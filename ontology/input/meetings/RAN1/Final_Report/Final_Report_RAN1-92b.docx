
<file path=[Content_Types].xml><?xml version="1.0" encoding="utf-8"?>
<Types xmlns="http://schemas.openxmlformats.org/package/2006/content-types">
  <Default Extension="bin" ContentType="application/vnd.ms-office.vbaPro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ms-word.document.macroEnabled.main+xml"/>
  <Override PartName="/word/customizations.xml" ContentType="application/vnd.ms-word.keyMapCustomizations+xml"/>
  <Override PartName="/word/vbaData.xml" ContentType="application/vnd.ms-word.vbaData+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4F2005" w14:textId="41610B47" w:rsidR="00C00EAF" w:rsidRPr="000B1042" w:rsidRDefault="00C00EAF" w:rsidP="009643F7">
      <w:pPr>
        <w:pStyle w:val="TdocHeader2"/>
        <w:rPr>
          <w:rFonts w:ascii="Times New Roman" w:hAnsi="Times New Roman"/>
          <w:sz w:val="20"/>
        </w:rPr>
      </w:pPr>
    </w:p>
    <w:p w14:paraId="1F8C3324" w14:textId="77777777" w:rsidR="00C00EAF" w:rsidRPr="000B1042" w:rsidRDefault="00C00EAF" w:rsidP="009643F7">
      <w:pPr>
        <w:pStyle w:val="FootnoteText"/>
        <w:widowControl w:val="0"/>
        <w:jc w:val="left"/>
        <w:rPr>
          <w:rFonts w:ascii="Times New Roman" w:hAnsi="Times New Roman"/>
        </w:rPr>
      </w:pPr>
    </w:p>
    <w:p w14:paraId="60929EF4" w14:textId="77777777" w:rsidR="00C00EAF" w:rsidRPr="000B1042" w:rsidRDefault="00666408" w:rsidP="009643F7">
      <w:pPr>
        <w:pStyle w:val="TdocHeader2"/>
        <w:jc w:val="left"/>
        <w:rPr>
          <w:rFonts w:ascii="Times New Roman" w:hAnsi="Times New Roman"/>
          <w:sz w:val="20"/>
          <w:lang w:val="en-US"/>
        </w:rPr>
      </w:pPr>
      <w:r w:rsidRPr="000B1042">
        <w:rPr>
          <w:rFonts w:ascii="Times New Roman" w:hAnsi="Times New Roman"/>
          <w:sz w:val="20"/>
          <w:lang w:val="en-US"/>
        </w:rPr>
        <w:t xml:space="preserve">Source: </w:t>
      </w:r>
      <w:r w:rsidRPr="000B1042">
        <w:rPr>
          <w:rFonts w:ascii="Times New Roman" w:hAnsi="Times New Roman"/>
          <w:sz w:val="20"/>
          <w:lang w:val="en-US"/>
        </w:rPr>
        <w:tab/>
        <w:t>MCC Support</w:t>
      </w:r>
    </w:p>
    <w:p w14:paraId="73E8DD4A" w14:textId="77777777" w:rsidR="00C00EAF" w:rsidRPr="000B1042" w:rsidRDefault="00C00EAF" w:rsidP="009643F7">
      <w:pPr>
        <w:pStyle w:val="TdocHeader2"/>
        <w:jc w:val="left"/>
        <w:rPr>
          <w:rFonts w:ascii="Times New Roman" w:hAnsi="Times New Roman"/>
          <w:sz w:val="20"/>
          <w:lang w:val="en-US"/>
        </w:rPr>
      </w:pPr>
    </w:p>
    <w:p w14:paraId="477E5A3E" w14:textId="4E10C40D" w:rsidR="00666408" w:rsidRPr="000B1042" w:rsidRDefault="00C00EAF" w:rsidP="009643F7">
      <w:pPr>
        <w:pStyle w:val="TdocHeader2"/>
        <w:jc w:val="left"/>
        <w:rPr>
          <w:rFonts w:ascii="Times New Roman" w:hAnsi="Times New Roman"/>
          <w:sz w:val="20"/>
          <w:lang w:val="en-US"/>
        </w:rPr>
      </w:pPr>
      <w:r w:rsidRPr="000B1042">
        <w:rPr>
          <w:rFonts w:ascii="Times New Roman" w:hAnsi="Times New Roman"/>
          <w:sz w:val="20"/>
          <w:lang w:val="en-US"/>
        </w:rPr>
        <w:t>Title:</w:t>
      </w:r>
      <w:bookmarkStart w:id="0" w:name="Title"/>
      <w:bookmarkEnd w:id="0"/>
      <w:r w:rsidR="00666408" w:rsidRPr="000B1042">
        <w:rPr>
          <w:rFonts w:ascii="Times New Roman" w:hAnsi="Times New Roman"/>
          <w:sz w:val="20"/>
          <w:lang w:val="en-US"/>
        </w:rPr>
        <w:tab/>
      </w:r>
      <w:r w:rsidR="00A00653">
        <w:rPr>
          <w:rFonts w:ascii="Times New Roman" w:hAnsi="Times New Roman"/>
          <w:sz w:val="20"/>
          <w:lang w:val="en-US"/>
        </w:rPr>
        <w:t>Final</w:t>
      </w:r>
      <w:r w:rsidR="005C0B52" w:rsidRPr="000B1042">
        <w:rPr>
          <w:rFonts w:ascii="Times New Roman" w:hAnsi="Times New Roman"/>
          <w:sz w:val="20"/>
          <w:lang w:val="en-US"/>
        </w:rPr>
        <w:t xml:space="preserve"> </w:t>
      </w:r>
      <w:r w:rsidR="00666408" w:rsidRPr="000B1042">
        <w:rPr>
          <w:rFonts w:ascii="Times New Roman" w:hAnsi="Times New Roman"/>
          <w:sz w:val="20"/>
          <w:lang w:val="en-US"/>
        </w:rPr>
        <w:t xml:space="preserve">Report of 3GPP TSG RAN WG1 </w:t>
      </w:r>
      <w:r w:rsidR="0012593B">
        <w:rPr>
          <w:rFonts w:ascii="Times New Roman" w:hAnsi="Times New Roman"/>
          <w:sz w:val="20"/>
          <w:lang w:val="en-US"/>
        </w:rPr>
        <w:t>#</w:t>
      </w:r>
      <w:r w:rsidR="00B20B9A">
        <w:rPr>
          <w:rFonts w:ascii="Times New Roman" w:hAnsi="Times New Roman"/>
          <w:sz w:val="20"/>
          <w:lang w:val="en-US"/>
        </w:rPr>
        <w:t>9</w:t>
      </w:r>
      <w:r w:rsidR="00EB1BB4">
        <w:rPr>
          <w:rFonts w:ascii="Times New Roman" w:hAnsi="Times New Roman"/>
          <w:sz w:val="20"/>
          <w:lang w:val="en-US"/>
        </w:rPr>
        <w:t>2bis</w:t>
      </w:r>
      <w:r w:rsidR="008223DC" w:rsidRPr="000B1042">
        <w:rPr>
          <w:rFonts w:ascii="Times New Roman" w:hAnsi="Times New Roman"/>
          <w:sz w:val="20"/>
          <w:lang w:val="en-US"/>
        </w:rPr>
        <w:t xml:space="preserve"> </w:t>
      </w:r>
      <w:r w:rsidR="00666408" w:rsidRPr="000B1042">
        <w:rPr>
          <w:rFonts w:ascii="Times New Roman" w:hAnsi="Times New Roman"/>
          <w:sz w:val="20"/>
          <w:lang w:val="en-US"/>
        </w:rPr>
        <w:t>v</w:t>
      </w:r>
      <w:r w:rsidR="00A00653">
        <w:rPr>
          <w:rFonts w:ascii="Times New Roman" w:hAnsi="Times New Roman"/>
          <w:sz w:val="20"/>
          <w:lang w:val="en-US"/>
        </w:rPr>
        <w:t>1.0</w:t>
      </w:r>
      <w:r w:rsidR="00AD2FB4">
        <w:rPr>
          <w:rFonts w:ascii="Times New Roman" w:hAnsi="Times New Roman"/>
          <w:sz w:val="20"/>
          <w:lang w:val="en-US"/>
        </w:rPr>
        <w:t>.0</w:t>
      </w:r>
    </w:p>
    <w:p w14:paraId="5558C7D3" w14:textId="09F1BD3B" w:rsidR="00C00EAF" w:rsidRPr="000B1042" w:rsidRDefault="00666408" w:rsidP="009643F7">
      <w:pPr>
        <w:pStyle w:val="TdocHeader2"/>
        <w:jc w:val="left"/>
        <w:rPr>
          <w:rFonts w:ascii="Times New Roman" w:hAnsi="Times New Roman"/>
          <w:sz w:val="20"/>
          <w:lang w:val="en-US"/>
        </w:rPr>
      </w:pPr>
      <w:r w:rsidRPr="000B1042">
        <w:rPr>
          <w:rFonts w:ascii="Times New Roman" w:hAnsi="Times New Roman"/>
          <w:sz w:val="20"/>
          <w:lang w:val="en-US"/>
        </w:rPr>
        <w:tab/>
        <w:t>(</w:t>
      </w:r>
      <w:r w:rsidR="00EB1BB4">
        <w:rPr>
          <w:rFonts w:ascii="Times New Roman" w:hAnsi="Times New Roman"/>
          <w:sz w:val="20"/>
          <w:lang w:val="en-US"/>
        </w:rPr>
        <w:t>Sanya</w:t>
      </w:r>
      <w:r w:rsidR="00716AAB" w:rsidRPr="00716AAB">
        <w:rPr>
          <w:rFonts w:ascii="Times New Roman" w:hAnsi="Times New Roman"/>
          <w:sz w:val="20"/>
          <w:lang w:val="en-US"/>
        </w:rPr>
        <w:t xml:space="preserve">, </w:t>
      </w:r>
      <w:r w:rsidR="00EB1BB4">
        <w:rPr>
          <w:rFonts w:ascii="Times New Roman" w:hAnsi="Times New Roman"/>
          <w:sz w:val="20"/>
          <w:lang w:val="en-US"/>
        </w:rPr>
        <w:t>China</w:t>
      </w:r>
      <w:r w:rsidR="00716AAB" w:rsidRPr="00716AAB">
        <w:rPr>
          <w:rFonts w:ascii="Times New Roman" w:hAnsi="Times New Roman"/>
          <w:sz w:val="20"/>
          <w:lang w:val="en-US"/>
        </w:rPr>
        <w:t xml:space="preserve">, </w:t>
      </w:r>
      <w:r w:rsidR="00EB1BB4">
        <w:rPr>
          <w:rFonts w:ascii="Times New Roman" w:hAnsi="Times New Roman"/>
          <w:sz w:val="20"/>
          <w:lang w:val="en-US"/>
        </w:rPr>
        <w:t>16</w:t>
      </w:r>
      <w:r w:rsidR="00716AAB" w:rsidRPr="00716AAB">
        <w:rPr>
          <w:rFonts w:ascii="Times New Roman" w:hAnsi="Times New Roman"/>
          <w:sz w:val="20"/>
          <w:vertAlign w:val="superscript"/>
          <w:lang w:val="en-US"/>
        </w:rPr>
        <w:t>th</w:t>
      </w:r>
      <w:r w:rsidR="00716AAB">
        <w:rPr>
          <w:rFonts w:ascii="Times New Roman" w:hAnsi="Times New Roman"/>
          <w:sz w:val="20"/>
          <w:lang w:val="en-US"/>
        </w:rPr>
        <w:t xml:space="preserve"> </w:t>
      </w:r>
      <w:r w:rsidR="00716AAB" w:rsidRPr="00716AAB">
        <w:rPr>
          <w:rFonts w:ascii="Times New Roman" w:hAnsi="Times New Roman"/>
          <w:sz w:val="20"/>
          <w:lang w:val="en-US"/>
        </w:rPr>
        <w:t xml:space="preserve">– </w:t>
      </w:r>
      <w:r w:rsidR="00EB1BB4">
        <w:rPr>
          <w:rFonts w:ascii="Times New Roman" w:hAnsi="Times New Roman"/>
          <w:sz w:val="20"/>
          <w:lang w:val="en-US"/>
        </w:rPr>
        <w:t>20</w:t>
      </w:r>
      <w:r w:rsidR="00EB1BB4" w:rsidRPr="00EB1BB4">
        <w:rPr>
          <w:rFonts w:ascii="Times New Roman" w:hAnsi="Times New Roman"/>
          <w:sz w:val="20"/>
          <w:vertAlign w:val="superscript"/>
          <w:lang w:val="en-US"/>
        </w:rPr>
        <w:t>th</w:t>
      </w:r>
      <w:r w:rsidR="00EB1BB4">
        <w:rPr>
          <w:rFonts w:ascii="Times New Roman" w:hAnsi="Times New Roman"/>
          <w:sz w:val="20"/>
          <w:lang w:val="en-US"/>
        </w:rPr>
        <w:t xml:space="preserve"> April 2018</w:t>
      </w:r>
      <w:r w:rsidRPr="000B1042">
        <w:rPr>
          <w:rFonts w:ascii="Times New Roman" w:hAnsi="Times New Roman"/>
          <w:sz w:val="20"/>
          <w:lang w:val="en-US"/>
        </w:rPr>
        <w:t>)</w:t>
      </w:r>
    </w:p>
    <w:p w14:paraId="49F6D88C" w14:textId="77777777" w:rsidR="00C00EAF" w:rsidRPr="000B1042" w:rsidRDefault="00C00EAF" w:rsidP="009643F7">
      <w:pPr>
        <w:pStyle w:val="TdocHeader2"/>
        <w:jc w:val="left"/>
        <w:rPr>
          <w:rFonts w:ascii="Times New Roman" w:hAnsi="Times New Roman"/>
          <w:sz w:val="20"/>
          <w:lang w:val="en-US"/>
        </w:rPr>
      </w:pPr>
    </w:p>
    <w:p w14:paraId="1DDE461B" w14:textId="275B919C" w:rsidR="00C00EAF" w:rsidRPr="000B1042" w:rsidRDefault="00C00EAF" w:rsidP="009643F7">
      <w:pPr>
        <w:pStyle w:val="TdocHeader2"/>
        <w:jc w:val="left"/>
        <w:rPr>
          <w:rFonts w:ascii="Times New Roman" w:hAnsi="Times New Roman"/>
          <w:sz w:val="20"/>
          <w:lang w:val="en-US"/>
        </w:rPr>
      </w:pPr>
      <w:r w:rsidRPr="000B1042">
        <w:rPr>
          <w:rFonts w:ascii="Times New Roman" w:hAnsi="Times New Roman"/>
          <w:sz w:val="20"/>
          <w:lang w:val="en-US"/>
        </w:rPr>
        <w:t>Document for:</w:t>
      </w:r>
      <w:r w:rsidRPr="000B1042">
        <w:rPr>
          <w:rFonts w:ascii="Times New Roman" w:hAnsi="Times New Roman"/>
          <w:sz w:val="20"/>
          <w:lang w:val="en-US"/>
        </w:rPr>
        <w:tab/>
      </w:r>
      <w:bookmarkStart w:id="1" w:name="DocumentFor"/>
      <w:bookmarkEnd w:id="1"/>
      <w:r w:rsidR="00A00653">
        <w:rPr>
          <w:rFonts w:ascii="Times New Roman" w:hAnsi="Times New Roman"/>
          <w:sz w:val="20"/>
          <w:lang w:val="en-US"/>
        </w:rPr>
        <w:t>Approval</w:t>
      </w:r>
    </w:p>
    <w:p w14:paraId="73344C14" w14:textId="77777777" w:rsidR="00C00EAF" w:rsidRPr="000B1042" w:rsidRDefault="00C00EAF" w:rsidP="009643F7">
      <w:pPr>
        <w:pStyle w:val="TdocHeader2"/>
        <w:jc w:val="left"/>
        <w:rPr>
          <w:rFonts w:ascii="Times New Roman" w:hAnsi="Times New Roman"/>
          <w:sz w:val="20"/>
          <w:lang w:val="en-US"/>
        </w:rPr>
      </w:pPr>
    </w:p>
    <w:p w14:paraId="5BB7F136" w14:textId="77777777" w:rsidR="003126B8" w:rsidRPr="000B1042" w:rsidRDefault="003126B8" w:rsidP="009643F7">
      <w:pPr>
        <w:pBdr>
          <w:bottom w:val="single" w:sz="12" w:space="1" w:color="auto"/>
        </w:pBdr>
        <w:rPr>
          <w:rFonts w:ascii="Times New Roman" w:hAnsi="Times New Roman"/>
          <w:bCs/>
          <w:szCs w:val="20"/>
        </w:rPr>
      </w:pPr>
    </w:p>
    <w:p w14:paraId="6445C93B" w14:textId="77777777" w:rsidR="00666408" w:rsidRPr="000B1042" w:rsidRDefault="00666408" w:rsidP="009643F7">
      <w:pPr>
        <w:tabs>
          <w:tab w:val="left" w:pos="1985"/>
        </w:tabs>
        <w:ind w:left="357" w:hanging="357"/>
        <w:rPr>
          <w:rFonts w:ascii="Times New Roman" w:hAnsi="Times New Roman"/>
          <w:szCs w:val="20"/>
        </w:rPr>
      </w:pPr>
    </w:p>
    <w:p w14:paraId="6445D4D7" w14:textId="77777777" w:rsidR="00666408" w:rsidRPr="000B1042" w:rsidRDefault="00C91E0B" w:rsidP="009643F7">
      <w:pPr>
        <w:rPr>
          <w:rFonts w:ascii="Times New Roman" w:hAnsi="Times New Roman"/>
          <w:szCs w:val="20"/>
        </w:rPr>
      </w:pPr>
      <w:r w:rsidRPr="000B1042">
        <w:rPr>
          <w:rFonts w:ascii="Times New Roman" w:hAnsi="Times New Roman"/>
          <w:noProof/>
          <w:szCs w:val="20"/>
          <w:highlight w:val="yellow"/>
          <w:lang w:eastAsia="en-GB"/>
        </w:rPr>
        <w:drawing>
          <wp:inline distT="0" distB="0" distL="0" distR="0" wp14:anchorId="62A300B6" wp14:editId="225F2FEB">
            <wp:extent cx="1485900" cy="866775"/>
            <wp:effectExtent l="0" t="0" r="0" b="0"/>
            <wp:docPr id="1" name="Picture 1" descr="3GPP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GPP_T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5900" cy="866775"/>
                    </a:xfrm>
                    <a:prstGeom prst="rect">
                      <a:avLst/>
                    </a:prstGeom>
                    <a:noFill/>
                    <a:ln>
                      <a:noFill/>
                    </a:ln>
                  </pic:spPr>
                </pic:pic>
              </a:graphicData>
            </a:graphic>
          </wp:inline>
        </w:drawing>
      </w:r>
    </w:p>
    <w:p w14:paraId="66033856" w14:textId="77777777" w:rsidR="00666408" w:rsidRPr="000B1042" w:rsidRDefault="00666408" w:rsidP="009643F7">
      <w:pPr>
        <w:rPr>
          <w:rFonts w:ascii="Times New Roman" w:hAnsi="Times New Roman"/>
          <w:szCs w:val="20"/>
        </w:rPr>
      </w:pPr>
    </w:p>
    <w:p w14:paraId="24951B3A" w14:textId="77777777" w:rsidR="00666408" w:rsidRPr="000B1042" w:rsidRDefault="00666408" w:rsidP="009643F7">
      <w:pPr>
        <w:pBdr>
          <w:bottom w:val="single" w:sz="12" w:space="1" w:color="auto"/>
        </w:pBdr>
        <w:rPr>
          <w:rFonts w:ascii="Times New Roman" w:hAnsi="Times New Roman"/>
          <w:b/>
          <w:szCs w:val="20"/>
        </w:rPr>
      </w:pPr>
      <w:r w:rsidRPr="000B1042">
        <w:rPr>
          <w:rFonts w:ascii="Times New Roman" w:hAnsi="Times New Roman"/>
          <w:b/>
          <w:szCs w:val="20"/>
        </w:rPr>
        <w:br w:type="page"/>
      </w:r>
      <w:r w:rsidRPr="000B1042">
        <w:rPr>
          <w:rFonts w:ascii="Times New Roman" w:hAnsi="Times New Roman"/>
          <w:b/>
          <w:szCs w:val="20"/>
        </w:rPr>
        <w:lastRenderedPageBreak/>
        <w:t>Table of contents</w:t>
      </w:r>
    </w:p>
    <w:p w14:paraId="07424DB3" w14:textId="77777777" w:rsidR="00666408" w:rsidRPr="000B1042" w:rsidRDefault="00666408" w:rsidP="009643F7">
      <w:pPr>
        <w:rPr>
          <w:rFonts w:ascii="Times New Roman" w:hAnsi="Times New Roman"/>
          <w:szCs w:val="20"/>
        </w:rPr>
      </w:pPr>
    </w:p>
    <w:p w14:paraId="51B23F28" w14:textId="0BD10A20" w:rsidR="004947F4" w:rsidRDefault="00011381">
      <w:pPr>
        <w:pStyle w:val="TOC1"/>
        <w:tabs>
          <w:tab w:val="left" w:pos="400"/>
          <w:tab w:val="right" w:leader="dot" w:pos="10457"/>
        </w:tabs>
        <w:rPr>
          <w:rFonts w:eastAsiaTheme="minorEastAsia" w:cstheme="minorBidi"/>
          <w:b w:val="0"/>
          <w:bCs w:val="0"/>
          <w:caps w:val="0"/>
          <w:noProof/>
          <w:sz w:val="22"/>
          <w:szCs w:val="22"/>
          <w:lang w:eastAsia="en-GB"/>
        </w:rPr>
      </w:pPr>
      <w:r>
        <w:rPr>
          <w:rFonts w:ascii="Times New Roman" w:hAnsi="Times New Roman"/>
          <w:b w:val="0"/>
          <w:bCs w:val="0"/>
          <w:caps w:val="0"/>
        </w:rPr>
        <w:fldChar w:fldCharType="begin"/>
      </w:r>
      <w:r>
        <w:rPr>
          <w:rFonts w:ascii="Times New Roman" w:hAnsi="Times New Roman"/>
          <w:b w:val="0"/>
          <w:bCs w:val="0"/>
          <w:caps w:val="0"/>
        </w:rPr>
        <w:instrText xml:space="preserve"> TOC \o "1-5" \h \z \u </w:instrText>
      </w:r>
      <w:r>
        <w:rPr>
          <w:rFonts w:ascii="Times New Roman" w:hAnsi="Times New Roman"/>
          <w:b w:val="0"/>
          <w:bCs w:val="0"/>
          <w:caps w:val="0"/>
        </w:rPr>
        <w:fldChar w:fldCharType="separate"/>
      </w:r>
      <w:hyperlink w:anchor="_Toc514184547" w:history="1">
        <w:r w:rsidR="004947F4" w:rsidRPr="00170F4B">
          <w:rPr>
            <w:rStyle w:val="Hyperlink"/>
            <w:noProof/>
          </w:rPr>
          <w:t>1</w:t>
        </w:r>
        <w:r w:rsidR="004947F4">
          <w:rPr>
            <w:rFonts w:eastAsiaTheme="minorEastAsia" w:cstheme="minorBidi"/>
            <w:b w:val="0"/>
            <w:bCs w:val="0"/>
            <w:caps w:val="0"/>
            <w:noProof/>
            <w:sz w:val="22"/>
            <w:szCs w:val="22"/>
            <w:lang w:eastAsia="en-GB"/>
          </w:rPr>
          <w:tab/>
        </w:r>
        <w:r w:rsidR="004947F4" w:rsidRPr="00170F4B">
          <w:rPr>
            <w:rStyle w:val="Hyperlink"/>
            <w:noProof/>
          </w:rPr>
          <w:t>Opening of the meeting</w:t>
        </w:r>
        <w:r w:rsidR="004947F4">
          <w:rPr>
            <w:noProof/>
            <w:webHidden/>
          </w:rPr>
          <w:tab/>
        </w:r>
        <w:r w:rsidR="004947F4">
          <w:rPr>
            <w:noProof/>
            <w:webHidden/>
          </w:rPr>
          <w:fldChar w:fldCharType="begin"/>
        </w:r>
        <w:r w:rsidR="004947F4">
          <w:rPr>
            <w:noProof/>
            <w:webHidden/>
          </w:rPr>
          <w:instrText xml:space="preserve"> PAGEREF _Toc514184547 \h </w:instrText>
        </w:r>
        <w:r w:rsidR="004947F4">
          <w:rPr>
            <w:noProof/>
            <w:webHidden/>
          </w:rPr>
        </w:r>
        <w:r w:rsidR="004947F4">
          <w:rPr>
            <w:noProof/>
            <w:webHidden/>
          </w:rPr>
          <w:fldChar w:fldCharType="separate"/>
        </w:r>
        <w:r w:rsidR="004947F4">
          <w:rPr>
            <w:noProof/>
            <w:webHidden/>
          </w:rPr>
          <w:t>7</w:t>
        </w:r>
        <w:r w:rsidR="004947F4">
          <w:rPr>
            <w:noProof/>
            <w:webHidden/>
          </w:rPr>
          <w:fldChar w:fldCharType="end"/>
        </w:r>
      </w:hyperlink>
    </w:p>
    <w:p w14:paraId="3E2DD093" w14:textId="461CFC46"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548" w:history="1">
        <w:r w:rsidRPr="00170F4B">
          <w:rPr>
            <w:rStyle w:val="Hyperlink"/>
            <w:noProof/>
          </w:rPr>
          <w:t>1.1</w:t>
        </w:r>
        <w:r>
          <w:rPr>
            <w:rFonts w:eastAsiaTheme="minorEastAsia" w:cstheme="minorBidi"/>
            <w:smallCaps w:val="0"/>
            <w:noProof/>
            <w:sz w:val="22"/>
            <w:szCs w:val="22"/>
            <w:lang w:eastAsia="en-GB"/>
          </w:rPr>
          <w:tab/>
        </w:r>
        <w:r w:rsidRPr="00170F4B">
          <w:rPr>
            <w:rStyle w:val="Hyperlink"/>
            <w:noProof/>
          </w:rPr>
          <w:t>Call for IPR</w:t>
        </w:r>
        <w:r>
          <w:rPr>
            <w:noProof/>
            <w:webHidden/>
          </w:rPr>
          <w:tab/>
        </w:r>
        <w:r>
          <w:rPr>
            <w:noProof/>
            <w:webHidden/>
          </w:rPr>
          <w:fldChar w:fldCharType="begin"/>
        </w:r>
        <w:r>
          <w:rPr>
            <w:noProof/>
            <w:webHidden/>
          </w:rPr>
          <w:instrText xml:space="preserve"> PAGEREF _Toc514184548 \h </w:instrText>
        </w:r>
        <w:r>
          <w:rPr>
            <w:noProof/>
            <w:webHidden/>
          </w:rPr>
        </w:r>
        <w:r>
          <w:rPr>
            <w:noProof/>
            <w:webHidden/>
          </w:rPr>
          <w:fldChar w:fldCharType="separate"/>
        </w:r>
        <w:r>
          <w:rPr>
            <w:noProof/>
            <w:webHidden/>
          </w:rPr>
          <w:t>7</w:t>
        </w:r>
        <w:r>
          <w:rPr>
            <w:noProof/>
            <w:webHidden/>
          </w:rPr>
          <w:fldChar w:fldCharType="end"/>
        </w:r>
      </w:hyperlink>
    </w:p>
    <w:p w14:paraId="7EA77895" w14:textId="1B64950E"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549" w:history="1">
        <w:r w:rsidRPr="00170F4B">
          <w:rPr>
            <w:rStyle w:val="Hyperlink"/>
            <w:noProof/>
          </w:rPr>
          <w:t>1.2</w:t>
        </w:r>
        <w:r>
          <w:rPr>
            <w:rFonts w:eastAsiaTheme="minorEastAsia" w:cstheme="minorBidi"/>
            <w:smallCaps w:val="0"/>
            <w:noProof/>
            <w:sz w:val="22"/>
            <w:szCs w:val="22"/>
            <w:lang w:eastAsia="en-GB"/>
          </w:rPr>
          <w:tab/>
        </w:r>
        <w:r w:rsidRPr="00170F4B">
          <w:rPr>
            <w:rStyle w:val="Hyperlink"/>
            <w:noProof/>
          </w:rPr>
          <w:t>Competition law statement</w:t>
        </w:r>
        <w:r>
          <w:rPr>
            <w:noProof/>
            <w:webHidden/>
          </w:rPr>
          <w:tab/>
        </w:r>
        <w:r>
          <w:rPr>
            <w:noProof/>
            <w:webHidden/>
          </w:rPr>
          <w:fldChar w:fldCharType="begin"/>
        </w:r>
        <w:r>
          <w:rPr>
            <w:noProof/>
            <w:webHidden/>
          </w:rPr>
          <w:instrText xml:space="preserve"> PAGEREF _Toc514184549 \h </w:instrText>
        </w:r>
        <w:r>
          <w:rPr>
            <w:noProof/>
            <w:webHidden/>
          </w:rPr>
        </w:r>
        <w:r>
          <w:rPr>
            <w:noProof/>
            <w:webHidden/>
          </w:rPr>
          <w:fldChar w:fldCharType="separate"/>
        </w:r>
        <w:r>
          <w:rPr>
            <w:noProof/>
            <w:webHidden/>
          </w:rPr>
          <w:t>7</w:t>
        </w:r>
        <w:r>
          <w:rPr>
            <w:noProof/>
            <w:webHidden/>
          </w:rPr>
          <w:fldChar w:fldCharType="end"/>
        </w:r>
      </w:hyperlink>
    </w:p>
    <w:p w14:paraId="79C9DC85" w14:textId="7B0A0952"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550" w:history="1">
        <w:r w:rsidRPr="00170F4B">
          <w:rPr>
            <w:rStyle w:val="Hyperlink"/>
            <w:noProof/>
          </w:rPr>
          <w:t>1.3</w:t>
        </w:r>
        <w:r>
          <w:rPr>
            <w:rFonts w:eastAsiaTheme="minorEastAsia" w:cstheme="minorBidi"/>
            <w:smallCaps w:val="0"/>
            <w:noProof/>
            <w:sz w:val="22"/>
            <w:szCs w:val="22"/>
            <w:lang w:eastAsia="en-GB"/>
          </w:rPr>
          <w:tab/>
        </w:r>
        <w:r w:rsidRPr="00170F4B">
          <w:rPr>
            <w:rStyle w:val="Hyperlink"/>
            <w:noProof/>
          </w:rPr>
          <w:t>Network usage conditions</w:t>
        </w:r>
        <w:r>
          <w:rPr>
            <w:noProof/>
            <w:webHidden/>
          </w:rPr>
          <w:tab/>
        </w:r>
        <w:r>
          <w:rPr>
            <w:noProof/>
            <w:webHidden/>
          </w:rPr>
          <w:fldChar w:fldCharType="begin"/>
        </w:r>
        <w:r>
          <w:rPr>
            <w:noProof/>
            <w:webHidden/>
          </w:rPr>
          <w:instrText xml:space="preserve"> PAGEREF _Toc514184550 \h </w:instrText>
        </w:r>
        <w:r>
          <w:rPr>
            <w:noProof/>
            <w:webHidden/>
          </w:rPr>
        </w:r>
        <w:r>
          <w:rPr>
            <w:noProof/>
            <w:webHidden/>
          </w:rPr>
          <w:fldChar w:fldCharType="separate"/>
        </w:r>
        <w:r>
          <w:rPr>
            <w:noProof/>
            <w:webHidden/>
          </w:rPr>
          <w:t>7</w:t>
        </w:r>
        <w:r>
          <w:rPr>
            <w:noProof/>
            <w:webHidden/>
          </w:rPr>
          <w:fldChar w:fldCharType="end"/>
        </w:r>
      </w:hyperlink>
    </w:p>
    <w:p w14:paraId="501DC5D6" w14:textId="5037B45A"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551" w:history="1">
        <w:r w:rsidRPr="00170F4B">
          <w:rPr>
            <w:rStyle w:val="Hyperlink"/>
            <w:noProof/>
            <w:lang w:eastAsia="x-none"/>
          </w:rPr>
          <w:t>1.4</w:t>
        </w:r>
        <w:r>
          <w:rPr>
            <w:rFonts w:eastAsiaTheme="minorEastAsia" w:cstheme="minorBidi"/>
            <w:smallCaps w:val="0"/>
            <w:noProof/>
            <w:sz w:val="22"/>
            <w:szCs w:val="22"/>
            <w:lang w:eastAsia="en-GB"/>
          </w:rPr>
          <w:tab/>
        </w:r>
        <w:r w:rsidRPr="00170F4B">
          <w:rPr>
            <w:rStyle w:val="Hyperlink"/>
            <w:noProof/>
          </w:rPr>
          <w:t>Check-in for Registered Delegates</w:t>
        </w:r>
        <w:r>
          <w:rPr>
            <w:noProof/>
            <w:webHidden/>
          </w:rPr>
          <w:tab/>
        </w:r>
        <w:r>
          <w:rPr>
            <w:noProof/>
            <w:webHidden/>
          </w:rPr>
          <w:fldChar w:fldCharType="begin"/>
        </w:r>
        <w:r>
          <w:rPr>
            <w:noProof/>
            <w:webHidden/>
          </w:rPr>
          <w:instrText xml:space="preserve"> PAGEREF _Toc514184551 \h </w:instrText>
        </w:r>
        <w:r>
          <w:rPr>
            <w:noProof/>
            <w:webHidden/>
          </w:rPr>
        </w:r>
        <w:r>
          <w:rPr>
            <w:noProof/>
            <w:webHidden/>
          </w:rPr>
          <w:fldChar w:fldCharType="separate"/>
        </w:r>
        <w:r>
          <w:rPr>
            <w:noProof/>
            <w:webHidden/>
          </w:rPr>
          <w:t>8</w:t>
        </w:r>
        <w:r>
          <w:rPr>
            <w:noProof/>
            <w:webHidden/>
          </w:rPr>
          <w:fldChar w:fldCharType="end"/>
        </w:r>
      </w:hyperlink>
    </w:p>
    <w:p w14:paraId="213B95C2" w14:textId="5E08A6D9"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552" w:history="1">
        <w:r w:rsidRPr="00170F4B">
          <w:rPr>
            <w:rStyle w:val="Hyperlink"/>
            <w:noProof/>
          </w:rPr>
          <w:t>1.5</w:t>
        </w:r>
        <w:r>
          <w:rPr>
            <w:rFonts w:eastAsiaTheme="minorEastAsia" w:cstheme="minorBidi"/>
            <w:smallCaps w:val="0"/>
            <w:noProof/>
            <w:sz w:val="22"/>
            <w:szCs w:val="22"/>
            <w:lang w:eastAsia="en-GB"/>
          </w:rPr>
          <w:tab/>
        </w:r>
        <w:r w:rsidRPr="00170F4B">
          <w:rPr>
            <w:rStyle w:val="Hyperlink"/>
            <w:noProof/>
          </w:rPr>
          <w:t>Aspects related to RAN1 Meeting Management</w:t>
        </w:r>
        <w:r>
          <w:rPr>
            <w:noProof/>
            <w:webHidden/>
          </w:rPr>
          <w:tab/>
        </w:r>
        <w:r>
          <w:rPr>
            <w:noProof/>
            <w:webHidden/>
          </w:rPr>
          <w:fldChar w:fldCharType="begin"/>
        </w:r>
        <w:r>
          <w:rPr>
            <w:noProof/>
            <w:webHidden/>
          </w:rPr>
          <w:instrText xml:space="preserve"> PAGEREF _Toc514184552 \h </w:instrText>
        </w:r>
        <w:r>
          <w:rPr>
            <w:noProof/>
            <w:webHidden/>
          </w:rPr>
        </w:r>
        <w:r>
          <w:rPr>
            <w:noProof/>
            <w:webHidden/>
          </w:rPr>
          <w:fldChar w:fldCharType="separate"/>
        </w:r>
        <w:r>
          <w:rPr>
            <w:noProof/>
            <w:webHidden/>
          </w:rPr>
          <w:t>8</w:t>
        </w:r>
        <w:r>
          <w:rPr>
            <w:noProof/>
            <w:webHidden/>
          </w:rPr>
          <w:fldChar w:fldCharType="end"/>
        </w:r>
      </w:hyperlink>
    </w:p>
    <w:p w14:paraId="05ED065A" w14:textId="7FAE7FD8" w:rsidR="004947F4" w:rsidRDefault="004947F4">
      <w:pPr>
        <w:pStyle w:val="TOC1"/>
        <w:tabs>
          <w:tab w:val="left" w:pos="400"/>
          <w:tab w:val="right" w:leader="dot" w:pos="10457"/>
        </w:tabs>
        <w:rPr>
          <w:rFonts w:eastAsiaTheme="minorEastAsia" w:cstheme="minorBidi"/>
          <w:b w:val="0"/>
          <w:bCs w:val="0"/>
          <w:caps w:val="0"/>
          <w:noProof/>
          <w:sz w:val="22"/>
          <w:szCs w:val="22"/>
          <w:lang w:eastAsia="en-GB"/>
        </w:rPr>
      </w:pPr>
      <w:hyperlink w:anchor="_Toc514184553" w:history="1">
        <w:r w:rsidRPr="00170F4B">
          <w:rPr>
            <w:rStyle w:val="Hyperlink"/>
            <w:noProof/>
          </w:rPr>
          <w:t>2</w:t>
        </w:r>
        <w:r>
          <w:rPr>
            <w:rFonts w:eastAsiaTheme="minorEastAsia" w:cstheme="minorBidi"/>
            <w:b w:val="0"/>
            <w:bCs w:val="0"/>
            <w:caps w:val="0"/>
            <w:noProof/>
            <w:sz w:val="22"/>
            <w:szCs w:val="22"/>
            <w:lang w:eastAsia="en-GB"/>
          </w:rPr>
          <w:tab/>
        </w:r>
        <w:r w:rsidRPr="00170F4B">
          <w:rPr>
            <w:rStyle w:val="Hyperlink"/>
            <w:noProof/>
          </w:rPr>
          <w:t>Approval of Agenda</w:t>
        </w:r>
        <w:r>
          <w:rPr>
            <w:noProof/>
            <w:webHidden/>
          </w:rPr>
          <w:tab/>
        </w:r>
        <w:r>
          <w:rPr>
            <w:noProof/>
            <w:webHidden/>
          </w:rPr>
          <w:fldChar w:fldCharType="begin"/>
        </w:r>
        <w:r>
          <w:rPr>
            <w:noProof/>
            <w:webHidden/>
          </w:rPr>
          <w:instrText xml:space="preserve"> PAGEREF _Toc514184553 \h </w:instrText>
        </w:r>
        <w:r>
          <w:rPr>
            <w:noProof/>
            <w:webHidden/>
          </w:rPr>
        </w:r>
        <w:r>
          <w:rPr>
            <w:noProof/>
            <w:webHidden/>
          </w:rPr>
          <w:fldChar w:fldCharType="separate"/>
        </w:r>
        <w:r>
          <w:rPr>
            <w:noProof/>
            <w:webHidden/>
          </w:rPr>
          <w:t>8</w:t>
        </w:r>
        <w:r>
          <w:rPr>
            <w:noProof/>
            <w:webHidden/>
          </w:rPr>
          <w:fldChar w:fldCharType="end"/>
        </w:r>
      </w:hyperlink>
    </w:p>
    <w:p w14:paraId="71195A1F" w14:textId="68F38D8D" w:rsidR="004947F4" w:rsidRDefault="004947F4">
      <w:pPr>
        <w:pStyle w:val="TOC1"/>
        <w:tabs>
          <w:tab w:val="left" w:pos="400"/>
          <w:tab w:val="right" w:leader="dot" w:pos="10457"/>
        </w:tabs>
        <w:rPr>
          <w:rFonts w:eastAsiaTheme="minorEastAsia" w:cstheme="minorBidi"/>
          <w:b w:val="0"/>
          <w:bCs w:val="0"/>
          <w:caps w:val="0"/>
          <w:noProof/>
          <w:sz w:val="22"/>
          <w:szCs w:val="22"/>
          <w:lang w:eastAsia="en-GB"/>
        </w:rPr>
      </w:pPr>
      <w:hyperlink w:anchor="_Toc514184554" w:history="1">
        <w:r w:rsidRPr="00170F4B">
          <w:rPr>
            <w:rStyle w:val="Hyperlink"/>
            <w:noProof/>
          </w:rPr>
          <w:t>3</w:t>
        </w:r>
        <w:r>
          <w:rPr>
            <w:rFonts w:eastAsiaTheme="minorEastAsia" w:cstheme="minorBidi"/>
            <w:b w:val="0"/>
            <w:bCs w:val="0"/>
            <w:caps w:val="0"/>
            <w:noProof/>
            <w:sz w:val="22"/>
            <w:szCs w:val="22"/>
            <w:lang w:eastAsia="en-GB"/>
          </w:rPr>
          <w:tab/>
        </w:r>
        <w:r w:rsidRPr="00170F4B">
          <w:rPr>
            <w:rStyle w:val="Hyperlink"/>
            <w:noProof/>
          </w:rPr>
          <w:t>Highlights from RAN plenary</w:t>
        </w:r>
        <w:r>
          <w:rPr>
            <w:noProof/>
            <w:webHidden/>
          </w:rPr>
          <w:tab/>
        </w:r>
        <w:r>
          <w:rPr>
            <w:noProof/>
            <w:webHidden/>
          </w:rPr>
          <w:fldChar w:fldCharType="begin"/>
        </w:r>
        <w:r>
          <w:rPr>
            <w:noProof/>
            <w:webHidden/>
          </w:rPr>
          <w:instrText xml:space="preserve"> PAGEREF _Toc514184554 \h </w:instrText>
        </w:r>
        <w:r>
          <w:rPr>
            <w:noProof/>
            <w:webHidden/>
          </w:rPr>
        </w:r>
        <w:r>
          <w:rPr>
            <w:noProof/>
            <w:webHidden/>
          </w:rPr>
          <w:fldChar w:fldCharType="separate"/>
        </w:r>
        <w:r>
          <w:rPr>
            <w:noProof/>
            <w:webHidden/>
          </w:rPr>
          <w:t>8</w:t>
        </w:r>
        <w:r>
          <w:rPr>
            <w:noProof/>
            <w:webHidden/>
          </w:rPr>
          <w:fldChar w:fldCharType="end"/>
        </w:r>
      </w:hyperlink>
    </w:p>
    <w:p w14:paraId="74A356A3" w14:textId="1F84C4A8" w:rsidR="004947F4" w:rsidRDefault="004947F4">
      <w:pPr>
        <w:pStyle w:val="TOC1"/>
        <w:tabs>
          <w:tab w:val="left" w:pos="400"/>
          <w:tab w:val="right" w:leader="dot" w:pos="10457"/>
        </w:tabs>
        <w:rPr>
          <w:rFonts w:eastAsiaTheme="minorEastAsia" w:cstheme="minorBidi"/>
          <w:b w:val="0"/>
          <w:bCs w:val="0"/>
          <w:caps w:val="0"/>
          <w:noProof/>
          <w:sz w:val="22"/>
          <w:szCs w:val="22"/>
          <w:lang w:eastAsia="en-GB"/>
        </w:rPr>
      </w:pPr>
      <w:hyperlink w:anchor="_Toc514184555" w:history="1">
        <w:r w:rsidRPr="00170F4B">
          <w:rPr>
            <w:rStyle w:val="Hyperlink"/>
            <w:noProof/>
          </w:rPr>
          <w:t>4</w:t>
        </w:r>
        <w:r>
          <w:rPr>
            <w:rFonts w:eastAsiaTheme="minorEastAsia" w:cstheme="minorBidi"/>
            <w:b w:val="0"/>
            <w:bCs w:val="0"/>
            <w:caps w:val="0"/>
            <w:noProof/>
            <w:sz w:val="22"/>
            <w:szCs w:val="22"/>
            <w:lang w:eastAsia="en-GB"/>
          </w:rPr>
          <w:tab/>
        </w:r>
        <w:r w:rsidRPr="00170F4B">
          <w:rPr>
            <w:rStyle w:val="Hyperlink"/>
            <w:noProof/>
          </w:rPr>
          <w:t>Approval of Minutes from previous meeting</w:t>
        </w:r>
        <w:r>
          <w:rPr>
            <w:noProof/>
            <w:webHidden/>
          </w:rPr>
          <w:tab/>
        </w:r>
        <w:r>
          <w:rPr>
            <w:noProof/>
            <w:webHidden/>
          </w:rPr>
          <w:fldChar w:fldCharType="begin"/>
        </w:r>
        <w:r>
          <w:rPr>
            <w:noProof/>
            <w:webHidden/>
          </w:rPr>
          <w:instrText xml:space="preserve"> PAGEREF _Toc514184555 \h </w:instrText>
        </w:r>
        <w:r>
          <w:rPr>
            <w:noProof/>
            <w:webHidden/>
          </w:rPr>
        </w:r>
        <w:r>
          <w:rPr>
            <w:noProof/>
            <w:webHidden/>
          </w:rPr>
          <w:fldChar w:fldCharType="separate"/>
        </w:r>
        <w:r>
          <w:rPr>
            <w:noProof/>
            <w:webHidden/>
          </w:rPr>
          <w:t>8</w:t>
        </w:r>
        <w:r>
          <w:rPr>
            <w:noProof/>
            <w:webHidden/>
          </w:rPr>
          <w:fldChar w:fldCharType="end"/>
        </w:r>
      </w:hyperlink>
    </w:p>
    <w:p w14:paraId="393FA353" w14:textId="616CAC17" w:rsidR="004947F4" w:rsidRDefault="004947F4">
      <w:pPr>
        <w:pStyle w:val="TOC1"/>
        <w:tabs>
          <w:tab w:val="left" w:pos="400"/>
          <w:tab w:val="right" w:leader="dot" w:pos="10457"/>
        </w:tabs>
        <w:rPr>
          <w:rFonts w:eastAsiaTheme="minorEastAsia" w:cstheme="minorBidi"/>
          <w:b w:val="0"/>
          <w:bCs w:val="0"/>
          <w:caps w:val="0"/>
          <w:noProof/>
          <w:sz w:val="22"/>
          <w:szCs w:val="22"/>
          <w:lang w:eastAsia="en-GB"/>
        </w:rPr>
      </w:pPr>
      <w:hyperlink w:anchor="_Toc514184556" w:history="1">
        <w:r w:rsidRPr="00170F4B">
          <w:rPr>
            <w:rStyle w:val="Hyperlink"/>
            <w:noProof/>
          </w:rPr>
          <w:t>5</w:t>
        </w:r>
        <w:r>
          <w:rPr>
            <w:rFonts w:eastAsiaTheme="minorEastAsia" w:cstheme="minorBidi"/>
            <w:b w:val="0"/>
            <w:bCs w:val="0"/>
            <w:caps w:val="0"/>
            <w:noProof/>
            <w:sz w:val="22"/>
            <w:szCs w:val="22"/>
            <w:lang w:eastAsia="en-GB"/>
          </w:rPr>
          <w:tab/>
        </w:r>
        <w:r w:rsidRPr="00170F4B">
          <w:rPr>
            <w:rStyle w:val="Hyperlink"/>
            <w:noProof/>
          </w:rPr>
          <w:t>Incoming Liaison Statements</w:t>
        </w:r>
        <w:r>
          <w:rPr>
            <w:noProof/>
            <w:webHidden/>
          </w:rPr>
          <w:tab/>
        </w:r>
        <w:r>
          <w:rPr>
            <w:noProof/>
            <w:webHidden/>
          </w:rPr>
          <w:fldChar w:fldCharType="begin"/>
        </w:r>
        <w:r>
          <w:rPr>
            <w:noProof/>
            <w:webHidden/>
          </w:rPr>
          <w:instrText xml:space="preserve"> PAGEREF _Toc514184556 \h </w:instrText>
        </w:r>
        <w:r>
          <w:rPr>
            <w:noProof/>
            <w:webHidden/>
          </w:rPr>
        </w:r>
        <w:r>
          <w:rPr>
            <w:noProof/>
            <w:webHidden/>
          </w:rPr>
          <w:fldChar w:fldCharType="separate"/>
        </w:r>
        <w:r>
          <w:rPr>
            <w:noProof/>
            <w:webHidden/>
          </w:rPr>
          <w:t>8</w:t>
        </w:r>
        <w:r>
          <w:rPr>
            <w:noProof/>
            <w:webHidden/>
          </w:rPr>
          <w:fldChar w:fldCharType="end"/>
        </w:r>
      </w:hyperlink>
    </w:p>
    <w:p w14:paraId="59698795" w14:textId="71CEAEF1" w:rsidR="004947F4" w:rsidRDefault="004947F4">
      <w:pPr>
        <w:pStyle w:val="TOC1"/>
        <w:tabs>
          <w:tab w:val="left" w:pos="400"/>
          <w:tab w:val="right" w:leader="dot" w:pos="10457"/>
        </w:tabs>
        <w:rPr>
          <w:rFonts w:eastAsiaTheme="minorEastAsia" w:cstheme="minorBidi"/>
          <w:b w:val="0"/>
          <w:bCs w:val="0"/>
          <w:caps w:val="0"/>
          <w:noProof/>
          <w:sz w:val="22"/>
          <w:szCs w:val="22"/>
          <w:lang w:eastAsia="en-GB"/>
        </w:rPr>
      </w:pPr>
      <w:hyperlink w:anchor="_Toc514184557" w:history="1">
        <w:r w:rsidRPr="00170F4B">
          <w:rPr>
            <w:rStyle w:val="Hyperlink"/>
            <w:noProof/>
          </w:rPr>
          <w:t>6</w:t>
        </w:r>
        <w:r>
          <w:rPr>
            <w:rFonts w:eastAsiaTheme="minorEastAsia" w:cstheme="minorBidi"/>
            <w:b w:val="0"/>
            <w:bCs w:val="0"/>
            <w:caps w:val="0"/>
            <w:noProof/>
            <w:sz w:val="22"/>
            <w:szCs w:val="22"/>
            <w:lang w:eastAsia="en-GB"/>
          </w:rPr>
          <w:tab/>
        </w:r>
        <w:r w:rsidRPr="00170F4B">
          <w:rPr>
            <w:rStyle w:val="Hyperlink"/>
            <w:noProof/>
          </w:rPr>
          <w:t>E-UTRA</w:t>
        </w:r>
        <w:r>
          <w:rPr>
            <w:noProof/>
            <w:webHidden/>
          </w:rPr>
          <w:tab/>
        </w:r>
        <w:r>
          <w:rPr>
            <w:noProof/>
            <w:webHidden/>
          </w:rPr>
          <w:fldChar w:fldCharType="begin"/>
        </w:r>
        <w:r>
          <w:rPr>
            <w:noProof/>
            <w:webHidden/>
          </w:rPr>
          <w:instrText xml:space="preserve"> PAGEREF _Toc514184557 \h </w:instrText>
        </w:r>
        <w:r>
          <w:rPr>
            <w:noProof/>
            <w:webHidden/>
          </w:rPr>
        </w:r>
        <w:r>
          <w:rPr>
            <w:noProof/>
            <w:webHidden/>
          </w:rPr>
          <w:fldChar w:fldCharType="separate"/>
        </w:r>
        <w:r>
          <w:rPr>
            <w:noProof/>
            <w:webHidden/>
          </w:rPr>
          <w:t>12</w:t>
        </w:r>
        <w:r>
          <w:rPr>
            <w:noProof/>
            <w:webHidden/>
          </w:rPr>
          <w:fldChar w:fldCharType="end"/>
        </w:r>
      </w:hyperlink>
    </w:p>
    <w:p w14:paraId="40835691" w14:textId="76A61F20"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558" w:history="1">
        <w:r w:rsidRPr="00170F4B">
          <w:rPr>
            <w:rStyle w:val="Hyperlink"/>
            <w:noProof/>
          </w:rPr>
          <w:t>6.1</w:t>
        </w:r>
        <w:r>
          <w:rPr>
            <w:rFonts w:eastAsiaTheme="minorEastAsia" w:cstheme="minorBidi"/>
            <w:smallCaps w:val="0"/>
            <w:noProof/>
            <w:sz w:val="22"/>
            <w:szCs w:val="22"/>
            <w:lang w:eastAsia="en-GB"/>
          </w:rPr>
          <w:tab/>
        </w:r>
        <w:r w:rsidRPr="00170F4B">
          <w:rPr>
            <w:rStyle w:val="Hyperlink"/>
            <w:noProof/>
          </w:rPr>
          <w:t>Maintenance of E-UTRA Releases 8 – 14</w:t>
        </w:r>
        <w:r>
          <w:rPr>
            <w:noProof/>
            <w:webHidden/>
          </w:rPr>
          <w:tab/>
        </w:r>
        <w:r>
          <w:rPr>
            <w:noProof/>
            <w:webHidden/>
          </w:rPr>
          <w:fldChar w:fldCharType="begin"/>
        </w:r>
        <w:r>
          <w:rPr>
            <w:noProof/>
            <w:webHidden/>
          </w:rPr>
          <w:instrText xml:space="preserve"> PAGEREF _Toc514184558 \h </w:instrText>
        </w:r>
        <w:r>
          <w:rPr>
            <w:noProof/>
            <w:webHidden/>
          </w:rPr>
        </w:r>
        <w:r>
          <w:rPr>
            <w:noProof/>
            <w:webHidden/>
          </w:rPr>
          <w:fldChar w:fldCharType="separate"/>
        </w:r>
        <w:r>
          <w:rPr>
            <w:noProof/>
            <w:webHidden/>
          </w:rPr>
          <w:t>12</w:t>
        </w:r>
        <w:r>
          <w:rPr>
            <w:noProof/>
            <w:webHidden/>
          </w:rPr>
          <w:fldChar w:fldCharType="end"/>
        </w:r>
      </w:hyperlink>
    </w:p>
    <w:p w14:paraId="099CC0AF" w14:textId="7AA77736"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559" w:history="1">
        <w:r w:rsidRPr="00170F4B">
          <w:rPr>
            <w:rStyle w:val="Hyperlink"/>
            <w:rFonts w:eastAsia="MS Mincho"/>
            <w:noProof/>
            <w:lang w:eastAsia="ja-JP"/>
          </w:rPr>
          <w:t>6.1.1</w:t>
        </w:r>
        <w:r>
          <w:rPr>
            <w:rFonts w:eastAsiaTheme="minorEastAsia" w:cstheme="minorBidi"/>
            <w:i w:val="0"/>
            <w:iCs w:val="0"/>
            <w:noProof/>
            <w:sz w:val="22"/>
            <w:szCs w:val="22"/>
            <w:lang w:eastAsia="en-GB"/>
          </w:rPr>
          <w:tab/>
        </w:r>
        <w:r w:rsidRPr="00170F4B">
          <w:rPr>
            <w:rStyle w:val="Hyperlink"/>
            <w:noProof/>
          </w:rPr>
          <w:t>Maintenance of E-UTRA Release 8 – 1</w:t>
        </w:r>
        <w:r w:rsidRPr="00170F4B">
          <w:rPr>
            <w:rStyle w:val="Hyperlink"/>
            <w:rFonts w:eastAsia="MS Mincho"/>
            <w:noProof/>
            <w:lang w:eastAsia="ja-JP"/>
          </w:rPr>
          <w:t>3</w:t>
        </w:r>
        <w:r>
          <w:rPr>
            <w:noProof/>
            <w:webHidden/>
          </w:rPr>
          <w:tab/>
        </w:r>
        <w:r>
          <w:rPr>
            <w:noProof/>
            <w:webHidden/>
          </w:rPr>
          <w:fldChar w:fldCharType="begin"/>
        </w:r>
        <w:r>
          <w:rPr>
            <w:noProof/>
            <w:webHidden/>
          </w:rPr>
          <w:instrText xml:space="preserve"> PAGEREF _Toc514184559 \h </w:instrText>
        </w:r>
        <w:r>
          <w:rPr>
            <w:noProof/>
            <w:webHidden/>
          </w:rPr>
        </w:r>
        <w:r>
          <w:rPr>
            <w:noProof/>
            <w:webHidden/>
          </w:rPr>
          <w:fldChar w:fldCharType="separate"/>
        </w:r>
        <w:r>
          <w:rPr>
            <w:noProof/>
            <w:webHidden/>
          </w:rPr>
          <w:t>12</w:t>
        </w:r>
        <w:r>
          <w:rPr>
            <w:noProof/>
            <w:webHidden/>
          </w:rPr>
          <w:fldChar w:fldCharType="end"/>
        </w:r>
      </w:hyperlink>
    </w:p>
    <w:p w14:paraId="5D98C267" w14:textId="2B87A967"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560" w:history="1">
        <w:r w:rsidRPr="00170F4B">
          <w:rPr>
            <w:rStyle w:val="Hyperlink"/>
            <w:noProof/>
          </w:rPr>
          <w:t>6.1.2</w:t>
        </w:r>
        <w:r>
          <w:rPr>
            <w:rFonts w:eastAsiaTheme="minorEastAsia" w:cstheme="minorBidi"/>
            <w:i w:val="0"/>
            <w:iCs w:val="0"/>
            <w:noProof/>
            <w:sz w:val="22"/>
            <w:szCs w:val="22"/>
            <w:lang w:eastAsia="en-GB"/>
          </w:rPr>
          <w:tab/>
        </w:r>
        <w:r w:rsidRPr="00170F4B">
          <w:rPr>
            <w:rStyle w:val="Hyperlink"/>
            <w:noProof/>
          </w:rPr>
          <w:t>Maintenance of Release 14 Enhanced Licensed-Assisted Access to Unlicensed Spectrum</w:t>
        </w:r>
        <w:r>
          <w:rPr>
            <w:noProof/>
            <w:webHidden/>
          </w:rPr>
          <w:tab/>
        </w:r>
        <w:r>
          <w:rPr>
            <w:noProof/>
            <w:webHidden/>
          </w:rPr>
          <w:fldChar w:fldCharType="begin"/>
        </w:r>
        <w:r>
          <w:rPr>
            <w:noProof/>
            <w:webHidden/>
          </w:rPr>
          <w:instrText xml:space="preserve"> PAGEREF _Toc514184560 \h </w:instrText>
        </w:r>
        <w:r>
          <w:rPr>
            <w:noProof/>
            <w:webHidden/>
          </w:rPr>
        </w:r>
        <w:r>
          <w:rPr>
            <w:noProof/>
            <w:webHidden/>
          </w:rPr>
          <w:fldChar w:fldCharType="separate"/>
        </w:r>
        <w:r>
          <w:rPr>
            <w:noProof/>
            <w:webHidden/>
          </w:rPr>
          <w:t>12</w:t>
        </w:r>
        <w:r>
          <w:rPr>
            <w:noProof/>
            <w:webHidden/>
          </w:rPr>
          <w:fldChar w:fldCharType="end"/>
        </w:r>
      </w:hyperlink>
    </w:p>
    <w:p w14:paraId="4866D889" w14:textId="70FAC756"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561" w:history="1">
        <w:r w:rsidRPr="00170F4B">
          <w:rPr>
            <w:rStyle w:val="Hyperlink"/>
            <w:noProof/>
          </w:rPr>
          <w:t>6.1.3</w:t>
        </w:r>
        <w:r>
          <w:rPr>
            <w:rFonts w:eastAsiaTheme="minorEastAsia" w:cstheme="minorBidi"/>
            <w:i w:val="0"/>
            <w:iCs w:val="0"/>
            <w:noProof/>
            <w:sz w:val="22"/>
            <w:szCs w:val="22"/>
            <w:lang w:eastAsia="en-GB"/>
          </w:rPr>
          <w:tab/>
        </w:r>
        <w:r w:rsidRPr="00170F4B">
          <w:rPr>
            <w:rStyle w:val="Hyperlink"/>
            <w:noProof/>
          </w:rPr>
          <w:t>Maintenance of Release 14 V2V</w:t>
        </w:r>
        <w:r w:rsidRPr="00170F4B">
          <w:rPr>
            <w:rStyle w:val="Hyperlink"/>
            <w:rFonts w:eastAsia="MS Mincho"/>
            <w:noProof/>
            <w:lang w:eastAsia="ja-JP"/>
          </w:rPr>
          <w:t xml:space="preserve">/V2X </w:t>
        </w:r>
        <w:r w:rsidRPr="00170F4B">
          <w:rPr>
            <w:rStyle w:val="Hyperlink"/>
            <w:noProof/>
          </w:rPr>
          <w:t>services based on LTE sidelink</w:t>
        </w:r>
        <w:r>
          <w:rPr>
            <w:noProof/>
            <w:webHidden/>
          </w:rPr>
          <w:tab/>
        </w:r>
        <w:r>
          <w:rPr>
            <w:noProof/>
            <w:webHidden/>
          </w:rPr>
          <w:fldChar w:fldCharType="begin"/>
        </w:r>
        <w:r>
          <w:rPr>
            <w:noProof/>
            <w:webHidden/>
          </w:rPr>
          <w:instrText xml:space="preserve"> PAGEREF _Toc514184561 \h </w:instrText>
        </w:r>
        <w:r>
          <w:rPr>
            <w:noProof/>
            <w:webHidden/>
          </w:rPr>
        </w:r>
        <w:r>
          <w:rPr>
            <w:noProof/>
            <w:webHidden/>
          </w:rPr>
          <w:fldChar w:fldCharType="separate"/>
        </w:r>
        <w:r>
          <w:rPr>
            <w:noProof/>
            <w:webHidden/>
          </w:rPr>
          <w:t>12</w:t>
        </w:r>
        <w:r>
          <w:rPr>
            <w:noProof/>
            <w:webHidden/>
          </w:rPr>
          <w:fldChar w:fldCharType="end"/>
        </w:r>
      </w:hyperlink>
    </w:p>
    <w:p w14:paraId="2C8DE7EC" w14:textId="18C32E54"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562" w:history="1">
        <w:r w:rsidRPr="00170F4B">
          <w:rPr>
            <w:rStyle w:val="Hyperlink"/>
            <w:rFonts w:eastAsia="MS Mincho"/>
            <w:noProof/>
            <w:lang w:eastAsia="ja-JP"/>
          </w:rPr>
          <w:t>6.1.4</w:t>
        </w:r>
        <w:r>
          <w:rPr>
            <w:rFonts w:eastAsiaTheme="minorEastAsia" w:cstheme="minorBidi"/>
            <w:i w:val="0"/>
            <w:iCs w:val="0"/>
            <w:noProof/>
            <w:sz w:val="22"/>
            <w:szCs w:val="22"/>
            <w:lang w:eastAsia="en-GB"/>
          </w:rPr>
          <w:tab/>
        </w:r>
        <w:r w:rsidRPr="00170F4B">
          <w:rPr>
            <w:rStyle w:val="Hyperlink"/>
            <w:noProof/>
          </w:rPr>
          <w:t xml:space="preserve">Maintenance of Release 14 </w:t>
        </w:r>
        <w:r w:rsidRPr="00170F4B">
          <w:rPr>
            <w:rStyle w:val="Hyperlink"/>
            <w:rFonts w:eastAsia="MS Mincho"/>
            <w:noProof/>
            <w:lang w:eastAsia="ja-JP"/>
          </w:rPr>
          <w:t>Full-Dimension MIMO</w:t>
        </w:r>
        <w:r w:rsidRPr="00170F4B">
          <w:rPr>
            <w:rStyle w:val="Hyperlink"/>
            <w:noProof/>
          </w:rPr>
          <w:t xml:space="preserve"> for LTE</w:t>
        </w:r>
        <w:r>
          <w:rPr>
            <w:noProof/>
            <w:webHidden/>
          </w:rPr>
          <w:tab/>
        </w:r>
        <w:r>
          <w:rPr>
            <w:noProof/>
            <w:webHidden/>
          </w:rPr>
          <w:fldChar w:fldCharType="begin"/>
        </w:r>
        <w:r>
          <w:rPr>
            <w:noProof/>
            <w:webHidden/>
          </w:rPr>
          <w:instrText xml:space="preserve"> PAGEREF _Toc514184562 \h </w:instrText>
        </w:r>
        <w:r>
          <w:rPr>
            <w:noProof/>
            <w:webHidden/>
          </w:rPr>
        </w:r>
        <w:r>
          <w:rPr>
            <w:noProof/>
            <w:webHidden/>
          </w:rPr>
          <w:fldChar w:fldCharType="separate"/>
        </w:r>
        <w:r>
          <w:rPr>
            <w:noProof/>
            <w:webHidden/>
          </w:rPr>
          <w:t>12</w:t>
        </w:r>
        <w:r>
          <w:rPr>
            <w:noProof/>
            <w:webHidden/>
          </w:rPr>
          <w:fldChar w:fldCharType="end"/>
        </w:r>
      </w:hyperlink>
    </w:p>
    <w:p w14:paraId="5B070EA4" w14:textId="5182977E"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563" w:history="1">
        <w:r w:rsidRPr="00170F4B">
          <w:rPr>
            <w:rStyle w:val="Hyperlink"/>
            <w:noProof/>
            <w:lang w:eastAsia="ja-JP"/>
          </w:rPr>
          <w:t>6.1.5</w:t>
        </w:r>
        <w:r>
          <w:rPr>
            <w:rFonts w:eastAsiaTheme="minorEastAsia" w:cstheme="minorBidi"/>
            <w:i w:val="0"/>
            <w:iCs w:val="0"/>
            <w:noProof/>
            <w:sz w:val="22"/>
            <w:szCs w:val="22"/>
            <w:lang w:eastAsia="en-GB"/>
          </w:rPr>
          <w:tab/>
        </w:r>
        <w:r w:rsidRPr="00170F4B">
          <w:rPr>
            <w:rStyle w:val="Hyperlink"/>
            <w:noProof/>
          </w:rPr>
          <w:t xml:space="preserve">Maintenance of Release 14 </w:t>
        </w:r>
        <w:r w:rsidRPr="00170F4B">
          <w:rPr>
            <w:rStyle w:val="Hyperlink"/>
            <w:noProof/>
            <w:lang w:eastAsia="ja-JP"/>
          </w:rPr>
          <w:t>Further Enhanced MTC for LTE</w:t>
        </w:r>
        <w:r>
          <w:rPr>
            <w:noProof/>
            <w:webHidden/>
          </w:rPr>
          <w:tab/>
        </w:r>
        <w:r>
          <w:rPr>
            <w:noProof/>
            <w:webHidden/>
          </w:rPr>
          <w:fldChar w:fldCharType="begin"/>
        </w:r>
        <w:r>
          <w:rPr>
            <w:noProof/>
            <w:webHidden/>
          </w:rPr>
          <w:instrText xml:space="preserve"> PAGEREF _Toc514184563 \h </w:instrText>
        </w:r>
        <w:r>
          <w:rPr>
            <w:noProof/>
            <w:webHidden/>
          </w:rPr>
        </w:r>
        <w:r>
          <w:rPr>
            <w:noProof/>
            <w:webHidden/>
          </w:rPr>
          <w:fldChar w:fldCharType="separate"/>
        </w:r>
        <w:r>
          <w:rPr>
            <w:noProof/>
            <w:webHidden/>
          </w:rPr>
          <w:t>13</w:t>
        </w:r>
        <w:r>
          <w:rPr>
            <w:noProof/>
            <w:webHidden/>
          </w:rPr>
          <w:fldChar w:fldCharType="end"/>
        </w:r>
      </w:hyperlink>
    </w:p>
    <w:p w14:paraId="38C9957A" w14:textId="12D5B968"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564" w:history="1">
        <w:r w:rsidRPr="00170F4B">
          <w:rPr>
            <w:rStyle w:val="Hyperlink"/>
            <w:noProof/>
            <w:lang w:eastAsia="ja-JP"/>
          </w:rPr>
          <w:t>6.1.6</w:t>
        </w:r>
        <w:r>
          <w:rPr>
            <w:rFonts w:eastAsiaTheme="minorEastAsia" w:cstheme="minorBidi"/>
            <w:i w:val="0"/>
            <w:iCs w:val="0"/>
            <w:noProof/>
            <w:sz w:val="22"/>
            <w:szCs w:val="22"/>
            <w:lang w:eastAsia="en-GB"/>
          </w:rPr>
          <w:tab/>
        </w:r>
        <w:r w:rsidRPr="00170F4B">
          <w:rPr>
            <w:rStyle w:val="Hyperlink"/>
            <w:noProof/>
          </w:rPr>
          <w:t xml:space="preserve">Maintenance of Release 14 </w:t>
        </w:r>
        <w:r w:rsidRPr="00170F4B">
          <w:rPr>
            <w:rStyle w:val="Hyperlink"/>
            <w:noProof/>
            <w:lang w:eastAsia="ja-JP"/>
          </w:rPr>
          <w:t>Enhancements of NB-IoT for LTE</w:t>
        </w:r>
        <w:r>
          <w:rPr>
            <w:noProof/>
            <w:webHidden/>
          </w:rPr>
          <w:tab/>
        </w:r>
        <w:r>
          <w:rPr>
            <w:noProof/>
            <w:webHidden/>
          </w:rPr>
          <w:fldChar w:fldCharType="begin"/>
        </w:r>
        <w:r>
          <w:rPr>
            <w:noProof/>
            <w:webHidden/>
          </w:rPr>
          <w:instrText xml:space="preserve"> PAGEREF _Toc514184564 \h </w:instrText>
        </w:r>
        <w:r>
          <w:rPr>
            <w:noProof/>
            <w:webHidden/>
          </w:rPr>
        </w:r>
        <w:r>
          <w:rPr>
            <w:noProof/>
            <w:webHidden/>
          </w:rPr>
          <w:fldChar w:fldCharType="separate"/>
        </w:r>
        <w:r>
          <w:rPr>
            <w:noProof/>
            <w:webHidden/>
          </w:rPr>
          <w:t>13</w:t>
        </w:r>
        <w:r>
          <w:rPr>
            <w:noProof/>
            <w:webHidden/>
          </w:rPr>
          <w:fldChar w:fldCharType="end"/>
        </w:r>
      </w:hyperlink>
    </w:p>
    <w:p w14:paraId="28783261" w14:textId="68662A66"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565" w:history="1">
        <w:r w:rsidRPr="00170F4B">
          <w:rPr>
            <w:rStyle w:val="Hyperlink"/>
            <w:noProof/>
          </w:rPr>
          <w:t>6.1.7</w:t>
        </w:r>
        <w:r>
          <w:rPr>
            <w:rFonts w:eastAsiaTheme="minorEastAsia" w:cstheme="minorBidi"/>
            <w:i w:val="0"/>
            <w:iCs w:val="0"/>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_Toc514184565 \h </w:instrText>
        </w:r>
        <w:r>
          <w:rPr>
            <w:noProof/>
            <w:webHidden/>
          </w:rPr>
        </w:r>
        <w:r>
          <w:rPr>
            <w:noProof/>
            <w:webHidden/>
          </w:rPr>
          <w:fldChar w:fldCharType="separate"/>
        </w:r>
        <w:r>
          <w:rPr>
            <w:noProof/>
            <w:webHidden/>
          </w:rPr>
          <w:t>14</w:t>
        </w:r>
        <w:r>
          <w:rPr>
            <w:noProof/>
            <w:webHidden/>
          </w:rPr>
          <w:fldChar w:fldCharType="end"/>
        </w:r>
      </w:hyperlink>
    </w:p>
    <w:p w14:paraId="26316A8A" w14:textId="4D001B6B"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566" w:history="1">
        <w:r w:rsidRPr="00170F4B">
          <w:rPr>
            <w:rStyle w:val="Hyperlink"/>
            <w:rFonts w:eastAsia="MS Mincho"/>
            <w:noProof/>
            <w:lang w:eastAsia="ja-JP"/>
          </w:rPr>
          <w:t>6.2</w:t>
        </w:r>
        <w:r>
          <w:rPr>
            <w:rFonts w:eastAsiaTheme="minorEastAsia" w:cstheme="minorBidi"/>
            <w:smallCaps w:val="0"/>
            <w:noProof/>
            <w:sz w:val="22"/>
            <w:szCs w:val="22"/>
            <w:lang w:eastAsia="en-GB"/>
          </w:rPr>
          <w:tab/>
        </w:r>
        <w:r w:rsidRPr="00170F4B">
          <w:rPr>
            <w:rStyle w:val="Hyperlink"/>
            <w:noProof/>
          </w:rPr>
          <w:t>LTE Release 1</w:t>
        </w:r>
        <w:r w:rsidRPr="00170F4B">
          <w:rPr>
            <w:rStyle w:val="Hyperlink"/>
            <w:rFonts w:eastAsia="MS Mincho"/>
            <w:noProof/>
            <w:lang w:eastAsia="ja-JP"/>
          </w:rPr>
          <w:t>5</w:t>
        </w:r>
        <w:r>
          <w:rPr>
            <w:noProof/>
            <w:webHidden/>
          </w:rPr>
          <w:tab/>
        </w:r>
        <w:r>
          <w:rPr>
            <w:noProof/>
            <w:webHidden/>
          </w:rPr>
          <w:fldChar w:fldCharType="begin"/>
        </w:r>
        <w:r>
          <w:rPr>
            <w:noProof/>
            <w:webHidden/>
          </w:rPr>
          <w:instrText xml:space="preserve"> PAGEREF _Toc514184566 \h </w:instrText>
        </w:r>
        <w:r>
          <w:rPr>
            <w:noProof/>
            <w:webHidden/>
          </w:rPr>
        </w:r>
        <w:r>
          <w:rPr>
            <w:noProof/>
            <w:webHidden/>
          </w:rPr>
          <w:fldChar w:fldCharType="separate"/>
        </w:r>
        <w:r>
          <w:rPr>
            <w:noProof/>
            <w:webHidden/>
          </w:rPr>
          <w:t>15</w:t>
        </w:r>
        <w:r>
          <w:rPr>
            <w:noProof/>
            <w:webHidden/>
          </w:rPr>
          <w:fldChar w:fldCharType="end"/>
        </w:r>
      </w:hyperlink>
    </w:p>
    <w:p w14:paraId="50D0E58E" w14:textId="0169FD0F"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567" w:history="1">
        <w:r w:rsidRPr="00170F4B">
          <w:rPr>
            <w:rStyle w:val="Hyperlink"/>
            <w:noProof/>
          </w:rPr>
          <w:t>6.2.1</w:t>
        </w:r>
        <w:r>
          <w:rPr>
            <w:rFonts w:eastAsiaTheme="minorEastAsia" w:cstheme="minorBidi"/>
            <w:i w:val="0"/>
            <w:iCs w:val="0"/>
            <w:noProof/>
            <w:sz w:val="22"/>
            <w:szCs w:val="22"/>
            <w:lang w:eastAsia="en-GB"/>
          </w:rPr>
          <w:tab/>
        </w:r>
        <w:r w:rsidRPr="00170F4B">
          <w:rPr>
            <w:rStyle w:val="Hyperlink"/>
            <w:noProof/>
          </w:rPr>
          <w:t>Maintenance of Release 15 Shortened TTI and processing time for LTE</w:t>
        </w:r>
        <w:r>
          <w:rPr>
            <w:noProof/>
            <w:webHidden/>
          </w:rPr>
          <w:tab/>
        </w:r>
        <w:r>
          <w:rPr>
            <w:noProof/>
            <w:webHidden/>
          </w:rPr>
          <w:fldChar w:fldCharType="begin"/>
        </w:r>
        <w:r>
          <w:rPr>
            <w:noProof/>
            <w:webHidden/>
          </w:rPr>
          <w:instrText xml:space="preserve"> PAGEREF _Toc514184567 \h </w:instrText>
        </w:r>
        <w:r>
          <w:rPr>
            <w:noProof/>
            <w:webHidden/>
          </w:rPr>
        </w:r>
        <w:r>
          <w:rPr>
            <w:noProof/>
            <w:webHidden/>
          </w:rPr>
          <w:fldChar w:fldCharType="separate"/>
        </w:r>
        <w:r>
          <w:rPr>
            <w:noProof/>
            <w:webHidden/>
          </w:rPr>
          <w:t>15</w:t>
        </w:r>
        <w:r>
          <w:rPr>
            <w:noProof/>
            <w:webHidden/>
          </w:rPr>
          <w:fldChar w:fldCharType="end"/>
        </w:r>
      </w:hyperlink>
    </w:p>
    <w:p w14:paraId="790365FA" w14:textId="406341E5"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68" w:history="1">
        <w:r w:rsidRPr="00170F4B">
          <w:rPr>
            <w:rStyle w:val="Hyperlink"/>
            <w:noProof/>
          </w:rPr>
          <w:t>6.2.1.1</w:t>
        </w:r>
        <w:r>
          <w:rPr>
            <w:rFonts w:eastAsiaTheme="minorEastAsia" w:cstheme="minorBidi"/>
            <w:noProof/>
            <w:sz w:val="22"/>
            <w:szCs w:val="22"/>
            <w:lang w:eastAsia="en-GB"/>
          </w:rPr>
          <w:tab/>
        </w:r>
        <w:r w:rsidRPr="00170F4B">
          <w:rPr>
            <w:rStyle w:val="Hyperlink"/>
            <w:noProof/>
          </w:rPr>
          <w:t>Maintenance for shortened processing time for 1ms TTI</w:t>
        </w:r>
        <w:r>
          <w:rPr>
            <w:noProof/>
            <w:webHidden/>
          </w:rPr>
          <w:tab/>
        </w:r>
        <w:r>
          <w:rPr>
            <w:noProof/>
            <w:webHidden/>
          </w:rPr>
          <w:fldChar w:fldCharType="begin"/>
        </w:r>
        <w:r>
          <w:rPr>
            <w:noProof/>
            <w:webHidden/>
          </w:rPr>
          <w:instrText xml:space="preserve"> PAGEREF _Toc514184568 \h </w:instrText>
        </w:r>
        <w:r>
          <w:rPr>
            <w:noProof/>
            <w:webHidden/>
          </w:rPr>
        </w:r>
        <w:r>
          <w:rPr>
            <w:noProof/>
            <w:webHidden/>
          </w:rPr>
          <w:fldChar w:fldCharType="separate"/>
        </w:r>
        <w:r>
          <w:rPr>
            <w:noProof/>
            <w:webHidden/>
          </w:rPr>
          <w:t>15</w:t>
        </w:r>
        <w:r>
          <w:rPr>
            <w:noProof/>
            <w:webHidden/>
          </w:rPr>
          <w:fldChar w:fldCharType="end"/>
        </w:r>
      </w:hyperlink>
    </w:p>
    <w:p w14:paraId="126C2F85" w14:textId="15A42E79"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69" w:history="1">
        <w:r w:rsidRPr="00170F4B">
          <w:rPr>
            <w:rStyle w:val="Hyperlink"/>
            <w:noProof/>
          </w:rPr>
          <w:t>6.2.1.2</w:t>
        </w:r>
        <w:r>
          <w:rPr>
            <w:rFonts w:eastAsiaTheme="minorEastAsia" w:cstheme="minorBidi"/>
            <w:noProof/>
            <w:sz w:val="22"/>
            <w:szCs w:val="22"/>
            <w:lang w:eastAsia="en-GB"/>
          </w:rPr>
          <w:tab/>
        </w:r>
        <w:r w:rsidRPr="00170F4B">
          <w:rPr>
            <w:rStyle w:val="Hyperlink"/>
            <w:noProof/>
          </w:rPr>
          <w:t>Maintenance for shortened TTI with shortened processing time</w:t>
        </w:r>
        <w:r>
          <w:rPr>
            <w:noProof/>
            <w:webHidden/>
          </w:rPr>
          <w:tab/>
        </w:r>
        <w:r>
          <w:rPr>
            <w:noProof/>
            <w:webHidden/>
          </w:rPr>
          <w:fldChar w:fldCharType="begin"/>
        </w:r>
        <w:r>
          <w:rPr>
            <w:noProof/>
            <w:webHidden/>
          </w:rPr>
          <w:instrText xml:space="preserve"> PAGEREF _Toc514184569 \h </w:instrText>
        </w:r>
        <w:r>
          <w:rPr>
            <w:noProof/>
            <w:webHidden/>
          </w:rPr>
        </w:r>
        <w:r>
          <w:rPr>
            <w:noProof/>
            <w:webHidden/>
          </w:rPr>
          <w:fldChar w:fldCharType="separate"/>
        </w:r>
        <w:r>
          <w:rPr>
            <w:noProof/>
            <w:webHidden/>
          </w:rPr>
          <w:t>16</w:t>
        </w:r>
        <w:r>
          <w:rPr>
            <w:noProof/>
            <w:webHidden/>
          </w:rPr>
          <w:fldChar w:fldCharType="end"/>
        </w:r>
      </w:hyperlink>
    </w:p>
    <w:p w14:paraId="5B67B2FE" w14:textId="7A1BCD90"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570" w:history="1">
        <w:r w:rsidRPr="00170F4B">
          <w:rPr>
            <w:rStyle w:val="Hyperlink"/>
            <w:noProof/>
          </w:rPr>
          <w:t>6.2.1.2.1</w:t>
        </w:r>
        <w:r>
          <w:rPr>
            <w:rFonts w:eastAsiaTheme="minorEastAsia" w:cstheme="minorBidi"/>
            <w:noProof/>
            <w:sz w:val="22"/>
            <w:szCs w:val="22"/>
            <w:lang w:eastAsia="en-GB"/>
          </w:rPr>
          <w:tab/>
        </w:r>
        <w:r w:rsidRPr="00170F4B">
          <w:rPr>
            <w:rStyle w:val="Hyperlink"/>
            <w:noProof/>
          </w:rPr>
          <w:t>Aspects related to interaction between different TTI lengths</w:t>
        </w:r>
        <w:r>
          <w:rPr>
            <w:noProof/>
            <w:webHidden/>
          </w:rPr>
          <w:tab/>
        </w:r>
        <w:r>
          <w:rPr>
            <w:noProof/>
            <w:webHidden/>
          </w:rPr>
          <w:fldChar w:fldCharType="begin"/>
        </w:r>
        <w:r>
          <w:rPr>
            <w:noProof/>
            <w:webHidden/>
          </w:rPr>
          <w:instrText xml:space="preserve"> PAGEREF _Toc514184570 \h </w:instrText>
        </w:r>
        <w:r>
          <w:rPr>
            <w:noProof/>
            <w:webHidden/>
          </w:rPr>
        </w:r>
        <w:r>
          <w:rPr>
            <w:noProof/>
            <w:webHidden/>
          </w:rPr>
          <w:fldChar w:fldCharType="separate"/>
        </w:r>
        <w:r>
          <w:rPr>
            <w:noProof/>
            <w:webHidden/>
          </w:rPr>
          <w:t>16</w:t>
        </w:r>
        <w:r>
          <w:rPr>
            <w:noProof/>
            <w:webHidden/>
          </w:rPr>
          <w:fldChar w:fldCharType="end"/>
        </w:r>
      </w:hyperlink>
    </w:p>
    <w:p w14:paraId="344AA486" w14:textId="0F4FF408"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571" w:history="1">
        <w:r w:rsidRPr="00170F4B">
          <w:rPr>
            <w:rStyle w:val="Hyperlink"/>
            <w:noProof/>
            <w:lang w:eastAsia="ja-JP"/>
          </w:rPr>
          <w:t>6.2.1.2.2</w:t>
        </w:r>
        <w:r>
          <w:rPr>
            <w:rFonts w:eastAsiaTheme="minorEastAsia" w:cstheme="minorBidi"/>
            <w:noProof/>
            <w:sz w:val="22"/>
            <w:szCs w:val="22"/>
            <w:lang w:eastAsia="en-GB"/>
          </w:rPr>
          <w:tab/>
        </w:r>
        <w:r w:rsidRPr="00170F4B">
          <w:rPr>
            <w:rStyle w:val="Hyperlink"/>
            <w:noProof/>
            <w:lang w:eastAsia="ja-JP"/>
          </w:rPr>
          <w:t>Aspects related to DL control channel</w:t>
        </w:r>
        <w:r>
          <w:rPr>
            <w:noProof/>
            <w:webHidden/>
          </w:rPr>
          <w:tab/>
        </w:r>
        <w:r>
          <w:rPr>
            <w:noProof/>
            <w:webHidden/>
          </w:rPr>
          <w:fldChar w:fldCharType="begin"/>
        </w:r>
        <w:r>
          <w:rPr>
            <w:noProof/>
            <w:webHidden/>
          </w:rPr>
          <w:instrText xml:space="preserve"> PAGEREF _Toc514184571 \h </w:instrText>
        </w:r>
        <w:r>
          <w:rPr>
            <w:noProof/>
            <w:webHidden/>
          </w:rPr>
        </w:r>
        <w:r>
          <w:rPr>
            <w:noProof/>
            <w:webHidden/>
          </w:rPr>
          <w:fldChar w:fldCharType="separate"/>
        </w:r>
        <w:r>
          <w:rPr>
            <w:noProof/>
            <w:webHidden/>
          </w:rPr>
          <w:t>16</w:t>
        </w:r>
        <w:r>
          <w:rPr>
            <w:noProof/>
            <w:webHidden/>
          </w:rPr>
          <w:fldChar w:fldCharType="end"/>
        </w:r>
      </w:hyperlink>
    </w:p>
    <w:p w14:paraId="2E9671E3" w14:textId="1EA2BB70"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572" w:history="1">
        <w:r w:rsidRPr="00170F4B">
          <w:rPr>
            <w:rStyle w:val="Hyperlink"/>
            <w:noProof/>
            <w:lang w:eastAsia="ja-JP"/>
          </w:rPr>
          <w:t>6.2.1.2.3</w:t>
        </w:r>
        <w:r>
          <w:rPr>
            <w:rFonts w:eastAsiaTheme="minorEastAsia" w:cstheme="minorBidi"/>
            <w:noProof/>
            <w:sz w:val="22"/>
            <w:szCs w:val="22"/>
            <w:lang w:eastAsia="en-GB"/>
          </w:rPr>
          <w:tab/>
        </w:r>
        <w:r w:rsidRPr="00170F4B">
          <w:rPr>
            <w:rStyle w:val="Hyperlink"/>
            <w:noProof/>
            <w:lang w:eastAsia="ja-JP"/>
          </w:rPr>
          <w:t>Aspects related to UL control channel</w:t>
        </w:r>
        <w:r>
          <w:rPr>
            <w:noProof/>
            <w:webHidden/>
          </w:rPr>
          <w:tab/>
        </w:r>
        <w:r>
          <w:rPr>
            <w:noProof/>
            <w:webHidden/>
          </w:rPr>
          <w:fldChar w:fldCharType="begin"/>
        </w:r>
        <w:r>
          <w:rPr>
            <w:noProof/>
            <w:webHidden/>
          </w:rPr>
          <w:instrText xml:space="preserve"> PAGEREF _Toc514184572 \h </w:instrText>
        </w:r>
        <w:r>
          <w:rPr>
            <w:noProof/>
            <w:webHidden/>
          </w:rPr>
        </w:r>
        <w:r>
          <w:rPr>
            <w:noProof/>
            <w:webHidden/>
          </w:rPr>
          <w:fldChar w:fldCharType="separate"/>
        </w:r>
        <w:r>
          <w:rPr>
            <w:noProof/>
            <w:webHidden/>
          </w:rPr>
          <w:t>17</w:t>
        </w:r>
        <w:r>
          <w:rPr>
            <w:noProof/>
            <w:webHidden/>
          </w:rPr>
          <w:fldChar w:fldCharType="end"/>
        </w:r>
      </w:hyperlink>
    </w:p>
    <w:p w14:paraId="5C9BD6B2" w14:textId="02C4DF5B"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573" w:history="1">
        <w:r w:rsidRPr="00170F4B">
          <w:rPr>
            <w:rStyle w:val="Hyperlink"/>
            <w:noProof/>
          </w:rPr>
          <w:t>6.2.1.2.4</w:t>
        </w:r>
        <w:r>
          <w:rPr>
            <w:rFonts w:eastAsiaTheme="minorEastAsia" w:cstheme="minorBidi"/>
            <w:noProof/>
            <w:sz w:val="22"/>
            <w:szCs w:val="22"/>
            <w:lang w:eastAsia="en-GB"/>
          </w:rPr>
          <w:tab/>
        </w:r>
        <w:r w:rsidRPr="00170F4B">
          <w:rPr>
            <w:rStyle w:val="Hyperlink"/>
            <w:noProof/>
          </w:rPr>
          <w:t>Aspects related to DL data channel</w:t>
        </w:r>
        <w:r>
          <w:rPr>
            <w:noProof/>
            <w:webHidden/>
          </w:rPr>
          <w:tab/>
        </w:r>
        <w:r>
          <w:rPr>
            <w:noProof/>
            <w:webHidden/>
          </w:rPr>
          <w:fldChar w:fldCharType="begin"/>
        </w:r>
        <w:r>
          <w:rPr>
            <w:noProof/>
            <w:webHidden/>
          </w:rPr>
          <w:instrText xml:space="preserve"> PAGEREF _Toc514184573 \h </w:instrText>
        </w:r>
        <w:r>
          <w:rPr>
            <w:noProof/>
            <w:webHidden/>
          </w:rPr>
        </w:r>
        <w:r>
          <w:rPr>
            <w:noProof/>
            <w:webHidden/>
          </w:rPr>
          <w:fldChar w:fldCharType="separate"/>
        </w:r>
        <w:r>
          <w:rPr>
            <w:noProof/>
            <w:webHidden/>
          </w:rPr>
          <w:t>17</w:t>
        </w:r>
        <w:r>
          <w:rPr>
            <w:noProof/>
            <w:webHidden/>
          </w:rPr>
          <w:fldChar w:fldCharType="end"/>
        </w:r>
      </w:hyperlink>
    </w:p>
    <w:p w14:paraId="61886492" w14:textId="2A37D73F"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574" w:history="1">
        <w:r w:rsidRPr="00170F4B">
          <w:rPr>
            <w:rStyle w:val="Hyperlink"/>
            <w:noProof/>
          </w:rPr>
          <w:t>6.2.1.2.5</w:t>
        </w:r>
        <w:r>
          <w:rPr>
            <w:rFonts w:eastAsiaTheme="minorEastAsia" w:cstheme="minorBidi"/>
            <w:noProof/>
            <w:sz w:val="22"/>
            <w:szCs w:val="22"/>
            <w:lang w:eastAsia="en-GB"/>
          </w:rPr>
          <w:tab/>
        </w:r>
        <w:r w:rsidRPr="00170F4B">
          <w:rPr>
            <w:rStyle w:val="Hyperlink"/>
            <w:noProof/>
          </w:rPr>
          <w:t xml:space="preserve">Aspects related to </w:t>
        </w:r>
        <w:r w:rsidRPr="00170F4B">
          <w:rPr>
            <w:rStyle w:val="Hyperlink"/>
            <w:rFonts w:eastAsia="MS Mincho"/>
            <w:noProof/>
            <w:lang w:eastAsia="ja-JP"/>
          </w:rPr>
          <w:t>UL</w:t>
        </w:r>
        <w:r w:rsidRPr="00170F4B">
          <w:rPr>
            <w:rStyle w:val="Hyperlink"/>
            <w:noProof/>
          </w:rPr>
          <w:t xml:space="preserve"> data channel</w:t>
        </w:r>
        <w:r>
          <w:rPr>
            <w:noProof/>
            <w:webHidden/>
          </w:rPr>
          <w:tab/>
        </w:r>
        <w:r>
          <w:rPr>
            <w:noProof/>
            <w:webHidden/>
          </w:rPr>
          <w:fldChar w:fldCharType="begin"/>
        </w:r>
        <w:r>
          <w:rPr>
            <w:noProof/>
            <w:webHidden/>
          </w:rPr>
          <w:instrText xml:space="preserve"> PAGEREF _Toc514184574 \h </w:instrText>
        </w:r>
        <w:r>
          <w:rPr>
            <w:noProof/>
            <w:webHidden/>
          </w:rPr>
        </w:r>
        <w:r>
          <w:rPr>
            <w:noProof/>
            <w:webHidden/>
          </w:rPr>
          <w:fldChar w:fldCharType="separate"/>
        </w:r>
        <w:r>
          <w:rPr>
            <w:noProof/>
            <w:webHidden/>
          </w:rPr>
          <w:t>19</w:t>
        </w:r>
        <w:r>
          <w:rPr>
            <w:noProof/>
            <w:webHidden/>
          </w:rPr>
          <w:fldChar w:fldCharType="end"/>
        </w:r>
      </w:hyperlink>
    </w:p>
    <w:p w14:paraId="4887232F" w14:textId="5DD2B62D"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575" w:history="1">
        <w:r w:rsidRPr="00170F4B">
          <w:rPr>
            <w:rStyle w:val="Hyperlink"/>
            <w:rFonts w:eastAsia="MS Mincho"/>
            <w:noProof/>
            <w:lang w:eastAsia="ja-JP"/>
          </w:rPr>
          <w:t>6.2.1.2.6</w:t>
        </w:r>
        <w:r>
          <w:rPr>
            <w:rFonts w:eastAsiaTheme="minorEastAsia" w:cstheme="minorBidi"/>
            <w:noProof/>
            <w:sz w:val="22"/>
            <w:szCs w:val="22"/>
            <w:lang w:eastAsia="en-GB"/>
          </w:rPr>
          <w:tab/>
        </w:r>
        <w:r w:rsidRPr="00170F4B">
          <w:rPr>
            <w:rStyle w:val="Hyperlink"/>
            <w:noProof/>
          </w:rPr>
          <w:t xml:space="preserve">Aspects related to </w:t>
        </w:r>
        <w:r w:rsidRPr="00170F4B">
          <w:rPr>
            <w:rStyle w:val="Hyperlink"/>
            <w:rFonts w:eastAsia="MS Mincho"/>
            <w:noProof/>
            <w:lang w:eastAsia="ja-JP"/>
          </w:rPr>
          <w:t>FS2</w:t>
        </w:r>
        <w:r>
          <w:rPr>
            <w:noProof/>
            <w:webHidden/>
          </w:rPr>
          <w:tab/>
        </w:r>
        <w:r>
          <w:rPr>
            <w:noProof/>
            <w:webHidden/>
          </w:rPr>
          <w:fldChar w:fldCharType="begin"/>
        </w:r>
        <w:r>
          <w:rPr>
            <w:noProof/>
            <w:webHidden/>
          </w:rPr>
          <w:instrText xml:space="preserve"> PAGEREF _Toc514184575 \h </w:instrText>
        </w:r>
        <w:r>
          <w:rPr>
            <w:noProof/>
            <w:webHidden/>
          </w:rPr>
        </w:r>
        <w:r>
          <w:rPr>
            <w:noProof/>
            <w:webHidden/>
          </w:rPr>
          <w:fldChar w:fldCharType="separate"/>
        </w:r>
        <w:r>
          <w:rPr>
            <w:noProof/>
            <w:webHidden/>
          </w:rPr>
          <w:t>19</w:t>
        </w:r>
        <w:r>
          <w:rPr>
            <w:noProof/>
            <w:webHidden/>
          </w:rPr>
          <w:fldChar w:fldCharType="end"/>
        </w:r>
      </w:hyperlink>
    </w:p>
    <w:p w14:paraId="035D9C5E" w14:textId="1F6DBE00"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576" w:history="1">
        <w:r w:rsidRPr="00170F4B">
          <w:rPr>
            <w:rStyle w:val="Hyperlink"/>
            <w:noProof/>
            <w:lang w:eastAsia="ja-JP"/>
          </w:rPr>
          <w:t>6.2.1.2.7</w:t>
        </w:r>
        <w:r>
          <w:rPr>
            <w:rFonts w:eastAsiaTheme="minorEastAsia" w:cstheme="minorBidi"/>
            <w:noProof/>
            <w:sz w:val="22"/>
            <w:szCs w:val="22"/>
            <w:lang w:eastAsia="en-GB"/>
          </w:rPr>
          <w:tab/>
        </w:r>
        <w:r w:rsidRPr="00170F4B">
          <w:rPr>
            <w:rStyle w:val="Hyperlink"/>
            <w:noProof/>
            <w:lang w:eastAsia="ja-JP"/>
          </w:rPr>
          <w:t>Other</w:t>
        </w:r>
        <w:r>
          <w:rPr>
            <w:noProof/>
            <w:webHidden/>
          </w:rPr>
          <w:tab/>
        </w:r>
        <w:r>
          <w:rPr>
            <w:noProof/>
            <w:webHidden/>
          </w:rPr>
          <w:fldChar w:fldCharType="begin"/>
        </w:r>
        <w:r>
          <w:rPr>
            <w:noProof/>
            <w:webHidden/>
          </w:rPr>
          <w:instrText xml:space="preserve"> PAGEREF _Toc514184576 \h </w:instrText>
        </w:r>
        <w:r>
          <w:rPr>
            <w:noProof/>
            <w:webHidden/>
          </w:rPr>
        </w:r>
        <w:r>
          <w:rPr>
            <w:noProof/>
            <w:webHidden/>
          </w:rPr>
          <w:fldChar w:fldCharType="separate"/>
        </w:r>
        <w:r>
          <w:rPr>
            <w:noProof/>
            <w:webHidden/>
          </w:rPr>
          <w:t>19</w:t>
        </w:r>
        <w:r>
          <w:rPr>
            <w:noProof/>
            <w:webHidden/>
          </w:rPr>
          <w:fldChar w:fldCharType="end"/>
        </w:r>
      </w:hyperlink>
    </w:p>
    <w:p w14:paraId="394470E8" w14:textId="77748145"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77" w:history="1">
        <w:r w:rsidRPr="00170F4B">
          <w:rPr>
            <w:rStyle w:val="Hyperlink"/>
            <w:noProof/>
          </w:rPr>
          <w:t>6.2.1.3</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_Toc514184577 \h </w:instrText>
        </w:r>
        <w:r>
          <w:rPr>
            <w:noProof/>
            <w:webHidden/>
          </w:rPr>
        </w:r>
        <w:r>
          <w:rPr>
            <w:noProof/>
            <w:webHidden/>
          </w:rPr>
          <w:fldChar w:fldCharType="separate"/>
        </w:r>
        <w:r>
          <w:rPr>
            <w:noProof/>
            <w:webHidden/>
          </w:rPr>
          <w:t>20</w:t>
        </w:r>
        <w:r>
          <w:rPr>
            <w:noProof/>
            <w:webHidden/>
          </w:rPr>
          <w:fldChar w:fldCharType="end"/>
        </w:r>
      </w:hyperlink>
    </w:p>
    <w:p w14:paraId="11AC34F3" w14:textId="337B97E5"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578" w:history="1">
        <w:r w:rsidRPr="00170F4B">
          <w:rPr>
            <w:rStyle w:val="Hyperlink"/>
            <w:noProof/>
          </w:rPr>
          <w:t>6.2.2</w:t>
        </w:r>
        <w:r>
          <w:rPr>
            <w:rFonts w:eastAsiaTheme="minorEastAsia" w:cstheme="minorBidi"/>
            <w:i w:val="0"/>
            <w:iCs w:val="0"/>
            <w:noProof/>
            <w:sz w:val="22"/>
            <w:szCs w:val="22"/>
            <w:lang w:eastAsia="en-GB"/>
          </w:rPr>
          <w:tab/>
        </w:r>
        <w:r w:rsidRPr="00170F4B">
          <w:rPr>
            <w:rStyle w:val="Hyperlink"/>
            <w:noProof/>
          </w:rPr>
          <w:t>Maintenance of Release 15 Enhancements to LTE operation in unlicensed spectrum</w:t>
        </w:r>
        <w:r>
          <w:rPr>
            <w:noProof/>
            <w:webHidden/>
          </w:rPr>
          <w:tab/>
        </w:r>
        <w:r>
          <w:rPr>
            <w:noProof/>
            <w:webHidden/>
          </w:rPr>
          <w:fldChar w:fldCharType="begin"/>
        </w:r>
        <w:r>
          <w:rPr>
            <w:noProof/>
            <w:webHidden/>
          </w:rPr>
          <w:instrText xml:space="preserve"> PAGEREF _Toc514184578 \h </w:instrText>
        </w:r>
        <w:r>
          <w:rPr>
            <w:noProof/>
            <w:webHidden/>
          </w:rPr>
        </w:r>
        <w:r>
          <w:rPr>
            <w:noProof/>
            <w:webHidden/>
          </w:rPr>
          <w:fldChar w:fldCharType="separate"/>
        </w:r>
        <w:r>
          <w:rPr>
            <w:noProof/>
            <w:webHidden/>
          </w:rPr>
          <w:t>20</w:t>
        </w:r>
        <w:r>
          <w:rPr>
            <w:noProof/>
            <w:webHidden/>
          </w:rPr>
          <w:fldChar w:fldCharType="end"/>
        </w:r>
      </w:hyperlink>
    </w:p>
    <w:p w14:paraId="1677F864" w14:textId="3E0EA07E"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79" w:history="1">
        <w:r w:rsidRPr="00170F4B">
          <w:rPr>
            <w:rStyle w:val="Hyperlink"/>
            <w:noProof/>
          </w:rPr>
          <w:t>6.2.2.1</w:t>
        </w:r>
        <w:r>
          <w:rPr>
            <w:rFonts w:eastAsiaTheme="minorEastAsia" w:cstheme="minorBidi"/>
            <w:noProof/>
            <w:sz w:val="22"/>
            <w:szCs w:val="22"/>
            <w:lang w:eastAsia="en-GB"/>
          </w:rPr>
          <w:tab/>
        </w:r>
        <w:r w:rsidRPr="00170F4B">
          <w:rPr>
            <w:rStyle w:val="Hyperlink"/>
            <w:noProof/>
          </w:rPr>
          <w:t>TPs for Multiple starting and ending positions in a subframe for UL</w:t>
        </w:r>
        <w:r>
          <w:rPr>
            <w:noProof/>
            <w:webHidden/>
          </w:rPr>
          <w:tab/>
        </w:r>
        <w:r>
          <w:rPr>
            <w:noProof/>
            <w:webHidden/>
          </w:rPr>
          <w:fldChar w:fldCharType="begin"/>
        </w:r>
        <w:r>
          <w:rPr>
            <w:noProof/>
            <w:webHidden/>
          </w:rPr>
          <w:instrText xml:space="preserve"> PAGEREF _Toc514184579 \h </w:instrText>
        </w:r>
        <w:r>
          <w:rPr>
            <w:noProof/>
            <w:webHidden/>
          </w:rPr>
        </w:r>
        <w:r>
          <w:rPr>
            <w:noProof/>
            <w:webHidden/>
          </w:rPr>
          <w:fldChar w:fldCharType="separate"/>
        </w:r>
        <w:r>
          <w:rPr>
            <w:noProof/>
            <w:webHidden/>
          </w:rPr>
          <w:t>21</w:t>
        </w:r>
        <w:r>
          <w:rPr>
            <w:noProof/>
            <w:webHidden/>
          </w:rPr>
          <w:fldChar w:fldCharType="end"/>
        </w:r>
      </w:hyperlink>
    </w:p>
    <w:p w14:paraId="1380CAF4" w14:textId="5CE036C9"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80" w:history="1">
        <w:r w:rsidRPr="00170F4B">
          <w:rPr>
            <w:rStyle w:val="Hyperlink"/>
            <w:noProof/>
          </w:rPr>
          <w:t>6.2.2.2</w:t>
        </w:r>
        <w:r>
          <w:rPr>
            <w:rFonts w:eastAsiaTheme="minorEastAsia" w:cstheme="minorBidi"/>
            <w:noProof/>
            <w:sz w:val="22"/>
            <w:szCs w:val="22"/>
            <w:lang w:eastAsia="en-GB"/>
          </w:rPr>
          <w:tab/>
        </w:r>
        <w:r w:rsidRPr="00170F4B">
          <w:rPr>
            <w:rStyle w:val="Hyperlink"/>
            <w:noProof/>
          </w:rPr>
          <w:t>TPs for Autonomous uplink access with Frame Structure type 3</w:t>
        </w:r>
        <w:r>
          <w:rPr>
            <w:noProof/>
            <w:webHidden/>
          </w:rPr>
          <w:tab/>
        </w:r>
        <w:r>
          <w:rPr>
            <w:noProof/>
            <w:webHidden/>
          </w:rPr>
          <w:fldChar w:fldCharType="begin"/>
        </w:r>
        <w:r>
          <w:rPr>
            <w:noProof/>
            <w:webHidden/>
          </w:rPr>
          <w:instrText xml:space="preserve"> PAGEREF _Toc514184580 \h </w:instrText>
        </w:r>
        <w:r>
          <w:rPr>
            <w:noProof/>
            <w:webHidden/>
          </w:rPr>
        </w:r>
        <w:r>
          <w:rPr>
            <w:noProof/>
            <w:webHidden/>
          </w:rPr>
          <w:fldChar w:fldCharType="separate"/>
        </w:r>
        <w:r>
          <w:rPr>
            <w:noProof/>
            <w:webHidden/>
          </w:rPr>
          <w:t>21</w:t>
        </w:r>
        <w:r>
          <w:rPr>
            <w:noProof/>
            <w:webHidden/>
          </w:rPr>
          <w:fldChar w:fldCharType="end"/>
        </w:r>
      </w:hyperlink>
    </w:p>
    <w:p w14:paraId="4EF6B613" w14:textId="3B6DBCFA"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81" w:history="1">
        <w:r w:rsidRPr="00170F4B">
          <w:rPr>
            <w:rStyle w:val="Hyperlink"/>
            <w:noProof/>
          </w:rPr>
          <w:t>6.2.2.3</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_Toc514184581 \h </w:instrText>
        </w:r>
        <w:r>
          <w:rPr>
            <w:noProof/>
            <w:webHidden/>
          </w:rPr>
        </w:r>
        <w:r>
          <w:rPr>
            <w:noProof/>
            <w:webHidden/>
          </w:rPr>
          <w:fldChar w:fldCharType="separate"/>
        </w:r>
        <w:r>
          <w:rPr>
            <w:noProof/>
            <w:webHidden/>
          </w:rPr>
          <w:t>21</w:t>
        </w:r>
        <w:r>
          <w:rPr>
            <w:noProof/>
            <w:webHidden/>
          </w:rPr>
          <w:fldChar w:fldCharType="end"/>
        </w:r>
      </w:hyperlink>
    </w:p>
    <w:p w14:paraId="69B3E306" w14:textId="6D007C90"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582" w:history="1">
        <w:r w:rsidRPr="00170F4B">
          <w:rPr>
            <w:rStyle w:val="Hyperlink"/>
            <w:noProof/>
            <w:lang w:eastAsia="ja-JP"/>
          </w:rPr>
          <w:t>6.2.3</w:t>
        </w:r>
        <w:r>
          <w:rPr>
            <w:rFonts w:eastAsiaTheme="minorEastAsia" w:cstheme="minorBidi"/>
            <w:i w:val="0"/>
            <w:iCs w:val="0"/>
            <w:noProof/>
            <w:sz w:val="22"/>
            <w:szCs w:val="22"/>
            <w:lang w:eastAsia="en-GB"/>
          </w:rPr>
          <w:tab/>
        </w:r>
        <w:r w:rsidRPr="00170F4B">
          <w:rPr>
            <w:rStyle w:val="Hyperlink"/>
            <w:noProof/>
          </w:rPr>
          <w:t xml:space="preserve">Maintenance of Release 15 </w:t>
        </w:r>
        <w:r w:rsidRPr="00170F4B">
          <w:rPr>
            <w:rStyle w:val="Hyperlink"/>
            <w:noProof/>
            <w:lang w:eastAsia="ja-JP"/>
          </w:rPr>
          <w:t>Enhancements for high capacity stationary wireless link and introduction of 1024 QAM for LTE</w:t>
        </w:r>
        <w:r>
          <w:rPr>
            <w:noProof/>
            <w:webHidden/>
          </w:rPr>
          <w:tab/>
        </w:r>
        <w:r>
          <w:rPr>
            <w:noProof/>
            <w:webHidden/>
          </w:rPr>
          <w:fldChar w:fldCharType="begin"/>
        </w:r>
        <w:r>
          <w:rPr>
            <w:noProof/>
            <w:webHidden/>
          </w:rPr>
          <w:instrText xml:space="preserve"> PAGEREF _Toc514184582 \h </w:instrText>
        </w:r>
        <w:r>
          <w:rPr>
            <w:noProof/>
            <w:webHidden/>
          </w:rPr>
        </w:r>
        <w:r>
          <w:rPr>
            <w:noProof/>
            <w:webHidden/>
          </w:rPr>
          <w:fldChar w:fldCharType="separate"/>
        </w:r>
        <w:r>
          <w:rPr>
            <w:noProof/>
            <w:webHidden/>
          </w:rPr>
          <w:t>21</w:t>
        </w:r>
        <w:r>
          <w:rPr>
            <w:noProof/>
            <w:webHidden/>
          </w:rPr>
          <w:fldChar w:fldCharType="end"/>
        </w:r>
      </w:hyperlink>
    </w:p>
    <w:p w14:paraId="35193B24" w14:textId="238ECCD9"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83" w:history="1">
        <w:r w:rsidRPr="00170F4B">
          <w:rPr>
            <w:rStyle w:val="Hyperlink"/>
            <w:noProof/>
          </w:rPr>
          <w:t>6.2.3.1</w:t>
        </w:r>
        <w:r>
          <w:rPr>
            <w:rFonts w:eastAsiaTheme="minorEastAsia" w:cstheme="minorBidi"/>
            <w:noProof/>
            <w:sz w:val="22"/>
            <w:szCs w:val="22"/>
            <w:lang w:eastAsia="en-GB"/>
          </w:rPr>
          <w:tab/>
        </w:r>
        <w:r w:rsidRPr="00170F4B">
          <w:rPr>
            <w:rStyle w:val="Hyperlink"/>
            <w:noProof/>
          </w:rPr>
          <w:t>Text Proposals</w:t>
        </w:r>
        <w:r>
          <w:rPr>
            <w:noProof/>
            <w:webHidden/>
          </w:rPr>
          <w:tab/>
        </w:r>
        <w:r>
          <w:rPr>
            <w:noProof/>
            <w:webHidden/>
          </w:rPr>
          <w:fldChar w:fldCharType="begin"/>
        </w:r>
        <w:r>
          <w:rPr>
            <w:noProof/>
            <w:webHidden/>
          </w:rPr>
          <w:instrText xml:space="preserve"> PAGEREF _Toc514184583 \h </w:instrText>
        </w:r>
        <w:r>
          <w:rPr>
            <w:noProof/>
            <w:webHidden/>
          </w:rPr>
        </w:r>
        <w:r>
          <w:rPr>
            <w:noProof/>
            <w:webHidden/>
          </w:rPr>
          <w:fldChar w:fldCharType="separate"/>
        </w:r>
        <w:r>
          <w:rPr>
            <w:noProof/>
            <w:webHidden/>
          </w:rPr>
          <w:t>22</w:t>
        </w:r>
        <w:r>
          <w:rPr>
            <w:noProof/>
            <w:webHidden/>
          </w:rPr>
          <w:fldChar w:fldCharType="end"/>
        </w:r>
      </w:hyperlink>
    </w:p>
    <w:p w14:paraId="23FEA561" w14:textId="164D29C3"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84" w:history="1">
        <w:r w:rsidRPr="00170F4B">
          <w:rPr>
            <w:rStyle w:val="Hyperlink"/>
            <w:noProof/>
          </w:rPr>
          <w:t>6.2.3.2</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_Toc514184584 \h </w:instrText>
        </w:r>
        <w:r>
          <w:rPr>
            <w:noProof/>
            <w:webHidden/>
          </w:rPr>
        </w:r>
        <w:r>
          <w:rPr>
            <w:noProof/>
            <w:webHidden/>
          </w:rPr>
          <w:fldChar w:fldCharType="separate"/>
        </w:r>
        <w:r>
          <w:rPr>
            <w:noProof/>
            <w:webHidden/>
          </w:rPr>
          <w:t>22</w:t>
        </w:r>
        <w:r>
          <w:rPr>
            <w:noProof/>
            <w:webHidden/>
          </w:rPr>
          <w:fldChar w:fldCharType="end"/>
        </w:r>
      </w:hyperlink>
    </w:p>
    <w:p w14:paraId="7B1B30C8" w14:textId="256D016A"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585" w:history="1">
        <w:r w:rsidRPr="00170F4B">
          <w:rPr>
            <w:rStyle w:val="Hyperlink"/>
            <w:noProof/>
          </w:rPr>
          <w:t>6.2.4</w:t>
        </w:r>
        <w:r>
          <w:rPr>
            <w:rFonts w:eastAsiaTheme="minorEastAsia" w:cstheme="minorBidi"/>
            <w:i w:val="0"/>
            <w:iCs w:val="0"/>
            <w:noProof/>
            <w:sz w:val="22"/>
            <w:szCs w:val="22"/>
            <w:lang w:eastAsia="en-GB"/>
          </w:rPr>
          <w:tab/>
        </w:r>
        <w:r w:rsidRPr="00170F4B">
          <w:rPr>
            <w:rStyle w:val="Hyperlink"/>
            <w:noProof/>
          </w:rPr>
          <w:t>Maintenance of Release 15 Further enhancements to Coordinated Multi-Point (CoMP) Operation for</w:t>
        </w:r>
        <w:r w:rsidRPr="00170F4B">
          <w:rPr>
            <w:rStyle w:val="Hyperlink"/>
            <w:noProof/>
            <w:lang w:eastAsia="ja-JP"/>
          </w:rPr>
          <w:t xml:space="preserve"> </w:t>
        </w:r>
        <w:r w:rsidRPr="00170F4B">
          <w:rPr>
            <w:rStyle w:val="Hyperlink"/>
            <w:noProof/>
          </w:rPr>
          <w:t>LTE</w:t>
        </w:r>
        <w:r>
          <w:rPr>
            <w:noProof/>
            <w:webHidden/>
          </w:rPr>
          <w:tab/>
        </w:r>
        <w:r>
          <w:rPr>
            <w:noProof/>
            <w:webHidden/>
          </w:rPr>
          <w:fldChar w:fldCharType="begin"/>
        </w:r>
        <w:r>
          <w:rPr>
            <w:noProof/>
            <w:webHidden/>
          </w:rPr>
          <w:instrText xml:space="preserve"> PAGEREF _Toc514184585 \h </w:instrText>
        </w:r>
        <w:r>
          <w:rPr>
            <w:noProof/>
            <w:webHidden/>
          </w:rPr>
        </w:r>
        <w:r>
          <w:rPr>
            <w:noProof/>
            <w:webHidden/>
          </w:rPr>
          <w:fldChar w:fldCharType="separate"/>
        </w:r>
        <w:r>
          <w:rPr>
            <w:noProof/>
            <w:webHidden/>
          </w:rPr>
          <w:t>22</w:t>
        </w:r>
        <w:r>
          <w:rPr>
            <w:noProof/>
            <w:webHidden/>
          </w:rPr>
          <w:fldChar w:fldCharType="end"/>
        </w:r>
      </w:hyperlink>
    </w:p>
    <w:p w14:paraId="5D2B71D9" w14:textId="359620C5"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86" w:history="1">
        <w:r w:rsidRPr="00170F4B">
          <w:rPr>
            <w:rStyle w:val="Hyperlink"/>
            <w:noProof/>
          </w:rPr>
          <w:t>6.2.4.1</w:t>
        </w:r>
        <w:r>
          <w:rPr>
            <w:rFonts w:eastAsiaTheme="minorEastAsia" w:cstheme="minorBidi"/>
            <w:noProof/>
            <w:sz w:val="22"/>
            <w:szCs w:val="22"/>
            <w:lang w:eastAsia="en-GB"/>
          </w:rPr>
          <w:tab/>
        </w:r>
        <w:r w:rsidRPr="00170F4B">
          <w:rPr>
            <w:rStyle w:val="Hyperlink"/>
            <w:noProof/>
          </w:rPr>
          <w:t>Text Proposals</w:t>
        </w:r>
        <w:r>
          <w:rPr>
            <w:noProof/>
            <w:webHidden/>
          </w:rPr>
          <w:tab/>
        </w:r>
        <w:r>
          <w:rPr>
            <w:noProof/>
            <w:webHidden/>
          </w:rPr>
          <w:fldChar w:fldCharType="begin"/>
        </w:r>
        <w:r>
          <w:rPr>
            <w:noProof/>
            <w:webHidden/>
          </w:rPr>
          <w:instrText xml:space="preserve"> PAGEREF _Toc514184586 \h </w:instrText>
        </w:r>
        <w:r>
          <w:rPr>
            <w:noProof/>
            <w:webHidden/>
          </w:rPr>
        </w:r>
        <w:r>
          <w:rPr>
            <w:noProof/>
            <w:webHidden/>
          </w:rPr>
          <w:fldChar w:fldCharType="separate"/>
        </w:r>
        <w:r>
          <w:rPr>
            <w:noProof/>
            <w:webHidden/>
          </w:rPr>
          <w:t>22</w:t>
        </w:r>
        <w:r>
          <w:rPr>
            <w:noProof/>
            <w:webHidden/>
          </w:rPr>
          <w:fldChar w:fldCharType="end"/>
        </w:r>
      </w:hyperlink>
    </w:p>
    <w:p w14:paraId="66BB8226" w14:textId="594B79FE"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587" w:history="1">
        <w:r w:rsidRPr="00170F4B">
          <w:rPr>
            <w:rStyle w:val="Hyperlink"/>
            <w:noProof/>
          </w:rPr>
          <w:t>6.2.5</w:t>
        </w:r>
        <w:r>
          <w:rPr>
            <w:rFonts w:eastAsiaTheme="minorEastAsia" w:cstheme="minorBidi"/>
            <w:i w:val="0"/>
            <w:iCs w:val="0"/>
            <w:noProof/>
            <w:sz w:val="22"/>
            <w:szCs w:val="22"/>
            <w:lang w:eastAsia="en-GB"/>
          </w:rPr>
          <w:tab/>
        </w:r>
        <w:r w:rsidRPr="00170F4B">
          <w:rPr>
            <w:rStyle w:val="Hyperlink"/>
            <w:noProof/>
          </w:rPr>
          <w:t>3GPP V2X Phase 2 - WID in RP-1</w:t>
        </w:r>
        <w:r w:rsidRPr="00170F4B">
          <w:rPr>
            <w:rStyle w:val="Hyperlink"/>
            <w:rFonts w:eastAsia="MS Mincho"/>
            <w:noProof/>
            <w:lang w:eastAsia="ja-JP"/>
          </w:rPr>
          <w:t>71740</w:t>
        </w:r>
        <w:r>
          <w:rPr>
            <w:noProof/>
            <w:webHidden/>
          </w:rPr>
          <w:tab/>
        </w:r>
        <w:r>
          <w:rPr>
            <w:noProof/>
            <w:webHidden/>
          </w:rPr>
          <w:fldChar w:fldCharType="begin"/>
        </w:r>
        <w:r>
          <w:rPr>
            <w:noProof/>
            <w:webHidden/>
          </w:rPr>
          <w:instrText xml:space="preserve"> PAGEREF _Toc514184587 \h </w:instrText>
        </w:r>
        <w:r>
          <w:rPr>
            <w:noProof/>
            <w:webHidden/>
          </w:rPr>
        </w:r>
        <w:r>
          <w:rPr>
            <w:noProof/>
            <w:webHidden/>
          </w:rPr>
          <w:fldChar w:fldCharType="separate"/>
        </w:r>
        <w:r>
          <w:rPr>
            <w:noProof/>
            <w:webHidden/>
          </w:rPr>
          <w:t>22</w:t>
        </w:r>
        <w:r>
          <w:rPr>
            <w:noProof/>
            <w:webHidden/>
          </w:rPr>
          <w:fldChar w:fldCharType="end"/>
        </w:r>
      </w:hyperlink>
    </w:p>
    <w:p w14:paraId="427CD05C" w14:textId="5B5BF126"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88" w:history="1">
        <w:r w:rsidRPr="00170F4B">
          <w:rPr>
            <w:rStyle w:val="Hyperlink"/>
            <w:rFonts w:eastAsia="MS Mincho"/>
            <w:noProof/>
            <w:lang w:eastAsia="ja-JP"/>
          </w:rPr>
          <w:t>6.2.5.1</w:t>
        </w:r>
        <w:r>
          <w:rPr>
            <w:rFonts w:eastAsiaTheme="minorEastAsia" w:cstheme="minorBidi"/>
            <w:noProof/>
            <w:sz w:val="22"/>
            <w:szCs w:val="22"/>
            <w:lang w:eastAsia="en-GB"/>
          </w:rPr>
          <w:tab/>
        </w:r>
        <w:r w:rsidRPr="00170F4B">
          <w:rPr>
            <w:rStyle w:val="Hyperlink"/>
            <w:noProof/>
            <w:lang w:eastAsia="ja-JP"/>
          </w:rPr>
          <w:t>Carrier Aggregation (up to 8 PC5 carriers)</w:t>
        </w:r>
        <w:r>
          <w:rPr>
            <w:noProof/>
            <w:webHidden/>
          </w:rPr>
          <w:tab/>
        </w:r>
        <w:r>
          <w:rPr>
            <w:noProof/>
            <w:webHidden/>
          </w:rPr>
          <w:fldChar w:fldCharType="begin"/>
        </w:r>
        <w:r>
          <w:rPr>
            <w:noProof/>
            <w:webHidden/>
          </w:rPr>
          <w:instrText xml:space="preserve"> PAGEREF _Toc514184588 \h </w:instrText>
        </w:r>
        <w:r>
          <w:rPr>
            <w:noProof/>
            <w:webHidden/>
          </w:rPr>
        </w:r>
        <w:r>
          <w:rPr>
            <w:noProof/>
            <w:webHidden/>
          </w:rPr>
          <w:fldChar w:fldCharType="separate"/>
        </w:r>
        <w:r>
          <w:rPr>
            <w:noProof/>
            <w:webHidden/>
          </w:rPr>
          <w:t>22</w:t>
        </w:r>
        <w:r>
          <w:rPr>
            <w:noProof/>
            <w:webHidden/>
          </w:rPr>
          <w:fldChar w:fldCharType="end"/>
        </w:r>
      </w:hyperlink>
    </w:p>
    <w:p w14:paraId="49522A1F" w14:textId="70B56F18"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589" w:history="1">
        <w:r w:rsidRPr="00170F4B">
          <w:rPr>
            <w:rStyle w:val="Hyperlink"/>
            <w:noProof/>
          </w:rPr>
          <w:t>6.2.5.1.1</w:t>
        </w:r>
        <w:r>
          <w:rPr>
            <w:rFonts w:eastAsiaTheme="minorEastAsia" w:cstheme="minorBidi"/>
            <w:noProof/>
            <w:sz w:val="22"/>
            <w:szCs w:val="22"/>
            <w:lang w:eastAsia="en-GB"/>
          </w:rPr>
          <w:tab/>
        </w:r>
        <w:r w:rsidRPr="00170F4B">
          <w:rPr>
            <w:rStyle w:val="Hyperlink"/>
            <w:noProof/>
          </w:rPr>
          <w:t>Mode-4 support</w:t>
        </w:r>
        <w:r>
          <w:rPr>
            <w:noProof/>
            <w:webHidden/>
          </w:rPr>
          <w:tab/>
        </w:r>
        <w:r>
          <w:rPr>
            <w:noProof/>
            <w:webHidden/>
          </w:rPr>
          <w:fldChar w:fldCharType="begin"/>
        </w:r>
        <w:r>
          <w:rPr>
            <w:noProof/>
            <w:webHidden/>
          </w:rPr>
          <w:instrText xml:space="preserve"> PAGEREF _Toc514184589 \h </w:instrText>
        </w:r>
        <w:r>
          <w:rPr>
            <w:noProof/>
            <w:webHidden/>
          </w:rPr>
        </w:r>
        <w:r>
          <w:rPr>
            <w:noProof/>
            <w:webHidden/>
          </w:rPr>
          <w:fldChar w:fldCharType="separate"/>
        </w:r>
        <w:r>
          <w:rPr>
            <w:noProof/>
            <w:webHidden/>
          </w:rPr>
          <w:t>22</w:t>
        </w:r>
        <w:r>
          <w:rPr>
            <w:noProof/>
            <w:webHidden/>
          </w:rPr>
          <w:fldChar w:fldCharType="end"/>
        </w:r>
      </w:hyperlink>
    </w:p>
    <w:p w14:paraId="7026B2C9" w14:textId="3669C8CD"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590" w:history="1">
        <w:r w:rsidRPr="00170F4B">
          <w:rPr>
            <w:rStyle w:val="Hyperlink"/>
            <w:noProof/>
          </w:rPr>
          <w:t>6.2.5.1.2</w:t>
        </w:r>
        <w:r>
          <w:rPr>
            <w:rFonts w:eastAsiaTheme="minorEastAsia" w:cstheme="minorBidi"/>
            <w:noProof/>
            <w:sz w:val="22"/>
            <w:szCs w:val="22"/>
            <w:lang w:eastAsia="en-GB"/>
          </w:rPr>
          <w:tab/>
        </w:r>
        <w:r w:rsidRPr="00170F4B">
          <w:rPr>
            <w:rStyle w:val="Hyperlink"/>
            <w:noProof/>
          </w:rPr>
          <w:t>Synchronization</w:t>
        </w:r>
        <w:r>
          <w:rPr>
            <w:noProof/>
            <w:webHidden/>
          </w:rPr>
          <w:tab/>
        </w:r>
        <w:r>
          <w:rPr>
            <w:noProof/>
            <w:webHidden/>
          </w:rPr>
          <w:fldChar w:fldCharType="begin"/>
        </w:r>
        <w:r>
          <w:rPr>
            <w:noProof/>
            <w:webHidden/>
          </w:rPr>
          <w:instrText xml:space="preserve"> PAGEREF _Toc514184590 \h </w:instrText>
        </w:r>
        <w:r>
          <w:rPr>
            <w:noProof/>
            <w:webHidden/>
          </w:rPr>
        </w:r>
        <w:r>
          <w:rPr>
            <w:noProof/>
            <w:webHidden/>
          </w:rPr>
          <w:fldChar w:fldCharType="separate"/>
        </w:r>
        <w:r>
          <w:rPr>
            <w:noProof/>
            <w:webHidden/>
          </w:rPr>
          <w:t>23</w:t>
        </w:r>
        <w:r>
          <w:rPr>
            <w:noProof/>
            <w:webHidden/>
          </w:rPr>
          <w:fldChar w:fldCharType="end"/>
        </w:r>
      </w:hyperlink>
    </w:p>
    <w:p w14:paraId="17A5CCD2" w14:textId="1BB0E5B1"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591" w:history="1">
        <w:r w:rsidRPr="00170F4B">
          <w:rPr>
            <w:rStyle w:val="Hyperlink"/>
            <w:noProof/>
          </w:rPr>
          <w:t>6.2.5.1.3</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_Toc514184591 \h </w:instrText>
        </w:r>
        <w:r>
          <w:rPr>
            <w:noProof/>
            <w:webHidden/>
          </w:rPr>
        </w:r>
        <w:r>
          <w:rPr>
            <w:noProof/>
            <w:webHidden/>
          </w:rPr>
          <w:fldChar w:fldCharType="separate"/>
        </w:r>
        <w:r>
          <w:rPr>
            <w:noProof/>
            <w:webHidden/>
          </w:rPr>
          <w:t>24</w:t>
        </w:r>
        <w:r>
          <w:rPr>
            <w:noProof/>
            <w:webHidden/>
          </w:rPr>
          <w:fldChar w:fldCharType="end"/>
        </w:r>
      </w:hyperlink>
    </w:p>
    <w:p w14:paraId="4EAF5B3F" w14:textId="740D50C1"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92" w:history="1">
        <w:r w:rsidRPr="00170F4B">
          <w:rPr>
            <w:rStyle w:val="Hyperlink"/>
            <w:noProof/>
            <w:lang w:eastAsia="ja-JP"/>
          </w:rPr>
          <w:t>6.2.5.2</w:t>
        </w:r>
        <w:r>
          <w:rPr>
            <w:rFonts w:eastAsiaTheme="minorEastAsia" w:cstheme="minorBidi"/>
            <w:noProof/>
            <w:sz w:val="22"/>
            <w:szCs w:val="22"/>
            <w:lang w:eastAsia="en-GB"/>
          </w:rPr>
          <w:tab/>
        </w:r>
        <w:r w:rsidRPr="00170F4B">
          <w:rPr>
            <w:rStyle w:val="Hyperlink"/>
            <w:noProof/>
            <w:lang w:eastAsia="ja-JP"/>
          </w:rPr>
          <w:t>Support for 64-QAM</w:t>
        </w:r>
        <w:r>
          <w:rPr>
            <w:noProof/>
            <w:webHidden/>
          </w:rPr>
          <w:tab/>
        </w:r>
        <w:r>
          <w:rPr>
            <w:noProof/>
            <w:webHidden/>
          </w:rPr>
          <w:fldChar w:fldCharType="begin"/>
        </w:r>
        <w:r>
          <w:rPr>
            <w:noProof/>
            <w:webHidden/>
          </w:rPr>
          <w:instrText xml:space="preserve"> PAGEREF _Toc514184592 \h </w:instrText>
        </w:r>
        <w:r>
          <w:rPr>
            <w:noProof/>
            <w:webHidden/>
          </w:rPr>
        </w:r>
        <w:r>
          <w:rPr>
            <w:noProof/>
            <w:webHidden/>
          </w:rPr>
          <w:fldChar w:fldCharType="separate"/>
        </w:r>
        <w:r>
          <w:rPr>
            <w:noProof/>
            <w:webHidden/>
          </w:rPr>
          <w:t>24</w:t>
        </w:r>
        <w:r>
          <w:rPr>
            <w:noProof/>
            <w:webHidden/>
          </w:rPr>
          <w:fldChar w:fldCharType="end"/>
        </w:r>
      </w:hyperlink>
    </w:p>
    <w:p w14:paraId="384C5A40" w14:textId="52EA9DCB"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93" w:history="1">
        <w:r w:rsidRPr="00170F4B">
          <w:rPr>
            <w:rStyle w:val="Hyperlink"/>
            <w:noProof/>
            <w:lang w:eastAsia="ko-KR"/>
          </w:rPr>
          <w:t>6.2.5.3</w:t>
        </w:r>
        <w:r>
          <w:rPr>
            <w:rFonts w:eastAsiaTheme="minorEastAsia" w:cstheme="minorBidi"/>
            <w:noProof/>
            <w:sz w:val="22"/>
            <w:szCs w:val="22"/>
            <w:lang w:eastAsia="en-GB"/>
          </w:rPr>
          <w:tab/>
        </w:r>
        <w:r w:rsidRPr="00170F4B">
          <w:rPr>
            <w:rStyle w:val="Hyperlink"/>
            <w:noProof/>
            <w:lang w:eastAsia="ko-KR"/>
          </w:rPr>
          <w:t>Feasibility and gain of PC5 operation with Transmit Diversity</w:t>
        </w:r>
        <w:r>
          <w:rPr>
            <w:noProof/>
            <w:webHidden/>
          </w:rPr>
          <w:tab/>
        </w:r>
        <w:r>
          <w:rPr>
            <w:noProof/>
            <w:webHidden/>
          </w:rPr>
          <w:fldChar w:fldCharType="begin"/>
        </w:r>
        <w:r>
          <w:rPr>
            <w:noProof/>
            <w:webHidden/>
          </w:rPr>
          <w:instrText xml:space="preserve"> PAGEREF _Toc514184593 \h </w:instrText>
        </w:r>
        <w:r>
          <w:rPr>
            <w:noProof/>
            <w:webHidden/>
          </w:rPr>
        </w:r>
        <w:r>
          <w:rPr>
            <w:noProof/>
            <w:webHidden/>
          </w:rPr>
          <w:fldChar w:fldCharType="separate"/>
        </w:r>
        <w:r>
          <w:rPr>
            <w:noProof/>
            <w:webHidden/>
          </w:rPr>
          <w:t>24</w:t>
        </w:r>
        <w:r>
          <w:rPr>
            <w:noProof/>
            <w:webHidden/>
          </w:rPr>
          <w:fldChar w:fldCharType="end"/>
        </w:r>
      </w:hyperlink>
    </w:p>
    <w:p w14:paraId="642F2556" w14:textId="46E0C5AF"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594" w:history="1">
        <w:r w:rsidRPr="00170F4B">
          <w:rPr>
            <w:rStyle w:val="Hyperlink"/>
            <w:noProof/>
            <w:lang w:eastAsia="ja-JP"/>
          </w:rPr>
          <w:t>6.2.5.3.1</w:t>
        </w:r>
        <w:r>
          <w:rPr>
            <w:rFonts w:eastAsiaTheme="minorEastAsia" w:cstheme="minorBidi"/>
            <w:noProof/>
            <w:sz w:val="22"/>
            <w:szCs w:val="22"/>
            <w:lang w:eastAsia="en-GB"/>
          </w:rPr>
          <w:tab/>
        </w:r>
        <w:r w:rsidRPr="00170F4B">
          <w:rPr>
            <w:rStyle w:val="Hyperlink"/>
            <w:noProof/>
            <w:lang w:eastAsia="ja-JP"/>
          </w:rPr>
          <w:t>Transmit diversity solutions</w:t>
        </w:r>
        <w:r>
          <w:rPr>
            <w:noProof/>
            <w:webHidden/>
          </w:rPr>
          <w:tab/>
        </w:r>
        <w:r>
          <w:rPr>
            <w:noProof/>
            <w:webHidden/>
          </w:rPr>
          <w:fldChar w:fldCharType="begin"/>
        </w:r>
        <w:r>
          <w:rPr>
            <w:noProof/>
            <w:webHidden/>
          </w:rPr>
          <w:instrText xml:space="preserve"> PAGEREF _Toc514184594 \h </w:instrText>
        </w:r>
        <w:r>
          <w:rPr>
            <w:noProof/>
            <w:webHidden/>
          </w:rPr>
        </w:r>
        <w:r>
          <w:rPr>
            <w:noProof/>
            <w:webHidden/>
          </w:rPr>
          <w:fldChar w:fldCharType="separate"/>
        </w:r>
        <w:r>
          <w:rPr>
            <w:noProof/>
            <w:webHidden/>
          </w:rPr>
          <w:t>25</w:t>
        </w:r>
        <w:r>
          <w:rPr>
            <w:noProof/>
            <w:webHidden/>
          </w:rPr>
          <w:fldChar w:fldCharType="end"/>
        </w:r>
      </w:hyperlink>
    </w:p>
    <w:p w14:paraId="7FB83725" w14:textId="46E2EEEB"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595" w:history="1">
        <w:r w:rsidRPr="00170F4B">
          <w:rPr>
            <w:rStyle w:val="Hyperlink"/>
            <w:noProof/>
            <w:lang w:eastAsia="ja-JP"/>
          </w:rPr>
          <w:t>6.2.5.3.2</w:t>
        </w:r>
        <w:r>
          <w:rPr>
            <w:rFonts w:eastAsiaTheme="minorEastAsia" w:cstheme="minorBidi"/>
            <w:noProof/>
            <w:sz w:val="22"/>
            <w:szCs w:val="22"/>
            <w:lang w:eastAsia="en-GB"/>
          </w:rPr>
          <w:tab/>
        </w:r>
        <w:r w:rsidRPr="00170F4B">
          <w:rPr>
            <w:rStyle w:val="Hyperlink"/>
            <w:noProof/>
          </w:rPr>
          <w:t>Evaluation</w:t>
        </w:r>
        <w:r w:rsidRPr="00170F4B">
          <w:rPr>
            <w:rStyle w:val="Hyperlink"/>
            <w:rFonts w:eastAsia="Malgun Gothic"/>
            <w:noProof/>
            <w:lang w:eastAsia="ko-KR"/>
          </w:rPr>
          <w:t xml:space="preserve"> results</w:t>
        </w:r>
        <w:r>
          <w:rPr>
            <w:noProof/>
            <w:webHidden/>
          </w:rPr>
          <w:tab/>
        </w:r>
        <w:r>
          <w:rPr>
            <w:noProof/>
            <w:webHidden/>
          </w:rPr>
          <w:fldChar w:fldCharType="begin"/>
        </w:r>
        <w:r>
          <w:rPr>
            <w:noProof/>
            <w:webHidden/>
          </w:rPr>
          <w:instrText xml:space="preserve"> PAGEREF _Toc514184595 \h </w:instrText>
        </w:r>
        <w:r>
          <w:rPr>
            <w:noProof/>
            <w:webHidden/>
          </w:rPr>
        </w:r>
        <w:r>
          <w:rPr>
            <w:noProof/>
            <w:webHidden/>
          </w:rPr>
          <w:fldChar w:fldCharType="separate"/>
        </w:r>
        <w:r>
          <w:rPr>
            <w:noProof/>
            <w:webHidden/>
          </w:rPr>
          <w:t>25</w:t>
        </w:r>
        <w:r>
          <w:rPr>
            <w:noProof/>
            <w:webHidden/>
          </w:rPr>
          <w:fldChar w:fldCharType="end"/>
        </w:r>
      </w:hyperlink>
    </w:p>
    <w:p w14:paraId="59287DA7" w14:textId="76CBB90E"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596" w:history="1">
        <w:r w:rsidRPr="00170F4B">
          <w:rPr>
            <w:rStyle w:val="Hyperlink"/>
            <w:noProof/>
            <w:lang w:eastAsia="ja-JP"/>
          </w:rPr>
          <w:t>6.2.5.3.3</w:t>
        </w:r>
        <w:r>
          <w:rPr>
            <w:rFonts w:eastAsiaTheme="minorEastAsia" w:cstheme="minorBidi"/>
            <w:noProof/>
            <w:sz w:val="22"/>
            <w:szCs w:val="22"/>
            <w:lang w:eastAsia="en-GB"/>
          </w:rPr>
          <w:tab/>
        </w:r>
        <w:r w:rsidRPr="00170F4B">
          <w:rPr>
            <w:rStyle w:val="Hyperlink"/>
            <w:noProof/>
            <w:lang w:eastAsia="ja-JP"/>
          </w:rPr>
          <w:t>Other</w:t>
        </w:r>
        <w:r>
          <w:rPr>
            <w:noProof/>
            <w:webHidden/>
          </w:rPr>
          <w:tab/>
        </w:r>
        <w:r>
          <w:rPr>
            <w:noProof/>
            <w:webHidden/>
          </w:rPr>
          <w:fldChar w:fldCharType="begin"/>
        </w:r>
        <w:r>
          <w:rPr>
            <w:noProof/>
            <w:webHidden/>
          </w:rPr>
          <w:instrText xml:space="preserve"> PAGEREF _Toc514184596 \h </w:instrText>
        </w:r>
        <w:r>
          <w:rPr>
            <w:noProof/>
            <w:webHidden/>
          </w:rPr>
        </w:r>
        <w:r>
          <w:rPr>
            <w:noProof/>
            <w:webHidden/>
          </w:rPr>
          <w:fldChar w:fldCharType="separate"/>
        </w:r>
        <w:r>
          <w:rPr>
            <w:noProof/>
            <w:webHidden/>
          </w:rPr>
          <w:t>25</w:t>
        </w:r>
        <w:r>
          <w:rPr>
            <w:noProof/>
            <w:webHidden/>
          </w:rPr>
          <w:fldChar w:fldCharType="end"/>
        </w:r>
      </w:hyperlink>
    </w:p>
    <w:p w14:paraId="01694936" w14:textId="5C3B1AB0"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97" w:history="1">
        <w:r w:rsidRPr="00170F4B">
          <w:rPr>
            <w:rStyle w:val="Hyperlink"/>
            <w:noProof/>
            <w:lang w:eastAsia="ja-JP"/>
          </w:rPr>
          <w:t>6.2.5.4</w:t>
        </w:r>
        <w:r>
          <w:rPr>
            <w:rFonts w:eastAsiaTheme="minorEastAsia" w:cstheme="minorBidi"/>
            <w:noProof/>
            <w:sz w:val="22"/>
            <w:szCs w:val="22"/>
            <w:lang w:eastAsia="en-GB"/>
          </w:rPr>
          <w:tab/>
        </w:r>
        <w:r w:rsidRPr="00170F4B">
          <w:rPr>
            <w:rStyle w:val="Hyperlink"/>
            <w:noProof/>
            <w:lang w:eastAsia="ja-JP"/>
          </w:rPr>
          <w:t>Resource pool sharing between mode-3 and mode-4 users</w:t>
        </w:r>
        <w:r>
          <w:rPr>
            <w:noProof/>
            <w:webHidden/>
          </w:rPr>
          <w:tab/>
        </w:r>
        <w:r>
          <w:rPr>
            <w:noProof/>
            <w:webHidden/>
          </w:rPr>
          <w:fldChar w:fldCharType="begin"/>
        </w:r>
        <w:r>
          <w:rPr>
            <w:noProof/>
            <w:webHidden/>
          </w:rPr>
          <w:instrText xml:space="preserve"> PAGEREF _Toc514184597 \h </w:instrText>
        </w:r>
        <w:r>
          <w:rPr>
            <w:noProof/>
            <w:webHidden/>
          </w:rPr>
        </w:r>
        <w:r>
          <w:rPr>
            <w:noProof/>
            <w:webHidden/>
          </w:rPr>
          <w:fldChar w:fldCharType="separate"/>
        </w:r>
        <w:r>
          <w:rPr>
            <w:noProof/>
            <w:webHidden/>
          </w:rPr>
          <w:t>25</w:t>
        </w:r>
        <w:r>
          <w:rPr>
            <w:noProof/>
            <w:webHidden/>
          </w:rPr>
          <w:fldChar w:fldCharType="end"/>
        </w:r>
      </w:hyperlink>
    </w:p>
    <w:p w14:paraId="3F2A526B" w14:textId="418C7A40"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98" w:history="1">
        <w:r w:rsidRPr="00170F4B">
          <w:rPr>
            <w:rStyle w:val="Hyperlink"/>
            <w:noProof/>
            <w:lang w:eastAsia="ja-JP"/>
          </w:rPr>
          <w:t>6.2.5.5</w:t>
        </w:r>
        <w:r>
          <w:rPr>
            <w:rFonts w:eastAsiaTheme="minorEastAsia" w:cstheme="minorBidi"/>
            <w:noProof/>
            <w:sz w:val="22"/>
            <w:szCs w:val="22"/>
            <w:lang w:eastAsia="en-GB"/>
          </w:rPr>
          <w:tab/>
        </w:r>
        <w:r w:rsidRPr="00170F4B">
          <w:rPr>
            <w:rStyle w:val="Hyperlink"/>
            <w:noProof/>
            <w:lang w:eastAsia="ja-JP"/>
          </w:rPr>
          <w:t>Maximum time reduction between packet arrival at layer 1 and resource selection for transmission</w:t>
        </w:r>
        <w:r>
          <w:rPr>
            <w:noProof/>
            <w:webHidden/>
          </w:rPr>
          <w:tab/>
        </w:r>
        <w:r>
          <w:rPr>
            <w:noProof/>
            <w:webHidden/>
          </w:rPr>
          <w:fldChar w:fldCharType="begin"/>
        </w:r>
        <w:r>
          <w:rPr>
            <w:noProof/>
            <w:webHidden/>
          </w:rPr>
          <w:instrText xml:space="preserve"> PAGEREF _Toc514184598 \h </w:instrText>
        </w:r>
        <w:r>
          <w:rPr>
            <w:noProof/>
            <w:webHidden/>
          </w:rPr>
        </w:r>
        <w:r>
          <w:rPr>
            <w:noProof/>
            <w:webHidden/>
          </w:rPr>
          <w:fldChar w:fldCharType="separate"/>
        </w:r>
        <w:r>
          <w:rPr>
            <w:noProof/>
            <w:webHidden/>
          </w:rPr>
          <w:t>26</w:t>
        </w:r>
        <w:r>
          <w:rPr>
            <w:noProof/>
            <w:webHidden/>
          </w:rPr>
          <w:fldChar w:fldCharType="end"/>
        </w:r>
      </w:hyperlink>
    </w:p>
    <w:p w14:paraId="55A89662" w14:textId="787E19CF"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599" w:history="1">
        <w:r w:rsidRPr="00170F4B">
          <w:rPr>
            <w:rStyle w:val="Hyperlink"/>
            <w:noProof/>
            <w:lang w:eastAsia="ja-JP"/>
          </w:rPr>
          <w:t>6.2.5.6</w:t>
        </w:r>
        <w:r>
          <w:rPr>
            <w:rFonts w:eastAsiaTheme="minorEastAsia" w:cstheme="minorBidi"/>
            <w:noProof/>
            <w:sz w:val="22"/>
            <w:szCs w:val="22"/>
            <w:lang w:eastAsia="en-GB"/>
          </w:rPr>
          <w:tab/>
        </w:r>
        <w:r w:rsidRPr="00170F4B">
          <w:rPr>
            <w:rStyle w:val="Hyperlink"/>
            <w:noProof/>
            <w:lang w:eastAsia="ja-JP"/>
          </w:rPr>
          <w:t>Other</w:t>
        </w:r>
        <w:r>
          <w:rPr>
            <w:noProof/>
            <w:webHidden/>
          </w:rPr>
          <w:tab/>
        </w:r>
        <w:r>
          <w:rPr>
            <w:noProof/>
            <w:webHidden/>
          </w:rPr>
          <w:fldChar w:fldCharType="begin"/>
        </w:r>
        <w:r>
          <w:rPr>
            <w:noProof/>
            <w:webHidden/>
          </w:rPr>
          <w:instrText xml:space="preserve"> PAGEREF _Toc514184599 \h </w:instrText>
        </w:r>
        <w:r>
          <w:rPr>
            <w:noProof/>
            <w:webHidden/>
          </w:rPr>
        </w:r>
        <w:r>
          <w:rPr>
            <w:noProof/>
            <w:webHidden/>
          </w:rPr>
          <w:fldChar w:fldCharType="separate"/>
        </w:r>
        <w:r>
          <w:rPr>
            <w:noProof/>
            <w:webHidden/>
          </w:rPr>
          <w:t>26</w:t>
        </w:r>
        <w:r>
          <w:rPr>
            <w:noProof/>
            <w:webHidden/>
          </w:rPr>
          <w:fldChar w:fldCharType="end"/>
        </w:r>
      </w:hyperlink>
    </w:p>
    <w:p w14:paraId="3F9E05CB" w14:textId="20B4DF4C"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600" w:history="1">
        <w:r w:rsidRPr="00170F4B">
          <w:rPr>
            <w:rStyle w:val="Hyperlink"/>
            <w:rFonts w:cs="Times"/>
            <w:noProof/>
          </w:rPr>
          <w:t>6.2.6</w:t>
        </w:r>
        <w:r>
          <w:rPr>
            <w:rFonts w:eastAsiaTheme="minorEastAsia" w:cstheme="minorBidi"/>
            <w:i w:val="0"/>
            <w:iCs w:val="0"/>
            <w:noProof/>
            <w:sz w:val="22"/>
            <w:szCs w:val="22"/>
            <w:lang w:eastAsia="en-GB"/>
          </w:rPr>
          <w:tab/>
        </w:r>
        <w:r w:rsidRPr="00170F4B">
          <w:rPr>
            <w:rStyle w:val="Hyperlink"/>
            <w:noProof/>
          </w:rPr>
          <w:t xml:space="preserve">Even further enhanced MTC for LTE - </w:t>
        </w:r>
        <w:r w:rsidRPr="00170F4B">
          <w:rPr>
            <w:rStyle w:val="Hyperlink"/>
            <w:rFonts w:cs="Times"/>
            <w:noProof/>
          </w:rPr>
          <w:t>WID in RP-172811</w:t>
        </w:r>
        <w:r>
          <w:rPr>
            <w:noProof/>
            <w:webHidden/>
          </w:rPr>
          <w:tab/>
        </w:r>
        <w:r>
          <w:rPr>
            <w:noProof/>
            <w:webHidden/>
          </w:rPr>
          <w:fldChar w:fldCharType="begin"/>
        </w:r>
        <w:r>
          <w:rPr>
            <w:noProof/>
            <w:webHidden/>
          </w:rPr>
          <w:instrText xml:space="preserve"> PAGEREF _Toc514184600 \h </w:instrText>
        </w:r>
        <w:r>
          <w:rPr>
            <w:noProof/>
            <w:webHidden/>
          </w:rPr>
        </w:r>
        <w:r>
          <w:rPr>
            <w:noProof/>
            <w:webHidden/>
          </w:rPr>
          <w:fldChar w:fldCharType="separate"/>
        </w:r>
        <w:r>
          <w:rPr>
            <w:noProof/>
            <w:webHidden/>
          </w:rPr>
          <w:t>26</w:t>
        </w:r>
        <w:r>
          <w:rPr>
            <w:noProof/>
            <w:webHidden/>
          </w:rPr>
          <w:fldChar w:fldCharType="end"/>
        </w:r>
      </w:hyperlink>
    </w:p>
    <w:p w14:paraId="2C510E92" w14:textId="38D861F3"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01" w:history="1">
        <w:r w:rsidRPr="00170F4B">
          <w:rPr>
            <w:rStyle w:val="Hyperlink"/>
            <w:noProof/>
            <w:lang w:val="sv-SE"/>
          </w:rPr>
          <w:t>6.2.6.1</w:t>
        </w:r>
        <w:r>
          <w:rPr>
            <w:rFonts w:eastAsiaTheme="minorEastAsia" w:cstheme="minorBidi"/>
            <w:noProof/>
            <w:sz w:val="22"/>
            <w:szCs w:val="22"/>
            <w:lang w:eastAsia="en-GB"/>
          </w:rPr>
          <w:tab/>
        </w:r>
        <w:r w:rsidRPr="00170F4B">
          <w:rPr>
            <w:rStyle w:val="Hyperlink"/>
            <w:noProof/>
          </w:rPr>
          <w:t>Reduced system acquisition time</w:t>
        </w:r>
        <w:r>
          <w:rPr>
            <w:noProof/>
            <w:webHidden/>
          </w:rPr>
          <w:tab/>
        </w:r>
        <w:r>
          <w:rPr>
            <w:noProof/>
            <w:webHidden/>
          </w:rPr>
          <w:fldChar w:fldCharType="begin"/>
        </w:r>
        <w:r>
          <w:rPr>
            <w:noProof/>
            <w:webHidden/>
          </w:rPr>
          <w:instrText xml:space="preserve"> PAGEREF _Toc514184601 \h </w:instrText>
        </w:r>
        <w:r>
          <w:rPr>
            <w:noProof/>
            <w:webHidden/>
          </w:rPr>
        </w:r>
        <w:r>
          <w:rPr>
            <w:noProof/>
            <w:webHidden/>
          </w:rPr>
          <w:fldChar w:fldCharType="separate"/>
        </w:r>
        <w:r>
          <w:rPr>
            <w:noProof/>
            <w:webHidden/>
          </w:rPr>
          <w:t>26</w:t>
        </w:r>
        <w:r>
          <w:rPr>
            <w:noProof/>
            <w:webHidden/>
          </w:rPr>
          <w:fldChar w:fldCharType="end"/>
        </w:r>
      </w:hyperlink>
    </w:p>
    <w:p w14:paraId="3CA8B801" w14:textId="5AEA9C69"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02" w:history="1">
        <w:r w:rsidRPr="00170F4B">
          <w:rPr>
            <w:rStyle w:val="Hyperlink"/>
            <w:noProof/>
          </w:rPr>
          <w:t>6.2.6.2</w:t>
        </w:r>
        <w:r>
          <w:rPr>
            <w:rFonts w:eastAsiaTheme="minorEastAsia" w:cstheme="minorBidi"/>
            <w:noProof/>
            <w:sz w:val="22"/>
            <w:szCs w:val="22"/>
            <w:lang w:eastAsia="en-GB"/>
          </w:rPr>
          <w:tab/>
        </w:r>
        <w:r w:rsidRPr="00170F4B">
          <w:rPr>
            <w:rStyle w:val="Hyperlink"/>
            <w:noProof/>
          </w:rPr>
          <w:t>Early data transmission</w:t>
        </w:r>
        <w:r>
          <w:rPr>
            <w:noProof/>
            <w:webHidden/>
          </w:rPr>
          <w:tab/>
        </w:r>
        <w:r>
          <w:rPr>
            <w:noProof/>
            <w:webHidden/>
          </w:rPr>
          <w:fldChar w:fldCharType="begin"/>
        </w:r>
        <w:r>
          <w:rPr>
            <w:noProof/>
            <w:webHidden/>
          </w:rPr>
          <w:instrText xml:space="preserve"> PAGEREF _Toc514184602 \h </w:instrText>
        </w:r>
        <w:r>
          <w:rPr>
            <w:noProof/>
            <w:webHidden/>
          </w:rPr>
        </w:r>
        <w:r>
          <w:rPr>
            <w:noProof/>
            <w:webHidden/>
          </w:rPr>
          <w:fldChar w:fldCharType="separate"/>
        </w:r>
        <w:r>
          <w:rPr>
            <w:noProof/>
            <w:webHidden/>
          </w:rPr>
          <w:t>27</w:t>
        </w:r>
        <w:r>
          <w:rPr>
            <w:noProof/>
            <w:webHidden/>
          </w:rPr>
          <w:fldChar w:fldCharType="end"/>
        </w:r>
      </w:hyperlink>
    </w:p>
    <w:p w14:paraId="2FA7C459" w14:textId="189F3CE1"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03" w:history="1">
        <w:r w:rsidRPr="00170F4B">
          <w:rPr>
            <w:rStyle w:val="Hyperlink"/>
            <w:noProof/>
          </w:rPr>
          <w:t>6.2.6.3</w:t>
        </w:r>
        <w:r>
          <w:rPr>
            <w:rFonts w:eastAsiaTheme="minorEastAsia" w:cstheme="minorBidi"/>
            <w:noProof/>
            <w:sz w:val="22"/>
            <w:szCs w:val="22"/>
            <w:lang w:eastAsia="en-GB"/>
          </w:rPr>
          <w:tab/>
        </w:r>
        <w:r w:rsidRPr="00170F4B">
          <w:rPr>
            <w:rStyle w:val="Hyperlink"/>
            <w:noProof/>
          </w:rPr>
          <w:t>Downlink channel power efficiency</w:t>
        </w:r>
        <w:r>
          <w:rPr>
            <w:noProof/>
            <w:webHidden/>
          </w:rPr>
          <w:tab/>
        </w:r>
        <w:r>
          <w:rPr>
            <w:noProof/>
            <w:webHidden/>
          </w:rPr>
          <w:fldChar w:fldCharType="begin"/>
        </w:r>
        <w:r>
          <w:rPr>
            <w:noProof/>
            <w:webHidden/>
          </w:rPr>
          <w:instrText xml:space="preserve"> PAGEREF _Toc514184603 \h </w:instrText>
        </w:r>
        <w:r>
          <w:rPr>
            <w:noProof/>
            <w:webHidden/>
          </w:rPr>
        </w:r>
        <w:r>
          <w:rPr>
            <w:noProof/>
            <w:webHidden/>
          </w:rPr>
          <w:fldChar w:fldCharType="separate"/>
        </w:r>
        <w:r>
          <w:rPr>
            <w:noProof/>
            <w:webHidden/>
          </w:rPr>
          <w:t>28</w:t>
        </w:r>
        <w:r>
          <w:rPr>
            <w:noProof/>
            <w:webHidden/>
          </w:rPr>
          <w:fldChar w:fldCharType="end"/>
        </w:r>
      </w:hyperlink>
    </w:p>
    <w:p w14:paraId="522456D5" w14:textId="06F346C8"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04" w:history="1">
        <w:r w:rsidRPr="00170F4B">
          <w:rPr>
            <w:rStyle w:val="Hyperlink"/>
            <w:noProof/>
            <w:lang w:val="sv-SE"/>
          </w:rPr>
          <w:t>6.2.6.4</w:t>
        </w:r>
        <w:r>
          <w:rPr>
            <w:rFonts w:eastAsiaTheme="minorEastAsia" w:cstheme="minorBidi"/>
            <w:noProof/>
            <w:sz w:val="22"/>
            <w:szCs w:val="22"/>
            <w:lang w:eastAsia="en-GB"/>
          </w:rPr>
          <w:tab/>
        </w:r>
        <w:r w:rsidRPr="00170F4B">
          <w:rPr>
            <w:rStyle w:val="Hyperlink"/>
            <w:noProof/>
          </w:rPr>
          <w:t>Uplink HARQ-ACK feedback</w:t>
        </w:r>
        <w:r>
          <w:rPr>
            <w:noProof/>
            <w:webHidden/>
          </w:rPr>
          <w:tab/>
        </w:r>
        <w:r>
          <w:rPr>
            <w:noProof/>
            <w:webHidden/>
          </w:rPr>
          <w:fldChar w:fldCharType="begin"/>
        </w:r>
        <w:r>
          <w:rPr>
            <w:noProof/>
            <w:webHidden/>
          </w:rPr>
          <w:instrText xml:space="preserve"> PAGEREF _Toc514184604 \h </w:instrText>
        </w:r>
        <w:r>
          <w:rPr>
            <w:noProof/>
            <w:webHidden/>
          </w:rPr>
        </w:r>
        <w:r>
          <w:rPr>
            <w:noProof/>
            <w:webHidden/>
          </w:rPr>
          <w:fldChar w:fldCharType="separate"/>
        </w:r>
        <w:r>
          <w:rPr>
            <w:noProof/>
            <w:webHidden/>
          </w:rPr>
          <w:t>29</w:t>
        </w:r>
        <w:r>
          <w:rPr>
            <w:noProof/>
            <w:webHidden/>
          </w:rPr>
          <w:fldChar w:fldCharType="end"/>
        </w:r>
      </w:hyperlink>
    </w:p>
    <w:p w14:paraId="572414AD" w14:textId="45A74E38"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05" w:history="1">
        <w:r w:rsidRPr="00170F4B">
          <w:rPr>
            <w:rStyle w:val="Hyperlink"/>
            <w:noProof/>
            <w:lang w:val="sv-SE"/>
          </w:rPr>
          <w:t>6.2.6.5</w:t>
        </w:r>
        <w:r>
          <w:rPr>
            <w:rFonts w:eastAsiaTheme="minorEastAsia" w:cstheme="minorBidi"/>
            <w:noProof/>
            <w:sz w:val="22"/>
            <w:szCs w:val="22"/>
            <w:lang w:eastAsia="en-GB"/>
          </w:rPr>
          <w:tab/>
        </w:r>
        <w:r w:rsidRPr="00170F4B">
          <w:rPr>
            <w:rStyle w:val="Hyperlink"/>
            <w:noProof/>
          </w:rPr>
          <w:t>PUSCH sub-PRB allocation</w:t>
        </w:r>
        <w:r>
          <w:rPr>
            <w:noProof/>
            <w:webHidden/>
          </w:rPr>
          <w:tab/>
        </w:r>
        <w:r>
          <w:rPr>
            <w:noProof/>
            <w:webHidden/>
          </w:rPr>
          <w:fldChar w:fldCharType="begin"/>
        </w:r>
        <w:r>
          <w:rPr>
            <w:noProof/>
            <w:webHidden/>
          </w:rPr>
          <w:instrText xml:space="preserve"> PAGEREF _Toc514184605 \h </w:instrText>
        </w:r>
        <w:r>
          <w:rPr>
            <w:noProof/>
            <w:webHidden/>
          </w:rPr>
        </w:r>
        <w:r>
          <w:rPr>
            <w:noProof/>
            <w:webHidden/>
          </w:rPr>
          <w:fldChar w:fldCharType="separate"/>
        </w:r>
        <w:r>
          <w:rPr>
            <w:noProof/>
            <w:webHidden/>
          </w:rPr>
          <w:t>29</w:t>
        </w:r>
        <w:r>
          <w:rPr>
            <w:noProof/>
            <w:webHidden/>
          </w:rPr>
          <w:fldChar w:fldCharType="end"/>
        </w:r>
      </w:hyperlink>
    </w:p>
    <w:p w14:paraId="1E3A0EE3" w14:textId="04912DD4"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06" w:history="1">
        <w:r w:rsidRPr="00170F4B">
          <w:rPr>
            <w:rStyle w:val="Hyperlink"/>
            <w:noProof/>
            <w:lang w:val="sv-SE"/>
          </w:rPr>
          <w:t>6.2.6.6</w:t>
        </w:r>
        <w:r>
          <w:rPr>
            <w:rFonts w:eastAsiaTheme="minorEastAsia" w:cstheme="minorBidi"/>
            <w:noProof/>
            <w:sz w:val="22"/>
            <w:szCs w:val="22"/>
            <w:lang w:eastAsia="en-GB"/>
          </w:rPr>
          <w:tab/>
        </w:r>
        <w:r w:rsidRPr="00170F4B">
          <w:rPr>
            <w:rStyle w:val="Hyperlink"/>
            <w:noProof/>
            <w:lang w:val="sv-SE"/>
          </w:rPr>
          <w:t>Flexible PDSCH/PUSCH starting PRB</w:t>
        </w:r>
        <w:r>
          <w:rPr>
            <w:noProof/>
            <w:webHidden/>
          </w:rPr>
          <w:tab/>
        </w:r>
        <w:r>
          <w:rPr>
            <w:noProof/>
            <w:webHidden/>
          </w:rPr>
          <w:fldChar w:fldCharType="begin"/>
        </w:r>
        <w:r>
          <w:rPr>
            <w:noProof/>
            <w:webHidden/>
          </w:rPr>
          <w:instrText xml:space="preserve"> PAGEREF _Toc514184606 \h </w:instrText>
        </w:r>
        <w:r>
          <w:rPr>
            <w:noProof/>
            <w:webHidden/>
          </w:rPr>
        </w:r>
        <w:r>
          <w:rPr>
            <w:noProof/>
            <w:webHidden/>
          </w:rPr>
          <w:fldChar w:fldCharType="separate"/>
        </w:r>
        <w:r>
          <w:rPr>
            <w:noProof/>
            <w:webHidden/>
          </w:rPr>
          <w:t>31</w:t>
        </w:r>
        <w:r>
          <w:rPr>
            <w:noProof/>
            <w:webHidden/>
          </w:rPr>
          <w:fldChar w:fldCharType="end"/>
        </w:r>
      </w:hyperlink>
    </w:p>
    <w:p w14:paraId="3459CC5E" w14:textId="38CD9A65"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07" w:history="1">
        <w:r w:rsidRPr="00170F4B">
          <w:rPr>
            <w:rStyle w:val="Hyperlink"/>
            <w:noProof/>
            <w:lang w:val="sv-SE"/>
          </w:rPr>
          <w:t>6.2.6.7</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_Toc514184607 \h </w:instrText>
        </w:r>
        <w:r>
          <w:rPr>
            <w:noProof/>
            <w:webHidden/>
          </w:rPr>
        </w:r>
        <w:r>
          <w:rPr>
            <w:noProof/>
            <w:webHidden/>
          </w:rPr>
          <w:fldChar w:fldCharType="separate"/>
        </w:r>
        <w:r>
          <w:rPr>
            <w:noProof/>
            <w:webHidden/>
          </w:rPr>
          <w:t>31</w:t>
        </w:r>
        <w:r>
          <w:rPr>
            <w:noProof/>
            <w:webHidden/>
          </w:rPr>
          <w:fldChar w:fldCharType="end"/>
        </w:r>
      </w:hyperlink>
    </w:p>
    <w:p w14:paraId="74020AF0" w14:textId="7617FBB9"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608" w:history="1">
        <w:r w:rsidRPr="00170F4B">
          <w:rPr>
            <w:rStyle w:val="Hyperlink"/>
            <w:noProof/>
          </w:rPr>
          <w:t>6.2.7</w:t>
        </w:r>
        <w:r>
          <w:rPr>
            <w:rFonts w:eastAsiaTheme="minorEastAsia" w:cstheme="minorBidi"/>
            <w:i w:val="0"/>
            <w:iCs w:val="0"/>
            <w:noProof/>
            <w:sz w:val="22"/>
            <w:szCs w:val="22"/>
            <w:lang w:eastAsia="en-GB"/>
          </w:rPr>
          <w:tab/>
        </w:r>
        <w:r w:rsidRPr="00170F4B">
          <w:rPr>
            <w:rStyle w:val="Hyperlink"/>
            <w:noProof/>
          </w:rPr>
          <w:t>Further enhancements of NB-IoT - WID in RP-172063.</w:t>
        </w:r>
        <w:r>
          <w:rPr>
            <w:noProof/>
            <w:webHidden/>
          </w:rPr>
          <w:tab/>
        </w:r>
        <w:r>
          <w:rPr>
            <w:noProof/>
            <w:webHidden/>
          </w:rPr>
          <w:fldChar w:fldCharType="begin"/>
        </w:r>
        <w:r>
          <w:rPr>
            <w:noProof/>
            <w:webHidden/>
          </w:rPr>
          <w:instrText xml:space="preserve"> PAGEREF _Toc514184608 \h </w:instrText>
        </w:r>
        <w:r>
          <w:rPr>
            <w:noProof/>
            <w:webHidden/>
          </w:rPr>
        </w:r>
        <w:r>
          <w:rPr>
            <w:noProof/>
            <w:webHidden/>
          </w:rPr>
          <w:fldChar w:fldCharType="separate"/>
        </w:r>
        <w:r>
          <w:rPr>
            <w:noProof/>
            <w:webHidden/>
          </w:rPr>
          <w:t>31</w:t>
        </w:r>
        <w:r>
          <w:rPr>
            <w:noProof/>
            <w:webHidden/>
          </w:rPr>
          <w:fldChar w:fldCharType="end"/>
        </w:r>
      </w:hyperlink>
    </w:p>
    <w:p w14:paraId="0D6A7C65" w14:textId="4B163CD7"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09" w:history="1">
        <w:r w:rsidRPr="00170F4B">
          <w:rPr>
            <w:rStyle w:val="Hyperlink"/>
            <w:noProof/>
            <w:lang w:val="en-US"/>
          </w:rPr>
          <w:t>6.2.7.1</w:t>
        </w:r>
        <w:r>
          <w:rPr>
            <w:rFonts w:eastAsiaTheme="minorEastAsia" w:cstheme="minorBidi"/>
            <w:noProof/>
            <w:sz w:val="22"/>
            <w:szCs w:val="22"/>
            <w:lang w:eastAsia="en-GB"/>
          </w:rPr>
          <w:tab/>
        </w:r>
        <w:r w:rsidRPr="00170F4B">
          <w:rPr>
            <w:rStyle w:val="Hyperlink"/>
            <w:noProof/>
            <w:lang w:val="en-US"/>
          </w:rPr>
          <w:t>Latency and power consumption reduction</w:t>
        </w:r>
        <w:r>
          <w:rPr>
            <w:noProof/>
            <w:webHidden/>
          </w:rPr>
          <w:tab/>
        </w:r>
        <w:r>
          <w:rPr>
            <w:noProof/>
            <w:webHidden/>
          </w:rPr>
          <w:fldChar w:fldCharType="begin"/>
        </w:r>
        <w:r>
          <w:rPr>
            <w:noProof/>
            <w:webHidden/>
          </w:rPr>
          <w:instrText xml:space="preserve"> PAGEREF _Toc514184609 \h </w:instrText>
        </w:r>
        <w:r>
          <w:rPr>
            <w:noProof/>
            <w:webHidden/>
          </w:rPr>
        </w:r>
        <w:r>
          <w:rPr>
            <w:noProof/>
            <w:webHidden/>
          </w:rPr>
          <w:fldChar w:fldCharType="separate"/>
        </w:r>
        <w:r>
          <w:rPr>
            <w:noProof/>
            <w:webHidden/>
          </w:rPr>
          <w:t>31</w:t>
        </w:r>
        <w:r>
          <w:rPr>
            <w:noProof/>
            <w:webHidden/>
          </w:rPr>
          <w:fldChar w:fldCharType="end"/>
        </w:r>
      </w:hyperlink>
    </w:p>
    <w:p w14:paraId="4932F50D" w14:textId="575C08A3"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10" w:history="1">
        <w:r w:rsidRPr="00170F4B">
          <w:rPr>
            <w:rStyle w:val="Hyperlink"/>
            <w:noProof/>
            <w:lang w:val="en-US"/>
          </w:rPr>
          <w:t>6.2.7.1.1</w:t>
        </w:r>
        <w:r>
          <w:rPr>
            <w:rFonts w:eastAsiaTheme="minorEastAsia" w:cstheme="minorBidi"/>
            <w:noProof/>
            <w:sz w:val="22"/>
            <w:szCs w:val="22"/>
            <w:lang w:eastAsia="en-GB"/>
          </w:rPr>
          <w:tab/>
        </w:r>
        <w:r w:rsidRPr="00170F4B">
          <w:rPr>
            <w:rStyle w:val="Hyperlink"/>
            <w:noProof/>
            <w:lang w:val="en-US"/>
          </w:rPr>
          <w:t>Power consumption reduction for paging and connected-mode DRX</w:t>
        </w:r>
        <w:r>
          <w:rPr>
            <w:noProof/>
            <w:webHidden/>
          </w:rPr>
          <w:tab/>
        </w:r>
        <w:r>
          <w:rPr>
            <w:noProof/>
            <w:webHidden/>
          </w:rPr>
          <w:fldChar w:fldCharType="begin"/>
        </w:r>
        <w:r>
          <w:rPr>
            <w:noProof/>
            <w:webHidden/>
          </w:rPr>
          <w:instrText xml:space="preserve"> PAGEREF _Toc514184610 \h </w:instrText>
        </w:r>
        <w:r>
          <w:rPr>
            <w:noProof/>
            <w:webHidden/>
          </w:rPr>
        </w:r>
        <w:r>
          <w:rPr>
            <w:noProof/>
            <w:webHidden/>
          </w:rPr>
          <w:fldChar w:fldCharType="separate"/>
        </w:r>
        <w:r>
          <w:rPr>
            <w:noProof/>
            <w:webHidden/>
          </w:rPr>
          <w:t>31</w:t>
        </w:r>
        <w:r>
          <w:rPr>
            <w:noProof/>
            <w:webHidden/>
          </w:rPr>
          <w:fldChar w:fldCharType="end"/>
        </w:r>
      </w:hyperlink>
    </w:p>
    <w:p w14:paraId="42EFBCB4" w14:textId="30E39B5C"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11" w:history="1">
        <w:r w:rsidRPr="00170F4B">
          <w:rPr>
            <w:rStyle w:val="Hyperlink"/>
            <w:noProof/>
            <w:lang w:val="en-US"/>
          </w:rPr>
          <w:t>6.2.7.1.2</w:t>
        </w:r>
        <w:r>
          <w:rPr>
            <w:rFonts w:eastAsiaTheme="minorEastAsia" w:cstheme="minorBidi"/>
            <w:noProof/>
            <w:sz w:val="22"/>
            <w:szCs w:val="22"/>
            <w:lang w:eastAsia="en-GB"/>
          </w:rPr>
          <w:tab/>
        </w:r>
        <w:r w:rsidRPr="00170F4B">
          <w:rPr>
            <w:rStyle w:val="Hyperlink"/>
            <w:noProof/>
            <w:lang w:val="en-US"/>
          </w:rPr>
          <w:t>Data transmission during the random access procedure</w:t>
        </w:r>
        <w:r>
          <w:rPr>
            <w:noProof/>
            <w:webHidden/>
          </w:rPr>
          <w:tab/>
        </w:r>
        <w:r>
          <w:rPr>
            <w:noProof/>
            <w:webHidden/>
          </w:rPr>
          <w:fldChar w:fldCharType="begin"/>
        </w:r>
        <w:r>
          <w:rPr>
            <w:noProof/>
            <w:webHidden/>
          </w:rPr>
          <w:instrText xml:space="preserve"> PAGEREF _Toc514184611 \h </w:instrText>
        </w:r>
        <w:r>
          <w:rPr>
            <w:noProof/>
            <w:webHidden/>
          </w:rPr>
        </w:r>
        <w:r>
          <w:rPr>
            <w:noProof/>
            <w:webHidden/>
          </w:rPr>
          <w:fldChar w:fldCharType="separate"/>
        </w:r>
        <w:r>
          <w:rPr>
            <w:noProof/>
            <w:webHidden/>
          </w:rPr>
          <w:t>33</w:t>
        </w:r>
        <w:r>
          <w:rPr>
            <w:noProof/>
            <w:webHidden/>
          </w:rPr>
          <w:fldChar w:fldCharType="end"/>
        </w:r>
      </w:hyperlink>
    </w:p>
    <w:p w14:paraId="02271C16" w14:textId="1F036E63"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12" w:history="1">
        <w:r w:rsidRPr="00170F4B">
          <w:rPr>
            <w:rStyle w:val="Hyperlink"/>
            <w:noProof/>
            <w:lang w:val="en-US"/>
          </w:rPr>
          <w:t>6.2.7.1.3</w:t>
        </w:r>
        <w:r>
          <w:rPr>
            <w:rFonts w:eastAsiaTheme="minorEastAsia" w:cstheme="minorBidi"/>
            <w:noProof/>
            <w:sz w:val="22"/>
            <w:szCs w:val="22"/>
            <w:lang w:eastAsia="en-GB"/>
          </w:rPr>
          <w:tab/>
        </w:r>
        <w:r w:rsidRPr="00170F4B">
          <w:rPr>
            <w:rStyle w:val="Hyperlink"/>
            <w:noProof/>
            <w:lang w:val="en-US"/>
          </w:rPr>
          <w:t>Physical layer scheduling request</w:t>
        </w:r>
        <w:r>
          <w:rPr>
            <w:noProof/>
            <w:webHidden/>
          </w:rPr>
          <w:tab/>
        </w:r>
        <w:r>
          <w:rPr>
            <w:noProof/>
            <w:webHidden/>
          </w:rPr>
          <w:fldChar w:fldCharType="begin"/>
        </w:r>
        <w:r>
          <w:rPr>
            <w:noProof/>
            <w:webHidden/>
          </w:rPr>
          <w:instrText xml:space="preserve"> PAGEREF _Toc514184612 \h </w:instrText>
        </w:r>
        <w:r>
          <w:rPr>
            <w:noProof/>
            <w:webHidden/>
          </w:rPr>
        </w:r>
        <w:r>
          <w:rPr>
            <w:noProof/>
            <w:webHidden/>
          </w:rPr>
          <w:fldChar w:fldCharType="separate"/>
        </w:r>
        <w:r>
          <w:rPr>
            <w:noProof/>
            <w:webHidden/>
          </w:rPr>
          <w:t>34</w:t>
        </w:r>
        <w:r>
          <w:rPr>
            <w:noProof/>
            <w:webHidden/>
          </w:rPr>
          <w:fldChar w:fldCharType="end"/>
        </w:r>
      </w:hyperlink>
    </w:p>
    <w:p w14:paraId="316D318A" w14:textId="4DA4D102"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13" w:history="1">
        <w:r w:rsidRPr="00170F4B">
          <w:rPr>
            <w:rStyle w:val="Hyperlink"/>
            <w:noProof/>
            <w:lang w:val="en-US"/>
          </w:rPr>
          <w:t>6.2.7.1.4</w:t>
        </w:r>
        <w:r>
          <w:rPr>
            <w:rFonts w:eastAsiaTheme="minorEastAsia" w:cstheme="minorBidi"/>
            <w:noProof/>
            <w:sz w:val="22"/>
            <w:szCs w:val="22"/>
            <w:lang w:eastAsia="en-GB"/>
          </w:rPr>
          <w:tab/>
        </w:r>
        <w:r w:rsidRPr="00170F4B">
          <w:rPr>
            <w:rStyle w:val="Hyperlink"/>
            <w:noProof/>
            <w:lang w:val="en-US"/>
          </w:rPr>
          <w:t>Semi-persistent scheduling</w:t>
        </w:r>
        <w:r>
          <w:rPr>
            <w:noProof/>
            <w:webHidden/>
          </w:rPr>
          <w:tab/>
        </w:r>
        <w:r>
          <w:rPr>
            <w:noProof/>
            <w:webHidden/>
          </w:rPr>
          <w:fldChar w:fldCharType="begin"/>
        </w:r>
        <w:r>
          <w:rPr>
            <w:noProof/>
            <w:webHidden/>
          </w:rPr>
          <w:instrText xml:space="preserve"> PAGEREF _Toc514184613 \h </w:instrText>
        </w:r>
        <w:r>
          <w:rPr>
            <w:noProof/>
            <w:webHidden/>
          </w:rPr>
        </w:r>
        <w:r>
          <w:rPr>
            <w:noProof/>
            <w:webHidden/>
          </w:rPr>
          <w:fldChar w:fldCharType="separate"/>
        </w:r>
        <w:r>
          <w:rPr>
            <w:noProof/>
            <w:webHidden/>
          </w:rPr>
          <w:t>35</w:t>
        </w:r>
        <w:r>
          <w:rPr>
            <w:noProof/>
            <w:webHidden/>
          </w:rPr>
          <w:fldChar w:fldCharType="end"/>
        </w:r>
      </w:hyperlink>
    </w:p>
    <w:p w14:paraId="451241CB" w14:textId="4A7C1900"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14" w:history="1">
        <w:r w:rsidRPr="00170F4B">
          <w:rPr>
            <w:rStyle w:val="Hyperlink"/>
            <w:noProof/>
            <w:lang w:val="en-US"/>
          </w:rPr>
          <w:t>6.2.7.2</w:t>
        </w:r>
        <w:r>
          <w:rPr>
            <w:rFonts w:eastAsiaTheme="minorEastAsia" w:cstheme="minorBidi"/>
            <w:noProof/>
            <w:sz w:val="22"/>
            <w:szCs w:val="22"/>
            <w:lang w:eastAsia="en-GB"/>
          </w:rPr>
          <w:tab/>
        </w:r>
        <w:r w:rsidRPr="00170F4B">
          <w:rPr>
            <w:rStyle w:val="Hyperlink"/>
            <w:noProof/>
            <w:lang w:val="en-US"/>
          </w:rPr>
          <w:t>Reduced system acquisition time</w:t>
        </w:r>
        <w:r>
          <w:rPr>
            <w:noProof/>
            <w:webHidden/>
          </w:rPr>
          <w:tab/>
        </w:r>
        <w:r>
          <w:rPr>
            <w:noProof/>
            <w:webHidden/>
          </w:rPr>
          <w:fldChar w:fldCharType="begin"/>
        </w:r>
        <w:r>
          <w:rPr>
            <w:noProof/>
            <w:webHidden/>
          </w:rPr>
          <w:instrText xml:space="preserve"> PAGEREF _Toc514184614 \h </w:instrText>
        </w:r>
        <w:r>
          <w:rPr>
            <w:noProof/>
            <w:webHidden/>
          </w:rPr>
        </w:r>
        <w:r>
          <w:rPr>
            <w:noProof/>
            <w:webHidden/>
          </w:rPr>
          <w:fldChar w:fldCharType="separate"/>
        </w:r>
        <w:r>
          <w:rPr>
            <w:noProof/>
            <w:webHidden/>
          </w:rPr>
          <w:t>35</w:t>
        </w:r>
        <w:r>
          <w:rPr>
            <w:noProof/>
            <w:webHidden/>
          </w:rPr>
          <w:fldChar w:fldCharType="end"/>
        </w:r>
      </w:hyperlink>
    </w:p>
    <w:p w14:paraId="6872DE3D" w14:textId="0B7F3EE6"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15" w:history="1">
        <w:r w:rsidRPr="00170F4B">
          <w:rPr>
            <w:rStyle w:val="Hyperlink"/>
            <w:noProof/>
            <w:lang w:val="en-US"/>
          </w:rPr>
          <w:t>6.2.7.2.1</w:t>
        </w:r>
        <w:r>
          <w:rPr>
            <w:rFonts w:eastAsiaTheme="minorEastAsia" w:cstheme="minorBidi"/>
            <w:noProof/>
            <w:sz w:val="22"/>
            <w:szCs w:val="22"/>
            <w:lang w:eastAsia="en-GB"/>
          </w:rPr>
          <w:tab/>
        </w:r>
        <w:r w:rsidRPr="00170F4B">
          <w:rPr>
            <w:rStyle w:val="Hyperlink"/>
            <w:noProof/>
            <w:lang w:val="en-US"/>
          </w:rPr>
          <w:t>Cell search</w:t>
        </w:r>
        <w:r>
          <w:rPr>
            <w:noProof/>
            <w:webHidden/>
          </w:rPr>
          <w:tab/>
        </w:r>
        <w:r>
          <w:rPr>
            <w:noProof/>
            <w:webHidden/>
          </w:rPr>
          <w:fldChar w:fldCharType="begin"/>
        </w:r>
        <w:r>
          <w:rPr>
            <w:noProof/>
            <w:webHidden/>
          </w:rPr>
          <w:instrText xml:space="preserve"> PAGEREF _Toc514184615 \h </w:instrText>
        </w:r>
        <w:r>
          <w:rPr>
            <w:noProof/>
            <w:webHidden/>
          </w:rPr>
        </w:r>
        <w:r>
          <w:rPr>
            <w:noProof/>
            <w:webHidden/>
          </w:rPr>
          <w:fldChar w:fldCharType="separate"/>
        </w:r>
        <w:r>
          <w:rPr>
            <w:noProof/>
            <w:webHidden/>
          </w:rPr>
          <w:t>35</w:t>
        </w:r>
        <w:r>
          <w:rPr>
            <w:noProof/>
            <w:webHidden/>
          </w:rPr>
          <w:fldChar w:fldCharType="end"/>
        </w:r>
      </w:hyperlink>
    </w:p>
    <w:p w14:paraId="19C4ADAB" w14:textId="65D03E6B"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16" w:history="1">
        <w:r w:rsidRPr="00170F4B">
          <w:rPr>
            <w:rStyle w:val="Hyperlink"/>
            <w:noProof/>
            <w:lang w:val="en-US"/>
          </w:rPr>
          <w:t>6.2.7.2.2</w:t>
        </w:r>
        <w:r>
          <w:rPr>
            <w:rFonts w:eastAsiaTheme="minorEastAsia" w:cstheme="minorBidi"/>
            <w:noProof/>
            <w:sz w:val="22"/>
            <w:szCs w:val="22"/>
            <w:lang w:eastAsia="en-GB"/>
          </w:rPr>
          <w:tab/>
        </w:r>
        <w:r w:rsidRPr="00170F4B">
          <w:rPr>
            <w:rStyle w:val="Hyperlink"/>
            <w:noProof/>
            <w:lang w:val="en-US"/>
          </w:rPr>
          <w:t>System Information</w:t>
        </w:r>
        <w:r>
          <w:rPr>
            <w:noProof/>
            <w:webHidden/>
          </w:rPr>
          <w:tab/>
        </w:r>
        <w:r>
          <w:rPr>
            <w:noProof/>
            <w:webHidden/>
          </w:rPr>
          <w:fldChar w:fldCharType="begin"/>
        </w:r>
        <w:r>
          <w:rPr>
            <w:noProof/>
            <w:webHidden/>
          </w:rPr>
          <w:instrText xml:space="preserve"> PAGEREF _Toc514184616 \h </w:instrText>
        </w:r>
        <w:r>
          <w:rPr>
            <w:noProof/>
            <w:webHidden/>
          </w:rPr>
        </w:r>
        <w:r>
          <w:rPr>
            <w:noProof/>
            <w:webHidden/>
          </w:rPr>
          <w:fldChar w:fldCharType="separate"/>
        </w:r>
        <w:r>
          <w:rPr>
            <w:noProof/>
            <w:webHidden/>
          </w:rPr>
          <w:t>35</w:t>
        </w:r>
        <w:r>
          <w:rPr>
            <w:noProof/>
            <w:webHidden/>
          </w:rPr>
          <w:fldChar w:fldCharType="end"/>
        </w:r>
      </w:hyperlink>
    </w:p>
    <w:p w14:paraId="294734FE" w14:textId="598A3A3B"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17" w:history="1">
        <w:r w:rsidRPr="00170F4B">
          <w:rPr>
            <w:rStyle w:val="Hyperlink"/>
            <w:noProof/>
            <w:lang w:val="en-US"/>
          </w:rPr>
          <w:t>6.2.7.3</w:t>
        </w:r>
        <w:r>
          <w:rPr>
            <w:rFonts w:eastAsiaTheme="minorEastAsia" w:cstheme="minorBidi"/>
            <w:noProof/>
            <w:sz w:val="22"/>
            <w:szCs w:val="22"/>
            <w:lang w:eastAsia="en-GB"/>
          </w:rPr>
          <w:tab/>
        </w:r>
        <w:r w:rsidRPr="00170F4B">
          <w:rPr>
            <w:rStyle w:val="Hyperlink"/>
            <w:noProof/>
            <w:lang w:val="en-US"/>
          </w:rPr>
          <w:t>Narrowband measurement accuracy improvements</w:t>
        </w:r>
        <w:r>
          <w:rPr>
            <w:noProof/>
            <w:webHidden/>
          </w:rPr>
          <w:tab/>
        </w:r>
        <w:r>
          <w:rPr>
            <w:noProof/>
            <w:webHidden/>
          </w:rPr>
          <w:fldChar w:fldCharType="begin"/>
        </w:r>
        <w:r>
          <w:rPr>
            <w:noProof/>
            <w:webHidden/>
          </w:rPr>
          <w:instrText xml:space="preserve"> PAGEREF _Toc514184617 \h </w:instrText>
        </w:r>
        <w:r>
          <w:rPr>
            <w:noProof/>
            <w:webHidden/>
          </w:rPr>
        </w:r>
        <w:r>
          <w:rPr>
            <w:noProof/>
            <w:webHidden/>
          </w:rPr>
          <w:fldChar w:fldCharType="separate"/>
        </w:r>
        <w:r>
          <w:rPr>
            <w:noProof/>
            <w:webHidden/>
          </w:rPr>
          <w:t>35</w:t>
        </w:r>
        <w:r>
          <w:rPr>
            <w:noProof/>
            <w:webHidden/>
          </w:rPr>
          <w:fldChar w:fldCharType="end"/>
        </w:r>
      </w:hyperlink>
    </w:p>
    <w:p w14:paraId="2BC8ACC5" w14:textId="58752E9F"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18" w:history="1">
        <w:r w:rsidRPr="00170F4B">
          <w:rPr>
            <w:rStyle w:val="Hyperlink"/>
            <w:noProof/>
            <w:lang w:val="en-US"/>
          </w:rPr>
          <w:t>6.2.7.4</w:t>
        </w:r>
        <w:r>
          <w:rPr>
            <w:rFonts w:eastAsiaTheme="minorEastAsia" w:cstheme="minorBidi"/>
            <w:noProof/>
            <w:sz w:val="22"/>
            <w:szCs w:val="22"/>
            <w:lang w:eastAsia="en-GB"/>
          </w:rPr>
          <w:tab/>
        </w:r>
        <w:r w:rsidRPr="00170F4B">
          <w:rPr>
            <w:rStyle w:val="Hyperlink"/>
            <w:noProof/>
            <w:lang w:val="en-US"/>
          </w:rPr>
          <w:t>NB-IoT small cell support</w:t>
        </w:r>
        <w:r>
          <w:rPr>
            <w:noProof/>
            <w:webHidden/>
          </w:rPr>
          <w:tab/>
        </w:r>
        <w:r>
          <w:rPr>
            <w:noProof/>
            <w:webHidden/>
          </w:rPr>
          <w:fldChar w:fldCharType="begin"/>
        </w:r>
        <w:r>
          <w:rPr>
            <w:noProof/>
            <w:webHidden/>
          </w:rPr>
          <w:instrText xml:space="preserve"> PAGEREF _Toc514184618 \h </w:instrText>
        </w:r>
        <w:r>
          <w:rPr>
            <w:noProof/>
            <w:webHidden/>
          </w:rPr>
        </w:r>
        <w:r>
          <w:rPr>
            <w:noProof/>
            <w:webHidden/>
          </w:rPr>
          <w:fldChar w:fldCharType="separate"/>
        </w:r>
        <w:r>
          <w:rPr>
            <w:noProof/>
            <w:webHidden/>
          </w:rPr>
          <w:t>36</w:t>
        </w:r>
        <w:r>
          <w:rPr>
            <w:noProof/>
            <w:webHidden/>
          </w:rPr>
          <w:fldChar w:fldCharType="end"/>
        </w:r>
      </w:hyperlink>
    </w:p>
    <w:p w14:paraId="4C98D9C2" w14:textId="0150A2E0"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19" w:history="1">
        <w:r w:rsidRPr="00170F4B">
          <w:rPr>
            <w:rStyle w:val="Hyperlink"/>
            <w:noProof/>
            <w:lang w:val="en-US"/>
          </w:rPr>
          <w:t>6.2.7.5</w:t>
        </w:r>
        <w:r>
          <w:rPr>
            <w:rFonts w:eastAsiaTheme="minorEastAsia" w:cstheme="minorBidi"/>
            <w:noProof/>
            <w:sz w:val="22"/>
            <w:szCs w:val="22"/>
            <w:lang w:eastAsia="en-GB"/>
          </w:rPr>
          <w:tab/>
        </w:r>
        <w:r w:rsidRPr="00170F4B">
          <w:rPr>
            <w:rStyle w:val="Hyperlink"/>
            <w:noProof/>
            <w:lang w:val="en-US"/>
          </w:rPr>
          <w:t>NPRACH reliability and range enhancements</w:t>
        </w:r>
        <w:r>
          <w:rPr>
            <w:noProof/>
            <w:webHidden/>
          </w:rPr>
          <w:tab/>
        </w:r>
        <w:r>
          <w:rPr>
            <w:noProof/>
            <w:webHidden/>
          </w:rPr>
          <w:fldChar w:fldCharType="begin"/>
        </w:r>
        <w:r>
          <w:rPr>
            <w:noProof/>
            <w:webHidden/>
          </w:rPr>
          <w:instrText xml:space="preserve"> PAGEREF _Toc514184619 \h </w:instrText>
        </w:r>
        <w:r>
          <w:rPr>
            <w:noProof/>
            <w:webHidden/>
          </w:rPr>
        </w:r>
        <w:r>
          <w:rPr>
            <w:noProof/>
            <w:webHidden/>
          </w:rPr>
          <w:fldChar w:fldCharType="separate"/>
        </w:r>
        <w:r>
          <w:rPr>
            <w:noProof/>
            <w:webHidden/>
          </w:rPr>
          <w:t>36</w:t>
        </w:r>
        <w:r>
          <w:rPr>
            <w:noProof/>
            <w:webHidden/>
          </w:rPr>
          <w:fldChar w:fldCharType="end"/>
        </w:r>
      </w:hyperlink>
    </w:p>
    <w:p w14:paraId="1EE6B94D" w14:textId="11C7B9A2"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20" w:history="1">
        <w:r w:rsidRPr="00170F4B">
          <w:rPr>
            <w:rStyle w:val="Hyperlink"/>
            <w:noProof/>
          </w:rPr>
          <w:t>6.2.7.5.1</w:t>
        </w:r>
        <w:r>
          <w:rPr>
            <w:rFonts w:eastAsiaTheme="minorEastAsia" w:cstheme="minorBidi"/>
            <w:noProof/>
            <w:sz w:val="22"/>
            <w:szCs w:val="22"/>
            <w:lang w:eastAsia="en-GB"/>
          </w:rPr>
          <w:tab/>
        </w:r>
        <w:r w:rsidRPr="00170F4B">
          <w:rPr>
            <w:rStyle w:val="Hyperlink"/>
            <w:noProof/>
          </w:rPr>
          <w:t>Reliability enhancements for NPRACH</w:t>
        </w:r>
        <w:r>
          <w:rPr>
            <w:noProof/>
            <w:webHidden/>
          </w:rPr>
          <w:tab/>
        </w:r>
        <w:r>
          <w:rPr>
            <w:noProof/>
            <w:webHidden/>
          </w:rPr>
          <w:fldChar w:fldCharType="begin"/>
        </w:r>
        <w:r>
          <w:rPr>
            <w:noProof/>
            <w:webHidden/>
          </w:rPr>
          <w:instrText xml:space="preserve"> PAGEREF _Toc514184620 \h </w:instrText>
        </w:r>
        <w:r>
          <w:rPr>
            <w:noProof/>
            <w:webHidden/>
          </w:rPr>
        </w:r>
        <w:r>
          <w:rPr>
            <w:noProof/>
            <w:webHidden/>
          </w:rPr>
          <w:fldChar w:fldCharType="separate"/>
        </w:r>
        <w:r>
          <w:rPr>
            <w:noProof/>
            <w:webHidden/>
          </w:rPr>
          <w:t>36</w:t>
        </w:r>
        <w:r>
          <w:rPr>
            <w:noProof/>
            <w:webHidden/>
          </w:rPr>
          <w:fldChar w:fldCharType="end"/>
        </w:r>
      </w:hyperlink>
    </w:p>
    <w:p w14:paraId="145F7FF0" w14:textId="12570C0C"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21" w:history="1">
        <w:r w:rsidRPr="00170F4B">
          <w:rPr>
            <w:rStyle w:val="Hyperlink"/>
            <w:noProof/>
          </w:rPr>
          <w:t>6.2.7.5.2</w:t>
        </w:r>
        <w:r>
          <w:rPr>
            <w:rFonts w:eastAsiaTheme="minorEastAsia" w:cstheme="minorBidi"/>
            <w:noProof/>
            <w:sz w:val="22"/>
            <w:szCs w:val="22"/>
            <w:lang w:eastAsia="en-GB"/>
          </w:rPr>
          <w:tab/>
        </w:r>
        <w:r w:rsidRPr="00170F4B">
          <w:rPr>
            <w:rStyle w:val="Hyperlink"/>
            <w:noProof/>
          </w:rPr>
          <w:t>Range enhancements for NPRACH</w:t>
        </w:r>
        <w:r>
          <w:rPr>
            <w:noProof/>
            <w:webHidden/>
          </w:rPr>
          <w:tab/>
        </w:r>
        <w:r>
          <w:rPr>
            <w:noProof/>
            <w:webHidden/>
          </w:rPr>
          <w:fldChar w:fldCharType="begin"/>
        </w:r>
        <w:r>
          <w:rPr>
            <w:noProof/>
            <w:webHidden/>
          </w:rPr>
          <w:instrText xml:space="preserve"> PAGEREF _Toc514184621 \h </w:instrText>
        </w:r>
        <w:r>
          <w:rPr>
            <w:noProof/>
            <w:webHidden/>
          </w:rPr>
        </w:r>
        <w:r>
          <w:rPr>
            <w:noProof/>
            <w:webHidden/>
          </w:rPr>
          <w:fldChar w:fldCharType="separate"/>
        </w:r>
        <w:r>
          <w:rPr>
            <w:noProof/>
            <w:webHidden/>
          </w:rPr>
          <w:t>36</w:t>
        </w:r>
        <w:r>
          <w:rPr>
            <w:noProof/>
            <w:webHidden/>
          </w:rPr>
          <w:fldChar w:fldCharType="end"/>
        </w:r>
      </w:hyperlink>
    </w:p>
    <w:p w14:paraId="2EBBE02C" w14:textId="57B788AD"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22" w:history="1">
        <w:r w:rsidRPr="00170F4B">
          <w:rPr>
            <w:rStyle w:val="Hyperlink"/>
            <w:noProof/>
            <w:lang w:val="en-US"/>
          </w:rPr>
          <w:t>6.2.7.6</w:t>
        </w:r>
        <w:r>
          <w:rPr>
            <w:rFonts w:eastAsiaTheme="minorEastAsia" w:cstheme="minorBidi"/>
            <w:noProof/>
            <w:sz w:val="22"/>
            <w:szCs w:val="22"/>
            <w:lang w:eastAsia="en-GB"/>
          </w:rPr>
          <w:tab/>
        </w:r>
        <w:r w:rsidRPr="00170F4B">
          <w:rPr>
            <w:rStyle w:val="Hyperlink"/>
            <w:noProof/>
            <w:lang w:val="en-US"/>
          </w:rPr>
          <w:t>TDD</w:t>
        </w:r>
        <w:r>
          <w:rPr>
            <w:noProof/>
            <w:webHidden/>
          </w:rPr>
          <w:tab/>
        </w:r>
        <w:r>
          <w:rPr>
            <w:noProof/>
            <w:webHidden/>
          </w:rPr>
          <w:fldChar w:fldCharType="begin"/>
        </w:r>
        <w:r>
          <w:rPr>
            <w:noProof/>
            <w:webHidden/>
          </w:rPr>
          <w:instrText xml:space="preserve"> PAGEREF _Toc514184622 \h </w:instrText>
        </w:r>
        <w:r>
          <w:rPr>
            <w:noProof/>
            <w:webHidden/>
          </w:rPr>
        </w:r>
        <w:r>
          <w:rPr>
            <w:noProof/>
            <w:webHidden/>
          </w:rPr>
          <w:fldChar w:fldCharType="separate"/>
        </w:r>
        <w:r>
          <w:rPr>
            <w:noProof/>
            <w:webHidden/>
          </w:rPr>
          <w:t>37</w:t>
        </w:r>
        <w:r>
          <w:rPr>
            <w:noProof/>
            <w:webHidden/>
          </w:rPr>
          <w:fldChar w:fldCharType="end"/>
        </w:r>
      </w:hyperlink>
    </w:p>
    <w:p w14:paraId="7893C47C" w14:textId="45ADE2A7"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23" w:history="1">
        <w:r w:rsidRPr="00170F4B">
          <w:rPr>
            <w:rStyle w:val="Hyperlink"/>
            <w:noProof/>
            <w:lang w:val="en-US"/>
          </w:rPr>
          <w:t>6.2.7.6.1</w:t>
        </w:r>
        <w:r>
          <w:rPr>
            <w:rFonts w:eastAsiaTheme="minorEastAsia" w:cstheme="minorBidi"/>
            <w:noProof/>
            <w:sz w:val="22"/>
            <w:szCs w:val="22"/>
            <w:lang w:eastAsia="en-GB"/>
          </w:rPr>
          <w:tab/>
        </w:r>
        <w:r w:rsidRPr="00170F4B">
          <w:rPr>
            <w:rStyle w:val="Hyperlink"/>
            <w:noProof/>
          </w:rPr>
          <w:t>Downlink</w:t>
        </w:r>
        <w:r w:rsidRPr="00170F4B">
          <w:rPr>
            <w:rStyle w:val="Hyperlink"/>
            <w:noProof/>
            <w:lang w:val="en-US"/>
          </w:rPr>
          <w:t xml:space="preserve"> aspects</w:t>
        </w:r>
        <w:r>
          <w:rPr>
            <w:noProof/>
            <w:webHidden/>
          </w:rPr>
          <w:tab/>
        </w:r>
        <w:r>
          <w:rPr>
            <w:noProof/>
            <w:webHidden/>
          </w:rPr>
          <w:fldChar w:fldCharType="begin"/>
        </w:r>
        <w:r>
          <w:rPr>
            <w:noProof/>
            <w:webHidden/>
          </w:rPr>
          <w:instrText xml:space="preserve"> PAGEREF _Toc514184623 \h </w:instrText>
        </w:r>
        <w:r>
          <w:rPr>
            <w:noProof/>
            <w:webHidden/>
          </w:rPr>
        </w:r>
        <w:r>
          <w:rPr>
            <w:noProof/>
            <w:webHidden/>
          </w:rPr>
          <w:fldChar w:fldCharType="separate"/>
        </w:r>
        <w:r>
          <w:rPr>
            <w:noProof/>
            <w:webHidden/>
          </w:rPr>
          <w:t>37</w:t>
        </w:r>
        <w:r>
          <w:rPr>
            <w:noProof/>
            <w:webHidden/>
          </w:rPr>
          <w:fldChar w:fldCharType="end"/>
        </w:r>
      </w:hyperlink>
    </w:p>
    <w:p w14:paraId="57E5B458" w14:textId="181DEFBB"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24" w:history="1">
        <w:r w:rsidRPr="00170F4B">
          <w:rPr>
            <w:rStyle w:val="Hyperlink"/>
            <w:noProof/>
            <w:lang w:val="en-US"/>
          </w:rPr>
          <w:t>6.2.7.6.2</w:t>
        </w:r>
        <w:r>
          <w:rPr>
            <w:rFonts w:eastAsiaTheme="minorEastAsia" w:cstheme="minorBidi"/>
            <w:noProof/>
            <w:sz w:val="22"/>
            <w:szCs w:val="22"/>
            <w:lang w:eastAsia="en-GB"/>
          </w:rPr>
          <w:tab/>
        </w:r>
        <w:r w:rsidRPr="00170F4B">
          <w:rPr>
            <w:rStyle w:val="Hyperlink"/>
            <w:noProof/>
            <w:lang w:val="en-US"/>
          </w:rPr>
          <w:t>Uplink aspects</w:t>
        </w:r>
        <w:r>
          <w:rPr>
            <w:noProof/>
            <w:webHidden/>
          </w:rPr>
          <w:tab/>
        </w:r>
        <w:r>
          <w:rPr>
            <w:noProof/>
            <w:webHidden/>
          </w:rPr>
          <w:fldChar w:fldCharType="begin"/>
        </w:r>
        <w:r>
          <w:rPr>
            <w:noProof/>
            <w:webHidden/>
          </w:rPr>
          <w:instrText xml:space="preserve"> PAGEREF _Toc514184624 \h </w:instrText>
        </w:r>
        <w:r>
          <w:rPr>
            <w:noProof/>
            <w:webHidden/>
          </w:rPr>
        </w:r>
        <w:r>
          <w:rPr>
            <w:noProof/>
            <w:webHidden/>
          </w:rPr>
          <w:fldChar w:fldCharType="separate"/>
        </w:r>
        <w:r>
          <w:rPr>
            <w:noProof/>
            <w:webHidden/>
          </w:rPr>
          <w:t>38</w:t>
        </w:r>
        <w:r>
          <w:rPr>
            <w:noProof/>
            <w:webHidden/>
          </w:rPr>
          <w:fldChar w:fldCharType="end"/>
        </w:r>
      </w:hyperlink>
    </w:p>
    <w:p w14:paraId="22447202" w14:textId="082558CC"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25" w:history="1">
        <w:r w:rsidRPr="00170F4B">
          <w:rPr>
            <w:rStyle w:val="Hyperlink"/>
            <w:noProof/>
            <w:lang w:val="en-US"/>
          </w:rPr>
          <w:t>6.2.7.6.3</w:t>
        </w:r>
        <w:r>
          <w:rPr>
            <w:rFonts w:eastAsiaTheme="minorEastAsia" w:cstheme="minorBidi"/>
            <w:noProof/>
            <w:sz w:val="22"/>
            <w:szCs w:val="22"/>
            <w:lang w:eastAsia="en-GB"/>
          </w:rPr>
          <w:tab/>
        </w:r>
        <w:r w:rsidRPr="00170F4B">
          <w:rPr>
            <w:rStyle w:val="Hyperlink"/>
            <w:noProof/>
          </w:rPr>
          <w:t>Common</w:t>
        </w:r>
        <w:r w:rsidRPr="00170F4B">
          <w:rPr>
            <w:rStyle w:val="Hyperlink"/>
            <w:noProof/>
            <w:lang w:val="en-US"/>
          </w:rPr>
          <w:t xml:space="preserve"> aspects</w:t>
        </w:r>
        <w:r>
          <w:rPr>
            <w:noProof/>
            <w:webHidden/>
          </w:rPr>
          <w:tab/>
        </w:r>
        <w:r>
          <w:rPr>
            <w:noProof/>
            <w:webHidden/>
          </w:rPr>
          <w:fldChar w:fldCharType="begin"/>
        </w:r>
        <w:r>
          <w:rPr>
            <w:noProof/>
            <w:webHidden/>
          </w:rPr>
          <w:instrText xml:space="preserve"> PAGEREF _Toc514184625 \h </w:instrText>
        </w:r>
        <w:r>
          <w:rPr>
            <w:noProof/>
            <w:webHidden/>
          </w:rPr>
        </w:r>
        <w:r>
          <w:rPr>
            <w:noProof/>
            <w:webHidden/>
          </w:rPr>
          <w:fldChar w:fldCharType="separate"/>
        </w:r>
        <w:r>
          <w:rPr>
            <w:noProof/>
            <w:webHidden/>
          </w:rPr>
          <w:t>39</w:t>
        </w:r>
        <w:r>
          <w:rPr>
            <w:noProof/>
            <w:webHidden/>
          </w:rPr>
          <w:fldChar w:fldCharType="end"/>
        </w:r>
      </w:hyperlink>
    </w:p>
    <w:p w14:paraId="36D668A1" w14:textId="18893CB2"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26" w:history="1">
        <w:r w:rsidRPr="00170F4B">
          <w:rPr>
            <w:rStyle w:val="Hyperlink"/>
            <w:noProof/>
            <w:lang w:val="en-US"/>
          </w:rPr>
          <w:t>6.2.7.7</w:t>
        </w:r>
        <w:r>
          <w:rPr>
            <w:rFonts w:eastAsiaTheme="minorEastAsia" w:cstheme="minorBidi"/>
            <w:noProof/>
            <w:sz w:val="22"/>
            <w:szCs w:val="22"/>
            <w:lang w:eastAsia="en-GB"/>
          </w:rPr>
          <w:tab/>
        </w:r>
        <w:r w:rsidRPr="00170F4B">
          <w:rPr>
            <w:rStyle w:val="Hyperlink"/>
            <w:noProof/>
            <w:lang w:val="en-US"/>
          </w:rPr>
          <w:t>Other</w:t>
        </w:r>
        <w:r>
          <w:rPr>
            <w:noProof/>
            <w:webHidden/>
          </w:rPr>
          <w:tab/>
        </w:r>
        <w:r>
          <w:rPr>
            <w:noProof/>
            <w:webHidden/>
          </w:rPr>
          <w:fldChar w:fldCharType="begin"/>
        </w:r>
        <w:r>
          <w:rPr>
            <w:noProof/>
            <w:webHidden/>
          </w:rPr>
          <w:instrText xml:space="preserve"> PAGEREF _Toc514184626 \h </w:instrText>
        </w:r>
        <w:r>
          <w:rPr>
            <w:noProof/>
            <w:webHidden/>
          </w:rPr>
        </w:r>
        <w:r>
          <w:rPr>
            <w:noProof/>
            <w:webHidden/>
          </w:rPr>
          <w:fldChar w:fldCharType="separate"/>
        </w:r>
        <w:r>
          <w:rPr>
            <w:noProof/>
            <w:webHidden/>
          </w:rPr>
          <w:t>40</w:t>
        </w:r>
        <w:r>
          <w:rPr>
            <w:noProof/>
            <w:webHidden/>
          </w:rPr>
          <w:fldChar w:fldCharType="end"/>
        </w:r>
      </w:hyperlink>
    </w:p>
    <w:p w14:paraId="5A78C147" w14:textId="29AE1526"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627" w:history="1">
        <w:r w:rsidRPr="00170F4B">
          <w:rPr>
            <w:rStyle w:val="Hyperlink"/>
            <w:noProof/>
          </w:rPr>
          <w:t>6.2.8</w:t>
        </w:r>
        <w:r>
          <w:rPr>
            <w:rFonts w:eastAsiaTheme="minorEastAsia" w:cstheme="minorBidi"/>
            <w:i w:val="0"/>
            <w:iCs w:val="0"/>
            <w:noProof/>
            <w:sz w:val="22"/>
            <w:szCs w:val="22"/>
            <w:lang w:eastAsia="en-GB"/>
          </w:rPr>
          <w:tab/>
        </w:r>
        <w:r w:rsidRPr="00170F4B">
          <w:rPr>
            <w:rStyle w:val="Hyperlink"/>
            <w:noProof/>
          </w:rPr>
          <w:t>Ultra Reliable Low Latency Communication for LTE - WID in RP-172845</w:t>
        </w:r>
        <w:r>
          <w:rPr>
            <w:noProof/>
            <w:webHidden/>
          </w:rPr>
          <w:tab/>
        </w:r>
        <w:r>
          <w:rPr>
            <w:noProof/>
            <w:webHidden/>
          </w:rPr>
          <w:fldChar w:fldCharType="begin"/>
        </w:r>
        <w:r>
          <w:rPr>
            <w:noProof/>
            <w:webHidden/>
          </w:rPr>
          <w:instrText xml:space="preserve"> PAGEREF _Toc514184627 \h </w:instrText>
        </w:r>
        <w:r>
          <w:rPr>
            <w:noProof/>
            <w:webHidden/>
          </w:rPr>
        </w:r>
        <w:r>
          <w:rPr>
            <w:noProof/>
            <w:webHidden/>
          </w:rPr>
          <w:fldChar w:fldCharType="separate"/>
        </w:r>
        <w:r>
          <w:rPr>
            <w:noProof/>
            <w:webHidden/>
          </w:rPr>
          <w:t>40</w:t>
        </w:r>
        <w:r>
          <w:rPr>
            <w:noProof/>
            <w:webHidden/>
          </w:rPr>
          <w:fldChar w:fldCharType="end"/>
        </w:r>
      </w:hyperlink>
    </w:p>
    <w:p w14:paraId="659BA3FF" w14:textId="1DEABA39"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28" w:history="1">
        <w:r w:rsidRPr="00170F4B">
          <w:rPr>
            <w:rStyle w:val="Hyperlink"/>
            <w:noProof/>
          </w:rPr>
          <w:t>6.2.8.1</w:t>
        </w:r>
        <w:r>
          <w:rPr>
            <w:rFonts w:eastAsiaTheme="minorEastAsia" w:cstheme="minorBidi"/>
            <w:noProof/>
            <w:sz w:val="22"/>
            <w:szCs w:val="22"/>
            <w:lang w:eastAsia="en-GB"/>
          </w:rPr>
          <w:tab/>
        </w:r>
        <w:r w:rsidRPr="00170F4B">
          <w:rPr>
            <w:rStyle w:val="Hyperlink"/>
            <w:noProof/>
          </w:rPr>
          <w:t>Blind/HARQ-less Repetition for Scheduled DL-SCH Operation</w:t>
        </w:r>
        <w:r>
          <w:rPr>
            <w:noProof/>
            <w:webHidden/>
          </w:rPr>
          <w:tab/>
        </w:r>
        <w:r>
          <w:rPr>
            <w:noProof/>
            <w:webHidden/>
          </w:rPr>
          <w:fldChar w:fldCharType="begin"/>
        </w:r>
        <w:r>
          <w:rPr>
            <w:noProof/>
            <w:webHidden/>
          </w:rPr>
          <w:instrText xml:space="preserve"> PAGEREF _Toc514184628 \h </w:instrText>
        </w:r>
        <w:r>
          <w:rPr>
            <w:noProof/>
            <w:webHidden/>
          </w:rPr>
        </w:r>
        <w:r>
          <w:rPr>
            <w:noProof/>
            <w:webHidden/>
          </w:rPr>
          <w:fldChar w:fldCharType="separate"/>
        </w:r>
        <w:r>
          <w:rPr>
            <w:noProof/>
            <w:webHidden/>
          </w:rPr>
          <w:t>40</w:t>
        </w:r>
        <w:r>
          <w:rPr>
            <w:noProof/>
            <w:webHidden/>
          </w:rPr>
          <w:fldChar w:fldCharType="end"/>
        </w:r>
      </w:hyperlink>
    </w:p>
    <w:p w14:paraId="1EEF5A5C" w14:textId="237E7897"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29" w:history="1">
        <w:r w:rsidRPr="00170F4B">
          <w:rPr>
            <w:rStyle w:val="Hyperlink"/>
            <w:noProof/>
          </w:rPr>
          <w:t>6.2.8.2</w:t>
        </w:r>
        <w:r>
          <w:rPr>
            <w:rFonts w:eastAsiaTheme="minorEastAsia" w:cstheme="minorBidi"/>
            <w:noProof/>
            <w:sz w:val="22"/>
            <w:szCs w:val="22"/>
            <w:lang w:eastAsia="en-GB"/>
          </w:rPr>
          <w:tab/>
        </w:r>
        <w:r w:rsidRPr="00170F4B">
          <w:rPr>
            <w:rStyle w:val="Hyperlink"/>
            <w:noProof/>
          </w:rPr>
          <w:t>Repetition Enhancements for UL SPS Operation</w:t>
        </w:r>
        <w:r>
          <w:rPr>
            <w:noProof/>
            <w:webHidden/>
          </w:rPr>
          <w:tab/>
        </w:r>
        <w:r>
          <w:rPr>
            <w:noProof/>
            <w:webHidden/>
          </w:rPr>
          <w:fldChar w:fldCharType="begin"/>
        </w:r>
        <w:r>
          <w:rPr>
            <w:noProof/>
            <w:webHidden/>
          </w:rPr>
          <w:instrText xml:space="preserve"> PAGEREF _Toc514184629 \h </w:instrText>
        </w:r>
        <w:r>
          <w:rPr>
            <w:noProof/>
            <w:webHidden/>
          </w:rPr>
        </w:r>
        <w:r>
          <w:rPr>
            <w:noProof/>
            <w:webHidden/>
          </w:rPr>
          <w:fldChar w:fldCharType="separate"/>
        </w:r>
        <w:r>
          <w:rPr>
            <w:noProof/>
            <w:webHidden/>
          </w:rPr>
          <w:t>41</w:t>
        </w:r>
        <w:r>
          <w:rPr>
            <w:noProof/>
            <w:webHidden/>
          </w:rPr>
          <w:fldChar w:fldCharType="end"/>
        </w:r>
      </w:hyperlink>
    </w:p>
    <w:p w14:paraId="5F6A4467" w14:textId="78E31E5D"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30" w:history="1">
        <w:r w:rsidRPr="00170F4B">
          <w:rPr>
            <w:rStyle w:val="Hyperlink"/>
            <w:noProof/>
          </w:rPr>
          <w:t>6.2.8.3</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_Toc514184630 \h </w:instrText>
        </w:r>
        <w:r>
          <w:rPr>
            <w:noProof/>
            <w:webHidden/>
          </w:rPr>
        </w:r>
        <w:r>
          <w:rPr>
            <w:noProof/>
            <w:webHidden/>
          </w:rPr>
          <w:fldChar w:fldCharType="separate"/>
        </w:r>
        <w:r>
          <w:rPr>
            <w:noProof/>
            <w:webHidden/>
          </w:rPr>
          <w:t>41</w:t>
        </w:r>
        <w:r>
          <w:rPr>
            <w:noProof/>
            <w:webHidden/>
          </w:rPr>
          <w:fldChar w:fldCharType="end"/>
        </w:r>
      </w:hyperlink>
    </w:p>
    <w:p w14:paraId="0ACEFA1D" w14:textId="2DCC961D"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631" w:history="1">
        <w:r w:rsidRPr="00170F4B">
          <w:rPr>
            <w:rStyle w:val="Hyperlink"/>
            <w:noProof/>
          </w:rPr>
          <w:t>6.2.9</w:t>
        </w:r>
        <w:r>
          <w:rPr>
            <w:rFonts w:eastAsiaTheme="minorEastAsia" w:cstheme="minorBidi"/>
            <w:i w:val="0"/>
            <w:iCs w:val="0"/>
            <w:noProof/>
            <w:sz w:val="22"/>
            <w:szCs w:val="22"/>
            <w:lang w:eastAsia="en-GB"/>
          </w:rPr>
          <w:tab/>
        </w:r>
        <w:r w:rsidRPr="00170F4B">
          <w:rPr>
            <w:rStyle w:val="Hyperlink"/>
            <w:noProof/>
          </w:rPr>
          <w:t>Enhanced LTE Support for Aerial Vehicles - WID in RP-172826</w:t>
        </w:r>
        <w:r>
          <w:rPr>
            <w:noProof/>
            <w:webHidden/>
          </w:rPr>
          <w:tab/>
        </w:r>
        <w:r>
          <w:rPr>
            <w:noProof/>
            <w:webHidden/>
          </w:rPr>
          <w:fldChar w:fldCharType="begin"/>
        </w:r>
        <w:r>
          <w:rPr>
            <w:noProof/>
            <w:webHidden/>
          </w:rPr>
          <w:instrText xml:space="preserve"> PAGEREF _Toc514184631 \h </w:instrText>
        </w:r>
        <w:r>
          <w:rPr>
            <w:noProof/>
            <w:webHidden/>
          </w:rPr>
        </w:r>
        <w:r>
          <w:rPr>
            <w:noProof/>
            <w:webHidden/>
          </w:rPr>
          <w:fldChar w:fldCharType="separate"/>
        </w:r>
        <w:r>
          <w:rPr>
            <w:noProof/>
            <w:webHidden/>
          </w:rPr>
          <w:t>42</w:t>
        </w:r>
        <w:r>
          <w:rPr>
            <w:noProof/>
            <w:webHidden/>
          </w:rPr>
          <w:fldChar w:fldCharType="end"/>
        </w:r>
      </w:hyperlink>
    </w:p>
    <w:p w14:paraId="415DE415" w14:textId="1358EFD5"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32" w:history="1">
        <w:r w:rsidRPr="00170F4B">
          <w:rPr>
            <w:rStyle w:val="Hyperlink"/>
            <w:noProof/>
          </w:rPr>
          <w:t>6.2.9.1</w:t>
        </w:r>
        <w:r>
          <w:rPr>
            <w:rFonts w:eastAsiaTheme="minorEastAsia" w:cstheme="minorBidi"/>
            <w:noProof/>
            <w:sz w:val="22"/>
            <w:szCs w:val="22"/>
            <w:lang w:eastAsia="en-GB"/>
          </w:rPr>
          <w:tab/>
        </w:r>
        <w:r w:rsidRPr="00170F4B">
          <w:rPr>
            <w:rStyle w:val="Hyperlink"/>
            <w:noProof/>
          </w:rPr>
          <w:t>UL power control enhancements</w:t>
        </w:r>
        <w:r>
          <w:rPr>
            <w:noProof/>
            <w:webHidden/>
          </w:rPr>
          <w:tab/>
        </w:r>
        <w:r>
          <w:rPr>
            <w:noProof/>
            <w:webHidden/>
          </w:rPr>
          <w:fldChar w:fldCharType="begin"/>
        </w:r>
        <w:r>
          <w:rPr>
            <w:noProof/>
            <w:webHidden/>
          </w:rPr>
          <w:instrText xml:space="preserve"> PAGEREF _Toc514184632 \h </w:instrText>
        </w:r>
        <w:r>
          <w:rPr>
            <w:noProof/>
            <w:webHidden/>
          </w:rPr>
        </w:r>
        <w:r>
          <w:rPr>
            <w:noProof/>
            <w:webHidden/>
          </w:rPr>
          <w:fldChar w:fldCharType="separate"/>
        </w:r>
        <w:r>
          <w:rPr>
            <w:noProof/>
            <w:webHidden/>
          </w:rPr>
          <w:t>42</w:t>
        </w:r>
        <w:r>
          <w:rPr>
            <w:noProof/>
            <w:webHidden/>
          </w:rPr>
          <w:fldChar w:fldCharType="end"/>
        </w:r>
      </w:hyperlink>
    </w:p>
    <w:p w14:paraId="4A03C049" w14:textId="36B48423"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33" w:history="1">
        <w:r w:rsidRPr="00170F4B">
          <w:rPr>
            <w:rStyle w:val="Hyperlink"/>
            <w:noProof/>
          </w:rPr>
          <w:t>6.2.9.2</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_Toc514184633 \h </w:instrText>
        </w:r>
        <w:r>
          <w:rPr>
            <w:noProof/>
            <w:webHidden/>
          </w:rPr>
        </w:r>
        <w:r>
          <w:rPr>
            <w:noProof/>
            <w:webHidden/>
          </w:rPr>
          <w:fldChar w:fldCharType="separate"/>
        </w:r>
        <w:r>
          <w:rPr>
            <w:noProof/>
            <w:webHidden/>
          </w:rPr>
          <w:t>42</w:t>
        </w:r>
        <w:r>
          <w:rPr>
            <w:noProof/>
            <w:webHidden/>
          </w:rPr>
          <w:fldChar w:fldCharType="end"/>
        </w:r>
      </w:hyperlink>
    </w:p>
    <w:p w14:paraId="0CF49560" w14:textId="66909B72"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634" w:history="1">
        <w:r w:rsidRPr="00170F4B">
          <w:rPr>
            <w:rStyle w:val="Hyperlink"/>
            <w:noProof/>
          </w:rPr>
          <w:t>6.2.10</w:t>
        </w:r>
        <w:r>
          <w:rPr>
            <w:rFonts w:eastAsiaTheme="minorEastAsia" w:cstheme="minorBidi"/>
            <w:i w:val="0"/>
            <w:iCs w:val="0"/>
            <w:noProof/>
            <w:sz w:val="22"/>
            <w:szCs w:val="22"/>
            <w:lang w:eastAsia="en-GB"/>
          </w:rPr>
          <w:tab/>
        </w:r>
        <w:r w:rsidRPr="00170F4B">
          <w:rPr>
            <w:rStyle w:val="Hyperlink"/>
            <w:noProof/>
          </w:rPr>
          <w:t xml:space="preserve">Enhancing CA Utilization - </w:t>
        </w:r>
        <w:r w:rsidRPr="00170F4B">
          <w:rPr>
            <w:rStyle w:val="Hyperlink"/>
            <w:rFonts w:cs="Times"/>
            <w:noProof/>
          </w:rPr>
          <w:t>WID in</w:t>
        </w:r>
        <w:r w:rsidRPr="00170F4B">
          <w:rPr>
            <w:rStyle w:val="Hyperlink"/>
            <w:noProof/>
          </w:rPr>
          <w:t xml:space="preserve"> </w:t>
        </w:r>
        <w:r w:rsidRPr="00170F4B">
          <w:rPr>
            <w:rStyle w:val="Hyperlink"/>
            <w:rFonts w:ascii="Times New Roman" w:hAnsi="Times New Roman"/>
            <w:noProof/>
          </w:rPr>
          <w:t>RP-180561</w:t>
        </w:r>
        <w:r>
          <w:rPr>
            <w:noProof/>
            <w:webHidden/>
          </w:rPr>
          <w:tab/>
        </w:r>
        <w:r>
          <w:rPr>
            <w:noProof/>
            <w:webHidden/>
          </w:rPr>
          <w:fldChar w:fldCharType="begin"/>
        </w:r>
        <w:r>
          <w:rPr>
            <w:noProof/>
            <w:webHidden/>
          </w:rPr>
          <w:instrText xml:space="preserve"> PAGEREF _Toc514184634 \h </w:instrText>
        </w:r>
        <w:r>
          <w:rPr>
            <w:noProof/>
            <w:webHidden/>
          </w:rPr>
        </w:r>
        <w:r>
          <w:rPr>
            <w:noProof/>
            <w:webHidden/>
          </w:rPr>
          <w:fldChar w:fldCharType="separate"/>
        </w:r>
        <w:r>
          <w:rPr>
            <w:noProof/>
            <w:webHidden/>
          </w:rPr>
          <w:t>42</w:t>
        </w:r>
        <w:r>
          <w:rPr>
            <w:noProof/>
            <w:webHidden/>
          </w:rPr>
          <w:fldChar w:fldCharType="end"/>
        </w:r>
      </w:hyperlink>
    </w:p>
    <w:p w14:paraId="1E134A16" w14:textId="13950D6D"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635" w:history="1">
        <w:r w:rsidRPr="00170F4B">
          <w:rPr>
            <w:rStyle w:val="Hyperlink"/>
            <w:noProof/>
          </w:rPr>
          <w:t>6.2.11</w:t>
        </w:r>
        <w:r>
          <w:rPr>
            <w:rFonts w:eastAsiaTheme="minorEastAsia" w:cstheme="minorBidi"/>
            <w:i w:val="0"/>
            <w:iCs w:val="0"/>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_Toc514184635 \h </w:instrText>
        </w:r>
        <w:r>
          <w:rPr>
            <w:noProof/>
            <w:webHidden/>
          </w:rPr>
        </w:r>
        <w:r>
          <w:rPr>
            <w:noProof/>
            <w:webHidden/>
          </w:rPr>
          <w:fldChar w:fldCharType="separate"/>
        </w:r>
        <w:r>
          <w:rPr>
            <w:noProof/>
            <w:webHidden/>
          </w:rPr>
          <w:t>43</w:t>
        </w:r>
        <w:r>
          <w:rPr>
            <w:noProof/>
            <w:webHidden/>
          </w:rPr>
          <w:fldChar w:fldCharType="end"/>
        </w:r>
      </w:hyperlink>
    </w:p>
    <w:p w14:paraId="650DE909" w14:textId="51A799CF" w:rsidR="004947F4" w:rsidRDefault="004947F4">
      <w:pPr>
        <w:pStyle w:val="TOC1"/>
        <w:tabs>
          <w:tab w:val="left" w:pos="400"/>
          <w:tab w:val="right" w:leader="dot" w:pos="10457"/>
        </w:tabs>
        <w:rPr>
          <w:rFonts w:eastAsiaTheme="minorEastAsia" w:cstheme="minorBidi"/>
          <w:b w:val="0"/>
          <w:bCs w:val="0"/>
          <w:caps w:val="0"/>
          <w:noProof/>
          <w:sz w:val="22"/>
          <w:szCs w:val="22"/>
          <w:lang w:eastAsia="en-GB"/>
        </w:rPr>
      </w:pPr>
      <w:hyperlink w:anchor="_Toc514184636" w:history="1">
        <w:r w:rsidRPr="00170F4B">
          <w:rPr>
            <w:rStyle w:val="Hyperlink"/>
            <w:noProof/>
          </w:rPr>
          <w:t>7</w:t>
        </w:r>
        <w:r>
          <w:rPr>
            <w:rFonts w:eastAsiaTheme="minorEastAsia" w:cstheme="minorBidi"/>
            <w:b w:val="0"/>
            <w:bCs w:val="0"/>
            <w:caps w:val="0"/>
            <w:noProof/>
            <w:sz w:val="22"/>
            <w:szCs w:val="22"/>
            <w:lang w:eastAsia="en-GB"/>
          </w:rPr>
          <w:tab/>
        </w:r>
        <w:r w:rsidRPr="00170F4B">
          <w:rPr>
            <w:rStyle w:val="Hyperlink"/>
            <w:noProof/>
          </w:rPr>
          <w:t>NR</w:t>
        </w:r>
        <w:r>
          <w:rPr>
            <w:noProof/>
            <w:webHidden/>
          </w:rPr>
          <w:tab/>
        </w:r>
        <w:r>
          <w:rPr>
            <w:noProof/>
            <w:webHidden/>
          </w:rPr>
          <w:fldChar w:fldCharType="begin"/>
        </w:r>
        <w:r>
          <w:rPr>
            <w:noProof/>
            <w:webHidden/>
          </w:rPr>
          <w:instrText xml:space="preserve"> PAGEREF _Toc514184636 \h </w:instrText>
        </w:r>
        <w:r>
          <w:rPr>
            <w:noProof/>
            <w:webHidden/>
          </w:rPr>
        </w:r>
        <w:r>
          <w:rPr>
            <w:noProof/>
            <w:webHidden/>
          </w:rPr>
          <w:fldChar w:fldCharType="separate"/>
        </w:r>
        <w:r>
          <w:rPr>
            <w:noProof/>
            <w:webHidden/>
          </w:rPr>
          <w:t>43</w:t>
        </w:r>
        <w:r>
          <w:rPr>
            <w:noProof/>
            <w:webHidden/>
          </w:rPr>
          <w:fldChar w:fldCharType="end"/>
        </w:r>
      </w:hyperlink>
    </w:p>
    <w:p w14:paraId="61B1DD34" w14:textId="3172CC1F"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637" w:history="1">
        <w:r w:rsidRPr="00170F4B">
          <w:rPr>
            <w:rStyle w:val="Hyperlink"/>
            <w:noProof/>
          </w:rPr>
          <w:t>7.1</w:t>
        </w:r>
        <w:r>
          <w:rPr>
            <w:rFonts w:eastAsiaTheme="minorEastAsia" w:cstheme="minorBidi"/>
            <w:smallCaps w:val="0"/>
            <w:noProof/>
            <w:sz w:val="22"/>
            <w:szCs w:val="22"/>
            <w:lang w:eastAsia="en-GB"/>
          </w:rPr>
          <w:tab/>
        </w:r>
        <w:r w:rsidRPr="00170F4B">
          <w:rPr>
            <w:rStyle w:val="Hyperlink"/>
            <w:noProof/>
          </w:rPr>
          <w:t xml:space="preserve">Maintenance of NR - </w:t>
        </w:r>
        <w:r w:rsidRPr="00170F4B">
          <w:rPr>
            <w:rStyle w:val="Hyperlink"/>
            <w:rFonts w:eastAsia="MS Mincho"/>
            <w:noProof/>
            <w:lang w:eastAsia="ja-JP"/>
          </w:rPr>
          <w:t>W</w:t>
        </w:r>
        <w:r w:rsidRPr="00170F4B">
          <w:rPr>
            <w:rStyle w:val="Hyperlink"/>
            <w:noProof/>
          </w:rPr>
          <w:t xml:space="preserve">ID in </w:t>
        </w:r>
        <w:r w:rsidRPr="00170F4B">
          <w:rPr>
            <w:rStyle w:val="Hyperlink"/>
            <w:rFonts w:eastAsia="MS Mincho"/>
            <w:noProof/>
            <w:lang w:eastAsia="ja-JP"/>
          </w:rPr>
          <w:t>RP-172834</w:t>
        </w:r>
        <w:r>
          <w:rPr>
            <w:noProof/>
            <w:webHidden/>
          </w:rPr>
          <w:tab/>
        </w:r>
        <w:r>
          <w:rPr>
            <w:noProof/>
            <w:webHidden/>
          </w:rPr>
          <w:fldChar w:fldCharType="begin"/>
        </w:r>
        <w:r>
          <w:rPr>
            <w:noProof/>
            <w:webHidden/>
          </w:rPr>
          <w:instrText xml:space="preserve"> PAGEREF _Toc514184637 \h </w:instrText>
        </w:r>
        <w:r>
          <w:rPr>
            <w:noProof/>
            <w:webHidden/>
          </w:rPr>
        </w:r>
        <w:r>
          <w:rPr>
            <w:noProof/>
            <w:webHidden/>
          </w:rPr>
          <w:fldChar w:fldCharType="separate"/>
        </w:r>
        <w:r>
          <w:rPr>
            <w:noProof/>
            <w:webHidden/>
          </w:rPr>
          <w:t>43</w:t>
        </w:r>
        <w:r>
          <w:rPr>
            <w:noProof/>
            <w:webHidden/>
          </w:rPr>
          <w:fldChar w:fldCharType="end"/>
        </w:r>
      </w:hyperlink>
    </w:p>
    <w:p w14:paraId="7F7FF30C" w14:textId="7B29F6FF"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638" w:history="1">
        <w:r w:rsidRPr="00170F4B">
          <w:rPr>
            <w:rStyle w:val="Hyperlink"/>
            <w:noProof/>
          </w:rPr>
          <w:t>7.1.1</w:t>
        </w:r>
        <w:r>
          <w:rPr>
            <w:rFonts w:eastAsiaTheme="minorEastAsia" w:cstheme="minorBidi"/>
            <w:i w:val="0"/>
            <w:iCs w:val="0"/>
            <w:noProof/>
            <w:sz w:val="22"/>
            <w:szCs w:val="22"/>
            <w:lang w:eastAsia="en-GB"/>
          </w:rPr>
          <w:tab/>
        </w:r>
        <w:r w:rsidRPr="00170F4B">
          <w:rPr>
            <w:rStyle w:val="Hyperlink"/>
            <w:noProof/>
          </w:rPr>
          <w:t>Initial access and mobility</w:t>
        </w:r>
        <w:r>
          <w:rPr>
            <w:noProof/>
            <w:webHidden/>
          </w:rPr>
          <w:tab/>
        </w:r>
        <w:r>
          <w:rPr>
            <w:noProof/>
            <w:webHidden/>
          </w:rPr>
          <w:fldChar w:fldCharType="begin"/>
        </w:r>
        <w:r>
          <w:rPr>
            <w:noProof/>
            <w:webHidden/>
          </w:rPr>
          <w:instrText xml:space="preserve"> PAGEREF _Toc514184638 \h </w:instrText>
        </w:r>
        <w:r>
          <w:rPr>
            <w:noProof/>
            <w:webHidden/>
          </w:rPr>
        </w:r>
        <w:r>
          <w:rPr>
            <w:noProof/>
            <w:webHidden/>
          </w:rPr>
          <w:fldChar w:fldCharType="separate"/>
        </w:r>
        <w:r>
          <w:rPr>
            <w:noProof/>
            <w:webHidden/>
          </w:rPr>
          <w:t>44</w:t>
        </w:r>
        <w:r>
          <w:rPr>
            <w:noProof/>
            <w:webHidden/>
          </w:rPr>
          <w:fldChar w:fldCharType="end"/>
        </w:r>
      </w:hyperlink>
    </w:p>
    <w:p w14:paraId="6A9C076C" w14:textId="2C1B5EB3"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39" w:history="1">
        <w:r w:rsidRPr="00170F4B">
          <w:rPr>
            <w:rStyle w:val="Hyperlink"/>
            <w:noProof/>
          </w:rPr>
          <w:t>7.1.1.1</w:t>
        </w:r>
        <w:r>
          <w:rPr>
            <w:rFonts w:eastAsiaTheme="minorEastAsia" w:cstheme="minorBidi"/>
            <w:noProof/>
            <w:sz w:val="22"/>
            <w:szCs w:val="22"/>
            <w:lang w:eastAsia="en-GB"/>
          </w:rPr>
          <w:tab/>
        </w:r>
        <w:r w:rsidRPr="00170F4B">
          <w:rPr>
            <w:rStyle w:val="Hyperlink"/>
            <w:noProof/>
          </w:rPr>
          <w:t>Synchronization signal</w:t>
        </w:r>
        <w:r>
          <w:rPr>
            <w:noProof/>
            <w:webHidden/>
          </w:rPr>
          <w:tab/>
        </w:r>
        <w:r>
          <w:rPr>
            <w:noProof/>
            <w:webHidden/>
          </w:rPr>
          <w:fldChar w:fldCharType="begin"/>
        </w:r>
        <w:r>
          <w:rPr>
            <w:noProof/>
            <w:webHidden/>
          </w:rPr>
          <w:instrText xml:space="preserve"> PAGEREF _Toc514184639 \h </w:instrText>
        </w:r>
        <w:r>
          <w:rPr>
            <w:noProof/>
            <w:webHidden/>
          </w:rPr>
        </w:r>
        <w:r>
          <w:rPr>
            <w:noProof/>
            <w:webHidden/>
          </w:rPr>
          <w:fldChar w:fldCharType="separate"/>
        </w:r>
        <w:r>
          <w:rPr>
            <w:noProof/>
            <w:webHidden/>
          </w:rPr>
          <w:t>44</w:t>
        </w:r>
        <w:r>
          <w:rPr>
            <w:noProof/>
            <w:webHidden/>
          </w:rPr>
          <w:fldChar w:fldCharType="end"/>
        </w:r>
      </w:hyperlink>
    </w:p>
    <w:p w14:paraId="7ED5A202" w14:textId="00C57EA9"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40" w:history="1">
        <w:r w:rsidRPr="00170F4B">
          <w:rPr>
            <w:rStyle w:val="Hyperlink"/>
            <w:noProof/>
          </w:rPr>
          <w:t>7.1.1.2</w:t>
        </w:r>
        <w:r>
          <w:rPr>
            <w:rFonts w:eastAsiaTheme="minorEastAsia" w:cstheme="minorBidi"/>
            <w:noProof/>
            <w:sz w:val="22"/>
            <w:szCs w:val="22"/>
            <w:lang w:eastAsia="en-GB"/>
          </w:rPr>
          <w:tab/>
        </w:r>
        <w:r w:rsidRPr="00170F4B">
          <w:rPr>
            <w:rStyle w:val="Hyperlink"/>
            <w:noProof/>
          </w:rPr>
          <w:t>Broadcast signal/channel</w:t>
        </w:r>
        <w:r>
          <w:rPr>
            <w:noProof/>
            <w:webHidden/>
          </w:rPr>
          <w:tab/>
        </w:r>
        <w:r>
          <w:rPr>
            <w:noProof/>
            <w:webHidden/>
          </w:rPr>
          <w:fldChar w:fldCharType="begin"/>
        </w:r>
        <w:r>
          <w:rPr>
            <w:noProof/>
            <w:webHidden/>
          </w:rPr>
          <w:instrText xml:space="preserve"> PAGEREF _Toc514184640 \h </w:instrText>
        </w:r>
        <w:r>
          <w:rPr>
            <w:noProof/>
            <w:webHidden/>
          </w:rPr>
        </w:r>
        <w:r>
          <w:rPr>
            <w:noProof/>
            <w:webHidden/>
          </w:rPr>
          <w:fldChar w:fldCharType="separate"/>
        </w:r>
        <w:r>
          <w:rPr>
            <w:noProof/>
            <w:webHidden/>
          </w:rPr>
          <w:t>46</w:t>
        </w:r>
        <w:r>
          <w:rPr>
            <w:noProof/>
            <w:webHidden/>
          </w:rPr>
          <w:fldChar w:fldCharType="end"/>
        </w:r>
      </w:hyperlink>
    </w:p>
    <w:p w14:paraId="64B51685" w14:textId="76EED836"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41" w:history="1">
        <w:r w:rsidRPr="00170F4B">
          <w:rPr>
            <w:rStyle w:val="Hyperlink"/>
            <w:noProof/>
          </w:rPr>
          <w:t>7.1.1.2.1</w:t>
        </w:r>
        <w:r>
          <w:rPr>
            <w:rFonts w:eastAsiaTheme="minorEastAsia" w:cstheme="minorBidi"/>
            <w:noProof/>
            <w:sz w:val="22"/>
            <w:szCs w:val="22"/>
            <w:lang w:eastAsia="en-GB"/>
          </w:rPr>
          <w:tab/>
        </w:r>
        <w:r w:rsidRPr="00170F4B">
          <w:rPr>
            <w:rStyle w:val="Hyperlink"/>
            <w:noProof/>
          </w:rPr>
          <w:t>NR-PBCH</w:t>
        </w:r>
        <w:r>
          <w:rPr>
            <w:noProof/>
            <w:webHidden/>
          </w:rPr>
          <w:tab/>
        </w:r>
        <w:r>
          <w:rPr>
            <w:noProof/>
            <w:webHidden/>
          </w:rPr>
          <w:fldChar w:fldCharType="begin"/>
        </w:r>
        <w:r>
          <w:rPr>
            <w:noProof/>
            <w:webHidden/>
          </w:rPr>
          <w:instrText xml:space="preserve"> PAGEREF _Toc514184641 \h </w:instrText>
        </w:r>
        <w:r>
          <w:rPr>
            <w:noProof/>
            <w:webHidden/>
          </w:rPr>
        </w:r>
        <w:r>
          <w:rPr>
            <w:noProof/>
            <w:webHidden/>
          </w:rPr>
          <w:fldChar w:fldCharType="separate"/>
        </w:r>
        <w:r>
          <w:rPr>
            <w:noProof/>
            <w:webHidden/>
          </w:rPr>
          <w:t>46</w:t>
        </w:r>
        <w:r>
          <w:rPr>
            <w:noProof/>
            <w:webHidden/>
          </w:rPr>
          <w:fldChar w:fldCharType="end"/>
        </w:r>
      </w:hyperlink>
    </w:p>
    <w:p w14:paraId="122DC675" w14:textId="4C75C47A"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42" w:history="1">
        <w:r w:rsidRPr="00170F4B">
          <w:rPr>
            <w:rStyle w:val="Hyperlink"/>
            <w:noProof/>
          </w:rPr>
          <w:t>7.1.1.2.2</w:t>
        </w:r>
        <w:r>
          <w:rPr>
            <w:rFonts w:eastAsiaTheme="minorEastAsia" w:cstheme="minorBidi"/>
            <w:noProof/>
            <w:sz w:val="22"/>
            <w:szCs w:val="22"/>
            <w:lang w:eastAsia="en-GB"/>
          </w:rPr>
          <w:tab/>
        </w:r>
        <w:r w:rsidRPr="00170F4B">
          <w:rPr>
            <w:rStyle w:val="Hyperlink"/>
            <w:noProof/>
          </w:rPr>
          <w:t>Remaining minimum system information</w:t>
        </w:r>
        <w:r>
          <w:rPr>
            <w:noProof/>
            <w:webHidden/>
          </w:rPr>
          <w:tab/>
        </w:r>
        <w:r>
          <w:rPr>
            <w:noProof/>
            <w:webHidden/>
          </w:rPr>
          <w:fldChar w:fldCharType="begin"/>
        </w:r>
        <w:r>
          <w:rPr>
            <w:noProof/>
            <w:webHidden/>
          </w:rPr>
          <w:instrText xml:space="preserve"> PAGEREF _Toc514184642 \h </w:instrText>
        </w:r>
        <w:r>
          <w:rPr>
            <w:noProof/>
            <w:webHidden/>
          </w:rPr>
        </w:r>
        <w:r>
          <w:rPr>
            <w:noProof/>
            <w:webHidden/>
          </w:rPr>
          <w:fldChar w:fldCharType="separate"/>
        </w:r>
        <w:r>
          <w:rPr>
            <w:noProof/>
            <w:webHidden/>
          </w:rPr>
          <w:t>47</w:t>
        </w:r>
        <w:r>
          <w:rPr>
            <w:noProof/>
            <w:webHidden/>
          </w:rPr>
          <w:fldChar w:fldCharType="end"/>
        </w:r>
      </w:hyperlink>
    </w:p>
    <w:p w14:paraId="01233DB1" w14:textId="25886DF6"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43" w:history="1">
        <w:r w:rsidRPr="00170F4B">
          <w:rPr>
            <w:rStyle w:val="Hyperlink"/>
            <w:noProof/>
          </w:rPr>
          <w:t>7.1.1.2.3</w:t>
        </w:r>
        <w:r>
          <w:rPr>
            <w:rFonts w:eastAsiaTheme="minorEastAsia" w:cstheme="minorBidi"/>
            <w:noProof/>
            <w:sz w:val="22"/>
            <w:szCs w:val="22"/>
            <w:lang w:eastAsia="en-GB"/>
          </w:rPr>
          <w:tab/>
        </w:r>
        <w:r w:rsidRPr="00170F4B">
          <w:rPr>
            <w:rStyle w:val="Hyperlink"/>
            <w:noProof/>
          </w:rPr>
          <w:t>Other system information delivery</w:t>
        </w:r>
        <w:r>
          <w:rPr>
            <w:noProof/>
            <w:webHidden/>
          </w:rPr>
          <w:tab/>
        </w:r>
        <w:r>
          <w:rPr>
            <w:noProof/>
            <w:webHidden/>
          </w:rPr>
          <w:fldChar w:fldCharType="begin"/>
        </w:r>
        <w:r>
          <w:rPr>
            <w:noProof/>
            <w:webHidden/>
          </w:rPr>
          <w:instrText xml:space="preserve"> PAGEREF _Toc514184643 \h </w:instrText>
        </w:r>
        <w:r>
          <w:rPr>
            <w:noProof/>
            <w:webHidden/>
          </w:rPr>
        </w:r>
        <w:r>
          <w:rPr>
            <w:noProof/>
            <w:webHidden/>
          </w:rPr>
          <w:fldChar w:fldCharType="separate"/>
        </w:r>
        <w:r>
          <w:rPr>
            <w:noProof/>
            <w:webHidden/>
          </w:rPr>
          <w:t>49</w:t>
        </w:r>
        <w:r>
          <w:rPr>
            <w:noProof/>
            <w:webHidden/>
          </w:rPr>
          <w:fldChar w:fldCharType="end"/>
        </w:r>
      </w:hyperlink>
    </w:p>
    <w:p w14:paraId="400251D8" w14:textId="787745CC"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44" w:history="1">
        <w:r w:rsidRPr="00170F4B">
          <w:rPr>
            <w:rStyle w:val="Hyperlink"/>
            <w:noProof/>
          </w:rPr>
          <w:t>7.1.1.3</w:t>
        </w:r>
        <w:r>
          <w:rPr>
            <w:rFonts w:eastAsiaTheme="minorEastAsia" w:cstheme="minorBidi"/>
            <w:noProof/>
            <w:sz w:val="22"/>
            <w:szCs w:val="22"/>
            <w:lang w:eastAsia="en-GB"/>
          </w:rPr>
          <w:tab/>
        </w:r>
        <w:r w:rsidRPr="00170F4B">
          <w:rPr>
            <w:rStyle w:val="Hyperlink"/>
            <w:noProof/>
          </w:rPr>
          <w:t>Paging design</w:t>
        </w:r>
        <w:r>
          <w:rPr>
            <w:noProof/>
            <w:webHidden/>
          </w:rPr>
          <w:tab/>
        </w:r>
        <w:r>
          <w:rPr>
            <w:noProof/>
            <w:webHidden/>
          </w:rPr>
          <w:fldChar w:fldCharType="begin"/>
        </w:r>
        <w:r>
          <w:rPr>
            <w:noProof/>
            <w:webHidden/>
          </w:rPr>
          <w:instrText xml:space="preserve"> PAGEREF _Toc514184644 \h </w:instrText>
        </w:r>
        <w:r>
          <w:rPr>
            <w:noProof/>
            <w:webHidden/>
          </w:rPr>
        </w:r>
        <w:r>
          <w:rPr>
            <w:noProof/>
            <w:webHidden/>
          </w:rPr>
          <w:fldChar w:fldCharType="separate"/>
        </w:r>
        <w:r>
          <w:rPr>
            <w:noProof/>
            <w:webHidden/>
          </w:rPr>
          <w:t>49</w:t>
        </w:r>
        <w:r>
          <w:rPr>
            <w:noProof/>
            <w:webHidden/>
          </w:rPr>
          <w:fldChar w:fldCharType="end"/>
        </w:r>
      </w:hyperlink>
    </w:p>
    <w:p w14:paraId="340A9B32" w14:textId="6B3CDA3F"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45" w:history="1">
        <w:r w:rsidRPr="00170F4B">
          <w:rPr>
            <w:rStyle w:val="Hyperlink"/>
            <w:rFonts w:eastAsia="MS Mincho"/>
            <w:noProof/>
            <w:lang w:eastAsia="ja-JP"/>
          </w:rPr>
          <w:t>7.1.1.4</w:t>
        </w:r>
        <w:r>
          <w:rPr>
            <w:rFonts w:eastAsiaTheme="minorEastAsia" w:cstheme="minorBidi"/>
            <w:noProof/>
            <w:sz w:val="22"/>
            <w:szCs w:val="22"/>
            <w:lang w:eastAsia="en-GB"/>
          </w:rPr>
          <w:tab/>
        </w:r>
        <w:r w:rsidRPr="00170F4B">
          <w:rPr>
            <w:rStyle w:val="Hyperlink"/>
            <w:noProof/>
          </w:rPr>
          <w:t>Physical random access channel</w:t>
        </w:r>
        <w:r w:rsidRPr="00170F4B">
          <w:rPr>
            <w:rStyle w:val="Hyperlink"/>
            <w:rFonts w:eastAsia="MS Mincho"/>
            <w:noProof/>
            <w:lang w:eastAsia="ja-JP"/>
          </w:rPr>
          <w:t xml:space="preserve"> and random access procedure</w:t>
        </w:r>
        <w:r>
          <w:rPr>
            <w:noProof/>
            <w:webHidden/>
          </w:rPr>
          <w:tab/>
        </w:r>
        <w:r>
          <w:rPr>
            <w:noProof/>
            <w:webHidden/>
          </w:rPr>
          <w:fldChar w:fldCharType="begin"/>
        </w:r>
        <w:r>
          <w:rPr>
            <w:noProof/>
            <w:webHidden/>
          </w:rPr>
          <w:instrText xml:space="preserve"> PAGEREF _Toc514184645 \h </w:instrText>
        </w:r>
        <w:r>
          <w:rPr>
            <w:noProof/>
            <w:webHidden/>
          </w:rPr>
        </w:r>
        <w:r>
          <w:rPr>
            <w:noProof/>
            <w:webHidden/>
          </w:rPr>
          <w:fldChar w:fldCharType="separate"/>
        </w:r>
        <w:r>
          <w:rPr>
            <w:noProof/>
            <w:webHidden/>
          </w:rPr>
          <w:t>50</w:t>
        </w:r>
        <w:r>
          <w:rPr>
            <w:noProof/>
            <w:webHidden/>
          </w:rPr>
          <w:fldChar w:fldCharType="end"/>
        </w:r>
      </w:hyperlink>
    </w:p>
    <w:p w14:paraId="15F0964C" w14:textId="75849305"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46" w:history="1">
        <w:r w:rsidRPr="00170F4B">
          <w:rPr>
            <w:rStyle w:val="Hyperlink"/>
            <w:noProof/>
          </w:rPr>
          <w:t>7.1.1.4.1</w:t>
        </w:r>
        <w:r>
          <w:rPr>
            <w:rFonts w:eastAsiaTheme="minorEastAsia" w:cstheme="minorBidi"/>
            <w:noProof/>
            <w:sz w:val="22"/>
            <w:szCs w:val="22"/>
            <w:lang w:eastAsia="en-GB"/>
          </w:rPr>
          <w:tab/>
        </w:r>
        <w:r w:rsidRPr="00170F4B">
          <w:rPr>
            <w:rStyle w:val="Hyperlink"/>
            <w:noProof/>
          </w:rPr>
          <w:t>PRACH formats</w:t>
        </w:r>
        <w:r>
          <w:rPr>
            <w:noProof/>
            <w:webHidden/>
          </w:rPr>
          <w:tab/>
        </w:r>
        <w:r>
          <w:rPr>
            <w:noProof/>
            <w:webHidden/>
          </w:rPr>
          <w:fldChar w:fldCharType="begin"/>
        </w:r>
        <w:r>
          <w:rPr>
            <w:noProof/>
            <w:webHidden/>
          </w:rPr>
          <w:instrText xml:space="preserve"> PAGEREF _Toc514184646 \h </w:instrText>
        </w:r>
        <w:r>
          <w:rPr>
            <w:noProof/>
            <w:webHidden/>
          </w:rPr>
        </w:r>
        <w:r>
          <w:rPr>
            <w:noProof/>
            <w:webHidden/>
          </w:rPr>
          <w:fldChar w:fldCharType="separate"/>
        </w:r>
        <w:r>
          <w:rPr>
            <w:noProof/>
            <w:webHidden/>
          </w:rPr>
          <w:t>50</w:t>
        </w:r>
        <w:r>
          <w:rPr>
            <w:noProof/>
            <w:webHidden/>
          </w:rPr>
          <w:fldChar w:fldCharType="end"/>
        </w:r>
      </w:hyperlink>
    </w:p>
    <w:p w14:paraId="49C29FE0" w14:textId="5FF6544E"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47" w:history="1">
        <w:r w:rsidRPr="00170F4B">
          <w:rPr>
            <w:rStyle w:val="Hyperlink"/>
            <w:noProof/>
          </w:rPr>
          <w:t>7.1.1.4.2</w:t>
        </w:r>
        <w:r>
          <w:rPr>
            <w:rFonts w:eastAsiaTheme="minorEastAsia" w:cstheme="minorBidi"/>
            <w:noProof/>
            <w:sz w:val="22"/>
            <w:szCs w:val="22"/>
            <w:lang w:eastAsia="en-GB"/>
          </w:rPr>
          <w:tab/>
        </w:r>
        <w:r w:rsidRPr="00170F4B">
          <w:rPr>
            <w:rStyle w:val="Hyperlink"/>
            <w:noProof/>
          </w:rPr>
          <w:t>RACH procedure</w:t>
        </w:r>
        <w:r>
          <w:rPr>
            <w:noProof/>
            <w:webHidden/>
          </w:rPr>
          <w:tab/>
        </w:r>
        <w:r>
          <w:rPr>
            <w:noProof/>
            <w:webHidden/>
          </w:rPr>
          <w:fldChar w:fldCharType="begin"/>
        </w:r>
        <w:r>
          <w:rPr>
            <w:noProof/>
            <w:webHidden/>
          </w:rPr>
          <w:instrText xml:space="preserve"> PAGEREF _Toc514184647 \h </w:instrText>
        </w:r>
        <w:r>
          <w:rPr>
            <w:noProof/>
            <w:webHidden/>
          </w:rPr>
        </w:r>
        <w:r>
          <w:rPr>
            <w:noProof/>
            <w:webHidden/>
          </w:rPr>
          <w:fldChar w:fldCharType="separate"/>
        </w:r>
        <w:r>
          <w:rPr>
            <w:noProof/>
            <w:webHidden/>
          </w:rPr>
          <w:t>57</w:t>
        </w:r>
        <w:r>
          <w:rPr>
            <w:noProof/>
            <w:webHidden/>
          </w:rPr>
          <w:fldChar w:fldCharType="end"/>
        </w:r>
      </w:hyperlink>
    </w:p>
    <w:p w14:paraId="4A7C2C0A" w14:textId="0F592A5A"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48" w:history="1">
        <w:r w:rsidRPr="00170F4B">
          <w:rPr>
            <w:rStyle w:val="Hyperlink"/>
            <w:rFonts w:eastAsia="MS Mincho"/>
            <w:noProof/>
            <w:lang w:eastAsia="ja-JP"/>
          </w:rPr>
          <w:t>7.1.1.5</w:t>
        </w:r>
        <w:r>
          <w:rPr>
            <w:rFonts w:eastAsiaTheme="minorEastAsia" w:cstheme="minorBidi"/>
            <w:noProof/>
            <w:sz w:val="22"/>
            <w:szCs w:val="22"/>
            <w:lang w:eastAsia="en-GB"/>
          </w:rPr>
          <w:tab/>
        </w:r>
        <w:r w:rsidRPr="00170F4B">
          <w:rPr>
            <w:rStyle w:val="Hyperlink"/>
            <w:noProof/>
          </w:rPr>
          <w:t>Mobility procedure</w:t>
        </w:r>
        <w:r>
          <w:rPr>
            <w:noProof/>
            <w:webHidden/>
          </w:rPr>
          <w:tab/>
        </w:r>
        <w:r>
          <w:rPr>
            <w:noProof/>
            <w:webHidden/>
          </w:rPr>
          <w:fldChar w:fldCharType="begin"/>
        </w:r>
        <w:r>
          <w:rPr>
            <w:noProof/>
            <w:webHidden/>
          </w:rPr>
          <w:instrText xml:space="preserve"> PAGEREF _Toc514184648 \h </w:instrText>
        </w:r>
        <w:r>
          <w:rPr>
            <w:noProof/>
            <w:webHidden/>
          </w:rPr>
        </w:r>
        <w:r>
          <w:rPr>
            <w:noProof/>
            <w:webHidden/>
          </w:rPr>
          <w:fldChar w:fldCharType="separate"/>
        </w:r>
        <w:r>
          <w:rPr>
            <w:noProof/>
            <w:webHidden/>
          </w:rPr>
          <w:t>61</w:t>
        </w:r>
        <w:r>
          <w:rPr>
            <w:noProof/>
            <w:webHidden/>
          </w:rPr>
          <w:fldChar w:fldCharType="end"/>
        </w:r>
      </w:hyperlink>
    </w:p>
    <w:p w14:paraId="18B26968" w14:textId="06779B52"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49" w:history="1">
        <w:r w:rsidRPr="00170F4B">
          <w:rPr>
            <w:rStyle w:val="Hyperlink"/>
            <w:noProof/>
          </w:rPr>
          <w:t>7.1.1.5.1</w:t>
        </w:r>
        <w:r>
          <w:rPr>
            <w:rFonts w:eastAsiaTheme="minorEastAsia" w:cstheme="minorBidi"/>
            <w:noProof/>
            <w:sz w:val="22"/>
            <w:szCs w:val="22"/>
            <w:lang w:eastAsia="en-GB"/>
          </w:rPr>
          <w:tab/>
        </w:r>
        <w:r w:rsidRPr="00170F4B">
          <w:rPr>
            <w:rStyle w:val="Hyperlink"/>
            <w:noProof/>
          </w:rPr>
          <w:t>Measurement for mobility management</w:t>
        </w:r>
        <w:r>
          <w:rPr>
            <w:noProof/>
            <w:webHidden/>
          </w:rPr>
          <w:tab/>
        </w:r>
        <w:r>
          <w:rPr>
            <w:noProof/>
            <w:webHidden/>
          </w:rPr>
          <w:fldChar w:fldCharType="begin"/>
        </w:r>
        <w:r>
          <w:rPr>
            <w:noProof/>
            <w:webHidden/>
          </w:rPr>
          <w:instrText xml:space="preserve"> PAGEREF _Toc514184649 \h </w:instrText>
        </w:r>
        <w:r>
          <w:rPr>
            <w:noProof/>
            <w:webHidden/>
          </w:rPr>
        </w:r>
        <w:r>
          <w:rPr>
            <w:noProof/>
            <w:webHidden/>
          </w:rPr>
          <w:fldChar w:fldCharType="separate"/>
        </w:r>
        <w:r>
          <w:rPr>
            <w:noProof/>
            <w:webHidden/>
          </w:rPr>
          <w:t>61</w:t>
        </w:r>
        <w:r>
          <w:rPr>
            <w:noProof/>
            <w:webHidden/>
          </w:rPr>
          <w:fldChar w:fldCharType="end"/>
        </w:r>
      </w:hyperlink>
    </w:p>
    <w:p w14:paraId="0F82723B" w14:textId="5969D2C8"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50" w:history="1">
        <w:r w:rsidRPr="00170F4B">
          <w:rPr>
            <w:rStyle w:val="Hyperlink"/>
            <w:noProof/>
          </w:rPr>
          <w:t>7.1.1.5.2</w:t>
        </w:r>
        <w:r>
          <w:rPr>
            <w:rFonts w:eastAsiaTheme="minorEastAsia" w:cstheme="minorBidi"/>
            <w:noProof/>
            <w:sz w:val="22"/>
            <w:szCs w:val="22"/>
            <w:lang w:eastAsia="en-GB"/>
          </w:rPr>
          <w:tab/>
        </w:r>
        <w:r w:rsidRPr="00170F4B">
          <w:rPr>
            <w:rStyle w:val="Hyperlink"/>
            <w:noProof/>
          </w:rPr>
          <w:t>Radio link monitoring for mobility management</w:t>
        </w:r>
        <w:r>
          <w:rPr>
            <w:noProof/>
            <w:webHidden/>
          </w:rPr>
          <w:tab/>
        </w:r>
        <w:r>
          <w:rPr>
            <w:noProof/>
            <w:webHidden/>
          </w:rPr>
          <w:fldChar w:fldCharType="begin"/>
        </w:r>
        <w:r>
          <w:rPr>
            <w:noProof/>
            <w:webHidden/>
          </w:rPr>
          <w:instrText xml:space="preserve"> PAGEREF _Toc514184650 \h </w:instrText>
        </w:r>
        <w:r>
          <w:rPr>
            <w:noProof/>
            <w:webHidden/>
          </w:rPr>
        </w:r>
        <w:r>
          <w:rPr>
            <w:noProof/>
            <w:webHidden/>
          </w:rPr>
          <w:fldChar w:fldCharType="separate"/>
        </w:r>
        <w:r>
          <w:rPr>
            <w:noProof/>
            <w:webHidden/>
          </w:rPr>
          <w:t>64</w:t>
        </w:r>
        <w:r>
          <w:rPr>
            <w:noProof/>
            <w:webHidden/>
          </w:rPr>
          <w:fldChar w:fldCharType="end"/>
        </w:r>
      </w:hyperlink>
    </w:p>
    <w:p w14:paraId="1A6504CC" w14:textId="446F7FC0"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51" w:history="1">
        <w:r w:rsidRPr="00170F4B">
          <w:rPr>
            <w:rStyle w:val="Hyperlink"/>
            <w:noProof/>
          </w:rPr>
          <w:t>7.1.1.6</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_Toc514184651 \h </w:instrText>
        </w:r>
        <w:r>
          <w:rPr>
            <w:noProof/>
            <w:webHidden/>
          </w:rPr>
        </w:r>
        <w:r>
          <w:rPr>
            <w:noProof/>
            <w:webHidden/>
          </w:rPr>
          <w:fldChar w:fldCharType="separate"/>
        </w:r>
        <w:r>
          <w:rPr>
            <w:noProof/>
            <w:webHidden/>
          </w:rPr>
          <w:t>65</w:t>
        </w:r>
        <w:r>
          <w:rPr>
            <w:noProof/>
            <w:webHidden/>
          </w:rPr>
          <w:fldChar w:fldCharType="end"/>
        </w:r>
      </w:hyperlink>
    </w:p>
    <w:p w14:paraId="3075C4E7" w14:textId="78FDE7FF"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652" w:history="1">
        <w:r w:rsidRPr="00170F4B">
          <w:rPr>
            <w:rStyle w:val="Hyperlink"/>
            <w:noProof/>
          </w:rPr>
          <w:t>7.1.2</w:t>
        </w:r>
        <w:r>
          <w:rPr>
            <w:rFonts w:eastAsiaTheme="minorEastAsia" w:cstheme="minorBidi"/>
            <w:i w:val="0"/>
            <w:iCs w:val="0"/>
            <w:noProof/>
            <w:sz w:val="22"/>
            <w:szCs w:val="22"/>
            <w:lang w:eastAsia="en-GB"/>
          </w:rPr>
          <w:tab/>
        </w:r>
        <w:r w:rsidRPr="00170F4B">
          <w:rPr>
            <w:rStyle w:val="Hyperlink"/>
            <w:noProof/>
          </w:rPr>
          <w:t>MIMO</w:t>
        </w:r>
        <w:r>
          <w:rPr>
            <w:noProof/>
            <w:webHidden/>
          </w:rPr>
          <w:tab/>
        </w:r>
        <w:r>
          <w:rPr>
            <w:noProof/>
            <w:webHidden/>
          </w:rPr>
          <w:fldChar w:fldCharType="begin"/>
        </w:r>
        <w:r>
          <w:rPr>
            <w:noProof/>
            <w:webHidden/>
          </w:rPr>
          <w:instrText xml:space="preserve"> PAGEREF _Toc514184652 \h </w:instrText>
        </w:r>
        <w:r>
          <w:rPr>
            <w:noProof/>
            <w:webHidden/>
          </w:rPr>
        </w:r>
        <w:r>
          <w:rPr>
            <w:noProof/>
            <w:webHidden/>
          </w:rPr>
          <w:fldChar w:fldCharType="separate"/>
        </w:r>
        <w:r>
          <w:rPr>
            <w:noProof/>
            <w:webHidden/>
          </w:rPr>
          <w:t>66</w:t>
        </w:r>
        <w:r>
          <w:rPr>
            <w:noProof/>
            <w:webHidden/>
          </w:rPr>
          <w:fldChar w:fldCharType="end"/>
        </w:r>
      </w:hyperlink>
    </w:p>
    <w:p w14:paraId="310F8DA3" w14:textId="037735D8"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53" w:history="1">
        <w:r w:rsidRPr="00170F4B">
          <w:rPr>
            <w:rStyle w:val="Hyperlink"/>
            <w:noProof/>
          </w:rPr>
          <w:t>7.1.2.1</w:t>
        </w:r>
        <w:r>
          <w:rPr>
            <w:rFonts w:eastAsiaTheme="minorEastAsia" w:cstheme="minorBidi"/>
            <w:noProof/>
            <w:sz w:val="22"/>
            <w:szCs w:val="22"/>
            <w:lang w:eastAsia="en-GB"/>
          </w:rPr>
          <w:tab/>
        </w:r>
        <w:r w:rsidRPr="00170F4B">
          <w:rPr>
            <w:rStyle w:val="Hyperlink"/>
            <w:noProof/>
          </w:rPr>
          <w:t>Multi-antenna scheme</w:t>
        </w:r>
        <w:r>
          <w:rPr>
            <w:noProof/>
            <w:webHidden/>
          </w:rPr>
          <w:tab/>
        </w:r>
        <w:r>
          <w:rPr>
            <w:noProof/>
            <w:webHidden/>
          </w:rPr>
          <w:fldChar w:fldCharType="begin"/>
        </w:r>
        <w:r>
          <w:rPr>
            <w:noProof/>
            <w:webHidden/>
          </w:rPr>
          <w:instrText xml:space="preserve"> PAGEREF _Toc514184653 \h </w:instrText>
        </w:r>
        <w:r>
          <w:rPr>
            <w:noProof/>
            <w:webHidden/>
          </w:rPr>
        </w:r>
        <w:r>
          <w:rPr>
            <w:noProof/>
            <w:webHidden/>
          </w:rPr>
          <w:fldChar w:fldCharType="separate"/>
        </w:r>
        <w:r>
          <w:rPr>
            <w:noProof/>
            <w:webHidden/>
          </w:rPr>
          <w:t>66</w:t>
        </w:r>
        <w:r>
          <w:rPr>
            <w:noProof/>
            <w:webHidden/>
          </w:rPr>
          <w:fldChar w:fldCharType="end"/>
        </w:r>
      </w:hyperlink>
    </w:p>
    <w:p w14:paraId="3CB97723" w14:textId="41C51AD8"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54" w:history="1">
        <w:r w:rsidRPr="00170F4B">
          <w:rPr>
            <w:rStyle w:val="Hyperlink"/>
            <w:noProof/>
          </w:rPr>
          <w:t>7.1.2.1.1</w:t>
        </w:r>
        <w:r>
          <w:rPr>
            <w:rFonts w:eastAsiaTheme="minorEastAsia" w:cstheme="minorBidi"/>
            <w:noProof/>
            <w:sz w:val="22"/>
            <w:szCs w:val="22"/>
            <w:lang w:eastAsia="en-GB"/>
          </w:rPr>
          <w:tab/>
        </w:r>
        <w:r w:rsidRPr="00170F4B">
          <w:rPr>
            <w:rStyle w:val="Hyperlink"/>
            <w:noProof/>
          </w:rPr>
          <w:t>Codeword mapping</w:t>
        </w:r>
        <w:r>
          <w:rPr>
            <w:noProof/>
            <w:webHidden/>
          </w:rPr>
          <w:tab/>
        </w:r>
        <w:r>
          <w:rPr>
            <w:noProof/>
            <w:webHidden/>
          </w:rPr>
          <w:fldChar w:fldCharType="begin"/>
        </w:r>
        <w:r>
          <w:rPr>
            <w:noProof/>
            <w:webHidden/>
          </w:rPr>
          <w:instrText xml:space="preserve"> PAGEREF _Toc514184654 \h </w:instrText>
        </w:r>
        <w:r>
          <w:rPr>
            <w:noProof/>
            <w:webHidden/>
          </w:rPr>
        </w:r>
        <w:r>
          <w:rPr>
            <w:noProof/>
            <w:webHidden/>
          </w:rPr>
          <w:fldChar w:fldCharType="separate"/>
        </w:r>
        <w:r>
          <w:rPr>
            <w:noProof/>
            <w:webHidden/>
          </w:rPr>
          <w:t>66</w:t>
        </w:r>
        <w:r>
          <w:rPr>
            <w:noProof/>
            <w:webHidden/>
          </w:rPr>
          <w:fldChar w:fldCharType="end"/>
        </w:r>
      </w:hyperlink>
    </w:p>
    <w:p w14:paraId="321C5A26" w14:textId="4BF25E86"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55" w:history="1">
        <w:r w:rsidRPr="00170F4B">
          <w:rPr>
            <w:rStyle w:val="Hyperlink"/>
            <w:noProof/>
          </w:rPr>
          <w:t>7.1.2.1.2</w:t>
        </w:r>
        <w:r>
          <w:rPr>
            <w:rFonts w:eastAsiaTheme="minorEastAsia" w:cstheme="minorBidi"/>
            <w:noProof/>
            <w:sz w:val="22"/>
            <w:szCs w:val="22"/>
            <w:lang w:eastAsia="en-GB"/>
          </w:rPr>
          <w:tab/>
        </w:r>
        <w:r w:rsidRPr="00170F4B">
          <w:rPr>
            <w:rStyle w:val="Hyperlink"/>
            <w:noProof/>
          </w:rPr>
          <w:t>Codebook based transmission for UL</w:t>
        </w:r>
        <w:r>
          <w:rPr>
            <w:noProof/>
            <w:webHidden/>
          </w:rPr>
          <w:tab/>
        </w:r>
        <w:r>
          <w:rPr>
            <w:noProof/>
            <w:webHidden/>
          </w:rPr>
          <w:fldChar w:fldCharType="begin"/>
        </w:r>
        <w:r>
          <w:rPr>
            <w:noProof/>
            <w:webHidden/>
          </w:rPr>
          <w:instrText xml:space="preserve"> PAGEREF _Toc514184655 \h </w:instrText>
        </w:r>
        <w:r>
          <w:rPr>
            <w:noProof/>
            <w:webHidden/>
          </w:rPr>
        </w:r>
        <w:r>
          <w:rPr>
            <w:noProof/>
            <w:webHidden/>
          </w:rPr>
          <w:fldChar w:fldCharType="separate"/>
        </w:r>
        <w:r>
          <w:rPr>
            <w:noProof/>
            <w:webHidden/>
          </w:rPr>
          <w:t>67</w:t>
        </w:r>
        <w:r>
          <w:rPr>
            <w:noProof/>
            <w:webHidden/>
          </w:rPr>
          <w:fldChar w:fldCharType="end"/>
        </w:r>
      </w:hyperlink>
    </w:p>
    <w:p w14:paraId="04BB34E2" w14:textId="3ACC93FC"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56" w:history="1">
        <w:r w:rsidRPr="00170F4B">
          <w:rPr>
            <w:rStyle w:val="Hyperlink"/>
            <w:noProof/>
          </w:rPr>
          <w:t>7.1.2.1.3</w:t>
        </w:r>
        <w:r>
          <w:rPr>
            <w:rFonts w:eastAsiaTheme="minorEastAsia" w:cstheme="minorBidi"/>
            <w:noProof/>
            <w:sz w:val="22"/>
            <w:szCs w:val="22"/>
            <w:lang w:eastAsia="en-GB"/>
          </w:rPr>
          <w:tab/>
        </w:r>
        <w:r w:rsidRPr="00170F4B">
          <w:rPr>
            <w:rStyle w:val="Hyperlink"/>
            <w:noProof/>
          </w:rPr>
          <w:t>Non-codebook based transmission for UL</w:t>
        </w:r>
        <w:r>
          <w:rPr>
            <w:noProof/>
            <w:webHidden/>
          </w:rPr>
          <w:tab/>
        </w:r>
        <w:r>
          <w:rPr>
            <w:noProof/>
            <w:webHidden/>
          </w:rPr>
          <w:fldChar w:fldCharType="begin"/>
        </w:r>
        <w:r>
          <w:rPr>
            <w:noProof/>
            <w:webHidden/>
          </w:rPr>
          <w:instrText xml:space="preserve"> PAGEREF _Toc514184656 \h </w:instrText>
        </w:r>
        <w:r>
          <w:rPr>
            <w:noProof/>
            <w:webHidden/>
          </w:rPr>
        </w:r>
        <w:r>
          <w:rPr>
            <w:noProof/>
            <w:webHidden/>
          </w:rPr>
          <w:fldChar w:fldCharType="separate"/>
        </w:r>
        <w:r>
          <w:rPr>
            <w:noProof/>
            <w:webHidden/>
          </w:rPr>
          <w:t>68</w:t>
        </w:r>
        <w:r>
          <w:rPr>
            <w:noProof/>
            <w:webHidden/>
          </w:rPr>
          <w:fldChar w:fldCharType="end"/>
        </w:r>
      </w:hyperlink>
    </w:p>
    <w:p w14:paraId="1CE863BF" w14:textId="0DE521F8"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57" w:history="1">
        <w:r w:rsidRPr="00170F4B">
          <w:rPr>
            <w:rStyle w:val="Hyperlink"/>
            <w:noProof/>
          </w:rPr>
          <w:t>7.1.2.1.4</w:t>
        </w:r>
        <w:r>
          <w:rPr>
            <w:rFonts w:eastAsiaTheme="minorEastAsia" w:cstheme="minorBidi"/>
            <w:noProof/>
            <w:sz w:val="22"/>
            <w:szCs w:val="22"/>
            <w:lang w:eastAsia="en-GB"/>
          </w:rPr>
          <w:tab/>
        </w:r>
        <w:r w:rsidRPr="00170F4B">
          <w:rPr>
            <w:rStyle w:val="Hyperlink"/>
            <w:noProof/>
          </w:rPr>
          <w:t>PRB bundling for DL</w:t>
        </w:r>
        <w:r>
          <w:rPr>
            <w:noProof/>
            <w:webHidden/>
          </w:rPr>
          <w:tab/>
        </w:r>
        <w:r>
          <w:rPr>
            <w:noProof/>
            <w:webHidden/>
          </w:rPr>
          <w:fldChar w:fldCharType="begin"/>
        </w:r>
        <w:r>
          <w:rPr>
            <w:noProof/>
            <w:webHidden/>
          </w:rPr>
          <w:instrText xml:space="preserve"> PAGEREF _Toc514184657 \h </w:instrText>
        </w:r>
        <w:r>
          <w:rPr>
            <w:noProof/>
            <w:webHidden/>
          </w:rPr>
        </w:r>
        <w:r>
          <w:rPr>
            <w:noProof/>
            <w:webHidden/>
          </w:rPr>
          <w:fldChar w:fldCharType="separate"/>
        </w:r>
        <w:r>
          <w:rPr>
            <w:noProof/>
            <w:webHidden/>
          </w:rPr>
          <w:t>69</w:t>
        </w:r>
        <w:r>
          <w:rPr>
            <w:noProof/>
            <w:webHidden/>
          </w:rPr>
          <w:fldChar w:fldCharType="end"/>
        </w:r>
      </w:hyperlink>
    </w:p>
    <w:p w14:paraId="1A475F38" w14:textId="04B8EBD3"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58" w:history="1">
        <w:r w:rsidRPr="00170F4B">
          <w:rPr>
            <w:rStyle w:val="Hyperlink"/>
            <w:noProof/>
          </w:rPr>
          <w:t>7.1.2.1.5</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_Toc514184658 \h </w:instrText>
        </w:r>
        <w:r>
          <w:rPr>
            <w:noProof/>
            <w:webHidden/>
          </w:rPr>
        </w:r>
        <w:r>
          <w:rPr>
            <w:noProof/>
            <w:webHidden/>
          </w:rPr>
          <w:fldChar w:fldCharType="separate"/>
        </w:r>
        <w:r>
          <w:rPr>
            <w:noProof/>
            <w:webHidden/>
          </w:rPr>
          <w:t>70</w:t>
        </w:r>
        <w:r>
          <w:rPr>
            <w:noProof/>
            <w:webHidden/>
          </w:rPr>
          <w:fldChar w:fldCharType="end"/>
        </w:r>
      </w:hyperlink>
    </w:p>
    <w:p w14:paraId="3F1CB019" w14:textId="1F76DFA4"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59" w:history="1">
        <w:r w:rsidRPr="00170F4B">
          <w:rPr>
            <w:rStyle w:val="Hyperlink"/>
            <w:noProof/>
          </w:rPr>
          <w:t>7.1.2.2</w:t>
        </w:r>
        <w:r>
          <w:rPr>
            <w:rFonts w:eastAsiaTheme="minorEastAsia" w:cstheme="minorBidi"/>
            <w:noProof/>
            <w:sz w:val="22"/>
            <w:szCs w:val="22"/>
            <w:lang w:eastAsia="en-GB"/>
          </w:rPr>
          <w:tab/>
        </w:r>
        <w:r w:rsidRPr="00170F4B">
          <w:rPr>
            <w:rStyle w:val="Hyperlink"/>
            <w:noProof/>
          </w:rPr>
          <w:t>CSI acquisition and beam management</w:t>
        </w:r>
        <w:r>
          <w:rPr>
            <w:noProof/>
            <w:webHidden/>
          </w:rPr>
          <w:tab/>
        </w:r>
        <w:r>
          <w:rPr>
            <w:noProof/>
            <w:webHidden/>
          </w:rPr>
          <w:fldChar w:fldCharType="begin"/>
        </w:r>
        <w:r>
          <w:rPr>
            <w:noProof/>
            <w:webHidden/>
          </w:rPr>
          <w:instrText xml:space="preserve"> PAGEREF _Toc514184659 \h </w:instrText>
        </w:r>
        <w:r>
          <w:rPr>
            <w:noProof/>
            <w:webHidden/>
          </w:rPr>
        </w:r>
        <w:r>
          <w:rPr>
            <w:noProof/>
            <w:webHidden/>
          </w:rPr>
          <w:fldChar w:fldCharType="separate"/>
        </w:r>
        <w:r>
          <w:rPr>
            <w:noProof/>
            <w:webHidden/>
          </w:rPr>
          <w:t>70</w:t>
        </w:r>
        <w:r>
          <w:rPr>
            <w:noProof/>
            <w:webHidden/>
          </w:rPr>
          <w:fldChar w:fldCharType="end"/>
        </w:r>
      </w:hyperlink>
    </w:p>
    <w:p w14:paraId="4A9C973B" w14:textId="038F2A8B"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60" w:history="1">
        <w:r w:rsidRPr="00170F4B">
          <w:rPr>
            <w:rStyle w:val="Hyperlink"/>
            <w:noProof/>
          </w:rPr>
          <w:t>7.1.2.2.1</w:t>
        </w:r>
        <w:r>
          <w:rPr>
            <w:rFonts w:eastAsiaTheme="minorEastAsia" w:cstheme="minorBidi"/>
            <w:noProof/>
            <w:sz w:val="22"/>
            <w:szCs w:val="22"/>
            <w:lang w:eastAsia="en-GB"/>
          </w:rPr>
          <w:tab/>
        </w:r>
        <w:r w:rsidRPr="00170F4B">
          <w:rPr>
            <w:rStyle w:val="Hyperlink"/>
            <w:noProof/>
          </w:rPr>
          <w:t>CSI measurement</w:t>
        </w:r>
        <w:r>
          <w:rPr>
            <w:noProof/>
            <w:webHidden/>
          </w:rPr>
          <w:tab/>
        </w:r>
        <w:r>
          <w:rPr>
            <w:noProof/>
            <w:webHidden/>
          </w:rPr>
          <w:fldChar w:fldCharType="begin"/>
        </w:r>
        <w:r>
          <w:rPr>
            <w:noProof/>
            <w:webHidden/>
          </w:rPr>
          <w:instrText xml:space="preserve"> PAGEREF _Toc514184660 \h </w:instrText>
        </w:r>
        <w:r>
          <w:rPr>
            <w:noProof/>
            <w:webHidden/>
          </w:rPr>
        </w:r>
        <w:r>
          <w:rPr>
            <w:noProof/>
            <w:webHidden/>
          </w:rPr>
          <w:fldChar w:fldCharType="separate"/>
        </w:r>
        <w:r>
          <w:rPr>
            <w:noProof/>
            <w:webHidden/>
          </w:rPr>
          <w:t>70</w:t>
        </w:r>
        <w:r>
          <w:rPr>
            <w:noProof/>
            <w:webHidden/>
          </w:rPr>
          <w:fldChar w:fldCharType="end"/>
        </w:r>
      </w:hyperlink>
    </w:p>
    <w:p w14:paraId="74629EB4" w14:textId="6BD4C2F4"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61" w:history="1">
        <w:r w:rsidRPr="00170F4B">
          <w:rPr>
            <w:rStyle w:val="Hyperlink"/>
            <w:noProof/>
          </w:rPr>
          <w:t>7.1.2.2.2</w:t>
        </w:r>
        <w:r>
          <w:rPr>
            <w:rFonts w:eastAsiaTheme="minorEastAsia" w:cstheme="minorBidi"/>
            <w:noProof/>
            <w:sz w:val="22"/>
            <w:szCs w:val="22"/>
            <w:lang w:eastAsia="en-GB"/>
          </w:rPr>
          <w:tab/>
        </w:r>
        <w:r w:rsidRPr="00170F4B">
          <w:rPr>
            <w:rStyle w:val="Hyperlink"/>
            <w:noProof/>
          </w:rPr>
          <w:t>CSI reporting</w:t>
        </w:r>
        <w:r>
          <w:rPr>
            <w:noProof/>
            <w:webHidden/>
          </w:rPr>
          <w:tab/>
        </w:r>
        <w:r>
          <w:rPr>
            <w:noProof/>
            <w:webHidden/>
          </w:rPr>
          <w:fldChar w:fldCharType="begin"/>
        </w:r>
        <w:r>
          <w:rPr>
            <w:noProof/>
            <w:webHidden/>
          </w:rPr>
          <w:instrText xml:space="preserve"> PAGEREF _Toc514184661 \h </w:instrText>
        </w:r>
        <w:r>
          <w:rPr>
            <w:noProof/>
            <w:webHidden/>
          </w:rPr>
        </w:r>
        <w:r>
          <w:rPr>
            <w:noProof/>
            <w:webHidden/>
          </w:rPr>
          <w:fldChar w:fldCharType="separate"/>
        </w:r>
        <w:r>
          <w:rPr>
            <w:noProof/>
            <w:webHidden/>
          </w:rPr>
          <w:t>71</w:t>
        </w:r>
        <w:r>
          <w:rPr>
            <w:noProof/>
            <w:webHidden/>
          </w:rPr>
          <w:fldChar w:fldCharType="end"/>
        </w:r>
      </w:hyperlink>
    </w:p>
    <w:p w14:paraId="066F4B4B" w14:textId="20210347"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62" w:history="1">
        <w:r w:rsidRPr="00170F4B">
          <w:rPr>
            <w:rStyle w:val="Hyperlink"/>
            <w:noProof/>
          </w:rPr>
          <w:t>7.1.2.2.3</w:t>
        </w:r>
        <w:r>
          <w:rPr>
            <w:rFonts w:eastAsiaTheme="minorEastAsia" w:cstheme="minorBidi"/>
            <w:noProof/>
            <w:sz w:val="22"/>
            <w:szCs w:val="22"/>
            <w:lang w:eastAsia="en-GB"/>
          </w:rPr>
          <w:tab/>
        </w:r>
        <w:r w:rsidRPr="00170F4B">
          <w:rPr>
            <w:rStyle w:val="Hyperlink"/>
            <w:noProof/>
          </w:rPr>
          <w:t>Beam measurement and reporting</w:t>
        </w:r>
        <w:r>
          <w:rPr>
            <w:noProof/>
            <w:webHidden/>
          </w:rPr>
          <w:tab/>
        </w:r>
        <w:r>
          <w:rPr>
            <w:noProof/>
            <w:webHidden/>
          </w:rPr>
          <w:fldChar w:fldCharType="begin"/>
        </w:r>
        <w:r>
          <w:rPr>
            <w:noProof/>
            <w:webHidden/>
          </w:rPr>
          <w:instrText xml:space="preserve"> PAGEREF _Toc514184662 \h </w:instrText>
        </w:r>
        <w:r>
          <w:rPr>
            <w:noProof/>
            <w:webHidden/>
          </w:rPr>
        </w:r>
        <w:r>
          <w:rPr>
            <w:noProof/>
            <w:webHidden/>
          </w:rPr>
          <w:fldChar w:fldCharType="separate"/>
        </w:r>
        <w:r>
          <w:rPr>
            <w:noProof/>
            <w:webHidden/>
          </w:rPr>
          <w:t>74</w:t>
        </w:r>
        <w:r>
          <w:rPr>
            <w:noProof/>
            <w:webHidden/>
          </w:rPr>
          <w:fldChar w:fldCharType="end"/>
        </w:r>
      </w:hyperlink>
    </w:p>
    <w:p w14:paraId="76A81EEF" w14:textId="17C2F024"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63" w:history="1">
        <w:r w:rsidRPr="00170F4B">
          <w:rPr>
            <w:rStyle w:val="Hyperlink"/>
            <w:noProof/>
          </w:rPr>
          <w:t>7.1.2.2.4</w:t>
        </w:r>
        <w:r>
          <w:rPr>
            <w:rFonts w:eastAsiaTheme="minorEastAsia" w:cstheme="minorBidi"/>
            <w:noProof/>
            <w:sz w:val="22"/>
            <w:szCs w:val="22"/>
            <w:lang w:eastAsia="en-GB"/>
          </w:rPr>
          <w:tab/>
        </w:r>
        <w:r w:rsidRPr="00170F4B">
          <w:rPr>
            <w:rStyle w:val="Hyperlink"/>
            <w:noProof/>
          </w:rPr>
          <w:t>Mechanism to recover from beam failure</w:t>
        </w:r>
        <w:r>
          <w:rPr>
            <w:noProof/>
            <w:webHidden/>
          </w:rPr>
          <w:tab/>
        </w:r>
        <w:r>
          <w:rPr>
            <w:noProof/>
            <w:webHidden/>
          </w:rPr>
          <w:fldChar w:fldCharType="begin"/>
        </w:r>
        <w:r>
          <w:rPr>
            <w:noProof/>
            <w:webHidden/>
          </w:rPr>
          <w:instrText xml:space="preserve"> PAGEREF _Toc514184663 \h </w:instrText>
        </w:r>
        <w:r>
          <w:rPr>
            <w:noProof/>
            <w:webHidden/>
          </w:rPr>
        </w:r>
        <w:r>
          <w:rPr>
            <w:noProof/>
            <w:webHidden/>
          </w:rPr>
          <w:fldChar w:fldCharType="separate"/>
        </w:r>
        <w:r>
          <w:rPr>
            <w:noProof/>
            <w:webHidden/>
          </w:rPr>
          <w:t>75</w:t>
        </w:r>
        <w:r>
          <w:rPr>
            <w:noProof/>
            <w:webHidden/>
          </w:rPr>
          <w:fldChar w:fldCharType="end"/>
        </w:r>
      </w:hyperlink>
    </w:p>
    <w:p w14:paraId="2AB7BAD9" w14:textId="3D90E6B2"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64" w:history="1">
        <w:r w:rsidRPr="00170F4B">
          <w:rPr>
            <w:rStyle w:val="Hyperlink"/>
            <w:noProof/>
          </w:rPr>
          <w:t>7.1.2.2.5</w:t>
        </w:r>
        <w:r>
          <w:rPr>
            <w:rFonts w:eastAsiaTheme="minorEastAsia" w:cstheme="minorBidi"/>
            <w:noProof/>
            <w:sz w:val="22"/>
            <w:szCs w:val="22"/>
            <w:lang w:eastAsia="en-GB"/>
          </w:rPr>
          <w:tab/>
        </w:r>
        <w:r w:rsidRPr="00170F4B">
          <w:rPr>
            <w:rStyle w:val="Hyperlink"/>
            <w:noProof/>
          </w:rPr>
          <w:t>CQI and MCS</w:t>
        </w:r>
        <w:r>
          <w:rPr>
            <w:noProof/>
            <w:webHidden/>
          </w:rPr>
          <w:tab/>
        </w:r>
        <w:r>
          <w:rPr>
            <w:noProof/>
            <w:webHidden/>
          </w:rPr>
          <w:fldChar w:fldCharType="begin"/>
        </w:r>
        <w:r>
          <w:rPr>
            <w:noProof/>
            <w:webHidden/>
          </w:rPr>
          <w:instrText xml:space="preserve"> PAGEREF _Toc514184664 \h </w:instrText>
        </w:r>
        <w:r>
          <w:rPr>
            <w:noProof/>
            <w:webHidden/>
          </w:rPr>
        </w:r>
        <w:r>
          <w:rPr>
            <w:noProof/>
            <w:webHidden/>
          </w:rPr>
          <w:fldChar w:fldCharType="separate"/>
        </w:r>
        <w:r>
          <w:rPr>
            <w:noProof/>
            <w:webHidden/>
          </w:rPr>
          <w:t>76</w:t>
        </w:r>
        <w:r>
          <w:rPr>
            <w:noProof/>
            <w:webHidden/>
          </w:rPr>
          <w:fldChar w:fldCharType="end"/>
        </w:r>
      </w:hyperlink>
    </w:p>
    <w:p w14:paraId="6587F2C4" w14:textId="09E350E5"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65" w:history="1">
        <w:r w:rsidRPr="00170F4B">
          <w:rPr>
            <w:rStyle w:val="Hyperlink"/>
            <w:noProof/>
          </w:rPr>
          <w:t>7.1.2.2.6</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_Toc514184665 \h </w:instrText>
        </w:r>
        <w:r>
          <w:rPr>
            <w:noProof/>
            <w:webHidden/>
          </w:rPr>
        </w:r>
        <w:r>
          <w:rPr>
            <w:noProof/>
            <w:webHidden/>
          </w:rPr>
          <w:fldChar w:fldCharType="separate"/>
        </w:r>
        <w:r>
          <w:rPr>
            <w:noProof/>
            <w:webHidden/>
          </w:rPr>
          <w:t>78</w:t>
        </w:r>
        <w:r>
          <w:rPr>
            <w:noProof/>
            <w:webHidden/>
          </w:rPr>
          <w:fldChar w:fldCharType="end"/>
        </w:r>
      </w:hyperlink>
    </w:p>
    <w:p w14:paraId="2B794489" w14:textId="6AFBEBCB"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66" w:history="1">
        <w:r w:rsidRPr="00170F4B">
          <w:rPr>
            <w:rStyle w:val="Hyperlink"/>
            <w:rFonts w:eastAsia="MS Mincho"/>
            <w:noProof/>
            <w:lang w:eastAsia="ja-JP"/>
          </w:rPr>
          <w:t>7.1.2.3</w:t>
        </w:r>
        <w:r>
          <w:rPr>
            <w:rFonts w:eastAsiaTheme="minorEastAsia" w:cstheme="minorBidi"/>
            <w:noProof/>
            <w:sz w:val="22"/>
            <w:szCs w:val="22"/>
            <w:lang w:eastAsia="en-GB"/>
          </w:rPr>
          <w:tab/>
        </w:r>
        <w:r w:rsidRPr="00170F4B">
          <w:rPr>
            <w:rStyle w:val="Hyperlink"/>
            <w:noProof/>
          </w:rPr>
          <w:t>Reference signals and QCL</w:t>
        </w:r>
        <w:r>
          <w:rPr>
            <w:noProof/>
            <w:webHidden/>
          </w:rPr>
          <w:tab/>
        </w:r>
        <w:r>
          <w:rPr>
            <w:noProof/>
            <w:webHidden/>
          </w:rPr>
          <w:fldChar w:fldCharType="begin"/>
        </w:r>
        <w:r>
          <w:rPr>
            <w:noProof/>
            <w:webHidden/>
          </w:rPr>
          <w:instrText xml:space="preserve"> PAGEREF _Toc514184666 \h </w:instrText>
        </w:r>
        <w:r>
          <w:rPr>
            <w:noProof/>
            <w:webHidden/>
          </w:rPr>
        </w:r>
        <w:r>
          <w:rPr>
            <w:noProof/>
            <w:webHidden/>
          </w:rPr>
          <w:fldChar w:fldCharType="separate"/>
        </w:r>
        <w:r>
          <w:rPr>
            <w:noProof/>
            <w:webHidden/>
          </w:rPr>
          <w:t>79</w:t>
        </w:r>
        <w:r>
          <w:rPr>
            <w:noProof/>
            <w:webHidden/>
          </w:rPr>
          <w:fldChar w:fldCharType="end"/>
        </w:r>
      </w:hyperlink>
    </w:p>
    <w:p w14:paraId="664714DB" w14:textId="4E113158"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67" w:history="1">
        <w:r w:rsidRPr="00170F4B">
          <w:rPr>
            <w:rStyle w:val="Hyperlink"/>
            <w:noProof/>
          </w:rPr>
          <w:t>7.1.2.3.1</w:t>
        </w:r>
        <w:r>
          <w:rPr>
            <w:rFonts w:eastAsiaTheme="minorEastAsia" w:cstheme="minorBidi"/>
            <w:noProof/>
            <w:sz w:val="22"/>
            <w:szCs w:val="22"/>
            <w:lang w:eastAsia="en-GB"/>
          </w:rPr>
          <w:tab/>
        </w:r>
        <w:r w:rsidRPr="00170F4B">
          <w:rPr>
            <w:rStyle w:val="Hyperlink"/>
            <w:noProof/>
          </w:rPr>
          <w:t>Multiplexing of different types of RSs</w:t>
        </w:r>
        <w:r>
          <w:rPr>
            <w:noProof/>
            <w:webHidden/>
          </w:rPr>
          <w:tab/>
        </w:r>
        <w:r>
          <w:rPr>
            <w:noProof/>
            <w:webHidden/>
          </w:rPr>
          <w:fldChar w:fldCharType="begin"/>
        </w:r>
        <w:r>
          <w:rPr>
            <w:noProof/>
            <w:webHidden/>
          </w:rPr>
          <w:instrText xml:space="preserve"> PAGEREF _Toc514184667 \h </w:instrText>
        </w:r>
        <w:r>
          <w:rPr>
            <w:noProof/>
            <w:webHidden/>
          </w:rPr>
        </w:r>
        <w:r>
          <w:rPr>
            <w:noProof/>
            <w:webHidden/>
          </w:rPr>
          <w:fldChar w:fldCharType="separate"/>
        </w:r>
        <w:r>
          <w:rPr>
            <w:noProof/>
            <w:webHidden/>
          </w:rPr>
          <w:t>79</w:t>
        </w:r>
        <w:r>
          <w:rPr>
            <w:noProof/>
            <w:webHidden/>
          </w:rPr>
          <w:fldChar w:fldCharType="end"/>
        </w:r>
      </w:hyperlink>
    </w:p>
    <w:p w14:paraId="4FF814A3" w14:textId="5E9DFB6C"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68" w:history="1">
        <w:r w:rsidRPr="00170F4B">
          <w:rPr>
            <w:rStyle w:val="Hyperlink"/>
            <w:noProof/>
          </w:rPr>
          <w:t>7.1.2.3.2</w:t>
        </w:r>
        <w:r>
          <w:rPr>
            <w:rFonts w:eastAsiaTheme="minorEastAsia" w:cstheme="minorBidi"/>
            <w:noProof/>
            <w:sz w:val="22"/>
            <w:szCs w:val="22"/>
            <w:lang w:eastAsia="en-GB"/>
          </w:rPr>
          <w:tab/>
        </w:r>
        <w:r w:rsidRPr="00170F4B">
          <w:rPr>
            <w:rStyle w:val="Hyperlink"/>
            <w:noProof/>
          </w:rPr>
          <w:t>CSI-RS</w:t>
        </w:r>
        <w:r>
          <w:rPr>
            <w:noProof/>
            <w:webHidden/>
          </w:rPr>
          <w:tab/>
        </w:r>
        <w:r>
          <w:rPr>
            <w:noProof/>
            <w:webHidden/>
          </w:rPr>
          <w:fldChar w:fldCharType="begin"/>
        </w:r>
        <w:r>
          <w:rPr>
            <w:noProof/>
            <w:webHidden/>
          </w:rPr>
          <w:instrText xml:space="preserve"> PAGEREF _Toc514184668 \h </w:instrText>
        </w:r>
        <w:r>
          <w:rPr>
            <w:noProof/>
            <w:webHidden/>
          </w:rPr>
        </w:r>
        <w:r>
          <w:rPr>
            <w:noProof/>
            <w:webHidden/>
          </w:rPr>
          <w:fldChar w:fldCharType="separate"/>
        </w:r>
        <w:r>
          <w:rPr>
            <w:noProof/>
            <w:webHidden/>
          </w:rPr>
          <w:t>80</w:t>
        </w:r>
        <w:r>
          <w:rPr>
            <w:noProof/>
            <w:webHidden/>
          </w:rPr>
          <w:fldChar w:fldCharType="end"/>
        </w:r>
      </w:hyperlink>
    </w:p>
    <w:p w14:paraId="7B3C8D73" w14:textId="02F69FD0"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69" w:history="1">
        <w:r w:rsidRPr="00170F4B">
          <w:rPr>
            <w:rStyle w:val="Hyperlink"/>
            <w:noProof/>
          </w:rPr>
          <w:t>7.1.2.3.3</w:t>
        </w:r>
        <w:r>
          <w:rPr>
            <w:rFonts w:eastAsiaTheme="minorEastAsia" w:cstheme="minorBidi"/>
            <w:noProof/>
            <w:sz w:val="22"/>
            <w:szCs w:val="22"/>
            <w:lang w:eastAsia="en-GB"/>
          </w:rPr>
          <w:tab/>
        </w:r>
        <w:r w:rsidRPr="00170F4B">
          <w:rPr>
            <w:rStyle w:val="Hyperlink"/>
            <w:noProof/>
          </w:rPr>
          <w:t>DMRS</w:t>
        </w:r>
        <w:r>
          <w:rPr>
            <w:noProof/>
            <w:webHidden/>
          </w:rPr>
          <w:tab/>
        </w:r>
        <w:r>
          <w:rPr>
            <w:noProof/>
            <w:webHidden/>
          </w:rPr>
          <w:fldChar w:fldCharType="begin"/>
        </w:r>
        <w:r>
          <w:rPr>
            <w:noProof/>
            <w:webHidden/>
          </w:rPr>
          <w:instrText xml:space="preserve"> PAGEREF _Toc514184669 \h </w:instrText>
        </w:r>
        <w:r>
          <w:rPr>
            <w:noProof/>
            <w:webHidden/>
          </w:rPr>
        </w:r>
        <w:r>
          <w:rPr>
            <w:noProof/>
            <w:webHidden/>
          </w:rPr>
          <w:fldChar w:fldCharType="separate"/>
        </w:r>
        <w:r>
          <w:rPr>
            <w:noProof/>
            <w:webHidden/>
          </w:rPr>
          <w:t>82</w:t>
        </w:r>
        <w:r>
          <w:rPr>
            <w:noProof/>
            <w:webHidden/>
          </w:rPr>
          <w:fldChar w:fldCharType="end"/>
        </w:r>
      </w:hyperlink>
    </w:p>
    <w:p w14:paraId="5D0B659E" w14:textId="6B48835C"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70" w:history="1">
        <w:r w:rsidRPr="00170F4B">
          <w:rPr>
            <w:rStyle w:val="Hyperlink"/>
            <w:noProof/>
          </w:rPr>
          <w:t>7.1.2.3.4</w:t>
        </w:r>
        <w:r>
          <w:rPr>
            <w:rFonts w:eastAsiaTheme="minorEastAsia" w:cstheme="minorBidi"/>
            <w:noProof/>
            <w:sz w:val="22"/>
            <w:szCs w:val="22"/>
            <w:lang w:eastAsia="en-GB"/>
          </w:rPr>
          <w:tab/>
        </w:r>
        <w:r w:rsidRPr="00170F4B">
          <w:rPr>
            <w:rStyle w:val="Hyperlink"/>
            <w:noProof/>
          </w:rPr>
          <w:t>PT-RS</w:t>
        </w:r>
        <w:r>
          <w:rPr>
            <w:noProof/>
            <w:webHidden/>
          </w:rPr>
          <w:tab/>
        </w:r>
        <w:r>
          <w:rPr>
            <w:noProof/>
            <w:webHidden/>
          </w:rPr>
          <w:fldChar w:fldCharType="begin"/>
        </w:r>
        <w:r>
          <w:rPr>
            <w:noProof/>
            <w:webHidden/>
          </w:rPr>
          <w:instrText xml:space="preserve"> PAGEREF _Toc514184670 \h </w:instrText>
        </w:r>
        <w:r>
          <w:rPr>
            <w:noProof/>
            <w:webHidden/>
          </w:rPr>
        </w:r>
        <w:r>
          <w:rPr>
            <w:noProof/>
            <w:webHidden/>
          </w:rPr>
          <w:fldChar w:fldCharType="separate"/>
        </w:r>
        <w:r>
          <w:rPr>
            <w:noProof/>
            <w:webHidden/>
          </w:rPr>
          <w:t>86</w:t>
        </w:r>
        <w:r>
          <w:rPr>
            <w:noProof/>
            <w:webHidden/>
          </w:rPr>
          <w:fldChar w:fldCharType="end"/>
        </w:r>
      </w:hyperlink>
    </w:p>
    <w:p w14:paraId="19464D85" w14:textId="4CF9E117"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71" w:history="1">
        <w:r w:rsidRPr="00170F4B">
          <w:rPr>
            <w:rStyle w:val="Hyperlink"/>
            <w:noProof/>
          </w:rPr>
          <w:t>7.1.2.3.5</w:t>
        </w:r>
        <w:r>
          <w:rPr>
            <w:rFonts w:eastAsiaTheme="minorEastAsia" w:cstheme="minorBidi"/>
            <w:noProof/>
            <w:sz w:val="22"/>
            <w:szCs w:val="22"/>
            <w:lang w:eastAsia="en-GB"/>
          </w:rPr>
          <w:tab/>
        </w:r>
        <w:r w:rsidRPr="00170F4B">
          <w:rPr>
            <w:rStyle w:val="Hyperlink"/>
            <w:noProof/>
          </w:rPr>
          <w:t>SRS</w:t>
        </w:r>
        <w:r>
          <w:rPr>
            <w:noProof/>
            <w:webHidden/>
          </w:rPr>
          <w:tab/>
        </w:r>
        <w:r>
          <w:rPr>
            <w:noProof/>
            <w:webHidden/>
          </w:rPr>
          <w:fldChar w:fldCharType="begin"/>
        </w:r>
        <w:r>
          <w:rPr>
            <w:noProof/>
            <w:webHidden/>
          </w:rPr>
          <w:instrText xml:space="preserve"> PAGEREF _Toc514184671 \h </w:instrText>
        </w:r>
        <w:r>
          <w:rPr>
            <w:noProof/>
            <w:webHidden/>
          </w:rPr>
        </w:r>
        <w:r>
          <w:rPr>
            <w:noProof/>
            <w:webHidden/>
          </w:rPr>
          <w:fldChar w:fldCharType="separate"/>
        </w:r>
        <w:r>
          <w:rPr>
            <w:noProof/>
            <w:webHidden/>
          </w:rPr>
          <w:t>87</w:t>
        </w:r>
        <w:r>
          <w:rPr>
            <w:noProof/>
            <w:webHidden/>
          </w:rPr>
          <w:fldChar w:fldCharType="end"/>
        </w:r>
      </w:hyperlink>
    </w:p>
    <w:p w14:paraId="3918A91B" w14:textId="6A641861"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72" w:history="1">
        <w:r w:rsidRPr="00170F4B">
          <w:rPr>
            <w:rStyle w:val="Hyperlink"/>
            <w:noProof/>
          </w:rPr>
          <w:t>7.1.2.3.6</w:t>
        </w:r>
        <w:r>
          <w:rPr>
            <w:rFonts w:eastAsiaTheme="minorEastAsia" w:cstheme="minorBidi"/>
            <w:noProof/>
            <w:sz w:val="22"/>
            <w:szCs w:val="22"/>
            <w:lang w:eastAsia="en-GB"/>
          </w:rPr>
          <w:tab/>
        </w:r>
        <w:r w:rsidRPr="00170F4B">
          <w:rPr>
            <w:rStyle w:val="Hyperlink"/>
            <w:noProof/>
          </w:rPr>
          <w:t>TRS</w:t>
        </w:r>
        <w:r>
          <w:rPr>
            <w:noProof/>
            <w:webHidden/>
          </w:rPr>
          <w:tab/>
        </w:r>
        <w:r>
          <w:rPr>
            <w:noProof/>
            <w:webHidden/>
          </w:rPr>
          <w:fldChar w:fldCharType="begin"/>
        </w:r>
        <w:r>
          <w:rPr>
            <w:noProof/>
            <w:webHidden/>
          </w:rPr>
          <w:instrText xml:space="preserve"> PAGEREF _Toc514184672 \h </w:instrText>
        </w:r>
        <w:r>
          <w:rPr>
            <w:noProof/>
            <w:webHidden/>
          </w:rPr>
        </w:r>
        <w:r>
          <w:rPr>
            <w:noProof/>
            <w:webHidden/>
          </w:rPr>
          <w:fldChar w:fldCharType="separate"/>
        </w:r>
        <w:r>
          <w:rPr>
            <w:noProof/>
            <w:webHidden/>
          </w:rPr>
          <w:t>90</w:t>
        </w:r>
        <w:r>
          <w:rPr>
            <w:noProof/>
            <w:webHidden/>
          </w:rPr>
          <w:fldChar w:fldCharType="end"/>
        </w:r>
      </w:hyperlink>
    </w:p>
    <w:p w14:paraId="021C36B9" w14:textId="76A04F5E"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73" w:history="1">
        <w:r w:rsidRPr="00170F4B">
          <w:rPr>
            <w:rStyle w:val="Hyperlink"/>
            <w:noProof/>
          </w:rPr>
          <w:t>7.1.2.3.7</w:t>
        </w:r>
        <w:r>
          <w:rPr>
            <w:rFonts w:eastAsiaTheme="minorEastAsia" w:cstheme="minorBidi"/>
            <w:noProof/>
            <w:sz w:val="22"/>
            <w:szCs w:val="22"/>
            <w:lang w:eastAsia="en-GB"/>
          </w:rPr>
          <w:tab/>
        </w:r>
        <w:r w:rsidRPr="00170F4B">
          <w:rPr>
            <w:rStyle w:val="Hyperlink"/>
            <w:noProof/>
          </w:rPr>
          <w:t>QCL</w:t>
        </w:r>
        <w:r>
          <w:rPr>
            <w:noProof/>
            <w:webHidden/>
          </w:rPr>
          <w:tab/>
        </w:r>
        <w:r>
          <w:rPr>
            <w:noProof/>
            <w:webHidden/>
          </w:rPr>
          <w:fldChar w:fldCharType="begin"/>
        </w:r>
        <w:r>
          <w:rPr>
            <w:noProof/>
            <w:webHidden/>
          </w:rPr>
          <w:instrText xml:space="preserve"> PAGEREF _Toc514184673 \h </w:instrText>
        </w:r>
        <w:r>
          <w:rPr>
            <w:noProof/>
            <w:webHidden/>
          </w:rPr>
        </w:r>
        <w:r>
          <w:rPr>
            <w:noProof/>
            <w:webHidden/>
          </w:rPr>
          <w:fldChar w:fldCharType="separate"/>
        </w:r>
        <w:r>
          <w:rPr>
            <w:noProof/>
            <w:webHidden/>
          </w:rPr>
          <w:t>91</w:t>
        </w:r>
        <w:r>
          <w:rPr>
            <w:noProof/>
            <w:webHidden/>
          </w:rPr>
          <w:fldChar w:fldCharType="end"/>
        </w:r>
      </w:hyperlink>
    </w:p>
    <w:p w14:paraId="0F6BF661" w14:textId="462C839E"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74" w:history="1">
        <w:r w:rsidRPr="00170F4B">
          <w:rPr>
            <w:rStyle w:val="Hyperlink"/>
            <w:noProof/>
          </w:rPr>
          <w:t>7.1.2.3.8</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_Toc514184674 \h </w:instrText>
        </w:r>
        <w:r>
          <w:rPr>
            <w:noProof/>
            <w:webHidden/>
          </w:rPr>
        </w:r>
        <w:r>
          <w:rPr>
            <w:noProof/>
            <w:webHidden/>
          </w:rPr>
          <w:fldChar w:fldCharType="separate"/>
        </w:r>
        <w:r>
          <w:rPr>
            <w:noProof/>
            <w:webHidden/>
          </w:rPr>
          <w:t>92</w:t>
        </w:r>
        <w:r>
          <w:rPr>
            <w:noProof/>
            <w:webHidden/>
          </w:rPr>
          <w:fldChar w:fldCharType="end"/>
        </w:r>
      </w:hyperlink>
    </w:p>
    <w:p w14:paraId="3BD7B04C" w14:textId="3CB3A5EB"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75" w:history="1">
        <w:r w:rsidRPr="00170F4B">
          <w:rPr>
            <w:rStyle w:val="Hyperlink"/>
            <w:rFonts w:eastAsia="MS Mincho"/>
            <w:noProof/>
            <w:lang w:eastAsia="ja-JP"/>
          </w:rPr>
          <w:t>7.1.2.4</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_Toc514184675 \h </w:instrText>
        </w:r>
        <w:r>
          <w:rPr>
            <w:noProof/>
            <w:webHidden/>
          </w:rPr>
        </w:r>
        <w:r>
          <w:rPr>
            <w:noProof/>
            <w:webHidden/>
          </w:rPr>
          <w:fldChar w:fldCharType="separate"/>
        </w:r>
        <w:r>
          <w:rPr>
            <w:noProof/>
            <w:webHidden/>
          </w:rPr>
          <w:t>92</w:t>
        </w:r>
        <w:r>
          <w:rPr>
            <w:noProof/>
            <w:webHidden/>
          </w:rPr>
          <w:fldChar w:fldCharType="end"/>
        </w:r>
      </w:hyperlink>
    </w:p>
    <w:p w14:paraId="5C9321E8" w14:textId="473A9914"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676" w:history="1">
        <w:r w:rsidRPr="00170F4B">
          <w:rPr>
            <w:rStyle w:val="Hyperlink"/>
            <w:noProof/>
          </w:rPr>
          <w:t>7.1.3</w:t>
        </w:r>
        <w:r>
          <w:rPr>
            <w:rFonts w:eastAsiaTheme="minorEastAsia" w:cstheme="minorBidi"/>
            <w:i w:val="0"/>
            <w:iCs w:val="0"/>
            <w:noProof/>
            <w:sz w:val="22"/>
            <w:szCs w:val="22"/>
            <w:lang w:eastAsia="en-GB"/>
          </w:rPr>
          <w:tab/>
        </w:r>
        <w:r w:rsidRPr="00170F4B">
          <w:rPr>
            <w:rStyle w:val="Hyperlink"/>
            <w:noProof/>
          </w:rPr>
          <w:t>Scheduling/HARQ aspects</w:t>
        </w:r>
        <w:r>
          <w:rPr>
            <w:noProof/>
            <w:webHidden/>
          </w:rPr>
          <w:tab/>
        </w:r>
        <w:r>
          <w:rPr>
            <w:noProof/>
            <w:webHidden/>
          </w:rPr>
          <w:fldChar w:fldCharType="begin"/>
        </w:r>
        <w:r>
          <w:rPr>
            <w:noProof/>
            <w:webHidden/>
          </w:rPr>
          <w:instrText xml:space="preserve"> PAGEREF _Toc514184676 \h </w:instrText>
        </w:r>
        <w:r>
          <w:rPr>
            <w:noProof/>
            <w:webHidden/>
          </w:rPr>
        </w:r>
        <w:r>
          <w:rPr>
            <w:noProof/>
            <w:webHidden/>
          </w:rPr>
          <w:fldChar w:fldCharType="separate"/>
        </w:r>
        <w:r>
          <w:rPr>
            <w:noProof/>
            <w:webHidden/>
          </w:rPr>
          <w:t>92</w:t>
        </w:r>
        <w:r>
          <w:rPr>
            <w:noProof/>
            <w:webHidden/>
          </w:rPr>
          <w:fldChar w:fldCharType="end"/>
        </w:r>
      </w:hyperlink>
    </w:p>
    <w:p w14:paraId="1388BA5E" w14:textId="2CF779AE"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77" w:history="1">
        <w:r w:rsidRPr="00170F4B">
          <w:rPr>
            <w:rStyle w:val="Hyperlink"/>
            <w:noProof/>
          </w:rPr>
          <w:t>7.1.3.1</w:t>
        </w:r>
        <w:r>
          <w:rPr>
            <w:rFonts w:eastAsiaTheme="minorEastAsia" w:cstheme="minorBidi"/>
            <w:noProof/>
            <w:sz w:val="22"/>
            <w:szCs w:val="22"/>
            <w:lang w:eastAsia="en-GB"/>
          </w:rPr>
          <w:tab/>
        </w:r>
        <w:r w:rsidRPr="00170F4B">
          <w:rPr>
            <w:rStyle w:val="Hyperlink"/>
            <w:noProof/>
          </w:rPr>
          <w:t>Physical downlink control channel</w:t>
        </w:r>
        <w:r>
          <w:rPr>
            <w:noProof/>
            <w:webHidden/>
          </w:rPr>
          <w:tab/>
        </w:r>
        <w:r>
          <w:rPr>
            <w:noProof/>
            <w:webHidden/>
          </w:rPr>
          <w:fldChar w:fldCharType="begin"/>
        </w:r>
        <w:r>
          <w:rPr>
            <w:noProof/>
            <w:webHidden/>
          </w:rPr>
          <w:instrText xml:space="preserve"> PAGEREF _Toc514184677 \h </w:instrText>
        </w:r>
        <w:r>
          <w:rPr>
            <w:noProof/>
            <w:webHidden/>
          </w:rPr>
        </w:r>
        <w:r>
          <w:rPr>
            <w:noProof/>
            <w:webHidden/>
          </w:rPr>
          <w:fldChar w:fldCharType="separate"/>
        </w:r>
        <w:r>
          <w:rPr>
            <w:noProof/>
            <w:webHidden/>
          </w:rPr>
          <w:t>92</w:t>
        </w:r>
        <w:r>
          <w:rPr>
            <w:noProof/>
            <w:webHidden/>
          </w:rPr>
          <w:fldChar w:fldCharType="end"/>
        </w:r>
      </w:hyperlink>
    </w:p>
    <w:p w14:paraId="7F627000" w14:textId="611D6E90"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78" w:history="1">
        <w:r w:rsidRPr="00170F4B">
          <w:rPr>
            <w:rStyle w:val="Hyperlink"/>
            <w:noProof/>
          </w:rPr>
          <w:t>7.1.3.1.1</w:t>
        </w:r>
        <w:r>
          <w:rPr>
            <w:rFonts w:eastAsiaTheme="minorEastAsia" w:cstheme="minorBidi"/>
            <w:noProof/>
            <w:sz w:val="22"/>
            <w:szCs w:val="22"/>
            <w:lang w:eastAsia="en-GB"/>
          </w:rPr>
          <w:tab/>
        </w:r>
        <w:r w:rsidRPr="00170F4B">
          <w:rPr>
            <w:rStyle w:val="Hyperlink"/>
            <w:noProof/>
          </w:rPr>
          <w:t>PDCCH structure</w:t>
        </w:r>
        <w:r>
          <w:rPr>
            <w:noProof/>
            <w:webHidden/>
          </w:rPr>
          <w:tab/>
        </w:r>
        <w:r>
          <w:rPr>
            <w:noProof/>
            <w:webHidden/>
          </w:rPr>
          <w:fldChar w:fldCharType="begin"/>
        </w:r>
        <w:r>
          <w:rPr>
            <w:noProof/>
            <w:webHidden/>
          </w:rPr>
          <w:instrText xml:space="preserve"> PAGEREF _Toc514184678 \h </w:instrText>
        </w:r>
        <w:r>
          <w:rPr>
            <w:noProof/>
            <w:webHidden/>
          </w:rPr>
        </w:r>
        <w:r>
          <w:rPr>
            <w:noProof/>
            <w:webHidden/>
          </w:rPr>
          <w:fldChar w:fldCharType="separate"/>
        </w:r>
        <w:r>
          <w:rPr>
            <w:noProof/>
            <w:webHidden/>
          </w:rPr>
          <w:t>92</w:t>
        </w:r>
        <w:r>
          <w:rPr>
            <w:noProof/>
            <w:webHidden/>
          </w:rPr>
          <w:fldChar w:fldCharType="end"/>
        </w:r>
      </w:hyperlink>
    </w:p>
    <w:p w14:paraId="7E6FB79E" w14:textId="35D53234"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79" w:history="1">
        <w:r w:rsidRPr="00170F4B">
          <w:rPr>
            <w:rStyle w:val="Hyperlink"/>
            <w:noProof/>
          </w:rPr>
          <w:t>7.1.3.1.2</w:t>
        </w:r>
        <w:r>
          <w:rPr>
            <w:rFonts w:eastAsiaTheme="minorEastAsia" w:cstheme="minorBidi"/>
            <w:noProof/>
            <w:sz w:val="22"/>
            <w:szCs w:val="22"/>
            <w:lang w:eastAsia="en-GB"/>
          </w:rPr>
          <w:tab/>
        </w:r>
        <w:r w:rsidRPr="00170F4B">
          <w:rPr>
            <w:rStyle w:val="Hyperlink"/>
            <w:noProof/>
          </w:rPr>
          <w:t>Search space</w:t>
        </w:r>
        <w:r>
          <w:rPr>
            <w:noProof/>
            <w:webHidden/>
          </w:rPr>
          <w:tab/>
        </w:r>
        <w:r>
          <w:rPr>
            <w:noProof/>
            <w:webHidden/>
          </w:rPr>
          <w:fldChar w:fldCharType="begin"/>
        </w:r>
        <w:r>
          <w:rPr>
            <w:noProof/>
            <w:webHidden/>
          </w:rPr>
          <w:instrText xml:space="preserve"> PAGEREF _Toc514184679 \h </w:instrText>
        </w:r>
        <w:r>
          <w:rPr>
            <w:noProof/>
            <w:webHidden/>
          </w:rPr>
        </w:r>
        <w:r>
          <w:rPr>
            <w:noProof/>
            <w:webHidden/>
          </w:rPr>
          <w:fldChar w:fldCharType="separate"/>
        </w:r>
        <w:r>
          <w:rPr>
            <w:noProof/>
            <w:webHidden/>
          </w:rPr>
          <w:t>93</w:t>
        </w:r>
        <w:r>
          <w:rPr>
            <w:noProof/>
            <w:webHidden/>
          </w:rPr>
          <w:fldChar w:fldCharType="end"/>
        </w:r>
      </w:hyperlink>
    </w:p>
    <w:p w14:paraId="1EE41FE9" w14:textId="05645B31"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80" w:history="1">
        <w:r w:rsidRPr="00170F4B">
          <w:rPr>
            <w:rStyle w:val="Hyperlink"/>
            <w:noProof/>
          </w:rPr>
          <w:t>7.1.3.1.3</w:t>
        </w:r>
        <w:r>
          <w:rPr>
            <w:rFonts w:eastAsiaTheme="minorEastAsia" w:cstheme="minorBidi"/>
            <w:noProof/>
            <w:sz w:val="22"/>
            <w:szCs w:val="22"/>
            <w:lang w:eastAsia="en-GB"/>
          </w:rPr>
          <w:tab/>
        </w:r>
        <w:r w:rsidRPr="00170F4B">
          <w:rPr>
            <w:rStyle w:val="Hyperlink"/>
            <w:noProof/>
          </w:rPr>
          <w:t>Group-common PDCCH</w:t>
        </w:r>
        <w:r>
          <w:rPr>
            <w:noProof/>
            <w:webHidden/>
          </w:rPr>
          <w:tab/>
        </w:r>
        <w:r>
          <w:rPr>
            <w:noProof/>
            <w:webHidden/>
          </w:rPr>
          <w:fldChar w:fldCharType="begin"/>
        </w:r>
        <w:r>
          <w:rPr>
            <w:noProof/>
            <w:webHidden/>
          </w:rPr>
          <w:instrText xml:space="preserve"> PAGEREF _Toc514184680 \h </w:instrText>
        </w:r>
        <w:r>
          <w:rPr>
            <w:noProof/>
            <w:webHidden/>
          </w:rPr>
        </w:r>
        <w:r>
          <w:rPr>
            <w:noProof/>
            <w:webHidden/>
          </w:rPr>
          <w:fldChar w:fldCharType="separate"/>
        </w:r>
        <w:r>
          <w:rPr>
            <w:noProof/>
            <w:webHidden/>
          </w:rPr>
          <w:t>95</w:t>
        </w:r>
        <w:r>
          <w:rPr>
            <w:noProof/>
            <w:webHidden/>
          </w:rPr>
          <w:fldChar w:fldCharType="end"/>
        </w:r>
      </w:hyperlink>
    </w:p>
    <w:p w14:paraId="30A8FCB2" w14:textId="702F4069"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81" w:history="1">
        <w:r w:rsidRPr="00170F4B">
          <w:rPr>
            <w:rStyle w:val="Hyperlink"/>
            <w:noProof/>
          </w:rPr>
          <w:t>7.1.3.1.4</w:t>
        </w:r>
        <w:r>
          <w:rPr>
            <w:rFonts w:eastAsiaTheme="minorEastAsia" w:cstheme="minorBidi"/>
            <w:noProof/>
            <w:sz w:val="22"/>
            <w:szCs w:val="22"/>
            <w:lang w:eastAsia="en-GB"/>
          </w:rPr>
          <w:tab/>
        </w:r>
        <w:r w:rsidRPr="00170F4B">
          <w:rPr>
            <w:rStyle w:val="Hyperlink"/>
            <w:noProof/>
          </w:rPr>
          <w:t>DCI contents and formats</w:t>
        </w:r>
        <w:r>
          <w:rPr>
            <w:noProof/>
            <w:webHidden/>
          </w:rPr>
          <w:tab/>
        </w:r>
        <w:r>
          <w:rPr>
            <w:noProof/>
            <w:webHidden/>
          </w:rPr>
          <w:fldChar w:fldCharType="begin"/>
        </w:r>
        <w:r>
          <w:rPr>
            <w:noProof/>
            <w:webHidden/>
          </w:rPr>
          <w:instrText xml:space="preserve"> PAGEREF _Toc514184681 \h </w:instrText>
        </w:r>
        <w:r>
          <w:rPr>
            <w:noProof/>
            <w:webHidden/>
          </w:rPr>
        </w:r>
        <w:r>
          <w:rPr>
            <w:noProof/>
            <w:webHidden/>
          </w:rPr>
          <w:fldChar w:fldCharType="separate"/>
        </w:r>
        <w:r>
          <w:rPr>
            <w:noProof/>
            <w:webHidden/>
          </w:rPr>
          <w:t>97</w:t>
        </w:r>
        <w:r>
          <w:rPr>
            <w:noProof/>
            <w:webHidden/>
          </w:rPr>
          <w:fldChar w:fldCharType="end"/>
        </w:r>
      </w:hyperlink>
    </w:p>
    <w:p w14:paraId="5DF30457" w14:textId="6E48E6B9"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82" w:history="1">
        <w:r w:rsidRPr="00170F4B">
          <w:rPr>
            <w:rStyle w:val="Hyperlink"/>
            <w:noProof/>
          </w:rPr>
          <w:t>7.1.3.1.5</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_Toc514184682 \h </w:instrText>
        </w:r>
        <w:r>
          <w:rPr>
            <w:noProof/>
            <w:webHidden/>
          </w:rPr>
        </w:r>
        <w:r>
          <w:rPr>
            <w:noProof/>
            <w:webHidden/>
          </w:rPr>
          <w:fldChar w:fldCharType="separate"/>
        </w:r>
        <w:r>
          <w:rPr>
            <w:noProof/>
            <w:webHidden/>
          </w:rPr>
          <w:t>100</w:t>
        </w:r>
        <w:r>
          <w:rPr>
            <w:noProof/>
            <w:webHidden/>
          </w:rPr>
          <w:fldChar w:fldCharType="end"/>
        </w:r>
      </w:hyperlink>
    </w:p>
    <w:p w14:paraId="4EFA68FA" w14:textId="397FA837"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83" w:history="1">
        <w:r w:rsidRPr="00170F4B">
          <w:rPr>
            <w:rStyle w:val="Hyperlink"/>
            <w:noProof/>
          </w:rPr>
          <w:t>7.1.3.2</w:t>
        </w:r>
        <w:r>
          <w:rPr>
            <w:rFonts w:eastAsiaTheme="minorEastAsia" w:cstheme="minorBidi"/>
            <w:noProof/>
            <w:sz w:val="22"/>
            <w:szCs w:val="22"/>
            <w:lang w:eastAsia="en-GB"/>
          </w:rPr>
          <w:tab/>
        </w:r>
        <w:r w:rsidRPr="00170F4B">
          <w:rPr>
            <w:rStyle w:val="Hyperlink"/>
            <w:noProof/>
          </w:rPr>
          <w:t>Physical uplink control channel</w:t>
        </w:r>
        <w:r>
          <w:rPr>
            <w:noProof/>
            <w:webHidden/>
          </w:rPr>
          <w:tab/>
        </w:r>
        <w:r>
          <w:rPr>
            <w:noProof/>
            <w:webHidden/>
          </w:rPr>
          <w:fldChar w:fldCharType="begin"/>
        </w:r>
        <w:r>
          <w:rPr>
            <w:noProof/>
            <w:webHidden/>
          </w:rPr>
          <w:instrText xml:space="preserve"> PAGEREF _Toc514184683 \h </w:instrText>
        </w:r>
        <w:r>
          <w:rPr>
            <w:noProof/>
            <w:webHidden/>
          </w:rPr>
        </w:r>
        <w:r>
          <w:rPr>
            <w:noProof/>
            <w:webHidden/>
          </w:rPr>
          <w:fldChar w:fldCharType="separate"/>
        </w:r>
        <w:r>
          <w:rPr>
            <w:noProof/>
            <w:webHidden/>
          </w:rPr>
          <w:t>100</w:t>
        </w:r>
        <w:r>
          <w:rPr>
            <w:noProof/>
            <w:webHidden/>
          </w:rPr>
          <w:fldChar w:fldCharType="end"/>
        </w:r>
      </w:hyperlink>
    </w:p>
    <w:p w14:paraId="779A23D2" w14:textId="298495B4"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84" w:history="1">
        <w:r w:rsidRPr="00170F4B">
          <w:rPr>
            <w:rStyle w:val="Hyperlink"/>
            <w:noProof/>
          </w:rPr>
          <w:t>7.1.3.2.1</w:t>
        </w:r>
        <w:r>
          <w:rPr>
            <w:rFonts w:eastAsiaTheme="minorEastAsia" w:cstheme="minorBidi"/>
            <w:noProof/>
            <w:sz w:val="22"/>
            <w:szCs w:val="22"/>
            <w:lang w:eastAsia="en-GB"/>
          </w:rPr>
          <w:tab/>
        </w:r>
        <w:r w:rsidRPr="00170F4B">
          <w:rPr>
            <w:rStyle w:val="Hyperlink"/>
            <w:noProof/>
          </w:rPr>
          <w:t>PUCCH structure in short-duration</w:t>
        </w:r>
        <w:r>
          <w:rPr>
            <w:noProof/>
            <w:webHidden/>
          </w:rPr>
          <w:tab/>
        </w:r>
        <w:r>
          <w:rPr>
            <w:noProof/>
            <w:webHidden/>
          </w:rPr>
          <w:fldChar w:fldCharType="begin"/>
        </w:r>
        <w:r>
          <w:rPr>
            <w:noProof/>
            <w:webHidden/>
          </w:rPr>
          <w:instrText xml:space="preserve"> PAGEREF _Toc514184684 \h </w:instrText>
        </w:r>
        <w:r>
          <w:rPr>
            <w:noProof/>
            <w:webHidden/>
          </w:rPr>
        </w:r>
        <w:r>
          <w:rPr>
            <w:noProof/>
            <w:webHidden/>
          </w:rPr>
          <w:fldChar w:fldCharType="separate"/>
        </w:r>
        <w:r>
          <w:rPr>
            <w:noProof/>
            <w:webHidden/>
          </w:rPr>
          <w:t>100</w:t>
        </w:r>
        <w:r>
          <w:rPr>
            <w:noProof/>
            <w:webHidden/>
          </w:rPr>
          <w:fldChar w:fldCharType="end"/>
        </w:r>
      </w:hyperlink>
    </w:p>
    <w:p w14:paraId="6F5D29CB" w14:textId="34E47B57"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85" w:history="1">
        <w:r w:rsidRPr="00170F4B">
          <w:rPr>
            <w:rStyle w:val="Hyperlink"/>
            <w:noProof/>
          </w:rPr>
          <w:t>7.1.3.2.2</w:t>
        </w:r>
        <w:r>
          <w:rPr>
            <w:rFonts w:eastAsiaTheme="minorEastAsia" w:cstheme="minorBidi"/>
            <w:noProof/>
            <w:sz w:val="22"/>
            <w:szCs w:val="22"/>
            <w:lang w:eastAsia="en-GB"/>
          </w:rPr>
          <w:tab/>
        </w:r>
        <w:r w:rsidRPr="00170F4B">
          <w:rPr>
            <w:rStyle w:val="Hyperlink"/>
            <w:noProof/>
          </w:rPr>
          <w:t>PUCCH structure in long-duration</w:t>
        </w:r>
        <w:r>
          <w:rPr>
            <w:noProof/>
            <w:webHidden/>
          </w:rPr>
          <w:tab/>
        </w:r>
        <w:r>
          <w:rPr>
            <w:noProof/>
            <w:webHidden/>
          </w:rPr>
          <w:fldChar w:fldCharType="begin"/>
        </w:r>
        <w:r>
          <w:rPr>
            <w:noProof/>
            <w:webHidden/>
          </w:rPr>
          <w:instrText xml:space="preserve"> PAGEREF _Toc514184685 \h </w:instrText>
        </w:r>
        <w:r>
          <w:rPr>
            <w:noProof/>
            <w:webHidden/>
          </w:rPr>
        </w:r>
        <w:r>
          <w:rPr>
            <w:noProof/>
            <w:webHidden/>
          </w:rPr>
          <w:fldChar w:fldCharType="separate"/>
        </w:r>
        <w:r>
          <w:rPr>
            <w:noProof/>
            <w:webHidden/>
          </w:rPr>
          <w:t>102</w:t>
        </w:r>
        <w:r>
          <w:rPr>
            <w:noProof/>
            <w:webHidden/>
          </w:rPr>
          <w:fldChar w:fldCharType="end"/>
        </w:r>
      </w:hyperlink>
    </w:p>
    <w:p w14:paraId="64195059" w14:textId="6F75727B"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86" w:history="1">
        <w:r w:rsidRPr="00170F4B">
          <w:rPr>
            <w:rStyle w:val="Hyperlink"/>
            <w:noProof/>
          </w:rPr>
          <w:t>7.1.3.2.3</w:t>
        </w:r>
        <w:r>
          <w:rPr>
            <w:rFonts w:eastAsiaTheme="minorEastAsia" w:cstheme="minorBidi"/>
            <w:noProof/>
            <w:sz w:val="22"/>
            <w:szCs w:val="22"/>
            <w:lang w:eastAsia="en-GB"/>
          </w:rPr>
          <w:tab/>
        </w:r>
        <w:r w:rsidRPr="00170F4B">
          <w:rPr>
            <w:rStyle w:val="Hyperlink"/>
            <w:noProof/>
          </w:rPr>
          <w:t>UCI multiplexing</w:t>
        </w:r>
        <w:r>
          <w:rPr>
            <w:noProof/>
            <w:webHidden/>
          </w:rPr>
          <w:tab/>
        </w:r>
        <w:r>
          <w:rPr>
            <w:noProof/>
            <w:webHidden/>
          </w:rPr>
          <w:fldChar w:fldCharType="begin"/>
        </w:r>
        <w:r>
          <w:rPr>
            <w:noProof/>
            <w:webHidden/>
          </w:rPr>
          <w:instrText xml:space="preserve"> PAGEREF _Toc514184686 \h </w:instrText>
        </w:r>
        <w:r>
          <w:rPr>
            <w:noProof/>
            <w:webHidden/>
          </w:rPr>
        </w:r>
        <w:r>
          <w:rPr>
            <w:noProof/>
            <w:webHidden/>
          </w:rPr>
          <w:fldChar w:fldCharType="separate"/>
        </w:r>
        <w:r>
          <w:rPr>
            <w:noProof/>
            <w:webHidden/>
          </w:rPr>
          <w:t>103</w:t>
        </w:r>
        <w:r>
          <w:rPr>
            <w:noProof/>
            <w:webHidden/>
          </w:rPr>
          <w:fldChar w:fldCharType="end"/>
        </w:r>
      </w:hyperlink>
    </w:p>
    <w:p w14:paraId="3A2C4D0F" w14:textId="1FAFECCD"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87" w:history="1">
        <w:r w:rsidRPr="00170F4B">
          <w:rPr>
            <w:rStyle w:val="Hyperlink"/>
            <w:noProof/>
          </w:rPr>
          <w:t>7.1.3.2.4</w:t>
        </w:r>
        <w:r>
          <w:rPr>
            <w:rFonts w:eastAsiaTheme="minorEastAsia" w:cstheme="minorBidi"/>
            <w:noProof/>
            <w:sz w:val="22"/>
            <w:szCs w:val="22"/>
            <w:lang w:eastAsia="en-GB"/>
          </w:rPr>
          <w:tab/>
        </w:r>
        <w:r w:rsidRPr="00170F4B">
          <w:rPr>
            <w:rStyle w:val="Hyperlink"/>
            <w:noProof/>
          </w:rPr>
          <w:t>Resource allocation for PUCCH</w:t>
        </w:r>
        <w:r>
          <w:rPr>
            <w:noProof/>
            <w:webHidden/>
          </w:rPr>
          <w:tab/>
        </w:r>
        <w:r>
          <w:rPr>
            <w:noProof/>
            <w:webHidden/>
          </w:rPr>
          <w:fldChar w:fldCharType="begin"/>
        </w:r>
        <w:r>
          <w:rPr>
            <w:noProof/>
            <w:webHidden/>
          </w:rPr>
          <w:instrText xml:space="preserve"> PAGEREF _Toc514184687 \h </w:instrText>
        </w:r>
        <w:r>
          <w:rPr>
            <w:noProof/>
            <w:webHidden/>
          </w:rPr>
        </w:r>
        <w:r>
          <w:rPr>
            <w:noProof/>
            <w:webHidden/>
          </w:rPr>
          <w:fldChar w:fldCharType="separate"/>
        </w:r>
        <w:r>
          <w:rPr>
            <w:noProof/>
            <w:webHidden/>
          </w:rPr>
          <w:t>106</w:t>
        </w:r>
        <w:r>
          <w:rPr>
            <w:noProof/>
            <w:webHidden/>
          </w:rPr>
          <w:fldChar w:fldCharType="end"/>
        </w:r>
      </w:hyperlink>
    </w:p>
    <w:p w14:paraId="50951369" w14:textId="5BC0539B"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88" w:history="1">
        <w:r w:rsidRPr="00170F4B">
          <w:rPr>
            <w:rStyle w:val="Hyperlink"/>
            <w:noProof/>
          </w:rPr>
          <w:t>7.1.3.2.5</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_Toc514184688 \h </w:instrText>
        </w:r>
        <w:r>
          <w:rPr>
            <w:noProof/>
            <w:webHidden/>
          </w:rPr>
        </w:r>
        <w:r>
          <w:rPr>
            <w:noProof/>
            <w:webHidden/>
          </w:rPr>
          <w:fldChar w:fldCharType="separate"/>
        </w:r>
        <w:r>
          <w:rPr>
            <w:noProof/>
            <w:webHidden/>
          </w:rPr>
          <w:t>109</w:t>
        </w:r>
        <w:r>
          <w:rPr>
            <w:noProof/>
            <w:webHidden/>
          </w:rPr>
          <w:fldChar w:fldCharType="end"/>
        </w:r>
      </w:hyperlink>
    </w:p>
    <w:p w14:paraId="0216909E" w14:textId="6A1E5651"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89" w:history="1">
        <w:r w:rsidRPr="00170F4B">
          <w:rPr>
            <w:rStyle w:val="Hyperlink"/>
            <w:rFonts w:eastAsia="MS Mincho"/>
            <w:noProof/>
            <w:lang w:eastAsia="ja-JP"/>
          </w:rPr>
          <w:t>7.1.3.3</w:t>
        </w:r>
        <w:r>
          <w:rPr>
            <w:rFonts w:eastAsiaTheme="minorEastAsia" w:cstheme="minorBidi"/>
            <w:noProof/>
            <w:sz w:val="22"/>
            <w:szCs w:val="22"/>
            <w:lang w:eastAsia="en-GB"/>
          </w:rPr>
          <w:tab/>
        </w:r>
        <w:r w:rsidRPr="00170F4B">
          <w:rPr>
            <w:rStyle w:val="Hyperlink"/>
            <w:noProof/>
          </w:rPr>
          <w:t>DL/UL data scheduling and HARQ procedure</w:t>
        </w:r>
        <w:r>
          <w:rPr>
            <w:noProof/>
            <w:webHidden/>
          </w:rPr>
          <w:tab/>
        </w:r>
        <w:r>
          <w:rPr>
            <w:noProof/>
            <w:webHidden/>
          </w:rPr>
          <w:fldChar w:fldCharType="begin"/>
        </w:r>
        <w:r>
          <w:rPr>
            <w:noProof/>
            <w:webHidden/>
          </w:rPr>
          <w:instrText xml:space="preserve"> PAGEREF _Toc514184689 \h </w:instrText>
        </w:r>
        <w:r>
          <w:rPr>
            <w:noProof/>
            <w:webHidden/>
          </w:rPr>
        </w:r>
        <w:r>
          <w:rPr>
            <w:noProof/>
            <w:webHidden/>
          </w:rPr>
          <w:fldChar w:fldCharType="separate"/>
        </w:r>
        <w:r>
          <w:rPr>
            <w:noProof/>
            <w:webHidden/>
          </w:rPr>
          <w:t>109</w:t>
        </w:r>
        <w:r>
          <w:rPr>
            <w:noProof/>
            <w:webHidden/>
          </w:rPr>
          <w:fldChar w:fldCharType="end"/>
        </w:r>
      </w:hyperlink>
    </w:p>
    <w:p w14:paraId="36B6BF56" w14:textId="019256C0"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90" w:history="1">
        <w:r w:rsidRPr="00170F4B">
          <w:rPr>
            <w:rStyle w:val="Hyperlink"/>
            <w:noProof/>
          </w:rPr>
          <w:t>7.1.3.3.1</w:t>
        </w:r>
        <w:r>
          <w:rPr>
            <w:rFonts w:eastAsiaTheme="minorEastAsia" w:cstheme="minorBidi"/>
            <w:noProof/>
            <w:sz w:val="22"/>
            <w:szCs w:val="22"/>
            <w:lang w:eastAsia="en-GB"/>
          </w:rPr>
          <w:tab/>
        </w:r>
        <w:r w:rsidRPr="00170F4B">
          <w:rPr>
            <w:rStyle w:val="Hyperlink"/>
            <w:noProof/>
          </w:rPr>
          <w:t>DL/UL resource allocation</w:t>
        </w:r>
        <w:r>
          <w:rPr>
            <w:noProof/>
            <w:webHidden/>
          </w:rPr>
          <w:tab/>
        </w:r>
        <w:r>
          <w:rPr>
            <w:noProof/>
            <w:webHidden/>
          </w:rPr>
          <w:fldChar w:fldCharType="begin"/>
        </w:r>
        <w:r>
          <w:rPr>
            <w:noProof/>
            <w:webHidden/>
          </w:rPr>
          <w:instrText xml:space="preserve"> PAGEREF _Toc514184690 \h </w:instrText>
        </w:r>
        <w:r>
          <w:rPr>
            <w:noProof/>
            <w:webHidden/>
          </w:rPr>
        </w:r>
        <w:r>
          <w:rPr>
            <w:noProof/>
            <w:webHidden/>
          </w:rPr>
          <w:fldChar w:fldCharType="separate"/>
        </w:r>
        <w:r>
          <w:rPr>
            <w:noProof/>
            <w:webHidden/>
          </w:rPr>
          <w:t>109</w:t>
        </w:r>
        <w:r>
          <w:rPr>
            <w:noProof/>
            <w:webHidden/>
          </w:rPr>
          <w:fldChar w:fldCharType="end"/>
        </w:r>
      </w:hyperlink>
    </w:p>
    <w:p w14:paraId="1BD71A18" w14:textId="60C70137"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91" w:history="1">
        <w:r w:rsidRPr="00170F4B">
          <w:rPr>
            <w:rStyle w:val="Hyperlink"/>
            <w:noProof/>
          </w:rPr>
          <w:t>7.1.3.3.2</w:t>
        </w:r>
        <w:r>
          <w:rPr>
            <w:rFonts w:eastAsiaTheme="minorEastAsia" w:cstheme="minorBidi"/>
            <w:noProof/>
            <w:sz w:val="22"/>
            <w:szCs w:val="22"/>
            <w:lang w:eastAsia="en-GB"/>
          </w:rPr>
          <w:tab/>
        </w:r>
        <w:r w:rsidRPr="00170F4B">
          <w:rPr>
            <w:rStyle w:val="Hyperlink"/>
            <w:noProof/>
          </w:rPr>
          <w:t>DL/UL scheduling and HARQ management</w:t>
        </w:r>
        <w:r>
          <w:rPr>
            <w:noProof/>
            <w:webHidden/>
          </w:rPr>
          <w:tab/>
        </w:r>
        <w:r>
          <w:rPr>
            <w:noProof/>
            <w:webHidden/>
          </w:rPr>
          <w:fldChar w:fldCharType="begin"/>
        </w:r>
        <w:r>
          <w:rPr>
            <w:noProof/>
            <w:webHidden/>
          </w:rPr>
          <w:instrText xml:space="preserve"> PAGEREF _Toc514184691 \h </w:instrText>
        </w:r>
        <w:r>
          <w:rPr>
            <w:noProof/>
            <w:webHidden/>
          </w:rPr>
        </w:r>
        <w:r>
          <w:rPr>
            <w:noProof/>
            <w:webHidden/>
          </w:rPr>
          <w:fldChar w:fldCharType="separate"/>
        </w:r>
        <w:r>
          <w:rPr>
            <w:noProof/>
            <w:webHidden/>
          </w:rPr>
          <w:t>112</w:t>
        </w:r>
        <w:r>
          <w:rPr>
            <w:noProof/>
            <w:webHidden/>
          </w:rPr>
          <w:fldChar w:fldCharType="end"/>
        </w:r>
      </w:hyperlink>
    </w:p>
    <w:p w14:paraId="2610B8A7" w14:textId="341BBAF8"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92" w:history="1">
        <w:r w:rsidRPr="00170F4B">
          <w:rPr>
            <w:rStyle w:val="Hyperlink"/>
            <w:noProof/>
          </w:rPr>
          <w:t>7.1.3.3.3</w:t>
        </w:r>
        <w:r>
          <w:rPr>
            <w:rFonts w:eastAsiaTheme="minorEastAsia" w:cstheme="minorBidi"/>
            <w:noProof/>
            <w:sz w:val="22"/>
            <w:szCs w:val="22"/>
            <w:lang w:eastAsia="en-GB"/>
          </w:rPr>
          <w:tab/>
        </w:r>
        <w:r w:rsidRPr="00170F4B">
          <w:rPr>
            <w:rStyle w:val="Hyperlink"/>
            <w:noProof/>
          </w:rPr>
          <w:t>CBG-based (re)transmission</w:t>
        </w:r>
        <w:r>
          <w:rPr>
            <w:noProof/>
            <w:webHidden/>
          </w:rPr>
          <w:tab/>
        </w:r>
        <w:r>
          <w:rPr>
            <w:noProof/>
            <w:webHidden/>
          </w:rPr>
          <w:fldChar w:fldCharType="begin"/>
        </w:r>
        <w:r>
          <w:rPr>
            <w:noProof/>
            <w:webHidden/>
          </w:rPr>
          <w:instrText xml:space="preserve"> PAGEREF _Toc514184692 \h </w:instrText>
        </w:r>
        <w:r>
          <w:rPr>
            <w:noProof/>
            <w:webHidden/>
          </w:rPr>
        </w:r>
        <w:r>
          <w:rPr>
            <w:noProof/>
            <w:webHidden/>
          </w:rPr>
          <w:fldChar w:fldCharType="separate"/>
        </w:r>
        <w:r>
          <w:rPr>
            <w:noProof/>
            <w:webHidden/>
          </w:rPr>
          <w:t>115</w:t>
        </w:r>
        <w:r>
          <w:rPr>
            <w:noProof/>
            <w:webHidden/>
          </w:rPr>
          <w:fldChar w:fldCharType="end"/>
        </w:r>
      </w:hyperlink>
    </w:p>
    <w:p w14:paraId="6A889F67" w14:textId="49653EAD"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93" w:history="1">
        <w:r w:rsidRPr="00170F4B">
          <w:rPr>
            <w:rStyle w:val="Hyperlink"/>
            <w:noProof/>
          </w:rPr>
          <w:t>7.1.3.3.4</w:t>
        </w:r>
        <w:r>
          <w:rPr>
            <w:rFonts w:eastAsiaTheme="minorEastAsia" w:cstheme="minorBidi"/>
            <w:noProof/>
            <w:sz w:val="22"/>
            <w:szCs w:val="22"/>
            <w:lang w:eastAsia="en-GB"/>
          </w:rPr>
          <w:tab/>
        </w:r>
        <w:r w:rsidRPr="00170F4B">
          <w:rPr>
            <w:rStyle w:val="Hyperlink"/>
            <w:noProof/>
          </w:rPr>
          <w:t>UL data transmission procedure</w:t>
        </w:r>
        <w:r>
          <w:rPr>
            <w:noProof/>
            <w:webHidden/>
          </w:rPr>
          <w:tab/>
        </w:r>
        <w:r>
          <w:rPr>
            <w:noProof/>
            <w:webHidden/>
          </w:rPr>
          <w:fldChar w:fldCharType="begin"/>
        </w:r>
        <w:r>
          <w:rPr>
            <w:noProof/>
            <w:webHidden/>
          </w:rPr>
          <w:instrText xml:space="preserve"> PAGEREF _Toc514184693 \h </w:instrText>
        </w:r>
        <w:r>
          <w:rPr>
            <w:noProof/>
            <w:webHidden/>
          </w:rPr>
        </w:r>
        <w:r>
          <w:rPr>
            <w:noProof/>
            <w:webHidden/>
          </w:rPr>
          <w:fldChar w:fldCharType="separate"/>
        </w:r>
        <w:r>
          <w:rPr>
            <w:noProof/>
            <w:webHidden/>
          </w:rPr>
          <w:t>115</w:t>
        </w:r>
        <w:r>
          <w:rPr>
            <w:noProof/>
            <w:webHidden/>
          </w:rPr>
          <w:fldChar w:fldCharType="end"/>
        </w:r>
      </w:hyperlink>
    </w:p>
    <w:p w14:paraId="1658303A" w14:textId="5F3DDFC4"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94" w:history="1">
        <w:r w:rsidRPr="00170F4B">
          <w:rPr>
            <w:rStyle w:val="Hyperlink"/>
            <w:noProof/>
          </w:rPr>
          <w:t>7.1.3.3.5</w:t>
        </w:r>
        <w:r>
          <w:rPr>
            <w:rFonts w:eastAsiaTheme="minorEastAsia" w:cstheme="minorBidi"/>
            <w:noProof/>
            <w:sz w:val="22"/>
            <w:szCs w:val="22"/>
            <w:lang w:eastAsia="en-GB"/>
          </w:rPr>
          <w:tab/>
        </w:r>
        <w:r w:rsidRPr="00170F4B">
          <w:rPr>
            <w:rStyle w:val="Hyperlink"/>
            <w:noProof/>
          </w:rPr>
          <w:t>Soft-buffer management for NR</w:t>
        </w:r>
        <w:r>
          <w:rPr>
            <w:noProof/>
            <w:webHidden/>
          </w:rPr>
          <w:tab/>
        </w:r>
        <w:r>
          <w:rPr>
            <w:noProof/>
            <w:webHidden/>
          </w:rPr>
          <w:fldChar w:fldCharType="begin"/>
        </w:r>
        <w:r>
          <w:rPr>
            <w:noProof/>
            <w:webHidden/>
          </w:rPr>
          <w:instrText xml:space="preserve"> PAGEREF _Toc514184694 \h </w:instrText>
        </w:r>
        <w:r>
          <w:rPr>
            <w:noProof/>
            <w:webHidden/>
          </w:rPr>
        </w:r>
        <w:r>
          <w:rPr>
            <w:noProof/>
            <w:webHidden/>
          </w:rPr>
          <w:fldChar w:fldCharType="separate"/>
        </w:r>
        <w:r>
          <w:rPr>
            <w:noProof/>
            <w:webHidden/>
          </w:rPr>
          <w:t>116</w:t>
        </w:r>
        <w:r>
          <w:rPr>
            <w:noProof/>
            <w:webHidden/>
          </w:rPr>
          <w:fldChar w:fldCharType="end"/>
        </w:r>
      </w:hyperlink>
    </w:p>
    <w:p w14:paraId="503ED392" w14:textId="36B09D06"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95" w:history="1">
        <w:r w:rsidRPr="00170F4B">
          <w:rPr>
            <w:rStyle w:val="Hyperlink"/>
            <w:noProof/>
          </w:rPr>
          <w:t>7.1.3.3.6</w:t>
        </w:r>
        <w:r>
          <w:rPr>
            <w:rFonts w:eastAsiaTheme="minorEastAsia" w:cstheme="minorBidi"/>
            <w:noProof/>
            <w:sz w:val="22"/>
            <w:szCs w:val="22"/>
            <w:lang w:eastAsia="en-GB"/>
          </w:rPr>
          <w:tab/>
        </w:r>
        <w:r w:rsidRPr="00170F4B">
          <w:rPr>
            <w:rStyle w:val="Hyperlink"/>
            <w:noProof/>
          </w:rPr>
          <w:t>Multiplexing data with different transmission durations</w:t>
        </w:r>
        <w:r>
          <w:rPr>
            <w:noProof/>
            <w:webHidden/>
          </w:rPr>
          <w:tab/>
        </w:r>
        <w:r>
          <w:rPr>
            <w:noProof/>
            <w:webHidden/>
          </w:rPr>
          <w:fldChar w:fldCharType="begin"/>
        </w:r>
        <w:r>
          <w:rPr>
            <w:noProof/>
            <w:webHidden/>
          </w:rPr>
          <w:instrText xml:space="preserve"> PAGEREF _Toc514184695 \h </w:instrText>
        </w:r>
        <w:r>
          <w:rPr>
            <w:noProof/>
            <w:webHidden/>
          </w:rPr>
        </w:r>
        <w:r>
          <w:rPr>
            <w:noProof/>
            <w:webHidden/>
          </w:rPr>
          <w:fldChar w:fldCharType="separate"/>
        </w:r>
        <w:r>
          <w:rPr>
            <w:noProof/>
            <w:webHidden/>
          </w:rPr>
          <w:t>116</w:t>
        </w:r>
        <w:r>
          <w:rPr>
            <w:noProof/>
            <w:webHidden/>
          </w:rPr>
          <w:fldChar w:fldCharType="end"/>
        </w:r>
      </w:hyperlink>
    </w:p>
    <w:p w14:paraId="15477237" w14:textId="32EDCC89"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96" w:history="1">
        <w:r w:rsidRPr="00170F4B">
          <w:rPr>
            <w:rStyle w:val="Hyperlink"/>
            <w:noProof/>
          </w:rPr>
          <w:t>7.1.3.3.7</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_Toc514184696 \h </w:instrText>
        </w:r>
        <w:r>
          <w:rPr>
            <w:noProof/>
            <w:webHidden/>
          </w:rPr>
        </w:r>
        <w:r>
          <w:rPr>
            <w:noProof/>
            <w:webHidden/>
          </w:rPr>
          <w:fldChar w:fldCharType="separate"/>
        </w:r>
        <w:r>
          <w:rPr>
            <w:noProof/>
            <w:webHidden/>
          </w:rPr>
          <w:t>117</w:t>
        </w:r>
        <w:r>
          <w:rPr>
            <w:noProof/>
            <w:webHidden/>
          </w:rPr>
          <w:fldChar w:fldCharType="end"/>
        </w:r>
      </w:hyperlink>
    </w:p>
    <w:p w14:paraId="70F56A37" w14:textId="2077A1D1"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697" w:history="1">
        <w:r w:rsidRPr="00170F4B">
          <w:rPr>
            <w:rStyle w:val="Hyperlink"/>
            <w:noProof/>
          </w:rPr>
          <w:t>7.1.3.4</w:t>
        </w:r>
        <w:r>
          <w:rPr>
            <w:rFonts w:eastAsiaTheme="minorEastAsia" w:cstheme="minorBidi"/>
            <w:noProof/>
            <w:sz w:val="22"/>
            <w:szCs w:val="22"/>
            <w:lang w:eastAsia="en-GB"/>
          </w:rPr>
          <w:tab/>
        </w:r>
        <w:r w:rsidRPr="00170F4B">
          <w:rPr>
            <w:rStyle w:val="Hyperlink"/>
            <w:noProof/>
          </w:rPr>
          <w:t>Other aspects on carrier aggregation and bandwidth parts</w:t>
        </w:r>
        <w:r>
          <w:rPr>
            <w:noProof/>
            <w:webHidden/>
          </w:rPr>
          <w:tab/>
        </w:r>
        <w:r>
          <w:rPr>
            <w:noProof/>
            <w:webHidden/>
          </w:rPr>
          <w:fldChar w:fldCharType="begin"/>
        </w:r>
        <w:r>
          <w:rPr>
            <w:noProof/>
            <w:webHidden/>
          </w:rPr>
          <w:instrText xml:space="preserve"> PAGEREF _Toc514184697 \h </w:instrText>
        </w:r>
        <w:r>
          <w:rPr>
            <w:noProof/>
            <w:webHidden/>
          </w:rPr>
        </w:r>
        <w:r>
          <w:rPr>
            <w:noProof/>
            <w:webHidden/>
          </w:rPr>
          <w:fldChar w:fldCharType="separate"/>
        </w:r>
        <w:r>
          <w:rPr>
            <w:noProof/>
            <w:webHidden/>
          </w:rPr>
          <w:t>117</w:t>
        </w:r>
        <w:r>
          <w:rPr>
            <w:noProof/>
            <w:webHidden/>
          </w:rPr>
          <w:fldChar w:fldCharType="end"/>
        </w:r>
      </w:hyperlink>
    </w:p>
    <w:p w14:paraId="11F8AFB4" w14:textId="558142CD"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98" w:history="1">
        <w:r w:rsidRPr="00170F4B">
          <w:rPr>
            <w:rStyle w:val="Hyperlink"/>
            <w:noProof/>
          </w:rPr>
          <w:t>7.1.3.4.1</w:t>
        </w:r>
        <w:r>
          <w:rPr>
            <w:rFonts w:eastAsiaTheme="minorEastAsia" w:cstheme="minorBidi"/>
            <w:noProof/>
            <w:sz w:val="22"/>
            <w:szCs w:val="22"/>
            <w:lang w:eastAsia="en-GB"/>
          </w:rPr>
          <w:tab/>
        </w:r>
        <w:r w:rsidRPr="00170F4B">
          <w:rPr>
            <w:rStyle w:val="Hyperlink"/>
            <w:noProof/>
          </w:rPr>
          <w:t>Other aspects on bandwidth Parts</w:t>
        </w:r>
        <w:r>
          <w:rPr>
            <w:noProof/>
            <w:webHidden/>
          </w:rPr>
          <w:tab/>
        </w:r>
        <w:r>
          <w:rPr>
            <w:noProof/>
            <w:webHidden/>
          </w:rPr>
          <w:fldChar w:fldCharType="begin"/>
        </w:r>
        <w:r>
          <w:rPr>
            <w:noProof/>
            <w:webHidden/>
          </w:rPr>
          <w:instrText xml:space="preserve"> PAGEREF _Toc514184698 \h </w:instrText>
        </w:r>
        <w:r>
          <w:rPr>
            <w:noProof/>
            <w:webHidden/>
          </w:rPr>
        </w:r>
        <w:r>
          <w:rPr>
            <w:noProof/>
            <w:webHidden/>
          </w:rPr>
          <w:fldChar w:fldCharType="separate"/>
        </w:r>
        <w:r>
          <w:rPr>
            <w:noProof/>
            <w:webHidden/>
          </w:rPr>
          <w:t>117</w:t>
        </w:r>
        <w:r>
          <w:rPr>
            <w:noProof/>
            <w:webHidden/>
          </w:rPr>
          <w:fldChar w:fldCharType="end"/>
        </w:r>
      </w:hyperlink>
    </w:p>
    <w:p w14:paraId="0C793947" w14:textId="1C253D5D" w:rsidR="004947F4" w:rsidRDefault="004947F4">
      <w:pPr>
        <w:pStyle w:val="TOC5"/>
        <w:tabs>
          <w:tab w:val="left" w:pos="1658"/>
          <w:tab w:val="right" w:leader="dot" w:pos="10457"/>
        </w:tabs>
        <w:rPr>
          <w:rFonts w:eastAsiaTheme="minorEastAsia" w:cstheme="minorBidi"/>
          <w:noProof/>
          <w:sz w:val="22"/>
          <w:szCs w:val="22"/>
          <w:lang w:eastAsia="en-GB"/>
        </w:rPr>
      </w:pPr>
      <w:hyperlink w:anchor="_Toc514184699" w:history="1">
        <w:r w:rsidRPr="00170F4B">
          <w:rPr>
            <w:rStyle w:val="Hyperlink"/>
            <w:noProof/>
          </w:rPr>
          <w:t>7.1.3.4.2</w:t>
        </w:r>
        <w:r>
          <w:rPr>
            <w:rFonts w:eastAsiaTheme="minorEastAsia" w:cstheme="minorBidi"/>
            <w:noProof/>
            <w:sz w:val="22"/>
            <w:szCs w:val="22"/>
            <w:lang w:eastAsia="en-GB"/>
          </w:rPr>
          <w:tab/>
        </w:r>
        <w:r w:rsidRPr="00170F4B">
          <w:rPr>
            <w:rStyle w:val="Hyperlink"/>
            <w:noProof/>
          </w:rPr>
          <w:t>Other aspects on carrier aggregation</w:t>
        </w:r>
        <w:r>
          <w:rPr>
            <w:noProof/>
            <w:webHidden/>
          </w:rPr>
          <w:tab/>
        </w:r>
        <w:r>
          <w:rPr>
            <w:noProof/>
            <w:webHidden/>
          </w:rPr>
          <w:fldChar w:fldCharType="begin"/>
        </w:r>
        <w:r>
          <w:rPr>
            <w:noProof/>
            <w:webHidden/>
          </w:rPr>
          <w:instrText xml:space="preserve"> PAGEREF _Toc514184699 \h </w:instrText>
        </w:r>
        <w:r>
          <w:rPr>
            <w:noProof/>
            <w:webHidden/>
          </w:rPr>
        </w:r>
        <w:r>
          <w:rPr>
            <w:noProof/>
            <w:webHidden/>
          </w:rPr>
          <w:fldChar w:fldCharType="separate"/>
        </w:r>
        <w:r>
          <w:rPr>
            <w:noProof/>
            <w:webHidden/>
          </w:rPr>
          <w:t>119</w:t>
        </w:r>
        <w:r>
          <w:rPr>
            <w:noProof/>
            <w:webHidden/>
          </w:rPr>
          <w:fldChar w:fldCharType="end"/>
        </w:r>
      </w:hyperlink>
    </w:p>
    <w:p w14:paraId="219704B4" w14:textId="1D283E0E"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700" w:history="1">
        <w:r w:rsidRPr="00170F4B">
          <w:rPr>
            <w:rStyle w:val="Hyperlink"/>
            <w:noProof/>
          </w:rPr>
          <w:t>7.1.3.5</w:t>
        </w:r>
        <w:r>
          <w:rPr>
            <w:rFonts w:eastAsiaTheme="minorEastAsia" w:cstheme="minorBidi"/>
            <w:noProof/>
            <w:sz w:val="22"/>
            <w:szCs w:val="22"/>
            <w:lang w:eastAsia="en-GB"/>
          </w:rPr>
          <w:tab/>
        </w:r>
        <w:r w:rsidRPr="00170F4B">
          <w:rPr>
            <w:rStyle w:val="Hyperlink"/>
            <w:noProof/>
          </w:rPr>
          <w:t>Rate matching aspects for NR DL and UL</w:t>
        </w:r>
        <w:r>
          <w:rPr>
            <w:noProof/>
            <w:webHidden/>
          </w:rPr>
          <w:tab/>
        </w:r>
        <w:r>
          <w:rPr>
            <w:noProof/>
            <w:webHidden/>
          </w:rPr>
          <w:fldChar w:fldCharType="begin"/>
        </w:r>
        <w:r>
          <w:rPr>
            <w:noProof/>
            <w:webHidden/>
          </w:rPr>
          <w:instrText xml:space="preserve"> PAGEREF _Toc514184700 \h </w:instrText>
        </w:r>
        <w:r>
          <w:rPr>
            <w:noProof/>
            <w:webHidden/>
          </w:rPr>
        </w:r>
        <w:r>
          <w:rPr>
            <w:noProof/>
            <w:webHidden/>
          </w:rPr>
          <w:fldChar w:fldCharType="separate"/>
        </w:r>
        <w:r>
          <w:rPr>
            <w:noProof/>
            <w:webHidden/>
          </w:rPr>
          <w:t>120</w:t>
        </w:r>
        <w:r>
          <w:rPr>
            <w:noProof/>
            <w:webHidden/>
          </w:rPr>
          <w:fldChar w:fldCharType="end"/>
        </w:r>
      </w:hyperlink>
    </w:p>
    <w:p w14:paraId="399C31CD" w14:textId="40658617"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701" w:history="1">
        <w:r w:rsidRPr="00170F4B">
          <w:rPr>
            <w:rStyle w:val="Hyperlink"/>
            <w:noProof/>
          </w:rPr>
          <w:t>7.1.3.6</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_Toc514184701 \h </w:instrText>
        </w:r>
        <w:r>
          <w:rPr>
            <w:noProof/>
            <w:webHidden/>
          </w:rPr>
        </w:r>
        <w:r>
          <w:rPr>
            <w:noProof/>
            <w:webHidden/>
          </w:rPr>
          <w:fldChar w:fldCharType="separate"/>
        </w:r>
        <w:r>
          <w:rPr>
            <w:noProof/>
            <w:webHidden/>
          </w:rPr>
          <w:t>121</w:t>
        </w:r>
        <w:r>
          <w:rPr>
            <w:noProof/>
            <w:webHidden/>
          </w:rPr>
          <w:fldChar w:fldCharType="end"/>
        </w:r>
      </w:hyperlink>
    </w:p>
    <w:p w14:paraId="382F5918" w14:textId="4B0062FC"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02" w:history="1">
        <w:r w:rsidRPr="00170F4B">
          <w:rPr>
            <w:rStyle w:val="Hyperlink"/>
            <w:noProof/>
          </w:rPr>
          <w:t>7.1.4</w:t>
        </w:r>
        <w:r>
          <w:rPr>
            <w:rFonts w:eastAsiaTheme="minorEastAsia" w:cstheme="minorBidi"/>
            <w:i w:val="0"/>
            <w:iCs w:val="0"/>
            <w:noProof/>
            <w:sz w:val="22"/>
            <w:szCs w:val="22"/>
            <w:lang w:eastAsia="en-GB"/>
          </w:rPr>
          <w:tab/>
        </w:r>
        <w:r w:rsidRPr="00170F4B">
          <w:rPr>
            <w:rStyle w:val="Hyperlink"/>
            <w:noProof/>
          </w:rPr>
          <w:t>Channel coding</w:t>
        </w:r>
        <w:r>
          <w:rPr>
            <w:noProof/>
            <w:webHidden/>
          </w:rPr>
          <w:tab/>
        </w:r>
        <w:r>
          <w:rPr>
            <w:noProof/>
            <w:webHidden/>
          </w:rPr>
          <w:fldChar w:fldCharType="begin"/>
        </w:r>
        <w:r>
          <w:rPr>
            <w:noProof/>
            <w:webHidden/>
          </w:rPr>
          <w:instrText xml:space="preserve"> PAGEREF _Toc514184702 \h </w:instrText>
        </w:r>
        <w:r>
          <w:rPr>
            <w:noProof/>
            <w:webHidden/>
          </w:rPr>
        </w:r>
        <w:r>
          <w:rPr>
            <w:noProof/>
            <w:webHidden/>
          </w:rPr>
          <w:fldChar w:fldCharType="separate"/>
        </w:r>
        <w:r>
          <w:rPr>
            <w:noProof/>
            <w:webHidden/>
          </w:rPr>
          <w:t>121</w:t>
        </w:r>
        <w:r>
          <w:rPr>
            <w:noProof/>
            <w:webHidden/>
          </w:rPr>
          <w:fldChar w:fldCharType="end"/>
        </w:r>
      </w:hyperlink>
    </w:p>
    <w:p w14:paraId="0B79BC79" w14:textId="0F7A90DD"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03" w:history="1">
        <w:r w:rsidRPr="00170F4B">
          <w:rPr>
            <w:rStyle w:val="Hyperlink"/>
            <w:noProof/>
          </w:rPr>
          <w:t>7.1.5</w:t>
        </w:r>
        <w:r>
          <w:rPr>
            <w:rFonts w:eastAsiaTheme="minorEastAsia" w:cstheme="minorBidi"/>
            <w:i w:val="0"/>
            <w:iCs w:val="0"/>
            <w:noProof/>
            <w:sz w:val="22"/>
            <w:szCs w:val="22"/>
            <w:lang w:eastAsia="en-GB"/>
          </w:rPr>
          <w:tab/>
        </w:r>
        <w:r w:rsidRPr="00170F4B">
          <w:rPr>
            <w:rStyle w:val="Hyperlink"/>
            <w:noProof/>
          </w:rPr>
          <w:t>NR-LTE co-existence</w:t>
        </w:r>
        <w:r>
          <w:rPr>
            <w:noProof/>
            <w:webHidden/>
          </w:rPr>
          <w:tab/>
        </w:r>
        <w:r>
          <w:rPr>
            <w:noProof/>
            <w:webHidden/>
          </w:rPr>
          <w:fldChar w:fldCharType="begin"/>
        </w:r>
        <w:r>
          <w:rPr>
            <w:noProof/>
            <w:webHidden/>
          </w:rPr>
          <w:instrText xml:space="preserve"> PAGEREF _Toc514184703 \h </w:instrText>
        </w:r>
        <w:r>
          <w:rPr>
            <w:noProof/>
            <w:webHidden/>
          </w:rPr>
        </w:r>
        <w:r>
          <w:rPr>
            <w:noProof/>
            <w:webHidden/>
          </w:rPr>
          <w:fldChar w:fldCharType="separate"/>
        </w:r>
        <w:r>
          <w:rPr>
            <w:noProof/>
            <w:webHidden/>
          </w:rPr>
          <w:t>122</w:t>
        </w:r>
        <w:r>
          <w:rPr>
            <w:noProof/>
            <w:webHidden/>
          </w:rPr>
          <w:fldChar w:fldCharType="end"/>
        </w:r>
      </w:hyperlink>
    </w:p>
    <w:p w14:paraId="58401DC3" w14:textId="0570CA4C"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04" w:history="1">
        <w:r w:rsidRPr="00170F4B">
          <w:rPr>
            <w:rStyle w:val="Hyperlink"/>
            <w:noProof/>
          </w:rPr>
          <w:t>7.1.6</w:t>
        </w:r>
        <w:r>
          <w:rPr>
            <w:rFonts w:eastAsiaTheme="minorEastAsia" w:cstheme="minorBidi"/>
            <w:i w:val="0"/>
            <w:iCs w:val="0"/>
            <w:noProof/>
            <w:sz w:val="22"/>
            <w:szCs w:val="22"/>
            <w:lang w:eastAsia="en-GB"/>
          </w:rPr>
          <w:tab/>
        </w:r>
        <w:r w:rsidRPr="00170F4B">
          <w:rPr>
            <w:rStyle w:val="Hyperlink"/>
            <w:noProof/>
          </w:rPr>
          <w:t>UL power control</w:t>
        </w:r>
        <w:r>
          <w:rPr>
            <w:noProof/>
            <w:webHidden/>
          </w:rPr>
          <w:tab/>
        </w:r>
        <w:r>
          <w:rPr>
            <w:noProof/>
            <w:webHidden/>
          </w:rPr>
          <w:fldChar w:fldCharType="begin"/>
        </w:r>
        <w:r>
          <w:rPr>
            <w:noProof/>
            <w:webHidden/>
          </w:rPr>
          <w:instrText xml:space="preserve"> PAGEREF _Toc514184704 \h </w:instrText>
        </w:r>
        <w:r>
          <w:rPr>
            <w:noProof/>
            <w:webHidden/>
          </w:rPr>
        </w:r>
        <w:r>
          <w:rPr>
            <w:noProof/>
            <w:webHidden/>
          </w:rPr>
          <w:fldChar w:fldCharType="separate"/>
        </w:r>
        <w:r>
          <w:rPr>
            <w:noProof/>
            <w:webHidden/>
          </w:rPr>
          <w:t>123</w:t>
        </w:r>
        <w:r>
          <w:rPr>
            <w:noProof/>
            <w:webHidden/>
          </w:rPr>
          <w:fldChar w:fldCharType="end"/>
        </w:r>
      </w:hyperlink>
    </w:p>
    <w:p w14:paraId="2EC29756" w14:textId="032BDBC6"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705" w:history="1">
        <w:r w:rsidRPr="00170F4B">
          <w:rPr>
            <w:rStyle w:val="Hyperlink"/>
            <w:noProof/>
          </w:rPr>
          <w:t>7.1.6.1</w:t>
        </w:r>
        <w:r>
          <w:rPr>
            <w:rFonts w:eastAsiaTheme="minorEastAsia" w:cstheme="minorBidi"/>
            <w:noProof/>
            <w:sz w:val="22"/>
            <w:szCs w:val="22"/>
            <w:lang w:eastAsia="en-GB"/>
          </w:rPr>
          <w:tab/>
        </w:r>
        <w:r w:rsidRPr="00170F4B">
          <w:rPr>
            <w:rStyle w:val="Hyperlink"/>
            <w:noProof/>
          </w:rPr>
          <w:t>NR UL power control - non-CA aspects</w:t>
        </w:r>
        <w:r>
          <w:rPr>
            <w:noProof/>
            <w:webHidden/>
          </w:rPr>
          <w:tab/>
        </w:r>
        <w:r>
          <w:rPr>
            <w:noProof/>
            <w:webHidden/>
          </w:rPr>
          <w:fldChar w:fldCharType="begin"/>
        </w:r>
        <w:r>
          <w:rPr>
            <w:noProof/>
            <w:webHidden/>
          </w:rPr>
          <w:instrText xml:space="preserve"> PAGEREF _Toc514184705 \h </w:instrText>
        </w:r>
        <w:r>
          <w:rPr>
            <w:noProof/>
            <w:webHidden/>
          </w:rPr>
        </w:r>
        <w:r>
          <w:rPr>
            <w:noProof/>
            <w:webHidden/>
          </w:rPr>
          <w:fldChar w:fldCharType="separate"/>
        </w:r>
        <w:r>
          <w:rPr>
            <w:noProof/>
            <w:webHidden/>
          </w:rPr>
          <w:t>123</w:t>
        </w:r>
        <w:r>
          <w:rPr>
            <w:noProof/>
            <w:webHidden/>
          </w:rPr>
          <w:fldChar w:fldCharType="end"/>
        </w:r>
      </w:hyperlink>
    </w:p>
    <w:p w14:paraId="7A347B61" w14:textId="019C432F"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706" w:history="1">
        <w:r w:rsidRPr="00170F4B">
          <w:rPr>
            <w:rStyle w:val="Hyperlink"/>
            <w:noProof/>
          </w:rPr>
          <w:t>7.1.6.2</w:t>
        </w:r>
        <w:r>
          <w:rPr>
            <w:rFonts w:eastAsiaTheme="minorEastAsia" w:cstheme="minorBidi"/>
            <w:noProof/>
            <w:sz w:val="22"/>
            <w:szCs w:val="22"/>
            <w:lang w:eastAsia="en-GB"/>
          </w:rPr>
          <w:tab/>
        </w:r>
        <w:r w:rsidRPr="00170F4B">
          <w:rPr>
            <w:rStyle w:val="Hyperlink"/>
            <w:noProof/>
          </w:rPr>
          <w:t>NR UL power control – CA aspects</w:t>
        </w:r>
        <w:r>
          <w:rPr>
            <w:noProof/>
            <w:webHidden/>
          </w:rPr>
          <w:tab/>
        </w:r>
        <w:r>
          <w:rPr>
            <w:noProof/>
            <w:webHidden/>
          </w:rPr>
          <w:fldChar w:fldCharType="begin"/>
        </w:r>
        <w:r>
          <w:rPr>
            <w:noProof/>
            <w:webHidden/>
          </w:rPr>
          <w:instrText xml:space="preserve"> PAGEREF _Toc514184706 \h </w:instrText>
        </w:r>
        <w:r>
          <w:rPr>
            <w:noProof/>
            <w:webHidden/>
          </w:rPr>
        </w:r>
        <w:r>
          <w:rPr>
            <w:noProof/>
            <w:webHidden/>
          </w:rPr>
          <w:fldChar w:fldCharType="separate"/>
        </w:r>
        <w:r>
          <w:rPr>
            <w:noProof/>
            <w:webHidden/>
          </w:rPr>
          <w:t>124</w:t>
        </w:r>
        <w:r>
          <w:rPr>
            <w:noProof/>
            <w:webHidden/>
          </w:rPr>
          <w:fldChar w:fldCharType="end"/>
        </w:r>
      </w:hyperlink>
    </w:p>
    <w:p w14:paraId="4A6E40D5" w14:textId="3D857DAE" w:rsidR="004947F4" w:rsidRDefault="004947F4">
      <w:pPr>
        <w:pStyle w:val="TOC4"/>
        <w:tabs>
          <w:tab w:val="left" w:pos="1400"/>
          <w:tab w:val="right" w:leader="dot" w:pos="10457"/>
        </w:tabs>
        <w:rPr>
          <w:rFonts w:eastAsiaTheme="minorEastAsia" w:cstheme="minorBidi"/>
          <w:noProof/>
          <w:sz w:val="22"/>
          <w:szCs w:val="22"/>
          <w:lang w:eastAsia="en-GB"/>
        </w:rPr>
      </w:pPr>
      <w:hyperlink w:anchor="_Toc514184707" w:history="1">
        <w:r w:rsidRPr="00170F4B">
          <w:rPr>
            <w:rStyle w:val="Hyperlink"/>
            <w:noProof/>
          </w:rPr>
          <w:t>7.1.6.3</w:t>
        </w:r>
        <w:r>
          <w:rPr>
            <w:rFonts w:eastAsiaTheme="minorEastAsia" w:cstheme="minorBidi"/>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_Toc514184707 \h </w:instrText>
        </w:r>
        <w:r>
          <w:rPr>
            <w:noProof/>
            <w:webHidden/>
          </w:rPr>
        </w:r>
        <w:r>
          <w:rPr>
            <w:noProof/>
            <w:webHidden/>
          </w:rPr>
          <w:fldChar w:fldCharType="separate"/>
        </w:r>
        <w:r>
          <w:rPr>
            <w:noProof/>
            <w:webHidden/>
          </w:rPr>
          <w:t>124</w:t>
        </w:r>
        <w:r>
          <w:rPr>
            <w:noProof/>
            <w:webHidden/>
          </w:rPr>
          <w:fldChar w:fldCharType="end"/>
        </w:r>
      </w:hyperlink>
    </w:p>
    <w:p w14:paraId="02BA0A51" w14:textId="594017D4"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08" w:history="1">
        <w:r w:rsidRPr="00170F4B">
          <w:rPr>
            <w:rStyle w:val="Hyperlink"/>
            <w:noProof/>
          </w:rPr>
          <w:t>7.1.7</w:t>
        </w:r>
        <w:r>
          <w:rPr>
            <w:rFonts w:eastAsiaTheme="minorEastAsia" w:cstheme="minorBidi"/>
            <w:i w:val="0"/>
            <w:iCs w:val="0"/>
            <w:noProof/>
            <w:sz w:val="22"/>
            <w:szCs w:val="22"/>
            <w:lang w:eastAsia="en-GB"/>
          </w:rPr>
          <w:tab/>
        </w:r>
        <w:r w:rsidRPr="00170F4B">
          <w:rPr>
            <w:rStyle w:val="Hyperlink"/>
            <w:noProof/>
          </w:rPr>
          <w:t>UE features</w:t>
        </w:r>
        <w:r>
          <w:rPr>
            <w:noProof/>
            <w:webHidden/>
          </w:rPr>
          <w:tab/>
        </w:r>
        <w:r>
          <w:rPr>
            <w:noProof/>
            <w:webHidden/>
          </w:rPr>
          <w:fldChar w:fldCharType="begin"/>
        </w:r>
        <w:r>
          <w:rPr>
            <w:noProof/>
            <w:webHidden/>
          </w:rPr>
          <w:instrText xml:space="preserve"> PAGEREF _Toc514184708 \h </w:instrText>
        </w:r>
        <w:r>
          <w:rPr>
            <w:noProof/>
            <w:webHidden/>
          </w:rPr>
        </w:r>
        <w:r>
          <w:rPr>
            <w:noProof/>
            <w:webHidden/>
          </w:rPr>
          <w:fldChar w:fldCharType="separate"/>
        </w:r>
        <w:r>
          <w:rPr>
            <w:noProof/>
            <w:webHidden/>
          </w:rPr>
          <w:t>125</w:t>
        </w:r>
        <w:r>
          <w:rPr>
            <w:noProof/>
            <w:webHidden/>
          </w:rPr>
          <w:fldChar w:fldCharType="end"/>
        </w:r>
      </w:hyperlink>
    </w:p>
    <w:p w14:paraId="362A7E39" w14:textId="4945F722"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09" w:history="1">
        <w:r w:rsidRPr="00170F4B">
          <w:rPr>
            <w:rStyle w:val="Hyperlink"/>
            <w:noProof/>
          </w:rPr>
          <w:t>7.1.8</w:t>
        </w:r>
        <w:r>
          <w:rPr>
            <w:rFonts w:eastAsiaTheme="minorEastAsia" w:cstheme="minorBidi"/>
            <w:i w:val="0"/>
            <w:iCs w:val="0"/>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_Toc514184709 \h </w:instrText>
        </w:r>
        <w:r>
          <w:rPr>
            <w:noProof/>
            <w:webHidden/>
          </w:rPr>
        </w:r>
        <w:r>
          <w:rPr>
            <w:noProof/>
            <w:webHidden/>
          </w:rPr>
          <w:fldChar w:fldCharType="separate"/>
        </w:r>
        <w:r>
          <w:rPr>
            <w:noProof/>
            <w:webHidden/>
          </w:rPr>
          <w:t>125</w:t>
        </w:r>
        <w:r>
          <w:rPr>
            <w:noProof/>
            <w:webHidden/>
          </w:rPr>
          <w:fldChar w:fldCharType="end"/>
        </w:r>
      </w:hyperlink>
    </w:p>
    <w:p w14:paraId="17391E6A" w14:textId="18E69696"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710" w:history="1">
        <w:r w:rsidRPr="00170F4B">
          <w:rPr>
            <w:rStyle w:val="Hyperlink"/>
            <w:noProof/>
          </w:rPr>
          <w:t>7.2</w:t>
        </w:r>
        <w:r>
          <w:rPr>
            <w:rFonts w:eastAsiaTheme="minorEastAsia" w:cstheme="minorBidi"/>
            <w:smallCaps w:val="0"/>
            <w:noProof/>
            <w:sz w:val="22"/>
            <w:szCs w:val="22"/>
            <w:lang w:eastAsia="en-GB"/>
          </w:rPr>
          <w:tab/>
        </w:r>
        <w:r w:rsidRPr="00170F4B">
          <w:rPr>
            <w:rStyle w:val="Hyperlink"/>
            <w:noProof/>
          </w:rPr>
          <w:t>NR URLLC in Release 15</w:t>
        </w:r>
        <w:r>
          <w:rPr>
            <w:noProof/>
            <w:webHidden/>
          </w:rPr>
          <w:tab/>
        </w:r>
        <w:r>
          <w:rPr>
            <w:noProof/>
            <w:webHidden/>
          </w:rPr>
          <w:fldChar w:fldCharType="begin"/>
        </w:r>
        <w:r>
          <w:rPr>
            <w:noProof/>
            <w:webHidden/>
          </w:rPr>
          <w:instrText xml:space="preserve"> PAGEREF _Toc514184710 \h </w:instrText>
        </w:r>
        <w:r>
          <w:rPr>
            <w:noProof/>
            <w:webHidden/>
          </w:rPr>
        </w:r>
        <w:r>
          <w:rPr>
            <w:noProof/>
            <w:webHidden/>
          </w:rPr>
          <w:fldChar w:fldCharType="separate"/>
        </w:r>
        <w:r>
          <w:rPr>
            <w:noProof/>
            <w:webHidden/>
          </w:rPr>
          <w:t>125</w:t>
        </w:r>
        <w:r>
          <w:rPr>
            <w:noProof/>
            <w:webHidden/>
          </w:rPr>
          <w:fldChar w:fldCharType="end"/>
        </w:r>
      </w:hyperlink>
    </w:p>
    <w:p w14:paraId="05507A7D" w14:textId="6980BCFA"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11" w:history="1">
        <w:r w:rsidRPr="00170F4B">
          <w:rPr>
            <w:rStyle w:val="Hyperlink"/>
            <w:noProof/>
          </w:rPr>
          <w:t>7.2.1</w:t>
        </w:r>
        <w:r>
          <w:rPr>
            <w:rFonts w:eastAsiaTheme="minorEastAsia" w:cstheme="minorBidi"/>
            <w:i w:val="0"/>
            <w:iCs w:val="0"/>
            <w:noProof/>
            <w:sz w:val="22"/>
            <w:szCs w:val="22"/>
            <w:lang w:eastAsia="en-GB"/>
          </w:rPr>
          <w:tab/>
        </w:r>
        <w:r w:rsidRPr="00170F4B">
          <w:rPr>
            <w:rStyle w:val="Hyperlink"/>
            <w:noProof/>
          </w:rPr>
          <w:t>Support of separate CQI and MCS table(s) for URLLC</w:t>
        </w:r>
        <w:r>
          <w:rPr>
            <w:noProof/>
            <w:webHidden/>
          </w:rPr>
          <w:tab/>
        </w:r>
        <w:r>
          <w:rPr>
            <w:noProof/>
            <w:webHidden/>
          </w:rPr>
          <w:fldChar w:fldCharType="begin"/>
        </w:r>
        <w:r>
          <w:rPr>
            <w:noProof/>
            <w:webHidden/>
          </w:rPr>
          <w:instrText xml:space="preserve"> PAGEREF _Toc514184711 \h </w:instrText>
        </w:r>
        <w:r>
          <w:rPr>
            <w:noProof/>
            <w:webHidden/>
          </w:rPr>
        </w:r>
        <w:r>
          <w:rPr>
            <w:noProof/>
            <w:webHidden/>
          </w:rPr>
          <w:fldChar w:fldCharType="separate"/>
        </w:r>
        <w:r>
          <w:rPr>
            <w:noProof/>
            <w:webHidden/>
          </w:rPr>
          <w:t>125</w:t>
        </w:r>
        <w:r>
          <w:rPr>
            <w:noProof/>
            <w:webHidden/>
          </w:rPr>
          <w:fldChar w:fldCharType="end"/>
        </w:r>
      </w:hyperlink>
    </w:p>
    <w:p w14:paraId="7B77C6CD" w14:textId="5B8F040C"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12" w:history="1">
        <w:r w:rsidRPr="00170F4B">
          <w:rPr>
            <w:rStyle w:val="Hyperlink"/>
            <w:noProof/>
          </w:rPr>
          <w:t>7.2.2</w:t>
        </w:r>
        <w:r>
          <w:rPr>
            <w:rFonts w:eastAsiaTheme="minorEastAsia" w:cstheme="minorBidi"/>
            <w:i w:val="0"/>
            <w:iCs w:val="0"/>
            <w:noProof/>
            <w:sz w:val="22"/>
            <w:szCs w:val="22"/>
            <w:lang w:eastAsia="en-GB"/>
          </w:rPr>
          <w:tab/>
        </w:r>
        <w:r w:rsidRPr="00170F4B">
          <w:rPr>
            <w:rStyle w:val="Hyperlink"/>
            <w:noProof/>
          </w:rPr>
          <w:t>Study of necessity of a new DCI format</w:t>
        </w:r>
        <w:r>
          <w:rPr>
            <w:noProof/>
            <w:webHidden/>
          </w:rPr>
          <w:tab/>
        </w:r>
        <w:r>
          <w:rPr>
            <w:noProof/>
            <w:webHidden/>
          </w:rPr>
          <w:fldChar w:fldCharType="begin"/>
        </w:r>
        <w:r>
          <w:rPr>
            <w:noProof/>
            <w:webHidden/>
          </w:rPr>
          <w:instrText xml:space="preserve"> PAGEREF _Toc514184712 \h </w:instrText>
        </w:r>
        <w:r>
          <w:rPr>
            <w:noProof/>
            <w:webHidden/>
          </w:rPr>
        </w:r>
        <w:r>
          <w:rPr>
            <w:noProof/>
            <w:webHidden/>
          </w:rPr>
          <w:fldChar w:fldCharType="separate"/>
        </w:r>
        <w:r>
          <w:rPr>
            <w:noProof/>
            <w:webHidden/>
          </w:rPr>
          <w:t>128</w:t>
        </w:r>
        <w:r>
          <w:rPr>
            <w:noProof/>
            <w:webHidden/>
          </w:rPr>
          <w:fldChar w:fldCharType="end"/>
        </w:r>
      </w:hyperlink>
    </w:p>
    <w:p w14:paraId="3D12ABEC" w14:textId="47B1998A"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13" w:history="1">
        <w:r w:rsidRPr="00170F4B">
          <w:rPr>
            <w:rStyle w:val="Hyperlink"/>
            <w:noProof/>
          </w:rPr>
          <w:t>7.2.3</w:t>
        </w:r>
        <w:r>
          <w:rPr>
            <w:rFonts w:eastAsiaTheme="minorEastAsia" w:cstheme="minorBidi"/>
            <w:i w:val="0"/>
            <w:iCs w:val="0"/>
            <w:noProof/>
            <w:sz w:val="22"/>
            <w:szCs w:val="22"/>
            <w:lang w:eastAsia="en-GB"/>
          </w:rPr>
          <w:tab/>
        </w:r>
        <w:r w:rsidRPr="00170F4B">
          <w:rPr>
            <w:rStyle w:val="Hyperlink"/>
            <w:noProof/>
          </w:rPr>
          <w:t>Study of necessity of PDCCH repetition</w:t>
        </w:r>
        <w:r>
          <w:rPr>
            <w:noProof/>
            <w:webHidden/>
          </w:rPr>
          <w:tab/>
        </w:r>
        <w:r>
          <w:rPr>
            <w:noProof/>
            <w:webHidden/>
          </w:rPr>
          <w:fldChar w:fldCharType="begin"/>
        </w:r>
        <w:r>
          <w:rPr>
            <w:noProof/>
            <w:webHidden/>
          </w:rPr>
          <w:instrText xml:space="preserve"> PAGEREF _Toc514184713 \h </w:instrText>
        </w:r>
        <w:r>
          <w:rPr>
            <w:noProof/>
            <w:webHidden/>
          </w:rPr>
        </w:r>
        <w:r>
          <w:rPr>
            <w:noProof/>
            <w:webHidden/>
          </w:rPr>
          <w:fldChar w:fldCharType="separate"/>
        </w:r>
        <w:r>
          <w:rPr>
            <w:noProof/>
            <w:webHidden/>
          </w:rPr>
          <w:t>130</w:t>
        </w:r>
        <w:r>
          <w:rPr>
            <w:noProof/>
            <w:webHidden/>
          </w:rPr>
          <w:fldChar w:fldCharType="end"/>
        </w:r>
      </w:hyperlink>
    </w:p>
    <w:p w14:paraId="105A438B" w14:textId="4A3E6DCC"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14" w:history="1">
        <w:r w:rsidRPr="00170F4B">
          <w:rPr>
            <w:rStyle w:val="Hyperlink"/>
            <w:noProof/>
          </w:rPr>
          <w:t>7.2.4</w:t>
        </w:r>
        <w:r>
          <w:rPr>
            <w:rFonts w:eastAsiaTheme="minorEastAsia" w:cstheme="minorBidi"/>
            <w:i w:val="0"/>
            <w:iCs w:val="0"/>
            <w:noProof/>
            <w:sz w:val="22"/>
            <w:szCs w:val="22"/>
            <w:lang w:eastAsia="en-GB"/>
          </w:rPr>
          <w:tab/>
        </w:r>
        <w:r w:rsidRPr="00170F4B">
          <w:rPr>
            <w:rStyle w:val="Hyperlink"/>
            <w:noProof/>
          </w:rPr>
          <w:t>Study of handling UL multiplexing of transmissions with different reliability requirements</w:t>
        </w:r>
        <w:r>
          <w:rPr>
            <w:noProof/>
            <w:webHidden/>
          </w:rPr>
          <w:tab/>
        </w:r>
        <w:r>
          <w:rPr>
            <w:noProof/>
            <w:webHidden/>
          </w:rPr>
          <w:fldChar w:fldCharType="begin"/>
        </w:r>
        <w:r>
          <w:rPr>
            <w:noProof/>
            <w:webHidden/>
          </w:rPr>
          <w:instrText xml:space="preserve"> PAGEREF _Toc514184714 \h </w:instrText>
        </w:r>
        <w:r>
          <w:rPr>
            <w:noProof/>
            <w:webHidden/>
          </w:rPr>
        </w:r>
        <w:r>
          <w:rPr>
            <w:noProof/>
            <w:webHidden/>
          </w:rPr>
          <w:fldChar w:fldCharType="separate"/>
        </w:r>
        <w:r>
          <w:rPr>
            <w:noProof/>
            <w:webHidden/>
          </w:rPr>
          <w:t>132</w:t>
        </w:r>
        <w:r>
          <w:rPr>
            <w:noProof/>
            <w:webHidden/>
          </w:rPr>
          <w:fldChar w:fldCharType="end"/>
        </w:r>
      </w:hyperlink>
    </w:p>
    <w:p w14:paraId="71DDF7EC" w14:textId="39CB5426"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15" w:history="1">
        <w:r w:rsidRPr="00170F4B">
          <w:rPr>
            <w:rStyle w:val="Hyperlink"/>
            <w:noProof/>
          </w:rPr>
          <w:t>7.2.5</w:t>
        </w:r>
        <w:r>
          <w:rPr>
            <w:rFonts w:eastAsiaTheme="minorEastAsia" w:cstheme="minorBidi"/>
            <w:i w:val="0"/>
            <w:iCs w:val="0"/>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_Toc514184715 \h </w:instrText>
        </w:r>
        <w:r>
          <w:rPr>
            <w:noProof/>
            <w:webHidden/>
          </w:rPr>
        </w:r>
        <w:r>
          <w:rPr>
            <w:noProof/>
            <w:webHidden/>
          </w:rPr>
          <w:fldChar w:fldCharType="separate"/>
        </w:r>
        <w:r>
          <w:rPr>
            <w:noProof/>
            <w:webHidden/>
          </w:rPr>
          <w:t>134</w:t>
        </w:r>
        <w:r>
          <w:rPr>
            <w:noProof/>
            <w:webHidden/>
          </w:rPr>
          <w:fldChar w:fldCharType="end"/>
        </w:r>
      </w:hyperlink>
    </w:p>
    <w:p w14:paraId="6B7CFD10" w14:textId="57C2DC9C"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716" w:history="1">
        <w:r w:rsidRPr="00170F4B">
          <w:rPr>
            <w:rStyle w:val="Hyperlink"/>
            <w:noProof/>
            <w:lang w:eastAsia="x-none"/>
          </w:rPr>
          <w:t>7.3</w:t>
        </w:r>
        <w:r>
          <w:rPr>
            <w:rFonts w:eastAsiaTheme="minorEastAsia" w:cstheme="minorBidi"/>
            <w:smallCaps w:val="0"/>
            <w:noProof/>
            <w:sz w:val="22"/>
            <w:szCs w:val="22"/>
            <w:lang w:eastAsia="en-GB"/>
          </w:rPr>
          <w:tab/>
        </w:r>
        <w:r w:rsidRPr="00170F4B">
          <w:rPr>
            <w:rStyle w:val="Hyperlink"/>
            <w:noProof/>
          </w:rPr>
          <w:t xml:space="preserve">Study on enhanced NR to support Non-Terrestrial Networks - </w:t>
        </w:r>
        <w:r w:rsidRPr="00170F4B">
          <w:rPr>
            <w:rStyle w:val="Hyperlink"/>
            <w:noProof/>
            <w:lang w:eastAsia="x-none"/>
          </w:rPr>
          <w:t>SID in RP-171450</w:t>
        </w:r>
        <w:r>
          <w:rPr>
            <w:noProof/>
            <w:webHidden/>
          </w:rPr>
          <w:tab/>
        </w:r>
        <w:r>
          <w:rPr>
            <w:noProof/>
            <w:webHidden/>
          </w:rPr>
          <w:fldChar w:fldCharType="begin"/>
        </w:r>
        <w:r>
          <w:rPr>
            <w:noProof/>
            <w:webHidden/>
          </w:rPr>
          <w:instrText xml:space="preserve"> PAGEREF _Toc514184716 \h </w:instrText>
        </w:r>
        <w:r>
          <w:rPr>
            <w:noProof/>
            <w:webHidden/>
          </w:rPr>
        </w:r>
        <w:r>
          <w:rPr>
            <w:noProof/>
            <w:webHidden/>
          </w:rPr>
          <w:fldChar w:fldCharType="separate"/>
        </w:r>
        <w:r>
          <w:rPr>
            <w:noProof/>
            <w:webHidden/>
          </w:rPr>
          <w:t>135</w:t>
        </w:r>
        <w:r>
          <w:rPr>
            <w:noProof/>
            <w:webHidden/>
          </w:rPr>
          <w:fldChar w:fldCharType="end"/>
        </w:r>
      </w:hyperlink>
    </w:p>
    <w:p w14:paraId="3505310B" w14:textId="6E0824DD"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17" w:history="1">
        <w:r w:rsidRPr="00170F4B">
          <w:rPr>
            <w:rStyle w:val="Hyperlink"/>
            <w:noProof/>
          </w:rPr>
          <w:t>7.3.1</w:t>
        </w:r>
        <w:r>
          <w:rPr>
            <w:rFonts w:eastAsiaTheme="minorEastAsia" w:cstheme="minorBidi"/>
            <w:i w:val="0"/>
            <w:iCs w:val="0"/>
            <w:noProof/>
            <w:sz w:val="22"/>
            <w:szCs w:val="22"/>
            <w:lang w:eastAsia="en-GB"/>
          </w:rPr>
          <w:tab/>
        </w:r>
        <w:r w:rsidRPr="00170F4B">
          <w:rPr>
            <w:rStyle w:val="Hyperlink"/>
            <w:noProof/>
          </w:rPr>
          <w:t>Channel Model</w:t>
        </w:r>
        <w:r>
          <w:rPr>
            <w:noProof/>
            <w:webHidden/>
          </w:rPr>
          <w:tab/>
        </w:r>
        <w:r>
          <w:rPr>
            <w:noProof/>
            <w:webHidden/>
          </w:rPr>
          <w:fldChar w:fldCharType="begin"/>
        </w:r>
        <w:r>
          <w:rPr>
            <w:noProof/>
            <w:webHidden/>
          </w:rPr>
          <w:instrText xml:space="preserve"> PAGEREF _Toc514184717 \h </w:instrText>
        </w:r>
        <w:r>
          <w:rPr>
            <w:noProof/>
            <w:webHidden/>
          </w:rPr>
        </w:r>
        <w:r>
          <w:rPr>
            <w:noProof/>
            <w:webHidden/>
          </w:rPr>
          <w:fldChar w:fldCharType="separate"/>
        </w:r>
        <w:r>
          <w:rPr>
            <w:noProof/>
            <w:webHidden/>
          </w:rPr>
          <w:t>135</w:t>
        </w:r>
        <w:r>
          <w:rPr>
            <w:noProof/>
            <w:webHidden/>
          </w:rPr>
          <w:fldChar w:fldCharType="end"/>
        </w:r>
      </w:hyperlink>
    </w:p>
    <w:p w14:paraId="233751EF" w14:textId="5C5E96F1"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18" w:history="1">
        <w:r w:rsidRPr="00170F4B">
          <w:rPr>
            <w:rStyle w:val="Hyperlink"/>
            <w:noProof/>
          </w:rPr>
          <w:t>7.3.2</w:t>
        </w:r>
        <w:r>
          <w:rPr>
            <w:rFonts w:eastAsiaTheme="minorEastAsia" w:cstheme="minorBidi"/>
            <w:i w:val="0"/>
            <w:iCs w:val="0"/>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_Toc514184718 \h </w:instrText>
        </w:r>
        <w:r>
          <w:rPr>
            <w:noProof/>
            <w:webHidden/>
          </w:rPr>
        </w:r>
        <w:r>
          <w:rPr>
            <w:noProof/>
            <w:webHidden/>
          </w:rPr>
          <w:fldChar w:fldCharType="separate"/>
        </w:r>
        <w:r>
          <w:rPr>
            <w:noProof/>
            <w:webHidden/>
          </w:rPr>
          <w:t>149</w:t>
        </w:r>
        <w:r>
          <w:rPr>
            <w:noProof/>
            <w:webHidden/>
          </w:rPr>
          <w:fldChar w:fldCharType="end"/>
        </w:r>
      </w:hyperlink>
    </w:p>
    <w:p w14:paraId="1C4EF69F" w14:textId="6581DC4B"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719" w:history="1">
        <w:r w:rsidRPr="00170F4B">
          <w:rPr>
            <w:rStyle w:val="Hyperlink"/>
            <w:noProof/>
            <w:lang w:eastAsia="x-none"/>
          </w:rPr>
          <w:t>7.4</w:t>
        </w:r>
        <w:r>
          <w:rPr>
            <w:rFonts w:eastAsiaTheme="minorEastAsia" w:cstheme="minorBidi"/>
            <w:smallCaps w:val="0"/>
            <w:noProof/>
            <w:sz w:val="22"/>
            <w:szCs w:val="22"/>
            <w:lang w:eastAsia="en-GB"/>
          </w:rPr>
          <w:tab/>
        </w:r>
        <w:r w:rsidRPr="00170F4B">
          <w:rPr>
            <w:rStyle w:val="Hyperlink"/>
            <w:noProof/>
          </w:rPr>
          <w:t xml:space="preserve">Study on non-orthogonal multiple access for NR - </w:t>
        </w:r>
        <w:r w:rsidRPr="00170F4B">
          <w:rPr>
            <w:rStyle w:val="Hyperlink"/>
            <w:noProof/>
            <w:lang w:eastAsia="x-none"/>
          </w:rPr>
          <w:t>SID in RP-171043</w:t>
        </w:r>
        <w:r>
          <w:rPr>
            <w:noProof/>
            <w:webHidden/>
          </w:rPr>
          <w:tab/>
        </w:r>
        <w:r>
          <w:rPr>
            <w:noProof/>
            <w:webHidden/>
          </w:rPr>
          <w:fldChar w:fldCharType="begin"/>
        </w:r>
        <w:r>
          <w:rPr>
            <w:noProof/>
            <w:webHidden/>
          </w:rPr>
          <w:instrText xml:space="preserve"> PAGEREF _Toc514184719 \h </w:instrText>
        </w:r>
        <w:r>
          <w:rPr>
            <w:noProof/>
            <w:webHidden/>
          </w:rPr>
        </w:r>
        <w:r>
          <w:rPr>
            <w:noProof/>
            <w:webHidden/>
          </w:rPr>
          <w:fldChar w:fldCharType="separate"/>
        </w:r>
        <w:r>
          <w:rPr>
            <w:noProof/>
            <w:webHidden/>
          </w:rPr>
          <w:t>150</w:t>
        </w:r>
        <w:r>
          <w:rPr>
            <w:noProof/>
            <w:webHidden/>
          </w:rPr>
          <w:fldChar w:fldCharType="end"/>
        </w:r>
      </w:hyperlink>
    </w:p>
    <w:p w14:paraId="1C57FF77" w14:textId="5C942BDC"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20" w:history="1">
        <w:r w:rsidRPr="00170F4B">
          <w:rPr>
            <w:rStyle w:val="Hyperlink"/>
            <w:noProof/>
          </w:rPr>
          <w:t>7.4.1</w:t>
        </w:r>
        <w:r>
          <w:rPr>
            <w:rFonts w:eastAsiaTheme="minorEastAsia" w:cstheme="minorBidi"/>
            <w:i w:val="0"/>
            <w:iCs w:val="0"/>
            <w:noProof/>
            <w:sz w:val="22"/>
            <w:szCs w:val="22"/>
            <w:lang w:eastAsia="en-GB"/>
          </w:rPr>
          <w:tab/>
        </w:r>
        <w:r w:rsidRPr="00170F4B">
          <w:rPr>
            <w:rStyle w:val="Hyperlink"/>
            <w:noProof/>
          </w:rPr>
          <w:t>Transmitter side signal processing schemes for NOMA</w:t>
        </w:r>
        <w:r>
          <w:rPr>
            <w:noProof/>
            <w:webHidden/>
          </w:rPr>
          <w:tab/>
        </w:r>
        <w:r>
          <w:rPr>
            <w:noProof/>
            <w:webHidden/>
          </w:rPr>
          <w:fldChar w:fldCharType="begin"/>
        </w:r>
        <w:r>
          <w:rPr>
            <w:noProof/>
            <w:webHidden/>
          </w:rPr>
          <w:instrText xml:space="preserve"> PAGEREF _Toc514184720 \h </w:instrText>
        </w:r>
        <w:r>
          <w:rPr>
            <w:noProof/>
            <w:webHidden/>
          </w:rPr>
        </w:r>
        <w:r>
          <w:rPr>
            <w:noProof/>
            <w:webHidden/>
          </w:rPr>
          <w:fldChar w:fldCharType="separate"/>
        </w:r>
        <w:r>
          <w:rPr>
            <w:noProof/>
            <w:webHidden/>
          </w:rPr>
          <w:t>150</w:t>
        </w:r>
        <w:r>
          <w:rPr>
            <w:noProof/>
            <w:webHidden/>
          </w:rPr>
          <w:fldChar w:fldCharType="end"/>
        </w:r>
      </w:hyperlink>
    </w:p>
    <w:p w14:paraId="76F03991" w14:textId="77BFA88E"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21" w:history="1">
        <w:r w:rsidRPr="00170F4B">
          <w:rPr>
            <w:rStyle w:val="Hyperlink"/>
            <w:noProof/>
          </w:rPr>
          <w:t>7.4.2</w:t>
        </w:r>
        <w:r>
          <w:rPr>
            <w:rFonts w:eastAsiaTheme="minorEastAsia" w:cstheme="minorBidi"/>
            <w:i w:val="0"/>
            <w:iCs w:val="0"/>
            <w:noProof/>
            <w:sz w:val="22"/>
            <w:szCs w:val="22"/>
            <w:lang w:eastAsia="en-GB"/>
          </w:rPr>
          <w:tab/>
        </w:r>
        <w:r w:rsidRPr="00170F4B">
          <w:rPr>
            <w:rStyle w:val="Hyperlink"/>
            <w:noProof/>
          </w:rPr>
          <w:t>Receivers for NOMA</w:t>
        </w:r>
        <w:r>
          <w:rPr>
            <w:noProof/>
            <w:webHidden/>
          </w:rPr>
          <w:tab/>
        </w:r>
        <w:r>
          <w:rPr>
            <w:noProof/>
            <w:webHidden/>
          </w:rPr>
          <w:fldChar w:fldCharType="begin"/>
        </w:r>
        <w:r>
          <w:rPr>
            <w:noProof/>
            <w:webHidden/>
          </w:rPr>
          <w:instrText xml:space="preserve"> PAGEREF _Toc514184721 \h </w:instrText>
        </w:r>
        <w:r>
          <w:rPr>
            <w:noProof/>
            <w:webHidden/>
          </w:rPr>
        </w:r>
        <w:r>
          <w:rPr>
            <w:noProof/>
            <w:webHidden/>
          </w:rPr>
          <w:fldChar w:fldCharType="separate"/>
        </w:r>
        <w:r>
          <w:rPr>
            <w:noProof/>
            <w:webHidden/>
          </w:rPr>
          <w:t>151</w:t>
        </w:r>
        <w:r>
          <w:rPr>
            <w:noProof/>
            <w:webHidden/>
          </w:rPr>
          <w:fldChar w:fldCharType="end"/>
        </w:r>
      </w:hyperlink>
    </w:p>
    <w:p w14:paraId="78DD587F" w14:textId="787178B1"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22" w:history="1">
        <w:r w:rsidRPr="00170F4B">
          <w:rPr>
            <w:rStyle w:val="Hyperlink"/>
            <w:noProof/>
          </w:rPr>
          <w:t>7.4.3</w:t>
        </w:r>
        <w:r>
          <w:rPr>
            <w:rFonts w:eastAsiaTheme="minorEastAsia" w:cstheme="minorBidi"/>
            <w:i w:val="0"/>
            <w:iCs w:val="0"/>
            <w:noProof/>
            <w:sz w:val="22"/>
            <w:szCs w:val="22"/>
            <w:lang w:eastAsia="en-GB"/>
          </w:rPr>
          <w:tab/>
        </w:r>
        <w:r w:rsidRPr="00170F4B">
          <w:rPr>
            <w:rStyle w:val="Hyperlink"/>
            <w:noProof/>
          </w:rPr>
          <w:t>Procedures related to NOMA</w:t>
        </w:r>
        <w:r>
          <w:rPr>
            <w:noProof/>
            <w:webHidden/>
          </w:rPr>
          <w:tab/>
        </w:r>
        <w:r>
          <w:rPr>
            <w:noProof/>
            <w:webHidden/>
          </w:rPr>
          <w:fldChar w:fldCharType="begin"/>
        </w:r>
        <w:r>
          <w:rPr>
            <w:noProof/>
            <w:webHidden/>
          </w:rPr>
          <w:instrText xml:space="preserve"> PAGEREF _Toc514184722 \h </w:instrText>
        </w:r>
        <w:r>
          <w:rPr>
            <w:noProof/>
            <w:webHidden/>
          </w:rPr>
        </w:r>
        <w:r>
          <w:rPr>
            <w:noProof/>
            <w:webHidden/>
          </w:rPr>
          <w:fldChar w:fldCharType="separate"/>
        </w:r>
        <w:r>
          <w:rPr>
            <w:noProof/>
            <w:webHidden/>
          </w:rPr>
          <w:t>153</w:t>
        </w:r>
        <w:r>
          <w:rPr>
            <w:noProof/>
            <w:webHidden/>
          </w:rPr>
          <w:fldChar w:fldCharType="end"/>
        </w:r>
      </w:hyperlink>
    </w:p>
    <w:p w14:paraId="5E9904D5" w14:textId="6703A60D"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23" w:history="1">
        <w:r w:rsidRPr="00170F4B">
          <w:rPr>
            <w:rStyle w:val="Hyperlink"/>
            <w:noProof/>
          </w:rPr>
          <w:t>7.4.4</w:t>
        </w:r>
        <w:r>
          <w:rPr>
            <w:rFonts w:eastAsiaTheme="minorEastAsia" w:cstheme="minorBidi"/>
            <w:i w:val="0"/>
            <w:iCs w:val="0"/>
            <w:noProof/>
            <w:sz w:val="22"/>
            <w:szCs w:val="22"/>
            <w:lang w:eastAsia="en-GB"/>
          </w:rPr>
          <w:tab/>
        </w:r>
        <w:r w:rsidRPr="00170F4B">
          <w:rPr>
            <w:rStyle w:val="Hyperlink"/>
            <w:noProof/>
          </w:rPr>
          <w:t>Link and system level performance evaluation for NOMA</w:t>
        </w:r>
        <w:r>
          <w:rPr>
            <w:noProof/>
            <w:webHidden/>
          </w:rPr>
          <w:tab/>
        </w:r>
        <w:r>
          <w:rPr>
            <w:noProof/>
            <w:webHidden/>
          </w:rPr>
          <w:fldChar w:fldCharType="begin"/>
        </w:r>
        <w:r>
          <w:rPr>
            <w:noProof/>
            <w:webHidden/>
          </w:rPr>
          <w:instrText xml:space="preserve"> PAGEREF _Toc514184723 \h </w:instrText>
        </w:r>
        <w:r>
          <w:rPr>
            <w:noProof/>
            <w:webHidden/>
          </w:rPr>
        </w:r>
        <w:r>
          <w:rPr>
            <w:noProof/>
            <w:webHidden/>
          </w:rPr>
          <w:fldChar w:fldCharType="separate"/>
        </w:r>
        <w:r>
          <w:rPr>
            <w:noProof/>
            <w:webHidden/>
          </w:rPr>
          <w:t>154</w:t>
        </w:r>
        <w:r>
          <w:rPr>
            <w:noProof/>
            <w:webHidden/>
          </w:rPr>
          <w:fldChar w:fldCharType="end"/>
        </w:r>
      </w:hyperlink>
    </w:p>
    <w:p w14:paraId="2F5B5398" w14:textId="475C88CE"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24" w:history="1">
        <w:r w:rsidRPr="00170F4B">
          <w:rPr>
            <w:rStyle w:val="Hyperlink"/>
            <w:noProof/>
          </w:rPr>
          <w:t>7.4.5</w:t>
        </w:r>
        <w:r>
          <w:rPr>
            <w:rFonts w:eastAsiaTheme="minorEastAsia" w:cstheme="minorBidi"/>
            <w:i w:val="0"/>
            <w:iCs w:val="0"/>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_Toc514184724 \h </w:instrText>
        </w:r>
        <w:r>
          <w:rPr>
            <w:noProof/>
            <w:webHidden/>
          </w:rPr>
        </w:r>
        <w:r>
          <w:rPr>
            <w:noProof/>
            <w:webHidden/>
          </w:rPr>
          <w:fldChar w:fldCharType="separate"/>
        </w:r>
        <w:r>
          <w:rPr>
            <w:noProof/>
            <w:webHidden/>
          </w:rPr>
          <w:t>158</w:t>
        </w:r>
        <w:r>
          <w:rPr>
            <w:noProof/>
            <w:webHidden/>
          </w:rPr>
          <w:fldChar w:fldCharType="end"/>
        </w:r>
      </w:hyperlink>
    </w:p>
    <w:p w14:paraId="5DA2BD7E" w14:textId="7E3FF526"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725" w:history="1">
        <w:r w:rsidRPr="00170F4B">
          <w:rPr>
            <w:rStyle w:val="Hyperlink"/>
            <w:noProof/>
            <w:lang w:eastAsia="x-none"/>
          </w:rPr>
          <w:t>7.5</w:t>
        </w:r>
        <w:r>
          <w:rPr>
            <w:rFonts w:eastAsiaTheme="minorEastAsia" w:cstheme="minorBidi"/>
            <w:smallCaps w:val="0"/>
            <w:noProof/>
            <w:sz w:val="22"/>
            <w:szCs w:val="22"/>
            <w:lang w:eastAsia="en-GB"/>
          </w:rPr>
          <w:tab/>
        </w:r>
        <w:r w:rsidRPr="00170F4B">
          <w:rPr>
            <w:rStyle w:val="Hyperlink"/>
            <w:noProof/>
          </w:rPr>
          <w:t xml:space="preserve">Study on evaluation methodology of new V2X use cases - </w:t>
        </w:r>
        <w:r w:rsidRPr="00170F4B">
          <w:rPr>
            <w:rStyle w:val="Hyperlink"/>
            <w:noProof/>
            <w:lang w:eastAsia="x-none"/>
          </w:rPr>
          <w:t>SID in RP-170837</w:t>
        </w:r>
        <w:r>
          <w:rPr>
            <w:noProof/>
            <w:webHidden/>
          </w:rPr>
          <w:tab/>
        </w:r>
        <w:r>
          <w:rPr>
            <w:noProof/>
            <w:webHidden/>
          </w:rPr>
          <w:fldChar w:fldCharType="begin"/>
        </w:r>
        <w:r>
          <w:rPr>
            <w:noProof/>
            <w:webHidden/>
          </w:rPr>
          <w:instrText xml:space="preserve"> PAGEREF _Toc514184725 \h </w:instrText>
        </w:r>
        <w:r>
          <w:rPr>
            <w:noProof/>
            <w:webHidden/>
          </w:rPr>
        </w:r>
        <w:r>
          <w:rPr>
            <w:noProof/>
            <w:webHidden/>
          </w:rPr>
          <w:fldChar w:fldCharType="separate"/>
        </w:r>
        <w:r>
          <w:rPr>
            <w:noProof/>
            <w:webHidden/>
          </w:rPr>
          <w:t>158</w:t>
        </w:r>
        <w:r>
          <w:rPr>
            <w:noProof/>
            <w:webHidden/>
          </w:rPr>
          <w:fldChar w:fldCharType="end"/>
        </w:r>
      </w:hyperlink>
    </w:p>
    <w:p w14:paraId="474C6B5B" w14:textId="32A0E326"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26" w:history="1">
        <w:r w:rsidRPr="00170F4B">
          <w:rPr>
            <w:rStyle w:val="Hyperlink"/>
            <w:noProof/>
          </w:rPr>
          <w:t>7.5.1</w:t>
        </w:r>
        <w:r>
          <w:rPr>
            <w:rFonts w:eastAsiaTheme="minorEastAsia" w:cstheme="minorBidi"/>
            <w:i w:val="0"/>
            <w:iCs w:val="0"/>
            <w:noProof/>
            <w:sz w:val="22"/>
            <w:szCs w:val="22"/>
            <w:lang w:eastAsia="en-GB"/>
          </w:rPr>
          <w:tab/>
        </w:r>
        <w:r w:rsidRPr="00170F4B">
          <w:rPr>
            <w:rStyle w:val="Hyperlink"/>
            <w:noProof/>
          </w:rPr>
          <w:t>Evaluation scenarios</w:t>
        </w:r>
        <w:r>
          <w:rPr>
            <w:noProof/>
            <w:webHidden/>
          </w:rPr>
          <w:tab/>
        </w:r>
        <w:r>
          <w:rPr>
            <w:noProof/>
            <w:webHidden/>
          </w:rPr>
          <w:fldChar w:fldCharType="begin"/>
        </w:r>
        <w:r>
          <w:rPr>
            <w:noProof/>
            <w:webHidden/>
          </w:rPr>
          <w:instrText xml:space="preserve"> PAGEREF _Toc514184726 \h </w:instrText>
        </w:r>
        <w:r>
          <w:rPr>
            <w:noProof/>
            <w:webHidden/>
          </w:rPr>
        </w:r>
        <w:r>
          <w:rPr>
            <w:noProof/>
            <w:webHidden/>
          </w:rPr>
          <w:fldChar w:fldCharType="separate"/>
        </w:r>
        <w:r>
          <w:rPr>
            <w:noProof/>
            <w:webHidden/>
          </w:rPr>
          <w:t>159</w:t>
        </w:r>
        <w:r>
          <w:rPr>
            <w:noProof/>
            <w:webHidden/>
          </w:rPr>
          <w:fldChar w:fldCharType="end"/>
        </w:r>
      </w:hyperlink>
    </w:p>
    <w:p w14:paraId="59BF6111" w14:textId="5BDD46D9"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27" w:history="1">
        <w:r w:rsidRPr="00170F4B">
          <w:rPr>
            <w:rStyle w:val="Hyperlink"/>
            <w:noProof/>
          </w:rPr>
          <w:t>7.5.2</w:t>
        </w:r>
        <w:r>
          <w:rPr>
            <w:rFonts w:eastAsiaTheme="minorEastAsia" w:cstheme="minorBidi"/>
            <w:i w:val="0"/>
            <w:iCs w:val="0"/>
            <w:noProof/>
            <w:sz w:val="22"/>
            <w:szCs w:val="22"/>
            <w:lang w:eastAsia="en-GB"/>
          </w:rPr>
          <w:tab/>
        </w:r>
        <w:r w:rsidRPr="00170F4B">
          <w:rPr>
            <w:rStyle w:val="Hyperlink"/>
            <w:noProof/>
          </w:rPr>
          <w:t>Channel Model</w:t>
        </w:r>
        <w:r>
          <w:rPr>
            <w:noProof/>
            <w:webHidden/>
          </w:rPr>
          <w:tab/>
        </w:r>
        <w:r>
          <w:rPr>
            <w:noProof/>
            <w:webHidden/>
          </w:rPr>
          <w:fldChar w:fldCharType="begin"/>
        </w:r>
        <w:r>
          <w:rPr>
            <w:noProof/>
            <w:webHidden/>
          </w:rPr>
          <w:instrText xml:space="preserve"> PAGEREF _Toc514184727 \h </w:instrText>
        </w:r>
        <w:r>
          <w:rPr>
            <w:noProof/>
            <w:webHidden/>
          </w:rPr>
        </w:r>
        <w:r>
          <w:rPr>
            <w:noProof/>
            <w:webHidden/>
          </w:rPr>
          <w:fldChar w:fldCharType="separate"/>
        </w:r>
        <w:r>
          <w:rPr>
            <w:noProof/>
            <w:webHidden/>
          </w:rPr>
          <w:t>161</w:t>
        </w:r>
        <w:r>
          <w:rPr>
            <w:noProof/>
            <w:webHidden/>
          </w:rPr>
          <w:fldChar w:fldCharType="end"/>
        </w:r>
      </w:hyperlink>
    </w:p>
    <w:p w14:paraId="1DFBAF4E" w14:textId="49D88486"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28" w:history="1">
        <w:r w:rsidRPr="00170F4B">
          <w:rPr>
            <w:rStyle w:val="Hyperlink"/>
            <w:noProof/>
          </w:rPr>
          <w:t>7.5.3</w:t>
        </w:r>
        <w:r>
          <w:rPr>
            <w:rFonts w:eastAsiaTheme="minorEastAsia" w:cstheme="minorBidi"/>
            <w:i w:val="0"/>
            <w:iCs w:val="0"/>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_Toc514184728 \h </w:instrText>
        </w:r>
        <w:r>
          <w:rPr>
            <w:noProof/>
            <w:webHidden/>
          </w:rPr>
        </w:r>
        <w:r>
          <w:rPr>
            <w:noProof/>
            <w:webHidden/>
          </w:rPr>
          <w:fldChar w:fldCharType="separate"/>
        </w:r>
        <w:r>
          <w:rPr>
            <w:noProof/>
            <w:webHidden/>
          </w:rPr>
          <w:t>165</w:t>
        </w:r>
        <w:r>
          <w:rPr>
            <w:noProof/>
            <w:webHidden/>
          </w:rPr>
          <w:fldChar w:fldCharType="end"/>
        </w:r>
      </w:hyperlink>
    </w:p>
    <w:p w14:paraId="5B810CEA" w14:textId="6C79F95C"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729" w:history="1">
        <w:r w:rsidRPr="00170F4B">
          <w:rPr>
            <w:rStyle w:val="Hyperlink"/>
            <w:noProof/>
            <w:lang w:eastAsia="x-none"/>
          </w:rPr>
          <w:t>7.6</w:t>
        </w:r>
        <w:r>
          <w:rPr>
            <w:rFonts w:eastAsiaTheme="minorEastAsia" w:cstheme="minorBidi"/>
            <w:smallCaps w:val="0"/>
            <w:noProof/>
            <w:sz w:val="22"/>
            <w:szCs w:val="22"/>
            <w:lang w:eastAsia="en-GB"/>
          </w:rPr>
          <w:tab/>
        </w:r>
        <w:r w:rsidRPr="00170F4B">
          <w:rPr>
            <w:rStyle w:val="Hyperlink"/>
            <w:noProof/>
          </w:rPr>
          <w:t xml:space="preserve">Study on NR-based Access to Unlicensed Spectrum - </w:t>
        </w:r>
        <w:r w:rsidRPr="00170F4B">
          <w:rPr>
            <w:rStyle w:val="Hyperlink"/>
            <w:noProof/>
            <w:lang w:eastAsia="x-none"/>
          </w:rPr>
          <w:t>SID in RP-172021</w:t>
        </w:r>
        <w:r>
          <w:rPr>
            <w:noProof/>
            <w:webHidden/>
          </w:rPr>
          <w:tab/>
        </w:r>
        <w:r>
          <w:rPr>
            <w:noProof/>
            <w:webHidden/>
          </w:rPr>
          <w:fldChar w:fldCharType="begin"/>
        </w:r>
        <w:r>
          <w:rPr>
            <w:noProof/>
            <w:webHidden/>
          </w:rPr>
          <w:instrText xml:space="preserve"> PAGEREF _Toc514184729 \h </w:instrText>
        </w:r>
        <w:r>
          <w:rPr>
            <w:noProof/>
            <w:webHidden/>
          </w:rPr>
        </w:r>
        <w:r>
          <w:rPr>
            <w:noProof/>
            <w:webHidden/>
          </w:rPr>
          <w:fldChar w:fldCharType="separate"/>
        </w:r>
        <w:r>
          <w:rPr>
            <w:noProof/>
            <w:webHidden/>
          </w:rPr>
          <w:t>165</w:t>
        </w:r>
        <w:r>
          <w:rPr>
            <w:noProof/>
            <w:webHidden/>
          </w:rPr>
          <w:fldChar w:fldCharType="end"/>
        </w:r>
      </w:hyperlink>
    </w:p>
    <w:p w14:paraId="00D95516" w14:textId="4782E9F1"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30" w:history="1">
        <w:r w:rsidRPr="00170F4B">
          <w:rPr>
            <w:rStyle w:val="Hyperlink"/>
            <w:noProof/>
          </w:rPr>
          <w:t>7.6.1</w:t>
        </w:r>
        <w:r>
          <w:rPr>
            <w:rFonts w:eastAsiaTheme="minorEastAsia" w:cstheme="minorBidi"/>
            <w:i w:val="0"/>
            <w:iCs w:val="0"/>
            <w:noProof/>
            <w:sz w:val="22"/>
            <w:szCs w:val="22"/>
            <w:lang w:eastAsia="en-GB"/>
          </w:rPr>
          <w:tab/>
        </w:r>
        <w:r w:rsidRPr="00170F4B">
          <w:rPr>
            <w:rStyle w:val="Hyperlink"/>
            <w:noProof/>
          </w:rPr>
          <w:t>Simulation Methodology for NR-U operation</w:t>
        </w:r>
        <w:r>
          <w:rPr>
            <w:noProof/>
            <w:webHidden/>
          </w:rPr>
          <w:tab/>
        </w:r>
        <w:r>
          <w:rPr>
            <w:noProof/>
            <w:webHidden/>
          </w:rPr>
          <w:fldChar w:fldCharType="begin"/>
        </w:r>
        <w:r>
          <w:rPr>
            <w:noProof/>
            <w:webHidden/>
          </w:rPr>
          <w:instrText xml:space="preserve"> PAGEREF _Toc514184730 \h </w:instrText>
        </w:r>
        <w:r>
          <w:rPr>
            <w:noProof/>
            <w:webHidden/>
          </w:rPr>
        </w:r>
        <w:r>
          <w:rPr>
            <w:noProof/>
            <w:webHidden/>
          </w:rPr>
          <w:fldChar w:fldCharType="separate"/>
        </w:r>
        <w:r>
          <w:rPr>
            <w:noProof/>
            <w:webHidden/>
          </w:rPr>
          <w:t>165</w:t>
        </w:r>
        <w:r>
          <w:rPr>
            <w:noProof/>
            <w:webHidden/>
          </w:rPr>
          <w:fldChar w:fldCharType="end"/>
        </w:r>
      </w:hyperlink>
    </w:p>
    <w:p w14:paraId="2CA1EBEF" w14:textId="5CF7DA5E"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31" w:history="1">
        <w:r w:rsidRPr="00170F4B">
          <w:rPr>
            <w:rStyle w:val="Hyperlink"/>
            <w:noProof/>
          </w:rPr>
          <w:t>7.6.2</w:t>
        </w:r>
        <w:r>
          <w:rPr>
            <w:rFonts w:eastAsiaTheme="minorEastAsia" w:cstheme="minorBidi"/>
            <w:i w:val="0"/>
            <w:iCs w:val="0"/>
            <w:noProof/>
            <w:sz w:val="22"/>
            <w:szCs w:val="22"/>
            <w:lang w:eastAsia="en-GB"/>
          </w:rPr>
          <w:tab/>
        </w:r>
        <w:r w:rsidRPr="00170F4B">
          <w:rPr>
            <w:rStyle w:val="Hyperlink"/>
            <w:noProof/>
          </w:rPr>
          <w:t>Frame structure for NR-U operation</w:t>
        </w:r>
        <w:r>
          <w:rPr>
            <w:noProof/>
            <w:webHidden/>
          </w:rPr>
          <w:tab/>
        </w:r>
        <w:r>
          <w:rPr>
            <w:noProof/>
            <w:webHidden/>
          </w:rPr>
          <w:fldChar w:fldCharType="begin"/>
        </w:r>
        <w:r>
          <w:rPr>
            <w:noProof/>
            <w:webHidden/>
          </w:rPr>
          <w:instrText xml:space="preserve"> PAGEREF _Toc514184731 \h </w:instrText>
        </w:r>
        <w:r>
          <w:rPr>
            <w:noProof/>
            <w:webHidden/>
          </w:rPr>
        </w:r>
        <w:r>
          <w:rPr>
            <w:noProof/>
            <w:webHidden/>
          </w:rPr>
          <w:fldChar w:fldCharType="separate"/>
        </w:r>
        <w:r>
          <w:rPr>
            <w:noProof/>
            <w:webHidden/>
          </w:rPr>
          <w:t>167</w:t>
        </w:r>
        <w:r>
          <w:rPr>
            <w:noProof/>
            <w:webHidden/>
          </w:rPr>
          <w:fldChar w:fldCharType="end"/>
        </w:r>
      </w:hyperlink>
    </w:p>
    <w:p w14:paraId="5AE4F97B" w14:textId="32753BB4"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32" w:history="1">
        <w:r w:rsidRPr="00170F4B">
          <w:rPr>
            <w:rStyle w:val="Hyperlink"/>
            <w:noProof/>
          </w:rPr>
          <w:t>7.6.3</w:t>
        </w:r>
        <w:r>
          <w:rPr>
            <w:rFonts w:eastAsiaTheme="minorEastAsia" w:cstheme="minorBidi"/>
            <w:i w:val="0"/>
            <w:iCs w:val="0"/>
            <w:noProof/>
            <w:sz w:val="22"/>
            <w:szCs w:val="22"/>
            <w:lang w:eastAsia="en-GB"/>
          </w:rPr>
          <w:tab/>
        </w:r>
        <w:r w:rsidRPr="00170F4B">
          <w:rPr>
            <w:rStyle w:val="Hyperlink"/>
            <w:noProof/>
          </w:rPr>
          <w:t>Potential physical layer channel design</w:t>
        </w:r>
        <w:r>
          <w:rPr>
            <w:noProof/>
            <w:webHidden/>
          </w:rPr>
          <w:tab/>
        </w:r>
        <w:r>
          <w:rPr>
            <w:noProof/>
            <w:webHidden/>
          </w:rPr>
          <w:fldChar w:fldCharType="begin"/>
        </w:r>
        <w:r>
          <w:rPr>
            <w:noProof/>
            <w:webHidden/>
          </w:rPr>
          <w:instrText xml:space="preserve"> PAGEREF _Toc514184732 \h </w:instrText>
        </w:r>
        <w:r>
          <w:rPr>
            <w:noProof/>
            <w:webHidden/>
          </w:rPr>
        </w:r>
        <w:r>
          <w:rPr>
            <w:noProof/>
            <w:webHidden/>
          </w:rPr>
          <w:fldChar w:fldCharType="separate"/>
        </w:r>
        <w:r>
          <w:rPr>
            <w:noProof/>
            <w:webHidden/>
          </w:rPr>
          <w:t>167</w:t>
        </w:r>
        <w:r>
          <w:rPr>
            <w:noProof/>
            <w:webHidden/>
          </w:rPr>
          <w:fldChar w:fldCharType="end"/>
        </w:r>
      </w:hyperlink>
    </w:p>
    <w:p w14:paraId="1D43B7DE" w14:textId="137571E3"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33" w:history="1">
        <w:r w:rsidRPr="00170F4B">
          <w:rPr>
            <w:rStyle w:val="Hyperlink"/>
            <w:noProof/>
          </w:rPr>
          <w:t>7.6.4</w:t>
        </w:r>
        <w:r>
          <w:rPr>
            <w:rFonts w:eastAsiaTheme="minorEastAsia" w:cstheme="minorBidi"/>
            <w:i w:val="0"/>
            <w:iCs w:val="0"/>
            <w:noProof/>
            <w:sz w:val="22"/>
            <w:szCs w:val="22"/>
            <w:lang w:eastAsia="en-GB"/>
          </w:rPr>
          <w:tab/>
        </w:r>
        <w:r w:rsidRPr="00170F4B">
          <w:rPr>
            <w:rStyle w:val="Hyperlink"/>
            <w:noProof/>
          </w:rPr>
          <w:t>Potential physical layer procedures</w:t>
        </w:r>
        <w:r>
          <w:rPr>
            <w:noProof/>
            <w:webHidden/>
          </w:rPr>
          <w:tab/>
        </w:r>
        <w:r>
          <w:rPr>
            <w:noProof/>
            <w:webHidden/>
          </w:rPr>
          <w:fldChar w:fldCharType="begin"/>
        </w:r>
        <w:r>
          <w:rPr>
            <w:noProof/>
            <w:webHidden/>
          </w:rPr>
          <w:instrText xml:space="preserve"> PAGEREF _Toc514184733 \h </w:instrText>
        </w:r>
        <w:r>
          <w:rPr>
            <w:noProof/>
            <w:webHidden/>
          </w:rPr>
        </w:r>
        <w:r>
          <w:rPr>
            <w:noProof/>
            <w:webHidden/>
          </w:rPr>
          <w:fldChar w:fldCharType="separate"/>
        </w:r>
        <w:r>
          <w:rPr>
            <w:noProof/>
            <w:webHidden/>
          </w:rPr>
          <w:t>168</w:t>
        </w:r>
        <w:r>
          <w:rPr>
            <w:noProof/>
            <w:webHidden/>
          </w:rPr>
          <w:fldChar w:fldCharType="end"/>
        </w:r>
      </w:hyperlink>
    </w:p>
    <w:p w14:paraId="49F18914" w14:textId="295E53C0"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34" w:history="1">
        <w:r w:rsidRPr="00170F4B">
          <w:rPr>
            <w:rStyle w:val="Hyperlink"/>
            <w:noProof/>
          </w:rPr>
          <w:t>7.6.5</w:t>
        </w:r>
        <w:r>
          <w:rPr>
            <w:rFonts w:eastAsiaTheme="minorEastAsia" w:cstheme="minorBidi"/>
            <w:i w:val="0"/>
            <w:iCs w:val="0"/>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_Toc514184734 \h </w:instrText>
        </w:r>
        <w:r>
          <w:rPr>
            <w:noProof/>
            <w:webHidden/>
          </w:rPr>
        </w:r>
        <w:r>
          <w:rPr>
            <w:noProof/>
            <w:webHidden/>
          </w:rPr>
          <w:fldChar w:fldCharType="separate"/>
        </w:r>
        <w:r>
          <w:rPr>
            <w:noProof/>
            <w:webHidden/>
          </w:rPr>
          <w:t>169</w:t>
        </w:r>
        <w:r>
          <w:rPr>
            <w:noProof/>
            <w:webHidden/>
          </w:rPr>
          <w:fldChar w:fldCharType="end"/>
        </w:r>
      </w:hyperlink>
    </w:p>
    <w:p w14:paraId="52249E67" w14:textId="77E7847F"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735" w:history="1">
        <w:r w:rsidRPr="00170F4B">
          <w:rPr>
            <w:rStyle w:val="Hyperlink"/>
            <w:noProof/>
            <w:lang w:eastAsia="x-none"/>
          </w:rPr>
          <w:t>7.7</w:t>
        </w:r>
        <w:r>
          <w:rPr>
            <w:rFonts w:eastAsiaTheme="minorEastAsia" w:cstheme="minorBidi"/>
            <w:smallCaps w:val="0"/>
            <w:noProof/>
            <w:sz w:val="22"/>
            <w:szCs w:val="22"/>
            <w:lang w:eastAsia="en-GB"/>
          </w:rPr>
          <w:tab/>
        </w:r>
        <w:r w:rsidRPr="00170F4B">
          <w:rPr>
            <w:rStyle w:val="Hyperlink"/>
            <w:noProof/>
          </w:rPr>
          <w:t xml:space="preserve">Study on Integrated Access and Backhaul for NR - </w:t>
        </w:r>
        <w:r w:rsidRPr="00170F4B">
          <w:rPr>
            <w:rStyle w:val="Hyperlink"/>
            <w:noProof/>
            <w:lang w:eastAsia="x-none"/>
          </w:rPr>
          <w:t>SID in RP-172290</w:t>
        </w:r>
        <w:r>
          <w:rPr>
            <w:noProof/>
            <w:webHidden/>
          </w:rPr>
          <w:tab/>
        </w:r>
        <w:r>
          <w:rPr>
            <w:noProof/>
            <w:webHidden/>
          </w:rPr>
          <w:fldChar w:fldCharType="begin"/>
        </w:r>
        <w:r>
          <w:rPr>
            <w:noProof/>
            <w:webHidden/>
          </w:rPr>
          <w:instrText xml:space="preserve"> PAGEREF _Toc514184735 \h </w:instrText>
        </w:r>
        <w:r>
          <w:rPr>
            <w:noProof/>
            <w:webHidden/>
          </w:rPr>
        </w:r>
        <w:r>
          <w:rPr>
            <w:noProof/>
            <w:webHidden/>
          </w:rPr>
          <w:fldChar w:fldCharType="separate"/>
        </w:r>
        <w:r>
          <w:rPr>
            <w:noProof/>
            <w:webHidden/>
          </w:rPr>
          <w:t>169</w:t>
        </w:r>
        <w:r>
          <w:rPr>
            <w:noProof/>
            <w:webHidden/>
          </w:rPr>
          <w:fldChar w:fldCharType="end"/>
        </w:r>
      </w:hyperlink>
    </w:p>
    <w:p w14:paraId="61DDC2F6" w14:textId="65BDF0C4"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36" w:history="1">
        <w:r w:rsidRPr="00170F4B">
          <w:rPr>
            <w:rStyle w:val="Hyperlink"/>
            <w:noProof/>
          </w:rPr>
          <w:t>7.7.1</w:t>
        </w:r>
        <w:r>
          <w:rPr>
            <w:rFonts w:eastAsiaTheme="minorEastAsia" w:cstheme="minorBidi"/>
            <w:i w:val="0"/>
            <w:iCs w:val="0"/>
            <w:noProof/>
            <w:sz w:val="22"/>
            <w:szCs w:val="22"/>
            <w:lang w:eastAsia="en-GB"/>
          </w:rPr>
          <w:tab/>
        </w:r>
        <w:r w:rsidRPr="00170F4B">
          <w:rPr>
            <w:rStyle w:val="Hyperlink"/>
            <w:noProof/>
          </w:rPr>
          <w:t>Enhancements to support NR backhaul links</w:t>
        </w:r>
        <w:r>
          <w:rPr>
            <w:noProof/>
            <w:webHidden/>
          </w:rPr>
          <w:tab/>
        </w:r>
        <w:r>
          <w:rPr>
            <w:noProof/>
            <w:webHidden/>
          </w:rPr>
          <w:fldChar w:fldCharType="begin"/>
        </w:r>
        <w:r>
          <w:rPr>
            <w:noProof/>
            <w:webHidden/>
          </w:rPr>
          <w:instrText xml:space="preserve"> PAGEREF _Toc514184736 \h </w:instrText>
        </w:r>
        <w:r>
          <w:rPr>
            <w:noProof/>
            <w:webHidden/>
          </w:rPr>
        </w:r>
        <w:r>
          <w:rPr>
            <w:noProof/>
            <w:webHidden/>
          </w:rPr>
          <w:fldChar w:fldCharType="separate"/>
        </w:r>
        <w:r>
          <w:rPr>
            <w:noProof/>
            <w:webHidden/>
          </w:rPr>
          <w:t>169</w:t>
        </w:r>
        <w:r>
          <w:rPr>
            <w:noProof/>
            <w:webHidden/>
          </w:rPr>
          <w:fldChar w:fldCharType="end"/>
        </w:r>
      </w:hyperlink>
    </w:p>
    <w:p w14:paraId="138D46A4" w14:textId="31A96A42"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37" w:history="1">
        <w:r w:rsidRPr="00170F4B">
          <w:rPr>
            <w:rStyle w:val="Hyperlink"/>
            <w:noProof/>
          </w:rPr>
          <w:t>7.7.2</w:t>
        </w:r>
        <w:r>
          <w:rPr>
            <w:rFonts w:eastAsiaTheme="minorEastAsia" w:cstheme="minorBidi"/>
            <w:i w:val="0"/>
            <w:iCs w:val="0"/>
            <w:noProof/>
            <w:sz w:val="22"/>
            <w:szCs w:val="22"/>
            <w:lang w:eastAsia="en-GB"/>
          </w:rPr>
          <w:tab/>
        </w:r>
        <w:r w:rsidRPr="00170F4B">
          <w:rPr>
            <w:rStyle w:val="Hyperlink"/>
            <w:noProof/>
          </w:rPr>
          <w:t>Evaluation methodology for NR IAB</w:t>
        </w:r>
        <w:r>
          <w:rPr>
            <w:noProof/>
            <w:webHidden/>
          </w:rPr>
          <w:tab/>
        </w:r>
        <w:r>
          <w:rPr>
            <w:noProof/>
            <w:webHidden/>
          </w:rPr>
          <w:fldChar w:fldCharType="begin"/>
        </w:r>
        <w:r>
          <w:rPr>
            <w:noProof/>
            <w:webHidden/>
          </w:rPr>
          <w:instrText xml:space="preserve"> PAGEREF _Toc514184737 \h </w:instrText>
        </w:r>
        <w:r>
          <w:rPr>
            <w:noProof/>
            <w:webHidden/>
          </w:rPr>
        </w:r>
        <w:r>
          <w:rPr>
            <w:noProof/>
            <w:webHidden/>
          </w:rPr>
          <w:fldChar w:fldCharType="separate"/>
        </w:r>
        <w:r>
          <w:rPr>
            <w:noProof/>
            <w:webHidden/>
          </w:rPr>
          <w:t>171</w:t>
        </w:r>
        <w:r>
          <w:rPr>
            <w:noProof/>
            <w:webHidden/>
          </w:rPr>
          <w:fldChar w:fldCharType="end"/>
        </w:r>
      </w:hyperlink>
    </w:p>
    <w:p w14:paraId="2DDBAAF1" w14:textId="307835D4"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38" w:history="1">
        <w:r w:rsidRPr="00170F4B">
          <w:rPr>
            <w:rStyle w:val="Hyperlink"/>
            <w:noProof/>
          </w:rPr>
          <w:t>7.7.3</w:t>
        </w:r>
        <w:r>
          <w:rPr>
            <w:rFonts w:eastAsiaTheme="minorEastAsia" w:cstheme="minorBidi"/>
            <w:i w:val="0"/>
            <w:iCs w:val="0"/>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_Toc514184738 \h </w:instrText>
        </w:r>
        <w:r>
          <w:rPr>
            <w:noProof/>
            <w:webHidden/>
          </w:rPr>
        </w:r>
        <w:r>
          <w:rPr>
            <w:noProof/>
            <w:webHidden/>
          </w:rPr>
          <w:fldChar w:fldCharType="separate"/>
        </w:r>
        <w:r>
          <w:rPr>
            <w:noProof/>
            <w:webHidden/>
          </w:rPr>
          <w:t>174</w:t>
        </w:r>
        <w:r>
          <w:rPr>
            <w:noProof/>
            <w:webHidden/>
          </w:rPr>
          <w:fldChar w:fldCharType="end"/>
        </w:r>
      </w:hyperlink>
    </w:p>
    <w:p w14:paraId="5F399D37" w14:textId="3A700C60"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739" w:history="1">
        <w:r w:rsidRPr="00170F4B">
          <w:rPr>
            <w:rStyle w:val="Hyperlink"/>
            <w:noProof/>
          </w:rPr>
          <w:t>7.8</w:t>
        </w:r>
        <w:r>
          <w:rPr>
            <w:rFonts w:eastAsiaTheme="minorEastAsia" w:cstheme="minorBidi"/>
            <w:smallCaps w:val="0"/>
            <w:noProof/>
            <w:sz w:val="22"/>
            <w:szCs w:val="22"/>
            <w:lang w:eastAsia="en-GB"/>
          </w:rPr>
          <w:tab/>
        </w:r>
        <w:r w:rsidRPr="00170F4B">
          <w:rPr>
            <w:rStyle w:val="Hyperlink"/>
            <w:noProof/>
          </w:rPr>
          <w:t>Study on Self Evaluation towards IMT-2020 Submission</w:t>
        </w:r>
        <w:r>
          <w:rPr>
            <w:noProof/>
            <w:webHidden/>
          </w:rPr>
          <w:tab/>
        </w:r>
        <w:r>
          <w:rPr>
            <w:noProof/>
            <w:webHidden/>
          </w:rPr>
          <w:fldChar w:fldCharType="begin"/>
        </w:r>
        <w:r>
          <w:rPr>
            <w:noProof/>
            <w:webHidden/>
          </w:rPr>
          <w:instrText xml:space="preserve"> PAGEREF _Toc514184739 \h </w:instrText>
        </w:r>
        <w:r>
          <w:rPr>
            <w:noProof/>
            <w:webHidden/>
          </w:rPr>
        </w:r>
        <w:r>
          <w:rPr>
            <w:noProof/>
            <w:webHidden/>
          </w:rPr>
          <w:fldChar w:fldCharType="separate"/>
        </w:r>
        <w:r>
          <w:rPr>
            <w:noProof/>
            <w:webHidden/>
          </w:rPr>
          <w:t>174</w:t>
        </w:r>
        <w:r>
          <w:rPr>
            <w:noProof/>
            <w:webHidden/>
          </w:rPr>
          <w:fldChar w:fldCharType="end"/>
        </w:r>
      </w:hyperlink>
    </w:p>
    <w:p w14:paraId="405133A0" w14:textId="2AC3F6BE"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40" w:history="1">
        <w:r w:rsidRPr="00170F4B">
          <w:rPr>
            <w:rStyle w:val="Hyperlink"/>
            <w:noProof/>
          </w:rPr>
          <w:t>7.8.1</w:t>
        </w:r>
        <w:r>
          <w:rPr>
            <w:rFonts w:eastAsiaTheme="minorEastAsia" w:cstheme="minorBidi"/>
            <w:i w:val="0"/>
            <w:iCs w:val="0"/>
            <w:noProof/>
            <w:sz w:val="22"/>
            <w:szCs w:val="22"/>
            <w:lang w:eastAsia="en-GB"/>
          </w:rPr>
          <w:tab/>
        </w:r>
        <w:r w:rsidRPr="00170F4B">
          <w:rPr>
            <w:rStyle w:val="Hyperlink"/>
            <w:noProof/>
          </w:rPr>
          <w:t>Evaluation methodology</w:t>
        </w:r>
        <w:r>
          <w:rPr>
            <w:noProof/>
            <w:webHidden/>
          </w:rPr>
          <w:tab/>
        </w:r>
        <w:r>
          <w:rPr>
            <w:noProof/>
            <w:webHidden/>
          </w:rPr>
          <w:fldChar w:fldCharType="begin"/>
        </w:r>
        <w:r>
          <w:rPr>
            <w:noProof/>
            <w:webHidden/>
          </w:rPr>
          <w:instrText xml:space="preserve"> PAGEREF _Toc514184740 \h </w:instrText>
        </w:r>
        <w:r>
          <w:rPr>
            <w:noProof/>
            <w:webHidden/>
          </w:rPr>
        </w:r>
        <w:r>
          <w:rPr>
            <w:noProof/>
            <w:webHidden/>
          </w:rPr>
          <w:fldChar w:fldCharType="separate"/>
        </w:r>
        <w:r>
          <w:rPr>
            <w:noProof/>
            <w:webHidden/>
          </w:rPr>
          <w:t>174</w:t>
        </w:r>
        <w:r>
          <w:rPr>
            <w:noProof/>
            <w:webHidden/>
          </w:rPr>
          <w:fldChar w:fldCharType="end"/>
        </w:r>
      </w:hyperlink>
    </w:p>
    <w:p w14:paraId="06366981" w14:textId="1C88FB5B" w:rsidR="004947F4" w:rsidRDefault="004947F4">
      <w:pPr>
        <w:pStyle w:val="TOC3"/>
        <w:tabs>
          <w:tab w:val="left" w:pos="1200"/>
          <w:tab w:val="right" w:leader="dot" w:pos="10457"/>
        </w:tabs>
        <w:rPr>
          <w:rFonts w:eastAsiaTheme="minorEastAsia" w:cstheme="minorBidi"/>
          <w:i w:val="0"/>
          <w:iCs w:val="0"/>
          <w:noProof/>
          <w:sz w:val="22"/>
          <w:szCs w:val="22"/>
          <w:lang w:eastAsia="en-GB"/>
        </w:rPr>
      </w:pPr>
      <w:hyperlink w:anchor="_Toc514184741" w:history="1">
        <w:r w:rsidRPr="00170F4B">
          <w:rPr>
            <w:rStyle w:val="Hyperlink"/>
            <w:noProof/>
          </w:rPr>
          <w:t>7.8.2</w:t>
        </w:r>
        <w:r>
          <w:rPr>
            <w:rFonts w:eastAsiaTheme="minorEastAsia" w:cstheme="minorBidi"/>
            <w:i w:val="0"/>
            <w:iCs w:val="0"/>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_Toc514184741 \h </w:instrText>
        </w:r>
        <w:r>
          <w:rPr>
            <w:noProof/>
            <w:webHidden/>
          </w:rPr>
        </w:r>
        <w:r>
          <w:rPr>
            <w:noProof/>
            <w:webHidden/>
          </w:rPr>
          <w:fldChar w:fldCharType="separate"/>
        </w:r>
        <w:r>
          <w:rPr>
            <w:noProof/>
            <w:webHidden/>
          </w:rPr>
          <w:t>174</w:t>
        </w:r>
        <w:r>
          <w:rPr>
            <w:noProof/>
            <w:webHidden/>
          </w:rPr>
          <w:fldChar w:fldCharType="end"/>
        </w:r>
      </w:hyperlink>
    </w:p>
    <w:p w14:paraId="707A2E4F" w14:textId="3DF7C88A" w:rsidR="004947F4" w:rsidRDefault="004947F4">
      <w:pPr>
        <w:pStyle w:val="TOC2"/>
        <w:tabs>
          <w:tab w:val="left" w:pos="800"/>
          <w:tab w:val="right" w:leader="dot" w:pos="10457"/>
        </w:tabs>
        <w:rPr>
          <w:rFonts w:eastAsiaTheme="minorEastAsia" w:cstheme="minorBidi"/>
          <w:smallCaps w:val="0"/>
          <w:noProof/>
          <w:sz w:val="22"/>
          <w:szCs w:val="22"/>
          <w:lang w:eastAsia="en-GB"/>
        </w:rPr>
      </w:pPr>
      <w:hyperlink w:anchor="_Toc514184742" w:history="1">
        <w:r w:rsidRPr="00170F4B">
          <w:rPr>
            <w:rStyle w:val="Hyperlink"/>
            <w:noProof/>
          </w:rPr>
          <w:t>7.9</w:t>
        </w:r>
        <w:r>
          <w:rPr>
            <w:rFonts w:eastAsiaTheme="minorEastAsia" w:cstheme="minorBidi"/>
            <w:smallCaps w:val="0"/>
            <w:noProof/>
            <w:sz w:val="22"/>
            <w:szCs w:val="22"/>
            <w:lang w:eastAsia="en-GB"/>
          </w:rPr>
          <w:tab/>
        </w:r>
        <w:r w:rsidRPr="00170F4B">
          <w:rPr>
            <w:rStyle w:val="Hyperlink"/>
            <w:noProof/>
          </w:rPr>
          <w:t>Other</w:t>
        </w:r>
        <w:r>
          <w:rPr>
            <w:noProof/>
            <w:webHidden/>
          </w:rPr>
          <w:tab/>
        </w:r>
        <w:r>
          <w:rPr>
            <w:noProof/>
            <w:webHidden/>
          </w:rPr>
          <w:fldChar w:fldCharType="begin"/>
        </w:r>
        <w:r>
          <w:rPr>
            <w:noProof/>
            <w:webHidden/>
          </w:rPr>
          <w:instrText xml:space="preserve"> PAGEREF _Toc514184742 \h </w:instrText>
        </w:r>
        <w:r>
          <w:rPr>
            <w:noProof/>
            <w:webHidden/>
          </w:rPr>
        </w:r>
        <w:r>
          <w:rPr>
            <w:noProof/>
            <w:webHidden/>
          </w:rPr>
          <w:fldChar w:fldCharType="separate"/>
        </w:r>
        <w:r>
          <w:rPr>
            <w:noProof/>
            <w:webHidden/>
          </w:rPr>
          <w:t>175</w:t>
        </w:r>
        <w:r>
          <w:rPr>
            <w:noProof/>
            <w:webHidden/>
          </w:rPr>
          <w:fldChar w:fldCharType="end"/>
        </w:r>
      </w:hyperlink>
    </w:p>
    <w:p w14:paraId="1A4F9299" w14:textId="77AD1083" w:rsidR="004947F4" w:rsidRDefault="004947F4">
      <w:pPr>
        <w:pStyle w:val="TOC1"/>
        <w:tabs>
          <w:tab w:val="left" w:pos="400"/>
          <w:tab w:val="right" w:leader="dot" w:pos="10457"/>
        </w:tabs>
        <w:rPr>
          <w:rFonts w:eastAsiaTheme="minorEastAsia" w:cstheme="minorBidi"/>
          <w:b w:val="0"/>
          <w:bCs w:val="0"/>
          <w:caps w:val="0"/>
          <w:noProof/>
          <w:sz w:val="22"/>
          <w:szCs w:val="22"/>
          <w:lang w:eastAsia="en-GB"/>
        </w:rPr>
      </w:pPr>
      <w:hyperlink w:anchor="_Toc514184743" w:history="1">
        <w:r w:rsidRPr="00170F4B">
          <w:rPr>
            <w:rStyle w:val="Hyperlink"/>
            <w:noProof/>
          </w:rPr>
          <w:t>8</w:t>
        </w:r>
        <w:r>
          <w:rPr>
            <w:rFonts w:eastAsiaTheme="minorEastAsia" w:cstheme="minorBidi"/>
            <w:b w:val="0"/>
            <w:bCs w:val="0"/>
            <w:caps w:val="0"/>
            <w:noProof/>
            <w:sz w:val="22"/>
            <w:szCs w:val="22"/>
            <w:lang w:eastAsia="en-GB"/>
          </w:rPr>
          <w:tab/>
        </w:r>
        <w:r w:rsidRPr="00170F4B">
          <w:rPr>
            <w:rStyle w:val="Hyperlink"/>
            <w:noProof/>
          </w:rPr>
          <w:t>Closing of the meeting</w:t>
        </w:r>
        <w:r>
          <w:rPr>
            <w:noProof/>
            <w:webHidden/>
          </w:rPr>
          <w:tab/>
        </w:r>
        <w:r>
          <w:rPr>
            <w:noProof/>
            <w:webHidden/>
          </w:rPr>
          <w:fldChar w:fldCharType="begin"/>
        </w:r>
        <w:r>
          <w:rPr>
            <w:noProof/>
            <w:webHidden/>
          </w:rPr>
          <w:instrText xml:space="preserve"> PAGEREF _Toc514184743 \h </w:instrText>
        </w:r>
        <w:r>
          <w:rPr>
            <w:noProof/>
            <w:webHidden/>
          </w:rPr>
        </w:r>
        <w:r>
          <w:rPr>
            <w:noProof/>
            <w:webHidden/>
          </w:rPr>
          <w:fldChar w:fldCharType="separate"/>
        </w:r>
        <w:r>
          <w:rPr>
            <w:noProof/>
            <w:webHidden/>
          </w:rPr>
          <w:t>175</w:t>
        </w:r>
        <w:r>
          <w:rPr>
            <w:noProof/>
            <w:webHidden/>
          </w:rPr>
          <w:fldChar w:fldCharType="end"/>
        </w:r>
      </w:hyperlink>
    </w:p>
    <w:p w14:paraId="79B7C1D5" w14:textId="0D4B9F64" w:rsidR="004947F4" w:rsidRDefault="004947F4">
      <w:pPr>
        <w:pStyle w:val="TOC1"/>
        <w:tabs>
          <w:tab w:val="left" w:pos="1200"/>
          <w:tab w:val="right" w:leader="dot" w:pos="10457"/>
        </w:tabs>
        <w:rPr>
          <w:rFonts w:eastAsiaTheme="minorEastAsia" w:cstheme="minorBidi"/>
          <w:b w:val="0"/>
          <w:bCs w:val="0"/>
          <w:caps w:val="0"/>
          <w:noProof/>
          <w:sz w:val="22"/>
          <w:szCs w:val="22"/>
          <w:lang w:eastAsia="en-GB"/>
        </w:rPr>
      </w:pPr>
      <w:hyperlink w:anchor="_Toc514184744" w:history="1">
        <w:r w:rsidRPr="00170F4B">
          <w:rPr>
            <w:rStyle w:val="Hyperlink"/>
            <w:rFonts w:ascii="Times New Roman" w:hAnsi="Times New Roman" w:cs="Times New Roman"/>
            <w:noProof/>
          </w:rPr>
          <w:t>Annex A:</w:t>
        </w:r>
        <w:r>
          <w:rPr>
            <w:rFonts w:eastAsiaTheme="minorEastAsia" w:cstheme="minorBidi"/>
            <w:b w:val="0"/>
            <w:bCs w:val="0"/>
            <w:caps w:val="0"/>
            <w:noProof/>
            <w:sz w:val="22"/>
            <w:szCs w:val="22"/>
            <w:lang w:eastAsia="en-GB"/>
          </w:rPr>
          <w:tab/>
        </w:r>
        <w:r w:rsidRPr="00170F4B">
          <w:rPr>
            <w:rStyle w:val="Hyperlink"/>
            <w:rFonts w:ascii="Times New Roman" w:hAnsi="Times New Roman" w:cs="Times New Roman"/>
            <w:noProof/>
          </w:rPr>
          <w:t>List of Tdocs at RAN1 #92bis</w:t>
        </w:r>
        <w:r>
          <w:rPr>
            <w:noProof/>
            <w:webHidden/>
          </w:rPr>
          <w:tab/>
        </w:r>
        <w:r>
          <w:rPr>
            <w:noProof/>
            <w:webHidden/>
          </w:rPr>
          <w:fldChar w:fldCharType="begin"/>
        </w:r>
        <w:r>
          <w:rPr>
            <w:noProof/>
            <w:webHidden/>
          </w:rPr>
          <w:instrText xml:space="preserve"> PAGEREF _Toc514184744 \h </w:instrText>
        </w:r>
        <w:r>
          <w:rPr>
            <w:noProof/>
            <w:webHidden/>
          </w:rPr>
        </w:r>
        <w:r>
          <w:rPr>
            <w:noProof/>
            <w:webHidden/>
          </w:rPr>
          <w:fldChar w:fldCharType="separate"/>
        </w:r>
        <w:r>
          <w:rPr>
            <w:noProof/>
            <w:webHidden/>
          </w:rPr>
          <w:t>176</w:t>
        </w:r>
        <w:r>
          <w:rPr>
            <w:noProof/>
            <w:webHidden/>
          </w:rPr>
          <w:fldChar w:fldCharType="end"/>
        </w:r>
      </w:hyperlink>
    </w:p>
    <w:p w14:paraId="199408CF" w14:textId="2DB537A9" w:rsidR="004947F4" w:rsidRDefault="004947F4">
      <w:pPr>
        <w:pStyle w:val="TOC1"/>
        <w:tabs>
          <w:tab w:val="left" w:pos="1200"/>
          <w:tab w:val="right" w:leader="dot" w:pos="10457"/>
        </w:tabs>
        <w:rPr>
          <w:rFonts w:eastAsiaTheme="minorEastAsia" w:cstheme="minorBidi"/>
          <w:b w:val="0"/>
          <w:bCs w:val="0"/>
          <w:caps w:val="0"/>
          <w:noProof/>
          <w:sz w:val="22"/>
          <w:szCs w:val="22"/>
          <w:lang w:eastAsia="en-GB"/>
        </w:rPr>
      </w:pPr>
      <w:hyperlink w:anchor="_Toc514184745" w:history="1">
        <w:r w:rsidRPr="00170F4B">
          <w:rPr>
            <w:rStyle w:val="Hyperlink"/>
            <w:rFonts w:ascii="Times New Roman" w:hAnsi="Times New Roman" w:cs="Times New Roman"/>
            <w:noProof/>
          </w:rPr>
          <w:t>Annex B:</w:t>
        </w:r>
        <w:r>
          <w:rPr>
            <w:rFonts w:eastAsiaTheme="minorEastAsia" w:cstheme="minorBidi"/>
            <w:b w:val="0"/>
            <w:bCs w:val="0"/>
            <w:caps w:val="0"/>
            <w:noProof/>
            <w:sz w:val="22"/>
            <w:szCs w:val="22"/>
            <w:lang w:eastAsia="en-GB"/>
          </w:rPr>
          <w:tab/>
        </w:r>
        <w:r w:rsidRPr="00170F4B">
          <w:rPr>
            <w:rStyle w:val="Hyperlink"/>
            <w:rFonts w:ascii="Times New Roman" w:hAnsi="Times New Roman" w:cs="Times New Roman"/>
            <w:noProof/>
          </w:rPr>
          <w:t>List of CRs agreed at RAN1 #92bis</w:t>
        </w:r>
        <w:r>
          <w:rPr>
            <w:noProof/>
            <w:webHidden/>
          </w:rPr>
          <w:tab/>
        </w:r>
        <w:r>
          <w:rPr>
            <w:noProof/>
            <w:webHidden/>
          </w:rPr>
          <w:fldChar w:fldCharType="begin"/>
        </w:r>
        <w:r>
          <w:rPr>
            <w:noProof/>
            <w:webHidden/>
          </w:rPr>
          <w:instrText xml:space="preserve"> PAGEREF _Toc514184745 \h </w:instrText>
        </w:r>
        <w:r>
          <w:rPr>
            <w:noProof/>
            <w:webHidden/>
          </w:rPr>
        </w:r>
        <w:r>
          <w:rPr>
            <w:noProof/>
            <w:webHidden/>
          </w:rPr>
          <w:fldChar w:fldCharType="separate"/>
        </w:r>
        <w:r>
          <w:rPr>
            <w:noProof/>
            <w:webHidden/>
          </w:rPr>
          <w:t>177</w:t>
        </w:r>
        <w:r>
          <w:rPr>
            <w:noProof/>
            <w:webHidden/>
          </w:rPr>
          <w:fldChar w:fldCharType="end"/>
        </w:r>
      </w:hyperlink>
    </w:p>
    <w:p w14:paraId="5F22AD90" w14:textId="00BAA399" w:rsidR="004947F4" w:rsidRDefault="004947F4">
      <w:pPr>
        <w:pStyle w:val="TOC1"/>
        <w:tabs>
          <w:tab w:val="left" w:pos="1400"/>
          <w:tab w:val="right" w:leader="dot" w:pos="10457"/>
        </w:tabs>
        <w:rPr>
          <w:rFonts w:eastAsiaTheme="minorEastAsia" w:cstheme="minorBidi"/>
          <w:b w:val="0"/>
          <w:bCs w:val="0"/>
          <w:caps w:val="0"/>
          <w:noProof/>
          <w:sz w:val="22"/>
          <w:szCs w:val="22"/>
          <w:lang w:eastAsia="en-GB"/>
        </w:rPr>
      </w:pPr>
      <w:hyperlink w:anchor="_Toc514184746" w:history="1">
        <w:r w:rsidRPr="00170F4B">
          <w:rPr>
            <w:rStyle w:val="Hyperlink"/>
            <w:rFonts w:ascii="Times New Roman" w:hAnsi="Times New Roman" w:cs="Times New Roman"/>
            <w:noProof/>
          </w:rPr>
          <w:t>Annex C</w:t>
        </w:r>
        <w:r w:rsidRPr="00170F4B">
          <w:rPr>
            <w:rStyle w:val="Hyperlink"/>
            <w:rFonts w:ascii="Times New Roman" w:eastAsia="MS Mincho" w:hAnsi="Times New Roman" w:cs="Times New Roman"/>
            <w:noProof/>
            <w:lang w:eastAsia="ja-JP"/>
          </w:rPr>
          <w:t>-1</w:t>
        </w:r>
        <w:r w:rsidRPr="00170F4B">
          <w:rPr>
            <w:rStyle w:val="Hyperlink"/>
            <w:rFonts w:ascii="Times New Roman" w:hAnsi="Times New Roman" w:cs="Times New Roman"/>
            <w:noProof/>
          </w:rPr>
          <w:t>:</w:t>
        </w:r>
        <w:r>
          <w:rPr>
            <w:rFonts w:eastAsiaTheme="minorEastAsia" w:cstheme="minorBidi"/>
            <w:b w:val="0"/>
            <w:bCs w:val="0"/>
            <w:caps w:val="0"/>
            <w:noProof/>
            <w:sz w:val="22"/>
            <w:szCs w:val="22"/>
            <w:lang w:eastAsia="en-GB"/>
          </w:rPr>
          <w:tab/>
        </w:r>
        <w:r w:rsidRPr="00170F4B">
          <w:rPr>
            <w:rStyle w:val="Hyperlink"/>
            <w:rFonts w:ascii="Times New Roman" w:hAnsi="Times New Roman" w:cs="Times New Roman"/>
            <w:noProof/>
          </w:rPr>
          <w:t>List of Outgoing LSs</w:t>
        </w:r>
        <w:r w:rsidRPr="00170F4B">
          <w:rPr>
            <w:rStyle w:val="Hyperlink"/>
            <w:rFonts w:ascii="Times New Roman" w:eastAsia="MS Mincho" w:hAnsi="Times New Roman" w:cs="Times New Roman"/>
            <w:noProof/>
            <w:lang w:eastAsia="ja-JP"/>
          </w:rPr>
          <w:t xml:space="preserve"> from </w:t>
        </w:r>
        <w:r w:rsidRPr="00170F4B">
          <w:rPr>
            <w:rStyle w:val="Hyperlink"/>
            <w:rFonts w:ascii="Times New Roman" w:hAnsi="Times New Roman" w:cs="Times New Roman"/>
            <w:noProof/>
          </w:rPr>
          <w:t>RAN1 #92bis</w:t>
        </w:r>
        <w:r>
          <w:rPr>
            <w:noProof/>
            <w:webHidden/>
          </w:rPr>
          <w:tab/>
        </w:r>
        <w:r>
          <w:rPr>
            <w:noProof/>
            <w:webHidden/>
          </w:rPr>
          <w:fldChar w:fldCharType="begin"/>
        </w:r>
        <w:r>
          <w:rPr>
            <w:noProof/>
            <w:webHidden/>
          </w:rPr>
          <w:instrText xml:space="preserve"> PAGEREF _Toc514184746 \h </w:instrText>
        </w:r>
        <w:r>
          <w:rPr>
            <w:noProof/>
            <w:webHidden/>
          </w:rPr>
        </w:r>
        <w:r>
          <w:rPr>
            <w:noProof/>
            <w:webHidden/>
          </w:rPr>
          <w:fldChar w:fldCharType="separate"/>
        </w:r>
        <w:r>
          <w:rPr>
            <w:noProof/>
            <w:webHidden/>
          </w:rPr>
          <w:t>180</w:t>
        </w:r>
        <w:r>
          <w:rPr>
            <w:noProof/>
            <w:webHidden/>
          </w:rPr>
          <w:fldChar w:fldCharType="end"/>
        </w:r>
      </w:hyperlink>
    </w:p>
    <w:p w14:paraId="50694846" w14:textId="3F75CBB1" w:rsidR="004947F4" w:rsidRDefault="004947F4">
      <w:pPr>
        <w:pStyle w:val="TOC1"/>
        <w:tabs>
          <w:tab w:val="left" w:pos="1400"/>
          <w:tab w:val="right" w:leader="dot" w:pos="10457"/>
        </w:tabs>
        <w:rPr>
          <w:rFonts w:eastAsiaTheme="minorEastAsia" w:cstheme="minorBidi"/>
          <w:b w:val="0"/>
          <w:bCs w:val="0"/>
          <w:caps w:val="0"/>
          <w:noProof/>
          <w:sz w:val="22"/>
          <w:szCs w:val="22"/>
          <w:lang w:eastAsia="en-GB"/>
        </w:rPr>
      </w:pPr>
      <w:hyperlink w:anchor="_Toc514184747" w:history="1">
        <w:r w:rsidRPr="00170F4B">
          <w:rPr>
            <w:rStyle w:val="Hyperlink"/>
            <w:rFonts w:ascii="Times New Roman" w:hAnsi="Times New Roman" w:cs="Times New Roman"/>
            <w:noProof/>
          </w:rPr>
          <w:t xml:space="preserve">Annex </w:t>
        </w:r>
        <w:r w:rsidRPr="00170F4B">
          <w:rPr>
            <w:rStyle w:val="Hyperlink"/>
            <w:rFonts w:ascii="Times New Roman" w:eastAsia="MS Mincho" w:hAnsi="Times New Roman" w:cs="Times New Roman"/>
            <w:noProof/>
            <w:lang w:eastAsia="ja-JP"/>
          </w:rPr>
          <w:t>C-2</w:t>
        </w:r>
        <w:r w:rsidRPr="00170F4B">
          <w:rPr>
            <w:rStyle w:val="Hyperlink"/>
            <w:rFonts w:ascii="Times New Roman" w:hAnsi="Times New Roman" w:cs="Times New Roman"/>
            <w:noProof/>
          </w:rPr>
          <w:t>:</w:t>
        </w:r>
        <w:r>
          <w:rPr>
            <w:rFonts w:eastAsiaTheme="minorEastAsia" w:cstheme="minorBidi"/>
            <w:b w:val="0"/>
            <w:bCs w:val="0"/>
            <w:caps w:val="0"/>
            <w:noProof/>
            <w:sz w:val="22"/>
            <w:szCs w:val="22"/>
            <w:lang w:eastAsia="en-GB"/>
          </w:rPr>
          <w:tab/>
        </w:r>
        <w:r w:rsidRPr="00170F4B">
          <w:rPr>
            <w:rStyle w:val="Hyperlink"/>
            <w:rFonts w:ascii="Times New Roman" w:hAnsi="Times New Roman" w:cs="Times New Roman"/>
            <w:noProof/>
          </w:rPr>
          <w:t>List of Incoming LSs</w:t>
        </w:r>
        <w:r w:rsidRPr="00170F4B">
          <w:rPr>
            <w:rStyle w:val="Hyperlink"/>
            <w:rFonts w:ascii="Times New Roman" w:eastAsia="MS Mincho" w:hAnsi="Times New Roman" w:cs="Times New Roman"/>
            <w:noProof/>
            <w:lang w:eastAsia="ja-JP"/>
          </w:rPr>
          <w:t xml:space="preserve"> from </w:t>
        </w:r>
        <w:r w:rsidRPr="00170F4B">
          <w:rPr>
            <w:rStyle w:val="Hyperlink"/>
            <w:rFonts w:ascii="Times New Roman" w:hAnsi="Times New Roman" w:cs="Times New Roman"/>
            <w:noProof/>
          </w:rPr>
          <w:t>RAN1 #92bis</w:t>
        </w:r>
        <w:r>
          <w:rPr>
            <w:noProof/>
            <w:webHidden/>
          </w:rPr>
          <w:tab/>
        </w:r>
        <w:r>
          <w:rPr>
            <w:noProof/>
            <w:webHidden/>
          </w:rPr>
          <w:fldChar w:fldCharType="begin"/>
        </w:r>
        <w:r>
          <w:rPr>
            <w:noProof/>
            <w:webHidden/>
          </w:rPr>
          <w:instrText xml:space="preserve"> PAGEREF _Toc514184747 \h </w:instrText>
        </w:r>
        <w:r>
          <w:rPr>
            <w:noProof/>
            <w:webHidden/>
          </w:rPr>
        </w:r>
        <w:r>
          <w:rPr>
            <w:noProof/>
            <w:webHidden/>
          </w:rPr>
          <w:fldChar w:fldCharType="separate"/>
        </w:r>
        <w:r>
          <w:rPr>
            <w:noProof/>
            <w:webHidden/>
          </w:rPr>
          <w:t>182</w:t>
        </w:r>
        <w:r>
          <w:rPr>
            <w:noProof/>
            <w:webHidden/>
          </w:rPr>
          <w:fldChar w:fldCharType="end"/>
        </w:r>
      </w:hyperlink>
    </w:p>
    <w:p w14:paraId="720692E6" w14:textId="55F7A446" w:rsidR="004947F4" w:rsidRDefault="004947F4">
      <w:pPr>
        <w:pStyle w:val="TOC1"/>
        <w:tabs>
          <w:tab w:val="left" w:pos="1200"/>
          <w:tab w:val="right" w:leader="dot" w:pos="10457"/>
        </w:tabs>
        <w:rPr>
          <w:rFonts w:eastAsiaTheme="minorEastAsia" w:cstheme="minorBidi"/>
          <w:b w:val="0"/>
          <w:bCs w:val="0"/>
          <w:caps w:val="0"/>
          <w:noProof/>
          <w:sz w:val="22"/>
          <w:szCs w:val="22"/>
          <w:lang w:eastAsia="en-GB"/>
        </w:rPr>
      </w:pPr>
      <w:hyperlink w:anchor="_Toc514184748" w:history="1">
        <w:r w:rsidRPr="00170F4B">
          <w:rPr>
            <w:rStyle w:val="Hyperlink"/>
            <w:rFonts w:ascii="Times New Roman" w:hAnsi="Times New Roman" w:cs="Times New Roman"/>
            <w:noProof/>
          </w:rPr>
          <w:t>Annex D:</w:t>
        </w:r>
        <w:r>
          <w:rPr>
            <w:rFonts w:eastAsiaTheme="minorEastAsia" w:cstheme="minorBidi"/>
            <w:b w:val="0"/>
            <w:bCs w:val="0"/>
            <w:caps w:val="0"/>
            <w:noProof/>
            <w:sz w:val="22"/>
            <w:szCs w:val="22"/>
            <w:lang w:eastAsia="en-GB"/>
          </w:rPr>
          <w:tab/>
        </w:r>
        <w:r w:rsidRPr="00170F4B">
          <w:rPr>
            <w:rStyle w:val="Hyperlink"/>
            <w:rFonts w:ascii="Times New Roman" w:hAnsi="Times New Roman" w:cs="Times New Roman"/>
            <w:noProof/>
          </w:rPr>
          <w:t>List of Approved updated WIDs</w:t>
        </w:r>
        <w:r>
          <w:rPr>
            <w:noProof/>
            <w:webHidden/>
          </w:rPr>
          <w:tab/>
        </w:r>
        <w:r>
          <w:rPr>
            <w:noProof/>
            <w:webHidden/>
          </w:rPr>
          <w:fldChar w:fldCharType="begin"/>
        </w:r>
        <w:r>
          <w:rPr>
            <w:noProof/>
            <w:webHidden/>
          </w:rPr>
          <w:instrText xml:space="preserve"> PAGEREF _Toc514184748 \h </w:instrText>
        </w:r>
        <w:r>
          <w:rPr>
            <w:noProof/>
            <w:webHidden/>
          </w:rPr>
        </w:r>
        <w:r>
          <w:rPr>
            <w:noProof/>
            <w:webHidden/>
          </w:rPr>
          <w:fldChar w:fldCharType="separate"/>
        </w:r>
        <w:r>
          <w:rPr>
            <w:noProof/>
            <w:webHidden/>
          </w:rPr>
          <w:t>185</w:t>
        </w:r>
        <w:r>
          <w:rPr>
            <w:noProof/>
            <w:webHidden/>
          </w:rPr>
          <w:fldChar w:fldCharType="end"/>
        </w:r>
      </w:hyperlink>
    </w:p>
    <w:p w14:paraId="013E69DC" w14:textId="08121514" w:rsidR="004947F4" w:rsidRDefault="004947F4">
      <w:pPr>
        <w:pStyle w:val="TOC1"/>
        <w:tabs>
          <w:tab w:val="left" w:pos="1200"/>
          <w:tab w:val="right" w:leader="dot" w:pos="10457"/>
        </w:tabs>
        <w:rPr>
          <w:rFonts w:eastAsiaTheme="minorEastAsia" w:cstheme="minorBidi"/>
          <w:b w:val="0"/>
          <w:bCs w:val="0"/>
          <w:caps w:val="0"/>
          <w:noProof/>
          <w:sz w:val="22"/>
          <w:szCs w:val="22"/>
          <w:lang w:eastAsia="en-GB"/>
        </w:rPr>
      </w:pPr>
      <w:hyperlink w:anchor="_Toc514184749" w:history="1">
        <w:r w:rsidRPr="00170F4B">
          <w:rPr>
            <w:rStyle w:val="Hyperlink"/>
            <w:rFonts w:ascii="Times New Roman" w:hAnsi="Times New Roman" w:cs="Times New Roman"/>
            <w:noProof/>
          </w:rPr>
          <w:t>Annex E:</w:t>
        </w:r>
        <w:r>
          <w:rPr>
            <w:rFonts w:eastAsiaTheme="minorEastAsia" w:cstheme="minorBidi"/>
            <w:b w:val="0"/>
            <w:bCs w:val="0"/>
            <w:caps w:val="0"/>
            <w:noProof/>
            <w:sz w:val="22"/>
            <w:szCs w:val="22"/>
            <w:lang w:eastAsia="en-GB"/>
          </w:rPr>
          <w:tab/>
        </w:r>
        <w:r w:rsidRPr="00170F4B">
          <w:rPr>
            <w:rStyle w:val="Hyperlink"/>
            <w:rFonts w:ascii="Times New Roman" w:hAnsi="Times New Roman" w:cs="Times New Roman"/>
            <w:noProof/>
          </w:rPr>
          <w:t>List of draft TSs/TRs agreed at RAN1 #92bis</w:t>
        </w:r>
        <w:r>
          <w:rPr>
            <w:noProof/>
            <w:webHidden/>
          </w:rPr>
          <w:tab/>
        </w:r>
        <w:r>
          <w:rPr>
            <w:noProof/>
            <w:webHidden/>
          </w:rPr>
          <w:fldChar w:fldCharType="begin"/>
        </w:r>
        <w:r>
          <w:rPr>
            <w:noProof/>
            <w:webHidden/>
          </w:rPr>
          <w:instrText xml:space="preserve"> PAGEREF _Toc514184749 \h </w:instrText>
        </w:r>
        <w:r>
          <w:rPr>
            <w:noProof/>
            <w:webHidden/>
          </w:rPr>
        </w:r>
        <w:r>
          <w:rPr>
            <w:noProof/>
            <w:webHidden/>
          </w:rPr>
          <w:fldChar w:fldCharType="separate"/>
        </w:r>
        <w:r>
          <w:rPr>
            <w:noProof/>
            <w:webHidden/>
          </w:rPr>
          <w:t>186</w:t>
        </w:r>
        <w:r>
          <w:rPr>
            <w:noProof/>
            <w:webHidden/>
          </w:rPr>
          <w:fldChar w:fldCharType="end"/>
        </w:r>
      </w:hyperlink>
    </w:p>
    <w:p w14:paraId="526FCA67" w14:textId="2D8AE180" w:rsidR="004947F4" w:rsidRDefault="004947F4">
      <w:pPr>
        <w:pStyle w:val="TOC1"/>
        <w:tabs>
          <w:tab w:val="left" w:pos="1200"/>
          <w:tab w:val="right" w:leader="dot" w:pos="10457"/>
        </w:tabs>
        <w:rPr>
          <w:rFonts w:eastAsiaTheme="minorEastAsia" w:cstheme="minorBidi"/>
          <w:b w:val="0"/>
          <w:bCs w:val="0"/>
          <w:caps w:val="0"/>
          <w:noProof/>
          <w:sz w:val="22"/>
          <w:szCs w:val="22"/>
          <w:lang w:eastAsia="en-GB"/>
        </w:rPr>
      </w:pPr>
      <w:hyperlink w:anchor="_Toc514184750" w:history="1">
        <w:r w:rsidRPr="00170F4B">
          <w:rPr>
            <w:rStyle w:val="Hyperlink"/>
            <w:rFonts w:ascii="Times New Roman" w:hAnsi="Times New Roman" w:cs="Times New Roman"/>
            <w:noProof/>
          </w:rPr>
          <w:t>Annex F:</w:t>
        </w:r>
        <w:r>
          <w:rPr>
            <w:rFonts w:eastAsiaTheme="minorEastAsia" w:cstheme="minorBidi"/>
            <w:b w:val="0"/>
            <w:bCs w:val="0"/>
            <w:caps w:val="0"/>
            <w:noProof/>
            <w:sz w:val="22"/>
            <w:szCs w:val="22"/>
            <w:lang w:eastAsia="en-GB"/>
          </w:rPr>
          <w:tab/>
        </w:r>
        <w:r w:rsidRPr="00170F4B">
          <w:rPr>
            <w:rStyle w:val="Hyperlink"/>
            <w:rFonts w:ascii="Times New Roman" w:hAnsi="Times New Roman" w:cs="Times New Roman"/>
            <w:noProof/>
          </w:rPr>
          <w:t>List of actions</w:t>
        </w:r>
        <w:r>
          <w:rPr>
            <w:noProof/>
            <w:webHidden/>
          </w:rPr>
          <w:tab/>
        </w:r>
        <w:r>
          <w:rPr>
            <w:noProof/>
            <w:webHidden/>
          </w:rPr>
          <w:fldChar w:fldCharType="begin"/>
        </w:r>
        <w:r>
          <w:rPr>
            <w:noProof/>
            <w:webHidden/>
          </w:rPr>
          <w:instrText xml:space="preserve"> PAGEREF _Toc514184750 \h </w:instrText>
        </w:r>
        <w:r>
          <w:rPr>
            <w:noProof/>
            <w:webHidden/>
          </w:rPr>
        </w:r>
        <w:r>
          <w:rPr>
            <w:noProof/>
            <w:webHidden/>
          </w:rPr>
          <w:fldChar w:fldCharType="separate"/>
        </w:r>
        <w:r>
          <w:rPr>
            <w:noProof/>
            <w:webHidden/>
          </w:rPr>
          <w:t>187</w:t>
        </w:r>
        <w:r>
          <w:rPr>
            <w:noProof/>
            <w:webHidden/>
          </w:rPr>
          <w:fldChar w:fldCharType="end"/>
        </w:r>
      </w:hyperlink>
    </w:p>
    <w:p w14:paraId="25B4B513" w14:textId="2C13C03D" w:rsidR="004947F4" w:rsidRDefault="004947F4">
      <w:pPr>
        <w:pStyle w:val="TOC1"/>
        <w:tabs>
          <w:tab w:val="left" w:pos="1400"/>
          <w:tab w:val="right" w:leader="dot" w:pos="10457"/>
        </w:tabs>
        <w:rPr>
          <w:rFonts w:eastAsiaTheme="minorEastAsia" w:cstheme="minorBidi"/>
          <w:b w:val="0"/>
          <w:bCs w:val="0"/>
          <w:caps w:val="0"/>
          <w:noProof/>
          <w:sz w:val="22"/>
          <w:szCs w:val="22"/>
          <w:lang w:eastAsia="en-GB"/>
        </w:rPr>
      </w:pPr>
      <w:hyperlink w:anchor="_Toc514184751" w:history="1">
        <w:r w:rsidRPr="00170F4B">
          <w:rPr>
            <w:rStyle w:val="Hyperlink"/>
            <w:rFonts w:ascii="Times New Roman" w:hAnsi="Times New Roman" w:cs="Times New Roman"/>
            <w:noProof/>
          </w:rPr>
          <w:t>Annex G:</w:t>
        </w:r>
        <w:r>
          <w:rPr>
            <w:rFonts w:eastAsiaTheme="minorEastAsia" w:cstheme="minorBidi"/>
            <w:b w:val="0"/>
            <w:bCs w:val="0"/>
            <w:caps w:val="0"/>
            <w:noProof/>
            <w:sz w:val="22"/>
            <w:szCs w:val="22"/>
            <w:lang w:eastAsia="en-GB"/>
          </w:rPr>
          <w:tab/>
        </w:r>
        <w:r w:rsidRPr="00170F4B">
          <w:rPr>
            <w:rStyle w:val="Hyperlink"/>
            <w:rFonts w:ascii="Times New Roman" w:hAnsi="Times New Roman" w:cs="Times New Roman"/>
            <w:noProof/>
          </w:rPr>
          <w:t>List of participants at RAN1 #92bis</w:t>
        </w:r>
        <w:r>
          <w:rPr>
            <w:noProof/>
            <w:webHidden/>
          </w:rPr>
          <w:tab/>
        </w:r>
        <w:r>
          <w:rPr>
            <w:noProof/>
            <w:webHidden/>
          </w:rPr>
          <w:fldChar w:fldCharType="begin"/>
        </w:r>
        <w:r>
          <w:rPr>
            <w:noProof/>
            <w:webHidden/>
          </w:rPr>
          <w:instrText xml:space="preserve"> PAGEREF _Toc514184751 \h </w:instrText>
        </w:r>
        <w:r>
          <w:rPr>
            <w:noProof/>
            <w:webHidden/>
          </w:rPr>
        </w:r>
        <w:r>
          <w:rPr>
            <w:noProof/>
            <w:webHidden/>
          </w:rPr>
          <w:fldChar w:fldCharType="separate"/>
        </w:r>
        <w:r>
          <w:rPr>
            <w:noProof/>
            <w:webHidden/>
          </w:rPr>
          <w:t>194</w:t>
        </w:r>
        <w:r>
          <w:rPr>
            <w:noProof/>
            <w:webHidden/>
          </w:rPr>
          <w:fldChar w:fldCharType="end"/>
        </w:r>
      </w:hyperlink>
    </w:p>
    <w:p w14:paraId="20936F2C" w14:textId="1CEE9C53" w:rsidR="004947F4" w:rsidRDefault="004947F4">
      <w:pPr>
        <w:pStyle w:val="TOC1"/>
        <w:tabs>
          <w:tab w:val="left" w:pos="1400"/>
          <w:tab w:val="right" w:leader="dot" w:pos="10457"/>
        </w:tabs>
        <w:rPr>
          <w:rFonts w:eastAsiaTheme="minorEastAsia" w:cstheme="minorBidi"/>
          <w:b w:val="0"/>
          <w:bCs w:val="0"/>
          <w:caps w:val="0"/>
          <w:noProof/>
          <w:sz w:val="22"/>
          <w:szCs w:val="22"/>
          <w:lang w:eastAsia="en-GB"/>
        </w:rPr>
      </w:pPr>
      <w:hyperlink w:anchor="_Toc514184752" w:history="1">
        <w:r w:rsidRPr="00170F4B">
          <w:rPr>
            <w:rStyle w:val="Hyperlink"/>
            <w:rFonts w:ascii="Times New Roman" w:hAnsi="Times New Roman" w:cs="Times New Roman"/>
            <w:noProof/>
          </w:rPr>
          <w:t>Annex H:</w:t>
        </w:r>
        <w:r>
          <w:rPr>
            <w:rFonts w:eastAsiaTheme="minorEastAsia" w:cstheme="minorBidi"/>
            <w:b w:val="0"/>
            <w:bCs w:val="0"/>
            <w:caps w:val="0"/>
            <w:noProof/>
            <w:sz w:val="22"/>
            <w:szCs w:val="22"/>
            <w:lang w:eastAsia="en-GB"/>
          </w:rPr>
          <w:tab/>
        </w:r>
        <w:r w:rsidRPr="00170F4B">
          <w:rPr>
            <w:rStyle w:val="Hyperlink"/>
            <w:rFonts w:ascii="Times New Roman" w:hAnsi="Times New Roman" w:cs="Times New Roman"/>
            <w:noProof/>
          </w:rPr>
          <w:t xml:space="preserve">TSG RAN WG1 meetings in </w:t>
        </w:r>
        <w:r w:rsidRPr="00170F4B">
          <w:rPr>
            <w:rStyle w:val="Hyperlink"/>
            <w:rFonts w:ascii="Times New Roman" w:eastAsia="MS Mincho" w:hAnsi="Times New Roman" w:cs="Times New Roman"/>
            <w:noProof/>
            <w:lang w:eastAsia="ja-JP"/>
          </w:rPr>
          <w:t>2018 – 2019</w:t>
        </w:r>
        <w:r>
          <w:rPr>
            <w:noProof/>
            <w:webHidden/>
          </w:rPr>
          <w:tab/>
        </w:r>
        <w:r>
          <w:rPr>
            <w:noProof/>
            <w:webHidden/>
          </w:rPr>
          <w:fldChar w:fldCharType="begin"/>
        </w:r>
        <w:r>
          <w:rPr>
            <w:noProof/>
            <w:webHidden/>
          </w:rPr>
          <w:instrText xml:space="preserve"> PAGEREF _Toc514184752 \h </w:instrText>
        </w:r>
        <w:r>
          <w:rPr>
            <w:noProof/>
            <w:webHidden/>
          </w:rPr>
        </w:r>
        <w:r>
          <w:rPr>
            <w:noProof/>
            <w:webHidden/>
          </w:rPr>
          <w:fldChar w:fldCharType="separate"/>
        </w:r>
        <w:r>
          <w:rPr>
            <w:noProof/>
            <w:webHidden/>
          </w:rPr>
          <w:t>195</w:t>
        </w:r>
        <w:r>
          <w:rPr>
            <w:noProof/>
            <w:webHidden/>
          </w:rPr>
          <w:fldChar w:fldCharType="end"/>
        </w:r>
      </w:hyperlink>
    </w:p>
    <w:p w14:paraId="51C5874D" w14:textId="3C2AD175" w:rsidR="00666408" w:rsidRPr="000B1042" w:rsidRDefault="00011381" w:rsidP="009643F7">
      <w:pPr>
        <w:rPr>
          <w:rFonts w:ascii="Times New Roman" w:hAnsi="Times New Roman"/>
          <w:szCs w:val="20"/>
        </w:rPr>
      </w:pPr>
      <w:r>
        <w:rPr>
          <w:rFonts w:ascii="Times New Roman" w:hAnsi="Times New Roman" w:cstheme="minorHAnsi"/>
          <w:b/>
          <w:bCs/>
          <w:caps/>
          <w:szCs w:val="20"/>
        </w:rPr>
        <w:fldChar w:fldCharType="end"/>
      </w:r>
    </w:p>
    <w:p w14:paraId="21E4648C" w14:textId="77777777" w:rsidR="005F6CF6" w:rsidRPr="000B1042" w:rsidRDefault="005F6CF6" w:rsidP="009643F7">
      <w:pPr>
        <w:pBdr>
          <w:bottom w:val="single" w:sz="12" w:space="1" w:color="auto"/>
        </w:pBdr>
        <w:rPr>
          <w:rFonts w:ascii="Times New Roman" w:hAnsi="Times New Roman"/>
          <w:b/>
          <w:szCs w:val="20"/>
        </w:rPr>
      </w:pPr>
      <w:r w:rsidRPr="000B1042">
        <w:rPr>
          <w:rFonts w:ascii="Times New Roman" w:hAnsi="Times New Roman"/>
          <w:b/>
          <w:szCs w:val="20"/>
        </w:rPr>
        <w:br w:type="page"/>
      </w:r>
      <w:r w:rsidRPr="000B1042">
        <w:rPr>
          <w:rFonts w:ascii="Times New Roman" w:hAnsi="Times New Roman"/>
          <w:b/>
          <w:szCs w:val="20"/>
        </w:rPr>
        <w:lastRenderedPageBreak/>
        <w:t>Main facts summary</w:t>
      </w:r>
    </w:p>
    <w:p w14:paraId="51F224F4" w14:textId="77777777" w:rsidR="005F6CF6" w:rsidRPr="000B1042" w:rsidRDefault="005F6CF6" w:rsidP="009643F7">
      <w:pPr>
        <w:rPr>
          <w:rFonts w:ascii="Times New Roman" w:eastAsia="SimSun" w:hAnsi="Times New Roman"/>
          <w:kern w:val="2"/>
          <w:szCs w:val="20"/>
        </w:rPr>
      </w:pPr>
    </w:p>
    <w:p w14:paraId="4EBCC448" w14:textId="34DBC1B5" w:rsidR="0033085B" w:rsidRDefault="00303AA5" w:rsidP="007B738E">
      <w:pPr>
        <w:rPr>
          <w:rFonts w:ascii="Times New Roman" w:eastAsia="SimSun" w:hAnsi="Times New Roman"/>
          <w:kern w:val="2"/>
          <w:szCs w:val="20"/>
        </w:rPr>
      </w:pPr>
      <w:r>
        <w:rPr>
          <w:rFonts w:ascii="Times New Roman" w:eastAsia="SimSun" w:hAnsi="Times New Roman"/>
          <w:kern w:val="2"/>
          <w:szCs w:val="20"/>
        </w:rPr>
        <w:t xml:space="preserve">The </w:t>
      </w:r>
      <w:r w:rsidR="007B738E" w:rsidRPr="000B1042">
        <w:rPr>
          <w:rFonts w:ascii="Times New Roman" w:eastAsia="SimSun" w:hAnsi="Times New Roman"/>
          <w:kern w:val="2"/>
          <w:szCs w:val="20"/>
        </w:rPr>
        <w:t>3GPP TSG WG RAN1</w:t>
      </w:r>
      <w:r w:rsidR="007E5DDA">
        <w:rPr>
          <w:rFonts w:ascii="Times New Roman" w:eastAsia="SimSun" w:hAnsi="Times New Roman"/>
          <w:kern w:val="2"/>
          <w:szCs w:val="20"/>
        </w:rPr>
        <w:t>#9</w:t>
      </w:r>
      <w:r w:rsidR="006E092B">
        <w:rPr>
          <w:rFonts w:ascii="Times New Roman" w:eastAsia="SimSun" w:hAnsi="Times New Roman"/>
          <w:kern w:val="2"/>
          <w:szCs w:val="20"/>
        </w:rPr>
        <w:t>2bis</w:t>
      </w:r>
      <w:r>
        <w:rPr>
          <w:rFonts w:ascii="Times New Roman" w:eastAsia="SimSun" w:hAnsi="Times New Roman"/>
          <w:kern w:val="2"/>
          <w:szCs w:val="20"/>
        </w:rPr>
        <w:t xml:space="preserve"> m</w:t>
      </w:r>
      <w:r w:rsidR="007B738E" w:rsidRPr="000B1042">
        <w:rPr>
          <w:rFonts w:ascii="Times New Roman" w:eastAsia="SimSun" w:hAnsi="Times New Roman"/>
          <w:kern w:val="2"/>
          <w:szCs w:val="20"/>
        </w:rPr>
        <w:t xml:space="preserve">eeting, </w:t>
      </w:r>
      <w:r w:rsidR="0033085B" w:rsidRPr="000B1042">
        <w:rPr>
          <w:rFonts w:ascii="Times New Roman" w:eastAsia="SimSun" w:hAnsi="Times New Roman"/>
          <w:kern w:val="2"/>
          <w:szCs w:val="20"/>
        </w:rPr>
        <w:t xml:space="preserve">hosted by </w:t>
      </w:r>
      <w:r w:rsidR="006E092B">
        <w:rPr>
          <w:rFonts w:ascii="Times New Roman" w:eastAsia="SimSun" w:hAnsi="Times New Roman"/>
          <w:kern w:val="2"/>
          <w:szCs w:val="20"/>
        </w:rPr>
        <w:t xml:space="preserve">Chinese </w:t>
      </w:r>
      <w:r w:rsidR="007E5DDA">
        <w:rPr>
          <w:rFonts w:ascii="Times New Roman" w:eastAsia="SimSun" w:hAnsi="Times New Roman"/>
          <w:kern w:val="2"/>
          <w:szCs w:val="20"/>
        </w:rPr>
        <w:t>Friends of 3GPP</w:t>
      </w:r>
      <w:r w:rsidR="0033085B" w:rsidRPr="000B1042">
        <w:rPr>
          <w:rFonts w:ascii="Times New Roman" w:eastAsia="SimSun" w:hAnsi="Times New Roman"/>
          <w:kern w:val="2"/>
          <w:szCs w:val="20"/>
        </w:rPr>
        <w:t xml:space="preserve">, was </w:t>
      </w:r>
      <w:r w:rsidR="00A50CB3" w:rsidRPr="00A50CB3">
        <w:rPr>
          <w:rFonts w:ascii="Times New Roman" w:eastAsia="SimSun" w:hAnsi="Times New Roman"/>
          <w:kern w:val="2"/>
          <w:szCs w:val="20"/>
        </w:rPr>
        <w:t xml:space="preserve">held at the </w:t>
      </w:r>
      <w:r w:rsidR="006E092B" w:rsidRPr="006E092B">
        <w:rPr>
          <w:rFonts w:ascii="Times New Roman" w:eastAsia="SimSun" w:hAnsi="Times New Roman"/>
          <w:kern w:val="2"/>
          <w:szCs w:val="20"/>
        </w:rPr>
        <w:t>Westin Sanya Haitang Bay Resort</w:t>
      </w:r>
      <w:r w:rsidR="00F91D5F">
        <w:rPr>
          <w:rFonts w:ascii="Times New Roman" w:eastAsia="SimSun" w:hAnsi="Times New Roman"/>
          <w:kern w:val="2"/>
          <w:szCs w:val="20"/>
        </w:rPr>
        <w:t xml:space="preserve">, </w:t>
      </w:r>
      <w:r w:rsidR="006E092B">
        <w:rPr>
          <w:rFonts w:ascii="Times New Roman" w:eastAsia="SimSun" w:hAnsi="Times New Roman"/>
          <w:kern w:val="2"/>
          <w:szCs w:val="20"/>
        </w:rPr>
        <w:t>Sanya</w:t>
      </w:r>
      <w:r>
        <w:rPr>
          <w:rFonts w:ascii="Times New Roman" w:eastAsia="SimSun" w:hAnsi="Times New Roman"/>
          <w:kern w:val="2"/>
          <w:szCs w:val="20"/>
        </w:rPr>
        <w:t xml:space="preserve">, </w:t>
      </w:r>
      <w:r w:rsidR="006E092B">
        <w:rPr>
          <w:rFonts w:ascii="Times New Roman" w:eastAsia="SimSun" w:hAnsi="Times New Roman"/>
          <w:kern w:val="2"/>
          <w:szCs w:val="20"/>
        </w:rPr>
        <w:t>China</w:t>
      </w:r>
      <w:r w:rsidR="0033085B" w:rsidRPr="000B1042">
        <w:rPr>
          <w:rFonts w:ascii="Times New Roman" w:eastAsia="SimSun" w:hAnsi="Times New Roman"/>
          <w:kern w:val="2"/>
          <w:szCs w:val="20"/>
        </w:rPr>
        <w:t>.</w:t>
      </w:r>
    </w:p>
    <w:p w14:paraId="3C5639F9" w14:textId="4F60EC28" w:rsidR="007B738E" w:rsidRPr="000B1042" w:rsidRDefault="00570380" w:rsidP="007B738E">
      <w:pPr>
        <w:rPr>
          <w:rFonts w:ascii="Times New Roman" w:eastAsia="SimSun" w:hAnsi="Times New Roman"/>
          <w:kern w:val="2"/>
          <w:szCs w:val="20"/>
        </w:rPr>
      </w:pPr>
      <w:r w:rsidRPr="000B1042">
        <w:rPr>
          <w:rFonts w:ascii="Times New Roman" w:eastAsia="SimSun" w:hAnsi="Times New Roman"/>
          <w:kern w:val="2"/>
          <w:szCs w:val="20"/>
        </w:rPr>
        <w:t>The meeting started at 9:0</w:t>
      </w:r>
      <w:r w:rsidR="008C38EB">
        <w:rPr>
          <w:rFonts w:ascii="Times New Roman" w:eastAsia="SimSun" w:hAnsi="Times New Roman"/>
          <w:kern w:val="2"/>
          <w:szCs w:val="20"/>
        </w:rPr>
        <w:t>0</w:t>
      </w:r>
      <w:r w:rsidR="007B738E" w:rsidRPr="000B1042">
        <w:rPr>
          <w:rFonts w:ascii="Times New Roman" w:eastAsia="SimSun" w:hAnsi="Times New Roman"/>
          <w:kern w:val="2"/>
          <w:szCs w:val="20"/>
        </w:rPr>
        <w:t xml:space="preserve"> on </w:t>
      </w:r>
      <w:r w:rsidR="007E5DDA">
        <w:rPr>
          <w:rFonts w:ascii="Times New Roman" w:eastAsia="SimSun" w:hAnsi="Times New Roman"/>
          <w:kern w:val="2"/>
          <w:szCs w:val="20"/>
        </w:rPr>
        <w:t xml:space="preserve">Monday </w:t>
      </w:r>
      <w:r w:rsidR="006E092B">
        <w:rPr>
          <w:rFonts w:ascii="Times New Roman" w:eastAsia="SimSun" w:hAnsi="Times New Roman"/>
          <w:kern w:val="2"/>
          <w:szCs w:val="20"/>
        </w:rPr>
        <w:t>16</w:t>
      </w:r>
      <w:r w:rsidR="00462C6F" w:rsidRPr="00462C6F">
        <w:rPr>
          <w:rFonts w:ascii="Times New Roman" w:eastAsia="SimSun" w:hAnsi="Times New Roman"/>
          <w:kern w:val="2"/>
          <w:szCs w:val="20"/>
          <w:vertAlign w:val="superscript"/>
        </w:rPr>
        <w:t>th</w:t>
      </w:r>
      <w:r w:rsidR="00462C6F">
        <w:rPr>
          <w:rFonts w:ascii="Times New Roman" w:eastAsia="SimSun" w:hAnsi="Times New Roman"/>
          <w:kern w:val="2"/>
          <w:szCs w:val="20"/>
        </w:rPr>
        <w:t xml:space="preserve"> </w:t>
      </w:r>
      <w:r w:rsidR="006E092B">
        <w:rPr>
          <w:rFonts w:ascii="Times New Roman" w:eastAsia="SimSun" w:hAnsi="Times New Roman"/>
          <w:kern w:val="2"/>
          <w:szCs w:val="20"/>
        </w:rPr>
        <w:t>April</w:t>
      </w:r>
      <w:r w:rsidR="007E5DDA">
        <w:rPr>
          <w:rFonts w:ascii="Times New Roman" w:eastAsia="SimSun" w:hAnsi="Times New Roman"/>
          <w:kern w:val="2"/>
          <w:szCs w:val="20"/>
        </w:rPr>
        <w:t xml:space="preserve"> </w:t>
      </w:r>
      <w:r w:rsidR="007B738E" w:rsidRPr="000B1042">
        <w:rPr>
          <w:rFonts w:ascii="Times New Roman" w:eastAsia="SimSun" w:hAnsi="Times New Roman"/>
          <w:kern w:val="2"/>
          <w:szCs w:val="20"/>
        </w:rPr>
        <w:t xml:space="preserve">and finished at </w:t>
      </w:r>
      <w:r w:rsidR="007E5DDA">
        <w:rPr>
          <w:rFonts w:ascii="Times New Roman" w:eastAsia="SimSun" w:hAnsi="Times New Roman"/>
          <w:kern w:val="2"/>
          <w:szCs w:val="20"/>
        </w:rPr>
        <w:t>1</w:t>
      </w:r>
      <w:r w:rsidR="00A86E36">
        <w:rPr>
          <w:rFonts w:ascii="Times New Roman" w:eastAsia="SimSun" w:hAnsi="Times New Roman"/>
          <w:kern w:val="2"/>
          <w:szCs w:val="20"/>
        </w:rPr>
        <w:t>6</w:t>
      </w:r>
      <w:r w:rsidR="007B738E" w:rsidRPr="000B1042">
        <w:rPr>
          <w:rFonts w:ascii="Times New Roman" w:eastAsia="SimSun" w:hAnsi="Times New Roman"/>
          <w:kern w:val="2"/>
          <w:szCs w:val="20"/>
        </w:rPr>
        <w:t>:</w:t>
      </w:r>
      <w:r w:rsidR="00A86E36">
        <w:rPr>
          <w:rFonts w:ascii="Times New Roman" w:eastAsia="SimSun" w:hAnsi="Times New Roman"/>
          <w:kern w:val="2"/>
          <w:szCs w:val="20"/>
        </w:rPr>
        <w:t>31</w:t>
      </w:r>
      <w:r w:rsidR="007B738E" w:rsidRPr="000B1042">
        <w:rPr>
          <w:rFonts w:ascii="Times New Roman" w:eastAsia="SimSun" w:hAnsi="Times New Roman"/>
          <w:kern w:val="2"/>
          <w:szCs w:val="20"/>
        </w:rPr>
        <w:t xml:space="preserve"> on Friday </w:t>
      </w:r>
      <w:r w:rsidR="006E092B">
        <w:rPr>
          <w:rFonts w:ascii="Times New Roman" w:eastAsia="SimSun" w:hAnsi="Times New Roman"/>
          <w:kern w:val="2"/>
          <w:szCs w:val="20"/>
        </w:rPr>
        <w:t>20</w:t>
      </w:r>
      <w:r w:rsidR="006E092B" w:rsidRPr="006E092B">
        <w:rPr>
          <w:rFonts w:ascii="Times New Roman" w:eastAsia="SimSun" w:hAnsi="Times New Roman"/>
          <w:kern w:val="2"/>
          <w:szCs w:val="20"/>
          <w:vertAlign w:val="superscript"/>
        </w:rPr>
        <w:t>th</w:t>
      </w:r>
      <w:r w:rsidR="006E092B">
        <w:rPr>
          <w:rFonts w:ascii="Times New Roman" w:eastAsia="SimSun" w:hAnsi="Times New Roman"/>
          <w:kern w:val="2"/>
          <w:szCs w:val="20"/>
        </w:rPr>
        <w:t xml:space="preserve"> April 2018</w:t>
      </w:r>
      <w:r w:rsidR="007B738E" w:rsidRPr="000B1042">
        <w:rPr>
          <w:rFonts w:ascii="Times New Roman" w:eastAsia="SimSun" w:hAnsi="Times New Roman"/>
          <w:kern w:val="2"/>
          <w:szCs w:val="20"/>
        </w:rPr>
        <w:t>.</w:t>
      </w:r>
    </w:p>
    <w:p w14:paraId="445311F8" w14:textId="027AE251" w:rsidR="007B738E" w:rsidRPr="002A39E2" w:rsidRDefault="007B738E" w:rsidP="007B738E">
      <w:pPr>
        <w:rPr>
          <w:rFonts w:ascii="Times New Roman" w:eastAsia="MS Mincho" w:hAnsi="Times New Roman"/>
          <w:szCs w:val="20"/>
          <w:lang w:eastAsia="ja-JP"/>
        </w:rPr>
      </w:pPr>
      <w:r w:rsidRPr="002A39E2">
        <w:rPr>
          <w:rFonts w:ascii="Times New Roman" w:eastAsia="MS Mincho" w:hAnsi="Times New Roman"/>
          <w:szCs w:val="20"/>
          <w:lang w:eastAsia="ja-JP"/>
        </w:rPr>
        <w:t xml:space="preserve">The number of attending delegates, having </w:t>
      </w:r>
      <w:r w:rsidR="00A53489">
        <w:rPr>
          <w:rFonts w:ascii="Times New Roman" w:eastAsia="MS Mincho" w:hAnsi="Times New Roman"/>
          <w:szCs w:val="20"/>
          <w:lang w:eastAsia="ja-JP"/>
        </w:rPr>
        <w:t>confirmed their participation through the electronic check-in application</w:t>
      </w:r>
      <w:r w:rsidRPr="002A39E2">
        <w:rPr>
          <w:rFonts w:ascii="Times New Roman" w:eastAsia="MS Mincho" w:hAnsi="Times New Roman"/>
          <w:szCs w:val="20"/>
          <w:lang w:eastAsia="ja-JP"/>
        </w:rPr>
        <w:t xml:space="preserve">, was </w:t>
      </w:r>
      <w:r w:rsidR="003B7900">
        <w:rPr>
          <w:rFonts w:ascii="Times New Roman" w:eastAsia="MS Mincho" w:hAnsi="Times New Roman"/>
          <w:szCs w:val="20"/>
          <w:lang w:eastAsia="ja-JP"/>
        </w:rPr>
        <w:t>418</w:t>
      </w:r>
      <w:r w:rsidRPr="002A39E2">
        <w:rPr>
          <w:rFonts w:ascii="Times New Roman" w:eastAsia="MS Mincho" w:hAnsi="Times New Roman"/>
          <w:b/>
          <w:szCs w:val="20"/>
          <w:lang w:eastAsia="ja-JP"/>
        </w:rPr>
        <w:t>.</w:t>
      </w:r>
    </w:p>
    <w:p w14:paraId="41E524DF" w14:textId="756E98EC" w:rsidR="007B738E" w:rsidRPr="00A91648" w:rsidRDefault="00A91648" w:rsidP="007B738E">
      <w:pPr>
        <w:rPr>
          <w:rFonts w:ascii="Times New Roman" w:eastAsia="MS Mincho" w:hAnsi="Times New Roman"/>
          <w:szCs w:val="20"/>
          <w:lang w:eastAsia="ja-JP"/>
        </w:rPr>
      </w:pPr>
      <w:r w:rsidRPr="00A91648">
        <w:rPr>
          <w:rFonts w:ascii="Times New Roman" w:eastAsia="MS Mincho" w:hAnsi="Times New Roman"/>
          <w:szCs w:val="20"/>
          <w:lang w:eastAsia="ja-JP"/>
        </w:rPr>
        <w:t xml:space="preserve">Note that the number of registered was </w:t>
      </w:r>
      <w:r w:rsidR="003B7900">
        <w:rPr>
          <w:rFonts w:ascii="Times New Roman" w:eastAsia="MS Mincho" w:hAnsi="Times New Roman"/>
          <w:szCs w:val="20"/>
          <w:lang w:eastAsia="ja-JP"/>
        </w:rPr>
        <w:t>554</w:t>
      </w:r>
      <w:r w:rsidRPr="00A91648">
        <w:rPr>
          <w:rFonts w:ascii="Times New Roman" w:eastAsia="MS Mincho" w:hAnsi="Times New Roman"/>
          <w:szCs w:val="20"/>
          <w:lang w:eastAsia="ja-JP"/>
        </w:rPr>
        <w:t>.</w:t>
      </w:r>
    </w:p>
    <w:p w14:paraId="72360F04" w14:textId="77777777" w:rsidR="00A91648" w:rsidRDefault="00A91648" w:rsidP="007B738E">
      <w:pPr>
        <w:rPr>
          <w:rFonts w:ascii="Times New Roman" w:eastAsia="MS Mincho" w:hAnsi="Times New Roman"/>
          <w:szCs w:val="20"/>
          <w:highlight w:val="yellow"/>
          <w:lang w:eastAsia="ja-JP"/>
        </w:rPr>
      </w:pPr>
    </w:p>
    <w:p w14:paraId="69DE26A8" w14:textId="77777777" w:rsidR="007B738E" w:rsidRPr="00F57771" w:rsidRDefault="007B738E" w:rsidP="007B738E">
      <w:pPr>
        <w:rPr>
          <w:rFonts w:ascii="Times New Roman" w:eastAsia="SimSun" w:hAnsi="Times New Roman"/>
          <w:kern w:val="2"/>
          <w:szCs w:val="20"/>
        </w:rPr>
      </w:pPr>
      <w:r w:rsidRPr="00F57771">
        <w:rPr>
          <w:rFonts w:ascii="Times New Roman" w:eastAsia="SimSun" w:hAnsi="Times New Roman"/>
          <w:kern w:val="2"/>
          <w:szCs w:val="20"/>
        </w:rPr>
        <w:t>The schedule of the week was as follows:</w:t>
      </w:r>
    </w:p>
    <w:p w14:paraId="0A7DF89D" w14:textId="77777777" w:rsidR="007B738E" w:rsidRDefault="007B738E" w:rsidP="007B738E">
      <w:pPr>
        <w:rPr>
          <w:rFonts w:ascii="Times New Roman" w:eastAsia="SimSun" w:hAnsi="Times New Roman"/>
          <w:kern w:val="2"/>
          <w:szCs w:val="20"/>
          <w:highlight w:val="yellow"/>
        </w:rPr>
      </w:pPr>
    </w:p>
    <w:p w14:paraId="3D87BAE1" w14:textId="66F0B1B3" w:rsidR="00CB62D1" w:rsidRDefault="00A86E36" w:rsidP="00CB62D1">
      <w:r w:rsidRPr="00A86E36">
        <w:rPr>
          <w:noProof/>
          <w:lang w:eastAsia="en-GB"/>
        </w:rPr>
        <w:drawing>
          <wp:inline distT="0" distB="0" distL="0" distR="0" wp14:anchorId="7AABFC96" wp14:editId="707F27D4">
            <wp:extent cx="6646545" cy="3325763"/>
            <wp:effectExtent l="0" t="0" r="19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3325763"/>
                    </a:xfrm>
                    <a:prstGeom prst="rect">
                      <a:avLst/>
                    </a:prstGeom>
                    <a:noFill/>
                    <a:ln>
                      <a:noFill/>
                    </a:ln>
                  </pic:spPr>
                </pic:pic>
              </a:graphicData>
            </a:graphic>
          </wp:inline>
        </w:drawing>
      </w:r>
    </w:p>
    <w:p w14:paraId="259AC517" w14:textId="77777777" w:rsidR="00CB62D1" w:rsidRPr="00C765C4" w:rsidRDefault="00CB62D1" w:rsidP="007B738E">
      <w:pPr>
        <w:rPr>
          <w:rFonts w:ascii="Times New Roman" w:eastAsia="SimSun" w:hAnsi="Times New Roman"/>
          <w:kern w:val="2"/>
          <w:szCs w:val="20"/>
          <w:highlight w:val="yellow"/>
        </w:rPr>
      </w:pPr>
    </w:p>
    <w:p w14:paraId="7C316682" w14:textId="70C2837F" w:rsidR="007B738E" w:rsidRPr="000B1042" w:rsidRDefault="007B738E">
      <w:pPr>
        <w:rPr>
          <w:rFonts w:ascii="Times New Roman" w:hAnsi="Times New Roman"/>
          <w:szCs w:val="20"/>
        </w:rPr>
      </w:pPr>
    </w:p>
    <w:p w14:paraId="455C2CD9" w14:textId="77777777" w:rsidR="007B738E" w:rsidRPr="000B1042" w:rsidRDefault="007B738E">
      <w:pPr>
        <w:rPr>
          <w:rFonts w:ascii="Times New Roman" w:hAnsi="Times New Roman"/>
          <w:szCs w:val="20"/>
        </w:rPr>
      </w:pPr>
    </w:p>
    <w:p w14:paraId="107ACE1B" w14:textId="77777777" w:rsidR="007A5AC0" w:rsidRPr="000B1042" w:rsidRDefault="007A5AC0" w:rsidP="009643F7">
      <w:pPr>
        <w:rPr>
          <w:rFonts w:ascii="Times New Roman" w:hAnsi="Times New Roman"/>
          <w:b/>
          <w:szCs w:val="20"/>
        </w:rPr>
      </w:pPr>
      <w:r w:rsidRPr="000B1042">
        <w:rPr>
          <w:rFonts w:ascii="Times New Roman" w:hAnsi="Times New Roman"/>
          <w:b/>
          <w:szCs w:val="20"/>
        </w:rPr>
        <w:t>The list of action points that required RAN1 close follow-up is listed in Annex F (end of document).</w:t>
      </w:r>
    </w:p>
    <w:p w14:paraId="5241944F" w14:textId="77777777" w:rsidR="007A5AC0" w:rsidRPr="000B1042" w:rsidRDefault="007A5AC0" w:rsidP="009643F7">
      <w:pPr>
        <w:rPr>
          <w:rFonts w:ascii="Times New Roman" w:eastAsia="SimSun" w:hAnsi="Times New Roman"/>
          <w:kern w:val="2"/>
          <w:szCs w:val="20"/>
          <w:highlight w:val="yellow"/>
        </w:rPr>
      </w:pPr>
    </w:p>
    <w:p w14:paraId="38E384E0" w14:textId="48CDC9A9" w:rsidR="007A5AC0" w:rsidRPr="000B1042" w:rsidRDefault="007A5AC0" w:rsidP="009643F7">
      <w:pPr>
        <w:rPr>
          <w:rFonts w:ascii="Times New Roman" w:eastAsia="SimSun" w:hAnsi="Times New Roman"/>
          <w:kern w:val="2"/>
          <w:szCs w:val="20"/>
        </w:rPr>
      </w:pPr>
      <w:r w:rsidRPr="00D05733">
        <w:rPr>
          <w:rFonts w:ascii="Times New Roman" w:eastAsia="SimSun" w:hAnsi="Times New Roman"/>
          <w:kern w:val="2"/>
          <w:szCs w:val="20"/>
        </w:rPr>
        <w:t>The number of contribution</w:t>
      </w:r>
      <w:r w:rsidR="006762CB">
        <w:rPr>
          <w:rFonts w:ascii="Times New Roman" w:eastAsia="SimSun" w:hAnsi="Times New Roman"/>
          <w:kern w:val="2"/>
          <w:szCs w:val="20"/>
        </w:rPr>
        <w:t>s</w:t>
      </w:r>
      <w:r w:rsidRPr="00D05733">
        <w:rPr>
          <w:rFonts w:ascii="Times New Roman" w:eastAsia="SimSun" w:hAnsi="Times New Roman"/>
          <w:kern w:val="2"/>
          <w:szCs w:val="20"/>
        </w:rPr>
        <w:t xml:space="preserve"> for this meeting was </w:t>
      </w:r>
      <w:r w:rsidR="004947F4">
        <w:rPr>
          <w:rFonts w:ascii="Times New Roman" w:eastAsia="SimSun" w:hAnsi="Times New Roman"/>
          <w:b/>
          <w:kern w:val="2"/>
          <w:szCs w:val="20"/>
        </w:rPr>
        <w:t>2145</w:t>
      </w:r>
      <w:r w:rsidR="008D5901">
        <w:rPr>
          <w:rFonts w:ascii="Times New Roman" w:eastAsia="SimSun" w:hAnsi="Times New Roman"/>
          <w:kern w:val="2"/>
          <w:szCs w:val="20"/>
        </w:rPr>
        <w:t>.</w:t>
      </w:r>
    </w:p>
    <w:p w14:paraId="0DB4A2F7" w14:textId="77777777" w:rsidR="007A5AC0" w:rsidRPr="000B1042" w:rsidRDefault="007A5AC0" w:rsidP="009643F7">
      <w:pPr>
        <w:rPr>
          <w:rFonts w:ascii="Times New Roman" w:hAnsi="Times New Roman"/>
          <w:szCs w:val="20"/>
          <w:highlight w:val="yellow"/>
        </w:rPr>
      </w:pPr>
    </w:p>
    <w:p w14:paraId="57E9C4E0" w14:textId="3A012FFD" w:rsidR="00D016B6" w:rsidRDefault="007A5AC0" w:rsidP="009643F7">
      <w:pPr>
        <w:rPr>
          <w:rFonts w:ascii="Times New Roman" w:hAnsi="Times New Roman"/>
          <w:szCs w:val="20"/>
        </w:rPr>
      </w:pPr>
      <w:r w:rsidRPr="000B1042">
        <w:rPr>
          <w:rFonts w:ascii="Times New Roman" w:hAnsi="Times New Roman"/>
          <w:szCs w:val="20"/>
        </w:rPr>
        <w:t>Note: The amount of documents includes those discussed during the email discussion session post meeting.</w:t>
      </w:r>
    </w:p>
    <w:p w14:paraId="552EDAB3" w14:textId="77777777" w:rsidR="006762CB" w:rsidRDefault="006762CB" w:rsidP="009643F7">
      <w:pPr>
        <w:rPr>
          <w:rFonts w:ascii="Times New Roman" w:hAnsi="Times New Roman"/>
          <w:szCs w:val="20"/>
        </w:rPr>
      </w:pPr>
    </w:p>
    <w:tbl>
      <w:tblPr>
        <w:tblStyle w:val="TableGrid"/>
        <w:tblW w:w="0" w:type="auto"/>
        <w:tblLook w:val="04A0" w:firstRow="1" w:lastRow="0" w:firstColumn="1" w:lastColumn="0" w:noHBand="0" w:noVBand="1"/>
      </w:tblPr>
      <w:tblGrid>
        <w:gridCol w:w="1413"/>
        <w:gridCol w:w="7654"/>
      </w:tblGrid>
      <w:tr w:rsidR="006762CB" w14:paraId="6B1ED3FA" w14:textId="77777777" w:rsidTr="006762CB">
        <w:tc>
          <w:tcPr>
            <w:tcW w:w="1413" w:type="dxa"/>
            <w:shd w:val="clear" w:color="auto" w:fill="00FF00"/>
          </w:tcPr>
          <w:p w14:paraId="30F59098" w14:textId="77777777" w:rsidR="006762CB" w:rsidRDefault="006762CB" w:rsidP="009643F7">
            <w:pPr>
              <w:rPr>
                <w:rFonts w:ascii="Times New Roman" w:hAnsi="Times New Roman"/>
                <w:szCs w:val="20"/>
              </w:rPr>
            </w:pPr>
          </w:p>
        </w:tc>
        <w:tc>
          <w:tcPr>
            <w:tcW w:w="7654" w:type="dxa"/>
          </w:tcPr>
          <w:p w14:paraId="57B8E465" w14:textId="11C4A2FF" w:rsidR="006762CB" w:rsidRDefault="006762CB" w:rsidP="009643F7">
            <w:pPr>
              <w:rPr>
                <w:rFonts w:ascii="Times New Roman" w:hAnsi="Times New Roman"/>
                <w:szCs w:val="20"/>
              </w:rPr>
            </w:pPr>
            <w:r>
              <w:rPr>
                <w:rFonts w:ascii="Times New Roman" w:hAnsi="Times New Roman"/>
                <w:szCs w:val="20"/>
              </w:rPr>
              <w:t>Contribution is agreed/approved</w:t>
            </w:r>
          </w:p>
        </w:tc>
      </w:tr>
      <w:tr w:rsidR="00673AAB" w14:paraId="4BD5D869" w14:textId="77777777" w:rsidTr="00673AAB">
        <w:tc>
          <w:tcPr>
            <w:tcW w:w="1413" w:type="dxa"/>
            <w:shd w:val="clear" w:color="auto" w:fill="FF0000"/>
          </w:tcPr>
          <w:p w14:paraId="7C1AAD37" w14:textId="77777777" w:rsidR="00673AAB" w:rsidRDefault="00673AAB" w:rsidP="009643F7">
            <w:pPr>
              <w:rPr>
                <w:rFonts w:ascii="Times New Roman" w:hAnsi="Times New Roman"/>
                <w:szCs w:val="20"/>
              </w:rPr>
            </w:pPr>
          </w:p>
        </w:tc>
        <w:tc>
          <w:tcPr>
            <w:tcW w:w="7654" w:type="dxa"/>
          </w:tcPr>
          <w:p w14:paraId="2674044E" w14:textId="65DC1733" w:rsidR="00673AAB" w:rsidRDefault="00673AAB" w:rsidP="009643F7">
            <w:pPr>
              <w:rPr>
                <w:rFonts w:ascii="Times New Roman" w:hAnsi="Times New Roman"/>
                <w:szCs w:val="20"/>
              </w:rPr>
            </w:pPr>
            <w:r>
              <w:rPr>
                <w:rFonts w:ascii="Times New Roman" w:hAnsi="Times New Roman"/>
                <w:szCs w:val="20"/>
              </w:rPr>
              <w:t>Contribution is not pursued (no consensus)</w:t>
            </w:r>
          </w:p>
        </w:tc>
      </w:tr>
      <w:tr w:rsidR="006762CB" w14:paraId="587FF795" w14:textId="77777777" w:rsidTr="006762CB">
        <w:tc>
          <w:tcPr>
            <w:tcW w:w="1413" w:type="dxa"/>
            <w:shd w:val="clear" w:color="auto" w:fill="FFFF00"/>
          </w:tcPr>
          <w:p w14:paraId="18B6FD22" w14:textId="77777777" w:rsidR="006762CB" w:rsidRDefault="006762CB" w:rsidP="009643F7">
            <w:pPr>
              <w:rPr>
                <w:rFonts w:ascii="Times New Roman" w:hAnsi="Times New Roman"/>
                <w:szCs w:val="20"/>
              </w:rPr>
            </w:pPr>
          </w:p>
        </w:tc>
        <w:tc>
          <w:tcPr>
            <w:tcW w:w="7654" w:type="dxa"/>
          </w:tcPr>
          <w:p w14:paraId="3F19B6A0" w14:textId="6C9AB0EC" w:rsidR="006762CB" w:rsidRDefault="006762CB" w:rsidP="009643F7">
            <w:pPr>
              <w:rPr>
                <w:rFonts w:ascii="Times New Roman" w:hAnsi="Times New Roman"/>
                <w:szCs w:val="20"/>
              </w:rPr>
            </w:pPr>
            <w:r>
              <w:rPr>
                <w:rFonts w:ascii="Times New Roman" w:hAnsi="Times New Roman"/>
                <w:szCs w:val="20"/>
              </w:rPr>
              <w:t>Further discussion is required – come-back needed</w:t>
            </w:r>
          </w:p>
        </w:tc>
      </w:tr>
      <w:tr w:rsidR="006762CB" w14:paraId="7FA66CA1" w14:textId="77777777" w:rsidTr="006762CB">
        <w:tc>
          <w:tcPr>
            <w:tcW w:w="1413" w:type="dxa"/>
            <w:shd w:val="clear" w:color="auto" w:fill="808000"/>
          </w:tcPr>
          <w:p w14:paraId="4049F8B4" w14:textId="77777777" w:rsidR="006762CB" w:rsidRDefault="006762CB" w:rsidP="009643F7">
            <w:pPr>
              <w:rPr>
                <w:rFonts w:ascii="Times New Roman" w:hAnsi="Times New Roman"/>
                <w:szCs w:val="20"/>
              </w:rPr>
            </w:pPr>
          </w:p>
        </w:tc>
        <w:tc>
          <w:tcPr>
            <w:tcW w:w="7654" w:type="dxa"/>
          </w:tcPr>
          <w:p w14:paraId="70D6E89B" w14:textId="05822E8C" w:rsidR="006762CB" w:rsidRDefault="006762CB" w:rsidP="009643F7">
            <w:pPr>
              <w:rPr>
                <w:rFonts w:ascii="Times New Roman" w:hAnsi="Times New Roman"/>
                <w:szCs w:val="20"/>
              </w:rPr>
            </w:pPr>
            <w:r>
              <w:rPr>
                <w:rFonts w:ascii="Times New Roman" w:hAnsi="Times New Roman"/>
                <w:szCs w:val="20"/>
              </w:rPr>
              <w:t>Working assumption</w:t>
            </w:r>
          </w:p>
        </w:tc>
      </w:tr>
      <w:tr w:rsidR="006762CB" w14:paraId="4B9AEEB6" w14:textId="77777777" w:rsidTr="006762CB">
        <w:tc>
          <w:tcPr>
            <w:tcW w:w="1413" w:type="dxa"/>
            <w:shd w:val="clear" w:color="auto" w:fill="FF00FF"/>
          </w:tcPr>
          <w:p w14:paraId="2EA2531A" w14:textId="77777777" w:rsidR="006762CB" w:rsidRDefault="006762CB" w:rsidP="009643F7">
            <w:pPr>
              <w:rPr>
                <w:rFonts w:ascii="Times New Roman" w:hAnsi="Times New Roman"/>
                <w:szCs w:val="20"/>
              </w:rPr>
            </w:pPr>
          </w:p>
        </w:tc>
        <w:tc>
          <w:tcPr>
            <w:tcW w:w="7654" w:type="dxa"/>
          </w:tcPr>
          <w:p w14:paraId="245AD49A" w14:textId="69D6BFC4" w:rsidR="006762CB" w:rsidRDefault="006762CB" w:rsidP="009643F7">
            <w:pPr>
              <w:rPr>
                <w:rFonts w:ascii="Times New Roman" w:hAnsi="Times New Roman"/>
                <w:szCs w:val="20"/>
              </w:rPr>
            </w:pPr>
            <w:r>
              <w:rPr>
                <w:rFonts w:ascii="Times New Roman" w:hAnsi="Times New Roman"/>
                <w:szCs w:val="20"/>
              </w:rPr>
              <w:t>Specific action needed from MCC</w:t>
            </w:r>
          </w:p>
        </w:tc>
      </w:tr>
      <w:tr w:rsidR="006762CB" w14:paraId="3FBEB7FA" w14:textId="77777777" w:rsidTr="006762CB">
        <w:tc>
          <w:tcPr>
            <w:tcW w:w="1413" w:type="dxa"/>
            <w:shd w:val="clear" w:color="auto" w:fill="00FFFF"/>
          </w:tcPr>
          <w:p w14:paraId="1E474A0E" w14:textId="77777777" w:rsidR="006762CB" w:rsidRDefault="006762CB" w:rsidP="009643F7">
            <w:pPr>
              <w:rPr>
                <w:rFonts w:ascii="Times New Roman" w:hAnsi="Times New Roman"/>
                <w:szCs w:val="20"/>
              </w:rPr>
            </w:pPr>
          </w:p>
        </w:tc>
        <w:tc>
          <w:tcPr>
            <w:tcW w:w="7654" w:type="dxa"/>
          </w:tcPr>
          <w:p w14:paraId="2FF0B0E3" w14:textId="12A4BE8D" w:rsidR="006762CB" w:rsidRDefault="006762CB" w:rsidP="009643F7">
            <w:pPr>
              <w:rPr>
                <w:rFonts w:ascii="Times New Roman" w:hAnsi="Times New Roman"/>
                <w:szCs w:val="20"/>
              </w:rPr>
            </w:pPr>
            <w:r>
              <w:rPr>
                <w:rFonts w:ascii="Times New Roman" w:hAnsi="Times New Roman"/>
                <w:szCs w:val="20"/>
              </w:rPr>
              <w:t>Contribution is for email discussion/approval</w:t>
            </w:r>
          </w:p>
        </w:tc>
      </w:tr>
    </w:tbl>
    <w:p w14:paraId="57141872" w14:textId="77777777" w:rsidR="006762CB" w:rsidRDefault="006762CB" w:rsidP="009643F7">
      <w:pPr>
        <w:rPr>
          <w:rFonts w:ascii="Times New Roman" w:hAnsi="Times New Roman"/>
          <w:szCs w:val="20"/>
        </w:rPr>
      </w:pPr>
    </w:p>
    <w:p w14:paraId="43F8C692" w14:textId="39E6A522" w:rsidR="0038212C" w:rsidRDefault="0038212C">
      <w:pPr>
        <w:rPr>
          <w:rFonts w:ascii="Times New Roman" w:hAnsi="Times New Roman"/>
          <w:szCs w:val="20"/>
        </w:rPr>
      </w:pPr>
      <w:r>
        <w:rPr>
          <w:rFonts w:ascii="Times New Roman" w:hAnsi="Times New Roman"/>
          <w:szCs w:val="20"/>
        </w:rPr>
        <w:br w:type="page"/>
      </w:r>
    </w:p>
    <w:p w14:paraId="6059D7E0" w14:textId="77777777" w:rsidR="0038212C" w:rsidRPr="000B1042" w:rsidRDefault="0038212C" w:rsidP="009643F7">
      <w:pPr>
        <w:rPr>
          <w:rFonts w:ascii="Times New Roman" w:hAnsi="Times New Roman"/>
          <w:szCs w:val="20"/>
        </w:rPr>
      </w:pPr>
    </w:p>
    <w:p w14:paraId="3E32AE33" w14:textId="5BA3E6ED" w:rsidR="007122C4" w:rsidRPr="000B1042" w:rsidRDefault="007122C4" w:rsidP="00F53049">
      <w:pPr>
        <w:pStyle w:val="Heading1"/>
      </w:pPr>
      <w:bookmarkStart w:id="2" w:name="_Toc514184547"/>
      <w:r w:rsidRPr="000B1042">
        <w:t>Opening of the meeting</w:t>
      </w:r>
      <w:bookmarkEnd w:id="2"/>
    </w:p>
    <w:p w14:paraId="75AB9EEC" w14:textId="116ED214" w:rsidR="00127680" w:rsidRDefault="00127680" w:rsidP="00127680">
      <w:pPr>
        <w:rPr>
          <w:rFonts w:ascii="Times New Roman" w:eastAsia="SimSun" w:hAnsi="Times New Roman"/>
          <w:kern w:val="2"/>
          <w:szCs w:val="20"/>
        </w:rPr>
      </w:pPr>
      <w:r w:rsidRPr="000B1042">
        <w:rPr>
          <w:rFonts w:ascii="Times New Roman" w:eastAsia="SimSun" w:hAnsi="Times New Roman"/>
          <w:kern w:val="2"/>
          <w:szCs w:val="20"/>
        </w:rPr>
        <w:t xml:space="preserve">Mr </w:t>
      </w:r>
      <w:r w:rsidR="0021503E">
        <w:rPr>
          <w:rFonts w:ascii="Times New Roman" w:eastAsia="SimSun" w:hAnsi="Times New Roman"/>
          <w:kern w:val="2"/>
          <w:szCs w:val="20"/>
        </w:rPr>
        <w:t xml:space="preserve">Wanshi Chen </w:t>
      </w:r>
      <w:r w:rsidR="0033085B">
        <w:rPr>
          <w:rFonts w:ascii="Times New Roman" w:eastAsia="SimSun" w:hAnsi="Times New Roman"/>
          <w:kern w:val="2"/>
          <w:szCs w:val="20"/>
        </w:rPr>
        <w:t>(</w:t>
      </w:r>
      <w:r w:rsidR="0099068A">
        <w:rPr>
          <w:rFonts w:ascii="Times New Roman" w:eastAsia="SimSun" w:hAnsi="Times New Roman"/>
          <w:kern w:val="2"/>
          <w:szCs w:val="20"/>
        </w:rPr>
        <w:t>RAN1</w:t>
      </w:r>
      <w:r w:rsidR="0033085B">
        <w:rPr>
          <w:rFonts w:ascii="Times New Roman" w:eastAsia="SimSun" w:hAnsi="Times New Roman"/>
          <w:kern w:val="2"/>
          <w:szCs w:val="20"/>
        </w:rPr>
        <w:t xml:space="preserve"> Chairman) </w:t>
      </w:r>
      <w:r w:rsidRPr="000B1042">
        <w:rPr>
          <w:rFonts w:ascii="Times New Roman" w:eastAsia="SimSun" w:hAnsi="Times New Roman"/>
          <w:kern w:val="2"/>
          <w:szCs w:val="20"/>
        </w:rPr>
        <w:t xml:space="preserve">welcomed the participants of the RAN WG1 </w:t>
      </w:r>
      <w:r w:rsidR="0099068A">
        <w:rPr>
          <w:rFonts w:ascii="Times New Roman" w:eastAsia="SimSun" w:hAnsi="Times New Roman"/>
          <w:kern w:val="2"/>
          <w:szCs w:val="20"/>
        </w:rPr>
        <w:t>#9</w:t>
      </w:r>
      <w:r w:rsidR="00670613">
        <w:rPr>
          <w:rFonts w:ascii="Times New Roman" w:eastAsia="SimSun" w:hAnsi="Times New Roman"/>
          <w:kern w:val="2"/>
          <w:szCs w:val="20"/>
        </w:rPr>
        <w:t>2 bis</w:t>
      </w:r>
      <w:r w:rsidR="0033085B">
        <w:rPr>
          <w:rFonts w:ascii="Times New Roman" w:eastAsia="SimSun" w:hAnsi="Times New Roman"/>
          <w:kern w:val="2"/>
          <w:szCs w:val="20"/>
        </w:rPr>
        <w:t xml:space="preserve"> </w:t>
      </w:r>
      <w:r w:rsidRPr="000B1042">
        <w:rPr>
          <w:rFonts w:ascii="Times New Roman" w:eastAsia="SimSun" w:hAnsi="Times New Roman"/>
          <w:kern w:val="2"/>
          <w:szCs w:val="20"/>
        </w:rPr>
        <w:t>meeting and opened the meeting at 09:</w:t>
      </w:r>
      <w:r w:rsidR="00814DAA">
        <w:rPr>
          <w:rFonts w:ascii="Times New Roman" w:eastAsia="SimSun" w:hAnsi="Times New Roman"/>
          <w:kern w:val="2"/>
          <w:szCs w:val="20"/>
        </w:rPr>
        <w:t>0</w:t>
      </w:r>
      <w:r w:rsidR="009578C3">
        <w:rPr>
          <w:rFonts w:ascii="Times New Roman" w:eastAsia="SimSun" w:hAnsi="Times New Roman"/>
          <w:kern w:val="2"/>
          <w:szCs w:val="20"/>
        </w:rPr>
        <w:t>0</w:t>
      </w:r>
      <w:r w:rsidRPr="000B1042">
        <w:rPr>
          <w:rFonts w:ascii="Times New Roman" w:eastAsia="SimSun" w:hAnsi="Times New Roman"/>
          <w:kern w:val="2"/>
          <w:szCs w:val="20"/>
        </w:rPr>
        <w:t>.</w:t>
      </w:r>
    </w:p>
    <w:p w14:paraId="7FDB6790" w14:textId="3918C2BA" w:rsidR="0021503E" w:rsidRDefault="0021503E" w:rsidP="00CE5004">
      <w:pPr>
        <w:rPr>
          <w:rFonts w:ascii="Times New Roman" w:eastAsia="SimSun" w:hAnsi="Times New Roman"/>
          <w:kern w:val="2"/>
          <w:szCs w:val="20"/>
        </w:rPr>
      </w:pPr>
    </w:p>
    <w:p w14:paraId="53FCC18A" w14:textId="06563BE3" w:rsidR="00127680" w:rsidRDefault="00127680" w:rsidP="00CE5004">
      <w:pPr>
        <w:rPr>
          <w:rFonts w:ascii="Times New Roman" w:eastAsia="SimSun" w:hAnsi="Times New Roman"/>
          <w:kern w:val="2"/>
          <w:szCs w:val="20"/>
        </w:rPr>
      </w:pPr>
      <w:r w:rsidRPr="00473E82">
        <w:rPr>
          <w:rFonts w:ascii="Times New Roman" w:eastAsia="SimSun" w:hAnsi="Times New Roman"/>
          <w:kern w:val="2"/>
          <w:szCs w:val="20"/>
        </w:rPr>
        <w:t xml:space="preserve">Mr </w:t>
      </w:r>
      <w:r w:rsidR="00641DF4">
        <w:rPr>
          <w:rFonts w:ascii="Times New Roman" w:eastAsia="SimSun" w:hAnsi="Times New Roman"/>
          <w:kern w:val="2"/>
          <w:szCs w:val="20"/>
        </w:rPr>
        <w:t>Xueming Pan</w:t>
      </w:r>
      <w:r w:rsidR="00706277">
        <w:rPr>
          <w:rFonts w:ascii="Times New Roman" w:eastAsia="SimSun" w:hAnsi="Times New Roman"/>
          <w:kern w:val="2"/>
          <w:szCs w:val="20"/>
        </w:rPr>
        <w:t xml:space="preserve"> from </w:t>
      </w:r>
      <w:r w:rsidR="00641DF4">
        <w:rPr>
          <w:rFonts w:ascii="Times New Roman" w:eastAsia="SimSun" w:hAnsi="Times New Roman"/>
          <w:kern w:val="2"/>
          <w:szCs w:val="20"/>
        </w:rPr>
        <w:t>vivo</w:t>
      </w:r>
      <w:r w:rsidR="0021503E">
        <w:rPr>
          <w:rFonts w:ascii="Times New Roman" w:eastAsia="SimSun" w:hAnsi="Times New Roman"/>
          <w:kern w:val="2"/>
          <w:szCs w:val="20"/>
        </w:rPr>
        <w:t xml:space="preserve"> </w:t>
      </w:r>
      <w:r w:rsidRPr="000B1042">
        <w:rPr>
          <w:rFonts w:ascii="Times New Roman" w:eastAsia="SimSun" w:hAnsi="Times New Roman"/>
          <w:kern w:val="2"/>
          <w:szCs w:val="20"/>
        </w:rPr>
        <w:t xml:space="preserve">on behalf of </w:t>
      </w:r>
      <w:r w:rsidR="00706277">
        <w:rPr>
          <w:rFonts w:ascii="Times New Roman" w:eastAsia="SimSun" w:hAnsi="Times New Roman"/>
          <w:kern w:val="2"/>
          <w:szCs w:val="20"/>
        </w:rPr>
        <w:t xml:space="preserve">the </w:t>
      </w:r>
      <w:r w:rsidR="00641DF4">
        <w:rPr>
          <w:rFonts w:ascii="Times New Roman" w:eastAsia="SimSun" w:hAnsi="Times New Roman"/>
          <w:kern w:val="2"/>
          <w:szCs w:val="20"/>
        </w:rPr>
        <w:t xml:space="preserve">Chinese </w:t>
      </w:r>
      <w:r w:rsidR="00706277">
        <w:rPr>
          <w:rFonts w:ascii="Times New Roman" w:eastAsia="SimSun" w:hAnsi="Times New Roman"/>
          <w:kern w:val="2"/>
          <w:szCs w:val="20"/>
        </w:rPr>
        <w:t xml:space="preserve">Friends of 3GPP, </w:t>
      </w:r>
      <w:r w:rsidR="00641DF4" w:rsidRPr="00641DF4">
        <w:rPr>
          <w:rFonts w:ascii="Times New Roman" w:eastAsia="SimSun" w:hAnsi="Times New Roman"/>
          <w:kern w:val="2"/>
          <w:szCs w:val="20"/>
        </w:rPr>
        <w:t>Apple Computer Trading Co., Ltd.</w:t>
      </w:r>
      <w:r w:rsidR="00641DF4">
        <w:rPr>
          <w:rFonts w:ascii="Times New Roman" w:eastAsia="SimSun" w:hAnsi="Times New Roman"/>
          <w:kern w:val="2"/>
          <w:szCs w:val="20"/>
        </w:rPr>
        <w:t xml:space="preserve">, </w:t>
      </w:r>
      <w:r w:rsidR="00641DF4" w:rsidRPr="00641DF4">
        <w:rPr>
          <w:rFonts w:ascii="Times New Roman" w:eastAsia="SimSun" w:hAnsi="Times New Roman"/>
          <w:kern w:val="2"/>
          <w:szCs w:val="20"/>
        </w:rPr>
        <w:tab/>
        <w:t>BEIJING SAMSUNG TELECOM R&amp;D CENTER</w:t>
      </w:r>
      <w:r w:rsidR="00641DF4">
        <w:rPr>
          <w:rFonts w:ascii="Times New Roman" w:eastAsia="SimSun" w:hAnsi="Times New Roman"/>
          <w:kern w:val="2"/>
          <w:szCs w:val="20"/>
        </w:rPr>
        <w:t xml:space="preserve">, </w:t>
      </w:r>
      <w:r w:rsidR="00641DF4" w:rsidRPr="00641DF4">
        <w:rPr>
          <w:rFonts w:ascii="Times New Roman" w:eastAsia="SimSun" w:hAnsi="Times New Roman"/>
          <w:kern w:val="2"/>
          <w:szCs w:val="20"/>
        </w:rPr>
        <w:t>China Academy of Information and Communications Technology</w:t>
      </w:r>
      <w:r w:rsidR="00641DF4">
        <w:rPr>
          <w:rFonts w:ascii="Times New Roman" w:eastAsia="SimSun" w:hAnsi="Times New Roman"/>
          <w:kern w:val="2"/>
          <w:szCs w:val="20"/>
        </w:rPr>
        <w:t xml:space="preserve">, </w:t>
      </w:r>
      <w:r w:rsidR="00641DF4" w:rsidRPr="00641DF4">
        <w:rPr>
          <w:rFonts w:ascii="Times New Roman" w:eastAsia="SimSun" w:hAnsi="Times New Roman"/>
          <w:kern w:val="2"/>
          <w:szCs w:val="20"/>
        </w:rPr>
        <w:t>China Academy of Telecommunication Technology</w:t>
      </w:r>
      <w:r w:rsidR="00641DF4">
        <w:rPr>
          <w:rFonts w:ascii="Times New Roman" w:eastAsia="SimSun" w:hAnsi="Times New Roman"/>
          <w:kern w:val="2"/>
          <w:szCs w:val="20"/>
        </w:rPr>
        <w:t xml:space="preserve">, </w:t>
      </w:r>
      <w:r w:rsidR="00641DF4" w:rsidRPr="00641DF4">
        <w:rPr>
          <w:rFonts w:ascii="Times New Roman" w:eastAsia="SimSun" w:hAnsi="Times New Roman"/>
          <w:kern w:val="2"/>
          <w:szCs w:val="20"/>
        </w:rPr>
        <w:t>China Information Technology Design &amp;</w:t>
      </w:r>
      <w:r w:rsidR="00641DF4">
        <w:rPr>
          <w:rFonts w:ascii="Times New Roman" w:eastAsia="SimSun" w:hAnsi="Times New Roman"/>
          <w:kern w:val="2"/>
          <w:szCs w:val="20"/>
        </w:rPr>
        <w:t xml:space="preserve"> Consulting Institute Co., Ltd., </w:t>
      </w:r>
      <w:r w:rsidR="00641DF4" w:rsidRPr="00641DF4">
        <w:rPr>
          <w:rFonts w:ascii="Times New Roman" w:eastAsia="SimSun" w:hAnsi="Times New Roman"/>
          <w:kern w:val="2"/>
          <w:szCs w:val="20"/>
        </w:rPr>
        <w:t>China Mobile Communications Corporation</w:t>
      </w:r>
      <w:r w:rsidR="00641DF4">
        <w:rPr>
          <w:rFonts w:ascii="Times New Roman" w:eastAsia="SimSun" w:hAnsi="Times New Roman"/>
          <w:kern w:val="2"/>
          <w:szCs w:val="20"/>
        </w:rPr>
        <w:t xml:space="preserve">, </w:t>
      </w:r>
      <w:r w:rsidR="00641DF4" w:rsidRPr="00641DF4">
        <w:rPr>
          <w:rFonts w:ascii="Times New Roman" w:eastAsia="SimSun" w:hAnsi="Times New Roman"/>
          <w:kern w:val="2"/>
          <w:szCs w:val="20"/>
        </w:rPr>
        <w:t>China Telecommunications Corporation</w:t>
      </w:r>
      <w:r w:rsidR="00641DF4">
        <w:rPr>
          <w:rFonts w:ascii="Times New Roman" w:eastAsia="SimSun" w:hAnsi="Times New Roman"/>
          <w:kern w:val="2"/>
          <w:szCs w:val="20"/>
        </w:rPr>
        <w:t xml:space="preserve">, </w:t>
      </w:r>
      <w:r w:rsidR="00641DF4" w:rsidRPr="00641DF4">
        <w:rPr>
          <w:rFonts w:ascii="Times New Roman" w:eastAsia="SimSun" w:hAnsi="Times New Roman"/>
          <w:kern w:val="2"/>
          <w:szCs w:val="20"/>
        </w:rPr>
        <w:t>China Unicom</w:t>
      </w:r>
      <w:r w:rsidR="00641DF4">
        <w:rPr>
          <w:rFonts w:ascii="Times New Roman" w:eastAsia="SimSun" w:hAnsi="Times New Roman"/>
          <w:kern w:val="2"/>
          <w:szCs w:val="20"/>
        </w:rPr>
        <w:t xml:space="preserve">, </w:t>
      </w:r>
      <w:r w:rsidR="00641DF4" w:rsidRPr="00641DF4">
        <w:rPr>
          <w:rFonts w:ascii="Times New Roman" w:eastAsia="SimSun" w:hAnsi="Times New Roman"/>
          <w:kern w:val="2"/>
          <w:szCs w:val="20"/>
        </w:rPr>
        <w:t>Guangdong OPPO Mobile Telecommunications Corp., Ltd.</w:t>
      </w:r>
      <w:r w:rsidR="00641DF4">
        <w:rPr>
          <w:rFonts w:ascii="Times New Roman" w:eastAsia="SimSun" w:hAnsi="Times New Roman"/>
          <w:kern w:val="2"/>
          <w:szCs w:val="20"/>
        </w:rPr>
        <w:t xml:space="preserve">, </w:t>
      </w:r>
      <w:r w:rsidR="00641DF4" w:rsidRPr="00641DF4">
        <w:rPr>
          <w:rFonts w:ascii="Times New Roman" w:eastAsia="SimSun" w:hAnsi="Times New Roman"/>
          <w:kern w:val="2"/>
          <w:szCs w:val="20"/>
        </w:rPr>
        <w:t>Huawei Technologies Co.,Ltd.</w:t>
      </w:r>
      <w:r w:rsidR="00641DF4">
        <w:rPr>
          <w:rFonts w:ascii="Times New Roman" w:eastAsia="SimSun" w:hAnsi="Times New Roman"/>
          <w:kern w:val="2"/>
          <w:szCs w:val="20"/>
        </w:rPr>
        <w:t xml:space="preserve">, </w:t>
      </w:r>
      <w:r w:rsidR="00641DF4" w:rsidRPr="00641DF4">
        <w:rPr>
          <w:rFonts w:ascii="Times New Roman" w:eastAsia="SimSun" w:hAnsi="Times New Roman"/>
          <w:kern w:val="2"/>
          <w:szCs w:val="20"/>
        </w:rPr>
        <w:t>Intel China Ltd.</w:t>
      </w:r>
      <w:r w:rsidR="00641DF4">
        <w:rPr>
          <w:rFonts w:ascii="Times New Roman" w:eastAsia="SimSun" w:hAnsi="Times New Roman"/>
          <w:kern w:val="2"/>
          <w:szCs w:val="20"/>
        </w:rPr>
        <w:t xml:space="preserve">, </w:t>
      </w:r>
      <w:r w:rsidR="00641DF4" w:rsidRPr="00641DF4">
        <w:rPr>
          <w:rFonts w:ascii="Times New Roman" w:eastAsia="SimSun" w:hAnsi="Times New Roman"/>
          <w:kern w:val="2"/>
          <w:szCs w:val="20"/>
        </w:rPr>
        <w:t>Nanjing Ericsson Panda Com Ltd.</w:t>
      </w:r>
      <w:r w:rsidR="00641DF4">
        <w:rPr>
          <w:rFonts w:ascii="Times New Roman" w:eastAsia="SimSun" w:hAnsi="Times New Roman"/>
          <w:kern w:val="2"/>
          <w:szCs w:val="20"/>
        </w:rPr>
        <w:t xml:space="preserve">, </w:t>
      </w:r>
      <w:r w:rsidR="00641DF4" w:rsidRPr="00641DF4">
        <w:rPr>
          <w:rFonts w:ascii="Times New Roman" w:eastAsia="SimSun" w:hAnsi="Times New Roman"/>
          <w:kern w:val="2"/>
          <w:szCs w:val="20"/>
        </w:rPr>
        <w:t>Qualcomm Wireless Communicati</w:t>
      </w:r>
      <w:r w:rsidR="00641DF4">
        <w:rPr>
          <w:rFonts w:ascii="Times New Roman" w:eastAsia="SimSun" w:hAnsi="Times New Roman"/>
          <w:kern w:val="2"/>
          <w:szCs w:val="20"/>
        </w:rPr>
        <w:t xml:space="preserve">on Technologies (China) Ltd., </w:t>
      </w:r>
      <w:r w:rsidR="00641DF4" w:rsidRPr="00641DF4">
        <w:rPr>
          <w:rFonts w:ascii="Times New Roman" w:eastAsia="SimSun" w:hAnsi="Times New Roman"/>
          <w:kern w:val="2"/>
          <w:szCs w:val="20"/>
        </w:rPr>
        <w:t>vivo Mobile Communication Co., Ltd.</w:t>
      </w:r>
      <w:r w:rsidR="00641DF4">
        <w:rPr>
          <w:rFonts w:ascii="Times New Roman" w:eastAsia="SimSun" w:hAnsi="Times New Roman"/>
          <w:kern w:val="2"/>
          <w:szCs w:val="20"/>
        </w:rPr>
        <w:t xml:space="preserve">, </w:t>
      </w:r>
      <w:r w:rsidR="00641DF4" w:rsidRPr="00641DF4">
        <w:rPr>
          <w:rFonts w:ascii="Times New Roman" w:eastAsia="SimSun" w:hAnsi="Times New Roman"/>
          <w:kern w:val="2"/>
          <w:szCs w:val="20"/>
        </w:rPr>
        <w:t>ZTE Corporation</w:t>
      </w:r>
      <w:r w:rsidR="00706277">
        <w:rPr>
          <w:rFonts w:ascii="Times New Roman" w:eastAsia="SimSun" w:hAnsi="Times New Roman"/>
          <w:kern w:val="2"/>
          <w:szCs w:val="20"/>
        </w:rPr>
        <w:t>,</w:t>
      </w:r>
      <w:r w:rsidR="00A50CB3">
        <w:rPr>
          <w:rFonts w:ascii="Times New Roman" w:eastAsia="SimSun" w:hAnsi="Times New Roman"/>
          <w:kern w:val="2"/>
          <w:szCs w:val="20"/>
        </w:rPr>
        <w:t xml:space="preserve"> </w:t>
      </w:r>
      <w:r w:rsidR="00A50CB3" w:rsidRPr="00A50CB3">
        <w:rPr>
          <w:rFonts w:ascii="Times New Roman" w:eastAsia="SimSun" w:hAnsi="Times New Roman"/>
          <w:kern w:val="2"/>
          <w:szCs w:val="20"/>
        </w:rPr>
        <w:t>welcomed the delegates</w:t>
      </w:r>
      <w:r w:rsidR="0033085B">
        <w:rPr>
          <w:rFonts w:ascii="Times New Roman" w:eastAsia="SimSun" w:hAnsi="Times New Roman"/>
          <w:kern w:val="2"/>
          <w:szCs w:val="20"/>
        </w:rPr>
        <w:t>,</w:t>
      </w:r>
      <w:r w:rsidR="0033085B" w:rsidRPr="009B488C">
        <w:rPr>
          <w:rFonts w:ascii="Times New Roman" w:eastAsia="SimSun" w:hAnsi="Times New Roman"/>
          <w:kern w:val="2"/>
          <w:szCs w:val="20"/>
        </w:rPr>
        <w:t xml:space="preserve"> and</w:t>
      </w:r>
      <w:r w:rsidR="0033085B" w:rsidRPr="000B1042">
        <w:rPr>
          <w:rFonts w:ascii="Times New Roman" w:eastAsia="SimSun" w:hAnsi="Times New Roman"/>
          <w:kern w:val="2"/>
          <w:szCs w:val="20"/>
        </w:rPr>
        <w:t xml:space="preserve"> detailed the domestic arrangements for the full week</w:t>
      </w:r>
      <w:r w:rsidRPr="000B1042">
        <w:rPr>
          <w:rFonts w:ascii="Times New Roman" w:eastAsia="SimSun" w:hAnsi="Times New Roman"/>
          <w:kern w:val="2"/>
          <w:szCs w:val="20"/>
        </w:rPr>
        <w:t>.</w:t>
      </w:r>
    </w:p>
    <w:p w14:paraId="35441E8D" w14:textId="477C6E9F" w:rsidR="00765707" w:rsidRDefault="00765707" w:rsidP="00CE5004">
      <w:pPr>
        <w:rPr>
          <w:rFonts w:ascii="Times New Roman" w:eastAsia="SimSun" w:hAnsi="Times New Roman"/>
          <w:kern w:val="2"/>
          <w:szCs w:val="20"/>
        </w:rPr>
      </w:pPr>
    </w:p>
    <w:p w14:paraId="0BACA062" w14:textId="4A952F5A" w:rsidR="00765707" w:rsidRPr="000B1042" w:rsidRDefault="00765707" w:rsidP="00CE5004">
      <w:pPr>
        <w:rPr>
          <w:rFonts w:ascii="Times New Roman" w:eastAsia="SimSun" w:hAnsi="Times New Roman"/>
          <w:kern w:val="2"/>
          <w:szCs w:val="20"/>
        </w:rPr>
      </w:pPr>
      <w:r>
        <w:rPr>
          <w:rFonts w:ascii="Times New Roman" w:eastAsia="SimSun" w:hAnsi="Times New Roman"/>
          <w:kern w:val="2"/>
          <w:szCs w:val="20"/>
        </w:rPr>
        <w:t xml:space="preserve">Before any other duties, RAN1 paid a tribute to Gabriel Lin who </w:t>
      </w:r>
      <w:r w:rsidRPr="0099068A">
        <w:rPr>
          <w:rFonts w:ascii="Times New Roman" w:eastAsia="SimSun" w:hAnsi="Times New Roman"/>
          <w:kern w:val="2"/>
          <w:szCs w:val="20"/>
        </w:rPr>
        <w:t xml:space="preserve">passed away </w:t>
      </w:r>
      <w:r>
        <w:rPr>
          <w:rFonts w:ascii="Times New Roman" w:eastAsia="SimSun" w:hAnsi="Times New Roman"/>
          <w:kern w:val="2"/>
          <w:szCs w:val="20"/>
        </w:rPr>
        <w:t>on April 6</w:t>
      </w:r>
      <w:r w:rsidRPr="00641DF4">
        <w:rPr>
          <w:rFonts w:ascii="Times New Roman" w:eastAsia="SimSun" w:hAnsi="Times New Roman"/>
          <w:kern w:val="2"/>
          <w:szCs w:val="20"/>
          <w:vertAlign w:val="superscript"/>
        </w:rPr>
        <w:t>th</w:t>
      </w:r>
      <w:r>
        <w:rPr>
          <w:rFonts w:ascii="Times New Roman" w:eastAsia="SimSun" w:hAnsi="Times New Roman"/>
          <w:kern w:val="2"/>
          <w:szCs w:val="20"/>
        </w:rPr>
        <w:t>. Gabriel was MediaTek</w:t>
      </w:r>
      <w:r w:rsidRPr="00641DF4">
        <w:rPr>
          <w:rFonts w:ascii="Times New Roman" w:eastAsia="SimSun" w:hAnsi="Times New Roman"/>
          <w:kern w:val="2"/>
          <w:szCs w:val="20"/>
        </w:rPr>
        <w:t xml:space="preserve">'s 3GPP lead, and has been a great person to </w:t>
      </w:r>
      <w:r>
        <w:rPr>
          <w:rFonts w:ascii="Times New Roman" w:eastAsia="SimSun" w:hAnsi="Times New Roman"/>
          <w:kern w:val="2"/>
          <w:szCs w:val="20"/>
        </w:rPr>
        <w:t xml:space="preserve">work </w:t>
      </w:r>
      <w:r w:rsidRPr="00641DF4">
        <w:rPr>
          <w:rFonts w:ascii="Times New Roman" w:eastAsia="SimSun" w:hAnsi="Times New Roman"/>
          <w:kern w:val="2"/>
          <w:szCs w:val="20"/>
        </w:rPr>
        <w:t>with in the past year</w:t>
      </w:r>
      <w:r>
        <w:rPr>
          <w:rFonts w:ascii="Times New Roman" w:eastAsia="SimSun" w:hAnsi="Times New Roman"/>
          <w:kern w:val="2"/>
          <w:szCs w:val="20"/>
        </w:rPr>
        <w:t>s.</w:t>
      </w:r>
    </w:p>
    <w:p w14:paraId="7B80F839" w14:textId="5DE2819D" w:rsidR="00D20E30" w:rsidRPr="000B1042" w:rsidRDefault="00D20E30" w:rsidP="00F53049">
      <w:pPr>
        <w:pStyle w:val="Heading2"/>
      </w:pPr>
      <w:bookmarkStart w:id="3" w:name="_Toc514184548"/>
      <w:r w:rsidRPr="000B1042">
        <w:t>Call for IPR</w:t>
      </w:r>
      <w:bookmarkEnd w:id="3"/>
    </w:p>
    <w:p w14:paraId="11D7EB2E" w14:textId="02FAD68C" w:rsidR="00767A8D" w:rsidRPr="000B1042" w:rsidRDefault="00767A8D" w:rsidP="00767A8D">
      <w:pPr>
        <w:rPr>
          <w:rFonts w:ascii="Times New Roman" w:hAnsi="Times New Roman"/>
          <w:i/>
          <w:szCs w:val="20"/>
        </w:rPr>
      </w:pPr>
      <w:r w:rsidRPr="000B1042">
        <w:rPr>
          <w:rFonts w:ascii="Times New Roman" w:hAnsi="Times New Roman"/>
          <w:i/>
          <w:szCs w:val="20"/>
        </w:rPr>
        <w:t xml:space="preserve">The attention of the members of this Technical Specification Group was drawn to the fact </w:t>
      </w:r>
      <w:r w:rsidRPr="000B1042">
        <w:rPr>
          <w:rFonts w:ascii="Times New Roman" w:hAnsi="Times New Roman"/>
          <w:b/>
          <w:bCs/>
          <w:i/>
          <w:szCs w:val="20"/>
        </w:rPr>
        <w:t>that 3GPP Individual Members have the obligation</w:t>
      </w:r>
      <w:r w:rsidRPr="000B1042">
        <w:rPr>
          <w:rFonts w:ascii="Times New Roman" w:hAnsi="Times New Roman"/>
          <w:i/>
          <w:szCs w:val="20"/>
        </w:rPr>
        <w:t xml:space="preserve"> under the IPR Policies of their respective Organizational Partners to</w:t>
      </w:r>
      <w:r w:rsidRPr="000B1042">
        <w:rPr>
          <w:rFonts w:ascii="Times New Roman" w:hAnsi="Times New Roman"/>
          <w:b/>
          <w:bCs/>
          <w:i/>
          <w:szCs w:val="20"/>
        </w:rPr>
        <w:t xml:space="preserve"> inform their respective</w:t>
      </w:r>
      <w:r w:rsidRPr="000B1042">
        <w:rPr>
          <w:rFonts w:ascii="Times New Roman" w:hAnsi="Times New Roman"/>
          <w:i/>
          <w:szCs w:val="20"/>
        </w:rPr>
        <w:t xml:space="preserve"> Organizational Partners </w:t>
      </w:r>
      <w:r w:rsidRPr="000B1042">
        <w:rPr>
          <w:rFonts w:ascii="Times New Roman" w:hAnsi="Times New Roman"/>
          <w:b/>
          <w:bCs/>
          <w:i/>
          <w:szCs w:val="20"/>
        </w:rPr>
        <w:t>of Essential IPRs they become aware of</w:t>
      </w:r>
      <w:r w:rsidRPr="000B1042">
        <w:rPr>
          <w:rFonts w:ascii="Times New Roman" w:hAnsi="Times New Roman"/>
          <w:i/>
          <w:szCs w:val="20"/>
        </w:rPr>
        <w:t xml:space="preserve">. </w:t>
      </w:r>
    </w:p>
    <w:p w14:paraId="47C43A08" w14:textId="0E8D93B7" w:rsidR="00767A8D" w:rsidRPr="000B1042" w:rsidRDefault="00767A8D" w:rsidP="002B3B14">
      <w:pPr>
        <w:spacing w:after="180"/>
        <w:rPr>
          <w:rFonts w:ascii="Times New Roman" w:hAnsi="Times New Roman"/>
          <w:i/>
          <w:szCs w:val="20"/>
        </w:rPr>
      </w:pPr>
      <w:r w:rsidRPr="000B1042">
        <w:rPr>
          <w:rFonts w:ascii="Times New Roman" w:hAnsi="Times New Roman"/>
          <w:i/>
          <w:szCs w:val="20"/>
        </w:rPr>
        <w:t>The members take note that they are hereby invited:</w:t>
      </w:r>
    </w:p>
    <w:p w14:paraId="18E88833" w14:textId="27C0A9BE" w:rsidR="00767A8D" w:rsidRPr="000B1042" w:rsidRDefault="00767A8D" w:rsidP="00767A8D">
      <w:pPr>
        <w:pStyle w:val="B1"/>
        <w:rPr>
          <w:rFonts w:ascii="Times New Roman" w:hAnsi="Times New Roman"/>
          <w:i/>
        </w:rPr>
      </w:pPr>
      <w:r w:rsidRPr="000B1042">
        <w:rPr>
          <w:rFonts w:ascii="Times New Roman" w:hAnsi="Times New Roman"/>
          <w:i/>
        </w:rPr>
        <w:t>-</w:t>
      </w:r>
      <w:r w:rsidRPr="000B1042">
        <w:rPr>
          <w:rFonts w:ascii="Times New Roman" w:hAnsi="Times New Roman"/>
          <w:i/>
        </w:rPr>
        <w:tab/>
        <w:t>to investigate whether their organization or any other organization owns IPRs which were, or were likely to become Essential in respect of the work of 3GPP.</w:t>
      </w:r>
    </w:p>
    <w:p w14:paraId="5D6C0449" w14:textId="21CE9458" w:rsidR="00666408" w:rsidRPr="000B1042" w:rsidRDefault="00767A8D" w:rsidP="00767A8D">
      <w:pPr>
        <w:pStyle w:val="B1"/>
        <w:rPr>
          <w:rFonts w:ascii="Times New Roman" w:hAnsi="Times New Roman"/>
          <w:i/>
          <w:kern w:val="2"/>
        </w:rPr>
      </w:pPr>
      <w:r w:rsidRPr="000B1042">
        <w:rPr>
          <w:rFonts w:ascii="Times New Roman" w:hAnsi="Times New Roman"/>
          <w:i/>
        </w:rPr>
        <w:t>-</w:t>
      </w:r>
      <w:r w:rsidRPr="000B1042">
        <w:rPr>
          <w:rFonts w:ascii="Times New Roman" w:hAnsi="Times New Roman"/>
          <w:i/>
        </w:rPr>
        <w:tab/>
        <w:t xml:space="preserve">to notify their respective Organizational Partners of all potential IPRs, e.g., for ETSI, by means of the IPR Information Statement and the Licensing declaration forms (e.g. see the ETSI IPR forms </w:t>
      </w:r>
      <w:hyperlink r:id="rId12" w:history="1">
        <w:r w:rsidRPr="000B1042">
          <w:rPr>
            <w:rStyle w:val="Hyperlink"/>
            <w:rFonts w:ascii="Times New Roman" w:hAnsi="Times New Roman"/>
            <w:i/>
            <w:color w:val="auto"/>
          </w:rPr>
          <w:t>http://webapp.etsi.org/Ipr/</w:t>
        </w:r>
      </w:hyperlink>
      <w:r w:rsidRPr="000B1042">
        <w:rPr>
          <w:rFonts w:ascii="Times New Roman" w:hAnsi="Times New Roman"/>
          <w:i/>
        </w:rPr>
        <w:t>).</w:t>
      </w:r>
    </w:p>
    <w:p w14:paraId="0CB454EC" w14:textId="55933DCC" w:rsidR="007440DD" w:rsidRPr="000B1042" w:rsidRDefault="007440DD" w:rsidP="00F53049">
      <w:pPr>
        <w:pStyle w:val="Heading2"/>
      </w:pPr>
      <w:bookmarkStart w:id="4" w:name="_Toc514184549"/>
      <w:r w:rsidRPr="000B1042">
        <w:t>Competition law statement</w:t>
      </w:r>
      <w:bookmarkEnd w:id="4"/>
    </w:p>
    <w:p w14:paraId="39E1506B" w14:textId="5BD1919D"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MS Mincho" w:hAnsi="Times New Roman"/>
          <w:i/>
          <w:kern w:val="2"/>
          <w:szCs w:val="20"/>
        </w:rPr>
        <w:t>The Chairman also drew</w:t>
      </w:r>
      <w:r w:rsidRPr="000B1042">
        <w:rPr>
          <w:rFonts w:ascii="Times New Roman" w:eastAsia="Times New Roman" w:hAnsi="Times New Roman"/>
          <w:i/>
          <w:kern w:val="2"/>
          <w:szCs w:val="20"/>
          <w:lang w:eastAsia="en-GB"/>
        </w:rPr>
        <w:t xml:space="preserve"> Member’s attention to the fact that 3GPP activities are subject to antitrust and competition laws and that compliance with said laws is therefore required of any participant of this WG meeting including the Chairman and Vice Chairmen. In case of question, please contact your legal counsel.</w:t>
      </w:r>
    </w:p>
    <w:p w14:paraId="13D6F8DB" w14:textId="77777777"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Times New Roman" w:hAnsi="Times New Roman"/>
          <w:i/>
          <w:kern w:val="2"/>
          <w:szCs w:val="20"/>
          <w:lang w:eastAsia="en-GB"/>
        </w:rPr>
        <w:t>The present meeting will be conducted with strict impartiality and in the interests of 3GPP.</w:t>
      </w:r>
    </w:p>
    <w:p w14:paraId="7D2A9894" w14:textId="1E308E0C"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Times New Roman" w:hAnsi="Times New Roman"/>
          <w:i/>
          <w:kern w:val="2"/>
          <w:szCs w:val="20"/>
          <w:lang w:eastAsia="en-GB"/>
        </w:rPr>
        <w:t>Furthermore, the Chairman reminded Members that timely submission of work items/contributions in advance of WG meetings is important to allow for full and fair consideration of such matters.</w:t>
      </w:r>
    </w:p>
    <w:p w14:paraId="3B15C2E9" w14:textId="0CB6AC2E" w:rsidR="008F5AFB" w:rsidRPr="000B1042" w:rsidRDefault="008F5AFB" w:rsidP="00F53049">
      <w:pPr>
        <w:pStyle w:val="Heading2"/>
      </w:pPr>
      <w:bookmarkStart w:id="5" w:name="_Toc514184550"/>
      <w:r w:rsidRPr="000B1042">
        <w:t>Network usage conditions</w:t>
      </w:r>
      <w:bookmarkEnd w:id="5"/>
    </w:p>
    <w:p w14:paraId="4CE32994" w14:textId="77777777" w:rsidR="00666408" w:rsidRPr="000B1042" w:rsidRDefault="00666408" w:rsidP="009643F7">
      <w:pPr>
        <w:rPr>
          <w:rFonts w:ascii="Times New Roman" w:eastAsia="SimSun" w:hAnsi="Times New Roman"/>
          <w:i/>
          <w:szCs w:val="20"/>
          <w:lang w:val="en-US"/>
        </w:rPr>
      </w:pPr>
      <w:r w:rsidRPr="000B1042">
        <w:rPr>
          <w:rFonts w:ascii="Times New Roman" w:eastAsia="SimSun" w:hAnsi="Times New Roman"/>
          <w:i/>
          <w:szCs w:val="20"/>
          <w:lang w:val="en-US"/>
        </w:rPr>
        <w:t>The PCG has laid down the following network usage conditions:</w:t>
      </w:r>
    </w:p>
    <w:p w14:paraId="41BEF0CD" w14:textId="77777777" w:rsidR="00666408" w:rsidRPr="000B1042" w:rsidRDefault="00666408" w:rsidP="009643F7">
      <w:pPr>
        <w:rPr>
          <w:rFonts w:ascii="Times New Roman" w:hAnsi="Times New Roman"/>
          <w:i/>
          <w:szCs w:val="20"/>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2"/>
      </w:tblGrid>
      <w:tr w:rsidR="00666408" w:rsidRPr="000B1042" w14:paraId="64A8B08A" w14:textId="77777777" w:rsidTr="00420234">
        <w:tc>
          <w:tcPr>
            <w:tcW w:w="9922" w:type="dxa"/>
            <w:shd w:val="clear" w:color="auto" w:fill="auto"/>
          </w:tcPr>
          <w:p w14:paraId="5528C0BD"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Users shall not use the network to engage in illegal activities. This includes activities such as copyright violation, hacking, espionage or any other activity that may be prohibited by local laws</w:t>
            </w:r>
            <w:r w:rsidRPr="000B1042">
              <w:rPr>
                <w:rFonts w:ascii="Times New Roman" w:hAnsi="Times New Roman"/>
                <w:szCs w:val="20"/>
              </w:rPr>
              <w:t>.</w:t>
            </w:r>
          </w:p>
          <w:p w14:paraId="1776EB74" w14:textId="77777777" w:rsidR="00666408" w:rsidRPr="000B1042" w:rsidRDefault="00666408" w:rsidP="009643F7">
            <w:pPr>
              <w:widowControl w:val="0"/>
              <w:ind w:left="34"/>
              <w:rPr>
                <w:rFonts w:ascii="Times New Roman" w:hAnsi="Times New Roman"/>
                <w:szCs w:val="20"/>
              </w:rPr>
            </w:pPr>
          </w:p>
          <w:p w14:paraId="48337DFB"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 xml:space="preserve">Users shall not engage in non-work related activities that consume excessive bandwidth </w:t>
            </w:r>
            <w:r w:rsidRPr="000B1042">
              <w:rPr>
                <w:rFonts w:ascii="Times New Roman" w:hAnsi="Times New Roman"/>
                <w:szCs w:val="20"/>
              </w:rPr>
              <w:t>or cause significant degradation of the performance of the network.</w:t>
            </w:r>
          </w:p>
          <w:p w14:paraId="7A74F2E7"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szCs w:val="20"/>
              </w:rPr>
              <w:t xml:space="preserve">Since the </w:t>
            </w:r>
            <w:r w:rsidRPr="000B1042">
              <w:rPr>
                <w:rFonts w:ascii="Times New Roman" w:hAnsi="Times New Roman"/>
                <w:b/>
                <w:szCs w:val="20"/>
              </w:rPr>
              <w:t>network is a shared resource</w:t>
            </w:r>
            <w:r w:rsidRPr="000B1042">
              <w:rPr>
                <w:rFonts w:ascii="Times New Roman" w:hAnsi="Times New Roman"/>
                <w:szCs w:val="20"/>
              </w:rPr>
              <w:t>, users should exercise some basic etiquette when using the 3GPP network at a meeting. It is understood that high bandwidth applications such as downloading large files or video streaming might be required for business purposes, but delegates should be strongly discouraged in performing these activities for personal use. Downloading a movie or doing something in an interactive environment for personal use essentially wastes bandwidth that others need to make the meeting effective. The meeting chairman should remind end users that the network is a shared resource; the more one user grabs, the less there is for another. Email and its attachments already take up significant bandwidth (certain email programs are not very bandwidth efficient). In case of need the chair can ask the delegates to restrict IT usage to things that are essential for the meeting itself.</w:t>
            </w:r>
          </w:p>
          <w:p w14:paraId="73977742" w14:textId="77777777" w:rsidR="00666408" w:rsidRPr="000B1042" w:rsidRDefault="00666408" w:rsidP="009643F7">
            <w:pPr>
              <w:widowControl w:val="0"/>
              <w:ind w:left="34"/>
              <w:rPr>
                <w:rFonts w:ascii="Times New Roman" w:hAnsi="Times New Roman"/>
                <w:szCs w:val="20"/>
              </w:rPr>
            </w:pPr>
          </w:p>
          <w:p w14:paraId="14C71C2F"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1. DON’T place your WiFi device in ad-hoc mode </w:t>
            </w:r>
          </w:p>
          <w:p w14:paraId="3590FEA2"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2. DON’T set up a personal hotspot in the meeting room </w:t>
            </w:r>
          </w:p>
          <w:p w14:paraId="1685523D"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3. DO try 802.11a if your WiFi device supports it </w:t>
            </w:r>
          </w:p>
          <w:p w14:paraId="13B0A948"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4. DON’T manually allocate an IP address </w:t>
            </w:r>
          </w:p>
          <w:p w14:paraId="7B5AEEB1"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5. DON’T be a bandwidth hog by streaming video, playing online games, or downloading huge files </w:t>
            </w:r>
          </w:p>
          <w:p w14:paraId="6A83FDB3"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lastRenderedPageBreak/>
              <w:t>6. DON’T use packet probing software which clogs the local network (e.g., packet sniffers or port scanners)</w:t>
            </w:r>
          </w:p>
        </w:tc>
      </w:tr>
    </w:tbl>
    <w:p w14:paraId="5213F987" w14:textId="77777777" w:rsidR="00CC70B4" w:rsidRDefault="00CC70B4" w:rsidP="00CC70B4">
      <w:pPr>
        <w:rPr>
          <w:rFonts w:eastAsia="MS Mincho"/>
          <w:lang w:eastAsia="ja-JP"/>
        </w:rPr>
      </w:pPr>
    </w:p>
    <w:p w14:paraId="635890EC" w14:textId="77777777" w:rsidR="00CC70B4" w:rsidRDefault="00CC70B4" w:rsidP="00CC70B4">
      <w:pPr>
        <w:pStyle w:val="Heading2"/>
        <w:rPr>
          <w:lang w:eastAsia="x-none"/>
        </w:rPr>
      </w:pPr>
      <w:bookmarkStart w:id="6" w:name="_Toc490832500"/>
      <w:bookmarkStart w:id="7" w:name="_Toc514184551"/>
      <w:r>
        <w:t>Check-in for Registered Delegates</w:t>
      </w:r>
      <w:bookmarkEnd w:id="6"/>
      <w:bookmarkEnd w:id="7"/>
    </w:p>
    <w:p w14:paraId="0E7D5ADC" w14:textId="1CEEB083" w:rsidR="00B74638" w:rsidRPr="002B3B14" w:rsidRDefault="00CC70B4" w:rsidP="002803EC">
      <w:pPr>
        <w:rPr>
          <w:rFonts w:ascii="Times New Roman" w:eastAsia="SimSun" w:hAnsi="Times New Roman"/>
          <w:i/>
          <w:color w:val="493118"/>
          <w:sz w:val="18"/>
          <w:szCs w:val="18"/>
          <w:lang w:val="en-US" w:eastAsia="zh-CN"/>
        </w:rPr>
      </w:pPr>
      <w:r w:rsidRPr="00CC70B4">
        <w:rPr>
          <w:rFonts w:ascii="Times New Roman" w:eastAsia="SimSun" w:hAnsi="Times New Roman"/>
          <w:i/>
          <w:color w:val="493118"/>
          <w:sz w:val="18"/>
          <w:szCs w:val="18"/>
          <w:lang w:val="en-US" w:eastAsia="zh-CN"/>
        </w:rPr>
        <w:t>The attention of the delegates to this meeting was drawn to the fact that it is not permitted to check in other delegates on their behalf. In the event of technical difficulties preventing check-in, delegates should present themselves in person to the Secretary.</w:t>
      </w:r>
    </w:p>
    <w:p w14:paraId="6EBDFAA9" w14:textId="77777777" w:rsidR="00B74638" w:rsidRDefault="00B74638" w:rsidP="00B74638">
      <w:pPr>
        <w:pStyle w:val="Heading2"/>
      </w:pPr>
      <w:bookmarkStart w:id="8" w:name="_Toc514184552"/>
      <w:r>
        <w:t>Aspects related to RAN1 Meeting M</w:t>
      </w:r>
      <w:r w:rsidRPr="005531B1">
        <w:t>anagemen</w:t>
      </w:r>
      <w:r>
        <w:t>t</w:t>
      </w:r>
      <w:bookmarkEnd w:id="8"/>
    </w:p>
    <w:p w14:paraId="3BA743EC" w14:textId="6F40280F" w:rsidR="00B74638" w:rsidRPr="00B74638" w:rsidRDefault="00B74638" w:rsidP="002803EC">
      <w:pPr>
        <w:rPr>
          <w:sz w:val="18"/>
        </w:rPr>
      </w:pPr>
      <w:r w:rsidRPr="005222E4">
        <w:rPr>
          <w:sz w:val="18"/>
        </w:rPr>
        <w:t xml:space="preserve">Delegates are encouraged to check </w:t>
      </w:r>
      <w:hyperlink r:id="rId13" w:history="1">
        <w:r w:rsidR="00F43D8C">
          <w:rPr>
            <w:rStyle w:val="Hyperlink"/>
            <w:sz w:val="18"/>
          </w:rPr>
          <w:t>R1-1718766</w:t>
        </w:r>
      </w:hyperlink>
      <w:r w:rsidRPr="005222E4">
        <w:rPr>
          <w:sz w:val="18"/>
        </w:rPr>
        <w:t xml:space="preserve"> for some thoughts on RAN1 meeting management.</w:t>
      </w:r>
    </w:p>
    <w:p w14:paraId="73DD08F8" w14:textId="56F817DB" w:rsidR="00D6162E" w:rsidRPr="000B1042" w:rsidRDefault="00D6162E" w:rsidP="00F53049">
      <w:pPr>
        <w:pStyle w:val="Heading1"/>
      </w:pPr>
      <w:bookmarkStart w:id="9" w:name="_Toc514184553"/>
      <w:r w:rsidRPr="000B1042">
        <w:t>Approval of Agenda</w:t>
      </w:r>
      <w:bookmarkEnd w:id="9"/>
    </w:p>
    <w:p w14:paraId="036CDA45" w14:textId="5A3256B9" w:rsidR="00254752" w:rsidRPr="00254752" w:rsidRDefault="00603E09" w:rsidP="00254752">
      <w:pPr>
        <w:ind w:left="720" w:hanging="720"/>
        <w:rPr>
          <w:b/>
          <w:lang w:eastAsia="x-none"/>
        </w:rPr>
      </w:pPr>
      <w:hyperlink r:id="rId14" w:history="1">
        <w:r w:rsidR="00FE4C7E">
          <w:rPr>
            <w:rStyle w:val="Hyperlink"/>
            <w:b/>
            <w:lang w:eastAsia="x-none"/>
          </w:rPr>
          <w:t>R1-1803570</w:t>
        </w:r>
      </w:hyperlink>
      <w:r w:rsidR="00254752" w:rsidRPr="00254752">
        <w:rPr>
          <w:b/>
          <w:lang w:eastAsia="x-none"/>
        </w:rPr>
        <w:tab/>
        <w:t>Draft Agenda of RAN1#92bis meeting</w:t>
      </w:r>
      <w:r w:rsidR="00254752" w:rsidRPr="00254752">
        <w:rPr>
          <w:b/>
          <w:lang w:eastAsia="x-none"/>
        </w:rPr>
        <w:tab/>
        <w:t>RAN1 Chair</w:t>
      </w:r>
    </w:p>
    <w:p w14:paraId="0FA55E89" w14:textId="5CC047B5" w:rsidR="007B738E" w:rsidRDefault="00002BB0" w:rsidP="001928D8">
      <w:pPr>
        <w:rPr>
          <w:szCs w:val="20"/>
        </w:rPr>
      </w:pPr>
      <w:r>
        <w:rPr>
          <w:rFonts w:ascii="Times New Roman" w:eastAsia="SimSun" w:hAnsi="Times New Roman"/>
          <w:kern w:val="2"/>
          <w:szCs w:val="20"/>
        </w:rPr>
        <w:t>Wanshi Chen</w:t>
      </w:r>
      <w:r w:rsidR="00706277">
        <w:rPr>
          <w:rFonts w:ascii="Times New Roman" w:eastAsia="SimSun" w:hAnsi="Times New Roman"/>
          <w:kern w:val="2"/>
          <w:szCs w:val="20"/>
        </w:rPr>
        <w:t xml:space="preserve"> (RAN1 Chair)</w:t>
      </w:r>
      <w:r w:rsidR="007B738E" w:rsidRPr="000B1042">
        <w:rPr>
          <w:szCs w:val="20"/>
        </w:rPr>
        <w:t xml:space="preserve"> proposed the agenda for the meeting, as well the schedule of the week.</w:t>
      </w:r>
    </w:p>
    <w:p w14:paraId="6A949BF4" w14:textId="4E6AC25F" w:rsidR="004B204D" w:rsidRDefault="00706277" w:rsidP="00254752">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w:t>
      </w:r>
      <w:r w:rsidRPr="00721101">
        <w:rPr>
          <w:rFonts w:ascii="Times New Roman" w:hAnsi="Times New Roman"/>
          <w:szCs w:val="20"/>
        </w:rPr>
        <w:t xml:space="preserve"> </w:t>
      </w:r>
      <w:r w:rsidR="00254752">
        <w:rPr>
          <w:rFonts w:ascii="Times New Roman" w:hAnsi="Times New Roman"/>
          <w:szCs w:val="20"/>
        </w:rPr>
        <w:t>No comments</w:t>
      </w:r>
      <w:r w:rsidR="004B204D">
        <w:rPr>
          <w:rFonts w:ascii="Times New Roman" w:hAnsi="Times New Roman"/>
          <w:szCs w:val="20"/>
        </w:rPr>
        <w:t>.</w:t>
      </w:r>
    </w:p>
    <w:p w14:paraId="0CBFD76A" w14:textId="107A98A5" w:rsidR="00706277" w:rsidRDefault="007B738E" w:rsidP="0071672A">
      <w:pPr>
        <w:rPr>
          <w:szCs w:val="20"/>
        </w:rPr>
      </w:pPr>
      <w:r w:rsidRPr="000B1042">
        <w:rPr>
          <w:b/>
          <w:szCs w:val="20"/>
        </w:rPr>
        <w:t xml:space="preserve">Decision: </w:t>
      </w:r>
      <w:r w:rsidRPr="000B1042">
        <w:rPr>
          <w:szCs w:val="20"/>
        </w:rPr>
        <w:t>The agenda is approved.</w:t>
      </w:r>
    </w:p>
    <w:p w14:paraId="02311EF9" w14:textId="77777777" w:rsidR="00354C36" w:rsidRDefault="00354C36" w:rsidP="00002BB0">
      <w:pPr>
        <w:pStyle w:val="Heading1"/>
      </w:pPr>
      <w:bookmarkStart w:id="10" w:name="_Toc492918213"/>
      <w:bookmarkStart w:id="11" w:name="_Toc514184554"/>
      <w:r w:rsidRPr="00750D75">
        <w:t>Highlights from RAN plenary</w:t>
      </w:r>
      <w:bookmarkEnd w:id="10"/>
      <w:bookmarkEnd w:id="11"/>
    </w:p>
    <w:p w14:paraId="08D2DEEF" w14:textId="71C0514C" w:rsidR="00254752" w:rsidRPr="00254752" w:rsidRDefault="00603E09" w:rsidP="00254752">
      <w:pPr>
        <w:ind w:left="720" w:hanging="720"/>
        <w:rPr>
          <w:b/>
          <w:lang w:eastAsia="x-none"/>
        </w:rPr>
      </w:pPr>
      <w:hyperlink r:id="rId15" w:history="1">
        <w:r w:rsidR="00FE4C7E">
          <w:rPr>
            <w:rStyle w:val="Hyperlink"/>
            <w:b/>
            <w:lang w:eastAsia="x-none"/>
          </w:rPr>
          <w:t>R1-1803572</w:t>
        </w:r>
      </w:hyperlink>
      <w:r w:rsidR="00254752" w:rsidRPr="00254752">
        <w:rPr>
          <w:b/>
          <w:lang w:eastAsia="x-none"/>
        </w:rPr>
        <w:tab/>
        <w:t>Highlights from RAN#79</w:t>
      </w:r>
      <w:r w:rsidR="00254752" w:rsidRPr="00254752">
        <w:rPr>
          <w:b/>
          <w:lang w:eastAsia="x-none"/>
        </w:rPr>
        <w:tab/>
        <w:t>RAN1 Chair</w:t>
      </w:r>
    </w:p>
    <w:p w14:paraId="587D2A4B" w14:textId="7C41721A" w:rsidR="00002BB0" w:rsidRDefault="00002BB0" w:rsidP="00002BB0">
      <w:pPr>
        <w:rPr>
          <w:rFonts w:ascii="Times New Roman" w:eastAsia="SimSun" w:hAnsi="Times New Roman"/>
          <w:kern w:val="2"/>
          <w:szCs w:val="20"/>
        </w:rPr>
      </w:pPr>
      <w:r w:rsidRPr="000B1042">
        <w:rPr>
          <w:rFonts w:ascii="Times New Roman" w:eastAsia="SimSun" w:hAnsi="Times New Roman"/>
          <w:kern w:val="2"/>
          <w:szCs w:val="20"/>
        </w:rPr>
        <w:t xml:space="preserve">The document </w:t>
      </w:r>
      <w:r>
        <w:rPr>
          <w:rFonts w:ascii="Times New Roman" w:eastAsia="SimSun" w:hAnsi="Times New Roman"/>
          <w:kern w:val="2"/>
          <w:szCs w:val="20"/>
        </w:rPr>
        <w:t>w</w:t>
      </w:r>
      <w:r w:rsidRPr="000B1042">
        <w:rPr>
          <w:rFonts w:ascii="Times New Roman" w:eastAsia="SimSun" w:hAnsi="Times New Roman"/>
          <w:kern w:val="2"/>
          <w:szCs w:val="20"/>
        </w:rPr>
        <w:t xml:space="preserve">as presented by </w:t>
      </w:r>
      <w:r>
        <w:rPr>
          <w:rFonts w:ascii="Times New Roman" w:eastAsia="SimSun" w:hAnsi="Times New Roman"/>
          <w:kern w:val="2"/>
          <w:szCs w:val="20"/>
        </w:rPr>
        <w:t xml:space="preserve">Wanshi Chen (RAN1 Chair) and provides </w:t>
      </w:r>
      <w:r w:rsidR="00721101">
        <w:rPr>
          <w:rFonts w:ascii="Times New Roman" w:eastAsia="SimSun" w:hAnsi="Times New Roman"/>
          <w:kern w:val="2"/>
          <w:szCs w:val="20"/>
        </w:rPr>
        <w:t xml:space="preserve">the </w:t>
      </w:r>
      <w:r>
        <w:rPr>
          <w:rFonts w:ascii="Times New Roman" w:eastAsia="SimSun" w:hAnsi="Times New Roman"/>
          <w:kern w:val="2"/>
          <w:szCs w:val="20"/>
        </w:rPr>
        <w:t>highlights relevant to RAN1 from the last plenary.</w:t>
      </w:r>
    </w:p>
    <w:p w14:paraId="514B78D1" w14:textId="26047F8F" w:rsidR="00240BFE" w:rsidRDefault="00002BB0" w:rsidP="00240BFE">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sidR="00240BFE" w:rsidRPr="00240BFE">
        <w:rPr>
          <w:rFonts w:ascii="Times New Roman" w:hAnsi="Times New Roman"/>
          <w:szCs w:val="20"/>
        </w:rPr>
        <w:t>Al</w:t>
      </w:r>
      <w:r w:rsidR="00240BFE">
        <w:rPr>
          <w:rFonts w:ascii="Times New Roman" w:hAnsi="Times New Roman"/>
          <w:szCs w:val="20"/>
        </w:rPr>
        <w:t>l LTE CRs were approved, except "</w:t>
      </w:r>
      <w:r w:rsidR="00240BFE" w:rsidRPr="00240BFE">
        <w:rPr>
          <w:rFonts w:ascii="Times New Roman" w:hAnsi="Times New Roman"/>
          <w:szCs w:val="20"/>
        </w:rPr>
        <w:t>Early contention resolution CRs – 36.213 CR 1044/1045</w:t>
      </w:r>
      <w:r w:rsidR="00240BFE">
        <w:rPr>
          <w:rFonts w:ascii="Times New Roman" w:hAnsi="Times New Roman"/>
          <w:szCs w:val="20"/>
        </w:rPr>
        <w:t>"</w:t>
      </w:r>
      <w:r w:rsidR="00240BFE" w:rsidRPr="00240BFE">
        <w:rPr>
          <w:rFonts w:ascii="Times New Roman" w:hAnsi="Times New Roman"/>
          <w:szCs w:val="20"/>
        </w:rPr>
        <w:t>, which were postpo</w:t>
      </w:r>
      <w:r w:rsidR="00240BFE">
        <w:rPr>
          <w:rFonts w:ascii="Times New Roman" w:hAnsi="Times New Roman"/>
          <w:szCs w:val="20"/>
        </w:rPr>
        <w:t xml:space="preserve">ned due to incompletion in RAN2. </w:t>
      </w:r>
      <w:r w:rsidR="00240BFE" w:rsidRPr="00240BFE">
        <w:rPr>
          <w:rFonts w:ascii="Times New Roman" w:hAnsi="Times New Roman"/>
          <w:szCs w:val="20"/>
          <w:highlight w:val="magenta"/>
        </w:rPr>
        <w:t>MCC will re-submit the two CRs to RAN#80</w:t>
      </w:r>
    </w:p>
    <w:p w14:paraId="46323820" w14:textId="14400FAB" w:rsidR="00002BB0" w:rsidRPr="00002BB0" w:rsidRDefault="00002BB0" w:rsidP="00354C3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w:t>
      </w:r>
      <w:r w:rsidRPr="00777035">
        <w:rPr>
          <w:rFonts w:ascii="Times New Roman" w:hAnsi="Times New Roman"/>
          <w:szCs w:val="20"/>
        </w:rPr>
        <w:t>ed.</w:t>
      </w:r>
    </w:p>
    <w:p w14:paraId="48BAA504" w14:textId="31AEEBC3" w:rsidR="00354C36" w:rsidRDefault="00354C36" w:rsidP="00002BB0">
      <w:pPr>
        <w:pStyle w:val="Heading1"/>
      </w:pPr>
      <w:bookmarkStart w:id="12" w:name="_Toc492918214"/>
      <w:bookmarkStart w:id="13" w:name="_Toc514184555"/>
      <w:r w:rsidRPr="00551296">
        <w:t>Approval of Minutes from previous meeting</w:t>
      </w:r>
      <w:bookmarkEnd w:id="12"/>
      <w:bookmarkEnd w:id="13"/>
    </w:p>
    <w:p w14:paraId="0B09C647" w14:textId="7411D41B" w:rsidR="00254752" w:rsidRPr="00254752" w:rsidRDefault="00603E09" w:rsidP="00254752">
      <w:pPr>
        <w:ind w:left="720" w:hanging="720"/>
        <w:rPr>
          <w:b/>
          <w:lang w:eastAsia="x-none"/>
        </w:rPr>
      </w:pPr>
      <w:hyperlink r:id="rId16" w:history="1">
        <w:r w:rsidR="00FE4C7E">
          <w:rPr>
            <w:rStyle w:val="Hyperlink"/>
            <w:b/>
            <w:lang w:eastAsia="x-none"/>
          </w:rPr>
          <w:t>R1-1803571</w:t>
        </w:r>
      </w:hyperlink>
      <w:r w:rsidR="00254752" w:rsidRPr="00254752">
        <w:rPr>
          <w:b/>
          <w:lang w:eastAsia="x-none"/>
        </w:rPr>
        <w:tab/>
        <w:t>Report of RAN1#92 meeting</w:t>
      </w:r>
      <w:r w:rsidR="00254752" w:rsidRPr="00254752">
        <w:rPr>
          <w:b/>
          <w:lang w:eastAsia="x-none"/>
        </w:rPr>
        <w:tab/>
        <w:t>ETSI</w:t>
      </w:r>
    </w:p>
    <w:p w14:paraId="4DBFB716" w14:textId="05F100AF" w:rsidR="00002BB0" w:rsidRPr="007D7A8A" w:rsidRDefault="00002BB0" w:rsidP="00002BB0">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Patrick Merias from MCC (ETSI Mobile Competence Center) and provides the report from last RAN1#9</w:t>
      </w:r>
      <w:r w:rsidR="00254752">
        <w:rPr>
          <w:rFonts w:ascii="Times New Roman" w:eastAsia="SimSun" w:hAnsi="Times New Roman"/>
          <w:kern w:val="2"/>
          <w:szCs w:val="20"/>
        </w:rPr>
        <w:t>2</w:t>
      </w:r>
      <w:r>
        <w:rPr>
          <w:rFonts w:ascii="Times New Roman" w:eastAsia="SimSun" w:hAnsi="Times New Roman"/>
          <w:kern w:val="2"/>
          <w:szCs w:val="20"/>
        </w:rPr>
        <w:t xml:space="preserve"> meeting in </w:t>
      </w:r>
      <w:r w:rsidR="00254752">
        <w:rPr>
          <w:rFonts w:ascii="Times New Roman" w:eastAsia="SimSun" w:hAnsi="Times New Roman"/>
          <w:kern w:val="2"/>
          <w:szCs w:val="20"/>
        </w:rPr>
        <w:t>Athens</w:t>
      </w:r>
      <w:r>
        <w:rPr>
          <w:rFonts w:ascii="Times New Roman" w:eastAsia="SimSun" w:hAnsi="Times New Roman"/>
          <w:kern w:val="2"/>
          <w:szCs w:val="20"/>
        </w:rPr>
        <w:t>.</w:t>
      </w:r>
    </w:p>
    <w:p w14:paraId="4EDFB489" w14:textId="697C8A3C" w:rsidR="00254752" w:rsidRPr="001D0D5B" w:rsidRDefault="00002BB0" w:rsidP="00254752">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sidR="001D0D5B" w:rsidRPr="001D0D5B">
        <w:rPr>
          <w:rFonts w:ascii="Times New Roman" w:hAnsi="Times New Roman"/>
          <w:szCs w:val="20"/>
        </w:rPr>
        <w:t xml:space="preserve">MCC recalled the decision to use .docx format for RAN1 specs – ahead of all other WGs – with the intention </w:t>
      </w:r>
      <w:r w:rsidR="001D0D5B">
        <w:rPr>
          <w:rFonts w:ascii="Times New Roman" w:hAnsi="Times New Roman"/>
          <w:szCs w:val="20"/>
        </w:rPr>
        <w:t xml:space="preserve">to </w:t>
      </w:r>
      <w:r w:rsidR="001D0D5B" w:rsidRPr="001D0D5B">
        <w:rPr>
          <w:rFonts w:ascii="Times New Roman" w:hAnsi="Times New Roman"/>
          <w:szCs w:val="20"/>
        </w:rPr>
        <w:t>solving the equation editor issue in Word.</w:t>
      </w:r>
    </w:p>
    <w:p w14:paraId="6CA1D481" w14:textId="4DB15940" w:rsidR="00002BB0" w:rsidRDefault="001D0D5B" w:rsidP="00002BB0">
      <w:pPr>
        <w:rPr>
          <w:rFonts w:ascii="Times New Roman" w:hAnsi="Times New Roman"/>
          <w:szCs w:val="20"/>
        </w:rPr>
      </w:pPr>
      <w:r w:rsidRPr="001D0D5B">
        <w:rPr>
          <w:rFonts w:ascii="Times New Roman" w:hAnsi="Times New Roman"/>
          <w:szCs w:val="20"/>
        </w:rPr>
        <w:t xml:space="preserve">CR0273 to 36.212 on deriving number of available symbols for PUSCH – implemented in Rel-14 but not properly reflected in Rel-15 - </w:t>
      </w:r>
      <w:r w:rsidRPr="00240BFE">
        <w:rPr>
          <w:rFonts w:ascii="Times New Roman" w:hAnsi="Times New Roman"/>
          <w:szCs w:val="20"/>
          <w:highlight w:val="magenta"/>
        </w:rPr>
        <w:t xml:space="preserve">MCC will </w:t>
      </w:r>
      <w:r>
        <w:rPr>
          <w:rFonts w:ascii="Times New Roman" w:hAnsi="Times New Roman"/>
          <w:szCs w:val="20"/>
          <w:highlight w:val="magenta"/>
        </w:rPr>
        <w:t>take the necessary corrective action to solve the issue – no need for a new CR</w:t>
      </w:r>
      <w:r w:rsidR="00002BB0">
        <w:rPr>
          <w:rFonts w:ascii="Times New Roman" w:hAnsi="Times New Roman"/>
          <w:szCs w:val="20"/>
        </w:rPr>
        <w:t>.</w:t>
      </w:r>
    </w:p>
    <w:p w14:paraId="4F68DE5B" w14:textId="03A7EE0A" w:rsidR="00002BB0" w:rsidRPr="00254752" w:rsidRDefault="00002BB0" w:rsidP="00354C3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approv</w:t>
      </w:r>
      <w:r w:rsidRPr="00777035">
        <w:rPr>
          <w:rFonts w:ascii="Times New Roman" w:hAnsi="Times New Roman"/>
          <w:szCs w:val="20"/>
        </w:rPr>
        <w:t>ed.</w:t>
      </w:r>
    </w:p>
    <w:p w14:paraId="600764E4" w14:textId="77777777" w:rsidR="00354C36" w:rsidRDefault="00354C36" w:rsidP="00002BB0">
      <w:pPr>
        <w:pStyle w:val="Heading1"/>
      </w:pPr>
      <w:bookmarkStart w:id="14" w:name="_Toc492918215"/>
      <w:bookmarkStart w:id="15" w:name="_Toc514184556"/>
      <w:r w:rsidRPr="00551296">
        <w:t>Incoming Liaison Statements</w:t>
      </w:r>
      <w:bookmarkEnd w:id="14"/>
      <w:bookmarkEnd w:id="15"/>
    </w:p>
    <w:p w14:paraId="2FF921BA" w14:textId="77777777" w:rsidR="00296B92" w:rsidRPr="00296B92" w:rsidRDefault="00296B92" w:rsidP="00296B92">
      <w:pPr>
        <w:ind w:left="720" w:hanging="720"/>
        <w:rPr>
          <w:b/>
          <w:u w:val="single"/>
          <w:lang w:eastAsia="x-none"/>
        </w:rPr>
      </w:pPr>
      <w:r w:rsidRPr="00296B92">
        <w:rPr>
          <w:b/>
          <w:u w:val="single"/>
          <w:lang w:eastAsia="x-none"/>
        </w:rPr>
        <w:t>LTE</w:t>
      </w:r>
    </w:p>
    <w:p w14:paraId="038FAFAB" w14:textId="486FD694" w:rsidR="00296B92" w:rsidRDefault="00603E09" w:rsidP="00296B92">
      <w:pPr>
        <w:ind w:left="720" w:hanging="720"/>
        <w:rPr>
          <w:b/>
          <w:lang w:eastAsia="x-none"/>
        </w:rPr>
      </w:pPr>
      <w:hyperlink r:id="rId17" w:history="1">
        <w:r w:rsidR="00FE4C7E">
          <w:rPr>
            <w:rStyle w:val="Hyperlink"/>
            <w:b/>
            <w:lang w:eastAsia="x-none"/>
          </w:rPr>
          <w:t>R1-1803580</w:t>
        </w:r>
      </w:hyperlink>
      <w:r w:rsidR="00296B92" w:rsidRPr="00296B92">
        <w:rPr>
          <w:b/>
          <w:lang w:eastAsia="x-none"/>
        </w:rPr>
        <w:tab/>
        <w:t>Reply LS on HARQ-ACK feedback for efeMTC</w:t>
      </w:r>
      <w:r w:rsidR="00296B92" w:rsidRPr="00296B92">
        <w:rPr>
          <w:b/>
          <w:lang w:eastAsia="x-none"/>
        </w:rPr>
        <w:tab/>
        <w:t>RAN2, Qualcomm</w:t>
      </w:r>
    </w:p>
    <w:p w14:paraId="059865F1" w14:textId="77777777" w:rsidR="004117B0" w:rsidRPr="004117B0" w:rsidRDefault="004117B0" w:rsidP="00822CCA">
      <w:pPr>
        <w:pStyle w:val="ListParagraph"/>
        <w:numPr>
          <w:ilvl w:val="0"/>
          <w:numId w:val="38"/>
        </w:numPr>
        <w:spacing w:after="0"/>
        <w:ind w:hanging="357"/>
        <w:rPr>
          <w:rFonts w:eastAsia="Times New Roman" w:cs="Arial"/>
          <w:iCs/>
          <w:lang w:eastAsia="en-GB"/>
        </w:rPr>
      </w:pPr>
      <w:r w:rsidRPr="004117B0">
        <w:rPr>
          <w:rFonts w:eastAsia="Times New Roman"/>
          <w:noProof/>
          <w:lang w:eastAsia="en-GB"/>
        </w:rPr>
        <w:t>RAN2 assumes that with “</w:t>
      </w:r>
      <w:r w:rsidRPr="004117B0">
        <w:rPr>
          <w:rFonts w:eastAsia="Times New Roman" w:cs="Arial"/>
          <w:i/>
          <w:iCs/>
          <w:u w:val="single"/>
          <w:lang w:eastAsia="en-GB"/>
        </w:rPr>
        <w:t>early termination of MPDCCH monitoring</w:t>
      </w:r>
      <w:r w:rsidRPr="004117B0">
        <w:rPr>
          <w:rFonts w:eastAsia="Times New Roman" w:cs="Arial"/>
          <w:i/>
          <w:iCs/>
          <w:lang w:eastAsia="en-GB"/>
        </w:rPr>
        <w:t>”</w:t>
      </w:r>
      <w:r w:rsidRPr="004117B0">
        <w:rPr>
          <w:rFonts w:eastAsia="Times New Roman" w:cs="Arial"/>
          <w:iCs/>
          <w:lang w:eastAsia="en-GB"/>
        </w:rPr>
        <w:t xml:space="preserve"> in the below sentence, RAN1 refers to “</w:t>
      </w:r>
      <w:r w:rsidRPr="004117B0">
        <w:rPr>
          <w:rFonts w:eastAsia="Times New Roman" w:cs="Arial"/>
          <w:i/>
          <w:iCs/>
          <w:lang w:eastAsia="en-GB"/>
        </w:rPr>
        <w:t>early termination of MPDCCH monitoring and early termination of any ongoing PUSCH transmission</w:t>
      </w:r>
      <w:r w:rsidRPr="004117B0">
        <w:rPr>
          <w:rFonts w:eastAsia="Times New Roman" w:cs="Arial"/>
          <w:iCs/>
          <w:lang w:eastAsia="en-GB"/>
        </w:rPr>
        <w:t>”.</w:t>
      </w:r>
    </w:p>
    <w:p w14:paraId="428B8C24" w14:textId="77777777" w:rsidR="004117B0" w:rsidRPr="004117B0" w:rsidRDefault="004117B0" w:rsidP="00822CCA">
      <w:pPr>
        <w:pStyle w:val="ListParagraph"/>
        <w:numPr>
          <w:ilvl w:val="1"/>
          <w:numId w:val="38"/>
        </w:numPr>
        <w:spacing w:after="0"/>
        <w:ind w:hanging="357"/>
        <w:rPr>
          <w:rFonts w:eastAsia="Times New Roman" w:cs="Arial"/>
          <w:iCs/>
          <w:lang w:eastAsia="en-GB"/>
        </w:rPr>
      </w:pPr>
      <w:r w:rsidRPr="004117B0">
        <w:rPr>
          <w:rFonts w:eastAsia="Times New Roman" w:cs="Arial"/>
          <w:iCs/>
          <w:lang w:eastAsia="en-GB"/>
        </w:rPr>
        <w:t>“</w:t>
      </w:r>
      <w:r w:rsidRPr="004117B0">
        <w:rPr>
          <w:rFonts w:eastAsia="Times New Roman" w:cs="Arial"/>
          <w:i/>
          <w:iCs/>
          <w:lang w:eastAsia="en-GB"/>
        </w:rPr>
        <w:t xml:space="preserve">For </w:t>
      </w:r>
      <w:r w:rsidRPr="004117B0">
        <w:rPr>
          <w:rFonts w:eastAsia="Times New Roman" w:cs="Arial"/>
          <w:i/>
          <w:iCs/>
          <w:u w:val="single"/>
          <w:lang w:eastAsia="en-GB"/>
        </w:rPr>
        <w:t>early termination of MPDCCH monitoring</w:t>
      </w:r>
      <w:r w:rsidRPr="004117B0">
        <w:rPr>
          <w:rFonts w:eastAsia="Times New Roman" w:cs="Arial"/>
          <w:i/>
          <w:iCs/>
          <w:lang w:eastAsia="en-GB"/>
        </w:rPr>
        <w:t>, RAN1 assumed that this may be used in the following cases:</w:t>
      </w:r>
      <w:r w:rsidRPr="004117B0">
        <w:rPr>
          <w:rFonts w:eastAsia="Times New Roman" w:cs="Arial"/>
          <w:iCs/>
          <w:lang w:eastAsia="en-GB"/>
        </w:rPr>
        <w:t>”</w:t>
      </w:r>
    </w:p>
    <w:p w14:paraId="7E8C26C1" w14:textId="77777777" w:rsidR="004117B0" w:rsidRPr="004117B0" w:rsidRDefault="004117B0" w:rsidP="00822CCA">
      <w:pPr>
        <w:pStyle w:val="ListParagraph"/>
        <w:numPr>
          <w:ilvl w:val="0"/>
          <w:numId w:val="38"/>
        </w:numPr>
        <w:spacing w:after="0"/>
        <w:ind w:hanging="357"/>
        <w:rPr>
          <w:rFonts w:eastAsia="Times New Roman" w:cs="Arial"/>
          <w:iCs/>
          <w:lang w:eastAsia="en-GB"/>
        </w:rPr>
      </w:pPr>
      <w:r w:rsidRPr="004117B0">
        <w:rPr>
          <w:rFonts w:eastAsia="Times New Roman"/>
          <w:noProof/>
          <w:lang w:eastAsia="en-GB"/>
        </w:rPr>
        <w:t xml:space="preserve">For case 1; RAN2 thinks that uplink explicit HARQ-ACK for </w:t>
      </w:r>
      <w:r w:rsidRPr="004117B0">
        <w:rPr>
          <w:rFonts w:eastAsia="Times New Roman" w:cs="Arial"/>
          <w:iCs/>
          <w:lang w:eastAsia="en-GB"/>
        </w:rPr>
        <w:t>early termination of MPDCCH monitoring and early termination of any ongoing PUSCH transmission</w:t>
      </w:r>
      <w:r w:rsidRPr="004117B0">
        <w:rPr>
          <w:rFonts w:eastAsia="Times New Roman"/>
          <w:noProof/>
          <w:lang w:eastAsia="en-GB"/>
        </w:rPr>
        <w:t xml:space="preserve"> can be used to acknowledge the receipt of the </w:t>
      </w:r>
      <w:r w:rsidRPr="004117B0">
        <w:rPr>
          <w:rFonts w:eastAsia="Times New Roman"/>
          <w:i/>
          <w:noProof/>
          <w:lang w:eastAsia="en-GB"/>
        </w:rPr>
        <w:t>RRCConnectionRelease</w:t>
      </w:r>
      <w:r w:rsidRPr="004117B0">
        <w:rPr>
          <w:rFonts w:eastAsia="Times New Roman"/>
          <w:noProof/>
          <w:lang w:eastAsia="en-GB"/>
        </w:rPr>
        <w:t xml:space="preserve"> message. </w:t>
      </w:r>
      <w:r w:rsidRPr="004117B0">
        <w:rPr>
          <w:rFonts w:eastAsia="Times New Roman"/>
          <w:lang w:eastAsia="en-GB"/>
        </w:rPr>
        <w:t>RAN2 assumes no changes in RAN2 specification to capture this agreement.</w:t>
      </w:r>
    </w:p>
    <w:p w14:paraId="61B7A69C" w14:textId="77777777" w:rsidR="004117B0" w:rsidRPr="004117B0" w:rsidRDefault="004117B0" w:rsidP="00822CCA">
      <w:pPr>
        <w:pStyle w:val="ListParagraph"/>
        <w:numPr>
          <w:ilvl w:val="0"/>
          <w:numId w:val="38"/>
        </w:numPr>
        <w:spacing w:after="0"/>
        <w:ind w:hanging="357"/>
        <w:rPr>
          <w:rFonts w:eastAsia="Times New Roman" w:cs="Arial"/>
          <w:iCs/>
          <w:lang w:eastAsia="en-GB"/>
        </w:rPr>
      </w:pPr>
      <w:r w:rsidRPr="004117B0">
        <w:rPr>
          <w:rFonts w:eastAsia="Times New Roman"/>
          <w:noProof/>
          <w:lang w:eastAsia="en-GB"/>
        </w:rPr>
        <w:t>For case 2; RAN2 thinks that using an explicit HARQ-ACK feedback to acknowledge all pending UL HARQ processes is not efficient with respect to UE power consumption. RAN2 agreed that this use case is not supported.</w:t>
      </w:r>
    </w:p>
    <w:p w14:paraId="3A52F775" w14:textId="412C602F" w:rsidR="00296B92" w:rsidRPr="00296B92" w:rsidRDefault="00296B92" w:rsidP="004117B0">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4117B0">
        <w:rPr>
          <w:rFonts w:ascii="Times New Roman" w:hAnsi="Times New Roman"/>
          <w:szCs w:val="20"/>
        </w:rPr>
        <w:t xml:space="preserve"> </w:t>
      </w:r>
      <w:r w:rsidRPr="00296B92">
        <w:rPr>
          <w:lang w:eastAsia="x-none"/>
        </w:rPr>
        <w:t>Details to be handled 6.2.6</w:t>
      </w:r>
    </w:p>
    <w:p w14:paraId="1BEC1028" w14:textId="77777777" w:rsidR="00296B92" w:rsidRPr="00296B92" w:rsidRDefault="00296B92" w:rsidP="00296B92">
      <w:pPr>
        <w:ind w:left="720" w:hanging="720"/>
        <w:rPr>
          <w:lang w:eastAsia="x-none"/>
        </w:rPr>
      </w:pPr>
    </w:p>
    <w:p w14:paraId="4A34A167" w14:textId="704D1C7C" w:rsidR="00296B92" w:rsidRDefault="00603E09" w:rsidP="00296B92">
      <w:pPr>
        <w:ind w:left="720" w:hanging="720"/>
        <w:rPr>
          <w:b/>
          <w:lang w:eastAsia="x-none"/>
        </w:rPr>
      </w:pPr>
      <w:hyperlink r:id="rId18" w:history="1">
        <w:r w:rsidR="00FE4C7E">
          <w:rPr>
            <w:rStyle w:val="Hyperlink"/>
            <w:b/>
            <w:lang w:eastAsia="x-none"/>
          </w:rPr>
          <w:t>R1-1803573</w:t>
        </w:r>
      </w:hyperlink>
      <w:r w:rsidR="00296B92" w:rsidRPr="00296B92">
        <w:rPr>
          <w:b/>
          <w:lang w:eastAsia="x-none"/>
        </w:rPr>
        <w:tab/>
        <w:t>Reply LS to RAN1 on wake-up signal</w:t>
      </w:r>
      <w:r w:rsidR="00296B92" w:rsidRPr="00296B92">
        <w:rPr>
          <w:b/>
          <w:lang w:eastAsia="x-none"/>
        </w:rPr>
        <w:tab/>
        <w:t>RAN2, Huawei</w:t>
      </w:r>
    </w:p>
    <w:p w14:paraId="7E79C814" w14:textId="414F5654" w:rsidR="00134655" w:rsidRPr="00296B92" w:rsidRDefault="00134655" w:rsidP="00134655">
      <w:pPr>
        <w:ind w:left="720"/>
      </w:pPr>
      <w:r w:rsidRPr="00134655">
        <w:rPr>
          <w:lang w:eastAsia="zh-CN"/>
        </w:rPr>
        <w:t>From RAN2 perspective, it is feasible to apply one wake-up signal to multiple POs in a PTW. The number of POs mapped to one WUS should be configurable by the eNB.</w:t>
      </w:r>
    </w:p>
    <w:p w14:paraId="6020C236" w14:textId="2DB35660" w:rsidR="00296B92" w:rsidRPr="00296B92" w:rsidRDefault="00296B92" w:rsidP="00134655">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134655">
        <w:rPr>
          <w:rFonts w:ascii="Times New Roman" w:hAnsi="Times New Roman"/>
          <w:szCs w:val="20"/>
        </w:rPr>
        <w:t xml:space="preserve"> </w:t>
      </w:r>
      <w:r w:rsidRPr="00296B92">
        <w:rPr>
          <w:lang w:eastAsia="x-none"/>
        </w:rPr>
        <w:t>Details to be handled 6.2.6 &amp; 6.2.7</w:t>
      </w:r>
    </w:p>
    <w:p w14:paraId="63C76AA1" w14:textId="77777777" w:rsidR="00296B92" w:rsidRPr="00296B92" w:rsidRDefault="00296B92" w:rsidP="00296B92">
      <w:pPr>
        <w:ind w:left="720" w:hanging="720"/>
        <w:rPr>
          <w:lang w:eastAsia="x-none"/>
        </w:rPr>
      </w:pPr>
    </w:p>
    <w:p w14:paraId="74529A98" w14:textId="212347E6" w:rsidR="00296B92" w:rsidRPr="00296B92" w:rsidRDefault="00603E09" w:rsidP="00296B92">
      <w:pPr>
        <w:ind w:left="720" w:hanging="720"/>
        <w:rPr>
          <w:b/>
          <w:lang w:eastAsia="x-none"/>
        </w:rPr>
      </w:pPr>
      <w:hyperlink r:id="rId19" w:history="1">
        <w:r w:rsidR="00FE4C7E">
          <w:rPr>
            <w:rStyle w:val="Hyperlink"/>
            <w:b/>
            <w:lang w:eastAsia="x-none"/>
          </w:rPr>
          <w:t>R1-1803598</w:t>
        </w:r>
      </w:hyperlink>
      <w:r w:rsidR="00296B92" w:rsidRPr="00296B92">
        <w:rPr>
          <w:b/>
          <w:lang w:eastAsia="x-none"/>
        </w:rPr>
        <w:tab/>
        <w:t>LS on NSSS based NRSRP measurement definition</w:t>
      </w:r>
      <w:r w:rsidR="00296B92" w:rsidRPr="00296B92">
        <w:rPr>
          <w:b/>
          <w:lang w:eastAsia="x-none"/>
        </w:rPr>
        <w:tab/>
        <w:t>RAN4, Nokia</w:t>
      </w:r>
    </w:p>
    <w:p w14:paraId="2001BFF1" w14:textId="703C94A9" w:rsidR="00296B92" w:rsidRPr="00296B92" w:rsidRDefault="00296B92" w:rsidP="00134655">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134655">
        <w:rPr>
          <w:rFonts w:ascii="Times New Roman" w:hAnsi="Times New Roman"/>
          <w:szCs w:val="20"/>
        </w:rPr>
        <w:t xml:space="preserve"> </w:t>
      </w:r>
      <w:r w:rsidRPr="00296B92">
        <w:rPr>
          <w:lang w:eastAsia="x-none"/>
        </w:rPr>
        <w:t>Details to be handed under 6.2.7</w:t>
      </w:r>
    </w:p>
    <w:p w14:paraId="7E2D4ACD" w14:textId="77777777" w:rsidR="00296B92" w:rsidRPr="00296B92" w:rsidRDefault="00296B92" w:rsidP="00296B92">
      <w:pPr>
        <w:ind w:left="720" w:hanging="720"/>
        <w:rPr>
          <w:lang w:eastAsia="x-none"/>
        </w:rPr>
      </w:pPr>
    </w:p>
    <w:p w14:paraId="2A9B9AE7" w14:textId="17B8DC1C" w:rsidR="00296B92" w:rsidRPr="00296B92" w:rsidRDefault="00603E09" w:rsidP="00296B92">
      <w:pPr>
        <w:ind w:left="720" w:hanging="720"/>
        <w:rPr>
          <w:b/>
          <w:lang w:eastAsia="x-none"/>
        </w:rPr>
      </w:pPr>
      <w:hyperlink r:id="rId20" w:history="1">
        <w:r w:rsidR="00FE4C7E">
          <w:rPr>
            <w:rStyle w:val="Hyperlink"/>
            <w:b/>
            <w:lang w:eastAsia="x-none"/>
          </w:rPr>
          <w:t>R1-1803585</w:t>
        </w:r>
      </w:hyperlink>
      <w:r w:rsidR="00296B92" w:rsidRPr="00296B92">
        <w:rPr>
          <w:b/>
          <w:lang w:eastAsia="x-none"/>
        </w:rPr>
        <w:tab/>
        <w:t>LS on RAN2 agreements for LTE URLLC</w:t>
      </w:r>
      <w:r w:rsidR="00296B92" w:rsidRPr="00296B92">
        <w:rPr>
          <w:b/>
          <w:lang w:eastAsia="x-none"/>
        </w:rPr>
        <w:tab/>
        <w:t>RAN2, Ericsson</w:t>
      </w:r>
    </w:p>
    <w:p w14:paraId="2E925048" w14:textId="1436CF98" w:rsidR="00296B92" w:rsidRPr="00296B92" w:rsidRDefault="00296B92" w:rsidP="00134655">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134655">
        <w:rPr>
          <w:rFonts w:ascii="Times New Roman" w:hAnsi="Times New Roman"/>
          <w:szCs w:val="20"/>
        </w:rPr>
        <w:t xml:space="preserve"> </w:t>
      </w:r>
      <w:r w:rsidRPr="00296B92">
        <w:rPr>
          <w:lang w:eastAsia="x-none"/>
        </w:rPr>
        <w:t>Details to be handled 6.2.8</w:t>
      </w:r>
    </w:p>
    <w:p w14:paraId="3E1EB51F" w14:textId="77777777" w:rsidR="00296B92" w:rsidRPr="00296B92" w:rsidRDefault="00296B92" w:rsidP="00296B92">
      <w:pPr>
        <w:ind w:left="720" w:hanging="720"/>
        <w:rPr>
          <w:lang w:eastAsia="x-none"/>
        </w:rPr>
      </w:pPr>
    </w:p>
    <w:p w14:paraId="3B172D5F" w14:textId="1E1CCCEB" w:rsidR="00296B92" w:rsidRDefault="00603E09" w:rsidP="00296B92">
      <w:pPr>
        <w:ind w:left="720" w:hanging="720"/>
        <w:rPr>
          <w:b/>
          <w:lang w:eastAsia="x-none"/>
        </w:rPr>
      </w:pPr>
      <w:hyperlink r:id="rId21" w:history="1">
        <w:r w:rsidR="00FE4C7E">
          <w:rPr>
            <w:rStyle w:val="Hyperlink"/>
            <w:b/>
            <w:lang w:eastAsia="x-none"/>
          </w:rPr>
          <w:t>R1-1803589</w:t>
        </w:r>
      </w:hyperlink>
      <w:r w:rsidR="00296B92" w:rsidRPr="00296B92">
        <w:rPr>
          <w:b/>
          <w:lang w:eastAsia="x-none"/>
        </w:rPr>
        <w:tab/>
        <w:t>LS on RAN2 agreements for euCA</w:t>
      </w:r>
      <w:r w:rsidR="00296B92" w:rsidRPr="00296B92">
        <w:rPr>
          <w:b/>
          <w:lang w:eastAsia="x-none"/>
        </w:rPr>
        <w:tab/>
        <w:t>RAN2, Nokia</w:t>
      </w:r>
    </w:p>
    <w:p w14:paraId="56A580E1" w14:textId="76351C78" w:rsidR="00134655" w:rsidRPr="00296B92" w:rsidRDefault="00134655" w:rsidP="00134655">
      <w:pPr>
        <w:ind w:left="720"/>
        <w:rPr>
          <w:b/>
          <w:lang w:eastAsia="x-none"/>
        </w:rPr>
      </w:pPr>
      <w:r>
        <w:lastRenderedPageBreak/>
        <w:t>RAN</w:t>
      </w:r>
      <w:r w:rsidRPr="005C7226">
        <w:t xml:space="preserve">2 </w:t>
      </w:r>
      <w:r>
        <w:t>requests RAN1</w:t>
      </w:r>
      <w:r w:rsidRPr="005C7226">
        <w:t xml:space="preserve"> </w:t>
      </w:r>
      <w:r>
        <w:t>to take the enclosed agreements into consideration when defining the CQI feedback for the Dormant Scell state.</w:t>
      </w:r>
    </w:p>
    <w:p w14:paraId="03345774" w14:textId="47636981" w:rsidR="00296B92" w:rsidRPr="00296B92" w:rsidRDefault="00296B92" w:rsidP="00134655">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134655">
        <w:rPr>
          <w:rFonts w:ascii="Times New Roman" w:hAnsi="Times New Roman"/>
          <w:szCs w:val="20"/>
        </w:rPr>
        <w:t xml:space="preserve"> </w:t>
      </w:r>
      <w:r w:rsidRPr="00296B92">
        <w:rPr>
          <w:lang w:eastAsia="x-none"/>
        </w:rPr>
        <w:t>Details to be handled under 6.2.10</w:t>
      </w:r>
    </w:p>
    <w:p w14:paraId="0A0BAAA0" w14:textId="77777777" w:rsidR="00296B92" w:rsidRPr="00296B92" w:rsidRDefault="00296B92" w:rsidP="00296B92">
      <w:pPr>
        <w:ind w:left="720" w:hanging="720"/>
        <w:rPr>
          <w:lang w:eastAsia="x-none"/>
        </w:rPr>
      </w:pPr>
    </w:p>
    <w:p w14:paraId="7C9D796A" w14:textId="77777777" w:rsidR="00296B92" w:rsidRPr="00296B92" w:rsidRDefault="00296B92" w:rsidP="00296B92">
      <w:pPr>
        <w:ind w:left="720" w:hanging="720"/>
        <w:rPr>
          <w:b/>
          <w:u w:val="single"/>
          <w:lang w:eastAsia="x-none"/>
        </w:rPr>
      </w:pPr>
      <w:r w:rsidRPr="00296B92">
        <w:rPr>
          <w:b/>
          <w:u w:val="single"/>
          <w:lang w:eastAsia="x-none"/>
        </w:rPr>
        <w:t>NR</w:t>
      </w:r>
    </w:p>
    <w:p w14:paraId="4047DEAB" w14:textId="7C5E9EF6" w:rsidR="00296B92" w:rsidRDefault="00296B92" w:rsidP="00296B92">
      <w:pPr>
        <w:ind w:left="720" w:hanging="720"/>
        <w:rPr>
          <w:lang w:eastAsia="x-none"/>
        </w:rPr>
      </w:pPr>
      <w:r w:rsidRPr="00296B92">
        <w:rPr>
          <w:lang w:eastAsia="x-none"/>
        </w:rPr>
        <w:t>(</w:t>
      </w:r>
      <w:r w:rsidRPr="00296B92">
        <w:rPr>
          <w:i/>
          <w:lang w:eastAsia="x-none"/>
        </w:rPr>
        <w:t>Including EN-DC</w:t>
      </w:r>
      <w:r w:rsidRPr="00296B92">
        <w:rPr>
          <w:lang w:eastAsia="x-none"/>
        </w:rPr>
        <w:t>)</w:t>
      </w:r>
    </w:p>
    <w:p w14:paraId="550548F7" w14:textId="77777777" w:rsidR="00156224" w:rsidRPr="00296B92" w:rsidRDefault="00156224" w:rsidP="00296B92">
      <w:pPr>
        <w:ind w:left="720" w:hanging="720"/>
        <w:rPr>
          <w:i/>
          <w:lang w:eastAsia="x-none"/>
        </w:rPr>
      </w:pPr>
    </w:p>
    <w:p w14:paraId="20362AE7" w14:textId="45B9F2C0" w:rsidR="00296B92" w:rsidRDefault="00603E09" w:rsidP="00296B92">
      <w:pPr>
        <w:ind w:left="720" w:hanging="720"/>
        <w:rPr>
          <w:b/>
          <w:lang w:eastAsia="x-none"/>
        </w:rPr>
      </w:pPr>
      <w:hyperlink r:id="rId22" w:history="1">
        <w:r w:rsidR="00FE4C7E">
          <w:rPr>
            <w:rStyle w:val="Hyperlink"/>
            <w:b/>
            <w:lang w:eastAsia="x-none"/>
          </w:rPr>
          <w:t>R1-1803584</w:t>
        </w:r>
      </w:hyperlink>
      <w:r w:rsidR="00296B92" w:rsidRPr="00296B92">
        <w:rPr>
          <w:b/>
          <w:lang w:eastAsia="x-none"/>
        </w:rPr>
        <w:tab/>
        <w:t>LS on Frequency Band list</w:t>
      </w:r>
      <w:r w:rsidR="00296B92" w:rsidRPr="00296B92">
        <w:rPr>
          <w:b/>
          <w:lang w:eastAsia="x-none"/>
        </w:rPr>
        <w:tab/>
        <w:t>RAN2, Huawei</w:t>
      </w:r>
    </w:p>
    <w:p w14:paraId="3759CBF0" w14:textId="691D655B" w:rsidR="00464911" w:rsidRPr="00296B92" w:rsidRDefault="00464911" w:rsidP="00464911">
      <w:pPr>
        <w:ind w:left="720"/>
        <w:rPr>
          <w:b/>
        </w:rPr>
      </w:pPr>
      <w:r>
        <w:rPr>
          <w:lang w:val="en-US" w:eastAsia="zh-CN"/>
        </w:rPr>
        <w:t xml:space="preserve">RAN2 agreed to add a list of frequency band indicators in both </w:t>
      </w:r>
      <w:r>
        <w:rPr>
          <w:i/>
          <w:lang w:val="en-US" w:eastAsia="zh-CN"/>
        </w:rPr>
        <w:t>FrequencyInfoDL</w:t>
      </w:r>
      <w:r>
        <w:rPr>
          <w:lang w:val="en-US" w:eastAsia="zh-CN"/>
        </w:rPr>
        <w:t xml:space="preserve"> and </w:t>
      </w:r>
      <w:r>
        <w:rPr>
          <w:i/>
          <w:lang w:val="en-US" w:eastAsia="zh-CN"/>
        </w:rPr>
        <w:t>FrequencyInfoUL</w:t>
      </w:r>
      <w:r>
        <w:rPr>
          <w:lang w:val="en-US" w:eastAsia="zh-CN"/>
        </w:rPr>
        <w:t xml:space="preserve"> IEs.  When the IEs are used in dedicated signalling the list will have only a single entry; when used in SIB1 it may have multiple entries and the UE applies the first band in the list that it supports.</w:t>
      </w:r>
    </w:p>
    <w:p w14:paraId="46AAEED7" w14:textId="77777777" w:rsidR="00296B92" w:rsidRDefault="00296B92" w:rsidP="00296B9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9189F28" w14:textId="3863F7E5" w:rsidR="00296B92" w:rsidRDefault="00603E09" w:rsidP="00296B92">
      <w:pPr>
        <w:ind w:left="720" w:hanging="720"/>
        <w:rPr>
          <w:b/>
          <w:lang w:eastAsia="x-none"/>
        </w:rPr>
      </w:pPr>
      <w:hyperlink r:id="rId23" w:history="1">
        <w:r w:rsidR="00FE4C7E">
          <w:rPr>
            <w:rStyle w:val="Hyperlink"/>
            <w:b/>
            <w:lang w:eastAsia="x-none"/>
          </w:rPr>
          <w:t>R1-1803603</w:t>
        </w:r>
      </w:hyperlink>
      <w:r w:rsidR="00296B92" w:rsidRPr="00296B92">
        <w:rPr>
          <w:b/>
          <w:lang w:eastAsia="x-none"/>
        </w:rPr>
        <w:tab/>
        <w:t>Reply LS on NR SS Raster Shift for Frequency Range 0-2700MHz</w:t>
      </w:r>
      <w:r w:rsidR="00296B92" w:rsidRPr="00296B92">
        <w:rPr>
          <w:b/>
          <w:lang w:eastAsia="x-none"/>
        </w:rPr>
        <w:tab/>
        <w:t>RAN4, ZTE</w:t>
      </w:r>
    </w:p>
    <w:p w14:paraId="31C1297F" w14:textId="77777777" w:rsidR="00464911" w:rsidRPr="00464911" w:rsidRDefault="00464911" w:rsidP="00464911">
      <w:pPr>
        <w:rPr>
          <w:rFonts w:ascii="Times New Roman" w:eastAsia="SimSun" w:hAnsi="Times New Roman"/>
          <w:b/>
          <w:szCs w:val="20"/>
        </w:rPr>
      </w:pPr>
      <w:r w:rsidRPr="00464911">
        <w:rPr>
          <w:rFonts w:ascii="Times New Roman" w:eastAsia="SimSun" w:hAnsi="Times New Roman"/>
          <w:szCs w:val="20"/>
          <w:lang w:eastAsia="zh-CN"/>
        </w:rPr>
        <w:t>RAN4 has discussed the NR SS raster shift for the frequency range of 0-2700MHz</w:t>
      </w:r>
      <w:r w:rsidRPr="00464911">
        <w:rPr>
          <w:rFonts w:ascii="Times New Roman" w:eastAsia="SimSun" w:hAnsi="Times New Roman"/>
          <w:szCs w:val="20"/>
          <w:lang w:val="en-US" w:eastAsia="zh-CN"/>
        </w:rPr>
        <w:t xml:space="preserve">, and </w:t>
      </w:r>
      <w:r w:rsidRPr="00464911">
        <w:rPr>
          <w:rFonts w:ascii="Times New Roman" w:eastAsia="SimSun" w:hAnsi="Times New Roman"/>
          <w:szCs w:val="20"/>
          <w:lang w:eastAsia="zh-CN"/>
        </w:rPr>
        <w:t xml:space="preserve">has made the following </w:t>
      </w:r>
      <w:r w:rsidRPr="00464911">
        <w:rPr>
          <w:rFonts w:ascii="Times New Roman" w:eastAsia="SimSun" w:hAnsi="Times New Roman"/>
          <w:szCs w:val="20"/>
          <w:lang w:val="en-US" w:eastAsia="zh-CN"/>
        </w:rPr>
        <w:t xml:space="preserve">working </w:t>
      </w:r>
      <w:r w:rsidRPr="00464911">
        <w:rPr>
          <w:rFonts w:ascii="Times New Roman" w:eastAsia="SimSun" w:hAnsi="Times New Roman"/>
          <w:szCs w:val="20"/>
          <w:lang w:eastAsia="zh-CN"/>
        </w:rPr>
        <w:t>agreement</w:t>
      </w:r>
      <w:r w:rsidRPr="00464911">
        <w:rPr>
          <w:rFonts w:ascii="Times New Roman" w:eastAsia="SimSun" w:hAnsi="Times New Roman"/>
          <w:szCs w:val="20"/>
          <w:lang w:val="en-US" w:eastAsia="zh-CN"/>
        </w:rPr>
        <w:t>s</w:t>
      </w:r>
      <w:r w:rsidRPr="00464911">
        <w:rPr>
          <w:rFonts w:ascii="Times New Roman" w:eastAsia="SimSun" w:hAnsi="Times New Roman"/>
          <w:szCs w:val="20"/>
          <w:lang w:eastAsia="zh-CN"/>
        </w:rPr>
        <w:t>:</w:t>
      </w:r>
    </w:p>
    <w:p w14:paraId="5A61C15B" w14:textId="77777777" w:rsidR="00464911" w:rsidRPr="00464911" w:rsidRDefault="00464911" w:rsidP="00822CCA">
      <w:pPr>
        <w:numPr>
          <w:ilvl w:val="0"/>
          <w:numId w:val="39"/>
        </w:numPr>
        <w:rPr>
          <w:rFonts w:ascii="Times New Roman" w:eastAsia="SimSun" w:hAnsi="Times New Roman"/>
          <w:szCs w:val="20"/>
          <w:lang w:eastAsia="zh-CN"/>
        </w:rPr>
      </w:pPr>
      <w:r w:rsidRPr="00464911">
        <w:rPr>
          <w:rFonts w:ascii="Times New Roman" w:eastAsia="SimSun" w:hAnsi="Times New Roman"/>
          <w:szCs w:val="20"/>
          <w:lang w:eastAsia="zh-CN"/>
        </w:rPr>
        <w:t xml:space="preserve">Large shift is used for the SS raster in re-farming bands in the range of 70 </w:t>
      </w:r>
      <w:r w:rsidRPr="00464911">
        <w:rPr>
          <w:rFonts w:ascii="Times New Roman" w:eastAsia="SimSun" w:hAnsi="Times New Roman"/>
          <w:szCs w:val="20"/>
          <w:lang w:val="en-US" w:eastAsia="zh-CN"/>
        </w:rPr>
        <w:t>-</w:t>
      </w:r>
      <w:r w:rsidRPr="00464911">
        <w:rPr>
          <w:rFonts w:ascii="Times New Roman" w:eastAsia="SimSun" w:hAnsi="Times New Roman"/>
          <w:szCs w:val="20"/>
          <w:lang w:eastAsia="zh-CN"/>
        </w:rPr>
        <w:t xml:space="preserve"> 100 kHz.</w:t>
      </w:r>
    </w:p>
    <w:p w14:paraId="7343A030" w14:textId="77777777" w:rsidR="00464911" w:rsidRPr="00464911" w:rsidRDefault="00464911" w:rsidP="00822CCA">
      <w:pPr>
        <w:numPr>
          <w:ilvl w:val="0"/>
          <w:numId w:val="39"/>
        </w:numPr>
        <w:rPr>
          <w:rFonts w:ascii="Times New Roman" w:eastAsia="SimSun" w:hAnsi="Times New Roman"/>
          <w:szCs w:val="20"/>
          <w:lang w:eastAsia="en-GB"/>
        </w:rPr>
      </w:pPr>
      <w:r w:rsidRPr="00464911">
        <w:rPr>
          <w:rFonts w:ascii="Times New Roman" w:eastAsia="SimSun" w:hAnsi="Times New Roman"/>
          <w:szCs w:val="20"/>
          <w:lang w:eastAsia="zh-CN"/>
        </w:rPr>
        <w:t>No RMSI signaling is defined for the shift.</w:t>
      </w:r>
    </w:p>
    <w:p w14:paraId="0465535E" w14:textId="77777777" w:rsidR="00464911" w:rsidRPr="00464911" w:rsidRDefault="00464911" w:rsidP="00822CCA">
      <w:pPr>
        <w:numPr>
          <w:ilvl w:val="0"/>
          <w:numId w:val="39"/>
        </w:numPr>
        <w:rPr>
          <w:rFonts w:ascii="Times New Roman" w:eastAsia="SimSun" w:hAnsi="Times New Roman"/>
          <w:szCs w:val="20"/>
          <w:lang w:eastAsia="en-GB"/>
        </w:rPr>
      </w:pPr>
      <w:r w:rsidRPr="00464911">
        <w:rPr>
          <w:rFonts w:ascii="Times New Roman" w:eastAsia="SimSun" w:hAnsi="Times New Roman"/>
          <w:szCs w:val="20"/>
          <w:lang w:eastAsia="en-GB"/>
        </w:rPr>
        <w:t xml:space="preserve">Detailed decision on the exact shift is made at RAN4#86bis. </w:t>
      </w:r>
    </w:p>
    <w:p w14:paraId="3E3BEF6D" w14:textId="77777777" w:rsidR="00464911" w:rsidRPr="00464911" w:rsidRDefault="00464911" w:rsidP="00464911">
      <w:pPr>
        <w:ind w:left="420"/>
        <w:rPr>
          <w:rFonts w:ascii="Times New Roman" w:eastAsia="SimSun" w:hAnsi="Times New Roman"/>
          <w:szCs w:val="20"/>
          <w:lang w:val="en-US" w:eastAsia="zh-CN"/>
        </w:rPr>
      </w:pPr>
      <w:r w:rsidRPr="00464911">
        <w:rPr>
          <w:rFonts w:ascii="Times New Roman" w:eastAsia="SimSun" w:hAnsi="Times New Roman"/>
          <w:szCs w:val="20"/>
          <w:lang w:val="en-US" w:eastAsia="zh-CN"/>
        </w:rPr>
        <w:t>Note:  The large shift may impact on the GSCN values</w:t>
      </w:r>
    </w:p>
    <w:p w14:paraId="209EA710" w14:textId="68BDC35C" w:rsidR="00296B92" w:rsidRPr="00296B92" w:rsidRDefault="00296B92" w:rsidP="002D55B2">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464911">
        <w:rPr>
          <w:rFonts w:ascii="Times New Roman" w:hAnsi="Times New Roman"/>
          <w:szCs w:val="20"/>
        </w:rPr>
        <w:t xml:space="preserve"> </w:t>
      </w:r>
      <w:r w:rsidRPr="00296B92">
        <w:rPr>
          <w:lang w:eastAsia="x-none"/>
        </w:rPr>
        <w:t>Details to be handled under 7.1.1.1</w:t>
      </w:r>
    </w:p>
    <w:p w14:paraId="017BC903" w14:textId="77777777" w:rsidR="00296B92" w:rsidRPr="00296B92" w:rsidRDefault="00296B92" w:rsidP="00296B92">
      <w:pPr>
        <w:ind w:left="720" w:hanging="720"/>
        <w:rPr>
          <w:lang w:eastAsia="x-none"/>
        </w:rPr>
      </w:pPr>
    </w:p>
    <w:p w14:paraId="04DB3469" w14:textId="3AA49129" w:rsidR="00296B92" w:rsidRDefault="00603E09" w:rsidP="00296B92">
      <w:pPr>
        <w:ind w:left="720" w:hanging="720"/>
        <w:rPr>
          <w:b/>
          <w:lang w:eastAsia="x-none"/>
        </w:rPr>
      </w:pPr>
      <w:hyperlink r:id="rId24" w:history="1">
        <w:r w:rsidR="00FE4C7E">
          <w:rPr>
            <w:rStyle w:val="Hyperlink"/>
            <w:b/>
            <w:lang w:eastAsia="x-none"/>
          </w:rPr>
          <w:t>R1-1803586</w:t>
        </w:r>
      </w:hyperlink>
      <w:r w:rsidR="00296B92" w:rsidRPr="00296B92">
        <w:rPr>
          <w:b/>
          <w:lang w:eastAsia="x-none"/>
        </w:rPr>
        <w:tab/>
        <w:t>Response LS on Maximum TBS for PDSCH containing RMSI/OSI/Paging</w:t>
      </w:r>
      <w:r w:rsidR="00296B92" w:rsidRPr="00296B92">
        <w:rPr>
          <w:b/>
          <w:lang w:eastAsia="x-none"/>
        </w:rPr>
        <w:tab/>
        <w:t>RAN2, Huawei</w:t>
      </w:r>
    </w:p>
    <w:p w14:paraId="6B377054" w14:textId="68CDBDD7" w:rsidR="00296B92" w:rsidRPr="00296B92" w:rsidRDefault="00296B92" w:rsidP="00296B92">
      <w:pPr>
        <w:rPr>
          <w:rFonts w:ascii="Times New Roman" w:eastAsia="SimSun" w:hAnsi="Times New Roman"/>
          <w:szCs w:val="20"/>
          <w:lang w:eastAsia="zh-CN"/>
        </w:rPr>
      </w:pPr>
      <w:r w:rsidRPr="00296B92">
        <w:rPr>
          <w:rFonts w:ascii="Times New Roman" w:eastAsia="SimSun" w:hAnsi="Times New Roman"/>
          <w:szCs w:val="20"/>
          <w:lang w:eastAsia="zh-CN"/>
        </w:rPr>
        <w:t>RAN2 asks RAN1 to provide feedback on:</w:t>
      </w:r>
    </w:p>
    <w:p w14:paraId="48DD4884" w14:textId="77777777" w:rsidR="00296B92" w:rsidRPr="00296B92" w:rsidRDefault="00296B92" w:rsidP="00296B92">
      <w:pPr>
        <w:numPr>
          <w:ilvl w:val="0"/>
          <w:numId w:val="37"/>
        </w:numPr>
        <w:rPr>
          <w:rFonts w:ascii="Times New Roman" w:eastAsia="SimSun" w:hAnsi="Times New Roman"/>
          <w:szCs w:val="20"/>
          <w:lang w:eastAsia="zh-CN"/>
        </w:rPr>
      </w:pPr>
      <w:r w:rsidRPr="00296B92">
        <w:rPr>
          <w:rFonts w:ascii="Times New Roman" w:eastAsia="SimSun" w:hAnsi="Times New Roman"/>
          <w:szCs w:val="20"/>
          <w:lang w:eastAsia="zh-CN"/>
        </w:rPr>
        <w:t>Whether NR can support approximately 1700 bits RMSI in one TB in all cases.</w:t>
      </w:r>
    </w:p>
    <w:p w14:paraId="317976F7" w14:textId="2DFAD5F7" w:rsidR="00296B92" w:rsidRPr="00296B92" w:rsidRDefault="00296B92" w:rsidP="00296B92">
      <w:pPr>
        <w:numPr>
          <w:ilvl w:val="0"/>
          <w:numId w:val="37"/>
        </w:numPr>
        <w:rPr>
          <w:rFonts w:ascii="Times New Roman" w:eastAsia="SimSun" w:hAnsi="Times New Roman"/>
          <w:szCs w:val="20"/>
          <w:lang w:eastAsia="zh-CN"/>
        </w:rPr>
      </w:pPr>
      <w:r w:rsidRPr="00296B92">
        <w:rPr>
          <w:rFonts w:ascii="Times New Roman" w:eastAsia="SimSun" w:hAnsi="Times New Roman"/>
          <w:szCs w:val="20"/>
          <w:lang w:eastAsia="zh-CN"/>
        </w:rPr>
        <w:t>If necessary, whether L1 parameters size in RMSI can be reduced.</w:t>
      </w:r>
    </w:p>
    <w:p w14:paraId="3E3A71F5" w14:textId="77777777" w:rsidR="00296B92" w:rsidRDefault="00296B92" w:rsidP="00296B9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68765C16" w14:textId="77777777" w:rsidR="00296B92" w:rsidRPr="00DC032F" w:rsidRDefault="00296B92" w:rsidP="00296B92">
      <w:pPr>
        <w:ind w:left="720" w:hanging="720"/>
        <w:rPr>
          <w:lang w:eastAsia="x-none"/>
        </w:rPr>
      </w:pPr>
      <w:r w:rsidRPr="00DC032F">
        <w:rPr>
          <w:lang w:eastAsia="x-none"/>
        </w:rPr>
        <w:t>Details to be handled under 7.1.1.2.2/7.1.1.2.3/7.1.1.3. Reply LS is necessary</w:t>
      </w:r>
    </w:p>
    <w:p w14:paraId="1FB7A952" w14:textId="77777777" w:rsidR="00296B92" w:rsidRPr="00296B92" w:rsidRDefault="00296B92" w:rsidP="00296B92">
      <w:pPr>
        <w:ind w:left="720" w:hanging="720"/>
        <w:rPr>
          <w:lang w:eastAsia="x-none"/>
        </w:rPr>
      </w:pPr>
    </w:p>
    <w:p w14:paraId="63E76389" w14:textId="7A5D4FFC" w:rsidR="00296B92" w:rsidRDefault="00603E09" w:rsidP="00296B92">
      <w:pPr>
        <w:ind w:left="720" w:hanging="720"/>
        <w:rPr>
          <w:b/>
          <w:lang w:eastAsia="x-none"/>
        </w:rPr>
      </w:pPr>
      <w:hyperlink r:id="rId25" w:history="1">
        <w:r w:rsidR="00FE4C7E">
          <w:rPr>
            <w:rStyle w:val="Hyperlink"/>
            <w:b/>
            <w:lang w:eastAsia="x-none"/>
          </w:rPr>
          <w:t>R1-1803575</w:t>
        </w:r>
      </w:hyperlink>
      <w:r w:rsidR="00296B92" w:rsidRPr="00BA39CF">
        <w:rPr>
          <w:b/>
          <w:lang w:eastAsia="x-none"/>
        </w:rPr>
        <w:tab/>
        <w:t>LS on messagePowerOffsetGroupB</w:t>
      </w:r>
      <w:r w:rsidR="00296B92" w:rsidRPr="00BA39CF">
        <w:rPr>
          <w:b/>
          <w:lang w:eastAsia="x-none"/>
        </w:rPr>
        <w:tab/>
        <w:t>RAN2, Ericsson</w:t>
      </w:r>
    </w:p>
    <w:p w14:paraId="2F1022A6" w14:textId="7F04A81B" w:rsidR="00BA39CF" w:rsidRPr="00BA39CF" w:rsidRDefault="00BA39CF" w:rsidP="00BA39CF">
      <w:pPr>
        <w:ind w:left="720"/>
        <w:rPr>
          <w:lang w:eastAsia="x-none"/>
        </w:rPr>
      </w:pPr>
      <w:r w:rsidRPr="00DD0DA0">
        <w:t xml:space="preserve">RAN2 asks </w:t>
      </w:r>
      <w:r w:rsidRPr="0042224A">
        <w:t xml:space="preserve">RAN1 to </w:t>
      </w:r>
      <w:r>
        <w:t xml:space="preserve">confirm the values for parameter </w:t>
      </w:r>
      <w:r w:rsidRPr="00405A51">
        <w:rPr>
          <w:i/>
        </w:rPr>
        <w:t>messagePowerOffsetGroupB</w:t>
      </w:r>
      <w:r w:rsidRPr="00DD0DA0">
        <w:t>.</w:t>
      </w:r>
      <w:r>
        <w:t xml:space="preserve"> </w:t>
      </w:r>
    </w:p>
    <w:p w14:paraId="3EE27A2D" w14:textId="0765A3D8" w:rsidR="00296B92" w:rsidRDefault="00BA39CF" w:rsidP="00BA39CF">
      <w:pPr>
        <w:rPr>
          <w:lang w:eastAsia="x-none"/>
        </w:rPr>
      </w:pPr>
      <w:r w:rsidRPr="00DC032F">
        <w:rPr>
          <w:rFonts w:ascii="Times New Roman" w:hAnsi="Times New Roman"/>
          <w:b/>
          <w:szCs w:val="20"/>
        </w:rPr>
        <w:t xml:space="preserve">Decision: </w:t>
      </w:r>
      <w:r w:rsidRPr="00DC032F">
        <w:rPr>
          <w:rFonts w:ascii="Times New Roman" w:hAnsi="Times New Roman"/>
          <w:szCs w:val="20"/>
        </w:rPr>
        <w:t xml:space="preserve">The document is noted. </w:t>
      </w:r>
      <w:r w:rsidR="00296B92" w:rsidRPr="00DC032F">
        <w:rPr>
          <w:lang w:eastAsia="x-none"/>
        </w:rPr>
        <w:t>Detailed to be handled under 7.1.1.4.2. Reply LS is necessary.</w:t>
      </w:r>
    </w:p>
    <w:p w14:paraId="614B4319" w14:textId="396305FF" w:rsidR="00DC032F" w:rsidRDefault="00DC032F" w:rsidP="00BA39CF">
      <w:pPr>
        <w:rPr>
          <w:lang w:eastAsia="x-none"/>
        </w:rPr>
      </w:pPr>
      <w:r w:rsidRPr="00440F92">
        <w:rPr>
          <w:b/>
          <w:lang w:eastAsia="x-none"/>
        </w:rPr>
        <w:t>Friday</w:t>
      </w:r>
      <w:r>
        <w:rPr>
          <w:lang w:eastAsia="x-none"/>
        </w:rPr>
        <w:t xml:space="preserve">: Unfortunetaly no time to prepare a reply </w:t>
      </w:r>
      <w:r>
        <w:rPr>
          <w:lang w:eastAsia="x-none"/>
        </w:rPr>
        <w:sym w:font="Wingdings" w:char="F0E0"/>
      </w:r>
      <w:r>
        <w:rPr>
          <w:lang w:eastAsia="x-none"/>
        </w:rPr>
        <w:t xml:space="preserve"> such reply postponed to next meeting</w:t>
      </w:r>
      <w:r w:rsidR="00440F92">
        <w:rPr>
          <w:lang w:eastAsia="x-none"/>
        </w:rPr>
        <w:t>.</w:t>
      </w:r>
    </w:p>
    <w:p w14:paraId="26E9D437" w14:textId="77777777" w:rsidR="00440F92" w:rsidRPr="00296B92" w:rsidRDefault="00440F92" w:rsidP="00BA39CF">
      <w:pPr>
        <w:rPr>
          <w:lang w:eastAsia="x-none"/>
        </w:rPr>
      </w:pPr>
    </w:p>
    <w:p w14:paraId="1175F069" w14:textId="64070F51" w:rsidR="00296B92" w:rsidRDefault="00603E09" w:rsidP="00296B92">
      <w:pPr>
        <w:ind w:left="720" w:hanging="720"/>
        <w:rPr>
          <w:b/>
          <w:lang w:eastAsia="x-none"/>
        </w:rPr>
      </w:pPr>
      <w:hyperlink r:id="rId26" w:history="1">
        <w:r w:rsidR="00FE4C7E">
          <w:rPr>
            <w:rStyle w:val="Hyperlink"/>
            <w:b/>
            <w:lang w:eastAsia="x-none"/>
          </w:rPr>
          <w:t>R1-1803579</w:t>
        </w:r>
      </w:hyperlink>
      <w:r w:rsidR="00296B92" w:rsidRPr="00BA39CF">
        <w:rPr>
          <w:b/>
          <w:lang w:eastAsia="x-none"/>
        </w:rPr>
        <w:tab/>
        <w:t>LS to RAN1 on handling parallel RA procedure and SR procedure</w:t>
      </w:r>
      <w:r w:rsidR="00296B92" w:rsidRPr="00BA39CF">
        <w:rPr>
          <w:b/>
          <w:lang w:eastAsia="x-none"/>
        </w:rPr>
        <w:tab/>
        <w:t>RAN2, AsusTek</w:t>
      </w:r>
    </w:p>
    <w:p w14:paraId="5FE943BA" w14:textId="383951CB" w:rsidR="00BA39CF" w:rsidRPr="00BA39CF" w:rsidRDefault="00BA39CF" w:rsidP="00822CCA">
      <w:pPr>
        <w:pStyle w:val="ListParagraph"/>
        <w:numPr>
          <w:ilvl w:val="0"/>
          <w:numId w:val="40"/>
        </w:numPr>
        <w:spacing w:after="0"/>
        <w:ind w:left="714" w:hanging="357"/>
      </w:pPr>
      <w:r w:rsidRPr="00BA39CF">
        <w:t>In the current RAN2 specs, a UE could perform random access procedure and scheduling request procedure in parallel for single cell, CA, and DC. The UE may need to perform PRACH transmission and SR</w:t>
      </w:r>
      <w:r>
        <w:t xml:space="preserve"> transmission in the same slot.</w:t>
      </w:r>
    </w:p>
    <w:p w14:paraId="7402E721" w14:textId="4C1FCBB2" w:rsidR="00BA39CF" w:rsidRPr="00BA39CF" w:rsidRDefault="00BA39CF" w:rsidP="00822CCA">
      <w:pPr>
        <w:pStyle w:val="ListParagraph"/>
        <w:numPr>
          <w:ilvl w:val="0"/>
          <w:numId w:val="40"/>
        </w:numPr>
        <w:spacing w:after="0"/>
        <w:ind w:left="714" w:hanging="357"/>
        <w:rPr>
          <w:lang w:val="en-US" w:eastAsia="zh-TW"/>
        </w:rPr>
      </w:pPr>
      <w:r w:rsidRPr="00BA39CF">
        <w:t>RAN2 doesn’t expect any changes in RAN2 specification and would like to inform RAN1 of this possible situation.</w:t>
      </w:r>
    </w:p>
    <w:p w14:paraId="74949A5F" w14:textId="12C9EE4C" w:rsidR="00296B92" w:rsidRDefault="00BA39CF" w:rsidP="00BA39CF">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Pr>
          <w:rFonts w:ascii="Times New Roman" w:hAnsi="Times New Roman"/>
          <w:szCs w:val="20"/>
        </w:rPr>
        <w:t xml:space="preserve"> </w:t>
      </w:r>
      <w:r w:rsidR="00296B92" w:rsidRPr="00296B92">
        <w:rPr>
          <w:lang w:eastAsia="x-none"/>
        </w:rPr>
        <w:t xml:space="preserve">Details to be handled under 7.1.1.4.2. </w:t>
      </w:r>
      <w:r w:rsidR="00440F92" w:rsidRPr="000A2510">
        <w:rPr>
          <w:lang w:eastAsia="x-none"/>
        </w:rPr>
        <w:t>Reply LS is necessary</w:t>
      </w:r>
    </w:p>
    <w:p w14:paraId="67C78B0F" w14:textId="77777777" w:rsidR="00440F92" w:rsidRPr="00296B92" w:rsidRDefault="00440F92" w:rsidP="00BA39CF">
      <w:pPr>
        <w:rPr>
          <w:highlight w:val="yellow"/>
          <w:lang w:eastAsia="x-none"/>
        </w:rPr>
      </w:pPr>
    </w:p>
    <w:p w14:paraId="03F3317E" w14:textId="656D388A" w:rsidR="00296B92" w:rsidRDefault="00603E09" w:rsidP="00296B92">
      <w:pPr>
        <w:ind w:left="720" w:hanging="720"/>
        <w:rPr>
          <w:b/>
          <w:lang w:eastAsia="x-none"/>
        </w:rPr>
      </w:pPr>
      <w:hyperlink r:id="rId27" w:history="1">
        <w:r w:rsidR="00FE4C7E">
          <w:rPr>
            <w:rStyle w:val="Hyperlink"/>
            <w:b/>
            <w:lang w:eastAsia="x-none"/>
          </w:rPr>
          <w:t>R1-1803582</w:t>
        </w:r>
      </w:hyperlink>
      <w:r w:rsidR="00296B92" w:rsidRPr="00BA39CF">
        <w:rPr>
          <w:b/>
          <w:lang w:eastAsia="x-none"/>
        </w:rPr>
        <w:tab/>
        <w:t>LS on Message 3 size for NR</w:t>
      </w:r>
      <w:r w:rsidR="00296B92" w:rsidRPr="00BA39CF">
        <w:rPr>
          <w:b/>
          <w:lang w:eastAsia="x-none"/>
        </w:rPr>
        <w:tab/>
        <w:t>RAN2, NTT DOCOMO</w:t>
      </w:r>
    </w:p>
    <w:p w14:paraId="4F7BC209" w14:textId="2748D43B" w:rsidR="00BA39CF" w:rsidRPr="00BA39CF" w:rsidRDefault="00BA39CF" w:rsidP="00BA39CF">
      <w:pPr>
        <w:ind w:left="720"/>
      </w:pPr>
      <w:r w:rsidRPr="00BA39CF">
        <w:t>RAN2 asks RAN1 to provide the possible transport block size of CCCH SDU + MAC header (2 octets) delivered as message 3 for NR.</w:t>
      </w:r>
    </w:p>
    <w:p w14:paraId="23BE4F5F" w14:textId="30C47933" w:rsidR="00296B92" w:rsidRPr="004D2536" w:rsidRDefault="00BA39CF" w:rsidP="00BA39CF">
      <w:pPr>
        <w:rPr>
          <w:lang w:eastAsia="x-none"/>
        </w:rPr>
      </w:pPr>
      <w:r w:rsidRPr="004D2536">
        <w:rPr>
          <w:rFonts w:ascii="Times New Roman" w:hAnsi="Times New Roman"/>
          <w:b/>
          <w:szCs w:val="20"/>
        </w:rPr>
        <w:t xml:space="preserve">Decision: </w:t>
      </w:r>
      <w:r w:rsidRPr="004D2536">
        <w:rPr>
          <w:rFonts w:ascii="Times New Roman" w:hAnsi="Times New Roman"/>
          <w:szCs w:val="20"/>
        </w:rPr>
        <w:t xml:space="preserve">The document is noted. </w:t>
      </w:r>
      <w:r w:rsidR="00296B92" w:rsidRPr="004D2536">
        <w:rPr>
          <w:lang w:eastAsia="x-none"/>
        </w:rPr>
        <w:t>Details to be handled under 7.1.1.4.2. Reply LS is necessary.</w:t>
      </w:r>
    </w:p>
    <w:p w14:paraId="56F7A383" w14:textId="1A9BCA71" w:rsidR="00296B92" w:rsidRPr="00296B92" w:rsidRDefault="00603E09" w:rsidP="00296B92">
      <w:pPr>
        <w:ind w:left="720" w:hanging="720"/>
        <w:rPr>
          <w:lang w:eastAsia="x-none"/>
        </w:rPr>
      </w:pPr>
      <w:hyperlink r:id="rId28" w:history="1">
        <w:r w:rsidR="00FE4C7E">
          <w:rPr>
            <w:rStyle w:val="Hyperlink"/>
            <w:lang w:eastAsia="x-none"/>
          </w:rPr>
          <w:t>R1-1805029</w:t>
        </w:r>
      </w:hyperlink>
      <w:r w:rsidR="00296B92" w:rsidRPr="00296B92">
        <w:rPr>
          <w:lang w:eastAsia="x-none"/>
        </w:rPr>
        <w:tab/>
        <w:t>Draft reply LS on Message 3 size for NR</w:t>
      </w:r>
      <w:r w:rsidR="00296B92" w:rsidRPr="00296B92">
        <w:rPr>
          <w:lang w:eastAsia="x-none"/>
        </w:rPr>
        <w:tab/>
        <w:t>NTT DOCOMO, INC.</w:t>
      </w:r>
    </w:p>
    <w:p w14:paraId="7548B4AC" w14:textId="767857CB" w:rsidR="00296B92" w:rsidRPr="00296B92" w:rsidRDefault="00603E09" w:rsidP="00296B92">
      <w:pPr>
        <w:ind w:left="720" w:hanging="720"/>
        <w:rPr>
          <w:lang w:eastAsia="x-none"/>
        </w:rPr>
      </w:pPr>
      <w:hyperlink r:id="rId29" w:history="1">
        <w:r w:rsidR="00FE4C7E">
          <w:rPr>
            <w:rStyle w:val="Hyperlink"/>
            <w:lang w:eastAsia="x-none"/>
          </w:rPr>
          <w:t>R1-1805030</w:t>
        </w:r>
      </w:hyperlink>
      <w:r w:rsidR="00296B92" w:rsidRPr="00296B92">
        <w:rPr>
          <w:lang w:eastAsia="x-none"/>
        </w:rPr>
        <w:tab/>
        <w:t>Discussion for NR Message 3 size</w:t>
      </w:r>
      <w:r w:rsidR="00296B92" w:rsidRPr="00296B92">
        <w:rPr>
          <w:lang w:eastAsia="x-none"/>
        </w:rPr>
        <w:tab/>
        <w:t>NTT DOCOMO, INC.</w:t>
      </w:r>
    </w:p>
    <w:p w14:paraId="014833C2" w14:textId="06708202" w:rsidR="00296B92" w:rsidRDefault="00603E09" w:rsidP="00296B92">
      <w:pPr>
        <w:ind w:left="720" w:hanging="720"/>
        <w:rPr>
          <w:lang w:eastAsia="x-none"/>
        </w:rPr>
      </w:pPr>
      <w:hyperlink r:id="rId30" w:history="1">
        <w:r w:rsidR="00FE4C7E">
          <w:rPr>
            <w:rStyle w:val="Hyperlink"/>
            <w:lang w:eastAsia="x-none"/>
          </w:rPr>
          <w:t>R1-1805214</w:t>
        </w:r>
      </w:hyperlink>
      <w:r w:rsidR="00296B92" w:rsidRPr="00296B92">
        <w:rPr>
          <w:lang w:eastAsia="x-none"/>
        </w:rPr>
        <w:tab/>
        <w:t>Draft LS reponse to RAN2 on Message 3 size for NR</w:t>
      </w:r>
      <w:r w:rsidR="00296B92" w:rsidRPr="00296B92">
        <w:rPr>
          <w:lang w:eastAsia="x-none"/>
        </w:rPr>
        <w:tab/>
        <w:t>Ericsson</w:t>
      </w:r>
    </w:p>
    <w:p w14:paraId="49F643F6" w14:textId="177B44F7" w:rsidR="00296B92" w:rsidRDefault="00296B92" w:rsidP="00296B92">
      <w:pPr>
        <w:ind w:left="720" w:hanging="720"/>
        <w:rPr>
          <w:lang w:eastAsia="x-none"/>
        </w:rPr>
      </w:pPr>
    </w:p>
    <w:p w14:paraId="6F1170F9" w14:textId="77777777" w:rsidR="00B74667" w:rsidRPr="00296B92" w:rsidRDefault="00B74667" w:rsidP="00296B92">
      <w:pPr>
        <w:ind w:left="720" w:hanging="720"/>
        <w:rPr>
          <w:lang w:eastAsia="x-none"/>
        </w:rPr>
      </w:pPr>
    </w:p>
    <w:p w14:paraId="079A0DD6" w14:textId="5F57FA5F" w:rsidR="00296B92" w:rsidRDefault="00603E09" w:rsidP="00296B92">
      <w:pPr>
        <w:ind w:left="720" w:hanging="720"/>
        <w:rPr>
          <w:b/>
          <w:lang w:eastAsia="x-none"/>
        </w:rPr>
      </w:pPr>
      <w:hyperlink r:id="rId31" w:history="1">
        <w:r w:rsidR="00FE4C7E">
          <w:rPr>
            <w:rStyle w:val="Hyperlink"/>
            <w:b/>
            <w:lang w:eastAsia="x-none"/>
          </w:rPr>
          <w:t>R1-1803590</w:t>
        </w:r>
      </w:hyperlink>
      <w:r w:rsidR="00296B92" w:rsidRPr="00BA39CF">
        <w:rPr>
          <w:b/>
          <w:lang w:eastAsia="x-none"/>
        </w:rPr>
        <w:tab/>
        <w:t>LS on UE measurements for demodulation test setup in FR2</w:t>
      </w:r>
      <w:r w:rsidR="00296B92" w:rsidRPr="00BA39CF">
        <w:rPr>
          <w:b/>
          <w:lang w:eastAsia="x-none"/>
        </w:rPr>
        <w:tab/>
        <w:t>RAN4, Intel</w:t>
      </w:r>
    </w:p>
    <w:p w14:paraId="43B940CD" w14:textId="77777777" w:rsidR="00BA39CF" w:rsidRDefault="00BA39CF" w:rsidP="00BA39CF">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3C118509" w14:textId="06A66DB4" w:rsidR="00296B92" w:rsidRDefault="00603E09" w:rsidP="00296B92">
      <w:pPr>
        <w:ind w:left="720" w:hanging="720"/>
        <w:rPr>
          <w:b/>
          <w:lang w:eastAsia="x-none"/>
        </w:rPr>
      </w:pPr>
      <w:hyperlink r:id="rId32" w:history="1">
        <w:r w:rsidR="00FE4C7E">
          <w:rPr>
            <w:rStyle w:val="Hyperlink"/>
            <w:b/>
            <w:lang w:eastAsia="x-none"/>
          </w:rPr>
          <w:t>R1-1805264</w:t>
        </w:r>
      </w:hyperlink>
      <w:r w:rsidR="00296B92" w:rsidRPr="00BA39CF">
        <w:rPr>
          <w:b/>
          <w:lang w:eastAsia="x-none"/>
        </w:rPr>
        <w:tab/>
        <w:t>LS on RAN2 agreements on RRM</w:t>
      </w:r>
      <w:r w:rsidR="00296B92" w:rsidRPr="00BA39CF">
        <w:rPr>
          <w:b/>
          <w:lang w:eastAsia="x-none"/>
        </w:rPr>
        <w:tab/>
        <w:t>RAN2, Huawei</w:t>
      </w:r>
    </w:p>
    <w:p w14:paraId="4047200F" w14:textId="77777777" w:rsidR="00BA39CF" w:rsidRDefault="00BA39CF" w:rsidP="00BA39CF">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7299040" w14:textId="77777777" w:rsidR="00296B92" w:rsidRPr="00296B92" w:rsidRDefault="00296B92" w:rsidP="00296B92">
      <w:pPr>
        <w:ind w:left="720" w:hanging="720"/>
        <w:rPr>
          <w:lang w:eastAsia="x-none"/>
        </w:rPr>
      </w:pPr>
      <w:r w:rsidRPr="00296B92">
        <w:rPr>
          <w:lang w:eastAsia="x-none"/>
        </w:rPr>
        <w:t>Details to be handled under 7.1.1.5.1</w:t>
      </w:r>
    </w:p>
    <w:p w14:paraId="608FA2E4" w14:textId="77777777" w:rsidR="00296B92" w:rsidRPr="00296B92" w:rsidRDefault="00296B92" w:rsidP="00296B92">
      <w:pPr>
        <w:ind w:left="720" w:hanging="720"/>
        <w:rPr>
          <w:lang w:eastAsia="x-none"/>
        </w:rPr>
      </w:pPr>
    </w:p>
    <w:p w14:paraId="0168F526" w14:textId="5E0FAED0" w:rsidR="00296B92" w:rsidRDefault="00603E09" w:rsidP="00296B92">
      <w:pPr>
        <w:ind w:left="720" w:hanging="720"/>
        <w:rPr>
          <w:b/>
          <w:lang w:eastAsia="x-none"/>
        </w:rPr>
      </w:pPr>
      <w:hyperlink r:id="rId33" w:history="1">
        <w:r w:rsidR="00FE4C7E">
          <w:rPr>
            <w:rStyle w:val="Hyperlink"/>
            <w:b/>
            <w:lang w:eastAsia="x-none"/>
          </w:rPr>
          <w:t>R1-1803577</w:t>
        </w:r>
      </w:hyperlink>
      <w:r w:rsidR="00296B92" w:rsidRPr="00B16CE1">
        <w:rPr>
          <w:b/>
          <w:lang w:eastAsia="x-none"/>
        </w:rPr>
        <w:tab/>
        <w:t>LS to RAN1 on Beam- and Cell- Radio-Link-Monitoring</w:t>
      </w:r>
      <w:r w:rsidR="00296B92" w:rsidRPr="00B16CE1">
        <w:rPr>
          <w:b/>
          <w:lang w:eastAsia="x-none"/>
        </w:rPr>
        <w:tab/>
        <w:t>RAN2, Nokia</w:t>
      </w:r>
    </w:p>
    <w:p w14:paraId="5E4017E2" w14:textId="440778E1" w:rsidR="00082277" w:rsidRPr="00082277" w:rsidRDefault="00082277" w:rsidP="00082277">
      <w:pPr>
        <w:rPr>
          <w:rFonts w:ascii="Times New Roman" w:eastAsia="Times New Roman" w:hAnsi="Times New Roman"/>
          <w:szCs w:val="20"/>
          <w:lang w:val="en-US"/>
        </w:rPr>
      </w:pPr>
      <w:r w:rsidRPr="00082277">
        <w:rPr>
          <w:rFonts w:ascii="Times New Roman" w:eastAsia="Times New Roman" w:hAnsi="Times New Roman"/>
          <w:szCs w:val="20"/>
          <w:lang w:val="en-US"/>
        </w:rPr>
        <w:t>RAN2 request</w:t>
      </w:r>
      <w:r>
        <w:rPr>
          <w:rFonts w:ascii="Times New Roman" w:eastAsia="Times New Roman" w:hAnsi="Times New Roman"/>
          <w:szCs w:val="20"/>
          <w:lang w:val="en-US"/>
        </w:rPr>
        <w:t>s</w:t>
      </w:r>
      <w:r w:rsidRPr="00082277">
        <w:rPr>
          <w:rFonts w:ascii="Times New Roman" w:eastAsia="Times New Roman" w:hAnsi="Times New Roman"/>
          <w:szCs w:val="20"/>
          <w:lang w:val="en-US"/>
        </w:rPr>
        <w:t xml:space="preserve"> RAN1 to provide feedback on two aspects:</w:t>
      </w:r>
    </w:p>
    <w:p w14:paraId="5BE10F0B" w14:textId="77777777" w:rsidR="00082277" w:rsidRPr="00082277" w:rsidRDefault="00082277" w:rsidP="00822CCA">
      <w:pPr>
        <w:numPr>
          <w:ilvl w:val="0"/>
          <w:numId w:val="41"/>
        </w:numPr>
        <w:rPr>
          <w:rFonts w:ascii="Times New Roman" w:eastAsia="Times New Roman" w:hAnsi="Times New Roman"/>
          <w:szCs w:val="20"/>
          <w:lang w:val="en-US"/>
        </w:rPr>
      </w:pPr>
      <w:r w:rsidRPr="00082277">
        <w:rPr>
          <w:rFonts w:ascii="Times New Roman" w:eastAsia="Times New Roman" w:hAnsi="Times New Roman"/>
          <w:szCs w:val="20"/>
          <w:lang w:val="en-US"/>
        </w:rPr>
        <w:t xml:space="preserve">Based on the information provided by RAN1 previously, RAN2 understands that up to 8 RLM-RS(s) can be configured for the UE. However, there is no maximum number of BFD RS resources provided yet. </w:t>
      </w:r>
    </w:p>
    <w:p w14:paraId="1509D6C9" w14:textId="09D64CB6" w:rsidR="00082277" w:rsidRPr="00082277" w:rsidRDefault="00082277" w:rsidP="00082277">
      <w:pPr>
        <w:ind w:left="360"/>
        <w:rPr>
          <w:rFonts w:ascii="Times New Roman" w:eastAsia="Times New Roman" w:hAnsi="Times New Roman"/>
          <w:szCs w:val="20"/>
          <w:lang w:val="en-US"/>
        </w:rPr>
      </w:pPr>
      <w:r w:rsidRPr="00082277">
        <w:rPr>
          <w:rFonts w:ascii="Times New Roman" w:eastAsia="Times New Roman" w:hAnsi="Times New Roman"/>
          <w:b/>
          <w:szCs w:val="20"/>
          <w:lang w:val="en-US"/>
        </w:rPr>
        <w:t>Question 1:</w:t>
      </w:r>
      <w:r w:rsidRPr="00082277">
        <w:rPr>
          <w:rFonts w:ascii="Times New Roman" w:eastAsia="Times New Roman" w:hAnsi="Times New Roman"/>
          <w:szCs w:val="20"/>
          <w:lang w:val="en-US"/>
        </w:rPr>
        <w:t xml:space="preserve"> Should the maximum number be applicable per RS resource purpose (i.e. separate maximum number for RLM and for BFD) or should the maximum cover both purposes (i.e. a single maximum number value of RLM+BFD RS(s) )? What is the maximum number of BFD-RS(s) in the first case or the maximum number of sum of BFD and RLM RS(s) in the second case?</w:t>
      </w:r>
    </w:p>
    <w:p w14:paraId="358197C4" w14:textId="77777777" w:rsidR="00082277" w:rsidRPr="00082277" w:rsidRDefault="00082277" w:rsidP="00822CCA">
      <w:pPr>
        <w:numPr>
          <w:ilvl w:val="0"/>
          <w:numId w:val="41"/>
        </w:numPr>
        <w:rPr>
          <w:rFonts w:ascii="Times New Roman" w:eastAsia="Times New Roman" w:hAnsi="Times New Roman"/>
          <w:szCs w:val="20"/>
          <w:lang w:val="en-US"/>
        </w:rPr>
      </w:pPr>
      <w:r w:rsidRPr="00082277">
        <w:rPr>
          <w:rFonts w:ascii="Times New Roman" w:eastAsia="Times New Roman" w:hAnsi="Times New Roman"/>
          <w:szCs w:val="20"/>
          <w:lang w:val="en-US"/>
        </w:rPr>
        <w:lastRenderedPageBreak/>
        <w:t>RAN2 understanding is that it is up to the network configuration how to configure RLM-RS and BFD-RS resources, i.e. they can overlap entirely (i.e. the same RS resources are used for both purposes), overlap partially (i.e. some of RS(s) configured for RLM and for BFD are the same) or they can be completely orthogonal (i.e. all of the resources configured for RLM are different from the ones configured for BFD). However, RAN2 was not sure whether the last option is possible.</w:t>
      </w:r>
    </w:p>
    <w:p w14:paraId="27830CAA" w14:textId="45591E8A" w:rsidR="00082277" w:rsidRPr="00082277" w:rsidRDefault="00082277" w:rsidP="00082277">
      <w:pPr>
        <w:ind w:left="360"/>
        <w:rPr>
          <w:rFonts w:ascii="Times New Roman" w:eastAsia="Times New Roman" w:hAnsi="Times New Roman"/>
          <w:szCs w:val="20"/>
          <w:lang w:val="en-US"/>
        </w:rPr>
      </w:pPr>
      <w:r w:rsidRPr="00082277">
        <w:rPr>
          <w:rFonts w:ascii="Times New Roman" w:eastAsia="Times New Roman" w:hAnsi="Times New Roman"/>
          <w:b/>
          <w:szCs w:val="20"/>
          <w:lang w:val="en-US"/>
        </w:rPr>
        <w:t>Question 2:</w:t>
      </w:r>
      <w:r w:rsidRPr="00082277">
        <w:rPr>
          <w:rFonts w:ascii="Times New Roman" w:eastAsia="Times New Roman" w:hAnsi="Times New Roman"/>
          <w:szCs w:val="20"/>
          <w:lang w:val="en-US"/>
        </w:rPr>
        <w:t xml:space="preserve"> Can the RS resources for BFD and RLM be completely orthogonal?</w:t>
      </w:r>
    </w:p>
    <w:p w14:paraId="7E1378E8" w14:textId="23E0E5CA" w:rsidR="00082277" w:rsidRPr="00082277" w:rsidRDefault="00B16CE1" w:rsidP="00082277">
      <w:pPr>
        <w:rPr>
          <w:lang w:eastAsia="x-none"/>
        </w:rPr>
      </w:pPr>
      <w:r w:rsidRPr="00C93844">
        <w:rPr>
          <w:rFonts w:ascii="Times New Roman" w:hAnsi="Times New Roman"/>
          <w:b/>
          <w:szCs w:val="20"/>
        </w:rPr>
        <w:t xml:space="preserve">Decision: </w:t>
      </w:r>
      <w:r w:rsidRPr="00C93844">
        <w:rPr>
          <w:rFonts w:ascii="Times New Roman" w:hAnsi="Times New Roman"/>
          <w:szCs w:val="20"/>
        </w:rPr>
        <w:t>The document is noted.</w:t>
      </w:r>
      <w:r w:rsidR="00082277" w:rsidRPr="00C93844">
        <w:rPr>
          <w:rFonts w:ascii="Times New Roman" w:hAnsi="Times New Roman"/>
          <w:szCs w:val="20"/>
        </w:rPr>
        <w:t xml:space="preserve"> </w:t>
      </w:r>
      <w:r w:rsidR="00082277" w:rsidRPr="00C93844">
        <w:rPr>
          <w:lang w:eastAsia="x-none"/>
        </w:rPr>
        <w:t>Details to be handled under 7.1.1.5.2 (to lead to the discussion) &amp; 7.1.2.2.3. Reply LS is necessary.</w:t>
      </w:r>
    </w:p>
    <w:p w14:paraId="10A8B757" w14:textId="4D9DD9CA" w:rsidR="00296B92" w:rsidRPr="00296B92" w:rsidRDefault="00603E09" w:rsidP="00296B92">
      <w:pPr>
        <w:ind w:left="720" w:hanging="720"/>
        <w:rPr>
          <w:lang w:eastAsia="x-none"/>
        </w:rPr>
      </w:pPr>
      <w:hyperlink r:id="rId34" w:history="1">
        <w:r w:rsidR="00FE4C7E">
          <w:rPr>
            <w:rStyle w:val="Hyperlink"/>
            <w:lang w:eastAsia="x-none"/>
          </w:rPr>
          <w:t>R1-1803722</w:t>
        </w:r>
      </w:hyperlink>
      <w:r w:rsidR="00296B92" w:rsidRPr="00296B92">
        <w:rPr>
          <w:lang w:eastAsia="x-none"/>
        </w:rPr>
        <w:tab/>
        <w:t>Draft reply LS to RAN2 on beam- and cell- radio link monitoring</w:t>
      </w:r>
      <w:r w:rsidR="00296B92" w:rsidRPr="00296B92">
        <w:rPr>
          <w:lang w:eastAsia="x-none"/>
        </w:rPr>
        <w:tab/>
        <w:t>CATT</w:t>
      </w:r>
    </w:p>
    <w:p w14:paraId="338E3546" w14:textId="7D9BEC27" w:rsidR="00296B92" w:rsidRPr="00296B92" w:rsidRDefault="00603E09" w:rsidP="00296B92">
      <w:pPr>
        <w:ind w:left="720" w:hanging="720"/>
        <w:rPr>
          <w:lang w:eastAsia="x-none"/>
        </w:rPr>
      </w:pPr>
      <w:hyperlink r:id="rId35" w:history="1">
        <w:r w:rsidR="00FE4C7E">
          <w:rPr>
            <w:rStyle w:val="Hyperlink"/>
            <w:lang w:eastAsia="x-none"/>
          </w:rPr>
          <w:t>R1-1804446</w:t>
        </w:r>
      </w:hyperlink>
      <w:r w:rsidR="00296B92" w:rsidRPr="00296B92">
        <w:rPr>
          <w:lang w:eastAsia="x-none"/>
        </w:rPr>
        <w:tab/>
        <w:t>[Draft] Reply LS on Beam- and Cell- Radio-Link-Monitoring</w:t>
      </w:r>
      <w:r w:rsidR="00296B92" w:rsidRPr="00296B92">
        <w:rPr>
          <w:lang w:eastAsia="x-none"/>
        </w:rPr>
        <w:tab/>
        <w:t>Huawei, HiSilicon</w:t>
      </w:r>
    </w:p>
    <w:p w14:paraId="719E8426" w14:textId="053B3F0A" w:rsidR="00296B92" w:rsidRPr="00296B92" w:rsidRDefault="00603E09" w:rsidP="00296B92">
      <w:pPr>
        <w:ind w:left="1440" w:hanging="1440"/>
        <w:rPr>
          <w:lang w:eastAsia="x-none"/>
        </w:rPr>
      </w:pPr>
      <w:hyperlink r:id="rId36" w:history="1">
        <w:r w:rsidR="00FE4C7E">
          <w:rPr>
            <w:rStyle w:val="Hyperlink"/>
            <w:lang w:eastAsia="x-none"/>
          </w:rPr>
          <w:t>R1-1805099</w:t>
        </w:r>
      </w:hyperlink>
      <w:r w:rsidR="00296B92" w:rsidRPr="00296B92">
        <w:rPr>
          <w:lang w:eastAsia="x-none"/>
        </w:rPr>
        <w:tab/>
        <w:t>Draft LS Response to RAN2 on Beam- and Cell- Radio-Link-Monitoring</w:t>
      </w:r>
      <w:r w:rsidR="00296B92" w:rsidRPr="00296B92">
        <w:rPr>
          <w:lang w:eastAsia="x-none"/>
        </w:rPr>
        <w:tab/>
        <w:t>Nokia, Nokia Shanghai Bell</w:t>
      </w:r>
    </w:p>
    <w:p w14:paraId="69409376" w14:textId="714BD337" w:rsidR="00296B92" w:rsidRPr="00296B92" w:rsidRDefault="00603E09" w:rsidP="00296B92">
      <w:pPr>
        <w:ind w:left="720" w:hanging="720"/>
        <w:rPr>
          <w:lang w:eastAsia="x-none"/>
        </w:rPr>
      </w:pPr>
      <w:hyperlink r:id="rId37" w:history="1">
        <w:r w:rsidR="00FE4C7E">
          <w:rPr>
            <w:rStyle w:val="Hyperlink"/>
            <w:lang w:eastAsia="x-none"/>
          </w:rPr>
          <w:t>R1-1805213</w:t>
        </w:r>
      </w:hyperlink>
      <w:r w:rsidR="00296B92" w:rsidRPr="00296B92">
        <w:rPr>
          <w:lang w:eastAsia="x-none"/>
        </w:rPr>
        <w:tab/>
        <w:t>Draft LS reponse to RAN2 on Beam- and Cell- Radio-Link-Monitoring</w:t>
      </w:r>
      <w:r w:rsidR="00296B92" w:rsidRPr="00296B92">
        <w:rPr>
          <w:lang w:eastAsia="x-none"/>
        </w:rPr>
        <w:tab/>
        <w:t>Ericsson</w:t>
      </w:r>
    </w:p>
    <w:p w14:paraId="6D65FC71" w14:textId="77777777" w:rsidR="00296B92" w:rsidRPr="00296B92" w:rsidRDefault="00296B92" w:rsidP="00296B92">
      <w:pPr>
        <w:ind w:left="720" w:hanging="720"/>
        <w:rPr>
          <w:lang w:eastAsia="x-none"/>
        </w:rPr>
      </w:pPr>
    </w:p>
    <w:p w14:paraId="7C926E70" w14:textId="16EF9906" w:rsidR="00296B92" w:rsidRDefault="00603E09" w:rsidP="00296B92">
      <w:pPr>
        <w:ind w:left="720" w:hanging="720"/>
        <w:rPr>
          <w:b/>
          <w:lang w:eastAsia="x-none"/>
        </w:rPr>
      </w:pPr>
      <w:hyperlink r:id="rId38" w:history="1">
        <w:r w:rsidR="00FE4C7E">
          <w:rPr>
            <w:rStyle w:val="Hyperlink"/>
            <w:b/>
            <w:lang w:eastAsia="x-none"/>
          </w:rPr>
          <w:t>R1-1803576</w:t>
        </w:r>
      </w:hyperlink>
      <w:r w:rsidR="00296B92" w:rsidRPr="00B16CE1">
        <w:rPr>
          <w:b/>
          <w:lang w:eastAsia="x-none"/>
        </w:rPr>
        <w:tab/>
        <w:t>LS response to RAN1 on NR MIMO MAC CE</w:t>
      </w:r>
      <w:r w:rsidR="00296B92" w:rsidRPr="00B16CE1">
        <w:rPr>
          <w:b/>
          <w:lang w:eastAsia="x-none"/>
        </w:rPr>
        <w:tab/>
        <w:t>RAN2, Huawei</w:t>
      </w:r>
    </w:p>
    <w:p w14:paraId="62A1723C" w14:textId="2D719E24" w:rsidR="00082277" w:rsidRPr="00B16CE1" w:rsidRDefault="00082277" w:rsidP="00082277">
      <w:pPr>
        <w:ind w:left="720"/>
        <w:rPr>
          <w:b/>
        </w:rPr>
      </w:pPr>
      <w:r>
        <w:rPr>
          <w:lang w:eastAsia="zh-CN"/>
        </w:rPr>
        <w:t>From RAN2 perspective there is no additional latency introduced and this issue</w:t>
      </w:r>
      <w:r w:rsidR="00670C8F">
        <w:rPr>
          <w:lang w:eastAsia="zh-CN"/>
        </w:rPr>
        <w:t xml:space="preserve"> regarding </w:t>
      </w:r>
      <w:r w:rsidR="00670C8F" w:rsidRPr="00670C8F">
        <w:rPr>
          <w:lang w:eastAsia="zh-CN"/>
        </w:rPr>
        <w:t>latency of MAC CE message application for NR MIMO</w:t>
      </w:r>
      <w:r>
        <w:rPr>
          <w:lang w:eastAsia="zh-CN"/>
        </w:rPr>
        <w:t xml:space="preserve"> should be finally decided by RAN1 and/or RAN4.</w:t>
      </w:r>
    </w:p>
    <w:p w14:paraId="18A3B467" w14:textId="2644AAB3" w:rsidR="00296B92" w:rsidRPr="00296B92" w:rsidRDefault="00B16CE1" w:rsidP="00670C8F">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670C8F">
        <w:rPr>
          <w:rFonts w:ascii="Times New Roman" w:hAnsi="Times New Roman"/>
          <w:szCs w:val="20"/>
        </w:rPr>
        <w:t xml:space="preserve"> </w:t>
      </w:r>
      <w:r w:rsidR="00296B92" w:rsidRPr="00296B92">
        <w:rPr>
          <w:lang w:eastAsia="x-none"/>
        </w:rPr>
        <w:t>Details to be handled under 7.1.2</w:t>
      </w:r>
    </w:p>
    <w:p w14:paraId="5B4C94AE" w14:textId="77777777" w:rsidR="00296B92" w:rsidRPr="00296B92" w:rsidRDefault="00296B92" w:rsidP="00296B92">
      <w:pPr>
        <w:ind w:left="720" w:hanging="720"/>
        <w:rPr>
          <w:lang w:eastAsia="x-none"/>
        </w:rPr>
      </w:pPr>
    </w:p>
    <w:p w14:paraId="23F0B912" w14:textId="5F17F5C0" w:rsidR="00296B92" w:rsidRDefault="00603E09" w:rsidP="00296B92">
      <w:pPr>
        <w:ind w:left="720" w:hanging="720"/>
        <w:rPr>
          <w:b/>
          <w:lang w:eastAsia="x-none"/>
        </w:rPr>
      </w:pPr>
      <w:hyperlink r:id="rId39" w:history="1">
        <w:r w:rsidR="00FE4C7E">
          <w:rPr>
            <w:rStyle w:val="Hyperlink"/>
            <w:b/>
            <w:lang w:eastAsia="x-none"/>
          </w:rPr>
          <w:t>R1-1803601</w:t>
        </w:r>
      </w:hyperlink>
      <w:r w:rsidR="00296B92" w:rsidRPr="00296B92">
        <w:rPr>
          <w:b/>
          <w:lang w:eastAsia="x-none"/>
        </w:rPr>
        <w:tab/>
        <w:t>LS on PA EVM for pi/2 BPSK and DMRS</w:t>
      </w:r>
      <w:r w:rsidR="00296B92" w:rsidRPr="00296B92">
        <w:rPr>
          <w:b/>
          <w:lang w:eastAsia="x-none"/>
        </w:rPr>
        <w:tab/>
        <w:t>RAN4, Qualcomm</w:t>
      </w:r>
    </w:p>
    <w:p w14:paraId="4ABF6395" w14:textId="7BDC9889" w:rsidR="00670C8F" w:rsidRPr="00670C8F" w:rsidRDefault="00670C8F" w:rsidP="00822CCA">
      <w:pPr>
        <w:pStyle w:val="ListParagraph"/>
        <w:numPr>
          <w:ilvl w:val="0"/>
          <w:numId w:val="42"/>
        </w:numPr>
        <w:spacing w:after="0"/>
        <w:ind w:left="714" w:hanging="357"/>
        <w:rPr>
          <w:rFonts w:eastAsia="Malgun Gothic"/>
        </w:rPr>
      </w:pPr>
      <w:r w:rsidRPr="00670C8F">
        <w:rPr>
          <w:rFonts w:eastAsia="Malgun Gothic"/>
        </w:rPr>
        <w:t>Observation 1: For un-shaped waveforms, when ZC DMRS accompanies pi/2 BPSK, PA output may be backed off compared to the PA’s capability with pure pi/2 BPSK.</w:t>
      </w:r>
    </w:p>
    <w:p w14:paraId="5CFC0CD8" w14:textId="4246679D" w:rsidR="00670C8F" w:rsidRPr="00670C8F" w:rsidRDefault="00670C8F" w:rsidP="00822CCA">
      <w:pPr>
        <w:pStyle w:val="ListParagraph"/>
        <w:numPr>
          <w:ilvl w:val="0"/>
          <w:numId w:val="42"/>
        </w:numPr>
        <w:spacing w:after="0"/>
        <w:ind w:left="714" w:hanging="357"/>
        <w:rPr>
          <w:rFonts w:eastAsia="Malgun Gothic"/>
          <w:lang w:eastAsia="en-US"/>
        </w:rPr>
      </w:pPr>
      <w:r w:rsidRPr="00670C8F">
        <w:rPr>
          <w:rFonts w:eastAsia="Malgun Gothic"/>
        </w:rPr>
        <w:t>Observation 2: For shaped waveforms, when ZC DMRS accompanies pi/2 BPSK, PA output may have to be backed off further compared to non-shaped waveforms. Reader is referred to [1] for details. RAN4 believes alternative shaping filter implementations are possible.</w:t>
      </w:r>
    </w:p>
    <w:p w14:paraId="64F8A38E" w14:textId="0DAC1AA3" w:rsidR="00296B92" w:rsidRPr="00296B92" w:rsidRDefault="00C03F64" w:rsidP="00670C8F">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670C8F">
        <w:rPr>
          <w:rFonts w:ascii="Times New Roman" w:hAnsi="Times New Roman"/>
          <w:szCs w:val="20"/>
        </w:rPr>
        <w:t xml:space="preserve"> </w:t>
      </w:r>
      <w:r w:rsidR="00296B92" w:rsidRPr="00296B92">
        <w:rPr>
          <w:lang w:eastAsia="x-none"/>
        </w:rPr>
        <w:t>Details to be handed under 7.1.2.3.3</w:t>
      </w:r>
    </w:p>
    <w:p w14:paraId="31A76B62" w14:textId="77777777" w:rsidR="00296B92" w:rsidRPr="00296B92" w:rsidRDefault="00296B92" w:rsidP="00296B92">
      <w:pPr>
        <w:ind w:left="720" w:hanging="720"/>
        <w:rPr>
          <w:lang w:eastAsia="x-none"/>
        </w:rPr>
      </w:pPr>
    </w:p>
    <w:p w14:paraId="7ECF5E8C" w14:textId="417C6746" w:rsidR="00296B92" w:rsidRDefault="00603E09" w:rsidP="00296B92">
      <w:pPr>
        <w:ind w:left="720" w:hanging="720"/>
        <w:rPr>
          <w:b/>
          <w:lang w:eastAsia="x-none"/>
        </w:rPr>
      </w:pPr>
      <w:hyperlink r:id="rId40" w:history="1">
        <w:r w:rsidR="00FE4C7E">
          <w:rPr>
            <w:rStyle w:val="Hyperlink"/>
            <w:b/>
            <w:lang w:eastAsia="x-none"/>
          </w:rPr>
          <w:t>R1-1803574</w:t>
        </w:r>
      </w:hyperlink>
      <w:r w:rsidR="00296B92" w:rsidRPr="00B16CE1">
        <w:rPr>
          <w:b/>
          <w:lang w:eastAsia="x-none"/>
        </w:rPr>
        <w:tab/>
        <w:t>LS on LTE peak data-rate calculation for EN-DC</w:t>
      </w:r>
      <w:r w:rsidR="00296B92" w:rsidRPr="00B16CE1">
        <w:rPr>
          <w:b/>
          <w:lang w:eastAsia="x-none"/>
        </w:rPr>
        <w:tab/>
        <w:t>RAN2, Intel</w:t>
      </w:r>
    </w:p>
    <w:p w14:paraId="7027C4CA" w14:textId="3B4D3BF9" w:rsidR="00670C8F" w:rsidRPr="00670C8F" w:rsidRDefault="00670C8F" w:rsidP="00670C8F">
      <w:pPr>
        <w:spacing w:after="180" w:line="259" w:lineRule="auto"/>
        <w:ind w:left="720"/>
        <w:contextualSpacing/>
        <w:rPr>
          <w:rFonts w:ascii="Times New Roman" w:eastAsia="Times New Roman" w:hAnsi="Times New Roman"/>
          <w:szCs w:val="20"/>
        </w:rPr>
      </w:pPr>
      <w:r w:rsidRPr="00670C8F">
        <w:rPr>
          <w:rFonts w:ascii="Times New Roman" w:eastAsia="Times New Roman" w:hAnsi="Times New Roman"/>
          <w:szCs w:val="20"/>
        </w:rPr>
        <w:t>RAN2 asks RAN1 on the validity of the provided formula for the calculation of the LTE peak data-rate in EN-DC and if needed, requests a corrected formula for RAN2 to use.</w:t>
      </w:r>
    </w:p>
    <w:p w14:paraId="3133483B" w14:textId="77777777" w:rsidR="00B16CE1" w:rsidRDefault="00B16CE1" w:rsidP="00B16CE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46B19CA" w14:textId="40B3D004" w:rsidR="00296B92" w:rsidRPr="00296B92" w:rsidRDefault="00296B92" w:rsidP="00296B92">
      <w:pPr>
        <w:ind w:left="720" w:hanging="720"/>
        <w:rPr>
          <w:lang w:eastAsia="x-none"/>
        </w:rPr>
      </w:pPr>
      <w:r w:rsidRPr="009C026F">
        <w:rPr>
          <w:lang w:eastAsia="x-none"/>
        </w:rPr>
        <w:t xml:space="preserve">Detailed to be handled under 7.1.3.3.1 (along with </w:t>
      </w:r>
      <w:hyperlink r:id="rId41" w:history="1">
        <w:r w:rsidR="00FE4C7E">
          <w:rPr>
            <w:rStyle w:val="Hyperlink"/>
            <w:lang w:eastAsia="x-none"/>
          </w:rPr>
          <w:t>R1-1801324</w:t>
        </w:r>
      </w:hyperlink>
      <w:r w:rsidRPr="009C026F">
        <w:rPr>
          <w:lang w:eastAsia="x-none"/>
        </w:rPr>
        <w:t>). Reply LS is necessary</w:t>
      </w:r>
    </w:p>
    <w:p w14:paraId="4BC9612E" w14:textId="47F40DE6" w:rsidR="00296B92" w:rsidRPr="00296B92" w:rsidRDefault="00603E09" w:rsidP="00296B92">
      <w:pPr>
        <w:ind w:left="720" w:hanging="720"/>
        <w:rPr>
          <w:lang w:eastAsia="x-none"/>
        </w:rPr>
      </w:pPr>
      <w:hyperlink r:id="rId42" w:history="1">
        <w:r w:rsidR="00FE4C7E">
          <w:rPr>
            <w:rStyle w:val="Hyperlink"/>
            <w:lang w:eastAsia="x-none"/>
          </w:rPr>
          <w:t>R1-1803648</w:t>
        </w:r>
      </w:hyperlink>
      <w:r w:rsidR="00296B92" w:rsidRPr="00296B92">
        <w:rPr>
          <w:lang w:eastAsia="x-none"/>
        </w:rPr>
        <w:tab/>
        <w:t>Discussion on UE peak data rate</w:t>
      </w:r>
      <w:r w:rsidR="00296B92" w:rsidRPr="00296B92">
        <w:rPr>
          <w:lang w:eastAsia="x-none"/>
        </w:rPr>
        <w:tab/>
        <w:t>Huawei, HiSilicon</w:t>
      </w:r>
    </w:p>
    <w:p w14:paraId="07A1F2DD" w14:textId="387732E4" w:rsidR="00296B92" w:rsidRPr="00296B92" w:rsidRDefault="00603E09" w:rsidP="00296B92">
      <w:pPr>
        <w:ind w:left="720" w:hanging="720"/>
        <w:rPr>
          <w:lang w:eastAsia="x-none"/>
        </w:rPr>
      </w:pPr>
      <w:hyperlink r:id="rId43" w:history="1">
        <w:r w:rsidR="00FE4C7E">
          <w:rPr>
            <w:rStyle w:val="Hyperlink"/>
            <w:lang w:eastAsia="x-none"/>
          </w:rPr>
          <w:t>R1-1803649</w:t>
        </w:r>
      </w:hyperlink>
      <w:r w:rsidR="00296B92" w:rsidRPr="00296B92">
        <w:rPr>
          <w:lang w:eastAsia="x-none"/>
        </w:rPr>
        <w:tab/>
        <w:t>Draft reply LS on NR UE peak data rate</w:t>
      </w:r>
      <w:r w:rsidR="00296B92" w:rsidRPr="00296B92">
        <w:rPr>
          <w:lang w:eastAsia="x-none"/>
        </w:rPr>
        <w:tab/>
        <w:t>Huawei, HiSilicon</w:t>
      </w:r>
    </w:p>
    <w:p w14:paraId="6AEEB0E5" w14:textId="1ADC606D" w:rsidR="00296B92" w:rsidRPr="00296B92" w:rsidRDefault="00603E09" w:rsidP="00296B92">
      <w:pPr>
        <w:ind w:left="720" w:hanging="720"/>
        <w:rPr>
          <w:lang w:eastAsia="x-none"/>
        </w:rPr>
      </w:pPr>
      <w:hyperlink r:id="rId44" w:history="1">
        <w:r w:rsidR="00FE4C7E">
          <w:rPr>
            <w:rStyle w:val="Hyperlink"/>
            <w:lang w:eastAsia="x-none"/>
          </w:rPr>
          <w:t>R1-1803699</w:t>
        </w:r>
      </w:hyperlink>
      <w:r w:rsidR="00296B92" w:rsidRPr="00296B92">
        <w:rPr>
          <w:lang w:eastAsia="x-none"/>
        </w:rPr>
        <w:tab/>
        <w:t>Draft reply LS on LTE peak data rate calculation for EN-DC</w:t>
      </w:r>
      <w:r w:rsidR="00296B92" w:rsidRPr="00296B92">
        <w:rPr>
          <w:lang w:eastAsia="x-none"/>
        </w:rPr>
        <w:tab/>
        <w:t>Huawei, HiSilicon</w:t>
      </w:r>
    </w:p>
    <w:p w14:paraId="62052C43" w14:textId="137C3E50" w:rsidR="00296B92" w:rsidRPr="00296B92" w:rsidRDefault="00603E09" w:rsidP="00296B92">
      <w:pPr>
        <w:ind w:left="720" w:hanging="720"/>
        <w:rPr>
          <w:lang w:eastAsia="x-none"/>
        </w:rPr>
      </w:pPr>
      <w:hyperlink r:id="rId45" w:history="1">
        <w:r w:rsidR="00FE4C7E">
          <w:rPr>
            <w:rStyle w:val="Hyperlink"/>
            <w:lang w:eastAsia="x-none"/>
          </w:rPr>
          <w:t>R1-1804681</w:t>
        </w:r>
      </w:hyperlink>
      <w:r w:rsidR="00296B92" w:rsidRPr="00296B92">
        <w:rPr>
          <w:lang w:eastAsia="x-none"/>
        </w:rPr>
        <w:tab/>
        <w:t>Discussion on L1 data rate</w:t>
      </w:r>
      <w:r w:rsidR="00296B92" w:rsidRPr="00296B92">
        <w:rPr>
          <w:lang w:eastAsia="x-none"/>
        </w:rPr>
        <w:tab/>
        <w:t>Intel Corporation</w:t>
      </w:r>
    </w:p>
    <w:p w14:paraId="7B7FF5E8" w14:textId="69D118FA" w:rsidR="00296B92" w:rsidRPr="00296B92" w:rsidRDefault="00603E09" w:rsidP="00296B92">
      <w:pPr>
        <w:ind w:left="720" w:hanging="720"/>
        <w:rPr>
          <w:lang w:eastAsia="x-none"/>
        </w:rPr>
      </w:pPr>
      <w:hyperlink r:id="rId46" w:history="1">
        <w:r w:rsidR="00FE4C7E">
          <w:rPr>
            <w:rStyle w:val="Hyperlink"/>
            <w:lang w:eastAsia="x-none"/>
          </w:rPr>
          <w:t>R1-1804682</w:t>
        </w:r>
      </w:hyperlink>
      <w:r w:rsidR="00296B92" w:rsidRPr="00296B92">
        <w:rPr>
          <w:lang w:eastAsia="x-none"/>
        </w:rPr>
        <w:tab/>
        <w:t>DRAFT Reply LS on formula or table for L1 data rate</w:t>
      </w:r>
      <w:r w:rsidR="00296B92" w:rsidRPr="00296B92">
        <w:rPr>
          <w:lang w:eastAsia="x-none"/>
        </w:rPr>
        <w:tab/>
        <w:t>Intel Corporation</w:t>
      </w:r>
    </w:p>
    <w:p w14:paraId="7709B0E0" w14:textId="77777777" w:rsidR="00296B92" w:rsidRPr="00296B92" w:rsidRDefault="00296B92" w:rsidP="00296B92">
      <w:pPr>
        <w:ind w:left="720" w:hanging="720"/>
        <w:rPr>
          <w:lang w:eastAsia="x-none"/>
        </w:rPr>
      </w:pPr>
    </w:p>
    <w:p w14:paraId="49D37B48" w14:textId="51BC5F7A" w:rsidR="00296B92" w:rsidRDefault="00603E09" w:rsidP="00296B92">
      <w:pPr>
        <w:ind w:left="720" w:hanging="720"/>
        <w:rPr>
          <w:b/>
          <w:lang w:eastAsia="x-none"/>
        </w:rPr>
      </w:pPr>
      <w:hyperlink r:id="rId47" w:history="1">
        <w:r w:rsidR="00FE4C7E">
          <w:rPr>
            <w:rStyle w:val="Hyperlink"/>
            <w:b/>
            <w:lang w:eastAsia="x-none"/>
          </w:rPr>
          <w:t>R1-1803581</w:t>
        </w:r>
      </w:hyperlink>
      <w:r w:rsidR="00296B92" w:rsidRPr="00296B92">
        <w:rPr>
          <w:b/>
          <w:lang w:eastAsia="x-none"/>
        </w:rPr>
        <w:tab/>
        <w:t>LS on maximum number of CCs for NR CA</w:t>
      </w:r>
      <w:r w:rsidR="00296B92" w:rsidRPr="00296B92">
        <w:rPr>
          <w:b/>
          <w:lang w:eastAsia="x-none"/>
        </w:rPr>
        <w:tab/>
        <w:t>RAN2, NTT DOCOMO</w:t>
      </w:r>
    </w:p>
    <w:p w14:paraId="14681DB3" w14:textId="3976BD22" w:rsidR="001D0D5B" w:rsidRPr="00296B92" w:rsidRDefault="001D0D5B" w:rsidP="001D0D5B">
      <w:pPr>
        <w:ind w:left="720"/>
      </w:pPr>
      <w:r w:rsidRPr="001D0D5B">
        <w:rPr>
          <w:lang w:eastAsia="ja-JP"/>
        </w:rPr>
        <w:t>RAN2 respectfully asks RAN1 to check if RAN1 specs support 32 CCs for NR CA.</w:t>
      </w:r>
    </w:p>
    <w:p w14:paraId="2F4EA216" w14:textId="033DBCA8" w:rsidR="00216D44" w:rsidRPr="009C026F" w:rsidRDefault="00C03F64" w:rsidP="00216D44">
      <w:pPr>
        <w:rPr>
          <w:lang w:eastAsia="x-none"/>
        </w:rPr>
      </w:pPr>
      <w:r w:rsidRPr="009C026F">
        <w:rPr>
          <w:rFonts w:ascii="Times New Roman" w:hAnsi="Times New Roman"/>
          <w:b/>
          <w:szCs w:val="20"/>
        </w:rPr>
        <w:t xml:space="preserve">Decision: </w:t>
      </w:r>
      <w:r w:rsidRPr="009C026F">
        <w:rPr>
          <w:rFonts w:ascii="Times New Roman" w:hAnsi="Times New Roman"/>
          <w:szCs w:val="20"/>
        </w:rPr>
        <w:t>The document is noted.</w:t>
      </w:r>
      <w:r w:rsidR="00216D44" w:rsidRPr="009C026F">
        <w:rPr>
          <w:rFonts w:ascii="Times New Roman" w:hAnsi="Times New Roman"/>
          <w:szCs w:val="20"/>
        </w:rPr>
        <w:t xml:space="preserve"> </w:t>
      </w:r>
      <w:r w:rsidR="00216D44" w:rsidRPr="009C026F">
        <w:rPr>
          <w:lang w:eastAsia="x-none"/>
        </w:rPr>
        <w:t>Details to be handled under 7.1.3.4.2. Reply LS is necessary.</w:t>
      </w:r>
    </w:p>
    <w:p w14:paraId="55E3AF22" w14:textId="68B1C17D" w:rsidR="00296B92" w:rsidRPr="00296B92" w:rsidRDefault="00603E09" w:rsidP="00296B92">
      <w:pPr>
        <w:ind w:left="720" w:hanging="720"/>
        <w:rPr>
          <w:lang w:eastAsia="x-none"/>
        </w:rPr>
      </w:pPr>
      <w:hyperlink r:id="rId48" w:history="1">
        <w:r w:rsidR="00FE4C7E">
          <w:rPr>
            <w:rStyle w:val="Hyperlink"/>
            <w:lang w:eastAsia="x-none"/>
          </w:rPr>
          <w:t>R1-1803702</w:t>
        </w:r>
      </w:hyperlink>
      <w:r w:rsidR="00296B92" w:rsidRPr="00296B92">
        <w:rPr>
          <w:lang w:eastAsia="x-none"/>
        </w:rPr>
        <w:tab/>
        <w:t>LS reply on maximum number of CCs for NR CA</w:t>
      </w:r>
      <w:r w:rsidR="00296B92" w:rsidRPr="00296B92">
        <w:rPr>
          <w:lang w:eastAsia="x-none"/>
        </w:rPr>
        <w:tab/>
        <w:t>Huawei, HiSilicon</w:t>
      </w:r>
    </w:p>
    <w:p w14:paraId="0302E53C" w14:textId="77777777" w:rsidR="00216D44" w:rsidRDefault="00216D44" w:rsidP="00216D44">
      <w:pPr>
        <w:ind w:left="720" w:hanging="720"/>
        <w:rPr>
          <w:szCs w:val="20"/>
          <w:highlight w:val="yellow"/>
          <w:lang w:eastAsia="x-none"/>
        </w:rPr>
      </w:pPr>
    </w:p>
    <w:p w14:paraId="3814E1D3" w14:textId="4CE186F3" w:rsidR="00216D44" w:rsidRPr="009C026F" w:rsidRDefault="00216D44" w:rsidP="00216D44">
      <w:pPr>
        <w:ind w:left="720" w:hanging="720"/>
        <w:rPr>
          <w:szCs w:val="20"/>
          <w:lang w:eastAsia="x-none"/>
        </w:rPr>
      </w:pPr>
      <w:r w:rsidRPr="009C026F">
        <w:rPr>
          <w:szCs w:val="20"/>
          <w:lang w:eastAsia="x-none"/>
        </w:rPr>
        <w:t>Proposed conclusion:</w:t>
      </w:r>
    </w:p>
    <w:p w14:paraId="14283678" w14:textId="77777777" w:rsidR="00216D44" w:rsidRPr="009C026F" w:rsidRDefault="00216D44" w:rsidP="009C026F">
      <w:pPr>
        <w:pStyle w:val="ListParagraph"/>
        <w:numPr>
          <w:ilvl w:val="0"/>
          <w:numId w:val="333"/>
        </w:numPr>
      </w:pPr>
      <w:r w:rsidRPr="009C026F">
        <w:t>From RAN1 perspective, the previous agreements of supporting up to 16 DL carriers in CA and up to 16 UL carriers in CA still hold</w:t>
      </w:r>
    </w:p>
    <w:p w14:paraId="65BE52C3" w14:textId="77777777" w:rsidR="00216D44" w:rsidRPr="009C026F" w:rsidRDefault="00216D44" w:rsidP="009C026F">
      <w:pPr>
        <w:pStyle w:val="ListParagraph"/>
        <w:numPr>
          <w:ilvl w:val="0"/>
          <w:numId w:val="333"/>
        </w:numPr>
      </w:pPr>
      <w:r w:rsidRPr="009C026F">
        <w:t>RAN1 does not intend to change the above agreements in Rel-15</w:t>
      </w:r>
    </w:p>
    <w:p w14:paraId="5179F362" w14:textId="77777777" w:rsidR="00216D44" w:rsidRPr="009C026F" w:rsidRDefault="00216D44" w:rsidP="009C026F">
      <w:pPr>
        <w:pStyle w:val="ListParagraph"/>
        <w:numPr>
          <w:ilvl w:val="0"/>
          <w:numId w:val="333"/>
        </w:numPr>
      </w:pPr>
      <w:r w:rsidRPr="009C026F">
        <w:t>Note: whether or not there is any RAN1 spec update if increasing from 16 to 32 CCs in CA is a separate issue</w:t>
      </w:r>
    </w:p>
    <w:p w14:paraId="39F4CD53" w14:textId="1084C15A" w:rsidR="009C026F" w:rsidRPr="00175E9D" w:rsidRDefault="009C026F" w:rsidP="009C026F">
      <w:pPr>
        <w:rPr>
          <w:b/>
          <w:szCs w:val="20"/>
          <w:lang w:eastAsia="x-none"/>
        </w:rPr>
      </w:pPr>
      <w:r w:rsidRPr="00175E9D">
        <w:rPr>
          <w:b/>
          <w:lang w:eastAsia="x-none"/>
        </w:rPr>
        <w:t xml:space="preserve">Friday </w:t>
      </w:r>
      <w:r w:rsidRPr="00175E9D">
        <w:rPr>
          <w:b/>
          <w:szCs w:val="20"/>
          <w:lang w:eastAsia="x-none"/>
        </w:rPr>
        <w:t>conclusion:</w:t>
      </w:r>
    </w:p>
    <w:p w14:paraId="7F75B427" w14:textId="77777777" w:rsidR="009C026F" w:rsidRPr="009C026F" w:rsidRDefault="009C026F" w:rsidP="009C026F">
      <w:pPr>
        <w:pStyle w:val="ListParagraph"/>
        <w:numPr>
          <w:ilvl w:val="0"/>
          <w:numId w:val="334"/>
        </w:numPr>
      </w:pPr>
      <w:r w:rsidRPr="009C026F">
        <w:t>From RAN1 perspective, the previous agreements of supporting up to 16 DL carriers in CA and up to 16 UL carriers in CA still hold</w:t>
      </w:r>
    </w:p>
    <w:p w14:paraId="014C45F5" w14:textId="766EAC95" w:rsidR="009C026F" w:rsidRPr="009C026F" w:rsidRDefault="009C026F" w:rsidP="009C026F">
      <w:pPr>
        <w:pStyle w:val="ListParagraph"/>
        <w:numPr>
          <w:ilvl w:val="0"/>
          <w:numId w:val="334"/>
        </w:numPr>
      </w:pPr>
      <w:r w:rsidRPr="009C026F">
        <w:t>RAN1 does not intend to change the above agreements in Rel-15</w:t>
      </w:r>
    </w:p>
    <w:p w14:paraId="66247269" w14:textId="2975ED54" w:rsidR="009C026F" w:rsidRPr="009C026F" w:rsidRDefault="009C026F" w:rsidP="009C026F">
      <w:pPr>
        <w:pStyle w:val="ListParagraph"/>
        <w:numPr>
          <w:ilvl w:val="0"/>
          <w:numId w:val="334"/>
        </w:numPr>
        <w:rPr>
          <w:highlight w:val="cyan"/>
        </w:rPr>
      </w:pPr>
      <w:r w:rsidRPr="009C026F">
        <w:rPr>
          <w:highlight w:val="cyan"/>
        </w:rPr>
        <w:t xml:space="preserve">Email discussion/approval of reply LS to </w:t>
      </w:r>
      <w:hyperlink r:id="rId49" w:history="1">
        <w:r w:rsidR="00FE4C7E">
          <w:rPr>
            <w:rStyle w:val="Hyperlink"/>
            <w:highlight w:val="cyan"/>
          </w:rPr>
          <w:t>R1-1803581</w:t>
        </w:r>
      </w:hyperlink>
      <w:r w:rsidRPr="009C026F">
        <w:rPr>
          <w:highlight w:val="cyan"/>
        </w:rPr>
        <w:t xml:space="preserve"> till 4/27  – Fred (</w:t>
      </w:r>
      <w:r>
        <w:rPr>
          <w:highlight w:val="cyan"/>
        </w:rPr>
        <w:t>NTT DOCOMO</w:t>
      </w:r>
      <w:r w:rsidRPr="009C026F">
        <w:rPr>
          <w:highlight w:val="cyan"/>
        </w:rPr>
        <w:t>)</w:t>
      </w:r>
    </w:p>
    <w:p w14:paraId="1AC27C5A" w14:textId="06CDCDE6" w:rsidR="00296B92" w:rsidRDefault="00296B92" w:rsidP="00296B92">
      <w:pPr>
        <w:ind w:left="720" w:hanging="720"/>
        <w:rPr>
          <w:highlight w:val="yellow"/>
          <w:lang w:eastAsia="x-none"/>
        </w:rPr>
      </w:pPr>
    </w:p>
    <w:p w14:paraId="322949BC" w14:textId="27BEEDE9" w:rsidR="00296B92" w:rsidRDefault="00603E09" w:rsidP="00296B92">
      <w:pPr>
        <w:ind w:left="720" w:hanging="720"/>
        <w:rPr>
          <w:b/>
          <w:lang w:eastAsia="x-none"/>
        </w:rPr>
      </w:pPr>
      <w:hyperlink r:id="rId50" w:history="1">
        <w:r w:rsidR="00FE4C7E">
          <w:rPr>
            <w:rStyle w:val="Hyperlink"/>
            <w:b/>
            <w:lang w:eastAsia="x-none"/>
          </w:rPr>
          <w:t>R1-1803588</w:t>
        </w:r>
      </w:hyperlink>
      <w:r w:rsidR="00296B92" w:rsidRPr="00D02BB1">
        <w:rPr>
          <w:b/>
          <w:lang w:eastAsia="x-none"/>
        </w:rPr>
        <w:tab/>
        <w:t>Reply LS on SI reception in BWP</w:t>
      </w:r>
      <w:r w:rsidR="009C026F">
        <w:rPr>
          <w:b/>
          <w:lang w:eastAsia="x-none"/>
        </w:rPr>
        <w:tab/>
      </w:r>
      <w:r w:rsidR="00296B92" w:rsidRPr="00D02BB1">
        <w:rPr>
          <w:b/>
          <w:lang w:eastAsia="x-none"/>
        </w:rPr>
        <w:tab/>
        <w:t>RAN2, LG Electronics</w:t>
      </w:r>
    </w:p>
    <w:p w14:paraId="1B128F03" w14:textId="27A513C9" w:rsidR="00D02BB1" w:rsidRPr="00D02BB1" w:rsidRDefault="00D02BB1" w:rsidP="002F7288">
      <w:pPr>
        <w:rPr>
          <w:lang w:eastAsia="ko-KR"/>
        </w:rPr>
      </w:pPr>
      <w:r w:rsidRPr="00D02BB1">
        <w:rPr>
          <w:lang w:eastAsia="ko-KR"/>
        </w:rPr>
        <w:t>Question 1:</w:t>
      </w:r>
      <w:r w:rsidRPr="002F7288">
        <w:rPr>
          <w:lang w:eastAsia="ko-KR"/>
        </w:rPr>
        <w:tab/>
      </w:r>
      <w:r w:rsidRPr="00D02BB1">
        <w:rPr>
          <w:lang w:eastAsia="ko-KR"/>
        </w:rPr>
        <w:t xml:space="preserve">Can SI be broadcast in UE’s active BWP if the subcarrier spacing of UE’s active BWP is different than the subcarrier spacing of initial BWP? </w:t>
      </w:r>
    </w:p>
    <w:p w14:paraId="32051E70" w14:textId="77777777" w:rsidR="00D02BB1" w:rsidRPr="00D02BB1" w:rsidRDefault="00D02BB1" w:rsidP="002F7288">
      <w:pPr>
        <w:rPr>
          <w:lang w:eastAsia="ko-KR"/>
        </w:rPr>
      </w:pPr>
      <w:r w:rsidRPr="00D02BB1">
        <w:rPr>
          <w:lang w:eastAsia="ko-KR"/>
        </w:rPr>
        <w:t>Question 2:</w:t>
      </w:r>
      <w:r w:rsidRPr="00D02BB1">
        <w:rPr>
          <w:lang w:eastAsia="ko-KR"/>
        </w:rPr>
        <w:tab/>
        <w:t>What is the subcarrier spacing (i.e. the subcarrier spacing of UE’s active BWP or the subcarrier spacing of initial BWP) used for broadcasting SI in UE’s active BWP, if the answer to the Question 1 is YES?</w:t>
      </w:r>
    </w:p>
    <w:p w14:paraId="096D78F2" w14:textId="77777777" w:rsidR="00D02BB1" w:rsidRPr="00D02BB1" w:rsidRDefault="00D02BB1" w:rsidP="002F7288">
      <w:pPr>
        <w:rPr>
          <w:lang w:eastAsia="ko-KR"/>
        </w:rPr>
      </w:pPr>
      <w:r w:rsidRPr="00D02BB1">
        <w:rPr>
          <w:rFonts w:eastAsia="DengXian"/>
        </w:rPr>
        <w:t>Question 3:</w:t>
      </w:r>
      <w:r w:rsidRPr="00D02BB1">
        <w:rPr>
          <w:rFonts w:eastAsia="DengXian"/>
        </w:rPr>
        <w:tab/>
        <w:t xml:space="preserve">Can </w:t>
      </w:r>
      <w:r w:rsidRPr="00D02BB1">
        <w:rPr>
          <w:lang w:eastAsia="ko-KR"/>
        </w:rPr>
        <w:t>UE support reception of broadcast SI within UE’s active BWP if the answer to question 1 is YES?</w:t>
      </w:r>
    </w:p>
    <w:p w14:paraId="47C58F9D" w14:textId="77777777" w:rsidR="00D02BB1" w:rsidRPr="00D02BB1" w:rsidRDefault="00D02BB1" w:rsidP="00D02BB1">
      <w:pPr>
        <w:rPr>
          <w:rFonts w:ascii="Times New Roman" w:eastAsia="Malgun Gothic" w:hAnsi="Times New Roman"/>
          <w:szCs w:val="20"/>
          <w:lang w:eastAsia="ko-KR"/>
        </w:rPr>
      </w:pPr>
    </w:p>
    <w:p w14:paraId="0123609E" w14:textId="77777777" w:rsidR="00D02BB1" w:rsidRPr="00D02BB1" w:rsidRDefault="00D02BB1" w:rsidP="00D02BB1">
      <w:pPr>
        <w:rPr>
          <w:rFonts w:ascii="Times New Roman" w:eastAsia="DengXian" w:hAnsi="Times New Roman"/>
          <w:szCs w:val="20"/>
        </w:rPr>
      </w:pPr>
      <w:r w:rsidRPr="00D02BB1">
        <w:rPr>
          <w:rFonts w:ascii="Times New Roman" w:eastAsia="DengXian" w:hAnsi="Times New Roman"/>
          <w:szCs w:val="20"/>
        </w:rPr>
        <w:lastRenderedPageBreak/>
        <w:t xml:space="preserve">In a different scenario, a BWP where paging and SI are broadcast may be overlapped (in frequency) with a UE’s active BWP, and both BWPs use the same subcarrier spacing. In this case, if UE’s active BWP does not provide paging and broadcast SI, the UE may be able to receive paging and SI from the overlapping BWP that provides paging and SI broadcast, while </w:t>
      </w:r>
      <w:r w:rsidRPr="00D02BB1">
        <w:rPr>
          <w:rFonts w:ascii="Times New Roman" w:eastAsia="DengXian" w:hAnsi="Times New Roman"/>
          <w:szCs w:val="20"/>
          <w:lang w:eastAsia="zh-CN"/>
        </w:rPr>
        <w:t>staying</w:t>
      </w:r>
      <w:r w:rsidRPr="00D02BB1">
        <w:rPr>
          <w:rFonts w:ascii="Times New Roman" w:eastAsia="DengXian" w:hAnsi="Times New Roman"/>
          <w:szCs w:val="20"/>
        </w:rPr>
        <w:t xml:space="preserve"> in UE’s active BWP. </w:t>
      </w:r>
    </w:p>
    <w:p w14:paraId="7E601929" w14:textId="77777777" w:rsidR="00D02BB1" w:rsidRPr="00D02BB1" w:rsidRDefault="00D02BB1" w:rsidP="002F7288">
      <w:r w:rsidRPr="00D02BB1">
        <w:t>Question 4:</w:t>
      </w:r>
      <w:r w:rsidRPr="00D02BB1">
        <w:tab/>
        <w:t xml:space="preserve">Can UE support reception of broadcast SI from non-active BWP while </w:t>
      </w:r>
      <w:r w:rsidRPr="00D02BB1">
        <w:rPr>
          <w:lang w:eastAsia="zh-CN"/>
        </w:rPr>
        <w:t>staying</w:t>
      </w:r>
      <w:r w:rsidRPr="00D02BB1">
        <w:t xml:space="preserve"> in UE’s active BWP, when SI is provided in a non-active BWP part overlapping with UE’s active BWP?</w:t>
      </w:r>
    </w:p>
    <w:p w14:paraId="34700511" w14:textId="10B14E32" w:rsidR="00D02BB1" w:rsidRPr="00D02BB1" w:rsidRDefault="00D02BB1" w:rsidP="002F7288">
      <w:pPr>
        <w:rPr>
          <w:b/>
        </w:rPr>
      </w:pPr>
      <w:r w:rsidRPr="00D02BB1">
        <w:t>Question 5:</w:t>
      </w:r>
      <w:r w:rsidRPr="00D02BB1">
        <w:tab/>
        <w:t xml:space="preserve">If </w:t>
      </w:r>
      <w:r w:rsidRPr="00D02BB1">
        <w:rPr>
          <w:rFonts w:eastAsia="Malgun Gothic"/>
          <w:lang w:val="en-US" w:eastAsia="ko-KR"/>
        </w:rPr>
        <w:t>the answer to Question 4 is yes, RAN2 would like to also know</w:t>
      </w:r>
      <w:r w:rsidRPr="00D02BB1">
        <w:rPr>
          <w:rFonts w:eastAsia="Malgun Gothic"/>
          <w:lang w:val="fi-FI" w:eastAsia="ko-KR"/>
        </w:rPr>
        <w:t xml:space="preserve"> </w:t>
      </w:r>
      <w:r w:rsidRPr="00D02BB1">
        <w:rPr>
          <w:rFonts w:eastAsia="Malgun Gothic"/>
          <w:lang w:val="en-US" w:eastAsia="ko-KR"/>
        </w:rPr>
        <w:t xml:space="preserve">whether </w:t>
      </w:r>
      <w:r w:rsidRPr="00D02BB1">
        <w:t>reception of broadcast SI from a non-active BWP while staying in UE’s active BWP</w:t>
      </w:r>
      <w:r w:rsidRPr="00D02BB1" w:rsidDel="0069560E">
        <w:t xml:space="preserve"> </w:t>
      </w:r>
      <w:r w:rsidRPr="00D02BB1">
        <w:t>is mandatory for the UE to support for the case where the BWPs are overlapping</w:t>
      </w:r>
    </w:p>
    <w:p w14:paraId="6243B63B" w14:textId="77777777" w:rsidR="00D02BB1" w:rsidRDefault="00D02BB1" w:rsidP="00D02BB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4E21D7D4" w14:textId="77777777" w:rsidR="002F7288" w:rsidRPr="009C026F" w:rsidRDefault="002F7288" w:rsidP="002F7288">
      <w:pPr>
        <w:ind w:left="720" w:hanging="720"/>
        <w:rPr>
          <w:lang w:eastAsia="x-none"/>
        </w:rPr>
      </w:pPr>
      <w:r w:rsidRPr="009C026F">
        <w:rPr>
          <w:lang w:eastAsia="x-none"/>
        </w:rPr>
        <w:t>Details to be handled under 7.1.3.4.1 (related to also 7.1.1.2/7.1.1.3). Reply LS is necessary</w:t>
      </w:r>
    </w:p>
    <w:p w14:paraId="623E25A1" w14:textId="51A428CB" w:rsidR="00296B92" w:rsidRPr="00296B92" w:rsidRDefault="00603E09" w:rsidP="00296B92">
      <w:pPr>
        <w:ind w:left="720" w:hanging="720"/>
        <w:rPr>
          <w:lang w:eastAsia="x-none"/>
        </w:rPr>
      </w:pPr>
      <w:hyperlink r:id="rId51" w:history="1">
        <w:r w:rsidR="00FE4C7E">
          <w:rPr>
            <w:rStyle w:val="Hyperlink"/>
            <w:lang w:eastAsia="x-none"/>
          </w:rPr>
          <w:t>R1-1804506</w:t>
        </w:r>
      </w:hyperlink>
      <w:r w:rsidR="00296B92" w:rsidRPr="00296B92">
        <w:rPr>
          <w:lang w:eastAsia="x-none"/>
        </w:rPr>
        <w:tab/>
        <w:t>[draft] Reply LS on SI reception in BWP</w:t>
      </w:r>
      <w:r w:rsidR="00296B92" w:rsidRPr="00296B92">
        <w:rPr>
          <w:lang w:eastAsia="x-none"/>
        </w:rPr>
        <w:tab/>
        <w:t>LG Electronics</w:t>
      </w:r>
    </w:p>
    <w:p w14:paraId="05367D50" w14:textId="066AF8D9" w:rsidR="00296B92" w:rsidRPr="00296B92" w:rsidRDefault="00603E09" w:rsidP="00296B92">
      <w:pPr>
        <w:ind w:left="720" w:hanging="720"/>
        <w:rPr>
          <w:lang w:eastAsia="x-none"/>
        </w:rPr>
      </w:pPr>
      <w:hyperlink r:id="rId52" w:history="1">
        <w:r w:rsidR="00FE4C7E">
          <w:rPr>
            <w:rStyle w:val="Hyperlink"/>
            <w:lang w:eastAsia="x-none"/>
          </w:rPr>
          <w:t>R1-1804953</w:t>
        </w:r>
      </w:hyperlink>
      <w:r w:rsidR="00296B92" w:rsidRPr="00296B92">
        <w:rPr>
          <w:lang w:eastAsia="x-none"/>
        </w:rPr>
        <w:tab/>
        <w:t>Discussion and draft LS response to SI reception in BWP</w:t>
      </w:r>
      <w:r w:rsidR="00296B92" w:rsidRPr="00296B92">
        <w:rPr>
          <w:lang w:eastAsia="x-none"/>
        </w:rPr>
        <w:tab/>
        <w:t>Motorola Mobility, Lenovo</w:t>
      </w:r>
    </w:p>
    <w:p w14:paraId="16722827" w14:textId="638216C5" w:rsidR="00296B92" w:rsidRPr="00296B92" w:rsidRDefault="00603E09" w:rsidP="00296B92">
      <w:pPr>
        <w:ind w:left="720" w:hanging="720"/>
        <w:rPr>
          <w:lang w:eastAsia="x-none"/>
        </w:rPr>
      </w:pPr>
      <w:hyperlink r:id="rId53" w:history="1">
        <w:r w:rsidR="00FE4C7E">
          <w:rPr>
            <w:rStyle w:val="Hyperlink"/>
            <w:lang w:eastAsia="x-none"/>
          </w:rPr>
          <w:t>R1-1804962</w:t>
        </w:r>
      </w:hyperlink>
      <w:r w:rsidR="00296B92" w:rsidRPr="00296B92">
        <w:rPr>
          <w:lang w:eastAsia="x-none"/>
        </w:rPr>
        <w:tab/>
        <w:t>[Draft] Reply LS on SI Reception in BWP</w:t>
      </w:r>
      <w:r w:rsidR="00296B92" w:rsidRPr="00296B92">
        <w:rPr>
          <w:lang w:eastAsia="x-none"/>
        </w:rPr>
        <w:tab/>
        <w:t>MediaTek Inc.</w:t>
      </w:r>
    </w:p>
    <w:p w14:paraId="347B1B96" w14:textId="77777777" w:rsidR="00296B92" w:rsidRPr="00296B92" w:rsidRDefault="00296B92" w:rsidP="00296B92">
      <w:pPr>
        <w:ind w:left="720" w:hanging="720"/>
        <w:rPr>
          <w:lang w:eastAsia="x-none"/>
        </w:rPr>
      </w:pPr>
    </w:p>
    <w:p w14:paraId="71DE24E7" w14:textId="1A16F466" w:rsidR="00296B92" w:rsidRPr="00D02BB1" w:rsidRDefault="00603E09" w:rsidP="00296B92">
      <w:pPr>
        <w:ind w:left="720" w:hanging="720"/>
        <w:rPr>
          <w:b/>
          <w:lang w:eastAsia="x-none"/>
        </w:rPr>
      </w:pPr>
      <w:hyperlink r:id="rId54" w:history="1">
        <w:r w:rsidR="00FE4C7E">
          <w:rPr>
            <w:rStyle w:val="Hyperlink"/>
            <w:b/>
            <w:lang w:eastAsia="x-none"/>
          </w:rPr>
          <w:t>R1-1803602</w:t>
        </w:r>
      </w:hyperlink>
      <w:r w:rsidR="00296B92" w:rsidRPr="00D02BB1">
        <w:rPr>
          <w:b/>
          <w:lang w:eastAsia="x-none"/>
        </w:rPr>
        <w:tab/>
        <w:t>LS on BWP switching delay</w:t>
      </w:r>
      <w:r w:rsidR="00296B92" w:rsidRPr="00D02BB1">
        <w:rPr>
          <w:b/>
          <w:lang w:eastAsia="x-none"/>
        </w:rPr>
        <w:tab/>
        <w:t>RAN4, Intel</w:t>
      </w:r>
    </w:p>
    <w:p w14:paraId="723AA2D5" w14:textId="73702E66" w:rsidR="00296B92" w:rsidRPr="00296B92" w:rsidRDefault="00D02BB1" w:rsidP="002F7288">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2F7288">
        <w:rPr>
          <w:rFonts w:ascii="Times New Roman" w:hAnsi="Times New Roman"/>
          <w:szCs w:val="20"/>
        </w:rPr>
        <w:t xml:space="preserve"> </w:t>
      </w:r>
      <w:r w:rsidR="00296B92" w:rsidRPr="00296B92">
        <w:rPr>
          <w:lang w:eastAsia="x-none"/>
        </w:rPr>
        <w:t>Detai</w:t>
      </w:r>
      <w:r w:rsidR="002F7288">
        <w:rPr>
          <w:lang w:eastAsia="x-none"/>
        </w:rPr>
        <w:t>ls to be handled under 7.1.3.4.1</w:t>
      </w:r>
    </w:p>
    <w:p w14:paraId="4E85BB64" w14:textId="77777777" w:rsidR="00296B92" w:rsidRPr="00296B92" w:rsidRDefault="00296B92" w:rsidP="00296B92">
      <w:pPr>
        <w:ind w:left="720" w:hanging="720"/>
        <w:rPr>
          <w:lang w:eastAsia="x-none"/>
        </w:rPr>
      </w:pPr>
    </w:p>
    <w:p w14:paraId="7B72C876" w14:textId="1D308C4F" w:rsidR="00296B92" w:rsidRPr="00D02BB1" w:rsidRDefault="00603E09" w:rsidP="00296B92">
      <w:pPr>
        <w:ind w:left="720" w:hanging="720"/>
        <w:rPr>
          <w:b/>
          <w:lang w:eastAsia="x-none"/>
        </w:rPr>
      </w:pPr>
      <w:hyperlink r:id="rId55" w:history="1">
        <w:r w:rsidR="00FE4C7E">
          <w:rPr>
            <w:rStyle w:val="Hyperlink"/>
            <w:b/>
            <w:lang w:eastAsia="x-none"/>
          </w:rPr>
          <w:t>R1-1803600</w:t>
        </w:r>
      </w:hyperlink>
      <w:r w:rsidR="00296B92" w:rsidRPr="00D02BB1">
        <w:rPr>
          <w:b/>
          <w:lang w:eastAsia="x-none"/>
        </w:rPr>
        <w:tab/>
        <w:t>LS on SFTD measurement before EN-DC</w:t>
      </w:r>
      <w:r w:rsidR="00296B92" w:rsidRPr="00D02BB1">
        <w:rPr>
          <w:b/>
          <w:lang w:eastAsia="x-none"/>
        </w:rPr>
        <w:tab/>
        <w:t>RAN4, Huawei</w:t>
      </w:r>
    </w:p>
    <w:p w14:paraId="7D814E99" w14:textId="1B9F7DE4" w:rsidR="00296B92" w:rsidRPr="00296B92" w:rsidRDefault="00D02BB1" w:rsidP="002F7288">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2F7288">
        <w:rPr>
          <w:rFonts w:ascii="Times New Roman" w:hAnsi="Times New Roman"/>
          <w:szCs w:val="20"/>
        </w:rPr>
        <w:t xml:space="preserve"> </w:t>
      </w:r>
      <w:r w:rsidR="00296B92" w:rsidRPr="00296B92">
        <w:rPr>
          <w:lang w:eastAsia="x-none"/>
        </w:rPr>
        <w:t>Details to be handled under 7.1.5</w:t>
      </w:r>
    </w:p>
    <w:p w14:paraId="64B14DF9" w14:textId="77777777" w:rsidR="00296B92" w:rsidRPr="00296B92" w:rsidRDefault="00296B92" w:rsidP="00296B92">
      <w:pPr>
        <w:ind w:left="720" w:hanging="720"/>
        <w:rPr>
          <w:lang w:eastAsia="x-none"/>
        </w:rPr>
      </w:pPr>
    </w:p>
    <w:p w14:paraId="0109362F" w14:textId="34202341" w:rsidR="00296B92" w:rsidRPr="00D02BB1" w:rsidRDefault="00603E09" w:rsidP="00296B92">
      <w:pPr>
        <w:ind w:left="720" w:hanging="720"/>
        <w:rPr>
          <w:b/>
          <w:lang w:eastAsia="x-none"/>
        </w:rPr>
      </w:pPr>
      <w:hyperlink r:id="rId56" w:history="1">
        <w:r w:rsidR="00FE4C7E">
          <w:rPr>
            <w:rStyle w:val="Hyperlink"/>
            <w:b/>
            <w:lang w:eastAsia="x-none"/>
          </w:rPr>
          <w:t>R1-1803595</w:t>
        </w:r>
      </w:hyperlink>
      <w:r w:rsidR="00296B92" w:rsidRPr="00D02BB1">
        <w:rPr>
          <w:b/>
          <w:lang w:eastAsia="x-none"/>
        </w:rPr>
        <w:tab/>
        <w:t>LS reply to RAN1 on P_0 ranges on UL power control</w:t>
      </w:r>
      <w:r w:rsidR="00296B92" w:rsidRPr="00D02BB1">
        <w:rPr>
          <w:b/>
          <w:lang w:eastAsia="x-none"/>
        </w:rPr>
        <w:tab/>
        <w:t>RAN4, Huawei</w:t>
      </w:r>
    </w:p>
    <w:p w14:paraId="59704BB1" w14:textId="0C7BCDE8" w:rsidR="00296B92" w:rsidRPr="00296B92" w:rsidRDefault="00D02BB1" w:rsidP="002F7288">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2F7288">
        <w:rPr>
          <w:rFonts w:ascii="Times New Roman" w:hAnsi="Times New Roman"/>
          <w:szCs w:val="20"/>
        </w:rPr>
        <w:t xml:space="preserve"> </w:t>
      </w:r>
      <w:r w:rsidR="00296B92" w:rsidRPr="00296B92">
        <w:rPr>
          <w:lang w:eastAsia="x-none"/>
        </w:rPr>
        <w:t>Details to be handled under 7.1.6</w:t>
      </w:r>
    </w:p>
    <w:p w14:paraId="44149BFE" w14:textId="77777777" w:rsidR="00296B92" w:rsidRPr="00296B92" w:rsidRDefault="00296B92" w:rsidP="00296B92">
      <w:pPr>
        <w:ind w:left="720" w:hanging="720"/>
        <w:rPr>
          <w:lang w:eastAsia="x-none"/>
        </w:rPr>
      </w:pPr>
    </w:p>
    <w:p w14:paraId="65B14AA5" w14:textId="6A7A6EA4" w:rsidR="00296B92" w:rsidRPr="00D02BB1" w:rsidRDefault="00603E09" w:rsidP="00296B92">
      <w:pPr>
        <w:ind w:left="720" w:hanging="720"/>
        <w:rPr>
          <w:b/>
          <w:lang w:eastAsia="x-none"/>
        </w:rPr>
      </w:pPr>
      <w:hyperlink r:id="rId57" w:history="1">
        <w:r w:rsidR="00FE4C7E">
          <w:rPr>
            <w:rStyle w:val="Hyperlink"/>
            <w:b/>
            <w:lang w:eastAsia="x-none"/>
          </w:rPr>
          <w:t>R1-1803596</w:t>
        </w:r>
      </w:hyperlink>
      <w:r w:rsidR="00296B92" w:rsidRPr="00D02BB1">
        <w:rPr>
          <w:b/>
          <w:lang w:eastAsia="x-none"/>
        </w:rPr>
        <w:tab/>
        <w:t>LS on NR UE feature list</w:t>
      </w:r>
      <w:r w:rsidR="00296B92" w:rsidRPr="00D02BB1">
        <w:rPr>
          <w:b/>
          <w:lang w:eastAsia="x-none"/>
        </w:rPr>
        <w:tab/>
        <w:t>RAN, NTT DOCOMO</w:t>
      </w:r>
    </w:p>
    <w:p w14:paraId="1376B5FC" w14:textId="77777777" w:rsidR="00D02BB1" w:rsidRDefault="00D02BB1" w:rsidP="00D02BB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D8980F1" w14:textId="67650D11" w:rsidR="00296B92" w:rsidRPr="00D02BB1" w:rsidRDefault="00603E09" w:rsidP="00296B92">
      <w:pPr>
        <w:ind w:left="720" w:hanging="720"/>
        <w:rPr>
          <w:b/>
          <w:lang w:eastAsia="x-none"/>
        </w:rPr>
      </w:pPr>
      <w:hyperlink r:id="rId58" w:history="1">
        <w:r w:rsidR="00FE4C7E">
          <w:rPr>
            <w:rStyle w:val="Hyperlink"/>
            <w:b/>
            <w:lang w:eastAsia="x-none"/>
          </w:rPr>
          <w:t>R1-1803604</w:t>
        </w:r>
      </w:hyperlink>
      <w:r w:rsidR="00296B92" w:rsidRPr="00D02BB1">
        <w:rPr>
          <w:b/>
          <w:lang w:eastAsia="x-none"/>
        </w:rPr>
        <w:tab/>
        <w:t>LS on UE feature list</w:t>
      </w:r>
      <w:r w:rsidR="00296B92" w:rsidRPr="00D02BB1">
        <w:rPr>
          <w:b/>
          <w:lang w:eastAsia="x-none"/>
        </w:rPr>
        <w:tab/>
        <w:t>RAN4, NTT DOCOMO, Intel</w:t>
      </w:r>
    </w:p>
    <w:p w14:paraId="3258D9B0" w14:textId="77777777" w:rsidR="00D02BB1" w:rsidRDefault="00D02BB1" w:rsidP="00D02BB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F24980E" w14:textId="77777777" w:rsidR="00296B92" w:rsidRPr="00296B92" w:rsidRDefault="00296B92" w:rsidP="00296B92">
      <w:pPr>
        <w:ind w:left="720" w:hanging="720"/>
        <w:rPr>
          <w:lang w:eastAsia="x-none"/>
        </w:rPr>
      </w:pPr>
      <w:r w:rsidRPr="00296B92">
        <w:rPr>
          <w:lang w:eastAsia="x-none"/>
        </w:rPr>
        <w:t>Details to be handled under 7.1.7</w:t>
      </w:r>
    </w:p>
    <w:p w14:paraId="39EA509D" w14:textId="77777777" w:rsidR="00296B92" w:rsidRPr="00296B92" w:rsidRDefault="00296B92" w:rsidP="00296B92">
      <w:pPr>
        <w:ind w:left="720" w:hanging="720"/>
        <w:rPr>
          <w:lang w:eastAsia="x-none"/>
        </w:rPr>
      </w:pPr>
    </w:p>
    <w:p w14:paraId="6D2376DE" w14:textId="1A993576" w:rsidR="00296B92" w:rsidRPr="00D02BB1" w:rsidRDefault="00603E09" w:rsidP="00296B92">
      <w:pPr>
        <w:ind w:left="720" w:hanging="720"/>
        <w:rPr>
          <w:b/>
          <w:lang w:eastAsia="x-none"/>
        </w:rPr>
      </w:pPr>
      <w:hyperlink r:id="rId59" w:history="1">
        <w:r w:rsidR="00FE4C7E">
          <w:rPr>
            <w:rStyle w:val="Hyperlink"/>
            <w:b/>
            <w:lang w:eastAsia="x-none"/>
          </w:rPr>
          <w:t>R1-1803578</w:t>
        </w:r>
      </w:hyperlink>
      <w:r w:rsidR="00296B92" w:rsidRPr="00D02BB1">
        <w:rPr>
          <w:b/>
          <w:lang w:eastAsia="x-none"/>
        </w:rPr>
        <w:tab/>
        <w:t>Reply to LS on eV2X evaluation methodology</w:t>
      </w:r>
      <w:r w:rsidR="00296B92" w:rsidRPr="00D02BB1">
        <w:rPr>
          <w:b/>
          <w:lang w:eastAsia="x-none"/>
        </w:rPr>
        <w:tab/>
        <w:t>5GAA WG4, Intel</w:t>
      </w:r>
    </w:p>
    <w:p w14:paraId="027909E7" w14:textId="77777777" w:rsidR="002F7288" w:rsidRPr="00296B92" w:rsidRDefault="00D02BB1" w:rsidP="002F7288">
      <w:pPr>
        <w:ind w:left="720" w:hanging="720"/>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2F7288">
        <w:rPr>
          <w:rFonts w:ascii="Times New Roman" w:hAnsi="Times New Roman"/>
          <w:szCs w:val="20"/>
        </w:rPr>
        <w:t xml:space="preserve"> </w:t>
      </w:r>
      <w:r w:rsidR="002F7288" w:rsidRPr="00296B92">
        <w:rPr>
          <w:lang w:eastAsia="x-none"/>
        </w:rPr>
        <w:t>Details to be handled under 7.5</w:t>
      </w:r>
    </w:p>
    <w:p w14:paraId="38387835" w14:textId="292BE616" w:rsidR="00D02BB1" w:rsidRDefault="00D02BB1" w:rsidP="00D02BB1">
      <w:pPr>
        <w:rPr>
          <w:rFonts w:ascii="Times New Roman" w:hAnsi="Times New Roman"/>
          <w:szCs w:val="20"/>
        </w:rPr>
      </w:pPr>
    </w:p>
    <w:p w14:paraId="3E1EA427" w14:textId="6717929B" w:rsidR="00296B92" w:rsidRDefault="00603E09" w:rsidP="00296B92">
      <w:pPr>
        <w:ind w:left="1440" w:hanging="1440"/>
        <w:rPr>
          <w:b/>
          <w:lang w:eastAsia="x-none"/>
        </w:rPr>
      </w:pPr>
      <w:hyperlink r:id="rId60" w:history="1">
        <w:r w:rsidR="00FE4C7E">
          <w:rPr>
            <w:rStyle w:val="Hyperlink"/>
            <w:b/>
            <w:lang w:eastAsia="x-none"/>
          </w:rPr>
          <w:t>R1-1805523</w:t>
        </w:r>
      </w:hyperlink>
      <w:r w:rsidR="00296B92" w:rsidRPr="00296B92">
        <w:rPr>
          <w:b/>
          <w:lang w:eastAsia="x-none"/>
        </w:rPr>
        <w:tab/>
        <w:t>LS on the transmission of video over PC5 interface</w:t>
      </w:r>
      <w:r w:rsidR="00296B92" w:rsidRPr="00296B92">
        <w:rPr>
          <w:b/>
          <w:lang w:eastAsia="x-none"/>
        </w:rPr>
        <w:tab/>
        <w:t>SA4, Samsung</w:t>
      </w:r>
    </w:p>
    <w:p w14:paraId="1C178500" w14:textId="437240DE" w:rsidR="002F7288" w:rsidRPr="002F7288" w:rsidRDefault="002F7288" w:rsidP="00296B92">
      <w:pPr>
        <w:ind w:left="1440" w:hanging="1440"/>
        <w:rPr>
          <w:lang w:eastAsia="x-none"/>
        </w:rPr>
      </w:pPr>
      <w:r w:rsidRPr="002F7288">
        <w:rPr>
          <w:lang w:eastAsia="x-none"/>
        </w:rPr>
        <w:t>RAN1 chair: unclear whether these issues relates to LTE only, NR only or both?</w:t>
      </w:r>
    </w:p>
    <w:p w14:paraId="388C3FF0" w14:textId="2C9A9909" w:rsidR="00296B92" w:rsidRPr="00296B92" w:rsidRDefault="004117B0" w:rsidP="004117B0">
      <w:pPr>
        <w:rPr>
          <w:lang w:eastAsia="x-none"/>
        </w:rPr>
      </w:pPr>
      <w:r w:rsidRPr="009C026F">
        <w:rPr>
          <w:rFonts w:ascii="Times New Roman" w:hAnsi="Times New Roman"/>
          <w:b/>
          <w:szCs w:val="20"/>
        </w:rPr>
        <w:t xml:space="preserve">Decision: </w:t>
      </w:r>
      <w:r w:rsidRPr="009C026F">
        <w:rPr>
          <w:rFonts w:ascii="Times New Roman" w:hAnsi="Times New Roman"/>
          <w:szCs w:val="20"/>
        </w:rPr>
        <w:t xml:space="preserve">The document is noted. </w:t>
      </w:r>
      <w:r w:rsidR="00296B92" w:rsidRPr="009C026F">
        <w:rPr>
          <w:lang w:eastAsia="x-none"/>
        </w:rPr>
        <w:t>Details to be handled under 7.5. Reply LS is necessary</w:t>
      </w:r>
    </w:p>
    <w:p w14:paraId="77227DA3" w14:textId="3D9203B3" w:rsidR="009C026F" w:rsidRDefault="009C026F" w:rsidP="009C026F">
      <w:pPr>
        <w:rPr>
          <w:lang w:eastAsia="x-none"/>
        </w:rPr>
      </w:pPr>
      <w:r w:rsidRPr="00440F92">
        <w:rPr>
          <w:b/>
          <w:lang w:eastAsia="x-none"/>
        </w:rPr>
        <w:t>Friday</w:t>
      </w:r>
      <w:r>
        <w:rPr>
          <w:lang w:eastAsia="x-none"/>
        </w:rPr>
        <w:t xml:space="preserve">: No reply available </w:t>
      </w:r>
      <w:r>
        <w:rPr>
          <w:lang w:eastAsia="x-none"/>
        </w:rPr>
        <w:sym w:font="Wingdings" w:char="F0E0"/>
      </w:r>
      <w:r>
        <w:rPr>
          <w:lang w:eastAsia="x-none"/>
        </w:rPr>
        <w:t xml:space="preserve"> such reply postponed to next meeting.</w:t>
      </w:r>
    </w:p>
    <w:p w14:paraId="777DB6DF" w14:textId="77777777" w:rsidR="00296B92" w:rsidRPr="00296B92" w:rsidRDefault="00296B92" w:rsidP="00296B92">
      <w:pPr>
        <w:ind w:left="720" w:hanging="720"/>
        <w:rPr>
          <w:lang w:eastAsia="x-none"/>
        </w:rPr>
      </w:pPr>
    </w:p>
    <w:p w14:paraId="2CDD7D4D" w14:textId="3A99BF3B" w:rsidR="00296B92" w:rsidRPr="00296B92" w:rsidRDefault="00603E09" w:rsidP="00296B92">
      <w:pPr>
        <w:ind w:left="1440" w:hanging="1440"/>
        <w:rPr>
          <w:b/>
          <w:lang w:eastAsia="x-none"/>
        </w:rPr>
      </w:pPr>
      <w:hyperlink r:id="rId61" w:history="1">
        <w:r w:rsidR="00FE4C7E">
          <w:rPr>
            <w:rStyle w:val="Hyperlink"/>
            <w:b/>
            <w:lang w:eastAsia="x-none"/>
          </w:rPr>
          <w:t>R1-1803597</w:t>
        </w:r>
      </w:hyperlink>
      <w:r w:rsidR="00296B92" w:rsidRPr="00296B92">
        <w:rPr>
          <w:b/>
          <w:lang w:eastAsia="x-none"/>
        </w:rPr>
        <w:tab/>
        <w:t>LS on Summary of email discussion “[ITU-R AH 01] Calibration for self-evaluation”</w:t>
      </w:r>
      <w:r w:rsidR="00296B92" w:rsidRPr="00296B92">
        <w:rPr>
          <w:b/>
          <w:lang w:eastAsia="x-none"/>
        </w:rPr>
        <w:tab/>
        <w:t>ITU-R Ad-Hoc, Huawei</w:t>
      </w:r>
    </w:p>
    <w:p w14:paraId="481CC937" w14:textId="4D52EA6D" w:rsidR="00296B92" w:rsidRPr="00296B92" w:rsidRDefault="004117B0" w:rsidP="004117B0">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Pr>
          <w:rFonts w:ascii="Times New Roman" w:hAnsi="Times New Roman"/>
          <w:szCs w:val="20"/>
        </w:rPr>
        <w:t xml:space="preserve"> </w:t>
      </w:r>
      <w:r w:rsidR="00296B92" w:rsidRPr="00296B92">
        <w:rPr>
          <w:lang w:eastAsia="x-none"/>
        </w:rPr>
        <w:t>Details to be handled under 7.8</w:t>
      </w:r>
    </w:p>
    <w:p w14:paraId="13601F72" w14:textId="77777777" w:rsidR="00296B92" w:rsidRPr="00296B92" w:rsidRDefault="00296B92" w:rsidP="00296B92">
      <w:pPr>
        <w:ind w:left="1440" w:hanging="1440"/>
        <w:rPr>
          <w:lang w:eastAsia="x-none"/>
        </w:rPr>
      </w:pPr>
    </w:p>
    <w:p w14:paraId="69A3116F" w14:textId="77777777" w:rsidR="00296B92" w:rsidRPr="00296B92" w:rsidRDefault="00296B92" w:rsidP="00296B92">
      <w:pPr>
        <w:ind w:left="720" w:hanging="720"/>
        <w:rPr>
          <w:lang w:eastAsia="x-none"/>
        </w:rPr>
      </w:pPr>
      <w:r w:rsidRPr="00296B92">
        <w:rPr>
          <w:lang w:eastAsia="x-none"/>
        </w:rPr>
        <w:t>The following LSs are noted (not to be handled online unless requested)</w:t>
      </w:r>
    </w:p>
    <w:p w14:paraId="2FE0B1EE" w14:textId="7EDD643A" w:rsidR="00296B92" w:rsidRPr="00296B92" w:rsidRDefault="00603E09" w:rsidP="00296B92">
      <w:pPr>
        <w:ind w:left="720" w:hanging="720"/>
        <w:rPr>
          <w:lang w:eastAsia="x-none"/>
        </w:rPr>
      </w:pPr>
      <w:hyperlink r:id="rId62" w:history="1">
        <w:r w:rsidR="00FE4C7E">
          <w:rPr>
            <w:rStyle w:val="Hyperlink"/>
            <w:lang w:eastAsia="x-none"/>
          </w:rPr>
          <w:t>R1-1803583</w:t>
        </w:r>
      </w:hyperlink>
      <w:r w:rsidR="00296B92" w:rsidRPr="00296B92">
        <w:rPr>
          <w:lang w:eastAsia="x-none"/>
        </w:rPr>
        <w:tab/>
        <w:t>Reply LS on required information for NSA on X2</w:t>
      </w:r>
      <w:r w:rsidR="00296B92" w:rsidRPr="00296B92">
        <w:rPr>
          <w:lang w:eastAsia="x-none"/>
        </w:rPr>
        <w:tab/>
        <w:t>RAN2, Nokia Shanghai Bell</w:t>
      </w:r>
    </w:p>
    <w:p w14:paraId="5A16D2CC" w14:textId="379236F1" w:rsidR="00296B92" w:rsidRPr="00296B92" w:rsidRDefault="00603E09" w:rsidP="00296B92">
      <w:pPr>
        <w:ind w:left="720" w:hanging="720"/>
        <w:rPr>
          <w:lang w:eastAsia="x-none"/>
        </w:rPr>
      </w:pPr>
      <w:hyperlink r:id="rId63" w:history="1">
        <w:r w:rsidR="00FE4C7E">
          <w:rPr>
            <w:rStyle w:val="Hyperlink"/>
            <w:lang w:eastAsia="x-none"/>
          </w:rPr>
          <w:t>R1-1803587</w:t>
        </w:r>
      </w:hyperlink>
      <w:r w:rsidR="00296B92" w:rsidRPr="00296B92">
        <w:rPr>
          <w:lang w:eastAsia="x-none"/>
        </w:rPr>
        <w:tab/>
        <w:t>LS on UL timing difference in EN-DC</w:t>
      </w:r>
      <w:r w:rsidR="00296B92" w:rsidRPr="00296B92">
        <w:rPr>
          <w:lang w:eastAsia="x-none"/>
        </w:rPr>
        <w:tab/>
        <w:t>RAN2, Qualcomm</w:t>
      </w:r>
    </w:p>
    <w:p w14:paraId="38A1C60F" w14:textId="3497AE10" w:rsidR="00296B92" w:rsidRPr="00296B92" w:rsidRDefault="00603E09" w:rsidP="00296B92">
      <w:pPr>
        <w:ind w:left="720" w:hanging="720"/>
        <w:rPr>
          <w:lang w:eastAsia="x-none"/>
        </w:rPr>
      </w:pPr>
      <w:hyperlink r:id="rId64" w:history="1">
        <w:r w:rsidR="00FE4C7E">
          <w:rPr>
            <w:rStyle w:val="Hyperlink"/>
            <w:lang w:eastAsia="x-none"/>
          </w:rPr>
          <w:t>R1-1803591</w:t>
        </w:r>
      </w:hyperlink>
      <w:r w:rsidR="00296B92" w:rsidRPr="00296B92">
        <w:rPr>
          <w:lang w:eastAsia="x-none"/>
        </w:rPr>
        <w:tab/>
        <w:t>Reply LS on clarification in MAC</w:t>
      </w:r>
      <w:r w:rsidR="00296B92" w:rsidRPr="00296B92">
        <w:rPr>
          <w:lang w:eastAsia="x-none"/>
        </w:rPr>
        <w:tab/>
        <w:t>RAN4, Huawei</w:t>
      </w:r>
    </w:p>
    <w:p w14:paraId="31380125" w14:textId="16EF1458" w:rsidR="00296B92" w:rsidRPr="00296B92" w:rsidRDefault="00603E09" w:rsidP="00296B92">
      <w:pPr>
        <w:ind w:left="1440" w:hanging="1440"/>
        <w:rPr>
          <w:lang w:eastAsia="x-none"/>
        </w:rPr>
      </w:pPr>
      <w:hyperlink r:id="rId65" w:history="1">
        <w:r w:rsidR="00FE4C7E">
          <w:rPr>
            <w:rStyle w:val="Hyperlink"/>
            <w:lang w:eastAsia="x-none"/>
          </w:rPr>
          <w:t>R1-1803592</w:t>
        </w:r>
      </w:hyperlink>
      <w:r w:rsidR="00296B92" w:rsidRPr="00296B92">
        <w:rPr>
          <w:lang w:eastAsia="x-none"/>
        </w:rPr>
        <w:tab/>
        <w:t>LS reply on UE RF related parameters, capabilities and features for NR standalone</w:t>
      </w:r>
      <w:r w:rsidR="00296B92" w:rsidRPr="00296B92">
        <w:rPr>
          <w:lang w:eastAsia="x-none"/>
        </w:rPr>
        <w:tab/>
        <w:t>RAN4, NTT DOCOMO</w:t>
      </w:r>
    </w:p>
    <w:p w14:paraId="4C90BE29" w14:textId="098B601F" w:rsidR="00296B92" w:rsidRPr="00296B92" w:rsidRDefault="00603E09" w:rsidP="00296B92">
      <w:pPr>
        <w:ind w:left="720" w:hanging="720"/>
        <w:rPr>
          <w:lang w:eastAsia="x-none"/>
        </w:rPr>
      </w:pPr>
      <w:hyperlink r:id="rId66" w:history="1">
        <w:r w:rsidR="00FE4C7E">
          <w:rPr>
            <w:rStyle w:val="Hyperlink"/>
            <w:lang w:eastAsia="x-none"/>
          </w:rPr>
          <w:t>R1-1803593</w:t>
        </w:r>
      </w:hyperlink>
      <w:r w:rsidR="00296B92" w:rsidRPr="00296B92">
        <w:rPr>
          <w:lang w:eastAsia="x-none"/>
        </w:rPr>
        <w:tab/>
        <w:t>LS reply on UE baseband processing capability</w:t>
      </w:r>
      <w:r w:rsidR="00296B92" w:rsidRPr="00296B92">
        <w:rPr>
          <w:lang w:eastAsia="x-none"/>
        </w:rPr>
        <w:tab/>
        <w:t>RAN4, Intel</w:t>
      </w:r>
    </w:p>
    <w:p w14:paraId="67DBFCF0" w14:textId="16F50C93" w:rsidR="00296B92" w:rsidRPr="00296B92" w:rsidRDefault="00603E09" w:rsidP="00296B92">
      <w:pPr>
        <w:ind w:left="720" w:hanging="720"/>
        <w:rPr>
          <w:lang w:eastAsia="x-none"/>
        </w:rPr>
      </w:pPr>
      <w:hyperlink r:id="rId67" w:history="1">
        <w:r w:rsidR="00FE4C7E">
          <w:rPr>
            <w:rStyle w:val="Hyperlink"/>
            <w:lang w:eastAsia="x-none"/>
          </w:rPr>
          <w:t>R1-1803594</w:t>
        </w:r>
      </w:hyperlink>
      <w:r w:rsidR="00296B92" w:rsidRPr="00296B92">
        <w:rPr>
          <w:lang w:eastAsia="x-none"/>
        </w:rPr>
        <w:tab/>
        <w:t>Reply LS on NR Idle Mode Measurements</w:t>
      </w:r>
      <w:r w:rsidR="00296B92" w:rsidRPr="00296B92">
        <w:rPr>
          <w:lang w:eastAsia="x-none"/>
        </w:rPr>
        <w:tab/>
        <w:t>RAN4, CMCC</w:t>
      </w:r>
    </w:p>
    <w:p w14:paraId="7D837F6A" w14:textId="433279EB" w:rsidR="00296B92" w:rsidRPr="00296B92" w:rsidRDefault="00603E09" w:rsidP="00296B92">
      <w:pPr>
        <w:ind w:left="720" w:hanging="720"/>
        <w:rPr>
          <w:lang w:eastAsia="x-none"/>
        </w:rPr>
      </w:pPr>
      <w:hyperlink r:id="rId68" w:history="1">
        <w:r w:rsidR="00FE4C7E">
          <w:rPr>
            <w:rStyle w:val="Hyperlink"/>
            <w:lang w:eastAsia="x-none"/>
          </w:rPr>
          <w:t>R1-1803599</w:t>
        </w:r>
      </w:hyperlink>
      <w:r w:rsidR="00296B92" w:rsidRPr="00296B92">
        <w:rPr>
          <w:lang w:eastAsia="x-none"/>
        </w:rPr>
        <w:tab/>
        <w:t>LS on EARFCN provisioning for Release 15 MTC and Release 15 NB-IOT UE</w:t>
      </w:r>
      <w:r w:rsidR="00296B92" w:rsidRPr="00296B92">
        <w:rPr>
          <w:lang w:eastAsia="x-none"/>
        </w:rPr>
        <w:tab/>
        <w:t>RAN4, Qualcomm</w:t>
      </w:r>
    </w:p>
    <w:p w14:paraId="38BC0BDB" w14:textId="71F58259" w:rsidR="00296B92" w:rsidRPr="00296B92" w:rsidRDefault="00603E09" w:rsidP="00296B92">
      <w:pPr>
        <w:ind w:left="720" w:hanging="720"/>
        <w:rPr>
          <w:lang w:eastAsia="x-none"/>
        </w:rPr>
      </w:pPr>
      <w:hyperlink r:id="rId69" w:history="1">
        <w:r w:rsidR="00FE4C7E">
          <w:rPr>
            <w:rStyle w:val="Hyperlink"/>
            <w:lang w:eastAsia="x-none"/>
          </w:rPr>
          <w:t>R1-1803605</w:t>
        </w:r>
      </w:hyperlink>
      <w:r w:rsidR="00296B92" w:rsidRPr="00296B92">
        <w:rPr>
          <w:lang w:eastAsia="x-none"/>
        </w:rPr>
        <w:tab/>
        <w:t>Acquisition of N_(TA_Offset) for Uplink Transmission</w:t>
      </w:r>
      <w:r w:rsidR="00296B92" w:rsidRPr="00296B92">
        <w:rPr>
          <w:lang w:eastAsia="x-none"/>
        </w:rPr>
        <w:tab/>
        <w:t>RAN4, Ericsson</w:t>
      </w:r>
    </w:p>
    <w:p w14:paraId="211F9E43" w14:textId="44A531AC" w:rsidR="00296B92" w:rsidRPr="00296B92" w:rsidRDefault="00603E09" w:rsidP="00296B92">
      <w:pPr>
        <w:ind w:left="720" w:hanging="720"/>
        <w:rPr>
          <w:lang w:eastAsia="x-none"/>
        </w:rPr>
      </w:pPr>
      <w:hyperlink r:id="rId70" w:history="1">
        <w:r w:rsidR="00FE4C7E">
          <w:rPr>
            <w:rStyle w:val="Hyperlink"/>
            <w:lang w:eastAsia="x-none"/>
          </w:rPr>
          <w:t>R1-1805520</w:t>
        </w:r>
      </w:hyperlink>
      <w:r w:rsidR="00296B92" w:rsidRPr="00296B92">
        <w:rPr>
          <w:lang w:eastAsia="x-none"/>
        </w:rPr>
        <w:tab/>
        <w:t>LS on L2 measurement specification for NR in R15</w:t>
      </w:r>
      <w:r w:rsidR="00296B92" w:rsidRPr="00296B92">
        <w:rPr>
          <w:lang w:eastAsia="x-none"/>
        </w:rPr>
        <w:tab/>
        <w:t>SA5, Ericsson</w:t>
      </w:r>
    </w:p>
    <w:p w14:paraId="11D44D91" w14:textId="77777777" w:rsidR="009C026F" w:rsidRPr="009C026F" w:rsidRDefault="009C026F" w:rsidP="009C026F">
      <w:pPr>
        <w:ind w:left="720" w:hanging="720"/>
        <w:rPr>
          <w:lang w:eastAsia="x-none"/>
        </w:rPr>
      </w:pPr>
    </w:p>
    <w:p w14:paraId="18B065F5" w14:textId="77777777" w:rsidR="009C026F" w:rsidRPr="009C026F" w:rsidRDefault="009C026F" w:rsidP="009C026F">
      <w:pPr>
        <w:ind w:left="720" w:hanging="720"/>
        <w:rPr>
          <w:lang w:eastAsia="x-none"/>
        </w:rPr>
      </w:pPr>
    </w:p>
    <w:p w14:paraId="424416E9" w14:textId="77777777" w:rsidR="009C026F" w:rsidRPr="009C026F" w:rsidRDefault="009C026F" w:rsidP="009C026F">
      <w:pPr>
        <w:ind w:left="720" w:hanging="720"/>
        <w:rPr>
          <w:lang w:eastAsia="x-none"/>
        </w:rPr>
      </w:pPr>
      <w:r w:rsidRPr="009C026F">
        <w:rPr>
          <w:lang w:eastAsia="x-none"/>
        </w:rPr>
        <w:t>LS received during the week:</w:t>
      </w:r>
    </w:p>
    <w:p w14:paraId="736EE38A" w14:textId="7D38D85C" w:rsidR="00085997" w:rsidRPr="00085997" w:rsidRDefault="00603E09" w:rsidP="00085997">
      <w:pPr>
        <w:ind w:left="720" w:hanging="720"/>
        <w:rPr>
          <w:b/>
          <w:lang w:eastAsia="x-none"/>
        </w:rPr>
      </w:pPr>
      <w:hyperlink r:id="rId71" w:history="1">
        <w:r w:rsidR="00FE4C7E">
          <w:rPr>
            <w:rStyle w:val="Hyperlink"/>
            <w:b/>
            <w:lang w:eastAsia="x-none"/>
          </w:rPr>
          <w:t>R1-1805744</w:t>
        </w:r>
      </w:hyperlink>
      <w:r w:rsidR="00085997" w:rsidRPr="00085997">
        <w:rPr>
          <w:b/>
          <w:lang w:eastAsia="x-none"/>
        </w:rPr>
        <w:tab/>
        <w:t>Reply LS on eV2X evaluation methodology</w:t>
      </w:r>
      <w:r w:rsidR="00085997" w:rsidRPr="00085997">
        <w:rPr>
          <w:b/>
          <w:lang w:eastAsia="x-none"/>
        </w:rPr>
        <w:tab/>
        <w:t>SAE C-V2X TC Advanced Application Task-Force, AT&amp;T</w:t>
      </w:r>
    </w:p>
    <w:p w14:paraId="72CBEF86" w14:textId="2113759C" w:rsidR="00085997" w:rsidRDefault="00085997" w:rsidP="0008599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Pr>
          <w:rFonts w:ascii="Times New Roman" w:hAnsi="Times New Roman"/>
          <w:szCs w:val="20"/>
        </w:rPr>
        <w:t xml:space="preserve"> </w:t>
      </w:r>
    </w:p>
    <w:p w14:paraId="0293A57C" w14:textId="77777777" w:rsidR="00EE5C54" w:rsidRDefault="00EE5C54" w:rsidP="00085997">
      <w:pPr>
        <w:ind w:left="720" w:hanging="720"/>
        <w:rPr>
          <w:rFonts w:ascii="Times New Roman" w:hAnsi="Times New Roman"/>
          <w:szCs w:val="20"/>
        </w:rPr>
      </w:pPr>
    </w:p>
    <w:p w14:paraId="55D427C8" w14:textId="4132F78C" w:rsidR="00085997" w:rsidRPr="00EE5C54" w:rsidRDefault="00603E09" w:rsidP="00085997">
      <w:pPr>
        <w:ind w:left="720" w:hanging="720"/>
        <w:rPr>
          <w:lang w:eastAsia="x-none"/>
        </w:rPr>
      </w:pPr>
      <w:hyperlink r:id="rId72" w:history="1">
        <w:r w:rsidR="00FE4C7E">
          <w:rPr>
            <w:rStyle w:val="Hyperlink"/>
            <w:b/>
            <w:lang w:eastAsia="x-none"/>
          </w:rPr>
          <w:t>R1-1805579</w:t>
        </w:r>
      </w:hyperlink>
      <w:r w:rsidR="00085997" w:rsidRPr="00EE5C54">
        <w:rPr>
          <w:b/>
          <w:lang w:eastAsia="x-none"/>
        </w:rPr>
        <w:tab/>
        <w:t>Reply LS on handling of multiple numerologies in FeMBMS</w:t>
      </w:r>
      <w:r w:rsidR="00085997" w:rsidRPr="00EE5C54">
        <w:rPr>
          <w:b/>
          <w:lang w:eastAsia="x-none"/>
        </w:rPr>
        <w:tab/>
        <w:t>RAN2, Qualcomm</w:t>
      </w:r>
      <w:r w:rsidR="00EE5C54" w:rsidRPr="00EE5C54">
        <w:rPr>
          <w:lang w:eastAsia="x-none"/>
        </w:rPr>
        <w:tab/>
        <w:t>(see 6.1.7)</w:t>
      </w:r>
    </w:p>
    <w:p w14:paraId="001C195A" w14:textId="225B5DC3" w:rsidR="00085997" w:rsidRPr="00EE5C54" w:rsidRDefault="00603E09" w:rsidP="00085997">
      <w:pPr>
        <w:ind w:left="720" w:hanging="720"/>
        <w:rPr>
          <w:lang w:eastAsia="x-none"/>
        </w:rPr>
      </w:pPr>
      <w:hyperlink r:id="rId73" w:history="1">
        <w:r w:rsidR="00FE4C7E">
          <w:rPr>
            <w:rStyle w:val="Hyperlink"/>
            <w:b/>
            <w:lang w:eastAsia="x-none"/>
          </w:rPr>
          <w:t>R1-1805576</w:t>
        </w:r>
      </w:hyperlink>
      <w:r w:rsidR="00085997" w:rsidRPr="00EE5C54">
        <w:rPr>
          <w:b/>
          <w:lang w:eastAsia="x-none"/>
        </w:rPr>
        <w:tab/>
        <w:t>LS on NPRS design enhancement for colliding NPRS</w:t>
      </w:r>
      <w:r w:rsidR="00085997" w:rsidRPr="00EE5C54">
        <w:rPr>
          <w:b/>
          <w:lang w:eastAsia="x-none"/>
        </w:rPr>
        <w:tab/>
        <w:t>RAN4, Qualcomm</w:t>
      </w:r>
      <w:r w:rsidR="00EE5C54" w:rsidRPr="00EE5C54">
        <w:rPr>
          <w:lang w:eastAsia="x-none"/>
        </w:rPr>
        <w:tab/>
        <w:t>(see 6.1.6)</w:t>
      </w:r>
    </w:p>
    <w:p w14:paraId="29975C4F" w14:textId="77777777" w:rsidR="00254752" w:rsidRPr="00254752" w:rsidRDefault="00254752" w:rsidP="00254752">
      <w:pPr>
        <w:pStyle w:val="Heading1"/>
      </w:pPr>
      <w:bookmarkStart w:id="16" w:name="_Toc510867555"/>
      <w:bookmarkStart w:id="17" w:name="_Toc514184557"/>
      <w:r w:rsidRPr="00254752">
        <w:lastRenderedPageBreak/>
        <w:t>E-UTRA</w:t>
      </w:r>
      <w:bookmarkEnd w:id="16"/>
      <w:bookmarkEnd w:id="17"/>
    </w:p>
    <w:p w14:paraId="2EBD1041" w14:textId="1EE4D027" w:rsidR="00254752" w:rsidRDefault="00254752" w:rsidP="00254752">
      <w:pPr>
        <w:pStyle w:val="Heading2"/>
      </w:pPr>
      <w:bookmarkStart w:id="18" w:name="_Ref252900318"/>
      <w:bookmarkStart w:id="19" w:name="_Toc491457810"/>
      <w:bookmarkStart w:id="20" w:name="_Toc510867556"/>
      <w:bookmarkStart w:id="21" w:name="_Toc514184558"/>
      <w:r w:rsidRPr="00254752">
        <w:t xml:space="preserve">Maintenance of E-UTRA Releases </w:t>
      </w:r>
      <w:bookmarkEnd w:id="18"/>
      <w:r w:rsidRPr="00254752">
        <w:t>8 – 1</w:t>
      </w:r>
      <w:r w:rsidRPr="00254752">
        <w:rPr>
          <w:rFonts w:hint="eastAsia"/>
        </w:rPr>
        <w:t>4</w:t>
      </w:r>
      <w:bookmarkEnd w:id="19"/>
      <w:bookmarkEnd w:id="20"/>
      <w:bookmarkEnd w:id="21"/>
    </w:p>
    <w:p w14:paraId="167F20AF" w14:textId="3A8FA60F" w:rsidR="00ED0503" w:rsidRPr="00ED0503" w:rsidRDefault="00603E09" w:rsidP="00ED0503">
      <w:pPr>
        <w:rPr>
          <w:b/>
        </w:rPr>
      </w:pPr>
      <w:hyperlink r:id="rId74" w:history="1">
        <w:r w:rsidR="00FE4C7E">
          <w:rPr>
            <w:rStyle w:val="Hyperlink"/>
            <w:b/>
          </w:rPr>
          <w:t>R1-1805421</w:t>
        </w:r>
      </w:hyperlink>
      <w:r w:rsidR="00ED0503" w:rsidRPr="00ED0503">
        <w:rPr>
          <w:b/>
        </w:rPr>
        <w:tab/>
        <w:t>Chairman's notes of AI 6.1 Maintenance of E-UTRA Releases 8 - 14</w:t>
      </w:r>
      <w:r w:rsidR="00ED0503" w:rsidRPr="00ED0503">
        <w:rPr>
          <w:b/>
        </w:rPr>
        <w:tab/>
        <w:t>Ad-hoc chair (Ericsson)</w:t>
      </w:r>
    </w:p>
    <w:p w14:paraId="2C2EE0B2" w14:textId="7426CDFC" w:rsidR="00ED0503" w:rsidRPr="00EE5C54" w:rsidRDefault="00ED0503" w:rsidP="00ED0503">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26255805" w14:textId="77777777" w:rsidR="00254752" w:rsidRPr="00254752" w:rsidRDefault="00254752" w:rsidP="00254752">
      <w:pPr>
        <w:pStyle w:val="Heading3"/>
        <w:rPr>
          <w:rFonts w:eastAsia="MS Mincho"/>
          <w:lang w:eastAsia="ja-JP"/>
        </w:rPr>
      </w:pPr>
      <w:bookmarkStart w:id="22" w:name="_Toc490832506"/>
      <w:bookmarkStart w:id="23" w:name="_Toc510867557"/>
      <w:bookmarkStart w:id="24" w:name="_Toc514184559"/>
      <w:r w:rsidRPr="00254752">
        <w:t>Maintenance of E-UTRA Release 8 – 1</w:t>
      </w:r>
      <w:r w:rsidRPr="00254752">
        <w:rPr>
          <w:rFonts w:eastAsia="MS Mincho" w:hint="eastAsia"/>
          <w:lang w:eastAsia="ja-JP"/>
        </w:rPr>
        <w:t>3</w:t>
      </w:r>
      <w:bookmarkEnd w:id="22"/>
      <w:bookmarkEnd w:id="23"/>
      <w:bookmarkEnd w:id="24"/>
    </w:p>
    <w:p w14:paraId="15273DEF" w14:textId="77777777" w:rsidR="004117B0" w:rsidRPr="004117B0" w:rsidRDefault="004117B0" w:rsidP="004117B0">
      <w:pPr>
        <w:ind w:left="720" w:hanging="720"/>
        <w:rPr>
          <w:b/>
          <w:u w:val="single"/>
          <w:lang w:eastAsia="ja-JP"/>
        </w:rPr>
      </w:pPr>
      <w:bookmarkStart w:id="25" w:name="_Toc490832507"/>
      <w:bookmarkStart w:id="26" w:name="_Toc510867558"/>
      <w:r w:rsidRPr="004117B0">
        <w:rPr>
          <w:b/>
          <w:u w:val="single"/>
          <w:lang w:eastAsia="ja-JP"/>
        </w:rPr>
        <w:t>36.212</w:t>
      </w:r>
    </w:p>
    <w:p w14:paraId="307BC001" w14:textId="4A78D4B2" w:rsidR="002C6EB9" w:rsidRPr="002C6EB9" w:rsidRDefault="00603E09" w:rsidP="002C6EB9">
      <w:pPr>
        <w:ind w:left="720" w:hanging="720"/>
        <w:rPr>
          <w:b/>
          <w:lang w:eastAsia="x-none"/>
        </w:rPr>
      </w:pPr>
      <w:hyperlink r:id="rId75" w:history="1">
        <w:r w:rsidR="00FE4C7E">
          <w:rPr>
            <w:rStyle w:val="Hyperlink"/>
            <w:b/>
            <w:lang w:eastAsia="x-none"/>
          </w:rPr>
          <w:t>R1-1804500</w:t>
        </w:r>
      </w:hyperlink>
      <w:r w:rsidR="002C6EB9" w:rsidRPr="002C6EB9">
        <w:rPr>
          <w:b/>
          <w:lang w:eastAsia="x-none"/>
        </w:rPr>
        <w:tab/>
        <w:t>Clarification on CRC attachment for DL-SCH and PCH transport channels</w:t>
      </w:r>
      <w:r w:rsidR="002C6EB9" w:rsidRPr="002C6EB9">
        <w:rPr>
          <w:b/>
          <w:lang w:eastAsia="x-none"/>
        </w:rPr>
        <w:tab/>
        <w:t>NEC Corporation</w:t>
      </w:r>
    </w:p>
    <w:p w14:paraId="1681C633" w14:textId="3F4D9AE6" w:rsidR="002C6EB9" w:rsidRPr="002C6EB9" w:rsidRDefault="002C6EB9" w:rsidP="002C6EB9">
      <w:r w:rsidRPr="00777035">
        <w:rPr>
          <w:rFonts w:ascii="Times New Roman" w:hAnsi="Times New Roman"/>
          <w:b/>
        </w:rPr>
        <w:t>Decision:</w:t>
      </w:r>
      <w:r>
        <w:rPr>
          <w:rFonts w:ascii="Times New Roman" w:hAnsi="Times New Roman"/>
          <w:b/>
        </w:rPr>
        <w:t xml:space="preserve"> </w:t>
      </w:r>
      <w:r w:rsidRPr="002C6EB9">
        <w:t xml:space="preserve">The intention of the CR is </w:t>
      </w:r>
      <w:r w:rsidRPr="002C6EB9">
        <w:rPr>
          <w:highlight w:val="green"/>
        </w:rPr>
        <w:t>agreed in principle</w:t>
      </w:r>
      <w:r w:rsidRPr="002C6EB9">
        <w:t xml:space="preserve">. </w:t>
      </w:r>
      <w:r w:rsidRPr="00692BA8">
        <w:t>Offline discussion whether a CR is necessary or not (particularly the need to fine-tuning “reasons for change”) and if so, which release the CR will start to apply.</w:t>
      </w:r>
    </w:p>
    <w:p w14:paraId="1C90F3E6" w14:textId="676F8690" w:rsidR="00692BA8" w:rsidRPr="00692BA8" w:rsidRDefault="00603E09" w:rsidP="00692BA8">
      <w:pPr>
        <w:ind w:left="720" w:hanging="720"/>
        <w:rPr>
          <w:b/>
          <w:szCs w:val="20"/>
        </w:rPr>
      </w:pPr>
      <w:hyperlink r:id="rId76" w:history="1">
        <w:r w:rsidR="00FE4C7E">
          <w:rPr>
            <w:rStyle w:val="Hyperlink"/>
            <w:b/>
            <w:szCs w:val="20"/>
            <w:highlight w:val="green"/>
          </w:rPr>
          <w:t>R1-1805327</w:t>
        </w:r>
      </w:hyperlink>
      <w:r w:rsidR="00692BA8" w:rsidRPr="00692BA8">
        <w:rPr>
          <w:b/>
          <w:szCs w:val="20"/>
        </w:rPr>
        <w:tab/>
        <w:t>Clarification on CRC attachment for DL-SCH and PCH transport channels in NB-IoT</w:t>
      </w:r>
    </w:p>
    <w:p w14:paraId="0B9D5238" w14:textId="464E7A4D" w:rsidR="002C6EB9" w:rsidRDefault="00692BA8" w:rsidP="002C6EB9">
      <w:r>
        <w:t>Decision: CR0285 to 36.212 (Rel-15, F) is agreed.</w:t>
      </w:r>
    </w:p>
    <w:p w14:paraId="4BB6BD74" w14:textId="77777777" w:rsidR="00692BA8" w:rsidRPr="002C6EB9" w:rsidRDefault="00692BA8" w:rsidP="002C6EB9"/>
    <w:p w14:paraId="2D67F0F5" w14:textId="7B820013" w:rsidR="002C6EB9" w:rsidRPr="002C6EB9" w:rsidRDefault="00603E09" w:rsidP="002C6EB9">
      <w:pPr>
        <w:rPr>
          <w:b/>
        </w:rPr>
      </w:pPr>
      <w:hyperlink r:id="rId77" w:history="1">
        <w:r w:rsidR="00FE4C7E">
          <w:rPr>
            <w:rStyle w:val="Hyperlink"/>
            <w:b/>
          </w:rPr>
          <w:t>R1-1804891</w:t>
        </w:r>
      </w:hyperlink>
      <w:r w:rsidR="002C6EB9" w:rsidRPr="002C6EB9">
        <w:rPr>
          <w:b/>
        </w:rPr>
        <w:tab/>
        <w:t>Ordering of P-CSI plus SR in eCA</w:t>
      </w:r>
      <w:r w:rsidR="002C6EB9" w:rsidRPr="002C6EB9">
        <w:rPr>
          <w:b/>
        </w:rPr>
        <w:tab/>
        <w:t>Qualcomm Incorporated</w:t>
      </w:r>
    </w:p>
    <w:p w14:paraId="0793ACD7" w14:textId="411CFE21" w:rsidR="002C6EB9" w:rsidRPr="002C6EB9" w:rsidRDefault="002C6EB9" w:rsidP="002C6EB9">
      <w:r w:rsidRPr="00777035">
        <w:rPr>
          <w:rFonts w:ascii="Times New Roman" w:hAnsi="Times New Roman"/>
          <w:b/>
        </w:rPr>
        <w:t>Decision:</w:t>
      </w:r>
      <w:r>
        <w:rPr>
          <w:rFonts w:ascii="Times New Roman" w:hAnsi="Times New Roman"/>
          <w:b/>
        </w:rPr>
        <w:t xml:space="preserve"> </w:t>
      </w:r>
      <w:r w:rsidRPr="002C6EB9">
        <w:t>The draft is CR is endorsed.</w:t>
      </w:r>
      <w:r>
        <w:t xml:space="preserve"> Final CRs are </w:t>
      </w:r>
      <w:r w:rsidRPr="002C6EB9">
        <w:rPr>
          <w:highlight w:val="green"/>
        </w:rPr>
        <w:t xml:space="preserve">agreed in </w:t>
      </w:r>
      <w:hyperlink r:id="rId78" w:history="1">
        <w:r w:rsidR="00FE4C7E">
          <w:rPr>
            <w:rStyle w:val="Hyperlink"/>
            <w:highlight w:val="green"/>
          </w:rPr>
          <w:t>R1-1805298</w:t>
        </w:r>
      </w:hyperlink>
      <w:r w:rsidRPr="002C6EB9">
        <w:rPr>
          <w:highlight w:val="green"/>
        </w:rPr>
        <w:t xml:space="preserve"> (Rel-13, CR</w:t>
      </w:r>
      <w:r>
        <w:rPr>
          <w:highlight w:val="green"/>
        </w:rPr>
        <w:t>0</w:t>
      </w:r>
      <w:r w:rsidRPr="002C6EB9">
        <w:rPr>
          <w:highlight w:val="green"/>
        </w:rPr>
        <w:t xml:space="preserve">281), </w:t>
      </w:r>
      <w:hyperlink r:id="rId79" w:history="1">
        <w:r w:rsidR="00FE4C7E">
          <w:rPr>
            <w:rStyle w:val="Hyperlink"/>
            <w:highlight w:val="green"/>
          </w:rPr>
          <w:t>R1-1805299</w:t>
        </w:r>
      </w:hyperlink>
      <w:r w:rsidRPr="002C6EB9">
        <w:rPr>
          <w:highlight w:val="green"/>
        </w:rPr>
        <w:t xml:space="preserve"> (Rel-14, CR</w:t>
      </w:r>
      <w:r>
        <w:rPr>
          <w:highlight w:val="green"/>
        </w:rPr>
        <w:t>0</w:t>
      </w:r>
      <w:r w:rsidRPr="002C6EB9">
        <w:rPr>
          <w:highlight w:val="green"/>
        </w:rPr>
        <w:t xml:space="preserve">282), </w:t>
      </w:r>
      <w:hyperlink r:id="rId80" w:history="1">
        <w:r w:rsidR="00FE4C7E">
          <w:rPr>
            <w:rStyle w:val="Hyperlink"/>
            <w:highlight w:val="green"/>
          </w:rPr>
          <w:t>R1-1805300</w:t>
        </w:r>
      </w:hyperlink>
      <w:r w:rsidRPr="002C6EB9">
        <w:rPr>
          <w:highlight w:val="green"/>
        </w:rPr>
        <w:t xml:space="preserve"> (Rel-15, CR</w:t>
      </w:r>
      <w:r>
        <w:rPr>
          <w:highlight w:val="green"/>
        </w:rPr>
        <w:t>0</w:t>
      </w:r>
      <w:r w:rsidRPr="002C6EB9">
        <w:rPr>
          <w:highlight w:val="green"/>
        </w:rPr>
        <w:t>283)</w:t>
      </w:r>
      <w:r>
        <w:t>.</w:t>
      </w:r>
    </w:p>
    <w:p w14:paraId="475A72AC" w14:textId="77777777" w:rsidR="002C6EB9" w:rsidRPr="002C6EB9" w:rsidRDefault="002C6EB9" w:rsidP="002C6EB9"/>
    <w:p w14:paraId="73EDFDA8" w14:textId="77777777" w:rsidR="002C6EB9" w:rsidRPr="002C6EB9" w:rsidRDefault="002C6EB9" w:rsidP="002C6EB9">
      <w:pPr>
        <w:rPr>
          <w:b/>
          <w:u w:val="single"/>
        </w:rPr>
      </w:pPr>
      <w:r w:rsidRPr="002C6EB9">
        <w:rPr>
          <w:b/>
          <w:u w:val="single"/>
        </w:rPr>
        <w:t>36.213</w:t>
      </w:r>
    </w:p>
    <w:p w14:paraId="0C2919AF" w14:textId="509ED4CC" w:rsidR="002C6EB9" w:rsidRPr="002C6EB9" w:rsidRDefault="00603E09" w:rsidP="002C6EB9">
      <w:pPr>
        <w:rPr>
          <w:b/>
        </w:rPr>
      </w:pPr>
      <w:hyperlink r:id="rId81" w:history="1">
        <w:r w:rsidR="00FE4C7E">
          <w:rPr>
            <w:rStyle w:val="Hyperlink"/>
            <w:b/>
          </w:rPr>
          <w:t>R1-1804964</w:t>
        </w:r>
      </w:hyperlink>
      <w:r w:rsidR="002C6EB9" w:rsidRPr="002C6EB9">
        <w:rPr>
          <w:b/>
        </w:rPr>
        <w:tab/>
        <w:t>Correction on number of subframes for semistatic codebook determination and transmission over PUSCH</w:t>
      </w:r>
      <w:r w:rsidR="002C6EB9" w:rsidRPr="002C6EB9">
        <w:rPr>
          <w:b/>
        </w:rPr>
        <w:tab/>
        <w:t>Qualcomm Incorporated</w:t>
      </w:r>
    </w:p>
    <w:p w14:paraId="50ACDAA0" w14:textId="55E15DD7" w:rsidR="002C6EB9" w:rsidRPr="002C6EB9" w:rsidRDefault="002C6EB9" w:rsidP="002C6EB9">
      <w:r w:rsidRPr="00777035">
        <w:rPr>
          <w:rFonts w:ascii="Times New Roman" w:hAnsi="Times New Roman"/>
          <w:b/>
        </w:rPr>
        <w:t>Decision:</w:t>
      </w:r>
      <w:r>
        <w:rPr>
          <w:rFonts w:ascii="Times New Roman" w:hAnsi="Times New Roman"/>
          <w:b/>
        </w:rPr>
        <w:t xml:space="preserve"> </w:t>
      </w:r>
      <w:r w:rsidRPr="002C6EB9">
        <w:t>The draft is CR is endorsed by updating “</w:t>
      </w:r>
      <w:ins w:id="27" w:author="Alberto Rico Alvarino" w:date="2018-04-05T23:32:00Z">
        <w:r w:rsidRPr="002C6EB9">
          <w:t>a PUSCH transmission</w:t>
        </w:r>
      </w:ins>
      <w:r w:rsidRPr="002C6EB9">
        <w:t>” to “</w:t>
      </w:r>
      <w:r w:rsidRPr="002C6EB9">
        <w:rPr>
          <w:color w:val="FF0000"/>
        </w:rPr>
        <w:t>on PUSCH</w:t>
      </w:r>
      <w:r w:rsidRPr="002C6EB9">
        <w:t xml:space="preserve">”. Final CR </w:t>
      </w:r>
      <w:r>
        <w:t xml:space="preserve">is </w:t>
      </w:r>
      <w:r w:rsidRPr="002C6EB9">
        <w:rPr>
          <w:highlight w:val="green"/>
        </w:rPr>
        <w:t xml:space="preserve">agreed in </w:t>
      </w:r>
      <w:hyperlink r:id="rId82" w:history="1">
        <w:r w:rsidR="00FE4C7E">
          <w:rPr>
            <w:rStyle w:val="Hyperlink"/>
            <w:highlight w:val="green"/>
          </w:rPr>
          <w:t>R1-1805301</w:t>
        </w:r>
      </w:hyperlink>
      <w:r w:rsidRPr="002C6EB9">
        <w:rPr>
          <w:highlight w:val="green"/>
        </w:rPr>
        <w:t xml:space="preserve"> (Rel-13, CR1058), </w:t>
      </w:r>
      <w:hyperlink r:id="rId83" w:history="1">
        <w:r w:rsidR="00FE4C7E">
          <w:rPr>
            <w:rStyle w:val="Hyperlink"/>
            <w:highlight w:val="green"/>
          </w:rPr>
          <w:t>R1-1805302</w:t>
        </w:r>
      </w:hyperlink>
      <w:r w:rsidRPr="002C6EB9">
        <w:rPr>
          <w:highlight w:val="green"/>
        </w:rPr>
        <w:t xml:space="preserve"> (Rel-14, CR1059), </w:t>
      </w:r>
      <w:hyperlink r:id="rId84" w:history="1">
        <w:r w:rsidR="00FE4C7E">
          <w:rPr>
            <w:rStyle w:val="Hyperlink"/>
            <w:highlight w:val="green"/>
          </w:rPr>
          <w:t>R1-1805303</w:t>
        </w:r>
      </w:hyperlink>
      <w:r w:rsidRPr="002C6EB9">
        <w:rPr>
          <w:highlight w:val="green"/>
        </w:rPr>
        <w:t xml:space="preserve">  (Rel-15, CR1060)</w:t>
      </w:r>
      <w:r>
        <w:t>.</w:t>
      </w:r>
    </w:p>
    <w:p w14:paraId="04903965" w14:textId="77777777" w:rsidR="00254752" w:rsidRPr="00254752" w:rsidRDefault="00254752" w:rsidP="00254752">
      <w:pPr>
        <w:pStyle w:val="Heading3"/>
      </w:pPr>
      <w:bookmarkStart w:id="28" w:name="_Toc514184560"/>
      <w:r w:rsidRPr="00254752">
        <w:rPr>
          <w:rFonts w:hint="eastAsia"/>
        </w:rPr>
        <w:t xml:space="preserve">Maintenance of Release 14 </w:t>
      </w:r>
      <w:r w:rsidRPr="00254752">
        <w:t>Enhanced Licensed-Assisted Access to Unlicensed Spectrum</w:t>
      </w:r>
      <w:bookmarkEnd w:id="25"/>
      <w:bookmarkEnd w:id="26"/>
      <w:bookmarkEnd w:id="28"/>
      <w:r w:rsidRPr="00254752">
        <w:t xml:space="preserve"> </w:t>
      </w:r>
    </w:p>
    <w:p w14:paraId="792D1D9D" w14:textId="7F597B97" w:rsidR="00254752" w:rsidRPr="00254752" w:rsidRDefault="004C3D51" w:rsidP="00254752">
      <w:pPr>
        <w:ind w:left="720" w:hanging="720"/>
        <w:rPr>
          <w:lang w:eastAsia="x-none"/>
        </w:rPr>
      </w:pPr>
      <w:r>
        <w:rPr>
          <w:lang w:eastAsia="x-none"/>
        </w:rPr>
        <w:t>None.</w:t>
      </w:r>
    </w:p>
    <w:p w14:paraId="52D5FC15" w14:textId="39C95C5E" w:rsidR="00254752" w:rsidRDefault="00254752" w:rsidP="00254752">
      <w:pPr>
        <w:pStyle w:val="Heading3"/>
      </w:pPr>
      <w:bookmarkStart w:id="29" w:name="_Toc490832508"/>
      <w:bookmarkStart w:id="30" w:name="_Toc510867559"/>
      <w:bookmarkStart w:id="31" w:name="_Toc514184561"/>
      <w:r w:rsidRPr="00254752">
        <w:rPr>
          <w:rFonts w:hint="eastAsia"/>
        </w:rPr>
        <w:t xml:space="preserve">Maintenance of Release 14 </w:t>
      </w:r>
      <w:r w:rsidRPr="00254752">
        <w:t>V2V</w:t>
      </w:r>
      <w:r w:rsidRPr="00254752">
        <w:rPr>
          <w:rFonts w:eastAsia="MS Mincho" w:hint="eastAsia"/>
          <w:lang w:eastAsia="ja-JP"/>
        </w:rPr>
        <w:t xml:space="preserve">/V2X </w:t>
      </w:r>
      <w:r w:rsidRPr="00254752">
        <w:t>services based on LTE sidelink</w:t>
      </w:r>
      <w:bookmarkEnd w:id="29"/>
      <w:bookmarkEnd w:id="30"/>
      <w:bookmarkEnd w:id="31"/>
    </w:p>
    <w:p w14:paraId="7CE964FA" w14:textId="31AB7126" w:rsidR="004C3D51" w:rsidRPr="004C3D51" w:rsidRDefault="004C3D51" w:rsidP="004C3D51">
      <w:r>
        <w:t>None</w:t>
      </w:r>
    </w:p>
    <w:p w14:paraId="763488C4" w14:textId="77777777" w:rsidR="00254752" w:rsidRPr="00254752" w:rsidRDefault="00254752" w:rsidP="00254752">
      <w:pPr>
        <w:pStyle w:val="Heading3"/>
        <w:rPr>
          <w:rFonts w:eastAsia="MS Mincho"/>
          <w:lang w:eastAsia="ja-JP"/>
        </w:rPr>
      </w:pPr>
      <w:bookmarkStart w:id="32" w:name="_Toc490832509"/>
      <w:bookmarkStart w:id="33" w:name="_Toc510867560"/>
      <w:bookmarkStart w:id="34" w:name="_Toc514184562"/>
      <w:r w:rsidRPr="00254752">
        <w:rPr>
          <w:rFonts w:hint="eastAsia"/>
        </w:rPr>
        <w:t xml:space="preserve">Maintenance of Release 14 </w:t>
      </w:r>
      <w:r w:rsidRPr="00254752">
        <w:rPr>
          <w:rFonts w:eastAsia="MS Mincho" w:hint="eastAsia"/>
          <w:lang w:eastAsia="ja-JP"/>
        </w:rPr>
        <w:t>Full-Dimension MIMO</w:t>
      </w:r>
      <w:r w:rsidRPr="00254752">
        <w:t xml:space="preserve"> for LTE</w:t>
      </w:r>
      <w:bookmarkEnd w:id="32"/>
      <w:bookmarkEnd w:id="33"/>
      <w:bookmarkEnd w:id="34"/>
    </w:p>
    <w:p w14:paraId="62F1EAC5" w14:textId="77777777" w:rsidR="004C3D51" w:rsidRPr="004C3D51" w:rsidRDefault="004C3D51" w:rsidP="004C3D51">
      <w:pPr>
        <w:ind w:left="720" w:hanging="720"/>
        <w:rPr>
          <w:b/>
          <w:u w:val="single"/>
          <w:lang w:eastAsia="x-none"/>
        </w:rPr>
      </w:pPr>
      <w:bookmarkStart w:id="35" w:name="_Toc490832510"/>
      <w:bookmarkStart w:id="36" w:name="_Toc510867561"/>
      <w:r w:rsidRPr="004C3D51">
        <w:rPr>
          <w:b/>
          <w:u w:val="single"/>
          <w:lang w:eastAsia="x-none"/>
        </w:rPr>
        <w:t>36.211</w:t>
      </w:r>
    </w:p>
    <w:p w14:paraId="75C88525" w14:textId="02985DAD" w:rsidR="004C3D51" w:rsidRPr="004C3D51" w:rsidRDefault="00603E09" w:rsidP="004C3D51">
      <w:pPr>
        <w:ind w:left="720" w:hanging="720"/>
        <w:rPr>
          <w:b/>
          <w:lang w:eastAsia="x-none"/>
        </w:rPr>
      </w:pPr>
      <w:hyperlink r:id="rId85" w:history="1">
        <w:r w:rsidR="00FE4C7E">
          <w:rPr>
            <w:rStyle w:val="Hyperlink"/>
            <w:b/>
            <w:highlight w:val="green"/>
            <w:lang w:eastAsia="x-none"/>
          </w:rPr>
          <w:t>R1-1805280</w:t>
        </w:r>
      </w:hyperlink>
      <w:r w:rsidR="004C3D51" w:rsidRPr="004C3D51">
        <w:rPr>
          <w:b/>
          <w:lang w:eastAsia="x-none"/>
        </w:rPr>
        <w:tab/>
        <w:t>Correction on DMRS scrambling ID for semi-open loop transmission</w:t>
      </w:r>
      <w:r w:rsidR="004C3D51" w:rsidRPr="004C3D51">
        <w:rPr>
          <w:b/>
          <w:lang w:eastAsia="x-none"/>
        </w:rPr>
        <w:tab/>
        <w:t>Huawei, HiSilicon</w:t>
      </w:r>
    </w:p>
    <w:p w14:paraId="28A8C6C4" w14:textId="6B0D7278" w:rsidR="004C3D51" w:rsidRPr="004C3D51" w:rsidRDefault="004C3D51" w:rsidP="004C3D51">
      <w:pPr>
        <w:ind w:left="720" w:hanging="720"/>
        <w:rPr>
          <w:lang w:eastAsia="x-none"/>
        </w:rPr>
      </w:pPr>
      <w:r>
        <w:rPr>
          <w:lang w:eastAsia="x-none"/>
        </w:rPr>
        <w:tab/>
        <w:t>(</w:t>
      </w:r>
      <w:r w:rsidRPr="004C3D51">
        <w:rPr>
          <w:lang w:eastAsia="x-none"/>
        </w:rPr>
        <w:t xml:space="preserve">Revision of </w:t>
      </w:r>
      <w:hyperlink r:id="rId86" w:history="1">
        <w:r w:rsidR="00FE4C7E">
          <w:rPr>
            <w:rStyle w:val="Hyperlink"/>
            <w:lang w:eastAsia="x-none"/>
          </w:rPr>
          <w:t>R1-1803955</w:t>
        </w:r>
      </w:hyperlink>
      <w:r>
        <w:rPr>
          <w:lang w:eastAsia="x-none"/>
        </w:rPr>
        <w:t>)</w:t>
      </w:r>
    </w:p>
    <w:p w14:paraId="2E8D4D6B" w14:textId="09D2BCB3" w:rsidR="004C3D51" w:rsidRPr="004C3D51" w:rsidRDefault="004C3D51" w:rsidP="004C3D51">
      <w:pPr>
        <w:ind w:left="720" w:hanging="720"/>
        <w:rPr>
          <w:rFonts w:ascii="Times New Roman" w:hAnsi="Times New Roman"/>
        </w:rPr>
      </w:pPr>
      <w:r w:rsidRPr="00777035">
        <w:rPr>
          <w:rFonts w:ascii="Times New Roman" w:hAnsi="Times New Roman"/>
          <w:b/>
        </w:rPr>
        <w:t>Decision:</w:t>
      </w:r>
      <w:r w:rsidRPr="004C3D51">
        <w:rPr>
          <w:rFonts w:ascii="Times New Roman" w:hAnsi="Times New Roman"/>
        </w:rPr>
        <w:t xml:space="preserve"> CR0429r1 to 36.211 Rel-14, F is agreed.</w:t>
      </w:r>
    </w:p>
    <w:p w14:paraId="6DDE1D73" w14:textId="0E0653C7" w:rsidR="004C3D51" w:rsidRPr="004C3D51" w:rsidRDefault="00603E09" w:rsidP="004C3D51">
      <w:pPr>
        <w:ind w:left="720" w:hanging="720"/>
        <w:rPr>
          <w:b/>
          <w:lang w:eastAsia="x-none"/>
        </w:rPr>
      </w:pPr>
      <w:hyperlink r:id="rId87" w:history="1">
        <w:r w:rsidR="00FE4C7E">
          <w:rPr>
            <w:rStyle w:val="Hyperlink"/>
            <w:b/>
            <w:highlight w:val="green"/>
            <w:lang w:eastAsia="x-none"/>
          </w:rPr>
          <w:t>R1-1805281</w:t>
        </w:r>
      </w:hyperlink>
      <w:r w:rsidR="004C3D51" w:rsidRPr="004C3D51">
        <w:rPr>
          <w:b/>
          <w:lang w:eastAsia="x-none"/>
        </w:rPr>
        <w:tab/>
        <w:t>Correction on DMRS scrambling ID for semi-open loop transmission</w:t>
      </w:r>
      <w:r w:rsidR="004C3D51" w:rsidRPr="004C3D51">
        <w:rPr>
          <w:b/>
          <w:lang w:eastAsia="x-none"/>
        </w:rPr>
        <w:tab/>
        <w:t>Huawei, HiSilicon</w:t>
      </w:r>
    </w:p>
    <w:p w14:paraId="7D1CB338" w14:textId="703E4A5E" w:rsidR="004C3D51" w:rsidRPr="004C3D51" w:rsidRDefault="004C3D51" w:rsidP="004C3D51">
      <w:pPr>
        <w:ind w:left="720" w:hanging="720"/>
        <w:rPr>
          <w:lang w:eastAsia="x-none"/>
        </w:rPr>
      </w:pPr>
      <w:r>
        <w:rPr>
          <w:lang w:eastAsia="x-none"/>
        </w:rPr>
        <w:tab/>
        <w:t>(</w:t>
      </w:r>
      <w:r w:rsidRPr="004C3D51">
        <w:rPr>
          <w:lang w:eastAsia="x-none"/>
        </w:rPr>
        <w:t>Re</w:t>
      </w:r>
      <w:r>
        <w:rPr>
          <w:lang w:eastAsia="x-none"/>
        </w:rPr>
        <w:t>vision</w:t>
      </w:r>
      <w:r w:rsidRPr="004C3D51">
        <w:rPr>
          <w:lang w:eastAsia="x-none"/>
        </w:rPr>
        <w:t xml:space="preserve"> of </w:t>
      </w:r>
      <w:hyperlink r:id="rId88" w:history="1">
        <w:r w:rsidR="00FE4C7E">
          <w:rPr>
            <w:rStyle w:val="Hyperlink"/>
            <w:lang w:eastAsia="x-none"/>
          </w:rPr>
          <w:t>R1-1803956</w:t>
        </w:r>
      </w:hyperlink>
      <w:r>
        <w:rPr>
          <w:lang w:eastAsia="x-none"/>
        </w:rPr>
        <w:t>)</w:t>
      </w:r>
    </w:p>
    <w:p w14:paraId="247A889C" w14:textId="702F1865" w:rsidR="004C3D51" w:rsidRDefault="004C3D51" w:rsidP="004C3D51">
      <w:pPr>
        <w:ind w:left="720" w:hanging="720"/>
        <w:rPr>
          <w:rFonts w:ascii="Times New Roman" w:hAnsi="Times New Roman"/>
          <w:b/>
        </w:rPr>
      </w:pPr>
      <w:r w:rsidRPr="00777035">
        <w:rPr>
          <w:rFonts w:ascii="Times New Roman" w:hAnsi="Times New Roman"/>
          <w:b/>
        </w:rPr>
        <w:t>Decision:</w:t>
      </w:r>
      <w:r>
        <w:rPr>
          <w:rFonts w:ascii="Times New Roman" w:hAnsi="Times New Roman"/>
          <w:b/>
        </w:rPr>
        <w:t xml:space="preserve"> </w:t>
      </w:r>
      <w:r w:rsidRPr="004C3D51">
        <w:rPr>
          <w:rFonts w:ascii="Times New Roman" w:hAnsi="Times New Roman"/>
        </w:rPr>
        <w:t>CR0430r1 to 36.211 Rel-15, A is agreed.</w:t>
      </w:r>
    </w:p>
    <w:p w14:paraId="06F1F133" w14:textId="77777777" w:rsidR="004C3D51" w:rsidRPr="004C3D51" w:rsidRDefault="004C3D51" w:rsidP="004C3D51">
      <w:pPr>
        <w:ind w:left="720" w:hanging="720"/>
        <w:rPr>
          <w:lang w:eastAsia="x-none"/>
        </w:rPr>
      </w:pPr>
    </w:p>
    <w:p w14:paraId="15F33CAE" w14:textId="3E41D4B0" w:rsidR="004C3D51" w:rsidRPr="004C3D51" w:rsidRDefault="00603E09" w:rsidP="004C3D51">
      <w:pPr>
        <w:ind w:left="720" w:hanging="720"/>
        <w:rPr>
          <w:b/>
          <w:lang w:eastAsia="x-none"/>
        </w:rPr>
      </w:pPr>
      <w:hyperlink r:id="rId89" w:history="1">
        <w:r w:rsidR="00FE4C7E">
          <w:rPr>
            <w:rStyle w:val="Hyperlink"/>
            <w:b/>
            <w:lang w:eastAsia="x-none"/>
          </w:rPr>
          <w:t>R1-1804892</w:t>
        </w:r>
      </w:hyperlink>
      <w:r w:rsidR="004C3D51" w:rsidRPr="004C3D51">
        <w:rPr>
          <w:b/>
          <w:lang w:eastAsia="x-none"/>
        </w:rPr>
        <w:tab/>
        <w:t>On support of advanced CSI</w:t>
      </w:r>
      <w:r w:rsidR="004C3D51" w:rsidRPr="004C3D51">
        <w:rPr>
          <w:b/>
          <w:lang w:eastAsia="x-none"/>
        </w:rPr>
        <w:tab/>
        <w:t>Qualcomm Incorporated</w:t>
      </w:r>
    </w:p>
    <w:p w14:paraId="778A35BC" w14:textId="191A6305" w:rsidR="004C3D51" w:rsidRPr="004C3D51" w:rsidRDefault="004C3D51" w:rsidP="004C3D51">
      <w:pPr>
        <w:ind w:left="720" w:hanging="720"/>
        <w:rPr>
          <w:rFonts w:ascii="Times New Roman" w:hAnsi="Times New Roman"/>
        </w:rPr>
      </w:pPr>
      <w:r w:rsidRPr="00777035">
        <w:rPr>
          <w:rFonts w:ascii="Times New Roman" w:hAnsi="Times New Roman"/>
          <w:b/>
        </w:rPr>
        <w:t>Decision:</w:t>
      </w:r>
      <w:r w:rsidRPr="004C3D51">
        <w:rPr>
          <w:rFonts w:ascii="Times New Roman" w:hAnsi="Times New Roman"/>
        </w:rPr>
        <w:t xml:space="preserve"> The document is noted.</w:t>
      </w:r>
    </w:p>
    <w:p w14:paraId="0892A0EF" w14:textId="77777777" w:rsidR="004C3D51" w:rsidRPr="004C3D51" w:rsidRDefault="004C3D51" w:rsidP="004C3D51">
      <w:pPr>
        <w:ind w:left="720" w:hanging="720"/>
        <w:rPr>
          <w:rFonts w:ascii="Times New Roman" w:hAnsi="Times New Roman"/>
        </w:rPr>
      </w:pPr>
    </w:p>
    <w:p w14:paraId="2F6BA01A" w14:textId="1D636126" w:rsidR="004C3D51" w:rsidRPr="004C3D51" w:rsidRDefault="004C3D51" w:rsidP="004C3D51">
      <w:pPr>
        <w:ind w:left="720" w:hanging="720"/>
        <w:rPr>
          <w:szCs w:val="20"/>
          <w:lang w:eastAsia="x-none"/>
        </w:rPr>
      </w:pPr>
      <w:r w:rsidRPr="004C3D51">
        <w:rPr>
          <w:szCs w:val="20"/>
          <w:highlight w:val="green"/>
          <w:lang w:eastAsia="x-none"/>
        </w:rPr>
        <w:t>Agreem</w:t>
      </w:r>
      <w:r>
        <w:rPr>
          <w:szCs w:val="20"/>
          <w:highlight w:val="green"/>
          <w:lang w:eastAsia="x-none"/>
        </w:rPr>
        <w:t>e</w:t>
      </w:r>
      <w:r w:rsidRPr="004C3D51">
        <w:rPr>
          <w:szCs w:val="20"/>
          <w:highlight w:val="green"/>
          <w:lang w:eastAsia="x-none"/>
        </w:rPr>
        <w:t>nts</w:t>
      </w:r>
      <w:r w:rsidRPr="004C3D51">
        <w:rPr>
          <w:szCs w:val="20"/>
          <w:lang w:eastAsia="x-none"/>
        </w:rPr>
        <w:t>:</w:t>
      </w:r>
    </w:p>
    <w:p w14:paraId="4EE9C476" w14:textId="77777777" w:rsidR="004C3D51" w:rsidRPr="004C3D51" w:rsidRDefault="004C3D51" w:rsidP="00822CCA">
      <w:pPr>
        <w:numPr>
          <w:ilvl w:val="0"/>
          <w:numId w:val="46"/>
        </w:numPr>
        <w:rPr>
          <w:szCs w:val="20"/>
        </w:rPr>
      </w:pPr>
      <w:r w:rsidRPr="004C3D51">
        <w:rPr>
          <w:szCs w:val="20"/>
        </w:rPr>
        <w:t xml:space="preserve">Introduce a new UE capability </w:t>
      </w:r>
      <w:r w:rsidRPr="004C3D51">
        <w:rPr>
          <w:i/>
          <w:szCs w:val="20"/>
        </w:rPr>
        <w:t>csi-ReportingAdvancedMaxPorts-r14</w:t>
      </w:r>
      <w:r w:rsidRPr="004C3D51">
        <w:rPr>
          <w:szCs w:val="20"/>
        </w:rPr>
        <w:t xml:space="preserve"> that indicates the maximum number of CSI-RS ports supported for advanced CSI.</w:t>
      </w:r>
    </w:p>
    <w:p w14:paraId="7922B37D" w14:textId="77777777" w:rsidR="004C3D51" w:rsidRPr="004C3D51" w:rsidRDefault="004C3D51" w:rsidP="00822CCA">
      <w:pPr>
        <w:numPr>
          <w:ilvl w:val="1"/>
          <w:numId w:val="46"/>
        </w:numPr>
        <w:rPr>
          <w:szCs w:val="20"/>
        </w:rPr>
      </w:pPr>
      <w:r w:rsidRPr="004C3D51">
        <w:rPr>
          <w:szCs w:val="20"/>
        </w:rPr>
        <w:t>The range of this capability is ENUMERATED {[4], [8], 12, 16, 20, 24, 28}</w:t>
      </w:r>
    </w:p>
    <w:p w14:paraId="434CAD55" w14:textId="77777777" w:rsidR="004C3D51" w:rsidRPr="00692BA8" w:rsidRDefault="004C3D51" w:rsidP="00822CCA">
      <w:pPr>
        <w:numPr>
          <w:ilvl w:val="2"/>
          <w:numId w:val="46"/>
        </w:numPr>
        <w:rPr>
          <w:szCs w:val="20"/>
        </w:rPr>
      </w:pPr>
      <w:r w:rsidRPr="00692BA8">
        <w:rPr>
          <w:szCs w:val="20"/>
        </w:rPr>
        <w:t xml:space="preserve">Further offline discussion to finalize the ones in brackets </w:t>
      </w:r>
    </w:p>
    <w:p w14:paraId="6FA27782" w14:textId="77777777" w:rsidR="004C3D51" w:rsidRPr="004C3D51" w:rsidRDefault="004C3D51" w:rsidP="00822CCA">
      <w:pPr>
        <w:numPr>
          <w:ilvl w:val="1"/>
          <w:numId w:val="46"/>
        </w:numPr>
        <w:rPr>
          <w:szCs w:val="20"/>
        </w:rPr>
      </w:pPr>
      <w:r w:rsidRPr="004C3D51">
        <w:rPr>
          <w:szCs w:val="20"/>
        </w:rPr>
        <w:t>Introduce this capability per BoBC.</w:t>
      </w:r>
    </w:p>
    <w:p w14:paraId="46CFAA11" w14:textId="77777777" w:rsidR="004C3D51" w:rsidRPr="004C3D51" w:rsidRDefault="004C3D51" w:rsidP="00822CCA">
      <w:pPr>
        <w:numPr>
          <w:ilvl w:val="1"/>
          <w:numId w:val="46"/>
        </w:numPr>
        <w:rPr>
          <w:szCs w:val="20"/>
        </w:rPr>
      </w:pPr>
      <w:r w:rsidRPr="004C3D51">
        <w:rPr>
          <w:szCs w:val="20"/>
        </w:rPr>
        <w:t>To keep backward compatibility with current Rel-14 ASN.1:</w:t>
      </w:r>
    </w:p>
    <w:p w14:paraId="27BC2120" w14:textId="77777777" w:rsidR="004C3D51" w:rsidRPr="004C3D51" w:rsidRDefault="004C3D51" w:rsidP="00822CCA">
      <w:pPr>
        <w:numPr>
          <w:ilvl w:val="2"/>
          <w:numId w:val="46"/>
        </w:numPr>
        <w:rPr>
          <w:szCs w:val="20"/>
        </w:rPr>
      </w:pPr>
      <w:r w:rsidRPr="004C3D51">
        <w:rPr>
          <w:szCs w:val="20"/>
        </w:rPr>
        <w:t>if the UE does not include this capability and indicates csi-ReportingAdvanced-r14 as supported for a BoBC, then the UE supports advanced CSI with 32 ports in that BoBC</w:t>
      </w:r>
    </w:p>
    <w:p w14:paraId="774F7F05" w14:textId="77777777" w:rsidR="004C3D51" w:rsidRPr="004C3D51" w:rsidRDefault="004C3D51" w:rsidP="00822CCA">
      <w:pPr>
        <w:numPr>
          <w:ilvl w:val="2"/>
          <w:numId w:val="46"/>
        </w:numPr>
        <w:rPr>
          <w:szCs w:val="20"/>
        </w:rPr>
      </w:pPr>
      <w:r w:rsidRPr="004C3D51">
        <w:rPr>
          <w:szCs w:val="20"/>
        </w:rPr>
        <w:t>if the UE includes this capability for a BoBC, then the UE does not indicate csi-ReportingAdvanced-r14 for a BoBC</w:t>
      </w:r>
    </w:p>
    <w:p w14:paraId="3FC8DE13" w14:textId="0E057BE8" w:rsidR="004C3D51" w:rsidRPr="004C3D51" w:rsidRDefault="004C3D51" w:rsidP="00822CCA">
      <w:pPr>
        <w:numPr>
          <w:ilvl w:val="0"/>
          <w:numId w:val="46"/>
        </w:numPr>
        <w:rPr>
          <w:szCs w:val="20"/>
        </w:rPr>
      </w:pPr>
      <w:r w:rsidRPr="004C3D51">
        <w:rPr>
          <w:szCs w:val="20"/>
        </w:rPr>
        <w:t xml:space="preserve">Send an LS to RAN2 in </w:t>
      </w:r>
      <w:hyperlink r:id="rId90" w:history="1">
        <w:r w:rsidR="00FE4C7E">
          <w:rPr>
            <w:rStyle w:val="Hyperlink"/>
            <w:szCs w:val="20"/>
          </w:rPr>
          <w:t>R1-1805304</w:t>
        </w:r>
      </w:hyperlink>
      <w:r w:rsidRPr="004C3D51">
        <w:rPr>
          <w:szCs w:val="20"/>
        </w:rPr>
        <w:t xml:space="preserve"> – (after the set of values are finalized)</w:t>
      </w:r>
    </w:p>
    <w:p w14:paraId="4BB8ED43" w14:textId="77D094C4" w:rsidR="004C3D51" w:rsidRDefault="00692BA8" w:rsidP="00026F68">
      <w:pPr>
        <w:ind w:left="720" w:hanging="720"/>
        <w:rPr>
          <w:lang w:eastAsia="x-none"/>
        </w:rPr>
      </w:pPr>
      <w:r>
        <w:rPr>
          <w:lang w:eastAsia="x-none"/>
        </w:rPr>
        <w:t>From maintenance session, the above agreement is modified as:</w:t>
      </w:r>
    </w:p>
    <w:p w14:paraId="0EECE9AB" w14:textId="77777777" w:rsidR="00692BA8" w:rsidRPr="00692BA8" w:rsidRDefault="00692BA8" w:rsidP="00692BA8">
      <w:pPr>
        <w:numPr>
          <w:ilvl w:val="1"/>
          <w:numId w:val="335"/>
        </w:numPr>
        <w:rPr>
          <w:szCs w:val="20"/>
        </w:rPr>
      </w:pPr>
      <w:r w:rsidRPr="00692BA8">
        <w:rPr>
          <w:szCs w:val="20"/>
        </w:rPr>
        <w:t>The range of this capability is ENUMERATED {[8], 12, 16, 20, 24, 28}</w:t>
      </w:r>
    </w:p>
    <w:p w14:paraId="31CD04BD" w14:textId="37134F66" w:rsidR="00692BA8" w:rsidRDefault="00692BA8" w:rsidP="00692BA8">
      <w:pPr>
        <w:numPr>
          <w:ilvl w:val="2"/>
          <w:numId w:val="335"/>
        </w:numPr>
        <w:rPr>
          <w:szCs w:val="20"/>
        </w:rPr>
      </w:pPr>
      <w:r w:rsidRPr="00692BA8">
        <w:rPr>
          <w:szCs w:val="20"/>
        </w:rPr>
        <w:t>RAN1 will confirm whether the value 8 is included in RAN1#93.</w:t>
      </w:r>
    </w:p>
    <w:p w14:paraId="47BEDE34" w14:textId="1BC2062F" w:rsidR="00692BA8" w:rsidRPr="00692BA8" w:rsidRDefault="00603E09" w:rsidP="00692BA8">
      <w:pPr>
        <w:ind w:left="720" w:hanging="720"/>
        <w:rPr>
          <w:b/>
          <w:szCs w:val="20"/>
        </w:rPr>
      </w:pPr>
      <w:hyperlink r:id="rId91" w:history="1">
        <w:r w:rsidR="00FE4C7E">
          <w:rPr>
            <w:rStyle w:val="Hyperlink"/>
            <w:b/>
            <w:szCs w:val="20"/>
          </w:rPr>
          <w:t>R1-1805304</w:t>
        </w:r>
      </w:hyperlink>
      <w:r w:rsidR="00692BA8" w:rsidRPr="00692BA8">
        <w:rPr>
          <w:b/>
          <w:szCs w:val="20"/>
        </w:rPr>
        <w:tab/>
        <w:t>Draft LS on Capabilities for advanced CSI in FD-MIMO</w:t>
      </w:r>
      <w:r w:rsidR="00692BA8" w:rsidRPr="00692BA8">
        <w:rPr>
          <w:b/>
          <w:szCs w:val="20"/>
        </w:rPr>
        <w:tab/>
        <w:t>Qualcomm Incorporated</w:t>
      </w:r>
    </w:p>
    <w:p w14:paraId="17E82582" w14:textId="489C8D5C" w:rsidR="00692BA8" w:rsidRPr="00692BA8" w:rsidRDefault="00692BA8" w:rsidP="00026F68">
      <w:pPr>
        <w:ind w:left="720" w:hanging="720"/>
        <w:rPr>
          <w:szCs w:val="20"/>
        </w:rPr>
      </w:pPr>
      <w:r w:rsidRPr="00777035">
        <w:rPr>
          <w:rFonts w:ascii="Times New Roman" w:hAnsi="Times New Roman"/>
          <w:b/>
        </w:rPr>
        <w:t>Decision:</w:t>
      </w:r>
      <w:r w:rsidRPr="004C3D51">
        <w:rPr>
          <w:rFonts w:ascii="Times New Roman" w:hAnsi="Times New Roman"/>
        </w:rPr>
        <w:t xml:space="preserve"> </w:t>
      </w:r>
      <w:r w:rsidRPr="00692BA8">
        <w:rPr>
          <w:szCs w:val="20"/>
          <w:highlight w:val="green"/>
        </w:rPr>
        <w:t xml:space="preserve">Final LS </w:t>
      </w:r>
      <w:r>
        <w:rPr>
          <w:szCs w:val="20"/>
          <w:highlight w:val="green"/>
        </w:rPr>
        <w:t>is a</w:t>
      </w:r>
      <w:r w:rsidRPr="00692BA8">
        <w:rPr>
          <w:szCs w:val="20"/>
          <w:highlight w:val="green"/>
        </w:rPr>
        <w:t xml:space="preserve">pproved in </w:t>
      </w:r>
      <w:hyperlink r:id="rId92" w:history="1">
        <w:r w:rsidR="00FE4C7E">
          <w:rPr>
            <w:rStyle w:val="Hyperlink"/>
            <w:szCs w:val="20"/>
            <w:highlight w:val="green"/>
          </w:rPr>
          <w:t>R1-1805402</w:t>
        </w:r>
      </w:hyperlink>
      <w:r>
        <w:rPr>
          <w:szCs w:val="20"/>
        </w:rPr>
        <w:t>.</w:t>
      </w:r>
    </w:p>
    <w:p w14:paraId="1E45FE2B" w14:textId="77777777" w:rsidR="00254752" w:rsidRPr="00254752" w:rsidRDefault="00254752" w:rsidP="00254752">
      <w:pPr>
        <w:pStyle w:val="Heading3"/>
        <w:rPr>
          <w:lang w:eastAsia="ja-JP"/>
        </w:rPr>
      </w:pPr>
      <w:bookmarkStart w:id="37" w:name="_Toc514184563"/>
      <w:r w:rsidRPr="00254752">
        <w:rPr>
          <w:rFonts w:hint="eastAsia"/>
        </w:rPr>
        <w:lastRenderedPageBreak/>
        <w:t xml:space="preserve">Maintenance of Release 14 </w:t>
      </w:r>
      <w:r w:rsidRPr="00254752">
        <w:rPr>
          <w:rFonts w:hint="eastAsia"/>
          <w:lang w:eastAsia="ja-JP"/>
        </w:rPr>
        <w:t>Further Enhanced MTC for LTE</w:t>
      </w:r>
      <w:bookmarkEnd w:id="35"/>
      <w:bookmarkEnd w:id="36"/>
      <w:bookmarkEnd w:id="37"/>
    </w:p>
    <w:bookmarkStart w:id="38" w:name="_Toc490832511"/>
    <w:bookmarkStart w:id="39" w:name="_Toc510867562"/>
    <w:p w14:paraId="40D6B664" w14:textId="7251358E" w:rsidR="004F47AF" w:rsidRPr="00BB232C" w:rsidRDefault="00FE4C7E" w:rsidP="004F47AF">
      <w:pPr>
        <w:ind w:left="720" w:hanging="720"/>
        <w:rPr>
          <w:b/>
          <w:lang w:eastAsia="x-none"/>
        </w:rPr>
      </w:pPr>
      <w:r>
        <w:rPr>
          <w:b/>
          <w:lang w:eastAsia="x-none"/>
        </w:rPr>
        <w:fldChar w:fldCharType="begin"/>
      </w:r>
      <w:r w:rsidR="0095611E">
        <w:rPr>
          <w:b/>
          <w:lang w:eastAsia="x-none"/>
        </w:rPr>
        <w:instrText>HYPERLINK "C:\\Users\\Merias\\Documents\\RAN1\\TSGR1_92b-China\\Docs\\R1-1804893.zip"</w:instrText>
      </w:r>
      <w:r>
        <w:rPr>
          <w:b/>
          <w:lang w:eastAsia="x-none"/>
        </w:rPr>
        <w:fldChar w:fldCharType="separate"/>
      </w:r>
      <w:r>
        <w:rPr>
          <w:rStyle w:val="Hyperlink"/>
          <w:b/>
          <w:lang w:eastAsia="x-none"/>
        </w:rPr>
        <w:t>R1-1804893</w:t>
      </w:r>
      <w:r>
        <w:rPr>
          <w:b/>
          <w:lang w:eastAsia="x-none"/>
        </w:rPr>
        <w:fldChar w:fldCharType="end"/>
      </w:r>
      <w:r w:rsidR="004F47AF" w:rsidRPr="00BB232C">
        <w:rPr>
          <w:b/>
          <w:lang w:eastAsia="x-none"/>
        </w:rPr>
        <w:tab/>
        <w:t>Clarification on CSS monitoring for 5MHz operation</w:t>
      </w:r>
      <w:r w:rsidR="004F47AF" w:rsidRPr="00BB232C">
        <w:rPr>
          <w:b/>
          <w:lang w:eastAsia="x-none"/>
        </w:rPr>
        <w:tab/>
        <w:t>Qualcomm Incorporated</w:t>
      </w:r>
    </w:p>
    <w:p w14:paraId="0820010F" w14:textId="5DC30E29" w:rsidR="004F47AF" w:rsidRPr="00BB232C" w:rsidRDefault="00603E09" w:rsidP="004F47AF">
      <w:pPr>
        <w:ind w:left="720" w:hanging="720"/>
        <w:rPr>
          <w:b/>
          <w:lang w:eastAsia="x-none"/>
        </w:rPr>
      </w:pPr>
      <w:hyperlink r:id="rId93" w:history="1">
        <w:r w:rsidR="00FE4C7E">
          <w:rPr>
            <w:rStyle w:val="Hyperlink"/>
            <w:b/>
            <w:lang w:eastAsia="x-none"/>
          </w:rPr>
          <w:t>R1-1805273</w:t>
        </w:r>
      </w:hyperlink>
      <w:r w:rsidR="004F47AF" w:rsidRPr="00BB232C">
        <w:rPr>
          <w:b/>
          <w:lang w:eastAsia="x-none"/>
        </w:rPr>
        <w:tab/>
        <w:t>Correction on TBS determination for msg 3 retransmission and CSS for fallback</w:t>
      </w:r>
      <w:r w:rsidR="004F47AF" w:rsidRPr="00BB232C">
        <w:rPr>
          <w:b/>
          <w:lang w:eastAsia="x-none"/>
        </w:rPr>
        <w:tab/>
        <w:t>Samsung</w:t>
      </w:r>
    </w:p>
    <w:p w14:paraId="4ED5510C" w14:textId="77777777" w:rsidR="004F47AF" w:rsidRPr="004F47AF" w:rsidRDefault="004F47AF" w:rsidP="004F47AF">
      <w:pPr>
        <w:ind w:left="720" w:hanging="720"/>
        <w:rPr>
          <w:color w:val="A6A6A6"/>
          <w:lang w:eastAsia="x-none"/>
        </w:rPr>
      </w:pPr>
      <w:r w:rsidRPr="004F47AF">
        <w:rPr>
          <w:color w:val="A6A6A6"/>
          <w:lang w:eastAsia="x-none"/>
        </w:rPr>
        <w:t>Late submission</w:t>
      </w:r>
    </w:p>
    <w:p w14:paraId="689326D4" w14:textId="207E0EE0" w:rsidR="004F47AF" w:rsidRPr="004F47AF" w:rsidRDefault="0035392D" w:rsidP="004F47AF">
      <w:pPr>
        <w:ind w:left="720" w:hanging="720"/>
        <w:rPr>
          <w:lang w:eastAsia="x-none"/>
        </w:rPr>
      </w:pPr>
      <w:r w:rsidRPr="0035392D">
        <w:rPr>
          <w:rFonts w:ascii="Times New Roman" w:hAnsi="Times New Roman"/>
          <w:b/>
        </w:rPr>
        <w:t>Decision:</w:t>
      </w:r>
      <w:r w:rsidRPr="0035392D">
        <w:rPr>
          <w:rFonts w:ascii="Times New Roman" w:hAnsi="Times New Roman"/>
        </w:rPr>
        <w:t xml:space="preserve"> </w:t>
      </w:r>
      <w:r w:rsidR="004F47AF" w:rsidRPr="0035392D">
        <w:rPr>
          <w:lang w:eastAsia="x-none"/>
        </w:rPr>
        <w:t>Further discussion offline (including the issues in x5273)</w:t>
      </w:r>
      <w:r>
        <w:rPr>
          <w:lang w:eastAsia="x-none"/>
        </w:rPr>
        <w:t>.</w:t>
      </w:r>
    </w:p>
    <w:p w14:paraId="787E5028" w14:textId="01A02D4F" w:rsidR="0035392D" w:rsidRPr="0035392D" w:rsidRDefault="00BB232C" w:rsidP="0035392D">
      <w:pPr>
        <w:ind w:left="720" w:hanging="720"/>
        <w:rPr>
          <w:highlight w:val="yellow"/>
        </w:rPr>
      </w:pPr>
      <w:r w:rsidRPr="0035392D">
        <w:rPr>
          <w:rFonts w:ascii="Times New Roman" w:hAnsi="Times New Roman"/>
          <w:b/>
        </w:rPr>
        <w:t>Decision:</w:t>
      </w:r>
      <w:r w:rsidRPr="0035392D">
        <w:rPr>
          <w:rFonts w:ascii="Times New Roman" w:hAnsi="Times New Roman"/>
        </w:rPr>
        <w:t xml:space="preserve"> </w:t>
      </w:r>
      <w:r w:rsidR="0035392D" w:rsidRPr="0035392D">
        <w:t xml:space="preserve">Agreed in principle. </w:t>
      </w:r>
      <w:r w:rsidR="0035392D" w:rsidRPr="0035392D">
        <w:rPr>
          <w:highlight w:val="green"/>
        </w:rPr>
        <w:t xml:space="preserve">Final CR to be prepared in </w:t>
      </w:r>
      <w:hyperlink r:id="rId94" w:history="1">
        <w:r w:rsidR="00FE4C7E">
          <w:rPr>
            <w:rStyle w:val="Hyperlink"/>
            <w:highlight w:val="green"/>
          </w:rPr>
          <w:t>R1-1805361</w:t>
        </w:r>
      </w:hyperlink>
      <w:r w:rsidR="0035392D" w:rsidRPr="0035392D">
        <w:rPr>
          <w:highlight w:val="green"/>
        </w:rPr>
        <w:t xml:space="preserve"> (</w:t>
      </w:r>
      <w:r>
        <w:rPr>
          <w:highlight w:val="green"/>
        </w:rPr>
        <w:t xml:space="preserve">36.213 </w:t>
      </w:r>
      <w:r w:rsidR="0035392D" w:rsidRPr="0035392D">
        <w:rPr>
          <w:highlight w:val="green"/>
        </w:rPr>
        <w:t xml:space="preserve">CR1062, Rel-14) and </w:t>
      </w:r>
      <w:hyperlink r:id="rId95" w:history="1">
        <w:r w:rsidR="00FE4C7E">
          <w:rPr>
            <w:rStyle w:val="Hyperlink"/>
            <w:highlight w:val="green"/>
          </w:rPr>
          <w:t>R1-1805362</w:t>
        </w:r>
      </w:hyperlink>
      <w:r w:rsidR="0035392D" w:rsidRPr="0035392D">
        <w:rPr>
          <w:highlight w:val="green"/>
        </w:rPr>
        <w:t xml:space="preserve"> (</w:t>
      </w:r>
      <w:r>
        <w:rPr>
          <w:highlight w:val="green"/>
        </w:rPr>
        <w:t xml:space="preserve">36.213 </w:t>
      </w:r>
      <w:r w:rsidR="0035392D" w:rsidRPr="0035392D">
        <w:rPr>
          <w:highlight w:val="green"/>
        </w:rPr>
        <w:t>CR1063, Rel-15)</w:t>
      </w:r>
    </w:p>
    <w:p w14:paraId="20D5FEB3" w14:textId="649954CC" w:rsidR="0035392D" w:rsidRPr="0035392D" w:rsidRDefault="00603E09" w:rsidP="0035392D">
      <w:pPr>
        <w:ind w:left="720" w:hanging="720"/>
        <w:rPr>
          <w:b/>
          <w:noProof/>
        </w:rPr>
      </w:pPr>
      <w:hyperlink r:id="rId96" w:history="1">
        <w:r w:rsidR="00FE4C7E">
          <w:rPr>
            <w:rStyle w:val="Hyperlink"/>
            <w:b/>
          </w:rPr>
          <w:t>R1-1805353</w:t>
        </w:r>
      </w:hyperlink>
      <w:r w:rsidR="0035392D" w:rsidRPr="0035392D">
        <w:rPr>
          <w:b/>
        </w:rPr>
        <w:tab/>
      </w:r>
      <w:r w:rsidR="0035392D" w:rsidRPr="0035392D">
        <w:rPr>
          <w:b/>
          <w:noProof/>
        </w:rPr>
        <w:t>Fallback DCI for eMTC</w:t>
      </w:r>
      <w:r w:rsidR="0035392D" w:rsidRPr="0035392D">
        <w:rPr>
          <w:b/>
          <w:noProof/>
        </w:rPr>
        <w:tab/>
        <w:t>Qualcomm</w:t>
      </w:r>
    </w:p>
    <w:p w14:paraId="4C98EFB8" w14:textId="4FA60E26" w:rsidR="0035392D" w:rsidRPr="0035392D" w:rsidRDefault="00BB232C" w:rsidP="0035392D">
      <w:pPr>
        <w:ind w:left="720" w:hanging="720"/>
      </w:pPr>
      <w:r w:rsidRPr="0035392D">
        <w:rPr>
          <w:rFonts w:ascii="Times New Roman" w:hAnsi="Times New Roman"/>
          <w:b/>
        </w:rPr>
        <w:t>Decision:</w:t>
      </w:r>
      <w:r w:rsidRPr="0035392D">
        <w:rPr>
          <w:rFonts w:ascii="Times New Roman" w:hAnsi="Times New Roman"/>
        </w:rPr>
        <w:t xml:space="preserve"> </w:t>
      </w:r>
      <w:r w:rsidR="0035392D" w:rsidRPr="0035392D">
        <w:t xml:space="preserve">Agreed. </w:t>
      </w:r>
      <w:r w:rsidR="0035392D" w:rsidRPr="0035392D">
        <w:rPr>
          <w:highlight w:val="green"/>
        </w:rPr>
        <w:t xml:space="preserve">Final CR in </w:t>
      </w:r>
      <w:hyperlink r:id="rId97" w:history="1">
        <w:r w:rsidR="00FE4C7E">
          <w:rPr>
            <w:rStyle w:val="Hyperlink"/>
            <w:highlight w:val="green"/>
          </w:rPr>
          <w:t>R1-1805359</w:t>
        </w:r>
      </w:hyperlink>
      <w:r w:rsidR="0035392D" w:rsidRPr="0035392D">
        <w:rPr>
          <w:highlight w:val="green"/>
        </w:rPr>
        <w:t xml:space="preserve"> (</w:t>
      </w:r>
      <w:r>
        <w:rPr>
          <w:highlight w:val="green"/>
        </w:rPr>
        <w:t xml:space="preserve">36.212 </w:t>
      </w:r>
      <w:r w:rsidR="0035392D" w:rsidRPr="0035392D">
        <w:rPr>
          <w:highlight w:val="green"/>
        </w:rPr>
        <w:t xml:space="preserve">CR 0287, Rel-14) and </w:t>
      </w:r>
      <w:hyperlink r:id="rId98" w:history="1">
        <w:r w:rsidR="00FE4C7E">
          <w:rPr>
            <w:rStyle w:val="Hyperlink"/>
            <w:highlight w:val="green"/>
          </w:rPr>
          <w:t>R1-1805360</w:t>
        </w:r>
      </w:hyperlink>
      <w:r w:rsidR="0035392D" w:rsidRPr="0035392D">
        <w:rPr>
          <w:highlight w:val="green"/>
        </w:rPr>
        <w:t xml:space="preserve"> (</w:t>
      </w:r>
      <w:r>
        <w:rPr>
          <w:highlight w:val="green"/>
        </w:rPr>
        <w:t xml:space="preserve">36.212 </w:t>
      </w:r>
      <w:r w:rsidR="0035392D" w:rsidRPr="0035392D">
        <w:rPr>
          <w:highlight w:val="green"/>
        </w:rPr>
        <w:t>CR 0288, Rel-15)</w:t>
      </w:r>
    </w:p>
    <w:p w14:paraId="70457B50" w14:textId="77777777" w:rsidR="004F47AF" w:rsidRPr="004F47AF" w:rsidRDefault="004F47AF" w:rsidP="004F47AF">
      <w:pPr>
        <w:ind w:left="720" w:hanging="720"/>
        <w:rPr>
          <w:lang w:eastAsia="x-none"/>
        </w:rPr>
      </w:pPr>
    </w:p>
    <w:p w14:paraId="5F2F88CB" w14:textId="4B027C38" w:rsidR="004F47AF" w:rsidRPr="003A091E" w:rsidRDefault="00603E09" w:rsidP="004F47AF">
      <w:pPr>
        <w:ind w:left="720" w:hanging="720"/>
        <w:rPr>
          <w:b/>
          <w:lang w:eastAsia="x-none"/>
        </w:rPr>
      </w:pPr>
      <w:hyperlink r:id="rId99" w:history="1">
        <w:r w:rsidR="00FE4C7E">
          <w:rPr>
            <w:rStyle w:val="Hyperlink"/>
            <w:b/>
            <w:lang w:eastAsia="x-none"/>
          </w:rPr>
          <w:t>R1-1804894</w:t>
        </w:r>
      </w:hyperlink>
      <w:r w:rsidR="004F47AF" w:rsidRPr="003A091E">
        <w:rPr>
          <w:b/>
          <w:lang w:eastAsia="x-none"/>
        </w:rPr>
        <w:tab/>
        <w:t>Correction to timing advance</w:t>
      </w:r>
      <w:r w:rsidR="004F47AF" w:rsidRPr="003A091E">
        <w:rPr>
          <w:b/>
          <w:lang w:eastAsia="x-none"/>
        </w:rPr>
        <w:tab/>
        <w:t>Qualcomm Incorporated</w:t>
      </w:r>
    </w:p>
    <w:p w14:paraId="2B9C77AF" w14:textId="53422D8F" w:rsidR="0035392D" w:rsidRPr="0035392D" w:rsidRDefault="0035392D" w:rsidP="0035392D">
      <w:pPr>
        <w:ind w:left="720" w:hanging="720"/>
      </w:pPr>
      <w:r w:rsidRPr="0035392D">
        <w:rPr>
          <w:rFonts w:ascii="Times New Roman" w:hAnsi="Times New Roman"/>
          <w:b/>
        </w:rPr>
        <w:t>Decision:</w:t>
      </w:r>
      <w:r w:rsidRPr="0035392D">
        <w:rPr>
          <w:rFonts w:ascii="Times New Roman" w:hAnsi="Times New Roman"/>
        </w:rPr>
        <w:t xml:space="preserve"> </w:t>
      </w:r>
      <w:r w:rsidR="004F47AF" w:rsidRPr="0035392D">
        <w:rPr>
          <w:lang w:eastAsia="x-none"/>
        </w:rPr>
        <w:t>Further discussion offline</w:t>
      </w:r>
      <w:r w:rsidRPr="0035392D">
        <w:rPr>
          <w:lang w:eastAsia="x-none"/>
        </w:rPr>
        <w:t xml:space="preserve">. </w:t>
      </w:r>
      <w:r w:rsidRPr="0035392D">
        <w:t>Revisit in RAN1#93</w:t>
      </w:r>
    </w:p>
    <w:p w14:paraId="36371299" w14:textId="77777777" w:rsidR="004F47AF" w:rsidRPr="004F47AF" w:rsidRDefault="004F47AF" w:rsidP="004F47AF">
      <w:pPr>
        <w:ind w:left="720" w:hanging="720"/>
        <w:rPr>
          <w:lang w:eastAsia="x-none"/>
        </w:rPr>
      </w:pPr>
    </w:p>
    <w:p w14:paraId="79D150E5" w14:textId="72CAB9ED" w:rsidR="004F47AF" w:rsidRPr="003A091E" w:rsidRDefault="00603E09" w:rsidP="004F47AF">
      <w:pPr>
        <w:ind w:left="720" w:hanging="720"/>
        <w:rPr>
          <w:b/>
          <w:lang w:eastAsia="x-none"/>
        </w:rPr>
      </w:pPr>
      <w:hyperlink r:id="rId100" w:history="1">
        <w:r w:rsidR="00FE4C7E">
          <w:rPr>
            <w:rStyle w:val="Hyperlink"/>
            <w:b/>
            <w:lang w:eastAsia="x-none"/>
          </w:rPr>
          <w:t>R1-1804150</w:t>
        </w:r>
      </w:hyperlink>
      <w:r w:rsidR="004F47AF" w:rsidRPr="003A091E">
        <w:rPr>
          <w:b/>
          <w:lang w:eastAsia="x-none"/>
        </w:rPr>
        <w:tab/>
        <w:t>Correction on TPC field in DCI format 6-1A</w:t>
      </w:r>
      <w:r w:rsidR="004F47AF" w:rsidRPr="003A091E">
        <w:rPr>
          <w:b/>
          <w:lang w:eastAsia="x-none"/>
        </w:rPr>
        <w:tab/>
        <w:t>Huawei, HiSilicon</w:t>
      </w:r>
    </w:p>
    <w:p w14:paraId="6E194ECF" w14:textId="4AD660E4" w:rsidR="004F47AF" w:rsidRPr="00BB232C" w:rsidRDefault="00BB232C" w:rsidP="004F47AF">
      <w:pPr>
        <w:ind w:left="720" w:hanging="720"/>
        <w:rPr>
          <w:lang w:eastAsia="x-none"/>
        </w:rPr>
      </w:pPr>
      <w:r w:rsidRPr="00BB232C">
        <w:rPr>
          <w:rFonts w:ascii="Times New Roman" w:hAnsi="Times New Roman"/>
          <w:b/>
        </w:rPr>
        <w:t>Decision:</w:t>
      </w:r>
      <w:r w:rsidRPr="00BB232C">
        <w:rPr>
          <w:rFonts w:ascii="Times New Roman" w:hAnsi="Times New Roman"/>
        </w:rPr>
        <w:t xml:space="preserve"> </w:t>
      </w:r>
      <w:r w:rsidR="004F47AF" w:rsidRPr="00BB232C">
        <w:rPr>
          <w:lang w:eastAsia="x-none"/>
        </w:rPr>
        <w:t>Further discussion offline</w:t>
      </w:r>
    </w:p>
    <w:p w14:paraId="1D4FED10" w14:textId="354E6580" w:rsidR="00BB232C" w:rsidRPr="00BB232C" w:rsidRDefault="00BB232C" w:rsidP="004F47AF">
      <w:pPr>
        <w:ind w:left="720" w:hanging="720"/>
        <w:rPr>
          <w:highlight w:val="green"/>
        </w:rPr>
      </w:pPr>
      <w:r w:rsidRPr="00BB232C">
        <w:rPr>
          <w:rFonts w:ascii="Times New Roman" w:hAnsi="Times New Roman"/>
          <w:b/>
        </w:rPr>
        <w:t>Decision:</w:t>
      </w:r>
      <w:r w:rsidRPr="00BB232C">
        <w:rPr>
          <w:rFonts w:ascii="Times New Roman" w:hAnsi="Times New Roman"/>
        </w:rPr>
        <w:t xml:space="preserve"> </w:t>
      </w:r>
      <w:r w:rsidRPr="00BB232C">
        <w:t xml:space="preserve">Agreed. </w:t>
      </w:r>
      <w:r w:rsidRPr="00BB232C">
        <w:rPr>
          <w:highlight w:val="green"/>
        </w:rPr>
        <w:t xml:space="preserve">Final CR in </w:t>
      </w:r>
      <w:hyperlink r:id="rId101" w:history="1">
        <w:r w:rsidR="00FE4C7E">
          <w:rPr>
            <w:rStyle w:val="Hyperlink"/>
            <w:highlight w:val="green"/>
          </w:rPr>
          <w:t>R1-1805329</w:t>
        </w:r>
      </w:hyperlink>
      <w:r w:rsidRPr="00BB232C">
        <w:rPr>
          <w:highlight w:val="green"/>
        </w:rPr>
        <w:t xml:space="preserve"> (</w:t>
      </w:r>
      <w:r>
        <w:rPr>
          <w:highlight w:val="green"/>
        </w:rPr>
        <w:t xml:space="preserve">36.212 </w:t>
      </w:r>
      <w:r w:rsidRPr="00BB232C">
        <w:rPr>
          <w:highlight w:val="green"/>
        </w:rPr>
        <w:t xml:space="preserve">CR 0289, Rel-14) and </w:t>
      </w:r>
      <w:hyperlink r:id="rId102" w:history="1">
        <w:r w:rsidR="00FE4C7E">
          <w:rPr>
            <w:rStyle w:val="Hyperlink"/>
            <w:highlight w:val="green"/>
          </w:rPr>
          <w:t>R1-1805330</w:t>
        </w:r>
      </w:hyperlink>
      <w:r w:rsidRPr="00BB232C">
        <w:rPr>
          <w:highlight w:val="green"/>
        </w:rPr>
        <w:t xml:space="preserve"> (</w:t>
      </w:r>
      <w:r>
        <w:rPr>
          <w:highlight w:val="green"/>
        </w:rPr>
        <w:t xml:space="preserve">36.212 </w:t>
      </w:r>
      <w:r w:rsidRPr="00BB232C">
        <w:rPr>
          <w:highlight w:val="green"/>
        </w:rPr>
        <w:t>CR 0286, Rel-15)</w:t>
      </w:r>
    </w:p>
    <w:p w14:paraId="39E1DAE8" w14:textId="77777777" w:rsidR="00254752" w:rsidRPr="00254752" w:rsidRDefault="00254752" w:rsidP="00254752">
      <w:pPr>
        <w:pStyle w:val="Heading3"/>
        <w:rPr>
          <w:lang w:eastAsia="ja-JP"/>
        </w:rPr>
      </w:pPr>
      <w:bookmarkStart w:id="40" w:name="_Toc514184564"/>
      <w:r w:rsidRPr="00254752">
        <w:rPr>
          <w:rFonts w:hint="eastAsia"/>
        </w:rPr>
        <w:t xml:space="preserve">Maintenance of Release 14 </w:t>
      </w:r>
      <w:r w:rsidRPr="00254752">
        <w:rPr>
          <w:rFonts w:hint="eastAsia"/>
          <w:lang w:eastAsia="ja-JP"/>
        </w:rPr>
        <w:t>Enhancements of NB-IoT for LTE</w:t>
      </w:r>
      <w:bookmarkEnd w:id="38"/>
      <w:bookmarkEnd w:id="39"/>
      <w:bookmarkEnd w:id="40"/>
    </w:p>
    <w:p w14:paraId="4D2C238E" w14:textId="77777777" w:rsidR="004F47AF" w:rsidRPr="004F47AF" w:rsidRDefault="004F47AF" w:rsidP="004F47AF">
      <w:pPr>
        <w:ind w:left="720" w:hanging="720"/>
        <w:rPr>
          <w:b/>
          <w:u w:val="single"/>
          <w:lang w:eastAsia="x-none"/>
        </w:rPr>
      </w:pPr>
      <w:bookmarkStart w:id="41" w:name="_Toc490832512"/>
      <w:bookmarkStart w:id="42" w:name="_Toc510867563"/>
      <w:r w:rsidRPr="004F47AF">
        <w:rPr>
          <w:b/>
          <w:u w:val="single"/>
          <w:lang w:eastAsia="x-none"/>
        </w:rPr>
        <w:t>UCG with 2 HARQ processes</w:t>
      </w:r>
    </w:p>
    <w:p w14:paraId="315CE2D7" w14:textId="6F54F262" w:rsidR="004F47AF" w:rsidRPr="003A091E" w:rsidRDefault="00603E09" w:rsidP="004F47AF">
      <w:pPr>
        <w:ind w:left="720" w:hanging="720"/>
        <w:rPr>
          <w:b/>
          <w:lang w:eastAsia="x-none"/>
        </w:rPr>
      </w:pPr>
      <w:hyperlink r:id="rId103" w:history="1">
        <w:r w:rsidR="00FE4C7E">
          <w:rPr>
            <w:rStyle w:val="Hyperlink"/>
            <w:b/>
            <w:lang w:eastAsia="x-none"/>
          </w:rPr>
          <w:t>R1-1803881</w:t>
        </w:r>
      </w:hyperlink>
      <w:r w:rsidR="004F47AF" w:rsidRPr="003A091E">
        <w:rPr>
          <w:b/>
          <w:lang w:eastAsia="x-none"/>
        </w:rPr>
        <w:tab/>
        <w:t>On NPUSCH uplink compensation gaps for 2 HARQ processes</w:t>
      </w:r>
      <w:r w:rsidR="004F47AF" w:rsidRPr="003A091E">
        <w:rPr>
          <w:b/>
          <w:lang w:eastAsia="x-none"/>
        </w:rPr>
        <w:tab/>
        <w:t>Huawei, HiSilicon</w:t>
      </w:r>
    </w:p>
    <w:p w14:paraId="53772D4B" w14:textId="797EB73B" w:rsidR="004F47AF" w:rsidRPr="003A091E" w:rsidRDefault="00603E09" w:rsidP="004F47AF">
      <w:pPr>
        <w:ind w:left="720" w:hanging="720"/>
        <w:rPr>
          <w:b/>
          <w:lang w:eastAsia="x-none"/>
        </w:rPr>
      </w:pPr>
      <w:hyperlink r:id="rId104" w:history="1">
        <w:r w:rsidR="00FE4C7E">
          <w:rPr>
            <w:rStyle w:val="Hyperlink"/>
            <w:b/>
            <w:lang w:eastAsia="x-none"/>
          </w:rPr>
          <w:t>R1-1804145</w:t>
        </w:r>
      </w:hyperlink>
      <w:r w:rsidR="004F47AF" w:rsidRPr="003A091E">
        <w:rPr>
          <w:b/>
          <w:lang w:eastAsia="x-none"/>
        </w:rPr>
        <w:tab/>
        <w:t>NPUSCH UL gap for 2 HARQ processes</w:t>
      </w:r>
      <w:r w:rsidR="004F47AF" w:rsidRPr="003A091E">
        <w:rPr>
          <w:b/>
          <w:lang w:eastAsia="x-none"/>
        </w:rPr>
        <w:tab/>
        <w:t>MediaTek Inc.</w:t>
      </w:r>
    </w:p>
    <w:p w14:paraId="1E117243" w14:textId="6CDC275D" w:rsidR="004F47AF" w:rsidRPr="003A091E" w:rsidRDefault="00603E09" w:rsidP="004F47AF">
      <w:pPr>
        <w:ind w:left="720" w:hanging="720"/>
        <w:rPr>
          <w:b/>
          <w:lang w:eastAsia="x-none"/>
        </w:rPr>
      </w:pPr>
      <w:hyperlink r:id="rId105" w:history="1">
        <w:r w:rsidR="00FE4C7E">
          <w:rPr>
            <w:rStyle w:val="Hyperlink"/>
            <w:b/>
            <w:lang w:eastAsia="x-none"/>
          </w:rPr>
          <w:t>R1-1804899</w:t>
        </w:r>
      </w:hyperlink>
      <w:r w:rsidR="004F47AF" w:rsidRPr="003A091E">
        <w:rPr>
          <w:b/>
          <w:lang w:eastAsia="x-none"/>
        </w:rPr>
        <w:tab/>
        <w:t>UL Compensation gaps for multiple HARQ</w:t>
      </w:r>
      <w:r w:rsidR="004F47AF" w:rsidRPr="003A091E">
        <w:rPr>
          <w:b/>
          <w:lang w:eastAsia="x-none"/>
        </w:rPr>
        <w:tab/>
        <w:t>Qualcomm Incorporated</w:t>
      </w:r>
    </w:p>
    <w:p w14:paraId="1E5929EA" w14:textId="4051FB1D" w:rsidR="004F47AF" w:rsidRPr="003A091E" w:rsidRDefault="003A091E" w:rsidP="004F47AF">
      <w:pPr>
        <w:ind w:left="720" w:hanging="720"/>
        <w:rPr>
          <w:lang w:eastAsia="x-none"/>
        </w:rPr>
      </w:pPr>
      <w:r w:rsidRPr="00BB232C">
        <w:rPr>
          <w:rFonts w:ascii="Times New Roman" w:hAnsi="Times New Roman"/>
          <w:b/>
        </w:rPr>
        <w:t>Decision:</w:t>
      </w:r>
      <w:r w:rsidRPr="00BB232C">
        <w:rPr>
          <w:rFonts w:ascii="Times New Roman" w:hAnsi="Times New Roman"/>
        </w:rPr>
        <w:t xml:space="preserve"> </w:t>
      </w:r>
      <w:r w:rsidR="004F47AF" w:rsidRPr="003A091E">
        <w:rPr>
          <w:lang w:eastAsia="x-none"/>
        </w:rPr>
        <w:t>Further discussion offline</w:t>
      </w:r>
    </w:p>
    <w:p w14:paraId="52A277F0" w14:textId="5E56D9F8" w:rsidR="003A091E" w:rsidRPr="003A091E" w:rsidRDefault="00603E09" w:rsidP="003A091E">
      <w:pPr>
        <w:ind w:left="720" w:hanging="720"/>
      </w:pPr>
      <w:hyperlink r:id="rId106" w:history="1">
        <w:r w:rsidR="00FE4C7E">
          <w:rPr>
            <w:rStyle w:val="Hyperlink"/>
          </w:rPr>
          <w:t>R1-1805358</w:t>
        </w:r>
      </w:hyperlink>
      <w:r w:rsidR="003A091E" w:rsidRPr="003A091E">
        <w:tab/>
        <w:t>Clarification of NPUSCH uplink compensation gaps for 2 HARQ processes</w:t>
      </w:r>
      <w:r w:rsidR="003A091E" w:rsidRPr="003A091E">
        <w:tab/>
        <w:t>Huawei, HiSilicon</w:t>
      </w:r>
    </w:p>
    <w:p w14:paraId="3DE00189" w14:textId="51CBEA18" w:rsidR="003A091E" w:rsidRPr="003A091E" w:rsidRDefault="00603E09" w:rsidP="003A091E">
      <w:pPr>
        <w:ind w:left="720" w:hanging="720"/>
      </w:pPr>
      <w:hyperlink r:id="rId107" w:history="1">
        <w:r w:rsidR="00FE4C7E">
          <w:rPr>
            <w:rStyle w:val="Hyperlink"/>
          </w:rPr>
          <w:t>R1-1805398</w:t>
        </w:r>
      </w:hyperlink>
      <w:r w:rsidR="003A091E" w:rsidRPr="003A091E">
        <w:tab/>
        <w:t>Clarification of NPUSCH uplink compensation gaps for 2 HARQ processes</w:t>
      </w:r>
      <w:r w:rsidR="003A091E" w:rsidRPr="003A091E">
        <w:tab/>
        <w:t>Huawei, HiSilicon</w:t>
      </w:r>
    </w:p>
    <w:p w14:paraId="55A7CC52" w14:textId="1B735FD3" w:rsidR="003A091E" w:rsidRPr="003A091E" w:rsidRDefault="003A091E" w:rsidP="003A091E">
      <w:pPr>
        <w:ind w:left="720" w:hanging="720"/>
      </w:pPr>
      <w:r w:rsidRPr="00BB232C">
        <w:rPr>
          <w:rFonts w:ascii="Times New Roman" w:hAnsi="Times New Roman"/>
          <w:b/>
        </w:rPr>
        <w:t>Decision:</w:t>
      </w:r>
      <w:r w:rsidRPr="00BB232C">
        <w:rPr>
          <w:rFonts w:ascii="Times New Roman" w:hAnsi="Times New Roman"/>
        </w:rPr>
        <w:t xml:space="preserve"> </w:t>
      </w:r>
      <w:r w:rsidRPr="003A091E">
        <w:t xml:space="preserve">Agreed. </w:t>
      </w:r>
      <w:r w:rsidRPr="003A091E">
        <w:rPr>
          <w:highlight w:val="green"/>
        </w:rPr>
        <w:t xml:space="preserve">Final CRs in </w:t>
      </w:r>
      <w:hyperlink r:id="rId108" w:history="1">
        <w:r w:rsidR="00FE4C7E">
          <w:rPr>
            <w:rStyle w:val="Hyperlink"/>
            <w:highlight w:val="green"/>
          </w:rPr>
          <w:t>R1-1805403</w:t>
        </w:r>
      </w:hyperlink>
      <w:r w:rsidRPr="003A091E">
        <w:rPr>
          <w:highlight w:val="green"/>
        </w:rPr>
        <w:t xml:space="preserve"> (TS36.213, CR1071, Rel-14</w:t>
      </w:r>
      <w:r>
        <w:rPr>
          <w:highlight w:val="green"/>
        </w:rPr>
        <w:t>, F</w:t>
      </w:r>
      <w:r w:rsidRPr="003A091E">
        <w:rPr>
          <w:highlight w:val="green"/>
        </w:rPr>
        <w:t xml:space="preserve">) and </w:t>
      </w:r>
      <w:hyperlink r:id="rId109" w:history="1">
        <w:r w:rsidR="00FE4C7E">
          <w:rPr>
            <w:rStyle w:val="Hyperlink"/>
            <w:highlight w:val="green"/>
          </w:rPr>
          <w:t>R1-1805404</w:t>
        </w:r>
      </w:hyperlink>
      <w:r>
        <w:rPr>
          <w:highlight w:val="green"/>
        </w:rPr>
        <w:t xml:space="preserve"> </w:t>
      </w:r>
      <w:r w:rsidRPr="003A091E">
        <w:rPr>
          <w:highlight w:val="green"/>
        </w:rPr>
        <w:t>(TS36.213, CR1072, Rel-15</w:t>
      </w:r>
      <w:r>
        <w:rPr>
          <w:highlight w:val="green"/>
        </w:rPr>
        <w:t>, A</w:t>
      </w:r>
      <w:r w:rsidRPr="003A091E">
        <w:rPr>
          <w:highlight w:val="green"/>
        </w:rPr>
        <w:t>)</w:t>
      </w:r>
    </w:p>
    <w:p w14:paraId="5DA9CAFA" w14:textId="77777777" w:rsidR="004F47AF" w:rsidRPr="004F47AF" w:rsidRDefault="004F47AF" w:rsidP="004F47AF">
      <w:pPr>
        <w:ind w:left="720" w:hanging="720"/>
        <w:rPr>
          <w:lang w:eastAsia="x-none"/>
        </w:rPr>
      </w:pPr>
    </w:p>
    <w:p w14:paraId="55DCB1E9" w14:textId="77777777" w:rsidR="004F47AF" w:rsidRPr="004F47AF" w:rsidRDefault="004F47AF" w:rsidP="004F47AF">
      <w:pPr>
        <w:ind w:left="720" w:hanging="720"/>
        <w:rPr>
          <w:b/>
          <w:u w:val="single"/>
          <w:lang w:eastAsia="x-none"/>
        </w:rPr>
      </w:pPr>
      <w:r w:rsidRPr="004F47AF">
        <w:rPr>
          <w:b/>
          <w:u w:val="single"/>
          <w:lang w:eastAsia="x-none"/>
        </w:rPr>
        <w:t>DL Channel Quality Reporting in Msg 3</w:t>
      </w:r>
    </w:p>
    <w:p w14:paraId="0EA2105D" w14:textId="7113D19A" w:rsidR="004F47AF" w:rsidRPr="003A091E" w:rsidRDefault="00603E09" w:rsidP="004F47AF">
      <w:pPr>
        <w:ind w:left="720" w:hanging="720"/>
        <w:rPr>
          <w:b/>
          <w:lang w:eastAsia="x-none"/>
        </w:rPr>
      </w:pPr>
      <w:hyperlink r:id="rId110" w:history="1">
        <w:r w:rsidR="00FE4C7E">
          <w:rPr>
            <w:rStyle w:val="Hyperlink"/>
            <w:b/>
            <w:lang w:eastAsia="x-none"/>
          </w:rPr>
          <w:t>R1-1804087</w:t>
        </w:r>
      </w:hyperlink>
      <w:r w:rsidR="004F47AF" w:rsidRPr="003A091E">
        <w:rPr>
          <w:b/>
          <w:lang w:eastAsia="x-none"/>
        </w:rPr>
        <w:tab/>
        <w:t>Discussion on remaining issues for DL CE Level determination  in NB-IoT</w:t>
      </w:r>
      <w:r w:rsidR="004F47AF" w:rsidRPr="003A091E">
        <w:rPr>
          <w:b/>
          <w:lang w:eastAsia="x-none"/>
        </w:rPr>
        <w:tab/>
        <w:t>CMCC</w:t>
      </w:r>
    </w:p>
    <w:p w14:paraId="7A5A75A8" w14:textId="440D3499" w:rsidR="004F47AF" w:rsidRPr="003A091E" w:rsidRDefault="00603E09" w:rsidP="004F47AF">
      <w:pPr>
        <w:ind w:left="720" w:hanging="720"/>
        <w:rPr>
          <w:b/>
          <w:lang w:eastAsia="x-none"/>
        </w:rPr>
      </w:pPr>
      <w:hyperlink r:id="rId111" w:history="1">
        <w:r w:rsidR="00FE4C7E">
          <w:rPr>
            <w:rStyle w:val="Hyperlink"/>
            <w:b/>
            <w:lang w:eastAsia="x-none"/>
          </w:rPr>
          <w:t>R1-1804144</w:t>
        </w:r>
      </w:hyperlink>
      <w:r w:rsidR="004F47AF" w:rsidRPr="003A091E">
        <w:rPr>
          <w:b/>
          <w:lang w:eastAsia="x-none"/>
        </w:rPr>
        <w:tab/>
        <w:t>CSI Report in Msg3 in Random Acces Procedure in NB-IoT</w:t>
      </w:r>
      <w:r w:rsidR="004F47AF" w:rsidRPr="003A091E">
        <w:rPr>
          <w:b/>
          <w:lang w:eastAsia="x-none"/>
        </w:rPr>
        <w:tab/>
        <w:t>MediaTek Inc.</w:t>
      </w:r>
    </w:p>
    <w:p w14:paraId="7B609EDF" w14:textId="23AA8643" w:rsidR="004F47AF" w:rsidRPr="003A091E" w:rsidRDefault="00603E09" w:rsidP="004F47AF">
      <w:pPr>
        <w:ind w:left="720" w:hanging="720"/>
        <w:rPr>
          <w:b/>
          <w:lang w:eastAsia="x-none"/>
        </w:rPr>
      </w:pPr>
      <w:hyperlink r:id="rId112" w:history="1">
        <w:r w:rsidR="00FE4C7E">
          <w:rPr>
            <w:rStyle w:val="Hyperlink"/>
            <w:b/>
            <w:lang w:eastAsia="x-none"/>
          </w:rPr>
          <w:t>R1-1804146</w:t>
        </w:r>
      </w:hyperlink>
      <w:r w:rsidR="004F47AF" w:rsidRPr="003A091E">
        <w:rPr>
          <w:b/>
          <w:lang w:eastAsia="x-none"/>
        </w:rPr>
        <w:tab/>
        <w:t>On downlink channel quality measurement and report in Msg3</w:t>
      </w:r>
      <w:r w:rsidR="004F47AF" w:rsidRPr="003A091E">
        <w:rPr>
          <w:b/>
          <w:lang w:eastAsia="x-none"/>
        </w:rPr>
        <w:tab/>
        <w:t>Huawei, HiSilicon</w:t>
      </w:r>
    </w:p>
    <w:p w14:paraId="44BBC021" w14:textId="4B7E4A5C" w:rsidR="004F47AF" w:rsidRPr="003A091E" w:rsidRDefault="00603E09" w:rsidP="004F47AF">
      <w:pPr>
        <w:ind w:left="720" w:hanging="720"/>
        <w:rPr>
          <w:b/>
          <w:lang w:eastAsia="x-none"/>
        </w:rPr>
      </w:pPr>
      <w:hyperlink r:id="rId113" w:history="1">
        <w:r w:rsidR="00FE4C7E">
          <w:rPr>
            <w:rStyle w:val="Hyperlink"/>
            <w:b/>
            <w:lang w:eastAsia="x-none"/>
          </w:rPr>
          <w:t>R1-1804168</w:t>
        </w:r>
      </w:hyperlink>
      <w:r w:rsidR="004F47AF" w:rsidRPr="003A091E">
        <w:rPr>
          <w:b/>
          <w:lang w:eastAsia="x-none"/>
        </w:rPr>
        <w:tab/>
        <w:t>Remaining issues on DL measurement reporting in NB-IoT</w:t>
      </w:r>
      <w:r w:rsidR="004F47AF" w:rsidRPr="003A091E">
        <w:rPr>
          <w:b/>
          <w:lang w:eastAsia="x-none"/>
        </w:rPr>
        <w:tab/>
        <w:t>Ericsson</w:t>
      </w:r>
    </w:p>
    <w:p w14:paraId="71C69A36" w14:textId="6867213D" w:rsidR="004F47AF" w:rsidRPr="003A091E" w:rsidRDefault="00603E09" w:rsidP="004F47AF">
      <w:pPr>
        <w:ind w:left="720" w:hanging="720"/>
        <w:rPr>
          <w:b/>
          <w:lang w:eastAsia="x-none"/>
        </w:rPr>
      </w:pPr>
      <w:hyperlink r:id="rId114" w:history="1">
        <w:r w:rsidR="00FE4C7E">
          <w:rPr>
            <w:rStyle w:val="Hyperlink"/>
            <w:b/>
            <w:lang w:eastAsia="x-none"/>
          </w:rPr>
          <w:t>R1-1804315</w:t>
        </w:r>
      </w:hyperlink>
      <w:r w:rsidR="004F47AF" w:rsidRPr="003A091E">
        <w:rPr>
          <w:b/>
          <w:lang w:eastAsia="x-none"/>
        </w:rPr>
        <w:tab/>
        <w:t>Discussion on measurement report for NB-IoT</w:t>
      </w:r>
      <w:r w:rsidR="004F47AF" w:rsidRPr="003A091E">
        <w:rPr>
          <w:b/>
          <w:lang w:eastAsia="x-none"/>
        </w:rPr>
        <w:tab/>
        <w:t>Samsung</w:t>
      </w:r>
    </w:p>
    <w:p w14:paraId="6B16FCDB" w14:textId="1196C101" w:rsidR="004F47AF" w:rsidRPr="003A091E" w:rsidRDefault="00603E09" w:rsidP="004F47AF">
      <w:pPr>
        <w:ind w:left="720" w:hanging="720"/>
        <w:rPr>
          <w:b/>
          <w:lang w:eastAsia="x-none"/>
        </w:rPr>
      </w:pPr>
      <w:hyperlink r:id="rId115" w:history="1">
        <w:r w:rsidR="00FE4C7E">
          <w:rPr>
            <w:rStyle w:val="Hyperlink"/>
            <w:b/>
            <w:lang w:eastAsia="x-none"/>
          </w:rPr>
          <w:t>R1-1804897</w:t>
        </w:r>
      </w:hyperlink>
      <w:r w:rsidR="004F47AF" w:rsidRPr="003A091E">
        <w:rPr>
          <w:b/>
          <w:lang w:eastAsia="x-none"/>
        </w:rPr>
        <w:tab/>
        <w:t>Considerations for DL quality reporting in msg3 for NB-IoT</w:t>
      </w:r>
      <w:r w:rsidR="004F47AF" w:rsidRPr="003A091E">
        <w:rPr>
          <w:b/>
          <w:lang w:eastAsia="x-none"/>
        </w:rPr>
        <w:tab/>
        <w:t>Qualcomm Incorporated</w:t>
      </w:r>
    </w:p>
    <w:p w14:paraId="7272599B" w14:textId="77777777" w:rsidR="003A091E" w:rsidRPr="003A091E" w:rsidRDefault="003A091E" w:rsidP="003A091E">
      <w:pPr>
        <w:ind w:left="720" w:hanging="720"/>
        <w:rPr>
          <w:lang w:eastAsia="x-none"/>
        </w:rPr>
      </w:pPr>
      <w:r w:rsidRPr="00BB232C">
        <w:rPr>
          <w:rFonts w:ascii="Times New Roman" w:hAnsi="Times New Roman"/>
          <w:b/>
        </w:rPr>
        <w:t>Decision:</w:t>
      </w:r>
      <w:r w:rsidRPr="00BB232C">
        <w:rPr>
          <w:rFonts w:ascii="Times New Roman" w:hAnsi="Times New Roman"/>
        </w:rPr>
        <w:t xml:space="preserve"> </w:t>
      </w:r>
      <w:r w:rsidRPr="003A091E">
        <w:rPr>
          <w:lang w:eastAsia="x-none"/>
        </w:rPr>
        <w:t>Further discussion offline</w:t>
      </w:r>
    </w:p>
    <w:p w14:paraId="1C052EB7" w14:textId="77777777" w:rsidR="00AD26B0" w:rsidRDefault="00AD26B0" w:rsidP="00AD26B0">
      <w:pPr>
        <w:ind w:left="720" w:hanging="720"/>
        <w:rPr>
          <w:b/>
        </w:rPr>
      </w:pPr>
    </w:p>
    <w:p w14:paraId="6E139B25" w14:textId="2443F2BC" w:rsidR="00AD26B0" w:rsidRPr="00AD26B0" w:rsidRDefault="00603E09" w:rsidP="00AD26B0">
      <w:pPr>
        <w:ind w:left="720" w:hanging="720"/>
        <w:rPr>
          <w:b/>
        </w:rPr>
      </w:pPr>
      <w:hyperlink r:id="rId116" w:history="1">
        <w:r w:rsidR="00FE4C7E">
          <w:rPr>
            <w:rStyle w:val="Hyperlink"/>
            <w:b/>
          </w:rPr>
          <w:t>R1-1805401</w:t>
        </w:r>
      </w:hyperlink>
      <w:r w:rsidR="00AD26B0" w:rsidRPr="00AD26B0">
        <w:rPr>
          <w:b/>
        </w:rPr>
        <w:tab/>
        <w:t>WF on channel quality report in Msg3 for NB-IoT</w:t>
      </w:r>
      <w:r w:rsidR="00AD26B0">
        <w:rPr>
          <w:b/>
        </w:rPr>
        <w:tab/>
      </w:r>
      <w:r w:rsidR="00AD26B0" w:rsidRPr="00AD26B0">
        <w:rPr>
          <w:b/>
        </w:rPr>
        <w:t>CMCC, ZTE, Sanechips, Samsung, MediaTek</w:t>
      </w:r>
    </w:p>
    <w:p w14:paraId="2249EB1F" w14:textId="77777777" w:rsidR="00AD26B0" w:rsidRDefault="00AD26B0" w:rsidP="00AD26B0">
      <w:pPr>
        <w:ind w:left="720" w:hanging="720"/>
        <w:rPr>
          <w:highlight w:val="green"/>
        </w:rPr>
      </w:pPr>
    </w:p>
    <w:p w14:paraId="0133BBB4" w14:textId="1739DFC3" w:rsidR="00AD26B0" w:rsidRPr="00AD26B0" w:rsidRDefault="00AD26B0" w:rsidP="00AD26B0">
      <w:pPr>
        <w:ind w:left="720" w:hanging="720"/>
      </w:pPr>
      <w:r w:rsidRPr="00AD26B0">
        <w:rPr>
          <w:highlight w:val="green"/>
        </w:rPr>
        <w:t>Agreement:</w:t>
      </w:r>
    </w:p>
    <w:p w14:paraId="38B4932D" w14:textId="77777777" w:rsidR="00AD26B0" w:rsidRPr="00AD26B0" w:rsidRDefault="00AD26B0" w:rsidP="00AD26B0">
      <w:pPr>
        <w:rPr>
          <w:lang w:val="en-US"/>
        </w:rPr>
      </w:pPr>
      <w:r w:rsidRPr="00AD26B0">
        <w:rPr>
          <w:lang w:val="en-US"/>
        </w:rPr>
        <w:t>For the downlink channel quality reporting in msg3:</w:t>
      </w:r>
    </w:p>
    <w:p w14:paraId="027EF454" w14:textId="77777777" w:rsidR="00AD26B0" w:rsidRPr="00AD26B0" w:rsidRDefault="00AD26B0" w:rsidP="00AD26B0">
      <w:pPr>
        <w:pStyle w:val="ListParagraph"/>
        <w:numPr>
          <w:ilvl w:val="0"/>
          <w:numId w:val="337"/>
        </w:numPr>
        <w:rPr>
          <w:lang w:val="en-US"/>
        </w:rPr>
      </w:pPr>
      <w:r w:rsidRPr="00AD26B0">
        <w:rPr>
          <w:lang w:val="en-US"/>
        </w:rPr>
        <w:t>RAN1 assumes that the UE is not required to measure additional subframes for this feature  (e.g., the measured subframes used for cell reselection before random access can be reused).</w:t>
      </w:r>
    </w:p>
    <w:p w14:paraId="5B6FE453" w14:textId="77777777" w:rsidR="00AD26B0" w:rsidRPr="00AD26B0" w:rsidRDefault="00AD26B0" w:rsidP="00AD26B0">
      <w:pPr>
        <w:pStyle w:val="ListParagraph"/>
        <w:numPr>
          <w:ilvl w:val="1"/>
          <w:numId w:val="337"/>
        </w:numPr>
        <w:rPr>
          <w:lang w:val="en-US"/>
        </w:rPr>
      </w:pPr>
      <w:r w:rsidRPr="00AD26B0">
        <w:rPr>
          <w:lang w:val="en-US"/>
        </w:rPr>
        <w:t>RAN1 does not intend to define the subframes used for measurement for DL channel quality reporting.</w:t>
      </w:r>
    </w:p>
    <w:p w14:paraId="6E972BA1" w14:textId="77777777" w:rsidR="00AD26B0" w:rsidRPr="00AD26B0" w:rsidRDefault="00AD26B0" w:rsidP="00AD26B0">
      <w:pPr>
        <w:pStyle w:val="ListParagraph"/>
        <w:numPr>
          <w:ilvl w:val="0"/>
          <w:numId w:val="337"/>
        </w:numPr>
        <w:rPr>
          <w:lang w:val="en-US"/>
        </w:rPr>
      </w:pPr>
      <w:r w:rsidRPr="00AD26B0">
        <w:rPr>
          <w:lang w:val="en-US"/>
        </w:rPr>
        <w:t>In Rel-14, this feature is only supported for the anchor carrier on which the UE received msg2.</w:t>
      </w:r>
    </w:p>
    <w:p w14:paraId="3871AA69" w14:textId="77777777" w:rsidR="00AD26B0" w:rsidRPr="00AD26B0" w:rsidRDefault="00AD26B0" w:rsidP="00AD26B0">
      <w:pPr>
        <w:pStyle w:val="ListParagraph"/>
        <w:numPr>
          <w:ilvl w:val="0"/>
          <w:numId w:val="337"/>
        </w:numPr>
        <w:rPr>
          <w:lang w:val="en-US"/>
        </w:rPr>
      </w:pPr>
      <w:r w:rsidRPr="00AD26B0">
        <w:rPr>
          <w:lang w:val="en-US"/>
        </w:rPr>
        <w:t>RAN1 will not define a reference resource for NPDCCH (i.e., the location in time of the “virtual PDCCH”)</w:t>
      </w:r>
    </w:p>
    <w:p w14:paraId="7BA35FC6" w14:textId="77777777" w:rsidR="00AD26B0" w:rsidRPr="00AD26B0" w:rsidRDefault="00AD26B0" w:rsidP="00AD26B0">
      <w:pPr>
        <w:pStyle w:val="ListParagraph"/>
        <w:numPr>
          <w:ilvl w:val="0"/>
          <w:numId w:val="337"/>
        </w:numPr>
        <w:rPr>
          <w:lang w:val="en-US"/>
        </w:rPr>
      </w:pPr>
      <w:r w:rsidRPr="00AD26B0">
        <w:rPr>
          <w:lang w:val="en-US"/>
        </w:rPr>
        <w:t>RAN1 considers that the indicated hypothetical NPDCCH repetition number (R) should be derived based on averaging the DL quality during a period of time (to average fading out) without incurring in additional wake-ups for measurement.</w:t>
      </w:r>
    </w:p>
    <w:p w14:paraId="459E22C5" w14:textId="77777777" w:rsidR="00AD26B0" w:rsidRPr="00AD26B0" w:rsidRDefault="00AD26B0" w:rsidP="00AD26B0">
      <w:pPr>
        <w:pStyle w:val="ListParagraph"/>
        <w:numPr>
          <w:ilvl w:val="0"/>
          <w:numId w:val="337"/>
        </w:numPr>
        <w:rPr>
          <w:lang w:val="en-US"/>
        </w:rPr>
      </w:pPr>
      <w:r w:rsidRPr="00AD26B0">
        <w:rPr>
          <w:lang w:val="en-US"/>
        </w:rPr>
        <w:t xml:space="preserve">RAN1 leaves the decision on the number and value of candidates of R to be decided by RAN2 and RAN4. </w:t>
      </w:r>
    </w:p>
    <w:p w14:paraId="08D5285B" w14:textId="7F916D70" w:rsidR="00AD26B0" w:rsidRPr="00AD26B0" w:rsidRDefault="00603E09" w:rsidP="00AD26B0">
      <w:pPr>
        <w:ind w:left="720" w:hanging="720"/>
        <w:rPr>
          <w:b/>
          <w:lang w:val="en-US"/>
        </w:rPr>
      </w:pPr>
      <w:hyperlink r:id="rId117" w:history="1">
        <w:r w:rsidR="00FE4C7E">
          <w:rPr>
            <w:rStyle w:val="Hyperlink"/>
            <w:b/>
            <w:lang w:val="en-US"/>
          </w:rPr>
          <w:t>R1-1805405</w:t>
        </w:r>
      </w:hyperlink>
      <w:r w:rsidR="00AD26B0" w:rsidRPr="00AD26B0">
        <w:rPr>
          <w:b/>
          <w:lang w:val="en-US"/>
        </w:rPr>
        <w:tab/>
        <w:t>Draft LS on downlink channel quality report in Msg3 for NB-IoT</w:t>
      </w:r>
      <w:r w:rsidR="00AD26B0" w:rsidRPr="00AD26B0">
        <w:rPr>
          <w:b/>
          <w:lang w:val="en-US"/>
        </w:rPr>
        <w:tab/>
        <w:t>CMCC</w:t>
      </w:r>
    </w:p>
    <w:p w14:paraId="7479D996" w14:textId="61CD7E6B" w:rsidR="00AD26B0" w:rsidRPr="00AD26B0" w:rsidRDefault="00AD26B0" w:rsidP="00AD26B0">
      <w:pPr>
        <w:ind w:left="720" w:hanging="720"/>
        <w:rPr>
          <w:lang w:val="en-US"/>
        </w:rPr>
      </w:pPr>
      <w:r w:rsidRPr="00BB232C">
        <w:rPr>
          <w:rFonts w:ascii="Times New Roman" w:hAnsi="Times New Roman"/>
          <w:b/>
        </w:rPr>
        <w:t>Decision:</w:t>
      </w:r>
      <w:r w:rsidRPr="00BB232C">
        <w:rPr>
          <w:rFonts w:ascii="Times New Roman" w:hAnsi="Times New Roman"/>
        </w:rPr>
        <w:t xml:space="preserve"> </w:t>
      </w:r>
      <w:r>
        <w:rPr>
          <w:rFonts w:ascii="Times New Roman" w:hAnsi="Times New Roman"/>
        </w:rPr>
        <w:t xml:space="preserve">The document is noted. Final LS is </w:t>
      </w:r>
      <w:r>
        <w:rPr>
          <w:highlight w:val="green"/>
          <w:lang w:val="en-US"/>
        </w:rPr>
        <w:t>a</w:t>
      </w:r>
      <w:r w:rsidRPr="00AD26B0">
        <w:rPr>
          <w:highlight w:val="green"/>
          <w:lang w:val="en-US"/>
        </w:rPr>
        <w:t xml:space="preserve">pproved in </w:t>
      </w:r>
      <w:hyperlink r:id="rId118" w:history="1">
        <w:r w:rsidR="00FE4C7E">
          <w:rPr>
            <w:rStyle w:val="Hyperlink"/>
            <w:highlight w:val="green"/>
            <w:lang w:val="en-US"/>
          </w:rPr>
          <w:t>R1-1805407</w:t>
        </w:r>
      </w:hyperlink>
      <w:r w:rsidRPr="00AD26B0">
        <w:rPr>
          <w:lang w:val="en-US"/>
        </w:rPr>
        <w:t xml:space="preserve"> with the following modification:</w:t>
      </w:r>
    </w:p>
    <w:p w14:paraId="019D47FB" w14:textId="77777777" w:rsidR="00AD26B0" w:rsidRPr="00AD26B0" w:rsidRDefault="00AD26B0" w:rsidP="00AD26B0">
      <w:pPr>
        <w:ind w:left="720" w:hanging="720"/>
        <w:rPr>
          <w:lang w:val="en-US"/>
        </w:rPr>
      </w:pPr>
      <w:r w:rsidRPr="00AD26B0">
        <w:rPr>
          <w:lang w:val="en-US"/>
        </w:rPr>
        <w:t>Change the Action to “RAN1 kindly requests RAN2 and RAN4 to determine the number and value of candidates of R”</w:t>
      </w:r>
    </w:p>
    <w:p w14:paraId="55497D7D" w14:textId="77777777" w:rsidR="004F47AF" w:rsidRPr="004F47AF" w:rsidRDefault="004F47AF" w:rsidP="004F47AF">
      <w:pPr>
        <w:ind w:left="720" w:hanging="720"/>
        <w:rPr>
          <w:lang w:eastAsia="x-none"/>
        </w:rPr>
      </w:pPr>
    </w:p>
    <w:p w14:paraId="7F5FFD59" w14:textId="77777777" w:rsidR="004F47AF" w:rsidRPr="004F47AF" w:rsidRDefault="004F47AF" w:rsidP="004F47AF">
      <w:pPr>
        <w:ind w:left="720" w:hanging="720"/>
        <w:rPr>
          <w:b/>
          <w:u w:val="single"/>
          <w:lang w:eastAsia="x-none"/>
        </w:rPr>
      </w:pPr>
      <w:r w:rsidRPr="004F47AF">
        <w:rPr>
          <w:b/>
          <w:u w:val="single"/>
          <w:lang w:eastAsia="x-none"/>
        </w:rPr>
        <w:t>NPRS</w:t>
      </w:r>
    </w:p>
    <w:p w14:paraId="7D5B7695" w14:textId="33E0C079" w:rsidR="004F47AF" w:rsidRPr="004F47AF" w:rsidRDefault="00603E09" w:rsidP="004F47AF">
      <w:pPr>
        <w:ind w:left="720" w:hanging="720"/>
        <w:rPr>
          <w:lang w:eastAsia="x-none"/>
        </w:rPr>
      </w:pPr>
      <w:hyperlink r:id="rId119" w:history="1">
        <w:r w:rsidR="00FE4C7E">
          <w:rPr>
            <w:rStyle w:val="Hyperlink"/>
            <w:b/>
            <w:lang w:eastAsia="x-none"/>
          </w:rPr>
          <w:t>R1-1805284</w:t>
        </w:r>
      </w:hyperlink>
      <w:r w:rsidR="004F47AF" w:rsidRPr="00FC5367">
        <w:rPr>
          <w:b/>
          <w:lang w:eastAsia="x-none"/>
        </w:rPr>
        <w:tab/>
        <w:t>On NPRS for OTDOA</w:t>
      </w:r>
      <w:r w:rsidR="004F47AF" w:rsidRPr="00FC5367">
        <w:rPr>
          <w:b/>
          <w:lang w:eastAsia="x-none"/>
        </w:rPr>
        <w:tab/>
        <w:t>Huawei, HiSilicon</w:t>
      </w:r>
      <w:r w:rsidR="00FC5367">
        <w:rPr>
          <w:lang w:eastAsia="x-none"/>
        </w:rPr>
        <w:tab/>
        <w:t>(</w:t>
      </w:r>
      <w:r w:rsidR="004F47AF" w:rsidRPr="004F47AF">
        <w:rPr>
          <w:lang w:eastAsia="x-none"/>
        </w:rPr>
        <w:t xml:space="preserve">Revision of </w:t>
      </w:r>
      <w:hyperlink r:id="rId120" w:history="1">
        <w:r w:rsidR="00FE4C7E">
          <w:rPr>
            <w:rStyle w:val="Hyperlink"/>
            <w:lang w:eastAsia="x-none"/>
          </w:rPr>
          <w:t>R1-1804147</w:t>
        </w:r>
      </w:hyperlink>
      <w:r w:rsidR="00FC5367">
        <w:rPr>
          <w:rStyle w:val="Hyperlink"/>
          <w:lang w:eastAsia="x-none"/>
        </w:rPr>
        <w:t>)</w:t>
      </w:r>
    </w:p>
    <w:p w14:paraId="38E13029" w14:textId="57775E35" w:rsidR="004F47AF" w:rsidRPr="00FC5367" w:rsidRDefault="00603E09" w:rsidP="004F47AF">
      <w:pPr>
        <w:ind w:left="720" w:hanging="720"/>
        <w:rPr>
          <w:b/>
          <w:lang w:eastAsia="x-none"/>
        </w:rPr>
      </w:pPr>
      <w:hyperlink r:id="rId121" w:history="1">
        <w:r w:rsidR="00FE4C7E">
          <w:rPr>
            <w:rStyle w:val="Hyperlink"/>
            <w:b/>
            <w:lang w:eastAsia="x-none"/>
          </w:rPr>
          <w:t>R1-1804167</w:t>
        </w:r>
      </w:hyperlink>
      <w:r w:rsidR="004F47AF" w:rsidRPr="00FC5367">
        <w:rPr>
          <w:b/>
          <w:lang w:eastAsia="x-none"/>
        </w:rPr>
        <w:tab/>
        <w:t>On NPRS performance</w:t>
      </w:r>
      <w:r w:rsidR="004F47AF" w:rsidRPr="00FC5367">
        <w:rPr>
          <w:b/>
          <w:lang w:eastAsia="x-none"/>
        </w:rPr>
        <w:tab/>
        <w:t>Ericsson</w:t>
      </w:r>
    </w:p>
    <w:p w14:paraId="32015C74" w14:textId="7A5F454C" w:rsidR="004F47AF" w:rsidRPr="00FC5367" w:rsidRDefault="00603E09" w:rsidP="004F47AF">
      <w:pPr>
        <w:ind w:left="720" w:hanging="720"/>
        <w:rPr>
          <w:b/>
          <w:lang w:eastAsia="x-none"/>
        </w:rPr>
      </w:pPr>
      <w:hyperlink r:id="rId122" w:history="1">
        <w:r w:rsidR="00FE4C7E">
          <w:rPr>
            <w:rStyle w:val="Hyperlink"/>
            <w:b/>
            <w:lang w:eastAsia="x-none"/>
          </w:rPr>
          <w:t>R1-1804896</w:t>
        </w:r>
      </w:hyperlink>
      <w:r w:rsidR="004F47AF" w:rsidRPr="00FC5367">
        <w:rPr>
          <w:b/>
          <w:lang w:eastAsia="x-none"/>
        </w:rPr>
        <w:tab/>
        <w:t>On NPRS performance</w:t>
      </w:r>
      <w:r w:rsidR="004F47AF" w:rsidRPr="00FC5367">
        <w:rPr>
          <w:b/>
          <w:lang w:eastAsia="x-none"/>
        </w:rPr>
        <w:tab/>
        <w:t>Qualcomm Incorporated</w:t>
      </w:r>
    </w:p>
    <w:p w14:paraId="4F2B548E" w14:textId="77777777" w:rsidR="003A091E" w:rsidRPr="003A091E" w:rsidRDefault="003A091E" w:rsidP="003A091E">
      <w:pPr>
        <w:ind w:left="720" w:hanging="720"/>
        <w:rPr>
          <w:lang w:eastAsia="x-none"/>
        </w:rPr>
      </w:pPr>
      <w:r w:rsidRPr="00BB232C">
        <w:rPr>
          <w:rFonts w:ascii="Times New Roman" w:hAnsi="Times New Roman"/>
          <w:b/>
        </w:rPr>
        <w:t>Decision:</w:t>
      </w:r>
      <w:r w:rsidRPr="00BB232C">
        <w:rPr>
          <w:rFonts w:ascii="Times New Roman" w:hAnsi="Times New Roman"/>
        </w:rPr>
        <w:t xml:space="preserve"> </w:t>
      </w:r>
      <w:r w:rsidRPr="003A091E">
        <w:rPr>
          <w:lang w:eastAsia="x-none"/>
        </w:rPr>
        <w:t>Further discussion offline</w:t>
      </w:r>
    </w:p>
    <w:p w14:paraId="46C3D0B4" w14:textId="1625804D" w:rsidR="00FC5367" w:rsidRPr="00FC5367" w:rsidRDefault="00603E09" w:rsidP="00FC5367">
      <w:pPr>
        <w:ind w:left="720" w:hanging="720"/>
      </w:pPr>
      <w:hyperlink r:id="rId123" w:history="1">
        <w:r w:rsidR="00FE4C7E">
          <w:rPr>
            <w:rStyle w:val="Hyperlink"/>
            <w:b/>
          </w:rPr>
          <w:t>R1-1805576</w:t>
        </w:r>
      </w:hyperlink>
      <w:r w:rsidR="00FC5367" w:rsidRPr="00FC5367">
        <w:rPr>
          <w:b/>
        </w:rPr>
        <w:tab/>
      </w:r>
      <w:r w:rsidR="00FC5367" w:rsidRPr="00FC5367">
        <w:t>LS on NPRS design enhancement for colliding NPRS</w:t>
      </w:r>
      <w:r w:rsidR="00FC5367">
        <w:tab/>
      </w:r>
      <w:r w:rsidR="00FC5367" w:rsidRPr="00FC5367">
        <w:tab/>
        <w:t>RAN4</w:t>
      </w:r>
    </w:p>
    <w:p w14:paraId="5B0613AE" w14:textId="0C375EAC" w:rsidR="00FC5367" w:rsidRDefault="00FC5367" w:rsidP="00FC5367">
      <w:pPr>
        <w:ind w:left="720" w:hanging="720"/>
        <w:rPr>
          <w:rFonts w:ascii="Times New Roman" w:hAnsi="Times New Roman"/>
        </w:rPr>
      </w:pPr>
      <w:r w:rsidRPr="00BB232C">
        <w:rPr>
          <w:rFonts w:ascii="Times New Roman" w:hAnsi="Times New Roman"/>
          <w:b/>
        </w:rPr>
        <w:t>Decision:</w:t>
      </w:r>
      <w:r w:rsidRPr="00BB232C">
        <w:rPr>
          <w:rFonts w:ascii="Times New Roman" w:hAnsi="Times New Roman"/>
        </w:rPr>
        <w:t xml:space="preserve"> </w:t>
      </w:r>
      <w:r>
        <w:rPr>
          <w:rFonts w:ascii="Times New Roman" w:hAnsi="Times New Roman"/>
        </w:rPr>
        <w:t>The document is noted.</w:t>
      </w:r>
    </w:p>
    <w:p w14:paraId="433792FF" w14:textId="77777777" w:rsidR="00FC5367" w:rsidRPr="003A091E" w:rsidRDefault="00FC5367" w:rsidP="00FC5367">
      <w:pPr>
        <w:ind w:left="720" w:hanging="720"/>
        <w:rPr>
          <w:lang w:eastAsia="x-none"/>
        </w:rPr>
      </w:pPr>
    </w:p>
    <w:p w14:paraId="349BF412" w14:textId="49F39060" w:rsidR="00FC5367" w:rsidRPr="00FC5367" w:rsidRDefault="00FC5367" w:rsidP="00FC5367">
      <w:pPr>
        <w:ind w:left="720" w:hanging="720"/>
      </w:pPr>
      <w:r w:rsidRPr="00FC5367">
        <w:rPr>
          <w:highlight w:val="green"/>
        </w:rPr>
        <w:t>Agreement:</w:t>
      </w:r>
      <w:r>
        <w:t xml:space="preserve"> </w:t>
      </w:r>
      <w:r w:rsidRPr="00FC5367">
        <w:t>A new NPRS sequence should be designed</w:t>
      </w:r>
    </w:p>
    <w:p w14:paraId="5DEF2297" w14:textId="77777777" w:rsidR="00FC5367" w:rsidRPr="00FC5367" w:rsidRDefault="00FC5367" w:rsidP="00FC5367">
      <w:pPr>
        <w:pStyle w:val="ListParagraph"/>
        <w:numPr>
          <w:ilvl w:val="0"/>
          <w:numId w:val="337"/>
        </w:numPr>
      </w:pPr>
      <w:r w:rsidRPr="00FC5367">
        <w:rPr>
          <w:highlight w:val="darkYellow"/>
        </w:rPr>
        <w:lastRenderedPageBreak/>
        <w:t>Working assumption:</w:t>
      </w:r>
      <w:r w:rsidRPr="00FC5367">
        <w:t xml:space="preserve"> The new NPRS sequence can operate in a backward compatible manner with the Rel-14 NPRS by configuration </w:t>
      </w:r>
    </w:p>
    <w:p w14:paraId="56DC5D29" w14:textId="77777777" w:rsidR="004F47AF" w:rsidRPr="004F47AF" w:rsidRDefault="004F47AF" w:rsidP="004F47AF">
      <w:pPr>
        <w:ind w:left="720" w:hanging="720"/>
        <w:rPr>
          <w:lang w:eastAsia="x-none"/>
        </w:rPr>
      </w:pPr>
    </w:p>
    <w:p w14:paraId="5EEED3DF" w14:textId="77777777" w:rsidR="004F47AF" w:rsidRPr="004F47AF" w:rsidRDefault="004F47AF" w:rsidP="004F47AF">
      <w:pPr>
        <w:ind w:left="720" w:hanging="720"/>
        <w:rPr>
          <w:b/>
          <w:u w:val="single"/>
          <w:lang w:eastAsia="x-none"/>
        </w:rPr>
      </w:pPr>
      <w:r w:rsidRPr="004F47AF">
        <w:rPr>
          <w:b/>
          <w:u w:val="single"/>
          <w:lang w:eastAsia="x-none"/>
        </w:rPr>
        <w:t>Others</w:t>
      </w:r>
    </w:p>
    <w:p w14:paraId="0B42F405" w14:textId="5F0098F6" w:rsidR="004F47AF" w:rsidRPr="002138B7" w:rsidRDefault="00603E09" w:rsidP="004F47AF">
      <w:pPr>
        <w:ind w:left="720" w:hanging="720"/>
        <w:rPr>
          <w:b/>
          <w:lang w:eastAsia="x-none"/>
        </w:rPr>
      </w:pPr>
      <w:hyperlink r:id="rId124" w:history="1">
        <w:r w:rsidR="00FE4C7E">
          <w:rPr>
            <w:rStyle w:val="Hyperlink"/>
            <w:b/>
            <w:lang w:eastAsia="x-none"/>
          </w:rPr>
          <w:t>R1-1804151</w:t>
        </w:r>
      </w:hyperlink>
      <w:r w:rsidR="004F47AF" w:rsidRPr="002138B7">
        <w:rPr>
          <w:b/>
          <w:lang w:eastAsia="x-none"/>
        </w:rPr>
        <w:tab/>
        <w:t>Correction on Msg3 power control for NB-IoT</w:t>
      </w:r>
      <w:r w:rsidR="004F47AF" w:rsidRPr="002138B7">
        <w:rPr>
          <w:b/>
          <w:lang w:eastAsia="x-none"/>
        </w:rPr>
        <w:tab/>
        <w:t>Huawei, HiSilicon</w:t>
      </w:r>
    </w:p>
    <w:p w14:paraId="22982DC6" w14:textId="0946A19B" w:rsidR="004F47AF" w:rsidRPr="002138B7" w:rsidRDefault="002138B7" w:rsidP="002138B7">
      <w:r w:rsidRPr="00BB232C">
        <w:rPr>
          <w:rFonts w:ascii="Times New Roman" w:hAnsi="Times New Roman"/>
          <w:b/>
        </w:rPr>
        <w:t>Decision:</w:t>
      </w:r>
      <w:r w:rsidRPr="00BB232C">
        <w:rPr>
          <w:rFonts w:ascii="Times New Roman" w:hAnsi="Times New Roman"/>
        </w:rPr>
        <w:t xml:space="preserve"> </w:t>
      </w:r>
      <w:r w:rsidR="004F47AF" w:rsidRPr="004F47AF">
        <w:t xml:space="preserve">The intention of the CR is </w:t>
      </w:r>
      <w:r w:rsidR="004F47AF" w:rsidRPr="004F47AF">
        <w:rPr>
          <w:highlight w:val="green"/>
        </w:rPr>
        <w:t>agreed in principle</w:t>
      </w:r>
      <w:r w:rsidR="004F47AF" w:rsidRPr="004F47AF">
        <w:t xml:space="preserve">. </w:t>
      </w:r>
      <w:r w:rsidR="004F47AF" w:rsidRPr="002138B7">
        <w:t>Offline discussion whether a RAN1 CR is necessary or not including refining the wording/parameter name of the change</w:t>
      </w:r>
    </w:p>
    <w:p w14:paraId="071E38AE" w14:textId="4599AAB8" w:rsidR="002138B7" w:rsidRPr="002138B7" w:rsidRDefault="002138B7" w:rsidP="002138B7">
      <w:pPr>
        <w:ind w:left="720" w:hanging="720"/>
        <w:rPr>
          <w:szCs w:val="20"/>
          <w:highlight w:val="yellow"/>
        </w:rPr>
      </w:pPr>
      <w:r w:rsidRPr="00BB232C">
        <w:rPr>
          <w:rFonts w:ascii="Times New Roman" w:hAnsi="Times New Roman"/>
          <w:b/>
        </w:rPr>
        <w:t>Decision:</w:t>
      </w:r>
      <w:r w:rsidRPr="00BB232C">
        <w:rPr>
          <w:rFonts w:ascii="Times New Roman" w:hAnsi="Times New Roman"/>
        </w:rPr>
        <w:t xml:space="preserve"> </w:t>
      </w:r>
      <w:r w:rsidRPr="002138B7">
        <w:rPr>
          <w:szCs w:val="20"/>
          <w:highlight w:val="green"/>
        </w:rPr>
        <w:t xml:space="preserve">Final CR in </w:t>
      </w:r>
      <w:hyperlink r:id="rId125" w:history="1">
        <w:r w:rsidR="00FE4C7E">
          <w:rPr>
            <w:rStyle w:val="Hyperlink"/>
            <w:szCs w:val="20"/>
            <w:highlight w:val="green"/>
          </w:rPr>
          <w:t>R1-1805364</w:t>
        </w:r>
      </w:hyperlink>
      <w:r w:rsidRPr="002138B7">
        <w:rPr>
          <w:szCs w:val="20"/>
          <w:highlight w:val="green"/>
        </w:rPr>
        <w:t xml:space="preserve"> (</w:t>
      </w:r>
      <w:r>
        <w:rPr>
          <w:szCs w:val="20"/>
          <w:highlight w:val="green"/>
        </w:rPr>
        <w:t xml:space="preserve">36.213 </w:t>
      </w:r>
      <w:r w:rsidRPr="002138B7">
        <w:rPr>
          <w:szCs w:val="20"/>
          <w:highlight w:val="green"/>
        </w:rPr>
        <w:t>CR1064, Rel-14</w:t>
      </w:r>
      <w:r>
        <w:rPr>
          <w:szCs w:val="20"/>
          <w:highlight w:val="green"/>
        </w:rPr>
        <w:t>, F</w:t>
      </w:r>
      <w:r w:rsidRPr="002138B7">
        <w:rPr>
          <w:szCs w:val="20"/>
          <w:highlight w:val="green"/>
        </w:rPr>
        <w:t xml:space="preserve">) and </w:t>
      </w:r>
      <w:hyperlink r:id="rId126" w:history="1">
        <w:r w:rsidR="00FE4C7E">
          <w:rPr>
            <w:rStyle w:val="Hyperlink"/>
            <w:szCs w:val="20"/>
            <w:highlight w:val="green"/>
          </w:rPr>
          <w:t>R1-1805365</w:t>
        </w:r>
      </w:hyperlink>
      <w:r w:rsidRPr="002138B7">
        <w:rPr>
          <w:szCs w:val="20"/>
          <w:highlight w:val="green"/>
        </w:rPr>
        <w:t xml:space="preserve"> (</w:t>
      </w:r>
      <w:r>
        <w:rPr>
          <w:szCs w:val="20"/>
          <w:highlight w:val="green"/>
        </w:rPr>
        <w:t xml:space="preserve">36.213 </w:t>
      </w:r>
      <w:r w:rsidRPr="002138B7">
        <w:rPr>
          <w:szCs w:val="20"/>
          <w:highlight w:val="green"/>
        </w:rPr>
        <w:t>CR1065, Rel-15</w:t>
      </w:r>
      <w:r>
        <w:rPr>
          <w:szCs w:val="20"/>
          <w:highlight w:val="green"/>
        </w:rPr>
        <w:t>, A</w:t>
      </w:r>
      <w:r w:rsidRPr="002138B7">
        <w:rPr>
          <w:szCs w:val="20"/>
          <w:highlight w:val="green"/>
        </w:rPr>
        <w:t>)</w:t>
      </w:r>
      <w:r w:rsidRPr="002138B7">
        <w:rPr>
          <w:szCs w:val="20"/>
        </w:rPr>
        <w:t xml:space="preserve"> </w:t>
      </w:r>
    </w:p>
    <w:p w14:paraId="4320C31F" w14:textId="77777777" w:rsidR="004F47AF" w:rsidRPr="004F47AF" w:rsidRDefault="004F47AF" w:rsidP="004F47AF">
      <w:pPr>
        <w:ind w:left="720" w:hanging="720"/>
        <w:rPr>
          <w:lang w:eastAsia="x-none"/>
        </w:rPr>
      </w:pPr>
    </w:p>
    <w:p w14:paraId="5AEA4CF5" w14:textId="181D025B" w:rsidR="004F47AF" w:rsidRPr="002138B7" w:rsidRDefault="00603E09" w:rsidP="004F47AF">
      <w:pPr>
        <w:ind w:left="720" w:hanging="720"/>
        <w:rPr>
          <w:b/>
          <w:lang w:eastAsia="x-none"/>
        </w:rPr>
      </w:pPr>
      <w:hyperlink r:id="rId127" w:history="1">
        <w:r w:rsidR="00FE4C7E">
          <w:rPr>
            <w:rStyle w:val="Hyperlink"/>
            <w:b/>
            <w:lang w:eastAsia="x-none"/>
          </w:rPr>
          <w:t>R1-1804195</w:t>
        </w:r>
      </w:hyperlink>
      <w:r w:rsidR="004F47AF" w:rsidRPr="002138B7">
        <w:rPr>
          <w:b/>
          <w:lang w:eastAsia="x-none"/>
        </w:rPr>
        <w:tab/>
        <w:t>Clarification on NPUSCH postponement</w:t>
      </w:r>
      <w:r w:rsidR="004F47AF" w:rsidRPr="002138B7">
        <w:rPr>
          <w:b/>
          <w:lang w:eastAsia="x-none"/>
        </w:rPr>
        <w:tab/>
        <w:t>ZTE, SaneChips</w:t>
      </w:r>
    </w:p>
    <w:p w14:paraId="699744E5" w14:textId="77777777" w:rsidR="004F47AF" w:rsidRPr="004F47AF" w:rsidRDefault="004F47AF" w:rsidP="004F47AF">
      <w:pPr>
        <w:ind w:left="720" w:hanging="720"/>
        <w:rPr>
          <w:szCs w:val="20"/>
          <w:lang w:eastAsia="x-none"/>
        </w:rPr>
      </w:pPr>
      <w:r w:rsidRPr="004F47AF">
        <w:rPr>
          <w:b/>
          <w:szCs w:val="20"/>
          <w:u w:val="single"/>
          <w:lang w:eastAsia="x-none"/>
        </w:rPr>
        <w:t>Conclusion</w:t>
      </w:r>
      <w:r w:rsidRPr="004F47AF">
        <w:rPr>
          <w:szCs w:val="20"/>
          <w:lang w:eastAsia="x-none"/>
        </w:rPr>
        <w:t>:</w:t>
      </w:r>
    </w:p>
    <w:p w14:paraId="6B3AE2A0" w14:textId="1AE65437" w:rsidR="004F47AF" w:rsidRPr="004F47AF" w:rsidRDefault="004F47AF" w:rsidP="00822CCA">
      <w:pPr>
        <w:numPr>
          <w:ilvl w:val="0"/>
          <w:numId w:val="44"/>
        </w:numPr>
        <w:rPr>
          <w:szCs w:val="20"/>
          <w:lang w:eastAsia="x-none"/>
        </w:rPr>
      </w:pPr>
      <w:r w:rsidRPr="004F47AF">
        <w:rPr>
          <w:szCs w:val="20"/>
          <w:lang w:eastAsia="x-none"/>
        </w:rPr>
        <w:t xml:space="preserve">The two proposals in </w:t>
      </w:r>
      <w:hyperlink r:id="rId128" w:history="1">
        <w:r w:rsidR="00FE4C7E">
          <w:rPr>
            <w:rStyle w:val="Hyperlink"/>
            <w:szCs w:val="20"/>
            <w:lang w:eastAsia="x-none"/>
          </w:rPr>
          <w:t>R1-1804195</w:t>
        </w:r>
      </w:hyperlink>
      <w:r w:rsidRPr="004F47AF">
        <w:rPr>
          <w:szCs w:val="20"/>
          <w:lang w:eastAsia="x-none"/>
        </w:rPr>
        <w:t xml:space="preserve"> are aligned with RAN1 understanding</w:t>
      </w:r>
    </w:p>
    <w:p w14:paraId="4D15015F" w14:textId="77777777" w:rsidR="004F47AF" w:rsidRPr="004F47AF" w:rsidRDefault="004F47AF" w:rsidP="00822CCA">
      <w:pPr>
        <w:numPr>
          <w:ilvl w:val="1"/>
          <w:numId w:val="44"/>
        </w:numPr>
        <w:rPr>
          <w:szCs w:val="20"/>
          <w:lang w:eastAsia="x-none"/>
        </w:rPr>
      </w:pPr>
      <w:r w:rsidRPr="004F47AF">
        <w:rPr>
          <w:szCs w:val="20"/>
          <w:lang w:eastAsia="x-none"/>
        </w:rPr>
        <w:t>No RAN1 spec change is necessary</w:t>
      </w:r>
    </w:p>
    <w:p w14:paraId="39E26D0F" w14:textId="77777777" w:rsidR="004F47AF" w:rsidRPr="004F47AF" w:rsidRDefault="004F47AF" w:rsidP="004F47AF">
      <w:pPr>
        <w:ind w:left="720" w:hanging="720"/>
        <w:rPr>
          <w:lang w:eastAsia="x-none"/>
        </w:rPr>
      </w:pPr>
    </w:p>
    <w:p w14:paraId="3E7EA03B" w14:textId="5648D322" w:rsidR="004F47AF" w:rsidRPr="002138B7" w:rsidRDefault="00603E09" w:rsidP="004F47AF">
      <w:pPr>
        <w:ind w:left="720" w:hanging="720"/>
        <w:rPr>
          <w:b/>
          <w:lang w:eastAsia="x-none"/>
        </w:rPr>
      </w:pPr>
      <w:hyperlink r:id="rId129" w:history="1">
        <w:r w:rsidR="00FE4C7E">
          <w:rPr>
            <w:rStyle w:val="Hyperlink"/>
            <w:b/>
            <w:lang w:eastAsia="x-none"/>
          </w:rPr>
          <w:t>R1-1804895</w:t>
        </w:r>
      </w:hyperlink>
      <w:r w:rsidR="004F47AF" w:rsidRPr="002138B7">
        <w:rPr>
          <w:b/>
          <w:lang w:eastAsia="x-none"/>
        </w:rPr>
        <w:tab/>
        <w:t>Collision with NPRACH in non-anchor carriers</w:t>
      </w:r>
      <w:r w:rsidR="004F47AF" w:rsidRPr="002138B7">
        <w:rPr>
          <w:b/>
          <w:lang w:eastAsia="x-none"/>
        </w:rPr>
        <w:tab/>
        <w:t>Qualcomm Incorporated</w:t>
      </w:r>
    </w:p>
    <w:p w14:paraId="1AD5D1BA" w14:textId="17259D51" w:rsidR="004F47AF" w:rsidRDefault="002138B7" w:rsidP="004F47AF">
      <w:pPr>
        <w:ind w:left="720" w:hanging="720"/>
        <w:rPr>
          <w:i/>
        </w:rPr>
      </w:pPr>
      <w:r w:rsidRPr="002138B7">
        <w:rPr>
          <w:rFonts w:ascii="Times New Roman" w:hAnsi="Times New Roman"/>
          <w:b/>
        </w:rPr>
        <w:t>Decision:</w:t>
      </w:r>
      <w:r w:rsidRPr="002138B7">
        <w:rPr>
          <w:rFonts w:ascii="Times New Roman" w:hAnsi="Times New Roman"/>
        </w:rPr>
        <w:t xml:space="preserve"> </w:t>
      </w:r>
      <w:r w:rsidR="004F47AF" w:rsidRPr="002138B7">
        <w:rPr>
          <w:lang w:eastAsia="x-none"/>
        </w:rPr>
        <w:t xml:space="preserve">Further discussion offline especially related to parameter </w:t>
      </w:r>
      <w:r w:rsidR="004F47AF" w:rsidRPr="002138B7">
        <w:rPr>
          <w:i/>
        </w:rPr>
        <w:t>multiCarrier-NPRACH</w:t>
      </w:r>
    </w:p>
    <w:p w14:paraId="2370A3B4" w14:textId="150DC3AD" w:rsidR="002138B7" w:rsidRPr="002138B7" w:rsidRDefault="00603E09" w:rsidP="002138B7">
      <w:pPr>
        <w:ind w:left="720" w:hanging="720"/>
        <w:rPr>
          <w:b/>
          <w:noProof/>
        </w:rPr>
      </w:pPr>
      <w:hyperlink r:id="rId130" w:history="1">
        <w:r w:rsidR="00FE4C7E">
          <w:rPr>
            <w:rStyle w:val="Hyperlink"/>
            <w:b/>
          </w:rPr>
          <w:t>R1-1805279</w:t>
        </w:r>
      </w:hyperlink>
      <w:r w:rsidR="002138B7" w:rsidRPr="002138B7">
        <w:rPr>
          <w:b/>
        </w:rPr>
        <w:tab/>
      </w:r>
      <w:r w:rsidR="002138B7" w:rsidRPr="002138B7">
        <w:rPr>
          <w:b/>
          <w:noProof/>
        </w:rPr>
        <w:t>Collision with NPRACH in non-anchor carriers</w:t>
      </w:r>
      <w:r w:rsidR="002138B7" w:rsidRPr="002138B7">
        <w:rPr>
          <w:b/>
          <w:noProof/>
        </w:rPr>
        <w:tab/>
        <w:t>Qualcomm Incorporated</w:t>
      </w:r>
    </w:p>
    <w:p w14:paraId="3344F733" w14:textId="32163301" w:rsidR="002138B7" w:rsidRPr="002138B7" w:rsidRDefault="002138B7" w:rsidP="002138B7">
      <w:pPr>
        <w:ind w:left="720" w:hanging="720"/>
      </w:pPr>
      <w:r w:rsidRPr="00BB232C">
        <w:rPr>
          <w:rFonts w:ascii="Times New Roman" w:hAnsi="Times New Roman"/>
          <w:b/>
        </w:rPr>
        <w:t>Decision:</w:t>
      </w:r>
      <w:r w:rsidRPr="00BB232C">
        <w:rPr>
          <w:rFonts w:ascii="Times New Roman" w:hAnsi="Times New Roman"/>
        </w:rPr>
        <w:t xml:space="preserve"> </w:t>
      </w:r>
      <w:r w:rsidRPr="002138B7">
        <w:t xml:space="preserve">Agreed. </w:t>
      </w:r>
      <w:r w:rsidRPr="002138B7">
        <w:rPr>
          <w:highlight w:val="green"/>
        </w:rPr>
        <w:t xml:space="preserve">Final CRs in </w:t>
      </w:r>
      <w:hyperlink r:id="rId131" w:history="1">
        <w:r w:rsidR="00FE4C7E">
          <w:rPr>
            <w:rStyle w:val="Hyperlink"/>
            <w:highlight w:val="green"/>
          </w:rPr>
          <w:t>R1-1805367</w:t>
        </w:r>
      </w:hyperlink>
      <w:r w:rsidRPr="002138B7">
        <w:rPr>
          <w:highlight w:val="green"/>
        </w:rPr>
        <w:t xml:space="preserve"> (</w:t>
      </w:r>
      <w:r>
        <w:rPr>
          <w:highlight w:val="green"/>
        </w:rPr>
        <w:t xml:space="preserve">36.211 </w:t>
      </w:r>
      <w:r w:rsidRPr="002138B7">
        <w:rPr>
          <w:highlight w:val="green"/>
        </w:rPr>
        <w:t>CR0436, Rel-14</w:t>
      </w:r>
      <w:r>
        <w:rPr>
          <w:highlight w:val="green"/>
        </w:rPr>
        <w:t>, F</w:t>
      </w:r>
      <w:r w:rsidRPr="002138B7">
        <w:rPr>
          <w:highlight w:val="green"/>
        </w:rPr>
        <w:t xml:space="preserve">) and </w:t>
      </w:r>
      <w:hyperlink r:id="rId132" w:history="1">
        <w:r w:rsidR="00FE4C7E">
          <w:rPr>
            <w:rStyle w:val="Hyperlink"/>
            <w:highlight w:val="green"/>
          </w:rPr>
          <w:t>R1-1805368</w:t>
        </w:r>
      </w:hyperlink>
      <w:r w:rsidRPr="002138B7">
        <w:rPr>
          <w:highlight w:val="green"/>
        </w:rPr>
        <w:t xml:space="preserve"> (</w:t>
      </w:r>
      <w:r>
        <w:rPr>
          <w:highlight w:val="green"/>
        </w:rPr>
        <w:t xml:space="preserve">36.211 </w:t>
      </w:r>
      <w:r w:rsidRPr="002138B7">
        <w:rPr>
          <w:highlight w:val="green"/>
        </w:rPr>
        <w:t>CR0437, Rel-15</w:t>
      </w:r>
      <w:r>
        <w:rPr>
          <w:highlight w:val="green"/>
        </w:rPr>
        <w:t>, A</w:t>
      </w:r>
      <w:r w:rsidRPr="002138B7">
        <w:rPr>
          <w:highlight w:val="green"/>
        </w:rPr>
        <w:t>)</w:t>
      </w:r>
    </w:p>
    <w:p w14:paraId="1910FB8E" w14:textId="77777777" w:rsidR="002138B7" w:rsidRPr="004F47AF" w:rsidRDefault="002138B7" w:rsidP="004F47AF">
      <w:pPr>
        <w:ind w:left="720" w:hanging="720"/>
        <w:rPr>
          <w:lang w:eastAsia="x-none"/>
        </w:rPr>
      </w:pPr>
    </w:p>
    <w:p w14:paraId="17DB7B54" w14:textId="52880FA0" w:rsidR="004F47AF" w:rsidRPr="005C1161" w:rsidRDefault="00603E09" w:rsidP="004F47AF">
      <w:pPr>
        <w:ind w:left="720" w:hanging="720"/>
        <w:rPr>
          <w:b/>
          <w:lang w:eastAsia="x-none"/>
        </w:rPr>
      </w:pPr>
      <w:hyperlink r:id="rId133" w:history="1">
        <w:r w:rsidR="00FE4C7E">
          <w:rPr>
            <w:rStyle w:val="Hyperlink"/>
            <w:b/>
            <w:lang w:eastAsia="x-none"/>
          </w:rPr>
          <w:t>R1-1804898</w:t>
        </w:r>
      </w:hyperlink>
      <w:r w:rsidR="004F47AF" w:rsidRPr="005C1161">
        <w:rPr>
          <w:b/>
          <w:lang w:eastAsia="x-none"/>
        </w:rPr>
        <w:tab/>
        <w:t>On NRS presence in non-anchor carriers</w:t>
      </w:r>
      <w:r w:rsidR="004F47AF" w:rsidRPr="005C1161">
        <w:rPr>
          <w:b/>
          <w:lang w:eastAsia="x-none"/>
        </w:rPr>
        <w:tab/>
        <w:t>Qualcomm Incorporated</w:t>
      </w:r>
    </w:p>
    <w:p w14:paraId="5A17062D" w14:textId="77777777" w:rsidR="004F47AF" w:rsidRPr="004F47AF" w:rsidRDefault="004F47AF" w:rsidP="004F47AF">
      <w:pPr>
        <w:ind w:left="720" w:hanging="720"/>
        <w:rPr>
          <w:szCs w:val="20"/>
          <w:lang w:eastAsia="x-none"/>
        </w:rPr>
      </w:pPr>
      <w:r w:rsidRPr="004F47AF">
        <w:rPr>
          <w:b/>
          <w:szCs w:val="20"/>
          <w:u w:val="single"/>
          <w:lang w:eastAsia="x-none"/>
        </w:rPr>
        <w:t>Conclusion</w:t>
      </w:r>
      <w:r w:rsidRPr="004F47AF">
        <w:rPr>
          <w:szCs w:val="20"/>
          <w:lang w:eastAsia="x-none"/>
        </w:rPr>
        <w:t>:</w:t>
      </w:r>
    </w:p>
    <w:p w14:paraId="4054E32F" w14:textId="77777777" w:rsidR="004F47AF" w:rsidRPr="004F47AF" w:rsidRDefault="004F47AF" w:rsidP="00822CCA">
      <w:pPr>
        <w:numPr>
          <w:ilvl w:val="0"/>
          <w:numId w:val="44"/>
        </w:numPr>
        <w:rPr>
          <w:szCs w:val="20"/>
        </w:rPr>
      </w:pPr>
      <w:r w:rsidRPr="004F47AF">
        <w:rPr>
          <w:szCs w:val="20"/>
        </w:rPr>
        <w:t>RAN1 to clarify that the UE can assume that the eNB always transmits NRS in the Type-2 CSS configured by higher layers, as well as 10 NB-IoT DL subframes before and 4 NB-IoT DL subframes after each Type-2 CSS, regardless of whether the eNB detected an NPRACH transmission or not</w:t>
      </w:r>
    </w:p>
    <w:p w14:paraId="139C5F10" w14:textId="5251F86D" w:rsidR="004F47AF" w:rsidRPr="002138B7" w:rsidRDefault="004F47AF" w:rsidP="00822CCA">
      <w:pPr>
        <w:numPr>
          <w:ilvl w:val="1"/>
          <w:numId w:val="44"/>
        </w:numPr>
        <w:rPr>
          <w:szCs w:val="20"/>
        </w:rPr>
      </w:pPr>
      <w:r w:rsidRPr="002138B7">
        <w:rPr>
          <w:szCs w:val="20"/>
        </w:rPr>
        <w:t>Further discussion offline on the corresponding necessary spec changes</w:t>
      </w:r>
    </w:p>
    <w:p w14:paraId="2DB456E0" w14:textId="2A6A2B8D" w:rsidR="002138B7" w:rsidRPr="004F47AF" w:rsidRDefault="002138B7" w:rsidP="002138B7">
      <w:pPr>
        <w:rPr>
          <w:highlight w:val="yellow"/>
        </w:rPr>
      </w:pPr>
      <w:r w:rsidRPr="002138B7">
        <w:rPr>
          <w:rFonts w:ascii="Times New Roman" w:hAnsi="Times New Roman"/>
          <w:b/>
        </w:rPr>
        <w:t>Decision:</w:t>
      </w:r>
      <w:r w:rsidRPr="002138B7">
        <w:rPr>
          <w:rFonts w:ascii="Times New Roman" w:hAnsi="Times New Roman"/>
        </w:rPr>
        <w:t xml:space="preserve"> </w:t>
      </w:r>
      <w:r w:rsidRPr="002138B7">
        <w:t xml:space="preserve">The text proposal in </w:t>
      </w:r>
      <w:hyperlink r:id="rId134" w:history="1">
        <w:r w:rsidR="00FE4C7E">
          <w:rPr>
            <w:rStyle w:val="Hyperlink"/>
          </w:rPr>
          <w:t>R1-1804898</w:t>
        </w:r>
      </w:hyperlink>
      <w:r w:rsidRPr="002138B7">
        <w:t xml:space="preserve"> is endorsed.</w:t>
      </w:r>
      <w:r>
        <w:t xml:space="preserve"> </w:t>
      </w:r>
      <w:r w:rsidRPr="002138B7">
        <w:rPr>
          <w:highlight w:val="green"/>
        </w:rPr>
        <w:t xml:space="preserve">Final CRs in </w:t>
      </w:r>
      <w:hyperlink r:id="rId135" w:history="1">
        <w:r w:rsidR="00FE4C7E">
          <w:rPr>
            <w:rStyle w:val="Hyperlink"/>
            <w:highlight w:val="green"/>
          </w:rPr>
          <w:t>R1-1805369</w:t>
        </w:r>
      </w:hyperlink>
      <w:r w:rsidRPr="002138B7">
        <w:rPr>
          <w:highlight w:val="green"/>
        </w:rPr>
        <w:t xml:space="preserve"> (</w:t>
      </w:r>
      <w:r>
        <w:rPr>
          <w:highlight w:val="green"/>
        </w:rPr>
        <w:t xml:space="preserve">36.211 </w:t>
      </w:r>
      <w:r w:rsidRPr="002138B7">
        <w:rPr>
          <w:highlight w:val="green"/>
        </w:rPr>
        <w:t xml:space="preserve">CR0438, Rel-14, </w:t>
      </w:r>
      <w:r>
        <w:rPr>
          <w:highlight w:val="green"/>
        </w:rPr>
        <w:t>F</w:t>
      </w:r>
      <w:r w:rsidRPr="002138B7">
        <w:rPr>
          <w:highlight w:val="green"/>
        </w:rPr>
        <w:t xml:space="preserve">) and </w:t>
      </w:r>
      <w:hyperlink r:id="rId136" w:history="1">
        <w:r w:rsidR="00FE4C7E">
          <w:rPr>
            <w:rStyle w:val="Hyperlink"/>
            <w:highlight w:val="green"/>
          </w:rPr>
          <w:t>R1-1805370</w:t>
        </w:r>
      </w:hyperlink>
      <w:r w:rsidRPr="002138B7">
        <w:rPr>
          <w:highlight w:val="green"/>
        </w:rPr>
        <w:t xml:space="preserve"> (</w:t>
      </w:r>
      <w:r>
        <w:rPr>
          <w:highlight w:val="green"/>
        </w:rPr>
        <w:t xml:space="preserve">36.211 </w:t>
      </w:r>
      <w:r w:rsidRPr="002138B7">
        <w:rPr>
          <w:highlight w:val="green"/>
        </w:rPr>
        <w:t xml:space="preserve">CR0439, Rel-15, </w:t>
      </w:r>
      <w:r>
        <w:rPr>
          <w:highlight w:val="green"/>
        </w:rPr>
        <w:t>A).</w:t>
      </w:r>
    </w:p>
    <w:p w14:paraId="219E0DCB" w14:textId="77777777" w:rsidR="00254752" w:rsidRPr="00254752" w:rsidRDefault="00254752" w:rsidP="00254752">
      <w:pPr>
        <w:pStyle w:val="Heading3"/>
      </w:pPr>
      <w:bookmarkStart w:id="43" w:name="_Toc514184565"/>
      <w:r w:rsidRPr="00254752">
        <w:t>Other</w:t>
      </w:r>
      <w:bookmarkEnd w:id="41"/>
      <w:bookmarkEnd w:id="42"/>
      <w:bookmarkEnd w:id="43"/>
    </w:p>
    <w:p w14:paraId="3DEB458E" w14:textId="71416334" w:rsidR="00326B2D" w:rsidRPr="005C1161" w:rsidRDefault="00603E09" w:rsidP="00326B2D">
      <w:pPr>
        <w:ind w:left="720" w:hanging="720"/>
        <w:rPr>
          <w:b/>
          <w:lang w:eastAsia="x-none"/>
        </w:rPr>
      </w:pPr>
      <w:hyperlink r:id="rId137" w:history="1">
        <w:r w:rsidR="00FE4C7E">
          <w:rPr>
            <w:rStyle w:val="Hyperlink"/>
            <w:b/>
            <w:lang w:eastAsia="x-none"/>
          </w:rPr>
          <w:t>R1-1804196</w:t>
        </w:r>
      </w:hyperlink>
      <w:r w:rsidR="00326B2D" w:rsidRPr="005C1161">
        <w:rPr>
          <w:b/>
          <w:lang w:eastAsia="x-none"/>
        </w:rPr>
        <w:tab/>
        <w:t>Correction on PUSCH hopping parameter for eVoLTE</w:t>
      </w:r>
      <w:r w:rsidR="00326B2D" w:rsidRPr="005C1161">
        <w:rPr>
          <w:b/>
          <w:lang w:eastAsia="x-none"/>
        </w:rPr>
        <w:tab/>
        <w:t>ZTE, CMCC</w:t>
      </w:r>
    </w:p>
    <w:p w14:paraId="05D81EA6" w14:textId="3DE19994" w:rsidR="00326B2D" w:rsidRPr="00326B2D" w:rsidRDefault="005C1161" w:rsidP="00326B2D">
      <w:pPr>
        <w:ind w:left="720" w:hanging="720"/>
        <w:rPr>
          <w:szCs w:val="20"/>
          <w:lang w:eastAsia="x-none"/>
        </w:rPr>
      </w:pPr>
      <w:r w:rsidRPr="002138B7">
        <w:rPr>
          <w:rFonts w:ascii="Times New Roman" w:hAnsi="Times New Roman"/>
          <w:b/>
        </w:rPr>
        <w:t>Decision:</w:t>
      </w:r>
      <w:r w:rsidRPr="002138B7">
        <w:rPr>
          <w:rFonts w:ascii="Times New Roman" w:hAnsi="Times New Roman"/>
        </w:rPr>
        <w:t xml:space="preserve"> </w:t>
      </w:r>
      <w:r w:rsidR="00326B2D" w:rsidRPr="00326B2D">
        <w:rPr>
          <w:szCs w:val="20"/>
          <w:lang w:eastAsia="x-none"/>
        </w:rPr>
        <w:t xml:space="preserve">The draft CR is </w:t>
      </w:r>
      <w:r w:rsidR="00326B2D" w:rsidRPr="00326B2D">
        <w:rPr>
          <w:szCs w:val="20"/>
          <w:highlight w:val="green"/>
          <w:lang w:eastAsia="x-none"/>
        </w:rPr>
        <w:t>endorsed in principle</w:t>
      </w:r>
      <w:r w:rsidR="00326B2D" w:rsidRPr="00326B2D">
        <w:rPr>
          <w:szCs w:val="20"/>
          <w:lang w:eastAsia="x-none"/>
        </w:rPr>
        <w:t xml:space="preserve">. </w:t>
      </w:r>
      <w:r w:rsidR="00326B2D" w:rsidRPr="005C1161">
        <w:rPr>
          <w:szCs w:val="20"/>
          <w:lang w:eastAsia="x-none"/>
        </w:rPr>
        <w:t>Further check offline the exact parameter name in 36.331 for alignment</w:t>
      </w:r>
    </w:p>
    <w:p w14:paraId="13B983BD" w14:textId="1BEBA7C3" w:rsidR="005C1161" w:rsidRPr="005C1161" w:rsidRDefault="00603E09" w:rsidP="005C1161">
      <w:pPr>
        <w:rPr>
          <w:b/>
          <w:noProof/>
        </w:rPr>
      </w:pPr>
      <w:hyperlink r:id="rId138" w:history="1">
        <w:r w:rsidR="00FE4C7E">
          <w:rPr>
            <w:rStyle w:val="Hyperlink"/>
            <w:b/>
            <w:szCs w:val="20"/>
          </w:rPr>
          <w:t>R1-1805331</w:t>
        </w:r>
      </w:hyperlink>
      <w:r w:rsidR="005C1161" w:rsidRPr="005C1161">
        <w:rPr>
          <w:b/>
          <w:szCs w:val="20"/>
        </w:rPr>
        <w:tab/>
      </w:r>
      <w:r w:rsidR="005C1161" w:rsidRPr="005C1161">
        <w:rPr>
          <w:b/>
          <w:noProof/>
        </w:rPr>
        <w:t>Correction on PUSCH hopping parameter for eVoLTE</w:t>
      </w:r>
      <w:r w:rsidR="005C1161" w:rsidRPr="005C1161">
        <w:rPr>
          <w:b/>
          <w:noProof/>
        </w:rPr>
        <w:tab/>
        <w:t>ZTE, CMCC</w:t>
      </w:r>
    </w:p>
    <w:p w14:paraId="4EFFAB99" w14:textId="5FEBE361" w:rsidR="005C1161" w:rsidRPr="005C1161" w:rsidRDefault="00493F5A" w:rsidP="005C1161">
      <w:pPr>
        <w:rPr>
          <w:szCs w:val="20"/>
        </w:rPr>
      </w:pPr>
      <w:r w:rsidRPr="002138B7">
        <w:rPr>
          <w:rFonts w:ascii="Times New Roman" w:hAnsi="Times New Roman"/>
          <w:b/>
        </w:rPr>
        <w:t>Decision:</w:t>
      </w:r>
      <w:r w:rsidRPr="002138B7">
        <w:rPr>
          <w:rFonts w:ascii="Times New Roman" w:hAnsi="Times New Roman"/>
        </w:rPr>
        <w:t xml:space="preserve"> </w:t>
      </w:r>
      <w:r w:rsidR="005C1161" w:rsidRPr="005C1161">
        <w:rPr>
          <w:szCs w:val="20"/>
        </w:rPr>
        <w:t>Agreed. Final CR</w:t>
      </w:r>
      <w:r>
        <w:rPr>
          <w:szCs w:val="20"/>
        </w:rPr>
        <w:t>s</w:t>
      </w:r>
      <w:r w:rsidR="005C1161" w:rsidRPr="005C1161">
        <w:rPr>
          <w:szCs w:val="20"/>
        </w:rPr>
        <w:t xml:space="preserve"> to be prepared </w:t>
      </w:r>
      <w:r>
        <w:rPr>
          <w:szCs w:val="20"/>
        </w:rPr>
        <w:t xml:space="preserve">and </w:t>
      </w:r>
      <w:r w:rsidRPr="00493F5A">
        <w:rPr>
          <w:szCs w:val="20"/>
          <w:highlight w:val="green"/>
        </w:rPr>
        <w:t xml:space="preserve">agreed </w:t>
      </w:r>
      <w:r w:rsidR="005C1161" w:rsidRPr="005C1161">
        <w:rPr>
          <w:szCs w:val="20"/>
          <w:highlight w:val="green"/>
        </w:rPr>
        <w:t xml:space="preserve">in </w:t>
      </w:r>
      <w:hyperlink r:id="rId139" w:history="1">
        <w:r w:rsidR="00FE4C7E">
          <w:rPr>
            <w:rStyle w:val="Hyperlink"/>
            <w:szCs w:val="20"/>
            <w:highlight w:val="green"/>
          </w:rPr>
          <w:t>R1-1805332</w:t>
        </w:r>
      </w:hyperlink>
      <w:r w:rsidR="005C1161" w:rsidRPr="005C1161">
        <w:rPr>
          <w:szCs w:val="20"/>
          <w:highlight w:val="green"/>
        </w:rPr>
        <w:t xml:space="preserve"> (</w:t>
      </w:r>
      <w:r>
        <w:rPr>
          <w:szCs w:val="20"/>
          <w:highlight w:val="green"/>
        </w:rPr>
        <w:t xml:space="preserve">36.211 </w:t>
      </w:r>
      <w:r w:rsidR="005C1161" w:rsidRPr="005C1161">
        <w:rPr>
          <w:szCs w:val="20"/>
          <w:highlight w:val="green"/>
        </w:rPr>
        <w:t>CR 0433, Rel-14</w:t>
      </w:r>
      <w:r>
        <w:rPr>
          <w:szCs w:val="20"/>
          <w:highlight w:val="green"/>
        </w:rPr>
        <w:t>, F</w:t>
      </w:r>
      <w:r w:rsidR="005C1161" w:rsidRPr="005C1161">
        <w:rPr>
          <w:szCs w:val="20"/>
          <w:highlight w:val="green"/>
        </w:rPr>
        <w:t xml:space="preserve">) and </w:t>
      </w:r>
      <w:hyperlink r:id="rId140" w:history="1">
        <w:r w:rsidR="00FE4C7E">
          <w:rPr>
            <w:rStyle w:val="Hyperlink"/>
            <w:szCs w:val="20"/>
            <w:highlight w:val="green"/>
          </w:rPr>
          <w:t>R1-1805333</w:t>
        </w:r>
      </w:hyperlink>
      <w:r w:rsidR="005C1161" w:rsidRPr="005C1161">
        <w:rPr>
          <w:szCs w:val="20"/>
          <w:highlight w:val="green"/>
        </w:rPr>
        <w:t xml:space="preserve"> (</w:t>
      </w:r>
      <w:r>
        <w:rPr>
          <w:szCs w:val="20"/>
          <w:highlight w:val="green"/>
        </w:rPr>
        <w:t xml:space="preserve">36.211 </w:t>
      </w:r>
      <w:r w:rsidR="005C1161" w:rsidRPr="005C1161">
        <w:rPr>
          <w:szCs w:val="20"/>
          <w:highlight w:val="green"/>
        </w:rPr>
        <w:t>CR 0434, Rel-15</w:t>
      </w:r>
      <w:r>
        <w:rPr>
          <w:szCs w:val="20"/>
          <w:highlight w:val="green"/>
        </w:rPr>
        <w:t>, A</w:t>
      </w:r>
      <w:r w:rsidR="005C1161" w:rsidRPr="005C1161">
        <w:rPr>
          <w:szCs w:val="20"/>
          <w:highlight w:val="green"/>
        </w:rPr>
        <w:t>)</w:t>
      </w:r>
    </w:p>
    <w:p w14:paraId="4F1C7369" w14:textId="77777777" w:rsidR="00326B2D" w:rsidRPr="00326B2D" w:rsidRDefault="00326B2D" w:rsidP="00326B2D">
      <w:pPr>
        <w:ind w:left="720" w:hanging="720"/>
        <w:rPr>
          <w:lang w:eastAsia="x-none"/>
        </w:rPr>
      </w:pPr>
    </w:p>
    <w:p w14:paraId="1FEFAA33" w14:textId="2E314869" w:rsidR="00326B2D" w:rsidRPr="00326B2D" w:rsidRDefault="00603E09" w:rsidP="00326B2D">
      <w:pPr>
        <w:ind w:left="720" w:hanging="720"/>
        <w:rPr>
          <w:lang w:eastAsia="x-none"/>
        </w:rPr>
      </w:pPr>
      <w:hyperlink r:id="rId141" w:history="1">
        <w:r w:rsidR="00FE4C7E">
          <w:rPr>
            <w:rStyle w:val="Hyperlink"/>
            <w:b/>
            <w:lang w:eastAsia="x-none"/>
          </w:rPr>
          <w:t>R1-1805294</w:t>
        </w:r>
      </w:hyperlink>
      <w:r w:rsidR="00326B2D" w:rsidRPr="005C1161">
        <w:rPr>
          <w:b/>
          <w:lang w:eastAsia="x-none"/>
        </w:rPr>
        <w:tab/>
        <w:t>Discussion on the configuration of UL 256QAM</w:t>
      </w:r>
      <w:r w:rsidR="00326B2D" w:rsidRPr="005C1161">
        <w:rPr>
          <w:b/>
          <w:lang w:eastAsia="x-none"/>
        </w:rPr>
        <w:tab/>
        <w:t>Huawei, HiSilicon</w:t>
      </w:r>
      <w:r w:rsidR="005C1161">
        <w:rPr>
          <w:lang w:eastAsia="x-none"/>
        </w:rPr>
        <w:tab/>
        <w:t>(</w:t>
      </w:r>
      <w:r w:rsidR="00326B2D" w:rsidRPr="00326B2D">
        <w:rPr>
          <w:lang w:eastAsia="x-none"/>
        </w:rPr>
        <w:t xml:space="preserve">Revision of </w:t>
      </w:r>
      <w:hyperlink r:id="rId142" w:history="1">
        <w:r w:rsidR="00FE4C7E">
          <w:rPr>
            <w:rStyle w:val="Hyperlink"/>
            <w:lang w:eastAsia="x-none"/>
          </w:rPr>
          <w:t>R1-1804440</w:t>
        </w:r>
      </w:hyperlink>
      <w:r w:rsidR="005C1161">
        <w:rPr>
          <w:rStyle w:val="Hyperlink"/>
          <w:lang w:eastAsia="x-none"/>
        </w:rPr>
        <w:t>)</w:t>
      </w:r>
    </w:p>
    <w:p w14:paraId="552BB09D" w14:textId="69D76AB6" w:rsidR="00326B2D" w:rsidRPr="00326B2D" w:rsidRDefault="00603E09" w:rsidP="00326B2D">
      <w:pPr>
        <w:ind w:left="720" w:hanging="720"/>
        <w:rPr>
          <w:lang w:eastAsia="x-none"/>
        </w:rPr>
      </w:pPr>
      <w:hyperlink r:id="rId143" w:history="1">
        <w:r w:rsidR="00FE4C7E">
          <w:rPr>
            <w:rStyle w:val="Hyperlink"/>
            <w:b/>
            <w:lang w:eastAsia="x-none"/>
          </w:rPr>
          <w:t>R1-1805295</w:t>
        </w:r>
      </w:hyperlink>
      <w:r w:rsidR="00326B2D" w:rsidRPr="005C1161">
        <w:rPr>
          <w:b/>
          <w:lang w:eastAsia="x-none"/>
        </w:rPr>
        <w:tab/>
        <w:t>On the configuration of UL 256QAM</w:t>
      </w:r>
      <w:r w:rsidR="00326B2D" w:rsidRPr="005C1161">
        <w:rPr>
          <w:b/>
          <w:lang w:eastAsia="x-none"/>
        </w:rPr>
        <w:tab/>
        <w:t>Huawei, HiSilicon</w:t>
      </w:r>
      <w:r w:rsidR="005C1161">
        <w:rPr>
          <w:lang w:eastAsia="x-none"/>
        </w:rPr>
        <w:tab/>
        <w:t>(</w:t>
      </w:r>
      <w:r w:rsidR="00326B2D" w:rsidRPr="00326B2D">
        <w:rPr>
          <w:lang w:eastAsia="x-none"/>
        </w:rPr>
        <w:t xml:space="preserve">Revision of </w:t>
      </w:r>
      <w:hyperlink r:id="rId144" w:history="1">
        <w:r w:rsidR="00FE4C7E">
          <w:rPr>
            <w:rStyle w:val="Hyperlink"/>
            <w:lang w:eastAsia="x-none"/>
          </w:rPr>
          <w:t>R1-1804441</w:t>
        </w:r>
      </w:hyperlink>
      <w:r w:rsidR="005C1161">
        <w:rPr>
          <w:rStyle w:val="Hyperlink"/>
          <w:lang w:eastAsia="x-none"/>
        </w:rPr>
        <w:t>)</w:t>
      </w:r>
    </w:p>
    <w:p w14:paraId="08235C1E" w14:textId="5772BDCF" w:rsidR="00326B2D" w:rsidRPr="00493F5A" w:rsidRDefault="005C1161" w:rsidP="00326B2D">
      <w:pPr>
        <w:ind w:left="720" w:hanging="720"/>
        <w:rPr>
          <w:szCs w:val="20"/>
          <w:lang w:eastAsia="x-none"/>
        </w:rPr>
      </w:pPr>
      <w:r w:rsidRPr="002138B7">
        <w:rPr>
          <w:rFonts w:ascii="Times New Roman" w:hAnsi="Times New Roman"/>
          <w:b/>
        </w:rPr>
        <w:t>Decision:</w:t>
      </w:r>
      <w:r w:rsidRPr="002138B7">
        <w:rPr>
          <w:rFonts w:ascii="Times New Roman" w:hAnsi="Times New Roman"/>
        </w:rPr>
        <w:t xml:space="preserve"> </w:t>
      </w:r>
      <w:r w:rsidR="00326B2D" w:rsidRPr="00326B2D">
        <w:rPr>
          <w:szCs w:val="20"/>
          <w:lang w:eastAsia="x-none"/>
        </w:rPr>
        <w:t xml:space="preserve">The draft CR in x5295 is </w:t>
      </w:r>
      <w:r w:rsidR="00326B2D" w:rsidRPr="00326B2D">
        <w:rPr>
          <w:szCs w:val="20"/>
          <w:highlight w:val="green"/>
          <w:lang w:eastAsia="x-none"/>
        </w:rPr>
        <w:t>endorsed in principle</w:t>
      </w:r>
      <w:r w:rsidR="00326B2D" w:rsidRPr="00326B2D">
        <w:rPr>
          <w:szCs w:val="20"/>
          <w:lang w:eastAsia="x-none"/>
        </w:rPr>
        <w:t xml:space="preserve">. </w:t>
      </w:r>
      <w:r w:rsidR="00326B2D" w:rsidRPr="00493F5A">
        <w:rPr>
          <w:szCs w:val="20"/>
          <w:lang w:eastAsia="x-none"/>
        </w:rPr>
        <w:t>Further check offline on the detaild wording</w:t>
      </w:r>
    </w:p>
    <w:p w14:paraId="20A6785A" w14:textId="290DEEA2" w:rsidR="00326B2D" w:rsidRPr="00326B2D" w:rsidRDefault="00603E09" w:rsidP="00326B2D">
      <w:pPr>
        <w:ind w:left="720" w:hanging="720"/>
        <w:rPr>
          <w:lang w:eastAsia="x-none"/>
        </w:rPr>
      </w:pPr>
      <w:hyperlink r:id="rId145" w:history="1">
        <w:r w:rsidR="00FE4C7E">
          <w:rPr>
            <w:rStyle w:val="Hyperlink"/>
            <w:b/>
            <w:lang w:eastAsia="x-none"/>
          </w:rPr>
          <w:t>R1-1805296</w:t>
        </w:r>
      </w:hyperlink>
      <w:r w:rsidR="00326B2D" w:rsidRPr="00493F5A">
        <w:rPr>
          <w:b/>
          <w:lang w:eastAsia="x-none"/>
        </w:rPr>
        <w:tab/>
        <w:t>On the configuration of UL 256QAM</w:t>
      </w:r>
      <w:r w:rsidR="00326B2D" w:rsidRPr="00493F5A">
        <w:rPr>
          <w:b/>
          <w:lang w:eastAsia="x-none"/>
        </w:rPr>
        <w:tab/>
        <w:t>Huawei, HiSilicon</w:t>
      </w:r>
      <w:r w:rsidR="005C1161">
        <w:rPr>
          <w:lang w:eastAsia="x-none"/>
        </w:rPr>
        <w:tab/>
        <w:t>(</w:t>
      </w:r>
      <w:r w:rsidR="00326B2D" w:rsidRPr="00326B2D">
        <w:rPr>
          <w:lang w:eastAsia="x-none"/>
        </w:rPr>
        <w:t xml:space="preserve">Revision of </w:t>
      </w:r>
      <w:hyperlink r:id="rId146" w:history="1">
        <w:r w:rsidR="00FE4C7E">
          <w:rPr>
            <w:rStyle w:val="Hyperlink"/>
            <w:lang w:eastAsia="x-none"/>
          </w:rPr>
          <w:t>R1-1804442</w:t>
        </w:r>
      </w:hyperlink>
      <w:r w:rsidR="005C1161">
        <w:rPr>
          <w:rStyle w:val="Hyperlink"/>
          <w:lang w:eastAsia="x-none"/>
        </w:rPr>
        <w:t>)</w:t>
      </w:r>
    </w:p>
    <w:p w14:paraId="2D63CE64" w14:textId="5649CF6B" w:rsidR="00326B2D" w:rsidRPr="00326B2D" w:rsidRDefault="005C1161" w:rsidP="00326B2D">
      <w:pPr>
        <w:ind w:left="720" w:hanging="720"/>
        <w:rPr>
          <w:lang w:eastAsia="x-none"/>
        </w:rPr>
      </w:pPr>
      <w:r w:rsidRPr="00493F5A">
        <w:rPr>
          <w:rFonts w:ascii="Times New Roman" w:hAnsi="Times New Roman"/>
          <w:b/>
        </w:rPr>
        <w:t>Decision:</w:t>
      </w:r>
      <w:r w:rsidRPr="00493F5A">
        <w:rPr>
          <w:rFonts w:ascii="Times New Roman" w:hAnsi="Times New Roman"/>
        </w:rPr>
        <w:t xml:space="preserve"> </w:t>
      </w:r>
      <w:r w:rsidR="00326B2D" w:rsidRPr="00493F5A">
        <w:rPr>
          <w:lang w:eastAsia="x-none"/>
        </w:rPr>
        <w:t>Discuss further offline for the Rel-15 CR in x5296 especially for the sTTI related aspects</w:t>
      </w:r>
    </w:p>
    <w:p w14:paraId="7ED68441" w14:textId="4A39A17D" w:rsidR="00493F5A" w:rsidRPr="00493F5A" w:rsidRDefault="00603E09" w:rsidP="00493F5A">
      <w:pPr>
        <w:ind w:left="720" w:hanging="720"/>
        <w:rPr>
          <w:b/>
          <w:noProof/>
        </w:rPr>
      </w:pPr>
      <w:hyperlink r:id="rId147" w:history="1">
        <w:r w:rsidR="00FE4C7E">
          <w:rPr>
            <w:rStyle w:val="Hyperlink"/>
            <w:b/>
            <w:szCs w:val="20"/>
          </w:rPr>
          <w:t>R1-1805338</w:t>
        </w:r>
      </w:hyperlink>
      <w:r w:rsidR="00493F5A" w:rsidRPr="00493F5A">
        <w:rPr>
          <w:b/>
          <w:szCs w:val="20"/>
        </w:rPr>
        <w:tab/>
      </w:r>
      <w:r w:rsidR="00493F5A" w:rsidRPr="00493F5A">
        <w:rPr>
          <w:b/>
          <w:noProof/>
        </w:rPr>
        <w:t>On the configuration of UL 256QAM</w:t>
      </w:r>
      <w:r w:rsidR="00493F5A" w:rsidRPr="00493F5A">
        <w:rPr>
          <w:b/>
          <w:noProof/>
        </w:rPr>
        <w:tab/>
        <w:t>Huawei, HiSilicon</w:t>
      </w:r>
    </w:p>
    <w:p w14:paraId="069C9AE5" w14:textId="5C039661" w:rsidR="00493F5A" w:rsidRPr="00493F5A" w:rsidRDefault="00493F5A" w:rsidP="00493F5A">
      <w:pPr>
        <w:ind w:left="720" w:hanging="720"/>
        <w:rPr>
          <w:szCs w:val="20"/>
        </w:rPr>
      </w:pPr>
      <w:r w:rsidRPr="00493F5A">
        <w:rPr>
          <w:rFonts w:ascii="Times New Roman" w:hAnsi="Times New Roman"/>
          <w:b/>
        </w:rPr>
        <w:t>Decision:</w:t>
      </w:r>
      <w:r w:rsidRPr="00493F5A">
        <w:rPr>
          <w:rFonts w:ascii="Times New Roman" w:hAnsi="Times New Roman"/>
        </w:rPr>
        <w:t xml:space="preserve"> </w:t>
      </w:r>
      <w:r w:rsidRPr="00493F5A">
        <w:rPr>
          <w:szCs w:val="20"/>
        </w:rPr>
        <w:t xml:space="preserve">Agreed. </w:t>
      </w:r>
      <w:r>
        <w:rPr>
          <w:szCs w:val="20"/>
          <w:highlight w:val="green"/>
        </w:rPr>
        <w:t xml:space="preserve">Final CRs in </w:t>
      </w:r>
      <w:hyperlink r:id="rId148" w:history="1">
        <w:r w:rsidR="00FE4C7E">
          <w:rPr>
            <w:rStyle w:val="Hyperlink"/>
            <w:szCs w:val="20"/>
            <w:highlight w:val="green"/>
          </w:rPr>
          <w:t>R1-1805371</w:t>
        </w:r>
      </w:hyperlink>
      <w:r>
        <w:rPr>
          <w:szCs w:val="20"/>
          <w:highlight w:val="green"/>
        </w:rPr>
        <w:t xml:space="preserve"> (</w:t>
      </w:r>
      <w:r w:rsidRPr="00493F5A">
        <w:rPr>
          <w:szCs w:val="20"/>
          <w:highlight w:val="green"/>
        </w:rPr>
        <w:t>36.213, CR1066, Rel-14</w:t>
      </w:r>
      <w:r>
        <w:rPr>
          <w:szCs w:val="20"/>
          <w:highlight w:val="green"/>
        </w:rPr>
        <w:t>, F</w:t>
      </w:r>
      <w:r w:rsidRPr="00493F5A">
        <w:rPr>
          <w:szCs w:val="20"/>
          <w:highlight w:val="green"/>
        </w:rPr>
        <w:t xml:space="preserve">) and </w:t>
      </w:r>
      <w:hyperlink r:id="rId149" w:history="1">
        <w:r w:rsidR="00FE4C7E">
          <w:rPr>
            <w:rStyle w:val="Hyperlink"/>
            <w:szCs w:val="20"/>
            <w:highlight w:val="green"/>
          </w:rPr>
          <w:t>R1-1805372</w:t>
        </w:r>
      </w:hyperlink>
      <w:r>
        <w:rPr>
          <w:szCs w:val="20"/>
          <w:highlight w:val="green"/>
        </w:rPr>
        <w:t xml:space="preserve"> (</w:t>
      </w:r>
      <w:r w:rsidRPr="00493F5A">
        <w:rPr>
          <w:szCs w:val="20"/>
          <w:highlight w:val="green"/>
        </w:rPr>
        <w:t>36.213, CR1067, Rel-15</w:t>
      </w:r>
      <w:r>
        <w:rPr>
          <w:szCs w:val="20"/>
          <w:highlight w:val="green"/>
        </w:rPr>
        <w:t>, A</w:t>
      </w:r>
      <w:r w:rsidRPr="00493F5A">
        <w:rPr>
          <w:szCs w:val="20"/>
          <w:highlight w:val="green"/>
        </w:rPr>
        <w:t>)</w:t>
      </w:r>
    </w:p>
    <w:p w14:paraId="68F1A6EC" w14:textId="77777777" w:rsidR="00326B2D" w:rsidRPr="00326B2D" w:rsidRDefault="00326B2D" w:rsidP="00326B2D">
      <w:pPr>
        <w:ind w:left="720" w:hanging="720"/>
        <w:rPr>
          <w:lang w:eastAsia="x-none"/>
        </w:rPr>
      </w:pPr>
    </w:p>
    <w:p w14:paraId="199D8859" w14:textId="54B84B63" w:rsidR="00326B2D" w:rsidRPr="005C1161" w:rsidRDefault="00603E09" w:rsidP="00326B2D">
      <w:pPr>
        <w:ind w:left="720" w:hanging="720"/>
        <w:rPr>
          <w:b/>
          <w:lang w:eastAsia="x-none"/>
        </w:rPr>
      </w:pPr>
      <w:hyperlink r:id="rId150" w:history="1">
        <w:r w:rsidR="00FE4C7E">
          <w:rPr>
            <w:rStyle w:val="Hyperlink"/>
            <w:b/>
            <w:lang w:eastAsia="x-none"/>
          </w:rPr>
          <w:t>R1-1804900</w:t>
        </w:r>
      </w:hyperlink>
      <w:r w:rsidR="00326B2D" w:rsidRPr="005C1161">
        <w:rPr>
          <w:b/>
          <w:lang w:eastAsia="x-none"/>
        </w:rPr>
        <w:tab/>
        <w:t>Issues for SRS Carrier switching</w:t>
      </w:r>
      <w:r w:rsidR="00326B2D" w:rsidRPr="005C1161">
        <w:rPr>
          <w:b/>
          <w:lang w:eastAsia="x-none"/>
        </w:rPr>
        <w:tab/>
        <w:t>Qualcomm Incorporated</w:t>
      </w:r>
    </w:p>
    <w:p w14:paraId="3A33A7CF" w14:textId="07C5C78D" w:rsidR="00493F5A" w:rsidRDefault="00493F5A" w:rsidP="00326B2D">
      <w:pPr>
        <w:ind w:left="720" w:hanging="720"/>
        <w:rPr>
          <w:rFonts w:ascii="Times New Roman" w:hAnsi="Times New Roman"/>
        </w:rPr>
      </w:pPr>
      <w:r w:rsidRPr="00493F5A">
        <w:rPr>
          <w:rFonts w:ascii="Times New Roman" w:hAnsi="Times New Roman"/>
          <w:b/>
        </w:rPr>
        <w:t>Decision:</w:t>
      </w:r>
      <w:r w:rsidRPr="00493F5A">
        <w:rPr>
          <w:rFonts w:ascii="Times New Roman" w:hAnsi="Times New Roman"/>
        </w:rPr>
        <w:t xml:space="preserve"> </w:t>
      </w:r>
      <w:r>
        <w:rPr>
          <w:rFonts w:ascii="Times New Roman" w:hAnsi="Times New Roman"/>
        </w:rPr>
        <w:t>The document is noted.</w:t>
      </w:r>
    </w:p>
    <w:p w14:paraId="49851DE6" w14:textId="77777777" w:rsidR="00493F5A" w:rsidRDefault="00493F5A" w:rsidP="00326B2D">
      <w:pPr>
        <w:ind w:left="720" w:hanging="720"/>
        <w:rPr>
          <w:szCs w:val="20"/>
          <w:highlight w:val="green"/>
          <w:lang w:eastAsia="x-none"/>
        </w:rPr>
      </w:pPr>
    </w:p>
    <w:p w14:paraId="4B84854A" w14:textId="5F75831C" w:rsidR="00326B2D" w:rsidRPr="00326B2D" w:rsidRDefault="00326B2D" w:rsidP="00326B2D">
      <w:pPr>
        <w:ind w:left="720" w:hanging="720"/>
        <w:rPr>
          <w:szCs w:val="20"/>
          <w:lang w:eastAsia="x-none"/>
        </w:rPr>
      </w:pPr>
      <w:r w:rsidRPr="00326B2D">
        <w:rPr>
          <w:szCs w:val="20"/>
          <w:highlight w:val="green"/>
          <w:lang w:eastAsia="x-none"/>
        </w:rPr>
        <w:t>Agreements</w:t>
      </w:r>
      <w:r w:rsidRPr="00326B2D">
        <w:rPr>
          <w:szCs w:val="20"/>
          <w:lang w:eastAsia="x-none"/>
        </w:rPr>
        <w:t>:</w:t>
      </w:r>
    </w:p>
    <w:p w14:paraId="35FA423F" w14:textId="37B9AD45" w:rsidR="00326B2D" w:rsidRPr="00326B2D" w:rsidRDefault="00326B2D" w:rsidP="00822CCA">
      <w:pPr>
        <w:numPr>
          <w:ilvl w:val="0"/>
          <w:numId w:val="44"/>
        </w:numPr>
        <w:rPr>
          <w:szCs w:val="20"/>
        </w:rPr>
      </w:pPr>
      <w:r w:rsidRPr="00326B2D">
        <w:rPr>
          <w:szCs w:val="20"/>
        </w:rPr>
        <w:t>For the issue identified as in proposal “In case an SRS transmission in subframe N in a CC without PUSCH/PUCCH is dropped due to collision with a higher priority transmission in subframe N+1, and SRS would have been otherwise transmitted (in case the higher priority transmission in subframe N+1 had not occurred), the UE is not required to transmit any physical signal or channel in subframe N”, RAN1 acknowledges the issue</w:t>
      </w:r>
    </w:p>
    <w:p w14:paraId="5CCC46F9" w14:textId="77777777" w:rsidR="00326B2D" w:rsidRPr="001F0D2C" w:rsidRDefault="00326B2D" w:rsidP="00822CCA">
      <w:pPr>
        <w:numPr>
          <w:ilvl w:val="1"/>
          <w:numId w:val="44"/>
        </w:numPr>
        <w:rPr>
          <w:szCs w:val="20"/>
        </w:rPr>
      </w:pPr>
      <w:r w:rsidRPr="001F0D2C">
        <w:rPr>
          <w:szCs w:val="20"/>
        </w:rPr>
        <w:t>Furhter discussion offline to refine the wording of the proposal</w:t>
      </w:r>
    </w:p>
    <w:p w14:paraId="23CBA15D" w14:textId="77777777" w:rsidR="00326B2D" w:rsidRPr="001F0D2C" w:rsidRDefault="00326B2D" w:rsidP="00822CCA">
      <w:pPr>
        <w:numPr>
          <w:ilvl w:val="2"/>
          <w:numId w:val="44"/>
        </w:numPr>
        <w:rPr>
          <w:szCs w:val="20"/>
        </w:rPr>
      </w:pPr>
      <w:r w:rsidRPr="001F0D2C">
        <w:rPr>
          <w:szCs w:val="20"/>
        </w:rPr>
        <w:t>Note: this may or may not have RAN1 spec impact</w:t>
      </w:r>
    </w:p>
    <w:p w14:paraId="55FA3DA2" w14:textId="77777777" w:rsidR="00326B2D" w:rsidRPr="001F0D2C" w:rsidRDefault="00326B2D" w:rsidP="00822CCA">
      <w:pPr>
        <w:numPr>
          <w:ilvl w:val="0"/>
          <w:numId w:val="44"/>
        </w:numPr>
        <w:rPr>
          <w:szCs w:val="20"/>
        </w:rPr>
      </w:pPr>
      <w:r w:rsidRPr="001F0D2C">
        <w:rPr>
          <w:szCs w:val="20"/>
        </w:rPr>
        <w:t>Introduce new UE capability for support of 6-symbol SRS in UpPTS.</w:t>
      </w:r>
    </w:p>
    <w:p w14:paraId="7C1B4950" w14:textId="77777777" w:rsidR="00326B2D" w:rsidRPr="001F0D2C" w:rsidRDefault="00326B2D" w:rsidP="00822CCA">
      <w:pPr>
        <w:numPr>
          <w:ilvl w:val="0"/>
          <w:numId w:val="44"/>
        </w:numPr>
        <w:rPr>
          <w:szCs w:val="20"/>
        </w:rPr>
      </w:pPr>
      <w:r w:rsidRPr="001F0D2C">
        <w:rPr>
          <w:szCs w:val="20"/>
        </w:rPr>
        <w:t>Add a UE capability (per band combination) on the number of simultaneously configurable target CC for SRS switching.</w:t>
      </w:r>
    </w:p>
    <w:p w14:paraId="3DD87D9F" w14:textId="4D396D04" w:rsidR="00326B2D" w:rsidRPr="001F0D2C" w:rsidRDefault="00326B2D" w:rsidP="00822CCA">
      <w:pPr>
        <w:numPr>
          <w:ilvl w:val="0"/>
          <w:numId w:val="44"/>
        </w:numPr>
        <w:rPr>
          <w:szCs w:val="20"/>
        </w:rPr>
      </w:pPr>
      <w:r w:rsidRPr="001F0D2C">
        <w:rPr>
          <w:szCs w:val="20"/>
        </w:rPr>
        <w:t>LS to send to RAN2 for the above two bullets (</w:t>
      </w:r>
      <w:hyperlink r:id="rId151" w:history="1">
        <w:r w:rsidR="00FE4C7E">
          <w:rPr>
            <w:rStyle w:val="Hyperlink"/>
            <w:szCs w:val="20"/>
          </w:rPr>
          <w:t>R1-1805307</w:t>
        </w:r>
      </w:hyperlink>
      <w:r w:rsidRPr="001F0D2C">
        <w:rPr>
          <w:szCs w:val="20"/>
        </w:rPr>
        <w:t>)</w:t>
      </w:r>
    </w:p>
    <w:p w14:paraId="69832E03" w14:textId="16163BB4" w:rsidR="00254752" w:rsidRDefault="00254752" w:rsidP="00254752">
      <w:pPr>
        <w:ind w:left="720" w:hanging="720"/>
        <w:rPr>
          <w:lang w:eastAsia="x-none"/>
        </w:rPr>
      </w:pPr>
    </w:p>
    <w:p w14:paraId="4CD13AC6" w14:textId="4D34F2E6" w:rsidR="00493F5A" w:rsidRPr="001F0D2C" w:rsidRDefault="00603E09" w:rsidP="00493F5A">
      <w:pPr>
        <w:ind w:left="720" w:hanging="720"/>
        <w:rPr>
          <w:b/>
          <w:szCs w:val="20"/>
        </w:rPr>
      </w:pPr>
      <w:hyperlink r:id="rId152" w:history="1">
        <w:r w:rsidR="00FE4C7E">
          <w:rPr>
            <w:rStyle w:val="Hyperlink"/>
            <w:b/>
            <w:szCs w:val="20"/>
          </w:rPr>
          <w:t>R1-1805307</w:t>
        </w:r>
      </w:hyperlink>
      <w:r w:rsidR="00493F5A" w:rsidRPr="001F0D2C">
        <w:rPr>
          <w:b/>
          <w:szCs w:val="20"/>
        </w:rPr>
        <w:tab/>
        <w:t>Draft LS on Capabilities for SRS carrier switching</w:t>
      </w:r>
      <w:r w:rsidR="00493F5A" w:rsidRPr="001F0D2C">
        <w:rPr>
          <w:b/>
          <w:szCs w:val="20"/>
        </w:rPr>
        <w:tab/>
        <w:t>Qualcomm Incorporated</w:t>
      </w:r>
    </w:p>
    <w:p w14:paraId="11C8A1E3" w14:textId="03BB4CF9" w:rsidR="00493F5A" w:rsidRPr="00493F5A" w:rsidRDefault="001F0D2C" w:rsidP="00493F5A">
      <w:pPr>
        <w:ind w:left="720" w:hanging="720"/>
        <w:rPr>
          <w:szCs w:val="20"/>
        </w:rPr>
      </w:pPr>
      <w:r w:rsidRPr="00493F5A">
        <w:rPr>
          <w:rFonts w:ascii="Times New Roman" w:hAnsi="Times New Roman"/>
          <w:b/>
        </w:rPr>
        <w:t>Decision:</w:t>
      </w:r>
      <w:r w:rsidRPr="00493F5A">
        <w:rPr>
          <w:rFonts w:ascii="Times New Roman" w:hAnsi="Times New Roman"/>
        </w:rPr>
        <w:t xml:space="preserve"> </w:t>
      </w:r>
      <w:r>
        <w:rPr>
          <w:rFonts w:ascii="Times New Roman" w:hAnsi="Times New Roman"/>
        </w:rPr>
        <w:t xml:space="preserve">The document is endorsed and final LS is </w:t>
      </w:r>
      <w:r>
        <w:rPr>
          <w:szCs w:val="20"/>
          <w:highlight w:val="green"/>
        </w:rPr>
        <w:t>a</w:t>
      </w:r>
      <w:r w:rsidR="00493F5A" w:rsidRPr="00493F5A">
        <w:rPr>
          <w:szCs w:val="20"/>
          <w:highlight w:val="green"/>
        </w:rPr>
        <w:t xml:space="preserve">pproved in </w:t>
      </w:r>
      <w:hyperlink r:id="rId153" w:history="1">
        <w:r w:rsidR="00FE4C7E">
          <w:rPr>
            <w:rStyle w:val="Hyperlink"/>
            <w:szCs w:val="20"/>
            <w:highlight w:val="green"/>
          </w:rPr>
          <w:t>R1-1805376</w:t>
        </w:r>
      </w:hyperlink>
      <w:r>
        <w:rPr>
          <w:szCs w:val="20"/>
        </w:rPr>
        <w:t>.</w:t>
      </w:r>
    </w:p>
    <w:p w14:paraId="58F740C7" w14:textId="77777777" w:rsidR="00493F5A" w:rsidRPr="00493F5A" w:rsidRDefault="00493F5A" w:rsidP="00493F5A"/>
    <w:p w14:paraId="207CFECB" w14:textId="615405C6" w:rsidR="00493F5A" w:rsidRPr="00493F5A" w:rsidRDefault="00493F5A" w:rsidP="00493F5A">
      <w:r w:rsidRPr="00493F5A">
        <w:rPr>
          <w:highlight w:val="green"/>
        </w:rPr>
        <w:t xml:space="preserve">The text proposal in </w:t>
      </w:r>
      <w:hyperlink r:id="rId154" w:history="1">
        <w:r w:rsidR="00FE4C7E">
          <w:rPr>
            <w:rStyle w:val="Hyperlink"/>
            <w:highlight w:val="green"/>
          </w:rPr>
          <w:t>R1-1804900</w:t>
        </w:r>
      </w:hyperlink>
      <w:r w:rsidRPr="00493F5A">
        <w:rPr>
          <w:highlight w:val="green"/>
        </w:rPr>
        <w:t xml:space="preserve"> is endorsed</w:t>
      </w:r>
      <w:r w:rsidRPr="00493F5A">
        <w:t xml:space="preserve">. </w:t>
      </w:r>
    </w:p>
    <w:p w14:paraId="764765D1" w14:textId="74FE9904" w:rsidR="00493F5A" w:rsidRPr="00493F5A" w:rsidRDefault="00493F5A" w:rsidP="00493F5A">
      <w:pPr>
        <w:rPr>
          <w:highlight w:val="green"/>
        </w:rPr>
      </w:pPr>
      <w:r w:rsidRPr="00493F5A">
        <w:rPr>
          <w:highlight w:val="green"/>
        </w:rPr>
        <w:lastRenderedPageBreak/>
        <w:t xml:space="preserve">Final CR in </w:t>
      </w:r>
      <w:hyperlink r:id="rId155" w:history="1">
        <w:r w:rsidR="00FE4C7E">
          <w:rPr>
            <w:rStyle w:val="Hyperlink"/>
            <w:highlight w:val="green"/>
          </w:rPr>
          <w:t>R1-1805373</w:t>
        </w:r>
      </w:hyperlink>
      <w:r w:rsidRPr="00493F5A">
        <w:rPr>
          <w:highlight w:val="green"/>
        </w:rPr>
        <w:t xml:space="preserve"> (36.213, CR1068, Rel-14</w:t>
      </w:r>
      <w:r w:rsidR="001F0D2C">
        <w:rPr>
          <w:highlight w:val="green"/>
        </w:rPr>
        <w:t>, F</w:t>
      </w:r>
      <w:r w:rsidRPr="00493F5A">
        <w:rPr>
          <w:highlight w:val="green"/>
        </w:rPr>
        <w:t xml:space="preserve">) and </w:t>
      </w:r>
      <w:hyperlink r:id="rId156" w:history="1">
        <w:r w:rsidR="00FE4C7E">
          <w:rPr>
            <w:rStyle w:val="Hyperlink"/>
            <w:highlight w:val="green"/>
          </w:rPr>
          <w:t>R1-1805374</w:t>
        </w:r>
      </w:hyperlink>
      <w:r w:rsidRPr="00493F5A">
        <w:rPr>
          <w:highlight w:val="green"/>
        </w:rPr>
        <w:t xml:space="preserve"> (36.213, CR1069, Rel-15</w:t>
      </w:r>
      <w:r w:rsidR="001F0D2C">
        <w:rPr>
          <w:highlight w:val="green"/>
        </w:rPr>
        <w:t>, A</w:t>
      </w:r>
      <w:r w:rsidRPr="00493F5A">
        <w:rPr>
          <w:highlight w:val="green"/>
        </w:rPr>
        <w:t>)</w:t>
      </w:r>
    </w:p>
    <w:p w14:paraId="2C1A0C59" w14:textId="77777777" w:rsidR="00493F5A" w:rsidRPr="00493F5A" w:rsidRDefault="00493F5A" w:rsidP="00493F5A"/>
    <w:p w14:paraId="7E586AE6" w14:textId="1F560801" w:rsidR="00493F5A" w:rsidRPr="001F0D2C" w:rsidRDefault="00603E09" w:rsidP="00493F5A">
      <w:pPr>
        <w:rPr>
          <w:b/>
        </w:rPr>
      </w:pPr>
      <w:hyperlink r:id="rId157" w:history="1">
        <w:r w:rsidR="00FE4C7E">
          <w:rPr>
            <w:rStyle w:val="Hyperlink"/>
            <w:b/>
          </w:rPr>
          <w:t>R1-1805579</w:t>
        </w:r>
      </w:hyperlink>
      <w:r w:rsidR="00493F5A" w:rsidRPr="001F0D2C">
        <w:rPr>
          <w:b/>
        </w:rPr>
        <w:tab/>
        <w:t>Reply LS on handling of multiple numerologies in FeMBMS</w:t>
      </w:r>
      <w:r w:rsidR="00493F5A" w:rsidRPr="001F0D2C">
        <w:rPr>
          <w:b/>
        </w:rPr>
        <w:tab/>
        <w:t>RAN2</w:t>
      </w:r>
    </w:p>
    <w:p w14:paraId="6DFD2980" w14:textId="6553A707" w:rsidR="00493F5A" w:rsidRPr="00254752" w:rsidRDefault="00493F5A" w:rsidP="00493F5A">
      <w:r w:rsidRPr="00493F5A">
        <w:rPr>
          <w:highlight w:val="cyan"/>
        </w:rPr>
        <w:t xml:space="preserve">Email discussion on </w:t>
      </w:r>
      <w:r w:rsidRPr="00493F5A">
        <w:rPr>
          <w:rFonts w:cs="Arial"/>
          <w:iCs/>
          <w:highlight w:val="cyan"/>
          <w:lang w:val="en-US"/>
        </w:rPr>
        <w:t xml:space="preserve">candidate values for </w:t>
      </w:r>
      <w:r w:rsidRPr="00493F5A">
        <w:rPr>
          <w:noProof/>
          <w:highlight w:val="cyan"/>
        </w:rPr>
        <w:t>Maximum supported bandwidth T and scaling factors until May 3, 2018 (Alberto, Qualcomm)</w:t>
      </w:r>
      <w:r>
        <w:t>.</w:t>
      </w:r>
    </w:p>
    <w:p w14:paraId="688929F7" w14:textId="77777777" w:rsidR="00254752" w:rsidRPr="00254752" w:rsidRDefault="00254752" w:rsidP="00254752">
      <w:pPr>
        <w:pStyle w:val="Heading2"/>
        <w:rPr>
          <w:rFonts w:eastAsia="MS Mincho"/>
          <w:lang w:eastAsia="ja-JP"/>
        </w:rPr>
      </w:pPr>
      <w:bookmarkStart w:id="44" w:name="_Toc491457818"/>
      <w:bookmarkStart w:id="45" w:name="_Toc510867564"/>
      <w:bookmarkStart w:id="46" w:name="_Toc514184566"/>
      <w:r w:rsidRPr="00254752">
        <w:t>LTE Release 1</w:t>
      </w:r>
      <w:r w:rsidRPr="00254752">
        <w:rPr>
          <w:rFonts w:eastAsia="MS Mincho" w:hint="eastAsia"/>
          <w:lang w:eastAsia="ja-JP"/>
        </w:rPr>
        <w:t>5</w:t>
      </w:r>
      <w:bookmarkEnd w:id="44"/>
      <w:bookmarkEnd w:id="45"/>
      <w:bookmarkEnd w:id="46"/>
    </w:p>
    <w:p w14:paraId="537110C7" w14:textId="77777777" w:rsidR="00254752" w:rsidRPr="00254752" w:rsidRDefault="00254752" w:rsidP="00254752">
      <w:pPr>
        <w:ind w:left="720" w:hanging="720"/>
        <w:rPr>
          <w:lang w:eastAsia="ja-JP"/>
        </w:rPr>
      </w:pPr>
    </w:p>
    <w:p w14:paraId="339D740A" w14:textId="77777777" w:rsidR="00254752" w:rsidRPr="00254752" w:rsidRDefault="00254752" w:rsidP="00254752">
      <w:pPr>
        <w:pStyle w:val="Heading3"/>
      </w:pPr>
      <w:bookmarkStart w:id="47" w:name="_Toc510867565"/>
      <w:bookmarkStart w:id="48" w:name="_Toc514184567"/>
      <w:r w:rsidRPr="00254752">
        <w:t>Maintenance of Release 15 Shortened TTI and processing time for LTE</w:t>
      </w:r>
      <w:bookmarkEnd w:id="47"/>
      <w:bookmarkEnd w:id="48"/>
    </w:p>
    <w:p w14:paraId="3A7983FE" w14:textId="77777777" w:rsidR="00254752" w:rsidRPr="00254752" w:rsidRDefault="00254752" w:rsidP="00600A22">
      <w:pPr>
        <w:numPr>
          <w:ilvl w:val="0"/>
          <w:numId w:val="34"/>
        </w:numPr>
        <w:rPr>
          <w:color w:val="FF0000"/>
        </w:rPr>
      </w:pPr>
      <w:r w:rsidRPr="00254752">
        <w:rPr>
          <w:color w:val="FF0000"/>
        </w:rPr>
        <w:t xml:space="preserve">No individual CRs are allowed. Only text proposals are allowed. </w:t>
      </w:r>
    </w:p>
    <w:p w14:paraId="62C97160" w14:textId="77777777" w:rsidR="00254752" w:rsidRPr="00254752" w:rsidRDefault="00254752" w:rsidP="00600A22">
      <w:pPr>
        <w:numPr>
          <w:ilvl w:val="1"/>
          <w:numId w:val="34"/>
        </w:numPr>
        <w:rPr>
          <w:color w:val="FF0000"/>
        </w:rPr>
      </w:pPr>
      <w:r w:rsidRPr="00254752">
        <w:rPr>
          <w:color w:val="FF0000"/>
        </w:rPr>
        <w:t>Later on editors will aggregate all endorsed text proposals for a jumbo CR per spec</w:t>
      </w:r>
    </w:p>
    <w:p w14:paraId="1AE673BE" w14:textId="0A482346" w:rsidR="00254752" w:rsidRDefault="00254752" w:rsidP="00254752"/>
    <w:p w14:paraId="15EECC4C" w14:textId="23452A68" w:rsidR="00ED0503" w:rsidRPr="00ED0503" w:rsidRDefault="00603E09" w:rsidP="00ED0503">
      <w:pPr>
        <w:rPr>
          <w:b/>
        </w:rPr>
      </w:pPr>
      <w:hyperlink r:id="rId158" w:history="1">
        <w:r w:rsidR="00FE4C7E">
          <w:rPr>
            <w:rStyle w:val="Hyperlink"/>
            <w:b/>
          </w:rPr>
          <w:t>R1-1805422</w:t>
        </w:r>
      </w:hyperlink>
      <w:r w:rsidR="00ED0503" w:rsidRPr="00ED0503">
        <w:rPr>
          <w:b/>
        </w:rPr>
        <w:tab/>
        <w:t>Chairman's notes of AI 6.2.1 Maintenance of Release 15 Shortened TTI and processing time for LTE</w:t>
      </w:r>
      <w:r w:rsidR="00ED0503" w:rsidRPr="00ED0503">
        <w:rPr>
          <w:b/>
        </w:rPr>
        <w:tab/>
        <w:t>Ad-hoc chair (Ericsson)</w:t>
      </w:r>
    </w:p>
    <w:p w14:paraId="64F297A0" w14:textId="77777777" w:rsidR="00ED0503" w:rsidRDefault="00ED0503" w:rsidP="00ED0503">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0C7DEEBA" w14:textId="62E3377C" w:rsidR="00ED0503" w:rsidRDefault="00ED0503" w:rsidP="00254752"/>
    <w:p w14:paraId="41D48024" w14:textId="111BC38E" w:rsidR="00684373" w:rsidRPr="00007EDD" w:rsidRDefault="005F5EC3" w:rsidP="00254752">
      <w:pPr>
        <w:rPr>
          <w:b/>
        </w:rPr>
      </w:pPr>
      <w:r w:rsidRPr="00007EDD">
        <w:rPr>
          <w:b/>
        </w:rPr>
        <w:t>Friday</w:t>
      </w:r>
    </w:p>
    <w:p w14:paraId="32211A76" w14:textId="77777777" w:rsidR="00F65582" w:rsidRPr="001610E1" w:rsidRDefault="00F65582" w:rsidP="00F65582">
      <w:pPr>
        <w:rPr>
          <w:szCs w:val="20"/>
          <w:highlight w:val="cyan"/>
        </w:rPr>
      </w:pPr>
      <w:r w:rsidRPr="001610E1">
        <w:rPr>
          <w:szCs w:val="20"/>
          <w:highlight w:val="cyan"/>
        </w:rPr>
        <w:t xml:space="preserve">Editors to prepare CRs capturing the agreements till </w:t>
      </w:r>
      <w:r>
        <w:rPr>
          <w:szCs w:val="20"/>
          <w:highlight w:val="cyan"/>
        </w:rPr>
        <w:t>April 27</w:t>
      </w:r>
      <w:r w:rsidRPr="001610E1">
        <w:rPr>
          <w:szCs w:val="20"/>
          <w:highlight w:val="cyan"/>
          <w:vertAlign w:val="superscript"/>
        </w:rPr>
        <w:t>th</w:t>
      </w:r>
      <w:r w:rsidRPr="001610E1">
        <w:rPr>
          <w:szCs w:val="20"/>
          <w:highlight w:val="cyan"/>
        </w:rPr>
        <w:t xml:space="preserve">, </w:t>
      </w:r>
      <w:r>
        <w:rPr>
          <w:szCs w:val="20"/>
          <w:highlight w:val="cyan"/>
        </w:rPr>
        <w:t>for comments and endorsement by May 3</w:t>
      </w:r>
      <w:r w:rsidRPr="001610E1">
        <w:rPr>
          <w:szCs w:val="20"/>
          <w:highlight w:val="cyan"/>
          <w:vertAlign w:val="superscript"/>
        </w:rPr>
        <w:t>rd</w:t>
      </w:r>
      <w:r>
        <w:rPr>
          <w:szCs w:val="20"/>
          <w:highlight w:val="cyan"/>
        </w:rPr>
        <w:t>.</w:t>
      </w:r>
    </w:p>
    <w:p w14:paraId="3B61C6BB" w14:textId="77777777" w:rsidR="00007EDD" w:rsidRPr="00007EDD" w:rsidRDefault="00007EDD" w:rsidP="00007EDD">
      <w:pPr>
        <w:ind w:left="720" w:hanging="720"/>
      </w:pPr>
    </w:p>
    <w:p w14:paraId="3111B8A5" w14:textId="6299DE8B" w:rsidR="00007EDD" w:rsidRPr="00007EDD" w:rsidRDefault="00603E09" w:rsidP="00007EDD">
      <w:pPr>
        <w:rPr>
          <w:b/>
        </w:rPr>
      </w:pPr>
      <w:hyperlink r:id="rId159" w:history="1">
        <w:r w:rsidR="00FE4C7E">
          <w:rPr>
            <w:rStyle w:val="Hyperlink"/>
            <w:b/>
          </w:rPr>
          <w:t>R1-1805420</w:t>
        </w:r>
      </w:hyperlink>
      <w:r w:rsidR="00007EDD" w:rsidRPr="00007EDD">
        <w:rPr>
          <w:b/>
        </w:rPr>
        <w:tab/>
        <w:t>[DRAFT] LS on additional agreements for shortened TTI and processing time for LTE</w:t>
      </w:r>
      <w:r w:rsidR="00007EDD" w:rsidRPr="00007EDD">
        <w:rPr>
          <w:b/>
        </w:rPr>
        <w:tab/>
        <w:t>Ericsson</w:t>
      </w:r>
    </w:p>
    <w:p w14:paraId="0FE55B13" w14:textId="6E7C7BF2" w:rsidR="00007EDD" w:rsidRPr="00007EDD" w:rsidRDefault="00007EDD" w:rsidP="00007EDD">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endorsed and final LS is </w:t>
      </w:r>
      <w:r w:rsidRPr="00007EDD">
        <w:rPr>
          <w:rFonts w:ascii="Times New Roman" w:hAnsi="Times New Roman"/>
          <w:szCs w:val="20"/>
          <w:highlight w:val="green"/>
        </w:rPr>
        <w:t xml:space="preserve">approved in </w:t>
      </w:r>
      <w:hyperlink r:id="rId160" w:history="1">
        <w:r w:rsidR="00FE4C7E">
          <w:rPr>
            <w:rStyle w:val="Hyperlink"/>
            <w:rFonts w:ascii="Times New Roman" w:hAnsi="Times New Roman"/>
            <w:szCs w:val="20"/>
            <w:highlight w:val="green"/>
          </w:rPr>
          <w:t>R1-1805435</w:t>
        </w:r>
      </w:hyperlink>
      <w:r>
        <w:t>.</w:t>
      </w:r>
    </w:p>
    <w:p w14:paraId="6CE3A62A" w14:textId="77777777" w:rsidR="00007EDD" w:rsidRPr="00007EDD" w:rsidRDefault="00007EDD" w:rsidP="00007EDD"/>
    <w:p w14:paraId="7C57FBC7" w14:textId="77777777" w:rsidR="00007EDD" w:rsidRDefault="00007EDD" w:rsidP="00684373"/>
    <w:p w14:paraId="7407B477" w14:textId="07F695BF" w:rsidR="00684373" w:rsidRPr="00684373" w:rsidRDefault="00603E09" w:rsidP="00684373">
      <w:pPr>
        <w:ind w:left="1440" w:hanging="1440"/>
        <w:rPr>
          <w:color w:val="767171"/>
        </w:rPr>
      </w:pPr>
      <w:hyperlink r:id="rId161" w:history="1">
        <w:r w:rsidR="00FE4C7E">
          <w:rPr>
            <w:rStyle w:val="Hyperlink"/>
          </w:rPr>
          <w:t>R1-1803901</w:t>
        </w:r>
      </w:hyperlink>
      <w:r w:rsidR="00684373" w:rsidRPr="00684373">
        <w:rPr>
          <w:color w:val="767171"/>
        </w:rPr>
        <w:tab/>
        <w:t>Corrections for shortened processing time and shortened TTI in 36.213, s00-s05</w:t>
      </w:r>
      <w:r w:rsidR="00684373" w:rsidRPr="00684373">
        <w:rPr>
          <w:color w:val="767171"/>
        </w:rPr>
        <w:tab/>
        <w:t>Motorola Mobility Germany GmbH</w:t>
      </w:r>
    </w:p>
    <w:p w14:paraId="66A33276" w14:textId="18C56A5A" w:rsidR="00684373" w:rsidRPr="00684373" w:rsidRDefault="00603E09" w:rsidP="00684373">
      <w:pPr>
        <w:ind w:left="1440" w:hanging="1440"/>
        <w:rPr>
          <w:color w:val="767171"/>
        </w:rPr>
      </w:pPr>
      <w:hyperlink r:id="rId162" w:history="1">
        <w:r w:rsidR="00FE4C7E">
          <w:rPr>
            <w:rStyle w:val="Hyperlink"/>
          </w:rPr>
          <w:t>R1-1803902</w:t>
        </w:r>
      </w:hyperlink>
      <w:r w:rsidR="00684373" w:rsidRPr="00684373">
        <w:rPr>
          <w:color w:val="767171"/>
        </w:rPr>
        <w:tab/>
        <w:t>Corrections for shortened processing time and shortened TTI in 36.213, s06-s09</w:t>
      </w:r>
      <w:r w:rsidR="00684373" w:rsidRPr="00684373">
        <w:rPr>
          <w:color w:val="767171"/>
        </w:rPr>
        <w:tab/>
        <w:t>Motorola Mobility Germany GmbH</w:t>
      </w:r>
    </w:p>
    <w:p w14:paraId="1DD3D52D" w14:textId="53600EEE" w:rsidR="00684373" w:rsidRPr="00684373" w:rsidRDefault="00603E09" w:rsidP="00684373">
      <w:pPr>
        <w:ind w:left="1440" w:hanging="1440"/>
        <w:rPr>
          <w:color w:val="767171"/>
        </w:rPr>
      </w:pPr>
      <w:hyperlink r:id="rId163" w:history="1">
        <w:r w:rsidR="00FE4C7E">
          <w:rPr>
            <w:rStyle w:val="Hyperlink"/>
          </w:rPr>
          <w:t>R1-1803903</w:t>
        </w:r>
      </w:hyperlink>
      <w:r w:rsidR="00684373" w:rsidRPr="00684373">
        <w:rPr>
          <w:color w:val="767171"/>
        </w:rPr>
        <w:tab/>
        <w:t>Corrections for shortened processing time and shortened TTI in 36.213, s10-s13</w:t>
      </w:r>
      <w:r w:rsidR="00684373" w:rsidRPr="00684373">
        <w:rPr>
          <w:color w:val="767171"/>
        </w:rPr>
        <w:tab/>
        <w:t>Motorola Mobility Germany GmbH</w:t>
      </w:r>
    </w:p>
    <w:p w14:paraId="62A5DFEF" w14:textId="29A943AB" w:rsidR="00684373" w:rsidRDefault="00603E09" w:rsidP="00684373">
      <w:pPr>
        <w:ind w:left="1440" w:hanging="1440"/>
        <w:rPr>
          <w:color w:val="767171"/>
        </w:rPr>
      </w:pPr>
      <w:hyperlink r:id="rId164" w:history="1">
        <w:r w:rsidR="00FE4C7E">
          <w:rPr>
            <w:rStyle w:val="Hyperlink"/>
          </w:rPr>
          <w:t>R1-1803904</w:t>
        </w:r>
      </w:hyperlink>
      <w:r w:rsidR="00684373" w:rsidRPr="00684373">
        <w:rPr>
          <w:color w:val="767171"/>
        </w:rPr>
        <w:tab/>
        <w:t>Corrections for shortened processing time and shortened TTI in 36.213, s14-xx</w:t>
      </w:r>
      <w:r w:rsidR="00684373" w:rsidRPr="00684373">
        <w:rPr>
          <w:color w:val="767171"/>
        </w:rPr>
        <w:tab/>
        <w:t>Motorola Mobility Germany GmbH</w:t>
      </w:r>
    </w:p>
    <w:p w14:paraId="15BECF02" w14:textId="11090D5D" w:rsidR="003C1ABC" w:rsidRPr="001158AA" w:rsidRDefault="003C1ABC" w:rsidP="003C1ABC">
      <w:r w:rsidRPr="00777035">
        <w:rPr>
          <w:rFonts w:ascii="Times New Roman" w:hAnsi="Times New Roman"/>
          <w:b/>
          <w:szCs w:val="20"/>
        </w:rPr>
        <w:t>Decision:</w:t>
      </w:r>
      <w:r w:rsidRPr="001158AA">
        <w:rPr>
          <w:rFonts w:ascii="Times New Roman" w:hAnsi="Times New Roman"/>
          <w:szCs w:val="20"/>
        </w:rPr>
        <w:t xml:space="preserve"> </w:t>
      </w:r>
      <w:r>
        <w:rPr>
          <w:rFonts w:ascii="Times New Roman" w:hAnsi="Times New Roman"/>
          <w:szCs w:val="20"/>
        </w:rPr>
        <w:t>Above CRs</w:t>
      </w:r>
      <w:r w:rsidRPr="001158AA">
        <w:rPr>
          <w:rFonts w:ascii="Times New Roman" w:hAnsi="Times New Roman"/>
          <w:szCs w:val="20"/>
        </w:rPr>
        <w:t xml:space="preserve"> to 36.21</w:t>
      </w:r>
      <w:r>
        <w:rPr>
          <w:rFonts w:ascii="Times New Roman" w:hAnsi="Times New Roman"/>
          <w:szCs w:val="20"/>
        </w:rPr>
        <w:t>3</w:t>
      </w:r>
      <w:r w:rsidRPr="001158AA">
        <w:rPr>
          <w:rFonts w:ascii="Times New Roman" w:hAnsi="Times New Roman"/>
          <w:szCs w:val="20"/>
        </w:rPr>
        <w:t xml:space="preserve"> </w:t>
      </w:r>
      <w:r>
        <w:rPr>
          <w:rFonts w:ascii="Times New Roman" w:hAnsi="Times New Roman"/>
          <w:szCs w:val="20"/>
        </w:rPr>
        <w:t xml:space="preserve">were endorsed post#92 over email. They </w:t>
      </w:r>
      <w:r>
        <w:t xml:space="preserve">were </w:t>
      </w:r>
      <w:r w:rsidRPr="002B091F">
        <w:t>based on previous version of the spec as v15.1.0 was not available. CR needs to be revised</w:t>
      </w:r>
      <w:r>
        <w:t xml:space="preserve"> in RAN1#93</w:t>
      </w:r>
      <w:r w:rsidRPr="002B091F">
        <w:t>.</w:t>
      </w:r>
    </w:p>
    <w:p w14:paraId="677B6B72" w14:textId="2CAA5247" w:rsidR="003C1ABC" w:rsidRPr="001158AA" w:rsidRDefault="003C1ABC" w:rsidP="003C1ABC"/>
    <w:p w14:paraId="2A2E8F5D" w14:textId="77777777" w:rsidR="003C1ABC" w:rsidRPr="00684373" w:rsidRDefault="003C1ABC" w:rsidP="00684373">
      <w:pPr>
        <w:ind w:left="1440" w:hanging="1440"/>
        <w:rPr>
          <w:color w:val="767171"/>
        </w:rPr>
      </w:pPr>
    </w:p>
    <w:p w14:paraId="108CC3B2" w14:textId="270E764C" w:rsidR="00684373" w:rsidRDefault="00603E09" w:rsidP="00684373">
      <w:pPr>
        <w:rPr>
          <w:b/>
        </w:rPr>
      </w:pPr>
      <w:hyperlink r:id="rId165" w:history="1">
        <w:r w:rsidR="00FE4C7E">
          <w:rPr>
            <w:rStyle w:val="Hyperlink"/>
            <w:b/>
            <w:highlight w:val="green"/>
          </w:rPr>
          <w:t>R1-1803954</w:t>
        </w:r>
      </w:hyperlink>
      <w:r w:rsidR="00684373" w:rsidRPr="001064E4">
        <w:rPr>
          <w:b/>
        </w:rPr>
        <w:tab/>
        <w:t>Corrections on shortened processing time and shortened TTI in 36 212</w:t>
      </w:r>
      <w:r w:rsidR="00684373" w:rsidRPr="001064E4">
        <w:rPr>
          <w:b/>
        </w:rPr>
        <w:tab/>
        <w:t>Huawei</w:t>
      </w:r>
    </w:p>
    <w:p w14:paraId="58962070" w14:textId="18A6CFB0" w:rsidR="001064E4" w:rsidRPr="001158AA" w:rsidRDefault="001064E4" w:rsidP="001064E4">
      <w:r w:rsidRPr="00777035">
        <w:rPr>
          <w:rFonts w:ascii="Times New Roman" w:hAnsi="Times New Roman"/>
          <w:b/>
          <w:szCs w:val="20"/>
        </w:rPr>
        <w:t>Decision:</w:t>
      </w:r>
      <w:r w:rsidRPr="001158AA">
        <w:rPr>
          <w:rFonts w:ascii="Times New Roman" w:hAnsi="Times New Roman"/>
          <w:szCs w:val="20"/>
        </w:rPr>
        <w:t xml:space="preserve"> CR0</w:t>
      </w:r>
      <w:r>
        <w:rPr>
          <w:rFonts w:ascii="Times New Roman" w:hAnsi="Times New Roman"/>
          <w:szCs w:val="20"/>
        </w:rPr>
        <w:t>280</w:t>
      </w:r>
      <w:r w:rsidRPr="001158AA">
        <w:rPr>
          <w:rFonts w:ascii="Times New Roman" w:hAnsi="Times New Roman"/>
          <w:szCs w:val="20"/>
        </w:rPr>
        <w:t xml:space="preserve"> to 36.21</w:t>
      </w:r>
      <w:r>
        <w:rPr>
          <w:rFonts w:ascii="Times New Roman" w:hAnsi="Times New Roman"/>
          <w:szCs w:val="20"/>
        </w:rPr>
        <w:t>2</w:t>
      </w:r>
      <w:r w:rsidRPr="001158AA">
        <w:rPr>
          <w:rFonts w:ascii="Times New Roman" w:hAnsi="Times New Roman"/>
          <w:szCs w:val="20"/>
        </w:rPr>
        <w:t xml:space="preserve"> (Rel-15, F) </w:t>
      </w:r>
      <w:r w:rsidR="00FE4C7E">
        <w:rPr>
          <w:rFonts w:ascii="Times New Roman" w:hAnsi="Times New Roman"/>
          <w:szCs w:val="20"/>
        </w:rPr>
        <w:t>is agreed (</w:t>
      </w:r>
      <w:r>
        <w:rPr>
          <w:rFonts w:ascii="Times New Roman" w:hAnsi="Times New Roman"/>
          <w:szCs w:val="20"/>
        </w:rPr>
        <w:t>was endorsed post#92 over email agreement</w:t>
      </w:r>
      <w:r w:rsidR="00FE4C7E">
        <w:rPr>
          <w:rFonts w:ascii="Times New Roman" w:hAnsi="Times New Roman"/>
          <w:szCs w:val="20"/>
        </w:rPr>
        <w:t>)</w:t>
      </w:r>
      <w:r>
        <w:rPr>
          <w:rFonts w:ascii="Times New Roman" w:hAnsi="Times New Roman"/>
          <w:szCs w:val="20"/>
        </w:rPr>
        <w:t>.</w:t>
      </w:r>
    </w:p>
    <w:p w14:paraId="6A3FF44E" w14:textId="77777777" w:rsidR="001064E4" w:rsidRPr="001064E4" w:rsidRDefault="001064E4" w:rsidP="00684373">
      <w:pPr>
        <w:rPr>
          <w:b/>
        </w:rPr>
      </w:pPr>
    </w:p>
    <w:p w14:paraId="033C3E69" w14:textId="36C25ABF" w:rsidR="00684373" w:rsidRPr="00007EDD" w:rsidRDefault="00603E09" w:rsidP="00684373">
      <w:pPr>
        <w:rPr>
          <w:b/>
        </w:rPr>
      </w:pPr>
      <w:hyperlink r:id="rId166" w:history="1">
        <w:r w:rsidR="00FE4C7E">
          <w:rPr>
            <w:rStyle w:val="Hyperlink"/>
            <w:b/>
          </w:rPr>
          <w:t>R1-1805146</w:t>
        </w:r>
      </w:hyperlink>
      <w:r w:rsidR="00684373" w:rsidRPr="00007EDD">
        <w:rPr>
          <w:b/>
        </w:rPr>
        <w:tab/>
        <w:t>Missing agreements from agreed text proposals at RAN1#92</w:t>
      </w:r>
      <w:r w:rsidR="00684373" w:rsidRPr="00007EDD">
        <w:rPr>
          <w:b/>
        </w:rPr>
        <w:tab/>
        <w:t>Ericsson, LG Electronics</w:t>
      </w:r>
    </w:p>
    <w:p w14:paraId="39330535" w14:textId="49C85695" w:rsidR="00684373" w:rsidRPr="00684373" w:rsidRDefault="00684373" w:rsidP="00684373">
      <w:r w:rsidRPr="00684373">
        <w:t xml:space="preserve">The proposed agreements in section 2 of </w:t>
      </w:r>
      <w:hyperlink r:id="rId167" w:history="1">
        <w:r w:rsidR="00FE4C7E">
          <w:rPr>
            <w:rStyle w:val="Hyperlink"/>
          </w:rPr>
          <w:t>R1-1805146</w:t>
        </w:r>
      </w:hyperlink>
      <w:r w:rsidRPr="00684373">
        <w:t xml:space="preserve"> except proposal 8 and 11 reflect agreed text proposals</w:t>
      </w:r>
    </w:p>
    <w:p w14:paraId="755B8B88" w14:textId="77777777" w:rsidR="00684373" w:rsidRPr="00684373" w:rsidRDefault="00684373" w:rsidP="00684373"/>
    <w:p w14:paraId="5404E9F9" w14:textId="77777777" w:rsidR="00684373" w:rsidRPr="00684373" w:rsidRDefault="00684373" w:rsidP="00684373">
      <w:r w:rsidRPr="00684373">
        <w:rPr>
          <w:highlight w:val="green"/>
        </w:rPr>
        <w:t>Agreement:</w:t>
      </w:r>
    </w:p>
    <w:p w14:paraId="5B90E22D" w14:textId="77777777" w:rsidR="00684373" w:rsidRPr="00684373" w:rsidRDefault="00684373" w:rsidP="00684373">
      <w:r w:rsidRPr="00684373">
        <w:t>Different UL sTTI lengths can be configured for the serving cells across different PUCCH groups for which sTTI operation is configured.</w:t>
      </w:r>
    </w:p>
    <w:p w14:paraId="6041C7B0" w14:textId="77777777" w:rsidR="00684373" w:rsidRPr="00684373" w:rsidRDefault="00684373" w:rsidP="00684373"/>
    <w:p w14:paraId="3B956F7F" w14:textId="4549B9D4" w:rsidR="001158AA" w:rsidRDefault="00603E09" w:rsidP="001158AA">
      <w:pPr>
        <w:rPr>
          <w:color w:val="767171"/>
        </w:rPr>
      </w:pPr>
      <w:hyperlink r:id="rId168" w:history="1">
        <w:r w:rsidR="00FE4C7E">
          <w:rPr>
            <w:rStyle w:val="Hyperlink"/>
          </w:rPr>
          <w:t>R1-1803861</w:t>
        </w:r>
      </w:hyperlink>
      <w:r w:rsidR="001158AA" w:rsidRPr="001158AA">
        <w:rPr>
          <w:color w:val="767171"/>
        </w:rPr>
        <w:tab/>
        <w:t>Corrections to sTTI and SPT implementation</w:t>
      </w:r>
      <w:r w:rsidR="001158AA" w:rsidRPr="001158AA">
        <w:rPr>
          <w:color w:val="767171"/>
        </w:rPr>
        <w:tab/>
        <w:t>Ericsson</w:t>
      </w:r>
    </w:p>
    <w:p w14:paraId="06245FA4" w14:textId="5C4198A1" w:rsidR="002B091F" w:rsidRPr="001158AA" w:rsidRDefault="002B091F" w:rsidP="001158AA">
      <w:r w:rsidRPr="002B091F">
        <w:t>CR based on previous version of the spec as v15.1.0 was not available. CR needs to be revised.</w:t>
      </w:r>
    </w:p>
    <w:p w14:paraId="5696A7FE" w14:textId="236EA7E4" w:rsidR="00684373" w:rsidRPr="001158AA" w:rsidRDefault="00603E09" w:rsidP="00684373">
      <w:pPr>
        <w:rPr>
          <w:b/>
        </w:rPr>
      </w:pPr>
      <w:hyperlink r:id="rId169" w:history="1">
        <w:r w:rsidR="00FE4C7E">
          <w:rPr>
            <w:rStyle w:val="Hyperlink"/>
            <w:b/>
          </w:rPr>
          <w:t>R1-1805171</w:t>
        </w:r>
      </w:hyperlink>
      <w:r w:rsidR="00684373" w:rsidRPr="001158AA">
        <w:rPr>
          <w:b/>
        </w:rPr>
        <w:tab/>
        <w:t>Corrections to sTTI and SPT implementation</w:t>
      </w:r>
      <w:r w:rsidR="00684373" w:rsidRPr="001158AA">
        <w:rPr>
          <w:b/>
        </w:rPr>
        <w:tab/>
        <w:t>Ericsson</w:t>
      </w:r>
    </w:p>
    <w:p w14:paraId="6CB79B2E" w14:textId="1FA003E0" w:rsidR="00684373" w:rsidRDefault="00603E09" w:rsidP="00684373">
      <w:pPr>
        <w:rPr>
          <w:b/>
          <w:noProof/>
        </w:rPr>
      </w:pPr>
      <w:hyperlink r:id="rId170" w:history="1">
        <w:r w:rsidR="00FE4C7E">
          <w:rPr>
            <w:rStyle w:val="Hyperlink"/>
            <w:b/>
            <w:highlight w:val="green"/>
          </w:rPr>
          <w:t>R1-1805394</w:t>
        </w:r>
      </w:hyperlink>
      <w:r w:rsidR="00684373" w:rsidRPr="00007EDD">
        <w:rPr>
          <w:b/>
        </w:rPr>
        <w:tab/>
      </w:r>
      <w:r w:rsidR="00684373" w:rsidRPr="00007EDD">
        <w:rPr>
          <w:b/>
          <w:noProof/>
        </w:rPr>
        <w:t>Corrections to sTTI and SPT implementation</w:t>
      </w:r>
      <w:r w:rsidR="00684373" w:rsidRPr="00007EDD">
        <w:rPr>
          <w:b/>
          <w:noProof/>
        </w:rPr>
        <w:tab/>
        <w:t>Ericsson</w:t>
      </w:r>
    </w:p>
    <w:p w14:paraId="669FC7ED" w14:textId="66CE999F" w:rsidR="001158AA" w:rsidRPr="001158AA" w:rsidRDefault="001158AA" w:rsidP="00684373">
      <w:r w:rsidRPr="00777035">
        <w:rPr>
          <w:rFonts w:ascii="Times New Roman" w:hAnsi="Times New Roman"/>
          <w:b/>
          <w:szCs w:val="20"/>
        </w:rPr>
        <w:t>Decision:</w:t>
      </w:r>
      <w:r w:rsidRPr="001158AA">
        <w:rPr>
          <w:rFonts w:ascii="Times New Roman" w:hAnsi="Times New Roman"/>
          <w:szCs w:val="20"/>
        </w:rPr>
        <w:t xml:space="preserve"> CR0428r2 to 36.211 (Rel-15, F) is agreed.</w:t>
      </w:r>
    </w:p>
    <w:p w14:paraId="5AC920BB" w14:textId="77777777" w:rsidR="00684373" w:rsidRPr="00684373" w:rsidRDefault="00684373" w:rsidP="00684373">
      <w:pPr>
        <w:pStyle w:val="Heading4"/>
      </w:pPr>
      <w:bookmarkStart w:id="49" w:name="_Toc482182628"/>
      <w:bookmarkStart w:id="50" w:name="_Toc478430937"/>
      <w:bookmarkStart w:id="51" w:name="_Toc511072752"/>
      <w:bookmarkStart w:id="52" w:name="_Toc514184568"/>
      <w:r w:rsidRPr="00684373">
        <w:t>Maintenance for shortened processing time for 1ms TTI</w:t>
      </w:r>
      <w:bookmarkEnd w:id="49"/>
      <w:bookmarkEnd w:id="50"/>
      <w:bookmarkEnd w:id="51"/>
      <w:bookmarkEnd w:id="52"/>
    </w:p>
    <w:p w14:paraId="70F98ADC" w14:textId="205CD795" w:rsidR="00684373" w:rsidRPr="00FE4C7E" w:rsidRDefault="00603E09" w:rsidP="00684373">
      <w:pPr>
        <w:ind w:left="864" w:hanging="864"/>
        <w:rPr>
          <w:b/>
        </w:rPr>
      </w:pPr>
      <w:hyperlink r:id="rId171" w:history="1">
        <w:r w:rsidR="00FE4C7E">
          <w:rPr>
            <w:rStyle w:val="Hyperlink"/>
            <w:b/>
          </w:rPr>
          <w:t>R1-1804507</w:t>
        </w:r>
      </w:hyperlink>
      <w:r w:rsidR="00684373" w:rsidRPr="00FE4C7E">
        <w:rPr>
          <w:b/>
        </w:rPr>
        <w:tab/>
        <w:t>TDD HARQ-ACK resource determination for SPT (36.213)</w:t>
      </w:r>
      <w:r w:rsidR="00684373" w:rsidRPr="00FE4C7E">
        <w:rPr>
          <w:b/>
        </w:rPr>
        <w:tab/>
        <w:t>LG Electronics, Ericsson, Nokia, Nokia Shanghai Bell</w:t>
      </w:r>
    </w:p>
    <w:p w14:paraId="30510D76" w14:textId="5EA8016F" w:rsidR="00684373" w:rsidRPr="00684373" w:rsidRDefault="00684373" w:rsidP="00684373">
      <w:pPr>
        <w:ind w:left="864" w:hanging="864"/>
      </w:pPr>
      <w:r w:rsidRPr="00684373">
        <w:rPr>
          <w:highlight w:val="green"/>
        </w:rPr>
        <w:t xml:space="preserve">The text proposal in </w:t>
      </w:r>
      <w:hyperlink r:id="rId172" w:history="1">
        <w:r w:rsidR="00FE4C7E">
          <w:rPr>
            <w:rStyle w:val="Hyperlink"/>
            <w:highlight w:val="green"/>
          </w:rPr>
          <w:t>R1-1804507</w:t>
        </w:r>
      </w:hyperlink>
      <w:r w:rsidRPr="00684373">
        <w:rPr>
          <w:highlight w:val="green"/>
        </w:rPr>
        <w:t xml:space="preserve"> is endorsed.</w:t>
      </w:r>
    </w:p>
    <w:p w14:paraId="307E454E" w14:textId="77777777" w:rsidR="00684373" w:rsidRPr="00684373" w:rsidRDefault="00684373" w:rsidP="00684373">
      <w:pPr>
        <w:ind w:left="864" w:hanging="864"/>
      </w:pPr>
    </w:p>
    <w:p w14:paraId="77358837" w14:textId="4F81BB10" w:rsidR="00684373" w:rsidRPr="00FE4C7E" w:rsidRDefault="00603E09" w:rsidP="00684373">
      <w:pPr>
        <w:ind w:left="720" w:hanging="720"/>
        <w:rPr>
          <w:b/>
        </w:rPr>
      </w:pPr>
      <w:hyperlink r:id="rId173" w:history="1">
        <w:r w:rsidR="00FE4C7E">
          <w:rPr>
            <w:rStyle w:val="Hyperlink"/>
            <w:b/>
          </w:rPr>
          <w:t>R1-1804871</w:t>
        </w:r>
      </w:hyperlink>
      <w:r w:rsidR="00684373" w:rsidRPr="00FE4C7E">
        <w:rPr>
          <w:b/>
        </w:rPr>
        <w:tab/>
        <w:t>Correction on shortened processing time for 1ms TTI</w:t>
      </w:r>
      <w:r w:rsidR="00684373" w:rsidRPr="00FE4C7E">
        <w:rPr>
          <w:b/>
        </w:rPr>
        <w:tab/>
        <w:t>Sharp</w:t>
      </w:r>
    </w:p>
    <w:p w14:paraId="5BB79FBD" w14:textId="634A04DD" w:rsidR="00684373" w:rsidRPr="00684373" w:rsidRDefault="00684373" w:rsidP="00684373">
      <w:pPr>
        <w:ind w:left="720" w:hanging="720"/>
        <w:rPr>
          <w:highlight w:val="green"/>
        </w:rPr>
      </w:pPr>
      <w:r w:rsidRPr="00684373">
        <w:rPr>
          <w:highlight w:val="green"/>
        </w:rPr>
        <w:t xml:space="preserve">Text proposal 2 in </w:t>
      </w:r>
      <w:hyperlink r:id="rId174" w:history="1">
        <w:r w:rsidR="00FE4C7E">
          <w:rPr>
            <w:rStyle w:val="Hyperlink"/>
            <w:highlight w:val="green"/>
          </w:rPr>
          <w:t>R1-1804871</w:t>
        </w:r>
      </w:hyperlink>
      <w:r w:rsidRPr="00684373">
        <w:rPr>
          <w:highlight w:val="green"/>
        </w:rPr>
        <w:t xml:space="preserve"> is endorsed</w:t>
      </w:r>
    </w:p>
    <w:p w14:paraId="2E77F5F2" w14:textId="77777777" w:rsidR="00684373" w:rsidRPr="00684373" w:rsidRDefault="00684373" w:rsidP="00684373">
      <w:pPr>
        <w:ind w:left="720" w:hanging="720"/>
      </w:pPr>
    </w:p>
    <w:p w14:paraId="4B23080D" w14:textId="77777777" w:rsidR="00684373" w:rsidRPr="00684373" w:rsidRDefault="00684373" w:rsidP="00684373">
      <w:pPr>
        <w:ind w:left="720" w:hanging="720"/>
        <w:rPr>
          <w:b/>
        </w:rPr>
      </w:pPr>
    </w:p>
    <w:p w14:paraId="19F8AAF9" w14:textId="340DF219" w:rsidR="00684373" w:rsidRPr="00FE4C7E" w:rsidRDefault="00603E09" w:rsidP="00684373">
      <w:pPr>
        <w:ind w:left="720" w:hanging="720"/>
        <w:rPr>
          <w:b/>
        </w:rPr>
      </w:pPr>
      <w:hyperlink r:id="rId175" w:history="1">
        <w:r w:rsidR="00FE4C7E">
          <w:rPr>
            <w:rStyle w:val="Hyperlink"/>
            <w:b/>
          </w:rPr>
          <w:t>R1-1805118</w:t>
        </w:r>
      </w:hyperlink>
      <w:r w:rsidR="00684373" w:rsidRPr="00FE4C7E">
        <w:rPr>
          <w:b/>
        </w:rPr>
        <w:tab/>
        <w:t>HARQ ID definition to TDD UL index based PUSCH scheduling for SPT in 36.213 - TP#15</w:t>
      </w:r>
      <w:r w:rsidR="00684373" w:rsidRPr="00FE4C7E">
        <w:rPr>
          <w:b/>
        </w:rPr>
        <w:tab/>
        <w:t>Nokia, Nokia Shanghai Bell, Ericsson</w:t>
      </w:r>
    </w:p>
    <w:p w14:paraId="73C3DA89" w14:textId="5E2F6595" w:rsidR="00684373" w:rsidRPr="00684373" w:rsidRDefault="00684373" w:rsidP="00684373">
      <w:pPr>
        <w:ind w:left="720" w:hanging="720"/>
      </w:pPr>
      <w:r w:rsidRPr="00684373">
        <w:rPr>
          <w:highlight w:val="green"/>
        </w:rPr>
        <w:t xml:space="preserve">The text proposals in </w:t>
      </w:r>
      <w:hyperlink r:id="rId176" w:history="1">
        <w:r w:rsidR="00FE4C7E">
          <w:rPr>
            <w:rStyle w:val="Hyperlink"/>
            <w:highlight w:val="green"/>
          </w:rPr>
          <w:t>R1-1805118</w:t>
        </w:r>
      </w:hyperlink>
      <w:r w:rsidRPr="00684373">
        <w:rPr>
          <w:highlight w:val="green"/>
        </w:rPr>
        <w:t xml:space="preserve"> are endorsed.</w:t>
      </w:r>
    </w:p>
    <w:p w14:paraId="3BA3AFEF" w14:textId="77777777" w:rsidR="00684373" w:rsidRPr="00684373" w:rsidRDefault="00684373" w:rsidP="00684373">
      <w:pPr>
        <w:ind w:left="720" w:hanging="720"/>
        <w:rPr>
          <w:highlight w:val="green"/>
        </w:rPr>
      </w:pPr>
    </w:p>
    <w:p w14:paraId="11A12889" w14:textId="77777777" w:rsidR="00684373" w:rsidRPr="00684373" w:rsidRDefault="00684373" w:rsidP="00684373">
      <w:pPr>
        <w:ind w:left="720" w:hanging="720"/>
      </w:pPr>
      <w:r w:rsidRPr="00684373">
        <w:rPr>
          <w:highlight w:val="green"/>
        </w:rPr>
        <w:t>Agreement:</w:t>
      </w:r>
      <w:r w:rsidRPr="00684373">
        <w:t xml:space="preserve"> </w:t>
      </w:r>
    </w:p>
    <w:p w14:paraId="6E9CD8E6" w14:textId="77777777" w:rsidR="00684373" w:rsidRPr="00684373" w:rsidRDefault="00684373" w:rsidP="00684373">
      <w:r w:rsidRPr="00684373">
        <w:t>In case shortProcessingTime is configured in a cell when multiple PUSCHs are transmitted by one UL grant in FS2, consecutive HARQ process IDs are used for PUSCH transmission.</w:t>
      </w:r>
    </w:p>
    <w:p w14:paraId="1239D430" w14:textId="77777777" w:rsidR="00684373" w:rsidRPr="00684373" w:rsidRDefault="00684373" w:rsidP="00684373">
      <w:pPr>
        <w:ind w:left="720" w:hanging="720"/>
      </w:pPr>
    </w:p>
    <w:p w14:paraId="4F8DE6D1" w14:textId="5CF577A9" w:rsidR="00684373" w:rsidRPr="00FE4C7E" w:rsidRDefault="00603E09" w:rsidP="00684373">
      <w:pPr>
        <w:ind w:left="720" w:hanging="720"/>
        <w:rPr>
          <w:b/>
        </w:rPr>
      </w:pPr>
      <w:hyperlink r:id="rId177" w:history="1">
        <w:r w:rsidR="00FE4C7E">
          <w:rPr>
            <w:rStyle w:val="Hyperlink"/>
            <w:b/>
          </w:rPr>
          <w:t>R1-1805119</w:t>
        </w:r>
      </w:hyperlink>
      <w:r w:rsidR="00684373" w:rsidRPr="00FE4C7E">
        <w:rPr>
          <w:b/>
        </w:rPr>
        <w:tab/>
        <w:t>Retaining UL index based scheduling flexibility for SPT without UpPTS PUSCH (36.213) - TP#16</w:t>
      </w:r>
      <w:r w:rsidR="00684373" w:rsidRPr="00FE4C7E">
        <w:rPr>
          <w:b/>
        </w:rPr>
        <w:tab/>
        <w:t>Nokia, Nokia Shanghai Bell, Ericsson</w:t>
      </w:r>
    </w:p>
    <w:p w14:paraId="11DCAE4E" w14:textId="44440248" w:rsidR="00684373" w:rsidRPr="00684373" w:rsidRDefault="00684373" w:rsidP="00684373">
      <w:pPr>
        <w:ind w:left="720" w:hanging="720"/>
        <w:rPr>
          <w:highlight w:val="green"/>
        </w:rPr>
      </w:pPr>
      <w:r w:rsidRPr="00684373">
        <w:rPr>
          <w:highlight w:val="green"/>
        </w:rPr>
        <w:t xml:space="preserve">Endorse the text proposals in </w:t>
      </w:r>
      <w:hyperlink r:id="rId178" w:history="1">
        <w:r w:rsidR="00FE4C7E">
          <w:rPr>
            <w:rStyle w:val="Hyperlink"/>
            <w:highlight w:val="green"/>
          </w:rPr>
          <w:t>R1-1805119</w:t>
        </w:r>
      </w:hyperlink>
      <w:r w:rsidRPr="00684373">
        <w:rPr>
          <w:highlight w:val="green"/>
        </w:rPr>
        <w:t>.</w:t>
      </w:r>
    </w:p>
    <w:p w14:paraId="5A1799A9" w14:textId="77777777" w:rsidR="00684373" w:rsidRPr="00684373" w:rsidRDefault="00684373" w:rsidP="00684373">
      <w:pPr>
        <w:ind w:left="720" w:hanging="720"/>
        <w:rPr>
          <w:highlight w:val="green"/>
        </w:rPr>
      </w:pPr>
    </w:p>
    <w:p w14:paraId="566ED27E" w14:textId="77777777" w:rsidR="00684373" w:rsidRPr="00684373" w:rsidRDefault="00684373" w:rsidP="00684373">
      <w:pPr>
        <w:ind w:left="720" w:hanging="720"/>
      </w:pPr>
      <w:r w:rsidRPr="00684373">
        <w:rPr>
          <w:highlight w:val="green"/>
        </w:rPr>
        <w:t>Agreement:</w:t>
      </w:r>
    </w:p>
    <w:p w14:paraId="748E0D67" w14:textId="77777777" w:rsidR="00684373" w:rsidRPr="00684373" w:rsidRDefault="00684373" w:rsidP="00684373">
      <w:r w:rsidRPr="00684373">
        <w:t>Retain the legacy flexibility for TDD Configuration 0 without PUSCH on UpPTS with SPT to schedule PUSCH in subframes 2 and 7 with UL index LSB=1.</w:t>
      </w:r>
    </w:p>
    <w:p w14:paraId="08A51C43" w14:textId="77777777" w:rsidR="00684373" w:rsidRPr="00684373" w:rsidRDefault="00684373" w:rsidP="00684373"/>
    <w:p w14:paraId="4139E2EC" w14:textId="77777777" w:rsidR="00684373" w:rsidRPr="00684373" w:rsidRDefault="00684373" w:rsidP="00684373">
      <w:r w:rsidRPr="00684373">
        <w:rPr>
          <w:highlight w:val="green"/>
        </w:rPr>
        <w:t>Agreement:</w:t>
      </w:r>
    </w:p>
    <w:p w14:paraId="64C3547E" w14:textId="77777777" w:rsidR="00684373" w:rsidRPr="00684373" w:rsidRDefault="00684373" w:rsidP="00684373">
      <w:r w:rsidRPr="00684373">
        <w:t>Enable uplink index based scheduling for TDD Configuration 6 and SSC 10 with SPT in subframes 5, 6 and 9.</w:t>
      </w:r>
    </w:p>
    <w:p w14:paraId="348D6108" w14:textId="79E5E04A" w:rsidR="00684373" w:rsidRPr="00FE4C7E" w:rsidRDefault="00603E09" w:rsidP="00684373">
      <w:pPr>
        <w:rPr>
          <w:b/>
        </w:rPr>
      </w:pPr>
      <w:hyperlink r:id="rId179" w:history="1">
        <w:r w:rsidR="00FE4C7E">
          <w:rPr>
            <w:rStyle w:val="Hyperlink"/>
            <w:b/>
          </w:rPr>
          <w:t>R1-1805387</w:t>
        </w:r>
      </w:hyperlink>
      <w:r w:rsidR="00684373" w:rsidRPr="00FE4C7E">
        <w:rPr>
          <w:b/>
        </w:rPr>
        <w:tab/>
        <w:t>UL index based scheduling flexibility for SPT for UL/DL configuration #6 and SSC#10</w:t>
      </w:r>
      <w:r w:rsidR="00684373" w:rsidRPr="00FE4C7E">
        <w:rPr>
          <w:b/>
        </w:rPr>
        <w:tab/>
        <w:t>ZTE, Sanechips</w:t>
      </w:r>
    </w:p>
    <w:p w14:paraId="2ED04207" w14:textId="24792F11" w:rsidR="00684373" w:rsidRPr="00684373" w:rsidRDefault="00684373" w:rsidP="00684373">
      <w:r w:rsidRPr="00684373">
        <w:rPr>
          <w:highlight w:val="green"/>
        </w:rPr>
        <w:t xml:space="preserve">Endorse the text proposal in </w:t>
      </w:r>
      <w:hyperlink r:id="rId180" w:history="1">
        <w:r w:rsidR="00FE4C7E">
          <w:rPr>
            <w:rStyle w:val="Hyperlink"/>
            <w:highlight w:val="green"/>
          </w:rPr>
          <w:t>R1-1805387</w:t>
        </w:r>
      </w:hyperlink>
    </w:p>
    <w:p w14:paraId="0681E362" w14:textId="77777777" w:rsidR="00684373" w:rsidRPr="00684373" w:rsidRDefault="00684373" w:rsidP="00684373"/>
    <w:p w14:paraId="3FFCDC1A" w14:textId="77777777" w:rsidR="00684373" w:rsidRPr="00684373" w:rsidRDefault="00684373" w:rsidP="00684373">
      <w:pPr>
        <w:ind w:left="720" w:hanging="720"/>
      </w:pPr>
    </w:p>
    <w:p w14:paraId="62949F72" w14:textId="0ECF92B8" w:rsidR="00684373" w:rsidRPr="00FE4C7E" w:rsidRDefault="00603E09" w:rsidP="00684373">
      <w:pPr>
        <w:ind w:left="1440" w:hanging="1440"/>
        <w:rPr>
          <w:b/>
        </w:rPr>
      </w:pPr>
      <w:hyperlink r:id="rId181" w:history="1">
        <w:r w:rsidR="00FE4C7E">
          <w:rPr>
            <w:rStyle w:val="Hyperlink"/>
            <w:b/>
          </w:rPr>
          <w:t>R1-1805120</w:t>
        </w:r>
      </w:hyperlink>
      <w:r w:rsidR="00684373" w:rsidRPr="00FE4C7E">
        <w:rPr>
          <w:b/>
        </w:rPr>
        <w:tab/>
        <w:t>Needed correction in 36.213 of applicability of TDD UL PUSCH timing for SPT - TP#17</w:t>
      </w:r>
      <w:r w:rsidR="00684373" w:rsidRPr="00FE4C7E">
        <w:rPr>
          <w:b/>
        </w:rPr>
        <w:tab/>
        <w:t>Nokia, Nokia Shanghai Bell, Qualcomm</w:t>
      </w:r>
    </w:p>
    <w:p w14:paraId="7AB5B59F" w14:textId="26DB9096" w:rsidR="00684373" w:rsidRPr="00684373" w:rsidRDefault="00684373" w:rsidP="00684373">
      <w:pPr>
        <w:ind w:left="1440" w:hanging="1440"/>
      </w:pPr>
      <w:r w:rsidRPr="00684373">
        <w:rPr>
          <w:highlight w:val="green"/>
        </w:rPr>
        <w:t xml:space="preserve">The text proposals in </w:t>
      </w:r>
      <w:hyperlink r:id="rId182" w:history="1">
        <w:r w:rsidR="00FE4C7E">
          <w:rPr>
            <w:rStyle w:val="Hyperlink"/>
            <w:highlight w:val="green"/>
          </w:rPr>
          <w:t>R1-1805120</w:t>
        </w:r>
      </w:hyperlink>
      <w:r w:rsidRPr="00684373">
        <w:rPr>
          <w:highlight w:val="green"/>
        </w:rPr>
        <w:t xml:space="preserve"> are endorsed.</w:t>
      </w:r>
    </w:p>
    <w:p w14:paraId="28059378" w14:textId="77777777" w:rsidR="00684373" w:rsidRPr="00684373" w:rsidRDefault="00684373" w:rsidP="00684373">
      <w:pPr>
        <w:ind w:left="1440" w:hanging="1440"/>
      </w:pPr>
    </w:p>
    <w:p w14:paraId="78F71C10" w14:textId="1E5EA25D" w:rsidR="00684373" w:rsidRPr="00FE4C7E" w:rsidRDefault="00603E09" w:rsidP="00684373">
      <w:pPr>
        <w:ind w:left="1440" w:hanging="1440"/>
        <w:rPr>
          <w:b/>
        </w:rPr>
      </w:pPr>
      <w:hyperlink r:id="rId183" w:history="1">
        <w:r w:rsidR="00FE4C7E">
          <w:rPr>
            <w:rStyle w:val="Hyperlink"/>
            <w:b/>
          </w:rPr>
          <w:t>R1-1805121</w:t>
        </w:r>
      </w:hyperlink>
      <w:r w:rsidR="00684373" w:rsidRPr="00FE4C7E">
        <w:rPr>
          <w:b/>
        </w:rPr>
        <w:tab/>
        <w:t>Support for RRC configurable DM-RS CS for 1ms TTI UL SPS - TP#19</w:t>
      </w:r>
      <w:r w:rsidR="00684373" w:rsidRPr="00FE4C7E">
        <w:rPr>
          <w:b/>
        </w:rPr>
        <w:tab/>
        <w:t>Nokia, Nokia Shanghai Bell, Ericsson</w:t>
      </w:r>
    </w:p>
    <w:p w14:paraId="577BDA37" w14:textId="77777777" w:rsidR="00FE4C7E" w:rsidRDefault="00FE4C7E" w:rsidP="00684373">
      <w:pPr>
        <w:ind w:left="1440" w:hanging="1440"/>
        <w:rPr>
          <w:highlight w:val="green"/>
        </w:rPr>
      </w:pPr>
    </w:p>
    <w:p w14:paraId="3AFC77DE" w14:textId="656E673F" w:rsidR="00684373" w:rsidRPr="00684373" w:rsidRDefault="00684373" w:rsidP="00684373">
      <w:pPr>
        <w:ind w:left="1440" w:hanging="1440"/>
      </w:pPr>
      <w:r w:rsidRPr="00684373">
        <w:rPr>
          <w:highlight w:val="green"/>
        </w:rPr>
        <w:t>Agreement:</w:t>
      </w:r>
      <w:r w:rsidRPr="00684373">
        <w:t xml:space="preserve"> </w:t>
      </w:r>
    </w:p>
    <w:p w14:paraId="028F426A" w14:textId="77777777" w:rsidR="00684373" w:rsidRPr="00684373" w:rsidRDefault="00684373" w:rsidP="00684373">
      <w:pPr>
        <w:ind w:left="1440" w:hanging="1440"/>
      </w:pPr>
      <w:r w:rsidRPr="00684373">
        <w:t xml:space="preserve">For 1ms TTI UL SPS operation, different Cyclic shift for DM RS can be configured by RRC (3-bit CS). </w:t>
      </w:r>
    </w:p>
    <w:p w14:paraId="4CF389EA" w14:textId="77777777" w:rsidR="00684373" w:rsidRPr="00684373" w:rsidRDefault="00684373" w:rsidP="00684373">
      <w:pPr>
        <w:numPr>
          <w:ilvl w:val="0"/>
          <w:numId w:val="34"/>
        </w:numPr>
      </w:pPr>
      <w:r w:rsidRPr="00684373">
        <w:t>No changes to the SPS activation / release DCI (i.e. DM-RS CS field set to ‘000’).</w:t>
      </w:r>
    </w:p>
    <w:p w14:paraId="35FEB2B3" w14:textId="77777777" w:rsidR="00684373" w:rsidRPr="00684373" w:rsidRDefault="00684373" w:rsidP="00684373">
      <w:pPr>
        <w:numPr>
          <w:ilvl w:val="0"/>
          <w:numId w:val="34"/>
        </w:numPr>
      </w:pPr>
      <w:r w:rsidRPr="00684373">
        <w:t>Independent UE capability signaling (36.331 impact)</w:t>
      </w:r>
    </w:p>
    <w:p w14:paraId="071A3B99" w14:textId="77777777" w:rsidR="00684373" w:rsidRPr="00684373" w:rsidRDefault="00684373" w:rsidP="00684373">
      <w:pPr>
        <w:numPr>
          <w:ilvl w:val="0"/>
          <w:numId w:val="34"/>
        </w:numPr>
      </w:pPr>
      <w:r w:rsidRPr="00684373">
        <w:t>Independent RRC configuration (i.e. independent from shortProcessingTime or shortTTI configuration, 36.331 impact)</w:t>
      </w:r>
    </w:p>
    <w:p w14:paraId="146D0366" w14:textId="77777777" w:rsidR="00684373" w:rsidRPr="00684373" w:rsidRDefault="00684373" w:rsidP="00684373">
      <w:pPr>
        <w:ind w:left="1440" w:hanging="1440"/>
      </w:pPr>
    </w:p>
    <w:p w14:paraId="5E065421" w14:textId="7FBD8266" w:rsidR="00684373" w:rsidRPr="00FE4C7E" w:rsidRDefault="00603E09" w:rsidP="00684373">
      <w:pPr>
        <w:ind w:left="720" w:hanging="720"/>
        <w:rPr>
          <w:b/>
        </w:rPr>
      </w:pPr>
      <w:hyperlink r:id="rId184" w:history="1">
        <w:r w:rsidR="00FE4C7E">
          <w:rPr>
            <w:rStyle w:val="Hyperlink"/>
            <w:b/>
          </w:rPr>
          <w:t>R1-1805150</w:t>
        </w:r>
      </w:hyperlink>
      <w:r w:rsidR="00684373" w:rsidRPr="00FE4C7E">
        <w:rPr>
          <w:b/>
        </w:rPr>
        <w:tab/>
        <w:t>Clarification on HARQ sequence for sPT, FS1 and fixed codebook size (36.212)</w:t>
      </w:r>
      <w:r w:rsidR="00684373" w:rsidRPr="00FE4C7E">
        <w:rPr>
          <w:b/>
        </w:rPr>
        <w:tab/>
        <w:t>Ericsson, Qualcomm</w:t>
      </w:r>
    </w:p>
    <w:p w14:paraId="33D651A0" w14:textId="77777777" w:rsidR="00684373" w:rsidRPr="00684373" w:rsidRDefault="00684373" w:rsidP="00684373">
      <w:pPr>
        <w:pStyle w:val="Heading4"/>
      </w:pPr>
      <w:bookmarkStart w:id="53" w:name="_Toc482182629"/>
      <w:bookmarkStart w:id="54" w:name="_Toc478430938"/>
      <w:bookmarkStart w:id="55" w:name="_Toc511072753"/>
      <w:bookmarkStart w:id="56" w:name="_Toc514184569"/>
      <w:r w:rsidRPr="00684373">
        <w:t>Maintenance for shortened TTI with shortened processing time</w:t>
      </w:r>
      <w:bookmarkEnd w:id="53"/>
      <w:bookmarkEnd w:id="54"/>
      <w:bookmarkEnd w:id="55"/>
      <w:bookmarkEnd w:id="56"/>
    </w:p>
    <w:p w14:paraId="529DEF9B" w14:textId="58E0BE56" w:rsidR="00684373" w:rsidRPr="00684373" w:rsidRDefault="00603E09" w:rsidP="00684373">
      <w:pPr>
        <w:ind w:left="720" w:hanging="720"/>
        <w:rPr>
          <w:b/>
        </w:rPr>
      </w:pPr>
      <w:hyperlink r:id="rId185" w:history="1">
        <w:r w:rsidR="00FE4C7E">
          <w:rPr>
            <w:rStyle w:val="Hyperlink"/>
            <w:b/>
          </w:rPr>
          <w:t>R1-1805415</w:t>
        </w:r>
      </w:hyperlink>
      <w:r w:rsidR="00684373" w:rsidRPr="00684373">
        <w:rPr>
          <w:b/>
        </w:rPr>
        <w:tab/>
        <w:t>Notes from the offline session on LTE sTTI</w:t>
      </w:r>
      <w:r w:rsidR="00684373" w:rsidRPr="00684373">
        <w:rPr>
          <w:b/>
        </w:rPr>
        <w:tab/>
        <w:t>Ericsson</w:t>
      </w:r>
    </w:p>
    <w:p w14:paraId="0FFDF7A3" w14:textId="77777777" w:rsidR="00684373" w:rsidRPr="00684373" w:rsidRDefault="00684373" w:rsidP="00684373">
      <w:pPr>
        <w:pStyle w:val="Heading5"/>
      </w:pPr>
      <w:bookmarkStart w:id="57" w:name="_Toc514184570"/>
      <w:r w:rsidRPr="00684373">
        <w:t>Aspects related to interaction between different TTI lengths</w:t>
      </w:r>
      <w:bookmarkEnd w:id="57"/>
    </w:p>
    <w:p w14:paraId="1D11D207" w14:textId="57791F0F" w:rsidR="00684373" w:rsidRPr="00FE4C7E" w:rsidRDefault="00603E09" w:rsidP="00684373">
      <w:pPr>
        <w:ind w:left="720" w:hanging="720"/>
        <w:rPr>
          <w:b/>
        </w:rPr>
      </w:pPr>
      <w:hyperlink r:id="rId186" w:history="1">
        <w:r w:rsidR="00FE4C7E">
          <w:rPr>
            <w:rStyle w:val="Hyperlink"/>
            <w:b/>
          </w:rPr>
          <w:t>R1-1803718</w:t>
        </w:r>
      </w:hyperlink>
      <w:r w:rsidR="00684373" w:rsidRPr="00FE4C7E">
        <w:rPr>
          <w:b/>
        </w:rPr>
        <w:tab/>
        <w:t>Handling of collision between PRACH and sTTI</w:t>
      </w:r>
      <w:r w:rsidR="00684373" w:rsidRPr="00FE4C7E">
        <w:rPr>
          <w:b/>
        </w:rPr>
        <w:tab/>
        <w:t>Huawei, HiSilicon</w:t>
      </w:r>
    </w:p>
    <w:p w14:paraId="4FB317A8" w14:textId="6A9FDE98" w:rsidR="00684373" w:rsidRPr="00FE4C7E" w:rsidRDefault="00603E09" w:rsidP="00684373">
      <w:pPr>
        <w:ind w:left="720" w:hanging="720"/>
        <w:rPr>
          <w:b/>
        </w:rPr>
      </w:pPr>
      <w:hyperlink r:id="rId187" w:history="1">
        <w:r w:rsidR="00FE4C7E">
          <w:rPr>
            <w:rStyle w:val="Hyperlink"/>
            <w:b/>
          </w:rPr>
          <w:t>R1-1804901</w:t>
        </w:r>
      </w:hyperlink>
      <w:r w:rsidR="00684373" w:rsidRPr="00FE4C7E">
        <w:rPr>
          <w:b/>
        </w:rPr>
        <w:tab/>
        <w:t>Aspects related to interaction between different TTI lengths</w:t>
      </w:r>
      <w:r w:rsidR="00684373" w:rsidRPr="00FE4C7E">
        <w:rPr>
          <w:b/>
        </w:rPr>
        <w:tab/>
        <w:t>Qualcomm Incorporated</w:t>
      </w:r>
    </w:p>
    <w:p w14:paraId="249F5BF4" w14:textId="0596FE19" w:rsidR="00684373" w:rsidRPr="00684373" w:rsidRDefault="00684373" w:rsidP="00684373">
      <w:r w:rsidRPr="00684373">
        <w:t xml:space="preserve">Revisit text proposals in sections other than section 5 in </w:t>
      </w:r>
      <w:hyperlink r:id="rId188" w:history="1">
        <w:r w:rsidR="00FE4C7E">
          <w:rPr>
            <w:rStyle w:val="Hyperlink"/>
          </w:rPr>
          <w:t>R1-1804901</w:t>
        </w:r>
      </w:hyperlink>
      <w:r w:rsidRPr="00684373">
        <w:t xml:space="preserve"> prioritizing the TP in section 4 in RAN1#93.</w:t>
      </w:r>
    </w:p>
    <w:p w14:paraId="109763E7" w14:textId="77777777" w:rsidR="00684373" w:rsidRPr="00684373" w:rsidRDefault="00684373" w:rsidP="00684373"/>
    <w:p w14:paraId="1AE05A9B" w14:textId="43CFBBD4" w:rsidR="00684373" w:rsidRPr="00FE4C7E" w:rsidRDefault="00603E09" w:rsidP="00684373">
      <w:pPr>
        <w:rPr>
          <w:b/>
        </w:rPr>
      </w:pPr>
      <w:hyperlink r:id="rId189" w:history="1">
        <w:r w:rsidR="00FE4C7E">
          <w:rPr>
            <w:rStyle w:val="Hyperlink"/>
            <w:b/>
          </w:rPr>
          <w:t>R1-1805406</w:t>
        </w:r>
      </w:hyperlink>
      <w:r w:rsidR="00684373" w:rsidRPr="00FE4C7E">
        <w:rPr>
          <w:b/>
        </w:rPr>
        <w:tab/>
        <w:t>Corrections for supporting two TBs in case of sTTI-to-TTI dynamic switching (TP#57)</w:t>
      </w:r>
      <w:r w:rsidR="00684373" w:rsidRPr="00FE4C7E">
        <w:rPr>
          <w:b/>
        </w:rPr>
        <w:tab/>
        <w:t>Qualcomm</w:t>
      </w:r>
    </w:p>
    <w:p w14:paraId="2C009CF0" w14:textId="75294753" w:rsidR="00684373" w:rsidRPr="00684373" w:rsidRDefault="00684373" w:rsidP="00684373">
      <w:r w:rsidRPr="00684373">
        <w:rPr>
          <w:highlight w:val="green"/>
        </w:rPr>
        <w:t xml:space="preserve">The text proposal in </w:t>
      </w:r>
      <w:hyperlink r:id="rId190" w:history="1">
        <w:r w:rsidR="00FE4C7E">
          <w:rPr>
            <w:rStyle w:val="Hyperlink"/>
            <w:highlight w:val="green"/>
          </w:rPr>
          <w:t>R1-1805406</w:t>
        </w:r>
      </w:hyperlink>
      <w:r w:rsidRPr="00684373">
        <w:rPr>
          <w:highlight w:val="green"/>
        </w:rPr>
        <w:t xml:space="preserve"> is endorsed.</w:t>
      </w:r>
    </w:p>
    <w:p w14:paraId="2E91789B" w14:textId="77777777" w:rsidR="00684373" w:rsidRPr="00684373" w:rsidRDefault="00684373" w:rsidP="00684373">
      <w:pPr>
        <w:ind w:left="720" w:hanging="720"/>
      </w:pPr>
    </w:p>
    <w:p w14:paraId="1DCCAED9" w14:textId="3E048BB6" w:rsidR="00684373" w:rsidRPr="00FE4C7E" w:rsidRDefault="00603E09" w:rsidP="00684373">
      <w:pPr>
        <w:ind w:left="720" w:hanging="720"/>
        <w:rPr>
          <w:b/>
        </w:rPr>
      </w:pPr>
      <w:hyperlink r:id="rId191" w:history="1">
        <w:r w:rsidR="00FE4C7E">
          <w:rPr>
            <w:rStyle w:val="Hyperlink"/>
            <w:b/>
          </w:rPr>
          <w:t>R1-1805147</w:t>
        </w:r>
      </w:hyperlink>
      <w:r w:rsidR="00684373" w:rsidRPr="00FE4C7E">
        <w:rPr>
          <w:b/>
        </w:rPr>
        <w:tab/>
        <w:t>Text proposal on 1ms HARQ bits inclusion in UL sTTI in case of SPS and HARQ process sharing</w:t>
      </w:r>
      <w:r w:rsidR="00684373" w:rsidRPr="00FE4C7E">
        <w:rPr>
          <w:b/>
        </w:rPr>
        <w:tab/>
        <w:t>Ericsson</w:t>
      </w:r>
    </w:p>
    <w:p w14:paraId="505C7AD2" w14:textId="747E7BC7" w:rsidR="00684373" w:rsidRPr="00684373" w:rsidRDefault="00684373" w:rsidP="00684373">
      <w:pPr>
        <w:ind w:left="720" w:hanging="720"/>
        <w:rPr>
          <w:highlight w:val="green"/>
        </w:rPr>
      </w:pPr>
      <w:r w:rsidRPr="00684373">
        <w:rPr>
          <w:highlight w:val="green"/>
        </w:rPr>
        <w:t xml:space="preserve">Endorse the text proposal in section 2 of </w:t>
      </w:r>
      <w:hyperlink r:id="rId192" w:history="1">
        <w:r w:rsidR="00FE4C7E">
          <w:rPr>
            <w:rStyle w:val="Hyperlink"/>
            <w:highlight w:val="green"/>
          </w:rPr>
          <w:t>R1-1805147</w:t>
        </w:r>
      </w:hyperlink>
    </w:p>
    <w:p w14:paraId="06E0A8C7" w14:textId="3E72D53C" w:rsidR="00684373" w:rsidRPr="00FE4C7E" w:rsidRDefault="00603E09" w:rsidP="00684373">
      <w:pPr>
        <w:rPr>
          <w:b/>
        </w:rPr>
      </w:pPr>
      <w:hyperlink r:id="rId193" w:history="1">
        <w:r w:rsidR="00FE4C7E">
          <w:rPr>
            <w:rStyle w:val="Hyperlink"/>
            <w:b/>
          </w:rPr>
          <w:t>R1-1805354</w:t>
        </w:r>
      </w:hyperlink>
      <w:r w:rsidR="00684373" w:rsidRPr="00FE4C7E">
        <w:rPr>
          <w:b/>
        </w:rPr>
        <w:tab/>
        <w:t>Text proposal on 1ms HARQ bits inclusion in UL sTTI in case of SPS and HARQ process</w:t>
      </w:r>
      <w:r w:rsidR="00684373" w:rsidRPr="00FE4C7E">
        <w:rPr>
          <w:b/>
        </w:rPr>
        <w:tab/>
        <w:t>Ericsson</w:t>
      </w:r>
    </w:p>
    <w:p w14:paraId="73B78FA4" w14:textId="5EF4FD6D" w:rsidR="00684373" w:rsidRPr="00684373" w:rsidRDefault="00684373" w:rsidP="00684373">
      <w:r w:rsidRPr="00684373">
        <w:rPr>
          <w:highlight w:val="green"/>
        </w:rPr>
        <w:t xml:space="preserve">The text proposals in </w:t>
      </w:r>
      <w:hyperlink r:id="rId194" w:history="1">
        <w:r w:rsidR="00FE4C7E">
          <w:rPr>
            <w:rStyle w:val="Hyperlink"/>
            <w:highlight w:val="green"/>
          </w:rPr>
          <w:t>R1-1805354</w:t>
        </w:r>
      </w:hyperlink>
      <w:r w:rsidRPr="00684373">
        <w:rPr>
          <w:highlight w:val="green"/>
        </w:rPr>
        <w:t xml:space="preserve"> are endorsed.</w:t>
      </w:r>
    </w:p>
    <w:p w14:paraId="640E6D01" w14:textId="77777777" w:rsidR="00684373" w:rsidRPr="00684373" w:rsidRDefault="00684373" w:rsidP="00684373">
      <w:pPr>
        <w:ind w:left="720" w:hanging="720"/>
        <w:rPr>
          <w:color w:val="808080"/>
        </w:rPr>
      </w:pPr>
    </w:p>
    <w:p w14:paraId="1878A4E5" w14:textId="4863FDDC" w:rsidR="00684373" w:rsidRPr="00684373" w:rsidRDefault="00603E09" w:rsidP="00684373">
      <w:pPr>
        <w:ind w:left="720" w:hanging="720"/>
        <w:rPr>
          <w:color w:val="808080"/>
        </w:rPr>
      </w:pPr>
      <w:hyperlink r:id="rId195" w:history="1">
        <w:r w:rsidR="00FE4C7E">
          <w:rPr>
            <w:rStyle w:val="Hyperlink"/>
          </w:rPr>
          <w:t>R1-1805260</w:t>
        </w:r>
      </w:hyperlink>
      <w:r w:rsidR="00684373" w:rsidRPr="00684373">
        <w:rPr>
          <w:color w:val="808080"/>
        </w:rPr>
        <w:tab/>
        <w:t>Corrections related to interaction between different TTI lengths</w:t>
      </w:r>
      <w:r w:rsidR="00684373" w:rsidRPr="00684373">
        <w:rPr>
          <w:color w:val="808080"/>
        </w:rPr>
        <w:tab/>
        <w:t>LG Electronics, Ericsson</w:t>
      </w:r>
    </w:p>
    <w:p w14:paraId="675A9D63" w14:textId="77777777" w:rsidR="00684373" w:rsidRPr="00684373" w:rsidRDefault="00684373" w:rsidP="00684373">
      <w:pPr>
        <w:ind w:left="720" w:hanging="720"/>
        <w:rPr>
          <w:color w:val="808080"/>
        </w:rPr>
      </w:pPr>
      <w:r w:rsidRPr="00684373">
        <w:rPr>
          <w:color w:val="808080"/>
        </w:rPr>
        <w:t>Late submission</w:t>
      </w:r>
    </w:p>
    <w:p w14:paraId="1A54C1A6" w14:textId="22C4B4FA" w:rsidR="00684373" w:rsidRPr="00684373" w:rsidRDefault="00684373" w:rsidP="00684373">
      <w:pPr>
        <w:pStyle w:val="Heading5"/>
        <w:rPr>
          <w:lang w:eastAsia="ja-JP"/>
        </w:rPr>
      </w:pPr>
      <w:bookmarkStart w:id="58" w:name="_Toc514184571"/>
      <w:r w:rsidRPr="00684373">
        <w:rPr>
          <w:lang w:eastAsia="ja-JP"/>
        </w:rPr>
        <w:t>Aspect</w:t>
      </w:r>
      <w:r>
        <w:rPr>
          <w:lang w:eastAsia="ja-JP"/>
        </w:rPr>
        <w:t>s related to DL control channel</w:t>
      </w:r>
      <w:bookmarkEnd w:id="58"/>
    </w:p>
    <w:p w14:paraId="4095B93F" w14:textId="437F4DCD" w:rsidR="00684373" w:rsidRPr="00F2026D" w:rsidRDefault="00603E09" w:rsidP="00684373">
      <w:pPr>
        <w:ind w:left="720" w:hanging="720"/>
        <w:rPr>
          <w:b/>
        </w:rPr>
      </w:pPr>
      <w:hyperlink r:id="rId196" w:history="1">
        <w:r w:rsidR="00FE4C7E" w:rsidRPr="00F2026D">
          <w:rPr>
            <w:rStyle w:val="Hyperlink"/>
            <w:b/>
          </w:rPr>
          <w:t>R1-1803714</w:t>
        </w:r>
      </w:hyperlink>
      <w:r w:rsidR="00684373" w:rsidRPr="00F2026D">
        <w:rPr>
          <w:b/>
        </w:rPr>
        <w:tab/>
        <w:t>Aspects related to DL control channel</w:t>
      </w:r>
      <w:r w:rsidR="00684373" w:rsidRPr="00F2026D">
        <w:rPr>
          <w:b/>
        </w:rPr>
        <w:tab/>
        <w:t>Huawei, HiSilicon</w:t>
      </w:r>
    </w:p>
    <w:p w14:paraId="4AF08BB7" w14:textId="77777777" w:rsidR="00684373" w:rsidRPr="00684373" w:rsidRDefault="00684373" w:rsidP="00684373">
      <w:pPr>
        <w:ind w:left="720" w:hanging="720"/>
      </w:pPr>
    </w:p>
    <w:p w14:paraId="092CBF8E" w14:textId="36E60A5F" w:rsidR="00684373" w:rsidRPr="00F2026D" w:rsidRDefault="00603E09" w:rsidP="00684373">
      <w:pPr>
        <w:ind w:left="720" w:hanging="720"/>
        <w:rPr>
          <w:b/>
        </w:rPr>
      </w:pPr>
      <w:hyperlink r:id="rId197" w:history="1">
        <w:r w:rsidR="00FE4C7E" w:rsidRPr="00F2026D">
          <w:rPr>
            <w:rStyle w:val="Hyperlink"/>
            <w:b/>
          </w:rPr>
          <w:t>R1-1804137</w:t>
        </w:r>
      </w:hyperlink>
      <w:r w:rsidR="00684373" w:rsidRPr="00F2026D">
        <w:rPr>
          <w:b/>
        </w:rPr>
        <w:tab/>
        <w:t>Clarification on sREG to sCCE mapping for sTTI</w:t>
      </w:r>
      <w:r w:rsidR="00684373" w:rsidRPr="00F2026D">
        <w:rPr>
          <w:b/>
        </w:rPr>
        <w:tab/>
        <w:t>MediaTek Inc.</w:t>
      </w:r>
    </w:p>
    <w:p w14:paraId="14BD566C" w14:textId="695155B8" w:rsidR="00684373" w:rsidRPr="00684373" w:rsidRDefault="00684373" w:rsidP="00684373">
      <w:pPr>
        <w:ind w:left="720" w:hanging="720"/>
      </w:pPr>
      <w:r w:rsidRPr="00684373">
        <w:rPr>
          <w:highlight w:val="green"/>
        </w:rPr>
        <w:t xml:space="preserve">The text proposal in </w:t>
      </w:r>
      <w:hyperlink r:id="rId198" w:history="1">
        <w:r w:rsidR="00FE4C7E">
          <w:rPr>
            <w:rStyle w:val="Hyperlink"/>
            <w:highlight w:val="green"/>
          </w:rPr>
          <w:t>R1-1804137</w:t>
        </w:r>
      </w:hyperlink>
      <w:r w:rsidRPr="00684373">
        <w:rPr>
          <w:highlight w:val="green"/>
        </w:rPr>
        <w:t xml:space="preserve"> is endorsed.</w:t>
      </w:r>
    </w:p>
    <w:p w14:paraId="3EA92AAD" w14:textId="77777777" w:rsidR="00684373" w:rsidRPr="00684373" w:rsidRDefault="00684373" w:rsidP="00684373">
      <w:pPr>
        <w:ind w:left="720" w:hanging="720"/>
      </w:pPr>
    </w:p>
    <w:p w14:paraId="7AD70696" w14:textId="4E843510" w:rsidR="00684373" w:rsidRPr="00F2026D" w:rsidRDefault="00603E09" w:rsidP="00684373">
      <w:pPr>
        <w:ind w:left="720" w:hanging="720"/>
        <w:rPr>
          <w:b/>
        </w:rPr>
      </w:pPr>
      <w:hyperlink r:id="rId199" w:history="1">
        <w:r w:rsidR="00FE4C7E" w:rsidRPr="00F2026D">
          <w:rPr>
            <w:rStyle w:val="Hyperlink"/>
            <w:b/>
          </w:rPr>
          <w:t>R1-1804683</w:t>
        </w:r>
      </w:hyperlink>
      <w:r w:rsidR="00684373" w:rsidRPr="00F2026D">
        <w:rPr>
          <w:b/>
        </w:rPr>
        <w:tab/>
        <w:t>RE mapping of sPDCCH</w:t>
      </w:r>
      <w:r w:rsidR="00684373" w:rsidRPr="00F2026D">
        <w:rPr>
          <w:b/>
        </w:rPr>
        <w:tab/>
        <w:t>Intel Corporation, Ericsson, Nokia, Qualcomm</w:t>
      </w:r>
    </w:p>
    <w:p w14:paraId="26249D3B" w14:textId="3C3912C3" w:rsidR="00684373" w:rsidRPr="00684373" w:rsidRDefault="00684373" w:rsidP="00684373">
      <w:pPr>
        <w:ind w:left="720" w:hanging="720"/>
      </w:pPr>
      <w:r w:rsidRPr="00684373">
        <w:rPr>
          <w:highlight w:val="green"/>
        </w:rPr>
        <w:t xml:space="preserve">The text proposal in </w:t>
      </w:r>
      <w:hyperlink r:id="rId200" w:history="1">
        <w:r w:rsidR="00FE4C7E">
          <w:rPr>
            <w:rStyle w:val="Hyperlink"/>
            <w:highlight w:val="green"/>
          </w:rPr>
          <w:t>R1-1804683</w:t>
        </w:r>
      </w:hyperlink>
      <w:r w:rsidRPr="00684373">
        <w:rPr>
          <w:highlight w:val="green"/>
        </w:rPr>
        <w:t xml:space="preserve"> is endorsed.</w:t>
      </w:r>
    </w:p>
    <w:p w14:paraId="47E6E11A" w14:textId="650775C2" w:rsidR="00684373" w:rsidRPr="00684373" w:rsidRDefault="00684373" w:rsidP="00684373">
      <w:pPr>
        <w:ind w:left="720" w:hanging="720"/>
      </w:pPr>
    </w:p>
    <w:p w14:paraId="7F567BD5" w14:textId="356378EB" w:rsidR="00684373" w:rsidRPr="00F2026D" w:rsidRDefault="00603E09" w:rsidP="00684373">
      <w:pPr>
        <w:ind w:left="720" w:hanging="720"/>
        <w:rPr>
          <w:b/>
        </w:rPr>
      </w:pPr>
      <w:hyperlink r:id="rId201" w:history="1">
        <w:r w:rsidR="00FE4C7E" w:rsidRPr="00F2026D">
          <w:rPr>
            <w:rStyle w:val="Hyperlink"/>
            <w:b/>
          </w:rPr>
          <w:t>R1-1804902</w:t>
        </w:r>
      </w:hyperlink>
      <w:r w:rsidR="00684373" w:rsidRPr="00F2026D">
        <w:rPr>
          <w:b/>
        </w:rPr>
        <w:tab/>
        <w:t>Aspects related to DL control channel</w:t>
      </w:r>
      <w:r w:rsidR="00684373" w:rsidRPr="00F2026D">
        <w:rPr>
          <w:b/>
        </w:rPr>
        <w:tab/>
        <w:t>Qualcomm Incorporated</w:t>
      </w:r>
    </w:p>
    <w:p w14:paraId="34875469" w14:textId="77777777" w:rsidR="00F2026D" w:rsidRDefault="00F2026D" w:rsidP="00684373">
      <w:pPr>
        <w:ind w:left="720" w:hanging="720"/>
        <w:rPr>
          <w:highlight w:val="green"/>
        </w:rPr>
      </w:pPr>
    </w:p>
    <w:p w14:paraId="33D98EF8" w14:textId="5421ECD4" w:rsidR="00684373" w:rsidRPr="00684373" w:rsidRDefault="00684373" w:rsidP="00684373">
      <w:pPr>
        <w:ind w:left="720" w:hanging="720"/>
      </w:pPr>
      <w:r w:rsidRPr="00684373">
        <w:rPr>
          <w:highlight w:val="green"/>
        </w:rPr>
        <w:t>Agreement:</w:t>
      </w:r>
      <w:r w:rsidRPr="00684373">
        <w:t xml:space="preserve"> </w:t>
      </w:r>
    </w:p>
    <w:p w14:paraId="3C4E8BD9" w14:textId="77777777" w:rsidR="00684373" w:rsidRPr="00684373" w:rsidRDefault="00684373" w:rsidP="00684373">
      <w:pPr>
        <w:ind w:left="720" w:hanging="720"/>
      </w:pPr>
      <w:r w:rsidRPr="00684373">
        <w:t>Support for monitoring sPDCCH on RB sets with different RS types within a TTI is a UE capability.</w:t>
      </w:r>
    </w:p>
    <w:p w14:paraId="2C57CFD0" w14:textId="77777777" w:rsidR="00684373" w:rsidRPr="00684373" w:rsidRDefault="00684373" w:rsidP="00684373">
      <w:pPr>
        <w:ind w:left="720" w:hanging="720"/>
      </w:pPr>
    </w:p>
    <w:p w14:paraId="3FCC1915" w14:textId="745BDA9D" w:rsidR="00684373" w:rsidRPr="00684373" w:rsidRDefault="00603E09" w:rsidP="00684373">
      <w:pPr>
        <w:ind w:left="720" w:hanging="720"/>
        <w:rPr>
          <w:color w:val="D9D9D9"/>
        </w:rPr>
      </w:pPr>
      <w:hyperlink r:id="rId202" w:history="1">
        <w:r w:rsidR="00FE4C7E">
          <w:rPr>
            <w:rStyle w:val="Hyperlink"/>
          </w:rPr>
          <w:t>R1-1805087</w:t>
        </w:r>
      </w:hyperlink>
      <w:r w:rsidR="00684373" w:rsidRPr="00684373">
        <w:rPr>
          <w:color w:val="D9D9D9"/>
        </w:rPr>
        <w:tab/>
        <w:t>Clarification for sPDSCH rate matching behavior with two SPDCCH PRB set</w:t>
      </w:r>
      <w:r w:rsidR="00684373" w:rsidRPr="00684373">
        <w:rPr>
          <w:color w:val="D9D9D9"/>
        </w:rPr>
        <w:tab/>
        <w:t>MediaTek Inc.</w:t>
      </w:r>
    </w:p>
    <w:p w14:paraId="13EB0F27" w14:textId="77777777" w:rsidR="00684373" w:rsidRPr="00684373" w:rsidRDefault="00684373" w:rsidP="00684373">
      <w:pPr>
        <w:ind w:left="720" w:hanging="720"/>
        <w:rPr>
          <w:color w:val="D9D9D9"/>
        </w:rPr>
      </w:pPr>
      <w:r w:rsidRPr="00684373">
        <w:rPr>
          <w:color w:val="D9D9D9"/>
        </w:rPr>
        <w:t>Withdrawn</w:t>
      </w:r>
    </w:p>
    <w:p w14:paraId="3BB0FA73" w14:textId="20ED8027" w:rsidR="00684373" w:rsidRPr="00F2026D" w:rsidRDefault="00603E09" w:rsidP="00684373">
      <w:pPr>
        <w:ind w:left="720" w:hanging="720"/>
        <w:rPr>
          <w:b/>
        </w:rPr>
      </w:pPr>
      <w:hyperlink r:id="rId203" w:history="1">
        <w:r w:rsidR="00FE4C7E" w:rsidRPr="00F2026D">
          <w:rPr>
            <w:rStyle w:val="Hyperlink"/>
            <w:b/>
          </w:rPr>
          <w:t>R1-1805088</w:t>
        </w:r>
      </w:hyperlink>
      <w:r w:rsidR="00684373" w:rsidRPr="00F2026D">
        <w:rPr>
          <w:b/>
        </w:rPr>
        <w:tab/>
        <w:t>Clarification for assumption in SPT with CSS and USS overlap</w:t>
      </w:r>
      <w:r w:rsidR="00684373" w:rsidRPr="00F2026D">
        <w:rPr>
          <w:b/>
        </w:rPr>
        <w:tab/>
        <w:t>MediaTek Inc.</w:t>
      </w:r>
    </w:p>
    <w:p w14:paraId="0F84D8DC" w14:textId="3576785E" w:rsidR="00684373" w:rsidRPr="00F2026D" w:rsidRDefault="00603E09" w:rsidP="00684373">
      <w:pPr>
        <w:ind w:left="1440" w:hanging="1440"/>
        <w:rPr>
          <w:b/>
        </w:rPr>
      </w:pPr>
      <w:hyperlink r:id="rId204" w:history="1">
        <w:r w:rsidR="00FE4C7E" w:rsidRPr="00F2026D">
          <w:rPr>
            <w:rStyle w:val="Hyperlink"/>
            <w:b/>
          </w:rPr>
          <w:t>R1-1805129</w:t>
        </w:r>
      </w:hyperlink>
      <w:r w:rsidR="00684373" w:rsidRPr="00F2026D">
        <w:rPr>
          <w:b/>
        </w:rPr>
        <w:tab/>
        <w:t>EPDCCH monitoring restrictions for shorter TTI operation (36.213) - TP#45</w:t>
      </w:r>
      <w:r w:rsidR="00684373" w:rsidRPr="00F2026D">
        <w:rPr>
          <w:b/>
        </w:rPr>
        <w:tab/>
        <w:t>Nokia, Nokia Shanghai Bell,</w:t>
      </w:r>
      <w:r w:rsidR="00684373" w:rsidRPr="00684373">
        <w:t xml:space="preserve"> </w:t>
      </w:r>
      <w:r w:rsidR="00684373" w:rsidRPr="00F2026D">
        <w:rPr>
          <w:b/>
        </w:rPr>
        <w:t>Huawei, LG Electronics, Mediatek, Intel</w:t>
      </w:r>
    </w:p>
    <w:p w14:paraId="11B91F3B" w14:textId="77777777" w:rsidR="00F2026D" w:rsidRDefault="00F2026D" w:rsidP="00684373">
      <w:pPr>
        <w:ind w:left="1440" w:hanging="1440"/>
        <w:rPr>
          <w:highlight w:val="green"/>
        </w:rPr>
      </w:pPr>
    </w:p>
    <w:p w14:paraId="7680238B" w14:textId="327D7332" w:rsidR="00684373" w:rsidRPr="00684373" w:rsidRDefault="00684373" w:rsidP="00684373">
      <w:pPr>
        <w:ind w:left="1440" w:hanging="1440"/>
      </w:pPr>
      <w:r w:rsidRPr="00684373">
        <w:rPr>
          <w:highlight w:val="green"/>
        </w:rPr>
        <w:t>Agreement:</w:t>
      </w:r>
    </w:p>
    <w:p w14:paraId="2CE09178" w14:textId="38BDF320" w:rsidR="00684373" w:rsidRDefault="00684373" w:rsidP="00684373">
      <w:pPr>
        <w:ind w:left="1440" w:hanging="1440"/>
      </w:pPr>
      <w:r w:rsidRPr="00684373">
        <w:t>The following text proposal for section 9.1.4 of TS 36.213 is endorsed</w:t>
      </w:r>
      <w:r>
        <w:t>.</w:t>
      </w:r>
    </w:p>
    <w:p w14:paraId="6A24F621" w14:textId="5527FFA1" w:rsidR="00684373" w:rsidRPr="00684373" w:rsidRDefault="00684373" w:rsidP="00684373">
      <w:pPr>
        <w:ind w:left="1440" w:hanging="1440"/>
      </w:pPr>
      <w:r>
        <w:t>--- Start of TP ---</w:t>
      </w:r>
    </w:p>
    <w:p w14:paraId="3E3979BE" w14:textId="77777777" w:rsidR="00684373" w:rsidRPr="00684373" w:rsidRDefault="00684373" w:rsidP="00684373">
      <w:r w:rsidRPr="00684373">
        <w:t xml:space="preserve">9.1.4 </w:t>
      </w:r>
      <w:r w:rsidRPr="00684373">
        <w:tab/>
        <w:t>EPDCCH assignment procedure</w:t>
      </w:r>
    </w:p>
    <w:p w14:paraId="3E003D00" w14:textId="5E05EA92" w:rsidR="00684373" w:rsidRPr="00684373" w:rsidRDefault="00684373" w:rsidP="00684373">
      <w:r w:rsidRPr="00684373">
        <w:t xml:space="preserve">For each serving cell, higher layer signalling can configure a UE with one or two EPDCCH-PRB-sets for EPDCCH monitoring. The PRB-pairs corresponding to an EPDCCH-PRB-set are indicated by higher layers as described in Subclause 9.1.4.4. Each EPDCCH-PRB-set consists of set of ECCEs numbered from 0 to </w:t>
      </w:r>
      <w:r w:rsidRPr="00684373">
        <w:rPr>
          <w:noProof/>
          <w:position w:val="-14"/>
          <w:lang w:eastAsia="en-GB"/>
        </w:rPr>
        <w:drawing>
          <wp:inline distT="0" distB="0" distL="0" distR="0" wp14:anchorId="5F05F076" wp14:editId="186461BA">
            <wp:extent cx="762000" cy="251460"/>
            <wp:effectExtent l="0" t="0" r="0" b="0"/>
            <wp:docPr id="1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762000" cy="251460"/>
                    </a:xfrm>
                    <a:prstGeom prst="rect">
                      <a:avLst/>
                    </a:prstGeom>
                    <a:noFill/>
                    <a:ln>
                      <a:noFill/>
                    </a:ln>
                  </pic:spPr>
                </pic:pic>
              </a:graphicData>
            </a:graphic>
          </wp:inline>
        </w:drawing>
      </w:r>
      <w:r w:rsidRPr="00684373">
        <w:t xml:space="preserve">where </w:t>
      </w:r>
      <w:r w:rsidRPr="00684373">
        <w:rPr>
          <w:noProof/>
          <w:position w:val="-14"/>
          <w:lang w:eastAsia="en-GB"/>
        </w:rPr>
        <w:drawing>
          <wp:inline distT="0" distB="0" distL="0" distR="0" wp14:anchorId="01E6CA52" wp14:editId="33F46B0C">
            <wp:extent cx="556260" cy="251460"/>
            <wp:effectExtent l="0" t="0" r="0" b="0"/>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556260" cy="251460"/>
                    </a:xfrm>
                    <a:prstGeom prst="rect">
                      <a:avLst/>
                    </a:prstGeom>
                    <a:noFill/>
                    <a:ln>
                      <a:noFill/>
                    </a:ln>
                  </pic:spPr>
                </pic:pic>
              </a:graphicData>
            </a:graphic>
          </wp:inline>
        </w:drawing>
      </w:r>
      <w:r w:rsidRPr="00684373">
        <w:t xml:space="preserve">is the number of ECCEs in EPDCCH-PRB-set </w:t>
      </w:r>
      <w:r w:rsidRPr="00684373">
        <w:rPr>
          <w:noProof/>
          <w:position w:val="-10"/>
          <w:lang w:eastAsia="en-GB"/>
        </w:rPr>
        <w:drawing>
          <wp:inline distT="0" distB="0" distL="0" distR="0" wp14:anchorId="0DEC4B0A" wp14:editId="51D8F495">
            <wp:extent cx="152400" cy="1752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sidRPr="00684373">
        <w:t xml:space="preserve"> of subframe </w:t>
      </w:r>
      <w:r w:rsidRPr="00684373">
        <w:rPr>
          <w:noProof/>
          <w:position w:val="-6"/>
          <w:lang w:eastAsia="en-GB"/>
        </w:rPr>
        <w:drawing>
          <wp:inline distT="0" distB="0" distL="0" distR="0" wp14:anchorId="3D07684C" wp14:editId="6D33D3DB">
            <wp:extent cx="114300" cy="1752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114300" cy="175260"/>
                    </a:xfrm>
                    <a:prstGeom prst="rect">
                      <a:avLst/>
                    </a:prstGeom>
                    <a:noFill/>
                    <a:ln>
                      <a:noFill/>
                    </a:ln>
                  </pic:spPr>
                </pic:pic>
              </a:graphicData>
            </a:graphic>
          </wp:inline>
        </w:drawing>
      </w:r>
      <w:r w:rsidRPr="00684373">
        <w:t xml:space="preserve">. </w:t>
      </w:r>
      <w:r w:rsidRPr="00684373">
        <w:rPr>
          <w:lang w:val="en-US"/>
        </w:rPr>
        <w:t>Each EPDCCH-PRB-set can be configured for either localized EPDCCH transmission or distributed EPDCCH transmission.</w:t>
      </w:r>
    </w:p>
    <w:p w14:paraId="2A30EDB6" w14:textId="77777777" w:rsidR="00684373" w:rsidRPr="00684373" w:rsidRDefault="00684373" w:rsidP="00684373">
      <w:r w:rsidRPr="00684373">
        <w:t>The UE shall monitor a set of EPDCCH candidates on one or more activated serving cells as configured by higher layer signalling for control information, where monitoring implies attempting to decode each of the EPDCCHs in the set according to the monitored DCI formats.</w:t>
      </w:r>
    </w:p>
    <w:p w14:paraId="321C2840" w14:textId="77777777" w:rsidR="00684373" w:rsidRPr="00684373" w:rsidRDefault="00684373" w:rsidP="00684373">
      <w:pPr>
        <w:ind w:left="720" w:hanging="720"/>
      </w:pPr>
      <w:r w:rsidRPr="00684373">
        <w:t xml:space="preserve">A BL/CE UE is not required to monitor EPDCCH. </w:t>
      </w:r>
    </w:p>
    <w:p w14:paraId="7D40DD83" w14:textId="77777777" w:rsidR="00684373" w:rsidRPr="00684373" w:rsidRDefault="00684373" w:rsidP="00684373">
      <w:r w:rsidRPr="00684373">
        <w:rPr>
          <w:strike/>
        </w:rPr>
        <w:t>For a serving cell, a</w:t>
      </w:r>
      <w:r w:rsidRPr="00684373">
        <w:t xml:space="preserve"> </w:t>
      </w:r>
      <w:r w:rsidRPr="00684373">
        <w:rPr>
          <w:color w:val="FF0000"/>
        </w:rPr>
        <w:t xml:space="preserve">A </w:t>
      </w:r>
      <w:r w:rsidRPr="00684373">
        <w:t>UE configured with higher layer parameter</w:t>
      </w:r>
      <w:r w:rsidRPr="00684373">
        <w:rPr>
          <w:color w:val="FF0000"/>
        </w:rPr>
        <w:t>s</w:t>
      </w:r>
      <w:r w:rsidRPr="00684373">
        <w:t xml:space="preserve"> </w:t>
      </w:r>
      <w:r w:rsidRPr="00684373">
        <w:rPr>
          <w:i/>
          <w:lang w:eastAsia="zh-CN"/>
        </w:rPr>
        <w:t>shortProcessingTime</w:t>
      </w:r>
      <w:r w:rsidRPr="00684373">
        <w:t xml:space="preserve"> </w:t>
      </w:r>
      <w:r w:rsidRPr="00684373">
        <w:rPr>
          <w:color w:val="FF0000"/>
        </w:rPr>
        <w:t xml:space="preserve">and/or </w:t>
      </w:r>
      <w:r w:rsidRPr="00684373">
        <w:rPr>
          <w:bCs/>
          <w:i/>
          <w:iCs/>
          <w:color w:val="FF0000"/>
          <w:u w:val="single"/>
        </w:rPr>
        <w:t>s</w:t>
      </w:r>
      <w:r w:rsidRPr="00684373">
        <w:rPr>
          <w:bCs/>
          <w:i/>
          <w:iCs/>
          <w:color w:val="FF0000"/>
        </w:rPr>
        <w:t>hortTTI</w:t>
      </w:r>
      <w:r w:rsidRPr="00684373">
        <w:rPr>
          <w:bCs/>
          <w:iCs/>
          <w:color w:val="FF0000"/>
        </w:rPr>
        <w:t xml:space="preserve"> for a serving cell, </w:t>
      </w:r>
      <w:r w:rsidRPr="00684373">
        <w:t xml:space="preserve">is not required to monitor EPDCCH </w:t>
      </w:r>
      <w:r w:rsidRPr="00684373">
        <w:rPr>
          <w:color w:val="FF0000"/>
        </w:rPr>
        <w:t>for that serving cell or on that serving cell</w:t>
      </w:r>
      <w:r w:rsidRPr="00684373">
        <w:t>.</w:t>
      </w:r>
    </w:p>
    <w:p w14:paraId="3C7EE89F" w14:textId="77777777" w:rsidR="00684373" w:rsidRPr="00684373" w:rsidRDefault="00684373" w:rsidP="00684373">
      <w:pPr>
        <w:ind w:left="720" w:hanging="720"/>
      </w:pPr>
      <w:r w:rsidRPr="00684373">
        <w:t>A</w:t>
      </w:r>
      <w:r w:rsidRPr="00684373">
        <w:rPr>
          <w:lang w:eastAsia="zh-CN"/>
        </w:rPr>
        <w:t xml:space="preserve"> UE is not required to monitor</w:t>
      </w:r>
      <w:r w:rsidRPr="00684373">
        <w:t xml:space="preserve"> EPDCCH in an MBSFN subframe with zero-size non-MBSFN region.</w:t>
      </w:r>
    </w:p>
    <w:p w14:paraId="6BAEE351" w14:textId="77777777" w:rsidR="00684373" w:rsidRPr="00684373" w:rsidRDefault="00684373" w:rsidP="00684373">
      <w:pPr>
        <w:ind w:left="720" w:hanging="720"/>
      </w:pPr>
      <w:r w:rsidRPr="00684373">
        <w:t>The set of EPDCCH candidates to monitor are defined in terms of EPDCCH UE-specific search spaces.</w:t>
      </w:r>
    </w:p>
    <w:p w14:paraId="2F53862D" w14:textId="77777777" w:rsidR="00684373" w:rsidRPr="00684373" w:rsidRDefault="00684373" w:rsidP="00684373">
      <w:pPr>
        <w:ind w:left="720" w:hanging="720"/>
      </w:pPr>
      <w:r w:rsidRPr="00684373">
        <w:t xml:space="preserve">For each serving cell, the subframes in which the UE monitors EPDCCH UE-specific search spaces are configured by higher layers. </w:t>
      </w:r>
    </w:p>
    <w:p w14:paraId="324F279E" w14:textId="5C2E9280" w:rsidR="00684373" w:rsidRDefault="00684373" w:rsidP="00684373">
      <w:pPr>
        <w:ind w:left="1440" w:hanging="1440"/>
      </w:pPr>
      <w:r>
        <w:t>--- End of TP ---</w:t>
      </w:r>
    </w:p>
    <w:p w14:paraId="01B720CE" w14:textId="77777777" w:rsidR="00684373" w:rsidRPr="00684373" w:rsidRDefault="00684373" w:rsidP="00684373">
      <w:pPr>
        <w:ind w:left="1440" w:hanging="1440"/>
      </w:pPr>
    </w:p>
    <w:p w14:paraId="21AFA5E0" w14:textId="77777777" w:rsidR="00684373" w:rsidRPr="00684373" w:rsidRDefault="00684373" w:rsidP="00684373">
      <w:pPr>
        <w:ind w:left="1440" w:hanging="1440"/>
      </w:pPr>
      <w:r w:rsidRPr="00684373">
        <w:rPr>
          <w:highlight w:val="green"/>
        </w:rPr>
        <w:t>Agreement:</w:t>
      </w:r>
    </w:p>
    <w:p w14:paraId="6A7B552B" w14:textId="77777777" w:rsidR="00684373" w:rsidRPr="00684373" w:rsidRDefault="00684373" w:rsidP="00684373">
      <w:pPr>
        <w:ind w:left="1440" w:hanging="1440"/>
      </w:pPr>
      <w:r w:rsidRPr="00684373">
        <w:t>UE can indicate its capability to support the following separately</w:t>
      </w:r>
    </w:p>
    <w:p w14:paraId="187F47D0" w14:textId="77777777" w:rsidR="00684373" w:rsidRPr="00684373" w:rsidRDefault="00684373" w:rsidP="00684373">
      <w:pPr>
        <w:numPr>
          <w:ilvl w:val="0"/>
          <w:numId w:val="34"/>
        </w:numPr>
      </w:pPr>
      <w:r w:rsidRPr="00684373">
        <w:t>EPDCCH and sTTI on different serving cells</w:t>
      </w:r>
    </w:p>
    <w:p w14:paraId="65F2AD55" w14:textId="77777777" w:rsidR="00684373" w:rsidRPr="00684373" w:rsidRDefault="00684373" w:rsidP="00684373">
      <w:pPr>
        <w:numPr>
          <w:ilvl w:val="0"/>
          <w:numId w:val="34"/>
        </w:numPr>
      </w:pPr>
      <w:r w:rsidRPr="00684373">
        <w:t>EPDCCH and Shortened processing time on different serving cells</w:t>
      </w:r>
    </w:p>
    <w:p w14:paraId="29F08D9E" w14:textId="77777777" w:rsidR="00684373" w:rsidRPr="00684373" w:rsidRDefault="00684373" w:rsidP="00684373">
      <w:pPr>
        <w:ind w:left="1440" w:hanging="1440"/>
      </w:pPr>
    </w:p>
    <w:p w14:paraId="0C75A3EB" w14:textId="382B64A2" w:rsidR="00684373" w:rsidRPr="00C82F49" w:rsidRDefault="00603E09" w:rsidP="00684373">
      <w:pPr>
        <w:ind w:left="720" w:hanging="720"/>
        <w:rPr>
          <w:b/>
        </w:rPr>
      </w:pPr>
      <w:hyperlink r:id="rId209" w:history="1">
        <w:r w:rsidR="00FE4C7E" w:rsidRPr="00C82F49">
          <w:rPr>
            <w:rStyle w:val="Hyperlink"/>
            <w:b/>
          </w:rPr>
          <w:t>R1-1805149</w:t>
        </w:r>
      </w:hyperlink>
      <w:r w:rsidR="00684373" w:rsidRPr="00C82F49">
        <w:rPr>
          <w:b/>
        </w:rPr>
        <w:tab/>
        <w:t>TP to 36.211 Excluding TDM support for subslot CRS-based SPDCCH and DMRS-based PDSCH</w:t>
      </w:r>
      <w:r w:rsidR="00684373" w:rsidRPr="00C82F49">
        <w:rPr>
          <w:b/>
        </w:rPr>
        <w:tab/>
        <w:t>Ericsson, Nokia, Nokia Shanghai Bell, Intel, Huawei, HiSilicon, Qualcomm, LG Electronics</w:t>
      </w:r>
    </w:p>
    <w:p w14:paraId="181E26B8" w14:textId="4247E5F0" w:rsidR="00684373" w:rsidRPr="00684373" w:rsidRDefault="00684373" w:rsidP="00684373">
      <w:pPr>
        <w:ind w:left="720" w:hanging="720"/>
      </w:pPr>
      <w:r w:rsidRPr="00684373">
        <w:rPr>
          <w:highlight w:val="green"/>
        </w:rPr>
        <w:t xml:space="preserve">The text proposals in </w:t>
      </w:r>
      <w:hyperlink r:id="rId210" w:history="1">
        <w:r w:rsidR="00FE4C7E">
          <w:rPr>
            <w:rStyle w:val="Hyperlink"/>
            <w:highlight w:val="green"/>
          </w:rPr>
          <w:t>R1-1805149</w:t>
        </w:r>
      </w:hyperlink>
      <w:r w:rsidRPr="00684373">
        <w:rPr>
          <w:highlight w:val="green"/>
        </w:rPr>
        <w:t xml:space="preserve"> are endorsed.</w:t>
      </w:r>
    </w:p>
    <w:p w14:paraId="57C02B19" w14:textId="77777777" w:rsidR="00684373" w:rsidRPr="00684373" w:rsidRDefault="00684373" w:rsidP="00684373">
      <w:pPr>
        <w:pStyle w:val="Heading5"/>
        <w:rPr>
          <w:lang w:eastAsia="ja-JP"/>
        </w:rPr>
      </w:pPr>
      <w:bookmarkStart w:id="59" w:name="_Toc514184572"/>
      <w:r w:rsidRPr="00684373">
        <w:rPr>
          <w:lang w:eastAsia="ja-JP"/>
        </w:rPr>
        <w:t>Aspects related to UL control channel</w:t>
      </w:r>
      <w:bookmarkEnd w:id="59"/>
      <w:r w:rsidRPr="00684373">
        <w:rPr>
          <w:lang w:eastAsia="ja-JP"/>
        </w:rPr>
        <w:t xml:space="preserve"> </w:t>
      </w:r>
    </w:p>
    <w:p w14:paraId="02423826" w14:textId="67202AE7" w:rsidR="00684373" w:rsidRPr="00C82F49" w:rsidRDefault="00603E09" w:rsidP="00684373">
      <w:pPr>
        <w:ind w:left="720" w:hanging="720"/>
        <w:rPr>
          <w:b/>
        </w:rPr>
      </w:pPr>
      <w:hyperlink r:id="rId211" w:history="1">
        <w:r w:rsidR="00FE4C7E" w:rsidRPr="00C82F49">
          <w:rPr>
            <w:rStyle w:val="Hyperlink"/>
            <w:b/>
          </w:rPr>
          <w:t>R1-1803720</w:t>
        </w:r>
      </w:hyperlink>
      <w:r w:rsidR="00684373" w:rsidRPr="00C82F49">
        <w:rPr>
          <w:b/>
        </w:rPr>
        <w:tab/>
        <w:t>Aspects related to UL control channel</w:t>
      </w:r>
      <w:r w:rsidR="00684373" w:rsidRPr="00C82F49">
        <w:rPr>
          <w:b/>
        </w:rPr>
        <w:tab/>
        <w:t>Huawei, HiSilicon</w:t>
      </w:r>
    </w:p>
    <w:p w14:paraId="4170CA05" w14:textId="266B1DC6" w:rsidR="00684373" w:rsidRPr="00C82F49" w:rsidRDefault="00603E09" w:rsidP="00684373">
      <w:pPr>
        <w:ind w:left="720" w:hanging="720"/>
        <w:rPr>
          <w:b/>
        </w:rPr>
      </w:pPr>
      <w:hyperlink r:id="rId212" w:history="1">
        <w:r w:rsidR="00FE4C7E" w:rsidRPr="00C82F49">
          <w:rPr>
            <w:rStyle w:val="Hyperlink"/>
            <w:b/>
          </w:rPr>
          <w:t>R1-1804903</w:t>
        </w:r>
      </w:hyperlink>
      <w:r w:rsidR="00684373" w:rsidRPr="00C82F49">
        <w:rPr>
          <w:b/>
        </w:rPr>
        <w:tab/>
        <w:t>Aspects related to UL control channel</w:t>
      </w:r>
      <w:r w:rsidR="00684373" w:rsidRPr="00C82F49">
        <w:rPr>
          <w:b/>
        </w:rPr>
        <w:tab/>
        <w:t>Qualcomm Incorporated</w:t>
      </w:r>
    </w:p>
    <w:p w14:paraId="1F02EED9" w14:textId="4F033267" w:rsidR="00684373" w:rsidRPr="00C82F49" w:rsidRDefault="00603E09" w:rsidP="00684373">
      <w:pPr>
        <w:ind w:left="720" w:hanging="720"/>
        <w:rPr>
          <w:b/>
        </w:rPr>
      </w:pPr>
      <w:hyperlink r:id="rId213" w:history="1">
        <w:r w:rsidR="00FE4C7E" w:rsidRPr="00C82F49">
          <w:rPr>
            <w:rStyle w:val="Hyperlink"/>
            <w:b/>
          </w:rPr>
          <w:t>R1-1805310</w:t>
        </w:r>
      </w:hyperlink>
      <w:r w:rsidR="00684373" w:rsidRPr="00C82F49">
        <w:rPr>
          <w:b/>
        </w:rPr>
        <w:t xml:space="preserve"> (revision of </w:t>
      </w:r>
      <w:hyperlink r:id="rId214" w:history="1">
        <w:r w:rsidR="00FE4C7E" w:rsidRPr="00C82F49">
          <w:rPr>
            <w:rStyle w:val="Hyperlink"/>
            <w:b/>
          </w:rPr>
          <w:t>R1-1805161</w:t>
        </w:r>
      </w:hyperlink>
      <w:r w:rsidR="00684373" w:rsidRPr="00C82F49">
        <w:rPr>
          <w:b/>
        </w:rPr>
        <w:t>)</w:t>
      </w:r>
      <w:r w:rsidR="00684373" w:rsidRPr="00C82F49">
        <w:rPr>
          <w:b/>
        </w:rPr>
        <w:tab/>
        <w:t>Correction to UE sounding procedures (36.213)</w:t>
      </w:r>
      <w:r w:rsidR="00684373" w:rsidRPr="00C82F49">
        <w:rPr>
          <w:b/>
        </w:rPr>
        <w:tab/>
        <w:t>Ericsson</w:t>
      </w:r>
    </w:p>
    <w:p w14:paraId="47B8E8C6" w14:textId="75DF01FA" w:rsidR="00684373" w:rsidRPr="00684373" w:rsidRDefault="00684373" w:rsidP="00684373">
      <w:pPr>
        <w:ind w:left="720" w:hanging="720"/>
      </w:pPr>
      <w:r w:rsidRPr="00684373">
        <w:rPr>
          <w:highlight w:val="green"/>
        </w:rPr>
        <w:t xml:space="preserve">The text proposals in sections 2 and 3 of </w:t>
      </w:r>
      <w:hyperlink r:id="rId215" w:history="1">
        <w:r w:rsidR="00FE4C7E">
          <w:rPr>
            <w:rStyle w:val="Hyperlink"/>
            <w:highlight w:val="green"/>
          </w:rPr>
          <w:t>R1-1805310</w:t>
        </w:r>
      </w:hyperlink>
      <w:r w:rsidRPr="00684373">
        <w:rPr>
          <w:highlight w:val="green"/>
        </w:rPr>
        <w:t xml:space="preserve"> are endorsed.</w:t>
      </w:r>
    </w:p>
    <w:p w14:paraId="1BC6CFA5" w14:textId="77777777" w:rsidR="00684373" w:rsidRPr="00684373" w:rsidRDefault="00684373" w:rsidP="00684373">
      <w:pPr>
        <w:pStyle w:val="Heading5"/>
      </w:pPr>
      <w:bookmarkStart w:id="60" w:name="_Toc514184573"/>
      <w:r w:rsidRPr="00684373">
        <w:t>Aspects related to DL data channel</w:t>
      </w:r>
      <w:bookmarkEnd w:id="60"/>
    </w:p>
    <w:p w14:paraId="3518AD02" w14:textId="109E9A71" w:rsidR="00684373" w:rsidRPr="00684373" w:rsidRDefault="00603E09" w:rsidP="00684373">
      <w:pPr>
        <w:ind w:left="720" w:hanging="720"/>
      </w:pPr>
      <w:hyperlink r:id="rId216" w:history="1">
        <w:r w:rsidR="00FE4C7E">
          <w:rPr>
            <w:rStyle w:val="Hyperlink"/>
          </w:rPr>
          <w:t>R1-1803716</w:t>
        </w:r>
      </w:hyperlink>
      <w:r w:rsidR="00684373" w:rsidRPr="00684373">
        <w:tab/>
        <w:t>Aspects related to DL data channel</w:t>
      </w:r>
      <w:r w:rsidR="00684373" w:rsidRPr="00684373">
        <w:tab/>
        <w:t>Huawei, HiSilicon</w:t>
      </w:r>
    </w:p>
    <w:p w14:paraId="0EB1E4D2" w14:textId="6CF69ECC" w:rsidR="00684373" w:rsidRPr="00684373" w:rsidRDefault="00603E09" w:rsidP="00684373">
      <w:pPr>
        <w:ind w:left="1440" w:hanging="1440"/>
      </w:pPr>
      <w:hyperlink r:id="rId217" w:history="1">
        <w:r w:rsidR="00FE4C7E">
          <w:rPr>
            <w:rStyle w:val="Hyperlink"/>
          </w:rPr>
          <w:t>R1-1804508</w:t>
        </w:r>
      </w:hyperlink>
      <w:r w:rsidR="00684373" w:rsidRPr="00684373">
        <w:tab/>
        <w:t>Corrections related to DL data channel for sTTI operation</w:t>
      </w:r>
      <w:r w:rsidR="00684373" w:rsidRPr="00684373">
        <w:tab/>
        <w:t>LG Electronics, Ericsson, Nokia, Nokia Shanghai Bell, Intel Corporation</w:t>
      </w:r>
    </w:p>
    <w:p w14:paraId="59A3FD84" w14:textId="069C7F8C" w:rsidR="00684373" w:rsidRPr="00C82F49" w:rsidRDefault="00603E09" w:rsidP="00684373">
      <w:pPr>
        <w:ind w:left="1440" w:hanging="1440"/>
        <w:rPr>
          <w:b/>
        </w:rPr>
      </w:pPr>
      <w:hyperlink r:id="rId218" w:history="1">
        <w:r w:rsidR="00FE4C7E" w:rsidRPr="00C82F49">
          <w:rPr>
            <w:rStyle w:val="Hyperlink"/>
            <w:b/>
          </w:rPr>
          <w:t>R1-1805399</w:t>
        </w:r>
      </w:hyperlink>
      <w:r w:rsidR="00684373" w:rsidRPr="00C82F49">
        <w:rPr>
          <w:b/>
        </w:rPr>
        <w:tab/>
        <w:t>Corrections related to DL data channel for sTTI operation</w:t>
      </w:r>
      <w:r w:rsidR="00684373" w:rsidRPr="00C82F49">
        <w:rPr>
          <w:b/>
        </w:rPr>
        <w:tab/>
        <w:t>LG Electronics, Ericsson, Nokia, Nokia Shanghai Bell, Intel Corporation</w:t>
      </w:r>
    </w:p>
    <w:p w14:paraId="6E9DACDA" w14:textId="77777777" w:rsidR="00C82F49" w:rsidRDefault="00C82F49" w:rsidP="00684373">
      <w:pPr>
        <w:ind w:left="1440" w:hanging="1440"/>
        <w:rPr>
          <w:highlight w:val="green"/>
        </w:rPr>
      </w:pPr>
    </w:p>
    <w:p w14:paraId="034197C2" w14:textId="1C511BA1" w:rsidR="00684373" w:rsidRPr="00684373" w:rsidRDefault="00684373" w:rsidP="00684373">
      <w:pPr>
        <w:ind w:left="1440" w:hanging="1440"/>
      </w:pPr>
      <w:r w:rsidRPr="00684373">
        <w:rPr>
          <w:highlight w:val="green"/>
        </w:rPr>
        <w:t>Agreement:</w:t>
      </w:r>
    </w:p>
    <w:p w14:paraId="0667A90C" w14:textId="283A6F3E" w:rsidR="00684373" w:rsidRDefault="00684373" w:rsidP="00684373">
      <w:pPr>
        <w:ind w:left="1440" w:hanging="1440"/>
      </w:pPr>
      <w:r w:rsidRPr="00684373">
        <w:lastRenderedPageBreak/>
        <w:t>The following modifications to Section 7.1 of TS36.213 are agreed.</w:t>
      </w:r>
    </w:p>
    <w:p w14:paraId="64CA7710" w14:textId="2C335951" w:rsidR="00684373" w:rsidRPr="00684373" w:rsidRDefault="00684373" w:rsidP="00684373">
      <w:pPr>
        <w:ind w:left="1440" w:hanging="1440"/>
      </w:pPr>
      <w:r>
        <w:t>--- Start of TP ---</w:t>
      </w:r>
    </w:p>
    <w:p w14:paraId="51CCF459" w14:textId="77777777" w:rsidR="00684373" w:rsidRPr="00684373" w:rsidRDefault="00684373" w:rsidP="00684373">
      <w:pPr>
        <w:rPr>
          <w:lang w:eastAsia="en-GB"/>
        </w:rPr>
      </w:pPr>
      <w:r w:rsidRPr="00684373">
        <w:rPr>
          <w:lang w:eastAsia="en-GB"/>
        </w:rPr>
        <w:t>7.1 UE</w:t>
      </w:r>
      <w:r w:rsidRPr="00684373">
        <w:rPr>
          <w:rFonts w:hint="eastAsia"/>
          <w:lang w:eastAsia="en-GB"/>
        </w:rPr>
        <w:t xml:space="preserve"> procedure for </w:t>
      </w:r>
      <w:r w:rsidRPr="00684373">
        <w:rPr>
          <w:lang w:eastAsia="en-GB"/>
        </w:rPr>
        <w:t>receiving the physical downlink shared channel</w:t>
      </w:r>
    </w:p>
    <w:p w14:paraId="3EC6D3A3" w14:textId="77777777" w:rsidR="00684373" w:rsidRPr="00684373" w:rsidRDefault="00684373" w:rsidP="00684373">
      <w:pPr>
        <w:spacing w:before="120" w:after="120"/>
        <w:ind w:firstLineChars="100" w:firstLine="200"/>
        <w:jc w:val="center"/>
        <w:rPr>
          <w:rFonts w:eastAsia="Malgun Gothic"/>
          <w:b/>
          <w:color w:val="FF0000"/>
          <w:szCs w:val="20"/>
          <w:lang w:eastAsia="ko-KR"/>
        </w:rPr>
      </w:pPr>
      <w:r w:rsidRPr="00684373">
        <w:rPr>
          <w:rFonts w:eastAsia="Malgun Gothic" w:hint="eastAsia"/>
          <w:b/>
          <w:color w:val="FF0000"/>
          <w:szCs w:val="20"/>
          <w:lang w:eastAsia="ko-KR"/>
        </w:rPr>
        <w:t xml:space="preserve">&lt;Unchanged </w:t>
      </w:r>
      <w:r w:rsidRPr="00684373">
        <w:rPr>
          <w:rFonts w:eastAsia="Malgun Gothic"/>
          <w:b/>
          <w:color w:val="FF0000"/>
          <w:szCs w:val="20"/>
          <w:lang w:eastAsia="ko-KR"/>
        </w:rPr>
        <w:t>parts are</w:t>
      </w:r>
      <w:r w:rsidRPr="00684373">
        <w:rPr>
          <w:rFonts w:eastAsia="Malgun Gothic" w:hint="eastAsia"/>
          <w:b/>
          <w:color w:val="FF0000"/>
          <w:szCs w:val="20"/>
          <w:lang w:eastAsia="ko-KR"/>
        </w:rPr>
        <w:t xml:space="preserve"> omitted&gt;</w:t>
      </w:r>
    </w:p>
    <w:p w14:paraId="6CB1F28C" w14:textId="77777777" w:rsidR="00684373" w:rsidRPr="00684373" w:rsidRDefault="00684373" w:rsidP="00684373">
      <w:pPr>
        <w:overflowPunct w:val="0"/>
        <w:autoSpaceDE w:val="0"/>
        <w:autoSpaceDN w:val="0"/>
        <w:adjustRightInd w:val="0"/>
        <w:textAlignment w:val="baseline"/>
        <w:rPr>
          <w:rFonts w:eastAsia="Times New Roman"/>
          <w:lang w:eastAsia="en-GB"/>
        </w:rPr>
      </w:pPr>
      <w:r w:rsidRPr="00684373">
        <w:rPr>
          <w:lang w:eastAsia="en-GB"/>
        </w:rPr>
        <w:t xml:space="preserve">For a UE configured with higher layer parameter </w:t>
      </w:r>
      <w:r w:rsidRPr="00684373">
        <w:rPr>
          <w:rFonts w:eastAsia="Times New Roman"/>
          <w:i/>
          <w:lang w:eastAsia="en-GB"/>
        </w:rPr>
        <w:t>shortTTI,</w:t>
      </w:r>
      <w:r w:rsidRPr="00684373">
        <w:rPr>
          <w:rFonts w:eastAsia="Times New Roman"/>
          <w:lang w:eastAsia="en-GB"/>
        </w:rPr>
        <w:t xml:space="preserve"> the UE is not expected to receive </w:t>
      </w:r>
    </w:p>
    <w:p w14:paraId="01B2D901" w14:textId="77777777" w:rsidR="00684373" w:rsidRPr="00684373" w:rsidRDefault="00684373" w:rsidP="00C82F49">
      <w:pPr>
        <w:overflowPunct w:val="0"/>
        <w:autoSpaceDE w:val="0"/>
        <w:autoSpaceDN w:val="0"/>
        <w:adjustRightInd w:val="0"/>
        <w:ind w:left="568" w:hanging="284"/>
        <w:textAlignment w:val="baseline"/>
        <w:rPr>
          <w:lang w:eastAsia="en-GB"/>
        </w:rPr>
      </w:pPr>
      <w:r w:rsidRPr="00684373">
        <w:rPr>
          <w:rFonts w:eastAsia="Times New Roman"/>
          <w:lang w:eastAsia="en-GB"/>
        </w:rPr>
        <w:t>-</w:t>
      </w:r>
      <w:r w:rsidRPr="00684373">
        <w:rPr>
          <w:rFonts w:eastAsia="Times New Roman"/>
          <w:lang w:eastAsia="en-GB"/>
        </w:rPr>
        <w:tab/>
        <w:t>PDSCH data transmissions signalled via PDCCH/SPDCCH</w:t>
      </w:r>
      <w:r w:rsidRPr="00684373">
        <w:rPr>
          <w:lang w:eastAsia="en-GB"/>
        </w:rPr>
        <w:t xml:space="preserve"> with CRC scrambled by the C-RNTI/SPS C-RNTI and DCI format </w:t>
      </w:r>
      <w:r w:rsidRPr="00684373">
        <w:rPr>
          <w:rFonts w:eastAsia="Times New Roman"/>
          <w:lang w:eastAsia="en-GB"/>
        </w:rPr>
        <w:t>7-1</w:t>
      </w:r>
      <w:r w:rsidRPr="00684373">
        <w:rPr>
          <w:rFonts w:eastAsia="Times New Roman"/>
          <w:lang w:val="en-US" w:eastAsia="en-GB"/>
        </w:rPr>
        <w:t>A/7-1B/7-1C/7-1D/7-1E/7-1F/7-1G</w:t>
      </w:r>
      <w:r w:rsidRPr="00684373">
        <w:rPr>
          <w:lang w:eastAsia="en-GB"/>
        </w:rPr>
        <w:t xml:space="preserve"> for a transport block corresponding to a HARQ process with NDI not toggled if the previous PDSCH transmission of the transport block was signalled via PDCCH/EPDCCH with CRC scrambled by the C-RNTI/SPS C-RNTI with DCI format other than DCI format </w:t>
      </w:r>
      <w:r w:rsidRPr="00684373">
        <w:rPr>
          <w:rFonts w:eastAsia="Times New Roman"/>
          <w:lang w:eastAsia="en-GB"/>
        </w:rPr>
        <w:t>7-1</w:t>
      </w:r>
      <w:r w:rsidRPr="00684373">
        <w:rPr>
          <w:rFonts w:eastAsia="Times New Roman"/>
          <w:lang w:val="en-US" w:eastAsia="en-GB"/>
        </w:rPr>
        <w:t>A/7-1B/7-1C/7-1D/7-1E/7-1F/7-1G</w:t>
      </w:r>
      <w:r w:rsidRPr="00684373">
        <w:rPr>
          <w:lang w:eastAsia="en-GB"/>
        </w:rPr>
        <w:t xml:space="preserve"> when the number of codewords for the previous PDSCH transmissions is two or the transport block size is more than the maximum transport block size supported for slot/subslot-PDSCH transmission.</w:t>
      </w:r>
    </w:p>
    <w:p w14:paraId="453B9D75" w14:textId="77777777" w:rsidR="00684373" w:rsidRPr="00684373" w:rsidRDefault="00684373" w:rsidP="00C82F49">
      <w:pPr>
        <w:numPr>
          <w:ilvl w:val="0"/>
          <w:numId w:val="189"/>
        </w:numPr>
        <w:overflowPunct w:val="0"/>
        <w:autoSpaceDE w:val="0"/>
        <w:autoSpaceDN w:val="0"/>
        <w:adjustRightInd w:val="0"/>
        <w:ind w:left="576" w:hanging="288"/>
        <w:textAlignment w:val="baseline"/>
        <w:rPr>
          <w:rFonts w:eastAsia="Times New Roman"/>
          <w:lang w:eastAsia="en-GB"/>
        </w:rPr>
      </w:pPr>
      <w:r w:rsidRPr="00684373">
        <w:rPr>
          <w:rFonts w:eastAsia="Times New Roman"/>
          <w:lang w:eastAsia="en-GB"/>
        </w:rPr>
        <w:t>PDSCH data transmissions signalled via PDCCH/SPDCCH</w:t>
      </w:r>
      <w:r w:rsidRPr="00684373">
        <w:rPr>
          <w:lang w:eastAsia="en-GB"/>
        </w:rPr>
        <w:t xml:space="preserve"> with CRC scrambled by the C-RNTI/SPS C-RNTI and DCI format </w:t>
      </w:r>
      <w:r w:rsidRPr="00684373">
        <w:rPr>
          <w:rFonts w:eastAsia="Times New Roman"/>
          <w:lang w:val="en-US" w:eastAsia="en-GB"/>
        </w:rPr>
        <w:t xml:space="preserve">7-1F/7-1G in subslot </w:t>
      </w:r>
      <w:r w:rsidRPr="00684373">
        <w:rPr>
          <w:rFonts w:eastAsia="Times New Roman"/>
          <w:i/>
          <w:lang w:val="en-US" w:eastAsia="en-GB"/>
        </w:rPr>
        <w:t>n</w:t>
      </w:r>
      <w:r w:rsidRPr="00684373">
        <w:rPr>
          <w:rFonts w:eastAsia="Times New Roman"/>
          <w:lang w:val="en-US" w:eastAsia="en-GB"/>
        </w:rPr>
        <w:t xml:space="preserve">, if the PDCCH/SPDCCH indicates </w:t>
      </w:r>
      <w:r w:rsidRPr="00684373">
        <w:rPr>
          <w:rFonts w:eastAsia="Times New Roman"/>
          <w:lang w:eastAsia="en-GB"/>
        </w:rPr>
        <w:t xml:space="preserve">the absence of the UE-specific reference signal in subslot </w:t>
      </w:r>
      <w:r w:rsidRPr="00684373">
        <w:rPr>
          <w:rFonts w:eastAsia="Times New Roman"/>
          <w:i/>
          <w:iCs/>
          <w:lang w:eastAsia="en-GB"/>
        </w:rPr>
        <w:t>n</w:t>
      </w:r>
      <w:r w:rsidRPr="00684373">
        <w:rPr>
          <w:rFonts w:eastAsia="Times New Roman"/>
          <w:iCs/>
          <w:lang w:eastAsia="en-GB"/>
        </w:rPr>
        <w:t xml:space="preserve"> and if the UE has not received a</w:t>
      </w:r>
      <w:r w:rsidRPr="00684373">
        <w:rPr>
          <w:rFonts w:eastAsia="Times New Roman"/>
          <w:i/>
          <w:iCs/>
          <w:lang w:eastAsia="en-GB"/>
        </w:rPr>
        <w:t xml:space="preserve"> </w:t>
      </w:r>
      <w:r w:rsidRPr="00684373">
        <w:rPr>
          <w:rFonts w:eastAsia="Times New Roman"/>
          <w:lang w:eastAsia="en-GB"/>
        </w:rPr>
        <w:t>PDCCH/SPDCCH</w:t>
      </w:r>
      <w:r w:rsidRPr="00684373">
        <w:rPr>
          <w:lang w:eastAsia="en-GB"/>
        </w:rPr>
        <w:t xml:space="preserve"> with CRC scrambled by the C-RNTI/SPS C-RNTI and DCI format </w:t>
      </w:r>
      <w:r w:rsidRPr="00684373">
        <w:rPr>
          <w:rFonts w:eastAsia="Times New Roman"/>
          <w:lang w:val="en-US" w:eastAsia="en-GB"/>
        </w:rPr>
        <w:t xml:space="preserve">7-1F/7-1G in subslot </w:t>
      </w:r>
      <w:r w:rsidRPr="00684373">
        <w:rPr>
          <w:rFonts w:eastAsia="Times New Roman"/>
          <w:i/>
          <w:lang w:val="en-US" w:eastAsia="en-GB"/>
        </w:rPr>
        <w:t>n</w:t>
      </w:r>
      <w:r w:rsidRPr="00684373">
        <w:rPr>
          <w:rFonts w:eastAsia="Times New Roman"/>
          <w:lang w:val="en-US" w:eastAsia="en-GB"/>
        </w:rPr>
        <w:t>-1</w:t>
      </w:r>
      <w:r w:rsidRPr="00684373">
        <w:rPr>
          <w:rFonts w:eastAsia="Times New Roman"/>
          <w:lang w:eastAsia="en-GB"/>
        </w:rPr>
        <w:t xml:space="preserve">. The UE shall provide the HARQ-ACK response associated with the PDCCH/SPDCCH received in subslot </w:t>
      </w:r>
      <w:r w:rsidRPr="00684373">
        <w:rPr>
          <w:rFonts w:eastAsia="Times New Roman"/>
          <w:i/>
          <w:lang w:eastAsia="en-GB"/>
        </w:rPr>
        <w:t>n</w:t>
      </w:r>
      <w:r w:rsidRPr="00684373">
        <w:rPr>
          <w:rFonts w:eastAsia="Times New Roman"/>
          <w:lang w:eastAsia="en-GB"/>
        </w:rPr>
        <w:t>.</w:t>
      </w:r>
    </w:p>
    <w:p w14:paraId="1B145DC9" w14:textId="77777777" w:rsidR="00684373" w:rsidRPr="00684373" w:rsidRDefault="00684373" w:rsidP="00C82F49">
      <w:pPr>
        <w:overflowPunct w:val="0"/>
        <w:autoSpaceDE w:val="0"/>
        <w:autoSpaceDN w:val="0"/>
        <w:adjustRightInd w:val="0"/>
        <w:textAlignment w:val="baseline"/>
        <w:rPr>
          <w:rFonts w:eastAsia="Times New Roman"/>
          <w:color w:val="FF0000"/>
        </w:rPr>
      </w:pPr>
      <w:r w:rsidRPr="00684373">
        <w:rPr>
          <w:color w:val="FF0000"/>
        </w:rPr>
        <w:t xml:space="preserve">For a UE configured with higher layer parameter </w:t>
      </w:r>
      <w:r w:rsidRPr="00684373">
        <w:rPr>
          <w:rFonts w:eastAsia="Times New Roman"/>
          <w:i/>
          <w:color w:val="FF0000"/>
          <w:lang w:eastAsia="en-GB"/>
        </w:rPr>
        <w:t>shortTTI</w:t>
      </w:r>
      <w:r w:rsidRPr="00684373">
        <w:rPr>
          <w:rFonts w:eastAsia="Times New Roman"/>
          <w:i/>
          <w:color w:val="FF0000"/>
        </w:rPr>
        <w:t xml:space="preserve">, </w:t>
      </w:r>
      <w:r w:rsidRPr="00684373">
        <w:rPr>
          <w:rFonts w:eastAsia="Times New Roman"/>
          <w:color w:val="FF0000"/>
        </w:rPr>
        <w:t xml:space="preserve">and for PDSCH data transmissions in subslot </w:t>
      </w:r>
      <w:r w:rsidRPr="00684373">
        <w:rPr>
          <w:rFonts w:eastAsia="Times New Roman"/>
          <w:i/>
          <w:color w:val="FF0000"/>
        </w:rPr>
        <w:t>n</w:t>
      </w:r>
      <w:r w:rsidRPr="00684373">
        <w:rPr>
          <w:rFonts w:eastAsia="Times New Roman"/>
          <w:color w:val="FF0000"/>
        </w:rPr>
        <w:t xml:space="preserve"> signalled via PDCCH/SPDCCH of a serving cell with DCI format </w:t>
      </w:r>
      <w:r w:rsidRPr="00684373">
        <w:rPr>
          <w:rFonts w:eastAsia="Times New Roman"/>
          <w:color w:val="FF0000"/>
          <w:lang w:val="en-US"/>
        </w:rPr>
        <w:t>7-1F/7-1G</w:t>
      </w:r>
      <w:r w:rsidRPr="00684373">
        <w:rPr>
          <w:rFonts w:eastAsia="Times New Roman"/>
          <w:color w:val="FF0000"/>
        </w:rPr>
        <w:t>, the UE is not expected to decode the PDSCH</w:t>
      </w:r>
    </w:p>
    <w:p w14:paraId="775EAF0C" w14:textId="77777777" w:rsidR="00684373" w:rsidRPr="00684373" w:rsidRDefault="00684373" w:rsidP="00C82F49">
      <w:pPr>
        <w:numPr>
          <w:ilvl w:val="0"/>
          <w:numId w:val="189"/>
        </w:numPr>
        <w:overflowPunct w:val="0"/>
        <w:autoSpaceDE w:val="0"/>
        <w:autoSpaceDN w:val="0"/>
        <w:adjustRightInd w:val="0"/>
        <w:ind w:left="576" w:hanging="288"/>
        <w:textAlignment w:val="baseline"/>
        <w:rPr>
          <w:rFonts w:eastAsia="Times New Roman"/>
          <w:color w:val="FF0000"/>
          <w:lang w:eastAsia="en-GB"/>
        </w:rPr>
      </w:pPr>
      <w:r w:rsidRPr="00684373">
        <w:rPr>
          <w:rFonts w:eastAsia="Times New Roman" w:hint="eastAsia"/>
          <w:color w:val="FF0000"/>
          <w:lang w:eastAsia="en-GB"/>
        </w:rPr>
        <w:t xml:space="preserve">If the DCI associated with subslot-PDSCH indicates the </w:t>
      </w:r>
      <w:r w:rsidRPr="00684373">
        <w:rPr>
          <w:rFonts w:eastAsia="Times New Roman"/>
          <w:color w:val="FF0000"/>
          <w:lang w:eastAsia="en-GB"/>
        </w:rPr>
        <w:t>absence</w:t>
      </w:r>
      <w:r w:rsidRPr="00684373">
        <w:rPr>
          <w:rFonts w:eastAsia="Times New Roman" w:hint="eastAsia"/>
          <w:color w:val="FF0000"/>
          <w:lang w:eastAsia="en-GB"/>
        </w:rPr>
        <w:t xml:space="preserve"> of the UE-specific reference signal in subslot </w:t>
      </w:r>
      <w:r w:rsidRPr="00684373">
        <w:rPr>
          <w:rFonts w:eastAsia="Times New Roman" w:hint="eastAsia"/>
          <w:i/>
          <w:color w:val="FF0000"/>
          <w:lang w:eastAsia="en-GB"/>
        </w:rPr>
        <w:t>n</w:t>
      </w:r>
      <w:r w:rsidRPr="00684373">
        <w:rPr>
          <w:rFonts w:eastAsia="Times New Roman"/>
          <w:color w:val="FF0000"/>
          <w:lang w:eastAsia="en-GB"/>
        </w:rPr>
        <w:t>-1</w:t>
      </w:r>
      <w:r w:rsidRPr="00684373">
        <w:rPr>
          <w:rFonts w:eastAsia="Times New Roman" w:hint="eastAsia"/>
          <w:color w:val="FF0000"/>
          <w:lang w:eastAsia="en-GB"/>
        </w:rPr>
        <w:t xml:space="preserve">, and if the DCI associated with subslot-PDSCH indicates the </w:t>
      </w:r>
      <w:r w:rsidRPr="00684373">
        <w:rPr>
          <w:rFonts w:eastAsia="Times New Roman"/>
          <w:color w:val="FF0000"/>
          <w:lang w:eastAsia="en-GB"/>
        </w:rPr>
        <w:t>absence</w:t>
      </w:r>
      <w:r w:rsidRPr="00684373">
        <w:rPr>
          <w:rFonts w:eastAsia="Times New Roman" w:hint="eastAsia"/>
          <w:color w:val="FF0000"/>
          <w:lang w:eastAsia="en-GB"/>
        </w:rPr>
        <w:t xml:space="preserve"> of the UE-specific reference signal in subslot </w:t>
      </w:r>
      <w:r w:rsidRPr="00684373">
        <w:rPr>
          <w:rFonts w:eastAsia="Times New Roman" w:hint="eastAsia"/>
          <w:i/>
          <w:color w:val="FF0000"/>
          <w:lang w:eastAsia="en-GB"/>
        </w:rPr>
        <w:t>n</w:t>
      </w:r>
      <w:r w:rsidRPr="00684373">
        <w:rPr>
          <w:rFonts w:eastAsia="Times New Roman"/>
          <w:color w:val="FF0000"/>
          <w:lang w:eastAsia="en-GB"/>
        </w:rPr>
        <w:t xml:space="preserve">, or </w:t>
      </w:r>
    </w:p>
    <w:p w14:paraId="066E670F" w14:textId="77777777" w:rsidR="00684373" w:rsidRPr="00684373" w:rsidRDefault="00684373" w:rsidP="00C82F49">
      <w:pPr>
        <w:numPr>
          <w:ilvl w:val="0"/>
          <w:numId w:val="189"/>
        </w:numPr>
        <w:overflowPunct w:val="0"/>
        <w:autoSpaceDE w:val="0"/>
        <w:autoSpaceDN w:val="0"/>
        <w:adjustRightInd w:val="0"/>
        <w:ind w:left="576" w:hanging="288"/>
        <w:textAlignment w:val="baseline"/>
        <w:rPr>
          <w:rFonts w:eastAsia="Times New Roman"/>
          <w:color w:val="FF0000"/>
          <w:lang w:eastAsia="en-GB"/>
        </w:rPr>
      </w:pPr>
      <w:r w:rsidRPr="00684373">
        <w:rPr>
          <w:rFonts w:eastAsia="Times New Roman"/>
          <w:color w:val="FF0000"/>
          <w:lang w:eastAsia="en-GB"/>
        </w:rPr>
        <w:t>If the DCI in subslot n-1 indicates the presence of DMRS and the DCI in subslot n indicates the absence of DMRS for a subslot-PDSCH received on PRGs other than PRGs on which the subslot-PDSCH was received in subslot n-1, or</w:t>
      </w:r>
    </w:p>
    <w:p w14:paraId="54745C20" w14:textId="77777777" w:rsidR="00684373" w:rsidRPr="00684373" w:rsidRDefault="00684373" w:rsidP="00C82F49">
      <w:pPr>
        <w:numPr>
          <w:ilvl w:val="0"/>
          <w:numId w:val="189"/>
        </w:numPr>
        <w:overflowPunct w:val="0"/>
        <w:autoSpaceDE w:val="0"/>
        <w:autoSpaceDN w:val="0"/>
        <w:adjustRightInd w:val="0"/>
        <w:ind w:left="576" w:hanging="288"/>
        <w:textAlignment w:val="baseline"/>
        <w:rPr>
          <w:rFonts w:eastAsia="Times New Roman"/>
          <w:color w:val="FF0000"/>
          <w:lang w:eastAsia="en-GB"/>
        </w:rPr>
      </w:pPr>
      <w:r w:rsidRPr="00684373">
        <w:rPr>
          <w:rFonts w:eastAsia="Times New Roman" w:hint="eastAsia"/>
          <w:color w:val="FF0000"/>
          <w:lang w:eastAsia="en-GB"/>
        </w:rPr>
        <w:t xml:space="preserve">If the DCI associated with subslot-PDSCH indicates the </w:t>
      </w:r>
      <w:r w:rsidRPr="00684373">
        <w:rPr>
          <w:rFonts w:eastAsia="Times New Roman"/>
          <w:color w:val="FF0000"/>
          <w:lang w:eastAsia="en-GB"/>
        </w:rPr>
        <w:t>presence</w:t>
      </w:r>
      <w:r w:rsidRPr="00684373">
        <w:rPr>
          <w:rFonts w:eastAsia="Times New Roman" w:hint="eastAsia"/>
          <w:color w:val="FF0000"/>
          <w:lang w:eastAsia="en-GB"/>
        </w:rPr>
        <w:t xml:space="preserve"> of the UE-specific reference signal in subslot </w:t>
      </w:r>
      <w:r w:rsidRPr="00684373">
        <w:rPr>
          <w:rFonts w:eastAsia="Times New Roman" w:hint="eastAsia"/>
          <w:i/>
          <w:color w:val="FF0000"/>
          <w:lang w:eastAsia="en-GB"/>
        </w:rPr>
        <w:t>n</w:t>
      </w:r>
      <w:r w:rsidRPr="00684373">
        <w:rPr>
          <w:rFonts w:eastAsia="Times New Roman" w:hint="eastAsia"/>
          <w:color w:val="FF0000"/>
          <w:lang w:eastAsia="en-GB"/>
        </w:rPr>
        <w:t xml:space="preserve">-1, and if the DCI associated with subslot-PDSCH indicates the </w:t>
      </w:r>
      <w:r w:rsidRPr="00684373">
        <w:rPr>
          <w:rFonts w:eastAsia="Times New Roman"/>
          <w:color w:val="FF0000"/>
          <w:lang w:eastAsia="en-GB"/>
        </w:rPr>
        <w:t>absence</w:t>
      </w:r>
      <w:r w:rsidRPr="00684373">
        <w:rPr>
          <w:rFonts w:eastAsia="Times New Roman" w:hint="eastAsia"/>
          <w:color w:val="FF0000"/>
          <w:lang w:eastAsia="en-GB"/>
        </w:rPr>
        <w:t xml:space="preserve"> of the UE-specific reference signal in subslot </w:t>
      </w:r>
      <w:r w:rsidRPr="00684373">
        <w:rPr>
          <w:rFonts w:eastAsia="Times New Roman" w:hint="eastAsia"/>
          <w:i/>
          <w:color w:val="FF0000"/>
          <w:lang w:eastAsia="en-GB"/>
        </w:rPr>
        <w:t>n</w:t>
      </w:r>
      <w:r w:rsidRPr="00684373">
        <w:rPr>
          <w:rFonts w:eastAsia="Times New Roman"/>
          <w:color w:val="FF0000"/>
          <w:lang w:eastAsia="en-GB"/>
        </w:rPr>
        <w:t xml:space="preserve"> with greater number of antenna ports than those indicated in subslot </w:t>
      </w:r>
      <w:r w:rsidRPr="00684373">
        <w:rPr>
          <w:rFonts w:eastAsia="Times New Roman"/>
          <w:i/>
          <w:color w:val="FF0000"/>
          <w:lang w:eastAsia="en-GB"/>
        </w:rPr>
        <w:t>n</w:t>
      </w:r>
      <w:r w:rsidRPr="00684373">
        <w:rPr>
          <w:rFonts w:eastAsia="Times New Roman"/>
          <w:color w:val="FF0000"/>
          <w:lang w:eastAsia="en-GB"/>
        </w:rPr>
        <w:t>-1.</w:t>
      </w:r>
    </w:p>
    <w:p w14:paraId="0EFF21E0" w14:textId="4283EE44" w:rsidR="00684373" w:rsidRPr="00684373" w:rsidRDefault="00684373" w:rsidP="00684373">
      <w:pPr>
        <w:ind w:left="1440" w:hanging="1440"/>
      </w:pPr>
      <w:r>
        <w:t>--- End of TP ---</w:t>
      </w:r>
    </w:p>
    <w:p w14:paraId="6CC35794" w14:textId="77777777" w:rsidR="00684373" w:rsidRPr="00684373" w:rsidRDefault="00684373" w:rsidP="00684373">
      <w:pPr>
        <w:ind w:left="1440" w:hanging="1440"/>
      </w:pPr>
    </w:p>
    <w:p w14:paraId="1D03B45D" w14:textId="77777777" w:rsidR="00684373" w:rsidRPr="00684373" w:rsidRDefault="00684373" w:rsidP="00684373">
      <w:pPr>
        <w:ind w:left="1440" w:hanging="1440"/>
      </w:pPr>
    </w:p>
    <w:p w14:paraId="3C90AFA9" w14:textId="7620586B" w:rsidR="00684373" w:rsidRPr="00C82F49" w:rsidRDefault="00603E09" w:rsidP="00684373">
      <w:pPr>
        <w:ind w:left="720" w:hanging="720"/>
      </w:pPr>
      <w:hyperlink r:id="rId219" w:history="1">
        <w:r w:rsidR="00FE4C7E" w:rsidRPr="00C82F49">
          <w:rPr>
            <w:rStyle w:val="Hyperlink"/>
            <w:b/>
          </w:rPr>
          <w:t>R1-1805269</w:t>
        </w:r>
      </w:hyperlink>
      <w:r w:rsidR="00684373" w:rsidRPr="00C82F49">
        <w:rPr>
          <w:b/>
        </w:rPr>
        <w:tab/>
        <w:t>Aspects related to DL data channel</w:t>
      </w:r>
      <w:r w:rsidR="00684373" w:rsidRPr="00C82F49">
        <w:rPr>
          <w:b/>
        </w:rPr>
        <w:tab/>
        <w:t>Qualcomm Incorporated</w:t>
      </w:r>
      <w:r w:rsidR="00C82F49">
        <w:tab/>
        <w:t>(</w:t>
      </w:r>
      <w:r w:rsidR="00684373" w:rsidRPr="00684373">
        <w:t xml:space="preserve">Revision of </w:t>
      </w:r>
      <w:hyperlink r:id="rId220" w:history="1">
        <w:r w:rsidR="00FE4C7E">
          <w:rPr>
            <w:rStyle w:val="Hyperlink"/>
          </w:rPr>
          <w:t>R1-1804904</w:t>
        </w:r>
      </w:hyperlink>
      <w:r w:rsidR="00C82F49" w:rsidRPr="00C82F49">
        <w:t>)</w:t>
      </w:r>
    </w:p>
    <w:p w14:paraId="15AFC0B0" w14:textId="77777777" w:rsidR="00684373" w:rsidRPr="00684373" w:rsidRDefault="00684373" w:rsidP="00684373">
      <w:pPr>
        <w:ind w:left="720" w:hanging="720"/>
      </w:pPr>
    </w:p>
    <w:p w14:paraId="127FCEB2" w14:textId="77777777" w:rsidR="00684373" w:rsidRPr="00684373" w:rsidRDefault="00684373" w:rsidP="00684373">
      <w:pPr>
        <w:ind w:left="720" w:hanging="720"/>
      </w:pPr>
      <w:r w:rsidRPr="00684373">
        <w:rPr>
          <w:highlight w:val="green"/>
        </w:rPr>
        <w:t>Agreement:</w:t>
      </w:r>
    </w:p>
    <w:p w14:paraId="4C294354" w14:textId="77777777" w:rsidR="00684373" w:rsidRPr="00684373" w:rsidRDefault="00684373" w:rsidP="00684373">
      <w:pPr>
        <w:tabs>
          <w:tab w:val="left" w:pos="0"/>
        </w:tabs>
      </w:pPr>
      <w:r w:rsidRPr="00684373">
        <w:t>The determination of the shifted DMRS pattern is based on the collision between the number of configured layers for the UE and other RS types.</w:t>
      </w:r>
    </w:p>
    <w:p w14:paraId="6608BDFD" w14:textId="77777777" w:rsidR="00684373" w:rsidRPr="00684373" w:rsidRDefault="00684373" w:rsidP="00684373">
      <w:pPr>
        <w:tabs>
          <w:tab w:val="left" w:pos="0"/>
        </w:tabs>
      </w:pPr>
    </w:p>
    <w:p w14:paraId="786D6FE5" w14:textId="77777777" w:rsidR="00684373" w:rsidRPr="00684373" w:rsidRDefault="00684373" w:rsidP="00684373">
      <w:pPr>
        <w:ind w:left="720" w:hanging="720"/>
      </w:pPr>
      <w:r w:rsidRPr="00684373">
        <w:rPr>
          <w:highlight w:val="green"/>
        </w:rPr>
        <w:t>Agreement:</w:t>
      </w:r>
    </w:p>
    <w:p w14:paraId="196A8DFE" w14:textId="58BDB94F" w:rsidR="00684373" w:rsidRPr="00684373" w:rsidRDefault="00684373" w:rsidP="00684373">
      <w:pPr>
        <w:tabs>
          <w:tab w:val="left" w:pos="2543"/>
        </w:tabs>
      </w:pPr>
      <w:r w:rsidRPr="00684373">
        <w:t xml:space="preserve">The Text proposal affecting clause 6.4 of TS36.211 in Section 4 “Corrections to Mapping of Symbols to REs for SFBC-based PDSCH (TP#55)”) of </w:t>
      </w:r>
      <w:hyperlink r:id="rId221" w:history="1">
        <w:r w:rsidR="00FE4C7E">
          <w:rPr>
            <w:rStyle w:val="Hyperlink"/>
          </w:rPr>
          <w:t>R1-1805269</w:t>
        </w:r>
      </w:hyperlink>
      <w:r w:rsidRPr="00684373">
        <w:t xml:space="preserve"> is endorsed.</w:t>
      </w:r>
    </w:p>
    <w:p w14:paraId="27D60F09" w14:textId="77777777" w:rsidR="00684373" w:rsidRPr="00684373" w:rsidRDefault="00684373" w:rsidP="00684373">
      <w:pPr>
        <w:tabs>
          <w:tab w:val="left" w:pos="2543"/>
        </w:tabs>
      </w:pPr>
    </w:p>
    <w:p w14:paraId="5A0B83DD" w14:textId="77777777" w:rsidR="00684373" w:rsidRPr="00684373" w:rsidRDefault="00684373" w:rsidP="00684373">
      <w:pPr>
        <w:ind w:left="720" w:hanging="720"/>
      </w:pPr>
      <w:r w:rsidRPr="00684373">
        <w:rPr>
          <w:highlight w:val="green"/>
        </w:rPr>
        <w:t>Agreement:</w:t>
      </w:r>
    </w:p>
    <w:p w14:paraId="06CEACF3" w14:textId="538F75D3" w:rsidR="00684373" w:rsidRPr="00684373" w:rsidRDefault="00684373" w:rsidP="00684373">
      <w:pPr>
        <w:tabs>
          <w:tab w:val="left" w:pos="2543"/>
        </w:tabs>
      </w:pPr>
      <w:r w:rsidRPr="00684373">
        <w:t xml:space="preserve">The Text proposal affecting clause 5.3.1 of TS36.211 in Section 4 “Corrections for DL and UL Scrambling Sequence (TP#56)” of </w:t>
      </w:r>
      <w:hyperlink r:id="rId222" w:history="1">
        <w:r w:rsidR="00FE4C7E">
          <w:rPr>
            <w:rStyle w:val="Hyperlink"/>
          </w:rPr>
          <w:t>R1-1805269</w:t>
        </w:r>
      </w:hyperlink>
      <w:r w:rsidRPr="00684373">
        <w:t xml:space="preserve"> is endorsed.</w:t>
      </w:r>
    </w:p>
    <w:p w14:paraId="41CD9CD3" w14:textId="77777777" w:rsidR="00684373" w:rsidRPr="00684373" w:rsidRDefault="00684373" w:rsidP="00684373">
      <w:pPr>
        <w:tabs>
          <w:tab w:val="left" w:pos="2543"/>
        </w:tabs>
      </w:pPr>
    </w:p>
    <w:p w14:paraId="08062D7D" w14:textId="77777777" w:rsidR="00684373" w:rsidRPr="00684373" w:rsidRDefault="00684373" w:rsidP="00684373">
      <w:pPr>
        <w:ind w:left="720" w:hanging="720"/>
      </w:pPr>
    </w:p>
    <w:p w14:paraId="700BB7EC" w14:textId="220CCD25" w:rsidR="00684373" w:rsidRPr="00684373" w:rsidRDefault="00603E09" w:rsidP="00684373">
      <w:pPr>
        <w:ind w:left="720" w:hanging="720"/>
      </w:pPr>
      <w:hyperlink r:id="rId223" w:history="1">
        <w:r w:rsidR="00FE4C7E">
          <w:rPr>
            <w:rStyle w:val="Hyperlink"/>
          </w:rPr>
          <w:t>R1-1805122</w:t>
        </w:r>
      </w:hyperlink>
      <w:r w:rsidR="00684373" w:rsidRPr="00684373">
        <w:tab/>
        <w:t>Enabling transmit diversity fallback for DL TM 6 for shorter TTI (36.212, 36.213) - TP#20</w:t>
      </w:r>
      <w:r w:rsidR="00684373" w:rsidRPr="00684373">
        <w:tab/>
        <w:t>Nokia, Nokia Shanghai Bell, Ericsson, LG Electronics, Intel, Qualcomm</w:t>
      </w:r>
    </w:p>
    <w:p w14:paraId="0C9BDCB0" w14:textId="4F2FD10A" w:rsidR="00684373" w:rsidRPr="00684373" w:rsidRDefault="00603E09" w:rsidP="00684373">
      <w:pPr>
        <w:ind w:left="720" w:hanging="720"/>
      </w:pPr>
      <w:hyperlink r:id="rId224" w:history="1">
        <w:r w:rsidR="00FE4C7E">
          <w:rPr>
            <w:rStyle w:val="Hyperlink"/>
          </w:rPr>
          <w:t>R1-1805123</w:t>
        </w:r>
      </w:hyperlink>
      <w:r w:rsidR="00684373" w:rsidRPr="00684373">
        <w:tab/>
        <w:t>Enabling transmit diversity fallback for DL TM 8 for shorter TTI (36.212, 36.213) - TP#21</w:t>
      </w:r>
      <w:r w:rsidR="00684373" w:rsidRPr="00684373">
        <w:tab/>
        <w:t>Nokia, Nokia Shanghai Bell, Ericsson, LG Electronics</w:t>
      </w:r>
    </w:p>
    <w:p w14:paraId="526DFA78" w14:textId="298B7ED7" w:rsidR="00684373" w:rsidRPr="00C82F49" w:rsidRDefault="00603E09" w:rsidP="00684373">
      <w:pPr>
        <w:ind w:left="720" w:hanging="720"/>
        <w:rPr>
          <w:b/>
        </w:rPr>
      </w:pPr>
      <w:hyperlink r:id="rId225" w:history="1">
        <w:r w:rsidR="00FE4C7E" w:rsidRPr="00C82F49">
          <w:rPr>
            <w:rStyle w:val="Hyperlink"/>
            <w:b/>
          </w:rPr>
          <w:t>R1-1805124</w:t>
        </w:r>
      </w:hyperlink>
      <w:r w:rsidR="00684373" w:rsidRPr="00C82F49">
        <w:rPr>
          <w:b/>
        </w:rPr>
        <w:tab/>
        <w:t>Enabling transmit diversity fallback for DL TM 9 and 10 for shorter TTI (36.212, 36.213) - TP#22</w:t>
      </w:r>
      <w:r w:rsidR="00684373" w:rsidRPr="00C82F49">
        <w:rPr>
          <w:b/>
        </w:rPr>
        <w:tab/>
        <w:t>Nokia, Nokia Shanghai Bell, LG Electronics</w:t>
      </w:r>
    </w:p>
    <w:p w14:paraId="6D43171A" w14:textId="77777777" w:rsidR="00C82F49" w:rsidRDefault="00C82F49" w:rsidP="00684373">
      <w:pPr>
        <w:ind w:left="720" w:hanging="720"/>
        <w:rPr>
          <w:highlight w:val="green"/>
        </w:rPr>
      </w:pPr>
    </w:p>
    <w:p w14:paraId="602E9FB7" w14:textId="2D3F378E" w:rsidR="00684373" w:rsidRPr="00684373" w:rsidRDefault="00684373" w:rsidP="00684373">
      <w:pPr>
        <w:ind w:left="720" w:hanging="720"/>
      </w:pPr>
      <w:r w:rsidRPr="00684373">
        <w:rPr>
          <w:highlight w:val="green"/>
        </w:rPr>
        <w:t>Agreement:</w:t>
      </w:r>
      <w:r w:rsidRPr="00684373">
        <w:t xml:space="preserve"> </w:t>
      </w:r>
    </w:p>
    <w:p w14:paraId="77B20C50" w14:textId="77777777" w:rsidR="00684373" w:rsidRPr="00684373" w:rsidRDefault="00684373" w:rsidP="00684373">
      <w:r w:rsidRPr="00684373">
        <w:t xml:space="preserve">Define a UE capability for the support of TX diversity transmission using ports 7 and 8 for TM9/10 separately for slot and subslot PDSCH. </w:t>
      </w:r>
    </w:p>
    <w:p w14:paraId="048F5B4B" w14:textId="77777777" w:rsidR="00684373" w:rsidRPr="00684373" w:rsidRDefault="00684373" w:rsidP="00684373">
      <w:pPr>
        <w:ind w:left="720" w:hanging="720"/>
      </w:pPr>
    </w:p>
    <w:p w14:paraId="0AADF409" w14:textId="77777777" w:rsidR="00684373" w:rsidRPr="00684373" w:rsidRDefault="00684373" w:rsidP="00684373">
      <w:pPr>
        <w:ind w:left="720" w:hanging="720"/>
      </w:pPr>
      <w:r w:rsidRPr="00684373">
        <w:rPr>
          <w:highlight w:val="green"/>
        </w:rPr>
        <w:t>Agreement:</w:t>
      </w:r>
      <w:r w:rsidRPr="00684373">
        <w:t xml:space="preserve"> </w:t>
      </w:r>
    </w:p>
    <w:p w14:paraId="4E77C20E" w14:textId="77777777" w:rsidR="00684373" w:rsidRPr="00684373" w:rsidRDefault="00684373" w:rsidP="00684373">
      <w:r w:rsidRPr="00684373">
        <w:t xml:space="preserve">Support dynamic TX diversity fallback for TM9 &amp; 10 (through DCI Format 7-1F/7-1G) for up to 2-layer SPDSCH MIMO operation. The alternative Antenna port(s), scrambling identity and number of layers indication table for TX fallback &amp; SU-MIMO up to 2 layers is configured by higher layers.  </w:t>
      </w:r>
    </w:p>
    <w:p w14:paraId="635C632F" w14:textId="77777777" w:rsidR="00684373" w:rsidRPr="00684373" w:rsidRDefault="00684373" w:rsidP="00684373"/>
    <w:p w14:paraId="6A55E294" w14:textId="77777777" w:rsidR="00684373" w:rsidRPr="00684373" w:rsidRDefault="00684373" w:rsidP="00684373">
      <w:r w:rsidRPr="00684373">
        <w:rPr>
          <w:highlight w:val="green"/>
        </w:rPr>
        <w:t>Agreement:</w:t>
      </w:r>
      <w:r w:rsidRPr="00684373">
        <w:t xml:space="preserve"> </w:t>
      </w:r>
    </w:p>
    <w:p w14:paraId="7BE2462B" w14:textId="77777777" w:rsidR="00684373" w:rsidRPr="00684373" w:rsidRDefault="00684373" w:rsidP="00684373">
      <w:r w:rsidRPr="00684373">
        <w:lastRenderedPageBreak/>
        <w:t xml:space="preserve">Support dynamic TX diversity fallback for TM9 &amp; 10 (through DCI Format 7-1F/7-1G) for up to 4-layer SPDSCH MIMO operation. The alternative Antenna port(s), scrambling identity and number of layers indication table for TX fallback &amp; SU-MIMO up to 4 layers is configured by higher layers.  </w:t>
      </w:r>
    </w:p>
    <w:p w14:paraId="32AAC9DF" w14:textId="77777777" w:rsidR="00684373" w:rsidRPr="00684373" w:rsidRDefault="00684373" w:rsidP="00684373"/>
    <w:p w14:paraId="5D0F395D" w14:textId="77777777" w:rsidR="00684373" w:rsidRPr="00684373" w:rsidRDefault="00684373" w:rsidP="00684373">
      <w:pPr>
        <w:ind w:left="720" w:hanging="720"/>
      </w:pPr>
    </w:p>
    <w:p w14:paraId="2C189E52" w14:textId="4E1730BE" w:rsidR="00684373" w:rsidRPr="00684373" w:rsidRDefault="00603E09" w:rsidP="00684373">
      <w:pPr>
        <w:ind w:left="1440" w:hanging="1440"/>
      </w:pPr>
      <w:hyperlink r:id="rId226" w:history="1">
        <w:r w:rsidR="00FE4C7E">
          <w:rPr>
            <w:rStyle w:val="Hyperlink"/>
          </w:rPr>
          <w:t>R1-1805126</w:t>
        </w:r>
      </w:hyperlink>
      <w:r w:rsidR="00684373" w:rsidRPr="00684373">
        <w:tab/>
        <w:t>Corrections on DM-RS for slot PDSCH (36.211) - TP#24</w:t>
      </w:r>
      <w:r w:rsidR="00684373" w:rsidRPr="00684373">
        <w:tab/>
        <w:t>Nokia, Nokia Shanghai Bell, Ericsson, LG Electronics</w:t>
      </w:r>
    </w:p>
    <w:p w14:paraId="477E7B18" w14:textId="32F9D302" w:rsidR="00684373" w:rsidRPr="00C82F49" w:rsidRDefault="00603E09" w:rsidP="00684373">
      <w:pPr>
        <w:ind w:left="1440" w:hanging="1440"/>
        <w:rPr>
          <w:b/>
        </w:rPr>
      </w:pPr>
      <w:hyperlink r:id="rId227" w:history="1">
        <w:r w:rsidR="00FE4C7E" w:rsidRPr="00C82F49">
          <w:rPr>
            <w:rStyle w:val="Hyperlink"/>
            <w:b/>
          </w:rPr>
          <w:t>R1-1805160</w:t>
        </w:r>
      </w:hyperlink>
      <w:r w:rsidR="00684373" w:rsidRPr="00C82F49">
        <w:rPr>
          <w:b/>
        </w:rPr>
        <w:tab/>
        <w:t>Correction to UE behavior in case simultaneous subslot/slot and subframe PDSCH decoding is not supported (36.213)</w:t>
      </w:r>
      <w:r w:rsidR="00684373" w:rsidRPr="00C82F49">
        <w:rPr>
          <w:b/>
        </w:rPr>
        <w:tab/>
        <w:t>Ericsson, Nokia, Huawei</w:t>
      </w:r>
    </w:p>
    <w:p w14:paraId="1309EC69" w14:textId="38C54E3A" w:rsidR="00684373" w:rsidRDefault="00684373" w:rsidP="00C82F49">
      <w:pPr>
        <w:ind w:left="1440" w:hanging="1440"/>
      </w:pPr>
      <w:r w:rsidRPr="00684373">
        <w:rPr>
          <w:highlight w:val="green"/>
        </w:rPr>
        <w:t xml:space="preserve">The text proposal in </w:t>
      </w:r>
      <w:hyperlink r:id="rId228" w:history="1">
        <w:r w:rsidR="00FE4C7E">
          <w:rPr>
            <w:rStyle w:val="Hyperlink"/>
            <w:highlight w:val="green"/>
          </w:rPr>
          <w:t>R1-1805160</w:t>
        </w:r>
      </w:hyperlink>
      <w:r w:rsidRPr="00684373">
        <w:rPr>
          <w:highlight w:val="green"/>
        </w:rPr>
        <w:t xml:space="preserve"> is </w:t>
      </w:r>
      <w:r w:rsidR="00C82F49">
        <w:rPr>
          <w:highlight w:val="green"/>
        </w:rPr>
        <w:t>endorsed</w:t>
      </w:r>
      <w:r w:rsidRPr="00684373">
        <w:t>.</w:t>
      </w:r>
    </w:p>
    <w:p w14:paraId="73FC2801" w14:textId="12A0188E" w:rsidR="00C82F49" w:rsidRDefault="00C82F49" w:rsidP="00C82F49">
      <w:pPr>
        <w:ind w:left="1440" w:hanging="1440"/>
      </w:pPr>
    </w:p>
    <w:p w14:paraId="22DAC0A1" w14:textId="549AAA4F" w:rsidR="00C82F49" w:rsidRPr="00684373" w:rsidRDefault="00C82F49" w:rsidP="00C82F49">
      <w:pPr>
        <w:ind w:left="1440" w:hanging="1440"/>
      </w:pPr>
      <w:r w:rsidRPr="00C82F49">
        <w:t>R1-1805412</w:t>
      </w:r>
      <w:r w:rsidRPr="00C82F49">
        <w:tab/>
        <w:t>On modulation for sTTI operation</w:t>
      </w:r>
      <w:r w:rsidRPr="00C82F49">
        <w:tab/>
        <w:t>Huawei, HiSilicon</w:t>
      </w:r>
    </w:p>
    <w:p w14:paraId="7EBF3C8D" w14:textId="77777777" w:rsidR="00684373" w:rsidRPr="00684373" w:rsidRDefault="00684373" w:rsidP="00684373">
      <w:pPr>
        <w:pStyle w:val="Heading5"/>
      </w:pPr>
      <w:bookmarkStart w:id="61" w:name="_Toc514184574"/>
      <w:r w:rsidRPr="00684373">
        <w:t xml:space="preserve">Aspects related to </w:t>
      </w:r>
      <w:r w:rsidRPr="00684373">
        <w:rPr>
          <w:rFonts w:eastAsia="MS Mincho"/>
          <w:lang w:eastAsia="ja-JP"/>
        </w:rPr>
        <w:t>UL</w:t>
      </w:r>
      <w:r w:rsidRPr="00684373">
        <w:t xml:space="preserve"> data channel</w:t>
      </w:r>
      <w:bookmarkEnd w:id="61"/>
      <w:r w:rsidRPr="00684373">
        <w:t xml:space="preserve"> </w:t>
      </w:r>
    </w:p>
    <w:p w14:paraId="0982E736" w14:textId="55C09D1A" w:rsidR="00684373" w:rsidRPr="00C82F49" w:rsidRDefault="00603E09" w:rsidP="00684373">
      <w:pPr>
        <w:ind w:left="720" w:hanging="720"/>
        <w:rPr>
          <w:b/>
        </w:rPr>
      </w:pPr>
      <w:hyperlink r:id="rId229" w:history="1">
        <w:r w:rsidR="00FE4C7E" w:rsidRPr="00C82F49">
          <w:rPr>
            <w:rStyle w:val="Hyperlink"/>
            <w:b/>
          </w:rPr>
          <w:t>R1-1803715</w:t>
        </w:r>
      </w:hyperlink>
      <w:r w:rsidR="00684373" w:rsidRPr="00C82F49">
        <w:rPr>
          <w:b/>
        </w:rPr>
        <w:tab/>
        <w:t xml:space="preserve">Additional DMRS position pattern for subslot #5 </w:t>
      </w:r>
      <w:r w:rsidR="00684373" w:rsidRPr="00C82F49">
        <w:rPr>
          <w:b/>
        </w:rPr>
        <w:tab/>
        <w:t>Huawei, HiSilicon, Ericsson</w:t>
      </w:r>
    </w:p>
    <w:p w14:paraId="7DECAB00" w14:textId="4B093197" w:rsidR="00684373" w:rsidRPr="00C82F49" w:rsidRDefault="00603E09" w:rsidP="00684373">
      <w:pPr>
        <w:ind w:left="720" w:hanging="720"/>
        <w:rPr>
          <w:b/>
        </w:rPr>
      </w:pPr>
      <w:hyperlink r:id="rId230" w:history="1">
        <w:r w:rsidR="00FE4C7E" w:rsidRPr="00C82F49">
          <w:rPr>
            <w:rStyle w:val="Hyperlink"/>
            <w:b/>
          </w:rPr>
          <w:t>R1-1805363</w:t>
        </w:r>
      </w:hyperlink>
      <w:r w:rsidR="00684373" w:rsidRPr="00C82F49">
        <w:rPr>
          <w:b/>
        </w:rPr>
        <w:tab/>
        <w:t>Text proposal on TBS determination for uplink DMRS position pattern DDD</w:t>
      </w:r>
      <w:r w:rsidR="00684373" w:rsidRPr="00C82F49">
        <w:rPr>
          <w:b/>
        </w:rPr>
        <w:tab/>
        <w:t>Huawei, HiSilicon</w:t>
      </w:r>
    </w:p>
    <w:p w14:paraId="7B691B87" w14:textId="77777777" w:rsidR="00684373" w:rsidRPr="00684373" w:rsidRDefault="00684373" w:rsidP="00684373">
      <w:pPr>
        <w:ind w:left="720" w:hanging="720"/>
      </w:pPr>
    </w:p>
    <w:p w14:paraId="0A52060E" w14:textId="01ABF941" w:rsidR="00684373" w:rsidRPr="00684373" w:rsidRDefault="00603E09" w:rsidP="00684373">
      <w:pPr>
        <w:ind w:left="720" w:hanging="720"/>
      </w:pPr>
      <w:hyperlink r:id="rId231" w:history="1">
        <w:r w:rsidR="00FE4C7E">
          <w:rPr>
            <w:rStyle w:val="Hyperlink"/>
          </w:rPr>
          <w:t>R1-1804509</w:t>
        </w:r>
      </w:hyperlink>
      <w:r w:rsidR="00684373" w:rsidRPr="00684373">
        <w:tab/>
        <w:t>Corrections related to UL data channel for sTTI operation</w:t>
      </w:r>
      <w:r w:rsidR="00684373" w:rsidRPr="00684373">
        <w:tab/>
        <w:t>LG Electronics</w:t>
      </w:r>
    </w:p>
    <w:p w14:paraId="426BD155" w14:textId="235D2774" w:rsidR="00684373" w:rsidRPr="00684373" w:rsidRDefault="00603E09" w:rsidP="00684373">
      <w:pPr>
        <w:ind w:left="720" w:hanging="720"/>
      </w:pPr>
      <w:hyperlink r:id="rId232" w:history="1">
        <w:r w:rsidR="00FE4C7E" w:rsidRPr="00C82F49">
          <w:rPr>
            <w:rStyle w:val="Hyperlink"/>
            <w:b/>
          </w:rPr>
          <w:t>R1-1805270</w:t>
        </w:r>
      </w:hyperlink>
      <w:r w:rsidR="00684373" w:rsidRPr="00C82F49">
        <w:rPr>
          <w:b/>
        </w:rPr>
        <w:tab/>
        <w:t>Aspects related to UL data channel</w:t>
      </w:r>
      <w:r w:rsidR="00684373" w:rsidRPr="00C82F49">
        <w:rPr>
          <w:b/>
        </w:rPr>
        <w:tab/>
        <w:t>Qualcomm Incorporated</w:t>
      </w:r>
      <w:r w:rsidR="00C82F49">
        <w:tab/>
        <w:t>(</w:t>
      </w:r>
      <w:r w:rsidR="00684373" w:rsidRPr="00684373">
        <w:t xml:space="preserve">Revision of </w:t>
      </w:r>
      <w:hyperlink r:id="rId233" w:history="1">
        <w:r w:rsidR="00FE4C7E">
          <w:rPr>
            <w:rStyle w:val="Hyperlink"/>
          </w:rPr>
          <w:t>R1-1804905</w:t>
        </w:r>
      </w:hyperlink>
      <w:r w:rsidR="00C82F49">
        <w:t>)</w:t>
      </w:r>
    </w:p>
    <w:p w14:paraId="3D4A855E" w14:textId="7A0E35A0" w:rsidR="00684373" w:rsidRPr="00684373" w:rsidRDefault="00603E09" w:rsidP="00684373">
      <w:pPr>
        <w:ind w:left="1440" w:hanging="1440"/>
      </w:pPr>
      <w:hyperlink r:id="rId234" w:history="1">
        <w:r w:rsidR="00FE4C7E">
          <w:rPr>
            <w:rStyle w:val="Hyperlink"/>
          </w:rPr>
          <w:t>R1-1805117</w:t>
        </w:r>
      </w:hyperlink>
      <w:r w:rsidR="00684373" w:rsidRPr="00684373">
        <w:tab/>
        <w:t>Correction of number of UL HARQ processes for shorter TTI and shortened processing time (36.213) - TP#14</w:t>
      </w:r>
      <w:r w:rsidR="00684373" w:rsidRPr="00684373">
        <w:tab/>
        <w:t>Nokia, Nokia Shanghai Bell, Ericsson, Intel</w:t>
      </w:r>
    </w:p>
    <w:p w14:paraId="50E9E9F0" w14:textId="05410946" w:rsidR="00684373" w:rsidRDefault="00603E09" w:rsidP="008844F5">
      <w:pPr>
        <w:ind w:left="1440" w:hanging="1440"/>
      </w:pPr>
      <w:hyperlink r:id="rId235" w:history="1">
        <w:r w:rsidR="00FE4C7E">
          <w:rPr>
            <w:rStyle w:val="Hyperlink"/>
          </w:rPr>
          <w:t>R1-1805148</w:t>
        </w:r>
      </w:hyperlink>
      <w:r w:rsidR="00684373" w:rsidRPr="00684373">
        <w:tab/>
        <w:t>Text proposal on TPC timing with DCI format 3/3A and short TTI operation</w:t>
      </w:r>
      <w:r w:rsidR="00684373" w:rsidRPr="00684373">
        <w:tab/>
        <w:t>Ericsson, LG Electronics, Nokia, Nokia Shanghai Bell, Qualcomm</w:t>
      </w:r>
    </w:p>
    <w:p w14:paraId="4DE4545A" w14:textId="0A959194" w:rsidR="008844F5" w:rsidRPr="00684373" w:rsidRDefault="008844F5" w:rsidP="008844F5">
      <w:pPr>
        <w:ind w:left="1440" w:hanging="1440"/>
      </w:pPr>
      <w:r w:rsidRPr="008844F5">
        <w:t>R1-1805417</w:t>
      </w:r>
      <w:r w:rsidRPr="008844F5">
        <w:tab/>
        <w:t>On UL TPC initialization after UL shorter TTI configuration</w:t>
      </w:r>
      <w:r w:rsidRPr="008844F5">
        <w:tab/>
        <w:t>Nokia, Nokia Shanghai Bell</w:t>
      </w:r>
      <w:r w:rsidR="005B4032">
        <w:tab/>
        <w:t>(</w:t>
      </w:r>
      <w:r w:rsidR="005B4032" w:rsidRPr="005B4032">
        <w:t>Revision of R1-1805317</w:t>
      </w:r>
      <w:r w:rsidR="005B4032">
        <w:t>)</w:t>
      </w:r>
    </w:p>
    <w:p w14:paraId="38C072BB" w14:textId="77777777" w:rsidR="00684373" w:rsidRPr="00684373" w:rsidRDefault="00684373" w:rsidP="00684373">
      <w:pPr>
        <w:pStyle w:val="Heading5"/>
        <w:rPr>
          <w:rFonts w:eastAsia="MS Mincho"/>
          <w:lang w:eastAsia="ja-JP"/>
        </w:rPr>
      </w:pPr>
      <w:bookmarkStart w:id="62" w:name="_Toc514184575"/>
      <w:r w:rsidRPr="00684373">
        <w:t xml:space="preserve">Aspects related to </w:t>
      </w:r>
      <w:r w:rsidRPr="00684373">
        <w:rPr>
          <w:rFonts w:eastAsia="MS Mincho"/>
          <w:lang w:eastAsia="ja-JP"/>
        </w:rPr>
        <w:t>FS2</w:t>
      </w:r>
      <w:bookmarkEnd w:id="62"/>
    </w:p>
    <w:p w14:paraId="49FE41E8" w14:textId="3B6AF581" w:rsidR="00684373" w:rsidRPr="00684373" w:rsidRDefault="00603E09" w:rsidP="00684373">
      <w:pPr>
        <w:ind w:left="720" w:hanging="720"/>
      </w:pPr>
      <w:hyperlink r:id="rId236" w:history="1">
        <w:r w:rsidR="00FE4C7E">
          <w:rPr>
            <w:rStyle w:val="Hyperlink"/>
          </w:rPr>
          <w:t>R1-1803717</w:t>
        </w:r>
      </w:hyperlink>
      <w:r w:rsidR="00684373" w:rsidRPr="00684373">
        <w:tab/>
        <w:t>Aspects related to FS2</w:t>
      </w:r>
      <w:r w:rsidR="00684373" w:rsidRPr="00684373">
        <w:tab/>
        <w:t>Huawei, HiSilicon</w:t>
      </w:r>
    </w:p>
    <w:p w14:paraId="3A33302E" w14:textId="5C12C193" w:rsidR="00684373" w:rsidRPr="00684373" w:rsidRDefault="00603E09" w:rsidP="00684373">
      <w:pPr>
        <w:ind w:left="1440" w:hanging="1440"/>
      </w:pPr>
      <w:hyperlink r:id="rId237" w:history="1">
        <w:r w:rsidR="00FE4C7E">
          <w:rPr>
            <w:rStyle w:val="Hyperlink"/>
          </w:rPr>
          <w:t>R1-1805125</w:t>
        </w:r>
      </w:hyperlink>
      <w:r w:rsidR="00684373" w:rsidRPr="00684373">
        <w:tab/>
        <w:t>Changes to FS2 SRS triggering for shorter TTI (36.212, 36.213) - TP#23</w:t>
      </w:r>
      <w:r w:rsidR="00684373" w:rsidRPr="00684373">
        <w:tab/>
        <w:t>Nokia, Nokia Shanghai Bell, Ericsson, Huawei, LG Electronics</w:t>
      </w:r>
    </w:p>
    <w:p w14:paraId="58CC38D0" w14:textId="48C92E5B" w:rsidR="00684373" w:rsidRPr="00684373" w:rsidRDefault="00603E09" w:rsidP="00684373">
      <w:pPr>
        <w:ind w:left="1440" w:hanging="1440"/>
      </w:pPr>
      <w:hyperlink r:id="rId238" w:history="1">
        <w:r w:rsidR="00FE4C7E">
          <w:rPr>
            <w:rStyle w:val="Hyperlink"/>
          </w:rPr>
          <w:t>R1-1805127</w:t>
        </w:r>
      </w:hyperlink>
      <w:r w:rsidR="00684373" w:rsidRPr="00684373">
        <w:tab/>
        <w:t>Corrections and simplifications of K_PUSCH for FS2 slot-PUSCH in 36.213 - TP#25</w:t>
      </w:r>
      <w:r w:rsidR="00684373" w:rsidRPr="00684373">
        <w:tab/>
        <w:t>Nokia, Nokia Shanghai Bell, Ericsson</w:t>
      </w:r>
    </w:p>
    <w:p w14:paraId="2DAC772E" w14:textId="1BE36456" w:rsidR="00684373" w:rsidRDefault="00603E09" w:rsidP="00684373">
      <w:pPr>
        <w:ind w:left="1440" w:hanging="1440"/>
      </w:pPr>
      <w:hyperlink r:id="rId239" w:history="1">
        <w:r w:rsidR="00FE4C7E">
          <w:rPr>
            <w:rStyle w:val="Hyperlink"/>
          </w:rPr>
          <w:t>R1-1805128</w:t>
        </w:r>
      </w:hyperlink>
      <w:r w:rsidR="00684373" w:rsidRPr="00684373">
        <w:tab/>
        <w:t>Correction in 36.213 to TDD UL index based slot PUSCH scheduling  - TP#26</w:t>
      </w:r>
      <w:r w:rsidR="00684373" w:rsidRPr="00684373">
        <w:tab/>
        <w:t>Nokia, Nokia Shanghai Bell</w:t>
      </w:r>
    </w:p>
    <w:p w14:paraId="5D8D3B79" w14:textId="6D0979B4" w:rsidR="00327E3F" w:rsidRPr="00684373" w:rsidRDefault="00327E3F" w:rsidP="00684373">
      <w:pPr>
        <w:ind w:left="1440" w:hanging="1440"/>
      </w:pPr>
      <w:r w:rsidRPr="00327E3F">
        <w:t>R1-1805375</w:t>
      </w:r>
      <w:r w:rsidRPr="00327E3F">
        <w:tab/>
        <w:t>Correcting wrong entry in K_PUSCH Table for FS2 slot-PUSCH in 36.213</w:t>
      </w:r>
      <w:r w:rsidRPr="00327E3F">
        <w:tab/>
        <w:t>Nokia, Nokia Shanghai Bell, Ericsson</w:t>
      </w:r>
      <w:r w:rsidR="005B4032">
        <w:tab/>
        <w:t>(</w:t>
      </w:r>
      <w:r w:rsidR="005B4032" w:rsidRPr="005B4032">
        <w:t>Revision of R1-1805127</w:t>
      </w:r>
      <w:r w:rsidR="005B4032">
        <w:t>)</w:t>
      </w:r>
    </w:p>
    <w:p w14:paraId="4C64DD9A" w14:textId="77777777" w:rsidR="00684373" w:rsidRPr="00684373" w:rsidRDefault="00684373" w:rsidP="00684373">
      <w:pPr>
        <w:pStyle w:val="Heading5"/>
        <w:rPr>
          <w:lang w:eastAsia="ja-JP"/>
        </w:rPr>
      </w:pPr>
      <w:bookmarkStart w:id="63" w:name="_Toc514184576"/>
      <w:r w:rsidRPr="00684373">
        <w:rPr>
          <w:lang w:eastAsia="ja-JP"/>
        </w:rPr>
        <w:t>Other</w:t>
      </w:r>
      <w:bookmarkEnd w:id="63"/>
    </w:p>
    <w:p w14:paraId="54963822" w14:textId="48F801A0" w:rsidR="00684373" w:rsidRPr="00327E3F" w:rsidRDefault="00603E09" w:rsidP="00684373">
      <w:pPr>
        <w:ind w:left="1440" w:hanging="1440"/>
        <w:rPr>
          <w:b/>
        </w:rPr>
      </w:pPr>
      <w:hyperlink r:id="rId240" w:history="1">
        <w:r w:rsidR="00FE4C7E" w:rsidRPr="00327E3F">
          <w:rPr>
            <w:rStyle w:val="Hyperlink"/>
            <w:b/>
          </w:rPr>
          <w:t>R1-1804410</w:t>
        </w:r>
      </w:hyperlink>
      <w:r w:rsidR="00684373" w:rsidRPr="00327E3F">
        <w:rPr>
          <w:b/>
        </w:rPr>
        <w:tab/>
        <w:t>Correction on mapping to physical resources for slot-SPUCCH format 1/1a/1b with frequency hopping</w:t>
      </w:r>
      <w:r w:rsidR="00684373" w:rsidRPr="00327E3F">
        <w:rPr>
          <w:b/>
        </w:rPr>
        <w:tab/>
        <w:t>Huawei, HiSilicon, Ericsson, LG Electronics</w:t>
      </w:r>
    </w:p>
    <w:p w14:paraId="21F44C5E" w14:textId="103CC7FA" w:rsidR="00684373" w:rsidRPr="00684373" w:rsidRDefault="00684373" w:rsidP="00684373">
      <w:pPr>
        <w:ind w:left="1440" w:hanging="1440"/>
      </w:pPr>
      <w:r w:rsidRPr="00684373">
        <w:rPr>
          <w:highlight w:val="green"/>
        </w:rPr>
        <w:t xml:space="preserve">Text proposal in </w:t>
      </w:r>
      <w:hyperlink r:id="rId241" w:history="1">
        <w:r w:rsidR="00FE4C7E">
          <w:rPr>
            <w:rStyle w:val="Hyperlink"/>
            <w:highlight w:val="green"/>
          </w:rPr>
          <w:t>R1-1804410</w:t>
        </w:r>
      </w:hyperlink>
      <w:r w:rsidRPr="00684373">
        <w:rPr>
          <w:highlight w:val="green"/>
        </w:rPr>
        <w:t xml:space="preserve"> is endorsed.</w:t>
      </w:r>
    </w:p>
    <w:p w14:paraId="342267B9" w14:textId="77777777" w:rsidR="00684373" w:rsidRPr="00684373" w:rsidRDefault="00684373" w:rsidP="00684373">
      <w:pPr>
        <w:ind w:left="720" w:hanging="720"/>
      </w:pPr>
    </w:p>
    <w:p w14:paraId="26F1F92D" w14:textId="022045F5" w:rsidR="00684373" w:rsidRPr="00327E3F" w:rsidRDefault="00603E09" w:rsidP="00684373">
      <w:pPr>
        <w:ind w:left="720" w:hanging="720"/>
        <w:rPr>
          <w:b/>
        </w:rPr>
      </w:pPr>
      <w:hyperlink r:id="rId242" w:history="1">
        <w:r w:rsidR="00FE4C7E" w:rsidRPr="00327E3F">
          <w:rPr>
            <w:rStyle w:val="Hyperlink"/>
            <w:b/>
          </w:rPr>
          <w:t>R1-1804411</w:t>
        </w:r>
      </w:hyperlink>
      <w:r w:rsidR="00684373" w:rsidRPr="00327E3F">
        <w:rPr>
          <w:b/>
        </w:rPr>
        <w:tab/>
        <w:t>Discussion on subslot-SPUCCH repetition</w:t>
      </w:r>
      <w:r w:rsidR="00684373" w:rsidRPr="00327E3F">
        <w:rPr>
          <w:b/>
        </w:rPr>
        <w:tab/>
        <w:t>Huawei, HiSilicon</w:t>
      </w:r>
    </w:p>
    <w:p w14:paraId="2BF10C70" w14:textId="4ABD32E5" w:rsidR="00684373" w:rsidRPr="00684373" w:rsidRDefault="00603E09" w:rsidP="00684373">
      <w:pPr>
        <w:ind w:left="1440" w:hanging="1440"/>
      </w:pPr>
      <w:hyperlink r:id="rId243" w:history="1">
        <w:r w:rsidR="00FE4C7E">
          <w:rPr>
            <w:rStyle w:val="Hyperlink"/>
          </w:rPr>
          <w:t>R1-1804412</w:t>
        </w:r>
      </w:hyperlink>
      <w:r w:rsidR="00684373" w:rsidRPr="00684373">
        <w:tab/>
        <w:t>Corrections on timing from sPDSCH to HARQ-ACK for SSC3,4,8</w:t>
      </w:r>
      <w:r w:rsidR="00684373" w:rsidRPr="00684373">
        <w:tab/>
        <w:t>Huawei, HiSilicon, Ericsson, LG Electronics</w:t>
      </w:r>
    </w:p>
    <w:p w14:paraId="5976FD67" w14:textId="25163955" w:rsidR="00684373" w:rsidRPr="00684373" w:rsidRDefault="00603E09" w:rsidP="00684373">
      <w:pPr>
        <w:ind w:left="720" w:hanging="720"/>
      </w:pPr>
      <w:hyperlink r:id="rId244" w:history="1">
        <w:r w:rsidR="00FE4C7E">
          <w:rPr>
            <w:rStyle w:val="Hyperlink"/>
          </w:rPr>
          <w:t>R1-1804413</w:t>
        </w:r>
      </w:hyperlink>
      <w:r w:rsidR="00684373" w:rsidRPr="00684373">
        <w:tab/>
        <w:t>Corrections on HARQ-ACK reporting procedure for FS2 with sTTI</w:t>
      </w:r>
      <w:r w:rsidR="00684373" w:rsidRPr="00684373">
        <w:tab/>
        <w:t>Huawei, HiSilicon, Ericsson</w:t>
      </w:r>
    </w:p>
    <w:p w14:paraId="44E434A8" w14:textId="3DCD0BE1" w:rsidR="00684373" w:rsidRPr="00684373" w:rsidRDefault="00603E09" w:rsidP="00684373">
      <w:pPr>
        <w:ind w:left="1440" w:hanging="1440"/>
      </w:pPr>
      <w:hyperlink r:id="rId245" w:history="1">
        <w:r w:rsidR="00FE4C7E">
          <w:rPr>
            <w:rStyle w:val="Hyperlink"/>
          </w:rPr>
          <w:t>R1-1804414</w:t>
        </w:r>
      </w:hyperlink>
      <w:r w:rsidR="00684373" w:rsidRPr="00684373">
        <w:tab/>
        <w:t>Corrections on TBS determination for more than 1 layer</w:t>
      </w:r>
      <w:r w:rsidR="00684373" w:rsidRPr="00684373">
        <w:tab/>
        <w:t>Huawei, HiSilicon, Ericsson, Nokia, Nokia Shanghai Bell</w:t>
      </w:r>
    </w:p>
    <w:p w14:paraId="01C4DB84" w14:textId="1682C720" w:rsidR="00684373" w:rsidRPr="00327E3F" w:rsidRDefault="00603E09" w:rsidP="00684373">
      <w:pPr>
        <w:ind w:left="720" w:hanging="720"/>
        <w:rPr>
          <w:b/>
        </w:rPr>
      </w:pPr>
      <w:hyperlink r:id="rId246" w:history="1">
        <w:r w:rsidR="00FE4C7E" w:rsidRPr="00327E3F">
          <w:rPr>
            <w:rStyle w:val="Hyperlink"/>
            <w:b/>
          </w:rPr>
          <w:t>R1-1804415</w:t>
        </w:r>
      </w:hyperlink>
      <w:r w:rsidR="00684373" w:rsidRPr="00327E3F">
        <w:rPr>
          <w:b/>
        </w:rPr>
        <w:tab/>
        <w:t>Corrections on DAI in 36.212</w:t>
      </w:r>
      <w:r w:rsidR="00684373" w:rsidRPr="00327E3F">
        <w:rPr>
          <w:b/>
        </w:rPr>
        <w:tab/>
        <w:t>Huawei, HiSilicon, Ericsson, LG Electronics, Qualcomm</w:t>
      </w:r>
    </w:p>
    <w:p w14:paraId="7825F931" w14:textId="679B5943" w:rsidR="00684373" w:rsidRPr="00327E3F" w:rsidRDefault="00603E09" w:rsidP="00684373">
      <w:pPr>
        <w:ind w:left="1440" w:hanging="1440"/>
        <w:rPr>
          <w:b/>
        </w:rPr>
      </w:pPr>
      <w:hyperlink r:id="rId247" w:history="1">
        <w:r w:rsidR="00FE4C7E" w:rsidRPr="00327E3F">
          <w:rPr>
            <w:rStyle w:val="Hyperlink"/>
            <w:b/>
          </w:rPr>
          <w:t>R1-1804416</w:t>
        </w:r>
      </w:hyperlink>
      <w:r w:rsidR="00684373" w:rsidRPr="00327E3F">
        <w:rPr>
          <w:b/>
        </w:rPr>
        <w:tab/>
        <w:t>Correction on antenna ports quasi co-location for DMRS based SPDCCH</w:t>
      </w:r>
      <w:r w:rsidR="00684373" w:rsidRPr="00327E3F">
        <w:rPr>
          <w:b/>
        </w:rPr>
        <w:tab/>
        <w:t>Huawei, HiSilicon, Nokia</w:t>
      </w:r>
    </w:p>
    <w:p w14:paraId="63D5CD61" w14:textId="16821CB2" w:rsidR="00684373" w:rsidRPr="00684373" w:rsidRDefault="00684373" w:rsidP="00684373">
      <w:pPr>
        <w:ind w:left="1440" w:hanging="1440"/>
      </w:pPr>
      <w:r w:rsidRPr="00684373">
        <w:rPr>
          <w:highlight w:val="green"/>
        </w:rPr>
        <w:t xml:space="preserve">Endorse the text proposal in </w:t>
      </w:r>
      <w:hyperlink r:id="rId248" w:history="1">
        <w:r w:rsidR="00FE4C7E">
          <w:rPr>
            <w:rStyle w:val="Hyperlink"/>
            <w:highlight w:val="green"/>
          </w:rPr>
          <w:t>R1-1804416</w:t>
        </w:r>
      </w:hyperlink>
    </w:p>
    <w:p w14:paraId="1C34E778" w14:textId="77777777" w:rsidR="00684373" w:rsidRPr="00684373" w:rsidRDefault="00684373" w:rsidP="00684373">
      <w:pPr>
        <w:ind w:left="1440" w:hanging="1440"/>
      </w:pPr>
    </w:p>
    <w:p w14:paraId="34A0A948" w14:textId="0E6B9133" w:rsidR="00684373" w:rsidRPr="00684373" w:rsidRDefault="00603E09" w:rsidP="00684373">
      <w:pPr>
        <w:ind w:left="720" w:hanging="720"/>
      </w:pPr>
      <w:hyperlink r:id="rId249" w:history="1">
        <w:r w:rsidR="00FE4C7E">
          <w:rPr>
            <w:rStyle w:val="Hyperlink"/>
            <w:b/>
          </w:rPr>
          <w:t>R1-1804417</w:t>
        </w:r>
      </w:hyperlink>
      <w:r w:rsidR="00684373" w:rsidRPr="00684373">
        <w:tab/>
        <w:t>Correction on DCI format 7-1E in 36.212</w:t>
      </w:r>
      <w:r w:rsidR="00684373" w:rsidRPr="00684373">
        <w:tab/>
        <w:t>Huawei, HiSilicon, Ericsson, Nokia</w:t>
      </w:r>
    </w:p>
    <w:p w14:paraId="128AFBF6" w14:textId="3377A4F0" w:rsidR="00684373" w:rsidRPr="00684373" w:rsidRDefault="00684373" w:rsidP="00684373">
      <w:pPr>
        <w:ind w:left="720" w:hanging="720"/>
      </w:pPr>
      <w:r w:rsidRPr="00684373">
        <w:rPr>
          <w:highlight w:val="green"/>
        </w:rPr>
        <w:t xml:space="preserve">Endorse the text proposal in </w:t>
      </w:r>
      <w:hyperlink r:id="rId250" w:history="1">
        <w:r w:rsidR="00FE4C7E">
          <w:rPr>
            <w:rStyle w:val="Hyperlink"/>
            <w:highlight w:val="green"/>
          </w:rPr>
          <w:t>R1-1804417</w:t>
        </w:r>
      </w:hyperlink>
    </w:p>
    <w:p w14:paraId="78F0C6CF" w14:textId="77777777" w:rsidR="00684373" w:rsidRPr="00684373" w:rsidRDefault="00684373" w:rsidP="00684373">
      <w:pPr>
        <w:ind w:left="720" w:hanging="720"/>
      </w:pPr>
    </w:p>
    <w:p w14:paraId="4807E71D" w14:textId="3B49188A" w:rsidR="00684373" w:rsidRPr="00327E3F" w:rsidRDefault="00603E09" w:rsidP="00684373">
      <w:pPr>
        <w:ind w:left="1440" w:hanging="1440"/>
        <w:rPr>
          <w:b/>
        </w:rPr>
      </w:pPr>
      <w:hyperlink r:id="rId251" w:history="1">
        <w:r w:rsidR="00FE4C7E" w:rsidRPr="00327E3F">
          <w:rPr>
            <w:rStyle w:val="Hyperlink"/>
            <w:b/>
          </w:rPr>
          <w:t>R1-1804418</w:t>
        </w:r>
      </w:hyperlink>
      <w:r w:rsidR="00684373" w:rsidRPr="00327E3F">
        <w:rPr>
          <w:b/>
        </w:rPr>
        <w:tab/>
        <w:t>TP on VRB assignment of DL resource allocation type 2</w:t>
      </w:r>
      <w:r w:rsidR="00684373" w:rsidRPr="00327E3F">
        <w:rPr>
          <w:b/>
        </w:rPr>
        <w:tab/>
        <w:t>Huawei, HiSilicon, Nokia, Mediatek, Qualcomm</w:t>
      </w:r>
    </w:p>
    <w:p w14:paraId="723A1D5F" w14:textId="77777777" w:rsidR="00684373" w:rsidRPr="00684373" w:rsidRDefault="00684373" w:rsidP="00684373">
      <w:pPr>
        <w:ind w:left="1440" w:hanging="1440"/>
      </w:pPr>
      <w:r w:rsidRPr="00684373">
        <w:rPr>
          <w:highlight w:val="green"/>
        </w:rPr>
        <w:t>Agreement:</w:t>
      </w:r>
      <w:r w:rsidRPr="00684373">
        <w:t xml:space="preserve"> </w:t>
      </w:r>
    </w:p>
    <w:p w14:paraId="3A85BD8C" w14:textId="2276663B" w:rsidR="00684373" w:rsidRPr="00684373" w:rsidRDefault="00684373" w:rsidP="00684373">
      <w:pPr>
        <w:ind w:left="1440" w:hanging="1440"/>
      </w:pPr>
      <w:r w:rsidRPr="00684373">
        <w:t xml:space="preserve">The text proposal in </w:t>
      </w:r>
      <w:hyperlink r:id="rId252" w:history="1">
        <w:r w:rsidR="00FE4C7E">
          <w:rPr>
            <w:rStyle w:val="Hyperlink"/>
          </w:rPr>
          <w:t>R1-1804418</w:t>
        </w:r>
      </w:hyperlink>
      <w:r w:rsidRPr="00684373">
        <w:t xml:space="preserve"> is endorsed.</w:t>
      </w:r>
    </w:p>
    <w:p w14:paraId="37C57D66" w14:textId="77777777" w:rsidR="00684373" w:rsidRPr="00684373" w:rsidRDefault="00684373" w:rsidP="00684373">
      <w:pPr>
        <w:ind w:left="1440" w:hanging="1440"/>
      </w:pPr>
    </w:p>
    <w:p w14:paraId="2E688E38" w14:textId="77777777" w:rsidR="00684373" w:rsidRPr="00684373" w:rsidRDefault="00684373" w:rsidP="00684373">
      <w:pPr>
        <w:ind w:left="1440" w:hanging="1440"/>
        <w:rPr>
          <w:highlight w:val="green"/>
        </w:rPr>
      </w:pPr>
      <w:r w:rsidRPr="00684373">
        <w:rPr>
          <w:highlight w:val="green"/>
        </w:rPr>
        <w:t>Agreement:</w:t>
      </w:r>
    </w:p>
    <w:p w14:paraId="7C24BDDA" w14:textId="77777777" w:rsidR="00684373" w:rsidRPr="00684373" w:rsidRDefault="00684373" w:rsidP="00684373">
      <w:pPr>
        <w:ind w:left="1440" w:hanging="1440"/>
      </w:pPr>
      <w:r w:rsidRPr="00684373">
        <w:t>A slot/subslot-based PDSCH only support localized VRB assignment in Resource Allocation Type 2.</w:t>
      </w:r>
    </w:p>
    <w:p w14:paraId="28944749" w14:textId="77777777" w:rsidR="00684373" w:rsidRPr="00684373" w:rsidRDefault="00684373" w:rsidP="00684373">
      <w:pPr>
        <w:ind w:left="1440" w:hanging="1440"/>
      </w:pPr>
    </w:p>
    <w:p w14:paraId="4891BC18" w14:textId="01CC0467" w:rsidR="00684373" w:rsidRPr="00327E3F" w:rsidRDefault="00603E09" w:rsidP="00684373">
      <w:pPr>
        <w:ind w:left="1440" w:hanging="1440"/>
        <w:rPr>
          <w:b/>
        </w:rPr>
      </w:pPr>
      <w:hyperlink r:id="rId253" w:history="1">
        <w:r w:rsidR="00FE4C7E" w:rsidRPr="00327E3F">
          <w:rPr>
            <w:rStyle w:val="Hyperlink"/>
            <w:b/>
          </w:rPr>
          <w:t>R1-1804419</w:t>
        </w:r>
      </w:hyperlink>
      <w:r w:rsidR="00684373" w:rsidRPr="00327E3F">
        <w:rPr>
          <w:b/>
        </w:rPr>
        <w:tab/>
        <w:t>Correction on sequence generation for UE-specific reference signals associated with slotsubslot based PDSCH</w:t>
      </w:r>
      <w:r w:rsidR="00684373" w:rsidRPr="00327E3F">
        <w:rPr>
          <w:b/>
        </w:rPr>
        <w:tab/>
        <w:t>Huawei, HiSilicon, Nokia</w:t>
      </w:r>
    </w:p>
    <w:p w14:paraId="19E9BE1C" w14:textId="77777777" w:rsidR="00684373" w:rsidRPr="00684373" w:rsidRDefault="00684373" w:rsidP="00684373">
      <w:pPr>
        <w:ind w:left="1440" w:hanging="1440"/>
      </w:pPr>
      <w:r w:rsidRPr="00684373">
        <w:rPr>
          <w:highlight w:val="green"/>
        </w:rPr>
        <w:t>Agreement:</w:t>
      </w:r>
      <w:r w:rsidRPr="00684373">
        <w:t xml:space="preserve"> </w:t>
      </w:r>
    </w:p>
    <w:p w14:paraId="372F0666" w14:textId="573FB995" w:rsidR="00684373" w:rsidRPr="00684373" w:rsidRDefault="00684373" w:rsidP="00684373">
      <w:pPr>
        <w:ind w:left="1440" w:hanging="1440"/>
      </w:pPr>
      <w:r w:rsidRPr="00684373">
        <w:t xml:space="preserve">The text proposal in </w:t>
      </w:r>
      <w:hyperlink r:id="rId254" w:history="1">
        <w:r w:rsidR="00FE4C7E">
          <w:rPr>
            <w:rStyle w:val="Hyperlink"/>
          </w:rPr>
          <w:t>R1-1804419</w:t>
        </w:r>
      </w:hyperlink>
      <w:r w:rsidRPr="00684373">
        <w:t xml:space="preserve"> is endorsed.</w:t>
      </w:r>
    </w:p>
    <w:p w14:paraId="221542CF" w14:textId="77777777" w:rsidR="00684373" w:rsidRPr="00684373" w:rsidRDefault="00684373" w:rsidP="00684373">
      <w:pPr>
        <w:ind w:left="1440" w:hanging="1440"/>
      </w:pPr>
    </w:p>
    <w:p w14:paraId="24B0CB2E" w14:textId="77777777" w:rsidR="00684373" w:rsidRPr="00684373" w:rsidRDefault="00684373" w:rsidP="00684373">
      <w:pPr>
        <w:ind w:left="1440" w:hanging="1440"/>
      </w:pPr>
    </w:p>
    <w:p w14:paraId="2D6F5E3B" w14:textId="4BA57E64" w:rsidR="00684373" w:rsidRPr="00327E3F" w:rsidRDefault="00603E09" w:rsidP="00684373">
      <w:pPr>
        <w:ind w:left="720" w:hanging="720"/>
        <w:rPr>
          <w:b/>
        </w:rPr>
      </w:pPr>
      <w:hyperlink r:id="rId255" w:history="1">
        <w:r w:rsidR="00FE4C7E" w:rsidRPr="00327E3F">
          <w:rPr>
            <w:rStyle w:val="Hyperlink"/>
            <w:b/>
          </w:rPr>
          <w:t>R1-1804420</w:t>
        </w:r>
      </w:hyperlink>
      <w:r w:rsidR="00684373" w:rsidRPr="00327E3F">
        <w:rPr>
          <w:b/>
        </w:rPr>
        <w:tab/>
        <w:t>Correction on UCI on PUSCH in 36212</w:t>
      </w:r>
      <w:r w:rsidR="00684373" w:rsidRPr="00327E3F">
        <w:rPr>
          <w:b/>
        </w:rPr>
        <w:tab/>
        <w:t>Huawei, HiSilicon, LG Electronics, Qualcomm, Ericsson</w:t>
      </w:r>
    </w:p>
    <w:p w14:paraId="247ED1F4" w14:textId="455020B8" w:rsidR="00684373" w:rsidRPr="00684373" w:rsidRDefault="00684373" w:rsidP="00684373">
      <w:pPr>
        <w:ind w:left="720" w:hanging="720"/>
      </w:pPr>
      <w:r w:rsidRPr="00684373">
        <w:rPr>
          <w:highlight w:val="green"/>
        </w:rPr>
        <w:t xml:space="preserve">Endorse the text proposal in </w:t>
      </w:r>
      <w:hyperlink r:id="rId256" w:history="1">
        <w:r w:rsidR="00FE4C7E">
          <w:rPr>
            <w:rStyle w:val="Hyperlink"/>
            <w:highlight w:val="green"/>
          </w:rPr>
          <w:t>R1-1804420</w:t>
        </w:r>
      </w:hyperlink>
    </w:p>
    <w:p w14:paraId="30495349" w14:textId="77777777" w:rsidR="00684373" w:rsidRPr="00684373" w:rsidRDefault="00684373" w:rsidP="00684373">
      <w:pPr>
        <w:ind w:left="720" w:hanging="720"/>
      </w:pPr>
    </w:p>
    <w:p w14:paraId="080CE29A" w14:textId="00C156FC" w:rsidR="00684373" w:rsidRPr="00684373" w:rsidRDefault="00603E09" w:rsidP="00684373">
      <w:pPr>
        <w:ind w:left="720" w:hanging="720"/>
      </w:pPr>
      <w:hyperlink r:id="rId257" w:history="1">
        <w:r w:rsidR="00FE4C7E">
          <w:rPr>
            <w:rStyle w:val="Hyperlink"/>
          </w:rPr>
          <w:t>R1-1804421</w:t>
        </w:r>
      </w:hyperlink>
      <w:r w:rsidR="00684373" w:rsidRPr="00684373">
        <w:tab/>
        <w:t>Discussion and text proposal on UL resource allocation</w:t>
      </w:r>
      <w:r w:rsidR="00684373" w:rsidRPr="00684373">
        <w:tab/>
        <w:t>Huawei, HiSilicon</w:t>
      </w:r>
    </w:p>
    <w:p w14:paraId="715DE191" w14:textId="7C3FCDA1" w:rsidR="00684373" w:rsidRDefault="00603E09" w:rsidP="00684373">
      <w:pPr>
        <w:ind w:left="720" w:hanging="720"/>
      </w:pPr>
      <w:hyperlink r:id="rId258" w:history="1">
        <w:r w:rsidR="00FE4C7E">
          <w:rPr>
            <w:rStyle w:val="Hyperlink"/>
          </w:rPr>
          <w:t>R1-1804422</w:t>
        </w:r>
      </w:hyperlink>
      <w:r w:rsidR="00684373" w:rsidRPr="00684373">
        <w:tab/>
        <w:t>Correction on DL subslot pattern determination</w:t>
      </w:r>
      <w:r w:rsidR="00684373" w:rsidRPr="00684373">
        <w:tab/>
        <w:t>Huawei, HiSilicon</w:t>
      </w:r>
    </w:p>
    <w:p w14:paraId="0AFB6904" w14:textId="77777777" w:rsidR="00327E3F" w:rsidRDefault="00327E3F" w:rsidP="00327E3F">
      <w:pPr>
        <w:ind w:left="720" w:hanging="720"/>
      </w:pPr>
      <w:r>
        <w:t>R1-1805366</w:t>
      </w:r>
      <w:r>
        <w:tab/>
        <w:t>Text proposal on TBS determination for downlink pattern DDD</w:t>
      </w:r>
      <w:r>
        <w:tab/>
        <w:t>Huawei, HiSilicon</w:t>
      </w:r>
    </w:p>
    <w:p w14:paraId="01784409" w14:textId="69F86723" w:rsidR="00327E3F" w:rsidRPr="00684373" w:rsidRDefault="00327E3F" w:rsidP="00327E3F">
      <w:pPr>
        <w:ind w:left="720" w:hanging="720"/>
      </w:pPr>
      <w:r>
        <w:t>R1-1805411</w:t>
      </w:r>
      <w:r>
        <w:tab/>
        <w:t>Corrections on DAI in 36.212</w:t>
      </w:r>
      <w:r>
        <w:tab/>
        <w:t>Huawei, HiSilicon</w:t>
      </w:r>
    </w:p>
    <w:p w14:paraId="496F8940" w14:textId="77777777" w:rsidR="00684373" w:rsidRPr="00684373" w:rsidRDefault="00684373" w:rsidP="00684373">
      <w:pPr>
        <w:pStyle w:val="Heading4"/>
      </w:pPr>
      <w:bookmarkStart w:id="64" w:name="_Toc482182631"/>
      <w:bookmarkStart w:id="65" w:name="_Toc478430940"/>
      <w:bookmarkStart w:id="66" w:name="_Toc511072754"/>
      <w:bookmarkStart w:id="67" w:name="_Toc514184577"/>
      <w:r w:rsidRPr="00684373">
        <w:t>Other</w:t>
      </w:r>
      <w:bookmarkEnd w:id="64"/>
      <w:bookmarkEnd w:id="65"/>
      <w:bookmarkEnd w:id="66"/>
      <w:bookmarkEnd w:id="67"/>
    </w:p>
    <w:p w14:paraId="56F14659" w14:textId="77777777" w:rsidR="00684373" w:rsidRPr="00684373" w:rsidRDefault="00684373" w:rsidP="00684373">
      <w:pPr>
        <w:ind w:left="720" w:hanging="720"/>
        <w:rPr>
          <w:i/>
        </w:rPr>
      </w:pPr>
      <w:r w:rsidRPr="00684373">
        <w:rPr>
          <w:i/>
        </w:rPr>
        <w:t>Including aspects related to maximum TA and processing time, if any</w:t>
      </w:r>
    </w:p>
    <w:p w14:paraId="31B149BA" w14:textId="77777777" w:rsidR="00684373" w:rsidRDefault="00684373" w:rsidP="00684373">
      <w:pPr>
        <w:ind w:left="720" w:hanging="720"/>
      </w:pPr>
    </w:p>
    <w:p w14:paraId="48EEE1F6" w14:textId="7DBB1976" w:rsidR="00254752" w:rsidRPr="00254752" w:rsidRDefault="00603E09" w:rsidP="00684373">
      <w:pPr>
        <w:ind w:left="720" w:hanging="720"/>
      </w:pPr>
      <w:hyperlink r:id="rId259" w:history="1">
        <w:r w:rsidR="00FE4C7E">
          <w:rPr>
            <w:rStyle w:val="Hyperlink"/>
          </w:rPr>
          <w:t>R1-1803719</w:t>
        </w:r>
      </w:hyperlink>
      <w:r w:rsidR="00684373" w:rsidRPr="00684373">
        <w:tab/>
        <w:t>Remaining issues on SPS</w:t>
      </w:r>
      <w:r w:rsidR="00684373" w:rsidRPr="00684373">
        <w:tab/>
        <w:t>Huawei, HiSilicon</w:t>
      </w:r>
    </w:p>
    <w:p w14:paraId="0F5F7196" w14:textId="77777777" w:rsidR="00254752" w:rsidRPr="00254752" w:rsidRDefault="00254752" w:rsidP="005E1D01">
      <w:pPr>
        <w:pStyle w:val="Heading3"/>
      </w:pPr>
      <w:bookmarkStart w:id="68" w:name="_Toc491457824"/>
      <w:bookmarkStart w:id="69" w:name="_Toc510867569"/>
      <w:bookmarkStart w:id="70" w:name="_Toc514184578"/>
      <w:r w:rsidRPr="00254752">
        <w:t>Maintenance of Release 15 Enhancements to LTE operation in unlicensed spectrum</w:t>
      </w:r>
      <w:bookmarkEnd w:id="68"/>
      <w:bookmarkEnd w:id="69"/>
      <w:bookmarkEnd w:id="70"/>
    </w:p>
    <w:p w14:paraId="5B954B73" w14:textId="77777777" w:rsidR="00254752" w:rsidRPr="00254752" w:rsidRDefault="00254752" w:rsidP="00600A22">
      <w:pPr>
        <w:numPr>
          <w:ilvl w:val="0"/>
          <w:numId w:val="34"/>
        </w:numPr>
        <w:rPr>
          <w:color w:val="FF0000"/>
        </w:rPr>
      </w:pPr>
      <w:r w:rsidRPr="00254752">
        <w:rPr>
          <w:color w:val="FF0000"/>
        </w:rPr>
        <w:t xml:space="preserve">No individual CRs are allowed. Only text proposals are allowed. </w:t>
      </w:r>
    </w:p>
    <w:p w14:paraId="097C7151" w14:textId="77777777" w:rsidR="00254752" w:rsidRPr="00254752" w:rsidRDefault="00254752" w:rsidP="00600A22">
      <w:pPr>
        <w:numPr>
          <w:ilvl w:val="1"/>
          <w:numId w:val="34"/>
        </w:numPr>
        <w:rPr>
          <w:color w:val="FF0000"/>
        </w:rPr>
      </w:pPr>
      <w:r w:rsidRPr="00254752">
        <w:rPr>
          <w:color w:val="FF0000"/>
        </w:rPr>
        <w:t>Later on editors will aggregate all endorsed text proposals for a jumbo CR per spec</w:t>
      </w:r>
    </w:p>
    <w:p w14:paraId="2DC8D843" w14:textId="77777777" w:rsidR="00ED0503" w:rsidRDefault="00ED0503" w:rsidP="00254752"/>
    <w:p w14:paraId="64EBDBFF" w14:textId="41475191" w:rsidR="00ED0503" w:rsidRPr="00ED0503" w:rsidRDefault="00603E09" w:rsidP="00ED0503">
      <w:pPr>
        <w:rPr>
          <w:b/>
        </w:rPr>
      </w:pPr>
      <w:hyperlink r:id="rId260" w:history="1">
        <w:r w:rsidR="00FE4C7E">
          <w:rPr>
            <w:rStyle w:val="Hyperlink"/>
            <w:b/>
          </w:rPr>
          <w:t>R1-1805423</w:t>
        </w:r>
      </w:hyperlink>
      <w:r w:rsidR="00ED0503" w:rsidRPr="00ED0503">
        <w:rPr>
          <w:b/>
        </w:rPr>
        <w:tab/>
        <w:t>Chairman's notes of AI 6.2.2 Maintenance of Release 15 Enhancements to LTE operation in unlicensed spectrum</w:t>
      </w:r>
      <w:r w:rsidR="00ED0503" w:rsidRPr="00ED0503">
        <w:rPr>
          <w:b/>
        </w:rPr>
        <w:tab/>
        <w:t>Ad-hoc chair (Ericsson)</w:t>
      </w:r>
    </w:p>
    <w:p w14:paraId="5349A47D" w14:textId="77777777" w:rsidR="00ED0503" w:rsidRDefault="00ED0503" w:rsidP="00ED0503">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46B40473" w14:textId="61E1F543" w:rsidR="00ED0503" w:rsidRDefault="00ED0503" w:rsidP="00254752"/>
    <w:p w14:paraId="348AE3E8" w14:textId="00D513B6" w:rsidR="00DD7626" w:rsidRPr="00DD7626" w:rsidRDefault="00DD7626" w:rsidP="00254752">
      <w:pPr>
        <w:rPr>
          <w:b/>
        </w:rPr>
      </w:pPr>
      <w:r w:rsidRPr="00DD7626">
        <w:rPr>
          <w:b/>
        </w:rPr>
        <w:t>Friday</w:t>
      </w:r>
    </w:p>
    <w:p w14:paraId="7EDFF3D7" w14:textId="77777777" w:rsidR="00F65582" w:rsidRPr="001610E1" w:rsidRDefault="00F65582" w:rsidP="00F65582">
      <w:pPr>
        <w:rPr>
          <w:szCs w:val="20"/>
          <w:highlight w:val="cyan"/>
        </w:rPr>
      </w:pPr>
      <w:r w:rsidRPr="001610E1">
        <w:rPr>
          <w:szCs w:val="20"/>
          <w:highlight w:val="cyan"/>
        </w:rPr>
        <w:t xml:space="preserve">Editors to prepare CRs capturing the agreements till </w:t>
      </w:r>
      <w:r>
        <w:rPr>
          <w:szCs w:val="20"/>
          <w:highlight w:val="cyan"/>
        </w:rPr>
        <w:t>April 27</w:t>
      </w:r>
      <w:r w:rsidRPr="001610E1">
        <w:rPr>
          <w:szCs w:val="20"/>
          <w:highlight w:val="cyan"/>
          <w:vertAlign w:val="superscript"/>
        </w:rPr>
        <w:t>th</w:t>
      </w:r>
      <w:r w:rsidRPr="001610E1">
        <w:rPr>
          <w:szCs w:val="20"/>
          <w:highlight w:val="cyan"/>
        </w:rPr>
        <w:t xml:space="preserve">, </w:t>
      </w:r>
      <w:r>
        <w:rPr>
          <w:szCs w:val="20"/>
          <w:highlight w:val="cyan"/>
        </w:rPr>
        <w:t>for comments and endorsement by May 3</w:t>
      </w:r>
      <w:r w:rsidRPr="001610E1">
        <w:rPr>
          <w:szCs w:val="20"/>
          <w:highlight w:val="cyan"/>
          <w:vertAlign w:val="superscript"/>
        </w:rPr>
        <w:t>rd</w:t>
      </w:r>
      <w:r>
        <w:rPr>
          <w:szCs w:val="20"/>
          <w:highlight w:val="cyan"/>
        </w:rPr>
        <w:t>.</w:t>
      </w:r>
    </w:p>
    <w:p w14:paraId="0961D715" w14:textId="77777777" w:rsidR="00DD7626" w:rsidRDefault="00DD7626" w:rsidP="00254752"/>
    <w:bookmarkStart w:id="71" w:name="_Toc510867573"/>
    <w:p w14:paraId="2037319F" w14:textId="788835EF" w:rsidR="001C5F6C" w:rsidRPr="00DD7626" w:rsidRDefault="00FE4C7E" w:rsidP="001C5F6C">
      <w:pPr>
        <w:rPr>
          <w:b/>
        </w:rPr>
      </w:pPr>
      <w:r w:rsidRPr="00DD7626">
        <w:rPr>
          <w:b/>
          <w:color w:val="0000FF"/>
          <w:u w:val="single"/>
        </w:rPr>
        <w:fldChar w:fldCharType="begin"/>
      </w:r>
      <w:r w:rsidR="0095611E">
        <w:rPr>
          <w:b/>
          <w:color w:val="0000FF"/>
          <w:u w:val="single"/>
        </w:rPr>
        <w:instrText>HYPERLINK "C:\\Users\\Merias\\Documents\\RAN1\\TSGR1_92b-China\\Docs\\R1-1803960.zip"</w:instrText>
      </w:r>
      <w:r w:rsidRPr="00DD7626">
        <w:rPr>
          <w:b/>
          <w:color w:val="0000FF"/>
          <w:u w:val="single"/>
        </w:rPr>
        <w:fldChar w:fldCharType="separate"/>
      </w:r>
      <w:r w:rsidRPr="00DD7626">
        <w:rPr>
          <w:rStyle w:val="Hyperlink"/>
          <w:b/>
        </w:rPr>
        <w:t>R1-1803960</w:t>
      </w:r>
      <w:r w:rsidRPr="00DD7626">
        <w:rPr>
          <w:b/>
          <w:color w:val="0000FF"/>
          <w:u w:val="single"/>
        </w:rPr>
        <w:fldChar w:fldCharType="end"/>
      </w:r>
      <w:r w:rsidR="001C5F6C" w:rsidRPr="00DD7626">
        <w:rPr>
          <w:b/>
        </w:rPr>
        <w:tab/>
        <w:t>Introduction of FeLAA into 36.212</w:t>
      </w:r>
      <w:r w:rsidR="001C5F6C" w:rsidRPr="00DD7626">
        <w:rPr>
          <w:b/>
        </w:rPr>
        <w:tab/>
        <w:t>Huawei</w:t>
      </w:r>
    </w:p>
    <w:p w14:paraId="00777330" w14:textId="00DDD119" w:rsidR="001C5F6C" w:rsidRPr="001C5F6C" w:rsidRDefault="00DD7626" w:rsidP="001C5F6C">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endorsed. </w:t>
      </w:r>
      <w:r w:rsidR="001C5F6C" w:rsidRPr="001C5F6C">
        <w:rPr>
          <w:highlight w:val="green"/>
        </w:rPr>
        <w:t>Final CR</w:t>
      </w:r>
      <w:r>
        <w:rPr>
          <w:highlight w:val="green"/>
        </w:rPr>
        <w:t xml:space="preserve"> is agreed </w:t>
      </w:r>
      <w:r w:rsidR="001C5F6C" w:rsidRPr="001C5F6C">
        <w:rPr>
          <w:highlight w:val="green"/>
        </w:rPr>
        <w:t xml:space="preserve">in </w:t>
      </w:r>
      <w:hyperlink r:id="rId261" w:history="1">
        <w:r w:rsidR="00FE4C7E">
          <w:rPr>
            <w:rStyle w:val="Hyperlink"/>
            <w:highlight w:val="green"/>
          </w:rPr>
          <w:t>R1-1805418</w:t>
        </w:r>
      </w:hyperlink>
      <w:r w:rsidR="001C5F6C" w:rsidRPr="001C5F6C">
        <w:rPr>
          <w:highlight w:val="green"/>
        </w:rPr>
        <w:t xml:space="preserve"> (TS36.212, CR0290, Rel-15</w:t>
      </w:r>
      <w:r>
        <w:rPr>
          <w:highlight w:val="green"/>
        </w:rPr>
        <w:t>, B</w:t>
      </w:r>
      <w:r w:rsidR="001C5F6C" w:rsidRPr="001C5F6C">
        <w:rPr>
          <w:highlight w:val="green"/>
        </w:rPr>
        <w:t>).</w:t>
      </w:r>
    </w:p>
    <w:p w14:paraId="018AA46D" w14:textId="77777777" w:rsidR="001C5F6C" w:rsidRPr="001C5F6C" w:rsidRDefault="001C5F6C" w:rsidP="001C5F6C"/>
    <w:p w14:paraId="3ED28E9D" w14:textId="2DDD6433" w:rsidR="001C5F6C" w:rsidRPr="00DD7626" w:rsidRDefault="00603E09" w:rsidP="001C5F6C">
      <w:pPr>
        <w:ind w:left="1440" w:hanging="1440"/>
        <w:rPr>
          <w:b/>
        </w:rPr>
      </w:pPr>
      <w:hyperlink r:id="rId262" w:history="1">
        <w:r w:rsidR="00FE4C7E" w:rsidRPr="00DD7626">
          <w:rPr>
            <w:rStyle w:val="Hyperlink"/>
            <w:b/>
          </w:rPr>
          <w:t>R1-1804409</w:t>
        </w:r>
      </w:hyperlink>
      <w:r w:rsidR="001C5F6C" w:rsidRPr="00DD7626">
        <w:rPr>
          <w:b/>
        </w:rPr>
        <w:tab/>
        <w:t>Introduction of Enhancements to LTE operation in unlicensed spectrum into 36.201</w:t>
      </w:r>
      <w:r w:rsidR="001C5F6C" w:rsidRPr="00DD7626">
        <w:rPr>
          <w:b/>
        </w:rPr>
        <w:tab/>
        <w:t>Nokia, Nokia Shanghai Bell</w:t>
      </w:r>
    </w:p>
    <w:p w14:paraId="2EB5F809" w14:textId="77777777" w:rsidR="001C5F6C" w:rsidRPr="001C5F6C" w:rsidRDefault="001C5F6C" w:rsidP="001C5F6C">
      <w:pPr>
        <w:ind w:left="1440" w:hanging="1440"/>
      </w:pPr>
      <w:r w:rsidRPr="001C5F6C">
        <w:rPr>
          <w:highlight w:val="green"/>
        </w:rPr>
        <w:t>Endorsed in principle</w:t>
      </w:r>
      <w:r w:rsidRPr="001C5F6C">
        <w:t xml:space="preserve"> with the following suggested modifications to the editor:</w:t>
      </w:r>
    </w:p>
    <w:p w14:paraId="15F93814" w14:textId="77777777" w:rsidR="001C5F6C" w:rsidRPr="001C5F6C" w:rsidRDefault="001C5F6C" w:rsidP="001C5F6C">
      <w:pPr>
        <w:numPr>
          <w:ilvl w:val="0"/>
          <w:numId w:val="34"/>
        </w:numPr>
      </w:pPr>
      <w:r w:rsidRPr="001C5F6C">
        <w:t>Change “A downlink transmission may or may not start at the subframe boundary, and may or may not end at the subframe boundary” to “A downlink or uplink transmission may start at the subframe boundary or later, and may end at the subframe boundary or earlier.</w:t>
      </w:r>
    </w:p>
    <w:p w14:paraId="14E923B2" w14:textId="77777777" w:rsidR="001C5F6C" w:rsidRPr="001C5F6C" w:rsidRDefault="001C5F6C" w:rsidP="001C5F6C">
      <w:pPr>
        <w:numPr>
          <w:ilvl w:val="0"/>
          <w:numId w:val="34"/>
        </w:numPr>
      </w:pPr>
      <w:r w:rsidRPr="001C5F6C">
        <w:t>Delete “An uplink transmission may or may not start at the subframe boundary, and may or may not end at the subframe boundary.”</w:t>
      </w:r>
    </w:p>
    <w:p w14:paraId="4F0B21A1" w14:textId="1D60122E" w:rsidR="001C5F6C" w:rsidRPr="001C5F6C" w:rsidRDefault="00DD7626" w:rsidP="001C5F6C">
      <w:pPr>
        <w:ind w:left="720" w:hanging="720"/>
      </w:pPr>
      <w:r w:rsidRPr="00777035">
        <w:rPr>
          <w:rFonts w:ascii="Times New Roman" w:hAnsi="Times New Roman"/>
          <w:b/>
          <w:szCs w:val="20"/>
        </w:rPr>
        <w:t xml:space="preserve">Decision: </w:t>
      </w:r>
      <w:r w:rsidR="001C5F6C" w:rsidRPr="001C5F6C">
        <w:rPr>
          <w:highlight w:val="green"/>
        </w:rPr>
        <w:t xml:space="preserve">Final CR </w:t>
      </w:r>
      <w:r>
        <w:rPr>
          <w:highlight w:val="green"/>
        </w:rPr>
        <w:t xml:space="preserve">is </w:t>
      </w:r>
      <w:r w:rsidR="001C5F6C" w:rsidRPr="001C5F6C">
        <w:rPr>
          <w:highlight w:val="green"/>
        </w:rPr>
        <w:t xml:space="preserve">agreed in </w:t>
      </w:r>
      <w:hyperlink r:id="rId263" w:history="1">
        <w:r w:rsidR="00FE4C7E">
          <w:rPr>
            <w:rStyle w:val="Hyperlink"/>
            <w:b/>
            <w:highlight w:val="green"/>
          </w:rPr>
          <w:t>R1-1805335</w:t>
        </w:r>
      </w:hyperlink>
      <w:r w:rsidR="001C5F6C" w:rsidRPr="001C5F6C">
        <w:rPr>
          <w:highlight w:val="green"/>
        </w:rPr>
        <w:t xml:space="preserve"> (</w:t>
      </w:r>
      <w:r w:rsidR="0048290A">
        <w:rPr>
          <w:highlight w:val="green"/>
        </w:rPr>
        <w:t>36.2</w:t>
      </w:r>
      <w:r w:rsidR="006462C1">
        <w:rPr>
          <w:highlight w:val="green"/>
        </w:rPr>
        <w:t xml:space="preserve">01 </w:t>
      </w:r>
      <w:r w:rsidR="001C5F6C" w:rsidRPr="001C5F6C">
        <w:rPr>
          <w:highlight w:val="green"/>
        </w:rPr>
        <w:t>CR0024</w:t>
      </w:r>
      <w:r w:rsidR="006462C1">
        <w:rPr>
          <w:highlight w:val="green"/>
        </w:rPr>
        <w:t>r</w:t>
      </w:r>
      <w:r w:rsidR="001C5F6C" w:rsidRPr="001C5F6C">
        <w:rPr>
          <w:highlight w:val="green"/>
        </w:rPr>
        <w:t>1</w:t>
      </w:r>
      <w:r w:rsidR="006462C1">
        <w:rPr>
          <w:highlight w:val="green"/>
        </w:rPr>
        <w:t>, Rel-15, B</w:t>
      </w:r>
      <w:r w:rsidR="001C5F6C" w:rsidRPr="001C5F6C">
        <w:rPr>
          <w:highlight w:val="green"/>
        </w:rPr>
        <w:t>)</w:t>
      </w:r>
      <w:r w:rsidR="006462C1">
        <w:t>.</w:t>
      </w:r>
    </w:p>
    <w:p w14:paraId="7915FFA4" w14:textId="77777777" w:rsidR="001C5F6C" w:rsidRPr="001C5F6C" w:rsidRDefault="001C5F6C" w:rsidP="001C5F6C">
      <w:pPr>
        <w:ind w:left="720" w:hanging="720"/>
      </w:pPr>
    </w:p>
    <w:p w14:paraId="5BFD34D5" w14:textId="77777777" w:rsidR="001C5F6C" w:rsidRPr="001C5F6C" w:rsidRDefault="001C5F6C" w:rsidP="001C5F6C"/>
    <w:p w14:paraId="1BE0ABC5" w14:textId="2BB9918A" w:rsidR="001C5F6C" w:rsidRPr="00142D6A" w:rsidRDefault="00603E09" w:rsidP="001C5F6C">
      <w:pPr>
        <w:rPr>
          <w:b/>
        </w:rPr>
      </w:pPr>
      <w:hyperlink r:id="rId264" w:history="1">
        <w:r w:rsidR="00FE4C7E" w:rsidRPr="00142D6A">
          <w:rPr>
            <w:rStyle w:val="Hyperlink"/>
            <w:b/>
          </w:rPr>
          <w:t>R1-1804453</w:t>
        </w:r>
      </w:hyperlink>
      <w:r w:rsidR="001C5F6C" w:rsidRPr="00142D6A">
        <w:rPr>
          <w:b/>
        </w:rPr>
        <w:tab/>
        <w:t>3GPP TS 37.213 Physical layer procedures for shared spectrum channel</w:t>
      </w:r>
      <w:r w:rsidR="001C5F6C" w:rsidRPr="00142D6A">
        <w:rPr>
          <w:b/>
        </w:rPr>
        <w:tab/>
        <w:t>Ericsson</w:t>
      </w:r>
    </w:p>
    <w:p w14:paraId="152A569F" w14:textId="77777777" w:rsidR="001C5F6C" w:rsidRPr="001C5F6C" w:rsidRDefault="001C5F6C" w:rsidP="001C5F6C">
      <w:r w:rsidRPr="001C5F6C">
        <w:t>Ericsson to prepare the following document for discussion:</w:t>
      </w:r>
    </w:p>
    <w:p w14:paraId="1449D221" w14:textId="27A8AD60" w:rsidR="001C5F6C" w:rsidRPr="001C5F6C" w:rsidRDefault="00603E09" w:rsidP="001C5F6C">
      <w:hyperlink r:id="rId265" w:history="1">
        <w:r w:rsidR="00FE4C7E">
          <w:rPr>
            <w:rStyle w:val="Hyperlink"/>
          </w:rPr>
          <w:t>R1-1805336</w:t>
        </w:r>
      </w:hyperlink>
      <w:r w:rsidR="001C5F6C" w:rsidRPr="001C5F6C">
        <w:tab/>
        <w:t>Additions to TS 36.213 (Rel-14) to capture agreements for Rel-15 FeLAA</w:t>
      </w:r>
    </w:p>
    <w:p w14:paraId="6F0EF096" w14:textId="4F8B117A" w:rsidR="001C5F6C" w:rsidRPr="00142D6A" w:rsidRDefault="00603E09" w:rsidP="001C5F6C">
      <w:pPr>
        <w:rPr>
          <w:b/>
          <w:highlight w:val="yellow"/>
        </w:rPr>
      </w:pPr>
      <w:hyperlink r:id="rId266" w:history="1">
        <w:r w:rsidR="00FE4C7E" w:rsidRPr="00142D6A">
          <w:rPr>
            <w:rStyle w:val="Hyperlink"/>
            <w:b/>
          </w:rPr>
          <w:t>R1-1805351</w:t>
        </w:r>
      </w:hyperlink>
      <w:r w:rsidR="001C5F6C" w:rsidRPr="00142D6A">
        <w:rPr>
          <w:b/>
        </w:rPr>
        <w:tab/>
        <w:t>3GPP TS 37.213 v0.0.2 Physical layer procedures for shared spectrum channel</w:t>
      </w:r>
      <w:r w:rsidR="001C5F6C" w:rsidRPr="00142D6A">
        <w:rPr>
          <w:b/>
        </w:rPr>
        <w:tab/>
        <w:t>Ericsson</w:t>
      </w:r>
    </w:p>
    <w:p w14:paraId="2B3097F7" w14:textId="1849E158" w:rsidR="001C5F6C" w:rsidRPr="00142D6A" w:rsidRDefault="00603E09" w:rsidP="001C5F6C">
      <w:pPr>
        <w:rPr>
          <w:b/>
        </w:rPr>
      </w:pPr>
      <w:hyperlink r:id="rId267" w:history="1">
        <w:r w:rsidR="00FE4C7E" w:rsidRPr="00142D6A">
          <w:rPr>
            <w:rStyle w:val="Hyperlink"/>
            <w:b/>
          </w:rPr>
          <w:t>R1-1805352</w:t>
        </w:r>
      </w:hyperlink>
      <w:r w:rsidR="001C5F6C" w:rsidRPr="00142D6A">
        <w:rPr>
          <w:b/>
        </w:rPr>
        <w:tab/>
        <w:t>3GPP TS 37.213 v0.0.3 Physical layer procedures for shared spectrum channel</w:t>
      </w:r>
      <w:r w:rsidR="001C5F6C" w:rsidRPr="00142D6A">
        <w:rPr>
          <w:b/>
        </w:rPr>
        <w:tab/>
        <w:t>Ericsson</w:t>
      </w:r>
    </w:p>
    <w:p w14:paraId="0242A0BF" w14:textId="0F39C616" w:rsidR="001C5F6C" w:rsidRPr="001C5F6C" w:rsidRDefault="00142D6A" w:rsidP="001C5F6C">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endorsed as </w:t>
      </w:r>
      <w:r w:rsidR="001C5F6C" w:rsidRPr="001C5F6C">
        <w:rPr>
          <w:highlight w:val="green"/>
        </w:rPr>
        <w:t xml:space="preserve">V0.1.0 in </w:t>
      </w:r>
      <w:hyperlink r:id="rId268" w:history="1">
        <w:r w:rsidR="00FE4C7E">
          <w:rPr>
            <w:rStyle w:val="Hyperlink"/>
            <w:highlight w:val="green"/>
          </w:rPr>
          <w:t>R1-1805416</w:t>
        </w:r>
      </w:hyperlink>
      <w:r w:rsidR="001C5F6C" w:rsidRPr="001C5F6C">
        <w:rPr>
          <w:highlight w:val="green"/>
        </w:rPr>
        <w:t xml:space="preserve">. Further modifications reflecting comments received will be made using </w:t>
      </w:r>
      <w:hyperlink r:id="rId269" w:history="1">
        <w:r w:rsidR="00FE4C7E">
          <w:rPr>
            <w:rStyle w:val="Hyperlink"/>
            <w:highlight w:val="green"/>
          </w:rPr>
          <w:t>R1-1805416</w:t>
        </w:r>
      </w:hyperlink>
      <w:r w:rsidR="001C5F6C" w:rsidRPr="001C5F6C">
        <w:rPr>
          <w:highlight w:val="green"/>
        </w:rPr>
        <w:t xml:space="preserve"> as a reference.</w:t>
      </w:r>
    </w:p>
    <w:p w14:paraId="511D73D6" w14:textId="77777777" w:rsidR="001C5F6C" w:rsidRPr="001C5F6C" w:rsidRDefault="001C5F6C" w:rsidP="001C5F6C"/>
    <w:p w14:paraId="71F1B846" w14:textId="08AB4122" w:rsidR="001C5F6C" w:rsidRPr="00142D6A" w:rsidRDefault="00603E09" w:rsidP="001C5F6C">
      <w:pPr>
        <w:ind w:left="720" w:hanging="720"/>
        <w:rPr>
          <w:b/>
          <w:lang w:eastAsia="x-none"/>
        </w:rPr>
      </w:pPr>
      <w:hyperlink r:id="rId270" w:history="1">
        <w:r w:rsidR="00FE4C7E" w:rsidRPr="00142D6A">
          <w:rPr>
            <w:rStyle w:val="Hyperlink"/>
            <w:b/>
            <w:lang w:eastAsia="x-none"/>
          </w:rPr>
          <w:t>R1-1804484</w:t>
        </w:r>
      </w:hyperlink>
      <w:r w:rsidR="001C5F6C" w:rsidRPr="00142D6A">
        <w:rPr>
          <w:b/>
          <w:lang w:eastAsia="x-none"/>
        </w:rPr>
        <w:tab/>
        <w:t>Introduction of Enhancements to LTE operation in unlicensed spectrum into 36.213 s00-s05</w:t>
      </w:r>
      <w:r w:rsidR="001C5F6C" w:rsidRPr="00142D6A">
        <w:rPr>
          <w:b/>
          <w:lang w:eastAsia="x-none"/>
        </w:rPr>
        <w:tab/>
        <w:t>Motorola Mobility Germany GmbH</w:t>
      </w:r>
    </w:p>
    <w:p w14:paraId="23A40DD6" w14:textId="77777777" w:rsidR="002021F3" w:rsidRDefault="002021F3" w:rsidP="002021F3">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sidRPr="002021F3">
        <w:rPr>
          <w:rFonts w:ascii="Times New Roman" w:hAnsi="Times New Roman"/>
          <w:szCs w:val="20"/>
          <w:highlight w:val="green"/>
        </w:rPr>
        <w:t>e</w:t>
      </w:r>
      <w:r w:rsidR="001C5F6C" w:rsidRPr="002021F3">
        <w:rPr>
          <w:highlight w:val="green"/>
          <w:lang w:eastAsia="x-none"/>
        </w:rPr>
        <w:t>n</w:t>
      </w:r>
      <w:r w:rsidR="001C5F6C" w:rsidRPr="001C5F6C">
        <w:rPr>
          <w:highlight w:val="green"/>
          <w:lang w:eastAsia="x-none"/>
        </w:rPr>
        <w:t>dorsed in principle</w:t>
      </w:r>
      <w:r w:rsidR="001C5F6C" w:rsidRPr="001C5F6C">
        <w:rPr>
          <w:lang w:eastAsia="x-none"/>
        </w:rPr>
        <w:t xml:space="preserve"> with the following suggested modifications. </w:t>
      </w:r>
    </w:p>
    <w:p w14:paraId="23F6ACED" w14:textId="0A636EF3" w:rsidR="001C5F6C" w:rsidRPr="001C5F6C" w:rsidRDefault="001C5F6C" w:rsidP="002021F3">
      <w:pPr>
        <w:pStyle w:val="ListParagraph"/>
        <w:numPr>
          <w:ilvl w:val="0"/>
          <w:numId w:val="337"/>
        </w:numPr>
        <w:rPr>
          <w:lang w:eastAsia="x-none"/>
        </w:rPr>
      </w:pPr>
      <w:r w:rsidRPr="001C5F6C">
        <w:rPr>
          <w:lang w:eastAsia="x-none"/>
        </w:rPr>
        <w:t>Align terminology between all the specifications by using “Autonomous Uplink” or similar consistently.</w:t>
      </w:r>
    </w:p>
    <w:p w14:paraId="4954CC39" w14:textId="5DDD03B4" w:rsidR="001C5F6C" w:rsidRPr="002021F3" w:rsidRDefault="00603E09" w:rsidP="001C5F6C">
      <w:pPr>
        <w:ind w:left="720" w:hanging="720"/>
        <w:rPr>
          <w:b/>
          <w:lang w:eastAsia="x-none"/>
        </w:rPr>
      </w:pPr>
      <w:hyperlink r:id="rId271" w:history="1">
        <w:r w:rsidR="00FE4C7E" w:rsidRPr="002021F3">
          <w:rPr>
            <w:rStyle w:val="Hyperlink"/>
            <w:b/>
            <w:lang w:eastAsia="x-none"/>
          </w:rPr>
          <w:t>R1-1805389</w:t>
        </w:r>
      </w:hyperlink>
      <w:r w:rsidR="001C5F6C" w:rsidRPr="002021F3">
        <w:rPr>
          <w:b/>
          <w:lang w:eastAsia="x-none"/>
        </w:rPr>
        <w:tab/>
        <w:t>Introduction of Enhancements to LTE operation in unlicensed spectrum into 36.213 s00-s05</w:t>
      </w:r>
      <w:r w:rsidR="001C5F6C" w:rsidRPr="002021F3">
        <w:rPr>
          <w:b/>
          <w:lang w:eastAsia="x-none"/>
        </w:rPr>
        <w:tab/>
        <w:t>Motorola Mobility</w:t>
      </w:r>
    </w:p>
    <w:p w14:paraId="552B9586" w14:textId="4C50CCA6" w:rsidR="001C5F6C" w:rsidRPr="001C5F6C" w:rsidRDefault="002021F3" w:rsidP="001C5F6C">
      <w:pPr>
        <w:ind w:left="720" w:hanging="720"/>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w:t>
      </w:r>
      <w:r w:rsidRPr="002021F3">
        <w:rPr>
          <w:rFonts w:ascii="Times New Roman" w:hAnsi="Times New Roman"/>
          <w:szCs w:val="20"/>
        </w:rPr>
        <w:t>is e</w:t>
      </w:r>
      <w:r w:rsidRPr="002021F3">
        <w:rPr>
          <w:lang w:eastAsia="x-none"/>
        </w:rPr>
        <w:t>ndorsed and f</w:t>
      </w:r>
      <w:r w:rsidR="001C5F6C" w:rsidRPr="002021F3">
        <w:rPr>
          <w:lang w:eastAsia="x-none"/>
        </w:rPr>
        <w:t>inal CR</w:t>
      </w:r>
      <w:r w:rsidRPr="002021F3">
        <w:rPr>
          <w:lang w:eastAsia="x-none"/>
        </w:rPr>
        <w:t xml:space="preserve"> is </w:t>
      </w:r>
      <w:r>
        <w:rPr>
          <w:highlight w:val="green"/>
          <w:lang w:eastAsia="x-none"/>
        </w:rPr>
        <w:t>agreed</w:t>
      </w:r>
      <w:r w:rsidR="001C5F6C" w:rsidRPr="001C5F6C">
        <w:rPr>
          <w:highlight w:val="green"/>
          <w:lang w:eastAsia="x-none"/>
        </w:rPr>
        <w:t xml:space="preserve"> in </w:t>
      </w:r>
      <w:hyperlink r:id="rId272" w:history="1">
        <w:r w:rsidR="00FE4C7E" w:rsidRPr="002021F3">
          <w:rPr>
            <w:rStyle w:val="Hyperlink"/>
            <w:highlight w:val="green"/>
            <w:lang w:eastAsia="x-none"/>
          </w:rPr>
          <w:t>R1-1804489</w:t>
        </w:r>
      </w:hyperlink>
      <w:r w:rsidRPr="002021F3">
        <w:rPr>
          <w:highlight w:val="green"/>
          <w:lang w:eastAsia="x-none"/>
        </w:rPr>
        <w:t xml:space="preserve"> (36.213 CR1054, Rel-15, B)</w:t>
      </w:r>
    </w:p>
    <w:p w14:paraId="145BA82F" w14:textId="461ED8DD" w:rsidR="001C5F6C" w:rsidRPr="001C5F6C" w:rsidRDefault="001C5F6C" w:rsidP="001C5F6C">
      <w:pPr>
        <w:ind w:left="720" w:hanging="720"/>
        <w:rPr>
          <w:lang w:eastAsia="x-none"/>
        </w:rPr>
      </w:pPr>
    </w:p>
    <w:p w14:paraId="1B4FD71D" w14:textId="251836E8" w:rsidR="001C5F6C" w:rsidRPr="002E7F97" w:rsidRDefault="00603E09" w:rsidP="001C5F6C">
      <w:pPr>
        <w:ind w:left="720" w:hanging="720"/>
        <w:rPr>
          <w:b/>
          <w:lang w:eastAsia="x-none"/>
        </w:rPr>
      </w:pPr>
      <w:hyperlink r:id="rId273" w:history="1">
        <w:r w:rsidR="00FE4C7E" w:rsidRPr="002E7F97">
          <w:rPr>
            <w:rStyle w:val="Hyperlink"/>
            <w:b/>
            <w:lang w:eastAsia="x-none"/>
          </w:rPr>
          <w:t>R1-1804485</w:t>
        </w:r>
      </w:hyperlink>
      <w:r w:rsidR="001C5F6C" w:rsidRPr="002E7F97">
        <w:rPr>
          <w:b/>
          <w:lang w:eastAsia="x-none"/>
        </w:rPr>
        <w:tab/>
        <w:t>Introduction of Enhancements to LTE operation in unlicensed spectrum into 36.213 s06-s09</w:t>
      </w:r>
      <w:r w:rsidR="001C5F6C" w:rsidRPr="002E7F97">
        <w:rPr>
          <w:b/>
          <w:lang w:eastAsia="x-none"/>
        </w:rPr>
        <w:tab/>
        <w:t>Motorola Mobility Germany GmbH</w:t>
      </w:r>
    </w:p>
    <w:p w14:paraId="60FC2450" w14:textId="21FC3B9F" w:rsidR="001C5F6C" w:rsidRPr="002E7F97" w:rsidRDefault="00603E09" w:rsidP="001C5F6C">
      <w:pPr>
        <w:rPr>
          <w:b/>
          <w:lang w:eastAsia="x-none"/>
        </w:rPr>
      </w:pPr>
      <w:hyperlink r:id="rId274" w:history="1">
        <w:r w:rsidR="00FE4C7E" w:rsidRPr="002E7F97">
          <w:rPr>
            <w:rStyle w:val="Hyperlink"/>
            <w:b/>
            <w:lang w:eastAsia="x-none"/>
          </w:rPr>
          <w:t>R1-1805337</w:t>
        </w:r>
      </w:hyperlink>
      <w:r w:rsidR="001C5F6C" w:rsidRPr="002E7F97">
        <w:rPr>
          <w:b/>
          <w:lang w:eastAsia="x-none"/>
        </w:rPr>
        <w:tab/>
        <w:t>Introduction of Enhancements to LTE operation in unlicensed spectrum into 36.213 s06-s09</w:t>
      </w:r>
      <w:r w:rsidR="001C5F6C" w:rsidRPr="002E7F97">
        <w:rPr>
          <w:b/>
          <w:lang w:eastAsia="x-none"/>
        </w:rPr>
        <w:tab/>
      </w:r>
      <w:r w:rsidR="001C5F6C" w:rsidRPr="002E7F97">
        <w:rPr>
          <w:b/>
          <w:lang w:eastAsia="x-none"/>
        </w:rPr>
        <w:tab/>
      </w:r>
      <w:r w:rsidR="001C5F6C" w:rsidRPr="002E7F97">
        <w:rPr>
          <w:b/>
          <w:lang w:eastAsia="x-none"/>
        </w:rPr>
        <w:tab/>
        <w:t>Motorola Mobility Germany GmbH</w:t>
      </w:r>
    </w:p>
    <w:p w14:paraId="4409F46B" w14:textId="7ABB9111" w:rsidR="001C5F6C" w:rsidRPr="002E7F97" w:rsidRDefault="002E7F97" w:rsidP="002E7F97">
      <w:pPr>
        <w:ind w:left="720" w:hanging="720"/>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w:t>
      </w:r>
      <w:r w:rsidRPr="002021F3">
        <w:rPr>
          <w:rFonts w:ascii="Times New Roman" w:hAnsi="Times New Roman"/>
          <w:szCs w:val="20"/>
        </w:rPr>
        <w:t>is e</w:t>
      </w:r>
      <w:r w:rsidRPr="002021F3">
        <w:rPr>
          <w:lang w:eastAsia="x-none"/>
        </w:rPr>
        <w:t xml:space="preserve">ndorsed and final CR is </w:t>
      </w:r>
      <w:r>
        <w:rPr>
          <w:highlight w:val="green"/>
          <w:lang w:eastAsia="x-none"/>
        </w:rPr>
        <w:t>agreed</w:t>
      </w:r>
      <w:r w:rsidR="001C5F6C" w:rsidRPr="001C5F6C">
        <w:rPr>
          <w:highlight w:val="green"/>
          <w:lang w:eastAsia="x-none"/>
        </w:rPr>
        <w:t xml:space="preserve"> in </w:t>
      </w:r>
      <w:hyperlink r:id="rId275" w:history="1">
        <w:r w:rsidR="00FE4C7E">
          <w:rPr>
            <w:rStyle w:val="Hyperlink"/>
            <w:highlight w:val="green"/>
            <w:lang w:eastAsia="x-none"/>
          </w:rPr>
          <w:t>R1-1804490</w:t>
        </w:r>
      </w:hyperlink>
      <w:r w:rsidRPr="002021F3">
        <w:rPr>
          <w:highlight w:val="green"/>
          <w:lang w:eastAsia="x-none"/>
        </w:rPr>
        <w:t xml:space="preserve"> (36.213 CR105</w:t>
      </w:r>
      <w:r>
        <w:rPr>
          <w:highlight w:val="green"/>
          <w:lang w:eastAsia="x-none"/>
        </w:rPr>
        <w:t>5</w:t>
      </w:r>
      <w:r w:rsidRPr="002021F3">
        <w:rPr>
          <w:highlight w:val="green"/>
          <w:lang w:eastAsia="x-none"/>
        </w:rPr>
        <w:t>, Rel-15, B)</w:t>
      </w:r>
    </w:p>
    <w:p w14:paraId="4CF2812A" w14:textId="77777777" w:rsidR="001C5F6C" w:rsidRPr="001C5F6C" w:rsidRDefault="001C5F6C" w:rsidP="001C5F6C">
      <w:pPr>
        <w:ind w:left="720" w:hanging="720"/>
        <w:rPr>
          <w:lang w:eastAsia="x-none"/>
        </w:rPr>
      </w:pPr>
    </w:p>
    <w:p w14:paraId="0E520F5D" w14:textId="782B4FB8" w:rsidR="001C5F6C" w:rsidRPr="002E7F97" w:rsidRDefault="00603E09" w:rsidP="001C5F6C">
      <w:pPr>
        <w:ind w:left="720" w:hanging="720"/>
        <w:rPr>
          <w:b/>
          <w:lang w:eastAsia="x-none"/>
        </w:rPr>
      </w:pPr>
      <w:hyperlink r:id="rId276" w:history="1">
        <w:r w:rsidR="00FE4C7E" w:rsidRPr="002E7F97">
          <w:rPr>
            <w:rStyle w:val="Hyperlink"/>
            <w:b/>
            <w:lang w:eastAsia="x-none"/>
          </w:rPr>
          <w:t>R1-1804486</w:t>
        </w:r>
      </w:hyperlink>
      <w:r w:rsidR="001C5F6C" w:rsidRPr="002E7F97">
        <w:rPr>
          <w:b/>
          <w:lang w:eastAsia="x-none"/>
        </w:rPr>
        <w:tab/>
        <w:t>Introduction of Enhancements to LTE operation in unlicensed spectrum into 36.213 s10-s13</w:t>
      </w:r>
      <w:r w:rsidR="001C5F6C" w:rsidRPr="002E7F97">
        <w:rPr>
          <w:b/>
          <w:lang w:eastAsia="x-none"/>
        </w:rPr>
        <w:tab/>
        <w:t>Motorola Mobility Germany GmbH</w:t>
      </w:r>
    </w:p>
    <w:p w14:paraId="7D2413DC" w14:textId="5EBAB0BC" w:rsidR="001C5F6C" w:rsidRPr="001C5F6C" w:rsidRDefault="002E7F97" w:rsidP="001C5F6C">
      <w:pPr>
        <w:rPr>
          <w:lang w:eastAsia="x-none"/>
        </w:rPr>
      </w:pPr>
      <w:r w:rsidRPr="00777035">
        <w:rPr>
          <w:rFonts w:ascii="Times New Roman" w:hAnsi="Times New Roman"/>
          <w:b/>
          <w:szCs w:val="20"/>
        </w:rPr>
        <w:t xml:space="preserve">Decision: </w:t>
      </w:r>
      <w:r>
        <w:rPr>
          <w:rFonts w:ascii="Times New Roman" w:hAnsi="Times New Roman"/>
          <w:szCs w:val="20"/>
        </w:rPr>
        <w:t>The</w:t>
      </w:r>
      <w:r w:rsidR="001C5F6C" w:rsidRPr="001C5F6C">
        <w:rPr>
          <w:lang w:eastAsia="x-none"/>
        </w:rPr>
        <w:t xml:space="preserve"> CR (CR1056) is withdrawn</w:t>
      </w:r>
      <w:r w:rsidR="002D6671">
        <w:rPr>
          <w:lang w:eastAsia="x-none"/>
        </w:rPr>
        <w:t xml:space="preserve"> as there is </w:t>
      </w:r>
      <w:r w:rsidR="002D6671" w:rsidRPr="002D6671">
        <w:rPr>
          <w:lang w:eastAsia="x-none"/>
        </w:rPr>
        <w:t xml:space="preserve">no changes for </w:t>
      </w:r>
      <w:r w:rsidR="002D6671">
        <w:rPr>
          <w:lang w:eastAsia="x-none"/>
        </w:rPr>
        <w:t xml:space="preserve">the </w:t>
      </w:r>
      <w:r w:rsidR="002D6671" w:rsidRPr="002D6671">
        <w:rPr>
          <w:lang w:eastAsia="x-none"/>
        </w:rPr>
        <w:t xml:space="preserve">sections covered by </w:t>
      </w:r>
      <w:hyperlink r:id="rId277" w:history="1">
        <w:r w:rsidR="00FE4C7E">
          <w:rPr>
            <w:rStyle w:val="Hyperlink"/>
            <w:lang w:eastAsia="x-none"/>
          </w:rPr>
          <w:t>R1-1804491</w:t>
        </w:r>
      </w:hyperlink>
      <w:r w:rsidR="001C5F6C" w:rsidRPr="001C5F6C">
        <w:rPr>
          <w:lang w:eastAsia="x-none"/>
        </w:rPr>
        <w:t xml:space="preserve"> </w:t>
      </w:r>
      <w:r w:rsidR="002D6671">
        <w:rPr>
          <w:lang w:eastAsia="x-none"/>
        </w:rPr>
        <w:t xml:space="preserve">(Tdoc# </w:t>
      </w:r>
      <w:r w:rsidR="001C5F6C" w:rsidRPr="001C5F6C">
        <w:rPr>
          <w:lang w:eastAsia="x-none"/>
        </w:rPr>
        <w:t>is withdrawn</w:t>
      </w:r>
      <w:r w:rsidR="002D6671">
        <w:rPr>
          <w:lang w:eastAsia="x-none"/>
        </w:rPr>
        <w:t>)</w:t>
      </w:r>
      <w:r w:rsidR="001C5F6C" w:rsidRPr="001C5F6C">
        <w:rPr>
          <w:lang w:eastAsia="x-none"/>
        </w:rPr>
        <w:t>.</w:t>
      </w:r>
    </w:p>
    <w:p w14:paraId="6C1ADE26" w14:textId="77777777" w:rsidR="001C5F6C" w:rsidRPr="001C5F6C" w:rsidRDefault="001C5F6C" w:rsidP="001C5F6C">
      <w:pPr>
        <w:ind w:left="720" w:hanging="720"/>
        <w:rPr>
          <w:lang w:eastAsia="x-none"/>
        </w:rPr>
      </w:pPr>
    </w:p>
    <w:p w14:paraId="5DC94220" w14:textId="5AAFC61B" w:rsidR="001C5F6C" w:rsidRPr="002E7F97" w:rsidRDefault="00603E09" w:rsidP="001C5F6C">
      <w:pPr>
        <w:ind w:left="720" w:hanging="720"/>
        <w:rPr>
          <w:b/>
          <w:lang w:eastAsia="x-none"/>
        </w:rPr>
      </w:pPr>
      <w:hyperlink r:id="rId278" w:history="1">
        <w:r w:rsidR="00FE4C7E" w:rsidRPr="002E7F97">
          <w:rPr>
            <w:rStyle w:val="Hyperlink"/>
            <w:b/>
            <w:lang w:eastAsia="x-none"/>
          </w:rPr>
          <w:t>R1-1804488</w:t>
        </w:r>
      </w:hyperlink>
      <w:r w:rsidR="001C5F6C" w:rsidRPr="002E7F97">
        <w:rPr>
          <w:b/>
          <w:lang w:eastAsia="x-none"/>
        </w:rPr>
        <w:tab/>
        <w:t>Introduction of Enhancements to LTE operation in unlicensed spectrum into 36.213 s14-xx</w:t>
      </w:r>
      <w:r w:rsidR="001C5F6C" w:rsidRPr="002E7F97">
        <w:rPr>
          <w:b/>
          <w:lang w:eastAsia="x-none"/>
        </w:rPr>
        <w:tab/>
        <w:t>Motorola Mobility Germany GmbH</w:t>
      </w:r>
    </w:p>
    <w:p w14:paraId="0CFABC3D" w14:textId="39825447" w:rsidR="001C5F6C" w:rsidRPr="002E7F97" w:rsidRDefault="002E7F97" w:rsidP="002E7F97">
      <w:r w:rsidRPr="00777035">
        <w:rPr>
          <w:rFonts w:ascii="Times New Roman" w:hAnsi="Times New Roman"/>
          <w:b/>
          <w:szCs w:val="20"/>
        </w:rPr>
        <w:t xml:space="preserve">Decision: </w:t>
      </w:r>
      <w:r w:rsidRPr="00777035">
        <w:rPr>
          <w:rFonts w:ascii="Times New Roman" w:hAnsi="Times New Roman"/>
          <w:szCs w:val="20"/>
        </w:rPr>
        <w:t xml:space="preserve">The document </w:t>
      </w:r>
      <w:r w:rsidRPr="002021F3">
        <w:rPr>
          <w:rFonts w:ascii="Times New Roman" w:hAnsi="Times New Roman"/>
          <w:szCs w:val="20"/>
        </w:rPr>
        <w:t>is e</w:t>
      </w:r>
      <w:r w:rsidRPr="002021F3">
        <w:t>ndor</w:t>
      </w:r>
      <w:r w:rsidRPr="002E7F97">
        <w:t>sed</w:t>
      </w:r>
      <w:r w:rsidR="001C5F6C" w:rsidRPr="002E7F97">
        <w:t xml:space="preserve"> with an update to remove section 15. Final CR</w:t>
      </w:r>
      <w:r w:rsidRPr="002E7F97">
        <w:t xml:space="preserve"> is </w:t>
      </w:r>
      <w:r>
        <w:rPr>
          <w:highlight w:val="green"/>
        </w:rPr>
        <w:t>agreed</w:t>
      </w:r>
      <w:r w:rsidR="001C5F6C" w:rsidRPr="001C5F6C">
        <w:rPr>
          <w:highlight w:val="green"/>
        </w:rPr>
        <w:t xml:space="preserve"> in </w:t>
      </w:r>
      <w:hyperlink r:id="rId279" w:history="1">
        <w:r w:rsidR="00FE4C7E">
          <w:rPr>
            <w:rStyle w:val="Hyperlink"/>
            <w:highlight w:val="green"/>
            <w:lang w:eastAsia="x-none"/>
          </w:rPr>
          <w:t>R1-1804492</w:t>
        </w:r>
      </w:hyperlink>
      <w:r w:rsidRPr="002021F3">
        <w:rPr>
          <w:highlight w:val="green"/>
        </w:rPr>
        <w:t xml:space="preserve"> (36.213 CR105</w:t>
      </w:r>
      <w:r>
        <w:rPr>
          <w:highlight w:val="green"/>
        </w:rPr>
        <w:t>7</w:t>
      </w:r>
      <w:r w:rsidRPr="002021F3">
        <w:rPr>
          <w:highlight w:val="green"/>
        </w:rPr>
        <w:t>, Rel-15, B)</w:t>
      </w:r>
    </w:p>
    <w:p w14:paraId="0A14383F" w14:textId="77777777" w:rsidR="001C5F6C" w:rsidRPr="001C5F6C" w:rsidRDefault="001C5F6C" w:rsidP="001C5F6C">
      <w:pPr>
        <w:ind w:left="720" w:hanging="720"/>
        <w:rPr>
          <w:highlight w:val="yellow"/>
          <w:lang w:eastAsia="x-none"/>
        </w:rPr>
      </w:pPr>
    </w:p>
    <w:p w14:paraId="44BE7252" w14:textId="77777777" w:rsidR="001C5F6C" w:rsidRPr="001C5F6C" w:rsidRDefault="001C5F6C" w:rsidP="001C5F6C">
      <w:pPr>
        <w:ind w:left="720" w:hanging="720"/>
        <w:rPr>
          <w:lang w:eastAsia="x-none"/>
        </w:rPr>
      </w:pPr>
    </w:p>
    <w:p w14:paraId="59349EC9" w14:textId="7E38336B" w:rsidR="001C5F6C" w:rsidRPr="002E7F97" w:rsidRDefault="00603E09" w:rsidP="001C5F6C">
      <w:pPr>
        <w:ind w:left="720" w:hanging="720"/>
        <w:rPr>
          <w:b/>
          <w:noProof/>
        </w:rPr>
      </w:pPr>
      <w:hyperlink r:id="rId280" w:history="1">
        <w:r w:rsidR="00FE4C7E" w:rsidRPr="002E7F97">
          <w:rPr>
            <w:rStyle w:val="Hyperlink"/>
            <w:b/>
            <w:lang w:eastAsia="x-none"/>
          </w:rPr>
          <w:t>R1-1805265</w:t>
        </w:r>
      </w:hyperlink>
      <w:r w:rsidR="001C5F6C" w:rsidRPr="002E7F97">
        <w:rPr>
          <w:b/>
          <w:lang w:eastAsia="x-none"/>
        </w:rPr>
        <w:tab/>
      </w:r>
      <w:r w:rsidR="001C5F6C" w:rsidRPr="002E7F97">
        <w:rPr>
          <w:b/>
          <w:noProof/>
        </w:rPr>
        <w:t>Introduction of enhancements to operation in unlicensed spectrum</w:t>
      </w:r>
      <w:r w:rsidR="001C5F6C" w:rsidRPr="002E7F97">
        <w:rPr>
          <w:b/>
          <w:noProof/>
        </w:rPr>
        <w:tab/>
        <w:t>Ericsson</w:t>
      </w:r>
    </w:p>
    <w:p w14:paraId="217A2A28" w14:textId="05762C37" w:rsidR="001C5F6C" w:rsidRPr="002E7F97" w:rsidRDefault="002E7F97" w:rsidP="002E7F97">
      <w:pPr>
        <w:ind w:left="720" w:hanging="720"/>
        <w:rPr>
          <w:lang w:eastAsia="x-none"/>
        </w:rPr>
      </w:pPr>
      <w:r w:rsidRPr="002E7F97">
        <w:rPr>
          <w:rFonts w:ascii="Times New Roman" w:hAnsi="Times New Roman"/>
          <w:b/>
          <w:szCs w:val="20"/>
        </w:rPr>
        <w:t xml:space="preserve">Decision: </w:t>
      </w:r>
      <w:r w:rsidR="001C5F6C" w:rsidRPr="002E7F97">
        <w:rPr>
          <w:lang w:eastAsia="x-none"/>
        </w:rPr>
        <w:t xml:space="preserve">Editor to submit an update to RAN1#93. </w:t>
      </w:r>
      <w:hyperlink r:id="rId281" w:history="1">
        <w:r w:rsidR="00FE4C7E" w:rsidRPr="002E7F97">
          <w:rPr>
            <w:rStyle w:val="Hyperlink"/>
            <w:lang w:eastAsia="x-none"/>
          </w:rPr>
          <w:t>R1-1805340</w:t>
        </w:r>
      </w:hyperlink>
      <w:r w:rsidR="001C5F6C" w:rsidRPr="002E7F97">
        <w:rPr>
          <w:lang w:eastAsia="x-none"/>
        </w:rPr>
        <w:t xml:space="preserve"> (CR 0435, Rel-15) is withdrawn</w:t>
      </w:r>
      <w:r w:rsidRPr="002E7F97">
        <w:rPr>
          <w:lang w:eastAsia="x-none"/>
        </w:rPr>
        <w:t>.</w:t>
      </w:r>
    </w:p>
    <w:p w14:paraId="66AFFE1F" w14:textId="77777777" w:rsidR="001C5F6C" w:rsidRPr="001C5F6C" w:rsidRDefault="001C5F6C" w:rsidP="001C5F6C">
      <w:pPr>
        <w:pStyle w:val="Heading4"/>
      </w:pPr>
      <w:bookmarkStart w:id="72" w:name="_Toc491031241"/>
      <w:bookmarkStart w:id="73" w:name="_Toc491457826"/>
      <w:bookmarkStart w:id="74" w:name="_Toc511072756"/>
      <w:bookmarkStart w:id="75" w:name="_Toc514184579"/>
      <w:r w:rsidRPr="001C5F6C">
        <w:t>TPs for Multiple starting and ending positions in a subframe for UL</w:t>
      </w:r>
      <w:bookmarkEnd w:id="72"/>
      <w:bookmarkEnd w:id="73"/>
      <w:bookmarkEnd w:id="74"/>
      <w:bookmarkEnd w:id="75"/>
    </w:p>
    <w:p w14:paraId="08B4D0F1" w14:textId="4E645F39" w:rsidR="001C5F6C" w:rsidRPr="00117C7A" w:rsidRDefault="00603E09" w:rsidP="001C5F6C">
      <w:pPr>
        <w:ind w:left="720" w:hanging="720"/>
        <w:rPr>
          <w:b/>
          <w:lang w:eastAsia="x-none"/>
        </w:rPr>
      </w:pPr>
      <w:hyperlink r:id="rId282" w:history="1">
        <w:r w:rsidR="00FE4C7E" w:rsidRPr="00117C7A">
          <w:rPr>
            <w:rStyle w:val="Hyperlink"/>
            <w:b/>
            <w:lang w:eastAsia="x-none"/>
          </w:rPr>
          <w:t>R1-1804316</w:t>
        </w:r>
      </w:hyperlink>
      <w:r w:rsidR="001C5F6C" w:rsidRPr="00117C7A">
        <w:rPr>
          <w:b/>
          <w:lang w:eastAsia="x-none"/>
        </w:rPr>
        <w:tab/>
        <w:t>Discussion on UCI transmission without UL-SCH for PUSCH mode 1</w:t>
      </w:r>
      <w:r w:rsidR="001C5F6C" w:rsidRPr="00117C7A">
        <w:rPr>
          <w:b/>
          <w:lang w:eastAsia="x-none"/>
        </w:rPr>
        <w:tab/>
        <w:t>Samsung</w:t>
      </w:r>
    </w:p>
    <w:p w14:paraId="1BC073B0" w14:textId="2E1B6953" w:rsidR="001C5F6C" w:rsidRPr="00117C7A" w:rsidRDefault="00603E09" w:rsidP="001C5F6C">
      <w:pPr>
        <w:ind w:left="720" w:hanging="720"/>
        <w:rPr>
          <w:b/>
          <w:lang w:eastAsia="x-none"/>
        </w:rPr>
      </w:pPr>
      <w:hyperlink r:id="rId283" w:history="1">
        <w:r w:rsidR="00FE4C7E" w:rsidRPr="00117C7A">
          <w:rPr>
            <w:rStyle w:val="Hyperlink"/>
            <w:b/>
            <w:lang w:eastAsia="x-none"/>
          </w:rPr>
          <w:t>R1-1805239</w:t>
        </w:r>
      </w:hyperlink>
      <w:r w:rsidR="001C5F6C" w:rsidRPr="00117C7A">
        <w:rPr>
          <w:b/>
          <w:lang w:eastAsia="x-none"/>
        </w:rPr>
        <w:tab/>
        <w:t>Remaining issues on channel access for UL partial subframe on LAA Scell</w:t>
      </w:r>
      <w:r w:rsidR="001C5F6C" w:rsidRPr="00117C7A">
        <w:rPr>
          <w:b/>
          <w:lang w:eastAsia="x-none"/>
        </w:rPr>
        <w:tab/>
        <w:t>WILUS Inc.</w:t>
      </w:r>
    </w:p>
    <w:p w14:paraId="4122DB03" w14:textId="77777777" w:rsidR="001C5F6C" w:rsidRPr="001C5F6C" w:rsidRDefault="001C5F6C" w:rsidP="001C5F6C">
      <w:pPr>
        <w:pStyle w:val="Heading4"/>
      </w:pPr>
      <w:bookmarkStart w:id="76" w:name="_Toc491031242"/>
      <w:bookmarkStart w:id="77" w:name="_Toc491457827"/>
      <w:bookmarkStart w:id="78" w:name="_Toc511072757"/>
      <w:bookmarkStart w:id="79" w:name="_Toc514184580"/>
      <w:r w:rsidRPr="001C5F6C">
        <w:t>TPs for Autonomous uplink access with Frame Structure type 3</w:t>
      </w:r>
      <w:bookmarkEnd w:id="76"/>
      <w:bookmarkEnd w:id="77"/>
      <w:bookmarkEnd w:id="78"/>
      <w:bookmarkEnd w:id="79"/>
    </w:p>
    <w:p w14:paraId="7138E524" w14:textId="32BCA854" w:rsidR="001C5F6C" w:rsidRPr="001C5F6C" w:rsidRDefault="00603E09" w:rsidP="001C5F6C">
      <w:pPr>
        <w:ind w:left="720" w:hanging="720"/>
        <w:rPr>
          <w:lang w:eastAsia="x-none"/>
        </w:rPr>
      </w:pPr>
      <w:hyperlink r:id="rId284" w:history="1">
        <w:r w:rsidR="00FE4C7E">
          <w:rPr>
            <w:rStyle w:val="Hyperlink"/>
            <w:lang w:eastAsia="x-none"/>
          </w:rPr>
          <w:t>R1-1804317</w:t>
        </w:r>
      </w:hyperlink>
      <w:r w:rsidR="001C5F6C" w:rsidRPr="001C5F6C">
        <w:rPr>
          <w:lang w:eastAsia="x-none"/>
        </w:rPr>
        <w:tab/>
        <w:t>Discussion on UCI transmission on AUL PUSCH</w:t>
      </w:r>
      <w:r w:rsidR="001C5F6C" w:rsidRPr="001C5F6C">
        <w:rPr>
          <w:lang w:eastAsia="x-none"/>
        </w:rPr>
        <w:tab/>
        <w:t>Samsung</w:t>
      </w:r>
    </w:p>
    <w:p w14:paraId="2EBB9B3A" w14:textId="77777777" w:rsidR="001C5F6C" w:rsidRPr="001C5F6C" w:rsidRDefault="001C5F6C" w:rsidP="001C5F6C">
      <w:pPr>
        <w:pStyle w:val="Heading4"/>
      </w:pPr>
      <w:bookmarkStart w:id="80" w:name="_Toc491031243"/>
      <w:bookmarkStart w:id="81" w:name="_Toc491457828"/>
      <w:bookmarkStart w:id="82" w:name="_Toc511072758"/>
      <w:bookmarkStart w:id="83" w:name="_Toc514184581"/>
      <w:r w:rsidRPr="001C5F6C">
        <w:t>Other</w:t>
      </w:r>
      <w:bookmarkEnd w:id="80"/>
      <w:bookmarkEnd w:id="81"/>
      <w:bookmarkEnd w:id="82"/>
      <w:bookmarkEnd w:id="83"/>
    </w:p>
    <w:p w14:paraId="6E3ED15D" w14:textId="270BAA7C" w:rsidR="001C5F6C" w:rsidRPr="00117C7A" w:rsidRDefault="00603E09" w:rsidP="001C5F6C">
      <w:pPr>
        <w:ind w:left="720" w:hanging="720"/>
        <w:rPr>
          <w:b/>
          <w:lang w:eastAsia="x-none"/>
        </w:rPr>
      </w:pPr>
      <w:hyperlink r:id="rId285" w:history="1">
        <w:r w:rsidR="00FE4C7E" w:rsidRPr="00117C7A">
          <w:rPr>
            <w:rStyle w:val="Hyperlink"/>
            <w:b/>
            <w:lang w:eastAsia="x-none"/>
          </w:rPr>
          <w:t>R1-1805153</w:t>
        </w:r>
      </w:hyperlink>
      <w:r w:rsidR="001C5F6C" w:rsidRPr="00117C7A">
        <w:rPr>
          <w:b/>
          <w:lang w:eastAsia="x-none"/>
        </w:rPr>
        <w:tab/>
        <w:t>TBS determination for partial UL subframes</w:t>
      </w:r>
      <w:r w:rsidR="001C5F6C" w:rsidRPr="00117C7A">
        <w:rPr>
          <w:b/>
          <w:lang w:eastAsia="x-none"/>
        </w:rPr>
        <w:tab/>
        <w:t>Lenovo, Motorola Mobility</w:t>
      </w:r>
    </w:p>
    <w:p w14:paraId="7AF2E00E" w14:textId="056CCE77" w:rsidR="001C5F6C" w:rsidRPr="001C5F6C" w:rsidRDefault="00603E09" w:rsidP="001C5F6C">
      <w:pPr>
        <w:ind w:left="720" w:hanging="720"/>
        <w:rPr>
          <w:lang w:eastAsia="x-none"/>
        </w:rPr>
      </w:pPr>
      <w:hyperlink r:id="rId286" w:history="1">
        <w:r w:rsidR="00FE4C7E">
          <w:rPr>
            <w:rStyle w:val="Hyperlink"/>
            <w:lang w:eastAsia="x-none"/>
          </w:rPr>
          <w:t>R1-1805154</w:t>
        </w:r>
      </w:hyperlink>
      <w:r w:rsidR="001C5F6C" w:rsidRPr="001C5F6C">
        <w:rPr>
          <w:lang w:eastAsia="x-none"/>
        </w:rPr>
        <w:tab/>
        <w:t>Collision of AUL and granted transmissions</w:t>
      </w:r>
      <w:r w:rsidR="001C5F6C" w:rsidRPr="001C5F6C">
        <w:rPr>
          <w:lang w:eastAsia="x-none"/>
        </w:rPr>
        <w:tab/>
        <w:t>Lenovo, Motorola Mobility</w:t>
      </w:r>
    </w:p>
    <w:p w14:paraId="528A8247" w14:textId="2EB1B41C" w:rsidR="001C5F6C" w:rsidRPr="00117C7A" w:rsidRDefault="00603E09" w:rsidP="001C5F6C">
      <w:pPr>
        <w:ind w:left="720" w:hanging="720"/>
        <w:rPr>
          <w:b/>
          <w:lang w:eastAsia="x-none"/>
        </w:rPr>
      </w:pPr>
      <w:hyperlink r:id="rId287" w:history="1">
        <w:r w:rsidR="00FE4C7E" w:rsidRPr="00117C7A">
          <w:rPr>
            <w:rStyle w:val="Hyperlink"/>
            <w:b/>
            <w:lang w:eastAsia="x-none"/>
          </w:rPr>
          <w:t>R1-1805159</w:t>
        </w:r>
      </w:hyperlink>
      <w:r w:rsidR="001C5F6C" w:rsidRPr="00117C7A">
        <w:rPr>
          <w:b/>
          <w:lang w:eastAsia="x-none"/>
        </w:rPr>
        <w:tab/>
        <w:t>On UE Capabilities for LTE_unlic</w:t>
      </w:r>
      <w:r w:rsidR="001C5F6C" w:rsidRPr="00117C7A">
        <w:rPr>
          <w:b/>
          <w:lang w:eastAsia="x-none"/>
        </w:rPr>
        <w:tab/>
        <w:t>Nokia, Nokia Shanghai Bell</w:t>
      </w:r>
    </w:p>
    <w:p w14:paraId="0153ECBB" w14:textId="2865ED48" w:rsidR="001C5F6C" w:rsidRPr="001C5F6C" w:rsidRDefault="001C5F6C" w:rsidP="001C5F6C">
      <w:pPr>
        <w:ind w:left="720" w:hanging="720"/>
        <w:rPr>
          <w:lang w:eastAsia="x-none"/>
        </w:rPr>
      </w:pPr>
      <w:r w:rsidRPr="001C5F6C">
        <w:rPr>
          <w:highlight w:val="cyan"/>
          <w:lang w:eastAsia="x-none"/>
        </w:rPr>
        <w:t>Email discussion until May 3, 2018 on UE capabilities for FeLAA and associated LS to RAN2 (Timo, Nokia)</w:t>
      </w:r>
    </w:p>
    <w:p w14:paraId="011D1993" w14:textId="77777777" w:rsidR="00254752" w:rsidRPr="00254752" w:rsidRDefault="00254752" w:rsidP="005E1D01">
      <w:pPr>
        <w:pStyle w:val="Heading3"/>
        <w:rPr>
          <w:lang w:eastAsia="ja-JP"/>
        </w:rPr>
      </w:pPr>
      <w:bookmarkStart w:id="84" w:name="_Toc514184582"/>
      <w:r w:rsidRPr="00254752">
        <w:t xml:space="preserve">Maintenance of Release 15 </w:t>
      </w:r>
      <w:r w:rsidRPr="00254752">
        <w:rPr>
          <w:lang w:eastAsia="ja-JP"/>
        </w:rPr>
        <w:t>Enhancements for high capacity stationary wireless link and introduction of 1024 QAM for LTE</w:t>
      </w:r>
      <w:bookmarkEnd w:id="71"/>
      <w:bookmarkEnd w:id="84"/>
    </w:p>
    <w:p w14:paraId="546AC90F" w14:textId="77777777" w:rsidR="00254752" w:rsidRPr="00254752" w:rsidRDefault="00254752" w:rsidP="00600A22">
      <w:pPr>
        <w:numPr>
          <w:ilvl w:val="0"/>
          <w:numId w:val="34"/>
        </w:numPr>
        <w:rPr>
          <w:color w:val="FF0000"/>
        </w:rPr>
      </w:pPr>
      <w:r w:rsidRPr="00254752">
        <w:rPr>
          <w:color w:val="FF0000"/>
        </w:rPr>
        <w:t xml:space="preserve">No individual CRs are allowed. Only text proposals are allowed. </w:t>
      </w:r>
    </w:p>
    <w:p w14:paraId="1FB0282F" w14:textId="77777777" w:rsidR="00254752" w:rsidRPr="00254752" w:rsidRDefault="00254752" w:rsidP="00600A22">
      <w:pPr>
        <w:numPr>
          <w:ilvl w:val="1"/>
          <w:numId w:val="34"/>
        </w:numPr>
        <w:rPr>
          <w:color w:val="FF0000"/>
        </w:rPr>
      </w:pPr>
      <w:r w:rsidRPr="00254752">
        <w:rPr>
          <w:color w:val="FF0000"/>
        </w:rPr>
        <w:t>Later on editors will aggregate all endorsed text proposals for a jumbo CR per spec</w:t>
      </w:r>
    </w:p>
    <w:p w14:paraId="6093EAAB" w14:textId="77777777" w:rsidR="00422CEF" w:rsidRDefault="00422CEF" w:rsidP="00254752">
      <w:pPr>
        <w:ind w:left="1440" w:hanging="1440"/>
      </w:pPr>
    </w:p>
    <w:p w14:paraId="4DA80673" w14:textId="3682AB78" w:rsidR="00422CEF" w:rsidRPr="00ED0503" w:rsidRDefault="00603E09" w:rsidP="00422CEF">
      <w:pPr>
        <w:rPr>
          <w:b/>
        </w:rPr>
      </w:pPr>
      <w:hyperlink r:id="rId288" w:history="1">
        <w:r w:rsidR="00FE4C7E">
          <w:rPr>
            <w:rStyle w:val="Hyperlink"/>
            <w:b/>
          </w:rPr>
          <w:t>R1-1805424</w:t>
        </w:r>
      </w:hyperlink>
      <w:r w:rsidR="00422CEF" w:rsidRPr="00ED0503">
        <w:rPr>
          <w:b/>
        </w:rPr>
        <w:tab/>
        <w:t>Chairman's notes of AI 6.2.3 Maintenance of Release 15 Enhancements for high capacity stationary wireless link and introduction of 1024 QAM for LTE</w:t>
      </w:r>
      <w:r w:rsidR="00422CEF" w:rsidRPr="00ED0503">
        <w:rPr>
          <w:b/>
        </w:rPr>
        <w:tab/>
        <w:t>Ad-hoc chair (Ericsson)</w:t>
      </w:r>
    </w:p>
    <w:p w14:paraId="77107F1E" w14:textId="77777777" w:rsidR="00422CEF" w:rsidRDefault="00422CEF" w:rsidP="00422CEF">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7118E073" w14:textId="77777777" w:rsidR="00422CEF" w:rsidRDefault="00422CEF" w:rsidP="00254752">
      <w:pPr>
        <w:ind w:left="1440" w:hanging="1440"/>
      </w:pPr>
    </w:p>
    <w:bookmarkStart w:id="85" w:name="_Toc510867576"/>
    <w:p w14:paraId="55B11A1F" w14:textId="6FF15DD1" w:rsidR="001C5F6C" w:rsidRPr="00C44201" w:rsidRDefault="00FE4C7E" w:rsidP="001C5F6C">
      <w:pPr>
        <w:ind w:left="1440" w:hanging="1440"/>
        <w:rPr>
          <w:b/>
        </w:rPr>
      </w:pPr>
      <w:r w:rsidRPr="00C44201">
        <w:rPr>
          <w:b/>
          <w:color w:val="0000FF"/>
          <w:u w:val="single"/>
        </w:rPr>
        <w:fldChar w:fldCharType="begin"/>
      </w:r>
      <w:r w:rsidR="0095611E">
        <w:rPr>
          <w:b/>
          <w:color w:val="0000FF"/>
          <w:u w:val="single"/>
        </w:rPr>
        <w:instrText>HYPERLINK "C:\\Users\\Merias\\Documents\\RAN1\\TSGR1_92b-China\\Docs\\R1-1803864.zip"</w:instrText>
      </w:r>
      <w:r w:rsidRPr="00C44201">
        <w:rPr>
          <w:b/>
          <w:color w:val="0000FF"/>
          <w:u w:val="single"/>
        </w:rPr>
        <w:fldChar w:fldCharType="separate"/>
      </w:r>
      <w:r w:rsidRPr="00C44201">
        <w:rPr>
          <w:rStyle w:val="Hyperlink"/>
          <w:b/>
        </w:rPr>
        <w:t>R1-1803864</w:t>
      </w:r>
      <w:r w:rsidRPr="00C44201">
        <w:rPr>
          <w:b/>
          <w:color w:val="0000FF"/>
          <w:u w:val="single"/>
        </w:rPr>
        <w:fldChar w:fldCharType="end"/>
      </w:r>
      <w:r w:rsidR="001C5F6C" w:rsidRPr="00C44201">
        <w:rPr>
          <w:b/>
        </w:rPr>
        <w:tab/>
        <w:t>Introduction of enhancements for high capacity stationary wireless link and introduction of 1024 QAM for LTE</w:t>
      </w:r>
      <w:r w:rsidR="001C5F6C" w:rsidRPr="00C44201">
        <w:rPr>
          <w:b/>
        </w:rPr>
        <w:tab/>
        <w:t>Ericsson</w:t>
      </w:r>
    </w:p>
    <w:p w14:paraId="064403FD" w14:textId="1827A91E" w:rsidR="001C5F6C" w:rsidRPr="00C44201" w:rsidRDefault="00603E09" w:rsidP="001C5F6C">
      <w:pPr>
        <w:ind w:left="1440" w:hanging="1440"/>
        <w:rPr>
          <w:b/>
        </w:rPr>
      </w:pPr>
      <w:hyperlink r:id="rId289" w:history="1">
        <w:r w:rsidR="00FE4C7E" w:rsidRPr="00C44201">
          <w:rPr>
            <w:rStyle w:val="Hyperlink"/>
            <w:b/>
          </w:rPr>
          <w:t>R1-1805172</w:t>
        </w:r>
      </w:hyperlink>
      <w:r w:rsidR="00C44201" w:rsidRPr="00C44201">
        <w:rPr>
          <w:b/>
        </w:rPr>
        <w:tab/>
      </w:r>
      <w:r w:rsidR="001C5F6C" w:rsidRPr="00C44201">
        <w:rPr>
          <w:b/>
        </w:rPr>
        <w:t>Introduction of enhancements for high capacity stationary wireless link and introduction of 1024 QAM for LTE</w:t>
      </w:r>
      <w:r w:rsidR="001C5F6C" w:rsidRPr="00C44201">
        <w:rPr>
          <w:b/>
        </w:rPr>
        <w:tab/>
        <w:t>Ericsson</w:t>
      </w:r>
    </w:p>
    <w:p w14:paraId="7A59A386" w14:textId="32FCF289" w:rsidR="001C5F6C" w:rsidRPr="001C5F6C" w:rsidRDefault="00C44201" w:rsidP="001C5F6C">
      <w:pPr>
        <w:ind w:left="1440" w:hanging="1440"/>
        <w:rPr>
          <w:highlight w:val="yellow"/>
        </w:rPr>
      </w:pPr>
      <w:r w:rsidRPr="00777035">
        <w:rPr>
          <w:rFonts w:ascii="Times New Roman" w:hAnsi="Times New Roman"/>
          <w:b/>
          <w:szCs w:val="20"/>
        </w:rPr>
        <w:t xml:space="preserve">Decision: </w:t>
      </w:r>
      <w:r w:rsidRPr="00777035">
        <w:rPr>
          <w:rFonts w:ascii="Times New Roman" w:hAnsi="Times New Roman"/>
          <w:szCs w:val="20"/>
        </w:rPr>
        <w:t>The</w:t>
      </w:r>
      <w:r>
        <w:rPr>
          <w:rFonts w:ascii="Times New Roman" w:hAnsi="Times New Roman"/>
          <w:szCs w:val="20"/>
        </w:rPr>
        <w:t xml:space="preserve"> d</w:t>
      </w:r>
      <w:r w:rsidRPr="001C5F6C">
        <w:t xml:space="preserve">raft CR </w:t>
      </w:r>
      <w:r>
        <w:t xml:space="preserve">to </w:t>
      </w:r>
      <w:r w:rsidRPr="001C5F6C">
        <w:t>36</w:t>
      </w:r>
      <w:r w:rsidRPr="00C44201">
        <w:t>.211 is e</w:t>
      </w:r>
      <w:r w:rsidR="001C5F6C" w:rsidRPr="00C44201">
        <w:t>ndorsed.</w:t>
      </w:r>
      <w:r w:rsidR="001C5F6C" w:rsidRPr="001C5F6C">
        <w:t xml:space="preserve"> Final CR</w:t>
      </w:r>
      <w:r>
        <w:t xml:space="preserve"> is </w:t>
      </w:r>
      <w:r w:rsidRPr="00C44201">
        <w:rPr>
          <w:highlight w:val="green"/>
        </w:rPr>
        <w:t xml:space="preserve">agreed </w:t>
      </w:r>
      <w:r w:rsidR="001C5F6C" w:rsidRPr="00C44201">
        <w:rPr>
          <w:highlight w:val="green"/>
        </w:rPr>
        <w:t xml:space="preserve">in </w:t>
      </w:r>
      <w:hyperlink r:id="rId290" w:history="1">
        <w:r w:rsidR="00FE4C7E" w:rsidRPr="00C44201">
          <w:rPr>
            <w:rStyle w:val="Hyperlink"/>
            <w:highlight w:val="green"/>
          </w:rPr>
          <w:t>R1-1805314</w:t>
        </w:r>
      </w:hyperlink>
      <w:r w:rsidR="001C5F6C" w:rsidRPr="001C5F6C">
        <w:rPr>
          <w:highlight w:val="green"/>
        </w:rPr>
        <w:t xml:space="preserve"> (CR 0431, Rel-15</w:t>
      </w:r>
      <w:r>
        <w:rPr>
          <w:highlight w:val="green"/>
        </w:rPr>
        <w:t>, B</w:t>
      </w:r>
      <w:r w:rsidR="001C5F6C" w:rsidRPr="001C5F6C">
        <w:rPr>
          <w:highlight w:val="green"/>
        </w:rPr>
        <w:t>)</w:t>
      </w:r>
      <w:r>
        <w:rPr>
          <w:highlight w:val="green"/>
        </w:rPr>
        <w:t>.</w:t>
      </w:r>
    </w:p>
    <w:p w14:paraId="5BE348BC" w14:textId="77777777" w:rsidR="001C5F6C" w:rsidRPr="001C5F6C" w:rsidRDefault="001C5F6C" w:rsidP="001C5F6C">
      <w:pPr>
        <w:ind w:left="1440" w:hanging="1440"/>
      </w:pPr>
    </w:p>
    <w:p w14:paraId="396A3448" w14:textId="77777777" w:rsidR="001C5F6C" w:rsidRPr="001C5F6C" w:rsidRDefault="001C5F6C" w:rsidP="001C5F6C">
      <w:pPr>
        <w:ind w:left="1440" w:hanging="1440"/>
      </w:pPr>
    </w:p>
    <w:p w14:paraId="3A647BC8" w14:textId="48AE6405" w:rsidR="001C5F6C" w:rsidRPr="00C44201" w:rsidRDefault="00603E09" w:rsidP="001C5F6C">
      <w:pPr>
        <w:rPr>
          <w:b/>
        </w:rPr>
      </w:pPr>
      <w:hyperlink r:id="rId291" w:history="1">
        <w:r w:rsidR="00FE4C7E" w:rsidRPr="00C44201">
          <w:rPr>
            <w:rStyle w:val="Hyperlink"/>
            <w:b/>
          </w:rPr>
          <w:t>R1-1803961</w:t>
        </w:r>
      </w:hyperlink>
      <w:r w:rsidR="001C5F6C" w:rsidRPr="00C44201">
        <w:rPr>
          <w:b/>
        </w:rPr>
        <w:tab/>
        <w:t>Introduction of high capacity stationary wireless link and 1024QAM into 36.212</w:t>
      </w:r>
      <w:r w:rsidR="001C5F6C" w:rsidRPr="00C44201">
        <w:rPr>
          <w:b/>
        </w:rPr>
        <w:tab/>
        <w:t>Huawei</w:t>
      </w:r>
    </w:p>
    <w:p w14:paraId="3BED8864" w14:textId="467ED076" w:rsidR="001C5F6C" w:rsidRPr="001C5F6C" w:rsidRDefault="00C44201" w:rsidP="001C5F6C">
      <w:pPr>
        <w:rPr>
          <w:highlight w:val="green"/>
        </w:rPr>
      </w:pPr>
      <w:r w:rsidRPr="00777035">
        <w:rPr>
          <w:rFonts w:ascii="Times New Roman" w:hAnsi="Times New Roman"/>
          <w:b/>
          <w:szCs w:val="20"/>
        </w:rPr>
        <w:t xml:space="preserve">Decision: </w:t>
      </w:r>
      <w:r w:rsidRPr="00777035">
        <w:rPr>
          <w:rFonts w:ascii="Times New Roman" w:hAnsi="Times New Roman"/>
          <w:szCs w:val="20"/>
        </w:rPr>
        <w:t>The</w:t>
      </w:r>
      <w:r>
        <w:rPr>
          <w:rFonts w:ascii="Times New Roman" w:hAnsi="Times New Roman"/>
          <w:szCs w:val="20"/>
        </w:rPr>
        <w:t xml:space="preserve"> d</w:t>
      </w:r>
      <w:r w:rsidRPr="001C5F6C">
        <w:t xml:space="preserve">raft CR </w:t>
      </w:r>
      <w:r>
        <w:t xml:space="preserve">to </w:t>
      </w:r>
      <w:r w:rsidRPr="001C5F6C">
        <w:t>36</w:t>
      </w:r>
      <w:r w:rsidRPr="00C44201">
        <w:t>.21</w:t>
      </w:r>
      <w:r>
        <w:t>2</w:t>
      </w:r>
      <w:r w:rsidRPr="00C44201">
        <w:t xml:space="preserve"> is endorsed.</w:t>
      </w:r>
      <w:r w:rsidRPr="001C5F6C">
        <w:t xml:space="preserve"> Final CR</w:t>
      </w:r>
      <w:r>
        <w:t xml:space="preserve"> is </w:t>
      </w:r>
      <w:r>
        <w:rPr>
          <w:highlight w:val="green"/>
        </w:rPr>
        <w:t>agreed</w:t>
      </w:r>
      <w:r w:rsidR="001C5F6C" w:rsidRPr="001C5F6C">
        <w:rPr>
          <w:highlight w:val="green"/>
        </w:rPr>
        <w:t xml:space="preserve"> in </w:t>
      </w:r>
      <w:hyperlink r:id="rId292" w:history="1">
        <w:r w:rsidR="00FE4C7E">
          <w:rPr>
            <w:rStyle w:val="Hyperlink"/>
            <w:highlight w:val="green"/>
          </w:rPr>
          <w:t>R1-1805315</w:t>
        </w:r>
      </w:hyperlink>
      <w:r w:rsidR="001C5F6C" w:rsidRPr="001C5F6C">
        <w:rPr>
          <w:highlight w:val="green"/>
        </w:rPr>
        <w:t xml:space="preserve"> (CR 0284, Rel-15</w:t>
      </w:r>
      <w:r>
        <w:rPr>
          <w:highlight w:val="green"/>
        </w:rPr>
        <w:t>, B</w:t>
      </w:r>
      <w:r w:rsidR="001C5F6C" w:rsidRPr="001C5F6C">
        <w:rPr>
          <w:highlight w:val="green"/>
        </w:rPr>
        <w:t>)</w:t>
      </w:r>
      <w:r>
        <w:rPr>
          <w:highlight w:val="green"/>
        </w:rPr>
        <w:t>.</w:t>
      </w:r>
    </w:p>
    <w:p w14:paraId="22962AEA" w14:textId="77777777" w:rsidR="001C5F6C" w:rsidRPr="001C5F6C" w:rsidRDefault="001C5F6C" w:rsidP="001C5F6C"/>
    <w:p w14:paraId="75F90A87" w14:textId="77777777" w:rsidR="001C5F6C" w:rsidRPr="001C5F6C" w:rsidRDefault="001C5F6C" w:rsidP="001C5F6C">
      <w:pPr>
        <w:ind w:left="1440" w:hanging="1440"/>
        <w:rPr>
          <w:b/>
        </w:rPr>
      </w:pPr>
    </w:p>
    <w:p w14:paraId="6E15CDBC" w14:textId="7B06344A" w:rsidR="001C5F6C" w:rsidRPr="00C44201" w:rsidRDefault="00603E09" w:rsidP="001C5F6C">
      <w:pPr>
        <w:ind w:left="1440" w:hanging="1440"/>
        <w:rPr>
          <w:b/>
        </w:rPr>
      </w:pPr>
      <w:hyperlink r:id="rId293" w:history="1">
        <w:r w:rsidR="00FE4C7E" w:rsidRPr="00C44201">
          <w:rPr>
            <w:rStyle w:val="Hyperlink"/>
            <w:b/>
          </w:rPr>
          <w:t>R1-1804477</w:t>
        </w:r>
      </w:hyperlink>
      <w:r w:rsidR="001C5F6C" w:rsidRPr="00C44201">
        <w:rPr>
          <w:b/>
        </w:rPr>
        <w:tab/>
        <w:t>Introduction of enhancements for high capacity stationary wireless link and introductio</w:t>
      </w:r>
      <w:r w:rsidR="00C44201">
        <w:rPr>
          <w:b/>
        </w:rPr>
        <w:t>n of 1024 QAM for LTE to 36.213</w:t>
      </w:r>
      <w:r w:rsidR="001C5F6C" w:rsidRPr="00C44201">
        <w:rPr>
          <w:b/>
        </w:rPr>
        <w:tab/>
        <w:t>Motorola Mobility Germany GmbH</w:t>
      </w:r>
    </w:p>
    <w:p w14:paraId="55828654" w14:textId="18E8500C" w:rsidR="001C5F6C" w:rsidRPr="00C44201" w:rsidRDefault="00603E09" w:rsidP="001C5F6C">
      <w:pPr>
        <w:ind w:left="1440" w:hanging="1440"/>
        <w:rPr>
          <w:b/>
        </w:rPr>
      </w:pPr>
      <w:hyperlink r:id="rId294" w:history="1">
        <w:r w:rsidR="00FE4C7E" w:rsidRPr="00C44201">
          <w:rPr>
            <w:rStyle w:val="Hyperlink"/>
            <w:b/>
            <w:highlight w:val="green"/>
          </w:rPr>
          <w:t>R1-1804478</w:t>
        </w:r>
      </w:hyperlink>
      <w:r w:rsidR="001C5F6C" w:rsidRPr="00C44201">
        <w:rPr>
          <w:b/>
        </w:rPr>
        <w:tab/>
        <w:t>Introduction of enhancements for high capacity stationary wireless link and introductio</w:t>
      </w:r>
      <w:r w:rsidR="00C44201">
        <w:rPr>
          <w:b/>
        </w:rPr>
        <w:t>n of 1024 QAM for LTE to 36.213</w:t>
      </w:r>
      <w:r w:rsidR="001C5F6C" w:rsidRPr="00C44201">
        <w:rPr>
          <w:b/>
        </w:rPr>
        <w:tab/>
        <w:t>Motorola Mobility Germany GmbH</w:t>
      </w:r>
    </w:p>
    <w:p w14:paraId="0B68270D" w14:textId="2904FBB0" w:rsidR="001C5F6C" w:rsidRPr="001C5F6C" w:rsidRDefault="00C44201" w:rsidP="001C5F6C">
      <w:pPr>
        <w:ind w:left="1440" w:hanging="1440"/>
      </w:pPr>
      <w:r w:rsidRPr="00777035">
        <w:rPr>
          <w:rFonts w:ascii="Times New Roman" w:hAnsi="Times New Roman"/>
          <w:b/>
          <w:szCs w:val="20"/>
        </w:rPr>
        <w:t xml:space="preserve">Decision: </w:t>
      </w:r>
      <w:r>
        <w:rPr>
          <w:rFonts w:ascii="Times New Roman" w:hAnsi="Times New Roman"/>
          <w:szCs w:val="20"/>
        </w:rPr>
        <w:t>CR1053 to 36.213 (Rel-15, B) is agreed.</w:t>
      </w:r>
    </w:p>
    <w:p w14:paraId="35AECBBB" w14:textId="77777777" w:rsidR="001C5F6C" w:rsidRPr="001C5F6C" w:rsidRDefault="001C5F6C" w:rsidP="001C5F6C">
      <w:pPr>
        <w:ind w:left="1440" w:hanging="1440"/>
      </w:pPr>
    </w:p>
    <w:p w14:paraId="0DCA8CA5" w14:textId="1D96979C" w:rsidR="001C5F6C" w:rsidRPr="00C44201" w:rsidRDefault="00603E09" w:rsidP="001C5F6C">
      <w:pPr>
        <w:rPr>
          <w:b/>
        </w:rPr>
      </w:pPr>
      <w:hyperlink r:id="rId295" w:history="1">
        <w:r w:rsidR="00FE4C7E" w:rsidRPr="00C44201">
          <w:rPr>
            <w:rStyle w:val="Hyperlink"/>
            <w:b/>
          </w:rPr>
          <w:t>R1-1804496</w:t>
        </w:r>
      </w:hyperlink>
      <w:r w:rsidR="001C5F6C" w:rsidRPr="00C44201">
        <w:rPr>
          <w:b/>
        </w:rPr>
        <w:tab/>
        <w:t>Introduction of Downlink 1024QAM into 36.201</w:t>
      </w:r>
      <w:r w:rsidR="001C5F6C" w:rsidRPr="00C44201">
        <w:rPr>
          <w:b/>
        </w:rPr>
        <w:tab/>
        <w:t>Nokia, Nokia Shanghai Bell</w:t>
      </w:r>
    </w:p>
    <w:p w14:paraId="564D4ACB" w14:textId="5C44D388" w:rsidR="001C5F6C" w:rsidRPr="001C5F6C" w:rsidRDefault="00C44201" w:rsidP="00C77890">
      <w:r w:rsidRPr="00777035">
        <w:rPr>
          <w:rFonts w:ascii="Times New Roman" w:hAnsi="Times New Roman"/>
          <w:b/>
          <w:szCs w:val="20"/>
        </w:rPr>
        <w:t xml:space="preserve">Decision: </w:t>
      </w:r>
      <w:r w:rsidRPr="00777035">
        <w:rPr>
          <w:rFonts w:ascii="Times New Roman" w:hAnsi="Times New Roman"/>
          <w:szCs w:val="20"/>
        </w:rPr>
        <w:t>The</w:t>
      </w:r>
      <w:r>
        <w:rPr>
          <w:rFonts w:ascii="Times New Roman" w:hAnsi="Times New Roman"/>
          <w:szCs w:val="20"/>
        </w:rPr>
        <w:t xml:space="preserve"> d</w:t>
      </w:r>
      <w:r w:rsidRPr="001C5F6C">
        <w:t xml:space="preserve">raft CR </w:t>
      </w:r>
      <w:r>
        <w:t xml:space="preserve">to </w:t>
      </w:r>
      <w:r w:rsidRPr="001C5F6C">
        <w:t>36</w:t>
      </w:r>
      <w:r w:rsidRPr="00C44201">
        <w:t>.2</w:t>
      </w:r>
      <w:r>
        <w:t>0</w:t>
      </w:r>
      <w:r w:rsidRPr="00C44201">
        <w:t>1 is endorsed.</w:t>
      </w:r>
      <w:r w:rsidRPr="001C5F6C">
        <w:t xml:space="preserve"> Final CR</w:t>
      </w:r>
      <w:r>
        <w:t xml:space="preserve"> is </w:t>
      </w:r>
      <w:r w:rsidRPr="00C44201">
        <w:rPr>
          <w:highlight w:val="green"/>
        </w:rPr>
        <w:t xml:space="preserve">agreed in </w:t>
      </w:r>
      <w:hyperlink r:id="rId296" w:history="1">
        <w:r w:rsidR="00FE4C7E">
          <w:rPr>
            <w:rStyle w:val="Hyperlink"/>
            <w:highlight w:val="green"/>
          </w:rPr>
          <w:t>R1-1805316</w:t>
        </w:r>
      </w:hyperlink>
      <w:r w:rsidR="001C5F6C" w:rsidRPr="001C5F6C">
        <w:rPr>
          <w:highlight w:val="green"/>
        </w:rPr>
        <w:t xml:space="preserve"> (CR 0025 rev 1, Rel-15</w:t>
      </w:r>
      <w:r>
        <w:rPr>
          <w:highlight w:val="green"/>
        </w:rPr>
        <w:t>, B</w:t>
      </w:r>
      <w:r w:rsidR="001C5F6C" w:rsidRPr="001C5F6C">
        <w:rPr>
          <w:highlight w:val="green"/>
        </w:rPr>
        <w:t>)</w:t>
      </w:r>
      <w:r>
        <w:t>.</w:t>
      </w:r>
    </w:p>
    <w:p w14:paraId="6E3B3465" w14:textId="77777777" w:rsidR="001C5F6C" w:rsidRPr="001C5F6C" w:rsidRDefault="001C5F6C" w:rsidP="00C77890">
      <w:pPr>
        <w:pStyle w:val="Heading4"/>
      </w:pPr>
      <w:bookmarkStart w:id="86" w:name="_Toc511072760"/>
      <w:bookmarkStart w:id="87" w:name="_Toc514184583"/>
      <w:r w:rsidRPr="001C5F6C">
        <w:lastRenderedPageBreak/>
        <w:t>Text Proposals</w:t>
      </w:r>
      <w:bookmarkEnd w:id="86"/>
      <w:bookmarkEnd w:id="87"/>
    </w:p>
    <w:p w14:paraId="2E731B07" w14:textId="6DDFD7D2" w:rsidR="001C5F6C" w:rsidRPr="00DB6A44" w:rsidRDefault="00603E09" w:rsidP="001C5F6C">
      <w:pPr>
        <w:ind w:left="720" w:hanging="720"/>
        <w:rPr>
          <w:b/>
          <w:lang w:eastAsia="x-none"/>
        </w:rPr>
      </w:pPr>
      <w:hyperlink r:id="rId297" w:history="1">
        <w:r w:rsidR="00FE4C7E" w:rsidRPr="00DB6A44">
          <w:rPr>
            <w:rStyle w:val="Hyperlink"/>
            <w:b/>
            <w:lang w:eastAsia="x-none"/>
          </w:rPr>
          <w:t>R1-1804685</w:t>
        </w:r>
      </w:hyperlink>
      <w:r w:rsidR="001C5F6C" w:rsidRPr="00DB6A44">
        <w:rPr>
          <w:b/>
          <w:lang w:eastAsia="x-none"/>
        </w:rPr>
        <w:tab/>
        <w:t>Corrections to 1024QAM support in LTE</w:t>
      </w:r>
      <w:r w:rsidR="001C5F6C" w:rsidRPr="00DB6A44">
        <w:rPr>
          <w:b/>
          <w:lang w:eastAsia="x-none"/>
        </w:rPr>
        <w:tab/>
        <w:t>Intel Corporation</w:t>
      </w:r>
    </w:p>
    <w:p w14:paraId="10E0A427" w14:textId="0567F41E" w:rsidR="001C5F6C" w:rsidRPr="001C5F6C" w:rsidRDefault="001C5F6C" w:rsidP="00C77890">
      <w:pPr>
        <w:pStyle w:val="Heading4"/>
      </w:pPr>
      <w:bookmarkStart w:id="88" w:name="_Toc511072761"/>
      <w:bookmarkStart w:id="89" w:name="_Toc514184584"/>
      <w:r w:rsidRPr="001C5F6C">
        <w:t>Other</w:t>
      </w:r>
      <w:bookmarkEnd w:id="88"/>
      <w:bookmarkEnd w:id="89"/>
    </w:p>
    <w:p w14:paraId="15062005" w14:textId="38D02320" w:rsidR="001C5F6C" w:rsidRPr="001C5F6C" w:rsidRDefault="00603E09" w:rsidP="001C5F6C">
      <w:pPr>
        <w:ind w:left="720" w:hanging="720"/>
        <w:rPr>
          <w:lang w:eastAsia="x-none"/>
        </w:rPr>
      </w:pPr>
      <w:hyperlink r:id="rId298" w:history="1">
        <w:r w:rsidR="00FE4C7E">
          <w:rPr>
            <w:rStyle w:val="Hyperlink"/>
            <w:lang w:eastAsia="x-none"/>
          </w:rPr>
          <w:t>R1-1804906</w:t>
        </w:r>
      </w:hyperlink>
      <w:r w:rsidR="001C5F6C" w:rsidRPr="001C5F6C">
        <w:rPr>
          <w:lang w:eastAsia="x-none"/>
        </w:rPr>
        <w:tab/>
        <w:t>UE Categories for 1024QAM</w:t>
      </w:r>
      <w:r w:rsidR="001C5F6C" w:rsidRPr="001C5F6C">
        <w:rPr>
          <w:lang w:eastAsia="x-none"/>
        </w:rPr>
        <w:tab/>
        <w:t>Qualcomm Incorporated</w:t>
      </w:r>
    </w:p>
    <w:p w14:paraId="27072DF8" w14:textId="77777777" w:rsidR="001C5F6C" w:rsidRPr="001C5F6C" w:rsidRDefault="001C5F6C" w:rsidP="001C5F6C">
      <w:pPr>
        <w:ind w:left="720" w:hanging="720"/>
        <w:rPr>
          <w:lang w:eastAsia="x-none"/>
        </w:rPr>
      </w:pPr>
    </w:p>
    <w:p w14:paraId="597B47E0" w14:textId="08A57FB8" w:rsidR="001C5F6C" w:rsidRPr="00DB6A44" w:rsidRDefault="00603E09" w:rsidP="001C5F6C">
      <w:pPr>
        <w:ind w:left="720" w:hanging="720"/>
        <w:rPr>
          <w:b/>
          <w:lang w:eastAsia="x-none"/>
        </w:rPr>
      </w:pPr>
      <w:hyperlink r:id="rId299" w:history="1">
        <w:r w:rsidR="00FE4C7E" w:rsidRPr="00DB6A44">
          <w:rPr>
            <w:rStyle w:val="Hyperlink"/>
            <w:b/>
            <w:lang w:eastAsia="x-none"/>
          </w:rPr>
          <w:t>R1-1805355</w:t>
        </w:r>
      </w:hyperlink>
      <w:r w:rsidR="001C5F6C" w:rsidRPr="00DB6A44">
        <w:rPr>
          <w:b/>
          <w:lang w:eastAsia="x-none"/>
        </w:rPr>
        <w:tab/>
        <w:t>WF on DL Categories</w:t>
      </w:r>
      <w:r w:rsidR="001C5F6C" w:rsidRPr="00DB6A44">
        <w:rPr>
          <w:b/>
          <w:lang w:eastAsia="x-none"/>
        </w:rPr>
        <w:tab/>
        <w:t>Intel, Qualcomm</w:t>
      </w:r>
    </w:p>
    <w:p w14:paraId="2153BC41" w14:textId="550D6117" w:rsidR="001C5F6C" w:rsidRPr="00DB6A44" w:rsidRDefault="00DB6A44" w:rsidP="001C5F6C">
      <w:pPr>
        <w:ind w:left="720" w:hanging="720"/>
        <w:rPr>
          <w:lang w:eastAsia="x-none"/>
        </w:rPr>
      </w:pPr>
      <w:r w:rsidRPr="00777035">
        <w:rPr>
          <w:rFonts w:ascii="Times New Roman" w:hAnsi="Times New Roman"/>
          <w:b/>
          <w:szCs w:val="20"/>
        </w:rPr>
        <w:t xml:space="preserve">Decision: </w:t>
      </w:r>
      <w:r w:rsidR="001C5F6C" w:rsidRPr="001C5F6C">
        <w:rPr>
          <w:highlight w:val="cyan"/>
          <w:lang w:eastAsia="x-none"/>
        </w:rPr>
        <w:t>Email discussion on DL categories until May 3, 2018 (Qualcomm)</w:t>
      </w:r>
    </w:p>
    <w:p w14:paraId="325ED6E2" w14:textId="77777777" w:rsidR="00254752" w:rsidRPr="005E1D01" w:rsidRDefault="00254752" w:rsidP="005E1D01">
      <w:pPr>
        <w:pStyle w:val="Heading3"/>
      </w:pPr>
      <w:bookmarkStart w:id="90" w:name="_Toc514184585"/>
      <w:r w:rsidRPr="005E1D01">
        <w:t>Maintenance of Release 15 Further enhancements to Coordinated Multi-Point (CoMP) Operation for</w:t>
      </w:r>
      <w:r w:rsidRPr="00254752">
        <w:rPr>
          <w:lang w:eastAsia="ja-JP"/>
        </w:rPr>
        <w:t xml:space="preserve"> </w:t>
      </w:r>
      <w:r w:rsidRPr="005E1D01">
        <w:t>LTE</w:t>
      </w:r>
      <w:bookmarkEnd w:id="85"/>
      <w:bookmarkEnd w:id="90"/>
    </w:p>
    <w:p w14:paraId="7B666FA5" w14:textId="77777777" w:rsidR="00254752" w:rsidRPr="00254752" w:rsidRDefault="00254752" w:rsidP="00600A22">
      <w:pPr>
        <w:numPr>
          <w:ilvl w:val="0"/>
          <w:numId w:val="34"/>
        </w:numPr>
        <w:rPr>
          <w:color w:val="FF0000"/>
        </w:rPr>
      </w:pPr>
      <w:r w:rsidRPr="00254752">
        <w:rPr>
          <w:color w:val="FF0000"/>
        </w:rPr>
        <w:t xml:space="preserve">No individual CRs are allowed. Only text proposals are allowed. </w:t>
      </w:r>
    </w:p>
    <w:p w14:paraId="23D5FB17" w14:textId="77777777" w:rsidR="00254752" w:rsidRPr="00254752" w:rsidRDefault="00254752" w:rsidP="00600A22">
      <w:pPr>
        <w:numPr>
          <w:ilvl w:val="1"/>
          <w:numId w:val="34"/>
        </w:numPr>
        <w:rPr>
          <w:color w:val="FF0000"/>
        </w:rPr>
      </w:pPr>
      <w:r w:rsidRPr="00254752">
        <w:rPr>
          <w:color w:val="FF0000"/>
        </w:rPr>
        <w:t>Later on editors will aggregate all endorsed text proposals for a jumbo CR per spec</w:t>
      </w:r>
    </w:p>
    <w:p w14:paraId="630E556E" w14:textId="78ADD556" w:rsidR="00254752" w:rsidRDefault="00254752" w:rsidP="00254752">
      <w:pPr>
        <w:ind w:left="720" w:hanging="720"/>
        <w:rPr>
          <w:lang w:eastAsia="ja-JP"/>
        </w:rPr>
      </w:pPr>
    </w:p>
    <w:p w14:paraId="19C4F4AB" w14:textId="4E0CA194" w:rsidR="000E7520" w:rsidRPr="00ED0503" w:rsidRDefault="00603E09" w:rsidP="000E7520">
      <w:pPr>
        <w:rPr>
          <w:b/>
        </w:rPr>
      </w:pPr>
      <w:hyperlink r:id="rId300" w:history="1">
        <w:r w:rsidR="00FE4C7E">
          <w:rPr>
            <w:rStyle w:val="Hyperlink"/>
            <w:b/>
          </w:rPr>
          <w:t>R1-1805425</w:t>
        </w:r>
      </w:hyperlink>
      <w:r w:rsidR="000E7520" w:rsidRPr="00ED0503">
        <w:rPr>
          <w:b/>
        </w:rPr>
        <w:tab/>
        <w:t>Chairman's notes of AI 6.2.4 Maintenance of Release 15 Further enhancements to Coordinated Multi-Point (CoMP) Operation for LTE</w:t>
      </w:r>
      <w:r w:rsidR="000E7520" w:rsidRPr="00ED0503">
        <w:rPr>
          <w:b/>
        </w:rPr>
        <w:tab/>
        <w:t>Ad-hoc chair (Ericsson)</w:t>
      </w:r>
    </w:p>
    <w:p w14:paraId="39CDB8D9" w14:textId="32B58CC2" w:rsidR="00FA4845" w:rsidRPr="00FA4845" w:rsidRDefault="000E7520" w:rsidP="00FA484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37F04004" w14:textId="77777777" w:rsidR="00254752" w:rsidRPr="00254752" w:rsidRDefault="00254752" w:rsidP="00FA4845">
      <w:pPr>
        <w:pStyle w:val="Heading4"/>
      </w:pPr>
      <w:bookmarkStart w:id="91" w:name="_Toc510867577"/>
      <w:bookmarkStart w:id="92" w:name="_Toc514184586"/>
      <w:r w:rsidRPr="00254752">
        <w:t>Text Proposals</w:t>
      </w:r>
      <w:bookmarkEnd w:id="91"/>
      <w:bookmarkEnd w:id="92"/>
    </w:p>
    <w:p w14:paraId="28551924" w14:textId="10356A15" w:rsidR="00FA4845" w:rsidRPr="00DB6A44" w:rsidRDefault="00603E09" w:rsidP="00FA4845">
      <w:pPr>
        <w:ind w:left="720" w:hanging="720"/>
        <w:rPr>
          <w:b/>
          <w:lang w:eastAsia="x-none"/>
        </w:rPr>
      </w:pPr>
      <w:hyperlink r:id="rId301" w:history="1">
        <w:r w:rsidR="00FE4C7E" w:rsidRPr="00DB6A44">
          <w:rPr>
            <w:rStyle w:val="Hyperlink"/>
            <w:b/>
            <w:lang w:eastAsia="x-none"/>
          </w:rPr>
          <w:t>R1-1803721</w:t>
        </w:r>
      </w:hyperlink>
      <w:r w:rsidR="00FA4845" w:rsidRPr="00DB6A44">
        <w:rPr>
          <w:b/>
          <w:lang w:eastAsia="x-none"/>
        </w:rPr>
        <w:tab/>
        <w:t>Corrections on feCoMP</w:t>
      </w:r>
      <w:r w:rsidR="00FA4845" w:rsidRPr="00DB6A44">
        <w:rPr>
          <w:b/>
          <w:lang w:eastAsia="x-none"/>
        </w:rPr>
        <w:tab/>
        <w:t>Huawei, HiSilicon</w:t>
      </w:r>
    </w:p>
    <w:p w14:paraId="754FFE8B" w14:textId="5880D06C" w:rsidR="00254752" w:rsidRPr="00FA4845" w:rsidRDefault="00FA4845" w:rsidP="00FA4845">
      <w:pPr>
        <w:rPr>
          <w:lang w:eastAsia="x-none"/>
        </w:rPr>
      </w:pPr>
      <w:r w:rsidRPr="00777035">
        <w:rPr>
          <w:rFonts w:ascii="Times New Roman" w:hAnsi="Times New Roman"/>
          <w:b/>
          <w:szCs w:val="20"/>
        </w:rPr>
        <w:t xml:space="preserve">Decision: </w:t>
      </w:r>
      <w:r w:rsidRPr="00FA4845">
        <w:rPr>
          <w:lang w:eastAsia="x-none"/>
        </w:rPr>
        <w:t xml:space="preserve">Text proposals are endorsed. Final CRs </w:t>
      </w:r>
      <w:r>
        <w:rPr>
          <w:lang w:eastAsia="x-none"/>
        </w:rPr>
        <w:t xml:space="preserve">are </w:t>
      </w:r>
      <w:r w:rsidRPr="00FA4845">
        <w:rPr>
          <w:highlight w:val="green"/>
          <w:lang w:eastAsia="x-none"/>
        </w:rPr>
        <w:t xml:space="preserve">agreed in </w:t>
      </w:r>
      <w:hyperlink r:id="rId302" w:history="1">
        <w:r w:rsidR="00FE4C7E">
          <w:rPr>
            <w:rStyle w:val="Hyperlink"/>
            <w:highlight w:val="green"/>
            <w:lang w:eastAsia="x-none"/>
          </w:rPr>
          <w:t>R1-1805318</w:t>
        </w:r>
      </w:hyperlink>
      <w:r w:rsidRPr="00FA4845">
        <w:rPr>
          <w:highlight w:val="green"/>
          <w:lang w:eastAsia="x-none"/>
        </w:rPr>
        <w:t xml:space="preserve"> (TS36.211, CR0432</w:t>
      </w:r>
      <w:r w:rsidR="00DB6A44">
        <w:rPr>
          <w:highlight w:val="green"/>
          <w:lang w:eastAsia="x-none"/>
        </w:rPr>
        <w:t>, Rel-15, F</w:t>
      </w:r>
      <w:r w:rsidRPr="00FA4845">
        <w:rPr>
          <w:highlight w:val="green"/>
          <w:lang w:eastAsia="x-none"/>
        </w:rPr>
        <w:t xml:space="preserve">) and </w:t>
      </w:r>
      <w:hyperlink r:id="rId303" w:history="1">
        <w:r w:rsidR="00FE4C7E">
          <w:rPr>
            <w:rStyle w:val="Hyperlink"/>
            <w:highlight w:val="green"/>
            <w:lang w:eastAsia="x-none"/>
          </w:rPr>
          <w:t>R1-1805319</w:t>
        </w:r>
      </w:hyperlink>
      <w:r w:rsidRPr="00FA4845">
        <w:rPr>
          <w:highlight w:val="green"/>
          <w:lang w:eastAsia="x-none"/>
        </w:rPr>
        <w:t xml:space="preserve"> (TS36.213, CR1061</w:t>
      </w:r>
      <w:r w:rsidR="00DB6A44">
        <w:rPr>
          <w:highlight w:val="green"/>
          <w:lang w:eastAsia="x-none"/>
        </w:rPr>
        <w:t>, Rel-15, F</w:t>
      </w:r>
      <w:r w:rsidRPr="00FA4845">
        <w:rPr>
          <w:highlight w:val="green"/>
          <w:lang w:eastAsia="x-none"/>
        </w:rPr>
        <w:t>)</w:t>
      </w:r>
      <w:r>
        <w:rPr>
          <w:lang w:eastAsia="x-none"/>
        </w:rPr>
        <w:t>.</w:t>
      </w:r>
    </w:p>
    <w:p w14:paraId="2478423B" w14:textId="76A17874" w:rsidR="00254752" w:rsidRDefault="00254752" w:rsidP="00574EA0">
      <w:pPr>
        <w:pStyle w:val="Heading3"/>
        <w:ind w:left="720"/>
        <w:rPr>
          <w:i/>
          <w:iCs/>
        </w:rPr>
      </w:pPr>
      <w:bookmarkStart w:id="93" w:name="_Toc491457829"/>
      <w:bookmarkStart w:id="94" w:name="_Toc510867579"/>
      <w:bookmarkStart w:id="95" w:name="_Toc514184587"/>
      <w:r w:rsidRPr="00254752">
        <w:rPr>
          <w:rFonts w:hint="eastAsia"/>
        </w:rPr>
        <w:t>3GPP V2X Phase 2</w:t>
      </w:r>
      <w:bookmarkEnd w:id="93"/>
      <w:bookmarkEnd w:id="94"/>
      <w:r w:rsidR="004F47AF">
        <w:t xml:space="preserve"> - </w:t>
      </w:r>
      <w:r w:rsidRPr="004F47AF">
        <w:rPr>
          <w:i/>
          <w:iCs/>
        </w:rPr>
        <w:t xml:space="preserve">WID in </w:t>
      </w:r>
      <w:hyperlink r:id="rId304" w:history="1">
        <w:r w:rsidRPr="004F47AF">
          <w:rPr>
            <w:rFonts w:hint="eastAsia"/>
            <w:i/>
            <w:iCs/>
            <w:color w:val="0000FF"/>
            <w:u w:val="single"/>
          </w:rPr>
          <w:t>RP-1</w:t>
        </w:r>
        <w:r w:rsidRPr="004F47AF">
          <w:rPr>
            <w:rFonts w:eastAsia="MS Mincho" w:hint="eastAsia"/>
            <w:i/>
            <w:iCs/>
            <w:color w:val="0000FF"/>
            <w:u w:val="single"/>
            <w:lang w:eastAsia="ja-JP"/>
          </w:rPr>
          <w:t>71740</w:t>
        </w:r>
        <w:bookmarkEnd w:id="95"/>
      </w:hyperlink>
      <w:r w:rsidRPr="004F47AF">
        <w:rPr>
          <w:i/>
          <w:iCs/>
        </w:rPr>
        <w:t xml:space="preserve"> </w:t>
      </w:r>
    </w:p>
    <w:p w14:paraId="032031CD" w14:textId="51E61AB3" w:rsidR="000E7520" w:rsidRPr="00ED0503" w:rsidRDefault="00603E09" w:rsidP="000E7520">
      <w:pPr>
        <w:rPr>
          <w:b/>
        </w:rPr>
      </w:pPr>
      <w:hyperlink r:id="rId305" w:history="1">
        <w:r w:rsidR="00FE4C7E">
          <w:rPr>
            <w:rStyle w:val="Hyperlink"/>
            <w:b/>
          </w:rPr>
          <w:t>R1-1805426</w:t>
        </w:r>
      </w:hyperlink>
      <w:r w:rsidR="000E7520" w:rsidRPr="00ED0503">
        <w:rPr>
          <w:b/>
        </w:rPr>
        <w:tab/>
        <w:t>Chairman's notes of AI 6.2.5 3 GPP V2X Phase 2</w:t>
      </w:r>
      <w:r w:rsidR="000E7520" w:rsidRPr="00ED0503">
        <w:rPr>
          <w:b/>
        </w:rPr>
        <w:tab/>
        <w:t>Ad-Hoc chair (Samsung)</w:t>
      </w:r>
    </w:p>
    <w:p w14:paraId="3102BC64" w14:textId="481EE8A0" w:rsidR="000E7520" w:rsidRDefault="000E7520" w:rsidP="000E752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64CF1512" w14:textId="03C012F5" w:rsidR="000F644F" w:rsidRDefault="000F644F" w:rsidP="000E7520">
      <w:pPr>
        <w:rPr>
          <w:rFonts w:ascii="Times New Roman" w:hAnsi="Times New Roman"/>
          <w:szCs w:val="20"/>
        </w:rPr>
      </w:pPr>
    </w:p>
    <w:p w14:paraId="55B5658B" w14:textId="0CB5606D" w:rsidR="000F644F" w:rsidRPr="000F644F" w:rsidRDefault="000F644F" w:rsidP="000E7520">
      <w:pPr>
        <w:rPr>
          <w:rFonts w:ascii="Times New Roman" w:hAnsi="Times New Roman"/>
          <w:b/>
          <w:szCs w:val="20"/>
        </w:rPr>
      </w:pPr>
      <w:r w:rsidRPr="000F644F">
        <w:rPr>
          <w:rFonts w:ascii="Times New Roman" w:hAnsi="Times New Roman"/>
          <w:b/>
          <w:szCs w:val="20"/>
        </w:rPr>
        <w:t>Friday</w:t>
      </w:r>
    </w:p>
    <w:p w14:paraId="372644D8" w14:textId="437F9780" w:rsidR="000F644F" w:rsidRPr="000F644F" w:rsidRDefault="000F644F" w:rsidP="000F644F">
      <w:pPr>
        <w:rPr>
          <w:highlight w:val="cyan"/>
        </w:rPr>
      </w:pPr>
      <w:r w:rsidRPr="000F644F">
        <w:rPr>
          <w:highlight w:val="cyan"/>
        </w:rPr>
        <w:t xml:space="preserve">Rapporteur to prepare the list of agreements by </w:t>
      </w:r>
      <w:r>
        <w:rPr>
          <w:highlight w:val="cyan"/>
        </w:rPr>
        <w:t>April 23</w:t>
      </w:r>
      <w:r w:rsidRPr="000F644F">
        <w:rPr>
          <w:highlight w:val="cyan"/>
          <w:vertAlign w:val="superscript"/>
        </w:rPr>
        <w:t>rd</w:t>
      </w:r>
      <w:r>
        <w:rPr>
          <w:highlight w:val="cyan"/>
        </w:rPr>
        <w:t xml:space="preserve"> </w:t>
      </w:r>
    </w:p>
    <w:p w14:paraId="522BD275" w14:textId="77777777" w:rsidR="000F644F" w:rsidRPr="000F644F" w:rsidRDefault="000F644F" w:rsidP="000F644F">
      <w:pPr>
        <w:rPr>
          <w:highlight w:val="cyan"/>
        </w:rPr>
      </w:pPr>
      <w:r w:rsidRPr="000F644F">
        <w:rPr>
          <w:highlight w:val="cyan"/>
        </w:rPr>
        <w:t>Editors to prepare CRs incorporating all the agreements by 5/4, to be commented and endorsed by 5/11</w:t>
      </w:r>
    </w:p>
    <w:p w14:paraId="7635B0FC" w14:textId="77777777" w:rsidR="000F644F" w:rsidRPr="000F644F" w:rsidRDefault="000F644F" w:rsidP="000F644F"/>
    <w:p w14:paraId="2B9702D0" w14:textId="77777777" w:rsidR="000E7520" w:rsidRPr="000E7520" w:rsidRDefault="000E7520" w:rsidP="000E7520"/>
    <w:bookmarkStart w:id="96" w:name="_Toc510867586"/>
    <w:p w14:paraId="0EFB8043" w14:textId="2DC13E33" w:rsidR="000815DD" w:rsidRPr="000F644F" w:rsidRDefault="00FE4C7E" w:rsidP="000815DD">
      <w:pPr>
        <w:ind w:left="720" w:hanging="720"/>
        <w:rPr>
          <w:b/>
          <w:lang w:eastAsia="x-none"/>
        </w:rPr>
      </w:pPr>
      <w:r>
        <w:rPr>
          <w:b/>
          <w:color w:val="0000FF"/>
          <w:u w:val="single"/>
        </w:rPr>
        <w:fldChar w:fldCharType="begin"/>
      </w:r>
      <w:r w:rsidR="0095611E">
        <w:rPr>
          <w:b/>
          <w:color w:val="0000FF"/>
          <w:u w:val="single"/>
        </w:rPr>
        <w:instrText>HYPERLINK "C:\\Users\\Merias\\Documents\\RAN1\\TSGR1_92b-China\\Docs\\R1-1805380.zip"</w:instrText>
      </w:r>
      <w:r>
        <w:rPr>
          <w:b/>
          <w:color w:val="0000FF"/>
          <w:u w:val="single"/>
        </w:rPr>
        <w:fldChar w:fldCharType="separate"/>
      </w:r>
      <w:r>
        <w:rPr>
          <w:rStyle w:val="Hyperlink"/>
          <w:b/>
        </w:rPr>
        <w:t>R1-1805380</w:t>
      </w:r>
      <w:r>
        <w:rPr>
          <w:b/>
          <w:color w:val="0000FF"/>
          <w:u w:val="single"/>
        </w:rPr>
        <w:fldChar w:fldCharType="end"/>
      </w:r>
      <w:r w:rsidR="000815DD" w:rsidRPr="000F644F">
        <w:rPr>
          <w:b/>
          <w:lang w:eastAsia="x-none"/>
        </w:rPr>
        <w:tab/>
        <w:t>Reply LS on PC5 transmission mechanism selection</w:t>
      </w:r>
      <w:r w:rsidR="000815DD" w:rsidRPr="000F644F">
        <w:rPr>
          <w:b/>
          <w:lang w:eastAsia="x-none"/>
        </w:rPr>
        <w:tab/>
        <w:t>SA2</w:t>
      </w:r>
    </w:p>
    <w:p w14:paraId="617455CA" w14:textId="77777777" w:rsidR="000815DD" w:rsidRPr="000815DD" w:rsidRDefault="000815DD" w:rsidP="000815DD">
      <w:pPr>
        <w:ind w:left="720" w:hanging="720"/>
        <w:rPr>
          <w:lang w:eastAsia="x-none"/>
        </w:rPr>
      </w:pPr>
      <w:r w:rsidRPr="000815DD">
        <w:rPr>
          <w:lang w:eastAsia="x-none"/>
        </w:rPr>
        <w:t>Reply LS to be handled in RAN1#93</w:t>
      </w:r>
    </w:p>
    <w:p w14:paraId="470C2337" w14:textId="77777777" w:rsidR="000815DD" w:rsidRPr="000815DD" w:rsidRDefault="000815DD" w:rsidP="000815DD">
      <w:pPr>
        <w:ind w:left="720" w:hanging="720"/>
        <w:rPr>
          <w:lang w:eastAsia="x-none"/>
        </w:rPr>
      </w:pPr>
    </w:p>
    <w:p w14:paraId="37AFBFFC" w14:textId="08513D8A" w:rsidR="000815DD" w:rsidRPr="000F644F" w:rsidRDefault="00603E09" w:rsidP="000815DD">
      <w:pPr>
        <w:ind w:left="720" w:hanging="720"/>
        <w:rPr>
          <w:b/>
          <w:lang w:eastAsia="x-none"/>
        </w:rPr>
      </w:pPr>
      <w:hyperlink r:id="rId306" w:history="1">
        <w:r w:rsidR="00FE4C7E">
          <w:rPr>
            <w:rStyle w:val="Hyperlink"/>
            <w:b/>
          </w:rPr>
          <w:t>R1-1805397</w:t>
        </w:r>
      </w:hyperlink>
      <w:r w:rsidR="000815DD" w:rsidRPr="000F644F">
        <w:rPr>
          <w:b/>
          <w:lang w:eastAsia="x-none"/>
        </w:rPr>
        <w:tab/>
        <w:t>[DRAFT] LS on RRC parameters for V2X Phase 2</w:t>
      </w:r>
      <w:r w:rsidR="00A77C2F">
        <w:rPr>
          <w:b/>
          <w:lang w:eastAsia="x-none"/>
        </w:rPr>
        <w:tab/>
        <w:t>Huawei</w:t>
      </w:r>
    </w:p>
    <w:p w14:paraId="6C64F991" w14:textId="77777777" w:rsidR="000815DD" w:rsidRPr="000815DD" w:rsidRDefault="000815DD" w:rsidP="000815DD">
      <w:pPr>
        <w:ind w:left="720" w:hanging="720"/>
        <w:rPr>
          <w:lang w:eastAsia="x-none"/>
        </w:rPr>
      </w:pPr>
    </w:p>
    <w:p w14:paraId="78C71367" w14:textId="77777777" w:rsidR="000815DD" w:rsidRPr="008157A3" w:rsidRDefault="000815DD" w:rsidP="000815DD">
      <w:pPr>
        <w:ind w:left="720" w:hanging="720"/>
        <w:rPr>
          <w:lang w:eastAsia="x-none"/>
        </w:rPr>
      </w:pPr>
      <w:r w:rsidRPr="008157A3">
        <w:rPr>
          <w:highlight w:val="green"/>
          <w:lang w:eastAsia="x-none"/>
        </w:rPr>
        <w:t>Agreement</w:t>
      </w:r>
    </w:p>
    <w:p w14:paraId="08404DA2" w14:textId="77777777" w:rsidR="000815DD" w:rsidRPr="000815DD" w:rsidRDefault="000815DD" w:rsidP="000815DD">
      <w:pPr>
        <w:ind w:left="720" w:hanging="720"/>
        <w:rPr>
          <w:lang w:eastAsia="x-none"/>
        </w:rPr>
      </w:pPr>
      <w:r w:rsidRPr="000815DD">
        <w:rPr>
          <w:lang w:eastAsia="x-none"/>
        </w:rPr>
        <w:t xml:space="preserve">The LS to RAN2 is endorsed with the following changes: </w:t>
      </w:r>
    </w:p>
    <w:p w14:paraId="25EEF308" w14:textId="77777777" w:rsidR="000815DD" w:rsidRPr="000815DD" w:rsidRDefault="000815DD" w:rsidP="008157A3">
      <w:pPr>
        <w:pStyle w:val="ListParagraph"/>
        <w:numPr>
          <w:ilvl w:val="0"/>
          <w:numId w:val="295"/>
        </w:numPr>
      </w:pPr>
      <w:r w:rsidRPr="000815DD">
        <w:t>T2min_Set should be changed from ‘carrier specific’ to resource ‘pool specific’</w:t>
      </w:r>
    </w:p>
    <w:p w14:paraId="5AEE2FB4" w14:textId="77777777" w:rsidR="000815DD" w:rsidRPr="000815DD" w:rsidRDefault="000815DD" w:rsidP="008157A3">
      <w:pPr>
        <w:pStyle w:val="ListParagraph"/>
        <w:numPr>
          <w:ilvl w:val="0"/>
          <w:numId w:val="295"/>
        </w:numPr>
      </w:pPr>
      <w:r w:rsidRPr="000815DD">
        <w:t>For SL_V2X_Carriers_RX and SL_V2X_Carriers_TX, it is up to RAN2 to make it ‘UE specific’ or ‘UE specific / cell specific’</w:t>
      </w:r>
    </w:p>
    <w:p w14:paraId="7EA8F643" w14:textId="77777777" w:rsidR="000815DD" w:rsidRPr="000815DD" w:rsidRDefault="000815DD" w:rsidP="008157A3">
      <w:pPr>
        <w:pStyle w:val="ListParagraph"/>
        <w:numPr>
          <w:ilvl w:val="0"/>
          <w:numId w:val="295"/>
        </w:numPr>
      </w:pPr>
      <w:r w:rsidRPr="000815DD">
        <w:t>For SLSS_MultiCarrierTx and SL_V2X_Carriers_PotentialSync, ‘UE specific’ should be changed to ‘UE specific / cell specific’</w:t>
      </w:r>
    </w:p>
    <w:p w14:paraId="32FC5B6E" w14:textId="77777777" w:rsidR="000815DD" w:rsidRPr="000815DD" w:rsidRDefault="000815DD" w:rsidP="008157A3">
      <w:pPr>
        <w:pStyle w:val="ListParagraph"/>
        <w:numPr>
          <w:ilvl w:val="0"/>
          <w:numId w:val="295"/>
        </w:numPr>
      </w:pPr>
      <w:r w:rsidRPr="000815DD">
        <w:t>For rows 3 through 7, the RRC parameters are applicable only for carrier aggregation only</w:t>
      </w:r>
    </w:p>
    <w:p w14:paraId="0BC3DE26" w14:textId="6F24904A" w:rsidR="000815DD" w:rsidRPr="000815DD" w:rsidRDefault="0005182A" w:rsidP="000815DD">
      <w:pPr>
        <w:ind w:left="720" w:hanging="720"/>
        <w:rPr>
          <w:lang w:eastAsia="x-none"/>
        </w:rPr>
      </w:pPr>
      <w:r w:rsidRPr="0005182A">
        <w:rPr>
          <w:b/>
          <w:szCs w:val="20"/>
          <w:lang w:eastAsia="x-none"/>
        </w:rPr>
        <w:t>Decision:</w:t>
      </w:r>
      <w:r>
        <w:rPr>
          <w:szCs w:val="20"/>
          <w:lang w:eastAsia="x-none"/>
        </w:rPr>
        <w:t xml:space="preserve"> The f</w:t>
      </w:r>
      <w:r w:rsidR="00A77C2F" w:rsidRPr="00A77C2F">
        <w:rPr>
          <w:lang w:eastAsia="x-none"/>
        </w:rPr>
        <w:t xml:space="preserve">inal </w:t>
      </w:r>
      <w:r w:rsidR="000815DD" w:rsidRPr="00A77C2F">
        <w:rPr>
          <w:lang w:eastAsia="x-none"/>
        </w:rPr>
        <w:t xml:space="preserve">LS </w:t>
      </w:r>
      <w:r w:rsidR="000815DD" w:rsidRPr="000815DD">
        <w:rPr>
          <w:highlight w:val="green"/>
          <w:lang w:eastAsia="x-none"/>
        </w:rPr>
        <w:t xml:space="preserve">is </w:t>
      </w:r>
      <w:r w:rsidR="00A77C2F">
        <w:rPr>
          <w:highlight w:val="green"/>
          <w:lang w:eastAsia="x-none"/>
        </w:rPr>
        <w:t>approved i</w:t>
      </w:r>
      <w:r w:rsidR="000815DD" w:rsidRPr="000815DD">
        <w:rPr>
          <w:highlight w:val="green"/>
          <w:lang w:eastAsia="x-none"/>
        </w:rPr>
        <w:t xml:space="preserve">n </w:t>
      </w:r>
      <w:hyperlink r:id="rId307" w:history="1">
        <w:r w:rsidR="00FE4C7E">
          <w:rPr>
            <w:rStyle w:val="Hyperlink"/>
            <w:highlight w:val="green"/>
            <w:lang w:eastAsia="x-none"/>
          </w:rPr>
          <w:t>R1-1805620</w:t>
        </w:r>
      </w:hyperlink>
      <w:r w:rsidR="00A77C2F">
        <w:rPr>
          <w:lang w:eastAsia="x-none"/>
        </w:rPr>
        <w:t>.</w:t>
      </w:r>
    </w:p>
    <w:p w14:paraId="742E0AD4" w14:textId="77777777" w:rsidR="000815DD" w:rsidRPr="000815DD" w:rsidRDefault="000815DD" w:rsidP="000815DD">
      <w:pPr>
        <w:pStyle w:val="Heading4"/>
        <w:rPr>
          <w:rFonts w:eastAsia="MS Mincho"/>
          <w:lang w:eastAsia="ja-JP"/>
        </w:rPr>
      </w:pPr>
      <w:bookmarkStart w:id="97" w:name="_Toc490470876"/>
      <w:bookmarkStart w:id="98" w:name="_Toc491457831"/>
      <w:bookmarkStart w:id="99" w:name="_Toc510867580"/>
      <w:bookmarkStart w:id="100" w:name="_Toc514184588"/>
      <w:r w:rsidRPr="000815DD">
        <w:rPr>
          <w:lang w:eastAsia="ja-JP"/>
        </w:rPr>
        <w:t>Carrier Aggregation (up to 8 PC5 carriers)</w:t>
      </w:r>
      <w:bookmarkEnd w:id="97"/>
      <w:bookmarkEnd w:id="98"/>
      <w:bookmarkEnd w:id="99"/>
      <w:bookmarkEnd w:id="100"/>
    </w:p>
    <w:p w14:paraId="25625B9B" w14:textId="77777777" w:rsidR="000815DD" w:rsidRPr="000815DD" w:rsidRDefault="000815DD" w:rsidP="000815DD">
      <w:pPr>
        <w:pStyle w:val="Heading5"/>
      </w:pPr>
      <w:bookmarkStart w:id="101" w:name="_Toc514184589"/>
      <w:r w:rsidRPr="000815DD">
        <w:t>Mode-4 support</w:t>
      </w:r>
      <w:bookmarkEnd w:id="101"/>
    </w:p>
    <w:p w14:paraId="2C71D2CB" w14:textId="77777777" w:rsidR="000815DD" w:rsidRPr="008157A3" w:rsidRDefault="000815DD" w:rsidP="000815DD">
      <w:pPr>
        <w:ind w:left="720" w:hanging="720"/>
        <w:rPr>
          <w:rFonts w:ascii="Times New Roman" w:hAnsi="Times New Roman"/>
          <w:szCs w:val="22"/>
        </w:rPr>
      </w:pPr>
      <w:r w:rsidRPr="008157A3">
        <w:rPr>
          <w:rFonts w:ascii="Times New Roman" w:hAnsi="Times New Roman"/>
          <w:szCs w:val="22"/>
          <w:highlight w:val="green"/>
        </w:rPr>
        <w:t>Agreement:</w:t>
      </w:r>
      <w:r w:rsidRPr="008157A3">
        <w:rPr>
          <w:rFonts w:ascii="Times New Roman" w:hAnsi="Times New Roman"/>
          <w:szCs w:val="22"/>
        </w:rPr>
        <w:t xml:space="preserve"> </w:t>
      </w:r>
    </w:p>
    <w:p w14:paraId="25B07044" w14:textId="77777777" w:rsidR="000815DD" w:rsidRPr="000815DD" w:rsidRDefault="000815DD" w:rsidP="008157A3">
      <w:pPr>
        <w:pStyle w:val="ListParagraph"/>
        <w:numPr>
          <w:ilvl w:val="0"/>
          <w:numId w:val="296"/>
        </w:numPr>
      </w:pPr>
      <w:r w:rsidRPr="000815DD">
        <w:t>If there is overlap in one TTI and UE is not able to transmit simultaneously on multiple carrier due to limitation in available power, then UE should prioritise transmission on higher priority packets.</w:t>
      </w:r>
    </w:p>
    <w:p w14:paraId="7CCFB538" w14:textId="77777777" w:rsidR="000815DD" w:rsidRPr="000815DD" w:rsidRDefault="000815DD" w:rsidP="008157A3">
      <w:pPr>
        <w:pStyle w:val="ListParagraph"/>
        <w:numPr>
          <w:ilvl w:val="0"/>
          <w:numId w:val="296"/>
        </w:numPr>
      </w:pPr>
      <w:r w:rsidRPr="000815DD">
        <w:t>If there is overlap in one TTI of same priority packets in different carriers then it should be left to UE implementation to perform transmission if it is constrained in terms of available power.</w:t>
      </w:r>
    </w:p>
    <w:p w14:paraId="4768215A" w14:textId="77777777" w:rsidR="000815DD" w:rsidRPr="000815DD" w:rsidRDefault="000815DD" w:rsidP="008157A3">
      <w:pPr>
        <w:pStyle w:val="ListParagraph"/>
        <w:numPr>
          <w:ilvl w:val="0"/>
          <w:numId w:val="296"/>
        </w:numPr>
      </w:pPr>
      <w:r w:rsidRPr="000815DD">
        <w:t>In case of conflict with uplink transmission, Rel-14 rules are used with respect to uplink transmissions</w:t>
      </w:r>
    </w:p>
    <w:p w14:paraId="00D444DA" w14:textId="77777777" w:rsidR="000815DD" w:rsidRPr="000815DD" w:rsidRDefault="000815DD" w:rsidP="000815DD">
      <w:pPr>
        <w:ind w:left="720" w:hanging="720"/>
        <w:rPr>
          <w:lang w:eastAsia="x-none"/>
        </w:rPr>
      </w:pPr>
    </w:p>
    <w:p w14:paraId="6A6219C9" w14:textId="5A1FC135" w:rsidR="000815DD" w:rsidRPr="000815DD" w:rsidRDefault="00603E09" w:rsidP="000815DD">
      <w:pPr>
        <w:ind w:left="720" w:hanging="720"/>
        <w:rPr>
          <w:lang w:eastAsia="x-none"/>
        </w:rPr>
      </w:pPr>
      <w:hyperlink r:id="rId308" w:history="1">
        <w:r w:rsidR="00FE4C7E">
          <w:rPr>
            <w:rStyle w:val="Hyperlink"/>
            <w:lang w:eastAsia="x-none"/>
          </w:rPr>
          <w:t>R1-1803723</w:t>
        </w:r>
      </w:hyperlink>
      <w:r w:rsidR="000815DD" w:rsidRPr="000815DD">
        <w:rPr>
          <w:lang w:eastAsia="x-none"/>
        </w:rPr>
        <w:tab/>
        <w:t>Remaining details on carrier aggregation for mode 4 in V2X phase 2</w:t>
      </w:r>
      <w:r w:rsidR="000815DD" w:rsidRPr="000815DD">
        <w:rPr>
          <w:lang w:eastAsia="x-none"/>
        </w:rPr>
        <w:tab/>
        <w:t>CATT</w:t>
      </w:r>
    </w:p>
    <w:p w14:paraId="508435DF" w14:textId="6F7C3B61" w:rsidR="000815DD" w:rsidRPr="000815DD" w:rsidRDefault="00603E09" w:rsidP="000815DD">
      <w:pPr>
        <w:ind w:left="720" w:hanging="720"/>
        <w:rPr>
          <w:lang w:eastAsia="x-none"/>
        </w:rPr>
      </w:pPr>
      <w:hyperlink r:id="rId309" w:history="1">
        <w:r w:rsidR="00FE4C7E">
          <w:rPr>
            <w:rStyle w:val="Hyperlink"/>
            <w:lang w:eastAsia="x-none"/>
          </w:rPr>
          <w:t>R1-1803890</w:t>
        </w:r>
      </w:hyperlink>
      <w:r w:rsidR="000815DD" w:rsidRPr="000815DD">
        <w:rPr>
          <w:lang w:eastAsia="x-none"/>
        </w:rPr>
        <w:tab/>
        <w:t>Remaining issues for resource selection in mode 4 CA</w:t>
      </w:r>
      <w:r w:rsidR="000815DD" w:rsidRPr="000815DD">
        <w:rPr>
          <w:lang w:eastAsia="x-none"/>
        </w:rPr>
        <w:tab/>
        <w:t>ZTE, Sanechips</w:t>
      </w:r>
    </w:p>
    <w:p w14:paraId="7B1388FF" w14:textId="16622A43" w:rsidR="000815DD" w:rsidRPr="000815DD" w:rsidRDefault="00603E09" w:rsidP="000815DD">
      <w:pPr>
        <w:ind w:left="720" w:hanging="720"/>
        <w:rPr>
          <w:lang w:eastAsia="x-none"/>
        </w:rPr>
      </w:pPr>
      <w:hyperlink r:id="rId310" w:history="1">
        <w:r w:rsidR="00FE4C7E">
          <w:rPr>
            <w:rStyle w:val="Hyperlink"/>
            <w:lang w:eastAsia="x-none"/>
          </w:rPr>
          <w:t>R1-1803983</w:t>
        </w:r>
      </w:hyperlink>
      <w:r w:rsidR="000815DD" w:rsidRPr="000815DD">
        <w:rPr>
          <w:lang w:eastAsia="x-none"/>
        </w:rPr>
        <w:tab/>
        <w:t>Carrier and resource selection in eV2X carrier aggregation</w:t>
      </w:r>
      <w:r w:rsidR="000815DD" w:rsidRPr="000815DD">
        <w:rPr>
          <w:lang w:eastAsia="x-none"/>
        </w:rPr>
        <w:tab/>
        <w:t>OPPO</w:t>
      </w:r>
    </w:p>
    <w:p w14:paraId="377B8870" w14:textId="4397BC80" w:rsidR="000815DD" w:rsidRPr="000815DD" w:rsidRDefault="00603E09" w:rsidP="000815DD">
      <w:pPr>
        <w:ind w:left="720" w:hanging="720"/>
        <w:rPr>
          <w:lang w:eastAsia="x-none"/>
        </w:rPr>
      </w:pPr>
      <w:hyperlink r:id="rId311" w:history="1">
        <w:r w:rsidR="00FE4C7E">
          <w:rPr>
            <w:rStyle w:val="Hyperlink"/>
            <w:lang w:eastAsia="x-none"/>
          </w:rPr>
          <w:t>R1-1804018</w:t>
        </w:r>
      </w:hyperlink>
      <w:r w:rsidR="000815DD" w:rsidRPr="000815DD">
        <w:rPr>
          <w:lang w:eastAsia="x-none"/>
        </w:rPr>
        <w:tab/>
        <w:t>V2X Sidelink CA Scheduling issues in Mode 4</w:t>
      </w:r>
      <w:r w:rsidR="000815DD" w:rsidRPr="000815DD">
        <w:rPr>
          <w:lang w:eastAsia="x-none"/>
        </w:rPr>
        <w:tab/>
        <w:t>ITRI</w:t>
      </w:r>
    </w:p>
    <w:p w14:paraId="192DF673" w14:textId="40751349" w:rsidR="000815DD" w:rsidRPr="000815DD" w:rsidRDefault="00603E09" w:rsidP="000815DD">
      <w:pPr>
        <w:ind w:left="720" w:hanging="720"/>
        <w:rPr>
          <w:lang w:eastAsia="x-none"/>
        </w:rPr>
      </w:pPr>
      <w:hyperlink r:id="rId312" w:history="1">
        <w:r w:rsidR="00FE4C7E">
          <w:rPr>
            <w:rStyle w:val="Hyperlink"/>
            <w:lang w:eastAsia="x-none"/>
          </w:rPr>
          <w:t>R1-1804130</w:t>
        </w:r>
      </w:hyperlink>
      <w:r w:rsidR="000815DD" w:rsidRPr="000815DD">
        <w:rPr>
          <w:lang w:eastAsia="x-none"/>
        </w:rPr>
        <w:tab/>
        <w:t>Power sharing for UE with limited TX capability</w:t>
      </w:r>
      <w:r w:rsidR="000815DD" w:rsidRPr="000815DD">
        <w:rPr>
          <w:lang w:eastAsia="x-none"/>
        </w:rPr>
        <w:tab/>
        <w:t>Huawei, HiSilicon</w:t>
      </w:r>
    </w:p>
    <w:p w14:paraId="13545161" w14:textId="0AE2166D" w:rsidR="000815DD" w:rsidRPr="000815DD" w:rsidRDefault="00603E09" w:rsidP="000815DD">
      <w:pPr>
        <w:ind w:left="720" w:hanging="720"/>
        <w:rPr>
          <w:lang w:eastAsia="x-none"/>
        </w:rPr>
      </w:pPr>
      <w:hyperlink r:id="rId313" w:history="1">
        <w:r w:rsidR="00FE4C7E">
          <w:rPr>
            <w:rStyle w:val="Hyperlink"/>
            <w:lang w:eastAsia="x-none"/>
          </w:rPr>
          <w:t>R1-1804204</w:t>
        </w:r>
      </w:hyperlink>
      <w:r w:rsidR="000815DD" w:rsidRPr="000815DD">
        <w:rPr>
          <w:lang w:eastAsia="x-none"/>
        </w:rPr>
        <w:tab/>
        <w:t>Discussion on Mode 4 support for V2X carrier aggregation</w:t>
      </w:r>
      <w:r w:rsidR="000815DD" w:rsidRPr="000815DD">
        <w:rPr>
          <w:lang w:eastAsia="x-none"/>
        </w:rPr>
        <w:tab/>
        <w:t>Lenovo, Motorola Mobility</w:t>
      </w:r>
    </w:p>
    <w:p w14:paraId="24C2A12D" w14:textId="22045257" w:rsidR="000815DD" w:rsidRPr="000815DD" w:rsidRDefault="00603E09" w:rsidP="000815DD">
      <w:pPr>
        <w:ind w:left="720" w:hanging="720"/>
        <w:rPr>
          <w:lang w:eastAsia="x-none"/>
        </w:rPr>
      </w:pPr>
      <w:hyperlink r:id="rId314" w:history="1">
        <w:r w:rsidR="00FE4C7E">
          <w:rPr>
            <w:rStyle w:val="Hyperlink"/>
            <w:lang w:eastAsia="x-none"/>
          </w:rPr>
          <w:t>R1-1804256</w:t>
        </w:r>
      </w:hyperlink>
      <w:r w:rsidR="000815DD" w:rsidRPr="000815DD">
        <w:rPr>
          <w:lang w:eastAsia="x-none"/>
        </w:rPr>
        <w:tab/>
        <w:t>Remaining Details for Mode 4 support for V2X carrier aggregation</w:t>
      </w:r>
      <w:r w:rsidR="000815DD" w:rsidRPr="000815DD">
        <w:rPr>
          <w:lang w:eastAsia="x-none"/>
        </w:rPr>
        <w:tab/>
        <w:t>Nokia, Nokia Shanghai Bell</w:t>
      </w:r>
    </w:p>
    <w:p w14:paraId="59ADF1E5" w14:textId="3860E8A0" w:rsidR="000815DD" w:rsidRPr="000815DD" w:rsidRDefault="00603E09" w:rsidP="000815DD">
      <w:pPr>
        <w:ind w:left="720" w:hanging="720"/>
        <w:rPr>
          <w:lang w:eastAsia="x-none"/>
        </w:rPr>
      </w:pPr>
      <w:hyperlink r:id="rId315" w:history="1">
        <w:r w:rsidR="00FE4C7E">
          <w:rPr>
            <w:rStyle w:val="Hyperlink"/>
            <w:lang w:eastAsia="x-none"/>
          </w:rPr>
          <w:t>R1-1804318</w:t>
        </w:r>
      </w:hyperlink>
      <w:r w:rsidR="000815DD" w:rsidRPr="000815DD">
        <w:rPr>
          <w:lang w:eastAsia="x-none"/>
        </w:rPr>
        <w:tab/>
        <w:t>mode-4 support in V2X CA</w:t>
      </w:r>
      <w:r w:rsidR="000815DD" w:rsidRPr="000815DD">
        <w:rPr>
          <w:lang w:eastAsia="x-none"/>
        </w:rPr>
        <w:tab/>
        <w:t>Samsung</w:t>
      </w:r>
    </w:p>
    <w:p w14:paraId="0125C107" w14:textId="731FCE24" w:rsidR="000815DD" w:rsidRPr="000815DD" w:rsidRDefault="00603E09" w:rsidP="000815DD">
      <w:pPr>
        <w:ind w:left="720" w:hanging="720"/>
        <w:rPr>
          <w:lang w:eastAsia="x-none"/>
        </w:rPr>
      </w:pPr>
      <w:hyperlink r:id="rId316" w:history="1">
        <w:r w:rsidR="00FE4C7E">
          <w:rPr>
            <w:rStyle w:val="Hyperlink"/>
            <w:lang w:eastAsia="x-none"/>
          </w:rPr>
          <w:t>R1-1804510</w:t>
        </w:r>
      </w:hyperlink>
      <w:r w:rsidR="000815DD" w:rsidRPr="000815DD">
        <w:rPr>
          <w:lang w:eastAsia="x-none"/>
        </w:rPr>
        <w:tab/>
        <w:t>Discussion on carrier aggregation in sidelink mode 4 operation</w:t>
      </w:r>
      <w:r w:rsidR="000815DD" w:rsidRPr="000815DD">
        <w:rPr>
          <w:lang w:eastAsia="x-none"/>
        </w:rPr>
        <w:tab/>
        <w:t>LG Electronics</w:t>
      </w:r>
    </w:p>
    <w:p w14:paraId="206ACD10" w14:textId="5FA5E39C" w:rsidR="000815DD" w:rsidRPr="000815DD" w:rsidRDefault="00603E09" w:rsidP="000815DD">
      <w:pPr>
        <w:ind w:left="720" w:hanging="720"/>
        <w:rPr>
          <w:lang w:eastAsia="x-none"/>
        </w:rPr>
      </w:pPr>
      <w:hyperlink r:id="rId317" w:history="1">
        <w:r w:rsidR="00FE4C7E">
          <w:rPr>
            <w:rStyle w:val="Hyperlink"/>
            <w:lang w:eastAsia="x-none"/>
          </w:rPr>
          <w:t>R1-1804629</w:t>
        </w:r>
      </w:hyperlink>
      <w:r w:rsidR="000815DD" w:rsidRPr="000815DD">
        <w:rPr>
          <w:lang w:eastAsia="x-none"/>
        </w:rPr>
        <w:tab/>
        <w:t>On Mode-4 resource selection for PC5 CA</w:t>
      </w:r>
      <w:r w:rsidR="000815DD" w:rsidRPr="000815DD">
        <w:rPr>
          <w:lang w:eastAsia="x-none"/>
        </w:rPr>
        <w:tab/>
        <w:t>Ericsson</w:t>
      </w:r>
    </w:p>
    <w:p w14:paraId="3C499609" w14:textId="475C06F8" w:rsidR="000815DD" w:rsidRPr="000815DD" w:rsidRDefault="00603E09" w:rsidP="000815DD">
      <w:pPr>
        <w:ind w:left="1440" w:hanging="1440"/>
        <w:rPr>
          <w:lang w:eastAsia="x-none"/>
        </w:rPr>
      </w:pPr>
      <w:hyperlink r:id="rId318" w:history="1">
        <w:r w:rsidR="00FE4C7E">
          <w:rPr>
            <w:rStyle w:val="Hyperlink"/>
            <w:lang w:eastAsia="x-none"/>
          </w:rPr>
          <w:t>R1-1804686</w:t>
        </w:r>
      </w:hyperlink>
      <w:r w:rsidR="000815DD" w:rsidRPr="000815DD">
        <w:rPr>
          <w:lang w:eastAsia="x-none"/>
        </w:rPr>
        <w:tab/>
        <w:t>Remaining physical layer aspects of sidelink carrier aggregation for mode-4 LTE V2V communication</w:t>
      </w:r>
      <w:r w:rsidR="000815DD" w:rsidRPr="000815DD">
        <w:rPr>
          <w:lang w:eastAsia="x-none"/>
        </w:rPr>
        <w:tab/>
        <w:t>Intel Corporation</w:t>
      </w:r>
    </w:p>
    <w:p w14:paraId="6E0DB796" w14:textId="56FC898A" w:rsidR="000815DD" w:rsidRPr="000815DD" w:rsidRDefault="00603E09" w:rsidP="000815DD">
      <w:pPr>
        <w:ind w:left="720" w:hanging="720"/>
        <w:rPr>
          <w:lang w:eastAsia="x-none"/>
        </w:rPr>
      </w:pPr>
      <w:hyperlink r:id="rId319" w:history="1">
        <w:r w:rsidR="00FE4C7E">
          <w:rPr>
            <w:rStyle w:val="Hyperlink"/>
            <w:lang w:eastAsia="x-none"/>
          </w:rPr>
          <w:t>R1-1804907</w:t>
        </w:r>
      </w:hyperlink>
      <w:r w:rsidR="000815DD" w:rsidRPr="000815DD">
        <w:rPr>
          <w:lang w:eastAsia="x-none"/>
        </w:rPr>
        <w:tab/>
        <w:t>Mode 4 support with V2X PC5 Carrier Aggregation</w:t>
      </w:r>
      <w:r w:rsidR="000815DD" w:rsidRPr="000815DD">
        <w:rPr>
          <w:lang w:eastAsia="x-none"/>
        </w:rPr>
        <w:tab/>
        <w:t>Qualcomm Incorporated</w:t>
      </w:r>
    </w:p>
    <w:p w14:paraId="4D039F9D" w14:textId="4CD919AF" w:rsidR="000815DD" w:rsidRDefault="00603E09" w:rsidP="000815DD">
      <w:pPr>
        <w:ind w:left="720" w:hanging="720"/>
        <w:rPr>
          <w:lang w:eastAsia="x-none"/>
        </w:rPr>
      </w:pPr>
      <w:hyperlink r:id="rId320" w:history="1">
        <w:r w:rsidR="00FE4C7E">
          <w:rPr>
            <w:rStyle w:val="Hyperlink"/>
            <w:lang w:eastAsia="x-none"/>
          </w:rPr>
          <w:t>R1-1805022</w:t>
        </w:r>
      </w:hyperlink>
      <w:r w:rsidR="000815DD" w:rsidRPr="000815DD">
        <w:rPr>
          <w:lang w:eastAsia="x-none"/>
        </w:rPr>
        <w:tab/>
        <w:t>On carrier aggregation using mode 4 resource selection</w:t>
      </w:r>
      <w:r w:rsidR="000815DD" w:rsidRPr="000815DD">
        <w:rPr>
          <w:lang w:eastAsia="x-none"/>
        </w:rPr>
        <w:tab/>
        <w:t>NTT DOCOMO, INC.</w:t>
      </w:r>
    </w:p>
    <w:p w14:paraId="1226B78E" w14:textId="6C2769F3" w:rsidR="00A77C2F" w:rsidRPr="000815DD" w:rsidRDefault="00603E09" w:rsidP="000815DD">
      <w:pPr>
        <w:ind w:left="720" w:hanging="720"/>
        <w:rPr>
          <w:lang w:eastAsia="x-none"/>
        </w:rPr>
      </w:pPr>
      <w:hyperlink r:id="rId321" w:history="1">
        <w:r w:rsidR="00FE4C7E">
          <w:rPr>
            <w:rStyle w:val="Hyperlink"/>
            <w:lang w:eastAsia="x-none"/>
          </w:rPr>
          <w:t>R1-1805393</w:t>
        </w:r>
      </w:hyperlink>
      <w:r w:rsidR="00A77C2F" w:rsidRPr="00A77C2F">
        <w:rPr>
          <w:lang w:eastAsia="x-none"/>
        </w:rPr>
        <w:tab/>
        <w:t>Summary of Mode 4 CA</w:t>
      </w:r>
      <w:r w:rsidR="00A77C2F" w:rsidRPr="00A77C2F">
        <w:rPr>
          <w:lang w:eastAsia="x-none"/>
        </w:rPr>
        <w:tab/>
        <w:t>LG Electronics</w:t>
      </w:r>
    </w:p>
    <w:p w14:paraId="1F0F357C" w14:textId="77777777" w:rsidR="000815DD" w:rsidRPr="000815DD" w:rsidRDefault="000815DD" w:rsidP="000815DD">
      <w:pPr>
        <w:pStyle w:val="Heading5"/>
      </w:pPr>
      <w:bookmarkStart w:id="102" w:name="_Toc514184590"/>
      <w:r w:rsidRPr="000815DD">
        <w:t>Synchronization</w:t>
      </w:r>
      <w:bookmarkEnd w:id="102"/>
    </w:p>
    <w:p w14:paraId="25839BA8" w14:textId="0CEE3C8B" w:rsidR="000815DD" w:rsidRPr="00A77C2F" w:rsidRDefault="00603E09" w:rsidP="000815DD">
      <w:pPr>
        <w:ind w:left="720" w:hanging="720"/>
        <w:rPr>
          <w:b/>
          <w:lang w:eastAsia="x-none"/>
        </w:rPr>
      </w:pPr>
      <w:hyperlink r:id="rId322" w:history="1">
        <w:r w:rsidR="00FE4C7E">
          <w:rPr>
            <w:rStyle w:val="Hyperlink"/>
            <w:b/>
          </w:rPr>
          <w:t>R1-1805382</w:t>
        </w:r>
      </w:hyperlink>
      <w:r w:rsidR="000815DD" w:rsidRPr="00A77C2F">
        <w:rPr>
          <w:b/>
          <w:lang w:eastAsia="x-none"/>
        </w:rPr>
        <w:tab/>
        <w:t>Summary of offline discussion on PC5 CA synchronization</w:t>
      </w:r>
      <w:r w:rsidR="000815DD" w:rsidRPr="00A77C2F">
        <w:rPr>
          <w:b/>
          <w:lang w:eastAsia="x-none"/>
        </w:rPr>
        <w:tab/>
        <w:t>Ericsson</w:t>
      </w:r>
    </w:p>
    <w:p w14:paraId="44F74C0E" w14:textId="77777777" w:rsidR="000815DD" w:rsidRPr="000815DD" w:rsidRDefault="000815DD" w:rsidP="000815DD">
      <w:pPr>
        <w:ind w:left="720" w:hanging="720"/>
        <w:rPr>
          <w:lang w:eastAsia="x-none"/>
        </w:rPr>
      </w:pPr>
    </w:p>
    <w:p w14:paraId="5E2D8EA0" w14:textId="77777777" w:rsidR="000815DD" w:rsidRPr="003B2A24" w:rsidRDefault="000815DD" w:rsidP="000815DD">
      <w:pPr>
        <w:ind w:left="720" w:hanging="720"/>
        <w:rPr>
          <w:lang w:eastAsia="x-none"/>
        </w:rPr>
      </w:pPr>
      <w:r w:rsidRPr="003B2A24">
        <w:rPr>
          <w:highlight w:val="green"/>
          <w:lang w:eastAsia="x-none"/>
        </w:rPr>
        <w:t>Agreement</w:t>
      </w:r>
    </w:p>
    <w:p w14:paraId="14C56C4A" w14:textId="77777777" w:rsidR="000815DD" w:rsidRPr="000815DD" w:rsidRDefault="000815DD" w:rsidP="003B2A24">
      <w:pPr>
        <w:numPr>
          <w:ilvl w:val="0"/>
          <w:numId w:val="339"/>
        </w:numPr>
        <w:rPr>
          <w:rFonts w:eastAsia="Times New Roman"/>
          <w:lang w:val="en-US"/>
        </w:rPr>
      </w:pPr>
      <w:r w:rsidRPr="000815DD">
        <w:rPr>
          <w:rFonts w:eastAsia="Times New Roman"/>
          <w:lang w:val="en-US"/>
        </w:rPr>
        <w:t>For UEs operating with CA</w:t>
      </w:r>
    </w:p>
    <w:p w14:paraId="74D81664" w14:textId="77777777" w:rsidR="000815DD" w:rsidRPr="000815DD" w:rsidRDefault="000815DD" w:rsidP="003B2A24">
      <w:pPr>
        <w:numPr>
          <w:ilvl w:val="1"/>
          <w:numId w:val="339"/>
        </w:numPr>
        <w:rPr>
          <w:rFonts w:eastAsia="Times New Roman"/>
          <w:lang w:val="en-US"/>
        </w:rPr>
      </w:pPr>
      <w:r w:rsidRPr="000815DD">
        <w:rPr>
          <w:rFonts w:eastAsia="Times New Roman"/>
          <w:lang w:val="en-US"/>
        </w:rPr>
        <w:t>RAN1 assumes a UE may be configured a non-synchronization carrier by defining the location of the SLSS resources and by configuring the UE to not transmit SLSS on that carrier.</w:t>
      </w:r>
    </w:p>
    <w:p w14:paraId="20DFED6C" w14:textId="77777777" w:rsidR="000815DD" w:rsidRPr="000815DD" w:rsidRDefault="000815DD" w:rsidP="003B2A24">
      <w:pPr>
        <w:numPr>
          <w:ilvl w:val="2"/>
          <w:numId w:val="339"/>
        </w:numPr>
        <w:overflowPunct w:val="0"/>
        <w:autoSpaceDE w:val="0"/>
        <w:autoSpaceDN w:val="0"/>
        <w:adjustRightInd w:val="0"/>
        <w:textAlignment w:val="baseline"/>
      </w:pPr>
      <w:r w:rsidRPr="000815DD">
        <w:t xml:space="preserve">Rel. 14 RRC signalling is not sufficient. </w:t>
      </w:r>
    </w:p>
    <w:p w14:paraId="49A3FBB6" w14:textId="77777777" w:rsidR="000815DD" w:rsidRPr="000815DD" w:rsidRDefault="000815DD" w:rsidP="003B2A24">
      <w:pPr>
        <w:numPr>
          <w:ilvl w:val="2"/>
          <w:numId w:val="339"/>
        </w:numPr>
        <w:overflowPunct w:val="0"/>
        <w:autoSpaceDE w:val="0"/>
        <w:autoSpaceDN w:val="0"/>
        <w:adjustRightInd w:val="0"/>
        <w:textAlignment w:val="baseline"/>
      </w:pPr>
      <w:r w:rsidRPr="000815DD">
        <w:t xml:space="preserve">Include an RRC parameter to introduce such mechanism. </w:t>
      </w:r>
    </w:p>
    <w:p w14:paraId="32FC46CA" w14:textId="77777777" w:rsidR="000815DD" w:rsidRPr="000815DD" w:rsidRDefault="000815DD" w:rsidP="003B2A24">
      <w:pPr>
        <w:numPr>
          <w:ilvl w:val="3"/>
          <w:numId w:val="339"/>
        </w:numPr>
        <w:overflowPunct w:val="0"/>
        <w:autoSpaceDE w:val="0"/>
        <w:autoSpaceDN w:val="0"/>
        <w:adjustRightInd w:val="0"/>
        <w:textAlignment w:val="baseline"/>
      </w:pPr>
      <w:r w:rsidRPr="000815DD">
        <w:t xml:space="preserve">A Rel.15 UE using the carrier without CA does not apply this parameter. </w:t>
      </w:r>
    </w:p>
    <w:p w14:paraId="13348CC6" w14:textId="77777777" w:rsidR="000815DD" w:rsidRPr="000815DD" w:rsidRDefault="000815DD" w:rsidP="003B2A24">
      <w:pPr>
        <w:numPr>
          <w:ilvl w:val="3"/>
          <w:numId w:val="339"/>
        </w:numPr>
        <w:overflowPunct w:val="0"/>
        <w:autoSpaceDE w:val="0"/>
        <w:autoSpaceDN w:val="0"/>
        <w:adjustRightInd w:val="0"/>
        <w:textAlignment w:val="baseline"/>
      </w:pPr>
      <w:r w:rsidRPr="000815DD">
        <w:t xml:space="preserve">It is up to RAN2 to design the signalling to support this feature </w:t>
      </w:r>
    </w:p>
    <w:p w14:paraId="62095627" w14:textId="77777777" w:rsidR="000815DD" w:rsidRPr="000815DD" w:rsidRDefault="000815DD" w:rsidP="000815DD">
      <w:pPr>
        <w:ind w:left="720" w:hanging="720"/>
        <w:rPr>
          <w:lang w:eastAsia="x-none"/>
        </w:rPr>
      </w:pPr>
    </w:p>
    <w:p w14:paraId="1B3B0849" w14:textId="77777777" w:rsidR="000815DD" w:rsidRPr="003B2A24" w:rsidRDefault="000815DD" w:rsidP="000815DD">
      <w:pPr>
        <w:ind w:left="720" w:hanging="720"/>
        <w:rPr>
          <w:lang w:eastAsia="x-none"/>
        </w:rPr>
      </w:pPr>
      <w:r w:rsidRPr="003B2A24">
        <w:rPr>
          <w:highlight w:val="green"/>
          <w:lang w:eastAsia="x-none"/>
        </w:rPr>
        <w:t>Agreement</w:t>
      </w:r>
    </w:p>
    <w:p w14:paraId="42B9A47F" w14:textId="77777777" w:rsidR="000815DD" w:rsidRPr="000815DD" w:rsidRDefault="000815DD" w:rsidP="000815DD">
      <w:pPr>
        <w:ind w:left="720" w:hanging="720"/>
        <w:rPr>
          <w:lang w:eastAsia="x-none"/>
        </w:rPr>
      </w:pPr>
      <w:r w:rsidRPr="000815DD">
        <w:rPr>
          <w:lang w:eastAsia="x-none"/>
        </w:rPr>
        <w:t>The working assumption from RAN1#92 is confirmed with following corrections</w:t>
      </w:r>
    </w:p>
    <w:p w14:paraId="66E87D04" w14:textId="77777777" w:rsidR="000815DD" w:rsidRPr="000815DD" w:rsidRDefault="000815DD" w:rsidP="003B2A24">
      <w:pPr>
        <w:numPr>
          <w:ilvl w:val="0"/>
          <w:numId w:val="340"/>
        </w:numPr>
      </w:pPr>
      <w:bookmarkStart w:id="103" w:name="_Hlk511807879"/>
      <w:r w:rsidRPr="000815DD">
        <w:t>The UE is configured one of the following options</w:t>
      </w:r>
      <w:ins w:id="104" w:author="Kim Younsun" w:date="2018-04-19T09:50:00Z">
        <w:r w:rsidRPr="000815DD">
          <w:t xml:space="preserve"> based on UE capability</w:t>
        </w:r>
      </w:ins>
      <w:r w:rsidRPr="000815DD">
        <w:t>:</w:t>
      </w:r>
    </w:p>
    <w:p w14:paraId="0010FD57" w14:textId="77777777" w:rsidR="000815DD" w:rsidRPr="000815DD" w:rsidRDefault="000815DD" w:rsidP="003B2A24">
      <w:pPr>
        <w:numPr>
          <w:ilvl w:val="1"/>
          <w:numId w:val="340"/>
        </w:numPr>
      </w:pPr>
      <w:r w:rsidRPr="000815DD">
        <w:t>SLSS is transmitted (based on Rel-14 procedure) on selected sync carrier from Set-B</w:t>
      </w:r>
    </w:p>
    <w:p w14:paraId="26D3A1E3" w14:textId="77777777" w:rsidR="000815DD" w:rsidRPr="000815DD" w:rsidRDefault="000815DD" w:rsidP="003B2A24">
      <w:pPr>
        <w:numPr>
          <w:ilvl w:val="1"/>
          <w:numId w:val="340"/>
        </w:numPr>
      </w:pPr>
      <w:r w:rsidRPr="000815DD">
        <w:t>SLSS is transmitted on all carriers from Set-B</w:t>
      </w:r>
    </w:p>
    <w:bookmarkEnd w:id="103"/>
    <w:p w14:paraId="1FF64C8C" w14:textId="70F7CA04" w:rsidR="000815DD" w:rsidRPr="000815DD" w:rsidDel="003B2A24" w:rsidRDefault="000815DD" w:rsidP="003B2A24">
      <w:pPr>
        <w:numPr>
          <w:ilvl w:val="2"/>
          <w:numId w:val="340"/>
        </w:numPr>
        <w:rPr>
          <w:del w:id="105" w:author="MCC: review" w:date="2018-04-23T12:10:00Z"/>
        </w:rPr>
      </w:pPr>
      <w:del w:id="106" w:author="MCC: review" w:date="2018-04-23T12:10:00Z">
        <w:r w:rsidRPr="000815DD" w:rsidDel="003B2A24">
          <w:delText>FFS until RAN1#92bis</w:delText>
        </w:r>
        <w:r w:rsidRPr="000815DD" w:rsidDel="003B2A24">
          <w:rPr>
            <w:b/>
          </w:rPr>
          <w:delText>: how to handle limited TX capabilities</w:delText>
        </w:r>
        <w:r w:rsidRPr="000815DD" w:rsidDel="003B2A24">
          <w:delText xml:space="preserve"> (within the constraint that SLSS must at least be transmitted on the selected sync carrier), and details such as SLSS id, PSBCH contents, etc.</w:delText>
        </w:r>
      </w:del>
    </w:p>
    <w:p w14:paraId="46E3581F" w14:textId="77777777" w:rsidR="000815DD" w:rsidRPr="000815DD" w:rsidRDefault="000815DD" w:rsidP="003B2A24">
      <w:pPr>
        <w:numPr>
          <w:ilvl w:val="0"/>
          <w:numId w:val="340"/>
        </w:numPr>
      </w:pPr>
      <w:r w:rsidRPr="000815DD">
        <w:t>Each option is an independent UE capability</w:t>
      </w:r>
      <w:ins w:id="107" w:author="Kim Younsun" w:date="2018-04-19T09:50:00Z">
        <w:r w:rsidRPr="000815DD">
          <w:t xml:space="preserve"> </w:t>
        </w:r>
      </w:ins>
    </w:p>
    <w:p w14:paraId="1AB87F1F" w14:textId="77777777" w:rsidR="000815DD" w:rsidRPr="000815DD" w:rsidRDefault="000815DD" w:rsidP="003B2A24">
      <w:pPr>
        <w:numPr>
          <w:ilvl w:val="0"/>
          <w:numId w:val="340"/>
        </w:numPr>
      </w:pPr>
      <w:r w:rsidRPr="000815DD">
        <w:t>On top of this, Release-14 configuration applies to each carrier individually</w:t>
      </w:r>
    </w:p>
    <w:p w14:paraId="32F18448" w14:textId="0AF29FF1" w:rsidR="000815DD" w:rsidRPr="000815DD" w:rsidDel="003B2A24" w:rsidRDefault="000815DD" w:rsidP="003B2A24">
      <w:pPr>
        <w:rPr>
          <w:del w:id="108" w:author="MCC: review" w:date="2018-04-23T12:10:00Z"/>
        </w:rPr>
      </w:pPr>
      <w:del w:id="109" w:author="MCC: review" w:date="2018-04-23T12:10:00Z">
        <w:r w:rsidRPr="000815DD" w:rsidDel="003B2A24">
          <w:delText>After conclusion on the above FFS point, consider whether it is possible to downselect between the two options.</w:delText>
        </w:r>
      </w:del>
    </w:p>
    <w:p w14:paraId="766C8496" w14:textId="77777777" w:rsidR="000815DD" w:rsidRPr="000815DD" w:rsidRDefault="000815DD" w:rsidP="000815DD">
      <w:pPr>
        <w:ind w:left="720" w:hanging="720"/>
        <w:rPr>
          <w:lang w:eastAsia="x-none"/>
        </w:rPr>
      </w:pPr>
    </w:p>
    <w:p w14:paraId="3C2764CE" w14:textId="77777777" w:rsidR="000815DD" w:rsidRPr="000815DD" w:rsidRDefault="000815DD" w:rsidP="000815DD">
      <w:pPr>
        <w:ind w:left="720" w:hanging="720"/>
        <w:rPr>
          <w:lang w:eastAsia="x-none"/>
        </w:rPr>
      </w:pPr>
    </w:p>
    <w:p w14:paraId="4E53057B" w14:textId="77777777" w:rsidR="000815DD" w:rsidRPr="003B2A24" w:rsidRDefault="000815DD" w:rsidP="000815DD">
      <w:pPr>
        <w:ind w:left="720" w:hanging="720"/>
        <w:rPr>
          <w:lang w:eastAsia="x-none"/>
        </w:rPr>
      </w:pPr>
      <w:r w:rsidRPr="003B2A24">
        <w:rPr>
          <w:highlight w:val="green"/>
          <w:lang w:eastAsia="x-none"/>
        </w:rPr>
        <w:t>Agreement</w:t>
      </w:r>
    </w:p>
    <w:p w14:paraId="620626EF" w14:textId="77777777" w:rsidR="000815DD" w:rsidRPr="000815DD" w:rsidRDefault="000815DD" w:rsidP="003B2A24">
      <w:pPr>
        <w:pStyle w:val="ListParagraph"/>
        <w:numPr>
          <w:ilvl w:val="0"/>
          <w:numId w:val="341"/>
        </w:numPr>
      </w:pPr>
      <w:r w:rsidRPr="000815DD">
        <w:t>For the case of limited TX capabilities, for UE SLSS transmission, it is up to UE implementation on which synchronization carrier(s) from Set B UE transmits SLSS</w:t>
      </w:r>
    </w:p>
    <w:p w14:paraId="21108434" w14:textId="77777777" w:rsidR="000815DD" w:rsidRPr="000815DD" w:rsidRDefault="000815DD" w:rsidP="003B2A24">
      <w:pPr>
        <w:pStyle w:val="ListParagraph"/>
        <w:numPr>
          <w:ilvl w:val="1"/>
          <w:numId w:val="341"/>
        </w:numPr>
      </w:pPr>
      <w:r w:rsidRPr="000815DD">
        <w:t>The above applies for the case when SLSS is transmitted on all carriers from Set-B</w:t>
      </w:r>
    </w:p>
    <w:p w14:paraId="11AC8F84" w14:textId="77777777" w:rsidR="000815DD" w:rsidRPr="000815DD" w:rsidRDefault="000815DD" w:rsidP="000815DD">
      <w:pPr>
        <w:ind w:left="720" w:hanging="720"/>
        <w:rPr>
          <w:lang w:eastAsia="x-none"/>
        </w:rPr>
      </w:pPr>
    </w:p>
    <w:p w14:paraId="240A7F84" w14:textId="77777777" w:rsidR="000815DD" w:rsidRPr="003B2A24" w:rsidRDefault="000815DD" w:rsidP="000815DD">
      <w:pPr>
        <w:ind w:left="720" w:hanging="720"/>
      </w:pPr>
      <w:r w:rsidRPr="003B2A24">
        <w:rPr>
          <w:highlight w:val="green"/>
        </w:rPr>
        <w:t>Agreement</w:t>
      </w:r>
    </w:p>
    <w:p w14:paraId="41CAA626" w14:textId="77777777" w:rsidR="000815DD" w:rsidRPr="000815DD" w:rsidRDefault="000815DD" w:rsidP="003B2A24">
      <w:pPr>
        <w:pStyle w:val="ListParagraph"/>
        <w:numPr>
          <w:ilvl w:val="0"/>
          <w:numId w:val="341"/>
        </w:numPr>
      </w:pPr>
      <w:r w:rsidRPr="000815DD">
        <w:t>PSBCH content other than bandwidth, TDD configuration, reserved bits are generated following the Rel. 14 procedure following the selected synchronization reference.</w:t>
      </w:r>
    </w:p>
    <w:p w14:paraId="1654C651" w14:textId="77777777" w:rsidR="000815DD" w:rsidRPr="000815DD" w:rsidRDefault="000815DD" w:rsidP="003B2A24">
      <w:pPr>
        <w:pStyle w:val="ListParagraph"/>
        <w:numPr>
          <w:ilvl w:val="1"/>
          <w:numId w:val="341"/>
        </w:numPr>
      </w:pPr>
      <w:r w:rsidRPr="000815DD">
        <w:t>Note if there is an issue with reserved bits, it will be addressed in RAN1#93</w:t>
      </w:r>
    </w:p>
    <w:p w14:paraId="4D48C1FB" w14:textId="77777777" w:rsidR="000815DD" w:rsidRPr="000815DD" w:rsidRDefault="000815DD" w:rsidP="003B2A24">
      <w:pPr>
        <w:pStyle w:val="ListParagraph"/>
        <w:numPr>
          <w:ilvl w:val="0"/>
          <w:numId w:val="341"/>
        </w:numPr>
      </w:pPr>
      <w:r w:rsidRPr="000815DD">
        <w:t>SLSS ID is derived from the selected synchronization source.</w:t>
      </w:r>
    </w:p>
    <w:p w14:paraId="7B4688A1" w14:textId="77777777" w:rsidR="000815DD" w:rsidRPr="000815DD" w:rsidRDefault="000815DD" w:rsidP="000815DD">
      <w:pPr>
        <w:ind w:left="720" w:hanging="720"/>
        <w:rPr>
          <w:lang w:eastAsia="x-none"/>
        </w:rPr>
      </w:pPr>
    </w:p>
    <w:p w14:paraId="5BF48F82" w14:textId="77777777" w:rsidR="000815DD" w:rsidRPr="003B2A24" w:rsidRDefault="000815DD" w:rsidP="000815DD">
      <w:pPr>
        <w:ind w:left="720" w:hanging="720"/>
      </w:pPr>
      <w:r w:rsidRPr="003B2A24">
        <w:rPr>
          <w:highlight w:val="green"/>
        </w:rPr>
        <w:t>Agreement</w:t>
      </w:r>
    </w:p>
    <w:p w14:paraId="5032545A" w14:textId="77777777" w:rsidR="000815DD" w:rsidRPr="000815DD" w:rsidRDefault="000815DD" w:rsidP="003B2A24">
      <w:pPr>
        <w:pStyle w:val="ListParagraph"/>
        <w:numPr>
          <w:ilvl w:val="0"/>
          <w:numId w:val="341"/>
        </w:numPr>
        <w:jc w:val="both"/>
      </w:pPr>
      <w:r w:rsidRPr="000815DD">
        <w:t>When synchronization is lost, synchronization carrier reselection is up to UE implementation.</w:t>
      </w:r>
    </w:p>
    <w:p w14:paraId="35DAF0A4" w14:textId="77777777" w:rsidR="000815DD" w:rsidRPr="000815DD" w:rsidRDefault="000815DD" w:rsidP="000815DD">
      <w:pPr>
        <w:ind w:left="720" w:hanging="720"/>
        <w:rPr>
          <w:lang w:eastAsia="x-none"/>
        </w:rPr>
      </w:pPr>
    </w:p>
    <w:p w14:paraId="2B4E854B" w14:textId="10185CFA" w:rsidR="000815DD" w:rsidRPr="000815DD" w:rsidRDefault="00603E09" w:rsidP="000815DD">
      <w:pPr>
        <w:ind w:left="720" w:hanging="720"/>
        <w:rPr>
          <w:lang w:eastAsia="x-none"/>
        </w:rPr>
      </w:pPr>
      <w:hyperlink r:id="rId323" w:history="1">
        <w:r w:rsidR="00FE4C7E">
          <w:rPr>
            <w:rStyle w:val="Hyperlink"/>
            <w:lang w:eastAsia="x-none"/>
          </w:rPr>
          <w:t>R1-1803724</w:t>
        </w:r>
      </w:hyperlink>
      <w:r w:rsidR="000815DD" w:rsidRPr="000815DD">
        <w:rPr>
          <w:lang w:eastAsia="x-none"/>
        </w:rPr>
        <w:tab/>
        <w:t>Remaining details on synchronization for carrier aggregation in V2X Phase 2</w:t>
      </w:r>
      <w:r w:rsidR="000815DD" w:rsidRPr="000815DD">
        <w:rPr>
          <w:lang w:eastAsia="x-none"/>
        </w:rPr>
        <w:tab/>
        <w:t>CATT</w:t>
      </w:r>
    </w:p>
    <w:p w14:paraId="7E5C4D2F" w14:textId="7C12869E" w:rsidR="000815DD" w:rsidRPr="000815DD" w:rsidRDefault="00603E09" w:rsidP="000815DD">
      <w:pPr>
        <w:ind w:left="720" w:hanging="720"/>
        <w:rPr>
          <w:lang w:eastAsia="x-none"/>
        </w:rPr>
      </w:pPr>
      <w:hyperlink r:id="rId324" w:history="1">
        <w:r w:rsidR="00FE4C7E">
          <w:rPr>
            <w:rStyle w:val="Hyperlink"/>
            <w:lang w:eastAsia="x-none"/>
          </w:rPr>
          <w:t>R1-1803891</w:t>
        </w:r>
      </w:hyperlink>
      <w:r w:rsidR="000815DD" w:rsidRPr="000815DD">
        <w:rPr>
          <w:lang w:eastAsia="x-none"/>
        </w:rPr>
        <w:tab/>
        <w:t>Remaining issues for synchronization in Sidelink CA</w:t>
      </w:r>
      <w:r w:rsidR="000815DD" w:rsidRPr="000815DD">
        <w:rPr>
          <w:lang w:eastAsia="x-none"/>
        </w:rPr>
        <w:tab/>
        <w:t>ZTE, Sanechips</w:t>
      </w:r>
    </w:p>
    <w:p w14:paraId="3609F418" w14:textId="41E57764" w:rsidR="000815DD" w:rsidRPr="000815DD" w:rsidRDefault="00603E09" w:rsidP="000815DD">
      <w:pPr>
        <w:ind w:left="720" w:hanging="720"/>
        <w:rPr>
          <w:lang w:eastAsia="x-none"/>
        </w:rPr>
      </w:pPr>
      <w:hyperlink r:id="rId325" w:history="1">
        <w:r w:rsidR="00FE4C7E">
          <w:rPr>
            <w:rStyle w:val="Hyperlink"/>
            <w:lang w:eastAsia="x-none"/>
          </w:rPr>
          <w:t>R1-1803984</w:t>
        </w:r>
      </w:hyperlink>
      <w:r w:rsidR="000815DD" w:rsidRPr="000815DD">
        <w:rPr>
          <w:lang w:eastAsia="x-none"/>
        </w:rPr>
        <w:tab/>
        <w:t>Synchronization in eV2X carrier aggregation</w:t>
      </w:r>
      <w:r w:rsidR="000815DD" w:rsidRPr="000815DD">
        <w:rPr>
          <w:lang w:eastAsia="x-none"/>
        </w:rPr>
        <w:tab/>
        <w:t>OPPO</w:t>
      </w:r>
    </w:p>
    <w:p w14:paraId="36E6057A" w14:textId="7B3A6985" w:rsidR="000815DD" w:rsidRPr="000815DD" w:rsidRDefault="00603E09" w:rsidP="000815DD">
      <w:pPr>
        <w:ind w:left="720" w:hanging="720"/>
        <w:rPr>
          <w:lang w:eastAsia="x-none"/>
        </w:rPr>
      </w:pPr>
      <w:hyperlink r:id="rId326" w:history="1">
        <w:r w:rsidR="00FE4C7E">
          <w:rPr>
            <w:rStyle w:val="Hyperlink"/>
            <w:lang w:eastAsia="x-none"/>
          </w:rPr>
          <w:t>R1-1804019</w:t>
        </w:r>
      </w:hyperlink>
      <w:r w:rsidR="000815DD" w:rsidRPr="000815DD">
        <w:rPr>
          <w:lang w:eastAsia="x-none"/>
        </w:rPr>
        <w:tab/>
        <w:t xml:space="preserve">Synchronization for Sidelink Carrier Aggregation in V2X Phase 2 </w:t>
      </w:r>
      <w:r w:rsidR="000815DD" w:rsidRPr="000815DD">
        <w:rPr>
          <w:lang w:eastAsia="x-none"/>
        </w:rPr>
        <w:tab/>
        <w:t>ITRI</w:t>
      </w:r>
    </w:p>
    <w:p w14:paraId="316CDB1C" w14:textId="73142469" w:rsidR="000815DD" w:rsidRPr="000815DD" w:rsidRDefault="00603E09" w:rsidP="000815DD">
      <w:pPr>
        <w:ind w:left="720" w:hanging="720"/>
        <w:rPr>
          <w:lang w:eastAsia="x-none"/>
        </w:rPr>
      </w:pPr>
      <w:hyperlink r:id="rId327" w:history="1">
        <w:r w:rsidR="00FE4C7E">
          <w:rPr>
            <w:rStyle w:val="Hyperlink"/>
            <w:lang w:eastAsia="x-none"/>
          </w:rPr>
          <w:t>R1-1804133</w:t>
        </w:r>
      </w:hyperlink>
      <w:r w:rsidR="000815DD" w:rsidRPr="000815DD">
        <w:rPr>
          <w:lang w:eastAsia="x-none"/>
        </w:rPr>
        <w:tab/>
        <w:t>Remaining details for synchronization for carrier aggregation on sidelink</w:t>
      </w:r>
      <w:r w:rsidR="000815DD" w:rsidRPr="000815DD">
        <w:rPr>
          <w:lang w:eastAsia="x-none"/>
        </w:rPr>
        <w:tab/>
        <w:t>Huawei, HiSilicon</w:t>
      </w:r>
    </w:p>
    <w:p w14:paraId="381E8715" w14:textId="22441896" w:rsidR="000815DD" w:rsidRPr="000815DD" w:rsidRDefault="00603E09" w:rsidP="000815DD">
      <w:pPr>
        <w:ind w:left="720" w:hanging="720"/>
        <w:rPr>
          <w:lang w:eastAsia="x-none"/>
        </w:rPr>
      </w:pPr>
      <w:hyperlink r:id="rId328" w:history="1">
        <w:r w:rsidR="00FE4C7E">
          <w:rPr>
            <w:rStyle w:val="Hyperlink"/>
            <w:lang w:eastAsia="x-none"/>
          </w:rPr>
          <w:t>R1-1804257</w:t>
        </w:r>
      </w:hyperlink>
      <w:r w:rsidR="000815DD" w:rsidRPr="000815DD">
        <w:rPr>
          <w:lang w:eastAsia="x-none"/>
        </w:rPr>
        <w:tab/>
        <w:t>Remaining details of SL CA synchronization</w:t>
      </w:r>
      <w:r w:rsidR="000815DD" w:rsidRPr="000815DD">
        <w:rPr>
          <w:lang w:eastAsia="x-none"/>
        </w:rPr>
        <w:tab/>
        <w:t>Nokia, Nokia Shanghai Bell</w:t>
      </w:r>
    </w:p>
    <w:p w14:paraId="0630F62B" w14:textId="450D35AF" w:rsidR="000815DD" w:rsidRPr="000815DD" w:rsidRDefault="00603E09" w:rsidP="000815DD">
      <w:pPr>
        <w:ind w:left="720" w:hanging="720"/>
        <w:rPr>
          <w:lang w:eastAsia="x-none"/>
        </w:rPr>
      </w:pPr>
      <w:hyperlink r:id="rId329" w:history="1">
        <w:r w:rsidR="00FE4C7E">
          <w:rPr>
            <w:rStyle w:val="Hyperlink"/>
            <w:lang w:eastAsia="x-none"/>
          </w:rPr>
          <w:t>R1-1804319</w:t>
        </w:r>
      </w:hyperlink>
      <w:r w:rsidR="000815DD" w:rsidRPr="000815DD">
        <w:rPr>
          <w:lang w:eastAsia="x-none"/>
        </w:rPr>
        <w:tab/>
        <w:t>Synchronization in V2X CA</w:t>
      </w:r>
      <w:r w:rsidR="000815DD" w:rsidRPr="000815DD">
        <w:rPr>
          <w:lang w:eastAsia="x-none"/>
        </w:rPr>
        <w:tab/>
        <w:t>Samsung</w:t>
      </w:r>
    </w:p>
    <w:p w14:paraId="1F607251" w14:textId="3AFC6991" w:rsidR="000815DD" w:rsidRPr="000815DD" w:rsidRDefault="00603E09" w:rsidP="000815DD">
      <w:pPr>
        <w:ind w:left="720" w:hanging="720"/>
        <w:rPr>
          <w:lang w:eastAsia="x-none"/>
        </w:rPr>
      </w:pPr>
      <w:hyperlink r:id="rId330" w:history="1">
        <w:r w:rsidR="00FE4C7E">
          <w:rPr>
            <w:rStyle w:val="Hyperlink"/>
            <w:lang w:eastAsia="x-none"/>
          </w:rPr>
          <w:t>R1-1804511</w:t>
        </w:r>
      </w:hyperlink>
      <w:r w:rsidR="000815DD" w:rsidRPr="000815DD">
        <w:rPr>
          <w:lang w:eastAsia="x-none"/>
        </w:rPr>
        <w:tab/>
        <w:t>Discussion on synchronization for sidelink CA operation</w:t>
      </w:r>
      <w:r w:rsidR="000815DD" w:rsidRPr="000815DD">
        <w:rPr>
          <w:lang w:eastAsia="x-none"/>
        </w:rPr>
        <w:tab/>
        <w:t>LG Electronics</w:t>
      </w:r>
    </w:p>
    <w:p w14:paraId="520E44B9" w14:textId="52CA0E67" w:rsidR="000815DD" w:rsidRPr="000815DD" w:rsidRDefault="00603E09" w:rsidP="000815DD">
      <w:pPr>
        <w:ind w:left="720" w:hanging="720"/>
        <w:rPr>
          <w:lang w:eastAsia="x-none"/>
        </w:rPr>
      </w:pPr>
      <w:hyperlink r:id="rId331" w:history="1">
        <w:r w:rsidR="00FE4C7E">
          <w:rPr>
            <w:rStyle w:val="Hyperlink"/>
            <w:lang w:eastAsia="x-none"/>
          </w:rPr>
          <w:t>R1-1804630</w:t>
        </w:r>
      </w:hyperlink>
      <w:r w:rsidR="000815DD" w:rsidRPr="000815DD">
        <w:rPr>
          <w:lang w:eastAsia="x-none"/>
        </w:rPr>
        <w:tab/>
        <w:t>On Synchronization Aspects for PC5 CA</w:t>
      </w:r>
      <w:r w:rsidR="000815DD" w:rsidRPr="000815DD">
        <w:rPr>
          <w:lang w:eastAsia="x-none"/>
        </w:rPr>
        <w:tab/>
        <w:t>Ericsson</w:t>
      </w:r>
    </w:p>
    <w:p w14:paraId="086F48FF" w14:textId="79FD7DB4" w:rsidR="000815DD" w:rsidRPr="000815DD" w:rsidRDefault="00603E09" w:rsidP="000815DD">
      <w:pPr>
        <w:ind w:left="720" w:hanging="720"/>
        <w:rPr>
          <w:lang w:eastAsia="x-none"/>
        </w:rPr>
      </w:pPr>
      <w:hyperlink r:id="rId332" w:history="1">
        <w:r w:rsidR="00FE4C7E">
          <w:rPr>
            <w:rStyle w:val="Hyperlink"/>
            <w:lang w:eastAsia="x-none"/>
          </w:rPr>
          <w:t>R1-1804687</w:t>
        </w:r>
      </w:hyperlink>
      <w:r w:rsidR="000815DD" w:rsidRPr="000815DD">
        <w:rPr>
          <w:lang w:eastAsia="x-none"/>
        </w:rPr>
        <w:tab/>
        <w:t>Remaining synchronization details for LTE V2V sidelink carrier aggregation</w:t>
      </w:r>
      <w:r w:rsidR="000815DD" w:rsidRPr="000815DD">
        <w:rPr>
          <w:lang w:eastAsia="x-none"/>
        </w:rPr>
        <w:tab/>
        <w:t>Intel Corporation</w:t>
      </w:r>
    </w:p>
    <w:p w14:paraId="305025AC" w14:textId="2A89C38C" w:rsidR="000815DD" w:rsidRPr="000815DD" w:rsidRDefault="00603E09" w:rsidP="000815DD">
      <w:pPr>
        <w:ind w:left="720" w:hanging="720"/>
        <w:rPr>
          <w:lang w:eastAsia="x-none"/>
        </w:rPr>
      </w:pPr>
      <w:hyperlink r:id="rId333" w:history="1">
        <w:r w:rsidR="00FE4C7E">
          <w:rPr>
            <w:rStyle w:val="Hyperlink"/>
            <w:lang w:eastAsia="x-none"/>
          </w:rPr>
          <w:t>R1-1804908</w:t>
        </w:r>
      </w:hyperlink>
      <w:r w:rsidR="000815DD" w:rsidRPr="000815DD">
        <w:rPr>
          <w:lang w:eastAsia="x-none"/>
        </w:rPr>
        <w:tab/>
        <w:t>Synchronization for V2X PC5 Carrier Aggregation</w:t>
      </w:r>
      <w:r w:rsidR="000815DD" w:rsidRPr="000815DD">
        <w:rPr>
          <w:lang w:eastAsia="x-none"/>
        </w:rPr>
        <w:tab/>
        <w:t>Qualcomm Incorporated</w:t>
      </w:r>
    </w:p>
    <w:p w14:paraId="0DC1F275" w14:textId="54544DA4" w:rsidR="000815DD" w:rsidRPr="000815DD" w:rsidRDefault="00603E09" w:rsidP="000815DD">
      <w:pPr>
        <w:ind w:left="720" w:hanging="720"/>
        <w:rPr>
          <w:lang w:eastAsia="x-none"/>
        </w:rPr>
      </w:pPr>
      <w:hyperlink r:id="rId334" w:history="1">
        <w:r w:rsidR="00FE4C7E">
          <w:rPr>
            <w:rStyle w:val="Hyperlink"/>
            <w:lang w:eastAsia="x-none"/>
          </w:rPr>
          <w:t>R1-1805091</w:t>
        </w:r>
      </w:hyperlink>
      <w:r w:rsidR="000815DD" w:rsidRPr="000815DD">
        <w:rPr>
          <w:lang w:eastAsia="x-none"/>
        </w:rPr>
        <w:tab/>
        <w:t>Remaining issues on synchronization for CA in V2X Phase 2</w:t>
      </w:r>
      <w:r w:rsidR="000815DD" w:rsidRPr="000815DD">
        <w:rPr>
          <w:lang w:eastAsia="x-none"/>
        </w:rPr>
        <w:tab/>
        <w:t>ITL</w:t>
      </w:r>
    </w:p>
    <w:p w14:paraId="647F241B" w14:textId="6A6D64EB" w:rsidR="000815DD" w:rsidRPr="000815DD" w:rsidRDefault="000815DD" w:rsidP="000815DD">
      <w:pPr>
        <w:pStyle w:val="Heading5"/>
      </w:pPr>
      <w:bookmarkStart w:id="110" w:name="_Toc514184591"/>
      <w:r>
        <w:t>Other</w:t>
      </w:r>
      <w:bookmarkEnd w:id="110"/>
    </w:p>
    <w:p w14:paraId="7C990316" w14:textId="62323B47" w:rsidR="000815DD" w:rsidRPr="000815DD" w:rsidRDefault="00603E09" w:rsidP="000815DD">
      <w:pPr>
        <w:ind w:left="720" w:hanging="720"/>
        <w:rPr>
          <w:lang w:eastAsia="x-none"/>
        </w:rPr>
      </w:pPr>
      <w:hyperlink r:id="rId335" w:history="1">
        <w:r w:rsidR="00FE4C7E">
          <w:rPr>
            <w:rStyle w:val="Hyperlink"/>
            <w:lang w:eastAsia="x-none"/>
          </w:rPr>
          <w:t>R1-1804631</w:t>
        </w:r>
      </w:hyperlink>
      <w:r w:rsidR="000815DD" w:rsidRPr="000815DD">
        <w:rPr>
          <w:lang w:eastAsia="x-none"/>
        </w:rPr>
        <w:tab/>
        <w:t>Spectrum considerations for PC5 carrier aggregation</w:t>
      </w:r>
      <w:r w:rsidR="000815DD" w:rsidRPr="000815DD">
        <w:rPr>
          <w:lang w:eastAsia="x-none"/>
        </w:rPr>
        <w:tab/>
        <w:t>Ericsson</w:t>
      </w:r>
    </w:p>
    <w:p w14:paraId="151856AF" w14:textId="77777777" w:rsidR="000815DD" w:rsidRPr="000815DD" w:rsidRDefault="000815DD" w:rsidP="000815DD">
      <w:pPr>
        <w:pStyle w:val="Heading4"/>
        <w:rPr>
          <w:lang w:eastAsia="ja-JP"/>
        </w:rPr>
      </w:pPr>
      <w:bookmarkStart w:id="111" w:name="_Toc490470877"/>
      <w:bookmarkStart w:id="112" w:name="_Toc491457832"/>
      <w:bookmarkStart w:id="113" w:name="_Toc510867581"/>
      <w:bookmarkStart w:id="114" w:name="_Toc514184592"/>
      <w:r w:rsidRPr="000815DD">
        <w:rPr>
          <w:rFonts w:hint="eastAsia"/>
          <w:lang w:eastAsia="ja-JP"/>
        </w:rPr>
        <w:t>Support for 64-QAM</w:t>
      </w:r>
      <w:bookmarkEnd w:id="111"/>
      <w:bookmarkEnd w:id="112"/>
      <w:bookmarkEnd w:id="113"/>
      <w:bookmarkEnd w:id="114"/>
    </w:p>
    <w:p w14:paraId="61C23C6E" w14:textId="63E25EFA" w:rsidR="000815DD" w:rsidRPr="003B2A24" w:rsidRDefault="00603E09" w:rsidP="000815DD">
      <w:pPr>
        <w:ind w:left="720" w:hanging="720"/>
        <w:rPr>
          <w:b/>
          <w:lang w:eastAsia="x-none"/>
        </w:rPr>
      </w:pPr>
      <w:hyperlink r:id="rId336" w:history="1">
        <w:r w:rsidR="00FE4C7E">
          <w:rPr>
            <w:rStyle w:val="Hyperlink"/>
            <w:b/>
          </w:rPr>
          <w:t>R1-1805328</w:t>
        </w:r>
      </w:hyperlink>
      <w:r w:rsidR="000815DD" w:rsidRPr="003B2A24">
        <w:rPr>
          <w:b/>
          <w:lang w:eastAsia="x-none"/>
        </w:rPr>
        <w:tab/>
        <w:t>Summary of offline discussion on support of 64-QAM for LTE V2V communication</w:t>
      </w:r>
      <w:r w:rsidR="000815DD" w:rsidRPr="003B2A24">
        <w:rPr>
          <w:b/>
          <w:lang w:eastAsia="x-none"/>
        </w:rPr>
        <w:tab/>
        <w:t>Intel</w:t>
      </w:r>
    </w:p>
    <w:p w14:paraId="73954563" w14:textId="77777777" w:rsidR="000815DD" w:rsidRPr="003B2A24" w:rsidRDefault="000815DD" w:rsidP="000815DD">
      <w:pPr>
        <w:ind w:left="720" w:hanging="720"/>
        <w:rPr>
          <w:lang w:eastAsia="x-none"/>
        </w:rPr>
      </w:pPr>
    </w:p>
    <w:p w14:paraId="0579E9FA" w14:textId="77777777" w:rsidR="000815DD" w:rsidRPr="003B2A24" w:rsidRDefault="000815DD" w:rsidP="000815DD">
      <w:pPr>
        <w:suppressAutoHyphens/>
        <w:overflowPunct w:val="0"/>
        <w:autoSpaceDE w:val="0"/>
        <w:textAlignment w:val="baseline"/>
        <w:rPr>
          <w:rFonts w:ascii="Times New Roman" w:eastAsia="Times New Roman" w:hAnsi="Times New Roman"/>
          <w:szCs w:val="20"/>
          <w:highlight w:val="green"/>
          <w:lang w:eastAsia="ar-SA"/>
        </w:rPr>
      </w:pPr>
      <w:r w:rsidRPr="003B2A24">
        <w:rPr>
          <w:rFonts w:ascii="Times New Roman" w:eastAsia="Times New Roman" w:hAnsi="Times New Roman"/>
          <w:szCs w:val="20"/>
          <w:highlight w:val="green"/>
          <w:lang w:eastAsia="ar-SA"/>
        </w:rPr>
        <w:t>Agreement</w:t>
      </w:r>
    </w:p>
    <w:p w14:paraId="3111BCCA" w14:textId="77777777" w:rsidR="000815DD" w:rsidRPr="000815DD" w:rsidRDefault="000815DD" w:rsidP="000815DD">
      <w:pPr>
        <w:ind w:left="720" w:hanging="720"/>
        <w:rPr>
          <w:szCs w:val="20"/>
          <w:lang w:eastAsia="ar-SA"/>
        </w:rPr>
      </w:pPr>
      <w:r w:rsidRPr="000815DD">
        <w:rPr>
          <w:szCs w:val="20"/>
          <w:lang w:eastAsia="ar-SA"/>
        </w:rPr>
        <w:t>The following working assumption is confirmed</w:t>
      </w:r>
    </w:p>
    <w:p w14:paraId="1084683A" w14:textId="77777777" w:rsidR="000815DD" w:rsidRPr="003B2A24" w:rsidRDefault="000815DD" w:rsidP="003B2A24">
      <w:pPr>
        <w:pStyle w:val="ListParagraph"/>
        <w:numPr>
          <w:ilvl w:val="0"/>
          <w:numId w:val="341"/>
        </w:numPr>
        <w:jc w:val="both"/>
        <w:rPr>
          <w:lang w:eastAsia="x-none"/>
        </w:rPr>
      </w:pPr>
      <w:r w:rsidRPr="003B2A24">
        <w:rPr>
          <w:lang w:eastAsia="x-none"/>
        </w:rPr>
        <w:t>Single TBS scaling factor value is applied (i.e. independently of I</w:t>
      </w:r>
      <w:r w:rsidRPr="003B2A24">
        <w:rPr>
          <w:vertAlign w:val="subscript"/>
          <w:lang w:eastAsia="x-none"/>
        </w:rPr>
        <w:t>TBS</w:t>
      </w:r>
      <w:r w:rsidRPr="003B2A24">
        <w:rPr>
          <w:lang w:eastAsia="x-none"/>
        </w:rPr>
        <w:t>/I</w:t>
      </w:r>
      <w:r w:rsidRPr="003B2A24">
        <w:rPr>
          <w:vertAlign w:val="subscript"/>
          <w:lang w:eastAsia="x-none"/>
        </w:rPr>
        <w:t>MCS</w:t>
      </w:r>
      <w:r w:rsidRPr="003B2A24">
        <w:rPr>
          <w:lang w:eastAsia="x-none"/>
        </w:rPr>
        <w:t xml:space="preserve"> values) to all numbers in the table.</w:t>
      </w:r>
    </w:p>
    <w:p w14:paraId="429F408D" w14:textId="77777777" w:rsidR="000815DD" w:rsidRPr="000815DD" w:rsidRDefault="000815DD" w:rsidP="000815DD">
      <w:pPr>
        <w:ind w:left="720" w:hanging="720"/>
        <w:rPr>
          <w:lang w:eastAsia="x-none"/>
        </w:rPr>
      </w:pPr>
    </w:p>
    <w:p w14:paraId="2496539B" w14:textId="77777777" w:rsidR="000815DD" w:rsidRPr="003B2A24" w:rsidRDefault="000815DD" w:rsidP="000815DD">
      <w:pPr>
        <w:suppressAutoHyphens/>
        <w:overflowPunct w:val="0"/>
        <w:autoSpaceDE w:val="0"/>
        <w:textAlignment w:val="baseline"/>
        <w:rPr>
          <w:rFonts w:ascii="Times New Roman" w:eastAsia="Times New Roman" w:hAnsi="Times New Roman"/>
          <w:szCs w:val="20"/>
          <w:lang w:eastAsia="ar-SA"/>
        </w:rPr>
      </w:pPr>
      <w:r w:rsidRPr="003B2A24">
        <w:rPr>
          <w:rFonts w:ascii="Times New Roman" w:eastAsia="Times New Roman" w:hAnsi="Times New Roman"/>
          <w:szCs w:val="20"/>
          <w:highlight w:val="darkYellow"/>
          <w:lang w:eastAsia="ar-SA"/>
        </w:rPr>
        <w:t>Working Assumption</w:t>
      </w:r>
    </w:p>
    <w:p w14:paraId="36122079" w14:textId="77777777" w:rsidR="000815DD" w:rsidRPr="003B2A24" w:rsidRDefault="000815DD" w:rsidP="003B2A24">
      <w:pPr>
        <w:pStyle w:val="ListParagraph"/>
        <w:numPr>
          <w:ilvl w:val="0"/>
          <w:numId w:val="341"/>
        </w:numPr>
        <w:jc w:val="both"/>
        <w:rPr>
          <w:lang w:eastAsia="x-none"/>
        </w:rPr>
      </w:pPr>
      <w:r w:rsidRPr="003B2A24">
        <w:rPr>
          <w:lang w:eastAsia="x-none"/>
        </w:rPr>
        <w:t>Scaling factor is applied to the number of PRBs derived from SCI</w:t>
      </w:r>
    </w:p>
    <w:p w14:paraId="7074A084" w14:textId="77777777" w:rsidR="000815DD" w:rsidRPr="003B2A24" w:rsidRDefault="000815DD" w:rsidP="003B2A24">
      <w:pPr>
        <w:pStyle w:val="ListParagraph"/>
        <w:numPr>
          <w:ilvl w:val="1"/>
          <w:numId w:val="341"/>
        </w:numPr>
        <w:jc w:val="both"/>
        <w:rPr>
          <w:lang w:eastAsia="x-none"/>
        </w:rPr>
      </w:pPr>
      <w:r w:rsidRPr="003B2A24">
        <w:rPr>
          <w:lang w:eastAsia="x-none"/>
        </w:rPr>
        <w:t>Actual TBS value is derived by using scaled number of PRBs defined by the following equation</w:t>
      </w:r>
    </w:p>
    <w:p w14:paraId="453ECAA2" w14:textId="77777777" w:rsidR="000815DD" w:rsidRPr="000815DD" w:rsidRDefault="00603E09" w:rsidP="000815DD">
      <w:pPr>
        <w:ind w:left="720"/>
        <w:jc w:val="center"/>
        <w:rPr>
          <w:rFonts w:ascii="Times New Roman" w:hAnsi="Times New Roman"/>
          <w:szCs w:val="20"/>
          <w:lang w:eastAsia="x-none"/>
        </w:rPr>
      </w:pPr>
      <w:r>
        <w:rPr>
          <w:position w:val="-18"/>
          <w:lang w:eastAsia="x-none"/>
        </w:rPr>
        <w:pict w14:anchorId="666225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pt;height:24pt">
            <v:imagedata r:id="rId337" o:title=""/>
          </v:shape>
        </w:pict>
      </w:r>
      <w:r w:rsidR="000815DD" w:rsidRPr="000815DD">
        <w:rPr>
          <w:lang w:eastAsia="x-none"/>
        </w:rPr>
        <w:t>,</w:t>
      </w:r>
    </w:p>
    <w:p w14:paraId="14F08B3C" w14:textId="12F7FD08" w:rsidR="000815DD" w:rsidRPr="003B2A24" w:rsidRDefault="000815DD" w:rsidP="003B2A24">
      <w:pPr>
        <w:pStyle w:val="ListParagraph"/>
        <w:numPr>
          <w:ilvl w:val="1"/>
          <w:numId w:val="341"/>
        </w:numPr>
        <w:jc w:val="both"/>
        <w:rPr>
          <w:lang w:eastAsia="x-none"/>
        </w:rPr>
      </w:pPr>
      <w:r w:rsidRPr="003B2A24">
        <w:rPr>
          <w:lang w:eastAsia="x-none"/>
        </w:rPr>
        <w:t xml:space="preserve">where </w:t>
      </w:r>
      <w:bookmarkStart w:id="115" w:name="MTBlankEqn"/>
      <w:r w:rsidR="00603E09">
        <w:rPr>
          <w:position w:val="-12"/>
        </w:rPr>
        <w:pict w14:anchorId="5E461689">
          <v:shape id="_x0000_i1026" type="#_x0000_t75" style="width:26.4pt;height:18.6pt">
            <v:imagedata r:id="rId338" o:title=""/>
          </v:shape>
        </w:pict>
      </w:r>
      <w:bookmarkEnd w:id="115"/>
      <w:r w:rsidRPr="003B2A24">
        <w:rPr>
          <w:lang w:eastAsia="x-none"/>
        </w:rPr>
        <w:fldChar w:fldCharType="begin"/>
      </w:r>
      <w:r w:rsidRPr="003B2A24">
        <w:rPr>
          <w:lang w:eastAsia="x-none"/>
        </w:rPr>
        <w:instrText xml:space="preserve"> QUOTE </w:instrText>
      </w:r>
      <m:oMath>
        <m:sSubSup>
          <m:sSubSupPr>
            <m:ctrlPr>
              <w:rPr>
                <w:rFonts w:ascii="Cambria Math" w:hAnsi="Cambria Math"/>
              </w:rPr>
            </m:ctrlPr>
          </m:sSubSupPr>
          <m:e>
            <m:r>
              <m:rPr>
                <m:sty m:val="p"/>
              </m:rPr>
              <w:rPr>
                <w:rFonts w:ascii="Cambria Math" w:hAnsi="Cambria Math"/>
              </w:rPr>
              <m:t>N</m:t>
            </m:r>
          </m:e>
          <m:sub>
            <m:r>
              <m:rPr>
                <m:sty m:val="p"/>
              </m:rPr>
              <w:rPr>
                <w:rFonts w:ascii="Cambria Math" w:hAnsi="Cambria Math"/>
              </w:rPr>
              <m:t>PRB</m:t>
            </m:r>
          </m:sub>
          <m:sup>
            <m:r>
              <m:rPr>
                <m:sty m:val="p"/>
              </m:rPr>
              <w:rPr>
                <w:rFonts w:ascii="Cambria Math" w:hAnsi="Cambria Math"/>
              </w:rPr>
              <m:t>'</m:t>
            </m:r>
          </m:sup>
        </m:sSubSup>
      </m:oMath>
      <w:r w:rsidRPr="003B2A24">
        <w:rPr>
          <w:lang w:eastAsia="x-none"/>
        </w:rPr>
        <w:instrText xml:space="preserve"> </w:instrText>
      </w:r>
      <w:r w:rsidRPr="003B2A24">
        <w:rPr>
          <w:lang w:eastAsia="x-none"/>
        </w:rPr>
        <w:fldChar w:fldCharType="end"/>
      </w:r>
      <w:r w:rsidRPr="003B2A24">
        <w:rPr>
          <w:lang w:eastAsia="x-none"/>
        </w:rPr>
        <w:t xml:space="preserve"> is the original total number of allocated PRBs according to 7.1.6 from 3GPP 36.213 LTE R14.</w:t>
      </w:r>
    </w:p>
    <w:p w14:paraId="6B1A433A" w14:textId="77777777" w:rsidR="000815DD" w:rsidRPr="003B2A24" w:rsidRDefault="000815DD" w:rsidP="003B2A24">
      <w:pPr>
        <w:pStyle w:val="ListParagraph"/>
        <w:numPr>
          <w:ilvl w:val="0"/>
          <w:numId w:val="341"/>
        </w:numPr>
        <w:jc w:val="both"/>
        <w:rPr>
          <w:lang w:eastAsia="x-none"/>
        </w:rPr>
      </w:pPr>
      <w:r w:rsidRPr="003B2A24">
        <w:rPr>
          <w:lang w:eastAsia="x-none"/>
        </w:rPr>
        <w:t>No new TBS values are introduced.</w:t>
      </w:r>
    </w:p>
    <w:p w14:paraId="6991FE61" w14:textId="77777777" w:rsidR="000815DD" w:rsidRPr="000815DD" w:rsidRDefault="000815DD" w:rsidP="000815DD">
      <w:pPr>
        <w:ind w:left="720" w:hanging="720"/>
        <w:rPr>
          <w:lang w:eastAsia="x-none"/>
        </w:rPr>
      </w:pPr>
    </w:p>
    <w:p w14:paraId="20D8C840" w14:textId="77777777" w:rsidR="000815DD" w:rsidRPr="003B2A24" w:rsidRDefault="000815DD" w:rsidP="000815DD">
      <w:pPr>
        <w:suppressAutoHyphens/>
        <w:overflowPunct w:val="0"/>
        <w:autoSpaceDE w:val="0"/>
        <w:textAlignment w:val="baseline"/>
        <w:rPr>
          <w:rFonts w:ascii="Times New Roman" w:eastAsia="Times New Roman" w:hAnsi="Times New Roman"/>
          <w:szCs w:val="20"/>
          <w:lang w:eastAsia="ar-SA"/>
        </w:rPr>
      </w:pPr>
      <w:r w:rsidRPr="003B2A24">
        <w:rPr>
          <w:rFonts w:ascii="Times New Roman" w:eastAsia="Times New Roman" w:hAnsi="Times New Roman"/>
          <w:szCs w:val="20"/>
          <w:highlight w:val="green"/>
          <w:lang w:eastAsia="ar-SA"/>
        </w:rPr>
        <w:t>Agreement</w:t>
      </w:r>
    </w:p>
    <w:p w14:paraId="37870024" w14:textId="77777777" w:rsidR="000815DD" w:rsidRPr="000815DD" w:rsidRDefault="000815DD" w:rsidP="003B2A24">
      <w:pPr>
        <w:pStyle w:val="ListParagraph"/>
        <w:numPr>
          <w:ilvl w:val="0"/>
          <w:numId w:val="342"/>
        </w:numPr>
        <w:jc w:val="both"/>
        <w:rPr>
          <w:lang w:eastAsia="x-none"/>
        </w:rPr>
      </w:pPr>
      <w:r w:rsidRPr="003B2A24">
        <w:rPr>
          <w:lang w:eastAsia="x-none"/>
        </w:rPr>
        <w:t xml:space="preserve">TBS scaling factor value is equal to </w:t>
      </w:r>
      <w:r w:rsidR="00603E09">
        <w:rPr>
          <w:position w:val="-12"/>
        </w:rPr>
        <w:pict w14:anchorId="1CEEDBCC">
          <v:shape id="_x0000_i1027" type="#_x0000_t75" style="width:23.4pt;height:18pt">
            <v:imagedata r:id="rId339" o:title=""/>
          </v:shape>
        </w:pict>
      </w:r>
      <w:r w:rsidRPr="003B2A24">
        <w:rPr>
          <w:lang w:eastAsia="x-none"/>
        </w:rPr>
        <w:t>=0.8</w:t>
      </w:r>
    </w:p>
    <w:p w14:paraId="65FE7D57" w14:textId="77777777" w:rsidR="000815DD" w:rsidRPr="003B2A24" w:rsidRDefault="000815DD" w:rsidP="000815DD">
      <w:pPr>
        <w:suppressAutoHyphens/>
        <w:overflowPunct w:val="0"/>
        <w:autoSpaceDE w:val="0"/>
        <w:textAlignment w:val="baseline"/>
        <w:rPr>
          <w:rFonts w:ascii="Times New Roman" w:eastAsia="Times New Roman" w:hAnsi="Times New Roman"/>
          <w:szCs w:val="20"/>
          <w:lang w:eastAsia="ar-SA"/>
        </w:rPr>
      </w:pPr>
      <w:r w:rsidRPr="003B2A24">
        <w:rPr>
          <w:rFonts w:ascii="Times New Roman" w:eastAsia="Times New Roman" w:hAnsi="Times New Roman"/>
          <w:szCs w:val="20"/>
          <w:highlight w:val="green"/>
          <w:lang w:eastAsia="ar-SA"/>
        </w:rPr>
        <w:t>Agreement</w:t>
      </w:r>
    </w:p>
    <w:p w14:paraId="6F1B5D87" w14:textId="77777777" w:rsidR="000815DD" w:rsidRPr="000815DD" w:rsidRDefault="000815DD" w:rsidP="003B2A24">
      <w:pPr>
        <w:pStyle w:val="ListParagraph"/>
        <w:numPr>
          <w:ilvl w:val="0"/>
          <w:numId w:val="342"/>
        </w:numPr>
        <w:jc w:val="both"/>
        <w:rPr>
          <w:lang w:eastAsia="x-none"/>
        </w:rPr>
      </w:pPr>
      <w:r w:rsidRPr="003B2A24">
        <w:rPr>
          <w:lang w:eastAsia="x-none"/>
        </w:rPr>
        <w:t>Agree to use reserved bit(s) in SCI format to indicate R15 PSSCH transmission format/features</w:t>
      </w:r>
    </w:p>
    <w:p w14:paraId="07DFE59A" w14:textId="77777777" w:rsidR="000815DD" w:rsidRPr="000815DD" w:rsidRDefault="000815DD" w:rsidP="003B2A24">
      <w:pPr>
        <w:pStyle w:val="ListParagraph"/>
        <w:numPr>
          <w:ilvl w:val="0"/>
          <w:numId w:val="342"/>
        </w:numPr>
        <w:jc w:val="both"/>
        <w:rPr>
          <w:lang w:eastAsia="x-none"/>
        </w:rPr>
      </w:pPr>
      <w:r w:rsidRPr="003B2A24">
        <w:rPr>
          <w:lang w:eastAsia="x-none"/>
        </w:rPr>
        <w:t>Further discuss whether it is needed to separately indicate specific features (e.g. rate-matching, 64-QAM support) or transmission format</w:t>
      </w:r>
    </w:p>
    <w:p w14:paraId="33780B9B" w14:textId="77777777" w:rsidR="000815DD" w:rsidRPr="000815DD" w:rsidRDefault="000815DD" w:rsidP="000815DD">
      <w:pPr>
        <w:ind w:left="720" w:hanging="720"/>
        <w:rPr>
          <w:highlight w:val="yellow"/>
          <w:lang w:eastAsia="x-none"/>
        </w:rPr>
      </w:pPr>
    </w:p>
    <w:p w14:paraId="1F61F7CD" w14:textId="269A4F2C" w:rsidR="000815DD" w:rsidRPr="000815DD" w:rsidRDefault="00603E09" w:rsidP="000815DD">
      <w:pPr>
        <w:ind w:left="720" w:hanging="720"/>
        <w:rPr>
          <w:lang w:eastAsia="x-none"/>
        </w:rPr>
      </w:pPr>
      <w:hyperlink r:id="rId340" w:history="1">
        <w:r w:rsidR="00FE4C7E">
          <w:rPr>
            <w:rStyle w:val="Hyperlink"/>
            <w:lang w:eastAsia="x-none"/>
          </w:rPr>
          <w:t>R1-1803725</w:t>
        </w:r>
      </w:hyperlink>
      <w:r w:rsidR="000815DD" w:rsidRPr="000815DD">
        <w:rPr>
          <w:lang w:eastAsia="x-none"/>
        </w:rPr>
        <w:tab/>
        <w:t>Discussion on 64QAM support in V2X phase 2</w:t>
      </w:r>
      <w:r w:rsidR="000815DD" w:rsidRPr="000815DD">
        <w:rPr>
          <w:lang w:eastAsia="x-none"/>
        </w:rPr>
        <w:tab/>
        <w:t>CATT</w:t>
      </w:r>
    </w:p>
    <w:p w14:paraId="0C6C39AF" w14:textId="0CF6ABC8" w:rsidR="000815DD" w:rsidRPr="000815DD" w:rsidRDefault="00603E09" w:rsidP="000815DD">
      <w:pPr>
        <w:ind w:left="720" w:hanging="720"/>
        <w:rPr>
          <w:lang w:eastAsia="x-none"/>
        </w:rPr>
      </w:pPr>
      <w:hyperlink r:id="rId341" w:history="1">
        <w:r w:rsidR="00FE4C7E">
          <w:rPr>
            <w:rStyle w:val="Hyperlink"/>
            <w:lang w:eastAsia="x-none"/>
          </w:rPr>
          <w:t>R1-1803894</w:t>
        </w:r>
      </w:hyperlink>
      <w:r w:rsidR="000815DD" w:rsidRPr="000815DD">
        <w:rPr>
          <w:lang w:eastAsia="x-none"/>
        </w:rPr>
        <w:tab/>
        <w:t>Support for 64 QAM</w:t>
      </w:r>
      <w:r w:rsidR="000815DD" w:rsidRPr="000815DD">
        <w:rPr>
          <w:lang w:eastAsia="x-none"/>
        </w:rPr>
        <w:tab/>
        <w:t>ZTE, Sanechips</w:t>
      </w:r>
    </w:p>
    <w:p w14:paraId="2EEDA99E" w14:textId="2CBF3B2E" w:rsidR="000815DD" w:rsidRPr="000815DD" w:rsidRDefault="00603E09" w:rsidP="000815DD">
      <w:pPr>
        <w:ind w:left="720" w:hanging="720"/>
        <w:rPr>
          <w:lang w:eastAsia="x-none"/>
        </w:rPr>
      </w:pPr>
      <w:hyperlink r:id="rId342" w:history="1">
        <w:r w:rsidR="00FE4C7E">
          <w:rPr>
            <w:rStyle w:val="Hyperlink"/>
            <w:lang w:eastAsia="x-none"/>
          </w:rPr>
          <w:t>R1-1804129</w:t>
        </w:r>
      </w:hyperlink>
      <w:r w:rsidR="000815DD" w:rsidRPr="000815DD">
        <w:rPr>
          <w:lang w:eastAsia="x-none"/>
        </w:rPr>
        <w:tab/>
        <w:t>Remaining details for supporting 64-QAM</w:t>
      </w:r>
      <w:r w:rsidR="000815DD" w:rsidRPr="000815DD">
        <w:rPr>
          <w:lang w:eastAsia="x-none"/>
        </w:rPr>
        <w:tab/>
        <w:t>Huawei, HiSilicon</w:t>
      </w:r>
    </w:p>
    <w:p w14:paraId="6E90F154" w14:textId="3A53FFD0" w:rsidR="000815DD" w:rsidRPr="000815DD" w:rsidRDefault="00603E09" w:rsidP="000815DD">
      <w:pPr>
        <w:ind w:left="720" w:hanging="720"/>
        <w:rPr>
          <w:lang w:eastAsia="x-none"/>
        </w:rPr>
      </w:pPr>
      <w:hyperlink r:id="rId343" w:history="1">
        <w:r w:rsidR="00FE4C7E">
          <w:rPr>
            <w:rStyle w:val="Hyperlink"/>
            <w:lang w:eastAsia="x-none"/>
          </w:rPr>
          <w:t>R1-1804258</w:t>
        </w:r>
      </w:hyperlink>
      <w:r w:rsidR="000815DD" w:rsidRPr="000815DD">
        <w:rPr>
          <w:lang w:eastAsia="x-none"/>
        </w:rPr>
        <w:tab/>
        <w:t>Discussions on support of 64QAM for LTE V2X sidelink</w:t>
      </w:r>
      <w:r w:rsidR="000815DD" w:rsidRPr="000815DD">
        <w:rPr>
          <w:lang w:eastAsia="x-none"/>
        </w:rPr>
        <w:tab/>
        <w:t>Nokia, Nokia Shanghai Bell</w:t>
      </w:r>
    </w:p>
    <w:p w14:paraId="4987290A" w14:textId="6429B27B" w:rsidR="000815DD" w:rsidRPr="003B2A24" w:rsidRDefault="00603E09" w:rsidP="000815DD">
      <w:pPr>
        <w:ind w:left="720" w:hanging="720"/>
        <w:rPr>
          <w:b/>
          <w:lang w:eastAsia="x-none"/>
        </w:rPr>
      </w:pPr>
      <w:hyperlink r:id="rId344" w:history="1">
        <w:r w:rsidR="00FE4C7E">
          <w:rPr>
            <w:rStyle w:val="Hyperlink"/>
            <w:b/>
            <w:lang w:eastAsia="x-none"/>
          </w:rPr>
          <w:t>R1-1804320</w:t>
        </w:r>
      </w:hyperlink>
      <w:r w:rsidR="000815DD" w:rsidRPr="003B2A24">
        <w:rPr>
          <w:b/>
          <w:lang w:eastAsia="x-none"/>
        </w:rPr>
        <w:tab/>
        <w:t>High order modulation in V2X</w:t>
      </w:r>
      <w:r w:rsidR="000815DD" w:rsidRPr="003B2A24">
        <w:rPr>
          <w:b/>
          <w:lang w:eastAsia="x-none"/>
        </w:rPr>
        <w:tab/>
        <w:t>Samsung</w:t>
      </w:r>
    </w:p>
    <w:p w14:paraId="613E327B" w14:textId="1C79DD4F" w:rsidR="000815DD" w:rsidRPr="000815DD" w:rsidRDefault="00603E09" w:rsidP="000815DD">
      <w:pPr>
        <w:ind w:left="720" w:hanging="720"/>
        <w:rPr>
          <w:lang w:eastAsia="x-none"/>
        </w:rPr>
      </w:pPr>
      <w:hyperlink r:id="rId345" w:history="1">
        <w:r w:rsidR="00FE4C7E">
          <w:rPr>
            <w:rStyle w:val="Hyperlink"/>
            <w:lang w:eastAsia="x-none"/>
          </w:rPr>
          <w:t>R1-1804512</w:t>
        </w:r>
      </w:hyperlink>
      <w:r w:rsidR="000815DD" w:rsidRPr="000815DD">
        <w:rPr>
          <w:lang w:eastAsia="x-none"/>
        </w:rPr>
        <w:tab/>
        <w:t>Discussion on 64QAM support</w:t>
      </w:r>
      <w:r w:rsidR="000815DD" w:rsidRPr="000815DD">
        <w:rPr>
          <w:lang w:eastAsia="x-none"/>
        </w:rPr>
        <w:tab/>
        <w:t>LG Electronics</w:t>
      </w:r>
    </w:p>
    <w:p w14:paraId="2A238E53" w14:textId="3223843D" w:rsidR="000815DD" w:rsidRPr="000815DD" w:rsidRDefault="00603E09" w:rsidP="000815DD">
      <w:pPr>
        <w:ind w:left="720" w:hanging="720"/>
        <w:rPr>
          <w:lang w:eastAsia="x-none"/>
        </w:rPr>
      </w:pPr>
      <w:hyperlink r:id="rId346" w:history="1">
        <w:r w:rsidR="00FE4C7E">
          <w:rPr>
            <w:rStyle w:val="Hyperlink"/>
            <w:lang w:eastAsia="x-none"/>
          </w:rPr>
          <w:t>R1-1804632</w:t>
        </w:r>
      </w:hyperlink>
      <w:r w:rsidR="000815DD" w:rsidRPr="000815DD">
        <w:rPr>
          <w:lang w:eastAsia="x-none"/>
        </w:rPr>
        <w:tab/>
        <w:t>Supporting 64QAM on PC5</w:t>
      </w:r>
      <w:r w:rsidR="000815DD" w:rsidRPr="000815DD">
        <w:rPr>
          <w:lang w:eastAsia="x-none"/>
        </w:rPr>
        <w:tab/>
        <w:t>Ericsson</w:t>
      </w:r>
    </w:p>
    <w:p w14:paraId="3117C05F" w14:textId="2728DB47" w:rsidR="000815DD" w:rsidRPr="000815DD" w:rsidRDefault="00603E09" w:rsidP="000815DD">
      <w:pPr>
        <w:ind w:left="720" w:hanging="720"/>
        <w:rPr>
          <w:lang w:eastAsia="x-none"/>
        </w:rPr>
      </w:pPr>
      <w:hyperlink r:id="rId347" w:history="1">
        <w:r w:rsidR="00FE4C7E">
          <w:rPr>
            <w:rStyle w:val="Hyperlink"/>
            <w:lang w:eastAsia="x-none"/>
          </w:rPr>
          <w:t>R1-1804688</w:t>
        </w:r>
      </w:hyperlink>
      <w:r w:rsidR="000815DD" w:rsidRPr="000815DD">
        <w:rPr>
          <w:lang w:eastAsia="x-none"/>
        </w:rPr>
        <w:tab/>
        <w:t>On demodulation enhancements for LTE V2V sidelink communication</w:t>
      </w:r>
      <w:r w:rsidR="000815DD" w:rsidRPr="000815DD">
        <w:rPr>
          <w:lang w:eastAsia="x-none"/>
        </w:rPr>
        <w:tab/>
        <w:t>Intel Corporation</w:t>
      </w:r>
    </w:p>
    <w:p w14:paraId="773BDB85" w14:textId="77777777" w:rsidR="000815DD" w:rsidRPr="000815DD" w:rsidRDefault="000815DD" w:rsidP="000815DD">
      <w:pPr>
        <w:pStyle w:val="Heading4"/>
        <w:rPr>
          <w:lang w:eastAsia="ko-KR"/>
        </w:rPr>
      </w:pPr>
      <w:bookmarkStart w:id="116" w:name="_Toc490470878"/>
      <w:bookmarkStart w:id="117" w:name="_Toc491457833"/>
      <w:bookmarkStart w:id="118" w:name="_Toc510867582"/>
      <w:bookmarkStart w:id="119" w:name="_Toc514184593"/>
      <w:r w:rsidRPr="000815DD">
        <w:rPr>
          <w:lang w:eastAsia="ko-KR"/>
        </w:rPr>
        <w:t>Feasibility and gain of PC5 operation with Transmit Diversity</w:t>
      </w:r>
      <w:bookmarkEnd w:id="116"/>
      <w:bookmarkEnd w:id="117"/>
      <w:bookmarkEnd w:id="118"/>
      <w:bookmarkEnd w:id="119"/>
    </w:p>
    <w:p w14:paraId="4E616371" w14:textId="2A633409" w:rsidR="000815DD" w:rsidRPr="000815DD" w:rsidRDefault="00603E09" w:rsidP="000815DD">
      <w:pPr>
        <w:ind w:left="720" w:hanging="720"/>
        <w:rPr>
          <w:lang w:eastAsia="x-none"/>
        </w:rPr>
      </w:pPr>
      <w:hyperlink r:id="rId348" w:history="1">
        <w:r w:rsidR="00FE4C7E">
          <w:rPr>
            <w:rStyle w:val="Hyperlink"/>
            <w:lang w:eastAsia="x-none"/>
          </w:rPr>
          <w:t>R1-1804259</w:t>
        </w:r>
      </w:hyperlink>
      <w:r w:rsidR="000815DD" w:rsidRPr="000815DD">
        <w:rPr>
          <w:lang w:eastAsia="x-none"/>
        </w:rPr>
        <w:tab/>
        <w:t>Transmit diversity schemes and evaluations for V2X sidelink</w:t>
      </w:r>
      <w:r w:rsidR="000815DD" w:rsidRPr="000815DD">
        <w:rPr>
          <w:lang w:eastAsia="x-none"/>
        </w:rPr>
        <w:tab/>
        <w:t>Nokia, Nokia Shanghai Bell</w:t>
      </w:r>
    </w:p>
    <w:p w14:paraId="0930D612" w14:textId="09182BC3" w:rsidR="000815DD" w:rsidRPr="000815DD" w:rsidRDefault="00603E09" w:rsidP="000815DD">
      <w:pPr>
        <w:ind w:left="720" w:hanging="720"/>
        <w:rPr>
          <w:lang w:eastAsia="x-none"/>
        </w:rPr>
      </w:pPr>
      <w:hyperlink r:id="rId349" w:history="1">
        <w:r w:rsidR="00FE4C7E">
          <w:rPr>
            <w:rStyle w:val="Hyperlink"/>
            <w:lang w:eastAsia="x-none"/>
          </w:rPr>
          <w:t>R1-1804689</w:t>
        </w:r>
      </w:hyperlink>
      <w:r w:rsidR="000815DD" w:rsidRPr="000815DD">
        <w:rPr>
          <w:lang w:eastAsia="x-none"/>
        </w:rPr>
        <w:tab/>
        <w:t>On support of transmit diversity schemes for LTE V2V sidelink communication</w:t>
      </w:r>
      <w:r w:rsidR="000815DD" w:rsidRPr="000815DD">
        <w:rPr>
          <w:lang w:eastAsia="x-none"/>
        </w:rPr>
        <w:tab/>
        <w:t>Intel Corporation</w:t>
      </w:r>
    </w:p>
    <w:p w14:paraId="31913939" w14:textId="77777777" w:rsidR="000815DD" w:rsidRPr="000815DD" w:rsidRDefault="000815DD" w:rsidP="000815DD">
      <w:pPr>
        <w:ind w:left="720" w:hanging="720"/>
        <w:rPr>
          <w:lang w:eastAsia="x-none"/>
        </w:rPr>
      </w:pPr>
    </w:p>
    <w:p w14:paraId="2B4CFA87" w14:textId="77777777" w:rsidR="000815DD" w:rsidRPr="000F644F" w:rsidRDefault="000815DD" w:rsidP="000815DD">
      <w:pPr>
        <w:ind w:left="720" w:hanging="720"/>
        <w:rPr>
          <w:szCs w:val="20"/>
          <w:lang w:eastAsia="x-none"/>
        </w:rPr>
      </w:pPr>
      <w:r w:rsidRPr="000F644F">
        <w:rPr>
          <w:szCs w:val="20"/>
          <w:highlight w:val="green"/>
          <w:lang w:eastAsia="x-none"/>
        </w:rPr>
        <w:t>Agreement:</w:t>
      </w:r>
      <w:r w:rsidRPr="000F644F">
        <w:rPr>
          <w:szCs w:val="20"/>
          <w:lang w:eastAsia="x-none"/>
        </w:rPr>
        <w:t xml:space="preserve"> </w:t>
      </w:r>
    </w:p>
    <w:p w14:paraId="4333D712" w14:textId="77777777" w:rsidR="000815DD" w:rsidRPr="000F644F" w:rsidRDefault="000815DD" w:rsidP="000F644F">
      <w:pPr>
        <w:pStyle w:val="ListParagraph"/>
        <w:numPr>
          <w:ilvl w:val="0"/>
          <w:numId w:val="338"/>
        </w:numPr>
        <w:snapToGrid w:val="0"/>
        <w:spacing w:after="120"/>
        <w:jc w:val="both"/>
        <w:rPr>
          <w:lang w:eastAsia="zh-CN"/>
        </w:rPr>
      </w:pPr>
      <w:r w:rsidRPr="000F644F">
        <w:rPr>
          <w:lang w:eastAsia="zh-CN"/>
        </w:rPr>
        <w:t xml:space="preserve">Transmit diversity is not specified in RAN1 specifications </w:t>
      </w:r>
    </w:p>
    <w:p w14:paraId="36CEB910" w14:textId="77777777" w:rsidR="000815DD" w:rsidRPr="000F644F" w:rsidRDefault="000815DD" w:rsidP="000F644F">
      <w:pPr>
        <w:pStyle w:val="ListParagraph"/>
        <w:numPr>
          <w:ilvl w:val="1"/>
          <w:numId w:val="338"/>
        </w:numPr>
        <w:snapToGrid w:val="0"/>
        <w:spacing w:after="120"/>
        <w:jc w:val="both"/>
        <w:rPr>
          <w:lang w:eastAsia="zh-CN"/>
        </w:rPr>
      </w:pPr>
      <w:r w:rsidRPr="000F644F">
        <w:rPr>
          <w:lang w:eastAsia="zh-CN"/>
        </w:rPr>
        <w:t>Inform RAN4 that RAN1 assumes the use of SD-CDD when &gt;1 antenna. It is up to RAN4 to discuss and/or specify any performance related requirements (including bounds for the delay)</w:t>
      </w:r>
    </w:p>
    <w:p w14:paraId="339E6764" w14:textId="77777777" w:rsidR="000815DD" w:rsidRPr="000815DD" w:rsidRDefault="000815DD" w:rsidP="000815DD">
      <w:pPr>
        <w:rPr>
          <w:szCs w:val="20"/>
          <w:lang w:eastAsia="zh-CN"/>
        </w:rPr>
      </w:pPr>
      <w:r w:rsidRPr="000815DD">
        <w:rPr>
          <w:szCs w:val="20"/>
          <w:lang w:eastAsia="zh-CN"/>
        </w:rPr>
        <w:t>Note: it is assumed that there is a UE capability to indicate the support of SD-CDD</w:t>
      </w:r>
    </w:p>
    <w:p w14:paraId="464E7924" w14:textId="09B04E94" w:rsidR="000F644F" w:rsidRDefault="000F644F" w:rsidP="000815DD">
      <w:pPr>
        <w:rPr>
          <w:szCs w:val="20"/>
          <w:lang w:eastAsia="x-none"/>
        </w:rPr>
      </w:pPr>
      <w:r>
        <w:rPr>
          <w:szCs w:val="20"/>
          <w:lang w:eastAsia="x-none"/>
        </w:rPr>
        <w:t xml:space="preserve">Send LS to RAN4, </w:t>
      </w:r>
      <w:r w:rsidRPr="000815DD">
        <w:rPr>
          <w:szCs w:val="20"/>
          <w:lang w:eastAsia="x-none"/>
        </w:rPr>
        <w:t>(and cc RAN2)</w:t>
      </w:r>
    </w:p>
    <w:p w14:paraId="5EF1333B" w14:textId="25117C91" w:rsidR="000815DD" w:rsidRPr="000F644F" w:rsidRDefault="00603E09" w:rsidP="000815DD">
      <w:pPr>
        <w:rPr>
          <w:b/>
          <w:szCs w:val="20"/>
          <w:lang w:eastAsia="zh-CN"/>
        </w:rPr>
      </w:pPr>
      <w:hyperlink r:id="rId350" w:history="1">
        <w:r w:rsidR="00FE4C7E">
          <w:rPr>
            <w:rStyle w:val="Hyperlink"/>
            <w:b/>
            <w:lang w:eastAsia="x-none"/>
          </w:rPr>
          <w:t>R1-1805334</w:t>
        </w:r>
      </w:hyperlink>
      <w:r w:rsidR="000815DD" w:rsidRPr="000F644F">
        <w:rPr>
          <w:b/>
          <w:szCs w:val="20"/>
          <w:lang w:eastAsia="zh-CN"/>
        </w:rPr>
        <w:tab/>
        <w:t>[DRAFT] LS on small-delay CDD for V2X Phase 2</w:t>
      </w:r>
      <w:r w:rsidR="000815DD" w:rsidRPr="000F644F">
        <w:rPr>
          <w:b/>
          <w:szCs w:val="20"/>
          <w:lang w:eastAsia="zh-CN"/>
        </w:rPr>
        <w:tab/>
      </w:r>
      <w:r w:rsidR="00573CFB">
        <w:rPr>
          <w:b/>
          <w:szCs w:val="20"/>
          <w:lang w:eastAsia="zh-CN"/>
        </w:rPr>
        <w:t>Huawei</w:t>
      </w:r>
    </w:p>
    <w:p w14:paraId="66473858" w14:textId="02DF0420" w:rsidR="000815DD" w:rsidRPr="000815DD" w:rsidRDefault="000F644F" w:rsidP="000815DD">
      <w:pPr>
        <w:ind w:left="720" w:hanging="720"/>
        <w:rPr>
          <w:szCs w:val="20"/>
          <w:lang w:eastAsia="x-none"/>
        </w:rPr>
      </w:pPr>
      <w:r w:rsidRPr="0005182A">
        <w:rPr>
          <w:b/>
          <w:szCs w:val="20"/>
          <w:lang w:eastAsia="x-none"/>
        </w:rPr>
        <w:t>Decision:</w:t>
      </w:r>
      <w:r>
        <w:rPr>
          <w:szCs w:val="20"/>
          <w:lang w:eastAsia="x-none"/>
        </w:rPr>
        <w:t xml:space="preserve"> The document is endorsed and final LS is </w:t>
      </w:r>
      <w:r w:rsidRPr="000F644F">
        <w:rPr>
          <w:szCs w:val="20"/>
          <w:highlight w:val="green"/>
          <w:lang w:eastAsia="x-none"/>
        </w:rPr>
        <w:t xml:space="preserve">approved in </w:t>
      </w:r>
      <w:hyperlink r:id="rId351" w:history="1">
        <w:r w:rsidR="00FE4C7E">
          <w:rPr>
            <w:rStyle w:val="Hyperlink"/>
            <w:szCs w:val="20"/>
            <w:highlight w:val="green"/>
            <w:lang w:eastAsia="x-none"/>
          </w:rPr>
          <w:t>R1-1805619</w:t>
        </w:r>
      </w:hyperlink>
      <w:r>
        <w:rPr>
          <w:szCs w:val="20"/>
          <w:lang w:eastAsia="x-none"/>
        </w:rPr>
        <w:t>.</w:t>
      </w:r>
    </w:p>
    <w:p w14:paraId="554986F9" w14:textId="77777777" w:rsidR="000815DD" w:rsidRPr="000F644F" w:rsidRDefault="000815DD" w:rsidP="000815DD">
      <w:pPr>
        <w:ind w:left="720" w:hanging="720"/>
        <w:rPr>
          <w:szCs w:val="20"/>
          <w:highlight w:val="yellow"/>
          <w:lang w:eastAsia="x-none"/>
        </w:rPr>
      </w:pPr>
    </w:p>
    <w:p w14:paraId="00CBD3BB" w14:textId="77777777" w:rsidR="000815DD" w:rsidRPr="000F644F" w:rsidRDefault="000815DD" w:rsidP="000815DD">
      <w:pPr>
        <w:ind w:left="720" w:hanging="720"/>
        <w:rPr>
          <w:lang w:eastAsia="x-none"/>
        </w:rPr>
      </w:pPr>
      <w:r w:rsidRPr="000F644F">
        <w:rPr>
          <w:highlight w:val="green"/>
          <w:lang w:eastAsia="x-none"/>
        </w:rPr>
        <w:t>Agreement:</w:t>
      </w:r>
    </w:p>
    <w:p w14:paraId="2686552C" w14:textId="77777777" w:rsidR="000815DD" w:rsidRPr="000815DD" w:rsidRDefault="000815DD" w:rsidP="000815DD">
      <w:pPr>
        <w:ind w:left="720" w:hanging="720"/>
        <w:rPr>
          <w:lang w:eastAsia="x-none"/>
        </w:rPr>
      </w:pPr>
      <w:r w:rsidRPr="000815DD">
        <w:rPr>
          <w:lang w:eastAsia="x-none"/>
        </w:rPr>
        <w:t>The following working assumption is reverted</w:t>
      </w:r>
    </w:p>
    <w:p w14:paraId="0A7E4138" w14:textId="77777777" w:rsidR="000815DD" w:rsidRPr="000F644F" w:rsidRDefault="000815DD" w:rsidP="000F644F">
      <w:pPr>
        <w:pStyle w:val="ListParagraph"/>
        <w:numPr>
          <w:ilvl w:val="0"/>
          <w:numId w:val="338"/>
        </w:numPr>
        <w:snapToGrid w:val="0"/>
        <w:jc w:val="both"/>
        <w:rPr>
          <w:i/>
          <w:lang w:eastAsia="zh-CN"/>
        </w:rPr>
      </w:pPr>
      <w:r w:rsidRPr="000F644F">
        <w:rPr>
          <w:i/>
          <w:lang w:eastAsia="zh-CN"/>
        </w:rPr>
        <w:t xml:space="preserve">Assuming the previous WA of introducing non-transparent transmit diversity is confirmed, for two-port non-transparent transmit diversity for PSSCH, downselect option 1 as WA among the following candidate schemes </w:t>
      </w:r>
    </w:p>
    <w:p w14:paraId="2898C438" w14:textId="77777777" w:rsidR="000815DD" w:rsidRPr="000F644F" w:rsidRDefault="000815DD" w:rsidP="000F644F">
      <w:pPr>
        <w:pStyle w:val="ListParagraph"/>
        <w:numPr>
          <w:ilvl w:val="1"/>
          <w:numId w:val="338"/>
        </w:numPr>
        <w:snapToGrid w:val="0"/>
        <w:jc w:val="both"/>
        <w:rPr>
          <w:i/>
          <w:lang w:eastAsia="zh-CN"/>
        </w:rPr>
      </w:pPr>
      <w:r w:rsidRPr="000F644F">
        <w:rPr>
          <w:i/>
          <w:lang w:eastAsia="zh-CN"/>
        </w:rPr>
        <w:t>Working assumption: Option 1: SFBC-based scheme (including PAPR preserving)</w:t>
      </w:r>
    </w:p>
    <w:p w14:paraId="07AC6363" w14:textId="77777777" w:rsidR="000815DD" w:rsidRPr="000F644F" w:rsidRDefault="000815DD" w:rsidP="000F644F">
      <w:pPr>
        <w:pStyle w:val="ListParagraph"/>
        <w:numPr>
          <w:ilvl w:val="2"/>
          <w:numId w:val="338"/>
        </w:numPr>
        <w:snapToGrid w:val="0"/>
        <w:jc w:val="both"/>
        <w:rPr>
          <w:i/>
          <w:lang w:eastAsia="zh-CN"/>
        </w:rPr>
      </w:pPr>
      <w:r w:rsidRPr="000F644F">
        <w:rPr>
          <w:i/>
          <w:lang w:eastAsia="zh-CN"/>
        </w:rPr>
        <w:lastRenderedPageBreak/>
        <w:t xml:space="preserve">FFS whether to apply slot-level PVS </w:t>
      </w:r>
    </w:p>
    <w:p w14:paraId="3545355F" w14:textId="042BD07D" w:rsidR="000815DD" w:rsidRPr="000F644F" w:rsidRDefault="000815DD" w:rsidP="000F644F">
      <w:pPr>
        <w:pStyle w:val="ListParagraph"/>
        <w:numPr>
          <w:ilvl w:val="1"/>
          <w:numId w:val="338"/>
        </w:numPr>
        <w:snapToGrid w:val="0"/>
        <w:jc w:val="both"/>
        <w:rPr>
          <w:i/>
          <w:lang w:eastAsia="zh-CN"/>
        </w:rPr>
      </w:pPr>
      <w:r w:rsidRPr="000F644F">
        <w:rPr>
          <w:i/>
          <w:lang w:eastAsia="zh-CN"/>
        </w:rPr>
        <w:t>Option 2: STBC-based (including half symbol)</w:t>
      </w:r>
    </w:p>
    <w:p w14:paraId="3B1D4E83" w14:textId="77777777" w:rsidR="000815DD" w:rsidRPr="000815DD" w:rsidRDefault="000815DD" w:rsidP="000815DD">
      <w:pPr>
        <w:pStyle w:val="Heading5"/>
        <w:rPr>
          <w:lang w:eastAsia="ja-JP"/>
        </w:rPr>
      </w:pPr>
      <w:bookmarkStart w:id="120" w:name="_Toc514184594"/>
      <w:r w:rsidRPr="000815DD">
        <w:rPr>
          <w:rFonts w:hint="eastAsia"/>
          <w:lang w:eastAsia="ja-JP"/>
        </w:rPr>
        <w:t>Transmit diversity solutions</w:t>
      </w:r>
      <w:bookmarkEnd w:id="120"/>
    </w:p>
    <w:p w14:paraId="6E59B8A0" w14:textId="77777777" w:rsidR="000815DD" w:rsidRPr="000815DD" w:rsidRDefault="000815DD" w:rsidP="000815DD">
      <w:pPr>
        <w:ind w:left="720" w:hanging="720"/>
        <w:rPr>
          <w:i/>
          <w:iCs/>
        </w:rPr>
      </w:pPr>
      <w:r w:rsidRPr="000815DD">
        <w:rPr>
          <w:i/>
          <w:iCs/>
        </w:rPr>
        <w:t>For both PSSCH and PSCCH</w:t>
      </w:r>
    </w:p>
    <w:p w14:paraId="2BC368D2" w14:textId="77777777" w:rsidR="003B2A24" w:rsidRDefault="003B2A24" w:rsidP="000815DD">
      <w:pPr>
        <w:ind w:left="720" w:hanging="720"/>
      </w:pPr>
    </w:p>
    <w:p w14:paraId="030CC572" w14:textId="138AD210" w:rsidR="000815DD" w:rsidRPr="000815DD" w:rsidRDefault="00603E09" w:rsidP="000815DD">
      <w:pPr>
        <w:ind w:left="720" w:hanging="720"/>
        <w:rPr>
          <w:lang w:eastAsia="x-none"/>
        </w:rPr>
      </w:pPr>
      <w:hyperlink r:id="rId352" w:history="1">
        <w:r w:rsidR="00FE4C7E">
          <w:rPr>
            <w:rStyle w:val="Hyperlink"/>
            <w:lang w:eastAsia="x-none"/>
          </w:rPr>
          <w:t>R1-1803726</w:t>
        </w:r>
      </w:hyperlink>
      <w:r w:rsidR="000815DD" w:rsidRPr="000815DD">
        <w:rPr>
          <w:lang w:eastAsia="x-none"/>
        </w:rPr>
        <w:tab/>
        <w:t>Discussion on Tx diversity schemes in PC5</w:t>
      </w:r>
      <w:r w:rsidR="000815DD" w:rsidRPr="000815DD">
        <w:rPr>
          <w:lang w:eastAsia="x-none"/>
        </w:rPr>
        <w:tab/>
        <w:t>CATT</w:t>
      </w:r>
    </w:p>
    <w:p w14:paraId="1BFF4882" w14:textId="18B52FBC" w:rsidR="000815DD" w:rsidRPr="000815DD" w:rsidRDefault="00603E09" w:rsidP="000815DD">
      <w:pPr>
        <w:ind w:left="720" w:hanging="720"/>
        <w:rPr>
          <w:lang w:eastAsia="x-none"/>
        </w:rPr>
      </w:pPr>
      <w:hyperlink r:id="rId353" w:history="1">
        <w:r w:rsidR="00FE4C7E">
          <w:rPr>
            <w:rStyle w:val="Hyperlink"/>
            <w:lang w:eastAsia="x-none"/>
          </w:rPr>
          <w:t>R1-1803892</w:t>
        </w:r>
      </w:hyperlink>
      <w:r w:rsidR="000815DD" w:rsidRPr="000815DD">
        <w:rPr>
          <w:lang w:eastAsia="x-none"/>
        </w:rPr>
        <w:tab/>
        <w:t>Discussion on transmit diversity for PC5</w:t>
      </w:r>
      <w:r w:rsidR="000815DD" w:rsidRPr="000815DD">
        <w:rPr>
          <w:lang w:eastAsia="x-none"/>
        </w:rPr>
        <w:tab/>
        <w:t>ZTE, Sanechips</w:t>
      </w:r>
    </w:p>
    <w:p w14:paraId="2B8D6F82" w14:textId="14E91D7B" w:rsidR="000815DD" w:rsidRPr="000815DD" w:rsidRDefault="00603E09" w:rsidP="000815DD">
      <w:pPr>
        <w:ind w:left="720" w:hanging="720"/>
        <w:rPr>
          <w:lang w:eastAsia="x-none"/>
        </w:rPr>
      </w:pPr>
      <w:hyperlink r:id="rId354" w:history="1">
        <w:r w:rsidR="00FE4C7E">
          <w:rPr>
            <w:rStyle w:val="Hyperlink"/>
            <w:lang w:eastAsia="x-none"/>
          </w:rPr>
          <w:t>R1-1803985</w:t>
        </w:r>
      </w:hyperlink>
      <w:r w:rsidR="000815DD" w:rsidRPr="000815DD">
        <w:rPr>
          <w:lang w:eastAsia="x-none"/>
        </w:rPr>
        <w:tab/>
        <w:t>Transmit diversity scheme in eV2X</w:t>
      </w:r>
      <w:r w:rsidR="000815DD" w:rsidRPr="000815DD">
        <w:rPr>
          <w:lang w:eastAsia="x-none"/>
        </w:rPr>
        <w:tab/>
        <w:t>OPPO</w:t>
      </w:r>
    </w:p>
    <w:p w14:paraId="6BFB9542" w14:textId="5745ECDD" w:rsidR="000815DD" w:rsidRPr="000815DD" w:rsidRDefault="00603E09" w:rsidP="000815DD">
      <w:pPr>
        <w:ind w:left="720" w:hanging="720"/>
        <w:rPr>
          <w:lang w:eastAsia="x-none"/>
        </w:rPr>
      </w:pPr>
      <w:hyperlink r:id="rId355" w:history="1">
        <w:r w:rsidR="00FE4C7E">
          <w:rPr>
            <w:rStyle w:val="Hyperlink"/>
            <w:lang w:eastAsia="x-none"/>
          </w:rPr>
          <w:t>R1-1804038</w:t>
        </w:r>
      </w:hyperlink>
      <w:r w:rsidR="000815DD" w:rsidRPr="000815DD">
        <w:rPr>
          <w:lang w:eastAsia="x-none"/>
        </w:rPr>
        <w:tab/>
        <w:t>Low PAPR SFBC for V2X transmit diversity</w:t>
      </w:r>
      <w:r w:rsidR="000815DD" w:rsidRPr="000815DD">
        <w:rPr>
          <w:lang w:eastAsia="x-none"/>
        </w:rPr>
        <w:tab/>
        <w:t>Mitsubishi Electric RCE</w:t>
      </w:r>
    </w:p>
    <w:p w14:paraId="2D99E64F" w14:textId="5FE73ACB" w:rsidR="000815DD" w:rsidRPr="000815DD" w:rsidRDefault="00603E09" w:rsidP="000815DD">
      <w:pPr>
        <w:ind w:left="720" w:hanging="720"/>
        <w:rPr>
          <w:lang w:eastAsia="x-none"/>
        </w:rPr>
      </w:pPr>
      <w:hyperlink r:id="rId356" w:history="1">
        <w:r w:rsidR="00FE4C7E">
          <w:rPr>
            <w:rStyle w:val="Hyperlink"/>
            <w:lang w:eastAsia="x-none"/>
          </w:rPr>
          <w:t>R1-1804132</w:t>
        </w:r>
      </w:hyperlink>
      <w:r w:rsidR="000815DD" w:rsidRPr="000815DD">
        <w:rPr>
          <w:lang w:eastAsia="x-none"/>
        </w:rPr>
        <w:tab/>
        <w:t>Transmit diversity solutions for PSSCH and PSCCH</w:t>
      </w:r>
      <w:r w:rsidR="000815DD" w:rsidRPr="000815DD">
        <w:rPr>
          <w:lang w:eastAsia="x-none"/>
        </w:rPr>
        <w:tab/>
        <w:t>Huawei, HiSilicon</w:t>
      </w:r>
    </w:p>
    <w:p w14:paraId="04253CBE" w14:textId="2D6CD549" w:rsidR="000815DD" w:rsidRPr="000815DD" w:rsidRDefault="00603E09" w:rsidP="000815DD">
      <w:pPr>
        <w:ind w:left="720" w:hanging="720"/>
        <w:rPr>
          <w:lang w:eastAsia="x-none"/>
        </w:rPr>
      </w:pPr>
      <w:hyperlink r:id="rId357" w:history="1">
        <w:r w:rsidR="00FE4C7E">
          <w:rPr>
            <w:rStyle w:val="Hyperlink"/>
            <w:lang w:eastAsia="x-none"/>
          </w:rPr>
          <w:t>R1-1804321</w:t>
        </w:r>
      </w:hyperlink>
      <w:r w:rsidR="000815DD" w:rsidRPr="000815DD">
        <w:rPr>
          <w:lang w:eastAsia="x-none"/>
        </w:rPr>
        <w:tab/>
        <w:t>Transmit diversity schemes for PSSCH</w:t>
      </w:r>
      <w:r w:rsidR="000815DD" w:rsidRPr="000815DD">
        <w:rPr>
          <w:lang w:eastAsia="x-none"/>
        </w:rPr>
        <w:tab/>
        <w:t>Samsung</w:t>
      </w:r>
    </w:p>
    <w:p w14:paraId="239808E9" w14:textId="0C2846CD" w:rsidR="000815DD" w:rsidRPr="000815DD" w:rsidRDefault="00603E09" w:rsidP="000815DD">
      <w:pPr>
        <w:ind w:left="720" w:hanging="720"/>
        <w:rPr>
          <w:lang w:eastAsia="x-none"/>
        </w:rPr>
      </w:pPr>
      <w:hyperlink r:id="rId358" w:history="1">
        <w:r w:rsidR="00FE4C7E">
          <w:rPr>
            <w:rStyle w:val="Hyperlink"/>
            <w:lang w:eastAsia="x-none"/>
          </w:rPr>
          <w:t>R1-1804513</w:t>
        </w:r>
      </w:hyperlink>
      <w:r w:rsidR="000815DD" w:rsidRPr="000815DD">
        <w:rPr>
          <w:lang w:eastAsia="x-none"/>
        </w:rPr>
        <w:tab/>
        <w:t>Discussion on transparent transmit diversity</w:t>
      </w:r>
      <w:r w:rsidR="000815DD" w:rsidRPr="000815DD">
        <w:rPr>
          <w:lang w:eastAsia="x-none"/>
        </w:rPr>
        <w:tab/>
        <w:t>LG Electronics</w:t>
      </w:r>
    </w:p>
    <w:p w14:paraId="1A9A9BDA" w14:textId="5E6ABEBA" w:rsidR="000815DD" w:rsidRPr="000815DD" w:rsidRDefault="00603E09" w:rsidP="000815DD">
      <w:pPr>
        <w:ind w:left="720" w:hanging="720"/>
        <w:rPr>
          <w:lang w:eastAsia="x-none"/>
        </w:rPr>
      </w:pPr>
      <w:hyperlink r:id="rId359" w:history="1">
        <w:r w:rsidR="00FE4C7E">
          <w:rPr>
            <w:rStyle w:val="Hyperlink"/>
            <w:lang w:eastAsia="x-none"/>
          </w:rPr>
          <w:t>R1-1804633</w:t>
        </w:r>
      </w:hyperlink>
      <w:r w:rsidR="000815DD" w:rsidRPr="000815DD">
        <w:rPr>
          <w:lang w:eastAsia="x-none"/>
        </w:rPr>
        <w:tab/>
        <w:t>Transmit diversity solutions for Rel-15 PSCCH and PSSCH transmissions</w:t>
      </w:r>
      <w:r w:rsidR="000815DD" w:rsidRPr="000815DD">
        <w:rPr>
          <w:lang w:eastAsia="x-none"/>
        </w:rPr>
        <w:tab/>
        <w:t>Ericsson</w:t>
      </w:r>
    </w:p>
    <w:p w14:paraId="3859BF6E" w14:textId="1820A7C3" w:rsidR="000815DD" w:rsidRPr="000815DD" w:rsidRDefault="00603E09" w:rsidP="000815DD">
      <w:pPr>
        <w:ind w:left="720" w:hanging="720"/>
        <w:rPr>
          <w:lang w:eastAsia="x-none"/>
        </w:rPr>
      </w:pPr>
      <w:hyperlink r:id="rId360" w:history="1">
        <w:r w:rsidR="00FE4C7E">
          <w:rPr>
            <w:rStyle w:val="Hyperlink"/>
            <w:lang w:eastAsia="x-none"/>
          </w:rPr>
          <w:t>R1-1804909</w:t>
        </w:r>
      </w:hyperlink>
      <w:r w:rsidR="000815DD" w:rsidRPr="000815DD">
        <w:rPr>
          <w:lang w:eastAsia="x-none"/>
        </w:rPr>
        <w:tab/>
        <w:t>Transmit Diversity for V2X Phase 2</w:t>
      </w:r>
      <w:r w:rsidR="000815DD" w:rsidRPr="000815DD">
        <w:rPr>
          <w:lang w:eastAsia="x-none"/>
        </w:rPr>
        <w:tab/>
        <w:t>Qualcomm Incorporated</w:t>
      </w:r>
    </w:p>
    <w:p w14:paraId="4FF9ED02" w14:textId="7933CAED" w:rsidR="000815DD" w:rsidRPr="000815DD" w:rsidRDefault="00603E09" w:rsidP="003B2A24">
      <w:pPr>
        <w:ind w:left="720" w:hanging="720"/>
        <w:rPr>
          <w:lang w:eastAsia="x-none"/>
        </w:rPr>
      </w:pPr>
      <w:hyperlink r:id="rId361" w:history="1">
        <w:r w:rsidR="00FE4C7E">
          <w:rPr>
            <w:rStyle w:val="Hyperlink"/>
            <w:lang w:eastAsia="x-none"/>
          </w:rPr>
          <w:t>R1-1805023</w:t>
        </w:r>
      </w:hyperlink>
      <w:r w:rsidR="000815DD" w:rsidRPr="000815DD">
        <w:rPr>
          <w:lang w:eastAsia="x-none"/>
        </w:rPr>
        <w:tab/>
        <w:t>Transmission diversity solutions</w:t>
      </w:r>
      <w:r w:rsidR="000815DD" w:rsidRPr="000815DD">
        <w:rPr>
          <w:lang w:eastAsia="x-none"/>
        </w:rPr>
        <w:tab/>
        <w:t>NTT DOCOMO, INC.</w:t>
      </w:r>
    </w:p>
    <w:p w14:paraId="42064004" w14:textId="77777777" w:rsidR="000815DD" w:rsidRPr="000815DD" w:rsidRDefault="000815DD" w:rsidP="000815DD">
      <w:pPr>
        <w:pStyle w:val="Heading5"/>
        <w:rPr>
          <w:lang w:eastAsia="ja-JP"/>
        </w:rPr>
      </w:pPr>
      <w:bookmarkStart w:id="121" w:name="_Toc514184595"/>
      <w:r w:rsidRPr="000815DD">
        <w:rPr>
          <w:rFonts w:hint="eastAsia"/>
        </w:rPr>
        <w:t>Evaluation</w:t>
      </w:r>
      <w:r w:rsidRPr="000815DD">
        <w:rPr>
          <w:rFonts w:eastAsia="Malgun Gothic" w:hint="eastAsia"/>
          <w:lang w:eastAsia="ko-KR"/>
        </w:rPr>
        <w:t xml:space="preserve"> results</w:t>
      </w:r>
      <w:bookmarkEnd w:id="121"/>
    </w:p>
    <w:p w14:paraId="04D2AE93" w14:textId="77777777" w:rsidR="000815DD" w:rsidRPr="000815DD" w:rsidRDefault="000815DD" w:rsidP="000815DD">
      <w:pPr>
        <w:ind w:left="720" w:hanging="720"/>
        <w:rPr>
          <w:i/>
          <w:iCs/>
        </w:rPr>
      </w:pPr>
      <w:r w:rsidRPr="000815DD">
        <w:rPr>
          <w:i/>
          <w:iCs/>
        </w:rPr>
        <w:t>For both PSSCH and PSCCH</w:t>
      </w:r>
    </w:p>
    <w:p w14:paraId="3C33764A" w14:textId="77777777" w:rsidR="003B2A24" w:rsidRDefault="003B2A24" w:rsidP="000815DD">
      <w:pPr>
        <w:ind w:left="720" w:hanging="720"/>
      </w:pPr>
    </w:p>
    <w:p w14:paraId="217FFE11" w14:textId="2B83729A" w:rsidR="000815DD" w:rsidRPr="000815DD" w:rsidRDefault="00603E09" w:rsidP="000815DD">
      <w:pPr>
        <w:ind w:left="720" w:hanging="720"/>
        <w:rPr>
          <w:lang w:eastAsia="x-none"/>
        </w:rPr>
      </w:pPr>
      <w:hyperlink r:id="rId362" w:history="1">
        <w:r w:rsidR="00FE4C7E">
          <w:rPr>
            <w:rStyle w:val="Hyperlink"/>
            <w:lang w:eastAsia="x-none"/>
          </w:rPr>
          <w:t>R1-1803893</w:t>
        </w:r>
      </w:hyperlink>
      <w:r w:rsidR="000815DD" w:rsidRPr="000815DD">
        <w:rPr>
          <w:lang w:eastAsia="x-none"/>
        </w:rPr>
        <w:tab/>
        <w:t>Evaluation results of TxD</w:t>
      </w:r>
      <w:r w:rsidR="000815DD" w:rsidRPr="000815DD">
        <w:rPr>
          <w:lang w:eastAsia="x-none"/>
        </w:rPr>
        <w:tab/>
        <w:t>ZTE, Sanechips</w:t>
      </w:r>
    </w:p>
    <w:p w14:paraId="4642A2A6" w14:textId="22E80109" w:rsidR="000815DD" w:rsidRPr="000815DD" w:rsidRDefault="00603E09" w:rsidP="000815DD">
      <w:pPr>
        <w:ind w:left="720" w:hanging="720"/>
        <w:rPr>
          <w:lang w:eastAsia="x-none"/>
        </w:rPr>
      </w:pPr>
      <w:hyperlink r:id="rId363" w:history="1">
        <w:r w:rsidR="00FE4C7E">
          <w:rPr>
            <w:rStyle w:val="Hyperlink"/>
            <w:lang w:eastAsia="x-none"/>
          </w:rPr>
          <w:t>R1-1804040</w:t>
        </w:r>
      </w:hyperlink>
      <w:r w:rsidR="000815DD" w:rsidRPr="000815DD">
        <w:rPr>
          <w:lang w:eastAsia="x-none"/>
        </w:rPr>
        <w:tab/>
        <w:t>Low PAPR SFBC evaluations for PSSCH</w:t>
      </w:r>
      <w:r w:rsidR="000815DD" w:rsidRPr="000815DD">
        <w:rPr>
          <w:lang w:eastAsia="x-none"/>
        </w:rPr>
        <w:tab/>
        <w:t>Mitsubishi Electric RCE</w:t>
      </w:r>
    </w:p>
    <w:p w14:paraId="0566974B" w14:textId="7EBBCD06" w:rsidR="000815DD" w:rsidRPr="000815DD" w:rsidRDefault="00603E09" w:rsidP="000815DD">
      <w:pPr>
        <w:ind w:left="720" w:hanging="720"/>
        <w:rPr>
          <w:lang w:eastAsia="x-none"/>
        </w:rPr>
      </w:pPr>
      <w:hyperlink r:id="rId364" w:history="1">
        <w:r w:rsidR="00FE4C7E">
          <w:rPr>
            <w:rStyle w:val="Hyperlink"/>
            <w:lang w:eastAsia="x-none"/>
          </w:rPr>
          <w:t>R1-1804131</w:t>
        </w:r>
      </w:hyperlink>
      <w:r w:rsidR="000815DD" w:rsidRPr="000815DD">
        <w:rPr>
          <w:lang w:eastAsia="x-none"/>
        </w:rPr>
        <w:tab/>
        <w:t>Performance evaluation of transmit diversity for eV2X</w:t>
      </w:r>
      <w:r w:rsidR="000815DD" w:rsidRPr="000815DD">
        <w:rPr>
          <w:lang w:eastAsia="x-none"/>
        </w:rPr>
        <w:tab/>
        <w:t>Huawei, HiSilicon</w:t>
      </w:r>
    </w:p>
    <w:p w14:paraId="4BC6DBAE" w14:textId="74831F3C" w:rsidR="000815DD" w:rsidRPr="000815DD" w:rsidRDefault="00603E09" w:rsidP="000815DD">
      <w:pPr>
        <w:ind w:left="720" w:hanging="720"/>
        <w:rPr>
          <w:lang w:eastAsia="x-none"/>
        </w:rPr>
      </w:pPr>
      <w:hyperlink r:id="rId365" w:history="1">
        <w:r w:rsidR="00FE4C7E">
          <w:rPr>
            <w:rStyle w:val="Hyperlink"/>
            <w:lang w:eastAsia="x-none"/>
          </w:rPr>
          <w:t>R1-1804634</w:t>
        </w:r>
      </w:hyperlink>
      <w:r w:rsidR="000815DD" w:rsidRPr="000815DD">
        <w:rPr>
          <w:lang w:eastAsia="x-none"/>
        </w:rPr>
        <w:tab/>
        <w:t>Evaluation of transmit diversity for V2X</w:t>
      </w:r>
      <w:r w:rsidR="000815DD" w:rsidRPr="000815DD">
        <w:rPr>
          <w:lang w:eastAsia="x-none"/>
        </w:rPr>
        <w:tab/>
        <w:t>Ericsson</w:t>
      </w:r>
    </w:p>
    <w:p w14:paraId="26E68E56" w14:textId="77777777" w:rsidR="000815DD" w:rsidRPr="000815DD" w:rsidRDefault="000815DD" w:rsidP="000815DD">
      <w:pPr>
        <w:pStyle w:val="Heading5"/>
        <w:rPr>
          <w:lang w:eastAsia="ja-JP"/>
        </w:rPr>
      </w:pPr>
      <w:bookmarkStart w:id="122" w:name="_Toc514184596"/>
      <w:r w:rsidRPr="000815DD">
        <w:rPr>
          <w:rFonts w:hint="eastAsia"/>
          <w:lang w:eastAsia="ja-JP"/>
        </w:rPr>
        <w:t>Other</w:t>
      </w:r>
      <w:bookmarkEnd w:id="122"/>
    </w:p>
    <w:bookmarkStart w:id="123" w:name="_Toc490470880"/>
    <w:bookmarkStart w:id="124" w:name="_Toc491457835"/>
    <w:p w14:paraId="75EF30D6" w14:textId="79391186" w:rsidR="000815DD" w:rsidRPr="000815DD" w:rsidRDefault="00FE4C7E" w:rsidP="000815DD">
      <w:pPr>
        <w:ind w:left="720" w:hanging="720"/>
        <w:rPr>
          <w:lang w:eastAsia="x-none"/>
        </w:rPr>
      </w:pPr>
      <w:r>
        <w:rPr>
          <w:color w:val="0000FF"/>
          <w:u w:val="single"/>
          <w:lang w:eastAsia="x-none"/>
        </w:rPr>
        <w:fldChar w:fldCharType="begin"/>
      </w:r>
      <w:r w:rsidR="0095611E">
        <w:rPr>
          <w:color w:val="0000FF"/>
          <w:u w:val="single"/>
          <w:lang w:eastAsia="x-none"/>
        </w:rPr>
        <w:instrText>HYPERLINK "C:\\Users\\Merias\\Documents\\RAN1\\TSGR1_92b-China\\Docs\\R1-1804635.zip"</w:instrText>
      </w:r>
      <w:r>
        <w:rPr>
          <w:color w:val="0000FF"/>
          <w:u w:val="single"/>
          <w:lang w:eastAsia="x-none"/>
        </w:rPr>
        <w:fldChar w:fldCharType="separate"/>
      </w:r>
      <w:r>
        <w:rPr>
          <w:rStyle w:val="Hyperlink"/>
          <w:lang w:eastAsia="x-none"/>
        </w:rPr>
        <w:t>R1-1804635</w:t>
      </w:r>
      <w:r>
        <w:rPr>
          <w:color w:val="0000FF"/>
          <w:u w:val="single"/>
          <w:lang w:eastAsia="x-none"/>
        </w:rPr>
        <w:fldChar w:fldCharType="end"/>
      </w:r>
      <w:r w:rsidR="000815DD" w:rsidRPr="000815DD">
        <w:rPr>
          <w:lang w:eastAsia="x-none"/>
        </w:rPr>
        <w:tab/>
        <w:t>DMRS design for two-port PSSCH transmission</w:t>
      </w:r>
      <w:r w:rsidR="000815DD" w:rsidRPr="000815DD">
        <w:rPr>
          <w:lang w:eastAsia="x-none"/>
        </w:rPr>
        <w:tab/>
        <w:t>Ericsson</w:t>
      </w:r>
    </w:p>
    <w:p w14:paraId="74317966" w14:textId="77777777" w:rsidR="000815DD" w:rsidRPr="000815DD" w:rsidRDefault="000815DD" w:rsidP="000815DD">
      <w:pPr>
        <w:pStyle w:val="Heading4"/>
        <w:rPr>
          <w:lang w:eastAsia="ja-JP"/>
        </w:rPr>
      </w:pPr>
      <w:bookmarkStart w:id="125" w:name="_Toc510867583"/>
      <w:bookmarkStart w:id="126" w:name="_Toc514184597"/>
      <w:r w:rsidRPr="000815DD">
        <w:rPr>
          <w:lang w:eastAsia="ja-JP"/>
        </w:rPr>
        <w:t>Resource pool sharing between mode-3 and mode-4 users</w:t>
      </w:r>
      <w:bookmarkEnd w:id="125"/>
      <w:bookmarkEnd w:id="126"/>
    </w:p>
    <w:p w14:paraId="290B4168" w14:textId="5529089F" w:rsidR="000815DD" w:rsidRPr="003B2A24" w:rsidRDefault="00603E09" w:rsidP="000815DD">
      <w:pPr>
        <w:ind w:left="720" w:hanging="720"/>
        <w:rPr>
          <w:b/>
          <w:lang w:eastAsia="x-none"/>
        </w:rPr>
      </w:pPr>
      <w:hyperlink r:id="rId366" w:history="1">
        <w:r w:rsidR="00FE4C7E">
          <w:rPr>
            <w:rStyle w:val="Hyperlink"/>
            <w:b/>
          </w:rPr>
          <w:t>R1-1805326</w:t>
        </w:r>
      </w:hyperlink>
      <w:r w:rsidR="000815DD" w:rsidRPr="003B2A24">
        <w:rPr>
          <w:b/>
          <w:lang w:eastAsia="x-none"/>
        </w:rPr>
        <w:tab/>
        <w:t>Summary of offline discussion for resource pool sharing between Mode-3 UE and Mode-4 UE</w:t>
      </w:r>
      <w:r w:rsidR="000815DD" w:rsidRPr="003B2A24">
        <w:rPr>
          <w:b/>
          <w:lang w:eastAsia="x-none"/>
        </w:rPr>
        <w:tab/>
      </w:r>
      <w:r w:rsidR="003B2A24">
        <w:rPr>
          <w:b/>
          <w:lang w:eastAsia="x-none"/>
        </w:rPr>
        <w:t xml:space="preserve">NTT </w:t>
      </w:r>
      <w:r w:rsidR="000815DD" w:rsidRPr="003B2A24">
        <w:rPr>
          <w:b/>
          <w:lang w:eastAsia="x-none"/>
        </w:rPr>
        <w:t>DOCOMO</w:t>
      </w:r>
    </w:p>
    <w:p w14:paraId="2FD8F64B" w14:textId="77777777" w:rsidR="000815DD" w:rsidRPr="000815DD" w:rsidRDefault="000815DD" w:rsidP="000815DD">
      <w:pPr>
        <w:ind w:left="720" w:hanging="720"/>
        <w:rPr>
          <w:lang w:eastAsia="x-none"/>
        </w:rPr>
      </w:pPr>
    </w:p>
    <w:p w14:paraId="316D67F9" w14:textId="371DC340" w:rsidR="000815DD" w:rsidRPr="003B2A24" w:rsidRDefault="00603E09" w:rsidP="000815DD">
      <w:pPr>
        <w:ind w:left="720" w:hanging="720"/>
        <w:rPr>
          <w:b/>
          <w:szCs w:val="20"/>
          <w:lang w:eastAsia="x-none"/>
        </w:rPr>
      </w:pPr>
      <w:hyperlink r:id="rId367" w:history="1">
        <w:r w:rsidR="00FE4C7E">
          <w:rPr>
            <w:rStyle w:val="Hyperlink"/>
            <w:b/>
          </w:rPr>
          <w:t>R1-1805392</w:t>
        </w:r>
      </w:hyperlink>
      <w:r w:rsidR="000815DD" w:rsidRPr="003B2A24">
        <w:rPr>
          <w:b/>
          <w:szCs w:val="20"/>
          <w:lang w:eastAsia="x-none"/>
        </w:rPr>
        <w:tab/>
        <w:t>Summary of offline discussion for resource pool sharing between Mode-3 UE and Mode-4 UE</w:t>
      </w:r>
      <w:r w:rsidR="000815DD" w:rsidRPr="003B2A24">
        <w:rPr>
          <w:b/>
          <w:szCs w:val="20"/>
          <w:lang w:eastAsia="x-none"/>
        </w:rPr>
        <w:tab/>
      </w:r>
      <w:r w:rsidR="003B2A24">
        <w:rPr>
          <w:b/>
          <w:szCs w:val="20"/>
          <w:lang w:eastAsia="x-none"/>
        </w:rPr>
        <w:t xml:space="preserve">NTT </w:t>
      </w:r>
      <w:r w:rsidR="000815DD" w:rsidRPr="003B2A24">
        <w:rPr>
          <w:b/>
          <w:szCs w:val="20"/>
          <w:lang w:eastAsia="x-none"/>
        </w:rPr>
        <w:t>DOCOMO</w:t>
      </w:r>
    </w:p>
    <w:p w14:paraId="4D3A954C" w14:textId="77777777" w:rsidR="000815DD" w:rsidRPr="000815DD" w:rsidRDefault="000815DD" w:rsidP="000815DD">
      <w:pPr>
        <w:ind w:left="720" w:hanging="720"/>
        <w:rPr>
          <w:szCs w:val="20"/>
          <w:lang w:eastAsia="x-none"/>
        </w:rPr>
      </w:pPr>
    </w:p>
    <w:p w14:paraId="5B7E5648" w14:textId="351405A8" w:rsidR="000815DD" w:rsidRPr="003B2A24" w:rsidRDefault="00603E09" w:rsidP="000815DD">
      <w:pPr>
        <w:ind w:left="720" w:hanging="720"/>
        <w:rPr>
          <w:b/>
          <w:szCs w:val="20"/>
          <w:lang w:eastAsia="x-none"/>
        </w:rPr>
      </w:pPr>
      <w:hyperlink r:id="rId368" w:history="1">
        <w:r w:rsidR="00FE4C7E">
          <w:rPr>
            <w:rStyle w:val="Hyperlink"/>
            <w:b/>
          </w:rPr>
          <w:t>R1-1805391</w:t>
        </w:r>
      </w:hyperlink>
      <w:r w:rsidR="000815DD" w:rsidRPr="003B2A24">
        <w:rPr>
          <w:b/>
          <w:szCs w:val="20"/>
          <w:lang w:eastAsia="x-none"/>
        </w:rPr>
        <w:tab/>
        <w:t>WF on Reporting Mechanism for Resource Pool Sharing by Mode-3/Mode-4 UEs</w:t>
      </w:r>
      <w:r w:rsidR="000815DD" w:rsidRPr="003B2A24">
        <w:rPr>
          <w:b/>
          <w:szCs w:val="20"/>
          <w:lang w:eastAsia="x-none"/>
        </w:rPr>
        <w:tab/>
        <w:t>ZTE, Sanechips, Fraunhofer HHI, InterDigital, ITRI</w:t>
      </w:r>
    </w:p>
    <w:p w14:paraId="18C0E18C" w14:textId="77777777" w:rsidR="000815DD" w:rsidRPr="000815DD" w:rsidRDefault="000815DD" w:rsidP="000815DD">
      <w:pPr>
        <w:ind w:left="720" w:hanging="720"/>
        <w:rPr>
          <w:szCs w:val="20"/>
          <w:lang w:eastAsia="x-none"/>
        </w:rPr>
      </w:pPr>
    </w:p>
    <w:p w14:paraId="3A998616" w14:textId="79948B1C" w:rsidR="000815DD" w:rsidRPr="00DA6565" w:rsidRDefault="00603E09" w:rsidP="000815DD">
      <w:pPr>
        <w:ind w:left="720" w:hanging="720"/>
        <w:rPr>
          <w:b/>
          <w:szCs w:val="20"/>
          <w:lang w:eastAsia="x-none"/>
        </w:rPr>
      </w:pPr>
      <w:hyperlink r:id="rId369" w:history="1">
        <w:r w:rsidR="00FE4C7E">
          <w:rPr>
            <w:rStyle w:val="Hyperlink"/>
            <w:b/>
          </w:rPr>
          <w:t>R1-1805390</w:t>
        </w:r>
      </w:hyperlink>
      <w:r w:rsidR="000815DD" w:rsidRPr="00DA6565">
        <w:rPr>
          <w:b/>
          <w:szCs w:val="20"/>
          <w:lang w:eastAsia="x-none"/>
        </w:rPr>
        <w:tab/>
      </w:r>
      <w:r w:rsidR="000815DD" w:rsidRPr="00DA6565">
        <w:rPr>
          <w:b/>
          <w:szCs w:val="20"/>
          <w:lang w:val="en-AU" w:eastAsia="x-none"/>
        </w:rPr>
        <w:t>Resource Pool Sharing (Option 1-4)</w:t>
      </w:r>
      <w:r w:rsidR="000815DD" w:rsidRPr="00DA6565">
        <w:rPr>
          <w:b/>
          <w:szCs w:val="20"/>
          <w:lang w:val="en-AU" w:eastAsia="x-none"/>
        </w:rPr>
        <w:tab/>
        <w:t>OPPO</w:t>
      </w:r>
    </w:p>
    <w:p w14:paraId="2EB9C5BF" w14:textId="77777777" w:rsidR="000815DD" w:rsidRPr="000815DD" w:rsidRDefault="000815DD" w:rsidP="000815DD">
      <w:pPr>
        <w:ind w:left="720" w:hanging="720"/>
        <w:rPr>
          <w:szCs w:val="20"/>
          <w:lang w:eastAsia="x-none"/>
        </w:rPr>
      </w:pPr>
    </w:p>
    <w:p w14:paraId="27E3FC5E" w14:textId="1F4B100D" w:rsidR="000815DD" w:rsidRPr="000815DD" w:rsidRDefault="00603E09" w:rsidP="000815DD">
      <w:pPr>
        <w:ind w:left="720" w:hanging="720"/>
        <w:rPr>
          <w:lang w:eastAsia="x-none"/>
        </w:rPr>
      </w:pPr>
      <w:hyperlink r:id="rId370" w:history="1">
        <w:r w:rsidR="00FE4C7E">
          <w:rPr>
            <w:rStyle w:val="Hyperlink"/>
            <w:lang w:eastAsia="x-none"/>
          </w:rPr>
          <w:t>R1-1803727</w:t>
        </w:r>
      </w:hyperlink>
      <w:r w:rsidR="000815DD" w:rsidRPr="000815DD">
        <w:rPr>
          <w:lang w:eastAsia="x-none"/>
        </w:rPr>
        <w:tab/>
        <w:t>Discussion on resource pool sharing between mode 3 and mode 4</w:t>
      </w:r>
      <w:r w:rsidR="000815DD" w:rsidRPr="000815DD">
        <w:rPr>
          <w:lang w:eastAsia="x-none"/>
        </w:rPr>
        <w:tab/>
        <w:t>CATT</w:t>
      </w:r>
    </w:p>
    <w:p w14:paraId="70555CAA" w14:textId="33662388" w:rsidR="000815DD" w:rsidRPr="000815DD" w:rsidRDefault="00603E09" w:rsidP="000815DD">
      <w:pPr>
        <w:ind w:left="720" w:hanging="720"/>
        <w:rPr>
          <w:lang w:eastAsia="x-none"/>
        </w:rPr>
      </w:pPr>
      <w:hyperlink r:id="rId371" w:history="1">
        <w:r w:rsidR="00FE4C7E">
          <w:rPr>
            <w:rStyle w:val="Hyperlink"/>
            <w:lang w:eastAsia="x-none"/>
          </w:rPr>
          <w:t>R1-1803895</w:t>
        </w:r>
      </w:hyperlink>
      <w:r w:rsidR="000815DD" w:rsidRPr="000815DD">
        <w:rPr>
          <w:lang w:eastAsia="x-none"/>
        </w:rPr>
        <w:tab/>
        <w:t>Resource pool sharing between mode 3 and mode 4</w:t>
      </w:r>
      <w:r w:rsidR="000815DD" w:rsidRPr="000815DD">
        <w:rPr>
          <w:lang w:eastAsia="x-none"/>
        </w:rPr>
        <w:tab/>
        <w:t>ZTE , Sanechips</w:t>
      </w:r>
    </w:p>
    <w:p w14:paraId="15D0E0A5" w14:textId="1220DE8F" w:rsidR="000815DD" w:rsidRPr="000815DD" w:rsidRDefault="00603E09" w:rsidP="000815DD">
      <w:pPr>
        <w:ind w:left="720" w:hanging="720"/>
        <w:rPr>
          <w:lang w:eastAsia="x-none"/>
        </w:rPr>
      </w:pPr>
      <w:hyperlink r:id="rId372" w:history="1">
        <w:r w:rsidR="00FE4C7E">
          <w:rPr>
            <w:rStyle w:val="Hyperlink"/>
            <w:lang w:eastAsia="x-none"/>
          </w:rPr>
          <w:t>R1-1803986</w:t>
        </w:r>
      </w:hyperlink>
      <w:r w:rsidR="000815DD" w:rsidRPr="000815DD">
        <w:rPr>
          <w:lang w:eastAsia="x-none"/>
        </w:rPr>
        <w:tab/>
        <w:t>Discussion of resource pool sharing between mode 3 and mode 4</w:t>
      </w:r>
      <w:r w:rsidR="000815DD" w:rsidRPr="000815DD">
        <w:rPr>
          <w:lang w:eastAsia="x-none"/>
        </w:rPr>
        <w:tab/>
        <w:t>OPPO</w:t>
      </w:r>
    </w:p>
    <w:p w14:paraId="0946C93A" w14:textId="5EAD67BD" w:rsidR="000815DD" w:rsidRPr="000815DD" w:rsidRDefault="00603E09" w:rsidP="000815DD">
      <w:pPr>
        <w:ind w:left="720" w:hanging="720"/>
        <w:rPr>
          <w:lang w:eastAsia="x-none"/>
        </w:rPr>
      </w:pPr>
      <w:hyperlink r:id="rId373" w:history="1">
        <w:r w:rsidR="00FE4C7E">
          <w:rPr>
            <w:rStyle w:val="Hyperlink"/>
            <w:lang w:eastAsia="x-none"/>
          </w:rPr>
          <w:t>R1-1804020</w:t>
        </w:r>
      </w:hyperlink>
      <w:r w:rsidR="000815DD" w:rsidRPr="000815DD">
        <w:rPr>
          <w:lang w:eastAsia="x-none"/>
        </w:rPr>
        <w:tab/>
        <w:t>Discussion on Resource Pool Sharing between Mode 3 and Mode 4 in V2X commuincation</w:t>
      </w:r>
      <w:r w:rsidR="000815DD" w:rsidRPr="000815DD">
        <w:rPr>
          <w:lang w:eastAsia="x-none"/>
        </w:rPr>
        <w:tab/>
        <w:t>ITRI</w:t>
      </w:r>
    </w:p>
    <w:p w14:paraId="7BA25AC8" w14:textId="45B72154" w:rsidR="000815DD" w:rsidRPr="000815DD" w:rsidRDefault="00603E09" w:rsidP="000815DD">
      <w:pPr>
        <w:ind w:left="720" w:hanging="720"/>
        <w:rPr>
          <w:lang w:eastAsia="x-none"/>
        </w:rPr>
      </w:pPr>
      <w:hyperlink r:id="rId374" w:history="1">
        <w:r w:rsidR="00FE4C7E">
          <w:rPr>
            <w:rStyle w:val="Hyperlink"/>
            <w:lang w:eastAsia="x-none"/>
          </w:rPr>
          <w:t>R1-1804127</w:t>
        </w:r>
      </w:hyperlink>
      <w:r w:rsidR="000815DD" w:rsidRPr="000815DD">
        <w:rPr>
          <w:lang w:eastAsia="x-none"/>
        </w:rPr>
        <w:tab/>
        <w:t>Solutions for Rel-14 and Rel-15 UE Pool sharing</w:t>
      </w:r>
      <w:r w:rsidR="000815DD" w:rsidRPr="000815DD">
        <w:rPr>
          <w:lang w:eastAsia="x-none"/>
        </w:rPr>
        <w:tab/>
        <w:t>Huawei, HiSilicon</w:t>
      </w:r>
    </w:p>
    <w:p w14:paraId="1E81AB03" w14:textId="065AF586" w:rsidR="000815DD" w:rsidRPr="000815DD" w:rsidRDefault="00603E09" w:rsidP="000815DD">
      <w:pPr>
        <w:ind w:left="720" w:hanging="720"/>
        <w:rPr>
          <w:lang w:eastAsia="x-none"/>
        </w:rPr>
      </w:pPr>
      <w:hyperlink r:id="rId375" w:history="1">
        <w:r w:rsidR="00FE4C7E">
          <w:rPr>
            <w:rStyle w:val="Hyperlink"/>
            <w:lang w:eastAsia="x-none"/>
          </w:rPr>
          <w:t>R1-1804205</w:t>
        </w:r>
      </w:hyperlink>
      <w:r w:rsidR="000815DD" w:rsidRPr="000815DD">
        <w:rPr>
          <w:lang w:eastAsia="x-none"/>
        </w:rPr>
        <w:tab/>
        <w:t>Discussion on Pool sharing for V2X Phase 2</w:t>
      </w:r>
      <w:r w:rsidR="000815DD" w:rsidRPr="000815DD">
        <w:rPr>
          <w:lang w:eastAsia="x-none"/>
        </w:rPr>
        <w:tab/>
        <w:t>Lenovo, Motorola Mobility</w:t>
      </w:r>
    </w:p>
    <w:p w14:paraId="6F8A4B68" w14:textId="5045D9C5" w:rsidR="000815DD" w:rsidRPr="000815DD" w:rsidRDefault="00603E09" w:rsidP="000815DD">
      <w:pPr>
        <w:ind w:left="720" w:hanging="720"/>
        <w:rPr>
          <w:lang w:eastAsia="x-none"/>
        </w:rPr>
      </w:pPr>
      <w:hyperlink r:id="rId376" w:history="1">
        <w:r w:rsidR="00FE4C7E">
          <w:rPr>
            <w:rStyle w:val="Hyperlink"/>
            <w:lang w:eastAsia="x-none"/>
          </w:rPr>
          <w:t>R1-1804233</w:t>
        </w:r>
      </w:hyperlink>
      <w:r w:rsidR="000815DD" w:rsidRPr="000815DD">
        <w:rPr>
          <w:lang w:eastAsia="x-none"/>
        </w:rPr>
        <w:tab/>
        <w:t>Sharing Mode 3 and Mode 4 resource pools</w:t>
      </w:r>
      <w:r w:rsidR="000815DD" w:rsidRPr="000815DD">
        <w:rPr>
          <w:lang w:eastAsia="x-none"/>
        </w:rPr>
        <w:tab/>
        <w:t>NEC</w:t>
      </w:r>
    </w:p>
    <w:p w14:paraId="277BD343" w14:textId="74D5C6FB" w:rsidR="000815DD" w:rsidRPr="000815DD" w:rsidRDefault="00603E09" w:rsidP="000815DD">
      <w:pPr>
        <w:ind w:left="720" w:hanging="720"/>
        <w:rPr>
          <w:lang w:eastAsia="x-none"/>
        </w:rPr>
      </w:pPr>
      <w:hyperlink r:id="rId377" w:history="1">
        <w:r w:rsidR="00FE4C7E">
          <w:rPr>
            <w:rStyle w:val="Hyperlink"/>
            <w:lang w:eastAsia="x-none"/>
          </w:rPr>
          <w:t>R1-1804260</w:t>
        </w:r>
      </w:hyperlink>
      <w:r w:rsidR="000815DD" w:rsidRPr="000815DD">
        <w:rPr>
          <w:lang w:eastAsia="x-none"/>
        </w:rPr>
        <w:tab/>
        <w:t>On Resource pool sharing between mode-3 and mode-4</w:t>
      </w:r>
      <w:r w:rsidR="000815DD" w:rsidRPr="000815DD">
        <w:rPr>
          <w:lang w:eastAsia="x-none"/>
        </w:rPr>
        <w:tab/>
        <w:t>Nokia, Nokia Shanghai Bell</w:t>
      </w:r>
    </w:p>
    <w:p w14:paraId="54647C31" w14:textId="3D9972C4" w:rsidR="000815DD" w:rsidRPr="000815DD" w:rsidRDefault="00603E09" w:rsidP="000815DD">
      <w:pPr>
        <w:ind w:left="720" w:hanging="720"/>
        <w:rPr>
          <w:lang w:eastAsia="x-none"/>
        </w:rPr>
      </w:pPr>
      <w:hyperlink r:id="rId378" w:history="1">
        <w:r w:rsidR="00FE4C7E">
          <w:rPr>
            <w:rStyle w:val="Hyperlink"/>
            <w:lang w:eastAsia="x-none"/>
          </w:rPr>
          <w:t>R1-1804322</w:t>
        </w:r>
      </w:hyperlink>
      <w:r w:rsidR="000815DD" w:rsidRPr="000815DD">
        <w:rPr>
          <w:lang w:eastAsia="x-none"/>
        </w:rPr>
        <w:tab/>
        <w:t>Resource pool sharing between mode 3 and mode 4 Ues</w:t>
      </w:r>
      <w:r w:rsidR="000815DD" w:rsidRPr="000815DD">
        <w:rPr>
          <w:lang w:eastAsia="x-none"/>
        </w:rPr>
        <w:tab/>
        <w:t>Samsung</w:t>
      </w:r>
    </w:p>
    <w:p w14:paraId="2DFD4F40" w14:textId="52102251" w:rsidR="000815DD" w:rsidRPr="000815DD" w:rsidRDefault="00603E09" w:rsidP="000815DD">
      <w:pPr>
        <w:ind w:left="720" w:hanging="720"/>
        <w:rPr>
          <w:lang w:eastAsia="x-none"/>
        </w:rPr>
      </w:pPr>
      <w:hyperlink r:id="rId379" w:history="1">
        <w:r w:rsidR="00FE4C7E">
          <w:rPr>
            <w:rStyle w:val="Hyperlink"/>
            <w:lang w:eastAsia="x-none"/>
          </w:rPr>
          <w:t>R1-1804514</w:t>
        </w:r>
      </w:hyperlink>
      <w:r w:rsidR="000815DD" w:rsidRPr="000815DD">
        <w:rPr>
          <w:lang w:eastAsia="x-none"/>
        </w:rPr>
        <w:tab/>
        <w:t>Discussion on resource pool sharing between UEs using mode 3 and 4</w:t>
      </w:r>
      <w:r w:rsidR="000815DD" w:rsidRPr="000815DD">
        <w:rPr>
          <w:lang w:eastAsia="x-none"/>
        </w:rPr>
        <w:tab/>
        <w:t>LG Electronics</w:t>
      </w:r>
    </w:p>
    <w:p w14:paraId="69D60FDB" w14:textId="63A7494C" w:rsidR="000815DD" w:rsidRPr="000815DD" w:rsidRDefault="00603E09" w:rsidP="000815DD">
      <w:pPr>
        <w:ind w:left="720" w:hanging="720"/>
        <w:rPr>
          <w:lang w:eastAsia="x-none"/>
        </w:rPr>
      </w:pPr>
      <w:hyperlink r:id="rId380" w:history="1">
        <w:r w:rsidR="00FE4C7E">
          <w:rPr>
            <w:rStyle w:val="Hyperlink"/>
            <w:lang w:eastAsia="x-none"/>
          </w:rPr>
          <w:t>R1-1804628</w:t>
        </w:r>
      </w:hyperlink>
      <w:r w:rsidR="000815DD" w:rsidRPr="000815DD">
        <w:rPr>
          <w:lang w:eastAsia="x-none"/>
        </w:rPr>
        <w:tab/>
        <w:t>Discussion on resource pool sharing between UEs in mode 3 and UEs in mode 4</w:t>
      </w:r>
      <w:r w:rsidR="000815DD" w:rsidRPr="000815DD">
        <w:rPr>
          <w:lang w:eastAsia="x-none"/>
        </w:rPr>
        <w:tab/>
        <w:t>Panasonic</w:t>
      </w:r>
    </w:p>
    <w:p w14:paraId="542B3AF2" w14:textId="232B2D15" w:rsidR="000815DD" w:rsidRPr="000815DD" w:rsidRDefault="00603E09" w:rsidP="000815DD">
      <w:pPr>
        <w:ind w:left="720" w:hanging="720"/>
        <w:rPr>
          <w:lang w:eastAsia="x-none"/>
        </w:rPr>
      </w:pPr>
      <w:hyperlink r:id="rId381" w:history="1">
        <w:r w:rsidR="00FE4C7E">
          <w:rPr>
            <w:rStyle w:val="Hyperlink"/>
            <w:lang w:eastAsia="x-none"/>
          </w:rPr>
          <w:t>R1-1804636</w:t>
        </w:r>
      </w:hyperlink>
      <w:r w:rsidR="000815DD" w:rsidRPr="000815DD">
        <w:rPr>
          <w:lang w:eastAsia="x-none"/>
        </w:rPr>
        <w:tab/>
        <w:t>Resource pool sharing between mode 3 and mode 4 UEs</w:t>
      </w:r>
      <w:r w:rsidR="000815DD" w:rsidRPr="000815DD">
        <w:rPr>
          <w:lang w:eastAsia="x-none"/>
        </w:rPr>
        <w:tab/>
        <w:t>Ericsson</w:t>
      </w:r>
    </w:p>
    <w:p w14:paraId="19812F75" w14:textId="1F5E4531" w:rsidR="000815DD" w:rsidRPr="000815DD" w:rsidRDefault="00603E09" w:rsidP="000815DD">
      <w:pPr>
        <w:ind w:left="720" w:hanging="720"/>
        <w:rPr>
          <w:lang w:eastAsia="x-none"/>
        </w:rPr>
      </w:pPr>
      <w:hyperlink r:id="rId382" w:history="1">
        <w:r w:rsidR="00FE4C7E">
          <w:rPr>
            <w:rStyle w:val="Hyperlink"/>
            <w:lang w:eastAsia="x-none"/>
          </w:rPr>
          <w:t>R1-1804679</w:t>
        </w:r>
      </w:hyperlink>
      <w:r w:rsidR="000815DD" w:rsidRPr="000815DD">
        <w:rPr>
          <w:lang w:eastAsia="x-none"/>
        </w:rPr>
        <w:tab/>
        <w:t>Open Issues on Mode 3 and Mode 4 Pool Sharing</w:t>
      </w:r>
      <w:r w:rsidR="000815DD" w:rsidRPr="000815DD">
        <w:rPr>
          <w:lang w:eastAsia="x-none"/>
        </w:rPr>
        <w:tab/>
        <w:t>InterDigital, Inc.</w:t>
      </w:r>
    </w:p>
    <w:p w14:paraId="0C06514E" w14:textId="2250DA5C" w:rsidR="000815DD" w:rsidRPr="000815DD" w:rsidRDefault="00603E09" w:rsidP="000815DD">
      <w:pPr>
        <w:ind w:left="720" w:hanging="720"/>
        <w:rPr>
          <w:lang w:eastAsia="x-none"/>
        </w:rPr>
      </w:pPr>
      <w:hyperlink r:id="rId383" w:history="1">
        <w:r w:rsidR="00FE4C7E">
          <w:rPr>
            <w:rStyle w:val="Hyperlink"/>
            <w:lang w:eastAsia="x-none"/>
          </w:rPr>
          <w:t>R1-1804690</w:t>
        </w:r>
      </w:hyperlink>
      <w:r w:rsidR="000815DD" w:rsidRPr="000815DD">
        <w:rPr>
          <w:lang w:eastAsia="x-none"/>
        </w:rPr>
        <w:tab/>
        <w:t>Sidelink resource pool sharing for eNB-controlled and UE-autonomous V2V transmission modes</w:t>
      </w:r>
      <w:r w:rsidR="000815DD" w:rsidRPr="000815DD">
        <w:rPr>
          <w:lang w:eastAsia="x-none"/>
        </w:rPr>
        <w:tab/>
        <w:t>Intel Corporation</w:t>
      </w:r>
    </w:p>
    <w:p w14:paraId="6969E0D8" w14:textId="7E763DFF" w:rsidR="000815DD" w:rsidRPr="000815DD" w:rsidRDefault="00603E09" w:rsidP="000815DD">
      <w:pPr>
        <w:ind w:left="720" w:hanging="720"/>
        <w:rPr>
          <w:lang w:eastAsia="x-none"/>
        </w:rPr>
      </w:pPr>
      <w:hyperlink r:id="rId384" w:history="1">
        <w:r w:rsidR="00FE4C7E">
          <w:rPr>
            <w:rStyle w:val="Hyperlink"/>
            <w:lang w:eastAsia="x-none"/>
          </w:rPr>
          <w:t>R1-1804910</w:t>
        </w:r>
      </w:hyperlink>
      <w:r w:rsidR="000815DD" w:rsidRPr="000815DD">
        <w:rPr>
          <w:lang w:eastAsia="x-none"/>
        </w:rPr>
        <w:tab/>
        <w:t>Resource pool sharing between Mode 3 and Mode 4</w:t>
      </w:r>
      <w:r w:rsidR="000815DD" w:rsidRPr="000815DD">
        <w:rPr>
          <w:lang w:eastAsia="x-none"/>
        </w:rPr>
        <w:tab/>
        <w:t>Qualcomm Incorporated</w:t>
      </w:r>
    </w:p>
    <w:p w14:paraId="1DE3B190" w14:textId="352F352B" w:rsidR="000815DD" w:rsidRPr="000815DD" w:rsidRDefault="00603E09" w:rsidP="000815DD">
      <w:pPr>
        <w:ind w:left="720" w:hanging="720"/>
        <w:rPr>
          <w:lang w:eastAsia="x-none"/>
        </w:rPr>
      </w:pPr>
      <w:hyperlink r:id="rId385" w:history="1">
        <w:r w:rsidR="00FE4C7E">
          <w:rPr>
            <w:rStyle w:val="Hyperlink"/>
            <w:lang w:eastAsia="x-none"/>
          </w:rPr>
          <w:t>R1-1805024</w:t>
        </w:r>
      </w:hyperlink>
      <w:r w:rsidR="000815DD" w:rsidRPr="000815DD">
        <w:rPr>
          <w:lang w:eastAsia="x-none"/>
        </w:rPr>
        <w:tab/>
        <w:t>Resource pool sharing between Mode-3 UE and Mode-4 UE</w:t>
      </w:r>
      <w:r w:rsidR="000815DD" w:rsidRPr="000815DD">
        <w:rPr>
          <w:lang w:eastAsia="x-none"/>
        </w:rPr>
        <w:tab/>
        <w:t>NTT DOCOMO, INC.</w:t>
      </w:r>
    </w:p>
    <w:p w14:paraId="2D9BDB0E" w14:textId="374A6DAA" w:rsidR="000815DD" w:rsidRPr="000815DD" w:rsidRDefault="00603E09" w:rsidP="000815DD">
      <w:pPr>
        <w:ind w:left="720" w:hanging="720"/>
        <w:rPr>
          <w:lang w:eastAsia="x-none"/>
        </w:rPr>
      </w:pPr>
      <w:hyperlink r:id="rId386" w:history="1">
        <w:r w:rsidR="00FE4C7E">
          <w:rPr>
            <w:rStyle w:val="Hyperlink"/>
            <w:lang w:eastAsia="x-none"/>
          </w:rPr>
          <w:t>R1-1805248</w:t>
        </w:r>
      </w:hyperlink>
      <w:r w:rsidR="000815DD" w:rsidRPr="000815DD">
        <w:rPr>
          <w:lang w:eastAsia="x-none"/>
        </w:rPr>
        <w:tab/>
        <w:t>Resource Pool Sharing between V2X Mode 3 and Mode 4 UEs</w:t>
      </w:r>
      <w:r w:rsidR="000815DD" w:rsidRPr="000815DD">
        <w:rPr>
          <w:lang w:eastAsia="x-none"/>
        </w:rPr>
        <w:tab/>
        <w:t>Fraunhofer HHI</w:t>
      </w:r>
    </w:p>
    <w:p w14:paraId="4F2F817A" w14:textId="77777777" w:rsidR="000815DD" w:rsidRPr="000815DD" w:rsidRDefault="000815DD" w:rsidP="000815DD">
      <w:pPr>
        <w:pStyle w:val="Heading4"/>
        <w:rPr>
          <w:lang w:eastAsia="ja-JP"/>
        </w:rPr>
      </w:pPr>
      <w:bookmarkStart w:id="127" w:name="_Toc510867584"/>
      <w:bookmarkStart w:id="128" w:name="_Toc514184598"/>
      <w:r w:rsidRPr="000815DD">
        <w:rPr>
          <w:lang w:eastAsia="ja-JP"/>
        </w:rPr>
        <w:lastRenderedPageBreak/>
        <w:t>Maximum time reduction between packet arrival at layer 1 and resource selection for transmission</w:t>
      </w:r>
      <w:bookmarkEnd w:id="127"/>
      <w:bookmarkEnd w:id="128"/>
    </w:p>
    <w:p w14:paraId="6C86F38B" w14:textId="11395398" w:rsidR="000815DD" w:rsidRPr="00DA6565" w:rsidRDefault="00603E09" w:rsidP="000815DD">
      <w:pPr>
        <w:ind w:left="720" w:hanging="720"/>
        <w:rPr>
          <w:b/>
          <w:lang w:eastAsia="x-none"/>
        </w:rPr>
      </w:pPr>
      <w:hyperlink r:id="rId387" w:history="1">
        <w:r w:rsidR="00FE4C7E">
          <w:rPr>
            <w:rStyle w:val="Hyperlink"/>
            <w:b/>
          </w:rPr>
          <w:t>R1-1805283</w:t>
        </w:r>
      </w:hyperlink>
      <w:r w:rsidR="000815DD" w:rsidRPr="00DA6565">
        <w:rPr>
          <w:b/>
          <w:lang w:eastAsia="x-none"/>
        </w:rPr>
        <w:tab/>
        <w:t>Summary on Maximum time reduction between packet arrival at layer 1 and resource selection for transmission</w:t>
      </w:r>
      <w:r w:rsidR="000815DD" w:rsidRPr="00DA6565">
        <w:rPr>
          <w:b/>
          <w:lang w:eastAsia="x-none"/>
        </w:rPr>
        <w:tab/>
        <w:t>CATT</w:t>
      </w:r>
    </w:p>
    <w:p w14:paraId="103A0D9D" w14:textId="4C7B9D83" w:rsidR="000815DD" w:rsidRDefault="00DA6565" w:rsidP="000815DD">
      <w:pPr>
        <w:ind w:left="720" w:hanging="720"/>
        <w:rPr>
          <w:lang w:eastAsia="x-none"/>
        </w:rPr>
      </w:pPr>
      <w:r>
        <w:rPr>
          <w:lang w:eastAsia="x-none"/>
        </w:rPr>
        <w:t xml:space="preserve">Further revised in </w:t>
      </w:r>
      <w:hyperlink r:id="rId388" w:history="1">
        <w:r w:rsidR="00FE4C7E">
          <w:rPr>
            <w:rStyle w:val="Hyperlink"/>
            <w:lang w:eastAsia="x-none"/>
          </w:rPr>
          <w:t>R1-1805395</w:t>
        </w:r>
      </w:hyperlink>
      <w:r>
        <w:rPr>
          <w:lang w:eastAsia="x-none"/>
        </w:rPr>
        <w:t>.</w:t>
      </w:r>
    </w:p>
    <w:p w14:paraId="2C040AB4" w14:textId="77777777" w:rsidR="00DA6565" w:rsidRPr="00DA6565" w:rsidRDefault="00DA6565" w:rsidP="000815DD">
      <w:pPr>
        <w:ind w:left="720" w:hanging="720"/>
        <w:rPr>
          <w:lang w:eastAsia="x-none"/>
        </w:rPr>
      </w:pPr>
    </w:p>
    <w:p w14:paraId="1E290C17" w14:textId="77777777" w:rsidR="000815DD" w:rsidRPr="00DA6565" w:rsidRDefault="000815DD" w:rsidP="000815DD">
      <w:pPr>
        <w:ind w:left="720" w:hanging="720"/>
        <w:rPr>
          <w:rFonts w:ascii="Times New Roman" w:hAnsi="Times New Roman"/>
          <w:szCs w:val="20"/>
        </w:rPr>
      </w:pPr>
      <w:r w:rsidRPr="00DA6565">
        <w:rPr>
          <w:rFonts w:ascii="Times New Roman" w:hAnsi="Times New Roman"/>
          <w:szCs w:val="20"/>
          <w:highlight w:val="green"/>
        </w:rPr>
        <w:t>Agreement</w:t>
      </w:r>
    </w:p>
    <w:p w14:paraId="27C18FD8" w14:textId="77777777" w:rsidR="000815DD" w:rsidRPr="00DA6565" w:rsidRDefault="000815DD" w:rsidP="00DA6565">
      <w:pPr>
        <w:pStyle w:val="ListParagraph"/>
        <w:numPr>
          <w:ilvl w:val="0"/>
          <w:numId w:val="338"/>
        </w:numPr>
      </w:pPr>
      <w:r w:rsidRPr="00DA6565">
        <w:rPr>
          <w:rFonts w:hint="eastAsia"/>
        </w:rPr>
        <w:t>The minimum (pre-)configurable T</w:t>
      </w:r>
      <w:r w:rsidRPr="00DA6565">
        <w:rPr>
          <w:rFonts w:hint="eastAsia"/>
          <w:vertAlign w:val="subscript"/>
        </w:rPr>
        <w:t>2min</w:t>
      </w:r>
      <w:r w:rsidRPr="00DA6565">
        <w:rPr>
          <w:rFonts w:hint="eastAsia"/>
        </w:rPr>
        <w:t xml:space="preserve"> is [10]ms.</w:t>
      </w:r>
    </w:p>
    <w:p w14:paraId="47B821DE" w14:textId="77777777" w:rsidR="000815DD" w:rsidRPr="00DA6565" w:rsidRDefault="000815DD" w:rsidP="00DA6565">
      <w:pPr>
        <w:pStyle w:val="ListParagraph"/>
        <w:numPr>
          <w:ilvl w:val="0"/>
          <w:numId w:val="338"/>
        </w:numPr>
      </w:pPr>
      <w:r w:rsidRPr="00DA6565">
        <w:rPr>
          <w:rFonts w:hint="eastAsia"/>
        </w:rPr>
        <w:t xml:space="preserve">The </w:t>
      </w:r>
      <w:r w:rsidRPr="00DA6565">
        <w:t>maximum</w:t>
      </w:r>
      <w:r w:rsidRPr="00DA6565">
        <w:rPr>
          <w:rFonts w:hint="eastAsia"/>
        </w:rPr>
        <w:t xml:space="preserve"> (pre-)configurable T</w:t>
      </w:r>
      <w:r w:rsidRPr="00DA6565">
        <w:rPr>
          <w:rFonts w:hint="eastAsia"/>
          <w:vertAlign w:val="subscript"/>
        </w:rPr>
        <w:t>2min</w:t>
      </w:r>
      <w:r w:rsidRPr="00DA6565">
        <w:rPr>
          <w:rFonts w:hint="eastAsia"/>
        </w:rPr>
        <w:t xml:space="preserve"> is </w:t>
      </w:r>
      <w:r w:rsidRPr="00DA6565">
        <w:t>2</w:t>
      </w:r>
      <w:r w:rsidRPr="00DA6565">
        <w:rPr>
          <w:rFonts w:hint="eastAsia"/>
        </w:rPr>
        <w:t>0ms.</w:t>
      </w:r>
    </w:p>
    <w:p w14:paraId="7DF817AA" w14:textId="77777777" w:rsidR="000815DD" w:rsidRPr="00DA6565" w:rsidRDefault="000815DD" w:rsidP="00DA6565">
      <w:pPr>
        <w:pStyle w:val="ListParagraph"/>
        <w:numPr>
          <w:ilvl w:val="0"/>
          <w:numId w:val="338"/>
        </w:numPr>
      </w:pPr>
      <w:r w:rsidRPr="00DA6565">
        <w:rPr>
          <w:rFonts w:hint="eastAsia"/>
        </w:rPr>
        <w:t>The determination of T</w:t>
      </w:r>
      <w:r w:rsidRPr="00DA6565">
        <w:rPr>
          <w:rFonts w:hint="eastAsia"/>
          <w:vertAlign w:val="subscript"/>
        </w:rPr>
        <w:t>2min</w:t>
      </w:r>
      <w:r w:rsidRPr="00DA6565">
        <w:rPr>
          <w:rFonts w:hint="eastAsia"/>
        </w:rPr>
        <w:t xml:space="preserve"> </w:t>
      </w:r>
    </w:p>
    <w:p w14:paraId="31B0C2AE" w14:textId="77777777" w:rsidR="000815DD" w:rsidRPr="00DA6565" w:rsidRDefault="000815DD" w:rsidP="00DA6565">
      <w:pPr>
        <w:pStyle w:val="ListParagraph"/>
        <w:widowControl w:val="0"/>
        <w:numPr>
          <w:ilvl w:val="1"/>
          <w:numId w:val="338"/>
        </w:numPr>
        <w:spacing w:after="120" w:line="240" w:lineRule="atLeast"/>
        <w:jc w:val="both"/>
        <w:rPr>
          <w:lang w:eastAsia="x-none"/>
        </w:rPr>
      </w:pPr>
      <w:r w:rsidRPr="00DA6565">
        <w:rPr>
          <w:rFonts w:hint="eastAsia"/>
          <w:lang w:eastAsia="x-none"/>
        </w:rPr>
        <w:t>For each PPPP, the T</w:t>
      </w:r>
      <w:r w:rsidRPr="00DA6565">
        <w:rPr>
          <w:rFonts w:hint="eastAsia"/>
          <w:vertAlign w:val="subscript"/>
          <w:lang w:eastAsia="x-none"/>
        </w:rPr>
        <w:t>2min</w:t>
      </w:r>
      <w:r w:rsidRPr="00DA6565">
        <w:rPr>
          <w:rFonts w:hint="eastAsia"/>
          <w:lang w:eastAsia="x-none"/>
        </w:rPr>
        <w:t xml:space="preserve"> is (pre-)configured by RRC.</w:t>
      </w:r>
    </w:p>
    <w:p w14:paraId="652952AB" w14:textId="77777777" w:rsidR="000815DD" w:rsidRPr="000815DD" w:rsidRDefault="000815DD" w:rsidP="000815DD">
      <w:pPr>
        <w:rPr>
          <w:rFonts w:ascii="Times New Roman" w:hAnsi="Times New Roman"/>
          <w:szCs w:val="20"/>
        </w:rPr>
      </w:pPr>
      <w:r w:rsidRPr="000815DD">
        <w:rPr>
          <w:rFonts w:ascii="Times New Roman" w:hAnsi="Times New Roman"/>
          <w:szCs w:val="20"/>
        </w:rPr>
        <w:t>N</w:t>
      </w:r>
      <w:r w:rsidRPr="000815DD">
        <w:rPr>
          <w:rFonts w:ascii="Times New Roman" w:hAnsi="Times New Roman" w:hint="eastAsia"/>
          <w:szCs w:val="20"/>
        </w:rPr>
        <w:t xml:space="preserve">ote: </w:t>
      </w:r>
      <w:r w:rsidRPr="000815DD">
        <w:rPr>
          <w:rFonts w:ascii="Times New Roman" w:hAnsi="Times New Roman"/>
          <w:szCs w:val="20"/>
        </w:rPr>
        <w:t>T</w:t>
      </w:r>
      <w:r w:rsidRPr="000815DD">
        <w:rPr>
          <w:rFonts w:ascii="Times New Roman" w:hAnsi="Times New Roman" w:hint="eastAsia"/>
          <w:szCs w:val="20"/>
        </w:rPr>
        <w:t>he actual value of T2</w:t>
      </w:r>
      <w:r w:rsidRPr="000815DD">
        <w:rPr>
          <w:rFonts w:ascii="Times New Roman" w:hAnsi="Times New Roman"/>
          <w:szCs w:val="20"/>
        </w:rPr>
        <w:t xml:space="preserve"> (&gt;=</w:t>
      </w:r>
      <w:r w:rsidRPr="000815DD">
        <w:rPr>
          <w:rFonts w:ascii="Times New Roman" w:hAnsi="Times New Roman" w:hint="eastAsia"/>
          <w:szCs w:val="20"/>
        </w:rPr>
        <w:t>T</w:t>
      </w:r>
      <w:r w:rsidRPr="000815DD">
        <w:rPr>
          <w:rFonts w:ascii="Times New Roman" w:hAnsi="Times New Roman" w:hint="eastAsia"/>
          <w:szCs w:val="20"/>
          <w:vertAlign w:val="subscript"/>
        </w:rPr>
        <w:t>2min</w:t>
      </w:r>
      <w:r w:rsidRPr="000815DD">
        <w:rPr>
          <w:rFonts w:ascii="Times New Roman" w:hAnsi="Times New Roman"/>
          <w:szCs w:val="20"/>
        </w:rPr>
        <w:t>)</w:t>
      </w:r>
      <w:r w:rsidRPr="000815DD">
        <w:rPr>
          <w:rFonts w:ascii="Times New Roman" w:hAnsi="Times New Roman" w:hint="eastAsia"/>
          <w:szCs w:val="20"/>
        </w:rPr>
        <w:t xml:space="preserve"> is left </w:t>
      </w:r>
      <w:r w:rsidRPr="000815DD">
        <w:rPr>
          <w:rFonts w:ascii="Times New Roman" w:hAnsi="Times New Roman"/>
          <w:szCs w:val="20"/>
        </w:rPr>
        <w:t xml:space="preserve">to </w:t>
      </w:r>
      <w:r w:rsidRPr="000815DD">
        <w:rPr>
          <w:rFonts w:ascii="Times New Roman" w:hAnsi="Times New Roman" w:hint="eastAsia"/>
          <w:szCs w:val="20"/>
        </w:rPr>
        <w:t>UE implementation.</w:t>
      </w:r>
    </w:p>
    <w:p w14:paraId="7D555291" w14:textId="77777777" w:rsidR="000815DD" w:rsidRPr="000815DD" w:rsidRDefault="000815DD" w:rsidP="000815DD">
      <w:pPr>
        <w:ind w:left="720" w:hanging="720"/>
        <w:rPr>
          <w:lang w:eastAsia="x-none"/>
        </w:rPr>
      </w:pPr>
    </w:p>
    <w:p w14:paraId="4D4D8CD2" w14:textId="54F02A9A" w:rsidR="000815DD" w:rsidRPr="000815DD" w:rsidRDefault="00603E09" w:rsidP="000815DD">
      <w:pPr>
        <w:ind w:left="720" w:hanging="720"/>
        <w:rPr>
          <w:lang w:eastAsia="x-none"/>
        </w:rPr>
      </w:pPr>
      <w:hyperlink r:id="rId389" w:history="1">
        <w:r w:rsidR="00FE4C7E">
          <w:rPr>
            <w:rStyle w:val="Hyperlink"/>
            <w:lang w:eastAsia="x-none"/>
          </w:rPr>
          <w:t>R1-1803728</w:t>
        </w:r>
      </w:hyperlink>
      <w:r w:rsidR="000815DD" w:rsidRPr="000815DD">
        <w:rPr>
          <w:lang w:eastAsia="x-none"/>
        </w:rPr>
        <w:tab/>
        <w:t>Discussion on latency reduction between packet arrival and resource selection</w:t>
      </w:r>
      <w:r w:rsidR="000815DD" w:rsidRPr="000815DD">
        <w:rPr>
          <w:lang w:eastAsia="x-none"/>
        </w:rPr>
        <w:tab/>
        <w:t>CATT</w:t>
      </w:r>
    </w:p>
    <w:p w14:paraId="33202FC7" w14:textId="206740AC" w:rsidR="000815DD" w:rsidRPr="000815DD" w:rsidRDefault="00603E09" w:rsidP="000815DD">
      <w:pPr>
        <w:ind w:left="1440" w:hanging="1440"/>
        <w:rPr>
          <w:lang w:eastAsia="x-none"/>
        </w:rPr>
      </w:pPr>
      <w:hyperlink r:id="rId390" w:history="1">
        <w:r w:rsidR="00FE4C7E">
          <w:rPr>
            <w:rStyle w:val="Hyperlink"/>
            <w:lang w:eastAsia="x-none"/>
          </w:rPr>
          <w:t>R1-1803896</w:t>
        </w:r>
      </w:hyperlink>
      <w:r w:rsidR="000815DD" w:rsidRPr="000815DD">
        <w:rPr>
          <w:lang w:eastAsia="x-none"/>
        </w:rPr>
        <w:tab/>
        <w:t>Consideration for maximum time reduction between packet arrival at layer 1 and resource selection for transmission</w:t>
      </w:r>
      <w:r w:rsidR="000815DD" w:rsidRPr="000815DD">
        <w:rPr>
          <w:lang w:eastAsia="x-none"/>
        </w:rPr>
        <w:tab/>
        <w:t>ZTE, Sanechips</w:t>
      </w:r>
    </w:p>
    <w:p w14:paraId="74D5B6D0" w14:textId="01DBC55A" w:rsidR="000815DD" w:rsidRPr="000815DD" w:rsidRDefault="00603E09" w:rsidP="000815DD">
      <w:pPr>
        <w:ind w:left="720" w:hanging="720"/>
        <w:rPr>
          <w:lang w:eastAsia="x-none"/>
        </w:rPr>
      </w:pPr>
      <w:hyperlink r:id="rId391" w:history="1">
        <w:r w:rsidR="00FE4C7E">
          <w:rPr>
            <w:rStyle w:val="Hyperlink"/>
            <w:lang w:eastAsia="x-none"/>
          </w:rPr>
          <w:t>R1-1803987</w:t>
        </w:r>
      </w:hyperlink>
      <w:r w:rsidR="000815DD" w:rsidRPr="000815DD">
        <w:rPr>
          <w:lang w:eastAsia="x-none"/>
        </w:rPr>
        <w:tab/>
        <w:t>Latency reduction for eV2X</w:t>
      </w:r>
      <w:r w:rsidR="000815DD" w:rsidRPr="000815DD">
        <w:rPr>
          <w:lang w:eastAsia="x-none"/>
        </w:rPr>
        <w:tab/>
        <w:t>OPPO</w:t>
      </w:r>
    </w:p>
    <w:p w14:paraId="45D33B61" w14:textId="7E9FEB94" w:rsidR="000815DD" w:rsidRPr="000815DD" w:rsidRDefault="00603E09" w:rsidP="000815DD">
      <w:pPr>
        <w:ind w:left="720" w:hanging="720"/>
        <w:rPr>
          <w:lang w:eastAsia="x-none"/>
        </w:rPr>
      </w:pPr>
      <w:hyperlink r:id="rId392" w:history="1">
        <w:r w:rsidR="00FE4C7E">
          <w:rPr>
            <w:rStyle w:val="Hyperlink"/>
            <w:lang w:eastAsia="x-none"/>
          </w:rPr>
          <w:t>R1-1804021</w:t>
        </w:r>
      </w:hyperlink>
      <w:r w:rsidR="000815DD" w:rsidRPr="000815DD">
        <w:rPr>
          <w:lang w:eastAsia="x-none"/>
        </w:rPr>
        <w:tab/>
        <w:t>Considerations of Latency Reduction between Packet Arrival and Resource Selection</w:t>
      </w:r>
      <w:r w:rsidR="000815DD" w:rsidRPr="000815DD">
        <w:rPr>
          <w:lang w:eastAsia="x-none"/>
        </w:rPr>
        <w:tab/>
        <w:t>ITRI</w:t>
      </w:r>
    </w:p>
    <w:p w14:paraId="5399CEC8" w14:textId="450E820B" w:rsidR="000815DD" w:rsidRPr="000815DD" w:rsidRDefault="00603E09" w:rsidP="000815DD">
      <w:pPr>
        <w:ind w:left="720" w:hanging="720"/>
        <w:rPr>
          <w:lang w:eastAsia="x-none"/>
        </w:rPr>
      </w:pPr>
      <w:hyperlink r:id="rId393" w:history="1">
        <w:r w:rsidR="00FE4C7E">
          <w:rPr>
            <w:rStyle w:val="Hyperlink"/>
            <w:lang w:eastAsia="x-none"/>
          </w:rPr>
          <w:t>R1-1804128</w:t>
        </w:r>
      </w:hyperlink>
      <w:r w:rsidR="000815DD" w:rsidRPr="000815DD">
        <w:rPr>
          <w:lang w:eastAsia="x-none"/>
        </w:rPr>
        <w:tab/>
        <w:t>Discussion on latency reduction for eV2X</w:t>
      </w:r>
      <w:r w:rsidR="000815DD" w:rsidRPr="000815DD">
        <w:rPr>
          <w:lang w:eastAsia="x-none"/>
        </w:rPr>
        <w:tab/>
        <w:t>Huawei, HiSilicon</w:t>
      </w:r>
    </w:p>
    <w:p w14:paraId="4E9EA0A1" w14:textId="771975E3" w:rsidR="000815DD" w:rsidRPr="000815DD" w:rsidRDefault="00603E09" w:rsidP="000815DD">
      <w:pPr>
        <w:ind w:left="720" w:hanging="720"/>
        <w:rPr>
          <w:lang w:eastAsia="x-none"/>
        </w:rPr>
      </w:pPr>
      <w:hyperlink r:id="rId394" w:history="1">
        <w:r w:rsidR="00FE4C7E">
          <w:rPr>
            <w:rStyle w:val="Hyperlink"/>
            <w:lang w:eastAsia="x-none"/>
          </w:rPr>
          <w:t>R1-1804206</w:t>
        </w:r>
      </w:hyperlink>
      <w:r w:rsidR="000815DD" w:rsidRPr="000815DD">
        <w:rPr>
          <w:lang w:eastAsia="x-none"/>
        </w:rPr>
        <w:tab/>
        <w:t>Discussion on Latency Reduction for V2X Phase 2</w:t>
      </w:r>
      <w:r w:rsidR="000815DD" w:rsidRPr="000815DD">
        <w:rPr>
          <w:lang w:eastAsia="x-none"/>
        </w:rPr>
        <w:tab/>
        <w:t>Lenovo, Motorola Mobility</w:t>
      </w:r>
    </w:p>
    <w:p w14:paraId="36850F64" w14:textId="35979DDD" w:rsidR="000815DD" w:rsidRPr="000815DD" w:rsidRDefault="00603E09" w:rsidP="000815DD">
      <w:pPr>
        <w:ind w:left="720" w:hanging="720"/>
        <w:rPr>
          <w:lang w:eastAsia="x-none"/>
        </w:rPr>
      </w:pPr>
      <w:hyperlink r:id="rId395" w:history="1">
        <w:r w:rsidR="00FE4C7E">
          <w:rPr>
            <w:rStyle w:val="Hyperlink"/>
            <w:lang w:eastAsia="x-none"/>
          </w:rPr>
          <w:t>R1-1804261</w:t>
        </w:r>
      </w:hyperlink>
      <w:r w:rsidR="000815DD" w:rsidRPr="000815DD">
        <w:rPr>
          <w:lang w:eastAsia="x-none"/>
        </w:rPr>
        <w:tab/>
        <w:t>Discussion on latency reduction for eV2X</w:t>
      </w:r>
      <w:r w:rsidR="000815DD" w:rsidRPr="000815DD">
        <w:rPr>
          <w:lang w:eastAsia="x-none"/>
        </w:rPr>
        <w:tab/>
        <w:t>Nokia, Nokia Shanghai Bell</w:t>
      </w:r>
    </w:p>
    <w:p w14:paraId="29AC2D12" w14:textId="1DD5CA06" w:rsidR="000815DD" w:rsidRPr="000815DD" w:rsidRDefault="00603E09" w:rsidP="000815DD">
      <w:pPr>
        <w:ind w:left="720" w:hanging="720"/>
        <w:rPr>
          <w:lang w:eastAsia="x-none"/>
        </w:rPr>
      </w:pPr>
      <w:hyperlink r:id="rId396" w:history="1">
        <w:r w:rsidR="00FE4C7E">
          <w:rPr>
            <w:rStyle w:val="Hyperlink"/>
            <w:lang w:eastAsia="x-none"/>
          </w:rPr>
          <w:t>R1-1804323</w:t>
        </w:r>
      </w:hyperlink>
      <w:r w:rsidR="000815DD" w:rsidRPr="000815DD">
        <w:rPr>
          <w:lang w:eastAsia="x-none"/>
        </w:rPr>
        <w:tab/>
        <w:t>Support of shorter latency in V2X</w:t>
      </w:r>
      <w:r w:rsidR="000815DD" w:rsidRPr="000815DD">
        <w:rPr>
          <w:lang w:eastAsia="x-none"/>
        </w:rPr>
        <w:tab/>
        <w:t>Samsung</w:t>
      </w:r>
    </w:p>
    <w:p w14:paraId="4D49D8CA" w14:textId="20D50C54" w:rsidR="000815DD" w:rsidRPr="000815DD" w:rsidRDefault="00603E09" w:rsidP="000815DD">
      <w:pPr>
        <w:ind w:left="1440" w:hanging="1440"/>
        <w:rPr>
          <w:lang w:eastAsia="x-none"/>
        </w:rPr>
      </w:pPr>
      <w:hyperlink r:id="rId397" w:history="1">
        <w:r w:rsidR="00FE4C7E">
          <w:rPr>
            <w:rStyle w:val="Hyperlink"/>
            <w:lang w:eastAsia="x-none"/>
          </w:rPr>
          <w:t>R1-1804515</w:t>
        </w:r>
      </w:hyperlink>
      <w:r w:rsidR="000815DD" w:rsidRPr="000815DD">
        <w:rPr>
          <w:lang w:eastAsia="x-none"/>
        </w:rPr>
        <w:tab/>
        <w:t>Discussion on maximum time reduction between packet arrival and selected transmission resource</w:t>
      </w:r>
      <w:r w:rsidR="000815DD" w:rsidRPr="000815DD">
        <w:rPr>
          <w:lang w:eastAsia="x-none"/>
        </w:rPr>
        <w:tab/>
        <w:t>LG Electronics</w:t>
      </w:r>
    </w:p>
    <w:p w14:paraId="250EA1A4" w14:textId="625AAADC" w:rsidR="000815DD" w:rsidRPr="000815DD" w:rsidRDefault="00603E09" w:rsidP="000815DD">
      <w:pPr>
        <w:ind w:left="720" w:hanging="720"/>
        <w:rPr>
          <w:lang w:eastAsia="x-none"/>
        </w:rPr>
      </w:pPr>
      <w:hyperlink r:id="rId398" w:history="1">
        <w:r w:rsidR="00FE4C7E">
          <w:rPr>
            <w:rStyle w:val="Hyperlink"/>
            <w:lang w:eastAsia="x-none"/>
          </w:rPr>
          <w:t>R1-1804637</w:t>
        </w:r>
      </w:hyperlink>
      <w:r w:rsidR="000815DD" w:rsidRPr="000815DD">
        <w:rPr>
          <w:lang w:eastAsia="x-none"/>
        </w:rPr>
        <w:tab/>
        <w:t>Reducing time-to-transmit for V2X</w:t>
      </w:r>
      <w:r w:rsidR="000815DD" w:rsidRPr="000815DD">
        <w:rPr>
          <w:lang w:eastAsia="x-none"/>
        </w:rPr>
        <w:tab/>
        <w:t>Ericsson</w:t>
      </w:r>
    </w:p>
    <w:p w14:paraId="3D5BC567" w14:textId="2CC047D0" w:rsidR="000815DD" w:rsidRPr="000815DD" w:rsidRDefault="00603E09" w:rsidP="000815DD">
      <w:pPr>
        <w:ind w:left="720" w:hanging="720"/>
        <w:rPr>
          <w:lang w:eastAsia="x-none"/>
        </w:rPr>
      </w:pPr>
      <w:hyperlink r:id="rId399" w:history="1">
        <w:r w:rsidR="00FE4C7E">
          <w:rPr>
            <w:rStyle w:val="Hyperlink"/>
            <w:lang w:eastAsia="x-none"/>
          </w:rPr>
          <w:t>R1-1804691</w:t>
        </w:r>
      </w:hyperlink>
      <w:r w:rsidR="000815DD" w:rsidRPr="000815DD">
        <w:rPr>
          <w:lang w:eastAsia="x-none"/>
        </w:rPr>
        <w:tab/>
        <w:t>Resource selection latency reduction for LTE V2V sidelink communication</w:t>
      </w:r>
      <w:r w:rsidR="000815DD" w:rsidRPr="000815DD">
        <w:rPr>
          <w:lang w:eastAsia="x-none"/>
        </w:rPr>
        <w:tab/>
        <w:t>Intel Corporation</w:t>
      </w:r>
    </w:p>
    <w:p w14:paraId="04B0DC6F" w14:textId="51434870" w:rsidR="000815DD" w:rsidRPr="000815DD" w:rsidRDefault="00603E09" w:rsidP="000815DD">
      <w:pPr>
        <w:ind w:left="720" w:hanging="720"/>
        <w:rPr>
          <w:lang w:eastAsia="x-none"/>
        </w:rPr>
      </w:pPr>
      <w:hyperlink r:id="rId400" w:history="1">
        <w:r w:rsidR="00FE4C7E">
          <w:rPr>
            <w:rStyle w:val="Hyperlink"/>
            <w:lang w:eastAsia="x-none"/>
          </w:rPr>
          <w:t>R1-1804911</w:t>
        </w:r>
      </w:hyperlink>
      <w:r w:rsidR="000815DD" w:rsidRPr="000815DD">
        <w:rPr>
          <w:lang w:eastAsia="x-none"/>
        </w:rPr>
        <w:tab/>
        <w:t>Reduction of time between packet arrival and transmission</w:t>
      </w:r>
      <w:r w:rsidR="000815DD" w:rsidRPr="000815DD">
        <w:rPr>
          <w:lang w:eastAsia="x-none"/>
        </w:rPr>
        <w:tab/>
        <w:t>Qualcomm Incorporated</w:t>
      </w:r>
    </w:p>
    <w:p w14:paraId="100543E7" w14:textId="392E46AB" w:rsidR="000815DD" w:rsidRPr="000815DD" w:rsidRDefault="00603E09" w:rsidP="000815DD">
      <w:pPr>
        <w:ind w:left="720" w:hanging="720"/>
        <w:rPr>
          <w:lang w:eastAsia="x-none"/>
        </w:rPr>
      </w:pPr>
      <w:hyperlink r:id="rId401" w:history="1">
        <w:r w:rsidR="00FE4C7E">
          <w:rPr>
            <w:rStyle w:val="Hyperlink"/>
            <w:lang w:eastAsia="x-none"/>
          </w:rPr>
          <w:t>R1-1805025</w:t>
        </w:r>
      </w:hyperlink>
      <w:r w:rsidR="000815DD" w:rsidRPr="000815DD">
        <w:rPr>
          <w:lang w:eastAsia="x-none"/>
        </w:rPr>
        <w:tab/>
        <w:t>Reducing the maximum time between packet arrival and selected resource for data transmission</w:t>
      </w:r>
      <w:r w:rsidR="000815DD" w:rsidRPr="000815DD">
        <w:rPr>
          <w:lang w:eastAsia="x-none"/>
        </w:rPr>
        <w:tab/>
        <w:t>NTT DOCOMO, INC.</w:t>
      </w:r>
    </w:p>
    <w:p w14:paraId="350AA386" w14:textId="77777777" w:rsidR="000815DD" w:rsidRPr="000815DD" w:rsidRDefault="000815DD" w:rsidP="000815DD">
      <w:pPr>
        <w:pStyle w:val="Heading4"/>
        <w:rPr>
          <w:lang w:eastAsia="ja-JP"/>
        </w:rPr>
      </w:pPr>
      <w:bookmarkStart w:id="129" w:name="_Toc510867585"/>
      <w:bookmarkStart w:id="130" w:name="_Toc514184599"/>
      <w:r w:rsidRPr="000815DD">
        <w:rPr>
          <w:rFonts w:hint="eastAsia"/>
          <w:lang w:eastAsia="ja-JP"/>
        </w:rPr>
        <w:t>Other</w:t>
      </w:r>
      <w:bookmarkEnd w:id="123"/>
      <w:bookmarkEnd w:id="124"/>
      <w:bookmarkEnd w:id="129"/>
      <w:bookmarkEnd w:id="130"/>
    </w:p>
    <w:p w14:paraId="743024C4" w14:textId="233044B7" w:rsidR="000815DD" w:rsidRPr="000815DD" w:rsidRDefault="00603E09" w:rsidP="000815DD">
      <w:pPr>
        <w:ind w:left="720" w:hanging="720"/>
        <w:rPr>
          <w:lang w:eastAsia="x-none"/>
        </w:rPr>
      </w:pPr>
      <w:hyperlink r:id="rId402" w:history="1">
        <w:r w:rsidR="00FE4C7E">
          <w:rPr>
            <w:rStyle w:val="Hyperlink"/>
            <w:lang w:eastAsia="x-none"/>
          </w:rPr>
          <w:t>R1-1804627</w:t>
        </w:r>
      </w:hyperlink>
      <w:r w:rsidR="000815DD" w:rsidRPr="000815DD">
        <w:rPr>
          <w:lang w:eastAsia="x-none"/>
        </w:rPr>
        <w:tab/>
        <w:t>Introducing sTTI to V2X mode 3</w:t>
      </w:r>
      <w:r w:rsidR="000815DD" w:rsidRPr="000815DD">
        <w:rPr>
          <w:lang w:eastAsia="x-none"/>
        </w:rPr>
        <w:tab/>
        <w:t>Panasonic</w:t>
      </w:r>
    </w:p>
    <w:p w14:paraId="11AAFFB2" w14:textId="7D17A020" w:rsidR="00254752" w:rsidRDefault="00254752" w:rsidP="001C5F6C">
      <w:pPr>
        <w:pStyle w:val="Heading3"/>
        <w:ind w:left="720"/>
        <w:rPr>
          <w:rFonts w:cs="Times"/>
          <w:i/>
          <w:iCs/>
          <w:color w:val="0000FF"/>
          <w:szCs w:val="20"/>
          <w:u w:val="single"/>
        </w:rPr>
      </w:pPr>
      <w:bookmarkStart w:id="131" w:name="_Toc514184600"/>
      <w:r w:rsidRPr="00254752">
        <w:t>Even further enhanced MTC for LTE</w:t>
      </w:r>
      <w:bookmarkEnd w:id="96"/>
      <w:r w:rsidR="000E7520">
        <w:t xml:space="preserve"> - </w:t>
      </w:r>
      <w:r w:rsidRPr="000E7520">
        <w:rPr>
          <w:rFonts w:cs="Times"/>
          <w:i/>
          <w:iCs/>
          <w:szCs w:val="20"/>
        </w:rPr>
        <w:t xml:space="preserve">WID in </w:t>
      </w:r>
      <w:hyperlink r:id="rId403" w:history="1">
        <w:r w:rsidRPr="000E7520">
          <w:rPr>
            <w:rFonts w:cs="Times"/>
            <w:i/>
            <w:iCs/>
            <w:color w:val="0000FF"/>
            <w:szCs w:val="20"/>
            <w:u w:val="single"/>
          </w:rPr>
          <w:t>RP-172811</w:t>
        </w:r>
        <w:bookmarkEnd w:id="131"/>
      </w:hyperlink>
    </w:p>
    <w:p w14:paraId="26A7CB70" w14:textId="2B1DC4EA" w:rsidR="000E7520" w:rsidRPr="00ED0503" w:rsidRDefault="00603E09" w:rsidP="000E7520">
      <w:pPr>
        <w:rPr>
          <w:b/>
        </w:rPr>
      </w:pPr>
      <w:hyperlink r:id="rId404" w:history="1">
        <w:r w:rsidR="00FE4C7E">
          <w:rPr>
            <w:rStyle w:val="Hyperlink"/>
            <w:b/>
          </w:rPr>
          <w:t>R1-1805427</w:t>
        </w:r>
      </w:hyperlink>
      <w:r w:rsidR="000E7520" w:rsidRPr="00ED0503">
        <w:rPr>
          <w:b/>
        </w:rPr>
        <w:tab/>
        <w:t>Chairman's notes of AI 6.2.6 Even further enhanced MTC for LTE</w:t>
      </w:r>
      <w:r w:rsidR="000E7520" w:rsidRPr="00ED0503">
        <w:rPr>
          <w:b/>
        </w:rPr>
        <w:tab/>
        <w:t>Ad-hoc chair (NTT DOCOMO)</w:t>
      </w:r>
    </w:p>
    <w:p w14:paraId="78DE120D" w14:textId="77777777" w:rsidR="000E7520" w:rsidRDefault="000E7520" w:rsidP="000E752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0E66F4F9" w14:textId="0E33A523" w:rsidR="000E7520" w:rsidRDefault="000E7520" w:rsidP="000E7520"/>
    <w:p w14:paraId="6E52D7B9" w14:textId="0C2178A9" w:rsidR="00D37224" w:rsidRPr="00D37224" w:rsidRDefault="00D37224" w:rsidP="000E7520">
      <w:pPr>
        <w:rPr>
          <w:b/>
        </w:rPr>
      </w:pPr>
      <w:r w:rsidRPr="00D37224">
        <w:rPr>
          <w:b/>
        </w:rPr>
        <w:t>Friday</w:t>
      </w:r>
    </w:p>
    <w:p w14:paraId="085B7023" w14:textId="77777777" w:rsidR="00D37224" w:rsidRDefault="00D37224" w:rsidP="00D37224">
      <w:pPr>
        <w:rPr>
          <w:highlight w:val="cyan"/>
        </w:rPr>
      </w:pPr>
      <w:r w:rsidRPr="00D37224">
        <w:rPr>
          <w:highlight w:val="cyan"/>
        </w:rPr>
        <w:t xml:space="preserve">Rapporteur to prepare the list of agreements by </w:t>
      </w:r>
      <w:r>
        <w:rPr>
          <w:highlight w:val="cyan"/>
        </w:rPr>
        <w:t>April 23</w:t>
      </w:r>
      <w:r w:rsidRPr="00D37224">
        <w:rPr>
          <w:highlight w:val="cyan"/>
          <w:vertAlign w:val="superscript"/>
        </w:rPr>
        <w:t>rd</w:t>
      </w:r>
      <w:r>
        <w:rPr>
          <w:highlight w:val="cyan"/>
        </w:rPr>
        <w:t xml:space="preserve"> </w:t>
      </w:r>
    </w:p>
    <w:p w14:paraId="45DEA0FB" w14:textId="25A364B6" w:rsidR="00D37224" w:rsidRPr="00D37224" w:rsidRDefault="00D37224" w:rsidP="00D37224">
      <w:pPr>
        <w:rPr>
          <w:highlight w:val="cyan"/>
        </w:rPr>
      </w:pPr>
      <w:r w:rsidRPr="00D37224">
        <w:rPr>
          <w:highlight w:val="cyan"/>
        </w:rPr>
        <w:t>Editors to prepare CRs incorporating all the agreements by 5/4 (for 211, based on x3862/x5173; for 212, based on x4149), to be commented and endorsed by 5/11</w:t>
      </w:r>
    </w:p>
    <w:p w14:paraId="7B1E9C9F" w14:textId="77777777" w:rsidR="00D37224" w:rsidRPr="000E7520" w:rsidRDefault="00D37224" w:rsidP="000E7520"/>
    <w:p w14:paraId="6820090F" w14:textId="20C7728C" w:rsidR="00254752" w:rsidRPr="00254752" w:rsidRDefault="00603E09" w:rsidP="00254752">
      <w:pPr>
        <w:ind w:left="720" w:hanging="720"/>
        <w:rPr>
          <w:lang w:eastAsia="x-none"/>
        </w:rPr>
      </w:pPr>
      <w:hyperlink r:id="rId405" w:history="1">
        <w:r w:rsidR="00FE4C7E">
          <w:rPr>
            <w:rStyle w:val="Hyperlink"/>
            <w:lang w:eastAsia="x-none"/>
          </w:rPr>
          <w:t>R1-1803862</w:t>
        </w:r>
      </w:hyperlink>
      <w:r w:rsidR="00254752" w:rsidRPr="00254752">
        <w:rPr>
          <w:lang w:eastAsia="x-none"/>
        </w:rPr>
        <w:tab/>
        <w:t>Introduction of PUSCH sub-PRB allocation</w:t>
      </w:r>
      <w:r w:rsidR="00254752" w:rsidRPr="00254752">
        <w:rPr>
          <w:lang w:eastAsia="x-none"/>
        </w:rPr>
        <w:tab/>
        <w:t>Ericsson</w:t>
      </w:r>
    </w:p>
    <w:p w14:paraId="1958C4A2" w14:textId="4F15E9EB" w:rsidR="006B4D00" w:rsidRPr="00D37224" w:rsidRDefault="00603E09" w:rsidP="006B4D00">
      <w:pPr>
        <w:ind w:left="720" w:hanging="720"/>
        <w:rPr>
          <w:b/>
          <w:lang w:eastAsia="x-none"/>
        </w:rPr>
      </w:pPr>
      <w:hyperlink r:id="rId406" w:history="1">
        <w:r w:rsidR="00FE4C7E" w:rsidRPr="00D37224">
          <w:rPr>
            <w:rStyle w:val="Hyperlink"/>
            <w:b/>
            <w:lang w:eastAsia="x-none"/>
          </w:rPr>
          <w:t>R1-1804119</w:t>
        </w:r>
      </w:hyperlink>
      <w:r w:rsidR="006B4D00" w:rsidRPr="00D37224">
        <w:rPr>
          <w:b/>
          <w:lang w:eastAsia="x-none"/>
        </w:rPr>
        <w:tab/>
        <w:t>Draft RRC parameter list for L1 configuration of Rel-15 LTE-MTC</w:t>
      </w:r>
      <w:r w:rsidR="006B4D00" w:rsidRPr="00D37224">
        <w:rPr>
          <w:b/>
          <w:lang w:eastAsia="x-none"/>
        </w:rPr>
        <w:tab/>
        <w:t>Ericsson</w:t>
      </w:r>
    </w:p>
    <w:p w14:paraId="7D7C35E4" w14:textId="77777777" w:rsidR="006B4D00" w:rsidRPr="006B4D00" w:rsidRDefault="006B4D00" w:rsidP="006B4D00">
      <w:pPr>
        <w:ind w:left="720" w:hanging="720"/>
        <w:rPr>
          <w:rFonts w:eastAsia="Yu Mincho"/>
          <w:lang w:eastAsia="ja-JP"/>
        </w:rPr>
      </w:pPr>
      <w:r w:rsidRPr="006B4D00">
        <w:rPr>
          <w:rFonts w:eastAsia="Yu Mincho"/>
          <w:highlight w:val="cyan"/>
          <w:lang w:eastAsia="ja-JP"/>
        </w:rPr>
        <w:t>Email discussion including the agreements at RAN1#92bis meeting by 4/27(Fri)</w:t>
      </w:r>
    </w:p>
    <w:p w14:paraId="212C7121" w14:textId="77777777" w:rsidR="006B4D00" w:rsidRPr="006B4D00" w:rsidRDefault="006B4D00" w:rsidP="006B4D00">
      <w:pPr>
        <w:ind w:left="720" w:hanging="720"/>
        <w:rPr>
          <w:lang w:eastAsia="x-none"/>
        </w:rPr>
      </w:pPr>
    </w:p>
    <w:p w14:paraId="40FCB7DC" w14:textId="5A9BDAE5" w:rsidR="006B4D00" w:rsidRPr="006B4D00" w:rsidRDefault="00603E09" w:rsidP="006B4D00">
      <w:pPr>
        <w:ind w:left="720" w:hanging="720"/>
        <w:rPr>
          <w:lang w:eastAsia="x-none"/>
        </w:rPr>
      </w:pPr>
      <w:hyperlink r:id="rId407" w:history="1">
        <w:r w:rsidR="00FE4C7E">
          <w:rPr>
            <w:rStyle w:val="Hyperlink"/>
            <w:lang w:eastAsia="x-none"/>
          </w:rPr>
          <w:t>R1-1804149</w:t>
        </w:r>
      </w:hyperlink>
      <w:r w:rsidR="006B4D00" w:rsidRPr="006B4D00">
        <w:rPr>
          <w:lang w:eastAsia="x-none"/>
        </w:rPr>
        <w:tab/>
        <w:t>Introduction of FeMTC into 36.212</w:t>
      </w:r>
      <w:r w:rsidR="006B4D00" w:rsidRPr="006B4D00">
        <w:rPr>
          <w:lang w:eastAsia="x-none"/>
        </w:rPr>
        <w:tab/>
        <w:t>Huawei, HiSilicon</w:t>
      </w:r>
    </w:p>
    <w:p w14:paraId="69954F6F" w14:textId="1B7A4330" w:rsidR="006B4D00" w:rsidRPr="006B4D00" w:rsidRDefault="00603E09" w:rsidP="006B4D00">
      <w:pPr>
        <w:ind w:left="720" w:hanging="720"/>
        <w:rPr>
          <w:lang w:eastAsia="x-none"/>
        </w:rPr>
      </w:pPr>
      <w:hyperlink r:id="rId408" w:history="1">
        <w:r w:rsidR="00FE4C7E">
          <w:rPr>
            <w:rStyle w:val="Hyperlink"/>
            <w:lang w:eastAsia="x-none"/>
          </w:rPr>
          <w:t>R1-1805173</w:t>
        </w:r>
      </w:hyperlink>
      <w:r w:rsidR="006B4D00" w:rsidRPr="006B4D00">
        <w:rPr>
          <w:lang w:eastAsia="x-none"/>
        </w:rPr>
        <w:tab/>
        <w:t>Draft CR 36.211, Introduction of increased PUSCH spectral efficiency</w:t>
      </w:r>
      <w:r w:rsidR="006B4D00" w:rsidRPr="006B4D00">
        <w:rPr>
          <w:lang w:eastAsia="x-none"/>
        </w:rPr>
        <w:tab/>
        <w:t>Ericsson</w:t>
      </w:r>
    </w:p>
    <w:p w14:paraId="20153E87" w14:textId="77777777" w:rsidR="006B4D00" w:rsidRPr="006B4D00" w:rsidRDefault="006B4D00" w:rsidP="006B4D00">
      <w:pPr>
        <w:pStyle w:val="Heading4"/>
        <w:rPr>
          <w:lang w:val="sv-SE"/>
        </w:rPr>
      </w:pPr>
      <w:bookmarkStart w:id="132" w:name="_Toc511072773"/>
      <w:bookmarkStart w:id="133" w:name="_Toc514184601"/>
      <w:r w:rsidRPr="006B4D00">
        <w:t>Reduced system acquisition time</w:t>
      </w:r>
      <w:bookmarkEnd w:id="132"/>
      <w:bookmarkEnd w:id="133"/>
    </w:p>
    <w:p w14:paraId="6A0C756A" w14:textId="77777777" w:rsidR="006B4D00" w:rsidRPr="006B4D00" w:rsidRDefault="006B4D00" w:rsidP="006B4D00">
      <w:pPr>
        <w:ind w:left="720" w:hanging="720"/>
        <w:rPr>
          <w:rFonts w:cs="Times"/>
          <w:i/>
          <w:iCs/>
          <w:szCs w:val="20"/>
        </w:rPr>
      </w:pPr>
      <w:r w:rsidRPr="006B4D00">
        <w:rPr>
          <w:rFonts w:cs="Times"/>
          <w:i/>
          <w:iCs/>
          <w:szCs w:val="20"/>
        </w:rPr>
        <w:t>Physical layer aspects of improved cell search and/or system information acquisition performance</w:t>
      </w:r>
    </w:p>
    <w:p w14:paraId="43888965" w14:textId="77777777" w:rsidR="00D37224" w:rsidRDefault="00D37224" w:rsidP="006B4D00">
      <w:pPr>
        <w:ind w:left="720" w:hanging="720"/>
        <w:rPr>
          <w:rFonts w:eastAsia="Yu Mincho" w:cs="Times"/>
          <w:b/>
          <w:iCs/>
          <w:szCs w:val="20"/>
          <w:lang w:eastAsia="ja-JP"/>
        </w:rPr>
      </w:pPr>
    </w:p>
    <w:p w14:paraId="7B01626F" w14:textId="6699E488" w:rsidR="006B4D00" w:rsidRPr="00D37224" w:rsidRDefault="00603E09" w:rsidP="006B4D00">
      <w:pPr>
        <w:ind w:left="720" w:hanging="720"/>
        <w:rPr>
          <w:rFonts w:eastAsia="Yu Mincho" w:cs="Times"/>
          <w:b/>
          <w:iCs/>
          <w:szCs w:val="20"/>
          <w:lang w:eastAsia="ja-JP"/>
        </w:rPr>
      </w:pPr>
      <w:hyperlink r:id="rId409" w:history="1">
        <w:r w:rsidR="00FE4C7E" w:rsidRPr="00D37224">
          <w:rPr>
            <w:rStyle w:val="Hyperlink"/>
            <w:rFonts w:eastAsia="Yu Mincho" w:cs="Times"/>
            <w:b/>
            <w:iCs/>
            <w:szCs w:val="20"/>
            <w:lang w:eastAsia="ja-JP"/>
          </w:rPr>
          <w:t>R1-1805306</w:t>
        </w:r>
      </w:hyperlink>
      <w:r w:rsidR="006B4D00" w:rsidRPr="00D37224">
        <w:rPr>
          <w:rFonts w:eastAsia="Yu Mincho" w:cs="Times"/>
          <w:b/>
          <w:iCs/>
          <w:szCs w:val="20"/>
          <w:lang w:eastAsia="ja-JP"/>
        </w:rPr>
        <w:tab/>
      </w:r>
      <w:r w:rsidR="006B4D00" w:rsidRPr="00D37224">
        <w:rPr>
          <w:b/>
          <w:sz w:val="22"/>
        </w:rPr>
        <w:t xml:space="preserve">Feature summary for </w:t>
      </w:r>
      <w:bookmarkStart w:id="134" w:name="_Hlk507512658"/>
      <w:r w:rsidR="006B4D00" w:rsidRPr="00D37224">
        <w:rPr>
          <w:b/>
          <w:sz w:val="22"/>
        </w:rPr>
        <w:t xml:space="preserve">Reduced system acquisition time </w:t>
      </w:r>
      <w:bookmarkEnd w:id="134"/>
      <w:r w:rsidR="006B4D00" w:rsidRPr="00D37224">
        <w:rPr>
          <w:b/>
          <w:sz w:val="22"/>
        </w:rPr>
        <w:t>in MTC</w:t>
      </w:r>
      <w:r w:rsidR="006B4D00" w:rsidRPr="00D37224">
        <w:rPr>
          <w:b/>
          <w:sz w:val="22"/>
        </w:rPr>
        <w:tab/>
        <w:t>Ericsson</w:t>
      </w:r>
    </w:p>
    <w:p w14:paraId="7F2A30FC" w14:textId="77777777" w:rsidR="006B4D00" w:rsidRPr="00D37224" w:rsidRDefault="006B4D00" w:rsidP="00D37224"/>
    <w:p w14:paraId="10A62CB6" w14:textId="77777777" w:rsidR="006B4D00" w:rsidRPr="00D37224" w:rsidRDefault="006B4D00" w:rsidP="00D37224">
      <w:pPr>
        <w:rPr>
          <w:rFonts w:cs="Arial"/>
          <w:highlight w:val="magenta"/>
          <w:lang w:eastAsia="x-none"/>
        </w:rPr>
      </w:pPr>
      <w:bookmarkStart w:id="135" w:name="_Hlk507512831"/>
      <w:r w:rsidRPr="00D37224">
        <w:rPr>
          <w:rFonts w:cs="Arial"/>
          <w:highlight w:val="green"/>
          <w:lang w:eastAsia="x-none"/>
        </w:rPr>
        <w:t>Agreements</w:t>
      </w:r>
    </w:p>
    <w:p w14:paraId="520DEAA7" w14:textId="77777777" w:rsidR="006B4D00" w:rsidRPr="00D37224" w:rsidRDefault="006B4D00" w:rsidP="00D37224">
      <w:pPr>
        <w:pStyle w:val="ListParagraph"/>
        <w:numPr>
          <w:ilvl w:val="0"/>
          <w:numId w:val="343"/>
        </w:numPr>
        <w:spacing w:after="0"/>
        <w:ind w:hanging="357"/>
        <w:jc w:val="both"/>
      </w:pPr>
      <w:r w:rsidRPr="00D37224">
        <w:t>Resynchronization signal (RSS) configuration information is provided in SIB.</w:t>
      </w:r>
    </w:p>
    <w:p w14:paraId="7AEFECC5" w14:textId="77777777" w:rsidR="006B4D00" w:rsidRPr="00D37224" w:rsidRDefault="006B4D00" w:rsidP="00D37224">
      <w:pPr>
        <w:pStyle w:val="ListParagraph"/>
        <w:numPr>
          <w:ilvl w:val="0"/>
          <w:numId w:val="343"/>
        </w:numPr>
        <w:spacing w:after="0"/>
        <w:ind w:hanging="357"/>
        <w:jc w:val="both"/>
      </w:pPr>
      <w:r w:rsidRPr="00D37224">
        <w:t>The frequency location[s] of the RSS are configurable. Details are FFS.</w:t>
      </w:r>
    </w:p>
    <w:p w14:paraId="615B352E" w14:textId="77777777" w:rsidR="006B4D00" w:rsidRPr="00D37224" w:rsidRDefault="006B4D00" w:rsidP="00D37224">
      <w:pPr>
        <w:pStyle w:val="ListParagraph"/>
        <w:numPr>
          <w:ilvl w:val="0"/>
          <w:numId w:val="343"/>
        </w:numPr>
        <w:spacing w:after="0"/>
        <w:ind w:hanging="357"/>
        <w:jc w:val="both"/>
      </w:pPr>
      <w:r w:rsidRPr="00D37224">
        <w:t xml:space="preserve">The UE can assume that the transmission of RSS in subframes (2n, 2n+1) is from the same antenna port at least when TxD is used. </w:t>
      </w:r>
    </w:p>
    <w:p w14:paraId="03140A0B" w14:textId="77777777" w:rsidR="006B4D00" w:rsidRPr="00D37224" w:rsidRDefault="006B4D00" w:rsidP="00D37224">
      <w:pPr>
        <w:pStyle w:val="ListParagraph"/>
        <w:numPr>
          <w:ilvl w:val="1"/>
          <w:numId w:val="343"/>
        </w:numPr>
        <w:spacing w:after="0"/>
        <w:ind w:hanging="357"/>
        <w:jc w:val="both"/>
      </w:pPr>
      <w:r w:rsidRPr="00D37224">
        <w:t>FFS if TX diversity is signaled to UE.</w:t>
      </w:r>
    </w:p>
    <w:p w14:paraId="32D203CA" w14:textId="77777777" w:rsidR="006B4D00" w:rsidRPr="00D37224" w:rsidRDefault="006B4D00" w:rsidP="00D37224">
      <w:pPr>
        <w:pStyle w:val="ListParagraph"/>
        <w:numPr>
          <w:ilvl w:val="0"/>
          <w:numId w:val="343"/>
        </w:numPr>
        <w:spacing w:after="0"/>
        <w:ind w:hanging="357"/>
        <w:jc w:val="both"/>
      </w:pPr>
      <w:r w:rsidRPr="00D37224">
        <w:lastRenderedPageBreak/>
        <w:t>The periodicity of the first subframe of RSS is configurable to 160, 320, 640 and 1280 ms.</w:t>
      </w:r>
    </w:p>
    <w:p w14:paraId="3DE83447" w14:textId="77777777" w:rsidR="006B4D00" w:rsidRPr="00D37224" w:rsidRDefault="006B4D00" w:rsidP="00D37224">
      <w:pPr>
        <w:pStyle w:val="ListParagraph"/>
        <w:numPr>
          <w:ilvl w:val="1"/>
          <w:numId w:val="343"/>
        </w:numPr>
        <w:spacing w:after="0"/>
        <w:ind w:hanging="357"/>
        <w:jc w:val="both"/>
      </w:pPr>
      <w:r w:rsidRPr="00D37224">
        <w:rPr>
          <w:rFonts w:eastAsia="Yu Mincho" w:hint="eastAsia"/>
        </w:rPr>
        <w:t>I</w:t>
      </w:r>
      <w:r w:rsidRPr="00D37224">
        <w:rPr>
          <w:rFonts w:eastAsia="Yu Mincho"/>
        </w:rPr>
        <w:t xml:space="preserve">n addition, time offset is configurable </w:t>
      </w:r>
    </w:p>
    <w:p w14:paraId="102A54BF" w14:textId="77777777" w:rsidR="006B4D00" w:rsidRPr="00D37224" w:rsidRDefault="006B4D00" w:rsidP="00D37224">
      <w:pPr>
        <w:pStyle w:val="ListParagraph"/>
        <w:numPr>
          <w:ilvl w:val="2"/>
          <w:numId w:val="343"/>
        </w:numPr>
        <w:spacing w:after="0"/>
        <w:ind w:hanging="357"/>
        <w:jc w:val="both"/>
      </w:pPr>
      <w:r w:rsidRPr="00D37224">
        <w:rPr>
          <w:rFonts w:eastAsia="Yu Mincho" w:hint="eastAsia"/>
        </w:rPr>
        <w:t>F</w:t>
      </w:r>
      <w:r w:rsidRPr="00D37224">
        <w:rPr>
          <w:rFonts w:eastAsia="Yu Mincho"/>
        </w:rPr>
        <w:t>FS: Details</w:t>
      </w:r>
    </w:p>
    <w:p w14:paraId="4301EBC5" w14:textId="77777777" w:rsidR="006B4D00" w:rsidRPr="00D37224" w:rsidRDefault="006B4D00" w:rsidP="00D37224">
      <w:pPr>
        <w:pStyle w:val="ListParagraph"/>
        <w:numPr>
          <w:ilvl w:val="0"/>
          <w:numId w:val="343"/>
        </w:numPr>
        <w:spacing w:after="0"/>
        <w:ind w:hanging="357"/>
        <w:jc w:val="both"/>
      </w:pPr>
      <w:r w:rsidRPr="00D37224">
        <w:t>The RSS provides information about at least cell id.</w:t>
      </w:r>
    </w:p>
    <w:p w14:paraId="3BBEA9E0" w14:textId="77777777" w:rsidR="006B4D00" w:rsidRPr="006B4D00" w:rsidRDefault="006B4D00" w:rsidP="006B4D00">
      <w:pPr>
        <w:ind w:left="720" w:hanging="720"/>
        <w:jc w:val="both"/>
      </w:pPr>
    </w:p>
    <w:p w14:paraId="1C87D0E4" w14:textId="77777777" w:rsidR="006B4D00" w:rsidRPr="006B4D00" w:rsidRDefault="006B4D00" w:rsidP="006B4D00">
      <w:pPr>
        <w:ind w:left="720" w:hanging="720"/>
        <w:jc w:val="both"/>
      </w:pPr>
    </w:p>
    <w:p w14:paraId="21657E7E" w14:textId="77777777" w:rsidR="006B4D00" w:rsidRPr="00D37224" w:rsidRDefault="006B4D00" w:rsidP="006B4D00">
      <w:pPr>
        <w:ind w:left="720" w:hanging="720"/>
        <w:rPr>
          <w:szCs w:val="20"/>
          <w:highlight w:val="darkYellow"/>
        </w:rPr>
      </w:pPr>
      <w:r w:rsidRPr="00D37224">
        <w:rPr>
          <w:szCs w:val="20"/>
          <w:highlight w:val="darkYellow"/>
        </w:rPr>
        <w:t>Working assumption</w:t>
      </w:r>
    </w:p>
    <w:p w14:paraId="4DB25C13" w14:textId="77777777" w:rsidR="006B4D00" w:rsidRPr="00D37224" w:rsidRDefault="006B4D00" w:rsidP="00D37224">
      <w:pPr>
        <w:pStyle w:val="ListParagraph"/>
        <w:numPr>
          <w:ilvl w:val="0"/>
          <w:numId w:val="343"/>
        </w:numPr>
        <w:spacing w:after="120"/>
        <w:jc w:val="both"/>
        <w:rPr>
          <w:lang w:eastAsia="x-none"/>
        </w:rPr>
      </w:pPr>
      <w:r w:rsidRPr="00D37224">
        <w:rPr>
          <w:lang w:eastAsia="x-none"/>
        </w:rPr>
        <w:t xml:space="preserve">The RSS bandwidth is 2 PRBs. </w:t>
      </w:r>
    </w:p>
    <w:p w14:paraId="4E831680" w14:textId="77777777" w:rsidR="006B4D00" w:rsidRPr="00D37224" w:rsidRDefault="006B4D00" w:rsidP="00D37224">
      <w:pPr>
        <w:pStyle w:val="ListParagraph"/>
        <w:numPr>
          <w:ilvl w:val="1"/>
          <w:numId w:val="343"/>
        </w:numPr>
        <w:spacing w:after="120"/>
        <w:jc w:val="both"/>
        <w:rPr>
          <w:lang w:eastAsia="x-none"/>
        </w:rPr>
      </w:pPr>
      <w:r w:rsidRPr="00D37224">
        <w:rPr>
          <w:rFonts w:eastAsia="Yu Mincho" w:hint="eastAsia"/>
        </w:rPr>
        <w:t>F</w:t>
      </w:r>
      <w:r w:rsidRPr="00D37224">
        <w:rPr>
          <w:rFonts w:eastAsia="Yu Mincho"/>
        </w:rPr>
        <w:t>FS whether the 2PRB sequence is repetitions in the frequency domain of 1 PRB sequence.</w:t>
      </w:r>
    </w:p>
    <w:p w14:paraId="1602FEED" w14:textId="77777777" w:rsidR="006B4D00" w:rsidRPr="00D37224" w:rsidRDefault="006B4D00" w:rsidP="00D37224">
      <w:pPr>
        <w:pStyle w:val="ListParagraph"/>
        <w:numPr>
          <w:ilvl w:val="1"/>
          <w:numId w:val="343"/>
        </w:numPr>
        <w:spacing w:after="120"/>
        <w:jc w:val="both"/>
        <w:rPr>
          <w:lang w:eastAsia="x-none"/>
        </w:rPr>
      </w:pPr>
      <w:r w:rsidRPr="00D37224">
        <w:rPr>
          <w:lang w:eastAsia="x-none"/>
        </w:rPr>
        <w:t>Confirmed when analysis shows enough sequences with good cross correlation, without</w:t>
      </w:r>
      <w:r w:rsidRPr="00D37224">
        <w:rPr>
          <w:b/>
          <w:lang w:eastAsia="x-none"/>
        </w:rPr>
        <w:t xml:space="preserve"> </w:t>
      </w:r>
      <w:r w:rsidRPr="00D37224">
        <w:rPr>
          <w:lang w:eastAsia="x-none"/>
        </w:rPr>
        <w:t>significantly</w:t>
      </w:r>
      <w:r w:rsidRPr="00D37224">
        <w:rPr>
          <w:b/>
          <w:lang w:eastAsia="x-none"/>
        </w:rPr>
        <w:t xml:space="preserve"> </w:t>
      </w:r>
      <w:r w:rsidRPr="00D37224">
        <w:rPr>
          <w:lang w:eastAsia="x-none"/>
        </w:rPr>
        <w:t>increasing the time duration compared to 6 PRBs, can be found.</w:t>
      </w:r>
    </w:p>
    <w:p w14:paraId="0BFA7616" w14:textId="77777777" w:rsidR="006B4D00" w:rsidRPr="006B4D00" w:rsidRDefault="006B4D00" w:rsidP="00D37224"/>
    <w:bookmarkEnd w:id="135"/>
    <w:p w14:paraId="2290CF02" w14:textId="77777777" w:rsidR="006B4D00" w:rsidRPr="006B4D00" w:rsidRDefault="006B4D00" w:rsidP="00D37224">
      <w:pPr>
        <w:rPr>
          <w:rFonts w:cs="Arial"/>
          <w:szCs w:val="20"/>
        </w:rPr>
      </w:pPr>
      <w:r w:rsidRPr="006B4D00">
        <w:rPr>
          <w:rFonts w:cs="Arial"/>
          <w:b/>
          <w:szCs w:val="20"/>
          <w:highlight w:val="green"/>
        </w:rPr>
        <w:t>Agreement</w:t>
      </w:r>
    </w:p>
    <w:p w14:paraId="28624F3A" w14:textId="77777777" w:rsidR="006B4D00" w:rsidRPr="00D37224" w:rsidRDefault="006B4D00" w:rsidP="00D37224">
      <w:pPr>
        <w:pStyle w:val="ListParagraph"/>
        <w:numPr>
          <w:ilvl w:val="0"/>
          <w:numId w:val="343"/>
        </w:numPr>
        <w:jc w:val="both"/>
      </w:pPr>
      <w:r w:rsidRPr="00D37224">
        <w:t>The RSS should be designed taking into account the correlation properties with other LTE signals.</w:t>
      </w:r>
    </w:p>
    <w:p w14:paraId="5E863331" w14:textId="77777777" w:rsidR="006B4D00" w:rsidRPr="00D37224" w:rsidRDefault="006B4D00" w:rsidP="00D37224">
      <w:pPr>
        <w:pStyle w:val="ListParagraph"/>
        <w:numPr>
          <w:ilvl w:val="0"/>
          <w:numId w:val="343"/>
        </w:numPr>
        <w:jc w:val="both"/>
      </w:pPr>
      <w:r w:rsidRPr="00D37224">
        <w:t xml:space="preserve">The RSS transmission length is configurable in SIB </w:t>
      </w:r>
    </w:p>
    <w:p w14:paraId="5D66D7CF" w14:textId="77777777" w:rsidR="006B4D00" w:rsidRPr="00D37224" w:rsidRDefault="006B4D00" w:rsidP="00D37224">
      <w:pPr>
        <w:pStyle w:val="ListParagraph"/>
        <w:numPr>
          <w:ilvl w:val="0"/>
          <w:numId w:val="343"/>
        </w:numPr>
        <w:jc w:val="both"/>
      </w:pPr>
      <w:r w:rsidRPr="00D37224">
        <w:t>The RSS base sequence duration is down selected from 1 and 11 symbols.</w:t>
      </w:r>
    </w:p>
    <w:p w14:paraId="4D720773" w14:textId="77777777" w:rsidR="006B4D00" w:rsidRPr="006B4D00" w:rsidRDefault="006B4D00" w:rsidP="006B4D00">
      <w:pPr>
        <w:jc w:val="both"/>
        <w:rPr>
          <w:szCs w:val="20"/>
        </w:rPr>
      </w:pPr>
    </w:p>
    <w:p w14:paraId="2A94AC28" w14:textId="723A8EC8" w:rsidR="006B4D00" w:rsidRPr="00D37224" w:rsidRDefault="00603E09" w:rsidP="006B4D00">
      <w:pPr>
        <w:ind w:left="720" w:hanging="720"/>
        <w:rPr>
          <w:rFonts w:eastAsia="Yu Mincho" w:cs="Times"/>
          <w:b/>
          <w:i/>
          <w:iCs/>
          <w:szCs w:val="20"/>
          <w:lang w:eastAsia="ja-JP"/>
        </w:rPr>
      </w:pPr>
      <w:hyperlink r:id="rId410" w:history="1">
        <w:r w:rsidR="00FE4C7E" w:rsidRPr="00D37224">
          <w:rPr>
            <w:rStyle w:val="Hyperlink"/>
            <w:rFonts w:eastAsia="Yu Mincho" w:cs="Times"/>
            <w:b/>
            <w:iCs/>
            <w:szCs w:val="20"/>
            <w:lang w:eastAsia="ja-JP"/>
          </w:rPr>
          <w:t>R1-1805385</w:t>
        </w:r>
      </w:hyperlink>
      <w:r w:rsidR="006B4D00" w:rsidRPr="00D37224">
        <w:rPr>
          <w:rFonts w:eastAsia="Yu Mincho" w:cs="Times"/>
          <w:b/>
          <w:i/>
          <w:iCs/>
          <w:szCs w:val="20"/>
          <w:lang w:eastAsia="ja-JP"/>
        </w:rPr>
        <w:tab/>
      </w:r>
      <w:r w:rsidR="006B4D00" w:rsidRPr="00D37224">
        <w:rPr>
          <w:rFonts w:eastAsia="Yu Mincho" w:cs="Times"/>
          <w:b/>
          <w:iCs/>
          <w:szCs w:val="20"/>
          <w:lang w:eastAsia="ja-JP"/>
        </w:rPr>
        <w:t>WF on Reduced system acquisition time for MTC</w:t>
      </w:r>
      <w:r w:rsidR="006B4D00" w:rsidRPr="00D37224">
        <w:rPr>
          <w:rFonts w:eastAsia="Yu Mincho" w:cs="Times"/>
          <w:b/>
          <w:i/>
          <w:iCs/>
          <w:szCs w:val="20"/>
          <w:lang w:eastAsia="ja-JP"/>
        </w:rPr>
        <w:tab/>
      </w:r>
      <w:r w:rsidR="006B4D00" w:rsidRPr="00D37224">
        <w:rPr>
          <w:b/>
          <w:szCs w:val="22"/>
        </w:rPr>
        <w:t>Ericsson, Nokia, NSB, Sony, Intel, Sierra Wireless</w:t>
      </w:r>
    </w:p>
    <w:p w14:paraId="249D4B28" w14:textId="77777777" w:rsidR="006B4D00" w:rsidRPr="006B4D00" w:rsidRDefault="006B4D00" w:rsidP="006B4D00">
      <w:pPr>
        <w:ind w:left="720" w:hanging="720"/>
        <w:rPr>
          <w:rFonts w:cs="Times"/>
          <w:i/>
          <w:iCs/>
          <w:szCs w:val="20"/>
        </w:rPr>
      </w:pPr>
    </w:p>
    <w:p w14:paraId="41590217" w14:textId="01FB71CD" w:rsidR="006B4D00" w:rsidRPr="006B4D00" w:rsidRDefault="00603E09" w:rsidP="006B4D00">
      <w:pPr>
        <w:ind w:left="720" w:hanging="720"/>
        <w:rPr>
          <w:lang w:eastAsia="x-none"/>
        </w:rPr>
      </w:pPr>
      <w:hyperlink r:id="rId411" w:history="1">
        <w:r w:rsidR="00FE4C7E">
          <w:rPr>
            <w:rStyle w:val="Hyperlink"/>
            <w:lang w:eastAsia="x-none"/>
          </w:rPr>
          <w:t>R1-1803883</w:t>
        </w:r>
      </w:hyperlink>
      <w:r w:rsidR="006B4D00" w:rsidRPr="006B4D00">
        <w:rPr>
          <w:lang w:eastAsia="x-none"/>
        </w:rPr>
        <w:tab/>
        <w:t>Cell search and system information acquisition improvements in eFeMTC</w:t>
      </w:r>
      <w:r w:rsidR="006B4D00" w:rsidRPr="006B4D00">
        <w:rPr>
          <w:lang w:eastAsia="x-none"/>
        </w:rPr>
        <w:tab/>
        <w:t>Huawei, HiSilicon</w:t>
      </w:r>
    </w:p>
    <w:p w14:paraId="0EB20DEA" w14:textId="39A8825A" w:rsidR="006B4D00" w:rsidRPr="006B4D00" w:rsidRDefault="00603E09" w:rsidP="006B4D00">
      <w:pPr>
        <w:ind w:left="720" w:hanging="720"/>
        <w:rPr>
          <w:lang w:eastAsia="x-none"/>
        </w:rPr>
      </w:pPr>
      <w:hyperlink r:id="rId412" w:history="1">
        <w:r w:rsidR="00FE4C7E">
          <w:rPr>
            <w:rStyle w:val="Hyperlink"/>
            <w:lang w:eastAsia="x-none"/>
          </w:rPr>
          <w:t>R1-1804120</w:t>
        </w:r>
      </w:hyperlink>
      <w:r w:rsidR="006B4D00" w:rsidRPr="006B4D00">
        <w:rPr>
          <w:lang w:eastAsia="x-none"/>
        </w:rPr>
        <w:tab/>
        <w:t>Reduced system acquisition time for MTC</w:t>
      </w:r>
      <w:r w:rsidR="006B4D00" w:rsidRPr="006B4D00">
        <w:rPr>
          <w:lang w:eastAsia="x-none"/>
        </w:rPr>
        <w:tab/>
        <w:t>Ericsson</w:t>
      </w:r>
    </w:p>
    <w:p w14:paraId="5FCC9084" w14:textId="2E4956B3" w:rsidR="006B4D00" w:rsidRPr="006B4D00" w:rsidRDefault="00603E09" w:rsidP="006B4D00">
      <w:pPr>
        <w:ind w:left="720" w:hanging="720"/>
        <w:rPr>
          <w:lang w:eastAsia="x-none"/>
        </w:rPr>
      </w:pPr>
      <w:hyperlink r:id="rId413" w:history="1">
        <w:r w:rsidR="00FE4C7E">
          <w:rPr>
            <w:rStyle w:val="Hyperlink"/>
            <w:lang w:eastAsia="x-none"/>
          </w:rPr>
          <w:t>R1-1804174</w:t>
        </w:r>
      </w:hyperlink>
      <w:r w:rsidR="006B4D00" w:rsidRPr="006B4D00">
        <w:rPr>
          <w:lang w:eastAsia="x-none"/>
        </w:rPr>
        <w:tab/>
        <w:t>Remaining issues on system acquisition time reduction for MTC</w:t>
      </w:r>
      <w:r w:rsidR="006B4D00" w:rsidRPr="006B4D00">
        <w:rPr>
          <w:lang w:eastAsia="x-none"/>
        </w:rPr>
        <w:tab/>
        <w:t>ZTE, SaneChips</w:t>
      </w:r>
    </w:p>
    <w:p w14:paraId="45D0EEDF" w14:textId="3FB64FE6" w:rsidR="006B4D00" w:rsidRPr="006B4D00" w:rsidRDefault="00603E09" w:rsidP="006B4D00">
      <w:pPr>
        <w:ind w:left="720" w:hanging="720"/>
        <w:rPr>
          <w:lang w:eastAsia="x-none"/>
        </w:rPr>
      </w:pPr>
      <w:hyperlink r:id="rId414" w:history="1">
        <w:r w:rsidR="00FE4C7E">
          <w:rPr>
            <w:rStyle w:val="Hyperlink"/>
            <w:lang w:eastAsia="x-none"/>
          </w:rPr>
          <w:t>R1-1804238</w:t>
        </w:r>
      </w:hyperlink>
      <w:r w:rsidR="006B4D00" w:rsidRPr="006B4D00">
        <w:rPr>
          <w:lang w:eastAsia="x-none"/>
        </w:rPr>
        <w:tab/>
        <w:t>Reducing system acquisition time for efeMTC</w:t>
      </w:r>
      <w:r w:rsidR="006B4D00" w:rsidRPr="006B4D00">
        <w:rPr>
          <w:lang w:eastAsia="x-none"/>
        </w:rPr>
        <w:tab/>
        <w:t>Nokia, Nokia Shanghai Bell</w:t>
      </w:r>
    </w:p>
    <w:p w14:paraId="7B68AF75" w14:textId="3D42F353" w:rsidR="006B4D00" w:rsidRPr="006B4D00" w:rsidRDefault="00603E09" w:rsidP="006B4D00">
      <w:pPr>
        <w:ind w:left="720" w:hanging="720"/>
        <w:rPr>
          <w:lang w:eastAsia="x-none"/>
        </w:rPr>
      </w:pPr>
      <w:hyperlink r:id="rId415" w:history="1">
        <w:r w:rsidR="00FE4C7E">
          <w:rPr>
            <w:rStyle w:val="Hyperlink"/>
            <w:lang w:eastAsia="x-none"/>
          </w:rPr>
          <w:t>R1-1804324</w:t>
        </w:r>
      </w:hyperlink>
      <w:r w:rsidR="006B4D00" w:rsidRPr="006B4D00">
        <w:rPr>
          <w:lang w:eastAsia="x-none"/>
        </w:rPr>
        <w:tab/>
        <w:t>Discussion on enhanced synchronization signals and resynchronization signals</w:t>
      </w:r>
      <w:r w:rsidR="006B4D00" w:rsidRPr="006B4D00">
        <w:rPr>
          <w:lang w:eastAsia="x-none"/>
        </w:rPr>
        <w:tab/>
        <w:t>Samsung</w:t>
      </w:r>
    </w:p>
    <w:p w14:paraId="7A202285" w14:textId="4A084767" w:rsidR="006B4D00" w:rsidRPr="006B4D00" w:rsidRDefault="00603E09" w:rsidP="006B4D00">
      <w:pPr>
        <w:ind w:left="720" w:hanging="720"/>
        <w:rPr>
          <w:lang w:eastAsia="x-none"/>
        </w:rPr>
      </w:pPr>
      <w:hyperlink r:id="rId416" w:history="1">
        <w:r w:rsidR="00FE4C7E">
          <w:rPr>
            <w:rStyle w:val="Hyperlink"/>
            <w:lang w:eastAsia="x-none"/>
          </w:rPr>
          <w:t>R1-1804471</w:t>
        </w:r>
      </w:hyperlink>
      <w:r w:rsidR="006B4D00" w:rsidRPr="006B4D00">
        <w:rPr>
          <w:lang w:eastAsia="x-none"/>
        </w:rPr>
        <w:tab/>
        <w:t>Re-Sync Signal Design Considerations</w:t>
      </w:r>
      <w:r w:rsidR="006B4D00" w:rsidRPr="006B4D00">
        <w:rPr>
          <w:lang w:eastAsia="x-none"/>
        </w:rPr>
        <w:tab/>
        <w:t>Sierra Wireless, S.A.</w:t>
      </w:r>
    </w:p>
    <w:p w14:paraId="3DD954CF" w14:textId="0A235532" w:rsidR="006B4D00" w:rsidRPr="006B4D00" w:rsidRDefault="00603E09" w:rsidP="006B4D00">
      <w:pPr>
        <w:ind w:left="720" w:hanging="720"/>
        <w:rPr>
          <w:lang w:eastAsia="x-none"/>
        </w:rPr>
      </w:pPr>
      <w:hyperlink r:id="rId417" w:history="1">
        <w:r w:rsidR="00FE4C7E">
          <w:rPr>
            <w:rStyle w:val="Hyperlink"/>
            <w:lang w:eastAsia="x-none"/>
          </w:rPr>
          <w:t>R1-1804602</w:t>
        </w:r>
      </w:hyperlink>
      <w:r w:rsidR="006B4D00" w:rsidRPr="006B4D00">
        <w:rPr>
          <w:lang w:eastAsia="x-none"/>
        </w:rPr>
        <w:tab/>
        <w:t>Considerations on eSS for efeMTC</w:t>
      </w:r>
      <w:r w:rsidR="006B4D00" w:rsidRPr="006B4D00">
        <w:rPr>
          <w:lang w:eastAsia="x-none"/>
        </w:rPr>
        <w:tab/>
        <w:t>Sony</w:t>
      </w:r>
    </w:p>
    <w:p w14:paraId="559752DA" w14:textId="402A465F" w:rsidR="006B4D00" w:rsidRPr="006B4D00" w:rsidRDefault="00603E09" w:rsidP="006B4D00">
      <w:pPr>
        <w:ind w:left="720" w:hanging="720"/>
        <w:rPr>
          <w:lang w:eastAsia="x-none"/>
        </w:rPr>
      </w:pPr>
      <w:hyperlink r:id="rId418" w:history="1">
        <w:r w:rsidR="00FE4C7E">
          <w:rPr>
            <w:rStyle w:val="Hyperlink"/>
            <w:lang w:eastAsia="x-none"/>
          </w:rPr>
          <w:t>R1-1804692</w:t>
        </w:r>
      </w:hyperlink>
      <w:r w:rsidR="006B4D00" w:rsidRPr="006B4D00">
        <w:rPr>
          <w:lang w:eastAsia="x-none"/>
        </w:rPr>
        <w:tab/>
        <w:t>System acquisition time reduction for efeMTC</w:t>
      </w:r>
      <w:r w:rsidR="006B4D00" w:rsidRPr="006B4D00">
        <w:rPr>
          <w:lang w:eastAsia="x-none"/>
        </w:rPr>
        <w:tab/>
        <w:t>Intel Corporation</w:t>
      </w:r>
    </w:p>
    <w:p w14:paraId="2952643E" w14:textId="6AAA1BB5" w:rsidR="006B4D00" w:rsidRPr="006B4D00" w:rsidRDefault="00603E09" w:rsidP="006B4D00">
      <w:pPr>
        <w:ind w:left="720" w:hanging="720"/>
        <w:rPr>
          <w:lang w:eastAsia="x-none"/>
        </w:rPr>
      </w:pPr>
      <w:hyperlink r:id="rId419" w:history="1">
        <w:r w:rsidR="00FE4C7E">
          <w:rPr>
            <w:rStyle w:val="Hyperlink"/>
            <w:lang w:eastAsia="x-none"/>
          </w:rPr>
          <w:t>R1-1804912</w:t>
        </w:r>
      </w:hyperlink>
      <w:r w:rsidR="006B4D00" w:rsidRPr="006B4D00">
        <w:rPr>
          <w:lang w:eastAsia="x-none"/>
        </w:rPr>
        <w:tab/>
        <w:t>Reduced system acquisition time</w:t>
      </w:r>
      <w:r w:rsidR="006B4D00" w:rsidRPr="006B4D00">
        <w:rPr>
          <w:lang w:eastAsia="x-none"/>
        </w:rPr>
        <w:tab/>
        <w:t>Qualcomm Incorporated</w:t>
      </w:r>
    </w:p>
    <w:p w14:paraId="185C4F00" w14:textId="37FE2194" w:rsidR="006B4D00" w:rsidRDefault="006B4D00" w:rsidP="006B4D00">
      <w:pPr>
        <w:pStyle w:val="Heading4"/>
      </w:pPr>
      <w:bookmarkStart w:id="136" w:name="_Toc511072774"/>
      <w:bookmarkStart w:id="137" w:name="_Toc514184602"/>
      <w:r w:rsidRPr="006B4D00">
        <w:t>Early data transmission</w:t>
      </w:r>
      <w:bookmarkEnd w:id="136"/>
      <w:bookmarkEnd w:id="137"/>
    </w:p>
    <w:p w14:paraId="430D733F" w14:textId="77777777" w:rsidR="00A3729D" w:rsidRPr="006B4D00" w:rsidRDefault="00A3729D" w:rsidP="00A3729D">
      <w:pPr>
        <w:ind w:left="720" w:hanging="720"/>
        <w:rPr>
          <w:rFonts w:cs="Times"/>
          <w:i/>
          <w:iCs/>
          <w:szCs w:val="20"/>
        </w:rPr>
      </w:pPr>
      <w:r w:rsidRPr="006B4D00">
        <w:rPr>
          <w:rFonts w:cs="Times"/>
          <w:i/>
          <w:iCs/>
          <w:szCs w:val="20"/>
        </w:rPr>
        <w:t>Physical layer aspects of support for data transmission during the random access procedure</w:t>
      </w:r>
    </w:p>
    <w:p w14:paraId="2B5AEF07" w14:textId="77777777" w:rsidR="00A3729D" w:rsidRPr="00A3729D" w:rsidRDefault="00A3729D" w:rsidP="00A3729D"/>
    <w:p w14:paraId="284F7829" w14:textId="2D47C960" w:rsidR="006B4D00" w:rsidRPr="00A3729D" w:rsidRDefault="00603E09" w:rsidP="006B4D00">
      <w:pPr>
        <w:ind w:left="720" w:hanging="720"/>
        <w:rPr>
          <w:rFonts w:eastAsia="Yu Mincho" w:cs="Times"/>
          <w:b/>
          <w:i/>
          <w:iCs/>
          <w:szCs w:val="20"/>
          <w:lang w:eastAsia="ja-JP"/>
        </w:rPr>
      </w:pPr>
      <w:hyperlink r:id="rId420" w:history="1">
        <w:r w:rsidR="00FE4C7E" w:rsidRPr="00A3729D">
          <w:rPr>
            <w:rStyle w:val="Hyperlink"/>
            <w:rFonts w:eastAsia="Yu Mincho" w:cs="Times"/>
            <w:b/>
            <w:iCs/>
            <w:szCs w:val="20"/>
            <w:lang w:eastAsia="ja-JP"/>
          </w:rPr>
          <w:t>R1-1805287</w:t>
        </w:r>
      </w:hyperlink>
      <w:r w:rsidR="006B4D00" w:rsidRPr="00A3729D">
        <w:rPr>
          <w:rFonts w:eastAsia="Yu Mincho" w:cs="Times"/>
          <w:b/>
          <w:i/>
          <w:iCs/>
          <w:szCs w:val="20"/>
          <w:lang w:eastAsia="ja-JP"/>
        </w:rPr>
        <w:tab/>
      </w:r>
      <w:r w:rsidR="006B4D00" w:rsidRPr="00A3729D">
        <w:rPr>
          <w:b/>
          <w:lang w:eastAsia="zh-CN"/>
        </w:rPr>
        <w:t>Feature lead summary of EDT in eMTC</w:t>
      </w:r>
      <w:r w:rsidR="006B4D00" w:rsidRPr="00A3729D">
        <w:rPr>
          <w:b/>
          <w:lang w:eastAsia="zh-CN"/>
        </w:rPr>
        <w:tab/>
      </w:r>
      <w:r w:rsidR="006B4D00" w:rsidRPr="00A3729D">
        <w:rPr>
          <w:b/>
          <w:lang w:eastAsia="x-none"/>
        </w:rPr>
        <w:t>Huawei, HiSilicon</w:t>
      </w:r>
    </w:p>
    <w:p w14:paraId="1AC3B2DD" w14:textId="77777777" w:rsidR="006B4D00" w:rsidRPr="006B4D00" w:rsidRDefault="006B4D00" w:rsidP="006B4D00">
      <w:pPr>
        <w:ind w:left="720" w:hanging="720"/>
        <w:rPr>
          <w:rFonts w:eastAsia="Yu Mincho" w:cs="Times"/>
          <w:iCs/>
          <w:szCs w:val="20"/>
          <w:lang w:eastAsia="ja-JP"/>
        </w:rPr>
      </w:pPr>
    </w:p>
    <w:p w14:paraId="60B17BD6" w14:textId="77777777" w:rsidR="006B4D00" w:rsidRPr="006B4D00" w:rsidRDefault="006B4D00" w:rsidP="006B4D00">
      <w:pPr>
        <w:ind w:left="720" w:hanging="720"/>
        <w:rPr>
          <w:rFonts w:eastAsia="Yu Mincho" w:cs="Times"/>
          <w:iCs/>
          <w:szCs w:val="20"/>
          <w:lang w:eastAsia="ja-JP"/>
        </w:rPr>
      </w:pPr>
      <w:r w:rsidRPr="006B4D00">
        <w:rPr>
          <w:rFonts w:eastAsia="Yu Mincho" w:cs="Times"/>
          <w:iCs/>
          <w:szCs w:val="20"/>
          <w:highlight w:val="green"/>
          <w:lang w:eastAsia="ja-JP"/>
        </w:rPr>
        <w:t>Agreement</w:t>
      </w:r>
    </w:p>
    <w:p w14:paraId="13E89963" w14:textId="77777777" w:rsidR="006B4D00" w:rsidRPr="006B4D00" w:rsidRDefault="006B4D00" w:rsidP="006B4D00">
      <w:pPr>
        <w:rPr>
          <w:szCs w:val="20"/>
          <w:lang w:eastAsia="zh-CN"/>
        </w:rPr>
      </w:pPr>
      <w:r w:rsidRPr="006B4D00">
        <w:rPr>
          <w:rFonts w:hint="eastAsia"/>
          <w:szCs w:val="20"/>
          <w:lang w:eastAsia="zh-CN"/>
        </w:rPr>
        <w:t xml:space="preserve">For EDT scheduled by RAR grant, </w:t>
      </w:r>
    </w:p>
    <w:p w14:paraId="5D5119DE" w14:textId="77777777" w:rsidR="006B4D00" w:rsidRPr="00A3729D" w:rsidRDefault="006B4D00" w:rsidP="00A3729D">
      <w:pPr>
        <w:pStyle w:val="ListParagraph"/>
        <w:numPr>
          <w:ilvl w:val="0"/>
          <w:numId w:val="344"/>
        </w:numPr>
      </w:pPr>
      <w:r w:rsidRPr="00A3729D">
        <w:rPr>
          <w:lang w:eastAsia="zh-CN"/>
        </w:rPr>
        <w:t>For CE Mode A, 2–</w:t>
      </w:r>
      <w:r w:rsidRPr="00A3729D">
        <w:rPr>
          <w:rFonts w:hint="eastAsia"/>
          <w:lang w:eastAsia="zh-CN"/>
        </w:rPr>
        <w:t xml:space="preserve">6 PRBs are supported with </w:t>
      </w:r>
      <w:r w:rsidRPr="00A3729D">
        <w:rPr>
          <w:lang w:eastAsia="zh-CN"/>
        </w:rPr>
        <w:t>4 bits resource allocation field.</w:t>
      </w:r>
    </w:p>
    <w:p w14:paraId="0B5A4E9D" w14:textId="77777777" w:rsidR="006B4D00" w:rsidRPr="00A3729D" w:rsidRDefault="006B4D00" w:rsidP="00A3729D">
      <w:pPr>
        <w:pStyle w:val="ListParagraph"/>
        <w:numPr>
          <w:ilvl w:val="1"/>
          <w:numId w:val="344"/>
        </w:numPr>
      </w:pPr>
      <w:r w:rsidRPr="00A3729D">
        <w:rPr>
          <w:rFonts w:eastAsia="Yu Mincho" w:hint="eastAsia"/>
        </w:rPr>
        <w:t>W</w:t>
      </w:r>
      <w:r w:rsidRPr="00A3729D">
        <w:rPr>
          <w:rFonts w:eastAsia="Yu Mincho"/>
        </w:rPr>
        <w:t>hether to support 1 PRB can be reconsidered if there is an available spare bit to expand resource allocation field.</w:t>
      </w:r>
    </w:p>
    <w:p w14:paraId="2286A545" w14:textId="77777777" w:rsidR="006B4D00" w:rsidRPr="00A3729D" w:rsidRDefault="006B4D00" w:rsidP="00A3729D">
      <w:pPr>
        <w:pStyle w:val="ListParagraph"/>
        <w:numPr>
          <w:ilvl w:val="0"/>
          <w:numId w:val="344"/>
        </w:numPr>
      </w:pPr>
      <w:r w:rsidRPr="00A3729D">
        <w:t xml:space="preserve">For CE Mode B, </w:t>
      </w:r>
      <w:r w:rsidRPr="00A3729D">
        <w:rPr>
          <w:lang w:eastAsia="zh-CN"/>
        </w:rPr>
        <w:t>1-2</w:t>
      </w:r>
      <w:r w:rsidRPr="00A3729D">
        <w:rPr>
          <w:rFonts w:hint="eastAsia"/>
          <w:lang w:eastAsia="zh-CN"/>
        </w:rPr>
        <w:t xml:space="preserve"> PRBs are supported with </w:t>
      </w:r>
      <w:r w:rsidRPr="00A3729D">
        <w:rPr>
          <w:lang w:eastAsia="zh-CN"/>
        </w:rPr>
        <w:t>at least 3 bits resource allocation field.</w:t>
      </w:r>
    </w:p>
    <w:p w14:paraId="227EFF71" w14:textId="77777777" w:rsidR="006B4D00" w:rsidRPr="00A3729D" w:rsidRDefault="006B4D00" w:rsidP="00A3729D">
      <w:pPr>
        <w:pStyle w:val="ListParagraph"/>
        <w:numPr>
          <w:ilvl w:val="1"/>
          <w:numId w:val="344"/>
        </w:numPr>
      </w:pPr>
      <w:r w:rsidRPr="00A3729D">
        <w:rPr>
          <w:rFonts w:eastAsia="Yu Mincho"/>
        </w:rPr>
        <w:t>Resource allocation may or may not be modified, picking at least 8 resource allocations.</w:t>
      </w:r>
    </w:p>
    <w:p w14:paraId="7D1A4E71" w14:textId="77777777" w:rsidR="006B4D00" w:rsidRPr="00A3729D" w:rsidRDefault="006B4D00" w:rsidP="00A3729D">
      <w:pPr>
        <w:pStyle w:val="ListParagraph"/>
        <w:numPr>
          <w:ilvl w:val="1"/>
          <w:numId w:val="344"/>
        </w:numPr>
      </w:pPr>
      <w:r w:rsidRPr="00A3729D">
        <w:rPr>
          <w:rFonts w:eastAsia="Yu Mincho" w:hint="eastAsia"/>
        </w:rPr>
        <w:t>W</w:t>
      </w:r>
      <w:r w:rsidRPr="00A3729D">
        <w:rPr>
          <w:rFonts w:eastAsia="Yu Mincho"/>
        </w:rPr>
        <w:t>hether to expand resource allocation can be reconsidered if there is an available spare bit to expand resource allocation field.</w:t>
      </w:r>
    </w:p>
    <w:p w14:paraId="3A3E07EF" w14:textId="77777777" w:rsidR="006B4D00" w:rsidRPr="006B4D00" w:rsidRDefault="006B4D00" w:rsidP="006B4D00">
      <w:pPr>
        <w:ind w:left="720" w:hanging="720"/>
        <w:rPr>
          <w:rFonts w:eastAsia="Yu Mincho" w:cs="Times"/>
          <w:iCs/>
          <w:szCs w:val="20"/>
          <w:lang w:eastAsia="ja-JP"/>
        </w:rPr>
      </w:pPr>
      <w:r w:rsidRPr="006B4D00">
        <w:rPr>
          <w:rFonts w:eastAsia="Yu Mincho" w:cs="Times"/>
          <w:iCs/>
          <w:szCs w:val="20"/>
          <w:highlight w:val="green"/>
          <w:lang w:eastAsia="ja-JP"/>
        </w:rPr>
        <w:t>Agreement</w:t>
      </w:r>
      <w:r w:rsidRPr="006B4D00">
        <w:rPr>
          <w:rFonts w:eastAsia="Yu Mincho" w:cs="Times"/>
          <w:iCs/>
          <w:szCs w:val="20"/>
          <w:lang w:eastAsia="ja-JP"/>
        </w:rPr>
        <w:t xml:space="preserve"> </w:t>
      </w:r>
    </w:p>
    <w:p w14:paraId="78C3374F" w14:textId="77777777" w:rsidR="006B4D00" w:rsidRPr="00A3729D" w:rsidRDefault="006B4D00" w:rsidP="00A3729D">
      <w:pPr>
        <w:pStyle w:val="ListParagraph"/>
        <w:numPr>
          <w:ilvl w:val="0"/>
          <w:numId w:val="345"/>
        </w:numPr>
      </w:pPr>
      <w:r w:rsidRPr="00A3729D">
        <w:t>The 8 maximum TBS values in CE mode A (i.e. PRACH levels 0 and 1) are {</w:t>
      </w:r>
      <w:r w:rsidRPr="006B4D00">
        <w:rPr>
          <w:lang w:eastAsia="sv-SE"/>
        </w:rPr>
        <w:t>328 408 504 600 712 808 936 1000</w:t>
      </w:r>
      <w:r w:rsidRPr="00A3729D">
        <w:t>}.</w:t>
      </w:r>
    </w:p>
    <w:p w14:paraId="742DC995" w14:textId="77777777" w:rsidR="006B4D00" w:rsidRPr="00A3729D" w:rsidRDefault="006B4D00" w:rsidP="00A3729D">
      <w:pPr>
        <w:pStyle w:val="ListParagraph"/>
        <w:numPr>
          <w:ilvl w:val="1"/>
          <w:numId w:val="345"/>
        </w:numPr>
      </w:pPr>
      <w:r w:rsidRPr="00A3729D">
        <w:t>Only values of N</w:t>
      </w:r>
      <w:r w:rsidRPr="00A3729D">
        <w:rPr>
          <w:vertAlign w:val="subscript"/>
        </w:rPr>
        <w:t>PRB</w:t>
      </w:r>
      <w:r w:rsidRPr="00A3729D">
        <w:t xml:space="preserve"> and values of TBS in legacy Rel-13 PUSCH table can be used for EDT </w:t>
      </w:r>
    </w:p>
    <w:p w14:paraId="1B9B4AF3" w14:textId="77777777" w:rsidR="006B4D00" w:rsidRPr="00A3729D" w:rsidRDefault="006B4D00" w:rsidP="00A3729D">
      <w:pPr>
        <w:pStyle w:val="ListParagraph"/>
        <w:numPr>
          <w:ilvl w:val="0"/>
          <w:numId w:val="345"/>
        </w:numPr>
      </w:pPr>
      <w:r w:rsidRPr="00A3729D">
        <w:t>The 8 maximum TBS values in CE mode B (i.e. PRACH levels 2 and 3) are {</w:t>
      </w:r>
      <w:r w:rsidRPr="006B4D00">
        <w:rPr>
          <w:lang w:eastAsia="sv-SE"/>
        </w:rPr>
        <w:t>328 408 456 504 600 712 808 936</w:t>
      </w:r>
      <w:r w:rsidRPr="00A3729D">
        <w:t>}.</w:t>
      </w:r>
    </w:p>
    <w:p w14:paraId="2F96FC75" w14:textId="77777777" w:rsidR="006B4D00" w:rsidRPr="00A3729D" w:rsidRDefault="006B4D00" w:rsidP="00A3729D">
      <w:pPr>
        <w:pStyle w:val="ListParagraph"/>
        <w:numPr>
          <w:ilvl w:val="1"/>
          <w:numId w:val="345"/>
        </w:numPr>
      </w:pPr>
      <w:r w:rsidRPr="00A3729D">
        <w:t>Only values of N</w:t>
      </w:r>
      <w:r w:rsidRPr="00A3729D">
        <w:rPr>
          <w:vertAlign w:val="subscript"/>
        </w:rPr>
        <w:t>PRB</w:t>
      </w:r>
      <w:r w:rsidRPr="00A3729D">
        <w:t xml:space="preserve"> and values of TBS in legacy Rel-13 PUSCH table can be used for EDT </w:t>
      </w:r>
    </w:p>
    <w:p w14:paraId="4E5FE67A" w14:textId="77777777" w:rsidR="006B4D00" w:rsidRPr="00A3729D" w:rsidRDefault="006B4D00" w:rsidP="00A3729D">
      <w:pPr>
        <w:pStyle w:val="ListParagraph"/>
        <w:numPr>
          <w:ilvl w:val="0"/>
          <w:numId w:val="345"/>
        </w:numPr>
      </w:pPr>
      <w:r w:rsidRPr="00A3729D">
        <w:t>For each of the 8 maximum TBS values</w:t>
      </w:r>
    </w:p>
    <w:p w14:paraId="5019A538" w14:textId="77777777" w:rsidR="006B4D00" w:rsidRPr="00A3729D" w:rsidRDefault="006B4D00" w:rsidP="00A3729D">
      <w:pPr>
        <w:pStyle w:val="ListParagraph"/>
        <w:numPr>
          <w:ilvl w:val="1"/>
          <w:numId w:val="345"/>
        </w:numPr>
      </w:pPr>
      <w:r w:rsidRPr="00A3729D">
        <w:t xml:space="preserve">The number of repetitions changes depending on the actual TBS, potentially including numbers of repetitions which are not included in legacy PUSCH repetition numbers (FFS how) </w:t>
      </w:r>
    </w:p>
    <w:p w14:paraId="3492F6CD" w14:textId="77777777" w:rsidR="006B4D00" w:rsidRPr="006B4D00" w:rsidRDefault="006B4D00" w:rsidP="006B4D00">
      <w:pPr>
        <w:ind w:left="720" w:hanging="720"/>
        <w:rPr>
          <w:rFonts w:eastAsia="Yu Mincho" w:cs="Times"/>
          <w:iCs/>
          <w:szCs w:val="20"/>
          <w:highlight w:val="green"/>
          <w:lang w:eastAsia="ja-JP"/>
        </w:rPr>
      </w:pPr>
      <w:r w:rsidRPr="006B4D00">
        <w:rPr>
          <w:rFonts w:eastAsia="Yu Mincho" w:cs="Times"/>
          <w:iCs/>
          <w:szCs w:val="20"/>
          <w:highlight w:val="green"/>
          <w:lang w:eastAsia="ja-JP"/>
        </w:rPr>
        <w:t>Agreement</w:t>
      </w:r>
    </w:p>
    <w:p w14:paraId="0512E24B" w14:textId="77777777" w:rsidR="006B4D00" w:rsidRPr="006B4D00" w:rsidRDefault="006B4D00" w:rsidP="006B4D00">
      <w:pPr>
        <w:ind w:left="720" w:hanging="720"/>
        <w:rPr>
          <w:rFonts w:eastAsia="Yu Mincho" w:cs="Times"/>
          <w:iCs/>
          <w:szCs w:val="20"/>
          <w:lang w:eastAsia="ja-JP"/>
        </w:rPr>
      </w:pPr>
      <w:r w:rsidRPr="006B4D00">
        <w:rPr>
          <w:rFonts w:eastAsia="Yu Mincho" w:cs="Times"/>
          <w:iCs/>
          <w:szCs w:val="20"/>
          <w:lang w:eastAsia="ja-JP"/>
        </w:rPr>
        <w:t>For EDT Msg. 3 transmission, 16QAM modulation is not supported.</w:t>
      </w:r>
    </w:p>
    <w:p w14:paraId="40801AF2" w14:textId="77777777" w:rsidR="006B4D00" w:rsidRPr="006B4D00" w:rsidRDefault="006B4D00" w:rsidP="006B4D00">
      <w:pPr>
        <w:ind w:left="720" w:hanging="720"/>
        <w:rPr>
          <w:rFonts w:cs="Times"/>
          <w:i/>
          <w:iCs/>
          <w:szCs w:val="20"/>
        </w:rPr>
      </w:pPr>
    </w:p>
    <w:p w14:paraId="0D9680E2" w14:textId="77777777" w:rsidR="006B4D00" w:rsidRPr="006B4D00" w:rsidRDefault="006B4D00" w:rsidP="006B4D00">
      <w:pPr>
        <w:ind w:left="720" w:hanging="720"/>
        <w:rPr>
          <w:rFonts w:eastAsia="Yu Mincho" w:cs="Times"/>
          <w:iCs/>
          <w:szCs w:val="20"/>
          <w:lang w:eastAsia="ja-JP"/>
        </w:rPr>
      </w:pPr>
      <w:r w:rsidRPr="006B4D00">
        <w:rPr>
          <w:rFonts w:eastAsia="Yu Mincho" w:cs="Times"/>
          <w:iCs/>
          <w:szCs w:val="20"/>
          <w:highlight w:val="green"/>
          <w:lang w:eastAsia="ja-JP"/>
        </w:rPr>
        <w:t>Agreement</w:t>
      </w:r>
    </w:p>
    <w:p w14:paraId="61DB1A7E" w14:textId="77777777" w:rsidR="006B4D00" w:rsidRPr="00A3729D" w:rsidRDefault="006B4D00" w:rsidP="00A3729D">
      <w:pPr>
        <w:pStyle w:val="ListParagraph"/>
        <w:numPr>
          <w:ilvl w:val="0"/>
          <w:numId w:val="346"/>
        </w:numPr>
        <w:rPr>
          <w:kern w:val="2"/>
          <w:lang w:eastAsia="zh-CN"/>
        </w:rPr>
      </w:pPr>
      <w:r w:rsidRPr="00A3729D">
        <w:t>The use of TBS smaller than the maximum configured is configured per CE level in SIB.</w:t>
      </w:r>
    </w:p>
    <w:p w14:paraId="2D943D0D" w14:textId="77777777" w:rsidR="006B4D00" w:rsidRPr="00A3729D" w:rsidRDefault="006B4D00" w:rsidP="00A3729D">
      <w:pPr>
        <w:pStyle w:val="ListParagraph"/>
        <w:numPr>
          <w:ilvl w:val="0"/>
          <w:numId w:val="346"/>
        </w:numPr>
        <w:rPr>
          <w:kern w:val="2"/>
          <w:lang w:eastAsia="zh-CN"/>
        </w:rPr>
      </w:pPr>
      <w:r w:rsidRPr="00A3729D">
        <w:t>Per cell, in the below, T</w:t>
      </w:r>
      <w:r w:rsidRPr="00A3729D">
        <w:rPr>
          <w:vertAlign w:val="subscript"/>
        </w:rPr>
        <w:t>i</w:t>
      </w:r>
      <w:r w:rsidRPr="00A3729D">
        <w:t xml:space="preserve"> &lt; T</w:t>
      </w:r>
      <w:r w:rsidRPr="00A3729D">
        <w:rPr>
          <w:vertAlign w:val="subscript"/>
        </w:rPr>
        <w:t>i+1</w:t>
      </w:r>
      <w:r w:rsidRPr="00A3729D">
        <w:t xml:space="preserve">, </w:t>
      </w:r>
      <w:r w:rsidRPr="00A3729D">
        <w:rPr>
          <w:kern w:val="2"/>
          <w:lang w:eastAsia="zh-CN"/>
        </w:rPr>
        <w:t>eNB can configure that the UE chooses from:</w:t>
      </w:r>
    </w:p>
    <w:p w14:paraId="2AF6D711" w14:textId="77777777" w:rsidR="006B4D00" w:rsidRPr="00A3729D" w:rsidRDefault="006B4D00" w:rsidP="00A3729D">
      <w:pPr>
        <w:pStyle w:val="ListParagraph"/>
        <w:numPr>
          <w:ilvl w:val="1"/>
          <w:numId w:val="346"/>
        </w:numPr>
        <w:rPr>
          <w:kern w:val="2"/>
          <w:lang w:eastAsia="zh-CN"/>
        </w:rPr>
      </w:pPr>
      <w:r w:rsidRPr="00A3729D">
        <w:rPr>
          <w:kern w:val="2"/>
          <w:lang w:eastAsia="zh-CN"/>
        </w:rPr>
        <w:t>When there are 4 permitted actual transmitted TBS {T</w:t>
      </w:r>
      <w:r w:rsidRPr="00A3729D">
        <w:rPr>
          <w:kern w:val="2"/>
          <w:vertAlign w:val="subscript"/>
          <w:lang w:eastAsia="zh-CN"/>
        </w:rPr>
        <w:t>1</w:t>
      </w:r>
      <w:r w:rsidRPr="00A3729D">
        <w:rPr>
          <w:kern w:val="2"/>
          <w:lang w:eastAsia="zh-CN"/>
        </w:rPr>
        <w:t>, T</w:t>
      </w:r>
      <w:r w:rsidRPr="00A3729D">
        <w:rPr>
          <w:kern w:val="2"/>
          <w:vertAlign w:val="subscript"/>
          <w:lang w:eastAsia="zh-CN"/>
        </w:rPr>
        <w:t>2</w:t>
      </w:r>
      <w:r w:rsidRPr="00A3729D">
        <w:rPr>
          <w:kern w:val="2"/>
          <w:lang w:eastAsia="zh-CN"/>
        </w:rPr>
        <w:t>, T</w:t>
      </w:r>
      <w:r w:rsidRPr="00A3729D">
        <w:rPr>
          <w:kern w:val="2"/>
          <w:vertAlign w:val="subscript"/>
          <w:lang w:eastAsia="zh-CN"/>
        </w:rPr>
        <w:t>3</w:t>
      </w:r>
      <w:r w:rsidRPr="00A3729D">
        <w:rPr>
          <w:kern w:val="2"/>
          <w:lang w:eastAsia="zh-CN"/>
        </w:rPr>
        <w:t>, T</w:t>
      </w:r>
      <w:r w:rsidRPr="00A3729D">
        <w:rPr>
          <w:kern w:val="2"/>
          <w:vertAlign w:val="subscript"/>
          <w:lang w:eastAsia="zh-CN"/>
        </w:rPr>
        <w:t>4</w:t>
      </w:r>
      <w:r w:rsidRPr="00A3729D">
        <w:rPr>
          <w:kern w:val="2"/>
          <w:lang w:eastAsia="zh-CN"/>
        </w:rPr>
        <w:t>}</w:t>
      </w:r>
    </w:p>
    <w:p w14:paraId="5AA57B9E" w14:textId="77777777" w:rsidR="006B4D00" w:rsidRPr="00A3729D" w:rsidRDefault="006B4D00" w:rsidP="00A3729D">
      <w:pPr>
        <w:pStyle w:val="ListParagraph"/>
        <w:numPr>
          <w:ilvl w:val="2"/>
          <w:numId w:val="346"/>
        </w:numPr>
        <w:rPr>
          <w:kern w:val="2"/>
          <w:lang w:eastAsia="zh-CN"/>
        </w:rPr>
      </w:pPr>
      <w:r w:rsidRPr="00A3729D">
        <w:rPr>
          <w:kern w:val="2"/>
          <w:lang w:eastAsia="zh-CN"/>
        </w:rPr>
        <w:lastRenderedPageBreak/>
        <w:t>T</w:t>
      </w:r>
      <w:r w:rsidRPr="00A3729D">
        <w:rPr>
          <w:kern w:val="2"/>
          <w:vertAlign w:val="subscript"/>
          <w:lang w:eastAsia="zh-CN"/>
        </w:rPr>
        <w:t>2</w:t>
      </w:r>
      <w:r w:rsidRPr="00A3729D">
        <w:rPr>
          <w:kern w:val="2"/>
          <w:lang w:eastAsia="zh-CN"/>
        </w:rPr>
        <w:t xml:space="preserve"> or T</w:t>
      </w:r>
      <w:r w:rsidRPr="00A3729D">
        <w:rPr>
          <w:kern w:val="2"/>
          <w:vertAlign w:val="subscript"/>
          <w:lang w:eastAsia="zh-CN"/>
        </w:rPr>
        <w:t>4</w:t>
      </w:r>
    </w:p>
    <w:p w14:paraId="19845170" w14:textId="77777777" w:rsidR="006B4D00" w:rsidRPr="00A3729D" w:rsidRDefault="006B4D00" w:rsidP="00A3729D">
      <w:pPr>
        <w:pStyle w:val="ListParagraph"/>
        <w:numPr>
          <w:ilvl w:val="2"/>
          <w:numId w:val="346"/>
        </w:numPr>
        <w:rPr>
          <w:kern w:val="2"/>
          <w:lang w:val="fr-FR" w:eastAsia="zh-CN"/>
        </w:rPr>
      </w:pPr>
      <w:r w:rsidRPr="00A3729D">
        <w:rPr>
          <w:kern w:val="2"/>
          <w:lang w:val="fr-FR" w:eastAsia="zh-CN"/>
        </w:rPr>
        <w:t>T</w:t>
      </w:r>
      <w:r w:rsidRPr="00A3729D">
        <w:rPr>
          <w:kern w:val="2"/>
          <w:vertAlign w:val="subscript"/>
          <w:lang w:val="fr-FR" w:eastAsia="zh-CN"/>
        </w:rPr>
        <w:t>1</w:t>
      </w:r>
      <w:r w:rsidRPr="00A3729D">
        <w:rPr>
          <w:kern w:val="2"/>
          <w:lang w:val="fr-FR" w:eastAsia="zh-CN"/>
        </w:rPr>
        <w:t>, or T</w:t>
      </w:r>
      <w:r w:rsidRPr="00A3729D">
        <w:rPr>
          <w:kern w:val="2"/>
          <w:vertAlign w:val="subscript"/>
          <w:lang w:val="fr-FR" w:eastAsia="zh-CN"/>
        </w:rPr>
        <w:t>2</w:t>
      </w:r>
      <w:r w:rsidRPr="00A3729D">
        <w:rPr>
          <w:kern w:val="2"/>
          <w:lang w:val="fr-FR" w:eastAsia="zh-CN"/>
        </w:rPr>
        <w:t>, or T</w:t>
      </w:r>
      <w:r w:rsidRPr="00A3729D">
        <w:rPr>
          <w:kern w:val="2"/>
          <w:vertAlign w:val="subscript"/>
          <w:lang w:val="fr-FR" w:eastAsia="zh-CN"/>
        </w:rPr>
        <w:t>3</w:t>
      </w:r>
      <w:r w:rsidRPr="00A3729D">
        <w:rPr>
          <w:kern w:val="2"/>
          <w:lang w:val="fr-FR" w:eastAsia="zh-CN"/>
        </w:rPr>
        <w:t>, or T</w:t>
      </w:r>
      <w:r w:rsidRPr="00A3729D">
        <w:rPr>
          <w:kern w:val="2"/>
          <w:vertAlign w:val="subscript"/>
          <w:lang w:val="fr-FR" w:eastAsia="zh-CN"/>
        </w:rPr>
        <w:t>4</w:t>
      </w:r>
    </w:p>
    <w:p w14:paraId="043504E4" w14:textId="77777777" w:rsidR="006B4D00" w:rsidRPr="00A3729D" w:rsidRDefault="006B4D00" w:rsidP="00A3729D">
      <w:pPr>
        <w:pStyle w:val="ListParagraph"/>
        <w:numPr>
          <w:ilvl w:val="1"/>
          <w:numId w:val="346"/>
        </w:numPr>
        <w:rPr>
          <w:kern w:val="2"/>
          <w:lang w:eastAsia="zh-CN"/>
        </w:rPr>
      </w:pPr>
      <w:r w:rsidRPr="00A3729D">
        <w:rPr>
          <w:kern w:val="2"/>
          <w:lang w:eastAsia="zh-CN"/>
        </w:rPr>
        <w:t>When there are 3 permitted actual transmitted TBS {T</w:t>
      </w:r>
      <w:r w:rsidRPr="00A3729D">
        <w:rPr>
          <w:kern w:val="2"/>
          <w:vertAlign w:val="subscript"/>
          <w:lang w:eastAsia="zh-CN"/>
        </w:rPr>
        <w:t>1</w:t>
      </w:r>
      <w:r w:rsidRPr="00A3729D">
        <w:rPr>
          <w:kern w:val="2"/>
          <w:lang w:eastAsia="zh-CN"/>
        </w:rPr>
        <w:t>, T</w:t>
      </w:r>
      <w:r w:rsidRPr="00A3729D">
        <w:rPr>
          <w:kern w:val="2"/>
          <w:vertAlign w:val="subscript"/>
          <w:lang w:eastAsia="zh-CN"/>
        </w:rPr>
        <w:t>2</w:t>
      </w:r>
      <w:r w:rsidRPr="00A3729D">
        <w:rPr>
          <w:kern w:val="2"/>
          <w:lang w:eastAsia="zh-CN"/>
        </w:rPr>
        <w:t>, T</w:t>
      </w:r>
      <w:r w:rsidRPr="00A3729D">
        <w:rPr>
          <w:kern w:val="2"/>
          <w:vertAlign w:val="subscript"/>
          <w:lang w:eastAsia="zh-CN"/>
        </w:rPr>
        <w:t>3</w:t>
      </w:r>
      <w:r w:rsidRPr="00A3729D">
        <w:rPr>
          <w:kern w:val="2"/>
          <w:lang w:eastAsia="zh-CN"/>
        </w:rPr>
        <w:t>}</w:t>
      </w:r>
    </w:p>
    <w:p w14:paraId="01095215" w14:textId="77777777" w:rsidR="006B4D00" w:rsidRPr="00A3729D" w:rsidRDefault="006B4D00" w:rsidP="00A3729D">
      <w:pPr>
        <w:pStyle w:val="ListParagraph"/>
        <w:numPr>
          <w:ilvl w:val="2"/>
          <w:numId w:val="346"/>
        </w:numPr>
      </w:pPr>
      <w:r w:rsidRPr="00A3729D">
        <w:rPr>
          <w:kern w:val="2"/>
          <w:lang w:eastAsia="zh-CN"/>
        </w:rPr>
        <w:t>T</w:t>
      </w:r>
      <w:r w:rsidRPr="00A3729D">
        <w:rPr>
          <w:kern w:val="2"/>
          <w:vertAlign w:val="subscript"/>
          <w:lang w:eastAsia="zh-CN"/>
        </w:rPr>
        <w:t>2</w:t>
      </w:r>
      <w:r w:rsidRPr="00A3729D">
        <w:rPr>
          <w:kern w:val="2"/>
          <w:lang w:eastAsia="zh-CN"/>
        </w:rPr>
        <w:t xml:space="preserve"> or T</w:t>
      </w:r>
      <w:r w:rsidRPr="00A3729D">
        <w:rPr>
          <w:kern w:val="2"/>
          <w:vertAlign w:val="subscript"/>
          <w:lang w:eastAsia="zh-CN"/>
        </w:rPr>
        <w:t>3</w:t>
      </w:r>
    </w:p>
    <w:p w14:paraId="5D9EAC65" w14:textId="77777777" w:rsidR="006B4D00" w:rsidRPr="00A3729D" w:rsidRDefault="006B4D00" w:rsidP="00A3729D">
      <w:pPr>
        <w:pStyle w:val="ListParagraph"/>
        <w:numPr>
          <w:ilvl w:val="2"/>
          <w:numId w:val="346"/>
        </w:numPr>
      </w:pPr>
      <w:r w:rsidRPr="00A3729D">
        <w:rPr>
          <w:kern w:val="2"/>
          <w:lang w:eastAsia="zh-CN"/>
        </w:rPr>
        <w:t>T</w:t>
      </w:r>
      <w:r w:rsidRPr="00A3729D">
        <w:rPr>
          <w:kern w:val="2"/>
          <w:vertAlign w:val="subscript"/>
          <w:lang w:eastAsia="zh-CN"/>
        </w:rPr>
        <w:t>1</w:t>
      </w:r>
      <w:r w:rsidRPr="00A3729D">
        <w:rPr>
          <w:kern w:val="2"/>
          <w:lang w:eastAsia="zh-CN"/>
        </w:rPr>
        <w:t xml:space="preserve"> or T</w:t>
      </w:r>
      <w:r w:rsidRPr="00A3729D">
        <w:rPr>
          <w:kern w:val="2"/>
          <w:vertAlign w:val="subscript"/>
          <w:lang w:eastAsia="zh-CN"/>
        </w:rPr>
        <w:t>2</w:t>
      </w:r>
      <w:r w:rsidRPr="00A3729D">
        <w:rPr>
          <w:kern w:val="2"/>
          <w:lang w:eastAsia="zh-CN"/>
        </w:rPr>
        <w:t xml:space="preserve"> or T</w:t>
      </w:r>
      <w:r w:rsidRPr="00A3729D">
        <w:rPr>
          <w:kern w:val="2"/>
          <w:vertAlign w:val="subscript"/>
          <w:lang w:eastAsia="zh-CN"/>
        </w:rPr>
        <w:t>3</w:t>
      </w:r>
    </w:p>
    <w:p w14:paraId="2B488472" w14:textId="77777777" w:rsidR="006B4D00" w:rsidRPr="00A3729D" w:rsidRDefault="006B4D00" w:rsidP="00A3729D">
      <w:pPr>
        <w:pStyle w:val="ListParagraph"/>
        <w:numPr>
          <w:ilvl w:val="1"/>
          <w:numId w:val="346"/>
        </w:numPr>
        <w:rPr>
          <w:kern w:val="2"/>
          <w:lang w:eastAsia="zh-CN"/>
        </w:rPr>
      </w:pPr>
      <w:r w:rsidRPr="00A3729D">
        <w:rPr>
          <w:kern w:val="2"/>
          <w:lang w:eastAsia="zh-CN"/>
        </w:rPr>
        <w:t>When there are 2 permitted actual transmitted TBS {T</w:t>
      </w:r>
      <w:r w:rsidRPr="00A3729D">
        <w:rPr>
          <w:kern w:val="2"/>
          <w:vertAlign w:val="subscript"/>
          <w:lang w:eastAsia="zh-CN"/>
        </w:rPr>
        <w:t>1</w:t>
      </w:r>
      <w:r w:rsidRPr="00A3729D">
        <w:rPr>
          <w:kern w:val="2"/>
          <w:lang w:eastAsia="zh-CN"/>
        </w:rPr>
        <w:t>, T</w:t>
      </w:r>
      <w:r w:rsidRPr="00A3729D">
        <w:rPr>
          <w:kern w:val="2"/>
          <w:vertAlign w:val="subscript"/>
          <w:lang w:eastAsia="zh-CN"/>
        </w:rPr>
        <w:t>2</w:t>
      </w:r>
      <w:r w:rsidRPr="00A3729D">
        <w:rPr>
          <w:kern w:val="2"/>
          <w:lang w:eastAsia="zh-CN"/>
        </w:rPr>
        <w:t>}</w:t>
      </w:r>
    </w:p>
    <w:p w14:paraId="180DE1FB" w14:textId="77777777" w:rsidR="006B4D00" w:rsidRPr="00A3729D" w:rsidRDefault="006B4D00" w:rsidP="00A3729D">
      <w:pPr>
        <w:pStyle w:val="ListParagraph"/>
        <w:numPr>
          <w:ilvl w:val="2"/>
          <w:numId w:val="346"/>
        </w:numPr>
        <w:rPr>
          <w:rFonts w:eastAsia="Yu Mincho"/>
        </w:rPr>
      </w:pPr>
      <w:r w:rsidRPr="00A3729D">
        <w:rPr>
          <w:kern w:val="2"/>
          <w:lang w:eastAsia="zh-CN"/>
        </w:rPr>
        <w:t>T</w:t>
      </w:r>
      <w:r w:rsidRPr="00A3729D">
        <w:rPr>
          <w:kern w:val="2"/>
          <w:vertAlign w:val="subscript"/>
          <w:lang w:eastAsia="zh-CN"/>
        </w:rPr>
        <w:t>1</w:t>
      </w:r>
      <w:r w:rsidRPr="00A3729D">
        <w:rPr>
          <w:kern w:val="2"/>
          <w:lang w:eastAsia="zh-CN"/>
        </w:rPr>
        <w:t xml:space="preserve"> or T</w:t>
      </w:r>
      <w:r w:rsidRPr="00A3729D">
        <w:rPr>
          <w:kern w:val="2"/>
          <w:vertAlign w:val="subscript"/>
          <w:lang w:eastAsia="zh-CN"/>
        </w:rPr>
        <w:t>2</w:t>
      </w:r>
    </w:p>
    <w:p w14:paraId="7954EFC4" w14:textId="77777777" w:rsidR="006B4D00" w:rsidRPr="006B4D00" w:rsidRDefault="006B4D00" w:rsidP="006B4D00">
      <w:pPr>
        <w:ind w:left="720" w:hanging="720"/>
        <w:rPr>
          <w:rFonts w:eastAsia="Yu Mincho" w:cs="Times"/>
          <w:iCs/>
          <w:szCs w:val="20"/>
          <w:lang w:eastAsia="ja-JP"/>
        </w:rPr>
      </w:pPr>
      <w:r w:rsidRPr="006B4D00">
        <w:rPr>
          <w:rFonts w:eastAsia="Yu Mincho" w:cs="Times"/>
          <w:iCs/>
          <w:szCs w:val="20"/>
          <w:highlight w:val="green"/>
          <w:lang w:eastAsia="ja-JP"/>
        </w:rPr>
        <w:t>Agreement</w:t>
      </w:r>
    </w:p>
    <w:p w14:paraId="4A7F206C" w14:textId="77777777" w:rsidR="006B4D00" w:rsidRPr="006B4D00" w:rsidRDefault="006B4D00" w:rsidP="006B4D00">
      <w:pPr>
        <w:rPr>
          <w:szCs w:val="20"/>
        </w:rPr>
      </w:pPr>
      <w:r w:rsidRPr="006B4D00">
        <w:rPr>
          <w:szCs w:val="20"/>
        </w:rPr>
        <w:t>The possible smaller TBS values are predefined from the configured maximum TBS and the configured maximum number of blind decodes.</w:t>
      </w:r>
    </w:p>
    <w:p w14:paraId="0A0BB092" w14:textId="77777777" w:rsidR="006B4D00" w:rsidRPr="006B4D00" w:rsidRDefault="006B4D00" w:rsidP="006B4D00">
      <w:pPr>
        <w:ind w:left="720" w:hanging="720"/>
        <w:rPr>
          <w:rFonts w:eastAsia="Yu Mincho" w:cs="Times"/>
          <w:i/>
          <w:iCs/>
          <w:szCs w:val="20"/>
          <w:lang w:eastAsia="ja-JP"/>
        </w:rPr>
      </w:pPr>
    </w:p>
    <w:p w14:paraId="7D8182A3" w14:textId="77777777" w:rsidR="006B4D00" w:rsidRPr="006B4D00" w:rsidRDefault="006B4D00" w:rsidP="006B4D00">
      <w:pPr>
        <w:ind w:left="720" w:hanging="720"/>
        <w:rPr>
          <w:rFonts w:eastAsia="Yu Mincho" w:cs="Times"/>
          <w:iCs/>
          <w:szCs w:val="20"/>
          <w:lang w:eastAsia="ja-JP"/>
        </w:rPr>
      </w:pPr>
      <w:r w:rsidRPr="006B4D00">
        <w:rPr>
          <w:rFonts w:eastAsia="Yu Mincho" w:cs="Times" w:hint="eastAsia"/>
          <w:iCs/>
          <w:szCs w:val="20"/>
          <w:highlight w:val="cyan"/>
          <w:lang w:eastAsia="ja-JP"/>
        </w:rPr>
        <w:t>E</w:t>
      </w:r>
      <w:r w:rsidRPr="006B4D00">
        <w:rPr>
          <w:rFonts w:eastAsia="Yu Mincho" w:cs="Times"/>
          <w:iCs/>
          <w:szCs w:val="20"/>
          <w:highlight w:val="cyan"/>
          <w:lang w:eastAsia="ja-JP"/>
        </w:rPr>
        <w:t>mail discussion to decide the exact table by 4/27 – Yuzheng (Huawei)</w:t>
      </w:r>
    </w:p>
    <w:p w14:paraId="6C7DB0DB" w14:textId="77777777" w:rsidR="006B4D00" w:rsidRPr="006B4D00" w:rsidRDefault="006B4D00" w:rsidP="006B4D00">
      <w:pPr>
        <w:ind w:left="720" w:hanging="720"/>
        <w:rPr>
          <w:rFonts w:cs="Times"/>
          <w:iCs/>
          <w:szCs w:val="20"/>
        </w:rPr>
      </w:pPr>
    </w:p>
    <w:p w14:paraId="2CF6B553" w14:textId="77777777" w:rsidR="006B4D00" w:rsidRPr="006B4D00" w:rsidRDefault="006B4D00" w:rsidP="006B4D00">
      <w:pPr>
        <w:ind w:left="720" w:hanging="720"/>
        <w:rPr>
          <w:rFonts w:eastAsia="Yu Mincho" w:cs="Times"/>
          <w:iCs/>
          <w:szCs w:val="20"/>
          <w:lang w:eastAsia="ja-JP"/>
        </w:rPr>
      </w:pPr>
      <w:r w:rsidRPr="006B4D00">
        <w:rPr>
          <w:rFonts w:eastAsia="Yu Mincho" w:cs="Times"/>
          <w:iCs/>
          <w:szCs w:val="20"/>
          <w:highlight w:val="green"/>
          <w:lang w:eastAsia="ja-JP"/>
        </w:rPr>
        <w:t>Agreement</w:t>
      </w:r>
    </w:p>
    <w:p w14:paraId="0F96FD0F" w14:textId="77777777" w:rsidR="006B4D00" w:rsidRPr="006B4D00" w:rsidRDefault="006B4D00" w:rsidP="006B4D00">
      <w:pPr>
        <w:rPr>
          <w:szCs w:val="20"/>
        </w:rPr>
      </w:pPr>
      <w:r w:rsidRPr="006B4D00">
        <w:rPr>
          <w:szCs w:val="20"/>
        </w:rPr>
        <w:t xml:space="preserve">Use the ‘R’ bit in RAR to differentiate EDT and non-EDT. </w:t>
      </w:r>
    </w:p>
    <w:p w14:paraId="2E76DC00" w14:textId="77777777" w:rsidR="006B4D00" w:rsidRPr="006B4D00" w:rsidRDefault="006B4D00" w:rsidP="006B4D00">
      <w:pPr>
        <w:ind w:left="720" w:hanging="720"/>
        <w:rPr>
          <w:rFonts w:cs="Times"/>
          <w:i/>
          <w:iCs/>
          <w:szCs w:val="20"/>
        </w:rPr>
      </w:pPr>
    </w:p>
    <w:p w14:paraId="369E9CD9" w14:textId="0C954FA0" w:rsidR="006B4D00" w:rsidRPr="00A3729D" w:rsidRDefault="00603E09" w:rsidP="006B4D00">
      <w:pPr>
        <w:ind w:left="720" w:hanging="720"/>
        <w:rPr>
          <w:b/>
          <w:lang w:eastAsia="x-none"/>
        </w:rPr>
      </w:pPr>
      <w:hyperlink r:id="rId421" w:history="1">
        <w:r w:rsidR="00FE4C7E" w:rsidRPr="00A3729D">
          <w:rPr>
            <w:rStyle w:val="Hyperlink"/>
            <w:b/>
            <w:lang w:eastAsia="x-none"/>
          </w:rPr>
          <w:t>R1-1804121</w:t>
        </w:r>
      </w:hyperlink>
      <w:r w:rsidR="006B4D00" w:rsidRPr="00A3729D">
        <w:rPr>
          <w:b/>
          <w:lang w:eastAsia="x-none"/>
        </w:rPr>
        <w:tab/>
        <w:t>Early data transmission for MTC</w:t>
      </w:r>
      <w:r w:rsidR="006B4D00" w:rsidRPr="00A3729D">
        <w:rPr>
          <w:b/>
          <w:lang w:eastAsia="x-none"/>
        </w:rPr>
        <w:tab/>
        <w:t>Ericsson</w:t>
      </w:r>
    </w:p>
    <w:p w14:paraId="7DF3FF6E" w14:textId="0C9CCD5F" w:rsidR="006B4D00" w:rsidRPr="006B4D00" w:rsidRDefault="00603E09" w:rsidP="006B4D00">
      <w:pPr>
        <w:ind w:left="720" w:hanging="720"/>
        <w:rPr>
          <w:lang w:eastAsia="x-none"/>
        </w:rPr>
      </w:pPr>
      <w:hyperlink r:id="rId422" w:history="1">
        <w:r w:rsidR="00FE4C7E">
          <w:rPr>
            <w:rStyle w:val="Hyperlink"/>
            <w:lang w:eastAsia="x-none"/>
          </w:rPr>
          <w:t>R1-1804191</w:t>
        </w:r>
      </w:hyperlink>
      <w:r w:rsidR="006B4D00" w:rsidRPr="006B4D00">
        <w:rPr>
          <w:lang w:eastAsia="x-none"/>
        </w:rPr>
        <w:tab/>
        <w:t>On early data transmission for eMTC</w:t>
      </w:r>
      <w:r w:rsidR="006B4D00" w:rsidRPr="006B4D00">
        <w:rPr>
          <w:lang w:eastAsia="x-none"/>
        </w:rPr>
        <w:tab/>
        <w:t>ZTE, SaneChips</w:t>
      </w:r>
    </w:p>
    <w:p w14:paraId="149B0D8F" w14:textId="037908F7" w:rsidR="006B4D00" w:rsidRPr="006B4D00" w:rsidRDefault="00603E09" w:rsidP="006B4D00">
      <w:pPr>
        <w:ind w:left="720" w:hanging="720"/>
        <w:rPr>
          <w:lang w:eastAsia="x-none"/>
        </w:rPr>
      </w:pPr>
      <w:hyperlink r:id="rId423" w:history="1">
        <w:r w:rsidR="00FE4C7E">
          <w:rPr>
            <w:rStyle w:val="Hyperlink"/>
            <w:lang w:eastAsia="x-none"/>
          </w:rPr>
          <w:t>R1-1804239</w:t>
        </w:r>
      </w:hyperlink>
      <w:r w:rsidR="006B4D00" w:rsidRPr="006B4D00">
        <w:rPr>
          <w:lang w:eastAsia="x-none"/>
        </w:rPr>
        <w:tab/>
        <w:t>Data transmission during random access procedure</w:t>
      </w:r>
      <w:r w:rsidR="006B4D00" w:rsidRPr="006B4D00">
        <w:rPr>
          <w:lang w:eastAsia="x-none"/>
        </w:rPr>
        <w:tab/>
        <w:t>Nokia, Nokia Shanghai Bell</w:t>
      </w:r>
    </w:p>
    <w:p w14:paraId="1B63DE53" w14:textId="54D9D37A" w:rsidR="006B4D00" w:rsidRPr="006B4D00" w:rsidRDefault="00603E09" w:rsidP="006B4D00">
      <w:pPr>
        <w:ind w:left="720" w:hanging="720"/>
        <w:rPr>
          <w:lang w:eastAsia="x-none"/>
        </w:rPr>
      </w:pPr>
      <w:hyperlink r:id="rId424" w:history="1">
        <w:r w:rsidR="00FE4C7E">
          <w:rPr>
            <w:rStyle w:val="Hyperlink"/>
            <w:lang w:eastAsia="x-none"/>
          </w:rPr>
          <w:t>R1-1804325</w:t>
        </w:r>
      </w:hyperlink>
      <w:r w:rsidR="006B4D00" w:rsidRPr="006B4D00">
        <w:rPr>
          <w:lang w:eastAsia="x-none"/>
        </w:rPr>
        <w:tab/>
        <w:t>Early data transmission for eMTC</w:t>
      </w:r>
      <w:r w:rsidR="006B4D00" w:rsidRPr="006B4D00">
        <w:rPr>
          <w:lang w:eastAsia="x-none"/>
        </w:rPr>
        <w:tab/>
        <w:t>Samsung</w:t>
      </w:r>
    </w:p>
    <w:p w14:paraId="6154D28B" w14:textId="3DAECE44" w:rsidR="006B4D00" w:rsidRPr="006B4D00" w:rsidRDefault="00603E09" w:rsidP="006B4D00">
      <w:pPr>
        <w:ind w:left="720" w:hanging="720"/>
        <w:rPr>
          <w:lang w:eastAsia="x-none"/>
        </w:rPr>
      </w:pPr>
      <w:hyperlink r:id="rId425" w:history="1">
        <w:r w:rsidR="00FE4C7E">
          <w:rPr>
            <w:rStyle w:val="Hyperlink"/>
            <w:lang w:eastAsia="x-none"/>
          </w:rPr>
          <w:t>R1-1804474</w:t>
        </w:r>
      </w:hyperlink>
      <w:r w:rsidR="006B4D00" w:rsidRPr="006B4D00">
        <w:rPr>
          <w:lang w:eastAsia="x-none"/>
        </w:rPr>
        <w:tab/>
        <w:t>EDT Design Consideration</w:t>
      </w:r>
      <w:r w:rsidR="006B4D00" w:rsidRPr="006B4D00">
        <w:rPr>
          <w:lang w:eastAsia="x-none"/>
        </w:rPr>
        <w:tab/>
        <w:t>Sierra Wireless, S.A.</w:t>
      </w:r>
    </w:p>
    <w:p w14:paraId="0E1E07C6" w14:textId="4A38E75F" w:rsidR="006B4D00" w:rsidRPr="006B4D00" w:rsidRDefault="00603E09" w:rsidP="006B4D00">
      <w:pPr>
        <w:ind w:left="720" w:hanging="720"/>
        <w:rPr>
          <w:lang w:eastAsia="x-none"/>
        </w:rPr>
      </w:pPr>
      <w:hyperlink r:id="rId426" w:history="1">
        <w:r w:rsidR="00FE4C7E">
          <w:rPr>
            <w:rStyle w:val="Hyperlink"/>
            <w:lang w:eastAsia="x-none"/>
          </w:rPr>
          <w:t>R1-1804516</w:t>
        </w:r>
      </w:hyperlink>
      <w:r w:rsidR="006B4D00" w:rsidRPr="006B4D00">
        <w:rPr>
          <w:lang w:eastAsia="x-none"/>
        </w:rPr>
        <w:tab/>
        <w:t>Data transmission during random access procedure in MTC</w:t>
      </w:r>
      <w:r w:rsidR="006B4D00" w:rsidRPr="006B4D00">
        <w:rPr>
          <w:lang w:eastAsia="x-none"/>
        </w:rPr>
        <w:tab/>
        <w:t>LG Electronics</w:t>
      </w:r>
    </w:p>
    <w:p w14:paraId="311CF246" w14:textId="46973088" w:rsidR="006B4D00" w:rsidRPr="006B4D00" w:rsidRDefault="00603E09" w:rsidP="006B4D00">
      <w:pPr>
        <w:ind w:left="720" w:hanging="720"/>
        <w:rPr>
          <w:lang w:eastAsia="x-none"/>
        </w:rPr>
      </w:pPr>
      <w:hyperlink r:id="rId427" w:history="1">
        <w:r w:rsidR="00FE4C7E">
          <w:rPr>
            <w:rStyle w:val="Hyperlink"/>
            <w:lang w:eastAsia="x-none"/>
          </w:rPr>
          <w:t>R1-1804603</w:t>
        </w:r>
      </w:hyperlink>
      <w:r w:rsidR="006B4D00" w:rsidRPr="006B4D00">
        <w:rPr>
          <w:lang w:eastAsia="x-none"/>
        </w:rPr>
        <w:tab/>
        <w:t>On Early Data Transmission over Message 3</w:t>
      </w:r>
      <w:r w:rsidR="006B4D00" w:rsidRPr="006B4D00">
        <w:rPr>
          <w:lang w:eastAsia="x-none"/>
        </w:rPr>
        <w:tab/>
        <w:t>Sony</w:t>
      </w:r>
    </w:p>
    <w:p w14:paraId="3E873BE0" w14:textId="2012AB76" w:rsidR="006B4D00" w:rsidRPr="006B4D00" w:rsidRDefault="00603E09" w:rsidP="006B4D00">
      <w:pPr>
        <w:ind w:left="720" w:hanging="720"/>
        <w:rPr>
          <w:lang w:eastAsia="x-none"/>
        </w:rPr>
      </w:pPr>
      <w:hyperlink r:id="rId428" w:history="1">
        <w:r w:rsidR="00FE4C7E">
          <w:rPr>
            <w:rStyle w:val="Hyperlink"/>
            <w:lang w:eastAsia="x-none"/>
          </w:rPr>
          <w:t>R1-1804693</w:t>
        </w:r>
      </w:hyperlink>
      <w:r w:rsidR="006B4D00" w:rsidRPr="006B4D00">
        <w:rPr>
          <w:lang w:eastAsia="x-none"/>
        </w:rPr>
        <w:tab/>
        <w:t>Early data transmission for efeMTC</w:t>
      </w:r>
      <w:r w:rsidR="006B4D00" w:rsidRPr="006B4D00">
        <w:rPr>
          <w:lang w:eastAsia="x-none"/>
        </w:rPr>
        <w:tab/>
        <w:t>Intel Corporation</w:t>
      </w:r>
    </w:p>
    <w:p w14:paraId="6510CF0C" w14:textId="16B84D19" w:rsidR="006B4D00" w:rsidRPr="006B4D00" w:rsidRDefault="00603E09" w:rsidP="006B4D00">
      <w:pPr>
        <w:ind w:left="720" w:hanging="720"/>
        <w:rPr>
          <w:lang w:eastAsia="x-none"/>
        </w:rPr>
      </w:pPr>
      <w:hyperlink r:id="rId429" w:history="1">
        <w:r w:rsidR="00FE4C7E">
          <w:rPr>
            <w:rStyle w:val="Hyperlink"/>
            <w:lang w:eastAsia="x-none"/>
          </w:rPr>
          <w:t>R1-1804872</w:t>
        </w:r>
      </w:hyperlink>
      <w:r w:rsidR="006B4D00" w:rsidRPr="006B4D00">
        <w:rPr>
          <w:lang w:eastAsia="x-none"/>
        </w:rPr>
        <w:tab/>
        <w:t>Early data transmission for MTC</w:t>
      </w:r>
      <w:r w:rsidR="006B4D00" w:rsidRPr="006B4D00">
        <w:rPr>
          <w:lang w:eastAsia="x-none"/>
        </w:rPr>
        <w:tab/>
        <w:t>Sharp</w:t>
      </w:r>
    </w:p>
    <w:p w14:paraId="50E3F4EC" w14:textId="7C9D75DA" w:rsidR="006B4D00" w:rsidRPr="006B4D00" w:rsidRDefault="00603E09" w:rsidP="006B4D00">
      <w:pPr>
        <w:ind w:left="720" w:hanging="720"/>
        <w:rPr>
          <w:lang w:eastAsia="x-none"/>
        </w:rPr>
      </w:pPr>
      <w:hyperlink r:id="rId430" w:history="1">
        <w:r w:rsidR="00FE4C7E">
          <w:rPr>
            <w:rStyle w:val="Hyperlink"/>
            <w:lang w:eastAsia="x-none"/>
          </w:rPr>
          <w:t>R1-1804913</w:t>
        </w:r>
      </w:hyperlink>
      <w:r w:rsidR="006B4D00" w:rsidRPr="006B4D00">
        <w:rPr>
          <w:lang w:eastAsia="x-none"/>
        </w:rPr>
        <w:tab/>
        <w:t>Physical layer aspects of early data transmission</w:t>
      </w:r>
      <w:r w:rsidR="006B4D00" w:rsidRPr="006B4D00">
        <w:rPr>
          <w:lang w:eastAsia="x-none"/>
        </w:rPr>
        <w:tab/>
        <w:t>Qualcomm Incorporated</w:t>
      </w:r>
    </w:p>
    <w:p w14:paraId="3F2B7235" w14:textId="77777777" w:rsidR="00A3729D" w:rsidRPr="00A3729D" w:rsidRDefault="00A3729D" w:rsidP="00A3729D">
      <w:pPr>
        <w:ind w:left="720" w:hanging="720"/>
        <w:rPr>
          <w:lang w:val="sv-SE"/>
        </w:rPr>
      </w:pPr>
      <w:r w:rsidRPr="00A3729D">
        <w:rPr>
          <w:lang w:val="sv-SE"/>
        </w:rPr>
        <w:t>R1-1803884</w:t>
      </w:r>
      <w:r w:rsidRPr="00A3729D">
        <w:rPr>
          <w:lang w:val="sv-SE"/>
        </w:rPr>
        <w:tab/>
        <w:t>Early data transmission for eFeMTC</w:t>
      </w:r>
      <w:r w:rsidRPr="00A3729D">
        <w:rPr>
          <w:lang w:val="sv-SE"/>
        </w:rPr>
        <w:tab/>
        <w:t>Huawei, HiSilicon</w:t>
      </w:r>
    </w:p>
    <w:p w14:paraId="7DE6C875" w14:textId="5EBF0A79" w:rsidR="006B4D00" w:rsidRDefault="006B4D00" w:rsidP="006B4D00">
      <w:pPr>
        <w:pStyle w:val="Heading4"/>
      </w:pPr>
      <w:bookmarkStart w:id="138" w:name="_Toc511072775"/>
      <w:bookmarkStart w:id="139" w:name="_Toc514184603"/>
      <w:r w:rsidRPr="006B4D00">
        <w:t>Downlink channel power efficiency</w:t>
      </w:r>
      <w:bookmarkEnd w:id="138"/>
      <w:bookmarkEnd w:id="139"/>
    </w:p>
    <w:p w14:paraId="69ED277D" w14:textId="77777777" w:rsidR="00A3729D" w:rsidRPr="006B4D00" w:rsidRDefault="00A3729D" w:rsidP="00A3729D">
      <w:pPr>
        <w:ind w:left="720" w:hanging="720"/>
        <w:rPr>
          <w:rFonts w:cs="Times"/>
          <w:i/>
          <w:iCs/>
          <w:szCs w:val="20"/>
        </w:rPr>
      </w:pPr>
      <w:r w:rsidRPr="006B4D00">
        <w:rPr>
          <w:rFonts w:cs="Times"/>
          <w:i/>
          <w:iCs/>
          <w:szCs w:val="20"/>
        </w:rPr>
        <w:t>Physical signal/channel that can be efficiently decoded or detected prior to decoding MPDCCH/PDSCH</w:t>
      </w:r>
    </w:p>
    <w:p w14:paraId="6201BA44" w14:textId="77777777" w:rsidR="00A3729D" w:rsidRPr="00A3729D" w:rsidRDefault="00A3729D" w:rsidP="00A3729D"/>
    <w:p w14:paraId="73136D03" w14:textId="18C18DB4" w:rsidR="006B4D00" w:rsidRPr="00A3729D" w:rsidRDefault="00603E09" w:rsidP="006B4D00">
      <w:pPr>
        <w:ind w:left="720" w:hanging="720"/>
        <w:rPr>
          <w:rFonts w:eastAsia="Yu Mincho" w:cs="Times"/>
          <w:b/>
          <w:iCs/>
          <w:szCs w:val="20"/>
          <w:lang w:eastAsia="ja-JP"/>
        </w:rPr>
      </w:pPr>
      <w:hyperlink r:id="rId431" w:history="1">
        <w:r w:rsidR="00FE4C7E" w:rsidRPr="00A3729D">
          <w:rPr>
            <w:rStyle w:val="Hyperlink"/>
            <w:rFonts w:eastAsia="Yu Mincho" w:cs="Times"/>
            <w:b/>
            <w:iCs/>
            <w:szCs w:val="20"/>
            <w:lang w:eastAsia="ja-JP"/>
          </w:rPr>
          <w:t>R1-1805384</w:t>
        </w:r>
      </w:hyperlink>
      <w:r w:rsidR="006B4D00" w:rsidRPr="00A3729D">
        <w:rPr>
          <w:rFonts w:eastAsia="Yu Mincho" w:cs="Times"/>
          <w:b/>
          <w:iCs/>
          <w:szCs w:val="20"/>
          <w:lang w:eastAsia="ja-JP"/>
        </w:rPr>
        <w:tab/>
        <w:t>Remaining issues of 6.2.6.3 Downlink channel power efficiency</w:t>
      </w:r>
      <w:r w:rsidR="006B4D00" w:rsidRPr="00A3729D">
        <w:rPr>
          <w:rFonts w:eastAsia="Yu Mincho" w:cs="Times"/>
          <w:b/>
          <w:iCs/>
          <w:szCs w:val="20"/>
          <w:lang w:eastAsia="ja-JP"/>
        </w:rPr>
        <w:tab/>
        <w:t>Qualcomm</w:t>
      </w:r>
    </w:p>
    <w:p w14:paraId="6E963B4E" w14:textId="77777777" w:rsidR="006B4D00" w:rsidRPr="006B4D00" w:rsidRDefault="006B4D00" w:rsidP="006B4D00">
      <w:pPr>
        <w:ind w:left="720" w:hanging="720"/>
        <w:rPr>
          <w:rFonts w:cs="Times"/>
          <w:i/>
          <w:iCs/>
          <w:szCs w:val="20"/>
        </w:rPr>
      </w:pPr>
    </w:p>
    <w:p w14:paraId="146E094A" w14:textId="77777777" w:rsidR="006B4D00" w:rsidRPr="006B4D00" w:rsidRDefault="006B4D00" w:rsidP="006B4D00">
      <w:pPr>
        <w:ind w:left="720" w:hanging="720"/>
        <w:rPr>
          <w:rFonts w:eastAsia="Yu Mincho" w:cs="Times"/>
          <w:iCs/>
          <w:szCs w:val="20"/>
          <w:lang w:eastAsia="ja-JP"/>
        </w:rPr>
      </w:pPr>
      <w:r w:rsidRPr="006B4D00">
        <w:rPr>
          <w:rFonts w:eastAsia="Yu Mincho" w:cs="Times"/>
          <w:iCs/>
          <w:szCs w:val="20"/>
          <w:highlight w:val="green"/>
          <w:lang w:eastAsia="ja-JP"/>
        </w:rPr>
        <w:t>Agreement</w:t>
      </w:r>
    </w:p>
    <w:p w14:paraId="5C67095D" w14:textId="77777777" w:rsidR="006B4D00" w:rsidRPr="006B4D00" w:rsidRDefault="006B4D00" w:rsidP="006B4D00">
      <w:pPr>
        <w:ind w:left="720" w:hanging="720"/>
        <w:rPr>
          <w:rFonts w:eastAsia="Yu Mincho" w:cs="Times"/>
          <w:i/>
          <w:iCs/>
          <w:szCs w:val="20"/>
          <w:lang w:eastAsia="ja-JP"/>
        </w:rPr>
      </w:pPr>
      <w:r w:rsidRPr="006B4D00">
        <w:rPr>
          <w:szCs w:val="20"/>
        </w:rPr>
        <w:t>At least WUS/DTX is supported at least for paging for RRC_IDLE UEs</w:t>
      </w:r>
    </w:p>
    <w:p w14:paraId="77DF1870" w14:textId="77777777" w:rsidR="006B4D00" w:rsidRPr="006B4D00" w:rsidRDefault="006B4D00" w:rsidP="006B4D00">
      <w:pPr>
        <w:ind w:left="720" w:hanging="720"/>
        <w:rPr>
          <w:rFonts w:cs="Times"/>
          <w:i/>
          <w:iCs/>
          <w:szCs w:val="20"/>
        </w:rPr>
      </w:pPr>
    </w:p>
    <w:p w14:paraId="44B970DB" w14:textId="77777777" w:rsidR="006B4D00" w:rsidRPr="006B4D00" w:rsidRDefault="006B4D00" w:rsidP="006B4D00">
      <w:pPr>
        <w:ind w:left="720" w:hanging="720"/>
        <w:rPr>
          <w:szCs w:val="20"/>
        </w:rPr>
      </w:pPr>
      <w:r w:rsidRPr="006B4D00">
        <w:rPr>
          <w:szCs w:val="20"/>
          <w:highlight w:val="green"/>
        </w:rPr>
        <w:t>Agreement</w:t>
      </w:r>
      <w:r w:rsidRPr="006B4D00">
        <w:rPr>
          <w:szCs w:val="20"/>
        </w:rPr>
        <w:t xml:space="preserve"> </w:t>
      </w:r>
    </w:p>
    <w:p w14:paraId="192B5841" w14:textId="77777777" w:rsidR="006B4D00" w:rsidRPr="006B4D00" w:rsidRDefault="006B4D00" w:rsidP="006B4D00">
      <w:pPr>
        <w:ind w:left="720" w:hanging="720"/>
        <w:rPr>
          <w:szCs w:val="20"/>
        </w:rPr>
      </w:pPr>
      <w:r w:rsidRPr="006B4D00">
        <w:rPr>
          <w:szCs w:val="20"/>
          <w:lang w:eastAsia="x-none"/>
        </w:rPr>
        <w:t xml:space="preserve">Confirm Working assumption </w:t>
      </w:r>
    </w:p>
    <w:p w14:paraId="2EE56F29" w14:textId="77777777" w:rsidR="006B4D00" w:rsidRPr="006B4D00" w:rsidRDefault="006B4D00" w:rsidP="00A3729D">
      <w:pPr>
        <w:pStyle w:val="ListParagraph"/>
        <w:numPr>
          <w:ilvl w:val="0"/>
          <w:numId w:val="347"/>
        </w:numPr>
      </w:pPr>
      <w:r w:rsidRPr="006B4D00">
        <w:t>WUS transmission relative to associated PO of subgroup of UEs is aligned to the start of the configured maximum duration of WUS.</w:t>
      </w:r>
    </w:p>
    <w:p w14:paraId="32E63E8E" w14:textId="77777777" w:rsidR="006B4D00" w:rsidRPr="006B4D00" w:rsidRDefault="006B4D00" w:rsidP="00A3729D">
      <w:pPr>
        <w:pStyle w:val="ListParagraph"/>
        <w:numPr>
          <w:ilvl w:val="1"/>
          <w:numId w:val="347"/>
        </w:numPr>
      </w:pPr>
      <w:r w:rsidRPr="006B4D00">
        <w:t>Note: the above applies to at least the case where the gap is large enough for scheduling UE</w:t>
      </w:r>
    </w:p>
    <w:p w14:paraId="45FA8C13" w14:textId="77777777" w:rsidR="006B4D00" w:rsidRPr="006B4D00" w:rsidRDefault="006B4D00" w:rsidP="00A3729D">
      <w:pPr>
        <w:pStyle w:val="ListParagraph"/>
        <w:numPr>
          <w:ilvl w:val="1"/>
          <w:numId w:val="347"/>
        </w:numPr>
      </w:pPr>
      <w:r w:rsidRPr="006B4D00">
        <w:rPr>
          <w:rFonts w:hint="eastAsia"/>
        </w:rPr>
        <w:t>N</w:t>
      </w:r>
      <w:r w:rsidRPr="006B4D00">
        <w:t>ote: the above does not imply that subgroup of UEs is introduced and that subgroup is TDM.</w:t>
      </w:r>
    </w:p>
    <w:p w14:paraId="262B805E" w14:textId="77777777" w:rsidR="006B4D00" w:rsidRPr="006B4D00" w:rsidRDefault="006B4D00" w:rsidP="006B4D00">
      <w:pPr>
        <w:ind w:left="720" w:hanging="720"/>
        <w:rPr>
          <w:rFonts w:eastAsia="Yu Mincho" w:cs="Times"/>
          <w:iCs/>
          <w:szCs w:val="20"/>
          <w:lang w:eastAsia="ja-JP"/>
        </w:rPr>
      </w:pPr>
      <w:r w:rsidRPr="006B4D00">
        <w:rPr>
          <w:rFonts w:eastAsia="Yu Mincho" w:cs="Times"/>
          <w:iCs/>
          <w:szCs w:val="20"/>
          <w:highlight w:val="green"/>
          <w:lang w:eastAsia="ja-JP"/>
        </w:rPr>
        <w:t>Agreement</w:t>
      </w:r>
    </w:p>
    <w:p w14:paraId="6DE84EB8" w14:textId="77777777" w:rsidR="006B4D00" w:rsidRPr="00A3729D" w:rsidRDefault="006B4D00" w:rsidP="00A3729D">
      <w:pPr>
        <w:pStyle w:val="ListParagraph"/>
        <w:numPr>
          <w:ilvl w:val="0"/>
          <w:numId w:val="347"/>
        </w:numPr>
        <w:snapToGrid w:val="0"/>
        <w:spacing w:after="120"/>
        <w:jc w:val="both"/>
        <w:rPr>
          <w:lang w:eastAsia="x-none"/>
        </w:rPr>
      </w:pPr>
      <w:r w:rsidRPr="00A3729D">
        <w:rPr>
          <w:lang w:eastAsia="zh-CN"/>
        </w:rPr>
        <w:t xml:space="preserve">[2] bits are used to indicate </w:t>
      </w:r>
      <w:r w:rsidRPr="00A3729D">
        <w:rPr>
          <w:lang w:eastAsia="x-none"/>
        </w:rPr>
        <w:t>the scaling factors between maximum duration of WUS and Rmax associated with type 1 CSS</w:t>
      </w:r>
    </w:p>
    <w:p w14:paraId="78A59C36" w14:textId="77777777" w:rsidR="006B4D00" w:rsidRPr="006B4D00" w:rsidRDefault="006B4D00" w:rsidP="006B4D00">
      <w:pPr>
        <w:ind w:left="720" w:hanging="720"/>
        <w:rPr>
          <w:rFonts w:eastAsia="Yu Mincho" w:cs="Times"/>
          <w:iCs/>
          <w:szCs w:val="20"/>
          <w:lang w:eastAsia="ja-JP"/>
        </w:rPr>
      </w:pPr>
      <w:r w:rsidRPr="006B4D00">
        <w:rPr>
          <w:rFonts w:eastAsia="Yu Mincho" w:cs="Times"/>
          <w:iCs/>
          <w:szCs w:val="20"/>
          <w:highlight w:val="green"/>
          <w:lang w:eastAsia="ja-JP"/>
        </w:rPr>
        <w:t>Agreement</w:t>
      </w:r>
    </w:p>
    <w:p w14:paraId="0466B942" w14:textId="77777777" w:rsidR="006B4D00" w:rsidRPr="00A3729D" w:rsidRDefault="006B4D00" w:rsidP="00A3729D">
      <w:pPr>
        <w:pStyle w:val="ListParagraph"/>
        <w:numPr>
          <w:ilvl w:val="0"/>
          <w:numId w:val="347"/>
        </w:numPr>
        <w:rPr>
          <w:iCs/>
        </w:rPr>
      </w:pPr>
      <w:r w:rsidRPr="00A3729D">
        <w:rPr>
          <w:rFonts w:hint="eastAsia"/>
          <w:iCs/>
        </w:rPr>
        <w:t xml:space="preserve">WUS </w:t>
      </w:r>
      <w:r w:rsidRPr="00A3729D">
        <w:rPr>
          <w:iCs/>
        </w:rPr>
        <w:t>can be</w:t>
      </w:r>
      <w:r w:rsidRPr="00A3729D">
        <w:rPr>
          <w:rFonts w:hint="eastAsia"/>
          <w:iCs/>
        </w:rPr>
        <w:t xml:space="preserve"> time-varying</w:t>
      </w:r>
      <w:r w:rsidRPr="00A3729D">
        <w:rPr>
          <w:iCs/>
        </w:rPr>
        <w:t xml:space="preserve"> from subframe to subframe.</w:t>
      </w:r>
    </w:p>
    <w:p w14:paraId="73DDD358" w14:textId="77777777" w:rsidR="006B4D00" w:rsidRPr="00A3729D" w:rsidRDefault="006B4D00" w:rsidP="00A3729D">
      <w:pPr>
        <w:pStyle w:val="ListParagraph"/>
        <w:numPr>
          <w:ilvl w:val="0"/>
          <w:numId w:val="347"/>
        </w:numPr>
        <w:rPr>
          <w:iCs/>
        </w:rPr>
      </w:pPr>
      <w:r w:rsidRPr="00A3729D">
        <w:rPr>
          <w:iCs/>
        </w:rPr>
        <w:t>WUS signal is designed based on the following information</w:t>
      </w:r>
    </w:p>
    <w:p w14:paraId="2001C3EB" w14:textId="77777777" w:rsidR="006B4D00" w:rsidRPr="00A3729D" w:rsidRDefault="006B4D00" w:rsidP="00A3729D">
      <w:pPr>
        <w:pStyle w:val="ListParagraph"/>
        <w:numPr>
          <w:ilvl w:val="1"/>
          <w:numId w:val="347"/>
        </w:numPr>
        <w:rPr>
          <w:iCs/>
        </w:rPr>
      </w:pPr>
      <w:r w:rsidRPr="00A3729D">
        <w:rPr>
          <w:iCs/>
        </w:rPr>
        <w:t>[Full] Cell ID information</w:t>
      </w:r>
    </w:p>
    <w:p w14:paraId="7EC5C60A" w14:textId="77777777" w:rsidR="006B4D00" w:rsidRPr="00A3729D" w:rsidRDefault="006B4D00" w:rsidP="00A3729D">
      <w:pPr>
        <w:pStyle w:val="ListParagraph"/>
        <w:numPr>
          <w:ilvl w:val="1"/>
          <w:numId w:val="347"/>
        </w:numPr>
        <w:rPr>
          <w:iCs/>
        </w:rPr>
      </w:pPr>
      <w:r w:rsidRPr="00A3729D">
        <w:rPr>
          <w:iCs/>
        </w:rPr>
        <w:t>UE group ID (if introduced)</w:t>
      </w:r>
    </w:p>
    <w:p w14:paraId="044B6C44" w14:textId="77777777" w:rsidR="006B4D00" w:rsidRPr="00A3729D" w:rsidRDefault="006B4D00" w:rsidP="00A3729D">
      <w:pPr>
        <w:pStyle w:val="ListParagraph"/>
        <w:numPr>
          <w:ilvl w:val="1"/>
          <w:numId w:val="347"/>
        </w:numPr>
        <w:rPr>
          <w:iCs/>
        </w:rPr>
      </w:pPr>
      <w:r w:rsidRPr="00A3729D">
        <w:rPr>
          <w:rFonts w:hint="eastAsia"/>
          <w:iCs/>
        </w:rPr>
        <w:t xml:space="preserve">time </w:t>
      </w:r>
      <w:r w:rsidRPr="00A3729D">
        <w:rPr>
          <w:iCs/>
        </w:rPr>
        <w:t xml:space="preserve">information of the starting </w:t>
      </w:r>
      <w:r w:rsidRPr="00A3729D">
        <w:rPr>
          <w:rFonts w:hint="eastAsia"/>
          <w:iCs/>
        </w:rPr>
        <w:t xml:space="preserve">subframe of </w:t>
      </w:r>
      <w:r w:rsidRPr="00A3729D">
        <w:rPr>
          <w:iCs/>
        </w:rPr>
        <w:t>the WUS or PO (Paging Occasion)</w:t>
      </w:r>
    </w:p>
    <w:p w14:paraId="5C851F47" w14:textId="77777777" w:rsidR="006B4D00" w:rsidRPr="00A3729D" w:rsidRDefault="006B4D00" w:rsidP="00A3729D">
      <w:pPr>
        <w:pStyle w:val="ListParagraph"/>
        <w:numPr>
          <w:ilvl w:val="1"/>
          <w:numId w:val="347"/>
        </w:numPr>
        <w:rPr>
          <w:iCs/>
        </w:rPr>
      </w:pPr>
      <w:r w:rsidRPr="00A3729D">
        <w:rPr>
          <w:iCs/>
        </w:rPr>
        <w:t>FFS: (part of) the SFN information</w:t>
      </w:r>
    </w:p>
    <w:p w14:paraId="2C410A24" w14:textId="77777777" w:rsidR="006B4D00" w:rsidRPr="006B4D00" w:rsidRDefault="006B4D00" w:rsidP="006B4D00">
      <w:pPr>
        <w:ind w:left="720" w:hanging="720"/>
        <w:rPr>
          <w:rFonts w:eastAsia="Yu Mincho" w:cs="Times"/>
          <w:iCs/>
          <w:szCs w:val="20"/>
          <w:lang w:eastAsia="ja-JP"/>
        </w:rPr>
      </w:pPr>
      <w:r w:rsidRPr="006B4D00">
        <w:rPr>
          <w:rFonts w:eastAsia="Yu Mincho" w:cs="Times"/>
          <w:iCs/>
          <w:szCs w:val="20"/>
          <w:highlight w:val="green"/>
          <w:lang w:eastAsia="ja-JP"/>
        </w:rPr>
        <w:t>Agreement</w:t>
      </w:r>
    </w:p>
    <w:p w14:paraId="562EDDB2" w14:textId="77777777" w:rsidR="006B4D00" w:rsidRPr="00A3729D" w:rsidRDefault="006B4D00" w:rsidP="00A3729D">
      <w:pPr>
        <w:pStyle w:val="ListParagraph"/>
        <w:numPr>
          <w:ilvl w:val="0"/>
          <w:numId w:val="348"/>
        </w:numPr>
        <w:tabs>
          <w:tab w:val="left" w:pos="720"/>
        </w:tabs>
        <w:spacing w:after="160" w:line="259" w:lineRule="auto"/>
        <w:rPr>
          <w:lang w:eastAsia="x-none"/>
        </w:rPr>
      </w:pPr>
      <w:r w:rsidRPr="00A3729D">
        <w:rPr>
          <w:lang w:eastAsia="x-none"/>
        </w:rPr>
        <w:t xml:space="preserve">WUS subframe is postponed </w:t>
      </w:r>
    </w:p>
    <w:p w14:paraId="5EFBDCFD" w14:textId="77777777" w:rsidR="006B4D00" w:rsidRPr="00A3729D" w:rsidRDefault="006B4D00" w:rsidP="00A3729D">
      <w:pPr>
        <w:pStyle w:val="ListParagraph"/>
        <w:numPr>
          <w:ilvl w:val="1"/>
          <w:numId w:val="348"/>
        </w:numPr>
        <w:tabs>
          <w:tab w:val="left" w:pos="720"/>
        </w:tabs>
        <w:spacing w:after="160" w:line="259" w:lineRule="auto"/>
        <w:rPr>
          <w:lang w:eastAsia="x-none"/>
        </w:rPr>
      </w:pPr>
      <w:r w:rsidRPr="00A3729D">
        <w:rPr>
          <w:lang w:eastAsia="x-none"/>
        </w:rPr>
        <w:t>when colliding with SIB1-BR PRBs</w:t>
      </w:r>
    </w:p>
    <w:p w14:paraId="7F59C241" w14:textId="77777777" w:rsidR="006B4D00" w:rsidRPr="00A3729D" w:rsidRDefault="006B4D00" w:rsidP="00A3729D">
      <w:pPr>
        <w:pStyle w:val="ListParagraph"/>
        <w:numPr>
          <w:ilvl w:val="1"/>
          <w:numId w:val="348"/>
        </w:numPr>
        <w:tabs>
          <w:tab w:val="left" w:pos="720"/>
        </w:tabs>
        <w:spacing w:after="160" w:line="259" w:lineRule="auto"/>
        <w:rPr>
          <w:lang w:val="fr-FR" w:eastAsia="x-none"/>
        </w:rPr>
      </w:pPr>
      <w:r w:rsidRPr="00A3729D">
        <w:rPr>
          <w:lang w:val="fr-FR" w:eastAsia="x-none"/>
        </w:rPr>
        <w:t>in non-BL/CE subframes.</w:t>
      </w:r>
    </w:p>
    <w:p w14:paraId="317E2A7B" w14:textId="77777777" w:rsidR="006B4D00" w:rsidRPr="00A3729D" w:rsidRDefault="006B4D00" w:rsidP="00A3729D">
      <w:pPr>
        <w:pStyle w:val="ListParagraph"/>
        <w:numPr>
          <w:ilvl w:val="1"/>
          <w:numId w:val="348"/>
        </w:numPr>
        <w:tabs>
          <w:tab w:val="left" w:pos="720"/>
        </w:tabs>
        <w:spacing w:after="160" w:line="259" w:lineRule="auto"/>
        <w:rPr>
          <w:lang w:eastAsia="x-none"/>
        </w:rPr>
      </w:pPr>
      <w:r w:rsidRPr="00A3729D">
        <w:rPr>
          <w:lang w:eastAsia="x-none"/>
        </w:rPr>
        <w:t>FFS: when colliding with the PRBs that carry SIs other than SIB1.</w:t>
      </w:r>
    </w:p>
    <w:p w14:paraId="503075B1" w14:textId="77777777" w:rsidR="006B4D00" w:rsidRPr="00A3729D" w:rsidRDefault="006B4D00" w:rsidP="00A3729D">
      <w:pPr>
        <w:pStyle w:val="ListParagraph"/>
        <w:numPr>
          <w:ilvl w:val="0"/>
          <w:numId w:val="348"/>
        </w:numPr>
        <w:tabs>
          <w:tab w:val="left" w:pos="720"/>
        </w:tabs>
        <w:spacing w:after="160" w:line="259" w:lineRule="auto"/>
        <w:rPr>
          <w:rFonts w:eastAsia="Times New Roman"/>
          <w:lang w:eastAsia="x-none"/>
        </w:rPr>
      </w:pPr>
      <w:r w:rsidRPr="00A3729D">
        <w:rPr>
          <w:rFonts w:eastAsia="Times New Roman"/>
          <w:lang w:eastAsia="x-none"/>
        </w:rPr>
        <w:t>Note: “Postpone” means the corresponding subframes are not counted as configured maximum WUS transmission duration and actual WUS transmission duration.</w:t>
      </w:r>
    </w:p>
    <w:p w14:paraId="6E1FEC4D" w14:textId="77777777" w:rsidR="006B4D00" w:rsidRPr="00A3729D" w:rsidRDefault="006B4D00" w:rsidP="00A3729D">
      <w:pPr>
        <w:pStyle w:val="ListParagraph"/>
        <w:numPr>
          <w:ilvl w:val="0"/>
          <w:numId w:val="348"/>
        </w:numPr>
        <w:tabs>
          <w:tab w:val="left" w:pos="720"/>
        </w:tabs>
        <w:spacing w:after="160" w:line="259" w:lineRule="auto"/>
        <w:rPr>
          <w:rFonts w:eastAsia="Times New Roman"/>
          <w:lang w:eastAsia="x-none"/>
        </w:rPr>
      </w:pPr>
      <w:r w:rsidRPr="00A3729D">
        <w:rPr>
          <w:rFonts w:eastAsia="Times New Roman" w:hint="eastAsia"/>
          <w:lang w:eastAsia="x-none"/>
        </w:rPr>
        <w:lastRenderedPageBreak/>
        <w:t>N</w:t>
      </w:r>
      <w:r w:rsidRPr="00A3729D">
        <w:rPr>
          <w:rFonts w:eastAsia="Times New Roman"/>
          <w:lang w:eastAsia="x-none"/>
        </w:rPr>
        <w:t>ote: This does not imply that the minimum gap between the end of actual WUS duration and the first associated PO is reduced</w:t>
      </w:r>
    </w:p>
    <w:p w14:paraId="32EB87ED" w14:textId="77777777" w:rsidR="006B4D00" w:rsidRPr="006B4D00" w:rsidRDefault="006B4D00" w:rsidP="006B4D00">
      <w:pPr>
        <w:ind w:left="720" w:hanging="720"/>
        <w:rPr>
          <w:rFonts w:eastAsia="Yu Mincho" w:cs="Times"/>
          <w:iCs/>
          <w:szCs w:val="20"/>
          <w:lang w:eastAsia="ja-JP"/>
        </w:rPr>
      </w:pPr>
      <w:r w:rsidRPr="006B4D00">
        <w:rPr>
          <w:rFonts w:eastAsia="Yu Mincho" w:cs="Times" w:hint="eastAsia"/>
          <w:iCs/>
          <w:szCs w:val="20"/>
          <w:highlight w:val="green"/>
          <w:lang w:eastAsia="ja-JP"/>
        </w:rPr>
        <w:t>A</w:t>
      </w:r>
      <w:r w:rsidRPr="006B4D00">
        <w:rPr>
          <w:rFonts w:eastAsia="Yu Mincho" w:cs="Times"/>
          <w:iCs/>
          <w:szCs w:val="20"/>
          <w:highlight w:val="green"/>
          <w:lang w:eastAsia="ja-JP"/>
        </w:rPr>
        <w:t>greement</w:t>
      </w:r>
    </w:p>
    <w:p w14:paraId="10CA4F64" w14:textId="77777777" w:rsidR="006B4D00" w:rsidRPr="00A3729D" w:rsidRDefault="006B4D00" w:rsidP="00A3729D">
      <w:pPr>
        <w:pStyle w:val="ListParagraph"/>
        <w:numPr>
          <w:ilvl w:val="0"/>
          <w:numId w:val="348"/>
        </w:numPr>
        <w:spacing w:after="160" w:line="259" w:lineRule="auto"/>
        <w:rPr>
          <w:lang w:eastAsia="x-none"/>
        </w:rPr>
      </w:pPr>
      <w:r w:rsidRPr="00A3729D">
        <w:rPr>
          <w:lang w:eastAsia="x-none"/>
        </w:rPr>
        <w:t>T</w:t>
      </w:r>
      <w:r w:rsidRPr="00A3729D">
        <w:rPr>
          <w:rFonts w:hint="eastAsia"/>
          <w:lang w:eastAsia="x-none"/>
        </w:rPr>
        <w:t>he</w:t>
      </w:r>
      <w:r w:rsidRPr="00A3729D">
        <w:rPr>
          <w:lang w:eastAsia="x-none"/>
        </w:rPr>
        <w:t xml:space="preserve"> gap between the end of configured maximum WUS duration and the first associated PO is equal or larger than the minimum value, which is implicitly or explicitly configured and is an absolute number of subframes</w:t>
      </w:r>
    </w:p>
    <w:p w14:paraId="3C545CF6" w14:textId="77777777" w:rsidR="006B4D00" w:rsidRPr="00A3729D" w:rsidRDefault="006B4D00" w:rsidP="00A3729D">
      <w:pPr>
        <w:pStyle w:val="ListParagraph"/>
        <w:numPr>
          <w:ilvl w:val="1"/>
          <w:numId w:val="348"/>
        </w:numPr>
        <w:spacing w:after="160" w:line="259" w:lineRule="auto"/>
        <w:rPr>
          <w:lang w:eastAsia="x-none"/>
        </w:rPr>
      </w:pPr>
      <w:r w:rsidRPr="00A3729D">
        <w:rPr>
          <w:lang w:eastAsia="x-none"/>
        </w:rPr>
        <w:t>Note: UE can assume CRS between the end of configured maximum WUS duration and the first associated PO</w:t>
      </w:r>
    </w:p>
    <w:p w14:paraId="0B7F1499" w14:textId="77777777" w:rsidR="006B4D00" w:rsidRPr="00A3729D" w:rsidRDefault="006B4D00" w:rsidP="00A3729D">
      <w:pPr>
        <w:pStyle w:val="ListParagraph"/>
        <w:numPr>
          <w:ilvl w:val="1"/>
          <w:numId w:val="348"/>
        </w:numPr>
        <w:spacing w:after="160" w:line="259" w:lineRule="auto"/>
        <w:rPr>
          <w:lang w:eastAsia="x-none"/>
        </w:rPr>
      </w:pPr>
      <w:r w:rsidRPr="00A3729D">
        <w:rPr>
          <w:rFonts w:eastAsia="Yu Mincho" w:hint="eastAsia"/>
        </w:rPr>
        <w:t>N</w:t>
      </w:r>
      <w:r w:rsidRPr="00A3729D">
        <w:rPr>
          <w:rFonts w:eastAsia="Yu Mincho"/>
        </w:rPr>
        <w:t>ote: The gap should be large enough to warm up tracking loops.</w:t>
      </w:r>
    </w:p>
    <w:p w14:paraId="2545F325" w14:textId="77777777" w:rsidR="006B4D00" w:rsidRPr="006B4D00" w:rsidRDefault="006B4D00" w:rsidP="006B4D00">
      <w:pPr>
        <w:ind w:left="720" w:hanging="720"/>
        <w:rPr>
          <w:rFonts w:eastAsia="Yu Mincho" w:cs="Times"/>
          <w:i/>
          <w:iCs/>
          <w:szCs w:val="20"/>
          <w:lang w:eastAsia="ja-JP"/>
        </w:rPr>
      </w:pPr>
      <w:r w:rsidRPr="006B4D00">
        <w:rPr>
          <w:rFonts w:eastAsia="Times New Roman"/>
          <w:szCs w:val="20"/>
        </w:rPr>
        <w:t>FFS: whether to define UE capability for wake-up time</w:t>
      </w:r>
    </w:p>
    <w:p w14:paraId="078DA9D0" w14:textId="77777777" w:rsidR="006B4D00" w:rsidRPr="006B4D00" w:rsidRDefault="006B4D00" w:rsidP="006B4D00">
      <w:pPr>
        <w:rPr>
          <w:rFonts w:cs="Times"/>
          <w:i/>
          <w:iCs/>
          <w:szCs w:val="20"/>
        </w:rPr>
      </w:pPr>
    </w:p>
    <w:p w14:paraId="60B83C18" w14:textId="77777777" w:rsidR="006B4D00" w:rsidRPr="006B4D00" w:rsidRDefault="006B4D00" w:rsidP="006B4D00">
      <w:pPr>
        <w:ind w:left="720" w:hanging="720"/>
        <w:rPr>
          <w:rFonts w:cs="Times"/>
          <w:i/>
          <w:iCs/>
          <w:szCs w:val="20"/>
        </w:rPr>
      </w:pPr>
    </w:p>
    <w:p w14:paraId="1D0B8251" w14:textId="38F9B608" w:rsidR="006B4D00" w:rsidRPr="006B4D00" w:rsidRDefault="00603E09" w:rsidP="006B4D00">
      <w:pPr>
        <w:ind w:left="720" w:hanging="720"/>
        <w:rPr>
          <w:lang w:eastAsia="x-none"/>
        </w:rPr>
      </w:pPr>
      <w:hyperlink r:id="rId432" w:history="1">
        <w:r w:rsidR="00FE4C7E">
          <w:rPr>
            <w:rStyle w:val="Hyperlink"/>
            <w:lang w:eastAsia="x-none"/>
          </w:rPr>
          <w:t>R1-1803804</w:t>
        </w:r>
      </w:hyperlink>
      <w:r w:rsidR="006B4D00" w:rsidRPr="006B4D00">
        <w:rPr>
          <w:lang w:eastAsia="x-none"/>
        </w:rPr>
        <w:tab/>
        <w:t>Remaining aspects on wake-up signals for efeMTC</w:t>
      </w:r>
      <w:r w:rsidR="006B4D00" w:rsidRPr="006B4D00">
        <w:rPr>
          <w:lang w:eastAsia="x-none"/>
        </w:rPr>
        <w:tab/>
        <w:t>vivo</w:t>
      </w:r>
    </w:p>
    <w:p w14:paraId="5D932A4D" w14:textId="5DDB313E" w:rsidR="006B4D00" w:rsidRPr="006B4D00" w:rsidRDefault="00603E09" w:rsidP="006B4D00">
      <w:pPr>
        <w:ind w:left="720" w:hanging="720"/>
        <w:rPr>
          <w:lang w:eastAsia="x-none"/>
        </w:rPr>
      </w:pPr>
      <w:hyperlink r:id="rId433" w:history="1">
        <w:r w:rsidR="00FE4C7E">
          <w:rPr>
            <w:rStyle w:val="Hyperlink"/>
            <w:lang w:eastAsia="x-none"/>
          </w:rPr>
          <w:t>R1-1803885</w:t>
        </w:r>
      </w:hyperlink>
      <w:r w:rsidR="006B4D00" w:rsidRPr="006B4D00">
        <w:rPr>
          <w:lang w:eastAsia="x-none"/>
        </w:rPr>
        <w:tab/>
        <w:t>On 'wake-up signal' for eFeMTC</w:t>
      </w:r>
      <w:r w:rsidR="006B4D00" w:rsidRPr="006B4D00">
        <w:rPr>
          <w:lang w:eastAsia="x-none"/>
        </w:rPr>
        <w:tab/>
        <w:t>Huawei, HiSilicon</w:t>
      </w:r>
    </w:p>
    <w:p w14:paraId="71CAB3BF" w14:textId="3F127068" w:rsidR="006B4D00" w:rsidRPr="006B4D00" w:rsidRDefault="00603E09" w:rsidP="006B4D00">
      <w:pPr>
        <w:ind w:left="720" w:hanging="720"/>
        <w:rPr>
          <w:lang w:eastAsia="x-none"/>
        </w:rPr>
      </w:pPr>
      <w:hyperlink r:id="rId434" w:history="1">
        <w:r w:rsidR="00FE4C7E">
          <w:rPr>
            <w:rStyle w:val="Hyperlink"/>
            <w:lang w:eastAsia="x-none"/>
          </w:rPr>
          <w:t>R1-1803995</w:t>
        </w:r>
      </w:hyperlink>
      <w:r w:rsidR="006B4D00" w:rsidRPr="006B4D00">
        <w:rPr>
          <w:lang w:eastAsia="x-none"/>
        </w:rPr>
        <w:tab/>
        <w:t>On downlink channel power efficiency for efeMTC</w:t>
      </w:r>
      <w:r w:rsidR="006B4D00" w:rsidRPr="006B4D00">
        <w:rPr>
          <w:lang w:eastAsia="x-none"/>
        </w:rPr>
        <w:tab/>
        <w:t>OPPO</w:t>
      </w:r>
    </w:p>
    <w:p w14:paraId="085E962F" w14:textId="44243E32" w:rsidR="006B4D00" w:rsidRPr="006B4D00" w:rsidRDefault="00603E09" w:rsidP="006B4D00">
      <w:pPr>
        <w:ind w:left="720" w:hanging="720"/>
        <w:rPr>
          <w:lang w:eastAsia="x-none"/>
        </w:rPr>
      </w:pPr>
      <w:hyperlink r:id="rId435" w:history="1">
        <w:r w:rsidR="00FE4C7E">
          <w:rPr>
            <w:rStyle w:val="Hyperlink"/>
            <w:lang w:eastAsia="x-none"/>
          </w:rPr>
          <w:t>R1-1804122</w:t>
        </w:r>
      </w:hyperlink>
      <w:r w:rsidR="006B4D00" w:rsidRPr="006B4D00">
        <w:rPr>
          <w:lang w:eastAsia="x-none"/>
        </w:rPr>
        <w:tab/>
        <w:t>Downlink channel power efficiency for MTC</w:t>
      </w:r>
      <w:r w:rsidR="006B4D00" w:rsidRPr="006B4D00">
        <w:rPr>
          <w:lang w:eastAsia="x-none"/>
        </w:rPr>
        <w:tab/>
        <w:t>Ericsson</w:t>
      </w:r>
    </w:p>
    <w:p w14:paraId="2FB43CDA" w14:textId="67A6F13F" w:rsidR="006B4D00" w:rsidRPr="006B4D00" w:rsidRDefault="00603E09" w:rsidP="006B4D00">
      <w:pPr>
        <w:ind w:left="720" w:hanging="720"/>
        <w:rPr>
          <w:lang w:eastAsia="x-none"/>
        </w:rPr>
      </w:pPr>
      <w:hyperlink r:id="rId436" w:history="1">
        <w:r w:rsidR="00FE4C7E">
          <w:rPr>
            <w:rStyle w:val="Hyperlink"/>
            <w:lang w:eastAsia="x-none"/>
          </w:rPr>
          <w:t>R1-1804189</w:t>
        </w:r>
      </w:hyperlink>
      <w:r w:rsidR="006B4D00" w:rsidRPr="006B4D00">
        <w:rPr>
          <w:lang w:eastAsia="x-none"/>
        </w:rPr>
        <w:tab/>
        <w:t>Power consumption reduction for physical channels for MTC</w:t>
      </w:r>
      <w:r w:rsidR="006B4D00" w:rsidRPr="006B4D00">
        <w:rPr>
          <w:lang w:eastAsia="x-none"/>
        </w:rPr>
        <w:tab/>
        <w:t>ZTE, SaneChips</w:t>
      </w:r>
    </w:p>
    <w:p w14:paraId="308F3E61" w14:textId="209F3E52" w:rsidR="006B4D00" w:rsidRPr="006B4D00" w:rsidRDefault="00603E09" w:rsidP="006B4D00">
      <w:pPr>
        <w:ind w:left="720" w:hanging="720"/>
        <w:rPr>
          <w:lang w:eastAsia="x-none"/>
        </w:rPr>
      </w:pPr>
      <w:hyperlink r:id="rId437" w:history="1">
        <w:r w:rsidR="00FE4C7E">
          <w:rPr>
            <w:rStyle w:val="Hyperlink"/>
            <w:lang w:eastAsia="x-none"/>
          </w:rPr>
          <w:t>R1-1804243</w:t>
        </w:r>
      </w:hyperlink>
      <w:r w:rsidR="006B4D00" w:rsidRPr="006B4D00">
        <w:rPr>
          <w:lang w:eastAsia="x-none"/>
        </w:rPr>
        <w:tab/>
        <w:t>Wake-up signal for efeMTC</w:t>
      </w:r>
      <w:r w:rsidR="006B4D00" w:rsidRPr="006B4D00">
        <w:rPr>
          <w:lang w:eastAsia="x-none"/>
        </w:rPr>
        <w:tab/>
        <w:t>Nokia, Nokia Shanghai Bell</w:t>
      </w:r>
    </w:p>
    <w:p w14:paraId="0258D826" w14:textId="00BD5B98" w:rsidR="006B4D00" w:rsidRPr="006B4D00" w:rsidRDefault="00603E09" w:rsidP="006B4D00">
      <w:pPr>
        <w:ind w:left="720" w:hanging="720"/>
        <w:rPr>
          <w:lang w:eastAsia="x-none"/>
        </w:rPr>
      </w:pPr>
      <w:hyperlink r:id="rId438" w:history="1">
        <w:r w:rsidR="00FE4C7E">
          <w:rPr>
            <w:rStyle w:val="Hyperlink"/>
            <w:lang w:eastAsia="x-none"/>
          </w:rPr>
          <w:t>R1-1804326</w:t>
        </w:r>
      </w:hyperlink>
      <w:r w:rsidR="006B4D00" w:rsidRPr="006B4D00">
        <w:rPr>
          <w:lang w:eastAsia="x-none"/>
        </w:rPr>
        <w:tab/>
        <w:t>DL power consumption reduction for eMTC</w:t>
      </w:r>
      <w:r w:rsidR="006B4D00" w:rsidRPr="006B4D00">
        <w:rPr>
          <w:lang w:eastAsia="x-none"/>
        </w:rPr>
        <w:tab/>
        <w:t>Samsung</w:t>
      </w:r>
    </w:p>
    <w:p w14:paraId="2568D32B" w14:textId="484901E4" w:rsidR="006B4D00" w:rsidRPr="006B4D00" w:rsidRDefault="00603E09" w:rsidP="006B4D00">
      <w:pPr>
        <w:ind w:left="720" w:hanging="720"/>
        <w:rPr>
          <w:lang w:eastAsia="x-none"/>
        </w:rPr>
      </w:pPr>
      <w:hyperlink r:id="rId439" w:history="1">
        <w:r w:rsidR="00FE4C7E">
          <w:rPr>
            <w:rStyle w:val="Hyperlink"/>
            <w:lang w:eastAsia="x-none"/>
          </w:rPr>
          <w:t>R1-1804475</w:t>
        </w:r>
      </w:hyperlink>
      <w:r w:rsidR="006B4D00" w:rsidRPr="006B4D00">
        <w:rPr>
          <w:lang w:eastAsia="x-none"/>
        </w:rPr>
        <w:tab/>
        <w:t>WUS Design Considerations</w:t>
      </w:r>
      <w:r w:rsidR="006B4D00" w:rsidRPr="006B4D00">
        <w:rPr>
          <w:lang w:eastAsia="x-none"/>
        </w:rPr>
        <w:tab/>
        <w:t>Sierra Wireless, S.A.</w:t>
      </w:r>
    </w:p>
    <w:p w14:paraId="4179D64A" w14:textId="62026518" w:rsidR="006B4D00" w:rsidRPr="006B4D00" w:rsidRDefault="00603E09" w:rsidP="006B4D00">
      <w:pPr>
        <w:ind w:left="720" w:hanging="720"/>
        <w:rPr>
          <w:lang w:eastAsia="x-none"/>
        </w:rPr>
      </w:pPr>
      <w:hyperlink r:id="rId440" w:history="1">
        <w:r w:rsidR="00FE4C7E">
          <w:rPr>
            <w:rStyle w:val="Hyperlink"/>
            <w:lang w:eastAsia="x-none"/>
          </w:rPr>
          <w:t>R1-1804517</w:t>
        </w:r>
      </w:hyperlink>
      <w:r w:rsidR="006B4D00" w:rsidRPr="006B4D00">
        <w:rPr>
          <w:lang w:eastAsia="x-none"/>
        </w:rPr>
        <w:tab/>
        <w:t>Discussion on wake up signal in MTC</w:t>
      </w:r>
      <w:r w:rsidR="006B4D00" w:rsidRPr="006B4D00">
        <w:rPr>
          <w:lang w:eastAsia="x-none"/>
        </w:rPr>
        <w:tab/>
        <w:t>LG Electronics</w:t>
      </w:r>
    </w:p>
    <w:p w14:paraId="7A1EB22A" w14:textId="060BDF6E" w:rsidR="006B4D00" w:rsidRPr="006B4D00" w:rsidRDefault="00603E09" w:rsidP="006B4D00">
      <w:pPr>
        <w:ind w:left="720" w:hanging="720"/>
        <w:rPr>
          <w:lang w:eastAsia="x-none"/>
        </w:rPr>
      </w:pPr>
      <w:hyperlink r:id="rId441" w:history="1">
        <w:r w:rsidR="00FE4C7E">
          <w:rPr>
            <w:rStyle w:val="Hyperlink"/>
            <w:lang w:eastAsia="x-none"/>
          </w:rPr>
          <w:t>R1-1804604</w:t>
        </w:r>
      </w:hyperlink>
      <w:r w:rsidR="006B4D00" w:rsidRPr="006B4D00">
        <w:rPr>
          <w:lang w:eastAsia="x-none"/>
        </w:rPr>
        <w:tab/>
        <w:t>Considerations of using WUS in efeMTC</w:t>
      </w:r>
      <w:r w:rsidR="006B4D00" w:rsidRPr="006B4D00">
        <w:rPr>
          <w:lang w:eastAsia="x-none"/>
        </w:rPr>
        <w:tab/>
        <w:t>Sony</w:t>
      </w:r>
    </w:p>
    <w:p w14:paraId="06A5FAEF" w14:textId="3BB386DF" w:rsidR="006B4D00" w:rsidRPr="006B4D00" w:rsidRDefault="00603E09" w:rsidP="006B4D00">
      <w:pPr>
        <w:ind w:left="720" w:hanging="720"/>
        <w:rPr>
          <w:lang w:eastAsia="x-none"/>
        </w:rPr>
      </w:pPr>
      <w:hyperlink r:id="rId442" w:history="1">
        <w:r w:rsidR="00FE4C7E">
          <w:rPr>
            <w:rStyle w:val="Hyperlink"/>
            <w:lang w:eastAsia="x-none"/>
          </w:rPr>
          <w:t>R1-1804694</w:t>
        </w:r>
      </w:hyperlink>
      <w:r w:rsidR="006B4D00" w:rsidRPr="006B4D00">
        <w:rPr>
          <w:lang w:eastAsia="x-none"/>
        </w:rPr>
        <w:tab/>
        <w:t>Power saving signal for efeMTC</w:t>
      </w:r>
      <w:r w:rsidR="006B4D00" w:rsidRPr="006B4D00">
        <w:rPr>
          <w:lang w:eastAsia="x-none"/>
        </w:rPr>
        <w:tab/>
        <w:t>Intel Corporation</w:t>
      </w:r>
    </w:p>
    <w:p w14:paraId="2898581A" w14:textId="01C6E068" w:rsidR="006B4D00" w:rsidRPr="006B4D00" w:rsidRDefault="00603E09" w:rsidP="006B4D00">
      <w:pPr>
        <w:ind w:left="720" w:hanging="720"/>
        <w:rPr>
          <w:lang w:eastAsia="x-none"/>
        </w:rPr>
      </w:pPr>
      <w:hyperlink r:id="rId443" w:history="1">
        <w:r w:rsidR="00FE4C7E">
          <w:rPr>
            <w:rStyle w:val="Hyperlink"/>
            <w:lang w:eastAsia="x-none"/>
          </w:rPr>
          <w:t>R1-1804914</w:t>
        </w:r>
      </w:hyperlink>
      <w:r w:rsidR="006B4D00" w:rsidRPr="006B4D00">
        <w:rPr>
          <w:lang w:eastAsia="x-none"/>
        </w:rPr>
        <w:tab/>
        <w:t>Efficient monitoring of DL control channels</w:t>
      </w:r>
      <w:r w:rsidR="006B4D00" w:rsidRPr="006B4D00">
        <w:rPr>
          <w:lang w:eastAsia="x-none"/>
        </w:rPr>
        <w:tab/>
        <w:t>Qualcomm Incorporated</w:t>
      </w:r>
    </w:p>
    <w:p w14:paraId="7778968A" w14:textId="1D50E82D" w:rsidR="006B4D00" w:rsidRPr="006B4D00" w:rsidRDefault="00A3729D" w:rsidP="006B4D00">
      <w:pPr>
        <w:ind w:left="720" w:hanging="720"/>
        <w:rPr>
          <w:lang w:val="sv-SE"/>
        </w:rPr>
      </w:pPr>
      <w:r w:rsidRPr="00A3729D">
        <w:rPr>
          <w:lang w:val="sv-SE"/>
        </w:rPr>
        <w:t>R1-1805308</w:t>
      </w:r>
      <w:r w:rsidRPr="00A3729D">
        <w:rPr>
          <w:lang w:val="sv-SE"/>
        </w:rPr>
        <w:tab/>
        <w:t>Summary of 6.2.6.3 Downlink channel power efficiency</w:t>
      </w:r>
      <w:r w:rsidRPr="00A3729D">
        <w:rPr>
          <w:lang w:val="sv-SE"/>
        </w:rPr>
        <w:tab/>
        <w:t>Qualcomm</w:t>
      </w:r>
    </w:p>
    <w:p w14:paraId="683415B4" w14:textId="77777777" w:rsidR="006B4D00" w:rsidRPr="006B4D00" w:rsidRDefault="006B4D00" w:rsidP="006B4D00">
      <w:pPr>
        <w:pStyle w:val="Heading4"/>
        <w:rPr>
          <w:lang w:val="sv-SE"/>
        </w:rPr>
      </w:pPr>
      <w:bookmarkStart w:id="140" w:name="_Toc511072776"/>
      <w:bookmarkStart w:id="141" w:name="_Toc514184604"/>
      <w:r w:rsidRPr="006B4D00">
        <w:t>Uplink HARQ-ACK feedback</w:t>
      </w:r>
      <w:bookmarkEnd w:id="140"/>
      <w:bookmarkEnd w:id="141"/>
    </w:p>
    <w:p w14:paraId="3131980C" w14:textId="77777777" w:rsidR="006B4D00" w:rsidRPr="006B4D00" w:rsidRDefault="006B4D00" w:rsidP="006B4D00">
      <w:pPr>
        <w:ind w:left="720" w:hanging="720"/>
        <w:rPr>
          <w:rFonts w:cs="Times"/>
          <w:i/>
          <w:iCs/>
          <w:szCs w:val="20"/>
        </w:rPr>
      </w:pPr>
      <w:r w:rsidRPr="006B4D00">
        <w:rPr>
          <w:rFonts w:cs="Times"/>
          <w:i/>
          <w:iCs/>
          <w:szCs w:val="20"/>
        </w:rPr>
        <w:t>Design of MPDCCH-based explicit HARQ-ACK feedback</w:t>
      </w:r>
    </w:p>
    <w:p w14:paraId="0919F9A3" w14:textId="77777777" w:rsidR="00A3729D" w:rsidRDefault="00A3729D" w:rsidP="006B4D00">
      <w:pPr>
        <w:ind w:left="720" w:hanging="720"/>
        <w:rPr>
          <w:rFonts w:eastAsia="Yu Mincho"/>
          <w:b/>
          <w:szCs w:val="20"/>
          <w:lang w:eastAsia="ja-JP"/>
        </w:rPr>
      </w:pPr>
    </w:p>
    <w:p w14:paraId="56A2CF49" w14:textId="436E188A" w:rsidR="006B4D00" w:rsidRPr="00A3729D" w:rsidRDefault="00603E09" w:rsidP="006B4D00">
      <w:pPr>
        <w:ind w:left="720" w:hanging="720"/>
        <w:rPr>
          <w:rFonts w:eastAsia="Yu Mincho"/>
          <w:b/>
          <w:szCs w:val="20"/>
          <w:lang w:eastAsia="ja-JP"/>
        </w:rPr>
      </w:pPr>
      <w:hyperlink r:id="rId444" w:history="1">
        <w:r w:rsidR="00FE4C7E" w:rsidRPr="00A3729D">
          <w:rPr>
            <w:rStyle w:val="Hyperlink"/>
            <w:rFonts w:eastAsia="Yu Mincho"/>
            <w:b/>
            <w:szCs w:val="20"/>
            <w:lang w:eastAsia="ja-JP"/>
          </w:rPr>
          <w:t>R1-1805311</w:t>
        </w:r>
      </w:hyperlink>
      <w:r w:rsidR="006B4D00" w:rsidRPr="00A3729D">
        <w:rPr>
          <w:rFonts w:eastAsia="Yu Mincho"/>
          <w:b/>
          <w:szCs w:val="20"/>
          <w:lang w:eastAsia="ja-JP"/>
        </w:rPr>
        <w:tab/>
      </w:r>
      <w:r w:rsidR="006B4D00" w:rsidRPr="00A3729D">
        <w:rPr>
          <w:rFonts w:cs="Arial"/>
          <w:b/>
          <w:bCs/>
          <w:szCs w:val="20"/>
          <w:lang w:val="en-US" w:eastAsia="zh-TW"/>
        </w:rPr>
        <w:t>Summary of Uplink HARQ-ACK Feedback</w:t>
      </w:r>
      <w:r w:rsidR="006B4D00" w:rsidRPr="00A3729D">
        <w:rPr>
          <w:b/>
          <w:bCs/>
          <w:szCs w:val="20"/>
          <w:lang w:val="en-US" w:eastAsia="zh-TW"/>
        </w:rPr>
        <w:t xml:space="preserve"> </w:t>
      </w:r>
      <w:r w:rsidR="006B4D00" w:rsidRPr="00A3729D">
        <w:rPr>
          <w:rFonts w:cs="Arial"/>
          <w:b/>
          <w:bCs/>
          <w:szCs w:val="20"/>
          <w:lang w:val="en-US" w:eastAsia="zh-TW"/>
        </w:rPr>
        <w:t>for MTC</w:t>
      </w:r>
      <w:r w:rsidR="006B4D00" w:rsidRPr="00A3729D">
        <w:rPr>
          <w:rFonts w:cs="Arial"/>
          <w:b/>
          <w:bCs/>
          <w:szCs w:val="20"/>
          <w:lang w:val="en-US" w:eastAsia="zh-TW"/>
        </w:rPr>
        <w:tab/>
      </w:r>
      <w:r w:rsidR="006B4D00" w:rsidRPr="00A3729D">
        <w:rPr>
          <w:b/>
          <w:szCs w:val="20"/>
          <w:lang w:eastAsia="x-none"/>
        </w:rPr>
        <w:t>ZTE, SaneChips</w:t>
      </w:r>
    </w:p>
    <w:p w14:paraId="3EF715EF" w14:textId="77777777" w:rsidR="006B4D00" w:rsidRPr="006B4D00" w:rsidRDefault="006B4D00" w:rsidP="006B4D00">
      <w:pPr>
        <w:ind w:left="720" w:hanging="720"/>
        <w:rPr>
          <w:lang w:eastAsia="x-none"/>
        </w:rPr>
      </w:pPr>
    </w:p>
    <w:p w14:paraId="281159AD"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3CAA123F" w14:textId="77777777" w:rsidR="006B4D00" w:rsidRPr="006B4D00" w:rsidRDefault="006B4D00" w:rsidP="006B4D00">
      <w:pPr>
        <w:rPr>
          <w:rFonts w:eastAsia="SimSun"/>
          <w:kern w:val="2"/>
          <w:szCs w:val="20"/>
          <w:lang w:val="en-US" w:eastAsia="zh-CN"/>
        </w:rPr>
      </w:pPr>
      <w:r w:rsidRPr="006B4D00">
        <w:rPr>
          <w:rFonts w:eastAsia="SimSun"/>
          <w:kern w:val="2"/>
          <w:szCs w:val="20"/>
          <w:lang w:val="en-US" w:eastAsia="zh-CN"/>
        </w:rPr>
        <w:t>The working assumption from RAN1#91 is replaced by the following agreement</w:t>
      </w:r>
    </w:p>
    <w:p w14:paraId="638AD0E7" w14:textId="77777777" w:rsidR="006B4D00" w:rsidRPr="00A3729D" w:rsidRDefault="006B4D00" w:rsidP="00A3729D">
      <w:pPr>
        <w:pStyle w:val="ListParagraph"/>
        <w:widowControl w:val="0"/>
        <w:numPr>
          <w:ilvl w:val="0"/>
          <w:numId w:val="348"/>
        </w:numPr>
        <w:spacing w:line="276" w:lineRule="auto"/>
        <w:jc w:val="both"/>
        <w:rPr>
          <w:rFonts w:eastAsia="Times New Roman"/>
          <w:lang w:val="en-US"/>
        </w:rPr>
      </w:pPr>
      <w:r w:rsidRPr="00A3729D">
        <w:rPr>
          <w:rFonts w:eastAsia="MS Mincho"/>
          <w:kern w:val="2"/>
          <w:lang w:val="en-US" w:eastAsia="zh-CN"/>
        </w:rPr>
        <w:t>One unused DCI state in each CE mode is used for indicating:</w:t>
      </w:r>
    </w:p>
    <w:p w14:paraId="5F7D1BD6" w14:textId="77777777" w:rsidR="006B4D00" w:rsidRPr="00A3729D" w:rsidRDefault="006B4D00" w:rsidP="00A3729D">
      <w:pPr>
        <w:pStyle w:val="ListParagraph"/>
        <w:widowControl w:val="0"/>
        <w:numPr>
          <w:ilvl w:val="1"/>
          <w:numId w:val="348"/>
        </w:numPr>
        <w:spacing w:afterLines="50" w:after="120" w:line="276" w:lineRule="auto"/>
        <w:jc w:val="both"/>
        <w:rPr>
          <w:rFonts w:eastAsia="MS Mincho"/>
          <w:kern w:val="2"/>
          <w:lang w:val="en-US" w:eastAsia="zh-CN"/>
        </w:rPr>
      </w:pPr>
      <w:r w:rsidRPr="00A3729D">
        <w:rPr>
          <w:rFonts w:eastAsia="MS Mincho"/>
          <w:kern w:val="2"/>
          <w:lang w:val="en-US" w:eastAsia="zh-CN"/>
        </w:rPr>
        <w:t>Early termination of any ongoing PUSCH transmission (without early termination of MPDCCH monitoring except for the case of acknowledging RRC Connection Release, for which MPDCCH monitoring is terminated)</w:t>
      </w:r>
    </w:p>
    <w:p w14:paraId="232EB8E5" w14:textId="77777777" w:rsidR="006B4D00" w:rsidRPr="006B4D00" w:rsidRDefault="006B4D00" w:rsidP="006B4D00">
      <w:pPr>
        <w:ind w:left="720" w:hanging="720"/>
        <w:rPr>
          <w:rFonts w:eastAsia="Yu Mincho"/>
          <w:szCs w:val="32"/>
          <w:lang w:val="en-US" w:eastAsia="ja-JP"/>
        </w:rPr>
      </w:pPr>
      <w:r w:rsidRPr="006B4D00">
        <w:rPr>
          <w:rFonts w:eastAsia="Yu Mincho"/>
          <w:szCs w:val="32"/>
          <w:highlight w:val="green"/>
          <w:lang w:val="en-US" w:eastAsia="ja-JP"/>
        </w:rPr>
        <w:t>Agreement</w:t>
      </w:r>
    </w:p>
    <w:p w14:paraId="5277E8BB" w14:textId="77777777" w:rsidR="006B4D00" w:rsidRPr="006B4D00" w:rsidRDefault="006B4D00" w:rsidP="00A3729D">
      <w:r w:rsidRPr="006B4D00">
        <w:t>For the UE-specific UL HARQ-ACK feedback, ACK is indicated by DCI format 6-0A and 6-0B for CE mode A and CE mode B, respectively, by setting all fields except the ones below to default fixed value</w:t>
      </w:r>
    </w:p>
    <w:p w14:paraId="5D2828F8" w14:textId="77777777" w:rsidR="006B4D00" w:rsidRPr="00A3729D" w:rsidRDefault="006B4D00" w:rsidP="00A3729D">
      <w:pPr>
        <w:pStyle w:val="ListParagraph"/>
        <w:numPr>
          <w:ilvl w:val="0"/>
          <w:numId w:val="348"/>
        </w:numPr>
        <w:spacing w:afterLines="25" w:after="60" w:line="276" w:lineRule="auto"/>
        <w:jc w:val="both"/>
        <w:rPr>
          <w:szCs w:val="28"/>
        </w:rPr>
      </w:pPr>
      <w:r w:rsidRPr="00A3729D">
        <w:rPr>
          <w:szCs w:val="28"/>
        </w:rPr>
        <w:t>‘Flag for format 6-0A/6-1A differentiation’ in CE mode A and ‘Flag for format 6-0B/6-1B differentiation’ in CE mode B</w:t>
      </w:r>
    </w:p>
    <w:p w14:paraId="68B8A688" w14:textId="77777777" w:rsidR="006B4D00" w:rsidRPr="00A3729D" w:rsidRDefault="006B4D00" w:rsidP="00A3729D">
      <w:pPr>
        <w:pStyle w:val="ListParagraph"/>
        <w:numPr>
          <w:ilvl w:val="0"/>
          <w:numId w:val="348"/>
        </w:numPr>
        <w:spacing w:afterLines="25" w:after="60" w:line="276" w:lineRule="auto"/>
        <w:jc w:val="both"/>
        <w:rPr>
          <w:szCs w:val="28"/>
        </w:rPr>
      </w:pPr>
      <w:r w:rsidRPr="00A3729D">
        <w:rPr>
          <w:szCs w:val="28"/>
        </w:rPr>
        <w:t>‘</w:t>
      </w:r>
      <w:r w:rsidRPr="00A3729D">
        <w:rPr>
          <w:rFonts w:hint="eastAsia"/>
          <w:szCs w:val="28"/>
        </w:rPr>
        <w:t>DCI subframe repetition number</w:t>
      </w:r>
      <w:r w:rsidRPr="00A3729D">
        <w:rPr>
          <w:szCs w:val="28"/>
        </w:rPr>
        <w:t xml:space="preserve">’ field </w:t>
      </w:r>
    </w:p>
    <w:p w14:paraId="0ED99397" w14:textId="77777777" w:rsidR="006B4D00" w:rsidRPr="00A3729D" w:rsidRDefault="006B4D00" w:rsidP="00A3729D">
      <w:pPr>
        <w:pStyle w:val="ListParagraph"/>
        <w:numPr>
          <w:ilvl w:val="0"/>
          <w:numId w:val="348"/>
        </w:numPr>
        <w:spacing w:afterLines="25" w:after="60" w:line="276" w:lineRule="auto"/>
        <w:jc w:val="both"/>
        <w:rPr>
          <w:szCs w:val="28"/>
        </w:rPr>
      </w:pPr>
      <w:r w:rsidRPr="00A3729D">
        <w:rPr>
          <w:szCs w:val="28"/>
        </w:rPr>
        <w:t>‘Resource block assignment’ field in DCI format 6-0A and ‘MCS’ field in DCI format 6-0B</w:t>
      </w:r>
    </w:p>
    <w:p w14:paraId="4BFFB5B6" w14:textId="77777777" w:rsidR="006B4D00" w:rsidRPr="00A3729D" w:rsidRDefault="006B4D00" w:rsidP="00A3729D">
      <w:pPr>
        <w:pStyle w:val="ListParagraph"/>
        <w:numPr>
          <w:ilvl w:val="1"/>
          <w:numId w:val="348"/>
        </w:numPr>
        <w:spacing w:afterLines="25" w:after="60" w:line="276" w:lineRule="auto"/>
        <w:jc w:val="both"/>
        <w:rPr>
          <w:szCs w:val="28"/>
        </w:rPr>
      </w:pPr>
      <w:r w:rsidRPr="00A3729D">
        <w:rPr>
          <w:rFonts w:eastAsia="Yu Mincho" w:hint="eastAsia"/>
          <w:szCs w:val="28"/>
        </w:rPr>
        <w:t>V</w:t>
      </w:r>
      <w:r w:rsidRPr="00A3729D">
        <w:rPr>
          <w:rFonts w:eastAsia="Yu Mincho"/>
          <w:szCs w:val="28"/>
        </w:rPr>
        <w:t>alues; TBD</w:t>
      </w:r>
    </w:p>
    <w:p w14:paraId="2BEAE740" w14:textId="77777777" w:rsidR="006B4D00" w:rsidRPr="006B4D00" w:rsidRDefault="006B4D00" w:rsidP="006B4D00">
      <w:pPr>
        <w:ind w:left="720" w:hanging="720"/>
        <w:rPr>
          <w:rFonts w:eastAsia="Yu Mincho"/>
          <w:szCs w:val="28"/>
          <w:lang w:eastAsia="ja-JP"/>
        </w:rPr>
      </w:pPr>
      <w:r w:rsidRPr="006B4D00">
        <w:rPr>
          <w:rFonts w:eastAsia="Yu Mincho" w:hint="eastAsia"/>
          <w:szCs w:val="28"/>
          <w:lang w:eastAsia="ja-JP"/>
        </w:rPr>
        <w:t>N</w:t>
      </w:r>
      <w:r w:rsidRPr="006B4D00">
        <w:rPr>
          <w:rFonts w:eastAsia="Yu Mincho"/>
          <w:szCs w:val="28"/>
          <w:lang w:eastAsia="ja-JP"/>
        </w:rPr>
        <w:t xml:space="preserve">ote Exact </w:t>
      </w:r>
      <w:r w:rsidRPr="006B4D00">
        <w:rPr>
          <w:rFonts w:eastAsia="SimSun"/>
          <w:szCs w:val="28"/>
        </w:rPr>
        <w:t>default fixed value is up to specification editor</w:t>
      </w:r>
    </w:p>
    <w:p w14:paraId="6DB65DCF" w14:textId="77777777" w:rsidR="006B4D00" w:rsidRPr="006B4D00" w:rsidRDefault="006B4D00" w:rsidP="006B4D00">
      <w:pPr>
        <w:ind w:left="720" w:hanging="720"/>
        <w:rPr>
          <w:lang w:eastAsia="x-none"/>
        </w:rPr>
      </w:pPr>
    </w:p>
    <w:p w14:paraId="0839CD0E" w14:textId="77777777" w:rsidR="006B4D00" w:rsidRPr="006B4D00" w:rsidRDefault="006B4D00" w:rsidP="006B4D00">
      <w:pPr>
        <w:ind w:left="720" w:hanging="720"/>
        <w:rPr>
          <w:lang w:eastAsia="x-none"/>
        </w:rPr>
      </w:pPr>
    </w:p>
    <w:p w14:paraId="2C7C597E" w14:textId="06784AD4" w:rsidR="006B4D00" w:rsidRPr="006B4D00" w:rsidRDefault="00603E09" w:rsidP="006B4D00">
      <w:pPr>
        <w:ind w:left="720" w:hanging="720"/>
        <w:rPr>
          <w:lang w:eastAsia="x-none"/>
        </w:rPr>
      </w:pPr>
      <w:hyperlink r:id="rId445" w:history="1">
        <w:r w:rsidR="00FE4C7E">
          <w:rPr>
            <w:rStyle w:val="Hyperlink"/>
            <w:lang w:eastAsia="x-none"/>
          </w:rPr>
          <w:t>R1-1803886</w:t>
        </w:r>
      </w:hyperlink>
      <w:r w:rsidR="006B4D00" w:rsidRPr="006B4D00">
        <w:rPr>
          <w:lang w:eastAsia="x-none"/>
        </w:rPr>
        <w:tab/>
        <w:t>Further considerations on HARQ-ACK feedback for PUSCH in eFeMTC</w:t>
      </w:r>
      <w:r w:rsidR="006B4D00" w:rsidRPr="006B4D00">
        <w:rPr>
          <w:lang w:eastAsia="x-none"/>
        </w:rPr>
        <w:tab/>
        <w:t>Huawei, HiSilicon</w:t>
      </w:r>
    </w:p>
    <w:p w14:paraId="39821496" w14:textId="42AC5491" w:rsidR="006B4D00" w:rsidRPr="006B4D00" w:rsidRDefault="00603E09" w:rsidP="006B4D00">
      <w:pPr>
        <w:ind w:left="720" w:hanging="720"/>
        <w:rPr>
          <w:lang w:eastAsia="x-none"/>
        </w:rPr>
      </w:pPr>
      <w:hyperlink r:id="rId446" w:history="1">
        <w:r w:rsidR="00FE4C7E">
          <w:rPr>
            <w:rStyle w:val="Hyperlink"/>
            <w:lang w:eastAsia="x-none"/>
          </w:rPr>
          <w:t>R1-1804123</w:t>
        </w:r>
      </w:hyperlink>
      <w:r w:rsidR="006B4D00" w:rsidRPr="006B4D00">
        <w:rPr>
          <w:lang w:eastAsia="x-none"/>
        </w:rPr>
        <w:tab/>
        <w:t>Uplink HARQ-ACK feedback for MTC</w:t>
      </w:r>
      <w:r w:rsidR="006B4D00" w:rsidRPr="006B4D00">
        <w:rPr>
          <w:lang w:eastAsia="x-none"/>
        </w:rPr>
        <w:tab/>
        <w:t>Ericsson</w:t>
      </w:r>
    </w:p>
    <w:p w14:paraId="4E5C81DA" w14:textId="090FB374" w:rsidR="006B4D00" w:rsidRPr="006B4D00" w:rsidRDefault="00603E09" w:rsidP="006B4D00">
      <w:pPr>
        <w:ind w:left="720" w:hanging="720"/>
        <w:rPr>
          <w:lang w:eastAsia="x-none"/>
        </w:rPr>
      </w:pPr>
      <w:hyperlink r:id="rId447" w:history="1">
        <w:r w:rsidR="00FE4C7E">
          <w:rPr>
            <w:rStyle w:val="Hyperlink"/>
            <w:lang w:eastAsia="x-none"/>
          </w:rPr>
          <w:t>R1-1804175</w:t>
        </w:r>
      </w:hyperlink>
      <w:r w:rsidR="006B4D00" w:rsidRPr="006B4D00">
        <w:rPr>
          <w:lang w:eastAsia="x-none"/>
        </w:rPr>
        <w:tab/>
        <w:t>Remaining issues on UL HARQ-ACK feedback for MTC</w:t>
      </w:r>
      <w:r w:rsidR="006B4D00" w:rsidRPr="006B4D00">
        <w:rPr>
          <w:lang w:eastAsia="x-none"/>
        </w:rPr>
        <w:tab/>
        <w:t>ZTE, SaneChips</w:t>
      </w:r>
    </w:p>
    <w:p w14:paraId="4DEE6D59" w14:textId="0E18F2FF" w:rsidR="006B4D00" w:rsidRPr="006B4D00" w:rsidRDefault="00603E09" w:rsidP="006B4D00">
      <w:pPr>
        <w:ind w:left="720" w:hanging="720"/>
        <w:rPr>
          <w:lang w:eastAsia="x-none"/>
        </w:rPr>
      </w:pPr>
      <w:hyperlink r:id="rId448" w:history="1">
        <w:r w:rsidR="00FE4C7E">
          <w:rPr>
            <w:rStyle w:val="Hyperlink"/>
            <w:lang w:eastAsia="x-none"/>
          </w:rPr>
          <w:t>R1-1804200</w:t>
        </w:r>
      </w:hyperlink>
      <w:r w:rsidR="006B4D00" w:rsidRPr="006B4D00">
        <w:rPr>
          <w:lang w:eastAsia="x-none"/>
        </w:rPr>
        <w:tab/>
        <w:t>Remaining issue for uplink HARQ-ACK feedback in efeMTC</w:t>
      </w:r>
      <w:r w:rsidR="006B4D00" w:rsidRPr="006B4D00">
        <w:rPr>
          <w:lang w:eastAsia="x-none"/>
        </w:rPr>
        <w:tab/>
        <w:t>Lenovo, Motorola Mobility</w:t>
      </w:r>
    </w:p>
    <w:p w14:paraId="4EE5D16A" w14:textId="0A724628" w:rsidR="006B4D00" w:rsidRPr="006B4D00" w:rsidRDefault="00603E09" w:rsidP="006B4D00">
      <w:pPr>
        <w:ind w:left="720" w:hanging="720"/>
        <w:rPr>
          <w:lang w:eastAsia="x-none"/>
        </w:rPr>
      </w:pPr>
      <w:hyperlink r:id="rId449" w:history="1">
        <w:r w:rsidR="00FE4C7E">
          <w:rPr>
            <w:rStyle w:val="Hyperlink"/>
            <w:lang w:eastAsia="x-none"/>
          </w:rPr>
          <w:t>R1-1804244</w:t>
        </w:r>
      </w:hyperlink>
      <w:r w:rsidR="006B4D00" w:rsidRPr="006B4D00">
        <w:rPr>
          <w:lang w:eastAsia="x-none"/>
        </w:rPr>
        <w:tab/>
        <w:t>Uplink HARQ-ACK feedback in efeMTC</w:t>
      </w:r>
      <w:r w:rsidR="006B4D00" w:rsidRPr="006B4D00">
        <w:rPr>
          <w:lang w:eastAsia="x-none"/>
        </w:rPr>
        <w:tab/>
        <w:t>Nokia, Nokia Shanghai Bell</w:t>
      </w:r>
    </w:p>
    <w:p w14:paraId="619FA06E" w14:textId="434C08D5" w:rsidR="006B4D00" w:rsidRPr="006B4D00" w:rsidRDefault="00603E09" w:rsidP="006B4D00">
      <w:pPr>
        <w:ind w:left="720" w:hanging="720"/>
        <w:rPr>
          <w:lang w:eastAsia="x-none"/>
        </w:rPr>
      </w:pPr>
      <w:hyperlink r:id="rId450" w:history="1">
        <w:r w:rsidR="00FE4C7E">
          <w:rPr>
            <w:rStyle w:val="Hyperlink"/>
            <w:lang w:eastAsia="x-none"/>
          </w:rPr>
          <w:t>R1-1804327</w:t>
        </w:r>
      </w:hyperlink>
      <w:r w:rsidR="006B4D00" w:rsidRPr="006B4D00">
        <w:rPr>
          <w:lang w:eastAsia="x-none"/>
        </w:rPr>
        <w:tab/>
        <w:t>Group DCI for uplink HARQ-ACK feedback</w:t>
      </w:r>
      <w:r w:rsidR="006B4D00" w:rsidRPr="006B4D00">
        <w:rPr>
          <w:lang w:eastAsia="x-none"/>
        </w:rPr>
        <w:tab/>
        <w:t>Samsung</w:t>
      </w:r>
    </w:p>
    <w:p w14:paraId="43DA7C65" w14:textId="28C2310A" w:rsidR="006B4D00" w:rsidRPr="006B4D00" w:rsidRDefault="00603E09" w:rsidP="006B4D00">
      <w:pPr>
        <w:ind w:left="720" w:hanging="720"/>
        <w:rPr>
          <w:lang w:eastAsia="x-none"/>
        </w:rPr>
      </w:pPr>
      <w:hyperlink r:id="rId451" w:history="1">
        <w:r w:rsidR="00FE4C7E">
          <w:rPr>
            <w:rStyle w:val="Hyperlink"/>
            <w:lang w:eastAsia="x-none"/>
          </w:rPr>
          <w:t>R1-1804518</w:t>
        </w:r>
      </w:hyperlink>
      <w:r w:rsidR="006B4D00" w:rsidRPr="006B4D00">
        <w:rPr>
          <w:lang w:eastAsia="x-none"/>
        </w:rPr>
        <w:tab/>
        <w:t>Discussion on early termination of uplink repetitions for MTC</w:t>
      </w:r>
      <w:r w:rsidR="006B4D00" w:rsidRPr="006B4D00">
        <w:rPr>
          <w:lang w:eastAsia="x-none"/>
        </w:rPr>
        <w:tab/>
        <w:t>LG Electronics</w:t>
      </w:r>
    </w:p>
    <w:p w14:paraId="2FE2FFC4" w14:textId="71662678" w:rsidR="006B4D00" w:rsidRPr="006B4D00" w:rsidRDefault="00603E09" w:rsidP="006B4D00">
      <w:pPr>
        <w:ind w:left="720" w:hanging="720"/>
        <w:rPr>
          <w:lang w:eastAsia="x-none"/>
        </w:rPr>
      </w:pPr>
      <w:hyperlink r:id="rId452" w:history="1">
        <w:r w:rsidR="00FE4C7E">
          <w:rPr>
            <w:rStyle w:val="Hyperlink"/>
            <w:lang w:eastAsia="x-none"/>
          </w:rPr>
          <w:t>R1-1804605</w:t>
        </w:r>
      </w:hyperlink>
      <w:r w:rsidR="006B4D00" w:rsidRPr="006B4D00">
        <w:rPr>
          <w:lang w:eastAsia="x-none"/>
        </w:rPr>
        <w:tab/>
        <w:t>Remaining issues in explicit uplink HARQ-ACK feedback for efeMTC</w:t>
      </w:r>
      <w:r w:rsidR="006B4D00" w:rsidRPr="006B4D00">
        <w:rPr>
          <w:lang w:eastAsia="x-none"/>
        </w:rPr>
        <w:tab/>
        <w:t>Sony</w:t>
      </w:r>
    </w:p>
    <w:p w14:paraId="327ACA36" w14:textId="4B1EE718" w:rsidR="006B4D00" w:rsidRPr="006B4D00" w:rsidRDefault="00603E09" w:rsidP="006B4D00">
      <w:pPr>
        <w:ind w:left="720" w:hanging="720"/>
        <w:rPr>
          <w:lang w:eastAsia="x-none"/>
        </w:rPr>
      </w:pPr>
      <w:hyperlink r:id="rId453" w:history="1">
        <w:r w:rsidR="00FE4C7E">
          <w:rPr>
            <w:rStyle w:val="Hyperlink"/>
            <w:lang w:eastAsia="x-none"/>
          </w:rPr>
          <w:t>R1-1804695</w:t>
        </w:r>
      </w:hyperlink>
      <w:r w:rsidR="006B4D00" w:rsidRPr="006B4D00">
        <w:rPr>
          <w:lang w:eastAsia="x-none"/>
        </w:rPr>
        <w:tab/>
        <w:t>HARQ-ACK feedback for efeMTC UL transmission</w:t>
      </w:r>
      <w:r w:rsidR="006B4D00" w:rsidRPr="006B4D00">
        <w:rPr>
          <w:lang w:eastAsia="x-none"/>
        </w:rPr>
        <w:tab/>
        <w:t>Intel Corporation</w:t>
      </w:r>
    </w:p>
    <w:p w14:paraId="2BAC4273" w14:textId="2BB1CF90" w:rsidR="006B4D00" w:rsidRPr="006B4D00" w:rsidRDefault="00603E09" w:rsidP="006B4D00">
      <w:pPr>
        <w:ind w:left="720" w:hanging="720"/>
        <w:rPr>
          <w:lang w:eastAsia="x-none"/>
        </w:rPr>
      </w:pPr>
      <w:hyperlink r:id="rId454" w:history="1">
        <w:r w:rsidR="00FE4C7E">
          <w:rPr>
            <w:rStyle w:val="Hyperlink"/>
            <w:lang w:eastAsia="x-none"/>
          </w:rPr>
          <w:t>R1-1804915</w:t>
        </w:r>
      </w:hyperlink>
      <w:r w:rsidR="006B4D00" w:rsidRPr="006B4D00">
        <w:rPr>
          <w:lang w:eastAsia="x-none"/>
        </w:rPr>
        <w:tab/>
        <w:t>Uplink HARQ-ACK feedback</w:t>
      </w:r>
      <w:r w:rsidR="006B4D00" w:rsidRPr="006B4D00">
        <w:rPr>
          <w:lang w:eastAsia="x-none"/>
        </w:rPr>
        <w:tab/>
        <w:t>Qualcomm Incorporated</w:t>
      </w:r>
    </w:p>
    <w:p w14:paraId="1E9A8F8F" w14:textId="6A4AB1D6" w:rsidR="006B4D00" w:rsidRPr="006B4D00" w:rsidRDefault="00603E09" w:rsidP="00A3729D">
      <w:pPr>
        <w:ind w:left="720" w:hanging="720"/>
        <w:rPr>
          <w:lang w:eastAsia="x-none"/>
        </w:rPr>
      </w:pPr>
      <w:hyperlink r:id="rId455" w:history="1">
        <w:r w:rsidR="00FE4C7E">
          <w:rPr>
            <w:rStyle w:val="Hyperlink"/>
            <w:lang w:eastAsia="x-none"/>
          </w:rPr>
          <w:t>R1-1805026</w:t>
        </w:r>
      </w:hyperlink>
      <w:r w:rsidR="006B4D00" w:rsidRPr="006B4D00">
        <w:rPr>
          <w:lang w:eastAsia="x-none"/>
        </w:rPr>
        <w:tab/>
        <w:t>Views on UL HARQ-ACK feedback design</w:t>
      </w:r>
      <w:r w:rsidR="006B4D00" w:rsidRPr="006B4D00">
        <w:rPr>
          <w:lang w:eastAsia="x-none"/>
        </w:rPr>
        <w:tab/>
        <w:t>NTT DOCOMO, INC.</w:t>
      </w:r>
    </w:p>
    <w:p w14:paraId="2A8226DC" w14:textId="77777777" w:rsidR="006B4D00" w:rsidRPr="006B4D00" w:rsidRDefault="006B4D00" w:rsidP="006B4D00">
      <w:pPr>
        <w:pStyle w:val="Heading4"/>
        <w:rPr>
          <w:lang w:val="sv-SE"/>
        </w:rPr>
      </w:pPr>
      <w:bookmarkStart w:id="142" w:name="_Toc511072777"/>
      <w:bookmarkStart w:id="143" w:name="_Toc514184605"/>
      <w:r w:rsidRPr="006B4D00">
        <w:t>PUSCH sub-PRB allocation</w:t>
      </w:r>
      <w:bookmarkEnd w:id="142"/>
      <w:bookmarkEnd w:id="143"/>
    </w:p>
    <w:p w14:paraId="5E198B74" w14:textId="77777777" w:rsidR="006B4D00" w:rsidRPr="006B4D00" w:rsidRDefault="006B4D00" w:rsidP="006B4D00">
      <w:pPr>
        <w:ind w:left="720" w:hanging="720"/>
        <w:rPr>
          <w:i/>
          <w:lang w:val="sv-SE"/>
        </w:rPr>
      </w:pPr>
      <w:r w:rsidRPr="006B4D00">
        <w:rPr>
          <w:i/>
          <w:lang w:val="sv-SE"/>
        </w:rPr>
        <w:t>Design of PUSCH sub-PRB allocation</w:t>
      </w:r>
    </w:p>
    <w:p w14:paraId="1507D090" w14:textId="77777777" w:rsidR="006B4D00" w:rsidRPr="006B4D00" w:rsidRDefault="006B4D00" w:rsidP="006B4D00">
      <w:pPr>
        <w:ind w:left="720" w:hanging="720"/>
        <w:rPr>
          <w:i/>
          <w:lang w:val="sv-SE"/>
        </w:rPr>
      </w:pPr>
    </w:p>
    <w:p w14:paraId="67D8DB9C" w14:textId="68A04DE2" w:rsidR="006B4D00" w:rsidRPr="0079010D" w:rsidRDefault="00603E09" w:rsidP="006B4D00">
      <w:pPr>
        <w:ind w:left="720" w:hanging="720"/>
        <w:rPr>
          <w:b/>
          <w:lang w:val="sv-SE"/>
        </w:rPr>
      </w:pPr>
      <w:hyperlink r:id="rId456" w:history="1">
        <w:r w:rsidR="00FE4C7E" w:rsidRPr="0079010D">
          <w:rPr>
            <w:rStyle w:val="Hyperlink"/>
            <w:b/>
            <w:lang w:val="sv-SE"/>
          </w:rPr>
          <w:t>R1-1805305</w:t>
        </w:r>
      </w:hyperlink>
      <w:r w:rsidR="006B4D00" w:rsidRPr="0079010D">
        <w:rPr>
          <w:b/>
          <w:lang w:val="sv-SE"/>
        </w:rPr>
        <w:tab/>
      </w:r>
      <w:r w:rsidR="006B4D00" w:rsidRPr="0079010D">
        <w:rPr>
          <w:b/>
        </w:rPr>
        <w:t>efeMTC Key Issue Summary for PUSCH Sub-PRB Allocation</w:t>
      </w:r>
      <w:r w:rsidR="006B4D00" w:rsidRPr="0079010D">
        <w:rPr>
          <w:b/>
        </w:rPr>
        <w:tab/>
        <w:t>Sierra Wireless</w:t>
      </w:r>
    </w:p>
    <w:p w14:paraId="056DCB77" w14:textId="77777777" w:rsidR="006B4D00" w:rsidRPr="006B4D00" w:rsidRDefault="006B4D00" w:rsidP="006B4D00">
      <w:pPr>
        <w:ind w:left="720" w:hanging="720"/>
        <w:rPr>
          <w:lang w:val="sv-SE"/>
        </w:rPr>
      </w:pPr>
    </w:p>
    <w:p w14:paraId="602334E6" w14:textId="77777777" w:rsidR="006B4D00" w:rsidRPr="006B4D00" w:rsidRDefault="006B4D00" w:rsidP="006B4D00">
      <w:pPr>
        <w:ind w:left="720" w:hanging="720"/>
        <w:rPr>
          <w:rFonts w:eastAsia="Yu Mincho"/>
          <w:szCs w:val="20"/>
          <w:lang w:val="sv-SE" w:eastAsia="ja-JP"/>
        </w:rPr>
      </w:pPr>
      <w:r w:rsidRPr="006B4D00">
        <w:rPr>
          <w:rFonts w:eastAsia="Yu Mincho"/>
          <w:szCs w:val="20"/>
          <w:highlight w:val="green"/>
          <w:lang w:val="sv-SE" w:eastAsia="ja-JP"/>
        </w:rPr>
        <w:t>Agreement</w:t>
      </w:r>
    </w:p>
    <w:p w14:paraId="41B13CE3" w14:textId="77777777" w:rsidR="006B4D00" w:rsidRPr="006B4D00" w:rsidRDefault="006B4D00" w:rsidP="006B4D00">
      <w:pPr>
        <w:ind w:left="720" w:hanging="720"/>
        <w:rPr>
          <w:rFonts w:eastAsia="Yu Mincho"/>
          <w:szCs w:val="20"/>
          <w:lang w:val="sv-SE" w:eastAsia="ja-JP"/>
        </w:rPr>
      </w:pPr>
      <w:r w:rsidRPr="006B4D00">
        <w:rPr>
          <w:szCs w:val="20"/>
        </w:rPr>
        <w:t>Each DMRS symbol is length-2 BPSK with DFT-S-OFDM.</w:t>
      </w:r>
    </w:p>
    <w:p w14:paraId="213F673E" w14:textId="77777777" w:rsidR="006B4D00" w:rsidRPr="006B4D00" w:rsidRDefault="006B4D00" w:rsidP="006B4D00">
      <w:pPr>
        <w:ind w:left="720" w:hanging="720"/>
        <w:rPr>
          <w:i/>
          <w:lang w:val="sv-SE"/>
        </w:rPr>
      </w:pPr>
    </w:p>
    <w:p w14:paraId="186882DA" w14:textId="77777777" w:rsidR="006B4D00" w:rsidRPr="006B4D00" w:rsidRDefault="006B4D00" w:rsidP="006B4D00">
      <w:pPr>
        <w:ind w:left="720" w:hanging="720"/>
        <w:rPr>
          <w:rFonts w:eastAsia="Yu Mincho"/>
          <w:szCs w:val="20"/>
          <w:lang w:val="sv-SE" w:eastAsia="ja-JP"/>
        </w:rPr>
      </w:pPr>
      <w:r w:rsidRPr="006B4D00">
        <w:rPr>
          <w:rFonts w:eastAsia="Yu Mincho"/>
          <w:szCs w:val="20"/>
          <w:highlight w:val="green"/>
          <w:lang w:val="sv-SE" w:eastAsia="ja-JP"/>
        </w:rPr>
        <w:t>Agreement</w:t>
      </w:r>
      <w:r w:rsidRPr="006B4D00">
        <w:rPr>
          <w:rFonts w:eastAsia="Yu Mincho"/>
          <w:szCs w:val="20"/>
          <w:lang w:val="sv-SE" w:eastAsia="ja-JP"/>
        </w:rPr>
        <w:t xml:space="preserve"> </w:t>
      </w:r>
    </w:p>
    <w:p w14:paraId="7C70AA0D" w14:textId="77777777" w:rsidR="006B4D00" w:rsidRPr="0079010D" w:rsidRDefault="006B4D00" w:rsidP="0079010D">
      <w:pPr>
        <w:pStyle w:val="ListParagraph"/>
        <w:numPr>
          <w:ilvl w:val="0"/>
          <w:numId w:val="349"/>
        </w:numPr>
      </w:pPr>
      <w:r w:rsidRPr="0079010D">
        <w:t>For CE Mode B, only 2 and 4 RUs can be allocated.</w:t>
      </w:r>
    </w:p>
    <w:p w14:paraId="0938B228" w14:textId="77777777" w:rsidR="006B4D00" w:rsidRPr="0079010D" w:rsidRDefault="006B4D00" w:rsidP="0079010D">
      <w:pPr>
        <w:pStyle w:val="ListParagraph"/>
        <w:numPr>
          <w:ilvl w:val="0"/>
          <w:numId w:val="349"/>
        </w:numPr>
      </w:pPr>
      <w:r w:rsidRPr="0079010D">
        <w:t>For CE Mode A, 1, 2 and 4 RUs can be allocated.</w:t>
      </w:r>
    </w:p>
    <w:p w14:paraId="1E9905BF" w14:textId="77777777" w:rsidR="006B4D00" w:rsidRPr="006B4D00" w:rsidRDefault="006B4D00" w:rsidP="006B4D00">
      <w:pPr>
        <w:ind w:left="720" w:hanging="720"/>
        <w:rPr>
          <w:rFonts w:eastAsia="Yu Mincho"/>
          <w:szCs w:val="20"/>
          <w:lang w:val="sv-SE" w:eastAsia="ja-JP"/>
        </w:rPr>
      </w:pPr>
      <w:r w:rsidRPr="006B4D00">
        <w:rPr>
          <w:rFonts w:eastAsia="Yu Mincho"/>
          <w:szCs w:val="20"/>
          <w:highlight w:val="green"/>
          <w:lang w:val="sv-SE" w:eastAsia="ja-JP"/>
        </w:rPr>
        <w:t>Agreement</w:t>
      </w:r>
      <w:r w:rsidRPr="006B4D00">
        <w:rPr>
          <w:rFonts w:eastAsia="Yu Mincho"/>
          <w:szCs w:val="20"/>
          <w:lang w:val="sv-SE" w:eastAsia="ja-JP"/>
        </w:rPr>
        <w:t xml:space="preserve"> </w:t>
      </w:r>
    </w:p>
    <w:p w14:paraId="6F7E2881" w14:textId="77777777" w:rsidR="006B4D00" w:rsidRPr="006B4D00" w:rsidRDefault="006B4D00" w:rsidP="006B4D00">
      <w:pPr>
        <w:numPr>
          <w:ilvl w:val="0"/>
          <w:numId w:val="239"/>
        </w:numPr>
        <w:rPr>
          <w:szCs w:val="20"/>
        </w:rPr>
      </w:pPr>
      <w:r w:rsidRPr="006B4D00">
        <w:rPr>
          <w:szCs w:val="20"/>
        </w:rPr>
        <w:t>For FDD, RU Size of 2 of 3 sub-carriers pi/2 BPSK option = 8 ms for CE Mode A and CE Mode B</w:t>
      </w:r>
    </w:p>
    <w:p w14:paraId="55E4DEF0" w14:textId="77777777" w:rsidR="006B4D00" w:rsidRPr="006B4D00" w:rsidRDefault="006B4D00" w:rsidP="0079010D"/>
    <w:p w14:paraId="4849839D"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474B037D" w14:textId="77777777" w:rsidR="006B4D00" w:rsidRPr="006B4D00" w:rsidRDefault="006B4D00" w:rsidP="006B4D00">
      <w:pPr>
        <w:ind w:left="720" w:hanging="720"/>
        <w:jc w:val="both"/>
        <w:rPr>
          <w:rFonts w:eastAsia="Yu Mincho"/>
          <w:szCs w:val="20"/>
          <w:lang w:eastAsia="ja-JP"/>
        </w:rPr>
      </w:pPr>
      <w:r w:rsidRPr="006B4D00">
        <w:rPr>
          <w:szCs w:val="20"/>
        </w:rPr>
        <w:t xml:space="preserve">For sub-PRB transmissions in TDD, </w:t>
      </w:r>
      <w:r w:rsidRPr="006B4D00">
        <w:rPr>
          <w:rFonts w:eastAsia="Yu Mincho"/>
          <w:szCs w:val="20"/>
          <w:lang w:eastAsia="ja-JP"/>
        </w:rPr>
        <w:t xml:space="preserve">down-select between the following at RAN1#93 </w:t>
      </w:r>
    </w:p>
    <w:p w14:paraId="23D1AA01" w14:textId="77777777" w:rsidR="006B4D00" w:rsidRPr="0079010D" w:rsidRDefault="006B4D00" w:rsidP="0079010D">
      <w:pPr>
        <w:pStyle w:val="ListParagraph"/>
        <w:numPr>
          <w:ilvl w:val="0"/>
          <w:numId w:val="350"/>
        </w:numPr>
        <w:jc w:val="both"/>
      </w:pPr>
      <w:r w:rsidRPr="0079010D">
        <w:t>Alt. 1: In TDD, the RU length depends on TDD UL/DL configuration.</w:t>
      </w:r>
    </w:p>
    <w:p w14:paraId="3D73A8CD" w14:textId="77777777" w:rsidR="006B4D00" w:rsidRPr="0079010D" w:rsidRDefault="006B4D00" w:rsidP="0079010D">
      <w:pPr>
        <w:pStyle w:val="ListParagraph"/>
        <w:numPr>
          <w:ilvl w:val="0"/>
          <w:numId w:val="350"/>
        </w:numPr>
        <w:jc w:val="both"/>
      </w:pPr>
      <w:r w:rsidRPr="0079010D">
        <w:t>Alt. 2: In TDD, the same RU lengths supported in FDD mode are re-used.</w:t>
      </w:r>
    </w:p>
    <w:p w14:paraId="6DA632C4"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1BF671E1" w14:textId="77777777" w:rsidR="006B4D00" w:rsidRPr="006B4D00" w:rsidRDefault="006B4D00" w:rsidP="006B4D00">
      <w:pPr>
        <w:rPr>
          <w:szCs w:val="20"/>
        </w:rPr>
      </w:pPr>
      <w:r w:rsidRPr="006B4D00">
        <w:rPr>
          <w:szCs w:val="20"/>
        </w:rPr>
        <w:t>For subPRB allocation, the maximum transmission power is used in CE Mode B and for power control in CE Mode A, M</w:t>
      </w:r>
      <w:r w:rsidRPr="006B4D00">
        <w:rPr>
          <w:szCs w:val="20"/>
          <w:vertAlign w:val="subscript"/>
        </w:rPr>
        <w:t>PUSCH,c</w:t>
      </w:r>
      <w:r w:rsidRPr="006B4D00">
        <w:rPr>
          <w:szCs w:val="20"/>
        </w:rPr>
        <w:t>(i) ={1/6, 1/4, 1/2} for 2-subcarrier, 3-subcarrier and 6-subcarrrier allocation, respectively and for PRB level allocation, there are no changes to transmit power control.</w:t>
      </w:r>
    </w:p>
    <w:p w14:paraId="587B9523" w14:textId="77777777" w:rsidR="006B4D00" w:rsidRPr="006B4D00" w:rsidRDefault="006B4D00" w:rsidP="006B4D00">
      <w:pPr>
        <w:ind w:left="720" w:hanging="720"/>
        <w:rPr>
          <w:i/>
          <w:lang w:val="sv-SE"/>
        </w:rPr>
      </w:pPr>
    </w:p>
    <w:p w14:paraId="181535BC" w14:textId="77777777" w:rsidR="006B4D00" w:rsidRPr="006B4D00" w:rsidRDefault="006B4D00" w:rsidP="006B4D00">
      <w:pPr>
        <w:ind w:left="720" w:hanging="720"/>
        <w:rPr>
          <w:rFonts w:eastAsia="Yu Mincho"/>
          <w:szCs w:val="20"/>
          <w:lang w:val="sv-SE" w:eastAsia="ja-JP"/>
        </w:rPr>
      </w:pPr>
      <w:r w:rsidRPr="006B4D00">
        <w:rPr>
          <w:rFonts w:eastAsia="Yu Mincho"/>
          <w:szCs w:val="20"/>
          <w:highlight w:val="green"/>
          <w:lang w:val="sv-SE" w:eastAsia="ja-JP"/>
        </w:rPr>
        <w:t>Agreement</w:t>
      </w:r>
      <w:r w:rsidRPr="006B4D00">
        <w:rPr>
          <w:rFonts w:eastAsia="Yu Mincho"/>
          <w:szCs w:val="20"/>
          <w:lang w:val="sv-SE" w:eastAsia="ja-JP"/>
        </w:rPr>
        <w:t xml:space="preserve"> </w:t>
      </w:r>
    </w:p>
    <w:p w14:paraId="00BB34DC" w14:textId="77777777" w:rsidR="006B4D00" w:rsidRPr="006B4D00" w:rsidRDefault="006B4D00" w:rsidP="006B4D00">
      <w:pPr>
        <w:ind w:left="720" w:hanging="720"/>
        <w:rPr>
          <w:szCs w:val="20"/>
        </w:rPr>
      </w:pPr>
      <w:r w:rsidRPr="006B4D00">
        <w:rPr>
          <w:szCs w:val="20"/>
        </w:rPr>
        <w:t>Cyclic repetition is not supported for sub-PRB allocation for CE Mode A</w:t>
      </w:r>
    </w:p>
    <w:p w14:paraId="28E77AF2" w14:textId="77777777" w:rsidR="006B4D00" w:rsidRPr="0079010D" w:rsidRDefault="006B4D00" w:rsidP="0079010D">
      <w:pPr>
        <w:pStyle w:val="ListParagraph"/>
        <w:numPr>
          <w:ilvl w:val="0"/>
          <w:numId w:val="351"/>
        </w:numPr>
        <w:rPr>
          <w:rFonts w:eastAsia="Yu Mincho"/>
        </w:rPr>
      </w:pPr>
      <w:r w:rsidRPr="0079010D">
        <w:rPr>
          <w:rFonts w:eastAsia="Yu Mincho" w:hint="eastAsia"/>
        </w:rPr>
        <w:t>F</w:t>
      </w:r>
      <w:r w:rsidRPr="0079010D">
        <w:rPr>
          <w:rFonts w:eastAsia="Yu Mincho"/>
        </w:rPr>
        <w:t>FS: For CE Mode B</w:t>
      </w:r>
    </w:p>
    <w:p w14:paraId="4A85914F"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01246D5A" w14:textId="77777777" w:rsidR="006B4D00" w:rsidRPr="006B4D00" w:rsidRDefault="006B4D00" w:rsidP="006B4D00">
      <w:pPr>
        <w:ind w:left="720" w:hanging="720"/>
        <w:rPr>
          <w:szCs w:val="20"/>
        </w:rPr>
      </w:pPr>
      <w:r w:rsidRPr="006B4D00">
        <w:rPr>
          <w:szCs w:val="20"/>
        </w:rPr>
        <w:t>The Sub-PRB DCI design for Mode A and B should not increase the DCI size by more than 3 bits</w:t>
      </w:r>
    </w:p>
    <w:p w14:paraId="6D83CD84" w14:textId="77777777" w:rsidR="006B4D00" w:rsidRPr="006B4D00" w:rsidRDefault="006B4D00" w:rsidP="006B4D00">
      <w:pPr>
        <w:ind w:left="720" w:hanging="720"/>
        <w:rPr>
          <w:i/>
          <w:lang w:val="sv-SE"/>
        </w:rPr>
      </w:pPr>
    </w:p>
    <w:p w14:paraId="74702727" w14:textId="655E16E6" w:rsidR="006B4D00" w:rsidRPr="0079010D" w:rsidRDefault="00603E09" w:rsidP="006B4D00">
      <w:pPr>
        <w:ind w:left="720" w:hanging="720"/>
        <w:rPr>
          <w:rFonts w:eastAsia="Yu Mincho"/>
          <w:b/>
          <w:i/>
          <w:lang w:val="sv-SE" w:eastAsia="ja-JP"/>
        </w:rPr>
      </w:pPr>
      <w:hyperlink r:id="rId457" w:history="1">
        <w:r w:rsidR="00FE4C7E" w:rsidRPr="0079010D">
          <w:rPr>
            <w:rStyle w:val="Hyperlink"/>
            <w:rFonts w:eastAsia="Yu Mincho"/>
            <w:b/>
            <w:lang w:val="sv-SE" w:eastAsia="ja-JP"/>
          </w:rPr>
          <w:t>R1-1805410</w:t>
        </w:r>
      </w:hyperlink>
      <w:r w:rsidR="006B4D00" w:rsidRPr="0079010D">
        <w:rPr>
          <w:rFonts w:eastAsia="Yu Mincho"/>
          <w:b/>
          <w:i/>
          <w:lang w:val="sv-SE" w:eastAsia="ja-JP"/>
        </w:rPr>
        <w:tab/>
      </w:r>
      <w:r w:rsidR="006B4D00" w:rsidRPr="0079010D">
        <w:rPr>
          <w:b/>
        </w:rPr>
        <w:t>PUSCH Sub-PRB DCI Possible Agreements</w:t>
      </w:r>
      <w:r w:rsidR="006B4D00" w:rsidRPr="0079010D">
        <w:rPr>
          <w:b/>
        </w:rPr>
        <w:tab/>
        <w:t>Sierra Wireless, Nokia, NSB, Huawei, HiSilicon, Qualcomm, Sony, Sharp, Samsung, Sane Chips, ZTE</w:t>
      </w:r>
    </w:p>
    <w:p w14:paraId="0D9B059F" w14:textId="77777777" w:rsidR="006B4D00" w:rsidRPr="006B4D00" w:rsidRDefault="006B4D00" w:rsidP="006B4D00">
      <w:pPr>
        <w:ind w:left="720" w:hanging="720"/>
        <w:rPr>
          <w:i/>
          <w:lang w:val="sv-SE"/>
        </w:rPr>
      </w:pPr>
    </w:p>
    <w:p w14:paraId="0F336162" w14:textId="77777777" w:rsidR="006B4D00" w:rsidRPr="00920E93" w:rsidRDefault="006B4D00" w:rsidP="006B4D00">
      <w:pPr>
        <w:ind w:left="720" w:hanging="720"/>
        <w:rPr>
          <w:rFonts w:eastAsia="Yu Mincho"/>
          <w:lang w:val="sv-SE" w:eastAsia="ja-JP"/>
        </w:rPr>
      </w:pPr>
      <w:r w:rsidRPr="00920E93">
        <w:rPr>
          <w:rFonts w:eastAsia="Yu Mincho"/>
          <w:highlight w:val="green"/>
          <w:lang w:val="sv-SE" w:eastAsia="ja-JP"/>
        </w:rPr>
        <w:t>Agreement</w:t>
      </w:r>
    </w:p>
    <w:p w14:paraId="412B9E0E" w14:textId="77777777" w:rsidR="006B4D00" w:rsidRPr="00920E93" w:rsidRDefault="006B4D00" w:rsidP="00920E93">
      <w:pPr>
        <w:pStyle w:val="ListParagraph"/>
        <w:numPr>
          <w:ilvl w:val="0"/>
          <w:numId w:val="351"/>
        </w:numPr>
        <w:rPr>
          <w:rFonts w:eastAsia="MS Mincho"/>
        </w:rPr>
      </w:pPr>
      <w:r w:rsidRPr="00920E93">
        <w:rPr>
          <w:rFonts w:eastAsia="MS Mincho"/>
        </w:rPr>
        <w:t>For sub-PRB allocation in CE Mode B, the PRB location(s) within the [system bandwidth or narrowband] is configured by RRC.</w:t>
      </w:r>
    </w:p>
    <w:p w14:paraId="67C2D587" w14:textId="77777777" w:rsidR="006B4D00" w:rsidRPr="006B4D00" w:rsidRDefault="006B4D00" w:rsidP="006B4D00">
      <w:pPr>
        <w:ind w:left="720" w:hanging="720"/>
        <w:rPr>
          <w:rFonts w:eastAsia="MS Mincho"/>
          <w:lang w:eastAsia="ja-JP"/>
        </w:rPr>
      </w:pPr>
      <w:r w:rsidRPr="006B4D00">
        <w:rPr>
          <w:rFonts w:eastAsia="MS Mincho"/>
          <w:highlight w:val="green"/>
          <w:lang w:eastAsia="ja-JP"/>
        </w:rPr>
        <w:t>Agreement</w:t>
      </w:r>
    </w:p>
    <w:p w14:paraId="38868684" w14:textId="77777777" w:rsidR="006B4D00" w:rsidRPr="00920E93" w:rsidRDefault="006B4D00" w:rsidP="00920E93">
      <w:pPr>
        <w:pStyle w:val="ListParagraph"/>
        <w:numPr>
          <w:ilvl w:val="0"/>
          <w:numId w:val="351"/>
        </w:numPr>
        <w:rPr>
          <w:rFonts w:eastAsia="MS Mincho"/>
        </w:rPr>
      </w:pPr>
      <w:r w:rsidRPr="00920E93">
        <w:rPr>
          <w:rFonts w:eastAsia="MS Mincho"/>
        </w:rPr>
        <w:t>For sub-PRB allocation in CE Mode A, there is no RRC configuration needed to indicate the</w:t>
      </w:r>
    </w:p>
    <w:p w14:paraId="1BE35411" w14:textId="77777777" w:rsidR="006B4D00" w:rsidRPr="00920E93" w:rsidRDefault="006B4D00" w:rsidP="00920E93">
      <w:pPr>
        <w:pStyle w:val="ListParagraph"/>
        <w:numPr>
          <w:ilvl w:val="1"/>
          <w:numId w:val="351"/>
        </w:numPr>
        <w:tabs>
          <w:tab w:val="num" w:pos="360"/>
        </w:tabs>
        <w:rPr>
          <w:rFonts w:eastAsia="MS Mincho"/>
          <w:kern w:val="2"/>
          <w:lang w:val="en-US"/>
        </w:rPr>
      </w:pPr>
      <w:r w:rsidRPr="00920E93">
        <w:rPr>
          <w:rFonts w:eastAsia="MS Mincho"/>
          <w:kern w:val="2"/>
          <w:lang w:val="en-US"/>
        </w:rPr>
        <w:t xml:space="preserve">PRB location in the system bandwidth </w:t>
      </w:r>
    </w:p>
    <w:p w14:paraId="7B1CC90B" w14:textId="77777777" w:rsidR="006B4D00" w:rsidRPr="00920E93" w:rsidRDefault="006B4D00" w:rsidP="00920E93">
      <w:pPr>
        <w:pStyle w:val="ListParagraph"/>
        <w:numPr>
          <w:ilvl w:val="1"/>
          <w:numId w:val="351"/>
        </w:numPr>
        <w:tabs>
          <w:tab w:val="num" w:pos="360"/>
        </w:tabs>
        <w:rPr>
          <w:rFonts w:eastAsia="MS Mincho"/>
          <w:kern w:val="2"/>
          <w:lang w:val="en-US"/>
        </w:rPr>
      </w:pPr>
      <w:r w:rsidRPr="00920E93">
        <w:rPr>
          <w:rFonts w:eastAsia="MS Mincho"/>
          <w:kern w:val="2"/>
          <w:lang w:val="en-US"/>
        </w:rPr>
        <w:t>Sub-PRB location within PRB</w:t>
      </w:r>
    </w:p>
    <w:p w14:paraId="1A59A608" w14:textId="77777777" w:rsidR="006B4D00" w:rsidRPr="00920E93" w:rsidRDefault="006B4D00" w:rsidP="00920E93">
      <w:pPr>
        <w:pStyle w:val="ListParagraph"/>
        <w:numPr>
          <w:ilvl w:val="1"/>
          <w:numId w:val="351"/>
        </w:numPr>
        <w:tabs>
          <w:tab w:val="num" w:pos="360"/>
        </w:tabs>
        <w:rPr>
          <w:rFonts w:eastAsia="MS Mincho"/>
          <w:kern w:val="2"/>
          <w:lang w:val="en-US"/>
        </w:rPr>
      </w:pPr>
      <w:r w:rsidRPr="00920E93">
        <w:rPr>
          <w:rFonts w:eastAsia="MS Mincho"/>
          <w:kern w:val="2"/>
          <w:lang w:val="en-US"/>
        </w:rPr>
        <w:t># of sub-carriers</w:t>
      </w:r>
    </w:p>
    <w:p w14:paraId="7C433E45" w14:textId="77777777" w:rsidR="006B4D00" w:rsidRPr="00920E93" w:rsidRDefault="006B4D00" w:rsidP="00920E93">
      <w:pPr>
        <w:pStyle w:val="ListParagraph"/>
        <w:numPr>
          <w:ilvl w:val="1"/>
          <w:numId w:val="351"/>
        </w:numPr>
        <w:tabs>
          <w:tab w:val="num" w:pos="360"/>
        </w:tabs>
        <w:rPr>
          <w:rFonts w:eastAsia="MS Mincho"/>
          <w:kern w:val="2"/>
          <w:lang w:val="en-US"/>
        </w:rPr>
      </w:pPr>
      <w:r w:rsidRPr="00920E93">
        <w:rPr>
          <w:rFonts w:eastAsia="MS Mincho"/>
          <w:kern w:val="2"/>
          <w:lang w:val="en-US"/>
        </w:rPr>
        <w:t># of RUs</w:t>
      </w:r>
    </w:p>
    <w:p w14:paraId="3AB8D434" w14:textId="77777777" w:rsidR="006B4D00" w:rsidRPr="00920E93" w:rsidRDefault="006B4D00" w:rsidP="00920E93">
      <w:pPr>
        <w:pStyle w:val="ListParagraph"/>
        <w:numPr>
          <w:ilvl w:val="1"/>
          <w:numId w:val="351"/>
        </w:numPr>
        <w:tabs>
          <w:tab w:val="num" w:pos="360"/>
        </w:tabs>
        <w:rPr>
          <w:rFonts w:eastAsia="MS Mincho"/>
          <w:kern w:val="2"/>
          <w:lang w:val="en-US"/>
        </w:rPr>
      </w:pPr>
      <w:r w:rsidRPr="00920E93">
        <w:rPr>
          <w:rFonts w:eastAsia="MS Mincho"/>
          <w:kern w:val="2"/>
          <w:lang w:val="en-US"/>
        </w:rPr>
        <w:t>MCS Index</w:t>
      </w:r>
    </w:p>
    <w:p w14:paraId="3C8EEC05" w14:textId="77777777" w:rsidR="006B4D00" w:rsidRPr="006B4D00" w:rsidRDefault="006B4D00" w:rsidP="006B4D00">
      <w:pPr>
        <w:ind w:left="720" w:hanging="720"/>
        <w:rPr>
          <w:rFonts w:eastAsia="MS Mincho"/>
          <w:szCs w:val="28"/>
          <w:lang w:eastAsia="ja-JP"/>
        </w:rPr>
      </w:pPr>
      <w:r w:rsidRPr="006B4D00">
        <w:rPr>
          <w:rFonts w:eastAsia="MS Mincho"/>
          <w:szCs w:val="28"/>
          <w:highlight w:val="green"/>
          <w:lang w:eastAsia="ja-JP"/>
        </w:rPr>
        <w:t>Agreement</w:t>
      </w:r>
    </w:p>
    <w:p w14:paraId="52016132" w14:textId="77777777" w:rsidR="006B4D00" w:rsidRPr="006B4D00" w:rsidRDefault="006B4D00" w:rsidP="006B4D00">
      <w:pPr>
        <w:numPr>
          <w:ilvl w:val="0"/>
          <w:numId w:val="247"/>
        </w:numPr>
        <w:spacing w:after="120"/>
        <w:jc w:val="both"/>
        <w:rPr>
          <w:szCs w:val="28"/>
          <w:lang w:eastAsia="x-none"/>
        </w:rPr>
      </w:pPr>
      <w:r w:rsidRPr="006B4D00">
        <w:rPr>
          <w:szCs w:val="28"/>
          <w:lang w:eastAsia="x-none"/>
        </w:rPr>
        <w:t>The Sub-PRB DCI design will not limit scheduling options for Full-PRB legacy allocations for CE Mode A and B</w:t>
      </w:r>
    </w:p>
    <w:p w14:paraId="19FA8BCA" w14:textId="77777777" w:rsidR="006B4D00" w:rsidRPr="006B4D00" w:rsidRDefault="006B4D00" w:rsidP="006B4D00">
      <w:pPr>
        <w:ind w:left="720" w:hanging="720"/>
        <w:rPr>
          <w:i/>
          <w:lang w:val="sv-SE"/>
        </w:rPr>
      </w:pPr>
    </w:p>
    <w:p w14:paraId="3BD188F1" w14:textId="77777777" w:rsidR="006B4D00" w:rsidRPr="006B4D00" w:rsidRDefault="006B4D00" w:rsidP="006B4D00">
      <w:pPr>
        <w:ind w:left="720" w:hanging="720"/>
        <w:rPr>
          <w:i/>
          <w:lang w:val="sv-SE"/>
        </w:rPr>
      </w:pPr>
    </w:p>
    <w:p w14:paraId="707F671B" w14:textId="43471C7D" w:rsidR="006B4D00" w:rsidRPr="006B4D00" w:rsidRDefault="00603E09" w:rsidP="006B4D00">
      <w:pPr>
        <w:ind w:left="720" w:hanging="720"/>
        <w:rPr>
          <w:lang w:eastAsia="x-none"/>
        </w:rPr>
      </w:pPr>
      <w:hyperlink r:id="rId458" w:history="1">
        <w:r w:rsidR="00FE4C7E">
          <w:rPr>
            <w:rStyle w:val="Hyperlink"/>
            <w:lang w:eastAsia="x-none"/>
          </w:rPr>
          <w:t>R1-1803887</w:t>
        </w:r>
      </w:hyperlink>
      <w:r w:rsidR="006B4D00" w:rsidRPr="006B4D00">
        <w:rPr>
          <w:lang w:eastAsia="x-none"/>
        </w:rPr>
        <w:tab/>
        <w:t>On Sub-RB resource allocation for MTC PUSCH</w:t>
      </w:r>
      <w:r w:rsidR="006B4D00" w:rsidRPr="006B4D00">
        <w:rPr>
          <w:lang w:eastAsia="x-none"/>
        </w:rPr>
        <w:tab/>
        <w:t>Huawei, HiSilicon</w:t>
      </w:r>
    </w:p>
    <w:p w14:paraId="62A363AD" w14:textId="3CB6A6F0" w:rsidR="006B4D00" w:rsidRPr="006B4D00" w:rsidRDefault="00603E09" w:rsidP="006B4D00">
      <w:pPr>
        <w:ind w:left="720" w:hanging="720"/>
        <w:rPr>
          <w:lang w:eastAsia="x-none"/>
        </w:rPr>
      </w:pPr>
      <w:hyperlink r:id="rId459" w:history="1">
        <w:r w:rsidR="00FE4C7E">
          <w:rPr>
            <w:rStyle w:val="Hyperlink"/>
            <w:lang w:eastAsia="x-none"/>
          </w:rPr>
          <w:t>R1-1804124</w:t>
        </w:r>
      </w:hyperlink>
      <w:r w:rsidR="006B4D00" w:rsidRPr="006B4D00">
        <w:rPr>
          <w:lang w:eastAsia="x-none"/>
        </w:rPr>
        <w:tab/>
        <w:t>PUSCH sub-PRB allocation for MTC</w:t>
      </w:r>
      <w:r w:rsidR="006B4D00" w:rsidRPr="006B4D00">
        <w:rPr>
          <w:lang w:eastAsia="x-none"/>
        </w:rPr>
        <w:tab/>
        <w:t>Ericsson</w:t>
      </w:r>
    </w:p>
    <w:p w14:paraId="3133E134" w14:textId="16254E3E" w:rsidR="006B4D00" w:rsidRPr="006B4D00" w:rsidRDefault="00603E09" w:rsidP="006B4D00">
      <w:pPr>
        <w:ind w:left="720" w:hanging="720"/>
        <w:rPr>
          <w:lang w:eastAsia="x-none"/>
        </w:rPr>
      </w:pPr>
      <w:hyperlink r:id="rId460" w:history="1">
        <w:r w:rsidR="00FE4C7E">
          <w:rPr>
            <w:rStyle w:val="Hyperlink"/>
            <w:lang w:eastAsia="x-none"/>
          </w:rPr>
          <w:t>R1-1804176</w:t>
        </w:r>
      </w:hyperlink>
      <w:r w:rsidR="006B4D00" w:rsidRPr="006B4D00">
        <w:rPr>
          <w:lang w:eastAsia="x-none"/>
        </w:rPr>
        <w:tab/>
        <w:t>Remaining issues on PUSCH sub-PRB allocation for MTC</w:t>
      </w:r>
      <w:r w:rsidR="006B4D00" w:rsidRPr="006B4D00">
        <w:rPr>
          <w:lang w:eastAsia="x-none"/>
        </w:rPr>
        <w:tab/>
        <w:t>ZTE, SaneChips</w:t>
      </w:r>
    </w:p>
    <w:p w14:paraId="2E535D4F" w14:textId="58B98803" w:rsidR="006B4D00" w:rsidRPr="006B4D00" w:rsidRDefault="00603E09" w:rsidP="006B4D00">
      <w:pPr>
        <w:ind w:left="720" w:hanging="720"/>
        <w:rPr>
          <w:lang w:eastAsia="x-none"/>
        </w:rPr>
      </w:pPr>
      <w:hyperlink r:id="rId461" w:history="1">
        <w:r w:rsidR="00FE4C7E">
          <w:rPr>
            <w:rStyle w:val="Hyperlink"/>
            <w:lang w:eastAsia="x-none"/>
          </w:rPr>
          <w:t>R1-1804245</w:t>
        </w:r>
      </w:hyperlink>
      <w:r w:rsidR="006B4D00" w:rsidRPr="006B4D00">
        <w:rPr>
          <w:lang w:eastAsia="x-none"/>
        </w:rPr>
        <w:tab/>
        <w:t>Design of PUSCH Sub-PRB Allocation</w:t>
      </w:r>
      <w:r w:rsidR="006B4D00" w:rsidRPr="006B4D00">
        <w:rPr>
          <w:lang w:eastAsia="x-none"/>
        </w:rPr>
        <w:tab/>
        <w:t>Nokia, Nokia Shanghai Bell</w:t>
      </w:r>
    </w:p>
    <w:p w14:paraId="4F2F7C3C" w14:textId="3E19BA94" w:rsidR="006B4D00" w:rsidRPr="006B4D00" w:rsidRDefault="00603E09" w:rsidP="006B4D00">
      <w:pPr>
        <w:ind w:left="720" w:hanging="720"/>
        <w:rPr>
          <w:lang w:eastAsia="x-none"/>
        </w:rPr>
      </w:pPr>
      <w:hyperlink r:id="rId462" w:history="1">
        <w:r w:rsidR="00FE4C7E">
          <w:rPr>
            <w:rStyle w:val="Hyperlink"/>
            <w:lang w:eastAsia="x-none"/>
          </w:rPr>
          <w:t>R1-1804328</w:t>
        </w:r>
      </w:hyperlink>
      <w:r w:rsidR="006B4D00" w:rsidRPr="006B4D00">
        <w:rPr>
          <w:lang w:eastAsia="x-none"/>
        </w:rPr>
        <w:tab/>
        <w:t>Discussion on sub-PRB allocation for eFeMTC</w:t>
      </w:r>
      <w:r w:rsidR="006B4D00" w:rsidRPr="006B4D00">
        <w:rPr>
          <w:lang w:eastAsia="x-none"/>
        </w:rPr>
        <w:tab/>
        <w:t>Samsung</w:t>
      </w:r>
    </w:p>
    <w:p w14:paraId="6BBDF026" w14:textId="224F29B5" w:rsidR="006B4D00" w:rsidRPr="006B4D00" w:rsidRDefault="00603E09" w:rsidP="006B4D00">
      <w:pPr>
        <w:ind w:left="720" w:hanging="720"/>
        <w:rPr>
          <w:lang w:eastAsia="x-none"/>
        </w:rPr>
      </w:pPr>
      <w:hyperlink r:id="rId463" w:history="1">
        <w:r w:rsidR="00FE4C7E">
          <w:rPr>
            <w:rStyle w:val="Hyperlink"/>
            <w:lang w:eastAsia="x-none"/>
          </w:rPr>
          <w:t>R1-1804472</w:t>
        </w:r>
      </w:hyperlink>
      <w:r w:rsidR="006B4D00" w:rsidRPr="006B4D00">
        <w:rPr>
          <w:lang w:eastAsia="x-none"/>
        </w:rPr>
        <w:tab/>
        <w:t>Sub-PRB Design Considerations</w:t>
      </w:r>
      <w:r w:rsidR="006B4D00" w:rsidRPr="006B4D00">
        <w:rPr>
          <w:lang w:eastAsia="x-none"/>
        </w:rPr>
        <w:tab/>
        <w:t>Sierra Wireless, S.A.</w:t>
      </w:r>
    </w:p>
    <w:p w14:paraId="70B2C049" w14:textId="04A265DF" w:rsidR="006B4D00" w:rsidRPr="006B4D00" w:rsidRDefault="00603E09" w:rsidP="006B4D00">
      <w:pPr>
        <w:ind w:left="720" w:hanging="720"/>
        <w:rPr>
          <w:lang w:eastAsia="x-none"/>
        </w:rPr>
      </w:pPr>
      <w:hyperlink r:id="rId464" w:history="1">
        <w:r w:rsidR="00FE4C7E">
          <w:rPr>
            <w:rStyle w:val="Hyperlink"/>
            <w:lang w:eastAsia="x-none"/>
          </w:rPr>
          <w:t>R1-1804606</w:t>
        </w:r>
      </w:hyperlink>
      <w:r w:rsidR="006B4D00" w:rsidRPr="006B4D00">
        <w:rPr>
          <w:lang w:eastAsia="x-none"/>
        </w:rPr>
        <w:tab/>
        <w:t>Remaining issues in sub-PRB transmission</w:t>
      </w:r>
      <w:r w:rsidR="006B4D00" w:rsidRPr="006B4D00">
        <w:rPr>
          <w:lang w:eastAsia="x-none"/>
        </w:rPr>
        <w:tab/>
        <w:t>Sony</w:t>
      </w:r>
    </w:p>
    <w:p w14:paraId="1487B2AC" w14:textId="6FDFEDD7" w:rsidR="006B4D00" w:rsidRPr="006B4D00" w:rsidRDefault="00603E09" w:rsidP="006B4D00">
      <w:pPr>
        <w:ind w:left="720" w:hanging="720"/>
        <w:rPr>
          <w:lang w:eastAsia="x-none"/>
        </w:rPr>
      </w:pPr>
      <w:hyperlink r:id="rId465" w:history="1">
        <w:r w:rsidR="00FE4C7E">
          <w:rPr>
            <w:rStyle w:val="Hyperlink"/>
            <w:lang w:eastAsia="x-none"/>
          </w:rPr>
          <w:t>R1-1804696</w:t>
        </w:r>
      </w:hyperlink>
      <w:r w:rsidR="006B4D00" w:rsidRPr="006B4D00">
        <w:rPr>
          <w:lang w:eastAsia="x-none"/>
        </w:rPr>
        <w:tab/>
        <w:t>Design of sub-PRB PUSCH for efeMTC</w:t>
      </w:r>
      <w:r w:rsidR="006B4D00" w:rsidRPr="006B4D00">
        <w:rPr>
          <w:lang w:eastAsia="x-none"/>
        </w:rPr>
        <w:tab/>
        <w:t>Intel Corporation</w:t>
      </w:r>
    </w:p>
    <w:p w14:paraId="34DE3798" w14:textId="6E0EAD9B" w:rsidR="006B4D00" w:rsidRPr="006B4D00" w:rsidRDefault="00603E09" w:rsidP="006B4D00">
      <w:pPr>
        <w:ind w:left="720" w:hanging="720"/>
        <w:rPr>
          <w:lang w:eastAsia="x-none"/>
        </w:rPr>
      </w:pPr>
      <w:hyperlink r:id="rId466" w:history="1">
        <w:r w:rsidR="00FE4C7E">
          <w:rPr>
            <w:rStyle w:val="Hyperlink"/>
            <w:lang w:eastAsia="x-none"/>
          </w:rPr>
          <w:t>R1-1804873</w:t>
        </w:r>
      </w:hyperlink>
      <w:r w:rsidR="006B4D00" w:rsidRPr="006B4D00">
        <w:rPr>
          <w:lang w:eastAsia="x-none"/>
        </w:rPr>
        <w:tab/>
        <w:t>Remaining issues for PUSCH sub-PRB allocation</w:t>
      </w:r>
      <w:r w:rsidR="006B4D00" w:rsidRPr="006B4D00">
        <w:rPr>
          <w:lang w:eastAsia="x-none"/>
        </w:rPr>
        <w:tab/>
        <w:t>Sharp</w:t>
      </w:r>
    </w:p>
    <w:p w14:paraId="4C078428" w14:textId="099257B3" w:rsidR="006B4D00" w:rsidRPr="006B4D00" w:rsidRDefault="00603E09" w:rsidP="006B4D00">
      <w:pPr>
        <w:ind w:left="720" w:hanging="720"/>
        <w:rPr>
          <w:lang w:eastAsia="x-none"/>
        </w:rPr>
      </w:pPr>
      <w:hyperlink r:id="rId467" w:history="1">
        <w:r w:rsidR="00FE4C7E">
          <w:rPr>
            <w:rStyle w:val="Hyperlink"/>
            <w:lang w:eastAsia="x-none"/>
          </w:rPr>
          <w:t>R1-1804916</w:t>
        </w:r>
      </w:hyperlink>
      <w:r w:rsidR="006B4D00" w:rsidRPr="006B4D00">
        <w:rPr>
          <w:lang w:eastAsia="x-none"/>
        </w:rPr>
        <w:tab/>
        <w:t>Sub-PRB allocation for eFeMTC</w:t>
      </w:r>
      <w:r w:rsidR="006B4D00" w:rsidRPr="006B4D00">
        <w:rPr>
          <w:lang w:eastAsia="x-none"/>
        </w:rPr>
        <w:tab/>
        <w:t>Qualcomm Incorporated</w:t>
      </w:r>
    </w:p>
    <w:p w14:paraId="76783487" w14:textId="5EF88DD4" w:rsidR="006B4D00" w:rsidRPr="006B4D00" w:rsidRDefault="00603E09" w:rsidP="00920E93">
      <w:pPr>
        <w:ind w:left="720" w:hanging="720"/>
        <w:rPr>
          <w:lang w:eastAsia="x-none"/>
        </w:rPr>
      </w:pPr>
      <w:hyperlink r:id="rId468" w:history="1">
        <w:r w:rsidR="00FE4C7E">
          <w:rPr>
            <w:rStyle w:val="Hyperlink"/>
            <w:lang w:eastAsia="x-none"/>
          </w:rPr>
          <w:t>R1-1805027</w:t>
        </w:r>
      </w:hyperlink>
      <w:r w:rsidR="006B4D00" w:rsidRPr="006B4D00">
        <w:rPr>
          <w:lang w:eastAsia="x-none"/>
        </w:rPr>
        <w:tab/>
        <w:t>Views on PUSCH sub-PRB allocation for MTC</w:t>
      </w:r>
      <w:r w:rsidR="006B4D00" w:rsidRPr="006B4D00">
        <w:rPr>
          <w:lang w:eastAsia="x-none"/>
        </w:rPr>
        <w:tab/>
        <w:t>NTT DOCOMO, INC.</w:t>
      </w:r>
    </w:p>
    <w:p w14:paraId="7C840F35" w14:textId="77777777" w:rsidR="006B4D00" w:rsidRPr="006B4D00" w:rsidRDefault="006B4D00" w:rsidP="006B4D00">
      <w:pPr>
        <w:pStyle w:val="Heading4"/>
        <w:rPr>
          <w:lang w:val="sv-SE"/>
        </w:rPr>
      </w:pPr>
      <w:bookmarkStart w:id="144" w:name="_Toc511072778"/>
      <w:bookmarkStart w:id="145" w:name="_Toc514184606"/>
      <w:r w:rsidRPr="006B4D00">
        <w:rPr>
          <w:lang w:val="sv-SE"/>
        </w:rPr>
        <w:lastRenderedPageBreak/>
        <w:t>Flexible PDSCH/PUSCH starting PRB</w:t>
      </w:r>
      <w:bookmarkEnd w:id="144"/>
      <w:bookmarkEnd w:id="145"/>
    </w:p>
    <w:p w14:paraId="230A2863" w14:textId="77777777" w:rsidR="00E9564F" w:rsidRPr="006B4D00" w:rsidRDefault="00E9564F" w:rsidP="00E9564F">
      <w:pPr>
        <w:ind w:left="720" w:hanging="720"/>
        <w:rPr>
          <w:i/>
          <w:lang w:val="sv-SE"/>
        </w:rPr>
      </w:pPr>
      <w:r w:rsidRPr="006B4D00">
        <w:rPr>
          <w:i/>
          <w:lang w:val="sv-SE"/>
        </w:rPr>
        <w:t>Design of more flexible starting PRB for PDSCH/PUSCH resource allocation in connected mode</w:t>
      </w:r>
    </w:p>
    <w:p w14:paraId="513D892D" w14:textId="77777777" w:rsidR="00E9564F" w:rsidRDefault="00E9564F" w:rsidP="006B4D00">
      <w:pPr>
        <w:ind w:left="720" w:hanging="720"/>
        <w:rPr>
          <w:b/>
          <w:lang w:val="sv-SE"/>
        </w:rPr>
      </w:pPr>
    </w:p>
    <w:p w14:paraId="7148614E" w14:textId="4B9E34F7" w:rsidR="006B4D00" w:rsidRPr="00E9564F" w:rsidRDefault="00603E09" w:rsidP="006B4D00">
      <w:pPr>
        <w:ind w:left="720" w:hanging="720"/>
        <w:rPr>
          <w:b/>
          <w:lang w:val="sv-SE"/>
        </w:rPr>
      </w:pPr>
      <w:hyperlink r:id="rId469" w:history="1">
        <w:r w:rsidR="00FE4C7E" w:rsidRPr="00E9564F">
          <w:rPr>
            <w:rStyle w:val="Hyperlink"/>
            <w:b/>
            <w:lang w:val="sv-SE"/>
          </w:rPr>
          <w:t>R1-1805272</w:t>
        </w:r>
      </w:hyperlink>
      <w:r w:rsidR="006B4D00" w:rsidRPr="00E9564F">
        <w:rPr>
          <w:b/>
          <w:lang w:val="sv-SE"/>
        </w:rPr>
        <w:tab/>
        <w:t>Summary on Flexible PDSCH/PUSCH starting PRB</w:t>
      </w:r>
      <w:r w:rsidR="006B4D00" w:rsidRPr="00E9564F">
        <w:rPr>
          <w:b/>
          <w:lang w:val="sv-SE"/>
        </w:rPr>
        <w:tab/>
        <w:t>Samsung</w:t>
      </w:r>
    </w:p>
    <w:p w14:paraId="00C9F3B0" w14:textId="77777777" w:rsidR="006B4D00" w:rsidRPr="006B4D00" w:rsidRDefault="006B4D00" w:rsidP="006B4D00">
      <w:pPr>
        <w:ind w:left="720" w:hanging="720"/>
        <w:rPr>
          <w:i/>
          <w:lang w:val="sv-SE"/>
        </w:rPr>
      </w:pPr>
    </w:p>
    <w:p w14:paraId="5E964E46" w14:textId="77777777" w:rsidR="006B4D00" w:rsidRPr="006B4D00" w:rsidRDefault="006B4D00" w:rsidP="006B4D00">
      <w:pPr>
        <w:ind w:left="720" w:hanging="720"/>
        <w:rPr>
          <w:rFonts w:eastAsia="Yu Mincho"/>
          <w:szCs w:val="20"/>
          <w:lang w:val="sv-SE" w:eastAsia="ja-JP"/>
        </w:rPr>
      </w:pPr>
      <w:r w:rsidRPr="006B4D00">
        <w:rPr>
          <w:rFonts w:eastAsia="Yu Mincho"/>
          <w:szCs w:val="20"/>
          <w:highlight w:val="green"/>
          <w:lang w:val="sv-SE" w:eastAsia="ja-JP"/>
        </w:rPr>
        <w:t>Agreement</w:t>
      </w:r>
    </w:p>
    <w:p w14:paraId="4745BB22" w14:textId="77777777" w:rsidR="006B4D00" w:rsidRPr="00E9564F" w:rsidRDefault="006B4D00" w:rsidP="00E9564F">
      <w:pPr>
        <w:pStyle w:val="ListParagraph"/>
        <w:numPr>
          <w:ilvl w:val="0"/>
          <w:numId w:val="351"/>
        </w:numPr>
        <w:rPr>
          <w:rFonts w:eastAsia="Yu Mincho"/>
          <w:lang w:val="sv-SE"/>
        </w:rPr>
      </w:pPr>
      <w:r w:rsidRPr="00E9564F">
        <w:rPr>
          <w:lang w:val="sv-SE"/>
        </w:rPr>
        <w:t>At least for BL/CE UE configured without other Rel-14/15 features,</w:t>
      </w:r>
      <w:r w:rsidRPr="00E9564F">
        <w:rPr>
          <w:rFonts w:eastAsia="Yu Mincho"/>
          <w:lang w:val="sv-SE"/>
        </w:rPr>
        <w:t xml:space="preserve"> DCI size after padding is not increased in order to support flexible starting PRB. </w:t>
      </w:r>
    </w:p>
    <w:p w14:paraId="5928D547" w14:textId="77777777" w:rsidR="006B4D00" w:rsidRPr="00E9564F" w:rsidRDefault="006B4D00" w:rsidP="00E9564F">
      <w:pPr>
        <w:pStyle w:val="ListParagraph"/>
        <w:numPr>
          <w:ilvl w:val="1"/>
          <w:numId w:val="351"/>
        </w:numPr>
        <w:rPr>
          <w:lang w:val="sv-SE"/>
        </w:rPr>
      </w:pPr>
      <w:r w:rsidRPr="00E9564F">
        <w:rPr>
          <w:lang w:val="sv-SE"/>
        </w:rPr>
        <w:t>Note: For PUSCH and PDSCH, the solution may or may not be the same</w:t>
      </w:r>
    </w:p>
    <w:p w14:paraId="0E8ADB0A" w14:textId="77777777" w:rsidR="006B4D00" w:rsidRPr="00E9564F" w:rsidRDefault="006B4D00" w:rsidP="00E9564F">
      <w:pPr>
        <w:pStyle w:val="ListParagraph"/>
        <w:numPr>
          <w:ilvl w:val="1"/>
          <w:numId w:val="351"/>
        </w:numPr>
        <w:rPr>
          <w:rFonts w:eastAsia="Yu Mincho"/>
          <w:lang w:val="sv-SE"/>
        </w:rPr>
      </w:pPr>
      <w:r w:rsidRPr="00E9564F">
        <w:rPr>
          <w:rFonts w:eastAsia="Yu Mincho" w:hint="eastAsia"/>
          <w:lang w:val="sv-SE"/>
        </w:rPr>
        <w:t>N</w:t>
      </w:r>
      <w:r w:rsidRPr="00E9564F">
        <w:rPr>
          <w:rFonts w:eastAsia="Yu Mincho"/>
          <w:lang w:val="sv-SE"/>
        </w:rPr>
        <w:t>ote: The solution may or may not be the same for FDD and TDD</w:t>
      </w:r>
    </w:p>
    <w:p w14:paraId="0001C4BC" w14:textId="77777777" w:rsidR="006B4D00" w:rsidRPr="006B4D00" w:rsidRDefault="006B4D00" w:rsidP="006B4D00">
      <w:pPr>
        <w:ind w:left="720" w:hanging="720"/>
        <w:rPr>
          <w:i/>
          <w:lang w:val="sv-SE"/>
        </w:rPr>
      </w:pPr>
    </w:p>
    <w:p w14:paraId="765EEB1A" w14:textId="7C6A338F" w:rsidR="006B4D00" w:rsidRPr="006B4D00" w:rsidRDefault="00603E09" w:rsidP="006B4D00">
      <w:pPr>
        <w:ind w:left="720" w:hanging="720"/>
        <w:rPr>
          <w:lang w:eastAsia="x-none"/>
        </w:rPr>
      </w:pPr>
      <w:hyperlink r:id="rId470" w:history="1">
        <w:r w:rsidR="00FE4C7E">
          <w:rPr>
            <w:rStyle w:val="Hyperlink"/>
            <w:lang w:eastAsia="x-none"/>
          </w:rPr>
          <w:t>R1-1803888</w:t>
        </w:r>
      </w:hyperlink>
      <w:r w:rsidR="006B4D00" w:rsidRPr="006B4D00">
        <w:rPr>
          <w:lang w:eastAsia="x-none"/>
        </w:rPr>
        <w:tab/>
        <w:t>On more flexible starting PRB for PDSCH/PUSCH resource allocation</w:t>
      </w:r>
      <w:r w:rsidR="006B4D00" w:rsidRPr="006B4D00">
        <w:rPr>
          <w:lang w:eastAsia="x-none"/>
        </w:rPr>
        <w:tab/>
        <w:t>Huawei, HiSilicon</w:t>
      </w:r>
    </w:p>
    <w:p w14:paraId="326E458C" w14:textId="6591D2CF" w:rsidR="006B4D00" w:rsidRPr="006B4D00" w:rsidRDefault="00603E09" w:rsidP="006B4D00">
      <w:pPr>
        <w:ind w:left="720" w:hanging="720"/>
        <w:rPr>
          <w:lang w:eastAsia="x-none"/>
        </w:rPr>
      </w:pPr>
      <w:hyperlink r:id="rId471" w:history="1">
        <w:r w:rsidR="00FE4C7E">
          <w:rPr>
            <w:rStyle w:val="Hyperlink"/>
            <w:lang w:eastAsia="x-none"/>
          </w:rPr>
          <w:t>R1-1804125</w:t>
        </w:r>
      </w:hyperlink>
      <w:r w:rsidR="006B4D00" w:rsidRPr="006B4D00">
        <w:rPr>
          <w:lang w:eastAsia="x-none"/>
        </w:rPr>
        <w:tab/>
        <w:t>Flexible PDSCH/PUSCH starting PRB for MTC</w:t>
      </w:r>
      <w:r w:rsidR="006B4D00" w:rsidRPr="006B4D00">
        <w:rPr>
          <w:lang w:eastAsia="x-none"/>
        </w:rPr>
        <w:tab/>
        <w:t>Ericsson</w:t>
      </w:r>
    </w:p>
    <w:p w14:paraId="4B6EE480" w14:textId="3B07B321" w:rsidR="006B4D00" w:rsidRPr="006B4D00" w:rsidRDefault="00603E09" w:rsidP="006B4D00">
      <w:pPr>
        <w:ind w:left="720" w:hanging="720"/>
        <w:rPr>
          <w:lang w:eastAsia="x-none"/>
        </w:rPr>
      </w:pPr>
      <w:hyperlink r:id="rId472" w:history="1">
        <w:r w:rsidR="00FE4C7E">
          <w:rPr>
            <w:rStyle w:val="Hyperlink"/>
            <w:lang w:eastAsia="x-none"/>
          </w:rPr>
          <w:t>R1-1804177</w:t>
        </w:r>
      </w:hyperlink>
      <w:r w:rsidR="006B4D00" w:rsidRPr="006B4D00">
        <w:rPr>
          <w:lang w:eastAsia="x-none"/>
        </w:rPr>
        <w:tab/>
        <w:t>Discussion on Flexible starting PRB of PUSCH/PDSCH for MTC</w:t>
      </w:r>
      <w:r w:rsidR="006B4D00" w:rsidRPr="006B4D00">
        <w:rPr>
          <w:lang w:eastAsia="x-none"/>
        </w:rPr>
        <w:tab/>
        <w:t>ZTE, SaneChips</w:t>
      </w:r>
    </w:p>
    <w:p w14:paraId="7840D7C4" w14:textId="29E27821" w:rsidR="006B4D00" w:rsidRPr="006B4D00" w:rsidRDefault="00603E09" w:rsidP="006B4D00">
      <w:pPr>
        <w:ind w:left="720" w:hanging="720"/>
        <w:rPr>
          <w:lang w:eastAsia="x-none"/>
        </w:rPr>
      </w:pPr>
      <w:hyperlink r:id="rId473" w:history="1">
        <w:r w:rsidR="00FE4C7E">
          <w:rPr>
            <w:rStyle w:val="Hyperlink"/>
            <w:lang w:eastAsia="x-none"/>
          </w:rPr>
          <w:t>R1-1804246</w:t>
        </w:r>
      </w:hyperlink>
      <w:r w:rsidR="006B4D00" w:rsidRPr="006B4D00">
        <w:rPr>
          <w:lang w:eastAsia="x-none"/>
        </w:rPr>
        <w:tab/>
        <w:t>Support for flexible PDSCH/PUSCH starting PRB</w:t>
      </w:r>
      <w:r w:rsidR="006B4D00" w:rsidRPr="006B4D00">
        <w:rPr>
          <w:lang w:eastAsia="x-none"/>
        </w:rPr>
        <w:tab/>
        <w:t>Nokia, Nokia Shanghai Bell</w:t>
      </w:r>
    </w:p>
    <w:p w14:paraId="6AA26F2A" w14:textId="06E48746" w:rsidR="006B4D00" w:rsidRPr="006B4D00" w:rsidRDefault="00603E09" w:rsidP="006B4D00">
      <w:pPr>
        <w:ind w:left="720" w:hanging="720"/>
        <w:rPr>
          <w:lang w:eastAsia="x-none"/>
        </w:rPr>
      </w:pPr>
      <w:hyperlink r:id="rId474" w:history="1">
        <w:r w:rsidR="00FE4C7E">
          <w:rPr>
            <w:rStyle w:val="Hyperlink"/>
            <w:lang w:eastAsia="x-none"/>
          </w:rPr>
          <w:t>R1-1804329</w:t>
        </w:r>
      </w:hyperlink>
      <w:r w:rsidR="006B4D00" w:rsidRPr="006B4D00">
        <w:rPr>
          <w:lang w:eastAsia="x-none"/>
        </w:rPr>
        <w:tab/>
        <w:t>Discussion on Flexible PDSCH/PUSCH starting PRB</w:t>
      </w:r>
      <w:r w:rsidR="006B4D00" w:rsidRPr="006B4D00">
        <w:rPr>
          <w:lang w:eastAsia="x-none"/>
        </w:rPr>
        <w:tab/>
        <w:t>Samsung</w:t>
      </w:r>
    </w:p>
    <w:p w14:paraId="748F8CED" w14:textId="3221C049" w:rsidR="006B4D00" w:rsidRPr="006B4D00" w:rsidRDefault="00603E09" w:rsidP="006B4D00">
      <w:pPr>
        <w:ind w:left="720" w:hanging="720"/>
        <w:rPr>
          <w:lang w:eastAsia="x-none"/>
        </w:rPr>
      </w:pPr>
      <w:hyperlink r:id="rId475" w:history="1">
        <w:r w:rsidR="00FE4C7E">
          <w:rPr>
            <w:rStyle w:val="Hyperlink"/>
            <w:lang w:eastAsia="x-none"/>
          </w:rPr>
          <w:t>R1-1804607</w:t>
        </w:r>
      </w:hyperlink>
      <w:r w:rsidR="006B4D00" w:rsidRPr="006B4D00">
        <w:rPr>
          <w:lang w:eastAsia="x-none"/>
        </w:rPr>
        <w:tab/>
        <w:t>Flexible PDSCH/PUSCH Resource Allocation for efeMTC</w:t>
      </w:r>
      <w:r w:rsidR="006B4D00" w:rsidRPr="006B4D00">
        <w:rPr>
          <w:lang w:eastAsia="x-none"/>
        </w:rPr>
        <w:tab/>
        <w:t>Sony</w:t>
      </w:r>
    </w:p>
    <w:p w14:paraId="421E44CD" w14:textId="1F076923" w:rsidR="006B4D00" w:rsidRPr="006B4D00" w:rsidRDefault="007D456F" w:rsidP="006B4D00">
      <w:pPr>
        <w:ind w:left="720" w:hanging="720"/>
        <w:rPr>
          <w:lang w:eastAsia="x-none"/>
        </w:rPr>
      </w:pPr>
      <w:r>
        <w:rPr>
          <w:color w:val="0000FF"/>
          <w:u w:val="single"/>
          <w:lang w:eastAsia="x-none"/>
        </w:rPr>
        <w:t>R1-1805286</w:t>
      </w:r>
      <w:r w:rsidR="006B4D00" w:rsidRPr="006B4D00">
        <w:rPr>
          <w:lang w:eastAsia="x-none"/>
        </w:rPr>
        <w:tab/>
        <w:t>On more flexible PDSCH/PUSCH resource allocation</w:t>
      </w:r>
      <w:r w:rsidR="006B4D00" w:rsidRPr="006B4D00">
        <w:rPr>
          <w:lang w:eastAsia="x-none"/>
        </w:rPr>
        <w:tab/>
        <w:t>Sharp</w:t>
      </w:r>
      <w:r>
        <w:rPr>
          <w:lang w:eastAsia="x-none"/>
        </w:rPr>
        <w:tab/>
        <w:t xml:space="preserve">(rev of </w:t>
      </w:r>
      <w:hyperlink r:id="rId476" w:history="1">
        <w:r>
          <w:rPr>
            <w:rStyle w:val="Hyperlink"/>
            <w:lang w:eastAsia="x-none"/>
          </w:rPr>
          <w:t>R1-1804874</w:t>
        </w:r>
      </w:hyperlink>
      <w:r>
        <w:rPr>
          <w:lang w:eastAsia="x-none"/>
        </w:rPr>
        <w:t>)</w:t>
      </w:r>
    </w:p>
    <w:p w14:paraId="1E424B1C" w14:textId="4F38804B" w:rsidR="006B4D00" w:rsidRPr="006B4D00" w:rsidRDefault="00603E09" w:rsidP="006B4D00">
      <w:pPr>
        <w:ind w:left="720" w:hanging="720"/>
        <w:rPr>
          <w:lang w:eastAsia="x-none"/>
        </w:rPr>
      </w:pPr>
      <w:hyperlink r:id="rId477" w:history="1">
        <w:r w:rsidR="00FE4C7E">
          <w:rPr>
            <w:rStyle w:val="Hyperlink"/>
            <w:lang w:eastAsia="x-none"/>
          </w:rPr>
          <w:t>R1-1804917</w:t>
        </w:r>
      </w:hyperlink>
      <w:r w:rsidR="006B4D00" w:rsidRPr="006B4D00">
        <w:rPr>
          <w:lang w:eastAsia="x-none"/>
        </w:rPr>
        <w:tab/>
        <w:t>Flexible allocation for PDSCH and PUSCH</w:t>
      </w:r>
      <w:r w:rsidR="006B4D00" w:rsidRPr="006B4D00">
        <w:rPr>
          <w:lang w:eastAsia="x-none"/>
        </w:rPr>
        <w:tab/>
        <w:t>Qualcomm Incorporated</w:t>
      </w:r>
    </w:p>
    <w:p w14:paraId="70483474" w14:textId="77777777" w:rsidR="006B4D00" w:rsidRPr="006B4D00" w:rsidRDefault="006B4D00" w:rsidP="006B4D00">
      <w:pPr>
        <w:pStyle w:val="Heading4"/>
        <w:rPr>
          <w:lang w:val="sv-SE"/>
        </w:rPr>
      </w:pPr>
      <w:bookmarkStart w:id="146" w:name="_Toc511072779"/>
      <w:bookmarkStart w:id="147" w:name="_Toc514184607"/>
      <w:r w:rsidRPr="006B4D00">
        <w:t>Other</w:t>
      </w:r>
      <w:bookmarkEnd w:id="146"/>
      <w:bookmarkEnd w:id="147"/>
    </w:p>
    <w:p w14:paraId="1D114AB1" w14:textId="77777777" w:rsidR="006B4D00" w:rsidRPr="006B4D00" w:rsidRDefault="006B4D00" w:rsidP="006B4D00">
      <w:pPr>
        <w:ind w:left="720" w:hanging="720"/>
        <w:rPr>
          <w:rFonts w:cs="Times"/>
          <w:szCs w:val="20"/>
          <w:lang w:val="en-US"/>
        </w:rPr>
      </w:pPr>
      <w:r w:rsidRPr="006B4D00">
        <w:rPr>
          <w:rFonts w:cs="Times"/>
          <w:i/>
          <w:iCs/>
          <w:szCs w:val="20"/>
        </w:rPr>
        <w:t>Including any remaining details of PDSCH 64QAM support</w:t>
      </w:r>
    </w:p>
    <w:p w14:paraId="3015B09D" w14:textId="77777777" w:rsidR="00E9564F" w:rsidRDefault="00E9564F" w:rsidP="006B4D00">
      <w:pPr>
        <w:ind w:left="720" w:hanging="720"/>
        <w:rPr>
          <w:rFonts w:eastAsia="Yu Mincho"/>
          <w:b/>
          <w:szCs w:val="20"/>
          <w:lang w:eastAsia="ja-JP"/>
        </w:rPr>
      </w:pPr>
    </w:p>
    <w:p w14:paraId="3B6B2837" w14:textId="6A36CB2A" w:rsidR="006B4D00" w:rsidRPr="00E9564F" w:rsidRDefault="00603E09" w:rsidP="006B4D00">
      <w:pPr>
        <w:ind w:left="720" w:hanging="720"/>
        <w:rPr>
          <w:rFonts w:eastAsia="Yu Mincho"/>
          <w:b/>
          <w:szCs w:val="20"/>
          <w:lang w:eastAsia="ja-JP"/>
        </w:rPr>
      </w:pPr>
      <w:hyperlink r:id="rId478" w:history="1">
        <w:r w:rsidR="00FE4C7E" w:rsidRPr="00E9564F">
          <w:rPr>
            <w:rStyle w:val="Hyperlink"/>
            <w:rFonts w:eastAsia="Yu Mincho"/>
            <w:b/>
            <w:szCs w:val="20"/>
            <w:lang w:eastAsia="ja-JP"/>
          </w:rPr>
          <w:t>R1-1805341</w:t>
        </w:r>
      </w:hyperlink>
      <w:r w:rsidR="006B4D00" w:rsidRPr="00E9564F">
        <w:rPr>
          <w:rFonts w:eastAsia="Yu Mincho"/>
          <w:b/>
          <w:szCs w:val="20"/>
          <w:lang w:eastAsia="ja-JP"/>
        </w:rPr>
        <w:tab/>
      </w:r>
      <w:r w:rsidR="006B4D00" w:rsidRPr="00E9564F">
        <w:rPr>
          <w:b/>
          <w:color w:val="000000"/>
          <w:szCs w:val="20"/>
        </w:rPr>
        <w:t>Summary of section 6.2.6.7 on CQI for 64QAM for efeMTC</w:t>
      </w:r>
      <w:r w:rsidR="006B4D00" w:rsidRPr="00E9564F">
        <w:rPr>
          <w:rFonts w:eastAsia="Yu Mincho"/>
          <w:b/>
          <w:szCs w:val="20"/>
          <w:lang w:eastAsia="ja-JP"/>
        </w:rPr>
        <w:tab/>
        <w:t>Sony</w:t>
      </w:r>
    </w:p>
    <w:p w14:paraId="18F29D80" w14:textId="77777777" w:rsidR="006B4D00" w:rsidRPr="006B4D00" w:rsidRDefault="006B4D00" w:rsidP="006B4D00">
      <w:pPr>
        <w:ind w:left="720" w:hanging="720"/>
        <w:rPr>
          <w:lang w:eastAsia="x-none"/>
        </w:rPr>
      </w:pPr>
    </w:p>
    <w:p w14:paraId="2E90F0F9"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09794026" w14:textId="77777777" w:rsidR="006B4D00" w:rsidRPr="00E9564F" w:rsidRDefault="006B4D00" w:rsidP="00E9564F">
      <w:pPr>
        <w:pStyle w:val="ListParagraph"/>
        <w:numPr>
          <w:ilvl w:val="0"/>
          <w:numId w:val="351"/>
        </w:numPr>
        <w:spacing w:after="120"/>
        <w:jc w:val="both"/>
        <w:rPr>
          <w:rFonts w:eastAsia="Times New Roman"/>
          <w:bCs/>
          <w:lang w:eastAsia="zh-CN"/>
        </w:rPr>
      </w:pPr>
      <w:bookmarkStart w:id="148" w:name="_Toc498702704"/>
      <w:bookmarkStart w:id="149" w:name="_Toc498702723"/>
      <w:bookmarkStart w:id="150" w:name="_Toc498704599"/>
      <w:bookmarkStart w:id="151" w:name="_Toc498704723"/>
      <w:bookmarkStart w:id="152" w:name="_Toc498704755"/>
      <w:bookmarkStart w:id="153" w:name="_Toc498705211"/>
      <w:bookmarkStart w:id="154" w:name="_Toc498705784"/>
      <w:bookmarkStart w:id="155" w:name="_Toc498705846"/>
      <w:bookmarkStart w:id="156" w:name="_Toc505257389"/>
      <w:bookmarkStart w:id="157" w:name="_Toc505258181"/>
      <w:bookmarkStart w:id="158" w:name="_Toc505258297"/>
      <w:bookmarkStart w:id="159" w:name="_Toc506474871"/>
      <w:bookmarkStart w:id="160" w:name="_Toc506474957"/>
      <w:bookmarkStart w:id="161" w:name="_Toc506475983"/>
      <w:bookmarkStart w:id="162" w:name="_Toc506559596"/>
      <w:bookmarkStart w:id="163" w:name="_Toc506563120"/>
      <w:bookmarkStart w:id="164" w:name="_Toc506563218"/>
      <w:bookmarkStart w:id="165" w:name="_Toc510082114"/>
      <w:bookmarkStart w:id="166" w:name="_Toc510082322"/>
      <w:bookmarkStart w:id="167" w:name="_Toc510082368"/>
      <w:bookmarkStart w:id="168" w:name="_Toc510614903"/>
      <w:bookmarkStart w:id="169" w:name="_Toc510614919"/>
      <w:bookmarkStart w:id="170" w:name="_Toc510614953"/>
      <w:r w:rsidRPr="00E9564F">
        <w:rPr>
          <w:rFonts w:eastAsia="Times New Roman"/>
          <w:bCs/>
          <w:lang w:eastAsia="zh-CN"/>
        </w:rPr>
        <w:t>Confirm the RAN1 working assumption that eNodeB can optionally configure</w:t>
      </w:r>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r w:rsidRPr="00E9564F">
        <w:rPr>
          <w:rFonts w:eastAsia="Times New Roman"/>
          <w:bCs/>
          <w:lang w:eastAsia="zh-CN"/>
        </w:rPr>
        <w:t xml:space="preserve"> the UE to use the option B CQI table non-64QAM capable UE if the UE supports option B CQI table and that in this case only QPSK and 16QAM entries are reported by UE.</w:t>
      </w:r>
      <w:bookmarkEnd w:id="165"/>
      <w:bookmarkEnd w:id="166"/>
      <w:bookmarkEnd w:id="167"/>
      <w:bookmarkEnd w:id="168"/>
      <w:bookmarkEnd w:id="169"/>
      <w:bookmarkEnd w:id="170"/>
    </w:p>
    <w:p w14:paraId="0B9EB46B" w14:textId="77777777" w:rsidR="006B4D00" w:rsidRPr="006B4D00" w:rsidRDefault="006B4D00" w:rsidP="006B4D00">
      <w:pPr>
        <w:ind w:left="720" w:hanging="720"/>
        <w:rPr>
          <w:lang w:eastAsia="x-none"/>
        </w:rPr>
      </w:pPr>
    </w:p>
    <w:p w14:paraId="51B20851" w14:textId="057E3C54" w:rsidR="006B4D00" w:rsidRPr="006B4D00" w:rsidRDefault="00603E09" w:rsidP="006B4D00">
      <w:pPr>
        <w:ind w:left="720" w:hanging="720"/>
        <w:rPr>
          <w:lang w:eastAsia="x-none"/>
        </w:rPr>
      </w:pPr>
      <w:hyperlink r:id="rId479" w:history="1">
        <w:r w:rsidR="00FE4C7E">
          <w:rPr>
            <w:rStyle w:val="Hyperlink"/>
            <w:lang w:eastAsia="x-none"/>
          </w:rPr>
          <w:t>R1-1804126</w:t>
        </w:r>
      </w:hyperlink>
      <w:r w:rsidR="006B4D00" w:rsidRPr="006B4D00">
        <w:rPr>
          <w:lang w:eastAsia="x-none"/>
        </w:rPr>
        <w:tab/>
        <w:t>Remaining details of PDSCH 64QAM support for MTC</w:t>
      </w:r>
      <w:r w:rsidR="006B4D00" w:rsidRPr="006B4D00">
        <w:rPr>
          <w:lang w:eastAsia="x-none"/>
        </w:rPr>
        <w:tab/>
        <w:t>Ericsson</w:t>
      </w:r>
    </w:p>
    <w:p w14:paraId="35F5FEF7" w14:textId="61C76020" w:rsidR="006B4D00" w:rsidRPr="006B4D00" w:rsidRDefault="00603E09" w:rsidP="006B4D00">
      <w:pPr>
        <w:ind w:left="720" w:hanging="720"/>
        <w:rPr>
          <w:lang w:eastAsia="x-none"/>
        </w:rPr>
      </w:pPr>
      <w:hyperlink r:id="rId480" w:history="1">
        <w:r w:rsidR="00FE4C7E">
          <w:rPr>
            <w:rStyle w:val="Hyperlink"/>
            <w:lang w:eastAsia="x-none"/>
          </w:rPr>
          <w:t>R1-1804247</w:t>
        </w:r>
      </w:hyperlink>
      <w:r w:rsidR="006B4D00" w:rsidRPr="006B4D00">
        <w:rPr>
          <w:lang w:eastAsia="x-none"/>
        </w:rPr>
        <w:tab/>
        <w:t>Remaining issue on supporting DL 64QAM for efeMTC</w:t>
      </w:r>
      <w:r w:rsidR="006B4D00" w:rsidRPr="006B4D00">
        <w:rPr>
          <w:lang w:eastAsia="x-none"/>
        </w:rPr>
        <w:tab/>
        <w:t>Nokia, Nokia Shanghai Bell</w:t>
      </w:r>
    </w:p>
    <w:p w14:paraId="22BDDCB8" w14:textId="6E77F631" w:rsidR="00E9564F" w:rsidRPr="00E9564F" w:rsidRDefault="00603E09" w:rsidP="00E9564F">
      <w:pPr>
        <w:rPr>
          <w:sz w:val="18"/>
        </w:rPr>
      </w:pPr>
      <w:hyperlink r:id="rId481" w:history="1">
        <w:r w:rsidR="00FE4C7E">
          <w:rPr>
            <w:rStyle w:val="Hyperlink"/>
            <w:lang w:eastAsia="x-none"/>
          </w:rPr>
          <w:t>R1-1804608</w:t>
        </w:r>
      </w:hyperlink>
      <w:r w:rsidR="006B4D00" w:rsidRPr="006B4D00">
        <w:rPr>
          <w:lang w:eastAsia="x-none"/>
        </w:rPr>
        <w:tab/>
        <w:t>Use of option B CQI table by non-64QAM capable UEs</w:t>
      </w:r>
      <w:r w:rsidR="006B4D00" w:rsidRPr="006B4D00">
        <w:rPr>
          <w:lang w:eastAsia="x-none"/>
        </w:rPr>
        <w:tab/>
        <w:t>Sony</w:t>
      </w:r>
    </w:p>
    <w:p w14:paraId="4EFE4C41" w14:textId="30DDF2BB" w:rsidR="00254752" w:rsidRDefault="00254752" w:rsidP="001C5F6C">
      <w:pPr>
        <w:pStyle w:val="Heading3"/>
        <w:ind w:left="720"/>
        <w:rPr>
          <w:i/>
          <w:iCs/>
        </w:rPr>
      </w:pPr>
      <w:bookmarkStart w:id="171" w:name="_Toc510867594"/>
      <w:bookmarkStart w:id="172" w:name="_Toc514184608"/>
      <w:r w:rsidRPr="00254752">
        <w:t>Further enhancements of NB-IoT</w:t>
      </w:r>
      <w:bookmarkEnd w:id="171"/>
      <w:r w:rsidR="000E7520">
        <w:t xml:space="preserve"> - </w:t>
      </w:r>
      <w:r w:rsidRPr="000E7520">
        <w:rPr>
          <w:i/>
          <w:iCs/>
        </w:rPr>
        <w:t xml:space="preserve">WID in </w:t>
      </w:r>
      <w:hyperlink r:id="rId482" w:history="1">
        <w:r w:rsidRPr="000E7520">
          <w:rPr>
            <w:i/>
            <w:iCs/>
            <w:color w:val="0000FF"/>
            <w:u w:val="single"/>
          </w:rPr>
          <w:t>RP-172063</w:t>
        </w:r>
      </w:hyperlink>
      <w:r w:rsidRPr="00254752">
        <w:t>.</w:t>
      </w:r>
      <w:bookmarkEnd w:id="172"/>
    </w:p>
    <w:p w14:paraId="1CB03965" w14:textId="6EB5778E" w:rsidR="000E7520" w:rsidRPr="007D456F" w:rsidRDefault="00603E09" w:rsidP="000E7520">
      <w:pPr>
        <w:rPr>
          <w:b/>
        </w:rPr>
      </w:pPr>
      <w:hyperlink r:id="rId483" w:history="1">
        <w:r w:rsidR="00FE4C7E" w:rsidRPr="007D456F">
          <w:rPr>
            <w:rStyle w:val="Hyperlink"/>
            <w:b/>
          </w:rPr>
          <w:t>R1-1805428</w:t>
        </w:r>
      </w:hyperlink>
      <w:r w:rsidR="000E7520" w:rsidRPr="007D456F">
        <w:rPr>
          <w:b/>
        </w:rPr>
        <w:tab/>
        <w:t>Chairman's notes of AI 6.2.7 Further enhancements of NB-IoT</w:t>
      </w:r>
      <w:r w:rsidR="000E7520" w:rsidRPr="007D456F">
        <w:rPr>
          <w:b/>
        </w:rPr>
        <w:tab/>
        <w:t>Ad-hoc chair (NTT DOCOMO)</w:t>
      </w:r>
    </w:p>
    <w:p w14:paraId="010B67F9" w14:textId="77777777" w:rsidR="000E7520" w:rsidRPr="007D456F" w:rsidRDefault="000E7520" w:rsidP="000E7520">
      <w:pPr>
        <w:rPr>
          <w:rFonts w:ascii="Times New Roman" w:hAnsi="Times New Roman"/>
          <w:szCs w:val="20"/>
        </w:rPr>
      </w:pPr>
      <w:r w:rsidRPr="007D456F">
        <w:rPr>
          <w:rFonts w:ascii="Times New Roman" w:hAnsi="Times New Roman"/>
          <w:b/>
          <w:szCs w:val="20"/>
        </w:rPr>
        <w:t xml:space="preserve">Decision: </w:t>
      </w:r>
      <w:r w:rsidRPr="007D456F">
        <w:rPr>
          <w:rFonts w:ascii="Times New Roman" w:hAnsi="Times New Roman"/>
          <w:szCs w:val="20"/>
        </w:rPr>
        <w:t>The document is endorsed, content incorporated below.</w:t>
      </w:r>
    </w:p>
    <w:p w14:paraId="4DB5D084" w14:textId="19846FBE" w:rsidR="000E7520" w:rsidRDefault="000E7520" w:rsidP="000E7520"/>
    <w:p w14:paraId="08BF7BAE" w14:textId="1B04AC47" w:rsidR="007D456F" w:rsidRPr="007D456F" w:rsidRDefault="007D456F" w:rsidP="000E7520">
      <w:pPr>
        <w:rPr>
          <w:b/>
        </w:rPr>
      </w:pPr>
      <w:r w:rsidRPr="007D456F">
        <w:rPr>
          <w:b/>
        </w:rPr>
        <w:t>Friday</w:t>
      </w:r>
    </w:p>
    <w:p w14:paraId="680AF49B" w14:textId="77777777" w:rsidR="007D456F" w:rsidRDefault="007D456F" w:rsidP="007D456F">
      <w:pPr>
        <w:rPr>
          <w:highlight w:val="cyan"/>
        </w:rPr>
      </w:pPr>
      <w:r w:rsidRPr="007D456F">
        <w:rPr>
          <w:highlight w:val="cyan"/>
        </w:rPr>
        <w:t xml:space="preserve">Rapporteur to prepare the list of agreements by </w:t>
      </w:r>
      <w:r>
        <w:rPr>
          <w:highlight w:val="cyan"/>
        </w:rPr>
        <w:t>April 23</w:t>
      </w:r>
      <w:r w:rsidRPr="007D456F">
        <w:rPr>
          <w:highlight w:val="cyan"/>
          <w:vertAlign w:val="superscript"/>
        </w:rPr>
        <w:t>rd</w:t>
      </w:r>
      <w:r>
        <w:rPr>
          <w:highlight w:val="cyan"/>
        </w:rPr>
        <w:t xml:space="preserve"> </w:t>
      </w:r>
    </w:p>
    <w:p w14:paraId="09B2C0CD" w14:textId="4172B15C" w:rsidR="007D456F" w:rsidRPr="007D456F" w:rsidRDefault="007D456F" w:rsidP="007D456F">
      <w:pPr>
        <w:rPr>
          <w:highlight w:val="cyan"/>
        </w:rPr>
      </w:pPr>
      <w:r w:rsidRPr="007D456F">
        <w:rPr>
          <w:highlight w:val="cyan"/>
        </w:rPr>
        <w:t>Editors to prepare CRs incorporating all the agreements by 5/4 (for 211, based on 3863; for 212, based on x4148), to be commented and endorsed by 5/11</w:t>
      </w:r>
    </w:p>
    <w:p w14:paraId="1D51DC7D" w14:textId="77777777" w:rsidR="007D456F" w:rsidRPr="000E7520" w:rsidRDefault="007D456F" w:rsidP="000E7520"/>
    <w:bookmarkStart w:id="173" w:name="_Toc510867602"/>
    <w:p w14:paraId="15DBE021" w14:textId="7B183EE2" w:rsidR="006B4D00" w:rsidRPr="006B4D00" w:rsidRDefault="00FE4C7E" w:rsidP="006B4D00">
      <w:pPr>
        <w:ind w:left="720" w:hanging="720"/>
        <w:rPr>
          <w:lang w:eastAsia="x-none"/>
        </w:rPr>
      </w:pPr>
      <w:r>
        <w:rPr>
          <w:color w:val="0000FF"/>
          <w:u w:val="single"/>
          <w:lang w:eastAsia="x-none"/>
        </w:rPr>
        <w:fldChar w:fldCharType="begin"/>
      </w:r>
      <w:r w:rsidR="0095611E">
        <w:rPr>
          <w:color w:val="0000FF"/>
          <w:u w:val="single"/>
          <w:lang w:eastAsia="x-none"/>
        </w:rPr>
        <w:instrText>HYPERLINK "C:\\Users\\Merias\\Documents\\RAN1\\TSGR1_92b-China\\Docs\\R1-1803863.zip"</w:instrText>
      </w:r>
      <w:r>
        <w:rPr>
          <w:color w:val="0000FF"/>
          <w:u w:val="single"/>
          <w:lang w:eastAsia="x-none"/>
        </w:rPr>
        <w:fldChar w:fldCharType="separate"/>
      </w:r>
      <w:r>
        <w:rPr>
          <w:rStyle w:val="Hyperlink"/>
          <w:lang w:eastAsia="x-none"/>
        </w:rPr>
        <w:t>R1-1803863</w:t>
      </w:r>
      <w:r>
        <w:rPr>
          <w:color w:val="0000FF"/>
          <w:u w:val="single"/>
          <w:lang w:eastAsia="x-none"/>
        </w:rPr>
        <w:fldChar w:fldCharType="end"/>
      </w:r>
      <w:r w:rsidR="006B4D00" w:rsidRPr="006B4D00">
        <w:rPr>
          <w:lang w:eastAsia="x-none"/>
        </w:rPr>
        <w:tab/>
        <w:t>Introduction Rel-15 Further NB-IoT enhancements</w:t>
      </w:r>
      <w:r w:rsidR="006B4D00" w:rsidRPr="006B4D00">
        <w:rPr>
          <w:lang w:eastAsia="x-none"/>
        </w:rPr>
        <w:tab/>
        <w:t>Ericsson</w:t>
      </w:r>
    </w:p>
    <w:p w14:paraId="2F3202D8" w14:textId="60AE0B0B" w:rsidR="006B4D00" w:rsidRPr="00D57272" w:rsidRDefault="00603E09" w:rsidP="006B4D00">
      <w:pPr>
        <w:ind w:left="720" w:hanging="720"/>
        <w:rPr>
          <w:b/>
          <w:lang w:eastAsia="x-none"/>
        </w:rPr>
      </w:pPr>
      <w:hyperlink r:id="rId484" w:history="1">
        <w:r w:rsidR="00FE4C7E" w:rsidRPr="00D57272">
          <w:rPr>
            <w:rStyle w:val="Hyperlink"/>
            <w:b/>
            <w:lang w:eastAsia="x-none"/>
          </w:rPr>
          <w:t>R1-1803882</w:t>
        </w:r>
      </w:hyperlink>
      <w:r w:rsidR="006B4D00" w:rsidRPr="00D57272">
        <w:rPr>
          <w:b/>
          <w:lang w:eastAsia="x-none"/>
        </w:rPr>
        <w:tab/>
        <w:t>List of L1 parameters for further enhancements of NB-IoT</w:t>
      </w:r>
      <w:r w:rsidR="006B4D00" w:rsidRPr="00D57272">
        <w:rPr>
          <w:b/>
          <w:lang w:eastAsia="x-none"/>
        </w:rPr>
        <w:tab/>
        <w:t>Huawei, HiSilicon</w:t>
      </w:r>
    </w:p>
    <w:p w14:paraId="2CA3DC6E" w14:textId="77777777" w:rsidR="006B4D00" w:rsidRPr="006B4D00" w:rsidRDefault="006B4D00" w:rsidP="006B4D00">
      <w:pPr>
        <w:ind w:left="720" w:hanging="720"/>
        <w:rPr>
          <w:lang w:eastAsia="x-none"/>
        </w:rPr>
      </w:pPr>
    </w:p>
    <w:p w14:paraId="254C3823" w14:textId="77777777" w:rsidR="006B4D00" w:rsidRPr="006B4D00" w:rsidRDefault="006B4D00" w:rsidP="006B4D00">
      <w:pPr>
        <w:ind w:left="720" w:hanging="720"/>
        <w:rPr>
          <w:rFonts w:eastAsia="Yu Mincho"/>
          <w:lang w:eastAsia="ja-JP"/>
        </w:rPr>
      </w:pPr>
      <w:r w:rsidRPr="006B4D00">
        <w:rPr>
          <w:rFonts w:eastAsia="Yu Mincho"/>
          <w:highlight w:val="cyan"/>
          <w:lang w:eastAsia="ja-JP"/>
        </w:rPr>
        <w:t>Email discussion including the agreements at RAN1#92bis meeting by 4/27(Fri)</w:t>
      </w:r>
    </w:p>
    <w:p w14:paraId="781257D3" w14:textId="77777777" w:rsidR="006B4D00" w:rsidRPr="006B4D00" w:rsidRDefault="006B4D00" w:rsidP="006B4D00">
      <w:pPr>
        <w:ind w:left="720" w:hanging="720"/>
        <w:rPr>
          <w:lang w:eastAsia="x-none"/>
        </w:rPr>
      </w:pPr>
    </w:p>
    <w:p w14:paraId="72C033EF" w14:textId="2A35D1D4" w:rsidR="006B4D00" w:rsidRPr="006B4D00" w:rsidRDefault="00603E09" w:rsidP="006B4D00">
      <w:pPr>
        <w:ind w:left="720" w:hanging="720"/>
        <w:rPr>
          <w:lang w:eastAsia="x-none"/>
        </w:rPr>
      </w:pPr>
      <w:hyperlink r:id="rId485" w:history="1">
        <w:r w:rsidR="00FE4C7E">
          <w:rPr>
            <w:rStyle w:val="Hyperlink"/>
            <w:lang w:eastAsia="x-none"/>
          </w:rPr>
          <w:t>R1-1804148</w:t>
        </w:r>
      </w:hyperlink>
      <w:r w:rsidR="006B4D00" w:rsidRPr="006B4D00">
        <w:rPr>
          <w:lang w:eastAsia="x-none"/>
        </w:rPr>
        <w:tab/>
        <w:t>Introduction of further enhancements of NB-IoT</w:t>
      </w:r>
      <w:r w:rsidR="006B4D00" w:rsidRPr="006B4D00">
        <w:rPr>
          <w:lang w:eastAsia="x-none"/>
        </w:rPr>
        <w:tab/>
        <w:t>Huawei, HiSilicon</w:t>
      </w:r>
    </w:p>
    <w:p w14:paraId="52954272" w14:textId="77933458" w:rsidR="006B4D00" w:rsidRPr="006B4D00" w:rsidRDefault="00603E09" w:rsidP="006B4D00">
      <w:pPr>
        <w:ind w:left="720" w:hanging="720"/>
        <w:rPr>
          <w:lang w:eastAsia="x-none"/>
        </w:rPr>
      </w:pPr>
      <w:hyperlink r:id="rId486" w:history="1">
        <w:r w:rsidR="00FE4C7E">
          <w:rPr>
            <w:rStyle w:val="Hyperlink"/>
            <w:lang w:eastAsia="x-none"/>
          </w:rPr>
          <w:t>R1-1805174</w:t>
        </w:r>
      </w:hyperlink>
      <w:r w:rsidR="00D57272">
        <w:rPr>
          <w:lang w:eastAsia="x-none"/>
        </w:rPr>
        <w:tab/>
      </w:r>
      <w:r w:rsidR="006B4D00" w:rsidRPr="006B4D00">
        <w:rPr>
          <w:lang w:eastAsia="x-none"/>
        </w:rPr>
        <w:t>Introduction Rel-15 Further NB-IoT enhancements</w:t>
      </w:r>
      <w:r w:rsidR="006B4D00" w:rsidRPr="006B4D00">
        <w:rPr>
          <w:lang w:eastAsia="x-none"/>
        </w:rPr>
        <w:tab/>
        <w:t>Ericsson</w:t>
      </w:r>
    </w:p>
    <w:p w14:paraId="4322FB89" w14:textId="77777777" w:rsidR="006B4D00" w:rsidRPr="006B4D00" w:rsidRDefault="006B4D00" w:rsidP="0010798C">
      <w:pPr>
        <w:pStyle w:val="Heading4"/>
        <w:rPr>
          <w:lang w:val="en-US"/>
        </w:rPr>
      </w:pPr>
      <w:bookmarkStart w:id="174" w:name="_Toc511072781"/>
      <w:bookmarkStart w:id="175" w:name="_Toc514184609"/>
      <w:r w:rsidRPr="006B4D00">
        <w:rPr>
          <w:lang w:val="en-US"/>
        </w:rPr>
        <w:t>Latency and power consumption reduction</w:t>
      </w:r>
      <w:bookmarkEnd w:id="174"/>
      <w:bookmarkEnd w:id="175"/>
    </w:p>
    <w:p w14:paraId="301894BB" w14:textId="77777777" w:rsidR="006B4D00" w:rsidRPr="006B4D00" w:rsidRDefault="006B4D00" w:rsidP="0010798C">
      <w:pPr>
        <w:pStyle w:val="Heading5"/>
        <w:rPr>
          <w:lang w:val="en-US"/>
        </w:rPr>
      </w:pPr>
      <w:bookmarkStart w:id="176" w:name="_Toc514184610"/>
      <w:r w:rsidRPr="006B4D00">
        <w:rPr>
          <w:lang w:val="en-US"/>
        </w:rPr>
        <w:t>Power consumption reduction for paging and connected-mode DRX</w:t>
      </w:r>
      <w:bookmarkEnd w:id="176"/>
    </w:p>
    <w:p w14:paraId="3A0E9B3B" w14:textId="3F251CBC" w:rsidR="006B4D00" w:rsidRPr="006B4D00" w:rsidRDefault="00603E09" w:rsidP="006B4D00">
      <w:pPr>
        <w:ind w:left="720" w:hanging="720"/>
        <w:rPr>
          <w:lang w:eastAsia="x-none"/>
        </w:rPr>
      </w:pPr>
      <w:hyperlink r:id="rId487" w:history="1">
        <w:r w:rsidR="00FE4C7E">
          <w:rPr>
            <w:rStyle w:val="Hyperlink"/>
            <w:lang w:eastAsia="x-none"/>
          </w:rPr>
          <w:t>R1-1804248</w:t>
        </w:r>
      </w:hyperlink>
      <w:r w:rsidR="006B4D00" w:rsidRPr="006B4D00">
        <w:rPr>
          <w:lang w:eastAsia="x-none"/>
        </w:rPr>
        <w:tab/>
        <w:t>Functions of wake-up signal</w:t>
      </w:r>
      <w:r w:rsidR="006B4D00" w:rsidRPr="006B4D00">
        <w:rPr>
          <w:lang w:eastAsia="x-none"/>
        </w:rPr>
        <w:tab/>
        <w:t>Nokia, Nokia Shanghai Bell</w:t>
      </w:r>
    </w:p>
    <w:p w14:paraId="5D660358" w14:textId="77777777" w:rsidR="006B4D00" w:rsidRPr="006B4D00" w:rsidRDefault="006B4D00" w:rsidP="0010798C">
      <w:pPr>
        <w:pStyle w:val="Heading6"/>
      </w:pPr>
      <w:r w:rsidRPr="006B4D00">
        <w:t>Wake-up signal functions</w:t>
      </w:r>
    </w:p>
    <w:p w14:paraId="2D9B29CD" w14:textId="12ABE886" w:rsidR="006B4D00" w:rsidRPr="00D57272" w:rsidRDefault="00603E09" w:rsidP="006B4D00">
      <w:pPr>
        <w:ind w:left="720" w:hanging="720"/>
        <w:rPr>
          <w:rFonts w:eastAsia="Yu Mincho"/>
          <w:b/>
          <w:lang w:eastAsia="ja-JP"/>
        </w:rPr>
      </w:pPr>
      <w:hyperlink r:id="rId488" w:history="1">
        <w:r w:rsidR="00FE4C7E" w:rsidRPr="00D57272">
          <w:rPr>
            <w:rStyle w:val="Hyperlink"/>
            <w:rFonts w:eastAsia="Yu Mincho"/>
            <w:b/>
            <w:lang w:eastAsia="ja-JP"/>
          </w:rPr>
          <w:t>R1-1805288</w:t>
        </w:r>
      </w:hyperlink>
      <w:r w:rsidR="006B4D00" w:rsidRPr="00D57272">
        <w:rPr>
          <w:rFonts w:eastAsia="Yu Mincho"/>
          <w:b/>
          <w:lang w:eastAsia="ja-JP"/>
        </w:rPr>
        <w:tab/>
      </w:r>
      <w:r w:rsidR="006B4D00" w:rsidRPr="00D57272">
        <w:rPr>
          <w:b/>
          <w:kern w:val="2"/>
          <w:lang w:eastAsia="zh-CN"/>
        </w:rPr>
        <w:t>Feature lead summary o</w:t>
      </w:r>
      <w:r w:rsidR="006B4D00" w:rsidRPr="00D57272">
        <w:rPr>
          <w:rFonts w:hint="eastAsia"/>
          <w:b/>
          <w:kern w:val="2"/>
          <w:lang w:eastAsia="zh-CN"/>
        </w:rPr>
        <w:t>n functions of power saving signal</w:t>
      </w:r>
      <w:r w:rsidR="006B4D00" w:rsidRPr="00D57272">
        <w:rPr>
          <w:rFonts w:eastAsia="Yu Mincho"/>
          <w:b/>
          <w:lang w:eastAsia="ja-JP"/>
        </w:rPr>
        <w:tab/>
      </w:r>
      <w:r w:rsidR="006B4D00" w:rsidRPr="00D57272">
        <w:rPr>
          <w:b/>
          <w:lang w:eastAsia="x-none"/>
        </w:rPr>
        <w:t>Huawei, HiSilicon</w:t>
      </w:r>
    </w:p>
    <w:p w14:paraId="349F675A" w14:textId="77777777" w:rsidR="006B4D00" w:rsidRPr="006B4D00" w:rsidRDefault="006B4D00" w:rsidP="006B4D00">
      <w:pPr>
        <w:ind w:left="720" w:hanging="720"/>
        <w:rPr>
          <w:lang w:eastAsia="x-none"/>
        </w:rPr>
      </w:pPr>
    </w:p>
    <w:p w14:paraId="624CC547" w14:textId="77777777" w:rsidR="006B4D00" w:rsidRPr="006B4D00" w:rsidRDefault="006B4D00" w:rsidP="006B4D00">
      <w:pPr>
        <w:ind w:left="720" w:hanging="720"/>
        <w:rPr>
          <w:rFonts w:eastAsia="Yu Mincho"/>
          <w:lang w:eastAsia="ja-JP"/>
        </w:rPr>
      </w:pPr>
      <w:r w:rsidRPr="006B4D00">
        <w:rPr>
          <w:rFonts w:eastAsia="Yu Mincho"/>
          <w:highlight w:val="green"/>
          <w:lang w:eastAsia="ja-JP"/>
        </w:rPr>
        <w:lastRenderedPageBreak/>
        <w:t>Agreement</w:t>
      </w:r>
    </w:p>
    <w:p w14:paraId="36392FFA" w14:textId="77777777" w:rsidR="006B4D00" w:rsidRPr="006B4D00" w:rsidRDefault="006B4D00" w:rsidP="00D57272">
      <w:pPr>
        <w:rPr>
          <w:rFonts w:eastAsia="Yu Mincho" w:cs="Times"/>
          <w:i/>
          <w:iCs/>
          <w:lang w:eastAsia="ja-JP"/>
        </w:rPr>
      </w:pPr>
      <w:r w:rsidRPr="006B4D00">
        <w:t>At least WUS/DTX is supported at least for paging for RRC_IDLE UEs</w:t>
      </w:r>
    </w:p>
    <w:p w14:paraId="4AF254F9" w14:textId="46E1EBF4" w:rsidR="006B4D00" w:rsidRDefault="006B4D00" w:rsidP="00D57272">
      <w:pPr>
        <w:rPr>
          <w:lang w:eastAsia="zh-CN"/>
        </w:rPr>
      </w:pPr>
    </w:p>
    <w:p w14:paraId="6425C3B5" w14:textId="77777777" w:rsidR="00D57272" w:rsidRPr="006B4D00" w:rsidRDefault="00D57272" w:rsidP="00D57272">
      <w:pPr>
        <w:rPr>
          <w:lang w:eastAsia="zh-CN"/>
        </w:rPr>
      </w:pPr>
    </w:p>
    <w:p w14:paraId="4DB2B56A" w14:textId="6C1A26C1" w:rsidR="006B4D00" w:rsidRPr="006B4D00" w:rsidRDefault="00603E09" w:rsidP="006B4D00">
      <w:pPr>
        <w:ind w:left="720" w:hanging="720"/>
        <w:rPr>
          <w:lang w:eastAsia="x-none"/>
        </w:rPr>
      </w:pPr>
      <w:hyperlink r:id="rId489" w:history="1">
        <w:r w:rsidR="00FE4C7E">
          <w:rPr>
            <w:rStyle w:val="Hyperlink"/>
            <w:lang w:eastAsia="x-none"/>
          </w:rPr>
          <w:t>R1-1803866</w:t>
        </w:r>
      </w:hyperlink>
      <w:r w:rsidR="006B4D00" w:rsidRPr="006B4D00">
        <w:rPr>
          <w:lang w:eastAsia="x-none"/>
        </w:rPr>
        <w:tab/>
        <w:t>On functions of power saving signal</w:t>
      </w:r>
      <w:r w:rsidR="006B4D00" w:rsidRPr="006B4D00">
        <w:rPr>
          <w:lang w:eastAsia="x-none"/>
        </w:rPr>
        <w:tab/>
        <w:t>Huawei, HiSilicon</w:t>
      </w:r>
    </w:p>
    <w:p w14:paraId="5BE67EFE" w14:textId="55E080FE" w:rsidR="006B4D00" w:rsidRPr="006B4D00" w:rsidRDefault="00603E09" w:rsidP="006B4D00">
      <w:pPr>
        <w:ind w:left="720" w:hanging="720"/>
        <w:rPr>
          <w:lang w:eastAsia="x-none"/>
        </w:rPr>
      </w:pPr>
      <w:hyperlink r:id="rId490" w:history="1">
        <w:r w:rsidR="00FE4C7E">
          <w:rPr>
            <w:rStyle w:val="Hyperlink"/>
            <w:lang w:eastAsia="x-none"/>
          </w:rPr>
          <w:t>R1-1804138</w:t>
        </w:r>
      </w:hyperlink>
      <w:r w:rsidR="006B4D00" w:rsidRPr="006B4D00">
        <w:rPr>
          <w:lang w:eastAsia="x-none"/>
        </w:rPr>
        <w:tab/>
        <w:t>Wake Up Signal Functionsfor NB-IoT</w:t>
      </w:r>
      <w:r w:rsidR="006B4D00" w:rsidRPr="006B4D00">
        <w:rPr>
          <w:lang w:eastAsia="x-none"/>
        </w:rPr>
        <w:tab/>
        <w:t>MediaTek Inc.</w:t>
      </w:r>
    </w:p>
    <w:p w14:paraId="34A2CE29" w14:textId="43D70E7B" w:rsidR="006B4D00" w:rsidRPr="006B4D00" w:rsidRDefault="00603E09" w:rsidP="006B4D00">
      <w:pPr>
        <w:ind w:left="720" w:hanging="720"/>
        <w:rPr>
          <w:lang w:eastAsia="x-none"/>
        </w:rPr>
      </w:pPr>
      <w:hyperlink r:id="rId491" w:history="1">
        <w:r w:rsidR="00FE4C7E">
          <w:rPr>
            <w:rStyle w:val="Hyperlink"/>
            <w:lang w:eastAsia="x-none"/>
          </w:rPr>
          <w:t>R1-1804152</w:t>
        </w:r>
      </w:hyperlink>
      <w:r w:rsidR="006B4D00" w:rsidRPr="006B4D00">
        <w:rPr>
          <w:lang w:eastAsia="x-none"/>
        </w:rPr>
        <w:tab/>
        <w:t>Wake-up signal functions for NB-IoT</w:t>
      </w:r>
      <w:r w:rsidR="006B4D00" w:rsidRPr="006B4D00">
        <w:rPr>
          <w:lang w:eastAsia="x-none"/>
        </w:rPr>
        <w:tab/>
        <w:t>Ericsson</w:t>
      </w:r>
    </w:p>
    <w:p w14:paraId="64CBC658" w14:textId="4E8A989B" w:rsidR="006B4D00" w:rsidRPr="006B4D00" w:rsidRDefault="00603E09" w:rsidP="006B4D00">
      <w:pPr>
        <w:ind w:left="720" w:hanging="720"/>
        <w:rPr>
          <w:lang w:eastAsia="x-none"/>
        </w:rPr>
      </w:pPr>
      <w:hyperlink r:id="rId492" w:history="1">
        <w:r w:rsidR="00FE4C7E">
          <w:rPr>
            <w:rStyle w:val="Hyperlink"/>
            <w:lang w:eastAsia="x-none"/>
          </w:rPr>
          <w:t>R1-1804186</w:t>
        </w:r>
      </w:hyperlink>
      <w:r w:rsidR="006B4D00" w:rsidRPr="006B4D00">
        <w:rPr>
          <w:lang w:eastAsia="x-none"/>
        </w:rPr>
        <w:tab/>
        <w:t>Wake up signal function for NB-IoT</w:t>
      </w:r>
      <w:r w:rsidR="006B4D00" w:rsidRPr="006B4D00">
        <w:rPr>
          <w:lang w:eastAsia="x-none"/>
        </w:rPr>
        <w:tab/>
        <w:t>ZTE, SaneChips</w:t>
      </w:r>
    </w:p>
    <w:p w14:paraId="78851ACC" w14:textId="35296B9C" w:rsidR="006B4D00" w:rsidRPr="006B4D00" w:rsidRDefault="00603E09" w:rsidP="006B4D00">
      <w:pPr>
        <w:ind w:left="720" w:hanging="720"/>
        <w:rPr>
          <w:lang w:eastAsia="x-none"/>
        </w:rPr>
      </w:pPr>
      <w:hyperlink r:id="rId493" w:history="1">
        <w:r w:rsidR="00FE4C7E">
          <w:rPr>
            <w:rStyle w:val="Hyperlink"/>
            <w:lang w:eastAsia="x-none"/>
          </w:rPr>
          <w:t>R1-1804519</w:t>
        </w:r>
      </w:hyperlink>
      <w:r w:rsidR="006B4D00" w:rsidRPr="006B4D00">
        <w:rPr>
          <w:lang w:eastAsia="x-none"/>
        </w:rPr>
        <w:tab/>
        <w:t>Discussion on wake up signal function in NB-IoT</w:t>
      </w:r>
      <w:r w:rsidR="006B4D00" w:rsidRPr="006B4D00">
        <w:rPr>
          <w:lang w:eastAsia="x-none"/>
        </w:rPr>
        <w:tab/>
        <w:t>LG Electronics</w:t>
      </w:r>
    </w:p>
    <w:p w14:paraId="2561F57A" w14:textId="35474071" w:rsidR="006B4D00" w:rsidRPr="006B4D00" w:rsidRDefault="00603E09" w:rsidP="006B4D00">
      <w:pPr>
        <w:ind w:left="720" w:hanging="720"/>
        <w:rPr>
          <w:lang w:eastAsia="x-none"/>
        </w:rPr>
      </w:pPr>
      <w:hyperlink r:id="rId494" w:history="1">
        <w:r w:rsidR="00FE4C7E">
          <w:rPr>
            <w:rStyle w:val="Hyperlink"/>
            <w:lang w:eastAsia="x-none"/>
          </w:rPr>
          <w:t>R1-1804697</w:t>
        </w:r>
      </w:hyperlink>
      <w:r w:rsidR="006B4D00" w:rsidRPr="006B4D00">
        <w:rPr>
          <w:lang w:eastAsia="x-none"/>
        </w:rPr>
        <w:tab/>
        <w:t>The function scope of wake-up signal for feNB-IoT</w:t>
      </w:r>
      <w:r w:rsidR="006B4D00" w:rsidRPr="006B4D00">
        <w:rPr>
          <w:lang w:eastAsia="x-none"/>
        </w:rPr>
        <w:tab/>
        <w:t>Intel Corporation</w:t>
      </w:r>
    </w:p>
    <w:p w14:paraId="3A131C6B" w14:textId="13D624EC" w:rsidR="006B4D00" w:rsidRPr="006B4D00" w:rsidRDefault="00603E09" w:rsidP="006B4D00">
      <w:pPr>
        <w:ind w:left="720" w:hanging="720"/>
        <w:rPr>
          <w:lang w:eastAsia="x-none"/>
        </w:rPr>
      </w:pPr>
      <w:hyperlink r:id="rId495" w:history="1">
        <w:r w:rsidR="00FE4C7E">
          <w:rPr>
            <w:rStyle w:val="Hyperlink"/>
            <w:lang w:eastAsia="x-none"/>
          </w:rPr>
          <w:t>R1-1804918</w:t>
        </w:r>
      </w:hyperlink>
      <w:r w:rsidR="006B4D00" w:rsidRPr="006B4D00">
        <w:rPr>
          <w:lang w:eastAsia="x-none"/>
        </w:rPr>
        <w:tab/>
        <w:t>Wake-up signal functions</w:t>
      </w:r>
      <w:r w:rsidR="006B4D00" w:rsidRPr="006B4D00">
        <w:rPr>
          <w:lang w:eastAsia="x-none"/>
        </w:rPr>
        <w:tab/>
        <w:t>Qualcomm Incorporated</w:t>
      </w:r>
    </w:p>
    <w:p w14:paraId="0A35F936" w14:textId="77777777" w:rsidR="006B4D00" w:rsidRPr="006B4D00" w:rsidRDefault="006B4D00" w:rsidP="0010798C">
      <w:pPr>
        <w:pStyle w:val="Heading6"/>
        <w:rPr>
          <w:lang w:val="en-US"/>
        </w:rPr>
      </w:pPr>
      <w:r w:rsidRPr="006B4D00">
        <w:rPr>
          <w:lang w:val="en-US"/>
        </w:rPr>
        <w:t xml:space="preserve">Wake-up </w:t>
      </w:r>
      <w:r w:rsidRPr="006B4D00">
        <w:t>signal</w:t>
      </w:r>
      <w:r w:rsidRPr="006B4D00">
        <w:rPr>
          <w:lang w:val="en-US"/>
        </w:rPr>
        <w:t xml:space="preserve"> configurations and procedures</w:t>
      </w:r>
    </w:p>
    <w:p w14:paraId="53A632E8" w14:textId="02AFA4BA" w:rsidR="006B4D00" w:rsidRPr="00D57272" w:rsidRDefault="00603E09" w:rsidP="006B4D00">
      <w:pPr>
        <w:ind w:left="720" w:hanging="720"/>
        <w:rPr>
          <w:rFonts w:eastAsia="Yu Mincho"/>
          <w:b/>
          <w:lang w:eastAsia="ja-JP"/>
        </w:rPr>
      </w:pPr>
      <w:hyperlink r:id="rId496" w:history="1">
        <w:r w:rsidR="00FE4C7E" w:rsidRPr="00D57272">
          <w:rPr>
            <w:rStyle w:val="Hyperlink"/>
            <w:rFonts w:eastAsia="Yu Mincho"/>
            <w:b/>
            <w:lang w:eastAsia="ja-JP"/>
          </w:rPr>
          <w:t>R1-1805289</w:t>
        </w:r>
      </w:hyperlink>
      <w:r w:rsidR="006B4D00" w:rsidRPr="00D57272">
        <w:rPr>
          <w:rFonts w:eastAsia="Yu Mincho"/>
          <w:b/>
          <w:lang w:eastAsia="ja-JP"/>
        </w:rPr>
        <w:tab/>
      </w:r>
      <w:r w:rsidR="006B4D00" w:rsidRPr="00D57272">
        <w:rPr>
          <w:b/>
          <w:lang w:eastAsia="zh-CN"/>
        </w:rPr>
        <w:t>Feature lead summary of Wake-up signal configurations and procedures in NB-IoT</w:t>
      </w:r>
      <w:r w:rsidR="006B4D00" w:rsidRPr="00D57272">
        <w:rPr>
          <w:b/>
          <w:lang w:eastAsia="zh-CN"/>
        </w:rPr>
        <w:tab/>
      </w:r>
      <w:r w:rsidR="006B4D00" w:rsidRPr="00D57272">
        <w:rPr>
          <w:b/>
          <w:lang w:eastAsia="x-none"/>
        </w:rPr>
        <w:t>Huawei, HiSilicon</w:t>
      </w:r>
    </w:p>
    <w:p w14:paraId="29FBC127" w14:textId="77777777" w:rsidR="006B4D00" w:rsidRPr="006B4D00" w:rsidRDefault="006B4D00" w:rsidP="006B4D00">
      <w:pPr>
        <w:ind w:left="720" w:hanging="720"/>
        <w:rPr>
          <w:lang w:eastAsia="x-none"/>
        </w:rPr>
      </w:pPr>
    </w:p>
    <w:p w14:paraId="3A2DCAF6"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09D01863" w14:textId="77777777" w:rsidR="006B4D00" w:rsidRPr="006B4D00" w:rsidRDefault="006B4D00" w:rsidP="00D57272">
      <w:pPr>
        <w:rPr>
          <w:lang w:eastAsia="zh-CN"/>
        </w:rPr>
      </w:pPr>
      <w:r w:rsidRPr="006B4D00">
        <w:rPr>
          <w:lang w:eastAsia="zh-CN"/>
        </w:rPr>
        <w:t xml:space="preserve">Confirm the following working assumption </w:t>
      </w:r>
    </w:p>
    <w:p w14:paraId="0F44395A" w14:textId="77777777" w:rsidR="006B4D00" w:rsidRPr="00D57272" w:rsidRDefault="006B4D00" w:rsidP="00D57272">
      <w:pPr>
        <w:pStyle w:val="ListParagraph"/>
        <w:numPr>
          <w:ilvl w:val="0"/>
          <w:numId w:val="351"/>
        </w:numPr>
        <w:rPr>
          <w:kern w:val="2"/>
          <w:lang w:eastAsia="zh-CN"/>
        </w:rPr>
      </w:pPr>
      <w:r w:rsidRPr="00D57272">
        <w:rPr>
          <w:kern w:val="2"/>
          <w:lang w:eastAsia="zh-CN"/>
        </w:rPr>
        <w:t>WUS transmission relative to associated PO of subgroup of UEs is aligned to the start of the configured maximum duration of WUS.</w:t>
      </w:r>
    </w:p>
    <w:p w14:paraId="4758EBB1" w14:textId="77777777" w:rsidR="006B4D00" w:rsidRPr="00D57272" w:rsidRDefault="006B4D00" w:rsidP="00D57272">
      <w:pPr>
        <w:pStyle w:val="ListParagraph"/>
        <w:numPr>
          <w:ilvl w:val="0"/>
          <w:numId w:val="351"/>
        </w:numPr>
        <w:rPr>
          <w:kern w:val="2"/>
          <w:lang w:eastAsia="zh-CN"/>
        </w:rPr>
      </w:pPr>
      <w:r w:rsidRPr="00D57272">
        <w:rPr>
          <w:kern w:val="2"/>
          <w:lang w:eastAsia="zh-CN"/>
        </w:rPr>
        <w:t>Note: the above applies to at least the case where the gap is large enough for scheduling UE</w:t>
      </w:r>
    </w:p>
    <w:p w14:paraId="3956AF68" w14:textId="77777777" w:rsidR="006B4D00" w:rsidRPr="00D57272" w:rsidRDefault="006B4D00" w:rsidP="00D57272">
      <w:pPr>
        <w:pStyle w:val="ListParagraph"/>
        <w:numPr>
          <w:ilvl w:val="0"/>
          <w:numId w:val="351"/>
        </w:numPr>
        <w:rPr>
          <w:kern w:val="2"/>
          <w:lang w:eastAsia="zh-CN"/>
        </w:rPr>
      </w:pPr>
      <w:r w:rsidRPr="00D57272">
        <w:rPr>
          <w:rFonts w:hint="eastAsia"/>
          <w:kern w:val="2"/>
          <w:lang w:eastAsia="zh-CN"/>
        </w:rPr>
        <w:t>N</w:t>
      </w:r>
      <w:r w:rsidRPr="00D57272">
        <w:rPr>
          <w:kern w:val="2"/>
          <w:lang w:eastAsia="zh-CN"/>
        </w:rPr>
        <w:t>ote: the above does not imply that subgroup of UEs is introduced and that subgroup is TDM</w:t>
      </w:r>
    </w:p>
    <w:p w14:paraId="4027571A"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40454CB9" w14:textId="77777777" w:rsidR="006B4D00" w:rsidRPr="00D57272" w:rsidRDefault="006B4D00" w:rsidP="00D57272">
      <w:pPr>
        <w:pStyle w:val="ListParagraph"/>
        <w:numPr>
          <w:ilvl w:val="0"/>
          <w:numId w:val="351"/>
        </w:numPr>
        <w:snapToGrid w:val="0"/>
        <w:spacing w:after="120"/>
        <w:jc w:val="both"/>
        <w:rPr>
          <w:lang w:eastAsia="x-none"/>
        </w:rPr>
      </w:pPr>
      <w:r w:rsidRPr="00D57272">
        <w:rPr>
          <w:lang w:eastAsia="zh-CN"/>
        </w:rPr>
        <w:t xml:space="preserve">3 bits are used to indicate </w:t>
      </w:r>
      <w:r w:rsidRPr="00D57272">
        <w:rPr>
          <w:lang w:eastAsia="x-none"/>
        </w:rPr>
        <w:t>the scaling factors between maximum duration of WUS and Rmax associated with type 1 CSS</w:t>
      </w:r>
    </w:p>
    <w:p w14:paraId="519E76FB" w14:textId="77777777" w:rsidR="006B4D00" w:rsidRPr="006B4D00" w:rsidRDefault="006B4D00" w:rsidP="006B4D00">
      <w:pPr>
        <w:ind w:left="720" w:hanging="720"/>
        <w:rPr>
          <w:rFonts w:eastAsia="Yu Mincho"/>
          <w:szCs w:val="20"/>
          <w:lang w:eastAsia="ja-JP"/>
        </w:rPr>
      </w:pPr>
      <w:r w:rsidRPr="006B4D00">
        <w:rPr>
          <w:rFonts w:eastAsia="Yu Mincho"/>
          <w:szCs w:val="20"/>
          <w:lang w:eastAsia="ja-JP"/>
        </w:rPr>
        <w:t>Note: Ericsson, Samsung, and Sony consider 3bits are waste.</w:t>
      </w:r>
    </w:p>
    <w:p w14:paraId="47475253" w14:textId="77777777" w:rsidR="006B4D00" w:rsidRPr="006B4D00" w:rsidRDefault="006B4D00" w:rsidP="006B4D00">
      <w:pPr>
        <w:ind w:left="720" w:hanging="720"/>
        <w:rPr>
          <w:rFonts w:eastAsia="Yu Mincho"/>
          <w:lang w:eastAsia="ja-JP"/>
        </w:rPr>
      </w:pPr>
    </w:p>
    <w:p w14:paraId="162E1D83" w14:textId="77777777" w:rsidR="006B4D00" w:rsidRPr="006B4D00" w:rsidRDefault="006B4D00" w:rsidP="006B4D00">
      <w:pPr>
        <w:ind w:left="720" w:hanging="720"/>
        <w:rPr>
          <w:rFonts w:eastAsia="Yu Mincho"/>
          <w:lang w:eastAsia="ja-JP"/>
        </w:rPr>
      </w:pPr>
      <w:r w:rsidRPr="006B4D00">
        <w:rPr>
          <w:rFonts w:eastAsia="Yu Mincho"/>
          <w:highlight w:val="green"/>
          <w:lang w:eastAsia="ja-JP"/>
        </w:rPr>
        <w:t>Agreement</w:t>
      </w:r>
    </w:p>
    <w:p w14:paraId="022ED886" w14:textId="77777777" w:rsidR="006B4D00" w:rsidRPr="00D57272" w:rsidRDefault="006B4D00" w:rsidP="00D57272">
      <w:pPr>
        <w:pStyle w:val="ListParagraph"/>
        <w:numPr>
          <w:ilvl w:val="0"/>
          <w:numId w:val="351"/>
        </w:numPr>
        <w:rPr>
          <w:rFonts w:eastAsia="Yu Mincho"/>
        </w:rPr>
      </w:pPr>
      <w:r w:rsidRPr="006B4D00">
        <w:rPr>
          <w:lang w:eastAsia="zh-CN"/>
        </w:rPr>
        <w:t>T</w:t>
      </w:r>
      <w:r w:rsidRPr="006B4D00">
        <w:rPr>
          <w:rFonts w:hint="eastAsia"/>
          <w:lang w:eastAsia="zh-CN"/>
        </w:rPr>
        <w:t>he</w:t>
      </w:r>
      <w:r w:rsidRPr="006B4D00">
        <w:rPr>
          <w:lang w:eastAsia="zh-CN"/>
        </w:rPr>
        <w:t xml:space="preserve"> gap between the end of configured maximum WUS duration and the first associated PO is equal or larger than the minimum value which is implicitly or explicitly configured and is an absolute number of subfames </w:t>
      </w:r>
    </w:p>
    <w:p w14:paraId="5A354D6B" w14:textId="77777777" w:rsidR="006B4D00" w:rsidRPr="00D57272" w:rsidRDefault="006B4D00" w:rsidP="00D57272">
      <w:pPr>
        <w:pStyle w:val="ListParagraph"/>
        <w:numPr>
          <w:ilvl w:val="1"/>
          <w:numId w:val="351"/>
        </w:numPr>
        <w:rPr>
          <w:rFonts w:eastAsia="Yu Mincho"/>
        </w:rPr>
      </w:pPr>
      <w:r w:rsidRPr="006B4D00">
        <w:rPr>
          <w:lang w:eastAsia="zh-CN"/>
        </w:rPr>
        <w:t>There are at least 10 valid subframes between the end of configured maximum WUS duration and the first associated PO.</w:t>
      </w:r>
    </w:p>
    <w:p w14:paraId="49E7D951" w14:textId="77777777" w:rsidR="006B4D00" w:rsidRPr="00D57272" w:rsidRDefault="006B4D00" w:rsidP="00D57272">
      <w:pPr>
        <w:pStyle w:val="ListParagraph"/>
        <w:numPr>
          <w:ilvl w:val="0"/>
          <w:numId w:val="351"/>
        </w:numPr>
        <w:rPr>
          <w:rFonts w:eastAsia="Yu Mincho"/>
        </w:rPr>
      </w:pPr>
      <w:r w:rsidRPr="00D57272">
        <w:rPr>
          <w:rFonts w:eastAsia="Yu Mincho"/>
        </w:rPr>
        <w:t xml:space="preserve">FFS: whether to define UE capability for wake-up time </w:t>
      </w:r>
    </w:p>
    <w:p w14:paraId="3F84A891"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5F43AC19" w14:textId="77777777" w:rsidR="006B4D00" w:rsidRPr="006B4D00" w:rsidRDefault="006B4D00" w:rsidP="00D57272">
      <w:pPr>
        <w:rPr>
          <w:lang w:eastAsia="zh-CN"/>
        </w:rPr>
      </w:pPr>
      <w:r w:rsidRPr="006B4D00">
        <w:rPr>
          <w:lang w:eastAsia="zh-CN"/>
        </w:rPr>
        <w:t>WUS is postponed in subframes that are not NB-IoT DL subframes and is not transmitted [FFS dropped/postponed] in the subframes that carries SIs other than SIB1.</w:t>
      </w:r>
    </w:p>
    <w:p w14:paraId="422E2ABA" w14:textId="77777777" w:rsidR="006B4D00" w:rsidRPr="00D57272" w:rsidRDefault="006B4D00" w:rsidP="00D57272">
      <w:pPr>
        <w:pStyle w:val="ListParagraph"/>
        <w:numPr>
          <w:ilvl w:val="0"/>
          <w:numId w:val="352"/>
        </w:numPr>
        <w:rPr>
          <w:rFonts w:eastAsia="DengXian"/>
          <w:lang w:eastAsia="zh-CN"/>
        </w:rPr>
      </w:pPr>
      <w:r w:rsidRPr="00D57272">
        <w:rPr>
          <w:rFonts w:eastAsia="DengXian"/>
          <w:lang w:eastAsia="zh-CN"/>
        </w:rPr>
        <w:t>Note: “Postpone” means the corresponding subframes are not counted as configured maximum WUS transmission duration and actual WUS transmission duration.</w:t>
      </w:r>
    </w:p>
    <w:p w14:paraId="0029EDC7" w14:textId="77777777" w:rsidR="006B4D00" w:rsidRPr="00D57272" w:rsidRDefault="006B4D00" w:rsidP="00D57272">
      <w:pPr>
        <w:pStyle w:val="ListParagraph"/>
        <w:numPr>
          <w:ilvl w:val="0"/>
          <w:numId w:val="352"/>
        </w:numPr>
        <w:rPr>
          <w:rFonts w:eastAsia="DengXian"/>
          <w:lang w:eastAsia="zh-CN"/>
        </w:rPr>
      </w:pPr>
      <w:r w:rsidRPr="00D57272">
        <w:rPr>
          <w:rFonts w:eastAsia="Yu Mincho" w:hint="eastAsia"/>
        </w:rPr>
        <w:t>N</w:t>
      </w:r>
      <w:r w:rsidRPr="00D57272">
        <w:rPr>
          <w:rFonts w:eastAsia="Yu Mincho"/>
        </w:rPr>
        <w:t>ote: This does not imply that the minimum gap between the end of actual WUS duration and the first associated PO is reduced</w:t>
      </w:r>
    </w:p>
    <w:p w14:paraId="6393945A" w14:textId="77777777" w:rsidR="006B4D00" w:rsidRPr="006B4D00" w:rsidRDefault="006B4D00" w:rsidP="006B4D00">
      <w:pPr>
        <w:ind w:left="720" w:hanging="720"/>
        <w:rPr>
          <w:lang w:eastAsia="x-none"/>
        </w:rPr>
      </w:pPr>
    </w:p>
    <w:p w14:paraId="2FAF2F38" w14:textId="1044FF1D" w:rsidR="006B4D00" w:rsidRPr="006B4D00" w:rsidRDefault="00603E09" w:rsidP="006B4D00">
      <w:pPr>
        <w:ind w:left="720" w:hanging="720"/>
        <w:rPr>
          <w:lang w:eastAsia="x-none"/>
        </w:rPr>
      </w:pPr>
      <w:hyperlink r:id="rId497" w:history="1">
        <w:r w:rsidR="00FE4C7E">
          <w:rPr>
            <w:rStyle w:val="Hyperlink"/>
            <w:lang w:eastAsia="x-none"/>
          </w:rPr>
          <w:t>R1-1803805</w:t>
        </w:r>
      </w:hyperlink>
      <w:r w:rsidR="006B4D00" w:rsidRPr="006B4D00">
        <w:rPr>
          <w:lang w:eastAsia="x-none"/>
        </w:rPr>
        <w:tab/>
        <w:t>Remaining aspects on wake-up signals for feNB-IoT</w:t>
      </w:r>
      <w:r w:rsidR="006B4D00" w:rsidRPr="006B4D00">
        <w:rPr>
          <w:lang w:eastAsia="x-none"/>
        </w:rPr>
        <w:tab/>
        <w:t>vivo</w:t>
      </w:r>
    </w:p>
    <w:p w14:paraId="6EB33622" w14:textId="3574BDC8" w:rsidR="006B4D00" w:rsidRPr="006B4D00" w:rsidRDefault="00603E09" w:rsidP="006B4D00">
      <w:pPr>
        <w:ind w:left="720" w:hanging="720"/>
        <w:rPr>
          <w:lang w:eastAsia="x-none"/>
        </w:rPr>
      </w:pPr>
      <w:hyperlink r:id="rId498" w:history="1">
        <w:r w:rsidR="00FE4C7E">
          <w:rPr>
            <w:rStyle w:val="Hyperlink"/>
            <w:lang w:eastAsia="x-none"/>
          </w:rPr>
          <w:t>R1-1803867</w:t>
        </w:r>
      </w:hyperlink>
      <w:r w:rsidR="006B4D00" w:rsidRPr="006B4D00">
        <w:rPr>
          <w:lang w:eastAsia="x-none"/>
        </w:rPr>
        <w:tab/>
        <w:t>On configurations and procedures of power saving signal</w:t>
      </w:r>
      <w:r w:rsidR="006B4D00" w:rsidRPr="006B4D00">
        <w:rPr>
          <w:lang w:eastAsia="x-none"/>
        </w:rPr>
        <w:tab/>
        <w:t>Huawei, HiSilicon</w:t>
      </w:r>
    </w:p>
    <w:p w14:paraId="6C30986E" w14:textId="4F7911DE" w:rsidR="006B4D00" w:rsidRPr="006B4D00" w:rsidRDefault="00603E09" w:rsidP="006B4D00">
      <w:pPr>
        <w:ind w:left="720" w:hanging="720"/>
        <w:rPr>
          <w:lang w:eastAsia="x-none"/>
        </w:rPr>
      </w:pPr>
      <w:hyperlink r:id="rId499" w:history="1">
        <w:r w:rsidR="00FE4C7E">
          <w:rPr>
            <w:rStyle w:val="Hyperlink"/>
            <w:lang w:eastAsia="x-none"/>
          </w:rPr>
          <w:t>R1-1804139</w:t>
        </w:r>
      </w:hyperlink>
      <w:r w:rsidR="006B4D00" w:rsidRPr="006B4D00">
        <w:rPr>
          <w:lang w:eastAsia="x-none"/>
        </w:rPr>
        <w:tab/>
        <w:t>Wake Up Signal Configuration for NB-IoT</w:t>
      </w:r>
      <w:r w:rsidR="006B4D00" w:rsidRPr="006B4D00">
        <w:rPr>
          <w:lang w:eastAsia="x-none"/>
        </w:rPr>
        <w:tab/>
        <w:t>MediaTek Inc.</w:t>
      </w:r>
    </w:p>
    <w:p w14:paraId="1F54AB53" w14:textId="2A22B8C9" w:rsidR="006B4D00" w:rsidRPr="006B4D00" w:rsidRDefault="00603E09" w:rsidP="006B4D00">
      <w:pPr>
        <w:ind w:left="720" w:hanging="720"/>
        <w:rPr>
          <w:lang w:eastAsia="x-none"/>
        </w:rPr>
      </w:pPr>
      <w:hyperlink r:id="rId500" w:history="1">
        <w:r w:rsidR="00FE4C7E">
          <w:rPr>
            <w:rStyle w:val="Hyperlink"/>
            <w:lang w:eastAsia="x-none"/>
          </w:rPr>
          <w:t>R1-1804153</w:t>
        </w:r>
      </w:hyperlink>
      <w:r w:rsidR="006B4D00" w:rsidRPr="006B4D00">
        <w:rPr>
          <w:lang w:eastAsia="x-none"/>
        </w:rPr>
        <w:tab/>
        <w:t>Wake-up signal configurations and procedures for NB-IoT</w:t>
      </w:r>
      <w:r w:rsidR="006B4D00" w:rsidRPr="006B4D00">
        <w:rPr>
          <w:lang w:eastAsia="x-none"/>
        </w:rPr>
        <w:tab/>
        <w:t>Ericsson</w:t>
      </w:r>
    </w:p>
    <w:p w14:paraId="0E3D5045" w14:textId="7DC45F44" w:rsidR="006B4D00" w:rsidRPr="006B4D00" w:rsidRDefault="00603E09" w:rsidP="006B4D00">
      <w:pPr>
        <w:ind w:left="720" w:hanging="720"/>
        <w:rPr>
          <w:lang w:eastAsia="x-none"/>
        </w:rPr>
      </w:pPr>
      <w:hyperlink r:id="rId501" w:history="1">
        <w:r w:rsidR="00FE4C7E">
          <w:rPr>
            <w:rStyle w:val="Hyperlink"/>
            <w:lang w:eastAsia="x-none"/>
          </w:rPr>
          <w:t>R1-1804187</w:t>
        </w:r>
      </w:hyperlink>
      <w:r w:rsidR="006B4D00" w:rsidRPr="006B4D00">
        <w:rPr>
          <w:lang w:eastAsia="x-none"/>
        </w:rPr>
        <w:tab/>
        <w:t>Remaining issues on wake up signal configuration for NB-IoT</w:t>
      </w:r>
      <w:r w:rsidR="006B4D00" w:rsidRPr="006B4D00">
        <w:rPr>
          <w:lang w:eastAsia="x-none"/>
        </w:rPr>
        <w:tab/>
        <w:t>ZTE, SaneChips</w:t>
      </w:r>
    </w:p>
    <w:p w14:paraId="613D149F" w14:textId="136C9227" w:rsidR="006B4D00" w:rsidRPr="006B4D00" w:rsidRDefault="00603E09" w:rsidP="006B4D00">
      <w:pPr>
        <w:ind w:left="720" w:hanging="720"/>
        <w:rPr>
          <w:lang w:eastAsia="x-none"/>
        </w:rPr>
      </w:pPr>
      <w:hyperlink r:id="rId502" w:history="1">
        <w:r w:rsidR="00FE4C7E">
          <w:rPr>
            <w:rStyle w:val="Hyperlink"/>
            <w:lang w:eastAsia="x-none"/>
          </w:rPr>
          <w:t>R1-1804249</w:t>
        </w:r>
      </w:hyperlink>
      <w:r w:rsidR="006B4D00" w:rsidRPr="006B4D00">
        <w:rPr>
          <w:lang w:eastAsia="x-none"/>
        </w:rPr>
        <w:tab/>
        <w:t>Wake-up signal configurations and procedures</w:t>
      </w:r>
      <w:r w:rsidR="006B4D00" w:rsidRPr="006B4D00">
        <w:rPr>
          <w:lang w:eastAsia="x-none"/>
        </w:rPr>
        <w:tab/>
        <w:t>Nokia, Nokia Shanghai Bell</w:t>
      </w:r>
    </w:p>
    <w:p w14:paraId="7F4D0262" w14:textId="08A982F5" w:rsidR="006B4D00" w:rsidRPr="006B4D00" w:rsidRDefault="00603E09" w:rsidP="006B4D00">
      <w:pPr>
        <w:ind w:left="720" w:hanging="720"/>
        <w:rPr>
          <w:lang w:eastAsia="x-none"/>
        </w:rPr>
      </w:pPr>
      <w:hyperlink r:id="rId503" w:history="1">
        <w:r w:rsidR="00FE4C7E">
          <w:rPr>
            <w:rStyle w:val="Hyperlink"/>
            <w:lang w:eastAsia="x-none"/>
          </w:rPr>
          <w:t>R1-1804330</w:t>
        </w:r>
      </w:hyperlink>
      <w:r w:rsidR="006B4D00" w:rsidRPr="006B4D00">
        <w:rPr>
          <w:lang w:eastAsia="x-none"/>
        </w:rPr>
        <w:tab/>
        <w:t>Discussion on Wake up signal configuraion</w:t>
      </w:r>
      <w:r w:rsidR="006B4D00" w:rsidRPr="006B4D00">
        <w:rPr>
          <w:lang w:eastAsia="x-none"/>
        </w:rPr>
        <w:tab/>
        <w:t>Samsung</w:t>
      </w:r>
    </w:p>
    <w:p w14:paraId="486155A6" w14:textId="1FDC8CAE" w:rsidR="006B4D00" w:rsidRPr="006B4D00" w:rsidRDefault="00603E09" w:rsidP="006B4D00">
      <w:pPr>
        <w:ind w:left="720" w:hanging="720"/>
        <w:rPr>
          <w:lang w:eastAsia="x-none"/>
        </w:rPr>
      </w:pPr>
      <w:hyperlink r:id="rId504" w:history="1">
        <w:r w:rsidR="00FE4C7E">
          <w:rPr>
            <w:rStyle w:val="Hyperlink"/>
            <w:lang w:eastAsia="x-none"/>
          </w:rPr>
          <w:t>R1-1804520</w:t>
        </w:r>
      </w:hyperlink>
      <w:r w:rsidR="006B4D00" w:rsidRPr="006B4D00">
        <w:rPr>
          <w:lang w:eastAsia="x-none"/>
        </w:rPr>
        <w:tab/>
        <w:t>Discussion on wake up signal configurations and procedures in NB-IoT</w:t>
      </w:r>
      <w:r w:rsidR="006B4D00" w:rsidRPr="006B4D00">
        <w:rPr>
          <w:lang w:eastAsia="x-none"/>
        </w:rPr>
        <w:tab/>
        <w:t>LG Electronics</w:t>
      </w:r>
    </w:p>
    <w:p w14:paraId="591F9872" w14:textId="6A6C77EE" w:rsidR="006B4D00" w:rsidRPr="006B4D00" w:rsidRDefault="00603E09" w:rsidP="006B4D00">
      <w:pPr>
        <w:ind w:left="720" w:hanging="720"/>
        <w:rPr>
          <w:lang w:eastAsia="x-none"/>
        </w:rPr>
      </w:pPr>
      <w:hyperlink r:id="rId505" w:history="1">
        <w:r w:rsidR="00FE4C7E">
          <w:rPr>
            <w:rStyle w:val="Hyperlink"/>
            <w:lang w:eastAsia="x-none"/>
          </w:rPr>
          <w:t>R1-1804698</w:t>
        </w:r>
      </w:hyperlink>
      <w:r w:rsidR="006B4D00" w:rsidRPr="006B4D00">
        <w:rPr>
          <w:lang w:eastAsia="x-none"/>
        </w:rPr>
        <w:tab/>
        <w:t>Configurations of wake-up signal for feNB-IoT</w:t>
      </w:r>
      <w:r w:rsidR="006B4D00" w:rsidRPr="006B4D00">
        <w:rPr>
          <w:lang w:eastAsia="x-none"/>
        </w:rPr>
        <w:tab/>
        <w:t>Intel Corporation</w:t>
      </w:r>
    </w:p>
    <w:p w14:paraId="1CE3C9DD" w14:textId="3A59A8F6" w:rsidR="006B4D00" w:rsidRPr="00D57272" w:rsidRDefault="00603E09" w:rsidP="006B4D00">
      <w:pPr>
        <w:ind w:left="720" w:hanging="720"/>
        <w:rPr>
          <w:lang w:eastAsia="x-none"/>
        </w:rPr>
      </w:pPr>
      <w:hyperlink r:id="rId506" w:history="1">
        <w:r w:rsidR="00FE4C7E">
          <w:rPr>
            <w:rStyle w:val="Hyperlink"/>
            <w:lang w:eastAsia="x-none"/>
          </w:rPr>
          <w:t>R1-1804919</w:t>
        </w:r>
      </w:hyperlink>
      <w:r w:rsidR="006B4D00" w:rsidRPr="006B4D00">
        <w:rPr>
          <w:lang w:eastAsia="x-none"/>
        </w:rPr>
        <w:tab/>
        <w:t>Wake-up signal configurations and procedures</w:t>
      </w:r>
      <w:r w:rsidR="006B4D00" w:rsidRPr="006B4D00">
        <w:rPr>
          <w:lang w:eastAsia="x-none"/>
        </w:rPr>
        <w:tab/>
        <w:t>Qualcomm Incorporated</w:t>
      </w:r>
    </w:p>
    <w:p w14:paraId="69C3E405" w14:textId="77777777" w:rsidR="006B4D00" w:rsidRPr="006B4D00" w:rsidRDefault="006B4D00" w:rsidP="0010798C">
      <w:pPr>
        <w:pStyle w:val="Heading6"/>
        <w:rPr>
          <w:lang w:val="en-US"/>
        </w:rPr>
      </w:pPr>
      <w:r w:rsidRPr="006B4D00">
        <w:rPr>
          <w:lang w:val="en-US"/>
        </w:rPr>
        <w:t>Detailed design of wake-up signal</w:t>
      </w:r>
    </w:p>
    <w:p w14:paraId="1B0F91A0" w14:textId="5FA86BF9" w:rsidR="006B4D00" w:rsidRPr="00D57272" w:rsidRDefault="00603E09" w:rsidP="006B4D00">
      <w:pPr>
        <w:ind w:left="720" w:hanging="720"/>
        <w:rPr>
          <w:b/>
          <w:lang w:eastAsia="x-none"/>
        </w:rPr>
      </w:pPr>
      <w:hyperlink r:id="rId507" w:history="1">
        <w:r w:rsidR="00FE4C7E" w:rsidRPr="00D57272">
          <w:rPr>
            <w:rStyle w:val="Hyperlink"/>
            <w:b/>
            <w:lang w:eastAsia="x-none"/>
          </w:rPr>
          <w:t>R1-1805290</w:t>
        </w:r>
      </w:hyperlink>
      <w:r w:rsidR="006B4D00" w:rsidRPr="00D57272">
        <w:rPr>
          <w:b/>
          <w:lang w:eastAsia="x-none"/>
        </w:rPr>
        <w:tab/>
        <w:t>Feature lead summary on detailed design of Wake-up signal in NB-IoT</w:t>
      </w:r>
      <w:r w:rsidR="006B4D00" w:rsidRPr="00D57272">
        <w:rPr>
          <w:b/>
          <w:lang w:eastAsia="x-none"/>
        </w:rPr>
        <w:tab/>
        <w:t>Huawei, HiSilicon</w:t>
      </w:r>
    </w:p>
    <w:p w14:paraId="3F5259A1" w14:textId="77777777" w:rsidR="006B4D00" w:rsidRPr="006B4D00" w:rsidRDefault="006B4D00" w:rsidP="006B4D00">
      <w:pPr>
        <w:ind w:left="720" w:hanging="720"/>
        <w:rPr>
          <w:lang w:eastAsia="x-none"/>
        </w:rPr>
      </w:pPr>
    </w:p>
    <w:p w14:paraId="5545394C"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5BB40135" w14:textId="77777777" w:rsidR="006B4D00" w:rsidRPr="00D57272" w:rsidRDefault="006B4D00" w:rsidP="00D57272">
      <w:pPr>
        <w:pStyle w:val="ListParagraph"/>
        <w:numPr>
          <w:ilvl w:val="0"/>
          <w:numId w:val="353"/>
        </w:numPr>
        <w:rPr>
          <w:b/>
        </w:rPr>
      </w:pPr>
      <w:r w:rsidRPr="006B4D00">
        <w:rPr>
          <w:rFonts w:hint="eastAsia"/>
        </w:rPr>
        <w:t xml:space="preserve">WUS </w:t>
      </w:r>
      <w:r w:rsidRPr="006B4D00">
        <w:t>can be</w:t>
      </w:r>
      <w:r w:rsidRPr="006B4D00">
        <w:rPr>
          <w:rFonts w:hint="eastAsia"/>
        </w:rPr>
        <w:t xml:space="preserve"> time-varying</w:t>
      </w:r>
      <w:r w:rsidRPr="006B4D00">
        <w:t xml:space="preserve"> from subframe to subframe.</w:t>
      </w:r>
    </w:p>
    <w:p w14:paraId="239F3DF9" w14:textId="77777777" w:rsidR="006B4D00" w:rsidRPr="00D57272" w:rsidRDefault="006B4D00" w:rsidP="00D57272">
      <w:pPr>
        <w:pStyle w:val="ListParagraph"/>
        <w:numPr>
          <w:ilvl w:val="0"/>
          <w:numId w:val="353"/>
        </w:numPr>
        <w:rPr>
          <w:b/>
        </w:rPr>
      </w:pPr>
      <w:r w:rsidRPr="00D57272">
        <w:rPr>
          <w:color w:val="000000"/>
        </w:rPr>
        <w:t xml:space="preserve">Besides information on cell ID, WUS signal is designed based on the following information: </w:t>
      </w:r>
    </w:p>
    <w:p w14:paraId="2F194CA1" w14:textId="77777777" w:rsidR="006B4D00" w:rsidRPr="006B4D00" w:rsidRDefault="006B4D00" w:rsidP="00D57272">
      <w:pPr>
        <w:pStyle w:val="ListParagraph"/>
        <w:numPr>
          <w:ilvl w:val="1"/>
          <w:numId w:val="353"/>
        </w:numPr>
      </w:pPr>
      <w:r w:rsidRPr="006B4D00">
        <w:t>UE group ID (if introduced)</w:t>
      </w:r>
    </w:p>
    <w:p w14:paraId="789D87CA" w14:textId="77777777" w:rsidR="006B4D00" w:rsidRPr="006B4D00" w:rsidRDefault="006B4D00" w:rsidP="00D57272">
      <w:pPr>
        <w:pStyle w:val="ListParagraph"/>
        <w:numPr>
          <w:ilvl w:val="1"/>
          <w:numId w:val="353"/>
        </w:numPr>
      </w:pPr>
      <w:r w:rsidRPr="006B4D00">
        <w:rPr>
          <w:rFonts w:hint="eastAsia"/>
        </w:rPr>
        <w:t xml:space="preserve">time </w:t>
      </w:r>
      <w:r w:rsidRPr="006B4D00">
        <w:t xml:space="preserve">information of the starting </w:t>
      </w:r>
      <w:r w:rsidRPr="006B4D00">
        <w:rPr>
          <w:rFonts w:hint="eastAsia"/>
        </w:rPr>
        <w:t xml:space="preserve">subframe of </w:t>
      </w:r>
      <w:r w:rsidRPr="006B4D00">
        <w:t>the WUS or PO (Paging Occasion)</w:t>
      </w:r>
    </w:p>
    <w:p w14:paraId="4E6F3F47" w14:textId="77777777" w:rsidR="006B4D00" w:rsidRPr="006B4D00" w:rsidRDefault="006B4D00" w:rsidP="00D57272">
      <w:pPr>
        <w:pStyle w:val="ListParagraph"/>
        <w:numPr>
          <w:ilvl w:val="1"/>
          <w:numId w:val="353"/>
        </w:numPr>
      </w:pPr>
      <w:r w:rsidRPr="006B4D00">
        <w:lastRenderedPageBreak/>
        <w:t>FFS: (part of) the SFN information</w:t>
      </w:r>
    </w:p>
    <w:p w14:paraId="4F149FB1"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653F1CEB" w14:textId="77777777" w:rsidR="006B4D00" w:rsidRPr="00D57272" w:rsidRDefault="006B4D00" w:rsidP="00D57272">
      <w:pPr>
        <w:pStyle w:val="ListParagraph"/>
        <w:numPr>
          <w:ilvl w:val="0"/>
          <w:numId w:val="354"/>
        </w:numPr>
      </w:pPr>
      <w:r w:rsidRPr="00D57272">
        <w:rPr>
          <w:kern w:val="2"/>
          <w:lang w:eastAsia="zh-CN"/>
        </w:rPr>
        <w:t>When generating power saving signal in a subframe where NRS is assumed to be transmitted, the power saving signal in the subframes shall be generated and mapped in the same way as in other valid subframes where NRS is not assumed to be transmitted;</w:t>
      </w:r>
    </w:p>
    <w:p w14:paraId="4145587C" w14:textId="77777777" w:rsidR="006B4D00" w:rsidRPr="00D57272" w:rsidRDefault="006B4D00" w:rsidP="00D57272">
      <w:pPr>
        <w:pStyle w:val="ListParagraph"/>
        <w:numPr>
          <w:ilvl w:val="0"/>
          <w:numId w:val="354"/>
        </w:numPr>
      </w:pPr>
      <w:r w:rsidRPr="00D57272">
        <w:rPr>
          <w:kern w:val="2"/>
          <w:lang w:eastAsia="zh-CN"/>
        </w:rPr>
        <w:t>WUS is punctured in RE-level by NRSs.</w:t>
      </w:r>
    </w:p>
    <w:p w14:paraId="605DA776" w14:textId="00569A02" w:rsidR="006B4D00" w:rsidRPr="00D57272" w:rsidRDefault="00603E09" w:rsidP="006B4D00">
      <w:pPr>
        <w:ind w:left="720" w:hanging="720"/>
        <w:rPr>
          <w:b/>
        </w:rPr>
      </w:pPr>
      <w:hyperlink r:id="rId508" w:history="1">
        <w:r w:rsidR="00FE4C7E" w:rsidRPr="00D57272">
          <w:rPr>
            <w:rStyle w:val="Hyperlink"/>
            <w:b/>
            <w:lang w:eastAsia="zh-CN"/>
          </w:rPr>
          <w:t>R1-1805320</w:t>
        </w:r>
      </w:hyperlink>
      <w:r w:rsidR="006B4D00" w:rsidRPr="00D57272">
        <w:rPr>
          <w:rFonts w:hint="eastAsia"/>
          <w:b/>
          <w:lang w:eastAsia="zh-CN"/>
        </w:rPr>
        <w:tab/>
      </w:r>
      <w:r w:rsidR="006B4D00" w:rsidRPr="00D57272">
        <w:rPr>
          <w:b/>
        </w:rPr>
        <w:t>WF on WUS Sequence Design</w:t>
      </w:r>
      <w:r w:rsidR="006B4D00" w:rsidRPr="00D57272">
        <w:rPr>
          <w:b/>
        </w:rPr>
        <w:tab/>
        <w:t>Qualcomm, Samsung, LGE, ZTE, SaneChips, Ericsson, MediaTek</w:t>
      </w:r>
    </w:p>
    <w:p w14:paraId="03EE3C1A" w14:textId="77777777" w:rsidR="006B4D00" w:rsidRPr="006B4D00" w:rsidRDefault="006B4D00" w:rsidP="006B4D00">
      <w:pPr>
        <w:ind w:left="720" w:hanging="720"/>
        <w:rPr>
          <w:rFonts w:eastAsia="Yu Mincho"/>
          <w:sz w:val="28"/>
          <w:szCs w:val="28"/>
          <w:lang w:eastAsia="ja-JP"/>
        </w:rPr>
      </w:pPr>
    </w:p>
    <w:p w14:paraId="658469F0"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23E11ABE" w14:textId="77777777" w:rsidR="006B4D00" w:rsidRPr="006B4D00" w:rsidRDefault="006B4D00" w:rsidP="006B4D00">
      <w:pPr>
        <w:ind w:left="720" w:hanging="720"/>
        <w:rPr>
          <w:rFonts w:eastAsia="Yu Mincho"/>
          <w:szCs w:val="20"/>
          <w:lang w:val="en-US" w:eastAsia="ja-JP"/>
        </w:rPr>
      </w:pPr>
      <w:r w:rsidRPr="006B4D00">
        <w:rPr>
          <w:rFonts w:eastAsia="Yu Mincho"/>
          <w:szCs w:val="20"/>
          <w:lang w:val="en-US" w:eastAsia="ja-JP"/>
        </w:rPr>
        <w:t>WUS signal in a subframe is as follows,</w:t>
      </w:r>
    </w:p>
    <w:p w14:paraId="0DCBBCD9" w14:textId="76306809" w:rsidR="006B4D00" w:rsidRPr="006B4D00" w:rsidRDefault="006B4D00" w:rsidP="006B4D00">
      <w:pPr>
        <w:ind w:leftChars="50" w:left="100" w:firstLineChars="50" w:firstLine="100"/>
        <w:rPr>
          <w:rFonts w:eastAsia="Yu Mincho"/>
          <w:szCs w:val="20"/>
          <w:lang w:val="en-US" w:eastAsia="ja-JP"/>
        </w:rPr>
      </w:pPr>
      <w:r w:rsidRPr="006B4D00">
        <w:rPr>
          <w:rFonts w:eastAsia="Yu Mincho"/>
          <w:noProof/>
          <w:szCs w:val="20"/>
          <w:lang w:eastAsia="en-GB"/>
        </w:rPr>
        <w:drawing>
          <wp:inline distT="0" distB="0" distL="0" distR="0" wp14:anchorId="1BD6ADF2" wp14:editId="13A1A233">
            <wp:extent cx="4155440" cy="5563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4266434" cy="571189"/>
                    </a:xfrm>
                    <a:prstGeom prst="rect">
                      <a:avLst/>
                    </a:prstGeom>
                    <a:noFill/>
                    <a:ln>
                      <a:noFill/>
                    </a:ln>
                  </pic:spPr>
                </pic:pic>
              </a:graphicData>
            </a:graphic>
          </wp:inline>
        </w:drawing>
      </w:r>
    </w:p>
    <w:p w14:paraId="5C1891CB" w14:textId="77777777" w:rsidR="006B4D00" w:rsidRPr="006B4D00" w:rsidRDefault="006B4D00" w:rsidP="006B4D00">
      <w:pPr>
        <w:ind w:leftChars="50" w:left="100" w:firstLineChars="50" w:firstLine="100"/>
        <w:rPr>
          <w:rFonts w:eastAsia="Yu Mincho"/>
          <w:szCs w:val="20"/>
          <w:lang w:val="en-US" w:eastAsia="ja-JP"/>
        </w:rPr>
      </w:pPr>
      <w:r w:rsidRPr="006B4D00">
        <w:rPr>
          <w:rFonts w:eastAsia="Yu Mincho"/>
          <w:szCs w:val="20"/>
          <w:lang w:val="en-US" w:eastAsia="ja-JP"/>
        </w:rPr>
        <w:t>where LZC = 131 for inband mode (FFS for SA and GB modes)</w:t>
      </w:r>
    </w:p>
    <w:p w14:paraId="359E0518" w14:textId="77777777" w:rsidR="006B4D00" w:rsidRPr="00D57272" w:rsidRDefault="006B4D00" w:rsidP="00D57272">
      <w:pPr>
        <w:pStyle w:val="ListParagraph"/>
        <w:numPr>
          <w:ilvl w:val="0"/>
          <w:numId w:val="355"/>
        </w:numPr>
        <w:rPr>
          <w:rFonts w:eastAsia="Yu Mincho"/>
          <w:lang w:val="en-US"/>
        </w:rPr>
      </w:pPr>
      <w:bookmarkStart w:id="177" w:name="_Hlk511920673"/>
      <w:r w:rsidRPr="00D57272">
        <w:rPr>
          <w:rFonts w:eastAsia="Yu Mincho"/>
          <w:lang w:val="en-US"/>
        </w:rPr>
        <w:t xml:space="preserve">FFS RE-level cover codes/RE-level scrambling sequence </w:t>
      </w:r>
      <w:r w:rsidRPr="00D57272">
        <w:rPr>
          <w:rFonts w:eastAsia="Yu Mincho"/>
          <w:i/>
          <w:iCs/>
          <w:lang w:val="en-US"/>
        </w:rPr>
        <w:t>c</w:t>
      </w:r>
      <w:r w:rsidRPr="00D57272">
        <w:rPr>
          <w:rFonts w:eastAsia="Yu Mincho"/>
          <w:lang w:val="en-US"/>
        </w:rPr>
        <w:t>(</w:t>
      </w:r>
      <w:r w:rsidRPr="00D57272">
        <w:rPr>
          <w:rFonts w:eastAsia="Yu Mincho"/>
          <w:i/>
          <w:iCs/>
          <w:lang w:val="en-US"/>
        </w:rPr>
        <w:t>m</w:t>
      </w:r>
      <w:r w:rsidRPr="00D57272">
        <w:rPr>
          <w:rFonts w:eastAsia="Yu Mincho"/>
          <w:lang w:val="en-US"/>
        </w:rPr>
        <w:t xml:space="preserve">) using </w:t>
      </w:r>
    </w:p>
    <w:bookmarkEnd w:id="177"/>
    <w:p w14:paraId="0A363639" w14:textId="77777777" w:rsidR="006B4D00" w:rsidRPr="00D57272" w:rsidRDefault="006B4D00" w:rsidP="00D57272">
      <w:pPr>
        <w:pStyle w:val="ListParagraph"/>
        <w:numPr>
          <w:ilvl w:val="1"/>
          <w:numId w:val="355"/>
        </w:numPr>
        <w:rPr>
          <w:rFonts w:eastAsia="Yu Mincho"/>
          <w:lang w:val="en-US"/>
        </w:rPr>
      </w:pPr>
      <w:r w:rsidRPr="00D57272">
        <w:rPr>
          <w:rFonts w:eastAsia="Yu Mincho"/>
          <w:lang w:val="en-US"/>
        </w:rPr>
        <w:t>Hadamard codes</w:t>
      </w:r>
    </w:p>
    <w:p w14:paraId="5CCAEDA4" w14:textId="77777777" w:rsidR="006B4D00" w:rsidRPr="00D57272" w:rsidRDefault="006B4D00" w:rsidP="00D57272">
      <w:pPr>
        <w:pStyle w:val="ListParagraph"/>
        <w:numPr>
          <w:ilvl w:val="1"/>
          <w:numId w:val="355"/>
        </w:numPr>
        <w:rPr>
          <w:rFonts w:eastAsia="Yu Mincho"/>
          <w:lang w:val="en-US"/>
        </w:rPr>
      </w:pPr>
      <w:r w:rsidRPr="00D57272">
        <w:rPr>
          <w:rFonts w:eastAsia="Yu Mincho"/>
          <w:lang w:val="en-US"/>
        </w:rPr>
        <w:t>Gold sequences</w:t>
      </w:r>
    </w:p>
    <w:p w14:paraId="700B8A9C" w14:textId="77777777" w:rsidR="006B4D00" w:rsidRPr="00D57272" w:rsidRDefault="006B4D00" w:rsidP="00D57272">
      <w:pPr>
        <w:pStyle w:val="ListParagraph"/>
        <w:numPr>
          <w:ilvl w:val="1"/>
          <w:numId w:val="355"/>
        </w:numPr>
        <w:rPr>
          <w:rFonts w:eastAsia="Yu Mincho"/>
          <w:lang w:val="en-US"/>
        </w:rPr>
      </w:pPr>
      <w:r w:rsidRPr="00D57272">
        <w:rPr>
          <w:rFonts w:eastAsia="Yu Mincho"/>
          <w:lang w:val="en-US"/>
        </w:rPr>
        <w:t>M sequences</w:t>
      </w:r>
    </w:p>
    <w:p w14:paraId="05D1814E" w14:textId="77777777" w:rsidR="006B4D00" w:rsidRPr="00D57272" w:rsidRDefault="006B4D00" w:rsidP="00D57272">
      <w:pPr>
        <w:pStyle w:val="ListParagraph"/>
        <w:numPr>
          <w:ilvl w:val="0"/>
          <w:numId w:val="355"/>
        </w:numPr>
        <w:rPr>
          <w:rFonts w:eastAsia="Yu Mincho"/>
          <w:lang w:val="en-US"/>
        </w:rPr>
      </w:pPr>
      <w:r w:rsidRPr="00D57272">
        <w:rPr>
          <w:rFonts w:eastAsia="Yu Mincho"/>
          <w:lang w:val="en-US"/>
        </w:rPr>
        <w:t>FFS phase shift</w:t>
      </w:r>
    </w:p>
    <w:p w14:paraId="515A3FE9" w14:textId="77777777" w:rsidR="006B4D00" w:rsidRPr="00D57272" w:rsidRDefault="006B4D00" w:rsidP="00D57272">
      <w:pPr>
        <w:pStyle w:val="ListParagraph"/>
        <w:numPr>
          <w:ilvl w:val="0"/>
          <w:numId w:val="355"/>
        </w:numPr>
        <w:rPr>
          <w:rFonts w:eastAsia="Yu Mincho"/>
          <w:lang w:val="en-US"/>
        </w:rPr>
      </w:pPr>
      <w:r w:rsidRPr="00D57272">
        <w:rPr>
          <w:rFonts w:eastAsia="Yu Mincho"/>
          <w:lang w:val="en-US"/>
        </w:rPr>
        <w:t xml:space="preserve">FFS detailed design for time-varying </w:t>
      </w:r>
    </w:p>
    <w:p w14:paraId="0E52BECA" w14:textId="77777777" w:rsidR="006B4D00" w:rsidRPr="00D57272" w:rsidRDefault="006B4D00" w:rsidP="00D57272">
      <w:pPr>
        <w:pStyle w:val="ListParagraph"/>
        <w:numPr>
          <w:ilvl w:val="0"/>
          <w:numId w:val="355"/>
        </w:numPr>
        <w:rPr>
          <w:rFonts w:eastAsia="Yu Mincho"/>
          <w:lang w:val="en-US"/>
        </w:rPr>
      </w:pPr>
      <w:r w:rsidRPr="00D57272">
        <w:rPr>
          <w:rFonts w:eastAsia="Yu Mincho"/>
          <w:lang w:val="en-US"/>
        </w:rPr>
        <w:t>11 symbols for inband mode and 14 symbols for SA and GB modes</w:t>
      </w:r>
    </w:p>
    <w:p w14:paraId="176E0980" w14:textId="77777777" w:rsidR="006B4D00" w:rsidRPr="00D57272" w:rsidRDefault="006B4D00" w:rsidP="00D57272">
      <w:pPr>
        <w:pStyle w:val="ListParagraph"/>
        <w:numPr>
          <w:ilvl w:val="1"/>
          <w:numId w:val="355"/>
        </w:numPr>
        <w:rPr>
          <w:rFonts w:eastAsia="Yu Mincho"/>
          <w:lang w:val="en-US"/>
        </w:rPr>
      </w:pPr>
      <w:r w:rsidRPr="00D57272">
        <w:rPr>
          <w:rFonts w:eastAsia="Yu Mincho"/>
          <w:lang w:val="en-US"/>
        </w:rPr>
        <w:t>Strive toward as much as possible commonality between SA/GB and inband</w:t>
      </w:r>
    </w:p>
    <w:p w14:paraId="736F3D3A" w14:textId="77777777" w:rsidR="006B4D00" w:rsidRPr="006B4D00" w:rsidRDefault="006B4D00" w:rsidP="006B4D00">
      <w:pPr>
        <w:ind w:left="720" w:hanging="720"/>
        <w:rPr>
          <w:lang w:eastAsia="x-none"/>
        </w:rPr>
      </w:pPr>
    </w:p>
    <w:p w14:paraId="0D8CD016" w14:textId="3FBDBDB0" w:rsidR="006B4D00" w:rsidRPr="006B4D00" w:rsidRDefault="00603E09" w:rsidP="006B4D00">
      <w:pPr>
        <w:ind w:left="720" w:hanging="720"/>
        <w:rPr>
          <w:lang w:eastAsia="x-none"/>
        </w:rPr>
      </w:pPr>
      <w:hyperlink r:id="rId510" w:history="1">
        <w:r w:rsidR="00FE4C7E">
          <w:rPr>
            <w:rStyle w:val="Hyperlink"/>
            <w:lang w:eastAsia="x-none"/>
          </w:rPr>
          <w:t>R1-1803868</w:t>
        </w:r>
      </w:hyperlink>
      <w:r w:rsidR="006B4D00" w:rsidRPr="006B4D00">
        <w:rPr>
          <w:lang w:eastAsia="x-none"/>
        </w:rPr>
        <w:tab/>
        <w:t>On detailed design and evaluations of power saving signal</w:t>
      </w:r>
      <w:r w:rsidR="006B4D00" w:rsidRPr="006B4D00">
        <w:rPr>
          <w:lang w:eastAsia="x-none"/>
        </w:rPr>
        <w:tab/>
        <w:t>Huawei, HiSilicon</w:t>
      </w:r>
    </w:p>
    <w:p w14:paraId="6E1792C3" w14:textId="500EC28D" w:rsidR="006B4D00" w:rsidRPr="006B4D00" w:rsidRDefault="00603E09" w:rsidP="006B4D00">
      <w:pPr>
        <w:ind w:left="720" w:hanging="720"/>
        <w:rPr>
          <w:lang w:eastAsia="x-none"/>
        </w:rPr>
      </w:pPr>
      <w:hyperlink r:id="rId511" w:history="1">
        <w:r w:rsidR="00FE4C7E">
          <w:rPr>
            <w:rStyle w:val="Hyperlink"/>
            <w:lang w:eastAsia="x-none"/>
          </w:rPr>
          <w:t>R1-1803996</w:t>
        </w:r>
      </w:hyperlink>
      <w:r w:rsidR="006B4D00" w:rsidRPr="006B4D00">
        <w:rPr>
          <w:lang w:eastAsia="x-none"/>
        </w:rPr>
        <w:tab/>
        <w:t>On wake-up signal design</w:t>
      </w:r>
      <w:r w:rsidR="006B4D00" w:rsidRPr="006B4D00">
        <w:rPr>
          <w:lang w:eastAsia="x-none"/>
        </w:rPr>
        <w:tab/>
        <w:t>OPPO</w:t>
      </w:r>
    </w:p>
    <w:p w14:paraId="19663A94" w14:textId="290002A8" w:rsidR="006B4D00" w:rsidRPr="006B4D00" w:rsidRDefault="00603E09" w:rsidP="006B4D00">
      <w:pPr>
        <w:ind w:left="720" w:hanging="720"/>
        <w:rPr>
          <w:lang w:eastAsia="x-none"/>
        </w:rPr>
      </w:pPr>
      <w:hyperlink r:id="rId512" w:history="1">
        <w:r w:rsidR="00FE4C7E">
          <w:rPr>
            <w:rStyle w:val="Hyperlink"/>
            <w:lang w:eastAsia="x-none"/>
          </w:rPr>
          <w:t>R1-1804140</w:t>
        </w:r>
      </w:hyperlink>
      <w:r w:rsidR="006B4D00" w:rsidRPr="006B4D00">
        <w:rPr>
          <w:lang w:eastAsia="x-none"/>
        </w:rPr>
        <w:tab/>
        <w:t>Wake Up Signal Design for NB-IoT</w:t>
      </w:r>
      <w:r w:rsidR="006B4D00" w:rsidRPr="006B4D00">
        <w:rPr>
          <w:lang w:eastAsia="x-none"/>
        </w:rPr>
        <w:tab/>
        <w:t>MediaTek Inc.</w:t>
      </w:r>
    </w:p>
    <w:p w14:paraId="01E1FD70" w14:textId="51909A03" w:rsidR="006B4D00" w:rsidRPr="006B4D00" w:rsidRDefault="00603E09" w:rsidP="006B4D00">
      <w:pPr>
        <w:ind w:left="720" w:hanging="720"/>
        <w:rPr>
          <w:lang w:eastAsia="x-none"/>
        </w:rPr>
      </w:pPr>
      <w:hyperlink r:id="rId513" w:history="1">
        <w:r w:rsidR="00FE4C7E">
          <w:rPr>
            <w:rStyle w:val="Hyperlink"/>
            <w:lang w:eastAsia="x-none"/>
          </w:rPr>
          <w:t>R1-1804154</w:t>
        </w:r>
      </w:hyperlink>
      <w:r w:rsidR="006B4D00" w:rsidRPr="006B4D00">
        <w:rPr>
          <w:lang w:eastAsia="x-none"/>
        </w:rPr>
        <w:tab/>
        <w:t>Detailed design of wake-up signal for NB-IoT</w:t>
      </w:r>
      <w:r w:rsidR="006B4D00" w:rsidRPr="006B4D00">
        <w:rPr>
          <w:lang w:eastAsia="x-none"/>
        </w:rPr>
        <w:tab/>
        <w:t>Ericsson</w:t>
      </w:r>
    </w:p>
    <w:p w14:paraId="55C4519B" w14:textId="0B439A5B" w:rsidR="006B4D00" w:rsidRPr="006B4D00" w:rsidRDefault="00603E09" w:rsidP="006B4D00">
      <w:pPr>
        <w:ind w:left="720" w:hanging="720"/>
        <w:rPr>
          <w:lang w:eastAsia="x-none"/>
        </w:rPr>
      </w:pPr>
      <w:hyperlink r:id="rId514" w:history="1">
        <w:r w:rsidR="00FE4C7E">
          <w:rPr>
            <w:rStyle w:val="Hyperlink"/>
            <w:lang w:eastAsia="x-none"/>
          </w:rPr>
          <w:t>R1-1804188</w:t>
        </w:r>
      </w:hyperlink>
      <w:r w:rsidR="006B4D00" w:rsidRPr="006B4D00">
        <w:rPr>
          <w:lang w:eastAsia="x-none"/>
        </w:rPr>
        <w:tab/>
        <w:t>Details design of wake up signal for NB-IoT</w:t>
      </w:r>
      <w:r w:rsidR="006B4D00" w:rsidRPr="006B4D00">
        <w:rPr>
          <w:lang w:eastAsia="x-none"/>
        </w:rPr>
        <w:tab/>
        <w:t>ZTE, SaneChips</w:t>
      </w:r>
    </w:p>
    <w:p w14:paraId="677B8FAF" w14:textId="0731F3EE" w:rsidR="006B4D00" w:rsidRPr="006B4D00" w:rsidRDefault="00603E09" w:rsidP="006B4D00">
      <w:pPr>
        <w:ind w:left="720" w:hanging="720"/>
        <w:rPr>
          <w:lang w:eastAsia="x-none"/>
        </w:rPr>
      </w:pPr>
      <w:hyperlink r:id="rId515" w:history="1">
        <w:r w:rsidR="00FE4C7E">
          <w:rPr>
            <w:rStyle w:val="Hyperlink"/>
            <w:lang w:eastAsia="x-none"/>
          </w:rPr>
          <w:t>R1-1804331</w:t>
        </w:r>
      </w:hyperlink>
      <w:r w:rsidR="006B4D00" w:rsidRPr="006B4D00">
        <w:rPr>
          <w:lang w:eastAsia="x-none"/>
        </w:rPr>
        <w:tab/>
        <w:t>Wake up signal Design</w:t>
      </w:r>
      <w:r w:rsidR="006B4D00" w:rsidRPr="006B4D00">
        <w:rPr>
          <w:lang w:eastAsia="x-none"/>
        </w:rPr>
        <w:tab/>
        <w:t>Samsung</w:t>
      </w:r>
    </w:p>
    <w:p w14:paraId="0A441E65" w14:textId="1FA6DBAB" w:rsidR="006B4D00" w:rsidRPr="006B4D00" w:rsidRDefault="00603E09" w:rsidP="006B4D00">
      <w:pPr>
        <w:ind w:left="720" w:hanging="720"/>
        <w:rPr>
          <w:lang w:eastAsia="x-none"/>
        </w:rPr>
      </w:pPr>
      <w:hyperlink r:id="rId516" w:history="1">
        <w:r w:rsidR="00FE4C7E">
          <w:rPr>
            <w:rStyle w:val="Hyperlink"/>
            <w:lang w:eastAsia="x-none"/>
          </w:rPr>
          <w:t>R1-1804521</w:t>
        </w:r>
      </w:hyperlink>
      <w:r w:rsidR="006B4D00" w:rsidRPr="006B4D00">
        <w:rPr>
          <w:lang w:eastAsia="x-none"/>
        </w:rPr>
        <w:tab/>
        <w:t>Wake up signal design in NB-IoT</w:t>
      </w:r>
      <w:r w:rsidR="006B4D00" w:rsidRPr="006B4D00">
        <w:rPr>
          <w:lang w:eastAsia="x-none"/>
        </w:rPr>
        <w:tab/>
        <w:t>LG Electronics</w:t>
      </w:r>
    </w:p>
    <w:p w14:paraId="724EB8CB" w14:textId="3A9DBD05" w:rsidR="006B4D00" w:rsidRPr="006B4D00" w:rsidRDefault="00603E09" w:rsidP="006B4D00">
      <w:pPr>
        <w:ind w:left="720" w:hanging="720"/>
        <w:rPr>
          <w:lang w:eastAsia="x-none"/>
        </w:rPr>
      </w:pPr>
      <w:hyperlink r:id="rId517" w:history="1">
        <w:r w:rsidR="00FE4C7E">
          <w:rPr>
            <w:rStyle w:val="Hyperlink"/>
            <w:lang w:eastAsia="x-none"/>
          </w:rPr>
          <w:t>R1-1804920</w:t>
        </w:r>
      </w:hyperlink>
      <w:r w:rsidR="006B4D00" w:rsidRPr="006B4D00">
        <w:rPr>
          <w:lang w:eastAsia="x-none"/>
        </w:rPr>
        <w:tab/>
        <w:t>Wake-up signal design</w:t>
      </w:r>
      <w:r w:rsidR="006B4D00" w:rsidRPr="006B4D00">
        <w:rPr>
          <w:lang w:eastAsia="x-none"/>
        </w:rPr>
        <w:tab/>
        <w:t>Qualcomm Incorporated</w:t>
      </w:r>
    </w:p>
    <w:p w14:paraId="5114351D" w14:textId="7D453C5B" w:rsidR="006B4D00" w:rsidRPr="006B4D00" w:rsidRDefault="00D57272" w:rsidP="006B4D00">
      <w:pPr>
        <w:ind w:left="720" w:hanging="720"/>
        <w:rPr>
          <w:lang w:val="en-US" w:eastAsia="x-none"/>
        </w:rPr>
      </w:pPr>
      <w:r w:rsidRPr="00D57272">
        <w:rPr>
          <w:lang w:val="en-US" w:eastAsia="x-none"/>
        </w:rPr>
        <w:t>R1-1805343</w:t>
      </w:r>
      <w:r w:rsidRPr="00D57272">
        <w:rPr>
          <w:lang w:val="en-US" w:eastAsia="x-none"/>
        </w:rPr>
        <w:tab/>
        <w:t>Detailed design of wake-up signal for NB-IoT</w:t>
      </w:r>
      <w:r w:rsidRPr="00D57272">
        <w:rPr>
          <w:lang w:val="en-US" w:eastAsia="x-none"/>
        </w:rPr>
        <w:tab/>
        <w:t>Ericsson</w:t>
      </w:r>
    </w:p>
    <w:p w14:paraId="0F466CA2" w14:textId="1DFC4672" w:rsidR="006B4D00" w:rsidRPr="006B4D00" w:rsidRDefault="006B4D00" w:rsidP="006D61D9">
      <w:pPr>
        <w:pStyle w:val="Heading5"/>
        <w:rPr>
          <w:lang w:val="en-US"/>
        </w:rPr>
      </w:pPr>
      <w:bookmarkStart w:id="178" w:name="_Toc514184611"/>
      <w:r w:rsidRPr="006B4D00">
        <w:rPr>
          <w:lang w:val="en-US"/>
        </w:rPr>
        <w:t>Data transmission during the random access procedure</w:t>
      </w:r>
      <w:bookmarkEnd w:id="178"/>
    </w:p>
    <w:p w14:paraId="0731C918" w14:textId="47BEE897" w:rsidR="006B4D00" w:rsidRPr="006D61D9" w:rsidRDefault="00603E09" w:rsidP="006B4D00">
      <w:pPr>
        <w:ind w:left="720" w:hanging="720"/>
        <w:rPr>
          <w:b/>
          <w:lang w:val="en-US" w:eastAsia="x-none"/>
        </w:rPr>
      </w:pPr>
      <w:hyperlink r:id="rId518" w:history="1">
        <w:r w:rsidR="00FE4C7E" w:rsidRPr="006D61D9">
          <w:rPr>
            <w:rStyle w:val="Hyperlink"/>
            <w:b/>
            <w:lang w:val="en-US" w:eastAsia="x-none"/>
          </w:rPr>
          <w:t>R1-1805291</w:t>
        </w:r>
      </w:hyperlink>
      <w:r w:rsidR="006B4D00" w:rsidRPr="006D61D9">
        <w:rPr>
          <w:b/>
          <w:lang w:val="en-US" w:eastAsia="x-none"/>
        </w:rPr>
        <w:tab/>
        <w:t>Feature lead summary of EDT during RACH in feNB-IoT</w:t>
      </w:r>
      <w:r w:rsidR="006B4D00" w:rsidRPr="006D61D9">
        <w:rPr>
          <w:b/>
          <w:lang w:val="en-US" w:eastAsia="x-none"/>
        </w:rPr>
        <w:tab/>
      </w:r>
      <w:r w:rsidR="006B4D00" w:rsidRPr="006D61D9">
        <w:rPr>
          <w:b/>
          <w:lang w:eastAsia="x-none"/>
        </w:rPr>
        <w:t>Huawei, HiSilicon</w:t>
      </w:r>
    </w:p>
    <w:p w14:paraId="1BFC4A3B" w14:textId="77777777" w:rsidR="006B4D00" w:rsidRPr="006B4D00" w:rsidRDefault="006B4D00" w:rsidP="006B4D00">
      <w:pPr>
        <w:ind w:left="720" w:hanging="720"/>
        <w:rPr>
          <w:lang w:val="en-US" w:eastAsia="x-none"/>
        </w:rPr>
      </w:pPr>
    </w:p>
    <w:p w14:paraId="38B868DD" w14:textId="77777777" w:rsidR="006B4D00" w:rsidRPr="006B4D00" w:rsidRDefault="006B4D00" w:rsidP="006B4D00">
      <w:pPr>
        <w:ind w:left="720" w:hanging="720"/>
        <w:rPr>
          <w:rFonts w:eastAsia="Yu Mincho"/>
          <w:lang w:val="en-US" w:eastAsia="ja-JP"/>
        </w:rPr>
      </w:pPr>
      <w:r w:rsidRPr="006B4D00">
        <w:rPr>
          <w:rFonts w:eastAsia="Yu Mincho"/>
          <w:highlight w:val="green"/>
          <w:lang w:val="en-US" w:eastAsia="ja-JP"/>
        </w:rPr>
        <w:t>Agreement</w:t>
      </w:r>
    </w:p>
    <w:p w14:paraId="159BBF4E" w14:textId="77777777" w:rsidR="006B4D00" w:rsidRPr="006D61D9" w:rsidRDefault="006B4D00" w:rsidP="006D61D9">
      <w:pPr>
        <w:numPr>
          <w:ilvl w:val="0"/>
          <w:numId w:val="356"/>
        </w:numPr>
        <w:autoSpaceDE w:val="0"/>
        <w:autoSpaceDN w:val="0"/>
        <w:adjustRightInd w:val="0"/>
        <w:snapToGrid w:val="0"/>
        <w:ind w:hanging="357"/>
        <w:jc w:val="both"/>
      </w:pPr>
      <w:r w:rsidRPr="006D61D9">
        <w:t>The 8 maximum TBS is {1000, 936, 808, 680, 584, 504, 408, 328}.</w:t>
      </w:r>
    </w:p>
    <w:p w14:paraId="1306BEB9" w14:textId="77777777" w:rsidR="006B4D00" w:rsidRPr="006D61D9" w:rsidRDefault="006B4D00" w:rsidP="006D61D9">
      <w:pPr>
        <w:numPr>
          <w:ilvl w:val="1"/>
          <w:numId w:val="356"/>
        </w:numPr>
        <w:autoSpaceDE w:val="0"/>
        <w:autoSpaceDN w:val="0"/>
        <w:adjustRightInd w:val="0"/>
        <w:snapToGrid w:val="0"/>
        <w:jc w:val="both"/>
      </w:pPr>
      <w:r w:rsidRPr="006D61D9">
        <w:t xml:space="preserve">Only values of </w:t>
      </w:r>
      <w:r w:rsidRPr="006D61D9">
        <w:rPr>
          <w:i/>
        </w:rPr>
        <w:t>N</w:t>
      </w:r>
      <w:r w:rsidRPr="006D61D9">
        <w:rPr>
          <w:vertAlign w:val="subscript"/>
        </w:rPr>
        <w:t xml:space="preserve">RU </w:t>
      </w:r>
      <w:r w:rsidRPr="006D61D9">
        <w:t xml:space="preserve">and values of TBS in legacy Rel-13 NPUSCH table can be used for EDT </w:t>
      </w:r>
    </w:p>
    <w:p w14:paraId="04CF7935" w14:textId="77777777" w:rsidR="006B4D00" w:rsidRPr="006D61D9" w:rsidRDefault="006B4D00" w:rsidP="006D61D9">
      <w:pPr>
        <w:numPr>
          <w:ilvl w:val="1"/>
          <w:numId w:val="356"/>
        </w:numPr>
        <w:autoSpaceDE w:val="0"/>
        <w:autoSpaceDN w:val="0"/>
        <w:adjustRightInd w:val="0"/>
        <w:snapToGrid w:val="0"/>
        <w:jc w:val="both"/>
      </w:pPr>
      <w:r w:rsidRPr="006D61D9">
        <w:t>For each of the 8 maximum TBS values</w:t>
      </w:r>
    </w:p>
    <w:p w14:paraId="266989FF" w14:textId="77777777" w:rsidR="006B4D00" w:rsidRPr="006D61D9" w:rsidRDefault="006B4D00" w:rsidP="006D61D9">
      <w:pPr>
        <w:numPr>
          <w:ilvl w:val="3"/>
          <w:numId w:val="356"/>
        </w:numPr>
        <w:autoSpaceDE w:val="0"/>
        <w:autoSpaceDN w:val="0"/>
        <w:adjustRightInd w:val="0"/>
        <w:snapToGrid w:val="0"/>
        <w:jc w:val="both"/>
      </w:pPr>
      <w:r w:rsidRPr="006D61D9">
        <w:t>For each of the Rel-13 reserved ‘MCS index’ states there is one number of RUs</w:t>
      </w:r>
    </w:p>
    <w:p w14:paraId="39DFC7C4" w14:textId="77777777" w:rsidR="006B4D00" w:rsidRPr="006D61D9" w:rsidRDefault="006B4D00" w:rsidP="006D61D9">
      <w:pPr>
        <w:numPr>
          <w:ilvl w:val="4"/>
          <w:numId w:val="356"/>
        </w:numPr>
        <w:autoSpaceDE w:val="0"/>
        <w:autoSpaceDN w:val="0"/>
        <w:adjustRightInd w:val="0"/>
        <w:snapToGrid w:val="0"/>
        <w:jc w:val="both"/>
      </w:pPr>
      <w:r w:rsidRPr="006D61D9">
        <w:t xml:space="preserve">The number of repetitions changes depending on the actual TBS, potentially including numbers of repetitions which are not included in legacy NPUSCH repetition numbers (FFS how) </w:t>
      </w:r>
    </w:p>
    <w:p w14:paraId="58FF72A8" w14:textId="77777777" w:rsidR="006B4D00" w:rsidRPr="006D61D9" w:rsidRDefault="006B4D00" w:rsidP="006D61D9">
      <w:pPr>
        <w:numPr>
          <w:ilvl w:val="5"/>
          <w:numId w:val="356"/>
        </w:numPr>
        <w:autoSpaceDE w:val="0"/>
        <w:autoSpaceDN w:val="0"/>
        <w:adjustRightInd w:val="0"/>
        <w:snapToGrid w:val="0"/>
        <w:jc w:val="both"/>
      </w:pPr>
      <w:r w:rsidRPr="006D61D9">
        <w:rPr>
          <w:rFonts w:eastAsia="Yu Mincho"/>
          <w:lang w:eastAsia="ja-JP"/>
        </w:rPr>
        <w:t xml:space="preserve">Potential new </w:t>
      </w:r>
      <w:r w:rsidRPr="006D61D9">
        <w:t>numbers of repetitions may include multiple of 4 or 8</w:t>
      </w:r>
    </w:p>
    <w:p w14:paraId="5ADE89AC" w14:textId="77777777" w:rsidR="006B4D00" w:rsidRPr="006D61D9" w:rsidRDefault="006B4D00" w:rsidP="006D61D9">
      <w:pPr>
        <w:numPr>
          <w:ilvl w:val="0"/>
          <w:numId w:val="356"/>
        </w:numPr>
        <w:overflowPunct w:val="0"/>
        <w:autoSpaceDE w:val="0"/>
        <w:autoSpaceDN w:val="0"/>
        <w:adjustRightInd w:val="0"/>
        <w:ind w:hanging="357"/>
        <w:textAlignment w:val="baseline"/>
        <w:rPr>
          <w:rFonts w:eastAsia="Times New Roman"/>
          <w:lang w:eastAsia="en-GB"/>
        </w:rPr>
      </w:pPr>
      <w:r w:rsidRPr="006D61D9">
        <w:rPr>
          <w:rFonts w:eastAsia="Times New Roman"/>
          <w:lang w:eastAsia="en-GB"/>
        </w:rPr>
        <w:t>The 8 maximum TBS values are: 1000, 936, 808, 680, 584, 504, 408, 328 bits</w:t>
      </w:r>
    </w:p>
    <w:p w14:paraId="265461E1" w14:textId="77777777" w:rsidR="006B4D00" w:rsidRPr="006D61D9" w:rsidRDefault="006B4D00" w:rsidP="006D61D9">
      <w:pPr>
        <w:numPr>
          <w:ilvl w:val="1"/>
          <w:numId w:val="356"/>
        </w:numPr>
        <w:overflowPunct w:val="0"/>
        <w:autoSpaceDE w:val="0"/>
        <w:autoSpaceDN w:val="0"/>
        <w:adjustRightInd w:val="0"/>
        <w:textAlignment w:val="baseline"/>
        <w:rPr>
          <w:rFonts w:eastAsia="Times New Roman"/>
          <w:lang w:eastAsia="en-GB"/>
        </w:rPr>
      </w:pPr>
      <w:r w:rsidRPr="006D61D9">
        <w:rPr>
          <w:rFonts w:eastAsia="Times New Roman"/>
          <w:lang w:eastAsia="en-GB"/>
        </w:rPr>
        <w:t>For 1000 bits max TBS: I_RU = 3, 4, 5, 6, 7</w:t>
      </w:r>
    </w:p>
    <w:p w14:paraId="0E3BB8C7" w14:textId="77777777" w:rsidR="006B4D00" w:rsidRPr="006D61D9" w:rsidRDefault="006B4D00" w:rsidP="006D61D9">
      <w:pPr>
        <w:numPr>
          <w:ilvl w:val="1"/>
          <w:numId w:val="356"/>
        </w:numPr>
        <w:overflowPunct w:val="0"/>
        <w:autoSpaceDE w:val="0"/>
        <w:autoSpaceDN w:val="0"/>
        <w:adjustRightInd w:val="0"/>
        <w:textAlignment w:val="baseline"/>
        <w:rPr>
          <w:rFonts w:eastAsia="Times New Roman"/>
          <w:lang w:eastAsia="en-GB"/>
        </w:rPr>
      </w:pPr>
      <w:r w:rsidRPr="006D61D9">
        <w:rPr>
          <w:rFonts w:eastAsia="Times New Roman"/>
          <w:lang w:eastAsia="en-GB"/>
        </w:rPr>
        <w:t xml:space="preserve">For 936 bits max TBS: I_RU = 3, 4, 5, 6, 7 </w:t>
      </w:r>
    </w:p>
    <w:p w14:paraId="242C5B13" w14:textId="77777777" w:rsidR="006B4D00" w:rsidRPr="006D61D9" w:rsidRDefault="006B4D00" w:rsidP="006D61D9">
      <w:pPr>
        <w:numPr>
          <w:ilvl w:val="1"/>
          <w:numId w:val="356"/>
        </w:numPr>
        <w:overflowPunct w:val="0"/>
        <w:autoSpaceDE w:val="0"/>
        <w:autoSpaceDN w:val="0"/>
        <w:adjustRightInd w:val="0"/>
        <w:textAlignment w:val="baseline"/>
        <w:rPr>
          <w:rFonts w:eastAsia="Times New Roman"/>
          <w:lang w:eastAsia="en-GB"/>
        </w:rPr>
      </w:pPr>
      <w:r w:rsidRPr="006D61D9">
        <w:rPr>
          <w:rFonts w:eastAsia="Times New Roman"/>
          <w:lang w:eastAsia="en-GB"/>
        </w:rPr>
        <w:t>For 808 bits max TBS: I_RU = 3, 4, 5, 6, 7</w:t>
      </w:r>
    </w:p>
    <w:p w14:paraId="54AEA4E5" w14:textId="77777777" w:rsidR="006B4D00" w:rsidRPr="006D61D9" w:rsidRDefault="006B4D00" w:rsidP="006D61D9">
      <w:pPr>
        <w:numPr>
          <w:ilvl w:val="1"/>
          <w:numId w:val="356"/>
        </w:numPr>
        <w:overflowPunct w:val="0"/>
        <w:autoSpaceDE w:val="0"/>
        <w:autoSpaceDN w:val="0"/>
        <w:adjustRightInd w:val="0"/>
        <w:textAlignment w:val="baseline"/>
        <w:rPr>
          <w:rFonts w:eastAsia="Times New Roman"/>
          <w:lang w:eastAsia="en-GB"/>
        </w:rPr>
      </w:pPr>
      <w:r w:rsidRPr="006D61D9">
        <w:rPr>
          <w:rFonts w:eastAsia="Times New Roman"/>
          <w:lang w:eastAsia="en-GB"/>
        </w:rPr>
        <w:t>For 680 bits max TBS: I_RU = 2, 3, 4, 6, 7</w:t>
      </w:r>
    </w:p>
    <w:p w14:paraId="4AF8B97C" w14:textId="77777777" w:rsidR="006B4D00" w:rsidRPr="006D61D9" w:rsidRDefault="006B4D00" w:rsidP="006D61D9">
      <w:pPr>
        <w:numPr>
          <w:ilvl w:val="1"/>
          <w:numId w:val="356"/>
        </w:numPr>
        <w:overflowPunct w:val="0"/>
        <w:autoSpaceDE w:val="0"/>
        <w:autoSpaceDN w:val="0"/>
        <w:adjustRightInd w:val="0"/>
        <w:textAlignment w:val="baseline"/>
        <w:rPr>
          <w:rFonts w:eastAsia="Times New Roman"/>
          <w:lang w:eastAsia="en-GB"/>
        </w:rPr>
      </w:pPr>
      <w:r w:rsidRPr="006D61D9">
        <w:rPr>
          <w:rFonts w:eastAsia="Times New Roman"/>
          <w:lang w:eastAsia="en-GB"/>
        </w:rPr>
        <w:t>For 584 bits max TBS: I_RU = 2, 3, 4, 5, 6</w:t>
      </w:r>
    </w:p>
    <w:p w14:paraId="42F0B126" w14:textId="77777777" w:rsidR="006B4D00" w:rsidRPr="006D61D9" w:rsidRDefault="006B4D00" w:rsidP="006D61D9">
      <w:pPr>
        <w:numPr>
          <w:ilvl w:val="1"/>
          <w:numId w:val="356"/>
        </w:numPr>
        <w:overflowPunct w:val="0"/>
        <w:autoSpaceDE w:val="0"/>
        <w:autoSpaceDN w:val="0"/>
        <w:adjustRightInd w:val="0"/>
        <w:textAlignment w:val="baseline"/>
        <w:rPr>
          <w:rFonts w:eastAsia="Times New Roman"/>
          <w:lang w:eastAsia="en-GB"/>
        </w:rPr>
      </w:pPr>
      <w:r w:rsidRPr="006D61D9">
        <w:rPr>
          <w:rFonts w:eastAsia="Times New Roman"/>
          <w:lang w:eastAsia="en-GB"/>
        </w:rPr>
        <w:t>For 504 bits max TBS: I_RU = 2, 3 4, 5, 6</w:t>
      </w:r>
    </w:p>
    <w:p w14:paraId="26C8D63F" w14:textId="77777777" w:rsidR="006B4D00" w:rsidRPr="006D61D9" w:rsidRDefault="006B4D00" w:rsidP="006D61D9">
      <w:pPr>
        <w:numPr>
          <w:ilvl w:val="1"/>
          <w:numId w:val="356"/>
        </w:numPr>
        <w:overflowPunct w:val="0"/>
        <w:autoSpaceDE w:val="0"/>
        <w:autoSpaceDN w:val="0"/>
        <w:adjustRightInd w:val="0"/>
        <w:textAlignment w:val="baseline"/>
        <w:rPr>
          <w:rFonts w:eastAsia="Times New Roman"/>
          <w:lang w:eastAsia="en-GB"/>
        </w:rPr>
      </w:pPr>
      <w:r w:rsidRPr="006D61D9">
        <w:rPr>
          <w:rFonts w:eastAsia="Times New Roman"/>
          <w:lang w:eastAsia="en-GB"/>
        </w:rPr>
        <w:t>For 408 bits max TBS: I_RU = 2, 3, 4, 5, 6</w:t>
      </w:r>
    </w:p>
    <w:p w14:paraId="01D007C1" w14:textId="77777777" w:rsidR="006B4D00" w:rsidRPr="006D61D9" w:rsidRDefault="006B4D00" w:rsidP="006D61D9">
      <w:pPr>
        <w:numPr>
          <w:ilvl w:val="1"/>
          <w:numId w:val="356"/>
        </w:numPr>
        <w:overflowPunct w:val="0"/>
        <w:autoSpaceDE w:val="0"/>
        <w:autoSpaceDN w:val="0"/>
        <w:adjustRightInd w:val="0"/>
        <w:textAlignment w:val="baseline"/>
        <w:rPr>
          <w:rFonts w:eastAsia="Times New Roman"/>
          <w:lang w:eastAsia="en-GB"/>
        </w:rPr>
      </w:pPr>
      <w:r w:rsidRPr="006D61D9">
        <w:rPr>
          <w:rFonts w:eastAsia="Times New Roman"/>
          <w:lang w:eastAsia="en-GB"/>
        </w:rPr>
        <w:t>For 328 bits max TBS: I_RU = 2, 3, 4, 5, 6</w:t>
      </w:r>
    </w:p>
    <w:p w14:paraId="24C63AED" w14:textId="77777777" w:rsidR="006B4D00" w:rsidRPr="006D61D9" w:rsidRDefault="006B4D00" w:rsidP="006D61D9">
      <w:pPr>
        <w:numPr>
          <w:ilvl w:val="0"/>
          <w:numId w:val="356"/>
        </w:numPr>
        <w:autoSpaceDE w:val="0"/>
        <w:autoSpaceDN w:val="0"/>
        <w:adjustRightInd w:val="0"/>
        <w:ind w:hanging="357"/>
        <w:jc w:val="both"/>
      </w:pPr>
      <w:r w:rsidRPr="006D61D9">
        <w:t>The 3 legacy MCS indices are used for fallback to non-EDT transmission;</w:t>
      </w:r>
    </w:p>
    <w:p w14:paraId="63CF5856" w14:textId="77777777" w:rsidR="006B4D00" w:rsidRPr="006B4D00" w:rsidRDefault="006B4D00" w:rsidP="006B4D00">
      <w:pPr>
        <w:ind w:left="720" w:hanging="720"/>
        <w:rPr>
          <w:rFonts w:eastAsia="Yu Mincho"/>
          <w:lang w:eastAsia="ja-JP"/>
        </w:rPr>
      </w:pPr>
    </w:p>
    <w:p w14:paraId="247CBB9A" w14:textId="77777777" w:rsidR="006B4D00" w:rsidRPr="006B4D00" w:rsidRDefault="006B4D00" w:rsidP="006B4D00">
      <w:pPr>
        <w:ind w:left="720" w:hanging="720"/>
        <w:rPr>
          <w:rFonts w:eastAsia="Yu Mincho"/>
          <w:lang w:eastAsia="ja-JP"/>
        </w:rPr>
      </w:pPr>
      <w:r w:rsidRPr="006B4D00">
        <w:rPr>
          <w:rFonts w:eastAsia="Yu Mincho"/>
          <w:highlight w:val="green"/>
          <w:lang w:eastAsia="ja-JP"/>
        </w:rPr>
        <w:t>Agreement</w:t>
      </w:r>
    </w:p>
    <w:p w14:paraId="6035CD0C" w14:textId="77777777" w:rsidR="006B4D00" w:rsidRPr="006B4D00" w:rsidRDefault="006B4D00" w:rsidP="006D61D9">
      <w:pPr>
        <w:numPr>
          <w:ilvl w:val="0"/>
          <w:numId w:val="357"/>
        </w:numPr>
        <w:autoSpaceDE w:val="0"/>
        <w:autoSpaceDN w:val="0"/>
        <w:adjustRightInd w:val="0"/>
        <w:snapToGrid w:val="0"/>
        <w:ind w:hanging="357"/>
        <w:jc w:val="both"/>
        <w:rPr>
          <w:kern w:val="2"/>
          <w:szCs w:val="20"/>
          <w:lang w:eastAsia="zh-CN"/>
        </w:rPr>
      </w:pPr>
      <w:r w:rsidRPr="006B4D00">
        <w:rPr>
          <w:szCs w:val="20"/>
        </w:rPr>
        <w:t>The use of TBS smaller than the maximum configured is configured per CE level in SIB.</w:t>
      </w:r>
    </w:p>
    <w:p w14:paraId="0B0837DA" w14:textId="77777777" w:rsidR="006B4D00" w:rsidRPr="006B4D00" w:rsidRDefault="006B4D00" w:rsidP="006D61D9">
      <w:pPr>
        <w:numPr>
          <w:ilvl w:val="0"/>
          <w:numId w:val="357"/>
        </w:numPr>
        <w:autoSpaceDE w:val="0"/>
        <w:autoSpaceDN w:val="0"/>
        <w:adjustRightInd w:val="0"/>
        <w:snapToGrid w:val="0"/>
        <w:ind w:hanging="357"/>
        <w:jc w:val="both"/>
        <w:rPr>
          <w:kern w:val="2"/>
          <w:szCs w:val="20"/>
          <w:lang w:eastAsia="zh-CN"/>
        </w:rPr>
      </w:pPr>
      <w:r w:rsidRPr="006B4D00">
        <w:rPr>
          <w:szCs w:val="20"/>
        </w:rPr>
        <w:lastRenderedPageBreak/>
        <w:t>Per cell, in the below, T</w:t>
      </w:r>
      <w:r w:rsidRPr="006B4D00">
        <w:rPr>
          <w:szCs w:val="20"/>
          <w:vertAlign w:val="subscript"/>
        </w:rPr>
        <w:t>i</w:t>
      </w:r>
      <w:r w:rsidRPr="006B4D00">
        <w:rPr>
          <w:szCs w:val="20"/>
        </w:rPr>
        <w:t xml:space="preserve"> &lt; T</w:t>
      </w:r>
      <w:r w:rsidRPr="006B4D00">
        <w:rPr>
          <w:szCs w:val="20"/>
          <w:vertAlign w:val="subscript"/>
        </w:rPr>
        <w:t>i+1</w:t>
      </w:r>
      <w:r w:rsidRPr="006B4D00">
        <w:rPr>
          <w:szCs w:val="20"/>
        </w:rPr>
        <w:t xml:space="preserve">, </w:t>
      </w:r>
      <w:r w:rsidRPr="006B4D00">
        <w:rPr>
          <w:kern w:val="2"/>
          <w:szCs w:val="20"/>
          <w:lang w:eastAsia="zh-CN"/>
        </w:rPr>
        <w:t>eNB can configure that the UE chooses from:</w:t>
      </w:r>
    </w:p>
    <w:p w14:paraId="55536EA6" w14:textId="77777777" w:rsidR="006B4D00" w:rsidRPr="006B4D00" w:rsidRDefault="006B4D00" w:rsidP="006D61D9">
      <w:pPr>
        <w:numPr>
          <w:ilvl w:val="1"/>
          <w:numId w:val="357"/>
        </w:numPr>
        <w:autoSpaceDE w:val="0"/>
        <w:autoSpaceDN w:val="0"/>
        <w:adjustRightInd w:val="0"/>
        <w:snapToGrid w:val="0"/>
        <w:ind w:hanging="357"/>
        <w:jc w:val="both"/>
        <w:rPr>
          <w:kern w:val="2"/>
          <w:szCs w:val="20"/>
          <w:lang w:eastAsia="zh-CN"/>
        </w:rPr>
      </w:pPr>
      <w:r w:rsidRPr="006B4D00">
        <w:rPr>
          <w:kern w:val="2"/>
          <w:szCs w:val="20"/>
          <w:lang w:eastAsia="zh-CN"/>
        </w:rPr>
        <w:t>When there are 4 permitted actual transmitted TBS {T</w:t>
      </w:r>
      <w:r w:rsidRPr="006B4D00">
        <w:rPr>
          <w:kern w:val="2"/>
          <w:szCs w:val="20"/>
          <w:vertAlign w:val="subscript"/>
          <w:lang w:eastAsia="zh-CN"/>
        </w:rPr>
        <w:t>1</w:t>
      </w:r>
      <w:r w:rsidRPr="006B4D00">
        <w:rPr>
          <w:kern w:val="2"/>
          <w:szCs w:val="20"/>
          <w:lang w:eastAsia="zh-CN"/>
        </w:rPr>
        <w:t>, T</w:t>
      </w:r>
      <w:r w:rsidRPr="006B4D00">
        <w:rPr>
          <w:kern w:val="2"/>
          <w:szCs w:val="20"/>
          <w:vertAlign w:val="subscript"/>
          <w:lang w:eastAsia="zh-CN"/>
        </w:rPr>
        <w:t>2</w:t>
      </w:r>
      <w:r w:rsidRPr="006B4D00">
        <w:rPr>
          <w:kern w:val="2"/>
          <w:szCs w:val="20"/>
          <w:lang w:eastAsia="zh-CN"/>
        </w:rPr>
        <w:t>, T</w:t>
      </w:r>
      <w:r w:rsidRPr="006B4D00">
        <w:rPr>
          <w:kern w:val="2"/>
          <w:szCs w:val="20"/>
          <w:vertAlign w:val="subscript"/>
          <w:lang w:eastAsia="zh-CN"/>
        </w:rPr>
        <w:t>3</w:t>
      </w:r>
      <w:r w:rsidRPr="006B4D00">
        <w:rPr>
          <w:kern w:val="2"/>
          <w:szCs w:val="20"/>
          <w:lang w:eastAsia="zh-CN"/>
        </w:rPr>
        <w:t>, T</w:t>
      </w:r>
      <w:r w:rsidRPr="006B4D00">
        <w:rPr>
          <w:kern w:val="2"/>
          <w:szCs w:val="20"/>
          <w:vertAlign w:val="subscript"/>
          <w:lang w:eastAsia="zh-CN"/>
        </w:rPr>
        <w:t>4</w:t>
      </w:r>
      <w:r w:rsidRPr="006B4D00">
        <w:rPr>
          <w:kern w:val="2"/>
          <w:szCs w:val="20"/>
          <w:lang w:eastAsia="zh-CN"/>
        </w:rPr>
        <w:t>}</w:t>
      </w:r>
    </w:p>
    <w:p w14:paraId="7CC8C8F1" w14:textId="77777777" w:rsidR="006B4D00" w:rsidRPr="006B4D00" w:rsidRDefault="006B4D00" w:rsidP="006D61D9">
      <w:pPr>
        <w:numPr>
          <w:ilvl w:val="2"/>
          <w:numId w:val="357"/>
        </w:numPr>
        <w:autoSpaceDE w:val="0"/>
        <w:autoSpaceDN w:val="0"/>
        <w:adjustRightInd w:val="0"/>
        <w:snapToGrid w:val="0"/>
        <w:ind w:hanging="357"/>
        <w:jc w:val="both"/>
        <w:rPr>
          <w:kern w:val="2"/>
          <w:szCs w:val="20"/>
          <w:lang w:eastAsia="zh-CN"/>
        </w:rPr>
      </w:pPr>
      <w:r w:rsidRPr="006B4D00">
        <w:rPr>
          <w:kern w:val="2"/>
          <w:szCs w:val="20"/>
          <w:lang w:eastAsia="zh-CN"/>
        </w:rPr>
        <w:t>T</w:t>
      </w:r>
      <w:r w:rsidRPr="006B4D00">
        <w:rPr>
          <w:kern w:val="2"/>
          <w:szCs w:val="20"/>
          <w:vertAlign w:val="subscript"/>
          <w:lang w:eastAsia="zh-CN"/>
        </w:rPr>
        <w:t>2</w:t>
      </w:r>
      <w:r w:rsidRPr="006B4D00">
        <w:rPr>
          <w:kern w:val="2"/>
          <w:szCs w:val="20"/>
          <w:lang w:eastAsia="zh-CN"/>
        </w:rPr>
        <w:t xml:space="preserve"> or T</w:t>
      </w:r>
      <w:r w:rsidRPr="006B4D00">
        <w:rPr>
          <w:kern w:val="2"/>
          <w:szCs w:val="20"/>
          <w:vertAlign w:val="subscript"/>
          <w:lang w:eastAsia="zh-CN"/>
        </w:rPr>
        <w:t>4</w:t>
      </w:r>
    </w:p>
    <w:p w14:paraId="3DD1C24F" w14:textId="77777777" w:rsidR="006B4D00" w:rsidRPr="006B4D00" w:rsidRDefault="006B4D00" w:rsidP="006D61D9">
      <w:pPr>
        <w:numPr>
          <w:ilvl w:val="2"/>
          <w:numId w:val="357"/>
        </w:numPr>
        <w:autoSpaceDE w:val="0"/>
        <w:autoSpaceDN w:val="0"/>
        <w:adjustRightInd w:val="0"/>
        <w:snapToGrid w:val="0"/>
        <w:ind w:hanging="357"/>
        <w:jc w:val="both"/>
        <w:rPr>
          <w:kern w:val="2"/>
          <w:szCs w:val="20"/>
          <w:lang w:val="fr-FR" w:eastAsia="zh-CN"/>
        </w:rPr>
      </w:pPr>
      <w:r w:rsidRPr="006B4D00">
        <w:rPr>
          <w:kern w:val="2"/>
          <w:szCs w:val="20"/>
          <w:lang w:val="fr-FR" w:eastAsia="zh-CN"/>
        </w:rPr>
        <w:t>T</w:t>
      </w:r>
      <w:r w:rsidRPr="006B4D00">
        <w:rPr>
          <w:kern w:val="2"/>
          <w:szCs w:val="20"/>
          <w:vertAlign w:val="subscript"/>
          <w:lang w:val="fr-FR" w:eastAsia="zh-CN"/>
        </w:rPr>
        <w:t>1</w:t>
      </w:r>
      <w:r w:rsidRPr="006B4D00">
        <w:rPr>
          <w:kern w:val="2"/>
          <w:szCs w:val="20"/>
          <w:lang w:val="fr-FR" w:eastAsia="zh-CN"/>
        </w:rPr>
        <w:t>, or T</w:t>
      </w:r>
      <w:r w:rsidRPr="006B4D00">
        <w:rPr>
          <w:kern w:val="2"/>
          <w:szCs w:val="20"/>
          <w:vertAlign w:val="subscript"/>
          <w:lang w:val="fr-FR" w:eastAsia="zh-CN"/>
        </w:rPr>
        <w:t>2</w:t>
      </w:r>
      <w:r w:rsidRPr="006B4D00">
        <w:rPr>
          <w:kern w:val="2"/>
          <w:szCs w:val="20"/>
          <w:lang w:val="fr-FR" w:eastAsia="zh-CN"/>
        </w:rPr>
        <w:t>, or T</w:t>
      </w:r>
      <w:r w:rsidRPr="006B4D00">
        <w:rPr>
          <w:kern w:val="2"/>
          <w:szCs w:val="20"/>
          <w:vertAlign w:val="subscript"/>
          <w:lang w:val="fr-FR" w:eastAsia="zh-CN"/>
        </w:rPr>
        <w:t>3</w:t>
      </w:r>
      <w:r w:rsidRPr="006B4D00">
        <w:rPr>
          <w:kern w:val="2"/>
          <w:szCs w:val="20"/>
          <w:lang w:val="fr-FR" w:eastAsia="zh-CN"/>
        </w:rPr>
        <w:t>, or T</w:t>
      </w:r>
      <w:r w:rsidRPr="006B4D00">
        <w:rPr>
          <w:kern w:val="2"/>
          <w:szCs w:val="20"/>
          <w:vertAlign w:val="subscript"/>
          <w:lang w:val="fr-FR" w:eastAsia="zh-CN"/>
        </w:rPr>
        <w:t>4</w:t>
      </w:r>
    </w:p>
    <w:p w14:paraId="331814CF" w14:textId="77777777" w:rsidR="006B4D00" w:rsidRPr="006B4D00" w:rsidRDefault="006B4D00" w:rsidP="006D61D9">
      <w:pPr>
        <w:numPr>
          <w:ilvl w:val="1"/>
          <w:numId w:val="357"/>
        </w:numPr>
        <w:autoSpaceDE w:val="0"/>
        <w:autoSpaceDN w:val="0"/>
        <w:adjustRightInd w:val="0"/>
        <w:snapToGrid w:val="0"/>
        <w:ind w:hanging="357"/>
        <w:jc w:val="both"/>
        <w:rPr>
          <w:kern w:val="2"/>
          <w:szCs w:val="20"/>
          <w:lang w:eastAsia="zh-CN"/>
        </w:rPr>
      </w:pPr>
      <w:r w:rsidRPr="006B4D00">
        <w:rPr>
          <w:kern w:val="2"/>
          <w:szCs w:val="20"/>
          <w:lang w:eastAsia="zh-CN"/>
        </w:rPr>
        <w:t>When there are 3 permitted actual transmitted TBS {T</w:t>
      </w:r>
      <w:r w:rsidRPr="006B4D00">
        <w:rPr>
          <w:kern w:val="2"/>
          <w:szCs w:val="20"/>
          <w:vertAlign w:val="subscript"/>
          <w:lang w:eastAsia="zh-CN"/>
        </w:rPr>
        <w:t>1</w:t>
      </w:r>
      <w:r w:rsidRPr="006B4D00">
        <w:rPr>
          <w:kern w:val="2"/>
          <w:szCs w:val="20"/>
          <w:lang w:eastAsia="zh-CN"/>
        </w:rPr>
        <w:t>, T</w:t>
      </w:r>
      <w:r w:rsidRPr="006B4D00">
        <w:rPr>
          <w:kern w:val="2"/>
          <w:szCs w:val="20"/>
          <w:vertAlign w:val="subscript"/>
          <w:lang w:eastAsia="zh-CN"/>
        </w:rPr>
        <w:t>2</w:t>
      </w:r>
      <w:r w:rsidRPr="006B4D00">
        <w:rPr>
          <w:kern w:val="2"/>
          <w:szCs w:val="20"/>
          <w:lang w:eastAsia="zh-CN"/>
        </w:rPr>
        <w:t>, T</w:t>
      </w:r>
      <w:r w:rsidRPr="006B4D00">
        <w:rPr>
          <w:kern w:val="2"/>
          <w:szCs w:val="20"/>
          <w:vertAlign w:val="subscript"/>
          <w:lang w:eastAsia="zh-CN"/>
        </w:rPr>
        <w:t>3</w:t>
      </w:r>
      <w:r w:rsidRPr="006B4D00">
        <w:rPr>
          <w:kern w:val="2"/>
          <w:szCs w:val="20"/>
          <w:lang w:eastAsia="zh-CN"/>
        </w:rPr>
        <w:t>}</w:t>
      </w:r>
    </w:p>
    <w:p w14:paraId="3DE3274F" w14:textId="77777777" w:rsidR="006B4D00" w:rsidRPr="006B4D00" w:rsidRDefault="006B4D00" w:rsidP="006D61D9">
      <w:pPr>
        <w:numPr>
          <w:ilvl w:val="2"/>
          <w:numId w:val="357"/>
        </w:numPr>
        <w:autoSpaceDE w:val="0"/>
        <w:autoSpaceDN w:val="0"/>
        <w:adjustRightInd w:val="0"/>
        <w:snapToGrid w:val="0"/>
        <w:ind w:hanging="357"/>
        <w:jc w:val="both"/>
        <w:rPr>
          <w:szCs w:val="20"/>
        </w:rPr>
      </w:pPr>
      <w:r w:rsidRPr="006B4D00">
        <w:rPr>
          <w:kern w:val="2"/>
          <w:szCs w:val="20"/>
          <w:lang w:eastAsia="zh-CN"/>
        </w:rPr>
        <w:t>T</w:t>
      </w:r>
      <w:r w:rsidRPr="006B4D00">
        <w:rPr>
          <w:kern w:val="2"/>
          <w:szCs w:val="20"/>
          <w:vertAlign w:val="subscript"/>
          <w:lang w:eastAsia="zh-CN"/>
        </w:rPr>
        <w:t>2</w:t>
      </w:r>
      <w:r w:rsidRPr="006B4D00">
        <w:rPr>
          <w:kern w:val="2"/>
          <w:szCs w:val="20"/>
          <w:lang w:eastAsia="zh-CN"/>
        </w:rPr>
        <w:t xml:space="preserve"> or T</w:t>
      </w:r>
      <w:r w:rsidRPr="006B4D00">
        <w:rPr>
          <w:kern w:val="2"/>
          <w:szCs w:val="20"/>
          <w:vertAlign w:val="subscript"/>
          <w:lang w:eastAsia="zh-CN"/>
        </w:rPr>
        <w:t>3</w:t>
      </w:r>
    </w:p>
    <w:p w14:paraId="4E67E0EF" w14:textId="77777777" w:rsidR="006B4D00" w:rsidRPr="006B4D00" w:rsidRDefault="006B4D00" w:rsidP="006D61D9">
      <w:pPr>
        <w:numPr>
          <w:ilvl w:val="2"/>
          <w:numId w:val="357"/>
        </w:numPr>
        <w:autoSpaceDE w:val="0"/>
        <w:autoSpaceDN w:val="0"/>
        <w:adjustRightInd w:val="0"/>
        <w:snapToGrid w:val="0"/>
        <w:ind w:hanging="357"/>
        <w:jc w:val="both"/>
        <w:rPr>
          <w:szCs w:val="20"/>
        </w:rPr>
      </w:pPr>
      <w:r w:rsidRPr="006B4D00">
        <w:rPr>
          <w:kern w:val="2"/>
          <w:szCs w:val="20"/>
          <w:lang w:eastAsia="zh-CN"/>
        </w:rPr>
        <w:t>T</w:t>
      </w:r>
      <w:r w:rsidRPr="006B4D00">
        <w:rPr>
          <w:kern w:val="2"/>
          <w:szCs w:val="20"/>
          <w:vertAlign w:val="subscript"/>
          <w:lang w:eastAsia="zh-CN"/>
        </w:rPr>
        <w:t>1</w:t>
      </w:r>
      <w:r w:rsidRPr="006B4D00">
        <w:rPr>
          <w:kern w:val="2"/>
          <w:szCs w:val="20"/>
          <w:lang w:eastAsia="zh-CN"/>
        </w:rPr>
        <w:t xml:space="preserve"> or T</w:t>
      </w:r>
      <w:r w:rsidRPr="006B4D00">
        <w:rPr>
          <w:kern w:val="2"/>
          <w:szCs w:val="20"/>
          <w:vertAlign w:val="subscript"/>
          <w:lang w:eastAsia="zh-CN"/>
        </w:rPr>
        <w:t>2</w:t>
      </w:r>
      <w:r w:rsidRPr="006B4D00">
        <w:rPr>
          <w:kern w:val="2"/>
          <w:szCs w:val="20"/>
          <w:lang w:eastAsia="zh-CN"/>
        </w:rPr>
        <w:t xml:space="preserve"> or T</w:t>
      </w:r>
      <w:r w:rsidRPr="006B4D00">
        <w:rPr>
          <w:kern w:val="2"/>
          <w:szCs w:val="20"/>
          <w:vertAlign w:val="subscript"/>
          <w:lang w:eastAsia="zh-CN"/>
        </w:rPr>
        <w:t>3</w:t>
      </w:r>
    </w:p>
    <w:p w14:paraId="022D057F" w14:textId="77777777" w:rsidR="006B4D00" w:rsidRPr="006B4D00" w:rsidRDefault="006B4D00" w:rsidP="006D61D9">
      <w:pPr>
        <w:numPr>
          <w:ilvl w:val="1"/>
          <w:numId w:val="357"/>
        </w:numPr>
        <w:autoSpaceDE w:val="0"/>
        <w:autoSpaceDN w:val="0"/>
        <w:adjustRightInd w:val="0"/>
        <w:snapToGrid w:val="0"/>
        <w:ind w:hanging="357"/>
        <w:jc w:val="both"/>
        <w:rPr>
          <w:kern w:val="2"/>
          <w:szCs w:val="20"/>
          <w:lang w:eastAsia="zh-CN"/>
        </w:rPr>
      </w:pPr>
      <w:r w:rsidRPr="006B4D00">
        <w:rPr>
          <w:kern w:val="2"/>
          <w:szCs w:val="20"/>
          <w:lang w:eastAsia="zh-CN"/>
        </w:rPr>
        <w:t>When there are 2 permitted actual transmitted TBS {T</w:t>
      </w:r>
      <w:r w:rsidRPr="006B4D00">
        <w:rPr>
          <w:kern w:val="2"/>
          <w:szCs w:val="20"/>
          <w:vertAlign w:val="subscript"/>
          <w:lang w:eastAsia="zh-CN"/>
        </w:rPr>
        <w:t>1</w:t>
      </w:r>
      <w:r w:rsidRPr="006B4D00">
        <w:rPr>
          <w:kern w:val="2"/>
          <w:szCs w:val="20"/>
          <w:lang w:eastAsia="zh-CN"/>
        </w:rPr>
        <w:t>, T</w:t>
      </w:r>
      <w:r w:rsidRPr="006B4D00">
        <w:rPr>
          <w:kern w:val="2"/>
          <w:szCs w:val="20"/>
          <w:vertAlign w:val="subscript"/>
          <w:lang w:eastAsia="zh-CN"/>
        </w:rPr>
        <w:t>2</w:t>
      </w:r>
      <w:r w:rsidRPr="006B4D00">
        <w:rPr>
          <w:kern w:val="2"/>
          <w:szCs w:val="20"/>
          <w:lang w:eastAsia="zh-CN"/>
        </w:rPr>
        <w:t>}</w:t>
      </w:r>
    </w:p>
    <w:p w14:paraId="1438965B" w14:textId="77777777" w:rsidR="006B4D00" w:rsidRPr="006B4D00" w:rsidRDefault="006B4D00" w:rsidP="006D61D9">
      <w:pPr>
        <w:numPr>
          <w:ilvl w:val="2"/>
          <w:numId w:val="357"/>
        </w:numPr>
        <w:autoSpaceDE w:val="0"/>
        <w:autoSpaceDN w:val="0"/>
        <w:adjustRightInd w:val="0"/>
        <w:snapToGrid w:val="0"/>
        <w:ind w:hanging="357"/>
        <w:jc w:val="both"/>
        <w:rPr>
          <w:rFonts w:eastAsia="Yu Mincho"/>
          <w:szCs w:val="20"/>
          <w:lang w:eastAsia="ja-JP"/>
        </w:rPr>
      </w:pPr>
      <w:r w:rsidRPr="006B4D00">
        <w:rPr>
          <w:kern w:val="2"/>
          <w:szCs w:val="20"/>
          <w:lang w:eastAsia="zh-CN"/>
        </w:rPr>
        <w:t>T</w:t>
      </w:r>
      <w:r w:rsidRPr="006B4D00">
        <w:rPr>
          <w:kern w:val="2"/>
          <w:szCs w:val="20"/>
          <w:vertAlign w:val="subscript"/>
          <w:lang w:eastAsia="zh-CN"/>
        </w:rPr>
        <w:t>1</w:t>
      </w:r>
      <w:r w:rsidRPr="006B4D00">
        <w:rPr>
          <w:kern w:val="2"/>
          <w:szCs w:val="20"/>
          <w:lang w:eastAsia="zh-CN"/>
        </w:rPr>
        <w:t xml:space="preserve"> or T</w:t>
      </w:r>
      <w:r w:rsidRPr="006B4D00">
        <w:rPr>
          <w:kern w:val="2"/>
          <w:szCs w:val="20"/>
          <w:vertAlign w:val="subscript"/>
          <w:lang w:eastAsia="zh-CN"/>
        </w:rPr>
        <w:t>2</w:t>
      </w:r>
    </w:p>
    <w:p w14:paraId="59ECE3E5" w14:textId="77777777" w:rsidR="006B4D00" w:rsidRPr="006B4D00" w:rsidRDefault="006B4D00" w:rsidP="006B4D00">
      <w:pPr>
        <w:ind w:left="720" w:hanging="720"/>
        <w:rPr>
          <w:lang w:val="en-US" w:eastAsia="x-none"/>
        </w:rPr>
      </w:pPr>
    </w:p>
    <w:p w14:paraId="6FEFB9EE" w14:textId="77777777" w:rsidR="006B4D00" w:rsidRPr="006B4D00" w:rsidRDefault="006B4D00" w:rsidP="006B4D00">
      <w:pPr>
        <w:ind w:left="720" w:hanging="720"/>
        <w:rPr>
          <w:rFonts w:eastAsia="Yu Mincho"/>
          <w:lang w:val="en-US" w:eastAsia="ja-JP"/>
        </w:rPr>
      </w:pPr>
      <w:r w:rsidRPr="006B4D00">
        <w:rPr>
          <w:rFonts w:eastAsia="Yu Mincho"/>
          <w:highlight w:val="green"/>
          <w:lang w:val="en-US" w:eastAsia="ja-JP"/>
        </w:rPr>
        <w:t>Agreement</w:t>
      </w:r>
    </w:p>
    <w:p w14:paraId="5ABCD552" w14:textId="77777777" w:rsidR="006B4D00" w:rsidRPr="006D61D9" w:rsidRDefault="006B4D00" w:rsidP="006D61D9">
      <w:pPr>
        <w:pStyle w:val="ListParagraph"/>
        <w:numPr>
          <w:ilvl w:val="0"/>
          <w:numId w:val="358"/>
        </w:numPr>
        <w:snapToGrid w:val="0"/>
        <w:jc w:val="both"/>
      </w:pPr>
      <w:r w:rsidRPr="006D61D9">
        <w:rPr>
          <w:kern w:val="2"/>
          <w:lang w:eastAsia="zh-CN"/>
        </w:rPr>
        <w:t>T</w:t>
      </w:r>
      <w:r w:rsidRPr="006D61D9">
        <w:rPr>
          <w:kern w:val="2"/>
          <w:vertAlign w:val="subscript"/>
          <w:lang w:eastAsia="zh-CN"/>
        </w:rPr>
        <w:t>i</w:t>
      </w:r>
      <w:r w:rsidRPr="006D61D9">
        <w:rPr>
          <w:rFonts w:eastAsia="Yu Mincho"/>
        </w:rPr>
        <w:t xml:space="preserve"> with the maximum value of </w:t>
      </w:r>
      <w:r w:rsidRPr="006D61D9">
        <w:rPr>
          <w:rFonts w:eastAsia="Yu Mincho"/>
          <w:i/>
        </w:rPr>
        <w:t>i</w:t>
      </w:r>
      <w:r w:rsidRPr="006D61D9">
        <w:rPr>
          <w:rFonts w:eastAsia="Yu Mincho"/>
        </w:rPr>
        <w:t xml:space="preserve"> is the maximum TBS in SIB.</w:t>
      </w:r>
    </w:p>
    <w:p w14:paraId="4524764F" w14:textId="77777777" w:rsidR="006B4D00" w:rsidRPr="006B4D00" w:rsidRDefault="006B4D00" w:rsidP="006B4D00">
      <w:pPr>
        <w:autoSpaceDE w:val="0"/>
        <w:autoSpaceDN w:val="0"/>
        <w:adjustRightInd w:val="0"/>
        <w:snapToGrid w:val="0"/>
        <w:jc w:val="both"/>
        <w:rPr>
          <w:rFonts w:eastAsia="Yu Mincho"/>
          <w:szCs w:val="20"/>
          <w:lang w:eastAsia="ja-JP"/>
        </w:rPr>
      </w:pPr>
      <w:r w:rsidRPr="006B4D00">
        <w:rPr>
          <w:rFonts w:eastAsia="Yu Mincho"/>
          <w:szCs w:val="20"/>
          <w:highlight w:val="green"/>
          <w:lang w:eastAsia="ja-JP"/>
        </w:rPr>
        <w:t>Agreement</w:t>
      </w:r>
    </w:p>
    <w:p w14:paraId="22DB97D5" w14:textId="77777777" w:rsidR="006B4D00" w:rsidRPr="006D61D9" w:rsidRDefault="006B4D00" w:rsidP="006D61D9">
      <w:pPr>
        <w:pStyle w:val="ListParagraph"/>
        <w:numPr>
          <w:ilvl w:val="0"/>
          <w:numId w:val="358"/>
        </w:numPr>
      </w:pPr>
      <w:r w:rsidRPr="006D61D9">
        <w:rPr>
          <w:lang w:eastAsia="zh-CN"/>
        </w:rPr>
        <w:t>U</w:t>
      </w:r>
      <w:r w:rsidRPr="006D61D9">
        <w:rPr>
          <w:rFonts w:hint="eastAsia"/>
          <w:lang w:eastAsia="zh-CN"/>
        </w:rPr>
        <w:t xml:space="preserve">p </w:t>
      </w:r>
      <w:r w:rsidRPr="006D61D9">
        <w:rPr>
          <w:lang w:eastAsia="zh-CN"/>
        </w:rPr>
        <w:t xml:space="preserve">to 4 TBS values are defined </w:t>
      </w:r>
      <w:r w:rsidRPr="006D61D9">
        <w:t xml:space="preserve">based on only the maximum broadcast TBS </w:t>
      </w:r>
    </w:p>
    <w:p w14:paraId="5D5C85C4" w14:textId="77777777" w:rsidR="006B4D00" w:rsidRPr="006B4D00" w:rsidRDefault="006B4D00" w:rsidP="006B4D00">
      <w:pPr>
        <w:autoSpaceDE w:val="0"/>
        <w:autoSpaceDN w:val="0"/>
        <w:adjustRightInd w:val="0"/>
        <w:snapToGrid w:val="0"/>
        <w:jc w:val="both"/>
        <w:rPr>
          <w:rFonts w:eastAsia="Yu Mincho"/>
          <w:szCs w:val="20"/>
          <w:lang w:eastAsia="ja-JP"/>
        </w:rPr>
      </w:pPr>
    </w:p>
    <w:p w14:paraId="4184A3AB" w14:textId="57A42E7D" w:rsidR="006B4D00" w:rsidRPr="006D61D9" w:rsidRDefault="00603E09" w:rsidP="006B4D00">
      <w:pPr>
        <w:autoSpaceDE w:val="0"/>
        <w:autoSpaceDN w:val="0"/>
        <w:adjustRightInd w:val="0"/>
        <w:snapToGrid w:val="0"/>
        <w:ind w:left="720" w:hanging="720"/>
        <w:jc w:val="both"/>
        <w:rPr>
          <w:rFonts w:eastAsia="Yu Mincho"/>
          <w:b/>
          <w:szCs w:val="20"/>
          <w:lang w:eastAsia="ja-JP"/>
        </w:rPr>
      </w:pPr>
      <w:hyperlink r:id="rId519" w:history="1">
        <w:r w:rsidR="00FE4C7E" w:rsidRPr="006D61D9">
          <w:rPr>
            <w:rStyle w:val="Hyperlink"/>
            <w:rFonts w:eastAsia="Yu Mincho"/>
            <w:b/>
            <w:szCs w:val="20"/>
            <w:lang w:eastAsia="ja-JP"/>
          </w:rPr>
          <w:t>R1-1805409</w:t>
        </w:r>
      </w:hyperlink>
      <w:r w:rsidR="006B4D00" w:rsidRPr="006D61D9">
        <w:rPr>
          <w:rFonts w:eastAsia="Yu Mincho"/>
          <w:b/>
          <w:szCs w:val="20"/>
          <w:lang w:eastAsia="ja-JP"/>
        </w:rPr>
        <w:tab/>
      </w:r>
      <w:r w:rsidR="006B4D00" w:rsidRPr="006D61D9">
        <w:rPr>
          <w:b/>
          <w:lang w:eastAsia="zh-CN"/>
        </w:rPr>
        <w:t>Updated Feature lead summary of EDT during RACH in feNB-IoT</w:t>
      </w:r>
      <w:r w:rsidR="006B4D00" w:rsidRPr="006D61D9">
        <w:rPr>
          <w:b/>
          <w:lang w:eastAsia="zh-CN"/>
        </w:rPr>
        <w:tab/>
        <w:t>Huawei, HiSilicon</w:t>
      </w:r>
    </w:p>
    <w:p w14:paraId="1887AD71" w14:textId="77777777" w:rsidR="006B4D00" w:rsidRPr="006D61D9" w:rsidRDefault="006B4D00" w:rsidP="006D61D9">
      <w:pPr>
        <w:rPr>
          <w:szCs w:val="20"/>
        </w:rPr>
      </w:pPr>
    </w:p>
    <w:p w14:paraId="2815851E" w14:textId="0B280CC3" w:rsidR="006B4D00" w:rsidRPr="006D61D9" w:rsidRDefault="006B4D00" w:rsidP="006D61D9">
      <w:pPr>
        <w:rPr>
          <w:rFonts w:eastAsia="Yu Mincho"/>
          <w:szCs w:val="20"/>
          <w:lang w:eastAsia="ja-JP"/>
        </w:rPr>
      </w:pPr>
      <w:r w:rsidRPr="006D61D9">
        <w:rPr>
          <w:rFonts w:eastAsia="Yu Mincho"/>
          <w:szCs w:val="20"/>
          <w:highlight w:val="green"/>
          <w:lang w:eastAsia="ja-JP"/>
        </w:rPr>
        <w:t>Agreement</w:t>
      </w:r>
      <w:ins w:id="179" w:author="MCC: review" w:date="2018-04-24T22:34:00Z">
        <w:r w:rsidR="00A630D0">
          <w:rPr>
            <w:rFonts w:eastAsia="Yu Mincho"/>
            <w:szCs w:val="20"/>
            <w:lang w:eastAsia="ja-JP"/>
          </w:rPr>
          <w:t xml:space="preserve"> (including post RAN1</w:t>
        </w:r>
      </w:ins>
      <w:ins w:id="180" w:author="MCC: review" w:date="2018-04-24T22:36:00Z">
        <w:r w:rsidR="00845853">
          <w:rPr>
            <w:rFonts w:eastAsia="Yu Mincho"/>
            <w:szCs w:val="20"/>
            <w:lang w:eastAsia="ja-JP"/>
          </w:rPr>
          <w:t>#</w:t>
        </w:r>
      </w:ins>
      <w:ins w:id="181" w:author="MCC: review" w:date="2018-04-24T22:34:00Z">
        <w:r w:rsidR="00A630D0">
          <w:rPr>
            <w:rFonts w:eastAsia="Yu Mincho"/>
            <w:szCs w:val="20"/>
            <w:lang w:eastAsia="ja-JP"/>
          </w:rPr>
          <w:t>92b clarification over email)</w:t>
        </w:r>
      </w:ins>
    </w:p>
    <w:p w14:paraId="5CA0AB29" w14:textId="79EC9BAF" w:rsidR="006B4D00" w:rsidRPr="006D61D9" w:rsidRDefault="006B4D00" w:rsidP="006D61D9">
      <w:pPr>
        <w:pStyle w:val="ListParagraph"/>
        <w:numPr>
          <w:ilvl w:val="0"/>
          <w:numId w:val="358"/>
        </w:numPr>
        <w:rPr>
          <w:lang w:eastAsia="zh-CN"/>
        </w:rPr>
      </w:pPr>
      <w:r w:rsidRPr="006D61D9">
        <w:rPr>
          <w:lang w:eastAsia="zh-CN"/>
        </w:rPr>
        <w:t xml:space="preserve">The following table is </w:t>
      </w:r>
      <w:ins w:id="182" w:author="MCC: review" w:date="2018-04-24T22:35:00Z">
        <w:r w:rsidR="00A630D0">
          <w:rPr>
            <w:lang w:eastAsia="zh-CN"/>
          </w:rPr>
          <w:t xml:space="preserve">agreed: </w:t>
        </w:r>
      </w:ins>
      <w:del w:id="183" w:author="MCC: review" w:date="2018-04-24T22:30:00Z">
        <w:r w:rsidRPr="006D61D9" w:rsidDel="00A630D0">
          <w:rPr>
            <w:lang w:eastAsia="zh-CN"/>
          </w:rPr>
          <w:delText>taken as baseline</w:delText>
        </w:r>
      </w:del>
      <w:del w:id="184" w:author="MCC: review" w:date="2018-04-24T22:35:00Z">
        <w:r w:rsidRPr="006D61D9" w:rsidDel="00A630D0">
          <w:rPr>
            <w:lang w:eastAsia="zh-CN"/>
          </w:rPr>
          <w:delText xml:space="preserve"> </w:delText>
        </w:r>
      </w:del>
      <w:del w:id="185" w:author="MCC: review" w:date="2018-04-24T22:34:00Z">
        <w:r w:rsidRPr="006D61D9" w:rsidDel="00A630D0">
          <w:rPr>
            <w:lang w:eastAsia="zh-CN"/>
          </w:rPr>
          <w:delText>for up to 4 TBS values for each maximum broadcast TBS when the use of smaller TBS is enabled</w:delText>
        </w:r>
      </w:del>
      <w:del w:id="186" w:author="MCC: review" w:date="2018-04-24T22:31:00Z">
        <w:r w:rsidRPr="006D61D9" w:rsidDel="00A630D0">
          <w:rPr>
            <w:lang w:eastAsia="zh-CN"/>
          </w:rPr>
          <w:delText>, which can be approved by an email discussion</w:delText>
        </w:r>
      </w:del>
      <w:del w:id="187" w:author="MCC: review" w:date="2018-04-24T22:35:00Z">
        <w:r w:rsidRPr="006D61D9" w:rsidDel="00A630D0">
          <w:rPr>
            <w:lang w:eastAsia="zh-CN"/>
          </w:rPr>
          <w:delText>.</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1170"/>
        <w:gridCol w:w="1170"/>
        <w:gridCol w:w="1168"/>
        <w:gridCol w:w="1170"/>
        <w:gridCol w:w="1170"/>
        <w:gridCol w:w="1167"/>
        <w:gridCol w:w="1169"/>
        <w:gridCol w:w="1138"/>
      </w:tblGrid>
      <w:tr w:rsidR="006B4D00" w:rsidRPr="006B4D00" w14:paraId="27AEEB8D" w14:textId="77777777" w:rsidTr="00713DA0">
        <w:tc>
          <w:tcPr>
            <w:tcW w:w="510" w:type="pct"/>
            <w:shd w:val="clear" w:color="auto" w:fill="auto"/>
            <w:hideMark/>
          </w:tcPr>
          <w:p w14:paraId="1AD326E1" w14:textId="77777777" w:rsidR="006B4D00" w:rsidRPr="006B4D00" w:rsidRDefault="006B4D00" w:rsidP="006B4D00">
            <w:pPr>
              <w:widowControl w:val="0"/>
              <w:spacing w:line="360" w:lineRule="auto"/>
              <w:ind w:left="720" w:hanging="720"/>
              <w:rPr>
                <w:szCs w:val="20"/>
                <w:lang w:eastAsia="zh-CN"/>
              </w:rPr>
            </w:pPr>
          </w:p>
        </w:tc>
        <w:tc>
          <w:tcPr>
            <w:tcW w:w="526" w:type="pct"/>
            <w:shd w:val="clear" w:color="auto" w:fill="auto"/>
            <w:hideMark/>
          </w:tcPr>
          <w:p w14:paraId="31873731" w14:textId="77777777" w:rsidR="006B4D00" w:rsidRPr="006B4D00" w:rsidRDefault="006B4D00" w:rsidP="006B4D00">
            <w:pPr>
              <w:widowControl w:val="0"/>
              <w:spacing w:line="360" w:lineRule="auto"/>
              <w:ind w:left="720" w:hanging="720"/>
              <w:rPr>
                <w:rFonts w:ascii="SimSun" w:hAnsi="SimSun" w:cs="SimSun"/>
                <w:sz w:val="24"/>
              </w:rPr>
            </w:pPr>
            <w:r w:rsidRPr="006B4D00">
              <w:rPr>
                <w:rFonts w:cs="Times"/>
                <w:b/>
                <w:bCs/>
                <w:szCs w:val="20"/>
              </w:rPr>
              <w:t xml:space="preserve">328 </w:t>
            </w:r>
          </w:p>
        </w:tc>
        <w:tc>
          <w:tcPr>
            <w:tcW w:w="526" w:type="pct"/>
            <w:shd w:val="clear" w:color="auto" w:fill="auto"/>
            <w:hideMark/>
          </w:tcPr>
          <w:p w14:paraId="2B5D2825" w14:textId="77777777" w:rsidR="006B4D00" w:rsidRPr="006B4D00" w:rsidRDefault="006B4D00" w:rsidP="006B4D00">
            <w:pPr>
              <w:widowControl w:val="0"/>
              <w:spacing w:line="360" w:lineRule="auto"/>
              <w:ind w:left="720" w:hanging="720"/>
            </w:pPr>
            <w:r w:rsidRPr="006B4D00">
              <w:rPr>
                <w:rFonts w:cs="Times"/>
                <w:b/>
                <w:bCs/>
                <w:szCs w:val="20"/>
              </w:rPr>
              <w:t>408</w:t>
            </w:r>
            <w:r w:rsidRPr="006B4D00">
              <w:rPr>
                <w:rFonts w:hint="eastAsia"/>
              </w:rPr>
              <w:t xml:space="preserve"> </w:t>
            </w:r>
          </w:p>
        </w:tc>
        <w:tc>
          <w:tcPr>
            <w:tcW w:w="525" w:type="pct"/>
            <w:shd w:val="clear" w:color="auto" w:fill="auto"/>
            <w:hideMark/>
          </w:tcPr>
          <w:p w14:paraId="2FD9E903" w14:textId="77777777" w:rsidR="006B4D00" w:rsidRPr="006B4D00" w:rsidRDefault="006B4D00" w:rsidP="006B4D00">
            <w:pPr>
              <w:widowControl w:val="0"/>
              <w:spacing w:line="360" w:lineRule="auto"/>
              <w:ind w:left="720" w:hanging="720"/>
            </w:pPr>
            <w:r w:rsidRPr="006B4D00">
              <w:rPr>
                <w:rFonts w:cs="Times"/>
                <w:b/>
                <w:bCs/>
                <w:szCs w:val="20"/>
              </w:rPr>
              <w:t>504</w:t>
            </w:r>
            <w:r w:rsidRPr="006B4D00">
              <w:rPr>
                <w:rFonts w:hint="eastAsia"/>
              </w:rPr>
              <w:t xml:space="preserve"> </w:t>
            </w:r>
          </w:p>
        </w:tc>
        <w:tc>
          <w:tcPr>
            <w:tcW w:w="526" w:type="pct"/>
            <w:shd w:val="clear" w:color="auto" w:fill="auto"/>
            <w:hideMark/>
          </w:tcPr>
          <w:p w14:paraId="55CCDC33" w14:textId="77777777" w:rsidR="006B4D00" w:rsidRPr="006B4D00" w:rsidRDefault="006B4D00" w:rsidP="006B4D00">
            <w:pPr>
              <w:widowControl w:val="0"/>
              <w:spacing w:line="360" w:lineRule="auto"/>
              <w:ind w:left="720" w:hanging="720"/>
            </w:pPr>
            <w:r w:rsidRPr="006B4D00">
              <w:rPr>
                <w:rFonts w:cs="Times"/>
                <w:b/>
                <w:bCs/>
                <w:szCs w:val="20"/>
              </w:rPr>
              <w:t>584</w:t>
            </w:r>
            <w:r w:rsidRPr="006B4D00">
              <w:rPr>
                <w:rFonts w:hint="eastAsia"/>
              </w:rPr>
              <w:t xml:space="preserve"> </w:t>
            </w:r>
          </w:p>
        </w:tc>
        <w:tc>
          <w:tcPr>
            <w:tcW w:w="526" w:type="pct"/>
            <w:shd w:val="clear" w:color="auto" w:fill="auto"/>
            <w:hideMark/>
          </w:tcPr>
          <w:p w14:paraId="2F286EA3" w14:textId="77777777" w:rsidR="006B4D00" w:rsidRPr="006B4D00" w:rsidRDefault="006B4D00" w:rsidP="006B4D00">
            <w:pPr>
              <w:widowControl w:val="0"/>
              <w:spacing w:line="360" w:lineRule="auto"/>
              <w:ind w:left="720" w:hanging="720"/>
            </w:pPr>
            <w:r w:rsidRPr="006B4D00">
              <w:rPr>
                <w:rFonts w:cs="Times"/>
                <w:b/>
                <w:bCs/>
                <w:szCs w:val="20"/>
              </w:rPr>
              <w:t>680</w:t>
            </w:r>
            <w:r w:rsidRPr="006B4D00">
              <w:rPr>
                <w:rFonts w:hint="eastAsia"/>
              </w:rPr>
              <w:t xml:space="preserve"> </w:t>
            </w:r>
          </w:p>
        </w:tc>
        <w:tc>
          <w:tcPr>
            <w:tcW w:w="525" w:type="pct"/>
            <w:shd w:val="clear" w:color="auto" w:fill="auto"/>
            <w:hideMark/>
          </w:tcPr>
          <w:p w14:paraId="3D294273" w14:textId="77777777" w:rsidR="006B4D00" w:rsidRPr="006B4D00" w:rsidRDefault="006B4D00" w:rsidP="006B4D00">
            <w:pPr>
              <w:widowControl w:val="0"/>
              <w:spacing w:line="360" w:lineRule="auto"/>
              <w:ind w:left="720" w:hanging="720"/>
            </w:pPr>
            <w:r w:rsidRPr="006B4D00">
              <w:rPr>
                <w:rFonts w:cs="Times"/>
                <w:b/>
                <w:bCs/>
                <w:szCs w:val="20"/>
              </w:rPr>
              <w:t>808</w:t>
            </w:r>
            <w:r w:rsidRPr="006B4D00">
              <w:rPr>
                <w:rFonts w:hint="eastAsia"/>
              </w:rPr>
              <w:t xml:space="preserve"> </w:t>
            </w:r>
          </w:p>
        </w:tc>
        <w:tc>
          <w:tcPr>
            <w:tcW w:w="526" w:type="pct"/>
            <w:shd w:val="clear" w:color="auto" w:fill="auto"/>
            <w:hideMark/>
          </w:tcPr>
          <w:p w14:paraId="72E70A72" w14:textId="77777777" w:rsidR="006B4D00" w:rsidRPr="006B4D00" w:rsidRDefault="006B4D00" w:rsidP="006B4D00">
            <w:pPr>
              <w:widowControl w:val="0"/>
              <w:spacing w:line="360" w:lineRule="auto"/>
              <w:ind w:left="720" w:hanging="720"/>
            </w:pPr>
            <w:r w:rsidRPr="006B4D00">
              <w:rPr>
                <w:rFonts w:cs="Times"/>
                <w:b/>
                <w:bCs/>
                <w:szCs w:val="20"/>
              </w:rPr>
              <w:t>936</w:t>
            </w:r>
            <w:r w:rsidRPr="006B4D00">
              <w:rPr>
                <w:rFonts w:hint="eastAsia"/>
              </w:rPr>
              <w:t xml:space="preserve"> </w:t>
            </w:r>
          </w:p>
        </w:tc>
        <w:tc>
          <w:tcPr>
            <w:tcW w:w="511" w:type="pct"/>
            <w:shd w:val="clear" w:color="auto" w:fill="auto"/>
            <w:hideMark/>
          </w:tcPr>
          <w:p w14:paraId="24889AFF" w14:textId="77777777" w:rsidR="006B4D00" w:rsidRPr="006B4D00" w:rsidRDefault="006B4D00" w:rsidP="006B4D00">
            <w:pPr>
              <w:widowControl w:val="0"/>
              <w:spacing w:line="360" w:lineRule="auto"/>
              <w:ind w:left="720" w:hanging="720"/>
            </w:pPr>
            <w:r w:rsidRPr="006B4D00">
              <w:rPr>
                <w:rFonts w:cs="Times"/>
                <w:b/>
                <w:bCs/>
                <w:szCs w:val="20"/>
              </w:rPr>
              <w:t>1000</w:t>
            </w:r>
            <w:r w:rsidRPr="006B4D00">
              <w:rPr>
                <w:rFonts w:hint="eastAsia"/>
              </w:rPr>
              <w:t xml:space="preserve"> </w:t>
            </w:r>
          </w:p>
        </w:tc>
      </w:tr>
      <w:tr w:rsidR="006B4D00" w:rsidRPr="006B4D00" w14:paraId="5A208CD9" w14:textId="77777777" w:rsidTr="00713DA0">
        <w:tc>
          <w:tcPr>
            <w:tcW w:w="510" w:type="pct"/>
            <w:shd w:val="clear" w:color="auto" w:fill="auto"/>
            <w:hideMark/>
          </w:tcPr>
          <w:p w14:paraId="7C8F3B90" w14:textId="77777777" w:rsidR="006B4D00" w:rsidRPr="006B4D00" w:rsidRDefault="006B4D00" w:rsidP="006B4D00">
            <w:pPr>
              <w:widowControl w:val="0"/>
              <w:spacing w:line="360" w:lineRule="auto"/>
              <w:ind w:left="720" w:hanging="720"/>
            </w:pPr>
            <w:r w:rsidRPr="006B4D00">
              <w:rPr>
                <w:rFonts w:cs="Times"/>
                <w:b/>
                <w:bCs/>
                <w:szCs w:val="20"/>
              </w:rPr>
              <w:t>T</w:t>
            </w:r>
            <w:r w:rsidRPr="006B4D00">
              <w:rPr>
                <w:rFonts w:cs="Times"/>
                <w:b/>
                <w:bCs/>
                <w:szCs w:val="20"/>
                <w:vertAlign w:val="subscript"/>
              </w:rPr>
              <w:t>1</w:t>
            </w:r>
            <w:r w:rsidRPr="006B4D00">
              <w:rPr>
                <w:rFonts w:hint="eastAsia"/>
              </w:rPr>
              <w:t xml:space="preserve"> </w:t>
            </w:r>
          </w:p>
        </w:tc>
        <w:tc>
          <w:tcPr>
            <w:tcW w:w="526" w:type="pct"/>
            <w:shd w:val="clear" w:color="auto" w:fill="auto"/>
            <w:hideMark/>
          </w:tcPr>
          <w:p w14:paraId="1DECFE1F" w14:textId="77777777" w:rsidR="006B4D00" w:rsidRPr="006B4D00" w:rsidRDefault="006B4D00" w:rsidP="006B4D00">
            <w:pPr>
              <w:widowControl w:val="0"/>
              <w:spacing w:line="360" w:lineRule="auto"/>
              <w:ind w:left="720" w:hanging="720"/>
            </w:pPr>
            <w:r w:rsidRPr="006B4D00">
              <w:rPr>
                <w:rFonts w:cs="Times"/>
                <w:szCs w:val="20"/>
              </w:rPr>
              <w:t>328</w:t>
            </w:r>
            <w:r w:rsidRPr="006B4D00">
              <w:rPr>
                <w:rFonts w:hint="eastAsia"/>
              </w:rPr>
              <w:t xml:space="preserve"> </w:t>
            </w:r>
          </w:p>
        </w:tc>
        <w:tc>
          <w:tcPr>
            <w:tcW w:w="526" w:type="pct"/>
            <w:shd w:val="clear" w:color="auto" w:fill="auto"/>
            <w:hideMark/>
          </w:tcPr>
          <w:p w14:paraId="27DDBA03" w14:textId="77777777" w:rsidR="006B4D00" w:rsidRPr="006B4D00" w:rsidRDefault="006B4D00" w:rsidP="006B4D00">
            <w:pPr>
              <w:widowControl w:val="0"/>
              <w:spacing w:line="360" w:lineRule="auto"/>
              <w:ind w:left="720" w:hanging="720"/>
            </w:pPr>
            <w:r w:rsidRPr="006B4D00">
              <w:rPr>
                <w:rFonts w:cs="Times"/>
                <w:szCs w:val="20"/>
              </w:rPr>
              <w:t>328</w:t>
            </w:r>
            <w:r w:rsidRPr="006B4D00">
              <w:rPr>
                <w:rFonts w:hint="eastAsia"/>
              </w:rPr>
              <w:t xml:space="preserve"> </w:t>
            </w:r>
          </w:p>
        </w:tc>
        <w:tc>
          <w:tcPr>
            <w:tcW w:w="525" w:type="pct"/>
            <w:shd w:val="clear" w:color="auto" w:fill="auto"/>
            <w:hideMark/>
          </w:tcPr>
          <w:p w14:paraId="0035DB43" w14:textId="77777777" w:rsidR="006B4D00" w:rsidRPr="006B4D00" w:rsidRDefault="006B4D00" w:rsidP="006B4D00">
            <w:pPr>
              <w:widowControl w:val="0"/>
              <w:spacing w:line="360" w:lineRule="auto"/>
              <w:ind w:left="720" w:hanging="720"/>
            </w:pPr>
            <w:r w:rsidRPr="006B4D00">
              <w:rPr>
                <w:rFonts w:cs="Times"/>
                <w:szCs w:val="20"/>
              </w:rPr>
              <w:t>328</w:t>
            </w:r>
            <w:r w:rsidRPr="006B4D00">
              <w:rPr>
                <w:rFonts w:hint="eastAsia"/>
              </w:rPr>
              <w:t xml:space="preserve"> </w:t>
            </w:r>
          </w:p>
        </w:tc>
        <w:tc>
          <w:tcPr>
            <w:tcW w:w="526" w:type="pct"/>
            <w:shd w:val="clear" w:color="auto" w:fill="auto"/>
            <w:hideMark/>
          </w:tcPr>
          <w:p w14:paraId="2D294879" w14:textId="77777777" w:rsidR="006B4D00" w:rsidRPr="006B4D00" w:rsidRDefault="006B4D00" w:rsidP="006B4D00">
            <w:pPr>
              <w:widowControl w:val="0"/>
              <w:spacing w:line="360" w:lineRule="auto"/>
              <w:ind w:left="720" w:hanging="720"/>
            </w:pPr>
            <w:r w:rsidRPr="006B4D00">
              <w:rPr>
                <w:rFonts w:cs="Times"/>
                <w:szCs w:val="20"/>
              </w:rPr>
              <w:t>328</w:t>
            </w:r>
            <w:r w:rsidRPr="006B4D00">
              <w:rPr>
                <w:rFonts w:hint="eastAsia"/>
              </w:rPr>
              <w:t xml:space="preserve"> </w:t>
            </w:r>
          </w:p>
        </w:tc>
        <w:tc>
          <w:tcPr>
            <w:tcW w:w="526" w:type="pct"/>
            <w:shd w:val="clear" w:color="auto" w:fill="auto"/>
            <w:hideMark/>
          </w:tcPr>
          <w:p w14:paraId="23CE071A" w14:textId="77777777" w:rsidR="006B4D00" w:rsidRPr="006B4D00" w:rsidRDefault="006B4D00" w:rsidP="006B4D00">
            <w:pPr>
              <w:widowControl w:val="0"/>
              <w:spacing w:line="360" w:lineRule="auto"/>
              <w:ind w:left="720" w:hanging="720"/>
            </w:pPr>
            <w:r w:rsidRPr="006B4D00">
              <w:rPr>
                <w:rFonts w:cs="Times"/>
                <w:szCs w:val="20"/>
              </w:rPr>
              <w:t>328</w:t>
            </w:r>
            <w:r w:rsidRPr="006B4D00">
              <w:rPr>
                <w:rFonts w:hint="eastAsia"/>
              </w:rPr>
              <w:t xml:space="preserve"> </w:t>
            </w:r>
          </w:p>
        </w:tc>
        <w:tc>
          <w:tcPr>
            <w:tcW w:w="525" w:type="pct"/>
            <w:shd w:val="clear" w:color="auto" w:fill="auto"/>
            <w:hideMark/>
          </w:tcPr>
          <w:p w14:paraId="31F33AB3" w14:textId="77777777" w:rsidR="006B4D00" w:rsidRPr="006B4D00" w:rsidRDefault="006B4D00" w:rsidP="006B4D00">
            <w:pPr>
              <w:widowControl w:val="0"/>
              <w:spacing w:line="360" w:lineRule="auto"/>
              <w:ind w:left="720" w:hanging="720"/>
            </w:pPr>
            <w:r w:rsidRPr="006B4D00">
              <w:rPr>
                <w:rFonts w:cs="Times"/>
                <w:szCs w:val="20"/>
              </w:rPr>
              <w:t>328</w:t>
            </w:r>
            <w:r w:rsidRPr="006B4D00">
              <w:rPr>
                <w:rFonts w:hint="eastAsia"/>
              </w:rPr>
              <w:t xml:space="preserve"> </w:t>
            </w:r>
          </w:p>
        </w:tc>
        <w:tc>
          <w:tcPr>
            <w:tcW w:w="526" w:type="pct"/>
            <w:shd w:val="clear" w:color="auto" w:fill="auto"/>
            <w:hideMark/>
          </w:tcPr>
          <w:p w14:paraId="5B1FBF17" w14:textId="77777777" w:rsidR="006B4D00" w:rsidRPr="006B4D00" w:rsidRDefault="006B4D00" w:rsidP="006B4D00">
            <w:pPr>
              <w:widowControl w:val="0"/>
              <w:spacing w:line="360" w:lineRule="auto"/>
              <w:ind w:left="720" w:hanging="720"/>
            </w:pPr>
            <w:r w:rsidRPr="006B4D00">
              <w:rPr>
                <w:rFonts w:cs="Times"/>
                <w:szCs w:val="20"/>
              </w:rPr>
              <w:t>328</w:t>
            </w:r>
          </w:p>
        </w:tc>
        <w:tc>
          <w:tcPr>
            <w:tcW w:w="511" w:type="pct"/>
            <w:shd w:val="clear" w:color="auto" w:fill="auto"/>
            <w:hideMark/>
          </w:tcPr>
          <w:p w14:paraId="6BF2BBEE" w14:textId="77777777" w:rsidR="006B4D00" w:rsidRPr="006B4D00" w:rsidRDefault="006B4D00" w:rsidP="006B4D00">
            <w:pPr>
              <w:widowControl w:val="0"/>
              <w:spacing w:line="360" w:lineRule="auto"/>
              <w:ind w:left="720" w:hanging="720"/>
            </w:pPr>
            <w:r w:rsidRPr="006B4D00">
              <w:rPr>
                <w:rFonts w:cs="Times"/>
                <w:szCs w:val="20"/>
              </w:rPr>
              <w:t>328</w:t>
            </w:r>
            <w:r w:rsidRPr="006B4D00">
              <w:rPr>
                <w:rFonts w:hint="eastAsia"/>
              </w:rPr>
              <w:t xml:space="preserve"> </w:t>
            </w:r>
          </w:p>
        </w:tc>
      </w:tr>
      <w:tr w:rsidR="006B4D00" w:rsidRPr="006B4D00" w14:paraId="0B43A878" w14:textId="77777777" w:rsidTr="00713DA0">
        <w:tc>
          <w:tcPr>
            <w:tcW w:w="510" w:type="pct"/>
            <w:shd w:val="clear" w:color="auto" w:fill="auto"/>
            <w:hideMark/>
          </w:tcPr>
          <w:p w14:paraId="2DC8568C" w14:textId="77777777" w:rsidR="006B4D00" w:rsidRPr="006B4D00" w:rsidRDefault="006B4D00" w:rsidP="006B4D00">
            <w:pPr>
              <w:widowControl w:val="0"/>
              <w:spacing w:line="360" w:lineRule="auto"/>
              <w:ind w:left="720" w:hanging="720"/>
            </w:pPr>
            <w:r w:rsidRPr="006B4D00">
              <w:rPr>
                <w:rFonts w:cs="Times"/>
                <w:b/>
                <w:bCs/>
                <w:szCs w:val="20"/>
              </w:rPr>
              <w:t>T</w:t>
            </w:r>
            <w:r w:rsidRPr="006B4D00">
              <w:rPr>
                <w:rFonts w:cs="Times"/>
                <w:b/>
                <w:bCs/>
                <w:szCs w:val="20"/>
                <w:vertAlign w:val="subscript"/>
              </w:rPr>
              <w:t>2</w:t>
            </w:r>
            <w:r w:rsidRPr="006B4D00">
              <w:rPr>
                <w:rFonts w:hint="eastAsia"/>
              </w:rPr>
              <w:t xml:space="preserve"> </w:t>
            </w:r>
          </w:p>
        </w:tc>
        <w:tc>
          <w:tcPr>
            <w:tcW w:w="526" w:type="pct"/>
            <w:shd w:val="clear" w:color="auto" w:fill="auto"/>
            <w:hideMark/>
          </w:tcPr>
          <w:p w14:paraId="79ACFA0B" w14:textId="77777777" w:rsidR="006B4D00" w:rsidRPr="006B4D00" w:rsidRDefault="006B4D00" w:rsidP="006B4D00">
            <w:pPr>
              <w:widowControl w:val="0"/>
              <w:spacing w:line="360" w:lineRule="auto"/>
              <w:ind w:left="720" w:hanging="720"/>
            </w:pPr>
          </w:p>
        </w:tc>
        <w:tc>
          <w:tcPr>
            <w:tcW w:w="526" w:type="pct"/>
            <w:shd w:val="clear" w:color="auto" w:fill="auto"/>
            <w:hideMark/>
          </w:tcPr>
          <w:p w14:paraId="7C01793E" w14:textId="77777777" w:rsidR="006B4D00" w:rsidRPr="006B4D00" w:rsidRDefault="006B4D00" w:rsidP="006B4D00">
            <w:pPr>
              <w:widowControl w:val="0"/>
              <w:spacing w:line="360" w:lineRule="auto"/>
              <w:ind w:left="720" w:hanging="720"/>
              <w:rPr>
                <w:rFonts w:ascii="SimSun" w:hAnsi="SimSun" w:cs="SimSun"/>
                <w:sz w:val="24"/>
              </w:rPr>
            </w:pPr>
            <w:r w:rsidRPr="006B4D00">
              <w:rPr>
                <w:rFonts w:cs="Times"/>
                <w:szCs w:val="20"/>
              </w:rPr>
              <w:t>408</w:t>
            </w:r>
            <w:r w:rsidRPr="006B4D00">
              <w:rPr>
                <w:rFonts w:hint="eastAsia"/>
              </w:rPr>
              <w:t xml:space="preserve"> </w:t>
            </w:r>
          </w:p>
        </w:tc>
        <w:tc>
          <w:tcPr>
            <w:tcW w:w="525" w:type="pct"/>
            <w:shd w:val="clear" w:color="auto" w:fill="auto"/>
            <w:hideMark/>
          </w:tcPr>
          <w:p w14:paraId="5F954C76" w14:textId="77777777" w:rsidR="006B4D00" w:rsidRPr="006B4D00" w:rsidRDefault="006B4D00" w:rsidP="006B4D00">
            <w:pPr>
              <w:widowControl w:val="0"/>
              <w:spacing w:line="360" w:lineRule="auto"/>
              <w:ind w:left="720" w:hanging="720"/>
            </w:pPr>
            <w:r w:rsidRPr="006B4D00">
              <w:rPr>
                <w:rFonts w:cs="Times"/>
                <w:szCs w:val="20"/>
              </w:rPr>
              <w:t>408</w:t>
            </w:r>
          </w:p>
        </w:tc>
        <w:tc>
          <w:tcPr>
            <w:tcW w:w="526" w:type="pct"/>
            <w:shd w:val="clear" w:color="auto" w:fill="auto"/>
            <w:hideMark/>
          </w:tcPr>
          <w:p w14:paraId="7DA33E54" w14:textId="77777777" w:rsidR="006B4D00" w:rsidRPr="006B4D00" w:rsidRDefault="006B4D00" w:rsidP="006B4D00">
            <w:pPr>
              <w:widowControl w:val="0"/>
              <w:spacing w:line="360" w:lineRule="auto"/>
              <w:ind w:left="720" w:hanging="720"/>
            </w:pPr>
            <w:r w:rsidRPr="006B4D00">
              <w:rPr>
                <w:rFonts w:cs="Times"/>
                <w:szCs w:val="20"/>
              </w:rPr>
              <w:t>408</w:t>
            </w:r>
          </w:p>
        </w:tc>
        <w:tc>
          <w:tcPr>
            <w:tcW w:w="526" w:type="pct"/>
            <w:shd w:val="clear" w:color="auto" w:fill="auto"/>
            <w:hideMark/>
          </w:tcPr>
          <w:p w14:paraId="7A9B1931" w14:textId="77777777" w:rsidR="006B4D00" w:rsidRPr="006B4D00" w:rsidRDefault="006B4D00" w:rsidP="006B4D00">
            <w:pPr>
              <w:widowControl w:val="0"/>
              <w:spacing w:line="360" w:lineRule="auto"/>
              <w:ind w:left="720" w:hanging="720"/>
            </w:pPr>
            <w:r w:rsidRPr="006B4D00">
              <w:rPr>
                <w:rFonts w:cs="Times"/>
                <w:szCs w:val="20"/>
              </w:rPr>
              <w:t>456</w:t>
            </w:r>
            <w:r w:rsidRPr="006B4D00">
              <w:rPr>
                <w:rFonts w:hint="eastAsia"/>
              </w:rPr>
              <w:t xml:space="preserve"> </w:t>
            </w:r>
          </w:p>
        </w:tc>
        <w:tc>
          <w:tcPr>
            <w:tcW w:w="525" w:type="pct"/>
            <w:shd w:val="clear" w:color="auto" w:fill="auto"/>
            <w:hideMark/>
          </w:tcPr>
          <w:p w14:paraId="2B227698" w14:textId="77777777" w:rsidR="006B4D00" w:rsidRPr="006B4D00" w:rsidRDefault="006B4D00" w:rsidP="006B4D00">
            <w:pPr>
              <w:widowControl w:val="0"/>
              <w:spacing w:line="360" w:lineRule="auto"/>
              <w:ind w:left="720" w:hanging="720"/>
            </w:pPr>
            <w:r w:rsidRPr="006B4D00">
              <w:rPr>
                <w:rFonts w:cs="Times"/>
                <w:szCs w:val="20"/>
              </w:rPr>
              <w:t>504</w:t>
            </w:r>
            <w:r w:rsidRPr="006B4D00">
              <w:rPr>
                <w:rFonts w:hint="eastAsia"/>
              </w:rPr>
              <w:t xml:space="preserve"> </w:t>
            </w:r>
          </w:p>
        </w:tc>
        <w:tc>
          <w:tcPr>
            <w:tcW w:w="526" w:type="pct"/>
            <w:shd w:val="clear" w:color="auto" w:fill="auto"/>
            <w:hideMark/>
          </w:tcPr>
          <w:p w14:paraId="642C808E" w14:textId="77777777" w:rsidR="006B4D00" w:rsidRPr="006B4D00" w:rsidRDefault="006B4D00" w:rsidP="006B4D00">
            <w:pPr>
              <w:widowControl w:val="0"/>
              <w:spacing w:line="360" w:lineRule="auto"/>
              <w:ind w:left="720" w:hanging="720"/>
            </w:pPr>
            <w:r w:rsidRPr="006B4D00">
              <w:rPr>
                <w:rFonts w:cs="Times"/>
                <w:szCs w:val="20"/>
              </w:rPr>
              <w:t>504</w:t>
            </w:r>
            <w:r w:rsidRPr="006B4D00">
              <w:rPr>
                <w:rFonts w:hint="eastAsia"/>
              </w:rPr>
              <w:t xml:space="preserve"> </w:t>
            </w:r>
          </w:p>
        </w:tc>
        <w:tc>
          <w:tcPr>
            <w:tcW w:w="511" w:type="pct"/>
            <w:shd w:val="clear" w:color="auto" w:fill="auto"/>
            <w:hideMark/>
          </w:tcPr>
          <w:p w14:paraId="1A4CB18A" w14:textId="77777777" w:rsidR="006B4D00" w:rsidRPr="006B4D00" w:rsidRDefault="006B4D00" w:rsidP="006B4D00">
            <w:pPr>
              <w:widowControl w:val="0"/>
              <w:spacing w:line="360" w:lineRule="auto"/>
              <w:ind w:left="720" w:hanging="720"/>
            </w:pPr>
            <w:r w:rsidRPr="006B4D00">
              <w:rPr>
                <w:rFonts w:cs="Times"/>
                <w:szCs w:val="20"/>
              </w:rPr>
              <w:t>536</w:t>
            </w:r>
            <w:r w:rsidRPr="006B4D00">
              <w:rPr>
                <w:rFonts w:hint="eastAsia"/>
                <w:color w:val="FF0000"/>
              </w:rPr>
              <w:t xml:space="preserve"> </w:t>
            </w:r>
          </w:p>
        </w:tc>
      </w:tr>
      <w:tr w:rsidR="006B4D00" w:rsidRPr="006B4D00" w14:paraId="5C517A51" w14:textId="77777777" w:rsidTr="00713DA0">
        <w:tc>
          <w:tcPr>
            <w:tcW w:w="510" w:type="pct"/>
            <w:shd w:val="clear" w:color="auto" w:fill="auto"/>
            <w:hideMark/>
          </w:tcPr>
          <w:p w14:paraId="3DA2B2F3" w14:textId="77777777" w:rsidR="006B4D00" w:rsidRPr="006B4D00" w:rsidRDefault="006B4D00" w:rsidP="006B4D00">
            <w:pPr>
              <w:widowControl w:val="0"/>
              <w:spacing w:line="360" w:lineRule="auto"/>
              <w:ind w:left="720" w:hanging="720"/>
            </w:pPr>
            <w:r w:rsidRPr="006B4D00">
              <w:rPr>
                <w:rFonts w:cs="Times"/>
                <w:b/>
                <w:bCs/>
                <w:szCs w:val="20"/>
              </w:rPr>
              <w:t>T</w:t>
            </w:r>
            <w:r w:rsidRPr="006B4D00">
              <w:rPr>
                <w:rFonts w:cs="Times"/>
                <w:b/>
                <w:bCs/>
                <w:szCs w:val="20"/>
                <w:vertAlign w:val="subscript"/>
              </w:rPr>
              <w:t>3</w:t>
            </w:r>
            <w:r w:rsidRPr="006B4D00">
              <w:rPr>
                <w:rFonts w:hint="eastAsia"/>
              </w:rPr>
              <w:t xml:space="preserve"> </w:t>
            </w:r>
          </w:p>
        </w:tc>
        <w:tc>
          <w:tcPr>
            <w:tcW w:w="526" w:type="pct"/>
            <w:shd w:val="clear" w:color="auto" w:fill="auto"/>
            <w:hideMark/>
          </w:tcPr>
          <w:p w14:paraId="25B7E653" w14:textId="77777777" w:rsidR="006B4D00" w:rsidRPr="006B4D00" w:rsidRDefault="006B4D00" w:rsidP="006B4D00">
            <w:pPr>
              <w:widowControl w:val="0"/>
              <w:spacing w:line="360" w:lineRule="auto"/>
              <w:ind w:left="720" w:hanging="720"/>
            </w:pPr>
          </w:p>
        </w:tc>
        <w:tc>
          <w:tcPr>
            <w:tcW w:w="526" w:type="pct"/>
            <w:shd w:val="clear" w:color="auto" w:fill="auto"/>
            <w:hideMark/>
          </w:tcPr>
          <w:p w14:paraId="1B0BD406" w14:textId="77777777" w:rsidR="006B4D00" w:rsidRPr="006B4D00" w:rsidRDefault="006B4D00" w:rsidP="006B4D00">
            <w:pPr>
              <w:widowControl w:val="0"/>
              <w:spacing w:line="360" w:lineRule="auto"/>
              <w:ind w:left="720" w:hanging="720"/>
              <w:rPr>
                <w:rFonts w:eastAsia="Times New Roman"/>
                <w:szCs w:val="20"/>
              </w:rPr>
            </w:pPr>
          </w:p>
        </w:tc>
        <w:tc>
          <w:tcPr>
            <w:tcW w:w="525" w:type="pct"/>
            <w:shd w:val="clear" w:color="auto" w:fill="auto"/>
            <w:hideMark/>
          </w:tcPr>
          <w:p w14:paraId="2FD1A3CD" w14:textId="77777777" w:rsidR="006B4D00" w:rsidRPr="006B4D00" w:rsidRDefault="006B4D00" w:rsidP="006B4D00">
            <w:pPr>
              <w:widowControl w:val="0"/>
              <w:spacing w:line="360" w:lineRule="auto"/>
              <w:ind w:left="720" w:hanging="720"/>
              <w:rPr>
                <w:rFonts w:ascii="SimSun" w:hAnsi="SimSun" w:cs="SimSun"/>
                <w:sz w:val="24"/>
              </w:rPr>
            </w:pPr>
            <w:r w:rsidRPr="006B4D00">
              <w:rPr>
                <w:rFonts w:cs="Times"/>
                <w:szCs w:val="20"/>
              </w:rPr>
              <w:t>504</w:t>
            </w:r>
            <w:r w:rsidRPr="006B4D00">
              <w:rPr>
                <w:rFonts w:hint="eastAsia"/>
              </w:rPr>
              <w:t xml:space="preserve"> </w:t>
            </w:r>
          </w:p>
        </w:tc>
        <w:tc>
          <w:tcPr>
            <w:tcW w:w="526" w:type="pct"/>
            <w:shd w:val="clear" w:color="auto" w:fill="auto"/>
            <w:hideMark/>
          </w:tcPr>
          <w:p w14:paraId="1885BD1A" w14:textId="77777777" w:rsidR="006B4D00" w:rsidRPr="006B4D00" w:rsidRDefault="006B4D00" w:rsidP="006B4D00">
            <w:pPr>
              <w:widowControl w:val="0"/>
              <w:spacing w:line="360" w:lineRule="auto"/>
              <w:ind w:left="720" w:hanging="720"/>
            </w:pPr>
            <w:r w:rsidRPr="006B4D00">
              <w:rPr>
                <w:rFonts w:cs="Times"/>
                <w:szCs w:val="20"/>
              </w:rPr>
              <w:t>504</w:t>
            </w:r>
            <w:r w:rsidRPr="006B4D00">
              <w:rPr>
                <w:rFonts w:hint="eastAsia"/>
              </w:rPr>
              <w:t xml:space="preserve"> </w:t>
            </w:r>
          </w:p>
        </w:tc>
        <w:tc>
          <w:tcPr>
            <w:tcW w:w="526" w:type="pct"/>
            <w:shd w:val="clear" w:color="auto" w:fill="auto"/>
            <w:hideMark/>
          </w:tcPr>
          <w:p w14:paraId="5DB448D0" w14:textId="77777777" w:rsidR="006B4D00" w:rsidRPr="006B4D00" w:rsidRDefault="006B4D00" w:rsidP="006B4D00">
            <w:pPr>
              <w:widowControl w:val="0"/>
              <w:spacing w:line="360" w:lineRule="auto"/>
              <w:ind w:left="720" w:hanging="720"/>
            </w:pPr>
            <w:r w:rsidRPr="006B4D00">
              <w:rPr>
                <w:rFonts w:cs="Times"/>
                <w:szCs w:val="20"/>
              </w:rPr>
              <w:t>584</w:t>
            </w:r>
            <w:r w:rsidRPr="006B4D00">
              <w:rPr>
                <w:rFonts w:hint="eastAsia"/>
              </w:rPr>
              <w:t xml:space="preserve"> </w:t>
            </w:r>
          </w:p>
        </w:tc>
        <w:tc>
          <w:tcPr>
            <w:tcW w:w="525" w:type="pct"/>
            <w:shd w:val="clear" w:color="auto" w:fill="auto"/>
            <w:hideMark/>
          </w:tcPr>
          <w:p w14:paraId="685A4082" w14:textId="77777777" w:rsidR="006B4D00" w:rsidRPr="006B4D00" w:rsidRDefault="006B4D00" w:rsidP="006B4D00">
            <w:pPr>
              <w:widowControl w:val="0"/>
              <w:spacing w:line="360" w:lineRule="auto"/>
              <w:ind w:left="720" w:hanging="720"/>
            </w:pPr>
            <w:r w:rsidRPr="006B4D00">
              <w:rPr>
                <w:rFonts w:cs="Times"/>
                <w:szCs w:val="20"/>
              </w:rPr>
              <w:t>680</w:t>
            </w:r>
            <w:r w:rsidRPr="006B4D00">
              <w:rPr>
                <w:rFonts w:hint="eastAsia"/>
              </w:rPr>
              <w:t xml:space="preserve"> </w:t>
            </w:r>
          </w:p>
        </w:tc>
        <w:tc>
          <w:tcPr>
            <w:tcW w:w="526" w:type="pct"/>
            <w:shd w:val="clear" w:color="auto" w:fill="auto"/>
            <w:hideMark/>
          </w:tcPr>
          <w:p w14:paraId="6969991C" w14:textId="77777777" w:rsidR="006B4D00" w:rsidRPr="006B4D00" w:rsidRDefault="006B4D00" w:rsidP="006B4D00">
            <w:pPr>
              <w:widowControl w:val="0"/>
              <w:spacing w:line="360" w:lineRule="auto"/>
              <w:ind w:left="720" w:hanging="720"/>
            </w:pPr>
            <w:r w:rsidRPr="006B4D00">
              <w:rPr>
                <w:rFonts w:cs="Times"/>
                <w:szCs w:val="20"/>
              </w:rPr>
              <w:t>712</w:t>
            </w:r>
            <w:r w:rsidRPr="006B4D00">
              <w:rPr>
                <w:rFonts w:cs="Times"/>
                <w:color w:val="FF0000"/>
                <w:szCs w:val="20"/>
              </w:rPr>
              <w:t xml:space="preserve"> </w:t>
            </w:r>
          </w:p>
        </w:tc>
        <w:tc>
          <w:tcPr>
            <w:tcW w:w="511" w:type="pct"/>
            <w:shd w:val="clear" w:color="auto" w:fill="auto"/>
            <w:hideMark/>
          </w:tcPr>
          <w:p w14:paraId="1323B7DE" w14:textId="77777777" w:rsidR="006B4D00" w:rsidRPr="006B4D00" w:rsidRDefault="006B4D00" w:rsidP="006B4D00">
            <w:pPr>
              <w:widowControl w:val="0"/>
              <w:spacing w:line="360" w:lineRule="auto"/>
              <w:ind w:left="720" w:hanging="720"/>
            </w:pPr>
            <w:r w:rsidRPr="006B4D00">
              <w:rPr>
                <w:rFonts w:cs="Times"/>
                <w:szCs w:val="20"/>
              </w:rPr>
              <w:t>776</w:t>
            </w:r>
            <w:r w:rsidRPr="006B4D00">
              <w:rPr>
                <w:rFonts w:hint="eastAsia"/>
              </w:rPr>
              <w:t xml:space="preserve"> </w:t>
            </w:r>
          </w:p>
        </w:tc>
      </w:tr>
      <w:tr w:rsidR="006B4D00" w:rsidRPr="006B4D00" w14:paraId="7894438C" w14:textId="77777777" w:rsidTr="00713DA0">
        <w:tc>
          <w:tcPr>
            <w:tcW w:w="510" w:type="pct"/>
            <w:shd w:val="clear" w:color="auto" w:fill="auto"/>
            <w:hideMark/>
          </w:tcPr>
          <w:p w14:paraId="3CCE57E2" w14:textId="77777777" w:rsidR="006B4D00" w:rsidRPr="006B4D00" w:rsidRDefault="006B4D00" w:rsidP="006B4D00">
            <w:pPr>
              <w:widowControl w:val="0"/>
              <w:spacing w:line="360" w:lineRule="auto"/>
              <w:ind w:left="720" w:hanging="720"/>
            </w:pPr>
            <w:r w:rsidRPr="006B4D00">
              <w:rPr>
                <w:rFonts w:cs="Times"/>
                <w:b/>
                <w:bCs/>
                <w:szCs w:val="20"/>
              </w:rPr>
              <w:t>T</w:t>
            </w:r>
            <w:r w:rsidRPr="006B4D00">
              <w:rPr>
                <w:rFonts w:cs="Times"/>
                <w:b/>
                <w:bCs/>
                <w:szCs w:val="20"/>
                <w:vertAlign w:val="subscript"/>
              </w:rPr>
              <w:t>4</w:t>
            </w:r>
            <w:r w:rsidRPr="006B4D00">
              <w:rPr>
                <w:rFonts w:hint="eastAsia"/>
              </w:rPr>
              <w:t xml:space="preserve"> </w:t>
            </w:r>
          </w:p>
        </w:tc>
        <w:tc>
          <w:tcPr>
            <w:tcW w:w="526" w:type="pct"/>
            <w:shd w:val="clear" w:color="auto" w:fill="auto"/>
            <w:hideMark/>
          </w:tcPr>
          <w:p w14:paraId="530E4680" w14:textId="77777777" w:rsidR="006B4D00" w:rsidRPr="006B4D00" w:rsidRDefault="006B4D00" w:rsidP="006B4D00">
            <w:pPr>
              <w:widowControl w:val="0"/>
              <w:spacing w:line="360" w:lineRule="auto"/>
              <w:ind w:left="720" w:hanging="720"/>
            </w:pPr>
          </w:p>
        </w:tc>
        <w:tc>
          <w:tcPr>
            <w:tcW w:w="526" w:type="pct"/>
            <w:shd w:val="clear" w:color="auto" w:fill="auto"/>
            <w:hideMark/>
          </w:tcPr>
          <w:p w14:paraId="65B38EB0" w14:textId="77777777" w:rsidR="006B4D00" w:rsidRPr="006B4D00" w:rsidRDefault="006B4D00" w:rsidP="006B4D00">
            <w:pPr>
              <w:widowControl w:val="0"/>
              <w:spacing w:line="360" w:lineRule="auto"/>
              <w:ind w:left="720" w:hanging="720"/>
              <w:rPr>
                <w:rFonts w:eastAsia="Times New Roman"/>
                <w:szCs w:val="20"/>
              </w:rPr>
            </w:pPr>
          </w:p>
        </w:tc>
        <w:tc>
          <w:tcPr>
            <w:tcW w:w="525" w:type="pct"/>
            <w:shd w:val="clear" w:color="auto" w:fill="auto"/>
            <w:hideMark/>
          </w:tcPr>
          <w:p w14:paraId="3475EF3F" w14:textId="77777777" w:rsidR="006B4D00" w:rsidRPr="006B4D00" w:rsidRDefault="006B4D00" w:rsidP="006B4D00">
            <w:pPr>
              <w:widowControl w:val="0"/>
              <w:spacing w:line="360" w:lineRule="auto"/>
              <w:ind w:left="720" w:hanging="720"/>
              <w:rPr>
                <w:rFonts w:eastAsia="Times New Roman"/>
                <w:szCs w:val="20"/>
              </w:rPr>
            </w:pPr>
          </w:p>
        </w:tc>
        <w:tc>
          <w:tcPr>
            <w:tcW w:w="526" w:type="pct"/>
            <w:shd w:val="clear" w:color="auto" w:fill="auto"/>
            <w:hideMark/>
          </w:tcPr>
          <w:p w14:paraId="2B6820A6" w14:textId="77777777" w:rsidR="006B4D00" w:rsidRPr="006B4D00" w:rsidRDefault="006B4D00" w:rsidP="006B4D00">
            <w:pPr>
              <w:widowControl w:val="0"/>
              <w:spacing w:line="360" w:lineRule="auto"/>
              <w:ind w:left="720" w:hanging="720"/>
              <w:rPr>
                <w:rFonts w:ascii="SimSun" w:hAnsi="SimSun" w:cs="SimSun"/>
                <w:sz w:val="24"/>
              </w:rPr>
            </w:pPr>
            <w:r w:rsidRPr="006B4D00">
              <w:rPr>
                <w:rFonts w:cs="Times"/>
                <w:szCs w:val="20"/>
              </w:rPr>
              <w:t>584</w:t>
            </w:r>
            <w:r w:rsidRPr="006B4D00">
              <w:rPr>
                <w:rFonts w:hint="eastAsia"/>
              </w:rPr>
              <w:t xml:space="preserve"> </w:t>
            </w:r>
          </w:p>
        </w:tc>
        <w:tc>
          <w:tcPr>
            <w:tcW w:w="526" w:type="pct"/>
            <w:shd w:val="clear" w:color="auto" w:fill="auto"/>
            <w:hideMark/>
          </w:tcPr>
          <w:p w14:paraId="54B95533" w14:textId="77777777" w:rsidR="006B4D00" w:rsidRPr="006B4D00" w:rsidRDefault="006B4D00" w:rsidP="006B4D00">
            <w:pPr>
              <w:widowControl w:val="0"/>
              <w:spacing w:line="360" w:lineRule="auto"/>
              <w:ind w:left="720" w:hanging="720"/>
            </w:pPr>
            <w:r w:rsidRPr="006B4D00">
              <w:rPr>
                <w:rFonts w:cs="Times"/>
                <w:szCs w:val="20"/>
              </w:rPr>
              <w:t>680</w:t>
            </w:r>
            <w:r w:rsidRPr="006B4D00">
              <w:rPr>
                <w:rFonts w:hint="eastAsia"/>
              </w:rPr>
              <w:t xml:space="preserve"> </w:t>
            </w:r>
          </w:p>
        </w:tc>
        <w:tc>
          <w:tcPr>
            <w:tcW w:w="525" w:type="pct"/>
            <w:shd w:val="clear" w:color="auto" w:fill="auto"/>
            <w:hideMark/>
          </w:tcPr>
          <w:p w14:paraId="650657A6" w14:textId="77777777" w:rsidR="006B4D00" w:rsidRPr="006B4D00" w:rsidRDefault="006B4D00" w:rsidP="006B4D00">
            <w:pPr>
              <w:widowControl w:val="0"/>
              <w:spacing w:line="360" w:lineRule="auto"/>
              <w:ind w:left="720" w:hanging="720"/>
            </w:pPr>
            <w:r w:rsidRPr="006B4D00">
              <w:rPr>
                <w:rFonts w:cs="Times"/>
                <w:szCs w:val="20"/>
              </w:rPr>
              <w:t>808</w:t>
            </w:r>
            <w:r w:rsidRPr="006B4D00">
              <w:rPr>
                <w:rFonts w:hint="eastAsia"/>
              </w:rPr>
              <w:t xml:space="preserve"> </w:t>
            </w:r>
          </w:p>
        </w:tc>
        <w:tc>
          <w:tcPr>
            <w:tcW w:w="526" w:type="pct"/>
            <w:shd w:val="clear" w:color="auto" w:fill="auto"/>
            <w:hideMark/>
          </w:tcPr>
          <w:p w14:paraId="3F5D5824" w14:textId="77777777" w:rsidR="006B4D00" w:rsidRPr="006B4D00" w:rsidRDefault="006B4D00" w:rsidP="006B4D00">
            <w:pPr>
              <w:widowControl w:val="0"/>
              <w:spacing w:line="360" w:lineRule="auto"/>
              <w:ind w:left="720" w:hanging="720"/>
            </w:pPr>
            <w:r w:rsidRPr="006B4D00">
              <w:rPr>
                <w:rFonts w:cs="Times"/>
                <w:szCs w:val="20"/>
              </w:rPr>
              <w:t>936</w:t>
            </w:r>
            <w:r w:rsidRPr="006B4D00">
              <w:rPr>
                <w:rFonts w:hint="eastAsia"/>
              </w:rPr>
              <w:t xml:space="preserve"> </w:t>
            </w:r>
          </w:p>
        </w:tc>
        <w:tc>
          <w:tcPr>
            <w:tcW w:w="511" w:type="pct"/>
            <w:shd w:val="clear" w:color="auto" w:fill="auto"/>
            <w:hideMark/>
          </w:tcPr>
          <w:p w14:paraId="7B0B38F0" w14:textId="77777777" w:rsidR="006B4D00" w:rsidRPr="006B4D00" w:rsidRDefault="006B4D00" w:rsidP="006B4D00">
            <w:pPr>
              <w:widowControl w:val="0"/>
              <w:spacing w:line="360" w:lineRule="auto"/>
              <w:ind w:left="720" w:hanging="720"/>
            </w:pPr>
            <w:r w:rsidRPr="006B4D00">
              <w:rPr>
                <w:rFonts w:cs="Times"/>
                <w:szCs w:val="20"/>
              </w:rPr>
              <w:t>1000</w:t>
            </w:r>
          </w:p>
        </w:tc>
      </w:tr>
    </w:tbl>
    <w:p w14:paraId="6AF05582" w14:textId="77777777" w:rsidR="006B4D00" w:rsidRPr="006B4D00" w:rsidRDefault="006B4D00" w:rsidP="006B4D00">
      <w:pPr>
        <w:autoSpaceDE w:val="0"/>
        <w:autoSpaceDN w:val="0"/>
        <w:adjustRightInd w:val="0"/>
        <w:snapToGrid w:val="0"/>
        <w:ind w:left="720" w:hanging="720"/>
        <w:jc w:val="both"/>
        <w:rPr>
          <w:szCs w:val="20"/>
        </w:rPr>
      </w:pPr>
    </w:p>
    <w:p w14:paraId="210D3B9D" w14:textId="77777777" w:rsidR="006B4D00" w:rsidRPr="006B4D00" w:rsidRDefault="006B4D00" w:rsidP="006B4D00">
      <w:pPr>
        <w:autoSpaceDE w:val="0"/>
        <w:autoSpaceDN w:val="0"/>
        <w:adjustRightInd w:val="0"/>
        <w:snapToGrid w:val="0"/>
        <w:ind w:left="720" w:hanging="720"/>
        <w:jc w:val="both"/>
        <w:rPr>
          <w:szCs w:val="20"/>
        </w:rPr>
      </w:pPr>
    </w:p>
    <w:p w14:paraId="13B4B25B" w14:textId="77777777" w:rsidR="006B4D00" w:rsidRPr="006B4D00" w:rsidRDefault="006B4D00" w:rsidP="006B4D00">
      <w:pPr>
        <w:autoSpaceDE w:val="0"/>
        <w:autoSpaceDN w:val="0"/>
        <w:adjustRightInd w:val="0"/>
        <w:snapToGrid w:val="0"/>
        <w:ind w:left="720" w:hanging="720"/>
        <w:jc w:val="both"/>
        <w:rPr>
          <w:rFonts w:eastAsia="Yu Mincho"/>
          <w:b/>
          <w:szCs w:val="20"/>
          <w:u w:val="single"/>
          <w:lang w:eastAsia="ja-JP"/>
        </w:rPr>
      </w:pPr>
      <w:r w:rsidRPr="006B4D00">
        <w:rPr>
          <w:rFonts w:eastAsia="Yu Mincho"/>
          <w:b/>
          <w:szCs w:val="20"/>
          <w:u w:val="single"/>
          <w:lang w:eastAsia="ja-JP"/>
        </w:rPr>
        <w:t>Conclusion</w:t>
      </w:r>
    </w:p>
    <w:p w14:paraId="162B0901" w14:textId="77777777" w:rsidR="006B4D00" w:rsidRPr="006B4D00" w:rsidRDefault="006B4D00" w:rsidP="006B4D00">
      <w:pPr>
        <w:ind w:left="720" w:hanging="720"/>
        <w:rPr>
          <w:rFonts w:eastAsia="Yu Mincho"/>
          <w:szCs w:val="20"/>
          <w:lang w:eastAsia="ja-JP"/>
        </w:rPr>
      </w:pPr>
      <w:r w:rsidRPr="006B4D00">
        <w:rPr>
          <w:rFonts w:eastAsia="Yu Mincho" w:hint="eastAsia"/>
          <w:szCs w:val="20"/>
          <w:lang w:eastAsia="ja-JP"/>
        </w:rPr>
        <w:t>F</w:t>
      </w:r>
      <w:r w:rsidRPr="006B4D00">
        <w:rPr>
          <w:rFonts w:eastAsia="Yu Mincho"/>
          <w:szCs w:val="20"/>
          <w:lang w:eastAsia="ja-JP"/>
        </w:rPr>
        <w:t>urther study aspects related to Msg. 3 retransmission until RAN1#93 meeting</w:t>
      </w:r>
    </w:p>
    <w:p w14:paraId="0C052AD5" w14:textId="77777777" w:rsidR="006B4D00" w:rsidRPr="006B4D00" w:rsidRDefault="006B4D00" w:rsidP="006B4D00">
      <w:pPr>
        <w:autoSpaceDE w:val="0"/>
        <w:autoSpaceDN w:val="0"/>
        <w:adjustRightInd w:val="0"/>
        <w:snapToGrid w:val="0"/>
        <w:ind w:left="720" w:hanging="720"/>
        <w:jc w:val="both"/>
        <w:rPr>
          <w:szCs w:val="20"/>
        </w:rPr>
      </w:pPr>
    </w:p>
    <w:p w14:paraId="3D48DB16" w14:textId="77777777" w:rsidR="006B4D00" w:rsidRPr="006B4D00" w:rsidRDefault="006B4D00" w:rsidP="006B4D00">
      <w:pPr>
        <w:autoSpaceDE w:val="0"/>
        <w:autoSpaceDN w:val="0"/>
        <w:adjustRightInd w:val="0"/>
        <w:snapToGrid w:val="0"/>
        <w:ind w:left="720" w:hanging="720"/>
        <w:jc w:val="both"/>
        <w:rPr>
          <w:szCs w:val="20"/>
        </w:rPr>
      </w:pPr>
    </w:p>
    <w:p w14:paraId="2F09AD31" w14:textId="5C8024C2" w:rsidR="006B4D00" w:rsidRPr="006D61D9" w:rsidRDefault="00603E09" w:rsidP="006B4D00">
      <w:pPr>
        <w:ind w:left="720" w:hanging="720"/>
        <w:rPr>
          <w:b/>
          <w:lang w:eastAsia="x-none"/>
        </w:rPr>
      </w:pPr>
      <w:hyperlink r:id="rId520" w:history="1">
        <w:r w:rsidR="00FE4C7E" w:rsidRPr="006D61D9">
          <w:rPr>
            <w:rStyle w:val="Hyperlink"/>
            <w:b/>
            <w:lang w:eastAsia="x-none"/>
          </w:rPr>
          <w:t>R1-1803871</w:t>
        </w:r>
      </w:hyperlink>
      <w:r w:rsidR="006B4D00" w:rsidRPr="006D61D9">
        <w:rPr>
          <w:b/>
          <w:lang w:eastAsia="x-none"/>
        </w:rPr>
        <w:tab/>
        <w:t>Early data transmission in RACH for NB-IoT</w:t>
      </w:r>
      <w:r w:rsidR="006B4D00" w:rsidRPr="006D61D9">
        <w:rPr>
          <w:b/>
          <w:lang w:eastAsia="x-none"/>
        </w:rPr>
        <w:tab/>
        <w:t>Huawei, HiSilicon</w:t>
      </w:r>
    </w:p>
    <w:p w14:paraId="2145EE3F" w14:textId="31E3782B" w:rsidR="006B4D00" w:rsidRPr="006B4D00" w:rsidRDefault="00603E09" w:rsidP="006B4D00">
      <w:pPr>
        <w:ind w:left="720" w:hanging="720"/>
        <w:rPr>
          <w:lang w:eastAsia="x-none"/>
        </w:rPr>
      </w:pPr>
      <w:hyperlink r:id="rId521" w:history="1">
        <w:r w:rsidR="00FE4C7E">
          <w:rPr>
            <w:rStyle w:val="Hyperlink"/>
            <w:lang w:eastAsia="x-none"/>
          </w:rPr>
          <w:t>R1-1804143</w:t>
        </w:r>
      </w:hyperlink>
      <w:r w:rsidR="006B4D00" w:rsidRPr="006B4D00">
        <w:rPr>
          <w:lang w:eastAsia="x-none"/>
        </w:rPr>
        <w:tab/>
        <w:t>Early Data Transmission TBS Determination</w:t>
      </w:r>
      <w:r w:rsidR="006B4D00" w:rsidRPr="006B4D00">
        <w:rPr>
          <w:lang w:eastAsia="x-none"/>
        </w:rPr>
        <w:tab/>
        <w:t>MediaTek Inc.</w:t>
      </w:r>
    </w:p>
    <w:p w14:paraId="12D19844" w14:textId="7B955E71" w:rsidR="006B4D00" w:rsidRPr="006B4D00" w:rsidRDefault="00603E09" w:rsidP="006B4D00">
      <w:pPr>
        <w:ind w:left="720" w:hanging="720"/>
        <w:rPr>
          <w:lang w:eastAsia="x-none"/>
        </w:rPr>
      </w:pPr>
      <w:hyperlink r:id="rId522" w:history="1">
        <w:r w:rsidR="00FE4C7E">
          <w:rPr>
            <w:rStyle w:val="Hyperlink"/>
            <w:lang w:eastAsia="x-none"/>
          </w:rPr>
          <w:t>R1-1804155</w:t>
        </w:r>
      </w:hyperlink>
      <w:r w:rsidR="006B4D00" w:rsidRPr="006B4D00">
        <w:rPr>
          <w:lang w:eastAsia="x-none"/>
        </w:rPr>
        <w:tab/>
        <w:t>Data transmission during random access procedure for NB-IoT</w:t>
      </w:r>
      <w:r w:rsidR="006B4D00" w:rsidRPr="006B4D00">
        <w:rPr>
          <w:lang w:eastAsia="x-none"/>
        </w:rPr>
        <w:tab/>
        <w:t>Ericsson</w:t>
      </w:r>
    </w:p>
    <w:p w14:paraId="0DCB3715" w14:textId="25279B40" w:rsidR="006B4D00" w:rsidRPr="006B4D00" w:rsidRDefault="00603E09" w:rsidP="006B4D00">
      <w:pPr>
        <w:ind w:left="720" w:hanging="720"/>
        <w:rPr>
          <w:lang w:eastAsia="x-none"/>
        </w:rPr>
      </w:pPr>
      <w:hyperlink r:id="rId523" w:history="1">
        <w:r w:rsidR="00FE4C7E">
          <w:rPr>
            <w:rStyle w:val="Hyperlink"/>
            <w:lang w:eastAsia="x-none"/>
          </w:rPr>
          <w:t>R1-1804190</w:t>
        </w:r>
      </w:hyperlink>
      <w:r w:rsidR="006B4D00" w:rsidRPr="006B4D00">
        <w:rPr>
          <w:lang w:eastAsia="x-none"/>
        </w:rPr>
        <w:tab/>
        <w:t>On early data transmission for NB-IoT</w:t>
      </w:r>
      <w:r w:rsidR="006B4D00" w:rsidRPr="006B4D00">
        <w:rPr>
          <w:lang w:eastAsia="x-none"/>
        </w:rPr>
        <w:tab/>
        <w:t>ZTE, SaneChips</w:t>
      </w:r>
    </w:p>
    <w:p w14:paraId="480CD3F4" w14:textId="6B4D682C" w:rsidR="006B4D00" w:rsidRPr="006B4D00" w:rsidRDefault="00603E09" w:rsidP="006B4D00">
      <w:pPr>
        <w:ind w:left="720" w:hanging="720"/>
        <w:rPr>
          <w:lang w:eastAsia="x-none"/>
        </w:rPr>
      </w:pPr>
      <w:hyperlink r:id="rId524" w:history="1">
        <w:r w:rsidR="00FE4C7E">
          <w:rPr>
            <w:rStyle w:val="Hyperlink"/>
            <w:lang w:eastAsia="x-none"/>
          </w:rPr>
          <w:t>R1-1804251</w:t>
        </w:r>
      </w:hyperlink>
      <w:r w:rsidR="006B4D00" w:rsidRPr="006B4D00">
        <w:rPr>
          <w:lang w:eastAsia="x-none"/>
        </w:rPr>
        <w:tab/>
        <w:t>Data transmission during random access procedure</w:t>
      </w:r>
      <w:r w:rsidR="006B4D00" w:rsidRPr="006B4D00">
        <w:rPr>
          <w:lang w:eastAsia="x-none"/>
        </w:rPr>
        <w:tab/>
        <w:t>Nokia, Nokia Shanghai Bell</w:t>
      </w:r>
    </w:p>
    <w:p w14:paraId="2F2C21BE" w14:textId="0219DEF0" w:rsidR="006B4D00" w:rsidRPr="006B4D00" w:rsidRDefault="00603E09" w:rsidP="006B4D00">
      <w:pPr>
        <w:ind w:left="720" w:hanging="720"/>
        <w:rPr>
          <w:lang w:eastAsia="x-none"/>
        </w:rPr>
      </w:pPr>
      <w:hyperlink r:id="rId525" w:history="1">
        <w:r w:rsidR="00FE4C7E">
          <w:rPr>
            <w:rStyle w:val="Hyperlink"/>
            <w:lang w:eastAsia="x-none"/>
          </w:rPr>
          <w:t>R1-1804332</w:t>
        </w:r>
      </w:hyperlink>
      <w:r w:rsidR="006B4D00" w:rsidRPr="006B4D00">
        <w:rPr>
          <w:lang w:eastAsia="x-none"/>
        </w:rPr>
        <w:tab/>
        <w:t>Early data transmission for NB-IOT</w:t>
      </w:r>
      <w:r w:rsidR="006B4D00" w:rsidRPr="006B4D00">
        <w:rPr>
          <w:lang w:eastAsia="x-none"/>
        </w:rPr>
        <w:tab/>
        <w:t>Samsung</w:t>
      </w:r>
    </w:p>
    <w:p w14:paraId="4B17314B" w14:textId="618EC636" w:rsidR="006B4D00" w:rsidRPr="006B4D00" w:rsidRDefault="00603E09" w:rsidP="006B4D00">
      <w:pPr>
        <w:ind w:left="720" w:hanging="720"/>
        <w:rPr>
          <w:lang w:eastAsia="x-none"/>
        </w:rPr>
      </w:pPr>
      <w:hyperlink r:id="rId526" w:history="1">
        <w:r w:rsidR="00FE4C7E">
          <w:rPr>
            <w:rStyle w:val="Hyperlink"/>
            <w:lang w:eastAsia="x-none"/>
          </w:rPr>
          <w:t>R1-1804522</w:t>
        </w:r>
      </w:hyperlink>
      <w:r w:rsidR="006B4D00" w:rsidRPr="006B4D00">
        <w:rPr>
          <w:lang w:eastAsia="x-none"/>
        </w:rPr>
        <w:tab/>
        <w:t>Data transmission during random access procedure in NB-IoT</w:t>
      </w:r>
      <w:r w:rsidR="006B4D00" w:rsidRPr="006B4D00">
        <w:rPr>
          <w:lang w:eastAsia="x-none"/>
        </w:rPr>
        <w:tab/>
        <w:t>LG Electronics</w:t>
      </w:r>
    </w:p>
    <w:p w14:paraId="53CAD7B9" w14:textId="679F73F9" w:rsidR="006B4D00" w:rsidRPr="006B4D00" w:rsidRDefault="00603E09" w:rsidP="006B4D00">
      <w:pPr>
        <w:ind w:left="720" w:hanging="720"/>
        <w:rPr>
          <w:lang w:eastAsia="x-none"/>
        </w:rPr>
      </w:pPr>
      <w:hyperlink r:id="rId527" w:history="1">
        <w:r w:rsidR="00FE4C7E">
          <w:rPr>
            <w:rStyle w:val="Hyperlink"/>
            <w:lang w:eastAsia="x-none"/>
          </w:rPr>
          <w:t>R1-1804699</w:t>
        </w:r>
      </w:hyperlink>
      <w:r w:rsidR="006B4D00" w:rsidRPr="006B4D00">
        <w:rPr>
          <w:lang w:eastAsia="x-none"/>
        </w:rPr>
        <w:tab/>
        <w:t>Early data transmission for feNB-IoT</w:t>
      </w:r>
      <w:r w:rsidR="006B4D00" w:rsidRPr="006B4D00">
        <w:rPr>
          <w:lang w:eastAsia="x-none"/>
        </w:rPr>
        <w:tab/>
        <w:t>Intel Corporation</w:t>
      </w:r>
    </w:p>
    <w:p w14:paraId="27C2A701" w14:textId="5B15EFB8" w:rsidR="006B4D00" w:rsidRPr="006B4D00" w:rsidRDefault="00603E09" w:rsidP="006B4D00">
      <w:pPr>
        <w:ind w:left="720" w:hanging="720"/>
        <w:rPr>
          <w:lang w:eastAsia="x-none"/>
        </w:rPr>
      </w:pPr>
      <w:hyperlink r:id="rId528" w:history="1">
        <w:r w:rsidR="00FE4C7E">
          <w:rPr>
            <w:rStyle w:val="Hyperlink"/>
            <w:lang w:eastAsia="x-none"/>
          </w:rPr>
          <w:t>R1-1804875</w:t>
        </w:r>
      </w:hyperlink>
      <w:r w:rsidR="006B4D00" w:rsidRPr="006B4D00">
        <w:rPr>
          <w:lang w:eastAsia="x-none"/>
        </w:rPr>
        <w:tab/>
        <w:t>Data transmission during random access procedure for NB-IoT</w:t>
      </w:r>
      <w:r w:rsidR="006B4D00" w:rsidRPr="006B4D00">
        <w:rPr>
          <w:lang w:eastAsia="x-none"/>
        </w:rPr>
        <w:tab/>
        <w:t>Sharp</w:t>
      </w:r>
    </w:p>
    <w:p w14:paraId="718DA02F" w14:textId="7222366A" w:rsidR="006B4D00" w:rsidRPr="006B4D00" w:rsidRDefault="00603E09" w:rsidP="006B4D00">
      <w:pPr>
        <w:ind w:left="1440" w:hanging="1440"/>
        <w:rPr>
          <w:lang w:eastAsia="x-none"/>
        </w:rPr>
      </w:pPr>
      <w:hyperlink r:id="rId529" w:history="1">
        <w:r w:rsidR="00FE4C7E">
          <w:rPr>
            <w:rStyle w:val="Hyperlink"/>
            <w:lang w:eastAsia="x-none"/>
          </w:rPr>
          <w:t>R1-1804921</w:t>
        </w:r>
      </w:hyperlink>
      <w:r w:rsidR="006B4D00" w:rsidRPr="006B4D00">
        <w:rPr>
          <w:lang w:eastAsia="x-none"/>
        </w:rPr>
        <w:tab/>
        <w:t>Physical layer aspects of data transmission during random access procedure</w:t>
      </w:r>
      <w:r w:rsidR="006B4D00" w:rsidRPr="006B4D00">
        <w:rPr>
          <w:lang w:eastAsia="x-none"/>
        </w:rPr>
        <w:tab/>
        <w:t>Qualcomm Incorporated</w:t>
      </w:r>
    </w:p>
    <w:p w14:paraId="02D28EDA" w14:textId="27A8F8C3" w:rsidR="006B4D00" w:rsidRPr="006D61D9" w:rsidRDefault="00603E09" w:rsidP="006B4D00">
      <w:pPr>
        <w:ind w:left="720" w:hanging="720"/>
        <w:rPr>
          <w:lang w:eastAsia="x-none"/>
        </w:rPr>
      </w:pPr>
      <w:hyperlink r:id="rId530" w:history="1">
        <w:r w:rsidR="00FE4C7E">
          <w:rPr>
            <w:rStyle w:val="Hyperlink"/>
            <w:lang w:eastAsia="x-none"/>
          </w:rPr>
          <w:t>R1-1805132</w:t>
        </w:r>
      </w:hyperlink>
      <w:r w:rsidR="006B4D00" w:rsidRPr="006B4D00">
        <w:rPr>
          <w:lang w:eastAsia="x-none"/>
        </w:rPr>
        <w:tab/>
        <w:t>TBS Determination for Early Data Transmission</w:t>
      </w:r>
      <w:r w:rsidR="006B4D00" w:rsidRPr="006B4D00">
        <w:rPr>
          <w:lang w:eastAsia="x-none"/>
        </w:rPr>
        <w:tab/>
        <w:t>III</w:t>
      </w:r>
    </w:p>
    <w:p w14:paraId="62BF05AE" w14:textId="77777777" w:rsidR="006B4D00" w:rsidRPr="006B4D00" w:rsidRDefault="006B4D00" w:rsidP="000815DD">
      <w:pPr>
        <w:pStyle w:val="Heading5"/>
        <w:rPr>
          <w:lang w:val="en-US"/>
        </w:rPr>
      </w:pPr>
      <w:bookmarkStart w:id="188" w:name="_Toc514184612"/>
      <w:r w:rsidRPr="006B4D00">
        <w:rPr>
          <w:lang w:val="en-US"/>
        </w:rPr>
        <w:t>Physical layer scheduling request</w:t>
      </w:r>
      <w:bookmarkEnd w:id="188"/>
    </w:p>
    <w:p w14:paraId="5549BECD" w14:textId="26A6F399" w:rsidR="006B4D00" w:rsidRPr="006D61D9" w:rsidRDefault="00603E09" w:rsidP="006B4D00">
      <w:pPr>
        <w:ind w:left="720" w:hanging="720"/>
        <w:rPr>
          <w:rFonts w:eastAsia="Yu Mincho"/>
          <w:b/>
          <w:lang w:eastAsia="ja-JP"/>
        </w:rPr>
      </w:pPr>
      <w:hyperlink r:id="rId531" w:history="1">
        <w:r w:rsidR="00FE4C7E" w:rsidRPr="006D61D9">
          <w:rPr>
            <w:rStyle w:val="Hyperlink"/>
            <w:rFonts w:eastAsia="Yu Mincho"/>
            <w:b/>
            <w:lang w:eastAsia="ja-JP"/>
          </w:rPr>
          <w:t>R1-1805292</w:t>
        </w:r>
      </w:hyperlink>
      <w:r w:rsidR="006B4D00" w:rsidRPr="006D61D9">
        <w:rPr>
          <w:rFonts w:eastAsia="Yu Mincho"/>
          <w:b/>
          <w:lang w:eastAsia="ja-JP"/>
        </w:rPr>
        <w:tab/>
        <w:t>Feature lead summary of physical layer SR in feNB-IoT</w:t>
      </w:r>
      <w:r w:rsidR="006B4D00" w:rsidRPr="006D61D9">
        <w:rPr>
          <w:rFonts w:eastAsia="Yu Mincho"/>
          <w:b/>
          <w:lang w:eastAsia="ja-JP"/>
        </w:rPr>
        <w:tab/>
      </w:r>
      <w:r w:rsidR="006B4D00" w:rsidRPr="006D61D9">
        <w:rPr>
          <w:b/>
          <w:lang w:eastAsia="x-none"/>
        </w:rPr>
        <w:t>Huawei, HiSilicon</w:t>
      </w:r>
    </w:p>
    <w:p w14:paraId="1CEFF949" w14:textId="77777777" w:rsidR="006B4D00" w:rsidRPr="006B4D00" w:rsidRDefault="006B4D00" w:rsidP="006B4D00">
      <w:pPr>
        <w:ind w:left="720" w:hanging="720"/>
        <w:rPr>
          <w:lang w:eastAsia="x-none"/>
        </w:rPr>
      </w:pPr>
    </w:p>
    <w:p w14:paraId="3D3B3851" w14:textId="77777777" w:rsidR="006B4D00" w:rsidRPr="006B4D00" w:rsidRDefault="006B4D00" w:rsidP="006B4D00">
      <w:pPr>
        <w:ind w:left="720" w:hanging="720"/>
        <w:rPr>
          <w:rFonts w:eastAsia="Yu Mincho"/>
          <w:szCs w:val="20"/>
          <w:lang w:eastAsia="ja-JP"/>
        </w:rPr>
      </w:pPr>
      <w:r w:rsidRPr="006B4D00">
        <w:rPr>
          <w:rFonts w:eastAsia="Yu Mincho" w:hint="eastAsia"/>
          <w:szCs w:val="20"/>
          <w:highlight w:val="green"/>
          <w:lang w:eastAsia="ja-JP"/>
        </w:rPr>
        <w:t>A</w:t>
      </w:r>
      <w:r w:rsidRPr="006B4D00">
        <w:rPr>
          <w:rFonts w:eastAsia="Yu Mincho"/>
          <w:szCs w:val="20"/>
          <w:highlight w:val="green"/>
          <w:lang w:eastAsia="ja-JP"/>
        </w:rPr>
        <w:t>greement</w:t>
      </w:r>
    </w:p>
    <w:p w14:paraId="23EC4A41" w14:textId="77777777" w:rsidR="006B4D00" w:rsidRPr="006D61D9" w:rsidRDefault="006B4D00" w:rsidP="006D61D9">
      <w:pPr>
        <w:pStyle w:val="ListParagraph"/>
        <w:numPr>
          <w:ilvl w:val="0"/>
          <w:numId w:val="358"/>
        </w:numPr>
        <w:rPr>
          <w:rFonts w:eastAsia="Yu Mincho"/>
        </w:rPr>
      </w:pPr>
      <w:r w:rsidRPr="006D61D9">
        <w:rPr>
          <w:iCs/>
          <w:lang w:eastAsia="x-none"/>
        </w:rPr>
        <w:t xml:space="preserve">If the working assumption is confirmed and when </w:t>
      </w:r>
      <w:r w:rsidRPr="006D61D9">
        <w:rPr>
          <w:i/>
          <w:iCs/>
          <w:lang w:eastAsia="x-none"/>
        </w:rPr>
        <w:t xml:space="preserve">SR is transmitted without HARQ-ACK, it is transmitted in </w:t>
      </w:r>
      <w:r w:rsidRPr="006D61D9">
        <w:rPr>
          <w:rFonts w:eastAsia="Yu Mincho"/>
        </w:rPr>
        <w:t>NPRACH resource using NPRACH based signal.</w:t>
      </w:r>
    </w:p>
    <w:p w14:paraId="24A3E557"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3EA1F81F" w14:textId="77777777" w:rsidR="006B4D00" w:rsidRPr="006D61D9" w:rsidRDefault="006B4D00" w:rsidP="006D61D9">
      <w:pPr>
        <w:pStyle w:val="ListParagraph"/>
        <w:numPr>
          <w:ilvl w:val="0"/>
          <w:numId w:val="358"/>
        </w:numPr>
      </w:pPr>
      <w:r w:rsidRPr="006D61D9">
        <w:t>If the working assumption is confirmed, UE transmits the physical layer SR at the first opportunity unless there is a collision with another physical layer transmission/reception:</w:t>
      </w:r>
    </w:p>
    <w:p w14:paraId="66B89BF8" w14:textId="77777777" w:rsidR="006B4D00" w:rsidRPr="006D61D9" w:rsidRDefault="006B4D00" w:rsidP="006D61D9">
      <w:pPr>
        <w:pStyle w:val="ListParagraph"/>
        <w:numPr>
          <w:ilvl w:val="1"/>
          <w:numId w:val="358"/>
        </w:numPr>
      </w:pPr>
      <w:r w:rsidRPr="006D61D9">
        <w:t>Collision between SR without HARQ-ACK resource and NPDSCH - SR is not transmitted, and remains pending</w:t>
      </w:r>
    </w:p>
    <w:p w14:paraId="534469B6" w14:textId="77777777" w:rsidR="006B4D00" w:rsidRPr="006D61D9" w:rsidRDefault="006B4D00" w:rsidP="006D61D9">
      <w:pPr>
        <w:pStyle w:val="ListParagraph"/>
        <w:numPr>
          <w:ilvl w:val="2"/>
          <w:numId w:val="358"/>
        </w:numPr>
      </w:pPr>
      <w:r w:rsidRPr="006D61D9">
        <w:t xml:space="preserve">FFS: Collision with NPDCCH search space </w:t>
      </w:r>
    </w:p>
    <w:p w14:paraId="0298452F" w14:textId="77777777" w:rsidR="006B4D00" w:rsidRPr="006B4D00" w:rsidRDefault="006B4D00" w:rsidP="006B4D00">
      <w:pPr>
        <w:ind w:left="720" w:hanging="720"/>
        <w:rPr>
          <w:lang w:eastAsia="x-none"/>
        </w:rPr>
      </w:pPr>
    </w:p>
    <w:p w14:paraId="26A2DC4A" w14:textId="3672AF4C" w:rsidR="006B4D00" w:rsidRPr="006B4D00" w:rsidRDefault="00603E09" w:rsidP="006B4D00">
      <w:pPr>
        <w:ind w:left="720" w:hanging="720"/>
        <w:rPr>
          <w:lang w:eastAsia="x-none"/>
        </w:rPr>
      </w:pPr>
      <w:hyperlink r:id="rId532" w:history="1">
        <w:r w:rsidR="00FE4C7E">
          <w:rPr>
            <w:rStyle w:val="Hyperlink"/>
            <w:lang w:eastAsia="x-none"/>
          </w:rPr>
          <w:t>R1-1803869</w:t>
        </w:r>
      </w:hyperlink>
      <w:r w:rsidR="006B4D00" w:rsidRPr="006B4D00">
        <w:rPr>
          <w:lang w:eastAsia="x-none"/>
        </w:rPr>
        <w:tab/>
        <w:t>Design for physical layer scheduling request</w:t>
      </w:r>
      <w:r w:rsidR="006B4D00" w:rsidRPr="006B4D00">
        <w:rPr>
          <w:lang w:eastAsia="x-none"/>
        </w:rPr>
        <w:tab/>
        <w:t>Huawei, HiSilicon</w:t>
      </w:r>
    </w:p>
    <w:p w14:paraId="50E9CFE9" w14:textId="56DC03D9" w:rsidR="006B4D00" w:rsidRPr="006B4D00" w:rsidRDefault="00603E09" w:rsidP="006B4D00">
      <w:pPr>
        <w:ind w:left="720" w:hanging="720"/>
        <w:rPr>
          <w:lang w:eastAsia="x-none"/>
        </w:rPr>
      </w:pPr>
      <w:hyperlink r:id="rId533" w:history="1">
        <w:r w:rsidR="00FE4C7E">
          <w:rPr>
            <w:rStyle w:val="Hyperlink"/>
            <w:lang w:eastAsia="x-none"/>
          </w:rPr>
          <w:t>R1-1804141</w:t>
        </w:r>
      </w:hyperlink>
      <w:r w:rsidR="006B4D00" w:rsidRPr="006B4D00">
        <w:rPr>
          <w:lang w:eastAsia="x-none"/>
        </w:rPr>
        <w:tab/>
        <w:t>Physical Layer Scheduling Request</w:t>
      </w:r>
      <w:r w:rsidR="006B4D00" w:rsidRPr="006B4D00">
        <w:rPr>
          <w:lang w:eastAsia="x-none"/>
        </w:rPr>
        <w:tab/>
        <w:t>MediaTek Inc.</w:t>
      </w:r>
    </w:p>
    <w:p w14:paraId="34DA03FF" w14:textId="47FCA6E0" w:rsidR="006B4D00" w:rsidRPr="006B4D00" w:rsidRDefault="00603E09" w:rsidP="006B4D00">
      <w:pPr>
        <w:ind w:left="720" w:hanging="720"/>
        <w:rPr>
          <w:lang w:eastAsia="x-none"/>
        </w:rPr>
      </w:pPr>
      <w:hyperlink r:id="rId534" w:history="1">
        <w:r w:rsidR="00FE4C7E">
          <w:rPr>
            <w:rStyle w:val="Hyperlink"/>
            <w:lang w:eastAsia="x-none"/>
          </w:rPr>
          <w:t>R1-1804156</w:t>
        </w:r>
      </w:hyperlink>
      <w:r w:rsidR="006B4D00" w:rsidRPr="006B4D00">
        <w:rPr>
          <w:lang w:eastAsia="x-none"/>
        </w:rPr>
        <w:tab/>
        <w:t>Physical layer scheduling request for NB-IoT</w:t>
      </w:r>
      <w:r w:rsidR="006B4D00" w:rsidRPr="006B4D00">
        <w:rPr>
          <w:lang w:eastAsia="x-none"/>
        </w:rPr>
        <w:tab/>
        <w:t>Ericsson</w:t>
      </w:r>
    </w:p>
    <w:p w14:paraId="2AD82C1F" w14:textId="4390D7F4" w:rsidR="006B4D00" w:rsidRPr="006B4D00" w:rsidRDefault="00603E09" w:rsidP="006B4D00">
      <w:pPr>
        <w:ind w:left="720" w:hanging="720"/>
        <w:rPr>
          <w:lang w:eastAsia="x-none"/>
        </w:rPr>
      </w:pPr>
      <w:hyperlink r:id="rId535" w:history="1">
        <w:r w:rsidR="00FE4C7E">
          <w:rPr>
            <w:rStyle w:val="Hyperlink"/>
            <w:lang w:eastAsia="x-none"/>
          </w:rPr>
          <w:t>R1-1804178</w:t>
        </w:r>
      </w:hyperlink>
      <w:r w:rsidR="006B4D00" w:rsidRPr="006B4D00">
        <w:rPr>
          <w:lang w:eastAsia="x-none"/>
        </w:rPr>
        <w:tab/>
        <w:t>Details on physical layer SR without HARQ-ACK for NB-IoT</w:t>
      </w:r>
      <w:r w:rsidR="006B4D00" w:rsidRPr="006B4D00">
        <w:rPr>
          <w:lang w:eastAsia="x-none"/>
        </w:rPr>
        <w:tab/>
        <w:t>ZTE, SaneChips</w:t>
      </w:r>
    </w:p>
    <w:p w14:paraId="42217CF9" w14:textId="75946209" w:rsidR="006B4D00" w:rsidRPr="006B4D00" w:rsidRDefault="00603E09" w:rsidP="006B4D00">
      <w:pPr>
        <w:ind w:left="720" w:hanging="720"/>
        <w:rPr>
          <w:lang w:eastAsia="x-none"/>
        </w:rPr>
      </w:pPr>
      <w:hyperlink r:id="rId536" w:history="1">
        <w:r w:rsidR="00FE4C7E">
          <w:rPr>
            <w:rStyle w:val="Hyperlink"/>
            <w:lang w:eastAsia="x-none"/>
          </w:rPr>
          <w:t>R1-1804250</w:t>
        </w:r>
      </w:hyperlink>
      <w:r w:rsidR="006B4D00" w:rsidRPr="006B4D00">
        <w:rPr>
          <w:lang w:eastAsia="x-none"/>
        </w:rPr>
        <w:tab/>
        <w:t>Considerations for design of wake-up signal</w:t>
      </w:r>
      <w:r w:rsidR="006B4D00" w:rsidRPr="006B4D00">
        <w:rPr>
          <w:lang w:eastAsia="x-none"/>
        </w:rPr>
        <w:tab/>
        <w:t>Nokia, Nokia Shanghai Bell</w:t>
      </w:r>
    </w:p>
    <w:p w14:paraId="19C442E3" w14:textId="5CFCC8FF" w:rsidR="006B4D00" w:rsidRPr="006B4D00" w:rsidRDefault="00603E09" w:rsidP="006B4D00">
      <w:pPr>
        <w:ind w:left="720" w:hanging="720"/>
        <w:rPr>
          <w:lang w:eastAsia="x-none"/>
        </w:rPr>
      </w:pPr>
      <w:hyperlink r:id="rId537" w:history="1">
        <w:r w:rsidR="00FE4C7E">
          <w:rPr>
            <w:rStyle w:val="Hyperlink"/>
            <w:lang w:eastAsia="x-none"/>
          </w:rPr>
          <w:t>R1-1804252</w:t>
        </w:r>
      </w:hyperlink>
      <w:r w:rsidR="006B4D00" w:rsidRPr="006B4D00">
        <w:rPr>
          <w:lang w:eastAsia="x-none"/>
        </w:rPr>
        <w:tab/>
        <w:t>Design of physical layer scheduling request</w:t>
      </w:r>
      <w:r w:rsidR="006B4D00" w:rsidRPr="006B4D00">
        <w:rPr>
          <w:lang w:eastAsia="x-none"/>
        </w:rPr>
        <w:tab/>
        <w:t>Nokia, Nokia Shanghai Bell</w:t>
      </w:r>
    </w:p>
    <w:p w14:paraId="1946BD8F" w14:textId="0BF90C45" w:rsidR="006B4D00" w:rsidRPr="006B4D00" w:rsidRDefault="00603E09" w:rsidP="006B4D00">
      <w:pPr>
        <w:ind w:left="720" w:hanging="720"/>
        <w:rPr>
          <w:lang w:eastAsia="x-none"/>
        </w:rPr>
      </w:pPr>
      <w:hyperlink r:id="rId538" w:history="1">
        <w:r w:rsidR="00FE4C7E">
          <w:rPr>
            <w:rStyle w:val="Hyperlink"/>
            <w:lang w:eastAsia="x-none"/>
          </w:rPr>
          <w:t>R1-1804333</w:t>
        </w:r>
      </w:hyperlink>
      <w:r w:rsidR="006B4D00" w:rsidRPr="006B4D00">
        <w:rPr>
          <w:lang w:eastAsia="x-none"/>
        </w:rPr>
        <w:tab/>
        <w:t>Discussion on scheduling request for NB IoT</w:t>
      </w:r>
      <w:r w:rsidR="006B4D00" w:rsidRPr="006B4D00">
        <w:rPr>
          <w:lang w:eastAsia="x-none"/>
        </w:rPr>
        <w:tab/>
        <w:t>Samsung</w:t>
      </w:r>
    </w:p>
    <w:p w14:paraId="49E2C82D" w14:textId="3BC7041B" w:rsidR="006B4D00" w:rsidRPr="006B4D00" w:rsidRDefault="00603E09" w:rsidP="006B4D00">
      <w:pPr>
        <w:ind w:left="720" w:hanging="720"/>
        <w:rPr>
          <w:lang w:eastAsia="x-none"/>
        </w:rPr>
      </w:pPr>
      <w:hyperlink r:id="rId539" w:history="1">
        <w:r w:rsidR="00FE4C7E">
          <w:rPr>
            <w:rStyle w:val="Hyperlink"/>
            <w:lang w:eastAsia="x-none"/>
          </w:rPr>
          <w:t>R1-1804523</w:t>
        </w:r>
      </w:hyperlink>
      <w:r w:rsidR="006B4D00" w:rsidRPr="006B4D00">
        <w:rPr>
          <w:lang w:eastAsia="x-none"/>
        </w:rPr>
        <w:tab/>
        <w:t>Discussion on Scheduling request in NB-IoT</w:t>
      </w:r>
      <w:r w:rsidR="006B4D00" w:rsidRPr="006B4D00">
        <w:rPr>
          <w:lang w:eastAsia="x-none"/>
        </w:rPr>
        <w:tab/>
        <w:t>LG Electronics</w:t>
      </w:r>
    </w:p>
    <w:p w14:paraId="1C264D27" w14:textId="52195A16" w:rsidR="006B4D00" w:rsidRPr="006B4D00" w:rsidRDefault="00603E09" w:rsidP="006B4D00">
      <w:pPr>
        <w:ind w:left="720" w:hanging="720"/>
        <w:rPr>
          <w:lang w:eastAsia="x-none"/>
        </w:rPr>
      </w:pPr>
      <w:hyperlink r:id="rId540" w:history="1">
        <w:r w:rsidR="00FE4C7E">
          <w:rPr>
            <w:rStyle w:val="Hyperlink"/>
            <w:lang w:eastAsia="x-none"/>
          </w:rPr>
          <w:t>R1-1804700</w:t>
        </w:r>
      </w:hyperlink>
      <w:r w:rsidR="006B4D00" w:rsidRPr="006B4D00">
        <w:rPr>
          <w:lang w:eastAsia="x-none"/>
        </w:rPr>
        <w:tab/>
        <w:t>Scheduling request for feNB-IoT</w:t>
      </w:r>
      <w:r w:rsidR="006B4D00" w:rsidRPr="006B4D00">
        <w:rPr>
          <w:lang w:eastAsia="x-none"/>
        </w:rPr>
        <w:tab/>
        <w:t>Intel Corporation</w:t>
      </w:r>
    </w:p>
    <w:p w14:paraId="046A8CBD" w14:textId="4817831B" w:rsidR="006B4D00" w:rsidRPr="006B4D00" w:rsidRDefault="00603E09" w:rsidP="006B4D00">
      <w:pPr>
        <w:ind w:left="720" w:hanging="720"/>
        <w:rPr>
          <w:lang w:eastAsia="x-none"/>
        </w:rPr>
      </w:pPr>
      <w:hyperlink r:id="rId541" w:history="1">
        <w:r w:rsidR="00FE4C7E">
          <w:rPr>
            <w:rStyle w:val="Hyperlink"/>
            <w:lang w:eastAsia="x-none"/>
          </w:rPr>
          <w:t>R1-1804922</w:t>
        </w:r>
      </w:hyperlink>
      <w:r w:rsidR="006B4D00" w:rsidRPr="006B4D00">
        <w:rPr>
          <w:lang w:eastAsia="x-none"/>
        </w:rPr>
        <w:tab/>
        <w:t>Physical layer scheduling request</w:t>
      </w:r>
      <w:r w:rsidR="006B4D00" w:rsidRPr="006B4D00">
        <w:rPr>
          <w:lang w:eastAsia="x-none"/>
        </w:rPr>
        <w:tab/>
        <w:t>Qualcomm Incorporated</w:t>
      </w:r>
    </w:p>
    <w:p w14:paraId="06A5F1A6" w14:textId="77777777" w:rsidR="006B4D00" w:rsidRPr="006B4D00" w:rsidRDefault="006B4D00" w:rsidP="000815DD">
      <w:pPr>
        <w:pStyle w:val="Heading5"/>
        <w:rPr>
          <w:lang w:val="en-US"/>
        </w:rPr>
      </w:pPr>
      <w:bookmarkStart w:id="189" w:name="_Toc514184613"/>
      <w:r w:rsidRPr="006B4D00">
        <w:rPr>
          <w:lang w:val="en-US"/>
        </w:rPr>
        <w:t>Semi-persistent scheduling</w:t>
      </w:r>
      <w:bookmarkEnd w:id="189"/>
    </w:p>
    <w:p w14:paraId="27342F9E" w14:textId="110F844F" w:rsidR="006B4D00" w:rsidRPr="006B4D00" w:rsidRDefault="00603E09" w:rsidP="006B4D00">
      <w:pPr>
        <w:ind w:left="720" w:hanging="720"/>
        <w:rPr>
          <w:lang w:eastAsia="x-none"/>
        </w:rPr>
      </w:pPr>
      <w:hyperlink r:id="rId542" w:history="1">
        <w:r w:rsidR="00FE4C7E">
          <w:rPr>
            <w:rStyle w:val="Hyperlink"/>
            <w:rFonts w:eastAsia="Yu Mincho"/>
            <w:lang w:eastAsia="ja-JP"/>
          </w:rPr>
          <w:t>R1-1805293</w:t>
        </w:r>
      </w:hyperlink>
      <w:r w:rsidR="006B4D00" w:rsidRPr="006B4D00">
        <w:rPr>
          <w:rFonts w:eastAsia="Yu Mincho"/>
          <w:lang w:eastAsia="ja-JP"/>
        </w:rPr>
        <w:tab/>
        <w:t>Feature lead summary of SPS in NB-IoT</w:t>
      </w:r>
      <w:r w:rsidR="006B4D00" w:rsidRPr="006B4D00">
        <w:rPr>
          <w:rFonts w:eastAsia="Yu Mincho"/>
          <w:lang w:eastAsia="ja-JP"/>
        </w:rPr>
        <w:tab/>
      </w:r>
      <w:r w:rsidR="006B4D00" w:rsidRPr="006B4D00">
        <w:rPr>
          <w:lang w:eastAsia="x-none"/>
        </w:rPr>
        <w:t>Huawei, HiSilicon</w:t>
      </w:r>
    </w:p>
    <w:p w14:paraId="181390B9" w14:textId="508288CB" w:rsidR="006B4D00" w:rsidRPr="006B4D00" w:rsidRDefault="00603E09" w:rsidP="006B4D00">
      <w:pPr>
        <w:ind w:left="720" w:hanging="720"/>
        <w:rPr>
          <w:lang w:eastAsia="x-none"/>
        </w:rPr>
      </w:pPr>
      <w:hyperlink r:id="rId543" w:history="1">
        <w:r w:rsidR="00FE4C7E">
          <w:rPr>
            <w:rStyle w:val="Hyperlink"/>
            <w:lang w:eastAsia="x-none"/>
          </w:rPr>
          <w:t>R1-1803870</w:t>
        </w:r>
      </w:hyperlink>
      <w:r w:rsidR="006B4D00" w:rsidRPr="006B4D00">
        <w:rPr>
          <w:lang w:eastAsia="x-none"/>
        </w:rPr>
        <w:tab/>
        <w:t>On support of semi-persistent scheduling</w:t>
      </w:r>
      <w:r w:rsidR="006B4D00" w:rsidRPr="006B4D00">
        <w:rPr>
          <w:lang w:eastAsia="x-none"/>
        </w:rPr>
        <w:tab/>
        <w:t>Huawei, HiSilicon</w:t>
      </w:r>
    </w:p>
    <w:p w14:paraId="41A3D842" w14:textId="509C0985" w:rsidR="006B4D00" w:rsidRPr="006B4D00" w:rsidRDefault="00603E09" w:rsidP="006B4D00">
      <w:pPr>
        <w:ind w:left="720" w:hanging="720"/>
        <w:rPr>
          <w:lang w:eastAsia="x-none"/>
        </w:rPr>
      </w:pPr>
      <w:hyperlink r:id="rId544" w:history="1">
        <w:r w:rsidR="00FE4C7E">
          <w:rPr>
            <w:rStyle w:val="Hyperlink"/>
            <w:lang w:eastAsia="x-none"/>
          </w:rPr>
          <w:t>R1-1804142</w:t>
        </w:r>
      </w:hyperlink>
      <w:r w:rsidR="006B4D00" w:rsidRPr="006B4D00">
        <w:rPr>
          <w:lang w:eastAsia="x-none"/>
        </w:rPr>
        <w:tab/>
        <w:t>L1 Scheduling Request by  Semi Persistent Scheduling</w:t>
      </w:r>
      <w:r w:rsidR="006B4D00" w:rsidRPr="006B4D00">
        <w:rPr>
          <w:lang w:eastAsia="x-none"/>
        </w:rPr>
        <w:tab/>
        <w:t>MediaTek Inc.</w:t>
      </w:r>
    </w:p>
    <w:p w14:paraId="45AC27A7" w14:textId="0A3F4CFF" w:rsidR="006B4D00" w:rsidRPr="006B4D00" w:rsidRDefault="00603E09" w:rsidP="006B4D00">
      <w:pPr>
        <w:ind w:left="720" w:hanging="720"/>
        <w:rPr>
          <w:lang w:eastAsia="x-none"/>
        </w:rPr>
      </w:pPr>
      <w:hyperlink r:id="rId545" w:history="1">
        <w:r w:rsidR="00FE4C7E">
          <w:rPr>
            <w:rStyle w:val="Hyperlink"/>
            <w:lang w:eastAsia="x-none"/>
          </w:rPr>
          <w:t>R1-1804157</w:t>
        </w:r>
      </w:hyperlink>
      <w:r w:rsidR="006B4D00" w:rsidRPr="006B4D00">
        <w:rPr>
          <w:lang w:eastAsia="x-none"/>
        </w:rPr>
        <w:tab/>
        <w:t>Semi-persistent scheduling for NB-IoT</w:t>
      </w:r>
      <w:r w:rsidR="006B4D00" w:rsidRPr="006B4D00">
        <w:rPr>
          <w:lang w:eastAsia="x-none"/>
        </w:rPr>
        <w:tab/>
        <w:t>Ericsson</w:t>
      </w:r>
    </w:p>
    <w:p w14:paraId="787A1D09" w14:textId="24C4ABC0" w:rsidR="006B4D00" w:rsidRPr="006B4D00" w:rsidRDefault="00603E09" w:rsidP="006B4D00">
      <w:pPr>
        <w:ind w:left="720" w:hanging="720"/>
        <w:rPr>
          <w:lang w:eastAsia="x-none"/>
        </w:rPr>
      </w:pPr>
      <w:hyperlink r:id="rId546" w:history="1">
        <w:r w:rsidR="00FE4C7E">
          <w:rPr>
            <w:rStyle w:val="Hyperlink"/>
            <w:lang w:eastAsia="x-none"/>
          </w:rPr>
          <w:t>R1-1804179</w:t>
        </w:r>
      </w:hyperlink>
      <w:r w:rsidR="006B4D00" w:rsidRPr="006B4D00">
        <w:rPr>
          <w:lang w:eastAsia="x-none"/>
        </w:rPr>
        <w:tab/>
        <w:t>Considerations on physical layer aspects on SPS in NB-IoT</w:t>
      </w:r>
      <w:r w:rsidR="006B4D00" w:rsidRPr="006B4D00">
        <w:rPr>
          <w:lang w:eastAsia="x-none"/>
        </w:rPr>
        <w:tab/>
        <w:t>ZTE, SaneChips</w:t>
      </w:r>
    </w:p>
    <w:p w14:paraId="7FB8EDA2" w14:textId="6E35460C" w:rsidR="006B4D00" w:rsidRPr="006B4D00" w:rsidRDefault="00603E09" w:rsidP="006B4D00">
      <w:pPr>
        <w:ind w:left="720" w:hanging="720"/>
        <w:rPr>
          <w:lang w:eastAsia="x-none"/>
        </w:rPr>
      </w:pPr>
      <w:hyperlink r:id="rId547" w:history="1">
        <w:r w:rsidR="00FE4C7E">
          <w:rPr>
            <w:rStyle w:val="Hyperlink"/>
            <w:lang w:eastAsia="x-none"/>
          </w:rPr>
          <w:t>R1-1804253</w:t>
        </w:r>
      </w:hyperlink>
      <w:r w:rsidR="006B4D00" w:rsidRPr="006B4D00">
        <w:rPr>
          <w:lang w:eastAsia="x-none"/>
        </w:rPr>
        <w:tab/>
        <w:t>Support for semi-persistent scheduling in NB-IoT</w:t>
      </w:r>
      <w:r w:rsidR="006B4D00" w:rsidRPr="006B4D00">
        <w:rPr>
          <w:lang w:eastAsia="x-none"/>
        </w:rPr>
        <w:tab/>
        <w:t>Nokia, Nokia Shanghai Bell</w:t>
      </w:r>
    </w:p>
    <w:p w14:paraId="74815A5B" w14:textId="7FB2DEE9" w:rsidR="006B4D00" w:rsidRPr="006B4D00" w:rsidRDefault="00603E09" w:rsidP="006B4D00">
      <w:pPr>
        <w:ind w:left="720" w:hanging="720"/>
        <w:rPr>
          <w:lang w:eastAsia="x-none"/>
        </w:rPr>
      </w:pPr>
      <w:hyperlink r:id="rId548" w:history="1">
        <w:r w:rsidR="00FE4C7E">
          <w:rPr>
            <w:rStyle w:val="Hyperlink"/>
            <w:lang w:eastAsia="x-none"/>
          </w:rPr>
          <w:t>R1-1804334</w:t>
        </w:r>
      </w:hyperlink>
      <w:r w:rsidR="006B4D00" w:rsidRPr="006B4D00">
        <w:rPr>
          <w:lang w:eastAsia="x-none"/>
        </w:rPr>
        <w:tab/>
        <w:t>New SPS mechanism for power saving</w:t>
      </w:r>
      <w:r w:rsidR="006B4D00" w:rsidRPr="006B4D00">
        <w:rPr>
          <w:lang w:eastAsia="x-none"/>
        </w:rPr>
        <w:tab/>
        <w:t>Samsung</w:t>
      </w:r>
    </w:p>
    <w:p w14:paraId="217454AA" w14:textId="24092B7E" w:rsidR="006B4D00" w:rsidRPr="006B4D00" w:rsidRDefault="00603E09" w:rsidP="006B4D00">
      <w:pPr>
        <w:ind w:left="720" w:hanging="720"/>
        <w:rPr>
          <w:lang w:eastAsia="x-none"/>
        </w:rPr>
      </w:pPr>
      <w:hyperlink r:id="rId549" w:history="1">
        <w:r w:rsidR="00FE4C7E">
          <w:rPr>
            <w:rStyle w:val="Hyperlink"/>
            <w:lang w:eastAsia="x-none"/>
          </w:rPr>
          <w:t>R1-1804524</w:t>
        </w:r>
      </w:hyperlink>
      <w:r w:rsidR="006B4D00" w:rsidRPr="006B4D00">
        <w:rPr>
          <w:lang w:eastAsia="x-none"/>
        </w:rPr>
        <w:tab/>
        <w:t>SPS support in NB-IoT</w:t>
      </w:r>
      <w:r w:rsidR="006B4D00" w:rsidRPr="006B4D00">
        <w:rPr>
          <w:lang w:eastAsia="x-none"/>
        </w:rPr>
        <w:tab/>
        <w:t>LG Electronics</w:t>
      </w:r>
    </w:p>
    <w:p w14:paraId="06E0BE20" w14:textId="65F8DE0D" w:rsidR="006B4D00" w:rsidRPr="006B4D00" w:rsidRDefault="00603E09" w:rsidP="006B4D00">
      <w:pPr>
        <w:ind w:left="720" w:hanging="720"/>
        <w:rPr>
          <w:lang w:eastAsia="x-none"/>
        </w:rPr>
      </w:pPr>
      <w:hyperlink r:id="rId550" w:history="1">
        <w:r w:rsidR="00FE4C7E">
          <w:rPr>
            <w:rStyle w:val="Hyperlink"/>
            <w:lang w:eastAsia="x-none"/>
          </w:rPr>
          <w:t>R1-1804923</w:t>
        </w:r>
      </w:hyperlink>
      <w:r w:rsidR="006B4D00" w:rsidRPr="006B4D00">
        <w:rPr>
          <w:lang w:eastAsia="x-none"/>
        </w:rPr>
        <w:tab/>
        <w:t>Support of SPS</w:t>
      </w:r>
      <w:r w:rsidR="006B4D00" w:rsidRPr="006B4D00">
        <w:rPr>
          <w:lang w:eastAsia="x-none"/>
        </w:rPr>
        <w:tab/>
        <w:t>Qualcomm Incorporated</w:t>
      </w:r>
    </w:p>
    <w:p w14:paraId="76EA8639" w14:textId="134C8DA7" w:rsidR="006B4D00" w:rsidRPr="006B4D00" w:rsidRDefault="00603E09" w:rsidP="006B4D00">
      <w:pPr>
        <w:ind w:left="720" w:hanging="720"/>
        <w:rPr>
          <w:lang w:eastAsia="x-none"/>
        </w:rPr>
      </w:pPr>
      <w:hyperlink r:id="rId551" w:history="1">
        <w:r w:rsidR="00FE4C7E">
          <w:rPr>
            <w:rStyle w:val="Hyperlink"/>
            <w:lang w:eastAsia="x-none"/>
          </w:rPr>
          <w:t>R1-1805028</w:t>
        </w:r>
      </w:hyperlink>
      <w:r w:rsidR="006B4D00" w:rsidRPr="006B4D00">
        <w:rPr>
          <w:lang w:eastAsia="x-none"/>
        </w:rPr>
        <w:tab/>
        <w:t>Views on SPS activation and deactivation mechanism</w:t>
      </w:r>
      <w:r w:rsidR="006B4D00" w:rsidRPr="006B4D00">
        <w:rPr>
          <w:lang w:eastAsia="x-none"/>
        </w:rPr>
        <w:tab/>
        <w:t>NTT DOCOMO, INC.</w:t>
      </w:r>
    </w:p>
    <w:p w14:paraId="1E2C262E" w14:textId="02BEEC57" w:rsidR="006B4D00" w:rsidRPr="006B4D00" w:rsidRDefault="006D61D9" w:rsidP="006D61D9">
      <w:pPr>
        <w:ind w:left="720" w:hanging="720"/>
        <w:rPr>
          <w:lang w:val="en-US" w:eastAsia="x-none"/>
        </w:rPr>
      </w:pPr>
      <w:r w:rsidRPr="006D61D9">
        <w:rPr>
          <w:lang w:val="en-US" w:eastAsia="x-none"/>
        </w:rPr>
        <w:t>R1-1805324</w:t>
      </w:r>
      <w:r w:rsidRPr="006D61D9">
        <w:rPr>
          <w:lang w:val="en-US" w:eastAsia="x-none"/>
        </w:rPr>
        <w:tab/>
        <w:t>WF on SPS for NB-IoT in Rel-15</w:t>
      </w:r>
      <w:r w:rsidRPr="006D61D9">
        <w:rPr>
          <w:lang w:val="en-US" w:eastAsia="x-none"/>
        </w:rPr>
        <w:tab/>
        <w:t>NTT DOCOMO</w:t>
      </w:r>
    </w:p>
    <w:p w14:paraId="1EC174BA" w14:textId="1A071237" w:rsidR="006B4D00" w:rsidRDefault="006B4D00" w:rsidP="0010798C">
      <w:pPr>
        <w:pStyle w:val="Heading4"/>
        <w:rPr>
          <w:lang w:val="en-US"/>
        </w:rPr>
      </w:pPr>
      <w:bookmarkStart w:id="190" w:name="_Toc511072782"/>
      <w:bookmarkStart w:id="191" w:name="_Toc464256839"/>
      <w:bookmarkStart w:id="192" w:name="_Toc514184614"/>
      <w:r w:rsidRPr="006B4D00">
        <w:rPr>
          <w:lang w:val="en-US"/>
        </w:rPr>
        <w:t>Reduced system acquisition time</w:t>
      </w:r>
      <w:bookmarkEnd w:id="190"/>
      <w:bookmarkEnd w:id="192"/>
    </w:p>
    <w:p w14:paraId="1C527A7C" w14:textId="22A9B19A" w:rsidR="00537205" w:rsidRPr="00537205" w:rsidRDefault="00537205" w:rsidP="00537205">
      <w:pPr>
        <w:rPr>
          <w:lang w:val="en-US"/>
        </w:rPr>
      </w:pPr>
      <w:r w:rsidRPr="00537205">
        <w:rPr>
          <w:lang w:val="en-US"/>
        </w:rPr>
        <w:t>R1-1805309</w:t>
      </w:r>
      <w:r w:rsidRPr="00537205">
        <w:rPr>
          <w:lang w:val="en-US"/>
        </w:rPr>
        <w:tab/>
        <w:t>Summary of 6.2.7.2 Reduced system acquisition time</w:t>
      </w:r>
      <w:r w:rsidRPr="00537205">
        <w:rPr>
          <w:lang w:val="en-US"/>
        </w:rPr>
        <w:tab/>
        <w:t>Qualcomm</w:t>
      </w:r>
    </w:p>
    <w:p w14:paraId="7EA7B804" w14:textId="77777777" w:rsidR="006B4D00" w:rsidRPr="006B4D00" w:rsidRDefault="006B4D00" w:rsidP="0010798C">
      <w:pPr>
        <w:pStyle w:val="Heading5"/>
        <w:rPr>
          <w:lang w:val="en-US"/>
        </w:rPr>
      </w:pPr>
      <w:bookmarkStart w:id="193" w:name="_Toc514184615"/>
      <w:r w:rsidRPr="006B4D00">
        <w:rPr>
          <w:lang w:val="en-US"/>
        </w:rPr>
        <w:t>Cell search</w:t>
      </w:r>
      <w:bookmarkEnd w:id="193"/>
    </w:p>
    <w:p w14:paraId="034B775B" w14:textId="1410804F" w:rsidR="006B4D00" w:rsidRPr="006B4D00" w:rsidRDefault="00603E09" w:rsidP="006B4D00">
      <w:pPr>
        <w:ind w:left="720" w:hanging="720"/>
        <w:rPr>
          <w:lang w:eastAsia="x-none"/>
        </w:rPr>
      </w:pPr>
      <w:hyperlink r:id="rId552" w:history="1">
        <w:r w:rsidR="00FE4C7E">
          <w:rPr>
            <w:rStyle w:val="Hyperlink"/>
            <w:lang w:eastAsia="x-none"/>
          </w:rPr>
          <w:t>R1-1803877</w:t>
        </w:r>
      </w:hyperlink>
      <w:r w:rsidR="006B4D00" w:rsidRPr="006B4D00">
        <w:rPr>
          <w:lang w:eastAsia="x-none"/>
        </w:rPr>
        <w:tab/>
        <w:t>Reduction of NB-IoT synchronization time</w:t>
      </w:r>
      <w:r w:rsidR="006B4D00" w:rsidRPr="006B4D00">
        <w:rPr>
          <w:lang w:eastAsia="x-none"/>
        </w:rPr>
        <w:tab/>
        <w:t>Huawei, HiSilicon</w:t>
      </w:r>
    </w:p>
    <w:p w14:paraId="012E81F4" w14:textId="6C6E11BA" w:rsidR="006B4D00" w:rsidRPr="006B4D00" w:rsidRDefault="00603E09" w:rsidP="006B4D00">
      <w:pPr>
        <w:ind w:left="720" w:hanging="720"/>
        <w:rPr>
          <w:lang w:eastAsia="x-none"/>
        </w:rPr>
      </w:pPr>
      <w:hyperlink r:id="rId553" w:history="1">
        <w:r w:rsidR="00FE4C7E">
          <w:rPr>
            <w:rStyle w:val="Hyperlink"/>
            <w:lang w:eastAsia="x-none"/>
          </w:rPr>
          <w:t>R1-1804158</w:t>
        </w:r>
      </w:hyperlink>
      <w:r w:rsidR="006B4D00" w:rsidRPr="006B4D00">
        <w:rPr>
          <w:lang w:eastAsia="x-none"/>
        </w:rPr>
        <w:tab/>
        <w:t>Cell search time reduction for NB-IoT</w:t>
      </w:r>
      <w:r w:rsidR="006B4D00" w:rsidRPr="006B4D00">
        <w:rPr>
          <w:lang w:eastAsia="x-none"/>
        </w:rPr>
        <w:tab/>
        <w:t>Ericsson</w:t>
      </w:r>
    </w:p>
    <w:p w14:paraId="703C2157" w14:textId="54B4E8EE" w:rsidR="006B4D00" w:rsidRPr="006B4D00" w:rsidRDefault="00603E09" w:rsidP="006B4D00">
      <w:pPr>
        <w:ind w:left="720" w:hanging="720"/>
        <w:rPr>
          <w:lang w:eastAsia="x-none"/>
        </w:rPr>
      </w:pPr>
      <w:hyperlink r:id="rId554" w:history="1">
        <w:r w:rsidR="00FE4C7E">
          <w:rPr>
            <w:rStyle w:val="Hyperlink"/>
            <w:lang w:eastAsia="x-none"/>
          </w:rPr>
          <w:t>R1-1804180</w:t>
        </w:r>
      </w:hyperlink>
      <w:r w:rsidR="006B4D00" w:rsidRPr="006B4D00">
        <w:rPr>
          <w:lang w:eastAsia="x-none"/>
        </w:rPr>
        <w:tab/>
        <w:t>Cell search enhancement for NB-IoT</w:t>
      </w:r>
      <w:r w:rsidR="006B4D00" w:rsidRPr="006B4D00">
        <w:rPr>
          <w:lang w:eastAsia="x-none"/>
        </w:rPr>
        <w:tab/>
        <w:t>ZTE, SaneChips</w:t>
      </w:r>
    </w:p>
    <w:p w14:paraId="4DD8042E" w14:textId="1A3B5036" w:rsidR="006B4D00" w:rsidRPr="006B4D00" w:rsidRDefault="00603E09" w:rsidP="006B4D00">
      <w:pPr>
        <w:ind w:left="720" w:hanging="720"/>
        <w:rPr>
          <w:lang w:eastAsia="x-none"/>
        </w:rPr>
      </w:pPr>
      <w:hyperlink r:id="rId555" w:history="1">
        <w:r w:rsidR="00FE4C7E">
          <w:rPr>
            <w:rStyle w:val="Hyperlink"/>
            <w:lang w:eastAsia="x-none"/>
          </w:rPr>
          <w:t>R1-1804254</w:t>
        </w:r>
      </w:hyperlink>
      <w:r w:rsidR="006B4D00" w:rsidRPr="006B4D00">
        <w:rPr>
          <w:lang w:eastAsia="x-none"/>
        </w:rPr>
        <w:tab/>
        <w:t>Reducing cell search time for feNB-IoT</w:t>
      </w:r>
      <w:r w:rsidR="006B4D00" w:rsidRPr="006B4D00">
        <w:rPr>
          <w:lang w:eastAsia="x-none"/>
        </w:rPr>
        <w:tab/>
        <w:t>Nokia, Nokia Shanghai Bell</w:t>
      </w:r>
    </w:p>
    <w:p w14:paraId="74AF614A" w14:textId="4B238F39" w:rsidR="006B4D00" w:rsidRPr="00537205" w:rsidRDefault="00603E09" w:rsidP="006B4D00">
      <w:pPr>
        <w:ind w:left="720" w:hanging="720"/>
        <w:rPr>
          <w:lang w:eastAsia="x-none"/>
        </w:rPr>
      </w:pPr>
      <w:hyperlink r:id="rId556" w:history="1">
        <w:r w:rsidR="00FE4C7E">
          <w:rPr>
            <w:rStyle w:val="Hyperlink"/>
            <w:lang w:eastAsia="x-none"/>
          </w:rPr>
          <w:t>R1-1804924</w:t>
        </w:r>
      </w:hyperlink>
      <w:r w:rsidR="006B4D00" w:rsidRPr="006B4D00">
        <w:rPr>
          <w:lang w:eastAsia="x-none"/>
        </w:rPr>
        <w:tab/>
        <w:t>Enhancements to cell search</w:t>
      </w:r>
      <w:r w:rsidR="006B4D00" w:rsidRPr="006B4D00">
        <w:rPr>
          <w:lang w:eastAsia="x-none"/>
        </w:rPr>
        <w:tab/>
        <w:t>Qualcomm Incorporated</w:t>
      </w:r>
    </w:p>
    <w:p w14:paraId="0734464D" w14:textId="77777777" w:rsidR="006B4D00" w:rsidRPr="006B4D00" w:rsidRDefault="006B4D00" w:rsidP="0010798C">
      <w:pPr>
        <w:pStyle w:val="Heading5"/>
        <w:rPr>
          <w:lang w:val="en-US"/>
        </w:rPr>
      </w:pPr>
      <w:bookmarkStart w:id="194" w:name="_Toc514184616"/>
      <w:r w:rsidRPr="006B4D00">
        <w:rPr>
          <w:lang w:val="en-US"/>
        </w:rPr>
        <w:t>System Information</w:t>
      </w:r>
      <w:bookmarkEnd w:id="194"/>
    </w:p>
    <w:p w14:paraId="7B79B988" w14:textId="1CEB7A48" w:rsidR="006B4D00" w:rsidRPr="006B4D00" w:rsidRDefault="00603E09" w:rsidP="006B4D00">
      <w:pPr>
        <w:ind w:left="720" w:hanging="720"/>
        <w:rPr>
          <w:lang w:eastAsia="x-none"/>
        </w:rPr>
      </w:pPr>
      <w:hyperlink r:id="rId557" w:history="1">
        <w:r w:rsidR="00FE4C7E">
          <w:rPr>
            <w:rStyle w:val="Hyperlink"/>
            <w:lang w:eastAsia="x-none"/>
          </w:rPr>
          <w:t>R1-1803878</w:t>
        </w:r>
      </w:hyperlink>
      <w:r w:rsidR="006B4D00" w:rsidRPr="006B4D00">
        <w:rPr>
          <w:lang w:eastAsia="x-none"/>
        </w:rPr>
        <w:tab/>
        <w:t>Reduction of NB-IoT system information acquisition time</w:t>
      </w:r>
      <w:r w:rsidR="006B4D00" w:rsidRPr="006B4D00">
        <w:rPr>
          <w:lang w:eastAsia="x-none"/>
        </w:rPr>
        <w:tab/>
        <w:t>Huawei, HiSilicon</w:t>
      </w:r>
    </w:p>
    <w:p w14:paraId="07CF9424" w14:textId="0802CA75" w:rsidR="006B4D00" w:rsidRPr="006B4D00" w:rsidRDefault="00603E09" w:rsidP="006B4D00">
      <w:pPr>
        <w:ind w:left="720" w:hanging="720"/>
        <w:rPr>
          <w:lang w:eastAsia="x-none"/>
        </w:rPr>
      </w:pPr>
      <w:hyperlink r:id="rId558" w:history="1">
        <w:r w:rsidR="00FE4C7E">
          <w:rPr>
            <w:rStyle w:val="Hyperlink"/>
            <w:lang w:eastAsia="x-none"/>
          </w:rPr>
          <w:t>R1-1804159</w:t>
        </w:r>
      </w:hyperlink>
      <w:r w:rsidR="006B4D00" w:rsidRPr="006B4D00">
        <w:rPr>
          <w:lang w:eastAsia="x-none"/>
        </w:rPr>
        <w:tab/>
        <w:t>System information acquisition time reduction for NB-IoT</w:t>
      </w:r>
      <w:r w:rsidR="006B4D00" w:rsidRPr="006B4D00">
        <w:rPr>
          <w:lang w:eastAsia="x-none"/>
        </w:rPr>
        <w:tab/>
        <w:t>Ericsson</w:t>
      </w:r>
    </w:p>
    <w:p w14:paraId="4172D4C3" w14:textId="6DDC2F8F" w:rsidR="006B4D00" w:rsidRPr="006B4D00" w:rsidRDefault="00603E09" w:rsidP="006B4D00">
      <w:pPr>
        <w:ind w:left="720" w:hanging="720"/>
        <w:rPr>
          <w:lang w:eastAsia="x-none"/>
        </w:rPr>
      </w:pPr>
      <w:hyperlink r:id="rId559" w:history="1">
        <w:r w:rsidR="00FE4C7E">
          <w:rPr>
            <w:rStyle w:val="Hyperlink"/>
            <w:lang w:eastAsia="x-none"/>
          </w:rPr>
          <w:t>R1-1804181</w:t>
        </w:r>
      </w:hyperlink>
      <w:r w:rsidR="006B4D00" w:rsidRPr="006B4D00">
        <w:rPr>
          <w:lang w:eastAsia="x-none"/>
        </w:rPr>
        <w:tab/>
        <w:t>Remaining issues on system information acquisition improvement for NB-IoT</w:t>
      </w:r>
      <w:r w:rsidR="006B4D00" w:rsidRPr="006B4D00">
        <w:rPr>
          <w:lang w:eastAsia="x-none"/>
        </w:rPr>
        <w:tab/>
        <w:t>ZTE, SaneChips</w:t>
      </w:r>
    </w:p>
    <w:p w14:paraId="6D5912B5" w14:textId="6D7F2651" w:rsidR="006B4D00" w:rsidRPr="006B4D00" w:rsidRDefault="00603E09" w:rsidP="006B4D00">
      <w:pPr>
        <w:ind w:left="720" w:hanging="720"/>
        <w:rPr>
          <w:lang w:eastAsia="x-none"/>
        </w:rPr>
      </w:pPr>
      <w:hyperlink r:id="rId560" w:history="1">
        <w:r w:rsidR="00FE4C7E">
          <w:rPr>
            <w:rStyle w:val="Hyperlink"/>
            <w:lang w:eastAsia="x-none"/>
          </w:rPr>
          <w:t>R1-1804255</w:t>
        </w:r>
      </w:hyperlink>
      <w:r w:rsidR="006B4D00" w:rsidRPr="006B4D00">
        <w:rPr>
          <w:lang w:eastAsia="x-none"/>
        </w:rPr>
        <w:tab/>
        <w:t>Reducing system acquisition time for feNB-IoT</w:t>
      </w:r>
      <w:r w:rsidR="006B4D00" w:rsidRPr="006B4D00">
        <w:rPr>
          <w:lang w:eastAsia="x-none"/>
        </w:rPr>
        <w:tab/>
        <w:t>Nokia, Nokia Shanghai Bell</w:t>
      </w:r>
    </w:p>
    <w:p w14:paraId="73C3E55C" w14:textId="7860E0B9" w:rsidR="006B4D00" w:rsidRPr="00537205" w:rsidRDefault="00603E09" w:rsidP="006B4D00">
      <w:pPr>
        <w:ind w:left="720" w:hanging="720"/>
        <w:rPr>
          <w:lang w:eastAsia="x-none"/>
        </w:rPr>
      </w:pPr>
      <w:hyperlink r:id="rId561" w:history="1">
        <w:r w:rsidR="00FE4C7E">
          <w:rPr>
            <w:rStyle w:val="Hyperlink"/>
            <w:lang w:eastAsia="x-none"/>
          </w:rPr>
          <w:t>R1-1804925</w:t>
        </w:r>
      </w:hyperlink>
      <w:r w:rsidR="006B4D00" w:rsidRPr="006B4D00">
        <w:rPr>
          <w:lang w:eastAsia="x-none"/>
        </w:rPr>
        <w:tab/>
        <w:t>Enhancements to system information acquisiton</w:t>
      </w:r>
      <w:r w:rsidR="006B4D00" w:rsidRPr="006B4D00">
        <w:rPr>
          <w:lang w:eastAsia="x-none"/>
        </w:rPr>
        <w:tab/>
        <w:t>Qualcomm Incorporated</w:t>
      </w:r>
    </w:p>
    <w:p w14:paraId="3D42E220" w14:textId="77777777" w:rsidR="006B4D00" w:rsidRPr="006B4D00" w:rsidRDefault="006B4D00" w:rsidP="0010798C">
      <w:pPr>
        <w:pStyle w:val="Heading4"/>
        <w:rPr>
          <w:lang w:val="en-US"/>
        </w:rPr>
      </w:pPr>
      <w:bookmarkStart w:id="195" w:name="_Toc511072783"/>
      <w:bookmarkStart w:id="196" w:name="_Toc514184617"/>
      <w:r w:rsidRPr="006B4D00">
        <w:rPr>
          <w:lang w:val="en-US"/>
        </w:rPr>
        <w:t>Narrowband measurement accuracy improvements</w:t>
      </w:r>
      <w:bookmarkEnd w:id="195"/>
      <w:bookmarkEnd w:id="196"/>
    </w:p>
    <w:p w14:paraId="49E9A816" w14:textId="70050E4B" w:rsidR="006B4D00" w:rsidRPr="00537205" w:rsidRDefault="00603E09" w:rsidP="006B4D00">
      <w:pPr>
        <w:ind w:left="720" w:hanging="720"/>
        <w:rPr>
          <w:rFonts w:eastAsia="Yu Mincho"/>
          <w:b/>
          <w:lang w:eastAsia="ja-JP"/>
        </w:rPr>
      </w:pPr>
      <w:hyperlink r:id="rId562" w:history="1">
        <w:r w:rsidR="00FE4C7E" w:rsidRPr="00537205">
          <w:rPr>
            <w:rStyle w:val="Hyperlink"/>
            <w:rFonts w:eastAsia="Yu Mincho"/>
            <w:b/>
            <w:lang w:eastAsia="ja-JP"/>
          </w:rPr>
          <w:t>R1-1805346</w:t>
        </w:r>
      </w:hyperlink>
      <w:r w:rsidR="006B4D00" w:rsidRPr="00537205">
        <w:rPr>
          <w:rFonts w:eastAsia="Yu Mincho"/>
          <w:b/>
          <w:lang w:eastAsia="ja-JP"/>
        </w:rPr>
        <w:tab/>
        <w:t>Feature lead summary Narrowband measurement accuracy improvements</w:t>
      </w:r>
      <w:r w:rsidR="006B4D00" w:rsidRPr="00537205">
        <w:rPr>
          <w:rFonts w:eastAsia="Yu Mincho"/>
          <w:b/>
          <w:lang w:eastAsia="ja-JP"/>
        </w:rPr>
        <w:tab/>
        <w:t>Ericsson</w:t>
      </w:r>
    </w:p>
    <w:p w14:paraId="23E23241" w14:textId="77777777" w:rsidR="006B4D00" w:rsidRPr="006B4D00" w:rsidRDefault="006B4D00" w:rsidP="006B4D00">
      <w:pPr>
        <w:ind w:left="720" w:hanging="720"/>
        <w:rPr>
          <w:lang w:eastAsia="x-none"/>
        </w:rPr>
      </w:pPr>
    </w:p>
    <w:p w14:paraId="37AEAE6C" w14:textId="77777777" w:rsidR="006B4D00" w:rsidRPr="006B4D00" w:rsidRDefault="006B4D00" w:rsidP="006B4D00">
      <w:pPr>
        <w:rPr>
          <w:rFonts w:ascii="Times New Roman" w:eastAsia="Yu Mincho" w:hAnsi="Times New Roman"/>
          <w:sz w:val="21"/>
          <w:szCs w:val="32"/>
          <w:lang w:eastAsia="ja-JP"/>
        </w:rPr>
      </w:pPr>
      <w:r w:rsidRPr="006B4D00">
        <w:rPr>
          <w:rFonts w:ascii="Times New Roman" w:eastAsia="Yu Mincho" w:hAnsi="Times New Roman"/>
          <w:sz w:val="21"/>
          <w:szCs w:val="32"/>
          <w:highlight w:val="green"/>
          <w:lang w:eastAsia="ja-JP"/>
        </w:rPr>
        <w:t>Agreement</w:t>
      </w:r>
    </w:p>
    <w:p w14:paraId="436631A9" w14:textId="77777777" w:rsidR="006B4D00" w:rsidRPr="006B4D00" w:rsidRDefault="006B4D00" w:rsidP="006B4D00">
      <w:pPr>
        <w:rPr>
          <w:sz w:val="21"/>
          <w:szCs w:val="32"/>
          <w:lang w:eastAsia="x-none"/>
        </w:rPr>
      </w:pPr>
      <w:r w:rsidRPr="006B4D00">
        <w:rPr>
          <w:rFonts w:ascii="Times New Roman" w:hAnsi="Times New Roman"/>
          <w:sz w:val="21"/>
          <w:szCs w:val="32"/>
        </w:rPr>
        <w:t>The eNB signals the number of consecutive NSSS occasions, with possible values of 2, 4, [8], that use different precoders for NSSS transmission, and the UE may take such information into account when using NSSS for measurement. If eNB does not signal this, the UE makes no assumptions of the antenna port(s), i.e., “the UE shall not assume that the transmissions of the narrowband secondary synchronization signal in a given subframe use the same antenna port, or ports, as the narrowband secondary synchronization signal in any other subframe”. The signalling does not mandate how, when, and over how many subframes the UE should measure the NSSS, and the measurement accuracy should not assume the UE measures consecutive NSSS occasions. LS RAN4 about the agreements.</w:t>
      </w:r>
    </w:p>
    <w:p w14:paraId="428C04B9" w14:textId="77777777" w:rsidR="006B4D00" w:rsidRPr="00537205" w:rsidRDefault="006B4D00" w:rsidP="006B4D00">
      <w:pPr>
        <w:ind w:left="720" w:hanging="720"/>
        <w:rPr>
          <w:szCs w:val="20"/>
          <w:lang w:eastAsia="x-none"/>
        </w:rPr>
      </w:pPr>
    </w:p>
    <w:p w14:paraId="109E0F5E"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1AC03AAE" w14:textId="77777777" w:rsidR="006B4D00" w:rsidRPr="00537205" w:rsidRDefault="006B4D00" w:rsidP="006B4D00">
      <w:pPr>
        <w:rPr>
          <w:rFonts w:eastAsia="Yu Mincho"/>
          <w:szCs w:val="20"/>
          <w:lang w:eastAsia="ja-JP"/>
        </w:rPr>
      </w:pPr>
      <w:r w:rsidRPr="00537205">
        <w:rPr>
          <w:rFonts w:ascii="Times New Roman" w:hAnsi="Times New Roman"/>
          <w:szCs w:val="20"/>
        </w:rPr>
        <w:t>LS RAN4 (CC RAN2) on whether and if so, how the update of NRSSI measurement in NRSRQ is needed when NSSS is used for NRSRQ measurements</w:t>
      </w:r>
    </w:p>
    <w:p w14:paraId="51161B93" w14:textId="173DF091" w:rsidR="00537205" w:rsidRDefault="006B4D00" w:rsidP="006B4D00">
      <w:pPr>
        <w:ind w:left="720" w:hanging="720"/>
        <w:rPr>
          <w:rFonts w:eastAsia="Yu Mincho"/>
          <w:szCs w:val="20"/>
          <w:lang w:eastAsia="ja-JP"/>
        </w:rPr>
      </w:pPr>
      <w:r w:rsidRPr="006B4D00">
        <w:rPr>
          <w:rFonts w:eastAsia="Yu Mincho" w:hint="eastAsia"/>
          <w:szCs w:val="20"/>
          <w:lang w:eastAsia="ja-JP"/>
        </w:rPr>
        <w:t>S</w:t>
      </w:r>
      <w:r w:rsidRPr="006B4D00">
        <w:rPr>
          <w:rFonts w:eastAsia="Yu Mincho"/>
          <w:szCs w:val="20"/>
          <w:lang w:eastAsia="ja-JP"/>
        </w:rPr>
        <w:t xml:space="preserve">end LS related to the above agreement to RAN4 (CC: RAN2) – Yutao (Ericsson) </w:t>
      </w:r>
    </w:p>
    <w:p w14:paraId="6BBF8557" w14:textId="18C823E7" w:rsidR="006B4D00" w:rsidRPr="00537205" w:rsidRDefault="00537205" w:rsidP="006B4D00">
      <w:pPr>
        <w:ind w:left="720" w:hanging="720"/>
        <w:rPr>
          <w:b/>
          <w:lang w:eastAsia="x-none"/>
        </w:rPr>
      </w:pPr>
      <w:r w:rsidRPr="00537205">
        <w:rPr>
          <w:b/>
          <w:lang w:eastAsia="x-none"/>
        </w:rPr>
        <w:t>R1-1805419</w:t>
      </w:r>
      <w:r w:rsidRPr="00537205">
        <w:rPr>
          <w:b/>
          <w:lang w:eastAsia="x-none"/>
        </w:rPr>
        <w:tab/>
        <w:t>Draft LS on Narrowband measurement accuracy</w:t>
      </w:r>
      <w:r>
        <w:rPr>
          <w:b/>
          <w:lang w:eastAsia="x-none"/>
        </w:rPr>
        <w:t xml:space="preserve"> </w:t>
      </w:r>
      <w:r w:rsidRPr="00537205">
        <w:rPr>
          <w:b/>
          <w:lang w:eastAsia="x-none"/>
        </w:rPr>
        <w:t>improvements</w:t>
      </w:r>
      <w:r w:rsidRPr="00537205">
        <w:rPr>
          <w:b/>
          <w:lang w:eastAsia="x-none"/>
        </w:rPr>
        <w:tab/>
        <w:t>Ericsson</w:t>
      </w:r>
    </w:p>
    <w:p w14:paraId="74A18781" w14:textId="29C46E8F" w:rsidR="00537205" w:rsidRPr="006B4D00" w:rsidRDefault="00537205" w:rsidP="00537205">
      <w:pPr>
        <w:ind w:left="720" w:hanging="720"/>
        <w:rPr>
          <w:rFonts w:eastAsia="Yu Mincho"/>
          <w:szCs w:val="20"/>
          <w:lang w:eastAsia="ja-JP"/>
        </w:rPr>
      </w:pPr>
      <w:r>
        <w:rPr>
          <w:lang w:eastAsia="x-none"/>
        </w:rPr>
        <w:t xml:space="preserve">Decision: The LS is endorsed and final LS is </w:t>
      </w:r>
      <w:r w:rsidRPr="00537205">
        <w:rPr>
          <w:highlight w:val="green"/>
          <w:lang w:eastAsia="x-none"/>
        </w:rPr>
        <w:t xml:space="preserve">approved in </w:t>
      </w:r>
      <w:hyperlink r:id="rId563" w:history="1">
        <w:r w:rsidRPr="00537205">
          <w:rPr>
            <w:rStyle w:val="Hyperlink"/>
            <w:rFonts w:eastAsia="Yu Mincho"/>
            <w:szCs w:val="20"/>
            <w:highlight w:val="green"/>
            <w:lang w:eastAsia="ja-JP"/>
          </w:rPr>
          <w:t>R1-1805434</w:t>
        </w:r>
      </w:hyperlink>
      <w:r>
        <w:rPr>
          <w:rFonts w:eastAsia="Yu Mincho"/>
          <w:szCs w:val="20"/>
          <w:lang w:eastAsia="ja-JP"/>
        </w:rPr>
        <w:t>.</w:t>
      </w:r>
    </w:p>
    <w:p w14:paraId="2D6B4574" w14:textId="67BF45EF" w:rsidR="006B4D00" w:rsidRDefault="006B4D00" w:rsidP="006B4D00">
      <w:pPr>
        <w:ind w:left="720" w:hanging="720"/>
        <w:rPr>
          <w:lang w:eastAsia="x-none"/>
        </w:rPr>
      </w:pPr>
    </w:p>
    <w:p w14:paraId="2FEAE267" w14:textId="77777777" w:rsidR="00537205" w:rsidRPr="006B4D00" w:rsidRDefault="00537205" w:rsidP="006B4D00">
      <w:pPr>
        <w:ind w:left="720" w:hanging="720"/>
        <w:rPr>
          <w:lang w:eastAsia="x-none"/>
        </w:rPr>
      </w:pPr>
    </w:p>
    <w:p w14:paraId="07544DE2" w14:textId="592EC690" w:rsidR="006B4D00" w:rsidRPr="006B4D00" w:rsidRDefault="00603E09" w:rsidP="006B4D00">
      <w:pPr>
        <w:ind w:left="720" w:hanging="720"/>
        <w:rPr>
          <w:lang w:eastAsia="x-none"/>
        </w:rPr>
      </w:pPr>
      <w:hyperlink r:id="rId564" w:history="1">
        <w:r w:rsidR="00FE4C7E">
          <w:rPr>
            <w:rStyle w:val="Hyperlink"/>
            <w:lang w:eastAsia="x-none"/>
          </w:rPr>
          <w:t>R1-1803875</w:t>
        </w:r>
      </w:hyperlink>
      <w:r w:rsidR="006B4D00" w:rsidRPr="006B4D00">
        <w:rPr>
          <w:lang w:eastAsia="x-none"/>
        </w:rPr>
        <w:tab/>
        <w:t>Remaining details of NB-IoT measurements improvement</w:t>
      </w:r>
      <w:r w:rsidR="006B4D00" w:rsidRPr="006B4D00">
        <w:rPr>
          <w:lang w:eastAsia="x-none"/>
        </w:rPr>
        <w:tab/>
        <w:t>Huawei, HiSilicon</w:t>
      </w:r>
    </w:p>
    <w:p w14:paraId="483C894E" w14:textId="5A56053C" w:rsidR="006B4D00" w:rsidRPr="006B4D00" w:rsidRDefault="00603E09" w:rsidP="006B4D00">
      <w:pPr>
        <w:ind w:left="720" w:hanging="720"/>
        <w:rPr>
          <w:lang w:eastAsia="x-none"/>
        </w:rPr>
      </w:pPr>
      <w:hyperlink r:id="rId565" w:history="1">
        <w:r w:rsidR="00FE4C7E">
          <w:rPr>
            <w:rStyle w:val="Hyperlink"/>
            <w:lang w:eastAsia="x-none"/>
          </w:rPr>
          <w:t>R1-1804160</w:t>
        </w:r>
      </w:hyperlink>
      <w:r w:rsidR="006B4D00" w:rsidRPr="006B4D00">
        <w:rPr>
          <w:lang w:eastAsia="x-none"/>
        </w:rPr>
        <w:tab/>
        <w:t>Narrowband measurement accuracy improvements for NB-IoT</w:t>
      </w:r>
      <w:r w:rsidR="006B4D00" w:rsidRPr="006B4D00">
        <w:rPr>
          <w:lang w:eastAsia="x-none"/>
        </w:rPr>
        <w:tab/>
        <w:t>Ericsson</w:t>
      </w:r>
    </w:p>
    <w:p w14:paraId="556C43A3" w14:textId="44414732" w:rsidR="006B4D00" w:rsidRPr="006B4D00" w:rsidRDefault="00603E09" w:rsidP="006B4D00">
      <w:pPr>
        <w:ind w:left="720" w:hanging="720"/>
        <w:rPr>
          <w:lang w:eastAsia="x-none"/>
        </w:rPr>
      </w:pPr>
      <w:hyperlink r:id="rId566" w:history="1">
        <w:r w:rsidR="00FE4C7E">
          <w:rPr>
            <w:rStyle w:val="Hyperlink"/>
            <w:lang w:eastAsia="x-none"/>
          </w:rPr>
          <w:t>R1-1804264</w:t>
        </w:r>
      </w:hyperlink>
      <w:r w:rsidR="006B4D00" w:rsidRPr="006B4D00">
        <w:rPr>
          <w:lang w:eastAsia="x-none"/>
        </w:rPr>
        <w:tab/>
        <w:t>Measurement accuracy improvement in NB-IoT</w:t>
      </w:r>
      <w:r w:rsidR="006B4D00" w:rsidRPr="006B4D00">
        <w:rPr>
          <w:lang w:eastAsia="x-none"/>
        </w:rPr>
        <w:tab/>
        <w:t>Nokia, Nokia Shanghai Bell</w:t>
      </w:r>
    </w:p>
    <w:p w14:paraId="356B96F0" w14:textId="333504AE" w:rsidR="006B4D00" w:rsidRPr="006B4D00" w:rsidRDefault="00603E09" w:rsidP="006B4D00">
      <w:pPr>
        <w:ind w:left="720" w:hanging="720"/>
        <w:rPr>
          <w:lang w:eastAsia="x-none"/>
        </w:rPr>
      </w:pPr>
      <w:hyperlink r:id="rId567" w:history="1">
        <w:r w:rsidR="00FE4C7E">
          <w:rPr>
            <w:rStyle w:val="Hyperlink"/>
            <w:lang w:eastAsia="x-none"/>
          </w:rPr>
          <w:t>R1-1804926</w:t>
        </w:r>
      </w:hyperlink>
      <w:r w:rsidR="006B4D00" w:rsidRPr="006B4D00">
        <w:rPr>
          <w:lang w:eastAsia="x-none"/>
        </w:rPr>
        <w:tab/>
        <w:t>Improvement of PHY measurements</w:t>
      </w:r>
      <w:r w:rsidR="006B4D00" w:rsidRPr="006B4D00">
        <w:rPr>
          <w:lang w:eastAsia="x-none"/>
        </w:rPr>
        <w:tab/>
        <w:t>Qualcomm Incorporated</w:t>
      </w:r>
    </w:p>
    <w:p w14:paraId="7B8A3D0A" w14:textId="77777777" w:rsidR="006B4D00" w:rsidRPr="006B4D00" w:rsidRDefault="006B4D00" w:rsidP="0010798C">
      <w:pPr>
        <w:pStyle w:val="Heading4"/>
        <w:rPr>
          <w:lang w:val="en-US"/>
        </w:rPr>
      </w:pPr>
      <w:bookmarkStart w:id="197" w:name="_Toc511072784"/>
      <w:bookmarkStart w:id="198" w:name="_Toc514184618"/>
      <w:r w:rsidRPr="006B4D00">
        <w:rPr>
          <w:lang w:val="en-US"/>
        </w:rPr>
        <w:t>NB-IoT small cell support</w:t>
      </w:r>
      <w:bookmarkEnd w:id="197"/>
      <w:bookmarkEnd w:id="198"/>
    </w:p>
    <w:p w14:paraId="0154B042" w14:textId="6111DF8E" w:rsidR="006B4D00" w:rsidRPr="006B4D00" w:rsidRDefault="00603E09" w:rsidP="006B4D00">
      <w:pPr>
        <w:ind w:left="720" w:hanging="720"/>
        <w:rPr>
          <w:rFonts w:eastAsia="Yu Mincho"/>
          <w:lang w:eastAsia="ja-JP"/>
        </w:rPr>
      </w:pPr>
      <w:hyperlink r:id="rId568" w:history="1">
        <w:r w:rsidR="00FE4C7E">
          <w:rPr>
            <w:rStyle w:val="Hyperlink"/>
            <w:rFonts w:eastAsia="Yu Mincho"/>
            <w:lang w:eastAsia="ja-JP"/>
          </w:rPr>
          <w:t>R1-1805345</w:t>
        </w:r>
      </w:hyperlink>
      <w:r w:rsidR="006B4D00" w:rsidRPr="006B4D00">
        <w:rPr>
          <w:rFonts w:eastAsia="Yu Mincho"/>
          <w:lang w:eastAsia="ja-JP"/>
        </w:rPr>
        <w:tab/>
        <w:t>Feature lead summary NB-IoT small cell support</w:t>
      </w:r>
      <w:r w:rsidR="006B4D00" w:rsidRPr="006B4D00">
        <w:rPr>
          <w:rFonts w:eastAsia="Yu Mincho"/>
          <w:lang w:eastAsia="ja-JP"/>
        </w:rPr>
        <w:tab/>
        <w:t>Ericsson</w:t>
      </w:r>
    </w:p>
    <w:p w14:paraId="28FA7EC3" w14:textId="7D1A92EB" w:rsidR="006B4D00" w:rsidRPr="006B4D00" w:rsidRDefault="00603E09" w:rsidP="006B4D00">
      <w:pPr>
        <w:ind w:left="720" w:hanging="720"/>
        <w:rPr>
          <w:lang w:eastAsia="x-none"/>
        </w:rPr>
      </w:pPr>
      <w:hyperlink r:id="rId569" w:history="1">
        <w:r w:rsidR="00FE4C7E">
          <w:rPr>
            <w:rStyle w:val="Hyperlink"/>
            <w:lang w:eastAsia="x-none"/>
          </w:rPr>
          <w:t>R1-1803876</w:t>
        </w:r>
      </w:hyperlink>
      <w:r w:rsidR="006B4D00" w:rsidRPr="006B4D00">
        <w:rPr>
          <w:lang w:eastAsia="x-none"/>
        </w:rPr>
        <w:tab/>
        <w:t>On the support of NB-IoT small cell</w:t>
      </w:r>
      <w:r w:rsidR="006B4D00" w:rsidRPr="006B4D00">
        <w:rPr>
          <w:lang w:eastAsia="x-none"/>
        </w:rPr>
        <w:tab/>
        <w:t>Huawei, HiSilicon</w:t>
      </w:r>
    </w:p>
    <w:p w14:paraId="2CDDCDD1" w14:textId="0E039C4F" w:rsidR="006B4D00" w:rsidRPr="006B4D00" w:rsidRDefault="00603E09" w:rsidP="006B4D00">
      <w:pPr>
        <w:ind w:left="720" w:hanging="720"/>
        <w:rPr>
          <w:lang w:eastAsia="x-none"/>
        </w:rPr>
      </w:pPr>
      <w:hyperlink r:id="rId570" w:history="1">
        <w:r w:rsidR="00FE4C7E">
          <w:rPr>
            <w:rStyle w:val="Hyperlink"/>
            <w:lang w:eastAsia="x-none"/>
          </w:rPr>
          <w:t>R1-1804161</w:t>
        </w:r>
      </w:hyperlink>
      <w:r w:rsidR="006B4D00" w:rsidRPr="006B4D00">
        <w:rPr>
          <w:lang w:eastAsia="x-none"/>
        </w:rPr>
        <w:tab/>
        <w:t>NB-IoT small cell support</w:t>
      </w:r>
      <w:r w:rsidR="006B4D00" w:rsidRPr="006B4D00">
        <w:rPr>
          <w:lang w:eastAsia="x-none"/>
        </w:rPr>
        <w:tab/>
        <w:t>Ericsson</w:t>
      </w:r>
    </w:p>
    <w:p w14:paraId="542D9B23" w14:textId="331BA1E1" w:rsidR="006B4D00" w:rsidRPr="006B4D00" w:rsidRDefault="00603E09" w:rsidP="006B4D00">
      <w:pPr>
        <w:ind w:left="720" w:hanging="720"/>
        <w:rPr>
          <w:lang w:eastAsia="x-none"/>
        </w:rPr>
      </w:pPr>
      <w:hyperlink r:id="rId571" w:history="1">
        <w:r w:rsidR="00FE4C7E">
          <w:rPr>
            <w:rStyle w:val="Hyperlink"/>
            <w:lang w:eastAsia="x-none"/>
          </w:rPr>
          <w:t>R1-1804192</w:t>
        </w:r>
      </w:hyperlink>
      <w:r w:rsidR="006B4D00" w:rsidRPr="006B4D00">
        <w:rPr>
          <w:lang w:eastAsia="x-none"/>
        </w:rPr>
        <w:tab/>
        <w:t>On small cell support for NB-IoT</w:t>
      </w:r>
      <w:r w:rsidR="006B4D00" w:rsidRPr="006B4D00">
        <w:rPr>
          <w:lang w:eastAsia="x-none"/>
        </w:rPr>
        <w:tab/>
        <w:t>ZTE, SaneChips</w:t>
      </w:r>
    </w:p>
    <w:p w14:paraId="74A5657E" w14:textId="572BDE30" w:rsidR="006B4D00" w:rsidRPr="006B4D00" w:rsidRDefault="00603E09" w:rsidP="006B4D00">
      <w:pPr>
        <w:ind w:left="720" w:hanging="720"/>
        <w:rPr>
          <w:lang w:eastAsia="x-none"/>
        </w:rPr>
      </w:pPr>
      <w:hyperlink r:id="rId572" w:history="1">
        <w:r w:rsidR="00FE4C7E">
          <w:rPr>
            <w:rStyle w:val="Hyperlink"/>
            <w:lang w:eastAsia="x-none"/>
          </w:rPr>
          <w:t>R1-1804265</w:t>
        </w:r>
      </w:hyperlink>
      <w:r w:rsidR="006B4D00" w:rsidRPr="006B4D00">
        <w:rPr>
          <w:lang w:eastAsia="x-none"/>
        </w:rPr>
        <w:tab/>
        <w:t>Small cell support in NB-IoT</w:t>
      </w:r>
      <w:r w:rsidR="006B4D00" w:rsidRPr="006B4D00">
        <w:rPr>
          <w:lang w:eastAsia="x-none"/>
        </w:rPr>
        <w:tab/>
        <w:t>Nokia, Nokia Shanghai Bell</w:t>
      </w:r>
    </w:p>
    <w:p w14:paraId="083377C8" w14:textId="53E9746B" w:rsidR="006B4D00" w:rsidRPr="006B4D00" w:rsidRDefault="00603E09" w:rsidP="006B4D00">
      <w:pPr>
        <w:ind w:left="720" w:hanging="720"/>
        <w:rPr>
          <w:lang w:eastAsia="x-none"/>
        </w:rPr>
      </w:pPr>
      <w:hyperlink r:id="rId573" w:history="1">
        <w:r w:rsidR="00FE4C7E">
          <w:rPr>
            <w:rStyle w:val="Hyperlink"/>
            <w:lang w:eastAsia="x-none"/>
          </w:rPr>
          <w:t>R1-1804335</w:t>
        </w:r>
      </w:hyperlink>
      <w:r w:rsidR="006B4D00" w:rsidRPr="006B4D00">
        <w:rPr>
          <w:lang w:eastAsia="x-none"/>
        </w:rPr>
        <w:tab/>
        <w:t>Power control for extended coverage UE</w:t>
      </w:r>
      <w:r w:rsidR="006B4D00" w:rsidRPr="006B4D00">
        <w:rPr>
          <w:lang w:eastAsia="x-none"/>
        </w:rPr>
        <w:tab/>
        <w:t>Samsung</w:t>
      </w:r>
    </w:p>
    <w:p w14:paraId="3986E170" w14:textId="3CABAE60" w:rsidR="006B4D00" w:rsidRPr="006B4D00" w:rsidRDefault="00603E09" w:rsidP="006B4D00">
      <w:pPr>
        <w:ind w:left="720" w:hanging="720"/>
        <w:rPr>
          <w:lang w:eastAsia="x-none"/>
        </w:rPr>
      </w:pPr>
      <w:hyperlink r:id="rId574" w:history="1">
        <w:r w:rsidR="00FE4C7E">
          <w:rPr>
            <w:rStyle w:val="Hyperlink"/>
            <w:lang w:eastAsia="x-none"/>
          </w:rPr>
          <w:t>R1-1804525</w:t>
        </w:r>
      </w:hyperlink>
      <w:r w:rsidR="006B4D00" w:rsidRPr="006B4D00">
        <w:rPr>
          <w:lang w:eastAsia="x-none"/>
        </w:rPr>
        <w:tab/>
        <w:t>UL power control enhancement for NB-IoT small cell</w:t>
      </w:r>
      <w:r w:rsidR="006B4D00" w:rsidRPr="006B4D00">
        <w:rPr>
          <w:lang w:eastAsia="x-none"/>
        </w:rPr>
        <w:tab/>
        <w:t>LG Electronics</w:t>
      </w:r>
    </w:p>
    <w:p w14:paraId="06835EDB" w14:textId="77777777" w:rsidR="006B4D00" w:rsidRPr="006B4D00" w:rsidRDefault="006B4D00" w:rsidP="0010798C">
      <w:pPr>
        <w:pStyle w:val="Heading4"/>
        <w:rPr>
          <w:lang w:val="en-US"/>
        </w:rPr>
      </w:pPr>
      <w:bookmarkStart w:id="199" w:name="_Toc511072785"/>
      <w:bookmarkStart w:id="200" w:name="_Toc514184619"/>
      <w:r w:rsidRPr="006B4D00">
        <w:rPr>
          <w:lang w:val="en-US"/>
        </w:rPr>
        <w:t>NPRACH reliability and range enhancements</w:t>
      </w:r>
      <w:bookmarkEnd w:id="199"/>
      <w:bookmarkEnd w:id="200"/>
    </w:p>
    <w:p w14:paraId="78C07FDA" w14:textId="0EEBDA7D" w:rsidR="006B4D00" w:rsidRPr="00537205" w:rsidRDefault="00603E09" w:rsidP="006B4D00">
      <w:pPr>
        <w:ind w:left="720" w:hanging="720"/>
        <w:rPr>
          <w:rFonts w:eastAsia="Yu Mincho"/>
          <w:b/>
          <w:lang w:eastAsia="ja-JP"/>
        </w:rPr>
      </w:pPr>
      <w:hyperlink r:id="rId575" w:history="1">
        <w:r w:rsidR="00FE4C7E" w:rsidRPr="00537205">
          <w:rPr>
            <w:rStyle w:val="Hyperlink"/>
            <w:rFonts w:eastAsia="Yu Mincho"/>
            <w:b/>
            <w:lang w:eastAsia="ja-JP"/>
          </w:rPr>
          <w:t>R1-1805344</w:t>
        </w:r>
      </w:hyperlink>
      <w:r w:rsidR="006B4D00" w:rsidRPr="00537205">
        <w:rPr>
          <w:rFonts w:eastAsia="Yu Mincho"/>
          <w:b/>
          <w:lang w:eastAsia="ja-JP"/>
        </w:rPr>
        <w:tab/>
        <w:t>Feature lead summary NPRACH reliability and range enhancements</w:t>
      </w:r>
      <w:r w:rsidR="006B4D00" w:rsidRPr="00537205">
        <w:rPr>
          <w:rFonts w:eastAsia="Yu Mincho"/>
          <w:b/>
          <w:lang w:eastAsia="ja-JP"/>
        </w:rPr>
        <w:tab/>
        <w:t>Ericsson</w:t>
      </w:r>
    </w:p>
    <w:p w14:paraId="0BF5BF6A" w14:textId="77777777" w:rsidR="006B4D00" w:rsidRPr="006B4D00" w:rsidRDefault="006B4D00" w:rsidP="0010798C">
      <w:pPr>
        <w:pStyle w:val="Heading5"/>
      </w:pPr>
      <w:bookmarkStart w:id="201" w:name="_Toc514184620"/>
      <w:r w:rsidRPr="006B4D00">
        <w:t>Reliability enhancements for NPRACH</w:t>
      </w:r>
      <w:bookmarkEnd w:id="201"/>
    </w:p>
    <w:p w14:paraId="084F0EB4" w14:textId="77777777" w:rsidR="006B4D00" w:rsidRPr="006B4D00" w:rsidRDefault="006B4D00" w:rsidP="006B4D00">
      <w:pPr>
        <w:ind w:left="720" w:hanging="720"/>
        <w:rPr>
          <w:rFonts w:eastAsia="Yu Mincho"/>
          <w:szCs w:val="20"/>
          <w:highlight w:val="green"/>
          <w:lang w:eastAsia="ja-JP"/>
        </w:rPr>
      </w:pPr>
      <w:r w:rsidRPr="006B4D00">
        <w:rPr>
          <w:rFonts w:eastAsia="Yu Mincho"/>
          <w:szCs w:val="20"/>
          <w:highlight w:val="green"/>
          <w:lang w:eastAsia="ja-JP"/>
        </w:rPr>
        <w:t>Agreement</w:t>
      </w:r>
    </w:p>
    <w:p w14:paraId="5BF3B514" w14:textId="77777777" w:rsidR="006B4D00" w:rsidRPr="00537205" w:rsidRDefault="006B4D00" w:rsidP="006B4D00">
      <w:pPr>
        <w:ind w:left="720" w:hanging="720"/>
        <w:rPr>
          <w:rFonts w:ascii="Times New Roman" w:hAnsi="Times New Roman"/>
          <w:szCs w:val="20"/>
        </w:rPr>
      </w:pPr>
      <w:r w:rsidRPr="00537205">
        <w:rPr>
          <w:rFonts w:ascii="Times New Roman" w:hAnsi="Times New Roman"/>
          <w:szCs w:val="20"/>
        </w:rPr>
        <w:t>Confirm the following working assumption made in RAN1#92 with the Note.</w:t>
      </w:r>
    </w:p>
    <w:p w14:paraId="2F76A81E" w14:textId="77777777" w:rsidR="006B4D00" w:rsidRPr="006B4D00" w:rsidRDefault="006B4D00" w:rsidP="006B4D00">
      <w:pPr>
        <w:numPr>
          <w:ilvl w:val="0"/>
          <w:numId w:val="261"/>
        </w:numPr>
        <w:rPr>
          <w:rFonts w:ascii="Times New Roman" w:eastAsia="Yu Mincho" w:hAnsi="Times New Roman"/>
          <w:szCs w:val="20"/>
          <w:lang w:val="en-US"/>
        </w:rPr>
      </w:pPr>
      <w:r w:rsidRPr="006B4D00">
        <w:rPr>
          <w:rFonts w:ascii="Times New Roman" w:eastAsia="Yu Mincho" w:hAnsi="Times New Roman"/>
          <w:bCs/>
          <w:szCs w:val="20"/>
          <w:lang w:val="en-US"/>
        </w:rPr>
        <w:t>Sharing the same NPRACH resources as Rel-13 NPRACH formats, with symbol or symbol-group level scrambling; maintaining feasibility of FFT processing and orthogonality of preambles on different tones.</w:t>
      </w:r>
    </w:p>
    <w:p w14:paraId="761C574B" w14:textId="77777777" w:rsidR="006B4D00" w:rsidRPr="006B4D00" w:rsidRDefault="006B4D00" w:rsidP="006B4D00">
      <w:pPr>
        <w:numPr>
          <w:ilvl w:val="0"/>
          <w:numId w:val="261"/>
        </w:numPr>
        <w:rPr>
          <w:rFonts w:ascii="Times New Roman" w:eastAsia="Yu Mincho" w:hAnsi="Times New Roman"/>
          <w:szCs w:val="20"/>
          <w:lang w:val="en-US"/>
        </w:rPr>
      </w:pPr>
      <w:r w:rsidRPr="006B4D00">
        <w:rPr>
          <w:rFonts w:ascii="Times New Roman" w:eastAsia="Yu Mincho" w:hAnsi="Times New Roman"/>
          <w:bCs/>
          <w:szCs w:val="20"/>
          <w:lang w:val="en-US"/>
        </w:rPr>
        <w:t>Down-select the following alternatives at RAN1#92bis:</w:t>
      </w:r>
    </w:p>
    <w:p w14:paraId="384DD4A1" w14:textId="77777777" w:rsidR="006B4D00" w:rsidRPr="006B4D00" w:rsidRDefault="006B4D00" w:rsidP="006B4D00">
      <w:pPr>
        <w:numPr>
          <w:ilvl w:val="1"/>
          <w:numId w:val="261"/>
        </w:numPr>
        <w:rPr>
          <w:rFonts w:ascii="Times New Roman" w:eastAsia="Yu Mincho" w:hAnsi="Times New Roman"/>
          <w:szCs w:val="20"/>
          <w:lang w:val="en-US"/>
        </w:rPr>
      </w:pPr>
      <w:r w:rsidRPr="006B4D00">
        <w:rPr>
          <w:rFonts w:ascii="Times New Roman" w:eastAsia="Yu Mincho" w:hAnsi="Times New Roman"/>
          <w:bCs/>
          <w:szCs w:val="20"/>
          <w:lang w:val="en-US"/>
        </w:rPr>
        <w:t>Symbol level scrambling</w:t>
      </w:r>
    </w:p>
    <w:p w14:paraId="1CE2EC0C" w14:textId="77777777" w:rsidR="006B4D00" w:rsidRPr="006B4D00" w:rsidRDefault="006B4D00" w:rsidP="006B4D00">
      <w:pPr>
        <w:numPr>
          <w:ilvl w:val="1"/>
          <w:numId w:val="261"/>
        </w:numPr>
        <w:rPr>
          <w:rFonts w:ascii="Times New Roman" w:eastAsia="Yu Mincho" w:hAnsi="Times New Roman"/>
          <w:szCs w:val="20"/>
          <w:lang w:val="en-US"/>
        </w:rPr>
      </w:pPr>
      <w:r w:rsidRPr="006B4D00">
        <w:rPr>
          <w:rFonts w:ascii="Times New Roman" w:eastAsia="Yu Mincho" w:hAnsi="Times New Roman"/>
          <w:bCs/>
          <w:szCs w:val="20"/>
          <w:lang w:val="en-US"/>
        </w:rPr>
        <w:t>Symbol group scrambling</w:t>
      </w:r>
    </w:p>
    <w:p w14:paraId="63615381" w14:textId="77777777" w:rsidR="006B4D00" w:rsidRPr="006B4D00" w:rsidRDefault="006B4D00" w:rsidP="006B4D00">
      <w:pPr>
        <w:ind w:left="720" w:hanging="720"/>
        <w:rPr>
          <w:rFonts w:eastAsia="Yu Mincho"/>
          <w:szCs w:val="20"/>
          <w:lang w:eastAsia="ja-JP"/>
        </w:rPr>
      </w:pPr>
      <w:r w:rsidRPr="006B4D00">
        <w:rPr>
          <w:rFonts w:eastAsia="Yu Mincho" w:hint="eastAsia"/>
          <w:szCs w:val="20"/>
          <w:lang w:eastAsia="ja-JP"/>
        </w:rPr>
        <w:t>N</w:t>
      </w:r>
      <w:r w:rsidRPr="006B4D00">
        <w:rPr>
          <w:rFonts w:eastAsia="Yu Mincho"/>
          <w:szCs w:val="20"/>
          <w:lang w:eastAsia="ja-JP"/>
        </w:rPr>
        <w:t>ote: Qualcomm has storng concerns about the above agreement and thinks it is not based on technical merits.</w:t>
      </w:r>
    </w:p>
    <w:p w14:paraId="27CD61C4" w14:textId="08B88C17" w:rsidR="006B4D00" w:rsidRDefault="006B4D00" w:rsidP="006B4D00">
      <w:pPr>
        <w:ind w:left="720" w:hanging="720"/>
        <w:rPr>
          <w:lang w:eastAsia="x-none"/>
        </w:rPr>
      </w:pPr>
    </w:p>
    <w:p w14:paraId="2AE30A60" w14:textId="77777777" w:rsidR="00537205" w:rsidRPr="006B4D00" w:rsidRDefault="00537205" w:rsidP="006B4D00">
      <w:pPr>
        <w:ind w:left="720" w:hanging="720"/>
        <w:rPr>
          <w:lang w:eastAsia="x-none"/>
        </w:rPr>
      </w:pPr>
    </w:p>
    <w:p w14:paraId="0D2C773F" w14:textId="30FBC67E" w:rsidR="006B4D00" w:rsidRPr="006B4D00" w:rsidRDefault="00603E09" w:rsidP="006B4D00">
      <w:pPr>
        <w:ind w:left="720" w:hanging="720"/>
        <w:rPr>
          <w:lang w:eastAsia="x-none"/>
        </w:rPr>
      </w:pPr>
      <w:hyperlink r:id="rId576" w:history="1">
        <w:r w:rsidR="00FE4C7E">
          <w:rPr>
            <w:rStyle w:val="Hyperlink"/>
            <w:lang w:eastAsia="x-none"/>
          </w:rPr>
          <w:t>R1-1803880</w:t>
        </w:r>
      </w:hyperlink>
      <w:r w:rsidR="006B4D00" w:rsidRPr="006B4D00">
        <w:rPr>
          <w:lang w:eastAsia="x-none"/>
        </w:rPr>
        <w:tab/>
        <w:t>On NPRACH false alarm reduction due to inter-cell interference</w:t>
      </w:r>
      <w:r w:rsidR="006B4D00" w:rsidRPr="006B4D00">
        <w:rPr>
          <w:lang w:eastAsia="x-none"/>
        </w:rPr>
        <w:tab/>
        <w:t>Huawei, HiSilicon</w:t>
      </w:r>
    </w:p>
    <w:p w14:paraId="7DE75398" w14:textId="42A507F9" w:rsidR="006B4D00" w:rsidRPr="006B4D00" w:rsidRDefault="00603E09" w:rsidP="006B4D00">
      <w:pPr>
        <w:ind w:left="720" w:hanging="720"/>
        <w:rPr>
          <w:lang w:eastAsia="x-none"/>
        </w:rPr>
      </w:pPr>
      <w:hyperlink r:id="rId577" w:history="1">
        <w:r w:rsidR="00FE4C7E">
          <w:rPr>
            <w:rStyle w:val="Hyperlink"/>
            <w:lang w:eastAsia="x-none"/>
          </w:rPr>
          <w:t>R1-1804162</w:t>
        </w:r>
      </w:hyperlink>
      <w:r w:rsidR="006B4D00" w:rsidRPr="006B4D00">
        <w:rPr>
          <w:lang w:eastAsia="x-none"/>
        </w:rPr>
        <w:tab/>
        <w:t>NPRACH false alarm reduction for NB-IoT</w:t>
      </w:r>
      <w:r w:rsidR="006B4D00" w:rsidRPr="006B4D00">
        <w:rPr>
          <w:lang w:eastAsia="x-none"/>
        </w:rPr>
        <w:tab/>
        <w:t>Ericsson</w:t>
      </w:r>
    </w:p>
    <w:p w14:paraId="2E7EF8C3" w14:textId="710BE338" w:rsidR="006B4D00" w:rsidRPr="006B4D00" w:rsidRDefault="00603E09" w:rsidP="006B4D00">
      <w:pPr>
        <w:ind w:left="720" w:hanging="720"/>
        <w:rPr>
          <w:lang w:eastAsia="x-none"/>
        </w:rPr>
      </w:pPr>
      <w:hyperlink r:id="rId578" w:history="1">
        <w:r w:rsidR="00FE4C7E">
          <w:rPr>
            <w:rStyle w:val="Hyperlink"/>
            <w:lang w:eastAsia="x-none"/>
          </w:rPr>
          <w:t>R1-1804194</w:t>
        </w:r>
      </w:hyperlink>
      <w:r w:rsidR="006B4D00" w:rsidRPr="006B4D00">
        <w:rPr>
          <w:lang w:eastAsia="x-none"/>
        </w:rPr>
        <w:tab/>
        <w:t>NPRACH reliability enhancement for NB-IoT</w:t>
      </w:r>
      <w:r w:rsidR="006B4D00" w:rsidRPr="006B4D00">
        <w:rPr>
          <w:lang w:eastAsia="x-none"/>
        </w:rPr>
        <w:tab/>
        <w:t>ZTE, SaneChips</w:t>
      </w:r>
    </w:p>
    <w:p w14:paraId="581A2522" w14:textId="170EFE32" w:rsidR="006B4D00" w:rsidRPr="006B4D00" w:rsidRDefault="00603E09" w:rsidP="006B4D00">
      <w:pPr>
        <w:ind w:left="720" w:hanging="720"/>
        <w:rPr>
          <w:lang w:eastAsia="x-none"/>
        </w:rPr>
      </w:pPr>
      <w:hyperlink r:id="rId579" w:history="1">
        <w:r w:rsidR="00FE4C7E">
          <w:rPr>
            <w:rStyle w:val="Hyperlink"/>
            <w:lang w:eastAsia="x-none"/>
          </w:rPr>
          <w:t>R1-1804266</w:t>
        </w:r>
      </w:hyperlink>
      <w:r w:rsidR="006B4D00" w:rsidRPr="006B4D00">
        <w:rPr>
          <w:lang w:eastAsia="x-none"/>
        </w:rPr>
        <w:tab/>
        <w:t>NPRACH reliability enhancement in NB-IoT</w:t>
      </w:r>
      <w:r w:rsidR="006B4D00" w:rsidRPr="006B4D00">
        <w:rPr>
          <w:lang w:eastAsia="x-none"/>
        </w:rPr>
        <w:tab/>
        <w:t>Nokia, Nokia Shanghai Bell</w:t>
      </w:r>
    </w:p>
    <w:p w14:paraId="7E0F7073" w14:textId="3A2F92AE" w:rsidR="006B4D00" w:rsidRPr="006B4D00" w:rsidRDefault="00603E09" w:rsidP="006B4D00">
      <w:pPr>
        <w:ind w:left="720" w:hanging="720"/>
        <w:rPr>
          <w:lang w:eastAsia="x-none"/>
        </w:rPr>
      </w:pPr>
      <w:hyperlink r:id="rId580" w:history="1">
        <w:r w:rsidR="00FE4C7E">
          <w:rPr>
            <w:rStyle w:val="Hyperlink"/>
            <w:lang w:eastAsia="x-none"/>
          </w:rPr>
          <w:t>R1-1804336</w:t>
        </w:r>
      </w:hyperlink>
      <w:r w:rsidR="006B4D00" w:rsidRPr="006B4D00">
        <w:rPr>
          <w:lang w:eastAsia="x-none"/>
        </w:rPr>
        <w:tab/>
        <w:t>Reliability enhancements for NPRACH</w:t>
      </w:r>
      <w:r w:rsidR="006B4D00" w:rsidRPr="006B4D00">
        <w:rPr>
          <w:lang w:eastAsia="x-none"/>
        </w:rPr>
        <w:tab/>
        <w:t>Samsung</w:t>
      </w:r>
    </w:p>
    <w:p w14:paraId="3159E995" w14:textId="4E0B5688" w:rsidR="006B4D00" w:rsidRPr="006B4D00" w:rsidRDefault="00603E09" w:rsidP="006B4D00">
      <w:pPr>
        <w:ind w:left="720" w:hanging="720"/>
        <w:rPr>
          <w:lang w:eastAsia="x-none"/>
        </w:rPr>
      </w:pPr>
      <w:hyperlink r:id="rId581" w:history="1">
        <w:r w:rsidR="00FE4C7E">
          <w:rPr>
            <w:rStyle w:val="Hyperlink"/>
            <w:lang w:eastAsia="x-none"/>
          </w:rPr>
          <w:t>R1-1804526</w:t>
        </w:r>
      </w:hyperlink>
      <w:r w:rsidR="006B4D00" w:rsidRPr="006B4D00">
        <w:rPr>
          <w:lang w:eastAsia="x-none"/>
        </w:rPr>
        <w:tab/>
        <w:t>Remaining issues on reliability enhancements for NPRACH</w:t>
      </w:r>
      <w:r w:rsidR="006B4D00" w:rsidRPr="006B4D00">
        <w:rPr>
          <w:lang w:eastAsia="x-none"/>
        </w:rPr>
        <w:tab/>
        <w:t>LG Electronics</w:t>
      </w:r>
    </w:p>
    <w:p w14:paraId="6162D211" w14:textId="7943BF00" w:rsidR="006B4D00" w:rsidRPr="006B4D00" w:rsidRDefault="00537205" w:rsidP="006B4D00">
      <w:pPr>
        <w:ind w:left="720" w:hanging="720"/>
        <w:rPr>
          <w:lang w:eastAsia="x-none"/>
        </w:rPr>
      </w:pPr>
      <w:r>
        <w:rPr>
          <w:color w:val="0000FF"/>
          <w:u w:val="single"/>
          <w:lang w:eastAsia="x-none"/>
        </w:rPr>
        <w:t>R1-1805297</w:t>
      </w:r>
      <w:r w:rsidR="006B4D00" w:rsidRPr="006B4D00">
        <w:rPr>
          <w:lang w:eastAsia="x-none"/>
        </w:rPr>
        <w:tab/>
        <w:t>NPRACH Reliability Enhancement</w:t>
      </w:r>
      <w:r w:rsidR="006B4D00" w:rsidRPr="006B4D00">
        <w:rPr>
          <w:lang w:eastAsia="x-none"/>
        </w:rPr>
        <w:tab/>
        <w:t>Qualcomm Incorporated</w:t>
      </w:r>
      <w:r>
        <w:rPr>
          <w:lang w:eastAsia="x-none"/>
        </w:rPr>
        <w:tab/>
        <w:t xml:space="preserve">(rev of </w:t>
      </w:r>
      <w:hyperlink r:id="rId582" w:history="1">
        <w:r w:rsidR="00E4214F">
          <w:rPr>
            <w:rStyle w:val="Hyperlink"/>
            <w:lang w:eastAsia="x-none"/>
          </w:rPr>
          <w:t>R1-1804928</w:t>
        </w:r>
      </w:hyperlink>
      <w:r>
        <w:rPr>
          <w:lang w:eastAsia="x-none"/>
        </w:rPr>
        <w:t>)</w:t>
      </w:r>
    </w:p>
    <w:p w14:paraId="2721C752" w14:textId="77777777" w:rsidR="006B4D00" w:rsidRPr="006B4D00" w:rsidRDefault="006B4D00" w:rsidP="0010798C">
      <w:pPr>
        <w:pStyle w:val="Heading5"/>
      </w:pPr>
      <w:bookmarkStart w:id="202" w:name="_Toc514184621"/>
      <w:r w:rsidRPr="006B4D00">
        <w:t>Range enhancements for NPRACH</w:t>
      </w:r>
      <w:bookmarkEnd w:id="202"/>
    </w:p>
    <w:p w14:paraId="4CC15803" w14:textId="77777777" w:rsidR="006B4D00" w:rsidRPr="006B4D00" w:rsidRDefault="006B4D00" w:rsidP="00E4214F">
      <w:pPr>
        <w:rPr>
          <w:lang w:eastAsia="ja-JP"/>
        </w:rPr>
      </w:pPr>
      <w:r w:rsidRPr="006B4D00">
        <w:rPr>
          <w:highlight w:val="green"/>
          <w:lang w:eastAsia="ja-JP"/>
        </w:rPr>
        <w:t>Agreement</w:t>
      </w:r>
    </w:p>
    <w:p w14:paraId="305A3ABD" w14:textId="77777777" w:rsidR="006B4D00" w:rsidRPr="006B4D00" w:rsidRDefault="006B4D00" w:rsidP="00E4214F">
      <w:pPr>
        <w:pStyle w:val="ListParagraph"/>
        <w:numPr>
          <w:ilvl w:val="0"/>
          <w:numId w:val="358"/>
        </w:numPr>
      </w:pPr>
      <w:r w:rsidRPr="006B4D00">
        <w:t xml:space="preserve">Configurable NPRACH bandwidth is integer multiple of 45 kHz. </w:t>
      </w:r>
    </w:p>
    <w:p w14:paraId="6FC2209C" w14:textId="77777777" w:rsidR="006B4D00" w:rsidRPr="006B4D00" w:rsidRDefault="006B4D00" w:rsidP="00E4214F">
      <w:pPr>
        <w:rPr>
          <w:lang w:eastAsia="ja-JP"/>
        </w:rPr>
      </w:pPr>
      <w:r w:rsidRPr="006B4D00">
        <w:rPr>
          <w:highlight w:val="green"/>
          <w:lang w:eastAsia="ja-JP"/>
        </w:rPr>
        <w:t>Agreement</w:t>
      </w:r>
    </w:p>
    <w:p w14:paraId="0569E8AD" w14:textId="77777777" w:rsidR="006B4D00" w:rsidRPr="00E4214F" w:rsidRDefault="006B4D00" w:rsidP="00E4214F">
      <w:pPr>
        <w:pStyle w:val="ListParagraph"/>
        <w:numPr>
          <w:ilvl w:val="0"/>
          <w:numId w:val="358"/>
        </w:numPr>
        <w:spacing w:after="120"/>
        <w:jc w:val="both"/>
        <w:rPr>
          <w:rFonts w:eastAsia="Yu Mincho"/>
        </w:rPr>
      </w:pPr>
      <w:r w:rsidRPr="00E4214F">
        <w:rPr>
          <w:lang w:eastAsia="x-none"/>
        </w:rPr>
        <w:t>For Rel-15 UEs, in case NPUSCH transmission collides with any configured NPRACH resources in the cell, the NPUSCH transmission is postponed.</w:t>
      </w:r>
    </w:p>
    <w:p w14:paraId="3CFD0211" w14:textId="77777777" w:rsidR="006B4D00" w:rsidRPr="006B4D00" w:rsidRDefault="006B4D00" w:rsidP="00E4214F">
      <w:pPr>
        <w:rPr>
          <w:lang w:eastAsia="ja-JP"/>
        </w:rPr>
      </w:pPr>
      <w:r w:rsidRPr="006B4D00">
        <w:rPr>
          <w:highlight w:val="green"/>
          <w:lang w:eastAsia="ja-JP"/>
        </w:rPr>
        <w:t>Agreement</w:t>
      </w:r>
    </w:p>
    <w:p w14:paraId="51450E7B" w14:textId="77777777" w:rsidR="006B4D00" w:rsidRPr="00E4214F" w:rsidRDefault="006B4D00" w:rsidP="00E4214F">
      <w:pPr>
        <w:pStyle w:val="ListParagraph"/>
        <w:numPr>
          <w:ilvl w:val="0"/>
          <w:numId w:val="358"/>
        </w:numPr>
        <w:spacing w:after="120"/>
        <w:jc w:val="both"/>
        <w:rPr>
          <w:lang w:eastAsia="x-none"/>
        </w:rPr>
      </w:pPr>
      <w:r w:rsidRPr="00E4214F">
        <w:rPr>
          <w:lang w:eastAsia="x-none"/>
        </w:rPr>
        <w:t>For one NPRACH symbol group for subcarrier spacing of 1.25 kHz, one NPRACH symbol group consists of CP+3 Symbols</w:t>
      </w:r>
    </w:p>
    <w:p w14:paraId="61496963" w14:textId="77777777" w:rsidR="006B4D00" w:rsidRPr="00E4214F" w:rsidRDefault="006B4D00" w:rsidP="00E4214F">
      <w:pPr>
        <w:pStyle w:val="ListParagraph"/>
        <w:numPr>
          <w:ilvl w:val="0"/>
          <w:numId w:val="358"/>
        </w:numPr>
        <w:rPr>
          <w:rFonts w:eastAsia="Yu Mincho"/>
        </w:rPr>
      </w:pPr>
      <w:r w:rsidRPr="00E4214F">
        <w:t>FFS the number of symbol groups per NPRACH preamble repetition.</w:t>
      </w:r>
    </w:p>
    <w:p w14:paraId="1D20319F" w14:textId="77777777" w:rsidR="006B4D00" w:rsidRPr="006B4D00" w:rsidRDefault="006B4D00" w:rsidP="00E4214F">
      <w:pPr>
        <w:rPr>
          <w:lang w:eastAsia="ja-JP"/>
        </w:rPr>
      </w:pPr>
      <w:r w:rsidRPr="006B4D00">
        <w:rPr>
          <w:highlight w:val="green"/>
          <w:lang w:eastAsia="ja-JP"/>
        </w:rPr>
        <w:t>Agreement</w:t>
      </w:r>
    </w:p>
    <w:p w14:paraId="771C60AC" w14:textId="77777777" w:rsidR="006B4D00" w:rsidRPr="006B4D00" w:rsidRDefault="006B4D00" w:rsidP="00E4214F">
      <w:pPr>
        <w:pStyle w:val="ListParagraph"/>
        <w:numPr>
          <w:ilvl w:val="0"/>
          <w:numId w:val="359"/>
        </w:numPr>
      </w:pPr>
      <w:r w:rsidRPr="006B4D00">
        <w:t>For frequency hopping within one NPRACH preamble, down-select the following alternatives at RAN1#93 meeting</w:t>
      </w:r>
    </w:p>
    <w:p w14:paraId="16B5A45E" w14:textId="77777777" w:rsidR="006B4D00" w:rsidRPr="00E4214F" w:rsidRDefault="006B4D00" w:rsidP="00E4214F">
      <w:pPr>
        <w:pStyle w:val="ListParagraph"/>
        <w:numPr>
          <w:ilvl w:val="1"/>
          <w:numId w:val="359"/>
        </w:numPr>
        <w:rPr>
          <w:rFonts w:cs="Arial"/>
        </w:rPr>
      </w:pPr>
      <w:r w:rsidRPr="006B4D00">
        <w:rPr>
          <w:rFonts w:hint="eastAsia"/>
        </w:rPr>
        <w:t>A</w:t>
      </w:r>
      <w:r w:rsidRPr="006B4D00">
        <w:t xml:space="preserve">lt 1: </w:t>
      </w:r>
      <w:r w:rsidRPr="00E4214F">
        <w:rPr>
          <w:rFonts w:cs="Arial"/>
        </w:rPr>
        <w:t>2-level  -/+ 1.25 kHz -/+ 22.5 kHz</w:t>
      </w:r>
    </w:p>
    <w:p w14:paraId="516F639E" w14:textId="77777777" w:rsidR="006B4D00" w:rsidRPr="00E4214F" w:rsidRDefault="006B4D00" w:rsidP="00E4214F">
      <w:pPr>
        <w:pStyle w:val="ListParagraph"/>
        <w:numPr>
          <w:ilvl w:val="1"/>
          <w:numId w:val="359"/>
        </w:numPr>
        <w:rPr>
          <w:rFonts w:cs="Arial"/>
        </w:rPr>
      </w:pPr>
      <w:r w:rsidRPr="006B4D00">
        <w:rPr>
          <w:rFonts w:hint="eastAsia"/>
        </w:rPr>
        <w:t>A</w:t>
      </w:r>
      <w:r w:rsidRPr="006B4D00">
        <w:t xml:space="preserve">lt. 2: </w:t>
      </w:r>
      <w:r w:rsidRPr="00E4214F">
        <w:rPr>
          <w:rFonts w:cs="Arial"/>
        </w:rPr>
        <w:t>3-level -/+ 1.25 kHz -/+ 3.75 kHz 22.5 kHz</w:t>
      </w:r>
    </w:p>
    <w:p w14:paraId="6EC546C0" w14:textId="77777777" w:rsidR="006B4D00" w:rsidRPr="006B4D00" w:rsidRDefault="006B4D00" w:rsidP="00E4214F">
      <w:pPr>
        <w:rPr>
          <w:szCs w:val="20"/>
          <w:lang w:eastAsia="ja-JP"/>
        </w:rPr>
      </w:pPr>
      <w:r w:rsidRPr="006B4D00">
        <w:rPr>
          <w:szCs w:val="20"/>
          <w:highlight w:val="green"/>
          <w:lang w:eastAsia="ja-JP"/>
        </w:rPr>
        <w:t>Agreement</w:t>
      </w:r>
    </w:p>
    <w:p w14:paraId="21381FF3" w14:textId="77777777" w:rsidR="006B4D00" w:rsidRPr="006B4D00" w:rsidRDefault="006B4D00" w:rsidP="00E4214F">
      <w:pPr>
        <w:rPr>
          <w:rFonts w:ascii="Times New Roman" w:hAnsi="Times New Roman"/>
          <w:szCs w:val="20"/>
        </w:rPr>
      </w:pPr>
      <w:r w:rsidRPr="006B4D00">
        <w:rPr>
          <w:rFonts w:ascii="Times New Roman" w:hAnsi="Times New Roman"/>
          <w:szCs w:val="20"/>
        </w:rPr>
        <w:t>Specification supports that the new NPRACH format resouces can be configured to overlap or not overlap with the NPRACH resources of Rel-13/Rel-14.</w:t>
      </w:r>
    </w:p>
    <w:p w14:paraId="012E6BD9" w14:textId="3B2983D4" w:rsidR="006B4D00" w:rsidRDefault="006B4D00" w:rsidP="00E4214F">
      <w:pPr>
        <w:rPr>
          <w:lang w:eastAsia="ja-JP"/>
        </w:rPr>
      </w:pPr>
    </w:p>
    <w:p w14:paraId="42B32D8A" w14:textId="77777777" w:rsidR="00E4214F" w:rsidRPr="006B4D00" w:rsidRDefault="00E4214F" w:rsidP="00E4214F">
      <w:pPr>
        <w:rPr>
          <w:lang w:eastAsia="ja-JP"/>
        </w:rPr>
      </w:pPr>
    </w:p>
    <w:p w14:paraId="6CEC0AA4" w14:textId="0FCE16D6" w:rsidR="006B4D00" w:rsidRPr="00E4214F" w:rsidRDefault="00603E09" w:rsidP="006B4D00">
      <w:pPr>
        <w:ind w:left="720" w:hanging="720"/>
        <w:rPr>
          <w:b/>
          <w:lang w:eastAsia="x-none"/>
        </w:rPr>
      </w:pPr>
      <w:hyperlink r:id="rId583" w:history="1">
        <w:r w:rsidR="00FE4C7E" w:rsidRPr="00E4214F">
          <w:rPr>
            <w:rStyle w:val="Hyperlink"/>
            <w:b/>
            <w:lang w:eastAsia="x-none"/>
          </w:rPr>
          <w:t>R1-1804193</w:t>
        </w:r>
      </w:hyperlink>
      <w:r w:rsidR="006B4D00" w:rsidRPr="00E4214F">
        <w:rPr>
          <w:b/>
          <w:lang w:eastAsia="x-none"/>
        </w:rPr>
        <w:tab/>
        <w:t>NPRACH range enhancement</w:t>
      </w:r>
      <w:r w:rsidR="006B4D00" w:rsidRPr="00E4214F">
        <w:rPr>
          <w:b/>
          <w:lang w:eastAsia="x-none"/>
        </w:rPr>
        <w:tab/>
        <w:t>ZTE, SaneChips</w:t>
      </w:r>
    </w:p>
    <w:p w14:paraId="3661393B" w14:textId="7D7F2EFF" w:rsidR="006B4D00" w:rsidRPr="00E4214F" w:rsidRDefault="00603E09" w:rsidP="006B4D00">
      <w:pPr>
        <w:ind w:left="720" w:hanging="720"/>
        <w:rPr>
          <w:b/>
          <w:lang w:eastAsia="x-none"/>
        </w:rPr>
      </w:pPr>
      <w:hyperlink r:id="rId584" w:history="1">
        <w:r w:rsidR="00FE4C7E" w:rsidRPr="00E4214F">
          <w:rPr>
            <w:rStyle w:val="Hyperlink"/>
            <w:b/>
            <w:lang w:eastAsia="x-none"/>
          </w:rPr>
          <w:t>R1-1803879</w:t>
        </w:r>
      </w:hyperlink>
      <w:r w:rsidR="006B4D00" w:rsidRPr="00E4214F">
        <w:rPr>
          <w:b/>
          <w:lang w:eastAsia="x-none"/>
        </w:rPr>
        <w:tab/>
        <w:t>NPRACH enhancement for cell radius extension</w:t>
      </w:r>
      <w:r w:rsidR="006B4D00" w:rsidRPr="00E4214F">
        <w:rPr>
          <w:b/>
          <w:lang w:eastAsia="x-none"/>
        </w:rPr>
        <w:tab/>
        <w:t>Huawei, HiSilicon</w:t>
      </w:r>
    </w:p>
    <w:p w14:paraId="4ADD50FE" w14:textId="5EB04A94" w:rsidR="006B4D00" w:rsidRPr="006B4D00" w:rsidRDefault="00603E09" w:rsidP="006B4D00">
      <w:pPr>
        <w:ind w:left="720" w:hanging="720"/>
        <w:rPr>
          <w:lang w:eastAsia="x-none"/>
        </w:rPr>
      </w:pPr>
      <w:hyperlink r:id="rId585" w:history="1">
        <w:r w:rsidR="00FE4C7E">
          <w:rPr>
            <w:rStyle w:val="Hyperlink"/>
            <w:lang w:eastAsia="x-none"/>
          </w:rPr>
          <w:t>R1-1804163</w:t>
        </w:r>
      </w:hyperlink>
      <w:r w:rsidR="006B4D00" w:rsidRPr="006B4D00">
        <w:rPr>
          <w:lang w:eastAsia="x-none"/>
        </w:rPr>
        <w:tab/>
        <w:t>NPRACH range enhancements for NB-IoT</w:t>
      </w:r>
      <w:r w:rsidR="006B4D00" w:rsidRPr="006B4D00">
        <w:rPr>
          <w:lang w:eastAsia="x-none"/>
        </w:rPr>
        <w:tab/>
        <w:t>Ericsson</w:t>
      </w:r>
    </w:p>
    <w:p w14:paraId="277901D5" w14:textId="6940CB76" w:rsidR="006B4D00" w:rsidRPr="006B4D00" w:rsidRDefault="00603E09" w:rsidP="006B4D00">
      <w:pPr>
        <w:ind w:left="720" w:hanging="720"/>
        <w:rPr>
          <w:lang w:eastAsia="x-none"/>
        </w:rPr>
      </w:pPr>
      <w:hyperlink r:id="rId586" w:history="1">
        <w:r w:rsidR="00FE4C7E">
          <w:rPr>
            <w:rStyle w:val="Hyperlink"/>
            <w:lang w:eastAsia="x-none"/>
          </w:rPr>
          <w:t>R1-1804268</w:t>
        </w:r>
      </w:hyperlink>
      <w:r w:rsidR="006B4D00" w:rsidRPr="006B4D00">
        <w:rPr>
          <w:lang w:eastAsia="x-none"/>
        </w:rPr>
        <w:tab/>
        <w:t>NPRACH cell range enhancement in NB-IoT</w:t>
      </w:r>
      <w:r w:rsidR="006B4D00" w:rsidRPr="006B4D00">
        <w:rPr>
          <w:lang w:eastAsia="x-none"/>
        </w:rPr>
        <w:tab/>
        <w:t>Nokia, Nokia Shanghai Bell</w:t>
      </w:r>
    </w:p>
    <w:p w14:paraId="68480EE2" w14:textId="2E2D599E" w:rsidR="006B4D00" w:rsidRPr="006B4D00" w:rsidRDefault="00603E09" w:rsidP="006B4D00">
      <w:pPr>
        <w:ind w:left="720" w:hanging="720"/>
        <w:rPr>
          <w:color w:val="808080"/>
          <w:lang w:eastAsia="x-none"/>
        </w:rPr>
      </w:pPr>
      <w:hyperlink r:id="rId587" w:history="1">
        <w:r w:rsidR="00FE4C7E">
          <w:rPr>
            <w:rStyle w:val="Hyperlink"/>
            <w:lang w:eastAsia="x-none"/>
          </w:rPr>
          <w:t>R1-1804527</w:t>
        </w:r>
      </w:hyperlink>
      <w:r w:rsidR="006B4D00" w:rsidRPr="006B4D00">
        <w:rPr>
          <w:color w:val="808080"/>
          <w:lang w:eastAsia="x-none"/>
        </w:rPr>
        <w:tab/>
        <w:t>Resource configuration for NPRACH range enhancement</w:t>
      </w:r>
      <w:r w:rsidR="006B4D00" w:rsidRPr="006B4D00">
        <w:rPr>
          <w:color w:val="808080"/>
          <w:lang w:eastAsia="x-none"/>
        </w:rPr>
        <w:tab/>
        <w:t>LG Electronics</w:t>
      </w:r>
    </w:p>
    <w:p w14:paraId="2F6FF162" w14:textId="77777777" w:rsidR="006B4D00" w:rsidRPr="006B4D00" w:rsidRDefault="006B4D00" w:rsidP="006B4D00">
      <w:pPr>
        <w:ind w:left="720" w:hanging="720"/>
        <w:rPr>
          <w:color w:val="808080"/>
          <w:lang w:eastAsia="x-none"/>
        </w:rPr>
      </w:pPr>
      <w:r w:rsidRPr="006B4D00">
        <w:rPr>
          <w:color w:val="808080"/>
          <w:lang w:eastAsia="x-none"/>
        </w:rPr>
        <w:t>Late submission</w:t>
      </w:r>
    </w:p>
    <w:p w14:paraId="748C0B0C" w14:textId="4F98F09C" w:rsidR="006B4D00" w:rsidRPr="006B4D00" w:rsidRDefault="00603E09" w:rsidP="006B4D00">
      <w:pPr>
        <w:ind w:left="720" w:hanging="720"/>
        <w:rPr>
          <w:lang w:eastAsia="x-none"/>
        </w:rPr>
      </w:pPr>
      <w:hyperlink r:id="rId588" w:history="1">
        <w:r w:rsidR="00FE4C7E">
          <w:rPr>
            <w:rStyle w:val="Hyperlink"/>
            <w:lang w:eastAsia="x-none"/>
          </w:rPr>
          <w:t>R1-1804927</w:t>
        </w:r>
      </w:hyperlink>
      <w:r w:rsidR="006B4D00" w:rsidRPr="006B4D00">
        <w:rPr>
          <w:lang w:eastAsia="x-none"/>
        </w:rPr>
        <w:tab/>
        <w:t>NPRACH support for large cell access</w:t>
      </w:r>
      <w:r w:rsidR="006B4D00" w:rsidRPr="006B4D00">
        <w:rPr>
          <w:lang w:eastAsia="x-none"/>
        </w:rPr>
        <w:tab/>
        <w:t>Qualcomm Incorporated</w:t>
      </w:r>
    </w:p>
    <w:p w14:paraId="3B90D261" w14:textId="77777777" w:rsidR="006B4D00" w:rsidRPr="006B4D00" w:rsidRDefault="006B4D00" w:rsidP="0010798C">
      <w:pPr>
        <w:pStyle w:val="Heading4"/>
        <w:rPr>
          <w:lang w:val="en-US"/>
        </w:rPr>
      </w:pPr>
      <w:bookmarkStart w:id="203" w:name="_Toc511072786"/>
      <w:bookmarkStart w:id="204" w:name="_Toc514184622"/>
      <w:r w:rsidRPr="006B4D00">
        <w:rPr>
          <w:lang w:val="en-US"/>
        </w:rPr>
        <w:t>TDD</w:t>
      </w:r>
      <w:bookmarkEnd w:id="203"/>
      <w:bookmarkEnd w:id="204"/>
    </w:p>
    <w:p w14:paraId="3DE3B95E" w14:textId="69C9FB19" w:rsidR="006B4D00" w:rsidRPr="006B4D00" w:rsidRDefault="00603E09" w:rsidP="006B4D00">
      <w:pPr>
        <w:ind w:left="720" w:hanging="720"/>
        <w:rPr>
          <w:lang w:eastAsia="x-none"/>
        </w:rPr>
      </w:pPr>
      <w:hyperlink r:id="rId589" w:history="1">
        <w:r w:rsidR="00FE4C7E">
          <w:rPr>
            <w:rStyle w:val="Hyperlink"/>
            <w:lang w:eastAsia="x-none"/>
          </w:rPr>
          <w:t>R1-1804932</w:t>
        </w:r>
      </w:hyperlink>
      <w:r w:rsidR="006B4D00" w:rsidRPr="006B4D00">
        <w:rPr>
          <w:lang w:eastAsia="x-none"/>
        </w:rPr>
        <w:tab/>
        <w:t>Coexistence with NR</w:t>
      </w:r>
      <w:r w:rsidR="006B4D00" w:rsidRPr="006B4D00">
        <w:rPr>
          <w:lang w:eastAsia="x-none"/>
        </w:rPr>
        <w:tab/>
        <w:t>Qualcomm Incorporated</w:t>
      </w:r>
    </w:p>
    <w:p w14:paraId="644B14BA" w14:textId="77777777" w:rsidR="006B4D00" w:rsidRPr="006B4D00" w:rsidRDefault="006B4D00" w:rsidP="0010798C">
      <w:pPr>
        <w:pStyle w:val="Heading5"/>
        <w:rPr>
          <w:lang w:val="en-US"/>
        </w:rPr>
      </w:pPr>
      <w:bookmarkStart w:id="205" w:name="_Toc514184623"/>
      <w:r w:rsidRPr="006B4D00">
        <w:t>Downlink</w:t>
      </w:r>
      <w:r w:rsidRPr="006B4D00">
        <w:rPr>
          <w:lang w:val="en-US"/>
        </w:rPr>
        <w:t xml:space="preserve"> aspects</w:t>
      </w:r>
      <w:bookmarkEnd w:id="205"/>
    </w:p>
    <w:p w14:paraId="2F670BA6" w14:textId="70C177EB" w:rsidR="006B4D00" w:rsidRPr="00E4214F" w:rsidRDefault="00603E09" w:rsidP="006B4D00">
      <w:pPr>
        <w:ind w:left="720" w:hanging="720"/>
        <w:rPr>
          <w:rFonts w:eastAsia="Yu Mincho"/>
          <w:b/>
          <w:lang w:eastAsia="ja-JP"/>
        </w:rPr>
      </w:pPr>
      <w:hyperlink r:id="rId590" w:history="1">
        <w:r w:rsidR="00FE4C7E" w:rsidRPr="00E4214F">
          <w:rPr>
            <w:rStyle w:val="Hyperlink"/>
            <w:rFonts w:eastAsia="Yu Mincho"/>
            <w:b/>
            <w:lang w:eastAsia="ja-JP"/>
          </w:rPr>
          <w:t>R1-1805312</w:t>
        </w:r>
      </w:hyperlink>
      <w:r w:rsidR="006B4D00" w:rsidRPr="00E4214F">
        <w:rPr>
          <w:rFonts w:eastAsia="Yu Mincho"/>
          <w:b/>
          <w:lang w:eastAsia="ja-JP"/>
        </w:rPr>
        <w:tab/>
        <w:t>Summary of DL aspects for TDD NB-IoT</w:t>
      </w:r>
      <w:r w:rsidR="006B4D00" w:rsidRPr="00E4214F">
        <w:rPr>
          <w:rFonts w:eastAsia="Yu Mincho"/>
          <w:b/>
          <w:lang w:eastAsia="ja-JP"/>
        </w:rPr>
        <w:tab/>
      </w:r>
      <w:r w:rsidR="006B4D00" w:rsidRPr="00E4214F">
        <w:rPr>
          <w:b/>
          <w:lang w:eastAsia="x-none"/>
        </w:rPr>
        <w:t>ZTE, SaneChips</w:t>
      </w:r>
    </w:p>
    <w:p w14:paraId="1F369E3F" w14:textId="77777777" w:rsidR="006B4D00" w:rsidRPr="006B4D00" w:rsidRDefault="006B4D00" w:rsidP="006B4D00">
      <w:pPr>
        <w:ind w:left="720" w:hanging="720"/>
        <w:rPr>
          <w:lang w:eastAsia="x-none"/>
        </w:rPr>
      </w:pPr>
    </w:p>
    <w:p w14:paraId="0D61A08B" w14:textId="77777777" w:rsidR="006B4D00" w:rsidRPr="006B4D00" w:rsidRDefault="006B4D00" w:rsidP="006B4D00">
      <w:pPr>
        <w:ind w:left="720" w:hanging="720"/>
        <w:rPr>
          <w:rFonts w:eastAsia="Yu Mincho"/>
          <w:lang w:eastAsia="ja-JP"/>
        </w:rPr>
      </w:pPr>
      <w:r w:rsidRPr="006B4D00">
        <w:rPr>
          <w:rFonts w:eastAsia="Yu Mincho"/>
          <w:highlight w:val="green"/>
          <w:lang w:eastAsia="ja-JP"/>
        </w:rPr>
        <w:t>Agreement</w:t>
      </w:r>
    </w:p>
    <w:p w14:paraId="7558BD2C" w14:textId="77777777" w:rsidR="006B4D00" w:rsidRPr="00E4214F" w:rsidRDefault="006B4D00" w:rsidP="00E4214F">
      <w:pPr>
        <w:pStyle w:val="ListParagraph"/>
        <w:numPr>
          <w:ilvl w:val="0"/>
          <w:numId w:val="359"/>
        </w:numPr>
        <w:rPr>
          <w:lang w:eastAsia="zh-CN"/>
        </w:rPr>
      </w:pPr>
      <w:r w:rsidRPr="00E4214F">
        <w:rPr>
          <w:lang w:eastAsia="zh-CN"/>
        </w:rPr>
        <w:t>For SIB1-NB transmission in TDD on an anchor carrier, the subframe index and TBS are indicated by schedulingInfoSIB1 as follows:</w:t>
      </w:r>
    </w:p>
    <w:tbl>
      <w:tblPr>
        <w:tblW w:w="0" w:type="auto"/>
        <w:jc w:val="center"/>
        <w:tblCellMar>
          <w:left w:w="0" w:type="dxa"/>
          <w:right w:w="0" w:type="dxa"/>
        </w:tblCellMar>
        <w:tblLook w:val="04A0" w:firstRow="1" w:lastRow="0" w:firstColumn="1" w:lastColumn="0" w:noHBand="0" w:noVBand="1"/>
      </w:tblPr>
      <w:tblGrid>
        <w:gridCol w:w="2459"/>
        <w:gridCol w:w="2070"/>
        <w:gridCol w:w="2070"/>
        <w:gridCol w:w="2070"/>
      </w:tblGrid>
      <w:tr w:rsidR="006B4D00" w:rsidRPr="006B4D00" w14:paraId="0C609941" w14:textId="77777777" w:rsidTr="00713DA0">
        <w:trPr>
          <w:cantSplit/>
          <w:jc w:val="center"/>
        </w:trPr>
        <w:tc>
          <w:tcPr>
            <w:tcW w:w="2459" w:type="dxa"/>
            <w:tcBorders>
              <w:top w:val="single" w:sz="8" w:space="0" w:color="auto"/>
              <w:left w:val="single" w:sz="8" w:space="0" w:color="auto"/>
              <w:bottom w:val="single" w:sz="8" w:space="0" w:color="auto"/>
              <w:right w:val="single" w:sz="8" w:space="0" w:color="auto"/>
            </w:tcBorders>
            <w:shd w:val="clear" w:color="auto" w:fill="E0E0E0"/>
            <w:vAlign w:val="center"/>
          </w:tcPr>
          <w:p w14:paraId="685E4887" w14:textId="77777777" w:rsidR="006B4D00" w:rsidRPr="006B4D00" w:rsidRDefault="006B4D00" w:rsidP="00E4214F">
            <w:pPr>
              <w:pStyle w:val="TAH"/>
            </w:pPr>
            <w:r w:rsidRPr="006B4D00">
              <w:t>Value of schedulingInfoSIB1</w:t>
            </w:r>
          </w:p>
        </w:tc>
        <w:tc>
          <w:tcPr>
            <w:tcW w:w="2070" w:type="dxa"/>
            <w:tcBorders>
              <w:top w:val="single" w:sz="8" w:space="0" w:color="auto"/>
              <w:left w:val="single" w:sz="8" w:space="0" w:color="auto"/>
              <w:bottom w:val="single" w:sz="8" w:space="0" w:color="auto"/>
              <w:right w:val="single" w:sz="8" w:space="0" w:color="auto"/>
            </w:tcBorders>
            <w:shd w:val="clear" w:color="auto" w:fill="E0E0E0"/>
            <w:vAlign w:val="center"/>
          </w:tcPr>
          <w:p w14:paraId="04115384" w14:textId="77777777" w:rsidR="006B4D00" w:rsidRPr="006B4D00" w:rsidRDefault="006B4D00" w:rsidP="00E4214F">
            <w:pPr>
              <w:pStyle w:val="TAH"/>
              <w:rPr>
                <w:rFonts w:eastAsia="MS Mincho"/>
                <w:iCs/>
                <w:lang w:val="en-US"/>
              </w:rPr>
            </w:pPr>
            <w:r w:rsidRPr="006B4D00">
              <w:rPr>
                <w:position w:val="-10"/>
              </w:rPr>
              <w:t>Number of NPDSCH repetitions</w:t>
            </w:r>
          </w:p>
        </w:tc>
        <w:tc>
          <w:tcPr>
            <w:tcW w:w="2070" w:type="dxa"/>
            <w:tcBorders>
              <w:top w:val="single" w:sz="8" w:space="0" w:color="auto"/>
              <w:left w:val="single" w:sz="8" w:space="0" w:color="auto"/>
              <w:bottom w:val="single" w:sz="8" w:space="0" w:color="auto"/>
              <w:right w:val="single" w:sz="8" w:space="0" w:color="auto"/>
            </w:tcBorders>
            <w:shd w:val="clear" w:color="auto" w:fill="E0E0E0"/>
          </w:tcPr>
          <w:p w14:paraId="27BD94B8" w14:textId="77777777" w:rsidR="006B4D00" w:rsidRPr="006B4D00" w:rsidRDefault="006B4D00" w:rsidP="00E4214F">
            <w:pPr>
              <w:pStyle w:val="TAH"/>
              <w:rPr>
                <w:position w:val="-10"/>
              </w:rPr>
            </w:pPr>
            <w:r w:rsidRPr="006B4D00">
              <w:rPr>
                <w:position w:val="-10"/>
              </w:rPr>
              <w:t>Subframe</w:t>
            </w:r>
          </w:p>
        </w:tc>
        <w:tc>
          <w:tcPr>
            <w:tcW w:w="2070" w:type="dxa"/>
            <w:tcBorders>
              <w:top w:val="single" w:sz="8" w:space="0" w:color="auto"/>
              <w:left w:val="single" w:sz="8" w:space="0" w:color="auto"/>
              <w:bottom w:val="single" w:sz="8" w:space="0" w:color="auto"/>
              <w:right w:val="single" w:sz="8" w:space="0" w:color="auto"/>
            </w:tcBorders>
            <w:shd w:val="clear" w:color="auto" w:fill="E0E0E0"/>
          </w:tcPr>
          <w:p w14:paraId="2EFF1F4D" w14:textId="77777777" w:rsidR="006B4D00" w:rsidRPr="006B4D00" w:rsidRDefault="006B4D00" w:rsidP="00E4214F">
            <w:pPr>
              <w:pStyle w:val="TAH"/>
              <w:rPr>
                <w:position w:val="-10"/>
              </w:rPr>
            </w:pPr>
            <w:r w:rsidRPr="006B4D00">
              <w:rPr>
                <w:position w:val="-10"/>
              </w:rPr>
              <w:t>TBS</w:t>
            </w:r>
          </w:p>
        </w:tc>
      </w:tr>
      <w:tr w:rsidR="006B4D00" w:rsidRPr="006B4D00" w14:paraId="4E6CB572"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70E402A4" w14:textId="77777777" w:rsidR="006B4D00" w:rsidRPr="006B4D00" w:rsidRDefault="006B4D00" w:rsidP="00E4214F">
            <w:pPr>
              <w:pStyle w:val="TAC"/>
              <w:rPr>
                <w:rFonts w:eastAsia="MS Mincho"/>
                <w:lang w:val="en-US"/>
              </w:rPr>
            </w:pPr>
            <w:r w:rsidRPr="006B4D00">
              <w:rPr>
                <w:rFonts w:eastAsia="MS Mincho"/>
                <w:lang w:val="en-US"/>
              </w:rPr>
              <w:t>0</w:t>
            </w:r>
          </w:p>
        </w:tc>
        <w:tc>
          <w:tcPr>
            <w:tcW w:w="2070" w:type="dxa"/>
            <w:tcBorders>
              <w:top w:val="single" w:sz="4" w:space="0" w:color="auto"/>
              <w:left w:val="single" w:sz="8" w:space="0" w:color="auto"/>
              <w:bottom w:val="single" w:sz="4" w:space="0" w:color="auto"/>
              <w:right w:val="single" w:sz="8" w:space="0" w:color="auto"/>
            </w:tcBorders>
            <w:vAlign w:val="center"/>
          </w:tcPr>
          <w:p w14:paraId="764637F9" w14:textId="77777777" w:rsidR="006B4D00" w:rsidRPr="006B4D00" w:rsidRDefault="006B4D00" w:rsidP="00E4214F">
            <w:pPr>
              <w:pStyle w:val="TAC"/>
              <w:rPr>
                <w:rFonts w:eastAsia="MS Mincho"/>
                <w:lang w:val="en-US"/>
              </w:rPr>
            </w:pPr>
            <w:r w:rsidRPr="006B4D00">
              <w:rPr>
                <w:rFonts w:eastAsia="MS Mincho"/>
                <w:lang w:val="en-US"/>
              </w:rPr>
              <w:t>4</w:t>
            </w:r>
          </w:p>
        </w:tc>
        <w:tc>
          <w:tcPr>
            <w:tcW w:w="2070" w:type="dxa"/>
            <w:tcBorders>
              <w:top w:val="single" w:sz="4" w:space="0" w:color="auto"/>
              <w:left w:val="single" w:sz="8" w:space="0" w:color="auto"/>
              <w:bottom w:val="single" w:sz="4" w:space="0" w:color="auto"/>
              <w:right w:val="single" w:sz="8" w:space="0" w:color="auto"/>
            </w:tcBorders>
          </w:tcPr>
          <w:p w14:paraId="7EDE48F5" w14:textId="77777777" w:rsidR="006B4D00" w:rsidRPr="006B4D00" w:rsidRDefault="006B4D00" w:rsidP="00E4214F">
            <w:pPr>
              <w:pStyle w:val="TAC"/>
              <w:rPr>
                <w:rFonts w:eastAsia="MS Mincho"/>
                <w:lang w:val="en-US"/>
              </w:rPr>
            </w:pPr>
            <w:r w:rsidRPr="006B4D00">
              <w:rPr>
                <w:rFonts w:eastAsia="MS Mincho" w:hint="eastAsia"/>
                <w:lang w:val="en-US"/>
              </w:rPr>
              <w:t>0</w:t>
            </w:r>
          </w:p>
        </w:tc>
        <w:tc>
          <w:tcPr>
            <w:tcW w:w="2070" w:type="dxa"/>
            <w:tcBorders>
              <w:top w:val="single" w:sz="4" w:space="0" w:color="auto"/>
              <w:left w:val="single" w:sz="8" w:space="0" w:color="auto"/>
              <w:bottom w:val="single" w:sz="4" w:space="0" w:color="auto"/>
              <w:right w:val="single" w:sz="8" w:space="0" w:color="auto"/>
            </w:tcBorders>
          </w:tcPr>
          <w:p w14:paraId="30A1E8CC" w14:textId="77777777" w:rsidR="006B4D00" w:rsidRPr="006B4D00" w:rsidRDefault="006B4D00" w:rsidP="00E4214F">
            <w:pPr>
              <w:pStyle w:val="TAC"/>
              <w:rPr>
                <w:rFonts w:eastAsia="MS Mincho"/>
                <w:lang w:val="en-US"/>
              </w:rPr>
            </w:pPr>
            <w:r w:rsidRPr="006B4D00">
              <w:rPr>
                <w:rFonts w:eastAsia="MS Mincho" w:hint="eastAsia"/>
                <w:lang w:val="en-US"/>
              </w:rPr>
              <w:t>2</w:t>
            </w:r>
            <w:r w:rsidRPr="006B4D00">
              <w:rPr>
                <w:rFonts w:eastAsia="MS Mincho"/>
                <w:lang w:val="en-US"/>
              </w:rPr>
              <w:t>08</w:t>
            </w:r>
          </w:p>
        </w:tc>
      </w:tr>
      <w:tr w:rsidR="006B4D00" w:rsidRPr="006B4D00" w14:paraId="764C3B18"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3B79C05D" w14:textId="77777777" w:rsidR="006B4D00" w:rsidRPr="006B4D00" w:rsidRDefault="006B4D00" w:rsidP="00E4214F">
            <w:pPr>
              <w:pStyle w:val="TAC"/>
              <w:rPr>
                <w:lang w:eastAsia="en-GB"/>
              </w:rPr>
            </w:pPr>
            <w:r w:rsidRPr="006B4D00">
              <w:rPr>
                <w:rFonts w:eastAsia="MS Mincho"/>
                <w:lang w:val="en-US"/>
              </w:rPr>
              <w:t>1</w:t>
            </w:r>
          </w:p>
        </w:tc>
        <w:tc>
          <w:tcPr>
            <w:tcW w:w="2070" w:type="dxa"/>
            <w:tcBorders>
              <w:top w:val="single" w:sz="4" w:space="0" w:color="auto"/>
              <w:left w:val="single" w:sz="8" w:space="0" w:color="auto"/>
              <w:bottom w:val="single" w:sz="4" w:space="0" w:color="auto"/>
              <w:right w:val="single" w:sz="8" w:space="0" w:color="auto"/>
            </w:tcBorders>
            <w:vAlign w:val="center"/>
          </w:tcPr>
          <w:p w14:paraId="48D5837B" w14:textId="77777777" w:rsidR="006B4D00" w:rsidRPr="006B4D00" w:rsidRDefault="006B4D00" w:rsidP="00E4214F">
            <w:pPr>
              <w:pStyle w:val="TAC"/>
              <w:rPr>
                <w:lang w:eastAsia="en-GB"/>
              </w:rPr>
            </w:pPr>
            <w:r w:rsidRPr="006B4D00">
              <w:rPr>
                <w:rFonts w:eastAsia="MS Mincho"/>
                <w:lang w:val="en-US"/>
              </w:rPr>
              <w:t>8</w:t>
            </w:r>
          </w:p>
        </w:tc>
        <w:tc>
          <w:tcPr>
            <w:tcW w:w="2070" w:type="dxa"/>
            <w:tcBorders>
              <w:top w:val="single" w:sz="4" w:space="0" w:color="auto"/>
              <w:left w:val="single" w:sz="8" w:space="0" w:color="auto"/>
              <w:bottom w:val="single" w:sz="4" w:space="0" w:color="auto"/>
              <w:right w:val="single" w:sz="8" w:space="0" w:color="auto"/>
            </w:tcBorders>
          </w:tcPr>
          <w:p w14:paraId="4221DB67" w14:textId="77777777" w:rsidR="006B4D00" w:rsidRPr="006B4D00" w:rsidRDefault="006B4D00" w:rsidP="00E4214F">
            <w:pPr>
              <w:pStyle w:val="TAC"/>
              <w:rPr>
                <w:rFonts w:eastAsia="MS Mincho"/>
                <w:lang w:val="en-US"/>
              </w:rPr>
            </w:pPr>
            <w:r w:rsidRPr="006B4D00">
              <w:rPr>
                <w:rFonts w:eastAsia="MS Mincho" w:hint="eastAsia"/>
                <w:lang w:val="en-US"/>
              </w:rPr>
              <w:t>0</w:t>
            </w:r>
          </w:p>
        </w:tc>
        <w:tc>
          <w:tcPr>
            <w:tcW w:w="2070" w:type="dxa"/>
            <w:tcBorders>
              <w:top w:val="single" w:sz="4" w:space="0" w:color="auto"/>
              <w:left w:val="single" w:sz="8" w:space="0" w:color="auto"/>
              <w:bottom w:val="single" w:sz="4" w:space="0" w:color="auto"/>
              <w:right w:val="single" w:sz="8" w:space="0" w:color="auto"/>
            </w:tcBorders>
          </w:tcPr>
          <w:p w14:paraId="27EAD077" w14:textId="77777777" w:rsidR="006B4D00" w:rsidRPr="006B4D00" w:rsidRDefault="006B4D00" w:rsidP="00E4214F">
            <w:pPr>
              <w:pStyle w:val="TAC"/>
              <w:rPr>
                <w:rFonts w:eastAsia="MS Mincho"/>
                <w:lang w:val="en-US"/>
              </w:rPr>
            </w:pPr>
            <w:r w:rsidRPr="006B4D00">
              <w:rPr>
                <w:rFonts w:eastAsia="MS Mincho" w:hint="eastAsia"/>
                <w:lang w:val="en-US"/>
              </w:rPr>
              <w:t>2</w:t>
            </w:r>
            <w:r w:rsidRPr="006B4D00">
              <w:rPr>
                <w:rFonts w:eastAsia="MS Mincho"/>
                <w:lang w:val="en-US"/>
              </w:rPr>
              <w:t>08</w:t>
            </w:r>
          </w:p>
        </w:tc>
      </w:tr>
      <w:tr w:rsidR="006B4D00" w:rsidRPr="006B4D00" w14:paraId="56A006D4"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65840E10" w14:textId="77777777" w:rsidR="006B4D00" w:rsidRPr="006B4D00" w:rsidRDefault="006B4D00" w:rsidP="00E4214F">
            <w:pPr>
              <w:pStyle w:val="TAC"/>
              <w:rPr>
                <w:lang w:eastAsia="en-GB"/>
              </w:rPr>
            </w:pPr>
            <w:r w:rsidRPr="006B4D00">
              <w:rPr>
                <w:rFonts w:eastAsia="MS Mincho"/>
                <w:lang w:val="en-US"/>
              </w:rPr>
              <w:t>2</w:t>
            </w:r>
          </w:p>
        </w:tc>
        <w:tc>
          <w:tcPr>
            <w:tcW w:w="2070" w:type="dxa"/>
            <w:tcBorders>
              <w:top w:val="single" w:sz="4" w:space="0" w:color="auto"/>
              <w:left w:val="single" w:sz="8" w:space="0" w:color="auto"/>
              <w:bottom w:val="single" w:sz="4" w:space="0" w:color="auto"/>
              <w:right w:val="single" w:sz="8" w:space="0" w:color="auto"/>
            </w:tcBorders>
            <w:vAlign w:val="center"/>
          </w:tcPr>
          <w:p w14:paraId="161C6FE1" w14:textId="77777777" w:rsidR="006B4D00" w:rsidRPr="006B4D00" w:rsidRDefault="006B4D00" w:rsidP="00E4214F">
            <w:pPr>
              <w:pStyle w:val="TAC"/>
              <w:rPr>
                <w:lang w:eastAsia="en-GB"/>
              </w:rPr>
            </w:pPr>
            <w:r w:rsidRPr="006B4D00">
              <w:rPr>
                <w:rFonts w:eastAsia="MS Mincho"/>
                <w:lang w:val="en-US"/>
              </w:rPr>
              <w:t>16</w:t>
            </w:r>
          </w:p>
        </w:tc>
        <w:tc>
          <w:tcPr>
            <w:tcW w:w="2070" w:type="dxa"/>
            <w:tcBorders>
              <w:top w:val="single" w:sz="4" w:space="0" w:color="auto"/>
              <w:left w:val="single" w:sz="8" w:space="0" w:color="auto"/>
              <w:bottom w:val="single" w:sz="4" w:space="0" w:color="auto"/>
              <w:right w:val="single" w:sz="8" w:space="0" w:color="auto"/>
            </w:tcBorders>
          </w:tcPr>
          <w:p w14:paraId="5BFCCC13" w14:textId="77777777" w:rsidR="006B4D00" w:rsidRPr="006B4D00" w:rsidRDefault="006B4D00" w:rsidP="00E4214F">
            <w:pPr>
              <w:pStyle w:val="TAC"/>
              <w:rPr>
                <w:rFonts w:eastAsia="MS Mincho"/>
                <w:lang w:val="en-US"/>
              </w:rPr>
            </w:pPr>
            <w:r w:rsidRPr="006B4D00">
              <w:rPr>
                <w:rFonts w:eastAsia="MS Mincho"/>
                <w:lang w:val="en-US"/>
              </w:rPr>
              <w:t>0</w:t>
            </w:r>
          </w:p>
        </w:tc>
        <w:tc>
          <w:tcPr>
            <w:tcW w:w="2070" w:type="dxa"/>
            <w:tcBorders>
              <w:top w:val="single" w:sz="4" w:space="0" w:color="auto"/>
              <w:left w:val="single" w:sz="8" w:space="0" w:color="auto"/>
              <w:bottom w:val="single" w:sz="4" w:space="0" w:color="auto"/>
              <w:right w:val="single" w:sz="8" w:space="0" w:color="auto"/>
            </w:tcBorders>
          </w:tcPr>
          <w:p w14:paraId="0C2DDDBB" w14:textId="77777777" w:rsidR="006B4D00" w:rsidRPr="006B4D00" w:rsidRDefault="006B4D00" w:rsidP="00E4214F">
            <w:pPr>
              <w:pStyle w:val="TAC"/>
              <w:rPr>
                <w:rFonts w:eastAsia="MS Mincho"/>
                <w:lang w:val="en-US"/>
              </w:rPr>
            </w:pPr>
            <w:r w:rsidRPr="006B4D00">
              <w:rPr>
                <w:rFonts w:eastAsia="MS Mincho"/>
                <w:lang w:val="en-US"/>
              </w:rPr>
              <w:t>208</w:t>
            </w:r>
          </w:p>
        </w:tc>
      </w:tr>
      <w:tr w:rsidR="006B4D00" w:rsidRPr="006B4D00" w14:paraId="0D32B7B2"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5432E02F" w14:textId="77777777" w:rsidR="006B4D00" w:rsidRPr="006B4D00" w:rsidRDefault="006B4D00" w:rsidP="00E4214F">
            <w:pPr>
              <w:pStyle w:val="TAC"/>
              <w:rPr>
                <w:lang w:eastAsia="en-GB"/>
              </w:rPr>
            </w:pPr>
            <w:r w:rsidRPr="006B4D00">
              <w:rPr>
                <w:rFonts w:eastAsia="MS Mincho"/>
                <w:lang w:val="en-US"/>
              </w:rPr>
              <w:t>3</w:t>
            </w:r>
          </w:p>
        </w:tc>
        <w:tc>
          <w:tcPr>
            <w:tcW w:w="2070" w:type="dxa"/>
            <w:tcBorders>
              <w:top w:val="single" w:sz="4" w:space="0" w:color="auto"/>
              <w:left w:val="single" w:sz="8" w:space="0" w:color="auto"/>
              <w:bottom w:val="single" w:sz="4" w:space="0" w:color="auto"/>
              <w:right w:val="single" w:sz="8" w:space="0" w:color="auto"/>
            </w:tcBorders>
            <w:vAlign w:val="center"/>
          </w:tcPr>
          <w:p w14:paraId="3ECF5DDD" w14:textId="77777777" w:rsidR="006B4D00" w:rsidRPr="006B4D00" w:rsidRDefault="006B4D00" w:rsidP="00E4214F">
            <w:pPr>
              <w:pStyle w:val="TAC"/>
              <w:rPr>
                <w:lang w:eastAsia="en-GB"/>
              </w:rPr>
            </w:pPr>
            <w:r w:rsidRPr="006B4D00">
              <w:rPr>
                <w:rFonts w:eastAsia="MS Mincho"/>
                <w:lang w:val="en-US"/>
              </w:rPr>
              <w:t>4</w:t>
            </w:r>
          </w:p>
        </w:tc>
        <w:tc>
          <w:tcPr>
            <w:tcW w:w="2070" w:type="dxa"/>
            <w:tcBorders>
              <w:top w:val="single" w:sz="4" w:space="0" w:color="auto"/>
              <w:left w:val="single" w:sz="8" w:space="0" w:color="auto"/>
              <w:bottom w:val="single" w:sz="4" w:space="0" w:color="auto"/>
              <w:right w:val="single" w:sz="8" w:space="0" w:color="auto"/>
            </w:tcBorders>
          </w:tcPr>
          <w:p w14:paraId="3450CB9D" w14:textId="77777777" w:rsidR="006B4D00" w:rsidRPr="006B4D00" w:rsidRDefault="006B4D00" w:rsidP="00E4214F">
            <w:pPr>
              <w:pStyle w:val="TAC"/>
              <w:rPr>
                <w:rFonts w:eastAsia="MS Mincho"/>
                <w:lang w:val="en-US"/>
              </w:rPr>
            </w:pPr>
            <w:r w:rsidRPr="006B4D00">
              <w:rPr>
                <w:rFonts w:eastAsia="MS Mincho" w:hint="eastAsia"/>
                <w:lang w:val="en-US"/>
              </w:rPr>
              <w:t>0</w:t>
            </w:r>
          </w:p>
        </w:tc>
        <w:tc>
          <w:tcPr>
            <w:tcW w:w="2070" w:type="dxa"/>
            <w:tcBorders>
              <w:top w:val="single" w:sz="4" w:space="0" w:color="auto"/>
              <w:left w:val="single" w:sz="8" w:space="0" w:color="auto"/>
              <w:bottom w:val="single" w:sz="4" w:space="0" w:color="auto"/>
              <w:right w:val="single" w:sz="8" w:space="0" w:color="auto"/>
            </w:tcBorders>
          </w:tcPr>
          <w:p w14:paraId="1AA02832" w14:textId="77777777" w:rsidR="006B4D00" w:rsidRPr="006B4D00" w:rsidRDefault="006B4D00" w:rsidP="00E4214F">
            <w:pPr>
              <w:pStyle w:val="TAC"/>
              <w:rPr>
                <w:rFonts w:eastAsia="MS Mincho"/>
                <w:lang w:val="en-US"/>
              </w:rPr>
            </w:pPr>
            <w:r w:rsidRPr="006B4D00">
              <w:rPr>
                <w:rFonts w:eastAsia="MS Mincho" w:hint="eastAsia"/>
                <w:lang w:val="en-US"/>
              </w:rPr>
              <w:t>3</w:t>
            </w:r>
            <w:r w:rsidRPr="006B4D00">
              <w:rPr>
                <w:rFonts w:eastAsia="MS Mincho"/>
                <w:lang w:val="en-US"/>
              </w:rPr>
              <w:t>28</w:t>
            </w:r>
          </w:p>
        </w:tc>
      </w:tr>
      <w:tr w:rsidR="006B4D00" w:rsidRPr="006B4D00" w14:paraId="3B01E028"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6DBDDD9C" w14:textId="77777777" w:rsidR="006B4D00" w:rsidRPr="006B4D00" w:rsidRDefault="006B4D00" w:rsidP="00E4214F">
            <w:pPr>
              <w:pStyle w:val="TAC"/>
              <w:rPr>
                <w:lang w:eastAsia="en-GB"/>
              </w:rPr>
            </w:pPr>
            <w:r w:rsidRPr="006B4D00">
              <w:rPr>
                <w:rFonts w:eastAsia="MS Mincho"/>
                <w:lang w:val="en-US"/>
              </w:rPr>
              <w:t>4</w:t>
            </w:r>
          </w:p>
        </w:tc>
        <w:tc>
          <w:tcPr>
            <w:tcW w:w="2070" w:type="dxa"/>
            <w:tcBorders>
              <w:top w:val="single" w:sz="4" w:space="0" w:color="auto"/>
              <w:left w:val="single" w:sz="8" w:space="0" w:color="auto"/>
              <w:bottom w:val="single" w:sz="4" w:space="0" w:color="auto"/>
              <w:right w:val="single" w:sz="8" w:space="0" w:color="auto"/>
            </w:tcBorders>
            <w:vAlign w:val="center"/>
          </w:tcPr>
          <w:p w14:paraId="27EBA17C" w14:textId="77777777" w:rsidR="006B4D00" w:rsidRPr="006B4D00" w:rsidRDefault="006B4D00" w:rsidP="00E4214F">
            <w:pPr>
              <w:pStyle w:val="TAC"/>
              <w:rPr>
                <w:lang w:eastAsia="en-GB"/>
              </w:rPr>
            </w:pPr>
            <w:r w:rsidRPr="006B4D00">
              <w:rPr>
                <w:rFonts w:eastAsia="MS Mincho"/>
                <w:lang w:val="en-US"/>
              </w:rPr>
              <w:t>8</w:t>
            </w:r>
          </w:p>
        </w:tc>
        <w:tc>
          <w:tcPr>
            <w:tcW w:w="2070" w:type="dxa"/>
            <w:tcBorders>
              <w:top w:val="single" w:sz="4" w:space="0" w:color="auto"/>
              <w:left w:val="single" w:sz="8" w:space="0" w:color="auto"/>
              <w:bottom w:val="single" w:sz="4" w:space="0" w:color="auto"/>
              <w:right w:val="single" w:sz="8" w:space="0" w:color="auto"/>
            </w:tcBorders>
          </w:tcPr>
          <w:p w14:paraId="159ED69C" w14:textId="77777777" w:rsidR="006B4D00" w:rsidRPr="006B4D00" w:rsidRDefault="006B4D00" w:rsidP="00E4214F">
            <w:pPr>
              <w:pStyle w:val="TAC"/>
              <w:rPr>
                <w:rFonts w:eastAsia="MS Mincho"/>
                <w:lang w:val="en-US"/>
              </w:rPr>
            </w:pPr>
            <w:r w:rsidRPr="006B4D00">
              <w:rPr>
                <w:rFonts w:eastAsia="MS Mincho" w:hint="eastAsia"/>
                <w:lang w:val="en-US"/>
              </w:rPr>
              <w:t>0</w:t>
            </w:r>
          </w:p>
        </w:tc>
        <w:tc>
          <w:tcPr>
            <w:tcW w:w="2070" w:type="dxa"/>
            <w:tcBorders>
              <w:top w:val="single" w:sz="4" w:space="0" w:color="auto"/>
              <w:left w:val="single" w:sz="8" w:space="0" w:color="auto"/>
              <w:bottom w:val="single" w:sz="4" w:space="0" w:color="auto"/>
              <w:right w:val="single" w:sz="8" w:space="0" w:color="auto"/>
            </w:tcBorders>
          </w:tcPr>
          <w:p w14:paraId="099BD9DE" w14:textId="77777777" w:rsidR="006B4D00" w:rsidRPr="006B4D00" w:rsidRDefault="006B4D00" w:rsidP="00E4214F">
            <w:pPr>
              <w:pStyle w:val="TAC"/>
              <w:rPr>
                <w:rFonts w:eastAsia="MS Mincho"/>
                <w:lang w:val="en-US"/>
              </w:rPr>
            </w:pPr>
            <w:r w:rsidRPr="006B4D00">
              <w:rPr>
                <w:rFonts w:eastAsia="MS Mincho" w:hint="eastAsia"/>
                <w:lang w:val="en-US"/>
              </w:rPr>
              <w:t>3</w:t>
            </w:r>
            <w:r w:rsidRPr="006B4D00">
              <w:rPr>
                <w:rFonts w:eastAsia="MS Mincho"/>
                <w:lang w:val="en-US"/>
              </w:rPr>
              <w:t>28</w:t>
            </w:r>
          </w:p>
        </w:tc>
      </w:tr>
      <w:tr w:rsidR="006B4D00" w:rsidRPr="006B4D00" w14:paraId="31E0BDDE"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52013573" w14:textId="77777777" w:rsidR="006B4D00" w:rsidRPr="006B4D00" w:rsidRDefault="006B4D00" w:rsidP="00E4214F">
            <w:pPr>
              <w:pStyle w:val="TAC"/>
              <w:rPr>
                <w:lang w:eastAsia="en-GB"/>
              </w:rPr>
            </w:pPr>
            <w:r w:rsidRPr="006B4D00">
              <w:rPr>
                <w:rFonts w:eastAsia="MS Mincho"/>
                <w:lang w:val="en-US"/>
              </w:rPr>
              <w:t>5</w:t>
            </w:r>
          </w:p>
        </w:tc>
        <w:tc>
          <w:tcPr>
            <w:tcW w:w="2070" w:type="dxa"/>
            <w:tcBorders>
              <w:top w:val="single" w:sz="4" w:space="0" w:color="auto"/>
              <w:left w:val="single" w:sz="8" w:space="0" w:color="auto"/>
              <w:bottom w:val="single" w:sz="4" w:space="0" w:color="auto"/>
              <w:right w:val="single" w:sz="8" w:space="0" w:color="auto"/>
            </w:tcBorders>
            <w:vAlign w:val="center"/>
          </w:tcPr>
          <w:p w14:paraId="136C4B3B" w14:textId="77777777" w:rsidR="006B4D00" w:rsidRPr="006B4D00" w:rsidRDefault="006B4D00" w:rsidP="00E4214F">
            <w:pPr>
              <w:pStyle w:val="TAC"/>
              <w:rPr>
                <w:lang w:eastAsia="en-GB"/>
              </w:rPr>
            </w:pPr>
            <w:r w:rsidRPr="006B4D00">
              <w:rPr>
                <w:rFonts w:eastAsia="MS Mincho"/>
                <w:lang w:val="en-US"/>
              </w:rPr>
              <w:t>16</w:t>
            </w:r>
          </w:p>
        </w:tc>
        <w:tc>
          <w:tcPr>
            <w:tcW w:w="2070" w:type="dxa"/>
            <w:tcBorders>
              <w:top w:val="single" w:sz="4" w:space="0" w:color="auto"/>
              <w:left w:val="single" w:sz="8" w:space="0" w:color="auto"/>
              <w:bottom w:val="single" w:sz="4" w:space="0" w:color="auto"/>
              <w:right w:val="single" w:sz="8" w:space="0" w:color="auto"/>
            </w:tcBorders>
          </w:tcPr>
          <w:p w14:paraId="3C8ED0BA" w14:textId="77777777" w:rsidR="006B4D00" w:rsidRPr="006B4D00" w:rsidRDefault="006B4D00" w:rsidP="00E4214F">
            <w:pPr>
              <w:pStyle w:val="TAC"/>
              <w:rPr>
                <w:rFonts w:eastAsia="MS Mincho"/>
                <w:lang w:val="en-US"/>
              </w:rPr>
            </w:pPr>
            <w:r w:rsidRPr="006B4D00">
              <w:rPr>
                <w:rFonts w:eastAsia="MS Mincho"/>
                <w:lang w:val="en-US"/>
              </w:rPr>
              <w:t>0</w:t>
            </w:r>
          </w:p>
        </w:tc>
        <w:tc>
          <w:tcPr>
            <w:tcW w:w="2070" w:type="dxa"/>
            <w:tcBorders>
              <w:top w:val="single" w:sz="4" w:space="0" w:color="auto"/>
              <w:left w:val="single" w:sz="8" w:space="0" w:color="auto"/>
              <w:bottom w:val="single" w:sz="4" w:space="0" w:color="auto"/>
              <w:right w:val="single" w:sz="8" w:space="0" w:color="auto"/>
            </w:tcBorders>
          </w:tcPr>
          <w:p w14:paraId="4DEA558C" w14:textId="77777777" w:rsidR="006B4D00" w:rsidRPr="006B4D00" w:rsidRDefault="006B4D00" w:rsidP="00E4214F">
            <w:pPr>
              <w:pStyle w:val="TAC"/>
              <w:rPr>
                <w:rFonts w:eastAsia="MS Mincho"/>
                <w:lang w:val="en-US"/>
              </w:rPr>
            </w:pPr>
            <w:r w:rsidRPr="006B4D00">
              <w:rPr>
                <w:rFonts w:eastAsia="MS Mincho"/>
                <w:lang w:val="en-US"/>
              </w:rPr>
              <w:t>328</w:t>
            </w:r>
          </w:p>
        </w:tc>
      </w:tr>
      <w:tr w:rsidR="006B4D00" w:rsidRPr="006B4D00" w14:paraId="56081C85"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15E0B79B" w14:textId="77777777" w:rsidR="006B4D00" w:rsidRPr="006B4D00" w:rsidRDefault="006B4D00" w:rsidP="00E4214F">
            <w:pPr>
              <w:pStyle w:val="TAC"/>
              <w:rPr>
                <w:lang w:eastAsia="en-GB"/>
              </w:rPr>
            </w:pPr>
            <w:r w:rsidRPr="006B4D00">
              <w:rPr>
                <w:rFonts w:eastAsia="MS Mincho"/>
                <w:lang w:val="en-US"/>
              </w:rPr>
              <w:t>6</w:t>
            </w:r>
          </w:p>
        </w:tc>
        <w:tc>
          <w:tcPr>
            <w:tcW w:w="2070" w:type="dxa"/>
            <w:tcBorders>
              <w:top w:val="single" w:sz="4" w:space="0" w:color="auto"/>
              <w:left w:val="single" w:sz="8" w:space="0" w:color="auto"/>
              <w:bottom w:val="single" w:sz="4" w:space="0" w:color="auto"/>
              <w:right w:val="single" w:sz="8" w:space="0" w:color="auto"/>
            </w:tcBorders>
            <w:vAlign w:val="center"/>
          </w:tcPr>
          <w:p w14:paraId="68F0737F" w14:textId="77777777" w:rsidR="006B4D00" w:rsidRPr="006B4D00" w:rsidRDefault="006B4D00" w:rsidP="00E4214F">
            <w:pPr>
              <w:pStyle w:val="TAC"/>
              <w:rPr>
                <w:lang w:eastAsia="en-GB"/>
              </w:rPr>
            </w:pPr>
            <w:r w:rsidRPr="006B4D00">
              <w:rPr>
                <w:rFonts w:eastAsia="MS Mincho"/>
                <w:lang w:val="en-US"/>
              </w:rPr>
              <w:t>4</w:t>
            </w:r>
          </w:p>
        </w:tc>
        <w:tc>
          <w:tcPr>
            <w:tcW w:w="2070" w:type="dxa"/>
            <w:tcBorders>
              <w:top w:val="single" w:sz="4" w:space="0" w:color="auto"/>
              <w:left w:val="single" w:sz="8" w:space="0" w:color="auto"/>
              <w:bottom w:val="single" w:sz="4" w:space="0" w:color="auto"/>
              <w:right w:val="single" w:sz="8" w:space="0" w:color="auto"/>
            </w:tcBorders>
          </w:tcPr>
          <w:p w14:paraId="6B8BC632" w14:textId="77777777" w:rsidR="006B4D00" w:rsidRPr="006B4D00" w:rsidRDefault="006B4D00" w:rsidP="00E4214F">
            <w:pPr>
              <w:pStyle w:val="TAC"/>
              <w:rPr>
                <w:rFonts w:eastAsia="MS Mincho"/>
                <w:lang w:val="en-US"/>
              </w:rPr>
            </w:pPr>
            <w:r w:rsidRPr="006B4D00">
              <w:rPr>
                <w:rFonts w:eastAsia="MS Mincho" w:hint="eastAsia"/>
                <w:lang w:val="en-US"/>
              </w:rPr>
              <w:t>0</w:t>
            </w:r>
          </w:p>
        </w:tc>
        <w:tc>
          <w:tcPr>
            <w:tcW w:w="2070" w:type="dxa"/>
            <w:tcBorders>
              <w:top w:val="single" w:sz="4" w:space="0" w:color="auto"/>
              <w:left w:val="single" w:sz="8" w:space="0" w:color="auto"/>
              <w:bottom w:val="single" w:sz="4" w:space="0" w:color="auto"/>
              <w:right w:val="single" w:sz="8" w:space="0" w:color="auto"/>
            </w:tcBorders>
          </w:tcPr>
          <w:p w14:paraId="6C3F5E0D" w14:textId="77777777" w:rsidR="006B4D00" w:rsidRPr="006B4D00" w:rsidRDefault="006B4D00" w:rsidP="00E4214F">
            <w:pPr>
              <w:pStyle w:val="TAC"/>
              <w:rPr>
                <w:rFonts w:eastAsia="MS Mincho"/>
                <w:lang w:val="en-US"/>
              </w:rPr>
            </w:pPr>
            <w:r w:rsidRPr="006B4D00">
              <w:rPr>
                <w:rFonts w:eastAsia="MS Mincho" w:hint="eastAsia"/>
                <w:lang w:val="en-US"/>
              </w:rPr>
              <w:t>4</w:t>
            </w:r>
            <w:r w:rsidRPr="006B4D00">
              <w:rPr>
                <w:rFonts w:eastAsia="MS Mincho"/>
                <w:lang w:val="en-US"/>
              </w:rPr>
              <w:t>40</w:t>
            </w:r>
          </w:p>
        </w:tc>
      </w:tr>
      <w:tr w:rsidR="006B4D00" w:rsidRPr="006B4D00" w14:paraId="2D0C774B"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103B07A4" w14:textId="77777777" w:rsidR="006B4D00" w:rsidRPr="006B4D00" w:rsidRDefault="006B4D00" w:rsidP="00E4214F">
            <w:pPr>
              <w:pStyle w:val="TAC"/>
              <w:rPr>
                <w:lang w:eastAsia="en-GB"/>
              </w:rPr>
            </w:pPr>
            <w:r w:rsidRPr="006B4D00">
              <w:rPr>
                <w:rFonts w:eastAsia="MS Mincho"/>
                <w:lang w:val="en-US"/>
              </w:rPr>
              <w:t>7</w:t>
            </w:r>
          </w:p>
        </w:tc>
        <w:tc>
          <w:tcPr>
            <w:tcW w:w="2070" w:type="dxa"/>
            <w:tcBorders>
              <w:top w:val="single" w:sz="4" w:space="0" w:color="auto"/>
              <w:left w:val="single" w:sz="8" w:space="0" w:color="auto"/>
              <w:bottom w:val="single" w:sz="4" w:space="0" w:color="auto"/>
              <w:right w:val="single" w:sz="8" w:space="0" w:color="auto"/>
            </w:tcBorders>
            <w:vAlign w:val="center"/>
          </w:tcPr>
          <w:p w14:paraId="43A0D294" w14:textId="77777777" w:rsidR="006B4D00" w:rsidRPr="006B4D00" w:rsidRDefault="006B4D00" w:rsidP="00E4214F">
            <w:pPr>
              <w:pStyle w:val="TAC"/>
              <w:rPr>
                <w:lang w:eastAsia="en-GB"/>
              </w:rPr>
            </w:pPr>
            <w:r w:rsidRPr="006B4D00">
              <w:rPr>
                <w:rFonts w:eastAsia="MS Mincho"/>
                <w:lang w:val="en-US"/>
              </w:rPr>
              <w:t>8</w:t>
            </w:r>
          </w:p>
        </w:tc>
        <w:tc>
          <w:tcPr>
            <w:tcW w:w="2070" w:type="dxa"/>
            <w:tcBorders>
              <w:top w:val="single" w:sz="4" w:space="0" w:color="auto"/>
              <w:left w:val="single" w:sz="8" w:space="0" w:color="auto"/>
              <w:bottom w:val="single" w:sz="4" w:space="0" w:color="auto"/>
              <w:right w:val="single" w:sz="8" w:space="0" w:color="auto"/>
            </w:tcBorders>
          </w:tcPr>
          <w:p w14:paraId="0BBB53DB" w14:textId="77777777" w:rsidR="006B4D00" w:rsidRPr="006B4D00" w:rsidRDefault="006B4D00" w:rsidP="00E4214F">
            <w:pPr>
              <w:pStyle w:val="TAC"/>
              <w:rPr>
                <w:rFonts w:eastAsia="MS Mincho"/>
                <w:lang w:val="en-US"/>
              </w:rPr>
            </w:pPr>
            <w:r w:rsidRPr="006B4D00">
              <w:rPr>
                <w:rFonts w:eastAsia="MS Mincho" w:hint="eastAsia"/>
                <w:lang w:val="en-US"/>
              </w:rPr>
              <w:t>0</w:t>
            </w:r>
          </w:p>
        </w:tc>
        <w:tc>
          <w:tcPr>
            <w:tcW w:w="2070" w:type="dxa"/>
            <w:tcBorders>
              <w:top w:val="single" w:sz="4" w:space="0" w:color="auto"/>
              <w:left w:val="single" w:sz="8" w:space="0" w:color="auto"/>
              <w:bottom w:val="single" w:sz="4" w:space="0" w:color="auto"/>
              <w:right w:val="single" w:sz="8" w:space="0" w:color="auto"/>
            </w:tcBorders>
          </w:tcPr>
          <w:p w14:paraId="2C8CB51A" w14:textId="77777777" w:rsidR="006B4D00" w:rsidRPr="006B4D00" w:rsidRDefault="006B4D00" w:rsidP="00E4214F">
            <w:pPr>
              <w:pStyle w:val="TAC"/>
              <w:rPr>
                <w:rFonts w:eastAsia="MS Mincho"/>
                <w:lang w:val="en-US"/>
              </w:rPr>
            </w:pPr>
            <w:r w:rsidRPr="006B4D00">
              <w:rPr>
                <w:rFonts w:eastAsia="MS Mincho" w:hint="eastAsia"/>
                <w:lang w:val="en-US"/>
              </w:rPr>
              <w:t>4</w:t>
            </w:r>
            <w:r w:rsidRPr="006B4D00">
              <w:rPr>
                <w:rFonts w:eastAsia="MS Mincho"/>
                <w:lang w:val="en-US"/>
              </w:rPr>
              <w:t>40</w:t>
            </w:r>
          </w:p>
        </w:tc>
      </w:tr>
      <w:tr w:rsidR="006B4D00" w:rsidRPr="006B4D00" w14:paraId="0AD2F7D1"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524951B6" w14:textId="77777777" w:rsidR="006B4D00" w:rsidRPr="006B4D00" w:rsidRDefault="006B4D00" w:rsidP="00E4214F">
            <w:pPr>
              <w:pStyle w:val="TAC"/>
              <w:rPr>
                <w:lang w:eastAsia="en-GB"/>
              </w:rPr>
            </w:pPr>
            <w:r w:rsidRPr="006B4D00">
              <w:rPr>
                <w:rFonts w:eastAsia="MS Mincho"/>
                <w:lang w:val="en-US"/>
              </w:rPr>
              <w:t>8</w:t>
            </w:r>
          </w:p>
        </w:tc>
        <w:tc>
          <w:tcPr>
            <w:tcW w:w="2070" w:type="dxa"/>
            <w:tcBorders>
              <w:top w:val="single" w:sz="4" w:space="0" w:color="auto"/>
              <w:left w:val="single" w:sz="8" w:space="0" w:color="auto"/>
              <w:bottom w:val="single" w:sz="4" w:space="0" w:color="auto"/>
              <w:right w:val="single" w:sz="8" w:space="0" w:color="auto"/>
            </w:tcBorders>
            <w:vAlign w:val="center"/>
          </w:tcPr>
          <w:p w14:paraId="61D0884F" w14:textId="77777777" w:rsidR="006B4D00" w:rsidRPr="006B4D00" w:rsidRDefault="006B4D00" w:rsidP="00E4214F">
            <w:pPr>
              <w:pStyle w:val="TAC"/>
              <w:rPr>
                <w:lang w:eastAsia="en-GB"/>
              </w:rPr>
            </w:pPr>
            <w:r w:rsidRPr="006B4D00">
              <w:rPr>
                <w:rFonts w:eastAsia="MS Mincho"/>
                <w:lang w:val="en-US"/>
              </w:rPr>
              <w:t>16</w:t>
            </w:r>
          </w:p>
        </w:tc>
        <w:tc>
          <w:tcPr>
            <w:tcW w:w="2070" w:type="dxa"/>
            <w:tcBorders>
              <w:top w:val="single" w:sz="4" w:space="0" w:color="auto"/>
              <w:left w:val="single" w:sz="8" w:space="0" w:color="auto"/>
              <w:bottom w:val="single" w:sz="4" w:space="0" w:color="auto"/>
              <w:right w:val="single" w:sz="8" w:space="0" w:color="auto"/>
            </w:tcBorders>
          </w:tcPr>
          <w:p w14:paraId="180A2CB2" w14:textId="77777777" w:rsidR="006B4D00" w:rsidRPr="006B4D00" w:rsidRDefault="006B4D00" w:rsidP="00E4214F">
            <w:pPr>
              <w:pStyle w:val="TAC"/>
              <w:rPr>
                <w:rFonts w:eastAsia="MS Mincho"/>
                <w:lang w:val="en-US"/>
              </w:rPr>
            </w:pPr>
            <w:r w:rsidRPr="006B4D00">
              <w:rPr>
                <w:rFonts w:eastAsia="MS Mincho"/>
                <w:lang w:val="en-US"/>
              </w:rPr>
              <w:t>0</w:t>
            </w:r>
          </w:p>
        </w:tc>
        <w:tc>
          <w:tcPr>
            <w:tcW w:w="2070" w:type="dxa"/>
            <w:tcBorders>
              <w:top w:val="single" w:sz="4" w:space="0" w:color="auto"/>
              <w:left w:val="single" w:sz="8" w:space="0" w:color="auto"/>
              <w:bottom w:val="single" w:sz="4" w:space="0" w:color="auto"/>
              <w:right w:val="single" w:sz="8" w:space="0" w:color="auto"/>
            </w:tcBorders>
          </w:tcPr>
          <w:p w14:paraId="59617504" w14:textId="77777777" w:rsidR="006B4D00" w:rsidRPr="006B4D00" w:rsidRDefault="006B4D00" w:rsidP="00E4214F">
            <w:pPr>
              <w:pStyle w:val="TAC"/>
              <w:rPr>
                <w:rFonts w:eastAsia="MS Mincho"/>
                <w:lang w:val="en-US"/>
              </w:rPr>
            </w:pPr>
            <w:r w:rsidRPr="006B4D00">
              <w:rPr>
                <w:rFonts w:eastAsia="MS Mincho"/>
                <w:lang w:val="en-US"/>
              </w:rPr>
              <w:t>440</w:t>
            </w:r>
          </w:p>
        </w:tc>
      </w:tr>
      <w:tr w:rsidR="006B4D00" w:rsidRPr="006B4D00" w14:paraId="2ECF7B0B"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5A79CCD7" w14:textId="77777777" w:rsidR="006B4D00" w:rsidRPr="006B4D00" w:rsidRDefault="006B4D00" w:rsidP="00E4214F">
            <w:pPr>
              <w:pStyle w:val="TAC"/>
              <w:rPr>
                <w:lang w:eastAsia="en-GB"/>
              </w:rPr>
            </w:pPr>
            <w:r w:rsidRPr="006B4D00">
              <w:rPr>
                <w:rFonts w:eastAsia="MS Mincho"/>
                <w:lang w:val="en-US"/>
              </w:rPr>
              <w:t>9</w:t>
            </w:r>
          </w:p>
        </w:tc>
        <w:tc>
          <w:tcPr>
            <w:tcW w:w="2070" w:type="dxa"/>
            <w:tcBorders>
              <w:top w:val="single" w:sz="4" w:space="0" w:color="auto"/>
              <w:left w:val="single" w:sz="8" w:space="0" w:color="auto"/>
              <w:bottom w:val="single" w:sz="4" w:space="0" w:color="auto"/>
              <w:right w:val="single" w:sz="8" w:space="0" w:color="auto"/>
            </w:tcBorders>
            <w:vAlign w:val="center"/>
          </w:tcPr>
          <w:p w14:paraId="0DB42BA0" w14:textId="77777777" w:rsidR="006B4D00" w:rsidRPr="006B4D00" w:rsidRDefault="006B4D00" w:rsidP="00E4214F">
            <w:pPr>
              <w:pStyle w:val="TAC"/>
              <w:rPr>
                <w:lang w:eastAsia="en-GB"/>
              </w:rPr>
            </w:pPr>
            <w:r w:rsidRPr="006B4D00">
              <w:rPr>
                <w:rFonts w:eastAsia="MS Mincho"/>
                <w:lang w:val="en-US"/>
              </w:rPr>
              <w:t>4</w:t>
            </w:r>
          </w:p>
        </w:tc>
        <w:tc>
          <w:tcPr>
            <w:tcW w:w="2070" w:type="dxa"/>
            <w:tcBorders>
              <w:top w:val="single" w:sz="4" w:space="0" w:color="auto"/>
              <w:left w:val="single" w:sz="8" w:space="0" w:color="auto"/>
              <w:bottom w:val="single" w:sz="4" w:space="0" w:color="auto"/>
              <w:right w:val="single" w:sz="8" w:space="0" w:color="auto"/>
            </w:tcBorders>
          </w:tcPr>
          <w:p w14:paraId="53FA5298" w14:textId="77777777" w:rsidR="006B4D00" w:rsidRPr="006B4D00" w:rsidRDefault="006B4D00" w:rsidP="00E4214F">
            <w:pPr>
              <w:pStyle w:val="TAC"/>
              <w:rPr>
                <w:rFonts w:eastAsia="MS Mincho"/>
                <w:lang w:val="en-US"/>
              </w:rPr>
            </w:pPr>
            <w:r w:rsidRPr="006B4D00">
              <w:rPr>
                <w:rFonts w:eastAsia="MS Mincho" w:hint="eastAsia"/>
                <w:lang w:val="en-US"/>
              </w:rPr>
              <w:t>0</w:t>
            </w:r>
          </w:p>
        </w:tc>
        <w:tc>
          <w:tcPr>
            <w:tcW w:w="2070" w:type="dxa"/>
            <w:tcBorders>
              <w:top w:val="single" w:sz="4" w:space="0" w:color="auto"/>
              <w:left w:val="single" w:sz="8" w:space="0" w:color="auto"/>
              <w:bottom w:val="single" w:sz="4" w:space="0" w:color="auto"/>
              <w:right w:val="single" w:sz="8" w:space="0" w:color="auto"/>
            </w:tcBorders>
          </w:tcPr>
          <w:p w14:paraId="453F7745" w14:textId="77777777" w:rsidR="006B4D00" w:rsidRPr="006B4D00" w:rsidRDefault="006B4D00" w:rsidP="00E4214F">
            <w:pPr>
              <w:pStyle w:val="TAC"/>
              <w:rPr>
                <w:rFonts w:eastAsia="MS Mincho"/>
                <w:lang w:val="en-US"/>
              </w:rPr>
            </w:pPr>
            <w:r w:rsidRPr="006B4D00">
              <w:rPr>
                <w:rFonts w:eastAsia="MS Mincho" w:hint="eastAsia"/>
                <w:lang w:val="en-US"/>
              </w:rPr>
              <w:t>6</w:t>
            </w:r>
            <w:r w:rsidRPr="006B4D00">
              <w:rPr>
                <w:rFonts w:eastAsia="MS Mincho"/>
                <w:lang w:val="en-US"/>
              </w:rPr>
              <w:t>80</w:t>
            </w:r>
          </w:p>
        </w:tc>
      </w:tr>
      <w:tr w:rsidR="006B4D00" w:rsidRPr="006B4D00" w14:paraId="670205E3"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68B01AD4" w14:textId="77777777" w:rsidR="006B4D00" w:rsidRPr="006B4D00" w:rsidRDefault="006B4D00" w:rsidP="00E4214F">
            <w:pPr>
              <w:pStyle w:val="TAC"/>
              <w:rPr>
                <w:lang w:eastAsia="en-GB"/>
              </w:rPr>
            </w:pPr>
            <w:r w:rsidRPr="006B4D00">
              <w:rPr>
                <w:rFonts w:eastAsia="MS Mincho"/>
                <w:lang w:val="en-US"/>
              </w:rPr>
              <w:t>10</w:t>
            </w:r>
          </w:p>
        </w:tc>
        <w:tc>
          <w:tcPr>
            <w:tcW w:w="2070" w:type="dxa"/>
            <w:tcBorders>
              <w:top w:val="single" w:sz="4" w:space="0" w:color="auto"/>
              <w:left w:val="single" w:sz="8" w:space="0" w:color="auto"/>
              <w:bottom w:val="single" w:sz="4" w:space="0" w:color="auto"/>
              <w:right w:val="single" w:sz="8" w:space="0" w:color="auto"/>
            </w:tcBorders>
            <w:vAlign w:val="center"/>
          </w:tcPr>
          <w:p w14:paraId="47021BF2" w14:textId="77777777" w:rsidR="006B4D00" w:rsidRPr="006B4D00" w:rsidRDefault="006B4D00" w:rsidP="00E4214F">
            <w:pPr>
              <w:pStyle w:val="TAC"/>
              <w:rPr>
                <w:lang w:eastAsia="en-GB"/>
              </w:rPr>
            </w:pPr>
            <w:r w:rsidRPr="006B4D00">
              <w:rPr>
                <w:rFonts w:eastAsia="MS Mincho"/>
                <w:lang w:val="en-US"/>
              </w:rPr>
              <w:t>8</w:t>
            </w:r>
          </w:p>
        </w:tc>
        <w:tc>
          <w:tcPr>
            <w:tcW w:w="2070" w:type="dxa"/>
            <w:tcBorders>
              <w:top w:val="single" w:sz="4" w:space="0" w:color="auto"/>
              <w:left w:val="single" w:sz="8" w:space="0" w:color="auto"/>
              <w:bottom w:val="single" w:sz="4" w:space="0" w:color="auto"/>
              <w:right w:val="single" w:sz="8" w:space="0" w:color="auto"/>
            </w:tcBorders>
          </w:tcPr>
          <w:p w14:paraId="36F6E017" w14:textId="77777777" w:rsidR="006B4D00" w:rsidRPr="006B4D00" w:rsidRDefault="006B4D00" w:rsidP="00E4214F">
            <w:pPr>
              <w:pStyle w:val="TAC"/>
              <w:rPr>
                <w:rFonts w:eastAsia="MS Mincho"/>
                <w:lang w:val="en-US"/>
              </w:rPr>
            </w:pPr>
            <w:r w:rsidRPr="006B4D00">
              <w:rPr>
                <w:rFonts w:eastAsia="MS Mincho" w:hint="eastAsia"/>
                <w:lang w:val="en-US"/>
              </w:rPr>
              <w:t>0</w:t>
            </w:r>
          </w:p>
        </w:tc>
        <w:tc>
          <w:tcPr>
            <w:tcW w:w="2070" w:type="dxa"/>
            <w:tcBorders>
              <w:top w:val="single" w:sz="4" w:space="0" w:color="auto"/>
              <w:left w:val="single" w:sz="8" w:space="0" w:color="auto"/>
              <w:bottom w:val="single" w:sz="4" w:space="0" w:color="auto"/>
              <w:right w:val="single" w:sz="8" w:space="0" w:color="auto"/>
            </w:tcBorders>
          </w:tcPr>
          <w:p w14:paraId="37FFAFA4" w14:textId="77777777" w:rsidR="006B4D00" w:rsidRPr="006B4D00" w:rsidRDefault="006B4D00" w:rsidP="00E4214F">
            <w:pPr>
              <w:pStyle w:val="TAC"/>
              <w:rPr>
                <w:rFonts w:eastAsia="MS Mincho"/>
                <w:lang w:val="en-US"/>
              </w:rPr>
            </w:pPr>
            <w:r w:rsidRPr="006B4D00">
              <w:rPr>
                <w:rFonts w:eastAsia="MS Mincho" w:hint="eastAsia"/>
                <w:lang w:val="en-US"/>
              </w:rPr>
              <w:t>6</w:t>
            </w:r>
            <w:r w:rsidRPr="006B4D00">
              <w:rPr>
                <w:rFonts w:eastAsia="MS Mincho"/>
                <w:lang w:val="en-US"/>
              </w:rPr>
              <w:t>80</w:t>
            </w:r>
          </w:p>
        </w:tc>
      </w:tr>
      <w:tr w:rsidR="006B4D00" w:rsidRPr="006B4D00" w14:paraId="4B68003C"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53A8B11A" w14:textId="77777777" w:rsidR="006B4D00" w:rsidRPr="006B4D00" w:rsidRDefault="006B4D00" w:rsidP="00E4214F">
            <w:pPr>
              <w:pStyle w:val="TAC"/>
              <w:rPr>
                <w:lang w:eastAsia="en-GB"/>
              </w:rPr>
            </w:pPr>
            <w:r w:rsidRPr="006B4D00">
              <w:rPr>
                <w:rFonts w:eastAsia="MS Mincho"/>
                <w:lang w:val="en-US"/>
              </w:rPr>
              <w:t>11</w:t>
            </w:r>
          </w:p>
        </w:tc>
        <w:tc>
          <w:tcPr>
            <w:tcW w:w="2070" w:type="dxa"/>
            <w:tcBorders>
              <w:top w:val="single" w:sz="4" w:space="0" w:color="auto"/>
              <w:left w:val="single" w:sz="8" w:space="0" w:color="auto"/>
              <w:bottom w:val="single" w:sz="4" w:space="0" w:color="auto"/>
              <w:right w:val="single" w:sz="8" w:space="0" w:color="auto"/>
            </w:tcBorders>
            <w:vAlign w:val="center"/>
          </w:tcPr>
          <w:p w14:paraId="099F11E8" w14:textId="77777777" w:rsidR="006B4D00" w:rsidRPr="006B4D00" w:rsidRDefault="006B4D00" w:rsidP="00E4214F">
            <w:pPr>
              <w:pStyle w:val="TAC"/>
              <w:rPr>
                <w:lang w:eastAsia="en-GB"/>
              </w:rPr>
            </w:pPr>
            <w:r w:rsidRPr="006B4D00">
              <w:rPr>
                <w:lang w:eastAsia="en-GB"/>
              </w:rPr>
              <w:t>16</w:t>
            </w:r>
          </w:p>
        </w:tc>
        <w:tc>
          <w:tcPr>
            <w:tcW w:w="2070" w:type="dxa"/>
            <w:tcBorders>
              <w:top w:val="single" w:sz="4" w:space="0" w:color="auto"/>
              <w:left w:val="single" w:sz="8" w:space="0" w:color="auto"/>
              <w:bottom w:val="single" w:sz="4" w:space="0" w:color="auto"/>
              <w:right w:val="single" w:sz="8" w:space="0" w:color="auto"/>
            </w:tcBorders>
          </w:tcPr>
          <w:p w14:paraId="367EB47E" w14:textId="77777777" w:rsidR="006B4D00" w:rsidRPr="006B4D00" w:rsidRDefault="006B4D00" w:rsidP="00E4214F">
            <w:pPr>
              <w:pStyle w:val="TAC"/>
              <w:rPr>
                <w:lang w:eastAsia="en-GB"/>
              </w:rPr>
            </w:pPr>
            <w:r w:rsidRPr="006B4D00">
              <w:rPr>
                <w:lang w:eastAsia="en-GB"/>
              </w:rPr>
              <w:t>0</w:t>
            </w:r>
          </w:p>
        </w:tc>
        <w:tc>
          <w:tcPr>
            <w:tcW w:w="2070" w:type="dxa"/>
            <w:tcBorders>
              <w:top w:val="single" w:sz="4" w:space="0" w:color="auto"/>
              <w:left w:val="single" w:sz="8" w:space="0" w:color="auto"/>
              <w:bottom w:val="single" w:sz="4" w:space="0" w:color="auto"/>
              <w:right w:val="single" w:sz="8" w:space="0" w:color="auto"/>
            </w:tcBorders>
          </w:tcPr>
          <w:p w14:paraId="35DF1CFE" w14:textId="77777777" w:rsidR="006B4D00" w:rsidRPr="006B4D00" w:rsidRDefault="006B4D00" w:rsidP="00E4214F">
            <w:pPr>
              <w:pStyle w:val="TAC"/>
              <w:rPr>
                <w:lang w:eastAsia="en-GB"/>
              </w:rPr>
            </w:pPr>
            <w:r w:rsidRPr="006B4D00">
              <w:rPr>
                <w:lang w:eastAsia="en-GB"/>
              </w:rPr>
              <w:t>680</w:t>
            </w:r>
          </w:p>
        </w:tc>
      </w:tr>
      <w:tr w:rsidR="006B4D00" w:rsidRPr="006B4D00" w14:paraId="5B4DD310"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6FDDCDF8" w14:textId="77777777" w:rsidR="006B4D00" w:rsidRPr="006B4D00" w:rsidRDefault="006B4D00" w:rsidP="00E4214F">
            <w:pPr>
              <w:pStyle w:val="TAC"/>
              <w:rPr>
                <w:rFonts w:eastAsia="MS Mincho"/>
                <w:lang w:val="en-US"/>
              </w:rPr>
            </w:pPr>
            <w:r w:rsidRPr="006B4D00">
              <w:rPr>
                <w:rFonts w:eastAsia="MS Mincho"/>
                <w:lang w:val="en-US"/>
              </w:rPr>
              <w:t>12</w:t>
            </w:r>
          </w:p>
        </w:tc>
        <w:tc>
          <w:tcPr>
            <w:tcW w:w="2070" w:type="dxa"/>
            <w:tcBorders>
              <w:top w:val="single" w:sz="4" w:space="0" w:color="auto"/>
              <w:left w:val="single" w:sz="8" w:space="0" w:color="auto"/>
              <w:bottom w:val="single" w:sz="4" w:space="0" w:color="auto"/>
              <w:right w:val="single" w:sz="8" w:space="0" w:color="auto"/>
            </w:tcBorders>
            <w:vAlign w:val="center"/>
          </w:tcPr>
          <w:p w14:paraId="2B338A92" w14:textId="77777777" w:rsidR="006B4D00" w:rsidRPr="006B4D00" w:rsidRDefault="006B4D00" w:rsidP="00E4214F">
            <w:pPr>
              <w:pStyle w:val="TAC"/>
              <w:rPr>
                <w:rFonts w:eastAsia="MS Mincho"/>
                <w:lang w:val="en-US"/>
              </w:rPr>
            </w:pPr>
            <w:r w:rsidRPr="006B4D00">
              <w:rPr>
                <w:rFonts w:eastAsia="MS Mincho"/>
                <w:lang w:val="en-US"/>
              </w:rPr>
              <w:t>16</w:t>
            </w:r>
          </w:p>
        </w:tc>
        <w:tc>
          <w:tcPr>
            <w:tcW w:w="2070" w:type="dxa"/>
            <w:tcBorders>
              <w:top w:val="single" w:sz="4" w:space="0" w:color="auto"/>
              <w:left w:val="single" w:sz="8" w:space="0" w:color="auto"/>
              <w:bottom w:val="single" w:sz="4" w:space="0" w:color="auto"/>
              <w:right w:val="single" w:sz="8" w:space="0" w:color="auto"/>
            </w:tcBorders>
          </w:tcPr>
          <w:p w14:paraId="7357D708" w14:textId="77777777" w:rsidR="006B4D00" w:rsidRPr="006B4D00" w:rsidRDefault="006B4D00" w:rsidP="00E4214F">
            <w:pPr>
              <w:pStyle w:val="TAC"/>
              <w:rPr>
                <w:rFonts w:eastAsia="MS Mincho"/>
                <w:lang w:val="en-US"/>
              </w:rPr>
            </w:pPr>
            <w:r w:rsidRPr="006B4D00">
              <w:rPr>
                <w:rFonts w:eastAsia="MS Mincho"/>
                <w:lang w:val="en-US"/>
              </w:rPr>
              <w:t>4</w:t>
            </w:r>
          </w:p>
        </w:tc>
        <w:tc>
          <w:tcPr>
            <w:tcW w:w="2070" w:type="dxa"/>
            <w:tcBorders>
              <w:top w:val="single" w:sz="4" w:space="0" w:color="auto"/>
              <w:left w:val="single" w:sz="8" w:space="0" w:color="auto"/>
              <w:bottom w:val="single" w:sz="4" w:space="0" w:color="auto"/>
              <w:right w:val="single" w:sz="8" w:space="0" w:color="auto"/>
            </w:tcBorders>
          </w:tcPr>
          <w:p w14:paraId="0BE13F80" w14:textId="77777777" w:rsidR="006B4D00" w:rsidRPr="006B4D00" w:rsidRDefault="006B4D00" w:rsidP="00E4214F">
            <w:pPr>
              <w:pStyle w:val="TAC"/>
              <w:rPr>
                <w:rFonts w:eastAsia="MS Mincho"/>
                <w:lang w:val="en-US"/>
              </w:rPr>
            </w:pPr>
            <w:r w:rsidRPr="006B4D00">
              <w:rPr>
                <w:rFonts w:eastAsia="MS Mincho"/>
                <w:lang w:val="en-US"/>
              </w:rPr>
              <w:t>208</w:t>
            </w:r>
          </w:p>
        </w:tc>
      </w:tr>
      <w:tr w:rsidR="006B4D00" w:rsidRPr="006B4D00" w14:paraId="08080ADD"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53A6E42E" w14:textId="77777777" w:rsidR="006B4D00" w:rsidRPr="006B4D00" w:rsidRDefault="006B4D00" w:rsidP="00E4214F">
            <w:pPr>
              <w:pStyle w:val="TAC"/>
              <w:rPr>
                <w:rFonts w:eastAsia="MS Mincho"/>
                <w:lang w:val="en-US"/>
              </w:rPr>
            </w:pPr>
            <w:r w:rsidRPr="006B4D00">
              <w:rPr>
                <w:rFonts w:eastAsia="MS Mincho"/>
                <w:lang w:val="en-US"/>
              </w:rPr>
              <w:t>13</w:t>
            </w:r>
          </w:p>
        </w:tc>
        <w:tc>
          <w:tcPr>
            <w:tcW w:w="2070" w:type="dxa"/>
            <w:tcBorders>
              <w:top w:val="single" w:sz="4" w:space="0" w:color="auto"/>
              <w:left w:val="single" w:sz="8" w:space="0" w:color="auto"/>
              <w:bottom w:val="single" w:sz="4" w:space="0" w:color="auto"/>
              <w:right w:val="single" w:sz="8" w:space="0" w:color="auto"/>
            </w:tcBorders>
          </w:tcPr>
          <w:p w14:paraId="448C8A9C" w14:textId="77777777" w:rsidR="006B4D00" w:rsidRPr="006B4D00" w:rsidRDefault="006B4D00" w:rsidP="00E4214F">
            <w:pPr>
              <w:pStyle w:val="TAC"/>
            </w:pPr>
            <w:r w:rsidRPr="006B4D00">
              <w:rPr>
                <w:rFonts w:eastAsia="MS Mincho"/>
                <w:lang w:val="en-US"/>
              </w:rPr>
              <w:t>16</w:t>
            </w:r>
          </w:p>
        </w:tc>
        <w:tc>
          <w:tcPr>
            <w:tcW w:w="2070" w:type="dxa"/>
            <w:tcBorders>
              <w:top w:val="single" w:sz="4" w:space="0" w:color="auto"/>
              <w:left w:val="single" w:sz="8" w:space="0" w:color="auto"/>
              <w:bottom w:val="single" w:sz="4" w:space="0" w:color="auto"/>
              <w:right w:val="single" w:sz="8" w:space="0" w:color="auto"/>
            </w:tcBorders>
          </w:tcPr>
          <w:p w14:paraId="5EAE4A9A" w14:textId="77777777" w:rsidR="006B4D00" w:rsidRPr="006B4D00" w:rsidRDefault="006B4D00" w:rsidP="00E4214F">
            <w:pPr>
              <w:pStyle w:val="TAC"/>
              <w:rPr>
                <w:rFonts w:eastAsia="MS Mincho"/>
                <w:lang w:val="en-US"/>
              </w:rPr>
            </w:pPr>
            <w:r w:rsidRPr="006B4D00">
              <w:rPr>
                <w:rFonts w:eastAsia="MS Mincho"/>
                <w:lang w:val="en-US"/>
              </w:rPr>
              <w:t>4</w:t>
            </w:r>
          </w:p>
        </w:tc>
        <w:tc>
          <w:tcPr>
            <w:tcW w:w="2070" w:type="dxa"/>
            <w:tcBorders>
              <w:top w:val="single" w:sz="4" w:space="0" w:color="auto"/>
              <w:left w:val="single" w:sz="8" w:space="0" w:color="auto"/>
              <w:bottom w:val="single" w:sz="4" w:space="0" w:color="auto"/>
              <w:right w:val="single" w:sz="8" w:space="0" w:color="auto"/>
            </w:tcBorders>
          </w:tcPr>
          <w:p w14:paraId="5F70DE2B" w14:textId="77777777" w:rsidR="006B4D00" w:rsidRPr="006B4D00" w:rsidRDefault="006B4D00" w:rsidP="00E4214F">
            <w:pPr>
              <w:pStyle w:val="TAC"/>
              <w:rPr>
                <w:rFonts w:eastAsia="MS Mincho"/>
                <w:lang w:val="en-US"/>
              </w:rPr>
            </w:pPr>
            <w:r w:rsidRPr="006B4D00">
              <w:rPr>
                <w:rFonts w:eastAsia="MS Mincho"/>
                <w:lang w:val="en-US"/>
              </w:rPr>
              <w:t>328</w:t>
            </w:r>
          </w:p>
        </w:tc>
      </w:tr>
      <w:tr w:rsidR="006B4D00" w:rsidRPr="006B4D00" w14:paraId="15AAA067"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379581B3" w14:textId="77777777" w:rsidR="006B4D00" w:rsidRPr="006B4D00" w:rsidRDefault="006B4D00" w:rsidP="00E4214F">
            <w:pPr>
              <w:pStyle w:val="TAC"/>
              <w:rPr>
                <w:rFonts w:eastAsia="MS Mincho"/>
                <w:lang w:val="en-US"/>
              </w:rPr>
            </w:pPr>
            <w:r w:rsidRPr="006B4D00">
              <w:rPr>
                <w:rFonts w:eastAsia="MS Mincho"/>
                <w:lang w:val="en-US"/>
              </w:rPr>
              <w:t>14</w:t>
            </w:r>
          </w:p>
        </w:tc>
        <w:tc>
          <w:tcPr>
            <w:tcW w:w="2070" w:type="dxa"/>
            <w:tcBorders>
              <w:top w:val="single" w:sz="4" w:space="0" w:color="auto"/>
              <w:left w:val="single" w:sz="8" w:space="0" w:color="auto"/>
              <w:bottom w:val="single" w:sz="4" w:space="0" w:color="auto"/>
              <w:right w:val="single" w:sz="8" w:space="0" w:color="auto"/>
            </w:tcBorders>
          </w:tcPr>
          <w:p w14:paraId="7D9D7974" w14:textId="77777777" w:rsidR="006B4D00" w:rsidRPr="006B4D00" w:rsidRDefault="006B4D00" w:rsidP="00E4214F">
            <w:pPr>
              <w:pStyle w:val="TAC"/>
            </w:pPr>
            <w:r w:rsidRPr="006B4D00">
              <w:rPr>
                <w:rFonts w:eastAsia="MS Mincho"/>
                <w:lang w:val="en-US"/>
              </w:rPr>
              <w:t>16</w:t>
            </w:r>
          </w:p>
        </w:tc>
        <w:tc>
          <w:tcPr>
            <w:tcW w:w="2070" w:type="dxa"/>
            <w:tcBorders>
              <w:top w:val="single" w:sz="4" w:space="0" w:color="auto"/>
              <w:left w:val="single" w:sz="8" w:space="0" w:color="auto"/>
              <w:bottom w:val="single" w:sz="4" w:space="0" w:color="auto"/>
              <w:right w:val="single" w:sz="8" w:space="0" w:color="auto"/>
            </w:tcBorders>
          </w:tcPr>
          <w:p w14:paraId="1D4957A5" w14:textId="77777777" w:rsidR="006B4D00" w:rsidRPr="006B4D00" w:rsidRDefault="006B4D00" w:rsidP="00E4214F">
            <w:pPr>
              <w:pStyle w:val="TAC"/>
              <w:rPr>
                <w:rFonts w:eastAsia="MS Mincho"/>
                <w:lang w:val="en-US"/>
              </w:rPr>
            </w:pPr>
            <w:r w:rsidRPr="006B4D00">
              <w:rPr>
                <w:rFonts w:eastAsia="MS Mincho"/>
                <w:lang w:val="en-US"/>
              </w:rPr>
              <w:t>4</w:t>
            </w:r>
          </w:p>
        </w:tc>
        <w:tc>
          <w:tcPr>
            <w:tcW w:w="2070" w:type="dxa"/>
            <w:tcBorders>
              <w:top w:val="single" w:sz="4" w:space="0" w:color="auto"/>
              <w:left w:val="single" w:sz="8" w:space="0" w:color="auto"/>
              <w:bottom w:val="single" w:sz="4" w:space="0" w:color="auto"/>
              <w:right w:val="single" w:sz="8" w:space="0" w:color="auto"/>
            </w:tcBorders>
          </w:tcPr>
          <w:p w14:paraId="21B41C33" w14:textId="77777777" w:rsidR="006B4D00" w:rsidRPr="006B4D00" w:rsidRDefault="006B4D00" w:rsidP="00E4214F">
            <w:pPr>
              <w:pStyle w:val="TAC"/>
              <w:rPr>
                <w:rFonts w:eastAsia="MS Mincho"/>
                <w:lang w:val="en-US"/>
              </w:rPr>
            </w:pPr>
            <w:r w:rsidRPr="006B4D00">
              <w:rPr>
                <w:rFonts w:eastAsia="MS Mincho"/>
                <w:lang w:val="en-US"/>
              </w:rPr>
              <w:t>440</w:t>
            </w:r>
          </w:p>
        </w:tc>
      </w:tr>
      <w:tr w:rsidR="006B4D00" w:rsidRPr="006B4D00" w14:paraId="4E3C01DB" w14:textId="77777777" w:rsidTr="00713DA0">
        <w:trPr>
          <w:cantSplit/>
          <w:jc w:val="center"/>
        </w:trPr>
        <w:tc>
          <w:tcPr>
            <w:tcW w:w="2459" w:type="dxa"/>
            <w:tcBorders>
              <w:top w:val="single" w:sz="4" w:space="0" w:color="auto"/>
              <w:left w:val="single" w:sz="8" w:space="0" w:color="auto"/>
              <w:bottom w:val="single" w:sz="4" w:space="0" w:color="auto"/>
              <w:right w:val="single" w:sz="8" w:space="0" w:color="auto"/>
            </w:tcBorders>
            <w:vAlign w:val="center"/>
          </w:tcPr>
          <w:p w14:paraId="4DD85B05" w14:textId="77777777" w:rsidR="006B4D00" w:rsidRPr="006B4D00" w:rsidRDefault="006B4D00" w:rsidP="00E4214F">
            <w:pPr>
              <w:pStyle w:val="TAC"/>
              <w:rPr>
                <w:rFonts w:eastAsia="MS Mincho"/>
                <w:lang w:val="en-US"/>
              </w:rPr>
            </w:pPr>
            <w:r w:rsidRPr="006B4D00">
              <w:rPr>
                <w:rFonts w:eastAsia="MS Mincho"/>
                <w:lang w:val="en-US"/>
              </w:rPr>
              <w:t>15</w:t>
            </w:r>
          </w:p>
        </w:tc>
        <w:tc>
          <w:tcPr>
            <w:tcW w:w="2070" w:type="dxa"/>
            <w:tcBorders>
              <w:top w:val="single" w:sz="4" w:space="0" w:color="auto"/>
              <w:left w:val="single" w:sz="8" w:space="0" w:color="auto"/>
              <w:bottom w:val="single" w:sz="4" w:space="0" w:color="auto"/>
              <w:right w:val="single" w:sz="8" w:space="0" w:color="auto"/>
            </w:tcBorders>
          </w:tcPr>
          <w:p w14:paraId="0028B339" w14:textId="77777777" w:rsidR="006B4D00" w:rsidRPr="006B4D00" w:rsidRDefault="006B4D00" w:rsidP="00E4214F">
            <w:pPr>
              <w:pStyle w:val="TAC"/>
            </w:pPr>
            <w:r w:rsidRPr="006B4D00">
              <w:rPr>
                <w:rFonts w:eastAsia="MS Mincho"/>
                <w:lang w:val="en-US"/>
              </w:rPr>
              <w:t>16</w:t>
            </w:r>
          </w:p>
        </w:tc>
        <w:tc>
          <w:tcPr>
            <w:tcW w:w="2070" w:type="dxa"/>
            <w:tcBorders>
              <w:top w:val="single" w:sz="4" w:space="0" w:color="auto"/>
              <w:left w:val="single" w:sz="8" w:space="0" w:color="auto"/>
              <w:bottom w:val="single" w:sz="4" w:space="0" w:color="auto"/>
              <w:right w:val="single" w:sz="8" w:space="0" w:color="auto"/>
            </w:tcBorders>
          </w:tcPr>
          <w:p w14:paraId="34705478" w14:textId="77777777" w:rsidR="006B4D00" w:rsidRPr="006B4D00" w:rsidRDefault="006B4D00" w:rsidP="00E4214F">
            <w:pPr>
              <w:pStyle w:val="TAC"/>
              <w:rPr>
                <w:rFonts w:eastAsia="MS Mincho"/>
                <w:lang w:val="en-US"/>
              </w:rPr>
            </w:pPr>
            <w:r w:rsidRPr="006B4D00">
              <w:rPr>
                <w:rFonts w:eastAsia="MS Mincho"/>
                <w:lang w:val="en-US"/>
              </w:rPr>
              <w:t>4</w:t>
            </w:r>
          </w:p>
        </w:tc>
        <w:tc>
          <w:tcPr>
            <w:tcW w:w="2070" w:type="dxa"/>
            <w:tcBorders>
              <w:top w:val="single" w:sz="4" w:space="0" w:color="auto"/>
              <w:left w:val="single" w:sz="8" w:space="0" w:color="auto"/>
              <w:bottom w:val="single" w:sz="4" w:space="0" w:color="auto"/>
              <w:right w:val="single" w:sz="8" w:space="0" w:color="auto"/>
            </w:tcBorders>
          </w:tcPr>
          <w:p w14:paraId="5465535D" w14:textId="77777777" w:rsidR="006B4D00" w:rsidRPr="006B4D00" w:rsidRDefault="006B4D00" w:rsidP="00E4214F">
            <w:pPr>
              <w:pStyle w:val="TAC"/>
              <w:rPr>
                <w:rFonts w:eastAsia="MS Mincho"/>
                <w:lang w:val="en-US"/>
              </w:rPr>
            </w:pPr>
            <w:r w:rsidRPr="006B4D00">
              <w:rPr>
                <w:rFonts w:eastAsia="MS Mincho"/>
                <w:lang w:val="en-US"/>
              </w:rPr>
              <w:t>680</w:t>
            </w:r>
          </w:p>
        </w:tc>
      </w:tr>
    </w:tbl>
    <w:p w14:paraId="6F201E0D" w14:textId="77777777" w:rsidR="006B4D00" w:rsidRPr="006B4D00" w:rsidRDefault="006B4D00" w:rsidP="006B4D00">
      <w:pPr>
        <w:ind w:left="720" w:hanging="720"/>
        <w:rPr>
          <w:lang w:eastAsia="x-none"/>
        </w:rPr>
      </w:pPr>
    </w:p>
    <w:p w14:paraId="3E2DBD5A" w14:textId="77777777" w:rsidR="006B4D00" w:rsidRPr="006B4D00" w:rsidRDefault="006B4D00" w:rsidP="006B4D00">
      <w:pPr>
        <w:ind w:left="720" w:hanging="720"/>
        <w:rPr>
          <w:rFonts w:eastAsia="Yu Mincho"/>
          <w:lang w:eastAsia="ja-JP"/>
        </w:rPr>
      </w:pPr>
      <w:r w:rsidRPr="006B4D00">
        <w:rPr>
          <w:rFonts w:eastAsia="Yu Mincho"/>
          <w:highlight w:val="green"/>
          <w:lang w:eastAsia="ja-JP"/>
        </w:rPr>
        <w:t>Agreement</w:t>
      </w:r>
    </w:p>
    <w:p w14:paraId="7BC5FD6F" w14:textId="77777777" w:rsidR="006B4D00" w:rsidRPr="00E4214F" w:rsidRDefault="006B4D00" w:rsidP="00E4214F">
      <w:pPr>
        <w:pStyle w:val="ListParagraph"/>
        <w:numPr>
          <w:ilvl w:val="0"/>
          <w:numId w:val="359"/>
        </w:numPr>
        <w:spacing w:line="360" w:lineRule="auto"/>
        <w:rPr>
          <w:lang w:val="en-US" w:eastAsia="zh-CN"/>
        </w:rPr>
      </w:pPr>
      <w:r w:rsidRPr="00E4214F">
        <w:rPr>
          <w:lang w:val="en-US" w:eastAsia="zh-CN"/>
        </w:rPr>
        <w:t>For 16 and 8 repetitions of SIB1-NB on a non-anchor carrier, the starting radio frame is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2310"/>
        <w:gridCol w:w="2813"/>
      </w:tblGrid>
      <w:tr w:rsidR="006B4D00" w:rsidRPr="006B4D00" w14:paraId="076231F2" w14:textId="77777777" w:rsidTr="00713DA0">
        <w:trPr>
          <w:jc w:val="center"/>
        </w:trPr>
        <w:tc>
          <w:tcPr>
            <w:tcW w:w="2247" w:type="dxa"/>
          </w:tcPr>
          <w:p w14:paraId="7598800F" w14:textId="77777777" w:rsidR="006B4D00" w:rsidRPr="006B4D00" w:rsidRDefault="006B4D00" w:rsidP="006B4D00">
            <w:pPr>
              <w:widowControl w:val="0"/>
              <w:spacing w:line="276" w:lineRule="auto"/>
              <w:ind w:left="720" w:hanging="720"/>
              <w:jc w:val="center"/>
              <w:rPr>
                <w:lang w:val="en-US" w:eastAsia="zh-CN"/>
              </w:rPr>
            </w:pPr>
            <w:r w:rsidRPr="006B4D00">
              <w:rPr>
                <w:lang w:val="en-US" w:eastAsia="zh-CN"/>
              </w:rPr>
              <w:t xml:space="preserve">Number of </w:t>
            </w:r>
            <w:r w:rsidRPr="006B4D00">
              <w:rPr>
                <w:color w:val="000000"/>
                <w:kern w:val="24"/>
                <w:lang w:val="en-US" w:eastAsia="zh-CN"/>
              </w:rPr>
              <w:t>SIB1-NB</w:t>
            </w:r>
            <w:r w:rsidRPr="006B4D00">
              <w:rPr>
                <w:lang w:val="en-US" w:eastAsia="zh-CN"/>
              </w:rPr>
              <w:t xml:space="preserve"> repetitions</w:t>
            </w:r>
          </w:p>
        </w:tc>
        <w:tc>
          <w:tcPr>
            <w:tcW w:w="2310" w:type="dxa"/>
          </w:tcPr>
          <w:p w14:paraId="7675BFA6" w14:textId="77777777" w:rsidR="006B4D00" w:rsidRPr="006B4D00" w:rsidRDefault="006B4D00" w:rsidP="006B4D00">
            <w:pPr>
              <w:widowControl w:val="0"/>
              <w:spacing w:line="276" w:lineRule="auto"/>
              <w:ind w:left="720" w:hanging="720"/>
              <w:jc w:val="center"/>
              <w:rPr>
                <w:lang w:val="en-US" w:eastAsia="zh-CN"/>
              </w:rPr>
            </w:pPr>
            <w:r w:rsidRPr="006B4D00">
              <w:rPr>
                <w:rFonts w:hint="eastAsia"/>
                <w:lang w:val="en-US" w:eastAsia="zh-CN"/>
              </w:rPr>
              <w:t>PCID</w:t>
            </w:r>
          </w:p>
        </w:tc>
        <w:tc>
          <w:tcPr>
            <w:tcW w:w="2813" w:type="dxa"/>
          </w:tcPr>
          <w:p w14:paraId="1E463B6B" w14:textId="77777777" w:rsidR="006B4D00" w:rsidRPr="006B4D00" w:rsidRDefault="006B4D00" w:rsidP="006B4D00">
            <w:pPr>
              <w:widowControl w:val="0"/>
              <w:spacing w:line="276" w:lineRule="auto"/>
              <w:ind w:left="720" w:hanging="720"/>
              <w:jc w:val="center"/>
              <w:rPr>
                <w:lang w:val="en-US" w:eastAsia="zh-CN"/>
              </w:rPr>
            </w:pPr>
            <w:r w:rsidRPr="006B4D00">
              <w:rPr>
                <w:lang w:val="en-US" w:eastAsia="zh-CN"/>
              </w:rPr>
              <w:t>Starting radio frame number for SIB1-NB repetitions (n</w:t>
            </w:r>
            <w:r w:rsidRPr="006B4D00">
              <w:rPr>
                <w:vertAlign w:val="subscript"/>
                <w:lang w:val="en-US" w:eastAsia="zh-CN"/>
              </w:rPr>
              <w:t>f</w:t>
            </w:r>
            <w:r w:rsidRPr="006B4D00">
              <w:rPr>
                <w:lang w:val="en-US" w:eastAsia="zh-CN"/>
              </w:rPr>
              <w:t xml:space="preserve"> mod 256)</w:t>
            </w:r>
          </w:p>
        </w:tc>
      </w:tr>
      <w:tr w:rsidR="006B4D00" w:rsidRPr="006B4D00" w14:paraId="5DD489D4" w14:textId="77777777" w:rsidTr="00713DA0">
        <w:trPr>
          <w:jc w:val="center"/>
        </w:trPr>
        <w:tc>
          <w:tcPr>
            <w:tcW w:w="2247" w:type="dxa"/>
            <w:vMerge w:val="restart"/>
          </w:tcPr>
          <w:p w14:paraId="5D22BB9F" w14:textId="77777777" w:rsidR="006B4D00" w:rsidRPr="006B4D00" w:rsidRDefault="006B4D00" w:rsidP="006B4D00">
            <w:pPr>
              <w:widowControl w:val="0"/>
              <w:spacing w:line="276" w:lineRule="auto"/>
              <w:ind w:left="720" w:hanging="720"/>
              <w:jc w:val="center"/>
              <w:rPr>
                <w:lang w:val="en-US" w:eastAsia="zh-CN"/>
              </w:rPr>
            </w:pPr>
            <w:r w:rsidRPr="006B4D00">
              <w:rPr>
                <w:lang w:val="en-US" w:eastAsia="zh-CN"/>
              </w:rPr>
              <w:t xml:space="preserve">16 </w:t>
            </w:r>
          </w:p>
        </w:tc>
        <w:tc>
          <w:tcPr>
            <w:tcW w:w="2310" w:type="dxa"/>
          </w:tcPr>
          <w:p w14:paraId="1884B122" w14:textId="77777777" w:rsidR="006B4D00" w:rsidRPr="006B4D00" w:rsidRDefault="006B4D00" w:rsidP="006B4D00">
            <w:pPr>
              <w:widowControl w:val="0"/>
              <w:spacing w:line="276" w:lineRule="auto"/>
              <w:ind w:left="720" w:hanging="720"/>
              <w:jc w:val="center"/>
              <w:rPr>
                <w:lang w:val="en-US" w:eastAsia="zh-CN"/>
              </w:rPr>
            </w:pPr>
            <w:r w:rsidRPr="006B4D00">
              <w:rPr>
                <w:color w:val="000000"/>
                <w:kern w:val="24"/>
                <w:lang w:val="en-US" w:eastAsia="zh-CN"/>
              </w:rPr>
              <w:t>PCID</w:t>
            </w:r>
            <w:r w:rsidRPr="006B4D00">
              <w:rPr>
                <w:vertAlign w:val="superscript"/>
                <w:lang w:val="en-US" w:eastAsia="zh-CN"/>
              </w:rPr>
              <w:t xml:space="preserve"> </w:t>
            </w:r>
            <w:r w:rsidRPr="006B4D00">
              <w:rPr>
                <w:lang w:val="en-US" w:eastAsia="zh-CN"/>
              </w:rPr>
              <w:t>mod 2 = 0</w:t>
            </w:r>
          </w:p>
        </w:tc>
        <w:tc>
          <w:tcPr>
            <w:tcW w:w="2813" w:type="dxa"/>
          </w:tcPr>
          <w:p w14:paraId="358C2E2F" w14:textId="77777777" w:rsidR="006B4D00" w:rsidRPr="006B4D00" w:rsidRDefault="006B4D00" w:rsidP="006B4D00">
            <w:pPr>
              <w:widowControl w:val="0"/>
              <w:spacing w:line="276" w:lineRule="auto"/>
              <w:ind w:left="720" w:hanging="720"/>
              <w:jc w:val="center"/>
              <w:rPr>
                <w:lang w:val="en-US" w:eastAsia="zh-CN"/>
              </w:rPr>
            </w:pPr>
            <w:r w:rsidRPr="006B4D00">
              <w:rPr>
                <w:color w:val="000000"/>
                <w:kern w:val="24"/>
                <w:lang w:val="en-US" w:eastAsia="zh-CN"/>
              </w:rPr>
              <w:t xml:space="preserve"> 0</w:t>
            </w:r>
          </w:p>
        </w:tc>
      </w:tr>
      <w:tr w:rsidR="006B4D00" w:rsidRPr="006B4D00" w14:paraId="203B1D9C" w14:textId="77777777" w:rsidTr="00713DA0">
        <w:trPr>
          <w:jc w:val="center"/>
        </w:trPr>
        <w:tc>
          <w:tcPr>
            <w:tcW w:w="2247" w:type="dxa"/>
            <w:vMerge/>
          </w:tcPr>
          <w:p w14:paraId="3DB8722B" w14:textId="77777777" w:rsidR="006B4D00" w:rsidRPr="006B4D00" w:rsidRDefault="006B4D00" w:rsidP="006B4D00">
            <w:pPr>
              <w:widowControl w:val="0"/>
              <w:spacing w:line="276" w:lineRule="auto"/>
              <w:ind w:left="720" w:hanging="720"/>
              <w:jc w:val="both"/>
              <w:rPr>
                <w:lang w:val="en-US" w:eastAsia="zh-CN"/>
              </w:rPr>
            </w:pPr>
          </w:p>
        </w:tc>
        <w:tc>
          <w:tcPr>
            <w:tcW w:w="2310" w:type="dxa"/>
          </w:tcPr>
          <w:p w14:paraId="6800A187" w14:textId="77777777" w:rsidR="006B4D00" w:rsidRPr="006B4D00" w:rsidRDefault="006B4D00" w:rsidP="006B4D00">
            <w:pPr>
              <w:widowControl w:val="0"/>
              <w:spacing w:line="276" w:lineRule="auto"/>
              <w:ind w:left="720" w:hanging="720"/>
              <w:jc w:val="center"/>
              <w:rPr>
                <w:lang w:val="en-US" w:eastAsia="zh-CN"/>
              </w:rPr>
            </w:pPr>
            <w:r w:rsidRPr="006B4D00">
              <w:rPr>
                <w:color w:val="000000"/>
                <w:kern w:val="24"/>
                <w:lang w:val="en-US" w:eastAsia="zh-CN"/>
              </w:rPr>
              <w:t>PCID</w:t>
            </w:r>
            <w:r w:rsidRPr="006B4D00">
              <w:rPr>
                <w:vertAlign w:val="superscript"/>
                <w:lang w:val="en-US" w:eastAsia="zh-CN"/>
              </w:rPr>
              <w:t xml:space="preserve"> </w:t>
            </w:r>
            <w:r w:rsidRPr="006B4D00">
              <w:rPr>
                <w:lang w:val="en-US" w:eastAsia="zh-CN"/>
              </w:rPr>
              <w:t>mod 2 = 1</w:t>
            </w:r>
          </w:p>
        </w:tc>
        <w:tc>
          <w:tcPr>
            <w:tcW w:w="2813" w:type="dxa"/>
          </w:tcPr>
          <w:p w14:paraId="7B41A3F0" w14:textId="77777777" w:rsidR="006B4D00" w:rsidRPr="006B4D00" w:rsidRDefault="006B4D00" w:rsidP="006B4D00">
            <w:pPr>
              <w:widowControl w:val="0"/>
              <w:spacing w:line="276" w:lineRule="auto"/>
              <w:ind w:left="720" w:hanging="720"/>
              <w:jc w:val="center"/>
              <w:rPr>
                <w:lang w:val="en-US" w:eastAsia="zh-CN"/>
              </w:rPr>
            </w:pPr>
            <w:r w:rsidRPr="006B4D00">
              <w:rPr>
                <w:color w:val="000000"/>
                <w:kern w:val="24"/>
                <w:lang w:val="en-US" w:eastAsia="zh-CN"/>
              </w:rPr>
              <w:t>1</w:t>
            </w:r>
          </w:p>
        </w:tc>
      </w:tr>
      <w:tr w:rsidR="006B4D00" w:rsidRPr="006B4D00" w14:paraId="555F47E3" w14:textId="77777777" w:rsidTr="00713DA0">
        <w:trPr>
          <w:jc w:val="center"/>
        </w:trPr>
        <w:tc>
          <w:tcPr>
            <w:tcW w:w="2247" w:type="dxa"/>
            <w:vMerge w:val="restart"/>
          </w:tcPr>
          <w:p w14:paraId="16EBA10C" w14:textId="77777777" w:rsidR="006B4D00" w:rsidRPr="006B4D00" w:rsidRDefault="006B4D00" w:rsidP="006B4D00">
            <w:pPr>
              <w:widowControl w:val="0"/>
              <w:spacing w:line="276" w:lineRule="auto"/>
              <w:ind w:left="720" w:hanging="720"/>
              <w:jc w:val="center"/>
              <w:rPr>
                <w:lang w:val="en-US" w:eastAsia="zh-CN"/>
              </w:rPr>
            </w:pPr>
            <w:r w:rsidRPr="006B4D00">
              <w:rPr>
                <w:lang w:val="en-US" w:eastAsia="zh-CN"/>
              </w:rPr>
              <w:t>8</w:t>
            </w:r>
          </w:p>
        </w:tc>
        <w:tc>
          <w:tcPr>
            <w:tcW w:w="2310" w:type="dxa"/>
          </w:tcPr>
          <w:p w14:paraId="688E05C0" w14:textId="77777777" w:rsidR="006B4D00" w:rsidRPr="006B4D00" w:rsidRDefault="006B4D00" w:rsidP="006B4D00">
            <w:pPr>
              <w:widowControl w:val="0"/>
              <w:spacing w:line="276" w:lineRule="auto"/>
              <w:ind w:left="720" w:hanging="720"/>
              <w:jc w:val="center"/>
              <w:rPr>
                <w:lang w:val="en-US" w:eastAsia="zh-CN"/>
              </w:rPr>
            </w:pPr>
            <w:r w:rsidRPr="006B4D00">
              <w:rPr>
                <w:color w:val="000000"/>
                <w:kern w:val="24"/>
                <w:lang w:val="en-US" w:eastAsia="zh-CN"/>
              </w:rPr>
              <w:t>PCID</w:t>
            </w:r>
            <w:r w:rsidRPr="006B4D00">
              <w:rPr>
                <w:vertAlign w:val="superscript"/>
                <w:lang w:val="en-US" w:eastAsia="zh-CN"/>
              </w:rPr>
              <w:t xml:space="preserve"> </w:t>
            </w:r>
            <w:r w:rsidRPr="006B4D00">
              <w:rPr>
                <w:lang w:val="en-US" w:eastAsia="zh-CN"/>
              </w:rPr>
              <w:t>mod 2 = 0</w:t>
            </w:r>
          </w:p>
        </w:tc>
        <w:tc>
          <w:tcPr>
            <w:tcW w:w="2813" w:type="dxa"/>
          </w:tcPr>
          <w:p w14:paraId="2B7F8007" w14:textId="77777777" w:rsidR="006B4D00" w:rsidRPr="006B4D00" w:rsidRDefault="006B4D00" w:rsidP="006B4D00">
            <w:pPr>
              <w:widowControl w:val="0"/>
              <w:spacing w:line="276" w:lineRule="auto"/>
              <w:ind w:left="720" w:hanging="720"/>
              <w:jc w:val="center"/>
              <w:rPr>
                <w:color w:val="000000"/>
                <w:kern w:val="24"/>
                <w:lang w:val="en-US" w:eastAsia="zh-CN"/>
              </w:rPr>
            </w:pPr>
            <w:r w:rsidRPr="006B4D00">
              <w:rPr>
                <w:color w:val="000000"/>
                <w:kern w:val="24"/>
                <w:lang w:val="en-US" w:eastAsia="zh-CN"/>
              </w:rPr>
              <w:t>0</w:t>
            </w:r>
          </w:p>
        </w:tc>
      </w:tr>
      <w:tr w:rsidR="006B4D00" w:rsidRPr="006B4D00" w14:paraId="58F1EB86" w14:textId="77777777" w:rsidTr="00713DA0">
        <w:trPr>
          <w:jc w:val="center"/>
        </w:trPr>
        <w:tc>
          <w:tcPr>
            <w:tcW w:w="2247" w:type="dxa"/>
            <w:vMerge/>
          </w:tcPr>
          <w:p w14:paraId="4355A3E9" w14:textId="77777777" w:rsidR="006B4D00" w:rsidRPr="006B4D00" w:rsidRDefault="006B4D00" w:rsidP="006B4D00">
            <w:pPr>
              <w:widowControl w:val="0"/>
              <w:spacing w:line="276" w:lineRule="auto"/>
              <w:ind w:left="720" w:hanging="720"/>
              <w:jc w:val="center"/>
              <w:rPr>
                <w:lang w:val="en-US" w:eastAsia="zh-CN"/>
              </w:rPr>
            </w:pPr>
          </w:p>
        </w:tc>
        <w:tc>
          <w:tcPr>
            <w:tcW w:w="2310" w:type="dxa"/>
          </w:tcPr>
          <w:p w14:paraId="477DF052" w14:textId="77777777" w:rsidR="006B4D00" w:rsidRPr="006B4D00" w:rsidRDefault="006B4D00" w:rsidP="006B4D00">
            <w:pPr>
              <w:widowControl w:val="0"/>
              <w:spacing w:line="276" w:lineRule="auto"/>
              <w:ind w:left="720" w:hanging="720"/>
              <w:jc w:val="center"/>
              <w:rPr>
                <w:lang w:val="en-US" w:eastAsia="zh-CN"/>
              </w:rPr>
            </w:pPr>
            <w:r w:rsidRPr="006B4D00">
              <w:rPr>
                <w:color w:val="000000"/>
                <w:kern w:val="24"/>
                <w:lang w:val="en-US" w:eastAsia="zh-CN"/>
              </w:rPr>
              <w:t>PCID</w:t>
            </w:r>
            <w:r w:rsidRPr="006B4D00">
              <w:rPr>
                <w:vertAlign w:val="superscript"/>
                <w:lang w:val="en-US" w:eastAsia="zh-CN"/>
              </w:rPr>
              <w:t xml:space="preserve"> </w:t>
            </w:r>
            <w:r w:rsidRPr="006B4D00">
              <w:rPr>
                <w:lang w:val="en-US" w:eastAsia="zh-CN"/>
              </w:rPr>
              <w:t>mod 2 = 1</w:t>
            </w:r>
          </w:p>
        </w:tc>
        <w:tc>
          <w:tcPr>
            <w:tcW w:w="2813" w:type="dxa"/>
          </w:tcPr>
          <w:p w14:paraId="457948FD" w14:textId="77777777" w:rsidR="006B4D00" w:rsidRPr="006B4D00" w:rsidRDefault="006B4D00" w:rsidP="006B4D00">
            <w:pPr>
              <w:widowControl w:val="0"/>
              <w:spacing w:line="276" w:lineRule="auto"/>
              <w:ind w:left="720" w:hanging="720"/>
              <w:jc w:val="center"/>
              <w:rPr>
                <w:color w:val="000000"/>
                <w:kern w:val="24"/>
                <w:lang w:val="en-US" w:eastAsia="zh-CN"/>
              </w:rPr>
            </w:pPr>
            <w:r w:rsidRPr="006B4D00">
              <w:rPr>
                <w:color w:val="000000"/>
                <w:kern w:val="24"/>
                <w:lang w:val="en-US" w:eastAsia="zh-CN"/>
              </w:rPr>
              <w:t>16</w:t>
            </w:r>
          </w:p>
        </w:tc>
      </w:tr>
    </w:tbl>
    <w:p w14:paraId="53E556CF" w14:textId="77777777" w:rsidR="006B4D00" w:rsidRPr="006B4D00" w:rsidRDefault="006B4D00" w:rsidP="006B4D00">
      <w:pPr>
        <w:ind w:left="720" w:hanging="720"/>
        <w:rPr>
          <w:lang w:eastAsia="x-none"/>
        </w:rPr>
      </w:pPr>
    </w:p>
    <w:p w14:paraId="204028F4" w14:textId="77777777" w:rsidR="006B4D00" w:rsidRPr="006B4D00" w:rsidRDefault="006B4D00" w:rsidP="006B4D00">
      <w:pPr>
        <w:ind w:left="720" w:hanging="720"/>
        <w:rPr>
          <w:lang w:eastAsia="x-none"/>
        </w:rPr>
      </w:pPr>
    </w:p>
    <w:p w14:paraId="586FE5BE" w14:textId="4FDA9A45" w:rsidR="006B4D00" w:rsidRPr="0022256C" w:rsidRDefault="00603E09" w:rsidP="00E4214F">
      <w:pPr>
        <w:rPr>
          <w:b/>
        </w:rPr>
      </w:pPr>
      <w:hyperlink r:id="rId591" w:history="1">
        <w:r w:rsidR="00FE4C7E" w:rsidRPr="0022256C">
          <w:rPr>
            <w:rStyle w:val="Hyperlink"/>
            <w:b/>
            <w:lang w:eastAsia="x-none"/>
          </w:rPr>
          <w:t>R1-1805348</w:t>
        </w:r>
      </w:hyperlink>
      <w:r w:rsidR="006B4D00" w:rsidRPr="0022256C">
        <w:rPr>
          <w:b/>
        </w:rPr>
        <w:tab/>
        <w:t>WF on SIB1-NB transmission on a non-anchor carrier in TDD</w:t>
      </w:r>
      <w:r w:rsidR="006B4D00" w:rsidRPr="0022256C">
        <w:rPr>
          <w:b/>
        </w:rPr>
        <w:tab/>
        <w:t>LG Electronics, Ericsson, Lenovo, Motorola mobility</w:t>
      </w:r>
    </w:p>
    <w:p w14:paraId="57CD8057" w14:textId="77777777" w:rsidR="006B4D00" w:rsidRPr="006B4D00" w:rsidRDefault="006B4D00" w:rsidP="006B4D00">
      <w:pPr>
        <w:ind w:left="720" w:hanging="720"/>
        <w:rPr>
          <w:lang w:eastAsia="x-none"/>
        </w:rPr>
      </w:pPr>
    </w:p>
    <w:p w14:paraId="01C16D0A"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7480CD88" w14:textId="77777777" w:rsidR="006B4D00" w:rsidRPr="00E4214F" w:rsidRDefault="006B4D00" w:rsidP="00E4214F">
      <w:pPr>
        <w:pStyle w:val="ListParagraph"/>
        <w:numPr>
          <w:ilvl w:val="0"/>
          <w:numId w:val="359"/>
        </w:numPr>
        <w:rPr>
          <w:lang w:val="en-US" w:eastAsia="zh-CN"/>
        </w:rPr>
      </w:pPr>
      <w:r w:rsidRPr="00E4214F">
        <w:rPr>
          <w:lang w:val="en-US" w:eastAsia="zh-CN"/>
        </w:rPr>
        <w:t>When SIB-NB is transmitted on a non-anchor carrier, two subframes, i.e., subframe #0 and #5 in the same radio frame, are used for SIB1-NB transmission in every other radio frame</w:t>
      </w:r>
    </w:p>
    <w:p w14:paraId="0C59BD64" w14:textId="77777777" w:rsidR="006B4D00" w:rsidRPr="00E4214F" w:rsidRDefault="006B4D00" w:rsidP="00E4214F">
      <w:pPr>
        <w:pStyle w:val="ListParagraph"/>
        <w:numPr>
          <w:ilvl w:val="1"/>
          <w:numId w:val="359"/>
        </w:numPr>
        <w:rPr>
          <w:lang w:val="en-US" w:eastAsia="zh-CN"/>
        </w:rPr>
      </w:pPr>
      <w:r w:rsidRPr="006B4D00">
        <w:t xml:space="preserve">One transport block of SIB1-NB is transmitted over 16 SIB1-NB subframes </w:t>
      </w:r>
    </w:p>
    <w:p w14:paraId="69C36DC8" w14:textId="77777777" w:rsidR="006B4D00" w:rsidRPr="00E4214F" w:rsidRDefault="006B4D00" w:rsidP="00E4214F">
      <w:pPr>
        <w:pStyle w:val="ListParagraph"/>
        <w:numPr>
          <w:ilvl w:val="1"/>
          <w:numId w:val="359"/>
        </w:numPr>
        <w:rPr>
          <w:lang w:val="en-US" w:eastAsia="zh-CN"/>
        </w:rPr>
      </w:pPr>
      <w:r w:rsidRPr="00E4214F">
        <w:rPr>
          <w:lang w:val="en-US" w:eastAsia="zh-CN"/>
        </w:rPr>
        <w:t>16 SIB1-NB subframes carry encoded bits of SIB1-NB continuing reading them from circular buffer.</w:t>
      </w:r>
    </w:p>
    <w:p w14:paraId="7D7B2E00" w14:textId="77777777" w:rsidR="006B4D00" w:rsidRPr="006B4D00" w:rsidRDefault="006B4D00" w:rsidP="006B4D00">
      <w:pPr>
        <w:ind w:left="720" w:hanging="720"/>
        <w:rPr>
          <w:rFonts w:eastAsia="Yu Mincho"/>
          <w:szCs w:val="20"/>
          <w:lang w:eastAsia="ja-JP"/>
        </w:rPr>
      </w:pPr>
      <w:r w:rsidRPr="006B4D00">
        <w:rPr>
          <w:rFonts w:eastAsia="Yu Mincho"/>
          <w:szCs w:val="20"/>
          <w:highlight w:val="green"/>
          <w:lang w:eastAsia="ja-JP"/>
        </w:rPr>
        <w:t>Agreement</w:t>
      </w:r>
    </w:p>
    <w:p w14:paraId="79A0A065" w14:textId="77777777" w:rsidR="006B4D00" w:rsidRPr="006B4D00" w:rsidRDefault="006B4D00" w:rsidP="006B4D00">
      <w:pPr>
        <w:ind w:left="720" w:hanging="720"/>
        <w:rPr>
          <w:bCs/>
          <w:szCs w:val="20"/>
        </w:rPr>
      </w:pPr>
      <w:r w:rsidRPr="006B4D00">
        <w:rPr>
          <w:bCs/>
          <w:szCs w:val="20"/>
        </w:rPr>
        <w:t>For non-anchor carrier transmission of SIB1-NB</w:t>
      </w:r>
    </w:p>
    <w:p w14:paraId="22364033" w14:textId="77777777" w:rsidR="006B4D00" w:rsidRPr="006B4D00" w:rsidRDefault="006B4D00" w:rsidP="00E4214F">
      <w:pPr>
        <w:pStyle w:val="ListParagraph"/>
        <w:numPr>
          <w:ilvl w:val="0"/>
          <w:numId w:val="359"/>
        </w:numPr>
      </w:pPr>
      <w:r w:rsidRPr="006B4D00">
        <w:t>MIB-NB has 3 bits to indicate the number of repetitions/TBS</w:t>
      </w:r>
    </w:p>
    <w:p w14:paraId="1649A199" w14:textId="77777777" w:rsidR="006B4D00" w:rsidRPr="006B4D00" w:rsidRDefault="006B4D00" w:rsidP="00E4214F">
      <w:pPr>
        <w:pStyle w:val="ListParagraph"/>
        <w:numPr>
          <w:ilvl w:val="0"/>
          <w:numId w:val="359"/>
        </w:numPr>
      </w:pPr>
      <w:r w:rsidRPr="006B4D00">
        <w:t>MIB-NB has 1 bit to indicate the frequency domain location of SIB1-NB non-anchor carrier</w:t>
      </w:r>
    </w:p>
    <w:p w14:paraId="21C91F7C" w14:textId="2FC7E4E1" w:rsidR="006B4D00" w:rsidRPr="006B4D00" w:rsidRDefault="006B4D00" w:rsidP="00E4214F">
      <w:pPr>
        <w:pStyle w:val="ListParagraph"/>
        <w:numPr>
          <w:ilvl w:val="1"/>
          <w:numId w:val="359"/>
        </w:numPr>
      </w:pPr>
      <w:r w:rsidRPr="00E4214F">
        <w:rPr>
          <w:lang w:val="en-US" w:eastAsia="zh-CN"/>
        </w:rPr>
        <w:t>For In-band anchor + in-band non-anchor, either the adjacent lower PRB relative to anchor PRB, or the adjacent higher PRB relative to anchor PRB</w:t>
      </w:r>
    </w:p>
    <w:p w14:paraId="3BC994AA" w14:textId="77777777" w:rsidR="006B4D00" w:rsidRPr="00E4214F" w:rsidRDefault="006B4D00" w:rsidP="00E4214F">
      <w:pPr>
        <w:pStyle w:val="ListParagraph"/>
        <w:numPr>
          <w:ilvl w:val="1"/>
          <w:numId w:val="359"/>
        </w:numPr>
        <w:rPr>
          <w:b/>
          <w:i/>
          <w:lang w:val="en-US" w:eastAsia="zh-CN"/>
        </w:rPr>
      </w:pPr>
      <w:r w:rsidRPr="00E4214F">
        <w:rPr>
          <w:lang w:val="en-US" w:eastAsia="zh-CN"/>
        </w:rPr>
        <w:lastRenderedPageBreak/>
        <w:t>FFS guard-band combinations</w:t>
      </w:r>
    </w:p>
    <w:p w14:paraId="3F591593" w14:textId="77777777" w:rsidR="006B4D00" w:rsidRPr="00E4214F" w:rsidRDefault="006B4D00" w:rsidP="00E4214F">
      <w:pPr>
        <w:pStyle w:val="ListParagraph"/>
        <w:numPr>
          <w:ilvl w:val="1"/>
          <w:numId w:val="359"/>
        </w:numPr>
        <w:rPr>
          <w:lang w:val="en-US" w:eastAsia="zh-CN"/>
        </w:rPr>
      </w:pPr>
      <w:r w:rsidRPr="00E4214F">
        <w:rPr>
          <w:lang w:val="en-US" w:eastAsia="zh-CN"/>
        </w:rPr>
        <w:t>For standalone+standalone, to indicate one of the 2 adjacent carriers relative to anchor carrier. FFS signaling of frequency offset of the carrier.</w:t>
      </w:r>
    </w:p>
    <w:p w14:paraId="4FEDDDF4" w14:textId="77777777" w:rsidR="006B4D00" w:rsidRPr="006B4D00" w:rsidRDefault="006B4D00" w:rsidP="006B4D00">
      <w:pPr>
        <w:ind w:left="720" w:hanging="720"/>
        <w:rPr>
          <w:rFonts w:eastAsia="Yu Mincho"/>
          <w:lang w:eastAsia="ja-JP"/>
        </w:rPr>
      </w:pPr>
      <w:r w:rsidRPr="006B4D00">
        <w:rPr>
          <w:rFonts w:eastAsia="Yu Mincho"/>
          <w:highlight w:val="green"/>
          <w:lang w:eastAsia="ja-JP"/>
        </w:rPr>
        <w:t>Agreement</w:t>
      </w:r>
    </w:p>
    <w:p w14:paraId="7368C41C" w14:textId="77777777" w:rsidR="006B4D00" w:rsidRPr="006B4D00" w:rsidRDefault="006B4D00" w:rsidP="00E4214F">
      <w:pPr>
        <w:pStyle w:val="ListParagraph"/>
        <w:numPr>
          <w:ilvl w:val="0"/>
          <w:numId w:val="360"/>
        </w:numPr>
      </w:pPr>
      <w:r w:rsidRPr="006B4D00">
        <w:t>For normal subframes, NRS resource mapping is t</w:t>
      </w:r>
      <w:r w:rsidRPr="00E4214F">
        <w:rPr>
          <w:bCs/>
          <w:lang w:eastAsia="zh-CN"/>
        </w:rPr>
        <w:t>he same as FDD</w:t>
      </w:r>
      <w:r w:rsidRPr="00E4214F">
        <w:rPr>
          <w:bCs/>
          <w:lang w:val="en-US" w:eastAsia="zh-CN"/>
        </w:rPr>
        <w:t>.</w:t>
      </w:r>
    </w:p>
    <w:p w14:paraId="15386AA6" w14:textId="77777777" w:rsidR="006B4D00" w:rsidRPr="006B4D00" w:rsidRDefault="006B4D00" w:rsidP="00E4214F">
      <w:pPr>
        <w:pStyle w:val="ListParagraph"/>
        <w:numPr>
          <w:ilvl w:val="0"/>
          <w:numId w:val="360"/>
        </w:numPr>
      </w:pPr>
      <w:r w:rsidRPr="006B4D00">
        <w:t>For special subframe configurations #3, #4 and #8, NRS is mapped to the 3</w:t>
      </w:r>
      <w:r w:rsidRPr="00E4214F">
        <w:rPr>
          <w:vertAlign w:val="superscript"/>
        </w:rPr>
        <w:t>rd</w:t>
      </w:r>
      <w:r w:rsidRPr="006B4D00">
        <w:t xml:space="preserve"> and 4</w:t>
      </w:r>
      <w:r w:rsidRPr="00E4214F">
        <w:rPr>
          <w:vertAlign w:val="superscript"/>
        </w:rPr>
        <w:t>th</w:t>
      </w:r>
      <w:r w:rsidRPr="006B4D00">
        <w:t xml:space="preserve"> symbols of each slot</w:t>
      </w:r>
    </w:p>
    <w:p w14:paraId="30601B2D" w14:textId="77777777" w:rsidR="006B4D00" w:rsidRPr="006B4D00" w:rsidRDefault="006B4D00" w:rsidP="00E4214F">
      <w:pPr>
        <w:pStyle w:val="ListParagraph"/>
        <w:numPr>
          <w:ilvl w:val="0"/>
          <w:numId w:val="360"/>
        </w:numPr>
      </w:pPr>
      <w:r w:rsidRPr="006B4D00">
        <w:t>For special subframe configurations #9 and #10, NRS is mapped to the 3</w:t>
      </w:r>
      <w:r w:rsidRPr="00E4214F">
        <w:rPr>
          <w:vertAlign w:val="superscript"/>
        </w:rPr>
        <w:t>rd</w:t>
      </w:r>
      <w:r w:rsidRPr="006B4D00">
        <w:t xml:space="preserve"> and 4</w:t>
      </w:r>
      <w:r w:rsidRPr="00E4214F">
        <w:rPr>
          <w:vertAlign w:val="superscript"/>
        </w:rPr>
        <w:t>th</w:t>
      </w:r>
      <w:r w:rsidRPr="006B4D00">
        <w:t xml:space="preserve"> symbols of the first slot.</w:t>
      </w:r>
    </w:p>
    <w:p w14:paraId="71FF6204" w14:textId="3DE765F3" w:rsidR="006B4D00" w:rsidRPr="006B4D00" w:rsidRDefault="006B4D00" w:rsidP="00E4214F">
      <w:pPr>
        <w:pStyle w:val="ListParagraph"/>
        <w:numPr>
          <w:ilvl w:val="0"/>
          <w:numId w:val="360"/>
        </w:numPr>
      </w:pPr>
      <w:r w:rsidRPr="006B4D00">
        <w:t>For special subframe configurations #1, #2, #6 and #7, NRS is mapped to</w:t>
      </w:r>
    </w:p>
    <w:p w14:paraId="6D601708" w14:textId="77777777" w:rsidR="006B4D00" w:rsidRPr="006B4D00" w:rsidRDefault="006B4D00" w:rsidP="00E4214F">
      <w:pPr>
        <w:pStyle w:val="ListParagraph"/>
        <w:numPr>
          <w:ilvl w:val="1"/>
          <w:numId w:val="360"/>
        </w:numPr>
      </w:pPr>
      <w:r w:rsidRPr="006B4D00">
        <w:t>The 6</w:t>
      </w:r>
      <w:r w:rsidRPr="00E4214F">
        <w:rPr>
          <w:vertAlign w:val="superscript"/>
        </w:rPr>
        <w:t>th</w:t>
      </w:r>
      <w:r w:rsidRPr="006B4D00">
        <w:t xml:space="preserve"> and 7</w:t>
      </w:r>
      <w:r w:rsidRPr="00E4214F">
        <w:rPr>
          <w:vertAlign w:val="superscript"/>
        </w:rPr>
        <w:t>th</w:t>
      </w:r>
      <w:r w:rsidRPr="006B4D00">
        <w:t xml:space="preserve"> symbols of the first slot</w:t>
      </w:r>
    </w:p>
    <w:p w14:paraId="1A60772F" w14:textId="77777777" w:rsidR="006B4D00" w:rsidRPr="006B4D00" w:rsidRDefault="006B4D00" w:rsidP="00E4214F">
      <w:pPr>
        <w:pStyle w:val="ListParagraph"/>
        <w:numPr>
          <w:ilvl w:val="0"/>
          <w:numId w:val="360"/>
        </w:numPr>
      </w:pPr>
      <w:r w:rsidRPr="006B4D00">
        <w:t>For special subframe configuration #0 and #5, NRS is not transmitted</w:t>
      </w:r>
    </w:p>
    <w:p w14:paraId="01C9017F" w14:textId="77777777" w:rsidR="006B4D00" w:rsidRPr="006B4D00" w:rsidRDefault="006B4D00" w:rsidP="006B4D00">
      <w:pPr>
        <w:ind w:left="720" w:hanging="720"/>
        <w:rPr>
          <w:rFonts w:eastAsia="Yu Mincho"/>
          <w:lang w:eastAsia="ja-JP"/>
        </w:rPr>
      </w:pPr>
    </w:p>
    <w:p w14:paraId="174B1A30" w14:textId="2DF03F1B" w:rsidR="006B4D00" w:rsidRPr="006B4D00" w:rsidRDefault="00603E09" w:rsidP="006B4D00">
      <w:pPr>
        <w:ind w:left="720" w:hanging="720"/>
        <w:rPr>
          <w:lang w:eastAsia="x-none"/>
        </w:rPr>
      </w:pPr>
      <w:hyperlink r:id="rId592" w:history="1">
        <w:r w:rsidR="00FE4C7E">
          <w:rPr>
            <w:rStyle w:val="Hyperlink"/>
            <w:lang w:eastAsia="x-none"/>
          </w:rPr>
          <w:t>R1-1803872</w:t>
        </w:r>
      </w:hyperlink>
      <w:r w:rsidR="006B4D00" w:rsidRPr="006B4D00">
        <w:rPr>
          <w:lang w:eastAsia="x-none"/>
        </w:rPr>
        <w:tab/>
        <w:t>Common aspects for TDD NB-IoT</w:t>
      </w:r>
      <w:r w:rsidR="006B4D00" w:rsidRPr="006B4D00">
        <w:rPr>
          <w:lang w:eastAsia="x-none"/>
        </w:rPr>
        <w:tab/>
        <w:t>Huawei, HiSilicon</w:t>
      </w:r>
    </w:p>
    <w:p w14:paraId="37386DFF" w14:textId="4AC0AD75" w:rsidR="006B4D00" w:rsidRPr="006B4D00" w:rsidRDefault="00603E09" w:rsidP="006B4D00">
      <w:pPr>
        <w:ind w:left="720" w:hanging="720"/>
        <w:rPr>
          <w:lang w:eastAsia="x-none"/>
        </w:rPr>
      </w:pPr>
      <w:hyperlink r:id="rId593" w:history="1">
        <w:r w:rsidR="00FE4C7E">
          <w:rPr>
            <w:rStyle w:val="Hyperlink"/>
            <w:lang w:eastAsia="x-none"/>
          </w:rPr>
          <w:t>R1-1804164</w:t>
        </w:r>
      </w:hyperlink>
      <w:r w:rsidR="006B4D00" w:rsidRPr="006B4D00">
        <w:rPr>
          <w:lang w:eastAsia="x-none"/>
        </w:rPr>
        <w:tab/>
        <w:t>DL aspects of TDD for NB-IoT</w:t>
      </w:r>
      <w:r w:rsidR="006B4D00" w:rsidRPr="006B4D00">
        <w:rPr>
          <w:lang w:eastAsia="x-none"/>
        </w:rPr>
        <w:tab/>
        <w:t>Ericsson</w:t>
      </w:r>
    </w:p>
    <w:p w14:paraId="0AE08FDB" w14:textId="7A9E24FE" w:rsidR="006B4D00" w:rsidRPr="006B4D00" w:rsidRDefault="00603E09" w:rsidP="006B4D00">
      <w:pPr>
        <w:ind w:left="720" w:hanging="720"/>
        <w:rPr>
          <w:lang w:eastAsia="x-none"/>
        </w:rPr>
      </w:pPr>
      <w:hyperlink r:id="rId594" w:history="1">
        <w:r w:rsidR="00FE4C7E">
          <w:rPr>
            <w:rStyle w:val="Hyperlink"/>
            <w:lang w:eastAsia="x-none"/>
          </w:rPr>
          <w:t>R1-1804182</w:t>
        </w:r>
      </w:hyperlink>
      <w:r w:rsidR="006B4D00" w:rsidRPr="006B4D00">
        <w:rPr>
          <w:lang w:eastAsia="x-none"/>
        </w:rPr>
        <w:tab/>
        <w:t>Remaining issues on downlink aspects to support TDD NB-IoT</w:t>
      </w:r>
      <w:r w:rsidR="006B4D00" w:rsidRPr="006B4D00">
        <w:rPr>
          <w:lang w:eastAsia="x-none"/>
        </w:rPr>
        <w:tab/>
        <w:t>ZTE, SaneChips</w:t>
      </w:r>
    </w:p>
    <w:p w14:paraId="63FB6B38" w14:textId="2B4A4D6A" w:rsidR="006B4D00" w:rsidRPr="006B4D00" w:rsidRDefault="00603E09" w:rsidP="006B4D00">
      <w:pPr>
        <w:ind w:left="720" w:hanging="720"/>
        <w:rPr>
          <w:lang w:eastAsia="x-none"/>
        </w:rPr>
      </w:pPr>
      <w:hyperlink r:id="rId595" w:history="1">
        <w:r w:rsidR="00FE4C7E">
          <w:rPr>
            <w:rStyle w:val="Hyperlink"/>
            <w:lang w:eastAsia="x-none"/>
          </w:rPr>
          <w:t>R1-1804201</w:t>
        </w:r>
      </w:hyperlink>
      <w:r w:rsidR="006B4D00" w:rsidRPr="006B4D00">
        <w:rPr>
          <w:lang w:eastAsia="x-none"/>
        </w:rPr>
        <w:tab/>
        <w:t>Views on TDD downlink aspect</w:t>
      </w:r>
      <w:r w:rsidR="006B4D00" w:rsidRPr="006B4D00">
        <w:rPr>
          <w:lang w:eastAsia="x-none"/>
        </w:rPr>
        <w:tab/>
        <w:t>Lenovo, Motorola Mobility</w:t>
      </w:r>
    </w:p>
    <w:p w14:paraId="3F4D390E" w14:textId="799F5D31" w:rsidR="006B4D00" w:rsidRPr="006B4D00" w:rsidRDefault="00603E09" w:rsidP="006B4D00">
      <w:pPr>
        <w:ind w:left="720" w:hanging="720"/>
        <w:rPr>
          <w:lang w:eastAsia="x-none"/>
        </w:rPr>
      </w:pPr>
      <w:hyperlink r:id="rId596" w:history="1">
        <w:r w:rsidR="00FE4C7E">
          <w:rPr>
            <w:rStyle w:val="Hyperlink"/>
            <w:lang w:eastAsia="x-none"/>
          </w:rPr>
          <w:t>R1-1804269</w:t>
        </w:r>
      </w:hyperlink>
      <w:r w:rsidR="006B4D00" w:rsidRPr="006B4D00">
        <w:rPr>
          <w:lang w:eastAsia="x-none"/>
        </w:rPr>
        <w:tab/>
        <w:t>Downlink aspects of TDD support in NB-IoT</w:t>
      </w:r>
      <w:r w:rsidR="006B4D00" w:rsidRPr="006B4D00">
        <w:rPr>
          <w:lang w:eastAsia="x-none"/>
        </w:rPr>
        <w:tab/>
        <w:t>Nokia, Nokia Shanghai Bell</w:t>
      </w:r>
    </w:p>
    <w:p w14:paraId="1092B5A4" w14:textId="7788DBFC" w:rsidR="006B4D00" w:rsidRPr="006B4D00" w:rsidRDefault="00603E09" w:rsidP="006B4D00">
      <w:pPr>
        <w:ind w:left="720" w:hanging="720"/>
        <w:rPr>
          <w:lang w:eastAsia="x-none"/>
        </w:rPr>
      </w:pPr>
      <w:hyperlink r:id="rId597" w:history="1">
        <w:r w:rsidR="00FE4C7E">
          <w:rPr>
            <w:rStyle w:val="Hyperlink"/>
            <w:lang w:eastAsia="x-none"/>
          </w:rPr>
          <w:t>R1-1804337</w:t>
        </w:r>
      </w:hyperlink>
      <w:r w:rsidR="006B4D00" w:rsidRPr="006B4D00">
        <w:rPr>
          <w:lang w:eastAsia="x-none"/>
        </w:rPr>
        <w:tab/>
        <w:t>Discussion on DL common channel/signal for TDD NB-IoT</w:t>
      </w:r>
      <w:r w:rsidR="006B4D00" w:rsidRPr="006B4D00">
        <w:rPr>
          <w:lang w:eastAsia="x-none"/>
        </w:rPr>
        <w:tab/>
        <w:t>Samsung</w:t>
      </w:r>
    </w:p>
    <w:p w14:paraId="674F091A" w14:textId="545C6ED6" w:rsidR="006B4D00" w:rsidRPr="006B4D00" w:rsidRDefault="00603E09" w:rsidP="006B4D00">
      <w:pPr>
        <w:ind w:left="720" w:hanging="720"/>
        <w:rPr>
          <w:lang w:eastAsia="x-none"/>
        </w:rPr>
      </w:pPr>
      <w:hyperlink r:id="rId598" w:history="1">
        <w:r w:rsidR="00FE4C7E">
          <w:rPr>
            <w:rStyle w:val="Hyperlink"/>
            <w:lang w:eastAsia="x-none"/>
          </w:rPr>
          <w:t>R1-1804528</w:t>
        </w:r>
      </w:hyperlink>
      <w:r w:rsidR="006B4D00" w:rsidRPr="006B4D00">
        <w:rPr>
          <w:lang w:eastAsia="x-none"/>
        </w:rPr>
        <w:tab/>
        <w:t>Discussion on DL aspects in TDD NB-IoT</w:t>
      </w:r>
      <w:r w:rsidR="006B4D00" w:rsidRPr="006B4D00">
        <w:rPr>
          <w:lang w:eastAsia="x-none"/>
        </w:rPr>
        <w:tab/>
        <w:t>LG Electronics</w:t>
      </w:r>
    </w:p>
    <w:p w14:paraId="1C200056" w14:textId="39817183" w:rsidR="006B4D00" w:rsidRPr="00E4214F" w:rsidRDefault="00603E09" w:rsidP="006B4D00">
      <w:pPr>
        <w:ind w:left="720" w:hanging="720"/>
        <w:rPr>
          <w:lang w:eastAsia="x-none"/>
        </w:rPr>
      </w:pPr>
      <w:hyperlink r:id="rId599" w:history="1">
        <w:r w:rsidR="00FE4C7E">
          <w:rPr>
            <w:rStyle w:val="Hyperlink"/>
            <w:lang w:eastAsia="x-none"/>
          </w:rPr>
          <w:t>R1-1804929</w:t>
        </w:r>
      </w:hyperlink>
      <w:r w:rsidR="006B4D00" w:rsidRPr="006B4D00">
        <w:rPr>
          <w:lang w:eastAsia="x-none"/>
        </w:rPr>
        <w:tab/>
        <w:t>Downlink aspects of TDD</w:t>
      </w:r>
      <w:r w:rsidR="006B4D00" w:rsidRPr="006B4D00">
        <w:rPr>
          <w:lang w:eastAsia="x-none"/>
        </w:rPr>
        <w:tab/>
        <w:t>Qualcomm Incorporated</w:t>
      </w:r>
    </w:p>
    <w:p w14:paraId="12B9B6B7" w14:textId="77777777" w:rsidR="006B4D00" w:rsidRPr="006B4D00" w:rsidRDefault="006B4D00" w:rsidP="0010798C">
      <w:pPr>
        <w:pStyle w:val="Heading5"/>
        <w:rPr>
          <w:lang w:val="en-US"/>
        </w:rPr>
      </w:pPr>
      <w:bookmarkStart w:id="206" w:name="_Toc514184624"/>
      <w:r w:rsidRPr="006B4D00">
        <w:rPr>
          <w:lang w:val="en-US"/>
        </w:rPr>
        <w:t>Uplink aspects</w:t>
      </w:r>
      <w:bookmarkEnd w:id="206"/>
    </w:p>
    <w:p w14:paraId="79A34B4A" w14:textId="522AF267" w:rsidR="006B4D00" w:rsidRPr="0022256C" w:rsidRDefault="00603E09" w:rsidP="006B4D00">
      <w:pPr>
        <w:ind w:left="720" w:hanging="720"/>
        <w:rPr>
          <w:b/>
          <w:lang w:eastAsia="x-none"/>
        </w:rPr>
      </w:pPr>
      <w:hyperlink r:id="rId600" w:history="1">
        <w:r w:rsidR="00FE4C7E" w:rsidRPr="0022256C">
          <w:rPr>
            <w:rStyle w:val="Hyperlink"/>
            <w:b/>
            <w:lang w:eastAsia="x-none"/>
          </w:rPr>
          <w:t>R1-1805400</w:t>
        </w:r>
      </w:hyperlink>
      <w:r w:rsidR="006B4D00" w:rsidRPr="0022256C">
        <w:rPr>
          <w:b/>
          <w:lang w:eastAsia="x-none"/>
        </w:rPr>
        <w:tab/>
        <w:t>Summary of UL aspects for TDD NB-IoT</w:t>
      </w:r>
      <w:r w:rsidR="006B4D00" w:rsidRPr="0022256C">
        <w:rPr>
          <w:b/>
          <w:lang w:eastAsia="x-none"/>
        </w:rPr>
        <w:tab/>
        <w:t>ZTE, SaneChips</w:t>
      </w:r>
    </w:p>
    <w:p w14:paraId="088C5AA9" w14:textId="77777777" w:rsidR="006B4D00" w:rsidRPr="006B4D00" w:rsidRDefault="006B4D00" w:rsidP="006B4D00">
      <w:pPr>
        <w:ind w:left="720" w:hanging="720"/>
        <w:rPr>
          <w:lang w:eastAsia="x-none"/>
        </w:rPr>
      </w:pPr>
    </w:p>
    <w:p w14:paraId="0B7EB3C7" w14:textId="77777777" w:rsidR="006B4D00" w:rsidRPr="006B4D00" w:rsidRDefault="006B4D00" w:rsidP="006B4D00">
      <w:pPr>
        <w:ind w:left="720" w:hanging="720"/>
        <w:rPr>
          <w:rFonts w:eastAsia="Yu Mincho"/>
          <w:lang w:eastAsia="ja-JP"/>
        </w:rPr>
      </w:pPr>
      <w:r w:rsidRPr="006B4D00">
        <w:rPr>
          <w:rFonts w:eastAsia="Yu Mincho"/>
          <w:highlight w:val="green"/>
          <w:lang w:eastAsia="ja-JP"/>
        </w:rPr>
        <w:t>Agreement</w:t>
      </w:r>
    </w:p>
    <w:p w14:paraId="16C39D7B" w14:textId="77777777" w:rsidR="006B4D00" w:rsidRPr="006B4D00" w:rsidRDefault="006B4D00" w:rsidP="006B4D00">
      <w:pPr>
        <w:ind w:left="420" w:hanging="420"/>
        <w:rPr>
          <w:rFonts w:eastAsia="SimSun"/>
          <w:lang w:val="en-US" w:eastAsia="zh-CN"/>
        </w:rPr>
      </w:pPr>
      <w:r w:rsidRPr="006B4D00">
        <w:rPr>
          <w:rFonts w:hint="eastAsia"/>
          <w:lang w:val="en-US" w:eastAsia="zh-CN"/>
        </w:rPr>
        <w:t>M</w:t>
      </w:r>
      <w:r w:rsidRPr="006B4D00">
        <w:rPr>
          <w:rFonts w:eastAsia="SimSun" w:hint="eastAsia"/>
        </w:rPr>
        <w:t xml:space="preserve">apping table for TDD UL/DL </w:t>
      </w:r>
      <w:r w:rsidRPr="006B4D00">
        <w:t>configuration</w:t>
      </w:r>
      <w:r w:rsidRPr="006B4D00">
        <w:rPr>
          <w:rFonts w:eastAsia="SimSun" w:hint="eastAsia"/>
        </w:rPr>
        <w:t xml:space="preserve"> </w:t>
      </w:r>
      <w:r w:rsidRPr="006B4D00">
        <w:rPr>
          <w:rFonts w:eastAsia="SimSun"/>
        </w:rPr>
        <w:t>and TDD</w:t>
      </w:r>
      <w:r w:rsidRPr="006B4D00">
        <w:rPr>
          <w:rFonts w:eastAsia="SimSun" w:hint="eastAsia"/>
        </w:rPr>
        <w:t xml:space="preserve"> NPRACH formats</w:t>
      </w:r>
      <w:r w:rsidRPr="006B4D00">
        <w:rPr>
          <w:rFonts w:eastAsia="SimSun" w:hint="eastAsia"/>
          <w:lang w:val="en-US" w:eastAsia="zh-CN"/>
        </w:rPr>
        <w:t xml:space="preserve"> is list in Table X</w:t>
      </w:r>
    </w:p>
    <w:p w14:paraId="697D3665" w14:textId="77777777" w:rsidR="006B4D00" w:rsidRPr="006B4D00" w:rsidRDefault="006B4D00" w:rsidP="0022256C">
      <w:pPr>
        <w:numPr>
          <w:ilvl w:val="0"/>
          <w:numId w:val="361"/>
        </w:numPr>
        <w:rPr>
          <w:rFonts w:eastAsia="Yu Mincho"/>
          <w:lang w:eastAsia="ja-JP"/>
        </w:rPr>
      </w:pPr>
      <w:r w:rsidRPr="006B4D00">
        <w:rPr>
          <w:rFonts w:eastAsia="Yu Mincho"/>
          <w:lang w:eastAsia="ja-JP"/>
        </w:rPr>
        <w:t>FFS configuration 6 if it is supported</w:t>
      </w:r>
    </w:p>
    <w:p w14:paraId="039CC22C" w14:textId="77777777" w:rsidR="006B4D00" w:rsidRPr="006B4D00" w:rsidRDefault="006B4D00" w:rsidP="0022256C">
      <w:pPr>
        <w:numPr>
          <w:ilvl w:val="0"/>
          <w:numId w:val="361"/>
        </w:numPr>
        <w:rPr>
          <w:rFonts w:eastAsia="Yu Mincho"/>
          <w:lang w:eastAsia="ja-JP"/>
        </w:rPr>
      </w:pPr>
      <w:r w:rsidRPr="006B4D00">
        <w:rPr>
          <w:rFonts w:eastAsia="Yu Mincho"/>
          <w:lang w:eastAsia="ja-JP"/>
        </w:rPr>
        <w:t>Transmit Format 0 and Format 0-a in all NPRACH subframes, and aligned with subframe boundary</w:t>
      </w:r>
    </w:p>
    <w:p w14:paraId="2FD1C0AB" w14:textId="77777777" w:rsidR="006B4D00" w:rsidRPr="006B4D00" w:rsidRDefault="006B4D00" w:rsidP="006B4D00">
      <w:pPr>
        <w:spacing w:beforeLines="50" w:before="120" w:after="120"/>
        <w:jc w:val="center"/>
      </w:pPr>
      <w:r w:rsidRPr="006B4D00">
        <w:rPr>
          <w:rFonts w:hint="eastAsia"/>
        </w:rPr>
        <w:t xml:space="preserve">Table </w:t>
      </w:r>
      <w:r w:rsidRPr="006B4D00">
        <w:rPr>
          <w:rFonts w:eastAsia="SimSun" w:hint="eastAsia"/>
          <w:lang w:val="en-US" w:eastAsia="zh-CN"/>
        </w:rPr>
        <w:t>X</w:t>
      </w:r>
      <w:r w:rsidRPr="006B4D00">
        <w:rPr>
          <w:rFonts w:eastAsia="SimSun" w:hint="eastAsia"/>
        </w:rPr>
        <w:t xml:space="preserve"> Mapping table for UL/DL </w:t>
      </w:r>
      <w:r w:rsidRPr="006B4D00">
        <w:t>configuration</w:t>
      </w:r>
      <w:r w:rsidRPr="006B4D00">
        <w:rPr>
          <w:rFonts w:eastAsia="SimSun" w:hint="eastAsia"/>
        </w:rPr>
        <w:t xml:space="preserve"> and NPRACH format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1068"/>
        <w:gridCol w:w="1164"/>
        <w:gridCol w:w="981"/>
        <w:gridCol w:w="1170"/>
        <w:gridCol w:w="1358"/>
      </w:tblGrid>
      <w:tr w:rsidR="006B4D00" w:rsidRPr="006B4D00" w14:paraId="5F298F01" w14:textId="77777777" w:rsidTr="00713DA0">
        <w:trPr>
          <w:trHeight w:val="448"/>
          <w:jc w:val="center"/>
        </w:trPr>
        <w:tc>
          <w:tcPr>
            <w:tcW w:w="1641" w:type="dxa"/>
            <w:tcBorders>
              <w:top w:val="single" w:sz="4" w:space="0" w:color="000000"/>
              <w:left w:val="single" w:sz="4" w:space="0" w:color="000000"/>
              <w:bottom w:val="single" w:sz="4" w:space="0" w:color="000000"/>
              <w:right w:val="single" w:sz="4" w:space="0" w:color="000000"/>
            </w:tcBorders>
          </w:tcPr>
          <w:p w14:paraId="1CD919D1" w14:textId="56C7FCA4" w:rsidR="006B4D00" w:rsidRPr="006B4D00" w:rsidRDefault="006B4D00" w:rsidP="0022256C">
            <w:pPr>
              <w:pStyle w:val="TAH"/>
            </w:pPr>
            <w:r w:rsidRPr="006B4D00">
              <w:rPr>
                <w:rFonts w:eastAsia="SimSun"/>
              </w:rPr>
              <w:t xml:space="preserve">UL/DL </w:t>
            </w:r>
            <w:r w:rsidRPr="006B4D00">
              <w:t xml:space="preserve">Configuration </w:t>
            </w:r>
            <w:r w:rsidRPr="006B4D00">
              <w:rPr>
                <w:rFonts w:eastAsia="SimSun"/>
              </w:rPr>
              <w:t>index</w:t>
            </w:r>
          </w:p>
        </w:tc>
        <w:tc>
          <w:tcPr>
            <w:tcW w:w="1068" w:type="dxa"/>
            <w:tcBorders>
              <w:top w:val="single" w:sz="4" w:space="0" w:color="000000"/>
              <w:left w:val="single" w:sz="4" w:space="0" w:color="000000"/>
              <w:bottom w:val="single" w:sz="4" w:space="0" w:color="000000"/>
              <w:right w:val="single" w:sz="4" w:space="0" w:color="000000"/>
            </w:tcBorders>
          </w:tcPr>
          <w:p w14:paraId="4FC03B85" w14:textId="77777777" w:rsidR="006B4D00" w:rsidRPr="006B4D00" w:rsidRDefault="006B4D00" w:rsidP="0022256C">
            <w:pPr>
              <w:pStyle w:val="TAH"/>
            </w:pPr>
            <w:r w:rsidRPr="006B4D00">
              <w:t>Format 0</w:t>
            </w:r>
          </w:p>
        </w:tc>
        <w:tc>
          <w:tcPr>
            <w:tcW w:w="1164" w:type="dxa"/>
            <w:tcBorders>
              <w:top w:val="single" w:sz="4" w:space="0" w:color="000000"/>
              <w:left w:val="single" w:sz="4" w:space="0" w:color="000000"/>
              <w:bottom w:val="single" w:sz="4" w:space="0" w:color="000000"/>
              <w:right w:val="single" w:sz="4" w:space="0" w:color="000000"/>
            </w:tcBorders>
          </w:tcPr>
          <w:p w14:paraId="1CB839EE" w14:textId="77777777" w:rsidR="006B4D00" w:rsidRPr="006B4D00" w:rsidRDefault="006B4D00" w:rsidP="0022256C">
            <w:pPr>
              <w:pStyle w:val="TAH"/>
            </w:pPr>
            <w:r w:rsidRPr="006B4D00">
              <w:t>Format 1</w:t>
            </w:r>
          </w:p>
        </w:tc>
        <w:tc>
          <w:tcPr>
            <w:tcW w:w="981" w:type="dxa"/>
            <w:tcBorders>
              <w:top w:val="single" w:sz="4" w:space="0" w:color="000000"/>
              <w:left w:val="single" w:sz="4" w:space="0" w:color="000000"/>
              <w:bottom w:val="single" w:sz="4" w:space="0" w:color="000000"/>
              <w:right w:val="single" w:sz="4" w:space="0" w:color="000000"/>
            </w:tcBorders>
          </w:tcPr>
          <w:p w14:paraId="6293266B" w14:textId="77777777" w:rsidR="006B4D00" w:rsidRPr="006B4D00" w:rsidRDefault="006B4D00" w:rsidP="0022256C">
            <w:pPr>
              <w:pStyle w:val="TAH"/>
            </w:pPr>
            <w:r w:rsidRPr="006B4D00">
              <w:t>Format 2</w:t>
            </w:r>
          </w:p>
        </w:tc>
        <w:tc>
          <w:tcPr>
            <w:tcW w:w="1170" w:type="dxa"/>
            <w:tcBorders>
              <w:top w:val="single" w:sz="4" w:space="0" w:color="000000"/>
              <w:left w:val="single" w:sz="4" w:space="0" w:color="000000"/>
              <w:bottom w:val="single" w:sz="4" w:space="0" w:color="000000"/>
              <w:right w:val="single" w:sz="4" w:space="0" w:color="000000"/>
            </w:tcBorders>
          </w:tcPr>
          <w:p w14:paraId="4235B13C" w14:textId="77777777" w:rsidR="006B4D00" w:rsidRPr="006B4D00" w:rsidRDefault="006B4D00" w:rsidP="0022256C">
            <w:pPr>
              <w:pStyle w:val="TAH"/>
            </w:pPr>
            <w:r w:rsidRPr="006B4D00">
              <w:t>Format 0-a</w:t>
            </w:r>
          </w:p>
        </w:tc>
        <w:tc>
          <w:tcPr>
            <w:tcW w:w="1358" w:type="dxa"/>
            <w:tcBorders>
              <w:top w:val="single" w:sz="4" w:space="0" w:color="000000"/>
              <w:left w:val="single" w:sz="4" w:space="0" w:color="000000"/>
              <w:bottom w:val="single" w:sz="4" w:space="0" w:color="000000"/>
              <w:right w:val="single" w:sz="4" w:space="0" w:color="000000"/>
            </w:tcBorders>
          </w:tcPr>
          <w:p w14:paraId="20DD26E3" w14:textId="77777777" w:rsidR="006B4D00" w:rsidRPr="006B4D00" w:rsidRDefault="006B4D00" w:rsidP="0022256C">
            <w:pPr>
              <w:pStyle w:val="TAH"/>
            </w:pPr>
            <w:r w:rsidRPr="006B4D00">
              <w:t>Format 1-a</w:t>
            </w:r>
          </w:p>
        </w:tc>
      </w:tr>
      <w:tr w:rsidR="006B4D00" w:rsidRPr="006B4D00" w14:paraId="07E29514" w14:textId="77777777" w:rsidTr="0022256C">
        <w:trPr>
          <w:trHeight w:val="20"/>
          <w:jc w:val="center"/>
        </w:trPr>
        <w:tc>
          <w:tcPr>
            <w:tcW w:w="1641" w:type="dxa"/>
            <w:tcBorders>
              <w:top w:val="single" w:sz="4" w:space="0" w:color="000000"/>
              <w:left w:val="single" w:sz="4" w:space="0" w:color="000000"/>
              <w:bottom w:val="single" w:sz="4" w:space="0" w:color="000000"/>
              <w:right w:val="single" w:sz="4" w:space="0" w:color="000000"/>
            </w:tcBorders>
          </w:tcPr>
          <w:p w14:paraId="58601093" w14:textId="335ABCEC" w:rsidR="006B4D00" w:rsidRPr="006B4D00" w:rsidRDefault="006B4D00" w:rsidP="0022256C">
            <w:pPr>
              <w:pStyle w:val="TAC"/>
            </w:pPr>
            <w:r w:rsidRPr="006B4D00">
              <w:t>1</w:t>
            </w:r>
          </w:p>
        </w:tc>
        <w:tc>
          <w:tcPr>
            <w:tcW w:w="1068" w:type="dxa"/>
            <w:tcBorders>
              <w:top w:val="single" w:sz="4" w:space="0" w:color="000000"/>
              <w:left w:val="single" w:sz="4" w:space="0" w:color="000000"/>
              <w:bottom w:val="single" w:sz="4" w:space="0" w:color="000000"/>
              <w:right w:val="single" w:sz="4" w:space="0" w:color="000000"/>
            </w:tcBorders>
          </w:tcPr>
          <w:p w14:paraId="7868B0DD" w14:textId="77777777" w:rsidR="006B4D00" w:rsidRPr="006B4D00" w:rsidRDefault="006B4D00" w:rsidP="0022256C">
            <w:pPr>
              <w:pStyle w:val="TAC"/>
            </w:pPr>
            <w:r w:rsidRPr="006B4D00">
              <w:t>√</w:t>
            </w:r>
          </w:p>
        </w:tc>
        <w:tc>
          <w:tcPr>
            <w:tcW w:w="1164" w:type="dxa"/>
            <w:tcBorders>
              <w:top w:val="single" w:sz="4" w:space="0" w:color="000000"/>
              <w:left w:val="single" w:sz="4" w:space="0" w:color="000000"/>
              <w:bottom w:val="single" w:sz="4" w:space="0" w:color="000000"/>
              <w:right w:val="single" w:sz="4" w:space="0" w:color="000000"/>
            </w:tcBorders>
          </w:tcPr>
          <w:p w14:paraId="635609D7" w14:textId="77777777" w:rsidR="006B4D00" w:rsidRPr="006B4D00" w:rsidRDefault="006B4D00" w:rsidP="0022256C">
            <w:pPr>
              <w:pStyle w:val="TAC"/>
            </w:pPr>
            <w:r w:rsidRPr="006B4D00">
              <w:t>√</w:t>
            </w:r>
          </w:p>
        </w:tc>
        <w:tc>
          <w:tcPr>
            <w:tcW w:w="981" w:type="dxa"/>
            <w:tcBorders>
              <w:top w:val="single" w:sz="4" w:space="0" w:color="000000"/>
              <w:left w:val="single" w:sz="4" w:space="0" w:color="000000"/>
              <w:bottom w:val="single" w:sz="4" w:space="0" w:color="000000"/>
              <w:right w:val="single" w:sz="4" w:space="0" w:color="000000"/>
            </w:tcBorders>
          </w:tcPr>
          <w:p w14:paraId="76C46B2C" w14:textId="77777777" w:rsidR="006B4D00" w:rsidRPr="006B4D00" w:rsidRDefault="006B4D00" w:rsidP="0022256C">
            <w:pPr>
              <w:pStyle w:val="TAC"/>
            </w:pPr>
          </w:p>
        </w:tc>
        <w:tc>
          <w:tcPr>
            <w:tcW w:w="1170" w:type="dxa"/>
            <w:tcBorders>
              <w:top w:val="single" w:sz="4" w:space="0" w:color="000000"/>
              <w:left w:val="single" w:sz="4" w:space="0" w:color="000000"/>
              <w:bottom w:val="single" w:sz="4" w:space="0" w:color="000000"/>
              <w:right w:val="single" w:sz="4" w:space="0" w:color="000000"/>
            </w:tcBorders>
          </w:tcPr>
          <w:p w14:paraId="685070AA" w14:textId="77777777" w:rsidR="006B4D00" w:rsidRPr="006B4D00" w:rsidRDefault="006B4D00" w:rsidP="0022256C">
            <w:pPr>
              <w:pStyle w:val="TAC"/>
            </w:pPr>
            <w:r w:rsidRPr="006B4D00">
              <w:t>√</w:t>
            </w:r>
          </w:p>
        </w:tc>
        <w:tc>
          <w:tcPr>
            <w:tcW w:w="1358" w:type="dxa"/>
            <w:tcBorders>
              <w:top w:val="single" w:sz="4" w:space="0" w:color="000000"/>
              <w:left w:val="single" w:sz="4" w:space="0" w:color="000000"/>
              <w:bottom w:val="single" w:sz="4" w:space="0" w:color="000000"/>
              <w:right w:val="single" w:sz="4" w:space="0" w:color="000000"/>
            </w:tcBorders>
          </w:tcPr>
          <w:p w14:paraId="70FF295C" w14:textId="77777777" w:rsidR="006B4D00" w:rsidRPr="006B4D00" w:rsidRDefault="006B4D00" w:rsidP="0022256C">
            <w:pPr>
              <w:pStyle w:val="TAC"/>
            </w:pPr>
            <w:r w:rsidRPr="006B4D00">
              <w:t>√</w:t>
            </w:r>
          </w:p>
        </w:tc>
      </w:tr>
      <w:tr w:rsidR="006B4D00" w:rsidRPr="006B4D00" w14:paraId="5DB40A0F" w14:textId="77777777" w:rsidTr="0022256C">
        <w:trPr>
          <w:trHeight w:val="20"/>
          <w:jc w:val="center"/>
        </w:trPr>
        <w:tc>
          <w:tcPr>
            <w:tcW w:w="1641" w:type="dxa"/>
            <w:tcBorders>
              <w:top w:val="single" w:sz="4" w:space="0" w:color="000000"/>
              <w:left w:val="single" w:sz="4" w:space="0" w:color="000000"/>
              <w:bottom w:val="single" w:sz="4" w:space="0" w:color="000000"/>
              <w:right w:val="single" w:sz="4" w:space="0" w:color="000000"/>
            </w:tcBorders>
          </w:tcPr>
          <w:p w14:paraId="1A7DCE0D" w14:textId="77777777" w:rsidR="006B4D00" w:rsidRPr="006B4D00" w:rsidRDefault="006B4D00" w:rsidP="0022256C">
            <w:pPr>
              <w:pStyle w:val="TAC"/>
            </w:pPr>
            <w:r w:rsidRPr="006B4D00">
              <w:t>2</w:t>
            </w:r>
          </w:p>
        </w:tc>
        <w:tc>
          <w:tcPr>
            <w:tcW w:w="1068" w:type="dxa"/>
            <w:tcBorders>
              <w:top w:val="single" w:sz="4" w:space="0" w:color="000000"/>
              <w:left w:val="single" w:sz="4" w:space="0" w:color="000000"/>
              <w:bottom w:val="single" w:sz="4" w:space="0" w:color="000000"/>
              <w:right w:val="single" w:sz="4" w:space="0" w:color="000000"/>
            </w:tcBorders>
          </w:tcPr>
          <w:p w14:paraId="67567B86" w14:textId="77777777" w:rsidR="006B4D00" w:rsidRPr="006B4D00" w:rsidRDefault="006B4D00" w:rsidP="0022256C">
            <w:pPr>
              <w:pStyle w:val="TAC"/>
            </w:pPr>
            <w:r w:rsidRPr="006B4D00">
              <w:t>√</w:t>
            </w:r>
          </w:p>
        </w:tc>
        <w:tc>
          <w:tcPr>
            <w:tcW w:w="1164" w:type="dxa"/>
            <w:tcBorders>
              <w:top w:val="single" w:sz="4" w:space="0" w:color="000000"/>
              <w:left w:val="single" w:sz="4" w:space="0" w:color="000000"/>
              <w:bottom w:val="single" w:sz="4" w:space="0" w:color="000000"/>
              <w:right w:val="single" w:sz="4" w:space="0" w:color="000000"/>
            </w:tcBorders>
          </w:tcPr>
          <w:p w14:paraId="7BCDA35C" w14:textId="77777777" w:rsidR="006B4D00" w:rsidRPr="006B4D00" w:rsidRDefault="006B4D00" w:rsidP="0022256C">
            <w:pPr>
              <w:pStyle w:val="TAC"/>
            </w:pPr>
          </w:p>
        </w:tc>
        <w:tc>
          <w:tcPr>
            <w:tcW w:w="981" w:type="dxa"/>
            <w:tcBorders>
              <w:top w:val="single" w:sz="4" w:space="0" w:color="000000"/>
              <w:left w:val="single" w:sz="4" w:space="0" w:color="000000"/>
              <w:bottom w:val="single" w:sz="4" w:space="0" w:color="000000"/>
              <w:right w:val="single" w:sz="4" w:space="0" w:color="000000"/>
            </w:tcBorders>
          </w:tcPr>
          <w:p w14:paraId="1B00FEE7" w14:textId="77777777" w:rsidR="006B4D00" w:rsidRPr="006B4D00" w:rsidRDefault="006B4D00" w:rsidP="0022256C">
            <w:pPr>
              <w:pStyle w:val="TAC"/>
            </w:pPr>
          </w:p>
        </w:tc>
        <w:tc>
          <w:tcPr>
            <w:tcW w:w="1170" w:type="dxa"/>
            <w:tcBorders>
              <w:top w:val="single" w:sz="4" w:space="0" w:color="000000"/>
              <w:left w:val="single" w:sz="4" w:space="0" w:color="000000"/>
              <w:bottom w:val="single" w:sz="4" w:space="0" w:color="000000"/>
              <w:right w:val="single" w:sz="4" w:space="0" w:color="000000"/>
            </w:tcBorders>
          </w:tcPr>
          <w:p w14:paraId="103FAEC6" w14:textId="77777777" w:rsidR="006B4D00" w:rsidRPr="006B4D00" w:rsidRDefault="006B4D00" w:rsidP="0022256C">
            <w:pPr>
              <w:pStyle w:val="TAC"/>
            </w:pPr>
            <w:r w:rsidRPr="006B4D00">
              <w:t>√</w:t>
            </w:r>
          </w:p>
        </w:tc>
        <w:tc>
          <w:tcPr>
            <w:tcW w:w="1358" w:type="dxa"/>
            <w:tcBorders>
              <w:top w:val="single" w:sz="4" w:space="0" w:color="000000"/>
              <w:left w:val="single" w:sz="4" w:space="0" w:color="000000"/>
              <w:bottom w:val="single" w:sz="4" w:space="0" w:color="000000"/>
              <w:right w:val="single" w:sz="4" w:space="0" w:color="000000"/>
            </w:tcBorders>
          </w:tcPr>
          <w:p w14:paraId="7620A703" w14:textId="77777777" w:rsidR="006B4D00" w:rsidRPr="006B4D00" w:rsidRDefault="006B4D00" w:rsidP="0022256C">
            <w:pPr>
              <w:pStyle w:val="TAC"/>
            </w:pPr>
          </w:p>
        </w:tc>
      </w:tr>
      <w:tr w:rsidR="006B4D00" w:rsidRPr="006B4D00" w14:paraId="181C2D7A" w14:textId="77777777" w:rsidTr="0022256C">
        <w:trPr>
          <w:trHeight w:val="20"/>
          <w:jc w:val="center"/>
        </w:trPr>
        <w:tc>
          <w:tcPr>
            <w:tcW w:w="1641" w:type="dxa"/>
            <w:tcBorders>
              <w:top w:val="single" w:sz="4" w:space="0" w:color="000000"/>
              <w:left w:val="single" w:sz="4" w:space="0" w:color="000000"/>
              <w:bottom w:val="single" w:sz="4" w:space="0" w:color="000000"/>
              <w:right w:val="single" w:sz="4" w:space="0" w:color="000000"/>
            </w:tcBorders>
          </w:tcPr>
          <w:p w14:paraId="5EF2D7E9" w14:textId="15F6A6C3" w:rsidR="006B4D00" w:rsidRPr="006B4D00" w:rsidRDefault="006B4D00" w:rsidP="0022256C">
            <w:pPr>
              <w:pStyle w:val="TAC"/>
            </w:pPr>
            <w:r w:rsidRPr="006B4D00">
              <w:t>[3]</w:t>
            </w:r>
          </w:p>
        </w:tc>
        <w:tc>
          <w:tcPr>
            <w:tcW w:w="1068" w:type="dxa"/>
            <w:tcBorders>
              <w:top w:val="single" w:sz="4" w:space="0" w:color="000000"/>
              <w:left w:val="single" w:sz="4" w:space="0" w:color="000000"/>
              <w:bottom w:val="single" w:sz="4" w:space="0" w:color="000000"/>
              <w:right w:val="single" w:sz="4" w:space="0" w:color="000000"/>
            </w:tcBorders>
          </w:tcPr>
          <w:p w14:paraId="2551E627" w14:textId="77777777" w:rsidR="006B4D00" w:rsidRPr="006B4D00" w:rsidRDefault="006B4D00" w:rsidP="0022256C">
            <w:pPr>
              <w:pStyle w:val="TAC"/>
            </w:pPr>
            <w:r w:rsidRPr="006B4D00">
              <w:t>[√]</w:t>
            </w:r>
          </w:p>
        </w:tc>
        <w:tc>
          <w:tcPr>
            <w:tcW w:w="1164" w:type="dxa"/>
            <w:tcBorders>
              <w:top w:val="single" w:sz="4" w:space="0" w:color="000000"/>
              <w:left w:val="single" w:sz="4" w:space="0" w:color="000000"/>
              <w:bottom w:val="single" w:sz="4" w:space="0" w:color="000000"/>
              <w:right w:val="single" w:sz="4" w:space="0" w:color="000000"/>
            </w:tcBorders>
          </w:tcPr>
          <w:p w14:paraId="51F73E35" w14:textId="77777777" w:rsidR="006B4D00" w:rsidRPr="006B4D00" w:rsidRDefault="006B4D00" w:rsidP="0022256C">
            <w:pPr>
              <w:pStyle w:val="TAC"/>
              <w:rPr>
                <w:rFonts w:eastAsia="Yu Mincho"/>
              </w:rPr>
            </w:pPr>
          </w:p>
        </w:tc>
        <w:tc>
          <w:tcPr>
            <w:tcW w:w="981" w:type="dxa"/>
            <w:tcBorders>
              <w:top w:val="single" w:sz="4" w:space="0" w:color="000000"/>
              <w:left w:val="single" w:sz="4" w:space="0" w:color="000000"/>
              <w:bottom w:val="single" w:sz="4" w:space="0" w:color="000000"/>
              <w:right w:val="single" w:sz="4" w:space="0" w:color="000000"/>
            </w:tcBorders>
          </w:tcPr>
          <w:p w14:paraId="151A6181" w14:textId="77777777" w:rsidR="006B4D00" w:rsidRPr="006B4D00" w:rsidRDefault="006B4D00" w:rsidP="0022256C">
            <w:pPr>
              <w:pStyle w:val="TAC"/>
            </w:pPr>
            <w:bookmarkStart w:id="207" w:name="OLE_LINK1"/>
            <w:r w:rsidRPr="006B4D00">
              <w:t>[√</w:t>
            </w:r>
            <w:bookmarkEnd w:id="207"/>
            <w:r w:rsidRPr="006B4D00">
              <w:t>]</w:t>
            </w:r>
          </w:p>
        </w:tc>
        <w:tc>
          <w:tcPr>
            <w:tcW w:w="1170" w:type="dxa"/>
            <w:tcBorders>
              <w:top w:val="single" w:sz="4" w:space="0" w:color="000000"/>
              <w:left w:val="single" w:sz="4" w:space="0" w:color="000000"/>
              <w:bottom w:val="single" w:sz="4" w:space="0" w:color="000000"/>
              <w:right w:val="single" w:sz="4" w:space="0" w:color="000000"/>
            </w:tcBorders>
          </w:tcPr>
          <w:p w14:paraId="301B5B12" w14:textId="77777777" w:rsidR="006B4D00" w:rsidRPr="006B4D00" w:rsidRDefault="006B4D00" w:rsidP="0022256C">
            <w:pPr>
              <w:pStyle w:val="TAC"/>
            </w:pPr>
            <w:r w:rsidRPr="006B4D00">
              <w:t>[√]</w:t>
            </w:r>
          </w:p>
        </w:tc>
        <w:tc>
          <w:tcPr>
            <w:tcW w:w="1358" w:type="dxa"/>
            <w:tcBorders>
              <w:top w:val="single" w:sz="4" w:space="0" w:color="000000"/>
              <w:left w:val="single" w:sz="4" w:space="0" w:color="000000"/>
              <w:bottom w:val="single" w:sz="4" w:space="0" w:color="000000"/>
              <w:right w:val="single" w:sz="4" w:space="0" w:color="000000"/>
            </w:tcBorders>
          </w:tcPr>
          <w:p w14:paraId="248186C6" w14:textId="77777777" w:rsidR="006B4D00" w:rsidRPr="006B4D00" w:rsidRDefault="006B4D00" w:rsidP="0022256C">
            <w:pPr>
              <w:pStyle w:val="TAC"/>
              <w:rPr>
                <w:highlight w:val="yellow"/>
              </w:rPr>
            </w:pPr>
          </w:p>
        </w:tc>
      </w:tr>
      <w:tr w:rsidR="006B4D00" w:rsidRPr="006B4D00" w14:paraId="56957A06" w14:textId="77777777" w:rsidTr="0022256C">
        <w:trPr>
          <w:trHeight w:val="20"/>
          <w:jc w:val="center"/>
        </w:trPr>
        <w:tc>
          <w:tcPr>
            <w:tcW w:w="1641" w:type="dxa"/>
            <w:tcBorders>
              <w:top w:val="single" w:sz="4" w:space="0" w:color="000000"/>
              <w:left w:val="single" w:sz="4" w:space="0" w:color="000000"/>
              <w:bottom w:val="single" w:sz="4" w:space="0" w:color="000000"/>
              <w:right w:val="single" w:sz="4" w:space="0" w:color="000000"/>
            </w:tcBorders>
          </w:tcPr>
          <w:p w14:paraId="0C09691B" w14:textId="77777777" w:rsidR="006B4D00" w:rsidRPr="006B4D00" w:rsidRDefault="006B4D00" w:rsidP="0022256C">
            <w:pPr>
              <w:pStyle w:val="TAC"/>
            </w:pPr>
            <w:r w:rsidRPr="006B4D00">
              <w:t>4</w:t>
            </w:r>
          </w:p>
        </w:tc>
        <w:tc>
          <w:tcPr>
            <w:tcW w:w="1068" w:type="dxa"/>
            <w:tcBorders>
              <w:top w:val="single" w:sz="4" w:space="0" w:color="000000"/>
              <w:left w:val="single" w:sz="4" w:space="0" w:color="000000"/>
              <w:bottom w:val="single" w:sz="4" w:space="0" w:color="000000"/>
              <w:right w:val="single" w:sz="4" w:space="0" w:color="000000"/>
            </w:tcBorders>
          </w:tcPr>
          <w:p w14:paraId="6011E4BB" w14:textId="77777777" w:rsidR="006B4D00" w:rsidRPr="006B4D00" w:rsidRDefault="006B4D00" w:rsidP="0022256C">
            <w:pPr>
              <w:pStyle w:val="TAC"/>
            </w:pPr>
            <w:r w:rsidRPr="006B4D00">
              <w:t>√</w:t>
            </w:r>
          </w:p>
        </w:tc>
        <w:tc>
          <w:tcPr>
            <w:tcW w:w="1164" w:type="dxa"/>
            <w:tcBorders>
              <w:top w:val="single" w:sz="4" w:space="0" w:color="000000"/>
              <w:left w:val="single" w:sz="4" w:space="0" w:color="000000"/>
              <w:bottom w:val="single" w:sz="4" w:space="0" w:color="000000"/>
              <w:right w:val="single" w:sz="4" w:space="0" w:color="000000"/>
            </w:tcBorders>
          </w:tcPr>
          <w:p w14:paraId="2980D56B" w14:textId="77777777" w:rsidR="006B4D00" w:rsidRPr="006B4D00" w:rsidRDefault="006B4D00" w:rsidP="0022256C">
            <w:pPr>
              <w:pStyle w:val="TAC"/>
            </w:pPr>
            <w:r w:rsidRPr="006B4D00">
              <w:t>√</w:t>
            </w:r>
          </w:p>
        </w:tc>
        <w:tc>
          <w:tcPr>
            <w:tcW w:w="981" w:type="dxa"/>
            <w:tcBorders>
              <w:top w:val="single" w:sz="4" w:space="0" w:color="000000"/>
              <w:left w:val="single" w:sz="4" w:space="0" w:color="000000"/>
              <w:bottom w:val="single" w:sz="4" w:space="0" w:color="000000"/>
              <w:right w:val="single" w:sz="4" w:space="0" w:color="000000"/>
            </w:tcBorders>
          </w:tcPr>
          <w:p w14:paraId="4E882A89" w14:textId="77777777" w:rsidR="006B4D00" w:rsidRPr="006B4D00" w:rsidRDefault="006B4D00" w:rsidP="0022256C">
            <w:pPr>
              <w:pStyle w:val="TAC"/>
            </w:pPr>
          </w:p>
        </w:tc>
        <w:tc>
          <w:tcPr>
            <w:tcW w:w="1170" w:type="dxa"/>
            <w:tcBorders>
              <w:top w:val="single" w:sz="4" w:space="0" w:color="000000"/>
              <w:left w:val="single" w:sz="4" w:space="0" w:color="000000"/>
              <w:bottom w:val="single" w:sz="4" w:space="0" w:color="000000"/>
              <w:right w:val="single" w:sz="4" w:space="0" w:color="000000"/>
            </w:tcBorders>
          </w:tcPr>
          <w:p w14:paraId="58D49A3E" w14:textId="77777777" w:rsidR="006B4D00" w:rsidRPr="006B4D00" w:rsidRDefault="006B4D00" w:rsidP="0022256C">
            <w:pPr>
              <w:pStyle w:val="TAC"/>
            </w:pPr>
            <w:r w:rsidRPr="006B4D00">
              <w:t>√</w:t>
            </w:r>
          </w:p>
        </w:tc>
        <w:tc>
          <w:tcPr>
            <w:tcW w:w="1358" w:type="dxa"/>
            <w:tcBorders>
              <w:top w:val="single" w:sz="4" w:space="0" w:color="000000"/>
              <w:left w:val="single" w:sz="4" w:space="0" w:color="000000"/>
              <w:bottom w:val="single" w:sz="4" w:space="0" w:color="000000"/>
              <w:right w:val="single" w:sz="4" w:space="0" w:color="000000"/>
            </w:tcBorders>
          </w:tcPr>
          <w:p w14:paraId="6F2E1982" w14:textId="77777777" w:rsidR="006B4D00" w:rsidRPr="006B4D00" w:rsidRDefault="006B4D00" w:rsidP="0022256C">
            <w:pPr>
              <w:pStyle w:val="TAC"/>
            </w:pPr>
            <w:r w:rsidRPr="006B4D00">
              <w:t>√</w:t>
            </w:r>
          </w:p>
        </w:tc>
      </w:tr>
      <w:tr w:rsidR="006B4D00" w:rsidRPr="006B4D00" w14:paraId="4578006C" w14:textId="77777777" w:rsidTr="0022256C">
        <w:trPr>
          <w:trHeight w:val="20"/>
          <w:jc w:val="center"/>
        </w:trPr>
        <w:tc>
          <w:tcPr>
            <w:tcW w:w="1641" w:type="dxa"/>
            <w:tcBorders>
              <w:top w:val="single" w:sz="4" w:space="0" w:color="000000"/>
              <w:left w:val="single" w:sz="4" w:space="0" w:color="000000"/>
              <w:bottom w:val="single" w:sz="4" w:space="0" w:color="000000"/>
              <w:right w:val="single" w:sz="4" w:space="0" w:color="000000"/>
            </w:tcBorders>
          </w:tcPr>
          <w:p w14:paraId="3F77244D" w14:textId="77777777" w:rsidR="006B4D00" w:rsidRPr="006B4D00" w:rsidRDefault="006B4D00" w:rsidP="0022256C">
            <w:pPr>
              <w:pStyle w:val="TAC"/>
            </w:pPr>
            <w:r w:rsidRPr="006B4D00">
              <w:t>5</w:t>
            </w:r>
          </w:p>
        </w:tc>
        <w:tc>
          <w:tcPr>
            <w:tcW w:w="1068" w:type="dxa"/>
            <w:tcBorders>
              <w:top w:val="single" w:sz="4" w:space="0" w:color="000000"/>
              <w:left w:val="single" w:sz="4" w:space="0" w:color="000000"/>
              <w:bottom w:val="single" w:sz="4" w:space="0" w:color="000000"/>
              <w:right w:val="single" w:sz="4" w:space="0" w:color="000000"/>
            </w:tcBorders>
          </w:tcPr>
          <w:p w14:paraId="58B87BEE" w14:textId="77777777" w:rsidR="006B4D00" w:rsidRPr="006B4D00" w:rsidRDefault="006B4D00" w:rsidP="0022256C">
            <w:pPr>
              <w:pStyle w:val="TAC"/>
            </w:pPr>
            <w:r w:rsidRPr="006B4D00">
              <w:t>√</w:t>
            </w:r>
          </w:p>
        </w:tc>
        <w:tc>
          <w:tcPr>
            <w:tcW w:w="1164" w:type="dxa"/>
            <w:tcBorders>
              <w:top w:val="single" w:sz="4" w:space="0" w:color="000000"/>
              <w:left w:val="single" w:sz="4" w:space="0" w:color="000000"/>
              <w:bottom w:val="single" w:sz="4" w:space="0" w:color="000000"/>
              <w:right w:val="single" w:sz="4" w:space="0" w:color="000000"/>
            </w:tcBorders>
          </w:tcPr>
          <w:p w14:paraId="3877511F" w14:textId="77777777" w:rsidR="006B4D00" w:rsidRPr="006B4D00" w:rsidRDefault="006B4D00" w:rsidP="0022256C">
            <w:pPr>
              <w:pStyle w:val="TAC"/>
            </w:pPr>
          </w:p>
        </w:tc>
        <w:tc>
          <w:tcPr>
            <w:tcW w:w="981" w:type="dxa"/>
            <w:tcBorders>
              <w:top w:val="single" w:sz="4" w:space="0" w:color="000000"/>
              <w:left w:val="single" w:sz="4" w:space="0" w:color="000000"/>
              <w:bottom w:val="single" w:sz="4" w:space="0" w:color="000000"/>
              <w:right w:val="single" w:sz="4" w:space="0" w:color="000000"/>
            </w:tcBorders>
          </w:tcPr>
          <w:p w14:paraId="546FEF2C" w14:textId="77777777" w:rsidR="006B4D00" w:rsidRPr="006B4D00" w:rsidRDefault="006B4D00" w:rsidP="0022256C">
            <w:pPr>
              <w:pStyle w:val="TAC"/>
            </w:pPr>
          </w:p>
        </w:tc>
        <w:tc>
          <w:tcPr>
            <w:tcW w:w="1170" w:type="dxa"/>
            <w:tcBorders>
              <w:top w:val="single" w:sz="4" w:space="0" w:color="000000"/>
              <w:left w:val="single" w:sz="4" w:space="0" w:color="000000"/>
              <w:bottom w:val="single" w:sz="4" w:space="0" w:color="000000"/>
              <w:right w:val="single" w:sz="4" w:space="0" w:color="000000"/>
            </w:tcBorders>
          </w:tcPr>
          <w:p w14:paraId="65374DD0" w14:textId="77777777" w:rsidR="006B4D00" w:rsidRPr="006B4D00" w:rsidRDefault="006B4D00" w:rsidP="0022256C">
            <w:pPr>
              <w:pStyle w:val="TAC"/>
            </w:pPr>
            <w:r w:rsidRPr="006B4D00">
              <w:t>√</w:t>
            </w:r>
          </w:p>
        </w:tc>
        <w:tc>
          <w:tcPr>
            <w:tcW w:w="1358" w:type="dxa"/>
            <w:tcBorders>
              <w:top w:val="single" w:sz="4" w:space="0" w:color="000000"/>
              <w:left w:val="single" w:sz="4" w:space="0" w:color="000000"/>
              <w:bottom w:val="single" w:sz="4" w:space="0" w:color="000000"/>
              <w:right w:val="single" w:sz="4" w:space="0" w:color="000000"/>
            </w:tcBorders>
          </w:tcPr>
          <w:p w14:paraId="15B114CF" w14:textId="77777777" w:rsidR="006B4D00" w:rsidRPr="006B4D00" w:rsidRDefault="006B4D00" w:rsidP="0022256C">
            <w:pPr>
              <w:pStyle w:val="TAC"/>
            </w:pPr>
          </w:p>
        </w:tc>
      </w:tr>
    </w:tbl>
    <w:p w14:paraId="27B5040E" w14:textId="77777777" w:rsidR="006B4D00" w:rsidRPr="006B4D00" w:rsidRDefault="006B4D00" w:rsidP="00702AA2">
      <w:pPr>
        <w:rPr>
          <w:lang w:eastAsia="zh-CN"/>
        </w:rPr>
      </w:pPr>
    </w:p>
    <w:p w14:paraId="6669583D" w14:textId="77777777" w:rsidR="006B4D00" w:rsidRPr="006B4D00" w:rsidRDefault="006B4D00" w:rsidP="00702AA2"/>
    <w:p w14:paraId="726AFD1D" w14:textId="77777777" w:rsidR="006B4D00" w:rsidRPr="006B4D00" w:rsidRDefault="006B4D00" w:rsidP="00702AA2">
      <w:pPr>
        <w:rPr>
          <w:rFonts w:eastAsia="Yu Mincho"/>
          <w:lang w:eastAsia="ja-JP"/>
        </w:rPr>
      </w:pPr>
      <w:r w:rsidRPr="006B4D00">
        <w:rPr>
          <w:rFonts w:eastAsia="Yu Mincho"/>
          <w:highlight w:val="green"/>
          <w:lang w:eastAsia="ja-JP"/>
        </w:rPr>
        <w:t>Agreement</w:t>
      </w:r>
    </w:p>
    <w:p w14:paraId="0D7D4364" w14:textId="77777777" w:rsidR="006B4D00" w:rsidRPr="006B4D00" w:rsidRDefault="006B4D00" w:rsidP="00702AA2">
      <w:pPr>
        <w:pStyle w:val="ListParagraph"/>
        <w:numPr>
          <w:ilvl w:val="0"/>
          <w:numId w:val="362"/>
        </w:numPr>
        <w:rPr>
          <w:lang w:eastAsia="zh-TW"/>
        </w:rPr>
      </w:pPr>
      <w:r w:rsidRPr="006B4D00">
        <w:rPr>
          <w:lang w:eastAsia="zh-TW"/>
        </w:rPr>
        <w:t xml:space="preserve">For G=2, P=4  (format 0, 1, 2) </w:t>
      </w:r>
    </w:p>
    <w:p w14:paraId="198EFE90" w14:textId="7A78F7F4" w:rsidR="006B4D00" w:rsidRDefault="006B4D00" w:rsidP="00702AA2">
      <w:pPr>
        <w:pStyle w:val="ListParagraph"/>
        <w:numPr>
          <w:ilvl w:val="1"/>
          <w:numId w:val="362"/>
        </w:numPr>
        <w:rPr>
          <w:lang w:eastAsia="zh-TW"/>
        </w:rPr>
      </w:pPr>
      <w:r w:rsidRPr="006B4D00">
        <w:rPr>
          <w:lang w:eastAsia="zh-TW"/>
        </w:rPr>
        <w:t>when the repetition number =1</w:t>
      </w:r>
    </w:p>
    <w:p w14:paraId="1DC8ACBC" w14:textId="7DA2CC5C" w:rsidR="006B4D00" w:rsidRPr="006B4D00" w:rsidRDefault="006B4D00" w:rsidP="00702AA2">
      <w:pPr>
        <w:pStyle w:val="ListParagraph"/>
        <w:numPr>
          <w:ilvl w:val="2"/>
          <w:numId w:val="362"/>
        </w:numPr>
        <w:rPr>
          <w:lang w:eastAsia="zh-TW"/>
        </w:rPr>
      </w:pPr>
      <w:r w:rsidRPr="006B4D00">
        <w:rPr>
          <w:lang w:eastAsia="zh-TW"/>
        </w:rPr>
        <w:t>Tone index of the first and third symbol groups in the preamble repetition unit is chosen by [SFN and cell specific pseudo-random sequence (FFS details)]. The initial tone index to hopping pattern mapping is</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6B4D00" w:rsidRPr="00702AA2" w14:paraId="4179344A" w14:textId="77777777" w:rsidTr="00702AA2">
        <w:tc>
          <w:tcPr>
            <w:tcW w:w="4675" w:type="dxa"/>
            <w:hideMark/>
          </w:tcPr>
          <w:p w14:paraId="36977AA5" w14:textId="77777777" w:rsidR="006B4D00" w:rsidRPr="00702AA2" w:rsidRDefault="006B4D00" w:rsidP="00702AA2">
            <w:pPr>
              <w:pStyle w:val="TAH"/>
              <w:rPr>
                <w:sz w:val="16"/>
                <w:szCs w:val="16"/>
                <w:lang w:eastAsia="zh-TW"/>
              </w:rPr>
            </w:pPr>
            <w:r w:rsidRPr="00702AA2">
              <w:rPr>
                <w:sz w:val="16"/>
                <w:szCs w:val="16"/>
                <w:lang w:val="en-US"/>
              </w:rPr>
              <w:t>Index of the tone used by the 1</w:t>
            </w:r>
            <w:r w:rsidRPr="00702AA2">
              <w:rPr>
                <w:sz w:val="16"/>
                <w:szCs w:val="16"/>
                <w:vertAlign w:val="superscript"/>
                <w:lang w:val="en-US"/>
              </w:rPr>
              <w:t>st</w:t>
            </w:r>
            <w:r w:rsidRPr="00702AA2">
              <w:rPr>
                <w:sz w:val="16"/>
                <w:szCs w:val="16"/>
                <w:lang w:val="en-US"/>
              </w:rPr>
              <w:t xml:space="preserve"> symbol group</w:t>
            </w:r>
          </w:p>
        </w:tc>
        <w:tc>
          <w:tcPr>
            <w:tcW w:w="4675" w:type="dxa"/>
            <w:hideMark/>
          </w:tcPr>
          <w:p w14:paraId="6C48D751" w14:textId="77777777" w:rsidR="006B4D00" w:rsidRPr="00702AA2" w:rsidRDefault="006B4D00" w:rsidP="00702AA2">
            <w:pPr>
              <w:pStyle w:val="TAH"/>
              <w:rPr>
                <w:sz w:val="16"/>
                <w:szCs w:val="16"/>
                <w:lang w:eastAsia="zh-TW"/>
              </w:rPr>
            </w:pPr>
            <w:r w:rsidRPr="00702AA2">
              <w:rPr>
                <w:sz w:val="16"/>
                <w:szCs w:val="16"/>
                <w:lang w:val="en-US"/>
              </w:rPr>
              <w:t>Deterministic hopping length for the 2</w:t>
            </w:r>
            <w:r w:rsidRPr="00702AA2">
              <w:rPr>
                <w:sz w:val="16"/>
                <w:szCs w:val="16"/>
                <w:vertAlign w:val="superscript"/>
                <w:lang w:val="en-US"/>
              </w:rPr>
              <w:t xml:space="preserve">nd </w:t>
            </w:r>
            <w:r w:rsidRPr="00702AA2">
              <w:rPr>
                <w:sz w:val="16"/>
                <w:szCs w:val="16"/>
                <w:lang w:val="en-US"/>
              </w:rPr>
              <w:t>within a repetition unit</w:t>
            </w:r>
          </w:p>
        </w:tc>
      </w:tr>
      <w:tr w:rsidR="006B4D00" w:rsidRPr="00702AA2" w14:paraId="284F6AA8" w14:textId="77777777" w:rsidTr="00702AA2">
        <w:tc>
          <w:tcPr>
            <w:tcW w:w="4675" w:type="dxa"/>
            <w:hideMark/>
          </w:tcPr>
          <w:p w14:paraId="61D7CA15" w14:textId="77777777" w:rsidR="006B4D00" w:rsidRPr="00702AA2" w:rsidRDefault="006B4D00" w:rsidP="00702AA2">
            <w:pPr>
              <w:pStyle w:val="TAL"/>
              <w:rPr>
                <w:sz w:val="16"/>
                <w:szCs w:val="16"/>
                <w:lang w:eastAsia="zh-TW"/>
              </w:rPr>
            </w:pPr>
            <w:r w:rsidRPr="00702AA2">
              <w:rPr>
                <w:sz w:val="16"/>
                <w:szCs w:val="16"/>
                <w:lang w:val="en-US" w:eastAsia="zh-CN"/>
              </w:rPr>
              <w:t>0, 2, 4, 6, 8, 10</w:t>
            </w:r>
          </w:p>
        </w:tc>
        <w:tc>
          <w:tcPr>
            <w:tcW w:w="4675" w:type="dxa"/>
            <w:hideMark/>
          </w:tcPr>
          <w:p w14:paraId="2E70613F" w14:textId="77777777" w:rsidR="006B4D00" w:rsidRPr="00702AA2" w:rsidRDefault="006B4D00" w:rsidP="00702AA2">
            <w:pPr>
              <w:pStyle w:val="TAL"/>
              <w:rPr>
                <w:sz w:val="16"/>
                <w:szCs w:val="16"/>
                <w:lang w:eastAsia="zh-TW"/>
              </w:rPr>
            </w:pPr>
            <w:r w:rsidRPr="00702AA2">
              <w:rPr>
                <w:sz w:val="16"/>
                <w:szCs w:val="16"/>
                <w:lang w:val="en-US" w:eastAsia="zh-CN"/>
              </w:rPr>
              <w:t>+3.75kHz</w:t>
            </w:r>
          </w:p>
        </w:tc>
      </w:tr>
      <w:tr w:rsidR="006B4D00" w:rsidRPr="00702AA2" w14:paraId="5868A38F" w14:textId="77777777" w:rsidTr="00702AA2">
        <w:tc>
          <w:tcPr>
            <w:tcW w:w="4675" w:type="dxa"/>
            <w:hideMark/>
          </w:tcPr>
          <w:p w14:paraId="09BB6E6D" w14:textId="77777777" w:rsidR="006B4D00" w:rsidRPr="00702AA2" w:rsidRDefault="006B4D00" w:rsidP="00702AA2">
            <w:pPr>
              <w:pStyle w:val="TAL"/>
              <w:rPr>
                <w:sz w:val="16"/>
                <w:szCs w:val="16"/>
                <w:lang w:eastAsia="zh-TW"/>
              </w:rPr>
            </w:pPr>
            <w:r w:rsidRPr="00702AA2">
              <w:rPr>
                <w:sz w:val="16"/>
                <w:szCs w:val="16"/>
                <w:lang w:val="en-US" w:eastAsia="zh-CN"/>
              </w:rPr>
              <w:t>1, 3, 5, 7, 9, 11</w:t>
            </w:r>
          </w:p>
        </w:tc>
        <w:tc>
          <w:tcPr>
            <w:tcW w:w="4675" w:type="dxa"/>
            <w:hideMark/>
          </w:tcPr>
          <w:p w14:paraId="7687F255" w14:textId="77777777" w:rsidR="006B4D00" w:rsidRPr="00702AA2" w:rsidRDefault="006B4D00" w:rsidP="00702AA2">
            <w:pPr>
              <w:pStyle w:val="TAL"/>
              <w:rPr>
                <w:sz w:val="16"/>
                <w:szCs w:val="16"/>
                <w:lang w:eastAsia="zh-TW"/>
              </w:rPr>
            </w:pPr>
            <w:r w:rsidRPr="00702AA2">
              <w:rPr>
                <w:sz w:val="16"/>
                <w:szCs w:val="16"/>
                <w:lang w:val="en-US" w:eastAsia="zh-CN"/>
              </w:rPr>
              <w:t>-3.75kHz</w:t>
            </w:r>
          </w:p>
        </w:tc>
      </w:tr>
      <w:tr w:rsidR="006B4D00" w:rsidRPr="00702AA2" w14:paraId="6A0D2D7A" w14:textId="77777777" w:rsidTr="00702AA2">
        <w:tc>
          <w:tcPr>
            <w:tcW w:w="4675" w:type="dxa"/>
            <w:hideMark/>
          </w:tcPr>
          <w:p w14:paraId="41578861" w14:textId="77777777" w:rsidR="006B4D00" w:rsidRPr="00702AA2" w:rsidRDefault="006B4D00" w:rsidP="00702AA2">
            <w:pPr>
              <w:pStyle w:val="TAH"/>
              <w:rPr>
                <w:sz w:val="16"/>
                <w:szCs w:val="16"/>
                <w:lang w:val="en-US"/>
              </w:rPr>
            </w:pPr>
            <w:r w:rsidRPr="00702AA2">
              <w:rPr>
                <w:sz w:val="16"/>
                <w:szCs w:val="16"/>
                <w:lang w:val="en-US"/>
              </w:rPr>
              <w:t>Index of the tone used by the 3</w:t>
            </w:r>
            <w:r w:rsidRPr="00702AA2">
              <w:rPr>
                <w:sz w:val="16"/>
                <w:szCs w:val="16"/>
                <w:vertAlign w:val="superscript"/>
                <w:lang w:val="en-US"/>
              </w:rPr>
              <w:t>rd</w:t>
            </w:r>
            <w:r w:rsidRPr="00702AA2">
              <w:rPr>
                <w:sz w:val="16"/>
                <w:szCs w:val="16"/>
                <w:lang w:val="en-US"/>
              </w:rPr>
              <w:t xml:space="preserve"> symbol group</w:t>
            </w:r>
          </w:p>
        </w:tc>
        <w:tc>
          <w:tcPr>
            <w:tcW w:w="4675" w:type="dxa"/>
            <w:hideMark/>
          </w:tcPr>
          <w:p w14:paraId="5617CC80" w14:textId="77777777" w:rsidR="006B4D00" w:rsidRPr="00702AA2" w:rsidRDefault="006B4D00" w:rsidP="00702AA2">
            <w:pPr>
              <w:pStyle w:val="TAH"/>
              <w:rPr>
                <w:sz w:val="16"/>
                <w:szCs w:val="16"/>
                <w:lang w:val="en-US"/>
              </w:rPr>
            </w:pPr>
            <w:r w:rsidRPr="00702AA2">
              <w:rPr>
                <w:sz w:val="16"/>
                <w:szCs w:val="16"/>
                <w:lang w:val="en-US"/>
              </w:rPr>
              <w:t>Deterministic hopping length for the 4</w:t>
            </w:r>
            <w:r w:rsidRPr="00702AA2">
              <w:rPr>
                <w:sz w:val="16"/>
                <w:szCs w:val="16"/>
                <w:vertAlign w:val="superscript"/>
                <w:lang w:val="en-US"/>
              </w:rPr>
              <w:t xml:space="preserve">th </w:t>
            </w:r>
            <w:r w:rsidRPr="00702AA2">
              <w:rPr>
                <w:sz w:val="16"/>
                <w:szCs w:val="16"/>
                <w:lang w:val="en-US"/>
              </w:rPr>
              <w:t>within a repetition unit</w:t>
            </w:r>
          </w:p>
        </w:tc>
      </w:tr>
      <w:tr w:rsidR="006B4D00" w:rsidRPr="00702AA2" w14:paraId="46E62209" w14:textId="77777777" w:rsidTr="00702AA2">
        <w:tc>
          <w:tcPr>
            <w:tcW w:w="4675" w:type="dxa"/>
            <w:hideMark/>
          </w:tcPr>
          <w:p w14:paraId="16969F81" w14:textId="77777777" w:rsidR="006B4D00" w:rsidRPr="00702AA2" w:rsidRDefault="006B4D00" w:rsidP="00702AA2">
            <w:pPr>
              <w:pStyle w:val="TAL"/>
              <w:rPr>
                <w:sz w:val="16"/>
                <w:szCs w:val="16"/>
                <w:lang w:eastAsia="zh-TW"/>
              </w:rPr>
            </w:pPr>
            <w:r w:rsidRPr="00702AA2">
              <w:rPr>
                <w:sz w:val="16"/>
                <w:szCs w:val="16"/>
                <w:lang w:val="en-US" w:eastAsia="zh-CN"/>
              </w:rPr>
              <w:t>0, 1, 2, 3, 4, 5</w:t>
            </w:r>
          </w:p>
        </w:tc>
        <w:tc>
          <w:tcPr>
            <w:tcW w:w="4675" w:type="dxa"/>
            <w:hideMark/>
          </w:tcPr>
          <w:p w14:paraId="2B71C6D8" w14:textId="77777777" w:rsidR="006B4D00" w:rsidRPr="00702AA2" w:rsidRDefault="006B4D00" w:rsidP="00702AA2">
            <w:pPr>
              <w:pStyle w:val="TAL"/>
              <w:rPr>
                <w:sz w:val="16"/>
                <w:szCs w:val="16"/>
                <w:lang w:eastAsia="zh-TW"/>
              </w:rPr>
            </w:pPr>
            <w:r w:rsidRPr="00702AA2">
              <w:rPr>
                <w:sz w:val="16"/>
                <w:szCs w:val="16"/>
                <w:lang w:val="en-US" w:eastAsia="zh-CN"/>
              </w:rPr>
              <w:t>+22.5kHz</w:t>
            </w:r>
          </w:p>
        </w:tc>
      </w:tr>
      <w:tr w:rsidR="006B4D00" w:rsidRPr="00702AA2" w14:paraId="11B8D797" w14:textId="77777777" w:rsidTr="00702AA2">
        <w:tc>
          <w:tcPr>
            <w:tcW w:w="4675" w:type="dxa"/>
            <w:hideMark/>
          </w:tcPr>
          <w:p w14:paraId="05B49DBF" w14:textId="77777777" w:rsidR="006B4D00" w:rsidRPr="00702AA2" w:rsidRDefault="006B4D00" w:rsidP="00702AA2">
            <w:pPr>
              <w:pStyle w:val="TAL"/>
              <w:rPr>
                <w:sz w:val="16"/>
                <w:szCs w:val="16"/>
                <w:lang w:eastAsia="zh-TW"/>
              </w:rPr>
            </w:pPr>
            <w:r w:rsidRPr="00702AA2">
              <w:rPr>
                <w:sz w:val="16"/>
                <w:szCs w:val="16"/>
                <w:lang w:eastAsia="zh-TW"/>
              </w:rPr>
              <w:t>6, 7, 8, 9, 10, 11</w:t>
            </w:r>
          </w:p>
        </w:tc>
        <w:tc>
          <w:tcPr>
            <w:tcW w:w="4675" w:type="dxa"/>
            <w:hideMark/>
          </w:tcPr>
          <w:p w14:paraId="7D146021" w14:textId="77777777" w:rsidR="006B4D00" w:rsidRPr="00702AA2" w:rsidRDefault="006B4D00" w:rsidP="00702AA2">
            <w:pPr>
              <w:pStyle w:val="TAL"/>
              <w:rPr>
                <w:sz w:val="16"/>
                <w:szCs w:val="16"/>
                <w:lang w:eastAsia="zh-TW"/>
              </w:rPr>
            </w:pPr>
            <w:r w:rsidRPr="00702AA2">
              <w:rPr>
                <w:sz w:val="16"/>
                <w:szCs w:val="16"/>
                <w:lang w:val="en-US" w:eastAsia="zh-CN"/>
              </w:rPr>
              <w:t xml:space="preserve"> -22.5kHz </w:t>
            </w:r>
          </w:p>
        </w:tc>
      </w:tr>
    </w:tbl>
    <w:p w14:paraId="7B336A3C" w14:textId="77777777" w:rsidR="006B4D00" w:rsidRPr="006B4D00" w:rsidRDefault="006B4D00" w:rsidP="006B4D00">
      <w:pPr>
        <w:suppressAutoHyphens/>
        <w:overflowPunct w:val="0"/>
        <w:autoSpaceDE w:val="0"/>
        <w:spacing w:before="120" w:after="120"/>
        <w:jc w:val="center"/>
        <w:textAlignment w:val="baseline"/>
        <w:rPr>
          <w:rFonts w:ascii="CG Times (WN)" w:eastAsia="Calibri" w:hAnsi="CG Times (WN)"/>
          <w:b/>
          <w:szCs w:val="20"/>
          <w:lang w:eastAsia="zh-TW"/>
        </w:rPr>
      </w:pPr>
      <w:r w:rsidRPr="006B4D00">
        <w:rPr>
          <w:rFonts w:ascii="Times New Roman" w:eastAsia="Times New Roman" w:hAnsi="Times New Roman"/>
          <w:b/>
          <w:szCs w:val="20"/>
          <w:lang w:eastAsia="ar-SA"/>
        </w:rPr>
        <w:t>Table 16</w:t>
      </w:r>
    </w:p>
    <w:p w14:paraId="7E7F6A57" w14:textId="4E6180C3" w:rsidR="006B4D00" w:rsidRPr="00702AA2" w:rsidRDefault="006B4D00" w:rsidP="00702AA2">
      <w:pPr>
        <w:pStyle w:val="ListParagraph"/>
        <w:numPr>
          <w:ilvl w:val="1"/>
          <w:numId w:val="362"/>
        </w:numPr>
        <w:rPr>
          <w:rFonts w:ascii="CG Times (WN)" w:hAnsi="CG Times (WN)"/>
          <w:lang w:eastAsia="zh-TW"/>
        </w:rPr>
      </w:pPr>
      <w:r w:rsidRPr="00702AA2">
        <w:rPr>
          <w:lang w:eastAsia="zh-TW"/>
        </w:rPr>
        <w:t xml:space="preserve">when repetition number &gt;=2 </w:t>
      </w:r>
    </w:p>
    <w:p w14:paraId="791F9732" w14:textId="3E09CF72" w:rsidR="006B4D00" w:rsidRPr="00702AA2" w:rsidRDefault="006B4D00" w:rsidP="00702AA2">
      <w:pPr>
        <w:pStyle w:val="ListParagraph"/>
        <w:numPr>
          <w:ilvl w:val="2"/>
          <w:numId w:val="362"/>
        </w:numPr>
        <w:rPr>
          <w:rFonts w:ascii="CG Times (WN)" w:hAnsi="CG Times (WN)"/>
          <w:lang w:eastAsia="zh-TW"/>
        </w:rPr>
      </w:pPr>
      <w:r w:rsidRPr="006B4D00">
        <w:rPr>
          <w:lang w:eastAsia="zh-TW"/>
        </w:rPr>
        <w:t>The initial tone index to hopping pattern mapping follows table above.</w:t>
      </w:r>
    </w:p>
    <w:p w14:paraId="4BF8424A" w14:textId="79825D93" w:rsidR="006B4D00" w:rsidRPr="00702AA2" w:rsidRDefault="006B4D00" w:rsidP="00702AA2">
      <w:pPr>
        <w:pStyle w:val="ListParagraph"/>
        <w:numPr>
          <w:ilvl w:val="2"/>
          <w:numId w:val="362"/>
        </w:numPr>
        <w:rPr>
          <w:rFonts w:ascii="CG Times (WN)" w:hAnsi="CG Times (WN)"/>
          <w:lang w:eastAsia="zh-TW"/>
        </w:rPr>
      </w:pPr>
      <w:r w:rsidRPr="006B4D00">
        <w:rPr>
          <w:lang w:eastAsia="zh-TW"/>
        </w:rPr>
        <w:t xml:space="preserve">Tone index of the first symbol groups in the odd preamble repetition unit is chosen by [SFN and cell specific pseudo-random sequence (FFS details)] . </w:t>
      </w:r>
    </w:p>
    <w:p w14:paraId="5EC855E0" w14:textId="77D58105" w:rsidR="006B4D00" w:rsidRPr="00702AA2" w:rsidRDefault="006B4D00" w:rsidP="00702AA2">
      <w:pPr>
        <w:rPr>
          <w:lang w:eastAsia="zh-TW"/>
        </w:rPr>
      </w:pPr>
      <w:r w:rsidRPr="006B4D00">
        <w:rPr>
          <w:lang w:eastAsia="zh-TW"/>
        </w:rPr>
        <w:lastRenderedPageBreak/>
        <w:t xml:space="preserve">Aiming at cancelling phase errors, for an odd preamble that has been transmitted with a given tone index for its first and third symbol groups, the candidate tone index for the first and third symbol groups in the even preamble is chosen by [SFN and ]cell specific pseudo-random sequence and will be confined to one of the tone indexes in the opposite half of the bandwidth as follows: </w:t>
      </w:r>
    </w:p>
    <w:tbl>
      <w:tblPr>
        <w:tblW w:w="0"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4062"/>
        <w:gridCol w:w="5613"/>
      </w:tblGrid>
      <w:tr w:rsidR="006B4D00" w:rsidRPr="00702AA2" w14:paraId="68F535C2" w14:textId="77777777" w:rsidTr="00702AA2">
        <w:tc>
          <w:tcPr>
            <w:tcW w:w="4062" w:type="dxa"/>
            <w:hideMark/>
          </w:tcPr>
          <w:p w14:paraId="469348FE" w14:textId="77777777" w:rsidR="006B4D00" w:rsidRPr="00702AA2" w:rsidRDefault="006B4D00" w:rsidP="00702AA2">
            <w:pPr>
              <w:pStyle w:val="TAH"/>
              <w:rPr>
                <w:rFonts w:eastAsia="SimSun"/>
                <w:sz w:val="16"/>
                <w:szCs w:val="16"/>
                <w:lang w:val="en-US"/>
              </w:rPr>
            </w:pPr>
            <w:r w:rsidRPr="00702AA2">
              <w:rPr>
                <w:sz w:val="16"/>
                <w:szCs w:val="16"/>
                <w:lang w:val="en-US"/>
              </w:rPr>
              <w:t>Odd Preamble Repetition Unit</w:t>
            </w:r>
          </w:p>
        </w:tc>
        <w:tc>
          <w:tcPr>
            <w:tcW w:w="5613" w:type="dxa"/>
            <w:hideMark/>
          </w:tcPr>
          <w:p w14:paraId="1B641137" w14:textId="77777777" w:rsidR="006B4D00" w:rsidRPr="00702AA2" w:rsidRDefault="006B4D00" w:rsidP="00702AA2">
            <w:pPr>
              <w:pStyle w:val="TAH"/>
              <w:rPr>
                <w:sz w:val="16"/>
                <w:szCs w:val="16"/>
                <w:lang w:val="en-US"/>
              </w:rPr>
            </w:pPr>
            <w:r w:rsidRPr="00702AA2">
              <w:rPr>
                <w:sz w:val="16"/>
                <w:szCs w:val="16"/>
                <w:lang w:val="en-US"/>
              </w:rPr>
              <w:t>Even Preamble Repetition Unit</w:t>
            </w:r>
          </w:p>
        </w:tc>
      </w:tr>
      <w:tr w:rsidR="006B4D00" w:rsidRPr="00702AA2" w14:paraId="7AE6AAF1" w14:textId="77777777" w:rsidTr="00702AA2">
        <w:tc>
          <w:tcPr>
            <w:tcW w:w="4062" w:type="dxa"/>
            <w:hideMark/>
          </w:tcPr>
          <w:p w14:paraId="221C37F5" w14:textId="77777777" w:rsidR="006B4D00" w:rsidRPr="00702AA2" w:rsidRDefault="006B4D00" w:rsidP="00702AA2">
            <w:pPr>
              <w:pStyle w:val="TAH"/>
              <w:rPr>
                <w:sz w:val="16"/>
                <w:szCs w:val="16"/>
                <w:lang w:val="en-US"/>
              </w:rPr>
            </w:pPr>
            <w:r w:rsidRPr="00702AA2">
              <w:rPr>
                <w:sz w:val="16"/>
                <w:szCs w:val="16"/>
                <w:lang w:val="en-US"/>
              </w:rPr>
              <w:t>Index of the tone used by the 1</w:t>
            </w:r>
            <w:r w:rsidRPr="00702AA2">
              <w:rPr>
                <w:sz w:val="16"/>
                <w:szCs w:val="16"/>
                <w:vertAlign w:val="superscript"/>
                <w:lang w:val="en-US"/>
              </w:rPr>
              <w:t>st</w:t>
            </w:r>
            <w:r w:rsidRPr="00702AA2">
              <w:rPr>
                <w:sz w:val="16"/>
                <w:szCs w:val="16"/>
                <w:lang w:val="en-US"/>
              </w:rPr>
              <w:t xml:space="preserve"> symbol group</w:t>
            </w:r>
          </w:p>
        </w:tc>
        <w:tc>
          <w:tcPr>
            <w:tcW w:w="5613" w:type="dxa"/>
            <w:hideMark/>
          </w:tcPr>
          <w:p w14:paraId="2F9B7BBC" w14:textId="77777777" w:rsidR="006B4D00" w:rsidRPr="00702AA2" w:rsidRDefault="006B4D00" w:rsidP="00702AA2">
            <w:pPr>
              <w:pStyle w:val="TAH"/>
              <w:rPr>
                <w:sz w:val="16"/>
                <w:szCs w:val="16"/>
                <w:lang w:val="en-US"/>
              </w:rPr>
            </w:pPr>
            <w:r w:rsidRPr="00702AA2">
              <w:rPr>
                <w:sz w:val="16"/>
                <w:szCs w:val="16"/>
                <w:lang w:val="en-US"/>
              </w:rPr>
              <w:t>Candidate Indexes for the tone to be used by the 1</w:t>
            </w:r>
            <w:r w:rsidRPr="00702AA2">
              <w:rPr>
                <w:sz w:val="16"/>
                <w:szCs w:val="16"/>
                <w:vertAlign w:val="superscript"/>
                <w:lang w:val="en-US"/>
              </w:rPr>
              <w:t>st</w:t>
            </w:r>
            <w:r w:rsidRPr="00702AA2">
              <w:rPr>
                <w:sz w:val="16"/>
                <w:szCs w:val="16"/>
                <w:lang w:val="en-US"/>
              </w:rPr>
              <w:t xml:space="preserve"> symbol group</w:t>
            </w:r>
          </w:p>
        </w:tc>
      </w:tr>
      <w:tr w:rsidR="006B4D00" w:rsidRPr="00702AA2" w14:paraId="29864187" w14:textId="77777777" w:rsidTr="00702AA2">
        <w:tc>
          <w:tcPr>
            <w:tcW w:w="4062" w:type="dxa"/>
            <w:hideMark/>
          </w:tcPr>
          <w:p w14:paraId="7E38E2F9" w14:textId="77777777" w:rsidR="006B4D00" w:rsidRPr="00702AA2" w:rsidRDefault="006B4D00" w:rsidP="00702AA2">
            <w:pPr>
              <w:pStyle w:val="TAL"/>
              <w:rPr>
                <w:rFonts w:ascii="CG Times (WN)" w:hAnsi="CG Times (WN)"/>
                <w:sz w:val="16"/>
                <w:szCs w:val="16"/>
                <w:lang w:eastAsia="zh-TW"/>
              </w:rPr>
            </w:pPr>
            <w:r w:rsidRPr="00702AA2">
              <w:rPr>
                <w:sz w:val="16"/>
                <w:szCs w:val="16"/>
                <w:lang w:val="en-US" w:eastAsia="zh-CN"/>
              </w:rPr>
              <w:t>0, 2, 4, 6, 8, 10</w:t>
            </w:r>
          </w:p>
        </w:tc>
        <w:tc>
          <w:tcPr>
            <w:tcW w:w="5613" w:type="dxa"/>
            <w:hideMark/>
          </w:tcPr>
          <w:p w14:paraId="67685B5F" w14:textId="77777777" w:rsidR="006B4D00" w:rsidRPr="00702AA2" w:rsidRDefault="006B4D00" w:rsidP="00702AA2">
            <w:pPr>
              <w:pStyle w:val="TAL"/>
              <w:rPr>
                <w:sz w:val="16"/>
                <w:szCs w:val="16"/>
                <w:lang w:val="en-US" w:eastAsia="zh-CN"/>
              </w:rPr>
            </w:pPr>
            <w:r w:rsidRPr="00702AA2">
              <w:rPr>
                <w:sz w:val="16"/>
                <w:szCs w:val="16"/>
                <w:lang w:val="en-US" w:eastAsia="zh-CN"/>
              </w:rPr>
              <w:t>1, 3, 5, 7, 9, 11</w:t>
            </w:r>
          </w:p>
        </w:tc>
      </w:tr>
      <w:tr w:rsidR="006B4D00" w:rsidRPr="00702AA2" w14:paraId="4C3E1299" w14:textId="77777777" w:rsidTr="00702AA2">
        <w:tc>
          <w:tcPr>
            <w:tcW w:w="4062" w:type="dxa"/>
            <w:hideMark/>
          </w:tcPr>
          <w:p w14:paraId="1E8C8EBE" w14:textId="77777777" w:rsidR="006B4D00" w:rsidRPr="00702AA2" w:rsidRDefault="006B4D00" w:rsidP="00702AA2">
            <w:pPr>
              <w:pStyle w:val="TAL"/>
              <w:rPr>
                <w:rFonts w:ascii="CG Times (WN)" w:hAnsi="CG Times (WN)"/>
                <w:sz w:val="16"/>
                <w:szCs w:val="16"/>
                <w:lang w:eastAsia="zh-TW"/>
              </w:rPr>
            </w:pPr>
            <w:r w:rsidRPr="00702AA2">
              <w:rPr>
                <w:sz w:val="16"/>
                <w:szCs w:val="16"/>
                <w:lang w:val="en-US" w:eastAsia="zh-CN"/>
              </w:rPr>
              <w:t>1, 3, 5, 7, 9, 11</w:t>
            </w:r>
          </w:p>
        </w:tc>
        <w:tc>
          <w:tcPr>
            <w:tcW w:w="5613" w:type="dxa"/>
            <w:hideMark/>
          </w:tcPr>
          <w:p w14:paraId="114CD96E" w14:textId="77777777" w:rsidR="006B4D00" w:rsidRPr="00702AA2" w:rsidRDefault="006B4D00" w:rsidP="00702AA2">
            <w:pPr>
              <w:pStyle w:val="TAL"/>
              <w:rPr>
                <w:sz w:val="16"/>
                <w:szCs w:val="16"/>
                <w:lang w:val="en-US" w:eastAsia="zh-CN"/>
              </w:rPr>
            </w:pPr>
            <w:r w:rsidRPr="00702AA2">
              <w:rPr>
                <w:sz w:val="16"/>
                <w:szCs w:val="16"/>
                <w:lang w:val="en-US" w:eastAsia="zh-CN"/>
              </w:rPr>
              <w:t>0, 2, 4, 6, 8, 10</w:t>
            </w:r>
          </w:p>
        </w:tc>
      </w:tr>
      <w:tr w:rsidR="006B4D00" w:rsidRPr="00702AA2" w14:paraId="1E82081D" w14:textId="77777777" w:rsidTr="00702AA2">
        <w:tc>
          <w:tcPr>
            <w:tcW w:w="4062" w:type="dxa"/>
            <w:hideMark/>
          </w:tcPr>
          <w:p w14:paraId="045C55EC" w14:textId="77777777" w:rsidR="006B4D00" w:rsidRPr="00702AA2" w:rsidRDefault="006B4D00" w:rsidP="00702AA2">
            <w:pPr>
              <w:pStyle w:val="TAH"/>
              <w:rPr>
                <w:sz w:val="16"/>
                <w:szCs w:val="16"/>
                <w:lang w:val="en-US"/>
              </w:rPr>
            </w:pPr>
            <w:r w:rsidRPr="00702AA2">
              <w:rPr>
                <w:sz w:val="16"/>
                <w:szCs w:val="16"/>
                <w:lang w:val="en-US"/>
              </w:rPr>
              <w:t>Index of the tone used by the 3</w:t>
            </w:r>
            <w:r w:rsidRPr="00702AA2">
              <w:rPr>
                <w:sz w:val="16"/>
                <w:szCs w:val="16"/>
                <w:vertAlign w:val="superscript"/>
                <w:lang w:val="en-US"/>
              </w:rPr>
              <w:t>rd</w:t>
            </w:r>
            <w:r w:rsidRPr="00702AA2">
              <w:rPr>
                <w:sz w:val="16"/>
                <w:szCs w:val="16"/>
                <w:lang w:val="en-US"/>
              </w:rPr>
              <w:t xml:space="preserve"> symbol group</w:t>
            </w:r>
          </w:p>
        </w:tc>
        <w:tc>
          <w:tcPr>
            <w:tcW w:w="5613" w:type="dxa"/>
            <w:hideMark/>
          </w:tcPr>
          <w:p w14:paraId="6558E625" w14:textId="77777777" w:rsidR="006B4D00" w:rsidRPr="00702AA2" w:rsidRDefault="006B4D00" w:rsidP="00702AA2">
            <w:pPr>
              <w:pStyle w:val="TAH"/>
              <w:rPr>
                <w:sz w:val="16"/>
                <w:szCs w:val="16"/>
                <w:lang w:val="en-US"/>
              </w:rPr>
            </w:pPr>
            <w:r w:rsidRPr="00702AA2">
              <w:rPr>
                <w:sz w:val="16"/>
                <w:szCs w:val="16"/>
                <w:lang w:val="en-US"/>
              </w:rPr>
              <w:t>Candidate Indexes for the tone to be used by the 3</w:t>
            </w:r>
            <w:r w:rsidRPr="00702AA2">
              <w:rPr>
                <w:sz w:val="16"/>
                <w:szCs w:val="16"/>
                <w:vertAlign w:val="superscript"/>
                <w:lang w:val="en-US"/>
              </w:rPr>
              <w:t>rd</w:t>
            </w:r>
            <w:r w:rsidRPr="00702AA2">
              <w:rPr>
                <w:sz w:val="16"/>
                <w:szCs w:val="16"/>
                <w:lang w:val="en-US"/>
              </w:rPr>
              <w:t xml:space="preserve"> symbol group</w:t>
            </w:r>
          </w:p>
        </w:tc>
      </w:tr>
      <w:tr w:rsidR="006B4D00" w:rsidRPr="00702AA2" w14:paraId="6DFE5473" w14:textId="77777777" w:rsidTr="00702AA2">
        <w:tc>
          <w:tcPr>
            <w:tcW w:w="4062" w:type="dxa"/>
            <w:hideMark/>
          </w:tcPr>
          <w:p w14:paraId="7D7DFEDF" w14:textId="77777777" w:rsidR="006B4D00" w:rsidRPr="00702AA2" w:rsidRDefault="006B4D00" w:rsidP="00702AA2">
            <w:pPr>
              <w:pStyle w:val="TAL"/>
              <w:rPr>
                <w:sz w:val="16"/>
                <w:szCs w:val="16"/>
                <w:lang w:eastAsia="zh-TW"/>
              </w:rPr>
            </w:pPr>
            <w:r w:rsidRPr="00702AA2">
              <w:rPr>
                <w:sz w:val="16"/>
                <w:szCs w:val="16"/>
                <w:lang w:val="en-US" w:eastAsia="zh-CN"/>
              </w:rPr>
              <w:t>0, 1, 2, 3, 4, 5</w:t>
            </w:r>
          </w:p>
        </w:tc>
        <w:tc>
          <w:tcPr>
            <w:tcW w:w="5613" w:type="dxa"/>
            <w:hideMark/>
          </w:tcPr>
          <w:p w14:paraId="65A7B602" w14:textId="77777777" w:rsidR="006B4D00" w:rsidRPr="00702AA2" w:rsidRDefault="006B4D00" w:rsidP="00702AA2">
            <w:pPr>
              <w:pStyle w:val="TAL"/>
              <w:rPr>
                <w:sz w:val="16"/>
                <w:szCs w:val="16"/>
                <w:lang w:val="en-US" w:eastAsia="zh-CN"/>
              </w:rPr>
            </w:pPr>
            <w:r w:rsidRPr="00702AA2">
              <w:rPr>
                <w:sz w:val="16"/>
                <w:szCs w:val="16"/>
                <w:lang w:eastAsia="zh-TW"/>
              </w:rPr>
              <w:t>6, 7, 8, 9, 10, 11</w:t>
            </w:r>
          </w:p>
        </w:tc>
      </w:tr>
      <w:tr w:rsidR="006B4D00" w:rsidRPr="00702AA2" w14:paraId="2C710529" w14:textId="77777777" w:rsidTr="00702AA2">
        <w:tc>
          <w:tcPr>
            <w:tcW w:w="4062" w:type="dxa"/>
            <w:hideMark/>
          </w:tcPr>
          <w:p w14:paraId="50FAA4EE" w14:textId="77777777" w:rsidR="006B4D00" w:rsidRPr="00702AA2" w:rsidRDefault="006B4D00" w:rsidP="00702AA2">
            <w:pPr>
              <w:pStyle w:val="TAL"/>
              <w:rPr>
                <w:sz w:val="16"/>
                <w:szCs w:val="16"/>
                <w:lang w:eastAsia="zh-TW"/>
              </w:rPr>
            </w:pPr>
            <w:r w:rsidRPr="00702AA2">
              <w:rPr>
                <w:sz w:val="16"/>
                <w:szCs w:val="16"/>
                <w:lang w:eastAsia="zh-TW"/>
              </w:rPr>
              <w:t>6, 7, 8, 9, 10, 11</w:t>
            </w:r>
          </w:p>
        </w:tc>
        <w:tc>
          <w:tcPr>
            <w:tcW w:w="5613" w:type="dxa"/>
            <w:hideMark/>
          </w:tcPr>
          <w:p w14:paraId="3A9620B1" w14:textId="77777777" w:rsidR="006B4D00" w:rsidRPr="00702AA2" w:rsidRDefault="006B4D00" w:rsidP="00702AA2">
            <w:pPr>
              <w:pStyle w:val="TAL"/>
              <w:rPr>
                <w:sz w:val="16"/>
                <w:szCs w:val="16"/>
                <w:lang w:val="en-US" w:eastAsia="zh-CN"/>
              </w:rPr>
            </w:pPr>
            <w:r w:rsidRPr="00702AA2">
              <w:rPr>
                <w:sz w:val="16"/>
                <w:szCs w:val="16"/>
                <w:lang w:val="en-US" w:eastAsia="zh-CN"/>
              </w:rPr>
              <w:t>0, 1, 2, 3, 4, 5</w:t>
            </w:r>
          </w:p>
        </w:tc>
      </w:tr>
    </w:tbl>
    <w:p w14:paraId="06DFCE17" w14:textId="77777777" w:rsidR="006B4D00" w:rsidRPr="006B4D00" w:rsidRDefault="006B4D00" w:rsidP="006B4D00">
      <w:pPr>
        <w:suppressAutoHyphens/>
        <w:overflowPunct w:val="0"/>
        <w:autoSpaceDE w:val="0"/>
        <w:spacing w:before="120" w:after="120"/>
        <w:jc w:val="center"/>
        <w:textAlignment w:val="baseline"/>
        <w:rPr>
          <w:rFonts w:ascii="CG Times (WN)" w:eastAsia="Calibri" w:hAnsi="CG Times (WN)"/>
          <w:b/>
          <w:szCs w:val="20"/>
          <w:lang w:eastAsia="ar-SA"/>
        </w:rPr>
      </w:pPr>
      <w:r w:rsidRPr="006B4D00">
        <w:rPr>
          <w:rFonts w:ascii="Times New Roman" w:eastAsia="Times New Roman" w:hAnsi="Times New Roman"/>
          <w:b/>
          <w:szCs w:val="20"/>
          <w:lang w:eastAsia="ar-SA"/>
        </w:rPr>
        <w:t>Table 17</w:t>
      </w:r>
    </w:p>
    <w:p w14:paraId="52F1F3D0" w14:textId="77777777" w:rsidR="006B4D00" w:rsidRPr="00702AA2" w:rsidRDefault="006B4D00" w:rsidP="00702AA2">
      <w:pPr>
        <w:rPr>
          <w:rFonts w:ascii="Times New Roman" w:hAnsi="Times New Roman"/>
          <w:szCs w:val="20"/>
        </w:rPr>
      </w:pPr>
    </w:p>
    <w:p w14:paraId="272359E4" w14:textId="77777777" w:rsidR="006B4D00" w:rsidRPr="00702AA2" w:rsidRDefault="006B4D00" w:rsidP="00702AA2">
      <w:pPr>
        <w:pStyle w:val="ListParagraph"/>
        <w:numPr>
          <w:ilvl w:val="0"/>
          <w:numId w:val="362"/>
        </w:numPr>
        <w:rPr>
          <w:lang w:eastAsia="zh-TW"/>
        </w:rPr>
      </w:pPr>
      <w:r w:rsidRPr="00702AA2">
        <w:rPr>
          <w:lang w:eastAsia="zh-TW"/>
        </w:rPr>
        <w:t>For G=3, P=6 (format 0-a, format 1-a)</w:t>
      </w:r>
    </w:p>
    <w:p w14:paraId="123C45D0" w14:textId="77777777" w:rsidR="006B4D00" w:rsidRPr="00702AA2" w:rsidRDefault="006B4D00" w:rsidP="00702AA2">
      <w:pPr>
        <w:pStyle w:val="ListParagraph"/>
        <w:numPr>
          <w:ilvl w:val="1"/>
          <w:numId w:val="362"/>
        </w:numPr>
        <w:rPr>
          <w:i/>
          <w:lang w:eastAsia="zh-CN"/>
        </w:rPr>
      </w:pPr>
      <w:r w:rsidRPr="00702AA2">
        <w:rPr>
          <w:lang w:eastAsia="zh-TW"/>
        </w:rPr>
        <w:t xml:space="preserve">Tone index of the first and </w:t>
      </w:r>
      <w:r w:rsidRPr="00702AA2">
        <w:rPr>
          <w:lang w:eastAsia="zh-CN"/>
        </w:rPr>
        <w:t xml:space="preserve">fourth </w:t>
      </w:r>
      <w:r w:rsidRPr="00702AA2">
        <w:rPr>
          <w:lang w:eastAsia="zh-TW"/>
        </w:rPr>
        <w:t>symbol groups in the preamble repetition unit is chosen by [SFN and cell specific pseudo-random sequence (FFS details)]. The initial tone index</w:t>
      </w:r>
      <w:r w:rsidRPr="00702AA2">
        <w:rPr>
          <w:lang w:eastAsia="zh-CN"/>
        </w:rPr>
        <w:t xml:space="preserve"> of the first and fourth symbol groups</w:t>
      </w:r>
      <w:r w:rsidRPr="00702AA2">
        <w:rPr>
          <w:lang w:eastAsia="zh-TW"/>
        </w:rPr>
        <w:t xml:space="preserve"> to hopping pattern mapping is</w:t>
      </w:r>
    </w:p>
    <w:p w14:paraId="4C1B961C" w14:textId="77777777" w:rsidR="006B4D00" w:rsidRPr="006B4D00" w:rsidRDefault="006B4D00" w:rsidP="00702AA2">
      <w:pPr>
        <w:jc w:val="center"/>
        <w:rPr>
          <w:lang w:val="en-US"/>
        </w:rPr>
      </w:pPr>
      <w:r w:rsidRPr="006B4D00">
        <w:rPr>
          <w:lang w:val="en-US"/>
        </w:rPr>
        <w:t>Table 18 Hopping patterns for 2nd and 3rd symbol group within a repetition unit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5"/>
        <w:gridCol w:w="4675"/>
      </w:tblGrid>
      <w:tr w:rsidR="006B4D00" w:rsidRPr="00702AA2" w14:paraId="7C734A1A" w14:textId="77777777" w:rsidTr="00713DA0">
        <w:trPr>
          <w:jc w:val="center"/>
        </w:trPr>
        <w:tc>
          <w:tcPr>
            <w:tcW w:w="4675" w:type="dxa"/>
            <w:tcBorders>
              <w:top w:val="single" w:sz="4" w:space="0" w:color="auto"/>
              <w:left w:val="single" w:sz="4" w:space="0" w:color="auto"/>
              <w:bottom w:val="single" w:sz="4" w:space="0" w:color="auto"/>
              <w:right w:val="single" w:sz="4" w:space="0" w:color="auto"/>
            </w:tcBorders>
          </w:tcPr>
          <w:p w14:paraId="595A8E35" w14:textId="77777777" w:rsidR="006B4D00" w:rsidRPr="00702AA2" w:rsidRDefault="006B4D00" w:rsidP="00702AA2">
            <w:pPr>
              <w:pStyle w:val="TAH"/>
              <w:rPr>
                <w:sz w:val="16"/>
                <w:szCs w:val="16"/>
                <w:lang w:val="en-US"/>
              </w:rPr>
            </w:pPr>
            <w:r w:rsidRPr="00702AA2">
              <w:rPr>
                <w:sz w:val="16"/>
                <w:szCs w:val="16"/>
                <w:lang w:val="en-US"/>
              </w:rPr>
              <w:t>Index of the tone used by the 1st symbol group</w:t>
            </w:r>
          </w:p>
        </w:tc>
        <w:tc>
          <w:tcPr>
            <w:tcW w:w="4675" w:type="dxa"/>
            <w:tcBorders>
              <w:top w:val="single" w:sz="4" w:space="0" w:color="auto"/>
              <w:left w:val="single" w:sz="4" w:space="0" w:color="auto"/>
              <w:bottom w:val="single" w:sz="4" w:space="0" w:color="auto"/>
              <w:right w:val="single" w:sz="4" w:space="0" w:color="auto"/>
            </w:tcBorders>
          </w:tcPr>
          <w:p w14:paraId="020E5F86" w14:textId="77777777" w:rsidR="006B4D00" w:rsidRPr="00702AA2" w:rsidRDefault="006B4D00" w:rsidP="00702AA2">
            <w:pPr>
              <w:pStyle w:val="TAH"/>
              <w:rPr>
                <w:sz w:val="16"/>
                <w:szCs w:val="16"/>
                <w:lang w:val="en-US"/>
              </w:rPr>
            </w:pPr>
            <w:r w:rsidRPr="00702AA2">
              <w:rPr>
                <w:sz w:val="16"/>
                <w:szCs w:val="16"/>
                <w:lang w:val="en-US"/>
              </w:rPr>
              <w:t>Hopping pattern for  the 2nd and 3rd symbol group within a repetition unit</w:t>
            </w:r>
          </w:p>
        </w:tc>
      </w:tr>
      <w:tr w:rsidR="006B4D00" w:rsidRPr="00702AA2" w14:paraId="7E65E8C8" w14:textId="77777777" w:rsidTr="00713DA0">
        <w:trPr>
          <w:trHeight w:val="518"/>
          <w:jc w:val="center"/>
        </w:trPr>
        <w:tc>
          <w:tcPr>
            <w:tcW w:w="4675" w:type="dxa"/>
            <w:tcBorders>
              <w:top w:val="single" w:sz="4" w:space="0" w:color="auto"/>
              <w:left w:val="single" w:sz="4" w:space="0" w:color="auto"/>
              <w:bottom w:val="single" w:sz="4" w:space="0" w:color="auto"/>
              <w:right w:val="single" w:sz="4" w:space="0" w:color="auto"/>
            </w:tcBorders>
          </w:tcPr>
          <w:p w14:paraId="6DEED103" w14:textId="77777777" w:rsidR="006B4D00" w:rsidRPr="00702AA2" w:rsidRDefault="006B4D00" w:rsidP="00702AA2">
            <w:pPr>
              <w:pStyle w:val="TAL"/>
              <w:rPr>
                <w:sz w:val="16"/>
                <w:szCs w:val="16"/>
                <w:lang w:val="en-US"/>
              </w:rPr>
            </w:pPr>
            <w:r w:rsidRPr="00702AA2">
              <w:rPr>
                <w:sz w:val="16"/>
                <w:szCs w:val="16"/>
                <w:lang w:val="en-US"/>
              </w:rPr>
              <w:t>0, 2, 4,6, 8, 10</w:t>
            </w:r>
          </w:p>
        </w:tc>
        <w:tc>
          <w:tcPr>
            <w:tcW w:w="4675" w:type="dxa"/>
            <w:tcBorders>
              <w:top w:val="single" w:sz="4" w:space="0" w:color="auto"/>
              <w:left w:val="single" w:sz="4" w:space="0" w:color="auto"/>
              <w:bottom w:val="single" w:sz="4" w:space="0" w:color="auto"/>
              <w:right w:val="single" w:sz="4" w:space="0" w:color="auto"/>
            </w:tcBorders>
          </w:tcPr>
          <w:p w14:paraId="7DD563E3" w14:textId="77777777" w:rsidR="006B4D00" w:rsidRPr="00702AA2" w:rsidRDefault="006B4D00" w:rsidP="00702AA2">
            <w:pPr>
              <w:pStyle w:val="TAL"/>
              <w:rPr>
                <w:sz w:val="16"/>
                <w:szCs w:val="16"/>
                <w:lang w:val="en-US"/>
              </w:rPr>
            </w:pPr>
            <w:r w:rsidRPr="00702AA2">
              <w:rPr>
                <w:sz w:val="16"/>
                <w:szCs w:val="16"/>
                <w:lang w:val="en-US"/>
              </w:rPr>
              <w:t>+3.75kHz</w:t>
            </w:r>
            <w:r w:rsidRPr="00702AA2">
              <w:rPr>
                <w:sz w:val="16"/>
                <w:szCs w:val="16"/>
                <w:lang w:val="en-US"/>
              </w:rPr>
              <w:t>，</w:t>
            </w:r>
            <w:r w:rsidRPr="00702AA2">
              <w:rPr>
                <w:sz w:val="16"/>
                <w:szCs w:val="16"/>
                <w:lang w:val="en-US"/>
              </w:rPr>
              <w:t>-3.75kHz</w:t>
            </w:r>
          </w:p>
        </w:tc>
      </w:tr>
      <w:tr w:rsidR="006B4D00" w:rsidRPr="00702AA2" w14:paraId="1BE4149B" w14:textId="77777777" w:rsidTr="00713DA0">
        <w:trPr>
          <w:jc w:val="center"/>
        </w:trPr>
        <w:tc>
          <w:tcPr>
            <w:tcW w:w="4675" w:type="dxa"/>
            <w:tcBorders>
              <w:top w:val="single" w:sz="4" w:space="0" w:color="auto"/>
              <w:left w:val="single" w:sz="4" w:space="0" w:color="auto"/>
              <w:bottom w:val="single" w:sz="4" w:space="0" w:color="auto"/>
              <w:right w:val="single" w:sz="4" w:space="0" w:color="auto"/>
            </w:tcBorders>
          </w:tcPr>
          <w:p w14:paraId="26A04176" w14:textId="77777777" w:rsidR="006B4D00" w:rsidRPr="00702AA2" w:rsidRDefault="006B4D00" w:rsidP="00702AA2">
            <w:pPr>
              <w:pStyle w:val="TAL"/>
              <w:rPr>
                <w:sz w:val="16"/>
                <w:szCs w:val="16"/>
                <w:lang w:val="en-US"/>
              </w:rPr>
            </w:pPr>
            <w:r w:rsidRPr="00702AA2">
              <w:rPr>
                <w:sz w:val="16"/>
                <w:szCs w:val="16"/>
                <w:lang w:val="en-US"/>
              </w:rPr>
              <w:t>1, 3, 5,7, 9, 11</w:t>
            </w:r>
          </w:p>
        </w:tc>
        <w:tc>
          <w:tcPr>
            <w:tcW w:w="4675" w:type="dxa"/>
            <w:tcBorders>
              <w:top w:val="single" w:sz="4" w:space="0" w:color="auto"/>
              <w:left w:val="single" w:sz="4" w:space="0" w:color="auto"/>
              <w:bottom w:val="single" w:sz="4" w:space="0" w:color="auto"/>
              <w:right w:val="single" w:sz="4" w:space="0" w:color="auto"/>
            </w:tcBorders>
          </w:tcPr>
          <w:p w14:paraId="6CFC08A2" w14:textId="77777777" w:rsidR="006B4D00" w:rsidRPr="00702AA2" w:rsidRDefault="006B4D00" w:rsidP="00702AA2">
            <w:pPr>
              <w:pStyle w:val="TAL"/>
              <w:rPr>
                <w:sz w:val="16"/>
                <w:szCs w:val="16"/>
                <w:lang w:val="en-US"/>
              </w:rPr>
            </w:pPr>
            <w:r w:rsidRPr="00702AA2">
              <w:rPr>
                <w:sz w:val="16"/>
                <w:szCs w:val="16"/>
                <w:lang w:val="en-US"/>
              </w:rPr>
              <w:t>-3.75kHz</w:t>
            </w:r>
            <w:r w:rsidRPr="00702AA2">
              <w:rPr>
                <w:sz w:val="16"/>
                <w:szCs w:val="16"/>
                <w:lang w:val="en-US"/>
              </w:rPr>
              <w:t>，</w:t>
            </w:r>
            <w:r w:rsidRPr="00702AA2">
              <w:rPr>
                <w:sz w:val="16"/>
                <w:szCs w:val="16"/>
                <w:lang w:val="en-US"/>
              </w:rPr>
              <w:t>+3.75kHz</w:t>
            </w:r>
          </w:p>
        </w:tc>
      </w:tr>
    </w:tbl>
    <w:p w14:paraId="17F74B90" w14:textId="77777777" w:rsidR="006B4D00" w:rsidRPr="006B4D00" w:rsidRDefault="006B4D00" w:rsidP="00702AA2">
      <w:pPr>
        <w:jc w:val="center"/>
        <w:rPr>
          <w:lang w:val="en-US"/>
        </w:rPr>
      </w:pPr>
      <w:r w:rsidRPr="006B4D00">
        <w:rPr>
          <w:lang w:val="en-US"/>
        </w:rPr>
        <w:t>Table 19 Hopping patterns for 5th and 6th symbol group within a repetition unit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5"/>
        <w:gridCol w:w="4675"/>
      </w:tblGrid>
      <w:tr w:rsidR="006B4D00" w:rsidRPr="00702AA2" w14:paraId="501D0247" w14:textId="77777777" w:rsidTr="00713DA0">
        <w:trPr>
          <w:jc w:val="center"/>
        </w:trPr>
        <w:tc>
          <w:tcPr>
            <w:tcW w:w="4675" w:type="dxa"/>
            <w:tcBorders>
              <w:top w:val="single" w:sz="4" w:space="0" w:color="auto"/>
              <w:left w:val="single" w:sz="4" w:space="0" w:color="auto"/>
              <w:bottom w:val="single" w:sz="4" w:space="0" w:color="auto"/>
              <w:right w:val="single" w:sz="4" w:space="0" w:color="auto"/>
            </w:tcBorders>
          </w:tcPr>
          <w:p w14:paraId="051A9135" w14:textId="77777777" w:rsidR="006B4D00" w:rsidRPr="00702AA2" w:rsidRDefault="006B4D00" w:rsidP="00702AA2">
            <w:pPr>
              <w:pStyle w:val="TAH"/>
              <w:rPr>
                <w:sz w:val="16"/>
                <w:szCs w:val="16"/>
                <w:lang w:val="en-US"/>
              </w:rPr>
            </w:pPr>
            <w:r w:rsidRPr="00702AA2">
              <w:rPr>
                <w:sz w:val="16"/>
                <w:szCs w:val="16"/>
                <w:lang w:val="en-US"/>
              </w:rPr>
              <w:t>Index of the tone used by the 4th symbol group</w:t>
            </w:r>
          </w:p>
        </w:tc>
        <w:tc>
          <w:tcPr>
            <w:tcW w:w="4675" w:type="dxa"/>
            <w:tcBorders>
              <w:top w:val="single" w:sz="4" w:space="0" w:color="auto"/>
              <w:left w:val="single" w:sz="4" w:space="0" w:color="auto"/>
              <w:bottom w:val="single" w:sz="4" w:space="0" w:color="auto"/>
              <w:right w:val="single" w:sz="4" w:space="0" w:color="auto"/>
            </w:tcBorders>
          </w:tcPr>
          <w:p w14:paraId="67415314" w14:textId="77777777" w:rsidR="006B4D00" w:rsidRPr="00702AA2" w:rsidRDefault="006B4D00" w:rsidP="00702AA2">
            <w:pPr>
              <w:pStyle w:val="TAH"/>
              <w:rPr>
                <w:sz w:val="16"/>
                <w:szCs w:val="16"/>
                <w:lang w:val="en-US"/>
              </w:rPr>
            </w:pPr>
            <w:r w:rsidRPr="00702AA2">
              <w:rPr>
                <w:sz w:val="16"/>
                <w:szCs w:val="16"/>
                <w:lang w:val="en-US"/>
              </w:rPr>
              <w:t>Hopping pattern for the 5th and 6th symbol group within a repetition unit</w:t>
            </w:r>
          </w:p>
        </w:tc>
      </w:tr>
      <w:tr w:rsidR="006B4D00" w:rsidRPr="00702AA2" w14:paraId="48B96A02" w14:textId="77777777" w:rsidTr="00713DA0">
        <w:trPr>
          <w:jc w:val="center"/>
        </w:trPr>
        <w:tc>
          <w:tcPr>
            <w:tcW w:w="4675" w:type="dxa"/>
            <w:tcBorders>
              <w:top w:val="single" w:sz="4" w:space="0" w:color="auto"/>
              <w:left w:val="single" w:sz="4" w:space="0" w:color="auto"/>
              <w:bottom w:val="single" w:sz="4" w:space="0" w:color="auto"/>
              <w:right w:val="single" w:sz="4" w:space="0" w:color="auto"/>
            </w:tcBorders>
          </w:tcPr>
          <w:p w14:paraId="03ED39BC" w14:textId="77777777" w:rsidR="006B4D00" w:rsidRPr="00702AA2" w:rsidRDefault="006B4D00" w:rsidP="00702AA2">
            <w:pPr>
              <w:pStyle w:val="TAL"/>
              <w:rPr>
                <w:sz w:val="16"/>
                <w:szCs w:val="16"/>
                <w:lang w:val="en-US"/>
              </w:rPr>
            </w:pPr>
            <w:r w:rsidRPr="00702AA2">
              <w:rPr>
                <w:sz w:val="16"/>
                <w:szCs w:val="16"/>
                <w:lang w:val="en-US"/>
              </w:rPr>
              <w:t>0, 1, 2, 3, 4, 5</w:t>
            </w:r>
          </w:p>
        </w:tc>
        <w:tc>
          <w:tcPr>
            <w:tcW w:w="4675" w:type="dxa"/>
            <w:tcBorders>
              <w:top w:val="single" w:sz="4" w:space="0" w:color="auto"/>
              <w:left w:val="single" w:sz="4" w:space="0" w:color="auto"/>
              <w:bottom w:val="single" w:sz="4" w:space="0" w:color="auto"/>
              <w:right w:val="single" w:sz="4" w:space="0" w:color="auto"/>
            </w:tcBorders>
          </w:tcPr>
          <w:p w14:paraId="3ECC8FE7" w14:textId="77777777" w:rsidR="006B4D00" w:rsidRPr="00702AA2" w:rsidRDefault="006B4D00" w:rsidP="00702AA2">
            <w:pPr>
              <w:pStyle w:val="TAL"/>
              <w:rPr>
                <w:sz w:val="16"/>
                <w:szCs w:val="16"/>
                <w:lang w:val="en-US"/>
              </w:rPr>
            </w:pPr>
            <w:r w:rsidRPr="00702AA2">
              <w:rPr>
                <w:sz w:val="16"/>
                <w:szCs w:val="16"/>
                <w:lang w:val="en-US"/>
              </w:rPr>
              <w:t>+22.5kHz</w:t>
            </w:r>
            <w:r w:rsidRPr="00702AA2">
              <w:rPr>
                <w:sz w:val="16"/>
                <w:szCs w:val="16"/>
                <w:lang w:val="en-US"/>
              </w:rPr>
              <w:t>，</w:t>
            </w:r>
            <w:r w:rsidRPr="00702AA2">
              <w:rPr>
                <w:sz w:val="16"/>
                <w:szCs w:val="16"/>
                <w:lang w:val="en-US"/>
              </w:rPr>
              <w:t>-22.5kHz</w:t>
            </w:r>
          </w:p>
        </w:tc>
      </w:tr>
      <w:tr w:rsidR="006B4D00" w:rsidRPr="00702AA2" w14:paraId="121EBF5D" w14:textId="77777777" w:rsidTr="00713DA0">
        <w:trPr>
          <w:jc w:val="center"/>
        </w:trPr>
        <w:tc>
          <w:tcPr>
            <w:tcW w:w="4675" w:type="dxa"/>
            <w:tcBorders>
              <w:top w:val="single" w:sz="4" w:space="0" w:color="auto"/>
              <w:left w:val="single" w:sz="4" w:space="0" w:color="auto"/>
              <w:bottom w:val="single" w:sz="4" w:space="0" w:color="auto"/>
              <w:right w:val="single" w:sz="4" w:space="0" w:color="auto"/>
            </w:tcBorders>
          </w:tcPr>
          <w:p w14:paraId="0C24A772" w14:textId="77777777" w:rsidR="006B4D00" w:rsidRPr="00702AA2" w:rsidRDefault="006B4D00" w:rsidP="00702AA2">
            <w:pPr>
              <w:pStyle w:val="TAL"/>
              <w:rPr>
                <w:sz w:val="16"/>
                <w:szCs w:val="16"/>
                <w:lang w:val="en-US"/>
              </w:rPr>
            </w:pPr>
            <w:r w:rsidRPr="00702AA2">
              <w:rPr>
                <w:sz w:val="16"/>
                <w:szCs w:val="16"/>
                <w:lang w:val="en-US"/>
              </w:rPr>
              <w:t>6, 7, 8,9, 10, 11</w:t>
            </w:r>
          </w:p>
        </w:tc>
        <w:tc>
          <w:tcPr>
            <w:tcW w:w="4675" w:type="dxa"/>
            <w:tcBorders>
              <w:top w:val="single" w:sz="4" w:space="0" w:color="auto"/>
              <w:left w:val="single" w:sz="4" w:space="0" w:color="auto"/>
              <w:bottom w:val="single" w:sz="4" w:space="0" w:color="auto"/>
              <w:right w:val="single" w:sz="4" w:space="0" w:color="auto"/>
            </w:tcBorders>
          </w:tcPr>
          <w:p w14:paraId="75387649" w14:textId="77777777" w:rsidR="006B4D00" w:rsidRPr="00702AA2" w:rsidRDefault="006B4D00" w:rsidP="00702AA2">
            <w:pPr>
              <w:pStyle w:val="TAL"/>
              <w:rPr>
                <w:sz w:val="16"/>
                <w:szCs w:val="16"/>
                <w:lang w:val="en-US"/>
              </w:rPr>
            </w:pPr>
            <w:r w:rsidRPr="00702AA2">
              <w:rPr>
                <w:sz w:val="16"/>
                <w:szCs w:val="16"/>
                <w:lang w:val="en-US"/>
              </w:rPr>
              <w:t>-22.5kHz</w:t>
            </w:r>
            <w:r w:rsidRPr="00702AA2">
              <w:rPr>
                <w:sz w:val="16"/>
                <w:szCs w:val="16"/>
                <w:lang w:val="en-US"/>
              </w:rPr>
              <w:t>，</w:t>
            </w:r>
            <w:r w:rsidRPr="00702AA2">
              <w:rPr>
                <w:sz w:val="16"/>
                <w:szCs w:val="16"/>
                <w:lang w:val="en-US"/>
              </w:rPr>
              <w:t>+22.5kHz</w:t>
            </w:r>
            <w:r w:rsidRPr="00702AA2">
              <w:rPr>
                <w:sz w:val="16"/>
                <w:szCs w:val="16"/>
                <w:lang w:val="en-US"/>
              </w:rPr>
              <w:t>，</w:t>
            </w:r>
          </w:p>
        </w:tc>
      </w:tr>
    </w:tbl>
    <w:p w14:paraId="40A01B8A" w14:textId="77777777" w:rsidR="006B4D00" w:rsidRPr="006B4D00" w:rsidRDefault="006B4D00" w:rsidP="006B4D00">
      <w:pPr>
        <w:ind w:left="720" w:hanging="720"/>
        <w:rPr>
          <w:lang w:eastAsia="x-none"/>
        </w:rPr>
      </w:pPr>
    </w:p>
    <w:p w14:paraId="594D6548" w14:textId="77777777" w:rsidR="006B4D00" w:rsidRPr="006B4D00" w:rsidRDefault="006B4D00" w:rsidP="006B4D00">
      <w:pPr>
        <w:ind w:left="720" w:hanging="720"/>
        <w:rPr>
          <w:lang w:eastAsia="x-none"/>
        </w:rPr>
      </w:pPr>
    </w:p>
    <w:p w14:paraId="0933676E" w14:textId="77777777" w:rsidR="006B4D00" w:rsidRPr="006B4D00" w:rsidRDefault="006B4D00" w:rsidP="006B4D00">
      <w:pPr>
        <w:ind w:left="720" w:hanging="720"/>
        <w:rPr>
          <w:rFonts w:eastAsia="Yu Mincho"/>
          <w:lang w:eastAsia="ja-JP"/>
        </w:rPr>
      </w:pPr>
      <w:r w:rsidRPr="006B4D00">
        <w:rPr>
          <w:rFonts w:eastAsia="Yu Mincho"/>
          <w:highlight w:val="green"/>
          <w:lang w:eastAsia="ja-JP"/>
        </w:rPr>
        <w:t>Agreement</w:t>
      </w:r>
    </w:p>
    <w:p w14:paraId="1413AC7F" w14:textId="77777777" w:rsidR="006B4D00" w:rsidRPr="006B4D00" w:rsidRDefault="006B4D00" w:rsidP="006B4D00">
      <w:pPr>
        <w:rPr>
          <w:szCs w:val="20"/>
          <w:lang w:eastAsia="zh-CN"/>
        </w:rPr>
      </w:pPr>
      <w:r w:rsidRPr="006B4D00">
        <w:rPr>
          <w:szCs w:val="20"/>
          <w:lang w:eastAsia="zh-CN"/>
        </w:rPr>
        <w:t>For NPUSCH transmission with 15 kHz subcarrier spacing, the number of subcarriers supported in TDD UL/DL configuration #3 is 1, 3, 6 and 12.</w:t>
      </w:r>
    </w:p>
    <w:p w14:paraId="51CD4D31" w14:textId="77777777" w:rsidR="006B4D00" w:rsidRPr="005361F5" w:rsidRDefault="006B4D00" w:rsidP="005361F5">
      <w:pPr>
        <w:pStyle w:val="ListParagraph"/>
        <w:numPr>
          <w:ilvl w:val="0"/>
          <w:numId w:val="362"/>
        </w:numPr>
        <w:rPr>
          <w:rFonts w:eastAsia="Yu Mincho"/>
        </w:rPr>
      </w:pPr>
      <w:r w:rsidRPr="005361F5">
        <w:rPr>
          <w:lang w:eastAsia="zh-CN"/>
        </w:rPr>
        <w:t>RU length reuses FDD</w:t>
      </w:r>
    </w:p>
    <w:p w14:paraId="305E40A8" w14:textId="77777777" w:rsidR="006B4D00" w:rsidRPr="006B4D00" w:rsidRDefault="006B4D00" w:rsidP="006B4D00">
      <w:pPr>
        <w:ind w:left="720" w:hanging="720"/>
        <w:rPr>
          <w:rFonts w:eastAsia="Yu Mincho"/>
          <w:lang w:eastAsia="ja-JP"/>
        </w:rPr>
      </w:pPr>
      <w:r w:rsidRPr="006B4D00">
        <w:rPr>
          <w:rFonts w:eastAsia="Yu Mincho"/>
          <w:highlight w:val="green"/>
          <w:lang w:eastAsia="ja-JP"/>
        </w:rPr>
        <w:t>Agreement</w:t>
      </w:r>
    </w:p>
    <w:p w14:paraId="2AE33411" w14:textId="77777777" w:rsidR="006B4D00" w:rsidRPr="005361F5" w:rsidRDefault="006B4D00" w:rsidP="005361F5">
      <w:pPr>
        <w:pStyle w:val="ListParagraph"/>
        <w:numPr>
          <w:ilvl w:val="0"/>
          <w:numId w:val="362"/>
        </w:numPr>
      </w:pPr>
      <w:r w:rsidRPr="005361F5">
        <w:t>For TDD NB-IoT with 15 kHz subcarrier spacing, the resource unit of NPUSCH format 2 is single tone with RU length 2 ms.</w:t>
      </w:r>
    </w:p>
    <w:p w14:paraId="69512B24" w14:textId="77777777" w:rsidR="006B4D00" w:rsidRPr="005361F5" w:rsidRDefault="006B4D00" w:rsidP="005361F5">
      <w:pPr>
        <w:pStyle w:val="ListParagraph"/>
        <w:numPr>
          <w:ilvl w:val="0"/>
          <w:numId w:val="362"/>
        </w:numPr>
      </w:pPr>
      <w:r w:rsidRPr="005361F5">
        <w:t>The previous agreement above refers to NPUSCH format 1</w:t>
      </w:r>
    </w:p>
    <w:p w14:paraId="5DF6330F" w14:textId="77777777" w:rsidR="006B4D00" w:rsidRPr="006B4D00" w:rsidRDefault="006B4D00" w:rsidP="006B4D00">
      <w:pPr>
        <w:ind w:left="720" w:hanging="720"/>
        <w:rPr>
          <w:rFonts w:eastAsia="Yu Mincho"/>
          <w:szCs w:val="20"/>
          <w:lang w:eastAsia="ja-JP"/>
        </w:rPr>
      </w:pPr>
      <w:r w:rsidRPr="006B4D00">
        <w:rPr>
          <w:rFonts w:eastAsia="Yu Mincho" w:hint="eastAsia"/>
          <w:szCs w:val="20"/>
          <w:highlight w:val="green"/>
          <w:lang w:eastAsia="ja-JP"/>
        </w:rPr>
        <w:t>A</w:t>
      </w:r>
      <w:r w:rsidRPr="006B4D00">
        <w:rPr>
          <w:rFonts w:eastAsia="Yu Mincho"/>
          <w:szCs w:val="20"/>
          <w:highlight w:val="green"/>
          <w:lang w:eastAsia="ja-JP"/>
        </w:rPr>
        <w:t>greement</w:t>
      </w:r>
    </w:p>
    <w:p w14:paraId="4911BA23" w14:textId="77777777" w:rsidR="006B4D00" w:rsidRPr="006B4D00" w:rsidRDefault="006B4D00" w:rsidP="006B4D00">
      <w:pPr>
        <w:ind w:left="420" w:hanging="420"/>
        <w:rPr>
          <w:szCs w:val="20"/>
        </w:rPr>
      </w:pPr>
      <w:r w:rsidRPr="006B4D00">
        <w:rPr>
          <w:szCs w:val="20"/>
        </w:rPr>
        <w:t>3.75kHz subcarrier spacing is not supported for TDD UL/DL configuration #3.</w:t>
      </w:r>
    </w:p>
    <w:p w14:paraId="481EBBF0" w14:textId="7405E586" w:rsidR="006B4D00" w:rsidRDefault="006B4D00" w:rsidP="006B4D00">
      <w:pPr>
        <w:ind w:left="720" w:hanging="720"/>
        <w:rPr>
          <w:rFonts w:eastAsia="Yu Mincho"/>
          <w:lang w:eastAsia="ja-JP"/>
        </w:rPr>
      </w:pPr>
    </w:p>
    <w:p w14:paraId="214344E9" w14:textId="77777777" w:rsidR="005361F5" w:rsidRPr="006B4D00" w:rsidRDefault="005361F5" w:rsidP="006B4D00">
      <w:pPr>
        <w:ind w:left="720" w:hanging="720"/>
        <w:rPr>
          <w:rFonts w:eastAsia="Yu Mincho"/>
          <w:lang w:eastAsia="ja-JP"/>
        </w:rPr>
      </w:pPr>
    </w:p>
    <w:p w14:paraId="5E1CBD41" w14:textId="030BAC30" w:rsidR="006B4D00" w:rsidRPr="006B4D00" w:rsidRDefault="00603E09" w:rsidP="006B4D00">
      <w:pPr>
        <w:ind w:left="720" w:hanging="720"/>
        <w:rPr>
          <w:lang w:eastAsia="x-none"/>
        </w:rPr>
      </w:pPr>
      <w:hyperlink r:id="rId601" w:history="1">
        <w:r w:rsidR="00FE4C7E">
          <w:rPr>
            <w:rStyle w:val="Hyperlink"/>
            <w:lang w:eastAsia="x-none"/>
          </w:rPr>
          <w:t>R1-1803873</w:t>
        </w:r>
      </w:hyperlink>
      <w:r w:rsidR="006B4D00" w:rsidRPr="006B4D00">
        <w:rPr>
          <w:lang w:eastAsia="x-none"/>
        </w:rPr>
        <w:tab/>
        <w:t>On downlink TDD NB-IoT</w:t>
      </w:r>
      <w:r w:rsidR="006B4D00" w:rsidRPr="006B4D00">
        <w:rPr>
          <w:lang w:eastAsia="x-none"/>
        </w:rPr>
        <w:tab/>
        <w:t>Huawei, HiSilicon</w:t>
      </w:r>
    </w:p>
    <w:p w14:paraId="0F954301" w14:textId="29781A64" w:rsidR="006B4D00" w:rsidRPr="006B4D00" w:rsidRDefault="00603E09" w:rsidP="006B4D00">
      <w:pPr>
        <w:ind w:left="720" w:hanging="720"/>
        <w:rPr>
          <w:lang w:eastAsia="x-none"/>
        </w:rPr>
      </w:pPr>
      <w:hyperlink r:id="rId602" w:history="1">
        <w:r w:rsidR="00FE4C7E">
          <w:rPr>
            <w:rStyle w:val="Hyperlink"/>
            <w:lang w:eastAsia="x-none"/>
          </w:rPr>
          <w:t>R1-1804165</w:t>
        </w:r>
      </w:hyperlink>
      <w:r w:rsidR="006B4D00" w:rsidRPr="006B4D00">
        <w:rPr>
          <w:lang w:eastAsia="x-none"/>
        </w:rPr>
        <w:tab/>
        <w:t>UL aspects of TDD for NB-IoT</w:t>
      </w:r>
      <w:r w:rsidR="006B4D00" w:rsidRPr="006B4D00">
        <w:rPr>
          <w:lang w:eastAsia="x-none"/>
        </w:rPr>
        <w:tab/>
        <w:t>Ericsson</w:t>
      </w:r>
    </w:p>
    <w:p w14:paraId="6C382F6A" w14:textId="30C525FA" w:rsidR="006B4D00" w:rsidRPr="006B4D00" w:rsidRDefault="00603E09" w:rsidP="006B4D00">
      <w:pPr>
        <w:ind w:left="720" w:hanging="720"/>
        <w:rPr>
          <w:lang w:eastAsia="x-none"/>
        </w:rPr>
      </w:pPr>
      <w:hyperlink r:id="rId603" w:history="1">
        <w:r w:rsidR="00FE4C7E">
          <w:rPr>
            <w:rStyle w:val="Hyperlink"/>
            <w:lang w:eastAsia="x-none"/>
          </w:rPr>
          <w:t>R1-1804183</w:t>
        </w:r>
      </w:hyperlink>
      <w:r w:rsidR="006B4D00" w:rsidRPr="006B4D00">
        <w:rPr>
          <w:lang w:eastAsia="x-none"/>
        </w:rPr>
        <w:tab/>
        <w:t>Remaining issues on uplink aspects to support TDD NB-IoT</w:t>
      </w:r>
      <w:r w:rsidR="006B4D00" w:rsidRPr="006B4D00">
        <w:rPr>
          <w:lang w:eastAsia="x-none"/>
        </w:rPr>
        <w:tab/>
        <w:t>ZTE, SaneChips</w:t>
      </w:r>
    </w:p>
    <w:p w14:paraId="427FDC3C" w14:textId="2D9DC3AE" w:rsidR="006B4D00" w:rsidRPr="006B4D00" w:rsidRDefault="00603E09" w:rsidP="006B4D00">
      <w:pPr>
        <w:ind w:left="720" w:hanging="720"/>
        <w:rPr>
          <w:lang w:eastAsia="x-none"/>
        </w:rPr>
      </w:pPr>
      <w:hyperlink r:id="rId604" w:history="1">
        <w:r w:rsidR="00FE4C7E">
          <w:rPr>
            <w:rStyle w:val="Hyperlink"/>
            <w:lang w:eastAsia="x-none"/>
          </w:rPr>
          <w:t>R1-1804270</w:t>
        </w:r>
      </w:hyperlink>
      <w:r w:rsidR="006B4D00" w:rsidRPr="006B4D00">
        <w:rPr>
          <w:lang w:eastAsia="x-none"/>
        </w:rPr>
        <w:tab/>
        <w:t>Uplink aspects of TDD support in NB-IoT</w:t>
      </w:r>
      <w:r w:rsidR="006B4D00" w:rsidRPr="006B4D00">
        <w:rPr>
          <w:lang w:eastAsia="x-none"/>
        </w:rPr>
        <w:tab/>
        <w:t>Nokia, Nokia Shanghai Bell</w:t>
      </w:r>
    </w:p>
    <w:p w14:paraId="3E30C4D6" w14:textId="48939FF8" w:rsidR="006B4D00" w:rsidRPr="006B4D00" w:rsidRDefault="00603E09" w:rsidP="006B4D00">
      <w:pPr>
        <w:ind w:left="720" w:hanging="720"/>
        <w:rPr>
          <w:lang w:eastAsia="x-none"/>
        </w:rPr>
      </w:pPr>
      <w:hyperlink r:id="rId605" w:history="1">
        <w:r w:rsidR="00FE4C7E">
          <w:rPr>
            <w:rStyle w:val="Hyperlink"/>
            <w:lang w:eastAsia="x-none"/>
          </w:rPr>
          <w:t>R1-1804338</w:t>
        </w:r>
      </w:hyperlink>
      <w:r w:rsidR="006B4D00" w:rsidRPr="006B4D00">
        <w:rPr>
          <w:lang w:eastAsia="x-none"/>
        </w:rPr>
        <w:tab/>
        <w:t>Discussion on UL channel for TDD NB-IoT</w:t>
      </w:r>
      <w:r w:rsidR="006B4D00" w:rsidRPr="006B4D00">
        <w:rPr>
          <w:lang w:eastAsia="x-none"/>
        </w:rPr>
        <w:tab/>
        <w:t>Samsung</w:t>
      </w:r>
    </w:p>
    <w:p w14:paraId="6FFC13D1" w14:textId="031914F9" w:rsidR="006B4D00" w:rsidRPr="006B4D00" w:rsidRDefault="00603E09" w:rsidP="006B4D00">
      <w:pPr>
        <w:ind w:left="720" w:hanging="720"/>
        <w:rPr>
          <w:lang w:eastAsia="x-none"/>
        </w:rPr>
      </w:pPr>
      <w:hyperlink r:id="rId606" w:history="1">
        <w:r w:rsidR="00FE4C7E">
          <w:rPr>
            <w:rStyle w:val="Hyperlink"/>
            <w:lang w:eastAsia="x-none"/>
          </w:rPr>
          <w:t>R1-1804529</w:t>
        </w:r>
      </w:hyperlink>
      <w:r w:rsidR="006B4D00" w:rsidRPr="006B4D00">
        <w:rPr>
          <w:lang w:eastAsia="x-none"/>
        </w:rPr>
        <w:tab/>
        <w:t>Discussion on UL aspects in TDD NB-IoT</w:t>
      </w:r>
      <w:r w:rsidR="006B4D00" w:rsidRPr="006B4D00">
        <w:rPr>
          <w:lang w:eastAsia="x-none"/>
        </w:rPr>
        <w:tab/>
        <w:t>LG Electronics</w:t>
      </w:r>
    </w:p>
    <w:p w14:paraId="34911D1B" w14:textId="0E615A2A" w:rsidR="006B4D00" w:rsidRPr="006B4D00" w:rsidRDefault="00603E09" w:rsidP="006B4D00">
      <w:pPr>
        <w:ind w:left="720" w:hanging="720"/>
        <w:rPr>
          <w:lang w:eastAsia="x-none"/>
        </w:rPr>
      </w:pPr>
      <w:hyperlink r:id="rId607" w:history="1">
        <w:r w:rsidR="00FE4C7E">
          <w:rPr>
            <w:rStyle w:val="Hyperlink"/>
            <w:lang w:eastAsia="x-none"/>
          </w:rPr>
          <w:t>R1-1804876</w:t>
        </w:r>
      </w:hyperlink>
      <w:r w:rsidR="006B4D00" w:rsidRPr="006B4D00">
        <w:rPr>
          <w:lang w:eastAsia="x-none"/>
        </w:rPr>
        <w:tab/>
        <w:t>Uplink aspects of TDD NB-IoT</w:t>
      </w:r>
      <w:r w:rsidR="006B4D00" w:rsidRPr="006B4D00">
        <w:rPr>
          <w:lang w:eastAsia="x-none"/>
        </w:rPr>
        <w:tab/>
        <w:t>Sharp</w:t>
      </w:r>
    </w:p>
    <w:p w14:paraId="3E16691A" w14:textId="75C3BD8A" w:rsidR="006B4D00" w:rsidRDefault="00603E09" w:rsidP="006B4D00">
      <w:pPr>
        <w:ind w:left="720" w:hanging="720"/>
        <w:rPr>
          <w:lang w:eastAsia="x-none"/>
        </w:rPr>
      </w:pPr>
      <w:hyperlink r:id="rId608" w:history="1">
        <w:r w:rsidR="00FE4C7E">
          <w:rPr>
            <w:rStyle w:val="Hyperlink"/>
            <w:lang w:eastAsia="x-none"/>
          </w:rPr>
          <w:t>R1-1804930</w:t>
        </w:r>
      </w:hyperlink>
      <w:r w:rsidR="006B4D00" w:rsidRPr="006B4D00">
        <w:rPr>
          <w:lang w:eastAsia="x-none"/>
        </w:rPr>
        <w:tab/>
        <w:t>Uplink aspects of TDD</w:t>
      </w:r>
      <w:r w:rsidR="006B4D00" w:rsidRPr="006B4D00">
        <w:rPr>
          <w:lang w:eastAsia="x-none"/>
        </w:rPr>
        <w:tab/>
        <w:t>Qualcomm Incorporated</w:t>
      </w:r>
    </w:p>
    <w:p w14:paraId="7E12FAF0" w14:textId="77777777" w:rsidR="005361F5" w:rsidRDefault="005361F5" w:rsidP="005361F5">
      <w:pPr>
        <w:ind w:left="720" w:hanging="720"/>
        <w:rPr>
          <w:lang w:eastAsia="x-none"/>
        </w:rPr>
      </w:pPr>
      <w:r>
        <w:rPr>
          <w:lang w:eastAsia="x-none"/>
        </w:rPr>
        <w:t>R1-1805350</w:t>
      </w:r>
      <w:r>
        <w:rPr>
          <w:lang w:eastAsia="x-none"/>
        </w:rPr>
        <w:tab/>
        <w:t>WF on NPUSCH transmission in UL/DL configuration #3</w:t>
      </w:r>
      <w:r>
        <w:rPr>
          <w:lang w:eastAsia="x-none"/>
        </w:rPr>
        <w:tab/>
        <w:t>LG Electronics</w:t>
      </w:r>
    </w:p>
    <w:p w14:paraId="768EACB3" w14:textId="472FE5D4" w:rsidR="005361F5" w:rsidRPr="006B4D00" w:rsidRDefault="005361F5" w:rsidP="005361F5">
      <w:pPr>
        <w:ind w:left="720" w:hanging="720"/>
        <w:rPr>
          <w:lang w:eastAsia="x-none"/>
        </w:rPr>
      </w:pPr>
      <w:r>
        <w:rPr>
          <w:lang w:eastAsia="x-none"/>
        </w:rPr>
        <w:t>R1-1805413</w:t>
      </w:r>
      <w:r>
        <w:rPr>
          <w:lang w:eastAsia="x-none"/>
        </w:rPr>
        <w:tab/>
        <w:t>WF on NPUSCH transmission with 3.75kHz subcarrier spacing</w:t>
      </w:r>
      <w:r>
        <w:rPr>
          <w:lang w:eastAsia="x-none"/>
        </w:rPr>
        <w:tab/>
        <w:t>LG Electronics</w:t>
      </w:r>
    </w:p>
    <w:p w14:paraId="7CCAF18B" w14:textId="77777777" w:rsidR="006B4D00" w:rsidRPr="006B4D00" w:rsidRDefault="006B4D00" w:rsidP="0010798C">
      <w:pPr>
        <w:pStyle w:val="Heading5"/>
        <w:rPr>
          <w:lang w:val="en-US"/>
        </w:rPr>
      </w:pPr>
      <w:bookmarkStart w:id="208" w:name="_Toc514184625"/>
      <w:r w:rsidRPr="006B4D00">
        <w:t>Common</w:t>
      </w:r>
      <w:r w:rsidRPr="006B4D00">
        <w:rPr>
          <w:lang w:val="en-US"/>
        </w:rPr>
        <w:t xml:space="preserve"> aspects</w:t>
      </w:r>
      <w:bookmarkEnd w:id="208"/>
    </w:p>
    <w:p w14:paraId="47B407AB" w14:textId="77777777" w:rsidR="005361F5" w:rsidRPr="006B4D00" w:rsidRDefault="005361F5" w:rsidP="005361F5">
      <w:pPr>
        <w:rPr>
          <w:i/>
          <w:iCs/>
          <w:lang w:eastAsia="x-none"/>
        </w:rPr>
      </w:pPr>
      <w:r w:rsidRPr="006B4D00">
        <w:rPr>
          <w:i/>
          <w:iCs/>
          <w:lang w:eastAsia="x-none"/>
        </w:rPr>
        <w:t>E.g. Relaxations of MCL, latency, capacity targets; UL:DL configurations, special subframe, HARQ, etc.</w:t>
      </w:r>
    </w:p>
    <w:p w14:paraId="33FBEFBA" w14:textId="77777777" w:rsidR="005361F5" w:rsidRDefault="005361F5" w:rsidP="006B4D00">
      <w:pPr>
        <w:ind w:left="720" w:hanging="720"/>
        <w:rPr>
          <w:b/>
          <w:lang w:eastAsia="x-none"/>
        </w:rPr>
      </w:pPr>
    </w:p>
    <w:p w14:paraId="10A15F4E" w14:textId="6E651373" w:rsidR="006B4D00" w:rsidRPr="005361F5" w:rsidRDefault="00603E09" w:rsidP="006B4D00">
      <w:pPr>
        <w:ind w:left="720" w:hanging="720"/>
        <w:rPr>
          <w:b/>
          <w:lang w:eastAsia="x-none"/>
        </w:rPr>
      </w:pPr>
      <w:hyperlink r:id="rId609" w:history="1">
        <w:r w:rsidR="00FE4C7E" w:rsidRPr="005361F5">
          <w:rPr>
            <w:rStyle w:val="Hyperlink"/>
            <w:b/>
            <w:lang w:eastAsia="x-none"/>
          </w:rPr>
          <w:t>R1-1805349</w:t>
        </w:r>
      </w:hyperlink>
      <w:r w:rsidR="006B4D00" w:rsidRPr="005361F5">
        <w:rPr>
          <w:b/>
          <w:lang w:eastAsia="x-none"/>
        </w:rPr>
        <w:tab/>
        <w:t>Summary of TDD Common aspects</w:t>
      </w:r>
      <w:r w:rsidR="006B4D00" w:rsidRPr="005361F5">
        <w:rPr>
          <w:b/>
          <w:lang w:eastAsia="x-none"/>
        </w:rPr>
        <w:tab/>
        <w:t>LG Electronics</w:t>
      </w:r>
    </w:p>
    <w:p w14:paraId="482492F7" w14:textId="77777777" w:rsidR="005361F5" w:rsidRDefault="005361F5" w:rsidP="006B4D00">
      <w:pPr>
        <w:rPr>
          <w:rFonts w:eastAsia="Yu Mincho"/>
          <w:iCs/>
          <w:highlight w:val="green"/>
          <w:lang w:eastAsia="ja-JP"/>
        </w:rPr>
      </w:pPr>
    </w:p>
    <w:p w14:paraId="19D1E5EA" w14:textId="3BCD2581" w:rsidR="006B4D00" w:rsidRPr="006B4D00" w:rsidRDefault="006B4D00" w:rsidP="006B4D00">
      <w:pPr>
        <w:rPr>
          <w:rFonts w:eastAsia="Yu Mincho"/>
          <w:iCs/>
          <w:lang w:eastAsia="ja-JP"/>
        </w:rPr>
      </w:pPr>
      <w:r w:rsidRPr="006B4D00">
        <w:rPr>
          <w:rFonts w:eastAsia="Yu Mincho"/>
          <w:iCs/>
          <w:highlight w:val="green"/>
          <w:lang w:eastAsia="ja-JP"/>
        </w:rPr>
        <w:t>Agreement</w:t>
      </w:r>
    </w:p>
    <w:p w14:paraId="246E0CCA" w14:textId="77777777" w:rsidR="006B4D00" w:rsidRPr="006B4D00" w:rsidRDefault="006B4D00" w:rsidP="006B4D00">
      <w:pPr>
        <w:rPr>
          <w:szCs w:val="20"/>
          <w:lang w:eastAsia="zh-CN"/>
        </w:rPr>
      </w:pPr>
      <w:r w:rsidRPr="006B4D00">
        <w:rPr>
          <w:szCs w:val="20"/>
          <w:lang w:eastAsia="zh-CN"/>
        </w:rPr>
        <w:t>DwPTS can be used for NB-IoT transmission in CRS-less special subframe configuration #10 in TDD NB-IoT.</w:t>
      </w:r>
    </w:p>
    <w:p w14:paraId="2CED5F80" w14:textId="77777777" w:rsidR="006B4D00" w:rsidRPr="006B4D00" w:rsidRDefault="006B4D00" w:rsidP="005361F5">
      <w:pPr>
        <w:pStyle w:val="ListParagraph"/>
        <w:numPr>
          <w:ilvl w:val="0"/>
          <w:numId w:val="364"/>
        </w:numPr>
        <w:rPr>
          <w:lang w:eastAsia="zh-CN"/>
        </w:rPr>
      </w:pPr>
      <w:r w:rsidRPr="006B4D00">
        <w:rPr>
          <w:rFonts w:hint="eastAsia"/>
          <w:lang w:eastAsia="zh-CN"/>
        </w:rPr>
        <w:t xml:space="preserve">FFS on how to use the blank REs </w:t>
      </w:r>
      <w:r w:rsidRPr="006B4D00">
        <w:rPr>
          <w:lang w:eastAsia="zh-CN"/>
        </w:rPr>
        <w:t>corresponding to CRSs</w:t>
      </w:r>
    </w:p>
    <w:p w14:paraId="29757B3B" w14:textId="77777777" w:rsidR="006B4D00" w:rsidRPr="005361F5" w:rsidRDefault="006B4D00" w:rsidP="006B4D00">
      <w:pPr>
        <w:rPr>
          <w:rFonts w:eastAsia="DengXian"/>
          <w:szCs w:val="20"/>
          <w:lang w:eastAsia="zh-CN"/>
        </w:rPr>
      </w:pPr>
    </w:p>
    <w:p w14:paraId="1B055616" w14:textId="77777777" w:rsidR="006B4D00" w:rsidRPr="006B4D00" w:rsidRDefault="006B4D00" w:rsidP="006B4D00">
      <w:pPr>
        <w:rPr>
          <w:rFonts w:eastAsia="Yu Mincho"/>
          <w:szCs w:val="20"/>
          <w:lang w:eastAsia="ja-JP"/>
        </w:rPr>
      </w:pPr>
      <w:r w:rsidRPr="006B4D00">
        <w:rPr>
          <w:rFonts w:eastAsia="Yu Mincho"/>
          <w:szCs w:val="20"/>
          <w:highlight w:val="green"/>
          <w:lang w:eastAsia="ja-JP"/>
        </w:rPr>
        <w:t>Agreement</w:t>
      </w:r>
    </w:p>
    <w:p w14:paraId="36C440B1" w14:textId="77777777" w:rsidR="006B4D00" w:rsidRPr="006B4D00" w:rsidRDefault="006B4D00" w:rsidP="006B4D00">
      <w:pPr>
        <w:rPr>
          <w:szCs w:val="20"/>
          <w:lang w:eastAsia="zh-CN"/>
        </w:rPr>
      </w:pPr>
      <w:r w:rsidRPr="006B4D00">
        <w:rPr>
          <w:szCs w:val="20"/>
          <w:lang w:eastAsia="zh-CN"/>
        </w:rPr>
        <w:t>Downlink scheduling delay is defined by 4 physical subframes + k0, and k0 is based on valid downlink subframes. The scheduling delay values in FDD NB-IoT are reused.</w:t>
      </w:r>
    </w:p>
    <w:p w14:paraId="21F290B5" w14:textId="77777777" w:rsidR="006B4D00" w:rsidRPr="005361F5" w:rsidRDefault="006B4D00" w:rsidP="005361F5">
      <w:pPr>
        <w:pStyle w:val="ListParagraph"/>
        <w:numPr>
          <w:ilvl w:val="0"/>
          <w:numId w:val="363"/>
        </w:numPr>
        <w:rPr>
          <w:rFonts w:eastAsia="DengXian"/>
          <w:lang w:eastAsia="zh-CN"/>
        </w:rPr>
      </w:pPr>
      <w:r w:rsidRPr="005361F5">
        <w:rPr>
          <w:rFonts w:hint="eastAsia"/>
        </w:rPr>
        <w:t xml:space="preserve">FFS on </w:t>
      </w:r>
      <w:r w:rsidRPr="005361F5">
        <w:t>whether</w:t>
      </w:r>
      <w:r w:rsidRPr="005361F5">
        <w:rPr>
          <w:rFonts w:hint="eastAsia"/>
        </w:rPr>
        <w:t xml:space="preserve"> </w:t>
      </w:r>
      <w:r w:rsidRPr="005361F5">
        <w:t>valid special subframes which include DwPTS can be counted as a part of the scheduling delay k0</w:t>
      </w:r>
    </w:p>
    <w:p w14:paraId="71A63163" w14:textId="77777777" w:rsidR="006B4D00" w:rsidRPr="006B4D00" w:rsidRDefault="006B4D00" w:rsidP="006B4D00">
      <w:pPr>
        <w:rPr>
          <w:i/>
          <w:iCs/>
          <w:lang w:eastAsia="x-none"/>
        </w:rPr>
      </w:pPr>
    </w:p>
    <w:p w14:paraId="0FC1A7AB" w14:textId="5C20AD2A" w:rsidR="006B4D00" w:rsidRPr="006B4D00" w:rsidRDefault="00EA2BCD" w:rsidP="006B4D00">
      <w:pPr>
        <w:rPr>
          <w:rFonts w:eastAsia="Yu Mincho"/>
          <w:iCs/>
          <w:highlight w:val="cyan"/>
          <w:lang w:eastAsia="ja-JP"/>
        </w:rPr>
      </w:pPr>
      <w:r>
        <w:rPr>
          <w:rFonts w:eastAsia="Yu Mincho"/>
          <w:iCs/>
          <w:highlight w:val="cyan"/>
          <w:lang w:eastAsia="ja-JP"/>
        </w:rPr>
        <w:t>Email discussion to de</w:t>
      </w:r>
      <w:r w:rsidR="006B4D00" w:rsidRPr="006B4D00">
        <w:rPr>
          <w:rFonts w:eastAsia="Yu Mincho"/>
          <w:iCs/>
          <w:highlight w:val="cyan"/>
          <w:lang w:eastAsia="ja-JP"/>
        </w:rPr>
        <w:t>cide the details on DL/UL interlacing until 5/4 Changhwan (LGE)</w:t>
      </w:r>
    </w:p>
    <w:p w14:paraId="1349F29D" w14:textId="77777777" w:rsidR="006B4D00" w:rsidRPr="006B4D00" w:rsidRDefault="006B4D00" w:rsidP="006B4D00">
      <w:pPr>
        <w:rPr>
          <w:i/>
          <w:iCs/>
          <w:lang w:eastAsia="x-none"/>
        </w:rPr>
      </w:pPr>
    </w:p>
    <w:p w14:paraId="0FE46763" w14:textId="77777777" w:rsidR="005361F5" w:rsidRDefault="005361F5" w:rsidP="006B4D00">
      <w:pPr>
        <w:ind w:left="720" w:hanging="720"/>
        <w:rPr>
          <w:color w:val="0000FF"/>
          <w:u w:val="single"/>
          <w:lang w:eastAsia="x-none"/>
        </w:rPr>
      </w:pPr>
    </w:p>
    <w:p w14:paraId="21093980" w14:textId="214335D6" w:rsidR="006B4D00" w:rsidRPr="006B4D00" w:rsidRDefault="00603E09" w:rsidP="006B4D00">
      <w:pPr>
        <w:ind w:left="720" w:hanging="720"/>
        <w:rPr>
          <w:lang w:eastAsia="x-none"/>
        </w:rPr>
      </w:pPr>
      <w:hyperlink r:id="rId610" w:history="1">
        <w:r w:rsidR="00FE4C7E">
          <w:rPr>
            <w:rStyle w:val="Hyperlink"/>
            <w:lang w:eastAsia="x-none"/>
          </w:rPr>
          <w:t>R1-1803874</w:t>
        </w:r>
      </w:hyperlink>
      <w:r w:rsidR="006B4D00" w:rsidRPr="006B4D00">
        <w:rPr>
          <w:lang w:eastAsia="x-none"/>
        </w:rPr>
        <w:tab/>
        <w:t>On uplink TDD NB-IoT</w:t>
      </w:r>
      <w:r w:rsidR="006B4D00" w:rsidRPr="006B4D00">
        <w:rPr>
          <w:lang w:eastAsia="x-none"/>
        </w:rPr>
        <w:tab/>
        <w:t>Huawei, HiSilicon</w:t>
      </w:r>
    </w:p>
    <w:p w14:paraId="79EF9C25" w14:textId="6FB19DD9" w:rsidR="006B4D00" w:rsidRPr="006B4D00" w:rsidRDefault="00603E09" w:rsidP="006B4D00">
      <w:pPr>
        <w:ind w:left="720" w:hanging="720"/>
        <w:rPr>
          <w:lang w:eastAsia="x-none"/>
        </w:rPr>
      </w:pPr>
      <w:hyperlink r:id="rId611" w:history="1">
        <w:r w:rsidR="00FE4C7E">
          <w:rPr>
            <w:rStyle w:val="Hyperlink"/>
            <w:lang w:eastAsia="x-none"/>
          </w:rPr>
          <w:t>R1-1804166</w:t>
        </w:r>
      </w:hyperlink>
      <w:r w:rsidR="006B4D00" w:rsidRPr="006B4D00">
        <w:rPr>
          <w:lang w:eastAsia="x-none"/>
        </w:rPr>
        <w:tab/>
        <w:t>DL/UL common aspects of TDD for NB-IoT</w:t>
      </w:r>
      <w:r w:rsidR="006B4D00" w:rsidRPr="006B4D00">
        <w:rPr>
          <w:lang w:eastAsia="x-none"/>
        </w:rPr>
        <w:tab/>
        <w:t>Ericsson</w:t>
      </w:r>
    </w:p>
    <w:p w14:paraId="78461D91" w14:textId="7A54FD4F" w:rsidR="006B4D00" w:rsidRPr="006B4D00" w:rsidRDefault="00603E09" w:rsidP="006B4D00">
      <w:pPr>
        <w:ind w:left="720" w:hanging="720"/>
        <w:rPr>
          <w:lang w:eastAsia="x-none"/>
        </w:rPr>
      </w:pPr>
      <w:hyperlink r:id="rId612" w:history="1">
        <w:r w:rsidR="00FE4C7E">
          <w:rPr>
            <w:rStyle w:val="Hyperlink"/>
            <w:lang w:eastAsia="x-none"/>
          </w:rPr>
          <w:t>R1-1804184</w:t>
        </w:r>
      </w:hyperlink>
      <w:r w:rsidR="006B4D00" w:rsidRPr="006B4D00">
        <w:rPr>
          <w:lang w:eastAsia="x-none"/>
        </w:rPr>
        <w:tab/>
        <w:t>Remaining issues on common aspects to support TDD NB-IoT</w:t>
      </w:r>
      <w:r w:rsidR="006B4D00" w:rsidRPr="006B4D00">
        <w:rPr>
          <w:lang w:eastAsia="x-none"/>
        </w:rPr>
        <w:tab/>
        <w:t>ZTE, SaneChips</w:t>
      </w:r>
    </w:p>
    <w:p w14:paraId="34E933B2" w14:textId="0084BF74" w:rsidR="006B4D00" w:rsidRPr="006B4D00" w:rsidRDefault="00603E09" w:rsidP="006B4D00">
      <w:pPr>
        <w:ind w:left="720" w:hanging="720"/>
        <w:rPr>
          <w:lang w:eastAsia="x-none"/>
        </w:rPr>
      </w:pPr>
      <w:hyperlink r:id="rId613" w:history="1">
        <w:r w:rsidR="00FE4C7E">
          <w:rPr>
            <w:rStyle w:val="Hyperlink"/>
            <w:lang w:eastAsia="x-none"/>
          </w:rPr>
          <w:t>R1-1804271</w:t>
        </w:r>
      </w:hyperlink>
      <w:r w:rsidR="006B4D00" w:rsidRPr="006B4D00">
        <w:rPr>
          <w:lang w:eastAsia="x-none"/>
        </w:rPr>
        <w:tab/>
        <w:t>Common Aspects of NB-IoT TDD Operation</w:t>
      </w:r>
      <w:r w:rsidR="006B4D00" w:rsidRPr="006B4D00">
        <w:rPr>
          <w:lang w:eastAsia="x-none"/>
        </w:rPr>
        <w:tab/>
        <w:t>Nokia, Nokia Shanghai Bell</w:t>
      </w:r>
    </w:p>
    <w:p w14:paraId="7170FC6B" w14:textId="02C7B90B" w:rsidR="006B4D00" w:rsidRPr="006B4D00" w:rsidRDefault="00603E09" w:rsidP="006B4D00">
      <w:pPr>
        <w:ind w:left="720" w:hanging="720"/>
        <w:rPr>
          <w:lang w:eastAsia="x-none"/>
        </w:rPr>
      </w:pPr>
      <w:hyperlink r:id="rId614" w:history="1">
        <w:r w:rsidR="00FE4C7E">
          <w:rPr>
            <w:rStyle w:val="Hyperlink"/>
            <w:lang w:eastAsia="x-none"/>
          </w:rPr>
          <w:t>R1-1804339</w:t>
        </w:r>
      </w:hyperlink>
      <w:r w:rsidR="006B4D00" w:rsidRPr="006B4D00">
        <w:rPr>
          <w:lang w:eastAsia="x-none"/>
        </w:rPr>
        <w:tab/>
        <w:t>Discussion on 2 HARQ processes and cross carrier scheduling</w:t>
      </w:r>
      <w:r w:rsidR="006B4D00" w:rsidRPr="006B4D00">
        <w:rPr>
          <w:lang w:eastAsia="x-none"/>
        </w:rPr>
        <w:tab/>
        <w:t>Samsung</w:t>
      </w:r>
    </w:p>
    <w:p w14:paraId="16907D06" w14:textId="7F6184D4" w:rsidR="006B4D00" w:rsidRPr="006B4D00" w:rsidRDefault="00603E09" w:rsidP="006B4D00">
      <w:pPr>
        <w:ind w:left="720" w:hanging="720"/>
        <w:rPr>
          <w:lang w:eastAsia="x-none"/>
        </w:rPr>
      </w:pPr>
      <w:hyperlink r:id="rId615" w:history="1">
        <w:r w:rsidR="00FE4C7E">
          <w:rPr>
            <w:rStyle w:val="Hyperlink"/>
            <w:lang w:eastAsia="x-none"/>
          </w:rPr>
          <w:t>R1-1804530</w:t>
        </w:r>
      </w:hyperlink>
      <w:r w:rsidR="006B4D00" w:rsidRPr="006B4D00">
        <w:rPr>
          <w:lang w:eastAsia="x-none"/>
        </w:rPr>
        <w:tab/>
        <w:t>Discussion on common aspects in TDD NB-IoT</w:t>
      </w:r>
      <w:r w:rsidR="006B4D00" w:rsidRPr="006B4D00">
        <w:rPr>
          <w:lang w:eastAsia="x-none"/>
        </w:rPr>
        <w:tab/>
        <w:t>LG Electronics</w:t>
      </w:r>
    </w:p>
    <w:p w14:paraId="4019153D" w14:textId="73270881" w:rsidR="006B4D00" w:rsidRPr="006B4D00" w:rsidRDefault="00603E09" w:rsidP="006B4D00">
      <w:pPr>
        <w:ind w:left="720" w:hanging="720"/>
        <w:rPr>
          <w:lang w:eastAsia="x-none"/>
        </w:rPr>
      </w:pPr>
      <w:hyperlink r:id="rId616" w:history="1">
        <w:r w:rsidR="00FE4C7E">
          <w:rPr>
            <w:rStyle w:val="Hyperlink"/>
            <w:lang w:eastAsia="x-none"/>
          </w:rPr>
          <w:t>R1-1804890</w:t>
        </w:r>
      </w:hyperlink>
      <w:r w:rsidR="006B4D00" w:rsidRPr="006B4D00">
        <w:rPr>
          <w:lang w:eastAsia="x-none"/>
        </w:rPr>
        <w:tab/>
        <w:t>TDD NB-IoT coexistence with NR</w:t>
      </w:r>
      <w:r w:rsidR="006B4D00" w:rsidRPr="006B4D00">
        <w:rPr>
          <w:lang w:eastAsia="x-none"/>
        </w:rPr>
        <w:tab/>
        <w:t>SoftBank Corp.</w:t>
      </w:r>
    </w:p>
    <w:p w14:paraId="1D5098A2" w14:textId="34D9E81B" w:rsidR="006B4D00" w:rsidRPr="006B4D00" w:rsidRDefault="00603E09" w:rsidP="006B4D00">
      <w:pPr>
        <w:ind w:left="720" w:hanging="720"/>
        <w:rPr>
          <w:lang w:eastAsia="x-none"/>
        </w:rPr>
      </w:pPr>
      <w:hyperlink r:id="rId617" w:history="1">
        <w:r w:rsidR="00FE4C7E">
          <w:rPr>
            <w:rStyle w:val="Hyperlink"/>
            <w:lang w:eastAsia="x-none"/>
          </w:rPr>
          <w:t>R1-1804931</w:t>
        </w:r>
      </w:hyperlink>
      <w:r w:rsidR="006B4D00" w:rsidRPr="006B4D00">
        <w:rPr>
          <w:lang w:eastAsia="x-none"/>
        </w:rPr>
        <w:tab/>
        <w:t>General considerations on TDD design</w:t>
      </w:r>
      <w:r w:rsidR="006B4D00" w:rsidRPr="006B4D00">
        <w:rPr>
          <w:lang w:eastAsia="x-none"/>
        </w:rPr>
        <w:tab/>
        <w:t>Qualcomm Incorporated</w:t>
      </w:r>
    </w:p>
    <w:p w14:paraId="37FC3FAA" w14:textId="2A4F3452" w:rsidR="006B4D00" w:rsidRPr="006B4D00" w:rsidRDefault="00603E09" w:rsidP="006B4D00">
      <w:pPr>
        <w:ind w:left="720" w:hanging="720"/>
        <w:rPr>
          <w:lang w:eastAsia="x-none"/>
        </w:rPr>
      </w:pPr>
      <w:hyperlink r:id="rId618" w:history="1">
        <w:r w:rsidR="00FE4C7E">
          <w:rPr>
            <w:rStyle w:val="Hyperlink"/>
            <w:lang w:eastAsia="x-none"/>
          </w:rPr>
          <w:t>R1-1805133</w:t>
        </w:r>
      </w:hyperlink>
      <w:r w:rsidR="006B4D00" w:rsidRPr="006B4D00">
        <w:rPr>
          <w:lang w:eastAsia="x-none"/>
        </w:rPr>
        <w:tab/>
        <w:t>Scheduling Aspects of TDD NB-IoT</w:t>
      </w:r>
      <w:r w:rsidR="006B4D00" w:rsidRPr="006B4D00">
        <w:rPr>
          <w:lang w:eastAsia="x-none"/>
        </w:rPr>
        <w:tab/>
        <w:t>III</w:t>
      </w:r>
    </w:p>
    <w:p w14:paraId="63233B2A" w14:textId="4C699B81" w:rsidR="006B4D00" w:rsidRPr="006B4D00" w:rsidRDefault="006B4D00" w:rsidP="0010798C">
      <w:pPr>
        <w:pStyle w:val="Heading4"/>
        <w:rPr>
          <w:lang w:val="en-US"/>
        </w:rPr>
      </w:pPr>
      <w:bookmarkStart w:id="209" w:name="_Toc511072787"/>
      <w:bookmarkStart w:id="210" w:name="_Toc514184626"/>
      <w:r w:rsidRPr="006B4D00">
        <w:rPr>
          <w:lang w:val="en-US"/>
        </w:rPr>
        <w:t>Other</w:t>
      </w:r>
      <w:bookmarkEnd w:id="191"/>
      <w:bookmarkEnd w:id="209"/>
      <w:bookmarkEnd w:id="210"/>
    </w:p>
    <w:p w14:paraId="59A1B55D" w14:textId="5B4D46CC" w:rsidR="006B4D00" w:rsidRDefault="006B4D00" w:rsidP="006B4D00">
      <w:pPr>
        <w:rPr>
          <w:i/>
          <w:lang w:val="en-US" w:eastAsia="x-none"/>
        </w:rPr>
      </w:pPr>
      <w:r w:rsidRPr="006B4D00">
        <w:rPr>
          <w:i/>
          <w:lang w:val="en-US" w:eastAsia="x-none"/>
        </w:rPr>
        <w:t>Including extended PHR related aspects.</w:t>
      </w:r>
    </w:p>
    <w:p w14:paraId="3EA1EB08" w14:textId="77777777" w:rsidR="005361F5" w:rsidRPr="006B4D00" w:rsidRDefault="005361F5" w:rsidP="006B4D00">
      <w:pPr>
        <w:rPr>
          <w:i/>
          <w:lang w:val="en-US" w:eastAsia="x-none"/>
        </w:rPr>
      </w:pPr>
    </w:p>
    <w:p w14:paraId="2BB79B56" w14:textId="24BBE4FA" w:rsidR="006B4D00" w:rsidRPr="006B4D00" w:rsidRDefault="00603E09" w:rsidP="006B4D00">
      <w:pPr>
        <w:ind w:left="720" w:hanging="720"/>
        <w:rPr>
          <w:lang w:eastAsia="x-none"/>
        </w:rPr>
      </w:pPr>
      <w:hyperlink r:id="rId619" w:history="1">
        <w:r w:rsidR="00FE4C7E">
          <w:rPr>
            <w:rStyle w:val="Hyperlink"/>
            <w:lang w:eastAsia="x-none"/>
          </w:rPr>
          <w:t>R1-1804185</w:t>
        </w:r>
      </w:hyperlink>
      <w:r w:rsidR="006B4D00" w:rsidRPr="006B4D00">
        <w:rPr>
          <w:lang w:eastAsia="x-none"/>
        </w:rPr>
        <w:tab/>
        <w:t>Considerations on extended Power Headroom report for NB-IoT</w:t>
      </w:r>
      <w:r w:rsidR="006B4D00" w:rsidRPr="006B4D00">
        <w:rPr>
          <w:lang w:eastAsia="x-none"/>
        </w:rPr>
        <w:tab/>
        <w:t>ZTE, SaneChips</w:t>
      </w:r>
    </w:p>
    <w:p w14:paraId="3DCEF0F5" w14:textId="16BAA937" w:rsidR="006B4D00" w:rsidRPr="006B4D00" w:rsidRDefault="00603E09" w:rsidP="006B4D00">
      <w:pPr>
        <w:ind w:left="720" w:hanging="720"/>
        <w:rPr>
          <w:lang w:eastAsia="x-none"/>
        </w:rPr>
      </w:pPr>
      <w:hyperlink r:id="rId620" w:history="1">
        <w:r w:rsidR="00FE4C7E">
          <w:rPr>
            <w:rStyle w:val="Hyperlink"/>
            <w:lang w:eastAsia="x-none"/>
          </w:rPr>
          <w:t>R1-1804272</w:t>
        </w:r>
      </w:hyperlink>
      <w:r w:rsidR="006B4D00" w:rsidRPr="006B4D00">
        <w:rPr>
          <w:lang w:eastAsia="x-none"/>
        </w:rPr>
        <w:tab/>
        <w:t>PHR Enhancement for NB-IoT</w:t>
      </w:r>
      <w:r w:rsidR="006B4D00" w:rsidRPr="006B4D00">
        <w:rPr>
          <w:lang w:eastAsia="x-none"/>
        </w:rPr>
        <w:tab/>
        <w:t>Nokia, Nokia Shanghai Bell</w:t>
      </w:r>
    </w:p>
    <w:p w14:paraId="46FEC21E" w14:textId="14C40D51" w:rsidR="006B4D00" w:rsidRPr="006B4D00" w:rsidRDefault="00603E09" w:rsidP="006B4D00">
      <w:pPr>
        <w:ind w:left="720" w:hanging="720"/>
        <w:rPr>
          <w:lang w:eastAsia="x-none"/>
        </w:rPr>
      </w:pPr>
      <w:hyperlink r:id="rId621" w:history="1">
        <w:r w:rsidR="00FE4C7E">
          <w:rPr>
            <w:rStyle w:val="Hyperlink"/>
            <w:lang w:eastAsia="x-none"/>
          </w:rPr>
          <w:t>R1-1804340</w:t>
        </w:r>
      </w:hyperlink>
      <w:r w:rsidR="006B4D00" w:rsidRPr="006B4D00">
        <w:rPr>
          <w:lang w:eastAsia="x-none"/>
        </w:rPr>
        <w:tab/>
        <w:t>Enhanced PHR for NB-IOT</w:t>
      </w:r>
      <w:r w:rsidR="006B4D00" w:rsidRPr="006B4D00">
        <w:rPr>
          <w:lang w:eastAsia="x-none"/>
        </w:rPr>
        <w:tab/>
        <w:t>Samsung</w:t>
      </w:r>
    </w:p>
    <w:p w14:paraId="7D8A8394" w14:textId="188D24F3" w:rsidR="00254752" w:rsidRPr="00C77890" w:rsidRDefault="00254752" w:rsidP="00C77890">
      <w:pPr>
        <w:pStyle w:val="Heading3"/>
        <w:rPr>
          <w:i/>
          <w:iCs/>
          <w:color w:val="0000FF"/>
          <w:szCs w:val="20"/>
          <w:u w:val="single"/>
        </w:rPr>
      </w:pPr>
      <w:bookmarkStart w:id="211" w:name="_Toc514184627"/>
      <w:r w:rsidRPr="00C77890">
        <w:t>Ultra Reliable Low Latency Communication for LTE</w:t>
      </w:r>
      <w:bookmarkEnd w:id="173"/>
      <w:r w:rsidR="000E7520" w:rsidRPr="00C77890">
        <w:t xml:space="preserve"> - </w:t>
      </w:r>
      <w:r w:rsidRPr="00C77890">
        <w:rPr>
          <w:i/>
          <w:iCs/>
          <w:szCs w:val="20"/>
        </w:rPr>
        <w:t>WID in</w:t>
      </w:r>
      <w:r w:rsidRPr="00C77890">
        <w:t xml:space="preserve"> </w:t>
      </w:r>
      <w:hyperlink r:id="rId622" w:history="1">
        <w:r w:rsidRPr="00C77890">
          <w:rPr>
            <w:i/>
            <w:iCs/>
            <w:color w:val="0000FF"/>
            <w:szCs w:val="20"/>
            <w:u w:val="single"/>
          </w:rPr>
          <w:t>RP-172845</w:t>
        </w:r>
        <w:bookmarkEnd w:id="211"/>
      </w:hyperlink>
    </w:p>
    <w:p w14:paraId="2F160B8F" w14:textId="191F10AD" w:rsidR="000E7520" w:rsidRPr="00ED0503" w:rsidRDefault="00603E09" w:rsidP="000E7520">
      <w:pPr>
        <w:rPr>
          <w:b/>
        </w:rPr>
      </w:pPr>
      <w:hyperlink r:id="rId623" w:history="1">
        <w:r w:rsidR="00FE4C7E">
          <w:rPr>
            <w:rStyle w:val="Hyperlink"/>
            <w:b/>
          </w:rPr>
          <w:t>R1-1805429</w:t>
        </w:r>
      </w:hyperlink>
      <w:r w:rsidR="000E7520" w:rsidRPr="00ED0503">
        <w:rPr>
          <w:b/>
        </w:rPr>
        <w:tab/>
        <w:t>Chairman's notes of AI 6.2.8 Ultra Reliable Low Latency Communication for LTE</w:t>
      </w:r>
      <w:r w:rsidR="000E7520" w:rsidRPr="00ED0503">
        <w:rPr>
          <w:b/>
        </w:rPr>
        <w:tab/>
        <w:t>Ad-Hoc chair (Ericsson)</w:t>
      </w:r>
    </w:p>
    <w:p w14:paraId="22A40A3A" w14:textId="77777777" w:rsidR="000E7520" w:rsidRDefault="000E7520" w:rsidP="000E752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79CF2BFB" w14:textId="1E7B1D22" w:rsidR="000E7520" w:rsidRDefault="000E7520" w:rsidP="000E7520"/>
    <w:bookmarkStart w:id="212" w:name="_Toc510867606"/>
    <w:p w14:paraId="0E0694BD" w14:textId="419E836C" w:rsidR="00C77890" w:rsidRPr="005361F5" w:rsidRDefault="00FE4C7E" w:rsidP="00C77890">
      <w:pPr>
        <w:ind w:left="720" w:hanging="720"/>
        <w:rPr>
          <w:b/>
        </w:rPr>
      </w:pPr>
      <w:r w:rsidRPr="005361F5">
        <w:rPr>
          <w:b/>
        </w:rPr>
        <w:fldChar w:fldCharType="begin"/>
      </w:r>
      <w:r w:rsidR="0095611E">
        <w:rPr>
          <w:b/>
        </w:rPr>
        <w:instrText>HYPERLINK "C:\\Users\\Merias\\Documents\\RAN1\\TSGR1_92b-China\\Docs\\R1-1805414.zip"</w:instrText>
      </w:r>
      <w:r w:rsidRPr="005361F5">
        <w:rPr>
          <w:b/>
        </w:rPr>
        <w:fldChar w:fldCharType="separate"/>
      </w:r>
      <w:r w:rsidRPr="005361F5">
        <w:rPr>
          <w:rStyle w:val="Hyperlink"/>
          <w:b/>
        </w:rPr>
        <w:t>R1-1805414</w:t>
      </w:r>
      <w:r w:rsidRPr="005361F5">
        <w:rPr>
          <w:b/>
        </w:rPr>
        <w:fldChar w:fldCharType="end"/>
      </w:r>
      <w:r w:rsidR="00C77890" w:rsidRPr="005361F5">
        <w:rPr>
          <w:b/>
        </w:rPr>
        <w:tab/>
        <w:t>Notes from the offline session on LTE URLLC</w:t>
      </w:r>
      <w:r w:rsidR="00C77890" w:rsidRPr="005361F5">
        <w:rPr>
          <w:b/>
        </w:rPr>
        <w:tab/>
        <w:t>Ericsson</w:t>
      </w:r>
    </w:p>
    <w:p w14:paraId="2D84C93D" w14:textId="48609B0E" w:rsidR="00C77890" w:rsidRDefault="00C77890" w:rsidP="00C77890">
      <w:pPr>
        <w:ind w:left="720" w:hanging="720"/>
      </w:pPr>
    </w:p>
    <w:p w14:paraId="3D294CB7" w14:textId="4E15C5A0" w:rsidR="005361F5" w:rsidRPr="005361F5" w:rsidRDefault="005361F5" w:rsidP="00C77890">
      <w:pPr>
        <w:ind w:left="720" w:hanging="720"/>
        <w:rPr>
          <w:b/>
        </w:rPr>
      </w:pPr>
      <w:r w:rsidRPr="005361F5">
        <w:rPr>
          <w:b/>
        </w:rPr>
        <w:t>Friday</w:t>
      </w:r>
    </w:p>
    <w:p w14:paraId="5A28F3F0" w14:textId="5E8F2F95" w:rsidR="00C77890" w:rsidRPr="005361F5" w:rsidRDefault="00603E09" w:rsidP="00C77890">
      <w:pPr>
        <w:ind w:left="720" w:hanging="720"/>
        <w:rPr>
          <w:b/>
        </w:rPr>
      </w:pPr>
      <w:hyperlink r:id="rId624" w:history="1">
        <w:r w:rsidR="00FE4C7E" w:rsidRPr="005361F5">
          <w:rPr>
            <w:rStyle w:val="Hyperlink"/>
            <w:b/>
          </w:rPr>
          <w:t>R1-1805433</w:t>
        </w:r>
      </w:hyperlink>
      <w:r w:rsidR="00C77890" w:rsidRPr="005361F5">
        <w:rPr>
          <w:b/>
        </w:rPr>
        <w:tab/>
        <w:t>Draft LS on agreements for ultra reliable low latency communication for LTE</w:t>
      </w:r>
      <w:r w:rsidR="00C77890" w:rsidRPr="005361F5">
        <w:rPr>
          <w:b/>
        </w:rPr>
        <w:tab/>
        <w:t>Ericsson</w:t>
      </w:r>
    </w:p>
    <w:p w14:paraId="702322AA" w14:textId="67BDC6F7" w:rsidR="00C77890" w:rsidRDefault="00C77890" w:rsidP="00C77890"/>
    <w:p w14:paraId="7686EB7C" w14:textId="1AE03159" w:rsidR="005361F5" w:rsidRPr="005361F5" w:rsidRDefault="005361F5" w:rsidP="00C77890">
      <w:pPr>
        <w:rPr>
          <w:highlight w:val="cyan"/>
        </w:rPr>
      </w:pPr>
      <w:r w:rsidRPr="005361F5">
        <w:rPr>
          <w:highlight w:val="cyan"/>
        </w:rPr>
        <w:t>Email discussion on the set of RRC parameters/UE capability for HRLLC based on the agreements so far by 4/27 – Laetitia (Ericsson)</w:t>
      </w:r>
    </w:p>
    <w:p w14:paraId="0EF5C3DB" w14:textId="77777777" w:rsidR="00C77890" w:rsidRPr="00C77890" w:rsidRDefault="00C77890" w:rsidP="00C77890">
      <w:pPr>
        <w:pStyle w:val="Heading4"/>
      </w:pPr>
      <w:bookmarkStart w:id="213" w:name="_Toc511072789"/>
      <w:bookmarkStart w:id="214" w:name="_Toc514184628"/>
      <w:r w:rsidRPr="00C77890">
        <w:t>Blind/HARQ-less Repetition for Scheduled DL-SCH Operation</w:t>
      </w:r>
      <w:bookmarkEnd w:id="213"/>
      <w:bookmarkEnd w:id="214"/>
    </w:p>
    <w:p w14:paraId="056751D9" w14:textId="77777777" w:rsidR="00C77890" w:rsidRPr="00C77890" w:rsidRDefault="00C77890" w:rsidP="00C77890">
      <w:pPr>
        <w:numPr>
          <w:ilvl w:val="0"/>
          <w:numId w:val="36"/>
        </w:numPr>
        <w:rPr>
          <w:i/>
        </w:rPr>
      </w:pPr>
      <w:r w:rsidRPr="00C77890">
        <w:rPr>
          <w:i/>
        </w:rPr>
        <w:t>Finalise details of RAN1 agreement to support blind/HARQ-less PDSCH repetition.</w:t>
      </w:r>
    </w:p>
    <w:p w14:paraId="67BBA887" w14:textId="77777777" w:rsidR="00C77890" w:rsidRPr="00C77890" w:rsidRDefault="00C77890" w:rsidP="00C77890">
      <w:pPr>
        <w:numPr>
          <w:ilvl w:val="0"/>
          <w:numId w:val="36"/>
        </w:numPr>
        <w:rPr>
          <w:i/>
        </w:rPr>
      </w:pPr>
      <w:r w:rsidRPr="00C77890">
        <w:rPr>
          <w:i/>
        </w:rPr>
        <w:t>Using legacy (S/E)PDCCH, (S)PUCCH formats (if applicable); any discussion of potential DCI modifications is limited to support of blind/HARQ-less repetition</w:t>
      </w:r>
    </w:p>
    <w:p w14:paraId="253D33D0" w14:textId="77777777" w:rsidR="00C77890" w:rsidRPr="00C77890" w:rsidRDefault="00C77890" w:rsidP="00C77890">
      <w:pPr>
        <w:numPr>
          <w:ilvl w:val="0"/>
          <w:numId w:val="36"/>
        </w:numPr>
        <w:rPr>
          <w:i/>
        </w:rPr>
      </w:pPr>
      <w:r w:rsidRPr="00C77890">
        <w:rPr>
          <w:i/>
        </w:rPr>
        <w:t>All four variants (as identified in RAN1#92) are valid for further discussion.</w:t>
      </w:r>
    </w:p>
    <w:p w14:paraId="4E572159" w14:textId="77777777" w:rsidR="00C77890" w:rsidRDefault="00C77890" w:rsidP="00C77890"/>
    <w:p w14:paraId="77EBA6DC" w14:textId="7AF87E3F" w:rsidR="00C77890" w:rsidRPr="00C77890" w:rsidRDefault="00603E09" w:rsidP="00C77890">
      <w:hyperlink r:id="rId625" w:history="1">
        <w:r w:rsidR="00FE4C7E" w:rsidRPr="00944CB4">
          <w:rPr>
            <w:rStyle w:val="Hyperlink"/>
            <w:b/>
          </w:rPr>
          <w:t>R1-1805322</w:t>
        </w:r>
      </w:hyperlink>
      <w:r w:rsidR="00C77890" w:rsidRPr="00944CB4">
        <w:rPr>
          <w:b/>
        </w:rPr>
        <w:tab/>
        <w:t>Blind/HARQ-less Repetition for Scheduled DL-SCH Operation</w:t>
      </w:r>
      <w:r w:rsidR="00C77890" w:rsidRPr="00944CB4">
        <w:rPr>
          <w:b/>
        </w:rPr>
        <w:tab/>
        <w:t>Huawei, HiSilicon</w:t>
      </w:r>
      <w:r w:rsidR="00944CB4">
        <w:tab/>
        <w:t xml:space="preserve">(rev of </w:t>
      </w:r>
      <w:hyperlink r:id="rId626" w:history="1">
        <w:r w:rsidR="00944CB4">
          <w:rPr>
            <w:rStyle w:val="Hyperlink"/>
          </w:rPr>
          <w:t>R1-1803711</w:t>
        </w:r>
      </w:hyperlink>
      <w:r w:rsidR="00944CB4">
        <w:rPr>
          <w:color w:val="0000FF"/>
          <w:u w:val="single"/>
        </w:rPr>
        <w:t>)</w:t>
      </w:r>
    </w:p>
    <w:p w14:paraId="266D3A10" w14:textId="77777777" w:rsidR="00C77890" w:rsidRPr="00C77890" w:rsidRDefault="00C77890" w:rsidP="00C77890"/>
    <w:p w14:paraId="47594045" w14:textId="0369042B" w:rsidR="00C77890" w:rsidRPr="00944CB4" w:rsidRDefault="00603E09" w:rsidP="00C77890">
      <w:pPr>
        <w:rPr>
          <w:b/>
        </w:rPr>
      </w:pPr>
      <w:hyperlink r:id="rId627" w:history="1">
        <w:r w:rsidR="00FE4C7E" w:rsidRPr="00944CB4">
          <w:rPr>
            <w:rStyle w:val="Hyperlink"/>
            <w:b/>
          </w:rPr>
          <w:t>R1-1805342</w:t>
        </w:r>
      </w:hyperlink>
      <w:r w:rsidR="00C77890" w:rsidRPr="00944CB4">
        <w:rPr>
          <w:b/>
        </w:rPr>
        <w:tab/>
        <w:t>Summary of simulation results regarding HARQ-less repetition for scheduled DL-SCH</w:t>
      </w:r>
      <w:r w:rsidR="00C77890" w:rsidRPr="00944CB4">
        <w:rPr>
          <w:b/>
        </w:rPr>
        <w:tab/>
        <w:t>Huawei, HiSilicon</w:t>
      </w:r>
    </w:p>
    <w:p w14:paraId="46036358" w14:textId="77777777" w:rsidR="00C77890" w:rsidRPr="00944CB4" w:rsidRDefault="00C77890" w:rsidP="00C77890"/>
    <w:p w14:paraId="0B06FD5D" w14:textId="0895077B" w:rsidR="00C77890" w:rsidRPr="00944CB4" w:rsidRDefault="00603E09" w:rsidP="00C77890">
      <w:pPr>
        <w:rPr>
          <w:b/>
        </w:rPr>
      </w:pPr>
      <w:hyperlink r:id="rId628" w:history="1">
        <w:r w:rsidR="00FE4C7E" w:rsidRPr="00944CB4">
          <w:rPr>
            <w:rStyle w:val="Hyperlink"/>
            <w:b/>
          </w:rPr>
          <w:t>R1-1803962</w:t>
        </w:r>
      </w:hyperlink>
      <w:r w:rsidR="00C77890" w:rsidRPr="00944CB4">
        <w:rPr>
          <w:b/>
        </w:rPr>
        <w:tab/>
        <w:t>Discussion on  PDSCH repetition for LTE URLLC</w:t>
      </w:r>
      <w:r w:rsidR="00C77890" w:rsidRPr="00944CB4">
        <w:rPr>
          <w:b/>
        </w:rPr>
        <w:tab/>
        <w:t>ZTE, Sanechips</w:t>
      </w:r>
    </w:p>
    <w:p w14:paraId="26329CD2" w14:textId="4261FAF2" w:rsidR="00C77890" w:rsidRPr="00944CB4" w:rsidRDefault="00603E09" w:rsidP="00C77890">
      <w:pPr>
        <w:rPr>
          <w:b/>
        </w:rPr>
      </w:pPr>
      <w:hyperlink r:id="rId629" w:history="1">
        <w:r w:rsidR="00FE4C7E" w:rsidRPr="00944CB4">
          <w:rPr>
            <w:rStyle w:val="Hyperlink"/>
            <w:b/>
          </w:rPr>
          <w:t>R1-1804136</w:t>
        </w:r>
      </w:hyperlink>
      <w:r w:rsidR="00C77890" w:rsidRPr="00944CB4">
        <w:rPr>
          <w:b/>
        </w:rPr>
        <w:tab/>
        <w:t>Blind/Harq-less repetitions for scheduled DL-SCH in LTE HRLLC</w:t>
      </w:r>
      <w:r w:rsidR="00C77890" w:rsidRPr="00944CB4">
        <w:rPr>
          <w:b/>
        </w:rPr>
        <w:tab/>
        <w:t>MediaTek Inc.</w:t>
      </w:r>
    </w:p>
    <w:p w14:paraId="7EB6FB6D" w14:textId="1495496B" w:rsidR="00C77890" w:rsidRPr="00944CB4" w:rsidRDefault="00603E09" w:rsidP="00C77890">
      <w:pPr>
        <w:rPr>
          <w:b/>
        </w:rPr>
      </w:pPr>
      <w:hyperlink r:id="rId630" w:history="1">
        <w:r w:rsidR="00FE4C7E" w:rsidRPr="00944CB4">
          <w:rPr>
            <w:rStyle w:val="Hyperlink"/>
            <w:b/>
          </w:rPr>
          <w:t>R1-1804341</w:t>
        </w:r>
      </w:hyperlink>
      <w:r w:rsidR="00C77890" w:rsidRPr="00944CB4">
        <w:rPr>
          <w:b/>
        </w:rPr>
        <w:tab/>
        <w:t>Discussion on PDSCH repetition</w:t>
      </w:r>
      <w:r w:rsidR="00C77890" w:rsidRPr="00944CB4">
        <w:rPr>
          <w:b/>
        </w:rPr>
        <w:tab/>
        <w:t>Samsung</w:t>
      </w:r>
    </w:p>
    <w:p w14:paraId="4CD88E51" w14:textId="25481BD7" w:rsidR="00C77890" w:rsidRPr="00944CB4" w:rsidRDefault="00603E09" w:rsidP="00C77890">
      <w:pPr>
        <w:rPr>
          <w:b/>
        </w:rPr>
      </w:pPr>
      <w:hyperlink r:id="rId631" w:history="1">
        <w:r w:rsidR="00FE4C7E" w:rsidRPr="00944CB4">
          <w:rPr>
            <w:rStyle w:val="Hyperlink"/>
            <w:b/>
          </w:rPr>
          <w:t>R1-1804531</w:t>
        </w:r>
      </w:hyperlink>
      <w:r w:rsidR="00C77890" w:rsidRPr="00944CB4">
        <w:rPr>
          <w:b/>
        </w:rPr>
        <w:tab/>
        <w:t>Discussion on blind/HARQ-less repetition for scheduled DL-SCH operation</w:t>
      </w:r>
      <w:r w:rsidR="00C77890" w:rsidRPr="00944CB4">
        <w:rPr>
          <w:b/>
        </w:rPr>
        <w:tab/>
        <w:t>LG Electronics</w:t>
      </w:r>
    </w:p>
    <w:p w14:paraId="2AD88DDF" w14:textId="6CA78006" w:rsidR="00C77890" w:rsidRPr="00944CB4" w:rsidRDefault="00603E09" w:rsidP="00C77890">
      <w:pPr>
        <w:rPr>
          <w:b/>
        </w:rPr>
      </w:pPr>
      <w:hyperlink r:id="rId632" w:history="1">
        <w:r w:rsidR="00FE4C7E" w:rsidRPr="00944CB4">
          <w:rPr>
            <w:rStyle w:val="Hyperlink"/>
            <w:b/>
          </w:rPr>
          <w:t>R1-1804587</w:t>
        </w:r>
      </w:hyperlink>
      <w:r w:rsidR="00C77890" w:rsidRPr="00944CB4">
        <w:rPr>
          <w:b/>
        </w:rPr>
        <w:tab/>
        <w:t>On blind/HARQ-less PDSCH repetition</w:t>
      </w:r>
      <w:r w:rsidR="00C77890" w:rsidRPr="00944CB4">
        <w:rPr>
          <w:b/>
        </w:rPr>
        <w:tab/>
        <w:t>Nokia, Nokia Shanghai Bell</w:t>
      </w:r>
    </w:p>
    <w:p w14:paraId="50C772B0" w14:textId="4F71ECFD" w:rsidR="00C77890" w:rsidRPr="00944CB4" w:rsidRDefault="00603E09" w:rsidP="00C77890">
      <w:pPr>
        <w:rPr>
          <w:b/>
        </w:rPr>
      </w:pPr>
      <w:hyperlink r:id="rId633" w:history="1">
        <w:r w:rsidR="00FE4C7E" w:rsidRPr="00944CB4">
          <w:rPr>
            <w:rStyle w:val="Hyperlink"/>
            <w:b/>
          </w:rPr>
          <w:t>R1-1804701</w:t>
        </w:r>
      </w:hyperlink>
      <w:r w:rsidR="00C77890" w:rsidRPr="00944CB4">
        <w:rPr>
          <w:b/>
        </w:rPr>
        <w:tab/>
        <w:t>Repetitions for DL operation</w:t>
      </w:r>
      <w:r w:rsidR="00C77890" w:rsidRPr="00944CB4">
        <w:rPr>
          <w:b/>
        </w:rPr>
        <w:tab/>
        <w:t>Intel Corporation</w:t>
      </w:r>
    </w:p>
    <w:p w14:paraId="030AAD55" w14:textId="4F8A9771" w:rsidR="00C77890" w:rsidRPr="00C77890" w:rsidRDefault="00603E09" w:rsidP="00C77890">
      <w:hyperlink r:id="rId634" w:history="1">
        <w:r w:rsidR="00FE4C7E" w:rsidRPr="00944CB4">
          <w:rPr>
            <w:rStyle w:val="Hyperlink"/>
            <w:b/>
          </w:rPr>
          <w:t>R1-1805271</w:t>
        </w:r>
      </w:hyperlink>
      <w:r w:rsidR="00C77890" w:rsidRPr="00944CB4">
        <w:rPr>
          <w:b/>
        </w:rPr>
        <w:tab/>
        <w:t>Downlink Enhancements for URLLC</w:t>
      </w:r>
      <w:r w:rsidR="00C77890" w:rsidRPr="00944CB4">
        <w:rPr>
          <w:b/>
        </w:rPr>
        <w:tab/>
        <w:t>Qualcomm Incorporated</w:t>
      </w:r>
      <w:r w:rsidR="00944CB4">
        <w:tab/>
        <w:t>(</w:t>
      </w:r>
      <w:r w:rsidR="00C77890" w:rsidRPr="00C77890">
        <w:t xml:space="preserve">Revision of </w:t>
      </w:r>
      <w:hyperlink r:id="rId635" w:history="1">
        <w:r w:rsidR="00FE4C7E">
          <w:rPr>
            <w:rStyle w:val="Hyperlink"/>
          </w:rPr>
          <w:t>R1-1804933</w:t>
        </w:r>
      </w:hyperlink>
      <w:r w:rsidR="00944CB4">
        <w:t>)</w:t>
      </w:r>
    </w:p>
    <w:p w14:paraId="4BA852A5" w14:textId="6FB59EE8" w:rsidR="00C77890" w:rsidRPr="00944CB4" w:rsidRDefault="00603E09" w:rsidP="00C77890">
      <w:pPr>
        <w:rPr>
          <w:b/>
        </w:rPr>
      </w:pPr>
      <w:hyperlink r:id="rId636" w:history="1">
        <w:r w:rsidR="00FE4C7E" w:rsidRPr="00944CB4">
          <w:rPr>
            <w:rStyle w:val="Hyperlink"/>
            <w:b/>
          </w:rPr>
          <w:t>R1-1804958</w:t>
        </w:r>
      </w:hyperlink>
      <w:r w:rsidR="00C77890" w:rsidRPr="00944CB4">
        <w:rPr>
          <w:b/>
        </w:rPr>
        <w:tab/>
        <w:t>PDSCH aspects of LTE-URLLC</w:t>
      </w:r>
      <w:r w:rsidR="00C77890" w:rsidRPr="00944CB4">
        <w:rPr>
          <w:b/>
        </w:rPr>
        <w:tab/>
        <w:t>Motorola Mobility, Lenovo</w:t>
      </w:r>
    </w:p>
    <w:p w14:paraId="137769B3" w14:textId="3656743B" w:rsidR="00C77890" w:rsidRPr="00944CB4" w:rsidRDefault="00603E09" w:rsidP="00C77890">
      <w:pPr>
        <w:rPr>
          <w:b/>
        </w:rPr>
      </w:pPr>
      <w:hyperlink r:id="rId637" w:history="1">
        <w:r w:rsidR="00FE4C7E" w:rsidRPr="00944CB4">
          <w:rPr>
            <w:rStyle w:val="Hyperlink"/>
            <w:b/>
          </w:rPr>
          <w:t>R1-1805162</w:t>
        </w:r>
      </w:hyperlink>
      <w:r w:rsidR="00C77890" w:rsidRPr="00944CB4">
        <w:rPr>
          <w:b/>
        </w:rPr>
        <w:tab/>
        <w:t>URLLC techniques for PDSCH</w:t>
      </w:r>
      <w:r w:rsidR="00C77890" w:rsidRPr="00944CB4">
        <w:rPr>
          <w:b/>
        </w:rPr>
        <w:tab/>
        <w:t>Ericsson</w:t>
      </w:r>
    </w:p>
    <w:p w14:paraId="203013D2" w14:textId="77777777" w:rsidR="00C77890" w:rsidRPr="00C77890" w:rsidRDefault="00C77890" w:rsidP="00C77890"/>
    <w:p w14:paraId="6F751D2D" w14:textId="77777777" w:rsidR="00C77890" w:rsidRPr="00C77890" w:rsidRDefault="00C77890" w:rsidP="00C77890">
      <w:r w:rsidRPr="00C77890">
        <w:rPr>
          <w:highlight w:val="green"/>
        </w:rPr>
        <w:t>Agreement:</w:t>
      </w:r>
    </w:p>
    <w:p w14:paraId="7AED48E5" w14:textId="77777777" w:rsidR="00C77890" w:rsidRPr="00C77890" w:rsidRDefault="00C77890" w:rsidP="00C77890">
      <w:r w:rsidRPr="00C77890">
        <w:t>PDCCH indicates number of PDSCH transmissions associated with the PDCCH. PDCCH may or may not be transmitted with a PDSCH repetition. PDSCH transmissions can be soft combined after a PDCCH is successfully received</w:t>
      </w:r>
    </w:p>
    <w:p w14:paraId="7C127BA3" w14:textId="77777777" w:rsidR="00C77890" w:rsidRPr="00C77890" w:rsidRDefault="00C77890" w:rsidP="00944CB4">
      <w:pPr>
        <w:pStyle w:val="ListParagraph"/>
        <w:numPr>
          <w:ilvl w:val="0"/>
          <w:numId w:val="363"/>
        </w:numPr>
      </w:pPr>
      <w:r w:rsidRPr="00C77890">
        <w:t>The number of transmissions, k, is the number of PDSCH transmissions associated with the PDCCH starting with the current TTI</w:t>
      </w:r>
    </w:p>
    <w:p w14:paraId="6C1E258E" w14:textId="77777777" w:rsidR="00C77890" w:rsidRPr="00C77890" w:rsidRDefault="00C77890" w:rsidP="00944CB4">
      <w:pPr>
        <w:pStyle w:val="ListParagraph"/>
        <w:numPr>
          <w:ilvl w:val="1"/>
          <w:numId w:val="363"/>
        </w:numPr>
      </w:pPr>
      <w:r w:rsidRPr="00C77890">
        <w:t>FFS: Values for k</w:t>
      </w:r>
    </w:p>
    <w:p w14:paraId="5B93B6D7" w14:textId="77777777" w:rsidR="00C77890" w:rsidRPr="00C77890" w:rsidRDefault="00C77890" w:rsidP="00944CB4">
      <w:pPr>
        <w:pStyle w:val="ListParagraph"/>
        <w:numPr>
          <w:ilvl w:val="0"/>
          <w:numId w:val="363"/>
        </w:numPr>
      </w:pPr>
      <w:r w:rsidRPr="00C77890">
        <w:t>FFS: What the UE does with PDCCHs received for the TB after a successfully received PDCCH within the repetition window</w:t>
      </w:r>
    </w:p>
    <w:p w14:paraId="69CFE430" w14:textId="77777777" w:rsidR="00C77890" w:rsidRPr="00C77890" w:rsidRDefault="00C77890" w:rsidP="00C77890">
      <w:pPr>
        <w:ind w:left="720" w:hanging="720"/>
      </w:pPr>
      <w:r w:rsidRPr="00C77890">
        <w:rPr>
          <w:highlight w:val="green"/>
        </w:rPr>
        <w:t>Agreement:</w:t>
      </w:r>
    </w:p>
    <w:p w14:paraId="6771EC29" w14:textId="77777777" w:rsidR="00C77890" w:rsidRPr="00C77890" w:rsidRDefault="00C77890" w:rsidP="00C77890">
      <w:pPr>
        <w:ind w:left="720" w:hanging="720"/>
      </w:pPr>
      <w:r w:rsidRPr="00C77890">
        <w:t xml:space="preserve">Supporting repetition based PDSCH reception is a UE capability. </w:t>
      </w:r>
    </w:p>
    <w:p w14:paraId="187DE239" w14:textId="77777777" w:rsidR="00C77890" w:rsidRPr="00C77890" w:rsidRDefault="00C77890" w:rsidP="00944CB4">
      <w:pPr>
        <w:pStyle w:val="ListParagraph"/>
        <w:numPr>
          <w:ilvl w:val="0"/>
          <w:numId w:val="363"/>
        </w:numPr>
      </w:pPr>
      <w:r w:rsidRPr="00C77890">
        <w:t>FFS: Details of capabilities and how they are signalled.</w:t>
      </w:r>
    </w:p>
    <w:p w14:paraId="0D91DC22" w14:textId="77777777" w:rsidR="00C77890" w:rsidRPr="00C77890" w:rsidRDefault="00C77890" w:rsidP="00C77890">
      <w:pPr>
        <w:ind w:left="720" w:hanging="720"/>
      </w:pPr>
      <w:r w:rsidRPr="00C77890">
        <w:rPr>
          <w:highlight w:val="green"/>
        </w:rPr>
        <w:t>Agreement:</w:t>
      </w:r>
    </w:p>
    <w:p w14:paraId="2FB6C1A5" w14:textId="77777777" w:rsidR="00C77890" w:rsidRPr="00C77890" w:rsidRDefault="00C77890" w:rsidP="00C77890">
      <w:r w:rsidRPr="00C77890">
        <w:t>The UE shall discard any PDSCH assignment for a (s)TTI in a serving cell with CRC scrambled with C-RNTI, if PDSCH by means of blind repetition is being received in that (s)TTI in the same serving cell.</w:t>
      </w:r>
    </w:p>
    <w:p w14:paraId="112FA0C0" w14:textId="77777777" w:rsidR="00C77890" w:rsidRPr="00C77890" w:rsidRDefault="00C77890" w:rsidP="00C77890"/>
    <w:p w14:paraId="6B369600" w14:textId="77777777" w:rsidR="00C77890" w:rsidRPr="00C77890" w:rsidRDefault="00C77890" w:rsidP="00C77890">
      <w:r w:rsidRPr="00C77890">
        <w:rPr>
          <w:highlight w:val="green"/>
        </w:rPr>
        <w:t>Agreement:</w:t>
      </w:r>
    </w:p>
    <w:p w14:paraId="28257D4E" w14:textId="77777777" w:rsidR="00C77890" w:rsidRPr="00C77890" w:rsidRDefault="00C77890" w:rsidP="00C77890">
      <w:pPr>
        <w:tabs>
          <w:tab w:val="left" w:pos="630"/>
        </w:tabs>
      </w:pPr>
      <w:r w:rsidRPr="00C77890">
        <w:t xml:space="preserve">Blind/HARQ-less PDSCH repetitions are enabled by RRC configuration. If configured, a single DCI format is used to schedule PDSCH with a given TTI length. There is a field in the DCI that indicates the number of PDSCH transmissions k associated with the DCI, where k &gt;= 1. </w:t>
      </w:r>
    </w:p>
    <w:p w14:paraId="4144E431" w14:textId="77777777" w:rsidR="00C77890" w:rsidRPr="00944CB4" w:rsidRDefault="00C77890" w:rsidP="00944CB4">
      <w:pPr>
        <w:pStyle w:val="ListParagraph"/>
        <w:numPr>
          <w:ilvl w:val="0"/>
          <w:numId w:val="363"/>
        </w:numPr>
        <w:rPr>
          <w:sz w:val="14"/>
        </w:rPr>
      </w:pPr>
      <w:r w:rsidRPr="00944CB4">
        <w:t>FFS on</w:t>
      </w:r>
      <w:r w:rsidRPr="00C77890">
        <w:t xml:space="preserve"> DCI content</w:t>
      </w:r>
    </w:p>
    <w:p w14:paraId="70F97AEC" w14:textId="77777777" w:rsidR="00C77890" w:rsidRPr="00C77890" w:rsidRDefault="00C77890" w:rsidP="00C77890">
      <w:pPr>
        <w:tabs>
          <w:tab w:val="left" w:pos="1290"/>
        </w:tabs>
      </w:pPr>
      <w:r w:rsidRPr="00C77890">
        <w:rPr>
          <w:highlight w:val="darkYellow"/>
        </w:rPr>
        <w:t>Working assumption</w:t>
      </w:r>
      <w:r w:rsidRPr="00C77890">
        <w:t>:</w:t>
      </w:r>
    </w:p>
    <w:p w14:paraId="1277DC74" w14:textId="17DA10FD" w:rsidR="00C77890" w:rsidRPr="00944CB4" w:rsidRDefault="00C77890" w:rsidP="00944CB4">
      <w:pPr>
        <w:tabs>
          <w:tab w:val="left" w:pos="4155"/>
        </w:tabs>
        <w:rPr>
          <w:szCs w:val="20"/>
        </w:rPr>
      </w:pPr>
      <w:r w:rsidRPr="00C77890">
        <w:rPr>
          <w:szCs w:val="20"/>
        </w:rPr>
        <w:t>For HARQ for repeated PDSCH transmissions, the UE shall report HARQ feedback with the timing given by the last PDSCH repetition.</w:t>
      </w:r>
    </w:p>
    <w:p w14:paraId="1B51189F" w14:textId="77777777" w:rsidR="00C77890" w:rsidRPr="00C77890" w:rsidRDefault="00C77890" w:rsidP="00C77890">
      <w:pPr>
        <w:pStyle w:val="Heading4"/>
      </w:pPr>
      <w:bookmarkStart w:id="215" w:name="_Toc511072790"/>
      <w:bookmarkStart w:id="216" w:name="_Toc514184629"/>
      <w:r w:rsidRPr="00C77890">
        <w:t>Repetition Enhancements for UL SPS Operation</w:t>
      </w:r>
      <w:bookmarkEnd w:id="215"/>
      <w:bookmarkEnd w:id="216"/>
    </w:p>
    <w:p w14:paraId="112A545F" w14:textId="77777777" w:rsidR="00C77890" w:rsidRPr="00C77890" w:rsidRDefault="00C77890" w:rsidP="00C77890">
      <w:pPr>
        <w:ind w:left="720" w:hanging="720"/>
        <w:rPr>
          <w:i/>
          <w:lang w:eastAsia="x-none"/>
        </w:rPr>
      </w:pPr>
      <w:r w:rsidRPr="00C77890">
        <w:rPr>
          <w:i/>
          <w:lang w:eastAsia="x-none"/>
        </w:rPr>
        <w:t>Secondary priority (best effort only).</w:t>
      </w:r>
      <w:r w:rsidRPr="00C77890">
        <w:rPr>
          <w:i/>
        </w:rPr>
        <w:t xml:space="preserve"> </w:t>
      </w:r>
      <w:r w:rsidRPr="00C77890">
        <w:rPr>
          <w:i/>
          <w:lang w:eastAsia="x-none"/>
        </w:rPr>
        <w:t>Finalise details to support UL SPS repetition configuration (both sTTI and TTI)</w:t>
      </w:r>
    </w:p>
    <w:p w14:paraId="74D52A7B" w14:textId="77777777" w:rsidR="00944CB4" w:rsidRPr="00944CB4" w:rsidRDefault="00944CB4" w:rsidP="00C77890">
      <w:pPr>
        <w:ind w:left="720" w:hanging="720"/>
        <w:rPr>
          <w:b/>
          <w:u w:val="single"/>
          <w:lang w:eastAsia="x-none"/>
        </w:rPr>
      </w:pPr>
    </w:p>
    <w:p w14:paraId="1FF3745D" w14:textId="38C7FA11" w:rsidR="00C77890" w:rsidRPr="00944CB4" w:rsidRDefault="00603E09" w:rsidP="00C77890">
      <w:pPr>
        <w:ind w:left="720" w:hanging="720"/>
        <w:rPr>
          <w:b/>
          <w:lang w:eastAsia="x-none"/>
        </w:rPr>
      </w:pPr>
      <w:hyperlink r:id="rId638" w:history="1">
        <w:r w:rsidR="00FE4C7E" w:rsidRPr="00944CB4">
          <w:rPr>
            <w:rStyle w:val="Hyperlink"/>
            <w:b/>
            <w:lang w:eastAsia="x-none"/>
          </w:rPr>
          <w:t>R1-1803712</w:t>
        </w:r>
      </w:hyperlink>
      <w:r w:rsidR="00C77890" w:rsidRPr="00944CB4">
        <w:rPr>
          <w:b/>
          <w:lang w:eastAsia="x-none"/>
        </w:rPr>
        <w:tab/>
        <w:t>Repetition Enhancements for UL SPS Operation</w:t>
      </w:r>
      <w:r w:rsidR="00C77890" w:rsidRPr="00944CB4">
        <w:rPr>
          <w:b/>
          <w:lang w:eastAsia="x-none"/>
        </w:rPr>
        <w:tab/>
        <w:t>Huawei, HiSilicon</w:t>
      </w:r>
    </w:p>
    <w:p w14:paraId="59C3E1EF" w14:textId="3B52AAE4" w:rsidR="00C77890" w:rsidRPr="00C77890" w:rsidRDefault="00603E09" w:rsidP="00C77890">
      <w:pPr>
        <w:ind w:left="720" w:hanging="720"/>
        <w:rPr>
          <w:lang w:eastAsia="x-none"/>
        </w:rPr>
      </w:pPr>
      <w:hyperlink r:id="rId639" w:history="1">
        <w:r w:rsidR="00FE4C7E">
          <w:rPr>
            <w:rStyle w:val="Hyperlink"/>
            <w:lang w:eastAsia="x-none"/>
          </w:rPr>
          <w:t>R1-1803963</w:t>
        </w:r>
      </w:hyperlink>
      <w:r w:rsidR="00C77890" w:rsidRPr="00C77890">
        <w:rPr>
          <w:lang w:eastAsia="x-none"/>
        </w:rPr>
        <w:tab/>
        <w:t>On UL SPS repetition for LTE URLLC</w:t>
      </w:r>
      <w:r w:rsidR="00C77890" w:rsidRPr="00C77890">
        <w:rPr>
          <w:lang w:eastAsia="x-none"/>
        </w:rPr>
        <w:tab/>
        <w:t>ZTE, Sanechips</w:t>
      </w:r>
    </w:p>
    <w:p w14:paraId="4ABF78F9" w14:textId="5DB1014F" w:rsidR="00C77890" w:rsidRPr="00C77890" w:rsidRDefault="00603E09" w:rsidP="00C77890">
      <w:pPr>
        <w:ind w:left="720" w:hanging="720"/>
        <w:rPr>
          <w:lang w:eastAsia="x-none"/>
        </w:rPr>
      </w:pPr>
      <w:hyperlink r:id="rId640" w:history="1">
        <w:r w:rsidR="00FE4C7E">
          <w:rPr>
            <w:rStyle w:val="Hyperlink"/>
            <w:lang w:eastAsia="x-none"/>
          </w:rPr>
          <w:t>R1-1804342</w:t>
        </w:r>
      </w:hyperlink>
      <w:r w:rsidR="00C77890" w:rsidRPr="00C77890">
        <w:rPr>
          <w:lang w:eastAsia="x-none"/>
        </w:rPr>
        <w:tab/>
        <w:t>Discussion on Repetition for UL SPS</w:t>
      </w:r>
      <w:r w:rsidR="00C77890" w:rsidRPr="00C77890">
        <w:rPr>
          <w:lang w:eastAsia="x-none"/>
        </w:rPr>
        <w:tab/>
        <w:t>Samsung</w:t>
      </w:r>
    </w:p>
    <w:p w14:paraId="2E90B88F" w14:textId="4FE0234A" w:rsidR="00C77890" w:rsidRPr="00C77890" w:rsidRDefault="00603E09" w:rsidP="00C77890">
      <w:pPr>
        <w:ind w:left="720" w:hanging="720"/>
        <w:rPr>
          <w:lang w:eastAsia="x-none"/>
        </w:rPr>
      </w:pPr>
      <w:hyperlink r:id="rId641" w:history="1">
        <w:r w:rsidR="00FE4C7E">
          <w:rPr>
            <w:rStyle w:val="Hyperlink"/>
            <w:lang w:eastAsia="x-none"/>
          </w:rPr>
          <w:t>R1-1804498</w:t>
        </w:r>
      </w:hyperlink>
      <w:r w:rsidR="00C77890" w:rsidRPr="00C77890">
        <w:rPr>
          <w:lang w:eastAsia="x-none"/>
        </w:rPr>
        <w:tab/>
        <w:t>On UL SPS enhancements for URLLC</w:t>
      </w:r>
      <w:r w:rsidR="00C77890" w:rsidRPr="00C77890">
        <w:rPr>
          <w:lang w:eastAsia="x-none"/>
        </w:rPr>
        <w:tab/>
        <w:t>Nokia, Nokia Shanghai Bell</w:t>
      </w:r>
    </w:p>
    <w:p w14:paraId="01050019" w14:textId="2B3BE4CA" w:rsidR="00C77890" w:rsidRPr="00C77890" w:rsidRDefault="00603E09" w:rsidP="00C77890">
      <w:pPr>
        <w:ind w:left="720" w:hanging="720"/>
        <w:rPr>
          <w:lang w:eastAsia="x-none"/>
        </w:rPr>
      </w:pPr>
      <w:hyperlink r:id="rId642" w:history="1">
        <w:r w:rsidR="00FE4C7E">
          <w:rPr>
            <w:rStyle w:val="Hyperlink"/>
            <w:lang w:eastAsia="x-none"/>
          </w:rPr>
          <w:t>R1-1804532</w:t>
        </w:r>
      </w:hyperlink>
      <w:r w:rsidR="00C77890" w:rsidRPr="00C77890">
        <w:rPr>
          <w:lang w:eastAsia="x-none"/>
        </w:rPr>
        <w:tab/>
        <w:t>Discussion on repetition enhancements for UL SPS operation</w:t>
      </w:r>
      <w:r w:rsidR="00C77890" w:rsidRPr="00C77890">
        <w:rPr>
          <w:lang w:eastAsia="x-none"/>
        </w:rPr>
        <w:tab/>
        <w:t>LG Electronics</w:t>
      </w:r>
    </w:p>
    <w:p w14:paraId="37E170C3" w14:textId="4A4AADE5" w:rsidR="00C77890" w:rsidRPr="00C77890" w:rsidRDefault="00603E09" w:rsidP="00C77890">
      <w:pPr>
        <w:ind w:left="720" w:hanging="720"/>
        <w:rPr>
          <w:lang w:eastAsia="x-none"/>
        </w:rPr>
      </w:pPr>
      <w:hyperlink r:id="rId643" w:history="1">
        <w:r w:rsidR="00FE4C7E">
          <w:rPr>
            <w:rStyle w:val="Hyperlink"/>
            <w:lang w:eastAsia="x-none"/>
          </w:rPr>
          <w:t>R1-1804934</w:t>
        </w:r>
      </w:hyperlink>
      <w:r w:rsidR="00C77890" w:rsidRPr="00C77890">
        <w:rPr>
          <w:lang w:eastAsia="x-none"/>
        </w:rPr>
        <w:tab/>
        <w:t>Uplink Enhancements for URLLC</w:t>
      </w:r>
      <w:r w:rsidR="00C77890" w:rsidRPr="00C77890">
        <w:rPr>
          <w:lang w:eastAsia="x-none"/>
        </w:rPr>
        <w:tab/>
        <w:t>Qualcomm Incorporated</w:t>
      </w:r>
    </w:p>
    <w:p w14:paraId="5EAFACB9" w14:textId="55F760D1" w:rsidR="00C77890" w:rsidRPr="00C77890" w:rsidRDefault="00603E09" w:rsidP="00C77890">
      <w:pPr>
        <w:ind w:left="720" w:hanging="720"/>
        <w:rPr>
          <w:lang w:eastAsia="x-none"/>
        </w:rPr>
      </w:pPr>
      <w:hyperlink r:id="rId644" w:history="1">
        <w:r w:rsidR="00FE4C7E">
          <w:rPr>
            <w:rStyle w:val="Hyperlink"/>
            <w:lang w:eastAsia="x-none"/>
          </w:rPr>
          <w:t>R1-1805163</w:t>
        </w:r>
      </w:hyperlink>
      <w:r w:rsidR="00C77890" w:rsidRPr="00C77890">
        <w:rPr>
          <w:lang w:eastAsia="x-none"/>
        </w:rPr>
        <w:tab/>
        <w:t>UL SPS  PUSCH performance and HARQ ambiguity resolution</w:t>
      </w:r>
      <w:r w:rsidR="00C77890" w:rsidRPr="00C77890">
        <w:rPr>
          <w:lang w:eastAsia="x-none"/>
        </w:rPr>
        <w:tab/>
        <w:t>Ericsson</w:t>
      </w:r>
    </w:p>
    <w:p w14:paraId="1482303E" w14:textId="77777777" w:rsidR="00C77890" w:rsidRPr="00C77890" w:rsidRDefault="00C77890" w:rsidP="00C77890">
      <w:pPr>
        <w:ind w:left="720" w:hanging="720"/>
        <w:rPr>
          <w:lang w:eastAsia="x-none"/>
        </w:rPr>
      </w:pPr>
    </w:p>
    <w:p w14:paraId="618177BD" w14:textId="77777777" w:rsidR="00C77890" w:rsidRPr="00C77890" w:rsidRDefault="00C77890" w:rsidP="00C77890">
      <w:pPr>
        <w:ind w:left="720" w:hanging="720"/>
        <w:rPr>
          <w:lang w:eastAsia="x-none"/>
        </w:rPr>
      </w:pPr>
      <w:r w:rsidRPr="00C77890">
        <w:rPr>
          <w:lang w:eastAsia="x-none"/>
        </w:rPr>
        <w:t>Proposal:</w:t>
      </w:r>
    </w:p>
    <w:p w14:paraId="3EDB76DC" w14:textId="77777777" w:rsidR="00C77890" w:rsidRPr="00C77890" w:rsidRDefault="00C77890" w:rsidP="00C77890">
      <w:pPr>
        <w:ind w:left="720" w:hanging="720"/>
        <w:rPr>
          <w:lang w:eastAsia="x-none"/>
        </w:rPr>
      </w:pPr>
      <w:r w:rsidRPr="00C77890">
        <w:rPr>
          <w:lang w:eastAsia="x-none"/>
        </w:rPr>
        <w:t>Any further discussion on UL SPS should focus on the following options:</w:t>
      </w:r>
    </w:p>
    <w:p w14:paraId="046BB0AA" w14:textId="77777777" w:rsidR="00C77890" w:rsidRPr="00C77890" w:rsidRDefault="00C77890" w:rsidP="00C77890">
      <w:pPr>
        <w:ind w:left="720" w:hanging="720"/>
        <w:rPr>
          <w:lang w:eastAsia="x-none"/>
        </w:rPr>
      </w:pPr>
      <w:r w:rsidRPr="00C77890">
        <w:rPr>
          <w:lang w:eastAsia="x-none"/>
        </w:rPr>
        <w:t>Option 1: K repetitions, less or equal to the SPS periodicity P. Transmission starts at the beginning of the P windows. RV sequence is configurable.</w:t>
      </w:r>
    </w:p>
    <w:p w14:paraId="32651BF6" w14:textId="77777777" w:rsidR="00C77890" w:rsidRPr="00C77890" w:rsidRDefault="00C77890" w:rsidP="00C77890">
      <w:pPr>
        <w:ind w:left="720" w:hanging="720"/>
        <w:rPr>
          <w:lang w:eastAsia="x-none"/>
        </w:rPr>
      </w:pPr>
      <w:r w:rsidRPr="00C77890">
        <w:rPr>
          <w:lang w:eastAsia="x-none"/>
        </w:rPr>
        <w:t xml:space="preserve">Option 2: P=1, K repetitions are guaranteed and can start at any point. </w:t>
      </w:r>
    </w:p>
    <w:p w14:paraId="6BEE7AAA" w14:textId="77777777" w:rsidR="00C77890" w:rsidRPr="00C77890" w:rsidRDefault="00C77890" w:rsidP="00C77890">
      <w:pPr>
        <w:ind w:left="720" w:hanging="720"/>
        <w:rPr>
          <w:lang w:eastAsia="x-none"/>
        </w:rPr>
      </w:pPr>
      <w:r w:rsidRPr="00C77890">
        <w:rPr>
          <w:lang w:eastAsia="x-none"/>
        </w:rPr>
        <w:t>Option 3: P configurable, UE can start at any point within P, but K transmission configured but Tx stops at P boundary (i.e. K tx are not garanteed).</w:t>
      </w:r>
    </w:p>
    <w:p w14:paraId="36E4C4D8" w14:textId="48359A56" w:rsidR="00C77890" w:rsidRPr="00C77890" w:rsidRDefault="00C77890" w:rsidP="00C77890">
      <w:pPr>
        <w:pStyle w:val="Heading4"/>
      </w:pPr>
      <w:bookmarkStart w:id="217" w:name="_Toc511072791"/>
      <w:bookmarkStart w:id="218" w:name="_Toc514184630"/>
      <w:r w:rsidRPr="00C77890">
        <w:t>Other</w:t>
      </w:r>
      <w:bookmarkEnd w:id="217"/>
      <w:bookmarkEnd w:id="218"/>
    </w:p>
    <w:p w14:paraId="01605A54" w14:textId="516C5FE4" w:rsidR="00C77890" w:rsidRPr="00C77890" w:rsidRDefault="00603E09" w:rsidP="00C77890">
      <w:pPr>
        <w:ind w:left="720" w:hanging="720"/>
        <w:rPr>
          <w:lang w:eastAsia="x-none"/>
        </w:rPr>
      </w:pPr>
      <w:hyperlink r:id="rId645" w:history="1">
        <w:r w:rsidR="00FE4C7E">
          <w:rPr>
            <w:rStyle w:val="Hyperlink"/>
            <w:lang w:eastAsia="x-none"/>
          </w:rPr>
          <w:t>R1-1804436</w:t>
        </w:r>
      </w:hyperlink>
      <w:r w:rsidR="00C77890" w:rsidRPr="00C77890">
        <w:rPr>
          <w:lang w:eastAsia="x-none"/>
        </w:rPr>
        <w:tab/>
        <w:t>Necessity for specifying UL SPS with repetition to support URLLC in Rel-15</w:t>
      </w:r>
      <w:r w:rsidR="00C77890" w:rsidRPr="00C77890">
        <w:rPr>
          <w:lang w:eastAsia="x-none"/>
        </w:rPr>
        <w:tab/>
        <w:t>Huawei, HiSilicon</w:t>
      </w:r>
    </w:p>
    <w:p w14:paraId="68760368" w14:textId="3DE5B394" w:rsidR="00C77890" w:rsidRPr="00944CB4" w:rsidRDefault="00603E09" w:rsidP="00C77890">
      <w:pPr>
        <w:ind w:left="1440" w:hanging="1440"/>
        <w:rPr>
          <w:b/>
          <w:lang w:eastAsia="x-none"/>
        </w:rPr>
      </w:pPr>
      <w:hyperlink r:id="rId646" w:history="1">
        <w:r w:rsidR="00FE4C7E" w:rsidRPr="00944CB4">
          <w:rPr>
            <w:rStyle w:val="Hyperlink"/>
            <w:b/>
            <w:lang w:eastAsia="x-none"/>
          </w:rPr>
          <w:t>R1-1804437</w:t>
        </w:r>
      </w:hyperlink>
      <w:r w:rsidR="00C77890" w:rsidRPr="00944CB4">
        <w:rPr>
          <w:b/>
          <w:lang w:eastAsia="x-none"/>
        </w:rPr>
        <w:tab/>
        <w:t>Preliminary summary of specification impact for supporting UL SPS with repetition</w:t>
      </w:r>
      <w:r w:rsidR="00C77890" w:rsidRPr="00944CB4">
        <w:rPr>
          <w:b/>
          <w:lang w:eastAsia="x-none"/>
        </w:rPr>
        <w:tab/>
        <w:t>Huawei, HiSilicon</w:t>
      </w:r>
    </w:p>
    <w:p w14:paraId="126DA425" w14:textId="65F05077" w:rsidR="00C77890" w:rsidRPr="00944CB4" w:rsidRDefault="00603E09" w:rsidP="00C77890">
      <w:pPr>
        <w:ind w:left="720" w:hanging="720"/>
        <w:rPr>
          <w:b/>
          <w:lang w:eastAsia="x-none"/>
        </w:rPr>
      </w:pPr>
      <w:hyperlink r:id="rId647" w:history="1">
        <w:r w:rsidR="00FE4C7E" w:rsidRPr="00944CB4">
          <w:rPr>
            <w:rStyle w:val="Hyperlink"/>
            <w:b/>
            <w:lang w:eastAsia="x-none"/>
          </w:rPr>
          <w:t>R1-1804588</w:t>
        </w:r>
      </w:hyperlink>
      <w:r w:rsidR="00C77890" w:rsidRPr="00944CB4">
        <w:rPr>
          <w:b/>
          <w:lang w:eastAsia="x-none"/>
        </w:rPr>
        <w:tab/>
        <w:t>On higher layer configured PCFICH for URLLC</w:t>
      </w:r>
      <w:r w:rsidR="00C77890" w:rsidRPr="00944CB4">
        <w:rPr>
          <w:b/>
          <w:lang w:eastAsia="x-none"/>
        </w:rPr>
        <w:tab/>
        <w:t>Nokia, Nokia Shanghai Bell</w:t>
      </w:r>
    </w:p>
    <w:p w14:paraId="133EEBF2" w14:textId="78828C54" w:rsidR="00C77890" w:rsidRPr="00C77890" w:rsidRDefault="00603E09" w:rsidP="00C77890">
      <w:pPr>
        <w:ind w:left="720" w:hanging="720"/>
        <w:rPr>
          <w:lang w:eastAsia="x-none"/>
        </w:rPr>
      </w:pPr>
      <w:hyperlink r:id="rId648" w:history="1">
        <w:r w:rsidR="00FE4C7E">
          <w:rPr>
            <w:rStyle w:val="Hyperlink"/>
            <w:lang w:eastAsia="x-none"/>
          </w:rPr>
          <w:t>R1-1804612</w:t>
        </w:r>
      </w:hyperlink>
      <w:r w:rsidR="00C77890" w:rsidRPr="00C77890">
        <w:rPr>
          <w:lang w:eastAsia="x-none"/>
        </w:rPr>
        <w:tab/>
        <w:t>DL Control Techniques for LTE URLLC</w:t>
      </w:r>
      <w:r w:rsidR="00C77890" w:rsidRPr="00C77890">
        <w:rPr>
          <w:lang w:eastAsia="x-none"/>
        </w:rPr>
        <w:tab/>
        <w:t>Fraunhofer HHI</w:t>
      </w:r>
    </w:p>
    <w:p w14:paraId="6FEE67D8" w14:textId="3F3F2E4F" w:rsidR="00C77890" w:rsidRPr="00944CB4" w:rsidRDefault="00603E09" w:rsidP="00C77890">
      <w:pPr>
        <w:ind w:left="720" w:hanging="720"/>
        <w:rPr>
          <w:b/>
          <w:lang w:eastAsia="x-none"/>
        </w:rPr>
      </w:pPr>
      <w:hyperlink r:id="rId649" w:history="1">
        <w:r w:rsidR="00FE4C7E" w:rsidRPr="00944CB4">
          <w:rPr>
            <w:rStyle w:val="Hyperlink"/>
            <w:b/>
            <w:lang w:eastAsia="x-none"/>
          </w:rPr>
          <w:t>R1-1804935</w:t>
        </w:r>
      </w:hyperlink>
      <w:r w:rsidR="00C77890" w:rsidRPr="00944CB4">
        <w:rPr>
          <w:b/>
          <w:lang w:eastAsia="x-none"/>
        </w:rPr>
        <w:tab/>
        <w:t>PCFICH Enhancements for URLLC</w:t>
      </w:r>
      <w:r w:rsidR="00C77890" w:rsidRPr="00944CB4">
        <w:rPr>
          <w:b/>
          <w:lang w:eastAsia="x-none"/>
        </w:rPr>
        <w:tab/>
        <w:t>Qualcomm Incorporated</w:t>
      </w:r>
    </w:p>
    <w:p w14:paraId="2812CDDE" w14:textId="77777777" w:rsidR="00C77890" w:rsidRPr="00C77890" w:rsidRDefault="00C77890" w:rsidP="00C77890">
      <w:pPr>
        <w:ind w:left="720" w:hanging="720"/>
        <w:rPr>
          <w:lang w:eastAsia="x-none"/>
        </w:rPr>
      </w:pPr>
    </w:p>
    <w:p w14:paraId="747095FC" w14:textId="77777777" w:rsidR="00C77890" w:rsidRPr="00C77890" w:rsidRDefault="00C77890" w:rsidP="00C77890">
      <w:pPr>
        <w:ind w:left="720" w:hanging="720"/>
        <w:rPr>
          <w:lang w:eastAsia="x-none"/>
        </w:rPr>
      </w:pPr>
      <w:r w:rsidRPr="00C77890">
        <w:rPr>
          <w:highlight w:val="green"/>
          <w:lang w:eastAsia="x-none"/>
        </w:rPr>
        <w:t>Agreement:</w:t>
      </w:r>
    </w:p>
    <w:p w14:paraId="1E36EAAC" w14:textId="77777777" w:rsidR="00C77890" w:rsidRPr="00C77890" w:rsidRDefault="00C77890" w:rsidP="00C77890">
      <w:pPr>
        <w:rPr>
          <w:lang w:eastAsia="x-none"/>
        </w:rPr>
      </w:pPr>
      <w:r w:rsidRPr="00C77890">
        <w:rPr>
          <w:lang w:eastAsia="x-none"/>
        </w:rPr>
        <w:t>Support an optional, CFI configuration per TTI length through UE and serving cell specific semi-static configuration.</w:t>
      </w:r>
    </w:p>
    <w:p w14:paraId="3BD5815B" w14:textId="77777777" w:rsidR="00C77890" w:rsidRPr="00C77890" w:rsidRDefault="00C77890" w:rsidP="00944CB4">
      <w:pPr>
        <w:pStyle w:val="ListParagraph"/>
        <w:numPr>
          <w:ilvl w:val="0"/>
          <w:numId w:val="363"/>
        </w:numPr>
        <w:rPr>
          <w:lang w:eastAsia="x-none"/>
        </w:rPr>
      </w:pPr>
      <w:r w:rsidRPr="00C77890">
        <w:rPr>
          <w:lang w:eastAsia="x-none"/>
        </w:rPr>
        <w:t>If CFI is semi-statically configured for TTIs of different lengths, the UE does not expect the configured CFI values to be different.</w:t>
      </w:r>
    </w:p>
    <w:p w14:paraId="08D054BB" w14:textId="77777777" w:rsidR="00C77890" w:rsidRPr="00C77890" w:rsidRDefault="00C77890" w:rsidP="00944CB4">
      <w:pPr>
        <w:pStyle w:val="ListParagraph"/>
        <w:numPr>
          <w:ilvl w:val="0"/>
          <w:numId w:val="363"/>
        </w:numPr>
        <w:rPr>
          <w:lang w:eastAsia="x-none"/>
        </w:rPr>
      </w:pPr>
      <w:r w:rsidRPr="00C77890">
        <w:rPr>
          <w:lang w:eastAsia="x-none"/>
        </w:rPr>
        <w:t>The semi-static CFI value could be configured separately for MBSFN and non-MBSFN subframes over each cell.</w:t>
      </w:r>
    </w:p>
    <w:p w14:paraId="3B4F4727" w14:textId="77777777" w:rsidR="00C77890" w:rsidRPr="00C77890" w:rsidRDefault="00C77890" w:rsidP="00C77890">
      <w:pPr>
        <w:rPr>
          <w:lang w:eastAsia="x-none"/>
        </w:rPr>
      </w:pPr>
    </w:p>
    <w:p w14:paraId="457B0F1A" w14:textId="56B6E1C0" w:rsidR="00C77890" w:rsidRPr="00C77890" w:rsidRDefault="00603E09" w:rsidP="00C77890">
      <w:pPr>
        <w:ind w:left="720" w:hanging="720"/>
        <w:rPr>
          <w:lang w:eastAsia="x-none"/>
        </w:rPr>
      </w:pPr>
      <w:hyperlink r:id="rId650" w:history="1">
        <w:r w:rsidR="00FE4C7E">
          <w:rPr>
            <w:rStyle w:val="Hyperlink"/>
            <w:lang w:eastAsia="x-none"/>
          </w:rPr>
          <w:t>R1-1805164</w:t>
        </w:r>
      </w:hyperlink>
      <w:r w:rsidR="00C77890" w:rsidRPr="00C77890">
        <w:rPr>
          <w:lang w:eastAsia="x-none"/>
        </w:rPr>
        <w:tab/>
        <w:t>Latency for URLLC</w:t>
      </w:r>
      <w:r w:rsidR="00C77890" w:rsidRPr="00C77890">
        <w:rPr>
          <w:lang w:eastAsia="x-none"/>
        </w:rPr>
        <w:tab/>
        <w:t>Ericsson</w:t>
      </w:r>
    </w:p>
    <w:p w14:paraId="1CFF3117" w14:textId="5D875585" w:rsidR="00C77890" w:rsidRPr="00C77890" w:rsidRDefault="00603E09" w:rsidP="00C77890">
      <w:pPr>
        <w:ind w:left="720" w:hanging="720"/>
        <w:rPr>
          <w:lang w:eastAsia="x-none"/>
        </w:rPr>
      </w:pPr>
      <w:hyperlink r:id="rId651" w:history="1">
        <w:r w:rsidR="00FE4C7E">
          <w:rPr>
            <w:rStyle w:val="Hyperlink"/>
            <w:lang w:eastAsia="x-none"/>
          </w:rPr>
          <w:t>R1-1805165</w:t>
        </w:r>
      </w:hyperlink>
      <w:r w:rsidR="00C77890" w:rsidRPr="00C77890">
        <w:rPr>
          <w:lang w:eastAsia="x-none"/>
        </w:rPr>
        <w:tab/>
        <w:t>Reliability for URLLC</w:t>
      </w:r>
      <w:r w:rsidR="00C77890" w:rsidRPr="00C77890">
        <w:rPr>
          <w:lang w:eastAsia="x-none"/>
        </w:rPr>
        <w:tab/>
        <w:t>Ericsson</w:t>
      </w:r>
    </w:p>
    <w:p w14:paraId="050AEE44" w14:textId="6669B2A7" w:rsidR="00C77890" w:rsidRPr="00C77890" w:rsidRDefault="00603E09" w:rsidP="00C77890">
      <w:pPr>
        <w:ind w:left="720" w:hanging="720"/>
        <w:rPr>
          <w:lang w:eastAsia="x-none"/>
        </w:rPr>
      </w:pPr>
      <w:hyperlink r:id="rId652" w:history="1">
        <w:r w:rsidR="00FE4C7E">
          <w:rPr>
            <w:rStyle w:val="Hyperlink"/>
            <w:lang w:eastAsia="x-none"/>
          </w:rPr>
          <w:t>R1-1805166</w:t>
        </w:r>
      </w:hyperlink>
      <w:r w:rsidR="00C77890" w:rsidRPr="00C77890">
        <w:rPr>
          <w:lang w:eastAsia="x-none"/>
        </w:rPr>
        <w:tab/>
        <w:t>On Pre-emption in DL</w:t>
      </w:r>
      <w:r w:rsidR="00C77890" w:rsidRPr="00C77890">
        <w:rPr>
          <w:lang w:eastAsia="x-none"/>
        </w:rPr>
        <w:tab/>
        <w:t>Ericsson</w:t>
      </w:r>
    </w:p>
    <w:p w14:paraId="0F634EF1" w14:textId="204FBB61" w:rsidR="00C77890" w:rsidRPr="00C77890" w:rsidRDefault="00603E09" w:rsidP="00C77890">
      <w:pPr>
        <w:ind w:left="720" w:hanging="720"/>
        <w:rPr>
          <w:lang w:eastAsia="x-none"/>
        </w:rPr>
      </w:pPr>
      <w:hyperlink r:id="rId653" w:history="1">
        <w:r w:rsidR="00FE4C7E">
          <w:rPr>
            <w:rStyle w:val="Hyperlink"/>
            <w:lang w:eastAsia="x-none"/>
          </w:rPr>
          <w:t>R1-1805167</w:t>
        </w:r>
      </w:hyperlink>
      <w:r w:rsidR="00C77890" w:rsidRPr="00C77890">
        <w:rPr>
          <w:lang w:eastAsia="x-none"/>
        </w:rPr>
        <w:tab/>
        <w:t>On Pre-emption in UL</w:t>
      </w:r>
      <w:r w:rsidR="00C77890" w:rsidRPr="00C77890">
        <w:rPr>
          <w:lang w:eastAsia="x-none"/>
        </w:rPr>
        <w:tab/>
        <w:t>Ericsson</w:t>
      </w:r>
    </w:p>
    <w:p w14:paraId="557A4564" w14:textId="371A6477" w:rsidR="00C77890" w:rsidRPr="00944CB4" w:rsidRDefault="00603E09" w:rsidP="00C77890">
      <w:pPr>
        <w:ind w:left="720" w:hanging="720"/>
        <w:rPr>
          <w:lang w:eastAsia="x-none"/>
        </w:rPr>
      </w:pPr>
      <w:hyperlink r:id="rId654" w:history="1">
        <w:r w:rsidR="00FE4C7E">
          <w:rPr>
            <w:rStyle w:val="Hyperlink"/>
            <w:lang w:eastAsia="x-none"/>
          </w:rPr>
          <w:t>R1-1805168</w:t>
        </w:r>
      </w:hyperlink>
      <w:r w:rsidR="00C77890" w:rsidRPr="00C77890">
        <w:rPr>
          <w:lang w:eastAsia="x-none"/>
        </w:rPr>
        <w:tab/>
        <w:t>On PUCCH/SPUCCH reliability for URLLC</w:t>
      </w:r>
      <w:r w:rsidR="00C77890" w:rsidRPr="00C77890">
        <w:rPr>
          <w:lang w:eastAsia="x-none"/>
        </w:rPr>
        <w:tab/>
        <w:t>Ericsson</w:t>
      </w:r>
    </w:p>
    <w:p w14:paraId="496381F3" w14:textId="6CD883EC" w:rsidR="00254752" w:rsidRPr="00C77890" w:rsidRDefault="00254752" w:rsidP="00C77890">
      <w:pPr>
        <w:pStyle w:val="Heading3"/>
        <w:rPr>
          <w:i/>
          <w:iCs/>
          <w:color w:val="0000FF"/>
          <w:szCs w:val="20"/>
          <w:u w:val="single"/>
        </w:rPr>
      </w:pPr>
      <w:bookmarkStart w:id="219" w:name="_Toc514184631"/>
      <w:r w:rsidRPr="00C77890">
        <w:t>Enhanced LTE Support for Aerial Vehicles</w:t>
      </w:r>
      <w:bookmarkEnd w:id="212"/>
      <w:r w:rsidR="000E7520" w:rsidRPr="00C77890">
        <w:t xml:space="preserve"> - </w:t>
      </w:r>
      <w:r w:rsidRPr="00C77890">
        <w:rPr>
          <w:i/>
          <w:iCs/>
          <w:szCs w:val="20"/>
        </w:rPr>
        <w:t>WID in</w:t>
      </w:r>
      <w:r w:rsidRPr="00C77890">
        <w:t xml:space="preserve"> </w:t>
      </w:r>
      <w:hyperlink r:id="rId655" w:history="1">
        <w:r w:rsidRPr="00C77890">
          <w:rPr>
            <w:i/>
            <w:iCs/>
            <w:color w:val="0000FF"/>
            <w:szCs w:val="20"/>
            <w:u w:val="single"/>
          </w:rPr>
          <w:t>RP-172826</w:t>
        </w:r>
        <w:bookmarkEnd w:id="219"/>
      </w:hyperlink>
    </w:p>
    <w:p w14:paraId="45E16681" w14:textId="4DB1C6D0" w:rsidR="000E7520" w:rsidRPr="00ED0503" w:rsidRDefault="00603E09" w:rsidP="000E7520">
      <w:pPr>
        <w:rPr>
          <w:b/>
        </w:rPr>
      </w:pPr>
      <w:hyperlink r:id="rId656" w:history="1">
        <w:r w:rsidR="00FE4C7E">
          <w:rPr>
            <w:rStyle w:val="Hyperlink"/>
            <w:b/>
          </w:rPr>
          <w:t>R1-1805430</w:t>
        </w:r>
      </w:hyperlink>
      <w:r w:rsidR="000E7520" w:rsidRPr="00ED0503">
        <w:rPr>
          <w:b/>
        </w:rPr>
        <w:tab/>
        <w:t>Chairman's notes of AI 6.2.9 Enhanced LTE Support for Aerial Vehicles</w:t>
      </w:r>
      <w:r w:rsidR="000E7520" w:rsidRPr="00ED0503">
        <w:rPr>
          <w:b/>
        </w:rPr>
        <w:tab/>
        <w:t>Ad-Hoc chair (Ericsson)</w:t>
      </w:r>
    </w:p>
    <w:p w14:paraId="4949EB1F" w14:textId="4DF4462F" w:rsidR="000E7520" w:rsidRPr="00944CB4" w:rsidRDefault="000E7520" w:rsidP="000E752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59E151B1" w14:textId="77777777" w:rsidR="00C77890" w:rsidRPr="00C77890" w:rsidRDefault="00C77890" w:rsidP="00C77890">
      <w:pPr>
        <w:pStyle w:val="Heading4"/>
      </w:pPr>
      <w:bookmarkStart w:id="220" w:name="_Toc511072793"/>
      <w:bookmarkStart w:id="221" w:name="_Toc510867609"/>
      <w:bookmarkStart w:id="222" w:name="_Toc514184632"/>
      <w:r w:rsidRPr="00C77890">
        <w:t>UL power control enhancements</w:t>
      </w:r>
      <w:bookmarkEnd w:id="220"/>
      <w:bookmarkEnd w:id="222"/>
    </w:p>
    <w:p w14:paraId="3407E27F" w14:textId="7D5416E7" w:rsidR="00C77890" w:rsidRPr="00C77890" w:rsidRDefault="00603E09" w:rsidP="00C77890">
      <w:pPr>
        <w:ind w:left="720" w:hanging="720"/>
        <w:rPr>
          <w:lang w:eastAsia="x-none"/>
        </w:rPr>
      </w:pPr>
      <w:hyperlink r:id="rId657" w:history="1">
        <w:r w:rsidR="00FE4C7E">
          <w:rPr>
            <w:rStyle w:val="Hyperlink"/>
            <w:lang w:eastAsia="x-none"/>
          </w:rPr>
          <w:t>R1-1803889</w:t>
        </w:r>
      </w:hyperlink>
      <w:r w:rsidR="00C77890" w:rsidRPr="00C77890">
        <w:rPr>
          <w:lang w:eastAsia="x-none"/>
        </w:rPr>
        <w:tab/>
        <w:t>Uplink Power control for aerial UEs</w:t>
      </w:r>
      <w:r w:rsidR="00C77890" w:rsidRPr="00C77890">
        <w:rPr>
          <w:lang w:eastAsia="x-none"/>
        </w:rPr>
        <w:tab/>
        <w:t>Huawei, HiSilicon</w:t>
      </w:r>
    </w:p>
    <w:p w14:paraId="2D88EAE5" w14:textId="61AD4629" w:rsidR="00C77890" w:rsidRPr="00C77890" w:rsidRDefault="00603E09" w:rsidP="00C77890">
      <w:pPr>
        <w:ind w:left="720" w:hanging="720"/>
        <w:rPr>
          <w:lang w:eastAsia="x-none"/>
        </w:rPr>
      </w:pPr>
      <w:hyperlink r:id="rId658" w:history="1">
        <w:r w:rsidR="00FE4C7E">
          <w:rPr>
            <w:rStyle w:val="Hyperlink"/>
            <w:lang w:eastAsia="x-none"/>
          </w:rPr>
          <w:t>R1-1804088</w:t>
        </w:r>
      </w:hyperlink>
      <w:r w:rsidR="00C77890" w:rsidRPr="00C77890">
        <w:rPr>
          <w:lang w:eastAsia="x-none"/>
        </w:rPr>
        <w:tab/>
        <w:t>Discussion on UL power control for Aerial Vehicles</w:t>
      </w:r>
      <w:r w:rsidR="00C77890" w:rsidRPr="00C77890">
        <w:rPr>
          <w:lang w:eastAsia="x-none"/>
        </w:rPr>
        <w:tab/>
        <w:t>CMCC</w:t>
      </w:r>
    </w:p>
    <w:p w14:paraId="78A814FA" w14:textId="66B4D3E3" w:rsidR="00C77890" w:rsidRPr="00C77890" w:rsidRDefault="00603E09" w:rsidP="00C77890">
      <w:pPr>
        <w:ind w:left="720" w:hanging="720"/>
        <w:rPr>
          <w:lang w:eastAsia="x-none"/>
        </w:rPr>
      </w:pPr>
      <w:hyperlink r:id="rId659" w:history="1">
        <w:r w:rsidR="00FE4C7E">
          <w:rPr>
            <w:rStyle w:val="Hyperlink"/>
            <w:lang w:eastAsia="x-none"/>
          </w:rPr>
          <w:t>R1-1804237</w:t>
        </w:r>
      </w:hyperlink>
      <w:r w:rsidR="00C77890" w:rsidRPr="00C77890">
        <w:rPr>
          <w:lang w:eastAsia="x-none"/>
        </w:rPr>
        <w:tab/>
        <w:t>Enhancements on power control for aerial vehicle</w:t>
      </w:r>
      <w:r w:rsidR="00C77890" w:rsidRPr="00C77890">
        <w:rPr>
          <w:lang w:eastAsia="x-none"/>
        </w:rPr>
        <w:tab/>
        <w:t>ZTE, Sanechips</w:t>
      </w:r>
    </w:p>
    <w:p w14:paraId="6339A717" w14:textId="225B6715" w:rsidR="00C77890" w:rsidRPr="00C77890" w:rsidRDefault="00603E09" w:rsidP="00C77890">
      <w:pPr>
        <w:ind w:left="720" w:hanging="720"/>
        <w:rPr>
          <w:lang w:eastAsia="x-none"/>
        </w:rPr>
      </w:pPr>
      <w:hyperlink r:id="rId660" w:history="1">
        <w:r w:rsidR="00FE4C7E">
          <w:rPr>
            <w:rStyle w:val="Hyperlink"/>
            <w:lang w:eastAsia="x-none"/>
          </w:rPr>
          <w:t>R1-1804609</w:t>
        </w:r>
      </w:hyperlink>
      <w:r w:rsidR="00C77890" w:rsidRPr="00C77890">
        <w:rPr>
          <w:lang w:eastAsia="x-none"/>
        </w:rPr>
        <w:tab/>
        <w:t>Discussion on UL transmission for aerial vehicle</w:t>
      </w:r>
      <w:r w:rsidR="00C77890" w:rsidRPr="00C77890">
        <w:rPr>
          <w:lang w:eastAsia="x-none"/>
        </w:rPr>
        <w:tab/>
        <w:t>Sony</w:t>
      </w:r>
    </w:p>
    <w:p w14:paraId="35CC0954" w14:textId="4A306E99" w:rsidR="00C77890" w:rsidRPr="00C77890" w:rsidRDefault="00603E09" w:rsidP="00C77890">
      <w:pPr>
        <w:ind w:left="720" w:hanging="720"/>
        <w:rPr>
          <w:lang w:eastAsia="x-none"/>
        </w:rPr>
      </w:pPr>
      <w:hyperlink r:id="rId661" w:history="1">
        <w:r w:rsidR="00FE4C7E">
          <w:rPr>
            <w:rStyle w:val="Hyperlink"/>
            <w:lang w:eastAsia="x-none"/>
          </w:rPr>
          <w:t>R1-1804702</w:t>
        </w:r>
      </w:hyperlink>
      <w:r w:rsidR="00C77890" w:rsidRPr="00C77890">
        <w:rPr>
          <w:lang w:eastAsia="x-none"/>
        </w:rPr>
        <w:tab/>
        <w:t>On UL power control enhancements for Aerial Vehicles</w:t>
      </w:r>
      <w:r w:rsidR="00C77890" w:rsidRPr="00C77890">
        <w:rPr>
          <w:lang w:eastAsia="x-none"/>
        </w:rPr>
        <w:tab/>
        <w:t>Intel Corporation</w:t>
      </w:r>
    </w:p>
    <w:p w14:paraId="6F8EAB89" w14:textId="2B5660F2" w:rsidR="00C77890" w:rsidRPr="00C77890" w:rsidRDefault="00603E09" w:rsidP="00C77890">
      <w:pPr>
        <w:ind w:left="720" w:hanging="720"/>
        <w:rPr>
          <w:lang w:eastAsia="x-none"/>
        </w:rPr>
      </w:pPr>
      <w:hyperlink r:id="rId662" w:history="1">
        <w:r w:rsidR="00FE4C7E">
          <w:rPr>
            <w:rStyle w:val="Hyperlink"/>
            <w:lang w:eastAsia="x-none"/>
          </w:rPr>
          <w:t>R1-1804936</w:t>
        </w:r>
      </w:hyperlink>
      <w:r w:rsidR="00C77890" w:rsidRPr="00C77890">
        <w:rPr>
          <w:lang w:eastAsia="x-none"/>
        </w:rPr>
        <w:tab/>
        <w:t>UL power control enhancements for aerial vehicles</w:t>
      </w:r>
      <w:r w:rsidR="00C77890" w:rsidRPr="00C77890">
        <w:rPr>
          <w:lang w:eastAsia="x-none"/>
        </w:rPr>
        <w:tab/>
        <w:t>Qualcomm Incorporated</w:t>
      </w:r>
    </w:p>
    <w:p w14:paraId="4F57A6AC" w14:textId="7D655836" w:rsidR="00C77890" w:rsidRPr="00C77890" w:rsidRDefault="00603E09" w:rsidP="00C77890">
      <w:pPr>
        <w:ind w:left="720" w:hanging="720"/>
        <w:rPr>
          <w:lang w:eastAsia="x-none"/>
        </w:rPr>
      </w:pPr>
      <w:hyperlink r:id="rId663" w:history="1">
        <w:r w:rsidR="00FE4C7E">
          <w:rPr>
            <w:rStyle w:val="Hyperlink"/>
            <w:lang w:eastAsia="x-none"/>
          </w:rPr>
          <w:t>R1-1805019</w:t>
        </w:r>
      </w:hyperlink>
      <w:r w:rsidR="00C77890" w:rsidRPr="00C77890">
        <w:rPr>
          <w:lang w:eastAsia="x-none"/>
        </w:rPr>
        <w:tab/>
        <w:t>Discussion on UL power control enhancements for aerial vehicles</w:t>
      </w:r>
      <w:r w:rsidR="00C77890" w:rsidRPr="00C77890">
        <w:rPr>
          <w:lang w:eastAsia="x-none"/>
        </w:rPr>
        <w:tab/>
        <w:t>Ericsson</w:t>
      </w:r>
    </w:p>
    <w:p w14:paraId="70A1F0B8" w14:textId="77777777" w:rsidR="00C77890" w:rsidRPr="00C77890" w:rsidRDefault="00C77890" w:rsidP="00C77890">
      <w:pPr>
        <w:ind w:left="720" w:hanging="720"/>
        <w:rPr>
          <w:lang w:eastAsia="x-none"/>
        </w:rPr>
      </w:pPr>
    </w:p>
    <w:p w14:paraId="0F9CB3B0" w14:textId="1CA62B40" w:rsidR="00C77890" w:rsidRPr="00944CB4" w:rsidRDefault="00603E09" w:rsidP="00C77890">
      <w:pPr>
        <w:ind w:left="720" w:hanging="720"/>
        <w:rPr>
          <w:b/>
          <w:lang w:eastAsia="x-none"/>
        </w:rPr>
      </w:pPr>
      <w:hyperlink r:id="rId664" w:history="1">
        <w:r w:rsidR="00FE4C7E" w:rsidRPr="00944CB4">
          <w:rPr>
            <w:rStyle w:val="Hyperlink"/>
            <w:b/>
            <w:lang w:eastAsia="x-none"/>
          </w:rPr>
          <w:t>R1-1805356</w:t>
        </w:r>
      </w:hyperlink>
      <w:r w:rsidR="00C77890" w:rsidRPr="00944CB4">
        <w:rPr>
          <w:b/>
          <w:lang w:eastAsia="x-none"/>
        </w:rPr>
        <w:tab/>
        <w:t>WF on UL Power C</w:t>
      </w:r>
      <w:r w:rsidR="00944CB4">
        <w:rPr>
          <w:b/>
          <w:lang w:eastAsia="x-none"/>
        </w:rPr>
        <w:t>ontrol Enhancements for Aerials</w:t>
      </w:r>
      <w:r w:rsidR="00C77890" w:rsidRPr="00944CB4">
        <w:rPr>
          <w:b/>
          <w:lang w:eastAsia="x-none"/>
        </w:rPr>
        <w:tab/>
        <w:t>Ericsson, ZTE, Sanechips, Nokia, NSB, Sony, CMCC</w:t>
      </w:r>
    </w:p>
    <w:p w14:paraId="09A62FB2" w14:textId="77777777" w:rsidR="00C77890" w:rsidRPr="00C77890" w:rsidRDefault="00C77890" w:rsidP="00C77890">
      <w:pPr>
        <w:rPr>
          <w:lang w:val="en-US" w:eastAsia="x-none"/>
        </w:rPr>
      </w:pPr>
    </w:p>
    <w:p w14:paraId="47808173" w14:textId="77777777" w:rsidR="00C77890" w:rsidRPr="00C77890" w:rsidRDefault="00C77890" w:rsidP="00C77890">
      <w:pPr>
        <w:rPr>
          <w:lang w:val="en-US" w:eastAsia="x-none"/>
        </w:rPr>
      </w:pPr>
      <w:r w:rsidRPr="00C77890">
        <w:rPr>
          <w:highlight w:val="green"/>
          <w:lang w:val="en-US" w:eastAsia="x-none"/>
        </w:rPr>
        <w:t>Agreement:</w:t>
      </w:r>
    </w:p>
    <w:p w14:paraId="27F3050D" w14:textId="77777777" w:rsidR="00C77890" w:rsidRPr="00C77890" w:rsidRDefault="00C77890" w:rsidP="00C77890">
      <w:pPr>
        <w:rPr>
          <w:lang w:val="en-US" w:eastAsia="x-none"/>
        </w:rPr>
      </w:pPr>
      <w:r w:rsidRPr="00C77890">
        <w:rPr>
          <w:lang w:val="en-US" w:eastAsia="x-none"/>
        </w:rPr>
        <w:t>If accumulation is enabled, the aerial UE shall reset the power control adjustment state for PUSCH when the value of alpha used by UE for PUSCH is changed</w:t>
      </w:r>
    </w:p>
    <w:p w14:paraId="31158942" w14:textId="77777777" w:rsidR="00C77890" w:rsidRPr="00C77890" w:rsidRDefault="00C77890" w:rsidP="00C77890">
      <w:pPr>
        <w:rPr>
          <w:lang w:val="en-US" w:eastAsia="x-none"/>
        </w:rPr>
      </w:pPr>
    </w:p>
    <w:p w14:paraId="223F7209" w14:textId="77777777" w:rsidR="00C77890" w:rsidRPr="00C77890" w:rsidRDefault="00C77890" w:rsidP="00C77890">
      <w:pPr>
        <w:rPr>
          <w:lang w:val="en-US" w:eastAsia="x-none"/>
        </w:rPr>
      </w:pPr>
      <w:r w:rsidRPr="00C77890">
        <w:rPr>
          <w:highlight w:val="green"/>
          <w:lang w:val="en-US" w:eastAsia="x-none"/>
        </w:rPr>
        <w:t>Agreement:</w:t>
      </w:r>
    </w:p>
    <w:p w14:paraId="77067A90" w14:textId="77777777" w:rsidR="00C77890" w:rsidRPr="00C77890" w:rsidRDefault="00C77890" w:rsidP="00C77890">
      <w:pPr>
        <w:rPr>
          <w:lang w:val="en-US" w:eastAsia="x-none"/>
        </w:rPr>
      </w:pPr>
      <w:r w:rsidRPr="00C77890">
        <w:rPr>
          <w:lang w:val="en-US" w:eastAsia="x-none"/>
        </w:rPr>
        <w:t>The range of UE-specific P0 parameter is extended to (-16,…,15)</w:t>
      </w:r>
    </w:p>
    <w:p w14:paraId="4E98E876" w14:textId="77777777" w:rsidR="00C77890" w:rsidRPr="00C77890" w:rsidRDefault="00C77890" w:rsidP="00C77890">
      <w:pPr>
        <w:rPr>
          <w:lang w:val="en-US" w:eastAsia="x-none"/>
        </w:rPr>
      </w:pPr>
    </w:p>
    <w:p w14:paraId="5B1AE456" w14:textId="77777777" w:rsidR="00C77890" w:rsidRPr="00C77890" w:rsidRDefault="00C77890" w:rsidP="00C77890">
      <w:pPr>
        <w:ind w:left="720" w:hanging="720"/>
        <w:rPr>
          <w:lang w:eastAsia="x-none"/>
        </w:rPr>
      </w:pPr>
      <w:r w:rsidRPr="00C77890">
        <w:rPr>
          <w:highlight w:val="green"/>
          <w:lang w:eastAsia="x-none"/>
        </w:rPr>
        <w:t>Agreement:</w:t>
      </w:r>
    </w:p>
    <w:p w14:paraId="31B69F8B" w14:textId="77777777" w:rsidR="00C77890" w:rsidRPr="00944CB4" w:rsidRDefault="00C77890" w:rsidP="00944CB4">
      <w:pPr>
        <w:pStyle w:val="ListParagraph"/>
        <w:numPr>
          <w:ilvl w:val="0"/>
          <w:numId w:val="367"/>
        </w:numPr>
        <w:rPr>
          <w:lang w:val="en-US"/>
        </w:rPr>
      </w:pPr>
      <w:r w:rsidRPr="00944CB4">
        <w:rPr>
          <w:lang w:val="en-US"/>
        </w:rPr>
        <w:t>The aerial UE can be RRC configured with a single UE-specific alpha parameter for PUSCH</w:t>
      </w:r>
    </w:p>
    <w:p w14:paraId="46136B57" w14:textId="77777777" w:rsidR="00C77890" w:rsidRPr="00944CB4" w:rsidRDefault="00C77890" w:rsidP="00944CB4">
      <w:pPr>
        <w:pStyle w:val="ListParagraph"/>
        <w:numPr>
          <w:ilvl w:val="0"/>
          <w:numId w:val="367"/>
        </w:numPr>
        <w:rPr>
          <w:lang w:val="en-US"/>
        </w:rPr>
      </w:pPr>
      <w:r w:rsidRPr="00944CB4">
        <w:rPr>
          <w:lang w:val="en-US"/>
        </w:rPr>
        <w:t>The UE-specific alpha overrides the cell-specific alpha once it is configured.</w:t>
      </w:r>
    </w:p>
    <w:p w14:paraId="7209CC42" w14:textId="77777777" w:rsidR="00C77890" w:rsidRPr="00944CB4" w:rsidRDefault="00C77890" w:rsidP="00944CB4">
      <w:pPr>
        <w:pStyle w:val="ListParagraph"/>
        <w:numPr>
          <w:ilvl w:val="0"/>
          <w:numId w:val="367"/>
        </w:numPr>
        <w:rPr>
          <w:lang w:val="en-US"/>
        </w:rPr>
      </w:pPr>
      <w:r w:rsidRPr="00944CB4">
        <w:rPr>
          <w:lang w:val="en-US"/>
        </w:rPr>
        <w:t>The support of UE-specific alpha and the extended range of UE-specific P0 are optional with capability signaling</w:t>
      </w:r>
    </w:p>
    <w:p w14:paraId="7CEDF024" w14:textId="77777777" w:rsidR="00C77890" w:rsidRPr="00944CB4" w:rsidRDefault="00C77890" w:rsidP="00944CB4">
      <w:pPr>
        <w:pStyle w:val="ListParagraph"/>
        <w:numPr>
          <w:ilvl w:val="1"/>
          <w:numId w:val="367"/>
        </w:numPr>
        <w:rPr>
          <w:lang w:val="en-US"/>
        </w:rPr>
      </w:pPr>
      <w:r w:rsidRPr="00944CB4">
        <w:rPr>
          <w:lang w:val="en-US"/>
        </w:rPr>
        <w:t>Note: Whether the capability signaling is separate for the two aspects should be discussed in the LTE feature list discussion</w:t>
      </w:r>
    </w:p>
    <w:p w14:paraId="7C4D0255" w14:textId="3A3B1A84" w:rsidR="00C77890" w:rsidRPr="00944CB4" w:rsidRDefault="00603E09" w:rsidP="00C77890">
      <w:pPr>
        <w:ind w:left="720" w:hanging="720"/>
        <w:rPr>
          <w:b/>
          <w:lang w:eastAsia="x-none"/>
        </w:rPr>
      </w:pPr>
      <w:hyperlink r:id="rId665" w:history="1">
        <w:r w:rsidR="00FE4C7E" w:rsidRPr="00944CB4">
          <w:rPr>
            <w:rStyle w:val="Hyperlink"/>
            <w:b/>
            <w:lang w:eastAsia="x-none"/>
          </w:rPr>
          <w:t>R1-1805378</w:t>
        </w:r>
      </w:hyperlink>
      <w:r w:rsidR="00C77890" w:rsidRPr="00944CB4">
        <w:rPr>
          <w:b/>
          <w:lang w:eastAsia="x-none"/>
        </w:rPr>
        <w:tab/>
        <w:t>WF on altitude threshold for Aerials</w:t>
      </w:r>
      <w:r w:rsidR="00C77890" w:rsidRPr="00944CB4">
        <w:rPr>
          <w:b/>
          <w:lang w:eastAsia="x-none"/>
        </w:rPr>
        <w:tab/>
        <w:t>Sony, Ericsson, ZTE</w:t>
      </w:r>
    </w:p>
    <w:p w14:paraId="040DE073" w14:textId="77777777" w:rsidR="00944CB4" w:rsidRPr="00C77890" w:rsidRDefault="00944CB4" w:rsidP="00C77890">
      <w:pPr>
        <w:ind w:left="720" w:hanging="720"/>
        <w:rPr>
          <w:lang w:eastAsia="x-none"/>
        </w:rPr>
      </w:pPr>
    </w:p>
    <w:p w14:paraId="315F6ADE" w14:textId="77777777" w:rsidR="00C77890" w:rsidRPr="00C77890" w:rsidRDefault="00C77890" w:rsidP="00C77890">
      <w:pPr>
        <w:ind w:left="720" w:hanging="720"/>
        <w:rPr>
          <w:lang w:eastAsia="x-none"/>
        </w:rPr>
      </w:pPr>
      <w:r w:rsidRPr="00C77890">
        <w:rPr>
          <w:highlight w:val="green"/>
          <w:lang w:eastAsia="x-none"/>
        </w:rPr>
        <w:t>Agreement:</w:t>
      </w:r>
    </w:p>
    <w:p w14:paraId="3493A762" w14:textId="77777777" w:rsidR="00C77890" w:rsidRPr="00C77890" w:rsidRDefault="00C77890" w:rsidP="008E5F51">
      <w:pPr>
        <w:pStyle w:val="ListParagraph"/>
        <w:numPr>
          <w:ilvl w:val="0"/>
          <w:numId w:val="368"/>
        </w:numPr>
      </w:pPr>
      <w:r w:rsidRPr="00C77890">
        <w:t>RAN1 has discussed whether it is useful to have multiple altitude thresholds from a power control perspective.</w:t>
      </w:r>
    </w:p>
    <w:p w14:paraId="1F892130" w14:textId="77777777" w:rsidR="00C77890" w:rsidRPr="00C77890" w:rsidRDefault="00C77890" w:rsidP="008E5F51">
      <w:pPr>
        <w:pStyle w:val="ListParagraph"/>
        <w:numPr>
          <w:ilvl w:val="0"/>
          <w:numId w:val="368"/>
        </w:numPr>
      </w:pPr>
      <w:r w:rsidRPr="00C77890">
        <w:t>Send an LS to RAN2 requesting them to introduce multiple altitude thresholds.</w:t>
      </w:r>
    </w:p>
    <w:p w14:paraId="66A26FE5" w14:textId="542E8004" w:rsidR="008E5F51" w:rsidRPr="00C77890" w:rsidRDefault="00603E09" w:rsidP="00C77890">
      <w:pPr>
        <w:ind w:left="720" w:hanging="720"/>
        <w:rPr>
          <w:lang w:eastAsia="x-none"/>
        </w:rPr>
      </w:pPr>
      <w:hyperlink r:id="rId666" w:history="1">
        <w:r w:rsidR="008E5F51">
          <w:rPr>
            <w:rStyle w:val="Hyperlink"/>
            <w:lang w:eastAsia="x-none"/>
          </w:rPr>
          <w:t>R1-1805379</w:t>
        </w:r>
      </w:hyperlink>
      <w:r w:rsidR="008E5F51" w:rsidRPr="008E5F51">
        <w:rPr>
          <w:lang w:eastAsia="x-none"/>
        </w:rPr>
        <w:tab/>
        <w:t>LS on altitude threshold for Aerials</w:t>
      </w:r>
      <w:r w:rsidR="008E5F51" w:rsidRPr="008E5F51">
        <w:rPr>
          <w:lang w:eastAsia="x-none"/>
        </w:rPr>
        <w:tab/>
        <w:t>Sony</w:t>
      </w:r>
    </w:p>
    <w:p w14:paraId="04E4D8B3" w14:textId="5CEEF35C" w:rsidR="00C77890" w:rsidRPr="008E5F51" w:rsidRDefault="00603E09" w:rsidP="00C77890">
      <w:pPr>
        <w:ind w:left="1440" w:hanging="1440"/>
        <w:rPr>
          <w:b/>
          <w:lang w:eastAsia="x-none"/>
        </w:rPr>
      </w:pPr>
      <w:hyperlink r:id="rId667" w:history="1">
        <w:r w:rsidR="00FE4C7E" w:rsidRPr="008E5F51">
          <w:rPr>
            <w:rStyle w:val="Hyperlink"/>
            <w:b/>
            <w:lang w:eastAsia="x-none"/>
          </w:rPr>
          <w:t>R1-1805383</w:t>
        </w:r>
      </w:hyperlink>
      <w:r w:rsidR="00C77890" w:rsidRPr="008E5F51">
        <w:rPr>
          <w:b/>
          <w:lang w:eastAsia="x-none"/>
        </w:rPr>
        <w:tab/>
        <w:t>[Draft] LS on RAN1 Agreements from RAN1#92bis and on the introduction of multiple altitude thresholds</w:t>
      </w:r>
      <w:r w:rsidR="008E5F51">
        <w:rPr>
          <w:b/>
          <w:lang w:eastAsia="x-none"/>
        </w:rPr>
        <w:tab/>
        <w:t>Ericsson</w:t>
      </w:r>
    </w:p>
    <w:p w14:paraId="5A5A05B2" w14:textId="1E7A77CB" w:rsidR="00C77890" w:rsidRPr="00C77890" w:rsidRDefault="008E5F51" w:rsidP="00C77890">
      <w:pPr>
        <w:ind w:left="720" w:hanging="720"/>
        <w:rPr>
          <w:lang w:eastAsia="x-none"/>
        </w:rPr>
      </w:pPr>
      <w:r w:rsidRPr="008E5F51">
        <w:rPr>
          <w:b/>
          <w:lang w:eastAsia="x-none"/>
        </w:rPr>
        <w:t>Decision:</w:t>
      </w:r>
      <w:r w:rsidRPr="008E5F51">
        <w:rPr>
          <w:lang w:eastAsia="x-none"/>
        </w:rPr>
        <w:t xml:space="preserve"> The document is endorsed and final LS is </w:t>
      </w:r>
      <w:r>
        <w:rPr>
          <w:highlight w:val="green"/>
          <w:lang w:eastAsia="x-none"/>
        </w:rPr>
        <w:t>a</w:t>
      </w:r>
      <w:r w:rsidR="00C77890" w:rsidRPr="00C77890">
        <w:rPr>
          <w:highlight w:val="green"/>
          <w:lang w:eastAsia="x-none"/>
        </w:rPr>
        <w:t xml:space="preserve">pproved in </w:t>
      </w:r>
      <w:hyperlink r:id="rId668" w:history="1">
        <w:r w:rsidR="00FE4C7E">
          <w:rPr>
            <w:rStyle w:val="Hyperlink"/>
            <w:highlight w:val="green"/>
            <w:lang w:eastAsia="x-none"/>
          </w:rPr>
          <w:t>R1-1805388</w:t>
        </w:r>
      </w:hyperlink>
      <w:r w:rsidR="00C77890" w:rsidRPr="00C77890">
        <w:rPr>
          <w:lang w:eastAsia="x-none"/>
        </w:rPr>
        <w:t>.</w:t>
      </w:r>
    </w:p>
    <w:p w14:paraId="4A99601F" w14:textId="6722DE2E" w:rsidR="00C77890" w:rsidRPr="00C77890" w:rsidRDefault="00C77890" w:rsidP="00C77890">
      <w:pPr>
        <w:pStyle w:val="Heading4"/>
      </w:pPr>
      <w:bookmarkStart w:id="223" w:name="_Toc511072794"/>
      <w:bookmarkStart w:id="224" w:name="_Toc514184633"/>
      <w:r w:rsidRPr="00C77890">
        <w:t>Other</w:t>
      </w:r>
      <w:bookmarkEnd w:id="223"/>
      <w:bookmarkEnd w:id="224"/>
    </w:p>
    <w:p w14:paraId="790952A9" w14:textId="69304A2E" w:rsidR="00C77890" w:rsidRPr="00C77890" w:rsidRDefault="00603E09" w:rsidP="00C77890">
      <w:pPr>
        <w:ind w:left="720" w:hanging="720"/>
        <w:rPr>
          <w:lang w:eastAsia="x-none"/>
        </w:rPr>
      </w:pPr>
      <w:hyperlink r:id="rId669" w:history="1">
        <w:r w:rsidR="00FE4C7E">
          <w:rPr>
            <w:rStyle w:val="Hyperlink"/>
            <w:lang w:eastAsia="x-none"/>
          </w:rPr>
          <w:t>R1-1805020</w:t>
        </w:r>
      </w:hyperlink>
      <w:r w:rsidR="00C77890" w:rsidRPr="00C77890">
        <w:rPr>
          <w:lang w:eastAsia="x-none"/>
        </w:rPr>
        <w:tab/>
        <w:t>Evaluation results on extended range of UE specific P0 parameter</w:t>
      </w:r>
      <w:r w:rsidR="00C77890" w:rsidRPr="00C77890">
        <w:rPr>
          <w:lang w:eastAsia="x-none"/>
        </w:rPr>
        <w:tab/>
        <w:t>Ericsson</w:t>
      </w:r>
    </w:p>
    <w:p w14:paraId="75B50F95" w14:textId="25603418" w:rsidR="00C77890" w:rsidRPr="00C77890" w:rsidRDefault="00603E09" w:rsidP="00C77890">
      <w:pPr>
        <w:ind w:left="720" w:hanging="720"/>
        <w:rPr>
          <w:lang w:eastAsia="x-none"/>
        </w:rPr>
      </w:pPr>
      <w:hyperlink r:id="rId670" w:history="1">
        <w:r w:rsidR="00FE4C7E">
          <w:rPr>
            <w:rStyle w:val="Hyperlink"/>
            <w:lang w:eastAsia="x-none"/>
          </w:rPr>
          <w:t>R1-1805021</w:t>
        </w:r>
      </w:hyperlink>
      <w:r w:rsidR="00C77890" w:rsidRPr="00C77890">
        <w:rPr>
          <w:lang w:eastAsia="x-none"/>
        </w:rPr>
        <w:tab/>
        <w:t>On positioning for aerial vehicles</w:t>
      </w:r>
      <w:r w:rsidR="00C77890" w:rsidRPr="00C77890">
        <w:rPr>
          <w:lang w:eastAsia="x-none"/>
        </w:rPr>
        <w:tab/>
        <w:t>Ericsson</w:t>
      </w:r>
    </w:p>
    <w:p w14:paraId="7C9A6585" w14:textId="0C273A37" w:rsidR="00C77890" w:rsidRPr="008E5F51" w:rsidRDefault="00603E09" w:rsidP="008E5F51">
      <w:pPr>
        <w:ind w:left="720" w:hanging="720"/>
        <w:rPr>
          <w:lang w:eastAsia="x-none"/>
        </w:rPr>
      </w:pPr>
      <w:hyperlink r:id="rId671" w:history="1">
        <w:r w:rsidR="00FE4C7E">
          <w:rPr>
            <w:rStyle w:val="Hyperlink"/>
            <w:lang w:eastAsia="x-none"/>
          </w:rPr>
          <w:t>R1-1805169</w:t>
        </w:r>
      </w:hyperlink>
      <w:r w:rsidR="00C77890" w:rsidRPr="00C77890">
        <w:rPr>
          <w:lang w:eastAsia="x-none"/>
        </w:rPr>
        <w:tab/>
        <w:t>Resource allocation for aerial vehicle</w:t>
      </w:r>
      <w:r w:rsidR="00C77890" w:rsidRPr="00C77890">
        <w:rPr>
          <w:lang w:eastAsia="x-none"/>
        </w:rPr>
        <w:tab/>
        <w:t>Sony</w:t>
      </w:r>
    </w:p>
    <w:p w14:paraId="0F8CD417" w14:textId="2AD4CB50" w:rsidR="00254752" w:rsidRPr="00254752" w:rsidRDefault="00254752" w:rsidP="001C5F6C">
      <w:pPr>
        <w:pStyle w:val="Heading3"/>
        <w:ind w:left="720"/>
      </w:pPr>
      <w:bookmarkStart w:id="225" w:name="_Toc514184634"/>
      <w:r w:rsidRPr="00254752">
        <w:t>Enhancing CA Utilization</w:t>
      </w:r>
      <w:bookmarkEnd w:id="221"/>
      <w:r w:rsidR="000E7520">
        <w:t xml:space="preserve"> - </w:t>
      </w:r>
      <w:r w:rsidRPr="000E7520">
        <w:rPr>
          <w:rFonts w:cs="Times"/>
          <w:i/>
          <w:iCs/>
          <w:szCs w:val="20"/>
        </w:rPr>
        <w:t>WID in</w:t>
      </w:r>
      <w:r w:rsidRPr="00254752">
        <w:t xml:space="preserve"> </w:t>
      </w:r>
      <w:hyperlink r:id="rId672" w:history="1">
        <w:r w:rsidRPr="000E7520">
          <w:rPr>
            <w:rFonts w:ascii="Times New Roman" w:hAnsi="Times New Roman"/>
            <w:i/>
            <w:iCs/>
            <w:color w:val="0000FF"/>
            <w:szCs w:val="20"/>
            <w:u w:val="single"/>
          </w:rPr>
          <w:t>RP-180561</w:t>
        </w:r>
        <w:bookmarkEnd w:id="225"/>
      </w:hyperlink>
    </w:p>
    <w:p w14:paraId="28B1403D" w14:textId="77777777" w:rsidR="00254752" w:rsidRPr="00254752" w:rsidRDefault="00254752" w:rsidP="00600A22">
      <w:pPr>
        <w:numPr>
          <w:ilvl w:val="0"/>
          <w:numId w:val="34"/>
        </w:numPr>
        <w:rPr>
          <w:color w:val="FF0000"/>
        </w:rPr>
      </w:pPr>
      <w:r w:rsidRPr="00254752">
        <w:rPr>
          <w:color w:val="FF0000"/>
        </w:rPr>
        <w:t xml:space="preserve">Including draft CR, to be prepared by Rapporteur, capturing previous RAN1 agreements. </w:t>
      </w:r>
    </w:p>
    <w:p w14:paraId="32FA1B62" w14:textId="77777777" w:rsidR="00254752" w:rsidRPr="00254752" w:rsidRDefault="00254752" w:rsidP="00600A22">
      <w:pPr>
        <w:numPr>
          <w:ilvl w:val="1"/>
          <w:numId w:val="34"/>
        </w:numPr>
        <w:rPr>
          <w:color w:val="FF0000"/>
        </w:rPr>
      </w:pPr>
      <w:r w:rsidRPr="00254752">
        <w:rPr>
          <w:color w:val="FF0000"/>
        </w:rPr>
        <w:t>Note: no other CRs are allowed. Individual text proposals are allowed, which once approved, are to be consolidated into a single jumbo CR</w:t>
      </w:r>
    </w:p>
    <w:p w14:paraId="4E9CEF6B" w14:textId="77777777" w:rsidR="000E7520" w:rsidRDefault="000E7520" w:rsidP="00254752"/>
    <w:p w14:paraId="585BC879" w14:textId="57F0364D" w:rsidR="000E7520" w:rsidRPr="00ED0503" w:rsidRDefault="00603E09" w:rsidP="000E7520">
      <w:pPr>
        <w:rPr>
          <w:b/>
        </w:rPr>
      </w:pPr>
      <w:hyperlink r:id="rId673" w:history="1">
        <w:r w:rsidR="00FE4C7E">
          <w:rPr>
            <w:rStyle w:val="Hyperlink"/>
            <w:b/>
          </w:rPr>
          <w:t>R1-1805431</w:t>
        </w:r>
      </w:hyperlink>
      <w:r w:rsidR="000E7520" w:rsidRPr="00ED0503">
        <w:rPr>
          <w:b/>
        </w:rPr>
        <w:tab/>
        <w:t>Chairman's notes of AI 6.2.10 Enhancing CA Utilization</w:t>
      </w:r>
      <w:r w:rsidR="000E7520" w:rsidRPr="00ED0503">
        <w:rPr>
          <w:b/>
        </w:rPr>
        <w:tab/>
        <w:t>Ad-Hoc chair (Ericsson)</w:t>
      </w:r>
    </w:p>
    <w:p w14:paraId="28A4D334" w14:textId="77777777" w:rsidR="000E7520" w:rsidRDefault="000E7520" w:rsidP="000E752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597BC5CF" w14:textId="77777777" w:rsidR="000E7520" w:rsidRDefault="000E7520" w:rsidP="00254752"/>
    <w:bookmarkStart w:id="226" w:name="_Toc510867610"/>
    <w:p w14:paraId="60150F95" w14:textId="656365E0" w:rsidR="00C77890" w:rsidRPr="003A4756" w:rsidRDefault="00FE4C7E" w:rsidP="00C77890">
      <w:pPr>
        <w:rPr>
          <w:b/>
        </w:rPr>
      </w:pPr>
      <w:r w:rsidRPr="003A4756">
        <w:rPr>
          <w:b/>
          <w:color w:val="0000FF"/>
          <w:u w:val="single"/>
        </w:rPr>
        <w:fldChar w:fldCharType="begin"/>
      </w:r>
      <w:r w:rsidR="0095611E">
        <w:rPr>
          <w:b/>
          <w:color w:val="0000FF"/>
          <w:u w:val="single"/>
        </w:rPr>
        <w:instrText>HYPERLINK "C:\\Users\\Merias\\Documents\\RAN1\\TSGR1_92b-China\\Docs\\R1-1804438.zip"</w:instrText>
      </w:r>
      <w:r w:rsidRPr="003A4756">
        <w:rPr>
          <w:b/>
          <w:color w:val="0000FF"/>
          <w:u w:val="single"/>
        </w:rPr>
        <w:fldChar w:fldCharType="separate"/>
      </w:r>
      <w:r w:rsidRPr="003A4756">
        <w:rPr>
          <w:rStyle w:val="Hyperlink"/>
          <w:b/>
        </w:rPr>
        <w:t>R1-1804438</w:t>
      </w:r>
      <w:r w:rsidRPr="003A4756">
        <w:rPr>
          <w:b/>
          <w:color w:val="0000FF"/>
          <w:u w:val="single"/>
        </w:rPr>
        <w:fldChar w:fldCharType="end"/>
      </w:r>
      <w:r w:rsidR="00C77890" w:rsidRPr="003A4756">
        <w:rPr>
          <w:b/>
        </w:rPr>
        <w:tab/>
        <w:t>Discussion on CSI feedback for CA SCell New State</w:t>
      </w:r>
      <w:r w:rsidR="00C77890" w:rsidRPr="003A4756">
        <w:rPr>
          <w:b/>
        </w:rPr>
        <w:tab/>
        <w:t>Huawei, HiSilicon</w:t>
      </w:r>
    </w:p>
    <w:p w14:paraId="2303A757" w14:textId="45352D67" w:rsidR="00C77890" w:rsidRPr="003A4756" w:rsidRDefault="00603E09" w:rsidP="00C77890">
      <w:pPr>
        <w:rPr>
          <w:b/>
        </w:rPr>
      </w:pPr>
      <w:hyperlink r:id="rId674" w:history="1">
        <w:r w:rsidR="00FE4C7E" w:rsidRPr="003A4756">
          <w:rPr>
            <w:rStyle w:val="Hyperlink"/>
            <w:b/>
          </w:rPr>
          <w:t>R1-1804454</w:t>
        </w:r>
      </w:hyperlink>
      <w:r w:rsidR="00C77890" w:rsidRPr="003A4756">
        <w:rPr>
          <w:b/>
        </w:rPr>
        <w:tab/>
        <w:t>Introduction of Enhancing CA Utilization into 36.213</w:t>
      </w:r>
      <w:r w:rsidR="00C77890" w:rsidRPr="003A4756">
        <w:rPr>
          <w:b/>
        </w:rPr>
        <w:tab/>
      </w:r>
      <w:r w:rsidR="00C77890" w:rsidRPr="003A4756">
        <w:rPr>
          <w:b/>
        </w:rPr>
        <w:tab/>
        <w:t>Nokia, Nokia Shanghai Bell</w:t>
      </w:r>
    </w:p>
    <w:p w14:paraId="5E3770C5" w14:textId="764FC36A" w:rsidR="00C77890" w:rsidRPr="003A4756" w:rsidRDefault="00603E09" w:rsidP="00C77890">
      <w:pPr>
        <w:rPr>
          <w:b/>
        </w:rPr>
      </w:pPr>
      <w:hyperlink r:id="rId675" w:history="1">
        <w:r w:rsidR="00FE4C7E" w:rsidRPr="003A4756">
          <w:rPr>
            <w:rStyle w:val="Hyperlink"/>
            <w:b/>
          </w:rPr>
          <w:t>R1-1805357</w:t>
        </w:r>
      </w:hyperlink>
      <w:r w:rsidR="00C77890" w:rsidRPr="003A4756">
        <w:rPr>
          <w:b/>
        </w:rPr>
        <w:tab/>
        <w:t>Introduction of Enhancing CA Utilization into 36.213</w:t>
      </w:r>
      <w:r w:rsidR="00C77890" w:rsidRPr="003A4756">
        <w:rPr>
          <w:b/>
        </w:rPr>
        <w:tab/>
      </w:r>
      <w:r w:rsidR="00C77890" w:rsidRPr="003A4756">
        <w:rPr>
          <w:b/>
        </w:rPr>
        <w:tab/>
        <w:t>Nokia, Nokia Shanghai Bell</w:t>
      </w:r>
    </w:p>
    <w:p w14:paraId="0FEE304D" w14:textId="36FFFC65" w:rsidR="00C77890" w:rsidRPr="00C77890" w:rsidRDefault="003A4756" w:rsidP="00C77890">
      <w:r w:rsidRPr="003A4756">
        <w:rPr>
          <w:b/>
        </w:rPr>
        <w:t>Decision:</w:t>
      </w:r>
      <w:r w:rsidRPr="003A4756">
        <w:t xml:space="preserve"> </w:t>
      </w:r>
      <w:r>
        <w:t>Endorsed</w:t>
      </w:r>
      <w:r w:rsidR="00C77890" w:rsidRPr="003A4756">
        <w:t xml:space="preserve">. Final CR </w:t>
      </w:r>
      <w:r w:rsidRPr="003A4756">
        <w:t xml:space="preserve">is </w:t>
      </w:r>
      <w:r>
        <w:rPr>
          <w:highlight w:val="green"/>
        </w:rPr>
        <w:t xml:space="preserve">agreed </w:t>
      </w:r>
      <w:r w:rsidR="00C77890" w:rsidRPr="00C77890">
        <w:rPr>
          <w:highlight w:val="green"/>
        </w:rPr>
        <w:t xml:space="preserve">in </w:t>
      </w:r>
      <w:hyperlink r:id="rId676" w:history="1">
        <w:r w:rsidR="00FE4C7E">
          <w:rPr>
            <w:rStyle w:val="Hyperlink"/>
            <w:highlight w:val="green"/>
          </w:rPr>
          <w:t>R1-1805377</w:t>
        </w:r>
      </w:hyperlink>
      <w:r w:rsidR="00C77890" w:rsidRPr="00C77890">
        <w:rPr>
          <w:highlight w:val="green"/>
        </w:rPr>
        <w:t xml:space="preserve"> (</w:t>
      </w:r>
      <w:r>
        <w:rPr>
          <w:highlight w:val="green"/>
        </w:rPr>
        <w:t>3</w:t>
      </w:r>
      <w:r w:rsidR="00C77890" w:rsidRPr="00C77890">
        <w:rPr>
          <w:highlight w:val="green"/>
        </w:rPr>
        <w:t>6.213, CR1070, Rel-15</w:t>
      </w:r>
      <w:r>
        <w:rPr>
          <w:highlight w:val="green"/>
        </w:rPr>
        <w:t>, B</w:t>
      </w:r>
      <w:r w:rsidR="00C77890" w:rsidRPr="00C77890">
        <w:rPr>
          <w:highlight w:val="green"/>
        </w:rPr>
        <w:t>)</w:t>
      </w:r>
      <w:r>
        <w:t>.</w:t>
      </w:r>
    </w:p>
    <w:p w14:paraId="7BC7B3EB" w14:textId="28CEEFF0" w:rsidR="00254752" w:rsidRPr="00254752" w:rsidRDefault="00254752" w:rsidP="000B026F">
      <w:pPr>
        <w:pStyle w:val="Heading3"/>
      </w:pPr>
      <w:bookmarkStart w:id="227" w:name="_Toc514184635"/>
      <w:r w:rsidRPr="00254752">
        <w:t>Other</w:t>
      </w:r>
      <w:bookmarkEnd w:id="226"/>
      <w:bookmarkEnd w:id="227"/>
    </w:p>
    <w:p w14:paraId="374E4039" w14:textId="77777777" w:rsidR="00254752" w:rsidRPr="00254752" w:rsidRDefault="00254752" w:rsidP="00254752">
      <w:pPr>
        <w:ind w:left="720" w:hanging="720"/>
        <w:rPr>
          <w:i/>
          <w:lang w:eastAsia="x-none"/>
        </w:rPr>
      </w:pPr>
      <w:r w:rsidRPr="00254752">
        <w:rPr>
          <w:i/>
          <w:lang w:eastAsia="x-none"/>
        </w:rPr>
        <w:t>Including modulation enhancements, 2Tx/4Tx SRS switching, CBSR &amp; CP latency reduction</w:t>
      </w:r>
    </w:p>
    <w:p w14:paraId="513DE11F" w14:textId="77777777" w:rsidR="000E7520" w:rsidRDefault="000E7520" w:rsidP="00254752">
      <w:pPr>
        <w:ind w:left="720" w:hanging="720"/>
      </w:pPr>
    </w:p>
    <w:p w14:paraId="5B56B2B5" w14:textId="5DBE2CAF" w:rsidR="000E7520" w:rsidRPr="00ED0503" w:rsidRDefault="00603E09" w:rsidP="000E7520">
      <w:pPr>
        <w:rPr>
          <w:b/>
        </w:rPr>
      </w:pPr>
      <w:hyperlink r:id="rId677" w:history="1">
        <w:r w:rsidR="00FE4C7E">
          <w:rPr>
            <w:rStyle w:val="Hyperlink"/>
            <w:b/>
          </w:rPr>
          <w:t>R1-1805432</w:t>
        </w:r>
      </w:hyperlink>
      <w:r w:rsidR="000E7520" w:rsidRPr="00ED0503">
        <w:rPr>
          <w:b/>
        </w:rPr>
        <w:tab/>
        <w:t>Chai</w:t>
      </w:r>
      <w:r w:rsidR="000E7520">
        <w:rPr>
          <w:b/>
        </w:rPr>
        <w:t>rman's notes of AI 6.2.11 Other</w:t>
      </w:r>
      <w:r w:rsidR="000E7520" w:rsidRPr="00ED0503">
        <w:rPr>
          <w:b/>
        </w:rPr>
        <w:tab/>
        <w:t>Ad-Hoc chair (Ericsson)</w:t>
      </w:r>
    </w:p>
    <w:p w14:paraId="2812AC10" w14:textId="77777777" w:rsidR="000E7520" w:rsidRDefault="000E7520" w:rsidP="000E752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58CE279B" w14:textId="77777777" w:rsidR="000E7520" w:rsidRDefault="000E7520" w:rsidP="00254752">
      <w:pPr>
        <w:ind w:left="720" w:hanging="720"/>
      </w:pPr>
    </w:p>
    <w:p w14:paraId="09CEC284" w14:textId="77777777" w:rsidR="00C77890" w:rsidRPr="00C77890" w:rsidRDefault="00C77890" w:rsidP="00C77890">
      <w:pPr>
        <w:ind w:left="720" w:hanging="720"/>
        <w:rPr>
          <w:b/>
          <w:u w:val="single"/>
          <w:lang w:eastAsia="x-none"/>
        </w:rPr>
      </w:pPr>
      <w:bookmarkStart w:id="228" w:name="_Toc510867611"/>
      <w:r w:rsidRPr="00C77890">
        <w:rPr>
          <w:b/>
          <w:u w:val="single"/>
          <w:lang w:eastAsia="x-none"/>
        </w:rPr>
        <w:t>CP Latency Reduction</w:t>
      </w:r>
    </w:p>
    <w:p w14:paraId="5C090AEF" w14:textId="56B76EA0" w:rsidR="00C77890" w:rsidRPr="003A4756" w:rsidRDefault="00603E09" w:rsidP="00C77890">
      <w:pPr>
        <w:ind w:left="720" w:hanging="720"/>
        <w:rPr>
          <w:b/>
          <w:lang w:eastAsia="x-none"/>
        </w:rPr>
      </w:pPr>
      <w:hyperlink r:id="rId678" w:history="1">
        <w:r w:rsidR="00FE4C7E" w:rsidRPr="003A4756">
          <w:rPr>
            <w:rStyle w:val="Hyperlink"/>
            <w:b/>
            <w:lang w:eastAsia="x-none"/>
          </w:rPr>
          <w:t>R1-1803713</w:t>
        </w:r>
      </w:hyperlink>
      <w:r w:rsidR="00C77890" w:rsidRPr="003A4756">
        <w:rPr>
          <w:b/>
          <w:lang w:eastAsia="x-none"/>
        </w:rPr>
        <w:tab/>
        <w:t>Views on LTE Control Plane Latency Reduction</w:t>
      </w:r>
      <w:r w:rsidR="00C77890" w:rsidRPr="003A4756">
        <w:rPr>
          <w:b/>
          <w:lang w:eastAsia="x-none"/>
        </w:rPr>
        <w:tab/>
        <w:t>Huawei, HiSilicon</w:t>
      </w:r>
    </w:p>
    <w:p w14:paraId="61F54984" w14:textId="77777777" w:rsidR="00C77890" w:rsidRPr="00C77890" w:rsidRDefault="00C77890" w:rsidP="00C77890">
      <w:pPr>
        <w:ind w:left="720" w:hanging="720"/>
        <w:rPr>
          <w:kern w:val="2"/>
          <w:lang w:eastAsia="zh-CN"/>
        </w:rPr>
      </w:pPr>
    </w:p>
    <w:p w14:paraId="464FE0F1" w14:textId="1F715903" w:rsidR="00C77890" w:rsidRPr="00C77890" w:rsidRDefault="00C77890" w:rsidP="00C77890">
      <w:pPr>
        <w:ind w:left="720" w:hanging="720"/>
        <w:rPr>
          <w:kern w:val="2"/>
          <w:lang w:eastAsia="zh-CN"/>
        </w:rPr>
      </w:pPr>
      <w:r w:rsidRPr="00C77890">
        <w:rPr>
          <w:rFonts w:hint="eastAsia"/>
          <w:kern w:val="2"/>
          <w:lang w:eastAsia="zh-CN"/>
        </w:rPr>
        <w:t>P</w:t>
      </w:r>
      <w:r w:rsidRPr="00C77890">
        <w:rPr>
          <w:kern w:val="2"/>
          <w:lang w:eastAsia="zh-CN"/>
        </w:rPr>
        <w:t>roposal 1: CP latency of no more than 20ms needs to be supported in LTE in Rel-15.</w:t>
      </w:r>
    </w:p>
    <w:p w14:paraId="0F4CF5FE" w14:textId="77777777" w:rsidR="00C77890" w:rsidRPr="00C77890" w:rsidRDefault="00C77890" w:rsidP="00C77890">
      <w:pPr>
        <w:ind w:left="720" w:hanging="720"/>
        <w:rPr>
          <w:kern w:val="2"/>
          <w:lang w:eastAsia="zh-CN"/>
        </w:rPr>
      </w:pPr>
      <w:r w:rsidRPr="00C77890">
        <w:rPr>
          <w:rFonts w:hint="eastAsia"/>
          <w:kern w:val="2"/>
          <w:lang w:eastAsia="zh-CN"/>
        </w:rPr>
        <w:t>P</w:t>
      </w:r>
      <w:r w:rsidRPr="00C77890">
        <w:rPr>
          <w:kern w:val="2"/>
          <w:lang w:eastAsia="zh-CN"/>
        </w:rPr>
        <w:t xml:space="preserve">roposal </w:t>
      </w:r>
      <w:r w:rsidRPr="00C77890">
        <w:rPr>
          <w:rFonts w:hint="eastAsia"/>
          <w:kern w:val="2"/>
          <w:lang w:eastAsia="zh-CN"/>
        </w:rPr>
        <w:t>2</w:t>
      </w:r>
      <w:r w:rsidRPr="00C77890">
        <w:rPr>
          <w:kern w:val="2"/>
          <w:lang w:eastAsia="zh-CN"/>
        </w:rPr>
        <w:t>:</w:t>
      </w:r>
      <w:r w:rsidRPr="00C77890">
        <w:rPr>
          <w:rFonts w:hint="eastAsia"/>
          <w:kern w:val="2"/>
          <w:lang w:eastAsia="zh-CN"/>
        </w:rPr>
        <w:t xml:space="preserve"> At least 4ms is supported for step 5 </w:t>
      </w:r>
      <w:r w:rsidRPr="00C77890">
        <w:rPr>
          <w:kern w:val="2"/>
          <w:lang w:eastAsia="zh-CN"/>
        </w:rPr>
        <w:t>for</w:t>
      </w:r>
      <w:r w:rsidRPr="00C77890">
        <w:rPr>
          <w:rFonts w:hint="eastAsia"/>
          <w:kern w:val="2"/>
          <w:lang w:eastAsia="zh-CN"/>
        </w:rPr>
        <w:t xml:space="preserve"> 1ms</w:t>
      </w:r>
      <w:r w:rsidRPr="00C77890">
        <w:rPr>
          <w:kern w:val="2"/>
          <w:lang w:eastAsia="zh-CN"/>
        </w:rPr>
        <w:t xml:space="preserve"> TTI</w:t>
      </w:r>
      <w:r w:rsidRPr="00C77890">
        <w:rPr>
          <w:rFonts w:hint="eastAsia"/>
          <w:kern w:val="2"/>
          <w:lang w:eastAsia="zh-CN"/>
        </w:rPr>
        <w:t xml:space="preserve"> based CP latency reduction.</w:t>
      </w:r>
    </w:p>
    <w:p w14:paraId="1685CC52" w14:textId="77777777" w:rsidR="00C77890" w:rsidRPr="00C77890" w:rsidRDefault="00C77890" w:rsidP="00C77890">
      <w:pPr>
        <w:ind w:left="720" w:hanging="720"/>
        <w:rPr>
          <w:lang w:eastAsia="x-none"/>
        </w:rPr>
      </w:pPr>
    </w:p>
    <w:p w14:paraId="25FC29DD" w14:textId="4139512D" w:rsidR="00C77890" w:rsidRPr="00C77890" w:rsidRDefault="00603E09" w:rsidP="00C77890">
      <w:pPr>
        <w:ind w:left="720" w:hanging="720"/>
        <w:rPr>
          <w:lang w:eastAsia="x-none"/>
        </w:rPr>
      </w:pPr>
      <w:hyperlink r:id="rId679" w:history="1">
        <w:r w:rsidR="00FE4C7E">
          <w:rPr>
            <w:rStyle w:val="Hyperlink"/>
            <w:lang w:eastAsia="x-none"/>
          </w:rPr>
          <w:t>R1-1804134</w:t>
        </w:r>
      </w:hyperlink>
      <w:r w:rsidR="00C77890" w:rsidRPr="00C77890">
        <w:rPr>
          <w:lang w:eastAsia="x-none"/>
        </w:rPr>
        <w:tab/>
        <w:t>Discussion on CP Latency</w:t>
      </w:r>
      <w:r w:rsidR="00C77890" w:rsidRPr="00C77890">
        <w:rPr>
          <w:lang w:eastAsia="x-none"/>
        </w:rPr>
        <w:tab/>
        <w:t>MediaTek Inc.</w:t>
      </w:r>
    </w:p>
    <w:p w14:paraId="55DECABA" w14:textId="47308AC5" w:rsidR="00C77890" w:rsidRPr="00C77890" w:rsidRDefault="00603E09" w:rsidP="00C77890">
      <w:pPr>
        <w:ind w:left="720" w:hanging="720"/>
        <w:rPr>
          <w:lang w:eastAsia="x-none"/>
        </w:rPr>
      </w:pPr>
      <w:hyperlink r:id="rId680" w:history="1">
        <w:r w:rsidR="00FE4C7E">
          <w:rPr>
            <w:rStyle w:val="Hyperlink"/>
            <w:lang w:eastAsia="x-none"/>
          </w:rPr>
          <w:t>R1-1804939</w:t>
        </w:r>
      </w:hyperlink>
      <w:r w:rsidR="00C77890" w:rsidRPr="00C77890">
        <w:rPr>
          <w:lang w:eastAsia="x-none"/>
        </w:rPr>
        <w:tab/>
        <w:t>Control plane latency reduction</w:t>
      </w:r>
      <w:r w:rsidR="00C77890" w:rsidRPr="00C77890">
        <w:rPr>
          <w:lang w:eastAsia="x-none"/>
        </w:rPr>
        <w:tab/>
        <w:t>Qualcomm Incorporated</w:t>
      </w:r>
    </w:p>
    <w:p w14:paraId="5F14360B" w14:textId="638D10D8" w:rsidR="00C77890" w:rsidRPr="003A4756" w:rsidRDefault="00603E09" w:rsidP="00C77890">
      <w:pPr>
        <w:ind w:left="720" w:hanging="720"/>
        <w:rPr>
          <w:b/>
          <w:lang w:eastAsia="x-none"/>
        </w:rPr>
      </w:pPr>
      <w:hyperlink r:id="rId681" w:history="1">
        <w:r w:rsidR="00FE4C7E" w:rsidRPr="003A4756">
          <w:rPr>
            <w:rStyle w:val="Hyperlink"/>
            <w:b/>
            <w:lang w:eastAsia="x-none"/>
          </w:rPr>
          <w:t>R1-1805210</w:t>
        </w:r>
      </w:hyperlink>
      <w:r w:rsidR="00C77890" w:rsidRPr="003A4756">
        <w:rPr>
          <w:b/>
          <w:lang w:eastAsia="x-none"/>
        </w:rPr>
        <w:tab/>
        <w:t>Introduction of reduced control plane latency</w:t>
      </w:r>
      <w:r w:rsidR="00C77890" w:rsidRPr="003A4756">
        <w:rPr>
          <w:b/>
          <w:lang w:eastAsia="x-none"/>
        </w:rPr>
        <w:tab/>
        <w:t>Ericsson</w:t>
      </w:r>
    </w:p>
    <w:p w14:paraId="256A3EE1" w14:textId="066F9E06" w:rsidR="00C77890" w:rsidRPr="003A4756" w:rsidRDefault="00603E09" w:rsidP="00C77890">
      <w:pPr>
        <w:ind w:left="720" w:hanging="720"/>
        <w:rPr>
          <w:b/>
          <w:lang w:eastAsia="x-none"/>
        </w:rPr>
      </w:pPr>
      <w:hyperlink r:id="rId682" w:history="1">
        <w:r w:rsidR="00FE4C7E" w:rsidRPr="003A4756">
          <w:rPr>
            <w:rStyle w:val="Hyperlink"/>
            <w:b/>
            <w:lang w:eastAsia="x-none"/>
          </w:rPr>
          <w:t>R1-1805325</w:t>
        </w:r>
      </w:hyperlink>
      <w:r w:rsidR="00C77890" w:rsidRPr="003A4756">
        <w:rPr>
          <w:b/>
          <w:lang w:eastAsia="x-none"/>
        </w:rPr>
        <w:tab/>
        <w:t>Introduction of reduced control plane latency</w:t>
      </w:r>
      <w:r w:rsidR="00C77890" w:rsidRPr="003A4756">
        <w:rPr>
          <w:b/>
          <w:lang w:eastAsia="x-none"/>
        </w:rPr>
        <w:tab/>
        <w:t>Ericsson</w:t>
      </w:r>
    </w:p>
    <w:p w14:paraId="77FB1361" w14:textId="60D6CD79" w:rsidR="00C77890" w:rsidRPr="003A4756" w:rsidRDefault="00603E09" w:rsidP="00C77890">
      <w:pPr>
        <w:ind w:left="720" w:hanging="720"/>
        <w:rPr>
          <w:b/>
          <w:lang w:eastAsia="x-none"/>
        </w:rPr>
      </w:pPr>
      <w:hyperlink r:id="rId683" w:history="1">
        <w:r w:rsidR="00FE4C7E" w:rsidRPr="003A4756">
          <w:rPr>
            <w:rStyle w:val="Hyperlink"/>
            <w:b/>
            <w:lang w:eastAsia="x-none"/>
          </w:rPr>
          <w:t>R1-1805396</w:t>
        </w:r>
      </w:hyperlink>
      <w:r w:rsidR="00C77890" w:rsidRPr="003A4756">
        <w:rPr>
          <w:b/>
          <w:lang w:eastAsia="x-none"/>
        </w:rPr>
        <w:tab/>
        <w:t>Introduction of reduced control plane latency</w:t>
      </w:r>
      <w:r w:rsidR="00C77890" w:rsidRPr="003A4756">
        <w:rPr>
          <w:b/>
          <w:lang w:eastAsia="x-none"/>
        </w:rPr>
        <w:tab/>
        <w:t>Ericsson</w:t>
      </w:r>
    </w:p>
    <w:p w14:paraId="762361AD" w14:textId="56288075" w:rsidR="00C77890" w:rsidRPr="00C77890" w:rsidRDefault="003A4756" w:rsidP="00C77890">
      <w:pPr>
        <w:ind w:left="720" w:hanging="720"/>
        <w:rPr>
          <w:lang w:eastAsia="x-none"/>
        </w:rPr>
      </w:pPr>
      <w:r w:rsidRPr="003A4756">
        <w:rPr>
          <w:b/>
        </w:rPr>
        <w:t>Decision:</w:t>
      </w:r>
      <w:r w:rsidRPr="003A4756">
        <w:t xml:space="preserve"> </w:t>
      </w:r>
      <w:r>
        <w:t>Endorsed</w:t>
      </w:r>
      <w:r w:rsidRPr="003A4756">
        <w:t xml:space="preserve">. Final CR is </w:t>
      </w:r>
      <w:r>
        <w:rPr>
          <w:highlight w:val="green"/>
          <w:lang w:eastAsia="x-none"/>
        </w:rPr>
        <w:t>a</w:t>
      </w:r>
      <w:r w:rsidR="00C77890" w:rsidRPr="00C77890">
        <w:rPr>
          <w:highlight w:val="green"/>
          <w:lang w:eastAsia="x-none"/>
        </w:rPr>
        <w:t>greed</w:t>
      </w:r>
      <w:r>
        <w:rPr>
          <w:highlight w:val="green"/>
          <w:lang w:eastAsia="x-none"/>
        </w:rPr>
        <w:t xml:space="preserve"> </w:t>
      </w:r>
      <w:r w:rsidR="00C77890" w:rsidRPr="00C77890">
        <w:rPr>
          <w:highlight w:val="green"/>
          <w:lang w:eastAsia="x-none"/>
        </w:rPr>
        <w:t xml:space="preserve">in </w:t>
      </w:r>
      <w:hyperlink r:id="rId684" w:history="1">
        <w:r w:rsidR="00FE4C7E">
          <w:rPr>
            <w:rStyle w:val="Hyperlink"/>
            <w:highlight w:val="green"/>
            <w:lang w:eastAsia="x-none"/>
          </w:rPr>
          <w:t>R1-1805408</w:t>
        </w:r>
      </w:hyperlink>
      <w:r w:rsidR="00C77890" w:rsidRPr="00C77890">
        <w:rPr>
          <w:highlight w:val="green"/>
          <w:lang w:eastAsia="x-none"/>
        </w:rPr>
        <w:t xml:space="preserve"> (TS36.213, CR1073, Rel-15</w:t>
      </w:r>
      <w:r>
        <w:rPr>
          <w:highlight w:val="green"/>
          <w:lang w:eastAsia="x-none"/>
        </w:rPr>
        <w:t>, B</w:t>
      </w:r>
      <w:r w:rsidR="00C77890" w:rsidRPr="00C77890">
        <w:rPr>
          <w:highlight w:val="green"/>
          <w:lang w:eastAsia="x-none"/>
        </w:rPr>
        <w:t>)</w:t>
      </w:r>
      <w:r>
        <w:rPr>
          <w:lang w:eastAsia="x-none"/>
        </w:rPr>
        <w:t>.</w:t>
      </w:r>
    </w:p>
    <w:p w14:paraId="46672A5A" w14:textId="77777777" w:rsidR="00C77890" w:rsidRPr="00C77890" w:rsidRDefault="00C77890" w:rsidP="00C77890">
      <w:pPr>
        <w:ind w:left="720" w:hanging="720"/>
        <w:rPr>
          <w:lang w:eastAsia="x-none"/>
        </w:rPr>
      </w:pPr>
    </w:p>
    <w:p w14:paraId="7ED085F3" w14:textId="77777777" w:rsidR="00C77890" w:rsidRPr="00C77890" w:rsidRDefault="00C77890" w:rsidP="00C77890">
      <w:pPr>
        <w:ind w:left="720" w:hanging="720"/>
        <w:rPr>
          <w:lang w:eastAsia="x-none"/>
        </w:rPr>
      </w:pPr>
    </w:p>
    <w:p w14:paraId="20AFB184" w14:textId="2667BDEA" w:rsidR="00C77890" w:rsidRPr="00C77890" w:rsidRDefault="00603E09" w:rsidP="00C77890">
      <w:pPr>
        <w:ind w:left="720" w:hanging="720"/>
        <w:rPr>
          <w:lang w:eastAsia="x-none"/>
        </w:rPr>
      </w:pPr>
      <w:hyperlink r:id="rId685" w:history="1">
        <w:r w:rsidR="00FE4C7E">
          <w:rPr>
            <w:rStyle w:val="Hyperlink"/>
            <w:lang w:eastAsia="x-none"/>
          </w:rPr>
          <w:t>R1-1805211</w:t>
        </w:r>
      </w:hyperlink>
      <w:r w:rsidR="00C77890" w:rsidRPr="00C77890">
        <w:rPr>
          <w:lang w:eastAsia="x-none"/>
        </w:rPr>
        <w:tab/>
        <w:t>Control Plane latency reduction</w:t>
      </w:r>
      <w:r w:rsidR="00C77890" w:rsidRPr="00C77890">
        <w:rPr>
          <w:lang w:eastAsia="x-none"/>
        </w:rPr>
        <w:tab/>
        <w:t>Ericsson</w:t>
      </w:r>
    </w:p>
    <w:p w14:paraId="0F39E0B5" w14:textId="228BA9E5" w:rsidR="00C77890" w:rsidRPr="003A4756" w:rsidRDefault="00603E09" w:rsidP="00C77890">
      <w:pPr>
        <w:ind w:left="720" w:hanging="720"/>
        <w:rPr>
          <w:b/>
          <w:lang w:eastAsia="x-none"/>
        </w:rPr>
      </w:pPr>
      <w:hyperlink r:id="rId686" w:history="1">
        <w:r w:rsidR="00FE4C7E" w:rsidRPr="003A4756">
          <w:rPr>
            <w:rStyle w:val="Hyperlink"/>
            <w:b/>
            <w:lang w:eastAsia="x-none"/>
          </w:rPr>
          <w:t>R1-1805212</w:t>
        </w:r>
      </w:hyperlink>
      <w:r w:rsidR="00C77890" w:rsidRPr="003A4756">
        <w:rPr>
          <w:b/>
          <w:lang w:eastAsia="x-none"/>
        </w:rPr>
        <w:tab/>
        <w:t>[DRAFT] Reply LS on CP latency reduction</w:t>
      </w:r>
      <w:r w:rsidR="00C77890" w:rsidRPr="003A4756">
        <w:rPr>
          <w:b/>
          <w:lang w:eastAsia="x-none"/>
        </w:rPr>
        <w:tab/>
        <w:t>Ericsson</w:t>
      </w:r>
    </w:p>
    <w:p w14:paraId="3A6E4BBB" w14:textId="02182C68" w:rsidR="00C77890" w:rsidRPr="00C77890" w:rsidRDefault="003A4756" w:rsidP="00DD7626">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and final LS i</w:t>
      </w:r>
      <w:r w:rsidRPr="00DD7626">
        <w:rPr>
          <w:rFonts w:ascii="Times New Roman" w:hAnsi="Times New Roman"/>
          <w:szCs w:val="20"/>
        </w:rPr>
        <w:t xml:space="preserve">s </w:t>
      </w:r>
      <w:r w:rsidRPr="00DD7626">
        <w:t>a</w:t>
      </w:r>
      <w:r w:rsidR="00C77890" w:rsidRPr="00DD7626">
        <w:t xml:space="preserve">pproved in </w:t>
      </w:r>
      <w:hyperlink r:id="rId687" w:history="1">
        <w:r w:rsidR="00FE4C7E" w:rsidRPr="00DD7626">
          <w:rPr>
            <w:rStyle w:val="Hyperlink"/>
            <w:b/>
            <w:lang w:eastAsia="x-none"/>
          </w:rPr>
          <w:t>R1-1805321</w:t>
        </w:r>
      </w:hyperlink>
      <w:r w:rsidR="00C77890" w:rsidRPr="00C77890">
        <w:t xml:space="preserve"> with the following modification. Change “…3ms corresponding to a n+4 timing” to “4 ms corresponding to a n+5 timing”.</w:t>
      </w:r>
    </w:p>
    <w:p w14:paraId="345C25D1" w14:textId="0E39F4D5" w:rsidR="00C77890" w:rsidRPr="00C77890" w:rsidRDefault="003A4756" w:rsidP="00C77890">
      <w:pPr>
        <w:ind w:left="720" w:hanging="720"/>
        <w:rPr>
          <w:lang w:eastAsia="x-none"/>
        </w:rPr>
      </w:pPr>
      <w:r w:rsidRPr="00777035">
        <w:rPr>
          <w:rFonts w:ascii="Times New Roman" w:hAnsi="Times New Roman"/>
          <w:b/>
          <w:szCs w:val="20"/>
        </w:rPr>
        <w:t xml:space="preserve">Decision: </w:t>
      </w:r>
      <w:r w:rsidRPr="00777035">
        <w:rPr>
          <w:rFonts w:ascii="Times New Roman" w:hAnsi="Times New Roman"/>
          <w:szCs w:val="20"/>
        </w:rPr>
        <w:t>The docume</w:t>
      </w:r>
      <w:r w:rsidRPr="00DD7626">
        <w:rPr>
          <w:rFonts w:ascii="Times New Roman" w:hAnsi="Times New Roman"/>
          <w:szCs w:val="20"/>
        </w:rPr>
        <w:t>nt is re</w:t>
      </w:r>
      <w:r w:rsidR="00C77890" w:rsidRPr="00DD7626">
        <w:rPr>
          <w:lang w:eastAsia="x-none"/>
        </w:rPr>
        <w:t xml:space="preserve">vised </w:t>
      </w:r>
      <w:r w:rsidRPr="00DD7626">
        <w:rPr>
          <w:lang w:eastAsia="x-none"/>
        </w:rPr>
        <w:t xml:space="preserve">and </w:t>
      </w:r>
      <w:r>
        <w:rPr>
          <w:highlight w:val="green"/>
          <w:lang w:eastAsia="x-none"/>
        </w:rPr>
        <w:t xml:space="preserve">approved </w:t>
      </w:r>
      <w:r w:rsidR="00C77890" w:rsidRPr="00C77890">
        <w:rPr>
          <w:highlight w:val="green"/>
          <w:lang w:eastAsia="x-none"/>
        </w:rPr>
        <w:t xml:space="preserve">in </w:t>
      </w:r>
      <w:hyperlink r:id="rId688" w:history="1">
        <w:r w:rsidR="00FE4C7E" w:rsidRPr="00DD7626">
          <w:rPr>
            <w:rStyle w:val="Hyperlink"/>
            <w:b/>
            <w:highlight w:val="green"/>
            <w:lang w:eastAsia="x-none"/>
          </w:rPr>
          <w:t>R1-1805347</w:t>
        </w:r>
      </w:hyperlink>
      <w:r w:rsidR="00C77890" w:rsidRPr="00C77890">
        <w:rPr>
          <w:lang w:eastAsia="x-none"/>
        </w:rPr>
        <w:t xml:space="preserve"> (</w:t>
      </w:r>
      <w:r>
        <w:rPr>
          <w:lang w:eastAsia="x-none"/>
        </w:rPr>
        <w:t xml:space="preserve">to </w:t>
      </w:r>
      <w:r w:rsidR="00C77890" w:rsidRPr="00C77890">
        <w:rPr>
          <w:lang w:eastAsia="x-none"/>
        </w:rPr>
        <w:t>delete a duplicate sentence)</w:t>
      </w:r>
    </w:p>
    <w:p w14:paraId="4E239772" w14:textId="77777777" w:rsidR="00C77890" w:rsidRPr="00C77890" w:rsidRDefault="00C77890" w:rsidP="00C77890">
      <w:pPr>
        <w:ind w:left="720" w:hanging="720"/>
        <w:rPr>
          <w:lang w:eastAsia="x-none"/>
        </w:rPr>
      </w:pPr>
    </w:p>
    <w:p w14:paraId="4675C60F" w14:textId="77777777" w:rsidR="00C77890" w:rsidRPr="00C77890" w:rsidRDefault="00C77890" w:rsidP="00C77890">
      <w:pPr>
        <w:ind w:left="720" w:hanging="720"/>
        <w:rPr>
          <w:b/>
          <w:u w:val="single"/>
          <w:lang w:eastAsia="x-none"/>
        </w:rPr>
      </w:pPr>
      <w:r w:rsidRPr="00C77890">
        <w:rPr>
          <w:b/>
          <w:u w:val="single"/>
          <w:lang w:eastAsia="x-none"/>
        </w:rPr>
        <w:t>SRS Antenna Switching</w:t>
      </w:r>
    </w:p>
    <w:p w14:paraId="2F3BF887" w14:textId="3F4A227D" w:rsidR="00C77890" w:rsidRPr="00DD7626" w:rsidRDefault="00603E09" w:rsidP="00C77890">
      <w:pPr>
        <w:ind w:left="1440" w:hanging="1440"/>
        <w:rPr>
          <w:b/>
          <w:lang w:eastAsia="x-none"/>
        </w:rPr>
      </w:pPr>
      <w:hyperlink r:id="rId689" w:history="1">
        <w:r w:rsidR="00FE4C7E" w:rsidRPr="00DD7626">
          <w:rPr>
            <w:rStyle w:val="Hyperlink"/>
            <w:b/>
            <w:lang w:eastAsia="x-none"/>
          </w:rPr>
          <w:t>R1-1803957</w:t>
        </w:r>
      </w:hyperlink>
      <w:r w:rsidR="00C77890" w:rsidRPr="00DD7626">
        <w:rPr>
          <w:b/>
          <w:lang w:eastAsia="x-none"/>
        </w:rPr>
        <w:tab/>
        <w:t>On support of SRS antenna switching for 1T4R and 2T4R antenna configurations</w:t>
      </w:r>
      <w:r w:rsidR="00C77890" w:rsidRPr="00DD7626">
        <w:rPr>
          <w:b/>
          <w:lang w:eastAsia="x-none"/>
        </w:rPr>
        <w:tab/>
        <w:t>Huawei, HiSilicon</w:t>
      </w:r>
    </w:p>
    <w:p w14:paraId="2ABA2D09" w14:textId="14CC848B" w:rsidR="00C77890" w:rsidRPr="00DD7626" w:rsidRDefault="00603E09" w:rsidP="00C77890">
      <w:pPr>
        <w:ind w:left="1440" w:hanging="1440"/>
        <w:rPr>
          <w:b/>
          <w:lang w:eastAsia="x-none"/>
        </w:rPr>
      </w:pPr>
      <w:hyperlink r:id="rId690" w:history="1">
        <w:r w:rsidR="00FE4C7E" w:rsidRPr="00DD7626">
          <w:rPr>
            <w:rStyle w:val="Hyperlink"/>
            <w:b/>
            <w:lang w:eastAsia="x-none"/>
          </w:rPr>
          <w:t>R1-1803958</w:t>
        </w:r>
      </w:hyperlink>
      <w:r w:rsidR="00C77890" w:rsidRPr="00DD7626">
        <w:rPr>
          <w:b/>
          <w:lang w:eastAsia="x-none"/>
        </w:rPr>
        <w:tab/>
        <w:t>On support of PUSCH antenna selection for 1T4R and 2T4R antenna configurations</w:t>
      </w:r>
      <w:r w:rsidR="00C77890" w:rsidRPr="00DD7626">
        <w:rPr>
          <w:b/>
          <w:lang w:eastAsia="x-none"/>
        </w:rPr>
        <w:tab/>
        <w:t>Huawei, HiSilicon</w:t>
      </w:r>
    </w:p>
    <w:p w14:paraId="435E6B84" w14:textId="3C4C9A86" w:rsidR="00C77890" w:rsidRPr="00C77890" w:rsidRDefault="00603E09" w:rsidP="00C77890">
      <w:pPr>
        <w:ind w:left="720" w:hanging="720"/>
        <w:rPr>
          <w:lang w:eastAsia="x-none"/>
        </w:rPr>
      </w:pPr>
      <w:hyperlink r:id="rId691" w:history="1">
        <w:r w:rsidR="00FE4C7E">
          <w:rPr>
            <w:rStyle w:val="Hyperlink"/>
            <w:lang w:eastAsia="x-none"/>
          </w:rPr>
          <w:t>R1-1803959</w:t>
        </w:r>
      </w:hyperlink>
      <w:r w:rsidR="00C77890" w:rsidRPr="00C77890">
        <w:rPr>
          <w:lang w:eastAsia="x-none"/>
        </w:rPr>
        <w:tab/>
        <w:t>Introduction of SRS antenna switching for 4 ports in 36.213</w:t>
      </w:r>
      <w:r w:rsidR="00C77890" w:rsidRPr="00C77890">
        <w:rPr>
          <w:lang w:eastAsia="x-none"/>
        </w:rPr>
        <w:tab/>
        <w:t>Huawei, HiSilicon</w:t>
      </w:r>
    </w:p>
    <w:p w14:paraId="3BBF4C6C" w14:textId="16BA75A8" w:rsidR="00C77890" w:rsidRPr="00C77890" w:rsidRDefault="00603E09" w:rsidP="00C77890">
      <w:pPr>
        <w:ind w:left="720" w:hanging="720"/>
        <w:rPr>
          <w:lang w:eastAsia="x-none"/>
        </w:rPr>
      </w:pPr>
      <w:hyperlink r:id="rId692" w:history="1">
        <w:r w:rsidR="00FE4C7E" w:rsidRPr="00DD7626">
          <w:rPr>
            <w:rStyle w:val="Hyperlink"/>
            <w:b/>
            <w:lang w:eastAsia="x-none"/>
          </w:rPr>
          <w:t>R1-1805278</w:t>
        </w:r>
      </w:hyperlink>
      <w:r w:rsidR="00C77890" w:rsidRPr="00DD7626">
        <w:rPr>
          <w:b/>
          <w:lang w:eastAsia="x-none"/>
        </w:rPr>
        <w:tab/>
        <w:t>SRS antenna switching for 1T4R and 2T4R</w:t>
      </w:r>
      <w:r w:rsidR="00C77890" w:rsidRPr="00DD7626">
        <w:rPr>
          <w:b/>
          <w:lang w:eastAsia="x-none"/>
        </w:rPr>
        <w:tab/>
        <w:t>Qualcomm Incorporated</w:t>
      </w:r>
      <w:r w:rsidR="00DD7626">
        <w:rPr>
          <w:lang w:eastAsia="x-none"/>
        </w:rPr>
        <w:tab/>
        <w:t>(</w:t>
      </w:r>
      <w:r w:rsidR="00C77890" w:rsidRPr="00C77890">
        <w:rPr>
          <w:lang w:eastAsia="x-none"/>
        </w:rPr>
        <w:t xml:space="preserve">Revision of </w:t>
      </w:r>
      <w:hyperlink r:id="rId693" w:history="1">
        <w:r w:rsidR="00FE4C7E">
          <w:rPr>
            <w:rStyle w:val="Hyperlink"/>
            <w:lang w:eastAsia="x-none"/>
          </w:rPr>
          <w:t>R1-1804937</w:t>
        </w:r>
      </w:hyperlink>
      <w:r w:rsidR="00DD7626">
        <w:rPr>
          <w:lang w:eastAsia="x-none"/>
        </w:rPr>
        <w:t>)</w:t>
      </w:r>
    </w:p>
    <w:p w14:paraId="34E38FF2" w14:textId="77777777" w:rsidR="00C77890" w:rsidRPr="00C77890" w:rsidRDefault="00C77890" w:rsidP="00C77890">
      <w:pPr>
        <w:ind w:left="720" w:hanging="720"/>
        <w:rPr>
          <w:lang w:eastAsia="x-none"/>
        </w:rPr>
      </w:pPr>
    </w:p>
    <w:p w14:paraId="1916000C" w14:textId="77777777" w:rsidR="00C77890" w:rsidRPr="00C77890" w:rsidRDefault="00C77890" w:rsidP="00C77890">
      <w:pPr>
        <w:ind w:left="720" w:hanging="720"/>
        <w:rPr>
          <w:bCs/>
          <w:lang w:eastAsia="zh-CN"/>
        </w:rPr>
      </w:pPr>
      <w:r w:rsidRPr="00C77890">
        <w:rPr>
          <w:bCs/>
          <w:highlight w:val="green"/>
          <w:lang w:eastAsia="zh-CN"/>
        </w:rPr>
        <w:t>Agreement:</w:t>
      </w:r>
      <w:r w:rsidRPr="00C77890">
        <w:rPr>
          <w:bCs/>
          <w:lang w:eastAsia="zh-CN"/>
        </w:rPr>
        <w:t xml:space="preserve"> </w:t>
      </w:r>
    </w:p>
    <w:p w14:paraId="7C0C8A9F" w14:textId="19D9E397" w:rsidR="00C77890" w:rsidRPr="00C77890" w:rsidRDefault="00C77890" w:rsidP="00C77890">
      <w:pPr>
        <w:ind w:left="720" w:hanging="720"/>
        <w:rPr>
          <w:bCs/>
          <w:lang w:eastAsia="zh-CN"/>
        </w:rPr>
      </w:pPr>
      <w:r w:rsidRPr="00C77890">
        <w:rPr>
          <w:bCs/>
          <w:lang w:eastAsia="zh-CN"/>
        </w:rPr>
        <w:t xml:space="preserve">Support SRS antenna switching for 1T4R antenna configuration when frequency hopping is disabled as </w:t>
      </w:r>
      <m:oMath>
        <m:r>
          <w:rPr>
            <w:rFonts w:ascii="Cambria Math" w:hAnsi="Cambria Math"/>
            <w:lang w:eastAsia="zh-CN"/>
          </w:rPr>
          <m:t>a</m:t>
        </m:r>
        <m:d>
          <m:dPr>
            <m:ctrlPr>
              <w:rPr>
                <w:rFonts w:ascii="Cambria Math" w:hAnsi="Cambria Math"/>
                <w:lang w:eastAsia="zh-CN"/>
              </w:rPr>
            </m:ctrlPr>
          </m:dPr>
          <m:e>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SRS</m:t>
                </m:r>
              </m:sub>
            </m:sSub>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SRS</m:t>
            </m:r>
          </m:sub>
        </m:sSub>
        <m:r>
          <w:rPr>
            <w:rFonts w:ascii="Cambria Math" w:hAnsi="Cambria Math"/>
            <w:lang w:eastAsia="zh-CN"/>
          </w:rPr>
          <m:t xml:space="preserve"> </m:t>
        </m:r>
        <m:r>
          <m:rPr>
            <m:sty m:val="p"/>
          </m:rPr>
          <w:rPr>
            <w:rFonts w:ascii="Cambria Math" w:hAnsi="Cambria Math"/>
            <w:lang w:eastAsia="zh-CN"/>
          </w:rPr>
          <m:t>mod</m:t>
        </m:r>
        <m:r>
          <w:rPr>
            <w:rFonts w:ascii="Cambria Math" w:hAnsi="Cambria Math"/>
            <w:lang w:eastAsia="zh-CN"/>
          </w:rPr>
          <m:t xml:space="preserve"> 4</m:t>
        </m:r>
      </m:oMath>
    </w:p>
    <w:p w14:paraId="500A2A33" w14:textId="77777777" w:rsidR="00DD7626" w:rsidRDefault="00DD7626" w:rsidP="00C77890">
      <w:pPr>
        <w:ind w:left="1440" w:hanging="1440"/>
        <w:rPr>
          <w:b/>
          <w:lang w:eastAsia="x-none"/>
        </w:rPr>
      </w:pPr>
    </w:p>
    <w:p w14:paraId="082EF3CB" w14:textId="38476B8E" w:rsidR="00C77890" w:rsidRPr="00DD7626" w:rsidRDefault="00603E09" w:rsidP="00C77890">
      <w:pPr>
        <w:ind w:left="1440" w:hanging="1440"/>
        <w:rPr>
          <w:b/>
          <w:lang w:eastAsia="x-none"/>
        </w:rPr>
      </w:pPr>
      <w:hyperlink r:id="rId694" w:history="1">
        <w:r w:rsidR="00FE4C7E" w:rsidRPr="00DD7626">
          <w:rPr>
            <w:rStyle w:val="Hyperlink"/>
            <w:b/>
            <w:lang w:eastAsia="x-none"/>
          </w:rPr>
          <w:t>R1-1805323</w:t>
        </w:r>
      </w:hyperlink>
      <w:r w:rsidR="00C77890" w:rsidRPr="00DD7626">
        <w:rPr>
          <w:b/>
          <w:lang w:eastAsia="x-none"/>
        </w:rPr>
        <w:tab/>
        <w:t>Introduction of SRS antenna switching for 4 ports in TS36.213</w:t>
      </w:r>
      <w:r w:rsidR="00C77890" w:rsidRPr="00DD7626">
        <w:rPr>
          <w:b/>
          <w:lang w:eastAsia="x-none"/>
        </w:rPr>
        <w:tab/>
        <w:t>Huawei, HiSilicon, Qualcomm</w:t>
      </w:r>
    </w:p>
    <w:p w14:paraId="0C4B7A4E" w14:textId="60CC7547" w:rsidR="00C77890" w:rsidRPr="00C77890" w:rsidRDefault="00DD7626" w:rsidP="00C77890">
      <w:pPr>
        <w:ind w:left="720" w:hanging="720"/>
        <w:rPr>
          <w:lang w:eastAsia="x-none"/>
        </w:rPr>
      </w:pPr>
      <w:r w:rsidRPr="00777035">
        <w:rPr>
          <w:rFonts w:ascii="Times New Roman" w:hAnsi="Times New Roman"/>
          <w:b/>
          <w:szCs w:val="20"/>
        </w:rPr>
        <w:t xml:space="preserve">Decision: </w:t>
      </w:r>
      <w:r w:rsidR="00C77890" w:rsidRPr="00C77890">
        <w:rPr>
          <w:highlight w:val="cyan"/>
          <w:lang w:eastAsia="x-none"/>
        </w:rPr>
        <w:t>Email discussion until May 9, 2018 (Le, Qualcomm)</w:t>
      </w:r>
      <w:r w:rsidR="00C77890" w:rsidRPr="00C77890">
        <w:rPr>
          <w:lang w:eastAsia="x-none"/>
        </w:rPr>
        <w:t xml:space="preserve"> </w:t>
      </w:r>
    </w:p>
    <w:p w14:paraId="469FC7B8" w14:textId="77777777" w:rsidR="00C77890" w:rsidRPr="00C77890" w:rsidRDefault="00C77890" w:rsidP="00C77890">
      <w:pPr>
        <w:ind w:left="720" w:hanging="720"/>
        <w:rPr>
          <w:lang w:eastAsia="x-none"/>
        </w:rPr>
      </w:pPr>
    </w:p>
    <w:p w14:paraId="7ABDBF52" w14:textId="77777777" w:rsidR="00C77890" w:rsidRPr="00C77890" w:rsidRDefault="00C77890" w:rsidP="00C77890">
      <w:pPr>
        <w:ind w:left="720" w:hanging="720"/>
        <w:rPr>
          <w:b/>
          <w:u w:val="single"/>
          <w:lang w:eastAsia="x-none"/>
        </w:rPr>
      </w:pPr>
      <w:r w:rsidRPr="00C77890">
        <w:rPr>
          <w:b/>
          <w:u w:val="single"/>
          <w:lang w:eastAsia="x-none"/>
        </w:rPr>
        <w:t>Modulation Enhancements</w:t>
      </w:r>
    </w:p>
    <w:p w14:paraId="5C61B90E" w14:textId="7C378C6B" w:rsidR="00C77890" w:rsidRPr="00DD7626" w:rsidRDefault="00603E09" w:rsidP="00C77890">
      <w:pPr>
        <w:ind w:left="720" w:hanging="720"/>
        <w:rPr>
          <w:b/>
          <w:lang w:eastAsia="x-none"/>
        </w:rPr>
      </w:pPr>
      <w:hyperlink r:id="rId695" w:history="1">
        <w:r w:rsidR="00FE4C7E" w:rsidRPr="00DD7626">
          <w:rPr>
            <w:rStyle w:val="Hyperlink"/>
            <w:b/>
            <w:lang w:eastAsia="x-none"/>
          </w:rPr>
          <w:t>R1-1804135</w:t>
        </w:r>
      </w:hyperlink>
      <w:r w:rsidR="00C77890" w:rsidRPr="00DD7626">
        <w:rPr>
          <w:b/>
          <w:lang w:eastAsia="x-none"/>
        </w:rPr>
        <w:tab/>
        <w:t>Modulation Enhancements</w:t>
      </w:r>
      <w:r w:rsidR="00C77890" w:rsidRPr="00DD7626">
        <w:rPr>
          <w:b/>
          <w:lang w:eastAsia="x-none"/>
        </w:rPr>
        <w:tab/>
        <w:t>MediaTek Inc.</w:t>
      </w:r>
    </w:p>
    <w:p w14:paraId="2C052920" w14:textId="419441E6" w:rsidR="00C77890" w:rsidRPr="00C77890" w:rsidRDefault="00603E09" w:rsidP="00C77890">
      <w:pPr>
        <w:ind w:left="720" w:hanging="720"/>
        <w:rPr>
          <w:lang w:eastAsia="x-none"/>
        </w:rPr>
      </w:pPr>
      <w:hyperlink r:id="rId696" w:history="1">
        <w:r w:rsidR="00FE4C7E">
          <w:rPr>
            <w:rStyle w:val="Hyperlink"/>
            <w:lang w:eastAsia="x-none"/>
          </w:rPr>
          <w:t>R1-1804439</w:t>
        </w:r>
      </w:hyperlink>
      <w:r w:rsidR="00C77890" w:rsidRPr="00C77890">
        <w:rPr>
          <w:lang w:eastAsia="x-none"/>
        </w:rPr>
        <w:tab/>
        <w:t>Discussion on modulation enhancement for 256QAM</w:t>
      </w:r>
      <w:r w:rsidR="00C77890" w:rsidRPr="00C77890">
        <w:rPr>
          <w:lang w:eastAsia="x-none"/>
        </w:rPr>
        <w:tab/>
        <w:t>Huawei, HiSilicon</w:t>
      </w:r>
    </w:p>
    <w:p w14:paraId="5D077EB3" w14:textId="4959632D" w:rsidR="00C77890" w:rsidRPr="00C77890" w:rsidRDefault="00603E09" w:rsidP="00C77890">
      <w:pPr>
        <w:ind w:left="720" w:hanging="720"/>
        <w:rPr>
          <w:lang w:eastAsia="x-none"/>
        </w:rPr>
      </w:pPr>
      <w:hyperlink r:id="rId697" w:history="1">
        <w:r w:rsidR="00FE4C7E">
          <w:rPr>
            <w:rStyle w:val="Hyperlink"/>
            <w:lang w:eastAsia="x-none"/>
          </w:rPr>
          <w:t>R1-1804684</w:t>
        </w:r>
      </w:hyperlink>
      <w:r w:rsidR="00C77890" w:rsidRPr="00C77890">
        <w:rPr>
          <w:lang w:eastAsia="x-none"/>
        </w:rPr>
        <w:tab/>
        <w:t>On TBS selection for LTE</w:t>
      </w:r>
      <w:r w:rsidR="00C77890" w:rsidRPr="00C77890">
        <w:rPr>
          <w:lang w:eastAsia="x-none"/>
        </w:rPr>
        <w:tab/>
        <w:t>Intel Corporation</w:t>
      </w:r>
    </w:p>
    <w:p w14:paraId="03947D36" w14:textId="2F010FCE" w:rsidR="00C77890" w:rsidRPr="00DD7626" w:rsidRDefault="00603E09" w:rsidP="00C77890">
      <w:pPr>
        <w:ind w:left="720" w:hanging="720"/>
        <w:rPr>
          <w:b/>
          <w:lang w:eastAsia="x-none"/>
        </w:rPr>
      </w:pPr>
      <w:hyperlink r:id="rId698" w:history="1">
        <w:r w:rsidR="00FE4C7E" w:rsidRPr="00DD7626">
          <w:rPr>
            <w:rStyle w:val="Hyperlink"/>
            <w:b/>
            <w:lang w:eastAsia="x-none"/>
          </w:rPr>
          <w:t>R1-1804938</w:t>
        </w:r>
      </w:hyperlink>
      <w:r w:rsidR="00C77890" w:rsidRPr="00DD7626">
        <w:rPr>
          <w:b/>
          <w:lang w:eastAsia="x-none"/>
        </w:rPr>
        <w:tab/>
        <w:t>Discussion on modulation enhancements</w:t>
      </w:r>
      <w:r w:rsidR="00C77890" w:rsidRPr="00DD7626">
        <w:rPr>
          <w:b/>
          <w:lang w:eastAsia="x-none"/>
        </w:rPr>
        <w:tab/>
        <w:t>Qualcomm Incorporated</w:t>
      </w:r>
    </w:p>
    <w:p w14:paraId="39C7B817" w14:textId="527E19C9" w:rsidR="00C77890" w:rsidRPr="00C77890" w:rsidRDefault="00C77890" w:rsidP="00DD7626">
      <w:pPr>
        <w:ind w:left="720" w:hanging="720"/>
        <w:rPr>
          <w:kern w:val="32"/>
        </w:rPr>
      </w:pPr>
      <w:r w:rsidRPr="00C77890">
        <w:rPr>
          <w:lang w:eastAsia="x-none"/>
        </w:rPr>
        <w:t>Revisit this topic in RAN1#93</w:t>
      </w:r>
    </w:p>
    <w:p w14:paraId="6EC77854" w14:textId="77777777" w:rsidR="00254752" w:rsidRPr="00254752" w:rsidRDefault="00254752" w:rsidP="00E45C1D">
      <w:pPr>
        <w:pStyle w:val="Heading1"/>
      </w:pPr>
      <w:bookmarkStart w:id="229" w:name="_Toc514184636"/>
      <w:r w:rsidRPr="00254752">
        <w:t>NR</w:t>
      </w:r>
      <w:bookmarkEnd w:id="228"/>
      <w:bookmarkEnd w:id="229"/>
      <w:r w:rsidRPr="00254752">
        <w:t xml:space="preserve"> </w:t>
      </w:r>
    </w:p>
    <w:p w14:paraId="04382E41" w14:textId="55C65304" w:rsidR="00254752" w:rsidRDefault="00603E09" w:rsidP="00254752">
      <w:pPr>
        <w:ind w:left="720" w:hanging="720"/>
        <w:rPr>
          <w:b/>
          <w:lang w:eastAsia="x-none"/>
        </w:rPr>
      </w:pPr>
      <w:hyperlink r:id="rId699" w:history="1">
        <w:r w:rsidR="00FE4C7E">
          <w:rPr>
            <w:rStyle w:val="Hyperlink"/>
            <w:b/>
            <w:lang w:eastAsia="x-none"/>
          </w:rPr>
          <w:t>R1-1805141</w:t>
        </w:r>
      </w:hyperlink>
      <w:r w:rsidR="00254752" w:rsidRPr="00880441">
        <w:rPr>
          <w:b/>
          <w:lang w:eastAsia="x-none"/>
        </w:rPr>
        <w:tab/>
        <w:t>Draft CR to 38.300 on functionality related to 38.21x</w:t>
      </w:r>
      <w:r w:rsidR="00254752" w:rsidRPr="00880441">
        <w:rPr>
          <w:b/>
          <w:lang w:eastAsia="x-none"/>
        </w:rPr>
        <w:tab/>
        <w:t>Editor (Nokia)</w:t>
      </w:r>
    </w:p>
    <w:p w14:paraId="5B272E9B" w14:textId="4A3EF1B0" w:rsidR="00880441" w:rsidRPr="002662F4" w:rsidRDefault="00880441" w:rsidP="00880441">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sidR="002662F4">
        <w:rPr>
          <w:highlight w:val="green"/>
          <w:lang w:eastAsia="x-none"/>
        </w:rPr>
        <w:t>e</w:t>
      </w:r>
      <w:r w:rsidR="002662F4" w:rsidRPr="002662F4">
        <w:rPr>
          <w:highlight w:val="green"/>
          <w:lang w:eastAsia="x-none"/>
        </w:rPr>
        <w:t xml:space="preserve">ndorsed. </w:t>
      </w:r>
      <w:r w:rsidR="002662F4" w:rsidRPr="002662F4">
        <w:rPr>
          <w:lang w:eastAsia="x-none"/>
        </w:rPr>
        <w:t xml:space="preserve">Send an LS to RAN2 – </w:t>
      </w:r>
      <w:hyperlink r:id="rId700" w:history="1">
        <w:r w:rsidR="00FE4C7E">
          <w:rPr>
            <w:rStyle w:val="Hyperlink"/>
            <w:lang w:eastAsia="x-none"/>
          </w:rPr>
          <w:t>R1-1805558</w:t>
        </w:r>
      </w:hyperlink>
      <w:r w:rsidRPr="00777035">
        <w:rPr>
          <w:rFonts w:ascii="Times New Roman" w:hAnsi="Times New Roman"/>
          <w:szCs w:val="20"/>
        </w:rPr>
        <w:t>.</w:t>
      </w:r>
    </w:p>
    <w:p w14:paraId="356DBC7C" w14:textId="7D3F1038" w:rsidR="00880441" w:rsidRDefault="00880441" w:rsidP="00254752">
      <w:pPr>
        <w:ind w:left="720" w:hanging="720"/>
        <w:rPr>
          <w:b/>
          <w:lang w:eastAsia="x-none"/>
        </w:rPr>
      </w:pPr>
    </w:p>
    <w:p w14:paraId="775E4208" w14:textId="355E2139" w:rsidR="005B4032" w:rsidRDefault="005B4032" w:rsidP="00254752">
      <w:pPr>
        <w:ind w:left="720" w:hanging="720"/>
        <w:rPr>
          <w:b/>
          <w:lang w:eastAsia="x-none"/>
        </w:rPr>
      </w:pPr>
      <w:r>
        <w:rPr>
          <w:b/>
          <w:lang w:eastAsia="x-none"/>
        </w:rPr>
        <w:t>Friday</w:t>
      </w:r>
    </w:p>
    <w:p w14:paraId="772D4E49" w14:textId="506ECECB" w:rsidR="005B4032" w:rsidRDefault="005B4032" w:rsidP="00254752">
      <w:pPr>
        <w:ind w:left="720" w:hanging="720"/>
        <w:rPr>
          <w:b/>
          <w:lang w:eastAsia="x-none"/>
        </w:rPr>
      </w:pPr>
      <w:r w:rsidRPr="005B4032">
        <w:rPr>
          <w:b/>
          <w:lang w:eastAsia="x-none"/>
        </w:rPr>
        <w:t>R1-1805558</w:t>
      </w:r>
      <w:r w:rsidRPr="005B4032">
        <w:rPr>
          <w:b/>
          <w:lang w:eastAsia="x-none"/>
        </w:rPr>
        <w:tab/>
        <w:t>[DRAFT] LS on time domain resource allocation</w:t>
      </w:r>
      <w:r w:rsidRPr="005B4032">
        <w:rPr>
          <w:b/>
          <w:lang w:eastAsia="x-none"/>
        </w:rPr>
        <w:tab/>
        <w:t>Nokia</w:t>
      </w:r>
    </w:p>
    <w:p w14:paraId="2FAE4C92" w14:textId="2BD0F882" w:rsidR="00373447" w:rsidRPr="00373447" w:rsidRDefault="00373447" w:rsidP="005B4032">
      <w:pPr>
        <w:rPr>
          <w:rFonts w:ascii="Times New Roman" w:hAnsi="Times New Roman"/>
          <w:szCs w:val="20"/>
        </w:rPr>
      </w:pPr>
      <w:r w:rsidRPr="00902474">
        <w:rPr>
          <w:rFonts w:ascii="Times New Roman" w:hAnsi="Times New Roman"/>
          <w:b/>
          <w:szCs w:val="20"/>
        </w:rPr>
        <w:t>D</w:t>
      </w:r>
      <w:r>
        <w:rPr>
          <w:rFonts w:ascii="Times New Roman" w:hAnsi="Times New Roman"/>
          <w:b/>
          <w:szCs w:val="20"/>
        </w:rPr>
        <w:t>iscussion</w:t>
      </w:r>
      <w:r w:rsidRPr="00902474">
        <w:rPr>
          <w:rFonts w:ascii="Times New Roman" w:hAnsi="Times New Roman"/>
          <w:b/>
          <w:szCs w:val="20"/>
        </w:rPr>
        <w:t xml:space="preserve">: </w:t>
      </w:r>
      <w:r w:rsidRPr="00373447">
        <w:rPr>
          <w:rFonts w:ascii="Times New Roman" w:hAnsi="Times New Roman"/>
          <w:szCs w:val="20"/>
        </w:rPr>
        <w:t>Huawei fine with the content, title may require some update?</w:t>
      </w:r>
    </w:p>
    <w:p w14:paraId="46001020" w14:textId="365D2DAE" w:rsidR="005B4032" w:rsidRPr="005B4032" w:rsidRDefault="005B4032" w:rsidP="005B4032">
      <w:pPr>
        <w:rPr>
          <w:lang w:eastAsia="x-none"/>
        </w:rPr>
      </w:pPr>
      <w:r w:rsidRPr="00902474">
        <w:rPr>
          <w:rFonts w:ascii="Times New Roman" w:hAnsi="Times New Roman"/>
          <w:b/>
          <w:szCs w:val="20"/>
        </w:rPr>
        <w:t xml:space="preserve">Decision: </w:t>
      </w:r>
      <w:r w:rsidRPr="00902474">
        <w:rPr>
          <w:rFonts w:ascii="Times New Roman" w:hAnsi="Times New Roman"/>
          <w:szCs w:val="20"/>
        </w:rPr>
        <w:t xml:space="preserve">The document is </w:t>
      </w:r>
      <w:r w:rsidRPr="00902474">
        <w:rPr>
          <w:lang w:eastAsia="x-none"/>
        </w:rPr>
        <w:t>endorsed</w:t>
      </w:r>
      <w:r w:rsidR="00902474">
        <w:rPr>
          <w:lang w:eastAsia="x-none"/>
        </w:rPr>
        <w:t xml:space="preserve"> and final </w:t>
      </w:r>
      <w:r w:rsidRPr="00902474">
        <w:rPr>
          <w:lang w:eastAsia="x-none"/>
        </w:rPr>
        <w:t xml:space="preserve">LS </w:t>
      </w:r>
      <w:r w:rsidR="00902474" w:rsidRPr="00902474">
        <w:rPr>
          <w:lang w:eastAsia="x-none"/>
        </w:rPr>
        <w:t xml:space="preserve">is </w:t>
      </w:r>
      <w:r w:rsidR="00902474" w:rsidRPr="00902474">
        <w:rPr>
          <w:highlight w:val="green"/>
          <w:lang w:eastAsia="x-none"/>
        </w:rPr>
        <w:t>approved in R1-1805765</w:t>
      </w:r>
      <w:r w:rsidR="00902474" w:rsidRPr="00902474">
        <w:rPr>
          <w:lang w:eastAsia="x-none"/>
        </w:rPr>
        <w:t>, assuming fixing with a proper title.</w:t>
      </w:r>
    </w:p>
    <w:p w14:paraId="602F9022" w14:textId="611E88CE" w:rsidR="00254752" w:rsidRPr="00880441" w:rsidRDefault="00254752" w:rsidP="00574EA0">
      <w:pPr>
        <w:pStyle w:val="Heading2"/>
        <w:ind w:left="720" w:hanging="720"/>
      </w:pPr>
      <w:bookmarkStart w:id="230" w:name="_Toc510867612"/>
      <w:bookmarkStart w:id="231" w:name="_Toc514184637"/>
      <w:r w:rsidRPr="00254752">
        <w:t>Maintenance of NR</w:t>
      </w:r>
      <w:bookmarkEnd w:id="230"/>
      <w:r w:rsidR="00880441">
        <w:t xml:space="preserve"> - </w:t>
      </w:r>
      <w:r w:rsidRPr="00880441">
        <w:rPr>
          <w:rFonts w:eastAsia="MS Mincho" w:hint="eastAsia"/>
          <w:lang w:eastAsia="ja-JP"/>
        </w:rPr>
        <w:t>W</w:t>
      </w:r>
      <w:r w:rsidRPr="00880441">
        <w:t xml:space="preserve">ID in </w:t>
      </w:r>
      <w:hyperlink r:id="rId701" w:history="1">
        <w:r w:rsidRPr="00880441">
          <w:rPr>
            <w:rFonts w:eastAsia="MS Mincho" w:hint="eastAsia"/>
            <w:color w:val="0000FF"/>
            <w:u w:val="single"/>
            <w:lang w:eastAsia="ja-JP"/>
          </w:rPr>
          <w:t>RP-17</w:t>
        </w:r>
        <w:r w:rsidRPr="00880441">
          <w:rPr>
            <w:rFonts w:eastAsia="MS Mincho"/>
            <w:color w:val="0000FF"/>
            <w:u w:val="single"/>
            <w:lang w:eastAsia="ja-JP"/>
          </w:rPr>
          <w:t>2834</w:t>
        </w:r>
        <w:bookmarkEnd w:id="231"/>
      </w:hyperlink>
    </w:p>
    <w:p w14:paraId="1BB95513" w14:textId="77777777" w:rsidR="00254752" w:rsidRPr="00254752" w:rsidRDefault="00254752" w:rsidP="00254752">
      <w:r w:rsidRPr="00254752">
        <w:t>Only essential corrections. Notes:</w:t>
      </w:r>
    </w:p>
    <w:p w14:paraId="300182E2" w14:textId="77777777" w:rsidR="00254752" w:rsidRPr="00254752" w:rsidRDefault="00254752" w:rsidP="00600A22">
      <w:pPr>
        <w:numPr>
          <w:ilvl w:val="0"/>
          <w:numId w:val="34"/>
        </w:numPr>
        <w:rPr>
          <w:color w:val="FF0000"/>
        </w:rPr>
      </w:pPr>
      <w:r w:rsidRPr="00254752">
        <w:rPr>
          <w:color w:val="FF0000"/>
        </w:rPr>
        <w:t xml:space="preserve">No individual CRs are allowed. Only text proposals are allowed. </w:t>
      </w:r>
    </w:p>
    <w:p w14:paraId="4506EECB" w14:textId="77777777" w:rsidR="00254752" w:rsidRPr="00254752" w:rsidRDefault="00254752" w:rsidP="00600A22">
      <w:pPr>
        <w:numPr>
          <w:ilvl w:val="1"/>
          <w:numId w:val="34"/>
        </w:numPr>
        <w:rPr>
          <w:color w:val="FF0000"/>
        </w:rPr>
      </w:pPr>
      <w:r w:rsidRPr="00254752">
        <w:rPr>
          <w:color w:val="FF0000"/>
        </w:rPr>
        <w:lastRenderedPageBreak/>
        <w:t>Later on editors will aggregate all endorsed text proposals for a jumbo CR per spec</w:t>
      </w:r>
    </w:p>
    <w:p w14:paraId="3603C1A8" w14:textId="77777777" w:rsidR="00254752" w:rsidRPr="00254752" w:rsidRDefault="00254752" w:rsidP="00600A22">
      <w:pPr>
        <w:numPr>
          <w:ilvl w:val="0"/>
          <w:numId w:val="34"/>
        </w:numPr>
        <w:rPr>
          <w:color w:val="FF0000"/>
        </w:rPr>
      </w:pPr>
      <w:r w:rsidRPr="00254752">
        <w:rPr>
          <w:color w:val="FF0000"/>
        </w:rPr>
        <w:t>Editors are encouraged to submit editor’s CR before the meeting reflecting additional comments received after the endorsed &amp; frozen NR specifications. If submitted, please submit under agenda 7.</w:t>
      </w:r>
    </w:p>
    <w:p w14:paraId="7A19F229" w14:textId="77777777" w:rsidR="00880441" w:rsidRDefault="00880441" w:rsidP="00254752"/>
    <w:p w14:paraId="492910B0" w14:textId="04F9D84F" w:rsidR="00254752" w:rsidRPr="00880441" w:rsidRDefault="00603E09" w:rsidP="00254752">
      <w:pPr>
        <w:rPr>
          <w:b/>
        </w:rPr>
      </w:pPr>
      <w:hyperlink r:id="rId702" w:history="1">
        <w:r w:rsidR="00FE4C7E">
          <w:rPr>
            <w:rStyle w:val="Hyperlink"/>
            <w:b/>
          </w:rPr>
          <w:t>R1-1803865</w:t>
        </w:r>
      </w:hyperlink>
      <w:r w:rsidR="00254752" w:rsidRPr="00880441">
        <w:rPr>
          <w:b/>
        </w:rPr>
        <w:tab/>
        <w:t>Draft CR to 38.211</w:t>
      </w:r>
      <w:r w:rsidR="00254752" w:rsidRPr="00880441">
        <w:rPr>
          <w:b/>
        </w:rPr>
        <w:tab/>
        <w:t>Ericsson</w:t>
      </w:r>
    </w:p>
    <w:p w14:paraId="34B15216" w14:textId="77777777" w:rsidR="002750F9" w:rsidRDefault="00880441" w:rsidP="00880441">
      <w:pPr>
        <w:rPr>
          <w:rFonts w:ascii="Times New Roman" w:hAnsi="Times New Roman"/>
          <w:b/>
          <w:szCs w:val="20"/>
        </w:rPr>
      </w:pPr>
      <w:r>
        <w:rPr>
          <w:rFonts w:ascii="Times New Roman" w:hAnsi="Times New Roman"/>
          <w:b/>
          <w:szCs w:val="20"/>
        </w:rPr>
        <w:t xml:space="preserve">Discussion: </w:t>
      </w:r>
    </w:p>
    <w:p w14:paraId="1A30B756" w14:textId="6603A3D7" w:rsidR="00880441" w:rsidRPr="00880441" w:rsidRDefault="00880441" w:rsidP="00880441">
      <w:pPr>
        <w:rPr>
          <w:rFonts w:ascii="Times New Roman" w:hAnsi="Times New Roman"/>
          <w:szCs w:val="20"/>
        </w:rPr>
      </w:pPr>
      <w:r w:rsidRPr="00880441">
        <w:rPr>
          <w:rFonts w:ascii="Times New Roman" w:hAnsi="Times New Roman"/>
          <w:szCs w:val="20"/>
        </w:rPr>
        <w:t>Ericsson: Intent is to raise issue that has not been correctly captured – suggests moving the table used for SFI signaling into the SFI section of 213</w:t>
      </w:r>
    </w:p>
    <w:p w14:paraId="4DBE707F" w14:textId="64F1D483" w:rsidR="00880441" w:rsidRPr="00880441" w:rsidRDefault="00880441" w:rsidP="00880441">
      <w:pPr>
        <w:rPr>
          <w:rFonts w:ascii="Times New Roman" w:hAnsi="Times New Roman"/>
          <w:szCs w:val="20"/>
        </w:rPr>
      </w:pPr>
      <w:r w:rsidRPr="00880441">
        <w:rPr>
          <w:rFonts w:ascii="Times New Roman" w:hAnsi="Times New Roman"/>
          <w:szCs w:val="20"/>
        </w:rPr>
        <w:t>Huawei: draft CR was submitted very late</w:t>
      </w:r>
    </w:p>
    <w:p w14:paraId="2C728D38" w14:textId="5EA01A38" w:rsidR="00880441" w:rsidRPr="00880441" w:rsidRDefault="00880441" w:rsidP="00880441">
      <w:pPr>
        <w:rPr>
          <w:rFonts w:ascii="Times New Roman" w:hAnsi="Times New Roman"/>
          <w:szCs w:val="20"/>
        </w:rPr>
      </w:pPr>
      <w:r w:rsidRPr="00880441">
        <w:rPr>
          <w:rFonts w:ascii="Times New Roman" w:hAnsi="Times New Roman"/>
          <w:szCs w:val="20"/>
        </w:rPr>
        <w:t>Ericsson: no intention to agree on it, for info moving forward</w:t>
      </w:r>
    </w:p>
    <w:p w14:paraId="744918DC" w14:textId="64D90E0F" w:rsidR="003E2D79" w:rsidRPr="003E2D79" w:rsidRDefault="00880441" w:rsidP="003E2D79">
      <w:pPr>
        <w:rPr>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3E2D79">
        <w:rPr>
          <w:rFonts w:ascii="Times New Roman" w:hAnsi="Times New Roman"/>
          <w:szCs w:val="20"/>
        </w:rPr>
        <w:t xml:space="preserve"> </w:t>
      </w:r>
      <w:r w:rsidR="003E2D79" w:rsidRPr="003E2D79">
        <w:rPr>
          <w:szCs w:val="20"/>
        </w:rPr>
        <w:t xml:space="preserve">The change in 7.4.1.1.1 in </w:t>
      </w:r>
      <w:hyperlink r:id="rId703" w:history="1">
        <w:r w:rsidR="00FE4C7E">
          <w:rPr>
            <w:rStyle w:val="Hyperlink"/>
            <w:szCs w:val="20"/>
          </w:rPr>
          <w:t>R1-1803865</w:t>
        </w:r>
      </w:hyperlink>
      <w:r w:rsidR="003E2D79" w:rsidRPr="003E2D79">
        <w:rPr>
          <w:szCs w:val="20"/>
        </w:rPr>
        <w:t xml:space="preserve"> is </w:t>
      </w:r>
      <w:r w:rsidR="003E2D79" w:rsidRPr="003E2D79">
        <w:rPr>
          <w:szCs w:val="20"/>
          <w:highlight w:val="green"/>
        </w:rPr>
        <w:t xml:space="preserve">endorsed </w:t>
      </w:r>
      <w:r w:rsidR="003E2D79" w:rsidRPr="003E2D79">
        <w:rPr>
          <w:szCs w:val="20"/>
        </w:rPr>
        <w:t>(to be included in the next editor CR update)</w:t>
      </w:r>
    </w:p>
    <w:p w14:paraId="25F54DE2" w14:textId="6DE2B68E" w:rsidR="00880441" w:rsidRDefault="00880441" w:rsidP="00880441">
      <w:pPr>
        <w:rPr>
          <w:rFonts w:ascii="Times New Roman" w:hAnsi="Times New Roman"/>
          <w:szCs w:val="20"/>
        </w:rPr>
      </w:pPr>
    </w:p>
    <w:p w14:paraId="2D82608B" w14:textId="18191CB5" w:rsidR="002750F9" w:rsidRPr="002750F9" w:rsidRDefault="002750F9" w:rsidP="00880441">
      <w:pPr>
        <w:rPr>
          <w:rFonts w:ascii="Times New Roman" w:hAnsi="Times New Roman"/>
          <w:b/>
          <w:szCs w:val="20"/>
        </w:rPr>
      </w:pPr>
      <w:r w:rsidRPr="002750F9">
        <w:rPr>
          <w:rFonts w:ascii="Times New Roman" w:hAnsi="Times New Roman"/>
          <w:b/>
          <w:szCs w:val="20"/>
        </w:rPr>
        <w:t>Friday</w:t>
      </w:r>
    </w:p>
    <w:p w14:paraId="166F03E1" w14:textId="3A193755" w:rsidR="002750F9" w:rsidRPr="002750F9" w:rsidRDefault="002750F9" w:rsidP="00880441">
      <w:pPr>
        <w:rPr>
          <w:rFonts w:ascii="Times New Roman" w:hAnsi="Times New Roman"/>
          <w:b/>
          <w:szCs w:val="20"/>
        </w:rPr>
      </w:pPr>
      <w:r w:rsidRPr="002750F9">
        <w:rPr>
          <w:rFonts w:ascii="Times New Roman" w:hAnsi="Times New Roman"/>
          <w:b/>
          <w:szCs w:val="20"/>
        </w:rPr>
        <w:t>R1-1805751</w:t>
      </w:r>
      <w:r w:rsidRPr="002750F9">
        <w:rPr>
          <w:rFonts w:ascii="Times New Roman" w:hAnsi="Times New Roman"/>
          <w:b/>
          <w:szCs w:val="20"/>
        </w:rPr>
        <w:tab/>
        <w:t>[DRAFT] LS on RRC parameters for NR</w:t>
      </w:r>
      <w:r w:rsidRPr="002750F9">
        <w:rPr>
          <w:rFonts w:ascii="Times New Roman" w:hAnsi="Times New Roman"/>
          <w:b/>
          <w:szCs w:val="20"/>
        </w:rPr>
        <w:tab/>
        <w:t>Ericsson</w:t>
      </w:r>
    </w:p>
    <w:p w14:paraId="45F22117" w14:textId="7BBF97E6" w:rsidR="002750F9" w:rsidRPr="005B4032" w:rsidRDefault="002750F9" w:rsidP="002750F9">
      <w:pPr>
        <w:rPr>
          <w:lang w:eastAsia="x-none"/>
        </w:rPr>
      </w:pPr>
      <w:bookmarkStart w:id="232" w:name="_Toc510867613"/>
      <w:bookmarkStart w:id="233" w:name="_Toc486620680"/>
      <w:r w:rsidRPr="00902474">
        <w:rPr>
          <w:rFonts w:ascii="Times New Roman" w:hAnsi="Times New Roman"/>
          <w:b/>
          <w:szCs w:val="20"/>
        </w:rPr>
        <w:t xml:space="preserve">Decision: </w:t>
      </w:r>
      <w:r w:rsidRPr="00902474">
        <w:rPr>
          <w:rFonts w:ascii="Times New Roman" w:hAnsi="Times New Roman"/>
          <w:szCs w:val="20"/>
        </w:rPr>
        <w:t xml:space="preserve">The document is </w:t>
      </w:r>
      <w:r w:rsidRPr="00902474">
        <w:rPr>
          <w:lang w:eastAsia="x-none"/>
        </w:rPr>
        <w:t>endorsed</w:t>
      </w:r>
      <w:r>
        <w:rPr>
          <w:lang w:eastAsia="x-none"/>
        </w:rPr>
        <w:t xml:space="preserve"> and final </w:t>
      </w:r>
      <w:r w:rsidRPr="00902474">
        <w:rPr>
          <w:lang w:eastAsia="x-none"/>
        </w:rPr>
        <w:t xml:space="preserve">LS is </w:t>
      </w:r>
      <w:r w:rsidRPr="00902474">
        <w:rPr>
          <w:highlight w:val="green"/>
          <w:lang w:eastAsia="x-none"/>
        </w:rPr>
        <w:t>approved in R1-180576</w:t>
      </w:r>
      <w:r w:rsidR="001610E1">
        <w:rPr>
          <w:highlight w:val="green"/>
          <w:lang w:eastAsia="x-none"/>
        </w:rPr>
        <w:t>6</w:t>
      </w:r>
      <w:r w:rsidRPr="00902474">
        <w:rPr>
          <w:lang w:eastAsia="x-none"/>
        </w:rPr>
        <w:t>.</w:t>
      </w:r>
    </w:p>
    <w:p w14:paraId="1F5D3BCD" w14:textId="3DC69CE7" w:rsidR="002750F9" w:rsidRDefault="002750F9" w:rsidP="002750F9"/>
    <w:p w14:paraId="077E2423" w14:textId="3C37655A" w:rsidR="001610E1" w:rsidRPr="001610E1" w:rsidRDefault="001610E1" w:rsidP="002750F9">
      <w:pPr>
        <w:rPr>
          <w:szCs w:val="20"/>
          <w:highlight w:val="cyan"/>
        </w:rPr>
      </w:pPr>
      <w:r w:rsidRPr="001610E1">
        <w:rPr>
          <w:szCs w:val="20"/>
          <w:highlight w:val="cyan"/>
        </w:rPr>
        <w:t xml:space="preserve">Editors to prepare CRs capturing the agreements till </w:t>
      </w:r>
      <w:r>
        <w:rPr>
          <w:szCs w:val="20"/>
          <w:highlight w:val="cyan"/>
        </w:rPr>
        <w:t>April 27</w:t>
      </w:r>
      <w:r w:rsidRPr="001610E1">
        <w:rPr>
          <w:szCs w:val="20"/>
          <w:highlight w:val="cyan"/>
          <w:vertAlign w:val="superscript"/>
        </w:rPr>
        <w:t>th</w:t>
      </w:r>
      <w:r w:rsidRPr="001610E1">
        <w:rPr>
          <w:szCs w:val="20"/>
          <w:highlight w:val="cyan"/>
        </w:rPr>
        <w:t xml:space="preserve">, </w:t>
      </w:r>
      <w:r>
        <w:rPr>
          <w:szCs w:val="20"/>
          <w:highlight w:val="cyan"/>
        </w:rPr>
        <w:t>for comments and endorsement by May 3</w:t>
      </w:r>
      <w:r w:rsidRPr="001610E1">
        <w:rPr>
          <w:szCs w:val="20"/>
          <w:highlight w:val="cyan"/>
          <w:vertAlign w:val="superscript"/>
        </w:rPr>
        <w:t>rd</w:t>
      </w:r>
      <w:r>
        <w:rPr>
          <w:szCs w:val="20"/>
          <w:highlight w:val="cyan"/>
        </w:rPr>
        <w:t>.</w:t>
      </w:r>
    </w:p>
    <w:p w14:paraId="279C9BDF" w14:textId="1D74A7FC" w:rsidR="00D02BB1" w:rsidRPr="00D02BB1" w:rsidRDefault="00254752" w:rsidP="00D02BB1">
      <w:pPr>
        <w:pStyle w:val="Heading3"/>
      </w:pPr>
      <w:bookmarkStart w:id="234" w:name="_Toc514184638"/>
      <w:r w:rsidRPr="00254752">
        <w:rPr>
          <w:rFonts w:hint="eastAsia"/>
        </w:rPr>
        <w:t>I</w:t>
      </w:r>
      <w:r w:rsidRPr="00254752">
        <w:t>nitial access and mobility</w:t>
      </w:r>
      <w:bookmarkEnd w:id="232"/>
      <w:bookmarkEnd w:id="234"/>
    </w:p>
    <w:p w14:paraId="207DF30D" w14:textId="29271D8F" w:rsidR="00254752" w:rsidRDefault="00254752" w:rsidP="00D02BB1">
      <w:pPr>
        <w:pStyle w:val="Heading4"/>
      </w:pPr>
      <w:bookmarkStart w:id="235" w:name="_Toc510867614"/>
      <w:bookmarkStart w:id="236" w:name="_Toc514184639"/>
      <w:r w:rsidRPr="00254752">
        <w:rPr>
          <w:rFonts w:hint="eastAsia"/>
        </w:rPr>
        <w:t>Synchronization signal</w:t>
      </w:r>
      <w:bookmarkEnd w:id="235"/>
      <w:bookmarkEnd w:id="236"/>
    </w:p>
    <w:p w14:paraId="62CCA83B" w14:textId="04E1E8F8" w:rsidR="00D02BB1" w:rsidRDefault="00603E09" w:rsidP="00D02BB1">
      <w:pPr>
        <w:rPr>
          <w:b/>
        </w:rPr>
      </w:pPr>
      <w:hyperlink r:id="rId704" w:history="1">
        <w:r w:rsidR="00FE4C7E">
          <w:rPr>
            <w:rStyle w:val="Hyperlink"/>
            <w:b/>
          </w:rPr>
          <w:t>R1-1805501</w:t>
        </w:r>
      </w:hyperlink>
      <w:r w:rsidR="00D02BB1" w:rsidRPr="00D02BB1">
        <w:rPr>
          <w:b/>
        </w:rPr>
        <w:tab/>
        <w:t>Summary of 7.1.1.1 Synchronization signal</w:t>
      </w:r>
      <w:r w:rsidR="00D02BB1" w:rsidRPr="00D02BB1">
        <w:rPr>
          <w:b/>
        </w:rPr>
        <w:tab/>
        <w:t>Ericsson</w:t>
      </w:r>
    </w:p>
    <w:p w14:paraId="30BC58A6" w14:textId="0D375593" w:rsidR="00D02BB1" w:rsidRDefault="00D02BB1" w:rsidP="00D02BB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1EDAA3AC" w14:textId="77777777" w:rsidR="00CB27CF" w:rsidRDefault="00CB27CF" w:rsidP="00D02BB1">
      <w:pPr>
        <w:rPr>
          <w:rFonts w:ascii="Times New Roman" w:hAnsi="Times New Roman"/>
          <w:szCs w:val="20"/>
        </w:rPr>
      </w:pPr>
    </w:p>
    <w:p w14:paraId="2E579D9B" w14:textId="057241B8" w:rsidR="00CB27CF" w:rsidRPr="00CB27CF" w:rsidRDefault="00CB27CF" w:rsidP="003B3756">
      <w:r w:rsidRPr="003B3756">
        <w:rPr>
          <w:lang w:eastAsia="x-none"/>
        </w:rPr>
        <w:t xml:space="preserve">For the issue of potentially define </w:t>
      </w:r>
      <w:r w:rsidRPr="003B3756">
        <w:t>an offset range between SSS and PDCCH, discuss further offline, aim to conclude</w:t>
      </w:r>
      <w:r w:rsidR="003B3756" w:rsidRPr="003B3756">
        <w:t xml:space="preserve"> at</w:t>
      </w:r>
      <w:r w:rsidRPr="003B3756">
        <w:t xml:space="preserve"> this meeting</w:t>
      </w:r>
    </w:p>
    <w:p w14:paraId="72461CD8" w14:textId="77777777" w:rsidR="00CB27CF" w:rsidRPr="00CB27CF" w:rsidRDefault="00CB27CF" w:rsidP="00CB27CF">
      <w:pPr>
        <w:ind w:left="720" w:hanging="720"/>
        <w:rPr>
          <w:b/>
          <w:lang w:eastAsia="x-none"/>
        </w:rPr>
      </w:pPr>
    </w:p>
    <w:p w14:paraId="06CD8CFF" w14:textId="77777777" w:rsidR="00CB27CF" w:rsidRPr="00CB27CF" w:rsidRDefault="00CB27CF" w:rsidP="00CB27CF">
      <w:pPr>
        <w:ind w:left="720" w:hanging="720"/>
        <w:rPr>
          <w:szCs w:val="20"/>
          <w:lang w:eastAsia="x-none"/>
        </w:rPr>
      </w:pPr>
      <w:r w:rsidRPr="00CB27CF">
        <w:rPr>
          <w:szCs w:val="20"/>
          <w:u w:val="single"/>
          <w:lang w:eastAsia="x-none"/>
        </w:rPr>
        <w:t>Conclusion</w:t>
      </w:r>
      <w:r w:rsidRPr="00CB27CF">
        <w:rPr>
          <w:szCs w:val="20"/>
          <w:lang w:eastAsia="x-none"/>
        </w:rPr>
        <w:t>:</w:t>
      </w:r>
    </w:p>
    <w:p w14:paraId="16A6D64D" w14:textId="77777777" w:rsidR="00CB27CF" w:rsidRPr="00CB27CF" w:rsidRDefault="00CB27CF" w:rsidP="00822CCA">
      <w:pPr>
        <w:numPr>
          <w:ilvl w:val="0"/>
          <w:numId w:val="45"/>
        </w:numPr>
        <w:rPr>
          <w:szCs w:val="20"/>
        </w:rPr>
      </w:pPr>
      <w:r w:rsidRPr="00CB27CF">
        <w:rPr>
          <w:szCs w:val="20"/>
        </w:rPr>
        <w:t>For the discrepancy in carrier definition in 38.211 and 38.331, 38.211 editor will align the definition with 38.331</w:t>
      </w:r>
    </w:p>
    <w:p w14:paraId="1977FC46" w14:textId="77777777" w:rsidR="00CB27CF" w:rsidRPr="00CB27CF" w:rsidRDefault="00CB27CF" w:rsidP="00CB27CF">
      <w:pPr>
        <w:ind w:left="720" w:hanging="720"/>
        <w:rPr>
          <w:szCs w:val="20"/>
          <w:highlight w:val="yellow"/>
          <w:lang w:eastAsia="x-none"/>
        </w:rPr>
      </w:pPr>
    </w:p>
    <w:p w14:paraId="2B15DB07" w14:textId="77777777" w:rsidR="00CB27CF" w:rsidRPr="00611E33" w:rsidRDefault="00CB27CF" w:rsidP="00CB27CF">
      <w:pPr>
        <w:ind w:left="720" w:hanging="720"/>
        <w:rPr>
          <w:szCs w:val="20"/>
          <w:lang w:eastAsia="x-none"/>
        </w:rPr>
      </w:pPr>
      <w:r w:rsidRPr="00611E33">
        <w:rPr>
          <w:szCs w:val="20"/>
          <w:lang w:eastAsia="x-none"/>
        </w:rPr>
        <w:t>Proposed conclusion:</w:t>
      </w:r>
    </w:p>
    <w:p w14:paraId="00806DF8" w14:textId="77777777" w:rsidR="00CB27CF" w:rsidRPr="00611E33" w:rsidRDefault="00CB27CF" w:rsidP="00822CCA">
      <w:pPr>
        <w:numPr>
          <w:ilvl w:val="0"/>
          <w:numId w:val="45"/>
        </w:numPr>
        <w:rPr>
          <w:szCs w:val="20"/>
          <w:lang w:eastAsia="x-none"/>
        </w:rPr>
      </w:pPr>
      <w:r w:rsidRPr="00611E33">
        <w:rPr>
          <w:szCs w:val="20"/>
          <w:lang w:eastAsia="x-none"/>
        </w:rPr>
        <w:t xml:space="preserve">Agree that k_0 signalling is no longer necessary </w:t>
      </w:r>
    </w:p>
    <w:p w14:paraId="5A076F13" w14:textId="77777777" w:rsidR="00CB27CF" w:rsidRPr="00611E33" w:rsidRDefault="00CB27CF" w:rsidP="00822CCA">
      <w:pPr>
        <w:numPr>
          <w:ilvl w:val="1"/>
          <w:numId w:val="45"/>
        </w:numPr>
        <w:rPr>
          <w:szCs w:val="20"/>
          <w:lang w:eastAsia="x-none"/>
        </w:rPr>
      </w:pPr>
      <w:r w:rsidRPr="00611E33">
        <w:rPr>
          <w:szCs w:val="20"/>
          <w:lang w:eastAsia="x-none"/>
        </w:rPr>
        <w:t xml:space="preserve">To inform RAN2 about the above </w:t>
      </w:r>
    </w:p>
    <w:p w14:paraId="6A3D1DA4" w14:textId="77777777" w:rsidR="00CB27CF" w:rsidRPr="00611E33" w:rsidRDefault="00CB27CF" w:rsidP="00822CCA">
      <w:pPr>
        <w:numPr>
          <w:ilvl w:val="0"/>
          <w:numId w:val="45"/>
        </w:numPr>
        <w:rPr>
          <w:szCs w:val="20"/>
          <w:lang w:eastAsia="x-none"/>
        </w:rPr>
      </w:pPr>
      <w:r w:rsidRPr="00611E33">
        <w:rPr>
          <w:szCs w:val="20"/>
          <w:lang w:eastAsia="x-none"/>
        </w:rPr>
        <w:t>In 38.211, define k_0 based on existing RRC parameters</w:t>
      </w:r>
    </w:p>
    <w:p w14:paraId="45A71DE8" w14:textId="77777777" w:rsidR="00CB27CF" w:rsidRPr="00611E33" w:rsidRDefault="00CB27CF" w:rsidP="00CB27CF">
      <w:pPr>
        <w:ind w:left="720" w:hanging="720"/>
        <w:rPr>
          <w:szCs w:val="20"/>
          <w:lang w:eastAsia="x-none"/>
        </w:rPr>
      </w:pPr>
      <w:r w:rsidRPr="00611E33">
        <w:rPr>
          <w:szCs w:val="20"/>
          <w:lang w:eastAsia="x-none"/>
        </w:rPr>
        <w:t>Offline discussion to prepare how k_0 is to be defined in 38.211 if k_0 signalling is removed (note: k_0 is also used for PRACH)</w:t>
      </w:r>
    </w:p>
    <w:p w14:paraId="44A1AE19" w14:textId="05A526F1" w:rsidR="00D02BB1" w:rsidRPr="00611E33" w:rsidRDefault="00D02BB1" w:rsidP="00D02BB1"/>
    <w:p w14:paraId="0DE4CE57" w14:textId="77777777" w:rsidR="00DF4794" w:rsidRPr="00DF4794" w:rsidRDefault="00DF4794" w:rsidP="00DF4794"/>
    <w:p w14:paraId="1DCC9495" w14:textId="1AB902DC" w:rsidR="00DF4794" w:rsidRPr="00DF4794" w:rsidRDefault="00DF4794" w:rsidP="00DF4794">
      <w:r w:rsidRPr="00DF4794">
        <w:rPr>
          <w:highlight w:val="green"/>
        </w:rPr>
        <w:t>Agreement</w:t>
      </w:r>
      <w:r w:rsidRPr="00DF4794">
        <w:t>:</w:t>
      </w:r>
    </w:p>
    <w:p w14:paraId="4C6CDBB7" w14:textId="77777777" w:rsidR="00DF4794" w:rsidRPr="00DF4794" w:rsidRDefault="00DF4794" w:rsidP="00DF4794">
      <w:pPr>
        <w:numPr>
          <w:ilvl w:val="0"/>
          <w:numId w:val="45"/>
        </w:numPr>
      </w:pPr>
      <w:r w:rsidRPr="00DF4794">
        <w:t>To adopt the following TP to 38.212, Section 7.1.1:</w:t>
      </w:r>
    </w:p>
    <w:p w14:paraId="0735CF2E" w14:textId="77777777" w:rsidR="00DF4794" w:rsidRPr="00DF4794" w:rsidRDefault="00DF4794" w:rsidP="00DF4794">
      <w:pPr>
        <w:ind w:left="720" w:hanging="720"/>
        <w:rPr>
          <w:rFonts w:ascii="Times New Roman" w:hAnsi="Times New Roman"/>
        </w:rPr>
      </w:pPr>
      <w:r w:rsidRPr="00DF4794">
        <w:rPr>
          <w:rFonts w:ascii="Times New Roman" w:hAnsi="Times New Roman"/>
        </w:rPr>
        <w:t xml:space="preserve">Generate the following additional timing related PBCH payload bits </w:t>
      </w:r>
      <w:r w:rsidR="00603E09">
        <w:rPr>
          <w:rFonts w:ascii="Times New Roman" w:hAnsi="Times New Roman"/>
          <w:position w:val="-12"/>
        </w:rPr>
        <w:pict w14:anchorId="410C254B">
          <v:shape id="_x0000_i1028" type="#_x0000_t75" style="width:125.4pt;height:18pt">
            <v:imagedata r:id="rId705" o:title=""/>
          </v:shape>
        </w:pict>
      </w:r>
      <w:r w:rsidRPr="00DF4794">
        <w:rPr>
          <w:rFonts w:ascii="Times New Roman" w:hAnsi="Times New Roman"/>
        </w:rPr>
        <w:t>, where:</w:t>
      </w:r>
    </w:p>
    <w:p w14:paraId="3659C711" w14:textId="77777777" w:rsidR="00DF4794" w:rsidRPr="00DF4794" w:rsidRDefault="00DF4794" w:rsidP="00DF4794">
      <w:pPr>
        <w:ind w:left="568" w:hanging="284"/>
        <w:rPr>
          <w:rFonts w:ascii="Times New Roman" w:eastAsia="MS Mincho" w:hAnsi="Times New Roman"/>
          <w:szCs w:val="20"/>
          <w:lang w:eastAsia="zh-CN"/>
        </w:rPr>
      </w:pPr>
      <w:r w:rsidRPr="00DF4794">
        <w:rPr>
          <w:rFonts w:ascii="Times New Roman" w:eastAsia="MS Mincho" w:hAnsi="Times New Roman"/>
          <w:szCs w:val="20"/>
        </w:rPr>
        <w:t>-</w:t>
      </w:r>
      <w:r w:rsidRPr="00DF4794">
        <w:rPr>
          <w:rFonts w:ascii="Times New Roman" w:eastAsia="MS Mincho" w:hAnsi="Times New Roman"/>
          <w:szCs w:val="20"/>
        </w:rPr>
        <w:tab/>
      </w:r>
      <w:r w:rsidR="00603E09">
        <w:rPr>
          <w:rFonts w:ascii="Times New Roman" w:eastAsia="MS Mincho" w:hAnsi="Times New Roman"/>
          <w:position w:val="-12"/>
          <w:szCs w:val="20"/>
        </w:rPr>
        <w:pict w14:anchorId="09FF7847">
          <v:shape id="_x0000_i1029" type="#_x0000_t75" style="width:88.8pt;height:18pt">
            <v:imagedata r:id="rId706" o:title=""/>
          </v:shape>
        </w:pict>
      </w:r>
      <w:r w:rsidRPr="00DF4794">
        <w:rPr>
          <w:rFonts w:ascii="Times New Roman" w:eastAsia="MS Mincho" w:hAnsi="Times New Roman"/>
          <w:szCs w:val="20"/>
          <w:lang w:eastAsia="zh-CN"/>
        </w:rPr>
        <w:t xml:space="preserve"> are the 4</w:t>
      </w:r>
      <w:r w:rsidRPr="00DF4794">
        <w:rPr>
          <w:rFonts w:ascii="Times New Roman" w:eastAsia="MS Mincho" w:hAnsi="Times New Roman"/>
          <w:szCs w:val="20"/>
          <w:vertAlign w:val="superscript"/>
          <w:lang w:eastAsia="zh-CN"/>
        </w:rPr>
        <w:t>th</w:t>
      </w:r>
      <w:r w:rsidRPr="00DF4794">
        <w:rPr>
          <w:rFonts w:ascii="Times New Roman" w:eastAsia="MS Mincho" w:hAnsi="Times New Roman"/>
          <w:szCs w:val="20"/>
          <w:lang w:eastAsia="zh-CN"/>
        </w:rPr>
        <w:t>, 3</w:t>
      </w:r>
      <w:r w:rsidRPr="00DF4794">
        <w:rPr>
          <w:rFonts w:ascii="Times New Roman" w:eastAsia="MS Mincho" w:hAnsi="Times New Roman"/>
          <w:szCs w:val="20"/>
          <w:vertAlign w:val="superscript"/>
          <w:lang w:eastAsia="zh-CN"/>
        </w:rPr>
        <w:t>rd</w:t>
      </w:r>
      <w:r w:rsidRPr="00DF4794">
        <w:rPr>
          <w:rFonts w:ascii="Times New Roman" w:eastAsia="MS Mincho" w:hAnsi="Times New Roman"/>
          <w:szCs w:val="20"/>
          <w:lang w:eastAsia="zh-CN"/>
        </w:rPr>
        <w:t>, 2</w:t>
      </w:r>
      <w:r w:rsidRPr="00DF4794">
        <w:rPr>
          <w:rFonts w:ascii="Times New Roman" w:eastAsia="MS Mincho" w:hAnsi="Times New Roman"/>
          <w:szCs w:val="20"/>
          <w:vertAlign w:val="superscript"/>
          <w:lang w:eastAsia="zh-CN"/>
        </w:rPr>
        <w:t>nd</w:t>
      </w:r>
      <w:r w:rsidRPr="00DF4794">
        <w:rPr>
          <w:rFonts w:ascii="Times New Roman" w:eastAsia="MS Mincho" w:hAnsi="Times New Roman"/>
          <w:szCs w:val="20"/>
          <w:lang w:eastAsia="zh-CN"/>
        </w:rPr>
        <w:t>, and 1</w:t>
      </w:r>
      <w:r w:rsidRPr="00DF4794">
        <w:rPr>
          <w:rFonts w:ascii="Times New Roman" w:eastAsia="MS Mincho" w:hAnsi="Times New Roman"/>
          <w:szCs w:val="20"/>
          <w:vertAlign w:val="superscript"/>
          <w:lang w:eastAsia="zh-CN"/>
        </w:rPr>
        <w:t>st</w:t>
      </w:r>
      <w:r w:rsidRPr="00DF4794">
        <w:rPr>
          <w:rFonts w:ascii="Times New Roman" w:eastAsia="MS Mincho" w:hAnsi="Times New Roman"/>
          <w:szCs w:val="20"/>
          <w:lang w:eastAsia="zh-CN"/>
        </w:rPr>
        <w:t xml:space="preserve"> LSB of SFN, respectively;</w:t>
      </w:r>
    </w:p>
    <w:p w14:paraId="2D36A939" w14:textId="77777777" w:rsidR="00DF4794" w:rsidRPr="00DF4794" w:rsidRDefault="00DF4794" w:rsidP="00DF4794">
      <w:pPr>
        <w:ind w:left="568" w:hanging="284"/>
        <w:rPr>
          <w:rFonts w:ascii="Times New Roman" w:eastAsia="MS Mincho" w:hAnsi="Times New Roman"/>
          <w:szCs w:val="20"/>
          <w:lang w:eastAsia="zh-CN"/>
        </w:rPr>
      </w:pPr>
      <w:r w:rsidRPr="00DF4794">
        <w:rPr>
          <w:rFonts w:ascii="Times New Roman" w:eastAsia="MS Mincho" w:hAnsi="Times New Roman"/>
          <w:szCs w:val="20"/>
        </w:rPr>
        <w:t>-</w:t>
      </w:r>
      <w:r w:rsidRPr="00DF4794">
        <w:rPr>
          <w:rFonts w:ascii="Times New Roman" w:eastAsia="MS Mincho" w:hAnsi="Times New Roman"/>
          <w:szCs w:val="20"/>
        </w:rPr>
        <w:tab/>
      </w:r>
      <w:r w:rsidR="00603E09">
        <w:rPr>
          <w:rFonts w:ascii="Times New Roman" w:eastAsia="MS Mincho" w:hAnsi="Times New Roman"/>
          <w:position w:val="-12"/>
          <w:szCs w:val="20"/>
        </w:rPr>
        <w:pict w14:anchorId="28B600F4">
          <v:shape id="_x0000_i1030" type="#_x0000_t75" style="width:23.4pt;height:18pt">
            <v:imagedata r:id="rId707" o:title=""/>
          </v:shape>
        </w:pict>
      </w:r>
      <w:r w:rsidRPr="00DF4794">
        <w:rPr>
          <w:rFonts w:ascii="Times New Roman" w:eastAsia="MS Mincho" w:hAnsi="Times New Roman"/>
          <w:szCs w:val="20"/>
          <w:lang w:eastAsia="zh-CN"/>
        </w:rPr>
        <w:t xml:space="preserve"> is the half radio frame bit </w:t>
      </w:r>
      <w:r w:rsidR="00603E09">
        <w:rPr>
          <w:rFonts w:ascii="Times New Roman" w:eastAsia="MS Mincho" w:hAnsi="Times New Roman"/>
          <w:position w:val="-10"/>
          <w:szCs w:val="20"/>
        </w:rPr>
        <w:pict w14:anchorId="694F5D37">
          <v:shape id="_x0000_i1031" type="#_x0000_t75" style="width:24pt;height:17.4pt">
            <v:imagedata r:id="rId708" o:title=""/>
          </v:shape>
        </w:pict>
      </w:r>
      <w:r w:rsidRPr="00DF4794">
        <w:rPr>
          <w:rFonts w:ascii="Times New Roman" w:eastAsia="MS Mincho" w:hAnsi="Times New Roman"/>
          <w:szCs w:val="20"/>
          <w:lang w:eastAsia="zh-CN"/>
        </w:rPr>
        <w:t>;</w:t>
      </w:r>
    </w:p>
    <w:p w14:paraId="2506C594" w14:textId="77777777" w:rsidR="00DF4794" w:rsidRPr="00DF4794" w:rsidRDefault="00DF4794" w:rsidP="00DF4794">
      <w:pPr>
        <w:ind w:left="568" w:hanging="284"/>
        <w:rPr>
          <w:rFonts w:ascii="Times New Roman" w:eastAsia="MS Mincho" w:hAnsi="Times New Roman"/>
          <w:szCs w:val="20"/>
          <w:lang w:eastAsia="zh-CN"/>
        </w:rPr>
      </w:pPr>
      <w:r w:rsidRPr="00DF4794">
        <w:rPr>
          <w:rFonts w:ascii="Times New Roman" w:eastAsia="MS Mincho" w:hAnsi="Times New Roman"/>
          <w:szCs w:val="20"/>
        </w:rPr>
        <w:t>-</w:t>
      </w:r>
      <w:r w:rsidRPr="00DF4794">
        <w:rPr>
          <w:rFonts w:ascii="Times New Roman" w:eastAsia="MS Mincho" w:hAnsi="Times New Roman"/>
          <w:szCs w:val="20"/>
        </w:rPr>
        <w:tab/>
      </w:r>
      <w:r w:rsidRPr="00DF4794">
        <w:rPr>
          <w:rFonts w:ascii="Times New Roman" w:eastAsia="MS Mincho" w:hAnsi="Times New Roman"/>
          <w:szCs w:val="20"/>
          <w:lang w:eastAsia="zh-CN"/>
        </w:rPr>
        <w:t xml:space="preserve">if </w:t>
      </w:r>
      <w:r w:rsidR="00603E09">
        <w:rPr>
          <w:rFonts w:ascii="Times New Roman" w:eastAsia="MS Mincho" w:hAnsi="Times New Roman"/>
          <w:position w:val="-6"/>
          <w:szCs w:val="20"/>
        </w:rPr>
        <w:pict w14:anchorId="24B7F940">
          <v:shape id="_x0000_i1032" type="#_x0000_t75" style="width:43.8pt;height:16.8pt">
            <v:imagedata r:id="rId709" o:title=""/>
          </v:shape>
        </w:pict>
      </w:r>
    </w:p>
    <w:p w14:paraId="0FD67864" w14:textId="77777777" w:rsidR="00DF4794" w:rsidRPr="00DF4794" w:rsidRDefault="00603E09" w:rsidP="00DF4794">
      <w:pPr>
        <w:ind w:left="568" w:firstLine="284"/>
        <w:rPr>
          <w:rFonts w:ascii="Times New Roman" w:eastAsia="MS Mincho" w:hAnsi="Times New Roman"/>
          <w:szCs w:val="20"/>
          <w:lang w:eastAsia="zh-CN"/>
        </w:rPr>
      </w:pPr>
      <w:r>
        <w:rPr>
          <w:rFonts w:ascii="Times New Roman" w:eastAsia="MS Mincho" w:hAnsi="Times New Roman"/>
          <w:position w:val="-14"/>
          <w:szCs w:val="20"/>
        </w:rPr>
        <w:pict w14:anchorId="40E1BFCD">
          <v:shape id="_x0000_i1033" type="#_x0000_t75" style="width:75.6pt;height:18.6pt">
            <v:imagedata r:id="rId710" o:title=""/>
          </v:shape>
        </w:pict>
      </w:r>
      <w:r w:rsidR="00DF4794" w:rsidRPr="00DF4794">
        <w:rPr>
          <w:rFonts w:ascii="Times New Roman" w:eastAsia="MS Mincho" w:hAnsi="Times New Roman"/>
          <w:szCs w:val="20"/>
          <w:lang w:eastAsia="zh-CN"/>
        </w:rPr>
        <w:t xml:space="preserve"> are the 6</w:t>
      </w:r>
      <w:r w:rsidR="00DF4794" w:rsidRPr="00DF4794">
        <w:rPr>
          <w:rFonts w:ascii="Times New Roman" w:eastAsia="MS Mincho" w:hAnsi="Times New Roman"/>
          <w:szCs w:val="20"/>
          <w:vertAlign w:val="superscript"/>
          <w:lang w:eastAsia="zh-CN"/>
        </w:rPr>
        <w:t>th</w:t>
      </w:r>
      <w:r w:rsidR="00DF4794" w:rsidRPr="00DF4794">
        <w:rPr>
          <w:rFonts w:ascii="Times New Roman" w:eastAsia="MS Mincho" w:hAnsi="Times New Roman"/>
          <w:szCs w:val="20"/>
          <w:lang w:eastAsia="zh-CN"/>
        </w:rPr>
        <w:t>, 5</w:t>
      </w:r>
      <w:r w:rsidR="00DF4794" w:rsidRPr="00DF4794">
        <w:rPr>
          <w:rFonts w:ascii="Times New Roman" w:eastAsia="MS Mincho" w:hAnsi="Times New Roman"/>
          <w:szCs w:val="20"/>
          <w:vertAlign w:val="superscript"/>
          <w:lang w:eastAsia="zh-CN"/>
        </w:rPr>
        <w:t>th</w:t>
      </w:r>
      <w:r w:rsidR="00DF4794" w:rsidRPr="00DF4794">
        <w:rPr>
          <w:rFonts w:ascii="Times New Roman" w:eastAsia="MS Mincho" w:hAnsi="Times New Roman"/>
          <w:szCs w:val="20"/>
          <w:lang w:eastAsia="zh-CN"/>
        </w:rPr>
        <w:t>, and 4</w:t>
      </w:r>
      <w:r w:rsidR="00DF4794" w:rsidRPr="00DF4794">
        <w:rPr>
          <w:rFonts w:ascii="Times New Roman" w:eastAsia="MS Mincho" w:hAnsi="Times New Roman"/>
          <w:szCs w:val="20"/>
          <w:vertAlign w:val="superscript"/>
          <w:lang w:eastAsia="zh-CN"/>
        </w:rPr>
        <w:t>th</w:t>
      </w:r>
      <w:r w:rsidR="00DF4794" w:rsidRPr="00DF4794">
        <w:rPr>
          <w:rFonts w:ascii="Times New Roman" w:eastAsia="MS Mincho" w:hAnsi="Times New Roman"/>
          <w:szCs w:val="20"/>
          <w:lang w:eastAsia="zh-CN"/>
        </w:rPr>
        <w:t xml:space="preserve"> bits of SS/PBCH block index, respectively.</w:t>
      </w:r>
    </w:p>
    <w:p w14:paraId="31D53B97" w14:textId="77777777" w:rsidR="00DF4794" w:rsidRPr="00DF4794" w:rsidRDefault="00DF4794" w:rsidP="00DF4794">
      <w:pPr>
        <w:ind w:left="568"/>
        <w:rPr>
          <w:rFonts w:ascii="Times New Roman" w:eastAsia="MS Mincho" w:hAnsi="Times New Roman"/>
          <w:szCs w:val="20"/>
          <w:lang w:eastAsia="zh-CN"/>
        </w:rPr>
      </w:pPr>
      <w:r w:rsidRPr="00DF4794">
        <w:rPr>
          <w:rFonts w:ascii="Times New Roman" w:eastAsia="MS Mincho" w:hAnsi="Times New Roman"/>
          <w:szCs w:val="20"/>
          <w:lang w:eastAsia="zh-CN"/>
        </w:rPr>
        <w:t>else</w:t>
      </w:r>
    </w:p>
    <w:p w14:paraId="5C5BF096" w14:textId="77777777" w:rsidR="00DF4794" w:rsidRPr="00DF4794" w:rsidRDefault="00603E09" w:rsidP="00DF4794">
      <w:pPr>
        <w:spacing w:line="256" w:lineRule="auto"/>
        <w:ind w:left="568" w:firstLine="284"/>
        <w:rPr>
          <w:rFonts w:ascii="Times New Roman" w:hAnsi="Times New Roman"/>
        </w:rPr>
      </w:pPr>
      <w:r>
        <w:rPr>
          <w:rFonts w:ascii="Times New Roman" w:hAnsi="Times New Roman"/>
          <w:position w:val="-14"/>
        </w:rPr>
        <w:pict w14:anchorId="2F87F41D">
          <v:shape id="_x0000_i1034" type="#_x0000_t75" style="width:24pt;height:18.6pt">
            <v:imagedata r:id="rId711" o:title=""/>
          </v:shape>
        </w:pict>
      </w:r>
      <w:r w:rsidR="00DF4794" w:rsidRPr="00DF4794">
        <w:rPr>
          <w:rFonts w:ascii="Times New Roman" w:hAnsi="Times New Roman"/>
        </w:rPr>
        <w:t xml:space="preserve"> </w:t>
      </w:r>
      <w:r w:rsidR="00DF4794" w:rsidRPr="00DF4794">
        <w:rPr>
          <w:rFonts w:ascii="Times New Roman" w:eastAsia="Calibri" w:hAnsi="Times New Roman"/>
        </w:rPr>
        <w:t xml:space="preserve">is the MSB of </w:t>
      </w:r>
      <w:del w:id="237" w:author="CATT" w:date="2018-03-28T11:01:00Z">
        <w:r>
          <w:rPr>
            <w:rFonts w:ascii="Times New Roman" w:hAnsi="Times New Roman"/>
            <w:color w:val="FF0000"/>
            <w:position w:val="-12"/>
          </w:rPr>
          <w:pict w14:anchorId="0DACD1CF">
            <v:shape id="_x0000_i1035" type="#_x0000_t75" style="width:13.8pt;height:18pt">
              <v:imagedata r:id="rId712" o:title=""/>
            </v:shape>
          </w:pict>
        </w:r>
      </w:del>
      <w:ins w:id="238" w:author="Asbjörn Grövlen" w:date="2018-04-13T16:10:00Z">
        <w:r>
          <w:rPr>
            <w:rFonts w:ascii="Times New Roman" w:hAnsi="Times New Roman"/>
            <w:color w:val="FF0000"/>
            <w:position w:val="-10"/>
          </w:rPr>
          <w:pict w14:anchorId="39F99A70">
            <v:shape id="_x0000_i1036" type="#_x0000_t75" style="width:21.6pt;height:15pt">
              <v:imagedata r:id="rId713" o:title=""/>
            </v:shape>
          </w:pict>
        </w:r>
      </w:ins>
      <w:r w:rsidR="00DF4794" w:rsidRPr="00DF4794">
        <w:rPr>
          <w:rFonts w:ascii="Times New Roman" w:eastAsia="Calibri" w:hAnsi="Times New Roman"/>
        </w:rPr>
        <w:t>as defined in Subclause 7.4.3.1 of [4, TS 38.211]</w:t>
      </w:r>
      <w:r w:rsidR="00DF4794" w:rsidRPr="00DF4794">
        <w:rPr>
          <w:rFonts w:ascii="Times New Roman" w:hAnsi="Times New Roman"/>
        </w:rPr>
        <w:t>.</w:t>
      </w:r>
    </w:p>
    <w:p w14:paraId="4E299770" w14:textId="0A8E97F5" w:rsidR="00DF4794" w:rsidRPr="00DF4794" w:rsidRDefault="00DF4794" w:rsidP="00DF4794">
      <w:pPr>
        <w:spacing w:line="256" w:lineRule="auto"/>
        <w:ind w:left="568" w:hanging="284"/>
        <w:rPr>
          <w:rFonts w:ascii="Times New Roman" w:hAnsi="Times New Roman"/>
        </w:rPr>
      </w:pPr>
      <w:r w:rsidRPr="00DF4794">
        <w:rPr>
          <w:rFonts w:ascii="Times New Roman" w:hAnsi="Times New Roman"/>
        </w:rPr>
        <w:tab/>
      </w:r>
      <w:r w:rsidR="00603E09">
        <w:rPr>
          <w:rFonts w:ascii="Times New Roman" w:hAnsi="Times New Roman"/>
          <w:position w:val="-14"/>
        </w:rPr>
        <w:pict w14:anchorId="37A682EB">
          <v:shape id="_x0000_i1037" type="#_x0000_t75" style="width:50.4pt;height:18.6pt">
            <v:imagedata r:id="rId714" o:title=""/>
          </v:shape>
        </w:pict>
      </w:r>
      <w:r w:rsidRPr="00DF4794">
        <w:rPr>
          <w:rFonts w:ascii="Times New Roman" w:hAnsi="Times New Roman"/>
        </w:rPr>
        <w:t xml:space="preserve"> </w:t>
      </w:r>
      <w:r w:rsidRPr="00DF4794">
        <w:rPr>
          <w:rFonts w:ascii="Times New Roman" w:eastAsia="Calibri" w:hAnsi="Times New Roman"/>
        </w:rPr>
        <w:t>are reserved</w:t>
      </w:r>
      <w:r w:rsidRPr="00DF4794">
        <w:rPr>
          <w:rFonts w:ascii="Times New Roman" w:hAnsi="Times New Roman"/>
        </w:rPr>
        <w:t>.</w:t>
      </w:r>
    </w:p>
    <w:p w14:paraId="2CA38193" w14:textId="77777777" w:rsidR="00DF4794" w:rsidRPr="00DF4794" w:rsidRDefault="00DF4794" w:rsidP="00DF4794">
      <w:pPr>
        <w:ind w:left="568"/>
        <w:rPr>
          <w:rFonts w:ascii="Times New Roman" w:eastAsia="MS Mincho" w:hAnsi="Times New Roman"/>
          <w:szCs w:val="20"/>
          <w:lang w:eastAsia="zh-CN"/>
        </w:rPr>
      </w:pPr>
      <w:r w:rsidRPr="00DF4794">
        <w:rPr>
          <w:rFonts w:ascii="Times New Roman" w:eastAsia="MS Mincho" w:hAnsi="Times New Roman"/>
          <w:szCs w:val="20"/>
          <w:lang w:eastAsia="zh-CN"/>
        </w:rPr>
        <w:t>end if</w:t>
      </w:r>
    </w:p>
    <w:p w14:paraId="60548966" w14:textId="77777777" w:rsidR="00DF4794" w:rsidRDefault="00DF4794" w:rsidP="00DF4794">
      <w:pPr>
        <w:rPr>
          <w:szCs w:val="20"/>
          <w:highlight w:val="green"/>
        </w:rPr>
      </w:pPr>
    </w:p>
    <w:p w14:paraId="17AEAEBC" w14:textId="2EFAC466" w:rsidR="00DF4794" w:rsidRPr="00DF4794" w:rsidRDefault="00DF4794" w:rsidP="00DF4794">
      <w:pPr>
        <w:rPr>
          <w:szCs w:val="20"/>
        </w:rPr>
      </w:pPr>
      <w:r w:rsidRPr="00DF4794">
        <w:rPr>
          <w:szCs w:val="20"/>
          <w:highlight w:val="green"/>
        </w:rPr>
        <w:t>Agreement</w:t>
      </w:r>
      <w:r w:rsidRPr="00DF4794">
        <w:rPr>
          <w:szCs w:val="20"/>
        </w:rPr>
        <w:t>:</w:t>
      </w:r>
    </w:p>
    <w:p w14:paraId="23721CF8" w14:textId="216C1B7F" w:rsidR="00DF4794" w:rsidRPr="00DF4794" w:rsidRDefault="00DF4794" w:rsidP="00DF4794">
      <w:pPr>
        <w:numPr>
          <w:ilvl w:val="0"/>
          <w:numId w:val="45"/>
        </w:numPr>
        <w:rPr>
          <w:szCs w:val="20"/>
        </w:rPr>
      </w:pPr>
      <w:r w:rsidRPr="00DF4794">
        <w:rPr>
          <w:szCs w:val="20"/>
        </w:rPr>
        <w:t>The working assumption made in RAN1 AdHoc#1 on OFDM signal generation is confirmed</w:t>
      </w:r>
      <w:r w:rsidR="003B3756">
        <w:rPr>
          <w:szCs w:val="20"/>
        </w:rPr>
        <w:t>.</w:t>
      </w:r>
    </w:p>
    <w:p w14:paraId="2BD3B223" w14:textId="56D1B7FD" w:rsidR="00CB27CF" w:rsidRDefault="00CB27CF" w:rsidP="00D02BB1">
      <w:pPr>
        <w:rPr>
          <w:b/>
        </w:rPr>
      </w:pPr>
    </w:p>
    <w:p w14:paraId="31638695" w14:textId="77777777" w:rsidR="003B3756" w:rsidRDefault="003B3756" w:rsidP="00D02BB1">
      <w:pPr>
        <w:rPr>
          <w:b/>
        </w:rPr>
      </w:pPr>
    </w:p>
    <w:p w14:paraId="468C4831" w14:textId="2C5E1BF6" w:rsidR="00CB27CF" w:rsidRDefault="00482E81" w:rsidP="003B3756">
      <w:pPr>
        <w:pBdr>
          <w:top w:val="single" w:sz="4" w:space="1" w:color="auto"/>
        </w:pBdr>
        <w:rPr>
          <w:b/>
        </w:rPr>
      </w:pPr>
      <w:r>
        <w:rPr>
          <w:b/>
        </w:rPr>
        <w:t>Thursday</w:t>
      </w:r>
    </w:p>
    <w:p w14:paraId="7A160A3E" w14:textId="57FC1384" w:rsidR="00482E81" w:rsidRDefault="00603E09" w:rsidP="00482E81">
      <w:pPr>
        <w:rPr>
          <w:b/>
        </w:rPr>
      </w:pPr>
      <w:hyperlink r:id="rId715" w:history="1">
        <w:r w:rsidR="00FE4C7E">
          <w:rPr>
            <w:rStyle w:val="Hyperlink"/>
            <w:b/>
          </w:rPr>
          <w:t>R1-1805595</w:t>
        </w:r>
      </w:hyperlink>
      <w:r w:rsidR="00482E81" w:rsidRPr="00482E81">
        <w:rPr>
          <w:b/>
        </w:rPr>
        <w:tab/>
        <w:t>Summary of 7.1.1.1 Synchronization signal</w:t>
      </w:r>
      <w:r w:rsidR="00482E81" w:rsidRPr="00482E81">
        <w:rPr>
          <w:b/>
        </w:rPr>
        <w:tab/>
        <w:t>Ericsson</w:t>
      </w:r>
    </w:p>
    <w:p w14:paraId="790F66D3" w14:textId="77777777" w:rsidR="00D02BB1" w:rsidRDefault="00D02BB1" w:rsidP="00D02BB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CA5B450" w14:textId="4E880C9E" w:rsidR="00D02BB1" w:rsidRDefault="00D02BB1" w:rsidP="00D02BB1"/>
    <w:p w14:paraId="2A6A655D" w14:textId="0ABD1996" w:rsidR="003B3756" w:rsidRPr="000E06E8" w:rsidRDefault="003B3756" w:rsidP="003B3756">
      <w:pPr>
        <w:ind w:left="720" w:hanging="720"/>
      </w:pPr>
      <w:r w:rsidRPr="000E06E8">
        <w:rPr>
          <w:highlight w:val="green"/>
        </w:rPr>
        <w:t>Agreement</w:t>
      </w:r>
      <w:r w:rsidRPr="000E06E8">
        <w:t>:</w:t>
      </w:r>
    </w:p>
    <w:p w14:paraId="4EBF7993" w14:textId="77777777" w:rsidR="003B3756" w:rsidRPr="003B3756" w:rsidRDefault="003B3756" w:rsidP="00611E33">
      <w:pPr>
        <w:pStyle w:val="ListParagraph"/>
        <w:numPr>
          <w:ilvl w:val="0"/>
          <w:numId w:val="199"/>
        </w:numPr>
        <w:spacing w:after="0"/>
        <w:ind w:left="714" w:hanging="357"/>
      </w:pPr>
      <w:r w:rsidRPr="003B3756">
        <w:t>Agree the text proposal below</w:t>
      </w:r>
    </w:p>
    <w:p w14:paraId="22A7DF9C" w14:textId="77777777" w:rsidR="003B3756" w:rsidRPr="000E06E8" w:rsidRDefault="003B3756" w:rsidP="003B3756">
      <w:pPr>
        <w:rPr>
          <w:lang w:eastAsia="ja-JP"/>
        </w:rPr>
      </w:pPr>
      <w:r w:rsidRPr="000E06E8">
        <w:rPr>
          <w:lang w:eastAsia="ja-JP"/>
        </w:rPr>
        <w:t>For a half frame with SS/PBCH blocks, the first symbol indexes for candidate SS/PBCH blocks are determined according to the subcarrier spacing of SS/PBCH blocks as follows</w:t>
      </w:r>
      <w:r w:rsidRPr="000E06E8">
        <w:rPr>
          <w:color w:val="FF0000"/>
          <w:u w:val="single"/>
          <w:lang w:eastAsia="ja-JP"/>
        </w:rPr>
        <w:t>, where index 0 is the first symbol of the first slot in a half-frame</w:t>
      </w:r>
      <w:r w:rsidRPr="000E06E8">
        <w:rPr>
          <w:lang w:eastAsia="ja-JP"/>
        </w:rPr>
        <w:t xml:space="preserve">. </w:t>
      </w:r>
    </w:p>
    <w:p w14:paraId="1D3A2A08" w14:textId="77777777" w:rsidR="003B3756" w:rsidRPr="000E06E8" w:rsidRDefault="003B3756" w:rsidP="003B3756">
      <w:pPr>
        <w:ind w:left="720" w:hanging="720"/>
      </w:pPr>
    </w:p>
    <w:p w14:paraId="456D07E1" w14:textId="77777777" w:rsidR="000E06E8" w:rsidRPr="000E06E8" w:rsidRDefault="000E06E8" w:rsidP="000E06E8">
      <w:pPr>
        <w:ind w:left="720" w:hanging="720"/>
        <w:rPr>
          <w:szCs w:val="20"/>
          <w:highlight w:val="yellow"/>
          <w:lang w:eastAsia="x-none"/>
        </w:rPr>
      </w:pPr>
    </w:p>
    <w:p w14:paraId="02D410D1" w14:textId="77777777" w:rsidR="000E06E8" w:rsidRPr="000E06E8" w:rsidRDefault="000E06E8" w:rsidP="000E06E8">
      <w:pPr>
        <w:ind w:left="720" w:hanging="720"/>
        <w:rPr>
          <w:szCs w:val="20"/>
          <w:lang w:eastAsia="x-none"/>
        </w:rPr>
      </w:pPr>
      <w:r w:rsidRPr="000E06E8">
        <w:rPr>
          <w:szCs w:val="20"/>
          <w:highlight w:val="green"/>
          <w:lang w:eastAsia="x-none"/>
        </w:rPr>
        <w:t>Agreements</w:t>
      </w:r>
      <w:r w:rsidRPr="000E06E8">
        <w:rPr>
          <w:szCs w:val="20"/>
          <w:lang w:eastAsia="x-none"/>
        </w:rPr>
        <w:t>:</w:t>
      </w:r>
    </w:p>
    <w:p w14:paraId="1C95DFBE" w14:textId="398C8DF6" w:rsidR="000E06E8" w:rsidRDefault="000E06E8" w:rsidP="000907DF">
      <w:pPr>
        <w:pStyle w:val="ListParagraph"/>
        <w:numPr>
          <w:ilvl w:val="0"/>
          <w:numId w:val="199"/>
        </w:numPr>
      </w:pPr>
      <w:r w:rsidRPr="000E06E8">
        <w:t>To adopt the following TP to 38.213, Section 4.1:</w:t>
      </w:r>
    </w:p>
    <w:p w14:paraId="602EDF6C" w14:textId="0DC76447" w:rsidR="003B3756" w:rsidRPr="000E06E8" w:rsidRDefault="003B3756" w:rsidP="003B3756">
      <w:r>
        <w:t>--- Start of TP ---</w:t>
      </w:r>
    </w:p>
    <w:p w14:paraId="3CB5503F" w14:textId="77777777" w:rsidR="000E06E8" w:rsidRPr="000E06E8" w:rsidRDefault="000E06E8" w:rsidP="000E06E8">
      <w:pPr>
        <w:ind w:left="720" w:hanging="720"/>
        <w:rPr>
          <w:rFonts w:ascii="Times New Roman" w:hAnsi="Times New Roman"/>
          <w:szCs w:val="20"/>
          <w:lang w:eastAsia="ja-JP"/>
        </w:rPr>
      </w:pPr>
      <w:r w:rsidRPr="000E06E8">
        <w:rPr>
          <w:rFonts w:ascii="Times New Roman" w:hAnsi="Times New Roman"/>
          <w:szCs w:val="20"/>
        </w:rPr>
        <w:t xml:space="preserve">For a half frame with SS/PBCH blocks, the first symbol indexes for candidate SS/PBCH blocks are determined according to the subcarrier spacing of SS/PBCH blocks as follows. </w:t>
      </w:r>
    </w:p>
    <w:p w14:paraId="12D451AA" w14:textId="77777777" w:rsidR="000E06E8" w:rsidRPr="000E06E8" w:rsidRDefault="000E06E8" w:rsidP="000E06E8">
      <w:pPr>
        <w:spacing w:after="180"/>
        <w:ind w:left="568" w:hanging="284"/>
        <w:rPr>
          <w:rFonts w:ascii="Times New Roman" w:eastAsia="MS Mincho" w:hAnsi="Times New Roman"/>
          <w:szCs w:val="20"/>
          <w:lang w:eastAsia="ja-JP"/>
        </w:rPr>
      </w:pPr>
      <w:r w:rsidRPr="000E06E8">
        <w:rPr>
          <w:rFonts w:ascii="Times New Roman" w:eastAsia="MS Mincho" w:hAnsi="Times New Roman"/>
          <w:szCs w:val="20"/>
          <w:lang w:eastAsia="ja-JP"/>
        </w:rPr>
        <w:t>-</w:t>
      </w:r>
      <w:r w:rsidRPr="000E06E8">
        <w:rPr>
          <w:rFonts w:ascii="Times New Roman" w:eastAsia="MS Mincho" w:hAnsi="Times New Roman"/>
          <w:szCs w:val="20"/>
          <w:lang w:eastAsia="ja-JP"/>
        </w:rPr>
        <w:tab/>
        <w:t xml:space="preserve">Case A - 15 kHz subcarrier spacing: the first symbols of the candidate SS/PBCH blocks have indexes of </w:t>
      </w:r>
      <w:r w:rsidRPr="000E06E8">
        <w:rPr>
          <w:rFonts w:ascii="Times New Roman" w:eastAsia="MS Mincho" w:hAnsi="Times New Roman"/>
          <w:szCs w:val="20"/>
        </w:rPr>
        <w:t>{2, 8} + 14*n. For carrier frequencies smaller than or equal to 3 GHz, n=0, 1. For carrier frequencies larger than 3 GHz and smaller than or equal to 6 GHz, n=0, 1, 2, 3</w:t>
      </w:r>
      <w:r w:rsidRPr="000E06E8">
        <w:rPr>
          <w:rFonts w:ascii="Times New Roman" w:eastAsia="MS Mincho" w:hAnsi="Times New Roman"/>
          <w:szCs w:val="20"/>
          <w:lang w:eastAsia="ja-JP"/>
        </w:rPr>
        <w:t>.</w:t>
      </w:r>
    </w:p>
    <w:p w14:paraId="764D92E3" w14:textId="77777777" w:rsidR="000E06E8" w:rsidRPr="000E06E8" w:rsidRDefault="000E06E8" w:rsidP="000E06E8">
      <w:pPr>
        <w:spacing w:after="180"/>
        <w:ind w:left="568" w:hanging="284"/>
        <w:rPr>
          <w:rFonts w:ascii="Times New Roman" w:eastAsia="MS Mincho" w:hAnsi="Times New Roman"/>
          <w:szCs w:val="20"/>
          <w:lang w:eastAsia="ja-JP"/>
        </w:rPr>
      </w:pPr>
      <w:r w:rsidRPr="000E06E8">
        <w:rPr>
          <w:rFonts w:ascii="Times New Roman" w:eastAsia="MS Mincho" w:hAnsi="Times New Roman"/>
          <w:szCs w:val="20"/>
          <w:lang w:eastAsia="ja-JP"/>
        </w:rPr>
        <w:t>-</w:t>
      </w:r>
      <w:r w:rsidRPr="000E06E8">
        <w:rPr>
          <w:rFonts w:ascii="Times New Roman" w:eastAsia="MS Mincho" w:hAnsi="Times New Roman"/>
          <w:szCs w:val="20"/>
          <w:lang w:eastAsia="ja-JP"/>
        </w:rPr>
        <w:tab/>
        <w:t xml:space="preserve">Case B - 30 kHz subcarrier spacing: the first symbols of the candidate SS/PBCH blocks have indexes </w:t>
      </w:r>
      <w:r w:rsidRPr="000E06E8">
        <w:rPr>
          <w:rFonts w:ascii="Times New Roman" w:eastAsia="MS Mincho" w:hAnsi="Times New Roman"/>
          <w:szCs w:val="20"/>
        </w:rPr>
        <w:t>{4, 8, 16, 20} + 28*n</w:t>
      </w:r>
      <w:r w:rsidRPr="000E06E8">
        <w:rPr>
          <w:rFonts w:ascii="Times New Roman" w:eastAsia="MS Mincho" w:hAnsi="Times New Roman"/>
          <w:szCs w:val="20"/>
          <w:lang w:eastAsia="ja-JP"/>
        </w:rPr>
        <w:t xml:space="preserve">. </w:t>
      </w:r>
      <w:r w:rsidRPr="000E06E8">
        <w:rPr>
          <w:rFonts w:ascii="Times New Roman" w:eastAsia="MS Mincho" w:hAnsi="Times New Roman"/>
          <w:szCs w:val="20"/>
        </w:rPr>
        <w:t>For carrier frequencies smaller than or equal to 3 GHz, n=0. For carrier frequencies larger than 3 GHz and smaller than or equal to 6 GHz, n=0, 1.</w:t>
      </w:r>
    </w:p>
    <w:p w14:paraId="19090E25" w14:textId="77777777" w:rsidR="000E06E8" w:rsidRPr="000E06E8" w:rsidRDefault="000E06E8" w:rsidP="000E06E8">
      <w:pPr>
        <w:spacing w:after="180"/>
        <w:ind w:left="568" w:hanging="284"/>
        <w:rPr>
          <w:rFonts w:ascii="Times New Roman" w:eastAsia="MS Mincho" w:hAnsi="Times New Roman"/>
          <w:szCs w:val="20"/>
          <w:lang w:eastAsia="ja-JP"/>
        </w:rPr>
      </w:pPr>
      <w:r w:rsidRPr="000E06E8">
        <w:rPr>
          <w:rFonts w:ascii="Times New Roman" w:eastAsia="MS Mincho" w:hAnsi="Times New Roman"/>
          <w:szCs w:val="20"/>
          <w:lang w:eastAsia="ja-JP"/>
        </w:rPr>
        <w:t>-</w:t>
      </w:r>
      <w:r w:rsidRPr="000E06E8">
        <w:rPr>
          <w:rFonts w:ascii="Times New Roman" w:eastAsia="MS Mincho" w:hAnsi="Times New Roman"/>
          <w:szCs w:val="20"/>
          <w:lang w:eastAsia="ja-JP"/>
        </w:rPr>
        <w:tab/>
        <w:t xml:space="preserve">Case C - 30 kHz subcarrier spacing: the first symbols of the candidate SS/PBCH blocks have indexes </w:t>
      </w:r>
      <w:r w:rsidRPr="000E06E8">
        <w:rPr>
          <w:rFonts w:ascii="Times New Roman" w:eastAsia="MS Mincho" w:hAnsi="Times New Roman"/>
          <w:szCs w:val="20"/>
        </w:rPr>
        <w:t>{2, 8} + 14*n</w:t>
      </w:r>
      <w:r w:rsidRPr="000E06E8">
        <w:rPr>
          <w:rFonts w:ascii="Times New Roman" w:eastAsia="MS Mincho" w:hAnsi="Times New Roman"/>
          <w:szCs w:val="20"/>
          <w:lang w:eastAsia="ja-JP"/>
        </w:rPr>
        <w:t xml:space="preserve">. </w:t>
      </w:r>
      <w:r w:rsidRPr="000E06E8">
        <w:rPr>
          <w:rFonts w:ascii="Times New Roman" w:eastAsia="MS Mincho" w:hAnsi="Times New Roman"/>
          <w:szCs w:val="20"/>
        </w:rPr>
        <w:t>For carrier frequencies smaller than or equal to 3 GHz, n=0, 1. For carrier frequencies larger than 3 GHz and smaller than or equal to 6 GHz, n=0, 1, 2, 3.</w:t>
      </w:r>
    </w:p>
    <w:p w14:paraId="0B7068B4" w14:textId="77777777" w:rsidR="000E06E8" w:rsidRPr="000E06E8" w:rsidRDefault="000E06E8" w:rsidP="000E06E8">
      <w:pPr>
        <w:spacing w:after="180"/>
        <w:ind w:left="568" w:hanging="284"/>
        <w:rPr>
          <w:rFonts w:ascii="Times New Roman" w:eastAsia="MS Mincho" w:hAnsi="Times New Roman"/>
          <w:szCs w:val="20"/>
          <w:lang w:eastAsia="ja-JP"/>
        </w:rPr>
      </w:pPr>
      <w:r w:rsidRPr="000E06E8">
        <w:rPr>
          <w:rFonts w:ascii="Times New Roman" w:eastAsia="MS Mincho" w:hAnsi="Times New Roman"/>
          <w:szCs w:val="20"/>
          <w:lang w:eastAsia="ja-JP"/>
        </w:rPr>
        <w:t>-</w:t>
      </w:r>
      <w:r w:rsidRPr="000E06E8">
        <w:rPr>
          <w:rFonts w:ascii="Times New Roman" w:eastAsia="MS Mincho" w:hAnsi="Times New Roman"/>
          <w:szCs w:val="20"/>
          <w:lang w:eastAsia="ja-JP"/>
        </w:rPr>
        <w:tab/>
        <w:t>Case D - 120 kHz subcarrier spacing: the first symbols of the candidate SS/PBCH blocks have indexes {</w:t>
      </w:r>
      <w:r w:rsidRPr="000E06E8">
        <w:rPr>
          <w:rFonts w:ascii="Times New Roman" w:eastAsia="MS Mincho" w:hAnsi="Times New Roman"/>
          <w:szCs w:val="20"/>
        </w:rPr>
        <w:t>4, 8, 16, 20} + 28*n. For carrier frequencies larger than 6 GHz, n=0, 1, 2, 3, 5, 6, 7, 8, 10, 11, 12, 13, 15, 16, 17, 18</w:t>
      </w:r>
      <w:r w:rsidRPr="000E06E8">
        <w:rPr>
          <w:rFonts w:ascii="Times New Roman" w:eastAsia="MS Mincho" w:hAnsi="Times New Roman"/>
          <w:szCs w:val="20"/>
          <w:lang w:eastAsia="ja-JP"/>
        </w:rPr>
        <w:t>.</w:t>
      </w:r>
    </w:p>
    <w:p w14:paraId="726D6AE6" w14:textId="77777777" w:rsidR="000E06E8" w:rsidRPr="000E06E8" w:rsidRDefault="000E06E8" w:rsidP="000E06E8">
      <w:pPr>
        <w:spacing w:after="180"/>
        <w:ind w:left="568" w:hanging="284"/>
        <w:rPr>
          <w:rFonts w:ascii="Times New Roman" w:eastAsia="MS Mincho" w:hAnsi="Times New Roman"/>
          <w:szCs w:val="20"/>
        </w:rPr>
      </w:pPr>
      <w:r w:rsidRPr="000E06E8">
        <w:rPr>
          <w:rFonts w:ascii="Times New Roman" w:eastAsia="MS Mincho" w:hAnsi="Times New Roman"/>
          <w:szCs w:val="20"/>
          <w:lang w:eastAsia="ja-JP"/>
        </w:rPr>
        <w:t>-</w:t>
      </w:r>
      <w:r w:rsidRPr="000E06E8">
        <w:rPr>
          <w:rFonts w:ascii="Times New Roman" w:eastAsia="MS Mincho" w:hAnsi="Times New Roman"/>
          <w:szCs w:val="20"/>
          <w:lang w:eastAsia="ja-JP"/>
        </w:rPr>
        <w:tab/>
        <w:t xml:space="preserve">Case E - 240 kHz subcarrier spacing: the first symbols of the candidate SS/PBCH blocks have indexes </w:t>
      </w:r>
      <w:r w:rsidRPr="000E06E8">
        <w:rPr>
          <w:rFonts w:ascii="Times New Roman" w:eastAsia="MS Mincho" w:hAnsi="Times New Roman"/>
          <w:szCs w:val="20"/>
        </w:rPr>
        <w:t>{8, 12, 16, 20, 32, 36, 40, 44} + 56*n</w:t>
      </w:r>
      <w:r w:rsidRPr="000E06E8">
        <w:rPr>
          <w:rFonts w:ascii="Times New Roman" w:eastAsia="MS Mincho" w:hAnsi="Times New Roman"/>
          <w:szCs w:val="20"/>
          <w:lang w:eastAsia="ja-JP"/>
        </w:rPr>
        <w:t xml:space="preserve">. </w:t>
      </w:r>
      <w:r w:rsidRPr="000E06E8">
        <w:rPr>
          <w:rFonts w:ascii="Times New Roman" w:eastAsia="MS Mincho" w:hAnsi="Times New Roman"/>
          <w:szCs w:val="20"/>
        </w:rPr>
        <w:t>For carrier frequencies larger than 6 GHz, n=0, 1, 2, 3, 5, 6, 7, 8.</w:t>
      </w:r>
    </w:p>
    <w:p w14:paraId="6AAAEB85" w14:textId="77777777" w:rsidR="000E06E8" w:rsidRPr="000E06E8" w:rsidRDefault="000E06E8" w:rsidP="000E06E8">
      <w:pPr>
        <w:ind w:left="720" w:hanging="720"/>
        <w:rPr>
          <w:color w:val="FF0000"/>
          <w:szCs w:val="20"/>
          <w:u w:val="single"/>
        </w:rPr>
      </w:pPr>
      <w:r w:rsidRPr="000E06E8">
        <w:rPr>
          <w:color w:val="FF0000"/>
          <w:szCs w:val="20"/>
          <w:u w:val="single"/>
        </w:rPr>
        <w:t>Which case(s) of Case A through E to be used on a carrier depends on frequency band(s) which is given by section of 5.4.3.3 of [8-1, TS 38.101-1] and [8-2, TS 38.101-2], and is the same case for all SS/PBCH blocks on a carrier.</w:t>
      </w:r>
    </w:p>
    <w:p w14:paraId="3A1A31CC" w14:textId="162E6C63" w:rsidR="000E06E8" w:rsidRDefault="003B3756" w:rsidP="000E06E8">
      <w:r>
        <w:t>--- End of TP ---</w:t>
      </w:r>
    </w:p>
    <w:p w14:paraId="0E00D208" w14:textId="50863BFF" w:rsidR="003B3756" w:rsidRPr="00611E33" w:rsidRDefault="003B3756" w:rsidP="000E06E8"/>
    <w:p w14:paraId="48B87D3A" w14:textId="77777777" w:rsidR="003B3756" w:rsidRPr="00611E33" w:rsidRDefault="003B3756" w:rsidP="000E06E8"/>
    <w:p w14:paraId="2B66E495" w14:textId="19BA91C5" w:rsidR="000E06E8" w:rsidRPr="00611E33" w:rsidRDefault="000E06E8" w:rsidP="000E06E8">
      <w:pPr>
        <w:ind w:left="720" w:hanging="720"/>
        <w:rPr>
          <w:szCs w:val="20"/>
        </w:rPr>
      </w:pPr>
      <w:r w:rsidRPr="00611E33">
        <w:rPr>
          <w:szCs w:val="20"/>
        </w:rPr>
        <w:t>Proposal:</w:t>
      </w:r>
    </w:p>
    <w:p w14:paraId="255BE26D" w14:textId="72FCD1D7" w:rsidR="000E06E8" w:rsidRPr="00611E33" w:rsidRDefault="000E06E8" w:rsidP="000907DF">
      <w:pPr>
        <w:numPr>
          <w:ilvl w:val="0"/>
          <w:numId w:val="197"/>
        </w:numPr>
        <w:overflowPunct w:val="0"/>
        <w:autoSpaceDE w:val="0"/>
        <w:autoSpaceDN w:val="0"/>
        <w:adjustRightInd w:val="0"/>
        <w:spacing w:after="120"/>
        <w:jc w:val="both"/>
        <w:textAlignment w:val="baseline"/>
        <w:rPr>
          <w:lang w:val="en-US"/>
        </w:rPr>
      </w:pPr>
      <w:r w:rsidRPr="00611E33">
        <w:rPr>
          <w:lang w:val="en-US"/>
        </w:rPr>
        <w:t xml:space="preserve">The value of </w:t>
      </w:r>
      <m:oMath>
        <m:sSubSup>
          <m:sSubSupPr>
            <m:ctrlPr>
              <w:rPr>
                <w:rFonts w:ascii="Cambria Math" w:hAnsi="Cambria Math"/>
                <w:i/>
                <w:iCs/>
                <w:lang w:val="en-US"/>
              </w:rPr>
            </m:ctrlPr>
          </m:sSubSupPr>
          <m:e>
            <m:r>
              <w:rPr>
                <w:rFonts w:ascii="Cambria Math" w:hAnsi="Cambria Math"/>
                <w:lang w:val="en-US"/>
              </w:rPr>
              <m:t>k</m:t>
            </m:r>
          </m:e>
          <m:sub>
            <m:r>
              <w:rPr>
                <w:rFonts w:ascii="Cambria Math" w:hAnsi="Cambria Math"/>
                <w:lang w:val="en-US"/>
              </w:rPr>
              <m:t>0</m:t>
            </m:r>
          </m:sub>
          <m:sup>
            <m:r>
              <w:rPr>
                <w:rFonts w:ascii="Cambria Math" w:hAnsi="Cambria Math"/>
                <w:lang w:val="en-US"/>
              </w:rPr>
              <m:t>μ</m:t>
            </m:r>
          </m:sup>
        </m:sSubSup>
      </m:oMath>
      <w:r w:rsidRPr="00611E33">
        <w:rPr>
          <w:lang w:val="en-US"/>
        </w:rPr>
        <w:t xml:space="preserve">  for any numerology µ is obtained using</w:t>
      </w:r>
    </w:p>
    <w:p w14:paraId="510A2F36" w14:textId="4E1267E0" w:rsidR="000E06E8" w:rsidRPr="00611E33" w:rsidRDefault="000E06E8" w:rsidP="000E06E8">
      <w:pPr>
        <w:overflowPunct w:val="0"/>
        <w:autoSpaceDE w:val="0"/>
        <w:autoSpaceDN w:val="0"/>
        <w:adjustRightInd w:val="0"/>
        <w:spacing w:after="120"/>
        <w:ind w:left="1080" w:hanging="720"/>
        <w:jc w:val="both"/>
        <w:textAlignment w:val="baseline"/>
        <w:rPr>
          <w:lang w:val="en-US"/>
        </w:rPr>
      </w:pPr>
      <w:r w:rsidRPr="00611E33">
        <w:rPr>
          <w:noProof/>
          <w:lang w:eastAsia="en-GB"/>
        </w:rPr>
        <w:drawing>
          <wp:inline distT="0" distB="0" distL="0" distR="0" wp14:anchorId="1A310FEF" wp14:editId="3A82FC36">
            <wp:extent cx="4829175" cy="6477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16">
                      <a:extLst>
                        <a:ext uri="{28A0092B-C50C-407E-A947-70E740481C1C}">
                          <a14:useLocalDpi xmlns:a14="http://schemas.microsoft.com/office/drawing/2010/main" val="0"/>
                        </a:ext>
                      </a:extLst>
                    </a:blip>
                    <a:srcRect/>
                    <a:stretch>
                      <a:fillRect/>
                    </a:stretch>
                  </pic:blipFill>
                  <pic:spPr bwMode="auto">
                    <a:xfrm>
                      <a:off x="0" y="0"/>
                      <a:ext cx="4829175" cy="647700"/>
                    </a:xfrm>
                    <a:prstGeom prst="rect">
                      <a:avLst/>
                    </a:prstGeom>
                    <a:noFill/>
                  </pic:spPr>
                </pic:pic>
              </a:graphicData>
            </a:graphic>
          </wp:inline>
        </w:drawing>
      </w:r>
    </w:p>
    <w:p w14:paraId="0EC20CA0" w14:textId="2BAA7E3E" w:rsidR="000E06E8" w:rsidRPr="00611E33" w:rsidRDefault="000E06E8" w:rsidP="000E06E8">
      <w:pPr>
        <w:overflowPunct w:val="0"/>
        <w:autoSpaceDE w:val="0"/>
        <w:autoSpaceDN w:val="0"/>
        <w:adjustRightInd w:val="0"/>
        <w:spacing w:after="120"/>
        <w:ind w:left="360"/>
        <w:jc w:val="both"/>
        <w:textAlignment w:val="baseline"/>
        <w:rPr>
          <w:lang w:val="en-US"/>
        </w:rPr>
      </w:pPr>
      <w:r w:rsidRPr="00611E33">
        <w:rPr>
          <w:lang w:val="en-US"/>
        </w:rPr>
        <w:t xml:space="preserve">where </w:t>
      </w:r>
      <m:oMath>
        <m:sSub>
          <m:sSubPr>
            <m:ctrlPr>
              <w:rPr>
                <w:rFonts w:ascii="Cambria Math" w:hAnsi="Cambria Math"/>
                <w:i/>
                <w:iCs/>
                <w:lang w:val="en-US"/>
              </w:rPr>
            </m:ctrlPr>
          </m:sSubPr>
          <m:e>
            <m:r>
              <w:rPr>
                <w:rFonts w:ascii="Cambria Math" w:hAnsi="Cambria Math"/>
                <w:lang w:val="en-US"/>
              </w:rPr>
              <m:t>μ</m:t>
            </m:r>
          </m:e>
          <m:sub>
            <m:r>
              <w:rPr>
                <w:rFonts w:ascii="Cambria Math" w:hAnsi="Cambria Math"/>
                <w:lang w:val="en-US"/>
              </w:rPr>
              <m:t>0</m:t>
            </m:r>
          </m:sub>
        </m:sSub>
      </m:oMath>
      <w:r w:rsidRPr="00611E33">
        <w:rPr>
          <w:lang w:val="en-US"/>
        </w:rPr>
        <w:t xml:space="preserve"> is the numerology with highest SCS supported in the carrier, and the value of </w:t>
      </w:r>
      <m:oMath>
        <m:sSubSup>
          <m:sSubSupPr>
            <m:ctrlPr>
              <w:rPr>
                <w:rFonts w:ascii="Cambria Math" w:hAnsi="Cambria Math"/>
                <w:i/>
                <w:iCs/>
                <w:lang w:val="en-US"/>
              </w:rPr>
            </m:ctrlPr>
          </m:sSubSupPr>
          <m:e>
            <m:r>
              <w:rPr>
                <w:rFonts w:ascii="Cambria Math" w:hAnsi="Cambria Math"/>
                <w:lang w:val="en-US"/>
              </w:rPr>
              <m:t>k</m:t>
            </m:r>
          </m:e>
          <m:sub>
            <m:r>
              <w:rPr>
                <w:rFonts w:ascii="Cambria Math" w:hAnsi="Cambria Math"/>
                <w:lang w:val="en-US"/>
              </w:rPr>
              <m:t>0</m:t>
            </m:r>
          </m:sub>
          <m:sup>
            <m:sSub>
              <m:sSubPr>
                <m:ctrlPr>
                  <w:rPr>
                    <w:rFonts w:ascii="Cambria Math" w:hAnsi="Cambria Math"/>
                    <w:i/>
                    <w:iCs/>
                    <w:lang w:val="en-US"/>
                  </w:rPr>
                </m:ctrlPr>
              </m:sSubPr>
              <m:e>
                <m:r>
                  <w:rPr>
                    <w:rFonts w:ascii="Cambria Math" w:hAnsi="Cambria Math"/>
                    <w:lang w:val="en-US"/>
                  </w:rPr>
                  <m:t>μ</m:t>
                </m:r>
              </m:e>
              <m:sub>
                <m:r>
                  <w:rPr>
                    <w:rFonts w:ascii="Cambria Math" w:hAnsi="Cambria Math"/>
                    <w:lang w:val="en-US"/>
                  </w:rPr>
                  <m:t>0</m:t>
                </m:r>
              </m:sub>
            </m:sSub>
          </m:sup>
        </m:sSubSup>
        <m:r>
          <w:rPr>
            <w:rFonts w:ascii="Cambria Math" w:hAnsi="Cambria Math"/>
            <w:lang w:val="en-US"/>
          </w:rPr>
          <m:t>∈{-6,0,+6}</m:t>
        </m:r>
      </m:oMath>
      <w:r w:rsidRPr="00611E33">
        <w:rPr>
          <w:lang w:val="en-US"/>
        </w:rPr>
        <w:t xml:space="preserve"> is obtained by RRC signaling</w:t>
      </w:r>
    </w:p>
    <w:p w14:paraId="456B2014" w14:textId="77777777" w:rsidR="000E06E8" w:rsidRPr="00611E33" w:rsidRDefault="000E06E8" w:rsidP="000E06E8">
      <w:pPr>
        <w:ind w:left="720" w:hanging="720"/>
      </w:pPr>
    </w:p>
    <w:p w14:paraId="39BA83D2" w14:textId="77777777" w:rsidR="000E06E8" w:rsidRPr="000E06E8" w:rsidRDefault="000E06E8" w:rsidP="000E06E8">
      <w:pPr>
        <w:ind w:left="720" w:hanging="720"/>
      </w:pPr>
      <w:r w:rsidRPr="00611E33">
        <w:t>FFS EPRE offset between SSS and PDCCH</w:t>
      </w:r>
    </w:p>
    <w:p w14:paraId="435FDFFD" w14:textId="77777777" w:rsidR="000E06E8" w:rsidRPr="000E06E8" w:rsidRDefault="000E06E8" w:rsidP="000E06E8">
      <w:pPr>
        <w:ind w:left="720" w:hanging="720"/>
      </w:pPr>
    </w:p>
    <w:p w14:paraId="5458DD78" w14:textId="5A8C4C69" w:rsidR="000E06E8" w:rsidRPr="00611E33" w:rsidRDefault="00611E33" w:rsidP="00D02BB1">
      <w:pPr>
        <w:rPr>
          <w:b/>
        </w:rPr>
      </w:pPr>
      <w:r w:rsidRPr="00611E33">
        <w:rPr>
          <w:b/>
        </w:rPr>
        <w:t>Friday</w:t>
      </w:r>
    </w:p>
    <w:p w14:paraId="33654279" w14:textId="268B06DA" w:rsidR="00611E33" w:rsidRDefault="00611E33" w:rsidP="00611E33">
      <w:pPr>
        <w:ind w:left="720" w:hanging="720"/>
        <w:rPr>
          <w:b/>
          <w:szCs w:val="20"/>
        </w:rPr>
      </w:pPr>
      <w:r w:rsidRPr="00611E33">
        <w:rPr>
          <w:b/>
          <w:szCs w:val="20"/>
        </w:rPr>
        <w:t>R1-1805748</w:t>
      </w:r>
      <w:r w:rsidRPr="00611E33">
        <w:rPr>
          <w:b/>
          <w:szCs w:val="20"/>
        </w:rPr>
        <w:tab/>
        <w:t>Summary of 7.1.1.1 Synchronization signal</w:t>
      </w:r>
      <w:r w:rsidRPr="00611E33">
        <w:rPr>
          <w:b/>
          <w:szCs w:val="20"/>
        </w:rPr>
        <w:tab/>
        <w:t>Ericsson</w:t>
      </w:r>
    </w:p>
    <w:p w14:paraId="0974BF50" w14:textId="77777777" w:rsidR="00611E33" w:rsidRDefault="00611E33" w:rsidP="00611E33">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A1DF8DD" w14:textId="77777777" w:rsidR="00611E33" w:rsidRPr="00611E33" w:rsidRDefault="00611E33" w:rsidP="00611E33">
      <w:pPr>
        <w:ind w:left="720" w:hanging="720"/>
        <w:rPr>
          <w:b/>
          <w:szCs w:val="20"/>
        </w:rPr>
      </w:pPr>
    </w:p>
    <w:p w14:paraId="4EB3F772" w14:textId="77777777" w:rsidR="00611E33" w:rsidRPr="00611E33" w:rsidRDefault="00611E33" w:rsidP="00611E33">
      <w:pPr>
        <w:ind w:left="720" w:hanging="720"/>
        <w:rPr>
          <w:szCs w:val="20"/>
        </w:rPr>
      </w:pPr>
      <w:r w:rsidRPr="00611E33">
        <w:rPr>
          <w:szCs w:val="20"/>
          <w:highlight w:val="green"/>
        </w:rPr>
        <w:t>Agreements</w:t>
      </w:r>
      <w:r w:rsidRPr="00611E33">
        <w:rPr>
          <w:szCs w:val="20"/>
        </w:rPr>
        <w:t>:</w:t>
      </w:r>
    </w:p>
    <w:p w14:paraId="6928A1EF" w14:textId="77777777" w:rsidR="00611E33" w:rsidRPr="00611E33" w:rsidRDefault="00611E33" w:rsidP="00611E33">
      <w:pPr>
        <w:pStyle w:val="ListParagraph"/>
        <w:numPr>
          <w:ilvl w:val="0"/>
          <w:numId w:val="199"/>
        </w:numPr>
        <w:spacing w:after="120"/>
        <w:jc w:val="both"/>
        <w:rPr>
          <w:lang w:eastAsia="x-none"/>
        </w:rPr>
      </w:pPr>
      <w:r w:rsidRPr="00611E33">
        <w:rPr>
          <w:lang w:eastAsia="x-none"/>
        </w:rPr>
        <w:t>In initial cell selection and idle mode, the UE may assume that the EPRE offset between PDCCH DMRS and SSS in the QCL’ed SSB is in the range [X, Y]dB when PDDCH with CRC scrambled by SI-RNTI, P-RNTI and RA-RNTI</w:t>
      </w:r>
    </w:p>
    <w:p w14:paraId="56D93FA4" w14:textId="77777777" w:rsidR="00611E33" w:rsidRPr="00611E33" w:rsidRDefault="00611E33" w:rsidP="00611E33">
      <w:pPr>
        <w:pStyle w:val="ListParagraph"/>
        <w:numPr>
          <w:ilvl w:val="1"/>
          <w:numId w:val="199"/>
        </w:numPr>
        <w:spacing w:after="120"/>
        <w:jc w:val="both"/>
        <w:rPr>
          <w:lang w:eastAsia="x-none"/>
        </w:rPr>
      </w:pPr>
      <w:r w:rsidRPr="00611E33">
        <w:rPr>
          <w:lang w:eastAsia="x-none"/>
        </w:rPr>
        <w:t>FFS: value of X and Y and dependence on numerology</w:t>
      </w:r>
    </w:p>
    <w:p w14:paraId="676B4D0B" w14:textId="77777777" w:rsidR="00611E33" w:rsidRPr="00611E33" w:rsidRDefault="00611E33" w:rsidP="00611E33">
      <w:pPr>
        <w:pStyle w:val="ListParagraph"/>
        <w:numPr>
          <w:ilvl w:val="2"/>
          <w:numId w:val="199"/>
        </w:numPr>
        <w:spacing w:after="120"/>
        <w:jc w:val="both"/>
        <w:rPr>
          <w:lang w:eastAsia="x-none"/>
        </w:rPr>
      </w:pPr>
      <w:r w:rsidRPr="00611E33">
        <w:rPr>
          <w:lang w:eastAsia="x-none"/>
        </w:rPr>
        <w:t>|X| &amp; Y are no more than 12</w:t>
      </w:r>
    </w:p>
    <w:p w14:paraId="1A77905D" w14:textId="77777777" w:rsidR="00611E33" w:rsidRPr="00611E33" w:rsidRDefault="00611E33" w:rsidP="00611E33">
      <w:pPr>
        <w:ind w:left="720" w:hanging="720"/>
      </w:pPr>
      <w:r w:rsidRPr="00611E33">
        <w:rPr>
          <w:b/>
          <w:u w:val="single"/>
        </w:rPr>
        <w:t>Conclusion</w:t>
      </w:r>
      <w:r w:rsidRPr="00611E33">
        <w:t>:</w:t>
      </w:r>
    </w:p>
    <w:p w14:paraId="77EA12CD" w14:textId="54091AC3" w:rsidR="00611E33" w:rsidRPr="00611E33" w:rsidRDefault="00611E33" w:rsidP="00611E33">
      <w:pPr>
        <w:pStyle w:val="ListParagraph"/>
        <w:numPr>
          <w:ilvl w:val="0"/>
          <w:numId w:val="199"/>
        </w:numPr>
        <w:spacing w:after="120"/>
        <w:jc w:val="both"/>
        <w:rPr>
          <w:lang w:val="en-US"/>
        </w:rPr>
      </w:pPr>
      <w:r w:rsidRPr="00611E33">
        <w:rPr>
          <w:lang w:val="en-US"/>
        </w:rPr>
        <w:t xml:space="preserve">It is RAN1’s understanding that the </w:t>
      </w:r>
      <w:r w:rsidRPr="00611E33">
        <w:rPr>
          <w:i/>
          <w:sz w:val="22"/>
          <w:lang w:val="en-US"/>
        </w:rPr>
        <w:t>f</w:t>
      </w:r>
      <w:r w:rsidRPr="00611E33">
        <w:rPr>
          <w:sz w:val="22"/>
          <w:vertAlign w:val="subscript"/>
          <w:lang w:val="en-US"/>
        </w:rPr>
        <w:t>0</w:t>
      </w:r>
      <w:r w:rsidRPr="00611E33">
        <w:rPr>
          <w:lang w:val="en-US"/>
        </w:rPr>
        <w:t xml:space="preserve"> does not have to be on the channel raster nor the center of the RF filter</w:t>
      </w:r>
      <w:r>
        <w:rPr>
          <w:lang w:val="en-US"/>
        </w:rPr>
        <w:t>.</w:t>
      </w:r>
    </w:p>
    <w:p w14:paraId="535C4AEF" w14:textId="47B44A88" w:rsidR="00611E33" w:rsidRDefault="00611E33" w:rsidP="00D02BB1">
      <w:pPr>
        <w:rPr>
          <w:lang w:val="en-US"/>
        </w:rPr>
      </w:pPr>
    </w:p>
    <w:p w14:paraId="6A9C2316" w14:textId="77777777" w:rsidR="00611E33" w:rsidRPr="00611E33" w:rsidRDefault="00611E33" w:rsidP="00D02BB1">
      <w:pPr>
        <w:rPr>
          <w:lang w:val="en-US"/>
        </w:rPr>
      </w:pPr>
    </w:p>
    <w:p w14:paraId="1AE1F24C" w14:textId="326AD83F" w:rsidR="00254752" w:rsidRPr="00254752" w:rsidRDefault="00603E09" w:rsidP="00254752">
      <w:pPr>
        <w:ind w:left="720" w:hanging="720"/>
        <w:rPr>
          <w:lang w:eastAsia="x-none"/>
        </w:rPr>
      </w:pPr>
      <w:hyperlink r:id="rId717" w:history="1">
        <w:r w:rsidR="00FE4C7E">
          <w:rPr>
            <w:rStyle w:val="Hyperlink"/>
            <w:lang w:eastAsia="x-none"/>
          </w:rPr>
          <w:t>R1-1803606</w:t>
        </w:r>
      </w:hyperlink>
      <w:r w:rsidR="00254752" w:rsidRPr="00254752">
        <w:rPr>
          <w:lang w:eastAsia="x-none"/>
        </w:rPr>
        <w:tab/>
        <w:t>Remaining details of Synchronization Signal Design</w:t>
      </w:r>
      <w:r w:rsidR="00254752" w:rsidRPr="00254752">
        <w:rPr>
          <w:lang w:eastAsia="x-none"/>
        </w:rPr>
        <w:tab/>
        <w:t>ZTE, Sanechips</w:t>
      </w:r>
    </w:p>
    <w:p w14:paraId="69190667" w14:textId="53F91E23" w:rsidR="00254752" w:rsidRPr="00254752" w:rsidRDefault="00603E09" w:rsidP="00254752">
      <w:pPr>
        <w:ind w:left="720" w:hanging="720"/>
        <w:rPr>
          <w:lang w:eastAsia="x-none"/>
        </w:rPr>
      </w:pPr>
      <w:hyperlink r:id="rId718" w:history="1">
        <w:r w:rsidR="00FE4C7E">
          <w:rPr>
            <w:rStyle w:val="Hyperlink"/>
            <w:lang w:eastAsia="x-none"/>
          </w:rPr>
          <w:t>R1-1803625</w:t>
        </w:r>
      </w:hyperlink>
      <w:r w:rsidR="00254752" w:rsidRPr="00254752">
        <w:rPr>
          <w:lang w:eastAsia="x-none"/>
        </w:rPr>
        <w:tab/>
        <w:t>Remaining details on synchronization signal</w:t>
      </w:r>
      <w:r w:rsidR="00254752" w:rsidRPr="00254752">
        <w:rPr>
          <w:lang w:eastAsia="x-none"/>
        </w:rPr>
        <w:tab/>
        <w:t>Huawei, HiSilicon</w:t>
      </w:r>
    </w:p>
    <w:p w14:paraId="0017917C" w14:textId="588D79D0" w:rsidR="00254752" w:rsidRPr="00254752" w:rsidRDefault="00603E09" w:rsidP="00254752">
      <w:pPr>
        <w:ind w:left="720" w:hanging="720"/>
        <w:rPr>
          <w:lang w:eastAsia="x-none"/>
        </w:rPr>
      </w:pPr>
      <w:hyperlink r:id="rId719" w:history="1">
        <w:r w:rsidR="00FE4C7E">
          <w:rPr>
            <w:rStyle w:val="Hyperlink"/>
            <w:lang w:eastAsia="x-none"/>
          </w:rPr>
          <w:t>R1-1803729</w:t>
        </w:r>
      </w:hyperlink>
      <w:r w:rsidR="00254752" w:rsidRPr="00254752">
        <w:rPr>
          <w:lang w:eastAsia="x-none"/>
        </w:rPr>
        <w:tab/>
        <w:t>Remaining Issues on Synchronization Signal</w:t>
      </w:r>
      <w:r w:rsidR="00254752" w:rsidRPr="00254752">
        <w:rPr>
          <w:lang w:eastAsia="x-none"/>
        </w:rPr>
        <w:tab/>
        <w:t>CATT</w:t>
      </w:r>
    </w:p>
    <w:p w14:paraId="23350363" w14:textId="4A0EDE55" w:rsidR="00254752" w:rsidRPr="00254752" w:rsidRDefault="00603E09" w:rsidP="00254752">
      <w:pPr>
        <w:ind w:left="720" w:hanging="720"/>
        <w:rPr>
          <w:lang w:eastAsia="x-none"/>
        </w:rPr>
      </w:pPr>
      <w:hyperlink r:id="rId720" w:history="1">
        <w:r w:rsidR="00FE4C7E">
          <w:rPr>
            <w:rStyle w:val="Hyperlink"/>
            <w:lang w:eastAsia="x-none"/>
          </w:rPr>
          <w:t>R1-1803806</w:t>
        </w:r>
      </w:hyperlink>
      <w:r w:rsidR="00254752" w:rsidRPr="00254752">
        <w:rPr>
          <w:lang w:eastAsia="x-none"/>
        </w:rPr>
        <w:tab/>
        <w:t>Remaining issues on synchronization signal</w:t>
      </w:r>
      <w:r w:rsidR="00254752" w:rsidRPr="00254752">
        <w:rPr>
          <w:lang w:eastAsia="x-none"/>
        </w:rPr>
        <w:tab/>
        <w:t>vivo</w:t>
      </w:r>
    </w:p>
    <w:p w14:paraId="43CFAF6D" w14:textId="3FC9CC68" w:rsidR="00254752" w:rsidRPr="00254752" w:rsidRDefault="00603E09" w:rsidP="00254752">
      <w:pPr>
        <w:ind w:left="720" w:hanging="720"/>
        <w:rPr>
          <w:lang w:eastAsia="x-none"/>
        </w:rPr>
      </w:pPr>
      <w:hyperlink r:id="rId721" w:history="1">
        <w:r w:rsidR="00FE4C7E">
          <w:rPr>
            <w:rStyle w:val="Hyperlink"/>
            <w:lang w:eastAsia="x-none"/>
          </w:rPr>
          <w:t>R1-1803998</w:t>
        </w:r>
      </w:hyperlink>
      <w:r w:rsidR="00254752" w:rsidRPr="00254752">
        <w:rPr>
          <w:lang w:eastAsia="x-none"/>
        </w:rPr>
        <w:tab/>
        <w:t>Power offset between SS/PBCH block and PDCCH</w:t>
      </w:r>
      <w:r w:rsidR="00254752" w:rsidRPr="00254752">
        <w:rPr>
          <w:lang w:eastAsia="x-none"/>
        </w:rPr>
        <w:tab/>
        <w:t>OPPO</w:t>
      </w:r>
    </w:p>
    <w:p w14:paraId="1189D47F" w14:textId="0365F5EA" w:rsidR="00254752" w:rsidRPr="00254752" w:rsidRDefault="00603E09" w:rsidP="00254752">
      <w:pPr>
        <w:ind w:left="720" w:hanging="720"/>
        <w:rPr>
          <w:lang w:eastAsia="x-none"/>
        </w:rPr>
      </w:pPr>
      <w:hyperlink r:id="rId722" w:history="1">
        <w:r w:rsidR="00FE4C7E">
          <w:rPr>
            <w:rStyle w:val="Hyperlink"/>
            <w:lang w:eastAsia="x-none"/>
          </w:rPr>
          <w:t>R1-1804050</w:t>
        </w:r>
      </w:hyperlink>
      <w:r w:rsidR="00254752" w:rsidRPr="00254752">
        <w:rPr>
          <w:lang w:eastAsia="x-none"/>
        </w:rPr>
        <w:tab/>
        <w:t>Remaining issues on synchronization signals</w:t>
      </w:r>
      <w:r w:rsidR="00254752" w:rsidRPr="00254752">
        <w:rPr>
          <w:lang w:eastAsia="x-none"/>
        </w:rPr>
        <w:tab/>
        <w:t>MediaTek Inc.</w:t>
      </w:r>
    </w:p>
    <w:p w14:paraId="6FA9D530" w14:textId="09A67D03" w:rsidR="00254752" w:rsidRPr="00254752" w:rsidRDefault="00603E09" w:rsidP="00254752">
      <w:pPr>
        <w:ind w:left="720" w:hanging="720"/>
        <w:rPr>
          <w:lang w:eastAsia="x-none"/>
        </w:rPr>
      </w:pPr>
      <w:hyperlink r:id="rId723" w:history="1">
        <w:r w:rsidR="00FE4C7E">
          <w:rPr>
            <w:rStyle w:val="Hyperlink"/>
            <w:lang w:eastAsia="x-none"/>
          </w:rPr>
          <w:t>R1-1804343</w:t>
        </w:r>
      </w:hyperlink>
      <w:r w:rsidR="00254752" w:rsidRPr="00254752">
        <w:rPr>
          <w:lang w:eastAsia="x-none"/>
        </w:rPr>
        <w:tab/>
        <w:t>Corrections on Synchronization Signaling</w:t>
      </w:r>
      <w:r w:rsidR="00254752" w:rsidRPr="00254752">
        <w:rPr>
          <w:lang w:eastAsia="x-none"/>
        </w:rPr>
        <w:tab/>
        <w:t>Samsung</w:t>
      </w:r>
    </w:p>
    <w:p w14:paraId="61649676" w14:textId="748BD49A" w:rsidR="00254752" w:rsidRPr="00254752" w:rsidRDefault="00603E09" w:rsidP="00254752">
      <w:pPr>
        <w:ind w:left="720" w:hanging="720"/>
        <w:rPr>
          <w:lang w:eastAsia="x-none"/>
        </w:rPr>
      </w:pPr>
      <w:hyperlink r:id="rId724" w:history="1">
        <w:r w:rsidR="00FE4C7E">
          <w:rPr>
            <w:rStyle w:val="Hyperlink"/>
            <w:lang w:eastAsia="x-none"/>
          </w:rPr>
          <w:t>R1-1804501</w:t>
        </w:r>
      </w:hyperlink>
      <w:r w:rsidR="00254752" w:rsidRPr="00254752">
        <w:rPr>
          <w:lang w:eastAsia="x-none"/>
        </w:rPr>
        <w:tab/>
        <w:t>Symbol index definition for SSB time location</w:t>
      </w:r>
      <w:r w:rsidR="00254752" w:rsidRPr="00254752">
        <w:rPr>
          <w:lang w:eastAsia="x-none"/>
        </w:rPr>
        <w:tab/>
        <w:t>NEC Corporation</w:t>
      </w:r>
    </w:p>
    <w:p w14:paraId="6AED08CD" w14:textId="3E6CA54F" w:rsidR="00254752" w:rsidRPr="00254752" w:rsidRDefault="00603E09" w:rsidP="00254752">
      <w:pPr>
        <w:ind w:left="720" w:hanging="720"/>
        <w:rPr>
          <w:lang w:eastAsia="x-none"/>
        </w:rPr>
      </w:pPr>
      <w:hyperlink r:id="rId725" w:history="1">
        <w:r w:rsidR="00FE4C7E">
          <w:rPr>
            <w:rStyle w:val="Hyperlink"/>
            <w:lang w:eastAsia="x-none"/>
          </w:rPr>
          <w:t>R1-1804533</w:t>
        </w:r>
      </w:hyperlink>
      <w:r w:rsidR="00254752" w:rsidRPr="00254752">
        <w:rPr>
          <w:lang w:eastAsia="x-none"/>
        </w:rPr>
        <w:tab/>
        <w:t>Remaining Details on Synchronization signal</w:t>
      </w:r>
      <w:r w:rsidR="00254752" w:rsidRPr="00254752">
        <w:rPr>
          <w:lang w:eastAsia="x-none"/>
        </w:rPr>
        <w:tab/>
        <w:t>LG Electronics</w:t>
      </w:r>
    </w:p>
    <w:p w14:paraId="22779BCF" w14:textId="73A2B2A1" w:rsidR="00254752" w:rsidRPr="00254752" w:rsidRDefault="00603E09" w:rsidP="00254752">
      <w:pPr>
        <w:ind w:left="720" w:hanging="720"/>
        <w:rPr>
          <w:lang w:eastAsia="x-none"/>
        </w:rPr>
      </w:pPr>
      <w:hyperlink r:id="rId726" w:history="1">
        <w:r w:rsidR="00FE4C7E">
          <w:rPr>
            <w:rStyle w:val="Hyperlink"/>
            <w:lang w:eastAsia="x-none"/>
          </w:rPr>
          <w:t>R1-1804703</w:t>
        </w:r>
      </w:hyperlink>
      <w:r w:rsidR="00254752" w:rsidRPr="00254752">
        <w:rPr>
          <w:lang w:eastAsia="x-none"/>
        </w:rPr>
        <w:tab/>
        <w:t>Remaining details of SS/PBCH block</w:t>
      </w:r>
      <w:r w:rsidR="00254752" w:rsidRPr="00254752">
        <w:rPr>
          <w:lang w:eastAsia="x-none"/>
        </w:rPr>
        <w:tab/>
        <w:t>Intel Corporation</w:t>
      </w:r>
    </w:p>
    <w:p w14:paraId="61A10713" w14:textId="11AF7710" w:rsidR="00254752" w:rsidRPr="00254752" w:rsidRDefault="00603E09" w:rsidP="00254752">
      <w:pPr>
        <w:ind w:left="720" w:hanging="720"/>
        <w:rPr>
          <w:lang w:eastAsia="x-none"/>
        </w:rPr>
      </w:pPr>
      <w:hyperlink r:id="rId727" w:history="1">
        <w:r w:rsidR="00FE4C7E">
          <w:rPr>
            <w:rStyle w:val="Hyperlink"/>
            <w:lang w:eastAsia="x-none"/>
          </w:rPr>
          <w:t>R1-1804774</w:t>
        </w:r>
      </w:hyperlink>
      <w:r w:rsidR="00254752" w:rsidRPr="00254752">
        <w:rPr>
          <w:lang w:eastAsia="x-none"/>
        </w:rPr>
        <w:tab/>
        <w:t>Remaining details on synchronization signal design</w:t>
      </w:r>
      <w:r w:rsidR="00254752" w:rsidRPr="00254752">
        <w:rPr>
          <w:lang w:eastAsia="x-none"/>
        </w:rPr>
        <w:tab/>
        <w:t>Qualcomm Incorporated</w:t>
      </w:r>
    </w:p>
    <w:p w14:paraId="79994A8D" w14:textId="34DD8FA9" w:rsidR="00254752" w:rsidRPr="00254752" w:rsidRDefault="00603E09" w:rsidP="00254752">
      <w:pPr>
        <w:ind w:left="720" w:hanging="720"/>
        <w:rPr>
          <w:lang w:eastAsia="x-none"/>
        </w:rPr>
      </w:pPr>
      <w:hyperlink r:id="rId728" w:history="1">
        <w:r w:rsidR="00FE4C7E">
          <w:rPr>
            <w:rStyle w:val="Hyperlink"/>
            <w:lang w:eastAsia="x-none"/>
          </w:rPr>
          <w:t>R1-1805031</w:t>
        </w:r>
      </w:hyperlink>
      <w:r w:rsidR="00254752" w:rsidRPr="00254752">
        <w:rPr>
          <w:lang w:eastAsia="x-none"/>
        </w:rPr>
        <w:tab/>
        <w:t>Remaining issues on Synchronization signal</w:t>
      </w:r>
      <w:r w:rsidR="00254752" w:rsidRPr="00254752">
        <w:rPr>
          <w:lang w:eastAsia="x-none"/>
        </w:rPr>
        <w:tab/>
        <w:t>NTT DOCOMO, INC.</w:t>
      </w:r>
    </w:p>
    <w:p w14:paraId="08CDFD96" w14:textId="39C9BBE5" w:rsidR="00254752" w:rsidRPr="00254752" w:rsidRDefault="00603E09" w:rsidP="00254752">
      <w:pPr>
        <w:ind w:left="720" w:hanging="720"/>
        <w:rPr>
          <w:lang w:eastAsia="x-none"/>
        </w:rPr>
      </w:pPr>
      <w:hyperlink r:id="rId729" w:history="1">
        <w:r w:rsidR="00FE4C7E">
          <w:rPr>
            <w:rStyle w:val="Hyperlink"/>
            <w:lang w:eastAsia="x-none"/>
          </w:rPr>
          <w:t>R1-1805134</w:t>
        </w:r>
      </w:hyperlink>
      <w:r w:rsidR="00254752" w:rsidRPr="00254752">
        <w:rPr>
          <w:lang w:eastAsia="x-none"/>
        </w:rPr>
        <w:tab/>
        <w:t>Open issues related to Synchronisation Signal</w:t>
      </w:r>
      <w:r w:rsidR="00254752" w:rsidRPr="00254752">
        <w:rPr>
          <w:lang w:eastAsia="x-none"/>
        </w:rPr>
        <w:tab/>
        <w:t>Nokia, Nokia Shanghai Bell</w:t>
      </w:r>
    </w:p>
    <w:p w14:paraId="6186086E" w14:textId="0EC158A6" w:rsidR="00254752" w:rsidRDefault="00603E09" w:rsidP="00254752">
      <w:pPr>
        <w:ind w:left="720" w:hanging="720"/>
        <w:rPr>
          <w:lang w:eastAsia="x-none"/>
        </w:rPr>
      </w:pPr>
      <w:hyperlink r:id="rId730" w:history="1">
        <w:r w:rsidR="00FE4C7E">
          <w:rPr>
            <w:rStyle w:val="Hyperlink"/>
            <w:lang w:eastAsia="x-none"/>
          </w:rPr>
          <w:t>R1-1805215</w:t>
        </w:r>
      </w:hyperlink>
      <w:r w:rsidR="00254752" w:rsidRPr="00254752">
        <w:rPr>
          <w:lang w:eastAsia="x-none"/>
        </w:rPr>
        <w:tab/>
        <w:t>Remaining details on Synchronization signal</w:t>
      </w:r>
      <w:r w:rsidR="00254752" w:rsidRPr="00254752">
        <w:rPr>
          <w:lang w:eastAsia="x-none"/>
        </w:rPr>
        <w:tab/>
        <w:t>Ericsson</w:t>
      </w:r>
    </w:p>
    <w:p w14:paraId="2A729DFD" w14:textId="7DC1DE5B" w:rsidR="00611E33" w:rsidRPr="00254752" w:rsidRDefault="00611E33" w:rsidP="00254752">
      <w:pPr>
        <w:ind w:left="720" w:hanging="720"/>
        <w:rPr>
          <w:lang w:eastAsia="x-none"/>
        </w:rPr>
      </w:pPr>
      <w:r w:rsidRPr="00611E33">
        <w:rPr>
          <w:lang w:eastAsia="x-none"/>
        </w:rPr>
        <w:t>R1-1805723</w:t>
      </w:r>
      <w:r w:rsidRPr="00611E33">
        <w:rPr>
          <w:lang w:eastAsia="x-none"/>
        </w:rPr>
        <w:tab/>
        <w:t>Derivation of k0</w:t>
      </w:r>
      <w:r w:rsidRPr="00611E33">
        <w:rPr>
          <w:lang w:eastAsia="x-none"/>
        </w:rPr>
        <w:tab/>
        <w:t>Qualcomm</w:t>
      </w:r>
    </w:p>
    <w:p w14:paraId="6DFE52DA" w14:textId="77777777" w:rsidR="00254752" w:rsidRPr="00254752" w:rsidRDefault="00254752" w:rsidP="00A15B60">
      <w:pPr>
        <w:pStyle w:val="Heading4"/>
      </w:pPr>
      <w:bookmarkStart w:id="239" w:name="_Toc510867615"/>
      <w:bookmarkStart w:id="240" w:name="_Toc514184640"/>
      <w:r w:rsidRPr="00254752">
        <w:rPr>
          <w:rFonts w:hint="eastAsia"/>
        </w:rPr>
        <w:t>Broadcast signal/channel</w:t>
      </w:r>
      <w:bookmarkEnd w:id="239"/>
      <w:bookmarkEnd w:id="240"/>
    </w:p>
    <w:p w14:paraId="50BD6ECE" w14:textId="77777777" w:rsidR="00254752" w:rsidRPr="00254752" w:rsidRDefault="00254752" w:rsidP="00A15B60">
      <w:pPr>
        <w:pStyle w:val="Heading5"/>
      </w:pPr>
      <w:bookmarkStart w:id="241" w:name="_Toc514184641"/>
      <w:r w:rsidRPr="00254752">
        <w:rPr>
          <w:rFonts w:hint="eastAsia"/>
        </w:rPr>
        <w:t>NR-PBCH</w:t>
      </w:r>
      <w:bookmarkEnd w:id="241"/>
    </w:p>
    <w:p w14:paraId="1413F129" w14:textId="3A15D74D" w:rsidR="00A15B60" w:rsidRPr="00A15B60" w:rsidRDefault="00603E09" w:rsidP="00A15B60">
      <w:pPr>
        <w:rPr>
          <w:rFonts w:ascii="Arial" w:hAnsi="Arial" w:cs="Arial"/>
          <w:b/>
          <w:iCs/>
          <w:sz w:val="18"/>
          <w:szCs w:val="26"/>
        </w:rPr>
      </w:pPr>
      <w:hyperlink r:id="rId731" w:history="1">
        <w:r w:rsidR="00FE4C7E">
          <w:rPr>
            <w:rStyle w:val="Hyperlink"/>
            <w:b/>
          </w:rPr>
          <w:t>R1-1805502</w:t>
        </w:r>
      </w:hyperlink>
      <w:r w:rsidR="00A15B60" w:rsidRPr="00A15B60">
        <w:rPr>
          <w:b/>
        </w:rPr>
        <w:tab/>
        <w:t>Summary of 7.1.1.2.1 NR-PBCH</w:t>
      </w:r>
      <w:r w:rsidR="00A15B60" w:rsidRPr="00A15B60">
        <w:rPr>
          <w:b/>
        </w:rPr>
        <w:tab/>
        <w:t>Ericsson</w:t>
      </w:r>
    </w:p>
    <w:p w14:paraId="55A41607" w14:textId="77777777" w:rsidR="00A15B60" w:rsidRDefault="00A15B60" w:rsidP="00A15B6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83143D8" w14:textId="50FECBA2" w:rsidR="00A15B60" w:rsidRPr="00611E33" w:rsidRDefault="00A15B60" w:rsidP="00A15B60">
      <w:pPr>
        <w:rPr>
          <w:rFonts w:ascii="Arial" w:hAnsi="Arial" w:cs="Arial"/>
          <w:iCs/>
          <w:sz w:val="18"/>
          <w:szCs w:val="26"/>
        </w:rPr>
      </w:pPr>
    </w:p>
    <w:p w14:paraId="3FBB6A55" w14:textId="77777777" w:rsidR="0032134E" w:rsidRPr="00FF553A" w:rsidRDefault="0032134E" w:rsidP="0032134E">
      <w:pPr>
        <w:ind w:left="720" w:hanging="720"/>
        <w:rPr>
          <w:szCs w:val="20"/>
          <w:lang w:eastAsia="x-none"/>
        </w:rPr>
      </w:pPr>
      <w:r w:rsidRPr="00FF553A">
        <w:rPr>
          <w:szCs w:val="20"/>
          <w:lang w:eastAsia="x-none"/>
        </w:rPr>
        <w:t>Proposal:</w:t>
      </w:r>
    </w:p>
    <w:p w14:paraId="13EB1653" w14:textId="77777777" w:rsidR="0032134E" w:rsidRPr="00FF553A" w:rsidRDefault="0032134E" w:rsidP="0032134E">
      <w:pPr>
        <w:numPr>
          <w:ilvl w:val="0"/>
          <w:numId w:val="45"/>
        </w:numPr>
        <w:rPr>
          <w:szCs w:val="20"/>
          <w:lang w:eastAsia="x-none"/>
        </w:rPr>
      </w:pPr>
      <w:r w:rsidRPr="00FF553A">
        <w:rPr>
          <w:szCs w:val="20"/>
          <w:lang w:eastAsia="x-none"/>
        </w:rPr>
        <w:t>From RAN1 perspective, the signalling of M in RMSI is not necessary in Rel-15</w:t>
      </w:r>
    </w:p>
    <w:p w14:paraId="3CC420A8" w14:textId="77777777" w:rsidR="0032134E" w:rsidRPr="00611E33" w:rsidRDefault="0032134E" w:rsidP="0032134E">
      <w:pPr>
        <w:ind w:left="720" w:hanging="720"/>
        <w:rPr>
          <w:lang w:eastAsia="x-none"/>
        </w:rPr>
      </w:pPr>
    </w:p>
    <w:p w14:paraId="4B2590D7" w14:textId="23A46C55" w:rsidR="0032134E" w:rsidRPr="0032134E" w:rsidRDefault="0032134E" w:rsidP="0032134E">
      <w:pPr>
        <w:ind w:left="720" w:hanging="720"/>
        <w:rPr>
          <w:b/>
          <w:szCs w:val="20"/>
          <w:lang w:eastAsia="x-none"/>
        </w:rPr>
      </w:pPr>
      <w:r w:rsidRPr="0032134E">
        <w:rPr>
          <w:szCs w:val="20"/>
          <w:highlight w:val="green"/>
          <w:lang w:eastAsia="x-none"/>
        </w:rPr>
        <w:t>Agreement</w:t>
      </w:r>
      <w:r w:rsidRPr="0032134E">
        <w:rPr>
          <w:b/>
          <w:szCs w:val="20"/>
          <w:lang w:eastAsia="x-none"/>
        </w:rPr>
        <w:t>:</w:t>
      </w:r>
    </w:p>
    <w:p w14:paraId="7B3270B4" w14:textId="77777777" w:rsidR="0032134E" w:rsidRPr="0032134E" w:rsidRDefault="0032134E" w:rsidP="0099597B">
      <w:pPr>
        <w:pStyle w:val="ListParagraph"/>
        <w:numPr>
          <w:ilvl w:val="0"/>
          <w:numId w:val="53"/>
        </w:numPr>
      </w:pPr>
      <w:r w:rsidRPr="0032134E">
        <w:t>Confirm working assumption on signalling tables for indication of cell-defining SSB</w:t>
      </w:r>
    </w:p>
    <w:p w14:paraId="591A991C" w14:textId="77777777" w:rsidR="0032134E" w:rsidRPr="0032134E" w:rsidRDefault="0032134E" w:rsidP="0032134E">
      <w:pPr>
        <w:ind w:left="720" w:hanging="720"/>
        <w:rPr>
          <w:b/>
          <w:lang w:eastAsia="x-none"/>
        </w:rPr>
      </w:pPr>
    </w:p>
    <w:p w14:paraId="6C709A6A" w14:textId="6F3D073E" w:rsidR="0032134E" w:rsidRPr="0032134E" w:rsidRDefault="0032134E" w:rsidP="0032134E">
      <w:pPr>
        <w:ind w:left="720" w:hanging="720"/>
        <w:rPr>
          <w:b/>
          <w:szCs w:val="20"/>
          <w:lang w:eastAsia="x-none"/>
        </w:rPr>
      </w:pPr>
      <w:r w:rsidRPr="0032134E">
        <w:rPr>
          <w:szCs w:val="20"/>
          <w:highlight w:val="green"/>
          <w:lang w:eastAsia="x-none"/>
        </w:rPr>
        <w:t>Agreement</w:t>
      </w:r>
      <w:r w:rsidRPr="0032134E">
        <w:rPr>
          <w:b/>
          <w:szCs w:val="20"/>
          <w:lang w:eastAsia="x-none"/>
        </w:rPr>
        <w:t>:</w:t>
      </w:r>
    </w:p>
    <w:p w14:paraId="36E0CD25" w14:textId="77777777" w:rsidR="0032134E" w:rsidRPr="0032134E" w:rsidRDefault="0032134E" w:rsidP="0099597B">
      <w:pPr>
        <w:pStyle w:val="ListParagraph"/>
        <w:numPr>
          <w:ilvl w:val="0"/>
          <w:numId w:val="52"/>
        </w:numPr>
      </w:pPr>
      <w:r w:rsidRPr="0032134E">
        <w:t>Confirm working assumption on step size X=1 (for cell-defining SSB)</w:t>
      </w:r>
    </w:p>
    <w:p w14:paraId="47A1B596" w14:textId="77777777" w:rsidR="0032134E" w:rsidRPr="00FF553A" w:rsidRDefault="0032134E" w:rsidP="0032134E">
      <w:pPr>
        <w:ind w:left="720" w:hanging="720"/>
        <w:rPr>
          <w:szCs w:val="20"/>
          <w:lang w:eastAsia="x-none"/>
        </w:rPr>
      </w:pPr>
    </w:p>
    <w:p w14:paraId="692AC900" w14:textId="18AE0D3B" w:rsidR="0032134E" w:rsidRPr="00FF553A" w:rsidRDefault="0032134E" w:rsidP="0032134E">
      <w:pPr>
        <w:ind w:left="720" w:hanging="720"/>
        <w:rPr>
          <w:szCs w:val="20"/>
          <w:lang w:eastAsia="x-none"/>
        </w:rPr>
      </w:pPr>
      <w:r w:rsidRPr="00FF553A">
        <w:rPr>
          <w:szCs w:val="20"/>
          <w:lang w:eastAsia="x-none"/>
        </w:rPr>
        <w:t>Proposal:</w:t>
      </w:r>
    </w:p>
    <w:p w14:paraId="296DE68F" w14:textId="77777777" w:rsidR="0032134E" w:rsidRPr="00FF553A" w:rsidRDefault="0032134E" w:rsidP="0032134E">
      <w:pPr>
        <w:numPr>
          <w:ilvl w:val="0"/>
          <w:numId w:val="45"/>
        </w:numPr>
        <w:rPr>
          <w:szCs w:val="20"/>
          <w:lang w:eastAsia="x-none"/>
        </w:rPr>
      </w:pPr>
      <w:r w:rsidRPr="00FF553A">
        <w:rPr>
          <w:szCs w:val="20"/>
          <w:lang w:eastAsia="x-none"/>
        </w:rPr>
        <w:t>To adopt the following TP to 38.213, Section 13:</w:t>
      </w:r>
    </w:p>
    <w:p w14:paraId="7832C274" w14:textId="77777777" w:rsidR="0032134E" w:rsidRPr="0032134E" w:rsidRDefault="0032134E" w:rsidP="0032134E">
      <w:pPr>
        <w:spacing w:after="180"/>
        <w:ind w:left="720" w:hanging="720"/>
        <w:textAlignment w:val="bottom"/>
        <w:rPr>
          <w:rFonts w:ascii="Times New Roman" w:hAnsi="Times New Roman"/>
          <w:szCs w:val="20"/>
        </w:rPr>
      </w:pPr>
      <w:r w:rsidRPr="00FF553A">
        <w:rPr>
          <w:rFonts w:ascii="Times New Roman" w:hAnsi="Times New Roman"/>
          <w:szCs w:val="20"/>
        </w:rPr>
        <w:t xml:space="preserve">If a UE detects a first SS/PBCH block and determines that a control resource set for Type0-PDCCH common search space is not present, and for </w:t>
      </w:r>
      <w:r w:rsidR="00603E09">
        <w:rPr>
          <w:rFonts w:ascii="Times New Roman" w:hAnsi="Times New Roman"/>
          <w:position w:val="-10"/>
          <w:szCs w:val="20"/>
        </w:rPr>
        <w:pict w14:anchorId="7D029047">
          <v:shape id="_x0000_i1038" type="#_x0000_t75" style="width:60pt;height:15.6pt">
            <v:imagedata r:id="rId732" o:title=""/>
          </v:shape>
        </w:pict>
      </w:r>
      <w:r w:rsidRPr="00FF553A">
        <w:rPr>
          <w:rFonts w:ascii="Times New Roman" w:hAnsi="Times New Roman"/>
          <w:szCs w:val="20"/>
        </w:rPr>
        <w:t xml:space="preserve"> for FR1 or for </w:t>
      </w:r>
      <w:r w:rsidR="00603E09">
        <w:rPr>
          <w:rFonts w:ascii="Times New Roman" w:hAnsi="Times New Roman"/>
          <w:position w:val="-10"/>
          <w:szCs w:val="20"/>
        </w:rPr>
        <w:pict w14:anchorId="6665EB87">
          <v:shape id="_x0000_i1039" type="#_x0000_t75" style="width:58.8pt;height:15.6pt">
            <v:imagedata r:id="rId733" o:title=""/>
          </v:shape>
        </w:pict>
      </w:r>
      <w:r w:rsidRPr="00FF553A">
        <w:rPr>
          <w:rFonts w:ascii="Times New Roman" w:hAnsi="Times New Roman"/>
          <w:szCs w:val="20"/>
        </w:rPr>
        <w:t xml:space="preserve"> for FR2, the UE determines the </w:t>
      </w:r>
      <w:ins w:id="242" w:author="Huawei" w:date="2018-03-28T10:25:00Z">
        <w:r w:rsidRPr="00FF553A">
          <w:rPr>
            <w:rFonts w:ascii="Times New Roman" w:hAnsi="Times New Roman"/>
            <w:szCs w:val="20"/>
          </w:rPr>
          <w:t xml:space="preserve">closest </w:t>
        </w:r>
      </w:ins>
      <w:r w:rsidRPr="00FF553A">
        <w:rPr>
          <w:rFonts w:ascii="Times New Roman" w:hAnsi="Times New Roman"/>
          <w:szCs w:val="20"/>
        </w:rPr>
        <w:t xml:space="preserve">global synchronization channel number (GSCN) of a second SS/PBCH block having a control resource set for an associated Type0-PDCCH common search space as </w:t>
      </w:r>
      <w:r w:rsidR="00603E09">
        <w:rPr>
          <w:rFonts w:ascii="Times New Roman" w:hAnsi="Times New Roman"/>
          <w:position w:val="-10"/>
          <w:szCs w:val="20"/>
        </w:rPr>
        <w:pict w14:anchorId="6F097E12">
          <v:shape id="_x0000_i1040" type="#_x0000_t75" style="width:69.6pt;height:17.4pt">
            <v:imagedata r:id="rId734" o:title=""/>
          </v:shape>
        </w:pict>
      </w:r>
      <w:r w:rsidRPr="00FF553A">
        <w:rPr>
          <w:rFonts w:ascii="Times New Roman" w:hAnsi="Times New Roman"/>
          <w:szCs w:val="20"/>
        </w:rPr>
        <w:t xml:space="preserve">. </w:t>
      </w:r>
      <w:r w:rsidR="00603E09">
        <w:rPr>
          <w:rFonts w:ascii="Times New Roman" w:hAnsi="Times New Roman"/>
          <w:position w:val="-10"/>
          <w:szCs w:val="20"/>
        </w:rPr>
        <w:pict w14:anchorId="5A36652F">
          <v:shape id="_x0000_i1041" type="#_x0000_t75" style="width:36pt;height:17.4pt">
            <v:imagedata r:id="rId735" o:title=""/>
          </v:shape>
        </w:pict>
      </w:r>
      <w:r w:rsidRPr="00FF553A">
        <w:rPr>
          <w:rFonts w:ascii="Times New Roman" w:hAnsi="Times New Roman"/>
          <w:szCs w:val="20"/>
        </w:rPr>
        <w:t xml:space="preserve"> is the GSCN of the first SS/PBCH block and </w:t>
      </w:r>
      <w:r w:rsidR="00603E09">
        <w:rPr>
          <w:rFonts w:ascii="Times New Roman" w:hAnsi="Times New Roman"/>
          <w:position w:val="-10"/>
          <w:szCs w:val="20"/>
        </w:rPr>
        <w:pict w14:anchorId="73D4A499">
          <v:shape id="_x0000_i1042" type="#_x0000_t75" style="width:28.8pt;height:17.4pt">
            <v:imagedata r:id="rId736" o:title=""/>
          </v:shape>
        </w:pict>
      </w:r>
      <w:r w:rsidRPr="00FF553A">
        <w:rPr>
          <w:rFonts w:ascii="Times New Roman" w:hAnsi="Times New Roman"/>
          <w:szCs w:val="20"/>
        </w:rPr>
        <w:t xml:space="preserve"> is a GSCN offset provided by Table 13-16 for FR1 and Table 13-17 for FR2.</w:t>
      </w:r>
      <w:r w:rsidRPr="0032134E">
        <w:rPr>
          <w:rFonts w:ascii="Times New Roman" w:hAnsi="Times New Roman"/>
          <w:szCs w:val="20"/>
        </w:rPr>
        <w:t xml:space="preserve"> </w:t>
      </w:r>
    </w:p>
    <w:p w14:paraId="0E50A6C3" w14:textId="77777777" w:rsidR="0088176A" w:rsidRDefault="0088176A" w:rsidP="00A15B60">
      <w:pPr>
        <w:rPr>
          <w:rFonts w:ascii="Times New Roman" w:hAnsi="Times New Roman"/>
          <w:b/>
          <w:iCs/>
          <w:szCs w:val="20"/>
        </w:rPr>
      </w:pPr>
    </w:p>
    <w:p w14:paraId="59D6DE7E" w14:textId="31290925" w:rsidR="0032134E" w:rsidRPr="0088176A" w:rsidRDefault="0088176A" w:rsidP="00FF553A">
      <w:pPr>
        <w:pBdr>
          <w:top w:val="single" w:sz="4" w:space="1" w:color="auto"/>
        </w:pBdr>
        <w:rPr>
          <w:rFonts w:ascii="Times New Roman" w:hAnsi="Times New Roman"/>
          <w:b/>
          <w:iCs/>
          <w:szCs w:val="20"/>
        </w:rPr>
      </w:pPr>
      <w:r w:rsidRPr="0088176A">
        <w:rPr>
          <w:rFonts w:ascii="Times New Roman" w:hAnsi="Times New Roman"/>
          <w:b/>
          <w:iCs/>
          <w:szCs w:val="20"/>
        </w:rPr>
        <w:t>Thursday</w:t>
      </w:r>
    </w:p>
    <w:p w14:paraId="67E03FE5" w14:textId="6DFBC4E2" w:rsidR="0088176A" w:rsidRPr="0088176A" w:rsidRDefault="00603E09" w:rsidP="0088176A">
      <w:pPr>
        <w:rPr>
          <w:rFonts w:ascii="Times New Roman" w:hAnsi="Times New Roman"/>
          <w:b/>
          <w:iCs/>
          <w:szCs w:val="20"/>
        </w:rPr>
      </w:pPr>
      <w:hyperlink r:id="rId737" w:history="1">
        <w:r w:rsidR="00FE4C7E">
          <w:rPr>
            <w:rStyle w:val="Hyperlink"/>
            <w:rFonts w:ascii="Times New Roman" w:hAnsi="Times New Roman"/>
            <w:b/>
            <w:iCs/>
            <w:szCs w:val="20"/>
          </w:rPr>
          <w:t>R1-1805596</w:t>
        </w:r>
      </w:hyperlink>
      <w:r w:rsidR="0088176A" w:rsidRPr="0088176A">
        <w:rPr>
          <w:rFonts w:ascii="Times New Roman" w:hAnsi="Times New Roman"/>
          <w:b/>
          <w:iCs/>
          <w:szCs w:val="20"/>
        </w:rPr>
        <w:tab/>
        <w:t>Summary of 7.1.1.2.1 NR-PBCH</w:t>
      </w:r>
      <w:r w:rsidR="0088176A" w:rsidRPr="0088176A">
        <w:rPr>
          <w:rFonts w:ascii="Times New Roman" w:hAnsi="Times New Roman"/>
          <w:b/>
          <w:iCs/>
          <w:szCs w:val="20"/>
        </w:rPr>
        <w:tab/>
        <w:t>Ericsson</w:t>
      </w:r>
    </w:p>
    <w:p w14:paraId="601C78B2" w14:textId="77777777" w:rsidR="0088176A" w:rsidRDefault="0088176A" w:rsidP="0088176A">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67B827BC" w14:textId="2866E3ED" w:rsidR="0088176A" w:rsidRPr="0088176A" w:rsidRDefault="0088176A" w:rsidP="0088176A">
      <w:pPr>
        <w:rPr>
          <w:rFonts w:ascii="Times New Roman" w:hAnsi="Times New Roman"/>
          <w:b/>
          <w:iCs/>
          <w:szCs w:val="20"/>
        </w:rPr>
      </w:pPr>
    </w:p>
    <w:p w14:paraId="29AED418" w14:textId="7BE16C00" w:rsidR="003D6187" w:rsidRPr="003D6187" w:rsidRDefault="003D6187" w:rsidP="003D6187">
      <w:pPr>
        <w:ind w:left="720" w:hanging="720"/>
        <w:rPr>
          <w:szCs w:val="20"/>
          <w:highlight w:val="yellow"/>
          <w:lang w:eastAsia="x-none"/>
        </w:rPr>
      </w:pPr>
      <w:r w:rsidRPr="003D6187">
        <w:rPr>
          <w:szCs w:val="20"/>
          <w:highlight w:val="green"/>
          <w:lang w:eastAsia="x-none"/>
        </w:rPr>
        <w:t>Agreement: (</w:t>
      </w:r>
      <w:r w:rsidRPr="003D6187">
        <w:rPr>
          <w:b/>
          <w:color w:val="FF0000"/>
          <w:szCs w:val="20"/>
          <w:highlight w:val="green"/>
          <w:u w:val="single"/>
          <w:lang w:eastAsia="x-none"/>
        </w:rPr>
        <w:t>RRC update</w:t>
      </w:r>
      <w:r w:rsidRPr="003D6187">
        <w:rPr>
          <w:szCs w:val="20"/>
          <w:highlight w:val="green"/>
          <w:lang w:eastAsia="x-none"/>
        </w:rPr>
        <w:t>)</w:t>
      </w:r>
    </w:p>
    <w:p w14:paraId="330B55D1" w14:textId="77777777" w:rsidR="003D6187" w:rsidRPr="003D6187" w:rsidRDefault="003D6187" w:rsidP="00FF553A">
      <w:pPr>
        <w:pStyle w:val="ListParagraph"/>
        <w:numPr>
          <w:ilvl w:val="0"/>
          <w:numId w:val="52"/>
        </w:numPr>
      </w:pPr>
      <w:r w:rsidRPr="003D6187">
        <w:t xml:space="preserve">From RAN1 perspective, the signalling of M in RMSI with parameter </w:t>
      </w:r>
      <w:r w:rsidRPr="00FF553A">
        <w:rPr>
          <w:rFonts w:ascii="Courier New" w:hAnsi="Courier New" w:cs="Courier New"/>
          <w:i/>
        </w:rPr>
        <w:t>frequencyOffsetSSB</w:t>
      </w:r>
      <w:r w:rsidRPr="003D6187">
        <w:t xml:space="preserve"> is not necessary in Rel-15</w:t>
      </w:r>
    </w:p>
    <w:p w14:paraId="54E7F623" w14:textId="77777777" w:rsidR="003D6187" w:rsidRPr="003D6187" w:rsidRDefault="003D6187" w:rsidP="003D6187">
      <w:pPr>
        <w:ind w:left="720" w:hanging="720"/>
        <w:rPr>
          <w:b/>
          <w:lang w:eastAsia="x-none"/>
        </w:rPr>
      </w:pPr>
    </w:p>
    <w:p w14:paraId="2034D8BE" w14:textId="0C8E7884" w:rsidR="003D6187" w:rsidRPr="003D6187" w:rsidRDefault="003D6187" w:rsidP="003D6187">
      <w:pPr>
        <w:ind w:left="720" w:hanging="720"/>
        <w:rPr>
          <w:szCs w:val="20"/>
          <w:lang w:eastAsia="x-none"/>
        </w:rPr>
      </w:pPr>
      <w:r w:rsidRPr="003D6187">
        <w:rPr>
          <w:szCs w:val="20"/>
          <w:highlight w:val="green"/>
          <w:lang w:eastAsia="x-none"/>
        </w:rPr>
        <w:t>Agreement</w:t>
      </w:r>
      <w:r w:rsidRPr="003D6187">
        <w:rPr>
          <w:szCs w:val="20"/>
          <w:lang w:eastAsia="x-none"/>
        </w:rPr>
        <w:t>:</w:t>
      </w:r>
    </w:p>
    <w:p w14:paraId="266BB6B5" w14:textId="77777777" w:rsidR="003D6187" w:rsidRPr="00FF553A" w:rsidRDefault="003D6187" w:rsidP="00FF553A">
      <w:pPr>
        <w:pStyle w:val="ListParagraph"/>
        <w:numPr>
          <w:ilvl w:val="0"/>
          <w:numId w:val="52"/>
        </w:numPr>
        <w:rPr>
          <w:lang w:eastAsia="x-none"/>
        </w:rPr>
      </w:pPr>
      <w:r w:rsidRPr="00FF553A">
        <w:rPr>
          <w:lang w:eastAsia="x-none"/>
        </w:rPr>
        <w:t>To adopt the following TP to 38.213, Section 13:</w:t>
      </w:r>
    </w:p>
    <w:p w14:paraId="0D4D14C0" w14:textId="77777777" w:rsidR="003D6187" w:rsidRPr="003D6187" w:rsidRDefault="003D6187" w:rsidP="003D6187">
      <w:pPr>
        <w:spacing w:after="180"/>
        <w:ind w:left="720" w:hanging="720"/>
        <w:textAlignment w:val="bottom"/>
        <w:rPr>
          <w:rFonts w:ascii="Times New Roman" w:hAnsi="Times New Roman"/>
          <w:szCs w:val="20"/>
        </w:rPr>
      </w:pPr>
      <w:r w:rsidRPr="003D6187">
        <w:rPr>
          <w:rFonts w:ascii="Times New Roman" w:hAnsi="Times New Roman"/>
          <w:szCs w:val="20"/>
        </w:rPr>
        <w:t xml:space="preserve">If a UE detects a first SS/PBCH block and determines that a control resource set for Type0-PDCCH common search space is not present, and for </w:t>
      </w:r>
      <w:r w:rsidR="00603E09">
        <w:rPr>
          <w:rFonts w:ascii="Times New Roman" w:hAnsi="Times New Roman"/>
          <w:position w:val="-10"/>
          <w:szCs w:val="20"/>
        </w:rPr>
        <w:pict w14:anchorId="774483D0">
          <v:shape id="_x0000_i1043" type="#_x0000_t75" style="width:60pt;height:15.6pt">
            <v:imagedata r:id="rId732" o:title=""/>
          </v:shape>
        </w:pict>
      </w:r>
      <w:r w:rsidRPr="003D6187">
        <w:rPr>
          <w:rFonts w:ascii="Times New Roman" w:hAnsi="Times New Roman"/>
          <w:szCs w:val="20"/>
        </w:rPr>
        <w:t xml:space="preserve"> for FR1 or for </w:t>
      </w:r>
      <w:r w:rsidR="00603E09">
        <w:rPr>
          <w:rFonts w:ascii="Times New Roman" w:hAnsi="Times New Roman"/>
          <w:position w:val="-10"/>
          <w:szCs w:val="20"/>
        </w:rPr>
        <w:pict w14:anchorId="1A81B61B">
          <v:shape id="_x0000_i1044" type="#_x0000_t75" style="width:58.8pt;height:15.6pt">
            <v:imagedata r:id="rId733" o:title=""/>
          </v:shape>
        </w:pict>
      </w:r>
      <w:r w:rsidRPr="003D6187">
        <w:rPr>
          <w:rFonts w:ascii="Times New Roman" w:hAnsi="Times New Roman"/>
          <w:szCs w:val="20"/>
        </w:rPr>
        <w:t xml:space="preserve"> for FR2, the UE determines the </w:t>
      </w:r>
      <w:r w:rsidRPr="003D6187">
        <w:rPr>
          <w:rFonts w:ascii="Times New Roman" w:hAnsi="Times New Roman"/>
          <w:color w:val="FF0000"/>
          <w:szCs w:val="20"/>
          <w:u w:val="single"/>
        </w:rPr>
        <w:t>nearest (in the corresponding frequency direction)</w:t>
      </w:r>
      <w:r w:rsidRPr="003D6187">
        <w:rPr>
          <w:rFonts w:ascii="Times New Roman" w:hAnsi="Times New Roman"/>
          <w:szCs w:val="20"/>
        </w:rPr>
        <w:t xml:space="preserve"> global synchronization channel number (GSCN) of a second SS/PBCH block having a control resource set for an associated Type0-PDCCH common search space as </w:t>
      </w:r>
      <w:r w:rsidR="00603E09">
        <w:rPr>
          <w:rFonts w:ascii="Times New Roman" w:hAnsi="Times New Roman"/>
          <w:position w:val="-10"/>
          <w:szCs w:val="20"/>
        </w:rPr>
        <w:pict w14:anchorId="7D33E0E1">
          <v:shape id="_x0000_i1045" type="#_x0000_t75" style="width:69.6pt;height:17.4pt">
            <v:imagedata r:id="rId734" o:title=""/>
          </v:shape>
        </w:pict>
      </w:r>
      <w:r w:rsidRPr="003D6187">
        <w:rPr>
          <w:rFonts w:ascii="Times New Roman" w:hAnsi="Times New Roman"/>
          <w:szCs w:val="20"/>
        </w:rPr>
        <w:t xml:space="preserve">. </w:t>
      </w:r>
      <w:r w:rsidR="00603E09">
        <w:rPr>
          <w:rFonts w:ascii="Times New Roman" w:hAnsi="Times New Roman"/>
          <w:position w:val="-10"/>
          <w:szCs w:val="20"/>
        </w:rPr>
        <w:pict w14:anchorId="4A4704FC">
          <v:shape id="_x0000_i1046" type="#_x0000_t75" style="width:36pt;height:17.4pt">
            <v:imagedata r:id="rId735" o:title=""/>
          </v:shape>
        </w:pict>
      </w:r>
      <w:r w:rsidRPr="003D6187">
        <w:rPr>
          <w:rFonts w:ascii="Times New Roman" w:hAnsi="Times New Roman"/>
          <w:szCs w:val="20"/>
        </w:rPr>
        <w:t xml:space="preserve"> is the GSCN of the first SS/PBCH block and </w:t>
      </w:r>
      <w:r w:rsidR="00603E09">
        <w:rPr>
          <w:rFonts w:ascii="Times New Roman" w:hAnsi="Times New Roman"/>
          <w:position w:val="-10"/>
          <w:szCs w:val="20"/>
        </w:rPr>
        <w:pict w14:anchorId="21970B18">
          <v:shape id="_x0000_i1047" type="#_x0000_t75" style="width:28.8pt;height:17.4pt">
            <v:imagedata r:id="rId736" o:title=""/>
          </v:shape>
        </w:pict>
      </w:r>
      <w:r w:rsidRPr="003D6187">
        <w:rPr>
          <w:rFonts w:ascii="Times New Roman" w:hAnsi="Times New Roman"/>
          <w:szCs w:val="20"/>
        </w:rPr>
        <w:t xml:space="preserve"> is a GSCN offset provided by Table 13-16 for FR1 and Table 13-17 for FR2. </w:t>
      </w:r>
    </w:p>
    <w:p w14:paraId="65BB935F" w14:textId="77777777" w:rsidR="003D6187" w:rsidRPr="003D6187" w:rsidRDefault="003D6187" w:rsidP="003D6187">
      <w:pPr>
        <w:ind w:left="720" w:hanging="720"/>
        <w:rPr>
          <w:b/>
          <w:lang w:eastAsia="x-none"/>
        </w:rPr>
      </w:pPr>
    </w:p>
    <w:p w14:paraId="681189DD" w14:textId="77777777" w:rsidR="003D6187" w:rsidRPr="003D6187" w:rsidRDefault="003D6187" w:rsidP="003D6187">
      <w:pPr>
        <w:ind w:left="720" w:hanging="720"/>
        <w:rPr>
          <w:lang w:eastAsia="x-none"/>
        </w:rPr>
      </w:pPr>
      <w:r w:rsidRPr="003D6187">
        <w:rPr>
          <w:highlight w:val="green"/>
          <w:lang w:eastAsia="x-none"/>
        </w:rPr>
        <w:t>Agreements</w:t>
      </w:r>
      <w:r w:rsidRPr="003D6187">
        <w:rPr>
          <w:lang w:eastAsia="x-none"/>
        </w:rPr>
        <w:t>:</w:t>
      </w:r>
    </w:p>
    <w:p w14:paraId="03E2C1C6" w14:textId="77777777" w:rsidR="003D6187" w:rsidRPr="003D6187" w:rsidRDefault="003D6187" w:rsidP="00FF553A">
      <w:pPr>
        <w:pStyle w:val="ListParagraph"/>
        <w:numPr>
          <w:ilvl w:val="0"/>
          <w:numId w:val="52"/>
        </w:numPr>
        <w:rPr>
          <w:lang w:eastAsia="x-none"/>
        </w:rPr>
      </w:pPr>
      <w:r w:rsidRPr="003D6187">
        <w:rPr>
          <w:lang w:eastAsia="x-none"/>
        </w:rPr>
        <w:t>To adopt the following TP for 7.4.1.4.1 of 38.211</w:t>
      </w:r>
    </w:p>
    <w:p w14:paraId="38695039" w14:textId="77777777" w:rsidR="003D6187" w:rsidRPr="003D6187" w:rsidRDefault="003D6187" w:rsidP="003D6187">
      <w:pPr>
        <w:ind w:left="720" w:hanging="720"/>
        <w:rPr>
          <w:rFonts w:ascii="Times New Roman" w:hAnsi="Times New Roman"/>
        </w:rPr>
      </w:pPr>
      <w:r w:rsidRPr="003D6187">
        <w:rPr>
          <w:rFonts w:ascii="Times New Roman" w:hAnsi="Times New Roman"/>
        </w:rPr>
        <w:t xml:space="preserve">The UE shall assume the reference-signal sequence </w:t>
      </w:r>
      <w:r w:rsidR="00603E09">
        <w:rPr>
          <w:rFonts w:ascii="Times New Roman" w:hAnsi="Times New Roman"/>
          <w:position w:val="-10"/>
        </w:rPr>
        <w:pict w14:anchorId="3A915F80">
          <v:shape id="_x0000_i1048" type="#_x0000_t75" style="width:23.4pt;height:15pt">
            <v:imagedata r:id="rId738" o:title=""/>
          </v:shape>
        </w:pict>
      </w:r>
      <w:r w:rsidRPr="003D6187">
        <w:rPr>
          <w:rFonts w:ascii="Times New Roman" w:hAnsi="Times New Roman"/>
        </w:rPr>
        <w:t xml:space="preserve"> for an SS/PBCH block is defined by</w:t>
      </w:r>
    </w:p>
    <w:p w14:paraId="3B3759CC" w14:textId="77777777" w:rsidR="003D6187" w:rsidRPr="003D6187" w:rsidRDefault="00603E09" w:rsidP="003D6187">
      <w:pPr>
        <w:keepLines/>
        <w:tabs>
          <w:tab w:val="center" w:pos="4536"/>
          <w:tab w:val="right" w:pos="9072"/>
        </w:tabs>
        <w:ind w:left="720" w:hanging="720"/>
        <w:jc w:val="center"/>
        <w:rPr>
          <w:rFonts w:ascii="Times New Roman" w:hAnsi="Times New Roman"/>
          <w:noProof/>
        </w:rPr>
      </w:pPr>
      <w:r>
        <w:rPr>
          <w:rFonts w:ascii="Times New Roman" w:hAnsi="Times New Roman"/>
          <w:noProof/>
          <w:position w:val="-26"/>
        </w:rPr>
        <w:pict w14:anchorId="76098BC9">
          <v:shape id="_x0000_i1049" type="#_x0000_t75" style="width:195.6pt;height:30pt">
            <v:imagedata r:id="rId739" o:title=""/>
          </v:shape>
        </w:pict>
      </w:r>
    </w:p>
    <w:p w14:paraId="557CBEB3" w14:textId="77777777" w:rsidR="003D6187" w:rsidRPr="003D6187" w:rsidRDefault="003D6187" w:rsidP="003D6187">
      <w:pPr>
        <w:ind w:left="720" w:hanging="720"/>
        <w:rPr>
          <w:rFonts w:ascii="Times New Roman" w:hAnsi="Times New Roman"/>
        </w:rPr>
      </w:pPr>
      <w:r w:rsidRPr="003D6187">
        <w:rPr>
          <w:rFonts w:ascii="Times New Roman" w:hAnsi="Times New Roman"/>
        </w:rPr>
        <w:t xml:space="preserve">where </w:t>
      </w:r>
      <w:r w:rsidR="00603E09">
        <w:rPr>
          <w:rFonts w:ascii="Times New Roman" w:hAnsi="Times New Roman"/>
          <w:position w:val="-10"/>
        </w:rPr>
        <w:pict w14:anchorId="67449980">
          <v:shape id="_x0000_i1050" type="#_x0000_t75" style="width:21pt;height:15pt">
            <v:imagedata r:id="rId740" o:title=""/>
          </v:shape>
        </w:pict>
      </w:r>
      <w:r w:rsidRPr="003D6187">
        <w:rPr>
          <w:rFonts w:ascii="Times New Roman" w:hAnsi="Times New Roman"/>
        </w:rPr>
        <w:t xml:space="preserve"> is given by clause 5.2. The scrambling sequence generator shall be initialized at the start of each SS/PBCH block occasion with </w:t>
      </w:r>
    </w:p>
    <w:p w14:paraId="2DACBFD5" w14:textId="77777777" w:rsidR="003D6187" w:rsidRPr="003D6187" w:rsidRDefault="00603E09" w:rsidP="003D6187">
      <w:pPr>
        <w:keepLines/>
        <w:tabs>
          <w:tab w:val="center" w:pos="4536"/>
          <w:tab w:val="right" w:pos="9072"/>
        </w:tabs>
        <w:ind w:left="720" w:hanging="720"/>
        <w:jc w:val="center"/>
        <w:rPr>
          <w:rFonts w:ascii="Times New Roman" w:hAnsi="Times New Roman"/>
          <w:noProof/>
        </w:rPr>
      </w:pPr>
      <w:r>
        <w:rPr>
          <w:rFonts w:ascii="Times New Roman" w:hAnsi="Times New Roman"/>
          <w:noProof/>
          <w:position w:val="-10"/>
        </w:rPr>
        <w:pict w14:anchorId="4DC1AA87">
          <v:shape id="_x0000_i1051" type="#_x0000_t75" style="width:231pt;height:17.4pt">
            <v:imagedata r:id="rId741" o:title=""/>
          </v:shape>
        </w:pict>
      </w:r>
    </w:p>
    <w:p w14:paraId="574809F2" w14:textId="77777777" w:rsidR="003D6187" w:rsidRPr="003D6187" w:rsidRDefault="00603E09" w:rsidP="003D6187">
      <w:pPr>
        <w:keepLines/>
        <w:tabs>
          <w:tab w:val="center" w:pos="4536"/>
          <w:tab w:val="right" w:pos="9072"/>
        </w:tabs>
        <w:ind w:left="720" w:hanging="720"/>
        <w:jc w:val="center"/>
        <w:rPr>
          <w:rFonts w:ascii="Times New Roman" w:hAnsi="Times New Roman"/>
          <w:noProof/>
        </w:rPr>
      </w:pPr>
      <w:r>
        <w:rPr>
          <w:rFonts w:ascii="Times New Roman" w:hAnsi="Times New Roman"/>
          <w:strike/>
          <w:color w:val="FF0000"/>
          <w:position w:val="-10"/>
        </w:rPr>
        <w:pict w14:anchorId="19B7CD85">
          <v:shape id="_x0000_i1052" type="#_x0000_t75" style="width:67.8pt;height:15.6pt">
            <v:imagedata r:id="rId742" o:title=""/>
          </v:shape>
        </w:pict>
      </w:r>
    </w:p>
    <w:p w14:paraId="01B27244" w14:textId="77777777" w:rsidR="003D6187" w:rsidRPr="003D6187" w:rsidRDefault="003D6187" w:rsidP="003D6187">
      <w:pPr>
        <w:ind w:left="720" w:hanging="720"/>
        <w:rPr>
          <w:rFonts w:ascii="Times New Roman" w:hAnsi="Times New Roman"/>
        </w:rPr>
      </w:pPr>
      <w:r w:rsidRPr="003D6187">
        <w:rPr>
          <w:rFonts w:ascii="Times New Roman" w:hAnsi="Times New Roman"/>
        </w:rPr>
        <w:t>where</w:t>
      </w:r>
    </w:p>
    <w:p w14:paraId="35D65D04" w14:textId="77777777" w:rsidR="003D6187" w:rsidRPr="003D6187" w:rsidRDefault="003D6187" w:rsidP="003D6187">
      <w:pPr>
        <w:ind w:left="568" w:hanging="720"/>
        <w:rPr>
          <w:rFonts w:ascii="Times New Roman" w:hAnsi="Times New Roman"/>
        </w:rPr>
      </w:pPr>
      <w:r w:rsidRPr="003D6187">
        <w:rPr>
          <w:rFonts w:ascii="Times New Roman" w:hAnsi="Times New Roman"/>
        </w:rPr>
        <w:t>-</w:t>
      </w:r>
      <w:r w:rsidRPr="003D6187">
        <w:rPr>
          <w:rFonts w:ascii="Times New Roman" w:hAnsi="Times New Roman"/>
        </w:rPr>
        <w:tab/>
        <w:t>for</w:t>
      </w:r>
      <w:r w:rsidR="00603E09">
        <w:rPr>
          <w:rFonts w:ascii="Times New Roman" w:hAnsi="Times New Roman"/>
          <w:position w:val="-10"/>
        </w:rPr>
        <w:pict w14:anchorId="3B541DF1">
          <v:shape id="_x0000_i1053" type="#_x0000_t75" style="width:39pt;height:15pt">
            <v:imagedata r:id="rId743" o:title=""/>
          </v:shape>
        </w:pict>
      </w:r>
      <w:r w:rsidRPr="003D6187">
        <w:rPr>
          <w:rFonts w:ascii="Times New Roman" w:hAnsi="Times New Roman"/>
        </w:rPr>
        <w:t xml:space="preserve">, </w:t>
      </w:r>
      <w:r w:rsidR="00603E09">
        <w:rPr>
          <w:rFonts w:ascii="Times New Roman" w:hAnsi="Times New Roman"/>
          <w:color w:val="FF0000"/>
          <w:position w:val="-10"/>
          <w:u w:val="single"/>
        </w:rPr>
        <w:pict w14:anchorId="250D69FD">
          <v:shape id="_x0000_i1054" type="#_x0000_t75" style="width:72.6pt;height:15.6pt">
            <v:imagedata r:id="rId744" o:title=""/>
          </v:shape>
        </w:pict>
      </w:r>
      <w:r w:rsidRPr="003D6187">
        <w:rPr>
          <w:rFonts w:ascii="Times New Roman" w:hAnsi="Times New Roman"/>
          <w:u w:val="single"/>
        </w:rPr>
        <w:t>,</w:t>
      </w:r>
      <w:r w:rsidRPr="003D6187">
        <w:rPr>
          <w:rFonts w:ascii="Times New Roman" w:hAnsi="Times New Roman"/>
        </w:rPr>
        <w:t xml:space="preserve"> </w:t>
      </w:r>
      <w:r w:rsidR="00603E09">
        <w:rPr>
          <w:rFonts w:ascii="Times New Roman" w:hAnsi="Times New Roman"/>
          <w:position w:val="-10"/>
        </w:rPr>
        <w:pict w14:anchorId="0EA7D4AC">
          <v:shape id="_x0000_i1055" type="#_x0000_t75" style="width:15.6pt;height:15pt">
            <v:imagedata r:id="rId745" o:title=""/>
          </v:shape>
        </w:pict>
      </w:r>
      <w:r w:rsidRPr="003D6187">
        <w:rPr>
          <w:rFonts w:ascii="Times New Roman" w:hAnsi="Times New Roman"/>
        </w:rPr>
        <w:t xml:space="preserve"> is the number of the half-frame in which the PBCH is transmitted in a frame with </w:t>
      </w:r>
      <w:r w:rsidR="00603E09">
        <w:rPr>
          <w:rFonts w:ascii="Times New Roman" w:hAnsi="Times New Roman"/>
          <w:position w:val="-10"/>
        </w:rPr>
        <w:pict w14:anchorId="57968214">
          <v:shape id="_x0000_i1056" type="#_x0000_t75" style="width:31.8pt;height:15pt">
            <v:imagedata r:id="rId746" o:title=""/>
          </v:shape>
        </w:pict>
      </w:r>
      <w:r w:rsidRPr="003D6187">
        <w:rPr>
          <w:rFonts w:ascii="Times New Roman" w:hAnsi="Times New Roman"/>
        </w:rPr>
        <w:t xml:space="preserve"> for the first half-frame in the frame and </w:t>
      </w:r>
      <w:r w:rsidR="00603E09">
        <w:rPr>
          <w:rFonts w:ascii="Times New Roman" w:hAnsi="Times New Roman"/>
          <w:position w:val="-10"/>
        </w:rPr>
        <w:pict w14:anchorId="440930ED">
          <v:shape id="_x0000_i1057" type="#_x0000_t75" style="width:31.8pt;height:15pt">
            <v:imagedata r:id="rId747" o:title=""/>
          </v:shape>
        </w:pict>
      </w:r>
      <w:r w:rsidRPr="003D6187">
        <w:rPr>
          <w:rFonts w:ascii="Times New Roman" w:hAnsi="Times New Roman"/>
        </w:rPr>
        <w:t xml:space="preserve"> for the second half-frame in the frame, and </w:t>
      </w:r>
      <w:r w:rsidR="00603E09">
        <w:rPr>
          <w:rFonts w:ascii="Times New Roman" w:hAnsi="Times New Roman"/>
          <w:position w:val="-10"/>
        </w:rPr>
        <w:pict w14:anchorId="2FA6D103">
          <v:shape id="_x0000_i1058" type="#_x0000_t75" style="width:18.6pt;height:15pt">
            <v:imagedata r:id="rId748" o:title=""/>
          </v:shape>
        </w:pict>
      </w:r>
      <w:r w:rsidRPr="003D6187">
        <w:rPr>
          <w:rFonts w:ascii="Times New Roman" w:hAnsi="Times New Roman"/>
        </w:rPr>
        <w:t xml:space="preserve"> is the two least significant bits of the SS/PBCH block index as defined in [5, TS 38.213]</w:t>
      </w:r>
    </w:p>
    <w:p w14:paraId="7BBB32C6" w14:textId="77777777" w:rsidR="003D6187" w:rsidRPr="003D6187" w:rsidRDefault="003D6187" w:rsidP="003D6187">
      <w:pPr>
        <w:ind w:left="568" w:hanging="720"/>
        <w:rPr>
          <w:rFonts w:ascii="Times New Roman" w:hAnsi="Times New Roman"/>
        </w:rPr>
      </w:pPr>
      <w:r w:rsidRPr="003D6187">
        <w:rPr>
          <w:rFonts w:ascii="Times New Roman" w:hAnsi="Times New Roman"/>
        </w:rPr>
        <w:t>-</w:t>
      </w:r>
      <w:r w:rsidRPr="003D6187">
        <w:rPr>
          <w:rFonts w:ascii="Times New Roman" w:hAnsi="Times New Roman"/>
        </w:rPr>
        <w:tab/>
        <w:t xml:space="preserve">for </w:t>
      </w:r>
      <w:r w:rsidR="00603E09">
        <w:rPr>
          <w:rFonts w:ascii="Times New Roman" w:hAnsi="Times New Roman"/>
          <w:position w:val="-10"/>
        </w:rPr>
        <w:pict w14:anchorId="2DAD1C8F">
          <v:shape id="_x0000_i1059" type="#_x0000_t75" style="width:38.4pt;height:15pt">
            <v:imagedata r:id="rId749" o:title=""/>
          </v:shape>
        </w:pict>
      </w:r>
      <w:r w:rsidRPr="003D6187">
        <w:rPr>
          <w:rFonts w:ascii="Times New Roman" w:hAnsi="Times New Roman"/>
        </w:rPr>
        <w:t xml:space="preserve"> or </w:t>
      </w:r>
      <w:r w:rsidR="00603E09">
        <w:rPr>
          <w:rFonts w:ascii="Times New Roman" w:hAnsi="Times New Roman"/>
          <w:position w:val="-10"/>
        </w:rPr>
        <w:pict w14:anchorId="652D63D4">
          <v:shape id="_x0000_i1060" type="#_x0000_t75" style="width:42.6pt;height:15pt">
            <v:imagedata r:id="rId750" o:title=""/>
          </v:shape>
        </w:pict>
      </w:r>
      <w:r w:rsidRPr="003D6187">
        <w:rPr>
          <w:rFonts w:ascii="Times New Roman" w:hAnsi="Times New Roman"/>
        </w:rPr>
        <w:t xml:space="preserve">, </w:t>
      </w:r>
      <w:r w:rsidR="00603E09">
        <w:rPr>
          <w:rFonts w:ascii="Times New Roman" w:hAnsi="Times New Roman"/>
          <w:color w:val="FF0000"/>
          <w:position w:val="-10"/>
          <w:u w:val="single"/>
        </w:rPr>
        <w:pict w14:anchorId="195B999B">
          <v:shape id="_x0000_i1061" type="#_x0000_t75" style="width:40.8pt;height:15.6pt">
            <v:imagedata r:id="rId751" o:title=""/>
          </v:shape>
        </w:pict>
      </w:r>
      <w:r w:rsidR="00603E09">
        <w:rPr>
          <w:rFonts w:ascii="Times New Roman" w:hAnsi="Times New Roman"/>
          <w:strike/>
          <w:color w:val="FF0000"/>
          <w:position w:val="-10"/>
        </w:rPr>
        <w:pict w14:anchorId="6A207DC3">
          <v:shape id="_x0000_i1062" type="#_x0000_t75" style="width:31.8pt;height:15pt">
            <v:imagedata r:id="rId752" o:title=""/>
          </v:shape>
        </w:pict>
      </w:r>
      <w:r w:rsidRPr="003D6187">
        <w:rPr>
          <w:rFonts w:ascii="Times New Roman" w:hAnsi="Times New Roman"/>
        </w:rPr>
        <w:t xml:space="preserve"> and </w:t>
      </w:r>
      <w:r w:rsidR="00603E09">
        <w:rPr>
          <w:rFonts w:ascii="Times New Roman" w:hAnsi="Times New Roman"/>
          <w:position w:val="-10"/>
        </w:rPr>
        <w:pict w14:anchorId="7B85935A">
          <v:shape id="_x0000_i1063" type="#_x0000_t75" style="width:18.6pt;height:15pt">
            <v:imagedata r:id="rId748" o:title=""/>
          </v:shape>
        </w:pict>
      </w:r>
      <w:r w:rsidRPr="003D6187">
        <w:rPr>
          <w:rFonts w:ascii="Times New Roman" w:hAnsi="Times New Roman"/>
        </w:rPr>
        <w:t xml:space="preserve"> is the three least significant bits of the SS/PBCH block index as defined in [5, TS 38.213]</w:t>
      </w:r>
    </w:p>
    <w:p w14:paraId="5797E258" w14:textId="77777777" w:rsidR="003D6187" w:rsidRPr="003D6187" w:rsidRDefault="003D6187" w:rsidP="003D6187">
      <w:pPr>
        <w:ind w:left="720" w:hanging="720"/>
        <w:rPr>
          <w:rFonts w:ascii="Times New Roman" w:hAnsi="Times New Roman"/>
        </w:rPr>
      </w:pPr>
      <w:r w:rsidRPr="003D6187">
        <w:rPr>
          <w:rFonts w:ascii="Times New Roman" w:hAnsi="Times New Roman"/>
        </w:rPr>
        <w:t xml:space="preserve">with </w:t>
      </w:r>
      <w:r w:rsidR="00603E09">
        <w:rPr>
          <w:rFonts w:ascii="Times New Roman" w:hAnsi="Times New Roman"/>
          <w:position w:val="-10"/>
        </w:rPr>
        <w:pict w14:anchorId="4E72EB04">
          <v:shape id="_x0000_i1064" type="#_x0000_t75" style="width:21.6pt;height:15pt">
            <v:imagedata r:id="rId753" o:title=""/>
          </v:shape>
        </w:pict>
      </w:r>
      <w:r w:rsidRPr="003D6187">
        <w:rPr>
          <w:rFonts w:ascii="Times New Roman" w:hAnsi="Times New Roman"/>
        </w:rPr>
        <w:t xml:space="preserve"> being the maximum number of SS/PBCH beams in an SS/PBCH period for a particular band as given by [38.104]. </w:t>
      </w:r>
    </w:p>
    <w:p w14:paraId="78D33317" w14:textId="77777777" w:rsidR="003D6187" w:rsidRPr="00611E33" w:rsidRDefault="003D6187" w:rsidP="003D6187"/>
    <w:p w14:paraId="595BF37D" w14:textId="2B098539" w:rsidR="003D6187" w:rsidRPr="00611E33" w:rsidRDefault="00611E33" w:rsidP="003D6187">
      <w:pPr>
        <w:ind w:left="720" w:hanging="720"/>
        <w:rPr>
          <w:lang w:eastAsia="x-none"/>
        </w:rPr>
      </w:pPr>
      <w:r w:rsidRPr="00611E33">
        <w:rPr>
          <w:b/>
          <w:lang w:eastAsia="x-none"/>
        </w:rPr>
        <w:t>Friday:</w:t>
      </w:r>
      <w:r>
        <w:rPr>
          <w:lang w:eastAsia="x-none"/>
        </w:rPr>
        <w:t xml:space="preserve"> no further progress regarding the following issues:</w:t>
      </w:r>
    </w:p>
    <w:p w14:paraId="3798DF3F" w14:textId="77777777" w:rsidR="003D6187" w:rsidRPr="00611E33" w:rsidRDefault="003D6187" w:rsidP="003D6187">
      <w:pPr>
        <w:ind w:left="720" w:hanging="720"/>
      </w:pPr>
      <w:r w:rsidRPr="00611E33">
        <w:t>Timing Alignment between Cells to Avoid Unnecessary Reading of PBCH?</w:t>
      </w:r>
    </w:p>
    <w:p w14:paraId="263546C1" w14:textId="77777777" w:rsidR="003D6187" w:rsidRPr="00611E33" w:rsidRDefault="003D6187" w:rsidP="003D6187">
      <w:pPr>
        <w:ind w:left="720" w:hanging="720"/>
      </w:pPr>
      <w:r w:rsidRPr="00611E33">
        <w:t xml:space="preserve">Alignment of scrambling for FR1 vs. FR2? </w:t>
      </w:r>
    </w:p>
    <w:p w14:paraId="64E81109" w14:textId="77777777" w:rsidR="003D6187" w:rsidRPr="00611E33" w:rsidRDefault="003D6187" w:rsidP="003D6187">
      <w:pPr>
        <w:ind w:left="720" w:hanging="720"/>
        <w:rPr>
          <w:lang w:eastAsia="x-none"/>
        </w:rPr>
      </w:pPr>
    </w:p>
    <w:p w14:paraId="0E42D4DD" w14:textId="77777777" w:rsidR="0088176A" w:rsidRPr="00611E33" w:rsidRDefault="0088176A" w:rsidP="0088176A">
      <w:pPr>
        <w:rPr>
          <w:rFonts w:ascii="Times New Roman" w:hAnsi="Times New Roman"/>
          <w:iCs/>
          <w:szCs w:val="20"/>
        </w:rPr>
      </w:pPr>
    </w:p>
    <w:p w14:paraId="0E50A72F" w14:textId="5DED1D86" w:rsidR="00254752" w:rsidRPr="00254752" w:rsidRDefault="00603E09" w:rsidP="00A15B60">
      <w:hyperlink r:id="rId754" w:history="1">
        <w:r w:rsidR="00FE4C7E">
          <w:rPr>
            <w:rStyle w:val="Hyperlink"/>
            <w:lang w:eastAsia="x-none"/>
          </w:rPr>
          <w:t>R1-1803607</w:t>
        </w:r>
      </w:hyperlink>
      <w:r w:rsidR="00254752" w:rsidRPr="00254752">
        <w:tab/>
        <w:t>Remaining details of NR-PBCH Design</w:t>
      </w:r>
      <w:r w:rsidR="00254752" w:rsidRPr="00254752">
        <w:tab/>
        <w:t>ZTE, Sanechips</w:t>
      </w:r>
    </w:p>
    <w:p w14:paraId="472A8174" w14:textId="541C7580" w:rsidR="00254752" w:rsidRPr="00254752" w:rsidRDefault="00603E09" w:rsidP="00254752">
      <w:pPr>
        <w:ind w:left="720" w:hanging="720"/>
        <w:rPr>
          <w:lang w:eastAsia="x-none"/>
        </w:rPr>
      </w:pPr>
      <w:hyperlink r:id="rId755" w:history="1">
        <w:r w:rsidR="00FE4C7E">
          <w:rPr>
            <w:rStyle w:val="Hyperlink"/>
            <w:lang w:eastAsia="x-none"/>
          </w:rPr>
          <w:t>R1-1803626</w:t>
        </w:r>
      </w:hyperlink>
      <w:r w:rsidR="00254752" w:rsidRPr="00254752">
        <w:rPr>
          <w:lang w:eastAsia="x-none"/>
        </w:rPr>
        <w:tab/>
        <w:t>Remaining details of NR PBCH design</w:t>
      </w:r>
      <w:r w:rsidR="00254752" w:rsidRPr="00254752">
        <w:rPr>
          <w:lang w:eastAsia="x-none"/>
        </w:rPr>
        <w:tab/>
        <w:t>Huawei, HiSilicon</w:t>
      </w:r>
    </w:p>
    <w:p w14:paraId="44B50EA4" w14:textId="2616E468" w:rsidR="00254752" w:rsidRPr="00254752" w:rsidRDefault="00603E09" w:rsidP="00254752">
      <w:pPr>
        <w:ind w:left="720" w:hanging="720"/>
        <w:rPr>
          <w:lang w:eastAsia="x-none"/>
        </w:rPr>
      </w:pPr>
      <w:hyperlink r:id="rId756" w:history="1">
        <w:r w:rsidR="00FE4C7E">
          <w:rPr>
            <w:rStyle w:val="Hyperlink"/>
            <w:lang w:eastAsia="x-none"/>
          </w:rPr>
          <w:t>R1-1803807</w:t>
        </w:r>
      </w:hyperlink>
      <w:r w:rsidR="00254752" w:rsidRPr="00254752">
        <w:rPr>
          <w:lang w:eastAsia="x-none"/>
        </w:rPr>
        <w:tab/>
        <w:t>Remaining aspects on NR-PBCH</w:t>
      </w:r>
      <w:r w:rsidR="00254752" w:rsidRPr="00254752">
        <w:rPr>
          <w:lang w:eastAsia="x-none"/>
        </w:rPr>
        <w:tab/>
        <w:t>vivo</w:t>
      </w:r>
    </w:p>
    <w:p w14:paraId="70FF78B3" w14:textId="7AEF2CE3" w:rsidR="00254752" w:rsidRPr="00254752" w:rsidRDefault="00603E09" w:rsidP="00254752">
      <w:pPr>
        <w:ind w:left="720" w:hanging="720"/>
        <w:rPr>
          <w:lang w:eastAsia="x-none"/>
        </w:rPr>
      </w:pPr>
      <w:hyperlink r:id="rId757" w:history="1">
        <w:r w:rsidR="00FE4C7E">
          <w:rPr>
            <w:rStyle w:val="Hyperlink"/>
            <w:lang w:eastAsia="x-none"/>
          </w:rPr>
          <w:t>R1-1803997</w:t>
        </w:r>
      </w:hyperlink>
      <w:r w:rsidR="00254752" w:rsidRPr="00254752">
        <w:rPr>
          <w:lang w:eastAsia="x-none"/>
        </w:rPr>
        <w:tab/>
        <w:t>On synchronization raster indication</w:t>
      </w:r>
      <w:r w:rsidR="00254752" w:rsidRPr="00254752">
        <w:rPr>
          <w:lang w:eastAsia="x-none"/>
        </w:rPr>
        <w:tab/>
        <w:t>OPPO</w:t>
      </w:r>
    </w:p>
    <w:p w14:paraId="13C6640A" w14:textId="3ECBCCF6" w:rsidR="00254752" w:rsidRPr="00254752" w:rsidRDefault="00603E09" w:rsidP="00254752">
      <w:pPr>
        <w:ind w:left="720" w:hanging="720"/>
        <w:rPr>
          <w:lang w:eastAsia="x-none"/>
        </w:rPr>
      </w:pPr>
      <w:hyperlink r:id="rId758" w:history="1">
        <w:r w:rsidR="00FE4C7E">
          <w:rPr>
            <w:rStyle w:val="Hyperlink"/>
            <w:lang w:eastAsia="x-none"/>
          </w:rPr>
          <w:t>R1-1804051</w:t>
        </w:r>
      </w:hyperlink>
      <w:r w:rsidR="00254752" w:rsidRPr="00254752">
        <w:rPr>
          <w:lang w:eastAsia="x-none"/>
        </w:rPr>
        <w:tab/>
        <w:t>Remaining issues on NR-PBCH</w:t>
      </w:r>
      <w:r w:rsidR="00254752" w:rsidRPr="00254752">
        <w:rPr>
          <w:lang w:eastAsia="x-none"/>
        </w:rPr>
        <w:tab/>
        <w:t>MediaTek Inc.</w:t>
      </w:r>
    </w:p>
    <w:p w14:paraId="3CF89499" w14:textId="5AF050D8" w:rsidR="00254752" w:rsidRPr="00254752" w:rsidRDefault="00603E09" w:rsidP="00254752">
      <w:pPr>
        <w:ind w:left="720" w:hanging="720"/>
        <w:rPr>
          <w:lang w:eastAsia="x-none"/>
        </w:rPr>
      </w:pPr>
      <w:hyperlink r:id="rId759" w:history="1">
        <w:r w:rsidR="00FE4C7E">
          <w:rPr>
            <w:rStyle w:val="Hyperlink"/>
            <w:lang w:eastAsia="x-none"/>
          </w:rPr>
          <w:t>R1-1804089</w:t>
        </w:r>
      </w:hyperlink>
      <w:r w:rsidR="00254752" w:rsidRPr="00254752">
        <w:rPr>
          <w:lang w:eastAsia="x-none"/>
        </w:rPr>
        <w:tab/>
        <w:t>Discussion on power offset for PBCH and PDCCH</w:t>
      </w:r>
      <w:r w:rsidR="00254752" w:rsidRPr="00254752">
        <w:rPr>
          <w:lang w:eastAsia="x-none"/>
        </w:rPr>
        <w:tab/>
        <w:t>CMCC</w:t>
      </w:r>
    </w:p>
    <w:p w14:paraId="27697791" w14:textId="37FE524A" w:rsidR="00254752" w:rsidRPr="00254752" w:rsidRDefault="00603E09" w:rsidP="00254752">
      <w:pPr>
        <w:ind w:left="720" w:hanging="720"/>
        <w:rPr>
          <w:lang w:eastAsia="x-none"/>
        </w:rPr>
      </w:pPr>
      <w:hyperlink r:id="rId760" w:history="1">
        <w:r w:rsidR="00FE4C7E">
          <w:rPr>
            <w:rStyle w:val="Hyperlink"/>
            <w:lang w:eastAsia="x-none"/>
          </w:rPr>
          <w:t>R1-1804344</w:t>
        </w:r>
      </w:hyperlink>
      <w:r w:rsidR="00254752" w:rsidRPr="00254752">
        <w:rPr>
          <w:lang w:eastAsia="x-none"/>
        </w:rPr>
        <w:tab/>
        <w:t>Corrections on NR-PBCH</w:t>
      </w:r>
      <w:r w:rsidR="00254752" w:rsidRPr="00254752">
        <w:rPr>
          <w:lang w:eastAsia="x-none"/>
        </w:rPr>
        <w:tab/>
        <w:t>Samsung</w:t>
      </w:r>
    </w:p>
    <w:p w14:paraId="141CC22E" w14:textId="09C35CA8" w:rsidR="00254752" w:rsidRPr="00254752" w:rsidRDefault="00603E09" w:rsidP="00254752">
      <w:pPr>
        <w:ind w:left="720" w:hanging="720"/>
        <w:rPr>
          <w:lang w:eastAsia="x-none"/>
        </w:rPr>
      </w:pPr>
      <w:hyperlink r:id="rId761" w:history="1">
        <w:r w:rsidR="00FE4C7E">
          <w:rPr>
            <w:rStyle w:val="Hyperlink"/>
            <w:lang w:eastAsia="x-none"/>
          </w:rPr>
          <w:t>R1-1804534</w:t>
        </w:r>
      </w:hyperlink>
      <w:r w:rsidR="00254752" w:rsidRPr="00254752">
        <w:rPr>
          <w:lang w:eastAsia="x-none"/>
        </w:rPr>
        <w:tab/>
        <w:t>Remaining Details on PBCH design and contents</w:t>
      </w:r>
      <w:r w:rsidR="00254752" w:rsidRPr="00254752">
        <w:rPr>
          <w:lang w:eastAsia="x-none"/>
        </w:rPr>
        <w:tab/>
        <w:t>LG Electronics</w:t>
      </w:r>
    </w:p>
    <w:p w14:paraId="2E5223A5" w14:textId="43C9DAF0" w:rsidR="00254752" w:rsidRPr="00254752" w:rsidRDefault="00603E09" w:rsidP="00254752">
      <w:pPr>
        <w:ind w:left="720" w:hanging="720"/>
        <w:rPr>
          <w:lang w:eastAsia="x-none"/>
        </w:rPr>
      </w:pPr>
      <w:hyperlink r:id="rId762" w:history="1">
        <w:r w:rsidR="00FE4C7E">
          <w:rPr>
            <w:rStyle w:val="Hyperlink"/>
            <w:lang w:eastAsia="x-none"/>
          </w:rPr>
          <w:t>R1-1804648</w:t>
        </w:r>
      </w:hyperlink>
      <w:r w:rsidR="00254752" w:rsidRPr="00254752">
        <w:rPr>
          <w:lang w:eastAsia="x-none"/>
        </w:rPr>
        <w:tab/>
        <w:t>Remaining detail on the indication of cell-defining SS/PBCH block</w:t>
      </w:r>
      <w:r w:rsidR="00254752" w:rsidRPr="00254752">
        <w:rPr>
          <w:lang w:eastAsia="x-none"/>
        </w:rPr>
        <w:tab/>
        <w:t>Xiaomi Communications</w:t>
      </w:r>
    </w:p>
    <w:p w14:paraId="202E4EFB" w14:textId="5D9D8AD4" w:rsidR="00254752" w:rsidRPr="00254752" w:rsidRDefault="00603E09" w:rsidP="00254752">
      <w:pPr>
        <w:ind w:left="720" w:hanging="720"/>
        <w:rPr>
          <w:lang w:eastAsia="x-none"/>
        </w:rPr>
      </w:pPr>
      <w:hyperlink r:id="rId763" w:history="1">
        <w:r w:rsidR="00FE4C7E">
          <w:rPr>
            <w:rStyle w:val="Hyperlink"/>
            <w:lang w:eastAsia="x-none"/>
          </w:rPr>
          <w:t>R1-1804704</w:t>
        </w:r>
      </w:hyperlink>
      <w:r w:rsidR="00254752" w:rsidRPr="00254752">
        <w:rPr>
          <w:lang w:eastAsia="x-none"/>
        </w:rPr>
        <w:tab/>
        <w:t>Remaining details of NR-PBCH</w:t>
      </w:r>
      <w:r w:rsidR="00254752" w:rsidRPr="00254752">
        <w:rPr>
          <w:lang w:eastAsia="x-none"/>
        </w:rPr>
        <w:tab/>
        <w:t>Intel Corporation</w:t>
      </w:r>
    </w:p>
    <w:p w14:paraId="2B98A516" w14:textId="5BF3CCCC" w:rsidR="00254752" w:rsidRPr="00254752" w:rsidRDefault="00603E09" w:rsidP="00254752">
      <w:pPr>
        <w:ind w:left="720" w:hanging="720"/>
        <w:rPr>
          <w:lang w:eastAsia="x-none"/>
        </w:rPr>
      </w:pPr>
      <w:hyperlink r:id="rId764" w:history="1">
        <w:r w:rsidR="00FE4C7E">
          <w:rPr>
            <w:rStyle w:val="Hyperlink"/>
            <w:lang w:eastAsia="x-none"/>
          </w:rPr>
          <w:t>R1-1804775</w:t>
        </w:r>
      </w:hyperlink>
      <w:r w:rsidR="00254752" w:rsidRPr="00254752">
        <w:rPr>
          <w:lang w:eastAsia="x-none"/>
        </w:rPr>
        <w:tab/>
        <w:t>Remaining details on NR-PBCH</w:t>
      </w:r>
      <w:r w:rsidR="00254752" w:rsidRPr="00254752">
        <w:rPr>
          <w:lang w:eastAsia="x-none"/>
        </w:rPr>
        <w:tab/>
        <w:t>Qualcomm Incorporated</w:t>
      </w:r>
    </w:p>
    <w:p w14:paraId="1A0215C9" w14:textId="6340CB99" w:rsidR="00254752" w:rsidRPr="00254752" w:rsidRDefault="00603E09" w:rsidP="00254752">
      <w:pPr>
        <w:ind w:left="720" w:hanging="720"/>
        <w:rPr>
          <w:lang w:eastAsia="x-none"/>
        </w:rPr>
      </w:pPr>
      <w:hyperlink r:id="rId765" w:history="1">
        <w:r w:rsidR="00FE4C7E">
          <w:rPr>
            <w:rStyle w:val="Hyperlink"/>
            <w:lang w:eastAsia="x-none"/>
          </w:rPr>
          <w:t>R1-1804840</w:t>
        </w:r>
      </w:hyperlink>
      <w:r w:rsidR="00254752" w:rsidRPr="00254752">
        <w:rPr>
          <w:lang w:eastAsia="x-none"/>
        </w:rPr>
        <w:tab/>
        <w:t xml:space="preserve">Remaining Details for Physical Broadcast Channel </w:t>
      </w:r>
      <w:r w:rsidR="00254752" w:rsidRPr="00254752">
        <w:rPr>
          <w:lang w:eastAsia="x-none"/>
        </w:rPr>
        <w:tab/>
        <w:t>InterDigital, Inc.</w:t>
      </w:r>
    </w:p>
    <w:p w14:paraId="5D0A7CDC" w14:textId="757AF542" w:rsidR="00254752" w:rsidRPr="00254752" w:rsidRDefault="00603E09" w:rsidP="00254752">
      <w:pPr>
        <w:ind w:left="720" w:hanging="720"/>
        <w:rPr>
          <w:lang w:eastAsia="x-none"/>
        </w:rPr>
      </w:pPr>
      <w:hyperlink r:id="rId766" w:history="1">
        <w:r w:rsidR="00FE4C7E">
          <w:rPr>
            <w:rStyle w:val="Hyperlink"/>
            <w:lang w:eastAsia="x-none"/>
          </w:rPr>
          <w:t>R1-1805032</w:t>
        </w:r>
      </w:hyperlink>
      <w:r w:rsidR="00254752" w:rsidRPr="00254752">
        <w:rPr>
          <w:lang w:eastAsia="x-none"/>
        </w:rPr>
        <w:tab/>
        <w:t>Remaining issues on NR-PBCH</w:t>
      </w:r>
      <w:r w:rsidR="00254752" w:rsidRPr="00254752">
        <w:rPr>
          <w:lang w:eastAsia="x-none"/>
        </w:rPr>
        <w:tab/>
        <w:t>NTT DOCOMO, INC.</w:t>
      </w:r>
    </w:p>
    <w:p w14:paraId="7664F0A4" w14:textId="265E592F" w:rsidR="00254752" w:rsidRPr="00254752" w:rsidRDefault="00603E09" w:rsidP="00254752">
      <w:pPr>
        <w:ind w:left="720" w:hanging="720"/>
        <w:rPr>
          <w:lang w:eastAsia="x-none"/>
        </w:rPr>
      </w:pPr>
      <w:hyperlink r:id="rId767" w:history="1">
        <w:r w:rsidR="00FE4C7E">
          <w:rPr>
            <w:rStyle w:val="Hyperlink"/>
            <w:lang w:eastAsia="x-none"/>
          </w:rPr>
          <w:t>R1-1805135</w:t>
        </w:r>
      </w:hyperlink>
      <w:r w:rsidR="00254752" w:rsidRPr="00254752">
        <w:rPr>
          <w:lang w:eastAsia="x-none"/>
        </w:rPr>
        <w:tab/>
        <w:t>Remaining details related to SS/PBCH block</w:t>
      </w:r>
      <w:r w:rsidR="00254752" w:rsidRPr="00254752">
        <w:rPr>
          <w:lang w:eastAsia="x-none"/>
        </w:rPr>
        <w:tab/>
        <w:t>Nokia, Nokia Shanghai Bell</w:t>
      </w:r>
    </w:p>
    <w:p w14:paraId="1970B2ED" w14:textId="51FB2FE3" w:rsidR="00254752" w:rsidRPr="00254752" w:rsidRDefault="00603E09" w:rsidP="00254752">
      <w:pPr>
        <w:ind w:left="720" w:hanging="720"/>
        <w:rPr>
          <w:lang w:eastAsia="x-none"/>
        </w:rPr>
      </w:pPr>
      <w:hyperlink r:id="rId768" w:history="1">
        <w:r w:rsidR="00FE4C7E">
          <w:rPr>
            <w:rStyle w:val="Hyperlink"/>
            <w:lang w:eastAsia="x-none"/>
          </w:rPr>
          <w:t>R1-1805216</w:t>
        </w:r>
      </w:hyperlink>
      <w:r w:rsidR="00254752" w:rsidRPr="00254752">
        <w:rPr>
          <w:lang w:eastAsia="x-none"/>
        </w:rPr>
        <w:tab/>
        <w:t>Remaining details of PBCH</w:t>
      </w:r>
      <w:r w:rsidR="00254752" w:rsidRPr="00254752">
        <w:rPr>
          <w:lang w:eastAsia="x-none"/>
        </w:rPr>
        <w:tab/>
        <w:t>Ericsson</w:t>
      </w:r>
    </w:p>
    <w:p w14:paraId="138CDE94" w14:textId="77777777" w:rsidR="00254752" w:rsidRPr="00254752" w:rsidRDefault="00254752" w:rsidP="00A15B60">
      <w:pPr>
        <w:pStyle w:val="Heading5"/>
      </w:pPr>
      <w:bookmarkStart w:id="243" w:name="_Toc514184642"/>
      <w:r w:rsidRPr="00254752">
        <w:t xml:space="preserve">Remaining </w:t>
      </w:r>
      <w:r w:rsidRPr="00254752">
        <w:rPr>
          <w:rFonts w:hint="eastAsia"/>
        </w:rPr>
        <w:t xml:space="preserve">minimum </w:t>
      </w:r>
      <w:r w:rsidRPr="00254752">
        <w:t>system information</w:t>
      </w:r>
      <w:bookmarkEnd w:id="243"/>
      <w:r w:rsidRPr="00254752">
        <w:t xml:space="preserve"> </w:t>
      </w:r>
    </w:p>
    <w:p w14:paraId="1E439B40" w14:textId="68E0B104" w:rsidR="00254752" w:rsidRPr="00BA1431" w:rsidRDefault="00603E09" w:rsidP="00254752">
      <w:pPr>
        <w:ind w:left="720" w:hanging="720"/>
        <w:rPr>
          <w:b/>
          <w:lang w:eastAsia="x-none"/>
        </w:rPr>
      </w:pPr>
      <w:hyperlink r:id="rId769" w:history="1">
        <w:r w:rsidR="00FE4C7E">
          <w:rPr>
            <w:rStyle w:val="Hyperlink"/>
            <w:b/>
            <w:lang w:eastAsia="x-none"/>
          </w:rPr>
          <w:t>R1-1803731</w:t>
        </w:r>
      </w:hyperlink>
      <w:r w:rsidR="00254752" w:rsidRPr="00BA1431">
        <w:rPr>
          <w:b/>
          <w:lang w:eastAsia="x-none"/>
        </w:rPr>
        <w:tab/>
        <w:t>Summary of Offline Discussion on RMSI</w:t>
      </w:r>
      <w:r w:rsidR="00254752" w:rsidRPr="00BA1431">
        <w:rPr>
          <w:b/>
          <w:lang w:eastAsia="x-none"/>
        </w:rPr>
        <w:tab/>
        <w:t>CATT</w:t>
      </w:r>
    </w:p>
    <w:p w14:paraId="45A19E5D" w14:textId="77777777" w:rsidR="00BA1431" w:rsidRDefault="00BA1431" w:rsidP="00BA143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32551815" w14:textId="0DA95852" w:rsidR="00BA1431" w:rsidRDefault="00BA1431" w:rsidP="00254752">
      <w:pPr>
        <w:ind w:left="720" w:hanging="720"/>
        <w:rPr>
          <w:lang w:eastAsia="x-none"/>
        </w:rPr>
      </w:pPr>
    </w:p>
    <w:p w14:paraId="7DB0A62F" w14:textId="77777777" w:rsidR="00146D05" w:rsidRPr="00146D05" w:rsidRDefault="00146D05" w:rsidP="00146D05">
      <w:pPr>
        <w:ind w:left="720" w:hanging="720"/>
        <w:rPr>
          <w:lang w:eastAsia="x-none"/>
        </w:rPr>
      </w:pPr>
      <w:r w:rsidRPr="00146D05">
        <w:rPr>
          <w:highlight w:val="green"/>
          <w:lang w:eastAsia="x-none"/>
        </w:rPr>
        <w:t>Agreements</w:t>
      </w:r>
      <w:r w:rsidRPr="00146D05">
        <w:rPr>
          <w:lang w:eastAsia="x-none"/>
        </w:rPr>
        <w:t>:</w:t>
      </w:r>
    </w:p>
    <w:p w14:paraId="7CE455AD" w14:textId="77777777" w:rsidR="00146D05" w:rsidRPr="00146D05" w:rsidRDefault="00146D05" w:rsidP="00146D05">
      <w:pPr>
        <w:numPr>
          <w:ilvl w:val="0"/>
          <w:numId w:val="45"/>
        </w:numPr>
        <w:rPr>
          <w:lang w:eastAsia="x-none"/>
        </w:rPr>
      </w:pPr>
      <w:r w:rsidRPr="00146D05">
        <w:rPr>
          <w:lang w:eastAsia="x-none"/>
        </w:rPr>
        <w:t>To adopt the following TP of 38.213, Section 13:</w:t>
      </w:r>
    </w:p>
    <w:p w14:paraId="5EB7D0BF" w14:textId="6FCE859F" w:rsidR="00146D05" w:rsidRPr="00146D05" w:rsidRDefault="00146D05" w:rsidP="00146D05">
      <w:pPr>
        <w:ind w:left="720" w:hanging="720"/>
        <w:rPr>
          <w:rFonts w:ascii="Times New Roman" w:hAnsi="Times New Roman"/>
          <w:lang w:eastAsia="x-none"/>
        </w:rPr>
      </w:pPr>
      <w:r>
        <w:rPr>
          <w:rFonts w:ascii="Times New Roman" w:hAnsi="Times New Roman"/>
          <w:lang w:eastAsia="x-none"/>
        </w:rPr>
        <w:t>---Start of TP---</w:t>
      </w:r>
    </w:p>
    <w:p w14:paraId="4CD015D0" w14:textId="77777777" w:rsidR="00146D05" w:rsidRPr="00146D05" w:rsidRDefault="00146D05" w:rsidP="00146D05">
      <w:pPr>
        <w:keepNext/>
        <w:keepLines/>
        <w:ind w:left="720" w:hanging="720"/>
        <w:jc w:val="center"/>
        <w:rPr>
          <w:rFonts w:ascii="Times New Roman" w:hAnsi="Times New Roman"/>
        </w:rPr>
      </w:pPr>
      <w:r w:rsidRPr="00146D05">
        <w:rPr>
          <w:rFonts w:ascii="Times New Roman" w:hAnsi="Times New Roman"/>
        </w:rPr>
        <w:lastRenderedPageBreak/>
        <w:t>Table 13-1: Set of resource blocks and slot symbols of control resource set for Type0-PDCCH search space when {SS/PBCH block, PDCCH} subcarrier spacing is {15, 15} kHz</w:t>
      </w:r>
      <w:r w:rsidRPr="00146D05">
        <w:rPr>
          <w:rFonts w:ascii="Times New Roman" w:hAnsi="Times New Roman"/>
          <w:color w:val="FF0000"/>
          <w:u w:val="single"/>
          <w:lang w:val="en-US" w:eastAsia="zh-CN"/>
        </w:rPr>
        <w:t xml:space="preserve"> for frequency bands</w:t>
      </w:r>
      <w:r w:rsidRPr="00146D05">
        <w:rPr>
          <w:rFonts w:ascii="Times New Roman" w:hAnsi="Times New Roman"/>
        </w:rPr>
        <w:t xml:space="preserve"> with minimum channel bandwidth 5 MHz</w:t>
      </w:r>
    </w:p>
    <w:p w14:paraId="65E1B203" w14:textId="77777777" w:rsidR="00146D05" w:rsidRPr="00146D05" w:rsidRDefault="00146D05" w:rsidP="00146D05">
      <w:pPr>
        <w:keepNext/>
        <w:keepLines/>
        <w:ind w:left="720" w:hanging="720"/>
        <w:jc w:val="center"/>
        <w:rPr>
          <w:rFonts w:ascii="Times New Roman" w:hAnsi="Times New Roman"/>
          <w:lang w:val="en-US" w:eastAsia="zh-CN"/>
        </w:rPr>
      </w:pPr>
      <w:r w:rsidRPr="00146D05">
        <w:rPr>
          <w:rFonts w:ascii="Times New Roman" w:hAnsi="Times New Roman"/>
          <w:lang w:val="en-US" w:eastAsia="zh-CN"/>
        </w:rPr>
        <w:t>...</w:t>
      </w:r>
    </w:p>
    <w:p w14:paraId="1E771B0C" w14:textId="77777777" w:rsidR="00146D05" w:rsidRPr="00146D05" w:rsidRDefault="00146D05" w:rsidP="00146D05">
      <w:pPr>
        <w:keepNext/>
        <w:keepLines/>
        <w:ind w:left="720" w:hanging="720"/>
        <w:jc w:val="center"/>
        <w:rPr>
          <w:rFonts w:ascii="Times New Roman" w:hAnsi="Times New Roman"/>
        </w:rPr>
      </w:pPr>
      <w:r w:rsidRPr="00146D05">
        <w:rPr>
          <w:rFonts w:ascii="Times New Roman" w:hAnsi="Times New Roman"/>
        </w:rPr>
        <w:t>Table 13-2: Set of resource blocks and slot symbols of control resource set for Type0-PDCCH search space when {SS/PBCH block, PDCCH} subcarrier spacing is {15, 30} kHz</w:t>
      </w:r>
      <w:r w:rsidRPr="00146D05">
        <w:rPr>
          <w:rFonts w:ascii="Times New Roman" w:hAnsi="Times New Roman"/>
          <w:color w:val="FF0000"/>
          <w:u w:val="single"/>
          <w:lang w:val="en-US" w:eastAsia="zh-CN"/>
        </w:rPr>
        <w:t xml:space="preserve"> for frequency bands</w:t>
      </w:r>
      <w:r w:rsidRPr="00146D05">
        <w:rPr>
          <w:rFonts w:ascii="Times New Roman" w:hAnsi="Times New Roman"/>
        </w:rPr>
        <w:t xml:space="preserve"> with minimum channel bandwidth 5 MHz</w:t>
      </w:r>
    </w:p>
    <w:p w14:paraId="5A555BCC" w14:textId="77777777" w:rsidR="00146D05" w:rsidRPr="00146D05" w:rsidRDefault="00146D05" w:rsidP="00146D05">
      <w:pPr>
        <w:keepNext/>
        <w:keepLines/>
        <w:ind w:left="720" w:hanging="720"/>
        <w:jc w:val="center"/>
        <w:rPr>
          <w:rFonts w:ascii="Times New Roman" w:hAnsi="Times New Roman"/>
          <w:lang w:val="en-US" w:eastAsia="zh-CN"/>
        </w:rPr>
      </w:pPr>
      <w:r w:rsidRPr="00146D05">
        <w:rPr>
          <w:rFonts w:ascii="Times New Roman" w:hAnsi="Times New Roman"/>
          <w:lang w:val="en-US" w:eastAsia="zh-CN"/>
        </w:rPr>
        <w:t>...</w:t>
      </w:r>
    </w:p>
    <w:p w14:paraId="17AF830B" w14:textId="77777777" w:rsidR="00146D05" w:rsidRPr="00146D05" w:rsidRDefault="00146D05" w:rsidP="00146D05">
      <w:pPr>
        <w:keepNext/>
        <w:keepLines/>
        <w:ind w:left="720" w:hanging="720"/>
        <w:jc w:val="center"/>
        <w:rPr>
          <w:rFonts w:ascii="Times New Roman" w:hAnsi="Times New Roman"/>
        </w:rPr>
      </w:pPr>
      <w:r w:rsidRPr="00146D05">
        <w:rPr>
          <w:rFonts w:ascii="Times New Roman" w:hAnsi="Times New Roman"/>
        </w:rPr>
        <w:t>Table 13-3: Set of resource blocks and slot symbols of control resource set for Type0-PDCCH search space when {SS/PBCH block, PDCCH} subcarrier spacing is {30, 15} kHz</w:t>
      </w:r>
      <w:r w:rsidRPr="00146D05">
        <w:rPr>
          <w:rFonts w:ascii="Times New Roman" w:hAnsi="Times New Roman"/>
          <w:color w:val="FF0000"/>
          <w:u w:val="single"/>
          <w:lang w:val="en-US" w:eastAsia="zh-CN"/>
        </w:rPr>
        <w:t xml:space="preserve"> for frequency bands</w:t>
      </w:r>
      <w:r w:rsidRPr="00146D05">
        <w:rPr>
          <w:rFonts w:ascii="Times New Roman" w:hAnsi="Times New Roman"/>
        </w:rPr>
        <w:t xml:space="preserve"> with minimum channel bandwidth 5 MHz or 10 MHz</w:t>
      </w:r>
    </w:p>
    <w:p w14:paraId="4342FFFB" w14:textId="77777777" w:rsidR="00146D05" w:rsidRPr="00146D05" w:rsidRDefault="00146D05" w:rsidP="00146D05">
      <w:pPr>
        <w:keepNext/>
        <w:keepLines/>
        <w:ind w:left="720" w:hanging="720"/>
        <w:jc w:val="center"/>
        <w:rPr>
          <w:rFonts w:ascii="Times New Roman" w:hAnsi="Times New Roman"/>
          <w:lang w:val="en-US" w:eastAsia="zh-CN"/>
        </w:rPr>
      </w:pPr>
      <w:r w:rsidRPr="00146D05">
        <w:rPr>
          <w:rFonts w:ascii="Times New Roman" w:hAnsi="Times New Roman"/>
          <w:lang w:val="en-US" w:eastAsia="zh-CN"/>
        </w:rPr>
        <w:t>...</w:t>
      </w:r>
    </w:p>
    <w:p w14:paraId="7C6328DB" w14:textId="77777777" w:rsidR="00146D05" w:rsidRPr="00146D05" w:rsidRDefault="00146D05" w:rsidP="00146D05">
      <w:pPr>
        <w:keepNext/>
        <w:keepLines/>
        <w:ind w:left="720" w:hanging="720"/>
        <w:jc w:val="center"/>
        <w:rPr>
          <w:rFonts w:ascii="Times New Roman" w:hAnsi="Times New Roman"/>
        </w:rPr>
      </w:pPr>
      <w:r w:rsidRPr="00146D05">
        <w:rPr>
          <w:rFonts w:ascii="Times New Roman" w:hAnsi="Times New Roman"/>
        </w:rPr>
        <w:t>Table 13-4: Set of resource blocks and slot symbols of control resource set for Type0-PDCCH search space when {SS/PBCH block, PDCCH} subcarrier spacing is {30, 30} kHz</w:t>
      </w:r>
      <w:r w:rsidRPr="00146D05">
        <w:rPr>
          <w:rFonts w:ascii="Times New Roman" w:hAnsi="Times New Roman"/>
          <w:color w:val="FF0000"/>
          <w:u w:val="single"/>
          <w:lang w:val="en-US" w:eastAsia="zh-CN"/>
        </w:rPr>
        <w:t xml:space="preserve"> for frequency bands</w:t>
      </w:r>
      <w:r w:rsidRPr="00146D05">
        <w:rPr>
          <w:rFonts w:ascii="Times New Roman" w:hAnsi="Times New Roman"/>
        </w:rPr>
        <w:t xml:space="preserve"> with minimum channel bandwidth 5 MHz or 10 MHz</w:t>
      </w:r>
    </w:p>
    <w:p w14:paraId="03235040" w14:textId="77777777" w:rsidR="00146D05" w:rsidRPr="00146D05" w:rsidRDefault="00146D05" w:rsidP="00146D05">
      <w:pPr>
        <w:keepNext/>
        <w:keepLines/>
        <w:ind w:left="720" w:hanging="720"/>
        <w:jc w:val="center"/>
        <w:rPr>
          <w:rFonts w:ascii="Times New Roman" w:hAnsi="Times New Roman"/>
          <w:lang w:val="en-US" w:eastAsia="zh-CN"/>
        </w:rPr>
      </w:pPr>
      <w:r w:rsidRPr="00146D05">
        <w:rPr>
          <w:rFonts w:ascii="Times New Roman" w:hAnsi="Times New Roman"/>
          <w:lang w:val="en-US" w:eastAsia="zh-CN"/>
        </w:rPr>
        <w:t>...</w:t>
      </w:r>
    </w:p>
    <w:p w14:paraId="7CCA4FEF" w14:textId="77777777" w:rsidR="00146D05" w:rsidRPr="00146D05" w:rsidRDefault="00146D05" w:rsidP="00146D05">
      <w:pPr>
        <w:keepNext/>
        <w:keepLines/>
        <w:ind w:left="720" w:hanging="720"/>
        <w:jc w:val="center"/>
        <w:rPr>
          <w:rFonts w:ascii="Times New Roman" w:hAnsi="Times New Roman"/>
        </w:rPr>
      </w:pPr>
      <w:r w:rsidRPr="00146D05">
        <w:rPr>
          <w:rFonts w:ascii="Times New Roman" w:hAnsi="Times New Roman"/>
        </w:rPr>
        <w:t>Table 13-5: Set of resource blocks and slot symbols of control resource set for Type0-PDCCH search space when {SS/PBCH block, PDCCH} subcarrier spacing is {30, 15} kHz</w:t>
      </w:r>
      <w:r w:rsidRPr="00146D05">
        <w:rPr>
          <w:rFonts w:ascii="Times New Roman" w:hAnsi="Times New Roman"/>
          <w:color w:val="FF0000"/>
          <w:u w:val="single"/>
          <w:lang w:val="en-US" w:eastAsia="zh-CN"/>
        </w:rPr>
        <w:t xml:space="preserve"> for frequency bands</w:t>
      </w:r>
      <w:r w:rsidRPr="00146D05">
        <w:rPr>
          <w:rFonts w:ascii="Times New Roman" w:hAnsi="Times New Roman"/>
        </w:rPr>
        <w:t xml:space="preserve"> with minimum channel bandwidth 40MHz</w:t>
      </w:r>
    </w:p>
    <w:p w14:paraId="786975DD" w14:textId="77777777" w:rsidR="00146D05" w:rsidRPr="00146D05" w:rsidRDefault="00146D05" w:rsidP="00146D05">
      <w:pPr>
        <w:keepNext/>
        <w:keepLines/>
        <w:ind w:left="720" w:hanging="720"/>
        <w:jc w:val="center"/>
        <w:rPr>
          <w:rFonts w:ascii="Times New Roman" w:hAnsi="Times New Roman"/>
          <w:lang w:val="en-US" w:eastAsia="zh-CN"/>
        </w:rPr>
      </w:pPr>
      <w:r w:rsidRPr="00146D05">
        <w:rPr>
          <w:rFonts w:ascii="Times New Roman" w:hAnsi="Times New Roman"/>
          <w:lang w:val="en-US" w:eastAsia="zh-CN"/>
        </w:rPr>
        <w:t>...</w:t>
      </w:r>
    </w:p>
    <w:p w14:paraId="00DBA1BD" w14:textId="77777777" w:rsidR="00146D05" w:rsidRPr="00146D05" w:rsidRDefault="00146D05" w:rsidP="00146D05">
      <w:pPr>
        <w:rPr>
          <w:rFonts w:ascii="Times New Roman" w:hAnsi="Times New Roman"/>
        </w:rPr>
      </w:pPr>
      <w:r w:rsidRPr="00146D05">
        <w:rPr>
          <w:rFonts w:ascii="Times New Roman" w:hAnsi="Times New Roman"/>
        </w:rPr>
        <w:t>Table 13-6: Set of resource blocks and slot symbols of control resource set for Type0-PDCCH search space when {SS/PBCH block, PDCCH} subcarrier spacing is {30, 30} kHz</w:t>
      </w:r>
      <w:r w:rsidRPr="00146D05">
        <w:rPr>
          <w:rFonts w:ascii="Times New Roman" w:hAnsi="Times New Roman"/>
          <w:color w:val="FF0000"/>
          <w:u w:val="single"/>
          <w:lang w:val="en-US" w:eastAsia="zh-CN"/>
        </w:rPr>
        <w:t xml:space="preserve"> for frequency bands</w:t>
      </w:r>
      <w:r w:rsidRPr="00146D05">
        <w:rPr>
          <w:rFonts w:ascii="Times New Roman" w:hAnsi="Times New Roman"/>
        </w:rPr>
        <w:t xml:space="preserve"> with minimum channel bandwidth 40MHz</w:t>
      </w:r>
    </w:p>
    <w:p w14:paraId="04D88C48" w14:textId="11945C82" w:rsidR="00146D05" w:rsidRPr="00146D05" w:rsidRDefault="00146D05" w:rsidP="00146D05">
      <w:r>
        <w:t>---End of TP---</w:t>
      </w:r>
    </w:p>
    <w:p w14:paraId="028A579D" w14:textId="77777777" w:rsidR="00146D05" w:rsidRPr="00146D05" w:rsidRDefault="00146D05" w:rsidP="00146D05"/>
    <w:p w14:paraId="54648503" w14:textId="77777777" w:rsidR="00E73CD4" w:rsidRPr="006350A1" w:rsidRDefault="00E73CD4" w:rsidP="00E73CD4">
      <w:pPr>
        <w:pBdr>
          <w:top w:val="single" w:sz="4" w:space="1" w:color="auto"/>
        </w:pBdr>
        <w:rPr>
          <w:rFonts w:ascii="Times New Roman" w:hAnsi="Times New Roman"/>
          <w:b/>
          <w:iCs/>
          <w:szCs w:val="20"/>
        </w:rPr>
      </w:pPr>
      <w:r w:rsidRPr="006350A1">
        <w:rPr>
          <w:rFonts w:ascii="Times New Roman" w:hAnsi="Times New Roman"/>
          <w:b/>
          <w:iCs/>
          <w:szCs w:val="20"/>
        </w:rPr>
        <w:t>Tuesday's session</w:t>
      </w:r>
    </w:p>
    <w:p w14:paraId="2F4F9D08" w14:textId="00867DB2" w:rsidR="00E73CD4" w:rsidRPr="006350A1" w:rsidRDefault="00603E09" w:rsidP="00E73CD4">
      <w:pPr>
        <w:rPr>
          <w:rFonts w:ascii="Times New Roman" w:hAnsi="Times New Roman"/>
          <w:b/>
          <w:iCs/>
          <w:szCs w:val="20"/>
        </w:rPr>
      </w:pPr>
      <w:hyperlink r:id="rId770" w:history="1">
        <w:r w:rsidR="00FE4C7E">
          <w:rPr>
            <w:rStyle w:val="Hyperlink"/>
            <w:rFonts w:ascii="Times New Roman" w:hAnsi="Times New Roman"/>
            <w:b/>
            <w:iCs/>
            <w:szCs w:val="20"/>
          </w:rPr>
          <w:t>R1-1805598</w:t>
        </w:r>
      </w:hyperlink>
      <w:r w:rsidR="00E73CD4" w:rsidRPr="006350A1">
        <w:rPr>
          <w:rFonts w:ascii="Times New Roman" w:hAnsi="Times New Roman"/>
          <w:b/>
          <w:iCs/>
          <w:szCs w:val="20"/>
        </w:rPr>
        <w:tab/>
        <w:t>Offline summary on Max TBS for broadcast PDSCH</w:t>
      </w:r>
      <w:r w:rsidR="00E73CD4" w:rsidRPr="006350A1">
        <w:rPr>
          <w:rFonts w:ascii="Times New Roman" w:hAnsi="Times New Roman"/>
          <w:b/>
          <w:iCs/>
          <w:szCs w:val="20"/>
        </w:rPr>
        <w:tab/>
        <w:t>Huawei</w:t>
      </w:r>
    </w:p>
    <w:p w14:paraId="1C4806B0" w14:textId="77777777" w:rsidR="00E73CD4" w:rsidRDefault="00E73CD4" w:rsidP="00E73CD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12354C0E" w14:textId="3D74290D" w:rsidR="00E73CD4" w:rsidRDefault="00E73CD4" w:rsidP="00E73CD4">
      <w:pPr>
        <w:rPr>
          <w:rFonts w:ascii="Times New Roman" w:hAnsi="Times New Roman"/>
          <w:b/>
          <w:iCs/>
          <w:szCs w:val="20"/>
        </w:rPr>
      </w:pPr>
    </w:p>
    <w:p w14:paraId="7CB1336E" w14:textId="77777777" w:rsidR="00E73CD4" w:rsidRPr="00E73CD4" w:rsidRDefault="00E73CD4" w:rsidP="00E73CD4">
      <w:pPr>
        <w:ind w:left="720" w:hanging="720"/>
        <w:rPr>
          <w:szCs w:val="20"/>
          <w:lang w:eastAsia="x-none"/>
        </w:rPr>
      </w:pPr>
      <w:r w:rsidRPr="00E73CD4">
        <w:rPr>
          <w:szCs w:val="20"/>
          <w:highlight w:val="green"/>
          <w:lang w:eastAsia="x-none"/>
        </w:rPr>
        <w:t>Agreements</w:t>
      </w:r>
      <w:r w:rsidRPr="00E73CD4">
        <w:rPr>
          <w:szCs w:val="20"/>
          <w:lang w:eastAsia="x-none"/>
        </w:rPr>
        <w:t>:</w:t>
      </w:r>
    </w:p>
    <w:p w14:paraId="350EFB86" w14:textId="07756341" w:rsidR="00E73CD4" w:rsidRPr="00E73CD4" w:rsidRDefault="00E73CD4" w:rsidP="00BC4EF6">
      <w:pPr>
        <w:numPr>
          <w:ilvl w:val="0"/>
          <w:numId w:val="106"/>
        </w:numPr>
        <w:rPr>
          <w:szCs w:val="20"/>
          <w:lang w:eastAsia="x-none"/>
        </w:rPr>
      </w:pPr>
      <w:r w:rsidRPr="00E73CD4">
        <w:rPr>
          <w:szCs w:val="20"/>
          <w:lang w:eastAsia="x-none"/>
        </w:rPr>
        <w:t xml:space="preserve">Regarding the questions in LS </w:t>
      </w:r>
      <w:hyperlink r:id="rId771" w:history="1">
        <w:r w:rsidR="00FE4C7E">
          <w:rPr>
            <w:rStyle w:val="Hyperlink"/>
            <w:szCs w:val="20"/>
            <w:lang w:eastAsia="x-none"/>
          </w:rPr>
          <w:t>R1-1803586</w:t>
        </w:r>
      </w:hyperlink>
      <w:r w:rsidRPr="00E73CD4">
        <w:rPr>
          <w:szCs w:val="20"/>
          <w:lang w:eastAsia="x-none"/>
        </w:rPr>
        <w:t>:</w:t>
      </w:r>
    </w:p>
    <w:p w14:paraId="1AD40133" w14:textId="77777777" w:rsidR="00E73CD4" w:rsidRPr="00E73CD4" w:rsidRDefault="00E73CD4" w:rsidP="00BC4EF6">
      <w:pPr>
        <w:numPr>
          <w:ilvl w:val="1"/>
          <w:numId w:val="106"/>
        </w:numPr>
        <w:rPr>
          <w:szCs w:val="20"/>
          <w:lang w:eastAsia="x-none"/>
        </w:rPr>
      </w:pPr>
      <w:r w:rsidRPr="00E73CD4">
        <w:rPr>
          <w:szCs w:val="20"/>
          <w:lang w:eastAsia="x-none"/>
        </w:rPr>
        <w:t>1</w:t>
      </w:r>
      <w:r w:rsidRPr="00E73CD4">
        <w:rPr>
          <w:szCs w:val="20"/>
          <w:vertAlign w:val="superscript"/>
          <w:lang w:eastAsia="x-none"/>
        </w:rPr>
        <w:t>st</w:t>
      </w:r>
      <w:r w:rsidRPr="00E73CD4">
        <w:rPr>
          <w:szCs w:val="20"/>
          <w:lang w:eastAsia="x-none"/>
        </w:rPr>
        <w:t xml:space="preserve"> question: whether NR can support approximately 1700 bits RMSI in one TB in all cases.</w:t>
      </w:r>
    </w:p>
    <w:p w14:paraId="523EB9DF" w14:textId="77777777" w:rsidR="00E73CD4" w:rsidRPr="00E73CD4" w:rsidRDefault="00E73CD4" w:rsidP="00BC4EF6">
      <w:pPr>
        <w:numPr>
          <w:ilvl w:val="2"/>
          <w:numId w:val="106"/>
        </w:numPr>
        <w:rPr>
          <w:szCs w:val="20"/>
          <w:lang w:eastAsia="x-none"/>
        </w:rPr>
      </w:pPr>
      <w:r w:rsidRPr="00E73CD4">
        <w:rPr>
          <w:szCs w:val="20"/>
          <w:lang w:eastAsia="x-none"/>
        </w:rPr>
        <w:t xml:space="preserve">Answer: </w:t>
      </w:r>
    </w:p>
    <w:p w14:paraId="4B6D90A1" w14:textId="77777777" w:rsidR="00E73CD4" w:rsidRPr="00E73CD4" w:rsidRDefault="00E73CD4" w:rsidP="00BC4EF6">
      <w:pPr>
        <w:numPr>
          <w:ilvl w:val="3"/>
          <w:numId w:val="106"/>
        </w:numPr>
        <w:rPr>
          <w:szCs w:val="20"/>
          <w:lang w:eastAsia="x-none"/>
        </w:rPr>
      </w:pPr>
      <w:r w:rsidRPr="00E73CD4">
        <w:rPr>
          <w:szCs w:val="20"/>
          <w:lang w:eastAsia="x-none"/>
        </w:rPr>
        <w:t>Yes, NR can support RMSI size of approximately 1700 bits in one TB for both FR1 and FR2 with an appropriate RMSI configuration. RAN1 agrees that max TBS of 2976 bits is supported for PDSCH by SI-RNTI from physical layer perspective.</w:t>
      </w:r>
    </w:p>
    <w:p w14:paraId="45524A8D" w14:textId="77777777" w:rsidR="00E73CD4" w:rsidRPr="00E73CD4" w:rsidRDefault="00E73CD4" w:rsidP="00BC4EF6">
      <w:pPr>
        <w:numPr>
          <w:ilvl w:val="1"/>
          <w:numId w:val="106"/>
        </w:numPr>
        <w:rPr>
          <w:szCs w:val="20"/>
        </w:rPr>
      </w:pPr>
      <w:r w:rsidRPr="00E73CD4">
        <w:rPr>
          <w:szCs w:val="20"/>
        </w:rPr>
        <w:t>2</w:t>
      </w:r>
      <w:r w:rsidRPr="00E73CD4">
        <w:rPr>
          <w:szCs w:val="20"/>
          <w:vertAlign w:val="superscript"/>
        </w:rPr>
        <w:t>nd</w:t>
      </w:r>
      <w:r w:rsidRPr="00E73CD4">
        <w:rPr>
          <w:szCs w:val="20"/>
        </w:rPr>
        <w:t xml:space="preserve"> question: If necessary, whether L1 parameters size in RMSI can be reduced.</w:t>
      </w:r>
    </w:p>
    <w:p w14:paraId="0102E9CE" w14:textId="77777777" w:rsidR="00E73CD4" w:rsidRPr="00E73CD4" w:rsidRDefault="00E73CD4" w:rsidP="00BC4EF6">
      <w:pPr>
        <w:numPr>
          <w:ilvl w:val="2"/>
          <w:numId w:val="106"/>
        </w:numPr>
        <w:rPr>
          <w:szCs w:val="20"/>
        </w:rPr>
      </w:pPr>
      <w:r w:rsidRPr="00E73CD4">
        <w:rPr>
          <w:szCs w:val="20"/>
        </w:rPr>
        <w:t>Answer:  Since the answer to the 1</w:t>
      </w:r>
      <w:r w:rsidRPr="00E73CD4">
        <w:rPr>
          <w:szCs w:val="20"/>
          <w:vertAlign w:val="superscript"/>
        </w:rPr>
        <w:t>st</w:t>
      </w:r>
      <w:r w:rsidRPr="00E73CD4">
        <w:rPr>
          <w:szCs w:val="20"/>
        </w:rPr>
        <w:t xml:space="preserve"> question is yes, RAN1 sees no urgency to reduce L1 parameters size in RMSI. However, RAN1 is considering the possibility of doing so and will update RAN2 upon new progress.</w:t>
      </w:r>
    </w:p>
    <w:p w14:paraId="67D02A7F" w14:textId="196A7BFC" w:rsidR="00E73CD4" w:rsidRPr="00E73CD4" w:rsidRDefault="00E73CD4" w:rsidP="00BC4EF6">
      <w:pPr>
        <w:numPr>
          <w:ilvl w:val="0"/>
          <w:numId w:val="106"/>
        </w:numPr>
        <w:rPr>
          <w:szCs w:val="20"/>
        </w:rPr>
      </w:pPr>
      <w:r>
        <w:rPr>
          <w:szCs w:val="20"/>
        </w:rPr>
        <w:t>To send the reply LS</w:t>
      </w:r>
    </w:p>
    <w:p w14:paraId="2C57B9F5" w14:textId="77777777" w:rsidR="00E73CD4" w:rsidRDefault="00E73CD4" w:rsidP="00E73CD4">
      <w:pPr>
        <w:rPr>
          <w:rFonts w:ascii="Times New Roman" w:hAnsi="Times New Roman"/>
          <w:b/>
          <w:iCs/>
          <w:szCs w:val="20"/>
        </w:rPr>
      </w:pPr>
    </w:p>
    <w:p w14:paraId="21B37ED1" w14:textId="48064F1F" w:rsidR="00E73CD4" w:rsidRPr="006350A1" w:rsidRDefault="00603E09" w:rsidP="00E73CD4">
      <w:pPr>
        <w:rPr>
          <w:rFonts w:ascii="Times New Roman" w:hAnsi="Times New Roman"/>
          <w:b/>
          <w:iCs/>
          <w:szCs w:val="20"/>
        </w:rPr>
      </w:pPr>
      <w:hyperlink r:id="rId772" w:history="1">
        <w:r w:rsidR="00FE4C7E">
          <w:rPr>
            <w:rStyle w:val="Hyperlink"/>
            <w:rFonts w:ascii="Times New Roman" w:hAnsi="Times New Roman"/>
            <w:b/>
            <w:iCs/>
            <w:szCs w:val="20"/>
          </w:rPr>
          <w:t>R1-1805597</w:t>
        </w:r>
      </w:hyperlink>
      <w:r w:rsidR="00E73CD4" w:rsidRPr="006350A1">
        <w:rPr>
          <w:rFonts w:ascii="Times New Roman" w:hAnsi="Times New Roman"/>
          <w:b/>
          <w:iCs/>
          <w:szCs w:val="20"/>
        </w:rPr>
        <w:tab/>
        <w:t>Draft LS on Max TBS for PDSCH containing RMSI</w:t>
      </w:r>
      <w:r w:rsidR="00E73CD4" w:rsidRPr="006350A1">
        <w:rPr>
          <w:rFonts w:ascii="Times New Roman" w:hAnsi="Times New Roman"/>
          <w:b/>
          <w:iCs/>
          <w:szCs w:val="20"/>
        </w:rPr>
        <w:tab/>
        <w:t>Huawei</w:t>
      </w:r>
    </w:p>
    <w:p w14:paraId="428322A5" w14:textId="2B5AEAAD" w:rsidR="00E73CD4" w:rsidRDefault="00E73CD4" w:rsidP="00E73CD4">
      <w:pPr>
        <w:rPr>
          <w:rFonts w:ascii="Times New Roman" w:hAnsi="Times New Roman"/>
          <w:szCs w:val="20"/>
        </w:rPr>
      </w:pPr>
      <w:r w:rsidRPr="0016605A">
        <w:rPr>
          <w:rFonts w:ascii="Times New Roman" w:hAnsi="Times New Roman"/>
          <w:b/>
          <w:szCs w:val="20"/>
        </w:rPr>
        <w:t xml:space="preserve">Decision: </w:t>
      </w:r>
      <w:r w:rsidRPr="0016605A">
        <w:rPr>
          <w:rFonts w:ascii="Times New Roman" w:hAnsi="Times New Roman"/>
          <w:szCs w:val="20"/>
        </w:rPr>
        <w:t xml:space="preserve">The document is noted. To be revised in </w:t>
      </w:r>
      <w:hyperlink r:id="rId773" w:history="1">
        <w:r w:rsidR="00FE4C7E">
          <w:rPr>
            <w:rStyle w:val="Hyperlink"/>
            <w:rFonts w:ascii="Times New Roman" w:hAnsi="Times New Roman"/>
            <w:szCs w:val="20"/>
          </w:rPr>
          <w:t>R1-1805617</w:t>
        </w:r>
      </w:hyperlink>
      <w:r w:rsidRPr="0016605A">
        <w:rPr>
          <w:szCs w:val="20"/>
        </w:rPr>
        <w:t xml:space="preserve"> to take into account above agreement</w:t>
      </w:r>
    </w:p>
    <w:p w14:paraId="34ADF6B1" w14:textId="34BBF4C1" w:rsidR="00146D05" w:rsidRPr="0016605A" w:rsidRDefault="0016605A" w:rsidP="00254752">
      <w:pPr>
        <w:ind w:left="720" w:hanging="720"/>
        <w:rPr>
          <w:b/>
          <w:lang w:eastAsia="x-none"/>
        </w:rPr>
      </w:pPr>
      <w:r w:rsidRPr="0016605A">
        <w:rPr>
          <w:b/>
          <w:lang w:eastAsia="x-none"/>
        </w:rPr>
        <w:t>Wednesday</w:t>
      </w:r>
    </w:p>
    <w:p w14:paraId="29A950A1" w14:textId="1996F5B9" w:rsidR="0016605A" w:rsidRPr="0016605A" w:rsidRDefault="00603E09" w:rsidP="0016605A">
      <w:pPr>
        <w:ind w:left="720" w:hanging="720"/>
        <w:rPr>
          <w:b/>
          <w:lang w:eastAsia="x-none"/>
        </w:rPr>
      </w:pPr>
      <w:hyperlink r:id="rId774" w:history="1">
        <w:r w:rsidR="00FE4C7E">
          <w:rPr>
            <w:rStyle w:val="Hyperlink"/>
            <w:b/>
            <w:lang w:eastAsia="x-none"/>
          </w:rPr>
          <w:t>R1-1805617</w:t>
        </w:r>
      </w:hyperlink>
      <w:r w:rsidR="0016605A" w:rsidRPr="0016605A">
        <w:rPr>
          <w:b/>
          <w:lang w:eastAsia="x-none"/>
        </w:rPr>
        <w:tab/>
        <w:t>Draft LS on Max TBS for PDSCH containing RMSI</w:t>
      </w:r>
      <w:r w:rsidR="0016605A" w:rsidRPr="0016605A">
        <w:rPr>
          <w:b/>
          <w:lang w:eastAsia="x-none"/>
        </w:rPr>
        <w:tab/>
        <w:t>Huawei</w:t>
      </w:r>
    </w:p>
    <w:p w14:paraId="08FBDA04" w14:textId="2DB5D862" w:rsidR="0016605A" w:rsidRDefault="0016605A" w:rsidP="0016605A">
      <w:pPr>
        <w:ind w:left="720" w:hanging="720"/>
        <w:rPr>
          <w:rFonts w:ascii="Times New Roman" w:hAnsi="Times New Roman"/>
          <w:szCs w:val="20"/>
        </w:rPr>
      </w:pPr>
      <w:r w:rsidRPr="00777035">
        <w:rPr>
          <w:rFonts w:ascii="Times New Roman" w:hAnsi="Times New Roman"/>
          <w:b/>
          <w:szCs w:val="20"/>
        </w:rPr>
        <w:t xml:space="preserve">Decision: </w:t>
      </w:r>
      <w:r>
        <w:rPr>
          <w:rFonts w:ascii="Times New Roman" w:hAnsi="Times New Roman"/>
          <w:szCs w:val="20"/>
        </w:rPr>
        <w:t xml:space="preserve">The draft LS is endorsed and </w:t>
      </w:r>
      <w:r w:rsidRPr="0016605A">
        <w:rPr>
          <w:rFonts w:ascii="Times New Roman" w:hAnsi="Times New Roman"/>
          <w:szCs w:val="20"/>
          <w:highlight w:val="green"/>
        </w:rPr>
        <w:t xml:space="preserve">approved in </w:t>
      </w:r>
      <w:hyperlink r:id="rId775" w:history="1">
        <w:r w:rsidR="00FE4C7E">
          <w:rPr>
            <w:rStyle w:val="Hyperlink"/>
            <w:rFonts w:ascii="Times New Roman" w:hAnsi="Times New Roman"/>
            <w:szCs w:val="20"/>
            <w:highlight w:val="green"/>
          </w:rPr>
          <w:t>R1-1805653</w:t>
        </w:r>
      </w:hyperlink>
      <w:r>
        <w:rPr>
          <w:rFonts w:ascii="Times New Roman" w:hAnsi="Times New Roman"/>
          <w:szCs w:val="20"/>
        </w:rPr>
        <w:t>.</w:t>
      </w:r>
    </w:p>
    <w:p w14:paraId="0825E474" w14:textId="6E815F30" w:rsidR="0016605A" w:rsidRDefault="0016605A" w:rsidP="0016605A">
      <w:pPr>
        <w:ind w:left="720" w:hanging="720"/>
        <w:rPr>
          <w:lang w:eastAsia="x-none"/>
        </w:rPr>
      </w:pPr>
    </w:p>
    <w:p w14:paraId="742DA50D" w14:textId="130C1700" w:rsidR="0016605A" w:rsidRPr="00731214" w:rsidRDefault="00731214" w:rsidP="00AB457A">
      <w:pPr>
        <w:pBdr>
          <w:top w:val="single" w:sz="4" w:space="1" w:color="auto"/>
        </w:pBdr>
        <w:ind w:left="720" w:hanging="720"/>
        <w:rPr>
          <w:b/>
          <w:lang w:eastAsia="x-none"/>
        </w:rPr>
      </w:pPr>
      <w:r w:rsidRPr="00731214">
        <w:rPr>
          <w:b/>
          <w:lang w:eastAsia="x-none"/>
        </w:rPr>
        <w:t>Thursday session</w:t>
      </w:r>
    </w:p>
    <w:p w14:paraId="51DB14EB" w14:textId="33F0BC86" w:rsidR="00731214" w:rsidRPr="00731214" w:rsidRDefault="00603E09" w:rsidP="00731214">
      <w:pPr>
        <w:ind w:left="720" w:hanging="720"/>
        <w:rPr>
          <w:b/>
          <w:lang w:eastAsia="x-none"/>
        </w:rPr>
      </w:pPr>
      <w:hyperlink r:id="rId776" w:history="1">
        <w:r w:rsidR="00FE4C7E">
          <w:rPr>
            <w:rStyle w:val="Hyperlink"/>
            <w:b/>
            <w:lang w:eastAsia="x-none"/>
          </w:rPr>
          <w:t>R1-1805600</w:t>
        </w:r>
      </w:hyperlink>
      <w:r w:rsidR="00731214" w:rsidRPr="00731214">
        <w:rPr>
          <w:b/>
          <w:lang w:eastAsia="x-none"/>
        </w:rPr>
        <w:tab/>
        <w:t>Summary of Offline Discussion on RMSI</w:t>
      </w:r>
      <w:r w:rsidR="00731214" w:rsidRPr="00731214">
        <w:rPr>
          <w:b/>
          <w:lang w:eastAsia="x-none"/>
        </w:rPr>
        <w:tab/>
        <w:t>CATT</w:t>
      </w:r>
    </w:p>
    <w:p w14:paraId="10573B42" w14:textId="77777777" w:rsidR="00731214" w:rsidRDefault="00731214" w:rsidP="0073121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4FCA426E" w14:textId="77777777" w:rsidR="009A00F2" w:rsidRDefault="009A00F2" w:rsidP="009A00F2">
      <w:pPr>
        <w:ind w:left="720" w:hanging="720"/>
        <w:rPr>
          <w:lang w:eastAsia="x-none"/>
        </w:rPr>
      </w:pPr>
    </w:p>
    <w:p w14:paraId="0A12042C" w14:textId="77777777" w:rsidR="00AB457A" w:rsidRPr="00AB457A" w:rsidRDefault="00AB457A" w:rsidP="00AB457A">
      <w:pPr>
        <w:rPr>
          <w:szCs w:val="20"/>
        </w:rPr>
      </w:pPr>
      <w:r w:rsidRPr="00AB457A">
        <w:rPr>
          <w:szCs w:val="20"/>
          <w:u w:val="single"/>
        </w:rPr>
        <w:t>Conclusion</w:t>
      </w:r>
      <w:r w:rsidRPr="00AB457A">
        <w:rPr>
          <w:szCs w:val="20"/>
        </w:rPr>
        <w:t>:</w:t>
      </w:r>
    </w:p>
    <w:p w14:paraId="7036AFCC" w14:textId="77777777" w:rsidR="00AB457A" w:rsidRPr="00AB457A" w:rsidRDefault="00AB457A" w:rsidP="000907DF">
      <w:pPr>
        <w:pStyle w:val="ListParagraph"/>
        <w:numPr>
          <w:ilvl w:val="0"/>
          <w:numId w:val="200"/>
        </w:numPr>
      </w:pPr>
      <w:r w:rsidRPr="00AB457A">
        <w:rPr>
          <w:lang w:val="en-US"/>
        </w:rPr>
        <w:t>Editor to make updates regarding the wording of “subcarrier k” in 38.211 when necessary and applicable.</w:t>
      </w:r>
    </w:p>
    <w:p w14:paraId="7BB88B72" w14:textId="19B7D105" w:rsidR="00AB457A" w:rsidRPr="00AB457A" w:rsidRDefault="00AB457A" w:rsidP="00AB457A"/>
    <w:p w14:paraId="71CA8E78" w14:textId="77777777" w:rsidR="00AB457A" w:rsidRPr="00E3005C" w:rsidRDefault="00AB457A" w:rsidP="00AB457A">
      <w:r w:rsidRPr="00E3005C">
        <w:t>Issues for {SSB SCS, PDCCH SCS} = {240, 120} kHz with 2 symbols</w:t>
      </w:r>
    </w:p>
    <w:p w14:paraId="02C88DC1" w14:textId="77777777" w:rsidR="00AB457A" w:rsidRPr="00AB457A" w:rsidRDefault="00AB457A" w:rsidP="00AB457A"/>
    <w:p w14:paraId="3BDA5940" w14:textId="35DFF9DB" w:rsidR="00AB457A" w:rsidRPr="00AB457A" w:rsidRDefault="00603E09" w:rsidP="00AB457A">
      <w:pPr>
        <w:rPr>
          <w:b/>
        </w:rPr>
      </w:pPr>
      <w:hyperlink r:id="rId777" w:history="1">
        <w:r w:rsidR="00FE4C7E">
          <w:rPr>
            <w:rStyle w:val="Hyperlink"/>
            <w:b/>
            <w:lang w:eastAsia="x-none"/>
          </w:rPr>
          <w:t>R1-1805676</w:t>
        </w:r>
      </w:hyperlink>
      <w:r w:rsidR="00AB457A" w:rsidRPr="00AB457A">
        <w:rPr>
          <w:b/>
        </w:rPr>
        <w:tab/>
        <w:t>[Draft] LS on RMSI CORESET configuration for a band with 15kHz SSB SCS and 10MHz minimum channel bandwidth</w:t>
      </w:r>
      <w:r w:rsidR="00AB457A" w:rsidRPr="00AB457A">
        <w:rPr>
          <w:b/>
        </w:rPr>
        <w:tab/>
        <w:t>CATT</w:t>
      </w:r>
    </w:p>
    <w:p w14:paraId="790DC4D1" w14:textId="653E0A75" w:rsidR="00AB457A" w:rsidRPr="00AB457A" w:rsidRDefault="00AB457A" w:rsidP="00AB457A">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endorsed and final LS </w:t>
      </w:r>
      <w:r w:rsidRPr="00AB457A">
        <w:t xml:space="preserve">is approved in </w:t>
      </w:r>
      <w:hyperlink r:id="rId778" w:history="1">
        <w:r w:rsidR="00FE4C7E">
          <w:rPr>
            <w:rStyle w:val="Hyperlink"/>
            <w:highlight w:val="green"/>
          </w:rPr>
          <w:t>R1-1805712</w:t>
        </w:r>
      </w:hyperlink>
      <w:r>
        <w:t>.</w:t>
      </w:r>
    </w:p>
    <w:p w14:paraId="7B4902C1" w14:textId="764285E5" w:rsidR="00731214" w:rsidRDefault="00731214" w:rsidP="00731214">
      <w:pPr>
        <w:ind w:left="720" w:hanging="720"/>
        <w:rPr>
          <w:lang w:eastAsia="x-none"/>
        </w:rPr>
      </w:pPr>
    </w:p>
    <w:p w14:paraId="7117991A" w14:textId="14BC1884" w:rsidR="00AB457A" w:rsidRPr="00E3005C" w:rsidRDefault="00E3005C" w:rsidP="00E3005C">
      <w:pPr>
        <w:pBdr>
          <w:top w:val="single" w:sz="4" w:space="1" w:color="auto"/>
        </w:pBdr>
        <w:ind w:left="720" w:hanging="720"/>
        <w:rPr>
          <w:b/>
          <w:lang w:eastAsia="x-none"/>
        </w:rPr>
      </w:pPr>
      <w:r w:rsidRPr="00E3005C">
        <w:rPr>
          <w:b/>
          <w:lang w:eastAsia="x-none"/>
        </w:rPr>
        <w:t>Friday</w:t>
      </w:r>
    </w:p>
    <w:p w14:paraId="4CA56A82" w14:textId="41D64089" w:rsidR="00E3005C" w:rsidRDefault="00E3005C" w:rsidP="00E3005C">
      <w:pPr>
        <w:rPr>
          <w:b/>
        </w:rPr>
      </w:pPr>
      <w:r w:rsidRPr="00E3005C">
        <w:rPr>
          <w:b/>
        </w:rPr>
        <w:t>R1-1805741</w:t>
      </w:r>
      <w:r w:rsidRPr="00E3005C">
        <w:rPr>
          <w:b/>
        </w:rPr>
        <w:tab/>
        <w:t>Summary of Offline Discussion on RMSI</w:t>
      </w:r>
      <w:r w:rsidRPr="00E3005C">
        <w:rPr>
          <w:b/>
        </w:rPr>
        <w:tab/>
        <w:t>CATT</w:t>
      </w:r>
    </w:p>
    <w:p w14:paraId="4BD5F804" w14:textId="77777777" w:rsidR="00E3005C" w:rsidRDefault="00E3005C" w:rsidP="00E3005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376940C" w14:textId="77777777" w:rsidR="00E3005C" w:rsidRDefault="00E3005C" w:rsidP="00E3005C">
      <w:pPr>
        <w:rPr>
          <w:b/>
        </w:rPr>
      </w:pPr>
    </w:p>
    <w:p w14:paraId="00F3E874" w14:textId="77777777" w:rsidR="00E3005C" w:rsidRPr="006D6BED" w:rsidRDefault="00E3005C" w:rsidP="00E3005C">
      <w:pPr>
        <w:rPr>
          <w:b/>
        </w:rPr>
      </w:pPr>
      <w:r w:rsidRPr="006D6BED">
        <w:rPr>
          <w:highlight w:val="green"/>
        </w:rPr>
        <w:lastRenderedPageBreak/>
        <w:t>Agreements</w:t>
      </w:r>
      <w:r>
        <w:rPr>
          <w:b/>
        </w:rPr>
        <w:t>:</w:t>
      </w:r>
    </w:p>
    <w:p w14:paraId="28295AD9" w14:textId="6CF713A8" w:rsidR="00E3005C" w:rsidRDefault="00E3005C" w:rsidP="00E3005C">
      <w:r>
        <w:t xml:space="preserve">For </w:t>
      </w:r>
      <w:r w:rsidRPr="005A08CB">
        <w:t>{SSB SCS, PDCCH SCS} = {</w:t>
      </w:r>
      <w:r>
        <w:t>240, 12</w:t>
      </w:r>
      <w:r w:rsidRPr="005A08CB">
        <w:t>0} kHz</w:t>
      </w:r>
      <w:r>
        <w:t>, r</w:t>
      </w:r>
      <w:r w:rsidRPr="003945D5">
        <w:t>emove the configurations with</w:t>
      </w:r>
      <w:r w:rsidRPr="003945D5">
        <w:rPr>
          <w:rFonts w:eastAsia="Times New Roman"/>
          <w:lang w:val="en-US"/>
        </w:rPr>
        <w:t xml:space="preserve"> </w:t>
      </w:r>
      <w:r w:rsidRPr="006D6BED">
        <w:rPr>
          <w:rFonts w:eastAsia="Times New Roman"/>
          <w:noProof/>
          <w:position w:val="-12"/>
          <w:lang w:eastAsia="en-GB"/>
        </w:rPr>
        <w:drawing>
          <wp:inline distT="0" distB="0" distL="0" distR="0" wp14:anchorId="47CF0256" wp14:editId="28B2B990">
            <wp:extent cx="447675" cy="2762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79" cstate="print">
                      <a:extLst>
                        <a:ext uri="{28A0092B-C50C-407E-A947-70E740481C1C}">
                          <a14:useLocalDpi xmlns:a14="http://schemas.microsoft.com/office/drawing/2010/main" val="0"/>
                        </a:ext>
                      </a:extLst>
                    </a:blip>
                    <a:srcRect/>
                    <a:stretch>
                      <a:fillRect/>
                    </a:stretch>
                  </pic:blipFill>
                  <pic:spPr bwMode="auto">
                    <a:xfrm>
                      <a:off x="0" y="0"/>
                      <a:ext cx="447675" cy="276225"/>
                    </a:xfrm>
                    <a:prstGeom prst="rect">
                      <a:avLst/>
                    </a:prstGeom>
                    <a:noFill/>
                    <a:ln>
                      <a:noFill/>
                    </a:ln>
                  </pic:spPr>
                </pic:pic>
              </a:graphicData>
            </a:graphic>
          </wp:inline>
        </w:drawing>
      </w:r>
      <w:r w:rsidRPr="003945D5">
        <w:rPr>
          <w:rFonts w:eastAsia="Times New Roman"/>
          <w:lang w:val="en-US"/>
        </w:rPr>
        <w:t xml:space="preserve">=2 </w:t>
      </w:r>
      <w:r w:rsidRPr="003945D5">
        <w:t xml:space="preserve">for </w:t>
      </w:r>
      <w:r>
        <w:t xml:space="preserve">Pattern 2 </w:t>
      </w:r>
      <w:r w:rsidRPr="003945D5">
        <w:rPr>
          <w:rFonts w:eastAsia="Times New Roman"/>
          <w:lang w:val="en-US"/>
        </w:rPr>
        <w:t xml:space="preserve">in </w:t>
      </w:r>
      <w:r>
        <w:t>Table 13-10 of TS 38.213.</w:t>
      </w:r>
    </w:p>
    <w:p w14:paraId="090B244C" w14:textId="02F20617" w:rsidR="00E3005C" w:rsidRDefault="00E3005C" w:rsidP="00E3005C">
      <w:r>
        <w:t>---- Start of Test Proposal (TS 38.213) ----</w:t>
      </w:r>
    </w:p>
    <w:p w14:paraId="0B7C3C52" w14:textId="77777777" w:rsidR="00E3005C" w:rsidRPr="00B916EC" w:rsidRDefault="00E3005C" w:rsidP="00E3005C">
      <w:pPr>
        <w:pStyle w:val="TH"/>
      </w:pPr>
      <w:r w:rsidRPr="00B916EC">
        <w:t>Table 1</w:t>
      </w:r>
      <w:r>
        <w:t>3</w:t>
      </w:r>
      <w:r w:rsidRPr="00B916EC">
        <w:t>-</w:t>
      </w:r>
      <w:r>
        <w:t>10</w:t>
      </w:r>
      <w:r w:rsidRPr="00B916EC">
        <w:t>: Set of resource blocks and slot symbols of control resource set for Type0-PDCCH search space when {SS/PBCH block, PDCCH} subcarrier spacing is {240, 120} kHz</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
        <w:gridCol w:w="3786"/>
        <w:gridCol w:w="1535"/>
        <w:gridCol w:w="1922"/>
        <w:gridCol w:w="1522"/>
      </w:tblGrid>
      <w:tr w:rsidR="00E3005C" w:rsidRPr="00B916EC" w14:paraId="2D07C0EC" w14:textId="77777777" w:rsidTr="009F3C8D">
        <w:trPr>
          <w:cantSplit/>
        </w:trPr>
        <w:tc>
          <w:tcPr>
            <w:tcW w:w="802" w:type="dxa"/>
            <w:tcBorders>
              <w:bottom w:val="double" w:sz="4" w:space="0" w:color="auto"/>
              <w:right w:val="double" w:sz="4" w:space="0" w:color="auto"/>
            </w:tcBorders>
            <w:shd w:val="clear" w:color="auto" w:fill="E0E0E0"/>
            <w:vAlign w:val="center"/>
          </w:tcPr>
          <w:p w14:paraId="3822DEEB" w14:textId="77777777" w:rsidR="00E3005C" w:rsidRPr="00B916EC" w:rsidRDefault="00E3005C" w:rsidP="009F3C8D">
            <w:pPr>
              <w:pStyle w:val="TAH"/>
              <w:rPr>
                <w:bCs/>
                <w:lang w:val="en-US"/>
              </w:rPr>
            </w:pPr>
            <w:r w:rsidRPr="00B916EC">
              <w:rPr>
                <w:bCs/>
                <w:lang w:val="en-US"/>
              </w:rPr>
              <w:t>Index</w:t>
            </w:r>
          </w:p>
        </w:tc>
        <w:tc>
          <w:tcPr>
            <w:tcW w:w="3786" w:type="dxa"/>
            <w:tcBorders>
              <w:left w:val="double" w:sz="4" w:space="0" w:color="auto"/>
              <w:bottom w:val="double" w:sz="4" w:space="0" w:color="auto"/>
            </w:tcBorders>
            <w:shd w:val="clear" w:color="auto" w:fill="E0E0E0"/>
            <w:vAlign w:val="center"/>
          </w:tcPr>
          <w:p w14:paraId="2CCEC200" w14:textId="77777777" w:rsidR="00E3005C" w:rsidRPr="00B916EC" w:rsidRDefault="00E3005C" w:rsidP="009F3C8D">
            <w:pPr>
              <w:pStyle w:val="TAH"/>
              <w:rPr>
                <w:bCs/>
                <w:lang w:val="en-US"/>
              </w:rPr>
            </w:pPr>
            <w:r w:rsidRPr="00B916EC">
              <w:rPr>
                <w:rFonts w:cs="Arial"/>
                <w:kern w:val="24"/>
              </w:rPr>
              <w:t xml:space="preserve">SS/PBCH block and control resource set multiplexing pattern </w:t>
            </w:r>
          </w:p>
        </w:tc>
        <w:tc>
          <w:tcPr>
            <w:tcW w:w="1535" w:type="dxa"/>
            <w:tcBorders>
              <w:bottom w:val="double" w:sz="4" w:space="0" w:color="auto"/>
            </w:tcBorders>
            <w:shd w:val="clear" w:color="auto" w:fill="E0E0E0"/>
            <w:vAlign w:val="center"/>
          </w:tcPr>
          <w:p w14:paraId="12F551AB" w14:textId="77777777" w:rsidR="00E3005C" w:rsidRPr="00B916EC" w:rsidRDefault="00E3005C" w:rsidP="009F3C8D">
            <w:pPr>
              <w:pStyle w:val="TAH"/>
              <w:rPr>
                <w:bCs/>
                <w:lang w:val="en-US"/>
              </w:rPr>
            </w:pPr>
            <w:r w:rsidRPr="00B916EC">
              <w:rPr>
                <w:rFonts w:cs="Arial"/>
                <w:kern w:val="24"/>
              </w:rPr>
              <w:t xml:space="preserve">Number of RBs </w:t>
            </w:r>
            <w:r w:rsidRPr="00B916EC">
              <w:rPr>
                <w:position w:val="-10"/>
              </w:rPr>
              <w:object w:dxaOrig="880" w:dyaOrig="340" w14:anchorId="6B9965D8">
                <v:shape id="_x0000_i1065" type="#_x0000_t75" style="width:43.8pt;height:16.8pt" o:ole="">
                  <v:imagedata r:id="rId780" o:title=""/>
                </v:shape>
                <o:OLEObject Type="Embed" ProgID="Equation.3" ShapeID="_x0000_i1065" DrawAspect="Content" ObjectID="_1587928949" r:id="rId781"/>
              </w:object>
            </w:r>
          </w:p>
        </w:tc>
        <w:tc>
          <w:tcPr>
            <w:tcW w:w="1922" w:type="dxa"/>
            <w:tcBorders>
              <w:bottom w:val="double" w:sz="4" w:space="0" w:color="auto"/>
            </w:tcBorders>
            <w:shd w:val="clear" w:color="auto" w:fill="E0E0E0"/>
            <w:vAlign w:val="center"/>
          </w:tcPr>
          <w:p w14:paraId="684AD487" w14:textId="77777777" w:rsidR="00E3005C" w:rsidRPr="00B916EC" w:rsidRDefault="00E3005C" w:rsidP="009F3C8D">
            <w:pPr>
              <w:pStyle w:val="TAH"/>
              <w:rPr>
                <w:bCs/>
                <w:lang w:val="en-US"/>
              </w:rPr>
            </w:pPr>
            <w:r w:rsidRPr="00B916EC">
              <w:rPr>
                <w:rFonts w:cs="Arial"/>
                <w:kern w:val="24"/>
              </w:rPr>
              <w:t xml:space="preserve">Number of Symbols </w:t>
            </w:r>
            <w:r w:rsidRPr="00B916EC">
              <w:rPr>
                <w:position w:val="-12"/>
              </w:rPr>
              <w:object w:dxaOrig="780" w:dyaOrig="360" w14:anchorId="76E5100B">
                <v:shape id="_x0000_i1066" type="#_x0000_t75" style="width:39pt;height:18pt" o:ole="">
                  <v:imagedata r:id="rId782" o:title=""/>
                </v:shape>
                <o:OLEObject Type="Embed" ProgID="Equation.3" ShapeID="_x0000_i1066" DrawAspect="Content" ObjectID="_1587928950" r:id="rId783"/>
              </w:object>
            </w:r>
            <w:r w:rsidRPr="00B916EC">
              <w:rPr>
                <w:rFonts w:cs="Arial"/>
                <w:kern w:val="24"/>
              </w:rPr>
              <w:t xml:space="preserve"> </w:t>
            </w:r>
          </w:p>
        </w:tc>
        <w:tc>
          <w:tcPr>
            <w:tcW w:w="1522" w:type="dxa"/>
            <w:tcBorders>
              <w:bottom w:val="double" w:sz="4" w:space="0" w:color="auto"/>
            </w:tcBorders>
            <w:shd w:val="clear" w:color="auto" w:fill="E0E0E0"/>
            <w:vAlign w:val="center"/>
          </w:tcPr>
          <w:p w14:paraId="19C81CDB" w14:textId="77777777" w:rsidR="00E3005C" w:rsidRPr="00B916EC" w:rsidRDefault="00E3005C" w:rsidP="009F3C8D">
            <w:pPr>
              <w:pStyle w:val="TAH"/>
              <w:rPr>
                <w:bCs/>
                <w:lang w:val="en-US"/>
              </w:rPr>
            </w:pPr>
            <w:r w:rsidRPr="00B916EC">
              <w:rPr>
                <w:rFonts w:cs="Arial"/>
                <w:kern w:val="24"/>
              </w:rPr>
              <w:t xml:space="preserve">Offset (RBs) </w:t>
            </w:r>
          </w:p>
        </w:tc>
      </w:tr>
      <w:tr w:rsidR="00E3005C" w:rsidRPr="00B916EC" w14:paraId="6446C304" w14:textId="77777777" w:rsidTr="009F3C8D">
        <w:trPr>
          <w:cantSplit/>
        </w:trPr>
        <w:tc>
          <w:tcPr>
            <w:tcW w:w="802" w:type="dxa"/>
            <w:tcBorders>
              <w:top w:val="double" w:sz="4" w:space="0" w:color="auto"/>
              <w:right w:val="double" w:sz="4" w:space="0" w:color="auto"/>
            </w:tcBorders>
            <w:shd w:val="clear" w:color="auto" w:fill="auto"/>
            <w:vAlign w:val="center"/>
          </w:tcPr>
          <w:p w14:paraId="1D80DC87" w14:textId="77777777" w:rsidR="00E3005C" w:rsidRPr="00B916EC" w:rsidRDefault="00E3005C" w:rsidP="009F3C8D">
            <w:pPr>
              <w:pStyle w:val="TAC"/>
              <w:rPr>
                <w:lang w:val="en-US"/>
              </w:rPr>
            </w:pPr>
            <w:r w:rsidRPr="00B916EC">
              <w:rPr>
                <w:lang w:val="en-US"/>
              </w:rPr>
              <w:t>0</w:t>
            </w:r>
          </w:p>
        </w:tc>
        <w:tc>
          <w:tcPr>
            <w:tcW w:w="3786" w:type="dxa"/>
            <w:tcBorders>
              <w:top w:val="double" w:sz="4" w:space="0" w:color="auto"/>
              <w:left w:val="double" w:sz="4" w:space="0" w:color="auto"/>
            </w:tcBorders>
            <w:vAlign w:val="center"/>
          </w:tcPr>
          <w:p w14:paraId="7398E2C2" w14:textId="77777777" w:rsidR="00E3005C" w:rsidRPr="00B916EC" w:rsidRDefault="00E3005C" w:rsidP="009F3C8D">
            <w:pPr>
              <w:pStyle w:val="TAC"/>
              <w:rPr>
                <w:lang w:val="en-US"/>
              </w:rPr>
            </w:pPr>
            <w:r w:rsidRPr="00B916EC">
              <w:rPr>
                <w:rFonts w:cs="Arial"/>
                <w:kern w:val="24"/>
                <w:szCs w:val="18"/>
              </w:rPr>
              <w:t>1</w:t>
            </w:r>
          </w:p>
        </w:tc>
        <w:tc>
          <w:tcPr>
            <w:tcW w:w="1535" w:type="dxa"/>
            <w:tcBorders>
              <w:top w:val="double" w:sz="4" w:space="0" w:color="auto"/>
            </w:tcBorders>
            <w:vAlign w:val="center"/>
          </w:tcPr>
          <w:p w14:paraId="4B4023C3" w14:textId="77777777" w:rsidR="00E3005C" w:rsidRPr="00B916EC" w:rsidRDefault="00E3005C" w:rsidP="009F3C8D">
            <w:pPr>
              <w:pStyle w:val="TAC"/>
              <w:rPr>
                <w:lang w:val="en-US"/>
              </w:rPr>
            </w:pPr>
            <w:r w:rsidRPr="00B916EC">
              <w:rPr>
                <w:rFonts w:cs="Arial"/>
                <w:kern w:val="24"/>
                <w:szCs w:val="18"/>
              </w:rPr>
              <w:t>48</w:t>
            </w:r>
          </w:p>
        </w:tc>
        <w:tc>
          <w:tcPr>
            <w:tcW w:w="1922" w:type="dxa"/>
            <w:tcBorders>
              <w:top w:val="double" w:sz="4" w:space="0" w:color="auto"/>
            </w:tcBorders>
            <w:vAlign w:val="center"/>
          </w:tcPr>
          <w:p w14:paraId="76A8D045" w14:textId="77777777" w:rsidR="00E3005C" w:rsidRPr="00B916EC" w:rsidRDefault="00E3005C" w:rsidP="009F3C8D">
            <w:pPr>
              <w:pStyle w:val="TAC"/>
              <w:rPr>
                <w:lang w:val="en-US"/>
              </w:rPr>
            </w:pPr>
            <w:r w:rsidRPr="00B916EC">
              <w:rPr>
                <w:rFonts w:cs="Arial"/>
                <w:kern w:val="24"/>
                <w:szCs w:val="18"/>
              </w:rPr>
              <w:t>1</w:t>
            </w:r>
          </w:p>
        </w:tc>
        <w:tc>
          <w:tcPr>
            <w:tcW w:w="1522" w:type="dxa"/>
            <w:tcBorders>
              <w:top w:val="double" w:sz="4" w:space="0" w:color="auto"/>
            </w:tcBorders>
            <w:vAlign w:val="center"/>
          </w:tcPr>
          <w:p w14:paraId="454ADE81" w14:textId="77777777" w:rsidR="00E3005C" w:rsidRPr="00B916EC" w:rsidRDefault="00E3005C" w:rsidP="009F3C8D">
            <w:pPr>
              <w:pStyle w:val="TAC"/>
              <w:rPr>
                <w:lang w:val="en-US"/>
              </w:rPr>
            </w:pPr>
            <w:r w:rsidRPr="00B916EC">
              <w:rPr>
                <w:rFonts w:cs="Arial"/>
                <w:kern w:val="24"/>
                <w:szCs w:val="18"/>
              </w:rPr>
              <w:t>0</w:t>
            </w:r>
          </w:p>
        </w:tc>
      </w:tr>
      <w:tr w:rsidR="00E3005C" w:rsidRPr="00B916EC" w14:paraId="7DF2E95E" w14:textId="77777777" w:rsidTr="009F3C8D">
        <w:trPr>
          <w:cantSplit/>
        </w:trPr>
        <w:tc>
          <w:tcPr>
            <w:tcW w:w="802" w:type="dxa"/>
            <w:tcBorders>
              <w:right w:val="double" w:sz="4" w:space="0" w:color="auto"/>
            </w:tcBorders>
            <w:shd w:val="clear" w:color="auto" w:fill="auto"/>
            <w:vAlign w:val="center"/>
          </w:tcPr>
          <w:p w14:paraId="09B46D96" w14:textId="77777777" w:rsidR="00E3005C" w:rsidRPr="00B916EC" w:rsidRDefault="00E3005C" w:rsidP="009F3C8D">
            <w:pPr>
              <w:pStyle w:val="TAC"/>
              <w:rPr>
                <w:lang w:val="en-US"/>
              </w:rPr>
            </w:pPr>
            <w:r w:rsidRPr="00B916EC">
              <w:rPr>
                <w:lang w:val="en-US"/>
              </w:rPr>
              <w:t>1</w:t>
            </w:r>
          </w:p>
        </w:tc>
        <w:tc>
          <w:tcPr>
            <w:tcW w:w="3786" w:type="dxa"/>
            <w:tcBorders>
              <w:left w:val="double" w:sz="4" w:space="0" w:color="auto"/>
            </w:tcBorders>
            <w:vAlign w:val="center"/>
          </w:tcPr>
          <w:p w14:paraId="69DCD401" w14:textId="77777777" w:rsidR="00E3005C" w:rsidRPr="00B916EC" w:rsidRDefault="00E3005C" w:rsidP="009F3C8D">
            <w:pPr>
              <w:pStyle w:val="TAC"/>
              <w:rPr>
                <w:lang w:val="en-US"/>
              </w:rPr>
            </w:pPr>
            <w:r w:rsidRPr="00B916EC">
              <w:rPr>
                <w:rFonts w:cs="Arial"/>
                <w:kern w:val="24"/>
                <w:szCs w:val="18"/>
              </w:rPr>
              <w:t>1</w:t>
            </w:r>
          </w:p>
        </w:tc>
        <w:tc>
          <w:tcPr>
            <w:tcW w:w="1535" w:type="dxa"/>
            <w:vAlign w:val="center"/>
          </w:tcPr>
          <w:p w14:paraId="57BE1343" w14:textId="77777777" w:rsidR="00E3005C" w:rsidRPr="00B916EC" w:rsidRDefault="00E3005C" w:rsidP="009F3C8D">
            <w:pPr>
              <w:pStyle w:val="TAC"/>
              <w:rPr>
                <w:lang w:val="en-US"/>
              </w:rPr>
            </w:pPr>
            <w:r w:rsidRPr="00B916EC">
              <w:rPr>
                <w:rFonts w:cs="Arial"/>
                <w:kern w:val="24"/>
                <w:szCs w:val="18"/>
              </w:rPr>
              <w:t>48</w:t>
            </w:r>
          </w:p>
        </w:tc>
        <w:tc>
          <w:tcPr>
            <w:tcW w:w="1922" w:type="dxa"/>
            <w:vAlign w:val="center"/>
          </w:tcPr>
          <w:p w14:paraId="31F5D692" w14:textId="77777777" w:rsidR="00E3005C" w:rsidRPr="00B916EC" w:rsidRDefault="00E3005C" w:rsidP="009F3C8D">
            <w:pPr>
              <w:pStyle w:val="TAC"/>
              <w:rPr>
                <w:lang w:val="en-US"/>
              </w:rPr>
            </w:pPr>
            <w:r w:rsidRPr="00B916EC">
              <w:rPr>
                <w:rFonts w:cs="Arial"/>
                <w:kern w:val="24"/>
                <w:szCs w:val="18"/>
              </w:rPr>
              <w:t>1</w:t>
            </w:r>
          </w:p>
        </w:tc>
        <w:tc>
          <w:tcPr>
            <w:tcW w:w="1522" w:type="dxa"/>
            <w:vAlign w:val="center"/>
          </w:tcPr>
          <w:p w14:paraId="3F3561BA" w14:textId="77777777" w:rsidR="00E3005C" w:rsidRPr="00B916EC" w:rsidRDefault="00E3005C" w:rsidP="009F3C8D">
            <w:pPr>
              <w:pStyle w:val="TAC"/>
              <w:rPr>
                <w:lang w:val="en-US"/>
              </w:rPr>
            </w:pPr>
            <w:r w:rsidRPr="00B916EC">
              <w:rPr>
                <w:rFonts w:cs="Arial"/>
                <w:kern w:val="24"/>
                <w:szCs w:val="18"/>
              </w:rPr>
              <w:t>8</w:t>
            </w:r>
          </w:p>
        </w:tc>
      </w:tr>
      <w:tr w:rsidR="00E3005C" w:rsidRPr="00B916EC" w14:paraId="6C811DD3" w14:textId="77777777" w:rsidTr="009F3C8D">
        <w:trPr>
          <w:cantSplit/>
        </w:trPr>
        <w:tc>
          <w:tcPr>
            <w:tcW w:w="802" w:type="dxa"/>
            <w:tcBorders>
              <w:right w:val="double" w:sz="4" w:space="0" w:color="auto"/>
            </w:tcBorders>
            <w:shd w:val="clear" w:color="auto" w:fill="auto"/>
            <w:vAlign w:val="center"/>
          </w:tcPr>
          <w:p w14:paraId="6AEFC251" w14:textId="77777777" w:rsidR="00E3005C" w:rsidRPr="00B916EC" w:rsidRDefault="00E3005C" w:rsidP="009F3C8D">
            <w:pPr>
              <w:pStyle w:val="TAC"/>
            </w:pPr>
            <w:r w:rsidRPr="00B916EC">
              <w:t>2</w:t>
            </w:r>
          </w:p>
        </w:tc>
        <w:tc>
          <w:tcPr>
            <w:tcW w:w="3786" w:type="dxa"/>
            <w:tcBorders>
              <w:left w:val="double" w:sz="4" w:space="0" w:color="auto"/>
            </w:tcBorders>
            <w:vAlign w:val="center"/>
          </w:tcPr>
          <w:p w14:paraId="0AFE9158" w14:textId="77777777" w:rsidR="00E3005C" w:rsidRPr="00B916EC" w:rsidRDefault="00E3005C" w:rsidP="009F3C8D">
            <w:pPr>
              <w:pStyle w:val="TAC"/>
            </w:pPr>
            <w:r w:rsidRPr="00B916EC">
              <w:rPr>
                <w:rFonts w:cs="Arial"/>
                <w:kern w:val="24"/>
                <w:szCs w:val="18"/>
              </w:rPr>
              <w:t>1</w:t>
            </w:r>
          </w:p>
        </w:tc>
        <w:tc>
          <w:tcPr>
            <w:tcW w:w="1535" w:type="dxa"/>
            <w:vAlign w:val="center"/>
          </w:tcPr>
          <w:p w14:paraId="631A9071" w14:textId="77777777" w:rsidR="00E3005C" w:rsidRPr="00B916EC" w:rsidRDefault="00E3005C" w:rsidP="009F3C8D">
            <w:pPr>
              <w:pStyle w:val="TAC"/>
            </w:pPr>
            <w:r w:rsidRPr="00B916EC">
              <w:rPr>
                <w:rFonts w:cs="Arial"/>
                <w:kern w:val="24"/>
                <w:szCs w:val="18"/>
              </w:rPr>
              <w:t>48</w:t>
            </w:r>
          </w:p>
        </w:tc>
        <w:tc>
          <w:tcPr>
            <w:tcW w:w="1922" w:type="dxa"/>
            <w:vAlign w:val="center"/>
          </w:tcPr>
          <w:p w14:paraId="0D243717" w14:textId="77777777" w:rsidR="00E3005C" w:rsidRPr="00B916EC" w:rsidRDefault="00E3005C" w:rsidP="009F3C8D">
            <w:pPr>
              <w:pStyle w:val="TAC"/>
            </w:pPr>
            <w:r w:rsidRPr="00B916EC">
              <w:rPr>
                <w:rFonts w:cs="Arial"/>
                <w:kern w:val="24"/>
                <w:szCs w:val="18"/>
              </w:rPr>
              <w:t>2</w:t>
            </w:r>
          </w:p>
        </w:tc>
        <w:tc>
          <w:tcPr>
            <w:tcW w:w="1522" w:type="dxa"/>
            <w:vAlign w:val="center"/>
          </w:tcPr>
          <w:p w14:paraId="41622062" w14:textId="77777777" w:rsidR="00E3005C" w:rsidRPr="00B916EC" w:rsidRDefault="00E3005C" w:rsidP="009F3C8D">
            <w:pPr>
              <w:pStyle w:val="TAC"/>
            </w:pPr>
            <w:r w:rsidRPr="00B916EC">
              <w:rPr>
                <w:rFonts w:cs="Arial"/>
                <w:kern w:val="24"/>
                <w:szCs w:val="18"/>
              </w:rPr>
              <w:t>0</w:t>
            </w:r>
          </w:p>
        </w:tc>
      </w:tr>
      <w:tr w:rsidR="00E3005C" w:rsidRPr="00B916EC" w14:paraId="4AE163B5" w14:textId="77777777" w:rsidTr="009F3C8D">
        <w:trPr>
          <w:cantSplit/>
        </w:trPr>
        <w:tc>
          <w:tcPr>
            <w:tcW w:w="802" w:type="dxa"/>
            <w:tcBorders>
              <w:right w:val="double" w:sz="4" w:space="0" w:color="auto"/>
            </w:tcBorders>
            <w:shd w:val="clear" w:color="auto" w:fill="auto"/>
            <w:vAlign w:val="center"/>
          </w:tcPr>
          <w:p w14:paraId="306219C5" w14:textId="77777777" w:rsidR="00E3005C" w:rsidRPr="00B916EC" w:rsidRDefault="00E3005C" w:rsidP="009F3C8D">
            <w:pPr>
              <w:pStyle w:val="TAC"/>
            </w:pPr>
            <w:r w:rsidRPr="00B916EC">
              <w:t>3</w:t>
            </w:r>
          </w:p>
        </w:tc>
        <w:tc>
          <w:tcPr>
            <w:tcW w:w="3786" w:type="dxa"/>
            <w:tcBorders>
              <w:left w:val="double" w:sz="4" w:space="0" w:color="auto"/>
            </w:tcBorders>
            <w:vAlign w:val="center"/>
          </w:tcPr>
          <w:p w14:paraId="3E83669E" w14:textId="77777777" w:rsidR="00E3005C" w:rsidRPr="00B916EC" w:rsidRDefault="00E3005C" w:rsidP="009F3C8D">
            <w:pPr>
              <w:pStyle w:val="TAC"/>
            </w:pPr>
            <w:r w:rsidRPr="00B916EC">
              <w:rPr>
                <w:rFonts w:cs="Arial"/>
                <w:kern w:val="24"/>
                <w:szCs w:val="18"/>
              </w:rPr>
              <w:t>1</w:t>
            </w:r>
          </w:p>
        </w:tc>
        <w:tc>
          <w:tcPr>
            <w:tcW w:w="1535" w:type="dxa"/>
            <w:vAlign w:val="center"/>
          </w:tcPr>
          <w:p w14:paraId="5204A340" w14:textId="77777777" w:rsidR="00E3005C" w:rsidRPr="00B916EC" w:rsidRDefault="00E3005C" w:rsidP="009F3C8D">
            <w:pPr>
              <w:pStyle w:val="TAC"/>
            </w:pPr>
            <w:r w:rsidRPr="00B916EC">
              <w:rPr>
                <w:rFonts w:cs="Arial"/>
                <w:kern w:val="24"/>
                <w:szCs w:val="18"/>
              </w:rPr>
              <w:t>48</w:t>
            </w:r>
          </w:p>
        </w:tc>
        <w:tc>
          <w:tcPr>
            <w:tcW w:w="1922" w:type="dxa"/>
            <w:vAlign w:val="center"/>
          </w:tcPr>
          <w:p w14:paraId="16F79EA7" w14:textId="77777777" w:rsidR="00E3005C" w:rsidRPr="00B916EC" w:rsidRDefault="00E3005C" w:rsidP="009F3C8D">
            <w:pPr>
              <w:pStyle w:val="TAC"/>
            </w:pPr>
            <w:r w:rsidRPr="00B916EC">
              <w:rPr>
                <w:rFonts w:cs="Arial"/>
                <w:kern w:val="24"/>
                <w:szCs w:val="18"/>
              </w:rPr>
              <w:t>2</w:t>
            </w:r>
          </w:p>
        </w:tc>
        <w:tc>
          <w:tcPr>
            <w:tcW w:w="1522" w:type="dxa"/>
            <w:vAlign w:val="center"/>
          </w:tcPr>
          <w:p w14:paraId="348E1C53" w14:textId="77777777" w:rsidR="00E3005C" w:rsidRPr="00B916EC" w:rsidRDefault="00E3005C" w:rsidP="009F3C8D">
            <w:pPr>
              <w:pStyle w:val="TAC"/>
            </w:pPr>
            <w:r w:rsidRPr="00B916EC">
              <w:rPr>
                <w:rFonts w:cs="Arial"/>
                <w:kern w:val="24"/>
                <w:szCs w:val="18"/>
              </w:rPr>
              <w:t>8</w:t>
            </w:r>
          </w:p>
        </w:tc>
      </w:tr>
      <w:tr w:rsidR="00E3005C" w:rsidRPr="00B916EC" w:rsidDel="00E02C2A" w14:paraId="222DD60C" w14:textId="77777777" w:rsidTr="009F3C8D">
        <w:trPr>
          <w:cantSplit/>
          <w:del w:id="244" w:author="CATT" w:date="2018-04-20T09:28:00Z"/>
        </w:trPr>
        <w:tc>
          <w:tcPr>
            <w:tcW w:w="802" w:type="dxa"/>
            <w:tcBorders>
              <w:right w:val="double" w:sz="4" w:space="0" w:color="auto"/>
            </w:tcBorders>
            <w:shd w:val="clear" w:color="auto" w:fill="auto"/>
            <w:vAlign w:val="center"/>
          </w:tcPr>
          <w:p w14:paraId="43BB0280" w14:textId="77777777" w:rsidR="00E3005C" w:rsidRPr="00B916EC" w:rsidDel="00E02C2A" w:rsidRDefault="00E3005C" w:rsidP="009F3C8D">
            <w:pPr>
              <w:pStyle w:val="TAC"/>
              <w:rPr>
                <w:del w:id="245" w:author="CATT" w:date="2018-04-20T09:28:00Z"/>
              </w:rPr>
            </w:pPr>
            <w:del w:id="246" w:author="CATT" w:date="2018-04-20T09:27:00Z">
              <w:r w:rsidRPr="00B916EC" w:rsidDel="00533793">
                <w:delText>4</w:delText>
              </w:r>
            </w:del>
          </w:p>
        </w:tc>
        <w:tc>
          <w:tcPr>
            <w:tcW w:w="3786" w:type="dxa"/>
            <w:tcBorders>
              <w:left w:val="double" w:sz="4" w:space="0" w:color="auto"/>
            </w:tcBorders>
            <w:vAlign w:val="center"/>
          </w:tcPr>
          <w:p w14:paraId="785BC9FB" w14:textId="77777777" w:rsidR="00E3005C" w:rsidRPr="00B916EC" w:rsidDel="00E02C2A" w:rsidRDefault="00E3005C" w:rsidP="009F3C8D">
            <w:pPr>
              <w:pStyle w:val="TAC"/>
              <w:rPr>
                <w:del w:id="247" w:author="CATT" w:date="2018-04-20T09:28:00Z"/>
              </w:rPr>
            </w:pPr>
            <w:del w:id="248" w:author="CATT" w:date="2018-04-20T09:27:00Z">
              <w:r w:rsidRPr="00B916EC" w:rsidDel="00533793">
                <w:rPr>
                  <w:rFonts w:cs="Arial"/>
                  <w:kern w:val="24"/>
                  <w:szCs w:val="18"/>
                </w:rPr>
                <w:delText>2</w:delText>
              </w:r>
            </w:del>
          </w:p>
        </w:tc>
        <w:tc>
          <w:tcPr>
            <w:tcW w:w="1535" w:type="dxa"/>
            <w:vAlign w:val="center"/>
          </w:tcPr>
          <w:p w14:paraId="74608815" w14:textId="77777777" w:rsidR="00E3005C" w:rsidRPr="00B916EC" w:rsidDel="00E02C2A" w:rsidRDefault="00E3005C" w:rsidP="009F3C8D">
            <w:pPr>
              <w:pStyle w:val="TAC"/>
              <w:rPr>
                <w:del w:id="249" w:author="CATT" w:date="2018-04-20T09:28:00Z"/>
              </w:rPr>
            </w:pPr>
            <w:del w:id="250" w:author="CATT" w:date="2018-04-20T09:27:00Z">
              <w:r w:rsidRPr="00B916EC" w:rsidDel="00533793">
                <w:rPr>
                  <w:rFonts w:cs="Arial"/>
                  <w:kern w:val="24"/>
                  <w:szCs w:val="18"/>
                </w:rPr>
                <w:delText xml:space="preserve">24 </w:delText>
              </w:r>
            </w:del>
          </w:p>
        </w:tc>
        <w:tc>
          <w:tcPr>
            <w:tcW w:w="1922" w:type="dxa"/>
            <w:vAlign w:val="center"/>
          </w:tcPr>
          <w:p w14:paraId="36518F08" w14:textId="77777777" w:rsidR="00E3005C" w:rsidRPr="00B916EC" w:rsidDel="00E02C2A" w:rsidRDefault="00E3005C" w:rsidP="009F3C8D">
            <w:pPr>
              <w:pStyle w:val="TAC"/>
              <w:rPr>
                <w:del w:id="251" w:author="CATT" w:date="2018-04-20T09:28:00Z"/>
              </w:rPr>
            </w:pPr>
            <w:del w:id="252" w:author="CATT" w:date="2018-04-20T09:27:00Z">
              <w:r w:rsidRPr="00B916EC" w:rsidDel="00533793">
                <w:rPr>
                  <w:rFonts w:cs="Arial"/>
                  <w:kern w:val="24"/>
                  <w:szCs w:val="18"/>
                </w:rPr>
                <w:delText>1</w:delText>
              </w:r>
            </w:del>
          </w:p>
        </w:tc>
        <w:tc>
          <w:tcPr>
            <w:tcW w:w="1522" w:type="dxa"/>
            <w:vAlign w:val="center"/>
          </w:tcPr>
          <w:p w14:paraId="71E8F40E" w14:textId="77777777" w:rsidR="00E3005C" w:rsidRPr="00B916EC" w:rsidDel="00533793" w:rsidRDefault="00E3005C" w:rsidP="009F3C8D">
            <w:pPr>
              <w:pStyle w:val="TAC"/>
              <w:rPr>
                <w:del w:id="253" w:author="CATT" w:date="2018-04-20T09:27:00Z"/>
                <w:rFonts w:cs="Arial"/>
                <w:kern w:val="24"/>
                <w:szCs w:val="18"/>
              </w:rPr>
            </w:pPr>
            <w:del w:id="254" w:author="CATT" w:date="2018-04-20T09:27:00Z">
              <w:r w:rsidRPr="00B916EC" w:rsidDel="00533793">
                <w:rPr>
                  <w:rFonts w:cs="Arial"/>
                  <w:kern w:val="24"/>
                  <w:szCs w:val="18"/>
                </w:rPr>
                <w:delText xml:space="preserve">-41 if condition A </w:delText>
              </w:r>
            </w:del>
          </w:p>
          <w:p w14:paraId="10E7A83D" w14:textId="77777777" w:rsidR="00E3005C" w:rsidRPr="00B916EC" w:rsidDel="00E02C2A" w:rsidRDefault="00E3005C" w:rsidP="009F3C8D">
            <w:pPr>
              <w:pStyle w:val="TAC"/>
              <w:rPr>
                <w:del w:id="255" w:author="CATT" w:date="2018-04-20T09:28:00Z"/>
              </w:rPr>
            </w:pPr>
            <w:del w:id="256" w:author="CATT" w:date="2018-04-20T09:27:00Z">
              <w:r w:rsidRPr="00B916EC" w:rsidDel="00533793">
                <w:rPr>
                  <w:rFonts w:cs="Arial"/>
                  <w:kern w:val="24"/>
                  <w:szCs w:val="18"/>
                </w:rPr>
                <w:delText>-42 if condition B</w:delText>
              </w:r>
            </w:del>
          </w:p>
        </w:tc>
      </w:tr>
      <w:tr w:rsidR="00E3005C" w:rsidRPr="00B916EC" w:rsidDel="00E02C2A" w14:paraId="51513B64" w14:textId="77777777" w:rsidTr="009F3C8D">
        <w:trPr>
          <w:cantSplit/>
          <w:del w:id="257" w:author="CATT" w:date="2018-04-20T09:28:00Z"/>
        </w:trPr>
        <w:tc>
          <w:tcPr>
            <w:tcW w:w="802" w:type="dxa"/>
            <w:tcBorders>
              <w:right w:val="double" w:sz="4" w:space="0" w:color="auto"/>
            </w:tcBorders>
            <w:shd w:val="clear" w:color="auto" w:fill="auto"/>
            <w:vAlign w:val="center"/>
          </w:tcPr>
          <w:p w14:paraId="53795271" w14:textId="77777777" w:rsidR="00E3005C" w:rsidRPr="00B916EC" w:rsidDel="00E02C2A" w:rsidRDefault="00E3005C" w:rsidP="009F3C8D">
            <w:pPr>
              <w:pStyle w:val="TAC"/>
              <w:rPr>
                <w:del w:id="258" w:author="CATT" w:date="2018-04-20T09:28:00Z"/>
              </w:rPr>
            </w:pPr>
            <w:del w:id="259" w:author="CATT" w:date="2018-04-20T09:27:00Z">
              <w:r w:rsidRPr="00B916EC" w:rsidDel="00533793">
                <w:delText>5</w:delText>
              </w:r>
            </w:del>
          </w:p>
        </w:tc>
        <w:tc>
          <w:tcPr>
            <w:tcW w:w="3786" w:type="dxa"/>
            <w:tcBorders>
              <w:left w:val="double" w:sz="4" w:space="0" w:color="auto"/>
            </w:tcBorders>
            <w:vAlign w:val="center"/>
          </w:tcPr>
          <w:p w14:paraId="705C88D9" w14:textId="77777777" w:rsidR="00E3005C" w:rsidRPr="00B916EC" w:rsidDel="00E02C2A" w:rsidRDefault="00E3005C" w:rsidP="009F3C8D">
            <w:pPr>
              <w:pStyle w:val="TAC"/>
              <w:rPr>
                <w:del w:id="260" w:author="CATT" w:date="2018-04-20T09:28:00Z"/>
              </w:rPr>
            </w:pPr>
            <w:del w:id="261" w:author="CATT" w:date="2018-04-20T09:27:00Z">
              <w:r w:rsidRPr="00B916EC" w:rsidDel="00533793">
                <w:rPr>
                  <w:rFonts w:cs="Arial"/>
                  <w:kern w:val="24"/>
                  <w:szCs w:val="18"/>
                </w:rPr>
                <w:delText>2</w:delText>
              </w:r>
            </w:del>
          </w:p>
        </w:tc>
        <w:tc>
          <w:tcPr>
            <w:tcW w:w="1535" w:type="dxa"/>
            <w:vAlign w:val="center"/>
          </w:tcPr>
          <w:p w14:paraId="28FAD7D5" w14:textId="77777777" w:rsidR="00E3005C" w:rsidRPr="00B916EC" w:rsidDel="00E02C2A" w:rsidRDefault="00E3005C" w:rsidP="009F3C8D">
            <w:pPr>
              <w:pStyle w:val="TAC"/>
              <w:rPr>
                <w:del w:id="262" w:author="CATT" w:date="2018-04-20T09:28:00Z"/>
              </w:rPr>
            </w:pPr>
            <w:del w:id="263" w:author="CATT" w:date="2018-04-20T09:27:00Z">
              <w:r w:rsidRPr="00B916EC" w:rsidDel="00533793">
                <w:rPr>
                  <w:rFonts w:cs="Arial"/>
                  <w:kern w:val="24"/>
                  <w:szCs w:val="18"/>
                </w:rPr>
                <w:delText xml:space="preserve">24 </w:delText>
              </w:r>
            </w:del>
          </w:p>
        </w:tc>
        <w:tc>
          <w:tcPr>
            <w:tcW w:w="1922" w:type="dxa"/>
            <w:vAlign w:val="center"/>
          </w:tcPr>
          <w:p w14:paraId="3A36C88B" w14:textId="77777777" w:rsidR="00E3005C" w:rsidRPr="00B916EC" w:rsidDel="00E02C2A" w:rsidRDefault="00E3005C" w:rsidP="009F3C8D">
            <w:pPr>
              <w:pStyle w:val="TAC"/>
              <w:rPr>
                <w:del w:id="264" w:author="CATT" w:date="2018-04-20T09:28:00Z"/>
              </w:rPr>
            </w:pPr>
            <w:del w:id="265" w:author="CATT" w:date="2018-04-20T09:27:00Z">
              <w:r w:rsidRPr="00B916EC" w:rsidDel="00533793">
                <w:rPr>
                  <w:rFonts w:cs="Arial"/>
                  <w:kern w:val="24"/>
                  <w:szCs w:val="18"/>
                </w:rPr>
                <w:delText>1</w:delText>
              </w:r>
            </w:del>
          </w:p>
        </w:tc>
        <w:tc>
          <w:tcPr>
            <w:tcW w:w="1522" w:type="dxa"/>
            <w:vAlign w:val="center"/>
          </w:tcPr>
          <w:p w14:paraId="62B83EE1" w14:textId="77777777" w:rsidR="00E3005C" w:rsidRPr="00B916EC" w:rsidDel="00E02C2A" w:rsidRDefault="00E3005C" w:rsidP="009F3C8D">
            <w:pPr>
              <w:pStyle w:val="TAC"/>
              <w:rPr>
                <w:del w:id="266" w:author="CATT" w:date="2018-04-20T09:28:00Z"/>
              </w:rPr>
            </w:pPr>
            <w:del w:id="267" w:author="CATT" w:date="2018-04-20T09:27:00Z">
              <w:r w:rsidRPr="00B916EC" w:rsidDel="00533793">
                <w:rPr>
                  <w:rFonts w:cs="Arial"/>
                  <w:kern w:val="24"/>
                  <w:szCs w:val="18"/>
                </w:rPr>
                <w:delText xml:space="preserve">25 </w:delText>
              </w:r>
            </w:del>
          </w:p>
        </w:tc>
      </w:tr>
      <w:tr w:rsidR="00E3005C" w:rsidRPr="00B916EC" w:rsidDel="00E02C2A" w14:paraId="37BB4A45" w14:textId="77777777" w:rsidTr="009F3C8D">
        <w:trPr>
          <w:cantSplit/>
          <w:del w:id="268" w:author="CATT" w:date="2018-04-20T09:28:00Z"/>
        </w:trPr>
        <w:tc>
          <w:tcPr>
            <w:tcW w:w="802" w:type="dxa"/>
            <w:tcBorders>
              <w:right w:val="double" w:sz="4" w:space="0" w:color="auto"/>
            </w:tcBorders>
            <w:shd w:val="clear" w:color="auto" w:fill="auto"/>
            <w:vAlign w:val="center"/>
          </w:tcPr>
          <w:p w14:paraId="34605C9F" w14:textId="77777777" w:rsidR="00E3005C" w:rsidRPr="00B916EC" w:rsidDel="00E02C2A" w:rsidRDefault="00E3005C" w:rsidP="009F3C8D">
            <w:pPr>
              <w:pStyle w:val="TAC"/>
              <w:rPr>
                <w:del w:id="269" w:author="CATT" w:date="2018-04-20T09:28:00Z"/>
              </w:rPr>
            </w:pPr>
            <w:del w:id="270" w:author="CATT" w:date="2018-04-20T09:27:00Z">
              <w:r w:rsidRPr="00B916EC" w:rsidDel="00533793">
                <w:delText>6</w:delText>
              </w:r>
            </w:del>
          </w:p>
        </w:tc>
        <w:tc>
          <w:tcPr>
            <w:tcW w:w="3786" w:type="dxa"/>
            <w:tcBorders>
              <w:left w:val="double" w:sz="4" w:space="0" w:color="auto"/>
            </w:tcBorders>
            <w:vAlign w:val="center"/>
          </w:tcPr>
          <w:p w14:paraId="6FCE0BD0" w14:textId="77777777" w:rsidR="00E3005C" w:rsidRPr="00B916EC" w:rsidDel="00E02C2A" w:rsidRDefault="00E3005C" w:rsidP="009F3C8D">
            <w:pPr>
              <w:pStyle w:val="TAC"/>
              <w:rPr>
                <w:del w:id="271" w:author="CATT" w:date="2018-04-20T09:28:00Z"/>
              </w:rPr>
            </w:pPr>
            <w:del w:id="272" w:author="CATT" w:date="2018-04-20T09:27:00Z">
              <w:r w:rsidRPr="00B916EC" w:rsidDel="00533793">
                <w:rPr>
                  <w:rFonts w:cs="Arial"/>
                  <w:kern w:val="24"/>
                  <w:szCs w:val="18"/>
                </w:rPr>
                <w:delText>2</w:delText>
              </w:r>
            </w:del>
          </w:p>
        </w:tc>
        <w:tc>
          <w:tcPr>
            <w:tcW w:w="1535" w:type="dxa"/>
            <w:vAlign w:val="center"/>
          </w:tcPr>
          <w:p w14:paraId="4EA8126A" w14:textId="77777777" w:rsidR="00E3005C" w:rsidRPr="00B916EC" w:rsidDel="00E02C2A" w:rsidRDefault="00E3005C" w:rsidP="009F3C8D">
            <w:pPr>
              <w:pStyle w:val="TAC"/>
              <w:rPr>
                <w:del w:id="273" w:author="CATT" w:date="2018-04-20T09:28:00Z"/>
              </w:rPr>
            </w:pPr>
            <w:del w:id="274" w:author="CATT" w:date="2018-04-20T09:27:00Z">
              <w:r w:rsidRPr="00B916EC" w:rsidDel="00533793">
                <w:rPr>
                  <w:rFonts w:cs="Arial"/>
                  <w:kern w:val="24"/>
                  <w:szCs w:val="18"/>
                </w:rPr>
                <w:delText xml:space="preserve">24 </w:delText>
              </w:r>
            </w:del>
          </w:p>
        </w:tc>
        <w:tc>
          <w:tcPr>
            <w:tcW w:w="1922" w:type="dxa"/>
            <w:vAlign w:val="center"/>
          </w:tcPr>
          <w:p w14:paraId="20D73D0F" w14:textId="77777777" w:rsidR="00E3005C" w:rsidRPr="00B916EC" w:rsidDel="00E02C2A" w:rsidRDefault="00E3005C" w:rsidP="009F3C8D">
            <w:pPr>
              <w:pStyle w:val="TAC"/>
              <w:rPr>
                <w:del w:id="275" w:author="CATT" w:date="2018-04-20T09:28:00Z"/>
              </w:rPr>
            </w:pPr>
            <w:del w:id="276" w:author="CATT" w:date="2018-04-20T09:27:00Z">
              <w:r w:rsidRPr="00B916EC" w:rsidDel="00533793">
                <w:rPr>
                  <w:rFonts w:cs="Arial"/>
                  <w:kern w:val="24"/>
                  <w:szCs w:val="18"/>
                </w:rPr>
                <w:delText>2</w:delText>
              </w:r>
            </w:del>
          </w:p>
        </w:tc>
        <w:tc>
          <w:tcPr>
            <w:tcW w:w="1522" w:type="dxa"/>
            <w:vAlign w:val="center"/>
          </w:tcPr>
          <w:p w14:paraId="7C4E2609" w14:textId="77777777" w:rsidR="00E3005C" w:rsidRPr="00B916EC" w:rsidDel="00533793" w:rsidRDefault="00E3005C" w:rsidP="009F3C8D">
            <w:pPr>
              <w:pStyle w:val="TAC"/>
              <w:rPr>
                <w:del w:id="277" w:author="CATT" w:date="2018-04-20T09:27:00Z"/>
                <w:rFonts w:cs="Arial"/>
                <w:kern w:val="24"/>
                <w:szCs w:val="18"/>
              </w:rPr>
            </w:pPr>
            <w:del w:id="278" w:author="CATT" w:date="2018-04-20T09:27:00Z">
              <w:r w:rsidRPr="00B916EC" w:rsidDel="00533793">
                <w:rPr>
                  <w:rFonts w:cs="Arial"/>
                  <w:kern w:val="24"/>
                  <w:szCs w:val="18"/>
                </w:rPr>
                <w:delText xml:space="preserve">-41 if condition A </w:delText>
              </w:r>
            </w:del>
          </w:p>
          <w:p w14:paraId="5D16334F" w14:textId="77777777" w:rsidR="00E3005C" w:rsidRPr="00B916EC" w:rsidDel="00E02C2A" w:rsidRDefault="00E3005C" w:rsidP="009F3C8D">
            <w:pPr>
              <w:pStyle w:val="TAC"/>
              <w:rPr>
                <w:del w:id="279" w:author="CATT" w:date="2018-04-20T09:28:00Z"/>
              </w:rPr>
            </w:pPr>
            <w:del w:id="280" w:author="CATT" w:date="2018-04-20T09:27:00Z">
              <w:r w:rsidRPr="00B916EC" w:rsidDel="00533793">
                <w:rPr>
                  <w:rFonts w:cs="Arial"/>
                  <w:kern w:val="24"/>
                  <w:szCs w:val="18"/>
                </w:rPr>
                <w:delText>-42 if condition B</w:delText>
              </w:r>
            </w:del>
          </w:p>
        </w:tc>
      </w:tr>
      <w:tr w:rsidR="00E3005C" w:rsidRPr="00B916EC" w:rsidDel="00E02C2A" w14:paraId="3F313B56" w14:textId="77777777" w:rsidTr="009F3C8D">
        <w:trPr>
          <w:cantSplit/>
          <w:del w:id="281" w:author="CATT" w:date="2018-04-20T09:28:00Z"/>
        </w:trPr>
        <w:tc>
          <w:tcPr>
            <w:tcW w:w="802" w:type="dxa"/>
            <w:tcBorders>
              <w:right w:val="double" w:sz="4" w:space="0" w:color="auto"/>
            </w:tcBorders>
            <w:shd w:val="clear" w:color="auto" w:fill="auto"/>
            <w:vAlign w:val="center"/>
          </w:tcPr>
          <w:p w14:paraId="271D1A7A" w14:textId="77777777" w:rsidR="00E3005C" w:rsidRPr="00B916EC" w:rsidDel="00E02C2A" w:rsidRDefault="00E3005C" w:rsidP="009F3C8D">
            <w:pPr>
              <w:pStyle w:val="TAC"/>
              <w:rPr>
                <w:del w:id="282" w:author="CATT" w:date="2018-04-20T09:28:00Z"/>
              </w:rPr>
            </w:pPr>
            <w:del w:id="283" w:author="CATT" w:date="2018-04-20T09:27:00Z">
              <w:r w:rsidRPr="00B916EC" w:rsidDel="00533793">
                <w:delText>7</w:delText>
              </w:r>
            </w:del>
          </w:p>
        </w:tc>
        <w:tc>
          <w:tcPr>
            <w:tcW w:w="3786" w:type="dxa"/>
            <w:tcBorders>
              <w:left w:val="double" w:sz="4" w:space="0" w:color="auto"/>
            </w:tcBorders>
            <w:vAlign w:val="center"/>
          </w:tcPr>
          <w:p w14:paraId="228D72E5" w14:textId="77777777" w:rsidR="00E3005C" w:rsidRPr="00B916EC" w:rsidDel="00E02C2A" w:rsidRDefault="00E3005C" w:rsidP="009F3C8D">
            <w:pPr>
              <w:pStyle w:val="TAC"/>
              <w:rPr>
                <w:del w:id="284" w:author="CATT" w:date="2018-04-20T09:28:00Z"/>
              </w:rPr>
            </w:pPr>
            <w:del w:id="285" w:author="CATT" w:date="2018-04-20T09:27:00Z">
              <w:r w:rsidRPr="00B916EC" w:rsidDel="00533793">
                <w:rPr>
                  <w:rFonts w:cs="Arial"/>
                  <w:kern w:val="24"/>
                  <w:szCs w:val="18"/>
                </w:rPr>
                <w:delText>2</w:delText>
              </w:r>
            </w:del>
          </w:p>
        </w:tc>
        <w:tc>
          <w:tcPr>
            <w:tcW w:w="1535" w:type="dxa"/>
            <w:vAlign w:val="center"/>
          </w:tcPr>
          <w:p w14:paraId="277D73FD" w14:textId="77777777" w:rsidR="00E3005C" w:rsidRPr="00B916EC" w:rsidDel="00E02C2A" w:rsidRDefault="00E3005C" w:rsidP="009F3C8D">
            <w:pPr>
              <w:pStyle w:val="TAC"/>
              <w:rPr>
                <w:del w:id="286" w:author="CATT" w:date="2018-04-20T09:28:00Z"/>
              </w:rPr>
            </w:pPr>
            <w:del w:id="287" w:author="CATT" w:date="2018-04-20T09:27:00Z">
              <w:r w:rsidRPr="00B916EC" w:rsidDel="00533793">
                <w:rPr>
                  <w:rFonts w:cs="Arial"/>
                  <w:kern w:val="24"/>
                  <w:szCs w:val="18"/>
                </w:rPr>
                <w:delText xml:space="preserve">24 </w:delText>
              </w:r>
            </w:del>
          </w:p>
        </w:tc>
        <w:tc>
          <w:tcPr>
            <w:tcW w:w="1922" w:type="dxa"/>
            <w:vAlign w:val="center"/>
          </w:tcPr>
          <w:p w14:paraId="12D77E9D" w14:textId="77777777" w:rsidR="00E3005C" w:rsidRPr="00B916EC" w:rsidDel="00E02C2A" w:rsidRDefault="00E3005C" w:rsidP="009F3C8D">
            <w:pPr>
              <w:pStyle w:val="TAC"/>
              <w:rPr>
                <w:del w:id="288" w:author="CATT" w:date="2018-04-20T09:28:00Z"/>
              </w:rPr>
            </w:pPr>
            <w:del w:id="289" w:author="CATT" w:date="2018-04-20T09:27:00Z">
              <w:r w:rsidRPr="00B916EC" w:rsidDel="00533793">
                <w:rPr>
                  <w:rFonts w:cs="Arial"/>
                  <w:kern w:val="24"/>
                  <w:szCs w:val="18"/>
                </w:rPr>
                <w:delText>2</w:delText>
              </w:r>
            </w:del>
          </w:p>
        </w:tc>
        <w:tc>
          <w:tcPr>
            <w:tcW w:w="1522" w:type="dxa"/>
            <w:vAlign w:val="center"/>
          </w:tcPr>
          <w:p w14:paraId="70210E5F" w14:textId="77777777" w:rsidR="00E3005C" w:rsidRPr="00B916EC" w:rsidDel="00E02C2A" w:rsidRDefault="00E3005C" w:rsidP="009F3C8D">
            <w:pPr>
              <w:pStyle w:val="TAC"/>
              <w:rPr>
                <w:del w:id="290" w:author="CATT" w:date="2018-04-20T09:28:00Z"/>
              </w:rPr>
            </w:pPr>
            <w:del w:id="291" w:author="CATT" w:date="2018-04-20T09:27:00Z">
              <w:r w:rsidRPr="00B916EC" w:rsidDel="00533793">
                <w:rPr>
                  <w:rFonts w:cs="Arial"/>
                  <w:kern w:val="24"/>
                  <w:szCs w:val="18"/>
                </w:rPr>
                <w:delText>25</w:delText>
              </w:r>
            </w:del>
          </w:p>
        </w:tc>
      </w:tr>
      <w:tr w:rsidR="00E3005C" w:rsidRPr="00B916EC" w:rsidDel="00E02C2A" w14:paraId="6BFC6F90" w14:textId="77777777" w:rsidTr="009F3C8D">
        <w:trPr>
          <w:cantSplit/>
          <w:del w:id="292" w:author="CATT" w:date="2018-04-20T09:28:00Z"/>
        </w:trPr>
        <w:tc>
          <w:tcPr>
            <w:tcW w:w="802" w:type="dxa"/>
            <w:tcBorders>
              <w:right w:val="double" w:sz="4" w:space="0" w:color="auto"/>
            </w:tcBorders>
            <w:shd w:val="clear" w:color="auto" w:fill="auto"/>
            <w:vAlign w:val="center"/>
          </w:tcPr>
          <w:p w14:paraId="5EBE3093" w14:textId="77777777" w:rsidR="00E3005C" w:rsidRPr="00B916EC" w:rsidDel="00E02C2A" w:rsidRDefault="00E3005C" w:rsidP="009F3C8D">
            <w:pPr>
              <w:pStyle w:val="TAC"/>
              <w:rPr>
                <w:del w:id="293" w:author="CATT" w:date="2018-04-20T09:28:00Z"/>
              </w:rPr>
            </w:pPr>
            <w:del w:id="294" w:author="CATT" w:date="2018-04-20T09:27:00Z">
              <w:r w:rsidRPr="00B916EC" w:rsidDel="00533793">
                <w:delText>8</w:delText>
              </w:r>
            </w:del>
          </w:p>
        </w:tc>
        <w:tc>
          <w:tcPr>
            <w:tcW w:w="3786" w:type="dxa"/>
            <w:tcBorders>
              <w:left w:val="double" w:sz="4" w:space="0" w:color="auto"/>
            </w:tcBorders>
            <w:vAlign w:val="center"/>
          </w:tcPr>
          <w:p w14:paraId="415A6B8B" w14:textId="77777777" w:rsidR="00E3005C" w:rsidRPr="00B916EC" w:rsidDel="00E02C2A" w:rsidRDefault="00E3005C" w:rsidP="009F3C8D">
            <w:pPr>
              <w:pStyle w:val="TAC"/>
              <w:rPr>
                <w:del w:id="295" w:author="CATT" w:date="2018-04-20T09:28:00Z"/>
              </w:rPr>
            </w:pPr>
            <w:del w:id="296" w:author="CATT" w:date="2018-04-20T09:27:00Z">
              <w:r w:rsidRPr="00B916EC" w:rsidDel="00533793">
                <w:rPr>
                  <w:rFonts w:cs="Arial"/>
                  <w:kern w:val="24"/>
                  <w:szCs w:val="18"/>
                </w:rPr>
                <w:delText>2</w:delText>
              </w:r>
            </w:del>
          </w:p>
        </w:tc>
        <w:tc>
          <w:tcPr>
            <w:tcW w:w="1535" w:type="dxa"/>
            <w:vAlign w:val="center"/>
          </w:tcPr>
          <w:p w14:paraId="44DC7BCD" w14:textId="77777777" w:rsidR="00E3005C" w:rsidRPr="00B916EC" w:rsidDel="00E02C2A" w:rsidRDefault="00E3005C" w:rsidP="009F3C8D">
            <w:pPr>
              <w:pStyle w:val="TAC"/>
              <w:rPr>
                <w:del w:id="297" w:author="CATT" w:date="2018-04-20T09:28:00Z"/>
              </w:rPr>
            </w:pPr>
            <w:del w:id="298" w:author="CATT" w:date="2018-04-20T09:27:00Z">
              <w:r w:rsidRPr="00B916EC" w:rsidDel="00533793">
                <w:rPr>
                  <w:rFonts w:cs="Arial"/>
                  <w:kern w:val="24"/>
                  <w:szCs w:val="18"/>
                </w:rPr>
                <w:delText>48</w:delText>
              </w:r>
            </w:del>
          </w:p>
        </w:tc>
        <w:tc>
          <w:tcPr>
            <w:tcW w:w="1922" w:type="dxa"/>
            <w:vAlign w:val="center"/>
          </w:tcPr>
          <w:p w14:paraId="59864C2D" w14:textId="77777777" w:rsidR="00E3005C" w:rsidRPr="00B916EC" w:rsidDel="00E02C2A" w:rsidRDefault="00E3005C" w:rsidP="009F3C8D">
            <w:pPr>
              <w:pStyle w:val="TAC"/>
              <w:rPr>
                <w:del w:id="299" w:author="CATT" w:date="2018-04-20T09:28:00Z"/>
              </w:rPr>
            </w:pPr>
            <w:del w:id="300" w:author="CATT" w:date="2018-04-20T09:27:00Z">
              <w:r w:rsidRPr="00B916EC" w:rsidDel="00533793">
                <w:rPr>
                  <w:rFonts w:cs="Arial"/>
                  <w:kern w:val="24"/>
                  <w:szCs w:val="18"/>
                </w:rPr>
                <w:delText>1</w:delText>
              </w:r>
            </w:del>
          </w:p>
        </w:tc>
        <w:tc>
          <w:tcPr>
            <w:tcW w:w="1522" w:type="dxa"/>
            <w:vAlign w:val="center"/>
          </w:tcPr>
          <w:p w14:paraId="102538FC" w14:textId="77777777" w:rsidR="00E3005C" w:rsidRPr="00B916EC" w:rsidDel="00533793" w:rsidRDefault="00E3005C" w:rsidP="009F3C8D">
            <w:pPr>
              <w:pStyle w:val="TAC"/>
              <w:rPr>
                <w:del w:id="301" w:author="CATT" w:date="2018-04-20T09:27:00Z"/>
                <w:rFonts w:cs="Arial"/>
                <w:kern w:val="24"/>
                <w:szCs w:val="18"/>
              </w:rPr>
            </w:pPr>
            <w:del w:id="302" w:author="CATT" w:date="2018-04-20T09:27:00Z">
              <w:r w:rsidRPr="00B916EC" w:rsidDel="00533793">
                <w:rPr>
                  <w:rFonts w:cs="Arial"/>
                  <w:kern w:val="24"/>
                  <w:szCs w:val="18"/>
                </w:rPr>
                <w:delText xml:space="preserve">-41 if condition A </w:delText>
              </w:r>
            </w:del>
          </w:p>
          <w:p w14:paraId="7F07DED4" w14:textId="77777777" w:rsidR="00E3005C" w:rsidRPr="00B916EC" w:rsidDel="00E02C2A" w:rsidRDefault="00E3005C" w:rsidP="009F3C8D">
            <w:pPr>
              <w:pStyle w:val="TAC"/>
              <w:rPr>
                <w:del w:id="303" w:author="CATT" w:date="2018-04-20T09:28:00Z"/>
              </w:rPr>
            </w:pPr>
            <w:del w:id="304" w:author="CATT" w:date="2018-04-20T09:27:00Z">
              <w:r w:rsidRPr="00B916EC" w:rsidDel="00533793">
                <w:rPr>
                  <w:rFonts w:cs="Arial"/>
                  <w:kern w:val="24"/>
                  <w:szCs w:val="18"/>
                </w:rPr>
                <w:delText>-42 if condition B</w:delText>
              </w:r>
            </w:del>
          </w:p>
        </w:tc>
      </w:tr>
      <w:tr w:rsidR="00E3005C" w:rsidRPr="00B916EC" w:rsidDel="00E02C2A" w14:paraId="5469A3F3" w14:textId="77777777" w:rsidTr="009F3C8D">
        <w:trPr>
          <w:cantSplit/>
          <w:del w:id="305" w:author="CATT" w:date="2018-04-20T09:28:00Z"/>
        </w:trPr>
        <w:tc>
          <w:tcPr>
            <w:tcW w:w="802" w:type="dxa"/>
            <w:tcBorders>
              <w:right w:val="double" w:sz="4" w:space="0" w:color="auto"/>
            </w:tcBorders>
            <w:shd w:val="clear" w:color="auto" w:fill="auto"/>
            <w:vAlign w:val="center"/>
          </w:tcPr>
          <w:p w14:paraId="4E50CD97" w14:textId="77777777" w:rsidR="00E3005C" w:rsidRPr="00B916EC" w:rsidDel="00E02C2A" w:rsidRDefault="00E3005C" w:rsidP="009F3C8D">
            <w:pPr>
              <w:pStyle w:val="TAC"/>
              <w:rPr>
                <w:del w:id="306" w:author="CATT" w:date="2018-04-20T09:28:00Z"/>
              </w:rPr>
            </w:pPr>
            <w:del w:id="307" w:author="CATT" w:date="2018-04-20T09:27:00Z">
              <w:r w:rsidRPr="00B916EC" w:rsidDel="00533793">
                <w:delText>9</w:delText>
              </w:r>
            </w:del>
          </w:p>
        </w:tc>
        <w:tc>
          <w:tcPr>
            <w:tcW w:w="3786" w:type="dxa"/>
            <w:tcBorders>
              <w:left w:val="double" w:sz="4" w:space="0" w:color="auto"/>
            </w:tcBorders>
            <w:vAlign w:val="center"/>
          </w:tcPr>
          <w:p w14:paraId="0CEBF173" w14:textId="77777777" w:rsidR="00E3005C" w:rsidRPr="00B916EC" w:rsidDel="00E02C2A" w:rsidRDefault="00E3005C" w:rsidP="009F3C8D">
            <w:pPr>
              <w:pStyle w:val="TAC"/>
              <w:rPr>
                <w:del w:id="308" w:author="CATT" w:date="2018-04-20T09:28:00Z"/>
              </w:rPr>
            </w:pPr>
            <w:del w:id="309" w:author="CATT" w:date="2018-04-20T09:27:00Z">
              <w:r w:rsidRPr="00B916EC" w:rsidDel="00533793">
                <w:rPr>
                  <w:rFonts w:cs="Arial"/>
                  <w:kern w:val="24"/>
                  <w:szCs w:val="18"/>
                </w:rPr>
                <w:delText>2</w:delText>
              </w:r>
            </w:del>
          </w:p>
        </w:tc>
        <w:tc>
          <w:tcPr>
            <w:tcW w:w="1535" w:type="dxa"/>
            <w:vAlign w:val="center"/>
          </w:tcPr>
          <w:p w14:paraId="529A8937" w14:textId="77777777" w:rsidR="00E3005C" w:rsidRPr="00B916EC" w:rsidDel="00E02C2A" w:rsidRDefault="00E3005C" w:rsidP="009F3C8D">
            <w:pPr>
              <w:pStyle w:val="TAC"/>
              <w:rPr>
                <w:del w:id="310" w:author="CATT" w:date="2018-04-20T09:28:00Z"/>
              </w:rPr>
            </w:pPr>
            <w:del w:id="311" w:author="CATT" w:date="2018-04-20T09:27:00Z">
              <w:r w:rsidRPr="00B916EC" w:rsidDel="00533793">
                <w:rPr>
                  <w:rFonts w:cs="Arial"/>
                  <w:kern w:val="24"/>
                  <w:szCs w:val="18"/>
                </w:rPr>
                <w:delText>48</w:delText>
              </w:r>
            </w:del>
          </w:p>
        </w:tc>
        <w:tc>
          <w:tcPr>
            <w:tcW w:w="1922" w:type="dxa"/>
            <w:vAlign w:val="center"/>
          </w:tcPr>
          <w:p w14:paraId="0D8EE4EA" w14:textId="77777777" w:rsidR="00E3005C" w:rsidRPr="00B916EC" w:rsidDel="00E02C2A" w:rsidRDefault="00E3005C" w:rsidP="009F3C8D">
            <w:pPr>
              <w:pStyle w:val="TAC"/>
              <w:rPr>
                <w:del w:id="312" w:author="CATT" w:date="2018-04-20T09:28:00Z"/>
              </w:rPr>
            </w:pPr>
            <w:del w:id="313" w:author="CATT" w:date="2018-04-20T09:27:00Z">
              <w:r w:rsidRPr="00B916EC" w:rsidDel="00533793">
                <w:rPr>
                  <w:rFonts w:cs="Arial"/>
                  <w:kern w:val="24"/>
                  <w:szCs w:val="18"/>
                </w:rPr>
                <w:delText>1</w:delText>
              </w:r>
            </w:del>
          </w:p>
        </w:tc>
        <w:tc>
          <w:tcPr>
            <w:tcW w:w="1522" w:type="dxa"/>
            <w:vAlign w:val="center"/>
          </w:tcPr>
          <w:p w14:paraId="3DF0A7FF" w14:textId="77777777" w:rsidR="00E3005C" w:rsidRPr="00B916EC" w:rsidDel="00E02C2A" w:rsidRDefault="00E3005C" w:rsidP="009F3C8D">
            <w:pPr>
              <w:pStyle w:val="TAC"/>
              <w:rPr>
                <w:del w:id="314" w:author="CATT" w:date="2018-04-20T09:28:00Z"/>
              </w:rPr>
            </w:pPr>
            <w:del w:id="315" w:author="CATT" w:date="2018-04-20T09:27:00Z">
              <w:r w:rsidRPr="00B916EC" w:rsidDel="00533793">
                <w:rPr>
                  <w:rFonts w:cs="Arial"/>
                  <w:kern w:val="24"/>
                  <w:szCs w:val="18"/>
                </w:rPr>
                <w:delText>49</w:delText>
              </w:r>
            </w:del>
          </w:p>
        </w:tc>
      </w:tr>
      <w:tr w:rsidR="00E3005C" w:rsidRPr="00B916EC" w:rsidDel="00E02C2A" w14:paraId="23DDF1EE" w14:textId="77777777" w:rsidTr="009F3C8D">
        <w:trPr>
          <w:cantSplit/>
          <w:del w:id="316" w:author="CATT" w:date="2018-04-20T09:28:00Z"/>
        </w:trPr>
        <w:tc>
          <w:tcPr>
            <w:tcW w:w="802" w:type="dxa"/>
            <w:tcBorders>
              <w:right w:val="double" w:sz="4" w:space="0" w:color="auto"/>
            </w:tcBorders>
            <w:shd w:val="clear" w:color="auto" w:fill="auto"/>
            <w:vAlign w:val="center"/>
          </w:tcPr>
          <w:p w14:paraId="73C37199" w14:textId="77777777" w:rsidR="00E3005C" w:rsidRPr="00B916EC" w:rsidDel="00E02C2A" w:rsidRDefault="00E3005C" w:rsidP="009F3C8D">
            <w:pPr>
              <w:pStyle w:val="TAC"/>
              <w:rPr>
                <w:del w:id="317" w:author="CATT" w:date="2018-04-20T09:28:00Z"/>
              </w:rPr>
            </w:pPr>
            <w:del w:id="318" w:author="CATT" w:date="2018-04-20T09:27:00Z">
              <w:r w:rsidRPr="00B916EC" w:rsidDel="00533793">
                <w:delText>10</w:delText>
              </w:r>
            </w:del>
          </w:p>
        </w:tc>
        <w:tc>
          <w:tcPr>
            <w:tcW w:w="3786" w:type="dxa"/>
            <w:tcBorders>
              <w:left w:val="double" w:sz="4" w:space="0" w:color="auto"/>
            </w:tcBorders>
            <w:vAlign w:val="center"/>
          </w:tcPr>
          <w:p w14:paraId="2BE9EFFF" w14:textId="77777777" w:rsidR="00E3005C" w:rsidRPr="00B916EC" w:rsidDel="00E02C2A" w:rsidRDefault="00E3005C" w:rsidP="009F3C8D">
            <w:pPr>
              <w:pStyle w:val="TAC"/>
              <w:rPr>
                <w:del w:id="319" w:author="CATT" w:date="2018-04-20T09:28:00Z"/>
              </w:rPr>
            </w:pPr>
            <w:del w:id="320" w:author="CATT" w:date="2018-04-20T09:27:00Z">
              <w:r w:rsidRPr="00B916EC" w:rsidDel="00533793">
                <w:rPr>
                  <w:rFonts w:cs="Arial"/>
                  <w:kern w:val="24"/>
                  <w:szCs w:val="18"/>
                </w:rPr>
                <w:delText>2</w:delText>
              </w:r>
            </w:del>
          </w:p>
        </w:tc>
        <w:tc>
          <w:tcPr>
            <w:tcW w:w="1535" w:type="dxa"/>
            <w:vAlign w:val="center"/>
          </w:tcPr>
          <w:p w14:paraId="48A8D564" w14:textId="77777777" w:rsidR="00E3005C" w:rsidRPr="00B916EC" w:rsidDel="00E02C2A" w:rsidRDefault="00E3005C" w:rsidP="009F3C8D">
            <w:pPr>
              <w:pStyle w:val="TAC"/>
              <w:rPr>
                <w:del w:id="321" w:author="CATT" w:date="2018-04-20T09:28:00Z"/>
              </w:rPr>
            </w:pPr>
            <w:del w:id="322" w:author="CATT" w:date="2018-04-20T09:27:00Z">
              <w:r w:rsidRPr="00B916EC" w:rsidDel="00533793">
                <w:rPr>
                  <w:rFonts w:cs="Arial"/>
                  <w:kern w:val="24"/>
                  <w:szCs w:val="18"/>
                </w:rPr>
                <w:delText>48</w:delText>
              </w:r>
            </w:del>
          </w:p>
        </w:tc>
        <w:tc>
          <w:tcPr>
            <w:tcW w:w="1922" w:type="dxa"/>
            <w:vAlign w:val="center"/>
          </w:tcPr>
          <w:p w14:paraId="100F294F" w14:textId="77777777" w:rsidR="00E3005C" w:rsidRPr="00B916EC" w:rsidDel="00E02C2A" w:rsidRDefault="00E3005C" w:rsidP="009F3C8D">
            <w:pPr>
              <w:pStyle w:val="TAC"/>
              <w:rPr>
                <w:del w:id="323" w:author="CATT" w:date="2018-04-20T09:28:00Z"/>
              </w:rPr>
            </w:pPr>
            <w:del w:id="324" w:author="CATT" w:date="2018-04-20T09:27:00Z">
              <w:r w:rsidRPr="00B916EC" w:rsidDel="00533793">
                <w:rPr>
                  <w:rFonts w:cs="Arial"/>
                  <w:kern w:val="24"/>
                  <w:szCs w:val="18"/>
                </w:rPr>
                <w:delText>2</w:delText>
              </w:r>
            </w:del>
          </w:p>
        </w:tc>
        <w:tc>
          <w:tcPr>
            <w:tcW w:w="1522" w:type="dxa"/>
            <w:vAlign w:val="center"/>
          </w:tcPr>
          <w:p w14:paraId="30B07638" w14:textId="77777777" w:rsidR="00E3005C" w:rsidRPr="00B916EC" w:rsidDel="00533793" w:rsidRDefault="00E3005C" w:rsidP="009F3C8D">
            <w:pPr>
              <w:pStyle w:val="TAC"/>
              <w:rPr>
                <w:del w:id="325" w:author="CATT" w:date="2018-04-20T09:27:00Z"/>
                <w:rFonts w:cs="Arial"/>
                <w:kern w:val="24"/>
                <w:szCs w:val="18"/>
              </w:rPr>
            </w:pPr>
            <w:del w:id="326" w:author="CATT" w:date="2018-04-20T09:27:00Z">
              <w:r w:rsidRPr="00B916EC" w:rsidDel="00533793">
                <w:rPr>
                  <w:rFonts w:cs="Arial"/>
                  <w:kern w:val="24"/>
                  <w:szCs w:val="18"/>
                </w:rPr>
                <w:delText xml:space="preserve">-41 if condition A </w:delText>
              </w:r>
            </w:del>
          </w:p>
          <w:p w14:paraId="7CB416DC" w14:textId="77777777" w:rsidR="00E3005C" w:rsidRPr="00B916EC" w:rsidDel="00E02C2A" w:rsidRDefault="00E3005C" w:rsidP="009F3C8D">
            <w:pPr>
              <w:pStyle w:val="TAC"/>
              <w:rPr>
                <w:del w:id="327" w:author="CATT" w:date="2018-04-20T09:28:00Z"/>
              </w:rPr>
            </w:pPr>
            <w:del w:id="328" w:author="CATT" w:date="2018-04-20T09:27:00Z">
              <w:r w:rsidRPr="00B916EC" w:rsidDel="00533793">
                <w:rPr>
                  <w:rFonts w:cs="Arial"/>
                  <w:kern w:val="24"/>
                  <w:szCs w:val="18"/>
                </w:rPr>
                <w:delText>-42 if condition B</w:delText>
              </w:r>
            </w:del>
          </w:p>
        </w:tc>
      </w:tr>
      <w:tr w:rsidR="00E3005C" w:rsidRPr="00B916EC" w:rsidDel="00E02C2A" w14:paraId="411DA8D1" w14:textId="77777777" w:rsidTr="009F3C8D">
        <w:trPr>
          <w:cantSplit/>
          <w:del w:id="329" w:author="CATT" w:date="2018-04-20T09:28:00Z"/>
        </w:trPr>
        <w:tc>
          <w:tcPr>
            <w:tcW w:w="802" w:type="dxa"/>
            <w:tcBorders>
              <w:right w:val="double" w:sz="4" w:space="0" w:color="auto"/>
            </w:tcBorders>
            <w:shd w:val="clear" w:color="auto" w:fill="auto"/>
            <w:vAlign w:val="center"/>
          </w:tcPr>
          <w:p w14:paraId="1497029E" w14:textId="77777777" w:rsidR="00E3005C" w:rsidRPr="00B916EC" w:rsidDel="00E02C2A" w:rsidRDefault="00E3005C" w:rsidP="009F3C8D">
            <w:pPr>
              <w:pStyle w:val="TAC"/>
              <w:rPr>
                <w:del w:id="330" w:author="CATT" w:date="2018-04-20T09:28:00Z"/>
              </w:rPr>
            </w:pPr>
            <w:del w:id="331" w:author="CATT" w:date="2018-04-20T09:27:00Z">
              <w:r w:rsidRPr="00B916EC" w:rsidDel="00533793">
                <w:delText>11</w:delText>
              </w:r>
            </w:del>
          </w:p>
        </w:tc>
        <w:tc>
          <w:tcPr>
            <w:tcW w:w="3786" w:type="dxa"/>
            <w:tcBorders>
              <w:left w:val="double" w:sz="4" w:space="0" w:color="auto"/>
            </w:tcBorders>
            <w:vAlign w:val="center"/>
          </w:tcPr>
          <w:p w14:paraId="004C21FF" w14:textId="77777777" w:rsidR="00E3005C" w:rsidRPr="00B916EC" w:rsidDel="00E02C2A" w:rsidRDefault="00E3005C" w:rsidP="009F3C8D">
            <w:pPr>
              <w:pStyle w:val="TAC"/>
              <w:rPr>
                <w:del w:id="332" w:author="CATT" w:date="2018-04-20T09:28:00Z"/>
              </w:rPr>
            </w:pPr>
            <w:del w:id="333" w:author="CATT" w:date="2018-04-20T09:27:00Z">
              <w:r w:rsidRPr="00B916EC" w:rsidDel="00533793">
                <w:rPr>
                  <w:rFonts w:cs="Arial"/>
                  <w:kern w:val="24"/>
                  <w:szCs w:val="18"/>
                </w:rPr>
                <w:delText>2</w:delText>
              </w:r>
            </w:del>
          </w:p>
        </w:tc>
        <w:tc>
          <w:tcPr>
            <w:tcW w:w="1535" w:type="dxa"/>
            <w:vAlign w:val="center"/>
          </w:tcPr>
          <w:p w14:paraId="03C0E8C4" w14:textId="77777777" w:rsidR="00E3005C" w:rsidRPr="00B916EC" w:rsidDel="00E02C2A" w:rsidRDefault="00E3005C" w:rsidP="009F3C8D">
            <w:pPr>
              <w:pStyle w:val="TAC"/>
              <w:rPr>
                <w:del w:id="334" w:author="CATT" w:date="2018-04-20T09:28:00Z"/>
              </w:rPr>
            </w:pPr>
            <w:del w:id="335" w:author="CATT" w:date="2018-04-20T09:27:00Z">
              <w:r w:rsidRPr="00B916EC" w:rsidDel="00533793">
                <w:rPr>
                  <w:rFonts w:cs="Arial"/>
                  <w:kern w:val="24"/>
                  <w:szCs w:val="18"/>
                </w:rPr>
                <w:delText>48</w:delText>
              </w:r>
            </w:del>
          </w:p>
        </w:tc>
        <w:tc>
          <w:tcPr>
            <w:tcW w:w="1922" w:type="dxa"/>
            <w:vAlign w:val="center"/>
          </w:tcPr>
          <w:p w14:paraId="1AAE525E" w14:textId="77777777" w:rsidR="00E3005C" w:rsidRPr="00B916EC" w:rsidDel="00E02C2A" w:rsidRDefault="00E3005C" w:rsidP="009F3C8D">
            <w:pPr>
              <w:pStyle w:val="TAC"/>
              <w:rPr>
                <w:del w:id="336" w:author="CATT" w:date="2018-04-20T09:28:00Z"/>
              </w:rPr>
            </w:pPr>
            <w:del w:id="337" w:author="CATT" w:date="2018-04-20T09:27:00Z">
              <w:r w:rsidRPr="00B916EC" w:rsidDel="00533793">
                <w:rPr>
                  <w:rFonts w:cs="Arial"/>
                  <w:kern w:val="24"/>
                  <w:szCs w:val="18"/>
                </w:rPr>
                <w:delText>2</w:delText>
              </w:r>
            </w:del>
          </w:p>
        </w:tc>
        <w:tc>
          <w:tcPr>
            <w:tcW w:w="1522" w:type="dxa"/>
            <w:vAlign w:val="center"/>
          </w:tcPr>
          <w:p w14:paraId="2C9A939D" w14:textId="77777777" w:rsidR="00E3005C" w:rsidRPr="00B916EC" w:rsidDel="00E02C2A" w:rsidRDefault="00E3005C" w:rsidP="009F3C8D">
            <w:pPr>
              <w:pStyle w:val="TAC"/>
              <w:rPr>
                <w:del w:id="338" w:author="CATT" w:date="2018-04-20T09:28:00Z"/>
              </w:rPr>
            </w:pPr>
            <w:del w:id="339" w:author="CATT" w:date="2018-04-20T09:27:00Z">
              <w:r w:rsidRPr="00B916EC" w:rsidDel="00533793">
                <w:rPr>
                  <w:rFonts w:cs="Arial"/>
                  <w:kern w:val="24"/>
                  <w:szCs w:val="18"/>
                </w:rPr>
                <w:delText>49</w:delText>
              </w:r>
            </w:del>
          </w:p>
        </w:tc>
      </w:tr>
      <w:tr w:rsidR="00E3005C" w:rsidRPr="00B916EC" w14:paraId="0677D6FF" w14:textId="77777777" w:rsidTr="009F3C8D">
        <w:trPr>
          <w:cantSplit/>
          <w:ins w:id="340" w:author="CATT" w:date="2018-04-20T09:27:00Z"/>
        </w:trPr>
        <w:tc>
          <w:tcPr>
            <w:tcW w:w="802" w:type="dxa"/>
            <w:tcBorders>
              <w:right w:val="double" w:sz="4" w:space="0" w:color="auto"/>
            </w:tcBorders>
            <w:shd w:val="clear" w:color="auto" w:fill="auto"/>
            <w:vAlign w:val="center"/>
          </w:tcPr>
          <w:p w14:paraId="29E233A7" w14:textId="77777777" w:rsidR="00E3005C" w:rsidRPr="00B916EC" w:rsidRDefault="00E3005C" w:rsidP="009F3C8D">
            <w:pPr>
              <w:pStyle w:val="TAC"/>
              <w:rPr>
                <w:ins w:id="341" w:author="CATT" w:date="2018-04-20T09:27:00Z"/>
              </w:rPr>
            </w:pPr>
            <w:ins w:id="342" w:author="CATT" w:date="2018-04-20T09:28:00Z">
              <w:r>
                <w:t>4</w:t>
              </w:r>
            </w:ins>
          </w:p>
        </w:tc>
        <w:tc>
          <w:tcPr>
            <w:tcW w:w="8765" w:type="dxa"/>
            <w:gridSpan w:val="4"/>
            <w:tcBorders>
              <w:left w:val="double" w:sz="4" w:space="0" w:color="auto"/>
            </w:tcBorders>
            <w:vAlign w:val="center"/>
          </w:tcPr>
          <w:p w14:paraId="65E46808" w14:textId="77777777" w:rsidR="00E3005C" w:rsidRPr="00B916EC" w:rsidRDefault="00E3005C" w:rsidP="009F3C8D">
            <w:pPr>
              <w:pStyle w:val="TAC"/>
              <w:rPr>
                <w:ins w:id="343" w:author="CATT" w:date="2018-04-20T09:27:00Z"/>
              </w:rPr>
            </w:pPr>
            <w:ins w:id="344" w:author="CATT" w:date="2018-04-20T09:27:00Z">
              <w:r w:rsidRPr="00B916EC">
                <w:rPr>
                  <w:rFonts w:cs="Arial"/>
                  <w:kern w:val="24"/>
                  <w:szCs w:val="18"/>
                </w:rPr>
                <w:t>Reserved</w:t>
              </w:r>
            </w:ins>
          </w:p>
        </w:tc>
      </w:tr>
      <w:tr w:rsidR="00E3005C" w:rsidRPr="00B916EC" w14:paraId="4518016A" w14:textId="77777777" w:rsidTr="009F3C8D">
        <w:trPr>
          <w:cantSplit/>
          <w:ins w:id="345" w:author="CATT" w:date="2018-04-20T09:27:00Z"/>
        </w:trPr>
        <w:tc>
          <w:tcPr>
            <w:tcW w:w="802" w:type="dxa"/>
            <w:tcBorders>
              <w:right w:val="double" w:sz="4" w:space="0" w:color="auto"/>
            </w:tcBorders>
            <w:shd w:val="clear" w:color="auto" w:fill="auto"/>
            <w:vAlign w:val="center"/>
          </w:tcPr>
          <w:p w14:paraId="3E7FB12E" w14:textId="77777777" w:rsidR="00E3005C" w:rsidRPr="00B916EC" w:rsidRDefault="00E3005C" w:rsidP="009F3C8D">
            <w:pPr>
              <w:pStyle w:val="TAC"/>
              <w:rPr>
                <w:ins w:id="346" w:author="CATT" w:date="2018-04-20T09:27:00Z"/>
              </w:rPr>
            </w:pPr>
            <w:ins w:id="347" w:author="CATT" w:date="2018-04-20T09:28:00Z">
              <w:r>
                <w:t>5</w:t>
              </w:r>
            </w:ins>
          </w:p>
        </w:tc>
        <w:tc>
          <w:tcPr>
            <w:tcW w:w="8765" w:type="dxa"/>
            <w:gridSpan w:val="4"/>
            <w:tcBorders>
              <w:left w:val="double" w:sz="4" w:space="0" w:color="auto"/>
            </w:tcBorders>
            <w:vAlign w:val="center"/>
          </w:tcPr>
          <w:p w14:paraId="43BD028F" w14:textId="77777777" w:rsidR="00E3005C" w:rsidRPr="00B916EC" w:rsidRDefault="00E3005C" w:rsidP="009F3C8D">
            <w:pPr>
              <w:pStyle w:val="TAC"/>
              <w:rPr>
                <w:ins w:id="348" w:author="CATT" w:date="2018-04-20T09:27:00Z"/>
              </w:rPr>
            </w:pPr>
            <w:ins w:id="349" w:author="CATT" w:date="2018-04-20T09:27:00Z">
              <w:r w:rsidRPr="00B916EC">
                <w:rPr>
                  <w:rFonts w:cs="Arial"/>
                  <w:kern w:val="24"/>
                  <w:szCs w:val="18"/>
                </w:rPr>
                <w:t>Reserved</w:t>
              </w:r>
            </w:ins>
          </w:p>
        </w:tc>
      </w:tr>
      <w:tr w:rsidR="00E3005C" w:rsidRPr="00B916EC" w14:paraId="520B8388" w14:textId="77777777" w:rsidTr="009F3C8D">
        <w:trPr>
          <w:cantSplit/>
          <w:ins w:id="350" w:author="CATT" w:date="2018-04-20T09:27:00Z"/>
        </w:trPr>
        <w:tc>
          <w:tcPr>
            <w:tcW w:w="802" w:type="dxa"/>
            <w:tcBorders>
              <w:right w:val="double" w:sz="4" w:space="0" w:color="auto"/>
            </w:tcBorders>
            <w:shd w:val="clear" w:color="auto" w:fill="auto"/>
            <w:vAlign w:val="center"/>
          </w:tcPr>
          <w:p w14:paraId="44FB14B4" w14:textId="77777777" w:rsidR="00E3005C" w:rsidRPr="00B916EC" w:rsidRDefault="00E3005C" w:rsidP="009F3C8D">
            <w:pPr>
              <w:pStyle w:val="TAC"/>
              <w:rPr>
                <w:ins w:id="351" w:author="CATT" w:date="2018-04-20T09:27:00Z"/>
              </w:rPr>
            </w:pPr>
            <w:ins w:id="352" w:author="CATT" w:date="2018-04-20T09:28:00Z">
              <w:r>
                <w:t>6</w:t>
              </w:r>
            </w:ins>
          </w:p>
        </w:tc>
        <w:tc>
          <w:tcPr>
            <w:tcW w:w="8765" w:type="dxa"/>
            <w:gridSpan w:val="4"/>
            <w:tcBorders>
              <w:left w:val="double" w:sz="4" w:space="0" w:color="auto"/>
            </w:tcBorders>
            <w:vAlign w:val="center"/>
          </w:tcPr>
          <w:p w14:paraId="6F560505" w14:textId="77777777" w:rsidR="00E3005C" w:rsidRPr="00B916EC" w:rsidRDefault="00E3005C" w:rsidP="009F3C8D">
            <w:pPr>
              <w:pStyle w:val="TAC"/>
              <w:rPr>
                <w:ins w:id="353" w:author="CATT" w:date="2018-04-20T09:27:00Z"/>
              </w:rPr>
            </w:pPr>
            <w:ins w:id="354" w:author="CATT" w:date="2018-04-20T09:27:00Z">
              <w:r w:rsidRPr="00B916EC">
                <w:rPr>
                  <w:rFonts w:cs="Arial"/>
                  <w:kern w:val="24"/>
                  <w:szCs w:val="18"/>
                </w:rPr>
                <w:t>Reserved</w:t>
              </w:r>
            </w:ins>
          </w:p>
        </w:tc>
      </w:tr>
      <w:tr w:rsidR="00E3005C" w:rsidRPr="00B916EC" w14:paraId="596FFE17" w14:textId="77777777" w:rsidTr="009F3C8D">
        <w:trPr>
          <w:cantSplit/>
          <w:ins w:id="355" w:author="CATT" w:date="2018-04-20T09:27:00Z"/>
        </w:trPr>
        <w:tc>
          <w:tcPr>
            <w:tcW w:w="802" w:type="dxa"/>
            <w:tcBorders>
              <w:right w:val="double" w:sz="4" w:space="0" w:color="auto"/>
            </w:tcBorders>
            <w:shd w:val="clear" w:color="auto" w:fill="auto"/>
            <w:vAlign w:val="center"/>
          </w:tcPr>
          <w:p w14:paraId="1EC1D5D8" w14:textId="77777777" w:rsidR="00E3005C" w:rsidRPr="00B916EC" w:rsidRDefault="00E3005C" w:rsidP="009F3C8D">
            <w:pPr>
              <w:pStyle w:val="TAC"/>
              <w:rPr>
                <w:ins w:id="356" w:author="CATT" w:date="2018-04-20T09:27:00Z"/>
              </w:rPr>
            </w:pPr>
            <w:ins w:id="357" w:author="CATT" w:date="2018-04-20T09:28:00Z">
              <w:r>
                <w:t>7</w:t>
              </w:r>
            </w:ins>
          </w:p>
        </w:tc>
        <w:tc>
          <w:tcPr>
            <w:tcW w:w="8765" w:type="dxa"/>
            <w:gridSpan w:val="4"/>
            <w:tcBorders>
              <w:left w:val="double" w:sz="4" w:space="0" w:color="auto"/>
            </w:tcBorders>
            <w:vAlign w:val="center"/>
          </w:tcPr>
          <w:p w14:paraId="0D35865B" w14:textId="77777777" w:rsidR="00E3005C" w:rsidRPr="00B916EC" w:rsidRDefault="00E3005C" w:rsidP="009F3C8D">
            <w:pPr>
              <w:pStyle w:val="TAC"/>
              <w:rPr>
                <w:ins w:id="358" w:author="CATT" w:date="2018-04-20T09:27:00Z"/>
              </w:rPr>
            </w:pPr>
            <w:ins w:id="359" w:author="CATT" w:date="2018-04-20T09:27:00Z">
              <w:r w:rsidRPr="00B916EC">
                <w:rPr>
                  <w:rFonts w:cs="Arial"/>
                  <w:kern w:val="24"/>
                  <w:szCs w:val="18"/>
                </w:rPr>
                <w:t>Reserved</w:t>
              </w:r>
            </w:ins>
          </w:p>
        </w:tc>
      </w:tr>
      <w:tr w:rsidR="00E3005C" w:rsidRPr="00B916EC" w14:paraId="263068D7" w14:textId="77777777" w:rsidTr="009F3C8D">
        <w:trPr>
          <w:cantSplit/>
          <w:ins w:id="360" w:author="CATT" w:date="2018-04-20T09:27:00Z"/>
        </w:trPr>
        <w:tc>
          <w:tcPr>
            <w:tcW w:w="802" w:type="dxa"/>
            <w:tcBorders>
              <w:right w:val="double" w:sz="4" w:space="0" w:color="auto"/>
            </w:tcBorders>
            <w:shd w:val="clear" w:color="auto" w:fill="auto"/>
            <w:vAlign w:val="center"/>
          </w:tcPr>
          <w:p w14:paraId="38739890" w14:textId="77777777" w:rsidR="00E3005C" w:rsidRPr="00B916EC" w:rsidRDefault="00E3005C" w:rsidP="009F3C8D">
            <w:pPr>
              <w:pStyle w:val="TAC"/>
              <w:rPr>
                <w:ins w:id="361" w:author="CATT" w:date="2018-04-20T09:27:00Z"/>
              </w:rPr>
            </w:pPr>
            <w:ins w:id="362" w:author="CATT" w:date="2018-04-20T09:28:00Z">
              <w:r>
                <w:t>8</w:t>
              </w:r>
            </w:ins>
          </w:p>
        </w:tc>
        <w:tc>
          <w:tcPr>
            <w:tcW w:w="8765" w:type="dxa"/>
            <w:gridSpan w:val="4"/>
            <w:tcBorders>
              <w:left w:val="double" w:sz="4" w:space="0" w:color="auto"/>
            </w:tcBorders>
            <w:vAlign w:val="center"/>
          </w:tcPr>
          <w:p w14:paraId="45B0AED8" w14:textId="77777777" w:rsidR="00E3005C" w:rsidRPr="00B916EC" w:rsidRDefault="00E3005C" w:rsidP="009F3C8D">
            <w:pPr>
              <w:pStyle w:val="TAC"/>
              <w:rPr>
                <w:ins w:id="363" w:author="CATT" w:date="2018-04-20T09:27:00Z"/>
              </w:rPr>
            </w:pPr>
            <w:ins w:id="364" w:author="CATT" w:date="2018-04-20T09:27:00Z">
              <w:r w:rsidRPr="00B916EC">
                <w:rPr>
                  <w:rFonts w:cs="Arial"/>
                  <w:kern w:val="24"/>
                  <w:szCs w:val="18"/>
                </w:rPr>
                <w:t>Reserved</w:t>
              </w:r>
            </w:ins>
          </w:p>
        </w:tc>
      </w:tr>
      <w:tr w:rsidR="00E3005C" w:rsidRPr="00B916EC" w14:paraId="19A73C58" w14:textId="77777777" w:rsidTr="009F3C8D">
        <w:trPr>
          <w:cantSplit/>
          <w:ins w:id="365" w:author="CATT" w:date="2018-04-20T09:27:00Z"/>
        </w:trPr>
        <w:tc>
          <w:tcPr>
            <w:tcW w:w="802" w:type="dxa"/>
            <w:tcBorders>
              <w:right w:val="double" w:sz="4" w:space="0" w:color="auto"/>
            </w:tcBorders>
            <w:shd w:val="clear" w:color="auto" w:fill="auto"/>
            <w:vAlign w:val="center"/>
          </w:tcPr>
          <w:p w14:paraId="2A32C7D0" w14:textId="77777777" w:rsidR="00E3005C" w:rsidRPr="00B916EC" w:rsidRDefault="00E3005C" w:rsidP="009F3C8D">
            <w:pPr>
              <w:pStyle w:val="TAC"/>
              <w:rPr>
                <w:ins w:id="366" w:author="CATT" w:date="2018-04-20T09:27:00Z"/>
              </w:rPr>
            </w:pPr>
            <w:ins w:id="367" w:author="CATT" w:date="2018-04-20T09:28:00Z">
              <w:r>
                <w:t>9</w:t>
              </w:r>
            </w:ins>
          </w:p>
        </w:tc>
        <w:tc>
          <w:tcPr>
            <w:tcW w:w="8765" w:type="dxa"/>
            <w:gridSpan w:val="4"/>
            <w:tcBorders>
              <w:left w:val="double" w:sz="4" w:space="0" w:color="auto"/>
            </w:tcBorders>
            <w:vAlign w:val="center"/>
          </w:tcPr>
          <w:p w14:paraId="792849E1" w14:textId="77777777" w:rsidR="00E3005C" w:rsidRPr="00B916EC" w:rsidRDefault="00E3005C" w:rsidP="009F3C8D">
            <w:pPr>
              <w:pStyle w:val="TAC"/>
              <w:rPr>
                <w:ins w:id="368" w:author="CATT" w:date="2018-04-20T09:27:00Z"/>
              </w:rPr>
            </w:pPr>
            <w:ins w:id="369" w:author="CATT" w:date="2018-04-20T09:27:00Z">
              <w:r w:rsidRPr="00B916EC">
                <w:rPr>
                  <w:rFonts w:cs="Arial"/>
                  <w:kern w:val="24"/>
                  <w:szCs w:val="18"/>
                </w:rPr>
                <w:t>Reserved</w:t>
              </w:r>
            </w:ins>
          </w:p>
        </w:tc>
      </w:tr>
      <w:tr w:rsidR="00E3005C" w:rsidRPr="00B916EC" w14:paraId="58949C93" w14:textId="77777777" w:rsidTr="009F3C8D">
        <w:trPr>
          <w:cantSplit/>
          <w:ins w:id="370" w:author="CATT" w:date="2018-04-20T09:28:00Z"/>
        </w:trPr>
        <w:tc>
          <w:tcPr>
            <w:tcW w:w="802" w:type="dxa"/>
            <w:tcBorders>
              <w:right w:val="double" w:sz="4" w:space="0" w:color="auto"/>
            </w:tcBorders>
            <w:shd w:val="clear" w:color="auto" w:fill="auto"/>
            <w:vAlign w:val="center"/>
          </w:tcPr>
          <w:p w14:paraId="3FC2BC55" w14:textId="77777777" w:rsidR="00E3005C" w:rsidRPr="00B916EC" w:rsidRDefault="00E3005C" w:rsidP="009F3C8D">
            <w:pPr>
              <w:pStyle w:val="TAC"/>
              <w:rPr>
                <w:ins w:id="371" w:author="CATT" w:date="2018-04-20T09:28:00Z"/>
              </w:rPr>
            </w:pPr>
            <w:ins w:id="372" w:author="CATT" w:date="2018-04-20T09:28:00Z">
              <w:r>
                <w:t>10</w:t>
              </w:r>
            </w:ins>
          </w:p>
        </w:tc>
        <w:tc>
          <w:tcPr>
            <w:tcW w:w="8765" w:type="dxa"/>
            <w:gridSpan w:val="4"/>
            <w:tcBorders>
              <w:left w:val="double" w:sz="4" w:space="0" w:color="auto"/>
            </w:tcBorders>
            <w:vAlign w:val="center"/>
          </w:tcPr>
          <w:p w14:paraId="2CBFE3D8" w14:textId="77777777" w:rsidR="00E3005C" w:rsidRPr="00B916EC" w:rsidRDefault="00E3005C" w:rsidP="009F3C8D">
            <w:pPr>
              <w:pStyle w:val="TAC"/>
              <w:rPr>
                <w:ins w:id="373" w:author="CATT" w:date="2018-04-20T09:28:00Z"/>
              </w:rPr>
            </w:pPr>
            <w:ins w:id="374" w:author="CATT" w:date="2018-04-20T09:28:00Z">
              <w:r w:rsidRPr="00B916EC">
                <w:rPr>
                  <w:rFonts w:cs="Arial"/>
                  <w:kern w:val="24"/>
                  <w:szCs w:val="18"/>
                </w:rPr>
                <w:t>Reserved</w:t>
              </w:r>
            </w:ins>
          </w:p>
        </w:tc>
      </w:tr>
      <w:tr w:rsidR="00E3005C" w:rsidRPr="00B916EC" w14:paraId="33A10D74" w14:textId="77777777" w:rsidTr="009F3C8D">
        <w:trPr>
          <w:cantSplit/>
          <w:ins w:id="375" w:author="CATT" w:date="2018-04-20T09:28:00Z"/>
        </w:trPr>
        <w:tc>
          <w:tcPr>
            <w:tcW w:w="802" w:type="dxa"/>
            <w:tcBorders>
              <w:right w:val="double" w:sz="4" w:space="0" w:color="auto"/>
            </w:tcBorders>
            <w:shd w:val="clear" w:color="auto" w:fill="auto"/>
            <w:vAlign w:val="center"/>
          </w:tcPr>
          <w:p w14:paraId="58479BB4" w14:textId="77777777" w:rsidR="00E3005C" w:rsidRPr="00B916EC" w:rsidRDefault="00E3005C" w:rsidP="009F3C8D">
            <w:pPr>
              <w:pStyle w:val="TAC"/>
              <w:rPr>
                <w:ins w:id="376" w:author="CATT" w:date="2018-04-20T09:28:00Z"/>
              </w:rPr>
            </w:pPr>
            <w:ins w:id="377" w:author="CATT" w:date="2018-04-20T09:28:00Z">
              <w:r>
                <w:t>11</w:t>
              </w:r>
            </w:ins>
          </w:p>
        </w:tc>
        <w:tc>
          <w:tcPr>
            <w:tcW w:w="8765" w:type="dxa"/>
            <w:gridSpan w:val="4"/>
            <w:tcBorders>
              <w:left w:val="double" w:sz="4" w:space="0" w:color="auto"/>
            </w:tcBorders>
            <w:vAlign w:val="center"/>
          </w:tcPr>
          <w:p w14:paraId="4E2D1C3C" w14:textId="77777777" w:rsidR="00E3005C" w:rsidRPr="00B916EC" w:rsidRDefault="00E3005C" w:rsidP="009F3C8D">
            <w:pPr>
              <w:pStyle w:val="TAC"/>
              <w:rPr>
                <w:ins w:id="378" w:author="CATT" w:date="2018-04-20T09:28:00Z"/>
              </w:rPr>
            </w:pPr>
            <w:ins w:id="379" w:author="CATT" w:date="2018-04-20T09:28:00Z">
              <w:r w:rsidRPr="00B916EC">
                <w:rPr>
                  <w:rFonts w:cs="Arial"/>
                  <w:kern w:val="24"/>
                  <w:szCs w:val="18"/>
                </w:rPr>
                <w:t>Reserved</w:t>
              </w:r>
            </w:ins>
          </w:p>
        </w:tc>
      </w:tr>
      <w:tr w:rsidR="00E3005C" w:rsidRPr="00B916EC" w14:paraId="768FB058" w14:textId="77777777" w:rsidTr="009F3C8D">
        <w:trPr>
          <w:cantSplit/>
        </w:trPr>
        <w:tc>
          <w:tcPr>
            <w:tcW w:w="802" w:type="dxa"/>
            <w:tcBorders>
              <w:right w:val="double" w:sz="4" w:space="0" w:color="auto"/>
            </w:tcBorders>
            <w:shd w:val="clear" w:color="auto" w:fill="auto"/>
            <w:vAlign w:val="center"/>
          </w:tcPr>
          <w:p w14:paraId="448DE4F2" w14:textId="77777777" w:rsidR="00E3005C" w:rsidRPr="00B916EC" w:rsidRDefault="00E3005C" w:rsidP="009F3C8D">
            <w:pPr>
              <w:pStyle w:val="TAC"/>
            </w:pPr>
            <w:r w:rsidRPr="00B916EC">
              <w:t>12</w:t>
            </w:r>
          </w:p>
        </w:tc>
        <w:tc>
          <w:tcPr>
            <w:tcW w:w="8765" w:type="dxa"/>
            <w:gridSpan w:val="4"/>
            <w:tcBorders>
              <w:left w:val="double" w:sz="4" w:space="0" w:color="auto"/>
            </w:tcBorders>
            <w:vAlign w:val="center"/>
          </w:tcPr>
          <w:p w14:paraId="1294EE89" w14:textId="77777777" w:rsidR="00E3005C" w:rsidRPr="00B916EC" w:rsidRDefault="00E3005C" w:rsidP="009F3C8D">
            <w:pPr>
              <w:pStyle w:val="TAC"/>
            </w:pPr>
            <w:r w:rsidRPr="00B916EC">
              <w:rPr>
                <w:rFonts w:cs="Arial"/>
                <w:kern w:val="24"/>
                <w:szCs w:val="18"/>
              </w:rPr>
              <w:t>Reserved</w:t>
            </w:r>
          </w:p>
        </w:tc>
      </w:tr>
      <w:tr w:rsidR="00E3005C" w:rsidRPr="00B916EC" w14:paraId="4CD3E724" w14:textId="77777777" w:rsidTr="009F3C8D">
        <w:trPr>
          <w:cantSplit/>
        </w:trPr>
        <w:tc>
          <w:tcPr>
            <w:tcW w:w="802" w:type="dxa"/>
            <w:tcBorders>
              <w:right w:val="double" w:sz="4" w:space="0" w:color="auto"/>
            </w:tcBorders>
            <w:shd w:val="clear" w:color="auto" w:fill="auto"/>
            <w:vAlign w:val="center"/>
          </w:tcPr>
          <w:p w14:paraId="016D111D" w14:textId="77777777" w:rsidR="00E3005C" w:rsidRPr="00B916EC" w:rsidRDefault="00E3005C" w:rsidP="009F3C8D">
            <w:pPr>
              <w:pStyle w:val="TAC"/>
            </w:pPr>
            <w:r w:rsidRPr="00B916EC">
              <w:t>13</w:t>
            </w:r>
          </w:p>
        </w:tc>
        <w:tc>
          <w:tcPr>
            <w:tcW w:w="8765" w:type="dxa"/>
            <w:gridSpan w:val="4"/>
            <w:tcBorders>
              <w:left w:val="double" w:sz="4" w:space="0" w:color="auto"/>
            </w:tcBorders>
            <w:vAlign w:val="center"/>
          </w:tcPr>
          <w:p w14:paraId="503643CD" w14:textId="77777777" w:rsidR="00E3005C" w:rsidRPr="00B916EC" w:rsidRDefault="00E3005C" w:rsidP="009F3C8D">
            <w:pPr>
              <w:pStyle w:val="TAC"/>
            </w:pPr>
            <w:r w:rsidRPr="00B916EC">
              <w:rPr>
                <w:rFonts w:cs="Arial"/>
                <w:kern w:val="24"/>
                <w:szCs w:val="18"/>
              </w:rPr>
              <w:t>Reserved</w:t>
            </w:r>
          </w:p>
        </w:tc>
      </w:tr>
      <w:tr w:rsidR="00E3005C" w:rsidRPr="00B916EC" w14:paraId="79F77DA0" w14:textId="77777777" w:rsidTr="009F3C8D">
        <w:trPr>
          <w:cantSplit/>
        </w:trPr>
        <w:tc>
          <w:tcPr>
            <w:tcW w:w="802" w:type="dxa"/>
            <w:tcBorders>
              <w:right w:val="double" w:sz="4" w:space="0" w:color="auto"/>
            </w:tcBorders>
            <w:shd w:val="clear" w:color="auto" w:fill="auto"/>
            <w:vAlign w:val="center"/>
          </w:tcPr>
          <w:p w14:paraId="785722F2" w14:textId="77777777" w:rsidR="00E3005C" w:rsidRPr="00B916EC" w:rsidRDefault="00E3005C" w:rsidP="009F3C8D">
            <w:pPr>
              <w:pStyle w:val="TAC"/>
            </w:pPr>
            <w:r w:rsidRPr="00B916EC">
              <w:t>14</w:t>
            </w:r>
          </w:p>
        </w:tc>
        <w:tc>
          <w:tcPr>
            <w:tcW w:w="8765" w:type="dxa"/>
            <w:gridSpan w:val="4"/>
            <w:tcBorders>
              <w:left w:val="double" w:sz="4" w:space="0" w:color="auto"/>
            </w:tcBorders>
            <w:vAlign w:val="center"/>
          </w:tcPr>
          <w:p w14:paraId="41E49A12" w14:textId="77777777" w:rsidR="00E3005C" w:rsidRPr="00B916EC" w:rsidRDefault="00E3005C" w:rsidP="009F3C8D">
            <w:pPr>
              <w:pStyle w:val="TAC"/>
            </w:pPr>
            <w:r w:rsidRPr="00B916EC">
              <w:rPr>
                <w:rFonts w:cs="Arial"/>
                <w:kern w:val="24"/>
                <w:szCs w:val="18"/>
              </w:rPr>
              <w:t>Reserved</w:t>
            </w:r>
          </w:p>
        </w:tc>
      </w:tr>
      <w:tr w:rsidR="00E3005C" w:rsidRPr="00B916EC" w14:paraId="27B65978" w14:textId="77777777" w:rsidTr="009F3C8D">
        <w:trPr>
          <w:cantSplit/>
        </w:trPr>
        <w:tc>
          <w:tcPr>
            <w:tcW w:w="802" w:type="dxa"/>
            <w:tcBorders>
              <w:right w:val="double" w:sz="4" w:space="0" w:color="auto"/>
            </w:tcBorders>
            <w:shd w:val="clear" w:color="auto" w:fill="auto"/>
            <w:vAlign w:val="center"/>
          </w:tcPr>
          <w:p w14:paraId="269B6235" w14:textId="77777777" w:rsidR="00E3005C" w:rsidRPr="00B916EC" w:rsidRDefault="00E3005C" w:rsidP="009F3C8D">
            <w:pPr>
              <w:pStyle w:val="TAC"/>
            </w:pPr>
            <w:r w:rsidRPr="00B916EC">
              <w:t>15</w:t>
            </w:r>
          </w:p>
        </w:tc>
        <w:tc>
          <w:tcPr>
            <w:tcW w:w="8765" w:type="dxa"/>
            <w:gridSpan w:val="4"/>
            <w:tcBorders>
              <w:left w:val="double" w:sz="4" w:space="0" w:color="auto"/>
            </w:tcBorders>
            <w:vAlign w:val="center"/>
          </w:tcPr>
          <w:p w14:paraId="32134121" w14:textId="77777777" w:rsidR="00E3005C" w:rsidRPr="00B916EC" w:rsidRDefault="00E3005C" w:rsidP="009F3C8D">
            <w:pPr>
              <w:pStyle w:val="TAC"/>
            </w:pPr>
            <w:r w:rsidRPr="00B916EC">
              <w:rPr>
                <w:rFonts w:cs="Arial"/>
                <w:kern w:val="24"/>
                <w:szCs w:val="18"/>
              </w:rPr>
              <w:t>Reserved</w:t>
            </w:r>
          </w:p>
        </w:tc>
      </w:tr>
    </w:tbl>
    <w:p w14:paraId="28B17ACC" w14:textId="567277A3" w:rsidR="00E3005C" w:rsidRDefault="00E3005C" w:rsidP="00E3005C">
      <w:r>
        <w:t>---- End of Test Proposal (TS 38.213) ----</w:t>
      </w:r>
    </w:p>
    <w:p w14:paraId="19931934" w14:textId="77777777" w:rsidR="00E3005C" w:rsidRPr="00B916EC" w:rsidRDefault="00E3005C" w:rsidP="00E3005C"/>
    <w:p w14:paraId="0F052F16" w14:textId="77777777" w:rsidR="00E3005C" w:rsidRPr="00254752" w:rsidRDefault="00E3005C" w:rsidP="00731214">
      <w:pPr>
        <w:ind w:left="720" w:hanging="720"/>
        <w:rPr>
          <w:lang w:eastAsia="x-none"/>
        </w:rPr>
      </w:pPr>
    </w:p>
    <w:p w14:paraId="22A7A4AB" w14:textId="4C064DA8" w:rsidR="00254752" w:rsidRPr="00254752" w:rsidRDefault="00603E09" w:rsidP="00254752">
      <w:pPr>
        <w:ind w:left="720" w:hanging="720"/>
        <w:rPr>
          <w:lang w:eastAsia="x-none"/>
        </w:rPr>
      </w:pPr>
      <w:hyperlink r:id="rId784" w:history="1">
        <w:r w:rsidR="00FE4C7E">
          <w:rPr>
            <w:rStyle w:val="Hyperlink"/>
            <w:lang w:eastAsia="x-none"/>
          </w:rPr>
          <w:t>R1-1803608</w:t>
        </w:r>
      </w:hyperlink>
      <w:r w:rsidR="00254752" w:rsidRPr="00254752">
        <w:rPr>
          <w:lang w:eastAsia="x-none"/>
        </w:rPr>
        <w:tab/>
        <w:t>Remaining details of RMSI</w:t>
      </w:r>
      <w:r w:rsidR="00254752" w:rsidRPr="00254752">
        <w:rPr>
          <w:lang w:eastAsia="x-none"/>
        </w:rPr>
        <w:tab/>
        <w:t>ZTE, Sanechips</w:t>
      </w:r>
    </w:p>
    <w:p w14:paraId="1464F35D" w14:textId="3A1EA137" w:rsidR="00254752" w:rsidRPr="00254752" w:rsidRDefault="00603E09" w:rsidP="00254752">
      <w:pPr>
        <w:ind w:left="720" w:hanging="720"/>
        <w:rPr>
          <w:lang w:eastAsia="x-none"/>
        </w:rPr>
      </w:pPr>
      <w:hyperlink r:id="rId785" w:history="1">
        <w:r w:rsidR="00FE4C7E">
          <w:rPr>
            <w:rStyle w:val="Hyperlink"/>
            <w:lang w:eastAsia="x-none"/>
          </w:rPr>
          <w:t>R1-1803627</w:t>
        </w:r>
      </w:hyperlink>
      <w:r w:rsidR="00254752" w:rsidRPr="00254752">
        <w:rPr>
          <w:lang w:eastAsia="x-none"/>
        </w:rPr>
        <w:tab/>
        <w:t>Remaining  on RMSI configurations</w:t>
      </w:r>
      <w:r w:rsidR="00254752" w:rsidRPr="00254752">
        <w:rPr>
          <w:lang w:eastAsia="x-none"/>
        </w:rPr>
        <w:tab/>
        <w:t>Huawei, HiSilicon</w:t>
      </w:r>
    </w:p>
    <w:p w14:paraId="7FD8F5F2" w14:textId="29E00A4A" w:rsidR="00254752" w:rsidRPr="00254752" w:rsidRDefault="00603E09" w:rsidP="00254752">
      <w:pPr>
        <w:ind w:left="720" w:hanging="720"/>
        <w:rPr>
          <w:lang w:eastAsia="x-none"/>
        </w:rPr>
      </w:pPr>
      <w:hyperlink r:id="rId786" w:history="1">
        <w:r w:rsidR="00FE4C7E">
          <w:rPr>
            <w:rStyle w:val="Hyperlink"/>
            <w:lang w:eastAsia="x-none"/>
          </w:rPr>
          <w:t>R1-1803730</w:t>
        </w:r>
      </w:hyperlink>
      <w:r w:rsidR="00254752" w:rsidRPr="00254752">
        <w:rPr>
          <w:lang w:eastAsia="x-none"/>
        </w:rPr>
        <w:tab/>
        <w:t>Remaining Issues on RMSI</w:t>
      </w:r>
      <w:r w:rsidR="00254752" w:rsidRPr="00254752">
        <w:rPr>
          <w:lang w:eastAsia="x-none"/>
        </w:rPr>
        <w:tab/>
        <w:t>CATT</w:t>
      </w:r>
    </w:p>
    <w:p w14:paraId="416049D6" w14:textId="2458D447" w:rsidR="00254752" w:rsidRPr="00254752" w:rsidRDefault="00603E09" w:rsidP="00254752">
      <w:pPr>
        <w:ind w:left="720" w:hanging="720"/>
        <w:rPr>
          <w:lang w:eastAsia="x-none"/>
        </w:rPr>
      </w:pPr>
      <w:hyperlink r:id="rId787" w:history="1">
        <w:r w:rsidR="00FE4C7E">
          <w:rPr>
            <w:rStyle w:val="Hyperlink"/>
            <w:lang w:eastAsia="x-none"/>
          </w:rPr>
          <w:t>R1-1803808</w:t>
        </w:r>
      </w:hyperlink>
      <w:r w:rsidR="00254752" w:rsidRPr="00254752">
        <w:rPr>
          <w:lang w:eastAsia="x-none"/>
        </w:rPr>
        <w:tab/>
        <w:t>Discussion on Remaining Minimum System Information</w:t>
      </w:r>
      <w:r w:rsidR="00254752" w:rsidRPr="00254752">
        <w:rPr>
          <w:lang w:eastAsia="x-none"/>
        </w:rPr>
        <w:tab/>
        <w:t>vivo</w:t>
      </w:r>
    </w:p>
    <w:p w14:paraId="25FD7993" w14:textId="4A1F8713" w:rsidR="00254752" w:rsidRPr="00254752" w:rsidRDefault="00603E09" w:rsidP="00254752">
      <w:pPr>
        <w:ind w:left="720" w:hanging="720"/>
        <w:rPr>
          <w:lang w:eastAsia="x-none"/>
        </w:rPr>
      </w:pPr>
      <w:hyperlink r:id="rId788" w:history="1">
        <w:r w:rsidR="00FE4C7E">
          <w:rPr>
            <w:rStyle w:val="Hyperlink"/>
            <w:lang w:eastAsia="x-none"/>
          </w:rPr>
          <w:t>R1-1803991</w:t>
        </w:r>
      </w:hyperlink>
      <w:r w:rsidR="00254752" w:rsidRPr="00254752">
        <w:rPr>
          <w:lang w:eastAsia="x-none"/>
        </w:rPr>
        <w:tab/>
        <w:t>Remaing issues on RMSI</w:t>
      </w:r>
      <w:r w:rsidR="00254752" w:rsidRPr="00254752">
        <w:rPr>
          <w:lang w:eastAsia="x-none"/>
        </w:rPr>
        <w:tab/>
        <w:t>OPPO</w:t>
      </w:r>
    </w:p>
    <w:p w14:paraId="082DC649" w14:textId="54F376AB" w:rsidR="00254752" w:rsidRPr="00254752" w:rsidRDefault="00603E09" w:rsidP="00254752">
      <w:pPr>
        <w:ind w:left="720" w:hanging="720"/>
        <w:rPr>
          <w:lang w:eastAsia="x-none"/>
        </w:rPr>
      </w:pPr>
      <w:hyperlink r:id="rId789" w:history="1">
        <w:r w:rsidR="00FE4C7E">
          <w:rPr>
            <w:rStyle w:val="Hyperlink"/>
            <w:lang w:eastAsia="x-none"/>
          </w:rPr>
          <w:t>R1-1804052</w:t>
        </w:r>
      </w:hyperlink>
      <w:r w:rsidR="00254752" w:rsidRPr="00254752">
        <w:rPr>
          <w:lang w:eastAsia="x-none"/>
        </w:rPr>
        <w:tab/>
        <w:t>Remaining issues on RMSI</w:t>
      </w:r>
      <w:r w:rsidR="00254752" w:rsidRPr="00254752">
        <w:rPr>
          <w:lang w:eastAsia="x-none"/>
        </w:rPr>
        <w:tab/>
        <w:t>MediaTek Inc.</w:t>
      </w:r>
    </w:p>
    <w:p w14:paraId="5F1C95BD" w14:textId="6392F22F" w:rsidR="00254752" w:rsidRPr="00254752" w:rsidRDefault="00603E09" w:rsidP="00254752">
      <w:pPr>
        <w:ind w:left="720" w:hanging="720"/>
        <w:rPr>
          <w:lang w:eastAsia="x-none"/>
        </w:rPr>
      </w:pPr>
      <w:hyperlink r:id="rId790" w:history="1">
        <w:r w:rsidR="00FE4C7E">
          <w:rPr>
            <w:rStyle w:val="Hyperlink"/>
            <w:lang w:eastAsia="x-none"/>
          </w:rPr>
          <w:t>R1-1804090</w:t>
        </w:r>
      </w:hyperlink>
      <w:r w:rsidR="00254752" w:rsidRPr="00254752">
        <w:rPr>
          <w:lang w:eastAsia="x-none"/>
        </w:rPr>
        <w:tab/>
        <w:t>Discussion on remaining issues for RMSI</w:t>
      </w:r>
      <w:r w:rsidR="00254752" w:rsidRPr="00254752">
        <w:rPr>
          <w:lang w:eastAsia="x-none"/>
        </w:rPr>
        <w:tab/>
        <w:t>CMCC</w:t>
      </w:r>
    </w:p>
    <w:p w14:paraId="66A96ED7" w14:textId="7CFE6A28" w:rsidR="00254752" w:rsidRPr="00254752" w:rsidRDefault="00603E09" w:rsidP="00254752">
      <w:pPr>
        <w:ind w:left="720" w:hanging="720"/>
        <w:rPr>
          <w:lang w:eastAsia="x-none"/>
        </w:rPr>
      </w:pPr>
      <w:hyperlink r:id="rId791" w:history="1">
        <w:r w:rsidR="00FE4C7E">
          <w:rPr>
            <w:rStyle w:val="Hyperlink"/>
            <w:lang w:eastAsia="x-none"/>
          </w:rPr>
          <w:t>R1-1804345</w:t>
        </w:r>
      </w:hyperlink>
      <w:r w:rsidR="00254752" w:rsidRPr="00254752">
        <w:rPr>
          <w:lang w:eastAsia="x-none"/>
        </w:rPr>
        <w:tab/>
        <w:t>Corrections on Remaining Minimum System Information</w:t>
      </w:r>
      <w:r w:rsidR="00254752" w:rsidRPr="00254752">
        <w:rPr>
          <w:lang w:eastAsia="x-none"/>
        </w:rPr>
        <w:tab/>
        <w:t>Samsung</w:t>
      </w:r>
    </w:p>
    <w:p w14:paraId="0D0E1FA0" w14:textId="785B49C5" w:rsidR="00254752" w:rsidRPr="00254752" w:rsidRDefault="00603E09" w:rsidP="00254752">
      <w:pPr>
        <w:ind w:left="720" w:hanging="720"/>
        <w:rPr>
          <w:lang w:eastAsia="x-none"/>
        </w:rPr>
      </w:pPr>
      <w:hyperlink r:id="rId792" w:history="1">
        <w:r w:rsidR="00FE4C7E">
          <w:rPr>
            <w:rStyle w:val="Hyperlink"/>
            <w:lang w:eastAsia="x-none"/>
          </w:rPr>
          <w:t>R1-1804535</w:t>
        </w:r>
      </w:hyperlink>
      <w:r w:rsidR="00254752" w:rsidRPr="00254752">
        <w:rPr>
          <w:lang w:eastAsia="x-none"/>
        </w:rPr>
        <w:tab/>
        <w:t>RMSI delivery and CORESET configuration</w:t>
      </w:r>
      <w:r w:rsidR="00254752" w:rsidRPr="00254752">
        <w:rPr>
          <w:lang w:eastAsia="x-none"/>
        </w:rPr>
        <w:tab/>
        <w:t>LG Electronics</w:t>
      </w:r>
    </w:p>
    <w:p w14:paraId="71DFF7B7" w14:textId="09CE6F19" w:rsidR="00254752" w:rsidRPr="00254752" w:rsidRDefault="00603E09" w:rsidP="00254752">
      <w:pPr>
        <w:ind w:left="720" w:hanging="720"/>
        <w:rPr>
          <w:lang w:eastAsia="x-none"/>
        </w:rPr>
      </w:pPr>
      <w:hyperlink r:id="rId793" w:history="1">
        <w:r w:rsidR="00FE4C7E">
          <w:rPr>
            <w:rStyle w:val="Hyperlink"/>
            <w:lang w:eastAsia="x-none"/>
          </w:rPr>
          <w:t>R1-1804705</w:t>
        </w:r>
      </w:hyperlink>
      <w:r w:rsidR="00254752" w:rsidRPr="00254752">
        <w:rPr>
          <w:lang w:eastAsia="x-none"/>
        </w:rPr>
        <w:tab/>
        <w:t>Remaining details of RMSI</w:t>
      </w:r>
      <w:r w:rsidR="00254752" w:rsidRPr="00254752">
        <w:rPr>
          <w:lang w:eastAsia="x-none"/>
        </w:rPr>
        <w:tab/>
        <w:t>Intel Corporation</w:t>
      </w:r>
    </w:p>
    <w:p w14:paraId="382F2955" w14:textId="756CC4E0" w:rsidR="00254752" w:rsidRPr="00254752" w:rsidRDefault="00603E09" w:rsidP="00254752">
      <w:pPr>
        <w:ind w:left="720" w:hanging="720"/>
        <w:rPr>
          <w:lang w:eastAsia="x-none"/>
        </w:rPr>
      </w:pPr>
      <w:hyperlink r:id="rId794" w:history="1">
        <w:r w:rsidR="00FE4C7E">
          <w:rPr>
            <w:rStyle w:val="Hyperlink"/>
            <w:lang w:eastAsia="x-none"/>
          </w:rPr>
          <w:t>R1-1804776</w:t>
        </w:r>
      </w:hyperlink>
      <w:r w:rsidR="00254752" w:rsidRPr="00254752">
        <w:rPr>
          <w:lang w:eastAsia="x-none"/>
        </w:rPr>
        <w:tab/>
        <w:t>Remaining system information delivery consideration</w:t>
      </w:r>
      <w:r w:rsidR="00254752" w:rsidRPr="00254752">
        <w:rPr>
          <w:lang w:eastAsia="x-none"/>
        </w:rPr>
        <w:tab/>
        <w:t>Qualcomm Incorporated</w:t>
      </w:r>
    </w:p>
    <w:p w14:paraId="0451737B" w14:textId="63FD4450" w:rsidR="00254752" w:rsidRPr="00254752" w:rsidRDefault="00603E09" w:rsidP="00254752">
      <w:pPr>
        <w:ind w:left="720" w:hanging="720"/>
        <w:rPr>
          <w:lang w:eastAsia="x-none"/>
        </w:rPr>
      </w:pPr>
      <w:hyperlink r:id="rId795" w:history="1">
        <w:r w:rsidR="00FE4C7E">
          <w:rPr>
            <w:rStyle w:val="Hyperlink"/>
            <w:lang w:eastAsia="x-none"/>
          </w:rPr>
          <w:t>R1-1805033</w:t>
        </w:r>
      </w:hyperlink>
      <w:r w:rsidR="00254752" w:rsidRPr="00254752">
        <w:rPr>
          <w:lang w:eastAsia="x-none"/>
        </w:rPr>
        <w:tab/>
        <w:t>Remaining issues on RMSI</w:t>
      </w:r>
      <w:r w:rsidR="00254752" w:rsidRPr="00254752">
        <w:rPr>
          <w:lang w:eastAsia="x-none"/>
        </w:rPr>
        <w:tab/>
        <w:t>NTT DOCOMO, INC.</w:t>
      </w:r>
    </w:p>
    <w:p w14:paraId="43C7E1BE" w14:textId="42053DD2" w:rsidR="00254752" w:rsidRPr="00254752" w:rsidRDefault="00603E09" w:rsidP="00254752">
      <w:pPr>
        <w:ind w:left="720" w:hanging="720"/>
        <w:rPr>
          <w:lang w:eastAsia="x-none"/>
        </w:rPr>
      </w:pPr>
      <w:hyperlink r:id="rId796" w:history="1">
        <w:r w:rsidR="00FE4C7E">
          <w:rPr>
            <w:rStyle w:val="Hyperlink"/>
            <w:lang w:eastAsia="x-none"/>
          </w:rPr>
          <w:t>R1-1805136</w:t>
        </w:r>
      </w:hyperlink>
      <w:r w:rsidR="00254752" w:rsidRPr="00254752">
        <w:rPr>
          <w:lang w:eastAsia="x-none"/>
        </w:rPr>
        <w:tab/>
        <w:t>Remaining issues on RMSI</w:t>
      </w:r>
      <w:r w:rsidR="00254752" w:rsidRPr="00254752">
        <w:rPr>
          <w:lang w:eastAsia="x-none"/>
        </w:rPr>
        <w:tab/>
        <w:t>Nokia, Nokia Shanghai Bell</w:t>
      </w:r>
    </w:p>
    <w:p w14:paraId="662C085E" w14:textId="34550A10" w:rsidR="00254752" w:rsidRDefault="00603E09" w:rsidP="00254752">
      <w:pPr>
        <w:ind w:left="720" w:hanging="720"/>
        <w:rPr>
          <w:lang w:eastAsia="x-none"/>
        </w:rPr>
      </w:pPr>
      <w:hyperlink r:id="rId797" w:history="1">
        <w:r w:rsidR="00FE4C7E">
          <w:rPr>
            <w:rStyle w:val="Hyperlink"/>
            <w:lang w:eastAsia="x-none"/>
          </w:rPr>
          <w:t>R1-1805217</w:t>
        </w:r>
      </w:hyperlink>
      <w:r w:rsidR="00254752" w:rsidRPr="00254752">
        <w:rPr>
          <w:lang w:eastAsia="x-none"/>
        </w:rPr>
        <w:tab/>
        <w:t>Remaining minimum system information</w:t>
      </w:r>
      <w:r w:rsidR="00254752" w:rsidRPr="00254752">
        <w:rPr>
          <w:lang w:eastAsia="x-none"/>
        </w:rPr>
        <w:tab/>
        <w:t>Ericsson</w:t>
      </w:r>
    </w:p>
    <w:p w14:paraId="3D6FDFA1" w14:textId="15027B2B" w:rsidR="00C9243F" w:rsidRPr="00254752" w:rsidRDefault="00C9243F" w:rsidP="00254752">
      <w:pPr>
        <w:ind w:left="720" w:hanging="720"/>
        <w:rPr>
          <w:lang w:eastAsia="x-none"/>
        </w:rPr>
      </w:pPr>
      <w:r w:rsidRPr="00C9243F">
        <w:rPr>
          <w:lang w:eastAsia="x-none"/>
        </w:rPr>
        <w:t>R1-1805605</w:t>
      </w:r>
      <w:r w:rsidRPr="00C9243F">
        <w:rPr>
          <w:lang w:eastAsia="x-none"/>
        </w:rPr>
        <w:tab/>
        <w:t>RMSI CORESET Configuration Tables for SS SCS = 15 kHz and min CH BW = 10 MHz</w:t>
      </w:r>
      <w:r w:rsidRPr="00C9243F">
        <w:rPr>
          <w:lang w:eastAsia="x-none"/>
        </w:rPr>
        <w:tab/>
        <w:t>Samsung</w:t>
      </w:r>
    </w:p>
    <w:p w14:paraId="4249EFE4" w14:textId="77777777" w:rsidR="00254752" w:rsidRPr="00254752" w:rsidRDefault="00254752" w:rsidP="00A15B60">
      <w:pPr>
        <w:pStyle w:val="Heading5"/>
      </w:pPr>
      <w:bookmarkStart w:id="380" w:name="_Toc514184643"/>
      <w:r w:rsidRPr="00254752">
        <w:t>O</w:t>
      </w:r>
      <w:r w:rsidRPr="00254752">
        <w:rPr>
          <w:rFonts w:hint="eastAsia"/>
        </w:rPr>
        <w:t>ther</w:t>
      </w:r>
      <w:r w:rsidRPr="00254752">
        <w:t xml:space="preserve"> system information delivery</w:t>
      </w:r>
      <w:bookmarkEnd w:id="380"/>
    </w:p>
    <w:p w14:paraId="5DD986C1" w14:textId="2CC2ECC7" w:rsidR="00026B4C" w:rsidRPr="00026B4C" w:rsidRDefault="00603E09" w:rsidP="00026B4C">
      <w:pPr>
        <w:rPr>
          <w:rFonts w:ascii="Arial" w:hAnsi="Arial" w:cs="Arial"/>
          <w:b/>
          <w:iCs/>
          <w:sz w:val="18"/>
          <w:szCs w:val="26"/>
        </w:rPr>
      </w:pPr>
      <w:hyperlink r:id="rId798" w:history="1">
        <w:r w:rsidR="00FE4C7E">
          <w:rPr>
            <w:rStyle w:val="Hyperlink"/>
            <w:b/>
          </w:rPr>
          <w:t>R1-1805516</w:t>
        </w:r>
      </w:hyperlink>
      <w:r w:rsidR="00026B4C" w:rsidRPr="00026B4C">
        <w:rPr>
          <w:b/>
        </w:rPr>
        <w:tab/>
        <w:t>Summary of 7.1.1.2.3 Other system information delivery</w:t>
      </w:r>
      <w:r w:rsidR="00026B4C" w:rsidRPr="00026B4C">
        <w:rPr>
          <w:b/>
        </w:rPr>
        <w:tab/>
        <w:t>Samsung</w:t>
      </w:r>
    </w:p>
    <w:p w14:paraId="46143675" w14:textId="77777777" w:rsidR="00026B4C" w:rsidRDefault="00026B4C" w:rsidP="00026B4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44043595" w14:textId="77777777" w:rsidR="00026B4C" w:rsidRPr="00026B4C" w:rsidRDefault="00026B4C" w:rsidP="00026B4C">
      <w:pPr>
        <w:rPr>
          <w:rFonts w:ascii="Arial" w:hAnsi="Arial" w:cs="Arial"/>
          <w:b/>
          <w:iCs/>
          <w:sz w:val="18"/>
          <w:szCs w:val="26"/>
        </w:rPr>
      </w:pPr>
    </w:p>
    <w:p w14:paraId="2984CD54" w14:textId="6B9AC57C" w:rsidR="00254752" w:rsidRPr="00254752" w:rsidRDefault="00603E09" w:rsidP="00026B4C">
      <w:hyperlink r:id="rId799" w:history="1">
        <w:r w:rsidR="00FE4C7E">
          <w:rPr>
            <w:rStyle w:val="Hyperlink"/>
            <w:lang w:eastAsia="x-none"/>
          </w:rPr>
          <w:t>R1-1804053</w:t>
        </w:r>
      </w:hyperlink>
      <w:r w:rsidR="00254752" w:rsidRPr="00254752">
        <w:tab/>
        <w:t>Remaining issues on OSI</w:t>
      </w:r>
      <w:r w:rsidR="00254752" w:rsidRPr="00254752">
        <w:tab/>
        <w:t>MediaTek Inc.</w:t>
      </w:r>
    </w:p>
    <w:p w14:paraId="66C5DEA3" w14:textId="50C28FBB" w:rsidR="00254752" w:rsidRPr="00254752" w:rsidRDefault="00603E09" w:rsidP="00254752">
      <w:pPr>
        <w:ind w:left="720" w:hanging="720"/>
        <w:rPr>
          <w:lang w:eastAsia="x-none"/>
        </w:rPr>
      </w:pPr>
      <w:hyperlink r:id="rId800" w:history="1">
        <w:r w:rsidR="00FE4C7E">
          <w:rPr>
            <w:rStyle w:val="Hyperlink"/>
            <w:lang w:eastAsia="x-none"/>
          </w:rPr>
          <w:t>R1-1804346</w:t>
        </w:r>
      </w:hyperlink>
      <w:r w:rsidR="00254752" w:rsidRPr="00254752">
        <w:rPr>
          <w:lang w:eastAsia="x-none"/>
        </w:rPr>
        <w:tab/>
        <w:t>Corrections on Other System Information Delivery</w:t>
      </w:r>
      <w:r w:rsidR="00254752" w:rsidRPr="00254752">
        <w:rPr>
          <w:lang w:eastAsia="x-none"/>
        </w:rPr>
        <w:tab/>
        <w:t>Samsung</w:t>
      </w:r>
    </w:p>
    <w:p w14:paraId="4FFB0C39" w14:textId="5039984E" w:rsidR="00254752" w:rsidRPr="00254752" w:rsidRDefault="00603E09" w:rsidP="00254752">
      <w:pPr>
        <w:ind w:left="720" w:hanging="720"/>
        <w:rPr>
          <w:lang w:eastAsia="x-none"/>
        </w:rPr>
      </w:pPr>
      <w:hyperlink r:id="rId801" w:history="1">
        <w:r w:rsidR="00FE4C7E">
          <w:rPr>
            <w:rStyle w:val="Hyperlink"/>
            <w:lang w:eastAsia="x-none"/>
          </w:rPr>
          <w:t>R1-1804536</w:t>
        </w:r>
      </w:hyperlink>
      <w:r w:rsidR="00254752" w:rsidRPr="00254752">
        <w:rPr>
          <w:lang w:eastAsia="x-none"/>
        </w:rPr>
        <w:tab/>
        <w:t>Other system information delivery</w:t>
      </w:r>
      <w:r w:rsidR="00254752" w:rsidRPr="00254752">
        <w:rPr>
          <w:lang w:eastAsia="x-none"/>
        </w:rPr>
        <w:tab/>
        <w:t>LG Electronics</w:t>
      </w:r>
    </w:p>
    <w:p w14:paraId="6D10CDF5" w14:textId="1A2EE483" w:rsidR="00254752" w:rsidRPr="00254752" w:rsidRDefault="00603E09" w:rsidP="00254752">
      <w:pPr>
        <w:ind w:left="720" w:hanging="720"/>
        <w:rPr>
          <w:lang w:eastAsia="x-none"/>
        </w:rPr>
      </w:pPr>
      <w:hyperlink r:id="rId802" w:history="1">
        <w:r w:rsidR="00FE4C7E">
          <w:rPr>
            <w:rStyle w:val="Hyperlink"/>
            <w:lang w:eastAsia="x-none"/>
          </w:rPr>
          <w:t>R1-1805137</w:t>
        </w:r>
      </w:hyperlink>
      <w:r w:rsidR="00254752" w:rsidRPr="00254752">
        <w:rPr>
          <w:lang w:eastAsia="x-none"/>
        </w:rPr>
        <w:tab/>
        <w:t>On BWP for Other System Information Delivery</w:t>
      </w:r>
      <w:r w:rsidR="00254752" w:rsidRPr="00254752">
        <w:rPr>
          <w:lang w:eastAsia="x-none"/>
        </w:rPr>
        <w:tab/>
        <w:t>Nokia, Nokia Shanghai Bell</w:t>
      </w:r>
    </w:p>
    <w:p w14:paraId="38BA1562" w14:textId="4D3922F5" w:rsidR="00254752" w:rsidRPr="00254752" w:rsidRDefault="00603E09" w:rsidP="00254752">
      <w:pPr>
        <w:ind w:left="720" w:hanging="720"/>
        <w:rPr>
          <w:lang w:eastAsia="x-none"/>
        </w:rPr>
      </w:pPr>
      <w:hyperlink r:id="rId803" w:history="1">
        <w:r w:rsidR="00FE4C7E">
          <w:rPr>
            <w:rStyle w:val="Hyperlink"/>
            <w:lang w:eastAsia="x-none"/>
          </w:rPr>
          <w:t>R1-1805218</w:t>
        </w:r>
      </w:hyperlink>
      <w:r w:rsidR="00254752" w:rsidRPr="00254752">
        <w:rPr>
          <w:lang w:eastAsia="x-none"/>
        </w:rPr>
        <w:tab/>
        <w:t>On other system information delivery</w:t>
      </w:r>
      <w:r w:rsidR="00254752" w:rsidRPr="00254752">
        <w:rPr>
          <w:lang w:eastAsia="x-none"/>
        </w:rPr>
        <w:tab/>
        <w:t>Ericsson</w:t>
      </w:r>
    </w:p>
    <w:p w14:paraId="55D3214C" w14:textId="122DE8C0" w:rsidR="00254752" w:rsidRDefault="00254752" w:rsidP="00A15B60">
      <w:pPr>
        <w:pStyle w:val="Heading4"/>
      </w:pPr>
      <w:bookmarkStart w:id="381" w:name="_Toc510867616"/>
      <w:bookmarkStart w:id="382" w:name="_Toc514184644"/>
      <w:r w:rsidRPr="00254752">
        <w:rPr>
          <w:rFonts w:hint="eastAsia"/>
        </w:rPr>
        <w:t>Paging design</w:t>
      </w:r>
      <w:bookmarkEnd w:id="381"/>
      <w:bookmarkEnd w:id="382"/>
    </w:p>
    <w:p w14:paraId="3B3D9F74" w14:textId="077ACC61" w:rsidR="00206940" w:rsidRPr="00206940" w:rsidRDefault="00603E09" w:rsidP="00206940">
      <w:pPr>
        <w:rPr>
          <w:b/>
        </w:rPr>
      </w:pPr>
      <w:hyperlink r:id="rId804" w:history="1">
        <w:r w:rsidR="00FE4C7E">
          <w:rPr>
            <w:rStyle w:val="Hyperlink"/>
            <w:b/>
          </w:rPr>
          <w:t>R1-1805508</w:t>
        </w:r>
      </w:hyperlink>
      <w:r w:rsidR="00206940" w:rsidRPr="00206940">
        <w:rPr>
          <w:b/>
        </w:rPr>
        <w:tab/>
        <w:t>Summary on Paging design</w:t>
      </w:r>
      <w:r w:rsidR="00206940" w:rsidRPr="00206940">
        <w:rPr>
          <w:b/>
        </w:rPr>
        <w:tab/>
        <w:t>Huawei</w:t>
      </w:r>
    </w:p>
    <w:p w14:paraId="28BCDDD7" w14:textId="77777777" w:rsidR="00206940" w:rsidRDefault="00206940" w:rsidP="0020694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09743A4" w14:textId="30EC7A55" w:rsidR="00206940" w:rsidRPr="00E23E22" w:rsidRDefault="00206940" w:rsidP="00206940">
      <w:pPr>
        <w:rPr>
          <w:rFonts w:ascii="Times New Roman" w:hAnsi="Times New Roman"/>
          <w:iCs/>
          <w:szCs w:val="20"/>
        </w:rPr>
      </w:pPr>
    </w:p>
    <w:p w14:paraId="1929F648" w14:textId="35F3CA3F" w:rsidR="00E23E22" w:rsidRPr="00FA18EB" w:rsidRDefault="00FA18EB" w:rsidP="006350A1">
      <w:pPr>
        <w:rPr>
          <w:rFonts w:ascii="Times New Roman" w:hAnsi="Times New Roman"/>
          <w:b/>
          <w:iCs/>
          <w:szCs w:val="20"/>
        </w:rPr>
      </w:pPr>
      <w:r w:rsidRPr="00FA18EB">
        <w:rPr>
          <w:rFonts w:ascii="Times New Roman" w:hAnsi="Times New Roman"/>
          <w:b/>
          <w:iCs/>
          <w:szCs w:val="20"/>
        </w:rPr>
        <w:t>Thursday</w:t>
      </w:r>
    </w:p>
    <w:p w14:paraId="64A29E43" w14:textId="5F8C33D0" w:rsidR="00FA18EB" w:rsidRPr="00FA18EB" w:rsidRDefault="00603E09" w:rsidP="00FA18EB">
      <w:pPr>
        <w:rPr>
          <w:rFonts w:ascii="Times New Roman" w:hAnsi="Times New Roman"/>
          <w:b/>
          <w:iCs/>
          <w:szCs w:val="20"/>
        </w:rPr>
      </w:pPr>
      <w:hyperlink r:id="rId805" w:history="1">
        <w:r w:rsidR="00FE4C7E">
          <w:rPr>
            <w:rStyle w:val="Hyperlink"/>
            <w:rFonts w:ascii="Times New Roman" w:hAnsi="Times New Roman"/>
            <w:b/>
            <w:iCs/>
            <w:szCs w:val="20"/>
          </w:rPr>
          <w:t>R1-1805679</w:t>
        </w:r>
      </w:hyperlink>
      <w:r w:rsidR="00FA18EB" w:rsidRPr="00FA18EB">
        <w:rPr>
          <w:rFonts w:ascii="Times New Roman" w:hAnsi="Times New Roman"/>
          <w:b/>
          <w:iCs/>
          <w:szCs w:val="20"/>
        </w:rPr>
        <w:tab/>
        <w:t>Summary on Paging design</w:t>
      </w:r>
      <w:r w:rsidR="00FA18EB" w:rsidRPr="00FA18EB">
        <w:rPr>
          <w:rFonts w:ascii="Times New Roman" w:hAnsi="Times New Roman"/>
          <w:b/>
          <w:iCs/>
          <w:szCs w:val="20"/>
        </w:rPr>
        <w:tab/>
        <w:t>Huawei</w:t>
      </w:r>
    </w:p>
    <w:p w14:paraId="58CB64D8" w14:textId="77777777" w:rsidR="00FA18EB" w:rsidRDefault="00FA18EB" w:rsidP="00FA18EB">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6C5B3488" w14:textId="7784819F" w:rsidR="00FA18EB" w:rsidRDefault="00FA18EB" w:rsidP="00FA18EB">
      <w:pPr>
        <w:rPr>
          <w:rFonts w:ascii="Times New Roman" w:hAnsi="Times New Roman"/>
          <w:iCs/>
          <w:szCs w:val="20"/>
        </w:rPr>
      </w:pPr>
    </w:p>
    <w:p w14:paraId="68AD3179" w14:textId="1F9CDA93" w:rsidR="00C9243F" w:rsidRPr="00C9243F" w:rsidRDefault="00C9243F" w:rsidP="00C9243F">
      <w:pPr>
        <w:autoSpaceDE w:val="0"/>
        <w:autoSpaceDN w:val="0"/>
        <w:adjustRightInd w:val="0"/>
        <w:snapToGrid w:val="0"/>
        <w:jc w:val="both"/>
        <w:rPr>
          <w:rFonts w:ascii="Times New Roman" w:eastAsia="Times New Roman" w:hAnsi="Times New Roman"/>
          <w:szCs w:val="20"/>
          <w:lang w:val="en-US" w:eastAsia="ko-KR"/>
        </w:rPr>
      </w:pPr>
      <w:r w:rsidRPr="00C9243F">
        <w:rPr>
          <w:rFonts w:ascii="Times New Roman" w:eastAsia="Times New Roman" w:hAnsi="Times New Roman"/>
          <w:szCs w:val="20"/>
          <w:lang w:val="en-US" w:eastAsia="ko-KR"/>
        </w:rPr>
        <w:t>Continue further discussion on the following proposal</w:t>
      </w:r>
      <w:r>
        <w:rPr>
          <w:rFonts w:ascii="Times New Roman" w:eastAsia="Times New Roman" w:hAnsi="Times New Roman"/>
          <w:szCs w:val="20"/>
          <w:lang w:val="en-US" w:eastAsia="ko-KR"/>
        </w:rPr>
        <w:t xml:space="preserve"> </w:t>
      </w:r>
      <w:r w:rsidRPr="00C9243F">
        <w:rPr>
          <w:rFonts w:ascii="Times New Roman" w:eastAsia="Times New Roman" w:hAnsi="Times New Roman"/>
          <w:szCs w:val="20"/>
          <w:lang w:val="en-US" w:eastAsia="ko-KR"/>
        </w:rPr>
        <w:t>(</w:t>
      </w:r>
      <w:r w:rsidRPr="00C9243F">
        <w:rPr>
          <w:rFonts w:ascii="Times New Roman" w:eastAsia="SimSun" w:hAnsi="Times New Roman"/>
          <w:szCs w:val="20"/>
          <w:lang w:val="en-US" w:eastAsia="ja-JP"/>
        </w:rPr>
        <w:t>TP for 38.213, Section 12)</w:t>
      </w:r>
      <w:r w:rsidRPr="00C9243F">
        <w:rPr>
          <w:rFonts w:ascii="Times New Roman" w:eastAsia="Times New Roman" w:hAnsi="Times New Roman"/>
          <w:szCs w:val="20"/>
          <w:lang w:val="en-US" w:eastAsia="ko-KR"/>
        </w:rPr>
        <w:t>:</w:t>
      </w:r>
    </w:p>
    <w:p w14:paraId="574FE185" w14:textId="77777777" w:rsidR="00C9243F" w:rsidRPr="00C9243F" w:rsidRDefault="00C9243F" w:rsidP="00C9243F">
      <w:pPr>
        <w:autoSpaceDE w:val="0"/>
        <w:autoSpaceDN w:val="0"/>
        <w:adjustRightInd w:val="0"/>
        <w:snapToGrid w:val="0"/>
        <w:jc w:val="both"/>
        <w:rPr>
          <w:rFonts w:ascii="Times New Roman" w:eastAsia="SimSun" w:hAnsi="Times New Roman"/>
          <w:b/>
          <w:i/>
          <w:szCs w:val="20"/>
          <w:lang w:val="en-US" w:eastAsia="ja-JP"/>
        </w:rPr>
      </w:pPr>
      <w:r w:rsidRPr="00C9243F">
        <w:rPr>
          <w:rFonts w:ascii="Times New Roman" w:eastAsia="SimSun" w:hAnsi="Times New Roman"/>
          <w:szCs w:val="20"/>
          <w:lang w:val="en-US"/>
        </w:rPr>
        <w:t>(For the case when initial DL BWP is defined to match to SSB+CORESET)</w:t>
      </w:r>
    </w:p>
    <w:p w14:paraId="3DB050F7" w14:textId="77777777" w:rsidR="00C9243F" w:rsidRPr="00C9243F" w:rsidRDefault="00C9243F" w:rsidP="00C9243F">
      <w:pPr>
        <w:autoSpaceDE w:val="0"/>
        <w:autoSpaceDN w:val="0"/>
        <w:adjustRightInd w:val="0"/>
        <w:snapToGrid w:val="0"/>
        <w:jc w:val="both"/>
        <w:rPr>
          <w:rFonts w:ascii="Times New Roman" w:eastAsia="SimSun" w:hAnsi="Times New Roman"/>
          <w:i/>
          <w:color w:val="FF0000"/>
          <w:sz w:val="22"/>
          <w:szCs w:val="22"/>
          <w:lang w:val="en-US"/>
        </w:rPr>
      </w:pPr>
      <w:r w:rsidRPr="00C9243F">
        <w:rPr>
          <w:rFonts w:ascii="Times New Roman" w:eastAsia="SimSun" w:hAnsi="Times New Roman"/>
          <w:i/>
          <w:color w:val="FF0000"/>
          <w:sz w:val="22"/>
          <w:szCs w:val="22"/>
          <w:lang w:val="en-US"/>
        </w:rPr>
        <w:t>---</w:t>
      </w:r>
    </w:p>
    <w:p w14:paraId="301EEA80" w14:textId="77777777" w:rsidR="00C9243F" w:rsidRPr="00C9243F" w:rsidRDefault="00C9243F" w:rsidP="00C9243F">
      <w:pPr>
        <w:autoSpaceDE w:val="0"/>
        <w:autoSpaceDN w:val="0"/>
        <w:adjustRightInd w:val="0"/>
        <w:snapToGrid w:val="0"/>
        <w:jc w:val="both"/>
        <w:rPr>
          <w:rFonts w:ascii="Times New Roman" w:eastAsia="Times New Roman" w:hAnsi="Times New Roman"/>
          <w:color w:val="FF0000"/>
          <w:szCs w:val="20"/>
          <w:u w:val="single"/>
          <w:lang w:val="en-US"/>
        </w:rPr>
      </w:pPr>
      <w:r w:rsidRPr="00C9243F">
        <w:rPr>
          <w:rFonts w:ascii="Times New Roman" w:eastAsia="Times New Roman" w:hAnsi="Times New Roman"/>
          <w:color w:val="FF0000"/>
          <w:szCs w:val="20"/>
          <w:u w:val="single"/>
          <w:lang w:val="en-US" w:eastAsia="ja-JP"/>
        </w:rPr>
        <w:t>For SS/PBCH block and control resource set multiplexing pattern 1,</w:t>
      </w:r>
      <w:r w:rsidRPr="00C9243F">
        <w:rPr>
          <w:rFonts w:ascii="Times New Roman" w:eastAsia="Times New Roman" w:hAnsi="Times New Roman"/>
          <w:szCs w:val="20"/>
          <w:lang w:val="en-US" w:eastAsia="ja-JP"/>
        </w:rPr>
        <w:t xml:space="preserve"> </w:t>
      </w:r>
      <w:r w:rsidRPr="00C9243F">
        <w:rPr>
          <w:rFonts w:ascii="Times New Roman" w:eastAsia="Times New Roman" w:hAnsi="Times New Roman"/>
          <w:strike/>
          <w:color w:val="FF0000"/>
          <w:szCs w:val="20"/>
          <w:lang w:val="en-US" w:eastAsia="ja-JP"/>
        </w:rPr>
        <w:t>Aa</w:t>
      </w:r>
      <w:r w:rsidRPr="00C9243F">
        <w:rPr>
          <w:rFonts w:ascii="Times New Roman" w:eastAsia="Times New Roman" w:hAnsi="Times New Roman"/>
          <w:szCs w:val="20"/>
          <w:lang w:val="en-US" w:eastAsia="ja-JP"/>
        </w:rPr>
        <w:t xml:space="preserve">n initial active DL BWP is defined by a location and number of contiguous PRBs, a subcarrier spacing, and a cyclic prefix, for the control resource set for Type0-PDCCH common search space. </w:t>
      </w:r>
      <w:r w:rsidRPr="00C9243F">
        <w:rPr>
          <w:rFonts w:ascii="Times New Roman" w:eastAsia="Times New Roman" w:hAnsi="Times New Roman"/>
          <w:color w:val="FF0000"/>
          <w:szCs w:val="20"/>
          <w:u w:val="single"/>
          <w:lang w:val="en-US" w:eastAsia="ja-JP"/>
        </w:rPr>
        <w:t xml:space="preserve">For SS/PBCH block and control resource set multiplexing pattern 2 and 3, number of contiguous PRBs, </w:t>
      </w:r>
      <m:oMath>
        <m:sSubSup>
          <m:sSubSupPr>
            <m:ctrlPr>
              <w:rPr>
                <w:rFonts w:ascii="Cambria Math" w:eastAsia="Times New Roman" w:hAnsi="Cambria Math"/>
                <w:i/>
                <w:color w:val="FF0000"/>
                <w:szCs w:val="20"/>
                <w:u w:val="single"/>
                <w:lang w:val="en-US" w:eastAsia="ja-JP"/>
              </w:rPr>
            </m:ctrlPr>
          </m:sSubSupPr>
          <m:e>
            <m:r>
              <w:rPr>
                <w:rFonts w:ascii="Cambria Math" w:eastAsia="Times New Roman" w:hAnsi="Cambria Math"/>
                <w:color w:val="FF0000"/>
                <w:szCs w:val="20"/>
                <w:u w:val="single"/>
                <w:lang w:val="en-US" w:eastAsia="ja-JP"/>
              </w:rPr>
              <m:t>N</m:t>
            </m:r>
          </m:e>
          <m:sub>
            <m:r>
              <w:rPr>
                <w:rFonts w:ascii="Cambria Math" w:eastAsia="Times New Roman" w:hAnsi="Cambria Math"/>
                <w:color w:val="FF0000"/>
                <w:szCs w:val="20"/>
                <w:u w:val="single"/>
                <w:lang w:val="en-US" w:eastAsia="ja-JP"/>
              </w:rPr>
              <m:t>RB</m:t>
            </m:r>
          </m:sub>
          <m:sup>
            <m:r>
              <w:rPr>
                <w:rFonts w:ascii="Cambria Math" w:eastAsia="Times New Roman" w:hAnsi="Cambria Math"/>
                <w:color w:val="FF0000"/>
                <w:szCs w:val="20"/>
                <w:u w:val="single"/>
                <w:lang w:val="en-US" w:eastAsia="ja-JP"/>
              </w:rPr>
              <m:t>init</m:t>
            </m:r>
          </m:sup>
        </m:sSubSup>
      </m:oMath>
      <w:r w:rsidRPr="00C9243F">
        <w:rPr>
          <w:rFonts w:ascii="Times New Roman" w:eastAsia="Times New Roman" w:hAnsi="Times New Roman"/>
          <w:color w:val="FF0000"/>
          <w:szCs w:val="20"/>
          <w:u w:val="single"/>
          <w:lang w:val="en-US" w:eastAsia="ja-JP"/>
        </w:rPr>
        <w:t xml:space="preserve">, for an initial active DL BWP is defined as </w:t>
      </w:r>
      <m:oMath>
        <m:sSubSup>
          <m:sSubSupPr>
            <m:ctrlPr>
              <w:rPr>
                <w:rFonts w:ascii="Cambria Math" w:eastAsia="Times New Roman" w:hAnsi="Cambria Math"/>
                <w:i/>
                <w:color w:val="0070C0"/>
                <w:szCs w:val="20"/>
                <w:u w:val="single"/>
                <w:lang w:val="en-US" w:eastAsia="ja-JP"/>
              </w:rPr>
            </m:ctrlPr>
          </m:sSubSupPr>
          <m:e>
            <m:r>
              <w:rPr>
                <w:rFonts w:ascii="Cambria Math" w:eastAsia="Times New Roman" w:hAnsi="Cambria Math"/>
                <w:color w:val="0070C0"/>
                <w:szCs w:val="20"/>
                <w:u w:val="single"/>
                <w:lang w:val="en-US" w:eastAsia="ja-JP"/>
              </w:rPr>
              <m:t>N</m:t>
            </m:r>
          </m:e>
          <m:sub>
            <m:r>
              <w:rPr>
                <w:rFonts w:ascii="Cambria Math" w:eastAsia="Times New Roman" w:hAnsi="Cambria Math"/>
                <w:color w:val="0070C0"/>
                <w:szCs w:val="20"/>
                <w:u w:val="single"/>
                <w:lang w:val="en-US" w:eastAsia="ja-JP"/>
              </w:rPr>
              <m:t>RB</m:t>
            </m:r>
          </m:sub>
          <m:sup>
            <m:r>
              <w:rPr>
                <w:rFonts w:ascii="Cambria Math" w:eastAsia="Times New Roman" w:hAnsi="Cambria Math"/>
                <w:color w:val="0070C0"/>
                <w:szCs w:val="20"/>
                <w:u w:val="single"/>
                <w:lang w:val="en-US" w:eastAsia="ja-JP"/>
              </w:rPr>
              <m:t>init</m:t>
            </m:r>
          </m:sup>
        </m:sSubSup>
        <m:r>
          <w:rPr>
            <w:rFonts w:ascii="Cambria Math" w:eastAsia="Times New Roman" w:hAnsi="Cambria Math"/>
            <w:color w:val="0070C0"/>
            <w:szCs w:val="20"/>
            <w:u w:val="single"/>
            <w:lang w:val="en-US" w:eastAsia="ja-JP"/>
          </w:rPr>
          <m:t>=</m:t>
        </m:r>
        <m:r>
          <m:rPr>
            <m:sty m:val="p"/>
          </m:rPr>
          <w:rPr>
            <w:rFonts w:ascii="Cambria Math" w:eastAsia="Times New Roman" w:hAnsi="Cambria Math"/>
            <w:color w:val="0070C0"/>
            <w:szCs w:val="20"/>
            <w:u w:val="single"/>
            <w:lang w:val="en-US" w:eastAsia="ja-JP"/>
          </w:rPr>
          <m:t>max⁡</m:t>
        </m:r>
        <m:r>
          <w:rPr>
            <w:rFonts w:ascii="Cambria Math" w:eastAsia="Times New Roman" w:hAnsi="Cambria Math"/>
            <w:color w:val="0070C0"/>
            <w:szCs w:val="20"/>
            <w:u w:val="single"/>
            <w:lang w:val="en-US" w:eastAsia="ja-JP"/>
          </w:rPr>
          <m:t>((offset+</m:t>
        </m:r>
        <m:sSubSup>
          <m:sSubSupPr>
            <m:ctrlPr>
              <w:rPr>
                <w:rFonts w:ascii="Cambria Math" w:eastAsia="Times New Roman" w:hAnsi="Cambria Math"/>
                <w:i/>
                <w:color w:val="0070C0"/>
                <w:szCs w:val="20"/>
                <w:u w:val="single"/>
                <w:lang w:val="en-US" w:eastAsia="ja-JP"/>
              </w:rPr>
            </m:ctrlPr>
          </m:sSubSupPr>
          <m:e>
            <m:r>
              <w:rPr>
                <w:rFonts w:ascii="Cambria Math" w:eastAsia="Times New Roman" w:hAnsi="Cambria Math"/>
                <w:color w:val="0070C0"/>
                <w:szCs w:val="20"/>
                <w:u w:val="single"/>
                <w:lang w:val="en-US" w:eastAsia="ja-JP"/>
              </w:rPr>
              <m:t>N</m:t>
            </m:r>
          </m:e>
          <m:sub>
            <m:r>
              <w:rPr>
                <w:rFonts w:ascii="Cambria Math" w:eastAsia="Times New Roman" w:hAnsi="Cambria Math"/>
                <w:color w:val="0070C0"/>
                <w:szCs w:val="20"/>
                <w:u w:val="single"/>
                <w:lang w:val="en-US" w:eastAsia="ja-JP"/>
              </w:rPr>
              <m:t>RB</m:t>
            </m:r>
          </m:sub>
          <m:sup>
            <m:r>
              <w:rPr>
                <w:rFonts w:ascii="Cambria Math" w:eastAsia="Times New Roman" w:hAnsi="Cambria Math"/>
                <w:color w:val="0070C0"/>
                <w:szCs w:val="20"/>
                <w:u w:val="single"/>
                <w:lang w:val="en-US" w:eastAsia="ja-JP"/>
              </w:rPr>
              <m:t>SSB</m:t>
            </m:r>
          </m:sup>
        </m:sSubSup>
        <m:r>
          <w:rPr>
            <w:rFonts w:ascii="Cambria Math" w:eastAsia="Times New Roman" w:hAnsi="Cambria Math"/>
            <w:color w:val="0070C0"/>
            <w:szCs w:val="20"/>
            <w:u w:val="single"/>
            <w:lang w:val="en-US" w:eastAsia="ja-JP"/>
          </w:rPr>
          <m:t>),</m:t>
        </m:r>
        <m:sSubSup>
          <m:sSubSupPr>
            <m:ctrlPr>
              <w:rPr>
                <w:rFonts w:ascii="Cambria Math" w:eastAsia="Times New Roman" w:hAnsi="Cambria Math"/>
                <w:i/>
                <w:color w:val="0070C0"/>
                <w:szCs w:val="20"/>
                <w:u w:val="single"/>
                <w:lang w:val="en-US" w:eastAsia="ja-JP"/>
              </w:rPr>
            </m:ctrlPr>
          </m:sSubSupPr>
          <m:e>
            <m:r>
              <w:rPr>
                <w:rFonts w:ascii="Cambria Math" w:eastAsia="Times New Roman" w:hAnsi="Cambria Math"/>
                <w:color w:val="0070C0"/>
                <w:szCs w:val="20"/>
                <w:u w:val="single"/>
                <w:lang w:val="en-US" w:eastAsia="ja-JP"/>
              </w:rPr>
              <m:t>(N</m:t>
            </m:r>
          </m:e>
          <m:sub>
            <m:r>
              <w:rPr>
                <w:rFonts w:ascii="Cambria Math" w:eastAsia="Times New Roman" w:hAnsi="Cambria Math"/>
                <w:color w:val="0070C0"/>
                <w:szCs w:val="20"/>
                <w:u w:val="single"/>
                <w:lang w:val="en-US" w:eastAsia="ja-JP"/>
              </w:rPr>
              <m:t>RB</m:t>
            </m:r>
          </m:sub>
          <m:sup>
            <m:r>
              <w:rPr>
                <w:rFonts w:ascii="Cambria Math" w:eastAsia="Times New Roman" w:hAnsi="Cambria Math"/>
                <w:color w:val="0070C0"/>
                <w:szCs w:val="20"/>
                <w:u w:val="single"/>
                <w:lang w:val="en-US" w:eastAsia="ja-JP"/>
              </w:rPr>
              <m:t>CORESET</m:t>
            </m:r>
          </m:sup>
        </m:sSubSup>
        <m:r>
          <w:rPr>
            <w:rFonts w:ascii="Cambria Math" w:eastAsia="Times New Roman" w:hAnsi="Cambria Math"/>
            <w:color w:val="0070C0"/>
            <w:szCs w:val="20"/>
            <w:u w:val="single"/>
            <w:lang w:val="en-US" w:eastAsia="ja-JP"/>
          </w:rPr>
          <m:t>-offset))</m:t>
        </m:r>
      </m:oMath>
      <w:r w:rsidRPr="00C9243F">
        <w:rPr>
          <w:rFonts w:ascii="Times New Roman" w:eastAsia="MS Mincho" w:hAnsi="Times New Roman"/>
          <w:color w:val="0070C0"/>
          <w:szCs w:val="20"/>
          <w:u w:val="single"/>
          <w:lang w:val="en-US" w:eastAsia="ja-JP"/>
        </w:rPr>
        <w:t>,</w:t>
      </w:r>
      <w:r w:rsidRPr="00C9243F">
        <w:rPr>
          <w:rFonts w:ascii="Times New Roman" w:eastAsia="MS Mincho" w:hAnsi="Times New Roman"/>
          <w:color w:val="FF0000"/>
          <w:szCs w:val="20"/>
          <w:u w:val="single"/>
          <w:lang w:val="en-US" w:eastAsia="ja-JP"/>
        </w:rPr>
        <w:t xml:space="preserve"> where </w:t>
      </w:r>
      <w:r w:rsidRPr="00C9243F">
        <w:rPr>
          <w:rFonts w:ascii="Times New Roman" w:eastAsia="MS Mincho" w:hAnsi="Times New Roman"/>
          <w:i/>
          <w:color w:val="FF0000"/>
          <w:szCs w:val="20"/>
          <w:u w:val="single"/>
          <w:lang w:val="en-US" w:eastAsia="ja-JP"/>
        </w:rPr>
        <w:t>offset</w:t>
      </w:r>
      <w:r w:rsidRPr="00C9243F">
        <w:rPr>
          <w:rFonts w:ascii="Times New Roman" w:eastAsia="MS Mincho" w:hAnsi="Times New Roman"/>
          <w:color w:val="FF0000"/>
          <w:szCs w:val="20"/>
          <w:u w:val="single"/>
          <w:lang w:val="en-US" w:eastAsia="ja-JP"/>
        </w:rPr>
        <w:t xml:space="preserve"> is defined in defined in Tables 13-7 to 13-10 in Section 13 </w:t>
      </w:r>
      <w:r w:rsidRPr="00C9243F">
        <w:rPr>
          <w:rFonts w:ascii="Times New Roman" w:eastAsia="MS Mincho" w:hAnsi="Times New Roman"/>
          <w:color w:val="0070C0"/>
          <w:szCs w:val="20"/>
          <w:u w:val="single"/>
          <w:lang w:val="en-US" w:eastAsia="ja-JP"/>
        </w:rPr>
        <w:t>and</w:t>
      </w:r>
      <w:r w:rsidRPr="00C9243F">
        <w:rPr>
          <w:rFonts w:ascii="Times New Roman" w:eastAsia="MS Mincho" w:hAnsi="Times New Roman"/>
          <w:color w:val="FF0000"/>
          <w:szCs w:val="20"/>
          <w:u w:val="single"/>
          <w:lang w:val="en-US" w:eastAsia="ja-JP"/>
        </w:rPr>
        <w:t xml:space="preserve"> </w:t>
      </w:r>
      <m:oMath>
        <m:sSubSup>
          <m:sSubSupPr>
            <m:ctrlPr>
              <w:rPr>
                <w:rFonts w:ascii="Cambria Math" w:eastAsia="MS Mincho" w:hAnsi="Cambria Math"/>
                <w:i/>
                <w:color w:val="FF0000"/>
                <w:szCs w:val="20"/>
                <w:u w:val="single"/>
                <w:lang w:val="en-US" w:eastAsia="ja-JP"/>
              </w:rPr>
            </m:ctrlPr>
          </m:sSubSupPr>
          <m:e>
            <m:r>
              <w:rPr>
                <w:rFonts w:ascii="Cambria Math" w:eastAsia="MS Mincho" w:hAnsi="Cambria Math"/>
                <w:color w:val="FF0000"/>
                <w:szCs w:val="20"/>
                <w:u w:val="single"/>
                <w:lang w:val="en-US" w:eastAsia="ja-JP"/>
              </w:rPr>
              <m:t>N</m:t>
            </m:r>
          </m:e>
          <m:sub>
            <m:r>
              <w:rPr>
                <w:rFonts w:ascii="Cambria Math" w:eastAsia="MS Mincho" w:hAnsi="Cambria Math"/>
                <w:color w:val="FF0000"/>
                <w:szCs w:val="20"/>
                <w:u w:val="single"/>
                <w:lang w:val="en-US" w:eastAsia="ja-JP"/>
              </w:rPr>
              <m:t>RB</m:t>
            </m:r>
          </m:sub>
          <m:sup>
            <m:r>
              <w:rPr>
                <w:rFonts w:ascii="Cambria Math" w:eastAsia="MS Mincho" w:hAnsi="Cambria Math"/>
                <w:color w:val="FF0000"/>
                <w:szCs w:val="20"/>
                <w:u w:val="single"/>
                <w:lang w:val="en-US" w:eastAsia="ja-JP"/>
              </w:rPr>
              <m:t>SSB</m:t>
            </m:r>
          </m:sup>
        </m:sSubSup>
      </m:oMath>
      <w:r w:rsidRPr="00C9243F">
        <w:rPr>
          <w:rFonts w:ascii="Times New Roman" w:eastAsia="MS Mincho" w:hAnsi="Times New Roman"/>
          <w:color w:val="FF0000"/>
          <w:szCs w:val="20"/>
          <w:u w:val="single"/>
          <w:lang w:val="en-US" w:eastAsia="ja-JP"/>
        </w:rPr>
        <w:t xml:space="preserve"> is the SS/PBCH block bandwidth in number of RB assuming the subcarrier spacing for Type0-PDCCH common search space. </w:t>
      </w:r>
      <w:r w:rsidRPr="00C9243F">
        <w:rPr>
          <w:rFonts w:ascii="Times New Roman" w:eastAsia="Times New Roman" w:hAnsi="Times New Roman"/>
          <w:color w:val="FF0000"/>
          <w:szCs w:val="20"/>
          <w:u w:val="single"/>
          <w:lang w:val="en-US" w:eastAsia="ja-JP"/>
        </w:rPr>
        <w:t xml:space="preserve">For SS/PBCH block and control resource set multiplexing pattern 2 and 3, </w:t>
      </w:r>
      <w:ins w:id="383" w:author="JK2" w:date="2018-04-18T13:08:00Z">
        <w:r w:rsidRPr="00C9243F">
          <w:rPr>
            <w:rFonts w:ascii="Times New Roman" w:eastAsia="Times New Roman" w:hAnsi="Times New Roman"/>
            <w:color w:val="0070C0"/>
            <w:szCs w:val="20"/>
            <w:u w:val="single"/>
            <w:lang w:val="en-US" w:eastAsia="ja-JP"/>
          </w:rPr>
          <w:t xml:space="preserve">the start of the initial active DL BWP </w:t>
        </w:r>
        <w:r w:rsidRPr="00C9243F">
          <w:rPr>
            <w:rFonts w:ascii="Times New Roman" w:eastAsia="MS Mincho" w:hAnsi="Times New Roman"/>
            <w:color w:val="0070C0"/>
            <w:szCs w:val="20"/>
            <w:u w:val="single"/>
            <w:lang w:val="en-US" w:eastAsia="ja-JP"/>
          </w:rPr>
          <w:t>is defined with PRB offset with respect to the smallest RB index of the initial active DL BWP to the</w:t>
        </w:r>
        <w:r w:rsidRPr="00C9243F">
          <w:rPr>
            <w:rFonts w:ascii="Times New Roman" w:eastAsia="Times New Roman" w:hAnsi="Times New Roman"/>
            <w:color w:val="0070C0"/>
            <w:szCs w:val="20"/>
            <w:u w:val="single"/>
            <w:lang w:val="en-US"/>
          </w:rPr>
          <w:t xml:space="preserve"> smallest RB index of the common RB overlapping with the first RB of the SS/PBCH block and is given as</w:t>
        </w:r>
        <w:r w:rsidRPr="00C9243F">
          <w:rPr>
            <w:rFonts w:ascii="Times New Roman" w:eastAsia="Times New Roman" w:hAnsi="Times New Roman"/>
            <w:color w:val="FF0000"/>
            <w:szCs w:val="20"/>
            <w:u w:val="single"/>
            <w:lang w:val="en-US"/>
          </w:rPr>
          <w:t xml:space="preserve"> </w:t>
        </w:r>
      </w:ins>
      <w:del w:id="384" w:author="JK2" w:date="2018-04-18T13:08:00Z">
        <w:r w:rsidRPr="00C9243F">
          <w:rPr>
            <w:rFonts w:ascii="Times New Roman" w:eastAsia="Times New Roman" w:hAnsi="Times New Roman"/>
            <w:color w:val="FF0000"/>
            <w:szCs w:val="20"/>
            <w:u w:val="single"/>
            <w:lang w:val="en-US" w:eastAsia="ja-JP"/>
          </w:rPr>
          <w:delText>t</w:delText>
        </w:r>
        <w:r w:rsidRPr="00C9243F">
          <w:rPr>
            <w:rFonts w:ascii="Times New Roman" w:eastAsia="MS Mincho" w:hAnsi="Times New Roman"/>
            <w:color w:val="FF0000"/>
            <w:szCs w:val="20"/>
            <w:u w:val="single"/>
            <w:lang w:val="en-US" w:eastAsia="ja-JP"/>
          </w:rPr>
          <w:delText>he PRB offset of the initial active DL BWP is defined with respect to the smallest RB index of the initial active DL BWP to the</w:delText>
        </w:r>
        <w:r w:rsidRPr="00C9243F">
          <w:rPr>
            <w:rFonts w:ascii="Times New Roman" w:eastAsia="Times New Roman" w:hAnsi="Times New Roman"/>
            <w:color w:val="FF0000"/>
            <w:szCs w:val="20"/>
            <w:u w:val="single"/>
            <w:lang w:val="en-US"/>
          </w:rPr>
          <w:delText xml:space="preserve"> smallest RB index of the common RB overlapping with the first RB of the SS/PBCH block and is given as </w:delText>
        </w:r>
      </w:del>
      <m:oMath>
        <m:r>
          <m:rPr>
            <m:sty m:val="p"/>
          </m:rPr>
          <w:rPr>
            <w:rFonts w:ascii="Cambria Math" w:eastAsia="Times New Roman" w:hAnsi="Cambria Math"/>
            <w:color w:val="0070C0"/>
            <w:szCs w:val="20"/>
            <w:u w:val="single"/>
            <w:lang w:val="en-US"/>
          </w:rPr>
          <m:t>max⁡</m:t>
        </m:r>
        <m:r>
          <w:rPr>
            <w:rFonts w:ascii="Cambria Math" w:eastAsia="Times New Roman" w:hAnsi="Cambria Math"/>
            <w:color w:val="0070C0"/>
            <w:szCs w:val="20"/>
            <w:u w:val="single"/>
            <w:lang w:val="en-US"/>
          </w:rPr>
          <m:t xml:space="preserve">(0, </m:t>
        </m:r>
        <m:r>
          <w:rPr>
            <w:rFonts w:ascii="Cambria Math" w:eastAsia="Times New Roman" w:hAnsi="Cambria Math"/>
            <w:color w:val="0070C0"/>
            <w:szCs w:val="20"/>
            <w:u w:val="single"/>
            <w:lang w:val="en-US"/>
            <w:rPrChange w:id="385" w:author="Huawei" w:date="2018-04-18T21:00:00Z">
              <w:rPr>
                <w:rFonts w:ascii="Cambria Math" w:eastAsia="Times New Roman" w:hAnsi="Cambria Math"/>
                <w:color w:val="0070C0"/>
                <w:szCs w:val="20"/>
                <w:u w:val="single"/>
              </w:rPr>
            </w:rPrChange>
          </w:rPr>
          <m:t>offset)</m:t>
        </m:r>
      </m:oMath>
      <w:r w:rsidRPr="00C9243F">
        <w:rPr>
          <w:rFonts w:ascii="Times New Roman" w:eastAsia="Times New Roman" w:hAnsi="Times New Roman"/>
          <w:color w:val="FF0000"/>
          <w:szCs w:val="20"/>
          <w:u w:val="single"/>
          <w:lang w:val="en-US"/>
        </w:rPr>
        <w:t>.</w:t>
      </w:r>
    </w:p>
    <w:p w14:paraId="2D16F104" w14:textId="77777777" w:rsidR="00C9243F" w:rsidRPr="00C9243F" w:rsidRDefault="00C9243F" w:rsidP="00C9243F">
      <w:pPr>
        <w:autoSpaceDE w:val="0"/>
        <w:autoSpaceDN w:val="0"/>
        <w:adjustRightInd w:val="0"/>
        <w:snapToGrid w:val="0"/>
        <w:jc w:val="both"/>
        <w:rPr>
          <w:rFonts w:ascii="Times New Roman" w:eastAsia="MS Mincho" w:hAnsi="Times New Roman"/>
          <w:szCs w:val="20"/>
          <w:lang w:val="en-US"/>
        </w:rPr>
      </w:pPr>
      <w:r w:rsidRPr="00C9243F">
        <w:rPr>
          <w:rFonts w:ascii="Times New Roman" w:eastAsia="Times New Roman" w:hAnsi="Times New Roman"/>
          <w:szCs w:val="20"/>
          <w:lang w:val="en-US" w:eastAsia="ja-JP"/>
        </w:rPr>
        <w:t>For operation on the primary cell, a UE is</w:t>
      </w:r>
      <w:r w:rsidRPr="00C9243F">
        <w:rPr>
          <w:rFonts w:ascii="Times New Roman" w:eastAsia="MS Mincho" w:hAnsi="Times New Roman"/>
          <w:szCs w:val="20"/>
          <w:lang w:val="en-US"/>
        </w:rPr>
        <w:t xml:space="preserve"> provided </w:t>
      </w:r>
      <w:r w:rsidRPr="00C9243F">
        <w:rPr>
          <w:rFonts w:ascii="Times New Roman" w:eastAsia="Times New Roman" w:hAnsi="Times New Roman"/>
          <w:szCs w:val="20"/>
          <w:lang w:val="en-US"/>
        </w:rPr>
        <w:t xml:space="preserve">by higher layer parameter </w:t>
      </w:r>
      <w:r w:rsidRPr="00C9243F">
        <w:rPr>
          <w:rFonts w:ascii="Times New Roman" w:eastAsia="Times New Roman" w:hAnsi="Times New Roman"/>
          <w:i/>
          <w:szCs w:val="20"/>
          <w:lang w:val="en-US"/>
        </w:rPr>
        <w:t>initial-UL-BWP</w:t>
      </w:r>
      <w:r w:rsidRPr="00C9243F">
        <w:rPr>
          <w:rFonts w:ascii="Times New Roman" w:eastAsia="Times New Roman" w:hAnsi="Times New Roman"/>
          <w:szCs w:val="20"/>
          <w:lang w:val="en-US"/>
        </w:rPr>
        <w:t xml:space="preserve"> an initial active UL BWP for a random access procedure.</w:t>
      </w:r>
      <w:r w:rsidRPr="00C9243F">
        <w:rPr>
          <w:rFonts w:ascii="Times New Roman" w:eastAsia="MS Mincho" w:hAnsi="Times New Roman"/>
          <w:szCs w:val="20"/>
          <w:lang w:val="en-US"/>
        </w:rPr>
        <w:t xml:space="preserve"> </w:t>
      </w:r>
      <w:r w:rsidRPr="00C9243F">
        <w:rPr>
          <w:rFonts w:ascii="Times New Roman" w:eastAsia="Times New Roman" w:hAnsi="Times New Roman"/>
          <w:szCs w:val="20"/>
          <w:lang w:val="en-US"/>
        </w:rPr>
        <w:t>If the UE is configured with a secondary carrier</w:t>
      </w:r>
      <w:r w:rsidRPr="00C9243F">
        <w:rPr>
          <w:rFonts w:ascii="Times New Roman" w:eastAsia="MS Mincho" w:hAnsi="Times New Roman"/>
          <w:szCs w:val="20"/>
          <w:lang w:val="en-US"/>
        </w:rPr>
        <w:t xml:space="preserve"> on the primary cell, the UE can be configured with an initial BWP for random access procedure on the secondary carrier.</w:t>
      </w:r>
    </w:p>
    <w:p w14:paraId="01FC0E33" w14:textId="77777777" w:rsidR="00C9243F" w:rsidRPr="00C9243F" w:rsidRDefault="00C9243F" w:rsidP="00C9243F">
      <w:pPr>
        <w:autoSpaceDE w:val="0"/>
        <w:autoSpaceDN w:val="0"/>
        <w:adjustRightInd w:val="0"/>
        <w:snapToGrid w:val="0"/>
        <w:jc w:val="both"/>
        <w:rPr>
          <w:rFonts w:ascii="Times New Roman" w:eastAsia="SimSun" w:hAnsi="Times New Roman"/>
          <w:i/>
          <w:color w:val="FF0000"/>
          <w:sz w:val="22"/>
          <w:szCs w:val="22"/>
          <w:lang w:val="en-US"/>
        </w:rPr>
      </w:pPr>
      <w:r w:rsidRPr="00C9243F">
        <w:rPr>
          <w:rFonts w:ascii="Times New Roman" w:eastAsia="SimSun" w:hAnsi="Times New Roman"/>
          <w:i/>
          <w:color w:val="FF0000"/>
          <w:sz w:val="22"/>
          <w:szCs w:val="22"/>
          <w:lang w:val="en-US"/>
        </w:rPr>
        <w:t>---</w:t>
      </w:r>
    </w:p>
    <w:p w14:paraId="316D97DD" w14:textId="110F1C85" w:rsidR="00FA18EB" w:rsidRPr="00C9243F" w:rsidRDefault="00FA18EB" w:rsidP="00FA18EB">
      <w:pPr>
        <w:rPr>
          <w:rFonts w:ascii="Times New Roman" w:hAnsi="Times New Roman"/>
          <w:iCs/>
          <w:szCs w:val="20"/>
          <w:lang w:val="en-US"/>
        </w:rPr>
      </w:pPr>
    </w:p>
    <w:p w14:paraId="0BC5C6E7" w14:textId="77777777" w:rsidR="001A5D0B" w:rsidRPr="00E23E22" w:rsidRDefault="001A5D0B" w:rsidP="00FA18EB">
      <w:pPr>
        <w:rPr>
          <w:rFonts w:ascii="Times New Roman" w:hAnsi="Times New Roman"/>
          <w:iCs/>
          <w:szCs w:val="20"/>
        </w:rPr>
      </w:pPr>
    </w:p>
    <w:p w14:paraId="1FB15281" w14:textId="528D1823" w:rsidR="00254752" w:rsidRPr="00254752" w:rsidRDefault="00603E09" w:rsidP="00254752">
      <w:pPr>
        <w:ind w:left="720" w:hanging="720"/>
        <w:rPr>
          <w:lang w:eastAsia="x-none"/>
        </w:rPr>
      </w:pPr>
      <w:hyperlink r:id="rId806" w:history="1">
        <w:r w:rsidR="00FE4C7E">
          <w:rPr>
            <w:rStyle w:val="Hyperlink"/>
            <w:lang w:eastAsia="x-none"/>
          </w:rPr>
          <w:t>R1-1803992</w:t>
        </w:r>
      </w:hyperlink>
      <w:r w:rsidR="00254752" w:rsidRPr="00254752">
        <w:rPr>
          <w:lang w:eastAsia="x-none"/>
        </w:rPr>
        <w:tab/>
        <w:t>Remaining details on NR paging</w:t>
      </w:r>
      <w:r w:rsidR="00254752" w:rsidRPr="00254752">
        <w:rPr>
          <w:lang w:eastAsia="x-none"/>
        </w:rPr>
        <w:tab/>
        <w:t>OPPO</w:t>
      </w:r>
    </w:p>
    <w:p w14:paraId="70B6D5EF" w14:textId="44065800" w:rsidR="00254752" w:rsidRPr="00254752" w:rsidRDefault="00603E09" w:rsidP="00254752">
      <w:pPr>
        <w:ind w:left="720" w:hanging="720"/>
        <w:rPr>
          <w:lang w:eastAsia="x-none"/>
        </w:rPr>
      </w:pPr>
      <w:hyperlink r:id="rId807" w:history="1">
        <w:r w:rsidR="00FE4C7E">
          <w:rPr>
            <w:rStyle w:val="Hyperlink"/>
            <w:lang w:eastAsia="x-none"/>
          </w:rPr>
          <w:t>R1-1804054</w:t>
        </w:r>
      </w:hyperlink>
      <w:r w:rsidR="00254752" w:rsidRPr="00254752">
        <w:rPr>
          <w:lang w:eastAsia="x-none"/>
        </w:rPr>
        <w:tab/>
        <w:t>Remaining issue on Paging</w:t>
      </w:r>
      <w:r w:rsidR="00254752" w:rsidRPr="00254752">
        <w:rPr>
          <w:lang w:eastAsia="x-none"/>
        </w:rPr>
        <w:tab/>
        <w:t>MediaTek Inc.</w:t>
      </w:r>
    </w:p>
    <w:p w14:paraId="313A1F12" w14:textId="3C3E316D" w:rsidR="00254752" w:rsidRPr="00254752" w:rsidRDefault="00603E09" w:rsidP="00254752">
      <w:pPr>
        <w:ind w:left="720" w:hanging="720"/>
        <w:rPr>
          <w:lang w:eastAsia="x-none"/>
        </w:rPr>
      </w:pPr>
      <w:hyperlink r:id="rId808" w:history="1">
        <w:r w:rsidR="00FE4C7E">
          <w:rPr>
            <w:rStyle w:val="Hyperlink"/>
            <w:lang w:eastAsia="x-none"/>
          </w:rPr>
          <w:t>R1-1804347</w:t>
        </w:r>
      </w:hyperlink>
      <w:r w:rsidR="00254752" w:rsidRPr="00254752">
        <w:rPr>
          <w:lang w:eastAsia="x-none"/>
        </w:rPr>
        <w:tab/>
        <w:t>Corrections on Paging Design</w:t>
      </w:r>
      <w:r w:rsidR="00254752" w:rsidRPr="00254752">
        <w:rPr>
          <w:lang w:eastAsia="x-none"/>
        </w:rPr>
        <w:tab/>
        <w:t>Samsung</w:t>
      </w:r>
    </w:p>
    <w:p w14:paraId="1DC6C916" w14:textId="4A586991" w:rsidR="00254752" w:rsidRPr="00254752" w:rsidRDefault="00603E09" w:rsidP="00254752">
      <w:pPr>
        <w:ind w:left="720" w:hanging="720"/>
        <w:rPr>
          <w:lang w:eastAsia="x-none"/>
        </w:rPr>
      </w:pPr>
      <w:hyperlink r:id="rId809" w:history="1">
        <w:r w:rsidR="00FE4C7E">
          <w:rPr>
            <w:rStyle w:val="Hyperlink"/>
            <w:lang w:eastAsia="x-none"/>
          </w:rPr>
          <w:t>R1-1804537</w:t>
        </w:r>
      </w:hyperlink>
      <w:r w:rsidR="00254752" w:rsidRPr="00254752">
        <w:rPr>
          <w:lang w:eastAsia="x-none"/>
        </w:rPr>
        <w:tab/>
        <w:t>Paging design in NR</w:t>
      </w:r>
      <w:r w:rsidR="00254752" w:rsidRPr="00254752">
        <w:rPr>
          <w:lang w:eastAsia="x-none"/>
        </w:rPr>
        <w:tab/>
        <w:t>LG Electronics</w:t>
      </w:r>
    </w:p>
    <w:p w14:paraId="6E1D18C5" w14:textId="6FB4D419" w:rsidR="00254752" w:rsidRPr="00254752" w:rsidRDefault="00603E09" w:rsidP="00254752">
      <w:pPr>
        <w:ind w:left="720" w:hanging="720"/>
        <w:rPr>
          <w:lang w:eastAsia="x-none"/>
        </w:rPr>
      </w:pPr>
      <w:hyperlink r:id="rId810" w:history="1">
        <w:r w:rsidR="00FE4C7E">
          <w:rPr>
            <w:rStyle w:val="Hyperlink"/>
            <w:lang w:eastAsia="x-none"/>
          </w:rPr>
          <w:t>R1-1804777</w:t>
        </w:r>
      </w:hyperlink>
      <w:r w:rsidR="00254752" w:rsidRPr="00254752">
        <w:rPr>
          <w:lang w:eastAsia="x-none"/>
        </w:rPr>
        <w:tab/>
        <w:t>Paging design consideration</w:t>
      </w:r>
      <w:r w:rsidR="00254752" w:rsidRPr="00254752">
        <w:rPr>
          <w:lang w:eastAsia="x-none"/>
        </w:rPr>
        <w:tab/>
        <w:t>Qualcomm Incorporated</w:t>
      </w:r>
    </w:p>
    <w:p w14:paraId="6D4C3E37" w14:textId="32B09A29" w:rsidR="00254752" w:rsidRPr="00254752" w:rsidRDefault="00603E09" w:rsidP="00254752">
      <w:pPr>
        <w:ind w:left="720" w:hanging="720"/>
        <w:rPr>
          <w:lang w:eastAsia="x-none"/>
        </w:rPr>
      </w:pPr>
      <w:hyperlink r:id="rId811" w:history="1">
        <w:r w:rsidR="00FE4C7E">
          <w:rPr>
            <w:rStyle w:val="Hyperlink"/>
            <w:lang w:eastAsia="x-none"/>
          </w:rPr>
          <w:t>R1-1804841</w:t>
        </w:r>
      </w:hyperlink>
      <w:r w:rsidR="00254752" w:rsidRPr="00254752">
        <w:rPr>
          <w:lang w:eastAsia="x-none"/>
        </w:rPr>
        <w:tab/>
        <w:t xml:space="preserve">Remaining Details for Paging Channel </w:t>
      </w:r>
      <w:r w:rsidR="00254752" w:rsidRPr="00254752">
        <w:rPr>
          <w:lang w:eastAsia="x-none"/>
        </w:rPr>
        <w:tab/>
        <w:t>InterDigital, Inc.</w:t>
      </w:r>
    </w:p>
    <w:p w14:paraId="20FBBF8A" w14:textId="71F91DC6" w:rsidR="00254752" w:rsidRPr="00254752" w:rsidRDefault="00603E09" w:rsidP="00254752">
      <w:pPr>
        <w:ind w:left="720" w:hanging="720"/>
        <w:rPr>
          <w:lang w:eastAsia="x-none"/>
        </w:rPr>
      </w:pPr>
      <w:hyperlink r:id="rId812" w:history="1">
        <w:r w:rsidR="00FE4C7E">
          <w:rPr>
            <w:rStyle w:val="Hyperlink"/>
            <w:lang w:eastAsia="x-none"/>
          </w:rPr>
          <w:t>R1-1805034</w:t>
        </w:r>
      </w:hyperlink>
      <w:r w:rsidR="00254752" w:rsidRPr="00254752">
        <w:rPr>
          <w:lang w:eastAsia="x-none"/>
        </w:rPr>
        <w:tab/>
        <w:t>Remaining issues on Paging design</w:t>
      </w:r>
      <w:r w:rsidR="00254752" w:rsidRPr="00254752">
        <w:rPr>
          <w:lang w:eastAsia="x-none"/>
        </w:rPr>
        <w:tab/>
        <w:t>NTT DOCOMO, INC.</w:t>
      </w:r>
    </w:p>
    <w:p w14:paraId="74EFD8D6" w14:textId="041E81DD" w:rsidR="00254752" w:rsidRPr="00254752" w:rsidRDefault="00603E09" w:rsidP="00254752">
      <w:pPr>
        <w:ind w:left="720" w:hanging="720"/>
        <w:rPr>
          <w:lang w:eastAsia="x-none"/>
        </w:rPr>
      </w:pPr>
      <w:hyperlink r:id="rId813" w:history="1">
        <w:r w:rsidR="00FE4C7E">
          <w:rPr>
            <w:rStyle w:val="Hyperlink"/>
            <w:lang w:eastAsia="x-none"/>
          </w:rPr>
          <w:t>R1-1805138</w:t>
        </w:r>
      </w:hyperlink>
      <w:r w:rsidR="00254752" w:rsidRPr="00254752">
        <w:rPr>
          <w:lang w:eastAsia="x-none"/>
        </w:rPr>
        <w:tab/>
        <w:t>BWP determination for paging message delivery</w:t>
      </w:r>
      <w:r w:rsidR="00254752" w:rsidRPr="00254752">
        <w:rPr>
          <w:lang w:eastAsia="x-none"/>
        </w:rPr>
        <w:tab/>
        <w:t>Nokia, Nokia Shanghai Bell</w:t>
      </w:r>
    </w:p>
    <w:p w14:paraId="305E836D" w14:textId="20ED73F3" w:rsidR="00254752" w:rsidRPr="00254752" w:rsidRDefault="00603E09" w:rsidP="00254752">
      <w:pPr>
        <w:ind w:left="720" w:hanging="720"/>
        <w:rPr>
          <w:lang w:eastAsia="x-none"/>
        </w:rPr>
      </w:pPr>
      <w:hyperlink r:id="rId814" w:history="1">
        <w:r w:rsidR="00FE4C7E">
          <w:rPr>
            <w:rStyle w:val="Hyperlink"/>
            <w:lang w:eastAsia="x-none"/>
          </w:rPr>
          <w:t>R1-1805219</w:t>
        </w:r>
      </w:hyperlink>
      <w:r w:rsidR="00254752" w:rsidRPr="00254752">
        <w:rPr>
          <w:lang w:eastAsia="x-none"/>
        </w:rPr>
        <w:tab/>
        <w:t>Remaining details on paging design</w:t>
      </w:r>
      <w:r w:rsidR="00254752" w:rsidRPr="00254752">
        <w:rPr>
          <w:lang w:eastAsia="x-none"/>
        </w:rPr>
        <w:tab/>
        <w:t>Ericsson</w:t>
      </w:r>
    </w:p>
    <w:p w14:paraId="34E4C5D7" w14:textId="77777777" w:rsidR="00254752" w:rsidRPr="00254752" w:rsidRDefault="00254752" w:rsidP="005F0357">
      <w:pPr>
        <w:pStyle w:val="Heading4"/>
        <w:rPr>
          <w:rFonts w:eastAsia="MS Mincho"/>
          <w:lang w:eastAsia="ja-JP"/>
        </w:rPr>
      </w:pPr>
      <w:bookmarkStart w:id="386" w:name="_Toc510867617"/>
      <w:bookmarkStart w:id="387" w:name="_Toc514184645"/>
      <w:r w:rsidRPr="00254752">
        <w:rPr>
          <w:rFonts w:hint="eastAsia"/>
        </w:rPr>
        <w:t>Physical random access channel</w:t>
      </w:r>
      <w:r w:rsidRPr="00254752">
        <w:rPr>
          <w:rFonts w:eastAsia="MS Mincho" w:hint="eastAsia"/>
          <w:lang w:eastAsia="ja-JP"/>
        </w:rPr>
        <w:t xml:space="preserve"> and random access procedure</w:t>
      </w:r>
      <w:bookmarkEnd w:id="386"/>
      <w:bookmarkEnd w:id="387"/>
    </w:p>
    <w:p w14:paraId="47868965" w14:textId="77777777" w:rsidR="00254752" w:rsidRPr="00254752" w:rsidRDefault="00254752" w:rsidP="005F0357">
      <w:pPr>
        <w:pStyle w:val="Heading5"/>
      </w:pPr>
      <w:bookmarkStart w:id="388" w:name="_Toc514184646"/>
      <w:r w:rsidRPr="00254752">
        <w:rPr>
          <w:rFonts w:hint="eastAsia"/>
        </w:rPr>
        <w:t xml:space="preserve">PRACH </w:t>
      </w:r>
      <w:r w:rsidRPr="00254752">
        <w:t>formats</w:t>
      </w:r>
      <w:bookmarkEnd w:id="388"/>
    </w:p>
    <w:p w14:paraId="466FDEDE" w14:textId="4D43764F" w:rsidR="005F0357" w:rsidRPr="005F0357" w:rsidRDefault="00603E09" w:rsidP="005F0357">
      <w:pPr>
        <w:ind w:left="720" w:hanging="720"/>
        <w:rPr>
          <w:b/>
          <w:lang w:eastAsia="x-none"/>
        </w:rPr>
      </w:pPr>
      <w:hyperlink r:id="rId815" w:history="1">
        <w:r w:rsidR="00FE4C7E">
          <w:rPr>
            <w:rStyle w:val="Hyperlink"/>
            <w:b/>
            <w:lang w:eastAsia="x-none"/>
          </w:rPr>
          <w:t>R1-1805533</w:t>
        </w:r>
      </w:hyperlink>
      <w:r w:rsidR="005F0357" w:rsidRPr="005F0357">
        <w:rPr>
          <w:b/>
          <w:lang w:eastAsia="x-none"/>
        </w:rPr>
        <w:tab/>
        <w:t>Summary of rmaining details on PRACH format</w:t>
      </w:r>
      <w:r w:rsidR="005F0357" w:rsidRPr="005F0357">
        <w:rPr>
          <w:b/>
          <w:lang w:eastAsia="x-none"/>
        </w:rPr>
        <w:tab/>
        <w:t>Convida Wireless</w:t>
      </w:r>
    </w:p>
    <w:p w14:paraId="26577A79" w14:textId="77777777" w:rsidR="005F0357" w:rsidRDefault="005F0357" w:rsidP="005F035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3029E662" w14:textId="485E4974" w:rsidR="005F0357" w:rsidRDefault="005F0357" w:rsidP="005F0357">
      <w:pPr>
        <w:ind w:left="720" w:hanging="720"/>
        <w:rPr>
          <w:lang w:eastAsia="x-none"/>
        </w:rPr>
      </w:pPr>
    </w:p>
    <w:p w14:paraId="4E2E42F4" w14:textId="77777777" w:rsidR="00EC35CF" w:rsidRPr="00E73CD4" w:rsidRDefault="00EC35CF" w:rsidP="00EC35CF">
      <w:pPr>
        <w:ind w:left="720" w:hanging="720"/>
        <w:rPr>
          <w:szCs w:val="20"/>
          <w:lang w:eastAsia="x-none"/>
        </w:rPr>
      </w:pPr>
      <w:r w:rsidRPr="00E73CD4">
        <w:rPr>
          <w:szCs w:val="20"/>
          <w:lang w:eastAsia="x-none"/>
        </w:rPr>
        <w:t>Proposals:</w:t>
      </w:r>
    </w:p>
    <w:p w14:paraId="5FCB6E72" w14:textId="77777777" w:rsidR="00EC35CF" w:rsidRPr="00E73CD4" w:rsidRDefault="00EC35CF" w:rsidP="0099597B">
      <w:pPr>
        <w:numPr>
          <w:ilvl w:val="0"/>
          <w:numId w:val="58"/>
        </w:numPr>
        <w:overflowPunct w:val="0"/>
        <w:autoSpaceDE w:val="0"/>
        <w:autoSpaceDN w:val="0"/>
        <w:adjustRightInd w:val="0"/>
        <w:textAlignment w:val="baseline"/>
        <w:rPr>
          <w:szCs w:val="20"/>
        </w:rPr>
      </w:pPr>
      <w:r w:rsidRPr="00E73CD4">
        <w:rPr>
          <w:szCs w:val="20"/>
        </w:rPr>
        <w:t>For FR2, the working assumption is updated as follows:</w:t>
      </w:r>
    </w:p>
    <w:p w14:paraId="1A58E328" w14:textId="77777777" w:rsidR="00EC35CF" w:rsidRPr="00E73CD4" w:rsidRDefault="00EC35CF" w:rsidP="0099597B">
      <w:pPr>
        <w:numPr>
          <w:ilvl w:val="1"/>
          <w:numId w:val="58"/>
        </w:numPr>
        <w:overflowPunct w:val="0"/>
        <w:autoSpaceDE w:val="0"/>
        <w:autoSpaceDN w:val="0"/>
        <w:adjustRightInd w:val="0"/>
        <w:textAlignment w:val="baseline"/>
        <w:rPr>
          <w:szCs w:val="20"/>
        </w:rPr>
      </w:pPr>
      <w:r w:rsidRPr="00E73CD4">
        <w:rPr>
          <w:szCs w:val="20"/>
        </w:rPr>
        <w:t xml:space="preserve">For the Semi-static UL/DL configuration in RMSI, only PRACH occasions within the UL part and X part </w:t>
      </w:r>
      <w:r w:rsidRPr="00E73CD4">
        <w:rPr>
          <w:color w:val="FF0000"/>
          <w:szCs w:val="20"/>
          <w:u w:val="single"/>
        </w:rPr>
        <w:t>in any RACH configuration period</w:t>
      </w:r>
      <w:r w:rsidRPr="00E73CD4">
        <w:rPr>
          <w:szCs w:val="20"/>
        </w:rPr>
        <w:t xml:space="preserve"> are valid as long as </w:t>
      </w:r>
      <w:r w:rsidRPr="00E73CD4">
        <w:rPr>
          <w:szCs w:val="20"/>
          <w:lang w:val="sv-SE"/>
        </w:rPr>
        <w:t>it does not precede or collide with an SSB in the RACH slot</w:t>
      </w:r>
      <w:r w:rsidRPr="00E73CD4">
        <w:rPr>
          <w:color w:val="FF0000"/>
          <w:szCs w:val="20"/>
          <w:u w:val="single"/>
        </w:rPr>
        <w:t xml:space="preserve"> in any RACH configuration period</w:t>
      </w:r>
    </w:p>
    <w:p w14:paraId="5F0F43E8" w14:textId="77777777" w:rsidR="00EC35CF" w:rsidRPr="00E73CD4" w:rsidRDefault="00EC35CF" w:rsidP="0099597B">
      <w:pPr>
        <w:numPr>
          <w:ilvl w:val="0"/>
          <w:numId w:val="59"/>
        </w:numPr>
        <w:overflowPunct w:val="0"/>
        <w:autoSpaceDE w:val="0"/>
        <w:autoSpaceDN w:val="0"/>
        <w:adjustRightInd w:val="0"/>
        <w:spacing w:line="276" w:lineRule="auto"/>
        <w:textAlignment w:val="baseline"/>
        <w:rPr>
          <w:szCs w:val="20"/>
        </w:rPr>
      </w:pPr>
      <w:r w:rsidRPr="00E73CD4">
        <w:rPr>
          <w:szCs w:val="20"/>
          <w:lang w:val="sv-SE"/>
        </w:rPr>
        <w:t>UE is not expected to receive DL signals during any valid RACH occasion</w:t>
      </w:r>
    </w:p>
    <w:p w14:paraId="67ACF4F8" w14:textId="77777777" w:rsidR="00EC35CF" w:rsidRPr="00E73CD4" w:rsidRDefault="00EC35CF" w:rsidP="0099597B">
      <w:pPr>
        <w:numPr>
          <w:ilvl w:val="0"/>
          <w:numId w:val="59"/>
        </w:numPr>
        <w:overflowPunct w:val="0"/>
        <w:autoSpaceDE w:val="0"/>
        <w:autoSpaceDN w:val="0"/>
        <w:adjustRightInd w:val="0"/>
        <w:spacing w:line="276" w:lineRule="auto"/>
        <w:textAlignment w:val="baseline"/>
        <w:rPr>
          <w:szCs w:val="20"/>
        </w:rPr>
      </w:pPr>
      <w:r w:rsidRPr="00E73CD4">
        <w:rPr>
          <w:szCs w:val="20"/>
          <w:lang w:val="sv-SE"/>
        </w:rPr>
        <w:t>Note: In the UL/DL semi-static configuration, 0 UL slots and 0 UL symbols can be configured</w:t>
      </w:r>
    </w:p>
    <w:p w14:paraId="713EB831" w14:textId="77777777" w:rsidR="00EC35CF" w:rsidRPr="00E73CD4" w:rsidRDefault="00EC35CF" w:rsidP="0099597B">
      <w:pPr>
        <w:numPr>
          <w:ilvl w:val="0"/>
          <w:numId w:val="59"/>
        </w:numPr>
        <w:rPr>
          <w:b/>
          <w:lang w:eastAsia="x-none"/>
        </w:rPr>
      </w:pPr>
      <w:r w:rsidRPr="00E73CD4">
        <w:rPr>
          <w:sz w:val="22"/>
          <w:szCs w:val="22"/>
        </w:rPr>
        <w:t>FFS how to handle the gap necessary in between SS/PBCH block or DL part and PRACH tx</w:t>
      </w:r>
    </w:p>
    <w:p w14:paraId="72029CDF" w14:textId="77777777" w:rsidR="00EC35CF" w:rsidRPr="00EC35CF" w:rsidRDefault="00EC35CF" w:rsidP="00EC35CF">
      <w:pPr>
        <w:ind w:left="720" w:hanging="720"/>
        <w:rPr>
          <w:b/>
          <w:lang w:eastAsia="x-none"/>
        </w:rPr>
      </w:pPr>
    </w:p>
    <w:p w14:paraId="69491723" w14:textId="42C6038E" w:rsidR="00EC35CF" w:rsidRPr="00A36203" w:rsidRDefault="00EC35CF" w:rsidP="00EC35CF">
      <w:pPr>
        <w:ind w:left="720" w:hanging="720"/>
        <w:rPr>
          <w:szCs w:val="20"/>
          <w:lang w:eastAsia="x-none"/>
        </w:rPr>
      </w:pPr>
      <w:r w:rsidRPr="00A36203">
        <w:rPr>
          <w:szCs w:val="20"/>
          <w:lang w:eastAsia="x-none"/>
        </w:rPr>
        <w:t>Proposal:</w:t>
      </w:r>
    </w:p>
    <w:p w14:paraId="6D23B7E8" w14:textId="3EED90FF" w:rsidR="00EC35CF" w:rsidRPr="00A36203" w:rsidRDefault="00EC35CF" w:rsidP="00A36203">
      <w:pPr>
        <w:numPr>
          <w:ilvl w:val="0"/>
          <w:numId w:val="60"/>
        </w:numPr>
        <w:rPr>
          <w:szCs w:val="20"/>
          <w:lang w:eastAsia="x-none"/>
        </w:rPr>
      </w:pPr>
      <w:r w:rsidRPr="00A36203">
        <w:rPr>
          <w:szCs w:val="20"/>
          <w:lang w:eastAsia="x-none"/>
        </w:rPr>
        <w:t>To adopt the following TP to 5.3.2 of 38.211:</w:t>
      </w:r>
    </w:p>
    <w:p w14:paraId="0E532B42" w14:textId="77777777" w:rsidR="00EC35CF" w:rsidRPr="00A36203" w:rsidRDefault="00EC35CF" w:rsidP="00EC35CF">
      <w:pPr>
        <w:ind w:left="568" w:hanging="284"/>
        <w:rPr>
          <w:rFonts w:ascii="Times New Roman" w:eastAsia="MS Mincho" w:hAnsi="Times New Roman"/>
          <w:szCs w:val="20"/>
        </w:rPr>
      </w:pPr>
      <w:ins w:id="389" w:author="Huawei" w:date="2018-03-31T12:04:00Z">
        <w:r w:rsidRPr="00A36203">
          <w:rPr>
            <w:rFonts w:ascii="Times New Roman" w:eastAsia="MS Mincho" w:hAnsi="Times New Roman"/>
            <w:szCs w:val="20"/>
          </w:rPr>
          <w:t>-</w:t>
        </w:r>
      </w:ins>
      <w:r w:rsidRPr="00A36203">
        <w:rPr>
          <w:rFonts w:ascii="Times New Roman" w:eastAsia="MS Mincho" w:hAnsi="Times New Roman"/>
          <w:szCs w:val="20"/>
        </w:rPr>
        <w:tab/>
      </w:r>
      <w:r w:rsidR="00603E09">
        <w:rPr>
          <w:rFonts w:ascii="Times New Roman" w:eastAsia="MS Mincho" w:hAnsi="Times New Roman"/>
          <w:position w:val="-10"/>
          <w:szCs w:val="20"/>
        </w:rPr>
        <w:pict w14:anchorId="1A5AB248">
          <v:shape id="_x0000_i1067" type="#_x0000_t75" style="width:18pt;height:17.4pt">
            <v:imagedata r:id="rId816" o:title=""/>
          </v:shape>
        </w:pict>
      </w:r>
      <w:r w:rsidRPr="00A36203">
        <w:rPr>
          <w:rFonts w:ascii="Times New Roman" w:eastAsia="MS Mincho" w:hAnsi="Times New Roman"/>
          <w:szCs w:val="20"/>
        </w:rPr>
        <w:t xml:space="preserve"> is the PRACH transmission occasion within the PRACH slot, numbered in increasing order from 0 to </w:t>
      </w:r>
      <w:r w:rsidR="00603E09">
        <w:rPr>
          <w:rFonts w:ascii="Times New Roman" w:eastAsia="MS Mincho" w:hAnsi="Times New Roman"/>
          <w:position w:val="-10"/>
          <w:szCs w:val="20"/>
        </w:rPr>
        <w:pict w14:anchorId="24763FFC">
          <v:shape id="_x0000_i1068" type="#_x0000_t75" style="width:45.6pt;height:17.4pt">
            <v:imagedata r:id="rId817" o:title=""/>
          </v:shape>
        </w:pict>
      </w:r>
      <w:r w:rsidRPr="00A36203">
        <w:rPr>
          <w:rFonts w:ascii="Times New Roman" w:eastAsia="MS Mincho" w:hAnsi="Times New Roman"/>
          <w:szCs w:val="20"/>
        </w:rPr>
        <w:t xml:space="preserve"> within a RACH slot where </w:t>
      </w:r>
      <w:r w:rsidR="00603E09">
        <w:rPr>
          <w:rFonts w:ascii="Times New Roman" w:eastAsia="MS Mincho" w:hAnsi="Times New Roman"/>
          <w:position w:val="-10"/>
          <w:szCs w:val="20"/>
        </w:rPr>
        <w:pict w14:anchorId="6781797E">
          <v:shape id="_x0000_i1069" type="#_x0000_t75" style="width:32.4pt;height:17.4pt">
            <v:imagedata r:id="rId818" o:title=""/>
          </v:shape>
        </w:pict>
      </w:r>
      <w:r w:rsidRPr="00A36203">
        <w:rPr>
          <w:rFonts w:ascii="Times New Roman" w:eastAsia="MS Mincho" w:hAnsi="Times New Roman"/>
          <w:szCs w:val="20"/>
        </w:rPr>
        <w:t xml:space="preserve"> is given Tables 6.3.3.2-2 to 6.3.3.2-4</w:t>
      </w:r>
      <w:ins w:id="390" w:author="Huawei" w:date="2018-03-31T12:04:00Z">
        <w:r w:rsidRPr="00A36203">
          <w:rPr>
            <w:rFonts w:ascii="Times New Roman" w:eastAsia="MS Mincho" w:hAnsi="Times New Roman"/>
            <w:szCs w:val="20"/>
          </w:rPr>
          <w:t xml:space="preserve"> </w:t>
        </w:r>
        <w:r w:rsidRPr="00A36203">
          <w:rPr>
            <w:rFonts w:ascii="Times New Roman" w:eastAsia="MS Mincho" w:hAnsi="Times New Roman"/>
            <w:color w:val="FF0000"/>
            <w:szCs w:val="20"/>
            <w:u w:val="single"/>
          </w:rPr>
          <w:t xml:space="preserve">for short sequences and </w:t>
        </w:r>
      </w:ins>
      <w:ins w:id="391" w:author="Huawei" w:date="2018-03-31T12:05:00Z">
        <w:r w:rsidRPr="00A36203">
          <w:rPr>
            <w:rFonts w:ascii="Times New Roman" w:eastAsia="MS Mincho" w:hAnsi="Times New Roman"/>
            <w:color w:val="FF0000"/>
            <w:szCs w:val="20"/>
            <w:u w:val="single"/>
          </w:rPr>
          <w:t xml:space="preserve">fixed to </w:t>
        </w:r>
      </w:ins>
      <w:ins w:id="392" w:author="Huawei" w:date="2018-03-31T12:04:00Z">
        <w:r w:rsidRPr="00A36203">
          <w:rPr>
            <w:rFonts w:ascii="Times New Roman" w:eastAsia="MS Mincho" w:hAnsi="Times New Roman"/>
            <w:color w:val="FF0000"/>
            <w:szCs w:val="20"/>
            <w:u w:val="single"/>
          </w:rPr>
          <w:t>1 for long sequences</w:t>
        </w:r>
      </w:ins>
      <w:r w:rsidRPr="00A36203">
        <w:rPr>
          <w:rFonts w:ascii="Times New Roman" w:eastAsia="MS Mincho" w:hAnsi="Times New Roman"/>
          <w:szCs w:val="20"/>
        </w:rPr>
        <w:t>;</w:t>
      </w:r>
    </w:p>
    <w:p w14:paraId="27AF2CB7" w14:textId="77777777" w:rsidR="00EC35CF" w:rsidRPr="00EC35CF" w:rsidRDefault="00EC35CF" w:rsidP="00EC35CF">
      <w:pPr>
        <w:ind w:left="568" w:hanging="284"/>
        <w:rPr>
          <w:rFonts w:ascii="Times New Roman" w:eastAsia="MS Mincho" w:hAnsi="Times New Roman"/>
          <w:szCs w:val="20"/>
        </w:rPr>
      </w:pPr>
      <w:r w:rsidRPr="00A36203">
        <w:rPr>
          <w:rFonts w:ascii="Times New Roman" w:eastAsia="MS Mincho" w:hAnsi="Times New Roman"/>
          <w:szCs w:val="20"/>
        </w:rPr>
        <w:t>-</w:t>
      </w:r>
      <w:r w:rsidRPr="00A36203">
        <w:rPr>
          <w:rFonts w:ascii="Times New Roman" w:eastAsia="MS Mincho" w:hAnsi="Times New Roman"/>
          <w:szCs w:val="20"/>
        </w:rPr>
        <w:tab/>
      </w:r>
      <w:r w:rsidR="00603E09">
        <w:rPr>
          <w:rFonts w:ascii="Times New Roman" w:eastAsia="MS Mincho" w:hAnsi="Times New Roman"/>
          <w:position w:val="-10"/>
          <w:szCs w:val="20"/>
        </w:rPr>
        <w:pict w14:anchorId="6D1EB388">
          <v:shape id="_x0000_i1070" type="#_x0000_t75" style="width:21.6pt;height:17.4pt">
            <v:imagedata r:id="rId819" o:title=""/>
          </v:shape>
        </w:pict>
      </w:r>
      <w:r w:rsidRPr="00A36203">
        <w:rPr>
          <w:rFonts w:ascii="Times New Roman" w:eastAsia="MS Mincho" w:hAnsi="Times New Roman"/>
          <w:szCs w:val="20"/>
        </w:rPr>
        <w:t xml:space="preserve"> is given by Tables 6.3.3.2-2 to 6.3.3.2-4 </w:t>
      </w:r>
      <w:ins w:id="393" w:author="Huawei" w:date="2018-03-31T12:00:00Z">
        <w:r w:rsidRPr="00A36203">
          <w:rPr>
            <w:rFonts w:ascii="Times New Roman" w:eastAsia="MS Mincho" w:hAnsi="Times New Roman"/>
            <w:color w:val="FF0000"/>
            <w:szCs w:val="20"/>
            <w:u w:val="single"/>
          </w:rPr>
          <w:t>for short sequence</w:t>
        </w:r>
      </w:ins>
      <w:ins w:id="394" w:author="Huawei" w:date="2018-03-31T12:01:00Z">
        <w:r w:rsidRPr="00A36203">
          <w:rPr>
            <w:rFonts w:ascii="Times New Roman" w:eastAsia="MS Mincho" w:hAnsi="Times New Roman"/>
            <w:color w:val="FF0000"/>
            <w:szCs w:val="20"/>
            <w:u w:val="single"/>
          </w:rPr>
          <w:t>s</w:t>
        </w:r>
      </w:ins>
      <w:ins w:id="395" w:author="Huawei" w:date="2018-03-31T12:00:00Z">
        <w:r w:rsidRPr="00A36203">
          <w:rPr>
            <w:rFonts w:ascii="Times New Roman" w:eastAsia="MS Mincho" w:hAnsi="Times New Roman"/>
            <w:color w:val="FF0000"/>
            <w:szCs w:val="20"/>
            <w:u w:val="single"/>
          </w:rPr>
          <w:t xml:space="preserve">; </w:t>
        </w:r>
        <w:r w:rsidR="00603E09">
          <w:rPr>
            <w:rFonts w:ascii="Times New Roman" w:eastAsia="MS Mincho" w:hAnsi="Times New Roman"/>
            <w:color w:val="FF0000"/>
            <w:position w:val="-10"/>
            <w:szCs w:val="20"/>
            <w:u w:val="single"/>
          </w:rPr>
          <w:pict w14:anchorId="4DDA63AA">
            <v:shape id="_x0000_i1071" type="#_x0000_t75" style="width:21.6pt;height:17.4pt">
              <v:imagedata r:id="rId819" o:title=""/>
            </v:shape>
          </w:pict>
        </w:r>
      </w:ins>
      <w:ins w:id="396" w:author="Huawei" w:date="2018-03-31T12:01:00Z">
        <w:r w:rsidRPr="00A36203">
          <w:rPr>
            <w:rFonts w:ascii="Times New Roman" w:eastAsia="MS Mincho" w:hAnsi="Times New Roman"/>
            <w:color w:val="FF0000"/>
            <w:szCs w:val="20"/>
            <w:u w:val="single"/>
          </w:rPr>
          <w:t xml:space="preserve">is </w:t>
        </w:r>
      </w:ins>
      <w:ins w:id="397" w:author="Huawei" w:date="2018-03-31T12:05:00Z">
        <w:r w:rsidRPr="00A36203">
          <w:rPr>
            <w:rFonts w:ascii="Times New Roman" w:eastAsia="MS Mincho" w:hAnsi="Times New Roman"/>
            <w:color w:val="FF0000"/>
            <w:szCs w:val="20"/>
            <w:u w:val="single"/>
          </w:rPr>
          <w:t xml:space="preserve">fixed to </w:t>
        </w:r>
      </w:ins>
      <w:ins w:id="398" w:author="Huawei" w:date="2018-03-31T12:01:00Z">
        <w:r w:rsidRPr="00A36203">
          <w:rPr>
            <w:rFonts w:ascii="Times New Roman" w:eastAsia="MS Mincho" w:hAnsi="Times New Roman"/>
            <w:color w:val="FF0000"/>
            <w:szCs w:val="20"/>
            <w:u w:val="single"/>
          </w:rPr>
          <w:t>0 for long sequences.</w:t>
        </w:r>
      </w:ins>
    </w:p>
    <w:p w14:paraId="065322A1" w14:textId="77777777" w:rsidR="00EC35CF" w:rsidRPr="00EC35CF" w:rsidRDefault="00EC35CF" w:rsidP="00EC35CF"/>
    <w:p w14:paraId="6434C420" w14:textId="4D8368A7" w:rsidR="00EC35CF" w:rsidRPr="00786EEF" w:rsidRDefault="00E73CD4" w:rsidP="005F0357">
      <w:pPr>
        <w:ind w:left="720" w:hanging="720"/>
        <w:rPr>
          <w:b/>
          <w:lang w:eastAsia="x-none"/>
        </w:rPr>
      </w:pPr>
      <w:r w:rsidRPr="00786EEF">
        <w:rPr>
          <w:b/>
          <w:lang w:eastAsia="x-none"/>
        </w:rPr>
        <w:t>Tuesday session</w:t>
      </w:r>
    </w:p>
    <w:p w14:paraId="236CC3BC" w14:textId="5AF7A976" w:rsidR="00786EEF" w:rsidRPr="00E73CD4" w:rsidRDefault="00603E09" w:rsidP="00786EEF">
      <w:pPr>
        <w:rPr>
          <w:b/>
        </w:rPr>
      </w:pPr>
      <w:hyperlink r:id="rId820" w:history="1">
        <w:r w:rsidR="00FE4C7E">
          <w:rPr>
            <w:rStyle w:val="Hyperlink"/>
            <w:b/>
          </w:rPr>
          <w:t>R1-1805577</w:t>
        </w:r>
      </w:hyperlink>
      <w:r w:rsidR="00786EEF" w:rsidRPr="00786EEF">
        <w:rPr>
          <w:b/>
        </w:rPr>
        <w:tab/>
        <w:t>Summary of remaining details on PRACH format</w:t>
      </w:r>
      <w:r w:rsidR="00786EEF" w:rsidRPr="00786EEF">
        <w:rPr>
          <w:b/>
        </w:rPr>
        <w:tab/>
        <w:t>Convida Wireless</w:t>
      </w:r>
    </w:p>
    <w:p w14:paraId="2A94637E" w14:textId="77777777" w:rsidR="00786EEF" w:rsidRDefault="00786EEF" w:rsidP="005F0357">
      <w:pPr>
        <w:ind w:left="720" w:hanging="720"/>
        <w:rPr>
          <w:lang w:eastAsia="x-none"/>
        </w:rPr>
      </w:pPr>
    </w:p>
    <w:p w14:paraId="19A213B7" w14:textId="77777777" w:rsidR="00E73CD4" w:rsidRPr="00A36203" w:rsidRDefault="00E73CD4" w:rsidP="00E73CD4">
      <w:pPr>
        <w:ind w:left="720" w:hanging="720"/>
        <w:rPr>
          <w:b/>
          <w:strike/>
          <w:szCs w:val="20"/>
          <w:lang w:eastAsia="x-none"/>
        </w:rPr>
      </w:pPr>
      <w:r w:rsidRPr="00A36203">
        <w:rPr>
          <w:strike/>
          <w:szCs w:val="20"/>
          <w:lang w:eastAsia="x-none"/>
        </w:rPr>
        <w:t>Agreements</w:t>
      </w:r>
      <w:r w:rsidRPr="00A36203">
        <w:rPr>
          <w:b/>
          <w:strike/>
          <w:szCs w:val="20"/>
          <w:lang w:eastAsia="x-none"/>
        </w:rPr>
        <w:t>:</w:t>
      </w:r>
    </w:p>
    <w:p w14:paraId="79DB09A7" w14:textId="77777777" w:rsidR="00E73CD4" w:rsidRPr="00A36203" w:rsidRDefault="00E73CD4" w:rsidP="00BC4EF6">
      <w:pPr>
        <w:numPr>
          <w:ilvl w:val="0"/>
          <w:numId w:val="107"/>
        </w:numPr>
        <w:overflowPunct w:val="0"/>
        <w:autoSpaceDE w:val="0"/>
        <w:autoSpaceDN w:val="0"/>
        <w:adjustRightInd w:val="0"/>
        <w:textAlignment w:val="baseline"/>
        <w:rPr>
          <w:strike/>
          <w:szCs w:val="20"/>
        </w:rPr>
      </w:pPr>
      <w:r w:rsidRPr="00A36203">
        <w:rPr>
          <w:strike/>
          <w:szCs w:val="20"/>
        </w:rPr>
        <w:t>For FR2, the previous working assumption is replaced with the following working assumption (no change of the previous working assumption regarding FR1)</w:t>
      </w:r>
    </w:p>
    <w:p w14:paraId="630E3205" w14:textId="77777777" w:rsidR="00E73CD4" w:rsidRPr="00A36203" w:rsidRDefault="00E73CD4" w:rsidP="00BC4EF6">
      <w:pPr>
        <w:numPr>
          <w:ilvl w:val="1"/>
          <w:numId w:val="107"/>
        </w:numPr>
        <w:contextualSpacing/>
        <w:rPr>
          <w:strike/>
          <w:szCs w:val="20"/>
          <w:lang w:eastAsia="x-none"/>
        </w:rPr>
      </w:pPr>
      <w:r w:rsidRPr="00A36203">
        <w:rPr>
          <w:strike/>
          <w:szCs w:val="20"/>
        </w:rPr>
        <w:t xml:space="preserve">For the Semi-static UL/DL configuration in RMSI, only PRACH occasions within the UL part and X part are valid as long as </w:t>
      </w:r>
      <w:r w:rsidRPr="00A36203">
        <w:rPr>
          <w:strike/>
          <w:szCs w:val="20"/>
          <w:lang w:val="sv-SE"/>
        </w:rPr>
        <w:t>it does not precede or collide with an SSB in the RACH slot,</w:t>
      </w:r>
      <w:r w:rsidRPr="00A36203">
        <w:rPr>
          <w:b/>
          <w:i/>
          <w:strike/>
          <w:szCs w:val="20"/>
          <w:lang w:eastAsia="x-none"/>
        </w:rPr>
        <w:t xml:space="preserve"> </w:t>
      </w:r>
      <w:r w:rsidRPr="00A36203">
        <w:rPr>
          <w:strike/>
          <w:szCs w:val="20"/>
          <w:lang w:eastAsia="x-none"/>
        </w:rPr>
        <w:t>and it is more than N symbols after DL part and/or the last symbol of an SSB.</w:t>
      </w:r>
    </w:p>
    <w:p w14:paraId="32A1C874" w14:textId="77777777" w:rsidR="00E73CD4" w:rsidRPr="00A36203" w:rsidRDefault="00E73CD4" w:rsidP="00BC4EF6">
      <w:pPr>
        <w:numPr>
          <w:ilvl w:val="2"/>
          <w:numId w:val="107"/>
        </w:numPr>
        <w:contextualSpacing/>
        <w:rPr>
          <w:strike/>
          <w:szCs w:val="20"/>
          <w:lang w:eastAsia="x-none"/>
        </w:rPr>
      </w:pPr>
      <w:r w:rsidRPr="00A36203">
        <w:rPr>
          <w:strike/>
          <w:szCs w:val="20"/>
          <w:lang w:eastAsia="x-none"/>
        </w:rPr>
        <w:lastRenderedPageBreak/>
        <w:t xml:space="preserve">N = 2 for Msg1 SCS = 60kHz </w:t>
      </w:r>
    </w:p>
    <w:p w14:paraId="583CACC8" w14:textId="3A3D0A0A" w:rsidR="00E73CD4" w:rsidRPr="00A36203" w:rsidRDefault="00E73CD4" w:rsidP="00BC4EF6">
      <w:pPr>
        <w:numPr>
          <w:ilvl w:val="2"/>
          <w:numId w:val="107"/>
        </w:numPr>
        <w:contextualSpacing/>
        <w:rPr>
          <w:strike/>
          <w:szCs w:val="20"/>
          <w:lang w:eastAsia="x-none"/>
        </w:rPr>
      </w:pPr>
      <w:r w:rsidRPr="00A36203">
        <w:rPr>
          <w:strike/>
          <w:szCs w:val="20"/>
          <w:lang w:eastAsia="x-none"/>
        </w:rPr>
        <w:t>N = 3 for Msg1 SCS = 120kHz</w:t>
      </w:r>
    </w:p>
    <w:p w14:paraId="2ABD5ADC" w14:textId="77777777" w:rsidR="00E73CD4" w:rsidRPr="00A36203" w:rsidRDefault="00E73CD4" w:rsidP="00BC4EF6">
      <w:pPr>
        <w:numPr>
          <w:ilvl w:val="3"/>
          <w:numId w:val="107"/>
        </w:numPr>
        <w:overflowPunct w:val="0"/>
        <w:autoSpaceDE w:val="0"/>
        <w:autoSpaceDN w:val="0"/>
        <w:adjustRightInd w:val="0"/>
        <w:spacing w:line="276" w:lineRule="auto"/>
        <w:textAlignment w:val="baseline"/>
        <w:rPr>
          <w:strike/>
          <w:szCs w:val="20"/>
        </w:rPr>
      </w:pPr>
      <w:r w:rsidRPr="00A36203">
        <w:rPr>
          <w:strike/>
          <w:szCs w:val="20"/>
          <w:lang w:val="sv-SE"/>
        </w:rPr>
        <w:t>UE is not expected to receive DL signals during any valid RACH occasion</w:t>
      </w:r>
    </w:p>
    <w:p w14:paraId="3D537A78" w14:textId="77777777" w:rsidR="00E73CD4" w:rsidRPr="00A36203" w:rsidRDefault="00E73CD4" w:rsidP="00BC4EF6">
      <w:pPr>
        <w:numPr>
          <w:ilvl w:val="3"/>
          <w:numId w:val="107"/>
        </w:numPr>
        <w:overflowPunct w:val="0"/>
        <w:autoSpaceDE w:val="0"/>
        <w:autoSpaceDN w:val="0"/>
        <w:adjustRightInd w:val="0"/>
        <w:spacing w:line="276" w:lineRule="auto"/>
        <w:textAlignment w:val="baseline"/>
        <w:rPr>
          <w:strike/>
          <w:szCs w:val="20"/>
        </w:rPr>
      </w:pPr>
      <w:r w:rsidRPr="00A36203">
        <w:rPr>
          <w:strike/>
          <w:szCs w:val="20"/>
          <w:lang w:val="sv-SE"/>
        </w:rPr>
        <w:t>The SSB to RO association pattern period shall repeat at most every 160 ms</w:t>
      </w:r>
    </w:p>
    <w:p w14:paraId="468E318C" w14:textId="77777777" w:rsidR="00E73CD4" w:rsidRPr="00A36203" w:rsidRDefault="00E73CD4" w:rsidP="00BC4EF6">
      <w:pPr>
        <w:numPr>
          <w:ilvl w:val="4"/>
          <w:numId w:val="107"/>
        </w:numPr>
        <w:shd w:val="clear" w:color="auto" w:fill="FFFFFF"/>
        <w:rPr>
          <w:strike/>
          <w:szCs w:val="20"/>
          <w:lang w:val="sv-SE"/>
        </w:rPr>
      </w:pPr>
      <w:r w:rsidRPr="00A36203">
        <w:rPr>
          <w:strike/>
          <w:szCs w:val="20"/>
          <w:lang w:val="sv-SE"/>
        </w:rPr>
        <w:t xml:space="preserve">If there are leftover ROs after an integer number of SSB to RO association period(s) within the SSB to RO association pattern period. Those leftover ROs are invalid. </w:t>
      </w:r>
    </w:p>
    <w:p w14:paraId="580FAD89" w14:textId="77777777" w:rsidR="00E73CD4" w:rsidRPr="00A36203" w:rsidRDefault="00E73CD4" w:rsidP="00BC4EF6">
      <w:pPr>
        <w:numPr>
          <w:ilvl w:val="3"/>
          <w:numId w:val="107"/>
        </w:numPr>
        <w:overflowPunct w:val="0"/>
        <w:autoSpaceDE w:val="0"/>
        <w:autoSpaceDN w:val="0"/>
        <w:adjustRightInd w:val="0"/>
        <w:spacing w:line="276" w:lineRule="auto"/>
        <w:textAlignment w:val="baseline"/>
        <w:rPr>
          <w:strike/>
          <w:szCs w:val="20"/>
        </w:rPr>
      </w:pPr>
      <w:r w:rsidRPr="00A36203">
        <w:rPr>
          <w:strike/>
          <w:szCs w:val="20"/>
          <w:lang w:val="sv-SE"/>
        </w:rPr>
        <w:t>Note: In the UL/DL semi-static configuration, 0 UL slots and 0 UL symbols can be configured</w:t>
      </w:r>
    </w:p>
    <w:p w14:paraId="6C814D43" w14:textId="77777777" w:rsidR="00E73CD4" w:rsidRPr="00A36203" w:rsidRDefault="00E73CD4" w:rsidP="00BC4EF6">
      <w:pPr>
        <w:numPr>
          <w:ilvl w:val="3"/>
          <w:numId w:val="107"/>
        </w:numPr>
        <w:overflowPunct w:val="0"/>
        <w:autoSpaceDE w:val="0"/>
        <w:autoSpaceDN w:val="0"/>
        <w:adjustRightInd w:val="0"/>
        <w:spacing w:line="276" w:lineRule="auto"/>
        <w:textAlignment w:val="baseline"/>
        <w:rPr>
          <w:strike/>
          <w:szCs w:val="20"/>
        </w:rPr>
      </w:pPr>
      <w:r w:rsidRPr="00A36203">
        <w:rPr>
          <w:strike/>
          <w:szCs w:val="20"/>
        </w:rPr>
        <w:t>FFS how to handle the gap necessary in between SS/PBCH block or DL part and PRACH tx</w:t>
      </w:r>
    </w:p>
    <w:p w14:paraId="565EA7F6" w14:textId="77777777" w:rsidR="00E73CD4" w:rsidRPr="00E73CD4" w:rsidRDefault="00E73CD4" w:rsidP="00E73CD4"/>
    <w:p w14:paraId="13F57FAC" w14:textId="77777777" w:rsidR="00E73CD4" w:rsidRPr="00E73CD4" w:rsidRDefault="00E73CD4" w:rsidP="00E73CD4"/>
    <w:p w14:paraId="1089768C" w14:textId="4C3EF5D8" w:rsidR="00E73CD4" w:rsidRPr="00FA18EB" w:rsidRDefault="00FA18EB" w:rsidP="005F0357">
      <w:pPr>
        <w:ind w:left="720" w:hanging="720"/>
        <w:rPr>
          <w:b/>
          <w:lang w:eastAsia="x-none"/>
        </w:rPr>
      </w:pPr>
      <w:r w:rsidRPr="00FA18EB">
        <w:rPr>
          <w:b/>
          <w:lang w:eastAsia="x-none"/>
        </w:rPr>
        <w:t>Thursday session</w:t>
      </w:r>
    </w:p>
    <w:p w14:paraId="266A3BB5" w14:textId="58C1F477" w:rsidR="00FA18EB" w:rsidRPr="00FA18EB" w:rsidRDefault="00603E09" w:rsidP="00FA18EB">
      <w:pPr>
        <w:ind w:left="720" w:hanging="720"/>
        <w:rPr>
          <w:b/>
          <w:lang w:eastAsia="x-none"/>
        </w:rPr>
      </w:pPr>
      <w:hyperlink r:id="rId821" w:history="1">
        <w:r w:rsidR="00FE4C7E">
          <w:rPr>
            <w:rStyle w:val="Hyperlink"/>
            <w:b/>
            <w:lang w:eastAsia="x-none"/>
          </w:rPr>
          <w:t>R1-1805648</w:t>
        </w:r>
      </w:hyperlink>
      <w:r w:rsidR="00FA18EB" w:rsidRPr="00FA18EB">
        <w:rPr>
          <w:b/>
          <w:lang w:eastAsia="x-none"/>
        </w:rPr>
        <w:tab/>
        <w:t>Summary of remaining details on PRACH format</w:t>
      </w:r>
      <w:r w:rsidR="00FA18EB" w:rsidRPr="00FA18EB">
        <w:rPr>
          <w:b/>
          <w:lang w:eastAsia="x-none"/>
        </w:rPr>
        <w:tab/>
        <w:t>Convida Wireless</w:t>
      </w:r>
    </w:p>
    <w:p w14:paraId="70251365" w14:textId="77777777" w:rsidR="00FA18EB" w:rsidRDefault="00FA18EB" w:rsidP="00FA18EB">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24E17CCE" w14:textId="427CD1F7" w:rsidR="00FA18EB" w:rsidRDefault="00FA18EB" w:rsidP="00FA18EB">
      <w:pPr>
        <w:ind w:left="720" w:hanging="720"/>
        <w:rPr>
          <w:lang w:eastAsia="x-none"/>
        </w:rPr>
      </w:pPr>
    </w:p>
    <w:p w14:paraId="2A06DDBA" w14:textId="77777777" w:rsidR="00F715D0" w:rsidRDefault="00F715D0" w:rsidP="00F715D0">
      <w:r w:rsidRPr="00DE7124">
        <w:rPr>
          <w:highlight w:val="green"/>
        </w:rPr>
        <w:t>Agreements</w:t>
      </w:r>
      <w:r>
        <w:t>:</w:t>
      </w:r>
    </w:p>
    <w:p w14:paraId="6474E02A" w14:textId="77777777" w:rsidR="00F715D0" w:rsidRPr="00DE7124" w:rsidRDefault="00F715D0" w:rsidP="0073485F">
      <w:pPr>
        <w:pStyle w:val="ListParagraph"/>
        <w:numPr>
          <w:ilvl w:val="0"/>
          <w:numId w:val="108"/>
        </w:numPr>
      </w:pPr>
      <w:r w:rsidRPr="00DE7124">
        <w:t>Update the WA</w:t>
      </w:r>
      <w:r>
        <w:t xml:space="preserve"> (remains as WA)</w:t>
      </w:r>
      <w:r w:rsidRPr="00DE7124">
        <w:t xml:space="preserve"> on FR1 configuration Table 6.3.3.2-3 in 38.211 section 6.3.3.2, with the following update</w:t>
      </w:r>
      <w:r>
        <w:t xml:space="preserve"> for configuration index 166</w:t>
      </w:r>
      <w:r w:rsidRPr="00DE7124">
        <w:t xml:space="preserve"> for format B4:</w:t>
      </w:r>
    </w:p>
    <w:p w14:paraId="161EEE49" w14:textId="77777777" w:rsidR="00F715D0" w:rsidRPr="0077437E" w:rsidRDefault="00F715D0" w:rsidP="00F715D0">
      <w:pPr>
        <w:pStyle w:val="TH"/>
      </w:pPr>
      <w:r w:rsidRPr="0077437E">
        <w:t>Table 6.3.3.2-3: Random access configurations for FR1 and unpaired spectrum.</w:t>
      </w:r>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1030"/>
        <w:gridCol w:w="828"/>
        <w:gridCol w:w="710"/>
        <w:gridCol w:w="1668"/>
        <w:gridCol w:w="931"/>
        <w:gridCol w:w="1027"/>
        <w:gridCol w:w="8"/>
        <w:gridCol w:w="1074"/>
        <w:gridCol w:w="15"/>
        <w:gridCol w:w="973"/>
      </w:tblGrid>
      <w:tr w:rsidR="00F715D0" w:rsidRPr="0077437E" w14:paraId="1EE4FD8A" w14:textId="77777777" w:rsidTr="00B82A49">
        <w:trPr>
          <w:jc w:val="center"/>
        </w:trPr>
        <w:tc>
          <w:tcPr>
            <w:tcW w:w="1395" w:type="dxa"/>
            <w:vMerge w:val="restart"/>
            <w:shd w:val="clear" w:color="auto" w:fill="auto"/>
          </w:tcPr>
          <w:p w14:paraId="3BA822FD" w14:textId="77777777" w:rsidR="00F715D0" w:rsidRPr="00DE7124" w:rsidRDefault="00F715D0" w:rsidP="0073485F">
            <w:pPr>
              <w:pStyle w:val="TAH"/>
            </w:pPr>
            <w:r w:rsidRPr="00DE7124">
              <w:t>PRACH</w:t>
            </w:r>
            <w:r w:rsidRPr="00DE7124">
              <w:br/>
              <w:t xml:space="preserve">Configuration </w:t>
            </w:r>
            <w:r w:rsidRPr="00DE7124">
              <w:br/>
              <w:t>Index</w:t>
            </w:r>
          </w:p>
        </w:tc>
        <w:tc>
          <w:tcPr>
            <w:tcW w:w="1032" w:type="dxa"/>
            <w:vMerge w:val="restart"/>
            <w:shd w:val="clear" w:color="auto" w:fill="auto"/>
          </w:tcPr>
          <w:p w14:paraId="3C530DCA" w14:textId="77777777" w:rsidR="00F715D0" w:rsidRPr="00DE7124" w:rsidRDefault="00F715D0" w:rsidP="0073485F">
            <w:pPr>
              <w:pStyle w:val="TAH"/>
            </w:pPr>
            <w:r w:rsidRPr="00DE7124">
              <w:t>Preamble format</w:t>
            </w:r>
          </w:p>
        </w:tc>
        <w:tc>
          <w:tcPr>
            <w:tcW w:w="1540" w:type="dxa"/>
            <w:gridSpan w:val="2"/>
            <w:tcBorders>
              <w:bottom w:val="nil"/>
            </w:tcBorders>
            <w:shd w:val="clear" w:color="auto" w:fill="auto"/>
          </w:tcPr>
          <w:p w14:paraId="5944DBF8" w14:textId="658437C7" w:rsidR="00F715D0" w:rsidRPr="00DE7124" w:rsidRDefault="00F715D0" w:rsidP="0073485F">
            <w:pPr>
              <w:pStyle w:val="TAH"/>
              <w:rPr>
                <w:lang w:val="sv-SE"/>
              </w:rPr>
            </w:pPr>
            <w:r w:rsidRPr="00DE7124">
              <w:rPr>
                <w:noProof/>
                <w:position w:val="-10"/>
                <w:lang w:eastAsia="en-GB"/>
              </w:rPr>
              <w:drawing>
                <wp:inline distT="0" distB="0" distL="0" distR="0" wp14:anchorId="1E8EA6EE" wp14:editId="6B34D960">
                  <wp:extent cx="828675" cy="1905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22" cstate="print">
                            <a:extLst>
                              <a:ext uri="{28A0092B-C50C-407E-A947-70E740481C1C}">
                                <a14:useLocalDpi xmlns:a14="http://schemas.microsoft.com/office/drawing/2010/main" val="0"/>
                              </a:ext>
                            </a:extLst>
                          </a:blip>
                          <a:srcRect/>
                          <a:stretch>
                            <a:fillRect/>
                          </a:stretch>
                        </pic:blipFill>
                        <pic:spPr bwMode="auto">
                          <a:xfrm>
                            <a:off x="0" y="0"/>
                            <a:ext cx="828675" cy="190500"/>
                          </a:xfrm>
                          <a:prstGeom prst="rect">
                            <a:avLst/>
                          </a:prstGeom>
                          <a:noFill/>
                          <a:ln>
                            <a:noFill/>
                          </a:ln>
                        </pic:spPr>
                      </pic:pic>
                    </a:graphicData>
                  </a:graphic>
                </wp:inline>
              </w:drawing>
            </w:r>
          </w:p>
        </w:tc>
        <w:tc>
          <w:tcPr>
            <w:tcW w:w="1668" w:type="dxa"/>
            <w:vMerge w:val="restart"/>
            <w:shd w:val="clear" w:color="auto" w:fill="auto"/>
          </w:tcPr>
          <w:p w14:paraId="41B78DEA" w14:textId="77777777" w:rsidR="00F715D0" w:rsidRPr="00DE7124" w:rsidRDefault="00F715D0" w:rsidP="0073485F">
            <w:pPr>
              <w:pStyle w:val="TAH"/>
            </w:pPr>
            <w:r w:rsidRPr="00DE7124">
              <w:t>Subframe number</w:t>
            </w:r>
          </w:p>
        </w:tc>
        <w:tc>
          <w:tcPr>
            <w:tcW w:w="959" w:type="dxa"/>
            <w:vMerge w:val="restart"/>
            <w:shd w:val="clear" w:color="auto" w:fill="auto"/>
          </w:tcPr>
          <w:p w14:paraId="39CC1529" w14:textId="77777777" w:rsidR="00F715D0" w:rsidRPr="00DE7124" w:rsidRDefault="00F715D0" w:rsidP="0073485F">
            <w:pPr>
              <w:pStyle w:val="TAH"/>
            </w:pPr>
            <w:r w:rsidRPr="00DE7124">
              <w:t>Starting symbol</w:t>
            </w:r>
          </w:p>
        </w:tc>
        <w:tc>
          <w:tcPr>
            <w:tcW w:w="967" w:type="dxa"/>
            <w:vMerge w:val="restart"/>
          </w:tcPr>
          <w:p w14:paraId="6554A6DA" w14:textId="77777777" w:rsidR="00F715D0" w:rsidRPr="00DE7124" w:rsidRDefault="00F715D0" w:rsidP="0073485F">
            <w:pPr>
              <w:pStyle w:val="TAH"/>
            </w:pPr>
            <w:r w:rsidRPr="00DE7124">
              <w:t>Number of PRACH slots within a subframe</w:t>
            </w:r>
          </w:p>
        </w:tc>
        <w:tc>
          <w:tcPr>
            <w:tcW w:w="1097" w:type="dxa"/>
            <w:gridSpan w:val="3"/>
            <w:vMerge w:val="restart"/>
          </w:tcPr>
          <w:p w14:paraId="7B91D4AE" w14:textId="65C14581" w:rsidR="00F715D0" w:rsidRPr="00DE7124" w:rsidRDefault="00F715D0" w:rsidP="0073485F">
            <w:pPr>
              <w:pStyle w:val="TAH"/>
            </w:pPr>
            <w:r w:rsidRPr="00DE7124">
              <w:rPr>
                <w:noProof/>
                <w:lang w:eastAsia="en-GB"/>
              </w:rPr>
              <w:drawing>
                <wp:inline distT="0" distB="0" distL="0" distR="0" wp14:anchorId="61A6C87C" wp14:editId="520004B4">
                  <wp:extent cx="409575" cy="2095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23" cstate="print">
                            <a:extLst>
                              <a:ext uri="{28A0092B-C50C-407E-A947-70E740481C1C}">
                                <a14:useLocalDpi xmlns:a14="http://schemas.microsoft.com/office/drawing/2010/main" val="0"/>
                              </a:ext>
                            </a:extLst>
                          </a:blip>
                          <a:srcRect/>
                          <a:stretch>
                            <a:fillRect/>
                          </a:stretch>
                        </pic:blipFill>
                        <pic:spPr bwMode="auto">
                          <a:xfrm>
                            <a:off x="0" y="0"/>
                            <a:ext cx="409575" cy="209550"/>
                          </a:xfrm>
                          <a:prstGeom prst="rect">
                            <a:avLst/>
                          </a:prstGeom>
                          <a:noFill/>
                          <a:ln>
                            <a:noFill/>
                          </a:ln>
                        </pic:spPr>
                      </pic:pic>
                    </a:graphicData>
                  </a:graphic>
                </wp:inline>
              </w:drawing>
            </w:r>
            <w:r w:rsidRPr="00DE7124">
              <w:t>,</w:t>
            </w:r>
            <w:r w:rsidRPr="00DE7124">
              <w:br/>
              <w:t>number of time-domain PRACH occasions within a RACH slot</w:t>
            </w:r>
          </w:p>
        </w:tc>
        <w:tc>
          <w:tcPr>
            <w:tcW w:w="1002" w:type="dxa"/>
            <w:vMerge w:val="restart"/>
          </w:tcPr>
          <w:p w14:paraId="24990F19" w14:textId="7F9F42F1" w:rsidR="00F715D0" w:rsidRPr="00DE7124" w:rsidRDefault="00F715D0" w:rsidP="0073485F">
            <w:pPr>
              <w:pStyle w:val="TAH"/>
            </w:pPr>
            <w:r w:rsidRPr="00DE7124">
              <w:rPr>
                <w:noProof/>
                <w:lang w:eastAsia="en-GB"/>
              </w:rPr>
              <w:drawing>
                <wp:inline distT="0" distB="0" distL="0" distR="0" wp14:anchorId="56661696" wp14:editId="39A810F4">
                  <wp:extent cx="276225" cy="2095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24" cstate="print">
                            <a:extLst>
                              <a:ext uri="{28A0092B-C50C-407E-A947-70E740481C1C}">
                                <a14:useLocalDpi xmlns:a14="http://schemas.microsoft.com/office/drawing/2010/main" val="0"/>
                              </a:ext>
                            </a:extLst>
                          </a:blip>
                          <a:srcRect/>
                          <a:stretch>
                            <a:fillRect/>
                          </a:stretch>
                        </pic:blipFill>
                        <pic:spPr bwMode="auto">
                          <a:xfrm>
                            <a:off x="0" y="0"/>
                            <a:ext cx="276225" cy="209550"/>
                          </a:xfrm>
                          <a:prstGeom prst="rect">
                            <a:avLst/>
                          </a:prstGeom>
                          <a:noFill/>
                          <a:ln>
                            <a:noFill/>
                          </a:ln>
                        </pic:spPr>
                      </pic:pic>
                    </a:graphicData>
                  </a:graphic>
                </wp:inline>
              </w:drawing>
            </w:r>
            <w:r w:rsidRPr="00DE7124">
              <w:t>,</w:t>
            </w:r>
            <w:r w:rsidRPr="00DE7124">
              <w:br/>
              <w:t>PRACH duration</w:t>
            </w:r>
          </w:p>
        </w:tc>
      </w:tr>
      <w:tr w:rsidR="00F715D0" w:rsidRPr="0077437E" w14:paraId="54837174" w14:textId="77777777" w:rsidTr="00B82A49">
        <w:trPr>
          <w:jc w:val="center"/>
        </w:trPr>
        <w:tc>
          <w:tcPr>
            <w:tcW w:w="1395" w:type="dxa"/>
            <w:vMerge/>
            <w:shd w:val="clear" w:color="auto" w:fill="auto"/>
            <w:vAlign w:val="center"/>
          </w:tcPr>
          <w:p w14:paraId="51DF473C" w14:textId="77777777" w:rsidR="00F715D0" w:rsidRPr="0077437E" w:rsidRDefault="00F715D0" w:rsidP="00B82A49">
            <w:pPr>
              <w:keepNext/>
              <w:keepLines/>
              <w:jc w:val="center"/>
              <w:rPr>
                <w:rFonts w:ascii="Arial" w:hAnsi="Arial"/>
                <w:b/>
                <w:sz w:val="18"/>
              </w:rPr>
            </w:pPr>
          </w:p>
        </w:tc>
        <w:tc>
          <w:tcPr>
            <w:tcW w:w="1032" w:type="dxa"/>
            <w:vMerge/>
            <w:shd w:val="clear" w:color="auto" w:fill="auto"/>
            <w:vAlign w:val="center"/>
          </w:tcPr>
          <w:p w14:paraId="7DBCBA29" w14:textId="77777777" w:rsidR="00F715D0" w:rsidRPr="0077437E" w:rsidRDefault="00F715D0" w:rsidP="00B82A49">
            <w:pPr>
              <w:pStyle w:val="Comments"/>
            </w:pPr>
          </w:p>
        </w:tc>
        <w:tc>
          <w:tcPr>
            <w:tcW w:w="828" w:type="dxa"/>
            <w:tcBorders>
              <w:top w:val="nil"/>
            </w:tcBorders>
            <w:shd w:val="clear" w:color="auto" w:fill="auto"/>
            <w:vAlign w:val="center"/>
          </w:tcPr>
          <w:p w14:paraId="4C3EB047" w14:textId="2ED8ADB3" w:rsidR="00F715D0" w:rsidRPr="0077437E" w:rsidRDefault="00F715D0" w:rsidP="00B82A49">
            <w:pPr>
              <w:pStyle w:val="Comments"/>
            </w:pPr>
            <w:r w:rsidRPr="00DE7124">
              <w:rPr>
                <w:noProof/>
                <w:position w:val="-6"/>
              </w:rPr>
              <w:drawing>
                <wp:inline distT="0" distB="0" distL="0" distR="0" wp14:anchorId="257D54A8" wp14:editId="260527E8">
                  <wp:extent cx="114300" cy="1238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5"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p>
        </w:tc>
        <w:tc>
          <w:tcPr>
            <w:tcW w:w="712" w:type="dxa"/>
            <w:tcBorders>
              <w:top w:val="nil"/>
            </w:tcBorders>
            <w:shd w:val="clear" w:color="auto" w:fill="auto"/>
            <w:vAlign w:val="center"/>
          </w:tcPr>
          <w:p w14:paraId="1BFD7786" w14:textId="1556ABF2" w:rsidR="00F715D0" w:rsidRPr="0077437E" w:rsidRDefault="00F715D0" w:rsidP="00B82A49">
            <w:pPr>
              <w:pStyle w:val="Comments"/>
            </w:pPr>
            <w:r w:rsidRPr="00DE7124">
              <w:rPr>
                <w:noProof/>
                <w:position w:val="-10"/>
              </w:rPr>
              <w:drawing>
                <wp:inline distT="0" distB="0" distL="0" distR="0" wp14:anchorId="5425748A" wp14:editId="59C929D5">
                  <wp:extent cx="123825" cy="1524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6" cstate="print">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p>
        </w:tc>
        <w:tc>
          <w:tcPr>
            <w:tcW w:w="1668" w:type="dxa"/>
            <w:vMerge/>
            <w:shd w:val="clear" w:color="auto" w:fill="auto"/>
          </w:tcPr>
          <w:p w14:paraId="65DF2073" w14:textId="77777777" w:rsidR="00F715D0" w:rsidRPr="0077437E" w:rsidRDefault="00F715D0" w:rsidP="00B82A49">
            <w:pPr>
              <w:pStyle w:val="Comments"/>
            </w:pPr>
          </w:p>
        </w:tc>
        <w:tc>
          <w:tcPr>
            <w:tcW w:w="959" w:type="dxa"/>
            <w:vMerge/>
            <w:shd w:val="clear" w:color="auto" w:fill="auto"/>
          </w:tcPr>
          <w:p w14:paraId="3BECD4A3" w14:textId="77777777" w:rsidR="00F715D0" w:rsidRPr="0077437E" w:rsidRDefault="00F715D0" w:rsidP="00B82A49">
            <w:pPr>
              <w:pStyle w:val="Comments"/>
            </w:pPr>
          </w:p>
        </w:tc>
        <w:tc>
          <w:tcPr>
            <w:tcW w:w="967" w:type="dxa"/>
            <w:vMerge/>
          </w:tcPr>
          <w:p w14:paraId="07A64A88" w14:textId="77777777" w:rsidR="00F715D0" w:rsidRPr="0077437E" w:rsidRDefault="00F715D0" w:rsidP="00B82A49">
            <w:pPr>
              <w:pStyle w:val="Comments"/>
            </w:pPr>
          </w:p>
        </w:tc>
        <w:tc>
          <w:tcPr>
            <w:tcW w:w="1097" w:type="dxa"/>
            <w:gridSpan w:val="3"/>
            <w:vMerge/>
          </w:tcPr>
          <w:p w14:paraId="11860AAB" w14:textId="77777777" w:rsidR="00F715D0" w:rsidRPr="0077437E" w:rsidRDefault="00F715D0" w:rsidP="00B82A49">
            <w:pPr>
              <w:pStyle w:val="Comments"/>
            </w:pPr>
          </w:p>
        </w:tc>
        <w:tc>
          <w:tcPr>
            <w:tcW w:w="1002" w:type="dxa"/>
            <w:vMerge/>
          </w:tcPr>
          <w:p w14:paraId="5E53EBA1" w14:textId="77777777" w:rsidR="00F715D0" w:rsidRPr="0077437E" w:rsidRDefault="00F715D0" w:rsidP="00B82A49">
            <w:pPr>
              <w:pStyle w:val="Comments"/>
            </w:pPr>
          </w:p>
        </w:tc>
      </w:tr>
      <w:tr w:rsidR="00F715D0" w:rsidRPr="0077437E" w14:paraId="167DC6F0" w14:textId="77777777" w:rsidTr="00B82A49">
        <w:trPr>
          <w:jc w:val="center"/>
        </w:trPr>
        <w:tc>
          <w:tcPr>
            <w:tcW w:w="1395" w:type="dxa"/>
            <w:shd w:val="clear" w:color="auto" w:fill="auto"/>
          </w:tcPr>
          <w:p w14:paraId="51A4538B" w14:textId="77777777" w:rsidR="00F715D0" w:rsidRPr="0077437E" w:rsidRDefault="00F715D0" w:rsidP="0073485F">
            <w:pPr>
              <w:pStyle w:val="TAC"/>
            </w:pPr>
            <w:r w:rsidRPr="0077437E">
              <w:t>166</w:t>
            </w:r>
          </w:p>
        </w:tc>
        <w:tc>
          <w:tcPr>
            <w:tcW w:w="1032" w:type="dxa"/>
            <w:shd w:val="clear" w:color="auto" w:fill="auto"/>
          </w:tcPr>
          <w:p w14:paraId="2825E49F" w14:textId="77777777" w:rsidR="00F715D0" w:rsidRPr="0077437E" w:rsidRDefault="00F715D0" w:rsidP="0073485F">
            <w:pPr>
              <w:pStyle w:val="TAC"/>
            </w:pPr>
            <w:r w:rsidRPr="0077437E">
              <w:t>B4</w:t>
            </w:r>
          </w:p>
        </w:tc>
        <w:tc>
          <w:tcPr>
            <w:tcW w:w="828" w:type="dxa"/>
            <w:shd w:val="clear" w:color="auto" w:fill="auto"/>
            <w:vAlign w:val="center"/>
          </w:tcPr>
          <w:p w14:paraId="50C07B88" w14:textId="77777777" w:rsidR="00F715D0" w:rsidRPr="0077437E" w:rsidRDefault="00F715D0" w:rsidP="0073485F">
            <w:pPr>
              <w:pStyle w:val="TAC"/>
            </w:pPr>
            <w:r w:rsidRPr="0077437E">
              <w:t>1</w:t>
            </w:r>
          </w:p>
        </w:tc>
        <w:tc>
          <w:tcPr>
            <w:tcW w:w="712" w:type="dxa"/>
            <w:shd w:val="clear" w:color="auto" w:fill="auto"/>
            <w:vAlign w:val="center"/>
          </w:tcPr>
          <w:p w14:paraId="034FED19" w14:textId="77777777" w:rsidR="00F715D0" w:rsidRPr="0077437E" w:rsidRDefault="00F715D0" w:rsidP="0073485F">
            <w:pPr>
              <w:pStyle w:val="TAC"/>
            </w:pPr>
            <w:r w:rsidRPr="0077437E">
              <w:t>0</w:t>
            </w:r>
          </w:p>
        </w:tc>
        <w:tc>
          <w:tcPr>
            <w:tcW w:w="1668" w:type="dxa"/>
            <w:shd w:val="clear" w:color="auto" w:fill="auto"/>
            <w:vAlign w:val="center"/>
          </w:tcPr>
          <w:p w14:paraId="2C477FA5" w14:textId="77777777" w:rsidR="00F715D0" w:rsidRPr="00DC27DE" w:rsidRDefault="00F715D0" w:rsidP="0073485F">
            <w:pPr>
              <w:pStyle w:val="TAC"/>
              <w:rPr>
                <w:color w:val="FF0000"/>
                <w:u w:val="single"/>
              </w:rPr>
            </w:pPr>
            <w:r w:rsidRPr="00DC27DE">
              <w:rPr>
                <w:color w:val="FF0000"/>
                <w:u w:val="single"/>
              </w:rPr>
              <w:t>0,1,2,3,4,5,6,7,8,9</w:t>
            </w:r>
          </w:p>
          <w:p w14:paraId="4DF8B330" w14:textId="77777777" w:rsidR="00F715D0" w:rsidRPr="00DC27DE" w:rsidRDefault="00F715D0" w:rsidP="0073485F">
            <w:pPr>
              <w:pStyle w:val="TAC"/>
              <w:rPr>
                <w:strike/>
              </w:rPr>
            </w:pPr>
            <w:r w:rsidRPr="00DC27DE">
              <w:rPr>
                <w:strike/>
                <w:color w:val="FF0000"/>
              </w:rPr>
              <w:t>3,4,8,9</w:t>
            </w:r>
          </w:p>
        </w:tc>
        <w:tc>
          <w:tcPr>
            <w:tcW w:w="959" w:type="dxa"/>
            <w:shd w:val="clear" w:color="auto" w:fill="auto"/>
          </w:tcPr>
          <w:p w14:paraId="58FF058A" w14:textId="77777777" w:rsidR="00F715D0" w:rsidRPr="0077437E" w:rsidRDefault="00F715D0" w:rsidP="0073485F">
            <w:pPr>
              <w:pStyle w:val="TAC"/>
            </w:pPr>
            <w:r w:rsidRPr="0077437E">
              <w:t>0</w:t>
            </w:r>
          </w:p>
        </w:tc>
        <w:tc>
          <w:tcPr>
            <w:tcW w:w="975" w:type="dxa"/>
            <w:gridSpan w:val="2"/>
            <w:vAlign w:val="center"/>
          </w:tcPr>
          <w:p w14:paraId="4A845573" w14:textId="77777777" w:rsidR="00F715D0" w:rsidRPr="009968CB" w:rsidRDefault="00F715D0" w:rsidP="0073485F">
            <w:pPr>
              <w:pStyle w:val="TAC"/>
            </w:pPr>
            <w:r w:rsidRPr="009968CB">
              <w:t>2</w:t>
            </w:r>
          </w:p>
        </w:tc>
        <w:tc>
          <w:tcPr>
            <w:tcW w:w="1074" w:type="dxa"/>
          </w:tcPr>
          <w:p w14:paraId="51CF0035" w14:textId="77777777" w:rsidR="00F715D0" w:rsidRPr="0077437E" w:rsidRDefault="00F715D0" w:rsidP="0073485F">
            <w:pPr>
              <w:pStyle w:val="TAC"/>
            </w:pPr>
            <w:r w:rsidRPr="0077437E">
              <w:t>1</w:t>
            </w:r>
          </w:p>
        </w:tc>
        <w:tc>
          <w:tcPr>
            <w:tcW w:w="1017" w:type="dxa"/>
            <w:gridSpan w:val="2"/>
          </w:tcPr>
          <w:p w14:paraId="0D47CC85" w14:textId="77777777" w:rsidR="00F715D0" w:rsidRPr="0077437E" w:rsidRDefault="00F715D0" w:rsidP="0073485F">
            <w:pPr>
              <w:pStyle w:val="TAC"/>
            </w:pPr>
            <w:r w:rsidRPr="0077437E">
              <w:t>12</w:t>
            </w:r>
          </w:p>
        </w:tc>
      </w:tr>
    </w:tbl>
    <w:p w14:paraId="724596A3" w14:textId="77777777" w:rsidR="00F715D0" w:rsidRPr="00A36203" w:rsidRDefault="00F715D0" w:rsidP="00F715D0"/>
    <w:p w14:paraId="0797C162" w14:textId="77777777" w:rsidR="00F715D0" w:rsidRPr="00A36203" w:rsidRDefault="00F715D0" w:rsidP="00F715D0"/>
    <w:p w14:paraId="63E27164" w14:textId="77777777" w:rsidR="00F715D0" w:rsidRDefault="00F715D0" w:rsidP="0073485F">
      <w:pPr>
        <w:rPr>
          <w:b/>
        </w:rPr>
      </w:pPr>
      <w:r w:rsidRPr="00A91CAE">
        <w:rPr>
          <w:highlight w:val="green"/>
        </w:rPr>
        <w:t>Agreements</w:t>
      </w:r>
      <w:r>
        <w:rPr>
          <w:b/>
        </w:rPr>
        <w:t>:</w:t>
      </w:r>
    </w:p>
    <w:p w14:paraId="0124EA4A" w14:textId="77777777" w:rsidR="00F715D0" w:rsidRPr="00A36203" w:rsidRDefault="00F715D0" w:rsidP="0073485F">
      <w:pPr>
        <w:pStyle w:val="ListParagraph"/>
        <w:numPr>
          <w:ilvl w:val="0"/>
          <w:numId w:val="108"/>
        </w:numPr>
        <w:rPr>
          <w:rFonts w:eastAsia="MS Mincho"/>
        </w:rPr>
      </w:pPr>
      <w:r w:rsidRPr="00A36203">
        <w:rPr>
          <w:rFonts w:eastAsia="MS Mincho"/>
        </w:rPr>
        <w:t xml:space="preserve">Replace the previous working assumption (remains WA) for FR2 RACH configuration table, with the following table. </w:t>
      </w:r>
    </w:p>
    <w:p w14:paraId="003CCE03" w14:textId="77777777" w:rsidR="00F715D0" w:rsidRPr="00A36203" w:rsidRDefault="00F715D0" w:rsidP="0073485F">
      <w:pPr>
        <w:pStyle w:val="ListParagraph"/>
        <w:numPr>
          <w:ilvl w:val="1"/>
          <w:numId w:val="108"/>
        </w:numPr>
        <w:rPr>
          <w:rFonts w:eastAsia="MS Mincho"/>
        </w:rPr>
      </w:pPr>
      <w:r w:rsidRPr="00A36203">
        <w:rPr>
          <w:rFonts w:eastAsia="Times New Roman"/>
        </w:rPr>
        <w:t xml:space="preserve">The ones in </w:t>
      </w:r>
      <w:r w:rsidRPr="00A36203">
        <w:rPr>
          <w:rFonts w:eastAsia="Times New Roman"/>
          <w:highlight w:val="yellow"/>
        </w:rPr>
        <w:t>yellow</w:t>
      </w:r>
      <w:r w:rsidRPr="00A36203">
        <w:rPr>
          <w:rFonts w:eastAsia="Times New Roman"/>
        </w:rPr>
        <w:t xml:space="preserve"> background are not final</w:t>
      </w:r>
    </w:p>
    <w:p w14:paraId="37B7F440" w14:textId="77777777" w:rsidR="00F715D0" w:rsidRPr="00A36203" w:rsidRDefault="00F715D0" w:rsidP="0073485F">
      <w:pPr>
        <w:pStyle w:val="ListParagraph"/>
        <w:numPr>
          <w:ilvl w:val="1"/>
          <w:numId w:val="108"/>
        </w:numPr>
        <w:rPr>
          <w:rFonts w:eastAsia="MS Mincho"/>
        </w:rPr>
      </w:pPr>
      <w:r w:rsidRPr="00A36203">
        <w:rPr>
          <w:rFonts w:eastAsia="MS Mincho"/>
        </w:rPr>
        <w:t>Note: RACH configuration indexing will be up to editor to update.</w:t>
      </w:r>
    </w:p>
    <w:p w14:paraId="27221234" w14:textId="168B3E05" w:rsidR="00F715D0" w:rsidRPr="00A91CAE" w:rsidRDefault="0073485F" w:rsidP="0073485F">
      <w:pPr>
        <w:rPr>
          <w:lang w:eastAsia="ja-JP"/>
        </w:rPr>
      </w:pPr>
      <w:r>
        <w:rPr>
          <w:lang w:eastAsia="ja-JP"/>
        </w:rPr>
        <w:t xml:space="preserve">--- </w:t>
      </w:r>
      <w:r w:rsidR="00F715D0" w:rsidRPr="00A91CAE">
        <w:rPr>
          <w:lang w:eastAsia="ja-JP"/>
        </w:rPr>
        <w:t xml:space="preserve">Text proposal for 38.211, section 6.3.3 </w:t>
      </w:r>
      <w:r>
        <w:rPr>
          <w:lang w:eastAsia="ja-JP"/>
        </w:rPr>
        <w:t>---</w:t>
      </w:r>
    </w:p>
    <w:p w14:paraId="612125E3" w14:textId="77777777" w:rsidR="00F715D0" w:rsidRDefault="00F715D0" w:rsidP="00F715D0">
      <w:pPr>
        <w:pStyle w:val="TH"/>
      </w:pPr>
      <w:r w:rsidRPr="0077437E">
        <w:lastRenderedPageBreak/>
        <w:t>Table 6.3.3.2-4: Random access configurations for FR2 and unpaired spectrum.</w:t>
      </w:r>
    </w:p>
    <w:tbl>
      <w:tblPr>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134"/>
        <w:gridCol w:w="708"/>
        <w:gridCol w:w="851"/>
        <w:gridCol w:w="2524"/>
        <w:gridCol w:w="594"/>
        <w:gridCol w:w="993"/>
        <w:gridCol w:w="1270"/>
        <w:gridCol w:w="1270"/>
      </w:tblGrid>
      <w:tr w:rsidR="00F715D0" w:rsidRPr="0077437E" w14:paraId="02F71576" w14:textId="77777777" w:rsidTr="00B82A49">
        <w:trPr>
          <w:jc w:val="center"/>
        </w:trPr>
        <w:tc>
          <w:tcPr>
            <w:tcW w:w="988" w:type="dxa"/>
            <w:vMerge w:val="restart"/>
            <w:shd w:val="clear" w:color="auto" w:fill="auto"/>
          </w:tcPr>
          <w:p w14:paraId="4FB75CDE" w14:textId="77777777" w:rsidR="00F715D0" w:rsidRPr="0077437E" w:rsidRDefault="00F715D0" w:rsidP="00A36203">
            <w:pPr>
              <w:pStyle w:val="TAH"/>
            </w:pPr>
            <w:r w:rsidRPr="0077437E">
              <w:lastRenderedPageBreak/>
              <w:t>PRACH</w:t>
            </w:r>
            <w:r w:rsidRPr="0077437E">
              <w:br/>
              <w:t xml:space="preserve">Config. </w:t>
            </w:r>
            <w:r w:rsidRPr="0077437E">
              <w:br/>
              <w:t>Index</w:t>
            </w:r>
          </w:p>
        </w:tc>
        <w:tc>
          <w:tcPr>
            <w:tcW w:w="1134" w:type="dxa"/>
            <w:vMerge w:val="restart"/>
            <w:shd w:val="clear" w:color="auto" w:fill="auto"/>
          </w:tcPr>
          <w:p w14:paraId="48727D99" w14:textId="77777777" w:rsidR="00F715D0" w:rsidRPr="0077437E" w:rsidRDefault="00F715D0" w:rsidP="00A36203">
            <w:pPr>
              <w:pStyle w:val="TAH"/>
            </w:pPr>
            <w:r w:rsidRPr="0077437E">
              <w:t>Preamble format</w:t>
            </w:r>
          </w:p>
        </w:tc>
        <w:tc>
          <w:tcPr>
            <w:tcW w:w="1559" w:type="dxa"/>
            <w:gridSpan w:val="2"/>
            <w:tcBorders>
              <w:bottom w:val="nil"/>
            </w:tcBorders>
            <w:shd w:val="clear" w:color="auto" w:fill="auto"/>
          </w:tcPr>
          <w:p w14:paraId="6B494553" w14:textId="54830C7D" w:rsidR="00F715D0" w:rsidRPr="0077437E" w:rsidRDefault="00F715D0" w:rsidP="00A36203">
            <w:pPr>
              <w:pStyle w:val="TAH"/>
              <w:rPr>
                <w:lang w:val="sv-SE"/>
              </w:rPr>
            </w:pPr>
            <w:r w:rsidRPr="00A91CAE">
              <w:rPr>
                <w:noProof/>
                <w:position w:val="-10"/>
                <w:lang w:eastAsia="en-GB"/>
              </w:rPr>
              <w:drawing>
                <wp:inline distT="0" distB="0" distL="0" distR="0" wp14:anchorId="3BF4C539" wp14:editId="19C27805">
                  <wp:extent cx="847725" cy="2000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22" cstate="print">
                            <a:extLst>
                              <a:ext uri="{28A0092B-C50C-407E-A947-70E740481C1C}">
                                <a14:useLocalDpi xmlns:a14="http://schemas.microsoft.com/office/drawing/2010/main" val="0"/>
                              </a:ext>
                            </a:extLst>
                          </a:blip>
                          <a:srcRect/>
                          <a:stretch>
                            <a:fillRect/>
                          </a:stretch>
                        </pic:blipFill>
                        <pic:spPr bwMode="auto">
                          <a:xfrm>
                            <a:off x="0" y="0"/>
                            <a:ext cx="847725" cy="200025"/>
                          </a:xfrm>
                          <a:prstGeom prst="rect">
                            <a:avLst/>
                          </a:prstGeom>
                          <a:noFill/>
                          <a:ln>
                            <a:noFill/>
                          </a:ln>
                        </pic:spPr>
                      </pic:pic>
                    </a:graphicData>
                  </a:graphic>
                </wp:inline>
              </w:drawing>
            </w:r>
          </w:p>
        </w:tc>
        <w:tc>
          <w:tcPr>
            <w:tcW w:w="2524" w:type="dxa"/>
            <w:vMerge w:val="restart"/>
            <w:shd w:val="clear" w:color="auto" w:fill="auto"/>
          </w:tcPr>
          <w:p w14:paraId="74F56CD2" w14:textId="77777777" w:rsidR="00F715D0" w:rsidRPr="0077437E" w:rsidRDefault="00F715D0" w:rsidP="00A36203">
            <w:pPr>
              <w:pStyle w:val="TAH"/>
            </w:pPr>
            <w:r w:rsidRPr="0077437E">
              <w:t>Slot number</w:t>
            </w:r>
          </w:p>
        </w:tc>
        <w:tc>
          <w:tcPr>
            <w:tcW w:w="594" w:type="dxa"/>
            <w:vMerge w:val="restart"/>
            <w:shd w:val="clear" w:color="auto" w:fill="auto"/>
          </w:tcPr>
          <w:p w14:paraId="065CB53F" w14:textId="77777777" w:rsidR="00F715D0" w:rsidRPr="0077437E" w:rsidRDefault="00F715D0" w:rsidP="00A36203">
            <w:pPr>
              <w:pStyle w:val="TAH"/>
            </w:pPr>
            <w:r w:rsidRPr="0077437E">
              <w:t>Starting symbol</w:t>
            </w:r>
          </w:p>
        </w:tc>
        <w:tc>
          <w:tcPr>
            <w:tcW w:w="993" w:type="dxa"/>
            <w:vMerge w:val="restart"/>
          </w:tcPr>
          <w:p w14:paraId="2DA1D63A" w14:textId="77777777" w:rsidR="00F715D0" w:rsidRPr="0077437E" w:rsidRDefault="00F715D0" w:rsidP="00A36203">
            <w:pPr>
              <w:pStyle w:val="TAH"/>
            </w:pPr>
            <w:r w:rsidRPr="0077437E">
              <w:t>Number of PRACH slots within a 60 kHz slot</w:t>
            </w:r>
          </w:p>
        </w:tc>
        <w:tc>
          <w:tcPr>
            <w:tcW w:w="1270" w:type="dxa"/>
            <w:vMerge w:val="restart"/>
          </w:tcPr>
          <w:p w14:paraId="34A44C95" w14:textId="170156E1" w:rsidR="00F715D0" w:rsidRPr="0077437E" w:rsidRDefault="00F715D0" w:rsidP="00A36203">
            <w:pPr>
              <w:pStyle w:val="TAH"/>
            </w:pPr>
            <w:r w:rsidRPr="00A91CAE">
              <w:rPr>
                <w:noProof/>
                <w:lang w:eastAsia="en-GB"/>
              </w:rPr>
              <w:drawing>
                <wp:inline distT="0" distB="0" distL="0" distR="0" wp14:anchorId="383EF58C" wp14:editId="49993E8C">
                  <wp:extent cx="390525" cy="2000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27"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77437E">
              <w:t>,</w:t>
            </w:r>
            <w:r w:rsidRPr="0077437E">
              <w:br/>
              <w:t>number of time-domain PRACH occasions within a RACH slot</w:t>
            </w:r>
          </w:p>
        </w:tc>
        <w:tc>
          <w:tcPr>
            <w:tcW w:w="1270" w:type="dxa"/>
            <w:vMerge w:val="restart"/>
          </w:tcPr>
          <w:p w14:paraId="1E1ABDFB" w14:textId="29E46FC9" w:rsidR="00F715D0" w:rsidRPr="0077437E" w:rsidRDefault="00F715D0" w:rsidP="00A36203">
            <w:pPr>
              <w:pStyle w:val="TAH"/>
            </w:pPr>
            <w:r w:rsidRPr="00A91CAE">
              <w:rPr>
                <w:noProof/>
                <w:lang w:eastAsia="en-GB"/>
              </w:rPr>
              <w:drawing>
                <wp:inline distT="0" distB="0" distL="0" distR="0" wp14:anchorId="625ECD88" wp14:editId="33B7B696">
                  <wp:extent cx="257175" cy="2000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24" cstate="print">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r w:rsidRPr="0077437E">
              <w:t>,</w:t>
            </w:r>
            <w:r w:rsidRPr="0077437E">
              <w:br/>
              <w:t>PRACH duration</w:t>
            </w:r>
          </w:p>
        </w:tc>
      </w:tr>
      <w:tr w:rsidR="00F715D0" w:rsidRPr="0077437E" w14:paraId="617C58B1" w14:textId="77777777" w:rsidTr="00B82A49">
        <w:trPr>
          <w:jc w:val="center"/>
        </w:trPr>
        <w:tc>
          <w:tcPr>
            <w:tcW w:w="988" w:type="dxa"/>
            <w:vMerge/>
            <w:shd w:val="clear" w:color="auto" w:fill="auto"/>
            <w:vAlign w:val="center"/>
          </w:tcPr>
          <w:p w14:paraId="5BFF0A16" w14:textId="77777777" w:rsidR="00F715D0" w:rsidRPr="0077437E" w:rsidRDefault="00F715D0" w:rsidP="00B82A49">
            <w:pPr>
              <w:keepNext/>
              <w:keepLines/>
              <w:jc w:val="center"/>
              <w:rPr>
                <w:rFonts w:ascii="Arial" w:hAnsi="Arial"/>
                <w:b/>
                <w:sz w:val="18"/>
              </w:rPr>
            </w:pPr>
          </w:p>
        </w:tc>
        <w:tc>
          <w:tcPr>
            <w:tcW w:w="1134" w:type="dxa"/>
            <w:vMerge/>
            <w:shd w:val="clear" w:color="auto" w:fill="auto"/>
            <w:vAlign w:val="center"/>
          </w:tcPr>
          <w:p w14:paraId="6232CD00" w14:textId="77777777" w:rsidR="00F715D0" w:rsidRPr="0077437E" w:rsidRDefault="00F715D0" w:rsidP="00B82A49">
            <w:pPr>
              <w:keepNext/>
              <w:keepLines/>
              <w:jc w:val="center"/>
              <w:rPr>
                <w:rFonts w:ascii="Arial" w:hAnsi="Arial"/>
                <w:b/>
                <w:sz w:val="18"/>
              </w:rPr>
            </w:pPr>
          </w:p>
        </w:tc>
        <w:tc>
          <w:tcPr>
            <w:tcW w:w="708" w:type="dxa"/>
            <w:tcBorders>
              <w:top w:val="nil"/>
            </w:tcBorders>
            <w:shd w:val="clear" w:color="auto" w:fill="auto"/>
            <w:vAlign w:val="center"/>
          </w:tcPr>
          <w:p w14:paraId="51EF7621" w14:textId="445B2FE5" w:rsidR="00F715D0" w:rsidRPr="0077437E" w:rsidRDefault="00F715D0" w:rsidP="00B82A49">
            <w:pPr>
              <w:keepNext/>
              <w:keepLines/>
              <w:jc w:val="center"/>
              <w:rPr>
                <w:rFonts w:ascii="Arial" w:hAnsi="Arial"/>
                <w:b/>
                <w:sz w:val="18"/>
              </w:rPr>
            </w:pPr>
            <w:r w:rsidRPr="00A91CAE">
              <w:rPr>
                <w:rFonts w:ascii="Arial" w:hAnsi="Arial"/>
                <w:b/>
                <w:noProof/>
                <w:position w:val="-6"/>
                <w:sz w:val="18"/>
                <w:lang w:eastAsia="en-GB"/>
              </w:rPr>
              <w:drawing>
                <wp:inline distT="0" distB="0" distL="0" distR="0" wp14:anchorId="69FFB3CB" wp14:editId="6577EA0F">
                  <wp:extent cx="133350" cy="133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25"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tc>
        <w:tc>
          <w:tcPr>
            <w:tcW w:w="851" w:type="dxa"/>
            <w:tcBorders>
              <w:top w:val="nil"/>
            </w:tcBorders>
            <w:shd w:val="clear" w:color="auto" w:fill="auto"/>
            <w:vAlign w:val="center"/>
          </w:tcPr>
          <w:p w14:paraId="6A93B6DD" w14:textId="24F5D38E" w:rsidR="00F715D0" w:rsidRPr="0077437E" w:rsidRDefault="00F715D0" w:rsidP="00B82A49">
            <w:pPr>
              <w:keepNext/>
              <w:keepLines/>
              <w:jc w:val="center"/>
              <w:rPr>
                <w:rFonts w:ascii="Arial" w:hAnsi="Arial"/>
                <w:b/>
                <w:sz w:val="18"/>
              </w:rPr>
            </w:pPr>
            <w:r w:rsidRPr="00A91CAE">
              <w:rPr>
                <w:rFonts w:ascii="Arial" w:hAnsi="Arial"/>
                <w:b/>
                <w:noProof/>
                <w:position w:val="-10"/>
                <w:sz w:val="18"/>
                <w:lang w:eastAsia="en-GB"/>
              </w:rPr>
              <w:drawing>
                <wp:inline distT="0" distB="0" distL="0" distR="0" wp14:anchorId="11A16756" wp14:editId="10584258">
                  <wp:extent cx="133350" cy="133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26"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tc>
        <w:tc>
          <w:tcPr>
            <w:tcW w:w="2524" w:type="dxa"/>
            <w:vMerge/>
            <w:shd w:val="clear" w:color="auto" w:fill="auto"/>
          </w:tcPr>
          <w:p w14:paraId="3FDB252F" w14:textId="77777777" w:rsidR="00F715D0" w:rsidRPr="0077437E" w:rsidRDefault="00F715D0" w:rsidP="00B82A49">
            <w:pPr>
              <w:keepNext/>
              <w:keepLines/>
              <w:jc w:val="center"/>
              <w:rPr>
                <w:rFonts w:ascii="Arial" w:hAnsi="Arial"/>
                <w:b/>
                <w:sz w:val="18"/>
              </w:rPr>
            </w:pPr>
          </w:p>
        </w:tc>
        <w:tc>
          <w:tcPr>
            <w:tcW w:w="594" w:type="dxa"/>
            <w:vMerge/>
            <w:shd w:val="clear" w:color="auto" w:fill="auto"/>
          </w:tcPr>
          <w:p w14:paraId="552E614D" w14:textId="77777777" w:rsidR="00F715D0" w:rsidRPr="0077437E" w:rsidRDefault="00F715D0" w:rsidP="00B82A49">
            <w:pPr>
              <w:keepNext/>
              <w:keepLines/>
              <w:jc w:val="center"/>
              <w:rPr>
                <w:rFonts w:ascii="Arial" w:hAnsi="Arial"/>
                <w:b/>
                <w:sz w:val="18"/>
              </w:rPr>
            </w:pPr>
          </w:p>
        </w:tc>
        <w:tc>
          <w:tcPr>
            <w:tcW w:w="993" w:type="dxa"/>
            <w:vMerge/>
          </w:tcPr>
          <w:p w14:paraId="6F57B005" w14:textId="77777777" w:rsidR="00F715D0" w:rsidRPr="0077437E" w:rsidRDefault="00F715D0" w:rsidP="00B82A49">
            <w:pPr>
              <w:keepNext/>
              <w:keepLines/>
              <w:jc w:val="center"/>
              <w:rPr>
                <w:rFonts w:ascii="Arial" w:hAnsi="Arial"/>
                <w:b/>
                <w:sz w:val="18"/>
              </w:rPr>
            </w:pPr>
          </w:p>
        </w:tc>
        <w:tc>
          <w:tcPr>
            <w:tcW w:w="1270" w:type="dxa"/>
            <w:vMerge/>
          </w:tcPr>
          <w:p w14:paraId="1208A2FC" w14:textId="77777777" w:rsidR="00F715D0" w:rsidRPr="0077437E" w:rsidRDefault="00F715D0" w:rsidP="00B82A49">
            <w:pPr>
              <w:keepNext/>
              <w:keepLines/>
              <w:jc w:val="center"/>
              <w:rPr>
                <w:rFonts w:ascii="Arial" w:hAnsi="Arial"/>
                <w:b/>
                <w:sz w:val="18"/>
              </w:rPr>
            </w:pPr>
          </w:p>
        </w:tc>
        <w:tc>
          <w:tcPr>
            <w:tcW w:w="1270" w:type="dxa"/>
            <w:vMerge/>
          </w:tcPr>
          <w:p w14:paraId="70615810" w14:textId="77777777" w:rsidR="00F715D0" w:rsidRPr="0077437E" w:rsidRDefault="00F715D0" w:rsidP="00B82A49">
            <w:pPr>
              <w:keepNext/>
              <w:keepLines/>
              <w:jc w:val="center"/>
              <w:rPr>
                <w:rFonts w:ascii="Arial" w:hAnsi="Arial"/>
                <w:b/>
                <w:sz w:val="18"/>
              </w:rPr>
            </w:pPr>
          </w:p>
        </w:tc>
      </w:tr>
      <w:tr w:rsidR="00F715D0" w:rsidRPr="0077437E" w14:paraId="4B2550E3" w14:textId="77777777" w:rsidTr="00B82A49">
        <w:trPr>
          <w:jc w:val="center"/>
        </w:trPr>
        <w:tc>
          <w:tcPr>
            <w:tcW w:w="988" w:type="dxa"/>
            <w:shd w:val="clear" w:color="auto" w:fill="auto"/>
            <w:vAlign w:val="center"/>
          </w:tcPr>
          <w:p w14:paraId="7A637A4E" w14:textId="77777777" w:rsidR="00F715D0" w:rsidRPr="0077437E" w:rsidRDefault="00F715D0" w:rsidP="00B82A49">
            <w:pPr>
              <w:keepNext/>
              <w:keepLines/>
              <w:jc w:val="center"/>
              <w:rPr>
                <w:rFonts w:ascii="Arial" w:hAnsi="Arial"/>
                <w:sz w:val="18"/>
              </w:rPr>
            </w:pPr>
            <w:r w:rsidRPr="00142A41">
              <w:rPr>
                <w:rFonts w:ascii="Arial" w:hAnsi="Arial"/>
                <w:sz w:val="18"/>
              </w:rPr>
              <w:t>0</w:t>
            </w:r>
          </w:p>
        </w:tc>
        <w:tc>
          <w:tcPr>
            <w:tcW w:w="1134" w:type="dxa"/>
            <w:shd w:val="clear" w:color="auto" w:fill="auto"/>
            <w:vAlign w:val="center"/>
          </w:tcPr>
          <w:p w14:paraId="5557F3C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2A2FF36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C9AB08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572342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946CC1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1C0FD8E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27020F1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150A673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743948D" w14:textId="77777777" w:rsidTr="00B82A49">
        <w:trPr>
          <w:jc w:val="center"/>
        </w:trPr>
        <w:tc>
          <w:tcPr>
            <w:tcW w:w="988" w:type="dxa"/>
            <w:shd w:val="clear" w:color="auto" w:fill="auto"/>
            <w:vAlign w:val="center"/>
          </w:tcPr>
          <w:p w14:paraId="719CF3FF" w14:textId="77777777" w:rsidR="00F715D0" w:rsidRPr="0077437E" w:rsidRDefault="00F715D0" w:rsidP="00B82A49">
            <w:pPr>
              <w:keepNext/>
              <w:keepLines/>
              <w:jc w:val="center"/>
              <w:rPr>
                <w:rFonts w:ascii="Arial" w:hAnsi="Arial"/>
                <w:sz w:val="18"/>
              </w:rPr>
            </w:pPr>
            <w:r w:rsidRPr="00142A41">
              <w:rPr>
                <w:rFonts w:ascii="Arial" w:hAnsi="Arial"/>
                <w:sz w:val="18"/>
              </w:rPr>
              <w:t>1</w:t>
            </w:r>
          </w:p>
        </w:tc>
        <w:tc>
          <w:tcPr>
            <w:tcW w:w="1134" w:type="dxa"/>
            <w:shd w:val="clear" w:color="auto" w:fill="auto"/>
            <w:vAlign w:val="center"/>
          </w:tcPr>
          <w:p w14:paraId="2D496E2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7514ADF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562624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A61025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16A4184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30433C1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1E66482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4EBDB2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4046B753" w14:textId="77777777" w:rsidTr="00B82A49">
        <w:trPr>
          <w:jc w:val="center"/>
        </w:trPr>
        <w:tc>
          <w:tcPr>
            <w:tcW w:w="988" w:type="dxa"/>
            <w:shd w:val="clear" w:color="auto" w:fill="auto"/>
            <w:vAlign w:val="center"/>
          </w:tcPr>
          <w:p w14:paraId="76A6CB32" w14:textId="77777777" w:rsidR="00F715D0" w:rsidRPr="001A6AC5" w:rsidRDefault="00F715D0" w:rsidP="00B82A49">
            <w:pPr>
              <w:keepNext/>
              <w:keepLines/>
              <w:jc w:val="center"/>
              <w:rPr>
                <w:rFonts w:ascii="Arial" w:hAnsi="Arial"/>
                <w:sz w:val="18"/>
              </w:rPr>
            </w:pPr>
            <w:r w:rsidRPr="001A6AC5">
              <w:rPr>
                <w:rFonts w:ascii="Arial" w:hAnsi="Arial"/>
                <w:sz w:val="18"/>
              </w:rPr>
              <w:t>2</w:t>
            </w:r>
          </w:p>
        </w:tc>
        <w:tc>
          <w:tcPr>
            <w:tcW w:w="1134" w:type="dxa"/>
            <w:shd w:val="clear" w:color="auto" w:fill="auto"/>
            <w:vAlign w:val="center"/>
          </w:tcPr>
          <w:p w14:paraId="77CE459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3F5142A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B77819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2B39E8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5FD47F1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61DB44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2 </w:t>
            </w:r>
          </w:p>
        </w:tc>
        <w:tc>
          <w:tcPr>
            <w:tcW w:w="1270" w:type="dxa"/>
            <w:vAlign w:val="center"/>
          </w:tcPr>
          <w:p w14:paraId="6C9B11B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140288C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6EF2DF9" w14:textId="77777777" w:rsidTr="00B82A49">
        <w:trPr>
          <w:jc w:val="center"/>
        </w:trPr>
        <w:tc>
          <w:tcPr>
            <w:tcW w:w="988" w:type="dxa"/>
            <w:shd w:val="clear" w:color="auto" w:fill="auto"/>
            <w:vAlign w:val="center"/>
          </w:tcPr>
          <w:p w14:paraId="73F3D459" w14:textId="77777777" w:rsidR="00F715D0" w:rsidRPr="0077437E" w:rsidRDefault="00F715D0" w:rsidP="00B82A49">
            <w:pPr>
              <w:keepNext/>
              <w:keepLines/>
              <w:jc w:val="center"/>
              <w:rPr>
                <w:rFonts w:ascii="Arial" w:hAnsi="Arial"/>
                <w:sz w:val="18"/>
              </w:rPr>
            </w:pPr>
            <w:r w:rsidRPr="00142A41">
              <w:rPr>
                <w:rFonts w:ascii="Arial" w:hAnsi="Arial"/>
                <w:sz w:val="18"/>
              </w:rPr>
              <w:t>3</w:t>
            </w:r>
          </w:p>
        </w:tc>
        <w:tc>
          <w:tcPr>
            <w:tcW w:w="1134" w:type="dxa"/>
            <w:shd w:val="clear" w:color="auto" w:fill="auto"/>
            <w:vAlign w:val="center"/>
          </w:tcPr>
          <w:p w14:paraId="6C265B6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168E89F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54F9E1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A70147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24,29,34,39</w:t>
            </w:r>
          </w:p>
        </w:tc>
        <w:tc>
          <w:tcPr>
            <w:tcW w:w="594" w:type="dxa"/>
            <w:shd w:val="clear" w:color="auto" w:fill="auto"/>
            <w:vAlign w:val="center"/>
          </w:tcPr>
          <w:p w14:paraId="08CE2A3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68366C0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0ADB1F8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1355A03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0E72A2EC" w14:textId="77777777" w:rsidTr="00B82A49">
        <w:trPr>
          <w:jc w:val="center"/>
        </w:trPr>
        <w:tc>
          <w:tcPr>
            <w:tcW w:w="988" w:type="dxa"/>
            <w:shd w:val="clear" w:color="auto" w:fill="auto"/>
            <w:vAlign w:val="center"/>
          </w:tcPr>
          <w:p w14:paraId="30C38FCF" w14:textId="77777777" w:rsidR="00F715D0" w:rsidRPr="0077437E" w:rsidRDefault="00F715D0" w:rsidP="00B82A49">
            <w:pPr>
              <w:keepNext/>
              <w:keepLines/>
              <w:jc w:val="center"/>
              <w:rPr>
                <w:rFonts w:ascii="Arial" w:hAnsi="Arial"/>
                <w:sz w:val="18"/>
              </w:rPr>
            </w:pPr>
            <w:r w:rsidRPr="00142A41">
              <w:rPr>
                <w:rFonts w:ascii="Arial" w:hAnsi="Arial"/>
                <w:sz w:val="18"/>
              </w:rPr>
              <w:t>4</w:t>
            </w:r>
          </w:p>
        </w:tc>
        <w:tc>
          <w:tcPr>
            <w:tcW w:w="1134" w:type="dxa"/>
            <w:shd w:val="clear" w:color="auto" w:fill="auto"/>
            <w:vAlign w:val="center"/>
          </w:tcPr>
          <w:p w14:paraId="5970D6A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58E8D34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6FE7DF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C32925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17,19,37,39</w:t>
            </w:r>
          </w:p>
        </w:tc>
        <w:tc>
          <w:tcPr>
            <w:tcW w:w="594" w:type="dxa"/>
            <w:shd w:val="clear" w:color="auto" w:fill="auto"/>
            <w:vAlign w:val="center"/>
          </w:tcPr>
          <w:p w14:paraId="5B25F7E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5AA3B43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5545089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5466FFD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AC073BF" w14:textId="77777777" w:rsidTr="00B82A49">
        <w:trPr>
          <w:jc w:val="center"/>
        </w:trPr>
        <w:tc>
          <w:tcPr>
            <w:tcW w:w="988" w:type="dxa"/>
            <w:shd w:val="clear" w:color="auto" w:fill="auto"/>
            <w:vAlign w:val="center"/>
          </w:tcPr>
          <w:p w14:paraId="5EE0DED8" w14:textId="77777777" w:rsidR="00F715D0" w:rsidRPr="0077437E" w:rsidRDefault="00F715D0" w:rsidP="00B82A49">
            <w:pPr>
              <w:keepNext/>
              <w:keepLines/>
              <w:jc w:val="center"/>
              <w:rPr>
                <w:rFonts w:ascii="Arial" w:hAnsi="Arial"/>
                <w:sz w:val="18"/>
              </w:rPr>
            </w:pPr>
            <w:r w:rsidRPr="00142A41">
              <w:rPr>
                <w:rFonts w:ascii="Arial" w:hAnsi="Arial"/>
                <w:sz w:val="18"/>
              </w:rPr>
              <w:t>5</w:t>
            </w:r>
          </w:p>
        </w:tc>
        <w:tc>
          <w:tcPr>
            <w:tcW w:w="1134" w:type="dxa"/>
            <w:shd w:val="clear" w:color="auto" w:fill="auto"/>
            <w:vAlign w:val="center"/>
          </w:tcPr>
          <w:p w14:paraId="73D1FDA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59FBD85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DA6523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0AC3FE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19,39</w:t>
            </w:r>
          </w:p>
        </w:tc>
        <w:tc>
          <w:tcPr>
            <w:tcW w:w="594" w:type="dxa"/>
            <w:shd w:val="clear" w:color="auto" w:fill="auto"/>
            <w:vAlign w:val="center"/>
          </w:tcPr>
          <w:p w14:paraId="4B1C3E6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1594070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ADEAE8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7BDA24B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28C8DD0F" w14:textId="77777777" w:rsidTr="00B82A49">
        <w:trPr>
          <w:jc w:val="center"/>
        </w:trPr>
        <w:tc>
          <w:tcPr>
            <w:tcW w:w="988" w:type="dxa"/>
            <w:shd w:val="clear" w:color="auto" w:fill="auto"/>
            <w:vAlign w:val="center"/>
          </w:tcPr>
          <w:p w14:paraId="442567CA" w14:textId="77777777" w:rsidR="00F715D0" w:rsidRPr="001A6AC5" w:rsidRDefault="00F715D0" w:rsidP="00B82A49">
            <w:pPr>
              <w:keepNext/>
              <w:keepLines/>
              <w:jc w:val="center"/>
              <w:rPr>
                <w:rFonts w:ascii="Arial" w:hAnsi="Arial"/>
                <w:sz w:val="18"/>
              </w:rPr>
            </w:pPr>
            <w:r w:rsidRPr="001A6AC5">
              <w:rPr>
                <w:rFonts w:ascii="Arial" w:hAnsi="Arial"/>
                <w:sz w:val="18"/>
              </w:rPr>
              <w:t>6</w:t>
            </w:r>
          </w:p>
        </w:tc>
        <w:tc>
          <w:tcPr>
            <w:tcW w:w="1134" w:type="dxa"/>
            <w:shd w:val="clear" w:color="auto" w:fill="auto"/>
            <w:vAlign w:val="center"/>
          </w:tcPr>
          <w:p w14:paraId="6A0B7E8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5602128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88EA1B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2DD971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09F9D8A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50FA025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2239D6B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1FEED75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6FCAD2D7" w14:textId="77777777" w:rsidTr="00B82A49">
        <w:trPr>
          <w:jc w:val="center"/>
        </w:trPr>
        <w:tc>
          <w:tcPr>
            <w:tcW w:w="988" w:type="dxa"/>
            <w:shd w:val="clear" w:color="auto" w:fill="auto"/>
            <w:vAlign w:val="center"/>
          </w:tcPr>
          <w:p w14:paraId="3CD54CDC" w14:textId="77777777" w:rsidR="00F715D0" w:rsidRPr="0077437E" w:rsidRDefault="00F715D0" w:rsidP="00B82A49">
            <w:pPr>
              <w:keepNext/>
              <w:keepLines/>
              <w:jc w:val="center"/>
              <w:rPr>
                <w:rFonts w:ascii="Arial" w:hAnsi="Arial"/>
                <w:sz w:val="18"/>
              </w:rPr>
            </w:pPr>
            <w:r w:rsidRPr="00142A41">
              <w:rPr>
                <w:rFonts w:ascii="Arial" w:hAnsi="Arial"/>
                <w:sz w:val="18"/>
              </w:rPr>
              <w:t>7</w:t>
            </w:r>
          </w:p>
        </w:tc>
        <w:tc>
          <w:tcPr>
            <w:tcW w:w="1134" w:type="dxa"/>
            <w:shd w:val="clear" w:color="auto" w:fill="auto"/>
            <w:vAlign w:val="center"/>
          </w:tcPr>
          <w:p w14:paraId="5DF2678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377B0E3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6DE5D0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BA4B79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0,1,2,…,39</w:t>
            </w:r>
          </w:p>
        </w:tc>
        <w:tc>
          <w:tcPr>
            <w:tcW w:w="594" w:type="dxa"/>
            <w:shd w:val="clear" w:color="auto" w:fill="auto"/>
            <w:vAlign w:val="center"/>
          </w:tcPr>
          <w:p w14:paraId="19238C4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03C9154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5442E37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251D4AC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48F0D96" w14:textId="77777777" w:rsidTr="00B82A49">
        <w:trPr>
          <w:jc w:val="center"/>
        </w:trPr>
        <w:tc>
          <w:tcPr>
            <w:tcW w:w="988" w:type="dxa"/>
            <w:shd w:val="clear" w:color="auto" w:fill="auto"/>
            <w:vAlign w:val="center"/>
          </w:tcPr>
          <w:p w14:paraId="5307696E" w14:textId="77777777" w:rsidR="00F715D0" w:rsidRPr="007A698D" w:rsidRDefault="00F715D0" w:rsidP="00B82A49">
            <w:pPr>
              <w:keepNext/>
              <w:keepLines/>
              <w:jc w:val="center"/>
              <w:rPr>
                <w:rFonts w:ascii="Arial" w:hAnsi="Arial"/>
                <w:sz w:val="18"/>
              </w:rPr>
            </w:pPr>
            <w:r w:rsidRPr="007A698D">
              <w:rPr>
                <w:rFonts w:ascii="Arial" w:hAnsi="Arial"/>
                <w:sz w:val="18"/>
              </w:rPr>
              <w:t>8</w:t>
            </w:r>
          </w:p>
        </w:tc>
        <w:tc>
          <w:tcPr>
            <w:tcW w:w="1134" w:type="dxa"/>
            <w:shd w:val="clear" w:color="auto" w:fill="auto"/>
            <w:vAlign w:val="center"/>
          </w:tcPr>
          <w:p w14:paraId="5E648D6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5290BC1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58BE5B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2F87BE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01B5AE9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31F7019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C04BC9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0CC31F2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09E06599" w14:textId="77777777" w:rsidTr="00B82A49">
        <w:trPr>
          <w:jc w:val="center"/>
        </w:trPr>
        <w:tc>
          <w:tcPr>
            <w:tcW w:w="988" w:type="dxa"/>
            <w:shd w:val="clear" w:color="auto" w:fill="auto"/>
            <w:vAlign w:val="center"/>
          </w:tcPr>
          <w:p w14:paraId="6F08F4FA" w14:textId="77777777" w:rsidR="00F715D0" w:rsidRPr="007A698D" w:rsidRDefault="00F715D0" w:rsidP="00B82A49">
            <w:pPr>
              <w:keepNext/>
              <w:keepLines/>
              <w:jc w:val="center"/>
              <w:rPr>
                <w:rFonts w:ascii="Arial" w:hAnsi="Arial"/>
                <w:sz w:val="18"/>
              </w:rPr>
            </w:pPr>
            <w:r w:rsidRPr="007A698D">
              <w:rPr>
                <w:rFonts w:ascii="Arial" w:hAnsi="Arial"/>
                <w:sz w:val="18"/>
              </w:rPr>
              <w:t>9</w:t>
            </w:r>
          </w:p>
        </w:tc>
        <w:tc>
          <w:tcPr>
            <w:tcW w:w="1134" w:type="dxa"/>
            <w:shd w:val="clear" w:color="auto" w:fill="auto"/>
            <w:vAlign w:val="center"/>
          </w:tcPr>
          <w:p w14:paraId="45AB119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4ECE573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5CF4F43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C4A630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0CC7184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4CFC4AB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05CB3B4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60ADE2B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9DA0D49" w14:textId="77777777" w:rsidTr="00B82A49">
        <w:trPr>
          <w:jc w:val="center"/>
        </w:trPr>
        <w:tc>
          <w:tcPr>
            <w:tcW w:w="988" w:type="dxa"/>
            <w:shd w:val="clear" w:color="auto" w:fill="auto"/>
            <w:vAlign w:val="center"/>
          </w:tcPr>
          <w:p w14:paraId="00A65881" w14:textId="77777777" w:rsidR="00F715D0" w:rsidRPr="007A698D" w:rsidRDefault="00F715D0" w:rsidP="00B82A49">
            <w:pPr>
              <w:keepNext/>
              <w:keepLines/>
              <w:jc w:val="center"/>
              <w:rPr>
                <w:rFonts w:ascii="Arial" w:hAnsi="Arial"/>
                <w:sz w:val="18"/>
              </w:rPr>
            </w:pPr>
            <w:r w:rsidRPr="007A698D">
              <w:rPr>
                <w:rFonts w:ascii="Arial" w:hAnsi="Arial"/>
                <w:sz w:val="18"/>
              </w:rPr>
              <w:t>10</w:t>
            </w:r>
          </w:p>
        </w:tc>
        <w:tc>
          <w:tcPr>
            <w:tcW w:w="1134" w:type="dxa"/>
            <w:shd w:val="clear" w:color="auto" w:fill="auto"/>
            <w:vAlign w:val="center"/>
          </w:tcPr>
          <w:p w14:paraId="089E100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32D8A04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B888AD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042EBD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225DE91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07C4500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1140078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606C67E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6B66E7E8" w14:textId="77777777" w:rsidTr="00B82A49">
        <w:trPr>
          <w:jc w:val="center"/>
        </w:trPr>
        <w:tc>
          <w:tcPr>
            <w:tcW w:w="988" w:type="dxa"/>
            <w:shd w:val="clear" w:color="auto" w:fill="auto"/>
            <w:vAlign w:val="center"/>
          </w:tcPr>
          <w:p w14:paraId="7D3C8E98" w14:textId="77777777" w:rsidR="00F715D0" w:rsidRPr="007A698D" w:rsidRDefault="00F715D0" w:rsidP="00B82A49">
            <w:pPr>
              <w:keepNext/>
              <w:keepLines/>
              <w:jc w:val="center"/>
              <w:rPr>
                <w:rFonts w:ascii="Arial" w:hAnsi="Arial"/>
                <w:sz w:val="18"/>
              </w:rPr>
            </w:pPr>
            <w:r w:rsidRPr="007A698D">
              <w:rPr>
                <w:rFonts w:ascii="Arial" w:hAnsi="Arial"/>
                <w:sz w:val="18"/>
              </w:rPr>
              <w:t>11</w:t>
            </w:r>
          </w:p>
        </w:tc>
        <w:tc>
          <w:tcPr>
            <w:tcW w:w="1134" w:type="dxa"/>
            <w:shd w:val="clear" w:color="auto" w:fill="auto"/>
            <w:vAlign w:val="center"/>
          </w:tcPr>
          <w:p w14:paraId="17375EB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4238A7B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286AAD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353C22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4F4C552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3E6B336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19FAA6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559A6F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673DB0F8" w14:textId="77777777" w:rsidTr="00B82A49">
        <w:trPr>
          <w:jc w:val="center"/>
        </w:trPr>
        <w:tc>
          <w:tcPr>
            <w:tcW w:w="988" w:type="dxa"/>
            <w:shd w:val="clear" w:color="auto" w:fill="auto"/>
            <w:vAlign w:val="center"/>
          </w:tcPr>
          <w:p w14:paraId="65DBA67D" w14:textId="77777777" w:rsidR="00F715D0" w:rsidRPr="007A698D" w:rsidRDefault="00F715D0" w:rsidP="00B82A49">
            <w:pPr>
              <w:keepNext/>
              <w:keepLines/>
              <w:jc w:val="center"/>
              <w:rPr>
                <w:rFonts w:ascii="Arial" w:hAnsi="Arial"/>
                <w:sz w:val="18"/>
              </w:rPr>
            </w:pPr>
            <w:r w:rsidRPr="007A698D">
              <w:rPr>
                <w:rFonts w:ascii="Arial" w:hAnsi="Arial"/>
                <w:sz w:val="18"/>
              </w:rPr>
              <w:t>12</w:t>
            </w:r>
          </w:p>
        </w:tc>
        <w:tc>
          <w:tcPr>
            <w:tcW w:w="1134" w:type="dxa"/>
            <w:shd w:val="clear" w:color="auto" w:fill="auto"/>
            <w:vAlign w:val="center"/>
          </w:tcPr>
          <w:p w14:paraId="368F095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28651E3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4A455A9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1B0D2D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1,3,5,7,…,37,39</w:t>
            </w:r>
          </w:p>
        </w:tc>
        <w:tc>
          <w:tcPr>
            <w:tcW w:w="594" w:type="dxa"/>
            <w:shd w:val="clear" w:color="auto" w:fill="auto"/>
            <w:vAlign w:val="center"/>
          </w:tcPr>
          <w:p w14:paraId="5795F56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2EF41BB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5D887F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3EE4B69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18487D6" w14:textId="77777777" w:rsidTr="00B82A49">
        <w:trPr>
          <w:jc w:val="center"/>
        </w:trPr>
        <w:tc>
          <w:tcPr>
            <w:tcW w:w="988" w:type="dxa"/>
            <w:shd w:val="clear" w:color="auto" w:fill="auto"/>
            <w:vAlign w:val="center"/>
          </w:tcPr>
          <w:p w14:paraId="44BB0C6F" w14:textId="77777777" w:rsidR="00F715D0" w:rsidRPr="007A698D" w:rsidRDefault="00F715D0" w:rsidP="00B82A49">
            <w:pPr>
              <w:keepNext/>
              <w:keepLines/>
              <w:jc w:val="center"/>
              <w:rPr>
                <w:rFonts w:ascii="Arial" w:hAnsi="Arial"/>
                <w:sz w:val="18"/>
              </w:rPr>
            </w:pPr>
            <w:r w:rsidRPr="007A698D">
              <w:rPr>
                <w:rFonts w:ascii="Arial" w:hAnsi="Arial"/>
                <w:sz w:val="18"/>
              </w:rPr>
              <w:t>13</w:t>
            </w:r>
          </w:p>
        </w:tc>
        <w:tc>
          <w:tcPr>
            <w:tcW w:w="1134" w:type="dxa"/>
            <w:shd w:val="clear" w:color="auto" w:fill="auto"/>
            <w:vAlign w:val="center"/>
          </w:tcPr>
          <w:p w14:paraId="56D8DF3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58F7C8C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4DE299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49EDB77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3,5,7</w:t>
            </w:r>
          </w:p>
        </w:tc>
        <w:tc>
          <w:tcPr>
            <w:tcW w:w="594" w:type="dxa"/>
            <w:shd w:val="clear" w:color="auto" w:fill="auto"/>
            <w:vAlign w:val="center"/>
          </w:tcPr>
          <w:p w14:paraId="3FA4C3A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2EF37D1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E12D2D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43305D9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221E156A" w14:textId="77777777" w:rsidTr="00B82A49">
        <w:trPr>
          <w:jc w:val="center"/>
        </w:trPr>
        <w:tc>
          <w:tcPr>
            <w:tcW w:w="988" w:type="dxa"/>
            <w:shd w:val="clear" w:color="auto" w:fill="auto"/>
            <w:vAlign w:val="center"/>
          </w:tcPr>
          <w:p w14:paraId="445BE5DF" w14:textId="77777777" w:rsidR="00F715D0" w:rsidRPr="007A698D" w:rsidRDefault="00F715D0" w:rsidP="00B82A49">
            <w:pPr>
              <w:keepNext/>
              <w:keepLines/>
              <w:jc w:val="center"/>
              <w:rPr>
                <w:rFonts w:ascii="Arial" w:hAnsi="Arial"/>
                <w:sz w:val="18"/>
              </w:rPr>
            </w:pPr>
            <w:r w:rsidRPr="007A698D">
              <w:rPr>
                <w:rFonts w:ascii="Arial" w:hAnsi="Arial"/>
                <w:sz w:val="18"/>
              </w:rPr>
              <w:t>14</w:t>
            </w:r>
          </w:p>
        </w:tc>
        <w:tc>
          <w:tcPr>
            <w:tcW w:w="1134" w:type="dxa"/>
            <w:shd w:val="clear" w:color="auto" w:fill="auto"/>
            <w:vAlign w:val="center"/>
          </w:tcPr>
          <w:p w14:paraId="148E80A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39E9EB3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5DF2974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EA2F60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3,5,7,9,11,13</w:t>
            </w:r>
          </w:p>
        </w:tc>
        <w:tc>
          <w:tcPr>
            <w:tcW w:w="594" w:type="dxa"/>
            <w:shd w:val="clear" w:color="auto" w:fill="auto"/>
            <w:vAlign w:val="center"/>
          </w:tcPr>
          <w:p w14:paraId="0CC660D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317CCA5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1B6BC0C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0FCF633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126EFA83" w14:textId="77777777" w:rsidTr="00B82A49">
        <w:trPr>
          <w:jc w:val="center"/>
        </w:trPr>
        <w:tc>
          <w:tcPr>
            <w:tcW w:w="988" w:type="dxa"/>
            <w:shd w:val="clear" w:color="auto" w:fill="auto"/>
            <w:vAlign w:val="center"/>
          </w:tcPr>
          <w:p w14:paraId="77285494" w14:textId="77777777" w:rsidR="00F715D0" w:rsidRPr="007A698D" w:rsidRDefault="00F715D0" w:rsidP="00B82A49">
            <w:pPr>
              <w:keepNext/>
              <w:keepLines/>
              <w:jc w:val="center"/>
              <w:rPr>
                <w:rFonts w:ascii="Arial" w:hAnsi="Arial"/>
                <w:sz w:val="18"/>
              </w:rPr>
            </w:pPr>
            <w:r w:rsidRPr="007A698D">
              <w:rPr>
                <w:rFonts w:ascii="Arial" w:hAnsi="Arial"/>
                <w:sz w:val="18"/>
              </w:rPr>
              <w:t>15</w:t>
            </w:r>
          </w:p>
        </w:tc>
        <w:tc>
          <w:tcPr>
            <w:tcW w:w="1134" w:type="dxa"/>
            <w:shd w:val="clear" w:color="auto" w:fill="auto"/>
            <w:vAlign w:val="center"/>
          </w:tcPr>
          <w:p w14:paraId="6141A02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2DA9279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4D61CE7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3C3B4F1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4A55788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BFE7B3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7CCA879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00C14B3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208965B4" w14:textId="77777777" w:rsidTr="00B82A49">
        <w:trPr>
          <w:jc w:val="center"/>
        </w:trPr>
        <w:tc>
          <w:tcPr>
            <w:tcW w:w="988" w:type="dxa"/>
            <w:shd w:val="clear" w:color="auto" w:fill="auto"/>
            <w:vAlign w:val="center"/>
          </w:tcPr>
          <w:p w14:paraId="468D274B" w14:textId="77777777" w:rsidR="00F715D0" w:rsidRPr="007A698D" w:rsidRDefault="00F715D0" w:rsidP="00B82A49">
            <w:pPr>
              <w:keepNext/>
              <w:keepLines/>
              <w:jc w:val="center"/>
              <w:rPr>
                <w:rFonts w:ascii="Arial" w:hAnsi="Arial"/>
                <w:sz w:val="18"/>
              </w:rPr>
            </w:pPr>
            <w:r w:rsidRPr="00583926">
              <w:rPr>
                <w:rFonts w:ascii="Arial" w:hAnsi="Arial"/>
                <w:sz w:val="18"/>
              </w:rPr>
              <w:t>16</w:t>
            </w:r>
          </w:p>
        </w:tc>
        <w:tc>
          <w:tcPr>
            <w:tcW w:w="1134" w:type="dxa"/>
            <w:shd w:val="clear" w:color="auto" w:fill="auto"/>
            <w:vAlign w:val="center"/>
          </w:tcPr>
          <w:p w14:paraId="302933F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37BB401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259625B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C30DCC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4991AFB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0 </w:t>
            </w:r>
          </w:p>
        </w:tc>
        <w:tc>
          <w:tcPr>
            <w:tcW w:w="993" w:type="dxa"/>
            <w:vAlign w:val="center"/>
          </w:tcPr>
          <w:p w14:paraId="750E733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66600B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6 </w:t>
            </w:r>
          </w:p>
        </w:tc>
        <w:tc>
          <w:tcPr>
            <w:tcW w:w="1270" w:type="dxa"/>
          </w:tcPr>
          <w:p w14:paraId="5236EF5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C5B71D3" w14:textId="77777777" w:rsidTr="00B82A49">
        <w:trPr>
          <w:jc w:val="center"/>
        </w:trPr>
        <w:tc>
          <w:tcPr>
            <w:tcW w:w="988" w:type="dxa"/>
            <w:shd w:val="clear" w:color="auto" w:fill="auto"/>
            <w:vAlign w:val="center"/>
          </w:tcPr>
          <w:p w14:paraId="520F7698" w14:textId="77777777" w:rsidR="00F715D0" w:rsidRPr="007A698D" w:rsidRDefault="00F715D0" w:rsidP="00B82A49">
            <w:pPr>
              <w:keepNext/>
              <w:keepLines/>
              <w:jc w:val="center"/>
              <w:rPr>
                <w:rFonts w:ascii="Arial" w:hAnsi="Arial"/>
                <w:sz w:val="18"/>
              </w:rPr>
            </w:pPr>
            <w:r w:rsidRPr="007A698D">
              <w:rPr>
                <w:rFonts w:ascii="Arial" w:hAnsi="Arial"/>
                <w:sz w:val="18"/>
              </w:rPr>
              <w:t>17</w:t>
            </w:r>
          </w:p>
        </w:tc>
        <w:tc>
          <w:tcPr>
            <w:tcW w:w="1134" w:type="dxa"/>
            <w:shd w:val="clear" w:color="auto" w:fill="auto"/>
            <w:vAlign w:val="center"/>
          </w:tcPr>
          <w:p w14:paraId="364574A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2198A61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7828E3D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53B9E2B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1D3B22B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00B025C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00A5B52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7022A68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763D257" w14:textId="77777777" w:rsidTr="00B82A49">
        <w:trPr>
          <w:jc w:val="center"/>
        </w:trPr>
        <w:tc>
          <w:tcPr>
            <w:tcW w:w="988" w:type="dxa"/>
            <w:shd w:val="clear" w:color="auto" w:fill="auto"/>
            <w:vAlign w:val="center"/>
          </w:tcPr>
          <w:p w14:paraId="5B2AA902" w14:textId="77777777" w:rsidR="00F715D0" w:rsidRPr="007A698D" w:rsidRDefault="00F715D0" w:rsidP="00B82A49">
            <w:pPr>
              <w:keepNext/>
              <w:keepLines/>
              <w:jc w:val="center"/>
              <w:rPr>
                <w:rFonts w:ascii="Arial" w:hAnsi="Arial"/>
                <w:sz w:val="18"/>
              </w:rPr>
            </w:pPr>
            <w:r w:rsidRPr="00583926">
              <w:rPr>
                <w:rFonts w:ascii="Arial" w:hAnsi="Arial"/>
                <w:sz w:val="18"/>
              </w:rPr>
              <w:t>18</w:t>
            </w:r>
          </w:p>
        </w:tc>
        <w:tc>
          <w:tcPr>
            <w:tcW w:w="1134" w:type="dxa"/>
            <w:shd w:val="clear" w:color="auto" w:fill="auto"/>
            <w:vAlign w:val="center"/>
          </w:tcPr>
          <w:p w14:paraId="0EA2873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0C2A52D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4EB9311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319C11A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4B5ECBA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0EB87DA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56B9F07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6 </w:t>
            </w:r>
          </w:p>
        </w:tc>
        <w:tc>
          <w:tcPr>
            <w:tcW w:w="1270" w:type="dxa"/>
          </w:tcPr>
          <w:p w14:paraId="364A31C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4D4A04F" w14:textId="77777777" w:rsidTr="00B82A49">
        <w:trPr>
          <w:jc w:val="center"/>
        </w:trPr>
        <w:tc>
          <w:tcPr>
            <w:tcW w:w="988" w:type="dxa"/>
            <w:shd w:val="clear" w:color="auto" w:fill="auto"/>
            <w:vAlign w:val="center"/>
          </w:tcPr>
          <w:p w14:paraId="2B893EE8" w14:textId="77777777" w:rsidR="00F715D0" w:rsidRPr="007A698D" w:rsidRDefault="00F715D0" w:rsidP="00B82A49">
            <w:pPr>
              <w:keepNext/>
              <w:keepLines/>
              <w:jc w:val="center"/>
              <w:rPr>
                <w:rFonts w:ascii="Arial" w:hAnsi="Arial"/>
                <w:sz w:val="18"/>
              </w:rPr>
            </w:pPr>
            <w:r w:rsidRPr="00583926">
              <w:rPr>
                <w:rFonts w:ascii="Arial" w:hAnsi="Arial"/>
                <w:sz w:val="18"/>
              </w:rPr>
              <w:t>19</w:t>
            </w:r>
          </w:p>
        </w:tc>
        <w:tc>
          <w:tcPr>
            <w:tcW w:w="1134" w:type="dxa"/>
            <w:shd w:val="clear" w:color="auto" w:fill="auto"/>
            <w:vAlign w:val="center"/>
          </w:tcPr>
          <w:p w14:paraId="4B3F01F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4B3AC5E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28C72E1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C3F4BB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349A4B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5B41FC7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0D7E58B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431E19E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DC6492E" w14:textId="77777777" w:rsidTr="00B82A49">
        <w:trPr>
          <w:jc w:val="center"/>
        </w:trPr>
        <w:tc>
          <w:tcPr>
            <w:tcW w:w="988" w:type="dxa"/>
            <w:shd w:val="clear" w:color="auto" w:fill="auto"/>
            <w:vAlign w:val="center"/>
          </w:tcPr>
          <w:p w14:paraId="1C16FE66" w14:textId="77777777" w:rsidR="00F715D0" w:rsidRPr="007A698D" w:rsidRDefault="00F715D0" w:rsidP="00B82A49">
            <w:pPr>
              <w:keepNext/>
              <w:keepLines/>
              <w:jc w:val="center"/>
              <w:rPr>
                <w:rFonts w:ascii="Arial" w:hAnsi="Arial"/>
                <w:sz w:val="18"/>
              </w:rPr>
            </w:pPr>
            <w:r w:rsidRPr="00583926">
              <w:rPr>
                <w:rFonts w:ascii="Arial" w:hAnsi="Arial"/>
                <w:sz w:val="18"/>
              </w:rPr>
              <w:t>20</w:t>
            </w:r>
          </w:p>
        </w:tc>
        <w:tc>
          <w:tcPr>
            <w:tcW w:w="1134" w:type="dxa"/>
            <w:shd w:val="clear" w:color="auto" w:fill="auto"/>
            <w:vAlign w:val="center"/>
          </w:tcPr>
          <w:p w14:paraId="392A40B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2502302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5FFF444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5EEB436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028526E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931272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DB803D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17777B6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0946F9C" w14:textId="77777777" w:rsidTr="00B82A49">
        <w:trPr>
          <w:jc w:val="center"/>
        </w:trPr>
        <w:tc>
          <w:tcPr>
            <w:tcW w:w="988" w:type="dxa"/>
            <w:shd w:val="clear" w:color="auto" w:fill="auto"/>
            <w:vAlign w:val="center"/>
          </w:tcPr>
          <w:p w14:paraId="1AF241FB" w14:textId="77777777" w:rsidR="00F715D0" w:rsidRPr="007A698D" w:rsidRDefault="00F715D0" w:rsidP="00B82A49">
            <w:pPr>
              <w:keepNext/>
              <w:keepLines/>
              <w:jc w:val="center"/>
              <w:rPr>
                <w:rFonts w:ascii="Arial" w:hAnsi="Arial"/>
                <w:sz w:val="18"/>
              </w:rPr>
            </w:pPr>
            <w:r w:rsidRPr="00583926">
              <w:rPr>
                <w:rFonts w:ascii="Arial" w:hAnsi="Arial"/>
                <w:sz w:val="18"/>
              </w:rPr>
              <w:t>21</w:t>
            </w:r>
          </w:p>
        </w:tc>
        <w:tc>
          <w:tcPr>
            <w:tcW w:w="1134" w:type="dxa"/>
            <w:shd w:val="clear" w:color="auto" w:fill="auto"/>
            <w:vAlign w:val="center"/>
          </w:tcPr>
          <w:p w14:paraId="5AD9EC9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7556FFE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25A3211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E398522"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u w:val="single"/>
              </w:rPr>
              <w:t>4,9,14,19,24,29,34,39</w:t>
            </w:r>
          </w:p>
        </w:tc>
        <w:tc>
          <w:tcPr>
            <w:tcW w:w="594" w:type="dxa"/>
            <w:shd w:val="clear" w:color="auto" w:fill="auto"/>
            <w:vAlign w:val="center"/>
          </w:tcPr>
          <w:p w14:paraId="7FB56D5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6E31D7C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09311B9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3BFCE97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472DAE71" w14:textId="77777777" w:rsidTr="00B82A49">
        <w:trPr>
          <w:jc w:val="center"/>
        </w:trPr>
        <w:tc>
          <w:tcPr>
            <w:tcW w:w="988" w:type="dxa"/>
            <w:shd w:val="clear" w:color="auto" w:fill="auto"/>
            <w:vAlign w:val="center"/>
          </w:tcPr>
          <w:p w14:paraId="098AB287" w14:textId="77777777" w:rsidR="00F715D0" w:rsidRPr="007A698D" w:rsidRDefault="00F715D0" w:rsidP="00B82A49">
            <w:pPr>
              <w:keepNext/>
              <w:keepLines/>
              <w:jc w:val="center"/>
              <w:rPr>
                <w:rFonts w:ascii="Arial" w:hAnsi="Arial"/>
                <w:sz w:val="18"/>
              </w:rPr>
            </w:pPr>
            <w:r w:rsidRPr="00583926">
              <w:rPr>
                <w:rFonts w:ascii="Arial" w:hAnsi="Arial"/>
                <w:sz w:val="18"/>
              </w:rPr>
              <w:t>22</w:t>
            </w:r>
          </w:p>
        </w:tc>
        <w:tc>
          <w:tcPr>
            <w:tcW w:w="1134" w:type="dxa"/>
            <w:shd w:val="clear" w:color="auto" w:fill="auto"/>
            <w:vAlign w:val="center"/>
          </w:tcPr>
          <w:p w14:paraId="28EFAC7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0DB7959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56F2853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30ED742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208D1E6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60D5593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3CDA65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337268D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4B6F6A83" w14:textId="77777777" w:rsidTr="00B82A49">
        <w:trPr>
          <w:jc w:val="center"/>
        </w:trPr>
        <w:tc>
          <w:tcPr>
            <w:tcW w:w="988" w:type="dxa"/>
            <w:shd w:val="clear" w:color="auto" w:fill="auto"/>
            <w:vAlign w:val="center"/>
          </w:tcPr>
          <w:p w14:paraId="3E89FBD1" w14:textId="77777777" w:rsidR="00F715D0" w:rsidRPr="007A698D" w:rsidRDefault="00F715D0" w:rsidP="00B82A49">
            <w:pPr>
              <w:keepNext/>
              <w:keepLines/>
              <w:jc w:val="center"/>
              <w:rPr>
                <w:rFonts w:ascii="Arial" w:hAnsi="Arial"/>
                <w:sz w:val="18"/>
              </w:rPr>
            </w:pPr>
            <w:r w:rsidRPr="00583926">
              <w:rPr>
                <w:rFonts w:ascii="Arial" w:hAnsi="Arial"/>
                <w:sz w:val="18"/>
              </w:rPr>
              <w:t>23</w:t>
            </w:r>
          </w:p>
        </w:tc>
        <w:tc>
          <w:tcPr>
            <w:tcW w:w="1134" w:type="dxa"/>
            <w:shd w:val="clear" w:color="auto" w:fill="auto"/>
            <w:vAlign w:val="center"/>
          </w:tcPr>
          <w:p w14:paraId="4E8E67C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48310C5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CB47DB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348A4B5" w14:textId="77777777" w:rsidR="00F715D0" w:rsidRPr="000A76E0" w:rsidRDefault="00F715D0" w:rsidP="00B82A49">
            <w:pPr>
              <w:keepNext/>
              <w:keepLines/>
              <w:jc w:val="center"/>
              <w:rPr>
                <w:rFonts w:ascii="Arial" w:hAnsi="Arial"/>
                <w:color w:val="FF0000"/>
                <w:sz w:val="18"/>
                <w:u w:val="single"/>
              </w:rPr>
            </w:pPr>
            <w:r w:rsidRPr="00A71C8C">
              <w:rPr>
                <w:rFonts w:ascii="Arial" w:hAnsi="Arial"/>
                <w:color w:val="FF0000"/>
                <w:sz w:val="18"/>
                <w:highlight w:val="yellow"/>
                <w:u w:val="single"/>
              </w:rPr>
              <w:t>7,15,</w:t>
            </w:r>
            <w:r w:rsidRPr="000A76E0">
              <w:rPr>
                <w:rFonts w:ascii="Arial" w:hAnsi="Arial"/>
                <w:color w:val="FF0000"/>
                <w:sz w:val="18"/>
                <w:u w:val="single"/>
              </w:rPr>
              <w:t>23,31,39</w:t>
            </w:r>
          </w:p>
        </w:tc>
        <w:tc>
          <w:tcPr>
            <w:tcW w:w="594" w:type="dxa"/>
            <w:shd w:val="clear" w:color="auto" w:fill="auto"/>
            <w:vAlign w:val="center"/>
          </w:tcPr>
          <w:p w14:paraId="24E3A6E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C87662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0167C04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0447A41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C1916C4" w14:textId="77777777" w:rsidTr="00B82A49">
        <w:trPr>
          <w:jc w:val="center"/>
        </w:trPr>
        <w:tc>
          <w:tcPr>
            <w:tcW w:w="988" w:type="dxa"/>
            <w:shd w:val="clear" w:color="auto" w:fill="auto"/>
            <w:vAlign w:val="center"/>
          </w:tcPr>
          <w:p w14:paraId="0C560C9A" w14:textId="77777777" w:rsidR="00F715D0" w:rsidRPr="00583926" w:rsidRDefault="00F715D0" w:rsidP="00B82A49">
            <w:pPr>
              <w:keepNext/>
              <w:keepLines/>
              <w:jc w:val="center"/>
              <w:rPr>
                <w:rFonts w:ascii="Arial" w:hAnsi="Arial"/>
                <w:sz w:val="18"/>
              </w:rPr>
            </w:pPr>
            <w:r w:rsidRPr="00583926">
              <w:rPr>
                <w:rFonts w:ascii="Arial" w:hAnsi="Arial"/>
                <w:sz w:val="18"/>
              </w:rPr>
              <w:t>24</w:t>
            </w:r>
          </w:p>
        </w:tc>
        <w:tc>
          <w:tcPr>
            <w:tcW w:w="1134" w:type="dxa"/>
            <w:shd w:val="clear" w:color="auto" w:fill="auto"/>
            <w:vAlign w:val="center"/>
          </w:tcPr>
          <w:p w14:paraId="5C2E1E7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7054007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61A1CBE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17179F6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004B076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59673A0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82B03C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553DBA1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E346089" w14:textId="77777777" w:rsidTr="00B82A49">
        <w:trPr>
          <w:jc w:val="center"/>
        </w:trPr>
        <w:tc>
          <w:tcPr>
            <w:tcW w:w="988" w:type="dxa"/>
            <w:shd w:val="clear" w:color="auto" w:fill="auto"/>
            <w:vAlign w:val="center"/>
          </w:tcPr>
          <w:p w14:paraId="298B3432" w14:textId="77777777" w:rsidR="00F715D0" w:rsidRPr="00BE32F0" w:rsidRDefault="00F715D0" w:rsidP="00B82A49">
            <w:pPr>
              <w:keepNext/>
              <w:keepLines/>
              <w:jc w:val="center"/>
              <w:rPr>
                <w:rFonts w:ascii="Arial" w:hAnsi="Arial"/>
                <w:sz w:val="18"/>
              </w:rPr>
            </w:pPr>
            <w:r w:rsidRPr="00BE32F0">
              <w:rPr>
                <w:rFonts w:ascii="Arial" w:hAnsi="Arial"/>
                <w:sz w:val="18"/>
              </w:rPr>
              <w:t>25</w:t>
            </w:r>
          </w:p>
        </w:tc>
        <w:tc>
          <w:tcPr>
            <w:tcW w:w="1134" w:type="dxa"/>
            <w:shd w:val="clear" w:color="auto" w:fill="auto"/>
            <w:vAlign w:val="center"/>
          </w:tcPr>
          <w:p w14:paraId="5C5E379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vAlign w:val="center"/>
          </w:tcPr>
          <w:p w14:paraId="25872BA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4DA2FF1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121B3A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04F60FB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6EC6D27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5C8476B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60CB9C3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4C712AA1" w14:textId="77777777" w:rsidTr="00B82A49">
        <w:trPr>
          <w:jc w:val="center"/>
        </w:trPr>
        <w:tc>
          <w:tcPr>
            <w:tcW w:w="988" w:type="dxa"/>
            <w:shd w:val="clear" w:color="auto" w:fill="auto"/>
          </w:tcPr>
          <w:p w14:paraId="3A686C51" w14:textId="77777777" w:rsidR="00F715D0" w:rsidRPr="0077437E" w:rsidRDefault="00F715D0" w:rsidP="00B82A49">
            <w:pPr>
              <w:keepNext/>
              <w:keepLines/>
              <w:jc w:val="center"/>
              <w:rPr>
                <w:rFonts w:ascii="Arial" w:hAnsi="Arial"/>
                <w:sz w:val="18"/>
              </w:rPr>
            </w:pPr>
            <w:r>
              <w:rPr>
                <w:rFonts w:ascii="Arial" w:hAnsi="Arial"/>
                <w:sz w:val="18"/>
              </w:rPr>
              <w:t>26</w:t>
            </w:r>
          </w:p>
        </w:tc>
        <w:tc>
          <w:tcPr>
            <w:tcW w:w="1134" w:type="dxa"/>
            <w:shd w:val="clear" w:color="auto" w:fill="auto"/>
          </w:tcPr>
          <w:p w14:paraId="531045B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tcPr>
          <w:p w14:paraId="324EE1E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tcPr>
          <w:p w14:paraId="173D611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tcPr>
          <w:p w14:paraId="28C37B9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13,14,15, 29,30,31,37,38,39</w:t>
            </w:r>
          </w:p>
        </w:tc>
        <w:tc>
          <w:tcPr>
            <w:tcW w:w="594" w:type="dxa"/>
            <w:shd w:val="clear" w:color="auto" w:fill="auto"/>
          </w:tcPr>
          <w:p w14:paraId="6E69127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tcPr>
          <w:p w14:paraId="4FF64B6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36B8798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E1AFD3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63ECCC2D" w14:textId="77777777" w:rsidTr="00B82A49">
        <w:trPr>
          <w:jc w:val="center"/>
        </w:trPr>
        <w:tc>
          <w:tcPr>
            <w:tcW w:w="988" w:type="dxa"/>
            <w:shd w:val="clear" w:color="auto" w:fill="auto"/>
          </w:tcPr>
          <w:p w14:paraId="2C7D41CC" w14:textId="77777777" w:rsidR="00F715D0" w:rsidRPr="0077437E" w:rsidRDefault="00F715D0" w:rsidP="00B82A49">
            <w:pPr>
              <w:keepNext/>
              <w:keepLines/>
              <w:jc w:val="center"/>
              <w:rPr>
                <w:rFonts w:ascii="Arial" w:hAnsi="Arial"/>
                <w:sz w:val="18"/>
              </w:rPr>
            </w:pPr>
            <w:r>
              <w:rPr>
                <w:rFonts w:ascii="Arial" w:hAnsi="Arial"/>
                <w:sz w:val="18"/>
              </w:rPr>
              <w:t>27</w:t>
            </w:r>
          </w:p>
        </w:tc>
        <w:tc>
          <w:tcPr>
            <w:tcW w:w="1134" w:type="dxa"/>
            <w:shd w:val="clear" w:color="auto" w:fill="auto"/>
          </w:tcPr>
          <w:p w14:paraId="5C520AB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tcPr>
          <w:p w14:paraId="527320D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tcPr>
          <w:p w14:paraId="25BFE80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c>
          <w:tcPr>
            <w:tcW w:w="2524" w:type="dxa"/>
            <w:shd w:val="clear" w:color="auto" w:fill="auto"/>
          </w:tcPr>
          <w:p w14:paraId="4E35C53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tcPr>
          <w:p w14:paraId="7FDB92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25A0F7B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2B4C5BD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2B6BDC3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91BC443" w14:textId="77777777" w:rsidTr="00B82A49">
        <w:trPr>
          <w:jc w:val="center"/>
        </w:trPr>
        <w:tc>
          <w:tcPr>
            <w:tcW w:w="988" w:type="dxa"/>
            <w:shd w:val="clear" w:color="auto" w:fill="auto"/>
          </w:tcPr>
          <w:p w14:paraId="0E61C726" w14:textId="77777777" w:rsidR="00F715D0" w:rsidRPr="0077437E" w:rsidRDefault="00F715D0" w:rsidP="00B82A49">
            <w:pPr>
              <w:keepNext/>
              <w:keepLines/>
              <w:jc w:val="center"/>
              <w:rPr>
                <w:rFonts w:ascii="Arial" w:hAnsi="Arial"/>
                <w:sz w:val="18"/>
              </w:rPr>
            </w:pPr>
            <w:r>
              <w:rPr>
                <w:rFonts w:ascii="Arial" w:hAnsi="Arial"/>
                <w:sz w:val="18"/>
              </w:rPr>
              <w:t>28</w:t>
            </w:r>
          </w:p>
        </w:tc>
        <w:tc>
          <w:tcPr>
            <w:tcW w:w="1134" w:type="dxa"/>
            <w:shd w:val="clear" w:color="auto" w:fill="auto"/>
          </w:tcPr>
          <w:p w14:paraId="5821A66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w:t>
            </w:r>
          </w:p>
        </w:tc>
        <w:tc>
          <w:tcPr>
            <w:tcW w:w="708" w:type="dxa"/>
            <w:shd w:val="clear" w:color="auto" w:fill="auto"/>
          </w:tcPr>
          <w:p w14:paraId="1DF91CE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tcPr>
          <w:p w14:paraId="78D683D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tcPr>
          <w:p w14:paraId="588C923D" w14:textId="77777777" w:rsidR="00F715D0" w:rsidRPr="000A76E0" w:rsidRDefault="00F715D0" w:rsidP="00B82A49">
            <w:pPr>
              <w:keepNext/>
              <w:keepLines/>
              <w:jc w:val="center"/>
              <w:rPr>
                <w:rFonts w:ascii="Arial" w:hAnsi="Arial"/>
                <w:color w:val="FF0000"/>
                <w:sz w:val="18"/>
                <w:u w:val="single"/>
              </w:rPr>
            </w:pPr>
            <w:r w:rsidRPr="00A71C8C">
              <w:rPr>
                <w:rFonts w:ascii="Arial" w:hAnsi="Arial"/>
                <w:color w:val="FF0000"/>
                <w:sz w:val="18"/>
                <w:highlight w:val="yellow"/>
                <w:u w:val="single"/>
              </w:rPr>
              <w:t>7,15,</w:t>
            </w:r>
            <w:r w:rsidRPr="000A76E0">
              <w:rPr>
                <w:rFonts w:ascii="Arial" w:hAnsi="Arial"/>
                <w:color w:val="FF0000"/>
                <w:sz w:val="18"/>
                <w:u w:val="single"/>
              </w:rPr>
              <w:t>23,31,39</w:t>
            </w:r>
          </w:p>
        </w:tc>
        <w:tc>
          <w:tcPr>
            <w:tcW w:w="594" w:type="dxa"/>
            <w:shd w:val="clear" w:color="auto" w:fill="auto"/>
          </w:tcPr>
          <w:p w14:paraId="23D324C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7636880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250CAAE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7204B18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15D3E1CD" w14:textId="77777777" w:rsidTr="00B82A49">
        <w:trPr>
          <w:jc w:val="center"/>
        </w:trPr>
        <w:tc>
          <w:tcPr>
            <w:tcW w:w="988" w:type="dxa"/>
            <w:shd w:val="clear" w:color="auto" w:fill="auto"/>
            <w:vAlign w:val="center"/>
          </w:tcPr>
          <w:p w14:paraId="794522F7" w14:textId="77777777" w:rsidR="00F715D0" w:rsidRPr="0077437E" w:rsidRDefault="00F715D0" w:rsidP="00B82A49">
            <w:pPr>
              <w:keepNext/>
              <w:keepLines/>
              <w:jc w:val="center"/>
              <w:rPr>
                <w:rFonts w:ascii="Arial" w:hAnsi="Arial"/>
                <w:sz w:val="18"/>
              </w:rPr>
            </w:pPr>
            <w:r w:rsidRPr="00142A41">
              <w:rPr>
                <w:rFonts w:ascii="Arial" w:hAnsi="Arial"/>
                <w:sz w:val="18"/>
              </w:rPr>
              <w:t>0</w:t>
            </w:r>
          </w:p>
        </w:tc>
        <w:tc>
          <w:tcPr>
            <w:tcW w:w="1134" w:type="dxa"/>
            <w:shd w:val="clear" w:color="auto" w:fill="auto"/>
            <w:vAlign w:val="center"/>
          </w:tcPr>
          <w:p w14:paraId="6C5B5BC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07DC0F6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047818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240670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BBDCC6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2B57D9F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452DD2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9FB395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0377B25F" w14:textId="77777777" w:rsidTr="00B82A49">
        <w:trPr>
          <w:jc w:val="center"/>
        </w:trPr>
        <w:tc>
          <w:tcPr>
            <w:tcW w:w="988" w:type="dxa"/>
            <w:shd w:val="clear" w:color="auto" w:fill="auto"/>
            <w:vAlign w:val="center"/>
          </w:tcPr>
          <w:p w14:paraId="7C8A4079" w14:textId="77777777" w:rsidR="00F715D0" w:rsidRPr="0077437E" w:rsidRDefault="00F715D0" w:rsidP="00B82A49">
            <w:pPr>
              <w:keepNext/>
              <w:keepLines/>
              <w:jc w:val="center"/>
              <w:rPr>
                <w:rFonts w:ascii="Arial" w:hAnsi="Arial"/>
                <w:sz w:val="18"/>
              </w:rPr>
            </w:pPr>
            <w:r w:rsidRPr="00142A41">
              <w:rPr>
                <w:rFonts w:ascii="Arial" w:hAnsi="Arial"/>
                <w:sz w:val="18"/>
              </w:rPr>
              <w:t>1</w:t>
            </w:r>
          </w:p>
        </w:tc>
        <w:tc>
          <w:tcPr>
            <w:tcW w:w="1134" w:type="dxa"/>
            <w:shd w:val="clear" w:color="auto" w:fill="auto"/>
          </w:tcPr>
          <w:p w14:paraId="5ED85B5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2D34FC5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4C1400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4C1ABF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74EE629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5</w:t>
            </w:r>
          </w:p>
        </w:tc>
        <w:tc>
          <w:tcPr>
            <w:tcW w:w="993" w:type="dxa"/>
            <w:vAlign w:val="center"/>
          </w:tcPr>
          <w:p w14:paraId="7849287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29A2A04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5EEB49B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57A9BE6C" w14:textId="77777777" w:rsidTr="00B82A49">
        <w:trPr>
          <w:jc w:val="center"/>
        </w:trPr>
        <w:tc>
          <w:tcPr>
            <w:tcW w:w="988" w:type="dxa"/>
            <w:shd w:val="clear" w:color="auto" w:fill="auto"/>
            <w:vAlign w:val="center"/>
          </w:tcPr>
          <w:p w14:paraId="2202A587" w14:textId="77777777" w:rsidR="00F715D0" w:rsidRPr="0077437E" w:rsidRDefault="00F715D0" w:rsidP="00B82A49">
            <w:pPr>
              <w:keepNext/>
              <w:keepLines/>
              <w:jc w:val="center"/>
              <w:rPr>
                <w:rFonts w:ascii="Arial" w:hAnsi="Arial"/>
                <w:sz w:val="18"/>
              </w:rPr>
            </w:pPr>
            <w:r w:rsidRPr="001A6AC5">
              <w:rPr>
                <w:rFonts w:ascii="Arial" w:hAnsi="Arial"/>
                <w:sz w:val="18"/>
              </w:rPr>
              <w:t>2</w:t>
            </w:r>
          </w:p>
        </w:tc>
        <w:tc>
          <w:tcPr>
            <w:tcW w:w="1134" w:type="dxa"/>
            <w:shd w:val="clear" w:color="auto" w:fill="auto"/>
          </w:tcPr>
          <w:p w14:paraId="5A94FCA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20ADF0A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4BF724C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34A601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37548FD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21E39B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2 </w:t>
            </w:r>
          </w:p>
        </w:tc>
        <w:tc>
          <w:tcPr>
            <w:tcW w:w="1270" w:type="dxa"/>
            <w:vAlign w:val="center"/>
          </w:tcPr>
          <w:p w14:paraId="1C99E85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772516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7F4C97A6" w14:textId="77777777" w:rsidTr="00B82A49">
        <w:trPr>
          <w:jc w:val="center"/>
        </w:trPr>
        <w:tc>
          <w:tcPr>
            <w:tcW w:w="988" w:type="dxa"/>
            <w:shd w:val="clear" w:color="auto" w:fill="auto"/>
            <w:vAlign w:val="center"/>
          </w:tcPr>
          <w:p w14:paraId="25FB258E" w14:textId="77777777" w:rsidR="00F715D0" w:rsidRPr="0077437E" w:rsidRDefault="00F715D0" w:rsidP="00B82A49">
            <w:pPr>
              <w:keepNext/>
              <w:keepLines/>
              <w:jc w:val="center"/>
              <w:rPr>
                <w:rFonts w:ascii="Arial" w:hAnsi="Arial"/>
                <w:sz w:val="18"/>
              </w:rPr>
            </w:pPr>
            <w:r w:rsidRPr="00142A41">
              <w:rPr>
                <w:rFonts w:ascii="Arial" w:hAnsi="Arial"/>
                <w:sz w:val="18"/>
              </w:rPr>
              <w:t>3</w:t>
            </w:r>
          </w:p>
        </w:tc>
        <w:tc>
          <w:tcPr>
            <w:tcW w:w="1134" w:type="dxa"/>
            <w:shd w:val="clear" w:color="auto" w:fill="auto"/>
          </w:tcPr>
          <w:p w14:paraId="2EDC76C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5AC580F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5F25BC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DB8A4E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24,29,34,39</w:t>
            </w:r>
          </w:p>
        </w:tc>
        <w:tc>
          <w:tcPr>
            <w:tcW w:w="594" w:type="dxa"/>
            <w:shd w:val="clear" w:color="auto" w:fill="auto"/>
            <w:vAlign w:val="center"/>
          </w:tcPr>
          <w:p w14:paraId="4F9B458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5</w:t>
            </w:r>
          </w:p>
        </w:tc>
        <w:tc>
          <w:tcPr>
            <w:tcW w:w="993" w:type="dxa"/>
            <w:vAlign w:val="center"/>
          </w:tcPr>
          <w:p w14:paraId="12C71F7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C0DEBE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3D1F92B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3B1D9602" w14:textId="77777777" w:rsidTr="00B82A49">
        <w:trPr>
          <w:jc w:val="center"/>
        </w:trPr>
        <w:tc>
          <w:tcPr>
            <w:tcW w:w="988" w:type="dxa"/>
            <w:shd w:val="clear" w:color="auto" w:fill="auto"/>
            <w:vAlign w:val="center"/>
          </w:tcPr>
          <w:p w14:paraId="3862B058" w14:textId="77777777" w:rsidR="00F715D0" w:rsidRPr="0077437E" w:rsidRDefault="00F715D0" w:rsidP="00B82A49">
            <w:pPr>
              <w:keepNext/>
              <w:keepLines/>
              <w:jc w:val="center"/>
              <w:rPr>
                <w:rFonts w:ascii="Arial" w:hAnsi="Arial"/>
                <w:sz w:val="18"/>
              </w:rPr>
            </w:pPr>
            <w:r w:rsidRPr="00142A41">
              <w:rPr>
                <w:rFonts w:ascii="Arial" w:hAnsi="Arial"/>
                <w:sz w:val="18"/>
              </w:rPr>
              <w:t>4</w:t>
            </w:r>
          </w:p>
        </w:tc>
        <w:tc>
          <w:tcPr>
            <w:tcW w:w="1134" w:type="dxa"/>
            <w:shd w:val="clear" w:color="auto" w:fill="auto"/>
          </w:tcPr>
          <w:p w14:paraId="3D13EF5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40D0DDF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7E09AB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E9BF84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17,19,37,39</w:t>
            </w:r>
          </w:p>
        </w:tc>
        <w:tc>
          <w:tcPr>
            <w:tcW w:w="594" w:type="dxa"/>
            <w:shd w:val="clear" w:color="auto" w:fill="auto"/>
            <w:vAlign w:val="center"/>
          </w:tcPr>
          <w:p w14:paraId="708FC20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5613A6D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AF367C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76E144E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3F0CAAE3" w14:textId="77777777" w:rsidTr="00B82A49">
        <w:trPr>
          <w:jc w:val="center"/>
        </w:trPr>
        <w:tc>
          <w:tcPr>
            <w:tcW w:w="988" w:type="dxa"/>
            <w:shd w:val="clear" w:color="auto" w:fill="auto"/>
            <w:vAlign w:val="center"/>
          </w:tcPr>
          <w:p w14:paraId="79108BD6" w14:textId="77777777" w:rsidR="00F715D0" w:rsidRPr="0077437E" w:rsidRDefault="00F715D0" w:rsidP="00B82A49">
            <w:pPr>
              <w:keepNext/>
              <w:keepLines/>
              <w:jc w:val="center"/>
              <w:rPr>
                <w:rFonts w:ascii="Arial" w:hAnsi="Arial"/>
                <w:sz w:val="18"/>
              </w:rPr>
            </w:pPr>
            <w:r w:rsidRPr="00142A41">
              <w:rPr>
                <w:rFonts w:ascii="Arial" w:hAnsi="Arial"/>
                <w:sz w:val="18"/>
              </w:rPr>
              <w:t>5</w:t>
            </w:r>
          </w:p>
        </w:tc>
        <w:tc>
          <w:tcPr>
            <w:tcW w:w="1134" w:type="dxa"/>
            <w:shd w:val="clear" w:color="auto" w:fill="auto"/>
          </w:tcPr>
          <w:p w14:paraId="0AD18B0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23CF4FC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335578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06B605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19,39</w:t>
            </w:r>
          </w:p>
        </w:tc>
        <w:tc>
          <w:tcPr>
            <w:tcW w:w="594" w:type="dxa"/>
            <w:shd w:val="clear" w:color="auto" w:fill="auto"/>
            <w:vAlign w:val="center"/>
          </w:tcPr>
          <w:p w14:paraId="025A8C1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5</w:t>
            </w:r>
          </w:p>
        </w:tc>
        <w:tc>
          <w:tcPr>
            <w:tcW w:w="993" w:type="dxa"/>
            <w:vAlign w:val="center"/>
          </w:tcPr>
          <w:p w14:paraId="66BE376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2A6183A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A0579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6E909F5B" w14:textId="77777777" w:rsidTr="00B82A49">
        <w:trPr>
          <w:jc w:val="center"/>
        </w:trPr>
        <w:tc>
          <w:tcPr>
            <w:tcW w:w="988" w:type="dxa"/>
            <w:shd w:val="clear" w:color="auto" w:fill="auto"/>
            <w:vAlign w:val="center"/>
          </w:tcPr>
          <w:p w14:paraId="6404ADCA" w14:textId="77777777" w:rsidR="00F715D0" w:rsidRPr="0077437E" w:rsidRDefault="00F715D0" w:rsidP="00B82A49">
            <w:pPr>
              <w:keepNext/>
              <w:keepLines/>
              <w:jc w:val="center"/>
              <w:rPr>
                <w:rFonts w:ascii="Arial" w:hAnsi="Arial"/>
                <w:sz w:val="18"/>
              </w:rPr>
            </w:pPr>
            <w:r w:rsidRPr="001A6AC5">
              <w:rPr>
                <w:rFonts w:ascii="Arial" w:hAnsi="Arial"/>
                <w:sz w:val="18"/>
              </w:rPr>
              <w:t>6</w:t>
            </w:r>
          </w:p>
        </w:tc>
        <w:tc>
          <w:tcPr>
            <w:tcW w:w="1134" w:type="dxa"/>
            <w:shd w:val="clear" w:color="auto" w:fill="auto"/>
          </w:tcPr>
          <w:p w14:paraId="228C0AB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7184746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173B1A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4E71FEC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0648B06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5</w:t>
            </w:r>
          </w:p>
        </w:tc>
        <w:tc>
          <w:tcPr>
            <w:tcW w:w="993" w:type="dxa"/>
            <w:vAlign w:val="center"/>
          </w:tcPr>
          <w:p w14:paraId="2DA3372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6986C82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2BA425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45D8D2C3" w14:textId="77777777" w:rsidTr="00B82A49">
        <w:trPr>
          <w:jc w:val="center"/>
        </w:trPr>
        <w:tc>
          <w:tcPr>
            <w:tcW w:w="988" w:type="dxa"/>
            <w:shd w:val="clear" w:color="auto" w:fill="auto"/>
            <w:vAlign w:val="center"/>
          </w:tcPr>
          <w:p w14:paraId="3D3E6177" w14:textId="77777777" w:rsidR="00F715D0" w:rsidRPr="0077437E" w:rsidRDefault="00F715D0" w:rsidP="00B82A49">
            <w:pPr>
              <w:keepNext/>
              <w:keepLines/>
              <w:jc w:val="center"/>
              <w:rPr>
                <w:rFonts w:ascii="Arial" w:hAnsi="Arial"/>
                <w:sz w:val="18"/>
              </w:rPr>
            </w:pPr>
            <w:r w:rsidRPr="00142A41">
              <w:rPr>
                <w:rFonts w:ascii="Arial" w:hAnsi="Arial"/>
                <w:sz w:val="18"/>
              </w:rPr>
              <w:t>7</w:t>
            </w:r>
          </w:p>
        </w:tc>
        <w:tc>
          <w:tcPr>
            <w:tcW w:w="1134" w:type="dxa"/>
            <w:shd w:val="clear" w:color="auto" w:fill="auto"/>
          </w:tcPr>
          <w:p w14:paraId="1D2DF25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06B7B55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50B4EFD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486138F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0,1,2,…,39</w:t>
            </w:r>
          </w:p>
        </w:tc>
        <w:tc>
          <w:tcPr>
            <w:tcW w:w="594" w:type="dxa"/>
            <w:shd w:val="clear" w:color="auto" w:fill="auto"/>
            <w:vAlign w:val="center"/>
          </w:tcPr>
          <w:p w14:paraId="54D3F26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5</w:t>
            </w:r>
          </w:p>
        </w:tc>
        <w:tc>
          <w:tcPr>
            <w:tcW w:w="993" w:type="dxa"/>
            <w:vAlign w:val="center"/>
          </w:tcPr>
          <w:p w14:paraId="6206ADC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546C2F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6B2D66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6B47B60D" w14:textId="77777777" w:rsidTr="00B82A49">
        <w:trPr>
          <w:jc w:val="center"/>
        </w:trPr>
        <w:tc>
          <w:tcPr>
            <w:tcW w:w="988" w:type="dxa"/>
            <w:shd w:val="clear" w:color="auto" w:fill="auto"/>
            <w:vAlign w:val="center"/>
          </w:tcPr>
          <w:p w14:paraId="2A1A617A" w14:textId="77777777" w:rsidR="00F715D0" w:rsidRPr="0077437E" w:rsidRDefault="00F715D0" w:rsidP="00B82A49">
            <w:pPr>
              <w:keepNext/>
              <w:keepLines/>
              <w:jc w:val="center"/>
              <w:rPr>
                <w:rFonts w:ascii="Arial" w:hAnsi="Arial"/>
                <w:sz w:val="18"/>
              </w:rPr>
            </w:pPr>
            <w:r w:rsidRPr="007A698D">
              <w:rPr>
                <w:rFonts w:ascii="Arial" w:hAnsi="Arial"/>
                <w:sz w:val="18"/>
              </w:rPr>
              <w:t>8</w:t>
            </w:r>
          </w:p>
        </w:tc>
        <w:tc>
          <w:tcPr>
            <w:tcW w:w="1134" w:type="dxa"/>
            <w:shd w:val="clear" w:color="auto" w:fill="auto"/>
          </w:tcPr>
          <w:p w14:paraId="511A489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7860407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F9707F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019D25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79A8441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7497F2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99EC27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0A97594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3C5B2635" w14:textId="77777777" w:rsidTr="00B82A49">
        <w:trPr>
          <w:jc w:val="center"/>
        </w:trPr>
        <w:tc>
          <w:tcPr>
            <w:tcW w:w="988" w:type="dxa"/>
            <w:shd w:val="clear" w:color="auto" w:fill="auto"/>
            <w:vAlign w:val="center"/>
          </w:tcPr>
          <w:p w14:paraId="39200DB4" w14:textId="77777777" w:rsidR="00F715D0" w:rsidRPr="0077437E" w:rsidRDefault="00F715D0" w:rsidP="00B82A49">
            <w:pPr>
              <w:keepNext/>
              <w:keepLines/>
              <w:jc w:val="center"/>
              <w:rPr>
                <w:rFonts w:ascii="Arial" w:hAnsi="Arial"/>
                <w:sz w:val="18"/>
              </w:rPr>
            </w:pPr>
            <w:r w:rsidRPr="007A698D">
              <w:rPr>
                <w:rFonts w:ascii="Arial" w:hAnsi="Arial"/>
                <w:sz w:val="18"/>
              </w:rPr>
              <w:t>9</w:t>
            </w:r>
          </w:p>
        </w:tc>
        <w:tc>
          <w:tcPr>
            <w:tcW w:w="1134" w:type="dxa"/>
            <w:shd w:val="clear" w:color="auto" w:fill="auto"/>
          </w:tcPr>
          <w:p w14:paraId="1DBA8B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188006A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28C3F8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96D4E5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51626F7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5</w:t>
            </w:r>
          </w:p>
        </w:tc>
        <w:tc>
          <w:tcPr>
            <w:tcW w:w="993" w:type="dxa"/>
            <w:vAlign w:val="center"/>
          </w:tcPr>
          <w:p w14:paraId="485A0FC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21B207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25B8C49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664374B7" w14:textId="77777777" w:rsidTr="00B82A49">
        <w:trPr>
          <w:jc w:val="center"/>
        </w:trPr>
        <w:tc>
          <w:tcPr>
            <w:tcW w:w="988" w:type="dxa"/>
            <w:shd w:val="clear" w:color="auto" w:fill="auto"/>
            <w:vAlign w:val="center"/>
          </w:tcPr>
          <w:p w14:paraId="0FD58610" w14:textId="77777777" w:rsidR="00F715D0" w:rsidRPr="0077437E" w:rsidRDefault="00F715D0" w:rsidP="00B82A49">
            <w:pPr>
              <w:keepNext/>
              <w:keepLines/>
              <w:jc w:val="center"/>
              <w:rPr>
                <w:rFonts w:ascii="Arial" w:hAnsi="Arial"/>
                <w:sz w:val="18"/>
              </w:rPr>
            </w:pPr>
            <w:r w:rsidRPr="007A698D">
              <w:rPr>
                <w:rFonts w:ascii="Arial" w:hAnsi="Arial"/>
                <w:sz w:val="18"/>
              </w:rPr>
              <w:t>10</w:t>
            </w:r>
          </w:p>
        </w:tc>
        <w:tc>
          <w:tcPr>
            <w:tcW w:w="1134" w:type="dxa"/>
            <w:shd w:val="clear" w:color="auto" w:fill="auto"/>
          </w:tcPr>
          <w:p w14:paraId="0D84E03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3D9B687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E04659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9B9439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3361EDF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EF3D45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B2691E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11B84BD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18B46237" w14:textId="77777777" w:rsidTr="00B82A49">
        <w:trPr>
          <w:jc w:val="center"/>
        </w:trPr>
        <w:tc>
          <w:tcPr>
            <w:tcW w:w="988" w:type="dxa"/>
            <w:shd w:val="clear" w:color="auto" w:fill="auto"/>
            <w:vAlign w:val="center"/>
          </w:tcPr>
          <w:p w14:paraId="44E16DFE" w14:textId="77777777" w:rsidR="00F715D0" w:rsidRPr="0077437E" w:rsidRDefault="00F715D0" w:rsidP="00B82A49">
            <w:pPr>
              <w:keepNext/>
              <w:keepLines/>
              <w:jc w:val="center"/>
              <w:rPr>
                <w:rFonts w:ascii="Arial" w:hAnsi="Arial"/>
                <w:sz w:val="18"/>
              </w:rPr>
            </w:pPr>
            <w:r w:rsidRPr="007A698D">
              <w:rPr>
                <w:rFonts w:ascii="Arial" w:hAnsi="Arial"/>
                <w:sz w:val="18"/>
              </w:rPr>
              <w:t>11</w:t>
            </w:r>
          </w:p>
        </w:tc>
        <w:tc>
          <w:tcPr>
            <w:tcW w:w="1134" w:type="dxa"/>
            <w:shd w:val="clear" w:color="auto" w:fill="auto"/>
          </w:tcPr>
          <w:p w14:paraId="1745772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5EF7D5E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4D5B92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62C52B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1D6E695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5</w:t>
            </w:r>
          </w:p>
        </w:tc>
        <w:tc>
          <w:tcPr>
            <w:tcW w:w="993" w:type="dxa"/>
            <w:vAlign w:val="center"/>
          </w:tcPr>
          <w:p w14:paraId="2FCBD1E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9402D3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E1437F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751F6500" w14:textId="77777777" w:rsidTr="00B82A49">
        <w:trPr>
          <w:jc w:val="center"/>
        </w:trPr>
        <w:tc>
          <w:tcPr>
            <w:tcW w:w="988" w:type="dxa"/>
            <w:shd w:val="clear" w:color="auto" w:fill="auto"/>
            <w:vAlign w:val="center"/>
          </w:tcPr>
          <w:p w14:paraId="5B289D23" w14:textId="77777777" w:rsidR="00F715D0" w:rsidRPr="0077437E" w:rsidRDefault="00F715D0" w:rsidP="00B82A49">
            <w:pPr>
              <w:keepNext/>
              <w:keepLines/>
              <w:jc w:val="center"/>
              <w:rPr>
                <w:rFonts w:ascii="Arial" w:hAnsi="Arial"/>
                <w:sz w:val="18"/>
              </w:rPr>
            </w:pPr>
            <w:r w:rsidRPr="007A698D">
              <w:rPr>
                <w:rFonts w:ascii="Arial" w:hAnsi="Arial"/>
                <w:sz w:val="18"/>
              </w:rPr>
              <w:t>12</w:t>
            </w:r>
          </w:p>
        </w:tc>
        <w:tc>
          <w:tcPr>
            <w:tcW w:w="1134" w:type="dxa"/>
            <w:shd w:val="clear" w:color="auto" w:fill="auto"/>
          </w:tcPr>
          <w:p w14:paraId="40213AA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55D40AE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42B44CB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9F0C74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1,3,5,7,…,37,39</w:t>
            </w:r>
          </w:p>
        </w:tc>
        <w:tc>
          <w:tcPr>
            <w:tcW w:w="594" w:type="dxa"/>
            <w:shd w:val="clear" w:color="auto" w:fill="auto"/>
            <w:vAlign w:val="center"/>
          </w:tcPr>
          <w:p w14:paraId="451AAA3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2B01DB2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014022D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1486094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3CEF7400" w14:textId="77777777" w:rsidTr="00B82A49">
        <w:trPr>
          <w:jc w:val="center"/>
        </w:trPr>
        <w:tc>
          <w:tcPr>
            <w:tcW w:w="988" w:type="dxa"/>
            <w:shd w:val="clear" w:color="auto" w:fill="auto"/>
            <w:vAlign w:val="center"/>
          </w:tcPr>
          <w:p w14:paraId="5072A5C6" w14:textId="77777777" w:rsidR="00F715D0" w:rsidRPr="0077437E" w:rsidRDefault="00F715D0" w:rsidP="00B82A49">
            <w:pPr>
              <w:keepNext/>
              <w:keepLines/>
              <w:jc w:val="center"/>
              <w:rPr>
                <w:rFonts w:ascii="Arial" w:hAnsi="Arial"/>
                <w:sz w:val="18"/>
              </w:rPr>
            </w:pPr>
            <w:r w:rsidRPr="007A698D">
              <w:rPr>
                <w:rFonts w:ascii="Arial" w:hAnsi="Arial"/>
                <w:sz w:val="18"/>
              </w:rPr>
              <w:t>13</w:t>
            </w:r>
          </w:p>
        </w:tc>
        <w:tc>
          <w:tcPr>
            <w:tcW w:w="1134" w:type="dxa"/>
            <w:shd w:val="clear" w:color="auto" w:fill="auto"/>
          </w:tcPr>
          <w:p w14:paraId="594E8D6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35934E2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F2B298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5E512A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3,5,7</w:t>
            </w:r>
          </w:p>
        </w:tc>
        <w:tc>
          <w:tcPr>
            <w:tcW w:w="594" w:type="dxa"/>
            <w:shd w:val="clear" w:color="auto" w:fill="auto"/>
            <w:vAlign w:val="center"/>
          </w:tcPr>
          <w:p w14:paraId="200A9A1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51C742D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45D33E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669D55B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42E6D49C" w14:textId="77777777" w:rsidTr="00B82A49">
        <w:trPr>
          <w:jc w:val="center"/>
        </w:trPr>
        <w:tc>
          <w:tcPr>
            <w:tcW w:w="988" w:type="dxa"/>
            <w:shd w:val="clear" w:color="auto" w:fill="auto"/>
            <w:vAlign w:val="center"/>
          </w:tcPr>
          <w:p w14:paraId="49420841" w14:textId="77777777" w:rsidR="00F715D0" w:rsidRPr="0077437E" w:rsidRDefault="00F715D0" w:rsidP="00B82A49">
            <w:pPr>
              <w:keepNext/>
              <w:keepLines/>
              <w:jc w:val="center"/>
              <w:rPr>
                <w:rFonts w:ascii="Arial" w:hAnsi="Arial"/>
                <w:sz w:val="18"/>
              </w:rPr>
            </w:pPr>
            <w:r w:rsidRPr="007A698D">
              <w:rPr>
                <w:rFonts w:ascii="Arial" w:hAnsi="Arial"/>
                <w:sz w:val="18"/>
              </w:rPr>
              <w:t>14</w:t>
            </w:r>
          </w:p>
        </w:tc>
        <w:tc>
          <w:tcPr>
            <w:tcW w:w="1134" w:type="dxa"/>
            <w:shd w:val="clear" w:color="auto" w:fill="auto"/>
          </w:tcPr>
          <w:p w14:paraId="054380C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09B1147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96BB4F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40AFC8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3,5,7,9,11,13</w:t>
            </w:r>
          </w:p>
        </w:tc>
        <w:tc>
          <w:tcPr>
            <w:tcW w:w="594" w:type="dxa"/>
            <w:shd w:val="clear" w:color="auto" w:fill="auto"/>
            <w:vAlign w:val="center"/>
          </w:tcPr>
          <w:p w14:paraId="14862D0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5</w:t>
            </w:r>
          </w:p>
        </w:tc>
        <w:tc>
          <w:tcPr>
            <w:tcW w:w="993" w:type="dxa"/>
            <w:vAlign w:val="center"/>
          </w:tcPr>
          <w:p w14:paraId="7A7AD7B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55B23D5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31E8969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377C5656" w14:textId="77777777" w:rsidTr="00B82A49">
        <w:trPr>
          <w:jc w:val="center"/>
        </w:trPr>
        <w:tc>
          <w:tcPr>
            <w:tcW w:w="988" w:type="dxa"/>
            <w:shd w:val="clear" w:color="auto" w:fill="auto"/>
            <w:vAlign w:val="center"/>
          </w:tcPr>
          <w:p w14:paraId="2C773AC4" w14:textId="77777777" w:rsidR="00F715D0" w:rsidRPr="0077437E" w:rsidRDefault="00F715D0" w:rsidP="00B82A49">
            <w:pPr>
              <w:keepNext/>
              <w:keepLines/>
              <w:jc w:val="center"/>
              <w:rPr>
                <w:rFonts w:ascii="Arial" w:hAnsi="Arial"/>
                <w:sz w:val="18"/>
              </w:rPr>
            </w:pPr>
            <w:r w:rsidRPr="007A698D">
              <w:rPr>
                <w:rFonts w:ascii="Arial" w:hAnsi="Arial"/>
                <w:sz w:val="18"/>
              </w:rPr>
              <w:t>15</w:t>
            </w:r>
          </w:p>
        </w:tc>
        <w:tc>
          <w:tcPr>
            <w:tcW w:w="1134" w:type="dxa"/>
            <w:shd w:val="clear" w:color="auto" w:fill="auto"/>
          </w:tcPr>
          <w:p w14:paraId="75163FB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7197AA3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6269221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64DDC2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40340B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2BD6C58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6965DC4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03C1A8F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4FCB5642" w14:textId="77777777" w:rsidTr="00B82A49">
        <w:trPr>
          <w:jc w:val="center"/>
        </w:trPr>
        <w:tc>
          <w:tcPr>
            <w:tcW w:w="988" w:type="dxa"/>
            <w:shd w:val="clear" w:color="auto" w:fill="auto"/>
            <w:vAlign w:val="center"/>
          </w:tcPr>
          <w:p w14:paraId="38090114" w14:textId="77777777" w:rsidR="00F715D0" w:rsidRPr="0077437E" w:rsidRDefault="00F715D0" w:rsidP="00B82A49">
            <w:pPr>
              <w:keepNext/>
              <w:keepLines/>
              <w:jc w:val="center"/>
              <w:rPr>
                <w:rFonts w:ascii="Arial" w:hAnsi="Arial"/>
                <w:sz w:val="18"/>
              </w:rPr>
            </w:pPr>
            <w:r w:rsidRPr="00583926">
              <w:rPr>
                <w:rFonts w:ascii="Arial" w:hAnsi="Arial"/>
                <w:sz w:val="18"/>
              </w:rPr>
              <w:t>16</w:t>
            </w:r>
          </w:p>
        </w:tc>
        <w:tc>
          <w:tcPr>
            <w:tcW w:w="1134" w:type="dxa"/>
            <w:shd w:val="clear" w:color="auto" w:fill="auto"/>
          </w:tcPr>
          <w:p w14:paraId="4C7B1BF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29EC489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68AA9B3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4120B5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734ABBF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0 </w:t>
            </w:r>
          </w:p>
        </w:tc>
        <w:tc>
          <w:tcPr>
            <w:tcW w:w="993" w:type="dxa"/>
            <w:vAlign w:val="center"/>
          </w:tcPr>
          <w:p w14:paraId="1519A9C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14940AC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0E6EE81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3696E71F" w14:textId="77777777" w:rsidTr="00B82A49">
        <w:trPr>
          <w:jc w:val="center"/>
        </w:trPr>
        <w:tc>
          <w:tcPr>
            <w:tcW w:w="988" w:type="dxa"/>
            <w:shd w:val="clear" w:color="auto" w:fill="auto"/>
            <w:vAlign w:val="center"/>
          </w:tcPr>
          <w:p w14:paraId="46B904E2" w14:textId="77777777" w:rsidR="00F715D0" w:rsidRPr="0077437E" w:rsidRDefault="00F715D0" w:rsidP="00B82A49">
            <w:pPr>
              <w:keepNext/>
              <w:keepLines/>
              <w:jc w:val="center"/>
              <w:rPr>
                <w:rFonts w:ascii="Arial" w:hAnsi="Arial"/>
                <w:sz w:val="18"/>
              </w:rPr>
            </w:pPr>
            <w:r w:rsidRPr="007A698D">
              <w:rPr>
                <w:rFonts w:ascii="Arial" w:hAnsi="Arial"/>
                <w:sz w:val="18"/>
              </w:rPr>
              <w:t>17</w:t>
            </w:r>
          </w:p>
        </w:tc>
        <w:tc>
          <w:tcPr>
            <w:tcW w:w="1134" w:type="dxa"/>
            <w:shd w:val="clear" w:color="auto" w:fill="auto"/>
          </w:tcPr>
          <w:p w14:paraId="42FD22F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04329DB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24DA573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6750C6F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0EE312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6CE1425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18BB104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B6B187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46A2D6B7" w14:textId="77777777" w:rsidTr="00B82A49">
        <w:trPr>
          <w:jc w:val="center"/>
        </w:trPr>
        <w:tc>
          <w:tcPr>
            <w:tcW w:w="988" w:type="dxa"/>
            <w:shd w:val="clear" w:color="auto" w:fill="auto"/>
            <w:vAlign w:val="center"/>
          </w:tcPr>
          <w:p w14:paraId="562D7231" w14:textId="77777777" w:rsidR="00F715D0" w:rsidRPr="0077437E" w:rsidRDefault="00F715D0" w:rsidP="00B82A49">
            <w:pPr>
              <w:keepNext/>
              <w:keepLines/>
              <w:jc w:val="center"/>
              <w:rPr>
                <w:rFonts w:ascii="Arial" w:hAnsi="Arial"/>
                <w:sz w:val="18"/>
              </w:rPr>
            </w:pPr>
            <w:r w:rsidRPr="00583926">
              <w:rPr>
                <w:rFonts w:ascii="Arial" w:hAnsi="Arial"/>
                <w:sz w:val="18"/>
              </w:rPr>
              <w:t>18</w:t>
            </w:r>
          </w:p>
        </w:tc>
        <w:tc>
          <w:tcPr>
            <w:tcW w:w="1134" w:type="dxa"/>
            <w:shd w:val="clear" w:color="auto" w:fill="auto"/>
          </w:tcPr>
          <w:p w14:paraId="2882AB2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37ECB97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0F94740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4D333FC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422280F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0BA957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5104DB3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3 </w:t>
            </w:r>
          </w:p>
        </w:tc>
        <w:tc>
          <w:tcPr>
            <w:tcW w:w="1270" w:type="dxa"/>
          </w:tcPr>
          <w:p w14:paraId="425B60F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66792D89" w14:textId="77777777" w:rsidTr="00B82A49">
        <w:trPr>
          <w:jc w:val="center"/>
        </w:trPr>
        <w:tc>
          <w:tcPr>
            <w:tcW w:w="988" w:type="dxa"/>
            <w:shd w:val="clear" w:color="auto" w:fill="auto"/>
            <w:vAlign w:val="center"/>
          </w:tcPr>
          <w:p w14:paraId="70140A29" w14:textId="77777777" w:rsidR="00F715D0" w:rsidRPr="0077437E" w:rsidRDefault="00F715D0" w:rsidP="00B82A49">
            <w:pPr>
              <w:keepNext/>
              <w:keepLines/>
              <w:jc w:val="center"/>
              <w:rPr>
                <w:rFonts w:ascii="Arial" w:hAnsi="Arial"/>
                <w:sz w:val="18"/>
              </w:rPr>
            </w:pPr>
            <w:r w:rsidRPr="00583926">
              <w:rPr>
                <w:rFonts w:ascii="Arial" w:hAnsi="Arial"/>
                <w:sz w:val="18"/>
              </w:rPr>
              <w:t>19</w:t>
            </w:r>
          </w:p>
        </w:tc>
        <w:tc>
          <w:tcPr>
            <w:tcW w:w="1134" w:type="dxa"/>
            <w:shd w:val="clear" w:color="auto" w:fill="auto"/>
          </w:tcPr>
          <w:p w14:paraId="4BD6C56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095EBEB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12C7D10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16AA726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3F48FA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836A04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62B0862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2916B06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7EFB98DA" w14:textId="77777777" w:rsidTr="00B82A49">
        <w:trPr>
          <w:jc w:val="center"/>
        </w:trPr>
        <w:tc>
          <w:tcPr>
            <w:tcW w:w="988" w:type="dxa"/>
            <w:shd w:val="clear" w:color="auto" w:fill="auto"/>
            <w:vAlign w:val="center"/>
          </w:tcPr>
          <w:p w14:paraId="51D4D8BB" w14:textId="77777777" w:rsidR="00F715D0" w:rsidRPr="0077437E" w:rsidRDefault="00F715D0" w:rsidP="00B82A49">
            <w:pPr>
              <w:keepNext/>
              <w:keepLines/>
              <w:jc w:val="center"/>
              <w:rPr>
                <w:rFonts w:ascii="Arial" w:hAnsi="Arial"/>
                <w:sz w:val="18"/>
              </w:rPr>
            </w:pPr>
            <w:r w:rsidRPr="00583926">
              <w:rPr>
                <w:rFonts w:ascii="Arial" w:hAnsi="Arial"/>
                <w:sz w:val="18"/>
              </w:rPr>
              <w:t>20</w:t>
            </w:r>
          </w:p>
        </w:tc>
        <w:tc>
          <w:tcPr>
            <w:tcW w:w="1134" w:type="dxa"/>
            <w:shd w:val="clear" w:color="auto" w:fill="auto"/>
          </w:tcPr>
          <w:p w14:paraId="6D8B505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1496856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6D88B23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302A7E4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693AC1D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0E2BCF8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1C4D67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37637E9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3AA1C7AF" w14:textId="77777777" w:rsidTr="00B82A49">
        <w:trPr>
          <w:jc w:val="center"/>
        </w:trPr>
        <w:tc>
          <w:tcPr>
            <w:tcW w:w="988" w:type="dxa"/>
            <w:shd w:val="clear" w:color="auto" w:fill="auto"/>
            <w:vAlign w:val="center"/>
          </w:tcPr>
          <w:p w14:paraId="1523E007" w14:textId="77777777" w:rsidR="00F715D0" w:rsidRPr="0077437E" w:rsidRDefault="00F715D0" w:rsidP="00B82A49">
            <w:pPr>
              <w:keepNext/>
              <w:keepLines/>
              <w:jc w:val="center"/>
              <w:rPr>
                <w:rFonts w:ascii="Arial" w:hAnsi="Arial"/>
                <w:sz w:val="18"/>
              </w:rPr>
            </w:pPr>
            <w:r w:rsidRPr="00583926">
              <w:rPr>
                <w:rFonts w:ascii="Arial" w:hAnsi="Arial"/>
                <w:sz w:val="18"/>
              </w:rPr>
              <w:t>21</w:t>
            </w:r>
          </w:p>
        </w:tc>
        <w:tc>
          <w:tcPr>
            <w:tcW w:w="1134" w:type="dxa"/>
            <w:shd w:val="clear" w:color="auto" w:fill="auto"/>
          </w:tcPr>
          <w:p w14:paraId="1C5637B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32A3889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46BD174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5F31C3C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13304E6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3F3BDC1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7676698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37BBCC8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3F3365D5" w14:textId="77777777" w:rsidTr="00B82A49">
        <w:trPr>
          <w:jc w:val="center"/>
        </w:trPr>
        <w:tc>
          <w:tcPr>
            <w:tcW w:w="988" w:type="dxa"/>
            <w:shd w:val="clear" w:color="auto" w:fill="auto"/>
            <w:vAlign w:val="center"/>
          </w:tcPr>
          <w:p w14:paraId="6B765558" w14:textId="77777777" w:rsidR="00F715D0" w:rsidRPr="0077437E" w:rsidRDefault="00F715D0" w:rsidP="00B82A49">
            <w:pPr>
              <w:keepNext/>
              <w:keepLines/>
              <w:jc w:val="center"/>
              <w:rPr>
                <w:rFonts w:ascii="Arial" w:hAnsi="Arial"/>
                <w:sz w:val="18"/>
              </w:rPr>
            </w:pPr>
            <w:r w:rsidRPr="00583926">
              <w:rPr>
                <w:rFonts w:ascii="Arial" w:hAnsi="Arial"/>
                <w:sz w:val="18"/>
              </w:rPr>
              <w:t>22</w:t>
            </w:r>
          </w:p>
        </w:tc>
        <w:tc>
          <w:tcPr>
            <w:tcW w:w="1134" w:type="dxa"/>
            <w:shd w:val="clear" w:color="auto" w:fill="auto"/>
          </w:tcPr>
          <w:p w14:paraId="35B509D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7D46E36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238EDB0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3A74A77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2849E5A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35FC654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2EC6295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032BB7B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57F4BDCF" w14:textId="77777777" w:rsidTr="00B82A49">
        <w:trPr>
          <w:jc w:val="center"/>
        </w:trPr>
        <w:tc>
          <w:tcPr>
            <w:tcW w:w="988" w:type="dxa"/>
            <w:shd w:val="clear" w:color="auto" w:fill="auto"/>
            <w:vAlign w:val="center"/>
          </w:tcPr>
          <w:p w14:paraId="31D6765F" w14:textId="77777777" w:rsidR="00F715D0" w:rsidRPr="0077437E" w:rsidRDefault="00F715D0" w:rsidP="00B82A49">
            <w:pPr>
              <w:keepNext/>
              <w:keepLines/>
              <w:jc w:val="center"/>
              <w:rPr>
                <w:rFonts w:ascii="Arial" w:hAnsi="Arial"/>
                <w:sz w:val="18"/>
              </w:rPr>
            </w:pPr>
            <w:r w:rsidRPr="00583926">
              <w:rPr>
                <w:rFonts w:ascii="Arial" w:hAnsi="Arial"/>
                <w:sz w:val="18"/>
              </w:rPr>
              <w:t>23</w:t>
            </w:r>
          </w:p>
        </w:tc>
        <w:tc>
          <w:tcPr>
            <w:tcW w:w="1134" w:type="dxa"/>
            <w:shd w:val="clear" w:color="auto" w:fill="auto"/>
          </w:tcPr>
          <w:p w14:paraId="0B87EAC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784602E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0EAE78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EC1377B" w14:textId="77777777" w:rsidR="00F715D0" w:rsidRPr="000A76E0" w:rsidRDefault="00F715D0" w:rsidP="00B82A49">
            <w:pPr>
              <w:keepNext/>
              <w:keepLines/>
              <w:jc w:val="center"/>
              <w:rPr>
                <w:rFonts w:ascii="Arial" w:hAnsi="Arial"/>
                <w:color w:val="FF0000"/>
                <w:sz w:val="18"/>
                <w:u w:val="single"/>
              </w:rPr>
            </w:pPr>
            <w:r w:rsidRPr="00A71C8C">
              <w:rPr>
                <w:rFonts w:ascii="Arial" w:hAnsi="Arial"/>
                <w:color w:val="FF0000"/>
                <w:sz w:val="18"/>
                <w:highlight w:val="yellow"/>
                <w:u w:val="single"/>
              </w:rPr>
              <w:t>7,15,</w:t>
            </w:r>
            <w:r w:rsidRPr="000A76E0">
              <w:rPr>
                <w:rFonts w:ascii="Arial" w:hAnsi="Arial"/>
                <w:color w:val="FF0000"/>
                <w:sz w:val="18"/>
                <w:u w:val="single"/>
              </w:rPr>
              <w:t>23,31,39</w:t>
            </w:r>
          </w:p>
        </w:tc>
        <w:tc>
          <w:tcPr>
            <w:tcW w:w="594" w:type="dxa"/>
            <w:shd w:val="clear" w:color="auto" w:fill="auto"/>
            <w:vAlign w:val="center"/>
          </w:tcPr>
          <w:p w14:paraId="157A32D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0BFC3A3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651417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649600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50FD502E" w14:textId="77777777" w:rsidTr="00B82A49">
        <w:trPr>
          <w:jc w:val="center"/>
        </w:trPr>
        <w:tc>
          <w:tcPr>
            <w:tcW w:w="988" w:type="dxa"/>
            <w:shd w:val="clear" w:color="auto" w:fill="auto"/>
            <w:vAlign w:val="center"/>
          </w:tcPr>
          <w:p w14:paraId="632297EC" w14:textId="77777777" w:rsidR="00F715D0" w:rsidRPr="0077437E" w:rsidRDefault="00F715D0" w:rsidP="00B82A49">
            <w:pPr>
              <w:keepNext/>
              <w:keepLines/>
              <w:jc w:val="center"/>
              <w:rPr>
                <w:rFonts w:ascii="Arial" w:hAnsi="Arial"/>
                <w:sz w:val="18"/>
              </w:rPr>
            </w:pPr>
            <w:r w:rsidRPr="00583926">
              <w:rPr>
                <w:rFonts w:ascii="Arial" w:hAnsi="Arial"/>
                <w:sz w:val="18"/>
              </w:rPr>
              <w:t>24</w:t>
            </w:r>
          </w:p>
        </w:tc>
        <w:tc>
          <w:tcPr>
            <w:tcW w:w="1134" w:type="dxa"/>
            <w:shd w:val="clear" w:color="auto" w:fill="auto"/>
          </w:tcPr>
          <w:p w14:paraId="412B1DE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2E266F8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13921EC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67B3BF1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75B6A66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B1B91F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BBB9FF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17F5EFC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3AD3341E" w14:textId="77777777" w:rsidTr="00B82A49">
        <w:trPr>
          <w:jc w:val="center"/>
        </w:trPr>
        <w:tc>
          <w:tcPr>
            <w:tcW w:w="988" w:type="dxa"/>
            <w:shd w:val="clear" w:color="auto" w:fill="auto"/>
            <w:vAlign w:val="center"/>
          </w:tcPr>
          <w:p w14:paraId="20F9E435" w14:textId="77777777" w:rsidR="00F715D0" w:rsidRPr="0077437E" w:rsidRDefault="00F715D0" w:rsidP="00B82A49">
            <w:pPr>
              <w:keepNext/>
              <w:keepLines/>
              <w:jc w:val="center"/>
              <w:rPr>
                <w:rFonts w:ascii="Arial" w:hAnsi="Arial"/>
                <w:sz w:val="18"/>
              </w:rPr>
            </w:pPr>
            <w:r w:rsidRPr="00583926">
              <w:rPr>
                <w:rFonts w:ascii="Arial" w:hAnsi="Arial"/>
                <w:sz w:val="18"/>
              </w:rPr>
              <w:t>25</w:t>
            </w:r>
          </w:p>
        </w:tc>
        <w:tc>
          <w:tcPr>
            <w:tcW w:w="1134" w:type="dxa"/>
            <w:shd w:val="clear" w:color="auto" w:fill="auto"/>
          </w:tcPr>
          <w:p w14:paraId="2DB4838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vAlign w:val="center"/>
          </w:tcPr>
          <w:p w14:paraId="01265CF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37C9F6F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5A13CC7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44974CF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B707CD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2573220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4CECFDD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151A35C9" w14:textId="77777777" w:rsidTr="00B82A49">
        <w:trPr>
          <w:jc w:val="center"/>
        </w:trPr>
        <w:tc>
          <w:tcPr>
            <w:tcW w:w="988" w:type="dxa"/>
            <w:shd w:val="clear" w:color="auto" w:fill="auto"/>
          </w:tcPr>
          <w:p w14:paraId="538324E9" w14:textId="77777777" w:rsidR="00F715D0" w:rsidRPr="0077437E" w:rsidRDefault="00F715D0" w:rsidP="00B82A49">
            <w:pPr>
              <w:keepNext/>
              <w:keepLines/>
              <w:jc w:val="center"/>
              <w:rPr>
                <w:rFonts w:ascii="Arial" w:hAnsi="Arial"/>
                <w:sz w:val="18"/>
              </w:rPr>
            </w:pPr>
            <w:r>
              <w:rPr>
                <w:rFonts w:ascii="Arial" w:hAnsi="Arial"/>
                <w:sz w:val="18"/>
              </w:rPr>
              <w:t>26</w:t>
            </w:r>
          </w:p>
        </w:tc>
        <w:tc>
          <w:tcPr>
            <w:tcW w:w="1134" w:type="dxa"/>
            <w:shd w:val="clear" w:color="auto" w:fill="auto"/>
          </w:tcPr>
          <w:p w14:paraId="692BD97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tcPr>
          <w:p w14:paraId="52423D0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tcPr>
          <w:p w14:paraId="522C72D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tcPr>
          <w:p w14:paraId="0E3D68A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13,14,15, 29,30,31,37,38,39</w:t>
            </w:r>
          </w:p>
        </w:tc>
        <w:tc>
          <w:tcPr>
            <w:tcW w:w="594" w:type="dxa"/>
            <w:shd w:val="clear" w:color="auto" w:fill="auto"/>
          </w:tcPr>
          <w:p w14:paraId="64E4DFB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5</w:t>
            </w:r>
          </w:p>
        </w:tc>
        <w:tc>
          <w:tcPr>
            <w:tcW w:w="993" w:type="dxa"/>
          </w:tcPr>
          <w:p w14:paraId="3B67D59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979AE5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C22FB9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2E7CFAC7" w14:textId="77777777" w:rsidTr="00B82A49">
        <w:trPr>
          <w:jc w:val="center"/>
        </w:trPr>
        <w:tc>
          <w:tcPr>
            <w:tcW w:w="988" w:type="dxa"/>
            <w:shd w:val="clear" w:color="auto" w:fill="auto"/>
          </w:tcPr>
          <w:p w14:paraId="298E0B68" w14:textId="77777777" w:rsidR="00F715D0" w:rsidRDefault="00F715D0" w:rsidP="00B82A49">
            <w:pPr>
              <w:keepNext/>
              <w:keepLines/>
              <w:jc w:val="center"/>
              <w:rPr>
                <w:rFonts w:ascii="Arial" w:hAnsi="Arial"/>
                <w:sz w:val="18"/>
              </w:rPr>
            </w:pPr>
            <w:r>
              <w:rPr>
                <w:rFonts w:ascii="Arial" w:hAnsi="Arial"/>
                <w:sz w:val="18"/>
              </w:rPr>
              <w:t>27</w:t>
            </w:r>
          </w:p>
        </w:tc>
        <w:tc>
          <w:tcPr>
            <w:tcW w:w="1134" w:type="dxa"/>
            <w:shd w:val="clear" w:color="auto" w:fill="auto"/>
          </w:tcPr>
          <w:p w14:paraId="49584EC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tcPr>
          <w:p w14:paraId="5BD2F26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tcPr>
          <w:p w14:paraId="46A9FF2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c>
          <w:tcPr>
            <w:tcW w:w="2524" w:type="dxa"/>
            <w:shd w:val="clear" w:color="auto" w:fill="auto"/>
          </w:tcPr>
          <w:p w14:paraId="02AF768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tcPr>
          <w:p w14:paraId="20630BA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12C40EF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067F1B2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540B56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7A4A339E" w14:textId="77777777" w:rsidTr="00B82A49">
        <w:trPr>
          <w:jc w:val="center"/>
        </w:trPr>
        <w:tc>
          <w:tcPr>
            <w:tcW w:w="988" w:type="dxa"/>
            <w:shd w:val="clear" w:color="auto" w:fill="auto"/>
          </w:tcPr>
          <w:p w14:paraId="0BAD7884" w14:textId="77777777" w:rsidR="00F715D0" w:rsidRDefault="00F715D0" w:rsidP="00B82A49">
            <w:pPr>
              <w:keepNext/>
              <w:keepLines/>
              <w:jc w:val="center"/>
              <w:rPr>
                <w:rFonts w:ascii="Arial" w:hAnsi="Arial"/>
                <w:sz w:val="18"/>
              </w:rPr>
            </w:pPr>
            <w:r>
              <w:rPr>
                <w:rFonts w:ascii="Arial" w:hAnsi="Arial"/>
                <w:sz w:val="18"/>
              </w:rPr>
              <w:t>28</w:t>
            </w:r>
          </w:p>
        </w:tc>
        <w:tc>
          <w:tcPr>
            <w:tcW w:w="1134" w:type="dxa"/>
            <w:shd w:val="clear" w:color="auto" w:fill="auto"/>
          </w:tcPr>
          <w:p w14:paraId="18F519B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w:t>
            </w:r>
          </w:p>
        </w:tc>
        <w:tc>
          <w:tcPr>
            <w:tcW w:w="708" w:type="dxa"/>
            <w:shd w:val="clear" w:color="auto" w:fill="auto"/>
          </w:tcPr>
          <w:p w14:paraId="0DE8A9C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tcPr>
          <w:p w14:paraId="31C5C30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tcPr>
          <w:p w14:paraId="0AD8DDC9" w14:textId="77777777" w:rsidR="00F715D0" w:rsidRPr="000A76E0" w:rsidRDefault="00F715D0" w:rsidP="00B82A49">
            <w:pPr>
              <w:keepNext/>
              <w:keepLines/>
              <w:jc w:val="center"/>
              <w:rPr>
                <w:rFonts w:ascii="Arial" w:hAnsi="Arial"/>
                <w:color w:val="FF0000"/>
                <w:sz w:val="18"/>
                <w:u w:val="single"/>
              </w:rPr>
            </w:pPr>
            <w:r w:rsidRPr="00A71C8C">
              <w:rPr>
                <w:rFonts w:ascii="Arial" w:hAnsi="Arial"/>
                <w:color w:val="FF0000"/>
                <w:sz w:val="18"/>
                <w:highlight w:val="yellow"/>
                <w:u w:val="single"/>
              </w:rPr>
              <w:t>7,15,</w:t>
            </w:r>
            <w:r w:rsidRPr="000A76E0">
              <w:rPr>
                <w:rFonts w:ascii="Arial" w:hAnsi="Arial"/>
                <w:color w:val="FF0000"/>
                <w:sz w:val="18"/>
                <w:u w:val="single"/>
              </w:rPr>
              <w:t>23,31,39</w:t>
            </w:r>
          </w:p>
        </w:tc>
        <w:tc>
          <w:tcPr>
            <w:tcW w:w="594" w:type="dxa"/>
            <w:shd w:val="clear" w:color="auto" w:fill="auto"/>
          </w:tcPr>
          <w:p w14:paraId="3CC1188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56D5ADF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5E805AF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7D2E74F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17607819" w14:textId="77777777" w:rsidTr="00B82A49">
        <w:trPr>
          <w:jc w:val="center"/>
        </w:trPr>
        <w:tc>
          <w:tcPr>
            <w:tcW w:w="988" w:type="dxa"/>
            <w:shd w:val="clear" w:color="auto" w:fill="auto"/>
            <w:vAlign w:val="center"/>
          </w:tcPr>
          <w:p w14:paraId="0BAB3966" w14:textId="77777777" w:rsidR="00F715D0" w:rsidRDefault="00F715D0" w:rsidP="00B82A49">
            <w:pPr>
              <w:keepNext/>
              <w:keepLines/>
              <w:jc w:val="center"/>
              <w:rPr>
                <w:rFonts w:ascii="Arial" w:hAnsi="Arial"/>
                <w:sz w:val="18"/>
              </w:rPr>
            </w:pPr>
            <w:r w:rsidRPr="00142A41">
              <w:rPr>
                <w:rFonts w:ascii="Arial" w:hAnsi="Arial"/>
                <w:sz w:val="18"/>
              </w:rPr>
              <w:lastRenderedPageBreak/>
              <w:t>0</w:t>
            </w:r>
          </w:p>
        </w:tc>
        <w:tc>
          <w:tcPr>
            <w:tcW w:w="1134" w:type="dxa"/>
            <w:shd w:val="clear" w:color="auto" w:fill="auto"/>
            <w:vAlign w:val="center"/>
          </w:tcPr>
          <w:p w14:paraId="42C5C16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3799E4A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5E6097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5065E3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605A50F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03E0981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5A36FF4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0AEBE94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0F91A35E" w14:textId="77777777" w:rsidTr="00B82A49">
        <w:trPr>
          <w:jc w:val="center"/>
        </w:trPr>
        <w:tc>
          <w:tcPr>
            <w:tcW w:w="988" w:type="dxa"/>
            <w:shd w:val="clear" w:color="auto" w:fill="auto"/>
            <w:vAlign w:val="center"/>
          </w:tcPr>
          <w:p w14:paraId="6AEC18DE" w14:textId="77777777" w:rsidR="00F715D0" w:rsidRDefault="00F715D0" w:rsidP="00B82A49">
            <w:pPr>
              <w:keepNext/>
              <w:keepLines/>
              <w:jc w:val="center"/>
              <w:rPr>
                <w:rFonts w:ascii="Arial" w:hAnsi="Arial"/>
                <w:sz w:val="18"/>
              </w:rPr>
            </w:pPr>
            <w:r w:rsidRPr="00142A41">
              <w:rPr>
                <w:rFonts w:ascii="Arial" w:hAnsi="Arial"/>
                <w:sz w:val="18"/>
              </w:rPr>
              <w:t>1</w:t>
            </w:r>
          </w:p>
        </w:tc>
        <w:tc>
          <w:tcPr>
            <w:tcW w:w="1134" w:type="dxa"/>
            <w:shd w:val="clear" w:color="auto" w:fill="auto"/>
          </w:tcPr>
          <w:p w14:paraId="7E82E8E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7F2E6B5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2D8DF1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44F26FC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3B6447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226E2F2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8149AE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49885E2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01A36454" w14:textId="77777777" w:rsidTr="00B82A49">
        <w:trPr>
          <w:jc w:val="center"/>
        </w:trPr>
        <w:tc>
          <w:tcPr>
            <w:tcW w:w="988" w:type="dxa"/>
            <w:shd w:val="clear" w:color="auto" w:fill="auto"/>
            <w:vAlign w:val="center"/>
          </w:tcPr>
          <w:p w14:paraId="6134F768" w14:textId="77777777" w:rsidR="00F715D0" w:rsidRDefault="00F715D0" w:rsidP="00B82A49">
            <w:pPr>
              <w:keepNext/>
              <w:keepLines/>
              <w:jc w:val="center"/>
              <w:rPr>
                <w:rFonts w:ascii="Arial" w:hAnsi="Arial"/>
                <w:sz w:val="18"/>
              </w:rPr>
            </w:pPr>
            <w:r w:rsidRPr="001A6AC5">
              <w:rPr>
                <w:rFonts w:ascii="Arial" w:hAnsi="Arial"/>
                <w:sz w:val="18"/>
              </w:rPr>
              <w:t>2</w:t>
            </w:r>
          </w:p>
        </w:tc>
        <w:tc>
          <w:tcPr>
            <w:tcW w:w="1134" w:type="dxa"/>
            <w:shd w:val="clear" w:color="auto" w:fill="auto"/>
          </w:tcPr>
          <w:p w14:paraId="48043BB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657349F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2E8B5C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492B6F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0B80E3A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6AA9C4D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2 </w:t>
            </w:r>
          </w:p>
        </w:tc>
        <w:tc>
          <w:tcPr>
            <w:tcW w:w="1270" w:type="dxa"/>
            <w:vAlign w:val="center"/>
          </w:tcPr>
          <w:p w14:paraId="0DF284F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2BE4BFE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4FF25C56" w14:textId="77777777" w:rsidTr="00B82A49">
        <w:trPr>
          <w:jc w:val="center"/>
        </w:trPr>
        <w:tc>
          <w:tcPr>
            <w:tcW w:w="988" w:type="dxa"/>
            <w:shd w:val="clear" w:color="auto" w:fill="auto"/>
            <w:vAlign w:val="center"/>
          </w:tcPr>
          <w:p w14:paraId="744CA8B4" w14:textId="77777777" w:rsidR="00F715D0" w:rsidRPr="001A6AC5" w:rsidRDefault="00F715D0" w:rsidP="00B82A49">
            <w:pPr>
              <w:keepNext/>
              <w:keepLines/>
              <w:jc w:val="center"/>
              <w:rPr>
                <w:rFonts w:ascii="Arial" w:hAnsi="Arial"/>
                <w:sz w:val="18"/>
              </w:rPr>
            </w:pPr>
            <w:r w:rsidRPr="00142A41">
              <w:rPr>
                <w:rFonts w:ascii="Arial" w:hAnsi="Arial"/>
                <w:sz w:val="18"/>
              </w:rPr>
              <w:t>3</w:t>
            </w:r>
          </w:p>
        </w:tc>
        <w:tc>
          <w:tcPr>
            <w:tcW w:w="1134" w:type="dxa"/>
            <w:shd w:val="clear" w:color="auto" w:fill="auto"/>
          </w:tcPr>
          <w:p w14:paraId="3BF0F87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2678514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0D31A8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DACE7E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24,29,34,39</w:t>
            </w:r>
          </w:p>
        </w:tc>
        <w:tc>
          <w:tcPr>
            <w:tcW w:w="594" w:type="dxa"/>
            <w:shd w:val="clear" w:color="auto" w:fill="auto"/>
            <w:vAlign w:val="center"/>
          </w:tcPr>
          <w:p w14:paraId="1D48B04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089F724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7EFE98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9DDE04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5A4C7EB1" w14:textId="77777777" w:rsidTr="00B82A49">
        <w:trPr>
          <w:jc w:val="center"/>
        </w:trPr>
        <w:tc>
          <w:tcPr>
            <w:tcW w:w="988" w:type="dxa"/>
            <w:shd w:val="clear" w:color="auto" w:fill="auto"/>
            <w:vAlign w:val="center"/>
          </w:tcPr>
          <w:p w14:paraId="1FCD26FC" w14:textId="77777777" w:rsidR="00F715D0" w:rsidRPr="00142A41" w:rsidRDefault="00F715D0" w:rsidP="00B82A49">
            <w:pPr>
              <w:keepNext/>
              <w:keepLines/>
              <w:jc w:val="center"/>
              <w:rPr>
                <w:rFonts w:ascii="Arial" w:hAnsi="Arial"/>
                <w:sz w:val="18"/>
              </w:rPr>
            </w:pPr>
            <w:r w:rsidRPr="00142A41">
              <w:rPr>
                <w:rFonts w:ascii="Arial" w:hAnsi="Arial"/>
                <w:sz w:val="18"/>
              </w:rPr>
              <w:t>4</w:t>
            </w:r>
          </w:p>
        </w:tc>
        <w:tc>
          <w:tcPr>
            <w:tcW w:w="1134" w:type="dxa"/>
            <w:shd w:val="clear" w:color="auto" w:fill="auto"/>
          </w:tcPr>
          <w:p w14:paraId="1C5D5FE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4535BA6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93DAB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DE2BD8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17,19,37,39</w:t>
            </w:r>
          </w:p>
        </w:tc>
        <w:tc>
          <w:tcPr>
            <w:tcW w:w="594" w:type="dxa"/>
            <w:shd w:val="clear" w:color="auto" w:fill="auto"/>
            <w:vAlign w:val="center"/>
          </w:tcPr>
          <w:p w14:paraId="4E8D181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15E116F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73B1D4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31DF304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52D9A42C" w14:textId="77777777" w:rsidTr="00B82A49">
        <w:trPr>
          <w:jc w:val="center"/>
        </w:trPr>
        <w:tc>
          <w:tcPr>
            <w:tcW w:w="988" w:type="dxa"/>
            <w:shd w:val="clear" w:color="auto" w:fill="auto"/>
            <w:vAlign w:val="center"/>
          </w:tcPr>
          <w:p w14:paraId="43A53726" w14:textId="77777777" w:rsidR="00F715D0" w:rsidRPr="00142A41" w:rsidRDefault="00F715D0" w:rsidP="00B82A49">
            <w:pPr>
              <w:keepNext/>
              <w:keepLines/>
              <w:jc w:val="center"/>
              <w:rPr>
                <w:rFonts w:ascii="Arial" w:hAnsi="Arial"/>
                <w:sz w:val="18"/>
              </w:rPr>
            </w:pPr>
            <w:r w:rsidRPr="00142A41">
              <w:rPr>
                <w:rFonts w:ascii="Arial" w:hAnsi="Arial"/>
                <w:sz w:val="18"/>
              </w:rPr>
              <w:t>5</w:t>
            </w:r>
          </w:p>
        </w:tc>
        <w:tc>
          <w:tcPr>
            <w:tcW w:w="1134" w:type="dxa"/>
            <w:shd w:val="clear" w:color="auto" w:fill="auto"/>
          </w:tcPr>
          <w:p w14:paraId="3441876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50F3F85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A8A38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39FE6D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19,39</w:t>
            </w:r>
          </w:p>
        </w:tc>
        <w:tc>
          <w:tcPr>
            <w:tcW w:w="594" w:type="dxa"/>
            <w:shd w:val="clear" w:color="auto" w:fill="auto"/>
            <w:vAlign w:val="center"/>
          </w:tcPr>
          <w:p w14:paraId="0868081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1A0B64D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227BFE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9F9E52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4650CE11" w14:textId="77777777" w:rsidTr="00B82A49">
        <w:trPr>
          <w:jc w:val="center"/>
        </w:trPr>
        <w:tc>
          <w:tcPr>
            <w:tcW w:w="988" w:type="dxa"/>
            <w:shd w:val="clear" w:color="auto" w:fill="auto"/>
            <w:vAlign w:val="center"/>
          </w:tcPr>
          <w:p w14:paraId="027C0800" w14:textId="77777777" w:rsidR="00F715D0" w:rsidRPr="00142A41" w:rsidRDefault="00F715D0" w:rsidP="00B82A49">
            <w:pPr>
              <w:keepNext/>
              <w:keepLines/>
              <w:jc w:val="center"/>
              <w:rPr>
                <w:rFonts w:ascii="Arial" w:hAnsi="Arial"/>
                <w:sz w:val="18"/>
              </w:rPr>
            </w:pPr>
            <w:r w:rsidRPr="001A6AC5">
              <w:rPr>
                <w:rFonts w:ascii="Arial" w:hAnsi="Arial"/>
                <w:sz w:val="18"/>
              </w:rPr>
              <w:t>6</w:t>
            </w:r>
          </w:p>
        </w:tc>
        <w:tc>
          <w:tcPr>
            <w:tcW w:w="1134" w:type="dxa"/>
            <w:shd w:val="clear" w:color="auto" w:fill="auto"/>
          </w:tcPr>
          <w:p w14:paraId="6B4B9D9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4EE8E55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57B45DA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D7AB2D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272B47F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42744CC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02B2792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13DDFD7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7BF89DAF" w14:textId="77777777" w:rsidTr="00B82A49">
        <w:trPr>
          <w:jc w:val="center"/>
        </w:trPr>
        <w:tc>
          <w:tcPr>
            <w:tcW w:w="988" w:type="dxa"/>
            <w:shd w:val="clear" w:color="auto" w:fill="auto"/>
            <w:vAlign w:val="center"/>
          </w:tcPr>
          <w:p w14:paraId="24FE2FE1" w14:textId="77777777" w:rsidR="00F715D0" w:rsidRPr="001A6AC5" w:rsidRDefault="00F715D0" w:rsidP="00B82A49">
            <w:pPr>
              <w:keepNext/>
              <w:keepLines/>
              <w:jc w:val="center"/>
              <w:rPr>
                <w:rFonts w:ascii="Arial" w:hAnsi="Arial"/>
                <w:sz w:val="18"/>
              </w:rPr>
            </w:pPr>
            <w:r w:rsidRPr="00142A41">
              <w:rPr>
                <w:rFonts w:ascii="Arial" w:hAnsi="Arial"/>
                <w:sz w:val="18"/>
              </w:rPr>
              <w:t>7</w:t>
            </w:r>
          </w:p>
        </w:tc>
        <w:tc>
          <w:tcPr>
            <w:tcW w:w="1134" w:type="dxa"/>
            <w:shd w:val="clear" w:color="auto" w:fill="auto"/>
          </w:tcPr>
          <w:p w14:paraId="467F8C1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262D9DB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F08C6D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4EC0A03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0,1,2,…,39</w:t>
            </w:r>
          </w:p>
        </w:tc>
        <w:tc>
          <w:tcPr>
            <w:tcW w:w="594" w:type="dxa"/>
            <w:shd w:val="clear" w:color="auto" w:fill="auto"/>
            <w:vAlign w:val="center"/>
          </w:tcPr>
          <w:p w14:paraId="4ECE1DD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545C8B9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D64E83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232C77B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077BED76" w14:textId="77777777" w:rsidTr="00B82A49">
        <w:trPr>
          <w:jc w:val="center"/>
        </w:trPr>
        <w:tc>
          <w:tcPr>
            <w:tcW w:w="988" w:type="dxa"/>
            <w:shd w:val="clear" w:color="auto" w:fill="auto"/>
            <w:vAlign w:val="center"/>
          </w:tcPr>
          <w:p w14:paraId="0BC6415B" w14:textId="77777777" w:rsidR="00F715D0" w:rsidRPr="00142A41" w:rsidRDefault="00F715D0" w:rsidP="00B82A49">
            <w:pPr>
              <w:keepNext/>
              <w:keepLines/>
              <w:jc w:val="center"/>
              <w:rPr>
                <w:rFonts w:ascii="Arial" w:hAnsi="Arial"/>
                <w:sz w:val="18"/>
              </w:rPr>
            </w:pPr>
            <w:r w:rsidRPr="007A698D">
              <w:rPr>
                <w:rFonts w:ascii="Arial" w:hAnsi="Arial"/>
                <w:sz w:val="18"/>
              </w:rPr>
              <w:t>8</w:t>
            </w:r>
          </w:p>
        </w:tc>
        <w:tc>
          <w:tcPr>
            <w:tcW w:w="1134" w:type="dxa"/>
            <w:shd w:val="clear" w:color="auto" w:fill="auto"/>
          </w:tcPr>
          <w:p w14:paraId="4FC6006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7A0B0A3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4930DA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87EE83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679FD3E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99064A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3718B6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25FD74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0C3CBBFB" w14:textId="77777777" w:rsidTr="00B82A49">
        <w:trPr>
          <w:jc w:val="center"/>
        </w:trPr>
        <w:tc>
          <w:tcPr>
            <w:tcW w:w="988" w:type="dxa"/>
            <w:shd w:val="clear" w:color="auto" w:fill="auto"/>
            <w:vAlign w:val="center"/>
          </w:tcPr>
          <w:p w14:paraId="38518C47" w14:textId="77777777" w:rsidR="00F715D0" w:rsidRPr="007A698D" w:rsidRDefault="00F715D0" w:rsidP="00B82A49">
            <w:pPr>
              <w:keepNext/>
              <w:keepLines/>
              <w:jc w:val="center"/>
              <w:rPr>
                <w:rFonts w:ascii="Arial" w:hAnsi="Arial"/>
                <w:sz w:val="18"/>
              </w:rPr>
            </w:pPr>
            <w:r w:rsidRPr="007A698D">
              <w:rPr>
                <w:rFonts w:ascii="Arial" w:hAnsi="Arial"/>
                <w:sz w:val="18"/>
              </w:rPr>
              <w:t>9</w:t>
            </w:r>
          </w:p>
        </w:tc>
        <w:tc>
          <w:tcPr>
            <w:tcW w:w="1134" w:type="dxa"/>
            <w:shd w:val="clear" w:color="auto" w:fill="auto"/>
          </w:tcPr>
          <w:p w14:paraId="2B7F536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4EAFD84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4B08322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4788A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6F76D65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3D0936B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25861C5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24F954F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7F0114D7" w14:textId="77777777" w:rsidTr="00B82A49">
        <w:trPr>
          <w:jc w:val="center"/>
        </w:trPr>
        <w:tc>
          <w:tcPr>
            <w:tcW w:w="988" w:type="dxa"/>
            <w:shd w:val="clear" w:color="auto" w:fill="auto"/>
            <w:vAlign w:val="center"/>
          </w:tcPr>
          <w:p w14:paraId="11044D86" w14:textId="77777777" w:rsidR="00F715D0" w:rsidRPr="007A698D" w:rsidRDefault="00F715D0" w:rsidP="00B82A49">
            <w:pPr>
              <w:keepNext/>
              <w:keepLines/>
              <w:jc w:val="center"/>
              <w:rPr>
                <w:rFonts w:ascii="Arial" w:hAnsi="Arial"/>
                <w:sz w:val="18"/>
              </w:rPr>
            </w:pPr>
            <w:r w:rsidRPr="007A698D">
              <w:rPr>
                <w:rFonts w:ascii="Arial" w:hAnsi="Arial"/>
                <w:sz w:val="18"/>
              </w:rPr>
              <w:t>10</w:t>
            </w:r>
          </w:p>
        </w:tc>
        <w:tc>
          <w:tcPr>
            <w:tcW w:w="1134" w:type="dxa"/>
            <w:shd w:val="clear" w:color="auto" w:fill="auto"/>
          </w:tcPr>
          <w:p w14:paraId="6D1ED02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5223D35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436F779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64AA9A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195C2D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005B0CB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00432C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C1CFC1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50981A4F" w14:textId="77777777" w:rsidTr="00B82A49">
        <w:trPr>
          <w:jc w:val="center"/>
        </w:trPr>
        <w:tc>
          <w:tcPr>
            <w:tcW w:w="988" w:type="dxa"/>
            <w:shd w:val="clear" w:color="auto" w:fill="auto"/>
            <w:vAlign w:val="center"/>
          </w:tcPr>
          <w:p w14:paraId="67896561" w14:textId="77777777" w:rsidR="00F715D0" w:rsidRPr="007A698D" w:rsidRDefault="00F715D0" w:rsidP="00B82A49">
            <w:pPr>
              <w:keepNext/>
              <w:keepLines/>
              <w:jc w:val="center"/>
              <w:rPr>
                <w:rFonts w:ascii="Arial" w:hAnsi="Arial"/>
                <w:sz w:val="18"/>
              </w:rPr>
            </w:pPr>
            <w:r w:rsidRPr="007A698D">
              <w:rPr>
                <w:rFonts w:ascii="Arial" w:hAnsi="Arial"/>
                <w:sz w:val="18"/>
              </w:rPr>
              <w:t>11</w:t>
            </w:r>
          </w:p>
        </w:tc>
        <w:tc>
          <w:tcPr>
            <w:tcW w:w="1134" w:type="dxa"/>
            <w:shd w:val="clear" w:color="auto" w:fill="auto"/>
          </w:tcPr>
          <w:p w14:paraId="1D031C0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1B56C73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B25ECF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901757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3804EC4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2FE9AF5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2F8A25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779394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17BE409B" w14:textId="77777777" w:rsidTr="00B82A49">
        <w:trPr>
          <w:jc w:val="center"/>
        </w:trPr>
        <w:tc>
          <w:tcPr>
            <w:tcW w:w="988" w:type="dxa"/>
            <w:shd w:val="clear" w:color="auto" w:fill="auto"/>
            <w:vAlign w:val="center"/>
          </w:tcPr>
          <w:p w14:paraId="763632A5" w14:textId="77777777" w:rsidR="00F715D0" w:rsidRPr="007A698D" w:rsidRDefault="00F715D0" w:rsidP="00B82A49">
            <w:pPr>
              <w:keepNext/>
              <w:keepLines/>
              <w:jc w:val="center"/>
              <w:rPr>
                <w:rFonts w:ascii="Arial" w:hAnsi="Arial"/>
                <w:sz w:val="18"/>
              </w:rPr>
            </w:pPr>
            <w:r w:rsidRPr="007A698D">
              <w:rPr>
                <w:rFonts w:ascii="Arial" w:hAnsi="Arial"/>
                <w:sz w:val="18"/>
              </w:rPr>
              <w:t>12</w:t>
            </w:r>
          </w:p>
        </w:tc>
        <w:tc>
          <w:tcPr>
            <w:tcW w:w="1134" w:type="dxa"/>
            <w:shd w:val="clear" w:color="auto" w:fill="auto"/>
          </w:tcPr>
          <w:p w14:paraId="1841DE0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31EE7BC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50FF3C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007519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1,3,5,7,…,37,39</w:t>
            </w:r>
          </w:p>
        </w:tc>
        <w:tc>
          <w:tcPr>
            <w:tcW w:w="594" w:type="dxa"/>
            <w:shd w:val="clear" w:color="auto" w:fill="auto"/>
            <w:vAlign w:val="center"/>
          </w:tcPr>
          <w:p w14:paraId="63D1C7D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01ECC07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29FD5D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8DB7FA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37C7135D" w14:textId="77777777" w:rsidTr="00B82A49">
        <w:trPr>
          <w:jc w:val="center"/>
        </w:trPr>
        <w:tc>
          <w:tcPr>
            <w:tcW w:w="988" w:type="dxa"/>
            <w:shd w:val="clear" w:color="auto" w:fill="auto"/>
            <w:vAlign w:val="center"/>
          </w:tcPr>
          <w:p w14:paraId="78C140AA" w14:textId="77777777" w:rsidR="00F715D0" w:rsidRPr="000415E4" w:rsidRDefault="00F715D0" w:rsidP="00B82A49">
            <w:pPr>
              <w:keepNext/>
              <w:keepLines/>
              <w:jc w:val="center"/>
              <w:rPr>
                <w:rFonts w:ascii="Arial" w:hAnsi="Arial"/>
                <w:sz w:val="18"/>
              </w:rPr>
            </w:pPr>
            <w:r w:rsidRPr="000415E4">
              <w:rPr>
                <w:rFonts w:ascii="Arial" w:hAnsi="Arial"/>
                <w:sz w:val="18"/>
              </w:rPr>
              <w:t>13</w:t>
            </w:r>
          </w:p>
        </w:tc>
        <w:tc>
          <w:tcPr>
            <w:tcW w:w="1134" w:type="dxa"/>
            <w:shd w:val="clear" w:color="auto" w:fill="auto"/>
          </w:tcPr>
          <w:p w14:paraId="28DAA91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6796214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587DB5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47F7639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3,5,7</w:t>
            </w:r>
          </w:p>
        </w:tc>
        <w:tc>
          <w:tcPr>
            <w:tcW w:w="594" w:type="dxa"/>
            <w:shd w:val="clear" w:color="auto" w:fill="auto"/>
            <w:vAlign w:val="center"/>
          </w:tcPr>
          <w:p w14:paraId="78B370E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16FFA68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8A4B46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1A9BD1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239B16D5" w14:textId="77777777" w:rsidTr="00B82A49">
        <w:trPr>
          <w:jc w:val="center"/>
        </w:trPr>
        <w:tc>
          <w:tcPr>
            <w:tcW w:w="988" w:type="dxa"/>
            <w:shd w:val="clear" w:color="auto" w:fill="auto"/>
            <w:vAlign w:val="center"/>
          </w:tcPr>
          <w:p w14:paraId="6B3E969F" w14:textId="77777777" w:rsidR="00F715D0" w:rsidRPr="007A698D" w:rsidRDefault="00F715D0" w:rsidP="00B82A49">
            <w:pPr>
              <w:keepNext/>
              <w:keepLines/>
              <w:jc w:val="center"/>
              <w:rPr>
                <w:rFonts w:ascii="Arial" w:hAnsi="Arial"/>
                <w:sz w:val="18"/>
              </w:rPr>
            </w:pPr>
            <w:r w:rsidRPr="007A698D">
              <w:rPr>
                <w:rFonts w:ascii="Arial" w:hAnsi="Arial"/>
                <w:sz w:val="18"/>
              </w:rPr>
              <w:t>14</w:t>
            </w:r>
          </w:p>
        </w:tc>
        <w:tc>
          <w:tcPr>
            <w:tcW w:w="1134" w:type="dxa"/>
            <w:shd w:val="clear" w:color="auto" w:fill="auto"/>
          </w:tcPr>
          <w:p w14:paraId="5B2548A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4061D28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3D5D83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DD55E2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3,5,7,9,11,13</w:t>
            </w:r>
          </w:p>
        </w:tc>
        <w:tc>
          <w:tcPr>
            <w:tcW w:w="594" w:type="dxa"/>
            <w:shd w:val="clear" w:color="auto" w:fill="auto"/>
            <w:vAlign w:val="center"/>
          </w:tcPr>
          <w:p w14:paraId="3D8A98C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0914A9A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8BCE91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2481D5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47C8899D" w14:textId="77777777" w:rsidTr="00B82A49">
        <w:trPr>
          <w:jc w:val="center"/>
        </w:trPr>
        <w:tc>
          <w:tcPr>
            <w:tcW w:w="988" w:type="dxa"/>
            <w:shd w:val="clear" w:color="auto" w:fill="auto"/>
            <w:vAlign w:val="center"/>
          </w:tcPr>
          <w:p w14:paraId="0FC7BD01" w14:textId="77777777" w:rsidR="00F715D0" w:rsidRPr="00865366" w:rsidRDefault="00F715D0" w:rsidP="00B82A49">
            <w:pPr>
              <w:keepNext/>
              <w:keepLines/>
              <w:jc w:val="center"/>
              <w:rPr>
                <w:rFonts w:ascii="Arial" w:hAnsi="Arial"/>
                <w:sz w:val="18"/>
              </w:rPr>
            </w:pPr>
            <w:r w:rsidRPr="00865366">
              <w:rPr>
                <w:rFonts w:ascii="Arial" w:hAnsi="Arial"/>
                <w:sz w:val="18"/>
              </w:rPr>
              <w:t>15</w:t>
            </w:r>
          </w:p>
        </w:tc>
        <w:tc>
          <w:tcPr>
            <w:tcW w:w="1134" w:type="dxa"/>
            <w:shd w:val="clear" w:color="auto" w:fill="auto"/>
          </w:tcPr>
          <w:p w14:paraId="7CAA8EC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36334F3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6972C75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35771E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7CB9CEC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F3ED87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29028F1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239358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7341071C" w14:textId="77777777" w:rsidTr="00B82A49">
        <w:trPr>
          <w:jc w:val="center"/>
        </w:trPr>
        <w:tc>
          <w:tcPr>
            <w:tcW w:w="988" w:type="dxa"/>
            <w:shd w:val="clear" w:color="auto" w:fill="auto"/>
            <w:vAlign w:val="center"/>
          </w:tcPr>
          <w:p w14:paraId="73541DA1" w14:textId="77777777" w:rsidR="00F715D0" w:rsidRPr="007A698D" w:rsidRDefault="00F715D0" w:rsidP="00B82A49">
            <w:pPr>
              <w:keepNext/>
              <w:keepLines/>
              <w:jc w:val="center"/>
              <w:rPr>
                <w:rFonts w:ascii="Arial" w:hAnsi="Arial"/>
                <w:sz w:val="18"/>
              </w:rPr>
            </w:pPr>
            <w:r w:rsidRPr="00583926">
              <w:rPr>
                <w:rFonts w:ascii="Arial" w:hAnsi="Arial"/>
                <w:sz w:val="18"/>
              </w:rPr>
              <w:t>16</w:t>
            </w:r>
          </w:p>
        </w:tc>
        <w:tc>
          <w:tcPr>
            <w:tcW w:w="1134" w:type="dxa"/>
            <w:shd w:val="clear" w:color="auto" w:fill="auto"/>
          </w:tcPr>
          <w:p w14:paraId="7D01A24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42BB29C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213E82B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62AAFD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5EA92F8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0 </w:t>
            </w:r>
          </w:p>
        </w:tc>
        <w:tc>
          <w:tcPr>
            <w:tcW w:w="993" w:type="dxa"/>
            <w:vAlign w:val="center"/>
          </w:tcPr>
          <w:p w14:paraId="1B927A6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D6ED27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F8D85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4CAA72F9" w14:textId="77777777" w:rsidTr="00B82A49">
        <w:trPr>
          <w:jc w:val="center"/>
        </w:trPr>
        <w:tc>
          <w:tcPr>
            <w:tcW w:w="988" w:type="dxa"/>
            <w:shd w:val="clear" w:color="auto" w:fill="auto"/>
            <w:vAlign w:val="center"/>
          </w:tcPr>
          <w:p w14:paraId="20BAB97B" w14:textId="77777777" w:rsidR="00F715D0" w:rsidRPr="00583926" w:rsidRDefault="00F715D0" w:rsidP="00B82A49">
            <w:pPr>
              <w:keepNext/>
              <w:keepLines/>
              <w:jc w:val="center"/>
              <w:rPr>
                <w:rFonts w:ascii="Arial" w:hAnsi="Arial"/>
                <w:sz w:val="18"/>
              </w:rPr>
            </w:pPr>
            <w:r w:rsidRPr="007A698D">
              <w:rPr>
                <w:rFonts w:ascii="Arial" w:hAnsi="Arial"/>
                <w:sz w:val="18"/>
              </w:rPr>
              <w:t>17</w:t>
            </w:r>
          </w:p>
        </w:tc>
        <w:tc>
          <w:tcPr>
            <w:tcW w:w="1134" w:type="dxa"/>
            <w:shd w:val="clear" w:color="auto" w:fill="auto"/>
          </w:tcPr>
          <w:p w14:paraId="366A645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2A987AC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36AC0DD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19B1B1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366B071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2FCC17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59801E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38DA97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4250F8E3" w14:textId="77777777" w:rsidTr="00B82A49">
        <w:trPr>
          <w:jc w:val="center"/>
        </w:trPr>
        <w:tc>
          <w:tcPr>
            <w:tcW w:w="988" w:type="dxa"/>
            <w:shd w:val="clear" w:color="auto" w:fill="auto"/>
            <w:vAlign w:val="center"/>
          </w:tcPr>
          <w:p w14:paraId="42099E43" w14:textId="77777777" w:rsidR="00F715D0" w:rsidRPr="007A698D" w:rsidRDefault="00F715D0" w:rsidP="00B82A49">
            <w:pPr>
              <w:keepNext/>
              <w:keepLines/>
              <w:jc w:val="center"/>
              <w:rPr>
                <w:rFonts w:ascii="Arial" w:hAnsi="Arial"/>
                <w:sz w:val="18"/>
              </w:rPr>
            </w:pPr>
            <w:r w:rsidRPr="00583926">
              <w:rPr>
                <w:rFonts w:ascii="Arial" w:hAnsi="Arial"/>
                <w:sz w:val="18"/>
              </w:rPr>
              <w:t>18</w:t>
            </w:r>
          </w:p>
        </w:tc>
        <w:tc>
          <w:tcPr>
            <w:tcW w:w="1134" w:type="dxa"/>
            <w:shd w:val="clear" w:color="auto" w:fill="auto"/>
          </w:tcPr>
          <w:p w14:paraId="0609481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2D1F1C0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1D822C0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25E0D8D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3DEAD1E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484183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AA1A26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5E08B6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2C6C4A5B" w14:textId="77777777" w:rsidTr="00B82A49">
        <w:trPr>
          <w:jc w:val="center"/>
        </w:trPr>
        <w:tc>
          <w:tcPr>
            <w:tcW w:w="988" w:type="dxa"/>
            <w:shd w:val="clear" w:color="auto" w:fill="auto"/>
            <w:vAlign w:val="center"/>
          </w:tcPr>
          <w:p w14:paraId="3768E9B7" w14:textId="77777777" w:rsidR="00F715D0" w:rsidRPr="00583926" w:rsidRDefault="00F715D0" w:rsidP="00B82A49">
            <w:pPr>
              <w:keepNext/>
              <w:keepLines/>
              <w:jc w:val="center"/>
              <w:rPr>
                <w:rFonts w:ascii="Arial" w:hAnsi="Arial"/>
                <w:sz w:val="18"/>
              </w:rPr>
            </w:pPr>
            <w:r w:rsidRPr="00583926">
              <w:rPr>
                <w:rFonts w:ascii="Arial" w:hAnsi="Arial"/>
                <w:sz w:val="18"/>
              </w:rPr>
              <w:t>19</w:t>
            </w:r>
          </w:p>
        </w:tc>
        <w:tc>
          <w:tcPr>
            <w:tcW w:w="1134" w:type="dxa"/>
            <w:shd w:val="clear" w:color="auto" w:fill="auto"/>
          </w:tcPr>
          <w:p w14:paraId="4EDAF5B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4112087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6BDC590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F51706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72515B0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361D3BD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A8E429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5E9C476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502B492B" w14:textId="77777777" w:rsidTr="00B82A49">
        <w:trPr>
          <w:jc w:val="center"/>
        </w:trPr>
        <w:tc>
          <w:tcPr>
            <w:tcW w:w="988" w:type="dxa"/>
            <w:shd w:val="clear" w:color="auto" w:fill="auto"/>
            <w:vAlign w:val="center"/>
          </w:tcPr>
          <w:p w14:paraId="516D5C46" w14:textId="77777777" w:rsidR="00F715D0" w:rsidRPr="00583926" w:rsidRDefault="00F715D0" w:rsidP="00B82A49">
            <w:pPr>
              <w:keepNext/>
              <w:keepLines/>
              <w:jc w:val="center"/>
              <w:rPr>
                <w:rFonts w:ascii="Arial" w:hAnsi="Arial"/>
                <w:sz w:val="18"/>
              </w:rPr>
            </w:pPr>
            <w:r w:rsidRPr="00583926">
              <w:rPr>
                <w:rFonts w:ascii="Arial" w:hAnsi="Arial"/>
                <w:sz w:val="18"/>
              </w:rPr>
              <w:t>20</w:t>
            </w:r>
          </w:p>
        </w:tc>
        <w:tc>
          <w:tcPr>
            <w:tcW w:w="1134" w:type="dxa"/>
            <w:shd w:val="clear" w:color="auto" w:fill="auto"/>
          </w:tcPr>
          <w:p w14:paraId="6B79D3C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3BBD634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6B96CF2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1395A04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6E33662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4E2477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37DBCEA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0692FE1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7164DAC4" w14:textId="77777777" w:rsidTr="00B82A49">
        <w:trPr>
          <w:jc w:val="center"/>
        </w:trPr>
        <w:tc>
          <w:tcPr>
            <w:tcW w:w="988" w:type="dxa"/>
            <w:shd w:val="clear" w:color="auto" w:fill="auto"/>
            <w:vAlign w:val="center"/>
          </w:tcPr>
          <w:p w14:paraId="27A2DE06" w14:textId="77777777" w:rsidR="00F715D0" w:rsidRPr="00583926" w:rsidRDefault="00F715D0" w:rsidP="00B82A49">
            <w:pPr>
              <w:keepNext/>
              <w:keepLines/>
              <w:jc w:val="center"/>
              <w:rPr>
                <w:rFonts w:ascii="Arial" w:hAnsi="Arial"/>
                <w:sz w:val="18"/>
              </w:rPr>
            </w:pPr>
            <w:r w:rsidRPr="00583926">
              <w:rPr>
                <w:rFonts w:ascii="Arial" w:hAnsi="Arial"/>
                <w:sz w:val="18"/>
              </w:rPr>
              <w:t>21</w:t>
            </w:r>
          </w:p>
        </w:tc>
        <w:tc>
          <w:tcPr>
            <w:tcW w:w="1134" w:type="dxa"/>
            <w:shd w:val="clear" w:color="auto" w:fill="auto"/>
          </w:tcPr>
          <w:p w14:paraId="2E2C592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766435B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7D6E329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7983EE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76B1C84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1D5C697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D47AE4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41F50F9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484999DF" w14:textId="77777777" w:rsidTr="00B82A49">
        <w:trPr>
          <w:jc w:val="center"/>
        </w:trPr>
        <w:tc>
          <w:tcPr>
            <w:tcW w:w="988" w:type="dxa"/>
            <w:shd w:val="clear" w:color="auto" w:fill="auto"/>
            <w:vAlign w:val="center"/>
          </w:tcPr>
          <w:p w14:paraId="45297E26" w14:textId="77777777" w:rsidR="00F715D0" w:rsidRPr="00583926" w:rsidRDefault="00F715D0" w:rsidP="00B82A49">
            <w:pPr>
              <w:keepNext/>
              <w:keepLines/>
              <w:jc w:val="center"/>
              <w:rPr>
                <w:rFonts w:ascii="Arial" w:hAnsi="Arial"/>
                <w:sz w:val="18"/>
              </w:rPr>
            </w:pPr>
            <w:r w:rsidRPr="00583926">
              <w:rPr>
                <w:rFonts w:ascii="Arial" w:hAnsi="Arial"/>
                <w:sz w:val="18"/>
              </w:rPr>
              <w:t>22</w:t>
            </w:r>
          </w:p>
        </w:tc>
        <w:tc>
          <w:tcPr>
            <w:tcW w:w="1134" w:type="dxa"/>
            <w:shd w:val="clear" w:color="auto" w:fill="auto"/>
          </w:tcPr>
          <w:p w14:paraId="63D955D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23BEF16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6F3EA24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50E5472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06E8761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1F06598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1A51A0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45E39EA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01168E03" w14:textId="77777777" w:rsidTr="00B82A49">
        <w:trPr>
          <w:jc w:val="center"/>
        </w:trPr>
        <w:tc>
          <w:tcPr>
            <w:tcW w:w="988" w:type="dxa"/>
            <w:shd w:val="clear" w:color="auto" w:fill="auto"/>
            <w:vAlign w:val="center"/>
          </w:tcPr>
          <w:p w14:paraId="4AA0E4DD" w14:textId="77777777" w:rsidR="00F715D0" w:rsidRPr="00583926" w:rsidRDefault="00F715D0" w:rsidP="00B82A49">
            <w:pPr>
              <w:keepNext/>
              <w:keepLines/>
              <w:jc w:val="center"/>
              <w:rPr>
                <w:rFonts w:ascii="Arial" w:hAnsi="Arial"/>
                <w:sz w:val="18"/>
              </w:rPr>
            </w:pPr>
            <w:r w:rsidRPr="00583926">
              <w:rPr>
                <w:rFonts w:ascii="Arial" w:hAnsi="Arial"/>
                <w:sz w:val="18"/>
              </w:rPr>
              <w:t>23</w:t>
            </w:r>
          </w:p>
        </w:tc>
        <w:tc>
          <w:tcPr>
            <w:tcW w:w="1134" w:type="dxa"/>
            <w:shd w:val="clear" w:color="auto" w:fill="auto"/>
          </w:tcPr>
          <w:p w14:paraId="1978DED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4D0A58F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103DAA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BE88AEB" w14:textId="77777777" w:rsidR="00F715D0" w:rsidRPr="000A76E0" w:rsidRDefault="00F715D0" w:rsidP="00B82A49">
            <w:pPr>
              <w:keepNext/>
              <w:keepLines/>
              <w:jc w:val="center"/>
              <w:rPr>
                <w:rFonts w:ascii="Arial" w:hAnsi="Arial"/>
                <w:color w:val="FF0000"/>
                <w:sz w:val="18"/>
                <w:u w:val="single"/>
              </w:rPr>
            </w:pPr>
            <w:r w:rsidRPr="00A71C8C">
              <w:rPr>
                <w:rFonts w:ascii="Arial" w:hAnsi="Arial"/>
                <w:color w:val="FF0000"/>
                <w:sz w:val="18"/>
                <w:highlight w:val="yellow"/>
                <w:u w:val="single"/>
              </w:rPr>
              <w:t>7,15,</w:t>
            </w:r>
            <w:r w:rsidRPr="000A76E0">
              <w:rPr>
                <w:rFonts w:ascii="Arial" w:hAnsi="Arial"/>
                <w:color w:val="FF0000"/>
                <w:sz w:val="18"/>
                <w:u w:val="single"/>
              </w:rPr>
              <w:t>23,31,39</w:t>
            </w:r>
          </w:p>
        </w:tc>
        <w:tc>
          <w:tcPr>
            <w:tcW w:w="594" w:type="dxa"/>
            <w:shd w:val="clear" w:color="auto" w:fill="auto"/>
            <w:vAlign w:val="center"/>
          </w:tcPr>
          <w:p w14:paraId="1326271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39B5C53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D5C9DF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3525AAC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15F0656E" w14:textId="77777777" w:rsidTr="00B82A49">
        <w:trPr>
          <w:jc w:val="center"/>
        </w:trPr>
        <w:tc>
          <w:tcPr>
            <w:tcW w:w="988" w:type="dxa"/>
            <w:shd w:val="clear" w:color="auto" w:fill="auto"/>
            <w:vAlign w:val="center"/>
          </w:tcPr>
          <w:p w14:paraId="5952AF27" w14:textId="77777777" w:rsidR="00F715D0" w:rsidRPr="00583926" w:rsidRDefault="00F715D0" w:rsidP="00B82A49">
            <w:pPr>
              <w:keepNext/>
              <w:keepLines/>
              <w:jc w:val="center"/>
              <w:rPr>
                <w:rFonts w:ascii="Arial" w:hAnsi="Arial"/>
                <w:sz w:val="18"/>
              </w:rPr>
            </w:pPr>
            <w:r w:rsidRPr="00583926">
              <w:rPr>
                <w:rFonts w:ascii="Arial" w:hAnsi="Arial"/>
                <w:sz w:val="18"/>
              </w:rPr>
              <w:t>24</w:t>
            </w:r>
          </w:p>
        </w:tc>
        <w:tc>
          <w:tcPr>
            <w:tcW w:w="1134" w:type="dxa"/>
            <w:shd w:val="clear" w:color="auto" w:fill="auto"/>
          </w:tcPr>
          <w:p w14:paraId="54164F7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76F4A8C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22FAEA5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EFD4A7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61DE9C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649D71F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72B182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B4A8C2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3C890451" w14:textId="77777777" w:rsidTr="00B82A49">
        <w:trPr>
          <w:jc w:val="center"/>
        </w:trPr>
        <w:tc>
          <w:tcPr>
            <w:tcW w:w="988" w:type="dxa"/>
            <w:shd w:val="clear" w:color="auto" w:fill="auto"/>
            <w:vAlign w:val="center"/>
          </w:tcPr>
          <w:p w14:paraId="426FE096" w14:textId="77777777" w:rsidR="00F715D0" w:rsidRPr="00583926" w:rsidRDefault="00F715D0" w:rsidP="00B82A49">
            <w:pPr>
              <w:keepNext/>
              <w:keepLines/>
              <w:jc w:val="center"/>
              <w:rPr>
                <w:rFonts w:ascii="Arial" w:hAnsi="Arial"/>
                <w:sz w:val="18"/>
              </w:rPr>
            </w:pPr>
            <w:r w:rsidRPr="00583926">
              <w:rPr>
                <w:rFonts w:ascii="Arial" w:hAnsi="Arial"/>
                <w:sz w:val="18"/>
              </w:rPr>
              <w:t>25</w:t>
            </w:r>
          </w:p>
        </w:tc>
        <w:tc>
          <w:tcPr>
            <w:tcW w:w="1134" w:type="dxa"/>
            <w:shd w:val="clear" w:color="auto" w:fill="auto"/>
          </w:tcPr>
          <w:p w14:paraId="5907BA1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vAlign w:val="center"/>
          </w:tcPr>
          <w:p w14:paraId="187B489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4C9CBE3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343948E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14AD828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5F74737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117F807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36F367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0810FD68" w14:textId="77777777" w:rsidTr="00B82A49">
        <w:trPr>
          <w:jc w:val="center"/>
        </w:trPr>
        <w:tc>
          <w:tcPr>
            <w:tcW w:w="988" w:type="dxa"/>
            <w:shd w:val="clear" w:color="auto" w:fill="auto"/>
          </w:tcPr>
          <w:p w14:paraId="6F775AC9" w14:textId="77777777" w:rsidR="00F715D0" w:rsidRPr="00583926" w:rsidRDefault="00F715D0" w:rsidP="00B82A49">
            <w:pPr>
              <w:keepNext/>
              <w:keepLines/>
              <w:jc w:val="center"/>
              <w:rPr>
                <w:rFonts w:ascii="Arial" w:hAnsi="Arial"/>
                <w:sz w:val="18"/>
              </w:rPr>
            </w:pPr>
            <w:r>
              <w:rPr>
                <w:rFonts w:ascii="Arial" w:hAnsi="Arial"/>
                <w:sz w:val="18"/>
              </w:rPr>
              <w:t>26</w:t>
            </w:r>
          </w:p>
        </w:tc>
        <w:tc>
          <w:tcPr>
            <w:tcW w:w="1134" w:type="dxa"/>
            <w:shd w:val="clear" w:color="auto" w:fill="auto"/>
          </w:tcPr>
          <w:p w14:paraId="50E2B62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tcPr>
          <w:p w14:paraId="2473983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tcPr>
          <w:p w14:paraId="01A354D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tcPr>
          <w:p w14:paraId="71FA944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13,14,15, 29,30,31,37,38,39</w:t>
            </w:r>
          </w:p>
        </w:tc>
        <w:tc>
          <w:tcPr>
            <w:tcW w:w="594" w:type="dxa"/>
            <w:shd w:val="clear" w:color="auto" w:fill="auto"/>
          </w:tcPr>
          <w:p w14:paraId="3517F96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tcPr>
          <w:p w14:paraId="73C8E3D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CD900F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2C06485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3A5D128E" w14:textId="77777777" w:rsidTr="00B82A49">
        <w:trPr>
          <w:jc w:val="center"/>
        </w:trPr>
        <w:tc>
          <w:tcPr>
            <w:tcW w:w="988" w:type="dxa"/>
            <w:shd w:val="clear" w:color="auto" w:fill="auto"/>
          </w:tcPr>
          <w:p w14:paraId="0ED6382E" w14:textId="77777777" w:rsidR="00F715D0" w:rsidRDefault="00F715D0" w:rsidP="00B82A49">
            <w:pPr>
              <w:keepNext/>
              <w:keepLines/>
              <w:jc w:val="center"/>
              <w:rPr>
                <w:rFonts w:ascii="Arial" w:hAnsi="Arial"/>
                <w:sz w:val="18"/>
              </w:rPr>
            </w:pPr>
            <w:r>
              <w:rPr>
                <w:rFonts w:ascii="Arial" w:hAnsi="Arial"/>
                <w:sz w:val="18"/>
              </w:rPr>
              <w:t>27</w:t>
            </w:r>
          </w:p>
        </w:tc>
        <w:tc>
          <w:tcPr>
            <w:tcW w:w="1134" w:type="dxa"/>
            <w:shd w:val="clear" w:color="auto" w:fill="auto"/>
          </w:tcPr>
          <w:p w14:paraId="4B35F56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tcPr>
          <w:p w14:paraId="70156A0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tcPr>
          <w:p w14:paraId="009286E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c>
          <w:tcPr>
            <w:tcW w:w="2524" w:type="dxa"/>
            <w:shd w:val="clear" w:color="auto" w:fill="auto"/>
          </w:tcPr>
          <w:p w14:paraId="104E5AC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tcPr>
          <w:p w14:paraId="28FE799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458B524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0CE0941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E9E4F8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55279ABB" w14:textId="77777777" w:rsidTr="00B82A49">
        <w:trPr>
          <w:jc w:val="center"/>
        </w:trPr>
        <w:tc>
          <w:tcPr>
            <w:tcW w:w="988" w:type="dxa"/>
            <w:shd w:val="clear" w:color="auto" w:fill="auto"/>
          </w:tcPr>
          <w:p w14:paraId="1F9DB3BF" w14:textId="77777777" w:rsidR="00F715D0" w:rsidRDefault="00F715D0" w:rsidP="00B82A49">
            <w:pPr>
              <w:keepNext/>
              <w:keepLines/>
              <w:jc w:val="center"/>
              <w:rPr>
                <w:rFonts w:ascii="Arial" w:hAnsi="Arial"/>
                <w:sz w:val="18"/>
              </w:rPr>
            </w:pPr>
            <w:r>
              <w:rPr>
                <w:rFonts w:ascii="Arial" w:hAnsi="Arial"/>
                <w:sz w:val="18"/>
              </w:rPr>
              <w:t>CMCC</w:t>
            </w:r>
          </w:p>
        </w:tc>
        <w:tc>
          <w:tcPr>
            <w:tcW w:w="1134" w:type="dxa"/>
            <w:shd w:val="clear" w:color="auto" w:fill="auto"/>
          </w:tcPr>
          <w:p w14:paraId="000557E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w:t>
            </w:r>
          </w:p>
        </w:tc>
        <w:tc>
          <w:tcPr>
            <w:tcW w:w="708" w:type="dxa"/>
            <w:shd w:val="clear" w:color="auto" w:fill="auto"/>
          </w:tcPr>
          <w:p w14:paraId="680A885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tcPr>
          <w:p w14:paraId="771C833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tcPr>
          <w:p w14:paraId="1BE38D82" w14:textId="77777777" w:rsidR="00F715D0" w:rsidRPr="000A76E0" w:rsidRDefault="00F715D0" w:rsidP="00B82A49">
            <w:pPr>
              <w:keepNext/>
              <w:keepLines/>
              <w:jc w:val="center"/>
              <w:rPr>
                <w:rFonts w:ascii="Arial" w:hAnsi="Arial"/>
                <w:color w:val="FF0000"/>
                <w:sz w:val="18"/>
                <w:u w:val="single"/>
              </w:rPr>
            </w:pPr>
            <w:r>
              <w:rPr>
                <w:rFonts w:ascii="Arial" w:hAnsi="Arial" w:cs="Arial"/>
                <w:color w:val="FF0000"/>
                <w:sz w:val="18"/>
                <w:szCs w:val="18"/>
                <w:u w:val="single"/>
                <w:shd w:val="clear" w:color="auto" w:fill="FFFF00"/>
              </w:rPr>
              <w:t>7,15,</w:t>
            </w:r>
            <w:r w:rsidRPr="00204F94">
              <w:rPr>
                <w:rFonts w:ascii="Arial" w:hAnsi="Arial" w:cs="Arial"/>
                <w:color w:val="FF0000"/>
                <w:sz w:val="18"/>
                <w:szCs w:val="18"/>
                <w:highlight w:val="yellow"/>
                <w:u w:val="single"/>
                <w:shd w:val="clear" w:color="auto" w:fill="FFFFFF"/>
              </w:rPr>
              <w:t>23,31,39</w:t>
            </w:r>
            <w:r>
              <w:rPr>
                <w:rFonts w:ascii="Arial" w:hAnsi="Arial" w:cs="Arial"/>
                <w:color w:val="FF0000"/>
                <w:sz w:val="18"/>
                <w:szCs w:val="18"/>
                <w:u w:val="single"/>
                <w:shd w:val="clear" w:color="auto" w:fill="FFFFFF"/>
              </w:rPr>
              <w:t xml:space="preserve"> </w:t>
            </w:r>
            <w:r w:rsidRPr="00204F94">
              <w:rPr>
                <w:rFonts w:ascii="Arial" w:hAnsi="Arial" w:cs="Arial"/>
                <w:color w:val="FF0000"/>
                <w:sz w:val="18"/>
                <w:szCs w:val="18"/>
                <w:highlight w:val="yellow"/>
                <w:u w:val="single"/>
                <w:shd w:val="clear" w:color="auto" w:fill="FFFFFF"/>
              </w:rPr>
              <w:t>or</w:t>
            </w:r>
            <w:r w:rsidRPr="00204F94">
              <w:rPr>
                <w:rFonts w:ascii="Arial" w:hAnsi="Arial"/>
                <w:color w:val="FF0000"/>
                <w:sz w:val="18"/>
                <w:highlight w:val="yellow"/>
                <w:u w:val="single"/>
              </w:rPr>
              <w:t xml:space="preserve"> 9,11,13</w:t>
            </w:r>
          </w:p>
        </w:tc>
        <w:tc>
          <w:tcPr>
            <w:tcW w:w="594" w:type="dxa"/>
            <w:shd w:val="clear" w:color="auto" w:fill="auto"/>
          </w:tcPr>
          <w:p w14:paraId="03B87FA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tcPr>
          <w:p w14:paraId="58070CA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217E3A3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028C230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76E90094" w14:textId="77777777" w:rsidTr="00B82A49">
        <w:trPr>
          <w:jc w:val="center"/>
        </w:trPr>
        <w:tc>
          <w:tcPr>
            <w:tcW w:w="988" w:type="dxa"/>
            <w:shd w:val="clear" w:color="auto" w:fill="auto"/>
            <w:vAlign w:val="center"/>
          </w:tcPr>
          <w:p w14:paraId="6B67C8B5" w14:textId="77777777" w:rsidR="00F715D0" w:rsidRDefault="00F715D0" w:rsidP="00B82A49">
            <w:pPr>
              <w:keepNext/>
              <w:keepLines/>
              <w:jc w:val="center"/>
              <w:rPr>
                <w:rFonts w:ascii="Arial" w:hAnsi="Arial"/>
                <w:sz w:val="18"/>
              </w:rPr>
            </w:pPr>
            <w:r w:rsidRPr="00142A41">
              <w:rPr>
                <w:rFonts w:ascii="Arial" w:hAnsi="Arial"/>
                <w:sz w:val="18"/>
              </w:rPr>
              <w:t>0</w:t>
            </w:r>
          </w:p>
        </w:tc>
        <w:tc>
          <w:tcPr>
            <w:tcW w:w="1134" w:type="dxa"/>
            <w:shd w:val="clear" w:color="auto" w:fill="auto"/>
            <w:vAlign w:val="center"/>
          </w:tcPr>
          <w:p w14:paraId="078BB14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151BDAD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8A8185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3BB9DF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1FA737E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6D18CE2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BAA305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6 </w:t>
            </w:r>
          </w:p>
        </w:tc>
        <w:tc>
          <w:tcPr>
            <w:tcW w:w="1270" w:type="dxa"/>
          </w:tcPr>
          <w:p w14:paraId="7B0E83F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921DA48" w14:textId="77777777" w:rsidTr="00B82A49">
        <w:trPr>
          <w:jc w:val="center"/>
        </w:trPr>
        <w:tc>
          <w:tcPr>
            <w:tcW w:w="988" w:type="dxa"/>
            <w:shd w:val="clear" w:color="auto" w:fill="auto"/>
            <w:vAlign w:val="center"/>
          </w:tcPr>
          <w:p w14:paraId="63C81EFB" w14:textId="77777777" w:rsidR="00F715D0" w:rsidRDefault="00F715D0" w:rsidP="00B82A49">
            <w:pPr>
              <w:keepNext/>
              <w:keepLines/>
              <w:jc w:val="center"/>
              <w:rPr>
                <w:rFonts w:ascii="Arial" w:hAnsi="Arial"/>
                <w:sz w:val="18"/>
              </w:rPr>
            </w:pPr>
            <w:r w:rsidRPr="00142A41">
              <w:rPr>
                <w:rFonts w:ascii="Arial" w:hAnsi="Arial"/>
                <w:sz w:val="18"/>
              </w:rPr>
              <w:t>1</w:t>
            </w:r>
          </w:p>
        </w:tc>
        <w:tc>
          <w:tcPr>
            <w:tcW w:w="1134" w:type="dxa"/>
            <w:shd w:val="clear" w:color="auto" w:fill="auto"/>
          </w:tcPr>
          <w:p w14:paraId="0F596EB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74F8E25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B0FA2C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1E4ACA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6CC0158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2007935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5DAD728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6210C9F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1D720D8A" w14:textId="77777777" w:rsidTr="00B82A49">
        <w:trPr>
          <w:jc w:val="center"/>
        </w:trPr>
        <w:tc>
          <w:tcPr>
            <w:tcW w:w="988" w:type="dxa"/>
            <w:shd w:val="clear" w:color="auto" w:fill="auto"/>
            <w:vAlign w:val="center"/>
          </w:tcPr>
          <w:p w14:paraId="62BFE128" w14:textId="77777777" w:rsidR="00F715D0" w:rsidRPr="00142A41" w:rsidRDefault="00F715D0" w:rsidP="00B82A49">
            <w:pPr>
              <w:keepNext/>
              <w:keepLines/>
              <w:jc w:val="center"/>
              <w:rPr>
                <w:rFonts w:ascii="Arial" w:hAnsi="Arial"/>
                <w:sz w:val="18"/>
              </w:rPr>
            </w:pPr>
            <w:r w:rsidRPr="001A6AC5">
              <w:rPr>
                <w:rFonts w:ascii="Arial" w:hAnsi="Arial"/>
                <w:sz w:val="18"/>
              </w:rPr>
              <w:t>2</w:t>
            </w:r>
          </w:p>
        </w:tc>
        <w:tc>
          <w:tcPr>
            <w:tcW w:w="1134" w:type="dxa"/>
            <w:shd w:val="clear" w:color="auto" w:fill="auto"/>
          </w:tcPr>
          <w:p w14:paraId="762DB60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52AD76C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3B34FF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10EB69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5C801AE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399595A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2 </w:t>
            </w:r>
          </w:p>
        </w:tc>
        <w:tc>
          <w:tcPr>
            <w:tcW w:w="1270" w:type="dxa"/>
            <w:vAlign w:val="center"/>
          </w:tcPr>
          <w:p w14:paraId="3A9AA07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590B316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0F99775E" w14:textId="77777777" w:rsidTr="00B82A49">
        <w:trPr>
          <w:jc w:val="center"/>
        </w:trPr>
        <w:tc>
          <w:tcPr>
            <w:tcW w:w="988" w:type="dxa"/>
            <w:shd w:val="clear" w:color="auto" w:fill="auto"/>
            <w:vAlign w:val="center"/>
          </w:tcPr>
          <w:p w14:paraId="3B7E1C8F" w14:textId="77777777" w:rsidR="00F715D0" w:rsidRPr="001A6AC5" w:rsidRDefault="00F715D0" w:rsidP="00B82A49">
            <w:pPr>
              <w:keepNext/>
              <w:keepLines/>
              <w:jc w:val="center"/>
              <w:rPr>
                <w:rFonts w:ascii="Arial" w:hAnsi="Arial"/>
                <w:sz w:val="18"/>
              </w:rPr>
            </w:pPr>
            <w:r w:rsidRPr="00142A41">
              <w:rPr>
                <w:rFonts w:ascii="Arial" w:hAnsi="Arial"/>
                <w:sz w:val="18"/>
              </w:rPr>
              <w:t>3</w:t>
            </w:r>
          </w:p>
        </w:tc>
        <w:tc>
          <w:tcPr>
            <w:tcW w:w="1134" w:type="dxa"/>
            <w:shd w:val="clear" w:color="auto" w:fill="auto"/>
          </w:tcPr>
          <w:p w14:paraId="701A60F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3F075E8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8C1C5F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CD58B8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24,29,34,39</w:t>
            </w:r>
          </w:p>
        </w:tc>
        <w:tc>
          <w:tcPr>
            <w:tcW w:w="594" w:type="dxa"/>
            <w:shd w:val="clear" w:color="auto" w:fill="auto"/>
            <w:vAlign w:val="center"/>
          </w:tcPr>
          <w:p w14:paraId="07565CE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173635B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15B6E79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24DEBA3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DE59521" w14:textId="77777777" w:rsidTr="00B82A49">
        <w:trPr>
          <w:jc w:val="center"/>
        </w:trPr>
        <w:tc>
          <w:tcPr>
            <w:tcW w:w="988" w:type="dxa"/>
            <w:shd w:val="clear" w:color="auto" w:fill="auto"/>
            <w:vAlign w:val="center"/>
          </w:tcPr>
          <w:p w14:paraId="0D84FFE8" w14:textId="77777777" w:rsidR="00F715D0" w:rsidRPr="00142A41" w:rsidRDefault="00F715D0" w:rsidP="00B82A49">
            <w:pPr>
              <w:keepNext/>
              <w:keepLines/>
              <w:jc w:val="center"/>
              <w:rPr>
                <w:rFonts w:ascii="Arial" w:hAnsi="Arial"/>
                <w:sz w:val="18"/>
              </w:rPr>
            </w:pPr>
            <w:r w:rsidRPr="00142A41">
              <w:rPr>
                <w:rFonts w:ascii="Arial" w:hAnsi="Arial"/>
                <w:sz w:val="18"/>
              </w:rPr>
              <w:t>4</w:t>
            </w:r>
          </w:p>
        </w:tc>
        <w:tc>
          <w:tcPr>
            <w:tcW w:w="1134" w:type="dxa"/>
            <w:shd w:val="clear" w:color="auto" w:fill="auto"/>
          </w:tcPr>
          <w:p w14:paraId="425A27F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17BB3F6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57B95F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134751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17,19,37,39</w:t>
            </w:r>
          </w:p>
        </w:tc>
        <w:tc>
          <w:tcPr>
            <w:tcW w:w="594" w:type="dxa"/>
            <w:shd w:val="clear" w:color="auto" w:fill="auto"/>
            <w:vAlign w:val="center"/>
          </w:tcPr>
          <w:p w14:paraId="047C460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2E97323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96E403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15A389A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4E6162F3" w14:textId="77777777" w:rsidTr="00B82A49">
        <w:trPr>
          <w:jc w:val="center"/>
        </w:trPr>
        <w:tc>
          <w:tcPr>
            <w:tcW w:w="988" w:type="dxa"/>
            <w:shd w:val="clear" w:color="auto" w:fill="auto"/>
            <w:vAlign w:val="center"/>
          </w:tcPr>
          <w:p w14:paraId="2B96E051" w14:textId="77777777" w:rsidR="00F715D0" w:rsidRPr="00142A41" w:rsidRDefault="00F715D0" w:rsidP="00B82A49">
            <w:pPr>
              <w:keepNext/>
              <w:keepLines/>
              <w:jc w:val="center"/>
              <w:rPr>
                <w:rFonts w:ascii="Arial" w:hAnsi="Arial"/>
                <w:sz w:val="18"/>
              </w:rPr>
            </w:pPr>
            <w:r w:rsidRPr="00142A41">
              <w:rPr>
                <w:rFonts w:ascii="Arial" w:hAnsi="Arial"/>
                <w:sz w:val="18"/>
              </w:rPr>
              <w:t>5</w:t>
            </w:r>
          </w:p>
        </w:tc>
        <w:tc>
          <w:tcPr>
            <w:tcW w:w="1134" w:type="dxa"/>
            <w:shd w:val="clear" w:color="auto" w:fill="auto"/>
          </w:tcPr>
          <w:p w14:paraId="5628484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6269EF9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51929E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168752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19,39</w:t>
            </w:r>
          </w:p>
        </w:tc>
        <w:tc>
          <w:tcPr>
            <w:tcW w:w="594" w:type="dxa"/>
            <w:shd w:val="clear" w:color="auto" w:fill="auto"/>
            <w:vAlign w:val="center"/>
          </w:tcPr>
          <w:p w14:paraId="1F633FE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3D970F2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72D442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4E9BE9B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1ACEDE4B" w14:textId="77777777" w:rsidTr="00B82A49">
        <w:trPr>
          <w:jc w:val="center"/>
        </w:trPr>
        <w:tc>
          <w:tcPr>
            <w:tcW w:w="988" w:type="dxa"/>
            <w:shd w:val="clear" w:color="auto" w:fill="auto"/>
            <w:vAlign w:val="center"/>
          </w:tcPr>
          <w:p w14:paraId="091DE5D6" w14:textId="77777777" w:rsidR="00F715D0" w:rsidRPr="00142A41" w:rsidRDefault="00F715D0" w:rsidP="00B82A49">
            <w:pPr>
              <w:keepNext/>
              <w:keepLines/>
              <w:jc w:val="center"/>
              <w:rPr>
                <w:rFonts w:ascii="Arial" w:hAnsi="Arial"/>
                <w:sz w:val="18"/>
              </w:rPr>
            </w:pPr>
            <w:r w:rsidRPr="001A6AC5">
              <w:rPr>
                <w:rFonts w:ascii="Arial" w:hAnsi="Arial"/>
                <w:sz w:val="18"/>
              </w:rPr>
              <w:t>6</w:t>
            </w:r>
          </w:p>
        </w:tc>
        <w:tc>
          <w:tcPr>
            <w:tcW w:w="1134" w:type="dxa"/>
            <w:shd w:val="clear" w:color="auto" w:fill="auto"/>
          </w:tcPr>
          <w:p w14:paraId="5B07094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37FAB32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7B8471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38B5E3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74A98A2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2725691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613D3AF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050B3A7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4BC7A9EC" w14:textId="77777777" w:rsidTr="00B82A49">
        <w:trPr>
          <w:jc w:val="center"/>
        </w:trPr>
        <w:tc>
          <w:tcPr>
            <w:tcW w:w="988" w:type="dxa"/>
            <w:shd w:val="clear" w:color="auto" w:fill="auto"/>
            <w:vAlign w:val="center"/>
          </w:tcPr>
          <w:p w14:paraId="0D32AEC7" w14:textId="77777777" w:rsidR="00F715D0" w:rsidRPr="001A6AC5" w:rsidRDefault="00F715D0" w:rsidP="00B82A49">
            <w:pPr>
              <w:keepNext/>
              <w:keepLines/>
              <w:jc w:val="center"/>
              <w:rPr>
                <w:rFonts w:ascii="Arial" w:hAnsi="Arial"/>
                <w:sz w:val="18"/>
              </w:rPr>
            </w:pPr>
            <w:r w:rsidRPr="00142A41">
              <w:rPr>
                <w:rFonts w:ascii="Arial" w:hAnsi="Arial"/>
                <w:sz w:val="18"/>
              </w:rPr>
              <w:t>7</w:t>
            </w:r>
          </w:p>
        </w:tc>
        <w:tc>
          <w:tcPr>
            <w:tcW w:w="1134" w:type="dxa"/>
            <w:shd w:val="clear" w:color="auto" w:fill="auto"/>
          </w:tcPr>
          <w:p w14:paraId="6C67BF5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6325400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716467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C9997E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0,1,2,…,39</w:t>
            </w:r>
          </w:p>
        </w:tc>
        <w:tc>
          <w:tcPr>
            <w:tcW w:w="594" w:type="dxa"/>
            <w:shd w:val="clear" w:color="auto" w:fill="auto"/>
            <w:vAlign w:val="center"/>
          </w:tcPr>
          <w:p w14:paraId="4B66130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25F4A24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50324A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4A151B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2A6A31B8" w14:textId="77777777" w:rsidTr="00B82A49">
        <w:trPr>
          <w:jc w:val="center"/>
        </w:trPr>
        <w:tc>
          <w:tcPr>
            <w:tcW w:w="988" w:type="dxa"/>
            <w:shd w:val="clear" w:color="auto" w:fill="auto"/>
            <w:vAlign w:val="center"/>
          </w:tcPr>
          <w:p w14:paraId="45CEAC88" w14:textId="77777777" w:rsidR="00F715D0" w:rsidRPr="00142A41" w:rsidRDefault="00F715D0" w:rsidP="00B82A49">
            <w:pPr>
              <w:keepNext/>
              <w:keepLines/>
              <w:jc w:val="center"/>
              <w:rPr>
                <w:rFonts w:ascii="Arial" w:hAnsi="Arial"/>
                <w:sz w:val="18"/>
              </w:rPr>
            </w:pPr>
            <w:r w:rsidRPr="007A698D">
              <w:rPr>
                <w:rFonts w:ascii="Arial" w:hAnsi="Arial"/>
                <w:sz w:val="18"/>
              </w:rPr>
              <w:t>8</w:t>
            </w:r>
          </w:p>
        </w:tc>
        <w:tc>
          <w:tcPr>
            <w:tcW w:w="1134" w:type="dxa"/>
            <w:shd w:val="clear" w:color="auto" w:fill="auto"/>
          </w:tcPr>
          <w:p w14:paraId="24BDC98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1FE91E0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4D30DDA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6B4794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349E882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40DAA38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1EBF431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2A7D77D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8315507" w14:textId="77777777" w:rsidTr="00B82A49">
        <w:trPr>
          <w:jc w:val="center"/>
        </w:trPr>
        <w:tc>
          <w:tcPr>
            <w:tcW w:w="988" w:type="dxa"/>
            <w:shd w:val="clear" w:color="auto" w:fill="auto"/>
            <w:vAlign w:val="center"/>
          </w:tcPr>
          <w:p w14:paraId="47021A70" w14:textId="77777777" w:rsidR="00F715D0" w:rsidRPr="007A698D" w:rsidRDefault="00F715D0" w:rsidP="00B82A49">
            <w:pPr>
              <w:keepNext/>
              <w:keepLines/>
              <w:jc w:val="center"/>
              <w:rPr>
                <w:rFonts w:ascii="Arial" w:hAnsi="Arial"/>
                <w:sz w:val="18"/>
              </w:rPr>
            </w:pPr>
            <w:r w:rsidRPr="007A698D">
              <w:rPr>
                <w:rFonts w:ascii="Arial" w:hAnsi="Arial"/>
                <w:sz w:val="18"/>
              </w:rPr>
              <w:t>9</w:t>
            </w:r>
          </w:p>
        </w:tc>
        <w:tc>
          <w:tcPr>
            <w:tcW w:w="1134" w:type="dxa"/>
            <w:shd w:val="clear" w:color="auto" w:fill="auto"/>
          </w:tcPr>
          <w:p w14:paraId="36BD162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0F088DD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56376F7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7BBFEB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7226E40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5906D9E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6E33CD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06A161C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0508F481" w14:textId="77777777" w:rsidTr="00B82A49">
        <w:trPr>
          <w:jc w:val="center"/>
        </w:trPr>
        <w:tc>
          <w:tcPr>
            <w:tcW w:w="988" w:type="dxa"/>
            <w:shd w:val="clear" w:color="auto" w:fill="auto"/>
            <w:vAlign w:val="center"/>
          </w:tcPr>
          <w:p w14:paraId="1797D4CC" w14:textId="77777777" w:rsidR="00F715D0" w:rsidRPr="007A698D" w:rsidRDefault="00F715D0" w:rsidP="00B82A49">
            <w:pPr>
              <w:keepNext/>
              <w:keepLines/>
              <w:jc w:val="center"/>
              <w:rPr>
                <w:rFonts w:ascii="Arial" w:hAnsi="Arial"/>
                <w:sz w:val="18"/>
              </w:rPr>
            </w:pPr>
            <w:r w:rsidRPr="007A698D">
              <w:rPr>
                <w:rFonts w:ascii="Arial" w:hAnsi="Arial"/>
                <w:sz w:val="18"/>
              </w:rPr>
              <w:t>10</w:t>
            </w:r>
          </w:p>
        </w:tc>
        <w:tc>
          <w:tcPr>
            <w:tcW w:w="1134" w:type="dxa"/>
            <w:shd w:val="clear" w:color="auto" w:fill="auto"/>
          </w:tcPr>
          <w:p w14:paraId="36CB554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31933CF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897989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AC5BB2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3EA9F9B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19DE025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50D0FD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11264A9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611CAC49" w14:textId="77777777" w:rsidTr="00B82A49">
        <w:trPr>
          <w:jc w:val="center"/>
        </w:trPr>
        <w:tc>
          <w:tcPr>
            <w:tcW w:w="988" w:type="dxa"/>
            <w:shd w:val="clear" w:color="auto" w:fill="auto"/>
            <w:vAlign w:val="center"/>
          </w:tcPr>
          <w:p w14:paraId="4398A452" w14:textId="77777777" w:rsidR="00F715D0" w:rsidRPr="007A698D" w:rsidRDefault="00F715D0" w:rsidP="00B82A49">
            <w:pPr>
              <w:keepNext/>
              <w:keepLines/>
              <w:jc w:val="center"/>
              <w:rPr>
                <w:rFonts w:ascii="Arial" w:hAnsi="Arial"/>
                <w:sz w:val="18"/>
              </w:rPr>
            </w:pPr>
            <w:r w:rsidRPr="007A698D">
              <w:rPr>
                <w:rFonts w:ascii="Arial" w:hAnsi="Arial"/>
                <w:sz w:val="18"/>
              </w:rPr>
              <w:t>11</w:t>
            </w:r>
          </w:p>
        </w:tc>
        <w:tc>
          <w:tcPr>
            <w:tcW w:w="1134" w:type="dxa"/>
            <w:shd w:val="clear" w:color="auto" w:fill="auto"/>
          </w:tcPr>
          <w:p w14:paraId="51E4C51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506AD5E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D9C0B9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675FE3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07A76E9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3D493C3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D97E2C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06E382C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B478C0A" w14:textId="77777777" w:rsidTr="00B82A49">
        <w:trPr>
          <w:jc w:val="center"/>
        </w:trPr>
        <w:tc>
          <w:tcPr>
            <w:tcW w:w="988" w:type="dxa"/>
            <w:shd w:val="clear" w:color="auto" w:fill="auto"/>
            <w:vAlign w:val="center"/>
          </w:tcPr>
          <w:p w14:paraId="240A5BDD" w14:textId="77777777" w:rsidR="00F715D0" w:rsidRPr="007A698D" w:rsidRDefault="00F715D0" w:rsidP="00B82A49">
            <w:pPr>
              <w:keepNext/>
              <w:keepLines/>
              <w:jc w:val="center"/>
              <w:rPr>
                <w:rFonts w:ascii="Arial" w:hAnsi="Arial"/>
                <w:sz w:val="18"/>
              </w:rPr>
            </w:pPr>
            <w:r w:rsidRPr="007A698D">
              <w:rPr>
                <w:rFonts w:ascii="Arial" w:hAnsi="Arial"/>
                <w:sz w:val="18"/>
              </w:rPr>
              <w:t>12</w:t>
            </w:r>
          </w:p>
        </w:tc>
        <w:tc>
          <w:tcPr>
            <w:tcW w:w="1134" w:type="dxa"/>
            <w:shd w:val="clear" w:color="auto" w:fill="auto"/>
          </w:tcPr>
          <w:p w14:paraId="3C7303F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236C6DB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1BA659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6D836B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1,3,5,7,…,37,39</w:t>
            </w:r>
          </w:p>
        </w:tc>
        <w:tc>
          <w:tcPr>
            <w:tcW w:w="594" w:type="dxa"/>
            <w:shd w:val="clear" w:color="auto" w:fill="auto"/>
            <w:vAlign w:val="center"/>
          </w:tcPr>
          <w:p w14:paraId="1FB7AA5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tcPr>
          <w:p w14:paraId="640E138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0B1133E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2E00444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1460CB6" w14:textId="77777777" w:rsidTr="00B82A49">
        <w:trPr>
          <w:jc w:val="center"/>
        </w:trPr>
        <w:tc>
          <w:tcPr>
            <w:tcW w:w="988" w:type="dxa"/>
            <w:shd w:val="clear" w:color="auto" w:fill="auto"/>
            <w:vAlign w:val="center"/>
          </w:tcPr>
          <w:p w14:paraId="62D44355" w14:textId="77777777" w:rsidR="00F715D0" w:rsidRPr="007A698D" w:rsidRDefault="00F715D0" w:rsidP="00B82A49">
            <w:pPr>
              <w:keepNext/>
              <w:keepLines/>
              <w:jc w:val="center"/>
              <w:rPr>
                <w:rFonts w:ascii="Arial" w:hAnsi="Arial"/>
                <w:sz w:val="18"/>
              </w:rPr>
            </w:pPr>
            <w:r w:rsidRPr="007A698D">
              <w:rPr>
                <w:rFonts w:ascii="Arial" w:hAnsi="Arial"/>
                <w:sz w:val="18"/>
              </w:rPr>
              <w:t>13</w:t>
            </w:r>
          </w:p>
        </w:tc>
        <w:tc>
          <w:tcPr>
            <w:tcW w:w="1134" w:type="dxa"/>
            <w:shd w:val="clear" w:color="auto" w:fill="auto"/>
          </w:tcPr>
          <w:p w14:paraId="0427FCB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0D1663A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EF9C47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EF348B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3,5,7</w:t>
            </w:r>
          </w:p>
        </w:tc>
        <w:tc>
          <w:tcPr>
            <w:tcW w:w="594" w:type="dxa"/>
            <w:shd w:val="clear" w:color="auto" w:fill="auto"/>
            <w:vAlign w:val="center"/>
          </w:tcPr>
          <w:p w14:paraId="163AABB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tcPr>
          <w:p w14:paraId="63DA6DA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DACDE1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7BD18E1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33E7C4A" w14:textId="77777777" w:rsidTr="00B82A49">
        <w:trPr>
          <w:jc w:val="center"/>
        </w:trPr>
        <w:tc>
          <w:tcPr>
            <w:tcW w:w="988" w:type="dxa"/>
            <w:shd w:val="clear" w:color="auto" w:fill="auto"/>
            <w:vAlign w:val="center"/>
          </w:tcPr>
          <w:p w14:paraId="676266AD" w14:textId="77777777" w:rsidR="00F715D0" w:rsidRPr="007A698D" w:rsidRDefault="00F715D0" w:rsidP="00B82A49">
            <w:pPr>
              <w:keepNext/>
              <w:keepLines/>
              <w:jc w:val="center"/>
              <w:rPr>
                <w:rFonts w:ascii="Arial" w:hAnsi="Arial"/>
                <w:sz w:val="18"/>
              </w:rPr>
            </w:pPr>
            <w:r w:rsidRPr="007A698D">
              <w:rPr>
                <w:rFonts w:ascii="Arial" w:hAnsi="Arial"/>
                <w:sz w:val="18"/>
              </w:rPr>
              <w:t>14</w:t>
            </w:r>
          </w:p>
        </w:tc>
        <w:tc>
          <w:tcPr>
            <w:tcW w:w="1134" w:type="dxa"/>
            <w:shd w:val="clear" w:color="auto" w:fill="auto"/>
          </w:tcPr>
          <w:p w14:paraId="4509DC6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2659484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4A3715C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E4C27E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3,5,7,9,11,13</w:t>
            </w:r>
          </w:p>
        </w:tc>
        <w:tc>
          <w:tcPr>
            <w:tcW w:w="594" w:type="dxa"/>
            <w:shd w:val="clear" w:color="auto" w:fill="auto"/>
            <w:vAlign w:val="center"/>
          </w:tcPr>
          <w:p w14:paraId="0AA4696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606C074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2B611D5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47AF82E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21D1A6D3" w14:textId="77777777" w:rsidTr="00B82A49">
        <w:trPr>
          <w:jc w:val="center"/>
        </w:trPr>
        <w:tc>
          <w:tcPr>
            <w:tcW w:w="988" w:type="dxa"/>
            <w:shd w:val="clear" w:color="auto" w:fill="auto"/>
            <w:vAlign w:val="center"/>
          </w:tcPr>
          <w:p w14:paraId="7F32F394" w14:textId="77777777" w:rsidR="00F715D0" w:rsidRPr="007A698D" w:rsidRDefault="00F715D0" w:rsidP="00B82A49">
            <w:pPr>
              <w:keepNext/>
              <w:keepLines/>
              <w:jc w:val="center"/>
              <w:rPr>
                <w:rFonts w:ascii="Arial" w:hAnsi="Arial"/>
                <w:sz w:val="18"/>
              </w:rPr>
            </w:pPr>
            <w:r w:rsidRPr="007A698D">
              <w:rPr>
                <w:rFonts w:ascii="Arial" w:hAnsi="Arial"/>
                <w:sz w:val="18"/>
              </w:rPr>
              <w:t>15</w:t>
            </w:r>
          </w:p>
        </w:tc>
        <w:tc>
          <w:tcPr>
            <w:tcW w:w="1134" w:type="dxa"/>
            <w:shd w:val="clear" w:color="auto" w:fill="auto"/>
          </w:tcPr>
          <w:p w14:paraId="60B766A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76EA187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0DB97A7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1F9C6DD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4F2FA56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71EA473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43BC375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26A4F82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2834F80C" w14:textId="77777777" w:rsidTr="00B82A49">
        <w:trPr>
          <w:jc w:val="center"/>
        </w:trPr>
        <w:tc>
          <w:tcPr>
            <w:tcW w:w="988" w:type="dxa"/>
            <w:shd w:val="clear" w:color="auto" w:fill="auto"/>
            <w:vAlign w:val="center"/>
          </w:tcPr>
          <w:p w14:paraId="02F9A347" w14:textId="77777777" w:rsidR="00F715D0" w:rsidRPr="007A698D" w:rsidRDefault="00F715D0" w:rsidP="00B82A49">
            <w:pPr>
              <w:keepNext/>
              <w:keepLines/>
              <w:jc w:val="center"/>
              <w:rPr>
                <w:rFonts w:ascii="Arial" w:hAnsi="Arial"/>
                <w:sz w:val="18"/>
              </w:rPr>
            </w:pPr>
            <w:r w:rsidRPr="00583926">
              <w:rPr>
                <w:rFonts w:ascii="Arial" w:hAnsi="Arial"/>
                <w:sz w:val="18"/>
              </w:rPr>
              <w:t>16</w:t>
            </w:r>
          </w:p>
        </w:tc>
        <w:tc>
          <w:tcPr>
            <w:tcW w:w="1134" w:type="dxa"/>
            <w:shd w:val="clear" w:color="auto" w:fill="auto"/>
          </w:tcPr>
          <w:p w14:paraId="3DF99E3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2C38033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7BDF63C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44031E6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46B3660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2 </w:t>
            </w:r>
          </w:p>
        </w:tc>
        <w:tc>
          <w:tcPr>
            <w:tcW w:w="993" w:type="dxa"/>
            <w:vAlign w:val="center"/>
          </w:tcPr>
          <w:p w14:paraId="6B5F303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DC9242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6 </w:t>
            </w:r>
          </w:p>
        </w:tc>
        <w:tc>
          <w:tcPr>
            <w:tcW w:w="1270" w:type="dxa"/>
          </w:tcPr>
          <w:p w14:paraId="687D410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2E5F8A99" w14:textId="77777777" w:rsidTr="00B82A49">
        <w:trPr>
          <w:jc w:val="center"/>
        </w:trPr>
        <w:tc>
          <w:tcPr>
            <w:tcW w:w="988" w:type="dxa"/>
            <w:shd w:val="clear" w:color="auto" w:fill="auto"/>
            <w:vAlign w:val="center"/>
          </w:tcPr>
          <w:p w14:paraId="131CAEEB" w14:textId="77777777" w:rsidR="00F715D0" w:rsidRPr="00583926" w:rsidRDefault="00F715D0" w:rsidP="00B82A49">
            <w:pPr>
              <w:keepNext/>
              <w:keepLines/>
              <w:jc w:val="center"/>
              <w:rPr>
                <w:rFonts w:ascii="Arial" w:hAnsi="Arial"/>
                <w:sz w:val="18"/>
              </w:rPr>
            </w:pPr>
            <w:r w:rsidRPr="007A698D">
              <w:rPr>
                <w:rFonts w:ascii="Arial" w:hAnsi="Arial"/>
                <w:sz w:val="18"/>
              </w:rPr>
              <w:t>17</w:t>
            </w:r>
          </w:p>
        </w:tc>
        <w:tc>
          <w:tcPr>
            <w:tcW w:w="1134" w:type="dxa"/>
            <w:shd w:val="clear" w:color="auto" w:fill="auto"/>
          </w:tcPr>
          <w:p w14:paraId="4E6F169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16C2283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318DE13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2B067C1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32D22D4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4420EBB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3DFFB84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164D4BB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50E2BF6" w14:textId="77777777" w:rsidTr="00B82A49">
        <w:trPr>
          <w:jc w:val="center"/>
        </w:trPr>
        <w:tc>
          <w:tcPr>
            <w:tcW w:w="988" w:type="dxa"/>
            <w:shd w:val="clear" w:color="auto" w:fill="auto"/>
            <w:vAlign w:val="center"/>
          </w:tcPr>
          <w:p w14:paraId="2254C981" w14:textId="77777777" w:rsidR="00F715D0" w:rsidRPr="007A698D" w:rsidRDefault="00F715D0" w:rsidP="00B82A49">
            <w:pPr>
              <w:keepNext/>
              <w:keepLines/>
              <w:jc w:val="center"/>
              <w:rPr>
                <w:rFonts w:ascii="Arial" w:hAnsi="Arial"/>
                <w:sz w:val="18"/>
              </w:rPr>
            </w:pPr>
            <w:r w:rsidRPr="00583926">
              <w:rPr>
                <w:rFonts w:ascii="Arial" w:hAnsi="Arial"/>
                <w:sz w:val="18"/>
              </w:rPr>
              <w:t>18</w:t>
            </w:r>
          </w:p>
        </w:tc>
        <w:tc>
          <w:tcPr>
            <w:tcW w:w="1134" w:type="dxa"/>
            <w:shd w:val="clear" w:color="auto" w:fill="auto"/>
          </w:tcPr>
          <w:p w14:paraId="29C31D0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3D3C594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4F38B4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4D6AF0A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1AA007D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0859D1F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8D9E60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6 </w:t>
            </w:r>
          </w:p>
        </w:tc>
        <w:tc>
          <w:tcPr>
            <w:tcW w:w="1270" w:type="dxa"/>
          </w:tcPr>
          <w:p w14:paraId="5A5A4B7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093F0914" w14:textId="77777777" w:rsidTr="00B82A49">
        <w:trPr>
          <w:jc w:val="center"/>
        </w:trPr>
        <w:tc>
          <w:tcPr>
            <w:tcW w:w="988" w:type="dxa"/>
            <w:shd w:val="clear" w:color="auto" w:fill="auto"/>
            <w:vAlign w:val="center"/>
          </w:tcPr>
          <w:p w14:paraId="1BB94F64" w14:textId="77777777" w:rsidR="00F715D0" w:rsidRPr="00583926" w:rsidRDefault="00F715D0" w:rsidP="00B82A49">
            <w:pPr>
              <w:keepNext/>
              <w:keepLines/>
              <w:jc w:val="center"/>
              <w:rPr>
                <w:rFonts w:ascii="Arial" w:hAnsi="Arial"/>
                <w:sz w:val="18"/>
              </w:rPr>
            </w:pPr>
            <w:r w:rsidRPr="00583926">
              <w:rPr>
                <w:rFonts w:ascii="Arial" w:hAnsi="Arial"/>
                <w:sz w:val="18"/>
              </w:rPr>
              <w:t>19</w:t>
            </w:r>
          </w:p>
        </w:tc>
        <w:tc>
          <w:tcPr>
            <w:tcW w:w="1134" w:type="dxa"/>
            <w:shd w:val="clear" w:color="auto" w:fill="auto"/>
          </w:tcPr>
          <w:p w14:paraId="2F276CB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1681B97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09B3D03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5246746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73EBE79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3C20355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3AAC22E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78C3C3E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034C905B" w14:textId="77777777" w:rsidTr="00B82A49">
        <w:trPr>
          <w:jc w:val="center"/>
        </w:trPr>
        <w:tc>
          <w:tcPr>
            <w:tcW w:w="988" w:type="dxa"/>
            <w:shd w:val="clear" w:color="auto" w:fill="auto"/>
            <w:vAlign w:val="center"/>
          </w:tcPr>
          <w:p w14:paraId="524BF27F" w14:textId="77777777" w:rsidR="00F715D0" w:rsidRPr="00583926" w:rsidRDefault="00F715D0" w:rsidP="00B82A49">
            <w:pPr>
              <w:keepNext/>
              <w:keepLines/>
              <w:jc w:val="center"/>
              <w:rPr>
                <w:rFonts w:ascii="Arial" w:hAnsi="Arial"/>
                <w:sz w:val="18"/>
              </w:rPr>
            </w:pPr>
            <w:r w:rsidRPr="00583926">
              <w:rPr>
                <w:rFonts w:ascii="Arial" w:hAnsi="Arial"/>
                <w:sz w:val="18"/>
              </w:rPr>
              <w:t>20</w:t>
            </w:r>
          </w:p>
        </w:tc>
        <w:tc>
          <w:tcPr>
            <w:tcW w:w="1134" w:type="dxa"/>
            <w:shd w:val="clear" w:color="auto" w:fill="auto"/>
          </w:tcPr>
          <w:p w14:paraId="46A2CEB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6EE262B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7DF1941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37CC1F2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2CD34C4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4121C2A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734E3A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530F0C0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ED4774B" w14:textId="77777777" w:rsidTr="00B82A49">
        <w:trPr>
          <w:jc w:val="center"/>
        </w:trPr>
        <w:tc>
          <w:tcPr>
            <w:tcW w:w="988" w:type="dxa"/>
            <w:shd w:val="clear" w:color="auto" w:fill="auto"/>
            <w:vAlign w:val="center"/>
          </w:tcPr>
          <w:p w14:paraId="2B4AAE8E" w14:textId="77777777" w:rsidR="00F715D0" w:rsidRPr="00583926" w:rsidRDefault="00F715D0" w:rsidP="00B82A49">
            <w:pPr>
              <w:keepNext/>
              <w:keepLines/>
              <w:jc w:val="center"/>
              <w:rPr>
                <w:rFonts w:ascii="Arial" w:hAnsi="Arial"/>
                <w:sz w:val="18"/>
              </w:rPr>
            </w:pPr>
            <w:r w:rsidRPr="00583926">
              <w:rPr>
                <w:rFonts w:ascii="Arial" w:hAnsi="Arial"/>
                <w:sz w:val="18"/>
              </w:rPr>
              <w:t>21</w:t>
            </w:r>
          </w:p>
        </w:tc>
        <w:tc>
          <w:tcPr>
            <w:tcW w:w="1134" w:type="dxa"/>
            <w:shd w:val="clear" w:color="auto" w:fill="auto"/>
          </w:tcPr>
          <w:p w14:paraId="6B17399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7509CCB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1400825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295446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636E2CD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14BAECA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6216880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156C826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18D2F195" w14:textId="77777777" w:rsidTr="00B82A49">
        <w:trPr>
          <w:jc w:val="center"/>
        </w:trPr>
        <w:tc>
          <w:tcPr>
            <w:tcW w:w="988" w:type="dxa"/>
            <w:shd w:val="clear" w:color="auto" w:fill="auto"/>
            <w:vAlign w:val="center"/>
          </w:tcPr>
          <w:p w14:paraId="37F1876F" w14:textId="77777777" w:rsidR="00F715D0" w:rsidRPr="00583926" w:rsidRDefault="00F715D0" w:rsidP="00B82A49">
            <w:pPr>
              <w:keepNext/>
              <w:keepLines/>
              <w:jc w:val="center"/>
              <w:rPr>
                <w:rFonts w:ascii="Arial" w:hAnsi="Arial"/>
                <w:sz w:val="18"/>
              </w:rPr>
            </w:pPr>
            <w:r w:rsidRPr="00583926">
              <w:rPr>
                <w:rFonts w:ascii="Arial" w:hAnsi="Arial"/>
                <w:sz w:val="18"/>
              </w:rPr>
              <w:t>22</w:t>
            </w:r>
          </w:p>
        </w:tc>
        <w:tc>
          <w:tcPr>
            <w:tcW w:w="1134" w:type="dxa"/>
            <w:shd w:val="clear" w:color="auto" w:fill="auto"/>
          </w:tcPr>
          <w:p w14:paraId="47E58BA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4C2BA02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40AC804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34C27B9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240C082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7CA09D4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8BE649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7B26C14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11BD2C3E" w14:textId="77777777" w:rsidTr="00B82A49">
        <w:trPr>
          <w:jc w:val="center"/>
        </w:trPr>
        <w:tc>
          <w:tcPr>
            <w:tcW w:w="988" w:type="dxa"/>
            <w:shd w:val="clear" w:color="auto" w:fill="auto"/>
            <w:vAlign w:val="center"/>
          </w:tcPr>
          <w:p w14:paraId="6F8A9A99" w14:textId="77777777" w:rsidR="00F715D0" w:rsidRPr="00583926" w:rsidRDefault="00F715D0" w:rsidP="00B82A49">
            <w:pPr>
              <w:keepNext/>
              <w:keepLines/>
              <w:jc w:val="center"/>
              <w:rPr>
                <w:rFonts w:ascii="Arial" w:hAnsi="Arial"/>
                <w:sz w:val="18"/>
              </w:rPr>
            </w:pPr>
            <w:r w:rsidRPr="00583926">
              <w:rPr>
                <w:rFonts w:ascii="Arial" w:hAnsi="Arial"/>
                <w:sz w:val="18"/>
              </w:rPr>
              <w:t>23</w:t>
            </w:r>
          </w:p>
        </w:tc>
        <w:tc>
          <w:tcPr>
            <w:tcW w:w="1134" w:type="dxa"/>
            <w:shd w:val="clear" w:color="auto" w:fill="auto"/>
          </w:tcPr>
          <w:p w14:paraId="3359C5A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15FFC0F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F9B0A9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49F21F8B" w14:textId="77777777" w:rsidR="00F715D0" w:rsidRPr="000A76E0" w:rsidRDefault="00F715D0" w:rsidP="00B82A49">
            <w:pPr>
              <w:keepNext/>
              <w:keepLines/>
              <w:jc w:val="center"/>
              <w:rPr>
                <w:rFonts w:ascii="Arial" w:hAnsi="Arial"/>
                <w:color w:val="FF0000"/>
                <w:sz w:val="18"/>
                <w:u w:val="single"/>
              </w:rPr>
            </w:pPr>
            <w:r w:rsidRPr="00A71C8C">
              <w:rPr>
                <w:rFonts w:ascii="Arial" w:hAnsi="Arial"/>
                <w:color w:val="FF0000"/>
                <w:sz w:val="18"/>
                <w:highlight w:val="yellow"/>
                <w:u w:val="single"/>
              </w:rPr>
              <w:t>7,15,</w:t>
            </w:r>
            <w:r w:rsidRPr="000A76E0">
              <w:rPr>
                <w:rFonts w:ascii="Arial" w:hAnsi="Arial"/>
                <w:color w:val="FF0000"/>
                <w:sz w:val="18"/>
                <w:u w:val="single"/>
              </w:rPr>
              <w:t>23,31,39</w:t>
            </w:r>
          </w:p>
        </w:tc>
        <w:tc>
          <w:tcPr>
            <w:tcW w:w="594" w:type="dxa"/>
            <w:shd w:val="clear" w:color="auto" w:fill="auto"/>
            <w:vAlign w:val="center"/>
          </w:tcPr>
          <w:p w14:paraId="68B0E56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655E367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A5CC2C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03A9520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25326030" w14:textId="77777777" w:rsidTr="00B82A49">
        <w:trPr>
          <w:jc w:val="center"/>
        </w:trPr>
        <w:tc>
          <w:tcPr>
            <w:tcW w:w="988" w:type="dxa"/>
            <w:shd w:val="clear" w:color="auto" w:fill="auto"/>
            <w:vAlign w:val="center"/>
          </w:tcPr>
          <w:p w14:paraId="2156FB80" w14:textId="77777777" w:rsidR="00F715D0" w:rsidRPr="00583926" w:rsidRDefault="00F715D0" w:rsidP="00B82A49">
            <w:pPr>
              <w:keepNext/>
              <w:keepLines/>
              <w:jc w:val="center"/>
              <w:rPr>
                <w:rFonts w:ascii="Arial" w:hAnsi="Arial"/>
                <w:sz w:val="18"/>
              </w:rPr>
            </w:pPr>
            <w:r w:rsidRPr="00583926">
              <w:rPr>
                <w:rFonts w:ascii="Arial" w:hAnsi="Arial"/>
                <w:sz w:val="18"/>
              </w:rPr>
              <w:t>24</w:t>
            </w:r>
          </w:p>
        </w:tc>
        <w:tc>
          <w:tcPr>
            <w:tcW w:w="1134" w:type="dxa"/>
            <w:shd w:val="clear" w:color="auto" w:fill="auto"/>
          </w:tcPr>
          <w:p w14:paraId="20FB211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5D311CB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402661A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1B7D3C1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E76A12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1810755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A7231D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19EFF26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48C2CA1" w14:textId="77777777" w:rsidTr="00B82A49">
        <w:trPr>
          <w:jc w:val="center"/>
        </w:trPr>
        <w:tc>
          <w:tcPr>
            <w:tcW w:w="988" w:type="dxa"/>
            <w:shd w:val="clear" w:color="auto" w:fill="auto"/>
            <w:vAlign w:val="center"/>
          </w:tcPr>
          <w:p w14:paraId="18A0C8F6" w14:textId="77777777" w:rsidR="00F715D0" w:rsidRPr="00583926" w:rsidRDefault="00F715D0" w:rsidP="00B82A49">
            <w:pPr>
              <w:keepNext/>
              <w:keepLines/>
              <w:jc w:val="center"/>
              <w:rPr>
                <w:rFonts w:ascii="Arial" w:hAnsi="Arial"/>
                <w:sz w:val="18"/>
              </w:rPr>
            </w:pPr>
            <w:r w:rsidRPr="00583926">
              <w:rPr>
                <w:rFonts w:ascii="Arial" w:hAnsi="Arial"/>
                <w:sz w:val="18"/>
              </w:rPr>
              <w:t>25</w:t>
            </w:r>
          </w:p>
        </w:tc>
        <w:tc>
          <w:tcPr>
            <w:tcW w:w="1134" w:type="dxa"/>
            <w:shd w:val="clear" w:color="auto" w:fill="auto"/>
          </w:tcPr>
          <w:p w14:paraId="6B4A4FB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vAlign w:val="center"/>
          </w:tcPr>
          <w:p w14:paraId="1CE040B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621ECF3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52FF858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FB2A07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72C33BA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6D3DBD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48A4C7A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EFF85EA" w14:textId="77777777" w:rsidTr="00B82A49">
        <w:trPr>
          <w:jc w:val="center"/>
        </w:trPr>
        <w:tc>
          <w:tcPr>
            <w:tcW w:w="988" w:type="dxa"/>
            <w:shd w:val="clear" w:color="auto" w:fill="auto"/>
          </w:tcPr>
          <w:p w14:paraId="409909F5" w14:textId="77777777" w:rsidR="00F715D0" w:rsidRPr="00583926" w:rsidRDefault="00F715D0" w:rsidP="00B82A49">
            <w:pPr>
              <w:keepNext/>
              <w:keepLines/>
              <w:jc w:val="center"/>
              <w:rPr>
                <w:rFonts w:ascii="Arial" w:hAnsi="Arial"/>
                <w:sz w:val="18"/>
              </w:rPr>
            </w:pPr>
            <w:r>
              <w:rPr>
                <w:rFonts w:ascii="Arial" w:hAnsi="Arial"/>
                <w:sz w:val="18"/>
              </w:rPr>
              <w:t>26</w:t>
            </w:r>
          </w:p>
        </w:tc>
        <w:tc>
          <w:tcPr>
            <w:tcW w:w="1134" w:type="dxa"/>
            <w:shd w:val="clear" w:color="auto" w:fill="auto"/>
          </w:tcPr>
          <w:p w14:paraId="4A1FE46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tcPr>
          <w:p w14:paraId="4489380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tcPr>
          <w:p w14:paraId="5F382A4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tcPr>
          <w:p w14:paraId="08B9F02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13,14,15, 29,30,31,37,38,39</w:t>
            </w:r>
          </w:p>
        </w:tc>
        <w:tc>
          <w:tcPr>
            <w:tcW w:w="594" w:type="dxa"/>
            <w:shd w:val="clear" w:color="auto" w:fill="auto"/>
          </w:tcPr>
          <w:p w14:paraId="603F01A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tcPr>
          <w:p w14:paraId="6C2E41D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45A0084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276B6B4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6602A1AA" w14:textId="77777777" w:rsidTr="00B82A49">
        <w:trPr>
          <w:jc w:val="center"/>
        </w:trPr>
        <w:tc>
          <w:tcPr>
            <w:tcW w:w="988" w:type="dxa"/>
            <w:shd w:val="clear" w:color="auto" w:fill="auto"/>
          </w:tcPr>
          <w:p w14:paraId="0BC15D45" w14:textId="77777777" w:rsidR="00F715D0" w:rsidRDefault="00F715D0" w:rsidP="00B82A49">
            <w:pPr>
              <w:keepNext/>
              <w:keepLines/>
              <w:jc w:val="center"/>
              <w:rPr>
                <w:rFonts w:ascii="Arial" w:hAnsi="Arial"/>
                <w:sz w:val="18"/>
              </w:rPr>
            </w:pPr>
            <w:r>
              <w:rPr>
                <w:rFonts w:ascii="Arial" w:hAnsi="Arial"/>
                <w:sz w:val="18"/>
              </w:rPr>
              <w:t>27</w:t>
            </w:r>
          </w:p>
        </w:tc>
        <w:tc>
          <w:tcPr>
            <w:tcW w:w="1134" w:type="dxa"/>
            <w:shd w:val="clear" w:color="auto" w:fill="auto"/>
          </w:tcPr>
          <w:p w14:paraId="1423CBD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B1</w:t>
            </w:r>
          </w:p>
        </w:tc>
        <w:tc>
          <w:tcPr>
            <w:tcW w:w="708" w:type="dxa"/>
            <w:shd w:val="clear" w:color="auto" w:fill="auto"/>
          </w:tcPr>
          <w:p w14:paraId="3C4F3A7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tcPr>
          <w:p w14:paraId="4683A94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c>
          <w:tcPr>
            <w:tcW w:w="2524" w:type="dxa"/>
            <w:shd w:val="clear" w:color="auto" w:fill="auto"/>
          </w:tcPr>
          <w:p w14:paraId="4401B06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tcPr>
          <w:p w14:paraId="0FDA492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tcPr>
          <w:p w14:paraId="4435F55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51150E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6459D9B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BEF64A1" w14:textId="77777777" w:rsidTr="00B82A49">
        <w:trPr>
          <w:jc w:val="center"/>
        </w:trPr>
        <w:tc>
          <w:tcPr>
            <w:tcW w:w="988" w:type="dxa"/>
            <w:shd w:val="clear" w:color="auto" w:fill="auto"/>
          </w:tcPr>
          <w:p w14:paraId="0E00E295" w14:textId="77777777" w:rsidR="00F715D0" w:rsidRDefault="00F715D0" w:rsidP="00B82A49">
            <w:pPr>
              <w:keepNext/>
              <w:keepLines/>
              <w:jc w:val="center"/>
              <w:rPr>
                <w:rFonts w:ascii="Arial" w:hAnsi="Arial"/>
                <w:sz w:val="18"/>
              </w:rPr>
            </w:pPr>
          </w:p>
        </w:tc>
        <w:tc>
          <w:tcPr>
            <w:tcW w:w="1134" w:type="dxa"/>
            <w:shd w:val="clear" w:color="auto" w:fill="auto"/>
          </w:tcPr>
          <w:p w14:paraId="53013037" w14:textId="77777777" w:rsidR="00F715D0" w:rsidRPr="000A76E0" w:rsidRDefault="00F715D0" w:rsidP="00B82A49">
            <w:pPr>
              <w:keepNext/>
              <w:keepLines/>
              <w:jc w:val="center"/>
              <w:rPr>
                <w:rFonts w:ascii="Arial" w:hAnsi="Arial"/>
                <w:color w:val="FF0000"/>
                <w:sz w:val="18"/>
                <w:u w:val="single"/>
              </w:rPr>
            </w:pPr>
          </w:p>
        </w:tc>
        <w:tc>
          <w:tcPr>
            <w:tcW w:w="708" w:type="dxa"/>
            <w:shd w:val="clear" w:color="auto" w:fill="auto"/>
          </w:tcPr>
          <w:p w14:paraId="6FA38FC2" w14:textId="77777777" w:rsidR="00F715D0" w:rsidRPr="000A76E0" w:rsidRDefault="00F715D0" w:rsidP="00B82A49">
            <w:pPr>
              <w:keepNext/>
              <w:keepLines/>
              <w:jc w:val="center"/>
              <w:rPr>
                <w:rFonts w:ascii="Arial" w:hAnsi="Arial"/>
                <w:color w:val="FF0000"/>
                <w:sz w:val="18"/>
                <w:u w:val="single"/>
              </w:rPr>
            </w:pPr>
          </w:p>
        </w:tc>
        <w:tc>
          <w:tcPr>
            <w:tcW w:w="851" w:type="dxa"/>
            <w:shd w:val="clear" w:color="auto" w:fill="auto"/>
          </w:tcPr>
          <w:p w14:paraId="70CF0740" w14:textId="77777777" w:rsidR="00F715D0" w:rsidRPr="000A76E0" w:rsidRDefault="00F715D0" w:rsidP="00B82A49">
            <w:pPr>
              <w:keepNext/>
              <w:keepLines/>
              <w:jc w:val="center"/>
              <w:rPr>
                <w:rFonts w:ascii="Arial" w:hAnsi="Arial"/>
                <w:color w:val="FF0000"/>
                <w:sz w:val="18"/>
                <w:u w:val="single"/>
              </w:rPr>
            </w:pPr>
          </w:p>
        </w:tc>
        <w:tc>
          <w:tcPr>
            <w:tcW w:w="2524" w:type="dxa"/>
            <w:shd w:val="clear" w:color="auto" w:fill="auto"/>
          </w:tcPr>
          <w:p w14:paraId="5156132B" w14:textId="77777777" w:rsidR="00F715D0" w:rsidRPr="000A76E0" w:rsidRDefault="00F715D0" w:rsidP="00B82A49">
            <w:pPr>
              <w:keepNext/>
              <w:keepLines/>
              <w:jc w:val="center"/>
              <w:rPr>
                <w:rFonts w:ascii="Arial" w:hAnsi="Arial"/>
                <w:color w:val="FF0000"/>
                <w:sz w:val="18"/>
                <w:u w:val="single"/>
              </w:rPr>
            </w:pPr>
          </w:p>
        </w:tc>
        <w:tc>
          <w:tcPr>
            <w:tcW w:w="594" w:type="dxa"/>
            <w:shd w:val="clear" w:color="auto" w:fill="auto"/>
          </w:tcPr>
          <w:p w14:paraId="6E2A2844" w14:textId="77777777" w:rsidR="00F715D0" w:rsidRPr="000A76E0" w:rsidRDefault="00F715D0" w:rsidP="00B82A49">
            <w:pPr>
              <w:keepNext/>
              <w:keepLines/>
              <w:jc w:val="center"/>
              <w:rPr>
                <w:rFonts w:ascii="Arial" w:hAnsi="Arial"/>
                <w:color w:val="FF0000"/>
                <w:sz w:val="18"/>
                <w:u w:val="single"/>
              </w:rPr>
            </w:pPr>
          </w:p>
        </w:tc>
        <w:tc>
          <w:tcPr>
            <w:tcW w:w="993" w:type="dxa"/>
          </w:tcPr>
          <w:p w14:paraId="6257BC20" w14:textId="77777777" w:rsidR="00F715D0" w:rsidRPr="000A76E0" w:rsidRDefault="00F715D0" w:rsidP="00B82A49">
            <w:pPr>
              <w:keepNext/>
              <w:keepLines/>
              <w:jc w:val="center"/>
              <w:rPr>
                <w:rFonts w:ascii="Arial" w:hAnsi="Arial"/>
                <w:color w:val="FF0000"/>
                <w:sz w:val="18"/>
                <w:u w:val="single"/>
              </w:rPr>
            </w:pPr>
          </w:p>
        </w:tc>
        <w:tc>
          <w:tcPr>
            <w:tcW w:w="1270" w:type="dxa"/>
          </w:tcPr>
          <w:p w14:paraId="5AD9088A" w14:textId="77777777" w:rsidR="00F715D0" w:rsidRPr="000A76E0" w:rsidRDefault="00F715D0" w:rsidP="00B82A49">
            <w:pPr>
              <w:keepNext/>
              <w:keepLines/>
              <w:jc w:val="center"/>
              <w:rPr>
                <w:rFonts w:ascii="Arial" w:hAnsi="Arial"/>
                <w:color w:val="FF0000"/>
                <w:sz w:val="18"/>
                <w:u w:val="single"/>
              </w:rPr>
            </w:pPr>
          </w:p>
        </w:tc>
        <w:tc>
          <w:tcPr>
            <w:tcW w:w="1270" w:type="dxa"/>
          </w:tcPr>
          <w:p w14:paraId="53298C12" w14:textId="77777777" w:rsidR="00F715D0" w:rsidRPr="000A76E0" w:rsidRDefault="00F715D0" w:rsidP="00B82A49">
            <w:pPr>
              <w:keepNext/>
              <w:keepLines/>
              <w:jc w:val="center"/>
              <w:rPr>
                <w:rFonts w:ascii="Arial" w:hAnsi="Arial"/>
                <w:color w:val="FF0000"/>
                <w:sz w:val="18"/>
                <w:u w:val="single"/>
              </w:rPr>
            </w:pPr>
          </w:p>
        </w:tc>
      </w:tr>
      <w:tr w:rsidR="00F715D0" w:rsidRPr="0077437E" w14:paraId="1A7CAB30" w14:textId="77777777" w:rsidTr="00B82A49">
        <w:trPr>
          <w:jc w:val="center"/>
        </w:trPr>
        <w:tc>
          <w:tcPr>
            <w:tcW w:w="988" w:type="dxa"/>
            <w:shd w:val="clear" w:color="auto" w:fill="auto"/>
            <w:vAlign w:val="center"/>
          </w:tcPr>
          <w:p w14:paraId="29F46961" w14:textId="77777777" w:rsidR="00F715D0" w:rsidRDefault="00F715D0" w:rsidP="00B82A49">
            <w:pPr>
              <w:keepNext/>
              <w:keepLines/>
              <w:jc w:val="center"/>
              <w:rPr>
                <w:rFonts w:ascii="Arial" w:hAnsi="Arial"/>
                <w:sz w:val="18"/>
              </w:rPr>
            </w:pPr>
            <w:r w:rsidRPr="00142A41">
              <w:rPr>
                <w:rFonts w:ascii="Arial" w:hAnsi="Arial"/>
                <w:sz w:val="18"/>
              </w:rPr>
              <w:t>0</w:t>
            </w:r>
          </w:p>
        </w:tc>
        <w:tc>
          <w:tcPr>
            <w:tcW w:w="1134" w:type="dxa"/>
            <w:shd w:val="clear" w:color="auto" w:fill="auto"/>
            <w:vAlign w:val="center"/>
          </w:tcPr>
          <w:p w14:paraId="207B6F8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3A71635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AFD7C7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99BC17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475A81F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639E634"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u w:val="single"/>
              </w:rPr>
              <w:t xml:space="preserve">1 </w:t>
            </w:r>
          </w:p>
        </w:tc>
        <w:tc>
          <w:tcPr>
            <w:tcW w:w="1270" w:type="dxa"/>
            <w:vAlign w:val="center"/>
          </w:tcPr>
          <w:p w14:paraId="26415F8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34FAF45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50EB506A" w14:textId="77777777" w:rsidTr="00B82A49">
        <w:trPr>
          <w:jc w:val="center"/>
        </w:trPr>
        <w:tc>
          <w:tcPr>
            <w:tcW w:w="988" w:type="dxa"/>
            <w:shd w:val="clear" w:color="auto" w:fill="auto"/>
            <w:vAlign w:val="center"/>
          </w:tcPr>
          <w:p w14:paraId="3BC01466" w14:textId="77777777" w:rsidR="00F715D0" w:rsidRPr="00142A41" w:rsidRDefault="00F715D0" w:rsidP="00B82A49">
            <w:pPr>
              <w:keepNext/>
              <w:keepLines/>
              <w:jc w:val="center"/>
              <w:rPr>
                <w:rFonts w:ascii="Arial" w:hAnsi="Arial"/>
                <w:sz w:val="18"/>
              </w:rPr>
            </w:pPr>
            <w:r w:rsidRPr="00142A41">
              <w:rPr>
                <w:rFonts w:ascii="Arial" w:hAnsi="Arial"/>
                <w:sz w:val="18"/>
              </w:rPr>
              <w:t>1</w:t>
            </w:r>
          </w:p>
        </w:tc>
        <w:tc>
          <w:tcPr>
            <w:tcW w:w="1134" w:type="dxa"/>
            <w:shd w:val="clear" w:color="auto" w:fill="auto"/>
          </w:tcPr>
          <w:p w14:paraId="52DB5D3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4494618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B6F0BC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E23BBE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7BECEC0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4B28AC14"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highlight w:val="yellow"/>
                <w:u w:val="single"/>
              </w:rPr>
              <w:t>1 or 2</w:t>
            </w:r>
          </w:p>
        </w:tc>
        <w:tc>
          <w:tcPr>
            <w:tcW w:w="1270" w:type="dxa"/>
          </w:tcPr>
          <w:p w14:paraId="725E50C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274D05F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619824E8" w14:textId="77777777" w:rsidTr="00B82A49">
        <w:trPr>
          <w:jc w:val="center"/>
        </w:trPr>
        <w:tc>
          <w:tcPr>
            <w:tcW w:w="988" w:type="dxa"/>
            <w:shd w:val="clear" w:color="auto" w:fill="auto"/>
            <w:vAlign w:val="center"/>
          </w:tcPr>
          <w:p w14:paraId="6E78D15D" w14:textId="77777777" w:rsidR="00F715D0" w:rsidRPr="00142A41" w:rsidRDefault="00F715D0" w:rsidP="00B82A49">
            <w:pPr>
              <w:keepNext/>
              <w:keepLines/>
              <w:jc w:val="center"/>
              <w:rPr>
                <w:rFonts w:ascii="Arial" w:hAnsi="Arial"/>
                <w:sz w:val="18"/>
              </w:rPr>
            </w:pPr>
            <w:r w:rsidRPr="001A6AC5">
              <w:rPr>
                <w:rFonts w:ascii="Arial" w:hAnsi="Arial"/>
                <w:sz w:val="18"/>
              </w:rPr>
              <w:t>2</w:t>
            </w:r>
          </w:p>
        </w:tc>
        <w:tc>
          <w:tcPr>
            <w:tcW w:w="1134" w:type="dxa"/>
            <w:shd w:val="clear" w:color="auto" w:fill="auto"/>
          </w:tcPr>
          <w:p w14:paraId="2C04DB5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515F6A8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54859EC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529B9F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4CD052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6EF36EA7"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u w:val="single"/>
              </w:rPr>
              <w:t xml:space="preserve">2 </w:t>
            </w:r>
          </w:p>
        </w:tc>
        <w:tc>
          <w:tcPr>
            <w:tcW w:w="1270" w:type="dxa"/>
          </w:tcPr>
          <w:p w14:paraId="0BE8EC7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1C4450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1C5EB9B7" w14:textId="77777777" w:rsidTr="00B82A49">
        <w:trPr>
          <w:jc w:val="center"/>
        </w:trPr>
        <w:tc>
          <w:tcPr>
            <w:tcW w:w="988" w:type="dxa"/>
            <w:shd w:val="clear" w:color="auto" w:fill="auto"/>
            <w:vAlign w:val="center"/>
          </w:tcPr>
          <w:p w14:paraId="24CCC78E" w14:textId="77777777" w:rsidR="00F715D0" w:rsidRPr="001A6AC5" w:rsidRDefault="00F715D0" w:rsidP="00B82A49">
            <w:pPr>
              <w:keepNext/>
              <w:keepLines/>
              <w:jc w:val="center"/>
              <w:rPr>
                <w:rFonts w:ascii="Arial" w:hAnsi="Arial"/>
                <w:sz w:val="18"/>
              </w:rPr>
            </w:pPr>
            <w:r w:rsidRPr="00142A41">
              <w:rPr>
                <w:rFonts w:ascii="Arial" w:hAnsi="Arial"/>
                <w:sz w:val="18"/>
              </w:rPr>
              <w:t>3</w:t>
            </w:r>
          </w:p>
        </w:tc>
        <w:tc>
          <w:tcPr>
            <w:tcW w:w="1134" w:type="dxa"/>
            <w:shd w:val="clear" w:color="auto" w:fill="auto"/>
          </w:tcPr>
          <w:p w14:paraId="5F1052F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104B0F3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A9484A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EB0FCC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24,29,34,39</w:t>
            </w:r>
          </w:p>
        </w:tc>
        <w:tc>
          <w:tcPr>
            <w:tcW w:w="594" w:type="dxa"/>
            <w:shd w:val="clear" w:color="auto" w:fill="auto"/>
            <w:vAlign w:val="center"/>
          </w:tcPr>
          <w:p w14:paraId="06DEA53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267585B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597FA6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326D0B7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716D84A6" w14:textId="77777777" w:rsidTr="00B82A49">
        <w:trPr>
          <w:jc w:val="center"/>
        </w:trPr>
        <w:tc>
          <w:tcPr>
            <w:tcW w:w="988" w:type="dxa"/>
            <w:shd w:val="clear" w:color="auto" w:fill="auto"/>
            <w:vAlign w:val="center"/>
          </w:tcPr>
          <w:p w14:paraId="79076C41" w14:textId="77777777" w:rsidR="00F715D0" w:rsidRPr="00142A41" w:rsidRDefault="00F715D0" w:rsidP="00B82A49">
            <w:pPr>
              <w:keepNext/>
              <w:keepLines/>
              <w:jc w:val="center"/>
              <w:rPr>
                <w:rFonts w:ascii="Arial" w:hAnsi="Arial"/>
                <w:sz w:val="18"/>
              </w:rPr>
            </w:pPr>
            <w:r w:rsidRPr="00142A41">
              <w:rPr>
                <w:rFonts w:ascii="Arial" w:hAnsi="Arial"/>
                <w:sz w:val="18"/>
              </w:rPr>
              <w:t>4</w:t>
            </w:r>
          </w:p>
        </w:tc>
        <w:tc>
          <w:tcPr>
            <w:tcW w:w="1134" w:type="dxa"/>
            <w:shd w:val="clear" w:color="auto" w:fill="auto"/>
          </w:tcPr>
          <w:p w14:paraId="2CD1047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69A4C64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1589B5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F4B4B5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17,19,37,39</w:t>
            </w:r>
          </w:p>
        </w:tc>
        <w:tc>
          <w:tcPr>
            <w:tcW w:w="594" w:type="dxa"/>
            <w:shd w:val="clear" w:color="auto" w:fill="auto"/>
            <w:vAlign w:val="center"/>
          </w:tcPr>
          <w:p w14:paraId="3697200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5EB38B8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28FC604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5058FE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1E429565" w14:textId="77777777" w:rsidTr="00B82A49">
        <w:trPr>
          <w:jc w:val="center"/>
        </w:trPr>
        <w:tc>
          <w:tcPr>
            <w:tcW w:w="988" w:type="dxa"/>
            <w:shd w:val="clear" w:color="auto" w:fill="auto"/>
            <w:vAlign w:val="center"/>
          </w:tcPr>
          <w:p w14:paraId="1186D350" w14:textId="77777777" w:rsidR="00F715D0" w:rsidRPr="00142A41" w:rsidRDefault="00F715D0" w:rsidP="00B82A49">
            <w:pPr>
              <w:keepNext/>
              <w:keepLines/>
              <w:jc w:val="center"/>
              <w:rPr>
                <w:rFonts w:ascii="Arial" w:hAnsi="Arial"/>
                <w:sz w:val="18"/>
              </w:rPr>
            </w:pPr>
            <w:r w:rsidRPr="00142A41">
              <w:rPr>
                <w:rFonts w:ascii="Arial" w:hAnsi="Arial"/>
                <w:sz w:val="18"/>
              </w:rPr>
              <w:t>5</w:t>
            </w:r>
          </w:p>
        </w:tc>
        <w:tc>
          <w:tcPr>
            <w:tcW w:w="1134" w:type="dxa"/>
            <w:shd w:val="clear" w:color="auto" w:fill="auto"/>
          </w:tcPr>
          <w:p w14:paraId="7C65530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562FA29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C7C58E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496CB4D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19,39</w:t>
            </w:r>
          </w:p>
        </w:tc>
        <w:tc>
          <w:tcPr>
            <w:tcW w:w="594" w:type="dxa"/>
            <w:shd w:val="clear" w:color="auto" w:fill="auto"/>
            <w:vAlign w:val="center"/>
          </w:tcPr>
          <w:p w14:paraId="6A63A62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0BEA0987"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highlight w:val="yellow"/>
                <w:u w:val="single"/>
              </w:rPr>
              <w:t>1 or 2</w:t>
            </w:r>
          </w:p>
        </w:tc>
        <w:tc>
          <w:tcPr>
            <w:tcW w:w="1270" w:type="dxa"/>
          </w:tcPr>
          <w:p w14:paraId="2C7C2DF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32FC908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669CD76A" w14:textId="77777777" w:rsidTr="00B82A49">
        <w:trPr>
          <w:jc w:val="center"/>
        </w:trPr>
        <w:tc>
          <w:tcPr>
            <w:tcW w:w="988" w:type="dxa"/>
            <w:shd w:val="clear" w:color="auto" w:fill="auto"/>
            <w:vAlign w:val="center"/>
          </w:tcPr>
          <w:p w14:paraId="7B69F631" w14:textId="77777777" w:rsidR="00F715D0" w:rsidRPr="00142A41" w:rsidRDefault="00F715D0" w:rsidP="00B82A49">
            <w:pPr>
              <w:keepNext/>
              <w:keepLines/>
              <w:jc w:val="center"/>
              <w:rPr>
                <w:rFonts w:ascii="Arial" w:hAnsi="Arial"/>
                <w:sz w:val="18"/>
              </w:rPr>
            </w:pPr>
            <w:r w:rsidRPr="001A6AC5">
              <w:rPr>
                <w:rFonts w:ascii="Arial" w:hAnsi="Arial"/>
                <w:sz w:val="18"/>
              </w:rPr>
              <w:t>6</w:t>
            </w:r>
          </w:p>
        </w:tc>
        <w:tc>
          <w:tcPr>
            <w:tcW w:w="1134" w:type="dxa"/>
            <w:shd w:val="clear" w:color="auto" w:fill="auto"/>
          </w:tcPr>
          <w:p w14:paraId="2B169FF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1E03FC2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9EC74A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F44DFE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304E463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45E930CE"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u w:val="single"/>
              </w:rPr>
              <w:t>2</w:t>
            </w:r>
          </w:p>
        </w:tc>
        <w:tc>
          <w:tcPr>
            <w:tcW w:w="1270" w:type="dxa"/>
          </w:tcPr>
          <w:p w14:paraId="1E0233D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58B934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7C0B7AA4" w14:textId="77777777" w:rsidTr="00B82A49">
        <w:trPr>
          <w:jc w:val="center"/>
        </w:trPr>
        <w:tc>
          <w:tcPr>
            <w:tcW w:w="988" w:type="dxa"/>
            <w:shd w:val="clear" w:color="auto" w:fill="auto"/>
            <w:vAlign w:val="center"/>
          </w:tcPr>
          <w:p w14:paraId="2A00DD31" w14:textId="77777777" w:rsidR="00F715D0" w:rsidRPr="001A6AC5" w:rsidRDefault="00F715D0" w:rsidP="00B82A49">
            <w:pPr>
              <w:keepNext/>
              <w:keepLines/>
              <w:jc w:val="center"/>
              <w:rPr>
                <w:rFonts w:ascii="Arial" w:hAnsi="Arial"/>
                <w:sz w:val="18"/>
              </w:rPr>
            </w:pPr>
            <w:r w:rsidRPr="00142A41">
              <w:rPr>
                <w:rFonts w:ascii="Arial" w:hAnsi="Arial"/>
                <w:sz w:val="18"/>
              </w:rPr>
              <w:t>7</w:t>
            </w:r>
          </w:p>
        </w:tc>
        <w:tc>
          <w:tcPr>
            <w:tcW w:w="1134" w:type="dxa"/>
            <w:shd w:val="clear" w:color="auto" w:fill="auto"/>
          </w:tcPr>
          <w:p w14:paraId="7E3278E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71559A3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C0A683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64D6C1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0,1,2,…,39</w:t>
            </w:r>
          </w:p>
        </w:tc>
        <w:tc>
          <w:tcPr>
            <w:tcW w:w="594" w:type="dxa"/>
            <w:shd w:val="clear" w:color="auto" w:fill="auto"/>
            <w:vAlign w:val="center"/>
          </w:tcPr>
          <w:p w14:paraId="53385A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340585F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2F0902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1D7BA1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1877A4CB" w14:textId="77777777" w:rsidTr="00B82A49">
        <w:trPr>
          <w:jc w:val="center"/>
        </w:trPr>
        <w:tc>
          <w:tcPr>
            <w:tcW w:w="988" w:type="dxa"/>
            <w:shd w:val="clear" w:color="auto" w:fill="auto"/>
            <w:vAlign w:val="center"/>
          </w:tcPr>
          <w:p w14:paraId="5F6CE7E0" w14:textId="77777777" w:rsidR="00F715D0" w:rsidRPr="00142A41" w:rsidRDefault="00F715D0" w:rsidP="00B82A49">
            <w:pPr>
              <w:keepNext/>
              <w:keepLines/>
              <w:jc w:val="center"/>
              <w:rPr>
                <w:rFonts w:ascii="Arial" w:hAnsi="Arial"/>
                <w:sz w:val="18"/>
              </w:rPr>
            </w:pPr>
            <w:r w:rsidRPr="007A698D">
              <w:rPr>
                <w:rFonts w:ascii="Arial" w:hAnsi="Arial"/>
                <w:sz w:val="18"/>
              </w:rPr>
              <w:lastRenderedPageBreak/>
              <w:t>8</w:t>
            </w:r>
          </w:p>
        </w:tc>
        <w:tc>
          <w:tcPr>
            <w:tcW w:w="1134" w:type="dxa"/>
            <w:shd w:val="clear" w:color="auto" w:fill="auto"/>
          </w:tcPr>
          <w:p w14:paraId="700877C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0FE813B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5549283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298FD4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72388BB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E53E07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2D7F77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623EA61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1C6F837F" w14:textId="77777777" w:rsidTr="00B82A49">
        <w:trPr>
          <w:jc w:val="center"/>
        </w:trPr>
        <w:tc>
          <w:tcPr>
            <w:tcW w:w="988" w:type="dxa"/>
            <w:shd w:val="clear" w:color="auto" w:fill="auto"/>
            <w:vAlign w:val="center"/>
          </w:tcPr>
          <w:p w14:paraId="40F9B5B2" w14:textId="77777777" w:rsidR="00F715D0" w:rsidRPr="007A698D" w:rsidRDefault="00F715D0" w:rsidP="00B82A49">
            <w:pPr>
              <w:keepNext/>
              <w:keepLines/>
              <w:jc w:val="center"/>
              <w:rPr>
                <w:rFonts w:ascii="Arial" w:hAnsi="Arial"/>
                <w:sz w:val="18"/>
              </w:rPr>
            </w:pPr>
            <w:r w:rsidRPr="007A698D">
              <w:rPr>
                <w:rFonts w:ascii="Arial" w:hAnsi="Arial"/>
                <w:sz w:val="18"/>
              </w:rPr>
              <w:t>9</w:t>
            </w:r>
          </w:p>
        </w:tc>
        <w:tc>
          <w:tcPr>
            <w:tcW w:w="1134" w:type="dxa"/>
            <w:shd w:val="clear" w:color="auto" w:fill="auto"/>
          </w:tcPr>
          <w:p w14:paraId="46BC3F1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3ECE000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FE39A6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9A7526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03115CB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4C1D9DE9"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highlight w:val="yellow"/>
                <w:u w:val="single"/>
              </w:rPr>
              <w:t>1 or 2</w:t>
            </w:r>
          </w:p>
        </w:tc>
        <w:tc>
          <w:tcPr>
            <w:tcW w:w="1270" w:type="dxa"/>
          </w:tcPr>
          <w:p w14:paraId="273FC28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417499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4C60B2A6" w14:textId="77777777" w:rsidTr="00B82A49">
        <w:trPr>
          <w:jc w:val="center"/>
        </w:trPr>
        <w:tc>
          <w:tcPr>
            <w:tcW w:w="988" w:type="dxa"/>
            <w:shd w:val="clear" w:color="auto" w:fill="auto"/>
            <w:vAlign w:val="center"/>
          </w:tcPr>
          <w:p w14:paraId="7D145DD9" w14:textId="77777777" w:rsidR="00F715D0" w:rsidRPr="007A698D" w:rsidRDefault="00F715D0" w:rsidP="00B82A49">
            <w:pPr>
              <w:keepNext/>
              <w:keepLines/>
              <w:jc w:val="center"/>
              <w:rPr>
                <w:rFonts w:ascii="Arial" w:hAnsi="Arial"/>
                <w:sz w:val="18"/>
              </w:rPr>
            </w:pPr>
            <w:r w:rsidRPr="007A698D">
              <w:rPr>
                <w:rFonts w:ascii="Arial" w:hAnsi="Arial"/>
                <w:sz w:val="18"/>
              </w:rPr>
              <w:t>10</w:t>
            </w:r>
          </w:p>
        </w:tc>
        <w:tc>
          <w:tcPr>
            <w:tcW w:w="1134" w:type="dxa"/>
            <w:shd w:val="clear" w:color="auto" w:fill="auto"/>
          </w:tcPr>
          <w:p w14:paraId="11614F5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5D2C5EB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A3B7F1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7871D3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0578F05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0BA840C0"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u w:val="single"/>
              </w:rPr>
              <w:t>1</w:t>
            </w:r>
          </w:p>
        </w:tc>
        <w:tc>
          <w:tcPr>
            <w:tcW w:w="1270" w:type="dxa"/>
          </w:tcPr>
          <w:p w14:paraId="50C8B9C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3F8AD6D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329F3110" w14:textId="77777777" w:rsidTr="00B82A49">
        <w:trPr>
          <w:jc w:val="center"/>
        </w:trPr>
        <w:tc>
          <w:tcPr>
            <w:tcW w:w="988" w:type="dxa"/>
            <w:shd w:val="clear" w:color="auto" w:fill="auto"/>
            <w:vAlign w:val="center"/>
          </w:tcPr>
          <w:p w14:paraId="34B25B27" w14:textId="77777777" w:rsidR="00F715D0" w:rsidRPr="007A698D" w:rsidRDefault="00F715D0" w:rsidP="00B82A49">
            <w:pPr>
              <w:keepNext/>
              <w:keepLines/>
              <w:jc w:val="center"/>
              <w:rPr>
                <w:rFonts w:ascii="Arial" w:hAnsi="Arial"/>
                <w:sz w:val="18"/>
              </w:rPr>
            </w:pPr>
            <w:r w:rsidRPr="007A698D">
              <w:rPr>
                <w:rFonts w:ascii="Arial" w:hAnsi="Arial"/>
                <w:sz w:val="18"/>
              </w:rPr>
              <w:t>11</w:t>
            </w:r>
          </w:p>
        </w:tc>
        <w:tc>
          <w:tcPr>
            <w:tcW w:w="1134" w:type="dxa"/>
            <w:shd w:val="clear" w:color="auto" w:fill="auto"/>
          </w:tcPr>
          <w:p w14:paraId="395FC0A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296DDC0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69F7FF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FFDFFA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2E447A9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141EAD33"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highlight w:val="yellow"/>
                <w:u w:val="single"/>
              </w:rPr>
              <w:t>1 or 2</w:t>
            </w:r>
          </w:p>
        </w:tc>
        <w:tc>
          <w:tcPr>
            <w:tcW w:w="1270" w:type="dxa"/>
          </w:tcPr>
          <w:p w14:paraId="77E72A8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A58902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1AFDBD40" w14:textId="77777777" w:rsidTr="00B82A49">
        <w:trPr>
          <w:jc w:val="center"/>
        </w:trPr>
        <w:tc>
          <w:tcPr>
            <w:tcW w:w="988" w:type="dxa"/>
            <w:shd w:val="clear" w:color="auto" w:fill="auto"/>
            <w:vAlign w:val="center"/>
          </w:tcPr>
          <w:p w14:paraId="202A0742" w14:textId="77777777" w:rsidR="00F715D0" w:rsidRPr="007A698D" w:rsidRDefault="00F715D0" w:rsidP="00B82A49">
            <w:pPr>
              <w:keepNext/>
              <w:keepLines/>
              <w:jc w:val="center"/>
              <w:rPr>
                <w:rFonts w:ascii="Arial" w:hAnsi="Arial"/>
                <w:sz w:val="18"/>
              </w:rPr>
            </w:pPr>
            <w:r w:rsidRPr="007A698D">
              <w:rPr>
                <w:rFonts w:ascii="Arial" w:hAnsi="Arial"/>
                <w:sz w:val="18"/>
              </w:rPr>
              <w:t>12</w:t>
            </w:r>
          </w:p>
        </w:tc>
        <w:tc>
          <w:tcPr>
            <w:tcW w:w="1134" w:type="dxa"/>
            <w:shd w:val="clear" w:color="auto" w:fill="auto"/>
          </w:tcPr>
          <w:p w14:paraId="07653DA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51FAFED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510644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0E3417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1,3,5,7,…,37,39</w:t>
            </w:r>
          </w:p>
        </w:tc>
        <w:tc>
          <w:tcPr>
            <w:tcW w:w="594" w:type="dxa"/>
            <w:shd w:val="clear" w:color="auto" w:fill="auto"/>
            <w:vAlign w:val="center"/>
          </w:tcPr>
          <w:p w14:paraId="29537E5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0322E97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6D62292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69D13C2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16F2FF95" w14:textId="77777777" w:rsidTr="00B82A49">
        <w:trPr>
          <w:jc w:val="center"/>
        </w:trPr>
        <w:tc>
          <w:tcPr>
            <w:tcW w:w="988" w:type="dxa"/>
            <w:shd w:val="clear" w:color="auto" w:fill="auto"/>
            <w:vAlign w:val="center"/>
          </w:tcPr>
          <w:p w14:paraId="1351F740" w14:textId="77777777" w:rsidR="00F715D0" w:rsidRPr="00865366" w:rsidRDefault="00F715D0" w:rsidP="00B82A49">
            <w:pPr>
              <w:keepNext/>
              <w:keepLines/>
              <w:jc w:val="center"/>
              <w:rPr>
                <w:rFonts w:ascii="Arial" w:hAnsi="Arial"/>
                <w:sz w:val="18"/>
              </w:rPr>
            </w:pPr>
            <w:r w:rsidRPr="00865366">
              <w:rPr>
                <w:rFonts w:ascii="Arial" w:hAnsi="Arial"/>
                <w:sz w:val="18"/>
              </w:rPr>
              <w:t>13</w:t>
            </w:r>
          </w:p>
        </w:tc>
        <w:tc>
          <w:tcPr>
            <w:tcW w:w="1134" w:type="dxa"/>
            <w:shd w:val="clear" w:color="auto" w:fill="auto"/>
          </w:tcPr>
          <w:p w14:paraId="4A87122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3AD0ACC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28107C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B13A9E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3,5,7</w:t>
            </w:r>
          </w:p>
        </w:tc>
        <w:tc>
          <w:tcPr>
            <w:tcW w:w="594" w:type="dxa"/>
            <w:shd w:val="clear" w:color="auto" w:fill="auto"/>
            <w:vAlign w:val="center"/>
          </w:tcPr>
          <w:p w14:paraId="1C6978F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1551FC6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54D24D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B8ACD4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6428DAE4" w14:textId="77777777" w:rsidTr="00B82A49">
        <w:trPr>
          <w:jc w:val="center"/>
        </w:trPr>
        <w:tc>
          <w:tcPr>
            <w:tcW w:w="988" w:type="dxa"/>
            <w:shd w:val="clear" w:color="auto" w:fill="auto"/>
            <w:vAlign w:val="center"/>
          </w:tcPr>
          <w:p w14:paraId="0343AD4E" w14:textId="77777777" w:rsidR="00F715D0" w:rsidRPr="006F3F72" w:rsidRDefault="00F715D0" w:rsidP="00B82A49">
            <w:pPr>
              <w:keepNext/>
              <w:keepLines/>
              <w:jc w:val="center"/>
              <w:rPr>
                <w:rFonts w:ascii="Arial" w:hAnsi="Arial"/>
                <w:sz w:val="18"/>
              </w:rPr>
            </w:pPr>
            <w:r w:rsidRPr="006F3F72">
              <w:rPr>
                <w:rFonts w:ascii="Arial" w:hAnsi="Arial"/>
                <w:sz w:val="18"/>
              </w:rPr>
              <w:t>14</w:t>
            </w:r>
          </w:p>
        </w:tc>
        <w:tc>
          <w:tcPr>
            <w:tcW w:w="1134" w:type="dxa"/>
            <w:shd w:val="clear" w:color="auto" w:fill="auto"/>
          </w:tcPr>
          <w:p w14:paraId="565C495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2D75D3A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C4506E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F27B5D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3,5,7,9,11,13</w:t>
            </w:r>
          </w:p>
        </w:tc>
        <w:tc>
          <w:tcPr>
            <w:tcW w:w="594" w:type="dxa"/>
            <w:shd w:val="clear" w:color="auto" w:fill="auto"/>
            <w:vAlign w:val="center"/>
          </w:tcPr>
          <w:p w14:paraId="51771F9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6202D53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21B998A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682164E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3BF20F3C" w14:textId="77777777" w:rsidTr="00B82A49">
        <w:trPr>
          <w:jc w:val="center"/>
        </w:trPr>
        <w:tc>
          <w:tcPr>
            <w:tcW w:w="988" w:type="dxa"/>
            <w:shd w:val="clear" w:color="auto" w:fill="auto"/>
            <w:vAlign w:val="center"/>
          </w:tcPr>
          <w:p w14:paraId="0E624907" w14:textId="77777777" w:rsidR="00F715D0" w:rsidRPr="007A698D" w:rsidRDefault="00F715D0" w:rsidP="00B82A49">
            <w:pPr>
              <w:keepNext/>
              <w:keepLines/>
              <w:jc w:val="center"/>
              <w:rPr>
                <w:rFonts w:ascii="Arial" w:hAnsi="Arial"/>
                <w:sz w:val="18"/>
              </w:rPr>
            </w:pPr>
            <w:r w:rsidRPr="007A698D">
              <w:rPr>
                <w:rFonts w:ascii="Arial" w:hAnsi="Arial"/>
                <w:sz w:val="18"/>
              </w:rPr>
              <w:t>15</w:t>
            </w:r>
          </w:p>
        </w:tc>
        <w:tc>
          <w:tcPr>
            <w:tcW w:w="1134" w:type="dxa"/>
            <w:shd w:val="clear" w:color="auto" w:fill="auto"/>
          </w:tcPr>
          <w:p w14:paraId="6B98501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4D460F5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13C7A6C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c>
          <w:tcPr>
            <w:tcW w:w="2524" w:type="dxa"/>
            <w:shd w:val="clear" w:color="auto" w:fill="auto"/>
            <w:vAlign w:val="center"/>
          </w:tcPr>
          <w:p w14:paraId="6D559A7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0813012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5C20D544"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u w:val="single"/>
              </w:rPr>
              <w:t>2</w:t>
            </w:r>
          </w:p>
        </w:tc>
        <w:tc>
          <w:tcPr>
            <w:tcW w:w="1270" w:type="dxa"/>
          </w:tcPr>
          <w:p w14:paraId="72A27B3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E5D4A2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3DF1CDB7" w14:textId="77777777" w:rsidTr="00B82A49">
        <w:trPr>
          <w:jc w:val="center"/>
        </w:trPr>
        <w:tc>
          <w:tcPr>
            <w:tcW w:w="988" w:type="dxa"/>
            <w:shd w:val="clear" w:color="auto" w:fill="auto"/>
            <w:vAlign w:val="center"/>
          </w:tcPr>
          <w:p w14:paraId="503F4790" w14:textId="77777777" w:rsidR="00F715D0" w:rsidRPr="007A698D" w:rsidRDefault="00F715D0" w:rsidP="00B82A49">
            <w:pPr>
              <w:keepNext/>
              <w:keepLines/>
              <w:jc w:val="center"/>
              <w:rPr>
                <w:rFonts w:ascii="Arial" w:hAnsi="Arial"/>
                <w:sz w:val="18"/>
              </w:rPr>
            </w:pPr>
            <w:r>
              <w:rPr>
                <w:rFonts w:ascii="Arial" w:hAnsi="Arial"/>
                <w:sz w:val="18"/>
              </w:rPr>
              <w:t>FO</w:t>
            </w:r>
          </w:p>
        </w:tc>
        <w:tc>
          <w:tcPr>
            <w:tcW w:w="1134" w:type="dxa"/>
            <w:shd w:val="clear" w:color="auto" w:fill="auto"/>
          </w:tcPr>
          <w:p w14:paraId="26A94631" w14:textId="77777777" w:rsidR="00F715D0" w:rsidRPr="000A76E0" w:rsidRDefault="00F715D0" w:rsidP="00B82A49">
            <w:pPr>
              <w:keepNext/>
              <w:keepLines/>
              <w:jc w:val="center"/>
              <w:rPr>
                <w:rFonts w:ascii="Arial" w:hAnsi="Arial"/>
                <w:color w:val="FF0000"/>
                <w:sz w:val="18"/>
                <w:u w:val="single"/>
              </w:rPr>
            </w:pPr>
            <w:r>
              <w:rPr>
                <w:rFonts w:ascii="Arial" w:hAnsi="Arial"/>
                <w:color w:val="FF0000"/>
                <w:sz w:val="18"/>
                <w:u w:val="single"/>
              </w:rPr>
              <w:t>B4</w:t>
            </w:r>
          </w:p>
        </w:tc>
        <w:tc>
          <w:tcPr>
            <w:tcW w:w="708" w:type="dxa"/>
            <w:shd w:val="clear" w:color="auto" w:fill="auto"/>
            <w:vAlign w:val="center"/>
          </w:tcPr>
          <w:p w14:paraId="46F6885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7AD9307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c>
          <w:tcPr>
            <w:tcW w:w="2524" w:type="dxa"/>
            <w:shd w:val="clear" w:color="auto" w:fill="auto"/>
            <w:vAlign w:val="center"/>
          </w:tcPr>
          <w:p w14:paraId="792554A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282D0AE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0 </w:t>
            </w:r>
          </w:p>
        </w:tc>
        <w:tc>
          <w:tcPr>
            <w:tcW w:w="993" w:type="dxa"/>
            <w:vAlign w:val="center"/>
          </w:tcPr>
          <w:p w14:paraId="6307BBA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3AB69B9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A7B798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09020E7D" w14:textId="77777777" w:rsidTr="00B82A49">
        <w:trPr>
          <w:jc w:val="center"/>
        </w:trPr>
        <w:tc>
          <w:tcPr>
            <w:tcW w:w="988" w:type="dxa"/>
            <w:shd w:val="clear" w:color="auto" w:fill="auto"/>
            <w:vAlign w:val="center"/>
          </w:tcPr>
          <w:p w14:paraId="006DBCA0" w14:textId="77777777" w:rsidR="00F715D0" w:rsidRPr="00583926" w:rsidRDefault="00F715D0" w:rsidP="00B82A49">
            <w:pPr>
              <w:keepNext/>
              <w:keepLines/>
              <w:jc w:val="center"/>
              <w:rPr>
                <w:rFonts w:ascii="Arial" w:hAnsi="Arial"/>
                <w:sz w:val="18"/>
              </w:rPr>
            </w:pPr>
            <w:r w:rsidRPr="007A698D">
              <w:rPr>
                <w:rFonts w:ascii="Arial" w:hAnsi="Arial"/>
                <w:sz w:val="18"/>
              </w:rPr>
              <w:t>17</w:t>
            </w:r>
          </w:p>
        </w:tc>
        <w:tc>
          <w:tcPr>
            <w:tcW w:w="1134" w:type="dxa"/>
            <w:shd w:val="clear" w:color="auto" w:fill="auto"/>
          </w:tcPr>
          <w:p w14:paraId="0CEA031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08866A3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27A4CC6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c>
          <w:tcPr>
            <w:tcW w:w="2524" w:type="dxa"/>
            <w:shd w:val="clear" w:color="auto" w:fill="auto"/>
            <w:vAlign w:val="center"/>
          </w:tcPr>
          <w:p w14:paraId="7842718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809618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0AEE68D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7396EF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163495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601965E4" w14:textId="77777777" w:rsidTr="00B82A49">
        <w:trPr>
          <w:jc w:val="center"/>
        </w:trPr>
        <w:tc>
          <w:tcPr>
            <w:tcW w:w="988" w:type="dxa"/>
            <w:shd w:val="clear" w:color="auto" w:fill="auto"/>
            <w:vAlign w:val="center"/>
          </w:tcPr>
          <w:p w14:paraId="2EF29093" w14:textId="77777777" w:rsidR="00F715D0" w:rsidRPr="007A698D" w:rsidRDefault="00F715D0" w:rsidP="00B82A49">
            <w:pPr>
              <w:keepNext/>
              <w:keepLines/>
              <w:jc w:val="center"/>
              <w:rPr>
                <w:rFonts w:ascii="Arial" w:hAnsi="Arial"/>
                <w:sz w:val="18"/>
              </w:rPr>
            </w:pPr>
            <w:r w:rsidRPr="00583926">
              <w:rPr>
                <w:rFonts w:ascii="Arial" w:hAnsi="Arial"/>
                <w:sz w:val="18"/>
              </w:rPr>
              <w:t>18</w:t>
            </w:r>
          </w:p>
        </w:tc>
        <w:tc>
          <w:tcPr>
            <w:tcW w:w="1134" w:type="dxa"/>
            <w:shd w:val="clear" w:color="auto" w:fill="auto"/>
          </w:tcPr>
          <w:p w14:paraId="2AA135F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05A0010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66550BA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c>
          <w:tcPr>
            <w:tcW w:w="2524" w:type="dxa"/>
            <w:shd w:val="clear" w:color="auto" w:fill="auto"/>
            <w:vAlign w:val="center"/>
          </w:tcPr>
          <w:p w14:paraId="67AD5E9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0112749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3C0E8A8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14E4810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1D36F31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636A5C39" w14:textId="77777777" w:rsidTr="00B82A49">
        <w:trPr>
          <w:jc w:val="center"/>
        </w:trPr>
        <w:tc>
          <w:tcPr>
            <w:tcW w:w="988" w:type="dxa"/>
            <w:shd w:val="clear" w:color="auto" w:fill="auto"/>
            <w:vAlign w:val="center"/>
          </w:tcPr>
          <w:p w14:paraId="4966CB2C" w14:textId="77777777" w:rsidR="00F715D0" w:rsidRPr="00583926" w:rsidRDefault="00F715D0" w:rsidP="00B82A49">
            <w:pPr>
              <w:keepNext/>
              <w:keepLines/>
              <w:jc w:val="center"/>
              <w:rPr>
                <w:rFonts w:ascii="Arial" w:hAnsi="Arial"/>
                <w:sz w:val="18"/>
              </w:rPr>
            </w:pPr>
            <w:r w:rsidRPr="00583926">
              <w:rPr>
                <w:rFonts w:ascii="Arial" w:hAnsi="Arial"/>
                <w:sz w:val="18"/>
              </w:rPr>
              <w:t>19</w:t>
            </w:r>
          </w:p>
        </w:tc>
        <w:tc>
          <w:tcPr>
            <w:tcW w:w="1134" w:type="dxa"/>
            <w:shd w:val="clear" w:color="auto" w:fill="auto"/>
          </w:tcPr>
          <w:p w14:paraId="078D2DA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4E1E25C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759B4A2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6177DF3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4EBABA9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6C95E20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4D0C8A2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51C8D6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5B1B3431" w14:textId="77777777" w:rsidTr="00B82A49">
        <w:trPr>
          <w:jc w:val="center"/>
        </w:trPr>
        <w:tc>
          <w:tcPr>
            <w:tcW w:w="988" w:type="dxa"/>
            <w:shd w:val="clear" w:color="auto" w:fill="auto"/>
            <w:vAlign w:val="center"/>
          </w:tcPr>
          <w:p w14:paraId="0260D772" w14:textId="77777777" w:rsidR="00F715D0" w:rsidRPr="00583926" w:rsidRDefault="00F715D0" w:rsidP="00B82A49">
            <w:pPr>
              <w:keepNext/>
              <w:keepLines/>
              <w:jc w:val="center"/>
              <w:rPr>
                <w:rFonts w:ascii="Arial" w:hAnsi="Arial"/>
                <w:sz w:val="18"/>
              </w:rPr>
            </w:pPr>
            <w:r w:rsidRPr="00583926">
              <w:rPr>
                <w:rFonts w:ascii="Arial" w:hAnsi="Arial"/>
                <w:sz w:val="18"/>
              </w:rPr>
              <w:t>20</w:t>
            </w:r>
          </w:p>
        </w:tc>
        <w:tc>
          <w:tcPr>
            <w:tcW w:w="1134" w:type="dxa"/>
            <w:shd w:val="clear" w:color="auto" w:fill="auto"/>
          </w:tcPr>
          <w:p w14:paraId="5835D0A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2391B4B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27CF97F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c>
          <w:tcPr>
            <w:tcW w:w="2524" w:type="dxa"/>
            <w:shd w:val="clear" w:color="auto" w:fill="auto"/>
            <w:vAlign w:val="center"/>
          </w:tcPr>
          <w:p w14:paraId="6206C33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387CDE7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296E626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AC0E81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2594DE2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751A5BA0" w14:textId="77777777" w:rsidTr="00B82A49">
        <w:trPr>
          <w:jc w:val="center"/>
        </w:trPr>
        <w:tc>
          <w:tcPr>
            <w:tcW w:w="988" w:type="dxa"/>
            <w:shd w:val="clear" w:color="auto" w:fill="auto"/>
            <w:vAlign w:val="center"/>
          </w:tcPr>
          <w:p w14:paraId="3DAE1437" w14:textId="77777777" w:rsidR="00F715D0" w:rsidRPr="00583926" w:rsidRDefault="00F715D0" w:rsidP="00B82A49">
            <w:pPr>
              <w:keepNext/>
              <w:keepLines/>
              <w:jc w:val="center"/>
              <w:rPr>
                <w:rFonts w:ascii="Arial" w:hAnsi="Arial"/>
                <w:sz w:val="18"/>
              </w:rPr>
            </w:pPr>
            <w:r w:rsidRPr="00583926">
              <w:rPr>
                <w:rFonts w:ascii="Arial" w:hAnsi="Arial"/>
                <w:sz w:val="18"/>
              </w:rPr>
              <w:t>21</w:t>
            </w:r>
          </w:p>
        </w:tc>
        <w:tc>
          <w:tcPr>
            <w:tcW w:w="1134" w:type="dxa"/>
            <w:shd w:val="clear" w:color="auto" w:fill="auto"/>
          </w:tcPr>
          <w:p w14:paraId="5A4A68B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739FC2B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52FDD3F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6EB8F9A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494E567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5D588C3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29080A8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348889C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68693EE4" w14:textId="77777777" w:rsidTr="00B82A49">
        <w:trPr>
          <w:jc w:val="center"/>
        </w:trPr>
        <w:tc>
          <w:tcPr>
            <w:tcW w:w="988" w:type="dxa"/>
            <w:shd w:val="clear" w:color="auto" w:fill="auto"/>
            <w:vAlign w:val="center"/>
          </w:tcPr>
          <w:p w14:paraId="0F39FC25" w14:textId="77777777" w:rsidR="00F715D0" w:rsidRPr="00583926" w:rsidRDefault="00F715D0" w:rsidP="00B82A49">
            <w:pPr>
              <w:keepNext/>
              <w:keepLines/>
              <w:jc w:val="center"/>
              <w:rPr>
                <w:rFonts w:ascii="Arial" w:hAnsi="Arial"/>
                <w:sz w:val="18"/>
              </w:rPr>
            </w:pPr>
            <w:r w:rsidRPr="00583926">
              <w:rPr>
                <w:rFonts w:ascii="Arial" w:hAnsi="Arial"/>
                <w:sz w:val="18"/>
              </w:rPr>
              <w:t>22</w:t>
            </w:r>
          </w:p>
        </w:tc>
        <w:tc>
          <w:tcPr>
            <w:tcW w:w="1134" w:type="dxa"/>
            <w:shd w:val="clear" w:color="auto" w:fill="auto"/>
          </w:tcPr>
          <w:p w14:paraId="3E8AC40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6C8EF6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43A4507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11AEF79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005DFF7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311EC31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42E0B3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570188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2B339F4D" w14:textId="77777777" w:rsidTr="00B82A49">
        <w:trPr>
          <w:jc w:val="center"/>
        </w:trPr>
        <w:tc>
          <w:tcPr>
            <w:tcW w:w="988" w:type="dxa"/>
            <w:shd w:val="clear" w:color="auto" w:fill="auto"/>
            <w:vAlign w:val="center"/>
          </w:tcPr>
          <w:p w14:paraId="289EA0D9" w14:textId="77777777" w:rsidR="00F715D0" w:rsidRPr="00583926" w:rsidRDefault="00F715D0" w:rsidP="00B82A49">
            <w:pPr>
              <w:keepNext/>
              <w:keepLines/>
              <w:jc w:val="center"/>
              <w:rPr>
                <w:rFonts w:ascii="Arial" w:hAnsi="Arial"/>
                <w:sz w:val="18"/>
              </w:rPr>
            </w:pPr>
            <w:r w:rsidRPr="00583926">
              <w:rPr>
                <w:rFonts w:ascii="Arial" w:hAnsi="Arial"/>
                <w:sz w:val="18"/>
              </w:rPr>
              <w:t>23</w:t>
            </w:r>
          </w:p>
        </w:tc>
        <w:tc>
          <w:tcPr>
            <w:tcW w:w="1134" w:type="dxa"/>
            <w:shd w:val="clear" w:color="auto" w:fill="auto"/>
          </w:tcPr>
          <w:p w14:paraId="688D6D8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14AF1BC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CC944F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0675686" w14:textId="77777777" w:rsidR="00F715D0" w:rsidRPr="000A76E0" w:rsidRDefault="00F715D0" w:rsidP="00B82A49">
            <w:pPr>
              <w:keepNext/>
              <w:keepLines/>
              <w:jc w:val="center"/>
              <w:rPr>
                <w:rFonts w:ascii="Arial" w:hAnsi="Arial"/>
                <w:color w:val="FF0000"/>
                <w:sz w:val="18"/>
                <w:u w:val="single"/>
              </w:rPr>
            </w:pPr>
            <w:r w:rsidRPr="00A71C8C">
              <w:rPr>
                <w:rFonts w:ascii="Arial" w:hAnsi="Arial"/>
                <w:color w:val="FF0000"/>
                <w:sz w:val="18"/>
                <w:highlight w:val="yellow"/>
                <w:u w:val="single"/>
              </w:rPr>
              <w:t>7,15,</w:t>
            </w:r>
            <w:r w:rsidRPr="000A76E0">
              <w:rPr>
                <w:rFonts w:ascii="Arial" w:hAnsi="Arial"/>
                <w:color w:val="FF0000"/>
                <w:sz w:val="18"/>
                <w:u w:val="single"/>
              </w:rPr>
              <w:t>23,31,39</w:t>
            </w:r>
          </w:p>
        </w:tc>
        <w:tc>
          <w:tcPr>
            <w:tcW w:w="594" w:type="dxa"/>
            <w:shd w:val="clear" w:color="auto" w:fill="auto"/>
            <w:vAlign w:val="center"/>
          </w:tcPr>
          <w:p w14:paraId="476F459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12CEB0D1"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highlight w:val="yellow"/>
                <w:u w:val="single"/>
              </w:rPr>
              <w:t>1 or 2</w:t>
            </w:r>
          </w:p>
        </w:tc>
        <w:tc>
          <w:tcPr>
            <w:tcW w:w="1270" w:type="dxa"/>
          </w:tcPr>
          <w:p w14:paraId="1E62036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3129C9E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62F9FDD3" w14:textId="77777777" w:rsidTr="00B82A49">
        <w:trPr>
          <w:jc w:val="center"/>
        </w:trPr>
        <w:tc>
          <w:tcPr>
            <w:tcW w:w="988" w:type="dxa"/>
            <w:shd w:val="clear" w:color="auto" w:fill="auto"/>
            <w:vAlign w:val="center"/>
          </w:tcPr>
          <w:p w14:paraId="76731487" w14:textId="77777777" w:rsidR="00F715D0" w:rsidRPr="00583926" w:rsidRDefault="00F715D0" w:rsidP="00B82A49">
            <w:pPr>
              <w:keepNext/>
              <w:keepLines/>
              <w:jc w:val="center"/>
              <w:rPr>
                <w:rFonts w:ascii="Arial" w:hAnsi="Arial"/>
                <w:sz w:val="18"/>
              </w:rPr>
            </w:pPr>
            <w:r w:rsidRPr="00583926">
              <w:rPr>
                <w:rFonts w:ascii="Arial" w:hAnsi="Arial"/>
                <w:sz w:val="18"/>
              </w:rPr>
              <w:t>24</w:t>
            </w:r>
          </w:p>
        </w:tc>
        <w:tc>
          <w:tcPr>
            <w:tcW w:w="1134" w:type="dxa"/>
            <w:shd w:val="clear" w:color="auto" w:fill="auto"/>
          </w:tcPr>
          <w:p w14:paraId="37E76AC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43F8A90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3578CBE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6343C4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4CF87EC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4255B9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838410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124270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4F5C5AB3" w14:textId="77777777" w:rsidTr="00B82A49">
        <w:trPr>
          <w:jc w:val="center"/>
        </w:trPr>
        <w:tc>
          <w:tcPr>
            <w:tcW w:w="988" w:type="dxa"/>
            <w:shd w:val="clear" w:color="auto" w:fill="auto"/>
            <w:vAlign w:val="center"/>
          </w:tcPr>
          <w:p w14:paraId="2B8B7008" w14:textId="77777777" w:rsidR="00F715D0" w:rsidRPr="00583926" w:rsidRDefault="00F715D0" w:rsidP="00B82A49">
            <w:pPr>
              <w:keepNext/>
              <w:keepLines/>
              <w:jc w:val="center"/>
              <w:rPr>
                <w:rFonts w:ascii="Arial" w:hAnsi="Arial"/>
                <w:sz w:val="18"/>
              </w:rPr>
            </w:pPr>
            <w:r w:rsidRPr="00583926">
              <w:rPr>
                <w:rFonts w:ascii="Arial" w:hAnsi="Arial"/>
                <w:sz w:val="18"/>
              </w:rPr>
              <w:t>25</w:t>
            </w:r>
          </w:p>
        </w:tc>
        <w:tc>
          <w:tcPr>
            <w:tcW w:w="1134" w:type="dxa"/>
            <w:shd w:val="clear" w:color="auto" w:fill="auto"/>
          </w:tcPr>
          <w:p w14:paraId="1F55A2D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vAlign w:val="center"/>
          </w:tcPr>
          <w:p w14:paraId="335429C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3ED4A3A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E97BD2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1E4129F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4F3884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4DBFD15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2CE4C9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18852937" w14:textId="77777777" w:rsidTr="00B82A49">
        <w:trPr>
          <w:jc w:val="center"/>
        </w:trPr>
        <w:tc>
          <w:tcPr>
            <w:tcW w:w="988" w:type="dxa"/>
            <w:shd w:val="clear" w:color="auto" w:fill="auto"/>
          </w:tcPr>
          <w:p w14:paraId="251060D1" w14:textId="77777777" w:rsidR="00F715D0" w:rsidRPr="00583926" w:rsidRDefault="00F715D0" w:rsidP="00B82A49">
            <w:pPr>
              <w:keepNext/>
              <w:keepLines/>
              <w:jc w:val="center"/>
              <w:rPr>
                <w:rFonts w:ascii="Arial" w:hAnsi="Arial"/>
                <w:sz w:val="18"/>
              </w:rPr>
            </w:pPr>
            <w:r>
              <w:rPr>
                <w:rFonts w:ascii="Arial" w:hAnsi="Arial"/>
                <w:sz w:val="18"/>
              </w:rPr>
              <w:t>26</w:t>
            </w:r>
          </w:p>
        </w:tc>
        <w:tc>
          <w:tcPr>
            <w:tcW w:w="1134" w:type="dxa"/>
            <w:shd w:val="clear" w:color="auto" w:fill="auto"/>
          </w:tcPr>
          <w:p w14:paraId="005EF8F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tcPr>
          <w:p w14:paraId="5681B05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tcPr>
          <w:p w14:paraId="4856AB3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tcPr>
          <w:p w14:paraId="3FF301E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13,14,15, 29,30,31,37,38,39</w:t>
            </w:r>
          </w:p>
        </w:tc>
        <w:tc>
          <w:tcPr>
            <w:tcW w:w="594" w:type="dxa"/>
            <w:shd w:val="clear" w:color="auto" w:fill="auto"/>
          </w:tcPr>
          <w:p w14:paraId="689D834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tcPr>
          <w:p w14:paraId="7DC19AF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07622E8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CA09BC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3C1A6490" w14:textId="77777777" w:rsidTr="00B82A49">
        <w:trPr>
          <w:jc w:val="center"/>
        </w:trPr>
        <w:tc>
          <w:tcPr>
            <w:tcW w:w="988" w:type="dxa"/>
            <w:shd w:val="clear" w:color="auto" w:fill="auto"/>
          </w:tcPr>
          <w:p w14:paraId="478AE97D" w14:textId="77777777" w:rsidR="00F715D0" w:rsidRDefault="00F715D0" w:rsidP="00B82A49">
            <w:pPr>
              <w:keepNext/>
              <w:keepLines/>
              <w:jc w:val="center"/>
              <w:rPr>
                <w:rFonts w:ascii="Arial" w:hAnsi="Arial"/>
                <w:sz w:val="18"/>
              </w:rPr>
            </w:pPr>
            <w:r>
              <w:rPr>
                <w:rFonts w:ascii="Arial" w:hAnsi="Arial"/>
                <w:sz w:val="18"/>
              </w:rPr>
              <w:t>27</w:t>
            </w:r>
          </w:p>
        </w:tc>
        <w:tc>
          <w:tcPr>
            <w:tcW w:w="1134" w:type="dxa"/>
            <w:shd w:val="clear" w:color="auto" w:fill="auto"/>
          </w:tcPr>
          <w:p w14:paraId="372C375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tcPr>
          <w:p w14:paraId="36535FF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tcPr>
          <w:p w14:paraId="3795676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c>
          <w:tcPr>
            <w:tcW w:w="2524" w:type="dxa"/>
            <w:shd w:val="clear" w:color="auto" w:fill="auto"/>
          </w:tcPr>
          <w:p w14:paraId="79AC26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tcPr>
          <w:p w14:paraId="5C5ECD8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3C00B0E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018F727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7275CA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0ED7AE6B" w14:textId="77777777" w:rsidTr="00B82A49">
        <w:trPr>
          <w:jc w:val="center"/>
        </w:trPr>
        <w:tc>
          <w:tcPr>
            <w:tcW w:w="988" w:type="dxa"/>
            <w:shd w:val="clear" w:color="auto" w:fill="auto"/>
          </w:tcPr>
          <w:p w14:paraId="5B90AAEC" w14:textId="77777777" w:rsidR="00F715D0" w:rsidRDefault="00F715D0" w:rsidP="00B82A49">
            <w:pPr>
              <w:keepNext/>
              <w:keepLines/>
              <w:jc w:val="center"/>
              <w:rPr>
                <w:rFonts w:ascii="Arial" w:hAnsi="Arial"/>
                <w:sz w:val="18"/>
              </w:rPr>
            </w:pPr>
            <w:r>
              <w:rPr>
                <w:rFonts w:ascii="Arial" w:hAnsi="Arial"/>
                <w:sz w:val="18"/>
              </w:rPr>
              <w:t>28</w:t>
            </w:r>
          </w:p>
        </w:tc>
        <w:tc>
          <w:tcPr>
            <w:tcW w:w="1134" w:type="dxa"/>
            <w:shd w:val="clear" w:color="auto" w:fill="auto"/>
          </w:tcPr>
          <w:p w14:paraId="57FA0BE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B4</w:t>
            </w:r>
          </w:p>
        </w:tc>
        <w:tc>
          <w:tcPr>
            <w:tcW w:w="708" w:type="dxa"/>
            <w:shd w:val="clear" w:color="auto" w:fill="auto"/>
          </w:tcPr>
          <w:p w14:paraId="2EA88E6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tcPr>
          <w:p w14:paraId="136B5F8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tcPr>
          <w:p w14:paraId="193BB527" w14:textId="77777777" w:rsidR="00F715D0" w:rsidRPr="000A76E0" w:rsidRDefault="00F715D0" w:rsidP="00B82A49">
            <w:pPr>
              <w:keepNext/>
              <w:keepLines/>
              <w:jc w:val="center"/>
              <w:rPr>
                <w:rFonts w:ascii="Arial" w:hAnsi="Arial"/>
                <w:color w:val="FF0000"/>
                <w:sz w:val="18"/>
                <w:u w:val="single"/>
              </w:rPr>
            </w:pPr>
            <w:r w:rsidRPr="00A71C8C">
              <w:rPr>
                <w:rFonts w:ascii="Arial" w:hAnsi="Arial"/>
                <w:color w:val="FF0000"/>
                <w:sz w:val="18"/>
                <w:highlight w:val="yellow"/>
                <w:u w:val="single"/>
              </w:rPr>
              <w:t>7,15,</w:t>
            </w:r>
            <w:r w:rsidRPr="000A76E0">
              <w:rPr>
                <w:rFonts w:ascii="Arial" w:hAnsi="Arial"/>
                <w:color w:val="FF0000"/>
                <w:sz w:val="18"/>
                <w:u w:val="single"/>
              </w:rPr>
              <w:t>23,31,39</w:t>
            </w:r>
          </w:p>
        </w:tc>
        <w:tc>
          <w:tcPr>
            <w:tcW w:w="594" w:type="dxa"/>
            <w:shd w:val="clear" w:color="auto" w:fill="auto"/>
          </w:tcPr>
          <w:p w14:paraId="22A1521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tcPr>
          <w:p w14:paraId="21D7FE2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63EBD7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FF681A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r>
      <w:tr w:rsidR="00F715D0" w:rsidRPr="0077437E" w14:paraId="106F8672" w14:textId="77777777" w:rsidTr="00B82A49">
        <w:trPr>
          <w:jc w:val="center"/>
        </w:trPr>
        <w:tc>
          <w:tcPr>
            <w:tcW w:w="988" w:type="dxa"/>
            <w:shd w:val="clear" w:color="auto" w:fill="auto"/>
            <w:vAlign w:val="center"/>
          </w:tcPr>
          <w:p w14:paraId="034B09CE" w14:textId="77777777" w:rsidR="00F715D0" w:rsidRDefault="00F715D0" w:rsidP="00B82A49">
            <w:pPr>
              <w:keepNext/>
              <w:keepLines/>
              <w:jc w:val="center"/>
              <w:rPr>
                <w:rFonts w:ascii="Arial" w:hAnsi="Arial"/>
                <w:sz w:val="18"/>
              </w:rPr>
            </w:pPr>
            <w:r w:rsidRPr="00142A41">
              <w:rPr>
                <w:rFonts w:ascii="Arial" w:hAnsi="Arial"/>
                <w:sz w:val="18"/>
              </w:rPr>
              <w:t>0</w:t>
            </w:r>
          </w:p>
        </w:tc>
        <w:tc>
          <w:tcPr>
            <w:tcW w:w="1134" w:type="dxa"/>
            <w:shd w:val="clear" w:color="auto" w:fill="auto"/>
            <w:vAlign w:val="center"/>
          </w:tcPr>
          <w:p w14:paraId="70C3C98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2217018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7A2A5E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5C2A30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76F4E17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2B7971B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D0D107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293C7C0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6BEBF2A" w14:textId="77777777" w:rsidTr="00B82A49">
        <w:trPr>
          <w:jc w:val="center"/>
        </w:trPr>
        <w:tc>
          <w:tcPr>
            <w:tcW w:w="988" w:type="dxa"/>
            <w:shd w:val="clear" w:color="auto" w:fill="auto"/>
            <w:vAlign w:val="center"/>
          </w:tcPr>
          <w:p w14:paraId="21856BBA" w14:textId="77777777" w:rsidR="00F715D0" w:rsidRPr="00142A41" w:rsidRDefault="00F715D0" w:rsidP="00B82A49">
            <w:pPr>
              <w:keepNext/>
              <w:keepLines/>
              <w:jc w:val="center"/>
              <w:rPr>
                <w:rFonts w:ascii="Arial" w:hAnsi="Arial"/>
                <w:sz w:val="18"/>
              </w:rPr>
            </w:pPr>
            <w:r w:rsidRPr="00142A41">
              <w:rPr>
                <w:rFonts w:ascii="Arial" w:hAnsi="Arial"/>
                <w:sz w:val="18"/>
              </w:rPr>
              <w:t>1</w:t>
            </w:r>
          </w:p>
        </w:tc>
        <w:tc>
          <w:tcPr>
            <w:tcW w:w="1134" w:type="dxa"/>
            <w:shd w:val="clear" w:color="auto" w:fill="auto"/>
          </w:tcPr>
          <w:p w14:paraId="16828DC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2985982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52BFFD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402C0D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78AD850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33D50D8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0F73A49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627D29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B450375" w14:textId="77777777" w:rsidTr="00B82A49">
        <w:trPr>
          <w:jc w:val="center"/>
        </w:trPr>
        <w:tc>
          <w:tcPr>
            <w:tcW w:w="988" w:type="dxa"/>
            <w:shd w:val="clear" w:color="auto" w:fill="auto"/>
            <w:vAlign w:val="center"/>
          </w:tcPr>
          <w:p w14:paraId="0EB8AC71" w14:textId="77777777" w:rsidR="00F715D0" w:rsidRPr="00142A41" w:rsidRDefault="00F715D0" w:rsidP="00B82A49">
            <w:pPr>
              <w:keepNext/>
              <w:keepLines/>
              <w:jc w:val="center"/>
              <w:rPr>
                <w:rFonts w:ascii="Arial" w:hAnsi="Arial"/>
                <w:sz w:val="18"/>
              </w:rPr>
            </w:pPr>
            <w:r w:rsidRPr="001A6AC5">
              <w:rPr>
                <w:rFonts w:ascii="Arial" w:hAnsi="Arial"/>
                <w:sz w:val="18"/>
              </w:rPr>
              <w:t>2</w:t>
            </w:r>
          </w:p>
        </w:tc>
        <w:tc>
          <w:tcPr>
            <w:tcW w:w="1134" w:type="dxa"/>
            <w:shd w:val="clear" w:color="auto" w:fill="auto"/>
          </w:tcPr>
          <w:p w14:paraId="5DBC1A0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143F7A7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24A5E6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A15801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05DF11C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59B9AD9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2 </w:t>
            </w:r>
          </w:p>
        </w:tc>
        <w:tc>
          <w:tcPr>
            <w:tcW w:w="1270" w:type="dxa"/>
            <w:vAlign w:val="center"/>
          </w:tcPr>
          <w:p w14:paraId="4345AA2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629DD01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7AEB899" w14:textId="77777777" w:rsidTr="00B82A49">
        <w:trPr>
          <w:jc w:val="center"/>
        </w:trPr>
        <w:tc>
          <w:tcPr>
            <w:tcW w:w="988" w:type="dxa"/>
            <w:shd w:val="clear" w:color="auto" w:fill="auto"/>
            <w:vAlign w:val="center"/>
          </w:tcPr>
          <w:p w14:paraId="01A27813" w14:textId="77777777" w:rsidR="00F715D0" w:rsidRPr="001A6AC5" w:rsidRDefault="00F715D0" w:rsidP="00B82A49">
            <w:pPr>
              <w:keepNext/>
              <w:keepLines/>
              <w:jc w:val="center"/>
              <w:rPr>
                <w:rFonts w:ascii="Arial" w:hAnsi="Arial"/>
                <w:sz w:val="18"/>
              </w:rPr>
            </w:pPr>
            <w:r w:rsidRPr="00142A41">
              <w:rPr>
                <w:rFonts w:ascii="Arial" w:hAnsi="Arial"/>
                <w:sz w:val="18"/>
              </w:rPr>
              <w:t>3</w:t>
            </w:r>
          </w:p>
        </w:tc>
        <w:tc>
          <w:tcPr>
            <w:tcW w:w="1134" w:type="dxa"/>
            <w:shd w:val="clear" w:color="auto" w:fill="auto"/>
          </w:tcPr>
          <w:p w14:paraId="50E518D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7FF6C2D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89D125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CD5467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24,29,34,39</w:t>
            </w:r>
          </w:p>
        </w:tc>
        <w:tc>
          <w:tcPr>
            <w:tcW w:w="594" w:type="dxa"/>
            <w:shd w:val="clear" w:color="auto" w:fill="auto"/>
            <w:vAlign w:val="center"/>
          </w:tcPr>
          <w:p w14:paraId="1CFDC35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4E3B8E6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5DD2452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66B2E2A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7326689" w14:textId="77777777" w:rsidTr="00B82A49">
        <w:trPr>
          <w:jc w:val="center"/>
        </w:trPr>
        <w:tc>
          <w:tcPr>
            <w:tcW w:w="988" w:type="dxa"/>
            <w:shd w:val="clear" w:color="auto" w:fill="auto"/>
            <w:vAlign w:val="center"/>
          </w:tcPr>
          <w:p w14:paraId="04ECB6CD" w14:textId="77777777" w:rsidR="00F715D0" w:rsidRPr="00142A41" w:rsidRDefault="00F715D0" w:rsidP="00B82A49">
            <w:pPr>
              <w:keepNext/>
              <w:keepLines/>
              <w:jc w:val="center"/>
              <w:rPr>
                <w:rFonts w:ascii="Arial" w:hAnsi="Arial"/>
                <w:sz w:val="18"/>
              </w:rPr>
            </w:pPr>
            <w:r w:rsidRPr="00142A41">
              <w:rPr>
                <w:rFonts w:ascii="Arial" w:hAnsi="Arial"/>
                <w:sz w:val="18"/>
              </w:rPr>
              <w:t>4</w:t>
            </w:r>
          </w:p>
        </w:tc>
        <w:tc>
          <w:tcPr>
            <w:tcW w:w="1134" w:type="dxa"/>
            <w:shd w:val="clear" w:color="auto" w:fill="auto"/>
          </w:tcPr>
          <w:p w14:paraId="082D9BA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58B8626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4A4E1D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479B53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17,19,37,39</w:t>
            </w:r>
          </w:p>
        </w:tc>
        <w:tc>
          <w:tcPr>
            <w:tcW w:w="594" w:type="dxa"/>
            <w:shd w:val="clear" w:color="auto" w:fill="auto"/>
            <w:vAlign w:val="center"/>
          </w:tcPr>
          <w:p w14:paraId="3C293E2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1542CCE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EBB156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2A31E53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484B7F5D" w14:textId="77777777" w:rsidTr="00B82A49">
        <w:trPr>
          <w:jc w:val="center"/>
        </w:trPr>
        <w:tc>
          <w:tcPr>
            <w:tcW w:w="988" w:type="dxa"/>
            <w:shd w:val="clear" w:color="auto" w:fill="auto"/>
            <w:vAlign w:val="center"/>
          </w:tcPr>
          <w:p w14:paraId="43947886" w14:textId="77777777" w:rsidR="00F715D0" w:rsidRPr="00142A41" w:rsidRDefault="00F715D0" w:rsidP="00B82A49">
            <w:pPr>
              <w:keepNext/>
              <w:keepLines/>
              <w:jc w:val="center"/>
              <w:rPr>
                <w:rFonts w:ascii="Arial" w:hAnsi="Arial"/>
                <w:sz w:val="18"/>
              </w:rPr>
            </w:pPr>
            <w:r w:rsidRPr="00142A41">
              <w:rPr>
                <w:rFonts w:ascii="Arial" w:hAnsi="Arial"/>
                <w:sz w:val="18"/>
              </w:rPr>
              <w:t>5</w:t>
            </w:r>
          </w:p>
        </w:tc>
        <w:tc>
          <w:tcPr>
            <w:tcW w:w="1134" w:type="dxa"/>
            <w:shd w:val="clear" w:color="auto" w:fill="auto"/>
          </w:tcPr>
          <w:p w14:paraId="31E095F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0FE5935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55291C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BAF4DF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19,39</w:t>
            </w:r>
          </w:p>
        </w:tc>
        <w:tc>
          <w:tcPr>
            <w:tcW w:w="594" w:type="dxa"/>
            <w:shd w:val="clear" w:color="auto" w:fill="auto"/>
          </w:tcPr>
          <w:p w14:paraId="0F4EF27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62B7C0A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E678EB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25DA71C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0EF8700D" w14:textId="77777777" w:rsidTr="00B82A49">
        <w:trPr>
          <w:jc w:val="center"/>
        </w:trPr>
        <w:tc>
          <w:tcPr>
            <w:tcW w:w="988" w:type="dxa"/>
            <w:shd w:val="clear" w:color="auto" w:fill="auto"/>
            <w:vAlign w:val="center"/>
          </w:tcPr>
          <w:p w14:paraId="1361E2BD" w14:textId="77777777" w:rsidR="00F715D0" w:rsidRPr="00142A41" w:rsidRDefault="00F715D0" w:rsidP="00B82A49">
            <w:pPr>
              <w:keepNext/>
              <w:keepLines/>
              <w:jc w:val="center"/>
              <w:rPr>
                <w:rFonts w:ascii="Arial" w:hAnsi="Arial"/>
                <w:sz w:val="18"/>
              </w:rPr>
            </w:pPr>
            <w:r w:rsidRPr="001A6AC5">
              <w:rPr>
                <w:rFonts w:ascii="Arial" w:hAnsi="Arial"/>
                <w:sz w:val="18"/>
              </w:rPr>
              <w:t>6</w:t>
            </w:r>
          </w:p>
        </w:tc>
        <w:tc>
          <w:tcPr>
            <w:tcW w:w="1134" w:type="dxa"/>
            <w:shd w:val="clear" w:color="auto" w:fill="auto"/>
          </w:tcPr>
          <w:p w14:paraId="2D4418D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287ADCE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C7A7FF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28BD09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tcPr>
          <w:p w14:paraId="58CF057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19120F7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64E8CCA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20117B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6363BC60" w14:textId="77777777" w:rsidTr="00B82A49">
        <w:trPr>
          <w:jc w:val="center"/>
        </w:trPr>
        <w:tc>
          <w:tcPr>
            <w:tcW w:w="988" w:type="dxa"/>
            <w:shd w:val="clear" w:color="auto" w:fill="auto"/>
            <w:vAlign w:val="center"/>
          </w:tcPr>
          <w:p w14:paraId="6BEF53A6" w14:textId="77777777" w:rsidR="00F715D0" w:rsidRPr="001A6AC5" w:rsidRDefault="00F715D0" w:rsidP="00B82A49">
            <w:pPr>
              <w:keepNext/>
              <w:keepLines/>
              <w:jc w:val="center"/>
              <w:rPr>
                <w:rFonts w:ascii="Arial" w:hAnsi="Arial"/>
                <w:sz w:val="18"/>
              </w:rPr>
            </w:pPr>
            <w:r w:rsidRPr="00142A41">
              <w:rPr>
                <w:rFonts w:ascii="Arial" w:hAnsi="Arial"/>
                <w:sz w:val="18"/>
              </w:rPr>
              <w:t>7</w:t>
            </w:r>
          </w:p>
        </w:tc>
        <w:tc>
          <w:tcPr>
            <w:tcW w:w="1134" w:type="dxa"/>
            <w:shd w:val="clear" w:color="auto" w:fill="auto"/>
          </w:tcPr>
          <w:p w14:paraId="5768F89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7115D1A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D181BB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0EB98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0,1,2,…,39</w:t>
            </w:r>
          </w:p>
        </w:tc>
        <w:tc>
          <w:tcPr>
            <w:tcW w:w="594" w:type="dxa"/>
            <w:shd w:val="clear" w:color="auto" w:fill="auto"/>
          </w:tcPr>
          <w:p w14:paraId="7957133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1C8911A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51760FA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39433C0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4969F93D" w14:textId="77777777" w:rsidTr="00B82A49">
        <w:trPr>
          <w:jc w:val="center"/>
        </w:trPr>
        <w:tc>
          <w:tcPr>
            <w:tcW w:w="988" w:type="dxa"/>
            <w:shd w:val="clear" w:color="auto" w:fill="auto"/>
            <w:vAlign w:val="center"/>
          </w:tcPr>
          <w:p w14:paraId="043EA02C" w14:textId="77777777" w:rsidR="00F715D0" w:rsidRPr="00142A41" w:rsidRDefault="00F715D0" w:rsidP="00B82A49">
            <w:pPr>
              <w:keepNext/>
              <w:keepLines/>
              <w:jc w:val="center"/>
              <w:rPr>
                <w:rFonts w:ascii="Arial" w:hAnsi="Arial"/>
                <w:sz w:val="18"/>
              </w:rPr>
            </w:pPr>
            <w:r w:rsidRPr="007A698D">
              <w:rPr>
                <w:rFonts w:ascii="Arial" w:hAnsi="Arial"/>
                <w:sz w:val="18"/>
              </w:rPr>
              <w:t>8</w:t>
            </w:r>
          </w:p>
        </w:tc>
        <w:tc>
          <w:tcPr>
            <w:tcW w:w="1134" w:type="dxa"/>
            <w:shd w:val="clear" w:color="auto" w:fill="auto"/>
          </w:tcPr>
          <w:p w14:paraId="71935DA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3D7D775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157EEC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5709F5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7C9D8BE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30DA2F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D30D90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5602EDC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E17ECBD" w14:textId="77777777" w:rsidTr="00B82A49">
        <w:trPr>
          <w:jc w:val="center"/>
        </w:trPr>
        <w:tc>
          <w:tcPr>
            <w:tcW w:w="988" w:type="dxa"/>
            <w:shd w:val="clear" w:color="auto" w:fill="auto"/>
            <w:vAlign w:val="center"/>
          </w:tcPr>
          <w:p w14:paraId="018B673D" w14:textId="77777777" w:rsidR="00F715D0" w:rsidRPr="007A698D" w:rsidRDefault="00F715D0" w:rsidP="00B82A49">
            <w:pPr>
              <w:keepNext/>
              <w:keepLines/>
              <w:jc w:val="center"/>
              <w:rPr>
                <w:rFonts w:ascii="Arial" w:hAnsi="Arial"/>
                <w:sz w:val="18"/>
              </w:rPr>
            </w:pPr>
            <w:r w:rsidRPr="007A698D">
              <w:rPr>
                <w:rFonts w:ascii="Arial" w:hAnsi="Arial"/>
                <w:sz w:val="18"/>
              </w:rPr>
              <w:t>9</w:t>
            </w:r>
          </w:p>
        </w:tc>
        <w:tc>
          <w:tcPr>
            <w:tcW w:w="1134" w:type="dxa"/>
            <w:shd w:val="clear" w:color="auto" w:fill="auto"/>
          </w:tcPr>
          <w:p w14:paraId="5C044CF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2C09E70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2F1563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4F85E8F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5F47ACF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5BC35A0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06146E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EEB25D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CE4F2CD" w14:textId="77777777" w:rsidTr="00B82A49">
        <w:trPr>
          <w:jc w:val="center"/>
        </w:trPr>
        <w:tc>
          <w:tcPr>
            <w:tcW w:w="988" w:type="dxa"/>
            <w:shd w:val="clear" w:color="auto" w:fill="auto"/>
            <w:vAlign w:val="center"/>
          </w:tcPr>
          <w:p w14:paraId="76E218FA" w14:textId="77777777" w:rsidR="00F715D0" w:rsidRPr="007A698D" w:rsidRDefault="00F715D0" w:rsidP="00B82A49">
            <w:pPr>
              <w:keepNext/>
              <w:keepLines/>
              <w:jc w:val="center"/>
              <w:rPr>
                <w:rFonts w:ascii="Arial" w:hAnsi="Arial"/>
                <w:sz w:val="18"/>
              </w:rPr>
            </w:pPr>
            <w:r w:rsidRPr="007A698D">
              <w:rPr>
                <w:rFonts w:ascii="Arial" w:hAnsi="Arial"/>
                <w:sz w:val="18"/>
              </w:rPr>
              <w:t>10</w:t>
            </w:r>
          </w:p>
        </w:tc>
        <w:tc>
          <w:tcPr>
            <w:tcW w:w="1134" w:type="dxa"/>
            <w:shd w:val="clear" w:color="auto" w:fill="auto"/>
          </w:tcPr>
          <w:p w14:paraId="5AE514A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2155F87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A292C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8ADF93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653F4AF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82C9DB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2ABF64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4A132E5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31132EF" w14:textId="77777777" w:rsidTr="00B82A49">
        <w:trPr>
          <w:jc w:val="center"/>
        </w:trPr>
        <w:tc>
          <w:tcPr>
            <w:tcW w:w="988" w:type="dxa"/>
            <w:shd w:val="clear" w:color="auto" w:fill="auto"/>
            <w:vAlign w:val="center"/>
          </w:tcPr>
          <w:p w14:paraId="56439BB5" w14:textId="77777777" w:rsidR="00F715D0" w:rsidRPr="007A698D" w:rsidRDefault="00F715D0" w:rsidP="00B82A49">
            <w:pPr>
              <w:keepNext/>
              <w:keepLines/>
              <w:jc w:val="center"/>
              <w:rPr>
                <w:rFonts w:ascii="Arial" w:hAnsi="Arial"/>
                <w:sz w:val="18"/>
              </w:rPr>
            </w:pPr>
            <w:r w:rsidRPr="007A698D">
              <w:rPr>
                <w:rFonts w:ascii="Arial" w:hAnsi="Arial"/>
                <w:sz w:val="18"/>
              </w:rPr>
              <w:t>11</w:t>
            </w:r>
          </w:p>
        </w:tc>
        <w:tc>
          <w:tcPr>
            <w:tcW w:w="1134" w:type="dxa"/>
            <w:shd w:val="clear" w:color="auto" w:fill="auto"/>
          </w:tcPr>
          <w:p w14:paraId="7AB9448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308787E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5A746E1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FB17B9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16E04CD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35F1ACC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137E16C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673B900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03F82532" w14:textId="77777777" w:rsidTr="00B82A49">
        <w:trPr>
          <w:jc w:val="center"/>
        </w:trPr>
        <w:tc>
          <w:tcPr>
            <w:tcW w:w="988" w:type="dxa"/>
            <w:shd w:val="clear" w:color="auto" w:fill="auto"/>
            <w:vAlign w:val="center"/>
          </w:tcPr>
          <w:p w14:paraId="75DBE538" w14:textId="77777777" w:rsidR="00F715D0" w:rsidRPr="007A698D" w:rsidRDefault="00F715D0" w:rsidP="00B82A49">
            <w:pPr>
              <w:keepNext/>
              <w:keepLines/>
              <w:jc w:val="center"/>
              <w:rPr>
                <w:rFonts w:ascii="Arial" w:hAnsi="Arial"/>
                <w:sz w:val="18"/>
              </w:rPr>
            </w:pPr>
            <w:r w:rsidRPr="007A698D">
              <w:rPr>
                <w:rFonts w:ascii="Arial" w:hAnsi="Arial"/>
                <w:sz w:val="18"/>
              </w:rPr>
              <w:t>12</w:t>
            </w:r>
          </w:p>
        </w:tc>
        <w:tc>
          <w:tcPr>
            <w:tcW w:w="1134" w:type="dxa"/>
            <w:shd w:val="clear" w:color="auto" w:fill="auto"/>
          </w:tcPr>
          <w:p w14:paraId="0FF592D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5B0F724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A9F4F9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4CBDA9E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1,3,5,7,…,37,39</w:t>
            </w:r>
          </w:p>
        </w:tc>
        <w:tc>
          <w:tcPr>
            <w:tcW w:w="594" w:type="dxa"/>
            <w:shd w:val="clear" w:color="auto" w:fill="auto"/>
            <w:vAlign w:val="center"/>
          </w:tcPr>
          <w:p w14:paraId="232CC0F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06F4863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6DCE0A2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1468650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07D06A8C" w14:textId="77777777" w:rsidTr="00B82A49">
        <w:trPr>
          <w:jc w:val="center"/>
        </w:trPr>
        <w:tc>
          <w:tcPr>
            <w:tcW w:w="988" w:type="dxa"/>
            <w:shd w:val="clear" w:color="auto" w:fill="auto"/>
            <w:vAlign w:val="center"/>
          </w:tcPr>
          <w:p w14:paraId="61B7A15D" w14:textId="77777777" w:rsidR="00F715D0" w:rsidRPr="007A698D" w:rsidRDefault="00F715D0" w:rsidP="00B82A49">
            <w:pPr>
              <w:keepNext/>
              <w:keepLines/>
              <w:jc w:val="center"/>
              <w:rPr>
                <w:rFonts w:ascii="Arial" w:hAnsi="Arial"/>
                <w:sz w:val="18"/>
              </w:rPr>
            </w:pPr>
            <w:r w:rsidRPr="007A698D">
              <w:rPr>
                <w:rFonts w:ascii="Arial" w:hAnsi="Arial"/>
                <w:sz w:val="18"/>
              </w:rPr>
              <w:t>13</w:t>
            </w:r>
          </w:p>
        </w:tc>
        <w:tc>
          <w:tcPr>
            <w:tcW w:w="1134" w:type="dxa"/>
            <w:shd w:val="clear" w:color="auto" w:fill="auto"/>
          </w:tcPr>
          <w:p w14:paraId="5CB6617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5BC54B7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AEE355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F81C55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3,5,7</w:t>
            </w:r>
          </w:p>
        </w:tc>
        <w:tc>
          <w:tcPr>
            <w:tcW w:w="594" w:type="dxa"/>
            <w:shd w:val="clear" w:color="auto" w:fill="auto"/>
            <w:vAlign w:val="center"/>
          </w:tcPr>
          <w:p w14:paraId="107B856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6DBA67A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2326A52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1C9B2B1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8E040CC" w14:textId="77777777" w:rsidTr="00B82A49">
        <w:trPr>
          <w:jc w:val="center"/>
        </w:trPr>
        <w:tc>
          <w:tcPr>
            <w:tcW w:w="988" w:type="dxa"/>
            <w:shd w:val="clear" w:color="auto" w:fill="auto"/>
            <w:vAlign w:val="center"/>
          </w:tcPr>
          <w:p w14:paraId="61942CE3" w14:textId="77777777" w:rsidR="00F715D0" w:rsidRPr="007A698D" w:rsidRDefault="00F715D0" w:rsidP="00B82A49">
            <w:pPr>
              <w:keepNext/>
              <w:keepLines/>
              <w:jc w:val="center"/>
              <w:rPr>
                <w:rFonts w:ascii="Arial" w:hAnsi="Arial"/>
                <w:sz w:val="18"/>
              </w:rPr>
            </w:pPr>
            <w:r w:rsidRPr="007A698D">
              <w:rPr>
                <w:rFonts w:ascii="Arial" w:hAnsi="Arial"/>
                <w:sz w:val="18"/>
              </w:rPr>
              <w:t>14</w:t>
            </w:r>
          </w:p>
        </w:tc>
        <w:tc>
          <w:tcPr>
            <w:tcW w:w="1134" w:type="dxa"/>
            <w:shd w:val="clear" w:color="auto" w:fill="auto"/>
          </w:tcPr>
          <w:p w14:paraId="0C8AEAD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4860F76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4B00F3F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E9BABE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3,5,7,9,11,13</w:t>
            </w:r>
          </w:p>
        </w:tc>
        <w:tc>
          <w:tcPr>
            <w:tcW w:w="594" w:type="dxa"/>
            <w:shd w:val="clear" w:color="auto" w:fill="auto"/>
            <w:vAlign w:val="center"/>
          </w:tcPr>
          <w:p w14:paraId="351FD6E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2185198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0A319C0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2C3A6FD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268ACD26" w14:textId="77777777" w:rsidTr="00B82A49">
        <w:trPr>
          <w:jc w:val="center"/>
        </w:trPr>
        <w:tc>
          <w:tcPr>
            <w:tcW w:w="988" w:type="dxa"/>
            <w:shd w:val="clear" w:color="auto" w:fill="auto"/>
            <w:vAlign w:val="center"/>
          </w:tcPr>
          <w:p w14:paraId="2E22C1D4" w14:textId="77777777" w:rsidR="00F715D0" w:rsidRPr="007A698D" w:rsidRDefault="00F715D0" w:rsidP="00B82A49">
            <w:pPr>
              <w:keepNext/>
              <w:keepLines/>
              <w:jc w:val="center"/>
              <w:rPr>
                <w:rFonts w:ascii="Arial" w:hAnsi="Arial"/>
                <w:sz w:val="18"/>
              </w:rPr>
            </w:pPr>
            <w:r w:rsidRPr="007A698D">
              <w:rPr>
                <w:rFonts w:ascii="Arial" w:hAnsi="Arial"/>
                <w:sz w:val="18"/>
              </w:rPr>
              <w:t>15</w:t>
            </w:r>
          </w:p>
        </w:tc>
        <w:tc>
          <w:tcPr>
            <w:tcW w:w="1134" w:type="dxa"/>
            <w:shd w:val="clear" w:color="auto" w:fill="auto"/>
          </w:tcPr>
          <w:p w14:paraId="0672B53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799DBDB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3384EA8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D271CD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3089E9A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35D5701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highlight w:val="yellow"/>
                <w:u w:val="single"/>
              </w:rPr>
              <w:t>1 or 2</w:t>
            </w:r>
          </w:p>
        </w:tc>
        <w:tc>
          <w:tcPr>
            <w:tcW w:w="1270" w:type="dxa"/>
          </w:tcPr>
          <w:p w14:paraId="583982E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315F0D3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7ECA78E" w14:textId="77777777" w:rsidTr="00B82A49">
        <w:trPr>
          <w:jc w:val="center"/>
        </w:trPr>
        <w:tc>
          <w:tcPr>
            <w:tcW w:w="988" w:type="dxa"/>
            <w:shd w:val="clear" w:color="auto" w:fill="auto"/>
            <w:vAlign w:val="center"/>
          </w:tcPr>
          <w:p w14:paraId="35ED004C" w14:textId="77777777" w:rsidR="00F715D0" w:rsidRPr="007A698D" w:rsidRDefault="00F715D0" w:rsidP="00B82A49">
            <w:pPr>
              <w:keepNext/>
              <w:keepLines/>
              <w:jc w:val="center"/>
              <w:rPr>
                <w:rFonts w:ascii="Arial" w:hAnsi="Arial"/>
                <w:sz w:val="18"/>
              </w:rPr>
            </w:pPr>
            <w:r>
              <w:rPr>
                <w:rFonts w:ascii="Arial" w:hAnsi="Arial"/>
                <w:sz w:val="18"/>
              </w:rPr>
              <w:t>EF</w:t>
            </w:r>
          </w:p>
        </w:tc>
        <w:tc>
          <w:tcPr>
            <w:tcW w:w="1134" w:type="dxa"/>
            <w:shd w:val="clear" w:color="auto" w:fill="auto"/>
          </w:tcPr>
          <w:p w14:paraId="6031471D" w14:textId="77777777" w:rsidR="00F715D0" w:rsidRPr="000A76E0" w:rsidRDefault="00F715D0" w:rsidP="00B82A49">
            <w:pPr>
              <w:keepNext/>
              <w:keepLines/>
              <w:jc w:val="center"/>
              <w:rPr>
                <w:rFonts w:ascii="Arial" w:hAnsi="Arial"/>
                <w:color w:val="FF0000"/>
                <w:sz w:val="18"/>
                <w:u w:val="single"/>
              </w:rPr>
            </w:pPr>
            <w:r>
              <w:rPr>
                <w:rFonts w:ascii="Arial" w:hAnsi="Arial"/>
                <w:color w:val="FF0000"/>
                <w:sz w:val="18"/>
                <w:u w:val="single"/>
              </w:rPr>
              <w:t>C0</w:t>
            </w:r>
          </w:p>
        </w:tc>
        <w:tc>
          <w:tcPr>
            <w:tcW w:w="708" w:type="dxa"/>
            <w:shd w:val="clear" w:color="auto" w:fill="auto"/>
            <w:vAlign w:val="center"/>
          </w:tcPr>
          <w:p w14:paraId="5D8205C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60240F1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6262B10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7F2D452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0 </w:t>
            </w:r>
          </w:p>
        </w:tc>
        <w:tc>
          <w:tcPr>
            <w:tcW w:w="993" w:type="dxa"/>
            <w:vAlign w:val="center"/>
          </w:tcPr>
          <w:p w14:paraId="06C4036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28C34C7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6759B7C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59E8A4F" w14:textId="77777777" w:rsidTr="00B82A49">
        <w:trPr>
          <w:jc w:val="center"/>
        </w:trPr>
        <w:tc>
          <w:tcPr>
            <w:tcW w:w="988" w:type="dxa"/>
            <w:shd w:val="clear" w:color="auto" w:fill="auto"/>
            <w:vAlign w:val="center"/>
          </w:tcPr>
          <w:p w14:paraId="4CE4F75C" w14:textId="77777777" w:rsidR="00F715D0" w:rsidRPr="00583926" w:rsidRDefault="00F715D0" w:rsidP="00B82A49">
            <w:pPr>
              <w:keepNext/>
              <w:keepLines/>
              <w:jc w:val="center"/>
              <w:rPr>
                <w:rFonts w:ascii="Arial" w:hAnsi="Arial"/>
                <w:sz w:val="18"/>
              </w:rPr>
            </w:pPr>
            <w:r w:rsidRPr="007A698D">
              <w:rPr>
                <w:rFonts w:ascii="Arial" w:hAnsi="Arial"/>
                <w:sz w:val="18"/>
              </w:rPr>
              <w:t>17</w:t>
            </w:r>
          </w:p>
        </w:tc>
        <w:tc>
          <w:tcPr>
            <w:tcW w:w="1134" w:type="dxa"/>
            <w:shd w:val="clear" w:color="auto" w:fill="auto"/>
          </w:tcPr>
          <w:p w14:paraId="06F2592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1A538AC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1200E5E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47811D1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3F47034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2256A76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highlight w:val="yellow"/>
                <w:u w:val="single"/>
              </w:rPr>
              <w:t>1 or 2</w:t>
            </w:r>
          </w:p>
        </w:tc>
        <w:tc>
          <w:tcPr>
            <w:tcW w:w="1270" w:type="dxa"/>
          </w:tcPr>
          <w:p w14:paraId="7160A24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233EA72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64431464" w14:textId="77777777" w:rsidTr="00B82A49">
        <w:trPr>
          <w:jc w:val="center"/>
        </w:trPr>
        <w:tc>
          <w:tcPr>
            <w:tcW w:w="988" w:type="dxa"/>
            <w:shd w:val="clear" w:color="auto" w:fill="auto"/>
            <w:vAlign w:val="center"/>
          </w:tcPr>
          <w:p w14:paraId="1E2CD311" w14:textId="77777777" w:rsidR="00F715D0" w:rsidRPr="007A698D" w:rsidRDefault="00F715D0" w:rsidP="00B82A49">
            <w:pPr>
              <w:keepNext/>
              <w:keepLines/>
              <w:jc w:val="center"/>
              <w:rPr>
                <w:rFonts w:ascii="Arial" w:hAnsi="Arial"/>
                <w:sz w:val="18"/>
              </w:rPr>
            </w:pPr>
            <w:r w:rsidRPr="00583926">
              <w:rPr>
                <w:rFonts w:ascii="Arial" w:hAnsi="Arial"/>
                <w:sz w:val="18"/>
              </w:rPr>
              <w:t>18</w:t>
            </w:r>
          </w:p>
        </w:tc>
        <w:tc>
          <w:tcPr>
            <w:tcW w:w="1134" w:type="dxa"/>
            <w:shd w:val="clear" w:color="auto" w:fill="auto"/>
          </w:tcPr>
          <w:p w14:paraId="38A9E8E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6958A27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085D59B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0479AF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56100B1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086F8C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1503D19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4E8BCCF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88F62D8" w14:textId="77777777" w:rsidTr="00B82A49">
        <w:trPr>
          <w:jc w:val="center"/>
        </w:trPr>
        <w:tc>
          <w:tcPr>
            <w:tcW w:w="988" w:type="dxa"/>
            <w:shd w:val="clear" w:color="auto" w:fill="auto"/>
            <w:vAlign w:val="center"/>
          </w:tcPr>
          <w:p w14:paraId="7C723969" w14:textId="77777777" w:rsidR="00F715D0" w:rsidRPr="00583926" w:rsidRDefault="00F715D0" w:rsidP="00B82A49">
            <w:pPr>
              <w:keepNext/>
              <w:keepLines/>
              <w:jc w:val="center"/>
              <w:rPr>
                <w:rFonts w:ascii="Arial" w:hAnsi="Arial"/>
                <w:sz w:val="18"/>
              </w:rPr>
            </w:pPr>
            <w:r w:rsidRPr="00583926">
              <w:rPr>
                <w:rFonts w:ascii="Arial" w:hAnsi="Arial"/>
                <w:sz w:val="18"/>
              </w:rPr>
              <w:t>19</w:t>
            </w:r>
          </w:p>
        </w:tc>
        <w:tc>
          <w:tcPr>
            <w:tcW w:w="1134" w:type="dxa"/>
            <w:shd w:val="clear" w:color="auto" w:fill="auto"/>
          </w:tcPr>
          <w:p w14:paraId="45115F5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4684541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5D9BDAD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3F28339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044F0F0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67FF5E3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4ACE87C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703B935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7D4FB574" w14:textId="77777777" w:rsidTr="00B82A49">
        <w:trPr>
          <w:jc w:val="center"/>
        </w:trPr>
        <w:tc>
          <w:tcPr>
            <w:tcW w:w="988" w:type="dxa"/>
            <w:shd w:val="clear" w:color="auto" w:fill="auto"/>
            <w:vAlign w:val="center"/>
          </w:tcPr>
          <w:p w14:paraId="6FCFB8D4" w14:textId="77777777" w:rsidR="00F715D0" w:rsidRPr="00583926" w:rsidRDefault="00F715D0" w:rsidP="00B82A49">
            <w:pPr>
              <w:keepNext/>
              <w:keepLines/>
              <w:jc w:val="center"/>
              <w:rPr>
                <w:rFonts w:ascii="Arial" w:hAnsi="Arial"/>
                <w:sz w:val="18"/>
              </w:rPr>
            </w:pPr>
            <w:r w:rsidRPr="00583926">
              <w:rPr>
                <w:rFonts w:ascii="Arial" w:hAnsi="Arial"/>
                <w:sz w:val="18"/>
              </w:rPr>
              <w:t>20</w:t>
            </w:r>
          </w:p>
        </w:tc>
        <w:tc>
          <w:tcPr>
            <w:tcW w:w="1134" w:type="dxa"/>
            <w:shd w:val="clear" w:color="auto" w:fill="auto"/>
          </w:tcPr>
          <w:p w14:paraId="0EF29E5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0CB15D3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0B5249F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6EEB948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5EAD705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3EBC3C2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65DAAD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626FFD2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291D7C70" w14:textId="77777777" w:rsidTr="00B82A49">
        <w:trPr>
          <w:jc w:val="center"/>
        </w:trPr>
        <w:tc>
          <w:tcPr>
            <w:tcW w:w="988" w:type="dxa"/>
            <w:shd w:val="clear" w:color="auto" w:fill="auto"/>
            <w:vAlign w:val="center"/>
          </w:tcPr>
          <w:p w14:paraId="75F11FBE" w14:textId="77777777" w:rsidR="00F715D0" w:rsidRPr="00583926" w:rsidRDefault="00F715D0" w:rsidP="00B82A49">
            <w:pPr>
              <w:keepNext/>
              <w:keepLines/>
              <w:jc w:val="center"/>
              <w:rPr>
                <w:rFonts w:ascii="Arial" w:hAnsi="Arial"/>
                <w:sz w:val="18"/>
              </w:rPr>
            </w:pPr>
            <w:r w:rsidRPr="00583926">
              <w:rPr>
                <w:rFonts w:ascii="Arial" w:hAnsi="Arial"/>
                <w:sz w:val="18"/>
              </w:rPr>
              <w:t>21</w:t>
            </w:r>
          </w:p>
        </w:tc>
        <w:tc>
          <w:tcPr>
            <w:tcW w:w="1134" w:type="dxa"/>
            <w:shd w:val="clear" w:color="auto" w:fill="auto"/>
          </w:tcPr>
          <w:p w14:paraId="3E5BBEE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60B84A2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1901EC5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9D4E9E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781EE98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54F20EB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52AD27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36D8756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474832CE" w14:textId="77777777" w:rsidTr="00B82A49">
        <w:trPr>
          <w:jc w:val="center"/>
        </w:trPr>
        <w:tc>
          <w:tcPr>
            <w:tcW w:w="988" w:type="dxa"/>
            <w:shd w:val="clear" w:color="auto" w:fill="auto"/>
            <w:vAlign w:val="center"/>
          </w:tcPr>
          <w:p w14:paraId="6B3BA41C" w14:textId="77777777" w:rsidR="00F715D0" w:rsidRPr="00583926" w:rsidRDefault="00F715D0" w:rsidP="00B82A49">
            <w:pPr>
              <w:keepNext/>
              <w:keepLines/>
              <w:jc w:val="center"/>
              <w:rPr>
                <w:rFonts w:ascii="Arial" w:hAnsi="Arial"/>
                <w:sz w:val="18"/>
              </w:rPr>
            </w:pPr>
            <w:r w:rsidRPr="00583926">
              <w:rPr>
                <w:rFonts w:ascii="Arial" w:hAnsi="Arial"/>
                <w:sz w:val="18"/>
              </w:rPr>
              <w:t>22</w:t>
            </w:r>
          </w:p>
        </w:tc>
        <w:tc>
          <w:tcPr>
            <w:tcW w:w="1134" w:type="dxa"/>
            <w:shd w:val="clear" w:color="auto" w:fill="auto"/>
          </w:tcPr>
          <w:p w14:paraId="6A13B4B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1107C12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71896FE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4097958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124FA84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14F7253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685AEFF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03B4B9C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6A5C059" w14:textId="77777777" w:rsidTr="00B82A49">
        <w:trPr>
          <w:jc w:val="center"/>
        </w:trPr>
        <w:tc>
          <w:tcPr>
            <w:tcW w:w="988" w:type="dxa"/>
            <w:shd w:val="clear" w:color="auto" w:fill="auto"/>
            <w:vAlign w:val="center"/>
          </w:tcPr>
          <w:p w14:paraId="37D1DA0F" w14:textId="77777777" w:rsidR="00F715D0" w:rsidRPr="00583926" w:rsidRDefault="00F715D0" w:rsidP="00B82A49">
            <w:pPr>
              <w:keepNext/>
              <w:keepLines/>
              <w:jc w:val="center"/>
              <w:rPr>
                <w:rFonts w:ascii="Arial" w:hAnsi="Arial"/>
                <w:sz w:val="18"/>
              </w:rPr>
            </w:pPr>
            <w:r w:rsidRPr="00583926">
              <w:rPr>
                <w:rFonts w:ascii="Arial" w:hAnsi="Arial"/>
                <w:sz w:val="18"/>
              </w:rPr>
              <w:t>23</w:t>
            </w:r>
          </w:p>
        </w:tc>
        <w:tc>
          <w:tcPr>
            <w:tcW w:w="1134" w:type="dxa"/>
            <w:shd w:val="clear" w:color="auto" w:fill="auto"/>
          </w:tcPr>
          <w:p w14:paraId="08A7476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146AAE4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5BACC9A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EC13981" w14:textId="77777777" w:rsidR="00F715D0" w:rsidRPr="000A76E0" w:rsidRDefault="00F715D0" w:rsidP="00B82A49">
            <w:pPr>
              <w:keepNext/>
              <w:keepLines/>
              <w:jc w:val="center"/>
              <w:rPr>
                <w:rFonts w:ascii="Arial" w:hAnsi="Arial"/>
                <w:color w:val="FF0000"/>
                <w:sz w:val="18"/>
                <w:u w:val="single"/>
              </w:rPr>
            </w:pPr>
            <w:r w:rsidRPr="00A71C8C">
              <w:rPr>
                <w:rFonts w:ascii="Arial" w:hAnsi="Arial"/>
                <w:color w:val="FF0000"/>
                <w:sz w:val="18"/>
                <w:highlight w:val="yellow"/>
                <w:u w:val="single"/>
              </w:rPr>
              <w:t>7,15,</w:t>
            </w:r>
            <w:r w:rsidRPr="000A76E0">
              <w:rPr>
                <w:rFonts w:ascii="Arial" w:hAnsi="Arial"/>
                <w:color w:val="FF0000"/>
                <w:sz w:val="18"/>
                <w:u w:val="single"/>
              </w:rPr>
              <w:t>23,31,39</w:t>
            </w:r>
          </w:p>
        </w:tc>
        <w:tc>
          <w:tcPr>
            <w:tcW w:w="594" w:type="dxa"/>
            <w:shd w:val="clear" w:color="auto" w:fill="auto"/>
            <w:vAlign w:val="center"/>
          </w:tcPr>
          <w:p w14:paraId="25C7CCE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D0D696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6907A7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6FB6108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42350C85" w14:textId="77777777" w:rsidTr="00B82A49">
        <w:trPr>
          <w:jc w:val="center"/>
        </w:trPr>
        <w:tc>
          <w:tcPr>
            <w:tcW w:w="988" w:type="dxa"/>
            <w:shd w:val="clear" w:color="auto" w:fill="auto"/>
            <w:vAlign w:val="center"/>
          </w:tcPr>
          <w:p w14:paraId="0FD0E8FB" w14:textId="77777777" w:rsidR="00F715D0" w:rsidRPr="00583926" w:rsidRDefault="00F715D0" w:rsidP="00B82A49">
            <w:pPr>
              <w:keepNext/>
              <w:keepLines/>
              <w:jc w:val="center"/>
              <w:rPr>
                <w:rFonts w:ascii="Arial" w:hAnsi="Arial"/>
                <w:sz w:val="18"/>
              </w:rPr>
            </w:pPr>
            <w:r w:rsidRPr="00583926">
              <w:rPr>
                <w:rFonts w:ascii="Arial" w:hAnsi="Arial"/>
                <w:sz w:val="18"/>
              </w:rPr>
              <w:t>24</w:t>
            </w:r>
          </w:p>
        </w:tc>
        <w:tc>
          <w:tcPr>
            <w:tcW w:w="1134" w:type="dxa"/>
            <w:shd w:val="clear" w:color="auto" w:fill="auto"/>
          </w:tcPr>
          <w:p w14:paraId="5C86A61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349DE5E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288A38F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59B9533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35B986B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29722DB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1C509C6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5B8CC38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201E161" w14:textId="77777777" w:rsidTr="00B82A49">
        <w:trPr>
          <w:jc w:val="center"/>
        </w:trPr>
        <w:tc>
          <w:tcPr>
            <w:tcW w:w="988" w:type="dxa"/>
            <w:shd w:val="clear" w:color="auto" w:fill="auto"/>
            <w:vAlign w:val="center"/>
          </w:tcPr>
          <w:p w14:paraId="082E304C" w14:textId="77777777" w:rsidR="00F715D0" w:rsidRPr="00583926" w:rsidRDefault="00F715D0" w:rsidP="00B82A49">
            <w:pPr>
              <w:keepNext/>
              <w:keepLines/>
              <w:jc w:val="center"/>
              <w:rPr>
                <w:rFonts w:ascii="Arial" w:hAnsi="Arial"/>
                <w:sz w:val="18"/>
              </w:rPr>
            </w:pPr>
            <w:r w:rsidRPr="00583926">
              <w:rPr>
                <w:rFonts w:ascii="Arial" w:hAnsi="Arial"/>
                <w:sz w:val="18"/>
              </w:rPr>
              <w:t>25</w:t>
            </w:r>
          </w:p>
        </w:tc>
        <w:tc>
          <w:tcPr>
            <w:tcW w:w="1134" w:type="dxa"/>
            <w:shd w:val="clear" w:color="auto" w:fill="auto"/>
          </w:tcPr>
          <w:p w14:paraId="6EFF8F4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vAlign w:val="center"/>
          </w:tcPr>
          <w:p w14:paraId="5D277A9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4E95F14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6957150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4CCD8EC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04EAF96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456DC19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1EA8EFB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0A59D1DF" w14:textId="77777777" w:rsidTr="00B82A49">
        <w:trPr>
          <w:jc w:val="center"/>
        </w:trPr>
        <w:tc>
          <w:tcPr>
            <w:tcW w:w="988" w:type="dxa"/>
            <w:shd w:val="clear" w:color="auto" w:fill="auto"/>
          </w:tcPr>
          <w:p w14:paraId="2D30172A" w14:textId="77777777" w:rsidR="00F715D0" w:rsidRPr="00583926" w:rsidRDefault="00F715D0" w:rsidP="00B82A49">
            <w:pPr>
              <w:keepNext/>
              <w:keepLines/>
              <w:jc w:val="center"/>
              <w:rPr>
                <w:rFonts w:ascii="Arial" w:hAnsi="Arial"/>
                <w:sz w:val="18"/>
              </w:rPr>
            </w:pPr>
            <w:r>
              <w:rPr>
                <w:rFonts w:ascii="Arial" w:hAnsi="Arial"/>
                <w:sz w:val="18"/>
              </w:rPr>
              <w:t>26</w:t>
            </w:r>
          </w:p>
        </w:tc>
        <w:tc>
          <w:tcPr>
            <w:tcW w:w="1134" w:type="dxa"/>
            <w:shd w:val="clear" w:color="auto" w:fill="auto"/>
          </w:tcPr>
          <w:p w14:paraId="28F5605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tcPr>
          <w:p w14:paraId="687D479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tcPr>
          <w:p w14:paraId="293033D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tcPr>
          <w:p w14:paraId="39426E1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13,14,15, 29,30,31,37,38,39</w:t>
            </w:r>
          </w:p>
        </w:tc>
        <w:tc>
          <w:tcPr>
            <w:tcW w:w="594" w:type="dxa"/>
            <w:shd w:val="clear" w:color="auto" w:fill="auto"/>
          </w:tcPr>
          <w:p w14:paraId="44873DA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tcPr>
          <w:p w14:paraId="135517D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427F993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3424FF1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14DFE51C" w14:textId="77777777" w:rsidTr="00B82A49">
        <w:trPr>
          <w:jc w:val="center"/>
        </w:trPr>
        <w:tc>
          <w:tcPr>
            <w:tcW w:w="988" w:type="dxa"/>
            <w:shd w:val="clear" w:color="auto" w:fill="auto"/>
          </w:tcPr>
          <w:p w14:paraId="32D50F4F" w14:textId="77777777" w:rsidR="00F715D0" w:rsidRDefault="00F715D0" w:rsidP="00B82A49">
            <w:pPr>
              <w:keepNext/>
              <w:keepLines/>
              <w:jc w:val="center"/>
              <w:rPr>
                <w:rFonts w:ascii="Arial" w:hAnsi="Arial"/>
                <w:sz w:val="18"/>
              </w:rPr>
            </w:pPr>
            <w:r>
              <w:rPr>
                <w:rFonts w:ascii="Arial" w:hAnsi="Arial"/>
                <w:sz w:val="18"/>
              </w:rPr>
              <w:t>27</w:t>
            </w:r>
          </w:p>
        </w:tc>
        <w:tc>
          <w:tcPr>
            <w:tcW w:w="1134" w:type="dxa"/>
            <w:shd w:val="clear" w:color="auto" w:fill="auto"/>
          </w:tcPr>
          <w:p w14:paraId="32B9257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tcPr>
          <w:p w14:paraId="03DFF37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tcPr>
          <w:p w14:paraId="418B176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c>
          <w:tcPr>
            <w:tcW w:w="2524" w:type="dxa"/>
            <w:shd w:val="clear" w:color="auto" w:fill="auto"/>
          </w:tcPr>
          <w:p w14:paraId="100CE29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tcPr>
          <w:p w14:paraId="595CB7F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5509FF5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B9524B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23AF3DB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715C434" w14:textId="77777777" w:rsidTr="00B82A49">
        <w:trPr>
          <w:jc w:val="center"/>
        </w:trPr>
        <w:tc>
          <w:tcPr>
            <w:tcW w:w="988" w:type="dxa"/>
            <w:shd w:val="clear" w:color="auto" w:fill="auto"/>
          </w:tcPr>
          <w:p w14:paraId="6C652329" w14:textId="77777777" w:rsidR="00F715D0" w:rsidRDefault="00F715D0" w:rsidP="00B82A49">
            <w:pPr>
              <w:keepNext/>
              <w:keepLines/>
              <w:jc w:val="center"/>
              <w:rPr>
                <w:rFonts w:ascii="Arial" w:hAnsi="Arial"/>
                <w:sz w:val="18"/>
              </w:rPr>
            </w:pPr>
            <w:r>
              <w:rPr>
                <w:rFonts w:ascii="Arial" w:hAnsi="Arial"/>
                <w:sz w:val="18"/>
              </w:rPr>
              <w:t>28</w:t>
            </w:r>
          </w:p>
        </w:tc>
        <w:tc>
          <w:tcPr>
            <w:tcW w:w="1134" w:type="dxa"/>
            <w:shd w:val="clear" w:color="auto" w:fill="auto"/>
          </w:tcPr>
          <w:p w14:paraId="7F02BA6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C0</w:t>
            </w:r>
          </w:p>
        </w:tc>
        <w:tc>
          <w:tcPr>
            <w:tcW w:w="708" w:type="dxa"/>
            <w:shd w:val="clear" w:color="auto" w:fill="auto"/>
          </w:tcPr>
          <w:p w14:paraId="26B4F70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tcPr>
          <w:p w14:paraId="07758EA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tcPr>
          <w:p w14:paraId="43EE5E9B" w14:textId="77777777" w:rsidR="00F715D0" w:rsidRPr="000A76E0" w:rsidRDefault="00F715D0" w:rsidP="00B82A49">
            <w:pPr>
              <w:keepNext/>
              <w:keepLines/>
              <w:jc w:val="center"/>
              <w:rPr>
                <w:rFonts w:ascii="Arial" w:hAnsi="Arial"/>
                <w:color w:val="FF0000"/>
                <w:sz w:val="18"/>
                <w:u w:val="single"/>
              </w:rPr>
            </w:pPr>
            <w:r w:rsidRPr="00A71C8C">
              <w:rPr>
                <w:rFonts w:ascii="Arial" w:hAnsi="Arial"/>
                <w:color w:val="FF0000"/>
                <w:sz w:val="18"/>
                <w:highlight w:val="yellow"/>
                <w:u w:val="single"/>
              </w:rPr>
              <w:t>7,15,</w:t>
            </w:r>
            <w:r w:rsidRPr="000A76E0">
              <w:rPr>
                <w:rFonts w:ascii="Arial" w:hAnsi="Arial"/>
                <w:color w:val="FF0000"/>
                <w:sz w:val="18"/>
                <w:u w:val="single"/>
              </w:rPr>
              <w:t>23,31,39</w:t>
            </w:r>
          </w:p>
        </w:tc>
        <w:tc>
          <w:tcPr>
            <w:tcW w:w="594" w:type="dxa"/>
            <w:shd w:val="clear" w:color="auto" w:fill="auto"/>
          </w:tcPr>
          <w:p w14:paraId="2AB0342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44CD9FD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F792B7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1270" w:type="dxa"/>
          </w:tcPr>
          <w:p w14:paraId="0684FE2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2E16E769" w14:textId="77777777" w:rsidTr="00B82A49">
        <w:trPr>
          <w:jc w:val="center"/>
        </w:trPr>
        <w:tc>
          <w:tcPr>
            <w:tcW w:w="988" w:type="dxa"/>
            <w:shd w:val="clear" w:color="auto" w:fill="auto"/>
            <w:vAlign w:val="center"/>
          </w:tcPr>
          <w:p w14:paraId="5914C9AB" w14:textId="77777777" w:rsidR="00F715D0" w:rsidRDefault="00F715D0" w:rsidP="00B82A49">
            <w:pPr>
              <w:keepNext/>
              <w:keepLines/>
              <w:jc w:val="center"/>
              <w:rPr>
                <w:rFonts w:ascii="Arial" w:hAnsi="Arial"/>
                <w:sz w:val="18"/>
              </w:rPr>
            </w:pPr>
            <w:r w:rsidRPr="00142A41">
              <w:rPr>
                <w:rFonts w:ascii="Arial" w:hAnsi="Arial"/>
                <w:sz w:val="18"/>
              </w:rPr>
              <w:t>0</w:t>
            </w:r>
          </w:p>
        </w:tc>
        <w:tc>
          <w:tcPr>
            <w:tcW w:w="1134" w:type="dxa"/>
            <w:shd w:val="clear" w:color="auto" w:fill="auto"/>
            <w:vAlign w:val="center"/>
          </w:tcPr>
          <w:p w14:paraId="0D89899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7070A2A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C1D967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623634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16A445C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3716AD5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1 </w:t>
            </w:r>
          </w:p>
        </w:tc>
        <w:tc>
          <w:tcPr>
            <w:tcW w:w="1270" w:type="dxa"/>
            <w:vAlign w:val="center"/>
          </w:tcPr>
          <w:p w14:paraId="7C05346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EB8440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7EB0D9D1" w14:textId="77777777" w:rsidTr="00B82A49">
        <w:trPr>
          <w:jc w:val="center"/>
        </w:trPr>
        <w:tc>
          <w:tcPr>
            <w:tcW w:w="988" w:type="dxa"/>
            <w:shd w:val="clear" w:color="auto" w:fill="auto"/>
            <w:vAlign w:val="center"/>
          </w:tcPr>
          <w:p w14:paraId="3FB86E67" w14:textId="77777777" w:rsidR="00F715D0" w:rsidRPr="00142A41" w:rsidRDefault="00F715D0" w:rsidP="00B82A49">
            <w:pPr>
              <w:keepNext/>
              <w:keepLines/>
              <w:jc w:val="center"/>
              <w:rPr>
                <w:rFonts w:ascii="Arial" w:hAnsi="Arial"/>
                <w:sz w:val="18"/>
              </w:rPr>
            </w:pPr>
            <w:r w:rsidRPr="00142A41">
              <w:rPr>
                <w:rFonts w:ascii="Arial" w:hAnsi="Arial"/>
                <w:sz w:val="18"/>
              </w:rPr>
              <w:t>1</w:t>
            </w:r>
          </w:p>
        </w:tc>
        <w:tc>
          <w:tcPr>
            <w:tcW w:w="1134" w:type="dxa"/>
            <w:shd w:val="clear" w:color="auto" w:fill="auto"/>
          </w:tcPr>
          <w:p w14:paraId="2170354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68B949D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752EE3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38A5CE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5E1B9D8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64763A8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highlight w:val="yellow"/>
                <w:u w:val="single"/>
              </w:rPr>
              <w:t>1 or 2</w:t>
            </w:r>
          </w:p>
        </w:tc>
        <w:tc>
          <w:tcPr>
            <w:tcW w:w="1270" w:type="dxa"/>
            <w:vAlign w:val="center"/>
          </w:tcPr>
          <w:p w14:paraId="26B1012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6F85E50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1CFC2208" w14:textId="77777777" w:rsidTr="00B82A49">
        <w:trPr>
          <w:jc w:val="center"/>
        </w:trPr>
        <w:tc>
          <w:tcPr>
            <w:tcW w:w="988" w:type="dxa"/>
            <w:shd w:val="clear" w:color="auto" w:fill="auto"/>
            <w:vAlign w:val="center"/>
          </w:tcPr>
          <w:p w14:paraId="61A12CD2" w14:textId="77777777" w:rsidR="00F715D0" w:rsidRPr="00142A41" w:rsidRDefault="00F715D0" w:rsidP="00B82A49">
            <w:pPr>
              <w:keepNext/>
              <w:keepLines/>
              <w:jc w:val="center"/>
              <w:rPr>
                <w:rFonts w:ascii="Arial" w:hAnsi="Arial"/>
                <w:sz w:val="18"/>
              </w:rPr>
            </w:pPr>
            <w:r w:rsidRPr="001A6AC5">
              <w:rPr>
                <w:rFonts w:ascii="Arial" w:hAnsi="Arial"/>
                <w:sz w:val="18"/>
              </w:rPr>
              <w:t>2</w:t>
            </w:r>
          </w:p>
        </w:tc>
        <w:tc>
          <w:tcPr>
            <w:tcW w:w="1134" w:type="dxa"/>
            <w:shd w:val="clear" w:color="auto" w:fill="auto"/>
          </w:tcPr>
          <w:p w14:paraId="7F4164E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0AC8F25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5A0600B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35587A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7340F29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1DA7998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2 </w:t>
            </w:r>
          </w:p>
        </w:tc>
        <w:tc>
          <w:tcPr>
            <w:tcW w:w="1270" w:type="dxa"/>
            <w:vAlign w:val="center"/>
          </w:tcPr>
          <w:p w14:paraId="41B9572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E51A38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2C086890" w14:textId="77777777" w:rsidTr="00B82A49">
        <w:trPr>
          <w:jc w:val="center"/>
        </w:trPr>
        <w:tc>
          <w:tcPr>
            <w:tcW w:w="988" w:type="dxa"/>
            <w:shd w:val="clear" w:color="auto" w:fill="auto"/>
            <w:vAlign w:val="center"/>
          </w:tcPr>
          <w:p w14:paraId="0FB23D3D" w14:textId="77777777" w:rsidR="00F715D0" w:rsidRPr="001A6AC5" w:rsidRDefault="00F715D0" w:rsidP="00B82A49">
            <w:pPr>
              <w:keepNext/>
              <w:keepLines/>
              <w:jc w:val="center"/>
              <w:rPr>
                <w:rFonts w:ascii="Arial" w:hAnsi="Arial"/>
                <w:sz w:val="18"/>
              </w:rPr>
            </w:pPr>
            <w:r w:rsidRPr="00142A41">
              <w:rPr>
                <w:rFonts w:ascii="Arial" w:hAnsi="Arial"/>
                <w:sz w:val="18"/>
              </w:rPr>
              <w:t>3</w:t>
            </w:r>
          </w:p>
        </w:tc>
        <w:tc>
          <w:tcPr>
            <w:tcW w:w="1134" w:type="dxa"/>
            <w:shd w:val="clear" w:color="auto" w:fill="auto"/>
          </w:tcPr>
          <w:p w14:paraId="43E406B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1DE2146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535E50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F9EF73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24,29,34,39</w:t>
            </w:r>
          </w:p>
        </w:tc>
        <w:tc>
          <w:tcPr>
            <w:tcW w:w="594" w:type="dxa"/>
            <w:shd w:val="clear" w:color="auto" w:fill="auto"/>
            <w:vAlign w:val="center"/>
          </w:tcPr>
          <w:p w14:paraId="107E8DA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620D6B5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7DB54A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44C3E8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78A0798B" w14:textId="77777777" w:rsidTr="00B82A49">
        <w:trPr>
          <w:jc w:val="center"/>
        </w:trPr>
        <w:tc>
          <w:tcPr>
            <w:tcW w:w="988" w:type="dxa"/>
            <w:shd w:val="clear" w:color="auto" w:fill="auto"/>
            <w:vAlign w:val="center"/>
          </w:tcPr>
          <w:p w14:paraId="59A01EC6" w14:textId="77777777" w:rsidR="00F715D0" w:rsidRPr="00142A41" w:rsidRDefault="00F715D0" w:rsidP="00B82A49">
            <w:pPr>
              <w:keepNext/>
              <w:keepLines/>
              <w:jc w:val="center"/>
              <w:rPr>
                <w:rFonts w:ascii="Arial" w:hAnsi="Arial"/>
                <w:sz w:val="18"/>
              </w:rPr>
            </w:pPr>
            <w:r w:rsidRPr="00142A41">
              <w:rPr>
                <w:rFonts w:ascii="Arial" w:hAnsi="Arial"/>
                <w:sz w:val="18"/>
              </w:rPr>
              <w:t>4</w:t>
            </w:r>
          </w:p>
        </w:tc>
        <w:tc>
          <w:tcPr>
            <w:tcW w:w="1134" w:type="dxa"/>
            <w:shd w:val="clear" w:color="auto" w:fill="auto"/>
          </w:tcPr>
          <w:p w14:paraId="6EC9703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40E1CE9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1C0032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E469A4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17,19,37,39</w:t>
            </w:r>
          </w:p>
        </w:tc>
        <w:tc>
          <w:tcPr>
            <w:tcW w:w="594" w:type="dxa"/>
            <w:shd w:val="clear" w:color="auto" w:fill="auto"/>
            <w:vAlign w:val="center"/>
          </w:tcPr>
          <w:p w14:paraId="65999A3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50BD221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02D0BEF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D3AEC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6187FC0A" w14:textId="77777777" w:rsidTr="00B82A49">
        <w:trPr>
          <w:jc w:val="center"/>
        </w:trPr>
        <w:tc>
          <w:tcPr>
            <w:tcW w:w="988" w:type="dxa"/>
            <w:shd w:val="clear" w:color="auto" w:fill="auto"/>
            <w:vAlign w:val="center"/>
          </w:tcPr>
          <w:p w14:paraId="3F63CFD8" w14:textId="77777777" w:rsidR="00F715D0" w:rsidRPr="00142A41" w:rsidRDefault="00F715D0" w:rsidP="00B82A49">
            <w:pPr>
              <w:keepNext/>
              <w:keepLines/>
              <w:jc w:val="center"/>
              <w:rPr>
                <w:rFonts w:ascii="Arial" w:hAnsi="Arial"/>
                <w:sz w:val="18"/>
              </w:rPr>
            </w:pPr>
            <w:r w:rsidRPr="00142A41">
              <w:rPr>
                <w:rFonts w:ascii="Arial" w:hAnsi="Arial"/>
                <w:sz w:val="18"/>
              </w:rPr>
              <w:t>5</w:t>
            </w:r>
          </w:p>
        </w:tc>
        <w:tc>
          <w:tcPr>
            <w:tcW w:w="1134" w:type="dxa"/>
            <w:shd w:val="clear" w:color="auto" w:fill="auto"/>
          </w:tcPr>
          <w:p w14:paraId="73295F2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1534DC5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7F51E9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1A44B4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19,39</w:t>
            </w:r>
          </w:p>
        </w:tc>
        <w:tc>
          <w:tcPr>
            <w:tcW w:w="594" w:type="dxa"/>
            <w:shd w:val="clear" w:color="auto" w:fill="auto"/>
            <w:vAlign w:val="center"/>
          </w:tcPr>
          <w:p w14:paraId="16E9696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137DFA4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2F8257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4C12A7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7A6E73FD" w14:textId="77777777" w:rsidTr="00B82A49">
        <w:trPr>
          <w:jc w:val="center"/>
        </w:trPr>
        <w:tc>
          <w:tcPr>
            <w:tcW w:w="988" w:type="dxa"/>
            <w:shd w:val="clear" w:color="auto" w:fill="auto"/>
            <w:vAlign w:val="center"/>
          </w:tcPr>
          <w:p w14:paraId="38DCE46C" w14:textId="77777777" w:rsidR="00F715D0" w:rsidRPr="00142A41" w:rsidRDefault="00F715D0" w:rsidP="00B82A49">
            <w:pPr>
              <w:keepNext/>
              <w:keepLines/>
              <w:jc w:val="center"/>
              <w:rPr>
                <w:rFonts w:ascii="Arial" w:hAnsi="Arial"/>
                <w:sz w:val="18"/>
              </w:rPr>
            </w:pPr>
            <w:r w:rsidRPr="001A6AC5">
              <w:rPr>
                <w:rFonts w:ascii="Arial" w:hAnsi="Arial"/>
                <w:sz w:val="18"/>
              </w:rPr>
              <w:t>6</w:t>
            </w:r>
          </w:p>
        </w:tc>
        <w:tc>
          <w:tcPr>
            <w:tcW w:w="1134" w:type="dxa"/>
            <w:shd w:val="clear" w:color="auto" w:fill="auto"/>
          </w:tcPr>
          <w:p w14:paraId="0D33E67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1B1C436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652DC2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3D38E5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760799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1C923EE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3183E27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2B947C3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36FA8947" w14:textId="77777777" w:rsidTr="00B82A49">
        <w:trPr>
          <w:jc w:val="center"/>
        </w:trPr>
        <w:tc>
          <w:tcPr>
            <w:tcW w:w="988" w:type="dxa"/>
            <w:shd w:val="clear" w:color="auto" w:fill="auto"/>
            <w:vAlign w:val="center"/>
          </w:tcPr>
          <w:p w14:paraId="7A64B694" w14:textId="77777777" w:rsidR="00F715D0" w:rsidRPr="001A6AC5" w:rsidRDefault="00F715D0" w:rsidP="00B82A49">
            <w:pPr>
              <w:keepNext/>
              <w:keepLines/>
              <w:jc w:val="center"/>
              <w:rPr>
                <w:rFonts w:ascii="Arial" w:hAnsi="Arial"/>
                <w:sz w:val="18"/>
              </w:rPr>
            </w:pPr>
            <w:r w:rsidRPr="00142A41">
              <w:rPr>
                <w:rFonts w:ascii="Arial" w:hAnsi="Arial"/>
                <w:sz w:val="18"/>
              </w:rPr>
              <w:t>7</w:t>
            </w:r>
          </w:p>
        </w:tc>
        <w:tc>
          <w:tcPr>
            <w:tcW w:w="1134" w:type="dxa"/>
            <w:shd w:val="clear" w:color="auto" w:fill="auto"/>
          </w:tcPr>
          <w:p w14:paraId="04BD4DC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6D5D37B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C3017D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4C0F665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0,1,2,…,39</w:t>
            </w:r>
          </w:p>
        </w:tc>
        <w:tc>
          <w:tcPr>
            <w:tcW w:w="594" w:type="dxa"/>
            <w:shd w:val="clear" w:color="auto" w:fill="auto"/>
            <w:vAlign w:val="center"/>
          </w:tcPr>
          <w:p w14:paraId="05D65CF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0BB95A8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0D1DA7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6DB795C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6190E49D" w14:textId="77777777" w:rsidTr="00B82A49">
        <w:trPr>
          <w:jc w:val="center"/>
        </w:trPr>
        <w:tc>
          <w:tcPr>
            <w:tcW w:w="988" w:type="dxa"/>
            <w:shd w:val="clear" w:color="auto" w:fill="auto"/>
            <w:vAlign w:val="center"/>
          </w:tcPr>
          <w:p w14:paraId="44713E70" w14:textId="77777777" w:rsidR="00F715D0" w:rsidRPr="00142A41" w:rsidRDefault="00F715D0" w:rsidP="00B82A49">
            <w:pPr>
              <w:keepNext/>
              <w:keepLines/>
              <w:jc w:val="center"/>
              <w:rPr>
                <w:rFonts w:ascii="Arial" w:hAnsi="Arial"/>
                <w:sz w:val="18"/>
              </w:rPr>
            </w:pPr>
            <w:r>
              <w:rPr>
                <w:rFonts w:ascii="Arial" w:hAnsi="Arial"/>
                <w:sz w:val="18"/>
              </w:rPr>
              <w:t>JF</w:t>
            </w:r>
          </w:p>
        </w:tc>
        <w:tc>
          <w:tcPr>
            <w:tcW w:w="1134" w:type="dxa"/>
            <w:shd w:val="clear" w:color="auto" w:fill="auto"/>
          </w:tcPr>
          <w:p w14:paraId="477519C4" w14:textId="77777777" w:rsidR="00F715D0" w:rsidRPr="000A76E0" w:rsidRDefault="00F715D0" w:rsidP="00B82A49">
            <w:pPr>
              <w:keepNext/>
              <w:keepLines/>
              <w:jc w:val="center"/>
              <w:rPr>
                <w:rFonts w:ascii="Arial" w:hAnsi="Arial"/>
                <w:color w:val="FF0000"/>
                <w:sz w:val="18"/>
                <w:u w:val="single"/>
              </w:rPr>
            </w:pPr>
            <w:r>
              <w:rPr>
                <w:rFonts w:ascii="Arial" w:hAnsi="Arial"/>
                <w:color w:val="FF0000"/>
                <w:sz w:val="18"/>
                <w:u w:val="single"/>
              </w:rPr>
              <w:t>C2</w:t>
            </w:r>
          </w:p>
        </w:tc>
        <w:tc>
          <w:tcPr>
            <w:tcW w:w="708" w:type="dxa"/>
            <w:shd w:val="clear" w:color="auto" w:fill="auto"/>
            <w:vAlign w:val="center"/>
          </w:tcPr>
          <w:p w14:paraId="726A4E3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3468D6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4ABC64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7CE2FA4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2AA9015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0A618D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F13B19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5D8B29C4" w14:textId="77777777" w:rsidTr="00B82A49">
        <w:trPr>
          <w:jc w:val="center"/>
        </w:trPr>
        <w:tc>
          <w:tcPr>
            <w:tcW w:w="988" w:type="dxa"/>
            <w:shd w:val="clear" w:color="auto" w:fill="auto"/>
            <w:vAlign w:val="center"/>
          </w:tcPr>
          <w:p w14:paraId="0E9F577F" w14:textId="77777777" w:rsidR="00F715D0" w:rsidRPr="007A698D" w:rsidRDefault="00F715D0" w:rsidP="00B82A49">
            <w:pPr>
              <w:keepNext/>
              <w:keepLines/>
              <w:jc w:val="center"/>
              <w:rPr>
                <w:rFonts w:ascii="Arial" w:hAnsi="Arial"/>
                <w:sz w:val="18"/>
              </w:rPr>
            </w:pPr>
            <w:r w:rsidRPr="007A698D">
              <w:rPr>
                <w:rFonts w:ascii="Arial" w:hAnsi="Arial"/>
                <w:sz w:val="18"/>
              </w:rPr>
              <w:t>9</w:t>
            </w:r>
          </w:p>
        </w:tc>
        <w:tc>
          <w:tcPr>
            <w:tcW w:w="1134" w:type="dxa"/>
            <w:shd w:val="clear" w:color="auto" w:fill="auto"/>
          </w:tcPr>
          <w:p w14:paraId="11EC4B4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31118A3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8F101A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0D9460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4A61272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0C27F97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highlight w:val="yellow"/>
                <w:u w:val="single"/>
              </w:rPr>
              <w:t>1 or 2</w:t>
            </w:r>
          </w:p>
        </w:tc>
        <w:tc>
          <w:tcPr>
            <w:tcW w:w="1270" w:type="dxa"/>
            <w:vAlign w:val="center"/>
          </w:tcPr>
          <w:p w14:paraId="749AB64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6E4EBBE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43C23741" w14:textId="77777777" w:rsidTr="00B82A49">
        <w:trPr>
          <w:jc w:val="center"/>
        </w:trPr>
        <w:tc>
          <w:tcPr>
            <w:tcW w:w="988" w:type="dxa"/>
            <w:shd w:val="clear" w:color="auto" w:fill="auto"/>
            <w:vAlign w:val="center"/>
          </w:tcPr>
          <w:p w14:paraId="3ECE1B7F" w14:textId="77777777" w:rsidR="00F715D0" w:rsidRPr="007A698D" w:rsidRDefault="00F715D0" w:rsidP="00B82A49">
            <w:pPr>
              <w:keepNext/>
              <w:keepLines/>
              <w:jc w:val="center"/>
              <w:rPr>
                <w:rFonts w:ascii="Arial" w:hAnsi="Arial"/>
                <w:sz w:val="18"/>
              </w:rPr>
            </w:pPr>
            <w:r w:rsidRPr="007A698D">
              <w:rPr>
                <w:rFonts w:ascii="Arial" w:hAnsi="Arial"/>
                <w:sz w:val="18"/>
              </w:rPr>
              <w:t>10</w:t>
            </w:r>
          </w:p>
        </w:tc>
        <w:tc>
          <w:tcPr>
            <w:tcW w:w="1134" w:type="dxa"/>
            <w:shd w:val="clear" w:color="auto" w:fill="auto"/>
          </w:tcPr>
          <w:p w14:paraId="0401A21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4DB3323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E9AC2E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4234A82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7922F67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D5541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5ACF7BD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4CDBC6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448CD830" w14:textId="77777777" w:rsidTr="00B82A49">
        <w:trPr>
          <w:jc w:val="center"/>
        </w:trPr>
        <w:tc>
          <w:tcPr>
            <w:tcW w:w="988" w:type="dxa"/>
            <w:shd w:val="clear" w:color="auto" w:fill="auto"/>
            <w:vAlign w:val="center"/>
          </w:tcPr>
          <w:p w14:paraId="0CCE7F0D" w14:textId="77777777" w:rsidR="00F715D0" w:rsidRPr="007A698D" w:rsidRDefault="00F715D0" w:rsidP="00B82A49">
            <w:pPr>
              <w:keepNext/>
              <w:keepLines/>
              <w:jc w:val="center"/>
              <w:rPr>
                <w:rFonts w:ascii="Arial" w:hAnsi="Arial"/>
                <w:sz w:val="18"/>
              </w:rPr>
            </w:pPr>
            <w:r w:rsidRPr="007A698D">
              <w:rPr>
                <w:rFonts w:ascii="Arial" w:hAnsi="Arial"/>
                <w:sz w:val="18"/>
              </w:rPr>
              <w:t>11</w:t>
            </w:r>
          </w:p>
        </w:tc>
        <w:tc>
          <w:tcPr>
            <w:tcW w:w="1134" w:type="dxa"/>
            <w:shd w:val="clear" w:color="auto" w:fill="auto"/>
          </w:tcPr>
          <w:p w14:paraId="68ECBF4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5D740C4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4807935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5ACA6D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2B8909A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43432D9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highlight w:val="yellow"/>
                <w:u w:val="single"/>
              </w:rPr>
              <w:t>1 or 2</w:t>
            </w:r>
          </w:p>
        </w:tc>
        <w:tc>
          <w:tcPr>
            <w:tcW w:w="1270" w:type="dxa"/>
            <w:vAlign w:val="center"/>
          </w:tcPr>
          <w:p w14:paraId="033809D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17DE41B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33D33562" w14:textId="77777777" w:rsidTr="00B82A49">
        <w:trPr>
          <w:jc w:val="center"/>
        </w:trPr>
        <w:tc>
          <w:tcPr>
            <w:tcW w:w="988" w:type="dxa"/>
            <w:shd w:val="clear" w:color="auto" w:fill="auto"/>
            <w:vAlign w:val="center"/>
          </w:tcPr>
          <w:p w14:paraId="6A4E82D3" w14:textId="77777777" w:rsidR="00F715D0" w:rsidRPr="007A698D" w:rsidRDefault="00F715D0" w:rsidP="00B82A49">
            <w:pPr>
              <w:keepNext/>
              <w:keepLines/>
              <w:jc w:val="center"/>
              <w:rPr>
                <w:rFonts w:ascii="Arial" w:hAnsi="Arial"/>
                <w:sz w:val="18"/>
              </w:rPr>
            </w:pPr>
            <w:r w:rsidRPr="007A698D">
              <w:rPr>
                <w:rFonts w:ascii="Arial" w:hAnsi="Arial"/>
                <w:sz w:val="18"/>
              </w:rPr>
              <w:t>12</w:t>
            </w:r>
          </w:p>
        </w:tc>
        <w:tc>
          <w:tcPr>
            <w:tcW w:w="1134" w:type="dxa"/>
            <w:shd w:val="clear" w:color="auto" w:fill="auto"/>
          </w:tcPr>
          <w:p w14:paraId="60FDCD3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03B78F4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40062C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DDA007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1,3,5,7,…,37,39</w:t>
            </w:r>
          </w:p>
        </w:tc>
        <w:tc>
          <w:tcPr>
            <w:tcW w:w="594" w:type="dxa"/>
            <w:shd w:val="clear" w:color="auto" w:fill="auto"/>
            <w:vAlign w:val="center"/>
          </w:tcPr>
          <w:p w14:paraId="7F50104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3D8E094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0D05CDC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32B3B92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12689D16" w14:textId="77777777" w:rsidTr="00B82A49">
        <w:trPr>
          <w:jc w:val="center"/>
        </w:trPr>
        <w:tc>
          <w:tcPr>
            <w:tcW w:w="988" w:type="dxa"/>
            <w:shd w:val="clear" w:color="auto" w:fill="auto"/>
            <w:vAlign w:val="center"/>
          </w:tcPr>
          <w:p w14:paraId="48B3C220" w14:textId="77777777" w:rsidR="00F715D0" w:rsidRPr="007A698D" w:rsidRDefault="00F715D0" w:rsidP="00B82A49">
            <w:pPr>
              <w:keepNext/>
              <w:keepLines/>
              <w:jc w:val="center"/>
              <w:rPr>
                <w:rFonts w:ascii="Arial" w:hAnsi="Arial"/>
                <w:sz w:val="18"/>
              </w:rPr>
            </w:pPr>
            <w:r w:rsidRPr="007A698D">
              <w:rPr>
                <w:rFonts w:ascii="Arial" w:hAnsi="Arial"/>
                <w:sz w:val="18"/>
              </w:rPr>
              <w:t>13</w:t>
            </w:r>
          </w:p>
        </w:tc>
        <w:tc>
          <w:tcPr>
            <w:tcW w:w="1134" w:type="dxa"/>
            <w:shd w:val="clear" w:color="auto" w:fill="auto"/>
          </w:tcPr>
          <w:p w14:paraId="332B111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163B02B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0E4B14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072A9F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3,5,7</w:t>
            </w:r>
          </w:p>
        </w:tc>
        <w:tc>
          <w:tcPr>
            <w:tcW w:w="594" w:type="dxa"/>
            <w:shd w:val="clear" w:color="auto" w:fill="auto"/>
            <w:vAlign w:val="center"/>
          </w:tcPr>
          <w:p w14:paraId="19F0590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34934C2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11DCAD3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59EDC9E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2183930C" w14:textId="77777777" w:rsidTr="00B82A49">
        <w:trPr>
          <w:jc w:val="center"/>
        </w:trPr>
        <w:tc>
          <w:tcPr>
            <w:tcW w:w="988" w:type="dxa"/>
            <w:shd w:val="clear" w:color="auto" w:fill="auto"/>
            <w:vAlign w:val="center"/>
          </w:tcPr>
          <w:p w14:paraId="525EFE80" w14:textId="77777777" w:rsidR="00F715D0" w:rsidRPr="007A698D" w:rsidRDefault="00F715D0" w:rsidP="00B82A49">
            <w:pPr>
              <w:keepNext/>
              <w:keepLines/>
              <w:jc w:val="center"/>
              <w:rPr>
                <w:rFonts w:ascii="Arial" w:hAnsi="Arial"/>
                <w:sz w:val="18"/>
              </w:rPr>
            </w:pPr>
            <w:r w:rsidRPr="007A698D">
              <w:rPr>
                <w:rFonts w:ascii="Arial" w:hAnsi="Arial"/>
                <w:sz w:val="18"/>
              </w:rPr>
              <w:t>14</w:t>
            </w:r>
          </w:p>
        </w:tc>
        <w:tc>
          <w:tcPr>
            <w:tcW w:w="1134" w:type="dxa"/>
            <w:shd w:val="clear" w:color="auto" w:fill="auto"/>
          </w:tcPr>
          <w:p w14:paraId="2156667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0AA5C7A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4E87AF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5C29C9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3,5,7,9,11,13</w:t>
            </w:r>
          </w:p>
        </w:tc>
        <w:tc>
          <w:tcPr>
            <w:tcW w:w="594" w:type="dxa"/>
            <w:shd w:val="clear" w:color="auto" w:fill="auto"/>
            <w:vAlign w:val="center"/>
          </w:tcPr>
          <w:p w14:paraId="05FE298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vAlign w:val="center"/>
          </w:tcPr>
          <w:p w14:paraId="028C876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434107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3C68F4C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677B4969" w14:textId="77777777" w:rsidTr="00B82A49">
        <w:trPr>
          <w:jc w:val="center"/>
        </w:trPr>
        <w:tc>
          <w:tcPr>
            <w:tcW w:w="988" w:type="dxa"/>
            <w:shd w:val="clear" w:color="auto" w:fill="auto"/>
            <w:vAlign w:val="center"/>
          </w:tcPr>
          <w:p w14:paraId="4FACE689" w14:textId="77777777" w:rsidR="00F715D0" w:rsidRPr="007A698D" w:rsidRDefault="00F715D0" w:rsidP="00B82A49">
            <w:pPr>
              <w:keepNext/>
              <w:keepLines/>
              <w:jc w:val="center"/>
              <w:rPr>
                <w:rFonts w:ascii="Arial" w:hAnsi="Arial"/>
                <w:sz w:val="18"/>
              </w:rPr>
            </w:pPr>
            <w:r w:rsidRPr="007A698D">
              <w:rPr>
                <w:rFonts w:ascii="Arial" w:hAnsi="Arial"/>
                <w:sz w:val="18"/>
              </w:rPr>
              <w:t>15</w:t>
            </w:r>
          </w:p>
        </w:tc>
        <w:tc>
          <w:tcPr>
            <w:tcW w:w="1134" w:type="dxa"/>
            <w:shd w:val="clear" w:color="auto" w:fill="auto"/>
          </w:tcPr>
          <w:p w14:paraId="3714F1E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3992215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3615ACF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8997FE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33CDC57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81E72A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4322330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20BBDC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0C594933" w14:textId="77777777" w:rsidTr="00B82A49">
        <w:trPr>
          <w:jc w:val="center"/>
        </w:trPr>
        <w:tc>
          <w:tcPr>
            <w:tcW w:w="988" w:type="dxa"/>
            <w:shd w:val="clear" w:color="auto" w:fill="auto"/>
            <w:vAlign w:val="center"/>
          </w:tcPr>
          <w:p w14:paraId="7FBC391A" w14:textId="77777777" w:rsidR="00F715D0" w:rsidRPr="007A698D" w:rsidRDefault="00F715D0" w:rsidP="00B82A49">
            <w:pPr>
              <w:keepNext/>
              <w:keepLines/>
              <w:jc w:val="center"/>
              <w:rPr>
                <w:rFonts w:ascii="Arial" w:hAnsi="Arial"/>
                <w:sz w:val="18"/>
              </w:rPr>
            </w:pPr>
            <w:r w:rsidRPr="00583926">
              <w:rPr>
                <w:rFonts w:ascii="Arial" w:hAnsi="Arial"/>
                <w:sz w:val="18"/>
              </w:rPr>
              <w:lastRenderedPageBreak/>
              <w:t>16</w:t>
            </w:r>
          </w:p>
        </w:tc>
        <w:tc>
          <w:tcPr>
            <w:tcW w:w="1134" w:type="dxa"/>
            <w:shd w:val="clear" w:color="auto" w:fill="auto"/>
          </w:tcPr>
          <w:p w14:paraId="72E7933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390810C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0578941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DD6CCA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34757A9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 xml:space="preserve">0 </w:t>
            </w:r>
          </w:p>
        </w:tc>
        <w:tc>
          <w:tcPr>
            <w:tcW w:w="993" w:type="dxa"/>
            <w:vAlign w:val="center"/>
          </w:tcPr>
          <w:p w14:paraId="19EC793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1FF36A6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5845E46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15AB743C" w14:textId="77777777" w:rsidTr="00B82A49">
        <w:trPr>
          <w:jc w:val="center"/>
        </w:trPr>
        <w:tc>
          <w:tcPr>
            <w:tcW w:w="988" w:type="dxa"/>
            <w:shd w:val="clear" w:color="auto" w:fill="auto"/>
            <w:vAlign w:val="center"/>
          </w:tcPr>
          <w:p w14:paraId="5859D8F5" w14:textId="77777777" w:rsidR="00F715D0" w:rsidRPr="00583926" w:rsidRDefault="00F715D0" w:rsidP="00B82A49">
            <w:pPr>
              <w:keepNext/>
              <w:keepLines/>
              <w:jc w:val="center"/>
              <w:rPr>
                <w:rFonts w:ascii="Arial" w:hAnsi="Arial"/>
                <w:sz w:val="18"/>
              </w:rPr>
            </w:pPr>
            <w:r w:rsidRPr="007A698D">
              <w:rPr>
                <w:rFonts w:ascii="Arial" w:hAnsi="Arial"/>
                <w:sz w:val="18"/>
              </w:rPr>
              <w:t>17</w:t>
            </w:r>
          </w:p>
        </w:tc>
        <w:tc>
          <w:tcPr>
            <w:tcW w:w="1134" w:type="dxa"/>
            <w:shd w:val="clear" w:color="auto" w:fill="auto"/>
          </w:tcPr>
          <w:p w14:paraId="09E5080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3271799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465169A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3C4FB59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58F62DF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74EE50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28B423A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21C8211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382C1D99" w14:textId="77777777" w:rsidTr="00B82A49">
        <w:trPr>
          <w:jc w:val="center"/>
        </w:trPr>
        <w:tc>
          <w:tcPr>
            <w:tcW w:w="988" w:type="dxa"/>
            <w:shd w:val="clear" w:color="auto" w:fill="auto"/>
            <w:vAlign w:val="center"/>
          </w:tcPr>
          <w:p w14:paraId="6D96F0B2" w14:textId="77777777" w:rsidR="00F715D0" w:rsidRPr="007A698D" w:rsidRDefault="00F715D0" w:rsidP="00B82A49">
            <w:pPr>
              <w:keepNext/>
              <w:keepLines/>
              <w:jc w:val="center"/>
              <w:rPr>
                <w:rFonts w:ascii="Arial" w:hAnsi="Arial"/>
                <w:sz w:val="18"/>
              </w:rPr>
            </w:pPr>
            <w:r w:rsidRPr="00583926">
              <w:rPr>
                <w:rFonts w:ascii="Arial" w:hAnsi="Arial"/>
                <w:sz w:val="18"/>
              </w:rPr>
              <w:t>18</w:t>
            </w:r>
          </w:p>
        </w:tc>
        <w:tc>
          <w:tcPr>
            <w:tcW w:w="1134" w:type="dxa"/>
            <w:shd w:val="clear" w:color="auto" w:fill="auto"/>
          </w:tcPr>
          <w:p w14:paraId="529CC0C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629C12D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188AC02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1DFB7FE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5466769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9DF749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C89800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2007F9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16EA43B3" w14:textId="77777777" w:rsidTr="00B82A49">
        <w:trPr>
          <w:jc w:val="center"/>
        </w:trPr>
        <w:tc>
          <w:tcPr>
            <w:tcW w:w="988" w:type="dxa"/>
            <w:shd w:val="clear" w:color="auto" w:fill="auto"/>
            <w:vAlign w:val="center"/>
          </w:tcPr>
          <w:p w14:paraId="0F784A94" w14:textId="77777777" w:rsidR="00F715D0" w:rsidRPr="00583926" w:rsidRDefault="00F715D0" w:rsidP="00B82A49">
            <w:pPr>
              <w:keepNext/>
              <w:keepLines/>
              <w:jc w:val="center"/>
              <w:rPr>
                <w:rFonts w:ascii="Arial" w:hAnsi="Arial"/>
                <w:sz w:val="18"/>
              </w:rPr>
            </w:pPr>
            <w:r w:rsidRPr="00583926">
              <w:rPr>
                <w:rFonts w:ascii="Arial" w:hAnsi="Arial"/>
                <w:sz w:val="18"/>
              </w:rPr>
              <w:t>19</w:t>
            </w:r>
          </w:p>
        </w:tc>
        <w:tc>
          <w:tcPr>
            <w:tcW w:w="1134" w:type="dxa"/>
            <w:shd w:val="clear" w:color="auto" w:fill="auto"/>
          </w:tcPr>
          <w:p w14:paraId="14D1DAF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51CB2A3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7A1EBDE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867CC1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110D565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47B6F69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511FD42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4D1AC45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172C933E" w14:textId="77777777" w:rsidTr="00B82A49">
        <w:trPr>
          <w:jc w:val="center"/>
        </w:trPr>
        <w:tc>
          <w:tcPr>
            <w:tcW w:w="988" w:type="dxa"/>
            <w:shd w:val="clear" w:color="auto" w:fill="auto"/>
            <w:vAlign w:val="center"/>
          </w:tcPr>
          <w:p w14:paraId="3433EF90" w14:textId="77777777" w:rsidR="00F715D0" w:rsidRPr="00583926" w:rsidRDefault="00F715D0" w:rsidP="00B82A49">
            <w:pPr>
              <w:keepNext/>
              <w:keepLines/>
              <w:jc w:val="center"/>
              <w:rPr>
                <w:rFonts w:ascii="Arial" w:hAnsi="Arial"/>
                <w:sz w:val="18"/>
              </w:rPr>
            </w:pPr>
            <w:r w:rsidRPr="00583926">
              <w:rPr>
                <w:rFonts w:ascii="Arial" w:hAnsi="Arial"/>
                <w:sz w:val="18"/>
              </w:rPr>
              <w:t>20</w:t>
            </w:r>
          </w:p>
        </w:tc>
        <w:tc>
          <w:tcPr>
            <w:tcW w:w="1134" w:type="dxa"/>
            <w:shd w:val="clear" w:color="auto" w:fill="auto"/>
          </w:tcPr>
          <w:p w14:paraId="477A305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359E63C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1867D7F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62D5CBF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3EFDBDE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276A5F1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36CDF27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5DB3FD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4E04684A" w14:textId="77777777" w:rsidTr="00B82A49">
        <w:trPr>
          <w:jc w:val="center"/>
        </w:trPr>
        <w:tc>
          <w:tcPr>
            <w:tcW w:w="988" w:type="dxa"/>
            <w:shd w:val="clear" w:color="auto" w:fill="auto"/>
            <w:vAlign w:val="center"/>
          </w:tcPr>
          <w:p w14:paraId="2419623B" w14:textId="77777777" w:rsidR="00F715D0" w:rsidRPr="00583926" w:rsidRDefault="00F715D0" w:rsidP="00B82A49">
            <w:pPr>
              <w:keepNext/>
              <w:keepLines/>
              <w:jc w:val="center"/>
              <w:rPr>
                <w:rFonts w:ascii="Arial" w:hAnsi="Arial"/>
                <w:sz w:val="18"/>
              </w:rPr>
            </w:pPr>
            <w:r w:rsidRPr="00583926">
              <w:rPr>
                <w:rFonts w:ascii="Arial" w:hAnsi="Arial"/>
                <w:sz w:val="18"/>
              </w:rPr>
              <w:t>21</w:t>
            </w:r>
          </w:p>
        </w:tc>
        <w:tc>
          <w:tcPr>
            <w:tcW w:w="1134" w:type="dxa"/>
            <w:shd w:val="clear" w:color="auto" w:fill="auto"/>
          </w:tcPr>
          <w:p w14:paraId="7CDA277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58288BE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268C9D1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B73A30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1E42CA7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035E1F9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4CEF581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5147CC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109DA3DF" w14:textId="77777777" w:rsidTr="00B82A49">
        <w:trPr>
          <w:jc w:val="center"/>
        </w:trPr>
        <w:tc>
          <w:tcPr>
            <w:tcW w:w="988" w:type="dxa"/>
            <w:shd w:val="clear" w:color="auto" w:fill="auto"/>
            <w:vAlign w:val="center"/>
          </w:tcPr>
          <w:p w14:paraId="1A21B1FB" w14:textId="77777777" w:rsidR="00F715D0" w:rsidRPr="00583926" w:rsidRDefault="00F715D0" w:rsidP="00B82A49">
            <w:pPr>
              <w:keepNext/>
              <w:keepLines/>
              <w:jc w:val="center"/>
              <w:rPr>
                <w:rFonts w:ascii="Arial" w:hAnsi="Arial"/>
                <w:sz w:val="18"/>
              </w:rPr>
            </w:pPr>
            <w:r w:rsidRPr="00583926">
              <w:rPr>
                <w:rFonts w:ascii="Arial" w:hAnsi="Arial"/>
                <w:sz w:val="18"/>
              </w:rPr>
              <w:t>22</w:t>
            </w:r>
          </w:p>
        </w:tc>
        <w:tc>
          <w:tcPr>
            <w:tcW w:w="1134" w:type="dxa"/>
            <w:shd w:val="clear" w:color="auto" w:fill="auto"/>
          </w:tcPr>
          <w:p w14:paraId="19B5AE8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69F4F0F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74CD2CF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E42D58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65064EC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3E08B45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6EFBEA4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5156F90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370706F5" w14:textId="77777777" w:rsidTr="00B82A49">
        <w:trPr>
          <w:jc w:val="center"/>
        </w:trPr>
        <w:tc>
          <w:tcPr>
            <w:tcW w:w="988" w:type="dxa"/>
            <w:shd w:val="clear" w:color="auto" w:fill="auto"/>
            <w:vAlign w:val="center"/>
          </w:tcPr>
          <w:p w14:paraId="0AA45950" w14:textId="77777777" w:rsidR="00F715D0" w:rsidRPr="00583926" w:rsidRDefault="00F715D0" w:rsidP="00B82A49">
            <w:pPr>
              <w:keepNext/>
              <w:keepLines/>
              <w:jc w:val="center"/>
              <w:rPr>
                <w:rFonts w:ascii="Arial" w:hAnsi="Arial"/>
                <w:sz w:val="18"/>
              </w:rPr>
            </w:pPr>
            <w:r w:rsidRPr="00583926">
              <w:rPr>
                <w:rFonts w:ascii="Arial" w:hAnsi="Arial"/>
                <w:sz w:val="18"/>
              </w:rPr>
              <w:t>23</w:t>
            </w:r>
          </w:p>
        </w:tc>
        <w:tc>
          <w:tcPr>
            <w:tcW w:w="1134" w:type="dxa"/>
            <w:shd w:val="clear" w:color="auto" w:fill="auto"/>
          </w:tcPr>
          <w:p w14:paraId="5E03077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35430D7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867896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70E4C91" w14:textId="77777777" w:rsidR="00F715D0" w:rsidRPr="000A76E0" w:rsidRDefault="00F715D0" w:rsidP="00B82A49">
            <w:pPr>
              <w:keepNext/>
              <w:keepLines/>
              <w:jc w:val="center"/>
              <w:rPr>
                <w:rFonts w:ascii="Arial" w:hAnsi="Arial"/>
                <w:color w:val="FF0000"/>
                <w:sz w:val="18"/>
                <w:u w:val="single"/>
              </w:rPr>
            </w:pPr>
            <w:r w:rsidRPr="00A71C8C">
              <w:rPr>
                <w:rFonts w:ascii="Arial" w:hAnsi="Arial"/>
                <w:color w:val="FF0000"/>
                <w:sz w:val="18"/>
                <w:highlight w:val="yellow"/>
                <w:u w:val="single"/>
              </w:rPr>
              <w:t>7,15,</w:t>
            </w:r>
            <w:r w:rsidRPr="000A76E0">
              <w:rPr>
                <w:rFonts w:ascii="Arial" w:hAnsi="Arial"/>
                <w:color w:val="FF0000"/>
                <w:sz w:val="18"/>
                <w:u w:val="single"/>
              </w:rPr>
              <w:t>23,31,39</w:t>
            </w:r>
          </w:p>
        </w:tc>
        <w:tc>
          <w:tcPr>
            <w:tcW w:w="594" w:type="dxa"/>
            <w:shd w:val="clear" w:color="auto" w:fill="auto"/>
            <w:vAlign w:val="center"/>
          </w:tcPr>
          <w:p w14:paraId="2A9C39F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4668395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highlight w:val="yellow"/>
                <w:u w:val="single"/>
              </w:rPr>
              <w:t>1 or 2</w:t>
            </w:r>
          </w:p>
        </w:tc>
        <w:tc>
          <w:tcPr>
            <w:tcW w:w="1270" w:type="dxa"/>
            <w:vAlign w:val="center"/>
          </w:tcPr>
          <w:p w14:paraId="276C36B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D7CC7B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1DB96F0E" w14:textId="77777777" w:rsidTr="00B82A49">
        <w:trPr>
          <w:jc w:val="center"/>
        </w:trPr>
        <w:tc>
          <w:tcPr>
            <w:tcW w:w="988" w:type="dxa"/>
            <w:shd w:val="clear" w:color="auto" w:fill="auto"/>
            <w:vAlign w:val="center"/>
          </w:tcPr>
          <w:p w14:paraId="23A2BD7F" w14:textId="77777777" w:rsidR="00F715D0" w:rsidRPr="00583926" w:rsidRDefault="00F715D0" w:rsidP="00B82A49">
            <w:pPr>
              <w:keepNext/>
              <w:keepLines/>
              <w:jc w:val="center"/>
              <w:rPr>
                <w:rFonts w:ascii="Arial" w:hAnsi="Arial"/>
                <w:sz w:val="18"/>
              </w:rPr>
            </w:pPr>
            <w:r w:rsidRPr="00583926">
              <w:rPr>
                <w:rFonts w:ascii="Arial" w:hAnsi="Arial"/>
                <w:sz w:val="18"/>
              </w:rPr>
              <w:t>24</w:t>
            </w:r>
          </w:p>
        </w:tc>
        <w:tc>
          <w:tcPr>
            <w:tcW w:w="1134" w:type="dxa"/>
            <w:shd w:val="clear" w:color="auto" w:fill="auto"/>
          </w:tcPr>
          <w:p w14:paraId="354C787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51B66A6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5E1E122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42ABE06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56CC8EA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0089A89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C14548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2FAE1E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21CC1F67" w14:textId="77777777" w:rsidTr="00B82A49">
        <w:trPr>
          <w:jc w:val="center"/>
        </w:trPr>
        <w:tc>
          <w:tcPr>
            <w:tcW w:w="988" w:type="dxa"/>
            <w:shd w:val="clear" w:color="auto" w:fill="auto"/>
            <w:vAlign w:val="center"/>
          </w:tcPr>
          <w:p w14:paraId="6DE6239B" w14:textId="77777777" w:rsidR="00F715D0" w:rsidRPr="00583926" w:rsidRDefault="00F715D0" w:rsidP="00B82A49">
            <w:pPr>
              <w:keepNext/>
              <w:keepLines/>
              <w:jc w:val="center"/>
              <w:rPr>
                <w:rFonts w:ascii="Arial" w:hAnsi="Arial"/>
                <w:sz w:val="18"/>
              </w:rPr>
            </w:pPr>
            <w:r w:rsidRPr="00583926">
              <w:rPr>
                <w:rFonts w:ascii="Arial" w:hAnsi="Arial"/>
                <w:sz w:val="18"/>
              </w:rPr>
              <w:t>25</w:t>
            </w:r>
          </w:p>
        </w:tc>
        <w:tc>
          <w:tcPr>
            <w:tcW w:w="1134" w:type="dxa"/>
            <w:shd w:val="clear" w:color="auto" w:fill="auto"/>
          </w:tcPr>
          <w:p w14:paraId="30F0E20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vAlign w:val="center"/>
          </w:tcPr>
          <w:p w14:paraId="241AFB0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3A1D445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FD4713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64070A4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vAlign w:val="center"/>
          </w:tcPr>
          <w:p w14:paraId="7D21A5A5"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u w:val="single"/>
              </w:rPr>
              <w:t>1</w:t>
            </w:r>
          </w:p>
        </w:tc>
        <w:tc>
          <w:tcPr>
            <w:tcW w:w="1270" w:type="dxa"/>
            <w:vAlign w:val="center"/>
          </w:tcPr>
          <w:p w14:paraId="0EDCAE1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430E973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489B9D70" w14:textId="77777777" w:rsidTr="00B82A49">
        <w:trPr>
          <w:jc w:val="center"/>
        </w:trPr>
        <w:tc>
          <w:tcPr>
            <w:tcW w:w="988" w:type="dxa"/>
            <w:shd w:val="clear" w:color="auto" w:fill="auto"/>
          </w:tcPr>
          <w:p w14:paraId="2EDD8703" w14:textId="77777777" w:rsidR="00F715D0" w:rsidRPr="00583926" w:rsidRDefault="00F715D0" w:rsidP="00B82A49">
            <w:pPr>
              <w:keepNext/>
              <w:keepLines/>
              <w:jc w:val="center"/>
              <w:rPr>
                <w:rFonts w:ascii="Arial" w:hAnsi="Arial"/>
                <w:sz w:val="18"/>
              </w:rPr>
            </w:pPr>
            <w:r>
              <w:rPr>
                <w:rFonts w:ascii="Arial" w:hAnsi="Arial"/>
                <w:sz w:val="18"/>
              </w:rPr>
              <w:t>26</w:t>
            </w:r>
          </w:p>
        </w:tc>
        <w:tc>
          <w:tcPr>
            <w:tcW w:w="1134" w:type="dxa"/>
            <w:shd w:val="clear" w:color="auto" w:fill="auto"/>
          </w:tcPr>
          <w:p w14:paraId="03915AB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tcPr>
          <w:p w14:paraId="7A51725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tcPr>
          <w:p w14:paraId="219C9AB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tcPr>
          <w:p w14:paraId="0FE77AE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13,14,15, 29,30,31,37,38,39</w:t>
            </w:r>
          </w:p>
        </w:tc>
        <w:tc>
          <w:tcPr>
            <w:tcW w:w="594" w:type="dxa"/>
            <w:shd w:val="clear" w:color="auto" w:fill="auto"/>
          </w:tcPr>
          <w:p w14:paraId="3E62BA6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w:t>
            </w:r>
          </w:p>
        </w:tc>
        <w:tc>
          <w:tcPr>
            <w:tcW w:w="993" w:type="dxa"/>
          </w:tcPr>
          <w:p w14:paraId="6C95A3A8"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u w:val="single"/>
              </w:rPr>
              <w:t>2</w:t>
            </w:r>
          </w:p>
        </w:tc>
        <w:tc>
          <w:tcPr>
            <w:tcW w:w="1270" w:type="dxa"/>
          </w:tcPr>
          <w:p w14:paraId="43B4649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A8482D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3C1800BE" w14:textId="77777777" w:rsidTr="00B82A49">
        <w:trPr>
          <w:jc w:val="center"/>
        </w:trPr>
        <w:tc>
          <w:tcPr>
            <w:tcW w:w="988" w:type="dxa"/>
            <w:shd w:val="clear" w:color="auto" w:fill="auto"/>
          </w:tcPr>
          <w:p w14:paraId="14F3A1F0" w14:textId="77777777" w:rsidR="00F715D0" w:rsidRDefault="00F715D0" w:rsidP="00B82A49">
            <w:pPr>
              <w:keepNext/>
              <w:keepLines/>
              <w:jc w:val="center"/>
              <w:rPr>
                <w:rFonts w:ascii="Arial" w:hAnsi="Arial"/>
                <w:sz w:val="18"/>
              </w:rPr>
            </w:pPr>
            <w:r>
              <w:rPr>
                <w:rFonts w:ascii="Arial" w:hAnsi="Arial"/>
                <w:sz w:val="18"/>
              </w:rPr>
              <w:t>27</w:t>
            </w:r>
          </w:p>
        </w:tc>
        <w:tc>
          <w:tcPr>
            <w:tcW w:w="1134" w:type="dxa"/>
            <w:shd w:val="clear" w:color="auto" w:fill="auto"/>
          </w:tcPr>
          <w:p w14:paraId="61983C4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tcPr>
          <w:p w14:paraId="284CF2D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tcPr>
          <w:p w14:paraId="2B0DF34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1,2</w:t>
            </w:r>
          </w:p>
        </w:tc>
        <w:tc>
          <w:tcPr>
            <w:tcW w:w="2524" w:type="dxa"/>
            <w:shd w:val="clear" w:color="auto" w:fill="auto"/>
          </w:tcPr>
          <w:p w14:paraId="513AF9A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tcPr>
          <w:p w14:paraId="5E8970F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993" w:type="dxa"/>
          </w:tcPr>
          <w:p w14:paraId="59BF64A8"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u w:val="single"/>
              </w:rPr>
              <w:t>2</w:t>
            </w:r>
          </w:p>
        </w:tc>
        <w:tc>
          <w:tcPr>
            <w:tcW w:w="1270" w:type="dxa"/>
          </w:tcPr>
          <w:p w14:paraId="1E85725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007FA63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17F5FA70" w14:textId="77777777" w:rsidTr="00B82A49">
        <w:trPr>
          <w:jc w:val="center"/>
        </w:trPr>
        <w:tc>
          <w:tcPr>
            <w:tcW w:w="988" w:type="dxa"/>
            <w:shd w:val="clear" w:color="auto" w:fill="auto"/>
          </w:tcPr>
          <w:p w14:paraId="7FE1496B" w14:textId="77777777" w:rsidR="00F715D0" w:rsidRDefault="00F715D0" w:rsidP="00B82A49">
            <w:pPr>
              <w:keepNext/>
              <w:keepLines/>
              <w:jc w:val="center"/>
              <w:rPr>
                <w:rFonts w:ascii="Arial" w:hAnsi="Arial"/>
                <w:sz w:val="18"/>
              </w:rPr>
            </w:pPr>
            <w:r>
              <w:rPr>
                <w:rFonts w:ascii="Arial" w:hAnsi="Arial"/>
                <w:sz w:val="18"/>
              </w:rPr>
              <w:t>28</w:t>
            </w:r>
          </w:p>
        </w:tc>
        <w:tc>
          <w:tcPr>
            <w:tcW w:w="1134" w:type="dxa"/>
            <w:shd w:val="clear" w:color="auto" w:fill="auto"/>
          </w:tcPr>
          <w:p w14:paraId="00CA95B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C2</w:t>
            </w:r>
          </w:p>
        </w:tc>
        <w:tc>
          <w:tcPr>
            <w:tcW w:w="708" w:type="dxa"/>
            <w:shd w:val="clear" w:color="auto" w:fill="auto"/>
          </w:tcPr>
          <w:p w14:paraId="76DE737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tcPr>
          <w:p w14:paraId="4F00318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tcPr>
          <w:p w14:paraId="55784415" w14:textId="77777777" w:rsidR="00F715D0" w:rsidRPr="000A76E0" w:rsidRDefault="00F715D0" w:rsidP="00B82A49">
            <w:pPr>
              <w:keepNext/>
              <w:keepLines/>
              <w:jc w:val="center"/>
              <w:rPr>
                <w:rFonts w:ascii="Arial" w:hAnsi="Arial"/>
                <w:color w:val="FF0000"/>
                <w:sz w:val="18"/>
                <w:u w:val="single"/>
              </w:rPr>
            </w:pPr>
            <w:r w:rsidRPr="00A71C8C">
              <w:rPr>
                <w:rFonts w:ascii="Arial" w:hAnsi="Arial"/>
                <w:color w:val="FF0000"/>
                <w:sz w:val="18"/>
                <w:highlight w:val="yellow"/>
                <w:u w:val="single"/>
              </w:rPr>
              <w:t>7,15,</w:t>
            </w:r>
            <w:r w:rsidRPr="000A76E0">
              <w:rPr>
                <w:rFonts w:ascii="Arial" w:hAnsi="Arial"/>
                <w:color w:val="FF0000"/>
                <w:sz w:val="18"/>
                <w:u w:val="single"/>
              </w:rPr>
              <w:t>23,31,39</w:t>
            </w:r>
          </w:p>
        </w:tc>
        <w:tc>
          <w:tcPr>
            <w:tcW w:w="594" w:type="dxa"/>
            <w:shd w:val="clear" w:color="auto" w:fill="auto"/>
          </w:tcPr>
          <w:p w14:paraId="01D8BD2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tcPr>
          <w:p w14:paraId="72DCA394" w14:textId="77777777" w:rsidR="00F715D0" w:rsidRPr="000A76E0" w:rsidRDefault="00F715D0" w:rsidP="00B82A49">
            <w:pPr>
              <w:keepNext/>
              <w:keepLines/>
              <w:jc w:val="center"/>
              <w:rPr>
                <w:rFonts w:ascii="Arial" w:hAnsi="Arial"/>
                <w:color w:val="FF0000"/>
                <w:sz w:val="18"/>
                <w:highlight w:val="yellow"/>
                <w:u w:val="single"/>
              </w:rPr>
            </w:pPr>
            <w:r w:rsidRPr="000A76E0">
              <w:rPr>
                <w:rFonts w:ascii="Arial" w:hAnsi="Arial"/>
                <w:color w:val="FF0000"/>
                <w:sz w:val="18"/>
                <w:u w:val="single"/>
              </w:rPr>
              <w:t>2</w:t>
            </w:r>
          </w:p>
        </w:tc>
        <w:tc>
          <w:tcPr>
            <w:tcW w:w="1270" w:type="dxa"/>
          </w:tcPr>
          <w:p w14:paraId="157C69F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0FAFE2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1019C740" w14:textId="77777777" w:rsidTr="00B82A49">
        <w:trPr>
          <w:jc w:val="center"/>
        </w:trPr>
        <w:tc>
          <w:tcPr>
            <w:tcW w:w="988" w:type="dxa"/>
            <w:shd w:val="clear" w:color="auto" w:fill="auto"/>
            <w:vAlign w:val="center"/>
          </w:tcPr>
          <w:p w14:paraId="5295585A" w14:textId="77777777" w:rsidR="00F715D0" w:rsidRDefault="00F715D0" w:rsidP="00B82A49">
            <w:pPr>
              <w:keepNext/>
              <w:keepLines/>
              <w:jc w:val="center"/>
              <w:rPr>
                <w:rFonts w:ascii="Arial" w:hAnsi="Arial"/>
                <w:sz w:val="18"/>
              </w:rPr>
            </w:pPr>
            <w:r w:rsidRPr="006D005A">
              <w:rPr>
                <w:rFonts w:ascii="Arial" w:hAnsi="Arial"/>
                <w:sz w:val="18"/>
              </w:rPr>
              <w:t>0</w:t>
            </w:r>
          </w:p>
        </w:tc>
        <w:tc>
          <w:tcPr>
            <w:tcW w:w="1134" w:type="dxa"/>
            <w:shd w:val="clear" w:color="auto" w:fill="auto"/>
            <w:vAlign w:val="center"/>
          </w:tcPr>
          <w:p w14:paraId="466B615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20822EF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D512DF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E5E6F2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37DBB52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02C1DF8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2A82A2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6865452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13F7F806" w14:textId="77777777" w:rsidTr="00B82A49">
        <w:trPr>
          <w:jc w:val="center"/>
        </w:trPr>
        <w:tc>
          <w:tcPr>
            <w:tcW w:w="988" w:type="dxa"/>
            <w:shd w:val="clear" w:color="auto" w:fill="auto"/>
            <w:vAlign w:val="center"/>
          </w:tcPr>
          <w:p w14:paraId="47FDA7EF" w14:textId="77777777" w:rsidR="00F715D0" w:rsidRPr="006D005A" w:rsidRDefault="00F715D0" w:rsidP="00B82A49">
            <w:pPr>
              <w:keepNext/>
              <w:keepLines/>
              <w:jc w:val="center"/>
              <w:rPr>
                <w:rFonts w:ascii="Arial" w:hAnsi="Arial"/>
                <w:sz w:val="18"/>
              </w:rPr>
            </w:pPr>
            <w:r>
              <w:rPr>
                <w:rFonts w:ascii="Arial" w:hAnsi="Arial"/>
                <w:sz w:val="18"/>
              </w:rPr>
              <w:t>HK</w:t>
            </w:r>
          </w:p>
        </w:tc>
        <w:tc>
          <w:tcPr>
            <w:tcW w:w="1134" w:type="dxa"/>
            <w:shd w:val="clear" w:color="auto" w:fill="auto"/>
            <w:vAlign w:val="center"/>
          </w:tcPr>
          <w:p w14:paraId="692052D0" w14:textId="77777777" w:rsidR="00F715D0" w:rsidRPr="000A76E0" w:rsidRDefault="00F715D0" w:rsidP="00B82A49">
            <w:pPr>
              <w:keepNext/>
              <w:keepLines/>
              <w:jc w:val="center"/>
              <w:rPr>
                <w:rFonts w:ascii="Arial" w:hAnsi="Arial"/>
                <w:color w:val="FF0000"/>
                <w:sz w:val="18"/>
                <w:u w:val="single"/>
              </w:rPr>
            </w:pPr>
            <w:r>
              <w:rPr>
                <w:rFonts w:ascii="Arial" w:hAnsi="Arial"/>
                <w:color w:val="FF0000"/>
                <w:sz w:val="18"/>
                <w:u w:val="single"/>
              </w:rPr>
              <w:t>A1/B1</w:t>
            </w:r>
          </w:p>
        </w:tc>
        <w:tc>
          <w:tcPr>
            <w:tcW w:w="708" w:type="dxa"/>
            <w:shd w:val="clear" w:color="auto" w:fill="auto"/>
            <w:vAlign w:val="center"/>
          </w:tcPr>
          <w:p w14:paraId="1815F15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CD8998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C85D03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7491AC7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13922CF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9D2FFF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EB2FF4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43DC01F4" w14:textId="77777777" w:rsidTr="00B82A49">
        <w:trPr>
          <w:jc w:val="center"/>
        </w:trPr>
        <w:tc>
          <w:tcPr>
            <w:tcW w:w="988" w:type="dxa"/>
            <w:shd w:val="clear" w:color="auto" w:fill="auto"/>
            <w:vAlign w:val="center"/>
          </w:tcPr>
          <w:p w14:paraId="2AF2BE9F" w14:textId="77777777" w:rsidR="00F715D0" w:rsidRPr="006D005A" w:rsidRDefault="00F715D0" w:rsidP="00B82A49">
            <w:pPr>
              <w:keepNext/>
              <w:keepLines/>
              <w:jc w:val="center"/>
              <w:rPr>
                <w:rFonts w:ascii="Arial" w:hAnsi="Arial"/>
                <w:sz w:val="18"/>
              </w:rPr>
            </w:pPr>
            <w:r w:rsidRPr="006D005A">
              <w:rPr>
                <w:rFonts w:ascii="Arial" w:hAnsi="Arial"/>
                <w:sz w:val="18"/>
              </w:rPr>
              <w:t>2</w:t>
            </w:r>
          </w:p>
        </w:tc>
        <w:tc>
          <w:tcPr>
            <w:tcW w:w="1134" w:type="dxa"/>
            <w:shd w:val="clear" w:color="auto" w:fill="auto"/>
            <w:vAlign w:val="center"/>
          </w:tcPr>
          <w:p w14:paraId="3D8795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1578A0D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4FC026F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9A37BB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2FCD045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672CBC5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vAlign w:val="center"/>
          </w:tcPr>
          <w:p w14:paraId="3A4373E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48C18A1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2BBB2211" w14:textId="77777777" w:rsidTr="00B82A49">
        <w:trPr>
          <w:jc w:val="center"/>
        </w:trPr>
        <w:tc>
          <w:tcPr>
            <w:tcW w:w="988" w:type="dxa"/>
            <w:shd w:val="clear" w:color="auto" w:fill="auto"/>
            <w:vAlign w:val="center"/>
          </w:tcPr>
          <w:p w14:paraId="6A43C6CE" w14:textId="77777777" w:rsidR="00F715D0" w:rsidRPr="006D005A" w:rsidRDefault="00F715D0" w:rsidP="00B82A49">
            <w:pPr>
              <w:keepNext/>
              <w:keepLines/>
              <w:jc w:val="center"/>
              <w:rPr>
                <w:rFonts w:ascii="Arial" w:hAnsi="Arial"/>
                <w:sz w:val="18"/>
              </w:rPr>
            </w:pPr>
            <w:r w:rsidRPr="006D005A">
              <w:rPr>
                <w:rFonts w:ascii="Arial" w:hAnsi="Arial"/>
                <w:sz w:val="18"/>
              </w:rPr>
              <w:t>3</w:t>
            </w:r>
          </w:p>
        </w:tc>
        <w:tc>
          <w:tcPr>
            <w:tcW w:w="1134" w:type="dxa"/>
            <w:shd w:val="clear" w:color="auto" w:fill="auto"/>
            <w:vAlign w:val="center"/>
          </w:tcPr>
          <w:p w14:paraId="452EAC8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2A9D426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E0A672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02514C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499B9BD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71B7719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258E3EF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D128D1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0FF21E76" w14:textId="77777777" w:rsidTr="00B82A49">
        <w:trPr>
          <w:jc w:val="center"/>
        </w:trPr>
        <w:tc>
          <w:tcPr>
            <w:tcW w:w="988" w:type="dxa"/>
            <w:shd w:val="clear" w:color="auto" w:fill="auto"/>
            <w:vAlign w:val="center"/>
          </w:tcPr>
          <w:p w14:paraId="4516ABEF" w14:textId="77777777" w:rsidR="00F715D0" w:rsidRPr="006D005A" w:rsidRDefault="00F715D0" w:rsidP="00B82A49">
            <w:pPr>
              <w:keepNext/>
              <w:keepLines/>
              <w:jc w:val="center"/>
              <w:rPr>
                <w:rFonts w:ascii="Arial" w:hAnsi="Arial"/>
                <w:sz w:val="18"/>
              </w:rPr>
            </w:pPr>
            <w:r w:rsidRPr="006D005A">
              <w:rPr>
                <w:rFonts w:ascii="Arial" w:hAnsi="Arial"/>
                <w:sz w:val="18"/>
              </w:rPr>
              <w:t>4</w:t>
            </w:r>
          </w:p>
        </w:tc>
        <w:tc>
          <w:tcPr>
            <w:tcW w:w="1134" w:type="dxa"/>
            <w:shd w:val="clear" w:color="auto" w:fill="auto"/>
            <w:vAlign w:val="center"/>
          </w:tcPr>
          <w:p w14:paraId="11CECDC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45B9695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50A25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147371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17,19,37,39</w:t>
            </w:r>
          </w:p>
        </w:tc>
        <w:tc>
          <w:tcPr>
            <w:tcW w:w="594" w:type="dxa"/>
            <w:shd w:val="clear" w:color="auto" w:fill="auto"/>
            <w:vAlign w:val="center"/>
          </w:tcPr>
          <w:p w14:paraId="44189DD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7F6CBF1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09EC8C3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52CCA56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0A87908" w14:textId="77777777" w:rsidTr="00B82A49">
        <w:trPr>
          <w:jc w:val="center"/>
        </w:trPr>
        <w:tc>
          <w:tcPr>
            <w:tcW w:w="988" w:type="dxa"/>
            <w:shd w:val="clear" w:color="auto" w:fill="auto"/>
            <w:vAlign w:val="center"/>
          </w:tcPr>
          <w:p w14:paraId="568757A1" w14:textId="77777777" w:rsidR="00F715D0" w:rsidRPr="006D005A" w:rsidRDefault="00F715D0" w:rsidP="00B82A49">
            <w:pPr>
              <w:keepNext/>
              <w:keepLines/>
              <w:jc w:val="center"/>
              <w:rPr>
                <w:rFonts w:ascii="Arial" w:hAnsi="Arial"/>
                <w:sz w:val="18"/>
              </w:rPr>
            </w:pPr>
            <w:r w:rsidRPr="006D005A">
              <w:rPr>
                <w:rFonts w:ascii="Arial" w:hAnsi="Arial"/>
                <w:sz w:val="18"/>
              </w:rPr>
              <w:t>5</w:t>
            </w:r>
          </w:p>
        </w:tc>
        <w:tc>
          <w:tcPr>
            <w:tcW w:w="1134" w:type="dxa"/>
            <w:shd w:val="clear" w:color="auto" w:fill="auto"/>
            <w:vAlign w:val="center"/>
          </w:tcPr>
          <w:p w14:paraId="21398F4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3839B3A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8AE4EB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20D65D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19,39</w:t>
            </w:r>
          </w:p>
        </w:tc>
        <w:tc>
          <w:tcPr>
            <w:tcW w:w="594" w:type="dxa"/>
            <w:shd w:val="clear" w:color="auto" w:fill="auto"/>
            <w:vAlign w:val="center"/>
          </w:tcPr>
          <w:p w14:paraId="0707DF6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5411B87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6DFD0A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1355764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4671F6AD" w14:textId="77777777" w:rsidTr="00B82A49">
        <w:trPr>
          <w:jc w:val="center"/>
        </w:trPr>
        <w:tc>
          <w:tcPr>
            <w:tcW w:w="988" w:type="dxa"/>
            <w:shd w:val="clear" w:color="auto" w:fill="auto"/>
            <w:vAlign w:val="center"/>
          </w:tcPr>
          <w:p w14:paraId="6A381AEB" w14:textId="77777777" w:rsidR="00F715D0" w:rsidRPr="006D005A" w:rsidRDefault="00F715D0" w:rsidP="00B82A49">
            <w:pPr>
              <w:keepNext/>
              <w:keepLines/>
              <w:jc w:val="center"/>
              <w:rPr>
                <w:rFonts w:ascii="Arial" w:hAnsi="Arial"/>
                <w:sz w:val="18"/>
              </w:rPr>
            </w:pPr>
            <w:r>
              <w:rPr>
                <w:rFonts w:ascii="Arial" w:hAnsi="Arial"/>
                <w:sz w:val="18"/>
              </w:rPr>
              <w:t>6</w:t>
            </w:r>
          </w:p>
        </w:tc>
        <w:tc>
          <w:tcPr>
            <w:tcW w:w="1134" w:type="dxa"/>
            <w:shd w:val="clear" w:color="auto" w:fill="auto"/>
            <w:vAlign w:val="center"/>
          </w:tcPr>
          <w:p w14:paraId="056DA29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5A03EA1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338C07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33C409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0987A76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342D97C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5425393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3311A19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19D6AA2" w14:textId="77777777" w:rsidTr="00B82A49">
        <w:trPr>
          <w:jc w:val="center"/>
        </w:trPr>
        <w:tc>
          <w:tcPr>
            <w:tcW w:w="988" w:type="dxa"/>
            <w:shd w:val="clear" w:color="auto" w:fill="auto"/>
            <w:vAlign w:val="center"/>
          </w:tcPr>
          <w:p w14:paraId="1D11213E" w14:textId="77777777" w:rsidR="00F715D0" w:rsidRPr="006D005A" w:rsidRDefault="00F715D0" w:rsidP="00B82A49">
            <w:pPr>
              <w:keepNext/>
              <w:keepLines/>
              <w:jc w:val="center"/>
              <w:rPr>
                <w:rFonts w:ascii="Arial" w:hAnsi="Arial"/>
                <w:sz w:val="18"/>
              </w:rPr>
            </w:pPr>
            <w:r>
              <w:rPr>
                <w:rFonts w:ascii="Arial" w:hAnsi="Arial"/>
                <w:sz w:val="18"/>
              </w:rPr>
              <w:t>7</w:t>
            </w:r>
          </w:p>
        </w:tc>
        <w:tc>
          <w:tcPr>
            <w:tcW w:w="1134" w:type="dxa"/>
            <w:shd w:val="clear" w:color="auto" w:fill="auto"/>
            <w:vAlign w:val="center"/>
          </w:tcPr>
          <w:p w14:paraId="35350B8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4F09441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18609B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E2F5F6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7A6C263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993" w:type="dxa"/>
            <w:vAlign w:val="center"/>
          </w:tcPr>
          <w:p w14:paraId="220416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11D96D7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D48EC4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F32164D" w14:textId="77777777" w:rsidTr="00B82A49">
        <w:trPr>
          <w:jc w:val="center"/>
        </w:trPr>
        <w:tc>
          <w:tcPr>
            <w:tcW w:w="988" w:type="dxa"/>
            <w:shd w:val="clear" w:color="auto" w:fill="auto"/>
            <w:vAlign w:val="center"/>
          </w:tcPr>
          <w:p w14:paraId="1F10B8F2" w14:textId="77777777" w:rsidR="00F715D0" w:rsidRPr="006D005A" w:rsidRDefault="00F715D0" w:rsidP="00B82A49">
            <w:pPr>
              <w:keepNext/>
              <w:keepLines/>
              <w:jc w:val="center"/>
              <w:rPr>
                <w:rFonts w:ascii="Arial" w:hAnsi="Arial"/>
                <w:sz w:val="18"/>
              </w:rPr>
            </w:pPr>
            <w:r>
              <w:rPr>
                <w:rFonts w:ascii="Arial" w:hAnsi="Arial"/>
                <w:sz w:val="18"/>
              </w:rPr>
              <w:t>8</w:t>
            </w:r>
          </w:p>
        </w:tc>
        <w:tc>
          <w:tcPr>
            <w:tcW w:w="1134" w:type="dxa"/>
            <w:shd w:val="clear" w:color="auto" w:fill="auto"/>
            <w:vAlign w:val="center"/>
          </w:tcPr>
          <w:p w14:paraId="5F93EB9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48C0D06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806BD4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59834C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5B2E2E1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15AAA96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F31C31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431607B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0247D924" w14:textId="77777777" w:rsidTr="00B82A49">
        <w:trPr>
          <w:jc w:val="center"/>
        </w:trPr>
        <w:tc>
          <w:tcPr>
            <w:tcW w:w="988" w:type="dxa"/>
            <w:shd w:val="clear" w:color="auto" w:fill="auto"/>
            <w:vAlign w:val="center"/>
          </w:tcPr>
          <w:p w14:paraId="7F8E4B41" w14:textId="77777777" w:rsidR="00F715D0" w:rsidRPr="006D005A" w:rsidRDefault="00F715D0" w:rsidP="00B82A49">
            <w:pPr>
              <w:keepNext/>
              <w:keepLines/>
              <w:jc w:val="center"/>
              <w:rPr>
                <w:rFonts w:ascii="Arial" w:hAnsi="Arial"/>
                <w:sz w:val="18"/>
              </w:rPr>
            </w:pPr>
            <w:r>
              <w:rPr>
                <w:rFonts w:ascii="Arial" w:hAnsi="Arial"/>
                <w:sz w:val="18"/>
              </w:rPr>
              <w:t>9</w:t>
            </w:r>
          </w:p>
        </w:tc>
        <w:tc>
          <w:tcPr>
            <w:tcW w:w="1134" w:type="dxa"/>
            <w:shd w:val="clear" w:color="auto" w:fill="auto"/>
            <w:vAlign w:val="center"/>
          </w:tcPr>
          <w:p w14:paraId="10EA012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7C3B682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E18378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521609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1,3,5,7,…,37,39</w:t>
            </w:r>
          </w:p>
        </w:tc>
        <w:tc>
          <w:tcPr>
            <w:tcW w:w="594" w:type="dxa"/>
            <w:shd w:val="clear" w:color="auto" w:fill="auto"/>
            <w:vAlign w:val="center"/>
          </w:tcPr>
          <w:p w14:paraId="3270E7E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307E7E7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7FC5548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5048573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42868E4D" w14:textId="77777777" w:rsidTr="00B82A49">
        <w:trPr>
          <w:jc w:val="center"/>
        </w:trPr>
        <w:tc>
          <w:tcPr>
            <w:tcW w:w="988" w:type="dxa"/>
            <w:shd w:val="clear" w:color="auto" w:fill="auto"/>
            <w:vAlign w:val="center"/>
          </w:tcPr>
          <w:p w14:paraId="1961F7F9" w14:textId="77777777" w:rsidR="00F715D0" w:rsidRPr="006D005A" w:rsidRDefault="00F715D0" w:rsidP="00B82A49">
            <w:pPr>
              <w:keepNext/>
              <w:keepLines/>
              <w:jc w:val="center"/>
              <w:rPr>
                <w:rFonts w:ascii="Arial" w:hAnsi="Arial"/>
                <w:sz w:val="18"/>
              </w:rPr>
            </w:pPr>
            <w:r>
              <w:rPr>
                <w:rFonts w:ascii="Arial" w:hAnsi="Arial"/>
                <w:sz w:val="18"/>
              </w:rPr>
              <w:t>10</w:t>
            </w:r>
          </w:p>
        </w:tc>
        <w:tc>
          <w:tcPr>
            <w:tcW w:w="1134" w:type="dxa"/>
            <w:shd w:val="clear" w:color="auto" w:fill="auto"/>
            <w:vAlign w:val="center"/>
          </w:tcPr>
          <w:p w14:paraId="5E72C04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73477D2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899D3D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0614E8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7,15,23,31,39</w:t>
            </w:r>
          </w:p>
        </w:tc>
        <w:tc>
          <w:tcPr>
            <w:tcW w:w="594" w:type="dxa"/>
            <w:shd w:val="clear" w:color="auto" w:fill="auto"/>
            <w:vAlign w:val="center"/>
          </w:tcPr>
          <w:p w14:paraId="100D6B7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6DE00AA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7053D0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2F03DEC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2DF170B7" w14:textId="77777777" w:rsidTr="00B82A49">
        <w:trPr>
          <w:jc w:val="center"/>
        </w:trPr>
        <w:tc>
          <w:tcPr>
            <w:tcW w:w="988" w:type="dxa"/>
            <w:shd w:val="clear" w:color="auto" w:fill="auto"/>
            <w:vAlign w:val="center"/>
          </w:tcPr>
          <w:p w14:paraId="3F0DEC2D" w14:textId="77777777" w:rsidR="00F715D0" w:rsidRPr="006D005A" w:rsidRDefault="00F715D0" w:rsidP="00B82A49">
            <w:pPr>
              <w:keepNext/>
              <w:keepLines/>
              <w:jc w:val="center"/>
              <w:rPr>
                <w:rFonts w:ascii="Arial" w:hAnsi="Arial"/>
                <w:sz w:val="18"/>
              </w:rPr>
            </w:pPr>
            <w:r>
              <w:rPr>
                <w:rFonts w:ascii="Arial" w:hAnsi="Arial"/>
                <w:sz w:val="18"/>
              </w:rPr>
              <w:t>11</w:t>
            </w:r>
          </w:p>
        </w:tc>
        <w:tc>
          <w:tcPr>
            <w:tcW w:w="1134" w:type="dxa"/>
            <w:shd w:val="clear" w:color="auto" w:fill="auto"/>
            <w:vAlign w:val="center"/>
          </w:tcPr>
          <w:p w14:paraId="142A49C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355CF91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4ACC97C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25E6D45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36D699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3778D17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3107EB7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17E1010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6C174CBF" w14:textId="77777777" w:rsidTr="00B82A49">
        <w:trPr>
          <w:jc w:val="center"/>
        </w:trPr>
        <w:tc>
          <w:tcPr>
            <w:tcW w:w="988" w:type="dxa"/>
            <w:shd w:val="clear" w:color="auto" w:fill="auto"/>
            <w:vAlign w:val="center"/>
          </w:tcPr>
          <w:p w14:paraId="227DEA09" w14:textId="77777777" w:rsidR="00F715D0" w:rsidRPr="006D005A" w:rsidRDefault="00F715D0" w:rsidP="00B82A49">
            <w:pPr>
              <w:keepNext/>
              <w:keepLines/>
              <w:jc w:val="center"/>
              <w:rPr>
                <w:rFonts w:ascii="Arial" w:hAnsi="Arial"/>
                <w:sz w:val="18"/>
              </w:rPr>
            </w:pPr>
            <w:r>
              <w:rPr>
                <w:rFonts w:ascii="Arial" w:hAnsi="Arial"/>
                <w:sz w:val="18"/>
              </w:rPr>
              <w:t>12</w:t>
            </w:r>
          </w:p>
        </w:tc>
        <w:tc>
          <w:tcPr>
            <w:tcW w:w="1134" w:type="dxa"/>
            <w:shd w:val="clear" w:color="auto" w:fill="auto"/>
            <w:vAlign w:val="center"/>
          </w:tcPr>
          <w:p w14:paraId="53880EA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25A7A73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2BC5B9F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5B7B6D2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9165A4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59919CE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423DE8B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5C16A72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67D41A53" w14:textId="77777777" w:rsidTr="00B82A49">
        <w:trPr>
          <w:jc w:val="center"/>
        </w:trPr>
        <w:tc>
          <w:tcPr>
            <w:tcW w:w="988" w:type="dxa"/>
            <w:shd w:val="clear" w:color="auto" w:fill="auto"/>
            <w:vAlign w:val="center"/>
          </w:tcPr>
          <w:p w14:paraId="54E82376" w14:textId="77777777" w:rsidR="00F715D0" w:rsidRPr="006D005A" w:rsidRDefault="00F715D0" w:rsidP="00B82A49">
            <w:pPr>
              <w:keepNext/>
              <w:keepLines/>
              <w:jc w:val="center"/>
              <w:rPr>
                <w:rFonts w:ascii="Arial" w:hAnsi="Arial"/>
                <w:sz w:val="18"/>
              </w:rPr>
            </w:pPr>
            <w:r>
              <w:rPr>
                <w:rFonts w:ascii="Arial" w:hAnsi="Arial"/>
                <w:sz w:val="18"/>
              </w:rPr>
              <w:t>13</w:t>
            </w:r>
          </w:p>
        </w:tc>
        <w:tc>
          <w:tcPr>
            <w:tcW w:w="1134" w:type="dxa"/>
            <w:shd w:val="clear" w:color="auto" w:fill="auto"/>
            <w:vAlign w:val="center"/>
          </w:tcPr>
          <w:p w14:paraId="68A54B3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2844808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6702E62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7544215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51C0B34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68AB1B3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0740C89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5B5BB24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1BE34EB" w14:textId="77777777" w:rsidTr="00B82A49">
        <w:trPr>
          <w:jc w:val="center"/>
        </w:trPr>
        <w:tc>
          <w:tcPr>
            <w:tcW w:w="988" w:type="dxa"/>
            <w:shd w:val="clear" w:color="auto" w:fill="auto"/>
            <w:vAlign w:val="center"/>
          </w:tcPr>
          <w:p w14:paraId="4F02C0A3" w14:textId="77777777" w:rsidR="00F715D0" w:rsidRPr="006D005A" w:rsidRDefault="00F715D0" w:rsidP="00B82A49">
            <w:pPr>
              <w:keepNext/>
              <w:keepLines/>
              <w:jc w:val="center"/>
              <w:rPr>
                <w:rFonts w:ascii="Arial" w:hAnsi="Arial"/>
                <w:sz w:val="18"/>
              </w:rPr>
            </w:pPr>
            <w:r>
              <w:rPr>
                <w:rFonts w:ascii="Arial" w:hAnsi="Arial"/>
                <w:sz w:val="18"/>
              </w:rPr>
              <w:t>14</w:t>
            </w:r>
          </w:p>
        </w:tc>
        <w:tc>
          <w:tcPr>
            <w:tcW w:w="1134" w:type="dxa"/>
            <w:shd w:val="clear" w:color="auto" w:fill="auto"/>
            <w:vAlign w:val="center"/>
          </w:tcPr>
          <w:p w14:paraId="37A508E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5154528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2AEEC42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24E723F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525ABB5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7DD24DA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07F8DC7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712EF6C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30A2D83E" w14:textId="77777777" w:rsidTr="00B82A49">
        <w:trPr>
          <w:jc w:val="center"/>
        </w:trPr>
        <w:tc>
          <w:tcPr>
            <w:tcW w:w="988" w:type="dxa"/>
            <w:shd w:val="clear" w:color="auto" w:fill="auto"/>
            <w:vAlign w:val="center"/>
          </w:tcPr>
          <w:p w14:paraId="6900E253" w14:textId="77777777" w:rsidR="00F715D0" w:rsidRPr="006D005A" w:rsidRDefault="00F715D0" w:rsidP="00B82A49">
            <w:pPr>
              <w:keepNext/>
              <w:keepLines/>
              <w:jc w:val="center"/>
              <w:rPr>
                <w:rFonts w:ascii="Arial" w:hAnsi="Arial"/>
                <w:sz w:val="18"/>
              </w:rPr>
            </w:pPr>
            <w:r>
              <w:rPr>
                <w:rFonts w:ascii="Arial" w:hAnsi="Arial"/>
                <w:sz w:val="18"/>
              </w:rPr>
              <w:t>15</w:t>
            </w:r>
          </w:p>
        </w:tc>
        <w:tc>
          <w:tcPr>
            <w:tcW w:w="1134" w:type="dxa"/>
            <w:shd w:val="clear" w:color="auto" w:fill="auto"/>
            <w:vAlign w:val="center"/>
          </w:tcPr>
          <w:p w14:paraId="61F78AE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7097B5D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0727429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83138C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635CC39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78C7B39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2041BC3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14DE565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54AF37C" w14:textId="77777777" w:rsidTr="00B82A49">
        <w:trPr>
          <w:jc w:val="center"/>
        </w:trPr>
        <w:tc>
          <w:tcPr>
            <w:tcW w:w="988" w:type="dxa"/>
            <w:shd w:val="clear" w:color="auto" w:fill="auto"/>
            <w:vAlign w:val="center"/>
          </w:tcPr>
          <w:p w14:paraId="724E826F" w14:textId="77777777" w:rsidR="00F715D0" w:rsidRPr="006D005A" w:rsidRDefault="00F715D0" w:rsidP="00B82A49">
            <w:pPr>
              <w:keepNext/>
              <w:keepLines/>
              <w:jc w:val="center"/>
              <w:rPr>
                <w:rFonts w:ascii="Arial" w:hAnsi="Arial"/>
                <w:sz w:val="18"/>
              </w:rPr>
            </w:pPr>
            <w:r w:rsidRPr="006D005A">
              <w:rPr>
                <w:rFonts w:ascii="Arial" w:hAnsi="Arial"/>
                <w:sz w:val="18"/>
              </w:rPr>
              <w:t>1</w:t>
            </w:r>
            <w:r>
              <w:rPr>
                <w:rFonts w:ascii="Arial" w:hAnsi="Arial"/>
                <w:sz w:val="18"/>
              </w:rPr>
              <w:t>6</w:t>
            </w:r>
          </w:p>
        </w:tc>
        <w:tc>
          <w:tcPr>
            <w:tcW w:w="1134" w:type="dxa"/>
            <w:shd w:val="clear" w:color="auto" w:fill="auto"/>
            <w:vAlign w:val="center"/>
          </w:tcPr>
          <w:p w14:paraId="48EEDA3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0E35DCB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43618B4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10284BF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74F6957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32D127E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1CF3FCB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5732DCB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5BC4E123" w14:textId="77777777" w:rsidTr="00B82A49">
        <w:trPr>
          <w:jc w:val="center"/>
        </w:trPr>
        <w:tc>
          <w:tcPr>
            <w:tcW w:w="988" w:type="dxa"/>
            <w:shd w:val="clear" w:color="auto" w:fill="auto"/>
            <w:vAlign w:val="center"/>
          </w:tcPr>
          <w:p w14:paraId="376BB80F" w14:textId="77777777" w:rsidR="00F715D0" w:rsidRPr="006D005A" w:rsidRDefault="00F715D0" w:rsidP="00B82A49">
            <w:pPr>
              <w:keepNext/>
              <w:keepLines/>
              <w:jc w:val="center"/>
              <w:rPr>
                <w:rFonts w:ascii="Arial" w:hAnsi="Arial"/>
                <w:sz w:val="18"/>
              </w:rPr>
            </w:pPr>
            <w:r>
              <w:rPr>
                <w:rFonts w:ascii="Arial" w:hAnsi="Arial"/>
                <w:sz w:val="18"/>
              </w:rPr>
              <w:t>17</w:t>
            </w:r>
          </w:p>
        </w:tc>
        <w:tc>
          <w:tcPr>
            <w:tcW w:w="1134" w:type="dxa"/>
            <w:shd w:val="clear" w:color="auto" w:fill="auto"/>
            <w:vAlign w:val="center"/>
          </w:tcPr>
          <w:p w14:paraId="3A80F36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A1/B1</w:t>
            </w:r>
          </w:p>
        </w:tc>
        <w:tc>
          <w:tcPr>
            <w:tcW w:w="708" w:type="dxa"/>
            <w:shd w:val="clear" w:color="auto" w:fill="auto"/>
            <w:vAlign w:val="center"/>
          </w:tcPr>
          <w:p w14:paraId="0005F1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7F1F36E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6B8A87B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3C85AE6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6F7FA7E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0F598C5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1270" w:type="dxa"/>
          </w:tcPr>
          <w:p w14:paraId="796967E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r>
      <w:tr w:rsidR="00F715D0" w:rsidRPr="0077437E" w14:paraId="67166B48" w14:textId="77777777" w:rsidTr="00B82A49">
        <w:trPr>
          <w:jc w:val="center"/>
        </w:trPr>
        <w:tc>
          <w:tcPr>
            <w:tcW w:w="988" w:type="dxa"/>
            <w:shd w:val="clear" w:color="auto" w:fill="auto"/>
            <w:vAlign w:val="center"/>
          </w:tcPr>
          <w:p w14:paraId="2AFDE73D" w14:textId="77777777" w:rsidR="00F715D0" w:rsidRPr="004729DB" w:rsidRDefault="00F715D0" w:rsidP="00B82A49">
            <w:pPr>
              <w:keepNext/>
              <w:keepLines/>
              <w:jc w:val="center"/>
              <w:rPr>
                <w:rFonts w:ascii="Arial" w:hAnsi="Arial"/>
                <w:sz w:val="18"/>
                <w:highlight w:val="yellow"/>
              </w:rPr>
            </w:pPr>
          </w:p>
        </w:tc>
        <w:tc>
          <w:tcPr>
            <w:tcW w:w="1134" w:type="dxa"/>
            <w:shd w:val="clear" w:color="auto" w:fill="auto"/>
            <w:vAlign w:val="center"/>
          </w:tcPr>
          <w:p w14:paraId="699CDBBC" w14:textId="77777777" w:rsidR="00F715D0" w:rsidRPr="000A76E0" w:rsidRDefault="00F715D0" w:rsidP="00B82A49">
            <w:pPr>
              <w:keepNext/>
              <w:keepLines/>
              <w:jc w:val="center"/>
              <w:rPr>
                <w:rFonts w:ascii="Arial" w:hAnsi="Arial"/>
                <w:color w:val="FF0000"/>
                <w:sz w:val="18"/>
                <w:highlight w:val="yellow"/>
                <w:u w:val="single"/>
              </w:rPr>
            </w:pPr>
          </w:p>
        </w:tc>
        <w:tc>
          <w:tcPr>
            <w:tcW w:w="708" w:type="dxa"/>
            <w:shd w:val="clear" w:color="auto" w:fill="auto"/>
            <w:vAlign w:val="center"/>
          </w:tcPr>
          <w:p w14:paraId="41A6AD90" w14:textId="77777777" w:rsidR="00F715D0" w:rsidRPr="000A76E0" w:rsidRDefault="00F715D0" w:rsidP="00B82A49">
            <w:pPr>
              <w:keepNext/>
              <w:keepLines/>
              <w:jc w:val="center"/>
              <w:rPr>
                <w:rFonts w:ascii="Arial" w:hAnsi="Arial"/>
                <w:color w:val="FF0000"/>
                <w:sz w:val="18"/>
                <w:highlight w:val="yellow"/>
                <w:u w:val="single"/>
              </w:rPr>
            </w:pPr>
          </w:p>
        </w:tc>
        <w:tc>
          <w:tcPr>
            <w:tcW w:w="851" w:type="dxa"/>
            <w:shd w:val="clear" w:color="auto" w:fill="auto"/>
            <w:vAlign w:val="center"/>
          </w:tcPr>
          <w:p w14:paraId="325D473A" w14:textId="77777777" w:rsidR="00F715D0" w:rsidRPr="000A76E0" w:rsidRDefault="00F715D0" w:rsidP="00B82A49">
            <w:pPr>
              <w:keepNext/>
              <w:keepLines/>
              <w:jc w:val="center"/>
              <w:rPr>
                <w:rFonts w:ascii="Arial" w:hAnsi="Arial"/>
                <w:color w:val="FF0000"/>
                <w:sz w:val="18"/>
                <w:highlight w:val="yellow"/>
                <w:u w:val="single"/>
              </w:rPr>
            </w:pPr>
          </w:p>
        </w:tc>
        <w:tc>
          <w:tcPr>
            <w:tcW w:w="2524" w:type="dxa"/>
            <w:shd w:val="clear" w:color="auto" w:fill="auto"/>
            <w:vAlign w:val="center"/>
          </w:tcPr>
          <w:p w14:paraId="3F8254B6" w14:textId="77777777" w:rsidR="00F715D0" w:rsidRPr="000A76E0" w:rsidRDefault="00F715D0" w:rsidP="00B82A49">
            <w:pPr>
              <w:keepNext/>
              <w:keepLines/>
              <w:jc w:val="center"/>
              <w:rPr>
                <w:rFonts w:ascii="Arial" w:hAnsi="Arial"/>
                <w:color w:val="FF0000"/>
                <w:sz w:val="18"/>
                <w:highlight w:val="yellow"/>
                <w:u w:val="single"/>
              </w:rPr>
            </w:pPr>
          </w:p>
        </w:tc>
        <w:tc>
          <w:tcPr>
            <w:tcW w:w="594" w:type="dxa"/>
            <w:shd w:val="clear" w:color="auto" w:fill="auto"/>
            <w:vAlign w:val="center"/>
          </w:tcPr>
          <w:p w14:paraId="05F89F64" w14:textId="77777777" w:rsidR="00F715D0" w:rsidRPr="000A76E0" w:rsidRDefault="00F715D0" w:rsidP="00B82A49">
            <w:pPr>
              <w:keepNext/>
              <w:keepLines/>
              <w:jc w:val="center"/>
              <w:rPr>
                <w:rFonts w:ascii="Arial" w:hAnsi="Arial"/>
                <w:color w:val="FF0000"/>
                <w:sz w:val="18"/>
                <w:highlight w:val="yellow"/>
                <w:u w:val="single"/>
              </w:rPr>
            </w:pPr>
          </w:p>
        </w:tc>
        <w:tc>
          <w:tcPr>
            <w:tcW w:w="993" w:type="dxa"/>
            <w:vAlign w:val="center"/>
          </w:tcPr>
          <w:p w14:paraId="2E076791" w14:textId="77777777" w:rsidR="00F715D0" w:rsidRPr="000A76E0" w:rsidRDefault="00F715D0" w:rsidP="00B82A49">
            <w:pPr>
              <w:keepNext/>
              <w:keepLines/>
              <w:jc w:val="center"/>
              <w:rPr>
                <w:rFonts w:ascii="Arial" w:hAnsi="Arial"/>
                <w:color w:val="FF0000"/>
                <w:sz w:val="18"/>
                <w:highlight w:val="yellow"/>
                <w:u w:val="single"/>
              </w:rPr>
            </w:pPr>
          </w:p>
        </w:tc>
        <w:tc>
          <w:tcPr>
            <w:tcW w:w="1270" w:type="dxa"/>
            <w:vAlign w:val="center"/>
          </w:tcPr>
          <w:p w14:paraId="6D1CEDE7" w14:textId="77777777" w:rsidR="00F715D0" w:rsidRPr="000A76E0" w:rsidRDefault="00F715D0" w:rsidP="00B82A49">
            <w:pPr>
              <w:keepNext/>
              <w:keepLines/>
              <w:jc w:val="center"/>
              <w:rPr>
                <w:rFonts w:ascii="Arial" w:hAnsi="Arial"/>
                <w:color w:val="FF0000"/>
                <w:sz w:val="18"/>
                <w:highlight w:val="yellow"/>
                <w:u w:val="single"/>
              </w:rPr>
            </w:pPr>
          </w:p>
        </w:tc>
        <w:tc>
          <w:tcPr>
            <w:tcW w:w="1270" w:type="dxa"/>
          </w:tcPr>
          <w:p w14:paraId="09DFBB05" w14:textId="77777777" w:rsidR="00F715D0" w:rsidRPr="000A76E0" w:rsidRDefault="00F715D0" w:rsidP="00B82A49">
            <w:pPr>
              <w:keepNext/>
              <w:keepLines/>
              <w:jc w:val="center"/>
              <w:rPr>
                <w:rFonts w:ascii="Arial" w:hAnsi="Arial"/>
                <w:color w:val="FF0000"/>
                <w:sz w:val="18"/>
                <w:highlight w:val="yellow"/>
                <w:u w:val="single"/>
              </w:rPr>
            </w:pPr>
          </w:p>
        </w:tc>
      </w:tr>
      <w:tr w:rsidR="00F715D0" w:rsidRPr="0077437E" w14:paraId="3DB88556" w14:textId="77777777" w:rsidTr="00B82A49">
        <w:trPr>
          <w:jc w:val="center"/>
        </w:trPr>
        <w:tc>
          <w:tcPr>
            <w:tcW w:w="988" w:type="dxa"/>
            <w:shd w:val="clear" w:color="auto" w:fill="auto"/>
            <w:vAlign w:val="center"/>
          </w:tcPr>
          <w:p w14:paraId="621E9966" w14:textId="77777777" w:rsidR="00F715D0" w:rsidRPr="006D005A" w:rsidRDefault="00F715D0" w:rsidP="00B82A49">
            <w:pPr>
              <w:keepNext/>
              <w:keepLines/>
              <w:jc w:val="center"/>
              <w:rPr>
                <w:rFonts w:ascii="Arial" w:hAnsi="Arial"/>
                <w:sz w:val="18"/>
              </w:rPr>
            </w:pPr>
            <w:r w:rsidRPr="006D005A">
              <w:rPr>
                <w:rFonts w:ascii="Arial" w:hAnsi="Arial"/>
                <w:sz w:val="18"/>
              </w:rPr>
              <w:t>0</w:t>
            </w:r>
          </w:p>
        </w:tc>
        <w:tc>
          <w:tcPr>
            <w:tcW w:w="1134" w:type="dxa"/>
            <w:shd w:val="clear" w:color="auto" w:fill="auto"/>
            <w:vAlign w:val="center"/>
          </w:tcPr>
          <w:p w14:paraId="4AEFBBA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69FE576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5D6BAF3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72D653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7390A41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0EF471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52AC95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41E9B45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497C6A55" w14:textId="77777777" w:rsidTr="00B82A49">
        <w:trPr>
          <w:jc w:val="center"/>
        </w:trPr>
        <w:tc>
          <w:tcPr>
            <w:tcW w:w="988" w:type="dxa"/>
            <w:shd w:val="clear" w:color="auto" w:fill="auto"/>
            <w:vAlign w:val="center"/>
          </w:tcPr>
          <w:p w14:paraId="6AE00743" w14:textId="77777777" w:rsidR="00F715D0" w:rsidRPr="00933B84" w:rsidRDefault="00F715D0" w:rsidP="00B82A49">
            <w:pPr>
              <w:keepNext/>
              <w:keepLines/>
              <w:jc w:val="center"/>
              <w:rPr>
                <w:rFonts w:ascii="Calibri" w:eastAsia="Times New Roman" w:hAnsi="Calibri" w:cs="Calibri"/>
              </w:rPr>
            </w:pPr>
            <w:r w:rsidRPr="006D005A">
              <w:rPr>
                <w:rFonts w:ascii="Arial" w:hAnsi="Arial"/>
                <w:sz w:val="18"/>
              </w:rPr>
              <w:t>1</w:t>
            </w:r>
          </w:p>
        </w:tc>
        <w:tc>
          <w:tcPr>
            <w:tcW w:w="1134" w:type="dxa"/>
            <w:shd w:val="clear" w:color="auto" w:fill="auto"/>
          </w:tcPr>
          <w:p w14:paraId="2F837912" w14:textId="77777777" w:rsidR="00F715D0" w:rsidRPr="000A76E0" w:rsidRDefault="00F715D0" w:rsidP="00B82A49">
            <w:pPr>
              <w:keepNext/>
              <w:keepLines/>
              <w:jc w:val="center"/>
              <w:rPr>
                <w:rFonts w:ascii="Calibri" w:eastAsia="Times New Roman" w:hAnsi="Calibri" w:cs="Calibri"/>
                <w:color w:val="FF0000"/>
                <w:u w:val="single"/>
              </w:rPr>
            </w:pPr>
            <w:r w:rsidRPr="000A76E0">
              <w:rPr>
                <w:rFonts w:ascii="Arial" w:hAnsi="Arial"/>
                <w:color w:val="FF0000"/>
                <w:sz w:val="18"/>
                <w:u w:val="single"/>
              </w:rPr>
              <w:t>A2/B2</w:t>
            </w:r>
          </w:p>
        </w:tc>
        <w:tc>
          <w:tcPr>
            <w:tcW w:w="708" w:type="dxa"/>
            <w:shd w:val="clear" w:color="auto" w:fill="auto"/>
            <w:vAlign w:val="center"/>
          </w:tcPr>
          <w:p w14:paraId="61C87863" w14:textId="77777777" w:rsidR="00F715D0" w:rsidRPr="000A76E0" w:rsidRDefault="00F715D0" w:rsidP="00B82A49">
            <w:pPr>
              <w:keepNext/>
              <w:keepLines/>
              <w:jc w:val="center"/>
              <w:rPr>
                <w:rFonts w:ascii="Calibri" w:eastAsia="Times New Roman" w:hAnsi="Calibri" w:cs="Calibri"/>
                <w:color w:val="FF0000"/>
                <w:u w:val="single"/>
              </w:rPr>
            </w:pPr>
            <w:r w:rsidRPr="000A76E0">
              <w:rPr>
                <w:rFonts w:ascii="Arial" w:hAnsi="Arial"/>
                <w:color w:val="FF0000"/>
                <w:sz w:val="18"/>
                <w:u w:val="single"/>
              </w:rPr>
              <w:t>1</w:t>
            </w:r>
          </w:p>
        </w:tc>
        <w:tc>
          <w:tcPr>
            <w:tcW w:w="851" w:type="dxa"/>
            <w:shd w:val="clear" w:color="auto" w:fill="auto"/>
            <w:vAlign w:val="center"/>
          </w:tcPr>
          <w:p w14:paraId="62BF476D" w14:textId="77777777" w:rsidR="00F715D0" w:rsidRPr="000A76E0" w:rsidRDefault="00F715D0" w:rsidP="00B82A49">
            <w:pPr>
              <w:keepNext/>
              <w:keepLines/>
              <w:jc w:val="center"/>
              <w:rPr>
                <w:rFonts w:ascii="Calibri" w:eastAsia="Times New Roman" w:hAnsi="Calibri" w:cs="Calibri"/>
                <w:color w:val="FF0000"/>
                <w:u w:val="single"/>
              </w:rPr>
            </w:pPr>
            <w:r w:rsidRPr="000A76E0">
              <w:rPr>
                <w:rFonts w:ascii="Arial" w:hAnsi="Arial"/>
                <w:color w:val="FF0000"/>
                <w:sz w:val="18"/>
                <w:u w:val="single"/>
              </w:rPr>
              <w:t>0</w:t>
            </w:r>
          </w:p>
        </w:tc>
        <w:tc>
          <w:tcPr>
            <w:tcW w:w="2524" w:type="dxa"/>
            <w:shd w:val="clear" w:color="auto" w:fill="auto"/>
            <w:vAlign w:val="center"/>
          </w:tcPr>
          <w:p w14:paraId="5F241C27" w14:textId="77777777" w:rsidR="00F715D0" w:rsidRPr="000A76E0" w:rsidRDefault="00F715D0" w:rsidP="00B82A49">
            <w:pPr>
              <w:keepNext/>
              <w:keepLines/>
              <w:jc w:val="center"/>
              <w:rPr>
                <w:rFonts w:ascii="Calibri" w:eastAsia="Times New Roman" w:hAnsi="Calibri" w:cs="Calibri"/>
                <w:color w:val="FF0000"/>
                <w:u w:val="single"/>
              </w:rPr>
            </w:pPr>
            <w:r w:rsidRPr="000A76E0">
              <w:rPr>
                <w:rFonts w:ascii="Arial" w:hAnsi="Arial"/>
                <w:color w:val="FF0000"/>
                <w:sz w:val="18"/>
                <w:u w:val="single"/>
              </w:rPr>
              <w:t>4,9,14,19,24,29,34,39</w:t>
            </w:r>
          </w:p>
        </w:tc>
        <w:tc>
          <w:tcPr>
            <w:tcW w:w="594" w:type="dxa"/>
            <w:shd w:val="clear" w:color="auto" w:fill="auto"/>
            <w:vAlign w:val="center"/>
          </w:tcPr>
          <w:p w14:paraId="0758F22B" w14:textId="77777777" w:rsidR="00F715D0" w:rsidRPr="000A76E0" w:rsidRDefault="00F715D0" w:rsidP="00B82A49">
            <w:pPr>
              <w:keepNext/>
              <w:keepLines/>
              <w:jc w:val="center"/>
              <w:rPr>
                <w:rFonts w:ascii="Calibri" w:eastAsia="Times New Roman" w:hAnsi="Calibri" w:cs="Calibri"/>
                <w:b/>
                <w:bCs/>
                <w:color w:val="FF0000"/>
                <w:sz w:val="16"/>
                <w:szCs w:val="16"/>
                <w:u w:val="single"/>
              </w:rPr>
            </w:pPr>
            <w:r w:rsidRPr="000A76E0">
              <w:rPr>
                <w:rFonts w:ascii="Arial" w:hAnsi="Arial"/>
                <w:color w:val="FF0000"/>
                <w:sz w:val="18"/>
                <w:u w:val="single"/>
              </w:rPr>
              <w:t>6</w:t>
            </w:r>
          </w:p>
        </w:tc>
        <w:tc>
          <w:tcPr>
            <w:tcW w:w="993" w:type="dxa"/>
            <w:vAlign w:val="center"/>
          </w:tcPr>
          <w:p w14:paraId="7A4F019B" w14:textId="77777777" w:rsidR="00F715D0" w:rsidRPr="000A76E0" w:rsidRDefault="00F715D0" w:rsidP="00B82A49">
            <w:pPr>
              <w:keepNext/>
              <w:keepLines/>
              <w:jc w:val="center"/>
              <w:rPr>
                <w:rFonts w:ascii="Calibri" w:eastAsia="Times New Roman" w:hAnsi="Calibri" w:cs="Calibri"/>
                <w:color w:val="FF0000"/>
                <w:u w:val="single"/>
              </w:rPr>
            </w:pPr>
            <w:r w:rsidRPr="000A76E0">
              <w:rPr>
                <w:rFonts w:ascii="Arial" w:hAnsi="Arial"/>
                <w:color w:val="FF0000"/>
                <w:sz w:val="18"/>
                <w:u w:val="single"/>
              </w:rPr>
              <w:t>1</w:t>
            </w:r>
          </w:p>
        </w:tc>
        <w:tc>
          <w:tcPr>
            <w:tcW w:w="1270" w:type="dxa"/>
            <w:vAlign w:val="center"/>
          </w:tcPr>
          <w:p w14:paraId="43FD9B08" w14:textId="77777777" w:rsidR="00F715D0" w:rsidRPr="000A76E0" w:rsidRDefault="00F715D0" w:rsidP="00B82A49">
            <w:pPr>
              <w:keepNext/>
              <w:keepLines/>
              <w:jc w:val="center"/>
              <w:rPr>
                <w:rFonts w:ascii="Calibri" w:eastAsia="Times New Roman" w:hAnsi="Calibri" w:cs="Calibri"/>
                <w:b/>
                <w:bCs/>
                <w:color w:val="FF0000"/>
                <w:sz w:val="16"/>
                <w:szCs w:val="16"/>
                <w:u w:val="single"/>
              </w:rPr>
            </w:pPr>
            <w:r w:rsidRPr="000A76E0">
              <w:rPr>
                <w:rFonts w:ascii="Arial" w:hAnsi="Arial"/>
                <w:color w:val="FF0000"/>
                <w:sz w:val="18"/>
                <w:u w:val="single"/>
              </w:rPr>
              <w:t>2</w:t>
            </w:r>
          </w:p>
        </w:tc>
        <w:tc>
          <w:tcPr>
            <w:tcW w:w="1270" w:type="dxa"/>
          </w:tcPr>
          <w:p w14:paraId="7331685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579D4935" w14:textId="77777777" w:rsidTr="00B82A49">
        <w:trPr>
          <w:jc w:val="center"/>
        </w:trPr>
        <w:tc>
          <w:tcPr>
            <w:tcW w:w="988" w:type="dxa"/>
            <w:shd w:val="clear" w:color="auto" w:fill="auto"/>
            <w:vAlign w:val="center"/>
          </w:tcPr>
          <w:p w14:paraId="4508169F" w14:textId="77777777" w:rsidR="00F715D0" w:rsidRPr="00933B84" w:rsidRDefault="00F715D0" w:rsidP="00B82A49">
            <w:pPr>
              <w:keepNext/>
              <w:keepLines/>
              <w:jc w:val="center"/>
              <w:rPr>
                <w:rFonts w:ascii="Calibri" w:eastAsia="Times New Roman" w:hAnsi="Calibri" w:cs="Calibri"/>
              </w:rPr>
            </w:pPr>
            <w:r w:rsidRPr="006D005A">
              <w:rPr>
                <w:rFonts w:ascii="Arial" w:hAnsi="Arial"/>
                <w:sz w:val="18"/>
              </w:rPr>
              <w:t>2</w:t>
            </w:r>
          </w:p>
        </w:tc>
        <w:tc>
          <w:tcPr>
            <w:tcW w:w="1134" w:type="dxa"/>
            <w:shd w:val="clear" w:color="auto" w:fill="auto"/>
          </w:tcPr>
          <w:p w14:paraId="6258A023" w14:textId="77777777" w:rsidR="00F715D0" w:rsidRPr="000A76E0" w:rsidRDefault="00F715D0" w:rsidP="00B82A49">
            <w:pPr>
              <w:keepNext/>
              <w:keepLines/>
              <w:jc w:val="center"/>
              <w:rPr>
                <w:rFonts w:ascii="Calibri" w:eastAsia="Times New Roman" w:hAnsi="Calibri" w:cs="Calibri"/>
                <w:color w:val="FF0000"/>
                <w:u w:val="single"/>
              </w:rPr>
            </w:pPr>
            <w:r w:rsidRPr="000A76E0">
              <w:rPr>
                <w:rFonts w:ascii="Arial" w:hAnsi="Arial"/>
                <w:color w:val="FF0000"/>
                <w:sz w:val="18"/>
                <w:u w:val="single"/>
              </w:rPr>
              <w:t>A2/B2</w:t>
            </w:r>
          </w:p>
        </w:tc>
        <w:tc>
          <w:tcPr>
            <w:tcW w:w="708" w:type="dxa"/>
            <w:shd w:val="clear" w:color="auto" w:fill="auto"/>
            <w:vAlign w:val="center"/>
          </w:tcPr>
          <w:p w14:paraId="7D043867" w14:textId="77777777" w:rsidR="00F715D0" w:rsidRPr="000A76E0" w:rsidRDefault="00F715D0" w:rsidP="00B82A49">
            <w:pPr>
              <w:keepNext/>
              <w:keepLines/>
              <w:jc w:val="center"/>
              <w:rPr>
                <w:rFonts w:ascii="Calibri" w:eastAsia="Times New Roman" w:hAnsi="Calibri" w:cs="Calibri"/>
                <w:color w:val="FF0000"/>
                <w:u w:val="single"/>
              </w:rPr>
            </w:pPr>
            <w:r w:rsidRPr="000A76E0">
              <w:rPr>
                <w:rFonts w:ascii="Arial" w:hAnsi="Arial"/>
                <w:color w:val="FF0000"/>
                <w:sz w:val="18"/>
                <w:u w:val="single"/>
              </w:rPr>
              <w:t>1</w:t>
            </w:r>
          </w:p>
        </w:tc>
        <w:tc>
          <w:tcPr>
            <w:tcW w:w="851" w:type="dxa"/>
            <w:shd w:val="clear" w:color="auto" w:fill="auto"/>
            <w:vAlign w:val="center"/>
          </w:tcPr>
          <w:p w14:paraId="25F4B185" w14:textId="77777777" w:rsidR="00F715D0" w:rsidRPr="000A76E0" w:rsidRDefault="00F715D0" w:rsidP="00B82A49">
            <w:pPr>
              <w:keepNext/>
              <w:keepLines/>
              <w:jc w:val="center"/>
              <w:rPr>
                <w:rFonts w:ascii="Calibri" w:eastAsia="Times New Roman" w:hAnsi="Calibri" w:cs="Calibri"/>
                <w:color w:val="FF0000"/>
                <w:u w:val="single"/>
              </w:rPr>
            </w:pPr>
            <w:r w:rsidRPr="000A76E0">
              <w:rPr>
                <w:rFonts w:ascii="Arial" w:hAnsi="Arial"/>
                <w:color w:val="FF0000"/>
                <w:sz w:val="18"/>
                <w:u w:val="single"/>
              </w:rPr>
              <w:t>0</w:t>
            </w:r>
          </w:p>
        </w:tc>
        <w:tc>
          <w:tcPr>
            <w:tcW w:w="2524" w:type="dxa"/>
            <w:shd w:val="clear" w:color="auto" w:fill="auto"/>
            <w:vAlign w:val="center"/>
          </w:tcPr>
          <w:p w14:paraId="374AF696" w14:textId="77777777" w:rsidR="00F715D0" w:rsidRPr="000A76E0" w:rsidRDefault="00F715D0" w:rsidP="00B82A49">
            <w:pPr>
              <w:keepNext/>
              <w:keepLines/>
              <w:jc w:val="center"/>
              <w:rPr>
                <w:rFonts w:ascii="Calibri" w:eastAsia="Times New Roman" w:hAnsi="Calibri" w:cs="Calibri"/>
                <w:color w:val="FF0000"/>
                <w:u w:val="single"/>
              </w:rPr>
            </w:pPr>
            <w:r w:rsidRPr="000A76E0">
              <w:rPr>
                <w:rFonts w:ascii="Arial" w:hAnsi="Arial"/>
                <w:color w:val="FF0000"/>
                <w:sz w:val="18"/>
                <w:u w:val="single"/>
              </w:rPr>
              <w:t>9,19,29,39</w:t>
            </w:r>
          </w:p>
        </w:tc>
        <w:tc>
          <w:tcPr>
            <w:tcW w:w="594" w:type="dxa"/>
            <w:shd w:val="clear" w:color="auto" w:fill="auto"/>
            <w:vAlign w:val="center"/>
          </w:tcPr>
          <w:p w14:paraId="51E2A5F8" w14:textId="77777777" w:rsidR="00F715D0" w:rsidRPr="000A76E0" w:rsidRDefault="00F715D0" w:rsidP="00B82A49">
            <w:pPr>
              <w:keepNext/>
              <w:keepLines/>
              <w:jc w:val="center"/>
              <w:rPr>
                <w:rFonts w:ascii="Calibri" w:eastAsia="Times New Roman" w:hAnsi="Calibri" w:cs="Calibri"/>
                <w:b/>
                <w:bCs/>
                <w:color w:val="FF0000"/>
                <w:sz w:val="16"/>
                <w:szCs w:val="16"/>
                <w:u w:val="single"/>
              </w:rPr>
            </w:pPr>
            <w:r w:rsidRPr="000A76E0">
              <w:rPr>
                <w:rFonts w:ascii="Arial" w:hAnsi="Arial"/>
                <w:color w:val="FF0000"/>
                <w:sz w:val="18"/>
                <w:u w:val="single"/>
              </w:rPr>
              <w:t>2</w:t>
            </w:r>
          </w:p>
        </w:tc>
        <w:tc>
          <w:tcPr>
            <w:tcW w:w="993" w:type="dxa"/>
            <w:vAlign w:val="center"/>
          </w:tcPr>
          <w:p w14:paraId="7F05EDE3" w14:textId="77777777" w:rsidR="00F715D0" w:rsidRPr="000A76E0" w:rsidRDefault="00F715D0" w:rsidP="00B82A49">
            <w:pPr>
              <w:keepNext/>
              <w:keepLines/>
              <w:jc w:val="center"/>
              <w:rPr>
                <w:rFonts w:ascii="Calibri" w:eastAsia="Times New Roman" w:hAnsi="Calibri" w:cs="Calibri"/>
                <w:color w:val="FF0000"/>
                <w:u w:val="single"/>
              </w:rPr>
            </w:pPr>
            <w:r w:rsidRPr="000A76E0">
              <w:rPr>
                <w:rFonts w:ascii="Arial" w:hAnsi="Arial"/>
                <w:color w:val="FF0000"/>
                <w:sz w:val="18"/>
                <w:u w:val="single"/>
              </w:rPr>
              <w:t>2</w:t>
            </w:r>
          </w:p>
        </w:tc>
        <w:tc>
          <w:tcPr>
            <w:tcW w:w="1270" w:type="dxa"/>
            <w:vAlign w:val="center"/>
          </w:tcPr>
          <w:p w14:paraId="218412A8" w14:textId="77777777" w:rsidR="00F715D0" w:rsidRPr="000A76E0" w:rsidRDefault="00F715D0" w:rsidP="00B82A49">
            <w:pPr>
              <w:keepNext/>
              <w:keepLines/>
              <w:jc w:val="center"/>
              <w:rPr>
                <w:rFonts w:ascii="Calibri" w:eastAsia="Times New Roman" w:hAnsi="Calibri" w:cs="Calibri"/>
                <w:b/>
                <w:bCs/>
                <w:color w:val="FF0000"/>
                <w:sz w:val="16"/>
                <w:szCs w:val="16"/>
                <w:u w:val="single"/>
              </w:rPr>
            </w:pPr>
            <w:r w:rsidRPr="000A76E0">
              <w:rPr>
                <w:rFonts w:ascii="Arial" w:hAnsi="Arial"/>
                <w:color w:val="FF0000"/>
                <w:sz w:val="18"/>
                <w:u w:val="single"/>
              </w:rPr>
              <w:t>3</w:t>
            </w:r>
          </w:p>
        </w:tc>
        <w:tc>
          <w:tcPr>
            <w:tcW w:w="1270" w:type="dxa"/>
          </w:tcPr>
          <w:p w14:paraId="62CC6DC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1796569E" w14:textId="77777777" w:rsidTr="00B82A49">
        <w:trPr>
          <w:jc w:val="center"/>
        </w:trPr>
        <w:tc>
          <w:tcPr>
            <w:tcW w:w="988" w:type="dxa"/>
            <w:shd w:val="clear" w:color="auto" w:fill="auto"/>
            <w:vAlign w:val="center"/>
          </w:tcPr>
          <w:p w14:paraId="480E5A22" w14:textId="77777777" w:rsidR="00F715D0" w:rsidRPr="006D005A" w:rsidRDefault="00F715D0" w:rsidP="00B82A49">
            <w:pPr>
              <w:keepNext/>
              <w:keepLines/>
              <w:jc w:val="center"/>
              <w:rPr>
                <w:rFonts w:ascii="Arial" w:hAnsi="Arial"/>
                <w:sz w:val="18"/>
              </w:rPr>
            </w:pPr>
            <w:r w:rsidRPr="006D005A">
              <w:rPr>
                <w:rFonts w:ascii="Arial" w:hAnsi="Arial"/>
                <w:sz w:val="18"/>
              </w:rPr>
              <w:t>3</w:t>
            </w:r>
          </w:p>
        </w:tc>
        <w:tc>
          <w:tcPr>
            <w:tcW w:w="1134" w:type="dxa"/>
            <w:shd w:val="clear" w:color="auto" w:fill="auto"/>
          </w:tcPr>
          <w:p w14:paraId="69A4A90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6CF6951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4AC1873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7D6E15E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034A806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993" w:type="dxa"/>
            <w:vAlign w:val="center"/>
          </w:tcPr>
          <w:p w14:paraId="5C2DC33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2A70B3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3D6645F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12FA4F31" w14:textId="77777777" w:rsidTr="00B82A49">
        <w:trPr>
          <w:jc w:val="center"/>
        </w:trPr>
        <w:tc>
          <w:tcPr>
            <w:tcW w:w="988" w:type="dxa"/>
            <w:shd w:val="clear" w:color="auto" w:fill="auto"/>
            <w:vAlign w:val="center"/>
          </w:tcPr>
          <w:p w14:paraId="7D85AEFB" w14:textId="77777777" w:rsidR="00F715D0" w:rsidRPr="006D005A" w:rsidRDefault="00F715D0" w:rsidP="00B82A49">
            <w:pPr>
              <w:keepNext/>
              <w:keepLines/>
              <w:jc w:val="center"/>
              <w:rPr>
                <w:rFonts w:ascii="Arial" w:hAnsi="Arial"/>
                <w:sz w:val="18"/>
              </w:rPr>
            </w:pPr>
            <w:r w:rsidRPr="006D005A">
              <w:rPr>
                <w:rFonts w:ascii="Arial" w:hAnsi="Arial"/>
                <w:sz w:val="18"/>
              </w:rPr>
              <w:t>4</w:t>
            </w:r>
          </w:p>
        </w:tc>
        <w:tc>
          <w:tcPr>
            <w:tcW w:w="1134" w:type="dxa"/>
            <w:shd w:val="clear" w:color="auto" w:fill="auto"/>
          </w:tcPr>
          <w:p w14:paraId="0C96CD3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104C995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5A2917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8B26DC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17,19,37,39</w:t>
            </w:r>
          </w:p>
        </w:tc>
        <w:tc>
          <w:tcPr>
            <w:tcW w:w="594" w:type="dxa"/>
            <w:shd w:val="clear" w:color="auto" w:fill="auto"/>
            <w:vAlign w:val="center"/>
          </w:tcPr>
          <w:p w14:paraId="602B0B7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6E63C4B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047DD32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6A1A6DF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76DC2D49" w14:textId="77777777" w:rsidTr="00B82A49">
        <w:trPr>
          <w:jc w:val="center"/>
        </w:trPr>
        <w:tc>
          <w:tcPr>
            <w:tcW w:w="988" w:type="dxa"/>
            <w:shd w:val="clear" w:color="auto" w:fill="auto"/>
            <w:vAlign w:val="center"/>
          </w:tcPr>
          <w:p w14:paraId="27BCBAD5" w14:textId="77777777" w:rsidR="00F715D0" w:rsidRPr="006D005A" w:rsidRDefault="00F715D0" w:rsidP="00B82A49">
            <w:pPr>
              <w:keepNext/>
              <w:keepLines/>
              <w:jc w:val="center"/>
              <w:rPr>
                <w:rFonts w:ascii="Arial" w:hAnsi="Arial"/>
                <w:sz w:val="18"/>
              </w:rPr>
            </w:pPr>
            <w:r w:rsidRPr="006D005A">
              <w:rPr>
                <w:rFonts w:ascii="Arial" w:hAnsi="Arial"/>
                <w:sz w:val="18"/>
              </w:rPr>
              <w:t>5</w:t>
            </w:r>
          </w:p>
        </w:tc>
        <w:tc>
          <w:tcPr>
            <w:tcW w:w="1134" w:type="dxa"/>
            <w:shd w:val="clear" w:color="auto" w:fill="auto"/>
          </w:tcPr>
          <w:p w14:paraId="0E58416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6AD256A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25301A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57384D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19,39</w:t>
            </w:r>
          </w:p>
        </w:tc>
        <w:tc>
          <w:tcPr>
            <w:tcW w:w="594" w:type="dxa"/>
            <w:shd w:val="clear" w:color="auto" w:fill="auto"/>
            <w:vAlign w:val="center"/>
          </w:tcPr>
          <w:p w14:paraId="1BBBFAC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993" w:type="dxa"/>
            <w:vAlign w:val="center"/>
          </w:tcPr>
          <w:p w14:paraId="159099D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76B402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889BB1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3900B610" w14:textId="77777777" w:rsidTr="00B82A49">
        <w:trPr>
          <w:jc w:val="center"/>
        </w:trPr>
        <w:tc>
          <w:tcPr>
            <w:tcW w:w="988" w:type="dxa"/>
            <w:shd w:val="clear" w:color="auto" w:fill="auto"/>
            <w:vAlign w:val="center"/>
          </w:tcPr>
          <w:p w14:paraId="77C23CFB" w14:textId="77777777" w:rsidR="00F715D0" w:rsidRPr="006D005A" w:rsidRDefault="00F715D0" w:rsidP="00B82A49">
            <w:pPr>
              <w:keepNext/>
              <w:keepLines/>
              <w:jc w:val="center"/>
              <w:rPr>
                <w:rFonts w:ascii="Arial" w:hAnsi="Arial"/>
                <w:sz w:val="18"/>
              </w:rPr>
            </w:pPr>
            <w:r>
              <w:rPr>
                <w:rFonts w:ascii="Arial" w:hAnsi="Arial"/>
                <w:sz w:val="18"/>
              </w:rPr>
              <w:t>6</w:t>
            </w:r>
          </w:p>
        </w:tc>
        <w:tc>
          <w:tcPr>
            <w:tcW w:w="1134" w:type="dxa"/>
            <w:shd w:val="clear" w:color="auto" w:fill="auto"/>
          </w:tcPr>
          <w:p w14:paraId="71AA65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311592A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23A83B9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80282F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636734A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095B5B8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10D3561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169A502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3E8022B1" w14:textId="77777777" w:rsidTr="00B82A49">
        <w:trPr>
          <w:jc w:val="center"/>
        </w:trPr>
        <w:tc>
          <w:tcPr>
            <w:tcW w:w="988" w:type="dxa"/>
            <w:shd w:val="clear" w:color="auto" w:fill="auto"/>
            <w:vAlign w:val="center"/>
          </w:tcPr>
          <w:p w14:paraId="6B5566DE" w14:textId="77777777" w:rsidR="00F715D0" w:rsidRDefault="00F715D0" w:rsidP="00B82A49">
            <w:pPr>
              <w:keepNext/>
              <w:keepLines/>
              <w:jc w:val="center"/>
              <w:rPr>
                <w:rFonts w:ascii="Arial" w:hAnsi="Arial"/>
                <w:sz w:val="18"/>
              </w:rPr>
            </w:pPr>
            <w:r>
              <w:rPr>
                <w:rFonts w:ascii="Arial" w:hAnsi="Arial"/>
                <w:sz w:val="18"/>
              </w:rPr>
              <w:t>7</w:t>
            </w:r>
          </w:p>
        </w:tc>
        <w:tc>
          <w:tcPr>
            <w:tcW w:w="1134" w:type="dxa"/>
            <w:shd w:val="clear" w:color="auto" w:fill="auto"/>
          </w:tcPr>
          <w:p w14:paraId="4658316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406D409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A54F0A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7A1D95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471AC24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c>
          <w:tcPr>
            <w:tcW w:w="993" w:type="dxa"/>
            <w:vAlign w:val="center"/>
          </w:tcPr>
          <w:p w14:paraId="689D07E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6B45BD8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D85BBB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44663F67" w14:textId="77777777" w:rsidTr="00B82A49">
        <w:trPr>
          <w:jc w:val="center"/>
        </w:trPr>
        <w:tc>
          <w:tcPr>
            <w:tcW w:w="988" w:type="dxa"/>
            <w:shd w:val="clear" w:color="auto" w:fill="auto"/>
            <w:vAlign w:val="center"/>
          </w:tcPr>
          <w:p w14:paraId="54BFC2D5" w14:textId="77777777" w:rsidR="00F715D0" w:rsidRDefault="00F715D0" w:rsidP="00B82A49">
            <w:pPr>
              <w:keepNext/>
              <w:keepLines/>
              <w:jc w:val="center"/>
              <w:rPr>
                <w:rFonts w:ascii="Arial" w:hAnsi="Arial"/>
                <w:sz w:val="18"/>
              </w:rPr>
            </w:pPr>
            <w:r>
              <w:rPr>
                <w:rFonts w:ascii="Arial" w:hAnsi="Arial"/>
                <w:sz w:val="18"/>
              </w:rPr>
              <w:t>8</w:t>
            </w:r>
          </w:p>
        </w:tc>
        <w:tc>
          <w:tcPr>
            <w:tcW w:w="1134" w:type="dxa"/>
            <w:shd w:val="clear" w:color="auto" w:fill="auto"/>
          </w:tcPr>
          <w:p w14:paraId="5BA239B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798E427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19855D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C2158E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165C097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63E487A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5135E97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1C49559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41EAD3B1" w14:textId="77777777" w:rsidTr="00B82A49">
        <w:trPr>
          <w:jc w:val="center"/>
        </w:trPr>
        <w:tc>
          <w:tcPr>
            <w:tcW w:w="988" w:type="dxa"/>
            <w:shd w:val="clear" w:color="auto" w:fill="auto"/>
            <w:vAlign w:val="center"/>
          </w:tcPr>
          <w:p w14:paraId="219B2451" w14:textId="77777777" w:rsidR="00F715D0" w:rsidRDefault="00F715D0" w:rsidP="00B82A49">
            <w:pPr>
              <w:keepNext/>
              <w:keepLines/>
              <w:jc w:val="center"/>
              <w:rPr>
                <w:rFonts w:ascii="Arial" w:hAnsi="Arial"/>
                <w:sz w:val="18"/>
              </w:rPr>
            </w:pPr>
            <w:r>
              <w:rPr>
                <w:rFonts w:ascii="Arial" w:hAnsi="Arial"/>
                <w:sz w:val="18"/>
              </w:rPr>
              <w:t>9</w:t>
            </w:r>
          </w:p>
        </w:tc>
        <w:tc>
          <w:tcPr>
            <w:tcW w:w="1134" w:type="dxa"/>
            <w:shd w:val="clear" w:color="auto" w:fill="auto"/>
          </w:tcPr>
          <w:p w14:paraId="57CCFF5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6E6D2E4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6D95736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978D19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1,3,5,7,…,37,39</w:t>
            </w:r>
          </w:p>
        </w:tc>
        <w:tc>
          <w:tcPr>
            <w:tcW w:w="594" w:type="dxa"/>
            <w:shd w:val="clear" w:color="auto" w:fill="auto"/>
            <w:vAlign w:val="center"/>
          </w:tcPr>
          <w:p w14:paraId="4B0E71D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04321DF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11B49D4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902224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1A8F5DED" w14:textId="77777777" w:rsidTr="00B82A49">
        <w:trPr>
          <w:jc w:val="center"/>
        </w:trPr>
        <w:tc>
          <w:tcPr>
            <w:tcW w:w="988" w:type="dxa"/>
            <w:shd w:val="clear" w:color="auto" w:fill="auto"/>
            <w:vAlign w:val="center"/>
          </w:tcPr>
          <w:p w14:paraId="68C80078" w14:textId="77777777" w:rsidR="00F715D0" w:rsidRDefault="00F715D0" w:rsidP="00B82A49">
            <w:pPr>
              <w:keepNext/>
              <w:keepLines/>
              <w:jc w:val="center"/>
              <w:rPr>
                <w:rFonts w:ascii="Arial" w:hAnsi="Arial"/>
                <w:sz w:val="18"/>
              </w:rPr>
            </w:pPr>
            <w:r>
              <w:rPr>
                <w:rFonts w:ascii="Arial" w:hAnsi="Arial"/>
                <w:sz w:val="18"/>
              </w:rPr>
              <w:t>10</w:t>
            </w:r>
          </w:p>
        </w:tc>
        <w:tc>
          <w:tcPr>
            <w:tcW w:w="1134" w:type="dxa"/>
            <w:shd w:val="clear" w:color="auto" w:fill="auto"/>
          </w:tcPr>
          <w:p w14:paraId="5BC6ED4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7988EBD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4CD9D4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F16BF5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7,15,23,31,39</w:t>
            </w:r>
          </w:p>
        </w:tc>
        <w:tc>
          <w:tcPr>
            <w:tcW w:w="594" w:type="dxa"/>
            <w:shd w:val="clear" w:color="auto" w:fill="auto"/>
            <w:vAlign w:val="center"/>
          </w:tcPr>
          <w:p w14:paraId="16B69E8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76EC96E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6D66116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7FB6956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57DCD1B9" w14:textId="77777777" w:rsidTr="00B82A49">
        <w:trPr>
          <w:jc w:val="center"/>
        </w:trPr>
        <w:tc>
          <w:tcPr>
            <w:tcW w:w="988" w:type="dxa"/>
            <w:shd w:val="clear" w:color="auto" w:fill="auto"/>
            <w:vAlign w:val="center"/>
          </w:tcPr>
          <w:p w14:paraId="09131329" w14:textId="77777777" w:rsidR="00F715D0" w:rsidRDefault="00F715D0" w:rsidP="00B82A49">
            <w:pPr>
              <w:keepNext/>
              <w:keepLines/>
              <w:jc w:val="center"/>
              <w:rPr>
                <w:rFonts w:ascii="Arial" w:hAnsi="Arial"/>
                <w:sz w:val="18"/>
              </w:rPr>
            </w:pPr>
            <w:r>
              <w:rPr>
                <w:rFonts w:ascii="Arial" w:hAnsi="Arial"/>
                <w:sz w:val="18"/>
              </w:rPr>
              <w:t>11</w:t>
            </w:r>
          </w:p>
        </w:tc>
        <w:tc>
          <w:tcPr>
            <w:tcW w:w="1134" w:type="dxa"/>
            <w:shd w:val="clear" w:color="auto" w:fill="auto"/>
          </w:tcPr>
          <w:p w14:paraId="3BD2B90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1E101C2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6B15C8C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3DC38F3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125A41F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2BA18CC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6FA2854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48E016F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377EA0D6" w14:textId="77777777" w:rsidTr="00B82A49">
        <w:trPr>
          <w:jc w:val="center"/>
        </w:trPr>
        <w:tc>
          <w:tcPr>
            <w:tcW w:w="988" w:type="dxa"/>
            <w:shd w:val="clear" w:color="auto" w:fill="auto"/>
            <w:vAlign w:val="center"/>
          </w:tcPr>
          <w:p w14:paraId="4D668C8F" w14:textId="77777777" w:rsidR="00F715D0" w:rsidRDefault="00F715D0" w:rsidP="00B82A49">
            <w:pPr>
              <w:keepNext/>
              <w:keepLines/>
              <w:jc w:val="center"/>
              <w:rPr>
                <w:rFonts w:ascii="Arial" w:hAnsi="Arial"/>
                <w:sz w:val="18"/>
              </w:rPr>
            </w:pPr>
            <w:r>
              <w:rPr>
                <w:rFonts w:ascii="Arial" w:hAnsi="Arial"/>
                <w:sz w:val="18"/>
              </w:rPr>
              <w:t>12</w:t>
            </w:r>
          </w:p>
        </w:tc>
        <w:tc>
          <w:tcPr>
            <w:tcW w:w="1134" w:type="dxa"/>
            <w:shd w:val="clear" w:color="auto" w:fill="auto"/>
          </w:tcPr>
          <w:p w14:paraId="722B286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7CBB060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2DE36DB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8F42B3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1A29D55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51EB0D1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416280C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7AF22B9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0E0894E4" w14:textId="77777777" w:rsidTr="00B82A49">
        <w:trPr>
          <w:jc w:val="center"/>
        </w:trPr>
        <w:tc>
          <w:tcPr>
            <w:tcW w:w="988" w:type="dxa"/>
            <w:shd w:val="clear" w:color="auto" w:fill="auto"/>
            <w:vAlign w:val="center"/>
          </w:tcPr>
          <w:p w14:paraId="0FED0417" w14:textId="77777777" w:rsidR="00F715D0" w:rsidRDefault="00F715D0" w:rsidP="00B82A49">
            <w:pPr>
              <w:keepNext/>
              <w:keepLines/>
              <w:jc w:val="center"/>
              <w:rPr>
                <w:rFonts w:ascii="Arial" w:hAnsi="Arial"/>
                <w:sz w:val="18"/>
              </w:rPr>
            </w:pPr>
            <w:r>
              <w:rPr>
                <w:rFonts w:ascii="Arial" w:hAnsi="Arial"/>
                <w:sz w:val="18"/>
              </w:rPr>
              <w:t>13</w:t>
            </w:r>
          </w:p>
        </w:tc>
        <w:tc>
          <w:tcPr>
            <w:tcW w:w="1134" w:type="dxa"/>
            <w:shd w:val="clear" w:color="auto" w:fill="auto"/>
          </w:tcPr>
          <w:p w14:paraId="12C2B1B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522948C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14DA893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1ECF957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1CA4F74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7FB02A5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24558F5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0168015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492A65F2" w14:textId="77777777" w:rsidTr="00B82A49">
        <w:trPr>
          <w:jc w:val="center"/>
        </w:trPr>
        <w:tc>
          <w:tcPr>
            <w:tcW w:w="988" w:type="dxa"/>
            <w:shd w:val="clear" w:color="auto" w:fill="auto"/>
            <w:vAlign w:val="center"/>
          </w:tcPr>
          <w:p w14:paraId="7A44B555" w14:textId="77777777" w:rsidR="00F715D0" w:rsidRDefault="00F715D0" w:rsidP="00B82A49">
            <w:pPr>
              <w:keepNext/>
              <w:keepLines/>
              <w:jc w:val="center"/>
              <w:rPr>
                <w:rFonts w:ascii="Arial" w:hAnsi="Arial"/>
                <w:sz w:val="18"/>
              </w:rPr>
            </w:pPr>
            <w:r>
              <w:rPr>
                <w:rFonts w:ascii="Arial" w:hAnsi="Arial"/>
                <w:sz w:val="18"/>
              </w:rPr>
              <w:t>14</w:t>
            </w:r>
          </w:p>
        </w:tc>
        <w:tc>
          <w:tcPr>
            <w:tcW w:w="1134" w:type="dxa"/>
            <w:shd w:val="clear" w:color="auto" w:fill="auto"/>
          </w:tcPr>
          <w:p w14:paraId="38ED86A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0B53DE8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2B8CD8C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55652E2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5A92CB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662472E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1F597B7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46E137E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689E3F92" w14:textId="77777777" w:rsidTr="00B82A49">
        <w:trPr>
          <w:jc w:val="center"/>
        </w:trPr>
        <w:tc>
          <w:tcPr>
            <w:tcW w:w="988" w:type="dxa"/>
            <w:shd w:val="clear" w:color="auto" w:fill="auto"/>
            <w:vAlign w:val="center"/>
          </w:tcPr>
          <w:p w14:paraId="7A95C443" w14:textId="77777777" w:rsidR="00F715D0" w:rsidRDefault="00F715D0" w:rsidP="00B82A49">
            <w:pPr>
              <w:keepNext/>
              <w:keepLines/>
              <w:jc w:val="center"/>
              <w:rPr>
                <w:rFonts w:ascii="Arial" w:hAnsi="Arial"/>
                <w:sz w:val="18"/>
              </w:rPr>
            </w:pPr>
            <w:r>
              <w:rPr>
                <w:rFonts w:ascii="Arial" w:hAnsi="Arial"/>
                <w:sz w:val="18"/>
              </w:rPr>
              <w:t>15</w:t>
            </w:r>
          </w:p>
        </w:tc>
        <w:tc>
          <w:tcPr>
            <w:tcW w:w="1134" w:type="dxa"/>
            <w:shd w:val="clear" w:color="auto" w:fill="auto"/>
          </w:tcPr>
          <w:p w14:paraId="5E9725E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679576D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6BFDF0B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808CD6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54BC234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50A1821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F0810B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5375C89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754D5D31" w14:textId="77777777" w:rsidTr="00B82A49">
        <w:trPr>
          <w:jc w:val="center"/>
        </w:trPr>
        <w:tc>
          <w:tcPr>
            <w:tcW w:w="988" w:type="dxa"/>
            <w:shd w:val="clear" w:color="auto" w:fill="auto"/>
            <w:vAlign w:val="center"/>
          </w:tcPr>
          <w:p w14:paraId="19F9ACA4" w14:textId="77777777" w:rsidR="00F715D0" w:rsidRDefault="00F715D0" w:rsidP="00B82A49">
            <w:pPr>
              <w:keepNext/>
              <w:keepLines/>
              <w:jc w:val="center"/>
              <w:rPr>
                <w:rFonts w:ascii="Arial" w:hAnsi="Arial"/>
                <w:sz w:val="18"/>
              </w:rPr>
            </w:pPr>
            <w:r w:rsidRPr="006D005A">
              <w:rPr>
                <w:rFonts w:ascii="Arial" w:hAnsi="Arial"/>
                <w:sz w:val="18"/>
              </w:rPr>
              <w:t>1</w:t>
            </w:r>
            <w:r>
              <w:rPr>
                <w:rFonts w:ascii="Arial" w:hAnsi="Arial"/>
                <w:sz w:val="18"/>
              </w:rPr>
              <w:t>6</w:t>
            </w:r>
          </w:p>
        </w:tc>
        <w:tc>
          <w:tcPr>
            <w:tcW w:w="1134" w:type="dxa"/>
            <w:shd w:val="clear" w:color="auto" w:fill="auto"/>
          </w:tcPr>
          <w:p w14:paraId="1A60D8E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106F1BF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1191D0F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2209761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6003D6D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0E5721A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3FB2A1B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42F2BD1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14C2B278" w14:textId="77777777" w:rsidTr="00B82A49">
        <w:trPr>
          <w:jc w:val="center"/>
        </w:trPr>
        <w:tc>
          <w:tcPr>
            <w:tcW w:w="988" w:type="dxa"/>
            <w:shd w:val="clear" w:color="auto" w:fill="auto"/>
            <w:vAlign w:val="center"/>
          </w:tcPr>
          <w:p w14:paraId="33FD1D55" w14:textId="77777777" w:rsidR="00F715D0" w:rsidRPr="006D005A" w:rsidRDefault="00F715D0" w:rsidP="00B82A49">
            <w:pPr>
              <w:keepNext/>
              <w:keepLines/>
              <w:jc w:val="center"/>
              <w:rPr>
                <w:rFonts w:ascii="Arial" w:hAnsi="Arial"/>
                <w:sz w:val="18"/>
              </w:rPr>
            </w:pPr>
            <w:r>
              <w:rPr>
                <w:rFonts w:ascii="Arial" w:hAnsi="Arial"/>
                <w:sz w:val="18"/>
              </w:rPr>
              <w:t>17</w:t>
            </w:r>
          </w:p>
        </w:tc>
        <w:tc>
          <w:tcPr>
            <w:tcW w:w="1134" w:type="dxa"/>
            <w:shd w:val="clear" w:color="auto" w:fill="auto"/>
          </w:tcPr>
          <w:p w14:paraId="105B1B8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A2/B2</w:t>
            </w:r>
          </w:p>
        </w:tc>
        <w:tc>
          <w:tcPr>
            <w:tcW w:w="708" w:type="dxa"/>
            <w:shd w:val="clear" w:color="auto" w:fill="auto"/>
            <w:vAlign w:val="center"/>
          </w:tcPr>
          <w:p w14:paraId="123BAEC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16AC227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64B30ED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444D1F4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5DB4CF9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C8C989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w:t>
            </w:r>
          </w:p>
        </w:tc>
        <w:tc>
          <w:tcPr>
            <w:tcW w:w="1270" w:type="dxa"/>
          </w:tcPr>
          <w:p w14:paraId="38C5BBC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r>
      <w:tr w:rsidR="00F715D0" w:rsidRPr="0077437E" w14:paraId="34A39B96" w14:textId="77777777" w:rsidTr="00B82A49">
        <w:trPr>
          <w:jc w:val="center"/>
        </w:trPr>
        <w:tc>
          <w:tcPr>
            <w:tcW w:w="988" w:type="dxa"/>
            <w:shd w:val="clear" w:color="auto" w:fill="auto"/>
            <w:vAlign w:val="center"/>
          </w:tcPr>
          <w:p w14:paraId="0C4556E6" w14:textId="77777777" w:rsidR="00F715D0" w:rsidRDefault="00F715D0" w:rsidP="00B82A49">
            <w:pPr>
              <w:keepNext/>
              <w:keepLines/>
              <w:jc w:val="center"/>
              <w:rPr>
                <w:rFonts w:ascii="Arial" w:hAnsi="Arial"/>
                <w:sz w:val="18"/>
              </w:rPr>
            </w:pPr>
          </w:p>
        </w:tc>
        <w:tc>
          <w:tcPr>
            <w:tcW w:w="1134" w:type="dxa"/>
            <w:shd w:val="clear" w:color="auto" w:fill="auto"/>
            <w:vAlign w:val="center"/>
          </w:tcPr>
          <w:p w14:paraId="5B237CF6" w14:textId="77777777" w:rsidR="00F715D0" w:rsidRPr="000A76E0" w:rsidRDefault="00F715D0" w:rsidP="00B82A49">
            <w:pPr>
              <w:keepNext/>
              <w:keepLines/>
              <w:jc w:val="center"/>
              <w:rPr>
                <w:rFonts w:ascii="Arial" w:hAnsi="Arial"/>
                <w:color w:val="FF0000"/>
                <w:sz w:val="18"/>
                <w:u w:val="single"/>
              </w:rPr>
            </w:pPr>
          </w:p>
        </w:tc>
        <w:tc>
          <w:tcPr>
            <w:tcW w:w="708" w:type="dxa"/>
            <w:shd w:val="clear" w:color="auto" w:fill="auto"/>
            <w:vAlign w:val="center"/>
          </w:tcPr>
          <w:p w14:paraId="7B7DC72D" w14:textId="77777777" w:rsidR="00F715D0" w:rsidRPr="000A76E0" w:rsidRDefault="00F715D0" w:rsidP="00B82A49">
            <w:pPr>
              <w:keepNext/>
              <w:keepLines/>
              <w:jc w:val="center"/>
              <w:rPr>
                <w:rFonts w:ascii="Arial" w:hAnsi="Arial"/>
                <w:color w:val="FF0000"/>
                <w:sz w:val="18"/>
                <w:u w:val="single"/>
              </w:rPr>
            </w:pPr>
          </w:p>
        </w:tc>
        <w:tc>
          <w:tcPr>
            <w:tcW w:w="851" w:type="dxa"/>
            <w:shd w:val="clear" w:color="auto" w:fill="auto"/>
            <w:vAlign w:val="center"/>
          </w:tcPr>
          <w:p w14:paraId="234EF313" w14:textId="77777777" w:rsidR="00F715D0" w:rsidRPr="000A76E0" w:rsidRDefault="00F715D0" w:rsidP="00B82A49">
            <w:pPr>
              <w:keepNext/>
              <w:keepLines/>
              <w:jc w:val="center"/>
              <w:rPr>
                <w:rFonts w:ascii="Arial" w:hAnsi="Arial"/>
                <w:color w:val="FF0000"/>
                <w:sz w:val="18"/>
                <w:u w:val="single"/>
              </w:rPr>
            </w:pPr>
          </w:p>
        </w:tc>
        <w:tc>
          <w:tcPr>
            <w:tcW w:w="2524" w:type="dxa"/>
            <w:shd w:val="clear" w:color="auto" w:fill="auto"/>
            <w:vAlign w:val="center"/>
          </w:tcPr>
          <w:p w14:paraId="26CFDEC5" w14:textId="77777777" w:rsidR="00F715D0" w:rsidRPr="000A76E0" w:rsidRDefault="00F715D0" w:rsidP="00B82A49">
            <w:pPr>
              <w:keepNext/>
              <w:keepLines/>
              <w:jc w:val="center"/>
              <w:rPr>
                <w:rFonts w:ascii="Arial" w:hAnsi="Arial"/>
                <w:color w:val="FF0000"/>
                <w:sz w:val="18"/>
                <w:u w:val="single"/>
              </w:rPr>
            </w:pPr>
          </w:p>
        </w:tc>
        <w:tc>
          <w:tcPr>
            <w:tcW w:w="594" w:type="dxa"/>
            <w:shd w:val="clear" w:color="auto" w:fill="auto"/>
            <w:vAlign w:val="center"/>
          </w:tcPr>
          <w:p w14:paraId="0FA1EE42" w14:textId="77777777" w:rsidR="00F715D0" w:rsidRPr="000A76E0" w:rsidRDefault="00F715D0" w:rsidP="00B82A49">
            <w:pPr>
              <w:keepNext/>
              <w:keepLines/>
              <w:jc w:val="center"/>
              <w:rPr>
                <w:rFonts w:ascii="Arial" w:hAnsi="Arial"/>
                <w:color w:val="FF0000"/>
                <w:sz w:val="18"/>
                <w:u w:val="single"/>
              </w:rPr>
            </w:pPr>
          </w:p>
        </w:tc>
        <w:tc>
          <w:tcPr>
            <w:tcW w:w="993" w:type="dxa"/>
            <w:vAlign w:val="center"/>
          </w:tcPr>
          <w:p w14:paraId="523E006A" w14:textId="77777777" w:rsidR="00F715D0" w:rsidRPr="000A76E0" w:rsidRDefault="00F715D0" w:rsidP="00B82A49">
            <w:pPr>
              <w:keepNext/>
              <w:keepLines/>
              <w:jc w:val="center"/>
              <w:rPr>
                <w:rFonts w:ascii="Arial" w:hAnsi="Arial"/>
                <w:color w:val="FF0000"/>
                <w:sz w:val="18"/>
                <w:u w:val="single"/>
              </w:rPr>
            </w:pPr>
          </w:p>
        </w:tc>
        <w:tc>
          <w:tcPr>
            <w:tcW w:w="1270" w:type="dxa"/>
            <w:vAlign w:val="center"/>
          </w:tcPr>
          <w:p w14:paraId="2FA2C351" w14:textId="77777777" w:rsidR="00F715D0" w:rsidRPr="000A76E0" w:rsidRDefault="00F715D0" w:rsidP="00B82A49">
            <w:pPr>
              <w:keepNext/>
              <w:keepLines/>
              <w:jc w:val="center"/>
              <w:rPr>
                <w:rFonts w:ascii="Arial" w:hAnsi="Arial"/>
                <w:color w:val="FF0000"/>
                <w:sz w:val="18"/>
                <w:u w:val="single"/>
              </w:rPr>
            </w:pPr>
          </w:p>
        </w:tc>
        <w:tc>
          <w:tcPr>
            <w:tcW w:w="1270" w:type="dxa"/>
          </w:tcPr>
          <w:p w14:paraId="122BC7FB" w14:textId="77777777" w:rsidR="00F715D0" w:rsidRPr="000A76E0" w:rsidRDefault="00F715D0" w:rsidP="00B82A49">
            <w:pPr>
              <w:keepNext/>
              <w:keepLines/>
              <w:jc w:val="center"/>
              <w:rPr>
                <w:rFonts w:ascii="Arial" w:hAnsi="Arial"/>
                <w:color w:val="FF0000"/>
                <w:sz w:val="18"/>
                <w:u w:val="single"/>
              </w:rPr>
            </w:pPr>
          </w:p>
        </w:tc>
      </w:tr>
      <w:tr w:rsidR="00F715D0" w:rsidRPr="0077437E" w14:paraId="4FB8F54D" w14:textId="77777777" w:rsidTr="00B82A49">
        <w:trPr>
          <w:jc w:val="center"/>
        </w:trPr>
        <w:tc>
          <w:tcPr>
            <w:tcW w:w="988" w:type="dxa"/>
            <w:shd w:val="clear" w:color="auto" w:fill="auto"/>
            <w:vAlign w:val="center"/>
          </w:tcPr>
          <w:p w14:paraId="03949433" w14:textId="77777777" w:rsidR="00F715D0" w:rsidRDefault="00F715D0" w:rsidP="00B82A49">
            <w:pPr>
              <w:keepNext/>
              <w:keepLines/>
              <w:jc w:val="center"/>
              <w:rPr>
                <w:rFonts w:ascii="Arial" w:hAnsi="Arial"/>
                <w:sz w:val="18"/>
              </w:rPr>
            </w:pPr>
            <w:r w:rsidRPr="006D005A">
              <w:rPr>
                <w:rFonts w:ascii="Arial" w:hAnsi="Arial"/>
                <w:sz w:val="18"/>
              </w:rPr>
              <w:t>0</w:t>
            </w:r>
          </w:p>
        </w:tc>
        <w:tc>
          <w:tcPr>
            <w:tcW w:w="1134" w:type="dxa"/>
            <w:shd w:val="clear" w:color="auto" w:fill="auto"/>
            <w:vAlign w:val="center"/>
          </w:tcPr>
          <w:p w14:paraId="76061FA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63F9FDB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8868B6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C9DC96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3C45357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4621BC8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vAlign w:val="center"/>
          </w:tcPr>
          <w:p w14:paraId="174B334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3AFB24A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73A80383" w14:textId="77777777" w:rsidTr="00B82A49">
        <w:trPr>
          <w:jc w:val="center"/>
        </w:trPr>
        <w:tc>
          <w:tcPr>
            <w:tcW w:w="988" w:type="dxa"/>
            <w:shd w:val="clear" w:color="auto" w:fill="auto"/>
            <w:vAlign w:val="center"/>
          </w:tcPr>
          <w:p w14:paraId="05A76963" w14:textId="77777777" w:rsidR="00F715D0" w:rsidRPr="006D005A" w:rsidRDefault="00F715D0" w:rsidP="00B82A49">
            <w:pPr>
              <w:keepNext/>
              <w:keepLines/>
              <w:jc w:val="center"/>
              <w:rPr>
                <w:rFonts w:ascii="Arial" w:hAnsi="Arial"/>
                <w:sz w:val="18"/>
              </w:rPr>
            </w:pPr>
            <w:r w:rsidRPr="006D005A">
              <w:rPr>
                <w:rFonts w:ascii="Arial" w:hAnsi="Arial"/>
                <w:sz w:val="18"/>
              </w:rPr>
              <w:t>1</w:t>
            </w:r>
          </w:p>
        </w:tc>
        <w:tc>
          <w:tcPr>
            <w:tcW w:w="1134" w:type="dxa"/>
            <w:shd w:val="clear" w:color="auto" w:fill="auto"/>
          </w:tcPr>
          <w:p w14:paraId="0282A95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69A77F8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59D3D00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2DE0B50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208D732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6D87A66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0808050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36B5B33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5EED968B" w14:textId="77777777" w:rsidTr="00B82A49">
        <w:trPr>
          <w:jc w:val="center"/>
        </w:trPr>
        <w:tc>
          <w:tcPr>
            <w:tcW w:w="988" w:type="dxa"/>
            <w:shd w:val="clear" w:color="auto" w:fill="auto"/>
            <w:vAlign w:val="center"/>
          </w:tcPr>
          <w:p w14:paraId="0F9BB8F2" w14:textId="77777777" w:rsidR="00F715D0" w:rsidRPr="006D005A" w:rsidRDefault="00F715D0" w:rsidP="00B82A49">
            <w:pPr>
              <w:keepNext/>
              <w:keepLines/>
              <w:jc w:val="center"/>
              <w:rPr>
                <w:rFonts w:ascii="Arial" w:hAnsi="Arial"/>
                <w:sz w:val="18"/>
              </w:rPr>
            </w:pPr>
            <w:r w:rsidRPr="006D005A">
              <w:rPr>
                <w:rFonts w:ascii="Arial" w:hAnsi="Arial"/>
                <w:sz w:val="18"/>
              </w:rPr>
              <w:t>2</w:t>
            </w:r>
          </w:p>
        </w:tc>
        <w:tc>
          <w:tcPr>
            <w:tcW w:w="1134" w:type="dxa"/>
            <w:shd w:val="clear" w:color="auto" w:fill="auto"/>
          </w:tcPr>
          <w:p w14:paraId="6412D53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418B36E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4C679D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D3DD85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68A27A1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3C33C74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2971150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241BC9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3F1A892C" w14:textId="77777777" w:rsidTr="00B82A49">
        <w:trPr>
          <w:jc w:val="center"/>
        </w:trPr>
        <w:tc>
          <w:tcPr>
            <w:tcW w:w="988" w:type="dxa"/>
            <w:shd w:val="clear" w:color="auto" w:fill="auto"/>
            <w:vAlign w:val="center"/>
          </w:tcPr>
          <w:p w14:paraId="5BB545A9" w14:textId="77777777" w:rsidR="00F715D0" w:rsidRPr="006D005A" w:rsidRDefault="00F715D0" w:rsidP="00B82A49">
            <w:pPr>
              <w:keepNext/>
              <w:keepLines/>
              <w:jc w:val="center"/>
              <w:rPr>
                <w:rFonts w:ascii="Arial" w:hAnsi="Arial"/>
                <w:sz w:val="18"/>
              </w:rPr>
            </w:pPr>
            <w:r w:rsidRPr="006D005A">
              <w:rPr>
                <w:rFonts w:ascii="Arial" w:hAnsi="Arial"/>
                <w:sz w:val="18"/>
              </w:rPr>
              <w:t>3</w:t>
            </w:r>
          </w:p>
        </w:tc>
        <w:tc>
          <w:tcPr>
            <w:tcW w:w="1134" w:type="dxa"/>
            <w:shd w:val="clear" w:color="auto" w:fill="auto"/>
          </w:tcPr>
          <w:p w14:paraId="543E453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73F1A97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8FE2DD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A3075C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9,19,29,39</w:t>
            </w:r>
          </w:p>
        </w:tc>
        <w:tc>
          <w:tcPr>
            <w:tcW w:w="594" w:type="dxa"/>
            <w:shd w:val="clear" w:color="auto" w:fill="auto"/>
            <w:vAlign w:val="center"/>
          </w:tcPr>
          <w:p w14:paraId="60233EB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432AC4A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AC64AE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04334CE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4E79822F" w14:textId="77777777" w:rsidTr="00B82A49">
        <w:trPr>
          <w:jc w:val="center"/>
        </w:trPr>
        <w:tc>
          <w:tcPr>
            <w:tcW w:w="988" w:type="dxa"/>
            <w:shd w:val="clear" w:color="auto" w:fill="auto"/>
            <w:vAlign w:val="center"/>
          </w:tcPr>
          <w:p w14:paraId="780D207E" w14:textId="77777777" w:rsidR="00F715D0" w:rsidRPr="006D005A" w:rsidRDefault="00F715D0" w:rsidP="00B82A49">
            <w:pPr>
              <w:keepNext/>
              <w:keepLines/>
              <w:jc w:val="center"/>
              <w:rPr>
                <w:rFonts w:ascii="Arial" w:hAnsi="Arial"/>
                <w:sz w:val="18"/>
              </w:rPr>
            </w:pPr>
            <w:r w:rsidRPr="006D005A">
              <w:rPr>
                <w:rFonts w:ascii="Arial" w:hAnsi="Arial"/>
                <w:sz w:val="18"/>
              </w:rPr>
              <w:t>4</w:t>
            </w:r>
          </w:p>
        </w:tc>
        <w:tc>
          <w:tcPr>
            <w:tcW w:w="1134" w:type="dxa"/>
            <w:shd w:val="clear" w:color="auto" w:fill="auto"/>
          </w:tcPr>
          <w:p w14:paraId="2AA474D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02241C2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3E57C94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48D2420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17,19,37,39</w:t>
            </w:r>
          </w:p>
        </w:tc>
        <w:tc>
          <w:tcPr>
            <w:tcW w:w="594" w:type="dxa"/>
            <w:shd w:val="clear" w:color="auto" w:fill="auto"/>
            <w:vAlign w:val="center"/>
          </w:tcPr>
          <w:p w14:paraId="453ADF3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7E929D1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9A27B1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4957F5B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3475A250" w14:textId="77777777" w:rsidTr="00B82A49">
        <w:trPr>
          <w:jc w:val="center"/>
        </w:trPr>
        <w:tc>
          <w:tcPr>
            <w:tcW w:w="988" w:type="dxa"/>
            <w:shd w:val="clear" w:color="auto" w:fill="auto"/>
            <w:vAlign w:val="center"/>
          </w:tcPr>
          <w:p w14:paraId="26841AB8" w14:textId="77777777" w:rsidR="00F715D0" w:rsidRPr="006D005A" w:rsidRDefault="00F715D0" w:rsidP="00B82A49">
            <w:pPr>
              <w:keepNext/>
              <w:keepLines/>
              <w:jc w:val="center"/>
              <w:rPr>
                <w:rFonts w:ascii="Arial" w:hAnsi="Arial"/>
                <w:sz w:val="18"/>
              </w:rPr>
            </w:pPr>
            <w:r w:rsidRPr="006D005A">
              <w:rPr>
                <w:rFonts w:ascii="Arial" w:hAnsi="Arial"/>
                <w:sz w:val="18"/>
              </w:rPr>
              <w:t>5</w:t>
            </w:r>
          </w:p>
        </w:tc>
        <w:tc>
          <w:tcPr>
            <w:tcW w:w="1134" w:type="dxa"/>
            <w:shd w:val="clear" w:color="auto" w:fill="auto"/>
          </w:tcPr>
          <w:p w14:paraId="3501CFE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21926AB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9151AD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9B2951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19,39</w:t>
            </w:r>
          </w:p>
        </w:tc>
        <w:tc>
          <w:tcPr>
            <w:tcW w:w="594" w:type="dxa"/>
            <w:shd w:val="clear" w:color="auto" w:fill="auto"/>
            <w:vAlign w:val="center"/>
          </w:tcPr>
          <w:p w14:paraId="230DC8E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62E0247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4BE318E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23F60E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6F7537E2" w14:textId="77777777" w:rsidTr="00B82A49">
        <w:trPr>
          <w:jc w:val="center"/>
        </w:trPr>
        <w:tc>
          <w:tcPr>
            <w:tcW w:w="988" w:type="dxa"/>
            <w:shd w:val="clear" w:color="auto" w:fill="auto"/>
            <w:vAlign w:val="center"/>
          </w:tcPr>
          <w:p w14:paraId="1FE09E79" w14:textId="77777777" w:rsidR="00F715D0" w:rsidRPr="006D005A" w:rsidRDefault="00F715D0" w:rsidP="00B82A49">
            <w:pPr>
              <w:keepNext/>
              <w:keepLines/>
              <w:jc w:val="center"/>
              <w:rPr>
                <w:rFonts w:ascii="Arial" w:hAnsi="Arial"/>
                <w:sz w:val="18"/>
              </w:rPr>
            </w:pPr>
            <w:r>
              <w:rPr>
                <w:rFonts w:ascii="Arial" w:hAnsi="Arial"/>
                <w:sz w:val="18"/>
              </w:rPr>
              <w:t>6</w:t>
            </w:r>
          </w:p>
        </w:tc>
        <w:tc>
          <w:tcPr>
            <w:tcW w:w="1134" w:type="dxa"/>
            <w:shd w:val="clear" w:color="auto" w:fill="auto"/>
          </w:tcPr>
          <w:p w14:paraId="072C3F6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47893C2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76D5163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67C2B78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340713F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0E9538A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DAC382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22F36BA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1DEB9CF7" w14:textId="77777777" w:rsidTr="00B82A49">
        <w:trPr>
          <w:jc w:val="center"/>
        </w:trPr>
        <w:tc>
          <w:tcPr>
            <w:tcW w:w="988" w:type="dxa"/>
            <w:shd w:val="clear" w:color="auto" w:fill="auto"/>
            <w:vAlign w:val="center"/>
          </w:tcPr>
          <w:p w14:paraId="7EEDD9FA" w14:textId="77777777" w:rsidR="00F715D0" w:rsidRDefault="00F715D0" w:rsidP="00B82A49">
            <w:pPr>
              <w:keepNext/>
              <w:keepLines/>
              <w:jc w:val="center"/>
              <w:rPr>
                <w:rFonts w:ascii="Arial" w:hAnsi="Arial"/>
                <w:sz w:val="18"/>
              </w:rPr>
            </w:pPr>
            <w:r>
              <w:rPr>
                <w:rFonts w:ascii="Arial" w:hAnsi="Arial"/>
                <w:sz w:val="18"/>
              </w:rPr>
              <w:t>7</w:t>
            </w:r>
          </w:p>
        </w:tc>
        <w:tc>
          <w:tcPr>
            <w:tcW w:w="1134" w:type="dxa"/>
            <w:shd w:val="clear" w:color="auto" w:fill="auto"/>
          </w:tcPr>
          <w:p w14:paraId="05D035D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1FAE7A3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03931BD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D9F159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23,27,31,35,39</w:t>
            </w:r>
          </w:p>
        </w:tc>
        <w:tc>
          <w:tcPr>
            <w:tcW w:w="594" w:type="dxa"/>
            <w:shd w:val="clear" w:color="auto" w:fill="auto"/>
            <w:vAlign w:val="center"/>
          </w:tcPr>
          <w:p w14:paraId="1B0C149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397E399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3A756A0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457112D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4EF5290A" w14:textId="77777777" w:rsidTr="00B82A49">
        <w:trPr>
          <w:jc w:val="center"/>
        </w:trPr>
        <w:tc>
          <w:tcPr>
            <w:tcW w:w="988" w:type="dxa"/>
            <w:shd w:val="clear" w:color="auto" w:fill="auto"/>
            <w:vAlign w:val="center"/>
          </w:tcPr>
          <w:p w14:paraId="72F17CAE" w14:textId="77777777" w:rsidR="00F715D0" w:rsidRDefault="00F715D0" w:rsidP="00B82A49">
            <w:pPr>
              <w:keepNext/>
              <w:keepLines/>
              <w:jc w:val="center"/>
              <w:rPr>
                <w:rFonts w:ascii="Arial" w:hAnsi="Arial"/>
                <w:sz w:val="18"/>
              </w:rPr>
            </w:pPr>
            <w:r>
              <w:rPr>
                <w:rFonts w:ascii="Arial" w:hAnsi="Arial"/>
                <w:sz w:val="18"/>
              </w:rPr>
              <w:t>8</w:t>
            </w:r>
          </w:p>
        </w:tc>
        <w:tc>
          <w:tcPr>
            <w:tcW w:w="1134" w:type="dxa"/>
            <w:shd w:val="clear" w:color="auto" w:fill="auto"/>
          </w:tcPr>
          <w:p w14:paraId="35490DF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4EA9357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4C74D85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399B7D3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1D1F35A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515AABA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1E78DB6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D86945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03A6A53D" w14:textId="77777777" w:rsidTr="00B82A49">
        <w:trPr>
          <w:jc w:val="center"/>
        </w:trPr>
        <w:tc>
          <w:tcPr>
            <w:tcW w:w="988" w:type="dxa"/>
            <w:shd w:val="clear" w:color="auto" w:fill="auto"/>
            <w:vAlign w:val="center"/>
          </w:tcPr>
          <w:p w14:paraId="2E344C43" w14:textId="77777777" w:rsidR="00F715D0" w:rsidRDefault="00F715D0" w:rsidP="00B82A49">
            <w:pPr>
              <w:keepNext/>
              <w:keepLines/>
              <w:jc w:val="center"/>
              <w:rPr>
                <w:rFonts w:ascii="Arial" w:hAnsi="Arial"/>
                <w:sz w:val="18"/>
              </w:rPr>
            </w:pPr>
            <w:r>
              <w:rPr>
                <w:rFonts w:ascii="Arial" w:hAnsi="Arial"/>
                <w:sz w:val="18"/>
              </w:rPr>
              <w:t>9</w:t>
            </w:r>
          </w:p>
        </w:tc>
        <w:tc>
          <w:tcPr>
            <w:tcW w:w="1134" w:type="dxa"/>
            <w:shd w:val="clear" w:color="auto" w:fill="auto"/>
          </w:tcPr>
          <w:p w14:paraId="275E61D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6ADC0AC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1695A14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0558CA6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1,3,5,7,…,37,39</w:t>
            </w:r>
          </w:p>
        </w:tc>
        <w:tc>
          <w:tcPr>
            <w:tcW w:w="594" w:type="dxa"/>
            <w:shd w:val="clear" w:color="auto" w:fill="auto"/>
            <w:vAlign w:val="center"/>
          </w:tcPr>
          <w:p w14:paraId="3A58BDC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79768E7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5444EE2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372515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51B5A583" w14:textId="77777777" w:rsidTr="00B82A49">
        <w:trPr>
          <w:jc w:val="center"/>
        </w:trPr>
        <w:tc>
          <w:tcPr>
            <w:tcW w:w="988" w:type="dxa"/>
            <w:shd w:val="clear" w:color="auto" w:fill="auto"/>
            <w:vAlign w:val="center"/>
          </w:tcPr>
          <w:p w14:paraId="2B1DBEBF" w14:textId="77777777" w:rsidR="00F715D0" w:rsidRDefault="00F715D0" w:rsidP="00B82A49">
            <w:pPr>
              <w:keepNext/>
              <w:keepLines/>
              <w:jc w:val="center"/>
              <w:rPr>
                <w:rFonts w:ascii="Arial" w:hAnsi="Arial"/>
                <w:sz w:val="18"/>
              </w:rPr>
            </w:pPr>
            <w:r>
              <w:rPr>
                <w:rFonts w:ascii="Arial" w:hAnsi="Arial"/>
                <w:sz w:val="18"/>
              </w:rPr>
              <w:t>10</w:t>
            </w:r>
          </w:p>
        </w:tc>
        <w:tc>
          <w:tcPr>
            <w:tcW w:w="1134" w:type="dxa"/>
            <w:shd w:val="clear" w:color="auto" w:fill="auto"/>
          </w:tcPr>
          <w:p w14:paraId="2F2B77F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31A5D24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851" w:type="dxa"/>
            <w:shd w:val="clear" w:color="auto" w:fill="auto"/>
            <w:vAlign w:val="center"/>
          </w:tcPr>
          <w:p w14:paraId="4181240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0</w:t>
            </w:r>
          </w:p>
        </w:tc>
        <w:tc>
          <w:tcPr>
            <w:tcW w:w="2524" w:type="dxa"/>
            <w:shd w:val="clear" w:color="auto" w:fill="auto"/>
            <w:vAlign w:val="center"/>
          </w:tcPr>
          <w:p w14:paraId="124FA41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7,15,23,31,39</w:t>
            </w:r>
          </w:p>
        </w:tc>
        <w:tc>
          <w:tcPr>
            <w:tcW w:w="594" w:type="dxa"/>
            <w:shd w:val="clear" w:color="auto" w:fill="auto"/>
            <w:vAlign w:val="center"/>
          </w:tcPr>
          <w:p w14:paraId="1455E84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3EBBFBC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4CB6C5E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AD3FDA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386C6E4C" w14:textId="77777777" w:rsidTr="00B82A49">
        <w:trPr>
          <w:jc w:val="center"/>
        </w:trPr>
        <w:tc>
          <w:tcPr>
            <w:tcW w:w="988" w:type="dxa"/>
            <w:shd w:val="clear" w:color="auto" w:fill="auto"/>
            <w:vAlign w:val="center"/>
          </w:tcPr>
          <w:p w14:paraId="409B69E2" w14:textId="77777777" w:rsidR="00F715D0" w:rsidRDefault="00F715D0" w:rsidP="00B82A49">
            <w:pPr>
              <w:keepNext/>
              <w:keepLines/>
              <w:jc w:val="center"/>
              <w:rPr>
                <w:rFonts w:ascii="Arial" w:hAnsi="Arial"/>
                <w:sz w:val="18"/>
              </w:rPr>
            </w:pPr>
            <w:r>
              <w:rPr>
                <w:rFonts w:ascii="Arial" w:hAnsi="Arial"/>
                <w:sz w:val="18"/>
              </w:rPr>
              <w:t>11</w:t>
            </w:r>
          </w:p>
        </w:tc>
        <w:tc>
          <w:tcPr>
            <w:tcW w:w="1134" w:type="dxa"/>
            <w:shd w:val="clear" w:color="auto" w:fill="auto"/>
          </w:tcPr>
          <w:p w14:paraId="2539CE0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35A1D4F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851" w:type="dxa"/>
            <w:shd w:val="clear" w:color="auto" w:fill="auto"/>
            <w:vAlign w:val="center"/>
          </w:tcPr>
          <w:p w14:paraId="1C73A2D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1B3B7BF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540F3C0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677E79B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A110D0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7B2E407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32E6F35A" w14:textId="77777777" w:rsidTr="00B82A49">
        <w:trPr>
          <w:jc w:val="center"/>
        </w:trPr>
        <w:tc>
          <w:tcPr>
            <w:tcW w:w="988" w:type="dxa"/>
            <w:shd w:val="clear" w:color="auto" w:fill="auto"/>
            <w:vAlign w:val="center"/>
          </w:tcPr>
          <w:p w14:paraId="32D03BB1" w14:textId="77777777" w:rsidR="00F715D0" w:rsidRDefault="00F715D0" w:rsidP="00B82A49">
            <w:pPr>
              <w:keepNext/>
              <w:keepLines/>
              <w:jc w:val="center"/>
              <w:rPr>
                <w:rFonts w:ascii="Arial" w:hAnsi="Arial"/>
                <w:sz w:val="18"/>
              </w:rPr>
            </w:pPr>
            <w:r>
              <w:rPr>
                <w:rFonts w:ascii="Arial" w:hAnsi="Arial"/>
                <w:sz w:val="18"/>
              </w:rPr>
              <w:t>12</w:t>
            </w:r>
          </w:p>
        </w:tc>
        <w:tc>
          <w:tcPr>
            <w:tcW w:w="1134" w:type="dxa"/>
            <w:shd w:val="clear" w:color="auto" w:fill="auto"/>
          </w:tcPr>
          <w:p w14:paraId="798EC63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7557592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33038B3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2A00FF1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034813F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7F31C98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340E57F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255116D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5833981A" w14:textId="77777777" w:rsidTr="00B82A49">
        <w:trPr>
          <w:jc w:val="center"/>
        </w:trPr>
        <w:tc>
          <w:tcPr>
            <w:tcW w:w="988" w:type="dxa"/>
            <w:shd w:val="clear" w:color="auto" w:fill="auto"/>
            <w:vAlign w:val="center"/>
          </w:tcPr>
          <w:p w14:paraId="6112A015" w14:textId="77777777" w:rsidR="00F715D0" w:rsidRDefault="00F715D0" w:rsidP="00B82A49">
            <w:pPr>
              <w:keepNext/>
              <w:keepLines/>
              <w:jc w:val="center"/>
              <w:rPr>
                <w:rFonts w:ascii="Arial" w:hAnsi="Arial"/>
                <w:sz w:val="18"/>
              </w:rPr>
            </w:pPr>
            <w:r>
              <w:rPr>
                <w:rFonts w:ascii="Arial" w:hAnsi="Arial"/>
                <w:sz w:val="18"/>
              </w:rPr>
              <w:t>13</w:t>
            </w:r>
          </w:p>
        </w:tc>
        <w:tc>
          <w:tcPr>
            <w:tcW w:w="1134" w:type="dxa"/>
            <w:shd w:val="clear" w:color="auto" w:fill="auto"/>
          </w:tcPr>
          <w:p w14:paraId="22941E0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275172B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w:t>
            </w:r>
          </w:p>
        </w:tc>
        <w:tc>
          <w:tcPr>
            <w:tcW w:w="851" w:type="dxa"/>
            <w:shd w:val="clear" w:color="auto" w:fill="auto"/>
            <w:vAlign w:val="center"/>
          </w:tcPr>
          <w:p w14:paraId="7AAAFE2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CE5A51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60FB4BB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23951FC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2AEFC1E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4AEF44E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3162224A" w14:textId="77777777" w:rsidTr="00B82A49">
        <w:trPr>
          <w:jc w:val="center"/>
        </w:trPr>
        <w:tc>
          <w:tcPr>
            <w:tcW w:w="988" w:type="dxa"/>
            <w:shd w:val="clear" w:color="auto" w:fill="auto"/>
            <w:vAlign w:val="center"/>
          </w:tcPr>
          <w:p w14:paraId="4E5F0825" w14:textId="77777777" w:rsidR="00F715D0" w:rsidRDefault="00F715D0" w:rsidP="00B82A49">
            <w:pPr>
              <w:keepNext/>
              <w:keepLines/>
              <w:jc w:val="center"/>
              <w:rPr>
                <w:rFonts w:ascii="Arial" w:hAnsi="Arial"/>
                <w:sz w:val="18"/>
              </w:rPr>
            </w:pPr>
            <w:r>
              <w:rPr>
                <w:rFonts w:ascii="Arial" w:hAnsi="Arial"/>
                <w:sz w:val="18"/>
              </w:rPr>
              <w:t>14</w:t>
            </w:r>
          </w:p>
        </w:tc>
        <w:tc>
          <w:tcPr>
            <w:tcW w:w="1134" w:type="dxa"/>
            <w:shd w:val="clear" w:color="auto" w:fill="auto"/>
          </w:tcPr>
          <w:p w14:paraId="2EC84018"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534FAB9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327695A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A57DA5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675F4D8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4E2E612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6450F91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1170D9D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708E16F5" w14:textId="77777777" w:rsidTr="00B82A49">
        <w:trPr>
          <w:jc w:val="center"/>
        </w:trPr>
        <w:tc>
          <w:tcPr>
            <w:tcW w:w="988" w:type="dxa"/>
            <w:shd w:val="clear" w:color="auto" w:fill="auto"/>
            <w:vAlign w:val="center"/>
          </w:tcPr>
          <w:p w14:paraId="1CCA3D2A" w14:textId="77777777" w:rsidR="00F715D0" w:rsidRDefault="00F715D0" w:rsidP="00B82A49">
            <w:pPr>
              <w:keepNext/>
              <w:keepLines/>
              <w:jc w:val="center"/>
              <w:rPr>
                <w:rFonts w:ascii="Arial" w:hAnsi="Arial"/>
                <w:sz w:val="18"/>
              </w:rPr>
            </w:pPr>
            <w:r>
              <w:rPr>
                <w:rFonts w:ascii="Arial" w:hAnsi="Arial"/>
                <w:sz w:val="18"/>
              </w:rPr>
              <w:lastRenderedPageBreak/>
              <w:t>15</w:t>
            </w:r>
          </w:p>
        </w:tc>
        <w:tc>
          <w:tcPr>
            <w:tcW w:w="1134" w:type="dxa"/>
            <w:shd w:val="clear" w:color="auto" w:fill="auto"/>
          </w:tcPr>
          <w:p w14:paraId="1599244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2F11EEE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8</w:t>
            </w:r>
          </w:p>
        </w:tc>
        <w:tc>
          <w:tcPr>
            <w:tcW w:w="851" w:type="dxa"/>
            <w:shd w:val="clear" w:color="auto" w:fill="auto"/>
            <w:vAlign w:val="center"/>
          </w:tcPr>
          <w:p w14:paraId="5E07848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617378F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25F3B036"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10BBC85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0F022281"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5FF2615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07E7ADCE" w14:textId="77777777" w:rsidTr="00B82A49">
        <w:trPr>
          <w:jc w:val="center"/>
        </w:trPr>
        <w:tc>
          <w:tcPr>
            <w:tcW w:w="988" w:type="dxa"/>
            <w:shd w:val="clear" w:color="auto" w:fill="auto"/>
            <w:vAlign w:val="center"/>
          </w:tcPr>
          <w:p w14:paraId="16139D9B" w14:textId="77777777" w:rsidR="00F715D0" w:rsidRDefault="00F715D0" w:rsidP="00B82A49">
            <w:pPr>
              <w:keepNext/>
              <w:keepLines/>
              <w:jc w:val="center"/>
              <w:rPr>
                <w:rFonts w:ascii="Arial" w:hAnsi="Arial"/>
                <w:sz w:val="18"/>
              </w:rPr>
            </w:pPr>
            <w:r w:rsidRPr="006D005A">
              <w:rPr>
                <w:rFonts w:ascii="Arial" w:hAnsi="Arial"/>
                <w:sz w:val="18"/>
              </w:rPr>
              <w:t>1</w:t>
            </w:r>
            <w:r>
              <w:rPr>
                <w:rFonts w:ascii="Arial" w:hAnsi="Arial"/>
                <w:sz w:val="18"/>
              </w:rPr>
              <w:t>6</w:t>
            </w:r>
          </w:p>
        </w:tc>
        <w:tc>
          <w:tcPr>
            <w:tcW w:w="1134" w:type="dxa"/>
            <w:shd w:val="clear" w:color="auto" w:fill="auto"/>
          </w:tcPr>
          <w:p w14:paraId="09920CA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42FCA8E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71E97DC3"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258A90B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4,9,14,19,24,29,34,39</w:t>
            </w:r>
          </w:p>
        </w:tc>
        <w:tc>
          <w:tcPr>
            <w:tcW w:w="594" w:type="dxa"/>
            <w:shd w:val="clear" w:color="auto" w:fill="auto"/>
            <w:vAlign w:val="center"/>
          </w:tcPr>
          <w:p w14:paraId="4FDF4F8B"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44FB59C4"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79AF9EF9"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6172B070"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r w:rsidR="00F715D0" w:rsidRPr="0077437E" w14:paraId="28DF1772" w14:textId="77777777" w:rsidTr="00B82A49">
        <w:trPr>
          <w:jc w:val="center"/>
        </w:trPr>
        <w:tc>
          <w:tcPr>
            <w:tcW w:w="988" w:type="dxa"/>
            <w:shd w:val="clear" w:color="auto" w:fill="auto"/>
            <w:vAlign w:val="center"/>
          </w:tcPr>
          <w:p w14:paraId="5E0367A4" w14:textId="77777777" w:rsidR="00F715D0" w:rsidRPr="006D005A" w:rsidRDefault="00F715D0" w:rsidP="00B82A49">
            <w:pPr>
              <w:keepNext/>
              <w:keepLines/>
              <w:jc w:val="center"/>
              <w:rPr>
                <w:rFonts w:ascii="Arial" w:hAnsi="Arial"/>
                <w:sz w:val="18"/>
              </w:rPr>
            </w:pPr>
            <w:r>
              <w:rPr>
                <w:rFonts w:ascii="Arial" w:hAnsi="Arial"/>
                <w:sz w:val="18"/>
              </w:rPr>
              <w:t>17</w:t>
            </w:r>
          </w:p>
        </w:tc>
        <w:tc>
          <w:tcPr>
            <w:tcW w:w="1134" w:type="dxa"/>
            <w:shd w:val="clear" w:color="auto" w:fill="auto"/>
          </w:tcPr>
          <w:p w14:paraId="43ABD412"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A3/B3</w:t>
            </w:r>
          </w:p>
        </w:tc>
        <w:tc>
          <w:tcPr>
            <w:tcW w:w="708" w:type="dxa"/>
            <w:shd w:val="clear" w:color="auto" w:fill="auto"/>
            <w:vAlign w:val="center"/>
          </w:tcPr>
          <w:p w14:paraId="31F39A0C"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16</w:t>
            </w:r>
          </w:p>
        </w:tc>
        <w:tc>
          <w:tcPr>
            <w:tcW w:w="851" w:type="dxa"/>
            <w:shd w:val="clear" w:color="auto" w:fill="auto"/>
            <w:vAlign w:val="center"/>
          </w:tcPr>
          <w:p w14:paraId="69697A3A"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2524" w:type="dxa"/>
            <w:shd w:val="clear" w:color="auto" w:fill="auto"/>
            <w:vAlign w:val="center"/>
          </w:tcPr>
          <w:p w14:paraId="0E82E1EF"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3,7,11,15,19,23,27,31,35,39</w:t>
            </w:r>
          </w:p>
        </w:tc>
        <w:tc>
          <w:tcPr>
            <w:tcW w:w="594" w:type="dxa"/>
            <w:shd w:val="clear" w:color="auto" w:fill="auto"/>
            <w:vAlign w:val="center"/>
          </w:tcPr>
          <w:p w14:paraId="4E223FA7"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993" w:type="dxa"/>
            <w:vAlign w:val="center"/>
          </w:tcPr>
          <w:p w14:paraId="12F0BB7E"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1</w:t>
            </w:r>
          </w:p>
        </w:tc>
        <w:tc>
          <w:tcPr>
            <w:tcW w:w="1270" w:type="dxa"/>
          </w:tcPr>
          <w:p w14:paraId="385591BD"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2</w:t>
            </w:r>
          </w:p>
        </w:tc>
        <w:tc>
          <w:tcPr>
            <w:tcW w:w="1270" w:type="dxa"/>
          </w:tcPr>
          <w:p w14:paraId="45C4C5A5" w14:textId="77777777" w:rsidR="00F715D0" w:rsidRPr="000A76E0" w:rsidRDefault="00F715D0" w:rsidP="00B82A49">
            <w:pPr>
              <w:keepNext/>
              <w:keepLines/>
              <w:jc w:val="center"/>
              <w:rPr>
                <w:rFonts w:ascii="Arial" w:hAnsi="Arial"/>
                <w:color w:val="FF0000"/>
                <w:sz w:val="18"/>
                <w:u w:val="single"/>
              </w:rPr>
            </w:pPr>
            <w:r w:rsidRPr="000A76E0">
              <w:rPr>
                <w:rFonts w:ascii="Arial" w:hAnsi="Arial"/>
                <w:color w:val="FF0000"/>
                <w:sz w:val="18"/>
                <w:u w:val="single"/>
              </w:rPr>
              <w:t>6</w:t>
            </w:r>
          </w:p>
        </w:tc>
      </w:tr>
    </w:tbl>
    <w:p w14:paraId="1193355A" w14:textId="77777777" w:rsidR="00F715D0" w:rsidRDefault="00F715D0" w:rsidP="0073485F"/>
    <w:p w14:paraId="5772755E" w14:textId="65BE483A" w:rsidR="00F715D0" w:rsidRPr="00A91CAE" w:rsidRDefault="0073485F" w:rsidP="00B82A49">
      <w:pPr>
        <w:rPr>
          <w:lang w:eastAsia="ja-JP"/>
        </w:rPr>
      </w:pPr>
      <w:r>
        <w:rPr>
          <w:lang w:eastAsia="ja-JP"/>
        </w:rPr>
        <w:t xml:space="preserve">--- </w:t>
      </w:r>
      <w:r w:rsidR="00F715D0" w:rsidRPr="00A91CAE">
        <w:rPr>
          <w:lang w:eastAsia="ja-JP"/>
        </w:rPr>
        <w:t xml:space="preserve">End Text proposal for 38.211, section 6.3.3 </w:t>
      </w:r>
      <w:r>
        <w:rPr>
          <w:lang w:eastAsia="ja-JP"/>
        </w:rPr>
        <w:t>---</w:t>
      </w:r>
    </w:p>
    <w:p w14:paraId="32C29A8F" w14:textId="77777777" w:rsidR="0073485F" w:rsidRDefault="0073485F" w:rsidP="00F715D0">
      <w:pPr>
        <w:rPr>
          <w:szCs w:val="20"/>
          <w:highlight w:val="green"/>
        </w:rPr>
      </w:pPr>
    </w:p>
    <w:p w14:paraId="137C3581" w14:textId="77777777" w:rsidR="0073485F" w:rsidRDefault="0073485F" w:rsidP="00F715D0">
      <w:pPr>
        <w:rPr>
          <w:szCs w:val="20"/>
          <w:highlight w:val="green"/>
        </w:rPr>
      </w:pPr>
    </w:p>
    <w:p w14:paraId="5D0D6F6A" w14:textId="03EF6ED9" w:rsidR="00F715D0" w:rsidRPr="00794720" w:rsidRDefault="00F715D0" w:rsidP="00F715D0">
      <w:pPr>
        <w:rPr>
          <w:szCs w:val="20"/>
        </w:rPr>
      </w:pPr>
      <w:r w:rsidRPr="00794720">
        <w:rPr>
          <w:szCs w:val="20"/>
          <w:highlight w:val="green"/>
        </w:rPr>
        <w:t>Agreements</w:t>
      </w:r>
      <w:r w:rsidRPr="00794720">
        <w:rPr>
          <w:szCs w:val="20"/>
        </w:rPr>
        <w:t>:</w:t>
      </w:r>
    </w:p>
    <w:p w14:paraId="67780E4C" w14:textId="77777777" w:rsidR="00F715D0" w:rsidRPr="00794720" w:rsidRDefault="00F715D0" w:rsidP="000907DF">
      <w:pPr>
        <w:numPr>
          <w:ilvl w:val="0"/>
          <w:numId w:val="198"/>
        </w:numPr>
        <w:rPr>
          <w:szCs w:val="20"/>
        </w:rPr>
      </w:pPr>
      <w:r w:rsidRPr="00794720">
        <w:rPr>
          <w:szCs w:val="20"/>
        </w:rPr>
        <w:t>To adopt the following TP to 6.3.3.1 of 38.211</w:t>
      </w:r>
    </w:p>
    <w:p w14:paraId="03C95CD2" w14:textId="77777777" w:rsidR="00F715D0" w:rsidRPr="00794720" w:rsidRDefault="00F715D0" w:rsidP="00F715D0">
      <w:pPr>
        <w:spacing w:after="180"/>
        <w:rPr>
          <w:szCs w:val="20"/>
        </w:rPr>
      </w:pPr>
      <w:r w:rsidRPr="00794720">
        <w:rPr>
          <w:szCs w:val="20"/>
        </w:rPr>
        <w:t xml:space="preserve">There are 64 preambles defined in each time-frequency PRACH occasion, enumerated in increasing order of first increasing cyclic shift </w:t>
      </w:r>
      <w:r w:rsidRPr="00794720">
        <w:rPr>
          <w:position w:val="-10"/>
          <w:szCs w:val="20"/>
        </w:rPr>
        <w:object w:dxaOrig="279" w:dyaOrig="300" w14:anchorId="780619FE">
          <v:shape id="_x0000_i1072" type="#_x0000_t75" style="width:14.4pt;height:15pt" o:ole="">
            <v:imagedata r:id="rId828" o:title=""/>
          </v:shape>
          <o:OLEObject Type="Embed" ProgID="Equation.3" ShapeID="_x0000_i1072" DrawAspect="Content" ObjectID="_1587928951" r:id="rId829"/>
        </w:object>
      </w:r>
      <w:r w:rsidRPr="00794720">
        <w:rPr>
          <w:szCs w:val="20"/>
        </w:rPr>
        <w:t xml:space="preserve"> of a logical root sequence, and then in increasing order of the logical root sequence index, starting with the index obtained from the higher-layer parameter </w:t>
      </w:r>
      <w:r w:rsidRPr="00794720">
        <w:rPr>
          <w:i/>
          <w:szCs w:val="20"/>
        </w:rPr>
        <w:t>PRACHRootSequenceIndex</w:t>
      </w:r>
      <w:r w:rsidRPr="00794720">
        <w:rPr>
          <w:szCs w:val="20"/>
        </w:rPr>
        <w:t xml:space="preserve">. </w:t>
      </w:r>
      <w:ins w:id="399" w:author="Huawei" w:date="2018-03-26T14:25:00Z">
        <w:r w:rsidRPr="00794720">
          <w:rPr>
            <w:color w:val="FF0000"/>
            <w:szCs w:val="20"/>
            <w:u w:val="single"/>
          </w:rPr>
          <w:t xml:space="preserve">Additional preamble sequences, in case 64 preambles cannot be generated from a single root Zadoff-Chu sequence, are obtained from the root sequences with the consecutive logical indexes until all the 64 sequences are found. The logical root sequence order is cyclic: the logical index 0 is consecutive to 837 when </w:t>
        </w:r>
      </w:ins>
      <w:ins w:id="400" w:author="Huawei" w:date="2018-03-26T14:25:00Z">
        <w:r w:rsidRPr="00794720">
          <w:rPr>
            <w:color w:val="FF0000"/>
            <w:position w:val="-10"/>
            <w:szCs w:val="20"/>
            <w:u w:val="single"/>
          </w:rPr>
          <w:object w:dxaOrig="920" w:dyaOrig="300" w14:anchorId="1D20179E">
            <v:shape id="_x0000_i1073" type="#_x0000_t75" style="width:45.6pt;height:15pt" o:ole="">
              <v:imagedata r:id="rId830" o:title=""/>
            </v:shape>
            <o:OLEObject Type="Embed" ProgID="Equation.3" ShapeID="_x0000_i1073" DrawAspect="Content" ObjectID="_1587928952" r:id="rId831"/>
          </w:object>
        </w:r>
      </w:ins>
      <w:ins w:id="401" w:author="Huawei" w:date="2018-03-26T14:25:00Z">
        <w:r w:rsidRPr="00794720">
          <w:rPr>
            <w:color w:val="FF0000"/>
            <w:szCs w:val="20"/>
            <w:u w:val="single"/>
          </w:rPr>
          <w:t xml:space="preserve"> and is consecutive to 137 when </w:t>
        </w:r>
      </w:ins>
      <w:ins w:id="402" w:author="Huawei" w:date="2018-03-26T14:25:00Z">
        <w:r w:rsidRPr="00794720">
          <w:rPr>
            <w:color w:val="FF0000"/>
            <w:position w:val="-10"/>
            <w:szCs w:val="20"/>
            <w:u w:val="single"/>
          </w:rPr>
          <w:object w:dxaOrig="900" w:dyaOrig="300" w14:anchorId="7336C311">
            <v:shape id="_x0000_i1074" type="#_x0000_t75" style="width:45pt;height:15pt" o:ole="">
              <v:imagedata r:id="rId832" o:title=""/>
            </v:shape>
            <o:OLEObject Type="Embed" ProgID="Equation.3" ShapeID="_x0000_i1074" DrawAspect="Content" ObjectID="_1587928953" r:id="rId833"/>
          </w:object>
        </w:r>
      </w:ins>
      <w:ins w:id="403" w:author="Huawei" w:date="2018-03-26T14:25:00Z">
        <w:r w:rsidRPr="00794720">
          <w:rPr>
            <w:color w:val="FF0000"/>
            <w:szCs w:val="20"/>
            <w:u w:val="single"/>
          </w:rPr>
          <w:t>.</w:t>
        </w:r>
        <w:r w:rsidRPr="00794720">
          <w:rPr>
            <w:color w:val="FF0000"/>
            <w:szCs w:val="20"/>
          </w:rPr>
          <w:t xml:space="preserve"> </w:t>
        </w:r>
      </w:ins>
      <w:r w:rsidRPr="00794720">
        <w:rPr>
          <w:szCs w:val="20"/>
        </w:rPr>
        <w:t xml:space="preserve">The sequence number </w:t>
      </w:r>
      <w:r w:rsidRPr="00794720">
        <w:rPr>
          <w:position w:val="-6"/>
          <w:szCs w:val="20"/>
        </w:rPr>
        <w:object w:dxaOrig="180" w:dyaOrig="200" w14:anchorId="16E645A2">
          <v:shape id="_x0000_i1075" type="#_x0000_t75" style="width:9pt;height:9pt" o:ole="">
            <v:imagedata r:id="rId834" o:title=""/>
          </v:shape>
          <o:OLEObject Type="Embed" ProgID="Equation.3" ShapeID="_x0000_i1075" DrawAspect="Content" ObjectID="_1587928954" r:id="rId835"/>
        </w:object>
      </w:r>
      <w:r w:rsidRPr="00794720">
        <w:rPr>
          <w:szCs w:val="20"/>
        </w:rPr>
        <w:t xml:space="preserve"> is obtained from the logical root sequence index according to Tables 6.3.3.1-3 and 6.3.3.1-4.</w:t>
      </w:r>
    </w:p>
    <w:p w14:paraId="5EFA8448" w14:textId="77777777" w:rsidR="00F715D0" w:rsidRDefault="00F715D0" w:rsidP="0073485F"/>
    <w:p w14:paraId="3BAA26E3" w14:textId="192E47F1" w:rsidR="00F715D0" w:rsidRDefault="00A36203" w:rsidP="00F715D0">
      <w:r>
        <w:t>Friday</w:t>
      </w:r>
    </w:p>
    <w:p w14:paraId="269CFF47" w14:textId="6CC86E8D" w:rsidR="00A36203" w:rsidRDefault="00A36203" w:rsidP="00A36203">
      <w:pPr>
        <w:rPr>
          <w:b/>
        </w:rPr>
      </w:pPr>
      <w:r w:rsidRPr="00A36203">
        <w:rPr>
          <w:b/>
        </w:rPr>
        <w:t>R1-1805738</w:t>
      </w:r>
      <w:r w:rsidRPr="00A36203">
        <w:rPr>
          <w:b/>
        </w:rPr>
        <w:tab/>
        <w:t>Summary of remaining details on PRACH format</w:t>
      </w:r>
      <w:r w:rsidRPr="00A36203">
        <w:rPr>
          <w:b/>
        </w:rPr>
        <w:tab/>
        <w:t>Convida Wireless</w:t>
      </w:r>
    </w:p>
    <w:p w14:paraId="6046097D" w14:textId="77777777" w:rsidR="00A36203" w:rsidRPr="00A36203" w:rsidRDefault="00A36203" w:rsidP="00A36203">
      <w:pPr>
        <w:rPr>
          <w:b/>
        </w:rPr>
      </w:pPr>
    </w:p>
    <w:p w14:paraId="6FFA00B6" w14:textId="77777777" w:rsidR="00A36203" w:rsidRPr="00A36203" w:rsidRDefault="00A36203" w:rsidP="00A36203">
      <w:r w:rsidRPr="00A36203">
        <w:rPr>
          <w:highlight w:val="green"/>
        </w:rPr>
        <w:t>Agreements</w:t>
      </w:r>
      <w:r w:rsidRPr="00A36203">
        <w:t>:</w:t>
      </w:r>
    </w:p>
    <w:p w14:paraId="64FA2F9D" w14:textId="77777777" w:rsidR="00A36203" w:rsidRPr="00A36203" w:rsidRDefault="00A36203" w:rsidP="00367751">
      <w:pPr>
        <w:numPr>
          <w:ilvl w:val="0"/>
          <w:numId w:val="376"/>
        </w:numPr>
        <w:overflowPunct w:val="0"/>
        <w:autoSpaceDE w:val="0"/>
        <w:autoSpaceDN w:val="0"/>
        <w:adjustRightInd w:val="0"/>
        <w:textAlignment w:val="baseline"/>
        <w:rPr>
          <w:rFonts w:ascii="Times New Roman" w:hAnsi="Times New Roman"/>
          <w:szCs w:val="20"/>
        </w:rPr>
      </w:pPr>
      <w:r w:rsidRPr="00A36203">
        <w:rPr>
          <w:rFonts w:ascii="Times New Roman" w:hAnsi="Times New Roman"/>
          <w:szCs w:val="20"/>
        </w:rPr>
        <w:t xml:space="preserve">For both FR1 and FR2, the previous working assumption is replaced with the following </w:t>
      </w:r>
      <w:r w:rsidRPr="00A36203">
        <w:rPr>
          <w:rFonts w:ascii="Times New Roman" w:hAnsi="Times New Roman"/>
          <w:szCs w:val="20"/>
          <w:highlight w:val="darkYellow"/>
        </w:rPr>
        <w:t xml:space="preserve">working assumption </w:t>
      </w:r>
    </w:p>
    <w:p w14:paraId="6D0190A5" w14:textId="77777777" w:rsidR="00A36203" w:rsidRPr="00A36203" w:rsidRDefault="00A36203" w:rsidP="00367751">
      <w:pPr>
        <w:numPr>
          <w:ilvl w:val="1"/>
          <w:numId w:val="376"/>
        </w:numPr>
        <w:overflowPunct w:val="0"/>
        <w:autoSpaceDE w:val="0"/>
        <w:autoSpaceDN w:val="0"/>
        <w:adjustRightInd w:val="0"/>
        <w:textAlignment w:val="baseline"/>
        <w:rPr>
          <w:rFonts w:ascii="Times New Roman" w:hAnsi="Times New Roman"/>
          <w:szCs w:val="20"/>
        </w:rPr>
      </w:pPr>
      <w:r w:rsidRPr="00A36203">
        <w:rPr>
          <w:rFonts w:ascii="Times New Roman" w:hAnsi="Times New Roman"/>
          <w:szCs w:val="20"/>
        </w:rPr>
        <w:t>Note: The value with yellow background is not final</w:t>
      </w:r>
    </w:p>
    <w:p w14:paraId="7016F862" w14:textId="77777777" w:rsidR="00A36203" w:rsidRPr="00A36203" w:rsidRDefault="00A36203" w:rsidP="00367751">
      <w:pPr>
        <w:numPr>
          <w:ilvl w:val="0"/>
          <w:numId w:val="376"/>
        </w:numPr>
        <w:contextualSpacing/>
        <w:rPr>
          <w:rFonts w:ascii="Times New Roman" w:hAnsi="Times New Roman"/>
          <w:color w:val="FF0000"/>
          <w:szCs w:val="20"/>
          <w:u w:val="single"/>
          <w:lang w:eastAsia="x-none"/>
        </w:rPr>
      </w:pPr>
      <w:r w:rsidRPr="00A36203">
        <w:rPr>
          <w:rFonts w:ascii="Times New Roman" w:hAnsi="Times New Roman"/>
          <w:szCs w:val="20"/>
        </w:rPr>
        <w:t xml:space="preserve">For the Semi-static UL/DL configuration in RMSI, only PRACH occasions within the UL part and X part are valid as long as </w:t>
      </w:r>
      <w:r w:rsidRPr="00A36203">
        <w:rPr>
          <w:rFonts w:ascii="Times New Roman" w:hAnsi="Times New Roman"/>
          <w:szCs w:val="20"/>
          <w:lang w:val="sv-SE"/>
        </w:rPr>
        <w:t>it does not precede or collide with an SSB in the RACH slot,</w:t>
      </w:r>
      <w:r w:rsidRPr="00A36203">
        <w:rPr>
          <w:rFonts w:ascii="Times New Roman" w:hAnsi="Times New Roman"/>
          <w:b/>
          <w:i/>
          <w:szCs w:val="20"/>
          <w:lang w:eastAsia="x-none"/>
        </w:rPr>
        <w:t xml:space="preserve"> </w:t>
      </w:r>
      <w:r w:rsidRPr="00A36203">
        <w:rPr>
          <w:rFonts w:ascii="Times New Roman" w:hAnsi="Times New Roman"/>
          <w:color w:val="FF0000"/>
          <w:szCs w:val="20"/>
          <w:u w:val="single"/>
          <w:lang w:eastAsia="x-none"/>
        </w:rPr>
        <w:t xml:space="preserve">and it is </w:t>
      </w:r>
      <w:r w:rsidRPr="00A36203">
        <w:rPr>
          <w:rFonts w:ascii="Times New Roman" w:hAnsi="Times New Roman"/>
          <w:strike/>
          <w:color w:val="FF0000"/>
          <w:szCs w:val="20"/>
          <w:u w:val="single"/>
          <w:lang w:eastAsia="x-none"/>
        </w:rPr>
        <w:t>more than</w:t>
      </w:r>
      <w:r w:rsidRPr="00A36203">
        <w:rPr>
          <w:rFonts w:ascii="Times New Roman" w:hAnsi="Times New Roman"/>
          <w:color w:val="FF0000"/>
          <w:szCs w:val="20"/>
          <w:u w:val="single"/>
          <w:lang w:eastAsia="x-none"/>
        </w:rPr>
        <w:t xml:space="preserve"> </w:t>
      </w:r>
      <w:r w:rsidRPr="00A36203">
        <w:rPr>
          <w:rFonts w:ascii="Times New Roman" w:hAnsi="Times New Roman"/>
          <w:color w:val="0070C0"/>
          <w:szCs w:val="20"/>
          <w:u w:val="single"/>
          <w:lang w:eastAsia="x-none"/>
        </w:rPr>
        <w:t>at least</w:t>
      </w:r>
      <w:r w:rsidRPr="00A36203">
        <w:rPr>
          <w:rFonts w:ascii="Times New Roman" w:hAnsi="Times New Roman"/>
          <w:color w:val="FF0000"/>
          <w:szCs w:val="20"/>
          <w:u w:val="single"/>
          <w:lang w:eastAsia="x-none"/>
        </w:rPr>
        <w:t xml:space="preserve"> N symbols after DL part and/or the last symbol of an SSB.</w:t>
      </w:r>
    </w:p>
    <w:p w14:paraId="3C43BDEA" w14:textId="77777777" w:rsidR="00A36203" w:rsidRPr="00A36203" w:rsidRDefault="00A36203" w:rsidP="00367751">
      <w:pPr>
        <w:numPr>
          <w:ilvl w:val="1"/>
          <w:numId w:val="376"/>
        </w:numPr>
        <w:contextualSpacing/>
        <w:rPr>
          <w:rFonts w:ascii="Times New Roman" w:hAnsi="Times New Roman"/>
          <w:color w:val="FF0000"/>
          <w:szCs w:val="20"/>
          <w:u w:val="single"/>
          <w:lang w:eastAsia="x-none"/>
        </w:rPr>
      </w:pPr>
      <w:r w:rsidRPr="00A36203">
        <w:rPr>
          <w:rFonts w:ascii="Times New Roman" w:hAnsi="Times New Roman"/>
          <w:color w:val="0070C0"/>
          <w:szCs w:val="20"/>
          <w:u w:val="single"/>
          <w:lang w:eastAsia="x-none"/>
        </w:rPr>
        <w:t xml:space="preserve">N = 0 for Msg1 SCS = 1.25kHz, 5kHz </w:t>
      </w:r>
    </w:p>
    <w:p w14:paraId="0DD98CA8" w14:textId="77777777" w:rsidR="00A36203" w:rsidRPr="00A36203" w:rsidRDefault="00A36203" w:rsidP="00367751">
      <w:pPr>
        <w:numPr>
          <w:ilvl w:val="1"/>
          <w:numId w:val="376"/>
        </w:numPr>
        <w:contextualSpacing/>
        <w:rPr>
          <w:rFonts w:ascii="Times New Roman" w:hAnsi="Times New Roman"/>
          <w:color w:val="0070C0"/>
          <w:szCs w:val="20"/>
          <w:u w:val="single"/>
          <w:lang w:eastAsia="x-none"/>
        </w:rPr>
      </w:pPr>
      <w:r w:rsidRPr="00A36203">
        <w:rPr>
          <w:rFonts w:ascii="Times New Roman" w:hAnsi="Times New Roman"/>
          <w:color w:val="0070C0"/>
          <w:szCs w:val="20"/>
          <w:u w:val="single"/>
          <w:lang w:eastAsia="x-none"/>
        </w:rPr>
        <w:t>N = 2 for Msg1 SCS = 15kHz</w:t>
      </w:r>
    </w:p>
    <w:p w14:paraId="6DF5C9EB" w14:textId="77777777" w:rsidR="00A36203" w:rsidRPr="00A36203" w:rsidRDefault="00A36203" w:rsidP="00367751">
      <w:pPr>
        <w:numPr>
          <w:ilvl w:val="1"/>
          <w:numId w:val="376"/>
        </w:numPr>
        <w:contextualSpacing/>
        <w:rPr>
          <w:rFonts w:ascii="Times New Roman" w:hAnsi="Times New Roman"/>
          <w:color w:val="0070C0"/>
          <w:szCs w:val="20"/>
          <w:u w:val="single"/>
          <w:lang w:eastAsia="x-none"/>
        </w:rPr>
      </w:pPr>
      <w:r w:rsidRPr="00A36203">
        <w:rPr>
          <w:rFonts w:ascii="Times New Roman" w:hAnsi="Times New Roman"/>
          <w:color w:val="FF0000"/>
          <w:szCs w:val="20"/>
          <w:u w:val="single"/>
          <w:lang w:eastAsia="x-none"/>
        </w:rPr>
        <w:t xml:space="preserve">N = </w:t>
      </w:r>
      <w:r w:rsidRPr="00A36203">
        <w:rPr>
          <w:rFonts w:ascii="Times New Roman" w:hAnsi="Times New Roman"/>
          <w:color w:val="0070C0"/>
          <w:szCs w:val="20"/>
          <w:u w:val="single"/>
          <w:lang w:eastAsia="x-none"/>
        </w:rPr>
        <w:t>2</w:t>
      </w:r>
      <w:r w:rsidRPr="00A36203">
        <w:rPr>
          <w:rFonts w:ascii="Times New Roman" w:hAnsi="Times New Roman"/>
          <w:color w:val="FF0000"/>
          <w:szCs w:val="20"/>
          <w:u w:val="single"/>
          <w:lang w:eastAsia="x-none"/>
        </w:rPr>
        <w:t xml:space="preserve"> for Msg1 SCS = 30kHz</w:t>
      </w:r>
    </w:p>
    <w:p w14:paraId="095021C1" w14:textId="77777777" w:rsidR="00A36203" w:rsidRPr="00A36203" w:rsidRDefault="00A36203" w:rsidP="00367751">
      <w:pPr>
        <w:numPr>
          <w:ilvl w:val="1"/>
          <w:numId w:val="376"/>
        </w:numPr>
        <w:contextualSpacing/>
        <w:rPr>
          <w:rFonts w:ascii="Times New Roman" w:hAnsi="Times New Roman"/>
          <w:color w:val="FF0000"/>
          <w:szCs w:val="20"/>
          <w:u w:val="single"/>
          <w:lang w:eastAsia="x-none"/>
        </w:rPr>
      </w:pPr>
      <w:r w:rsidRPr="00A36203">
        <w:rPr>
          <w:rFonts w:ascii="Times New Roman" w:hAnsi="Times New Roman"/>
          <w:color w:val="FF0000"/>
          <w:szCs w:val="20"/>
          <w:u w:val="single"/>
          <w:lang w:eastAsia="x-none"/>
        </w:rPr>
        <w:t xml:space="preserve">N = 2 for Msg1 SCS = 60kHz </w:t>
      </w:r>
    </w:p>
    <w:p w14:paraId="622B9372" w14:textId="77777777" w:rsidR="00A36203" w:rsidRPr="00A36203" w:rsidRDefault="00A36203" w:rsidP="00367751">
      <w:pPr>
        <w:numPr>
          <w:ilvl w:val="1"/>
          <w:numId w:val="376"/>
        </w:numPr>
        <w:contextualSpacing/>
        <w:rPr>
          <w:rFonts w:ascii="Times New Roman" w:hAnsi="Times New Roman"/>
          <w:color w:val="FF0000"/>
          <w:szCs w:val="20"/>
          <w:u w:val="single"/>
          <w:lang w:eastAsia="x-none"/>
        </w:rPr>
      </w:pPr>
      <w:r w:rsidRPr="00A36203">
        <w:rPr>
          <w:rFonts w:ascii="Times New Roman" w:hAnsi="Times New Roman"/>
          <w:color w:val="FF0000"/>
          <w:szCs w:val="20"/>
          <w:u w:val="single"/>
          <w:lang w:eastAsia="x-none"/>
        </w:rPr>
        <w:t xml:space="preserve">N = </w:t>
      </w:r>
      <w:r w:rsidRPr="00A36203">
        <w:rPr>
          <w:rFonts w:ascii="Times New Roman" w:hAnsi="Times New Roman"/>
          <w:color w:val="4472C4"/>
          <w:szCs w:val="20"/>
          <w:highlight w:val="yellow"/>
          <w:u w:val="single"/>
          <w:lang w:eastAsia="x-none"/>
        </w:rPr>
        <w:t>2 or 3</w:t>
      </w:r>
      <w:r w:rsidRPr="00A36203">
        <w:rPr>
          <w:rFonts w:ascii="Times New Roman" w:hAnsi="Times New Roman"/>
          <w:color w:val="4472C4"/>
          <w:szCs w:val="20"/>
          <w:u w:val="single"/>
          <w:lang w:eastAsia="x-none"/>
        </w:rPr>
        <w:t xml:space="preserve"> </w:t>
      </w:r>
      <w:r w:rsidRPr="00A36203">
        <w:rPr>
          <w:rFonts w:ascii="Times New Roman" w:hAnsi="Times New Roman"/>
          <w:color w:val="FF0000"/>
          <w:szCs w:val="20"/>
          <w:u w:val="single"/>
          <w:lang w:eastAsia="x-none"/>
        </w:rPr>
        <w:t>for Msg1 SCS = 120kHz</w:t>
      </w:r>
    </w:p>
    <w:p w14:paraId="3CC46E4E" w14:textId="77777777" w:rsidR="00A36203" w:rsidRPr="00A36203" w:rsidRDefault="00A36203" w:rsidP="00367751">
      <w:pPr>
        <w:numPr>
          <w:ilvl w:val="1"/>
          <w:numId w:val="376"/>
        </w:numPr>
        <w:contextualSpacing/>
        <w:rPr>
          <w:rFonts w:ascii="Times New Roman" w:hAnsi="Times New Roman"/>
          <w:color w:val="0070C0"/>
          <w:szCs w:val="20"/>
          <w:u w:val="single"/>
          <w:lang w:eastAsia="x-none"/>
        </w:rPr>
      </w:pPr>
      <w:r w:rsidRPr="00A36203">
        <w:rPr>
          <w:rFonts w:ascii="Times New Roman" w:hAnsi="Times New Roman"/>
          <w:color w:val="0070C0"/>
          <w:szCs w:val="20"/>
          <w:u w:val="single"/>
          <w:lang w:eastAsia="x-none"/>
        </w:rPr>
        <w:t>Note for format B4, N = 0 irrespectively of Msg1 SCS</w:t>
      </w:r>
    </w:p>
    <w:p w14:paraId="56C883C5" w14:textId="77777777" w:rsidR="00A36203" w:rsidRPr="00A36203" w:rsidRDefault="00A36203" w:rsidP="00367751">
      <w:pPr>
        <w:numPr>
          <w:ilvl w:val="0"/>
          <w:numId w:val="376"/>
        </w:numPr>
        <w:overflowPunct w:val="0"/>
        <w:autoSpaceDE w:val="0"/>
        <w:autoSpaceDN w:val="0"/>
        <w:adjustRightInd w:val="0"/>
        <w:spacing w:line="276" w:lineRule="auto"/>
        <w:textAlignment w:val="baseline"/>
        <w:rPr>
          <w:rFonts w:ascii="Times New Roman" w:hAnsi="Times New Roman"/>
          <w:szCs w:val="20"/>
        </w:rPr>
      </w:pPr>
      <w:r w:rsidRPr="00A36203">
        <w:rPr>
          <w:rFonts w:ascii="Times New Roman" w:hAnsi="Times New Roman"/>
          <w:szCs w:val="20"/>
          <w:lang w:val="sv-SE"/>
        </w:rPr>
        <w:t>UE is not expected to receive DL signals during any valid RACH occasion</w:t>
      </w:r>
    </w:p>
    <w:p w14:paraId="657409CF" w14:textId="77777777" w:rsidR="00A36203" w:rsidRPr="00A36203" w:rsidRDefault="00A36203" w:rsidP="00367751">
      <w:pPr>
        <w:numPr>
          <w:ilvl w:val="0"/>
          <w:numId w:val="376"/>
        </w:numPr>
        <w:overflowPunct w:val="0"/>
        <w:autoSpaceDE w:val="0"/>
        <w:autoSpaceDN w:val="0"/>
        <w:adjustRightInd w:val="0"/>
        <w:spacing w:line="276" w:lineRule="auto"/>
        <w:textAlignment w:val="baseline"/>
        <w:rPr>
          <w:rFonts w:ascii="Times New Roman" w:hAnsi="Times New Roman"/>
          <w:szCs w:val="20"/>
        </w:rPr>
      </w:pPr>
      <w:r w:rsidRPr="00A36203">
        <w:rPr>
          <w:rFonts w:ascii="Times New Roman" w:hAnsi="Times New Roman"/>
          <w:color w:val="FF0000"/>
          <w:szCs w:val="20"/>
          <w:u w:val="single"/>
          <w:lang w:val="sv-SE"/>
        </w:rPr>
        <w:t>The SSB to RO association pattern period shall repeat at most every 160 ms</w:t>
      </w:r>
    </w:p>
    <w:p w14:paraId="2FA943F6" w14:textId="77777777" w:rsidR="00A36203" w:rsidRPr="00A36203" w:rsidRDefault="00A36203" w:rsidP="00367751">
      <w:pPr>
        <w:numPr>
          <w:ilvl w:val="1"/>
          <w:numId w:val="376"/>
        </w:numPr>
        <w:shd w:val="clear" w:color="auto" w:fill="FFFFFF"/>
        <w:rPr>
          <w:rFonts w:ascii="Times New Roman" w:hAnsi="Times New Roman"/>
          <w:color w:val="FF0000"/>
          <w:szCs w:val="20"/>
          <w:u w:val="single"/>
          <w:lang w:val="sv-SE"/>
        </w:rPr>
      </w:pPr>
      <w:r w:rsidRPr="00A36203">
        <w:rPr>
          <w:rFonts w:ascii="Times New Roman" w:hAnsi="Times New Roman"/>
          <w:color w:val="FF0000"/>
          <w:szCs w:val="20"/>
          <w:u w:val="single"/>
          <w:lang w:val="sv-SE"/>
        </w:rPr>
        <w:t xml:space="preserve">If there are leftover ROs after an integer number of SSB to RO association period(s) within the SSB to RO association pattern period. Those leftover ROs are invalid. </w:t>
      </w:r>
    </w:p>
    <w:p w14:paraId="0BA0EE37" w14:textId="77777777" w:rsidR="00A36203" w:rsidRPr="00A36203" w:rsidRDefault="00A36203" w:rsidP="00367751">
      <w:pPr>
        <w:numPr>
          <w:ilvl w:val="0"/>
          <w:numId w:val="376"/>
        </w:numPr>
        <w:overflowPunct w:val="0"/>
        <w:autoSpaceDE w:val="0"/>
        <w:autoSpaceDN w:val="0"/>
        <w:adjustRightInd w:val="0"/>
        <w:spacing w:line="276" w:lineRule="auto"/>
        <w:textAlignment w:val="baseline"/>
        <w:rPr>
          <w:rFonts w:ascii="Times New Roman" w:hAnsi="Times New Roman"/>
          <w:szCs w:val="20"/>
        </w:rPr>
      </w:pPr>
      <w:r w:rsidRPr="00A36203">
        <w:rPr>
          <w:rFonts w:ascii="Times New Roman" w:hAnsi="Times New Roman"/>
          <w:szCs w:val="20"/>
          <w:lang w:val="sv-SE"/>
        </w:rPr>
        <w:t>Note: In the UL/DL semi-static configuration, 0 UL slots and 0 UL symbols can be configured</w:t>
      </w:r>
    </w:p>
    <w:p w14:paraId="37DF7026" w14:textId="77777777" w:rsidR="00A36203" w:rsidRPr="00A36203" w:rsidRDefault="00A36203" w:rsidP="00367751">
      <w:pPr>
        <w:numPr>
          <w:ilvl w:val="0"/>
          <w:numId w:val="376"/>
        </w:numPr>
        <w:overflowPunct w:val="0"/>
        <w:autoSpaceDE w:val="0"/>
        <w:autoSpaceDN w:val="0"/>
        <w:adjustRightInd w:val="0"/>
        <w:spacing w:line="276" w:lineRule="auto"/>
        <w:textAlignment w:val="baseline"/>
        <w:rPr>
          <w:rFonts w:ascii="Times New Roman" w:hAnsi="Times New Roman"/>
          <w:strike/>
          <w:color w:val="FF0000"/>
          <w:szCs w:val="20"/>
        </w:rPr>
      </w:pPr>
      <w:r w:rsidRPr="00A36203">
        <w:rPr>
          <w:rFonts w:ascii="Times New Roman" w:hAnsi="Times New Roman"/>
          <w:strike/>
          <w:color w:val="FF0000"/>
          <w:szCs w:val="20"/>
        </w:rPr>
        <w:t>FFS how to handle the gap necessary in between SS/PBCH block or DL part and PRACH tx</w:t>
      </w:r>
    </w:p>
    <w:p w14:paraId="1F8AAC83" w14:textId="77777777" w:rsidR="00A36203" w:rsidRPr="008E74EB" w:rsidRDefault="00A36203" w:rsidP="00F715D0"/>
    <w:p w14:paraId="498FD044" w14:textId="77777777" w:rsidR="00F715D0" w:rsidRDefault="00F715D0" w:rsidP="00FA18EB">
      <w:pPr>
        <w:ind w:left="720" w:hanging="720"/>
        <w:rPr>
          <w:lang w:eastAsia="x-none"/>
        </w:rPr>
      </w:pPr>
    </w:p>
    <w:p w14:paraId="0F51BBB0" w14:textId="3EFF402C" w:rsidR="00254752" w:rsidRPr="00254752" w:rsidRDefault="00603E09" w:rsidP="00254752">
      <w:pPr>
        <w:ind w:left="720" w:hanging="720"/>
        <w:rPr>
          <w:lang w:eastAsia="x-none"/>
        </w:rPr>
      </w:pPr>
      <w:hyperlink r:id="rId836" w:history="1">
        <w:r w:rsidR="00FE4C7E">
          <w:rPr>
            <w:rStyle w:val="Hyperlink"/>
            <w:lang w:eastAsia="x-none"/>
          </w:rPr>
          <w:t>R1-1803609</w:t>
        </w:r>
      </w:hyperlink>
      <w:r w:rsidR="00254752" w:rsidRPr="00254752">
        <w:rPr>
          <w:lang w:eastAsia="x-none"/>
        </w:rPr>
        <w:tab/>
        <w:t>Remaining details of PRACH Resource Configuration</w:t>
      </w:r>
      <w:r w:rsidR="00254752" w:rsidRPr="00254752">
        <w:rPr>
          <w:lang w:eastAsia="x-none"/>
        </w:rPr>
        <w:tab/>
        <w:t>ZTE, Sanechips</w:t>
      </w:r>
    </w:p>
    <w:p w14:paraId="4D9A1A2A" w14:textId="4F2B6CF7" w:rsidR="00254752" w:rsidRPr="00254752" w:rsidRDefault="00603E09" w:rsidP="00254752">
      <w:pPr>
        <w:ind w:left="720" w:hanging="720"/>
        <w:rPr>
          <w:lang w:eastAsia="x-none"/>
        </w:rPr>
      </w:pPr>
      <w:hyperlink r:id="rId837" w:history="1">
        <w:r w:rsidR="00FE4C7E">
          <w:rPr>
            <w:rStyle w:val="Hyperlink"/>
            <w:lang w:eastAsia="x-none"/>
          </w:rPr>
          <w:t>R1-1803628</w:t>
        </w:r>
      </w:hyperlink>
      <w:r w:rsidR="00254752" w:rsidRPr="00254752">
        <w:rPr>
          <w:lang w:eastAsia="x-none"/>
        </w:rPr>
        <w:tab/>
        <w:t>Remaining details of RACH Preambles</w:t>
      </w:r>
      <w:r w:rsidR="00254752" w:rsidRPr="00254752">
        <w:rPr>
          <w:lang w:eastAsia="x-none"/>
        </w:rPr>
        <w:tab/>
        <w:t>Huawei, HiSilicon</w:t>
      </w:r>
    </w:p>
    <w:p w14:paraId="2BEAA52F" w14:textId="028B0C4B" w:rsidR="00254752" w:rsidRPr="00254752" w:rsidRDefault="00603E09" w:rsidP="00254752">
      <w:pPr>
        <w:ind w:left="720" w:hanging="720"/>
        <w:rPr>
          <w:lang w:eastAsia="x-none"/>
        </w:rPr>
      </w:pPr>
      <w:hyperlink r:id="rId838" w:history="1">
        <w:r w:rsidR="00FE4C7E">
          <w:rPr>
            <w:rStyle w:val="Hyperlink"/>
            <w:lang w:eastAsia="x-none"/>
          </w:rPr>
          <w:t>R1-1803732</w:t>
        </w:r>
      </w:hyperlink>
      <w:r w:rsidR="00254752" w:rsidRPr="00254752">
        <w:rPr>
          <w:lang w:eastAsia="x-none"/>
        </w:rPr>
        <w:tab/>
        <w:t>Further details on NR RACH format</w:t>
      </w:r>
      <w:r w:rsidR="00254752" w:rsidRPr="00254752">
        <w:rPr>
          <w:lang w:eastAsia="x-none"/>
        </w:rPr>
        <w:tab/>
        <w:t>CATT</w:t>
      </w:r>
    </w:p>
    <w:p w14:paraId="63CFD370" w14:textId="7F997388" w:rsidR="00254752" w:rsidRPr="00254752" w:rsidRDefault="00603E09" w:rsidP="00254752">
      <w:pPr>
        <w:ind w:left="720" w:hanging="720"/>
        <w:rPr>
          <w:lang w:eastAsia="x-none"/>
        </w:rPr>
      </w:pPr>
      <w:hyperlink r:id="rId839" w:history="1">
        <w:r w:rsidR="00FE4C7E">
          <w:rPr>
            <w:rStyle w:val="Hyperlink"/>
            <w:lang w:eastAsia="x-none"/>
          </w:rPr>
          <w:t>R1-1804091</w:t>
        </w:r>
      </w:hyperlink>
      <w:r w:rsidR="00254752" w:rsidRPr="00254752">
        <w:rPr>
          <w:lang w:eastAsia="x-none"/>
        </w:rPr>
        <w:tab/>
        <w:t>Discussion on remaining issues for PRACH configuration table</w:t>
      </w:r>
      <w:r w:rsidR="00254752" w:rsidRPr="00254752">
        <w:rPr>
          <w:lang w:eastAsia="x-none"/>
        </w:rPr>
        <w:tab/>
        <w:t>CMCC</w:t>
      </w:r>
    </w:p>
    <w:p w14:paraId="36EF67F3" w14:textId="12180AC8" w:rsidR="00254752" w:rsidRPr="00254752" w:rsidRDefault="00603E09" w:rsidP="00254752">
      <w:pPr>
        <w:ind w:left="720" w:hanging="720"/>
        <w:rPr>
          <w:lang w:eastAsia="x-none"/>
        </w:rPr>
      </w:pPr>
      <w:hyperlink r:id="rId840" w:history="1">
        <w:r w:rsidR="00FE4C7E">
          <w:rPr>
            <w:rStyle w:val="Hyperlink"/>
            <w:lang w:eastAsia="x-none"/>
          </w:rPr>
          <w:t>R1-1804348</w:t>
        </w:r>
      </w:hyperlink>
      <w:r w:rsidR="00254752" w:rsidRPr="00254752">
        <w:rPr>
          <w:lang w:eastAsia="x-none"/>
        </w:rPr>
        <w:tab/>
        <w:t>Corrections on PRACH Formats</w:t>
      </w:r>
      <w:r w:rsidR="00254752" w:rsidRPr="00254752">
        <w:rPr>
          <w:lang w:eastAsia="x-none"/>
        </w:rPr>
        <w:tab/>
        <w:t>Samsung</w:t>
      </w:r>
    </w:p>
    <w:p w14:paraId="19739D36" w14:textId="640E19B2" w:rsidR="00254752" w:rsidRPr="00254752" w:rsidRDefault="00603E09" w:rsidP="00254752">
      <w:pPr>
        <w:ind w:left="720" w:hanging="720"/>
        <w:rPr>
          <w:lang w:eastAsia="x-none"/>
        </w:rPr>
      </w:pPr>
      <w:hyperlink r:id="rId841" w:history="1">
        <w:r w:rsidR="00FE4C7E">
          <w:rPr>
            <w:rStyle w:val="Hyperlink"/>
            <w:lang w:eastAsia="x-none"/>
          </w:rPr>
          <w:t>R1-1804456</w:t>
        </w:r>
      </w:hyperlink>
      <w:r w:rsidR="00254752" w:rsidRPr="00254752">
        <w:rPr>
          <w:lang w:eastAsia="x-none"/>
        </w:rPr>
        <w:tab/>
        <w:t>Remaining details on PRACH formats</w:t>
      </w:r>
      <w:r w:rsidR="00254752" w:rsidRPr="00254752">
        <w:rPr>
          <w:lang w:eastAsia="x-none"/>
        </w:rPr>
        <w:tab/>
        <w:t>Nokia, Nokia Shanghai Bell</w:t>
      </w:r>
    </w:p>
    <w:p w14:paraId="0362E27C" w14:textId="5CE737E1" w:rsidR="00254752" w:rsidRPr="00254752" w:rsidRDefault="00603E09" w:rsidP="00254752">
      <w:pPr>
        <w:ind w:left="720" w:hanging="720"/>
        <w:rPr>
          <w:lang w:eastAsia="x-none"/>
        </w:rPr>
      </w:pPr>
      <w:hyperlink r:id="rId842" w:history="1">
        <w:r w:rsidR="00FE4C7E">
          <w:rPr>
            <w:rStyle w:val="Hyperlink"/>
            <w:lang w:eastAsia="x-none"/>
          </w:rPr>
          <w:t>R1-1804538</w:t>
        </w:r>
      </w:hyperlink>
      <w:r w:rsidR="00254752" w:rsidRPr="00254752">
        <w:rPr>
          <w:lang w:eastAsia="x-none"/>
        </w:rPr>
        <w:tab/>
        <w:t>Discussion on PRACH preamble format details</w:t>
      </w:r>
      <w:r w:rsidR="00254752" w:rsidRPr="00254752">
        <w:rPr>
          <w:lang w:eastAsia="x-none"/>
        </w:rPr>
        <w:tab/>
        <w:t>LG Electronics</w:t>
      </w:r>
    </w:p>
    <w:p w14:paraId="03975590" w14:textId="19A230B1" w:rsidR="00254752" w:rsidRPr="00254752" w:rsidRDefault="00603E09" w:rsidP="00254752">
      <w:pPr>
        <w:ind w:left="720" w:hanging="720"/>
        <w:rPr>
          <w:lang w:eastAsia="x-none"/>
        </w:rPr>
      </w:pPr>
      <w:hyperlink r:id="rId843" w:history="1">
        <w:r w:rsidR="00FE4C7E">
          <w:rPr>
            <w:rStyle w:val="Hyperlink"/>
            <w:lang w:eastAsia="x-none"/>
          </w:rPr>
          <w:t>R1-1804706</w:t>
        </w:r>
      </w:hyperlink>
      <w:r w:rsidR="00254752" w:rsidRPr="00254752">
        <w:rPr>
          <w:lang w:eastAsia="x-none"/>
        </w:rPr>
        <w:tab/>
        <w:t>NR PRACH formats</w:t>
      </w:r>
      <w:r w:rsidR="00254752" w:rsidRPr="00254752">
        <w:rPr>
          <w:lang w:eastAsia="x-none"/>
        </w:rPr>
        <w:tab/>
        <w:t>Intel Corporation</w:t>
      </w:r>
    </w:p>
    <w:p w14:paraId="5FBA36B9" w14:textId="799CAC85" w:rsidR="00254752" w:rsidRPr="00254752" w:rsidRDefault="00603E09" w:rsidP="00254752">
      <w:pPr>
        <w:ind w:left="720" w:hanging="720"/>
        <w:rPr>
          <w:lang w:eastAsia="x-none"/>
        </w:rPr>
      </w:pPr>
      <w:hyperlink r:id="rId844" w:history="1">
        <w:r w:rsidR="00FE4C7E">
          <w:rPr>
            <w:rStyle w:val="Hyperlink"/>
            <w:lang w:eastAsia="x-none"/>
          </w:rPr>
          <w:t>R1-1804778</w:t>
        </w:r>
      </w:hyperlink>
      <w:r w:rsidR="00254752" w:rsidRPr="00254752">
        <w:rPr>
          <w:lang w:eastAsia="x-none"/>
        </w:rPr>
        <w:tab/>
        <w:t>Remaining details on PRACH formats</w:t>
      </w:r>
      <w:r w:rsidR="00254752" w:rsidRPr="00254752">
        <w:rPr>
          <w:lang w:eastAsia="x-none"/>
        </w:rPr>
        <w:tab/>
        <w:t>Qualcomm Incorporated</w:t>
      </w:r>
    </w:p>
    <w:p w14:paraId="05D24701" w14:textId="6F894A65" w:rsidR="00254752" w:rsidRPr="00254752" w:rsidRDefault="00603E09" w:rsidP="00254752">
      <w:pPr>
        <w:ind w:left="720" w:hanging="720"/>
        <w:rPr>
          <w:lang w:eastAsia="x-none"/>
        </w:rPr>
      </w:pPr>
      <w:hyperlink r:id="rId845" w:history="1">
        <w:r w:rsidR="00FE4C7E">
          <w:rPr>
            <w:rStyle w:val="Hyperlink"/>
            <w:lang w:eastAsia="x-none"/>
          </w:rPr>
          <w:t>R1-1804842</w:t>
        </w:r>
      </w:hyperlink>
      <w:r w:rsidR="00254752" w:rsidRPr="00254752">
        <w:rPr>
          <w:lang w:eastAsia="x-none"/>
        </w:rPr>
        <w:tab/>
        <w:t xml:space="preserve">Remaining Details for Physical Random Access Channel </w:t>
      </w:r>
      <w:r w:rsidR="00254752" w:rsidRPr="00254752">
        <w:rPr>
          <w:lang w:eastAsia="x-none"/>
        </w:rPr>
        <w:tab/>
        <w:t>InterDigital, Inc.</w:t>
      </w:r>
    </w:p>
    <w:p w14:paraId="6EFAA523" w14:textId="5862553C" w:rsidR="00254752" w:rsidRPr="00254752" w:rsidRDefault="00603E09" w:rsidP="00254752">
      <w:pPr>
        <w:ind w:left="720" w:hanging="720"/>
        <w:rPr>
          <w:lang w:eastAsia="x-none"/>
        </w:rPr>
      </w:pPr>
      <w:hyperlink r:id="rId846" w:history="1">
        <w:r w:rsidR="00FE4C7E">
          <w:rPr>
            <w:rStyle w:val="Hyperlink"/>
            <w:lang w:eastAsia="x-none"/>
          </w:rPr>
          <w:t>R1-1805035</w:t>
        </w:r>
      </w:hyperlink>
      <w:r w:rsidR="00254752" w:rsidRPr="00254752">
        <w:rPr>
          <w:lang w:eastAsia="x-none"/>
        </w:rPr>
        <w:tab/>
        <w:t>Remaining issues on PRACH formats</w:t>
      </w:r>
      <w:r w:rsidR="00254752" w:rsidRPr="00254752">
        <w:rPr>
          <w:lang w:eastAsia="x-none"/>
        </w:rPr>
        <w:tab/>
        <w:t>NTT DOCOMO, INC.</w:t>
      </w:r>
    </w:p>
    <w:p w14:paraId="209E1D43" w14:textId="1B0718C2" w:rsidR="00254752" w:rsidRPr="00254752" w:rsidRDefault="00603E09" w:rsidP="00254752">
      <w:pPr>
        <w:ind w:left="720" w:hanging="720"/>
        <w:rPr>
          <w:lang w:eastAsia="x-none"/>
        </w:rPr>
      </w:pPr>
      <w:hyperlink r:id="rId847" w:history="1">
        <w:r w:rsidR="00FE4C7E">
          <w:rPr>
            <w:rStyle w:val="Hyperlink"/>
            <w:lang w:eastAsia="x-none"/>
          </w:rPr>
          <w:t>R1-1805220</w:t>
        </w:r>
      </w:hyperlink>
      <w:r w:rsidR="00254752" w:rsidRPr="00254752">
        <w:rPr>
          <w:lang w:eastAsia="x-none"/>
        </w:rPr>
        <w:tab/>
        <w:t>Remaining details of RACH configurations</w:t>
      </w:r>
      <w:r w:rsidR="00254752" w:rsidRPr="00254752">
        <w:rPr>
          <w:lang w:eastAsia="x-none"/>
        </w:rPr>
        <w:tab/>
        <w:t>Ericsson</w:t>
      </w:r>
    </w:p>
    <w:p w14:paraId="6CD55C64" w14:textId="2EC0D7F3" w:rsidR="00254752" w:rsidRDefault="00254752" w:rsidP="00466ED9">
      <w:pPr>
        <w:pStyle w:val="Heading5"/>
      </w:pPr>
      <w:bookmarkStart w:id="404" w:name="_Toc514184647"/>
      <w:r w:rsidRPr="00254752">
        <w:t>RACH procedure</w:t>
      </w:r>
      <w:bookmarkEnd w:id="404"/>
    </w:p>
    <w:p w14:paraId="30A6C5BF" w14:textId="4BD8FACC" w:rsidR="00466ED9" w:rsidRPr="00466ED9" w:rsidRDefault="00603E09" w:rsidP="00466ED9">
      <w:pPr>
        <w:rPr>
          <w:b/>
        </w:rPr>
      </w:pPr>
      <w:hyperlink r:id="rId848" w:history="1">
        <w:r w:rsidR="00FE4C7E">
          <w:rPr>
            <w:rStyle w:val="Hyperlink"/>
            <w:b/>
          </w:rPr>
          <w:t>R1-1805566</w:t>
        </w:r>
      </w:hyperlink>
      <w:r w:rsidR="00466ED9" w:rsidRPr="00466ED9">
        <w:rPr>
          <w:b/>
        </w:rPr>
        <w:tab/>
        <w:t>Summary of remaining details on RACH procedure</w:t>
      </w:r>
      <w:r w:rsidR="00466ED9" w:rsidRPr="00466ED9">
        <w:rPr>
          <w:b/>
        </w:rPr>
        <w:tab/>
        <w:t>Qualcomm</w:t>
      </w:r>
    </w:p>
    <w:p w14:paraId="226698A6" w14:textId="77777777" w:rsidR="00466ED9" w:rsidRDefault="00466ED9" w:rsidP="00466ED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09FEC17" w14:textId="2526BD45" w:rsidR="00466ED9" w:rsidRDefault="00466ED9" w:rsidP="00466ED9"/>
    <w:p w14:paraId="2C696CCF" w14:textId="77777777" w:rsidR="00EC35CF" w:rsidRPr="00EC35CF" w:rsidRDefault="00EC35CF" w:rsidP="00EC35CF">
      <w:pPr>
        <w:ind w:left="720" w:hanging="720"/>
        <w:rPr>
          <w:szCs w:val="20"/>
          <w:lang w:eastAsia="x-none"/>
        </w:rPr>
      </w:pPr>
      <w:r w:rsidRPr="00EC35CF">
        <w:rPr>
          <w:szCs w:val="20"/>
          <w:highlight w:val="green"/>
          <w:lang w:eastAsia="x-none"/>
        </w:rPr>
        <w:t>Agreements</w:t>
      </w:r>
      <w:r w:rsidRPr="00EC35CF">
        <w:rPr>
          <w:szCs w:val="20"/>
          <w:lang w:eastAsia="x-none"/>
        </w:rPr>
        <w:t>:</w:t>
      </w:r>
    </w:p>
    <w:p w14:paraId="638009A7" w14:textId="77777777" w:rsidR="00EC35CF" w:rsidRPr="00EC35CF" w:rsidRDefault="00EC35CF" w:rsidP="0099597B">
      <w:pPr>
        <w:numPr>
          <w:ilvl w:val="0"/>
          <w:numId w:val="64"/>
        </w:numPr>
        <w:rPr>
          <w:szCs w:val="20"/>
          <w:lang w:eastAsia="x-none"/>
        </w:rPr>
      </w:pPr>
      <w:r w:rsidRPr="00EC35CF">
        <w:rPr>
          <w:szCs w:val="20"/>
          <w:lang w:eastAsia="x-none"/>
        </w:rPr>
        <w:t>Confirm the following working assumption:</w:t>
      </w:r>
    </w:p>
    <w:p w14:paraId="41FF3E4F" w14:textId="77777777" w:rsidR="00EC35CF" w:rsidRPr="00EC35CF" w:rsidRDefault="00EC35CF" w:rsidP="0099597B">
      <w:pPr>
        <w:numPr>
          <w:ilvl w:val="1"/>
          <w:numId w:val="64"/>
        </w:numPr>
        <w:rPr>
          <w:szCs w:val="20"/>
        </w:rPr>
      </w:pPr>
      <w:r w:rsidRPr="00EC35CF">
        <w:rPr>
          <w:szCs w:val="20"/>
        </w:rPr>
        <w:lastRenderedPageBreak/>
        <w:t>Minimum time gap between the end of PDSCH for Msg4 and the start of HARQ-ACK equals to the duration of N1 + L2.</w:t>
      </w:r>
    </w:p>
    <w:p w14:paraId="78063317" w14:textId="77777777" w:rsidR="00EC35CF" w:rsidRPr="00EC35CF" w:rsidRDefault="00EC35CF" w:rsidP="0099597B">
      <w:pPr>
        <w:numPr>
          <w:ilvl w:val="2"/>
          <w:numId w:val="64"/>
        </w:numPr>
        <w:jc w:val="both"/>
        <w:rPr>
          <w:szCs w:val="20"/>
          <w:lang w:eastAsia="x-none"/>
        </w:rPr>
      </w:pPr>
      <w:r w:rsidRPr="00EC35CF">
        <w:rPr>
          <w:szCs w:val="20"/>
          <w:lang w:eastAsia="x-none"/>
        </w:rPr>
        <w:t>N1 refers to the UE processing time value determined in the HARQ/scheduling session with front loaded plus additional DMRS and UE capability #1</w:t>
      </w:r>
    </w:p>
    <w:p w14:paraId="20E2E3C2" w14:textId="77777777" w:rsidR="00EC35CF" w:rsidRPr="00EC35CF" w:rsidRDefault="00EC35CF" w:rsidP="0099597B">
      <w:pPr>
        <w:numPr>
          <w:ilvl w:val="2"/>
          <w:numId w:val="64"/>
        </w:numPr>
        <w:jc w:val="both"/>
        <w:rPr>
          <w:szCs w:val="20"/>
          <w:lang w:eastAsia="x-none"/>
        </w:rPr>
      </w:pPr>
      <w:r w:rsidRPr="00EC35CF">
        <w:rPr>
          <w:szCs w:val="20"/>
          <w:lang w:eastAsia="x-none"/>
        </w:rPr>
        <w:t>L2=500 usec refers to the MAC layer processing time</w:t>
      </w:r>
    </w:p>
    <w:p w14:paraId="3B483A41" w14:textId="77777777" w:rsidR="00EC35CF" w:rsidRPr="00EC35CF" w:rsidRDefault="00EC35CF" w:rsidP="0099597B">
      <w:pPr>
        <w:numPr>
          <w:ilvl w:val="2"/>
          <w:numId w:val="64"/>
        </w:numPr>
        <w:jc w:val="both"/>
        <w:rPr>
          <w:szCs w:val="20"/>
          <w:lang w:eastAsia="x-none"/>
        </w:rPr>
      </w:pPr>
      <w:r w:rsidRPr="00EC35CF">
        <w:rPr>
          <w:szCs w:val="20"/>
          <w:lang w:eastAsia="x-none"/>
        </w:rPr>
        <w:t xml:space="preserve">Note: the reason for working assumption is due to potential concern over satisfying ITU requirement (to be checked) </w:t>
      </w:r>
    </w:p>
    <w:p w14:paraId="5CEFB2F7" w14:textId="77777777" w:rsidR="00EC35CF" w:rsidRPr="00EC35CF" w:rsidRDefault="00EC35CF" w:rsidP="00EC35CF"/>
    <w:p w14:paraId="72B1A863" w14:textId="1186A8F1" w:rsidR="00EC35CF" w:rsidRPr="00EC35CF" w:rsidRDefault="00EC35CF" w:rsidP="00EC35CF">
      <w:pPr>
        <w:rPr>
          <w:szCs w:val="20"/>
        </w:rPr>
      </w:pPr>
      <w:r w:rsidRPr="00EC35CF">
        <w:rPr>
          <w:szCs w:val="20"/>
          <w:highlight w:val="green"/>
        </w:rPr>
        <w:t>Agreement</w:t>
      </w:r>
      <w:r w:rsidRPr="00EC35CF">
        <w:rPr>
          <w:szCs w:val="20"/>
        </w:rPr>
        <w:t>:</w:t>
      </w:r>
    </w:p>
    <w:p w14:paraId="2495C511" w14:textId="77777777" w:rsidR="00EC35CF" w:rsidRPr="00EC35CF" w:rsidRDefault="00EC35CF" w:rsidP="0099597B">
      <w:pPr>
        <w:pStyle w:val="ListParagraph"/>
        <w:numPr>
          <w:ilvl w:val="0"/>
          <w:numId w:val="52"/>
        </w:numPr>
      </w:pPr>
      <w:r w:rsidRPr="00EC35CF">
        <w:t xml:space="preserve">For the parameter </w:t>
      </w:r>
      <w:r w:rsidRPr="00EC35CF">
        <w:sym w:font="Symbol" w:char="F044"/>
      </w:r>
      <w:r w:rsidRPr="00EC35CF">
        <w:rPr>
          <w:vertAlign w:val="subscript"/>
        </w:rPr>
        <w:t>new</w:t>
      </w:r>
      <w:r w:rsidRPr="00EC35CF">
        <w:t xml:space="preserve">, </w:t>
      </w:r>
      <w:r w:rsidRPr="00EC35CF">
        <w:sym w:font="Symbol" w:char="F044"/>
      </w:r>
      <w:r w:rsidRPr="00EC35CF">
        <w:rPr>
          <w:vertAlign w:val="subscript"/>
        </w:rPr>
        <w:t>new</w:t>
      </w:r>
      <w:r w:rsidRPr="00EC35CF">
        <w:t xml:space="preserve"> =250us</w:t>
      </w:r>
    </w:p>
    <w:p w14:paraId="20B5F49F" w14:textId="54062982" w:rsidR="00EC35CF" w:rsidRPr="00EC6AFD" w:rsidRDefault="00EC6AFD" w:rsidP="00EC6AFD">
      <w:pPr>
        <w:pBdr>
          <w:top w:val="single" w:sz="4" w:space="1" w:color="auto"/>
        </w:pBdr>
        <w:ind w:left="720" w:hanging="720"/>
        <w:rPr>
          <w:b/>
        </w:rPr>
      </w:pPr>
      <w:r w:rsidRPr="00EC6AFD">
        <w:rPr>
          <w:b/>
        </w:rPr>
        <w:t>Thursday</w:t>
      </w:r>
    </w:p>
    <w:p w14:paraId="73403683" w14:textId="08E6AA4B" w:rsidR="00EC35CF" w:rsidRPr="00EC6AFD" w:rsidRDefault="00EC35CF" w:rsidP="00EC35CF">
      <w:pPr>
        <w:ind w:left="720" w:hanging="720"/>
        <w:rPr>
          <w:b/>
          <w:strike/>
          <w:szCs w:val="20"/>
        </w:rPr>
      </w:pPr>
      <w:r w:rsidRPr="00EC6AFD">
        <w:rPr>
          <w:strike/>
        </w:rPr>
        <w:t>Proposals:</w:t>
      </w:r>
      <w:r w:rsidR="00786EEF" w:rsidRPr="00EC6AFD">
        <w:rPr>
          <w:strike/>
        </w:rPr>
        <w:t xml:space="preserve"> </w:t>
      </w:r>
      <w:bookmarkStart w:id="405" w:name="_Hlk511418888"/>
      <w:r w:rsidRPr="00EC6AFD">
        <w:rPr>
          <w:strike/>
          <w:szCs w:val="20"/>
        </w:rPr>
        <w:t>Update the previous agreements as follows:</w:t>
      </w:r>
    </w:p>
    <w:p w14:paraId="01782845" w14:textId="77777777" w:rsidR="00EC35CF" w:rsidRPr="00EC6AFD" w:rsidRDefault="00EC35CF" w:rsidP="0099597B">
      <w:pPr>
        <w:numPr>
          <w:ilvl w:val="0"/>
          <w:numId w:val="63"/>
        </w:numPr>
        <w:jc w:val="both"/>
        <w:rPr>
          <w:strike/>
          <w:szCs w:val="20"/>
        </w:rPr>
      </w:pPr>
      <w:r w:rsidRPr="00EC6AFD">
        <w:rPr>
          <w:strike/>
          <w:szCs w:val="20"/>
        </w:rPr>
        <w:t xml:space="preserve">If a received Msg2 does not contain a response to the transmitted preamble sequence, the UE shall, if requested by higher layers, be ready to transmit a new preamble sequence </w:t>
      </w:r>
      <w:r w:rsidRPr="00EC6AFD">
        <w:rPr>
          <w:strike/>
          <w:color w:val="FF0000"/>
          <w:szCs w:val="20"/>
        </w:rPr>
        <w:t>after</w:t>
      </w:r>
      <w:r w:rsidRPr="00EC6AFD">
        <w:rPr>
          <w:strike/>
          <w:szCs w:val="20"/>
        </w:rPr>
        <w:t xml:space="preserve"> </w:t>
      </w:r>
      <w:r w:rsidRPr="00EC6AFD">
        <w:rPr>
          <w:strike/>
          <w:color w:val="FF0000"/>
          <w:szCs w:val="20"/>
          <w:u w:val="single"/>
        </w:rPr>
        <w:t>no later than</w:t>
      </w:r>
      <w:r w:rsidRPr="00EC6AFD">
        <w:rPr>
          <w:strike/>
          <w:szCs w:val="20"/>
        </w:rPr>
        <w:t xml:space="preserve"> the duration of N1 + </w:t>
      </w:r>
      <w:r w:rsidRPr="00EC6AFD">
        <w:rPr>
          <w:strike/>
          <w:szCs w:val="20"/>
        </w:rPr>
        <w:sym w:font="Symbol" w:char="F044"/>
      </w:r>
      <w:r w:rsidRPr="00EC6AFD">
        <w:rPr>
          <w:strike/>
          <w:szCs w:val="20"/>
          <w:vertAlign w:val="subscript"/>
        </w:rPr>
        <w:t>new</w:t>
      </w:r>
      <w:r w:rsidRPr="00EC6AFD">
        <w:rPr>
          <w:strike/>
          <w:szCs w:val="20"/>
        </w:rPr>
        <w:t xml:space="preserve"> + L2.</w:t>
      </w:r>
    </w:p>
    <w:p w14:paraId="79AD8919" w14:textId="77777777" w:rsidR="00EC35CF" w:rsidRPr="00EC6AFD" w:rsidRDefault="00EC35CF" w:rsidP="0099597B">
      <w:pPr>
        <w:numPr>
          <w:ilvl w:val="1"/>
          <w:numId w:val="63"/>
        </w:numPr>
        <w:contextualSpacing/>
        <w:jc w:val="both"/>
        <w:rPr>
          <w:i/>
          <w:strike/>
          <w:szCs w:val="20"/>
          <w:lang w:eastAsia="x-none"/>
        </w:rPr>
      </w:pPr>
      <w:r w:rsidRPr="00EC6AFD">
        <w:rPr>
          <w:strike/>
          <w:szCs w:val="20"/>
          <w:lang w:eastAsia="x-none"/>
        </w:rPr>
        <w:t>N1 refers to the UE processing time value determined in the HARQ/scheduling session with front loaded plus additional DMRS and UE capability #1</w:t>
      </w:r>
    </w:p>
    <w:p w14:paraId="11718078" w14:textId="77777777" w:rsidR="00EC35CF" w:rsidRPr="00EC6AFD" w:rsidRDefault="00EC35CF" w:rsidP="0099597B">
      <w:pPr>
        <w:numPr>
          <w:ilvl w:val="1"/>
          <w:numId w:val="63"/>
        </w:numPr>
        <w:jc w:val="both"/>
        <w:rPr>
          <w:strike/>
          <w:color w:val="FF0000"/>
          <w:szCs w:val="20"/>
          <w:lang w:eastAsia="x-none"/>
        </w:rPr>
      </w:pPr>
      <w:r w:rsidRPr="00EC6AFD">
        <w:rPr>
          <w:strike/>
          <w:szCs w:val="20"/>
          <w:lang w:eastAsia="x-none"/>
        </w:rPr>
        <w:sym w:font="Symbol" w:char="F044"/>
      </w:r>
      <w:r w:rsidRPr="00EC6AFD">
        <w:rPr>
          <w:strike/>
          <w:szCs w:val="20"/>
          <w:vertAlign w:val="subscript"/>
          <w:lang w:eastAsia="x-none"/>
        </w:rPr>
        <w:t>new</w:t>
      </w:r>
      <w:r w:rsidRPr="00EC6AFD">
        <w:rPr>
          <w:strike/>
          <w:szCs w:val="20"/>
          <w:lang w:eastAsia="x-none"/>
        </w:rPr>
        <w:t>&gt;=0, FFS</w:t>
      </w:r>
    </w:p>
    <w:p w14:paraId="4A5A2853" w14:textId="77777777" w:rsidR="00EC35CF" w:rsidRPr="00EC6AFD" w:rsidRDefault="00EC35CF" w:rsidP="0099597B">
      <w:pPr>
        <w:numPr>
          <w:ilvl w:val="1"/>
          <w:numId w:val="63"/>
        </w:numPr>
        <w:jc w:val="both"/>
        <w:rPr>
          <w:strike/>
          <w:szCs w:val="20"/>
          <w:lang w:eastAsia="x-none"/>
        </w:rPr>
      </w:pPr>
      <w:r w:rsidRPr="00EC6AFD">
        <w:rPr>
          <w:strike/>
          <w:szCs w:val="20"/>
          <w:lang w:eastAsia="x-none"/>
        </w:rPr>
        <w:t>L2=500 usec refers to the MAC layer processing time</w:t>
      </w:r>
    </w:p>
    <w:bookmarkEnd w:id="405"/>
    <w:p w14:paraId="7F1091D8" w14:textId="0EDDA9EB" w:rsidR="00EC35CF" w:rsidRPr="00EC6AFD" w:rsidRDefault="00EC35CF" w:rsidP="00EC35CF">
      <w:pPr>
        <w:ind w:left="720" w:hanging="720"/>
        <w:rPr>
          <w:strike/>
          <w:szCs w:val="20"/>
        </w:rPr>
      </w:pPr>
      <w:r w:rsidRPr="00EC6AFD">
        <w:rPr>
          <w:strike/>
          <w:szCs w:val="20"/>
        </w:rPr>
        <w:t>Proposal:</w:t>
      </w:r>
    </w:p>
    <w:p w14:paraId="39B804C7" w14:textId="77777777" w:rsidR="00EC35CF" w:rsidRPr="00EC6AFD" w:rsidRDefault="00EC35CF" w:rsidP="0099597B">
      <w:pPr>
        <w:pStyle w:val="ListParagraph"/>
        <w:numPr>
          <w:ilvl w:val="0"/>
          <w:numId w:val="63"/>
        </w:numPr>
        <w:rPr>
          <w:strike/>
        </w:rPr>
      </w:pPr>
      <w:r w:rsidRPr="00EC6AFD">
        <w:rPr>
          <w:strike/>
        </w:rPr>
        <w:t xml:space="preserve">For the parameter </w:t>
      </w:r>
      <w:r w:rsidRPr="00EC6AFD">
        <w:rPr>
          <w:strike/>
        </w:rPr>
        <w:sym w:font="Symbol" w:char="F044"/>
      </w:r>
      <w:r w:rsidRPr="00EC6AFD">
        <w:rPr>
          <w:strike/>
          <w:vertAlign w:val="subscript"/>
        </w:rPr>
        <w:t>Delay</w:t>
      </w:r>
      <w:r w:rsidRPr="00EC6AFD">
        <w:rPr>
          <w:strike/>
        </w:rPr>
        <w:t xml:space="preserve"> for PDCCH ordered CFRA, </w:t>
      </w:r>
      <w:r w:rsidRPr="00EC6AFD">
        <w:rPr>
          <w:strike/>
        </w:rPr>
        <w:sym w:font="Symbol" w:char="F044"/>
      </w:r>
      <w:r w:rsidRPr="00EC6AFD">
        <w:rPr>
          <w:strike/>
          <w:vertAlign w:val="subscript"/>
        </w:rPr>
        <w:t>Delay</w:t>
      </w:r>
      <w:r w:rsidRPr="00EC6AFD">
        <w:rPr>
          <w:strike/>
        </w:rPr>
        <w:t>=0us</w:t>
      </w:r>
    </w:p>
    <w:p w14:paraId="2D816D32" w14:textId="6C6EEEE6" w:rsidR="00EC35CF" w:rsidRPr="00EC6AFD" w:rsidRDefault="00EC35CF" w:rsidP="00786EEF">
      <w:pPr>
        <w:ind w:left="720" w:hanging="720"/>
        <w:rPr>
          <w:strike/>
          <w:szCs w:val="20"/>
        </w:rPr>
      </w:pPr>
      <w:r w:rsidRPr="00EC6AFD">
        <w:rPr>
          <w:strike/>
          <w:szCs w:val="20"/>
        </w:rPr>
        <w:t>Proposals:</w:t>
      </w:r>
      <w:r w:rsidR="00786EEF" w:rsidRPr="00EC6AFD">
        <w:rPr>
          <w:strike/>
          <w:szCs w:val="20"/>
        </w:rPr>
        <w:t xml:space="preserve"> </w:t>
      </w:r>
      <w:r w:rsidRPr="00EC6AFD">
        <w:rPr>
          <w:strike/>
          <w:szCs w:val="20"/>
        </w:rPr>
        <w:t>Update previous agreements as follows:</w:t>
      </w:r>
    </w:p>
    <w:p w14:paraId="5946F473" w14:textId="77777777" w:rsidR="00EC35CF" w:rsidRPr="00EC6AFD" w:rsidRDefault="00EC35CF" w:rsidP="0099597B">
      <w:pPr>
        <w:numPr>
          <w:ilvl w:val="0"/>
          <w:numId w:val="61"/>
        </w:numPr>
        <w:rPr>
          <w:strike/>
          <w:szCs w:val="20"/>
        </w:rPr>
      </w:pPr>
      <w:r w:rsidRPr="00EC6AFD">
        <w:rPr>
          <w:strike/>
          <w:szCs w:val="20"/>
        </w:rPr>
        <w:t>Minimum time gap between Msg2 and Msg3 if Msg2 and Msg3 have the same SCS</w:t>
      </w:r>
    </w:p>
    <w:p w14:paraId="121CBF17" w14:textId="77777777" w:rsidR="00EC35CF" w:rsidRPr="00EC6AFD" w:rsidRDefault="00EC35CF" w:rsidP="0099597B">
      <w:pPr>
        <w:numPr>
          <w:ilvl w:val="0"/>
          <w:numId w:val="62"/>
        </w:numPr>
        <w:spacing w:after="200" w:line="276" w:lineRule="auto"/>
        <w:contextualSpacing/>
        <w:rPr>
          <w:strike/>
          <w:szCs w:val="20"/>
          <w:lang w:eastAsia="x-none"/>
        </w:rPr>
      </w:pPr>
      <w:r w:rsidRPr="00EC6AFD">
        <w:rPr>
          <w:strike/>
          <w:szCs w:val="20"/>
          <w:lang w:eastAsia="x-none"/>
        </w:rPr>
        <w:t>Duration of N1 + duration of N2 + L2 + TA</w:t>
      </w:r>
    </w:p>
    <w:p w14:paraId="73DB8AA0" w14:textId="77777777" w:rsidR="00EC35CF" w:rsidRPr="00EC6AFD" w:rsidRDefault="00EC35CF" w:rsidP="0099597B">
      <w:pPr>
        <w:numPr>
          <w:ilvl w:val="1"/>
          <w:numId w:val="62"/>
        </w:numPr>
        <w:spacing w:after="200" w:line="276" w:lineRule="auto"/>
        <w:contextualSpacing/>
        <w:rPr>
          <w:strike/>
          <w:szCs w:val="20"/>
          <w:lang w:eastAsia="x-none"/>
        </w:rPr>
      </w:pPr>
      <w:r w:rsidRPr="00EC6AFD">
        <w:rPr>
          <w:strike/>
          <w:szCs w:val="20"/>
          <w:lang w:eastAsia="x-none"/>
        </w:rPr>
        <w:t>N1 refers to the value determined in control session with front loaded plus additional DMRS and UE capability #1</w:t>
      </w:r>
    </w:p>
    <w:p w14:paraId="486221F2" w14:textId="77777777" w:rsidR="00EC35CF" w:rsidRPr="00EC6AFD" w:rsidRDefault="00EC35CF" w:rsidP="0099597B">
      <w:pPr>
        <w:numPr>
          <w:ilvl w:val="1"/>
          <w:numId w:val="62"/>
        </w:numPr>
        <w:spacing w:after="200" w:line="276" w:lineRule="auto"/>
        <w:contextualSpacing/>
        <w:rPr>
          <w:strike/>
          <w:szCs w:val="20"/>
          <w:lang w:eastAsia="x-none"/>
        </w:rPr>
      </w:pPr>
      <w:r w:rsidRPr="00EC6AFD">
        <w:rPr>
          <w:strike/>
          <w:szCs w:val="20"/>
          <w:lang w:eastAsia="x-none"/>
        </w:rPr>
        <w:t>N2 also refers to the value determined in control session with UE capability #1</w:t>
      </w:r>
    </w:p>
    <w:p w14:paraId="77BD2AA3" w14:textId="77777777" w:rsidR="00EC35CF" w:rsidRPr="00EC6AFD" w:rsidRDefault="00EC35CF" w:rsidP="0099597B">
      <w:pPr>
        <w:numPr>
          <w:ilvl w:val="1"/>
          <w:numId w:val="62"/>
        </w:numPr>
        <w:spacing w:after="200" w:line="276" w:lineRule="auto"/>
        <w:contextualSpacing/>
        <w:rPr>
          <w:strike/>
          <w:color w:val="FF0000"/>
          <w:szCs w:val="20"/>
          <w:u w:val="single"/>
          <w:lang w:eastAsia="x-none"/>
        </w:rPr>
      </w:pPr>
      <w:r w:rsidRPr="00EC6AFD">
        <w:rPr>
          <w:strike/>
          <w:szCs w:val="20"/>
          <w:lang w:eastAsia="x-none"/>
        </w:rPr>
        <w:t xml:space="preserve">TA </w:t>
      </w:r>
      <w:r w:rsidRPr="00EC6AFD">
        <w:rPr>
          <w:strike/>
          <w:color w:val="FF0000"/>
          <w:szCs w:val="20"/>
          <w:u w:val="single"/>
          <w:lang w:eastAsia="x-none"/>
        </w:rPr>
        <w:t>is given by a 2-bit indicator in msg 2, with 4 values</w:t>
      </w:r>
    </w:p>
    <w:p w14:paraId="2F19945F" w14:textId="77777777" w:rsidR="00EC35CF" w:rsidRPr="00EC6AFD" w:rsidRDefault="00EC35CF" w:rsidP="0099597B">
      <w:pPr>
        <w:numPr>
          <w:ilvl w:val="2"/>
          <w:numId w:val="62"/>
        </w:numPr>
        <w:spacing w:after="200" w:line="276" w:lineRule="auto"/>
        <w:contextualSpacing/>
        <w:rPr>
          <w:strike/>
          <w:color w:val="FF0000"/>
          <w:szCs w:val="20"/>
          <w:u w:val="single"/>
          <w:lang w:eastAsia="x-none"/>
        </w:rPr>
      </w:pPr>
      <w:r w:rsidRPr="00EC6AFD">
        <w:rPr>
          <w:strike/>
          <w:color w:val="FF0000"/>
          <w:szCs w:val="20"/>
          <w:u w:val="single"/>
          <w:lang w:eastAsia="x-none"/>
        </w:rPr>
        <w:t xml:space="preserve">Value 1: </w:t>
      </w:r>
    </w:p>
    <w:p w14:paraId="035DBC62" w14:textId="77777777" w:rsidR="00EC35CF" w:rsidRPr="00EC6AFD" w:rsidRDefault="00EC35CF" w:rsidP="0099597B">
      <w:pPr>
        <w:numPr>
          <w:ilvl w:val="2"/>
          <w:numId w:val="62"/>
        </w:numPr>
        <w:spacing w:after="200" w:line="276" w:lineRule="auto"/>
        <w:contextualSpacing/>
        <w:rPr>
          <w:strike/>
          <w:color w:val="FF0000"/>
          <w:szCs w:val="20"/>
          <w:u w:val="single"/>
          <w:lang w:eastAsia="x-none"/>
        </w:rPr>
      </w:pPr>
      <w:r w:rsidRPr="00EC6AFD">
        <w:rPr>
          <w:strike/>
          <w:color w:val="FF0000"/>
          <w:szCs w:val="20"/>
          <w:u w:val="single"/>
          <w:lang w:eastAsia="x-none"/>
        </w:rPr>
        <w:t>Value 2:</w:t>
      </w:r>
    </w:p>
    <w:p w14:paraId="3E10B419" w14:textId="77777777" w:rsidR="00EC35CF" w:rsidRPr="00EC6AFD" w:rsidRDefault="00EC35CF" w:rsidP="0099597B">
      <w:pPr>
        <w:numPr>
          <w:ilvl w:val="2"/>
          <w:numId w:val="62"/>
        </w:numPr>
        <w:spacing w:after="200" w:line="276" w:lineRule="auto"/>
        <w:contextualSpacing/>
        <w:rPr>
          <w:strike/>
          <w:color w:val="FF0000"/>
          <w:szCs w:val="20"/>
          <w:u w:val="single"/>
          <w:lang w:eastAsia="x-none"/>
        </w:rPr>
      </w:pPr>
      <w:r w:rsidRPr="00EC6AFD">
        <w:rPr>
          <w:strike/>
          <w:color w:val="FF0000"/>
          <w:szCs w:val="20"/>
          <w:u w:val="single"/>
          <w:lang w:eastAsia="x-none"/>
        </w:rPr>
        <w:t>Value 3:</w:t>
      </w:r>
    </w:p>
    <w:p w14:paraId="21D9FB46" w14:textId="77777777" w:rsidR="00EC35CF" w:rsidRPr="00EC6AFD" w:rsidRDefault="00EC35CF" w:rsidP="0099597B">
      <w:pPr>
        <w:numPr>
          <w:ilvl w:val="2"/>
          <w:numId w:val="62"/>
        </w:numPr>
        <w:spacing w:after="200" w:line="276" w:lineRule="auto"/>
        <w:contextualSpacing/>
        <w:rPr>
          <w:strike/>
          <w:szCs w:val="20"/>
          <w:lang w:eastAsia="x-none"/>
        </w:rPr>
      </w:pPr>
      <w:r w:rsidRPr="00EC6AFD">
        <w:rPr>
          <w:strike/>
          <w:color w:val="FF0000"/>
          <w:szCs w:val="20"/>
          <w:u w:val="single"/>
          <w:lang w:eastAsia="x-none"/>
        </w:rPr>
        <w:t>Value 4:</w:t>
      </w:r>
      <w:r w:rsidRPr="00EC6AFD">
        <w:rPr>
          <w:strike/>
          <w:szCs w:val="20"/>
          <w:lang w:eastAsia="x-none"/>
        </w:rPr>
        <w:t xml:space="preserve"> equal to the maximum timing advance value that the 12 bit TA command can provide with respect to the SCS of Msg3</w:t>
      </w:r>
    </w:p>
    <w:p w14:paraId="42897E40" w14:textId="77777777" w:rsidR="00EC35CF" w:rsidRPr="00EC6AFD" w:rsidRDefault="00EC35CF" w:rsidP="0099597B">
      <w:pPr>
        <w:numPr>
          <w:ilvl w:val="1"/>
          <w:numId w:val="62"/>
        </w:numPr>
        <w:spacing w:after="200" w:line="276" w:lineRule="auto"/>
        <w:contextualSpacing/>
        <w:rPr>
          <w:strike/>
          <w:szCs w:val="20"/>
          <w:lang w:eastAsia="x-none"/>
        </w:rPr>
      </w:pPr>
      <w:r w:rsidRPr="00EC6AFD">
        <w:rPr>
          <w:strike/>
          <w:szCs w:val="20"/>
          <w:lang w:eastAsia="x-none"/>
        </w:rPr>
        <w:t>L2 refers to the MAC processing latency and it does not depend on subcarrier spacing</w:t>
      </w:r>
    </w:p>
    <w:p w14:paraId="2FBD4494" w14:textId="77777777" w:rsidR="00EC35CF" w:rsidRPr="00EC6AFD" w:rsidRDefault="00EC35CF" w:rsidP="0099597B">
      <w:pPr>
        <w:numPr>
          <w:ilvl w:val="2"/>
          <w:numId w:val="62"/>
        </w:numPr>
        <w:spacing w:after="200" w:line="276" w:lineRule="auto"/>
        <w:contextualSpacing/>
        <w:rPr>
          <w:strike/>
          <w:szCs w:val="20"/>
          <w:lang w:eastAsia="x-none"/>
        </w:rPr>
      </w:pPr>
      <w:r w:rsidRPr="00EC6AFD">
        <w:rPr>
          <w:strike/>
          <w:szCs w:val="20"/>
          <w:lang w:eastAsia="x-none"/>
        </w:rPr>
        <w:t>L2=500us as a working assumption</w:t>
      </w:r>
    </w:p>
    <w:p w14:paraId="0AFCA7C1" w14:textId="77777777" w:rsidR="00EC35CF" w:rsidRPr="00EC6AFD" w:rsidRDefault="00EC35CF" w:rsidP="0099597B">
      <w:pPr>
        <w:numPr>
          <w:ilvl w:val="1"/>
          <w:numId w:val="62"/>
        </w:numPr>
        <w:spacing w:after="200" w:line="276" w:lineRule="auto"/>
        <w:contextualSpacing/>
        <w:rPr>
          <w:strike/>
          <w:szCs w:val="20"/>
          <w:lang w:eastAsia="x-none"/>
        </w:rPr>
      </w:pPr>
      <w:r w:rsidRPr="00EC6AFD">
        <w:rPr>
          <w:strike/>
          <w:szCs w:val="20"/>
          <w:lang w:eastAsia="x-none"/>
        </w:rPr>
        <w:t>Note: If Msg2 and Msg3 have different SCS, value of N1 and N2 will refer to the ones determined in control session.</w:t>
      </w:r>
    </w:p>
    <w:p w14:paraId="19BC3D41" w14:textId="77777777" w:rsidR="00EC35CF" w:rsidRPr="00EC6AFD" w:rsidRDefault="00EC35CF" w:rsidP="00EC35CF">
      <w:pPr>
        <w:ind w:left="720" w:hanging="720"/>
        <w:rPr>
          <w:strike/>
          <w:szCs w:val="20"/>
        </w:rPr>
      </w:pPr>
      <w:r w:rsidRPr="00EC6AFD">
        <w:rPr>
          <w:strike/>
          <w:szCs w:val="20"/>
        </w:rPr>
        <w:t>Proposals:</w:t>
      </w:r>
    </w:p>
    <w:p w14:paraId="6586AB8C" w14:textId="77777777" w:rsidR="00EC35CF" w:rsidRPr="00EC6AFD" w:rsidRDefault="00EC35CF" w:rsidP="0099597B">
      <w:pPr>
        <w:numPr>
          <w:ilvl w:val="0"/>
          <w:numId w:val="62"/>
        </w:numPr>
        <w:rPr>
          <w:strike/>
          <w:szCs w:val="20"/>
        </w:rPr>
      </w:pPr>
      <w:r w:rsidRPr="00EC6AFD">
        <w:rPr>
          <w:strike/>
          <w:szCs w:val="20"/>
        </w:rPr>
        <w:t>When the UE transmits a PRACH, it considers all TCI states associated with any CORESET or any PDSCH configuration deactivated.</w:t>
      </w:r>
    </w:p>
    <w:p w14:paraId="537DF2EC" w14:textId="258A71A8" w:rsidR="00EC35CF" w:rsidRDefault="00EC35CF" w:rsidP="00EC35CF">
      <w:pPr>
        <w:ind w:left="720" w:hanging="720"/>
        <w:rPr>
          <w:szCs w:val="20"/>
          <w:highlight w:val="green"/>
        </w:rPr>
      </w:pPr>
    </w:p>
    <w:p w14:paraId="6C5F1C0E" w14:textId="77777777" w:rsidR="00EC6AFD" w:rsidRPr="00EC6AFD" w:rsidRDefault="00EC6AFD" w:rsidP="00EC6AFD">
      <w:pPr>
        <w:ind w:left="720" w:hanging="720"/>
        <w:rPr>
          <w:rFonts w:ascii="Times New Roman" w:hAnsi="Times New Roman"/>
          <w:szCs w:val="20"/>
          <w:highlight w:val="green"/>
        </w:rPr>
      </w:pPr>
      <w:r w:rsidRPr="00EC6AFD">
        <w:rPr>
          <w:rFonts w:ascii="Times New Roman" w:hAnsi="Times New Roman"/>
          <w:szCs w:val="20"/>
          <w:highlight w:val="green"/>
        </w:rPr>
        <w:t>Agreements:</w:t>
      </w:r>
    </w:p>
    <w:p w14:paraId="17C42E10" w14:textId="77777777" w:rsidR="00EC6AFD" w:rsidRPr="00EC6AFD" w:rsidRDefault="00EC6AFD" w:rsidP="00EC6AFD">
      <w:pPr>
        <w:ind w:left="720" w:hanging="720"/>
        <w:rPr>
          <w:rFonts w:ascii="Times New Roman" w:hAnsi="Times New Roman"/>
          <w:szCs w:val="20"/>
        </w:rPr>
      </w:pPr>
      <w:r w:rsidRPr="00EC6AFD">
        <w:rPr>
          <w:rFonts w:ascii="Times New Roman" w:hAnsi="Times New Roman"/>
          <w:szCs w:val="20"/>
        </w:rPr>
        <w:t>Modify the previous agreement with following updates:</w:t>
      </w:r>
    </w:p>
    <w:p w14:paraId="5C27E1B8" w14:textId="77777777" w:rsidR="00EC6AFD" w:rsidRPr="00EC6AFD" w:rsidRDefault="00EC6AFD" w:rsidP="00EC6AFD">
      <w:pPr>
        <w:numPr>
          <w:ilvl w:val="0"/>
          <w:numId w:val="109"/>
        </w:numPr>
        <w:suppressAutoHyphens/>
        <w:overflowPunct w:val="0"/>
        <w:autoSpaceDE w:val="0"/>
        <w:ind w:left="720" w:hanging="357"/>
        <w:jc w:val="both"/>
        <w:rPr>
          <w:rFonts w:ascii="Times New Roman" w:eastAsia="Times New Roman" w:hAnsi="Times New Roman"/>
          <w:szCs w:val="20"/>
          <w:lang w:eastAsia="ar-SA"/>
        </w:rPr>
      </w:pPr>
      <w:r w:rsidRPr="00EC6AFD">
        <w:rPr>
          <w:rFonts w:ascii="Times New Roman" w:eastAsia="Times New Roman" w:hAnsi="Times New Roman"/>
          <w:szCs w:val="20"/>
          <w:lang w:eastAsia="ar-SA"/>
        </w:rPr>
        <w:t xml:space="preserve">For PDCCH ordered CFRA, the minimum timing gap between PDCCH order reception and Msg1 transmission is </w:t>
      </w:r>
    </w:p>
    <w:p w14:paraId="010B3BBF" w14:textId="77777777" w:rsidR="00EC6AFD" w:rsidRPr="00EC6AFD" w:rsidRDefault="00EC6AFD" w:rsidP="00EC6AFD">
      <w:pPr>
        <w:numPr>
          <w:ilvl w:val="1"/>
          <w:numId w:val="109"/>
        </w:numPr>
        <w:ind w:left="1440" w:hanging="357"/>
        <w:jc w:val="both"/>
        <w:rPr>
          <w:rFonts w:ascii="Times New Roman" w:hAnsi="Times New Roman"/>
          <w:szCs w:val="20"/>
          <w:lang w:eastAsia="x-none"/>
        </w:rPr>
      </w:pPr>
      <w:r w:rsidRPr="00EC6AFD">
        <w:rPr>
          <w:rFonts w:ascii="Times New Roman" w:hAnsi="Times New Roman"/>
          <w:szCs w:val="20"/>
          <w:lang w:eastAsia="x-none"/>
        </w:rPr>
        <w:t>N2+</w:t>
      </w:r>
      <w:r w:rsidRPr="00EC6AFD">
        <w:rPr>
          <w:rFonts w:ascii="Times New Roman" w:hAnsi="Times New Roman"/>
          <w:szCs w:val="20"/>
          <w:lang w:eastAsia="x-none"/>
        </w:rPr>
        <w:sym w:font="Symbol" w:char="F044"/>
      </w:r>
      <w:r w:rsidRPr="00EC6AFD">
        <w:rPr>
          <w:rFonts w:ascii="Times New Roman" w:hAnsi="Times New Roman"/>
          <w:szCs w:val="20"/>
          <w:vertAlign w:val="subscript"/>
          <w:lang w:eastAsia="x-none"/>
        </w:rPr>
        <w:t>BWPSwitching</w:t>
      </w:r>
      <w:r w:rsidRPr="00EC6AFD">
        <w:rPr>
          <w:rFonts w:ascii="Times New Roman" w:hAnsi="Times New Roman"/>
          <w:szCs w:val="20"/>
          <w:lang w:eastAsia="x-none"/>
        </w:rPr>
        <w:t xml:space="preserve">+ </w:t>
      </w:r>
      <w:r w:rsidRPr="00EC6AFD">
        <w:rPr>
          <w:rFonts w:ascii="Times New Roman" w:hAnsi="Times New Roman"/>
          <w:szCs w:val="20"/>
          <w:lang w:eastAsia="x-none"/>
        </w:rPr>
        <w:sym w:font="Symbol" w:char="F044"/>
      </w:r>
      <w:r w:rsidRPr="00EC6AFD">
        <w:rPr>
          <w:rFonts w:ascii="Times New Roman" w:hAnsi="Times New Roman"/>
          <w:szCs w:val="20"/>
          <w:vertAlign w:val="subscript"/>
          <w:lang w:eastAsia="x-none"/>
        </w:rPr>
        <w:t>Delay</w:t>
      </w:r>
      <w:r w:rsidRPr="00EC6AFD">
        <w:rPr>
          <w:rFonts w:ascii="Times New Roman" w:hAnsi="Times New Roman"/>
          <w:szCs w:val="20"/>
          <w:lang w:eastAsia="x-none"/>
        </w:rPr>
        <w:t xml:space="preserve">, </w:t>
      </w:r>
    </w:p>
    <w:p w14:paraId="26FFB115" w14:textId="77777777" w:rsidR="00EC6AFD" w:rsidRPr="00EC6AFD" w:rsidRDefault="00EC6AFD" w:rsidP="00EC6AFD">
      <w:pPr>
        <w:numPr>
          <w:ilvl w:val="2"/>
          <w:numId w:val="109"/>
        </w:numPr>
        <w:ind w:left="2160" w:hanging="357"/>
        <w:jc w:val="both"/>
        <w:rPr>
          <w:rFonts w:ascii="Times New Roman" w:hAnsi="Times New Roman"/>
          <w:szCs w:val="20"/>
          <w:lang w:eastAsia="x-none"/>
        </w:rPr>
      </w:pPr>
      <w:r w:rsidRPr="00EC6AFD">
        <w:rPr>
          <w:rFonts w:ascii="Times New Roman" w:hAnsi="Times New Roman"/>
          <w:szCs w:val="20"/>
          <w:lang w:eastAsia="x-none"/>
        </w:rPr>
        <w:t xml:space="preserve">If BWP switching is not required, </w:t>
      </w:r>
      <w:r w:rsidRPr="00EC6AFD">
        <w:rPr>
          <w:rFonts w:ascii="Times New Roman" w:hAnsi="Times New Roman"/>
          <w:szCs w:val="20"/>
          <w:lang w:eastAsia="x-none"/>
        </w:rPr>
        <w:sym w:font="Symbol" w:char="F044"/>
      </w:r>
      <w:r w:rsidRPr="00EC6AFD">
        <w:rPr>
          <w:rFonts w:ascii="Times New Roman" w:hAnsi="Times New Roman"/>
          <w:szCs w:val="20"/>
          <w:vertAlign w:val="subscript"/>
          <w:lang w:eastAsia="x-none"/>
        </w:rPr>
        <w:t>BWPSwitching</w:t>
      </w:r>
      <w:r w:rsidRPr="00EC6AFD">
        <w:rPr>
          <w:rFonts w:ascii="Times New Roman" w:hAnsi="Times New Roman"/>
          <w:szCs w:val="20"/>
          <w:lang w:eastAsia="x-none"/>
        </w:rPr>
        <w:t xml:space="preserve">=0; otherwise, </w:t>
      </w:r>
      <w:r w:rsidRPr="00EC6AFD">
        <w:rPr>
          <w:rFonts w:ascii="Times New Roman" w:hAnsi="Times New Roman"/>
          <w:szCs w:val="20"/>
          <w:lang w:eastAsia="x-none"/>
        </w:rPr>
        <w:sym w:font="Symbol" w:char="F044"/>
      </w:r>
      <w:r w:rsidRPr="00EC6AFD">
        <w:rPr>
          <w:rFonts w:ascii="Times New Roman" w:hAnsi="Times New Roman"/>
          <w:szCs w:val="20"/>
          <w:vertAlign w:val="subscript"/>
          <w:lang w:eastAsia="x-none"/>
        </w:rPr>
        <w:t>BWPSwitching</w:t>
      </w:r>
      <w:r w:rsidRPr="00EC6AFD">
        <w:rPr>
          <w:rFonts w:ascii="Times New Roman" w:hAnsi="Times New Roman"/>
          <w:szCs w:val="20"/>
          <w:lang w:eastAsia="x-none"/>
        </w:rPr>
        <w:t xml:space="preserve"> is up to RAN4</w:t>
      </w:r>
    </w:p>
    <w:p w14:paraId="3A3929EE" w14:textId="77777777" w:rsidR="00EC6AFD" w:rsidRPr="00EC6AFD" w:rsidRDefault="00EC6AFD" w:rsidP="00EC6AFD">
      <w:pPr>
        <w:numPr>
          <w:ilvl w:val="2"/>
          <w:numId w:val="109"/>
        </w:numPr>
        <w:ind w:left="2160" w:hanging="357"/>
        <w:jc w:val="both"/>
        <w:rPr>
          <w:rFonts w:ascii="Times New Roman" w:hAnsi="Times New Roman"/>
          <w:szCs w:val="20"/>
          <w:lang w:eastAsia="x-none"/>
        </w:rPr>
      </w:pPr>
      <w:r w:rsidRPr="00EC6AFD">
        <w:rPr>
          <w:rFonts w:ascii="Times New Roman" w:hAnsi="Times New Roman"/>
          <w:szCs w:val="20"/>
          <w:lang w:eastAsia="x-none"/>
        </w:rPr>
        <w:t>N2 refers to the UE processing time value determined in the HARQ/scheduling session with front loaded plus additional DMRS and UE capability #1</w:t>
      </w:r>
    </w:p>
    <w:p w14:paraId="3E0A5063" w14:textId="77777777" w:rsidR="00EC6AFD" w:rsidRPr="00EC6AFD" w:rsidRDefault="00EC6AFD" w:rsidP="00EC6AFD">
      <w:pPr>
        <w:numPr>
          <w:ilvl w:val="2"/>
          <w:numId w:val="109"/>
        </w:numPr>
        <w:ind w:left="2160" w:hanging="357"/>
        <w:jc w:val="both"/>
        <w:rPr>
          <w:rFonts w:ascii="Times New Roman" w:hAnsi="Times New Roman"/>
          <w:color w:val="FF0000"/>
          <w:szCs w:val="20"/>
          <w:u w:val="single"/>
          <w:lang w:eastAsia="x-none"/>
        </w:rPr>
      </w:pPr>
      <w:r w:rsidRPr="00EC6AFD">
        <w:rPr>
          <w:rFonts w:ascii="Times New Roman" w:hAnsi="Times New Roman"/>
          <w:color w:val="FF0000"/>
          <w:szCs w:val="20"/>
          <w:u w:val="single"/>
          <w:lang w:eastAsia="x-none"/>
        </w:rPr>
        <w:t>N2 is dependent on the SCS of Msg1</w:t>
      </w:r>
    </w:p>
    <w:p w14:paraId="2CBABBAF" w14:textId="77777777" w:rsidR="00EC6AFD" w:rsidRPr="00EC6AFD" w:rsidRDefault="00EC6AFD" w:rsidP="00EC6AFD">
      <w:pPr>
        <w:numPr>
          <w:ilvl w:val="3"/>
          <w:numId w:val="109"/>
        </w:numPr>
        <w:spacing w:line="259" w:lineRule="auto"/>
        <w:ind w:left="2880" w:hanging="357"/>
        <w:contextualSpacing/>
        <w:rPr>
          <w:rFonts w:ascii="Times New Roman" w:hAnsi="Times New Roman"/>
          <w:bCs/>
          <w:color w:val="FF0000"/>
          <w:szCs w:val="20"/>
          <w:u w:val="single"/>
          <w:lang w:eastAsia="x-none"/>
        </w:rPr>
      </w:pPr>
      <w:r w:rsidRPr="00EC6AFD">
        <w:rPr>
          <w:rFonts w:ascii="Times New Roman" w:hAnsi="Times New Roman"/>
          <w:bCs/>
          <w:color w:val="FF0000"/>
          <w:szCs w:val="20"/>
          <w:u w:val="single"/>
          <w:lang w:eastAsia="x-none"/>
        </w:rPr>
        <w:t>Working assumption: For Msg1 with 1.25 kHz or 5 kHz SCS, calculation of N2 uses 15 kHz SCS.</w:t>
      </w:r>
    </w:p>
    <w:p w14:paraId="12BEFAA0" w14:textId="77777777" w:rsidR="00EC6AFD" w:rsidRPr="00EC6AFD" w:rsidRDefault="00EC6AFD" w:rsidP="00EC6AFD">
      <w:pPr>
        <w:numPr>
          <w:ilvl w:val="2"/>
          <w:numId w:val="109"/>
        </w:numPr>
        <w:ind w:left="2160" w:hanging="357"/>
        <w:jc w:val="both"/>
        <w:rPr>
          <w:rFonts w:ascii="Times New Roman" w:hAnsi="Times New Roman"/>
          <w:szCs w:val="20"/>
          <w:lang w:eastAsia="x-none"/>
        </w:rPr>
      </w:pPr>
      <w:r w:rsidRPr="00EC6AFD">
        <w:rPr>
          <w:rFonts w:ascii="Times New Roman" w:hAnsi="Times New Roman"/>
          <w:szCs w:val="20"/>
          <w:lang w:eastAsia="x-none"/>
        </w:rPr>
        <w:sym w:font="Symbol" w:char="F044"/>
      </w:r>
      <w:r w:rsidRPr="00EC6AFD">
        <w:rPr>
          <w:rFonts w:ascii="Times New Roman" w:hAnsi="Times New Roman"/>
          <w:szCs w:val="20"/>
          <w:vertAlign w:val="subscript"/>
          <w:lang w:eastAsia="x-none"/>
        </w:rPr>
        <w:t xml:space="preserve">Delay </w:t>
      </w:r>
      <w:r w:rsidRPr="00EC6AFD">
        <w:rPr>
          <w:rFonts w:ascii="Times New Roman" w:hAnsi="Times New Roman"/>
          <w:szCs w:val="20"/>
          <w:lang w:eastAsia="x-none"/>
        </w:rPr>
        <w:t>includes at least MAC layer delay in initializing PRACH</w:t>
      </w:r>
    </w:p>
    <w:p w14:paraId="43A17BA1" w14:textId="77777777" w:rsidR="00EC6AFD" w:rsidRPr="00EC6AFD" w:rsidRDefault="00EC6AFD" w:rsidP="00EC6AFD">
      <w:pPr>
        <w:numPr>
          <w:ilvl w:val="3"/>
          <w:numId w:val="109"/>
        </w:numPr>
        <w:spacing w:line="259" w:lineRule="auto"/>
        <w:ind w:hanging="357"/>
        <w:contextualSpacing/>
        <w:rPr>
          <w:rFonts w:ascii="Times New Roman" w:hAnsi="Times New Roman"/>
          <w:color w:val="FF0000"/>
          <w:szCs w:val="20"/>
          <w:u w:val="single"/>
          <w:lang w:eastAsia="x-none"/>
        </w:rPr>
      </w:pPr>
      <w:r w:rsidRPr="00EC6AFD">
        <w:rPr>
          <w:rFonts w:ascii="Times New Roman" w:hAnsi="Times New Roman"/>
          <w:strike/>
          <w:color w:val="FF0000"/>
          <w:szCs w:val="20"/>
          <w:lang w:eastAsia="x-none"/>
        </w:rPr>
        <w:t xml:space="preserve">Value of </w:t>
      </w:r>
      <w:r w:rsidRPr="00EC6AFD">
        <w:rPr>
          <w:rFonts w:ascii="Times New Roman" w:hAnsi="Times New Roman"/>
          <w:strike/>
          <w:color w:val="FF0000"/>
          <w:szCs w:val="20"/>
          <w:lang w:eastAsia="x-none"/>
        </w:rPr>
        <w:sym w:font="Symbol" w:char="F044"/>
      </w:r>
      <w:r w:rsidRPr="00EC6AFD">
        <w:rPr>
          <w:rFonts w:ascii="Times New Roman" w:hAnsi="Times New Roman"/>
          <w:strike/>
          <w:color w:val="FF0000"/>
          <w:szCs w:val="20"/>
          <w:vertAlign w:val="subscript"/>
          <w:lang w:eastAsia="x-none"/>
        </w:rPr>
        <w:t xml:space="preserve">Delay </w:t>
      </w:r>
      <w:r w:rsidRPr="00EC6AFD">
        <w:rPr>
          <w:rFonts w:ascii="Times New Roman" w:hAnsi="Times New Roman"/>
          <w:strike/>
          <w:color w:val="FF0000"/>
          <w:szCs w:val="20"/>
          <w:lang w:eastAsia="x-none"/>
        </w:rPr>
        <w:t>is FFS (to be decided in RAN1)</w:t>
      </w:r>
      <w:r w:rsidRPr="00EC6AFD">
        <w:rPr>
          <w:rFonts w:ascii="Times New Roman" w:hAnsi="Times New Roman"/>
          <w:color w:val="FF0000"/>
          <w:szCs w:val="20"/>
          <w:u w:val="single"/>
          <w:lang w:eastAsia="x-none"/>
        </w:rPr>
        <w:t xml:space="preserve"> </w:t>
      </w:r>
      <w:r w:rsidRPr="00EC6AFD">
        <w:rPr>
          <w:rFonts w:ascii="Times New Roman" w:hAnsi="Times New Roman"/>
          <w:color w:val="FF0000"/>
          <w:szCs w:val="20"/>
          <w:u w:val="single"/>
          <w:lang w:eastAsia="x-none"/>
        </w:rPr>
        <w:sym w:font="Symbol" w:char="F044"/>
      </w:r>
      <w:r w:rsidRPr="00EC6AFD">
        <w:rPr>
          <w:rFonts w:ascii="Times New Roman" w:hAnsi="Times New Roman"/>
          <w:color w:val="FF0000"/>
          <w:szCs w:val="20"/>
          <w:u w:val="single"/>
          <w:vertAlign w:val="subscript"/>
          <w:lang w:eastAsia="x-none"/>
        </w:rPr>
        <w:t xml:space="preserve">Delay </w:t>
      </w:r>
      <w:r w:rsidRPr="00EC6AFD">
        <w:rPr>
          <w:rFonts w:ascii="Times New Roman" w:hAnsi="Times New Roman"/>
          <w:color w:val="FF0000"/>
          <w:szCs w:val="20"/>
          <w:u w:val="single"/>
          <w:lang w:eastAsia="x-none"/>
        </w:rPr>
        <w:t xml:space="preserve">= 250 us for FR2, </w:t>
      </w:r>
      <w:r w:rsidRPr="00EC6AFD">
        <w:rPr>
          <w:rFonts w:ascii="Times New Roman" w:hAnsi="Times New Roman"/>
          <w:color w:val="FF0000"/>
          <w:szCs w:val="20"/>
          <w:u w:val="single"/>
          <w:lang w:eastAsia="x-none"/>
        </w:rPr>
        <w:sym w:font="Symbol" w:char="F044"/>
      </w:r>
      <w:r w:rsidRPr="00EC6AFD">
        <w:rPr>
          <w:rFonts w:ascii="Times New Roman" w:hAnsi="Times New Roman"/>
          <w:color w:val="FF0000"/>
          <w:szCs w:val="20"/>
          <w:u w:val="single"/>
          <w:vertAlign w:val="subscript"/>
          <w:lang w:eastAsia="x-none"/>
        </w:rPr>
        <w:t xml:space="preserve">Delay </w:t>
      </w:r>
      <w:r w:rsidRPr="00EC6AFD">
        <w:rPr>
          <w:rFonts w:ascii="Times New Roman" w:hAnsi="Times New Roman"/>
          <w:color w:val="FF0000"/>
          <w:szCs w:val="20"/>
          <w:u w:val="single"/>
          <w:lang w:eastAsia="x-none"/>
        </w:rPr>
        <w:t>= 500 us for FR1</w:t>
      </w:r>
    </w:p>
    <w:p w14:paraId="2510AF79" w14:textId="77777777" w:rsidR="00EC6AFD" w:rsidRPr="00EC6AFD" w:rsidRDefault="00EC6AFD" w:rsidP="00EC6AFD">
      <w:pPr>
        <w:jc w:val="both"/>
        <w:rPr>
          <w:rFonts w:ascii="Times New Roman" w:hAnsi="Times New Roman"/>
          <w:szCs w:val="20"/>
          <w:lang w:eastAsia="x-none"/>
        </w:rPr>
      </w:pPr>
    </w:p>
    <w:p w14:paraId="0C288296" w14:textId="77777777" w:rsidR="00EC6AFD" w:rsidRPr="00EC6AFD" w:rsidRDefault="00EC6AFD" w:rsidP="00EC6AFD">
      <w:pPr>
        <w:jc w:val="both"/>
        <w:rPr>
          <w:rFonts w:ascii="Times New Roman" w:hAnsi="Times New Roman"/>
          <w:szCs w:val="20"/>
          <w:lang w:eastAsia="x-none"/>
        </w:rPr>
      </w:pPr>
      <w:r w:rsidRPr="00EC6AFD">
        <w:rPr>
          <w:rFonts w:ascii="Times New Roman" w:hAnsi="Times New Roman"/>
          <w:szCs w:val="20"/>
          <w:highlight w:val="green"/>
          <w:lang w:eastAsia="x-none"/>
        </w:rPr>
        <w:t>Agreements</w:t>
      </w:r>
      <w:r w:rsidRPr="00EC6AFD">
        <w:rPr>
          <w:rFonts w:ascii="Times New Roman" w:hAnsi="Times New Roman"/>
          <w:szCs w:val="20"/>
          <w:lang w:eastAsia="x-none"/>
        </w:rPr>
        <w:t>:</w:t>
      </w:r>
    </w:p>
    <w:p w14:paraId="09266EDD" w14:textId="77777777" w:rsidR="00EC6AFD" w:rsidRPr="00EC6AFD" w:rsidRDefault="00EC6AFD" w:rsidP="00EC6AFD">
      <w:r w:rsidRPr="00EC6AFD">
        <w:t>UE does not simultaneously transmit PRACH and PUSCH/PUCCH/SRS in, at least, single CC and in intra-band CA, during any of the following scenarios:</w:t>
      </w:r>
    </w:p>
    <w:p w14:paraId="2277DADF" w14:textId="77777777" w:rsidR="00EC6AFD" w:rsidRPr="00EC6AFD" w:rsidRDefault="00EC6AFD" w:rsidP="00EC6AFD">
      <w:pPr>
        <w:pStyle w:val="ListParagraph"/>
        <w:numPr>
          <w:ilvl w:val="0"/>
          <w:numId w:val="63"/>
        </w:numPr>
      </w:pPr>
      <w:r w:rsidRPr="00EC6AFD">
        <w:lastRenderedPageBreak/>
        <w:t xml:space="preserve">Same slot </w:t>
      </w:r>
    </w:p>
    <w:p w14:paraId="6B145488" w14:textId="77777777" w:rsidR="00EC6AFD" w:rsidRPr="00EC6AFD" w:rsidRDefault="00EC6AFD" w:rsidP="00EC6AFD">
      <w:pPr>
        <w:pStyle w:val="ListParagraph"/>
        <w:numPr>
          <w:ilvl w:val="0"/>
          <w:numId w:val="63"/>
        </w:numPr>
      </w:pPr>
      <w:r w:rsidRPr="00EC6AFD">
        <w:t>When the gap between the end of PRACH (PUSCH/PUCCH/SRS) and the start of PUSCH/PUCCH/SRS (PRACH) is less than N symbols</w:t>
      </w:r>
    </w:p>
    <w:p w14:paraId="05FBD61A" w14:textId="77777777" w:rsidR="00EC6AFD" w:rsidRPr="00EC6AFD" w:rsidRDefault="00EC6AFD" w:rsidP="00EC6AFD">
      <w:pPr>
        <w:pStyle w:val="ListParagraph"/>
        <w:numPr>
          <w:ilvl w:val="1"/>
          <w:numId w:val="63"/>
        </w:numPr>
      </w:pPr>
      <w:r w:rsidRPr="00EC6AFD">
        <w:t xml:space="preserve">N = 2 for 15 kHz and 30 kHz SCS. </w:t>
      </w:r>
    </w:p>
    <w:p w14:paraId="29515E1E" w14:textId="77777777" w:rsidR="00EC6AFD" w:rsidRPr="00EC6AFD" w:rsidRDefault="00EC6AFD" w:rsidP="00EC6AFD">
      <w:pPr>
        <w:pStyle w:val="ListParagraph"/>
        <w:numPr>
          <w:ilvl w:val="1"/>
          <w:numId w:val="63"/>
        </w:numPr>
      </w:pPr>
      <w:r w:rsidRPr="00EC6AFD">
        <w:t>N = 4 for 60 kHz and 120 kHz SCS.</w:t>
      </w:r>
    </w:p>
    <w:p w14:paraId="319460FE" w14:textId="77777777" w:rsidR="00EC6AFD" w:rsidRPr="00EC6AFD" w:rsidRDefault="00EC6AFD" w:rsidP="00EC6AFD">
      <w:pPr>
        <w:pStyle w:val="ListParagraph"/>
        <w:numPr>
          <w:ilvl w:val="1"/>
          <w:numId w:val="63"/>
        </w:numPr>
      </w:pPr>
      <w:r w:rsidRPr="00EC6AFD">
        <w:rPr>
          <w:highlight w:val="darkYellow"/>
        </w:rPr>
        <w:t>Working assumption</w:t>
      </w:r>
      <w:r w:rsidRPr="00EC6AFD">
        <w:t>: Reference SCS for determining N is the SCS for UL BWP.</w:t>
      </w:r>
    </w:p>
    <w:p w14:paraId="2459BDAD" w14:textId="77777777" w:rsidR="00EC6AFD" w:rsidRPr="00EC6AFD" w:rsidRDefault="00EC6AFD" w:rsidP="00EC6AFD">
      <w:pPr>
        <w:pStyle w:val="ListParagraph"/>
        <w:numPr>
          <w:ilvl w:val="0"/>
          <w:numId w:val="63"/>
        </w:numPr>
      </w:pPr>
      <w:r w:rsidRPr="00EC6AFD">
        <w:t>FFS: inter-band CA.</w:t>
      </w:r>
    </w:p>
    <w:p w14:paraId="21CE61AD" w14:textId="77777777" w:rsidR="00EC6AFD" w:rsidRPr="00EC6AFD" w:rsidRDefault="00EC6AFD" w:rsidP="00EC6AFD">
      <w:pPr>
        <w:pStyle w:val="ListParagraph"/>
        <w:numPr>
          <w:ilvl w:val="0"/>
          <w:numId w:val="63"/>
        </w:numPr>
      </w:pPr>
      <w:r w:rsidRPr="00EC6AFD">
        <w:t>Transmission of PRACH or SR (on PUCCH) if any, is up to UE implementation.</w:t>
      </w:r>
    </w:p>
    <w:p w14:paraId="0585FCCC" w14:textId="769988F5" w:rsidR="00EC6AFD" w:rsidRPr="00367751" w:rsidRDefault="00EC6AFD" w:rsidP="00EC6AFD">
      <w:pPr>
        <w:spacing w:after="160" w:line="259" w:lineRule="auto"/>
        <w:contextualSpacing/>
        <w:rPr>
          <w:rFonts w:ascii="Times New Roman" w:hAnsi="Times New Roman"/>
          <w:szCs w:val="20"/>
          <w:lang w:eastAsia="x-none"/>
        </w:rPr>
      </w:pPr>
      <w:r w:rsidRPr="00367751">
        <w:rPr>
          <w:rFonts w:ascii="Times New Roman" w:hAnsi="Times New Roman"/>
          <w:szCs w:val="20"/>
          <w:lang w:eastAsia="x-none"/>
        </w:rPr>
        <w:t xml:space="preserve">To draft reply LS based on the above agreements in </w:t>
      </w:r>
      <w:hyperlink r:id="rId849" w:history="1">
        <w:r w:rsidR="00FE4C7E" w:rsidRPr="00367751">
          <w:rPr>
            <w:rStyle w:val="Hyperlink"/>
            <w:rFonts w:ascii="Times New Roman" w:hAnsi="Times New Roman"/>
            <w:szCs w:val="20"/>
            <w:lang w:eastAsia="x-none"/>
          </w:rPr>
          <w:t>R1-1805713</w:t>
        </w:r>
      </w:hyperlink>
    </w:p>
    <w:p w14:paraId="003FD483" w14:textId="4E5163AE" w:rsidR="00EC6AFD" w:rsidRPr="00367751" w:rsidRDefault="00367751" w:rsidP="00EC6AFD">
      <w:pPr>
        <w:jc w:val="both"/>
        <w:rPr>
          <w:rFonts w:ascii="Times New Roman" w:hAnsi="Times New Roman"/>
          <w:b/>
          <w:szCs w:val="20"/>
          <w:lang w:eastAsia="x-none"/>
        </w:rPr>
      </w:pPr>
      <w:r w:rsidRPr="00367751">
        <w:rPr>
          <w:rFonts w:ascii="Times New Roman" w:hAnsi="Times New Roman"/>
          <w:b/>
          <w:szCs w:val="20"/>
          <w:lang w:eastAsia="x-none"/>
        </w:rPr>
        <w:t>Friday</w:t>
      </w:r>
    </w:p>
    <w:p w14:paraId="2369E8B3" w14:textId="03EBBBA1" w:rsidR="00367751" w:rsidRPr="00367751" w:rsidRDefault="00367751" w:rsidP="00EC6AFD">
      <w:pPr>
        <w:jc w:val="both"/>
        <w:rPr>
          <w:rFonts w:ascii="Times New Roman" w:hAnsi="Times New Roman"/>
          <w:b/>
          <w:szCs w:val="20"/>
          <w:lang w:eastAsia="x-none"/>
        </w:rPr>
      </w:pPr>
      <w:r w:rsidRPr="00367751">
        <w:rPr>
          <w:rFonts w:ascii="Times New Roman" w:hAnsi="Times New Roman"/>
          <w:b/>
          <w:szCs w:val="20"/>
          <w:lang w:eastAsia="x-none"/>
        </w:rPr>
        <w:t>R1-1805713</w:t>
      </w:r>
      <w:r w:rsidRPr="00367751">
        <w:rPr>
          <w:rFonts w:ascii="Times New Roman" w:hAnsi="Times New Roman"/>
          <w:b/>
          <w:szCs w:val="20"/>
          <w:lang w:eastAsia="x-none"/>
        </w:rPr>
        <w:tab/>
        <w:t>[Draft] Reply LS response on handling parallel RA procedure and SR procedure</w:t>
      </w:r>
      <w:r w:rsidRPr="00367751">
        <w:rPr>
          <w:rFonts w:ascii="Times New Roman" w:hAnsi="Times New Roman"/>
          <w:b/>
          <w:szCs w:val="20"/>
          <w:lang w:eastAsia="x-none"/>
        </w:rPr>
        <w:tab/>
        <w:t>Qualcomm</w:t>
      </w:r>
    </w:p>
    <w:p w14:paraId="6C3FE995" w14:textId="6157688A" w:rsidR="00093052" w:rsidRDefault="00093052" w:rsidP="0009305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endorsed and final LS is </w:t>
      </w:r>
      <w:r w:rsidRPr="00093052">
        <w:rPr>
          <w:rFonts w:ascii="Times New Roman" w:hAnsi="Times New Roman"/>
          <w:szCs w:val="20"/>
          <w:highlight w:val="green"/>
        </w:rPr>
        <w:t xml:space="preserve">approved </w:t>
      </w:r>
      <w:r w:rsidRPr="00093052">
        <w:rPr>
          <w:szCs w:val="20"/>
          <w:highlight w:val="green"/>
        </w:rPr>
        <w:t>in R</w:t>
      </w:r>
      <w:r w:rsidRPr="0047625C">
        <w:rPr>
          <w:szCs w:val="20"/>
          <w:highlight w:val="green"/>
        </w:rPr>
        <w:t>1-1805759</w:t>
      </w:r>
      <w:r>
        <w:rPr>
          <w:szCs w:val="20"/>
        </w:rPr>
        <w:t>.</w:t>
      </w:r>
    </w:p>
    <w:p w14:paraId="0589C6BC" w14:textId="633F11B8" w:rsidR="00367751" w:rsidRDefault="00367751" w:rsidP="00EC6AFD">
      <w:pPr>
        <w:jc w:val="both"/>
        <w:rPr>
          <w:rFonts w:ascii="Times New Roman" w:hAnsi="Times New Roman"/>
          <w:szCs w:val="20"/>
          <w:highlight w:val="green"/>
          <w:lang w:eastAsia="x-none"/>
        </w:rPr>
      </w:pPr>
    </w:p>
    <w:p w14:paraId="0597ADC4" w14:textId="77777777" w:rsidR="00093052" w:rsidRPr="00EC6AFD" w:rsidRDefault="00093052" w:rsidP="00EC6AFD">
      <w:pPr>
        <w:jc w:val="both"/>
        <w:rPr>
          <w:rFonts w:ascii="Times New Roman" w:hAnsi="Times New Roman"/>
          <w:szCs w:val="20"/>
          <w:highlight w:val="green"/>
          <w:lang w:eastAsia="x-none"/>
        </w:rPr>
      </w:pPr>
    </w:p>
    <w:p w14:paraId="2BC8541F" w14:textId="77777777" w:rsidR="00EC6AFD" w:rsidRPr="00EC6AFD" w:rsidRDefault="00EC6AFD" w:rsidP="00EC6AFD">
      <w:pPr>
        <w:jc w:val="both"/>
        <w:rPr>
          <w:rFonts w:ascii="Times New Roman" w:hAnsi="Times New Roman"/>
          <w:szCs w:val="20"/>
          <w:lang w:eastAsia="x-none"/>
        </w:rPr>
      </w:pPr>
      <w:r w:rsidRPr="00EC6AFD">
        <w:rPr>
          <w:rFonts w:ascii="Times New Roman" w:hAnsi="Times New Roman"/>
          <w:szCs w:val="20"/>
          <w:highlight w:val="green"/>
          <w:lang w:eastAsia="x-none"/>
        </w:rPr>
        <w:t>Agreements</w:t>
      </w:r>
      <w:r w:rsidRPr="00EC6AFD">
        <w:rPr>
          <w:rFonts w:ascii="Times New Roman" w:hAnsi="Times New Roman"/>
          <w:szCs w:val="20"/>
          <w:lang w:eastAsia="x-none"/>
        </w:rPr>
        <w:t>:</w:t>
      </w:r>
    </w:p>
    <w:p w14:paraId="3F4FFB63" w14:textId="77777777" w:rsidR="00EC6AFD" w:rsidRPr="00EC6AFD" w:rsidRDefault="00EC6AFD" w:rsidP="000907DF">
      <w:pPr>
        <w:pStyle w:val="ListParagraph"/>
        <w:numPr>
          <w:ilvl w:val="0"/>
          <w:numId w:val="215"/>
        </w:numPr>
      </w:pPr>
      <w:r w:rsidRPr="00EC6AFD">
        <w:t>To adopt the following TP to 8.1 of 38.213:</w:t>
      </w:r>
    </w:p>
    <w:p w14:paraId="7A6BC9D2" w14:textId="77777777" w:rsidR="00EC6AFD" w:rsidRPr="00EC6AFD" w:rsidRDefault="00EC6AFD" w:rsidP="00EC6AFD">
      <w:pPr>
        <w:ind w:left="720" w:hanging="720"/>
        <w:rPr>
          <w:rFonts w:ascii="Times New Roman" w:hAnsi="Times New Roman"/>
          <w:i/>
          <w:szCs w:val="20"/>
        </w:rPr>
      </w:pPr>
      <w:r w:rsidRPr="00EC6AFD">
        <w:rPr>
          <w:rFonts w:ascii="Times New Roman" w:hAnsi="Times New Roman"/>
          <w:szCs w:val="20"/>
        </w:rPr>
        <w:t xml:space="preserve">[…] The UE is provided a number of </w:t>
      </w:r>
      <w:r w:rsidRPr="00EC6AFD">
        <w:rPr>
          <w:rFonts w:ascii="Times New Roman" w:hAnsi="Times New Roman"/>
          <w:color w:val="FF0000"/>
          <w:szCs w:val="20"/>
        </w:rPr>
        <w:t>contention based</w:t>
      </w:r>
      <w:r w:rsidRPr="00EC6AFD">
        <w:rPr>
          <w:rFonts w:ascii="Times New Roman" w:hAnsi="Times New Roman"/>
          <w:szCs w:val="20"/>
        </w:rPr>
        <w:t xml:space="preserve"> preambles per SS/PBCH block</w:t>
      </w:r>
      <w:r w:rsidRPr="00EC6AFD">
        <w:rPr>
          <w:rFonts w:ascii="Times New Roman" w:hAnsi="Times New Roman"/>
          <w:color w:val="FF0000"/>
          <w:szCs w:val="20"/>
        </w:rPr>
        <w:t xml:space="preserve"> </w:t>
      </w:r>
      <w:r w:rsidRPr="00EC6AFD">
        <w:rPr>
          <w:rFonts w:ascii="Times New Roman" w:hAnsi="Times New Roman"/>
          <w:color w:val="FF0000"/>
          <w:szCs w:val="20"/>
          <w:u w:val="single"/>
        </w:rPr>
        <w:t>per PRACH occasion</w:t>
      </w:r>
      <w:r w:rsidRPr="00EC6AFD">
        <w:rPr>
          <w:rFonts w:ascii="Times New Roman" w:hAnsi="Times New Roman"/>
          <w:szCs w:val="20"/>
        </w:rPr>
        <w:t xml:space="preserve"> by the value of higher layer parameter </w:t>
      </w:r>
      <w:r w:rsidRPr="00EC6AFD">
        <w:rPr>
          <w:rFonts w:ascii="Times New Roman" w:hAnsi="Times New Roman"/>
          <w:i/>
          <w:szCs w:val="20"/>
        </w:rPr>
        <w:t>cb-preamblePerSSB</w:t>
      </w:r>
      <w:r w:rsidRPr="00EC6AFD">
        <w:rPr>
          <w:rFonts w:ascii="Times New Roman" w:hAnsi="Times New Roman"/>
          <w:szCs w:val="20"/>
        </w:rPr>
        <w:t xml:space="preserve"> </w:t>
      </w:r>
      <w:r w:rsidRPr="00EC6AFD">
        <w:rPr>
          <w:rFonts w:ascii="Times New Roman" w:hAnsi="Times New Roman"/>
          <w:strike/>
          <w:color w:val="FF0000"/>
          <w:szCs w:val="20"/>
          <w:u w:val="single"/>
        </w:rPr>
        <w:t>and the UE determines a total number of preambles per SSB per PRACH occasion as the multiple of the value of</w:t>
      </w:r>
      <w:r w:rsidRPr="00EC6AFD">
        <w:rPr>
          <w:rFonts w:ascii="Times New Roman" w:hAnsi="Times New Roman"/>
          <w:i/>
          <w:strike/>
          <w:color w:val="FF0000"/>
          <w:szCs w:val="20"/>
          <w:u w:val="single"/>
        </w:rPr>
        <w:t xml:space="preserve"> SSB-perRACH-Occasion</w:t>
      </w:r>
      <w:r w:rsidRPr="00EC6AFD">
        <w:rPr>
          <w:rFonts w:ascii="Times New Roman" w:hAnsi="Times New Roman"/>
          <w:strike/>
          <w:color w:val="FF0000"/>
          <w:szCs w:val="20"/>
          <w:u w:val="single"/>
        </w:rPr>
        <w:t xml:space="preserve"> and the value of </w:t>
      </w:r>
      <w:r w:rsidRPr="00EC6AFD">
        <w:rPr>
          <w:rFonts w:ascii="Times New Roman" w:hAnsi="Times New Roman"/>
          <w:i/>
          <w:strike/>
          <w:color w:val="FF0000"/>
          <w:szCs w:val="20"/>
          <w:u w:val="single"/>
        </w:rPr>
        <w:t>cb-preamblePerSSB</w:t>
      </w:r>
      <w:r w:rsidRPr="00EC6AFD">
        <w:rPr>
          <w:rFonts w:ascii="Times New Roman" w:hAnsi="Times New Roman"/>
          <w:i/>
          <w:szCs w:val="20"/>
        </w:rPr>
        <w:t>.</w:t>
      </w:r>
    </w:p>
    <w:p w14:paraId="142A7AB9" w14:textId="77777777" w:rsidR="00EC6AFD" w:rsidRPr="00EC6AFD" w:rsidRDefault="00EC6AFD" w:rsidP="00EC6AFD">
      <w:pPr>
        <w:ind w:left="720" w:hanging="720"/>
        <w:rPr>
          <w:rFonts w:ascii="Times New Roman" w:hAnsi="Times New Roman"/>
          <w:szCs w:val="20"/>
        </w:rPr>
      </w:pPr>
    </w:p>
    <w:p w14:paraId="3CB2C161" w14:textId="4EAB97D0" w:rsidR="00EC6AFD" w:rsidRPr="00EC6AFD" w:rsidRDefault="00EC6AFD" w:rsidP="00EC6AFD">
      <w:pPr>
        <w:ind w:left="720" w:hanging="720"/>
        <w:rPr>
          <w:rFonts w:ascii="Times New Roman" w:hAnsi="Times New Roman"/>
          <w:szCs w:val="20"/>
        </w:rPr>
      </w:pPr>
      <w:r w:rsidRPr="00EC6AFD">
        <w:rPr>
          <w:rFonts w:ascii="Times New Roman" w:hAnsi="Times New Roman"/>
          <w:szCs w:val="20"/>
          <w:highlight w:val="green"/>
        </w:rPr>
        <w:t>Agreement</w:t>
      </w:r>
      <w:r w:rsidRPr="00EC6AFD">
        <w:rPr>
          <w:rFonts w:ascii="Times New Roman" w:hAnsi="Times New Roman"/>
          <w:szCs w:val="20"/>
        </w:rPr>
        <w:t>:</w:t>
      </w:r>
    </w:p>
    <w:p w14:paraId="30B18C97" w14:textId="77777777" w:rsidR="00EC6AFD" w:rsidRPr="00EC6AFD" w:rsidRDefault="00EC6AFD" w:rsidP="00EC6AFD">
      <w:pPr>
        <w:pStyle w:val="ListParagraph"/>
        <w:numPr>
          <w:ilvl w:val="0"/>
          <w:numId w:val="63"/>
        </w:numPr>
        <w:rPr>
          <w:lang w:eastAsia="zh-CN"/>
        </w:rPr>
      </w:pPr>
      <w:r w:rsidRPr="00EC6AFD">
        <w:t xml:space="preserve">For the case that N SSBs are associated with one RACH occasion, where N &gt;= 1, the subset of cb-preamblePerSSB consecutive CBRA preambles associated with SSB i (i=0, …, N-1) starts from preamble index i*(64/N).  </w:t>
      </w:r>
    </w:p>
    <w:p w14:paraId="266B5B58" w14:textId="77777777" w:rsidR="00EC6AFD" w:rsidRPr="00EC6AFD" w:rsidRDefault="00EC6AFD" w:rsidP="00EC6AFD">
      <w:pPr>
        <w:ind w:left="720" w:hanging="720"/>
        <w:rPr>
          <w:rFonts w:ascii="Times New Roman" w:hAnsi="Times New Roman"/>
          <w:szCs w:val="20"/>
        </w:rPr>
      </w:pPr>
    </w:p>
    <w:p w14:paraId="7F9BF450" w14:textId="77777777" w:rsidR="00EC6AFD" w:rsidRPr="00EC6AFD" w:rsidRDefault="00EC6AFD" w:rsidP="00EC6AFD">
      <w:pPr>
        <w:ind w:left="720" w:hanging="720"/>
        <w:rPr>
          <w:rFonts w:ascii="Times New Roman" w:hAnsi="Times New Roman"/>
          <w:szCs w:val="20"/>
          <w:highlight w:val="darkYellow"/>
        </w:rPr>
      </w:pPr>
      <w:r w:rsidRPr="00EC6AFD">
        <w:rPr>
          <w:rFonts w:ascii="Times New Roman" w:hAnsi="Times New Roman"/>
          <w:szCs w:val="20"/>
          <w:highlight w:val="darkYellow"/>
        </w:rPr>
        <w:t>Working assumption:</w:t>
      </w:r>
    </w:p>
    <w:p w14:paraId="1CF8ADDB" w14:textId="77777777" w:rsidR="00EC6AFD" w:rsidRPr="00EC6AFD" w:rsidRDefault="00EC6AFD" w:rsidP="00EC6AFD">
      <w:pPr>
        <w:rPr>
          <w:lang w:eastAsia="ar-SA"/>
        </w:rPr>
      </w:pPr>
      <w:bookmarkStart w:id="406" w:name="_Hlk511886682"/>
      <w:r w:rsidRPr="00EC6AFD">
        <w:rPr>
          <w:lang w:eastAsia="ar-SA"/>
        </w:rPr>
        <w:t>For a TA command in MAC-CE received on slot n, the corresponding adjustment of the uplink transmission timing shall apply from the beginning of slot n+k where k-1 is equal to ceil((duration of N1 + L2 + duration of N2 + TA_max)/slot_duration) and where</w:t>
      </w:r>
    </w:p>
    <w:bookmarkEnd w:id="406"/>
    <w:p w14:paraId="0B3269BA" w14:textId="77777777" w:rsidR="00EC6AFD" w:rsidRPr="00EC6AFD" w:rsidRDefault="00EC6AFD" w:rsidP="00EC6AFD">
      <w:pPr>
        <w:pStyle w:val="ListParagraph"/>
        <w:numPr>
          <w:ilvl w:val="0"/>
          <w:numId w:val="63"/>
        </w:numPr>
        <w:rPr>
          <w:lang w:eastAsia="ar-SA"/>
        </w:rPr>
      </w:pPr>
      <w:r w:rsidRPr="00EC6AFD">
        <w:rPr>
          <w:lang w:eastAsia="ar-SA"/>
        </w:rPr>
        <w:t>N1 refers to the value determined in control session with front loaded plus additional DMRS and UE capability #1</w:t>
      </w:r>
    </w:p>
    <w:p w14:paraId="280EBCC5" w14:textId="77777777" w:rsidR="00EC6AFD" w:rsidRPr="00EC6AFD" w:rsidRDefault="00EC6AFD" w:rsidP="00EC6AFD">
      <w:pPr>
        <w:pStyle w:val="ListParagraph"/>
        <w:numPr>
          <w:ilvl w:val="0"/>
          <w:numId w:val="63"/>
        </w:numPr>
      </w:pPr>
      <w:r w:rsidRPr="00EC6AFD">
        <w:t>N2 also refers to the value determined in control session with UE capability #1</w:t>
      </w:r>
    </w:p>
    <w:p w14:paraId="586C8DE2" w14:textId="77777777" w:rsidR="00EC6AFD" w:rsidRPr="00EC6AFD" w:rsidRDefault="00EC6AFD" w:rsidP="00EC6AFD">
      <w:pPr>
        <w:pStyle w:val="ListParagraph"/>
        <w:numPr>
          <w:ilvl w:val="0"/>
          <w:numId w:val="63"/>
        </w:numPr>
        <w:rPr>
          <w:lang w:eastAsia="ar-SA"/>
        </w:rPr>
      </w:pPr>
      <w:r w:rsidRPr="00EC6AFD">
        <w:rPr>
          <w:lang w:eastAsia="ar-SA"/>
        </w:rPr>
        <w:t>L2 refers to the MAC processing latency and is equal to 0.5 msec.</w:t>
      </w:r>
    </w:p>
    <w:p w14:paraId="578BF968" w14:textId="77777777" w:rsidR="00EC6AFD" w:rsidRPr="00EC6AFD" w:rsidRDefault="00EC6AFD" w:rsidP="00EC6AFD">
      <w:pPr>
        <w:pStyle w:val="ListParagraph"/>
        <w:numPr>
          <w:ilvl w:val="0"/>
          <w:numId w:val="63"/>
        </w:numPr>
      </w:pPr>
      <w:r w:rsidRPr="00EC6AFD">
        <w:t>TA_max is equal to the maximum timing advance value that the 12 bit TA command can provide with respect to the UL SCS</w:t>
      </w:r>
    </w:p>
    <w:p w14:paraId="2FEBF09C" w14:textId="77777777" w:rsidR="00EC6AFD" w:rsidRPr="00EC6AFD" w:rsidRDefault="00EC6AFD" w:rsidP="00EC6AFD">
      <w:pPr>
        <w:pStyle w:val="ListParagraph"/>
        <w:numPr>
          <w:ilvl w:val="0"/>
          <w:numId w:val="63"/>
        </w:numPr>
      </w:pPr>
      <w:r w:rsidRPr="00EC6AFD">
        <w:t>Note: Spec captures the value k for different SCS</w:t>
      </w:r>
    </w:p>
    <w:p w14:paraId="097A64BF" w14:textId="77777777" w:rsidR="00EC6AFD" w:rsidRPr="00EC6AFD" w:rsidRDefault="00EC6AFD" w:rsidP="00EC6AFD">
      <w:pPr>
        <w:pStyle w:val="ListParagraph"/>
        <w:numPr>
          <w:ilvl w:val="0"/>
          <w:numId w:val="63"/>
        </w:numPr>
        <w:rPr>
          <w:lang w:eastAsia="ar-SA"/>
        </w:rPr>
      </w:pPr>
      <w:r w:rsidRPr="00EC6AFD">
        <w:rPr>
          <w:lang w:eastAsia="ar-SA"/>
        </w:rPr>
        <w:t>UE is not expected that UL transmissions in the same slot shall apply different TA values.</w:t>
      </w:r>
    </w:p>
    <w:p w14:paraId="37779F38" w14:textId="77777777" w:rsidR="00EC6AFD" w:rsidRPr="00EC6AFD" w:rsidRDefault="00EC6AFD" w:rsidP="00EC6AFD">
      <w:pPr>
        <w:pStyle w:val="ListParagraph"/>
        <w:numPr>
          <w:ilvl w:val="0"/>
          <w:numId w:val="63"/>
        </w:numPr>
      </w:pPr>
      <w:r w:rsidRPr="00EC6AFD">
        <w:t>If this happens, it is up to UE’s implementation.</w:t>
      </w:r>
    </w:p>
    <w:p w14:paraId="03240B27" w14:textId="0F67C9D5" w:rsidR="00EC6AFD" w:rsidRPr="00EC6AFD" w:rsidRDefault="00EC6AFD" w:rsidP="00EC6AFD">
      <w:pPr>
        <w:pStyle w:val="ListParagraph"/>
        <w:numPr>
          <w:ilvl w:val="0"/>
          <w:numId w:val="63"/>
        </w:numPr>
      </w:pPr>
      <w:r w:rsidRPr="00EC6AFD">
        <w:t xml:space="preserve">FFS: the reference SCS of slot n+k and the time duration of (k-1) slots when UL and DL have different SCSs.  </w:t>
      </w:r>
    </w:p>
    <w:p w14:paraId="4B3708B5" w14:textId="02466B05" w:rsidR="00EC6AFD" w:rsidRDefault="00EC6AFD" w:rsidP="00EC6AFD">
      <w:pPr>
        <w:pBdr>
          <w:top w:val="single" w:sz="4" w:space="1" w:color="auto"/>
        </w:pBdr>
        <w:ind w:left="720" w:hanging="720"/>
        <w:rPr>
          <w:szCs w:val="20"/>
          <w:highlight w:val="green"/>
        </w:rPr>
      </w:pPr>
    </w:p>
    <w:p w14:paraId="7A6FF7E4" w14:textId="1AA89F57" w:rsidR="00EC35CF" w:rsidRPr="00EC35CF" w:rsidRDefault="00EC35CF" w:rsidP="00EC35CF">
      <w:pPr>
        <w:ind w:left="720" w:hanging="720"/>
        <w:rPr>
          <w:szCs w:val="20"/>
        </w:rPr>
      </w:pPr>
      <w:r w:rsidRPr="00EC35CF">
        <w:rPr>
          <w:szCs w:val="20"/>
          <w:highlight w:val="green"/>
        </w:rPr>
        <w:t>Agreement</w:t>
      </w:r>
      <w:r w:rsidRPr="00EC35CF">
        <w:rPr>
          <w:szCs w:val="20"/>
        </w:rPr>
        <w:t>:</w:t>
      </w:r>
    </w:p>
    <w:p w14:paraId="3485E475" w14:textId="77777777" w:rsidR="00EC35CF" w:rsidRPr="00EC35CF" w:rsidRDefault="00EC35CF" w:rsidP="0099597B">
      <w:pPr>
        <w:pStyle w:val="ListParagraph"/>
        <w:numPr>
          <w:ilvl w:val="0"/>
          <w:numId w:val="63"/>
        </w:numPr>
      </w:pPr>
      <w:r w:rsidRPr="00EC35CF">
        <w:t>The parameter cb-preamblePerSSB indicates the number of CBRA preambles per SSB per RACH occasion.</w:t>
      </w:r>
    </w:p>
    <w:p w14:paraId="5A37C047" w14:textId="581B2CD4" w:rsidR="00EC35CF" w:rsidRDefault="00EC35CF" w:rsidP="00466ED9"/>
    <w:p w14:paraId="40468AE1" w14:textId="54B11395" w:rsidR="00EC35CF" w:rsidRPr="00EC35CF" w:rsidRDefault="00603E09" w:rsidP="00EC35CF">
      <w:pPr>
        <w:ind w:left="720" w:hanging="720"/>
        <w:rPr>
          <w:b/>
          <w:lang w:eastAsia="x-none"/>
        </w:rPr>
      </w:pPr>
      <w:hyperlink r:id="rId850" w:history="1">
        <w:r w:rsidR="00FE4C7E">
          <w:rPr>
            <w:rStyle w:val="Hyperlink"/>
            <w:b/>
            <w:lang w:eastAsia="x-none"/>
          </w:rPr>
          <w:t>R1-1804457</w:t>
        </w:r>
      </w:hyperlink>
      <w:r w:rsidR="00EC35CF" w:rsidRPr="00EC35CF">
        <w:rPr>
          <w:b/>
          <w:lang w:eastAsia="x-none"/>
        </w:rPr>
        <w:tab/>
        <w:t>Remaining details on RACH procedure</w:t>
      </w:r>
      <w:r w:rsidR="00EC35CF" w:rsidRPr="00EC35CF">
        <w:rPr>
          <w:b/>
          <w:lang w:eastAsia="x-none"/>
        </w:rPr>
        <w:tab/>
        <w:t>Nokia, Nokia Shanghai Bell</w:t>
      </w:r>
    </w:p>
    <w:p w14:paraId="11C4EAE3" w14:textId="77777777" w:rsidR="00EC35CF" w:rsidRDefault="00EC35CF" w:rsidP="00EC35CF">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25939FBA" w14:textId="6CA0FC81" w:rsidR="00EC35CF" w:rsidRDefault="00EC35CF" w:rsidP="00466ED9"/>
    <w:p w14:paraId="7703D992" w14:textId="438FC08D" w:rsidR="00786EEF" w:rsidRPr="00AD4A0F" w:rsidRDefault="00786EEF" w:rsidP="00AD4A0F">
      <w:pPr>
        <w:pBdr>
          <w:top w:val="single" w:sz="4" w:space="1" w:color="auto"/>
        </w:pBdr>
        <w:rPr>
          <w:b/>
        </w:rPr>
      </w:pPr>
      <w:r w:rsidRPr="00AD4A0F">
        <w:rPr>
          <w:b/>
        </w:rPr>
        <w:t>Tuesday session</w:t>
      </w:r>
    </w:p>
    <w:p w14:paraId="7CDAB630" w14:textId="02434BFE" w:rsidR="00786EEF" w:rsidRPr="00AD4A0F" w:rsidRDefault="00603E09" w:rsidP="00786EEF">
      <w:pPr>
        <w:rPr>
          <w:b/>
        </w:rPr>
      </w:pPr>
      <w:hyperlink r:id="rId851" w:history="1">
        <w:r w:rsidR="00FE4C7E">
          <w:rPr>
            <w:rStyle w:val="Hyperlink"/>
            <w:b/>
          </w:rPr>
          <w:t>R1-1805614</w:t>
        </w:r>
      </w:hyperlink>
      <w:r w:rsidR="00786EEF" w:rsidRPr="00AD4A0F">
        <w:rPr>
          <w:b/>
        </w:rPr>
        <w:tab/>
        <w:t>Summary of remaining details on RACH procedure</w:t>
      </w:r>
      <w:r w:rsidR="00786EEF" w:rsidRPr="00AD4A0F">
        <w:rPr>
          <w:b/>
        </w:rPr>
        <w:tab/>
        <w:t>Qualcomm</w:t>
      </w:r>
    </w:p>
    <w:p w14:paraId="4BC93026" w14:textId="77777777" w:rsidR="00786EEF" w:rsidRDefault="00786EEF" w:rsidP="00786EEF">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10E013E" w14:textId="2FC8C53D" w:rsidR="00786EEF" w:rsidRDefault="00786EEF" w:rsidP="00786EEF"/>
    <w:p w14:paraId="110CBEDD" w14:textId="77777777" w:rsidR="00AD4A0F" w:rsidRPr="00AD4A0F" w:rsidRDefault="00AD4A0F" w:rsidP="00AD4A0F">
      <w:pPr>
        <w:ind w:left="720" w:hanging="720"/>
        <w:rPr>
          <w:szCs w:val="20"/>
        </w:rPr>
      </w:pPr>
      <w:r w:rsidRPr="00AD4A0F">
        <w:rPr>
          <w:szCs w:val="20"/>
          <w:highlight w:val="green"/>
        </w:rPr>
        <w:t>Agreements</w:t>
      </w:r>
      <w:r w:rsidRPr="00AD4A0F">
        <w:rPr>
          <w:szCs w:val="20"/>
        </w:rPr>
        <w:t>:</w:t>
      </w:r>
    </w:p>
    <w:p w14:paraId="3102EBFE" w14:textId="77777777" w:rsidR="00AD4A0F" w:rsidRPr="00AD4A0F" w:rsidRDefault="00AD4A0F" w:rsidP="00AD4A0F">
      <w:pPr>
        <w:ind w:left="720" w:hanging="720"/>
      </w:pPr>
      <w:r w:rsidRPr="00AD4A0F">
        <w:t>Change the previous working assumption:</w:t>
      </w:r>
    </w:p>
    <w:p w14:paraId="58244298" w14:textId="77777777" w:rsidR="00AD4A0F" w:rsidRPr="00AD4A0F" w:rsidRDefault="00AD4A0F" w:rsidP="00BC4EF6">
      <w:pPr>
        <w:numPr>
          <w:ilvl w:val="0"/>
          <w:numId w:val="111"/>
        </w:numPr>
      </w:pPr>
      <w:r w:rsidRPr="00AD4A0F">
        <w:t>Time period for SSB to RO association is multiple of PRACH configuration periods</w:t>
      </w:r>
    </w:p>
    <w:p w14:paraId="78016127" w14:textId="10FC191D" w:rsidR="00AD4A0F" w:rsidRPr="00AD4A0F" w:rsidRDefault="00AD4A0F" w:rsidP="00BC4EF6">
      <w:pPr>
        <w:numPr>
          <w:ilvl w:val="1"/>
          <w:numId w:val="111"/>
        </w:numPr>
      </w:pPr>
      <w:r w:rsidRPr="00AD4A0F">
        <w:t>The number of multiple PRACH configuration periods in the time period is the smallest value in the set {1, 2, 4} such that the number is</w:t>
      </w:r>
      <w:r>
        <w:t xml:space="preserve"> </w:t>
      </w:r>
      <w:r w:rsidRPr="00AD4A0F">
        <w:t xml:space="preserve">≥ </w:t>
      </w:r>
      <w:r w:rsidRPr="00AD4A0F">
        <w:rPr>
          <w:rFonts w:ascii="Symbol" w:hAnsi="Symbol"/>
        </w:rPr>
        <w:t></w:t>
      </w:r>
      <w:r w:rsidRPr="00AD4A0F">
        <w:t>Actually transmitted SSBs / SSBs that can be mapped to one PRACH config period</w:t>
      </w:r>
      <w:r w:rsidRPr="00AD4A0F">
        <w:rPr>
          <w:rFonts w:ascii="Symbol" w:hAnsi="Symbol"/>
        </w:rPr>
        <w:t></w:t>
      </w:r>
    </w:p>
    <w:p w14:paraId="67F90F87" w14:textId="77777777" w:rsidR="00AD4A0F" w:rsidRPr="00AD4A0F" w:rsidRDefault="00AD4A0F" w:rsidP="00BC4EF6">
      <w:pPr>
        <w:numPr>
          <w:ilvl w:val="1"/>
          <w:numId w:val="111"/>
        </w:numPr>
      </w:pPr>
      <w:r w:rsidRPr="00AD4A0F">
        <w:t>The time period starts from frame 0</w:t>
      </w:r>
    </w:p>
    <w:p w14:paraId="58D59046" w14:textId="77777777" w:rsidR="00AD4A0F" w:rsidRPr="00AD4A0F" w:rsidRDefault="00AD4A0F" w:rsidP="00AD4A0F">
      <w:pPr>
        <w:ind w:left="720" w:hanging="720"/>
      </w:pPr>
    </w:p>
    <w:p w14:paraId="140CAC4B" w14:textId="77777777" w:rsidR="00AD4A0F" w:rsidRPr="00AD4A0F" w:rsidRDefault="00AD4A0F" w:rsidP="00AD4A0F">
      <w:pPr>
        <w:ind w:left="720" w:hanging="720"/>
      </w:pPr>
      <w:r w:rsidRPr="00AD4A0F">
        <w:t>And replace it with the following:</w:t>
      </w:r>
    </w:p>
    <w:p w14:paraId="453A6B13" w14:textId="77777777" w:rsidR="00AD4A0F" w:rsidRPr="00AD4A0F" w:rsidRDefault="00AD4A0F" w:rsidP="00BC4EF6">
      <w:pPr>
        <w:numPr>
          <w:ilvl w:val="0"/>
          <w:numId w:val="110"/>
        </w:numPr>
      </w:pPr>
      <w:r w:rsidRPr="00AD4A0F">
        <w:lastRenderedPageBreak/>
        <w:t>Time period for SSB to RO association is multiple of PRACH configuration periods</w:t>
      </w:r>
    </w:p>
    <w:p w14:paraId="6D2A89B9" w14:textId="77777777" w:rsidR="00AD4A0F" w:rsidRPr="00AD4A0F" w:rsidRDefault="00AD4A0F" w:rsidP="00BC4EF6">
      <w:pPr>
        <w:numPr>
          <w:ilvl w:val="1"/>
          <w:numId w:val="110"/>
        </w:numPr>
        <w:rPr>
          <w:strike/>
        </w:rPr>
      </w:pPr>
      <w:r w:rsidRPr="00AD4A0F">
        <w:t xml:space="preserve">The number of multiple PRACH configuration periods in the time period is the smallest value in the set </w:t>
      </w:r>
      <w:r w:rsidRPr="00AD4A0F">
        <w:rPr>
          <w:color w:val="FF0000"/>
          <w:lang w:eastAsia="zh-CN"/>
        </w:rPr>
        <w:t>determined by the RACH configuration period from following table</w:t>
      </w:r>
      <w:r w:rsidRPr="00AD4A0F">
        <w:t xml:space="preserve"> </w:t>
      </w:r>
      <w:r w:rsidRPr="00AD4A0F">
        <w:rPr>
          <w:strike/>
        </w:rPr>
        <w:t>such that the number is</w:t>
      </w:r>
    </w:p>
    <w:p w14:paraId="13F26589" w14:textId="77777777" w:rsidR="00AD4A0F" w:rsidRPr="00AD4A0F" w:rsidRDefault="00AD4A0F" w:rsidP="00AD4A0F">
      <w:pPr>
        <w:ind w:left="1440" w:hanging="720"/>
        <w:rPr>
          <w:strike/>
        </w:rPr>
      </w:pPr>
      <w:r w:rsidRPr="00AD4A0F">
        <w:rPr>
          <w:strike/>
        </w:rPr>
        <w:t xml:space="preserve">≥ </w:t>
      </w:r>
      <w:r w:rsidRPr="00AD4A0F">
        <w:rPr>
          <w:rFonts w:ascii="Symbol" w:hAnsi="Symbol"/>
          <w:strike/>
        </w:rPr>
        <w:t></w:t>
      </w:r>
      <w:r w:rsidRPr="00AD4A0F">
        <w:rPr>
          <w:strike/>
        </w:rPr>
        <w:t>Actually transmitted SSBs / SSBs that can be mapped to one PRACH config period</w:t>
      </w:r>
      <w:r w:rsidRPr="00AD4A0F">
        <w:rPr>
          <w:rFonts w:ascii="Symbol" w:hAnsi="Symbol"/>
          <w:strike/>
        </w:rPr>
        <w:t></w:t>
      </w:r>
      <w:r w:rsidRPr="00AD4A0F">
        <w:t xml:space="preserve">  </w:t>
      </w:r>
      <w:r w:rsidRPr="00AD4A0F">
        <w:rPr>
          <w:color w:val="FF0000"/>
        </w:rPr>
        <w:t>such that all actually transmitted SSBs can be mapped, at least once, to the ROs within the time period.</w:t>
      </w:r>
    </w:p>
    <w:p w14:paraId="552DFED4" w14:textId="77777777" w:rsidR="00AD4A0F" w:rsidRPr="00AD4A0F" w:rsidRDefault="00AD4A0F" w:rsidP="00BC4EF6">
      <w:pPr>
        <w:numPr>
          <w:ilvl w:val="1"/>
          <w:numId w:val="110"/>
        </w:numPr>
      </w:pPr>
      <w:r w:rsidRPr="00AD4A0F">
        <w:t>The time period starts from frame 0</w:t>
      </w:r>
    </w:p>
    <w:p w14:paraId="6095DE7C" w14:textId="77777777" w:rsidR="00AD4A0F" w:rsidRPr="00AD4A0F" w:rsidRDefault="00AD4A0F" w:rsidP="00AD4A0F">
      <w:pPr>
        <w:ind w:left="1440" w:hanging="720"/>
      </w:pPr>
    </w:p>
    <w:tbl>
      <w:tblPr>
        <w:tblW w:w="0" w:type="auto"/>
        <w:tblInd w:w="1345" w:type="dxa"/>
        <w:tblCellMar>
          <w:left w:w="0" w:type="dxa"/>
          <w:right w:w="0" w:type="dxa"/>
        </w:tblCellMar>
        <w:tblLook w:val="04A0" w:firstRow="1" w:lastRow="0" w:firstColumn="1" w:lastColumn="0" w:noHBand="0" w:noVBand="1"/>
      </w:tblPr>
      <w:tblGrid>
        <w:gridCol w:w="3420"/>
        <w:gridCol w:w="4230"/>
      </w:tblGrid>
      <w:tr w:rsidR="00AD4A0F" w:rsidRPr="00AD4A0F" w14:paraId="20102AA5" w14:textId="77777777" w:rsidTr="00022370">
        <w:tc>
          <w:tcPr>
            <w:tcW w:w="34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0852238" w14:textId="77777777" w:rsidR="00AD4A0F" w:rsidRPr="00AD4A0F" w:rsidRDefault="00AD4A0F" w:rsidP="00093052">
            <w:pPr>
              <w:pStyle w:val="TAH"/>
            </w:pPr>
            <w:r w:rsidRPr="00AD4A0F">
              <w:t>RACH configuration period (ms)</w:t>
            </w:r>
          </w:p>
        </w:tc>
        <w:tc>
          <w:tcPr>
            <w:tcW w:w="423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7EC31E" w14:textId="77777777" w:rsidR="00AD4A0F" w:rsidRPr="00AD4A0F" w:rsidRDefault="00AD4A0F" w:rsidP="00093052">
            <w:pPr>
              <w:pStyle w:val="TAH"/>
            </w:pPr>
            <w:r w:rsidRPr="00AD4A0F">
              <w:t>Mapping period set (# of RACH configuration period )</w:t>
            </w:r>
          </w:p>
        </w:tc>
      </w:tr>
      <w:tr w:rsidR="00AD4A0F" w:rsidRPr="00AD4A0F" w14:paraId="704B8480" w14:textId="77777777" w:rsidTr="00022370">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40C021" w14:textId="77777777" w:rsidR="00AD4A0F" w:rsidRPr="00AD4A0F" w:rsidRDefault="00AD4A0F" w:rsidP="00093052">
            <w:pPr>
              <w:pStyle w:val="TAL"/>
              <w:rPr>
                <w:lang w:eastAsia="zh-CN"/>
              </w:rPr>
            </w:pPr>
            <w:r w:rsidRPr="00AD4A0F">
              <w:rPr>
                <w:lang w:eastAsia="zh-CN"/>
              </w:rPr>
              <w:t>10</w:t>
            </w:r>
          </w:p>
        </w:tc>
        <w:tc>
          <w:tcPr>
            <w:tcW w:w="4230" w:type="dxa"/>
            <w:tcBorders>
              <w:top w:val="nil"/>
              <w:left w:val="nil"/>
              <w:bottom w:val="single" w:sz="8" w:space="0" w:color="auto"/>
              <w:right w:val="single" w:sz="8" w:space="0" w:color="auto"/>
            </w:tcBorders>
            <w:tcMar>
              <w:top w:w="0" w:type="dxa"/>
              <w:left w:w="108" w:type="dxa"/>
              <w:bottom w:w="0" w:type="dxa"/>
              <w:right w:w="108" w:type="dxa"/>
            </w:tcMar>
            <w:hideMark/>
          </w:tcPr>
          <w:p w14:paraId="7A1770B3" w14:textId="77777777" w:rsidR="00AD4A0F" w:rsidRPr="00AD4A0F" w:rsidRDefault="00AD4A0F" w:rsidP="00093052">
            <w:pPr>
              <w:pStyle w:val="TAL"/>
              <w:rPr>
                <w:lang w:eastAsia="zh-CN"/>
              </w:rPr>
            </w:pPr>
            <w:r w:rsidRPr="00AD4A0F">
              <w:rPr>
                <w:lang w:eastAsia="zh-CN"/>
              </w:rPr>
              <w:t>{1</w:t>
            </w:r>
            <w:r w:rsidRPr="00AD4A0F">
              <w:rPr>
                <w:rFonts w:ascii="MS Mincho" w:eastAsia="MS Mincho" w:hAnsi="MS Mincho" w:hint="eastAsia"/>
                <w:lang w:eastAsia="zh-CN"/>
              </w:rPr>
              <w:t>，</w:t>
            </w:r>
            <w:r w:rsidRPr="00AD4A0F">
              <w:rPr>
                <w:lang w:eastAsia="zh-CN"/>
              </w:rPr>
              <w:t>2</w:t>
            </w:r>
            <w:r w:rsidRPr="00AD4A0F">
              <w:rPr>
                <w:rFonts w:ascii="MS Mincho" w:eastAsia="MS Mincho" w:hAnsi="MS Mincho" w:hint="eastAsia"/>
                <w:lang w:eastAsia="zh-CN"/>
              </w:rPr>
              <w:t>，</w:t>
            </w:r>
            <w:r w:rsidRPr="00AD4A0F">
              <w:rPr>
                <w:lang w:eastAsia="zh-CN"/>
              </w:rPr>
              <w:t>4</w:t>
            </w:r>
            <w:r w:rsidRPr="00AD4A0F">
              <w:rPr>
                <w:rFonts w:ascii="MS Mincho" w:eastAsia="MS Mincho" w:hAnsi="MS Mincho" w:hint="eastAsia"/>
                <w:lang w:eastAsia="zh-CN"/>
              </w:rPr>
              <w:t>，</w:t>
            </w:r>
            <w:r w:rsidRPr="00AD4A0F">
              <w:rPr>
                <w:lang w:eastAsia="zh-CN"/>
              </w:rPr>
              <w:t>8</w:t>
            </w:r>
            <w:r w:rsidRPr="00AD4A0F">
              <w:rPr>
                <w:rFonts w:ascii="MS Mincho" w:eastAsia="MS Mincho" w:hAnsi="MS Mincho" w:hint="eastAsia"/>
                <w:lang w:eastAsia="zh-CN"/>
              </w:rPr>
              <w:t>，</w:t>
            </w:r>
            <w:r w:rsidRPr="00AD4A0F">
              <w:rPr>
                <w:lang w:eastAsia="zh-CN"/>
              </w:rPr>
              <w:t>16}</w:t>
            </w:r>
          </w:p>
        </w:tc>
      </w:tr>
      <w:tr w:rsidR="00AD4A0F" w:rsidRPr="00AD4A0F" w14:paraId="2BE21712" w14:textId="77777777" w:rsidTr="00022370">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271DE9" w14:textId="77777777" w:rsidR="00AD4A0F" w:rsidRPr="00AD4A0F" w:rsidRDefault="00AD4A0F" w:rsidP="00093052">
            <w:pPr>
              <w:pStyle w:val="TAL"/>
              <w:rPr>
                <w:lang w:eastAsia="zh-CN"/>
              </w:rPr>
            </w:pPr>
            <w:r w:rsidRPr="00AD4A0F">
              <w:rPr>
                <w:lang w:eastAsia="zh-CN"/>
              </w:rPr>
              <w:t>20</w:t>
            </w:r>
          </w:p>
        </w:tc>
        <w:tc>
          <w:tcPr>
            <w:tcW w:w="4230" w:type="dxa"/>
            <w:tcBorders>
              <w:top w:val="nil"/>
              <w:left w:val="nil"/>
              <w:bottom w:val="single" w:sz="8" w:space="0" w:color="auto"/>
              <w:right w:val="single" w:sz="8" w:space="0" w:color="auto"/>
            </w:tcBorders>
            <w:tcMar>
              <w:top w:w="0" w:type="dxa"/>
              <w:left w:w="108" w:type="dxa"/>
              <w:bottom w:w="0" w:type="dxa"/>
              <w:right w:w="108" w:type="dxa"/>
            </w:tcMar>
            <w:hideMark/>
          </w:tcPr>
          <w:p w14:paraId="23B32D6B" w14:textId="77777777" w:rsidR="00AD4A0F" w:rsidRPr="00AD4A0F" w:rsidRDefault="00AD4A0F" w:rsidP="00093052">
            <w:pPr>
              <w:pStyle w:val="TAL"/>
              <w:rPr>
                <w:lang w:eastAsia="zh-CN"/>
              </w:rPr>
            </w:pPr>
            <w:r w:rsidRPr="00AD4A0F">
              <w:rPr>
                <w:lang w:eastAsia="zh-CN"/>
              </w:rPr>
              <w:t>{1</w:t>
            </w:r>
            <w:r w:rsidRPr="00AD4A0F">
              <w:rPr>
                <w:rFonts w:ascii="MS Mincho" w:eastAsia="MS Mincho" w:hAnsi="MS Mincho" w:hint="eastAsia"/>
                <w:lang w:eastAsia="zh-CN"/>
              </w:rPr>
              <w:t>，</w:t>
            </w:r>
            <w:r w:rsidRPr="00AD4A0F">
              <w:rPr>
                <w:lang w:eastAsia="zh-CN"/>
              </w:rPr>
              <w:t>2</w:t>
            </w:r>
            <w:r w:rsidRPr="00AD4A0F">
              <w:rPr>
                <w:rFonts w:ascii="MS Mincho" w:eastAsia="MS Mincho" w:hAnsi="MS Mincho" w:hint="eastAsia"/>
                <w:lang w:eastAsia="zh-CN"/>
              </w:rPr>
              <w:t>，</w:t>
            </w:r>
            <w:r w:rsidRPr="00AD4A0F">
              <w:rPr>
                <w:lang w:eastAsia="zh-CN"/>
              </w:rPr>
              <w:t>4</w:t>
            </w:r>
            <w:r w:rsidRPr="00AD4A0F">
              <w:rPr>
                <w:rFonts w:ascii="MS Mincho" w:eastAsia="MS Mincho" w:hAnsi="MS Mincho" w:hint="eastAsia"/>
                <w:lang w:eastAsia="zh-CN"/>
              </w:rPr>
              <w:t>，</w:t>
            </w:r>
            <w:r w:rsidRPr="00AD4A0F">
              <w:rPr>
                <w:lang w:eastAsia="zh-CN"/>
              </w:rPr>
              <w:t>8}</w:t>
            </w:r>
          </w:p>
        </w:tc>
      </w:tr>
      <w:tr w:rsidR="00AD4A0F" w:rsidRPr="00AD4A0F" w14:paraId="627B6300" w14:textId="77777777" w:rsidTr="00022370">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9BE608" w14:textId="77777777" w:rsidR="00AD4A0F" w:rsidRPr="00AD4A0F" w:rsidRDefault="00AD4A0F" w:rsidP="00093052">
            <w:pPr>
              <w:pStyle w:val="TAL"/>
              <w:rPr>
                <w:lang w:eastAsia="zh-CN"/>
              </w:rPr>
            </w:pPr>
            <w:r w:rsidRPr="00AD4A0F">
              <w:rPr>
                <w:lang w:eastAsia="zh-CN"/>
              </w:rPr>
              <w:t>40</w:t>
            </w:r>
          </w:p>
        </w:tc>
        <w:tc>
          <w:tcPr>
            <w:tcW w:w="4230" w:type="dxa"/>
            <w:tcBorders>
              <w:top w:val="nil"/>
              <w:left w:val="nil"/>
              <w:bottom w:val="single" w:sz="8" w:space="0" w:color="auto"/>
              <w:right w:val="single" w:sz="8" w:space="0" w:color="auto"/>
            </w:tcBorders>
            <w:tcMar>
              <w:top w:w="0" w:type="dxa"/>
              <w:left w:w="108" w:type="dxa"/>
              <w:bottom w:w="0" w:type="dxa"/>
              <w:right w:w="108" w:type="dxa"/>
            </w:tcMar>
            <w:hideMark/>
          </w:tcPr>
          <w:p w14:paraId="46D4883D" w14:textId="77777777" w:rsidR="00AD4A0F" w:rsidRPr="00AD4A0F" w:rsidRDefault="00AD4A0F" w:rsidP="00093052">
            <w:pPr>
              <w:pStyle w:val="TAL"/>
              <w:rPr>
                <w:lang w:eastAsia="zh-CN"/>
              </w:rPr>
            </w:pPr>
            <w:r w:rsidRPr="00AD4A0F">
              <w:rPr>
                <w:lang w:eastAsia="zh-CN"/>
              </w:rPr>
              <w:t>{1</w:t>
            </w:r>
            <w:r w:rsidRPr="00AD4A0F">
              <w:rPr>
                <w:rFonts w:ascii="MS Mincho" w:eastAsia="MS Mincho" w:hAnsi="MS Mincho" w:hint="eastAsia"/>
                <w:lang w:eastAsia="zh-CN"/>
              </w:rPr>
              <w:t>，</w:t>
            </w:r>
            <w:r w:rsidRPr="00AD4A0F">
              <w:rPr>
                <w:lang w:eastAsia="zh-CN"/>
              </w:rPr>
              <w:t>2</w:t>
            </w:r>
            <w:r w:rsidRPr="00AD4A0F">
              <w:rPr>
                <w:rFonts w:ascii="MS Mincho" w:eastAsia="MS Mincho" w:hAnsi="MS Mincho" w:hint="eastAsia"/>
                <w:lang w:eastAsia="zh-CN"/>
              </w:rPr>
              <w:t>，</w:t>
            </w:r>
            <w:r w:rsidRPr="00AD4A0F">
              <w:rPr>
                <w:lang w:eastAsia="zh-CN"/>
              </w:rPr>
              <w:t>4}</w:t>
            </w:r>
          </w:p>
        </w:tc>
      </w:tr>
      <w:tr w:rsidR="00AD4A0F" w:rsidRPr="00AD4A0F" w14:paraId="3859B17E" w14:textId="77777777" w:rsidTr="00022370">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91E4D9" w14:textId="77777777" w:rsidR="00AD4A0F" w:rsidRPr="00AD4A0F" w:rsidRDefault="00AD4A0F" w:rsidP="00093052">
            <w:pPr>
              <w:pStyle w:val="TAL"/>
              <w:rPr>
                <w:lang w:eastAsia="zh-CN"/>
              </w:rPr>
            </w:pPr>
            <w:r w:rsidRPr="00AD4A0F">
              <w:rPr>
                <w:lang w:eastAsia="zh-CN"/>
              </w:rPr>
              <w:t>80</w:t>
            </w:r>
          </w:p>
        </w:tc>
        <w:tc>
          <w:tcPr>
            <w:tcW w:w="4230" w:type="dxa"/>
            <w:tcBorders>
              <w:top w:val="nil"/>
              <w:left w:val="nil"/>
              <w:bottom w:val="single" w:sz="8" w:space="0" w:color="auto"/>
              <w:right w:val="single" w:sz="8" w:space="0" w:color="auto"/>
            </w:tcBorders>
            <w:tcMar>
              <w:top w:w="0" w:type="dxa"/>
              <w:left w:w="108" w:type="dxa"/>
              <w:bottom w:w="0" w:type="dxa"/>
              <w:right w:w="108" w:type="dxa"/>
            </w:tcMar>
            <w:hideMark/>
          </w:tcPr>
          <w:p w14:paraId="22051740" w14:textId="77777777" w:rsidR="00AD4A0F" w:rsidRPr="00AD4A0F" w:rsidRDefault="00AD4A0F" w:rsidP="00093052">
            <w:pPr>
              <w:pStyle w:val="TAL"/>
              <w:rPr>
                <w:lang w:eastAsia="zh-CN"/>
              </w:rPr>
            </w:pPr>
            <w:r w:rsidRPr="00AD4A0F">
              <w:rPr>
                <w:lang w:eastAsia="zh-CN"/>
              </w:rPr>
              <w:t>{1</w:t>
            </w:r>
            <w:r w:rsidRPr="00AD4A0F">
              <w:rPr>
                <w:rFonts w:ascii="MS Mincho" w:eastAsia="MS Mincho" w:hAnsi="MS Mincho" w:hint="eastAsia"/>
                <w:lang w:eastAsia="zh-CN"/>
              </w:rPr>
              <w:t>，</w:t>
            </w:r>
            <w:r w:rsidRPr="00AD4A0F">
              <w:rPr>
                <w:lang w:eastAsia="zh-CN"/>
              </w:rPr>
              <w:t>2}</w:t>
            </w:r>
          </w:p>
        </w:tc>
      </w:tr>
      <w:tr w:rsidR="00AD4A0F" w:rsidRPr="00AD4A0F" w14:paraId="4F81F811" w14:textId="77777777" w:rsidTr="00022370">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FAEDF0" w14:textId="77777777" w:rsidR="00AD4A0F" w:rsidRPr="00AD4A0F" w:rsidRDefault="00AD4A0F" w:rsidP="00093052">
            <w:pPr>
              <w:pStyle w:val="TAL"/>
              <w:rPr>
                <w:lang w:eastAsia="zh-CN"/>
              </w:rPr>
            </w:pPr>
            <w:r w:rsidRPr="00AD4A0F">
              <w:rPr>
                <w:lang w:eastAsia="zh-CN"/>
              </w:rPr>
              <w:t>160</w:t>
            </w:r>
          </w:p>
        </w:tc>
        <w:tc>
          <w:tcPr>
            <w:tcW w:w="4230" w:type="dxa"/>
            <w:tcBorders>
              <w:top w:val="nil"/>
              <w:left w:val="nil"/>
              <w:bottom w:val="single" w:sz="8" w:space="0" w:color="auto"/>
              <w:right w:val="single" w:sz="8" w:space="0" w:color="auto"/>
            </w:tcBorders>
            <w:tcMar>
              <w:top w:w="0" w:type="dxa"/>
              <w:left w:w="108" w:type="dxa"/>
              <w:bottom w:w="0" w:type="dxa"/>
              <w:right w:w="108" w:type="dxa"/>
            </w:tcMar>
            <w:hideMark/>
          </w:tcPr>
          <w:p w14:paraId="2C86EEC0" w14:textId="77777777" w:rsidR="00AD4A0F" w:rsidRPr="00AD4A0F" w:rsidRDefault="00AD4A0F" w:rsidP="00093052">
            <w:pPr>
              <w:pStyle w:val="TAL"/>
              <w:rPr>
                <w:lang w:eastAsia="zh-CN"/>
              </w:rPr>
            </w:pPr>
            <w:r w:rsidRPr="00AD4A0F">
              <w:rPr>
                <w:lang w:eastAsia="zh-CN"/>
              </w:rPr>
              <w:t>{1}</w:t>
            </w:r>
          </w:p>
        </w:tc>
      </w:tr>
    </w:tbl>
    <w:p w14:paraId="4816867B" w14:textId="77777777" w:rsidR="00AD4A0F" w:rsidRPr="00AD4A0F" w:rsidRDefault="00AD4A0F" w:rsidP="00AD4A0F">
      <w:pPr>
        <w:ind w:left="720" w:hanging="720"/>
      </w:pPr>
    </w:p>
    <w:p w14:paraId="23320283" w14:textId="77777777" w:rsidR="00AD4A0F" w:rsidRPr="00AD4A0F" w:rsidRDefault="00AD4A0F" w:rsidP="00AD4A0F">
      <w:pPr>
        <w:ind w:left="720" w:hanging="720"/>
        <w:rPr>
          <w:szCs w:val="20"/>
        </w:rPr>
      </w:pPr>
    </w:p>
    <w:p w14:paraId="530C3897" w14:textId="170746E9" w:rsidR="00AD4A0F" w:rsidRPr="00AD4A0F" w:rsidRDefault="00AD4A0F" w:rsidP="00AD4A0F">
      <w:pPr>
        <w:ind w:left="720" w:hanging="720"/>
        <w:rPr>
          <w:b/>
          <w:szCs w:val="20"/>
        </w:rPr>
      </w:pPr>
      <w:r w:rsidRPr="00AD4A0F">
        <w:rPr>
          <w:szCs w:val="20"/>
          <w:highlight w:val="green"/>
        </w:rPr>
        <w:t>Agreements</w:t>
      </w:r>
      <w:r w:rsidRPr="00AD4A0F">
        <w:rPr>
          <w:szCs w:val="20"/>
        </w:rPr>
        <w:t>:</w:t>
      </w:r>
      <w:r>
        <w:rPr>
          <w:szCs w:val="20"/>
        </w:rPr>
        <w:t xml:space="preserve"> </w:t>
      </w:r>
      <w:r w:rsidRPr="00AD4A0F">
        <w:rPr>
          <w:szCs w:val="20"/>
        </w:rPr>
        <w:t>Update the previous agreement on Msg1 retransmission as follows:</w:t>
      </w:r>
    </w:p>
    <w:p w14:paraId="16E3DCAA" w14:textId="77777777" w:rsidR="00AD4A0F" w:rsidRPr="00AD4A0F" w:rsidRDefault="00AD4A0F" w:rsidP="00BC4EF6">
      <w:pPr>
        <w:numPr>
          <w:ilvl w:val="0"/>
          <w:numId w:val="109"/>
        </w:numPr>
        <w:ind w:left="720"/>
        <w:jc w:val="both"/>
        <w:rPr>
          <w:szCs w:val="20"/>
        </w:rPr>
      </w:pPr>
      <w:r w:rsidRPr="00AD4A0F">
        <w:rPr>
          <w:szCs w:val="20"/>
        </w:rPr>
        <w:t xml:space="preserve">If a received Msg2 does not contain a response to the transmitted preamble sequence, </w:t>
      </w:r>
      <w:r w:rsidRPr="00AD4A0F">
        <w:rPr>
          <w:color w:val="FF0000"/>
          <w:szCs w:val="20"/>
        </w:rPr>
        <w:t>or no RAR is received by the end of the RAR window,</w:t>
      </w:r>
      <w:r w:rsidRPr="00AD4A0F">
        <w:rPr>
          <w:szCs w:val="20"/>
        </w:rPr>
        <w:t xml:space="preserve"> the UE shall, if requested by higher layers, be ready to transmit a new preamble sequence </w:t>
      </w:r>
      <w:r w:rsidRPr="00AD4A0F">
        <w:rPr>
          <w:strike/>
          <w:color w:val="FF0000"/>
          <w:szCs w:val="20"/>
        </w:rPr>
        <w:t>after</w:t>
      </w:r>
      <w:r w:rsidRPr="00AD4A0F">
        <w:rPr>
          <w:szCs w:val="20"/>
        </w:rPr>
        <w:t xml:space="preserve"> </w:t>
      </w:r>
      <w:r w:rsidRPr="00AD4A0F">
        <w:rPr>
          <w:color w:val="FF0000"/>
          <w:szCs w:val="20"/>
          <w:u w:val="single"/>
        </w:rPr>
        <w:t>no later than</w:t>
      </w:r>
      <w:r w:rsidRPr="00AD4A0F">
        <w:rPr>
          <w:szCs w:val="20"/>
        </w:rPr>
        <w:t xml:space="preserve"> the duration of N1 + </w:t>
      </w:r>
      <w:r w:rsidRPr="00AD4A0F">
        <w:rPr>
          <w:szCs w:val="20"/>
        </w:rPr>
        <w:sym w:font="Symbol" w:char="F044"/>
      </w:r>
      <w:r w:rsidRPr="00AD4A0F">
        <w:rPr>
          <w:szCs w:val="20"/>
          <w:vertAlign w:val="subscript"/>
        </w:rPr>
        <w:t>new</w:t>
      </w:r>
      <w:r w:rsidRPr="00AD4A0F">
        <w:rPr>
          <w:szCs w:val="20"/>
        </w:rPr>
        <w:t xml:space="preserve"> + L2.</w:t>
      </w:r>
    </w:p>
    <w:p w14:paraId="3E951723" w14:textId="77777777" w:rsidR="00AD4A0F" w:rsidRPr="00AD4A0F" w:rsidRDefault="00AD4A0F" w:rsidP="00BC4EF6">
      <w:pPr>
        <w:numPr>
          <w:ilvl w:val="1"/>
          <w:numId w:val="109"/>
        </w:numPr>
        <w:ind w:left="1440"/>
        <w:contextualSpacing/>
        <w:jc w:val="both"/>
        <w:rPr>
          <w:i/>
          <w:szCs w:val="20"/>
          <w:lang w:eastAsia="x-none"/>
        </w:rPr>
      </w:pPr>
      <w:r w:rsidRPr="00AD4A0F">
        <w:rPr>
          <w:szCs w:val="20"/>
          <w:lang w:eastAsia="x-none"/>
        </w:rPr>
        <w:t>N1 refers to the UE processing time value determined in the HARQ/scheduling session with front loaded plus additional DMRS and UE capability #1</w:t>
      </w:r>
    </w:p>
    <w:p w14:paraId="78A56816" w14:textId="77777777" w:rsidR="00AD4A0F" w:rsidRPr="00AD4A0F" w:rsidRDefault="00AD4A0F" w:rsidP="00BC4EF6">
      <w:pPr>
        <w:numPr>
          <w:ilvl w:val="1"/>
          <w:numId w:val="109"/>
        </w:numPr>
        <w:ind w:left="1440"/>
        <w:jc w:val="both"/>
        <w:rPr>
          <w:color w:val="FF0000"/>
          <w:szCs w:val="20"/>
          <w:lang w:eastAsia="x-none"/>
        </w:rPr>
      </w:pPr>
      <w:r w:rsidRPr="00AD4A0F">
        <w:rPr>
          <w:szCs w:val="20"/>
          <w:lang w:eastAsia="x-none"/>
        </w:rPr>
        <w:sym w:font="Symbol" w:char="F044"/>
      </w:r>
      <w:r w:rsidRPr="00AD4A0F">
        <w:rPr>
          <w:szCs w:val="20"/>
          <w:vertAlign w:val="subscript"/>
          <w:lang w:eastAsia="x-none"/>
        </w:rPr>
        <w:t>new</w:t>
      </w:r>
      <w:r w:rsidRPr="00AD4A0F">
        <w:rPr>
          <w:szCs w:val="20"/>
          <w:lang w:eastAsia="x-none"/>
        </w:rPr>
        <w:t xml:space="preserve"> = 250 us</w:t>
      </w:r>
    </w:p>
    <w:p w14:paraId="7C97140B" w14:textId="77777777" w:rsidR="00AD4A0F" w:rsidRPr="00AD4A0F" w:rsidRDefault="00AD4A0F" w:rsidP="00BC4EF6">
      <w:pPr>
        <w:numPr>
          <w:ilvl w:val="1"/>
          <w:numId w:val="109"/>
        </w:numPr>
        <w:ind w:left="1440"/>
        <w:jc w:val="both"/>
        <w:rPr>
          <w:szCs w:val="20"/>
          <w:lang w:eastAsia="x-none"/>
        </w:rPr>
      </w:pPr>
      <w:r w:rsidRPr="00AD4A0F">
        <w:rPr>
          <w:szCs w:val="20"/>
          <w:lang w:eastAsia="x-none"/>
        </w:rPr>
        <w:t>L2=500 usec refers to the MAC layer processing time</w:t>
      </w:r>
    </w:p>
    <w:p w14:paraId="4AE8D42B" w14:textId="77777777" w:rsidR="00AD4A0F" w:rsidRPr="00AD4A0F" w:rsidRDefault="00AD4A0F" w:rsidP="00BC4EF6">
      <w:pPr>
        <w:numPr>
          <w:ilvl w:val="1"/>
          <w:numId w:val="109"/>
        </w:numPr>
        <w:ind w:left="1440"/>
        <w:jc w:val="both"/>
        <w:rPr>
          <w:color w:val="FF0000"/>
          <w:szCs w:val="20"/>
          <w:lang w:eastAsia="x-none"/>
        </w:rPr>
      </w:pPr>
      <w:r w:rsidRPr="00AD4A0F">
        <w:rPr>
          <w:color w:val="FF0000"/>
          <w:szCs w:val="20"/>
          <w:lang w:eastAsia="x-none"/>
        </w:rPr>
        <w:t>Note: UE is not mandated to measure each SSB prior to every Msg1 retransmission</w:t>
      </w:r>
    </w:p>
    <w:p w14:paraId="61205E4B" w14:textId="77777777" w:rsidR="00AD4A0F" w:rsidRPr="00AD4A0F" w:rsidRDefault="00AD4A0F" w:rsidP="00AD4A0F">
      <w:pPr>
        <w:ind w:left="720" w:hanging="720"/>
        <w:rPr>
          <w:szCs w:val="20"/>
        </w:rPr>
      </w:pPr>
    </w:p>
    <w:p w14:paraId="545CF4DF" w14:textId="58A4BC78" w:rsidR="00AD4A0F" w:rsidRPr="00AD4A0F" w:rsidRDefault="00AD4A0F" w:rsidP="00AD4A0F">
      <w:pPr>
        <w:ind w:left="720" w:hanging="720"/>
      </w:pPr>
      <w:r w:rsidRPr="00AD4A0F">
        <w:rPr>
          <w:szCs w:val="20"/>
          <w:highlight w:val="green"/>
        </w:rPr>
        <w:t>Agreements</w:t>
      </w:r>
      <w:r w:rsidRPr="00AD4A0F">
        <w:rPr>
          <w:szCs w:val="20"/>
        </w:rPr>
        <w:t>:</w:t>
      </w:r>
      <w:r>
        <w:rPr>
          <w:szCs w:val="20"/>
        </w:rPr>
        <w:t xml:space="preserve"> </w:t>
      </w:r>
      <w:r w:rsidRPr="00AD4A0F">
        <w:t>Update the previous agreement in the following way:</w:t>
      </w:r>
    </w:p>
    <w:p w14:paraId="0D2B010E" w14:textId="77777777" w:rsidR="00AD4A0F" w:rsidRPr="00AD4A0F" w:rsidRDefault="00AD4A0F" w:rsidP="00AD4A0F">
      <w:pPr>
        <w:numPr>
          <w:ilvl w:val="0"/>
          <w:numId w:val="61"/>
        </w:numPr>
        <w:rPr>
          <w:strike/>
          <w:szCs w:val="20"/>
        </w:rPr>
      </w:pPr>
      <w:r w:rsidRPr="00AD4A0F">
        <w:rPr>
          <w:color w:val="FF0000"/>
          <w:szCs w:val="20"/>
        </w:rPr>
        <w:t>From UE perspective,</w:t>
      </w:r>
      <w:r w:rsidRPr="00AD4A0F">
        <w:rPr>
          <w:szCs w:val="20"/>
        </w:rPr>
        <w:t xml:space="preserve"> minimum time gap between Msg2 </w:t>
      </w:r>
      <w:r w:rsidRPr="00AD4A0F">
        <w:rPr>
          <w:color w:val="FF0000"/>
          <w:szCs w:val="20"/>
        </w:rPr>
        <w:t>over-the-air reception</w:t>
      </w:r>
      <w:r w:rsidRPr="00AD4A0F">
        <w:rPr>
          <w:szCs w:val="20"/>
        </w:rPr>
        <w:t xml:space="preserve"> and Msg3 </w:t>
      </w:r>
      <w:r w:rsidRPr="00AD4A0F">
        <w:rPr>
          <w:color w:val="FF0000"/>
          <w:szCs w:val="20"/>
        </w:rPr>
        <w:t>transmission</w:t>
      </w:r>
      <w:r w:rsidRPr="00AD4A0F">
        <w:rPr>
          <w:szCs w:val="20"/>
        </w:rPr>
        <w:t xml:space="preserve"> </w:t>
      </w:r>
      <w:r w:rsidRPr="00AD4A0F">
        <w:rPr>
          <w:strike/>
          <w:szCs w:val="20"/>
        </w:rPr>
        <w:t>if Msg2 and Msg3 have the same SCS</w:t>
      </w:r>
    </w:p>
    <w:p w14:paraId="45D43B18" w14:textId="77777777" w:rsidR="00AD4A0F" w:rsidRPr="00AD4A0F" w:rsidRDefault="00AD4A0F" w:rsidP="00AD4A0F">
      <w:pPr>
        <w:numPr>
          <w:ilvl w:val="0"/>
          <w:numId w:val="62"/>
        </w:numPr>
        <w:spacing w:after="200" w:line="276" w:lineRule="auto"/>
        <w:contextualSpacing/>
        <w:rPr>
          <w:szCs w:val="20"/>
          <w:lang w:eastAsia="x-none"/>
        </w:rPr>
      </w:pPr>
      <w:r w:rsidRPr="00AD4A0F">
        <w:rPr>
          <w:szCs w:val="20"/>
          <w:lang w:eastAsia="x-none"/>
        </w:rPr>
        <w:t xml:space="preserve">Duration of N1 + duration of N2 + L2 </w:t>
      </w:r>
      <w:r w:rsidRPr="00AD4A0F">
        <w:rPr>
          <w:strike/>
          <w:szCs w:val="20"/>
          <w:lang w:eastAsia="x-none"/>
        </w:rPr>
        <w:t>+ N_TA</w:t>
      </w:r>
      <w:r w:rsidRPr="00AD4A0F">
        <w:rPr>
          <w:szCs w:val="20"/>
          <w:lang w:eastAsia="x-none"/>
        </w:rPr>
        <w:t xml:space="preserve"> </w:t>
      </w:r>
      <w:r w:rsidRPr="00AD4A0F">
        <w:rPr>
          <w:strike/>
          <w:szCs w:val="20"/>
          <w:lang w:eastAsia="x-none"/>
        </w:rPr>
        <w:t xml:space="preserve">+ TA </w:t>
      </w:r>
    </w:p>
    <w:p w14:paraId="79EBECB8" w14:textId="77777777" w:rsidR="00AD4A0F" w:rsidRPr="00AD4A0F" w:rsidRDefault="00AD4A0F" w:rsidP="00AD4A0F">
      <w:pPr>
        <w:numPr>
          <w:ilvl w:val="1"/>
          <w:numId w:val="62"/>
        </w:numPr>
        <w:spacing w:after="200" w:line="276" w:lineRule="auto"/>
        <w:contextualSpacing/>
        <w:rPr>
          <w:szCs w:val="20"/>
          <w:lang w:eastAsia="x-none"/>
        </w:rPr>
      </w:pPr>
      <w:r w:rsidRPr="00AD4A0F">
        <w:rPr>
          <w:szCs w:val="20"/>
          <w:lang w:eastAsia="x-none"/>
        </w:rPr>
        <w:t>N1 refers to the value determined in control session with front loaded plus additional DMRS and UE capability #1</w:t>
      </w:r>
    </w:p>
    <w:p w14:paraId="6AE54959" w14:textId="77777777" w:rsidR="00AD4A0F" w:rsidRPr="00AD4A0F" w:rsidRDefault="00AD4A0F" w:rsidP="00AD4A0F">
      <w:pPr>
        <w:numPr>
          <w:ilvl w:val="1"/>
          <w:numId w:val="62"/>
        </w:numPr>
        <w:spacing w:after="200" w:line="276" w:lineRule="auto"/>
        <w:contextualSpacing/>
        <w:rPr>
          <w:szCs w:val="20"/>
          <w:lang w:eastAsia="x-none"/>
        </w:rPr>
      </w:pPr>
      <w:r w:rsidRPr="00AD4A0F">
        <w:rPr>
          <w:szCs w:val="20"/>
          <w:lang w:eastAsia="x-none"/>
        </w:rPr>
        <w:t>N2 also refers to the value determined in control session with UE capability #1</w:t>
      </w:r>
    </w:p>
    <w:p w14:paraId="793BDAEF" w14:textId="77777777" w:rsidR="00AD4A0F" w:rsidRPr="00AD4A0F" w:rsidRDefault="00AD4A0F" w:rsidP="00AD4A0F">
      <w:pPr>
        <w:numPr>
          <w:ilvl w:val="1"/>
          <w:numId w:val="62"/>
        </w:numPr>
        <w:spacing w:after="200" w:line="276" w:lineRule="auto"/>
        <w:contextualSpacing/>
        <w:rPr>
          <w:strike/>
          <w:szCs w:val="20"/>
          <w:lang w:eastAsia="x-none"/>
        </w:rPr>
      </w:pPr>
      <w:r w:rsidRPr="00AD4A0F">
        <w:rPr>
          <w:strike/>
          <w:szCs w:val="20"/>
          <w:lang w:eastAsia="x-none"/>
        </w:rPr>
        <w:t>TA is equal to the maximum timing advance value that the 12 bit TA command can provide with respect to the SCS of Msg3</w:t>
      </w:r>
    </w:p>
    <w:p w14:paraId="084AE98E" w14:textId="77777777" w:rsidR="00AD4A0F" w:rsidRPr="00AD4A0F" w:rsidRDefault="00AD4A0F" w:rsidP="00AD4A0F">
      <w:pPr>
        <w:numPr>
          <w:ilvl w:val="1"/>
          <w:numId w:val="62"/>
        </w:numPr>
        <w:spacing w:after="200" w:line="276" w:lineRule="auto"/>
        <w:contextualSpacing/>
        <w:rPr>
          <w:szCs w:val="20"/>
          <w:lang w:eastAsia="x-none"/>
        </w:rPr>
      </w:pPr>
      <w:r w:rsidRPr="00AD4A0F">
        <w:rPr>
          <w:szCs w:val="20"/>
          <w:lang w:eastAsia="x-none"/>
        </w:rPr>
        <w:t>L2 refers to the MAC processing latency and it does not depend on subcarrier spacing</w:t>
      </w:r>
    </w:p>
    <w:p w14:paraId="3CEEA143" w14:textId="77777777" w:rsidR="00AD4A0F" w:rsidRPr="00AD4A0F" w:rsidRDefault="00AD4A0F" w:rsidP="00AD4A0F">
      <w:pPr>
        <w:numPr>
          <w:ilvl w:val="2"/>
          <w:numId w:val="62"/>
        </w:numPr>
        <w:spacing w:after="200" w:line="276" w:lineRule="auto"/>
        <w:contextualSpacing/>
        <w:rPr>
          <w:szCs w:val="20"/>
          <w:lang w:eastAsia="x-none"/>
        </w:rPr>
      </w:pPr>
      <w:r w:rsidRPr="00AD4A0F">
        <w:rPr>
          <w:szCs w:val="20"/>
          <w:lang w:eastAsia="x-none"/>
        </w:rPr>
        <w:t xml:space="preserve">L2=500us </w:t>
      </w:r>
      <w:r w:rsidRPr="00AD4A0F">
        <w:rPr>
          <w:strike/>
          <w:szCs w:val="20"/>
          <w:lang w:eastAsia="x-none"/>
        </w:rPr>
        <w:t>as a working assumption</w:t>
      </w:r>
    </w:p>
    <w:p w14:paraId="29AD556B" w14:textId="77777777" w:rsidR="00AD4A0F" w:rsidRPr="00AD4A0F" w:rsidRDefault="00AD4A0F" w:rsidP="00AD4A0F">
      <w:pPr>
        <w:numPr>
          <w:ilvl w:val="1"/>
          <w:numId w:val="62"/>
        </w:numPr>
        <w:spacing w:after="200" w:line="276" w:lineRule="auto"/>
        <w:contextualSpacing/>
        <w:rPr>
          <w:strike/>
          <w:szCs w:val="20"/>
          <w:lang w:eastAsia="x-none"/>
        </w:rPr>
      </w:pPr>
      <w:r w:rsidRPr="00AD4A0F">
        <w:rPr>
          <w:strike/>
          <w:szCs w:val="20"/>
          <w:lang w:eastAsia="x-none"/>
        </w:rPr>
        <w:t>Note: If Msg2 and Msg3 have different SCS, value of N1 and N2 will refer to the ones determined in control session.</w:t>
      </w:r>
    </w:p>
    <w:p w14:paraId="79B2A7AF" w14:textId="77777777" w:rsidR="00AD4A0F" w:rsidRPr="00AD4A0F" w:rsidRDefault="00AD4A0F" w:rsidP="00AD4A0F">
      <w:pPr>
        <w:numPr>
          <w:ilvl w:val="1"/>
          <w:numId w:val="62"/>
        </w:numPr>
        <w:spacing w:after="200" w:line="276" w:lineRule="auto"/>
        <w:contextualSpacing/>
        <w:rPr>
          <w:color w:val="FF0000"/>
          <w:szCs w:val="20"/>
          <w:lang w:eastAsia="x-none"/>
        </w:rPr>
      </w:pPr>
      <w:r w:rsidRPr="00AD4A0F">
        <w:rPr>
          <w:color w:val="FF0000"/>
          <w:szCs w:val="20"/>
          <w:lang w:eastAsia="x-none"/>
        </w:rPr>
        <w:t>Note: If Msg2 and Msg3 have different SCS, value of N1 and N2 – in terms of absolute time - are determined by lower SCS between Msg2 and Msg3</w:t>
      </w:r>
    </w:p>
    <w:p w14:paraId="55D7DF28" w14:textId="77777777" w:rsidR="00AD4A0F" w:rsidRPr="00AD4A0F" w:rsidRDefault="00AD4A0F" w:rsidP="00AD4A0F">
      <w:pPr>
        <w:numPr>
          <w:ilvl w:val="1"/>
          <w:numId w:val="62"/>
        </w:numPr>
        <w:spacing w:after="200" w:line="276" w:lineRule="auto"/>
        <w:contextualSpacing/>
        <w:rPr>
          <w:color w:val="FF0000"/>
          <w:szCs w:val="20"/>
          <w:lang w:eastAsia="x-none"/>
        </w:rPr>
      </w:pPr>
      <w:r w:rsidRPr="00AD4A0F">
        <w:rPr>
          <w:color w:val="FF0000"/>
          <w:szCs w:val="20"/>
          <w:lang w:eastAsia="x-none"/>
        </w:rPr>
        <w:t>Note: Network schedules Msg3 while ensuring the minimum time gap and considering the TA command conveyed in Msg2</w:t>
      </w:r>
    </w:p>
    <w:p w14:paraId="5598E1AA" w14:textId="77777777" w:rsidR="00AD4A0F" w:rsidRPr="00AD4A0F" w:rsidRDefault="00AD4A0F" w:rsidP="00AD4A0F">
      <w:pPr>
        <w:ind w:left="720" w:hanging="720"/>
        <w:rPr>
          <w:szCs w:val="20"/>
        </w:rPr>
      </w:pPr>
    </w:p>
    <w:p w14:paraId="4443834F" w14:textId="75D91CAE" w:rsidR="00786EEF" w:rsidRPr="004A58CA" w:rsidRDefault="004A58CA" w:rsidP="00786EEF">
      <w:pPr>
        <w:rPr>
          <w:b/>
        </w:rPr>
      </w:pPr>
      <w:r w:rsidRPr="004A58CA">
        <w:rPr>
          <w:b/>
        </w:rPr>
        <w:t>Wednesday</w:t>
      </w:r>
    </w:p>
    <w:p w14:paraId="6A897563" w14:textId="5396EB36" w:rsidR="004A58CA" w:rsidRPr="004A58CA" w:rsidRDefault="00603E09" w:rsidP="004A58CA">
      <w:pPr>
        <w:rPr>
          <w:b/>
        </w:rPr>
      </w:pPr>
      <w:hyperlink r:id="rId852" w:history="1">
        <w:r w:rsidR="00FE4C7E">
          <w:rPr>
            <w:rStyle w:val="Hyperlink"/>
            <w:b/>
            <w:lang w:eastAsia="x-none"/>
          </w:rPr>
          <w:t>R1-1805647</w:t>
        </w:r>
      </w:hyperlink>
      <w:r w:rsidR="004A58CA" w:rsidRPr="004A58CA">
        <w:rPr>
          <w:b/>
          <w:lang w:eastAsia="x-none"/>
        </w:rPr>
        <w:tab/>
      </w:r>
      <w:r w:rsidR="004A58CA" w:rsidRPr="004A58CA">
        <w:rPr>
          <w:b/>
        </w:rPr>
        <w:t>Draft reply LS on Message 3 size for NR</w:t>
      </w:r>
      <w:r w:rsidR="004A58CA">
        <w:rPr>
          <w:b/>
        </w:rPr>
        <w:tab/>
      </w:r>
      <w:r w:rsidR="004A58CA" w:rsidRPr="004A58CA">
        <w:rPr>
          <w:b/>
        </w:rPr>
        <w:t>NTT DOCOMO, INC., CMCC, Orange, Deutsche T</w:t>
      </w:r>
      <w:r w:rsidR="004A58CA">
        <w:rPr>
          <w:b/>
        </w:rPr>
        <w:t>elekom, Vodafone, AT&amp;T</w:t>
      </w:r>
    </w:p>
    <w:p w14:paraId="36695871" w14:textId="7A9F81F3" w:rsidR="004A58CA" w:rsidRPr="004A58CA" w:rsidRDefault="004A58CA" w:rsidP="004A58CA">
      <w:pPr>
        <w:rPr>
          <w:rFonts w:eastAsia="MS Mincho"/>
          <w:bCs/>
          <w:szCs w:val="20"/>
          <w:lang w:eastAsia="ja-JP"/>
        </w:rPr>
      </w:pPr>
      <w:r w:rsidRPr="00777035">
        <w:rPr>
          <w:rFonts w:ascii="Times New Roman" w:hAnsi="Times New Roman"/>
          <w:b/>
          <w:szCs w:val="20"/>
        </w:rPr>
        <w:t xml:space="preserve">Decision: </w:t>
      </w:r>
      <w:r w:rsidRPr="004A58CA">
        <w:rPr>
          <w:rFonts w:eastAsia="MS Mincho"/>
          <w:bCs/>
          <w:szCs w:val="20"/>
          <w:lang w:eastAsia="ja-JP"/>
        </w:rPr>
        <w:t>The LS is endorsed with the following updates:</w:t>
      </w:r>
    </w:p>
    <w:p w14:paraId="0272BC19" w14:textId="77777777" w:rsidR="004A58CA" w:rsidRPr="004A58CA" w:rsidRDefault="004A58CA" w:rsidP="00BC4EF6">
      <w:pPr>
        <w:pStyle w:val="ListParagraph"/>
        <w:numPr>
          <w:ilvl w:val="0"/>
          <w:numId w:val="111"/>
        </w:numPr>
        <w:spacing w:after="0"/>
        <w:ind w:left="714" w:hanging="357"/>
      </w:pPr>
      <w:r w:rsidRPr="004A58CA">
        <w:t>3 to hundred</w:t>
      </w:r>
      <w:r w:rsidRPr="004A58CA">
        <w:rPr>
          <w:color w:val="FF0000"/>
          <w:u w:val="single"/>
        </w:rPr>
        <w:t>s of</w:t>
      </w:r>
      <w:r w:rsidRPr="004A58CA">
        <w:t xml:space="preserve"> bytes </w:t>
      </w:r>
    </w:p>
    <w:p w14:paraId="06A6C4C8" w14:textId="77777777" w:rsidR="004A58CA" w:rsidRPr="004A58CA" w:rsidRDefault="004A58CA" w:rsidP="00BC4EF6">
      <w:pPr>
        <w:pStyle w:val="ListParagraph"/>
        <w:numPr>
          <w:ilvl w:val="0"/>
          <w:numId w:val="111"/>
        </w:numPr>
        <w:spacing w:after="0"/>
        <w:ind w:left="714" w:hanging="357"/>
        <w:rPr>
          <w:lang w:val="en-US" w:eastAsia="zh-CN"/>
        </w:rPr>
      </w:pPr>
      <w:r w:rsidRPr="004A58CA">
        <w:rPr>
          <w:rFonts w:eastAsia="MS Mincho"/>
          <w:bCs/>
        </w:rPr>
        <w:t xml:space="preserve">Q2: </w:t>
      </w:r>
      <w:r w:rsidRPr="004A58CA">
        <w:rPr>
          <w:rFonts w:eastAsia="MS Mincho"/>
          <w:lang w:val="en-US"/>
        </w:rPr>
        <w:t xml:space="preserve">NR PUSCH, </w:t>
      </w:r>
      <w:r w:rsidRPr="004A58CA">
        <w:rPr>
          <w:rFonts w:eastAsia="MS Mincho"/>
          <w:color w:val="FF0000"/>
          <w:u w:val="single"/>
          <w:lang w:val="en-US"/>
        </w:rPr>
        <w:t>based on existing RAN1 evaluations,</w:t>
      </w:r>
      <w:r w:rsidRPr="004A58CA">
        <w:rPr>
          <w:rFonts w:eastAsia="MS Mincho"/>
          <w:lang w:val="en-US"/>
        </w:rPr>
        <w:t xml:space="preserve"> </w:t>
      </w:r>
      <w:r w:rsidRPr="004A58CA">
        <w:rPr>
          <w:lang w:val="en-US" w:eastAsia="zh-CN"/>
        </w:rPr>
        <w:t>TB size…</w:t>
      </w:r>
    </w:p>
    <w:p w14:paraId="46D7DAE4" w14:textId="2DB05354" w:rsidR="004A58CA" w:rsidRPr="004A58CA" w:rsidRDefault="004A58CA" w:rsidP="004A58CA">
      <w:pPr>
        <w:rPr>
          <w:rFonts w:eastAsia="SimSun"/>
          <w:szCs w:val="20"/>
          <w:lang w:val="en-US" w:eastAsia="zh-CN"/>
        </w:rPr>
      </w:pPr>
      <w:r w:rsidRPr="004A58CA">
        <w:rPr>
          <w:rFonts w:eastAsia="SimSun"/>
          <w:szCs w:val="20"/>
          <w:lang w:val="en-US" w:eastAsia="zh-CN"/>
        </w:rPr>
        <w:t>Final LS</w:t>
      </w:r>
      <w:r>
        <w:rPr>
          <w:rFonts w:eastAsia="SimSun"/>
          <w:szCs w:val="20"/>
          <w:lang w:val="en-US" w:eastAsia="zh-CN"/>
        </w:rPr>
        <w:t xml:space="preserve"> is </w:t>
      </w:r>
      <w:r w:rsidRPr="004A58CA">
        <w:rPr>
          <w:rFonts w:eastAsia="SimSun"/>
          <w:szCs w:val="20"/>
          <w:highlight w:val="green"/>
          <w:lang w:val="en-US" w:eastAsia="zh-CN"/>
        </w:rPr>
        <w:t xml:space="preserve">approved in </w:t>
      </w:r>
      <w:hyperlink r:id="rId853" w:history="1">
        <w:r w:rsidR="00FE4C7E">
          <w:rPr>
            <w:rStyle w:val="Hyperlink"/>
            <w:rFonts w:eastAsia="SimSun"/>
            <w:szCs w:val="20"/>
            <w:highlight w:val="green"/>
            <w:lang w:val="en-US" w:eastAsia="zh-CN"/>
          </w:rPr>
          <w:t>R1-1805657</w:t>
        </w:r>
      </w:hyperlink>
      <w:r w:rsidR="00093052">
        <w:rPr>
          <w:rStyle w:val="Hyperlink"/>
          <w:rFonts w:eastAsia="SimSun"/>
          <w:szCs w:val="20"/>
          <w:lang w:val="en-US" w:eastAsia="zh-CN"/>
        </w:rPr>
        <w:t>.</w:t>
      </w:r>
    </w:p>
    <w:p w14:paraId="252E2783" w14:textId="12737D21" w:rsidR="004A58CA" w:rsidRDefault="004A58CA" w:rsidP="00786EEF"/>
    <w:p w14:paraId="739412F5" w14:textId="5702994A" w:rsidR="009A00F2" w:rsidRDefault="009A00F2" w:rsidP="00786EEF"/>
    <w:p w14:paraId="19BF87AC" w14:textId="7A41EF5B" w:rsidR="009A00F2" w:rsidRPr="009A00F2" w:rsidRDefault="009A00F2" w:rsidP="00786EEF">
      <w:pPr>
        <w:rPr>
          <w:b/>
        </w:rPr>
      </w:pPr>
      <w:r w:rsidRPr="009A00F2">
        <w:rPr>
          <w:b/>
        </w:rPr>
        <w:t>Thursday</w:t>
      </w:r>
    </w:p>
    <w:p w14:paraId="4E885F7B" w14:textId="5CE9871A" w:rsidR="009A00F2" w:rsidRPr="009A00F2" w:rsidRDefault="00603E09" w:rsidP="009A00F2">
      <w:pPr>
        <w:rPr>
          <w:b/>
        </w:rPr>
      </w:pPr>
      <w:hyperlink r:id="rId854" w:history="1">
        <w:r w:rsidR="00FE4C7E">
          <w:rPr>
            <w:rStyle w:val="Hyperlink"/>
            <w:b/>
          </w:rPr>
          <w:t>R1-1805701</w:t>
        </w:r>
      </w:hyperlink>
      <w:r w:rsidR="009A00F2" w:rsidRPr="009A00F2">
        <w:rPr>
          <w:b/>
        </w:rPr>
        <w:tab/>
        <w:t>Summary of remaining details on RACH procedure</w:t>
      </w:r>
      <w:r w:rsidR="009A00F2" w:rsidRPr="009A00F2">
        <w:rPr>
          <w:b/>
        </w:rPr>
        <w:tab/>
        <w:t>Qualcomm</w:t>
      </w:r>
    </w:p>
    <w:p w14:paraId="4CE0437A" w14:textId="77777777" w:rsidR="009A00F2" w:rsidRDefault="009A00F2" w:rsidP="009A00F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6CB461C" w14:textId="4426479A" w:rsidR="009A00F2" w:rsidRDefault="009A00F2" w:rsidP="009A00F2"/>
    <w:p w14:paraId="1930CB7E" w14:textId="77777777" w:rsidR="00B82A49" w:rsidRPr="00B82A49" w:rsidRDefault="00B82A49" w:rsidP="00B82A49">
      <w:pPr>
        <w:ind w:left="720" w:hanging="720"/>
        <w:rPr>
          <w:b/>
          <w:szCs w:val="20"/>
        </w:rPr>
      </w:pPr>
      <w:r w:rsidRPr="00B82A49">
        <w:rPr>
          <w:szCs w:val="20"/>
          <w:highlight w:val="green"/>
        </w:rPr>
        <w:t>Agreements</w:t>
      </w:r>
      <w:r w:rsidRPr="00B82A49">
        <w:rPr>
          <w:b/>
          <w:szCs w:val="20"/>
        </w:rPr>
        <w:t>:</w:t>
      </w:r>
    </w:p>
    <w:p w14:paraId="7FFB5B70" w14:textId="77777777" w:rsidR="00B82A49" w:rsidRPr="00B82A49" w:rsidRDefault="00B82A49" w:rsidP="000907DF">
      <w:pPr>
        <w:pStyle w:val="ListParagraph"/>
        <w:numPr>
          <w:ilvl w:val="0"/>
          <w:numId w:val="214"/>
        </w:numPr>
      </w:pPr>
      <w:r w:rsidRPr="00B82A49">
        <w:t>PDCCH order for RACH procedure includes the following fields:</w:t>
      </w:r>
    </w:p>
    <w:p w14:paraId="68EFE081" w14:textId="77777777" w:rsidR="00B82A49" w:rsidRPr="00B82A49" w:rsidRDefault="00B82A49" w:rsidP="000907DF">
      <w:pPr>
        <w:pStyle w:val="ListParagraph"/>
        <w:numPr>
          <w:ilvl w:val="1"/>
          <w:numId w:val="214"/>
        </w:numPr>
      </w:pPr>
      <w:r w:rsidRPr="00B82A49">
        <w:lastRenderedPageBreak/>
        <w:t>Random Access Preamble index – 6 bits. Indicating which Random access preamble to use in case of contention-free random access procedure, or the value 000000 in case of contention-based random access procedure</w:t>
      </w:r>
    </w:p>
    <w:p w14:paraId="5584A8C7" w14:textId="77777777" w:rsidR="00B82A49" w:rsidRPr="00B82A49" w:rsidRDefault="00B82A49" w:rsidP="000907DF">
      <w:pPr>
        <w:pStyle w:val="ListParagraph"/>
        <w:numPr>
          <w:ilvl w:val="1"/>
          <w:numId w:val="214"/>
        </w:numPr>
      </w:pPr>
      <w:r w:rsidRPr="00B82A49">
        <w:t>For CFRA only:</w:t>
      </w:r>
    </w:p>
    <w:p w14:paraId="5D4BB40E" w14:textId="77777777" w:rsidR="00B82A49" w:rsidRPr="00B82A49" w:rsidRDefault="00B82A49" w:rsidP="000907DF">
      <w:pPr>
        <w:pStyle w:val="ListParagraph"/>
        <w:numPr>
          <w:ilvl w:val="2"/>
          <w:numId w:val="214"/>
        </w:numPr>
      </w:pPr>
      <w:r w:rsidRPr="00B82A49">
        <w:t>FFS BWP index. Indicating which BWP to transmit the Random access preamble on</w:t>
      </w:r>
    </w:p>
    <w:p w14:paraId="3C476E27" w14:textId="77777777" w:rsidR="00B82A49" w:rsidRPr="00B82A49" w:rsidRDefault="00B82A49" w:rsidP="000907DF">
      <w:pPr>
        <w:pStyle w:val="ListParagraph"/>
        <w:numPr>
          <w:ilvl w:val="2"/>
          <w:numId w:val="214"/>
        </w:numPr>
      </w:pPr>
      <w:r w:rsidRPr="00B82A49">
        <w:t>SUL indicator – 1 bit. Indicating whether to transmit the Random access preamble on SUL or normal uplink carrier</w:t>
      </w:r>
    </w:p>
    <w:p w14:paraId="1B59ABAE" w14:textId="77777777" w:rsidR="00B82A49" w:rsidRPr="00B82A49" w:rsidRDefault="00B82A49" w:rsidP="000907DF">
      <w:pPr>
        <w:pStyle w:val="ListParagraph"/>
        <w:numPr>
          <w:ilvl w:val="2"/>
          <w:numId w:val="214"/>
        </w:numPr>
      </w:pPr>
      <w:r w:rsidRPr="00B82A49">
        <w:t>SSB index - 6 bits are used to indicate an SSB index, which, in turn, identifies a group of RACH occasions</w:t>
      </w:r>
    </w:p>
    <w:p w14:paraId="5A1C000F" w14:textId="77777777" w:rsidR="00B82A49" w:rsidRPr="00B82A49" w:rsidRDefault="00B82A49" w:rsidP="000907DF">
      <w:pPr>
        <w:pStyle w:val="ListParagraph"/>
        <w:numPr>
          <w:ilvl w:val="2"/>
          <w:numId w:val="214"/>
        </w:numPr>
      </w:pPr>
      <w:r w:rsidRPr="00B82A49">
        <w:t>RACH occasion index - 3 bits are used to indicate the relative RACH occasion index that corresponds to the indicated SSB index identified group of RACH occasions</w:t>
      </w:r>
    </w:p>
    <w:p w14:paraId="7F3B3515" w14:textId="77777777" w:rsidR="00B82A49" w:rsidRPr="00B82A49" w:rsidRDefault="00B82A49" w:rsidP="00B82A49">
      <w:pPr>
        <w:ind w:left="720" w:hanging="720"/>
        <w:rPr>
          <w:szCs w:val="20"/>
        </w:rPr>
      </w:pPr>
    </w:p>
    <w:p w14:paraId="1D706D94" w14:textId="2319FABA" w:rsidR="00B82A49" w:rsidRDefault="00603E09" w:rsidP="00B82A49">
      <w:pPr>
        <w:ind w:left="720" w:hanging="720"/>
        <w:rPr>
          <w:b/>
          <w:szCs w:val="20"/>
        </w:rPr>
      </w:pPr>
      <w:hyperlink r:id="rId855" w:history="1">
        <w:r w:rsidR="00FE4C7E">
          <w:rPr>
            <w:rStyle w:val="Hyperlink"/>
            <w:b/>
            <w:szCs w:val="20"/>
          </w:rPr>
          <w:t>R1-1805634</w:t>
        </w:r>
      </w:hyperlink>
      <w:r w:rsidR="00B82A49" w:rsidRPr="00B82A49">
        <w:rPr>
          <w:b/>
          <w:szCs w:val="20"/>
        </w:rPr>
        <w:tab/>
        <w:t>Summary of MSG3 timing discussion</w:t>
      </w:r>
      <w:r w:rsidR="00B82A49" w:rsidRPr="00B82A49">
        <w:rPr>
          <w:b/>
          <w:szCs w:val="20"/>
        </w:rPr>
        <w:tab/>
        <w:t>Ericsson</w:t>
      </w:r>
    </w:p>
    <w:p w14:paraId="7978F5E5" w14:textId="77777777" w:rsidR="00B82A49" w:rsidRDefault="00B82A49" w:rsidP="00B82A4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4819D348" w14:textId="77777777" w:rsidR="00B82A49" w:rsidRPr="00B82A49" w:rsidRDefault="00B82A49" w:rsidP="00093052"/>
    <w:p w14:paraId="7D287F7C" w14:textId="77777777" w:rsidR="00B82A49" w:rsidRPr="00093052" w:rsidRDefault="00B82A49" w:rsidP="00093052">
      <w:pPr>
        <w:rPr>
          <w:lang w:val="en-US"/>
        </w:rPr>
      </w:pPr>
      <w:r w:rsidRPr="00093052">
        <w:rPr>
          <w:lang w:val="en-US"/>
        </w:rPr>
        <w:t>Proposal for working assumption:</w:t>
      </w:r>
    </w:p>
    <w:p w14:paraId="15AFA525" w14:textId="77777777" w:rsidR="00B82A49" w:rsidRPr="00093052" w:rsidRDefault="00B82A49" w:rsidP="00093052">
      <w:pPr>
        <w:numPr>
          <w:ilvl w:val="0"/>
          <w:numId w:val="377"/>
        </w:numPr>
        <w:rPr>
          <w:szCs w:val="20"/>
          <w:lang w:val="en-US"/>
        </w:rPr>
      </w:pPr>
      <w:r w:rsidRPr="00093052">
        <w:rPr>
          <w:szCs w:val="20"/>
          <w:lang w:val="en-US"/>
        </w:rPr>
        <w:t xml:space="preserve">For the MSG3 PUSCH time domain resource assignment in RAR, the UE uses the default table or table indicated by RMSI for MSG3 PUSCH for the value of </w:t>
      </w:r>
      <w:r w:rsidRPr="00093052">
        <w:rPr>
          <w:i/>
          <w:iCs/>
          <w:szCs w:val="20"/>
          <w:lang w:val="en-US"/>
        </w:rPr>
        <w:t>K</w:t>
      </w:r>
      <w:r w:rsidRPr="00093052">
        <w:rPr>
          <w:szCs w:val="20"/>
          <w:vertAlign w:val="subscript"/>
          <w:lang w:val="en-US"/>
        </w:rPr>
        <w:t>2</w:t>
      </w:r>
    </w:p>
    <w:p w14:paraId="0E5F41E7" w14:textId="77777777" w:rsidR="00B82A49" w:rsidRPr="00093052" w:rsidRDefault="00B82A49" w:rsidP="00093052">
      <w:pPr>
        <w:numPr>
          <w:ilvl w:val="1"/>
          <w:numId w:val="377"/>
        </w:numPr>
        <w:rPr>
          <w:szCs w:val="20"/>
          <w:lang w:val="en-US"/>
        </w:rPr>
      </w:pPr>
      <w:r w:rsidRPr="00093052">
        <w:rPr>
          <w:szCs w:val="20"/>
          <w:lang w:val="en-US"/>
        </w:rPr>
        <w:t xml:space="preserve">Note:  FFS: Numerology for </w:t>
      </w:r>
      <w:r w:rsidRPr="00093052">
        <w:rPr>
          <w:i/>
          <w:iCs/>
          <w:szCs w:val="20"/>
          <w:lang w:val="en-US"/>
        </w:rPr>
        <w:t>K</w:t>
      </w:r>
      <w:r w:rsidRPr="00093052">
        <w:rPr>
          <w:szCs w:val="20"/>
          <w:vertAlign w:val="subscript"/>
          <w:lang w:val="en-US"/>
        </w:rPr>
        <w:t>2</w:t>
      </w:r>
    </w:p>
    <w:p w14:paraId="776FFD00" w14:textId="77777777" w:rsidR="00B82A49" w:rsidRPr="00093052" w:rsidRDefault="00B82A49" w:rsidP="00093052">
      <w:pPr>
        <w:numPr>
          <w:ilvl w:val="0"/>
          <w:numId w:val="377"/>
        </w:numPr>
        <w:rPr>
          <w:szCs w:val="20"/>
          <w:lang w:val="en-US"/>
        </w:rPr>
      </w:pPr>
      <w:r w:rsidRPr="00093052">
        <w:rPr>
          <w:szCs w:val="20"/>
          <w:lang w:val="en-US"/>
        </w:rPr>
        <w:t xml:space="preserve">Additional delay is added to </w:t>
      </w:r>
      <w:r w:rsidRPr="00093052">
        <w:rPr>
          <w:i/>
          <w:iCs/>
          <w:szCs w:val="20"/>
          <w:lang w:val="en-US"/>
        </w:rPr>
        <w:t>K</w:t>
      </w:r>
      <w:r w:rsidRPr="00093052">
        <w:rPr>
          <w:szCs w:val="20"/>
          <w:vertAlign w:val="subscript"/>
          <w:lang w:val="en-US"/>
        </w:rPr>
        <w:t>2</w:t>
      </w:r>
      <w:r w:rsidRPr="00093052">
        <w:rPr>
          <w:szCs w:val="20"/>
          <w:lang w:val="en-US"/>
        </w:rPr>
        <w:t xml:space="preserve"> to account for N1+L2. The delay is subcarrier specific and given by the specification</w:t>
      </w:r>
    </w:p>
    <w:p w14:paraId="1E49F126" w14:textId="77777777" w:rsidR="00B82A49" w:rsidRPr="00093052" w:rsidRDefault="00B82A49" w:rsidP="00093052">
      <w:pPr>
        <w:numPr>
          <w:ilvl w:val="1"/>
          <w:numId w:val="377"/>
        </w:numPr>
        <w:rPr>
          <w:szCs w:val="20"/>
          <w:lang w:val="en-US"/>
        </w:rPr>
      </w:pPr>
      <w:r w:rsidRPr="00093052">
        <w:rPr>
          <w:szCs w:val="20"/>
          <w:lang w:val="en-US"/>
        </w:rPr>
        <w:t>Note: If Msg2 and Msg3 have different SCS, value of N1 – in terms of absolute time - are determined by lower SCS between Msg2 and Msg3</w:t>
      </w:r>
    </w:p>
    <w:p w14:paraId="15B4F3EF" w14:textId="77777777" w:rsidR="00B82A49" w:rsidRPr="00093052" w:rsidRDefault="00B82A49" w:rsidP="00093052">
      <w:pPr>
        <w:numPr>
          <w:ilvl w:val="0"/>
          <w:numId w:val="377"/>
        </w:numPr>
        <w:rPr>
          <w:szCs w:val="20"/>
          <w:lang w:val="en-US"/>
        </w:rPr>
      </w:pPr>
      <w:r w:rsidRPr="00093052">
        <w:rPr>
          <w:szCs w:val="20"/>
          <w:lang w:val="en-US"/>
        </w:rPr>
        <w:t>Note: Working assumption can be revisited once default table and/or support for RMSI signaling has been decided</w:t>
      </w:r>
    </w:p>
    <w:p w14:paraId="59FEC2FB" w14:textId="77777777" w:rsidR="00B82A49" w:rsidRPr="00B82A49" w:rsidRDefault="00B82A49" w:rsidP="00B82A49">
      <w:pPr>
        <w:ind w:left="720" w:hanging="720"/>
        <w:rPr>
          <w:szCs w:val="20"/>
        </w:rPr>
      </w:pPr>
      <w:r w:rsidRPr="00093052">
        <w:rPr>
          <w:szCs w:val="20"/>
        </w:rPr>
        <w:t>Check later whether the above is necessary or not considering the discussion in other sessions</w:t>
      </w:r>
    </w:p>
    <w:p w14:paraId="1D8B0901" w14:textId="7726C4CD" w:rsidR="00B82A49" w:rsidRPr="00B82A49" w:rsidRDefault="00093052" w:rsidP="00B82A49">
      <w:pPr>
        <w:ind w:left="720" w:hanging="720"/>
        <w:rPr>
          <w:szCs w:val="20"/>
        </w:rPr>
      </w:pPr>
      <w:r w:rsidRPr="00093052">
        <w:rPr>
          <w:b/>
          <w:szCs w:val="20"/>
        </w:rPr>
        <w:t>Friday:</w:t>
      </w:r>
      <w:r>
        <w:rPr>
          <w:szCs w:val="20"/>
        </w:rPr>
        <w:t xml:space="preserve"> Revisit till next meeting</w:t>
      </w:r>
    </w:p>
    <w:p w14:paraId="0B95A588" w14:textId="5DFBBE64" w:rsidR="009A00F2" w:rsidRDefault="009A00F2" w:rsidP="009A00F2"/>
    <w:p w14:paraId="1DC3D7E6" w14:textId="7052AB9B" w:rsidR="00093052" w:rsidRPr="00093052" w:rsidRDefault="00093052" w:rsidP="009A00F2">
      <w:pPr>
        <w:rPr>
          <w:b/>
        </w:rPr>
      </w:pPr>
      <w:r w:rsidRPr="00093052">
        <w:rPr>
          <w:b/>
        </w:rPr>
        <w:t>R1-1805754</w:t>
      </w:r>
      <w:r w:rsidRPr="00093052">
        <w:rPr>
          <w:b/>
        </w:rPr>
        <w:tab/>
        <w:t>Summary of remaining details on RACH procedure</w:t>
      </w:r>
      <w:r w:rsidRPr="00093052">
        <w:rPr>
          <w:b/>
        </w:rPr>
        <w:tab/>
        <w:t>Qualcomm</w:t>
      </w:r>
    </w:p>
    <w:p w14:paraId="1D3BADC1" w14:textId="77777777" w:rsidR="00093052" w:rsidRPr="00093052" w:rsidRDefault="00093052" w:rsidP="00093052">
      <w:pPr>
        <w:rPr>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Pr>
          <w:rFonts w:ascii="Times New Roman" w:hAnsi="Times New Roman"/>
          <w:szCs w:val="20"/>
        </w:rPr>
        <w:t xml:space="preserve"> </w:t>
      </w:r>
      <w:r w:rsidRPr="00093052">
        <w:rPr>
          <w:szCs w:val="20"/>
        </w:rPr>
        <w:t>Companies are encouraged to check the default search space for RACH procedure proposals as in R1-1805754</w:t>
      </w:r>
    </w:p>
    <w:p w14:paraId="00007A3F" w14:textId="7BCAC4E2" w:rsidR="00093052" w:rsidRDefault="00093052" w:rsidP="00093052">
      <w:pPr>
        <w:rPr>
          <w:rFonts w:ascii="Times New Roman" w:hAnsi="Times New Roman"/>
          <w:szCs w:val="20"/>
        </w:rPr>
      </w:pPr>
    </w:p>
    <w:p w14:paraId="12A63477" w14:textId="77777777" w:rsidR="00093052" w:rsidRPr="00466ED9" w:rsidRDefault="00093052" w:rsidP="009A00F2"/>
    <w:p w14:paraId="50466C5A" w14:textId="27091E49" w:rsidR="00254752" w:rsidRPr="00254752" w:rsidRDefault="00603E09" w:rsidP="00254752">
      <w:pPr>
        <w:ind w:left="720" w:hanging="720"/>
        <w:rPr>
          <w:lang w:eastAsia="x-none"/>
        </w:rPr>
      </w:pPr>
      <w:hyperlink r:id="rId856" w:history="1">
        <w:r w:rsidR="00FE4C7E">
          <w:rPr>
            <w:rStyle w:val="Hyperlink"/>
            <w:lang w:eastAsia="x-none"/>
          </w:rPr>
          <w:t>R1-1803610</w:t>
        </w:r>
      </w:hyperlink>
      <w:r w:rsidR="00254752" w:rsidRPr="00254752">
        <w:rPr>
          <w:lang w:eastAsia="x-none"/>
        </w:rPr>
        <w:tab/>
        <w:t>Remaining details of RACH procedure</w:t>
      </w:r>
      <w:r w:rsidR="00254752" w:rsidRPr="00254752">
        <w:rPr>
          <w:lang w:eastAsia="x-none"/>
        </w:rPr>
        <w:tab/>
        <w:t>ZTE, Sanechips</w:t>
      </w:r>
    </w:p>
    <w:p w14:paraId="38B794A2" w14:textId="721348ED" w:rsidR="00254752" w:rsidRPr="00254752" w:rsidRDefault="00603E09" w:rsidP="00254752">
      <w:pPr>
        <w:ind w:left="720" w:hanging="720"/>
        <w:rPr>
          <w:lang w:eastAsia="x-none"/>
        </w:rPr>
      </w:pPr>
      <w:hyperlink r:id="rId857" w:history="1">
        <w:r w:rsidR="00FE4C7E">
          <w:rPr>
            <w:rStyle w:val="Hyperlink"/>
            <w:lang w:eastAsia="x-none"/>
          </w:rPr>
          <w:t>R1-1803629</w:t>
        </w:r>
      </w:hyperlink>
      <w:r w:rsidR="00254752" w:rsidRPr="00254752">
        <w:rPr>
          <w:lang w:eastAsia="x-none"/>
        </w:rPr>
        <w:tab/>
        <w:t>Remaining details of RACH Procedures</w:t>
      </w:r>
      <w:r w:rsidR="00254752" w:rsidRPr="00254752">
        <w:rPr>
          <w:lang w:eastAsia="x-none"/>
        </w:rPr>
        <w:tab/>
        <w:t>Huawei, HiSilicon</w:t>
      </w:r>
    </w:p>
    <w:p w14:paraId="75CDDFD1" w14:textId="33FC0E0E" w:rsidR="00254752" w:rsidRPr="00254752" w:rsidRDefault="00603E09" w:rsidP="00254752">
      <w:pPr>
        <w:ind w:left="720" w:hanging="720"/>
        <w:rPr>
          <w:lang w:eastAsia="x-none"/>
        </w:rPr>
      </w:pPr>
      <w:hyperlink r:id="rId858" w:history="1">
        <w:r w:rsidR="00FE4C7E">
          <w:rPr>
            <w:rStyle w:val="Hyperlink"/>
            <w:lang w:eastAsia="x-none"/>
          </w:rPr>
          <w:t>R1-1803733</w:t>
        </w:r>
      </w:hyperlink>
      <w:r w:rsidR="00254752" w:rsidRPr="00254752">
        <w:rPr>
          <w:lang w:eastAsia="x-none"/>
        </w:rPr>
        <w:tab/>
        <w:t>Further details on NR 4-step RA Procedure</w:t>
      </w:r>
      <w:r w:rsidR="00254752" w:rsidRPr="00254752">
        <w:rPr>
          <w:lang w:eastAsia="x-none"/>
        </w:rPr>
        <w:tab/>
        <w:t>CATT</w:t>
      </w:r>
    </w:p>
    <w:p w14:paraId="76105460" w14:textId="27E3D670" w:rsidR="00254752" w:rsidRPr="00254752" w:rsidRDefault="00603E09" w:rsidP="00254752">
      <w:pPr>
        <w:ind w:left="720" w:hanging="720"/>
        <w:rPr>
          <w:lang w:eastAsia="x-none"/>
        </w:rPr>
      </w:pPr>
      <w:hyperlink r:id="rId859" w:history="1">
        <w:r w:rsidR="00FE4C7E">
          <w:rPr>
            <w:rStyle w:val="Hyperlink"/>
            <w:lang w:eastAsia="x-none"/>
          </w:rPr>
          <w:t>R1-1803809</w:t>
        </w:r>
      </w:hyperlink>
      <w:r w:rsidR="00254752" w:rsidRPr="00254752">
        <w:rPr>
          <w:lang w:eastAsia="x-none"/>
        </w:rPr>
        <w:tab/>
        <w:t>Remaining issues on RACH procedure</w:t>
      </w:r>
      <w:r w:rsidR="00254752" w:rsidRPr="00254752">
        <w:rPr>
          <w:lang w:eastAsia="x-none"/>
        </w:rPr>
        <w:tab/>
        <w:t>vivo</w:t>
      </w:r>
    </w:p>
    <w:p w14:paraId="6B81E607" w14:textId="36CC2C8F" w:rsidR="00254752" w:rsidRPr="00254752" w:rsidRDefault="00603E09" w:rsidP="00254752">
      <w:pPr>
        <w:ind w:left="1440" w:hanging="1440"/>
        <w:rPr>
          <w:lang w:eastAsia="x-none"/>
        </w:rPr>
      </w:pPr>
      <w:hyperlink r:id="rId860" w:history="1">
        <w:r w:rsidR="00FE4C7E">
          <w:rPr>
            <w:rStyle w:val="Hyperlink"/>
            <w:lang w:eastAsia="x-none"/>
          </w:rPr>
          <w:t>R1-1804032</w:t>
        </w:r>
      </w:hyperlink>
      <w:r w:rsidR="00254752" w:rsidRPr="00254752">
        <w:rPr>
          <w:lang w:eastAsia="x-none"/>
        </w:rPr>
        <w:tab/>
        <w:t>Collision between PRACH transmission and SR transmission</w:t>
      </w:r>
      <w:r w:rsidR="00254752" w:rsidRPr="00254752">
        <w:rPr>
          <w:lang w:eastAsia="x-none"/>
        </w:rPr>
        <w:tab/>
        <w:t>ASUSTEK COMPUTER (SHANGHAI)</w:t>
      </w:r>
    </w:p>
    <w:p w14:paraId="6A81D50D" w14:textId="43700259" w:rsidR="00254752" w:rsidRPr="00254752" w:rsidRDefault="00603E09" w:rsidP="00254752">
      <w:pPr>
        <w:ind w:left="720" w:hanging="720"/>
        <w:rPr>
          <w:lang w:eastAsia="x-none"/>
        </w:rPr>
      </w:pPr>
      <w:hyperlink r:id="rId861" w:history="1">
        <w:r w:rsidR="00FE4C7E">
          <w:rPr>
            <w:rStyle w:val="Hyperlink"/>
            <w:lang w:eastAsia="x-none"/>
          </w:rPr>
          <w:t>R1-1804092</w:t>
        </w:r>
      </w:hyperlink>
      <w:r w:rsidR="00254752" w:rsidRPr="00254752">
        <w:rPr>
          <w:lang w:eastAsia="x-none"/>
        </w:rPr>
        <w:tab/>
        <w:t>Discussion on time period for SSB to RO association</w:t>
      </w:r>
      <w:r w:rsidR="00254752" w:rsidRPr="00254752">
        <w:rPr>
          <w:lang w:eastAsia="x-none"/>
        </w:rPr>
        <w:tab/>
        <w:t>CMCC</w:t>
      </w:r>
    </w:p>
    <w:p w14:paraId="11D745FE" w14:textId="51CD3DDC" w:rsidR="00254752" w:rsidRPr="00254752" w:rsidRDefault="00603E09" w:rsidP="00254752">
      <w:pPr>
        <w:ind w:left="720" w:hanging="720"/>
        <w:rPr>
          <w:lang w:eastAsia="x-none"/>
        </w:rPr>
      </w:pPr>
      <w:hyperlink r:id="rId862" w:history="1">
        <w:r w:rsidR="00FE4C7E">
          <w:rPr>
            <w:rStyle w:val="Hyperlink"/>
            <w:lang w:eastAsia="x-none"/>
          </w:rPr>
          <w:t>R1-1804225</w:t>
        </w:r>
      </w:hyperlink>
      <w:r w:rsidR="00254752" w:rsidRPr="00254752">
        <w:rPr>
          <w:lang w:eastAsia="x-none"/>
        </w:rPr>
        <w:tab/>
        <w:t>Remaining issues on RACH</w:t>
      </w:r>
      <w:r w:rsidR="00254752" w:rsidRPr="00254752">
        <w:rPr>
          <w:lang w:eastAsia="x-none"/>
        </w:rPr>
        <w:tab/>
        <w:t>Spreadtrum Communications</w:t>
      </w:r>
    </w:p>
    <w:p w14:paraId="0AA4D4D4" w14:textId="410C7CEC" w:rsidR="00254752" w:rsidRPr="00254752" w:rsidRDefault="00603E09" w:rsidP="00254752">
      <w:pPr>
        <w:ind w:left="720" w:hanging="720"/>
        <w:rPr>
          <w:lang w:eastAsia="x-none"/>
        </w:rPr>
      </w:pPr>
      <w:hyperlink r:id="rId863" w:history="1">
        <w:r w:rsidR="00FE4C7E">
          <w:rPr>
            <w:rStyle w:val="Hyperlink"/>
            <w:lang w:eastAsia="x-none"/>
          </w:rPr>
          <w:t>R1-1804349</w:t>
        </w:r>
      </w:hyperlink>
      <w:r w:rsidR="00254752" w:rsidRPr="00254752">
        <w:rPr>
          <w:lang w:eastAsia="x-none"/>
        </w:rPr>
        <w:tab/>
        <w:t>Corrections on RACH Procedure</w:t>
      </w:r>
      <w:r w:rsidR="00254752" w:rsidRPr="00254752">
        <w:rPr>
          <w:lang w:eastAsia="x-none"/>
        </w:rPr>
        <w:tab/>
        <w:t>Samsung</w:t>
      </w:r>
    </w:p>
    <w:p w14:paraId="4BD7C184" w14:textId="285E4CA4" w:rsidR="00254752" w:rsidRPr="00254752" w:rsidRDefault="00603E09" w:rsidP="00254752">
      <w:pPr>
        <w:ind w:left="720" w:hanging="720"/>
        <w:rPr>
          <w:lang w:eastAsia="x-none"/>
        </w:rPr>
      </w:pPr>
      <w:hyperlink r:id="rId864" w:history="1">
        <w:r w:rsidR="00FE4C7E">
          <w:rPr>
            <w:rStyle w:val="Hyperlink"/>
            <w:lang w:eastAsia="x-none"/>
          </w:rPr>
          <w:t>R1-1804539</w:t>
        </w:r>
      </w:hyperlink>
      <w:r w:rsidR="00254752" w:rsidRPr="00254752">
        <w:rPr>
          <w:lang w:eastAsia="x-none"/>
        </w:rPr>
        <w:tab/>
        <w:t>RACH Procedure</w:t>
      </w:r>
      <w:r w:rsidR="00254752" w:rsidRPr="00254752">
        <w:rPr>
          <w:lang w:eastAsia="x-none"/>
        </w:rPr>
        <w:tab/>
        <w:t>LG Electronics</w:t>
      </w:r>
    </w:p>
    <w:p w14:paraId="2F27B3B4" w14:textId="3E9D5163" w:rsidR="00254752" w:rsidRPr="00254752" w:rsidRDefault="00603E09" w:rsidP="00254752">
      <w:pPr>
        <w:ind w:left="720" w:hanging="720"/>
        <w:rPr>
          <w:lang w:eastAsia="x-none"/>
        </w:rPr>
      </w:pPr>
      <w:hyperlink r:id="rId865" w:history="1">
        <w:r w:rsidR="00FE4C7E">
          <w:rPr>
            <w:rStyle w:val="Hyperlink"/>
            <w:lang w:eastAsia="x-none"/>
          </w:rPr>
          <w:t>R1-1804590</w:t>
        </w:r>
      </w:hyperlink>
      <w:r w:rsidR="00254752" w:rsidRPr="00254752">
        <w:rPr>
          <w:lang w:eastAsia="x-none"/>
        </w:rPr>
        <w:tab/>
        <w:t>Remaining details on RACH timing for NR</w:t>
      </w:r>
      <w:r w:rsidR="00254752" w:rsidRPr="00254752">
        <w:rPr>
          <w:lang w:eastAsia="x-none"/>
        </w:rPr>
        <w:tab/>
        <w:t>ITL</w:t>
      </w:r>
    </w:p>
    <w:p w14:paraId="2125D68F" w14:textId="25436ED1" w:rsidR="00254752" w:rsidRPr="00254752" w:rsidRDefault="00603E09" w:rsidP="00254752">
      <w:pPr>
        <w:ind w:left="720" w:hanging="720"/>
        <w:rPr>
          <w:lang w:eastAsia="x-none"/>
        </w:rPr>
      </w:pPr>
      <w:hyperlink r:id="rId866" w:history="1">
        <w:r w:rsidR="00FE4C7E">
          <w:rPr>
            <w:rStyle w:val="Hyperlink"/>
            <w:lang w:eastAsia="x-none"/>
          </w:rPr>
          <w:t>R1-1804652</w:t>
        </w:r>
      </w:hyperlink>
      <w:r w:rsidR="00254752" w:rsidRPr="00254752">
        <w:rPr>
          <w:lang w:eastAsia="x-none"/>
        </w:rPr>
        <w:tab/>
        <w:t>Remaining details of RACH Procedures</w:t>
      </w:r>
      <w:r w:rsidR="00254752" w:rsidRPr="00254752">
        <w:rPr>
          <w:lang w:eastAsia="x-none"/>
        </w:rPr>
        <w:tab/>
        <w:t>AT&amp;T</w:t>
      </w:r>
    </w:p>
    <w:p w14:paraId="43A50171" w14:textId="269EBDB4" w:rsidR="00254752" w:rsidRPr="00254752" w:rsidRDefault="00603E09" w:rsidP="00254752">
      <w:pPr>
        <w:ind w:left="720" w:hanging="720"/>
        <w:rPr>
          <w:lang w:eastAsia="x-none"/>
        </w:rPr>
      </w:pPr>
      <w:hyperlink r:id="rId867" w:history="1">
        <w:r w:rsidR="00FE4C7E">
          <w:rPr>
            <w:rStyle w:val="Hyperlink"/>
            <w:lang w:eastAsia="x-none"/>
          </w:rPr>
          <w:t>R1-1804707</w:t>
        </w:r>
      </w:hyperlink>
      <w:r w:rsidR="00254752" w:rsidRPr="00254752">
        <w:rPr>
          <w:lang w:eastAsia="x-none"/>
        </w:rPr>
        <w:tab/>
        <w:t>NR RACH procedures</w:t>
      </w:r>
      <w:r w:rsidR="00254752" w:rsidRPr="00254752">
        <w:rPr>
          <w:lang w:eastAsia="x-none"/>
        </w:rPr>
        <w:tab/>
        <w:t>Intel Corporation</w:t>
      </w:r>
    </w:p>
    <w:p w14:paraId="0F6E3CD2" w14:textId="04E03682" w:rsidR="00254752" w:rsidRPr="00254752" w:rsidRDefault="00603E09" w:rsidP="00254752">
      <w:pPr>
        <w:ind w:left="720" w:hanging="720"/>
        <w:rPr>
          <w:lang w:eastAsia="x-none"/>
        </w:rPr>
      </w:pPr>
      <w:hyperlink r:id="rId868" w:history="1">
        <w:r w:rsidR="00FE4C7E">
          <w:rPr>
            <w:rStyle w:val="Hyperlink"/>
            <w:lang w:eastAsia="x-none"/>
          </w:rPr>
          <w:t>R1-1804877</w:t>
        </w:r>
      </w:hyperlink>
      <w:r w:rsidR="00254752" w:rsidRPr="00254752">
        <w:rPr>
          <w:lang w:eastAsia="x-none"/>
        </w:rPr>
        <w:tab/>
        <w:t>Remaining issues on RACH procedure</w:t>
      </w:r>
      <w:r w:rsidR="00254752" w:rsidRPr="00254752">
        <w:rPr>
          <w:lang w:eastAsia="x-none"/>
        </w:rPr>
        <w:tab/>
        <w:t>Sharp</w:t>
      </w:r>
    </w:p>
    <w:p w14:paraId="131FFCCA" w14:textId="2E6C4FDA" w:rsidR="00254752" w:rsidRPr="00254752" w:rsidRDefault="00603E09" w:rsidP="00254752">
      <w:pPr>
        <w:ind w:left="720" w:hanging="720"/>
        <w:rPr>
          <w:lang w:eastAsia="x-none"/>
        </w:rPr>
      </w:pPr>
      <w:hyperlink r:id="rId869" w:history="1">
        <w:r w:rsidR="00FE4C7E">
          <w:rPr>
            <w:rStyle w:val="Hyperlink"/>
            <w:lang w:eastAsia="x-none"/>
          </w:rPr>
          <w:t>R1-1804954</w:t>
        </w:r>
      </w:hyperlink>
      <w:r w:rsidR="00254752" w:rsidRPr="00254752">
        <w:rPr>
          <w:lang w:eastAsia="x-none"/>
        </w:rPr>
        <w:tab/>
        <w:t>Remaining details on random access procedure</w:t>
      </w:r>
      <w:r w:rsidR="00254752" w:rsidRPr="00254752">
        <w:rPr>
          <w:lang w:eastAsia="x-none"/>
        </w:rPr>
        <w:tab/>
        <w:t>Motorola Mobility, Lenovo</w:t>
      </w:r>
    </w:p>
    <w:p w14:paraId="4D318336" w14:textId="593B172D" w:rsidR="00254752" w:rsidRPr="00254752" w:rsidRDefault="00603E09" w:rsidP="00254752">
      <w:pPr>
        <w:ind w:left="720" w:hanging="720"/>
        <w:rPr>
          <w:lang w:eastAsia="x-none"/>
        </w:rPr>
      </w:pPr>
      <w:hyperlink r:id="rId870" w:history="1">
        <w:r w:rsidR="00FE4C7E">
          <w:rPr>
            <w:rStyle w:val="Hyperlink"/>
            <w:lang w:eastAsia="x-none"/>
          </w:rPr>
          <w:t>R1-1805036</w:t>
        </w:r>
      </w:hyperlink>
      <w:r w:rsidR="00254752" w:rsidRPr="00254752">
        <w:rPr>
          <w:lang w:eastAsia="x-none"/>
        </w:rPr>
        <w:tab/>
        <w:t>Remaining issues on RACH procedure</w:t>
      </w:r>
      <w:r w:rsidR="00254752" w:rsidRPr="00254752">
        <w:rPr>
          <w:lang w:eastAsia="x-none"/>
        </w:rPr>
        <w:tab/>
        <w:t>NTT DOCOMO, INC.</w:t>
      </w:r>
    </w:p>
    <w:p w14:paraId="7F83806F" w14:textId="367933E3" w:rsidR="00254752" w:rsidRDefault="00603E09" w:rsidP="00254752">
      <w:pPr>
        <w:ind w:left="720" w:hanging="720"/>
        <w:rPr>
          <w:lang w:eastAsia="x-none"/>
        </w:rPr>
      </w:pPr>
      <w:hyperlink r:id="rId871" w:history="1">
        <w:r w:rsidR="00FE4C7E">
          <w:rPr>
            <w:rStyle w:val="Hyperlink"/>
            <w:lang w:eastAsia="x-none"/>
          </w:rPr>
          <w:t>R1-1805221</w:t>
        </w:r>
      </w:hyperlink>
      <w:r w:rsidR="00254752" w:rsidRPr="00254752">
        <w:rPr>
          <w:lang w:eastAsia="x-none"/>
        </w:rPr>
        <w:tab/>
        <w:t>Remaining details of RACH procedure</w:t>
      </w:r>
      <w:r w:rsidR="00254752" w:rsidRPr="00254752">
        <w:rPr>
          <w:lang w:eastAsia="x-none"/>
        </w:rPr>
        <w:tab/>
        <w:t>Ericsson</w:t>
      </w:r>
    </w:p>
    <w:p w14:paraId="6FCA8FAF" w14:textId="557D9129" w:rsidR="00093052" w:rsidRDefault="00093052" w:rsidP="00093052">
      <w:pPr>
        <w:ind w:left="720" w:hanging="720"/>
        <w:rPr>
          <w:lang w:eastAsia="x-none"/>
        </w:rPr>
      </w:pPr>
      <w:r>
        <w:rPr>
          <w:lang w:eastAsia="x-none"/>
        </w:rPr>
        <w:t>R1-1805524</w:t>
      </w:r>
      <w:r>
        <w:rPr>
          <w:lang w:eastAsia="x-none"/>
        </w:rPr>
        <w:tab/>
        <w:t>Remaining details on RACH procedure</w:t>
      </w:r>
      <w:r>
        <w:rPr>
          <w:lang w:eastAsia="x-none"/>
        </w:rPr>
        <w:tab/>
        <w:t>MediaTek Inc.</w:t>
      </w:r>
      <w:r w:rsidR="00F83820">
        <w:rPr>
          <w:lang w:eastAsia="x-none"/>
        </w:rPr>
        <w:tab/>
        <w:t xml:space="preserve">(revision of </w:t>
      </w:r>
      <w:hyperlink r:id="rId872" w:history="1">
        <w:r w:rsidR="00F83820">
          <w:rPr>
            <w:rStyle w:val="Hyperlink"/>
            <w:lang w:eastAsia="x-none"/>
          </w:rPr>
          <w:t>R1-1804047</w:t>
        </w:r>
      </w:hyperlink>
      <w:r w:rsidR="00F83820">
        <w:rPr>
          <w:lang w:eastAsia="x-none"/>
        </w:rPr>
        <w:t>)</w:t>
      </w:r>
    </w:p>
    <w:p w14:paraId="48F71972" w14:textId="0A9E8737" w:rsidR="00093052" w:rsidRDefault="00093052" w:rsidP="00093052">
      <w:pPr>
        <w:ind w:left="720" w:hanging="720"/>
        <w:rPr>
          <w:lang w:eastAsia="x-none"/>
        </w:rPr>
      </w:pPr>
      <w:r>
        <w:rPr>
          <w:lang w:eastAsia="x-none"/>
        </w:rPr>
        <w:t>R1-1805527</w:t>
      </w:r>
      <w:r>
        <w:rPr>
          <w:lang w:eastAsia="x-none"/>
        </w:rPr>
        <w:tab/>
        <w:t>Remaining details on RACH procedure</w:t>
      </w:r>
      <w:r>
        <w:rPr>
          <w:lang w:eastAsia="x-none"/>
        </w:rPr>
        <w:tab/>
        <w:t>Qualcomm Incorporated</w:t>
      </w:r>
      <w:r w:rsidR="00F83820">
        <w:rPr>
          <w:lang w:eastAsia="x-none"/>
        </w:rPr>
        <w:tab/>
        <w:t xml:space="preserve">(revision of </w:t>
      </w:r>
      <w:hyperlink r:id="rId873" w:history="1">
        <w:r w:rsidR="00F83820">
          <w:rPr>
            <w:rStyle w:val="Hyperlink"/>
            <w:lang w:eastAsia="x-none"/>
          </w:rPr>
          <w:t>R1-1804779</w:t>
        </w:r>
      </w:hyperlink>
      <w:r w:rsidR="00F83820">
        <w:rPr>
          <w:lang w:eastAsia="x-none"/>
        </w:rPr>
        <w:t>)</w:t>
      </w:r>
    </w:p>
    <w:p w14:paraId="62C86B1E" w14:textId="4A980168" w:rsidR="00093052" w:rsidRPr="00254752" w:rsidRDefault="00093052" w:rsidP="00093052">
      <w:pPr>
        <w:ind w:left="720" w:hanging="720"/>
        <w:rPr>
          <w:lang w:eastAsia="x-none"/>
        </w:rPr>
      </w:pPr>
      <w:r>
        <w:rPr>
          <w:lang w:eastAsia="x-none"/>
        </w:rPr>
        <w:t>R1-1805573</w:t>
      </w:r>
      <w:r>
        <w:rPr>
          <w:lang w:eastAsia="x-none"/>
        </w:rPr>
        <w:tab/>
        <w:t>RACH MSG2 to MSG3 delay</w:t>
      </w:r>
      <w:r>
        <w:rPr>
          <w:lang w:eastAsia="x-none"/>
        </w:rPr>
        <w:tab/>
        <w:t>Ericsson</w:t>
      </w:r>
    </w:p>
    <w:p w14:paraId="72E33003" w14:textId="77777777" w:rsidR="00254752" w:rsidRPr="00254752" w:rsidRDefault="00254752" w:rsidP="00236F95">
      <w:pPr>
        <w:pStyle w:val="Heading4"/>
        <w:rPr>
          <w:rFonts w:eastAsia="MS Mincho"/>
          <w:lang w:eastAsia="ja-JP"/>
        </w:rPr>
      </w:pPr>
      <w:bookmarkStart w:id="407" w:name="_Toc510867618"/>
      <w:bookmarkStart w:id="408" w:name="_Toc514184648"/>
      <w:r w:rsidRPr="00254752">
        <w:rPr>
          <w:rFonts w:hint="eastAsia"/>
        </w:rPr>
        <w:t>Mobility procedure</w:t>
      </w:r>
      <w:bookmarkEnd w:id="407"/>
      <w:bookmarkEnd w:id="408"/>
    </w:p>
    <w:p w14:paraId="10B5CF84" w14:textId="77777777" w:rsidR="00254752" w:rsidRPr="00254752" w:rsidRDefault="00254752" w:rsidP="00236F95">
      <w:pPr>
        <w:pStyle w:val="Heading5"/>
      </w:pPr>
      <w:bookmarkStart w:id="409" w:name="_Toc514184649"/>
      <w:r w:rsidRPr="00254752">
        <w:t>M</w:t>
      </w:r>
      <w:r w:rsidRPr="00254752">
        <w:rPr>
          <w:rFonts w:hint="eastAsia"/>
        </w:rPr>
        <w:t xml:space="preserve">easurement </w:t>
      </w:r>
      <w:r w:rsidRPr="00254752">
        <w:t>for mobility management</w:t>
      </w:r>
      <w:bookmarkEnd w:id="409"/>
    </w:p>
    <w:p w14:paraId="0F7CCD46" w14:textId="25856C57" w:rsidR="00236F95" w:rsidRPr="00236F95" w:rsidRDefault="00603E09" w:rsidP="00236F95">
      <w:pPr>
        <w:ind w:left="720" w:hanging="720"/>
        <w:rPr>
          <w:b/>
          <w:lang w:eastAsia="x-none"/>
        </w:rPr>
      </w:pPr>
      <w:hyperlink r:id="rId874" w:history="1">
        <w:r w:rsidR="00FE4C7E">
          <w:rPr>
            <w:rStyle w:val="Hyperlink"/>
            <w:b/>
            <w:lang w:eastAsia="x-none"/>
          </w:rPr>
          <w:t>R1-1805512</w:t>
        </w:r>
      </w:hyperlink>
      <w:r w:rsidR="00236F95" w:rsidRPr="00236F95">
        <w:rPr>
          <w:b/>
          <w:lang w:eastAsia="x-none"/>
        </w:rPr>
        <w:tab/>
        <w:t>Summary of Discussion for NR RRM measurements</w:t>
      </w:r>
      <w:r w:rsidR="00236F95" w:rsidRPr="00236F95">
        <w:rPr>
          <w:b/>
          <w:lang w:eastAsia="x-none"/>
        </w:rPr>
        <w:tab/>
        <w:t>Intel</w:t>
      </w:r>
    </w:p>
    <w:p w14:paraId="2698C9F0" w14:textId="77777777" w:rsidR="00236F95" w:rsidRDefault="00236F95" w:rsidP="00236F9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6FBD0FE7" w14:textId="7738B84B" w:rsidR="00236F95" w:rsidRDefault="00236F95" w:rsidP="00236F95">
      <w:pPr>
        <w:ind w:left="720" w:hanging="720"/>
        <w:rPr>
          <w:lang w:eastAsia="x-none"/>
        </w:rPr>
      </w:pPr>
    </w:p>
    <w:p w14:paraId="2AB7CAE4" w14:textId="6AC9C243" w:rsidR="005E2082" w:rsidRPr="005E2082" w:rsidRDefault="005E2082" w:rsidP="005E2082">
      <w:pPr>
        <w:ind w:left="720" w:hanging="720"/>
        <w:rPr>
          <w:lang w:eastAsia="x-none"/>
        </w:rPr>
      </w:pPr>
      <w:r w:rsidRPr="005E2082">
        <w:rPr>
          <w:highlight w:val="green"/>
          <w:lang w:eastAsia="x-none"/>
        </w:rPr>
        <w:t>Agreement</w:t>
      </w:r>
      <w:r w:rsidRPr="005E2082">
        <w:rPr>
          <w:lang w:eastAsia="x-none"/>
        </w:rPr>
        <w:t>:</w:t>
      </w:r>
    </w:p>
    <w:p w14:paraId="67EF5030" w14:textId="77777777" w:rsidR="005E2082" w:rsidRPr="005E2082" w:rsidRDefault="005E2082" w:rsidP="0099597B">
      <w:pPr>
        <w:numPr>
          <w:ilvl w:val="0"/>
          <w:numId w:val="62"/>
        </w:numPr>
        <w:rPr>
          <w:lang w:eastAsia="x-none"/>
        </w:rPr>
      </w:pPr>
      <w:r w:rsidRPr="005E2082">
        <w:rPr>
          <w:lang w:eastAsia="x-none"/>
        </w:rPr>
        <w:t>To adopt the following TP for 38.215</w:t>
      </w:r>
    </w:p>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951"/>
        <w:gridCol w:w="7787"/>
      </w:tblGrid>
      <w:tr w:rsidR="005E2082" w:rsidRPr="005E2082" w14:paraId="0363B982" w14:textId="77777777" w:rsidTr="00BD39C1">
        <w:trPr>
          <w:cantSplit/>
          <w:jc w:val="center"/>
        </w:trPr>
        <w:tc>
          <w:tcPr>
            <w:tcW w:w="1951" w:type="dxa"/>
          </w:tcPr>
          <w:p w14:paraId="62E42697" w14:textId="77777777" w:rsidR="005E2082" w:rsidRPr="005E2082" w:rsidRDefault="005E2082" w:rsidP="005E2082">
            <w:pPr>
              <w:keepNext/>
              <w:keepLines/>
              <w:rPr>
                <w:rFonts w:ascii="Times New Roman" w:eastAsia="MS Mincho" w:hAnsi="Times New Roman"/>
                <w:b/>
                <w:sz w:val="18"/>
                <w:szCs w:val="20"/>
              </w:rPr>
            </w:pPr>
            <w:r w:rsidRPr="005E2082">
              <w:rPr>
                <w:rFonts w:ascii="Times New Roman" w:eastAsia="MS Mincho" w:hAnsi="Times New Roman"/>
                <w:b/>
                <w:sz w:val="18"/>
                <w:szCs w:val="20"/>
              </w:rPr>
              <w:lastRenderedPageBreak/>
              <w:t>Definition</w:t>
            </w:r>
          </w:p>
        </w:tc>
        <w:tc>
          <w:tcPr>
            <w:tcW w:w="7787" w:type="dxa"/>
          </w:tcPr>
          <w:p w14:paraId="65A950EF" w14:textId="77777777" w:rsidR="005E2082" w:rsidRPr="005E2082" w:rsidRDefault="005E2082" w:rsidP="005E2082">
            <w:pPr>
              <w:keepNext/>
              <w:keepLines/>
              <w:rPr>
                <w:rFonts w:ascii="Times New Roman" w:eastAsia="MS Mincho" w:hAnsi="Times New Roman"/>
                <w:sz w:val="18"/>
                <w:szCs w:val="20"/>
              </w:rPr>
            </w:pPr>
            <w:r w:rsidRPr="005E2082">
              <w:rPr>
                <w:rFonts w:ascii="Times New Roman" w:eastAsia="MS Mincho" w:hAnsi="Times New Roman"/>
                <w:sz w:val="18"/>
                <w:szCs w:val="20"/>
              </w:rPr>
              <w:t>CSI reference signal received power (CSI-RSRP), is defined as the linear average over the power contributions (in [W]) of the resource elements that carry CSI reference signals configured for RSRP measurements within the considered measurement frequency bandwidth in the configured CSI-RS occasions.</w:t>
            </w:r>
          </w:p>
          <w:p w14:paraId="2B92D81D" w14:textId="77777777" w:rsidR="005E2082" w:rsidRPr="005E2082" w:rsidRDefault="005E2082" w:rsidP="005E2082">
            <w:pPr>
              <w:keepNext/>
              <w:keepLines/>
              <w:rPr>
                <w:rFonts w:ascii="Times New Roman" w:eastAsia="MS Mincho" w:hAnsi="Times New Roman"/>
                <w:sz w:val="18"/>
                <w:szCs w:val="20"/>
              </w:rPr>
            </w:pPr>
          </w:p>
          <w:p w14:paraId="3B798A9B" w14:textId="77777777" w:rsidR="005E2082" w:rsidRPr="005E2082" w:rsidRDefault="005E2082" w:rsidP="005E2082">
            <w:pPr>
              <w:keepNext/>
              <w:keepLines/>
              <w:rPr>
                <w:rFonts w:ascii="Times New Roman" w:eastAsia="MS Mincho" w:hAnsi="Times New Roman"/>
                <w:sz w:val="18"/>
                <w:szCs w:val="20"/>
                <w:u w:val="single"/>
              </w:rPr>
            </w:pPr>
            <w:r w:rsidRPr="005E2082">
              <w:rPr>
                <w:rFonts w:ascii="Times New Roman" w:eastAsia="MS Mincho" w:hAnsi="Times New Roman"/>
                <w:sz w:val="18"/>
                <w:szCs w:val="20"/>
              </w:rPr>
              <w:t xml:space="preserve">For CSI-RSRP determination CSI reference signals transmitted on antenna port 3000 </w:t>
            </w:r>
            <w:r w:rsidRPr="005E2082">
              <w:rPr>
                <w:rFonts w:ascii="Times New Roman" w:eastAsia="MS Mincho" w:hAnsi="Times New Roman"/>
                <w:strike/>
                <w:color w:val="FF0000"/>
                <w:sz w:val="18"/>
                <w:szCs w:val="20"/>
              </w:rPr>
              <w:t>or antenna ports 3000, 3001</w:t>
            </w:r>
            <w:r w:rsidRPr="005E2082">
              <w:rPr>
                <w:rFonts w:ascii="Times New Roman" w:eastAsia="MS Mincho" w:hAnsi="Times New Roman"/>
                <w:sz w:val="18"/>
                <w:szCs w:val="20"/>
              </w:rPr>
              <w:t xml:space="preserve"> according to 3GPP TS 38.211 [4] shall be used. </w:t>
            </w:r>
            <w:r w:rsidRPr="005E2082">
              <w:rPr>
                <w:rFonts w:ascii="Times New Roman" w:eastAsia="MS Mincho" w:hAnsi="Times New Roman"/>
                <w:color w:val="FF0000"/>
                <w:sz w:val="18"/>
                <w:szCs w:val="20"/>
                <w:u w:val="single"/>
              </w:rPr>
              <w:t xml:space="preserve">If CSI-RSRP is used for L1-RSRP, CSI reference signals transmitted on antenna ports 3000, 3001 can be used for CSI-RSRP determination. </w:t>
            </w:r>
          </w:p>
          <w:p w14:paraId="40C72D62" w14:textId="77777777" w:rsidR="005E2082" w:rsidRPr="005E2082" w:rsidRDefault="005E2082" w:rsidP="005E2082">
            <w:pPr>
              <w:keepNext/>
              <w:keepLines/>
              <w:rPr>
                <w:rFonts w:ascii="Times New Roman" w:eastAsia="MS Mincho" w:hAnsi="Times New Roman"/>
                <w:sz w:val="18"/>
                <w:szCs w:val="20"/>
              </w:rPr>
            </w:pPr>
          </w:p>
          <w:p w14:paraId="3424D09C" w14:textId="77777777" w:rsidR="005E2082" w:rsidRPr="005E2082" w:rsidRDefault="005E2082" w:rsidP="005E2082">
            <w:pPr>
              <w:keepNext/>
              <w:keepLines/>
              <w:rPr>
                <w:rFonts w:ascii="Times New Roman" w:eastAsia="MS Mincho" w:hAnsi="Times New Roman"/>
                <w:sz w:val="18"/>
                <w:szCs w:val="20"/>
              </w:rPr>
            </w:pPr>
            <w:r w:rsidRPr="005E2082">
              <w:rPr>
                <w:rFonts w:ascii="Times New Roman" w:eastAsia="MS Mincho" w:hAnsi="Times New Roman"/>
                <w:sz w:val="18"/>
                <w:szCs w:val="20"/>
              </w:rPr>
              <w:t>For frequency range 1, the reference point for the CSI-RSRP shall be the antenna connector of the UE. For frequency range 2, CSI-RSRP shall be measured based on the combined signal from antenna elements corresponding to a given receiver branch. For frequency range 1 and 2, if receiver diversity is in use by the UE, the reported CSI-RSRP value shall not be lower than the corresponding CSI-RSRP of any of the individual receiver branches.</w:t>
            </w:r>
          </w:p>
        </w:tc>
      </w:tr>
      <w:tr w:rsidR="005E2082" w:rsidRPr="005E2082" w14:paraId="6CDCA471" w14:textId="77777777" w:rsidTr="00BD39C1">
        <w:trPr>
          <w:cantSplit/>
          <w:jc w:val="center"/>
        </w:trPr>
        <w:tc>
          <w:tcPr>
            <w:tcW w:w="1951" w:type="dxa"/>
          </w:tcPr>
          <w:p w14:paraId="23D0529F" w14:textId="77777777" w:rsidR="005E2082" w:rsidRPr="005E2082" w:rsidRDefault="005E2082" w:rsidP="005E2082">
            <w:pPr>
              <w:keepNext/>
              <w:keepLines/>
              <w:rPr>
                <w:rFonts w:ascii="Times New Roman" w:eastAsia="MS Mincho" w:hAnsi="Times New Roman"/>
                <w:b/>
                <w:sz w:val="18"/>
                <w:szCs w:val="20"/>
              </w:rPr>
            </w:pPr>
            <w:r w:rsidRPr="005E2082">
              <w:rPr>
                <w:rFonts w:ascii="Times New Roman" w:eastAsia="MS Mincho" w:hAnsi="Times New Roman"/>
                <w:b/>
                <w:sz w:val="18"/>
                <w:szCs w:val="20"/>
              </w:rPr>
              <w:t>Applicable for</w:t>
            </w:r>
          </w:p>
        </w:tc>
        <w:tc>
          <w:tcPr>
            <w:tcW w:w="7787" w:type="dxa"/>
          </w:tcPr>
          <w:p w14:paraId="09FE5F8D" w14:textId="77777777" w:rsidR="005E2082" w:rsidRPr="005E2082" w:rsidRDefault="005E2082" w:rsidP="005E2082">
            <w:pPr>
              <w:keepNext/>
              <w:keepLines/>
              <w:rPr>
                <w:rFonts w:ascii="Times New Roman" w:eastAsia="MS Mincho" w:hAnsi="Times New Roman"/>
                <w:color w:val="FF0000"/>
                <w:sz w:val="18"/>
                <w:szCs w:val="18"/>
                <w:u w:val="single"/>
              </w:rPr>
            </w:pPr>
            <w:r w:rsidRPr="005E2082">
              <w:rPr>
                <w:rFonts w:ascii="Times New Roman" w:eastAsia="MS Mincho" w:hAnsi="Times New Roman"/>
                <w:color w:val="FF0000"/>
                <w:sz w:val="18"/>
                <w:szCs w:val="18"/>
                <w:u w:val="single"/>
              </w:rPr>
              <w:t>If CSI-RSRP is used for L1-RSRP,</w:t>
            </w:r>
          </w:p>
          <w:p w14:paraId="7EA46A21" w14:textId="77777777" w:rsidR="005E2082" w:rsidRPr="005E2082" w:rsidRDefault="005E2082" w:rsidP="005E2082">
            <w:pPr>
              <w:keepNext/>
              <w:keepLines/>
              <w:rPr>
                <w:rFonts w:ascii="Times New Roman" w:eastAsia="MS Mincho" w:hAnsi="Times New Roman"/>
                <w:color w:val="FF0000"/>
                <w:sz w:val="18"/>
                <w:szCs w:val="18"/>
                <w:u w:val="single"/>
              </w:rPr>
            </w:pPr>
            <w:r w:rsidRPr="005E2082">
              <w:rPr>
                <w:rFonts w:ascii="Times New Roman" w:eastAsia="MS Mincho" w:hAnsi="Times New Roman"/>
                <w:color w:val="FF0000"/>
                <w:sz w:val="18"/>
                <w:szCs w:val="18"/>
                <w:u w:val="single"/>
              </w:rPr>
              <w:t>RRC_CONNECTED intra-frequency.</w:t>
            </w:r>
          </w:p>
          <w:p w14:paraId="04885FE4" w14:textId="77777777" w:rsidR="005E2082" w:rsidRPr="005E2082" w:rsidRDefault="005E2082" w:rsidP="005E2082">
            <w:pPr>
              <w:keepNext/>
              <w:keepLines/>
              <w:rPr>
                <w:rFonts w:ascii="Times New Roman" w:eastAsia="MS Mincho" w:hAnsi="Times New Roman"/>
                <w:color w:val="FF0000"/>
                <w:sz w:val="18"/>
                <w:szCs w:val="18"/>
                <w:u w:val="single"/>
              </w:rPr>
            </w:pPr>
          </w:p>
          <w:p w14:paraId="7ED35084" w14:textId="77777777" w:rsidR="005E2082" w:rsidRPr="005E2082" w:rsidRDefault="005E2082" w:rsidP="005E2082">
            <w:pPr>
              <w:keepNext/>
              <w:keepLines/>
              <w:rPr>
                <w:rFonts w:ascii="Times New Roman" w:eastAsia="MS Mincho" w:hAnsi="Times New Roman"/>
                <w:color w:val="FF0000"/>
                <w:sz w:val="18"/>
                <w:szCs w:val="20"/>
                <w:u w:val="single"/>
              </w:rPr>
            </w:pPr>
            <w:r w:rsidRPr="005E2082">
              <w:rPr>
                <w:rFonts w:ascii="Times New Roman" w:eastAsia="MS Mincho" w:hAnsi="Times New Roman"/>
                <w:color w:val="FF0000"/>
                <w:sz w:val="18"/>
                <w:szCs w:val="18"/>
                <w:u w:val="single"/>
              </w:rPr>
              <w:t>Otherwise,</w:t>
            </w:r>
          </w:p>
          <w:p w14:paraId="0BC4DBFB" w14:textId="77777777" w:rsidR="005E2082" w:rsidRPr="005E2082" w:rsidRDefault="005E2082" w:rsidP="005E2082">
            <w:pPr>
              <w:keepNext/>
              <w:keepLines/>
              <w:rPr>
                <w:rFonts w:ascii="Times New Roman" w:eastAsia="MS Mincho" w:hAnsi="Times New Roman"/>
                <w:sz w:val="18"/>
                <w:szCs w:val="20"/>
              </w:rPr>
            </w:pPr>
            <w:r w:rsidRPr="005E2082">
              <w:rPr>
                <w:rFonts w:ascii="Times New Roman" w:eastAsia="MS Mincho" w:hAnsi="Times New Roman"/>
                <w:sz w:val="18"/>
                <w:szCs w:val="20"/>
              </w:rPr>
              <w:t>RRC_CONNECTED intra-frequency,</w:t>
            </w:r>
          </w:p>
          <w:p w14:paraId="1A37E1C3" w14:textId="77777777" w:rsidR="005E2082" w:rsidRPr="005E2082" w:rsidRDefault="005E2082" w:rsidP="005E2082">
            <w:pPr>
              <w:keepNext/>
              <w:keepLines/>
              <w:rPr>
                <w:rFonts w:ascii="Times New Roman" w:eastAsia="MS Mincho" w:hAnsi="Times New Roman"/>
                <w:sz w:val="18"/>
                <w:szCs w:val="20"/>
              </w:rPr>
            </w:pPr>
            <w:r w:rsidRPr="005E2082">
              <w:rPr>
                <w:rFonts w:ascii="Times New Roman" w:eastAsia="MS Mincho" w:hAnsi="Times New Roman"/>
                <w:sz w:val="18"/>
                <w:szCs w:val="20"/>
              </w:rPr>
              <w:t>RRC_CONNECTED inter-frequency</w:t>
            </w:r>
          </w:p>
        </w:tc>
      </w:tr>
    </w:tbl>
    <w:p w14:paraId="679D8280" w14:textId="77777777" w:rsidR="005E2082" w:rsidRPr="005E2082" w:rsidRDefault="005E2082" w:rsidP="005E2082">
      <w:pPr>
        <w:ind w:left="720" w:hanging="720"/>
        <w:rPr>
          <w:lang w:eastAsia="x-none"/>
        </w:rPr>
      </w:pPr>
    </w:p>
    <w:p w14:paraId="560317B2" w14:textId="2A5F7583" w:rsidR="005E2082" w:rsidRPr="00921D7C" w:rsidRDefault="00921D7C" w:rsidP="00236F95">
      <w:pPr>
        <w:ind w:left="720" w:hanging="720"/>
        <w:rPr>
          <w:b/>
          <w:lang w:eastAsia="x-none"/>
        </w:rPr>
      </w:pPr>
      <w:r w:rsidRPr="00921D7C">
        <w:rPr>
          <w:b/>
          <w:lang w:eastAsia="x-none"/>
        </w:rPr>
        <w:t>Wednesday session</w:t>
      </w:r>
    </w:p>
    <w:p w14:paraId="2B2BF0F7" w14:textId="37E91C94" w:rsidR="00921D7C" w:rsidRPr="00921D7C" w:rsidRDefault="00603E09" w:rsidP="00921D7C">
      <w:pPr>
        <w:ind w:left="720" w:hanging="720"/>
        <w:rPr>
          <w:b/>
          <w:lang w:eastAsia="x-none"/>
        </w:rPr>
      </w:pPr>
      <w:hyperlink r:id="rId875" w:history="1">
        <w:r w:rsidR="00FE4C7E">
          <w:rPr>
            <w:rStyle w:val="Hyperlink"/>
            <w:b/>
            <w:lang w:eastAsia="x-none"/>
          </w:rPr>
          <w:t>R1-1805632</w:t>
        </w:r>
      </w:hyperlink>
      <w:r w:rsidR="00921D7C" w:rsidRPr="00921D7C">
        <w:rPr>
          <w:b/>
          <w:lang w:eastAsia="x-none"/>
        </w:rPr>
        <w:tab/>
        <w:t>Summary of Offline Discussion for NR RRM measurements</w:t>
      </w:r>
      <w:r w:rsidR="00921D7C" w:rsidRPr="00921D7C">
        <w:rPr>
          <w:b/>
          <w:lang w:eastAsia="x-none"/>
        </w:rPr>
        <w:tab/>
        <w:t>Intel</w:t>
      </w:r>
    </w:p>
    <w:p w14:paraId="2C3F2C57" w14:textId="77777777" w:rsidR="00921D7C" w:rsidRDefault="00921D7C" w:rsidP="00921D7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11661AB1" w14:textId="28EFB905" w:rsidR="00921D7C" w:rsidRDefault="00921D7C" w:rsidP="00921D7C">
      <w:pPr>
        <w:ind w:left="720" w:hanging="720"/>
        <w:rPr>
          <w:lang w:eastAsia="x-none"/>
        </w:rPr>
      </w:pPr>
    </w:p>
    <w:p w14:paraId="38DD9C6E" w14:textId="77777777" w:rsidR="007131DB" w:rsidRPr="007131DB" w:rsidRDefault="007131DB" w:rsidP="007131DB">
      <w:pPr>
        <w:ind w:left="720" w:hanging="720"/>
        <w:rPr>
          <w:lang w:eastAsia="x-none"/>
        </w:rPr>
      </w:pPr>
      <w:r w:rsidRPr="007131DB">
        <w:rPr>
          <w:highlight w:val="green"/>
          <w:lang w:eastAsia="x-none"/>
        </w:rPr>
        <w:t>Agreements</w:t>
      </w:r>
      <w:r w:rsidRPr="007131DB">
        <w:rPr>
          <w:lang w:eastAsia="x-none"/>
        </w:rPr>
        <w:t>:</w:t>
      </w:r>
    </w:p>
    <w:p w14:paraId="28C6E9D3" w14:textId="57D88401" w:rsidR="007131DB" w:rsidRPr="007131DB" w:rsidRDefault="007131DB" w:rsidP="007131DB">
      <w:pPr>
        <w:ind w:left="720" w:hanging="720"/>
        <w:rPr>
          <w:rFonts w:eastAsia="Times New Roman"/>
          <w:szCs w:val="20"/>
          <w:lang w:eastAsia="ko-KR"/>
        </w:rPr>
      </w:pPr>
      <w:r w:rsidRPr="007131DB">
        <w:rPr>
          <w:rFonts w:eastAsia="Times New Roman"/>
          <w:szCs w:val="20"/>
          <w:lang w:eastAsia="ko-KR"/>
        </w:rPr>
        <w:t xml:space="preserve">Send an LS to RAN4 – </w:t>
      </w:r>
      <w:hyperlink r:id="rId876" w:history="1">
        <w:r w:rsidR="00FE4C7E">
          <w:rPr>
            <w:rStyle w:val="Hyperlink"/>
            <w:rFonts w:eastAsia="Times New Roman"/>
            <w:szCs w:val="20"/>
            <w:lang w:eastAsia="ko-KR"/>
          </w:rPr>
          <w:t>R1-1805649</w:t>
        </w:r>
      </w:hyperlink>
    </w:p>
    <w:p w14:paraId="72051087" w14:textId="77777777" w:rsidR="007131DB" w:rsidRPr="007131DB" w:rsidRDefault="007131DB" w:rsidP="00BC4EF6">
      <w:pPr>
        <w:numPr>
          <w:ilvl w:val="0"/>
          <w:numId w:val="132"/>
        </w:numPr>
        <w:rPr>
          <w:rFonts w:ascii="Times New Roman" w:eastAsia="Times New Roman" w:hAnsi="Times New Roman"/>
          <w:szCs w:val="20"/>
          <w:lang w:eastAsia="ko-KR"/>
        </w:rPr>
      </w:pPr>
      <w:r w:rsidRPr="007131DB">
        <w:rPr>
          <w:rFonts w:ascii="Times New Roman" w:eastAsia="Times New Roman" w:hAnsi="Times New Roman"/>
          <w:szCs w:val="20"/>
          <w:lang w:eastAsia="ko-KR"/>
        </w:rPr>
        <w:t>RAN1 has discussed following proposals regarding Rx beam selection for RRM measurements in the context of requiring the UE to provide more stable measurements and request that RAN4 take the discussion into account in their work.</w:t>
      </w:r>
    </w:p>
    <w:p w14:paraId="4757F2D2" w14:textId="77777777" w:rsidR="007131DB" w:rsidRPr="007131DB" w:rsidRDefault="007131DB" w:rsidP="00BC4EF6">
      <w:pPr>
        <w:numPr>
          <w:ilvl w:val="1"/>
          <w:numId w:val="132"/>
        </w:numPr>
        <w:rPr>
          <w:rFonts w:ascii="Times New Roman" w:eastAsia="Times New Roman" w:hAnsi="Times New Roman"/>
          <w:szCs w:val="20"/>
          <w:lang w:eastAsia="ko-KR"/>
        </w:rPr>
      </w:pPr>
      <w:r w:rsidRPr="007131DB">
        <w:rPr>
          <w:rFonts w:ascii="Times New Roman" w:eastAsia="Times New Roman" w:hAnsi="Times New Roman"/>
          <w:szCs w:val="20"/>
          <w:lang w:eastAsia="ko-KR"/>
        </w:rPr>
        <w:t>Measurement to be reported is the best among the measurements based on each RX beam in the selected set</w:t>
      </w:r>
    </w:p>
    <w:p w14:paraId="140B2BCC" w14:textId="77777777" w:rsidR="007131DB" w:rsidRPr="007131DB" w:rsidRDefault="007131DB" w:rsidP="00BC4EF6">
      <w:pPr>
        <w:numPr>
          <w:ilvl w:val="1"/>
          <w:numId w:val="132"/>
        </w:numPr>
        <w:rPr>
          <w:rFonts w:ascii="Times New Roman" w:eastAsia="Times New Roman" w:hAnsi="Times New Roman"/>
          <w:szCs w:val="20"/>
          <w:lang w:eastAsia="ko-KR"/>
        </w:rPr>
      </w:pPr>
      <w:r w:rsidRPr="007131DB">
        <w:rPr>
          <w:rFonts w:ascii="Times New Roman" w:eastAsia="Times New Roman" w:hAnsi="Times New Roman"/>
          <w:szCs w:val="20"/>
          <w:lang w:eastAsia="ko-KR"/>
        </w:rPr>
        <w:t>Measurement to be reported shall be greater than average of measurements based on each RX beam in the selected set</w:t>
      </w:r>
    </w:p>
    <w:p w14:paraId="0B9BEBDB" w14:textId="77777777" w:rsidR="007131DB" w:rsidRPr="007131DB" w:rsidRDefault="007131DB" w:rsidP="00BC4EF6">
      <w:pPr>
        <w:numPr>
          <w:ilvl w:val="1"/>
          <w:numId w:val="132"/>
        </w:numPr>
        <w:rPr>
          <w:rFonts w:ascii="Times New Roman" w:eastAsia="Times New Roman" w:hAnsi="Times New Roman"/>
          <w:szCs w:val="20"/>
          <w:lang w:eastAsia="ko-KR"/>
        </w:rPr>
      </w:pPr>
      <w:r w:rsidRPr="007131DB">
        <w:rPr>
          <w:rFonts w:ascii="Times New Roman" w:eastAsia="Times New Roman" w:hAnsi="Times New Roman"/>
          <w:szCs w:val="20"/>
          <w:lang w:eastAsia="ko-KR"/>
        </w:rPr>
        <w:t>The selection of Rx beam set to perform measurement on carrier is left to the UE implementation with the limitation that the same Rx beam set is used to measure the same carrier</w:t>
      </w:r>
    </w:p>
    <w:p w14:paraId="77B3F39E" w14:textId="77777777" w:rsidR="007131DB" w:rsidRPr="007131DB" w:rsidRDefault="007131DB" w:rsidP="00BC4EF6">
      <w:pPr>
        <w:numPr>
          <w:ilvl w:val="0"/>
          <w:numId w:val="132"/>
        </w:numPr>
        <w:rPr>
          <w:rFonts w:ascii="Times New Roman" w:eastAsia="Times New Roman" w:hAnsi="Times New Roman"/>
          <w:szCs w:val="20"/>
          <w:lang w:eastAsia="ko-KR"/>
        </w:rPr>
      </w:pPr>
      <w:r w:rsidRPr="007131DB">
        <w:rPr>
          <w:rFonts w:ascii="Times New Roman" w:eastAsia="Times New Roman" w:hAnsi="Times New Roman"/>
          <w:szCs w:val="20"/>
          <w:lang w:eastAsia="ko-KR"/>
        </w:rPr>
        <w:t>RAN1 believes the selection and/or definition of the Rx beam for measurement should be determined by RAN4, and have not concluded on a specific proposal.</w:t>
      </w:r>
    </w:p>
    <w:p w14:paraId="4D95E40B" w14:textId="77777777" w:rsidR="007131DB" w:rsidRPr="007131DB" w:rsidRDefault="007131DB" w:rsidP="00BC4EF6">
      <w:pPr>
        <w:numPr>
          <w:ilvl w:val="0"/>
          <w:numId w:val="132"/>
        </w:numPr>
        <w:rPr>
          <w:rFonts w:ascii="Times New Roman" w:eastAsia="Times New Roman" w:hAnsi="Times New Roman"/>
          <w:szCs w:val="20"/>
          <w:lang w:eastAsia="ko-KR"/>
        </w:rPr>
      </w:pPr>
      <w:r w:rsidRPr="007131DB">
        <w:rPr>
          <w:rFonts w:ascii="Times New Roman" w:eastAsia="Times New Roman" w:hAnsi="Times New Roman"/>
          <w:szCs w:val="20"/>
          <w:lang w:eastAsia="ko-KR"/>
        </w:rPr>
        <w:t>The following are related agreement from RAN1 2017 Adhoc #3:</w:t>
      </w:r>
    </w:p>
    <w:p w14:paraId="01BF5606" w14:textId="284ABAA9" w:rsidR="007131DB" w:rsidRPr="00F83820" w:rsidRDefault="00F83820" w:rsidP="007131DB">
      <w:pPr>
        <w:ind w:left="720" w:hanging="720"/>
        <w:rPr>
          <w:b/>
          <w:lang w:eastAsia="x-none"/>
        </w:rPr>
      </w:pPr>
      <w:r w:rsidRPr="00F83820">
        <w:rPr>
          <w:b/>
          <w:lang w:eastAsia="x-none"/>
        </w:rPr>
        <w:t>Friday</w:t>
      </w:r>
    </w:p>
    <w:p w14:paraId="55E7C022" w14:textId="34B59A19" w:rsidR="00F83820" w:rsidRPr="00F83820" w:rsidRDefault="00F83820" w:rsidP="007131DB">
      <w:pPr>
        <w:ind w:left="720" w:hanging="720"/>
        <w:rPr>
          <w:b/>
          <w:lang w:eastAsia="x-none"/>
        </w:rPr>
      </w:pPr>
      <w:r w:rsidRPr="00F83820">
        <w:rPr>
          <w:b/>
          <w:lang w:eastAsia="x-none"/>
        </w:rPr>
        <w:t>R1-1805649</w:t>
      </w:r>
      <w:r w:rsidRPr="00F83820">
        <w:rPr>
          <w:b/>
          <w:lang w:eastAsia="x-none"/>
        </w:rPr>
        <w:tab/>
        <w:t>[DRAFT] LS on Rx beam selection for RRM measurements</w:t>
      </w:r>
      <w:r w:rsidRPr="00F83820">
        <w:rPr>
          <w:b/>
          <w:lang w:eastAsia="x-none"/>
        </w:rPr>
        <w:tab/>
        <w:t>Intel</w:t>
      </w:r>
    </w:p>
    <w:p w14:paraId="619BCAF1" w14:textId="34B2F285" w:rsidR="00F83820" w:rsidRDefault="00F83820" w:rsidP="00F8382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endorsed and final LS is </w:t>
      </w:r>
      <w:r w:rsidRPr="00F83820">
        <w:rPr>
          <w:rFonts w:ascii="Times New Roman" w:hAnsi="Times New Roman"/>
          <w:szCs w:val="20"/>
          <w:highlight w:val="green"/>
        </w:rPr>
        <w:t>approved in R1-1805760</w:t>
      </w:r>
      <w:r w:rsidRPr="00777035">
        <w:rPr>
          <w:rFonts w:ascii="Times New Roman" w:hAnsi="Times New Roman"/>
          <w:szCs w:val="20"/>
        </w:rPr>
        <w:t>.</w:t>
      </w:r>
    </w:p>
    <w:p w14:paraId="3995A618" w14:textId="678B3384" w:rsidR="007131DB" w:rsidRDefault="007131DB" w:rsidP="007131DB">
      <w:pPr>
        <w:ind w:left="720" w:hanging="720"/>
        <w:rPr>
          <w:lang w:eastAsia="x-none"/>
        </w:rPr>
      </w:pPr>
    </w:p>
    <w:p w14:paraId="624434EE" w14:textId="77777777" w:rsidR="00F83820" w:rsidRDefault="00F83820" w:rsidP="007131DB">
      <w:pPr>
        <w:ind w:left="720" w:hanging="720"/>
        <w:rPr>
          <w:lang w:eastAsia="x-none"/>
        </w:rPr>
      </w:pPr>
    </w:p>
    <w:p w14:paraId="56789328" w14:textId="77777777" w:rsidR="007131DB" w:rsidRPr="007131DB" w:rsidRDefault="007131DB" w:rsidP="007131DB">
      <w:pPr>
        <w:ind w:left="720" w:hanging="720"/>
      </w:pPr>
      <w:r w:rsidRPr="007131DB">
        <w:rPr>
          <w:highlight w:val="green"/>
        </w:rPr>
        <w:t>Agreements</w:t>
      </w:r>
      <w:r w:rsidRPr="007131DB">
        <w:t>:</w:t>
      </w:r>
    </w:p>
    <w:p w14:paraId="6AB252D9" w14:textId="77777777" w:rsidR="007131DB" w:rsidRPr="007131DB" w:rsidRDefault="007131DB" w:rsidP="00BC4EF6">
      <w:pPr>
        <w:pStyle w:val="ListParagraph"/>
        <w:numPr>
          <w:ilvl w:val="0"/>
          <w:numId w:val="111"/>
        </w:numPr>
      </w:pPr>
      <w:r w:rsidRPr="007131DB">
        <w:t>For a SS-RSRQ measurement, the same RX beam shall be applied between RSSI measurement and RSRP measurement</w:t>
      </w:r>
    </w:p>
    <w:p w14:paraId="56214F8F" w14:textId="77777777" w:rsidR="007131DB" w:rsidRPr="007131DB" w:rsidRDefault="007131DB" w:rsidP="00BC4EF6">
      <w:pPr>
        <w:pStyle w:val="ListParagraph"/>
        <w:numPr>
          <w:ilvl w:val="0"/>
          <w:numId w:val="111"/>
        </w:numPr>
      </w:pPr>
      <w:r w:rsidRPr="007131DB">
        <w:t>For a CSI-RSRQ measurement, the same RX beam shall be applied between RSSI measurement and RSRP measurement</w:t>
      </w:r>
    </w:p>
    <w:p w14:paraId="56F5FD09" w14:textId="77777777" w:rsidR="007131DB" w:rsidRPr="007131DB" w:rsidRDefault="007131DB" w:rsidP="00BC4EF6">
      <w:pPr>
        <w:pStyle w:val="ListParagraph"/>
        <w:numPr>
          <w:ilvl w:val="0"/>
          <w:numId w:val="111"/>
        </w:numPr>
      </w:pPr>
      <w:r w:rsidRPr="007131DB">
        <w:t>It is up to UE implementation how to select a set of RX beams to perform RRM measurement on a carrier</w:t>
      </w:r>
    </w:p>
    <w:p w14:paraId="35F9252D" w14:textId="77777777" w:rsidR="007131DB" w:rsidRPr="007131DB" w:rsidRDefault="007131DB" w:rsidP="00BC4EF6">
      <w:pPr>
        <w:pStyle w:val="ListParagraph"/>
        <w:numPr>
          <w:ilvl w:val="1"/>
          <w:numId w:val="111"/>
        </w:numPr>
      </w:pPr>
      <w:r w:rsidRPr="007131DB">
        <w:t>Different sets of RX beams can be used in measurements based on different measurement objects</w:t>
      </w:r>
    </w:p>
    <w:p w14:paraId="32140032" w14:textId="77777777" w:rsidR="007131DB" w:rsidRPr="007131DB" w:rsidRDefault="007131DB" w:rsidP="00BC4EF6">
      <w:pPr>
        <w:pStyle w:val="ListParagraph"/>
        <w:numPr>
          <w:ilvl w:val="0"/>
          <w:numId w:val="111"/>
        </w:numPr>
      </w:pPr>
      <w:r w:rsidRPr="007131DB">
        <w:t>Same set of RX beams shall be used in measurement of each TX beam based on a measurement object</w:t>
      </w:r>
    </w:p>
    <w:p w14:paraId="445857A1" w14:textId="77777777" w:rsidR="007131DB" w:rsidRPr="007131DB" w:rsidRDefault="007131DB" w:rsidP="00BC4EF6">
      <w:pPr>
        <w:pStyle w:val="ListParagraph"/>
        <w:numPr>
          <w:ilvl w:val="0"/>
          <w:numId w:val="111"/>
        </w:numPr>
      </w:pPr>
      <w:r w:rsidRPr="007131DB">
        <w:t>FFS</w:t>
      </w:r>
    </w:p>
    <w:p w14:paraId="0C2690AF" w14:textId="77777777" w:rsidR="007131DB" w:rsidRPr="007131DB" w:rsidRDefault="007131DB" w:rsidP="00BC4EF6">
      <w:pPr>
        <w:pStyle w:val="ListParagraph"/>
        <w:numPr>
          <w:ilvl w:val="1"/>
          <w:numId w:val="111"/>
        </w:numPr>
      </w:pPr>
      <w:r w:rsidRPr="007131DB">
        <w:t>Alt.1: Measurement to be reported shall be greater than average of measurements based on each RX beam in the selected set</w:t>
      </w:r>
    </w:p>
    <w:p w14:paraId="3E895135" w14:textId="77777777" w:rsidR="007131DB" w:rsidRPr="007131DB" w:rsidRDefault="007131DB" w:rsidP="00BC4EF6">
      <w:pPr>
        <w:pStyle w:val="ListParagraph"/>
        <w:numPr>
          <w:ilvl w:val="1"/>
          <w:numId w:val="111"/>
        </w:numPr>
      </w:pPr>
      <w:r w:rsidRPr="007131DB">
        <w:t>Alt.2: Measurement to be reported shall be the best among measurements based on each RX beam in the selected set</w:t>
      </w:r>
    </w:p>
    <w:p w14:paraId="39AE223B" w14:textId="69080110" w:rsidR="007131DB" w:rsidRDefault="007131DB" w:rsidP="00BC4EF6">
      <w:pPr>
        <w:pStyle w:val="ListParagraph"/>
        <w:numPr>
          <w:ilvl w:val="1"/>
          <w:numId w:val="111"/>
        </w:numPr>
      </w:pPr>
      <w:r w:rsidRPr="007131DB">
        <w:t>Other alternatives are not precluded</w:t>
      </w:r>
    </w:p>
    <w:p w14:paraId="731DA5DD" w14:textId="77777777" w:rsidR="007131DB" w:rsidRPr="007131DB" w:rsidRDefault="007131DB" w:rsidP="007131DB">
      <w:pPr>
        <w:ind w:left="720" w:hanging="720"/>
        <w:rPr>
          <w:lang w:eastAsia="x-none"/>
        </w:rPr>
      </w:pPr>
    </w:p>
    <w:p w14:paraId="3D885099" w14:textId="7314EDCA" w:rsidR="007131DB" w:rsidRPr="007131DB" w:rsidRDefault="007131DB" w:rsidP="007131DB">
      <w:pPr>
        <w:ind w:left="720" w:hanging="720"/>
        <w:rPr>
          <w:szCs w:val="20"/>
          <w:lang w:eastAsia="x-none"/>
        </w:rPr>
      </w:pPr>
      <w:r>
        <w:rPr>
          <w:szCs w:val="20"/>
          <w:highlight w:val="green"/>
          <w:lang w:eastAsia="x-none"/>
        </w:rPr>
        <w:t>Agreement</w:t>
      </w:r>
      <w:r w:rsidRPr="007131DB">
        <w:rPr>
          <w:szCs w:val="20"/>
          <w:lang w:eastAsia="x-none"/>
        </w:rPr>
        <w:t>:</w:t>
      </w:r>
    </w:p>
    <w:p w14:paraId="3188C823" w14:textId="77777777" w:rsidR="007131DB" w:rsidRPr="007131DB" w:rsidRDefault="007131DB" w:rsidP="00BC4EF6">
      <w:pPr>
        <w:numPr>
          <w:ilvl w:val="0"/>
          <w:numId w:val="133"/>
        </w:numPr>
        <w:rPr>
          <w:rFonts w:ascii="Times New Roman" w:eastAsia="Times New Roman" w:hAnsi="Times New Roman"/>
          <w:szCs w:val="20"/>
          <w:lang w:eastAsia="ko-KR"/>
        </w:rPr>
      </w:pPr>
      <w:r w:rsidRPr="007131DB">
        <w:rPr>
          <w:rFonts w:ascii="Times New Roman" w:eastAsia="Times New Roman" w:hAnsi="Times New Roman"/>
          <w:szCs w:val="20"/>
          <w:lang w:eastAsia="ko-KR"/>
        </w:rPr>
        <w:t>NR does not support different measurement BWs for SS-RSRP and SS-RSSI for Rel-15.</w:t>
      </w:r>
    </w:p>
    <w:p w14:paraId="6772B649" w14:textId="77777777" w:rsidR="007131DB" w:rsidRPr="007131DB" w:rsidRDefault="007131DB" w:rsidP="007131DB">
      <w:pPr>
        <w:ind w:left="720" w:hanging="720"/>
        <w:rPr>
          <w:lang w:eastAsia="x-none"/>
        </w:rPr>
      </w:pPr>
    </w:p>
    <w:p w14:paraId="36C80AFA" w14:textId="77777777" w:rsidR="007131DB" w:rsidRPr="007131DB" w:rsidRDefault="007131DB" w:rsidP="007131DB">
      <w:pPr>
        <w:ind w:left="720" w:hanging="720"/>
        <w:rPr>
          <w:szCs w:val="20"/>
          <w:lang w:eastAsia="x-none"/>
        </w:rPr>
      </w:pPr>
      <w:r w:rsidRPr="007131DB">
        <w:rPr>
          <w:szCs w:val="20"/>
          <w:highlight w:val="green"/>
          <w:lang w:eastAsia="x-none"/>
        </w:rPr>
        <w:t>Agreements</w:t>
      </w:r>
      <w:r w:rsidRPr="007131DB">
        <w:rPr>
          <w:szCs w:val="20"/>
          <w:lang w:eastAsia="x-none"/>
        </w:rPr>
        <w:t>:</w:t>
      </w:r>
    </w:p>
    <w:p w14:paraId="3359E759" w14:textId="77777777" w:rsidR="007131DB" w:rsidRPr="007131DB" w:rsidRDefault="007131DB" w:rsidP="00BC4EF6">
      <w:pPr>
        <w:numPr>
          <w:ilvl w:val="0"/>
          <w:numId w:val="134"/>
        </w:numPr>
        <w:rPr>
          <w:rFonts w:ascii="Times New Roman" w:eastAsia="Times New Roman" w:hAnsi="Times New Roman"/>
          <w:szCs w:val="20"/>
          <w:lang w:eastAsia="ko-KR"/>
        </w:rPr>
      </w:pPr>
      <w:r w:rsidRPr="007131DB">
        <w:rPr>
          <w:rFonts w:ascii="Times New Roman" w:eastAsia="Times New Roman" w:hAnsi="Times New Roman"/>
          <w:szCs w:val="20"/>
          <w:lang w:eastAsia="ko-KR"/>
        </w:rPr>
        <w:t>For reception of SSB for the target PSCell, frequency indication will be required for SSB not on the synchronization signal raster.</w:t>
      </w:r>
    </w:p>
    <w:p w14:paraId="1B0D0299" w14:textId="51B534DA" w:rsidR="007131DB" w:rsidRPr="0071156A" w:rsidRDefault="007131DB" w:rsidP="00BC4EF6">
      <w:pPr>
        <w:numPr>
          <w:ilvl w:val="0"/>
          <w:numId w:val="134"/>
        </w:numPr>
        <w:rPr>
          <w:rFonts w:ascii="Times New Roman" w:eastAsia="Times New Roman" w:hAnsi="Times New Roman"/>
          <w:szCs w:val="20"/>
          <w:lang w:eastAsia="ko-KR"/>
        </w:rPr>
      </w:pPr>
      <w:r w:rsidRPr="0071156A">
        <w:rPr>
          <w:rFonts w:ascii="Times New Roman" w:eastAsia="Times New Roman" w:hAnsi="Times New Roman"/>
          <w:szCs w:val="20"/>
          <w:lang w:eastAsia="ko-KR"/>
        </w:rPr>
        <w:t>Send LS to RAN2 (</w:t>
      </w:r>
      <w:hyperlink r:id="rId877" w:history="1">
        <w:r w:rsidR="00FE4C7E">
          <w:rPr>
            <w:rStyle w:val="Hyperlink"/>
            <w:rFonts w:ascii="Times New Roman" w:eastAsia="Times New Roman" w:hAnsi="Times New Roman"/>
            <w:szCs w:val="20"/>
            <w:lang w:eastAsia="ko-KR"/>
          </w:rPr>
          <w:t>R1-1805651</w:t>
        </w:r>
      </w:hyperlink>
      <w:r w:rsidRPr="0071156A">
        <w:rPr>
          <w:rFonts w:ascii="Times New Roman" w:eastAsia="Times New Roman" w:hAnsi="Times New Roman"/>
          <w:szCs w:val="20"/>
          <w:lang w:eastAsia="ko-KR"/>
        </w:rPr>
        <w:t>) and ask RAN2 to provide feedback if any</w:t>
      </w:r>
    </w:p>
    <w:p w14:paraId="6265A223" w14:textId="3188B63C" w:rsidR="0071156A" w:rsidRPr="0071156A" w:rsidRDefault="00603E09" w:rsidP="0071156A">
      <w:pPr>
        <w:ind w:left="720" w:hanging="720"/>
        <w:rPr>
          <w:b/>
          <w:lang w:eastAsia="x-none"/>
        </w:rPr>
      </w:pPr>
      <w:hyperlink r:id="rId878" w:history="1">
        <w:r w:rsidR="00FE4C7E">
          <w:rPr>
            <w:rStyle w:val="Hyperlink"/>
            <w:b/>
            <w:lang w:eastAsia="x-none"/>
          </w:rPr>
          <w:t>R1-1805651</w:t>
        </w:r>
      </w:hyperlink>
      <w:r w:rsidR="0071156A" w:rsidRPr="0071156A">
        <w:rPr>
          <w:b/>
          <w:lang w:eastAsia="x-none"/>
        </w:rPr>
        <w:tab/>
        <w:t>[DRAFT] LS on SSB frequency location of Pscell</w:t>
      </w:r>
      <w:r w:rsidR="0071156A" w:rsidRPr="0071156A">
        <w:rPr>
          <w:b/>
          <w:lang w:eastAsia="x-none"/>
        </w:rPr>
        <w:tab/>
        <w:t>Intel</w:t>
      </w:r>
    </w:p>
    <w:p w14:paraId="6FF1DB95" w14:textId="7DA59596" w:rsidR="0071156A" w:rsidRPr="0071156A" w:rsidRDefault="0071156A" w:rsidP="00A96892">
      <w:pPr>
        <w:rPr>
          <w:rFonts w:eastAsia="Times New Roman"/>
          <w:lang w:eastAsia="ko-KR"/>
        </w:rPr>
      </w:pPr>
      <w:r w:rsidRPr="00777035">
        <w:rPr>
          <w:b/>
        </w:rPr>
        <w:t xml:space="preserve">Decision: </w:t>
      </w:r>
      <w:r w:rsidRPr="00777035">
        <w:t xml:space="preserve">The document is </w:t>
      </w:r>
      <w:r>
        <w:t xml:space="preserve">endorsed and final LS is </w:t>
      </w:r>
      <w:r w:rsidRPr="00A96892">
        <w:rPr>
          <w:highlight w:val="green"/>
        </w:rPr>
        <w:t xml:space="preserve">approved in </w:t>
      </w:r>
      <w:hyperlink r:id="rId879" w:history="1">
        <w:r w:rsidR="00FE4C7E">
          <w:rPr>
            <w:rStyle w:val="Hyperlink"/>
            <w:highlight w:val="green"/>
          </w:rPr>
          <w:t>R1-1805717</w:t>
        </w:r>
      </w:hyperlink>
      <w:r>
        <w:t xml:space="preserve">, with a note asking </w:t>
      </w:r>
      <w:r w:rsidRPr="0071156A">
        <w:rPr>
          <w:rFonts w:eastAsia="Times New Roman"/>
          <w:lang w:eastAsia="ko-KR"/>
        </w:rPr>
        <w:t>RAN2 to provide feedback if any</w:t>
      </w:r>
      <w:r w:rsidR="00A96892">
        <w:rPr>
          <w:rFonts w:eastAsia="Times New Roman"/>
          <w:lang w:eastAsia="ko-KR"/>
        </w:rPr>
        <w:t>.</w:t>
      </w:r>
    </w:p>
    <w:p w14:paraId="46B7F324" w14:textId="72A2C910" w:rsidR="0071156A" w:rsidRDefault="0071156A" w:rsidP="0071156A">
      <w:pPr>
        <w:rPr>
          <w:rFonts w:ascii="Times New Roman" w:hAnsi="Times New Roman"/>
          <w:szCs w:val="20"/>
        </w:rPr>
      </w:pPr>
    </w:p>
    <w:p w14:paraId="130C85E2" w14:textId="77777777" w:rsidR="0071156A" w:rsidRPr="007131DB" w:rsidRDefault="0071156A" w:rsidP="0071156A">
      <w:pPr>
        <w:ind w:left="720" w:hanging="720"/>
        <w:rPr>
          <w:lang w:eastAsia="x-none"/>
        </w:rPr>
      </w:pPr>
    </w:p>
    <w:p w14:paraId="17CAB249" w14:textId="77777777" w:rsidR="007131DB" w:rsidRPr="0071156A" w:rsidRDefault="007131DB" w:rsidP="007131DB">
      <w:pPr>
        <w:ind w:left="720" w:hanging="720"/>
        <w:rPr>
          <w:szCs w:val="20"/>
          <w:lang w:eastAsia="x-none"/>
        </w:rPr>
      </w:pPr>
      <w:r w:rsidRPr="0071156A">
        <w:rPr>
          <w:szCs w:val="20"/>
          <w:lang w:eastAsia="x-none"/>
        </w:rPr>
        <w:t>Proposals:</w:t>
      </w:r>
    </w:p>
    <w:p w14:paraId="562660F3" w14:textId="77777777" w:rsidR="007131DB" w:rsidRPr="0071156A" w:rsidRDefault="007131DB" w:rsidP="00BC4EF6">
      <w:pPr>
        <w:numPr>
          <w:ilvl w:val="0"/>
          <w:numId w:val="135"/>
        </w:numPr>
        <w:rPr>
          <w:rFonts w:ascii="Times New Roman" w:eastAsia="Times New Roman" w:hAnsi="Times New Roman"/>
          <w:szCs w:val="20"/>
          <w:lang w:eastAsia="ko-KR"/>
        </w:rPr>
      </w:pPr>
      <w:r w:rsidRPr="0071156A">
        <w:rPr>
          <w:rFonts w:ascii="Times New Roman" w:eastAsia="Times New Roman" w:hAnsi="Times New Roman"/>
          <w:szCs w:val="20"/>
          <w:lang w:eastAsia="ko-KR"/>
        </w:rPr>
        <w:t xml:space="preserve">For intra-frequency measurement and if measurement gap is not configured, UE is not expected to </w:t>
      </w:r>
    </w:p>
    <w:p w14:paraId="19624097" w14:textId="77777777" w:rsidR="007131DB" w:rsidRPr="0071156A" w:rsidRDefault="007131DB" w:rsidP="00BC4EF6">
      <w:pPr>
        <w:numPr>
          <w:ilvl w:val="1"/>
          <w:numId w:val="135"/>
        </w:numPr>
        <w:rPr>
          <w:rFonts w:ascii="Times New Roman" w:eastAsia="Times New Roman" w:hAnsi="Times New Roman"/>
          <w:szCs w:val="20"/>
          <w:lang w:eastAsia="ko-KR"/>
        </w:rPr>
      </w:pPr>
      <w:r w:rsidRPr="0071156A">
        <w:rPr>
          <w:rFonts w:ascii="Times New Roman" w:eastAsia="Times New Roman" w:hAnsi="Times New Roman"/>
          <w:szCs w:val="20"/>
          <w:lang w:eastAsia="ko-KR"/>
        </w:rPr>
        <w:t>Measure the CSI-RS resources outside the active DL BWP when the SCS for CSI-RS and the SCS for the active DL BWP are the same, and</w:t>
      </w:r>
    </w:p>
    <w:p w14:paraId="6954B36D" w14:textId="77777777" w:rsidR="007131DB" w:rsidRPr="0071156A" w:rsidRDefault="007131DB" w:rsidP="00BC4EF6">
      <w:pPr>
        <w:numPr>
          <w:ilvl w:val="1"/>
          <w:numId w:val="135"/>
        </w:numPr>
        <w:rPr>
          <w:rFonts w:ascii="Times New Roman" w:eastAsia="Times New Roman" w:hAnsi="Times New Roman"/>
          <w:szCs w:val="20"/>
          <w:lang w:eastAsia="ko-KR"/>
        </w:rPr>
      </w:pPr>
      <w:r w:rsidRPr="0071156A">
        <w:rPr>
          <w:rFonts w:ascii="Times New Roman" w:eastAsia="Times New Roman" w:hAnsi="Times New Roman"/>
          <w:szCs w:val="20"/>
          <w:lang w:eastAsia="ko-KR"/>
        </w:rPr>
        <w:t>Measure the CSI-RS resources whose SCS is different from that of active DL BWP</w:t>
      </w:r>
    </w:p>
    <w:p w14:paraId="71743CE1" w14:textId="77777777" w:rsidR="007131DB" w:rsidRPr="0071156A" w:rsidRDefault="007131DB" w:rsidP="00BC4EF6">
      <w:pPr>
        <w:numPr>
          <w:ilvl w:val="0"/>
          <w:numId w:val="135"/>
        </w:numPr>
        <w:rPr>
          <w:rFonts w:ascii="Times New Roman" w:eastAsia="Times New Roman" w:hAnsi="Times New Roman"/>
          <w:szCs w:val="20"/>
          <w:lang w:eastAsia="ko-KR"/>
        </w:rPr>
      </w:pPr>
      <w:r w:rsidRPr="0071156A">
        <w:rPr>
          <w:rFonts w:ascii="Times New Roman" w:eastAsia="Times New Roman" w:hAnsi="Times New Roman"/>
          <w:szCs w:val="20"/>
          <w:lang w:eastAsia="ko-KR"/>
        </w:rPr>
        <w:t>It is RAN1’s understandings that when the UE performs CSI-RS for L3 mobility measurement with CSI-RS numerology different from the numerology of active DL BWP, UE requires measurement gap configuration in order perform measurements of the CSI-RS for L3 mobility</w:t>
      </w:r>
    </w:p>
    <w:p w14:paraId="13506D3E" w14:textId="77777777" w:rsidR="007131DB" w:rsidRPr="007131DB" w:rsidRDefault="007131DB" w:rsidP="007131DB">
      <w:pPr>
        <w:ind w:left="720" w:hanging="720"/>
        <w:rPr>
          <w:lang w:eastAsia="x-none"/>
        </w:rPr>
      </w:pPr>
    </w:p>
    <w:p w14:paraId="0F7B8D69" w14:textId="77777777" w:rsidR="007131DB" w:rsidRPr="007131DB" w:rsidRDefault="007131DB" w:rsidP="007131DB">
      <w:pPr>
        <w:ind w:left="720" w:hanging="720"/>
        <w:rPr>
          <w:szCs w:val="20"/>
          <w:lang w:eastAsia="x-none"/>
        </w:rPr>
      </w:pPr>
      <w:r w:rsidRPr="007131DB">
        <w:rPr>
          <w:b/>
          <w:szCs w:val="20"/>
          <w:u w:val="single"/>
          <w:lang w:eastAsia="x-none"/>
        </w:rPr>
        <w:t>Conclusion</w:t>
      </w:r>
      <w:r w:rsidRPr="007131DB">
        <w:rPr>
          <w:szCs w:val="20"/>
          <w:lang w:eastAsia="x-none"/>
        </w:rPr>
        <w:t>:</w:t>
      </w:r>
    </w:p>
    <w:p w14:paraId="11ECBD3B" w14:textId="77777777" w:rsidR="007131DB" w:rsidRPr="007131DB" w:rsidRDefault="007131DB" w:rsidP="00BC4EF6">
      <w:pPr>
        <w:numPr>
          <w:ilvl w:val="0"/>
          <w:numId w:val="135"/>
        </w:numPr>
        <w:rPr>
          <w:rFonts w:ascii="Times New Roman" w:eastAsia="Times New Roman" w:hAnsi="Times New Roman"/>
          <w:szCs w:val="20"/>
          <w:lang w:eastAsia="ko-KR"/>
        </w:rPr>
      </w:pPr>
      <w:r w:rsidRPr="007131DB">
        <w:rPr>
          <w:rFonts w:ascii="Times New Roman" w:eastAsia="Times New Roman" w:hAnsi="Times New Roman"/>
          <w:szCs w:val="20"/>
          <w:lang w:eastAsia="ko-KR"/>
        </w:rPr>
        <w:t>It is up to RAN4 to define associated UE behavior in context of reception of PUSCH/PDSCH during measurements of CSI-RS resource with same/different numerology with PUSCH/PDSCH.</w:t>
      </w:r>
    </w:p>
    <w:p w14:paraId="422429DE" w14:textId="77777777" w:rsidR="007131DB" w:rsidRPr="007131DB" w:rsidRDefault="007131DB" w:rsidP="007131DB">
      <w:pPr>
        <w:ind w:left="720" w:hanging="720"/>
        <w:rPr>
          <w:lang w:eastAsia="x-none"/>
        </w:rPr>
      </w:pPr>
    </w:p>
    <w:p w14:paraId="4B79423A" w14:textId="77777777" w:rsidR="00DA2ABF" w:rsidRDefault="00DA2ABF" w:rsidP="00921D7C">
      <w:pPr>
        <w:ind w:left="720" w:hanging="720"/>
        <w:rPr>
          <w:b/>
          <w:lang w:eastAsia="x-none"/>
        </w:rPr>
      </w:pPr>
    </w:p>
    <w:p w14:paraId="5DED56BF" w14:textId="0C343F9E" w:rsidR="00921D7C" w:rsidRPr="00DA2ABF" w:rsidRDefault="00DA2ABF" w:rsidP="00DA2ABF">
      <w:pPr>
        <w:pBdr>
          <w:top w:val="single" w:sz="4" w:space="1" w:color="auto"/>
        </w:pBdr>
        <w:ind w:left="720" w:hanging="720"/>
        <w:rPr>
          <w:b/>
          <w:lang w:eastAsia="x-none"/>
        </w:rPr>
      </w:pPr>
      <w:r w:rsidRPr="00DA2ABF">
        <w:rPr>
          <w:b/>
          <w:lang w:eastAsia="x-none"/>
        </w:rPr>
        <w:t>Thursday session</w:t>
      </w:r>
    </w:p>
    <w:p w14:paraId="33C58559" w14:textId="5D6E18DD" w:rsidR="00DA2ABF" w:rsidRDefault="00603E09" w:rsidP="00DA2ABF">
      <w:pPr>
        <w:ind w:left="720" w:hanging="720"/>
        <w:rPr>
          <w:b/>
          <w:lang w:eastAsia="x-none"/>
        </w:rPr>
      </w:pPr>
      <w:hyperlink r:id="rId880" w:history="1">
        <w:r w:rsidR="00FE4C7E">
          <w:rPr>
            <w:rStyle w:val="Hyperlink"/>
            <w:b/>
            <w:lang w:eastAsia="x-none"/>
          </w:rPr>
          <w:t>R1-1805696</w:t>
        </w:r>
      </w:hyperlink>
      <w:r w:rsidR="00DA2ABF" w:rsidRPr="00DA2ABF">
        <w:rPr>
          <w:b/>
          <w:lang w:eastAsia="x-none"/>
        </w:rPr>
        <w:tab/>
        <w:t>Summary of Offline Discussion for NR RRM measurements</w:t>
      </w:r>
      <w:r w:rsidR="00DA2ABF" w:rsidRPr="00DA2ABF">
        <w:rPr>
          <w:b/>
          <w:lang w:eastAsia="x-none"/>
        </w:rPr>
        <w:tab/>
        <w:t>Intel</w:t>
      </w:r>
    </w:p>
    <w:p w14:paraId="50B0C175" w14:textId="77777777" w:rsidR="00DA2ABF" w:rsidRDefault="00DA2ABF" w:rsidP="00DA2ABF">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8B2323B" w14:textId="77777777" w:rsidR="00DA2ABF" w:rsidRPr="00DA2ABF" w:rsidRDefault="00DA2ABF" w:rsidP="00DA2ABF">
      <w:pPr>
        <w:ind w:left="720" w:hanging="720"/>
        <w:rPr>
          <w:b/>
          <w:lang w:eastAsia="x-none"/>
        </w:rPr>
      </w:pPr>
    </w:p>
    <w:p w14:paraId="3B996B38" w14:textId="6F0D6C47" w:rsidR="00DA2ABF" w:rsidRPr="00DA2ABF" w:rsidRDefault="00DA2ABF" w:rsidP="00DA2ABF">
      <w:pPr>
        <w:ind w:left="720" w:hanging="720"/>
        <w:rPr>
          <w:szCs w:val="20"/>
          <w:lang w:eastAsia="x-none"/>
        </w:rPr>
      </w:pPr>
      <w:r w:rsidRPr="00DA2ABF">
        <w:rPr>
          <w:szCs w:val="20"/>
          <w:highlight w:val="green"/>
          <w:lang w:eastAsia="x-none"/>
        </w:rPr>
        <w:t>Agreement</w:t>
      </w:r>
      <w:r w:rsidRPr="00DA2ABF">
        <w:rPr>
          <w:szCs w:val="20"/>
          <w:lang w:eastAsia="x-none"/>
        </w:rPr>
        <w:t>:</w:t>
      </w:r>
    </w:p>
    <w:p w14:paraId="07B30C8D" w14:textId="77777777" w:rsidR="00DA2ABF" w:rsidRPr="00DA2ABF" w:rsidRDefault="00DA2ABF" w:rsidP="00DA2ABF">
      <w:pPr>
        <w:numPr>
          <w:ilvl w:val="0"/>
          <w:numId w:val="135"/>
        </w:numPr>
        <w:rPr>
          <w:rFonts w:ascii="Times New Roman" w:eastAsia="Times New Roman" w:hAnsi="Times New Roman"/>
          <w:szCs w:val="20"/>
          <w:lang w:eastAsia="ko-KR"/>
        </w:rPr>
      </w:pPr>
      <w:r w:rsidRPr="00DA2ABF">
        <w:rPr>
          <w:rFonts w:ascii="Times New Roman" w:eastAsia="Times New Roman" w:hAnsi="Times New Roman"/>
          <w:szCs w:val="20"/>
          <w:lang w:eastAsia="ko-KR"/>
        </w:rPr>
        <w:t xml:space="preserve">For intra-frequency measurement and if measurement gap is not configured, UE is not expected to measure the CSI-RS resources outside the active DL BWP. </w:t>
      </w:r>
    </w:p>
    <w:p w14:paraId="7AF54274" w14:textId="77777777" w:rsidR="00DA2ABF" w:rsidRPr="00DA2ABF" w:rsidRDefault="00DA2ABF" w:rsidP="00DA2ABF">
      <w:pPr>
        <w:ind w:left="720" w:hanging="720"/>
        <w:rPr>
          <w:lang w:eastAsia="x-none"/>
        </w:rPr>
      </w:pPr>
    </w:p>
    <w:p w14:paraId="2E03560D" w14:textId="77777777" w:rsidR="00DA2ABF" w:rsidRPr="00DA2ABF" w:rsidRDefault="00DA2ABF" w:rsidP="00DA2ABF">
      <w:pPr>
        <w:ind w:left="720" w:hanging="720"/>
        <w:rPr>
          <w:szCs w:val="20"/>
          <w:lang w:eastAsia="x-none"/>
        </w:rPr>
      </w:pPr>
      <w:r w:rsidRPr="00DA2ABF">
        <w:rPr>
          <w:b/>
          <w:szCs w:val="20"/>
          <w:u w:val="single"/>
          <w:lang w:eastAsia="x-none"/>
        </w:rPr>
        <w:t>Conclusion</w:t>
      </w:r>
      <w:r w:rsidRPr="00DA2ABF">
        <w:rPr>
          <w:szCs w:val="20"/>
          <w:lang w:eastAsia="x-none"/>
        </w:rPr>
        <w:t>:</w:t>
      </w:r>
    </w:p>
    <w:p w14:paraId="5108F894" w14:textId="77777777" w:rsidR="00DA2ABF" w:rsidRPr="00DA2ABF" w:rsidRDefault="00DA2ABF" w:rsidP="000907DF">
      <w:pPr>
        <w:pStyle w:val="ListParagraph"/>
        <w:numPr>
          <w:ilvl w:val="0"/>
          <w:numId w:val="216"/>
        </w:numPr>
        <w:rPr>
          <w:lang w:eastAsia="ko-KR"/>
        </w:rPr>
      </w:pPr>
      <w:r w:rsidRPr="00DA2ABF">
        <w:rPr>
          <w:lang w:eastAsia="ko-KR"/>
        </w:rPr>
        <w:t>It is RAN1’s understandings that UE, which does not support simultaneous reception of multiple numerologies, requires measurement gap configuration in order to perform measurements of the CSI-RS for L3 mobility for intra-frequency measurements when the numerology of CSI-RS resource is different from the active DL BWP numerology.</w:t>
      </w:r>
    </w:p>
    <w:p w14:paraId="60352705" w14:textId="77777777" w:rsidR="00DA2ABF" w:rsidRPr="00DA2ABF" w:rsidRDefault="00DA2ABF" w:rsidP="00DA2ABF">
      <w:pPr>
        <w:ind w:left="720" w:hanging="720"/>
        <w:rPr>
          <w:lang w:eastAsia="x-none"/>
        </w:rPr>
      </w:pPr>
    </w:p>
    <w:p w14:paraId="58BFBFBF" w14:textId="77777777" w:rsidR="00DA2ABF" w:rsidRPr="00DA2ABF" w:rsidRDefault="00DA2ABF" w:rsidP="00DA2ABF">
      <w:pPr>
        <w:ind w:left="720" w:hanging="720"/>
        <w:rPr>
          <w:szCs w:val="20"/>
          <w:lang w:eastAsia="x-none"/>
        </w:rPr>
      </w:pPr>
      <w:r w:rsidRPr="00DA2ABF">
        <w:rPr>
          <w:szCs w:val="20"/>
          <w:highlight w:val="green"/>
          <w:lang w:eastAsia="x-none"/>
        </w:rPr>
        <w:t>Agreements</w:t>
      </w:r>
      <w:r w:rsidRPr="00DA2ABF">
        <w:rPr>
          <w:szCs w:val="20"/>
          <w:lang w:eastAsia="x-none"/>
        </w:rPr>
        <w:t>:</w:t>
      </w:r>
    </w:p>
    <w:p w14:paraId="4F2BF5B3" w14:textId="77777777" w:rsidR="00DA2ABF" w:rsidRPr="00DA2ABF" w:rsidRDefault="00DA2ABF" w:rsidP="000907DF">
      <w:pPr>
        <w:pStyle w:val="ListParagraph"/>
        <w:numPr>
          <w:ilvl w:val="0"/>
          <w:numId w:val="216"/>
        </w:numPr>
        <w:rPr>
          <w:lang w:eastAsia="ko-KR"/>
        </w:rPr>
      </w:pPr>
      <w:r w:rsidRPr="00DA2ABF">
        <w:rPr>
          <w:lang w:eastAsia="ko-KR"/>
        </w:rPr>
        <w:t>For FR1: support alt 1 with total maximum number of CSI-RS for L3 mobility as 64.</w:t>
      </w:r>
    </w:p>
    <w:p w14:paraId="647DC2C5" w14:textId="77777777" w:rsidR="00DA2ABF" w:rsidRPr="00DA2ABF" w:rsidRDefault="00DA2ABF" w:rsidP="000907DF">
      <w:pPr>
        <w:pStyle w:val="ListParagraph"/>
        <w:numPr>
          <w:ilvl w:val="0"/>
          <w:numId w:val="216"/>
        </w:numPr>
        <w:rPr>
          <w:lang w:eastAsia="ko-KR"/>
        </w:rPr>
      </w:pPr>
      <w:r w:rsidRPr="00DA2ABF">
        <w:rPr>
          <w:lang w:eastAsia="ko-KR"/>
        </w:rPr>
        <w:t>For FR2: Support alt 2.</w:t>
      </w:r>
    </w:p>
    <w:p w14:paraId="47A5EB3D" w14:textId="77777777" w:rsidR="00DA2ABF" w:rsidRPr="00DA2ABF" w:rsidRDefault="00DA2ABF" w:rsidP="000907DF">
      <w:pPr>
        <w:pStyle w:val="ListParagraph"/>
        <w:numPr>
          <w:ilvl w:val="0"/>
          <w:numId w:val="216"/>
        </w:numPr>
        <w:rPr>
          <w:lang w:eastAsia="ko-KR"/>
        </w:rPr>
      </w:pPr>
      <w:r w:rsidRPr="00DA2ABF">
        <w:rPr>
          <w:lang w:eastAsia="ko-KR"/>
        </w:rPr>
        <w:t>Alt 1 &amp; Alt 2</w:t>
      </w:r>
    </w:p>
    <w:p w14:paraId="433E5DAC" w14:textId="77777777" w:rsidR="00DA2ABF" w:rsidRPr="00DA2ABF" w:rsidRDefault="00DA2ABF" w:rsidP="000907DF">
      <w:pPr>
        <w:pStyle w:val="ListParagraph"/>
        <w:numPr>
          <w:ilvl w:val="1"/>
          <w:numId w:val="216"/>
        </w:numPr>
        <w:rPr>
          <w:lang w:eastAsia="ko-KR"/>
        </w:rPr>
      </w:pPr>
      <w:r w:rsidRPr="00DA2ABF">
        <w:rPr>
          <w:lang w:eastAsia="ko-KR"/>
        </w:rPr>
        <w:t>Alt 1) NR supports configuration of mixture of CSI-RS resources with associated SSB and without associated SSB in the same measurement object (e.g. same carrier frequency)</w:t>
      </w:r>
    </w:p>
    <w:p w14:paraId="4A9C7982" w14:textId="77777777" w:rsidR="00DA2ABF" w:rsidRPr="00DA2ABF" w:rsidRDefault="00DA2ABF" w:rsidP="000907DF">
      <w:pPr>
        <w:pStyle w:val="ListParagraph"/>
        <w:numPr>
          <w:ilvl w:val="1"/>
          <w:numId w:val="216"/>
        </w:numPr>
        <w:rPr>
          <w:lang w:eastAsia="ko-KR"/>
        </w:rPr>
      </w:pPr>
      <w:r w:rsidRPr="00DA2ABF">
        <w:rPr>
          <w:lang w:eastAsia="ko-KR"/>
        </w:rPr>
        <w:t>Alt 2) NR does not supports configuration of mixture of CSI-RS resources with associated SSB and without associated SSB in the same measurement object (e.g. same carrier frequency)</w:t>
      </w:r>
    </w:p>
    <w:p w14:paraId="6FEE4AE3" w14:textId="77777777" w:rsidR="00DA2ABF" w:rsidRPr="00DA2ABF" w:rsidRDefault="00DA2ABF" w:rsidP="00DA2ABF">
      <w:pPr>
        <w:ind w:left="720" w:hanging="720"/>
        <w:rPr>
          <w:lang w:eastAsia="x-none"/>
        </w:rPr>
      </w:pPr>
    </w:p>
    <w:p w14:paraId="23BBDE6D" w14:textId="77777777" w:rsidR="00DA2ABF" w:rsidRPr="00DA2ABF" w:rsidRDefault="00DA2ABF" w:rsidP="00DA2ABF">
      <w:pPr>
        <w:ind w:left="720" w:hanging="720"/>
        <w:rPr>
          <w:szCs w:val="20"/>
          <w:lang w:eastAsia="x-none"/>
        </w:rPr>
      </w:pPr>
      <w:r w:rsidRPr="00DA2ABF">
        <w:rPr>
          <w:szCs w:val="20"/>
          <w:highlight w:val="green"/>
          <w:lang w:eastAsia="x-none"/>
        </w:rPr>
        <w:t>Agreements</w:t>
      </w:r>
      <w:r w:rsidRPr="00DA2ABF">
        <w:rPr>
          <w:szCs w:val="20"/>
          <w:lang w:eastAsia="x-none"/>
        </w:rPr>
        <w:t>:</w:t>
      </w:r>
    </w:p>
    <w:p w14:paraId="7950CE17" w14:textId="77777777" w:rsidR="00DA2ABF" w:rsidRPr="00DA2ABF" w:rsidRDefault="00DA2ABF" w:rsidP="000907DF">
      <w:pPr>
        <w:pStyle w:val="ListParagraph"/>
        <w:numPr>
          <w:ilvl w:val="0"/>
          <w:numId w:val="217"/>
        </w:numPr>
        <w:rPr>
          <w:lang w:eastAsia="ko-KR"/>
        </w:rPr>
      </w:pPr>
      <w:r w:rsidRPr="00DA2ABF">
        <w:rPr>
          <w:lang w:eastAsia="ko-KR"/>
        </w:rPr>
        <w:t>For intra-frequency measurements, SS-RSSI configured by higher layers is measured with timing reference from serving cell in the frequency layer.</w:t>
      </w:r>
    </w:p>
    <w:p w14:paraId="2BFF4809" w14:textId="77777777" w:rsidR="00DA2ABF" w:rsidRPr="00DA2ABF" w:rsidRDefault="00DA2ABF" w:rsidP="000907DF">
      <w:pPr>
        <w:pStyle w:val="ListParagraph"/>
        <w:numPr>
          <w:ilvl w:val="0"/>
          <w:numId w:val="217"/>
        </w:numPr>
      </w:pPr>
      <w:r w:rsidRPr="00DA2ABF">
        <w:rPr>
          <w:lang w:eastAsia="ko-KR"/>
        </w:rPr>
        <w:t>For inter-frequency measurements, SS-RSSI configured by higher layers is measured with timing reference from any one of the cells in the target frequency layer</w:t>
      </w:r>
    </w:p>
    <w:p w14:paraId="706C461B" w14:textId="5971556A" w:rsidR="00DA2ABF" w:rsidRDefault="00DA2ABF" w:rsidP="00921D7C">
      <w:pPr>
        <w:ind w:left="720" w:hanging="720"/>
        <w:rPr>
          <w:lang w:eastAsia="x-none"/>
        </w:rPr>
      </w:pPr>
    </w:p>
    <w:p w14:paraId="6BE6A85C" w14:textId="0E825053" w:rsidR="00DA2ABF" w:rsidRPr="00940049" w:rsidRDefault="00940049" w:rsidP="00921D7C">
      <w:pPr>
        <w:ind w:left="720" w:hanging="720"/>
        <w:rPr>
          <w:b/>
          <w:lang w:eastAsia="x-none"/>
        </w:rPr>
      </w:pPr>
      <w:r w:rsidRPr="00940049">
        <w:rPr>
          <w:b/>
          <w:lang w:eastAsia="x-none"/>
        </w:rPr>
        <w:t>Friday</w:t>
      </w:r>
    </w:p>
    <w:p w14:paraId="38504829" w14:textId="6ACF3943" w:rsidR="00940049" w:rsidRPr="00940049" w:rsidRDefault="00940049" w:rsidP="00921D7C">
      <w:pPr>
        <w:ind w:left="720" w:hanging="720"/>
        <w:rPr>
          <w:b/>
          <w:lang w:eastAsia="x-none"/>
        </w:rPr>
      </w:pPr>
      <w:r w:rsidRPr="00940049">
        <w:rPr>
          <w:b/>
          <w:lang w:eastAsia="x-none"/>
        </w:rPr>
        <w:t>R1-1805736</w:t>
      </w:r>
      <w:r w:rsidRPr="00940049">
        <w:rPr>
          <w:b/>
          <w:lang w:eastAsia="x-none"/>
        </w:rPr>
        <w:tab/>
        <w:t>Summary of Offline Discussion for NR RRM measurements</w:t>
      </w:r>
      <w:r w:rsidRPr="00940049">
        <w:rPr>
          <w:b/>
          <w:lang w:eastAsia="x-none"/>
        </w:rPr>
        <w:tab/>
        <w:t>Intel</w:t>
      </w:r>
    </w:p>
    <w:p w14:paraId="060C2E25" w14:textId="77777777" w:rsidR="00940049" w:rsidRDefault="00940049" w:rsidP="0094004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2AD4A731" w14:textId="17F798BD" w:rsidR="00940049" w:rsidRDefault="00940049" w:rsidP="00921D7C">
      <w:pPr>
        <w:ind w:left="720" w:hanging="720"/>
        <w:rPr>
          <w:lang w:eastAsia="x-none"/>
        </w:rPr>
      </w:pPr>
    </w:p>
    <w:p w14:paraId="0C96646E" w14:textId="77777777" w:rsidR="00940049" w:rsidRPr="00940049" w:rsidRDefault="00940049" w:rsidP="00940049">
      <w:pPr>
        <w:ind w:left="720" w:hanging="720"/>
        <w:rPr>
          <w:b/>
          <w:szCs w:val="20"/>
          <w:lang w:eastAsia="x-none"/>
        </w:rPr>
      </w:pPr>
      <w:r w:rsidRPr="00940049">
        <w:rPr>
          <w:szCs w:val="20"/>
          <w:highlight w:val="green"/>
          <w:lang w:eastAsia="x-none"/>
        </w:rPr>
        <w:t>Agreements</w:t>
      </w:r>
      <w:r w:rsidRPr="00940049">
        <w:rPr>
          <w:b/>
          <w:szCs w:val="20"/>
          <w:lang w:eastAsia="x-none"/>
        </w:rPr>
        <w:t>:</w:t>
      </w:r>
    </w:p>
    <w:p w14:paraId="009792F3" w14:textId="04EADE01" w:rsidR="00940049" w:rsidRPr="00940049" w:rsidRDefault="00940049" w:rsidP="00940049">
      <w:pPr>
        <w:numPr>
          <w:ilvl w:val="0"/>
          <w:numId w:val="378"/>
        </w:numPr>
        <w:rPr>
          <w:rFonts w:ascii="Times New Roman" w:eastAsia="Times New Roman" w:hAnsi="Times New Roman"/>
          <w:szCs w:val="20"/>
          <w:lang w:eastAsia="ko-KR"/>
        </w:rPr>
      </w:pPr>
      <w:r w:rsidRPr="00940049">
        <w:rPr>
          <w:rFonts w:ascii="Times New Roman" w:eastAsia="Times New Roman" w:hAnsi="Times New Roman"/>
          <w:szCs w:val="20"/>
          <w:lang w:eastAsia="ko-KR"/>
        </w:rPr>
        <w:t xml:space="preserve">Send Reply LS to RAN2 and inform that agreement 5 of </w:t>
      </w:r>
      <w:r w:rsidRPr="00940049">
        <w:rPr>
          <w:rFonts w:eastAsia="Times New Roman"/>
          <w:szCs w:val="20"/>
          <w:lang w:eastAsia="ko-KR"/>
        </w:rPr>
        <w:t xml:space="preserve">R1-1805264 </w:t>
      </w:r>
      <w:r w:rsidRPr="00940049">
        <w:rPr>
          <w:rFonts w:ascii="Times New Roman" w:eastAsia="Times New Roman" w:hAnsi="Times New Roman"/>
          <w:szCs w:val="20"/>
          <w:lang w:eastAsia="ko-KR"/>
        </w:rPr>
        <w:t>is not aligned with RAN1 understanding and therefore should be reconsidered.</w:t>
      </w:r>
    </w:p>
    <w:p w14:paraId="51ED3697" w14:textId="77777777" w:rsidR="00940049" w:rsidRPr="00940049" w:rsidRDefault="00940049" w:rsidP="00940049">
      <w:pPr>
        <w:numPr>
          <w:ilvl w:val="1"/>
          <w:numId w:val="378"/>
        </w:numPr>
        <w:rPr>
          <w:rFonts w:ascii="Times New Roman" w:eastAsia="Times New Roman" w:hAnsi="Times New Roman"/>
          <w:szCs w:val="20"/>
          <w:lang w:eastAsia="ko-KR"/>
        </w:rPr>
      </w:pPr>
      <w:r w:rsidRPr="00940049">
        <w:rPr>
          <w:rFonts w:ascii="Times New Roman" w:eastAsia="Times New Roman" w:hAnsi="Times New Roman"/>
          <w:szCs w:val="20"/>
          <w:lang w:eastAsia="ko-KR"/>
        </w:rPr>
        <w:t xml:space="preserve">It is RAN1 understanding that useServingCellTimingForSync parameter is only applicable for SSB based RRM measurements and should not be coupled with configuration of CSI-RS based RRM measurements. </w:t>
      </w:r>
    </w:p>
    <w:p w14:paraId="14540F2F" w14:textId="77777777" w:rsidR="00940049" w:rsidRPr="00940049" w:rsidRDefault="00940049" w:rsidP="00940049">
      <w:pPr>
        <w:numPr>
          <w:ilvl w:val="1"/>
          <w:numId w:val="378"/>
        </w:numPr>
        <w:rPr>
          <w:rFonts w:ascii="Times New Roman" w:eastAsia="Times New Roman" w:hAnsi="Times New Roman"/>
          <w:szCs w:val="20"/>
          <w:lang w:eastAsia="ko-KR"/>
        </w:rPr>
      </w:pPr>
      <w:r w:rsidRPr="00940049">
        <w:rPr>
          <w:rFonts w:ascii="Times New Roman" w:eastAsia="Times New Roman" w:hAnsi="Times New Roman"/>
          <w:szCs w:val="20"/>
          <w:lang w:eastAsia="ko-KR"/>
        </w:rPr>
        <w:t xml:space="preserve">Additionally, the configuration of SSB based RRM measurement should not be a condition for configuring CSI-RS based RRM measurement with associated SSB. </w:t>
      </w:r>
    </w:p>
    <w:p w14:paraId="77D73239" w14:textId="77777777" w:rsidR="00940049" w:rsidRPr="00940049" w:rsidRDefault="00940049" w:rsidP="00940049">
      <w:pPr>
        <w:numPr>
          <w:ilvl w:val="1"/>
          <w:numId w:val="378"/>
        </w:numPr>
        <w:rPr>
          <w:rFonts w:ascii="Times New Roman" w:eastAsia="Times New Roman" w:hAnsi="Times New Roman"/>
          <w:szCs w:val="20"/>
          <w:lang w:eastAsia="ko-KR"/>
        </w:rPr>
      </w:pPr>
      <w:r w:rsidRPr="00940049">
        <w:rPr>
          <w:rFonts w:ascii="Times New Roman" w:eastAsia="Times New Roman" w:hAnsi="Times New Roman"/>
          <w:szCs w:val="20"/>
          <w:lang w:eastAsia="ko-KR"/>
        </w:rPr>
        <w:lastRenderedPageBreak/>
        <w:t xml:space="preserve">In case </w:t>
      </w:r>
      <w:r w:rsidRPr="00940049">
        <w:rPr>
          <w:rFonts w:ascii="Times New Roman" w:eastAsia="Times New Roman" w:hAnsi="Times New Roman"/>
          <w:i/>
          <w:szCs w:val="20"/>
          <w:lang w:eastAsia="ko-KR"/>
        </w:rPr>
        <w:t>assocatedSSB</w:t>
      </w:r>
      <w:r w:rsidRPr="00940049">
        <w:rPr>
          <w:rFonts w:ascii="Times New Roman" w:eastAsia="Times New Roman" w:hAnsi="Times New Roman"/>
          <w:szCs w:val="20"/>
          <w:lang w:eastAsia="ko-KR"/>
        </w:rPr>
        <w:t xml:space="preserve"> is configured for CSI-RS based RRM measurement, frequency information of the SSB (to be associated with CSI-RS) is required. For example, </w:t>
      </w:r>
      <w:r w:rsidRPr="00940049">
        <w:rPr>
          <w:rFonts w:ascii="Times New Roman" w:eastAsia="Times New Roman" w:hAnsi="Times New Roman"/>
          <w:i/>
          <w:szCs w:val="20"/>
          <w:lang w:eastAsia="ko-KR"/>
        </w:rPr>
        <w:t>ssbFrequency</w:t>
      </w:r>
      <w:r w:rsidRPr="00940049">
        <w:rPr>
          <w:rFonts w:ascii="Times New Roman" w:eastAsia="Times New Roman" w:hAnsi="Times New Roman"/>
          <w:szCs w:val="20"/>
          <w:lang w:eastAsia="ko-KR"/>
        </w:rPr>
        <w:t xml:space="preserve"> in MO.</w:t>
      </w:r>
    </w:p>
    <w:p w14:paraId="15AE9EBC" w14:textId="77777777" w:rsidR="00940049" w:rsidRPr="00940049" w:rsidRDefault="00940049" w:rsidP="00940049">
      <w:pPr>
        <w:ind w:left="720" w:hanging="720"/>
        <w:rPr>
          <w:b/>
          <w:szCs w:val="20"/>
          <w:lang w:eastAsia="x-none"/>
        </w:rPr>
      </w:pPr>
    </w:p>
    <w:p w14:paraId="670C46AB" w14:textId="14E008E9" w:rsidR="00940049" w:rsidRPr="00940049" w:rsidRDefault="00940049" w:rsidP="00940049">
      <w:pPr>
        <w:rPr>
          <w:b/>
        </w:rPr>
      </w:pPr>
      <w:r w:rsidRPr="00940049">
        <w:rPr>
          <w:b/>
        </w:rPr>
        <w:t>R1-1805756</w:t>
      </w:r>
      <w:r w:rsidRPr="00940049">
        <w:rPr>
          <w:b/>
        </w:rPr>
        <w:tab/>
        <w:t>Draft reply LS on RAN2 agreements on RRM</w:t>
      </w:r>
      <w:r w:rsidRPr="00940049">
        <w:rPr>
          <w:b/>
        </w:rPr>
        <w:tab/>
        <w:t>Huawei</w:t>
      </w:r>
    </w:p>
    <w:p w14:paraId="5D000D0C" w14:textId="50A7D54C" w:rsidR="00940049" w:rsidRPr="00940049" w:rsidRDefault="00940049" w:rsidP="00940049">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assuming update</w:t>
      </w:r>
      <w:r w:rsidRPr="00940049">
        <w:t xml:space="preserve">s </w:t>
      </w:r>
      <w:r>
        <w:t>to fix</w:t>
      </w:r>
      <w:r w:rsidRPr="00940049">
        <w:t xml:space="preserve"> the typo “assocated”, &amp; “agreement 5 in R2-1804103”</w:t>
      </w:r>
      <w:r>
        <w:t>. F</w:t>
      </w:r>
      <w:r w:rsidRPr="00940049">
        <w:t xml:space="preserve">inal LS </w:t>
      </w:r>
      <w:r>
        <w:t xml:space="preserve">is </w:t>
      </w:r>
      <w:r w:rsidRPr="00940049">
        <w:rPr>
          <w:highlight w:val="green"/>
        </w:rPr>
        <w:t>approved in R1-1805762</w:t>
      </w:r>
    </w:p>
    <w:p w14:paraId="10AB52BF" w14:textId="0CD569AB" w:rsidR="00940049" w:rsidRDefault="00940049" w:rsidP="00921D7C">
      <w:pPr>
        <w:ind w:left="720" w:hanging="720"/>
        <w:rPr>
          <w:lang w:eastAsia="x-none"/>
        </w:rPr>
      </w:pPr>
    </w:p>
    <w:p w14:paraId="72437EBD" w14:textId="77777777" w:rsidR="00940049" w:rsidRDefault="00940049" w:rsidP="00921D7C">
      <w:pPr>
        <w:ind w:left="720" w:hanging="720"/>
        <w:rPr>
          <w:lang w:eastAsia="x-none"/>
        </w:rPr>
      </w:pPr>
    </w:p>
    <w:p w14:paraId="29E6A823" w14:textId="2A4673C4" w:rsidR="00254752" w:rsidRPr="00254752" w:rsidRDefault="00603E09" w:rsidP="00236F95">
      <w:pPr>
        <w:ind w:left="720" w:hanging="720"/>
        <w:rPr>
          <w:lang w:eastAsia="x-none"/>
        </w:rPr>
      </w:pPr>
      <w:hyperlink r:id="rId881" w:history="1">
        <w:r w:rsidR="00FE4C7E">
          <w:rPr>
            <w:rStyle w:val="Hyperlink"/>
            <w:lang w:eastAsia="x-none"/>
          </w:rPr>
          <w:t>R1-1803611</w:t>
        </w:r>
      </w:hyperlink>
      <w:r w:rsidR="00254752" w:rsidRPr="00254752">
        <w:rPr>
          <w:lang w:eastAsia="x-none"/>
        </w:rPr>
        <w:tab/>
        <w:t>Remaining details of RRM measurements</w:t>
      </w:r>
      <w:r w:rsidR="00254752" w:rsidRPr="00254752">
        <w:rPr>
          <w:lang w:eastAsia="x-none"/>
        </w:rPr>
        <w:tab/>
        <w:t>ZTE, Sanechips</w:t>
      </w:r>
    </w:p>
    <w:p w14:paraId="10CD0E80" w14:textId="0D0D064F" w:rsidR="00254752" w:rsidRPr="00254752" w:rsidRDefault="00603E09" w:rsidP="00254752">
      <w:pPr>
        <w:ind w:left="720" w:hanging="720"/>
        <w:rPr>
          <w:lang w:eastAsia="x-none"/>
        </w:rPr>
      </w:pPr>
      <w:hyperlink r:id="rId882" w:history="1">
        <w:r w:rsidR="00FE4C7E">
          <w:rPr>
            <w:rStyle w:val="Hyperlink"/>
            <w:lang w:eastAsia="x-none"/>
          </w:rPr>
          <w:t>R1-1803630</w:t>
        </w:r>
      </w:hyperlink>
      <w:r w:rsidR="00254752" w:rsidRPr="00254752">
        <w:rPr>
          <w:lang w:eastAsia="x-none"/>
        </w:rPr>
        <w:tab/>
        <w:t>Remaining details on NR RRM</w:t>
      </w:r>
      <w:r w:rsidR="00254752" w:rsidRPr="00254752">
        <w:rPr>
          <w:lang w:eastAsia="x-none"/>
        </w:rPr>
        <w:tab/>
        <w:t>Huawei, HiSilicon</w:t>
      </w:r>
    </w:p>
    <w:p w14:paraId="25B1F86D" w14:textId="72AFC0BD" w:rsidR="00254752" w:rsidRPr="00254752" w:rsidRDefault="00603E09" w:rsidP="00254752">
      <w:pPr>
        <w:ind w:left="720" w:hanging="720"/>
        <w:rPr>
          <w:lang w:eastAsia="x-none"/>
        </w:rPr>
      </w:pPr>
      <w:hyperlink r:id="rId883" w:history="1">
        <w:r w:rsidR="00FE4C7E">
          <w:rPr>
            <w:rStyle w:val="Hyperlink"/>
            <w:lang w:eastAsia="x-none"/>
          </w:rPr>
          <w:t>R1-1803734</w:t>
        </w:r>
      </w:hyperlink>
      <w:r w:rsidR="00254752" w:rsidRPr="00254752">
        <w:rPr>
          <w:lang w:eastAsia="x-none"/>
        </w:rPr>
        <w:tab/>
        <w:t>Remaining Issues on NR Mobility Management</w:t>
      </w:r>
      <w:r w:rsidR="00254752" w:rsidRPr="00254752">
        <w:rPr>
          <w:lang w:eastAsia="x-none"/>
        </w:rPr>
        <w:tab/>
        <w:t>CATT</w:t>
      </w:r>
    </w:p>
    <w:p w14:paraId="379442B8" w14:textId="02B3E221" w:rsidR="00254752" w:rsidRPr="00254752" w:rsidRDefault="00603E09" w:rsidP="00254752">
      <w:pPr>
        <w:ind w:left="720" w:hanging="720"/>
        <w:rPr>
          <w:lang w:eastAsia="x-none"/>
        </w:rPr>
      </w:pPr>
      <w:hyperlink r:id="rId884" w:history="1">
        <w:r w:rsidR="00FE4C7E">
          <w:rPr>
            <w:rStyle w:val="Hyperlink"/>
            <w:lang w:eastAsia="x-none"/>
          </w:rPr>
          <w:t>R1-1803810</w:t>
        </w:r>
      </w:hyperlink>
      <w:r w:rsidR="00254752" w:rsidRPr="00254752">
        <w:rPr>
          <w:lang w:eastAsia="x-none"/>
        </w:rPr>
        <w:tab/>
        <w:t>Remaining issues on RRM measurement</w:t>
      </w:r>
      <w:r w:rsidR="00254752" w:rsidRPr="00254752">
        <w:rPr>
          <w:lang w:eastAsia="x-none"/>
        </w:rPr>
        <w:tab/>
        <w:t>vivo</w:t>
      </w:r>
    </w:p>
    <w:p w14:paraId="4DD04D82" w14:textId="4C502818" w:rsidR="00254752" w:rsidRPr="00254752" w:rsidRDefault="00603E09" w:rsidP="00254752">
      <w:pPr>
        <w:ind w:left="720" w:hanging="720"/>
        <w:rPr>
          <w:lang w:eastAsia="x-none"/>
        </w:rPr>
      </w:pPr>
      <w:hyperlink r:id="rId885" w:history="1">
        <w:r w:rsidR="00FE4C7E">
          <w:rPr>
            <w:rStyle w:val="Hyperlink"/>
            <w:lang w:eastAsia="x-none"/>
          </w:rPr>
          <w:t>R1-1803993</w:t>
        </w:r>
      </w:hyperlink>
      <w:r w:rsidR="00254752" w:rsidRPr="00254752">
        <w:rPr>
          <w:lang w:eastAsia="x-none"/>
        </w:rPr>
        <w:tab/>
        <w:t>Remaining details on NR RRM</w:t>
      </w:r>
      <w:r w:rsidR="00254752" w:rsidRPr="00254752">
        <w:rPr>
          <w:lang w:eastAsia="x-none"/>
        </w:rPr>
        <w:tab/>
        <w:t>OPPO</w:t>
      </w:r>
    </w:p>
    <w:p w14:paraId="4B3A44B3" w14:textId="4D2293C7" w:rsidR="00254752" w:rsidRPr="00254752" w:rsidRDefault="00603E09" w:rsidP="00254752">
      <w:pPr>
        <w:ind w:left="720" w:hanging="720"/>
        <w:rPr>
          <w:lang w:eastAsia="x-none"/>
        </w:rPr>
      </w:pPr>
      <w:hyperlink r:id="rId886" w:history="1">
        <w:r w:rsidR="00FE4C7E">
          <w:rPr>
            <w:rStyle w:val="Hyperlink"/>
            <w:lang w:eastAsia="x-none"/>
          </w:rPr>
          <w:t>R1-1804041</w:t>
        </w:r>
      </w:hyperlink>
      <w:r w:rsidR="00254752" w:rsidRPr="00254752">
        <w:rPr>
          <w:lang w:eastAsia="x-none"/>
        </w:rPr>
        <w:tab/>
        <w:t>Remaining issues on RRM</w:t>
      </w:r>
      <w:r w:rsidR="00254752" w:rsidRPr="00254752">
        <w:rPr>
          <w:lang w:eastAsia="x-none"/>
        </w:rPr>
        <w:tab/>
        <w:t>MediaTek Inc.</w:t>
      </w:r>
    </w:p>
    <w:p w14:paraId="156A6404" w14:textId="5D87AF94" w:rsidR="00254752" w:rsidRPr="00254752" w:rsidRDefault="00603E09" w:rsidP="00254752">
      <w:pPr>
        <w:ind w:left="720" w:hanging="720"/>
        <w:rPr>
          <w:lang w:eastAsia="x-none"/>
        </w:rPr>
      </w:pPr>
      <w:hyperlink r:id="rId887" w:history="1">
        <w:r w:rsidR="00FE4C7E">
          <w:rPr>
            <w:rStyle w:val="Hyperlink"/>
            <w:lang w:eastAsia="x-none"/>
          </w:rPr>
          <w:t>R1-1804350</w:t>
        </w:r>
      </w:hyperlink>
      <w:r w:rsidR="00254752" w:rsidRPr="00254752">
        <w:rPr>
          <w:lang w:eastAsia="x-none"/>
        </w:rPr>
        <w:tab/>
        <w:t>Corrections on Measurements for Mobility Management</w:t>
      </w:r>
      <w:r w:rsidR="00254752" w:rsidRPr="00254752">
        <w:rPr>
          <w:lang w:eastAsia="x-none"/>
        </w:rPr>
        <w:tab/>
        <w:t>Samsung</w:t>
      </w:r>
    </w:p>
    <w:p w14:paraId="2D8BB0E4" w14:textId="7269267C" w:rsidR="00254752" w:rsidRPr="00254752" w:rsidRDefault="00603E09" w:rsidP="00254752">
      <w:pPr>
        <w:ind w:left="720" w:hanging="720"/>
        <w:rPr>
          <w:lang w:eastAsia="x-none"/>
        </w:rPr>
      </w:pPr>
      <w:hyperlink r:id="rId888" w:history="1">
        <w:r w:rsidR="00FE4C7E">
          <w:rPr>
            <w:rStyle w:val="Hyperlink"/>
            <w:lang w:eastAsia="x-none"/>
          </w:rPr>
          <w:t>R1-1804540</w:t>
        </w:r>
      </w:hyperlink>
      <w:r w:rsidR="00254752" w:rsidRPr="00254752">
        <w:rPr>
          <w:lang w:eastAsia="x-none"/>
        </w:rPr>
        <w:tab/>
        <w:t>Remaining Details on L3 measurement and mobility management</w:t>
      </w:r>
      <w:r w:rsidR="00254752" w:rsidRPr="00254752">
        <w:rPr>
          <w:lang w:eastAsia="x-none"/>
        </w:rPr>
        <w:tab/>
        <w:t>LG Electronics</w:t>
      </w:r>
    </w:p>
    <w:p w14:paraId="630DE096" w14:textId="1BFF68D8" w:rsidR="00254752" w:rsidRPr="00254752" w:rsidRDefault="00603E09" w:rsidP="00254752">
      <w:pPr>
        <w:ind w:left="720" w:hanging="720"/>
        <w:rPr>
          <w:lang w:eastAsia="x-none"/>
        </w:rPr>
      </w:pPr>
      <w:hyperlink r:id="rId889" w:history="1">
        <w:r w:rsidR="00FE4C7E">
          <w:rPr>
            <w:rStyle w:val="Hyperlink"/>
            <w:lang w:eastAsia="x-none"/>
          </w:rPr>
          <w:t>R1-1804708</w:t>
        </w:r>
      </w:hyperlink>
      <w:r w:rsidR="00254752" w:rsidRPr="00254752">
        <w:rPr>
          <w:lang w:eastAsia="x-none"/>
        </w:rPr>
        <w:tab/>
        <w:t>Remaining details of RRM measurements</w:t>
      </w:r>
      <w:r w:rsidR="00254752" w:rsidRPr="00254752">
        <w:rPr>
          <w:lang w:eastAsia="x-none"/>
        </w:rPr>
        <w:tab/>
        <w:t>Intel Corporation</w:t>
      </w:r>
    </w:p>
    <w:p w14:paraId="266DB874" w14:textId="3435E86B" w:rsidR="00254752" w:rsidRPr="00254752" w:rsidRDefault="00603E09" w:rsidP="00254752">
      <w:pPr>
        <w:ind w:left="720" w:hanging="720"/>
        <w:rPr>
          <w:lang w:eastAsia="x-none"/>
        </w:rPr>
      </w:pPr>
      <w:hyperlink r:id="rId890" w:history="1">
        <w:r w:rsidR="00FE4C7E">
          <w:rPr>
            <w:rStyle w:val="Hyperlink"/>
            <w:lang w:eastAsia="x-none"/>
          </w:rPr>
          <w:t>R1-1804780</w:t>
        </w:r>
      </w:hyperlink>
      <w:r w:rsidR="00254752" w:rsidRPr="00254752">
        <w:rPr>
          <w:lang w:eastAsia="x-none"/>
        </w:rPr>
        <w:tab/>
        <w:t>Remaining details on measurement for mobility management</w:t>
      </w:r>
      <w:r w:rsidR="00254752" w:rsidRPr="00254752">
        <w:rPr>
          <w:lang w:eastAsia="x-none"/>
        </w:rPr>
        <w:tab/>
        <w:t>Qualcomm Incorporated</w:t>
      </w:r>
    </w:p>
    <w:p w14:paraId="5A4A0B70" w14:textId="3D42930E" w:rsidR="00254752" w:rsidRPr="00254752" w:rsidRDefault="00603E09" w:rsidP="00254752">
      <w:pPr>
        <w:ind w:left="720" w:hanging="720"/>
        <w:rPr>
          <w:lang w:eastAsia="x-none"/>
        </w:rPr>
      </w:pPr>
      <w:hyperlink r:id="rId891" w:history="1">
        <w:r w:rsidR="00FE4C7E">
          <w:rPr>
            <w:rStyle w:val="Hyperlink"/>
            <w:lang w:eastAsia="x-none"/>
          </w:rPr>
          <w:t>R1-1805037</w:t>
        </w:r>
      </w:hyperlink>
      <w:r w:rsidR="00254752" w:rsidRPr="00254752">
        <w:rPr>
          <w:lang w:eastAsia="x-none"/>
        </w:rPr>
        <w:tab/>
        <w:t>Remaining issues on Measurement for mobility management</w:t>
      </w:r>
      <w:r w:rsidR="00254752" w:rsidRPr="00254752">
        <w:rPr>
          <w:lang w:eastAsia="x-none"/>
        </w:rPr>
        <w:tab/>
        <w:t>NTT DOCOMO, INC.</w:t>
      </w:r>
    </w:p>
    <w:p w14:paraId="65A5A499" w14:textId="533AA4B5" w:rsidR="00254752" w:rsidRPr="00254752" w:rsidRDefault="00603E09" w:rsidP="00254752">
      <w:pPr>
        <w:ind w:left="720" w:hanging="720"/>
        <w:rPr>
          <w:lang w:eastAsia="x-none"/>
        </w:rPr>
      </w:pPr>
      <w:hyperlink r:id="rId892" w:history="1">
        <w:r w:rsidR="00FE4C7E">
          <w:rPr>
            <w:rStyle w:val="Hyperlink"/>
            <w:lang w:eastAsia="x-none"/>
          </w:rPr>
          <w:t>R1-1805139</w:t>
        </w:r>
      </w:hyperlink>
      <w:r w:rsidR="00254752" w:rsidRPr="00254752">
        <w:rPr>
          <w:lang w:eastAsia="x-none"/>
        </w:rPr>
        <w:tab/>
        <w:t>Remaining issues on mobility measurements</w:t>
      </w:r>
      <w:r w:rsidR="00254752" w:rsidRPr="00254752">
        <w:rPr>
          <w:lang w:eastAsia="x-none"/>
        </w:rPr>
        <w:tab/>
        <w:t>Nokia, Nokia Shanghai Bell</w:t>
      </w:r>
    </w:p>
    <w:p w14:paraId="1EA8646A" w14:textId="38096D78" w:rsidR="00254752" w:rsidRPr="00254752" w:rsidRDefault="00603E09" w:rsidP="00254752">
      <w:pPr>
        <w:ind w:left="720" w:hanging="720"/>
        <w:rPr>
          <w:lang w:eastAsia="x-none"/>
        </w:rPr>
      </w:pPr>
      <w:hyperlink r:id="rId893" w:history="1">
        <w:r w:rsidR="00FE4C7E">
          <w:rPr>
            <w:rStyle w:val="Hyperlink"/>
            <w:lang w:eastAsia="x-none"/>
          </w:rPr>
          <w:t>R1-1805222</w:t>
        </w:r>
      </w:hyperlink>
      <w:r w:rsidR="00254752" w:rsidRPr="00254752">
        <w:rPr>
          <w:lang w:eastAsia="x-none"/>
        </w:rPr>
        <w:tab/>
        <w:t>Remaining issues on mobility measurements</w:t>
      </w:r>
      <w:r w:rsidR="00254752" w:rsidRPr="00254752">
        <w:rPr>
          <w:lang w:eastAsia="x-none"/>
        </w:rPr>
        <w:tab/>
        <w:t>Ericsson</w:t>
      </w:r>
    </w:p>
    <w:p w14:paraId="3D210063" w14:textId="77777777" w:rsidR="00254752" w:rsidRPr="00254752" w:rsidRDefault="00254752" w:rsidP="00236F95">
      <w:pPr>
        <w:pStyle w:val="Heading5"/>
      </w:pPr>
      <w:bookmarkStart w:id="410" w:name="_Toc514184650"/>
      <w:r w:rsidRPr="00254752">
        <w:rPr>
          <w:rFonts w:hint="eastAsia"/>
        </w:rPr>
        <w:t>Radio link monitoring</w:t>
      </w:r>
      <w:r w:rsidRPr="00254752">
        <w:t xml:space="preserve"> for mobility management</w:t>
      </w:r>
      <w:bookmarkEnd w:id="410"/>
    </w:p>
    <w:p w14:paraId="41E2A12F" w14:textId="066416AB" w:rsidR="00236F95" w:rsidRPr="00236F95" w:rsidRDefault="00603E09" w:rsidP="00236F95">
      <w:pPr>
        <w:ind w:left="720" w:hanging="720"/>
        <w:rPr>
          <w:b/>
          <w:lang w:eastAsia="x-none"/>
        </w:rPr>
      </w:pPr>
      <w:hyperlink r:id="rId894" w:history="1">
        <w:r w:rsidR="00FE4C7E">
          <w:rPr>
            <w:rStyle w:val="Hyperlink"/>
            <w:b/>
            <w:lang w:eastAsia="x-none"/>
          </w:rPr>
          <w:t>R1-1805513</w:t>
        </w:r>
      </w:hyperlink>
      <w:r w:rsidR="00236F95" w:rsidRPr="00236F95">
        <w:rPr>
          <w:b/>
          <w:lang w:eastAsia="x-none"/>
        </w:rPr>
        <w:tab/>
        <w:t>Summary of Discussion for NR Radio Link Monitoring</w:t>
      </w:r>
      <w:r w:rsidR="00236F95" w:rsidRPr="00236F95">
        <w:rPr>
          <w:b/>
          <w:lang w:eastAsia="x-none"/>
        </w:rPr>
        <w:tab/>
        <w:t>Intel</w:t>
      </w:r>
    </w:p>
    <w:p w14:paraId="1AE31D3E" w14:textId="77777777" w:rsidR="00236F95" w:rsidRDefault="00236F95" w:rsidP="00236F9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1D562D14" w14:textId="2595BB3D" w:rsidR="00236F95" w:rsidRDefault="00236F95" w:rsidP="00236F95">
      <w:pPr>
        <w:ind w:left="720" w:hanging="720"/>
        <w:rPr>
          <w:lang w:eastAsia="x-none"/>
        </w:rPr>
      </w:pPr>
    </w:p>
    <w:p w14:paraId="7C3CD146" w14:textId="2C3A26A7" w:rsidR="009125E3" w:rsidRPr="009125E3" w:rsidRDefault="009125E3" w:rsidP="00236F95">
      <w:pPr>
        <w:ind w:left="720" w:hanging="720"/>
        <w:rPr>
          <w:b/>
          <w:lang w:eastAsia="x-none"/>
        </w:rPr>
      </w:pPr>
      <w:r w:rsidRPr="009125E3">
        <w:rPr>
          <w:b/>
          <w:lang w:eastAsia="x-none"/>
        </w:rPr>
        <w:t>Wednesday</w:t>
      </w:r>
    </w:p>
    <w:p w14:paraId="4DE9AC2F" w14:textId="13E9AC04" w:rsidR="009125E3" w:rsidRPr="009125E3" w:rsidRDefault="00603E09" w:rsidP="009125E3">
      <w:pPr>
        <w:ind w:left="720" w:hanging="720"/>
        <w:rPr>
          <w:b/>
          <w:lang w:eastAsia="x-none"/>
        </w:rPr>
      </w:pPr>
      <w:hyperlink r:id="rId895" w:history="1">
        <w:r w:rsidR="00FE4C7E">
          <w:rPr>
            <w:rStyle w:val="Hyperlink"/>
            <w:b/>
            <w:lang w:eastAsia="x-none"/>
          </w:rPr>
          <w:t>R1-1805608</w:t>
        </w:r>
      </w:hyperlink>
      <w:r w:rsidR="009125E3" w:rsidRPr="009125E3">
        <w:rPr>
          <w:b/>
          <w:lang w:eastAsia="x-none"/>
        </w:rPr>
        <w:tab/>
        <w:t>Summary of Offline Discussion for NR Radio Link Monitoring</w:t>
      </w:r>
      <w:r w:rsidR="009125E3" w:rsidRPr="009125E3">
        <w:rPr>
          <w:b/>
          <w:lang w:eastAsia="x-none"/>
        </w:rPr>
        <w:tab/>
        <w:t>Intel</w:t>
      </w:r>
    </w:p>
    <w:p w14:paraId="61783124" w14:textId="77777777" w:rsidR="009125E3" w:rsidRDefault="009125E3" w:rsidP="009125E3">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56928E7" w14:textId="242959CF" w:rsidR="009125E3" w:rsidRPr="007131DB" w:rsidRDefault="009125E3" w:rsidP="009125E3">
      <w:pPr>
        <w:ind w:left="720" w:hanging="720"/>
        <w:rPr>
          <w:rFonts w:ascii="Times New Roman" w:hAnsi="Times New Roman"/>
          <w:szCs w:val="20"/>
          <w:lang w:eastAsia="x-none"/>
        </w:rPr>
      </w:pPr>
    </w:p>
    <w:p w14:paraId="0DA99200" w14:textId="77777777" w:rsidR="007131DB" w:rsidRPr="007131DB" w:rsidRDefault="007131DB" w:rsidP="007131DB">
      <w:pPr>
        <w:ind w:left="720" w:hanging="720"/>
        <w:rPr>
          <w:rFonts w:ascii="Times New Roman" w:hAnsi="Times New Roman"/>
          <w:szCs w:val="20"/>
          <w:lang w:eastAsia="x-none"/>
        </w:rPr>
      </w:pPr>
      <w:r w:rsidRPr="007131DB">
        <w:rPr>
          <w:rFonts w:ascii="Times New Roman" w:hAnsi="Times New Roman"/>
          <w:szCs w:val="20"/>
          <w:highlight w:val="green"/>
          <w:lang w:eastAsia="x-none"/>
        </w:rPr>
        <w:t>Agreements</w:t>
      </w:r>
      <w:r w:rsidRPr="007131DB">
        <w:rPr>
          <w:rFonts w:ascii="Times New Roman" w:hAnsi="Times New Roman"/>
          <w:szCs w:val="20"/>
          <w:lang w:eastAsia="x-none"/>
        </w:rPr>
        <w:t>:</w:t>
      </w:r>
    </w:p>
    <w:p w14:paraId="3D52BED3" w14:textId="156FBD04" w:rsidR="007131DB" w:rsidRPr="007131DB" w:rsidRDefault="007131DB" w:rsidP="00BC4EF6">
      <w:pPr>
        <w:numPr>
          <w:ilvl w:val="0"/>
          <w:numId w:val="135"/>
        </w:numPr>
        <w:rPr>
          <w:rFonts w:ascii="Times New Roman" w:hAnsi="Times New Roman"/>
          <w:szCs w:val="20"/>
          <w:lang w:eastAsia="x-none"/>
        </w:rPr>
      </w:pPr>
      <w:r w:rsidRPr="007131DB">
        <w:rPr>
          <w:rFonts w:ascii="Times New Roman" w:hAnsi="Times New Roman"/>
          <w:szCs w:val="20"/>
          <w:lang w:eastAsia="x-none"/>
        </w:rPr>
        <w:t xml:space="preserve">To reply the LS from RAN2 in </w:t>
      </w:r>
      <w:hyperlink r:id="rId896" w:history="1">
        <w:r w:rsidR="00FE4C7E">
          <w:rPr>
            <w:rStyle w:val="Hyperlink"/>
            <w:rFonts w:ascii="Times New Roman" w:hAnsi="Times New Roman"/>
            <w:szCs w:val="20"/>
            <w:lang w:eastAsia="x-none"/>
          </w:rPr>
          <w:t>R1-1803577</w:t>
        </w:r>
      </w:hyperlink>
    </w:p>
    <w:p w14:paraId="2A6F80AA" w14:textId="77777777" w:rsidR="007131DB" w:rsidRPr="007131DB" w:rsidRDefault="007131DB" w:rsidP="007131DB">
      <w:pPr>
        <w:ind w:left="1440" w:hanging="720"/>
        <w:rPr>
          <w:rFonts w:ascii="Times New Roman" w:hAnsi="Times New Roman"/>
          <w:szCs w:val="20"/>
        </w:rPr>
      </w:pPr>
      <w:r w:rsidRPr="007131DB">
        <w:rPr>
          <w:rFonts w:ascii="Times New Roman" w:hAnsi="Times New Roman"/>
          <w:szCs w:val="20"/>
        </w:rPr>
        <w:t>Answer 1:</w:t>
      </w:r>
    </w:p>
    <w:p w14:paraId="12A7D5B3" w14:textId="77777777" w:rsidR="007131DB" w:rsidRPr="007131DB" w:rsidRDefault="007131DB" w:rsidP="00BC4EF6">
      <w:pPr>
        <w:numPr>
          <w:ilvl w:val="0"/>
          <w:numId w:val="136"/>
        </w:numPr>
        <w:ind w:left="1440"/>
        <w:rPr>
          <w:rFonts w:ascii="Times New Roman" w:hAnsi="Times New Roman"/>
          <w:szCs w:val="20"/>
          <w:lang w:eastAsia="x-none"/>
        </w:rPr>
      </w:pPr>
      <w:r w:rsidRPr="007131DB">
        <w:rPr>
          <w:rFonts w:ascii="Times New Roman" w:hAnsi="Times New Roman"/>
          <w:szCs w:val="20"/>
          <w:lang w:eastAsia="x-none"/>
        </w:rPr>
        <w:t xml:space="preserve">The maximum number of BFD-RS(s) is 2 per BWP. </w:t>
      </w:r>
    </w:p>
    <w:p w14:paraId="4BBDE2A2" w14:textId="77777777" w:rsidR="007131DB" w:rsidRPr="007131DB" w:rsidRDefault="007131DB" w:rsidP="00BC4EF6">
      <w:pPr>
        <w:numPr>
          <w:ilvl w:val="0"/>
          <w:numId w:val="136"/>
        </w:numPr>
        <w:ind w:left="1440"/>
        <w:rPr>
          <w:rFonts w:ascii="Times New Roman" w:hAnsi="Times New Roman"/>
          <w:szCs w:val="20"/>
          <w:lang w:eastAsia="x-none"/>
        </w:rPr>
      </w:pPr>
      <w:r w:rsidRPr="007131DB">
        <w:rPr>
          <w:rFonts w:ascii="Times New Roman" w:hAnsi="Times New Roman"/>
          <w:szCs w:val="20"/>
          <w:lang w:eastAsia="x-none"/>
        </w:rPr>
        <w:t xml:space="preserve">The maximum number of RLM-RS(s) and BFD-RS(s) should depend on whether same RS(s) is shared between RLM and BFD. The maximum number of </w:t>
      </w:r>
      <w:r w:rsidRPr="007131DB">
        <w:rPr>
          <w:rFonts w:ascii="Times New Roman" w:hAnsi="Times New Roman"/>
          <w:i/>
          <w:szCs w:val="20"/>
          <w:lang w:eastAsia="x-none"/>
        </w:rPr>
        <w:t>unique</w:t>
      </w:r>
      <w:r w:rsidRPr="007131DB">
        <w:rPr>
          <w:rFonts w:ascii="Times New Roman" w:hAnsi="Times New Roman"/>
          <w:szCs w:val="20"/>
          <w:lang w:eastAsia="x-none"/>
        </w:rPr>
        <w:t xml:space="preserve"> RS(s), each RS using different set of resources, for both RLM-RS(s) and BFD-RS(s) are:</w:t>
      </w:r>
    </w:p>
    <w:p w14:paraId="4EAC39F1" w14:textId="77777777" w:rsidR="007131DB" w:rsidRPr="007131DB" w:rsidRDefault="007131DB" w:rsidP="00BC4EF6">
      <w:pPr>
        <w:numPr>
          <w:ilvl w:val="1"/>
          <w:numId w:val="136"/>
        </w:numPr>
        <w:ind w:left="2160"/>
        <w:rPr>
          <w:rFonts w:ascii="Times New Roman" w:hAnsi="Times New Roman"/>
          <w:szCs w:val="20"/>
          <w:lang w:eastAsia="x-none"/>
        </w:rPr>
      </w:pPr>
      <w:r w:rsidRPr="007131DB">
        <w:rPr>
          <w:rFonts w:ascii="Times New Roman" w:hAnsi="Times New Roman"/>
          <w:szCs w:val="20"/>
          <w:lang w:eastAsia="x-none"/>
        </w:rPr>
        <w:t>X RS(s) per BWP for below 3 GHz,</w:t>
      </w:r>
    </w:p>
    <w:p w14:paraId="4037AB44" w14:textId="7C4F1A54" w:rsidR="007131DB" w:rsidRPr="00C93844" w:rsidRDefault="007131DB" w:rsidP="00BC4EF6">
      <w:pPr>
        <w:numPr>
          <w:ilvl w:val="3"/>
          <w:numId w:val="136"/>
        </w:numPr>
        <w:rPr>
          <w:rFonts w:ascii="Times New Roman" w:hAnsi="Times New Roman"/>
          <w:szCs w:val="20"/>
          <w:lang w:eastAsia="x-none"/>
        </w:rPr>
      </w:pPr>
      <w:r w:rsidRPr="00C93844">
        <w:rPr>
          <w:rFonts w:ascii="Times New Roman" w:hAnsi="Times New Roman"/>
          <w:szCs w:val="20"/>
          <w:lang w:eastAsia="x-none"/>
        </w:rPr>
        <w:t>FFS X – to conclude this week</w:t>
      </w:r>
      <w:r w:rsidR="00C93844" w:rsidRPr="00C93844">
        <w:rPr>
          <w:rFonts w:ascii="Times New Roman" w:hAnsi="Times New Roman"/>
          <w:szCs w:val="20"/>
          <w:lang w:eastAsia="x-none"/>
        </w:rPr>
        <w:t xml:space="preserve"> </w:t>
      </w:r>
      <w:r w:rsidR="00C93844" w:rsidRPr="00C93844">
        <w:rPr>
          <w:rFonts w:ascii="Times New Roman" w:hAnsi="Times New Roman"/>
          <w:color w:val="FF0000"/>
          <w:szCs w:val="20"/>
          <w:lang w:eastAsia="x-none"/>
        </w:rPr>
        <w:t xml:space="preserve">- </w:t>
      </w:r>
      <w:r w:rsidR="00C93844" w:rsidRPr="00C93844">
        <w:rPr>
          <w:rFonts w:ascii="Times New Roman" w:hAnsi="Times New Roman"/>
          <w:color w:val="FF0000"/>
          <w:szCs w:val="20"/>
        </w:rPr>
        <w:t>X=2(</w:t>
      </w:r>
      <w:r w:rsidR="00C93844" w:rsidRPr="00C93844">
        <w:rPr>
          <w:rFonts w:ascii="Times New Roman" w:hAnsi="Times New Roman"/>
          <w:color w:val="FF0000"/>
          <w:szCs w:val="20"/>
          <w:highlight w:val="darkYellow"/>
        </w:rPr>
        <w:t>working assumption</w:t>
      </w:r>
      <w:r w:rsidR="00C93844" w:rsidRPr="00C93844">
        <w:rPr>
          <w:rFonts w:ascii="Times New Roman" w:hAnsi="Times New Roman"/>
          <w:color w:val="FF0000"/>
          <w:szCs w:val="20"/>
        </w:rPr>
        <w:t>)</w:t>
      </w:r>
    </w:p>
    <w:p w14:paraId="32B22BF1" w14:textId="77777777" w:rsidR="007131DB" w:rsidRPr="00C93844" w:rsidRDefault="007131DB" w:rsidP="00BC4EF6">
      <w:pPr>
        <w:numPr>
          <w:ilvl w:val="1"/>
          <w:numId w:val="136"/>
        </w:numPr>
        <w:ind w:left="2160"/>
        <w:rPr>
          <w:rFonts w:ascii="Times New Roman" w:hAnsi="Times New Roman"/>
          <w:szCs w:val="20"/>
          <w:lang w:eastAsia="x-none"/>
        </w:rPr>
      </w:pPr>
      <w:r w:rsidRPr="00C93844">
        <w:rPr>
          <w:rFonts w:ascii="Times New Roman" w:hAnsi="Times New Roman"/>
          <w:szCs w:val="20"/>
          <w:lang w:eastAsia="x-none"/>
        </w:rPr>
        <w:t>Y RS(s) per BWP for above 3 GHz and below 6 GHz,</w:t>
      </w:r>
    </w:p>
    <w:p w14:paraId="784C8707" w14:textId="158BE5C9" w:rsidR="007131DB" w:rsidRPr="00C93844" w:rsidRDefault="007131DB" w:rsidP="00BC4EF6">
      <w:pPr>
        <w:numPr>
          <w:ilvl w:val="3"/>
          <w:numId w:val="136"/>
        </w:numPr>
        <w:rPr>
          <w:rFonts w:ascii="Times New Roman" w:hAnsi="Times New Roman"/>
          <w:szCs w:val="20"/>
          <w:lang w:eastAsia="x-none"/>
        </w:rPr>
      </w:pPr>
      <w:r w:rsidRPr="00C93844">
        <w:rPr>
          <w:rFonts w:ascii="Times New Roman" w:hAnsi="Times New Roman"/>
          <w:szCs w:val="20"/>
          <w:lang w:eastAsia="x-none"/>
        </w:rPr>
        <w:t>FFS Y – to conclude this week</w:t>
      </w:r>
      <w:r w:rsidR="00C93844" w:rsidRPr="00C93844">
        <w:rPr>
          <w:rFonts w:ascii="Times New Roman" w:hAnsi="Times New Roman"/>
          <w:color w:val="FF0000"/>
          <w:szCs w:val="20"/>
          <w:lang w:eastAsia="x-none"/>
        </w:rPr>
        <w:t xml:space="preserve"> - Y</w:t>
      </w:r>
      <w:r w:rsidR="00C93844" w:rsidRPr="00C93844">
        <w:rPr>
          <w:rFonts w:ascii="Times New Roman" w:hAnsi="Times New Roman"/>
          <w:color w:val="FF0000"/>
          <w:szCs w:val="20"/>
        </w:rPr>
        <w:t>=6(</w:t>
      </w:r>
      <w:r w:rsidR="00C93844" w:rsidRPr="00C93844">
        <w:rPr>
          <w:rFonts w:ascii="Times New Roman" w:hAnsi="Times New Roman"/>
          <w:color w:val="FF0000"/>
          <w:szCs w:val="20"/>
          <w:highlight w:val="darkYellow"/>
        </w:rPr>
        <w:t>working assumption</w:t>
      </w:r>
      <w:r w:rsidR="00C93844" w:rsidRPr="00C93844">
        <w:rPr>
          <w:rFonts w:ascii="Times New Roman" w:hAnsi="Times New Roman"/>
          <w:color w:val="FF0000"/>
          <w:szCs w:val="20"/>
        </w:rPr>
        <w:t>)</w:t>
      </w:r>
    </w:p>
    <w:p w14:paraId="2AE50683" w14:textId="77777777" w:rsidR="007131DB" w:rsidRPr="00C93844" w:rsidRDefault="007131DB" w:rsidP="00BC4EF6">
      <w:pPr>
        <w:numPr>
          <w:ilvl w:val="1"/>
          <w:numId w:val="136"/>
        </w:numPr>
        <w:ind w:left="2160"/>
        <w:rPr>
          <w:rFonts w:ascii="Times New Roman" w:hAnsi="Times New Roman"/>
          <w:szCs w:val="20"/>
          <w:lang w:eastAsia="x-none"/>
        </w:rPr>
      </w:pPr>
      <w:r w:rsidRPr="00C93844">
        <w:rPr>
          <w:rFonts w:ascii="Times New Roman" w:hAnsi="Times New Roman"/>
          <w:szCs w:val="20"/>
          <w:lang w:eastAsia="x-none"/>
        </w:rPr>
        <w:t>Z RS(s) per BWP for above 6 GHz,</w:t>
      </w:r>
    </w:p>
    <w:p w14:paraId="2F37A9E1" w14:textId="15461887" w:rsidR="007131DB" w:rsidRPr="00C93844" w:rsidRDefault="007131DB" w:rsidP="00BC4EF6">
      <w:pPr>
        <w:numPr>
          <w:ilvl w:val="3"/>
          <w:numId w:val="136"/>
        </w:numPr>
        <w:rPr>
          <w:rFonts w:ascii="Times New Roman" w:hAnsi="Times New Roman"/>
          <w:szCs w:val="20"/>
          <w:lang w:eastAsia="x-none"/>
        </w:rPr>
      </w:pPr>
      <w:r w:rsidRPr="00C93844">
        <w:rPr>
          <w:rFonts w:ascii="Times New Roman" w:hAnsi="Times New Roman"/>
          <w:szCs w:val="20"/>
          <w:lang w:eastAsia="x-none"/>
        </w:rPr>
        <w:t>FFS Z – to conclude this week</w:t>
      </w:r>
      <w:r w:rsidR="00C93844" w:rsidRPr="00C93844">
        <w:rPr>
          <w:rFonts w:ascii="Times New Roman" w:hAnsi="Times New Roman"/>
          <w:szCs w:val="20"/>
          <w:lang w:eastAsia="x-none"/>
        </w:rPr>
        <w:t xml:space="preserve"> </w:t>
      </w:r>
      <w:r w:rsidR="00C93844" w:rsidRPr="00C93844">
        <w:rPr>
          <w:rFonts w:ascii="Times New Roman" w:hAnsi="Times New Roman"/>
          <w:color w:val="FF0000"/>
          <w:szCs w:val="20"/>
          <w:lang w:eastAsia="x-none"/>
        </w:rPr>
        <w:t xml:space="preserve">- </w:t>
      </w:r>
      <w:r w:rsidR="00C93844" w:rsidRPr="00C93844">
        <w:rPr>
          <w:rFonts w:ascii="Times New Roman" w:hAnsi="Times New Roman"/>
          <w:color w:val="FF0000"/>
          <w:szCs w:val="20"/>
        </w:rPr>
        <w:t>Z=8(</w:t>
      </w:r>
      <w:r w:rsidR="00C93844" w:rsidRPr="00C93844">
        <w:rPr>
          <w:rFonts w:ascii="Times New Roman" w:hAnsi="Times New Roman"/>
          <w:color w:val="FF0000"/>
          <w:szCs w:val="20"/>
          <w:highlight w:val="darkYellow"/>
        </w:rPr>
        <w:t>working assumption</w:t>
      </w:r>
      <w:r w:rsidR="00C93844" w:rsidRPr="00C93844">
        <w:rPr>
          <w:rFonts w:ascii="Times New Roman" w:hAnsi="Times New Roman"/>
          <w:color w:val="FF0000"/>
          <w:szCs w:val="20"/>
        </w:rPr>
        <w:t>)</w:t>
      </w:r>
    </w:p>
    <w:p w14:paraId="057CF1DC" w14:textId="77777777" w:rsidR="007131DB" w:rsidRPr="007131DB" w:rsidRDefault="007131DB" w:rsidP="00BC4EF6">
      <w:pPr>
        <w:numPr>
          <w:ilvl w:val="1"/>
          <w:numId w:val="136"/>
        </w:numPr>
        <w:ind w:left="2160"/>
        <w:rPr>
          <w:rFonts w:ascii="Times New Roman" w:hAnsi="Times New Roman"/>
          <w:szCs w:val="20"/>
          <w:lang w:eastAsia="x-none"/>
        </w:rPr>
      </w:pPr>
      <w:r w:rsidRPr="007131DB">
        <w:rPr>
          <w:rFonts w:ascii="Times New Roman" w:hAnsi="Times New Roman"/>
          <w:szCs w:val="20"/>
          <w:lang w:eastAsia="x-none"/>
        </w:rPr>
        <w:t xml:space="preserve">where maximum number of BFD-RS(s) is 2 RSs per BWP and maximum number of RLM-RS(s) is 2 RSs per BWP for below 3 GHz, 4 RSs per BWP for above 3 GHz and below 6 GHz, 8 RSs per BWP for above 6 GHz. </w:t>
      </w:r>
    </w:p>
    <w:p w14:paraId="25574596" w14:textId="77777777" w:rsidR="007131DB" w:rsidRPr="007131DB" w:rsidRDefault="007131DB" w:rsidP="00BC4EF6">
      <w:pPr>
        <w:numPr>
          <w:ilvl w:val="0"/>
          <w:numId w:val="136"/>
        </w:numPr>
        <w:ind w:left="1440"/>
        <w:rPr>
          <w:rFonts w:ascii="Times New Roman" w:hAnsi="Times New Roman"/>
          <w:szCs w:val="20"/>
          <w:lang w:eastAsia="x-none"/>
        </w:rPr>
      </w:pPr>
      <w:r w:rsidRPr="007131DB">
        <w:rPr>
          <w:rFonts w:ascii="Times New Roman" w:hAnsi="Times New Roman"/>
          <w:szCs w:val="20"/>
          <w:lang w:eastAsia="x-none"/>
        </w:rPr>
        <w:t>Please note that support of 8 RLM-RSs and 2 BFD-RS for above 6 GHz is feasible if the 2 BFD-RS are a subset of 8 RLM-RSs.</w:t>
      </w:r>
    </w:p>
    <w:p w14:paraId="6E75EFB7" w14:textId="77777777" w:rsidR="007131DB" w:rsidRPr="007131DB" w:rsidRDefault="007131DB" w:rsidP="007131DB">
      <w:pPr>
        <w:ind w:left="1440" w:hanging="720"/>
        <w:rPr>
          <w:rFonts w:ascii="Times New Roman" w:hAnsi="Times New Roman"/>
          <w:szCs w:val="20"/>
        </w:rPr>
      </w:pPr>
      <w:r w:rsidRPr="007131DB">
        <w:rPr>
          <w:rFonts w:ascii="Times New Roman" w:hAnsi="Times New Roman"/>
          <w:szCs w:val="20"/>
        </w:rPr>
        <w:t>Answer 2:</w:t>
      </w:r>
    </w:p>
    <w:p w14:paraId="3D7A2948" w14:textId="77777777" w:rsidR="007131DB" w:rsidRPr="007131DB" w:rsidRDefault="007131DB" w:rsidP="00BC4EF6">
      <w:pPr>
        <w:numPr>
          <w:ilvl w:val="0"/>
          <w:numId w:val="136"/>
        </w:numPr>
        <w:ind w:left="1440"/>
        <w:rPr>
          <w:rFonts w:ascii="Times New Roman" w:hAnsi="Times New Roman"/>
          <w:szCs w:val="20"/>
          <w:lang w:eastAsia="x-none"/>
        </w:rPr>
      </w:pPr>
      <w:r w:rsidRPr="007131DB">
        <w:rPr>
          <w:rFonts w:ascii="Times New Roman" w:hAnsi="Times New Roman"/>
          <w:szCs w:val="20"/>
          <w:lang w:eastAsia="x-none"/>
        </w:rPr>
        <w:t>Yes. They can be completely orthogonal, depending on NW configuration.</w:t>
      </w:r>
    </w:p>
    <w:p w14:paraId="705F2BB8" w14:textId="6C2A4368" w:rsidR="00A620A5" w:rsidRDefault="00A620A5" w:rsidP="007131DB">
      <w:pPr>
        <w:ind w:left="720" w:hanging="720"/>
        <w:rPr>
          <w:lang w:eastAsia="x-none"/>
        </w:rPr>
      </w:pPr>
      <w:r w:rsidRPr="00940049">
        <w:rPr>
          <w:lang w:eastAsia="x-none"/>
        </w:rPr>
        <w:t xml:space="preserve">Draft reply LS to </w:t>
      </w:r>
      <w:hyperlink r:id="rId897" w:history="1">
        <w:r w:rsidR="00FE4C7E" w:rsidRPr="00940049">
          <w:rPr>
            <w:rStyle w:val="Hyperlink"/>
            <w:lang w:eastAsia="x-none"/>
          </w:rPr>
          <w:t>R1-1803577</w:t>
        </w:r>
      </w:hyperlink>
      <w:r w:rsidRPr="00940049">
        <w:rPr>
          <w:lang w:eastAsia="x-none"/>
        </w:rPr>
        <w:t xml:space="preserve"> in </w:t>
      </w:r>
      <w:hyperlink r:id="rId898" w:history="1">
        <w:r w:rsidR="00FE4C7E" w:rsidRPr="00940049">
          <w:rPr>
            <w:rStyle w:val="Hyperlink"/>
            <w:lang w:eastAsia="x-none"/>
          </w:rPr>
          <w:t>R1-1805718</w:t>
        </w:r>
      </w:hyperlink>
      <w:r w:rsidRPr="00940049">
        <w:rPr>
          <w:lang w:eastAsia="x-none"/>
        </w:rPr>
        <w:t>.</w:t>
      </w:r>
    </w:p>
    <w:p w14:paraId="6FC58CCC" w14:textId="6F2420BA" w:rsidR="00A620A5" w:rsidRPr="00940049" w:rsidRDefault="00940049" w:rsidP="007131DB">
      <w:pPr>
        <w:ind w:left="720" w:hanging="720"/>
        <w:rPr>
          <w:b/>
          <w:lang w:eastAsia="x-none"/>
        </w:rPr>
      </w:pPr>
      <w:r w:rsidRPr="00940049">
        <w:rPr>
          <w:b/>
          <w:lang w:eastAsia="x-none"/>
        </w:rPr>
        <w:t>Friday</w:t>
      </w:r>
    </w:p>
    <w:p w14:paraId="58087B47" w14:textId="523E023F" w:rsidR="00940049" w:rsidRPr="00940049" w:rsidRDefault="00940049" w:rsidP="007131DB">
      <w:pPr>
        <w:ind w:left="720" w:hanging="720"/>
        <w:rPr>
          <w:b/>
          <w:lang w:eastAsia="x-none"/>
        </w:rPr>
      </w:pPr>
      <w:r w:rsidRPr="00940049">
        <w:rPr>
          <w:b/>
          <w:lang w:eastAsia="x-none"/>
        </w:rPr>
        <w:t>R1-1805718</w:t>
      </w:r>
      <w:r w:rsidRPr="00940049">
        <w:rPr>
          <w:b/>
          <w:lang w:eastAsia="x-none"/>
        </w:rPr>
        <w:tab/>
        <w:t>[DRAFT] Reply LS on RAN1 on Beam- and Cell- Radio-Link-Monitoring</w:t>
      </w:r>
      <w:r w:rsidRPr="00940049">
        <w:rPr>
          <w:b/>
          <w:lang w:eastAsia="x-none"/>
        </w:rPr>
        <w:tab/>
        <w:t>Intel</w:t>
      </w:r>
    </w:p>
    <w:p w14:paraId="53E725F1" w14:textId="0D04701F" w:rsidR="00940049" w:rsidRDefault="00940049" w:rsidP="0094004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endorsed and final LS is </w:t>
      </w:r>
      <w:r w:rsidRPr="00560B17">
        <w:rPr>
          <w:rFonts w:ascii="Times New Roman" w:hAnsi="Times New Roman"/>
          <w:szCs w:val="20"/>
          <w:highlight w:val="green"/>
        </w:rPr>
        <w:t>approved in R1-</w:t>
      </w:r>
      <w:r w:rsidR="00560B17" w:rsidRPr="00560B17">
        <w:rPr>
          <w:rFonts w:ascii="Times New Roman" w:hAnsi="Times New Roman"/>
          <w:szCs w:val="20"/>
          <w:highlight w:val="green"/>
        </w:rPr>
        <w:t>1805761</w:t>
      </w:r>
      <w:r w:rsidR="00560B17">
        <w:rPr>
          <w:rFonts w:ascii="Times New Roman" w:hAnsi="Times New Roman"/>
          <w:szCs w:val="20"/>
        </w:rPr>
        <w:t>.</w:t>
      </w:r>
    </w:p>
    <w:p w14:paraId="2FE91A02" w14:textId="2035CBA0" w:rsidR="00940049" w:rsidRDefault="00940049" w:rsidP="007131DB">
      <w:pPr>
        <w:ind w:left="720" w:hanging="720"/>
        <w:rPr>
          <w:lang w:eastAsia="x-none"/>
        </w:rPr>
      </w:pPr>
    </w:p>
    <w:p w14:paraId="4AD18C38" w14:textId="77777777" w:rsidR="00940049" w:rsidRPr="007131DB" w:rsidRDefault="00940049" w:rsidP="007131DB">
      <w:pPr>
        <w:ind w:left="720" w:hanging="720"/>
        <w:rPr>
          <w:lang w:eastAsia="x-none"/>
        </w:rPr>
      </w:pPr>
    </w:p>
    <w:p w14:paraId="7E2812F7" w14:textId="77777777" w:rsidR="007131DB" w:rsidRPr="007131DB" w:rsidRDefault="007131DB" w:rsidP="007131DB">
      <w:pPr>
        <w:ind w:left="720" w:hanging="720"/>
        <w:rPr>
          <w:szCs w:val="20"/>
          <w:lang w:eastAsia="x-none"/>
        </w:rPr>
      </w:pPr>
      <w:r w:rsidRPr="007131DB">
        <w:rPr>
          <w:szCs w:val="20"/>
          <w:highlight w:val="green"/>
          <w:lang w:eastAsia="x-none"/>
        </w:rPr>
        <w:t>Agreements</w:t>
      </w:r>
      <w:r w:rsidRPr="007131DB">
        <w:rPr>
          <w:szCs w:val="20"/>
          <w:lang w:eastAsia="x-none"/>
        </w:rPr>
        <w:t>:</w:t>
      </w:r>
    </w:p>
    <w:p w14:paraId="626C8564" w14:textId="77777777" w:rsidR="007131DB" w:rsidRPr="007131DB" w:rsidRDefault="007131DB" w:rsidP="00BC4EF6">
      <w:pPr>
        <w:numPr>
          <w:ilvl w:val="0"/>
          <w:numId w:val="137"/>
        </w:numPr>
        <w:rPr>
          <w:rFonts w:ascii="Times New Roman" w:hAnsi="Times New Roman"/>
          <w:szCs w:val="20"/>
          <w:lang w:eastAsia="x-none"/>
        </w:rPr>
      </w:pPr>
      <w:r w:rsidRPr="007131DB">
        <w:rPr>
          <w:rFonts w:ascii="Times New Roman" w:hAnsi="Times New Roman"/>
          <w:szCs w:val="20"/>
          <w:lang w:eastAsia="x-none"/>
        </w:rPr>
        <w:t>Further clarification of RAN2 agreement (will require additional physical layer text proposals):</w:t>
      </w:r>
    </w:p>
    <w:p w14:paraId="78462A50" w14:textId="77777777" w:rsidR="007131DB" w:rsidRPr="007131DB" w:rsidRDefault="007131DB" w:rsidP="00BC4EF6">
      <w:pPr>
        <w:numPr>
          <w:ilvl w:val="1"/>
          <w:numId w:val="137"/>
        </w:numPr>
        <w:rPr>
          <w:rFonts w:ascii="Times New Roman" w:hAnsi="Times New Roman"/>
          <w:szCs w:val="20"/>
          <w:lang w:eastAsia="x-none"/>
        </w:rPr>
      </w:pPr>
      <w:r w:rsidRPr="007131DB">
        <w:rPr>
          <w:rFonts w:ascii="Times New Roman" w:hAnsi="Times New Roman"/>
          <w:szCs w:val="20"/>
          <w:lang w:eastAsia="x-none"/>
        </w:rPr>
        <w:t>Working assumption: If the TCI-states refer to CSI-RS for tracking, it is up to UE to select a NZP-CSI-RS resource from the configured resources for CSI-RS for tracking for RLM</w:t>
      </w:r>
    </w:p>
    <w:p w14:paraId="36D228DD" w14:textId="77777777" w:rsidR="007131DB" w:rsidRPr="007131DB" w:rsidRDefault="007131DB" w:rsidP="00BC4EF6">
      <w:pPr>
        <w:numPr>
          <w:ilvl w:val="1"/>
          <w:numId w:val="137"/>
        </w:numPr>
        <w:rPr>
          <w:rFonts w:ascii="Times New Roman" w:hAnsi="Times New Roman"/>
          <w:szCs w:val="20"/>
          <w:lang w:eastAsia="x-none"/>
        </w:rPr>
      </w:pPr>
      <w:r w:rsidRPr="007131DB">
        <w:rPr>
          <w:rFonts w:ascii="Times New Roman" w:hAnsi="Times New Roman"/>
          <w:szCs w:val="20"/>
          <w:lang w:eastAsia="x-none"/>
        </w:rPr>
        <w:t>FFS on the UE behavior when TCI-states indicate a combination of SSB, CSI-RS, and CSI-RS for tracking</w:t>
      </w:r>
    </w:p>
    <w:p w14:paraId="37766C0B" w14:textId="77777777" w:rsidR="007131DB" w:rsidRPr="007131DB" w:rsidRDefault="007131DB" w:rsidP="007131DB"/>
    <w:p w14:paraId="551BBFF5" w14:textId="77777777" w:rsidR="007131DB" w:rsidRPr="007131DB" w:rsidRDefault="007131DB" w:rsidP="007131DB"/>
    <w:p w14:paraId="2612C5E3" w14:textId="742AFB44" w:rsidR="007131DB" w:rsidRPr="00C93844" w:rsidRDefault="007131DB" w:rsidP="00C93844">
      <w:pPr>
        <w:rPr>
          <w:rFonts w:ascii="Times New Roman" w:hAnsi="Times New Roman"/>
          <w:szCs w:val="20"/>
          <w:lang w:eastAsia="x-none"/>
        </w:rPr>
      </w:pPr>
      <w:r w:rsidRPr="00C93844">
        <w:rPr>
          <w:rFonts w:ascii="Times New Roman" w:hAnsi="Times New Roman"/>
          <w:szCs w:val="20"/>
          <w:lang w:eastAsia="x-none"/>
        </w:rPr>
        <w:t>Proposal:</w:t>
      </w:r>
      <w:r w:rsidR="00C93844" w:rsidRPr="00C93844">
        <w:rPr>
          <w:rFonts w:ascii="Times New Roman" w:hAnsi="Times New Roman"/>
          <w:szCs w:val="20"/>
          <w:lang w:eastAsia="x-none"/>
        </w:rPr>
        <w:t xml:space="preserve"> </w:t>
      </w:r>
      <w:r w:rsidRPr="00C93844">
        <w:rPr>
          <w:rFonts w:ascii="Times New Roman" w:hAnsi="Times New Roman"/>
          <w:szCs w:val="20"/>
          <w:lang w:eastAsia="x-none"/>
        </w:rPr>
        <w:t>Agree to the following text proposal</w:t>
      </w:r>
    </w:p>
    <w:p w14:paraId="393E51EF" w14:textId="77777777" w:rsidR="007131DB" w:rsidRPr="00C93844" w:rsidRDefault="007131DB" w:rsidP="00C93844">
      <w:pPr>
        <w:suppressAutoHyphens/>
        <w:overflowPunct w:val="0"/>
        <w:autoSpaceDE w:val="0"/>
        <w:textAlignment w:val="baseline"/>
        <w:rPr>
          <w:rFonts w:ascii="Times New Roman" w:eastAsia="Times New Roman" w:hAnsi="Times New Roman"/>
          <w:i/>
          <w:szCs w:val="20"/>
          <w:lang w:eastAsia="ar-SA"/>
        </w:rPr>
      </w:pPr>
      <w:r w:rsidRPr="00C93844">
        <w:rPr>
          <w:rFonts w:ascii="Times New Roman" w:eastAsia="Times New Roman" w:hAnsi="Times New Roman"/>
          <w:i/>
          <w:szCs w:val="20"/>
          <w:lang w:eastAsia="ar-SA"/>
        </w:rPr>
        <w:t xml:space="preserve">=== Text Proposal Starts 38.213 section 5 === </w:t>
      </w:r>
    </w:p>
    <w:p w14:paraId="26DA07B5" w14:textId="77777777" w:rsidR="007131DB" w:rsidRPr="00C93844" w:rsidRDefault="007131DB" w:rsidP="007131DB">
      <w:pPr>
        <w:ind w:left="720" w:hanging="720"/>
        <w:rPr>
          <w:color w:val="FF0000"/>
          <w:szCs w:val="20"/>
        </w:rPr>
      </w:pPr>
      <w:r w:rsidRPr="00C93844">
        <w:rPr>
          <w:color w:val="FF0000"/>
          <w:szCs w:val="20"/>
        </w:rPr>
        <w:t>--- parts that are not affected are omitted ---</w:t>
      </w:r>
    </w:p>
    <w:p w14:paraId="156661FB" w14:textId="77777777" w:rsidR="007131DB" w:rsidRPr="00C93844" w:rsidRDefault="007131DB" w:rsidP="007131DB">
      <w:pPr>
        <w:ind w:left="720" w:hanging="720"/>
        <w:rPr>
          <w:szCs w:val="20"/>
        </w:rPr>
      </w:pPr>
      <w:r w:rsidRPr="00C93844">
        <w:rPr>
          <w:rFonts w:eastAsia="MS Mincho"/>
          <w:szCs w:val="20"/>
          <w:lang w:eastAsia="ja-JP"/>
        </w:rPr>
        <w:t xml:space="preserve">A </w:t>
      </w:r>
      <w:r w:rsidRPr="00C93844">
        <w:rPr>
          <w:szCs w:val="20"/>
        </w:rPr>
        <w:t xml:space="preserve">UE can be configured for each SpCell [11, TS 38.321] with a set of resource indexes for radio link monitoring by higher layer parameter </w:t>
      </w:r>
      <w:r w:rsidRPr="00C93844">
        <w:rPr>
          <w:i/>
          <w:color w:val="FF0000"/>
          <w:szCs w:val="20"/>
        </w:rPr>
        <w:t>RadioLinkMonitoringConfig</w:t>
      </w:r>
      <w:r w:rsidRPr="00C93844">
        <w:rPr>
          <w:i/>
          <w:strike/>
          <w:color w:val="FF0000"/>
          <w:szCs w:val="20"/>
        </w:rPr>
        <w:t xml:space="preserve"> RLM-RS-List</w:t>
      </w:r>
      <w:r w:rsidRPr="00C93844">
        <w:rPr>
          <w:szCs w:val="20"/>
        </w:rPr>
        <w:t xml:space="preserve">. The UE is provided by higher layer parameter </w:t>
      </w:r>
      <w:r w:rsidRPr="00C93844">
        <w:rPr>
          <w:i/>
          <w:color w:val="FF0000"/>
          <w:szCs w:val="20"/>
        </w:rPr>
        <w:t>failureDetectionResources</w:t>
      </w:r>
      <w:r w:rsidRPr="00C93844">
        <w:rPr>
          <w:iCs/>
          <w:color w:val="FF0000"/>
          <w:szCs w:val="20"/>
        </w:rPr>
        <w:t xml:space="preserve"> </w:t>
      </w:r>
      <w:r w:rsidRPr="00C93844">
        <w:rPr>
          <w:i/>
          <w:strike/>
          <w:color w:val="FF0000"/>
          <w:szCs w:val="20"/>
        </w:rPr>
        <w:t>RLM-RS</w:t>
      </w:r>
      <w:r w:rsidRPr="00C93844">
        <w:rPr>
          <w:szCs w:val="20"/>
        </w:rPr>
        <w:t xml:space="preserve"> an association between a resource index, from the set of resource indexes, with either a CSI-RS resource configuration or a SS/PBCH block. For a CSI-RS resource configuration, the UE is provided a corresponding index by higher layer parameter </w:t>
      </w:r>
      <w:r w:rsidRPr="00C93844">
        <w:rPr>
          <w:i/>
          <w:color w:val="FF0000"/>
          <w:szCs w:val="20"/>
        </w:rPr>
        <w:t>csi-RS-Index</w:t>
      </w:r>
      <w:r w:rsidRPr="00C93844">
        <w:rPr>
          <w:i/>
          <w:strike/>
          <w:color w:val="FF0000"/>
          <w:szCs w:val="20"/>
        </w:rPr>
        <w:t>RLM-CSIRS</w:t>
      </w:r>
      <w:r w:rsidRPr="00C93844">
        <w:rPr>
          <w:szCs w:val="20"/>
        </w:rPr>
        <w:t xml:space="preserve">. The higher layer parameters </w:t>
      </w:r>
      <w:r w:rsidRPr="00C93844">
        <w:rPr>
          <w:i/>
          <w:szCs w:val="20"/>
        </w:rPr>
        <w:t>CSI-IM-RE-pattern</w:t>
      </w:r>
      <w:r w:rsidRPr="00C93844">
        <w:rPr>
          <w:szCs w:val="20"/>
        </w:rPr>
        <w:t xml:space="preserve">, </w:t>
      </w:r>
      <w:r w:rsidRPr="00C93844">
        <w:rPr>
          <w:i/>
          <w:szCs w:val="20"/>
        </w:rPr>
        <w:t>CSI-IM-Resource</w:t>
      </w:r>
      <w:r w:rsidRPr="00C93844">
        <w:rPr>
          <w:szCs w:val="20"/>
        </w:rPr>
        <w:t xml:space="preserve">, </w:t>
      </w:r>
      <w:r w:rsidRPr="00C93844">
        <w:rPr>
          <w:i/>
          <w:szCs w:val="20"/>
        </w:rPr>
        <w:t>CSI-IM-ResourceId</w:t>
      </w:r>
      <w:r w:rsidRPr="00C93844">
        <w:rPr>
          <w:szCs w:val="20"/>
        </w:rPr>
        <w:t xml:space="preserve">, </w:t>
      </w:r>
      <w:r w:rsidRPr="00C93844">
        <w:rPr>
          <w:i/>
          <w:szCs w:val="20"/>
        </w:rPr>
        <w:t>CSI-IM-timeConfig</w:t>
      </w:r>
      <w:r w:rsidRPr="00C93844">
        <w:rPr>
          <w:szCs w:val="20"/>
        </w:rPr>
        <w:t xml:space="preserve">, </w:t>
      </w:r>
      <w:r w:rsidRPr="00C93844">
        <w:rPr>
          <w:i/>
          <w:szCs w:val="20"/>
        </w:rPr>
        <w:t>CSI-IM-FreqBand</w:t>
      </w:r>
      <w:r w:rsidRPr="00C93844">
        <w:rPr>
          <w:szCs w:val="20"/>
        </w:rPr>
        <w:t xml:space="preserve">, </w:t>
      </w:r>
      <w:r w:rsidRPr="00C93844">
        <w:rPr>
          <w:i/>
          <w:szCs w:val="20"/>
        </w:rPr>
        <w:t>CSI-IM-ResourceMapping</w:t>
      </w:r>
      <w:r w:rsidRPr="00C93844">
        <w:rPr>
          <w:szCs w:val="20"/>
        </w:rPr>
        <w:t xml:space="preserve">, and </w:t>
      </w:r>
      <w:r w:rsidRPr="00C93844">
        <w:rPr>
          <w:i/>
          <w:szCs w:val="20"/>
        </w:rPr>
        <w:t>Pc_SS</w:t>
      </w:r>
      <w:r w:rsidRPr="00C93844">
        <w:rPr>
          <w:szCs w:val="20"/>
        </w:rPr>
        <w:t xml:space="preserve"> in the CSI-RS configuration are not applicable. In CSI-RS resource configuration, a UE expects to be provided only ‘No CDM’ from higher layer parameter </w:t>
      </w:r>
      <w:r w:rsidRPr="00C93844">
        <w:rPr>
          <w:i/>
          <w:szCs w:val="20"/>
        </w:rPr>
        <w:t xml:space="preserve">CDM-Type, </w:t>
      </w:r>
      <w:r w:rsidRPr="00C93844">
        <w:rPr>
          <w:szCs w:val="20"/>
        </w:rPr>
        <w:t xml:space="preserve">only ‘1’ and ‘3’ from higher layer parameter </w:t>
      </w:r>
      <w:r w:rsidRPr="00C93844">
        <w:rPr>
          <w:i/>
          <w:szCs w:val="20"/>
        </w:rPr>
        <w:t>density</w:t>
      </w:r>
      <w:r w:rsidRPr="00C93844">
        <w:rPr>
          <w:szCs w:val="20"/>
        </w:rPr>
        <w:t xml:space="preserve">, and only ‘1 port’ from higher layer parameter </w:t>
      </w:r>
      <w:r w:rsidRPr="00C93844">
        <w:rPr>
          <w:i/>
          <w:szCs w:val="20"/>
        </w:rPr>
        <w:t>nrofPorts</w:t>
      </w:r>
      <w:r w:rsidRPr="00C93844">
        <w:rPr>
          <w:szCs w:val="20"/>
        </w:rPr>
        <w:t xml:space="preserve"> [6, TS 38.214]. For a SS/PBCH block, the UE is provided a corresponding index by higher layer parameter </w:t>
      </w:r>
      <w:r w:rsidRPr="00C93844">
        <w:rPr>
          <w:i/>
          <w:color w:val="FF0000"/>
          <w:szCs w:val="20"/>
        </w:rPr>
        <w:t>ssb-Index</w:t>
      </w:r>
      <w:r w:rsidRPr="00C93844">
        <w:rPr>
          <w:i/>
          <w:strike/>
          <w:color w:val="FF0000"/>
          <w:szCs w:val="20"/>
        </w:rPr>
        <w:t xml:space="preserve"> RLM-SSB</w:t>
      </w:r>
      <w:r w:rsidRPr="00C93844">
        <w:rPr>
          <w:szCs w:val="20"/>
        </w:rPr>
        <w:t xml:space="preserve">. </w:t>
      </w:r>
    </w:p>
    <w:p w14:paraId="13C988A4" w14:textId="77777777" w:rsidR="007131DB" w:rsidRPr="007131DB" w:rsidRDefault="007131DB" w:rsidP="007131DB">
      <w:pPr>
        <w:ind w:left="720" w:hanging="720"/>
        <w:rPr>
          <w:color w:val="FF0000"/>
          <w:szCs w:val="20"/>
          <w:u w:val="single"/>
        </w:rPr>
      </w:pPr>
      <w:r w:rsidRPr="00C93844">
        <w:rPr>
          <w:color w:val="FF0000"/>
          <w:szCs w:val="20"/>
          <w:u w:val="single"/>
        </w:rPr>
        <w:t xml:space="preserve">If the UE is not provided with </w:t>
      </w:r>
      <w:r w:rsidRPr="00C93844">
        <w:rPr>
          <w:iCs/>
          <w:color w:val="FF0000"/>
          <w:szCs w:val="20"/>
          <w:u w:val="single"/>
        </w:rPr>
        <w:t xml:space="preserve">higher layer parameter </w:t>
      </w:r>
      <w:r w:rsidRPr="00C93844">
        <w:rPr>
          <w:i/>
          <w:color w:val="FF0000"/>
          <w:szCs w:val="20"/>
          <w:u w:val="single"/>
        </w:rPr>
        <w:t>RadioLinkMonitoringRS</w:t>
      </w:r>
      <w:r w:rsidRPr="00C93844">
        <w:rPr>
          <w:color w:val="FF0000"/>
          <w:szCs w:val="20"/>
          <w:u w:val="single"/>
        </w:rPr>
        <w:t xml:space="preserve"> list for the purpose of radio link monitoring</w:t>
      </w:r>
      <w:r w:rsidRPr="00C93844">
        <w:rPr>
          <w:iCs/>
          <w:color w:val="FF0000"/>
          <w:szCs w:val="20"/>
          <w:u w:val="single"/>
        </w:rPr>
        <w:t xml:space="preserve">, the UE determines the set </w:t>
      </w:r>
      <w:r w:rsidRPr="00C93844">
        <w:rPr>
          <w:i/>
          <w:iCs/>
          <w:color w:val="FF0000"/>
          <w:szCs w:val="20"/>
          <w:u w:val="single"/>
        </w:rPr>
        <w:t xml:space="preserve">of </w:t>
      </w:r>
      <w:r w:rsidRPr="00C93844">
        <w:rPr>
          <w:i/>
          <w:color w:val="FF0000"/>
          <w:szCs w:val="20"/>
          <w:u w:val="single"/>
        </w:rPr>
        <w:t>failureDetectionResources</w:t>
      </w:r>
      <w:r w:rsidRPr="00C93844">
        <w:rPr>
          <w:iCs/>
          <w:color w:val="FF0000"/>
          <w:szCs w:val="20"/>
          <w:u w:val="single"/>
        </w:rPr>
        <w:t xml:space="preserve"> to include SS/PBCH block indexes and CSI-RS resource configuration indexes with same values as the RS indexes in the RS sets indicated by</w:t>
      </w:r>
      <w:r w:rsidRPr="00C93844">
        <w:rPr>
          <w:color w:val="FF0000"/>
          <w:szCs w:val="20"/>
          <w:u w:val="single"/>
        </w:rPr>
        <w:t xml:space="preserve"> the active TCI states for respective control resource sets that the UE is configured for monitoring PDCCH.</w:t>
      </w:r>
      <w:r w:rsidRPr="007131DB">
        <w:rPr>
          <w:iCs/>
          <w:color w:val="FF0000"/>
          <w:szCs w:val="20"/>
          <w:u w:val="single"/>
        </w:rPr>
        <w:t xml:space="preserve">  </w:t>
      </w:r>
    </w:p>
    <w:p w14:paraId="358BC6BB" w14:textId="05842D35" w:rsidR="007131DB" w:rsidRDefault="007131DB" w:rsidP="007131DB">
      <w:pPr>
        <w:ind w:left="720" w:hanging="720"/>
        <w:rPr>
          <w:lang w:eastAsia="x-none"/>
        </w:rPr>
      </w:pPr>
    </w:p>
    <w:p w14:paraId="3AC7078C" w14:textId="10B7E67C" w:rsidR="00C93844" w:rsidRPr="00C93844" w:rsidRDefault="00C93844" w:rsidP="007131DB">
      <w:pPr>
        <w:ind w:left="720" w:hanging="720"/>
        <w:rPr>
          <w:b/>
          <w:lang w:eastAsia="x-none"/>
        </w:rPr>
      </w:pPr>
      <w:r w:rsidRPr="00C93844">
        <w:rPr>
          <w:b/>
          <w:lang w:eastAsia="x-none"/>
        </w:rPr>
        <w:t>Thursday</w:t>
      </w:r>
    </w:p>
    <w:p w14:paraId="6167123E" w14:textId="737D1C8A" w:rsidR="009125E3" w:rsidRPr="00C93844" w:rsidRDefault="00603E09" w:rsidP="00C93844">
      <w:pPr>
        <w:ind w:left="720" w:hanging="720"/>
        <w:rPr>
          <w:b/>
          <w:lang w:eastAsia="x-none"/>
        </w:rPr>
      </w:pPr>
      <w:hyperlink r:id="rId899" w:history="1">
        <w:r w:rsidR="00FE4C7E">
          <w:rPr>
            <w:rStyle w:val="Hyperlink"/>
            <w:b/>
            <w:lang w:eastAsia="x-none"/>
          </w:rPr>
          <w:t>R1-1805697</w:t>
        </w:r>
      </w:hyperlink>
      <w:r w:rsidR="00C93844" w:rsidRPr="00C93844">
        <w:rPr>
          <w:b/>
          <w:lang w:eastAsia="x-none"/>
        </w:rPr>
        <w:tab/>
        <w:t>Summary of Offline Discussion for NR Radio Link Monitoring</w:t>
      </w:r>
      <w:r w:rsidR="00C93844" w:rsidRPr="00C93844">
        <w:rPr>
          <w:b/>
          <w:lang w:eastAsia="x-none"/>
        </w:rPr>
        <w:tab/>
        <w:t>Intel</w:t>
      </w:r>
    </w:p>
    <w:p w14:paraId="57690F97" w14:textId="77777777" w:rsidR="00C93844" w:rsidRDefault="00C93844" w:rsidP="00C9384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9F041E5" w14:textId="711CE3C0" w:rsidR="00C93844" w:rsidRDefault="00C93844" w:rsidP="00C93844">
      <w:pPr>
        <w:ind w:left="720" w:hanging="720"/>
        <w:rPr>
          <w:lang w:eastAsia="x-none"/>
        </w:rPr>
      </w:pPr>
    </w:p>
    <w:p w14:paraId="74F77841" w14:textId="77777777" w:rsidR="00C93844" w:rsidRPr="00C93844" w:rsidRDefault="00C93844" w:rsidP="00C93844">
      <w:pPr>
        <w:ind w:left="720" w:hanging="720"/>
        <w:rPr>
          <w:szCs w:val="20"/>
          <w:lang w:eastAsia="x-none"/>
        </w:rPr>
      </w:pPr>
      <w:r w:rsidRPr="00C93844">
        <w:rPr>
          <w:b/>
          <w:szCs w:val="20"/>
          <w:u w:val="single"/>
          <w:lang w:eastAsia="x-none"/>
        </w:rPr>
        <w:t>Conclusion</w:t>
      </w:r>
      <w:r w:rsidRPr="00C93844">
        <w:rPr>
          <w:szCs w:val="20"/>
          <w:lang w:eastAsia="x-none"/>
        </w:rPr>
        <w:t>:</w:t>
      </w:r>
    </w:p>
    <w:p w14:paraId="54CD5EE2" w14:textId="77777777" w:rsidR="00C93844" w:rsidRPr="00C93844" w:rsidRDefault="00C93844" w:rsidP="000907DF">
      <w:pPr>
        <w:pStyle w:val="ListParagraph"/>
        <w:numPr>
          <w:ilvl w:val="0"/>
          <w:numId w:val="218"/>
        </w:numPr>
      </w:pPr>
      <w:r w:rsidRPr="00C93844">
        <w:t>It is RAN1 understanding that each CSI-RS resource can be configured with QCL-info independently, and in general UE may not assume that different reference signals have QCL relationship unless configured. No further clarification is needed on the QCL assumption for RLM-RSs.</w:t>
      </w:r>
    </w:p>
    <w:p w14:paraId="7C5A3CB9" w14:textId="5FE23323" w:rsidR="00C93844" w:rsidRDefault="00C93844" w:rsidP="00C93844">
      <w:pPr>
        <w:ind w:left="720" w:hanging="720"/>
        <w:rPr>
          <w:lang w:eastAsia="x-none"/>
        </w:rPr>
      </w:pPr>
    </w:p>
    <w:p w14:paraId="03D0A7A6" w14:textId="00034052" w:rsidR="00C93844" w:rsidRPr="00560B17" w:rsidRDefault="00560B17" w:rsidP="00C93844">
      <w:pPr>
        <w:ind w:left="720" w:hanging="720"/>
        <w:rPr>
          <w:b/>
          <w:lang w:eastAsia="x-none"/>
        </w:rPr>
      </w:pPr>
      <w:r w:rsidRPr="00560B17">
        <w:rPr>
          <w:b/>
          <w:lang w:eastAsia="x-none"/>
        </w:rPr>
        <w:t>Friday</w:t>
      </w:r>
    </w:p>
    <w:p w14:paraId="17C72CC9" w14:textId="4A4A55B0" w:rsidR="00560B17" w:rsidRPr="00560B17" w:rsidRDefault="00560B17" w:rsidP="00C93844">
      <w:pPr>
        <w:ind w:left="720" w:hanging="720"/>
        <w:rPr>
          <w:b/>
          <w:lang w:eastAsia="x-none"/>
        </w:rPr>
      </w:pPr>
      <w:r w:rsidRPr="00560B17">
        <w:rPr>
          <w:b/>
          <w:lang w:eastAsia="x-none"/>
        </w:rPr>
        <w:t>R1-1805737</w:t>
      </w:r>
      <w:r w:rsidRPr="00560B17">
        <w:rPr>
          <w:b/>
          <w:lang w:eastAsia="x-none"/>
        </w:rPr>
        <w:tab/>
        <w:t>Summary of Offline Discussion for NR Radio Link Monitoring</w:t>
      </w:r>
      <w:r w:rsidRPr="00560B17">
        <w:rPr>
          <w:b/>
          <w:lang w:eastAsia="x-none"/>
        </w:rPr>
        <w:tab/>
        <w:t>Intel</w:t>
      </w:r>
    </w:p>
    <w:p w14:paraId="053EF7C0" w14:textId="77777777" w:rsidR="00560B17" w:rsidRDefault="00560B17" w:rsidP="00560B1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20C61C94" w14:textId="7F0CD640" w:rsidR="00560B17" w:rsidRDefault="00560B17" w:rsidP="00C93844">
      <w:pPr>
        <w:ind w:left="720" w:hanging="720"/>
        <w:rPr>
          <w:lang w:eastAsia="x-none"/>
        </w:rPr>
      </w:pPr>
    </w:p>
    <w:p w14:paraId="2A8451A2" w14:textId="77777777" w:rsidR="00560B17" w:rsidRDefault="00560B17" w:rsidP="00C93844">
      <w:pPr>
        <w:ind w:left="720" w:hanging="720"/>
        <w:rPr>
          <w:lang w:eastAsia="x-none"/>
        </w:rPr>
      </w:pPr>
    </w:p>
    <w:p w14:paraId="3618B38D" w14:textId="0CC8C467" w:rsidR="00254752" w:rsidRPr="00254752" w:rsidRDefault="00603E09" w:rsidP="00254752">
      <w:pPr>
        <w:ind w:left="720" w:hanging="720"/>
        <w:rPr>
          <w:lang w:eastAsia="x-none"/>
        </w:rPr>
      </w:pPr>
      <w:hyperlink r:id="rId900" w:history="1">
        <w:r w:rsidR="00FE4C7E">
          <w:rPr>
            <w:rStyle w:val="Hyperlink"/>
            <w:lang w:eastAsia="x-none"/>
          </w:rPr>
          <w:t>R1-1803612</w:t>
        </w:r>
      </w:hyperlink>
      <w:r w:rsidR="00254752" w:rsidRPr="00254752">
        <w:rPr>
          <w:lang w:eastAsia="x-none"/>
        </w:rPr>
        <w:tab/>
        <w:t>Remaining details of RLM</w:t>
      </w:r>
      <w:r w:rsidR="00254752" w:rsidRPr="00254752">
        <w:rPr>
          <w:lang w:eastAsia="x-none"/>
        </w:rPr>
        <w:tab/>
        <w:t>ZTE, Sanechips</w:t>
      </w:r>
    </w:p>
    <w:p w14:paraId="6CACFD0A" w14:textId="2CE70F25" w:rsidR="00254752" w:rsidRPr="00254752" w:rsidRDefault="00603E09" w:rsidP="00254752">
      <w:pPr>
        <w:ind w:left="720" w:hanging="720"/>
        <w:rPr>
          <w:lang w:eastAsia="x-none"/>
        </w:rPr>
      </w:pPr>
      <w:hyperlink r:id="rId901" w:history="1">
        <w:r w:rsidR="00FE4C7E">
          <w:rPr>
            <w:rStyle w:val="Hyperlink"/>
            <w:lang w:eastAsia="x-none"/>
          </w:rPr>
          <w:t>R1-1803631</w:t>
        </w:r>
      </w:hyperlink>
      <w:r w:rsidR="00254752" w:rsidRPr="00254752">
        <w:rPr>
          <w:lang w:eastAsia="x-none"/>
        </w:rPr>
        <w:tab/>
        <w:t>Remaining details on NR RLM</w:t>
      </w:r>
      <w:r w:rsidR="00254752" w:rsidRPr="00254752">
        <w:rPr>
          <w:lang w:eastAsia="x-none"/>
        </w:rPr>
        <w:tab/>
        <w:t>Huawei, HiSilicon</w:t>
      </w:r>
    </w:p>
    <w:p w14:paraId="43745A26" w14:textId="2FBEF4CC" w:rsidR="00254752" w:rsidRPr="00254752" w:rsidRDefault="00603E09" w:rsidP="00254752">
      <w:pPr>
        <w:ind w:left="720" w:hanging="720"/>
        <w:rPr>
          <w:lang w:eastAsia="x-none"/>
        </w:rPr>
      </w:pPr>
      <w:hyperlink r:id="rId902" w:history="1">
        <w:r w:rsidR="00FE4C7E">
          <w:rPr>
            <w:rStyle w:val="Hyperlink"/>
            <w:lang w:eastAsia="x-none"/>
          </w:rPr>
          <w:t>R1-1803735</w:t>
        </w:r>
      </w:hyperlink>
      <w:r w:rsidR="00254752" w:rsidRPr="00254752">
        <w:rPr>
          <w:lang w:eastAsia="x-none"/>
        </w:rPr>
        <w:tab/>
        <w:t>Remaining Issues on NR Radio Link Monitoring</w:t>
      </w:r>
      <w:r w:rsidR="00254752" w:rsidRPr="00254752">
        <w:rPr>
          <w:lang w:eastAsia="x-none"/>
        </w:rPr>
        <w:tab/>
        <w:t>CATT</w:t>
      </w:r>
    </w:p>
    <w:p w14:paraId="61B344D6" w14:textId="43EDC0C3" w:rsidR="00254752" w:rsidRPr="00254752" w:rsidRDefault="00603E09" w:rsidP="00254752">
      <w:pPr>
        <w:ind w:left="720" w:hanging="720"/>
        <w:rPr>
          <w:lang w:eastAsia="x-none"/>
        </w:rPr>
      </w:pPr>
      <w:hyperlink r:id="rId903" w:history="1">
        <w:r w:rsidR="00FE4C7E">
          <w:rPr>
            <w:rStyle w:val="Hyperlink"/>
            <w:lang w:eastAsia="x-none"/>
          </w:rPr>
          <w:t>R1-1803994</w:t>
        </w:r>
      </w:hyperlink>
      <w:r w:rsidR="00254752" w:rsidRPr="00254752">
        <w:rPr>
          <w:lang w:eastAsia="x-none"/>
        </w:rPr>
        <w:tab/>
        <w:t>Remaining details on NR RLM</w:t>
      </w:r>
      <w:r w:rsidR="00254752" w:rsidRPr="00254752">
        <w:rPr>
          <w:lang w:eastAsia="x-none"/>
        </w:rPr>
        <w:tab/>
        <w:t>OPPO</w:t>
      </w:r>
    </w:p>
    <w:p w14:paraId="3564A833" w14:textId="208D70B1" w:rsidR="00254752" w:rsidRPr="00254752" w:rsidRDefault="00603E09" w:rsidP="00254752">
      <w:pPr>
        <w:ind w:left="720" w:hanging="720"/>
        <w:rPr>
          <w:lang w:eastAsia="x-none"/>
        </w:rPr>
      </w:pPr>
      <w:hyperlink r:id="rId904" w:history="1">
        <w:r w:rsidR="00FE4C7E">
          <w:rPr>
            <w:rStyle w:val="Hyperlink"/>
            <w:lang w:eastAsia="x-none"/>
          </w:rPr>
          <w:t>R1-1804042</w:t>
        </w:r>
      </w:hyperlink>
      <w:r w:rsidR="00254752" w:rsidRPr="00254752">
        <w:rPr>
          <w:lang w:eastAsia="x-none"/>
        </w:rPr>
        <w:tab/>
        <w:t>Remaining issues on RLM</w:t>
      </w:r>
      <w:r w:rsidR="00254752" w:rsidRPr="00254752">
        <w:rPr>
          <w:lang w:eastAsia="x-none"/>
        </w:rPr>
        <w:tab/>
        <w:t>MediaTek Inc.</w:t>
      </w:r>
    </w:p>
    <w:p w14:paraId="719579ED" w14:textId="3C742C7E" w:rsidR="00254752" w:rsidRPr="00254752" w:rsidRDefault="00603E09" w:rsidP="00254752">
      <w:pPr>
        <w:ind w:left="720" w:hanging="720"/>
        <w:rPr>
          <w:lang w:eastAsia="x-none"/>
        </w:rPr>
      </w:pPr>
      <w:hyperlink r:id="rId905" w:history="1">
        <w:r w:rsidR="00FE4C7E">
          <w:rPr>
            <w:rStyle w:val="Hyperlink"/>
            <w:lang w:eastAsia="x-none"/>
          </w:rPr>
          <w:t>R1-1804351</w:t>
        </w:r>
      </w:hyperlink>
      <w:r w:rsidR="00254752" w:rsidRPr="00254752">
        <w:rPr>
          <w:lang w:eastAsia="x-none"/>
        </w:rPr>
        <w:tab/>
        <w:t>Corrections on Radio Link Monitoring for Mobility Management</w:t>
      </w:r>
      <w:r w:rsidR="00254752" w:rsidRPr="00254752">
        <w:rPr>
          <w:lang w:eastAsia="x-none"/>
        </w:rPr>
        <w:tab/>
        <w:t>Samsung</w:t>
      </w:r>
    </w:p>
    <w:p w14:paraId="0E736B4B" w14:textId="2B770FA2" w:rsidR="00254752" w:rsidRPr="00254752" w:rsidRDefault="00603E09" w:rsidP="00254752">
      <w:pPr>
        <w:ind w:left="720" w:hanging="720"/>
        <w:rPr>
          <w:lang w:eastAsia="x-none"/>
        </w:rPr>
      </w:pPr>
      <w:hyperlink r:id="rId906" w:history="1">
        <w:r w:rsidR="00FE4C7E">
          <w:rPr>
            <w:rStyle w:val="Hyperlink"/>
            <w:lang w:eastAsia="x-none"/>
          </w:rPr>
          <w:t>R1-1804541</w:t>
        </w:r>
      </w:hyperlink>
      <w:r w:rsidR="00254752" w:rsidRPr="00254752">
        <w:rPr>
          <w:lang w:eastAsia="x-none"/>
        </w:rPr>
        <w:tab/>
        <w:t>Discussion on Radio Link Monitoring in NR</w:t>
      </w:r>
      <w:r w:rsidR="00254752" w:rsidRPr="00254752">
        <w:rPr>
          <w:lang w:eastAsia="x-none"/>
        </w:rPr>
        <w:tab/>
        <w:t>LG Electronics</w:t>
      </w:r>
    </w:p>
    <w:p w14:paraId="7CE7C8D3" w14:textId="5A874AB0" w:rsidR="00254752" w:rsidRPr="00254752" w:rsidRDefault="00603E09" w:rsidP="00254752">
      <w:pPr>
        <w:ind w:left="720" w:hanging="720"/>
        <w:rPr>
          <w:lang w:eastAsia="x-none"/>
        </w:rPr>
      </w:pPr>
      <w:hyperlink r:id="rId907" w:history="1">
        <w:r w:rsidR="00FE4C7E">
          <w:rPr>
            <w:rStyle w:val="Hyperlink"/>
            <w:lang w:eastAsia="x-none"/>
          </w:rPr>
          <w:t>R1-1804653</w:t>
        </w:r>
      </w:hyperlink>
      <w:r w:rsidR="00254752" w:rsidRPr="00254752">
        <w:rPr>
          <w:lang w:eastAsia="x-none"/>
        </w:rPr>
        <w:tab/>
        <w:t>Impact of beam failure and recovery on RLM procedures</w:t>
      </w:r>
      <w:r w:rsidR="00254752" w:rsidRPr="00254752">
        <w:rPr>
          <w:lang w:eastAsia="x-none"/>
        </w:rPr>
        <w:tab/>
        <w:t>AT&amp;T</w:t>
      </w:r>
    </w:p>
    <w:p w14:paraId="631049C6" w14:textId="30CC8CA3" w:rsidR="00254752" w:rsidRPr="00254752" w:rsidRDefault="00603E09" w:rsidP="00254752">
      <w:pPr>
        <w:ind w:left="720" w:hanging="720"/>
        <w:rPr>
          <w:lang w:eastAsia="x-none"/>
        </w:rPr>
      </w:pPr>
      <w:hyperlink r:id="rId908" w:history="1">
        <w:r w:rsidR="00FE4C7E">
          <w:rPr>
            <w:rStyle w:val="Hyperlink"/>
            <w:lang w:eastAsia="x-none"/>
          </w:rPr>
          <w:t>R1-1804709</w:t>
        </w:r>
      </w:hyperlink>
      <w:r w:rsidR="00254752" w:rsidRPr="00254752">
        <w:rPr>
          <w:lang w:eastAsia="x-none"/>
        </w:rPr>
        <w:tab/>
        <w:t>Remaining details of RLM</w:t>
      </w:r>
      <w:r w:rsidR="00254752" w:rsidRPr="00254752">
        <w:rPr>
          <w:lang w:eastAsia="x-none"/>
        </w:rPr>
        <w:tab/>
        <w:t>Intel Corporation</w:t>
      </w:r>
    </w:p>
    <w:p w14:paraId="02EB2C57" w14:textId="5471FF24" w:rsidR="00254752" w:rsidRPr="00254752" w:rsidRDefault="00603E09" w:rsidP="00254752">
      <w:pPr>
        <w:ind w:left="720" w:hanging="720"/>
        <w:rPr>
          <w:lang w:eastAsia="x-none"/>
        </w:rPr>
      </w:pPr>
      <w:hyperlink r:id="rId909" w:history="1">
        <w:r w:rsidR="00FE4C7E">
          <w:rPr>
            <w:rStyle w:val="Hyperlink"/>
            <w:lang w:eastAsia="x-none"/>
          </w:rPr>
          <w:t>R1-1804781</w:t>
        </w:r>
      </w:hyperlink>
      <w:r w:rsidR="00254752" w:rsidRPr="00254752">
        <w:rPr>
          <w:lang w:eastAsia="x-none"/>
        </w:rPr>
        <w:tab/>
        <w:t>Radio link monitoring consideration</w:t>
      </w:r>
      <w:r w:rsidR="00254752" w:rsidRPr="00254752">
        <w:rPr>
          <w:lang w:eastAsia="x-none"/>
        </w:rPr>
        <w:tab/>
        <w:t>Qualcomm Incorporated</w:t>
      </w:r>
    </w:p>
    <w:p w14:paraId="1310BF4E" w14:textId="5EC6301C" w:rsidR="00254752" w:rsidRPr="00254752" w:rsidRDefault="00603E09" w:rsidP="00254752">
      <w:pPr>
        <w:ind w:left="720" w:hanging="720"/>
        <w:rPr>
          <w:lang w:eastAsia="x-none"/>
        </w:rPr>
      </w:pPr>
      <w:hyperlink r:id="rId910" w:history="1">
        <w:r w:rsidR="00FE4C7E">
          <w:rPr>
            <w:rStyle w:val="Hyperlink"/>
            <w:lang w:eastAsia="x-none"/>
          </w:rPr>
          <w:t>R1-1804955</w:t>
        </w:r>
      </w:hyperlink>
      <w:r w:rsidR="00254752" w:rsidRPr="00254752">
        <w:rPr>
          <w:lang w:eastAsia="x-none"/>
        </w:rPr>
        <w:tab/>
        <w:t>Remaining details on radio link monitoring</w:t>
      </w:r>
      <w:r w:rsidR="00254752" w:rsidRPr="00254752">
        <w:rPr>
          <w:lang w:eastAsia="x-none"/>
        </w:rPr>
        <w:tab/>
        <w:t>Motorola Mobility, Lenovo</w:t>
      </w:r>
    </w:p>
    <w:p w14:paraId="0487C193" w14:textId="14DE10A6" w:rsidR="00254752" w:rsidRPr="00254752" w:rsidRDefault="00603E09" w:rsidP="00254752">
      <w:pPr>
        <w:ind w:left="720" w:hanging="720"/>
        <w:rPr>
          <w:lang w:eastAsia="x-none"/>
        </w:rPr>
      </w:pPr>
      <w:hyperlink r:id="rId911" w:history="1">
        <w:r w:rsidR="00FE4C7E">
          <w:rPr>
            <w:rStyle w:val="Hyperlink"/>
            <w:lang w:eastAsia="x-none"/>
          </w:rPr>
          <w:t>R1-1805038</w:t>
        </w:r>
      </w:hyperlink>
      <w:r w:rsidR="00254752" w:rsidRPr="00254752">
        <w:rPr>
          <w:lang w:eastAsia="x-none"/>
        </w:rPr>
        <w:tab/>
        <w:t>Remaining issues on RLM for mobility management</w:t>
      </w:r>
      <w:r w:rsidR="00254752" w:rsidRPr="00254752">
        <w:rPr>
          <w:lang w:eastAsia="x-none"/>
        </w:rPr>
        <w:tab/>
        <w:t>NTT DOCOMO, INC.</w:t>
      </w:r>
    </w:p>
    <w:p w14:paraId="6719CB4A" w14:textId="5779C00D" w:rsidR="00254752" w:rsidRPr="00254752" w:rsidRDefault="00603E09" w:rsidP="00254752">
      <w:pPr>
        <w:ind w:left="720" w:hanging="720"/>
        <w:rPr>
          <w:lang w:eastAsia="x-none"/>
        </w:rPr>
      </w:pPr>
      <w:hyperlink r:id="rId912" w:history="1">
        <w:r w:rsidR="00FE4C7E">
          <w:rPr>
            <w:rStyle w:val="Hyperlink"/>
            <w:lang w:eastAsia="x-none"/>
          </w:rPr>
          <w:t>R1-1805140</w:t>
        </w:r>
      </w:hyperlink>
      <w:r w:rsidR="00254752" w:rsidRPr="00254752">
        <w:rPr>
          <w:lang w:eastAsia="x-none"/>
        </w:rPr>
        <w:tab/>
        <w:t>Remaining Details on Radio Link Monitoring</w:t>
      </w:r>
      <w:r w:rsidR="00254752" w:rsidRPr="00254752">
        <w:rPr>
          <w:lang w:eastAsia="x-none"/>
        </w:rPr>
        <w:tab/>
        <w:t>Nokia, Nokia Shanghai Bell</w:t>
      </w:r>
    </w:p>
    <w:p w14:paraId="6398BA23" w14:textId="2183927B" w:rsidR="00254752" w:rsidRPr="00254752" w:rsidRDefault="00603E09" w:rsidP="00254752">
      <w:pPr>
        <w:ind w:left="720" w:hanging="720"/>
        <w:rPr>
          <w:lang w:eastAsia="x-none"/>
        </w:rPr>
      </w:pPr>
      <w:hyperlink r:id="rId913" w:history="1">
        <w:r w:rsidR="00FE4C7E">
          <w:rPr>
            <w:rStyle w:val="Hyperlink"/>
            <w:lang w:eastAsia="x-none"/>
          </w:rPr>
          <w:t>R1-1805223</w:t>
        </w:r>
      </w:hyperlink>
      <w:r w:rsidR="00254752" w:rsidRPr="00254752">
        <w:rPr>
          <w:lang w:eastAsia="x-none"/>
        </w:rPr>
        <w:tab/>
        <w:t>Remaining issues for radio link monitoring</w:t>
      </w:r>
      <w:r w:rsidR="00254752" w:rsidRPr="00254752">
        <w:rPr>
          <w:lang w:eastAsia="x-none"/>
        </w:rPr>
        <w:tab/>
        <w:t>Ericsson</w:t>
      </w:r>
    </w:p>
    <w:p w14:paraId="7529ABE6" w14:textId="77777777" w:rsidR="00254752" w:rsidRPr="00254752" w:rsidRDefault="00254752" w:rsidP="00BF4702">
      <w:pPr>
        <w:pStyle w:val="Heading4"/>
      </w:pPr>
      <w:bookmarkStart w:id="411" w:name="_Toc510867619"/>
      <w:bookmarkStart w:id="412" w:name="_Toc514184651"/>
      <w:r w:rsidRPr="00254752">
        <w:rPr>
          <w:rFonts w:hint="eastAsia"/>
        </w:rPr>
        <w:t>Other</w:t>
      </w:r>
      <w:bookmarkEnd w:id="411"/>
      <w:bookmarkEnd w:id="412"/>
    </w:p>
    <w:p w14:paraId="5AB498EE" w14:textId="77777777" w:rsidR="00254752" w:rsidRPr="00254752" w:rsidRDefault="00254752" w:rsidP="00254752">
      <w:pPr>
        <w:ind w:left="720" w:hanging="720"/>
        <w:rPr>
          <w:i/>
          <w:lang w:eastAsia="x-none"/>
        </w:rPr>
      </w:pPr>
      <w:r w:rsidRPr="00254752">
        <w:rPr>
          <w:i/>
          <w:lang w:eastAsia="x-none"/>
        </w:rPr>
        <w:t>Including TA related aspects, if any leftover issues</w:t>
      </w:r>
    </w:p>
    <w:p w14:paraId="015AA11B" w14:textId="77777777" w:rsidR="00E91041" w:rsidRDefault="00E91041" w:rsidP="00254752">
      <w:pPr>
        <w:ind w:left="720" w:hanging="720"/>
      </w:pPr>
    </w:p>
    <w:p w14:paraId="024AC831" w14:textId="43A7A8B1" w:rsidR="00E91041" w:rsidRPr="00E91041" w:rsidRDefault="00603E09" w:rsidP="00E91041">
      <w:pPr>
        <w:ind w:left="720" w:hanging="720"/>
        <w:rPr>
          <w:b/>
        </w:rPr>
      </w:pPr>
      <w:hyperlink r:id="rId914" w:history="1">
        <w:r w:rsidR="00FE4C7E">
          <w:rPr>
            <w:rStyle w:val="Hyperlink"/>
            <w:b/>
          </w:rPr>
          <w:t>R1-1805745</w:t>
        </w:r>
      </w:hyperlink>
      <w:r w:rsidR="00E91041" w:rsidRPr="00E91041">
        <w:rPr>
          <w:b/>
        </w:rPr>
        <w:tab/>
        <w:t>Summary of TA related aspects</w:t>
      </w:r>
      <w:r w:rsidR="00E91041" w:rsidRPr="00E91041">
        <w:rPr>
          <w:b/>
        </w:rPr>
        <w:tab/>
        <w:t>Panasonic</w:t>
      </w:r>
    </w:p>
    <w:p w14:paraId="7500F8B9" w14:textId="003A6116" w:rsidR="00E91041" w:rsidRPr="00E91041" w:rsidRDefault="00603E09" w:rsidP="00E91041">
      <w:pPr>
        <w:ind w:left="720" w:hanging="720"/>
        <w:rPr>
          <w:b/>
        </w:rPr>
      </w:pPr>
      <w:hyperlink r:id="rId915" w:history="1">
        <w:r w:rsidR="00FE4C7E">
          <w:rPr>
            <w:rStyle w:val="Hyperlink"/>
            <w:b/>
          </w:rPr>
          <w:t>R1-1805757</w:t>
        </w:r>
      </w:hyperlink>
      <w:r w:rsidR="00E91041" w:rsidRPr="00E91041">
        <w:rPr>
          <w:b/>
        </w:rPr>
        <w:tab/>
        <w:t>Summary of TA related aspects</w:t>
      </w:r>
      <w:r w:rsidR="00E91041" w:rsidRPr="00E91041">
        <w:rPr>
          <w:b/>
        </w:rPr>
        <w:tab/>
        <w:t>Panasonic</w:t>
      </w:r>
    </w:p>
    <w:p w14:paraId="6F7C2402" w14:textId="087E46C8" w:rsidR="00E91041" w:rsidRDefault="00E91041" w:rsidP="00E91041">
      <w:pPr>
        <w:ind w:left="720" w:hanging="720"/>
      </w:pPr>
    </w:p>
    <w:p w14:paraId="65A27AAB" w14:textId="1C6E6511" w:rsidR="00E91041" w:rsidRPr="00E91041" w:rsidRDefault="00E91041" w:rsidP="00E91041">
      <w:pPr>
        <w:rPr>
          <w:rFonts w:eastAsiaTheme="minorEastAsia"/>
          <w:lang w:eastAsia="en-GB"/>
        </w:rPr>
      </w:pPr>
      <w:r w:rsidRPr="00E91041">
        <w:rPr>
          <w:lang w:eastAsia="zh-CN"/>
        </w:rPr>
        <w:t>Proposal:</w:t>
      </w:r>
    </w:p>
    <w:p w14:paraId="2548E031" w14:textId="77777777" w:rsidR="00E91041" w:rsidRPr="00E91041" w:rsidRDefault="00E91041" w:rsidP="00E91041">
      <w:pPr>
        <w:numPr>
          <w:ilvl w:val="0"/>
          <w:numId w:val="331"/>
        </w:numPr>
        <w:overflowPunct w:val="0"/>
        <w:autoSpaceDE w:val="0"/>
        <w:autoSpaceDN w:val="0"/>
        <w:adjustRightInd w:val="0"/>
        <w:textAlignment w:val="baseline"/>
        <w:rPr>
          <w:rFonts w:ascii="Times New Roman" w:eastAsiaTheme="minorEastAsia" w:hAnsi="Times New Roman"/>
          <w:szCs w:val="20"/>
          <w:lang w:eastAsia="en-GB"/>
        </w:rPr>
      </w:pPr>
      <w:r w:rsidRPr="00E91041">
        <w:rPr>
          <w:rFonts w:ascii="Times New Roman" w:eastAsiaTheme="minorEastAsia" w:hAnsi="Times New Roman"/>
          <w:szCs w:val="20"/>
          <w:lang w:eastAsia="en-GB"/>
        </w:rPr>
        <w:t>to revise the working assumption as following.</w:t>
      </w:r>
    </w:p>
    <w:p w14:paraId="77CD8B1E" w14:textId="77777777" w:rsidR="00E91041" w:rsidRPr="00E91041" w:rsidRDefault="00E91041" w:rsidP="00E91041">
      <w:pPr>
        <w:numPr>
          <w:ilvl w:val="1"/>
          <w:numId w:val="331"/>
        </w:numPr>
        <w:overflowPunct w:val="0"/>
        <w:autoSpaceDE w:val="0"/>
        <w:autoSpaceDN w:val="0"/>
        <w:adjustRightInd w:val="0"/>
        <w:textAlignment w:val="baseline"/>
        <w:rPr>
          <w:rFonts w:ascii="Times New Roman" w:eastAsiaTheme="minorEastAsia" w:hAnsi="Times New Roman"/>
          <w:szCs w:val="20"/>
          <w:lang w:eastAsia="en-GB"/>
        </w:rPr>
      </w:pPr>
      <w:r w:rsidRPr="00E91041">
        <w:rPr>
          <w:rFonts w:ascii="Times New Roman" w:eastAsiaTheme="minorEastAsia" w:hAnsi="Times New Roman"/>
          <w:szCs w:val="20"/>
          <w:lang w:eastAsia="en-GB"/>
        </w:rPr>
        <w:t>For the timing advance in MAC-CE in the case with multiple configured UL BWPs in the TAG, the granularity depends on the maximum SCS of all the activated UL BWPs including SUL within the TAG.</w:t>
      </w:r>
    </w:p>
    <w:p w14:paraId="235EFD81" w14:textId="77777777" w:rsidR="00E91041" w:rsidRPr="00E91041" w:rsidRDefault="00E91041" w:rsidP="00E91041">
      <w:pPr>
        <w:numPr>
          <w:ilvl w:val="2"/>
          <w:numId w:val="331"/>
        </w:numPr>
        <w:overflowPunct w:val="0"/>
        <w:autoSpaceDE w:val="0"/>
        <w:autoSpaceDN w:val="0"/>
        <w:adjustRightInd w:val="0"/>
        <w:textAlignment w:val="baseline"/>
        <w:rPr>
          <w:rFonts w:ascii="Times New Roman" w:eastAsiaTheme="minorEastAsia" w:hAnsi="Times New Roman"/>
          <w:szCs w:val="20"/>
          <w:u w:val="single"/>
          <w:lang w:eastAsia="en-GB"/>
        </w:rPr>
      </w:pPr>
      <w:r w:rsidRPr="00E91041">
        <w:rPr>
          <w:rFonts w:ascii="Times New Roman" w:eastAsiaTheme="minorEastAsia" w:hAnsi="Times New Roman"/>
          <w:szCs w:val="20"/>
          <w:lang w:eastAsia="en-GB"/>
        </w:rPr>
        <w:t xml:space="preserve">When the TA is adjusted based on the timing advance in MAC-CE in higher SCS, the TA in lower SCS may be rounded in order to align with lower SCS TA granularity </w:t>
      </w:r>
      <w:r w:rsidRPr="00E91041">
        <w:rPr>
          <w:rFonts w:ascii="Times New Roman" w:eastAsiaTheme="minorEastAsia" w:hAnsi="Times New Roman"/>
          <w:color w:val="FF0000"/>
          <w:szCs w:val="20"/>
          <w:u w:val="single"/>
          <w:lang w:eastAsia="en-GB"/>
        </w:rPr>
        <w:t>while satisfying the timing advance accuracy requirements in [10, TS38.133].</w:t>
      </w:r>
    </w:p>
    <w:p w14:paraId="0E2FFE3B" w14:textId="77777777" w:rsidR="00E91041" w:rsidRPr="00E91041" w:rsidRDefault="00E91041" w:rsidP="00E91041">
      <w:pPr>
        <w:numPr>
          <w:ilvl w:val="2"/>
          <w:numId w:val="331"/>
        </w:numPr>
        <w:overflowPunct w:val="0"/>
        <w:autoSpaceDE w:val="0"/>
        <w:autoSpaceDN w:val="0"/>
        <w:adjustRightInd w:val="0"/>
        <w:spacing w:line="256" w:lineRule="auto"/>
        <w:textAlignment w:val="baseline"/>
        <w:rPr>
          <w:rFonts w:ascii="Times New Roman" w:eastAsiaTheme="minorEastAsia" w:hAnsi="Times New Roman"/>
          <w:color w:val="FF0000"/>
          <w:szCs w:val="20"/>
          <w:u w:val="single"/>
          <w:lang w:eastAsia="en-GB"/>
        </w:rPr>
      </w:pPr>
      <w:r w:rsidRPr="00E91041">
        <w:rPr>
          <w:rFonts w:ascii="Times New Roman" w:eastAsiaTheme="minorEastAsia" w:hAnsi="Times New Roman"/>
          <w:color w:val="FF0000"/>
          <w:szCs w:val="20"/>
          <w:u w:val="single"/>
          <w:lang w:eastAsia="en-GB"/>
        </w:rPr>
        <w:lastRenderedPageBreak/>
        <w:t>UE keeps track of the accumulation of rounding errors. UE adjusts its uplink timing to compensate for the accumulated rounding error and to satisfy the requirement.</w:t>
      </w:r>
    </w:p>
    <w:p w14:paraId="6238D208" w14:textId="77777777" w:rsidR="00E91041" w:rsidRPr="00E91041" w:rsidRDefault="00E91041" w:rsidP="00E91041">
      <w:pPr>
        <w:numPr>
          <w:ilvl w:val="2"/>
          <w:numId w:val="331"/>
        </w:numPr>
        <w:overflowPunct w:val="0"/>
        <w:autoSpaceDE w:val="0"/>
        <w:autoSpaceDN w:val="0"/>
        <w:adjustRightInd w:val="0"/>
        <w:textAlignment w:val="baseline"/>
        <w:rPr>
          <w:rFonts w:ascii="Times New Roman" w:eastAsiaTheme="minorEastAsia" w:hAnsi="Times New Roman"/>
          <w:szCs w:val="20"/>
          <w:lang w:eastAsia="en-GB"/>
        </w:rPr>
      </w:pPr>
      <w:r w:rsidRPr="00E91041">
        <w:rPr>
          <w:rFonts w:ascii="Times New Roman" w:eastAsiaTheme="minorEastAsia" w:hAnsi="Times New Roman"/>
          <w:szCs w:val="20"/>
          <w:lang w:eastAsia="en-GB"/>
        </w:rPr>
        <w:t>This may result in different timing across UL carriers within the same TAG</w:t>
      </w:r>
    </w:p>
    <w:p w14:paraId="6F6E296A" w14:textId="792D7DB1" w:rsidR="00E91041" w:rsidRDefault="00E91041" w:rsidP="00E91041">
      <w:pPr>
        <w:ind w:left="720" w:hanging="720"/>
      </w:pPr>
    </w:p>
    <w:p w14:paraId="56429FEB" w14:textId="1E51ABCF" w:rsidR="00560B17" w:rsidRPr="00560B17" w:rsidRDefault="00560B17" w:rsidP="00560B17">
      <w:r w:rsidRPr="00560B17">
        <w:rPr>
          <w:highlight w:val="green"/>
        </w:rPr>
        <w:t>Agreement</w:t>
      </w:r>
      <w:r w:rsidRPr="00560B17">
        <w:t>:</w:t>
      </w:r>
    </w:p>
    <w:p w14:paraId="54FDEE22" w14:textId="77777777" w:rsidR="00560B17" w:rsidRPr="00560B17" w:rsidRDefault="00560B17" w:rsidP="00560B17">
      <w:pPr>
        <w:numPr>
          <w:ilvl w:val="0"/>
          <w:numId w:val="380"/>
        </w:numPr>
      </w:pPr>
      <w:r w:rsidRPr="00560B17">
        <w:t>For TDD+FDD CA, in a TAG without PCell or PSCell, UE should adjust its uplink transmission timing of all SCells in the TAG using the largest TA offset value within the TAG</w:t>
      </w:r>
    </w:p>
    <w:p w14:paraId="613BEAEE" w14:textId="617467C8" w:rsidR="00560B17" w:rsidRDefault="00560B17" w:rsidP="00E91041">
      <w:pPr>
        <w:ind w:left="720" w:hanging="720"/>
      </w:pPr>
    </w:p>
    <w:p w14:paraId="49BE5CE4" w14:textId="77777777" w:rsidR="00560B17" w:rsidRDefault="00560B17" w:rsidP="00E91041">
      <w:pPr>
        <w:ind w:left="720" w:hanging="720"/>
      </w:pPr>
    </w:p>
    <w:p w14:paraId="5D5BBE66" w14:textId="1F5CBA4A" w:rsidR="00254752" w:rsidRPr="00254752" w:rsidRDefault="00603E09" w:rsidP="00254752">
      <w:pPr>
        <w:ind w:left="720" w:hanging="720"/>
        <w:rPr>
          <w:lang w:eastAsia="x-none"/>
        </w:rPr>
      </w:pPr>
      <w:hyperlink r:id="rId916" w:history="1">
        <w:r w:rsidR="00FE4C7E">
          <w:rPr>
            <w:rStyle w:val="Hyperlink"/>
            <w:lang w:eastAsia="x-none"/>
          </w:rPr>
          <w:t>R1-1803650</w:t>
        </w:r>
      </w:hyperlink>
      <w:r w:rsidR="00254752" w:rsidRPr="00254752">
        <w:rPr>
          <w:lang w:eastAsia="x-none"/>
        </w:rPr>
        <w:tab/>
        <w:t>On RMSI PRB grid</w:t>
      </w:r>
      <w:r w:rsidR="00254752" w:rsidRPr="00254752">
        <w:rPr>
          <w:lang w:eastAsia="x-none"/>
        </w:rPr>
        <w:tab/>
        <w:t>Huawei, HiSilicon</w:t>
      </w:r>
    </w:p>
    <w:p w14:paraId="23A42407" w14:textId="6E709A8E" w:rsidR="00254752" w:rsidRPr="00254752" w:rsidRDefault="00603E09" w:rsidP="00254752">
      <w:pPr>
        <w:ind w:left="720" w:hanging="720"/>
        <w:rPr>
          <w:lang w:eastAsia="x-none"/>
        </w:rPr>
      </w:pPr>
      <w:hyperlink r:id="rId917" w:history="1">
        <w:r w:rsidR="00FE4C7E">
          <w:rPr>
            <w:rStyle w:val="Hyperlink"/>
            <w:lang w:eastAsia="x-none"/>
          </w:rPr>
          <w:t>R1-1803651</w:t>
        </w:r>
      </w:hyperlink>
      <w:r w:rsidR="00254752" w:rsidRPr="00254752">
        <w:rPr>
          <w:lang w:eastAsia="x-none"/>
        </w:rPr>
        <w:tab/>
        <w:t>On k0 for OFDM signal generation</w:t>
      </w:r>
      <w:r w:rsidR="00254752" w:rsidRPr="00254752">
        <w:rPr>
          <w:lang w:eastAsia="x-none"/>
        </w:rPr>
        <w:tab/>
        <w:t>Huawei, HiSilicon</w:t>
      </w:r>
    </w:p>
    <w:p w14:paraId="6B06D344" w14:textId="4245E5B1" w:rsidR="00254752" w:rsidRPr="00254752" w:rsidRDefault="00603E09" w:rsidP="00254752">
      <w:pPr>
        <w:ind w:left="720" w:hanging="720"/>
        <w:rPr>
          <w:lang w:eastAsia="x-none"/>
        </w:rPr>
      </w:pPr>
      <w:hyperlink r:id="rId918" w:history="1">
        <w:r w:rsidR="00FE4C7E">
          <w:rPr>
            <w:rStyle w:val="Hyperlink"/>
            <w:lang w:eastAsia="x-none"/>
          </w:rPr>
          <w:t>R1-1803703</w:t>
        </w:r>
      </w:hyperlink>
      <w:r w:rsidR="00254752" w:rsidRPr="00254752">
        <w:rPr>
          <w:lang w:eastAsia="x-none"/>
        </w:rPr>
        <w:tab/>
        <w:t>Remaining issues on TA aspects</w:t>
      </w:r>
      <w:r w:rsidR="00254752" w:rsidRPr="00254752">
        <w:rPr>
          <w:lang w:eastAsia="x-none"/>
        </w:rPr>
        <w:tab/>
        <w:t>Huawei, HiSilicon</w:t>
      </w:r>
    </w:p>
    <w:p w14:paraId="7FE3D6C7" w14:textId="2C5337A4" w:rsidR="00254752" w:rsidRPr="00254752" w:rsidRDefault="00603E09" w:rsidP="00254752">
      <w:pPr>
        <w:ind w:left="720" w:hanging="720"/>
        <w:rPr>
          <w:lang w:eastAsia="x-none"/>
        </w:rPr>
      </w:pPr>
      <w:hyperlink r:id="rId919" w:history="1">
        <w:r w:rsidR="00FE4C7E">
          <w:rPr>
            <w:rStyle w:val="Hyperlink"/>
            <w:lang w:eastAsia="x-none"/>
          </w:rPr>
          <w:t>R1-1804048</w:t>
        </w:r>
      </w:hyperlink>
      <w:r w:rsidR="00254752" w:rsidRPr="00254752">
        <w:rPr>
          <w:lang w:eastAsia="x-none"/>
        </w:rPr>
        <w:tab/>
        <w:t>Remaining TA related issues</w:t>
      </w:r>
      <w:r w:rsidR="00254752" w:rsidRPr="00254752">
        <w:rPr>
          <w:lang w:eastAsia="x-none"/>
        </w:rPr>
        <w:tab/>
        <w:t>MediaTek Inc.</w:t>
      </w:r>
    </w:p>
    <w:p w14:paraId="62B392E4" w14:textId="1653BA25" w:rsidR="00254752" w:rsidRPr="00254752" w:rsidRDefault="00603E09" w:rsidP="00254752">
      <w:pPr>
        <w:ind w:left="720" w:hanging="720"/>
        <w:rPr>
          <w:color w:val="D9D9D9"/>
          <w:lang w:eastAsia="x-none"/>
        </w:rPr>
      </w:pPr>
      <w:hyperlink r:id="rId920" w:history="1">
        <w:r w:rsidR="00FE4C7E">
          <w:rPr>
            <w:rStyle w:val="Hyperlink"/>
            <w:lang w:eastAsia="x-none"/>
          </w:rPr>
          <w:t>R1-1804310</w:t>
        </w:r>
      </w:hyperlink>
      <w:r w:rsidR="00254752" w:rsidRPr="00254752">
        <w:rPr>
          <w:color w:val="D9D9D9"/>
          <w:lang w:eastAsia="x-none"/>
        </w:rPr>
        <w:tab/>
        <w:t>Draft CR on TA of Pcell of EN-DC with SUL on chapter 4.2 in TS38.213</w:t>
      </w:r>
      <w:r w:rsidR="00254752" w:rsidRPr="00254752">
        <w:rPr>
          <w:color w:val="D9D9D9"/>
          <w:lang w:eastAsia="x-none"/>
        </w:rPr>
        <w:tab/>
        <w:t>Huawei, HiSilicon</w:t>
      </w:r>
    </w:p>
    <w:p w14:paraId="1E1725BF" w14:textId="77777777" w:rsidR="00254752" w:rsidRPr="00254752" w:rsidRDefault="00254752" w:rsidP="00254752">
      <w:pPr>
        <w:ind w:left="720" w:hanging="720"/>
        <w:rPr>
          <w:color w:val="D9D9D9"/>
          <w:lang w:eastAsia="x-none"/>
        </w:rPr>
      </w:pPr>
      <w:r w:rsidRPr="00254752">
        <w:rPr>
          <w:color w:val="D9D9D9"/>
          <w:lang w:eastAsia="x-none"/>
        </w:rPr>
        <w:t>Withdrawn</w:t>
      </w:r>
    </w:p>
    <w:p w14:paraId="790FDFF5" w14:textId="30898893" w:rsidR="00254752" w:rsidRPr="00254752" w:rsidRDefault="00603E09" w:rsidP="00254752">
      <w:pPr>
        <w:ind w:left="720" w:hanging="720"/>
        <w:rPr>
          <w:lang w:eastAsia="x-none"/>
        </w:rPr>
      </w:pPr>
      <w:hyperlink r:id="rId921" w:history="1">
        <w:r w:rsidR="00FE4C7E">
          <w:rPr>
            <w:rStyle w:val="Hyperlink"/>
            <w:lang w:eastAsia="x-none"/>
          </w:rPr>
          <w:t>R1-1804352</w:t>
        </w:r>
      </w:hyperlink>
      <w:r w:rsidR="00254752" w:rsidRPr="00254752">
        <w:rPr>
          <w:lang w:eastAsia="x-none"/>
        </w:rPr>
        <w:tab/>
        <w:t>Corrections on Timing Advance</w:t>
      </w:r>
      <w:r w:rsidR="00254752" w:rsidRPr="00254752">
        <w:rPr>
          <w:lang w:eastAsia="x-none"/>
        </w:rPr>
        <w:tab/>
        <w:t>Samsung</w:t>
      </w:r>
    </w:p>
    <w:p w14:paraId="710FB675" w14:textId="525E9DEB" w:rsidR="00254752" w:rsidRPr="00254752" w:rsidRDefault="00603E09" w:rsidP="00254752">
      <w:pPr>
        <w:ind w:left="1440" w:hanging="1440"/>
        <w:rPr>
          <w:lang w:eastAsia="x-none"/>
        </w:rPr>
      </w:pPr>
      <w:hyperlink r:id="rId922" w:history="1">
        <w:r w:rsidR="00FE4C7E">
          <w:rPr>
            <w:rStyle w:val="Hyperlink"/>
            <w:lang w:eastAsia="x-none"/>
          </w:rPr>
          <w:t>R1-1804782</w:t>
        </w:r>
      </w:hyperlink>
      <w:r w:rsidR="00254752" w:rsidRPr="00254752">
        <w:rPr>
          <w:lang w:eastAsia="x-none"/>
        </w:rPr>
        <w:tab/>
        <w:t>Remaining details on Timing advance granularity and adjustment consideration</w:t>
      </w:r>
      <w:r w:rsidR="00254752" w:rsidRPr="00254752">
        <w:rPr>
          <w:lang w:eastAsia="x-none"/>
        </w:rPr>
        <w:tab/>
        <w:t>Qualcomm Incorporated</w:t>
      </w:r>
    </w:p>
    <w:p w14:paraId="02D79B79" w14:textId="161CD557" w:rsidR="00254752" w:rsidRPr="00254752" w:rsidRDefault="00603E09" w:rsidP="00254752">
      <w:pPr>
        <w:ind w:left="720" w:hanging="720"/>
        <w:rPr>
          <w:lang w:eastAsia="x-none"/>
        </w:rPr>
      </w:pPr>
      <w:hyperlink r:id="rId923" w:history="1">
        <w:r w:rsidR="00FE4C7E">
          <w:rPr>
            <w:rStyle w:val="Hyperlink"/>
            <w:lang w:eastAsia="x-none"/>
          </w:rPr>
          <w:t>R1-1804949</w:t>
        </w:r>
      </w:hyperlink>
      <w:r w:rsidR="00254752" w:rsidRPr="00254752">
        <w:rPr>
          <w:lang w:eastAsia="x-none"/>
        </w:rPr>
        <w:tab/>
        <w:t>What is "initial access" in RAN1?</w:t>
      </w:r>
      <w:r w:rsidR="00254752" w:rsidRPr="00254752">
        <w:rPr>
          <w:lang w:eastAsia="x-none"/>
        </w:rPr>
        <w:tab/>
        <w:t>Panasonic</w:t>
      </w:r>
    </w:p>
    <w:p w14:paraId="247412E7" w14:textId="1C24292E" w:rsidR="00254752" w:rsidRPr="00254752" w:rsidRDefault="00603E09" w:rsidP="00254752">
      <w:pPr>
        <w:ind w:left="720" w:hanging="720"/>
        <w:rPr>
          <w:lang w:eastAsia="x-none"/>
        </w:rPr>
      </w:pPr>
      <w:hyperlink r:id="rId924" w:history="1">
        <w:r w:rsidR="00FE4C7E">
          <w:rPr>
            <w:rStyle w:val="Hyperlink"/>
            <w:lang w:eastAsia="x-none"/>
          </w:rPr>
          <w:t>R1-1805224</w:t>
        </w:r>
      </w:hyperlink>
      <w:r w:rsidR="00254752" w:rsidRPr="00254752">
        <w:rPr>
          <w:lang w:eastAsia="x-none"/>
        </w:rPr>
        <w:tab/>
        <w:t>On multiple preamble transmissions for contention free random access</w:t>
      </w:r>
      <w:r w:rsidR="00254752" w:rsidRPr="00254752">
        <w:rPr>
          <w:lang w:eastAsia="x-none"/>
        </w:rPr>
        <w:tab/>
        <w:t>Ericsson</w:t>
      </w:r>
    </w:p>
    <w:p w14:paraId="1405E643" w14:textId="6E906C59" w:rsidR="00254752" w:rsidRPr="00254752" w:rsidRDefault="00603E09" w:rsidP="00254752">
      <w:pPr>
        <w:ind w:left="720" w:hanging="720"/>
        <w:rPr>
          <w:lang w:eastAsia="x-none"/>
        </w:rPr>
      </w:pPr>
      <w:hyperlink r:id="rId925" w:history="1">
        <w:r w:rsidR="00FE4C7E">
          <w:rPr>
            <w:rStyle w:val="Hyperlink"/>
            <w:lang w:eastAsia="x-none"/>
          </w:rPr>
          <w:t>R1-1805225</w:t>
        </w:r>
      </w:hyperlink>
      <w:r w:rsidR="00254752" w:rsidRPr="00254752">
        <w:rPr>
          <w:lang w:eastAsia="x-none"/>
        </w:rPr>
        <w:tab/>
        <w:t>L1 reporting on other cells</w:t>
      </w:r>
      <w:r w:rsidR="00254752" w:rsidRPr="00254752">
        <w:rPr>
          <w:lang w:eastAsia="x-none"/>
        </w:rPr>
        <w:tab/>
        <w:t>Ericsson</w:t>
      </w:r>
    </w:p>
    <w:p w14:paraId="415F679D" w14:textId="77777777" w:rsidR="00254752" w:rsidRPr="00254752" w:rsidRDefault="00254752" w:rsidP="00254752">
      <w:pPr>
        <w:ind w:left="720" w:hanging="720"/>
        <w:rPr>
          <w:lang w:eastAsia="x-none"/>
        </w:rPr>
      </w:pPr>
    </w:p>
    <w:p w14:paraId="0416D29F" w14:textId="4E3F8893" w:rsidR="00254752" w:rsidRDefault="00254752" w:rsidP="008C192C">
      <w:pPr>
        <w:pStyle w:val="Heading3"/>
      </w:pPr>
      <w:bookmarkStart w:id="413" w:name="_Toc510867620"/>
      <w:bookmarkStart w:id="414" w:name="_Toc514184652"/>
      <w:r w:rsidRPr="00254752">
        <w:rPr>
          <w:rFonts w:hint="eastAsia"/>
        </w:rPr>
        <w:t>MIMO</w:t>
      </w:r>
      <w:bookmarkEnd w:id="413"/>
      <w:bookmarkEnd w:id="414"/>
    </w:p>
    <w:p w14:paraId="69872012" w14:textId="12247CC1" w:rsidR="00C16ED6" w:rsidRPr="00C16ED6" w:rsidRDefault="00603E09" w:rsidP="00C16ED6">
      <w:pPr>
        <w:rPr>
          <w:b/>
        </w:rPr>
      </w:pPr>
      <w:hyperlink r:id="rId926" w:history="1">
        <w:r w:rsidR="00FE4C7E">
          <w:rPr>
            <w:rStyle w:val="Hyperlink"/>
            <w:b/>
          </w:rPr>
          <w:t>R1-1805711</w:t>
        </w:r>
      </w:hyperlink>
      <w:r w:rsidR="00C16ED6" w:rsidRPr="00C16ED6">
        <w:rPr>
          <w:b/>
        </w:rPr>
        <w:tab/>
        <w:t>Chairman's notes of AI 7.1.2 NR MIMO</w:t>
      </w:r>
      <w:r w:rsidR="00C16ED6" w:rsidRPr="00C16ED6">
        <w:rPr>
          <w:b/>
        </w:rPr>
        <w:tab/>
        <w:t>Ad-Hoc chair (Samsung)</w:t>
      </w:r>
    </w:p>
    <w:p w14:paraId="6F09F6A2" w14:textId="77777777" w:rsidR="00C16ED6" w:rsidRDefault="00C16ED6" w:rsidP="00C16ED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068581F4" w14:textId="77777777" w:rsidR="00C16ED6" w:rsidRDefault="00C16ED6" w:rsidP="00254752">
      <w:pPr>
        <w:ind w:left="720" w:hanging="720"/>
      </w:pPr>
    </w:p>
    <w:p w14:paraId="09B567A6" w14:textId="77777777" w:rsidR="007B299C" w:rsidRDefault="007B299C" w:rsidP="00C95926">
      <w:bookmarkStart w:id="415" w:name="_Toc510867625"/>
    </w:p>
    <w:p w14:paraId="6D374F24" w14:textId="25C82162" w:rsidR="00C95926" w:rsidRDefault="00603E09" w:rsidP="00C95926">
      <w:pPr>
        <w:rPr>
          <w:lang w:eastAsia="x-none"/>
        </w:rPr>
      </w:pPr>
      <w:hyperlink r:id="rId927" w:history="1">
        <w:r w:rsidR="00FE4C7E">
          <w:rPr>
            <w:rStyle w:val="Hyperlink"/>
            <w:lang w:eastAsia="x-none"/>
          </w:rPr>
          <w:t>R1-1804965</w:t>
        </w:r>
      </w:hyperlink>
      <w:r w:rsidR="00C95926">
        <w:rPr>
          <w:lang w:eastAsia="x-none"/>
        </w:rPr>
        <w:tab/>
        <w:t>On DMRS groups in Rel-15</w:t>
      </w:r>
      <w:r w:rsidR="00C95926">
        <w:rPr>
          <w:lang w:eastAsia="x-none"/>
        </w:rPr>
        <w:tab/>
        <w:t>Ericsson</w:t>
      </w:r>
    </w:p>
    <w:p w14:paraId="7DE405FF" w14:textId="77777777" w:rsidR="00C95926" w:rsidRDefault="00C95926" w:rsidP="00C95926">
      <w:pPr>
        <w:pStyle w:val="Heading4"/>
      </w:pPr>
      <w:bookmarkStart w:id="416" w:name="_Toc510867621"/>
      <w:bookmarkStart w:id="417" w:name="_Toc514184653"/>
      <w:r w:rsidRPr="004B0D61">
        <w:rPr>
          <w:rFonts w:hint="eastAsia"/>
        </w:rPr>
        <w:t>Multi-antenna scheme</w:t>
      </w:r>
      <w:bookmarkEnd w:id="416"/>
      <w:bookmarkEnd w:id="417"/>
    </w:p>
    <w:p w14:paraId="2FC6F376" w14:textId="31AEAC95" w:rsidR="00C95926" w:rsidRDefault="00603E09" w:rsidP="00C95926">
      <w:pPr>
        <w:rPr>
          <w:lang w:eastAsia="x-none"/>
        </w:rPr>
      </w:pPr>
      <w:hyperlink r:id="rId928" w:history="1">
        <w:r w:rsidR="00FE4C7E">
          <w:rPr>
            <w:rStyle w:val="Hyperlink"/>
            <w:lang w:eastAsia="x-none"/>
          </w:rPr>
          <w:t>R1-1804966</w:t>
        </w:r>
      </w:hyperlink>
      <w:r w:rsidR="00C95926">
        <w:rPr>
          <w:lang w:eastAsia="x-none"/>
        </w:rPr>
        <w:tab/>
        <w:t>Corrections for UL Antenna Port Identification</w:t>
      </w:r>
      <w:r w:rsidR="00C95926">
        <w:rPr>
          <w:lang w:eastAsia="x-none"/>
        </w:rPr>
        <w:tab/>
        <w:t>Ericsson</w:t>
      </w:r>
    </w:p>
    <w:p w14:paraId="7E76B806" w14:textId="77777777" w:rsidR="00C95926" w:rsidRDefault="00C95926" w:rsidP="009F3C8D">
      <w:pPr>
        <w:pStyle w:val="Heading5"/>
      </w:pPr>
      <w:bookmarkStart w:id="418" w:name="_Toc514184654"/>
      <w:r>
        <w:t>C</w:t>
      </w:r>
      <w:r w:rsidRPr="004B0D61">
        <w:t>odeword mapping</w:t>
      </w:r>
      <w:bookmarkEnd w:id="418"/>
      <w:r w:rsidRPr="004B0D61">
        <w:t xml:space="preserve"> </w:t>
      </w:r>
    </w:p>
    <w:p w14:paraId="2B7ECD4B" w14:textId="2A0BC5F9" w:rsidR="00C95926" w:rsidRPr="007B299C" w:rsidRDefault="00603E09" w:rsidP="00C95926">
      <w:pPr>
        <w:rPr>
          <w:b/>
          <w:lang w:eastAsia="x-none"/>
        </w:rPr>
      </w:pPr>
      <w:hyperlink r:id="rId929" w:history="1">
        <w:r w:rsidR="00FE4C7E" w:rsidRPr="007B299C">
          <w:rPr>
            <w:rStyle w:val="Hyperlink"/>
            <w:b/>
          </w:rPr>
          <w:t>R1-1804354</w:t>
        </w:r>
      </w:hyperlink>
      <w:r w:rsidR="00C95926" w:rsidRPr="007B299C">
        <w:rPr>
          <w:b/>
          <w:lang w:eastAsia="x-none"/>
        </w:rPr>
        <w:tab/>
        <w:t>Summary of open issues on codeword mapping</w:t>
      </w:r>
      <w:r w:rsidR="00C95926" w:rsidRPr="007B299C">
        <w:rPr>
          <w:b/>
          <w:lang w:eastAsia="x-none"/>
        </w:rPr>
        <w:tab/>
        <w:t>Samsung</w:t>
      </w:r>
    </w:p>
    <w:p w14:paraId="3A968DB0" w14:textId="77777777" w:rsidR="00C95926" w:rsidRDefault="00C95926" w:rsidP="00C95926">
      <w:pPr>
        <w:rPr>
          <w:lang w:eastAsia="x-none"/>
        </w:rPr>
      </w:pPr>
    </w:p>
    <w:p w14:paraId="2408AFA6" w14:textId="77777777" w:rsidR="00C95926" w:rsidRPr="00C03219" w:rsidRDefault="00C95926" w:rsidP="00C95926">
      <w:pPr>
        <w:rPr>
          <w:lang w:eastAsia="x-none"/>
        </w:rPr>
      </w:pPr>
      <w:r w:rsidRPr="00C03219">
        <w:rPr>
          <w:highlight w:val="green"/>
          <w:lang w:eastAsia="x-none"/>
        </w:rPr>
        <w:t>Agreement</w:t>
      </w:r>
    </w:p>
    <w:p w14:paraId="7C47358A" w14:textId="77777777" w:rsidR="00C95926" w:rsidRPr="007F1E79" w:rsidRDefault="00C95926" w:rsidP="00C95926">
      <w:pPr>
        <w:rPr>
          <w:lang w:eastAsia="x-none"/>
        </w:rPr>
      </w:pPr>
      <w:r w:rsidRPr="007F1E79">
        <w:rPr>
          <w:lang w:eastAsia="x-none"/>
        </w:rPr>
        <w:t>Text proposal for TS38.211 section 6.3.1.1</w:t>
      </w:r>
    </w:p>
    <w:p w14:paraId="52DDDEDA" w14:textId="77777777" w:rsidR="00C95926" w:rsidRPr="00C03219" w:rsidRDefault="00C95926" w:rsidP="00C03219">
      <w:pPr>
        <w:pStyle w:val="B1"/>
        <w:numPr>
          <w:ilvl w:val="0"/>
          <w:numId w:val="380"/>
        </w:numPr>
        <w:overflowPunct/>
        <w:autoSpaceDE/>
        <w:autoSpaceDN/>
        <w:adjustRightInd/>
        <w:textAlignment w:val="auto"/>
        <w:rPr>
          <w:rFonts w:ascii="Times New Roman" w:hAnsi="Times New Roman"/>
        </w:rPr>
      </w:pPr>
      <w:r w:rsidRPr="00C03219">
        <w:rPr>
          <w:rFonts w:ascii="Times New Roman" w:hAnsi="Times New Roman"/>
          <w:position w:val="-10"/>
        </w:rPr>
        <w:object w:dxaOrig="1500" w:dyaOrig="300" w14:anchorId="51137735">
          <v:shape id="_x0000_i1076" type="#_x0000_t75" style="width:75pt;height:15pt" o:ole="">
            <v:imagedata r:id="rId930" o:title=""/>
          </v:shape>
          <o:OLEObject Type="Embed" ProgID="Equation.3" ShapeID="_x0000_i1076" DrawAspect="Content" ObjectID="_1587928955" r:id="rId931"/>
        </w:object>
      </w:r>
      <w:r w:rsidRPr="00C03219">
        <w:rPr>
          <w:rFonts w:ascii="Times New Roman" w:hAnsi="Times New Roman"/>
        </w:rPr>
        <w:t xml:space="preserve"> equals the higher-layer parameter </w:t>
      </w:r>
      <w:r w:rsidRPr="00C03219">
        <w:rPr>
          <w:rFonts w:ascii="Times New Roman" w:hAnsi="Times New Roman"/>
          <w:i/>
        </w:rPr>
        <w:t>Data-scrambling-Identity</w:t>
      </w:r>
      <w:r w:rsidRPr="00C03219">
        <w:rPr>
          <w:rFonts w:ascii="Times New Roman" w:hAnsi="Times New Roman"/>
        </w:rPr>
        <w:t xml:space="preserve"> if configured and the RNTI equals the C-RNTI </w:t>
      </w:r>
      <w:r w:rsidRPr="00C03219">
        <w:rPr>
          <w:rFonts w:ascii="Times New Roman" w:hAnsi="Times New Roman"/>
          <w:color w:val="FF0000"/>
        </w:rPr>
        <w:t>or CS-RNTI</w:t>
      </w:r>
      <w:r w:rsidRPr="00C03219">
        <w:rPr>
          <w:rFonts w:ascii="Times New Roman" w:hAnsi="Times New Roman"/>
        </w:rPr>
        <w:t>,</w:t>
      </w:r>
    </w:p>
    <w:p w14:paraId="24BB2471" w14:textId="77777777" w:rsidR="00C95926" w:rsidRPr="00C03219" w:rsidRDefault="00C95926" w:rsidP="00C95926">
      <w:pPr>
        <w:rPr>
          <w:lang w:eastAsia="x-none"/>
        </w:rPr>
      </w:pPr>
      <w:r w:rsidRPr="00C03219">
        <w:rPr>
          <w:highlight w:val="green"/>
          <w:lang w:eastAsia="x-none"/>
        </w:rPr>
        <w:t>Agreement</w:t>
      </w:r>
    </w:p>
    <w:p w14:paraId="3A71D553" w14:textId="77777777" w:rsidR="00C95926" w:rsidRPr="007F1E79" w:rsidRDefault="00C95926" w:rsidP="00C95926">
      <w:pPr>
        <w:rPr>
          <w:lang w:eastAsia="x-none"/>
        </w:rPr>
      </w:pPr>
      <w:r w:rsidRPr="007F1E79">
        <w:rPr>
          <w:lang w:eastAsia="x-none"/>
        </w:rPr>
        <w:t>Text proposal for TS38.211 section 7.3.1.1</w:t>
      </w:r>
    </w:p>
    <w:p w14:paraId="3C119590" w14:textId="77777777" w:rsidR="00C95926" w:rsidRPr="007F1E79" w:rsidRDefault="00C95926" w:rsidP="00C03219">
      <w:pPr>
        <w:pStyle w:val="ListParagraph"/>
        <w:numPr>
          <w:ilvl w:val="0"/>
          <w:numId w:val="380"/>
        </w:numPr>
        <w:rPr>
          <w:lang w:eastAsia="x-none"/>
        </w:rPr>
      </w:pPr>
      <w:r w:rsidRPr="007F1E79">
        <w:rPr>
          <w:position w:val="-10"/>
        </w:rPr>
        <w:object w:dxaOrig="1500" w:dyaOrig="300" w14:anchorId="72D117EC">
          <v:shape id="_x0000_i1077" type="#_x0000_t75" style="width:75pt;height:15pt" o:ole="">
            <v:imagedata r:id="rId930" o:title=""/>
          </v:shape>
          <o:OLEObject Type="Embed" ProgID="Equation.3" ShapeID="_x0000_i1077" DrawAspect="Content" ObjectID="_1587928956" r:id="rId932"/>
        </w:object>
      </w:r>
      <w:r w:rsidRPr="007F1E79">
        <w:t xml:space="preserve"> equals the higher-layer parameter </w:t>
      </w:r>
      <w:r w:rsidRPr="00C03219">
        <w:rPr>
          <w:i/>
        </w:rPr>
        <w:t>Data-scrambling-Identity</w:t>
      </w:r>
      <w:r w:rsidRPr="007F1E79">
        <w:t xml:space="preserve"> if configured and the RNTI equals the C-RNTI</w:t>
      </w:r>
      <w:r w:rsidRPr="00C03219">
        <w:rPr>
          <w:color w:val="FF0000"/>
        </w:rPr>
        <w:t xml:space="preserve"> or CS-RNTI</w:t>
      </w:r>
    </w:p>
    <w:p w14:paraId="61C90792" w14:textId="77777777" w:rsidR="00C95926" w:rsidRPr="00C03219" w:rsidRDefault="00C95926" w:rsidP="00C95926">
      <w:pPr>
        <w:pStyle w:val="maintext"/>
        <w:snapToGrid w:val="0"/>
        <w:spacing w:before="0" w:after="0" w:line="240" w:lineRule="auto"/>
        <w:ind w:firstLineChars="0" w:firstLine="0"/>
        <w:rPr>
          <w:lang w:val="en-US"/>
        </w:rPr>
      </w:pPr>
      <w:r w:rsidRPr="00C03219">
        <w:rPr>
          <w:highlight w:val="green"/>
          <w:lang w:val="en-US"/>
        </w:rPr>
        <w:t>Agreement</w:t>
      </w:r>
    </w:p>
    <w:p w14:paraId="78346891" w14:textId="77777777" w:rsidR="00C95926" w:rsidRPr="008B0AE3" w:rsidRDefault="00C95926" w:rsidP="00C95926">
      <w:pPr>
        <w:pStyle w:val="maintext"/>
        <w:snapToGrid w:val="0"/>
        <w:spacing w:before="0" w:after="0" w:line="240" w:lineRule="auto"/>
        <w:ind w:firstLineChars="0" w:firstLine="0"/>
        <w:rPr>
          <w:rFonts w:eastAsia="Times New Roman"/>
        </w:rPr>
      </w:pPr>
      <w:r w:rsidRPr="008B0AE3">
        <w:rPr>
          <w:lang w:val="en-US"/>
        </w:rPr>
        <w:t>Text proposal f</w:t>
      </w:r>
      <w:r w:rsidRPr="008B0AE3">
        <w:rPr>
          <w:rFonts w:eastAsia="Times New Roman"/>
        </w:rPr>
        <w:t>or Section 7.3.1.2.2 of 38.212</w:t>
      </w:r>
    </w:p>
    <w:p w14:paraId="0D9C7E89" w14:textId="77777777" w:rsidR="00C95926" w:rsidRPr="008B0AE3" w:rsidRDefault="00C95926" w:rsidP="00C95926">
      <w:pPr>
        <w:jc w:val="center"/>
        <w:rPr>
          <w:rFonts w:ascii="Times New Roman" w:eastAsia="SimSun" w:hAnsi="Times New Roman"/>
          <w:color w:val="FF0000"/>
          <w:szCs w:val="20"/>
          <w:lang w:eastAsia="zh-CN"/>
        </w:rPr>
      </w:pPr>
      <w:r w:rsidRPr="008B0AE3">
        <w:rPr>
          <w:rFonts w:ascii="Times New Roman" w:eastAsia="SimSun" w:hAnsi="Times New Roman"/>
          <w:color w:val="FF0000"/>
          <w:szCs w:val="20"/>
          <w:lang w:eastAsia="zh-CN"/>
        </w:rPr>
        <w:t>------------------------------------------- Start of Text Proposal -------------------------------------------</w:t>
      </w:r>
    </w:p>
    <w:p w14:paraId="47AF0AFC" w14:textId="77777777" w:rsidR="00C95926" w:rsidRPr="00246B76" w:rsidRDefault="00C95926" w:rsidP="00C95926">
      <w:pPr>
        <w:pStyle w:val="maintext"/>
        <w:snapToGrid w:val="0"/>
        <w:spacing w:before="0" w:after="0" w:line="240" w:lineRule="auto"/>
        <w:ind w:firstLineChars="0" w:firstLine="0"/>
        <w:rPr>
          <w:lang w:val="en-US"/>
        </w:rPr>
      </w:pPr>
      <w:bookmarkStart w:id="419" w:name="_Toc505960310"/>
      <w:bookmarkStart w:id="420" w:name="_Toc508812085"/>
      <w:r w:rsidRPr="00246B76">
        <w:rPr>
          <w:lang w:val="en-US"/>
        </w:rPr>
        <w:t>7.3.1.2.2</w:t>
      </w:r>
      <w:r>
        <w:rPr>
          <w:lang w:val="en-US"/>
        </w:rPr>
        <w:tab/>
      </w:r>
      <w:r w:rsidRPr="00246B76">
        <w:rPr>
          <w:lang w:val="en-US"/>
        </w:rPr>
        <w:t>Format 1_1</w:t>
      </w:r>
      <w:bookmarkEnd w:id="419"/>
      <w:bookmarkEnd w:id="420"/>
    </w:p>
    <w:p w14:paraId="21454EC0" w14:textId="77777777" w:rsidR="00C95926" w:rsidRPr="008B0AE3" w:rsidRDefault="00C95926" w:rsidP="00C95926">
      <w:pPr>
        <w:jc w:val="center"/>
        <w:rPr>
          <w:rFonts w:ascii="Times New Roman" w:eastAsia="SimSun" w:hAnsi="Times New Roman"/>
          <w:i/>
          <w:color w:val="FF0000"/>
          <w:szCs w:val="20"/>
          <w:lang w:eastAsia="zh-CN"/>
        </w:rPr>
      </w:pPr>
      <w:r w:rsidRPr="008B0AE3">
        <w:rPr>
          <w:rFonts w:ascii="Times New Roman" w:eastAsia="SimSun" w:hAnsi="Times New Roman"/>
          <w:i/>
          <w:color w:val="FF0000"/>
          <w:szCs w:val="20"/>
          <w:lang w:eastAsia="zh-CN"/>
        </w:rPr>
        <w:t>&lt; Unchanged parts are omitted &gt;</w:t>
      </w:r>
    </w:p>
    <w:p w14:paraId="7AEAD01F" w14:textId="77777777" w:rsidR="00C95926" w:rsidRPr="00C03219" w:rsidRDefault="00C95926" w:rsidP="00C95926">
      <w:pPr>
        <w:pStyle w:val="B1"/>
        <w:spacing w:after="0"/>
        <w:rPr>
          <w:rFonts w:ascii="Times New Roman" w:hAnsi="Times New Roman"/>
          <w:lang w:eastAsia="zh-CN"/>
        </w:rPr>
      </w:pPr>
      <w:r w:rsidRPr="00C03219">
        <w:rPr>
          <w:rFonts w:ascii="Times New Roman" w:hAnsi="Times New Roman"/>
        </w:rPr>
        <w:t>-</w:t>
      </w:r>
      <w:r w:rsidRPr="00C03219">
        <w:rPr>
          <w:rFonts w:ascii="Times New Roman" w:hAnsi="Times New Roman"/>
        </w:rPr>
        <w:tab/>
        <w:t>Antenna port(s)</w:t>
      </w:r>
      <w:r w:rsidRPr="00C03219">
        <w:rPr>
          <w:rFonts w:ascii="Times New Roman" w:hAnsi="Times New Roman"/>
          <w:lang w:eastAsia="zh-CN"/>
        </w:rPr>
        <w:t xml:space="preserve"> </w:t>
      </w:r>
      <w:r w:rsidRPr="00C03219">
        <w:rPr>
          <w:rFonts w:ascii="Times New Roman" w:hAnsi="Times New Roman"/>
        </w:rPr>
        <w:t xml:space="preserve">– </w:t>
      </w:r>
      <w:r w:rsidRPr="00C03219">
        <w:rPr>
          <w:rFonts w:ascii="Times New Roman" w:hAnsi="Times New Roman"/>
          <w:lang w:eastAsia="zh-CN"/>
        </w:rPr>
        <w:t>4, 5, or 6</w:t>
      </w:r>
      <w:r w:rsidRPr="00C03219">
        <w:rPr>
          <w:rFonts w:ascii="Times New Roman" w:hAnsi="Times New Roman"/>
        </w:rPr>
        <w:t xml:space="preserve"> bit</w:t>
      </w:r>
      <w:r w:rsidRPr="00C03219">
        <w:rPr>
          <w:rFonts w:ascii="Times New Roman" w:hAnsi="Times New Roman"/>
          <w:lang w:eastAsia="zh-CN"/>
        </w:rPr>
        <w:t>s as defined by Tables 7.3.1.2.2</w:t>
      </w:r>
      <w:r w:rsidRPr="00C03219">
        <w:rPr>
          <w:rFonts w:ascii="Times New Roman" w:hAnsi="Times New Roman"/>
        </w:rPr>
        <w:t>-</w:t>
      </w:r>
      <w:r w:rsidRPr="00C03219">
        <w:rPr>
          <w:rFonts w:ascii="Times New Roman" w:hAnsi="Times New Roman"/>
          <w:lang w:eastAsia="zh-CN"/>
        </w:rPr>
        <w:t xml:space="preserve">1/2/3/4, where the number of CDM groups without data of values 1, 2, and 3 refers to CDM groups {0}, {0,1}, and {0, 1,2} respectively. </w:t>
      </w:r>
      <w:ins w:id="421" w:author="Huawei" w:date="2018-04-02T20:22:00Z">
        <w:r w:rsidRPr="00C03219">
          <w:rPr>
            <w:rFonts w:ascii="Times New Roman" w:hAnsi="Times New Roman"/>
            <w:lang w:eastAsia="zh-CN"/>
          </w:rPr>
          <w:t>T</w:t>
        </w:r>
      </w:ins>
      <w:ins w:id="422" w:author="Huawei" w:date="2018-04-02T20:18:00Z">
        <w:r w:rsidRPr="00C03219">
          <w:rPr>
            <w:rFonts w:ascii="Times New Roman" w:hAnsi="Times New Roman"/>
            <w:lang w:eastAsia="zh-CN"/>
          </w:rPr>
          <w:t xml:space="preserve">he </w:t>
        </w:r>
      </w:ins>
      <w:ins w:id="423" w:author="Huawei" w:date="2018-04-02T20:21:00Z">
        <w:r w:rsidRPr="00C03219">
          <w:rPr>
            <w:rFonts w:ascii="Times New Roman" w:hAnsi="Times New Roman"/>
            <w:lang w:eastAsia="zh-CN"/>
          </w:rPr>
          <w:t>a</w:t>
        </w:r>
      </w:ins>
      <w:ins w:id="424" w:author="Huawei" w:date="2018-04-02T20:18:00Z">
        <w:r w:rsidRPr="00C03219">
          <w:rPr>
            <w:rFonts w:ascii="Times New Roman" w:hAnsi="Times New Roman"/>
            <w:lang w:eastAsia="zh-CN"/>
          </w:rPr>
          <w:t xml:space="preserve">ntenna ports </w:t>
        </w:r>
      </w:ins>
      <w:ins w:id="425" w:author="Huawei" w:date="2018-04-02T20:19:00Z">
        <w:r w:rsidRPr="00C03219">
          <w:rPr>
            <w:rFonts w:ascii="Times New Roman" w:hAnsi="Times New Roman"/>
            <w:position w:val="-12"/>
          </w:rPr>
          <w:object w:dxaOrig="940" w:dyaOrig="320" w14:anchorId="5A8FB99C">
            <v:shape id="_x0000_i1078" type="#_x0000_t75" style="width:47.4pt;height:15.6pt" o:ole="">
              <v:imagedata r:id="rId933" o:title=""/>
            </v:shape>
            <o:OLEObject Type="Embed" ProgID="Equation.3" ShapeID="_x0000_i1078" DrawAspect="Content" ObjectID="_1587928957" r:id="rId934"/>
          </w:object>
        </w:r>
      </w:ins>
      <w:ins w:id="426" w:author="Huawei" w:date="2018-04-02T20:19:00Z">
        <w:r w:rsidRPr="00C03219">
          <w:rPr>
            <w:rFonts w:ascii="Times New Roman" w:hAnsi="Times New Roman"/>
          </w:rPr>
          <w:t xml:space="preserve"> shall be determined according to the ordering of DMRS port</w:t>
        </w:r>
      </w:ins>
      <w:ins w:id="427" w:author="Huawei" w:date="2018-04-02T20:21:00Z">
        <w:r w:rsidRPr="00C03219">
          <w:rPr>
            <w:rFonts w:ascii="Times New Roman" w:hAnsi="Times New Roman"/>
          </w:rPr>
          <w:t>(s)</w:t>
        </w:r>
      </w:ins>
      <w:ins w:id="428" w:author="Huawei" w:date="2018-04-02T20:19:00Z">
        <w:r w:rsidRPr="00C03219">
          <w:rPr>
            <w:rFonts w:ascii="Times New Roman" w:hAnsi="Times New Roman"/>
          </w:rPr>
          <w:t xml:space="preserve"> given </w:t>
        </w:r>
      </w:ins>
      <w:ins w:id="429" w:author="Huawei" w:date="2018-04-02T20:20:00Z">
        <w:r w:rsidRPr="00C03219">
          <w:rPr>
            <w:rFonts w:ascii="Times New Roman" w:hAnsi="Times New Roman"/>
          </w:rPr>
          <w:t>by</w:t>
        </w:r>
      </w:ins>
      <w:ins w:id="430" w:author="Huawei" w:date="2018-04-02T20:19:00Z">
        <w:r w:rsidRPr="00C03219">
          <w:rPr>
            <w:rFonts w:ascii="Times New Roman" w:hAnsi="Times New Roman"/>
          </w:rPr>
          <w:t xml:space="preserve"> </w:t>
        </w:r>
      </w:ins>
      <w:ins w:id="431" w:author="Huawei" w:date="2018-04-02T20:20:00Z">
        <w:r w:rsidRPr="00C03219">
          <w:rPr>
            <w:rFonts w:ascii="Times New Roman" w:hAnsi="Times New Roman"/>
            <w:lang w:eastAsia="zh-CN"/>
          </w:rPr>
          <w:t>Tables 7.3.1.2.2</w:t>
        </w:r>
        <w:r w:rsidRPr="00C03219">
          <w:rPr>
            <w:rFonts w:ascii="Times New Roman" w:hAnsi="Times New Roman"/>
          </w:rPr>
          <w:t>-</w:t>
        </w:r>
        <w:r w:rsidRPr="00C03219">
          <w:rPr>
            <w:rFonts w:ascii="Times New Roman" w:hAnsi="Times New Roman"/>
            <w:lang w:eastAsia="zh-CN"/>
          </w:rPr>
          <w:t>1/2/3/4.</w:t>
        </w:r>
      </w:ins>
    </w:p>
    <w:p w14:paraId="1D3F3431" w14:textId="77777777" w:rsidR="00C95926" w:rsidRPr="008B0AE3" w:rsidRDefault="00C95926" w:rsidP="00C95926">
      <w:pPr>
        <w:jc w:val="center"/>
        <w:rPr>
          <w:rFonts w:ascii="Times New Roman" w:eastAsia="SimSun" w:hAnsi="Times New Roman"/>
          <w:i/>
          <w:color w:val="FF0000"/>
          <w:szCs w:val="20"/>
          <w:lang w:eastAsia="zh-CN"/>
        </w:rPr>
      </w:pPr>
      <w:r w:rsidRPr="008B0AE3">
        <w:rPr>
          <w:rFonts w:ascii="Times New Roman" w:eastAsia="SimSun" w:hAnsi="Times New Roman"/>
          <w:i/>
          <w:color w:val="FF0000"/>
          <w:szCs w:val="20"/>
          <w:lang w:eastAsia="zh-CN"/>
        </w:rPr>
        <w:t>&lt; Unchanged parts are omitted &gt;</w:t>
      </w:r>
    </w:p>
    <w:p w14:paraId="1CC20A41" w14:textId="77777777" w:rsidR="00C95926" w:rsidRDefault="00C95926" w:rsidP="00C95926">
      <w:pPr>
        <w:rPr>
          <w:lang w:eastAsia="x-none"/>
        </w:rPr>
      </w:pPr>
    </w:p>
    <w:p w14:paraId="5B1019E8" w14:textId="77777777" w:rsidR="00C95926" w:rsidRPr="00C03219" w:rsidRDefault="00C95926" w:rsidP="00C95926">
      <w:pPr>
        <w:rPr>
          <w:szCs w:val="20"/>
          <w:lang w:eastAsia="x-none"/>
        </w:rPr>
      </w:pPr>
      <w:r w:rsidRPr="00C03219">
        <w:rPr>
          <w:szCs w:val="20"/>
          <w:highlight w:val="green"/>
          <w:lang w:eastAsia="x-none"/>
        </w:rPr>
        <w:t>Agreement</w:t>
      </w:r>
    </w:p>
    <w:p w14:paraId="13BEBF43" w14:textId="77777777" w:rsidR="00C95926" w:rsidRPr="00B820D8" w:rsidRDefault="00C95926" w:rsidP="00C95926">
      <w:pPr>
        <w:pStyle w:val="maintext"/>
        <w:snapToGrid w:val="0"/>
        <w:spacing w:before="0" w:after="0" w:line="240" w:lineRule="auto"/>
        <w:ind w:firstLineChars="0" w:firstLine="0"/>
        <w:rPr>
          <w:lang w:val="en-US"/>
        </w:rPr>
      </w:pPr>
      <w:r w:rsidRPr="00B820D8">
        <w:rPr>
          <w:lang w:eastAsia="x-none"/>
        </w:rPr>
        <w:t>For TB to CW mapping</w:t>
      </w:r>
      <w:r w:rsidRPr="00B820D8">
        <w:rPr>
          <w:lang w:val="en-US"/>
        </w:rPr>
        <w:t>:</w:t>
      </w:r>
    </w:p>
    <w:p w14:paraId="17BC28FC" w14:textId="77777777" w:rsidR="00C95926" w:rsidRPr="00B820D8" w:rsidRDefault="00C95926" w:rsidP="00C03219">
      <w:pPr>
        <w:pStyle w:val="maintext"/>
        <w:numPr>
          <w:ilvl w:val="0"/>
          <w:numId w:val="380"/>
        </w:numPr>
        <w:snapToGrid w:val="0"/>
        <w:spacing w:before="0" w:after="0" w:line="240" w:lineRule="auto"/>
        <w:ind w:firstLineChars="0"/>
        <w:rPr>
          <w:lang w:val="en-US"/>
        </w:rPr>
      </w:pPr>
      <w:r w:rsidRPr="00B820D8">
        <w:rPr>
          <w:lang w:val="en-US"/>
        </w:rPr>
        <w:t xml:space="preserve">2-TB: TB1 </w:t>
      </w:r>
      <w:r w:rsidRPr="00B820D8">
        <w:rPr>
          <w:lang w:val="en-US"/>
        </w:rPr>
        <w:sym w:font="Wingdings" w:char="F0E0"/>
      </w:r>
      <w:r w:rsidRPr="00B820D8">
        <w:rPr>
          <w:lang w:val="en-US"/>
        </w:rPr>
        <w:t xml:space="preserve"> CW0, TB2 </w:t>
      </w:r>
      <w:r w:rsidRPr="00B820D8">
        <w:rPr>
          <w:lang w:val="en-US"/>
        </w:rPr>
        <w:sym w:font="Wingdings" w:char="F0E0"/>
      </w:r>
      <w:r w:rsidRPr="00B820D8">
        <w:rPr>
          <w:lang w:val="en-US"/>
        </w:rPr>
        <w:t xml:space="preserve"> CW1</w:t>
      </w:r>
    </w:p>
    <w:p w14:paraId="287D1581" w14:textId="77777777" w:rsidR="00C95926" w:rsidRPr="00B820D8" w:rsidRDefault="00C95926" w:rsidP="00C03219">
      <w:pPr>
        <w:pStyle w:val="maintext"/>
        <w:numPr>
          <w:ilvl w:val="0"/>
          <w:numId w:val="380"/>
        </w:numPr>
        <w:snapToGrid w:val="0"/>
        <w:spacing w:before="0" w:after="0" w:line="240" w:lineRule="auto"/>
        <w:ind w:firstLineChars="0"/>
        <w:rPr>
          <w:lang w:val="en-US"/>
        </w:rPr>
      </w:pPr>
      <w:r w:rsidRPr="00B820D8">
        <w:rPr>
          <w:lang w:val="en-US"/>
        </w:rPr>
        <w:t>1-TB: always mapped to CW0</w:t>
      </w:r>
    </w:p>
    <w:p w14:paraId="61AEB40D" w14:textId="77777777" w:rsidR="00C95926" w:rsidRPr="00B820D8" w:rsidRDefault="00C95926" w:rsidP="00C95926">
      <w:pPr>
        <w:spacing w:after="120"/>
        <w:rPr>
          <w:b/>
          <w:szCs w:val="20"/>
          <w:u w:val="single"/>
        </w:rPr>
      </w:pPr>
      <w:r w:rsidRPr="00B820D8">
        <w:rPr>
          <w:b/>
          <w:szCs w:val="20"/>
          <w:u w:val="single"/>
        </w:rPr>
        <w:t>Section 5.1.3.2 of TS38.214</w:t>
      </w:r>
    </w:p>
    <w:p w14:paraId="063E4DCA" w14:textId="12618735" w:rsidR="00C95926" w:rsidRPr="00B820D8" w:rsidRDefault="00C95926" w:rsidP="00C95926">
      <w:pPr>
        <w:spacing w:after="120"/>
        <w:rPr>
          <w:color w:val="FF0000"/>
          <w:szCs w:val="20"/>
          <w:u w:val="single"/>
          <w:lang w:val="en-US" w:eastAsia="sv-FI"/>
        </w:rPr>
      </w:pPr>
      <w:r w:rsidRPr="00B820D8">
        <w:rPr>
          <w:color w:val="FF0000"/>
          <w:szCs w:val="20"/>
          <w:u w:val="single"/>
        </w:rPr>
        <w:lastRenderedPageBreak/>
        <w:t xml:space="preserve">In case the higher layer parameter </w:t>
      </w:r>
      <w:r w:rsidRPr="00B820D8">
        <w:rPr>
          <w:i/>
          <w:color w:val="FF0000"/>
          <w:szCs w:val="20"/>
          <w:u w:val="single"/>
        </w:rPr>
        <w:t>Number-MCS-HARQ-DL-DCI</w:t>
      </w:r>
      <w:r w:rsidRPr="00B820D8">
        <w:rPr>
          <w:szCs w:val="20"/>
          <w:u w:val="single"/>
          <w:lang w:val="en-US" w:eastAsia="sv-SE"/>
        </w:rPr>
        <w:t xml:space="preserve"> i</w:t>
      </w:r>
      <w:r w:rsidRPr="00B820D8">
        <w:rPr>
          <w:color w:val="FF0000"/>
          <w:szCs w:val="20"/>
          <w:u w:val="single"/>
          <w:lang w:val="en-US"/>
        </w:rPr>
        <w:t xml:space="preserve">ndicates that two codeword transmission is enabled, then a transport block is disabled by DCI format 1_1 if </w:t>
      </w:r>
      <w:r w:rsidRPr="00B820D8">
        <w:rPr>
          <w:i/>
          <w:color w:val="FF0000"/>
          <w:szCs w:val="20"/>
          <w:u w:val="single"/>
          <w:lang w:val="en-US"/>
        </w:rPr>
        <w:t>I</w:t>
      </w:r>
      <w:r w:rsidRPr="00B820D8">
        <w:rPr>
          <w:color w:val="FF0000"/>
          <w:szCs w:val="20"/>
          <w:u w:val="single"/>
          <w:vertAlign w:val="subscript"/>
          <w:lang w:val="en-US"/>
        </w:rPr>
        <w:t>MCS</w:t>
      </w:r>
      <w:r w:rsidRPr="00B820D8">
        <w:rPr>
          <w:color w:val="FF0000"/>
          <w:szCs w:val="20"/>
          <w:u w:val="single"/>
          <w:lang w:val="en-US"/>
        </w:rPr>
        <w:t xml:space="preserve">=26 and if </w:t>
      </w:r>
      <m:oMath>
        <m:sSub>
          <m:sSubPr>
            <m:ctrlPr>
              <w:rPr>
                <w:rFonts w:ascii="Cambria Math" w:hAnsi="Cambria Math"/>
                <w:color w:val="FF0000"/>
                <w:u w:val="single"/>
              </w:rPr>
            </m:ctrlPr>
          </m:sSubPr>
          <m:e>
            <m:r>
              <m:rPr>
                <m:sty m:val="p"/>
              </m:rPr>
              <w:rPr>
                <w:rFonts w:ascii="Cambria Math" w:hAnsi="Cambria Math"/>
                <w:color w:val="FF0000"/>
                <w:u w:val="single"/>
              </w:rPr>
              <m:t>rv</m:t>
            </m:r>
          </m:e>
          <m:sub>
            <m:r>
              <m:rPr>
                <m:sty m:val="p"/>
              </m:rPr>
              <w:rPr>
                <w:rFonts w:ascii="Cambria Math" w:hAnsi="Cambria Math"/>
                <w:color w:val="FF0000"/>
                <w:u w:val="single"/>
              </w:rPr>
              <m:t>id</m:t>
            </m:r>
          </m:sub>
        </m:sSub>
        <m:r>
          <w:rPr>
            <w:rFonts w:ascii="Cambria Math" w:hAnsi="Cambria Math"/>
            <w:color w:val="FF0000"/>
            <w:u w:val="single"/>
          </w:rPr>
          <m:t>=1</m:t>
        </m:r>
      </m:oMath>
      <w:r w:rsidRPr="00B820D8">
        <w:rPr>
          <w:color w:val="FF0000"/>
          <w:szCs w:val="20"/>
          <w:u w:val="single"/>
          <w:lang w:val="en-US"/>
        </w:rPr>
        <w:t xml:space="preserve"> for the corresponding transport block, otherwise the transport block is enabled.</w:t>
      </w:r>
    </w:p>
    <w:p w14:paraId="1F3AE38D" w14:textId="77777777" w:rsidR="00C95926" w:rsidRPr="00B820D8" w:rsidRDefault="00C95926" w:rsidP="00C95926">
      <w:pPr>
        <w:rPr>
          <w:color w:val="000000"/>
          <w:szCs w:val="20"/>
        </w:rPr>
      </w:pPr>
      <w:r w:rsidRPr="00B820D8">
        <w:rPr>
          <w:color w:val="000000"/>
          <w:szCs w:val="20"/>
        </w:rPr>
        <w:t xml:space="preserve">For the PDSCH assigned by a PDCCH with DCI format 1_0/1_1 with CRC scrambled by C-RNTI, if the higher layer parameter </w:t>
      </w:r>
      <w:r w:rsidRPr="00B820D8">
        <w:rPr>
          <w:i/>
          <w:color w:val="000000"/>
          <w:szCs w:val="20"/>
        </w:rPr>
        <w:t>MCS-Table-PDSCH</w:t>
      </w:r>
      <w:r w:rsidRPr="00B820D8">
        <w:rPr>
          <w:color w:val="000000"/>
          <w:szCs w:val="20"/>
        </w:rPr>
        <w:t xml:space="preserve"> is set to '256QAM'</w:t>
      </w:r>
      <w:r w:rsidRPr="00B820D8">
        <w:rPr>
          <w:i/>
          <w:color w:val="000000"/>
          <w:szCs w:val="20"/>
        </w:rPr>
        <w:t xml:space="preserve"> </w:t>
      </w:r>
      <w:r w:rsidRPr="00B820D8">
        <w:rPr>
          <w:color w:val="000000"/>
          <w:szCs w:val="20"/>
        </w:rPr>
        <w:t xml:space="preserve">is configured and </w:t>
      </w:r>
      <w:r w:rsidRPr="00B820D8">
        <w:rPr>
          <w:color w:val="000000"/>
          <w:position w:val="-10"/>
          <w:szCs w:val="20"/>
        </w:rPr>
        <w:object w:dxaOrig="1219" w:dyaOrig="300" w14:anchorId="2EF62A1D">
          <v:shape id="_x0000_i1079" type="#_x0000_t75" style="width:60.6pt;height:14.4pt" o:ole="">
            <v:imagedata r:id="rId935" o:title=""/>
          </v:shape>
          <o:OLEObject Type="Embed" ProgID="Equation.3" ShapeID="_x0000_i1079" DrawAspect="Content" ObjectID="_1587928958" r:id="rId936"/>
        </w:object>
      </w:r>
      <w:r w:rsidRPr="00B820D8">
        <w:rPr>
          <w:color w:val="000000"/>
          <w:szCs w:val="20"/>
        </w:rPr>
        <w:t xml:space="preserve"> </w:t>
      </w:r>
      <w:r w:rsidRPr="00B820D8">
        <w:rPr>
          <w:i/>
          <w:color w:val="000000"/>
          <w:szCs w:val="20"/>
        </w:rPr>
        <w:fldChar w:fldCharType="begin"/>
      </w:r>
      <w:r w:rsidRPr="00B820D8">
        <w:rPr>
          <w:i/>
          <w:color w:val="000000"/>
          <w:szCs w:val="20"/>
        </w:rPr>
        <w:instrText xml:space="preserve"> QUOTE </w:instrText>
      </w:r>
      <w:r w:rsidRPr="00B820D8">
        <w:rPr>
          <w:rFonts w:ascii="Cambria Math" w:hAnsi="Cambria Math"/>
          <w:szCs w:val="20"/>
          <w:lang w:eastAsia="ja-JP"/>
        </w:rPr>
        <w:instrText xml:space="preserve">0 ≤ </w:instrText>
      </w:r>
      <w:r w:rsidRPr="007C6B41">
        <w:rPr>
          <w:rFonts w:ascii="Cambria Math" w:hAnsi="Cambria Math"/>
          <w:szCs w:val="20"/>
          <w:lang w:eastAsia="ja-JP"/>
        </w:rPr>
        <w:instrText xml:space="preserve">IMCS </w:instrText>
      </w:r>
      <w:r w:rsidRPr="00B820D8">
        <w:rPr>
          <w:rFonts w:ascii="Cambria Math" w:hAnsi="Cambria Math"/>
          <w:szCs w:val="20"/>
          <w:lang w:eastAsia="ja-JP"/>
        </w:rPr>
        <w:instrText>≤27</w:instrText>
      </w:r>
      <w:r w:rsidRPr="00B820D8">
        <w:rPr>
          <w:i/>
          <w:color w:val="000000"/>
          <w:szCs w:val="20"/>
        </w:rPr>
        <w:instrText xml:space="preserve"> </w:instrText>
      </w:r>
      <w:r w:rsidRPr="00B820D8">
        <w:rPr>
          <w:i/>
          <w:color w:val="000000"/>
          <w:szCs w:val="20"/>
        </w:rPr>
        <w:fldChar w:fldCharType="end"/>
      </w:r>
      <w:r w:rsidRPr="00B820D8">
        <w:rPr>
          <w:i/>
          <w:color w:val="000000"/>
          <w:szCs w:val="20"/>
        </w:rPr>
        <w:t>,</w:t>
      </w:r>
      <w:r w:rsidRPr="00B820D8">
        <w:rPr>
          <w:color w:val="000000"/>
          <w:szCs w:val="20"/>
        </w:rPr>
        <w:t xml:space="preserve"> or</w:t>
      </w:r>
      <w:r w:rsidRPr="00B820D8">
        <w:rPr>
          <w:i/>
          <w:color w:val="000000"/>
          <w:szCs w:val="20"/>
        </w:rPr>
        <w:t xml:space="preserve"> </w:t>
      </w:r>
      <w:r w:rsidRPr="00B820D8">
        <w:rPr>
          <w:color w:val="000000"/>
          <w:szCs w:val="20"/>
        </w:rPr>
        <w:t xml:space="preserve">the higher layer parameter </w:t>
      </w:r>
      <w:r w:rsidRPr="00B820D8">
        <w:rPr>
          <w:i/>
          <w:color w:val="000000"/>
          <w:szCs w:val="20"/>
        </w:rPr>
        <w:t xml:space="preserve">MCS-Table-PDSCH </w:t>
      </w:r>
      <w:r w:rsidRPr="00B820D8">
        <w:rPr>
          <w:color w:val="000000"/>
          <w:szCs w:val="20"/>
        </w:rPr>
        <w:t xml:space="preserve">is not set to '256QAM' configured and </w:t>
      </w:r>
      <w:r w:rsidRPr="00B820D8">
        <w:rPr>
          <w:color w:val="000000"/>
          <w:position w:val="-10"/>
          <w:szCs w:val="20"/>
        </w:rPr>
        <w:object w:dxaOrig="1200" w:dyaOrig="300" w14:anchorId="34BA6CF5">
          <v:shape id="_x0000_i1080" type="#_x0000_t75" style="width:60pt;height:14.4pt" o:ole="">
            <v:imagedata r:id="rId937" o:title=""/>
          </v:shape>
          <o:OLEObject Type="Embed" ProgID="Equation.3" ShapeID="_x0000_i1080" DrawAspect="Content" ObjectID="_1587928959" r:id="rId938"/>
        </w:object>
      </w:r>
      <w:r w:rsidRPr="00B820D8">
        <w:rPr>
          <w:color w:val="000000"/>
          <w:szCs w:val="20"/>
        </w:rPr>
        <w:t xml:space="preserve"> </w:t>
      </w:r>
      <w:r w:rsidRPr="00B820D8">
        <w:rPr>
          <w:color w:val="000000"/>
          <w:szCs w:val="20"/>
        </w:rPr>
        <w:fldChar w:fldCharType="begin"/>
      </w:r>
      <w:r w:rsidRPr="00B820D8">
        <w:rPr>
          <w:color w:val="000000"/>
          <w:szCs w:val="20"/>
        </w:rPr>
        <w:instrText xml:space="preserve"> QUOTE </w:instrText>
      </w:r>
      <w:r w:rsidRPr="00B820D8">
        <w:rPr>
          <w:rFonts w:ascii="Cambria Math" w:hAnsi="Cambria Math"/>
          <w:szCs w:val="20"/>
          <w:lang w:eastAsia="ja-JP"/>
        </w:rPr>
        <w:instrText xml:space="preserve">0 ≤ </w:instrText>
      </w:r>
      <w:r w:rsidRPr="007C6B41">
        <w:rPr>
          <w:rFonts w:ascii="Cambria Math" w:hAnsi="Cambria Math"/>
          <w:szCs w:val="20"/>
          <w:lang w:eastAsia="ja-JP"/>
        </w:rPr>
        <w:instrText xml:space="preserve">IMCS </w:instrText>
      </w:r>
      <w:r w:rsidRPr="00B820D8">
        <w:rPr>
          <w:rFonts w:ascii="Cambria Math" w:hAnsi="Cambria Math"/>
          <w:szCs w:val="20"/>
          <w:lang w:eastAsia="ja-JP"/>
        </w:rPr>
        <w:instrText>≤28</w:instrText>
      </w:r>
      <w:r w:rsidRPr="00B820D8">
        <w:rPr>
          <w:color w:val="000000"/>
          <w:szCs w:val="20"/>
        </w:rPr>
        <w:instrText xml:space="preserve"> </w:instrText>
      </w:r>
      <w:r w:rsidRPr="00B820D8">
        <w:rPr>
          <w:color w:val="000000"/>
          <w:szCs w:val="20"/>
        </w:rPr>
        <w:fldChar w:fldCharType="end"/>
      </w:r>
      <w:r w:rsidRPr="00B820D8">
        <w:rPr>
          <w:i/>
          <w:color w:val="000000"/>
          <w:szCs w:val="20"/>
        </w:rPr>
        <w:t xml:space="preserve">, </w:t>
      </w:r>
      <w:r w:rsidRPr="00B820D8">
        <w:rPr>
          <w:color w:val="000000"/>
          <w:szCs w:val="20"/>
        </w:rPr>
        <w:t>the UE shall</w:t>
      </w:r>
      <w:r w:rsidRPr="00B820D8">
        <w:rPr>
          <w:color w:val="FF0000"/>
          <w:szCs w:val="20"/>
        </w:rPr>
        <w:t xml:space="preserve">, </w:t>
      </w:r>
      <w:r w:rsidRPr="00B820D8">
        <w:rPr>
          <w:rFonts w:hint="eastAsia"/>
          <w:color w:val="FF0000"/>
          <w:szCs w:val="20"/>
          <w:u w:val="single"/>
        </w:rPr>
        <w:t xml:space="preserve">except if the transport block is disabled </w:t>
      </w:r>
      <w:r w:rsidRPr="00B820D8">
        <w:rPr>
          <w:color w:val="FF0000"/>
          <w:szCs w:val="20"/>
          <w:u w:val="single"/>
        </w:rPr>
        <w:t>in DCI format 1_1,</w:t>
      </w:r>
      <w:r w:rsidRPr="00B820D8">
        <w:rPr>
          <w:color w:val="000000"/>
          <w:szCs w:val="20"/>
        </w:rPr>
        <w:t xml:space="preserve"> first determine the TBS</w:t>
      </w:r>
      <w:r w:rsidRPr="00B820D8">
        <w:rPr>
          <w:color w:val="000000"/>
          <w:szCs w:val="20"/>
          <w:lang w:eastAsia="ko-KR"/>
        </w:rPr>
        <w:t xml:space="preserve"> as specified below</w:t>
      </w:r>
      <w:r w:rsidRPr="00B820D8">
        <w:rPr>
          <w:color w:val="000000"/>
          <w:szCs w:val="20"/>
        </w:rPr>
        <w:t>:</w:t>
      </w:r>
    </w:p>
    <w:p w14:paraId="31384F4C" w14:textId="54BB7A80" w:rsidR="00C95926" w:rsidRDefault="00C95926" w:rsidP="00C95926">
      <w:pPr>
        <w:rPr>
          <w:lang w:eastAsia="x-none"/>
        </w:rPr>
      </w:pPr>
    </w:p>
    <w:p w14:paraId="375772C4" w14:textId="77777777" w:rsidR="00C03219" w:rsidRPr="00B21FD6" w:rsidRDefault="00C03219" w:rsidP="00C95926">
      <w:pPr>
        <w:rPr>
          <w:lang w:eastAsia="x-none"/>
        </w:rPr>
      </w:pPr>
    </w:p>
    <w:p w14:paraId="5846DD7E" w14:textId="4EF7EFDE" w:rsidR="00C95926" w:rsidRDefault="00603E09" w:rsidP="00C95926">
      <w:pPr>
        <w:rPr>
          <w:lang w:eastAsia="x-none"/>
        </w:rPr>
      </w:pPr>
      <w:hyperlink r:id="rId939" w:history="1">
        <w:r w:rsidR="00FE4C7E">
          <w:rPr>
            <w:rStyle w:val="Hyperlink"/>
            <w:lang w:eastAsia="x-none"/>
          </w:rPr>
          <w:t>R1-1803632</w:t>
        </w:r>
      </w:hyperlink>
      <w:r w:rsidR="00C95926">
        <w:rPr>
          <w:lang w:eastAsia="x-none"/>
        </w:rPr>
        <w:tab/>
        <w:t>Remaining issues on CW mapping</w:t>
      </w:r>
      <w:r w:rsidR="00C95926">
        <w:rPr>
          <w:lang w:eastAsia="x-none"/>
        </w:rPr>
        <w:tab/>
        <w:t>Huawei, HiSilicon</w:t>
      </w:r>
    </w:p>
    <w:p w14:paraId="31ABFE2B" w14:textId="6EF88CAA" w:rsidR="00C95926" w:rsidRDefault="00603E09" w:rsidP="00C95926">
      <w:pPr>
        <w:rPr>
          <w:lang w:eastAsia="x-none"/>
        </w:rPr>
      </w:pPr>
      <w:hyperlink r:id="rId940" w:history="1">
        <w:r w:rsidR="00FE4C7E">
          <w:rPr>
            <w:rStyle w:val="Hyperlink"/>
            <w:lang w:eastAsia="x-none"/>
          </w:rPr>
          <w:t>R1-1803736</w:t>
        </w:r>
      </w:hyperlink>
      <w:r w:rsidR="00C95926">
        <w:rPr>
          <w:lang w:eastAsia="x-none"/>
        </w:rPr>
        <w:tab/>
        <w:t>Remaining issues on codeword mapping</w:t>
      </w:r>
      <w:r w:rsidR="00C95926">
        <w:rPr>
          <w:lang w:eastAsia="x-none"/>
        </w:rPr>
        <w:tab/>
        <w:t>CATT</w:t>
      </w:r>
    </w:p>
    <w:p w14:paraId="3FE8093B" w14:textId="05EEE840" w:rsidR="00C95926" w:rsidRDefault="00603E09" w:rsidP="00C95926">
      <w:pPr>
        <w:rPr>
          <w:lang w:eastAsia="x-none"/>
        </w:rPr>
      </w:pPr>
      <w:hyperlink r:id="rId941" w:history="1">
        <w:r w:rsidR="00FE4C7E">
          <w:rPr>
            <w:rStyle w:val="Hyperlink"/>
            <w:lang w:eastAsia="x-none"/>
          </w:rPr>
          <w:t>R1-1803811</w:t>
        </w:r>
      </w:hyperlink>
      <w:r w:rsidR="00C95926">
        <w:rPr>
          <w:lang w:eastAsia="x-none"/>
        </w:rPr>
        <w:tab/>
        <w:t>Remaining issues on layer mapping</w:t>
      </w:r>
      <w:r w:rsidR="00C95926">
        <w:rPr>
          <w:lang w:eastAsia="x-none"/>
        </w:rPr>
        <w:tab/>
        <w:t>vivo</w:t>
      </w:r>
    </w:p>
    <w:p w14:paraId="43B6E424" w14:textId="02A7EBB5" w:rsidR="00C95926" w:rsidRDefault="00603E09" w:rsidP="00C95926">
      <w:pPr>
        <w:rPr>
          <w:lang w:eastAsia="x-none"/>
        </w:rPr>
      </w:pPr>
      <w:hyperlink r:id="rId942" w:history="1">
        <w:r w:rsidR="00FE4C7E">
          <w:rPr>
            <w:rStyle w:val="Hyperlink"/>
            <w:lang w:eastAsia="x-none"/>
          </w:rPr>
          <w:t>R1-1804353</w:t>
        </w:r>
      </w:hyperlink>
      <w:r w:rsidR="00C95926">
        <w:rPr>
          <w:lang w:eastAsia="x-none"/>
        </w:rPr>
        <w:tab/>
        <w:t>Issues on codeword mapping</w:t>
      </w:r>
      <w:r w:rsidR="00C95926">
        <w:rPr>
          <w:lang w:eastAsia="x-none"/>
        </w:rPr>
        <w:tab/>
        <w:t>Samsung</w:t>
      </w:r>
    </w:p>
    <w:p w14:paraId="5A5B0C66" w14:textId="16EA17F4" w:rsidR="00C95926" w:rsidRPr="00C03219" w:rsidRDefault="00603E09" w:rsidP="00C95926">
      <w:pPr>
        <w:rPr>
          <w:b/>
          <w:lang w:eastAsia="x-none"/>
        </w:rPr>
      </w:pPr>
      <w:hyperlink r:id="rId943" w:history="1">
        <w:r w:rsidR="00FE4C7E" w:rsidRPr="00C03219">
          <w:rPr>
            <w:rStyle w:val="Hyperlink"/>
            <w:b/>
            <w:lang w:eastAsia="x-none"/>
          </w:rPr>
          <w:t>R1-1804654</w:t>
        </w:r>
      </w:hyperlink>
      <w:r w:rsidR="00C95926" w:rsidRPr="00C03219">
        <w:rPr>
          <w:b/>
          <w:lang w:eastAsia="x-none"/>
        </w:rPr>
        <w:tab/>
        <w:t>Remaining issue for MIMO Codeword mapping</w:t>
      </w:r>
      <w:r w:rsidR="00C95926" w:rsidRPr="00C03219">
        <w:rPr>
          <w:b/>
          <w:lang w:eastAsia="x-none"/>
        </w:rPr>
        <w:tab/>
        <w:t>AT&amp;T</w:t>
      </w:r>
    </w:p>
    <w:p w14:paraId="71F77E4B" w14:textId="5D683627" w:rsidR="00C95926" w:rsidRDefault="00603E09" w:rsidP="00C95926">
      <w:pPr>
        <w:rPr>
          <w:lang w:eastAsia="x-none"/>
        </w:rPr>
      </w:pPr>
      <w:hyperlink r:id="rId944" w:history="1">
        <w:r w:rsidR="00FE4C7E">
          <w:rPr>
            <w:rStyle w:val="Hyperlink"/>
            <w:lang w:eastAsia="x-none"/>
          </w:rPr>
          <w:t>R1-1804878</w:t>
        </w:r>
      </w:hyperlink>
      <w:r w:rsidR="00C95926">
        <w:rPr>
          <w:lang w:eastAsia="x-none"/>
        </w:rPr>
        <w:tab/>
        <w:t>Open issues on codeword mapping</w:t>
      </w:r>
      <w:r w:rsidR="00C95926">
        <w:rPr>
          <w:lang w:eastAsia="x-none"/>
        </w:rPr>
        <w:tab/>
        <w:t>Sharp</w:t>
      </w:r>
    </w:p>
    <w:p w14:paraId="3EB4E9E6" w14:textId="0CA1E538" w:rsidR="00C95926" w:rsidRDefault="00603E09" w:rsidP="00C95926">
      <w:pPr>
        <w:rPr>
          <w:lang w:eastAsia="x-none"/>
        </w:rPr>
      </w:pPr>
      <w:hyperlink r:id="rId945" w:history="1">
        <w:r w:rsidR="00FE4C7E">
          <w:rPr>
            <w:rStyle w:val="Hyperlink"/>
            <w:lang w:eastAsia="x-none"/>
          </w:rPr>
          <w:t>R1-1804967</w:t>
        </w:r>
      </w:hyperlink>
      <w:r w:rsidR="00C95926">
        <w:rPr>
          <w:lang w:eastAsia="x-none"/>
        </w:rPr>
        <w:tab/>
        <w:t>Remaining issues on CW mapping and data scrambling</w:t>
      </w:r>
      <w:r w:rsidR="00C95926">
        <w:rPr>
          <w:lang w:eastAsia="x-none"/>
        </w:rPr>
        <w:tab/>
        <w:t>Ericsson</w:t>
      </w:r>
    </w:p>
    <w:p w14:paraId="3D7DF0B3" w14:textId="297E41A1" w:rsidR="00C95926" w:rsidRDefault="00603E09" w:rsidP="00C95926">
      <w:pPr>
        <w:rPr>
          <w:lang w:eastAsia="x-none"/>
        </w:rPr>
      </w:pPr>
      <w:hyperlink r:id="rId946" w:history="1">
        <w:r w:rsidR="00FE4C7E">
          <w:rPr>
            <w:rStyle w:val="Hyperlink"/>
            <w:lang w:eastAsia="x-none"/>
          </w:rPr>
          <w:t>R1-1805100</w:t>
        </w:r>
      </w:hyperlink>
      <w:r w:rsidR="00C95926">
        <w:rPr>
          <w:lang w:eastAsia="x-none"/>
        </w:rPr>
        <w:tab/>
        <w:t>Remaining Issue on DMRS Port Mapping and its Impact on CQI/MCS</w:t>
      </w:r>
      <w:r w:rsidR="00C95926">
        <w:rPr>
          <w:lang w:eastAsia="x-none"/>
        </w:rPr>
        <w:tab/>
        <w:t>Nokia, Nokia Shanghai Bell</w:t>
      </w:r>
    </w:p>
    <w:p w14:paraId="2387DC32" w14:textId="77777777" w:rsidR="00C95926" w:rsidRDefault="00C95926" w:rsidP="009F3C8D">
      <w:pPr>
        <w:pStyle w:val="Heading5"/>
      </w:pPr>
      <w:bookmarkStart w:id="432" w:name="_Toc514184655"/>
      <w:r>
        <w:t>C</w:t>
      </w:r>
      <w:r w:rsidRPr="004B0D61">
        <w:t>odebook based transmission for UL</w:t>
      </w:r>
      <w:bookmarkEnd w:id="432"/>
      <w:r w:rsidRPr="004B0D61">
        <w:t xml:space="preserve"> </w:t>
      </w:r>
    </w:p>
    <w:p w14:paraId="2E17237C" w14:textId="3409FFCB" w:rsidR="00C95926" w:rsidRPr="00656171" w:rsidRDefault="00603E09" w:rsidP="00C95926">
      <w:pPr>
        <w:rPr>
          <w:b/>
          <w:lang w:eastAsia="x-none"/>
        </w:rPr>
      </w:pPr>
      <w:hyperlink r:id="rId947" w:history="1">
        <w:r w:rsidR="00FE4C7E" w:rsidRPr="00656171">
          <w:rPr>
            <w:rStyle w:val="Hyperlink"/>
            <w:b/>
          </w:rPr>
          <w:t>R1-1805564</w:t>
        </w:r>
      </w:hyperlink>
      <w:r w:rsidR="00C95926" w:rsidRPr="00656171">
        <w:rPr>
          <w:b/>
          <w:lang w:eastAsia="x-none"/>
        </w:rPr>
        <w:tab/>
        <w:t>Summary of Codebook Based UL Transmission</w:t>
      </w:r>
      <w:r w:rsidR="00C95926" w:rsidRPr="00656171">
        <w:rPr>
          <w:b/>
          <w:lang w:eastAsia="x-none"/>
        </w:rPr>
        <w:tab/>
        <w:t>Intel</w:t>
      </w:r>
    </w:p>
    <w:p w14:paraId="48B9242A" w14:textId="77777777" w:rsidR="00C95926" w:rsidRDefault="00C95926" w:rsidP="00C95926">
      <w:pPr>
        <w:rPr>
          <w:lang w:eastAsia="x-none"/>
        </w:rPr>
      </w:pPr>
    </w:p>
    <w:p w14:paraId="6B355F9E" w14:textId="77777777" w:rsidR="00C95926" w:rsidRPr="00656171" w:rsidRDefault="00C95926" w:rsidP="00C95926">
      <w:pPr>
        <w:jc w:val="both"/>
        <w:rPr>
          <w:szCs w:val="22"/>
          <w:lang w:val="en-US" w:eastAsia="zh-CN"/>
        </w:rPr>
      </w:pPr>
      <w:r w:rsidRPr="00656171">
        <w:rPr>
          <w:szCs w:val="22"/>
          <w:highlight w:val="green"/>
          <w:lang w:val="en-US" w:eastAsia="zh-CN"/>
        </w:rPr>
        <w:t>Agreement</w:t>
      </w:r>
    </w:p>
    <w:p w14:paraId="79A21C5F" w14:textId="77777777" w:rsidR="00C95926" w:rsidRPr="008B0AE3" w:rsidRDefault="00C95926" w:rsidP="00C95926">
      <w:pPr>
        <w:jc w:val="both"/>
        <w:rPr>
          <w:szCs w:val="22"/>
          <w:lang w:val="en-US" w:eastAsia="zh-CN"/>
        </w:rPr>
      </w:pPr>
      <w:r w:rsidRPr="008B0AE3">
        <w:rPr>
          <w:szCs w:val="22"/>
          <w:lang w:val="en-US" w:eastAsia="zh-CN"/>
        </w:rPr>
        <w:t xml:space="preserve">Adopt the following TP. </w:t>
      </w:r>
    </w:p>
    <w:p w14:paraId="5B274F89" w14:textId="77777777" w:rsidR="00C95926" w:rsidRDefault="00C95926" w:rsidP="00C95926">
      <w:pPr>
        <w:pStyle w:val="BodyText"/>
        <w:jc w:val="center"/>
        <w:rPr>
          <w:iCs/>
          <w:color w:val="0070C0"/>
          <w:szCs w:val="20"/>
          <w:lang w:eastAsia="zh-CN"/>
        </w:rPr>
      </w:pPr>
      <w:bookmarkStart w:id="433" w:name="OLE_LINK2"/>
      <w:r>
        <w:rPr>
          <w:iCs/>
          <w:color w:val="0070C0"/>
          <w:szCs w:val="20"/>
          <w:lang w:eastAsia="zh-CN"/>
        </w:rPr>
        <w:t>/*</w:t>
      </w:r>
      <w:r w:rsidRPr="00EA6602">
        <w:rPr>
          <w:iCs/>
          <w:color w:val="0070C0"/>
          <w:szCs w:val="20"/>
          <w:lang w:eastAsia="zh-CN"/>
        </w:rPr>
        <w:t xml:space="preserve">************************ </w:t>
      </w:r>
      <w:r w:rsidRPr="00EA6602">
        <w:rPr>
          <w:rFonts w:hint="eastAsia"/>
          <w:iCs/>
          <w:color w:val="0070C0"/>
          <w:szCs w:val="20"/>
          <w:lang w:eastAsia="zh-CN"/>
        </w:rPr>
        <w:t>Start</w:t>
      </w:r>
      <w:r w:rsidRPr="00EA6602">
        <w:rPr>
          <w:iCs/>
          <w:color w:val="0070C0"/>
          <w:szCs w:val="20"/>
          <w:lang w:eastAsia="zh-CN"/>
        </w:rPr>
        <w:t xml:space="preserve"> of Text Proposal</w:t>
      </w:r>
      <w:r w:rsidRPr="00EA6602">
        <w:rPr>
          <w:rFonts w:hint="eastAsia"/>
          <w:iCs/>
          <w:color w:val="0070C0"/>
          <w:szCs w:val="20"/>
          <w:lang w:eastAsia="zh-CN"/>
        </w:rPr>
        <w:t xml:space="preserve"> for 38.21</w:t>
      </w:r>
      <w:r>
        <w:rPr>
          <w:rFonts w:hint="eastAsia"/>
          <w:iCs/>
          <w:color w:val="0070C0"/>
          <w:szCs w:val="20"/>
          <w:lang w:eastAsia="zh-CN"/>
        </w:rPr>
        <w:t>2</w:t>
      </w:r>
      <w:r w:rsidRPr="00EA6602">
        <w:rPr>
          <w:iCs/>
          <w:color w:val="0070C0"/>
          <w:szCs w:val="20"/>
          <w:lang w:eastAsia="zh-CN"/>
        </w:rPr>
        <w:t xml:space="preserve"> **************************/</w:t>
      </w:r>
    </w:p>
    <w:p w14:paraId="0E2331AF" w14:textId="77777777" w:rsidR="00C95926" w:rsidRPr="00246B76" w:rsidRDefault="00C95926" w:rsidP="00C95926">
      <w:pPr>
        <w:rPr>
          <w:color w:val="000000"/>
          <w:szCs w:val="20"/>
        </w:rPr>
      </w:pPr>
      <w:bookmarkStart w:id="434" w:name="_Toc505960307"/>
      <w:bookmarkStart w:id="435" w:name="_Toc508812082"/>
      <w:r w:rsidRPr="00246B76">
        <w:rPr>
          <w:rFonts w:hint="eastAsia"/>
          <w:color w:val="000000"/>
          <w:szCs w:val="20"/>
        </w:rPr>
        <w:t>7.3.1.1.2</w:t>
      </w:r>
      <w:r>
        <w:rPr>
          <w:color w:val="000000"/>
          <w:szCs w:val="20"/>
        </w:rPr>
        <w:tab/>
      </w:r>
      <w:r w:rsidRPr="00246B76">
        <w:rPr>
          <w:rFonts w:hint="eastAsia"/>
          <w:color w:val="000000"/>
          <w:szCs w:val="20"/>
        </w:rPr>
        <w:tab/>
        <w:t>Format 0_1</w:t>
      </w:r>
      <w:bookmarkEnd w:id="434"/>
      <w:bookmarkEnd w:id="435"/>
    </w:p>
    <w:p w14:paraId="7735C42A" w14:textId="77777777" w:rsidR="00C95926" w:rsidRPr="00656171" w:rsidRDefault="00C95926" w:rsidP="00656171">
      <w:pPr>
        <w:pStyle w:val="B1"/>
        <w:spacing w:after="0"/>
        <w:rPr>
          <w:rFonts w:ascii="Times New Roman" w:hAnsi="Times New Roman"/>
          <w:color w:val="000000"/>
          <w:lang w:eastAsia="zh-CN"/>
        </w:rPr>
      </w:pPr>
      <w:r w:rsidRPr="00656171">
        <w:rPr>
          <w:rFonts w:ascii="Times New Roman" w:hAnsi="Times New Roman"/>
        </w:rPr>
        <w:t>-</w:t>
      </w:r>
      <w:r w:rsidRPr="00656171">
        <w:rPr>
          <w:rFonts w:ascii="Times New Roman" w:hAnsi="Times New Roman"/>
        </w:rPr>
        <w:tab/>
      </w:r>
      <w:r w:rsidRPr="00656171">
        <w:rPr>
          <w:rFonts w:ascii="Times New Roman" w:hAnsi="Times New Roman"/>
          <w:lang w:eastAsia="zh-CN"/>
        </w:rPr>
        <w:t>SRS resource indicator</w:t>
      </w:r>
      <w:r w:rsidRPr="00656171">
        <w:rPr>
          <w:rFonts w:ascii="Times New Roman" w:hAnsi="Times New Roman"/>
        </w:rPr>
        <w:t xml:space="preserve"> –</w:t>
      </w:r>
      <w:r w:rsidRPr="00656171">
        <w:rPr>
          <w:rFonts w:ascii="Times New Roman" w:hAnsi="Times New Roman"/>
          <w:position w:val="-34"/>
        </w:rPr>
        <w:object w:dxaOrig="2600" w:dyaOrig="800" w14:anchorId="6EF2C559">
          <v:shape id="_x0000_i1081" type="#_x0000_t75" style="width:118.8pt;height:37.8pt" o:ole="">
            <v:imagedata r:id="rId948" o:title=""/>
          </v:shape>
          <o:OLEObject Type="Embed" ProgID="Equation.3" ShapeID="_x0000_i1081" DrawAspect="Content" ObjectID="_1587928960" r:id="rId949"/>
        </w:object>
      </w:r>
      <w:r w:rsidRPr="00656171">
        <w:rPr>
          <w:rFonts w:ascii="Times New Roman" w:hAnsi="Times New Roman"/>
          <w:lang w:eastAsia="zh-CN"/>
        </w:rPr>
        <w:t xml:space="preserve"> or </w:t>
      </w:r>
      <w:r w:rsidRPr="00656171">
        <w:rPr>
          <w:rFonts w:ascii="Times New Roman" w:hAnsi="Times New Roman"/>
          <w:position w:val="-12"/>
        </w:rPr>
        <w:object w:dxaOrig="1260" w:dyaOrig="360" w14:anchorId="7289D912">
          <v:shape id="_x0000_i1082" type="#_x0000_t75" style="width:58.8pt;height:16.8pt" o:ole="">
            <v:imagedata r:id="rId950" o:title=""/>
          </v:shape>
          <o:OLEObject Type="Embed" ProgID="Equation.3" ShapeID="_x0000_i1082" DrawAspect="Content" ObjectID="_1587928961" r:id="rId951"/>
        </w:object>
      </w:r>
      <w:r w:rsidRPr="00656171">
        <w:rPr>
          <w:rFonts w:ascii="Times New Roman" w:hAnsi="Times New Roman"/>
        </w:rPr>
        <w:t xml:space="preserve"> bits</w:t>
      </w:r>
      <w:r w:rsidRPr="00656171">
        <w:rPr>
          <w:rFonts w:ascii="Times New Roman" w:hAnsi="Times New Roman"/>
          <w:lang w:eastAsia="zh-CN"/>
        </w:rPr>
        <w:t xml:space="preserve">, </w:t>
      </w:r>
      <w:r w:rsidRPr="00656171">
        <w:rPr>
          <w:rFonts w:ascii="Times New Roman" w:hAnsi="Times New Roman"/>
          <w:color w:val="000000"/>
          <w:lang w:eastAsia="zh-CN"/>
        </w:rPr>
        <w:t xml:space="preserve">where </w:t>
      </w:r>
      <w:r w:rsidRPr="00656171">
        <w:rPr>
          <w:rFonts w:ascii="Times New Roman" w:hAnsi="Times New Roman"/>
          <w:color w:val="000000"/>
          <w:position w:val="-12"/>
        </w:rPr>
        <w:object w:dxaOrig="499" w:dyaOrig="360" w14:anchorId="2D597D8D">
          <v:shape id="_x0000_i1083" type="#_x0000_t75" style="width:22.8pt;height:16.8pt" o:ole="">
            <v:imagedata r:id="rId952" o:title=""/>
          </v:shape>
          <o:OLEObject Type="Embed" ProgID="Equation.3" ShapeID="_x0000_i1083" DrawAspect="Content" ObjectID="_1587928962" r:id="rId953"/>
        </w:object>
      </w:r>
      <w:r w:rsidRPr="00656171">
        <w:rPr>
          <w:rFonts w:ascii="Times New Roman" w:hAnsi="Times New Roman"/>
          <w:color w:val="000000"/>
          <w:lang w:eastAsia="zh-CN"/>
        </w:rPr>
        <w:t xml:space="preserve"> is the number of configured SRS resources </w:t>
      </w:r>
      <w:r w:rsidRPr="00656171">
        <w:rPr>
          <w:rFonts w:ascii="Times New Roman" w:hAnsi="Times New Roman"/>
          <w:color w:val="000000"/>
        </w:rPr>
        <w:t xml:space="preserve">in the SRS resource set associated with </w:t>
      </w:r>
      <w:r w:rsidRPr="00656171">
        <w:rPr>
          <w:rFonts w:ascii="Times New Roman" w:hAnsi="Times New Roman"/>
          <w:color w:val="000000"/>
          <w:lang w:eastAsia="zh-CN"/>
        </w:rPr>
        <w:t xml:space="preserve">the </w:t>
      </w:r>
      <w:r w:rsidRPr="00656171">
        <w:rPr>
          <w:rFonts w:ascii="Times New Roman" w:hAnsi="Times New Roman"/>
          <w:color w:val="000000"/>
        </w:rPr>
        <w:t>higher</w:t>
      </w:r>
      <w:r w:rsidRPr="00656171">
        <w:rPr>
          <w:rFonts w:ascii="Times New Roman" w:hAnsi="Times New Roman"/>
          <w:color w:val="000000"/>
          <w:lang w:eastAsia="zh-CN"/>
        </w:rPr>
        <w:t xml:space="preserve"> </w:t>
      </w:r>
      <w:r w:rsidRPr="00656171">
        <w:rPr>
          <w:rFonts w:ascii="Times New Roman" w:hAnsi="Times New Roman"/>
          <w:color w:val="000000"/>
        </w:rPr>
        <w:t xml:space="preserve">layer parameter </w:t>
      </w:r>
      <w:r w:rsidRPr="00656171">
        <w:rPr>
          <w:rFonts w:ascii="Times New Roman" w:hAnsi="Times New Roman"/>
          <w:i/>
          <w:iCs/>
          <w:color w:val="000000"/>
        </w:rPr>
        <w:t>SRS-SetUse</w:t>
      </w:r>
      <w:r w:rsidRPr="00656171">
        <w:rPr>
          <w:rFonts w:ascii="Times New Roman" w:hAnsi="Times New Roman"/>
          <w:color w:val="000000"/>
        </w:rPr>
        <w:t xml:space="preserve"> </w:t>
      </w:r>
      <w:r w:rsidRPr="00656171">
        <w:rPr>
          <w:rFonts w:ascii="Times New Roman" w:hAnsi="Times New Roman"/>
          <w:color w:val="000000"/>
          <w:lang w:eastAsia="zh-CN"/>
        </w:rPr>
        <w:t>of value</w:t>
      </w:r>
      <w:r w:rsidRPr="00656171">
        <w:rPr>
          <w:rFonts w:ascii="Times New Roman" w:hAnsi="Times New Roman"/>
          <w:color w:val="000000"/>
        </w:rPr>
        <w:t xml:space="preserve"> '</w:t>
      </w:r>
      <w:r w:rsidRPr="00656171">
        <w:rPr>
          <w:rFonts w:ascii="Times New Roman" w:hAnsi="Times New Roman"/>
          <w:i/>
          <w:color w:val="000000"/>
        </w:rPr>
        <w:t>CodeBook</w:t>
      </w:r>
      <w:r w:rsidRPr="00656171">
        <w:rPr>
          <w:rFonts w:ascii="Times New Roman" w:hAnsi="Times New Roman"/>
          <w:color w:val="000000"/>
        </w:rPr>
        <w:t>' or '</w:t>
      </w:r>
      <w:r w:rsidRPr="00656171">
        <w:rPr>
          <w:rFonts w:ascii="Times New Roman" w:hAnsi="Times New Roman"/>
          <w:i/>
          <w:color w:val="000000"/>
        </w:rPr>
        <w:t>NonCodeBook</w:t>
      </w:r>
      <w:r w:rsidRPr="00656171">
        <w:rPr>
          <w:rFonts w:ascii="Times New Roman" w:hAnsi="Times New Roman"/>
          <w:color w:val="000000"/>
        </w:rPr>
        <w:t>'</w:t>
      </w:r>
      <w:r w:rsidRPr="00656171">
        <w:rPr>
          <w:rFonts w:ascii="Times New Roman" w:hAnsi="Times New Roman"/>
          <w:color w:val="000000"/>
          <w:lang w:eastAsia="zh-CN"/>
        </w:rPr>
        <w:t xml:space="preserve">, and </w:t>
      </w:r>
      <w:r w:rsidRPr="00656171">
        <w:rPr>
          <w:rFonts w:ascii="Times New Roman" w:hAnsi="Times New Roman"/>
          <w:color w:val="000000"/>
          <w:position w:val="-12"/>
        </w:rPr>
        <w:object w:dxaOrig="460" w:dyaOrig="360" w14:anchorId="5D32675B">
          <v:shape id="_x0000_i1084" type="#_x0000_t75" style="width:20.4pt;height:16.8pt" o:ole="">
            <v:imagedata r:id="rId954" o:title=""/>
          </v:shape>
          <o:OLEObject Type="Embed" ProgID="Equation.3" ShapeID="_x0000_i1084" DrawAspect="Content" ObjectID="_1587928963" r:id="rId955"/>
        </w:object>
      </w:r>
      <w:r w:rsidRPr="00656171">
        <w:rPr>
          <w:rFonts w:ascii="Times New Roman" w:hAnsi="Times New Roman"/>
          <w:color w:val="000000"/>
          <w:lang w:eastAsia="zh-CN"/>
        </w:rPr>
        <w:t xml:space="preserve"> is the maximum number of supported layers for the PUSCH.</w:t>
      </w:r>
    </w:p>
    <w:p w14:paraId="64B364EF" w14:textId="77777777" w:rsidR="00C95926" w:rsidRPr="00656171" w:rsidRDefault="00C95926" w:rsidP="00656171">
      <w:pPr>
        <w:pStyle w:val="B1"/>
        <w:spacing w:after="0"/>
        <w:ind w:left="852"/>
        <w:rPr>
          <w:rFonts w:ascii="Times New Roman" w:hAnsi="Times New Roman"/>
          <w:color w:val="000000"/>
          <w:lang w:eastAsia="zh-CN"/>
        </w:rPr>
      </w:pPr>
      <w:r w:rsidRPr="00656171">
        <w:rPr>
          <w:rFonts w:ascii="Times New Roman" w:hAnsi="Times New Roman"/>
          <w:color w:val="000000"/>
          <w:lang w:eastAsia="zh-CN"/>
        </w:rPr>
        <w:t>-</w:t>
      </w:r>
      <w:r w:rsidRPr="00656171">
        <w:rPr>
          <w:rFonts w:ascii="Times New Roman" w:hAnsi="Times New Roman"/>
          <w:color w:val="000000"/>
          <w:lang w:eastAsia="zh-CN"/>
        </w:rPr>
        <w:tab/>
      </w:r>
      <w:r w:rsidRPr="00656171">
        <w:rPr>
          <w:rFonts w:ascii="Times New Roman" w:hAnsi="Times New Roman"/>
          <w:position w:val="-34"/>
        </w:rPr>
        <w:object w:dxaOrig="2600" w:dyaOrig="800" w14:anchorId="71B405CB">
          <v:shape id="_x0000_i1085" type="#_x0000_t75" style="width:118.8pt;height:37.8pt" o:ole="">
            <v:imagedata r:id="rId956" o:title=""/>
          </v:shape>
          <o:OLEObject Type="Embed" ProgID="Equation.3" ShapeID="_x0000_i1085" DrawAspect="Content" ObjectID="_1587928964" r:id="rId957"/>
        </w:object>
      </w:r>
      <w:r w:rsidRPr="00656171">
        <w:rPr>
          <w:rFonts w:ascii="Times New Roman" w:hAnsi="Times New Roman"/>
          <w:color w:val="000000"/>
          <w:lang w:eastAsia="zh-CN"/>
        </w:rPr>
        <w:t xml:space="preserve"> bits </w:t>
      </w:r>
      <w:del w:id="436" w:author="oppo" w:date="2018-03-20T16:30:00Z">
        <w:r w:rsidRPr="00656171" w:rsidDel="00AB7408">
          <w:rPr>
            <w:rFonts w:ascii="Times New Roman" w:hAnsi="Times New Roman"/>
            <w:color w:val="000000"/>
            <w:lang w:eastAsia="zh-CN"/>
          </w:rPr>
          <w:delText xml:space="preserve">for non-codebook based PUSCH transmission </w:delText>
        </w:r>
      </w:del>
      <w:r w:rsidRPr="00656171">
        <w:rPr>
          <w:rFonts w:ascii="Times New Roman" w:hAnsi="Times New Roman"/>
          <w:color w:val="000000"/>
          <w:lang w:eastAsia="zh-CN"/>
        </w:rPr>
        <w:t>according to Tables 7.3.1.1.2-28/29/30/31</w:t>
      </w:r>
      <w:ins w:id="437" w:author="oppo" w:date="2018-03-20T16:30:00Z">
        <w:r w:rsidRPr="00656171">
          <w:rPr>
            <w:rFonts w:ascii="Times New Roman" w:hAnsi="Times New Roman"/>
            <w:color w:val="000000"/>
            <w:lang w:eastAsia="zh-CN"/>
          </w:rPr>
          <w:t xml:space="preserve"> </w:t>
        </w:r>
        <w:r w:rsidRPr="00656171">
          <w:rPr>
            <w:rFonts w:ascii="Times New Roman" w:hAnsi="Times New Roman"/>
            <w:lang w:eastAsia="zh-CN"/>
          </w:rPr>
          <w:t xml:space="preserve">if the higher layer parameter </w:t>
        </w:r>
        <w:r w:rsidRPr="00656171">
          <w:rPr>
            <w:rFonts w:ascii="Times New Roman" w:hAnsi="Times New Roman"/>
            <w:i/>
            <w:lang w:eastAsia="zh-CN"/>
          </w:rPr>
          <w:t>ulTxConfig = NonCodeBook</w:t>
        </w:r>
      </w:ins>
      <w:r w:rsidRPr="00656171">
        <w:rPr>
          <w:rFonts w:ascii="Times New Roman" w:hAnsi="Times New Roman"/>
          <w:color w:val="000000"/>
          <w:lang w:eastAsia="zh-CN"/>
        </w:rPr>
        <w:t xml:space="preserve">, where </w:t>
      </w:r>
      <w:r w:rsidRPr="00656171">
        <w:rPr>
          <w:rFonts w:ascii="Times New Roman" w:hAnsi="Times New Roman"/>
          <w:color w:val="000000"/>
          <w:position w:val="-12"/>
        </w:rPr>
        <w:object w:dxaOrig="499" w:dyaOrig="360" w14:anchorId="224F20A1">
          <v:shape id="_x0000_i1086" type="#_x0000_t75" style="width:22.8pt;height:16.8pt" o:ole="">
            <v:imagedata r:id="rId952" o:title=""/>
          </v:shape>
          <o:OLEObject Type="Embed" ProgID="Equation.3" ShapeID="_x0000_i1086" DrawAspect="Content" ObjectID="_1587928965" r:id="rId958"/>
        </w:object>
      </w:r>
      <w:r w:rsidRPr="00656171">
        <w:rPr>
          <w:rFonts w:ascii="Times New Roman" w:hAnsi="Times New Roman"/>
          <w:color w:val="000000"/>
          <w:lang w:eastAsia="zh-CN"/>
        </w:rPr>
        <w:t xml:space="preserve"> is the number of configured SRS resources </w:t>
      </w:r>
      <w:r w:rsidRPr="00656171">
        <w:rPr>
          <w:rFonts w:ascii="Times New Roman" w:hAnsi="Times New Roman"/>
          <w:color w:val="000000"/>
        </w:rPr>
        <w:t xml:space="preserve">in the SRS resource set associated with </w:t>
      </w:r>
      <w:r w:rsidRPr="00656171">
        <w:rPr>
          <w:rFonts w:ascii="Times New Roman" w:hAnsi="Times New Roman"/>
          <w:color w:val="000000"/>
          <w:lang w:eastAsia="zh-CN"/>
        </w:rPr>
        <w:t xml:space="preserve">the </w:t>
      </w:r>
      <w:r w:rsidRPr="00656171">
        <w:rPr>
          <w:rFonts w:ascii="Times New Roman" w:hAnsi="Times New Roman"/>
          <w:color w:val="000000"/>
        </w:rPr>
        <w:t>higher</w:t>
      </w:r>
      <w:r w:rsidRPr="00656171">
        <w:rPr>
          <w:rFonts w:ascii="Times New Roman" w:hAnsi="Times New Roman"/>
          <w:color w:val="000000"/>
          <w:lang w:eastAsia="zh-CN"/>
        </w:rPr>
        <w:t xml:space="preserve"> </w:t>
      </w:r>
      <w:r w:rsidRPr="00656171">
        <w:rPr>
          <w:rFonts w:ascii="Times New Roman" w:hAnsi="Times New Roman"/>
          <w:color w:val="000000"/>
        </w:rPr>
        <w:t xml:space="preserve">layer parameter </w:t>
      </w:r>
      <w:r w:rsidRPr="00656171">
        <w:rPr>
          <w:rFonts w:ascii="Times New Roman" w:hAnsi="Times New Roman"/>
          <w:i/>
          <w:iCs/>
          <w:color w:val="000000"/>
        </w:rPr>
        <w:t>SRS-SetUse</w:t>
      </w:r>
      <w:r w:rsidRPr="00656171">
        <w:rPr>
          <w:rFonts w:ascii="Times New Roman" w:hAnsi="Times New Roman"/>
          <w:color w:val="000000"/>
        </w:rPr>
        <w:t xml:space="preserve"> </w:t>
      </w:r>
      <w:r w:rsidRPr="00656171">
        <w:rPr>
          <w:rFonts w:ascii="Times New Roman" w:hAnsi="Times New Roman"/>
          <w:color w:val="000000"/>
          <w:lang w:eastAsia="zh-CN"/>
        </w:rPr>
        <w:t>of value</w:t>
      </w:r>
      <w:r w:rsidRPr="00656171">
        <w:rPr>
          <w:rFonts w:ascii="Times New Roman" w:hAnsi="Times New Roman"/>
          <w:color w:val="000000"/>
        </w:rPr>
        <w:t xml:space="preserve"> '</w:t>
      </w:r>
      <w:r w:rsidRPr="00656171">
        <w:rPr>
          <w:rFonts w:ascii="Times New Roman" w:hAnsi="Times New Roman"/>
          <w:i/>
          <w:color w:val="000000"/>
        </w:rPr>
        <w:t>NonCodeBook</w:t>
      </w:r>
      <w:r w:rsidRPr="00656171">
        <w:rPr>
          <w:rFonts w:ascii="Times New Roman" w:hAnsi="Times New Roman"/>
          <w:color w:val="000000"/>
        </w:rPr>
        <w:t>'</w:t>
      </w:r>
      <w:r w:rsidRPr="00656171">
        <w:rPr>
          <w:rFonts w:ascii="Times New Roman" w:hAnsi="Times New Roman"/>
          <w:color w:val="000000"/>
          <w:lang w:eastAsia="zh-CN"/>
        </w:rPr>
        <w:t>;</w:t>
      </w:r>
    </w:p>
    <w:p w14:paraId="51341165" w14:textId="77777777" w:rsidR="00C95926" w:rsidRPr="00656171" w:rsidRDefault="00C95926" w:rsidP="00656171">
      <w:pPr>
        <w:pStyle w:val="B1"/>
        <w:spacing w:after="0"/>
        <w:ind w:left="852"/>
        <w:rPr>
          <w:rFonts w:ascii="Times New Roman" w:hAnsi="Times New Roman"/>
          <w:color w:val="000000"/>
          <w:lang w:eastAsia="zh-CN"/>
        </w:rPr>
      </w:pPr>
      <w:r w:rsidRPr="00656171">
        <w:rPr>
          <w:rFonts w:ascii="Times New Roman" w:hAnsi="Times New Roman"/>
          <w:color w:val="000000"/>
          <w:lang w:eastAsia="zh-CN"/>
        </w:rPr>
        <w:t>-</w:t>
      </w:r>
      <w:r w:rsidRPr="00656171">
        <w:rPr>
          <w:rFonts w:ascii="Times New Roman" w:hAnsi="Times New Roman"/>
          <w:color w:val="000000"/>
          <w:lang w:eastAsia="zh-CN"/>
        </w:rPr>
        <w:tab/>
      </w:r>
      <w:r w:rsidRPr="00656171">
        <w:rPr>
          <w:rFonts w:ascii="Times New Roman" w:hAnsi="Times New Roman"/>
          <w:color w:val="000000"/>
          <w:position w:val="-12"/>
        </w:rPr>
        <w:object w:dxaOrig="1260" w:dyaOrig="360" w14:anchorId="50A378E9">
          <v:shape id="_x0000_i1087" type="#_x0000_t75" style="width:58.8pt;height:16.8pt" o:ole="">
            <v:imagedata r:id="rId959" o:title=""/>
          </v:shape>
          <o:OLEObject Type="Embed" ProgID="Equation.3" ShapeID="_x0000_i1087" DrawAspect="Content" ObjectID="_1587928966" r:id="rId960"/>
        </w:object>
      </w:r>
      <w:r w:rsidRPr="00656171">
        <w:rPr>
          <w:rFonts w:ascii="Times New Roman" w:hAnsi="Times New Roman"/>
          <w:color w:val="000000"/>
          <w:lang w:eastAsia="zh-CN"/>
        </w:rPr>
        <w:t xml:space="preserve"> bits </w:t>
      </w:r>
      <w:del w:id="438" w:author="oppo" w:date="2018-03-20T16:30:00Z">
        <w:r w:rsidRPr="00656171" w:rsidDel="00AB7408">
          <w:rPr>
            <w:rFonts w:ascii="Times New Roman" w:hAnsi="Times New Roman"/>
            <w:color w:val="000000"/>
            <w:lang w:eastAsia="zh-CN"/>
          </w:rPr>
          <w:delText xml:space="preserve">for codebook based PUSCH transmission </w:delText>
        </w:r>
      </w:del>
      <w:r w:rsidRPr="00656171">
        <w:rPr>
          <w:rFonts w:ascii="Times New Roman" w:hAnsi="Times New Roman"/>
          <w:color w:val="000000"/>
          <w:lang w:eastAsia="zh-CN"/>
        </w:rPr>
        <w:t>according to Tables 7.3.1.1.2-32</w:t>
      </w:r>
      <w:ins w:id="439" w:author="oppo" w:date="2018-03-20T16:30:00Z">
        <w:r w:rsidRPr="00656171">
          <w:rPr>
            <w:rFonts w:ascii="Times New Roman" w:hAnsi="Times New Roman"/>
            <w:color w:val="000000"/>
            <w:lang w:eastAsia="zh-CN"/>
          </w:rPr>
          <w:t xml:space="preserve"> </w:t>
        </w:r>
        <w:r w:rsidRPr="00656171">
          <w:rPr>
            <w:rFonts w:ascii="Times New Roman" w:hAnsi="Times New Roman"/>
            <w:lang w:eastAsia="zh-CN"/>
          </w:rPr>
          <w:t xml:space="preserve">if the higher layer parameter </w:t>
        </w:r>
        <w:r w:rsidRPr="00656171">
          <w:rPr>
            <w:rFonts w:ascii="Times New Roman" w:hAnsi="Times New Roman"/>
            <w:i/>
            <w:lang w:eastAsia="zh-CN"/>
          </w:rPr>
          <w:t>ulTxConfig = CodeBook</w:t>
        </w:r>
      </w:ins>
      <w:r w:rsidRPr="00656171">
        <w:rPr>
          <w:rFonts w:ascii="Times New Roman" w:hAnsi="Times New Roman"/>
          <w:color w:val="000000"/>
          <w:lang w:eastAsia="zh-CN"/>
        </w:rPr>
        <w:t xml:space="preserve">, where </w:t>
      </w:r>
      <w:r w:rsidRPr="00656171">
        <w:rPr>
          <w:rFonts w:ascii="Times New Roman" w:hAnsi="Times New Roman"/>
          <w:color w:val="000000"/>
          <w:position w:val="-12"/>
        </w:rPr>
        <w:object w:dxaOrig="499" w:dyaOrig="360" w14:anchorId="2A6253DE">
          <v:shape id="_x0000_i1088" type="#_x0000_t75" style="width:22.8pt;height:16.8pt" o:ole="">
            <v:imagedata r:id="rId952" o:title=""/>
          </v:shape>
          <o:OLEObject Type="Embed" ProgID="Equation.3" ShapeID="_x0000_i1088" DrawAspect="Content" ObjectID="_1587928967" r:id="rId961"/>
        </w:object>
      </w:r>
      <w:r w:rsidRPr="00656171">
        <w:rPr>
          <w:rFonts w:ascii="Times New Roman" w:hAnsi="Times New Roman"/>
          <w:color w:val="000000"/>
          <w:lang w:eastAsia="zh-CN"/>
        </w:rPr>
        <w:t xml:space="preserve"> is the number of configured SRS resources </w:t>
      </w:r>
      <w:r w:rsidRPr="00656171">
        <w:rPr>
          <w:rFonts w:ascii="Times New Roman" w:hAnsi="Times New Roman"/>
          <w:color w:val="000000"/>
        </w:rPr>
        <w:t xml:space="preserve">in the SRS resource set associated with </w:t>
      </w:r>
      <w:r w:rsidRPr="00656171">
        <w:rPr>
          <w:rFonts w:ascii="Times New Roman" w:hAnsi="Times New Roman"/>
          <w:color w:val="000000"/>
          <w:lang w:eastAsia="zh-CN"/>
        </w:rPr>
        <w:t xml:space="preserve">the </w:t>
      </w:r>
      <w:r w:rsidRPr="00656171">
        <w:rPr>
          <w:rFonts w:ascii="Times New Roman" w:hAnsi="Times New Roman"/>
          <w:color w:val="000000"/>
        </w:rPr>
        <w:t>higher</w:t>
      </w:r>
      <w:r w:rsidRPr="00656171">
        <w:rPr>
          <w:rFonts w:ascii="Times New Roman" w:hAnsi="Times New Roman"/>
          <w:color w:val="000000"/>
          <w:lang w:eastAsia="zh-CN"/>
        </w:rPr>
        <w:t xml:space="preserve"> </w:t>
      </w:r>
      <w:r w:rsidRPr="00656171">
        <w:rPr>
          <w:rFonts w:ascii="Times New Roman" w:hAnsi="Times New Roman"/>
          <w:color w:val="000000"/>
        </w:rPr>
        <w:t xml:space="preserve">layer parameter </w:t>
      </w:r>
      <w:r w:rsidRPr="00656171">
        <w:rPr>
          <w:rFonts w:ascii="Times New Roman" w:hAnsi="Times New Roman"/>
          <w:i/>
          <w:iCs/>
          <w:color w:val="000000"/>
        </w:rPr>
        <w:t>SRS-SetUse</w:t>
      </w:r>
      <w:r w:rsidRPr="00656171">
        <w:rPr>
          <w:rFonts w:ascii="Times New Roman" w:hAnsi="Times New Roman"/>
          <w:color w:val="000000"/>
        </w:rPr>
        <w:t xml:space="preserve"> </w:t>
      </w:r>
      <w:r w:rsidRPr="00656171">
        <w:rPr>
          <w:rFonts w:ascii="Times New Roman" w:hAnsi="Times New Roman"/>
          <w:color w:val="000000"/>
          <w:lang w:eastAsia="zh-CN"/>
        </w:rPr>
        <w:t>of value</w:t>
      </w:r>
      <w:r w:rsidRPr="00656171">
        <w:rPr>
          <w:rFonts w:ascii="Times New Roman" w:hAnsi="Times New Roman"/>
          <w:color w:val="000000"/>
        </w:rPr>
        <w:t xml:space="preserve"> '</w:t>
      </w:r>
      <w:r w:rsidRPr="00656171">
        <w:rPr>
          <w:rFonts w:ascii="Times New Roman" w:hAnsi="Times New Roman"/>
          <w:i/>
          <w:color w:val="000000"/>
        </w:rPr>
        <w:t>CodeBook</w:t>
      </w:r>
      <w:r w:rsidRPr="00656171">
        <w:rPr>
          <w:rFonts w:ascii="Times New Roman" w:hAnsi="Times New Roman"/>
          <w:color w:val="000000"/>
        </w:rPr>
        <w:t>'</w:t>
      </w:r>
      <w:r w:rsidRPr="00656171">
        <w:rPr>
          <w:rFonts w:ascii="Times New Roman" w:hAnsi="Times New Roman"/>
          <w:color w:val="000000"/>
          <w:lang w:eastAsia="zh-CN"/>
        </w:rPr>
        <w:t>.</w:t>
      </w:r>
    </w:p>
    <w:p w14:paraId="558C3119" w14:textId="77777777" w:rsidR="00C95926" w:rsidRPr="00656171" w:rsidRDefault="00C95926" w:rsidP="00656171">
      <w:pPr>
        <w:pStyle w:val="B1"/>
        <w:spacing w:after="0"/>
        <w:rPr>
          <w:rFonts w:ascii="Times New Roman" w:hAnsi="Times New Roman"/>
          <w:lang w:eastAsia="zh-CN"/>
        </w:rPr>
      </w:pPr>
      <w:r w:rsidRPr="00656171">
        <w:rPr>
          <w:rFonts w:ascii="Times New Roman" w:hAnsi="Times New Roman"/>
        </w:rPr>
        <w:t>-</w:t>
      </w:r>
      <w:r w:rsidRPr="00656171">
        <w:rPr>
          <w:rFonts w:ascii="Times New Roman" w:hAnsi="Times New Roman"/>
          <w:lang w:eastAsia="zh-CN"/>
        </w:rPr>
        <w:tab/>
      </w:r>
      <w:r w:rsidRPr="00656171">
        <w:rPr>
          <w:rFonts w:ascii="Times New Roman" w:hAnsi="Times New Roman"/>
        </w:rPr>
        <w:t xml:space="preserve">Precoding information and number of layers – </w:t>
      </w:r>
      <w:r w:rsidRPr="00656171">
        <w:rPr>
          <w:rFonts w:ascii="Times New Roman" w:hAnsi="Times New Roman"/>
          <w:lang w:eastAsia="zh-CN"/>
        </w:rPr>
        <w:t>number of bits determined by the following:</w:t>
      </w:r>
    </w:p>
    <w:p w14:paraId="7E446B03" w14:textId="77777777" w:rsidR="00C95926" w:rsidRPr="00656171" w:rsidRDefault="00C95926" w:rsidP="00656171">
      <w:pPr>
        <w:pStyle w:val="B1"/>
        <w:spacing w:after="0"/>
        <w:rPr>
          <w:rFonts w:ascii="Times New Roman" w:hAnsi="Times New Roman"/>
          <w:lang w:eastAsia="zh-CN"/>
        </w:rPr>
      </w:pPr>
      <w:r w:rsidRPr="00656171">
        <w:rPr>
          <w:rFonts w:ascii="Times New Roman" w:hAnsi="Times New Roman"/>
          <w:lang w:eastAsia="zh-CN"/>
        </w:rPr>
        <w:tab/>
        <w:t xml:space="preserve">-    0 bits if the higher layer parameter </w:t>
      </w:r>
      <w:r w:rsidRPr="00656171">
        <w:rPr>
          <w:rFonts w:ascii="Times New Roman" w:hAnsi="Times New Roman"/>
          <w:i/>
          <w:lang w:eastAsia="zh-CN"/>
        </w:rPr>
        <w:t>ulTxConfig = NonCodeBook</w:t>
      </w:r>
      <w:r w:rsidRPr="00656171">
        <w:rPr>
          <w:rFonts w:ascii="Times New Roman" w:hAnsi="Times New Roman"/>
          <w:lang w:eastAsia="zh-CN"/>
        </w:rPr>
        <w:t>;</w:t>
      </w:r>
    </w:p>
    <w:p w14:paraId="21CA579D" w14:textId="77777777" w:rsidR="00C95926" w:rsidRPr="00656171" w:rsidRDefault="00C95926" w:rsidP="00656171">
      <w:pPr>
        <w:pStyle w:val="B1"/>
        <w:spacing w:after="0"/>
        <w:ind w:left="852"/>
        <w:rPr>
          <w:rFonts w:ascii="Times New Roman" w:hAnsi="Times New Roman"/>
          <w:lang w:eastAsia="zh-CN"/>
        </w:rPr>
      </w:pPr>
      <w:r w:rsidRPr="00656171">
        <w:rPr>
          <w:rFonts w:ascii="Times New Roman" w:hAnsi="Times New Roman"/>
          <w:lang w:eastAsia="zh-CN"/>
        </w:rPr>
        <w:t>-</w:t>
      </w:r>
      <w:r w:rsidRPr="00656171">
        <w:rPr>
          <w:rFonts w:ascii="Times New Roman" w:hAnsi="Times New Roman"/>
          <w:lang w:eastAsia="zh-CN"/>
        </w:rPr>
        <w:tab/>
        <w:t xml:space="preserve">0 bits for 1 antenna port and if the higher layer parameter </w:t>
      </w:r>
      <w:r w:rsidRPr="00656171">
        <w:rPr>
          <w:rFonts w:ascii="Times New Roman" w:hAnsi="Times New Roman"/>
          <w:i/>
          <w:lang w:eastAsia="zh-CN"/>
        </w:rPr>
        <w:t>ulTxConfig = Codebook</w:t>
      </w:r>
      <w:r w:rsidRPr="00656171">
        <w:rPr>
          <w:rFonts w:ascii="Times New Roman" w:hAnsi="Times New Roman"/>
          <w:lang w:eastAsia="zh-CN"/>
        </w:rPr>
        <w:t>;</w:t>
      </w:r>
    </w:p>
    <w:p w14:paraId="6A8FEFE2" w14:textId="77777777" w:rsidR="00C95926" w:rsidRPr="00656171" w:rsidRDefault="00C95926" w:rsidP="00656171">
      <w:pPr>
        <w:pStyle w:val="B1"/>
        <w:spacing w:after="0"/>
        <w:ind w:left="852" w:hanging="283"/>
        <w:rPr>
          <w:rFonts w:ascii="Times New Roman" w:hAnsi="Times New Roman"/>
          <w:lang w:eastAsia="zh-CN"/>
        </w:rPr>
      </w:pPr>
      <w:r w:rsidRPr="00656171">
        <w:rPr>
          <w:rFonts w:ascii="Times New Roman" w:hAnsi="Times New Roman"/>
          <w:lang w:eastAsia="zh-CN"/>
        </w:rPr>
        <w:t>-</w:t>
      </w:r>
      <w:r w:rsidRPr="00656171">
        <w:rPr>
          <w:rFonts w:ascii="Times New Roman" w:hAnsi="Times New Roman"/>
          <w:lang w:eastAsia="zh-CN"/>
        </w:rPr>
        <w:tab/>
        <w:t>4, 5, or 6 bits according to Table 7.3.1.1.2</w:t>
      </w:r>
      <w:r w:rsidRPr="00656171">
        <w:rPr>
          <w:rFonts w:ascii="Times New Roman" w:hAnsi="Times New Roman"/>
        </w:rPr>
        <w:t>-</w:t>
      </w:r>
      <w:r w:rsidRPr="00656171">
        <w:rPr>
          <w:rFonts w:ascii="Times New Roman" w:hAnsi="Times New Roman"/>
          <w:lang w:eastAsia="zh-CN"/>
        </w:rPr>
        <w:t xml:space="preserve">2 for 4 antenna ports, if </w:t>
      </w:r>
      <w:r w:rsidRPr="00656171">
        <w:rPr>
          <w:rFonts w:ascii="Times New Roman" w:hAnsi="Times New Roman"/>
          <w:i/>
          <w:lang w:eastAsia="zh-CN"/>
        </w:rPr>
        <w:t>ulTxConfig = Codebook,</w:t>
      </w:r>
      <w:r w:rsidRPr="00656171">
        <w:rPr>
          <w:rFonts w:ascii="Times New Roman" w:hAnsi="Times New Roman"/>
          <w:lang w:eastAsia="zh-CN"/>
        </w:rPr>
        <w:t xml:space="preserve"> and according to the values of higher layer parameters </w:t>
      </w:r>
      <w:r w:rsidRPr="00656171">
        <w:rPr>
          <w:rFonts w:ascii="Times New Roman" w:hAnsi="Times New Roman"/>
          <w:i/>
          <w:lang w:eastAsia="zh-CN"/>
        </w:rPr>
        <w:t>PUSCH-tp</w:t>
      </w:r>
      <w:r w:rsidRPr="00656171">
        <w:rPr>
          <w:rFonts w:ascii="Times New Roman" w:hAnsi="Times New Roman"/>
          <w:lang w:eastAsia="zh-CN"/>
        </w:rPr>
        <w:t xml:space="preserve">, </w:t>
      </w:r>
      <w:r w:rsidRPr="00656171">
        <w:rPr>
          <w:rFonts w:ascii="Times New Roman" w:hAnsi="Times New Roman"/>
          <w:i/>
          <w:iCs/>
          <w:lang w:eastAsia="zh-CN"/>
        </w:rPr>
        <w:t>ULmaxRank</w:t>
      </w:r>
      <w:r w:rsidRPr="00656171">
        <w:rPr>
          <w:rFonts w:ascii="Times New Roman" w:hAnsi="Times New Roman"/>
          <w:iCs/>
          <w:lang w:eastAsia="zh-CN"/>
        </w:rPr>
        <w:t xml:space="preserve">, and </w:t>
      </w:r>
      <w:r w:rsidRPr="00656171">
        <w:rPr>
          <w:rFonts w:ascii="Times New Roman" w:hAnsi="Times New Roman"/>
          <w:i/>
          <w:iCs/>
          <w:lang w:eastAsia="zh-CN"/>
        </w:rPr>
        <w:t>ULCodebookSubset</w:t>
      </w:r>
      <w:r w:rsidRPr="00656171">
        <w:rPr>
          <w:rFonts w:ascii="Times New Roman" w:hAnsi="Times New Roman"/>
          <w:iCs/>
          <w:lang w:eastAsia="zh-CN"/>
        </w:rPr>
        <w:t>;</w:t>
      </w:r>
    </w:p>
    <w:p w14:paraId="2EF2A6BE" w14:textId="77777777" w:rsidR="00C95926" w:rsidRPr="00656171" w:rsidRDefault="00C95926" w:rsidP="00656171">
      <w:pPr>
        <w:pStyle w:val="B1"/>
        <w:spacing w:after="0"/>
        <w:ind w:left="852"/>
        <w:rPr>
          <w:rFonts w:ascii="Times New Roman" w:hAnsi="Times New Roman"/>
          <w:iCs/>
          <w:lang w:eastAsia="zh-CN"/>
        </w:rPr>
      </w:pPr>
      <w:r w:rsidRPr="00656171">
        <w:rPr>
          <w:rFonts w:ascii="Times New Roman" w:hAnsi="Times New Roman"/>
          <w:lang w:eastAsia="zh-CN"/>
        </w:rPr>
        <w:t>-</w:t>
      </w:r>
      <w:r w:rsidRPr="00656171">
        <w:rPr>
          <w:rFonts w:ascii="Times New Roman" w:hAnsi="Times New Roman"/>
          <w:lang w:eastAsia="zh-CN"/>
        </w:rPr>
        <w:tab/>
        <w:t>2, 4, or 5 bits according to Table 7.3.1.1.2</w:t>
      </w:r>
      <w:r w:rsidRPr="00656171">
        <w:rPr>
          <w:rFonts w:ascii="Times New Roman" w:hAnsi="Times New Roman"/>
        </w:rPr>
        <w:t>-</w:t>
      </w:r>
      <w:r w:rsidRPr="00656171">
        <w:rPr>
          <w:rFonts w:ascii="Times New Roman" w:hAnsi="Times New Roman"/>
          <w:lang w:eastAsia="zh-CN"/>
        </w:rPr>
        <w:t xml:space="preserve">3 for 4 antenna ports, if </w:t>
      </w:r>
      <w:r w:rsidRPr="00656171">
        <w:rPr>
          <w:rFonts w:ascii="Times New Roman" w:hAnsi="Times New Roman"/>
          <w:i/>
          <w:lang w:eastAsia="zh-CN"/>
        </w:rPr>
        <w:t>ulTxConfig = Codebook,</w:t>
      </w:r>
      <w:r w:rsidRPr="00656171">
        <w:rPr>
          <w:rFonts w:ascii="Times New Roman" w:hAnsi="Times New Roman"/>
          <w:lang w:eastAsia="zh-CN"/>
        </w:rPr>
        <w:t xml:space="preserve"> and according to the values of higher layer parameters </w:t>
      </w:r>
      <w:r w:rsidRPr="00656171">
        <w:rPr>
          <w:rFonts w:ascii="Times New Roman" w:hAnsi="Times New Roman"/>
          <w:i/>
          <w:lang w:eastAsia="zh-CN"/>
        </w:rPr>
        <w:t>PUSCH-tp</w:t>
      </w:r>
      <w:r w:rsidRPr="00656171">
        <w:rPr>
          <w:rFonts w:ascii="Times New Roman" w:hAnsi="Times New Roman"/>
          <w:lang w:eastAsia="zh-CN"/>
        </w:rPr>
        <w:t xml:space="preserve">, </w:t>
      </w:r>
      <w:r w:rsidRPr="00656171">
        <w:rPr>
          <w:rFonts w:ascii="Times New Roman" w:hAnsi="Times New Roman"/>
          <w:i/>
          <w:iCs/>
          <w:lang w:eastAsia="zh-CN"/>
        </w:rPr>
        <w:t>ULmaxRank</w:t>
      </w:r>
      <w:r w:rsidRPr="00656171">
        <w:rPr>
          <w:rFonts w:ascii="Times New Roman" w:hAnsi="Times New Roman"/>
          <w:iCs/>
          <w:lang w:eastAsia="zh-CN"/>
        </w:rPr>
        <w:t xml:space="preserve">, and </w:t>
      </w:r>
      <w:r w:rsidRPr="00656171">
        <w:rPr>
          <w:rFonts w:ascii="Times New Roman" w:hAnsi="Times New Roman"/>
          <w:i/>
          <w:iCs/>
          <w:lang w:eastAsia="zh-CN"/>
        </w:rPr>
        <w:t>ULCodebookSubset</w:t>
      </w:r>
      <w:r w:rsidRPr="00656171">
        <w:rPr>
          <w:rFonts w:ascii="Times New Roman" w:hAnsi="Times New Roman"/>
          <w:iCs/>
          <w:lang w:eastAsia="zh-CN"/>
        </w:rPr>
        <w:t>;</w:t>
      </w:r>
    </w:p>
    <w:p w14:paraId="2DF3813F" w14:textId="77777777" w:rsidR="00C95926" w:rsidRPr="00656171" w:rsidRDefault="00C95926" w:rsidP="00656171">
      <w:pPr>
        <w:pStyle w:val="B1"/>
        <w:spacing w:after="0"/>
        <w:ind w:left="852"/>
        <w:rPr>
          <w:rFonts w:ascii="Times New Roman" w:hAnsi="Times New Roman"/>
          <w:iCs/>
          <w:lang w:eastAsia="zh-CN"/>
        </w:rPr>
      </w:pPr>
      <w:r w:rsidRPr="00656171">
        <w:rPr>
          <w:rFonts w:ascii="Times New Roman" w:hAnsi="Times New Roman"/>
          <w:iCs/>
          <w:lang w:eastAsia="zh-CN"/>
        </w:rPr>
        <w:t>-</w:t>
      </w:r>
      <w:r w:rsidRPr="00656171">
        <w:rPr>
          <w:rFonts w:ascii="Times New Roman" w:hAnsi="Times New Roman"/>
          <w:iCs/>
          <w:lang w:eastAsia="zh-CN"/>
        </w:rPr>
        <w:tab/>
        <w:t xml:space="preserve">2 or 4 bits according to Table7.3.1.1.2-4 for 2 antenna ports, </w:t>
      </w:r>
      <w:r w:rsidRPr="00656171">
        <w:rPr>
          <w:rFonts w:ascii="Times New Roman" w:hAnsi="Times New Roman"/>
          <w:lang w:eastAsia="zh-CN"/>
        </w:rPr>
        <w:t xml:space="preserve">if </w:t>
      </w:r>
      <w:r w:rsidRPr="00656171">
        <w:rPr>
          <w:rFonts w:ascii="Times New Roman" w:hAnsi="Times New Roman"/>
          <w:i/>
          <w:lang w:eastAsia="zh-CN"/>
        </w:rPr>
        <w:t>ulTxConfig = Codebook,</w:t>
      </w:r>
      <w:r w:rsidRPr="00656171">
        <w:rPr>
          <w:rFonts w:ascii="Times New Roman" w:hAnsi="Times New Roman"/>
          <w:lang w:eastAsia="zh-CN"/>
        </w:rPr>
        <w:t xml:space="preserve"> and according to the values of higher layer parameters </w:t>
      </w:r>
      <w:r w:rsidRPr="00656171">
        <w:rPr>
          <w:rFonts w:ascii="Times New Roman" w:hAnsi="Times New Roman"/>
          <w:i/>
          <w:iCs/>
          <w:lang w:eastAsia="zh-CN"/>
        </w:rPr>
        <w:t>ULmaxRank</w:t>
      </w:r>
      <w:r w:rsidRPr="00656171">
        <w:rPr>
          <w:rFonts w:ascii="Times New Roman" w:hAnsi="Times New Roman"/>
          <w:iCs/>
          <w:lang w:eastAsia="zh-CN"/>
        </w:rPr>
        <w:t xml:space="preserve"> and </w:t>
      </w:r>
      <w:r w:rsidRPr="00656171">
        <w:rPr>
          <w:rFonts w:ascii="Times New Roman" w:hAnsi="Times New Roman"/>
          <w:i/>
          <w:iCs/>
          <w:lang w:eastAsia="zh-CN"/>
        </w:rPr>
        <w:t>ULCodebookSubset</w:t>
      </w:r>
      <w:r w:rsidRPr="00656171">
        <w:rPr>
          <w:rFonts w:ascii="Times New Roman" w:hAnsi="Times New Roman"/>
          <w:iCs/>
          <w:lang w:eastAsia="zh-CN"/>
        </w:rPr>
        <w:t>;</w:t>
      </w:r>
    </w:p>
    <w:p w14:paraId="71B20688" w14:textId="77777777" w:rsidR="00C95926" w:rsidRPr="00656171" w:rsidRDefault="00C95926" w:rsidP="00656171">
      <w:pPr>
        <w:pStyle w:val="B1"/>
        <w:spacing w:after="0"/>
        <w:ind w:left="852"/>
        <w:rPr>
          <w:rFonts w:ascii="Times New Roman" w:hAnsi="Times New Roman"/>
          <w:lang w:eastAsia="zh-CN"/>
        </w:rPr>
      </w:pPr>
      <w:r w:rsidRPr="00656171">
        <w:rPr>
          <w:rFonts w:ascii="Times New Roman" w:hAnsi="Times New Roman"/>
          <w:iCs/>
          <w:lang w:eastAsia="zh-CN"/>
        </w:rPr>
        <w:t>-</w:t>
      </w:r>
      <w:r w:rsidRPr="00656171">
        <w:rPr>
          <w:rFonts w:ascii="Times New Roman" w:hAnsi="Times New Roman"/>
          <w:iCs/>
          <w:lang w:eastAsia="zh-CN"/>
        </w:rPr>
        <w:tab/>
        <w:t xml:space="preserve">1 or 3 bits according to Table7.3.1.1.2-5 for 2 antenna ports, </w:t>
      </w:r>
      <w:r w:rsidRPr="00656171">
        <w:rPr>
          <w:rFonts w:ascii="Times New Roman" w:hAnsi="Times New Roman"/>
          <w:lang w:eastAsia="zh-CN"/>
        </w:rPr>
        <w:t xml:space="preserve">if </w:t>
      </w:r>
      <w:r w:rsidRPr="00656171">
        <w:rPr>
          <w:rFonts w:ascii="Times New Roman" w:hAnsi="Times New Roman"/>
          <w:i/>
          <w:lang w:eastAsia="zh-CN"/>
        </w:rPr>
        <w:t>ulTxConfig = Codebook,</w:t>
      </w:r>
      <w:r w:rsidRPr="00656171">
        <w:rPr>
          <w:rFonts w:ascii="Times New Roman" w:hAnsi="Times New Roman"/>
          <w:lang w:eastAsia="zh-CN"/>
        </w:rPr>
        <w:t xml:space="preserve"> and according to the values of higher layer parameters </w:t>
      </w:r>
      <w:r w:rsidRPr="00656171">
        <w:rPr>
          <w:rFonts w:ascii="Times New Roman" w:hAnsi="Times New Roman"/>
          <w:i/>
          <w:iCs/>
          <w:lang w:eastAsia="zh-CN"/>
        </w:rPr>
        <w:t>ULmaxRank</w:t>
      </w:r>
      <w:r w:rsidRPr="00656171">
        <w:rPr>
          <w:rFonts w:ascii="Times New Roman" w:hAnsi="Times New Roman"/>
          <w:iCs/>
          <w:lang w:eastAsia="zh-CN"/>
        </w:rPr>
        <w:t xml:space="preserve"> and </w:t>
      </w:r>
      <w:r w:rsidRPr="00656171">
        <w:rPr>
          <w:rFonts w:ascii="Times New Roman" w:hAnsi="Times New Roman"/>
          <w:i/>
          <w:iCs/>
          <w:lang w:eastAsia="zh-CN"/>
        </w:rPr>
        <w:t>ULCodebookSubset</w:t>
      </w:r>
      <w:r w:rsidRPr="00656171">
        <w:rPr>
          <w:rFonts w:ascii="Times New Roman" w:hAnsi="Times New Roman"/>
          <w:lang w:eastAsia="zh-CN"/>
        </w:rPr>
        <w:t>.</w:t>
      </w:r>
    </w:p>
    <w:p w14:paraId="55B17588" w14:textId="77777777" w:rsidR="00C95926" w:rsidRPr="00656171" w:rsidRDefault="00C95926" w:rsidP="00656171">
      <w:pPr>
        <w:ind w:left="568" w:hanging="284"/>
        <w:rPr>
          <w:rFonts w:ascii="Times New Roman" w:hAnsi="Times New Roman"/>
          <w:lang w:eastAsia="zh-CN"/>
        </w:rPr>
      </w:pPr>
      <w:r w:rsidRPr="00656171">
        <w:rPr>
          <w:rFonts w:ascii="Times New Roman" w:hAnsi="Times New Roman"/>
        </w:rPr>
        <w:t>-</w:t>
      </w:r>
      <w:r w:rsidRPr="00656171">
        <w:rPr>
          <w:rFonts w:ascii="Times New Roman" w:hAnsi="Times New Roman"/>
          <w:lang w:eastAsia="zh-CN"/>
        </w:rPr>
        <w:tab/>
        <w:t>Antenna ports</w:t>
      </w:r>
      <w:r w:rsidRPr="00656171">
        <w:rPr>
          <w:rFonts w:ascii="Times New Roman" w:hAnsi="Times New Roman"/>
        </w:rPr>
        <w:t xml:space="preserve"> –</w:t>
      </w:r>
      <w:r w:rsidRPr="00656171">
        <w:rPr>
          <w:rFonts w:ascii="Times New Roman" w:hAnsi="Times New Roman"/>
          <w:lang w:eastAsia="zh-CN"/>
        </w:rPr>
        <w:t xml:space="preserve"> number of</w:t>
      </w:r>
      <w:r w:rsidRPr="00656171">
        <w:rPr>
          <w:rFonts w:ascii="Times New Roman" w:hAnsi="Times New Roman"/>
        </w:rPr>
        <w:t xml:space="preserve"> bits</w:t>
      </w:r>
      <w:r w:rsidRPr="00656171">
        <w:rPr>
          <w:rFonts w:ascii="Times New Roman" w:hAnsi="Times New Roman"/>
          <w:lang w:eastAsia="zh-CN"/>
        </w:rPr>
        <w:t xml:space="preserve"> determined by the following</w:t>
      </w:r>
    </w:p>
    <w:p w14:paraId="13F6D26D" w14:textId="77777777" w:rsidR="00C95926" w:rsidRPr="00656171" w:rsidRDefault="00C95926" w:rsidP="00656171">
      <w:pPr>
        <w:ind w:left="852" w:hanging="284"/>
        <w:rPr>
          <w:rFonts w:ascii="Times New Roman" w:hAnsi="Times New Roman"/>
          <w:lang w:eastAsia="zh-CN"/>
        </w:rPr>
      </w:pPr>
      <w:r w:rsidRPr="00656171">
        <w:rPr>
          <w:rFonts w:ascii="Times New Roman" w:hAnsi="Times New Roman"/>
          <w:lang w:eastAsia="zh-CN"/>
        </w:rPr>
        <w:t>-</w:t>
      </w:r>
      <w:r w:rsidRPr="00656171">
        <w:rPr>
          <w:rFonts w:ascii="Times New Roman" w:hAnsi="Times New Roman"/>
          <w:lang w:eastAsia="zh-CN"/>
        </w:rPr>
        <w:tab/>
        <w:t>2 bits as defined by Tables 7.3.1.1.2</w:t>
      </w:r>
      <w:r w:rsidRPr="00656171">
        <w:rPr>
          <w:rFonts w:ascii="Times New Roman" w:hAnsi="Times New Roman"/>
        </w:rPr>
        <w:t>-</w:t>
      </w:r>
      <w:r w:rsidRPr="00656171">
        <w:rPr>
          <w:rFonts w:ascii="Times New Roman" w:hAnsi="Times New Roman"/>
          <w:lang w:eastAsia="zh-CN"/>
        </w:rPr>
        <w:t xml:space="preserve">6, if </w:t>
      </w:r>
      <w:r w:rsidRPr="00656171">
        <w:rPr>
          <w:rFonts w:ascii="Times New Roman" w:hAnsi="Times New Roman"/>
          <w:i/>
          <w:lang w:eastAsia="zh-CN"/>
        </w:rPr>
        <w:t>PUSCH-tp=Enabled</w:t>
      </w:r>
      <w:r w:rsidRPr="00656171">
        <w:rPr>
          <w:rFonts w:ascii="Times New Roman" w:hAnsi="Times New Roman"/>
          <w:lang w:eastAsia="zh-CN"/>
        </w:rPr>
        <w:t xml:space="preserve">, </w:t>
      </w:r>
      <w:r w:rsidRPr="00656171">
        <w:rPr>
          <w:rFonts w:ascii="Times New Roman" w:hAnsi="Times New Roman"/>
          <w:i/>
          <w:lang w:eastAsia="zh-CN"/>
        </w:rPr>
        <w:t>UL-DMRS-config-type</w:t>
      </w:r>
      <w:r w:rsidRPr="00656171">
        <w:rPr>
          <w:rFonts w:ascii="Times New Roman" w:hAnsi="Times New Roman"/>
          <w:lang w:eastAsia="zh-CN"/>
        </w:rPr>
        <w:t xml:space="preserve">=1, and </w:t>
      </w:r>
      <w:r w:rsidRPr="00656171">
        <w:rPr>
          <w:rFonts w:ascii="Times New Roman" w:hAnsi="Times New Roman"/>
          <w:i/>
          <w:lang w:eastAsia="zh-CN"/>
        </w:rPr>
        <w:t>UL-DMRS-max-len</w:t>
      </w:r>
      <w:r w:rsidRPr="00656171">
        <w:rPr>
          <w:rFonts w:ascii="Times New Roman" w:hAnsi="Times New Roman"/>
          <w:lang w:eastAsia="zh-CN"/>
        </w:rPr>
        <w:t>=1;</w:t>
      </w:r>
    </w:p>
    <w:p w14:paraId="7EF36846" w14:textId="77777777" w:rsidR="00C95926" w:rsidRPr="00656171" w:rsidRDefault="00C95926" w:rsidP="00656171">
      <w:pPr>
        <w:ind w:left="852" w:hanging="284"/>
        <w:rPr>
          <w:rFonts w:ascii="Times New Roman" w:hAnsi="Times New Roman"/>
          <w:lang w:eastAsia="zh-CN"/>
        </w:rPr>
      </w:pPr>
      <w:r w:rsidRPr="00656171">
        <w:rPr>
          <w:rFonts w:ascii="Times New Roman" w:hAnsi="Times New Roman"/>
          <w:lang w:eastAsia="zh-CN"/>
        </w:rPr>
        <w:t>-</w:t>
      </w:r>
      <w:r w:rsidRPr="00656171">
        <w:rPr>
          <w:rFonts w:ascii="Times New Roman" w:hAnsi="Times New Roman"/>
          <w:lang w:eastAsia="zh-CN"/>
        </w:rPr>
        <w:tab/>
        <w:t>4 bits as defined by Tables 7.3.1.1.2</w:t>
      </w:r>
      <w:r w:rsidRPr="00656171">
        <w:rPr>
          <w:rFonts w:ascii="Times New Roman" w:hAnsi="Times New Roman"/>
        </w:rPr>
        <w:t>-</w:t>
      </w:r>
      <w:r w:rsidRPr="00656171">
        <w:rPr>
          <w:rFonts w:ascii="Times New Roman" w:hAnsi="Times New Roman"/>
          <w:lang w:eastAsia="zh-CN"/>
        </w:rPr>
        <w:t xml:space="preserve">7, if </w:t>
      </w:r>
      <w:r w:rsidRPr="00656171">
        <w:rPr>
          <w:rFonts w:ascii="Times New Roman" w:hAnsi="Times New Roman"/>
          <w:i/>
          <w:lang w:eastAsia="zh-CN"/>
        </w:rPr>
        <w:t>PUSCH-tp=Enabled</w:t>
      </w:r>
      <w:r w:rsidRPr="00656171">
        <w:rPr>
          <w:rFonts w:ascii="Times New Roman" w:hAnsi="Times New Roman"/>
          <w:lang w:eastAsia="zh-CN"/>
        </w:rPr>
        <w:t xml:space="preserve">, </w:t>
      </w:r>
      <w:r w:rsidRPr="00656171">
        <w:rPr>
          <w:rFonts w:ascii="Times New Roman" w:hAnsi="Times New Roman"/>
          <w:i/>
          <w:lang w:eastAsia="zh-CN"/>
        </w:rPr>
        <w:t>UL-DMRS-config-type</w:t>
      </w:r>
      <w:r w:rsidRPr="00656171">
        <w:rPr>
          <w:rFonts w:ascii="Times New Roman" w:hAnsi="Times New Roman"/>
          <w:lang w:eastAsia="zh-CN"/>
        </w:rPr>
        <w:t xml:space="preserve">=1, and </w:t>
      </w:r>
      <w:r w:rsidRPr="00656171">
        <w:rPr>
          <w:rFonts w:ascii="Times New Roman" w:hAnsi="Times New Roman"/>
          <w:i/>
          <w:lang w:eastAsia="zh-CN"/>
        </w:rPr>
        <w:t>UL-DMRS-max-len</w:t>
      </w:r>
      <w:r w:rsidRPr="00656171">
        <w:rPr>
          <w:rFonts w:ascii="Times New Roman" w:hAnsi="Times New Roman"/>
          <w:lang w:eastAsia="zh-CN"/>
        </w:rPr>
        <w:t>=2;</w:t>
      </w:r>
    </w:p>
    <w:p w14:paraId="5AF44CF9" w14:textId="77777777" w:rsidR="00C95926" w:rsidRPr="00656171" w:rsidRDefault="00C95926" w:rsidP="00656171">
      <w:pPr>
        <w:ind w:left="852" w:hanging="284"/>
        <w:rPr>
          <w:rFonts w:ascii="Times New Roman" w:hAnsi="Times New Roman"/>
          <w:lang w:eastAsia="zh-CN"/>
        </w:rPr>
      </w:pPr>
      <w:r w:rsidRPr="00656171">
        <w:rPr>
          <w:rFonts w:ascii="Times New Roman" w:hAnsi="Times New Roman"/>
          <w:lang w:eastAsia="zh-CN"/>
        </w:rPr>
        <w:t>-</w:t>
      </w:r>
      <w:r w:rsidRPr="00656171">
        <w:rPr>
          <w:rFonts w:ascii="Times New Roman" w:hAnsi="Times New Roman"/>
          <w:lang w:eastAsia="zh-CN"/>
        </w:rPr>
        <w:tab/>
        <w:t>3 bits as defined by Tables 7.3.1.1.2</w:t>
      </w:r>
      <w:r w:rsidRPr="00656171">
        <w:rPr>
          <w:rFonts w:ascii="Times New Roman" w:hAnsi="Times New Roman"/>
        </w:rPr>
        <w:t>-</w:t>
      </w:r>
      <w:r w:rsidRPr="00656171">
        <w:rPr>
          <w:rFonts w:ascii="Times New Roman" w:hAnsi="Times New Roman"/>
          <w:lang w:eastAsia="zh-CN"/>
        </w:rPr>
        <w:t xml:space="preserve">8/9/10/11, if </w:t>
      </w:r>
      <w:r w:rsidRPr="00656171">
        <w:rPr>
          <w:rFonts w:ascii="Times New Roman" w:hAnsi="Times New Roman"/>
          <w:i/>
          <w:lang w:eastAsia="zh-CN"/>
        </w:rPr>
        <w:t>PUSCH-tp=Disabled</w:t>
      </w:r>
      <w:r w:rsidRPr="00656171">
        <w:rPr>
          <w:rFonts w:ascii="Times New Roman" w:hAnsi="Times New Roman"/>
          <w:lang w:eastAsia="zh-CN"/>
        </w:rPr>
        <w:t xml:space="preserve">, </w:t>
      </w:r>
      <w:r w:rsidRPr="00656171">
        <w:rPr>
          <w:rFonts w:ascii="Times New Roman" w:hAnsi="Times New Roman"/>
          <w:i/>
          <w:lang w:eastAsia="zh-CN"/>
        </w:rPr>
        <w:t>UL-DMRS-config-type</w:t>
      </w:r>
      <w:r w:rsidRPr="00656171">
        <w:rPr>
          <w:rFonts w:ascii="Times New Roman" w:hAnsi="Times New Roman"/>
          <w:lang w:eastAsia="zh-CN"/>
        </w:rPr>
        <w:t xml:space="preserve">=1, and </w:t>
      </w:r>
      <w:r w:rsidRPr="00656171">
        <w:rPr>
          <w:rFonts w:ascii="Times New Roman" w:hAnsi="Times New Roman"/>
          <w:i/>
          <w:lang w:eastAsia="zh-CN"/>
        </w:rPr>
        <w:t>UL-DMRS-max-len</w:t>
      </w:r>
      <w:r w:rsidRPr="00656171">
        <w:rPr>
          <w:rFonts w:ascii="Times New Roman" w:hAnsi="Times New Roman"/>
          <w:lang w:eastAsia="zh-CN"/>
        </w:rPr>
        <w:t xml:space="preserve">=1, </w:t>
      </w:r>
      <w:r w:rsidRPr="00656171">
        <w:rPr>
          <w:rFonts w:ascii="Times New Roman" w:hAnsi="Times New Roman"/>
        </w:rPr>
        <w:t>and the value of rank is determined according to</w:t>
      </w:r>
      <w:r w:rsidRPr="00656171">
        <w:rPr>
          <w:rFonts w:ascii="Times New Roman" w:hAnsi="Times New Roman"/>
          <w:lang w:eastAsia="zh-CN"/>
        </w:rPr>
        <w:t xml:space="preserve"> the SRS resource indicator field if </w:t>
      </w:r>
      <w:ins w:id="440" w:author="oppo" w:date="2018-02-12T15:48:00Z">
        <w:r w:rsidRPr="00656171">
          <w:rPr>
            <w:rFonts w:ascii="Times New Roman" w:hAnsi="Times New Roman"/>
            <w:lang w:eastAsia="zh-CN"/>
          </w:rPr>
          <w:t xml:space="preserve">the higher layer parameter </w:t>
        </w:r>
        <w:r w:rsidRPr="00656171">
          <w:rPr>
            <w:rFonts w:ascii="Times New Roman" w:hAnsi="Times New Roman"/>
            <w:i/>
            <w:lang w:eastAsia="zh-CN"/>
          </w:rPr>
          <w:t>ulTxConfig = NonCodeBook</w:t>
        </w:r>
      </w:ins>
      <w:del w:id="441" w:author="oppo" w:date="2018-02-12T15:48:00Z">
        <w:r w:rsidRPr="00656171" w:rsidDel="00A137D1">
          <w:rPr>
            <w:rFonts w:ascii="Times New Roman" w:hAnsi="Times New Roman"/>
            <w:i/>
            <w:iCs/>
          </w:rPr>
          <w:delText xml:space="preserve">SRS-SetUse = </w:delText>
        </w:r>
        <w:r w:rsidRPr="00656171" w:rsidDel="00A137D1">
          <w:rPr>
            <w:rFonts w:ascii="Times New Roman" w:hAnsi="Times New Roman"/>
            <w:i/>
          </w:rPr>
          <w:delText>NonCodeBook</w:delText>
        </w:r>
      </w:del>
      <w:r w:rsidRPr="00656171">
        <w:rPr>
          <w:rFonts w:ascii="Times New Roman" w:hAnsi="Times New Roman"/>
        </w:rPr>
        <w:t xml:space="preserve"> and according to the Precoding information and number of layers field if </w:t>
      </w:r>
      <w:ins w:id="442" w:author="oppo" w:date="2018-02-12T15:48:00Z">
        <w:r w:rsidRPr="00656171">
          <w:rPr>
            <w:rFonts w:ascii="Times New Roman" w:hAnsi="Times New Roman"/>
            <w:lang w:eastAsia="zh-CN"/>
          </w:rPr>
          <w:t xml:space="preserve">the higher layer parameter </w:t>
        </w:r>
        <w:r w:rsidRPr="00656171">
          <w:rPr>
            <w:rFonts w:ascii="Times New Roman" w:hAnsi="Times New Roman"/>
            <w:i/>
            <w:lang w:eastAsia="zh-CN"/>
          </w:rPr>
          <w:t>ulTxConfig = CodeBook</w:t>
        </w:r>
      </w:ins>
      <w:del w:id="443" w:author="oppo" w:date="2018-02-12T15:48:00Z">
        <w:r w:rsidRPr="00656171" w:rsidDel="00A137D1">
          <w:rPr>
            <w:rFonts w:ascii="Times New Roman" w:hAnsi="Times New Roman"/>
            <w:i/>
            <w:iCs/>
          </w:rPr>
          <w:delText xml:space="preserve">SRS-SetUse = </w:delText>
        </w:r>
        <w:r w:rsidRPr="00656171" w:rsidDel="00A137D1">
          <w:rPr>
            <w:rFonts w:ascii="Times New Roman" w:hAnsi="Times New Roman"/>
            <w:i/>
          </w:rPr>
          <w:delText>CodeBook</w:delText>
        </w:r>
      </w:del>
      <w:r w:rsidRPr="00656171">
        <w:rPr>
          <w:rFonts w:ascii="Times New Roman" w:hAnsi="Times New Roman"/>
          <w:lang w:eastAsia="zh-CN"/>
        </w:rPr>
        <w:t>;</w:t>
      </w:r>
    </w:p>
    <w:p w14:paraId="6939DCEC" w14:textId="77777777" w:rsidR="00C95926" w:rsidRPr="00656171" w:rsidRDefault="00C95926" w:rsidP="00656171">
      <w:pPr>
        <w:ind w:left="852" w:hanging="284"/>
        <w:rPr>
          <w:rFonts w:ascii="Times New Roman" w:hAnsi="Times New Roman"/>
          <w:lang w:eastAsia="zh-CN"/>
        </w:rPr>
      </w:pPr>
      <w:r w:rsidRPr="00656171">
        <w:rPr>
          <w:rFonts w:ascii="Times New Roman" w:hAnsi="Times New Roman"/>
          <w:lang w:eastAsia="zh-CN"/>
        </w:rPr>
        <w:t>-</w:t>
      </w:r>
      <w:r w:rsidRPr="00656171">
        <w:rPr>
          <w:rFonts w:ascii="Times New Roman" w:hAnsi="Times New Roman"/>
          <w:lang w:eastAsia="zh-CN"/>
        </w:rPr>
        <w:tab/>
        <w:t>4 bits as defined by Tables 7.3.1.1.2</w:t>
      </w:r>
      <w:r w:rsidRPr="00656171">
        <w:rPr>
          <w:rFonts w:ascii="Times New Roman" w:hAnsi="Times New Roman"/>
        </w:rPr>
        <w:t>-</w:t>
      </w:r>
      <w:r w:rsidRPr="00656171">
        <w:rPr>
          <w:rFonts w:ascii="Times New Roman" w:hAnsi="Times New Roman"/>
          <w:lang w:eastAsia="zh-CN"/>
        </w:rPr>
        <w:t xml:space="preserve">12/13/14/15, if </w:t>
      </w:r>
      <w:r w:rsidRPr="00656171">
        <w:rPr>
          <w:rFonts w:ascii="Times New Roman" w:hAnsi="Times New Roman"/>
          <w:i/>
          <w:lang w:eastAsia="zh-CN"/>
        </w:rPr>
        <w:t>PUSCH-tp=Disabled</w:t>
      </w:r>
      <w:r w:rsidRPr="00656171">
        <w:rPr>
          <w:rFonts w:ascii="Times New Roman" w:hAnsi="Times New Roman"/>
          <w:lang w:eastAsia="zh-CN"/>
        </w:rPr>
        <w:t xml:space="preserve">, </w:t>
      </w:r>
      <w:r w:rsidRPr="00656171">
        <w:rPr>
          <w:rFonts w:ascii="Times New Roman" w:hAnsi="Times New Roman"/>
          <w:i/>
          <w:lang w:eastAsia="zh-CN"/>
        </w:rPr>
        <w:t>UL-DMRS-config-type</w:t>
      </w:r>
      <w:r w:rsidRPr="00656171">
        <w:rPr>
          <w:rFonts w:ascii="Times New Roman" w:hAnsi="Times New Roman"/>
          <w:lang w:eastAsia="zh-CN"/>
        </w:rPr>
        <w:t xml:space="preserve">=1, and </w:t>
      </w:r>
      <w:r w:rsidRPr="00656171">
        <w:rPr>
          <w:rFonts w:ascii="Times New Roman" w:hAnsi="Times New Roman"/>
          <w:i/>
          <w:lang w:eastAsia="zh-CN"/>
        </w:rPr>
        <w:t>UL-DMRS-max-len</w:t>
      </w:r>
      <w:r w:rsidRPr="00656171">
        <w:rPr>
          <w:rFonts w:ascii="Times New Roman" w:hAnsi="Times New Roman"/>
          <w:lang w:eastAsia="zh-CN"/>
        </w:rPr>
        <w:t xml:space="preserve">=2, </w:t>
      </w:r>
      <w:r w:rsidRPr="00656171">
        <w:rPr>
          <w:rFonts w:ascii="Times New Roman" w:hAnsi="Times New Roman"/>
        </w:rPr>
        <w:t>and the value of rank is determined according to</w:t>
      </w:r>
      <w:r w:rsidRPr="00656171">
        <w:rPr>
          <w:rFonts w:ascii="Times New Roman" w:hAnsi="Times New Roman"/>
          <w:lang w:eastAsia="zh-CN"/>
        </w:rPr>
        <w:t xml:space="preserve"> the SRS resource indicator field if </w:t>
      </w:r>
      <w:ins w:id="444" w:author="oppo" w:date="2018-02-12T15:48:00Z">
        <w:r w:rsidRPr="00656171">
          <w:rPr>
            <w:rFonts w:ascii="Times New Roman" w:hAnsi="Times New Roman"/>
            <w:lang w:eastAsia="zh-CN"/>
          </w:rPr>
          <w:t xml:space="preserve">the higher layer </w:t>
        </w:r>
        <w:r w:rsidRPr="00656171">
          <w:rPr>
            <w:rFonts w:ascii="Times New Roman" w:hAnsi="Times New Roman"/>
            <w:lang w:eastAsia="zh-CN"/>
          </w:rPr>
          <w:lastRenderedPageBreak/>
          <w:t xml:space="preserve">parameter </w:t>
        </w:r>
        <w:r w:rsidRPr="00656171">
          <w:rPr>
            <w:rFonts w:ascii="Times New Roman" w:hAnsi="Times New Roman"/>
            <w:i/>
            <w:lang w:eastAsia="zh-CN"/>
          </w:rPr>
          <w:t>ulTxConfig = NonCodeBook</w:t>
        </w:r>
      </w:ins>
      <w:del w:id="445" w:author="oppo" w:date="2018-02-12T15:48:00Z">
        <w:r w:rsidRPr="00656171" w:rsidDel="00A137D1">
          <w:rPr>
            <w:rFonts w:ascii="Times New Roman" w:hAnsi="Times New Roman"/>
            <w:i/>
            <w:iCs/>
          </w:rPr>
          <w:delText>SRS-SetUse = NonCodeBook</w:delText>
        </w:r>
      </w:del>
      <w:r w:rsidRPr="00656171">
        <w:rPr>
          <w:rFonts w:ascii="Times New Roman" w:hAnsi="Times New Roman"/>
        </w:rPr>
        <w:t xml:space="preserve"> and according to the Precoding information and number of layers field if </w:t>
      </w:r>
      <w:ins w:id="446" w:author="oppo" w:date="2018-02-12T15:49:00Z">
        <w:r w:rsidRPr="00656171">
          <w:rPr>
            <w:rFonts w:ascii="Times New Roman" w:hAnsi="Times New Roman"/>
            <w:lang w:eastAsia="zh-CN"/>
          </w:rPr>
          <w:t xml:space="preserve">the higher layer parameter </w:t>
        </w:r>
        <w:r w:rsidRPr="00656171">
          <w:rPr>
            <w:rFonts w:ascii="Times New Roman" w:hAnsi="Times New Roman"/>
            <w:i/>
            <w:lang w:eastAsia="zh-CN"/>
          </w:rPr>
          <w:t>ulTxConfig = CodeBook</w:t>
        </w:r>
      </w:ins>
      <w:del w:id="447" w:author="oppo" w:date="2018-02-12T15:49:00Z">
        <w:r w:rsidRPr="00656171" w:rsidDel="00A137D1">
          <w:rPr>
            <w:rFonts w:ascii="Times New Roman" w:hAnsi="Times New Roman"/>
            <w:i/>
            <w:iCs/>
          </w:rPr>
          <w:delText>SRS-SetUse = CodeBook</w:delText>
        </w:r>
      </w:del>
      <w:r w:rsidRPr="00656171">
        <w:rPr>
          <w:rFonts w:ascii="Times New Roman" w:hAnsi="Times New Roman"/>
          <w:lang w:eastAsia="zh-CN"/>
        </w:rPr>
        <w:t>;</w:t>
      </w:r>
    </w:p>
    <w:p w14:paraId="6BDD3C39" w14:textId="77777777" w:rsidR="00C95926" w:rsidRPr="00656171" w:rsidRDefault="00C95926" w:rsidP="00656171">
      <w:pPr>
        <w:ind w:left="852" w:hanging="284"/>
        <w:rPr>
          <w:rFonts w:ascii="Times New Roman" w:hAnsi="Times New Roman"/>
          <w:lang w:eastAsia="zh-CN"/>
        </w:rPr>
      </w:pPr>
      <w:r w:rsidRPr="00656171">
        <w:rPr>
          <w:rFonts w:ascii="Times New Roman" w:hAnsi="Times New Roman"/>
          <w:lang w:eastAsia="zh-CN"/>
        </w:rPr>
        <w:t>-</w:t>
      </w:r>
      <w:r w:rsidRPr="00656171">
        <w:rPr>
          <w:rFonts w:ascii="Times New Roman" w:hAnsi="Times New Roman"/>
          <w:lang w:eastAsia="zh-CN"/>
        </w:rPr>
        <w:tab/>
        <w:t>4 bits as defined by Tables 7.3.1.1.2</w:t>
      </w:r>
      <w:r w:rsidRPr="00656171">
        <w:rPr>
          <w:rFonts w:ascii="Times New Roman" w:hAnsi="Times New Roman"/>
        </w:rPr>
        <w:t>-</w:t>
      </w:r>
      <w:r w:rsidRPr="00656171">
        <w:rPr>
          <w:rFonts w:ascii="Times New Roman" w:hAnsi="Times New Roman"/>
          <w:lang w:eastAsia="zh-CN"/>
        </w:rPr>
        <w:t xml:space="preserve">16/17/18/19, if </w:t>
      </w:r>
      <w:r w:rsidRPr="00656171">
        <w:rPr>
          <w:rFonts w:ascii="Times New Roman" w:hAnsi="Times New Roman"/>
          <w:i/>
          <w:lang w:eastAsia="zh-CN"/>
        </w:rPr>
        <w:t>PUSCH-tp=Disabled</w:t>
      </w:r>
      <w:r w:rsidRPr="00656171">
        <w:rPr>
          <w:rFonts w:ascii="Times New Roman" w:hAnsi="Times New Roman"/>
          <w:lang w:eastAsia="zh-CN"/>
        </w:rPr>
        <w:t xml:space="preserve">, </w:t>
      </w:r>
      <w:r w:rsidRPr="00656171">
        <w:rPr>
          <w:rFonts w:ascii="Times New Roman" w:hAnsi="Times New Roman"/>
          <w:i/>
          <w:lang w:eastAsia="zh-CN"/>
        </w:rPr>
        <w:t>UL-DMRS-config-type</w:t>
      </w:r>
      <w:r w:rsidRPr="00656171">
        <w:rPr>
          <w:rFonts w:ascii="Times New Roman" w:hAnsi="Times New Roman"/>
          <w:lang w:eastAsia="zh-CN"/>
        </w:rPr>
        <w:t xml:space="preserve">=2, and </w:t>
      </w:r>
      <w:r w:rsidRPr="00656171">
        <w:rPr>
          <w:rFonts w:ascii="Times New Roman" w:hAnsi="Times New Roman"/>
          <w:i/>
          <w:lang w:eastAsia="zh-CN"/>
        </w:rPr>
        <w:t>UL-DMRS-max-len</w:t>
      </w:r>
      <w:r w:rsidRPr="00656171">
        <w:rPr>
          <w:rFonts w:ascii="Times New Roman" w:hAnsi="Times New Roman"/>
          <w:lang w:eastAsia="zh-CN"/>
        </w:rPr>
        <w:t xml:space="preserve">=1, </w:t>
      </w:r>
      <w:r w:rsidRPr="00656171">
        <w:rPr>
          <w:rFonts w:ascii="Times New Roman" w:hAnsi="Times New Roman"/>
        </w:rPr>
        <w:t>and the value of rank is determined according to</w:t>
      </w:r>
      <w:r w:rsidRPr="00656171">
        <w:rPr>
          <w:rFonts w:ascii="Times New Roman" w:hAnsi="Times New Roman"/>
          <w:lang w:eastAsia="zh-CN"/>
        </w:rPr>
        <w:t xml:space="preserve"> the SRS resource indicator field if </w:t>
      </w:r>
      <w:ins w:id="448" w:author="oppo" w:date="2018-02-12T15:48:00Z">
        <w:r w:rsidRPr="00656171">
          <w:rPr>
            <w:rFonts w:ascii="Times New Roman" w:hAnsi="Times New Roman"/>
            <w:lang w:eastAsia="zh-CN"/>
          </w:rPr>
          <w:t xml:space="preserve">the higher layer parameter </w:t>
        </w:r>
        <w:r w:rsidRPr="00656171">
          <w:rPr>
            <w:rFonts w:ascii="Times New Roman" w:hAnsi="Times New Roman"/>
            <w:i/>
            <w:lang w:eastAsia="zh-CN"/>
          </w:rPr>
          <w:t>ulTxConfig = NonCodeBook</w:t>
        </w:r>
      </w:ins>
      <w:del w:id="449" w:author="oppo" w:date="2018-02-12T15:48:00Z">
        <w:r w:rsidRPr="00656171" w:rsidDel="00A137D1">
          <w:rPr>
            <w:rFonts w:ascii="Times New Roman" w:hAnsi="Times New Roman"/>
            <w:i/>
            <w:iCs/>
          </w:rPr>
          <w:delText>SRS-SetUse = NonCodeBook</w:delText>
        </w:r>
      </w:del>
      <w:r w:rsidRPr="00656171">
        <w:rPr>
          <w:rFonts w:ascii="Times New Roman" w:hAnsi="Times New Roman"/>
        </w:rPr>
        <w:t xml:space="preserve"> and according to the Precoding information and number of layers field if </w:t>
      </w:r>
      <w:ins w:id="450" w:author="oppo" w:date="2018-02-12T15:49:00Z">
        <w:r w:rsidRPr="00656171">
          <w:rPr>
            <w:rFonts w:ascii="Times New Roman" w:hAnsi="Times New Roman"/>
            <w:lang w:eastAsia="zh-CN"/>
          </w:rPr>
          <w:t xml:space="preserve">the higher layer parameter </w:t>
        </w:r>
        <w:r w:rsidRPr="00656171">
          <w:rPr>
            <w:rFonts w:ascii="Times New Roman" w:hAnsi="Times New Roman"/>
            <w:i/>
            <w:lang w:eastAsia="zh-CN"/>
          </w:rPr>
          <w:t>ulTxConfig = CodeBook</w:t>
        </w:r>
      </w:ins>
      <w:del w:id="451" w:author="oppo" w:date="2018-02-12T15:49:00Z">
        <w:r w:rsidRPr="00656171" w:rsidDel="00A137D1">
          <w:rPr>
            <w:rFonts w:ascii="Times New Roman" w:hAnsi="Times New Roman"/>
            <w:i/>
            <w:iCs/>
          </w:rPr>
          <w:delText>SRS-SetUse = CodeBook</w:delText>
        </w:r>
      </w:del>
      <w:r w:rsidRPr="00656171">
        <w:rPr>
          <w:rFonts w:ascii="Times New Roman" w:hAnsi="Times New Roman"/>
          <w:lang w:eastAsia="zh-CN"/>
        </w:rPr>
        <w:t>;</w:t>
      </w:r>
    </w:p>
    <w:p w14:paraId="215C4587" w14:textId="77777777" w:rsidR="00C95926" w:rsidRPr="00656171" w:rsidRDefault="00C95926" w:rsidP="00656171">
      <w:pPr>
        <w:ind w:left="852" w:hanging="284"/>
        <w:rPr>
          <w:rFonts w:ascii="Times New Roman" w:hAnsi="Times New Roman"/>
          <w:lang w:eastAsia="zh-CN"/>
        </w:rPr>
      </w:pPr>
      <w:r w:rsidRPr="00656171">
        <w:rPr>
          <w:rFonts w:ascii="Times New Roman" w:hAnsi="Times New Roman"/>
          <w:lang w:eastAsia="zh-CN"/>
        </w:rPr>
        <w:t>-</w:t>
      </w:r>
      <w:r w:rsidRPr="00656171">
        <w:rPr>
          <w:rFonts w:ascii="Times New Roman" w:hAnsi="Times New Roman"/>
          <w:lang w:eastAsia="zh-CN"/>
        </w:rPr>
        <w:tab/>
        <w:t>5 bits as defined by Tables 7.3.1.1.2</w:t>
      </w:r>
      <w:r w:rsidRPr="00656171">
        <w:rPr>
          <w:rFonts w:ascii="Times New Roman" w:hAnsi="Times New Roman"/>
        </w:rPr>
        <w:t>-</w:t>
      </w:r>
      <w:r w:rsidRPr="00656171">
        <w:rPr>
          <w:rFonts w:ascii="Times New Roman" w:hAnsi="Times New Roman"/>
          <w:lang w:eastAsia="zh-CN"/>
        </w:rPr>
        <w:t xml:space="preserve">20/21/22/23, if </w:t>
      </w:r>
      <w:r w:rsidRPr="00656171">
        <w:rPr>
          <w:rFonts w:ascii="Times New Roman" w:hAnsi="Times New Roman"/>
          <w:i/>
          <w:lang w:eastAsia="zh-CN"/>
        </w:rPr>
        <w:t>PUSCH-tp=Disabled</w:t>
      </w:r>
      <w:r w:rsidRPr="00656171">
        <w:rPr>
          <w:rFonts w:ascii="Times New Roman" w:hAnsi="Times New Roman"/>
          <w:lang w:eastAsia="zh-CN"/>
        </w:rPr>
        <w:t xml:space="preserve">, </w:t>
      </w:r>
      <w:r w:rsidRPr="00656171">
        <w:rPr>
          <w:rFonts w:ascii="Times New Roman" w:hAnsi="Times New Roman"/>
          <w:i/>
          <w:lang w:eastAsia="zh-CN"/>
        </w:rPr>
        <w:t>UL-DMRS-config-type</w:t>
      </w:r>
      <w:r w:rsidRPr="00656171">
        <w:rPr>
          <w:rFonts w:ascii="Times New Roman" w:hAnsi="Times New Roman"/>
          <w:lang w:eastAsia="zh-CN"/>
        </w:rPr>
        <w:t xml:space="preserve">=2, and </w:t>
      </w:r>
      <w:r w:rsidRPr="00656171">
        <w:rPr>
          <w:rFonts w:ascii="Times New Roman" w:hAnsi="Times New Roman"/>
          <w:i/>
          <w:lang w:eastAsia="zh-CN"/>
        </w:rPr>
        <w:t>UL-DMRS-max-len</w:t>
      </w:r>
      <w:r w:rsidRPr="00656171">
        <w:rPr>
          <w:rFonts w:ascii="Times New Roman" w:hAnsi="Times New Roman"/>
          <w:lang w:eastAsia="zh-CN"/>
        </w:rPr>
        <w:t xml:space="preserve">=2, </w:t>
      </w:r>
      <w:r w:rsidRPr="00656171">
        <w:rPr>
          <w:rFonts w:ascii="Times New Roman" w:hAnsi="Times New Roman"/>
        </w:rPr>
        <w:t>and the value of rank is determined according to</w:t>
      </w:r>
      <w:r w:rsidRPr="00656171">
        <w:rPr>
          <w:rFonts w:ascii="Times New Roman" w:hAnsi="Times New Roman"/>
          <w:lang w:eastAsia="zh-CN"/>
        </w:rPr>
        <w:t xml:space="preserve"> the SRS resource indicator field if </w:t>
      </w:r>
      <w:ins w:id="452" w:author="oppo" w:date="2018-02-12T15:48:00Z">
        <w:r w:rsidRPr="00656171">
          <w:rPr>
            <w:rFonts w:ascii="Times New Roman" w:hAnsi="Times New Roman"/>
            <w:lang w:eastAsia="zh-CN"/>
          </w:rPr>
          <w:t xml:space="preserve">the higher layer parameter </w:t>
        </w:r>
        <w:r w:rsidRPr="00656171">
          <w:rPr>
            <w:rFonts w:ascii="Times New Roman" w:hAnsi="Times New Roman"/>
            <w:i/>
            <w:lang w:eastAsia="zh-CN"/>
          </w:rPr>
          <w:t>ulTxConfig = NonCodeBook</w:t>
        </w:r>
      </w:ins>
      <w:del w:id="453" w:author="oppo" w:date="2018-02-12T15:48:00Z">
        <w:r w:rsidRPr="00656171" w:rsidDel="00A137D1">
          <w:rPr>
            <w:rFonts w:ascii="Times New Roman" w:hAnsi="Times New Roman"/>
            <w:i/>
            <w:iCs/>
          </w:rPr>
          <w:delText>SRS-SetUse = NonCodeBook</w:delText>
        </w:r>
      </w:del>
      <w:r w:rsidRPr="00656171">
        <w:rPr>
          <w:rFonts w:ascii="Times New Roman" w:hAnsi="Times New Roman"/>
        </w:rPr>
        <w:t xml:space="preserve"> and according to the Precoding information and number of layers field if </w:t>
      </w:r>
      <w:ins w:id="454" w:author="oppo" w:date="2018-02-12T15:49:00Z">
        <w:r w:rsidRPr="00656171">
          <w:rPr>
            <w:rFonts w:ascii="Times New Roman" w:hAnsi="Times New Roman"/>
            <w:lang w:eastAsia="zh-CN"/>
          </w:rPr>
          <w:t xml:space="preserve">the higher layer parameter </w:t>
        </w:r>
        <w:r w:rsidRPr="00656171">
          <w:rPr>
            <w:rFonts w:ascii="Times New Roman" w:hAnsi="Times New Roman"/>
            <w:i/>
            <w:lang w:eastAsia="zh-CN"/>
          </w:rPr>
          <w:t>ulTxConfig = CodeBook</w:t>
        </w:r>
      </w:ins>
      <w:del w:id="455" w:author="oppo" w:date="2018-02-12T15:49:00Z">
        <w:r w:rsidRPr="00656171" w:rsidDel="00A137D1">
          <w:rPr>
            <w:rFonts w:ascii="Times New Roman" w:hAnsi="Times New Roman"/>
            <w:i/>
            <w:iCs/>
          </w:rPr>
          <w:delText>SRS-SetUse = CodeBook</w:delText>
        </w:r>
        <w:r w:rsidRPr="00656171" w:rsidDel="00A137D1">
          <w:rPr>
            <w:rFonts w:ascii="Times New Roman" w:hAnsi="Times New Roman"/>
            <w:lang w:eastAsia="zh-CN"/>
          </w:rPr>
          <w:delText>.</w:delText>
        </w:r>
      </w:del>
    </w:p>
    <w:p w14:paraId="6BE41864" w14:textId="77777777" w:rsidR="00C95926" w:rsidRPr="00A137D1" w:rsidRDefault="00C95926" w:rsidP="00C95926">
      <w:pPr>
        <w:pStyle w:val="BodyText"/>
        <w:jc w:val="center"/>
        <w:rPr>
          <w:iCs/>
          <w:color w:val="0070C0"/>
          <w:szCs w:val="20"/>
          <w:lang w:eastAsia="zh-CN"/>
        </w:rPr>
      </w:pPr>
      <w:r>
        <w:rPr>
          <w:iCs/>
          <w:color w:val="0070C0"/>
          <w:szCs w:val="20"/>
          <w:lang w:eastAsia="zh-CN"/>
        </w:rPr>
        <w:t>/*</w:t>
      </w:r>
      <w:r w:rsidRPr="00EA6602">
        <w:rPr>
          <w:iCs/>
          <w:color w:val="0070C0"/>
          <w:szCs w:val="20"/>
          <w:lang w:eastAsia="zh-CN"/>
        </w:rPr>
        <w:t xml:space="preserve">************************ </w:t>
      </w:r>
      <w:r>
        <w:rPr>
          <w:rFonts w:hint="eastAsia"/>
          <w:iCs/>
          <w:color w:val="0070C0"/>
          <w:szCs w:val="20"/>
          <w:lang w:eastAsia="zh-CN"/>
        </w:rPr>
        <w:t>End</w:t>
      </w:r>
      <w:r w:rsidRPr="00EA6602">
        <w:rPr>
          <w:iCs/>
          <w:color w:val="0070C0"/>
          <w:szCs w:val="20"/>
          <w:lang w:eastAsia="zh-CN"/>
        </w:rPr>
        <w:t xml:space="preserve"> of Text Proposal</w:t>
      </w:r>
      <w:r w:rsidRPr="00EA6602">
        <w:rPr>
          <w:rFonts w:hint="eastAsia"/>
          <w:iCs/>
          <w:color w:val="0070C0"/>
          <w:szCs w:val="20"/>
          <w:lang w:eastAsia="zh-CN"/>
        </w:rPr>
        <w:t xml:space="preserve"> for 38.21</w:t>
      </w:r>
      <w:r>
        <w:rPr>
          <w:rFonts w:hint="eastAsia"/>
          <w:iCs/>
          <w:color w:val="0070C0"/>
          <w:szCs w:val="20"/>
          <w:lang w:eastAsia="zh-CN"/>
        </w:rPr>
        <w:t>2</w:t>
      </w:r>
      <w:r w:rsidRPr="00EA6602">
        <w:rPr>
          <w:iCs/>
          <w:color w:val="0070C0"/>
          <w:szCs w:val="20"/>
          <w:lang w:eastAsia="zh-CN"/>
        </w:rPr>
        <w:t xml:space="preserve"> **************************/</w:t>
      </w:r>
    </w:p>
    <w:bookmarkEnd w:id="433"/>
    <w:p w14:paraId="2888B80E" w14:textId="77777777" w:rsidR="00C95926" w:rsidRPr="009F3C8D" w:rsidRDefault="00C95926" w:rsidP="00C95926">
      <w:pPr>
        <w:rPr>
          <w:lang w:eastAsia="x-none"/>
        </w:rPr>
      </w:pPr>
    </w:p>
    <w:p w14:paraId="2009B127" w14:textId="77777777" w:rsidR="00C95926" w:rsidRPr="009F3C8D" w:rsidRDefault="00C95926" w:rsidP="00C95926">
      <w:pPr>
        <w:rPr>
          <w:lang w:eastAsia="x-none"/>
        </w:rPr>
      </w:pPr>
      <w:r w:rsidRPr="009F3C8D">
        <w:rPr>
          <w:highlight w:val="green"/>
          <w:lang w:eastAsia="x-none"/>
        </w:rPr>
        <w:t>Agreement</w:t>
      </w:r>
      <w:r w:rsidRPr="009F3C8D">
        <w:rPr>
          <w:lang w:eastAsia="x-none"/>
        </w:rPr>
        <w:t xml:space="preserve"> </w:t>
      </w:r>
    </w:p>
    <w:p w14:paraId="2EDDE442" w14:textId="77777777" w:rsidR="00C95926" w:rsidRPr="00074911" w:rsidRDefault="00C95926" w:rsidP="00C95926">
      <w:pPr>
        <w:rPr>
          <w:sz w:val="18"/>
          <w:lang w:eastAsia="x-none"/>
        </w:rPr>
      </w:pPr>
      <w:r w:rsidRPr="00074911">
        <w:rPr>
          <w:szCs w:val="22"/>
          <w:lang w:val="en-US" w:eastAsia="zh-CN"/>
        </w:rPr>
        <w:t xml:space="preserve">Text alignment between section 6.1.2.3 of 38214 and the UL MIMO parts in section 6.1.1 in terminology.  Remove references to TPMI, TRI, etc, and use the DCI field names from 38.212 as section 6.1.2.3 does now. </w:t>
      </w:r>
      <w:r>
        <w:rPr>
          <w:szCs w:val="22"/>
          <w:lang w:val="en-US" w:eastAsia="zh-CN"/>
        </w:rPr>
        <w:t>38.214 e</w:t>
      </w:r>
      <w:r w:rsidRPr="00074911">
        <w:rPr>
          <w:szCs w:val="22"/>
          <w:lang w:val="en-US" w:eastAsia="zh-CN"/>
        </w:rPr>
        <w:t>ditor to make necessary changes.</w:t>
      </w:r>
    </w:p>
    <w:p w14:paraId="118A8F92" w14:textId="65D1F4ED" w:rsidR="00C95926" w:rsidRDefault="00C95926" w:rsidP="00C95926">
      <w:pPr>
        <w:rPr>
          <w:lang w:eastAsia="x-none"/>
        </w:rPr>
      </w:pPr>
    </w:p>
    <w:p w14:paraId="42AE1292" w14:textId="77777777" w:rsidR="00656171" w:rsidRDefault="00656171" w:rsidP="00C95926">
      <w:pPr>
        <w:rPr>
          <w:lang w:eastAsia="x-none"/>
        </w:rPr>
      </w:pPr>
    </w:p>
    <w:p w14:paraId="0BB2947B" w14:textId="13118D50" w:rsidR="00C95926" w:rsidRDefault="00603E09" w:rsidP="00C95926">
      <w:pPr>
        <w:rPr>
          <w:lang w:eastAsia="x-none"/>
        </w:rPr>
      </w:pPr>
      <w:hyperlink r:id="rId962" w:history="1">
        <w:r w:rsidR="00FE4C7E">
          <w:rPr>
            <w:rStyle w:val="Hyperlink"/>
            <w:lang w:eastAsia="x-none"/>
          </w:rPr>
          <w:t>R1-1803738</w:t>
        </w:r>
      </w:hyperlink>
      <w:r w:rsidR="00C95926">
        <w:rPr>
          <w:lang w:eastAsia="x-none"/>
        </w:rPr>
        <w:tab/>
        <w:t>Remaining issues on codebook based UL transmission</w:t>
      </w:r>
      <w:r w:rsidR="00C95926">
        <w:rPr>
          <w:lang w:eastAsia="x-none"/>
        </w:rPr>
        <w:tab/>
        <w:t>CATT</w:t>
      </w:r>
    </w:p>
    <w:p w14:paraId="5CF6EE40" w14:textId="5DC84355" w:rsidR="00C95926" w:rsidRDefault="00603E09" w:rsidP="00C95926">
      <w:pPr>
        <w:rPr>
          <w:lang w:eastAsia="x-none"/>
        </w:rPr>
      </w:pPr>
      <w:hyperlink r:id="rId963" w:history="1">
        <w:r w:rsidR="00FE4C7E">
          <w:rPr>
            <w:rStyle w:val="Hyperlink"/>
            <w:lang w:eastAsia="x-none"/>
          </w:rPr>
          <w:t>R1-1803812</w:t>
        </w:r>
      </w:hyperlink>
      <w:r w:rsidR="00C95926">
        <w:rPr>
          <w:lang w:eastAsia="x-none"/>
        </w:rPr>
        <w:tab/>
        <w:t>Remaining issues on codebook based UL transmission</w:t>
      </w:r>
      <w:r w:rsidR="00C95926">
        <w:rPr>
          <w:lang w:eastAsia="x-none"/>
        </w:rPr>
        <w:tab/>
        <w:t>vivo</w:t>
      </w:r>
    </w:p>
    <w:p w14:paraId="081EF69A" w14:textId="61C91D1F" w:rsidR="00C95926" w:rsidRDefault="00603E09" w:rsidP="00C95926">
      <w:pPr>
        <w:rPr>
          <w:lang w:eastAsia="x-none"/>
        </w:rPr>
      </w:pPr>
      <w:hyperlink r:id="rId964" w:history="1">
        <w:r w:rsidR="00FE4C7E">
          <w:rPr>
            <w:rStyle w:val="Hyperlink"/>
            <w:lang w:eastAsia="x-none"/>
          </w:rPr>
          <w:t>R1-1803967</w:t>
        </w:r>
      </w:hyperlink>
      <w:r w:rsidR="00C95926">
        <w:rPr>
          <w:lang w:eastAsia="x-none"/>
        </w:rPr>
        <w:tab/>
        <w:t>Remaining issues on codebook based UL transmission</w:t>
      </w:r>
      <w:r w:rsidR="00C95926">
        <w:rPr>
          <w:lang w:eastAsia="x-none"/>
        </w:rPr>
        <w:tab/>
        <w:t>OPPO</w:t>
      </w:r>
    </w:p>
    <w:p w14:paraId="26E73442" w14:textId="06735DE8" w:rsidR="00C95926" w:rsidRDefault="00603E09" w:rsidP="00C95926">
      <w:pPr>
        <w:rPr>
          <w:lang w:eastAsia="x-none"/>
        </w:rPr>
      </w:pPr>
      <w:hyperlink r:id="rId965" w:history="1">
        <w:r w:rsidR="00FE4C7E">
          <w:rPr>
            <w:rStyle w:val="Hyperlink"/>
            <w:lang w:eastAsia="x-none"/>
          </w:rPr>
          <w:t>R1-1804202</w:t>
        </w:r>
      </w:hyperlink>
      <w:r w:rsidR="00C95926">
        <w:rPr>
          <w:lang w:eastAsia="x-none"/>
        </w:rPr>
        <w:tab/>
        <w:t>Remaining issues on codebook based UL transmission</w:t>
      </w:r>
      <w:r w:rsidR="00C95926">
        <w:rPr>
          <w:lang w:eastAsia="x-none"/>
        </w:rPr>
        <w:tab/>
        <w:t>Lenovo, Motorola Mobility</w:t>
      </w:r>
    </w:p>
    <w:p w14:paraId="0ECC984E" w14:textId="0965777E" w:rsidR="00C95926" w:rsidRDefault="00603E09" w:rsidP="00C95926">
      <w:pPr>
        <w:rPr>
          <w:lang w:eastAsia="x-none"/>
        </w:rPr>
      </w:pPr>
      <w:hyperlink r:id="rId966" w:history="1">
        <w:r w:rsidR="00FE4C7E">
          <w:rPr>
            <w:rStyle w:val="Hyperlink"/>
            <w:lang w:eastAsia="x-none"/>
          </w:rPr>
          <w:t>R1-1804278</w:t>
        </w:r>
      </w:hyperlink>
      <w:r w:rsidR="00C95926">
        <w:rPr>
          <w:lang w:eastAsia="x-none"/>
        </w:rPr>
        <w:tab/>
        <w:t>Summary of remaining issues for codebook based transmission for UL MIMO</w:t>
      </w:r>
      <w:r w:rsidR="00C95926">
        <w:rPr>
          <w:lang w:eastAsia="x-none"/>
        </w:rPr>
        <w:tab/>
        <w:t>Huawei, HiSilicon</w:t>
      </w:r>
    </w:p>
    <w:p w14:paraId="59FB9105" w14:textId="4F50D8F7" w:rsidR="00C95926" w:rsidRDefault="00603E09" w:rsidP="00C95926">
      <w:pPr>
        <w:rPr>
          <w:lang w:eastAsia="x-none"/>
        </w:rPr>
      </w:pPr>
      <w:hyperlink r:id="rId967" w:history="1">
        <w:r w:rsidR="00FE4C7E">
          <w:rPr>
            <w:rStyle w:val="Hyperlink"/>
            <w:lang w:eastAsia="x-none"/>
          </w:rPr>
          <w:t>R1-1804355</w:t>
        </w:r>
      </w:hyperlink>
      <w:r w:rsidR="00C95926">
        <w:rPr>
          <w:lang w:eastAsia="x-none"/>
        </w:rPr>
        <w:tab/>
        <w:t>Issues on codebook based UL transmisison</w:t>
      </w:r>
      <w:r w:rsidR="00C95926">
        <w:rPr>
          <w:lang w:eastAsia="x-none"/>
        </w:rPr>
        <w:tab/>
        <w:t>Samsung</w:t>
      </w:r>
    </w:p>
    <w:p w14:paraId="22F75EDC" w14:textId="3A6FA7CC" w:rsidR="00C95926" w:rsidRDefault="00603E09" w:rsidP="00C95926">
      <w:pPr>
        <w:rPr>
          <w:lang w:eastAsia="x-none"/>
        </w:rPr>
      </w:pPr>
      <w:hyperlink r:id="rId968" w:history="1">
        <w:r w:rsidR="00FE4C7E">
          <w:rPr>
            <w:rStyle w:val="Hyperlink"/>
            <w:lang w:eastAsia="x-none"/>
          </w:rPr>
          <w:t>R1-1804710</w:t>
        </w:r>
      </w:hyperlink>
      <w:r w:rsidR="00C95926">
        <w:rPr>
          <w:lang w:eastAsia="x-none"/>
        </w:rPr>
        <w:tab/>
        <w:t>On Codebook based transmission for UL</w:t>
      </w:r>
      <w:r w:rsidR="00C95926">
        <w:rPr>
          <w:lang w:eastAsia="x-none"/>
        </w:rPr>
        <w:tab/>
        <w:t>Intel Corporation</w:t>
      </w:r>
    </w:p>
    <w:p w14:paraId="06FEE2EF" w14:textId="7EE6BDC2" w:rsidR="00C95926" w:rsidRDefault="00603E09" w:rsidP="00C95926">
      <w:pPr>
        <w:rPr>
          <w:lang w:eastAsia="x-none"/>
        </w:rPr>
      </w:pPr>
      <w:hyperlink r:id="rId969" w:history="1">
        <w:r w:rsidR="00FE4C7E">
          <w:rPr>
            <w:rStyle w:val="Hyperlink"/>
            <w:lang w:eastAsia="x-none"/>
          </w:rPr>
          <w:t>R1-1804783</w:t>
        </w:r>
      </w:hyperlink>
      <w:r w:rsidR="00C95926">
        <w:rPr>
          <w:lang w:eastAsia="x-none"/>
        </w:rPr>
        <w:tab/>
        <w:t>Maintenance for codebook based UL transmission</w:t>
      </w:r>
      <w:r w:rsidR="00C95926">
        <w:rPr>
          <w:lang w:eastAsia="x-none"/>
        </w:rPr>
        <w:tab/>
        <w:t>Qualcomm Incorporated</w:t>
      </w:r>
    </w:p>
    <w:p w14:paraId="7B54A976" w14:textId="4E2CB979" w:rsidR="00C95926" w:rsidRPr="00656171" w:rsidRDefault="00603E09" w:rsidP="00C95926">
      <w:pPr>
        <w:rPr>
          <w:b/>
          <w:lang w:eastAsia="x-none"/>
        </w:rPr>
      </w:pPr>
      <w:hyperlink r:id="rId970" w:history="1">
        <w:r w:rsidR="00FE4C7E" w:rsidRPr="00656171">
          <w:rPr>
            <w:rStyle w:val="Hyperlink"/>
            <w:b/>
            <w:lang w:eastAsia="x-none"/>
          </w:rPr>
          <w:t>R1-1804968</w:t>
        </w:r>
      </w:hyperlink>
      <w:r w:rsidR="00C95926" w:rsidRPr="00656171">
        <w:rPr>
          <w:b/>
          <w:lang w:eastAsia="x-none"/>
        </w:rPr>
        <w:tab/>
        <w:t>Corrections for Codebook Based UL MIMO</w:t>
      </w:r>
      <w:r w:rsidR="00C95926" w:rsidRPr="00656171">
        <w:rPr>
          <w:b/>
          <w:lang w:eastAsia="x-none"/>
        </w:rPr>
        <w:tab/>
        <w:t>Ericsson</w:t>
      </w:r>
    </w:p>
    <w:p w14:paraId="6F92521D" w14:textId="5935A6AC" w:rsidR="00C95926" w:rsidRPr="003F02BD" w:rsidRDefault="00603E09" w:rsidP="00C95926">
      <w:pPr>
        <w:rPr>
          <w:lang w:eastAsia="x-none"/>
        </w:rPr>
      </w:pPr>
      <w:hyperlink r:id="rId971" w:history="1">
        <w:r w:rsidR="00FE4C7E">
          <w:rPr>
            <w:rStyle w:val="Hyperlink"/>
            <w:lang w:eastAsia="x-none"/>
          </w:rPr>
          <w:t>R1-1805101</w:t>
        </w:r>
      </w:hyperlink>
      <w:r w:rsidR="00C95926">
        <w:rPr>
          <w:lang w:eastAsia="x-none"/>
        </w:rPr>
        <w:tab/>
        <w:t>Remaining issues on UL codebook based transmission</w:t>
      </w:r>
      <w:r w:rsidR="00C95926">
        <w:rPr>
          <w:lang w:eastAsia="x-none"/>
        </w:rPr>
        <w:tab/>
        <w:t>Nokia, Nokia Shanghai Bell</w:t>
      </w:r>
    </w:p>
    <w:p w14:paraId="5B650943" w14:textId="77777777" w:rsidR="00C95926" w:rsidRDefault="00C95926" w:rsidP="009F3C8D">
      <w:pPr>
        <w:pStyle w:val="Heading5"/>
      </w:pPr>
      <w:bookmarkStart w:id="456" w:name="_Toc514184656"/>
      <w:r>
        <w:t>N</w:t>
      </w:r>
      <w:r w:rsidRPr="004B0D61">
        <w:t>on-codebook based transmission for UL</w:t>
      </w:r>
      <w:bookmarkEnd w:id="456"/>
    </w:p>
    <w:p w14:paraId="4E212A61" w14:textId="697DD5B9" w:rsidR="00C95926" w:rsidRPr="007E5727" w:rsidRDefault="00603E09" w:rsidP="00C95926">
      <w:pPr>
        <w:rPr>
          <w:b/>
          <w:lang w:eastAsia="x-none"/>
        </w:rPr>
      </w:pPr>
      <w:hyperlink r:id="rId972" w:history="1">
        <w:r w:rsidR="00FE4C7E" w:rsidRPr="007E5727">
          <w:rPr>
            <w:rStyle w:val="Hyperlink"/>
            <w:b/>
          </w:rPr>
          <w:t>R1-1805549</w:t>
        </w:r>
      </w:hyperlink>
      <w:r w:rsidR="00C95926" w:rsidRPr="007E5727">
        <w:rPr>
          <w:b/>
          <w:lang w:eastAsia="x-none"/>
        </w:rPr>
        <w:tab/>
        <w:t>FL Summary of issues on UL non-codebook based transmission</w:t>
      </w:r>
      <w:r w:rsidR="00C95926" w:rsidRPr="007E5727">
        <w:rPr>
          <w:b/>
          <w:lang w:eastAsia="x-none"/>
        </w:rPr>
        <w:tab/>
        <w:t>Nokia, NSB</w:t>
      </w:r>
    </w:p>
    <w:p w14:paraId="69639950" w14:textId="77777777" w:rsidR="00C95926" w:rsidRDefault="00C95926" w:rsidP="00C95926">
      <w:pPr>
        <w:rPr>
          <w:lang w:eastAsia="x-none"/>
        </w:rPr>
      </w:pPr>
    </w:p>
    <w:p w14:paraId="2CFD763E" w14:textId="5FF2D8CE" w:rsidR="00C95926" w:rsidRPr="007E5727" w:rsidRDefault="00603E09" w:rsidP="00C95926">
      <w:pPr>
        <w:rPr>
          <w:b/>
          <w:szCs w:val="20"/>
          <w:lang w:eastAsia="x-none"/>
        </w:rPr>
      </w:pPr>
      <w:hyperlink r:id="rId973" w:history="1">
        <w:r w:rsidR="00FE4C7E" w:rsidRPr="007E5727">
          <w:rPr>
            <w:rStyle w:val="Hyperlink"/>
            <w:b/>
            <w:szCs w:val="20"/>
            <w:lang w:eastAsia="x-none"/>
          </w:rPr>
          <w:t>R1-1805603</w:t>
        </w:r>
      </w:hyperlink>
      <w:r w:rsidR="00C95926" w:rsidRPr="007E5727">
        <w:rPr>
          <w:b/>
          <w:szCs w:val="20"/>
          <w:lang w:eastAsia="x-none"/>
        </w:rPr>
        <w:tab/>
        <w:t>Proposal on aperiodic CSI-RS for non-codebook-based transmission</w:t>
      </w:r>
      <w:r w:rsidR="00C95926" w:rsidRPr="007E5727">
        <w:rPr>
          <w:b/>
          <w:szCs w:val="20"/>
          <w:lang w:eastAsia="x-none"/>
        </w:rPr>
        <w:tab/>
        <w:t>Samsung, Huawei, HiSilicon, Nokia, NSB, CATT, NTT DOCOMO, CHTTL, Verizon Wireless, KDDI, Spreadtrum, KT, WILUS Inc., ASUSTek</w:t>
      </w:r>
    </w:p>
    <w:p w14:paraId="12ADFCBF" w14:textId="77777777" w:rsidR="00C95926" w:rsidRPr="009F3C8D" w:rsidRDefault="00C95926" w:rsidP="00C95926">
      <w:pPr>
        <w:rPr>
          <w:lang w:eastAsia="x-none"/>
        </w:rPr>
      </w:pPr>
    </w:p>
    <w:p w14:paraId="37C5E528" w14:textId="77777777" w:rsidR="00C95926" w:rsidRPr="009F3C8D" w:rsidRDefault="00C95926" w:rsidP="00C95926">
      <w:pPr>
        <w:rPr>
          <w:lang w:eastAsia="x-none"/>
        </w:rPr>
      </w:pPr>
      <w:r w:rsidRPr="009F3C8D">
        <w:rPr>
          <w:highlight w:val="green"/>
          <w:lang w:eastAsia="x-none"/>
        </w:rPr>
        <w:t>Agreement</w:t>
      </w:r>
    </w:p>
    <w:p w14:paraId="3DF50B18" w14:textId="77777777" w:rsidR="00C95926" w:rsidRPr="004B23A3" w:rsidRDefault="00C95926" w:rsidP="00C95926">
      <w:pPr>
        <w:adjustRightInd w:val="0"/>
        <w:snapToGrid w:val="0"/>
        <w:rPr>
          <w:rFonts w:ascii="Times New Roman" w:hAnsi="Times New Roman"/>
        </w:rPr>
      </w:pPr>
      <w:r w:rsidRPr="004B23A3">
        <w:rPr>
          <w:rFonts w:ascii="Times New Roman" w:hAnsi="Times New Roman"/>
        </w:rPr>
        <w:t xml:space="preserve">Text proposal for </w:t>
      </w:r>
      <w:r w:rsidRPr="004B23A3">
        <w:rPr>
          <w:rFonts w:ascii="Times New Roman" w:hAnsi="Times New Roman" w:hint="eastAsia"/>
        </w:rPr>
        <w:t>TS38.214 Section</w:t>
      </w:r>
      <w:r w:rsidRPr="004B23A3">
        <w:rPr>
          <w:rFonts w:ascii="Times New Roman" w:hAnsi="Times New Roman"/>
        </w:rPr>
        <w:t xml:space="preserve"> 6.1.1.2</w:t>
      </w:r>
    </w:p>
    <w:p w14:paraId="7CB77035" w14:textId="77777777" w:rsidR="00C95926" w:rsidRPr="00B21FD6" w:rsidRDefault="00C95926" w:rsidP="00C95926">
      <w:pPr>
        <w:adjustRightInd w:val="0"/>
        <w:snapToGrid w:val="0"/>
        <w:rPr>
          <w:rFonts w:ascii="Times New Roman" w:hAnsi="Times New Roman"/>
        </w:rPr>
      </w:pPr>
      <w:r w:rsidRPr="00B21FD6">
        <w:rPr>
          <w:rFonts w:ascii="Times New Roman" w:hAnsi="Times New Roman"/>
        </w:rPr>
        <w:t>6.1.1.2</w:t>
      </w:r>
      <w:r w:rsidRPr="00B21FD6">
        <w:rPr>
          <w:rFonts w:ascii="Times New Roman" w:hAnsi="Times New Roman"/>
        </w:rPr>
        <w:tab/>
        <w:t>Non-Codebook based UL transmission</w:t>
      </w:r>
    </w:p>
    <w:p w14:paraId="24588EF3" w14:textId="77777777" w:rsidR="00C95926" w:rsidRPr="005479E7" w:rsidRDefault="00C95926" w:rsidP="007E5727">
      <w:pPr>
        <w:rPr>
          <w:rFonts w:ascii="Times New Roman" w:eastAsia="Malgun Gothic" w:hAnsi="Times New Roman"/>
          <w:color w:val="000000"/>
          <w:szCs w:val="20"/>
        </w:rPr>
      </w:pPr>
      <w:r w:rsidRPr="005479E7">
        <w:rPr>
          <w:rFonts w:ascii="Times New Roman" w:eastAsia="Malgun Gothic" w:hAnsi="Times New Roman"/>
          <w:color w:val="000000"/>
          <w:szCs w:val="20"/>
        </w:rPr>
        <w:t xml:space="preserve">For non-codebook based transmission, the UE can determine its PUSCH precoder and transmission rank based on the wideband SRI field from the DCI. The UE shall use one or multiple SRS resources for SRS transmission, where the number of SRS resources which can be configured to the UE for simultaneously transmission in the same RBs is being part of UE capability signalling Only one SRS port for each SRS resource is configured. Only one SRS resource set can be configured with higher layer parameter </w:t>
      </w:r>
      <w:r w:rsidRPr="005479E7">
        <w:rPr>
          <w:rFonts w:ascii="Times New Roman" w:eastAsia="Malgun Gothic" w:hAnsi="Times New Roman"/>
          <w:i/>
          <w:color w:val="000000"/>
          <w:szCs w:val="20"/>
        </w:rPr>
        <w:t>srsSetUse</w:t>
      </w:r>
      <w:r w:rsidRPr="005479E7">
        <w:rPr>
          <w:rFonts w:ascii="Times New Roman" w:eastAsia="Malgun Gothic" w:hAnsi="Times New Roman"/>
          <w:color w:val="000000"/>
          <w:szCs w:val="20"/>
        </w:rPr>
        <w:t xml:space="preserve"> set to ‘nonCodebook’. The maximum number of SRS resources that can be configured for non-codebook based uplink transmission is 4. The indicated SRI in slot </w:t>
      </w:r>
      <w:r w:rsidRPr="005479E7">
        <w:rPr>
          <w:rFonts w:ascii="Times New Roman" w:eastAsia="Malgun Gothic" w:hAnsi="Times New Roman"/>
          <w:i/>
          <w:color w:val="000000"/>
          <w:szCs w:val="20"/>
        </w:rPr>
        <w:t>n</w:t>
      </w:r>
      <w:r w:rsidRPr="005479E7">
        <w:rPr>
          <w:rFonts w:ascii="Times New Roman" w:eastAsia="Malgun Gothic" w:hAnsi="Times New Roman"/>
          <w:color w:val="000000"/>
          <w:szCs w:val="20"/>
        </w:rPr>
        <w:t xml:space="preserve"> is associated with the most recent transmission of SRS resource identified by the SRI, where the SRS resource is prior to the PDCCH carrying the SRI before slot </w:t>
      </w:r>
      <w:r w:rsidRPr="005479E7">
        <w:rPr>
          <w:rFonts w:ascii="Times New Roman" w:eastAsia="Malgun Gothic" w:hAnsi="Times New Roman"/>
          <w:i/>
          <w:color w:val="000000"/>
          <w:szCs w:val="20"/>
        </w:rPr>
        <w:t>n</w:t>
      </w:r>
      <w:r w:rsidRPr="005479E7">
        <w:rPr>
          <w:rFonts w:ascii="Times New Roman" w:eastAsia="Malgun Gothic" w:hAnsi="Times New Roman"/>
          <w:color w:val="000000"/>
          <w:szCs w:val="20"/>
        </w:rPr>
        <w:t>.</w:t>
      </w:r>
    </w:p>
    <w:p w14:paraId="7470D71E" w14:textId="77777777" w:rsidR="00C95926" w:rsidRPr="005479E7" w:rsidRDefault="00C95926" w:rsidP="007E5727">
      <w:pPr>
        <w:rPr>
          <w:rFonts w:ascii="Times New Roman" w:eastAsia="Malgun Gothic" w:hAnsi="Times New Roman"/>
          <w:color w:val="000000"/>
          <w:szCs w:val="20"/>
        </w:rPr>
      </w:pPr>
      <w:r w:rsidRPr="005479E7">
        <w:rPr>
          <w:rFonts w:ascii="Times New Roman" w:eastAsia="Malgun Gothic" w:hAnsi="Times New Roman"/>
          <w:color w:val="000000"/>
          <w:szCs w:val="20"/>
        </w:rPr>
        <w:t>For non-codebook based transmission, the UE can measure NZP CSI-RS resource to calculate the precoder used for the transmission of precoded SRS. A UE can be configured with only one NZP CSI-RS resource for the SRS resource set.</w:t>
      </w:r>
    </w:p>
    <w:p w14:paraId="27F987BF" w14:textId="77777777" w:rsidR="00C95926" w:rsidRPr="005479E7" w:rsidRDefault="00C95926" w:rsidP="007E5727">
      <w:pPr>
        <w:ind w:hanging="360"/>
        <w:rPr>
          <w:rFonts w:ascii="Times New Roman" w:eastAsia="Malgun Gothic" w:hAnsi="Times New Roman"/>
          <w:szCs w:val="20"/>
        </w:rPr>
      </w:pPr>
      <w:r w:rsidRPr="005479E7">
        <w:rPr>
          <w:rFonts w:ascii="Times New Roman" w:eastAsia="Malgun Gothic" w:hAnsi="Times New Roman"/>
          <w:szCs w:val="20"/>
        </w:rPr>
        <w:t>-</w:t>
      </w:r>
      <w:r w:rsidRPr="005479E7">
        <w:rPr>
          <w:rFonts w:ascii="Times New Roman" w:eastAsia="Malgun Gothic" w:hAnsi="Times New Roman"/>
          <w:szCs w:val="20"/>
        </w:rPr>
        <w:tab/>
        <w:t xml:space="preserve">If aperiodic SRS resource is configured, the [CSI-RS information in the same slot TBD] for UL channel measurement is indicated via DCI, where the association among aperiodic SRS triggering state, triggered SRS resource(s) </w:t>
      </w:r>
      <w:r w:rsidRPr="005479E7">
        <w:rPr>
          <w:rFonts w:ascii="Times New Roman" w:eastAsia="Malgun Gothic" w:hAnsi="Times New Roman"/>
          <w:i/>
          <w:iCs/>
          <w:szCs w:val="20"/>
        </w:rPr>
        <w:t>SRS-ResourceConfigId</w:t>
      </w:r>
      <w:r w:rsidRPr="005479E7">
        <w:rPr>
          <w:rFonts w:ascii="Times New Roman" w:eastAsia="Malgun Gothic" w:hAnsi="Times New Roman"/>
          <w:szCs w:val="20"/>
        </w:rPr>
        <w:t xml:space="preserve">, CSI-RS resource ID </w:t>
      </w:r>
      <w:r w:rsidRPr="005479E7">
        <w:rPr>
          <w:rFonts w:ascii="Times New Roman" w:eastAsia="Malgun Gothic" w:hAnsi="Times New Roman"/>
          <w:i/>
          <w:iCs/>
          <w:szCs w:val="20"/>
        </w:rPr>
        <w:t>NZP-CSI-RS-ResourceConfigID</w:t>
      </w:r>
      <w:r w:rsidRPr="005479E7">
        <w:rPr>
          <w:rFonts w:ascii="Times New Roman" w:eastAsia="Malgun Gothic" w:hAnsi="Times New Roman"/>
          <w:szCs w:val="20"/>
        </w:rPr>
        <w:t xml:space="preserve"> are higher layer configured by </w:t>
      </w:r>
      <w:r w:rsidRPr="005479E7">
        <w:rPr>
          <w:rFonts w:ascii="Times New Roman" w:eastAsia="Malgun Gothic" w:hAnsi="Times New Roman"/>
          <w:i/>
          <w:szCs w:val="20"/>
        </w:rPr>
        <w:t>AperiodicSRS-ResourceTrigger</w:t>
      </w:r>
      <w:r w:rsidRPr="005479E7">
        <w:rPr>
          <w:rFonts w:ascii="Times New Roman" w:eastAsia="Malgun Gothic" w:hAnsi="Times New Roman"/>
          <w:szCs w:val="20"/>
        </w:rPr>
        <w:t xml:space="preserve">. A UE may receive the dynamic SRS transmission request for aperiodic SRS transmission in the same slot as the reception of the DL CSI-RS resource. A UE is not expected to update the SRS precoding information if the gap from the last symbol of the reception of the AP-CSI-RS resource and the first symbol of the AP-SRS transmission is less than 42 OFDM symbols. </w:t>
      </w:r>
      <w:r w:rsidRPr="00854A82">
        <w:rPr>
          <w:rFonts w:ascii="Times New Roman" w:eastAsia="Malgun Gothic" w:hAnsi="Times New Roman"/>
          <w:strike/>
          <w:color w:val="FF0000"/>
          <w:szCs w:val="20"/>
        </w:rPr>
        <w:t>A UE may receive the SRI which shall be associated with the most recent SRS transmission.</w:t>
      </w:r>
      <w:r w:rsidRPr="005479E7">
        <w:rPr>
          <w:rFonts w:ascii="Times New Roman" w:eastAsia="Malgun Gothic" w:hAnsi="Times New Roman"/>
          <w:color w:val="FF0000"/>
          <w:szCs w:val="20"/>
        </w:rPr>
        <w:t xml:space="preserve"> </w:t>
      </w:r>
    </w:p>
    <w:p w14:paraId="2AD968F4" w14:textId="77777777" w:rsidR="00C95926" w:rsidRDefault="00C95926" w:rsidP="007E5727">
      <w:pPr>
        <w:ind w:hanging="360"/>
        <w:rPr>
          <w:lang w:eastAsia="x-none"/>
        </w:rPr>
      </w:pPr>
      <w:r w:rsidRPr="005479E7">
        <w:rPr>
          <w:rFonts w:ascii="Times New Roman" w:eastAsia="Malgun Gothic" w:hAnsi="Times New Roman"/>
          <w:szCs w:val="20"/>
        </w:rPr>
        <w:t>-</w:t>
      </w:r>
      <w:r w:rsidRPr="005479E7">
        <w:rPr>
          <w:rFonts w:ascii="Times New Roman" w:eastAsia="Malgun Gothic" w:hAnsi="Times New Roman"/>
          <w:szCs w:val="20"/>
        </w:rPr>
        <w:tab/>
        <w:t xml:space="preserve">If periodic or semi-persistent SRS resource set is configured, the </w:t>
      </w:r>
      <w:r w:rsidRPr="005479E7">
        <w:rPr>
          <w:rFonts w:ascii="Times New Roman" w:eastAsia="Malgun Gothic" w:hAnsi="Times New Roman"/>
          <w:i/>
          <w:szCs w:val="20"/>
        </w:rPr>
        <w:t>NZP-CSI-RS-ResourceConfigID</w:t>
      </w:r>
      <w:r w:rsidRPr="005479E7">
        <w:rPr>
          <w:rFonts w:ascii="Times New Roman" w:eastAsia="Malgun Gothic" w:hAnsi="Times New Roman"/>
          <w:szCs w:val="20"/>
        </w:rPr>
        <w:t xml:space="preserve"> for measurement is indicated via higher layer parameter </w:t>
      </w:r>
      <w:r w:rsidRPr="005479E7">
        <w:rPr>
          <w:rFonts w:ascii="Times New Roman" w:eastAsia="Malgun Gothic" w:hAnsi="Times New Roman"/>
          <w:i/>
          <w:szCs w:val="20"/>
        </w:rPr>
        <w:t>SRS-AssocCSIRS</w:t>
      </w:r>
      <w:r w:rsidRPr="005479E7">
        <w:rPr>
          <w:rFonts w:ascii="Times New Roman" w:eastAsia="Malgun Gothic" w:hAnsi="Times New Roman"/>
          <w:szCs w:val="20"/>
        </w:rPr>
        <w:t xml:space="preserve"> per set.</w:t>
      </w:r>
    </w:p>
    <w:p w14:paraId="719C25D0" w14:textId="2E68D31D" w:rsidR="00C95926" w:rsidRDefault="00C95926" w:rsidP="00C95926">
      <w:pPr>
        <w:rPr>
          <w:lang w:eastAsia="x-none"/>
        </w:rPr>
      </w:pPr>
    </w:p>
    <w:p w14:paraId="0677D09D" w14:textId="77777777" w:rsidR="007E5727" w:rsidRDefault="007E5727" w:rsidP="00C95926">
      <w:pPr>
        <w:rPr>
          <w:lang w:eastAsia="x-none"/>
        </w:rPr>
      </w:pPr>
    </w:p>
    <w:p w14:paraId="0E63A037" w14:textId="0B9CF217" w:rsidR="00C95926" w:rsidRPr="007E5727" w:rsidRDefault="00603E09" w:rsidP="00C95926">
      <w:pPr>
        <w:rPr>
          <w:b/>
          <w:lang w:eastAsia="x-none"/>
        </w:rPr>
      </w:pPr>
      <w:hyperlink r:id="rId974" w:history="1">
        <w:r w:rsidR="00FE4C7E" w:rsidRPr="007E5727">
          <w:rPr>
            <w:rStyle w:val="Hyperlink"/>
            <w:b/>
          </w:rPr>
          <w:t>R1-1805722</w:t>
        </w:r>
      </w:hyperlink>
      <w:r w:rsidR="00C95926" w:rsidRPr="007E5727">
        <w:rPr>
          <w:b/>
          <w:lang w:eastAsia="x-none"/>
        </w:rPr>
        <w:tab/>
        <w:t>Offline discussion summary on non-codebook based transmission</w:t>
      </w:r>
      <w:r w:rsidR="00C95926" w:rsidRPr="007E5727">
        <w:rPr>
          <w:b/>
          <w:lang w:eastAsia="x-none"/>
        </w:rPr>
        <w:tab/>
        <w:t>Nokia, NSB</w:t>
      </w:r>
    </w:p>
    <w:p w14:paraId="1F061701" w14:textId="77777777" w:rsidR="00C95926" w:rsidRDefault="00C95926" w:rsidP="00C95926">
      <w:pPr>
        <w:rPr>
          <w:lang w:eastAsia="x-none"/>
        </w:rPr>
      </w:pPr>
    </w:p>
    <w:p w14:paraId="47AD3D9B" w14:textId="77777777" w:rsidR="00C95926" w:rsidRPr="007E5727" w:rsidRDefault="00C95926" w:rsidP="00C95926">
      <w:pPr>
        <w:snapToGrid w:val="0"/>
        <w:spacing w:line="288" w:lineRule="auto"/>
        <w:jc w:val="both"/>
      </w:pPr>
      <w:r w:rsidRPr="007E5727">
        <w:rPr>
          <w:highlight w:val="green"/>
        </w:rPr>
        <w:t>Agreement</w:t>
      </w:r>
    </w:p>
    <w:p w14:paraId="5C213EA5" w14:textId="77777777" w:rsidR="00C95926" w:rsidRPr="00CC500C" w:rsidRDefault="00C95926" w:rsidP="007E5727">
      <w:pPr>
        <w:snapToGrid w:val="0"/>
        <w:spacing w:line="288" w:lineRule="auto"/>
        <w:jc w:val="both"/>
      </w:pPr>
      <w:r w:rsidRPr="00CC500C">
        <w:t xml:space="preserve">When the UE is configured with AP-SRS and AP-CSI-RS associated with the AP-SRS for non-codebook based UL transmission, </w:t>
      </w:r>
    </w:p>
    <w:p w14:paraId="026D29E5" w14:textId="77777777" w:rsidR="00C95926" w:rsidRPr="00CC500C" w:rsidRDefault="00C95926" w:rsidP="007E5727">
      <w:pPr>
        <w:pStyle w:val="ListParagraph"/>
        <w:numPr>
          <w:ilvl w:val="0"/>
          <w:numId w:val="324"/>
        </w:numPr>
        <w:overflowPunct/>
        <w:autoSpaceDE/>
        <w:autoSpaceDN/>
        <w:adjustRightInd/>
        <w:snapToGrid w:val="0"/>
        <w:spacing w:after="0" w:line="288" w:lineRule="auto"/>
        <w:contextualSpacing w:val="0"/>
        <w:jc w:val="both"/>
        <w:textAlignment w:val="auto"/>
      </w:pPr>
      <w:r w:rsidRPr="00CC500C">
        <w:lastRenderedPageBreak/>
        <w:t>Any of the TCI states in the scheduled CC should not be configured with QCL Type D.</w:t>
      </w:r>
    </w:p>
    <w:p w14:paraId="30ECE386" w14:textId="77777777" w:rsidR="00C95926" w:rsidRPr="00CC500C" w:rsidRDefault="00C95926" w:rsidP="007E5727">
      <w:pPr>
        <w:pStyle w:val="ListParagraph"/>
        <w:numPr>
          <w:ilvl w:val="0"/>
          <w:numId w:val="324"/>
        </w:numPr>
        <w:overflowPunct/>
        <w:autoSpaceDE/>
        <w:autoSpaceDN/>
        <w:adjustRightInd/>
        <w:snapToGrid w:val="0"/>
        <w:spacing w:after="0" w:line="288" w:lineRule="auto"/>
        <w:contextualSpacing w:val="0"/>
        <w:jc w:val="both"/>
        <w:textAlignment w:val="auto"/>
      </w:pPr>
      <w:r w:rsidRPr="00CC500C">
        <w:t>AP-CSI-RS is located in the same slot as the AP-SRS trigger/request.</w:t>
      </w:r>
    </w:p>
    <w:p w14:paraId="0AE16167" w14:textId="77777777" w:rsidR="00C95926" w:rsidRPr="00CC500C" w:rsidRDefault="00C95926" w:rsidP="007E5727">
      <w:pPr>
        <w:pStyle w:val="ListParagraph"/>
        <w:numPr>
          <w:ilvl w:val="0"/>
          <w:numId w:val="324"/>
        </w:numPr>
        <w:overflowPunct/>
        <w:autoSpaceDE/>
        <w:autoSpaceDN/>
        <w:adjustRightInd/>
        <w:snapToGrid w:val="0"/>
        <w:spacing w:after="0" w:line="288" w:lineRule="auto"/>
        <w:contextualSpacing w:val="0"/>
        <w:jc w:val="both"/>
        <w:textAlignment w:val="auto"/>
      </w:pPr>
      <w:r w:rsidRPr="00CC500C">
        <w:t>The presence of AP-CSI-RS is (implicitly) indicated via the SRS request field in the DCI.</w:t>
      </w:r>
    </w:p>
    <w:p w14:paraId="03626F1C" w14:textId="77777777" w:rsidR="00C95926" w:rsidRPr="00CC500C" w:rsidRDefault="00C95926" w:rsidP="007E5727">
      <w:pPr>
        <w:pStyle w:val="ListParagraph"/>
        <w:numPr>
          <w:ilvl w:val="0"/>
          <w:numId w:val="324"/>
        </w:numPr>
        <w:overflowPunct/>
        <w:autoSpaceDE/>
        <w:autoSpaceDN/>
        <w:adjustRightInd/>
        <w:snapToGrid w:val="0"/>
        <w:spacing w:after="0" w:line="288" w:lineRule="auto"/>
        <w:contextualSpacing w:val="0"/>
        <w:jc w:val="both"/>
        <w:textAlignment w:val="auto"/>
      </w:pPr>
      <w:r w:rsidRPr="00CC500C">
        <w:t xml:space="preserve">The QCL assumption for receiving the associated AP-CSI-RS for non-codebook-based transmission is up to UE implementation </w:t>
      </w:r>
    </w:p>
    <w:p w14:paraId="724D2B9B" w14:textId="77777777" w:rsidR="00C95926" w:rsidRPr="00CC500C" w:rsidRDefault="00C95926" w:rsidP="007E5727">
      <w:pPr>
        <w:pStyle w:val="ListParagraph"/>
        <w:numPr>
          <w:ilvl w:val="0"/>
          <w:numId w:val="324"/>
        </w:numPr>
        <w:overflowPunct/>
        <w:autoSpaceDE/>
        <w:autoSpaceDN/>
        <w:adjustRightInd/>
        <w:snapToGrid w:val="0"/>
        <w:spacing w:after="0" w:line="288" w:lineRule="auto"/>
        <w:contextualSpacing w:val="0"/>
        <w:jc w:val="both"/>
        <w:textAlignment w:val="auto"/>
      </w:pPr>
      <w:r w:rsidRPr="00CC500C">
        <w:t xml:space="preserve">Note: This does not preclude the use of the CSI request field to trigger this AP CSI-RS for DL CSI acquisition </w:t>
      </w:r>
    </w:p>
    <w:p w14:paraId="158EE07B" w14:textId="096696DD" w:rsidR="00C95926" w:rsidRDefault="00C95926" w:rsidP="00C95926">
      <w:pPr>
        <w:rPr>
          <w:lang w:eastAsia="x-none"/>
        </w:rPr>
      </w:pPr>
    </w:p>
    <w:p w14:paraId="3FB65109" w14:textId="77777777" w:rsidR="007E5727" w:rsidRDefault="007E5727" w:rsidP="00C95926">
      <w:pPr>
        <w:rPr>
          <w:lang w:eastAsia="x-none"/>
        </w:rPr>
      </w:pPr>
    </w:p>
    <w:p w14:paraId="25469C3D" w14:textId="215E742C" w:rsidR="00C95926" w:rsidRDefault="00603E09" w:rsidP="00C95926">
      <w:pPr>
        <w:rPr>
          <w:lang w:eastAsia="x-none"/>
        </w:rPr>
      </w:pPr>
      <w:hyperlink r:id="rId975" w:history="1">
        <w:r w:rsidR="00FE4C7E">
          <w:rPr>
            <w:rStyle w:val="Hyperlink"/>
            <w:lang w:eastAsia="x-none"/>
          </w:rPr>
          <w:t>R1-1803633</w:t>
        </w:r>
      </w:hyperlink>
      <w:r w:rsidR="00C95926">
        <w:rPr>
          <w:lang w:eastAsia="x-none"/>
        </w:rPr>
        <w:tab/>
        <w:t>Summary of remaining issues for UL non-codebook based transmission</w:t>
      </w:r>
      <w:r w:rsidR="00C95926">
        <w:rPr>
          <w:lang w:eastAsia="x-none"/>
        </w:rPr>
        <w:tab/>
        <w:t>Huawei, HiSilicon</w:t>
      </w:r>
    </w:p>
    <w:p w14:paraId="20E48390" w14:textId="7E5B3C67" w:rsidR="00C95926" w:rsidRDefault="00603E09" w:rsidP="00C95926">
      <w:pPr>
        <w:rPr>
          <w:lang w:eastAsia="x-none"/>
        </w:rPr>
      </w:pPr>
      <w:hyperlink r:id="rId976" w:history="1">
        <w:r w:rsidR="00FE4C7E">
          <w:rPr>
            <w:rStyle w:val="Hyperlink"/>
            <w:lang w:eastAsia="x-none"/>
          </w:rPr>
          <w:t>R1-1803739</w:t>
        </w:r>
      </w:hyperlink>
      <w:r w:rsidR="00C95926">
        <w:rPr>
          <w:lang w:eastAsia="x-none"/>
        </w:rPr>
        <w:tab/>
        <w:t>Remaining issues on non-codebook based UL transmission</w:t>
      </w:r>
      <w:r w:rsidR="00C95926">
        <w:rPr>
          <w:lang w:eastAsia="x-none"/>
        </w:rPr>
        <w:tab/>
        <w:t>CATT</w:t>
      </w:r>
    </w:p>
    <w:p w14:paraId="7997F603" w14:textId="7FEE6EFB" w:rsidR="00C95926" w:rsidRDefault="00603E09" w:rsidP="00C95926">
      <w:pPr>
        <w:rPr>
          <w:lang w:eastAsia="x-none"/>
        </w:rPr>
      </w:pPr>
      <w:hyperlink r:id="rId977" w:history="1">
        <w:r w:rsidR="00FE4C7E">
          <w:rPr>
            <w:rStyle w:val="Hyperlink"/>
            <w:lang w:eastAsia="x-none"/>
          </w:rPr>
          <w:t>R1-1803813</w:t>
        </w:r>
      </w:hyperlink>
      <w:r w:rsidR="00C95926">
        <w:rPr>
          <w:lang w:eastAsia="x-none"/>
        </w:rPr>
        <w:tab/>
        <w:t>Remaining issues on non-codebook based UL transmission</w:t>
      </w:r>
      <w:r w:rsidR="00C95926">
        <w:rPr>
          <w:lang w:eastAsia="x-none"/>
        </w:rPr>
        <w:tab/>
        <w:t>vivo</w:t>
      </w:r>
    </w:p>
    <w:p w14:paraId="55C5D4F6" w14:textId="73A463E1" w:rsidR="00C95926" w:rsidRDefault="00603E09" w:rsidP="00C95926">
      <w:pPr>
        <w:rPr>
          <w:lang w:eastAsia="x-none"/>
        </w:rPr>
      </w:pPr>
      <w:hyperlink r:id="rId978" w:history="1">
        <w:r w:rsidR="00FE4C7E">
          <w:rPr>
            <w:rStyle w:val="Hyperlink"/>
            <w:lang w:eastAsia="x-none"/>
          </w:rPr>
          <w:t>R1-1803905</w:t>
        </w:r>
      </w:hyperlink>
      <w:r w:rsidR="00C95926">
        <w:rPr>
          <w:lang w:eastAsia="x-none"/>
        </w:rPr>
        <w:tab/>
        <w:t>Remaining issues on non-codebook based UL transmission</w:t>
      </w:r>
      <w:r w:rsidR="00C95926">
        <w:rPr>
          <w:lang w:eastAsia="x-none"/>
        </w:rPr>
        <w:tab/>
        <w:t>ZTE, Sanechips</w:t>
      </w:r>
    </w:p>
    <w:p w14:paraId="2187D595" w14:textId="11A7C006" w:rsidR="00C95926" w:rsidRDefault="00603E09" w:rsidP="00C95926">
      <w:pPr>
        <w:rPr>
          <w:lang w:eastAsia="x-none"/>
        </w:rPr>
      </w:pPr>
      <w:hyperlink r:id="rId979" w:history="1">
        <w:r w:rsidR="00FE4C7E">
          <w:rPr>
            <w:rStyle w:val="Hyperlink"/>
            <w:lang w:eastAsia="x-none"/>
          </w:rPr>
          <w:t>R1-1803968</w:t>
        </w:r>
      </w:hyperlink>
      <w:r w:rsidR="00C95926">
        <w:rPr>
          <w:lang w:eastAsia="x-none"/>
        </w:rPr>
        <w:tab/>
        <w:t>Remaining issues on non-codebook based UL transmission</w:t>
      </w:r>
      <w:r w:rsidR="00C95926">
        <w:rPr>
          <w:lang w:eastAsia="x-none"/>
        </w:rPr>
        <w:tab/>
        <w:t>OPPO</w:t>
      </w:r>
    </w:p>
    <w:p w14:paraId="73198466" w14:textId="16639AE8" w:rsidR="00C95926" w:rsidRDefault="00603E09" w:rsidP="00C95926">
      <w:pPr>
        <w:rPr>
          <w:lang w:eastAsia="x-none"/>
        </w:rPr>
      </w:pPr>
      <w:hyperlink r:id="rId980" w:history="1">
        <w:r w:rsidR="00FE4C7E">
          <w:rPr>
            <w:rStyle w:val="Hyperlink"/>
            <w:lang w:eastAsia="x-none"/>
          </w:rPr>
          <w:t>R1-1804056</w:t>
        </w:r>
      </w:hyperlink>
      <w:r w:rsidR="00C95926">
        <w:rPr>
          <w:lang w:eastAsia="x-none"/>
        </w:rPr>
        <w:tab/>
        <w:t>Non-codebook based transmission for UL</w:t>
      </w:r>
      <w:r w:rsidR="00C95926">
        <w:rPr>
          <w:lang w:eastAsia="x-none"/>
        </w:rPr>
        <w:tab/>
        <w:t>MediaTek Inc.</w:t>
      </w:r>
    </w:p>
    <w:p w14:paraId="34F94400" w14:textId="5FDECD07" w:rsidR="00C95926" w:rsidRDefault="00603E09" w:rsidP="00C95926">
      <w:pPr>
        <w:rPr>
          <w:lang w:eastAsia="x-none"/>
        </w:rPr>
      </w:pPr>
      <w:hyperlink r:id="rId981" w:history="1">
        <w:r w:rsidR="00FE4C7E">
          <w:rPr>
            <w:rStyle w:val="Hyperlink"/>
            <w:lang w:eastAsia="x-none"/>
          </w:rPr>
          <w:t>R1-1804203</w:t>
        </w:r>
      </w:hyperlink>
      <w:r w:rsidR="00C95926">
        <w:rPr>
          <w:lang w:eastAsia="x-none"/>
        </w:rPr>
        <w:tab/>
        <w:t>Remaining issues on non-codebook based UL transmission</w:t>
      </w:r>
      <w:r w:rsidR="00C95926">
        <w:rPr>
          <w:lang w:eastAsia="x-none"/>
        </w:rPr>
        <w:tab/>
        <w:t>Lenovo, Motorola Mobility</w:t>
      </w:r>
    </w:p>
    <w:p w14:paraId="59B29315" w14:textId="718A4148" w:rsidR="00C95926" w:rsidRDefault="007E5727" w:rsidP="00C95926">
      <w:pPr>
        <w:rPr>
          <w:lang w:eastAsia="x-none"/>
        </w:rPr>
      </w:pPr>
      <w:r w:rsidRPr="007E5727">
        <w:rPr>
          <w:lang w:eastAsia="x-none"/>
        </w:rPr>
        <w:t>R1-1805510</w:t>
      </w:r>
      <w:r w:rsidRPr="007E5727">
        <w:rPr>
          <w:lang w:eastAsia="x-none"/>
        </w:rPr>
        <w:tab/>
        <w:t>Open issues on aperiodic CSI-RS for non-codebook-based transmission</w:t>
      </w:r>
      <w:r w:rsidRPr="007E5727">
        <w:rPr>
          <w:lang w:eastAsia="x-none"/>
        </w:rPr>
        <w:tab/>
        <w:t>Samsung</w:t>
      </w:r>
      <w:r>
        <w:rPr>
          <w:lang w:eastAsia="x-none"/>
        </w:rPr>
        <w:tab/>
        <w:t xml:space="preserve">(revision of </w:t>
      </w:r>
      <w:hyperlink r:id="rId982" w:history="1">
        <w:r w:rsidR="00FE4C7E">
          <w:rPr>
            <w:rStyle w:val="Hyperlink"/>
            <w:lang w:eastAsia="x-none"/>
          </w:rPr>
          <w:t>R1-1804356</w:t>
        </w:r>
      </w:hyperlink>
      <w:r>
        <w:rPr>
          <w:lang w:eastAsia="x-none"/>
        </w:rPr>
        <w:t>)</w:t>
      </w:r>
    </w:p>
    <w:p w14:paraId="32C179BA" w14:textId="0DC4CEA3" w:rsidR="00C95926" w:rsidRDefault="00603E09" w:rsidP="00C95926">
      <w:pPr>
        <w:rPr>
          <w:lang w:eastAsia="x-none"/>
        </w:rPr>
      </w:pPr>
      <w:hyperlink r:id="rId983" w:history="1">
        <w:r w:rsidR="00FE4C7E">
          <w:rPr>
            <w:rStyle w:val="Hyperlink"/>
            <w:lang w:eastAsia="x-none"/>
          </w:rPr>
          <w:t>R1-1804542</w:t>
        </w:r>
      </w:hyperlink>
      <w:r w:rsidR="00C95926">
        <w:rPr>
          <w:lang w:eastAsia="x-none"/>
        </w:rPr>
        <w:tab/>
        <w:t>Corrections on non-codebook-based UL</w:t>
      </w:r>
      <w:r w:rsidR="00C95926">
        <w:rPr>
          <w:lang w:eastAsia="x-none"/>
        </w:rPr>
        <w:tab/>
        <w:t>LG Electronics</w:t>
      </w:r>
    </w:p>
    <w:p w14:paraId="43679A07" w14:textId="4513F9FF" w:rsidR="00C95926" w:rsidRDefault="00603E09" w:rsidP="00C95926">
      <w:pPr>
        <w:rPr>
          <w:lang w:eastAsia="x-none"/>
        </w:rPr>
      </w:pPr>
      <w:hyperlink r:id="rId984" w:history="1">
        <w:r w:rsidR="00FE4C7E">
          <w:rPr>
            <w:rStyle w:val="Hyperlink"/>
            <w:lang w:eastAsia="x-none"/>
          </w:rPr>
          <w:t>R1-1804711</w:t>
        </w:r>
      </w:hyperlink>
      <w:r w:rsidR="00C95926">
        <w:rPr>
          <w:lang w:eastAsia="x-none"/>
        </w:rPr>
        <w:tab/>
        <w:t>On non-codebook based transmission for UL</w:t>
      </w:r>
      <w:r w:rsidR="00C95926">
        <w:rPr>
          <w:lang w:eastAsia="x-none"/>
        </w:rPr>
        <w:tab/>
        <w:t>Intel Corporation</w:t>
      </w:r>
    </w:p>
    <w:p w14:paraId="788CE6FD" w14:textId="0CBFBE54" w:rsidR="00C95926" w:rsidRDefault="00603E09" w:rsidP="00C95926">
      <w:pPr>
        <w:rPr>
          <w:lang w:eastAsia="x-none"/>
        </w:rPr>
      </w:pPr>
      <w:hyperlink r:id="rId985" w:history="1">
        <w:r w:rsidR="00FE4C7E">
          <w:rPr>
            <w:rStyle w:val="Hyperlink"/>
            <w:lang w:eastAsia="x-none"/>
          </w:rPr>
          <w:t>R1-1804784</w:t>
        </w:r>
      </w:hyperlink>
      <w:r w:rsidR="00C95926">
        <w:rPr>
          <w:lang w:eastAsia="x-none"/>
        </w:rPr>
        <w:tab/>
        <w:t>Maintenance for non-codebook based UL transmission</w:t>
      </w:r>
      <w:r w:rsidR="00C95926">
        <w:rPr>
          <w:lang w:eastAsia="x-none"/>
        </w:rPr>
        <w:tab/>
        <w:t>Qualcomm Incorporated</w:t>
      </w:r>
    </w:p>
    <w:p w14:paraId="5086800E" w14:textId="2593AC47" w:rsidR="00C95926" w:rsidRDefault="00603E09" w:rsidP="00C95926">
      <w:pPr>
        <w:rPr>
          <w:lang w:eastAsia="x-none"/>
        </w:rPr>
      </w:pPr>
      <w:hyperlink r:id="rId986" w:history="1">
        <w:r w:rsidR="00FE4C7E">
          <w:rPr>
            <w:rStyle w:val="Hyperlink"/>
            <w:lang w:eastAsia="x-none"/>
          </w:rPr>
          <w:t>R1-1804843</w:t>
        </w:r>
      </w:hyperlink>
      <w:r w:rsidR="00C95926">
        <w:rPr>
          <w:lang w:eastAsia="x-none"/>
        </w:rPr>
        <w:tab/>
        <w:t xml:space="preserve">On Operation of Non-CB based UL Transmission </w:t>
      </w:r>
      <w:r w:rsidR="00C95926">
        <w:rPr>
          <w:lang w:eastAsia="x-none"/>
        </w:rPr>
        <w:tab/>
        <w:t>InterDigital, Inc.</w:t>
      </w:r>
    </w:p>
    <w:p w14:paraId="52EB7493" w14:textId="373CF99E" w:rsidR="00C95926" w:rsidRDefault="00603E09" w:rsidP="00C95926">
      <w:pPr>
        <w:rPr>
          <w:lang w:eastAsia="x-none"/>
        </w:rPr>
      </w:pPr>
      <w:hyperlink r:id="rId987" w:history="1">
        <w:r w:rsidR="00FE4C7E">
          <w:rPr>
            <w:rStyle w:val="Hyperlink"/>
            <w:lang w:eastAsia="x-none"/>
          </w:rPr>
          <w:t>R1-1804969</w:t>
        </w:r>
      </w:hyperlink>
      <w:r w:rsidR="00C95926">
        <w:rPr>
          <w:lang w:eastAsia="x-none"/>
        </w:rPr>
        <w:tab/>
        <w:t>Corrections for Non-Codebook Based UL MIMO</w:t>
      </w:r>
      <w:r w:rsidR="00C95926">
        <w:rPr>
          <w:lang w:eastAsia="x-none"/>
        </w:rPr>
        <w:tab/>
        <w:t>Ericsson</w:t>
      </w:r>
    </w:p>
    <w:p w14:paraId="2DE3FCED" w14:textId="0F389740" w:rsidR="00C95926" w:rsidRDefault="00603E09" w:rsidP="00C95926">
      <w:pPr>
        <w:rPr>
          <w:lang w:eastAsia="x-none"/>
        </w:rPr>
      </w:pPr>
      <w:hyperlink r:id="rId988" w:history="1">
        <w:r w:rsidR="00FE4C7E">
          <w:rPr>
            <w:rStyle w:val="Hyperlink"/>
            <w:lang w:eastAsia="x-none"/>
          </w:rPr>
          <w:t>R1-1805039</w:t>
        </w:r>
      </w:hyperlink>
      <w:r w:rsidR="00C95926">
        <w:rPr>
          <w:lang w:eastAsia="x-none"/>
        </w:rPr>
        <w:tab/>
        <w:t>Remaining details on non-codebook based UL transmission</w:t>
      </w:r>
      <w:r w:rsidR="00C95926">
        <w:rPr>
          <w:lang w:eastAsia="x-none"/>
        </w:rPr>
        <w:tab/>
        <w:t>NTT DOCOMO, INC.</w:t>
      </w:r>
    </w:p>
    <w:p w14:paraId="1E6ADB8E" w14:textId="7D078551" w:rsidR="00C95926" w:rsidRPr="00846D37" w:rsidRDefault="00603E09" w:rsidP="00C95926">
      <w:pPr>
        <w:rPr>
          <w:color w:val="808080"/>
          <w:lang w:eastAsia="x-none"/>
        </w:rPr>
      </w:pPr>
      <w:hyperlink r:id="rId989" w:history="1">
        <w:r w:rsidR="00FE4C7E">
          <w:rPr>
            <w:rStyle w:val="Hyperlink"/>
            <w:lang w:eastAsia="x-none"/>
          </w:rPr>
          <w:t>R1-1805102</w:t>
        </w:r>
      </w:hyperlink>
      <w:r w:rsidR="00C95926" w:rsidRPr="00846D37">
        <w:rPr>
          <w:color w:val="808080"/>
          <w:lang w:eastAsia="x-none"/>
        </w:rPr>
        <w:tab/>
        <w:t>Remaining issues on non-codebook based UL-MIMO transmission</w:t>
      </w:r>
      <w:r w:rsidR="00C95926" w:rsidRPr="00846D37">
        <w:rPr>
          <w:color w:val="808080"/>
          <w:lang w:eastAsia="x-none"/>
        </w:rPr>
        <w:tab/>
        <w:t>Nokia, Nokia Shanghai Bell</w:t>
      </w:r>
    </w:p>
    <w:p w14:paraId="047586B2" w14:textId="77777777" w:rsidR="00C95926" w:rsidRPr="00846D37" w:rsidRDefault="00C95926" w:rsidP="00C95926">
      <w:pPr>
        <w:rPr>
          <w:color w:val="808080"/>
          <w:lang w:eastAsia="x-none"/>
        </w:rPr>
      </w:pPr>
      <w:r w:rsidRPr="00846D37">
        <w:rPr>
          <w:color w:val="808080"/>
          <w:lang w:eastAsia="x-none"/>
        </w:rPr>
        <w:t>Late submission</w:t>
      </w:r>
    </w:p>
    <w:p w14:paraId="2BBCFF4E" w14:textId="77777777" w:rsidR="00C95926" w:rsidRDefault="00C95926" w:rsidP="009F3C8D">
      <w:pPr>
        <w:pStyle w:val="Heading5"/>
      </w:pPr>
      <w:bookmarkStart w:id="457" w:name="_Toc514184657"/>
      <w:r w:rsidRPr="004B0D61">
        <w:rPr>
          <w:rFonts w:hint="eastAsia"/>
        </w:rPr>
        <w:t>PRB bundling for DL</w:t>
      </w:r>
      <w:bookmarkEnd w:id="457"/>
    </w:p>
    <w:p w14:paraId="0C9B265C" w14:textId="5C38B1EB" w:rsidR="00C95926" w:rsidRPr="007E5727" w:rsidRDefault="00603E09" w:rsidP="00C95926">
      <w:pPr>
        <w:rPr>
          <w:b/>
          <w:lang w:eastAsia="x-none"/>
        </w:rPr>
      </w:pPr>
      <w:hyperlink r:id="rId990" w:history="1">
        <w:r w:rsidR="00FE4C7E" w:rsidRPr="007E5727">
          <w:rPr>
            <w:rStyle w:val="Hyperlink"/>
            <w:b/>
          </w:rPr>
          <w:t>R1-1805582</w:t>
        </w:r>
      </w:hyperlink>
      <w:r w:rsidR="00C95926" w:rsidRPr="007E5727">
        <w:rPr>
          <w:b/>
          <w:lang w:eastAsia="x-none"/>
        </w:rPr>
        <w:tab/>
        <w:t>Summary on Issues of PRB bundling for DL</w:t>
      </w:r>
      <w:r w:rsidR="00C95926" w:rsidRPr="007E5727">
        <w:rPr>
          <w:b/>
          <w:lang w:eastAsia="x-none"/>
        </w:rPr>
        <w:tab/>
        <w:t>vivo</w:t>
      </w:r>
    </w:p>
    <w:p w14:paraId="371B54CA" w14:textId="77777777" w:rsidR="00C95926" w:rsidRDefault="00C95926" w:rsidP="00C95926">
      <w:pPr>
        <w:rPr>
          <w:lang w:eastAsia="x-none"/>
        </w:rPr>
      </w:pPr>
    </w:p>
    <w:p w14:paraId="2E909A28" w14:textId="77777777" w:rsidR="00C95926" w:rsidRPr="007E5727" w:rsidRDefault="00C95926" w:rsidP="00C95926">
      <w:pPr>
        <w:rPr>
          <w:szCs w:val="28"/>
          <w:lang w:eastAsia="x-none"/>
        </w:rPr>
      </w:pPr>
      <w:r w:rsidRPr="007E5727">
        <w:rPr>
          <w:szCs w:val="28"/>
          <w:highlight w:val="green"/>
          <w:lang w:eastAsia="x-none"/>
        </w:rPr>
        <w:t>Agreement</w:t>
      </w:r>
    </w:p>
    <w:p w14:paraId="7C76C306" w14:textId="77777777" w:rsidR="00C95926" w:rsidRPr="007E5727" w:rsidRDefault="00C95926" w:rsidP="007E5727">
      <w:pPr>
        <w:pStyle w:val="ListParagraph"/>
        <w:numPr>
          <w:ilvl w:val="0"/>
          <w:numId w:val="437"/>
        </w:numPr>
        <w:rPr>
          <w:rFonts w:eastAsia="Arial Unicode MS"/>
          <w:lang w:eastAsia="zh-CN"/>
        </w:rPr>
      </w:pPr>
      <w:r w:rsidRPr="007E5727">
        <w:t xml:space="preserve">In case UE is </w:t>
      </w:r>
      <w:r w:rsidRPr="007E5727">
        <w:rPr>
          <w:rFonts w:eastAsia="Malgun Gothic"/>
          <w:lang w:val="en-US" w:eastAsia="zh-CN"/>
        </w:rPr>
        <w:t>scheduled by DCI 1_0,</w:t>
      </w:r>
      <w:r w:rsidRPr="007E5727">
        <w:t xml:space="preserve"> the higher layer parameter</w:t>
      </w:r>
      <w:r w:rsidRPr="007E5727">
        <w:rPr>
          <w:rFonts w:ascii="Courier New" w:hAnsi="Courier New"/>
          <w:noProof/>
        </w:rPr>
        <w:t xml:space="preserve"> </w:t>
      </w:r>
      <w:r w:rsidRPr="007E5727">
        <w:rPr>
          <w:i/>
        </w:rPr>
        <w:t>prb-BundlingType</w:t>
      </w:r>
      <w:r w:rsidRPr="007E5727">
        <w:t xml:space="preserve"> </w:t>
      </w:r>
      <w:r w:rsidRPr="007E5727">
        <w:rPr>
          <w:lang w:eastAsia="zh-CN"/>
        </w:rPr>
        <w:t>is set to '</w:t>
      </w:r>
      <w:r w:rsidRPr="007E5727">
        <w:rPr>
          <w:i/>
        </w:rPr>
        <w:t>static</w:t>
      </w:r>
      <w:r w:rsidRPr="007E5727">
        <w:rPr>
          <w:lang w:eastAsia="zh-CN"/>
        </w:rPr>
        <w:t xml:space="preserve">', and </w:t>
      </w:r>
      <w:r w:rsidRPr="007E5727">
        <w:t>when receiving PDSCH scheduled by PDCCH with CRC scrambled by C-RNTI or CS-RNTI</w:t>
      </w:r>
      <w:r w:rsidRPr="007E5727">
        <w:rPr>
          <w:lang w:eastAsia="zh-CN"/>
        </w:rPr>
        <w:t xml:space="preserve">, </w:t>
      </w:r>
    </w:p>
    <w:p w14:paraId="7324BCDB" w14:textId="77777777" w:rsidR="00C95926" w:rsidRPr="007E5727" w:rsidRDefault="00C95926" w:rsidP="007E5727">
      <w:pPr>
        <w:pStyle w:val="ListParagraph"/>
        <w:numPr>
          <w:ilvl w:val="1"/>
          <w:numId w:val="437"/>
        </w:numPr>
        <w:rPr>
          <w:rFonts w:eastAsia="Arial Unicode MS"/>
          <w:lang w:eastAsia="zh-CN"/>
        </w:rPr>
      </w:pPr>
      <w:r w:rsidRPr="007E5727">
        <w:rPr>
          <w:rFonts w:eastAsia="Arial Unicode MS"/>
          <w:lang w:eastAsia="zh-CN"/>
        </w:rPr>
        <w:t xml:space="preserve">the value of </w:t>
      </w:r>
      <w:r w:rsidRPr="00A44659">
        <w:rPr>
          <w:position w:val="-10"/>
        </w:rPr>
        <w:object w:dxaOrig="560" w:dyaOrig="300" w14:anchorId="19384198">
          <v:shape id="_x0000_i1089" type="#_x0000_t75" style="width:29.4pt;height:15pt" o:ole="">
            <v:imagedata r:id="rId991" o:title=""/>
          </v:shape>
          <o:OLEObject Type="Embed" ProgID="Equation.3" ShapeID="_x0000_i1089" DrawAspect="Content" ObjectID="_1587928968" r:id="rId992"/>
        </w:object>
      </w:r>
      <w:r w:rsidRPr="007E5727">
        <w:t xml:space="preserve"> is fixed as 2 PRBs.</w:t>
      </w:r>
    </w:p>
    <w:p w14:paraId="636E0B2D" w14:textId="77777777" w:rsidR="00C95926" w:rsidRDefault="00C95926" w:rsidP="00C95926">
      <w:pPr>
        <w:rPr>
          <w:lang w:eastAsia="x-none"/>
        </w:rPr>
      </w:pPr>
    </w:p>
    <w:p w14:paraId="0FAFB3AA" w14:textId="77777777" w:rsidR="00C95926" w:rsidRPr="007E5727" w:rsidRDefault="00C95926" w:rsidP="00C95926">
      <w:pPr>
        <w:rPr>
          <w:lang w:eastAsia="x-none"/>
        </w:rPr>
      </w:pPr>
      <w:r w:rsidRPr="007E5727">
        <w:rPr>
          <w:highlight w:val="green"/>
          <w:lang w:eastAsia="x-none"/>
        </w:rPr>
        <w:t>Agreement</w:t>
      </w:r>
    </w:p>
    <w:p w14:paraId="628C2CF7" w14:textId="77777777" w:rsidR="00C95926" w:rsidRPr="004B23A3" w:rsidRDefault="00C95926" w:rsidP="00C95926">
      <w:pPr>
        <w:widowControl w:val="0"/>
        <w:autoSpaceDE w:val="0"/>
        <w:autoSpaceDN w:val="0"/>
        <w:adjustRightInd w:val="0"/>
        <w:snapToGrid w:val="0"/>
        <w:jc w:val="both"/>
        <w:rPr>
          <w:rFonts w:eastAsia="SimSun"/>
          <w:szCs w:val="22"/>
          <w:lang w:eastAsia="zh-CN"/>
        </w:rPr>
      </w:pPr>
      <w:r w:rsidRPr="004B23A3">
        <w:rPr>
          <w:rFonts w:eastAsia="SimSun" w:hint="eastAsia"/>
          <w:szCs w:val="22"/>
          <w:lang w:eastAsia="zh-CN"/>
        </w:rPr>
        <w:t>Text Proposal for TS 38.21</w:t>
      </w:r>
      <w:r w:rsidRPr="004B23A3">
        <w:rPr>
          <w:rFonts w:eastAsia="SimSun"/>
          <w:szCs w:val="22"/>
          <w:lang w:eastAsia="zh-CN"/>
        </w:rPr>
        <w:t>4</w:t>
      </w:r>
    </w:p>
    <w:p w14:paraId="36A5E004" w14:textId="77777777" w:rsidR="00C95926" w:rsidRPr="004B23A3" w:rsidRDefault="00C95926" w:rsidP="00C95926">
      <w:pPr>
        <w:widowControl w:val="0"/>
        <w:autoSpaceDE w:val="0"/>
        <w:autoSpaceDN w:val="0"/>
        <w:adjustRightInd w:val="0"/>
        <w:snapToGrid w:val="0"/>
        <w:jc w:val="both"/>
        <w:rPr>
          <w:rFonts w:eastAsia="SimSun"/>
          <w:szCs w:val="22"/>
          <w:lang w:eastAsia="zh-CN"/>
        </w:rPr>
      </w:pPr>
      <w:r w:rsidRPr="004B23A3">
        <w:rPr>
          <w:rFonts w:eastAsia="SimSun"/>
          <w:szCs w:val="22"/>
          <w:lang w:eastAsia="zh-CN"/>
        </w:rPr>
        <w:t>5.1.2.3</w:t>
      </w:r>
      <w:r w:rsidRPr="004B23A3">
        <w:rPr>
          <w:rFonts w:eastAsia="SimSun"/>
          <w:szCs w:val="22"/>
          <w:lang w:eastAsia="zh-CN"/>
        </w:rPr>
        <w:tab/>
        <w:t xml:space="preserve">Physical resource block (PRB) bundling </w:t>
      </w:r>
    </w:p>
    <w:p w14:paraId="148FBC98" w14:textId="77777777" w:rsidR="00C95926" w:rsidRPr="004B23A3" w:rsidRDefault="00C95926" w:rsidP="00C95926">
      <w:pPr>
        <w:widowControl w:val="0"/>
        <w:autoSpaceDE w:val="0"/>
        <w:autoSpaceDN w:val="0"/>
        <w:adjustRightInd w:val="0"/>
        <w:snapToGrid w:val="0"/>
        <w:spacing w:after="120"/>
        <w:jc w:val="center"/>
        <w:rPr>
          <w:rFonts w:eastAsia="SimSun"/>
          <w:color w:val="FF0000"/>
          <w:szCs w:val="28"/>
          <w:lang w:eastAsia="zh-CN"/>
        </w:rPr>
      </w:pPr>
      <w:r w:rsidRPr="004B23A3">
        <w:rPr>
          <w:rFonts w:eastAsia="SimSun"/>
          <w:color w:val="FF0000"/>
          <w:szCs w:val="28"/>
          <w:lang w:eastAsia="zh-CN"/>
        </w:rPr>
        <w:t xml:space="preserve">&lt; </w:t>
      </w:r>
      <w:r w:rsidRPr="004B23A3">
        <w:rPr>
          <w:rFonts w:eastAsia="SimSun"/>
          <w:color w:val="FF0000"/>
          <w:szCs w:val="28"/>
        </w:rPr>
        <w:t>Unchanged parts are omitted</w:t>
      </w:r>
      <w:r w:rsidRPr="004B23A3">
        <w:rPr>
          <w:rFonts w:eastAsia="SimSun"/>
          <w:color w:val="FF0000"/>
          <w:szCs w:val="28"/>
          <w:lang w:eastAsia="zh-CN"/>
        </w:rPr>
        <w:t xml:space="preserve"> &gt;</w:t>
      </w:r>
    </w:p>
    <w:p w14:paraId="6942BD1A" w14:textId="77777777" w:rsidR="00C95926" w:rsidRPr="0048482F" w:rsidRDefault="00C95926" w:rsidP="00C95926">
      <w:pPr>
        <w:jc w:val="both"/>
        <w:rPr>
          <w:color w:val="000000"/>
        </w:rPr>
      </w:pPr>
      <w:r w:rsidRPr="0048482F">
        <w:rPr>
          <w:color w:val="000000"/>
        </w:rPr>
        <w:t xml:space="preserve">A UE may assume that precoding granularity is </w:t>
      </w:r>
      <w:r w:rsidRPr="00A44659">
        <w:rPr>
          <w:rFonts w:eastAsia="SimSun"/>
          <w:color w:val="C00000"/>
          <w:position w:val="-10"/>
          <w:u w:val="single"/>
        </w:rPr>
        <w:object w:dxaOrig="560" w:dyaOrig="300" w14:anchorId="1E3924CF">
          <v:shape id="_x0000_i1090" type="#_x0000_t75" style="width:29.4pt;height:14.4pt" o:ole="">
            <v:imagedata r:id="rId991" o:title=""/>
          </v:shape>
          <o:OLEObject Type="Embed" ProgID="Equation.3" ShapeID="_x0000_i1090" DrawAspect="Content" ObjectID="_1587928969" r:id="rId993"/>
        </w:object>
      </w:r>
      <w:r w:rsidRPr="00390D4B">
        <w:rPr>
          <w:rFonts w:eastAsia="SimSun"/>
          <w:color w:val="C00000"/>
        </w:rPr>
        <w:t xml:space="preserve"> </w:t>
      </w:r>
      <w:r w:rsidRPr="00390D4B">
        <w:rPr>
          <w:rFonts w:eastAsia="SimSun"/>
          <w:color w:val="FF0000"/>
        </w:rPr>
        <w:t>consecutive</w:t>
      </w:r>
      <w:r w:rsidRPr="00390D4B">
        <w:rPr>
          <w:rFonts w:eastAsia="SimSun"/>
          <w:color w:val="C00000"/>
        </w:rPr>
        <w:t xml:space="preserve"> </w:t>
      </w:r>
      <w:r w:rsidRPr="0048482F">
        <w:rPr>
          <w:color w:val="000000"/>
        </w:rPr>
        <w:t xml:space="preserve">resource blocks in the frequency domain. </w:t>
      </w:r>
      <w:r w:rsidRPr="00E93A26">
        <w:rPr>
          <w:rFonts w:eastAsia="SimSun"/>
          <w:color w:val="C00000"/>
          <w:position w:val="-10"/>
        </w:rPr>
        <w:object w:dxaOrig="560" w:dyaOrig="300" w14:anchorId="1145E2B5">
          <v:shape id="_x0000_i1091" type="#_x0000_t75" style="width:29.4pt;height:14.4pt" o:ole="">
            <v:imagedata r:id="rId991" o:title=""/>
          </v:shape>
          <o:OLEObject Type="Embed" ProgID="Equation.3" ShapeID="_x0000_i1091" DrawAspect="Content" ObjectID="_1587928970" r:id="rId994"/>
        </w:object>
      </w:r>
      <w:r>
        <w:rPr>
          <w:rFonts w:eastAsia="SimSun"/>
          <w:color w:val="C00000"/>
        </w:rPr>
        <w:t xml:space="preserve"> </w:t>
      </w:r>
      <w:r w:rsidRPr="00C0374D">
        <w:rPr>
          <w:rFonts w:eastAsia="SimSun"/>
          <w:color w:val="FF0000"/>
        </w:rPr>
        <w:t>can be equal to one of the values among {2, 4, wideband}.</w:t>
      </w:r>
    </w:p>
    <w:p w14:paraId="405D7CE4" w14:textId="77777777" w:rsidR="00C95926" w:rsidRPr="0048482F" w:rsidRDefault="00C95926" w:rsidP="00C95926">
      <w:pPr>
        <w:rPr>
          <w:color w:val="000000"/>
        </w:rPr>
      </w:pPr>
      <w:r w:rsidRPr="00C0374D">
        <w:rPr>
          <w:rFonts w:eastAsia="SimSun"/>
          <w:color w:val="FF0000"/>
        </w:rPr>
        <w:t xml:space="preserve">If </w:t>
      </w:r>
      <w:r w:rsidRPr="00C0374D">
        <w:rPr>
          <w:rFonts w:eastAsia="SimSun"/>
          <w:color w:val="FF0000"/>
          <w:position w:val="-10"/>
        </w:rPr>
        <w:object w:dxaOrig="560" w:dyaOrig="300" w14:anchorId="4116F47F">
          <v:shape id="_x0000_i1092" type="#_x0000_t75" style="width:29.4pt;height:14.4pt" o:ole="">
            <v:imagedata r:id="rId991" o:title=""/>
          </v:shape>
          <o:OLEObject Type="Embed" ProgID="Equation.3" ShapeID="_x0000_i1092" DrawAspect="Content" ObjectID="_1587928971" r:id="rId995"/>
        </w:object>
      </w:r>
      <w:r w:rsidRPr="00C0374D">
        <w:rPr>
          <w:rFonts w:eastAsia="SimSun"/>
          <w:color w:val="FF0000"/>
        </w:rPr>
        <w:t xml:space="preserve"> is determined as one of the values among {2, 4}, </w:t>
      </w:r>
      <w:r>
        <w:rPr>
          <w:color w:val="000000"/>
        </w:rPr>
        <w:t>P</w:t>
      </w:r>
      <w:r w:rsidRPr="0048482F">
        <w:rPr>
          <w:color w:val="000000"/>
        </w:rPr>
        <w:t xml:space="preserve">recoding Resource Block Group (PRGs) partition the carrier bandwidth part </w:t>
      </w:r>
      <w:r w:rsidRPr="0048482F">
        <w:rPr>
          <w:i/>
          <w:color w:val="000000"/>
        </w:rPr>
        <w:t>i</w:t>
      </w:r>
      <w:r w:rsidRPr="0048482F">
        <w:rPr>
          <w:color w:val="000000"/>
        </w:rPr>
        <w:t xml:space="preserve"> </w:t>
      </w:r>
      <w:r>
        <w:rPr>
          <w:color w:val="000000"/>
        </w:rPr>
        <w:t xml:space="preserve">with </w:t>
      </w:r>
      <w:r w:rsidRPr="0048482F">
        <w:rPr>
          <w:color w:val="000000"/>
          <w:position w:val="-10"/>
        </w:rPr>
        <w:object w:dxaOrig="560" w:dyaOrig="300" w14:anchorId="28AE9590">
          <v:shape id="_x0000_i1093" type="#_x0000_t75" style="width:29.4pt;height:14.4pt" o:ole="">
            <v:imagedata r:id="rId991" o:title=""/>
          </v:shape>
          <o:OLEObject Type="Embed" ProgID="Equation.3" ShapeID="_x0000_i1093" DrawAspect="Content" ObjectID="_1587928972" r:id="rId996"/>
        </w:object>
      </w:r>
      <w:r>
        <w:rPr>
          <w:color w:val="000000"/>
        </w:rPr>
        <w:t xml:space="preserve"> consecutive PRBs</w:t>
      </w:r>
      <w:r w:rsidRPr="003C230E">
        <w:rPr>
          <w:color w:val="FF0000"/>
        </w:rPr>
        <w:t xml:space="preserve"> </w:t>
      </w:r>
      <w:r>
        <w:rPr>
          <w:color w:val="FF0000"/>
        </w:rPr>
        <w:t xml:space="preserve"> </w:t>
      </w:r>
      <w:r w:rsidRPr="00E632C1">
        <w:rPr>
          <w:rFonts w:eastAsia="SimSun"/>
          <w:strike/>
          <w:color w:val="FF0000"/>
          <w:position w:val="-10"/>
        </w:rPr>
        <w:object w:dxaOrig="560" w:dyaOrig="300" w14:anchorId="4CAC7E98">
          <v:shape id="_x0000_i1094" type="#_x0000_t75" style="width:29.4pt;height:14.4pt" o:ole="">
            <v:imagedata r:id="rId991" o:title=""/>
          </v:shape>
          <o:OLEObject Type="Embed" ProgID="Equation.3" ShapeID="_x0000_i1094" DrawAspect="Content" ObjectID="_1587928973" r:id="rId997"/>
        </w:object>
      </w:r>
      <w:r w:rsidRPr="00E632C1">
        <w:rPr>
          <w:strike/>
          <w:color w:val="FF0000"/>
        </w:rPr>
        <w:t>ca</w:t>
      </w:r>
      <w:r w:rsidRPr="003C230E">
        <w:rPr>
          <w:strike/>
          <w:color w:val="FF0000"/>
        </w:rPr>
        <w:t>n be equal to one of the values among {2, 4, wideband}</w:t>
      </w:r>
      <w:r w:rsidRPr="0048482F">
        <w:rPr>
          <w:color w:val="000000"/>
        </w:rPr>
        <w:t xml:space="preserve">. </w:t>
      </w:r>
      <w:r>
        <w:rPr>
          <w:color w:val="000000"/>
        </w:rPr>
        <w:t>Actual number of consecutive PRBs in each PRG could be one or more.</w:t>
      </w:r>
    </w:p>
    <w:p w14:paraId="5D8D06A0" w14:textId="77777777" w:rsidR="00C95926" w:rsidRPr="00C0374D" w:rsidRDefault="00C95926" w:rsidP="00C95926">
      <w:pPr>
        <w:rPr>
          <w:strike/>
          <w:color w:val="FF0000"/>
        </w:rPr>
      </w:pPr>
      <w:r w:rsidRPr="003C230E">
        <w:rPr>
          <w:rFonts w:eastAsia="SimSun"/>
          <w:strike/>
          <w:color w:val="C00000"/>
          <w:position w:val="-10"/>
        </w:rPr>
        <w:object w:dxaOrig="560" w:dyaOrig="300" w14:anchorId="1081596D">
          <v:shape id="_x0000_i1095" type="#_x0000_t75" style="width:29.4pt;height:14.4pt" o:ole="">
            <v:imagedata r:id="rId991" o:title=""/>
          </v:shape>
          <o:OLEObject Type="Embed" ProgID="Equation.3" ShapeID="_x0000_i1095" DrawAspect="Content" ObjectID="_1587928974" r:id="rId998"/>
        </w:object>
      </w:r>
      <w:r w:rsidRPr="003C230E">
        <w:rPr>
          <w:strike/>
          <w:color w:val="FF0000"/>
        </w:rPr>
        <w:t xml:space="preserve"> for</w:t>
      </w:r>
      <w:r w:rsidRPr="00C0374D">
        <w:rPr>
          <w:strike/>
          <w:color w:val="FF0000"/>
        </w:rPr>
        <w:t xml:space="preserve"> each carrier bandwidth part is equal to 2 PRBs unless configured by the higher layer parameter </w:t>
      </w:r>
      <w:r w:rsidRPr="00C0374D">
        <w:rPr>
          <w:i/>
          <w:strike/>
          <w:color w:val="FF0000"/>
        </w:rPr>
        <w:t>prb-BundlingType</w:t>
      </w:r>
      <w:r w:rsidRPr="00C0374D">
        <w:rPr>
          <w:strike/>
          <w:color w:val="FF0000"/>
        </w:rPr>
        <w:t xml:space="preserve">. When receiving PDSCH scheduled by PDCCH with CRC scrambled by SI-RNTI, RA-RNTI, P-RNTI or TC-RNTI, the UE shall assume that </w:t>
      </w:r>
      <w:r w:rsidRPr="00C0374D">
        <w:rPr>
          <w:strike/>
          <w:color w:val="FF0000"/>
          <w:position w:val="-10"/>
        </w:rPr>
        <w:object w:dxaOrig="560" w:dyaOrig="300" w14:anchorId="4D5053A8">
          <v:shape id="_x0000_i1096" type="#_x0000_t75" style="width:29.4pt;height:14.4pt" o:ole="">
            <v:imagedata r:id="rId991" o:title=""/>
          </v:shape>
          <o:OLEObject Type="Embed" ProgID="Equation.3" ShapeID="_x0000_i1096" DrawAspect="Content" ObjectID="_1587928975" r:id="rId999"/>
        </w:object>
      </w:r>
      <w:r w:rsidRPr="00C0374D">
        <w:rPr>
          <w:strike/>
          <w:color w:val="FF0000"/>
        </w:rPr>
        <w:t xml:space="preserve"> is equal to 2 PRBs.</w:t>
      </w:r>
    </w:p>
    <w:p w14:paraId="06441320" w14:textId="77777777" w:rsidR="00C95926" w:rsidRPr="0048482F" w:rsidRDefault="00C95926" w:rsidP="00C95926">
      <w:pPr>
        <w:rPr>
          <w:color w:val="000000"/>
        </w:rPr>
      </w:pPr>
      <w:r w:rsidRPr="0048482F">
        <w:rPr>
          <w:color w:val="000000"/>
        </w:rPr>
        <w:t xml:space="preserve">If </w:t>
      </w:r>
      <w:r w:rsidRPr="0048482F">
        <w:rPr>
          <w:color w:val="000000"/>
          <w:position w:val="-10"/>
        </w:rPr>
        <w:object w:dxaOrig="560" w:dyaOrig="300" w14:anchorId="1DA6428E">
          <v:shape id="_x0000_i1097" type="#_x0000_t75" style="width:29.4pt;height:14.4pt" o:ole="">
            <v:imagedata r:id="rId991" o:title=""/>
          </v:shape>
          <o:OLEObject Type="Embed" ProgID="Equation.3" ShapeID="_x0000_i1097" DrawAspect="Content" ObjectID="_1587928976" r:id="rId1000"/>
        </w:object>
      </w:r>
      <w:r>
        <w:rPr>
          <w:color w:val="000000"/>
        </w:rPr>
        <w:t xml:space="preserve"> is determined as "wideband"</w:t>
      </w:r>
      <w:r w:rsidRPr="0048482F">
        <w:rPr>
          <w:color w:val="000000"/>
        </w:rPr>
        <w:t>, the UE is not expected to be scheduled with non-contiguous resource allocation</w:t>
      </w:r>
      <w:r>
        <w:rPr>
          <w:color w:val="000000"/>
        </w:rPr>
        <w:t xml:space="preserve"> and the UE may assume that the same precoding is applied to the allocated resource.</w:t>
      </w:r>
    </w:p>
    <w:p w14:paraId="7C9E74C9" w14:textId="77777777" w:rsidR="00C95926" w:rsidRPr="003755A1" w:rsidRDefault="00C95926" w:rsidP="00C95926">
      <w:pPr>
        <w:rPr>
          <w:rFonts w:eastAsia="SimSun"/>
          <w:color w:val="000000"/>
        </w:rPr>
      </w:pPr>
      <w:r w:rsidRPr="003755A1">
        <w:rPr>
          <w:rFonts w:eastAsia="SimSun"/>
          <w:color w:val="000000"/>
        </w:rPr>
        <w:t xml:space="preserve">When </w:t>
      </w:r>
      <w:r w:rsidRPr="003755A1">
        <w:rPr>
          <w:rFonts w:eastAsia="SimSun"/>
          <w:color w:val="000000"/>
          <w:position w:val="-10"/>
        </w:rPr>
        <w:object w:dxaOrig="560" w:dyaOrig="300" w14:anchorId="0E53F1FE">
          <v:shape id="_x0000_i1098" type="#_x0000_t75" style="width:29.4pt;height:14.4pt" o:ole="">
            <v:imagedata r:id="rId991" o:title=""/>
          </v:shape>
          <o:OLEObject Type="Embed" ProgID="Equation.3" ShapeID="_x0000_i1098" DrawAspect="Content" ObjectID="_1587928977" r:id="rId1001"/>
        </w:object>
      </w:r>
      <w:r w:rsidRPr="003755A1">
        <w:rPr>
          <w:rFonts w:eastAsia="SimSun"/>
          <w:color w:val="000000"/>
        </w:rPr>
        <w:t xml:space="preserve"> is determined as one of the values among {2, 4}, the first PRG size is given by </w:t>
      </w:r>
      <w:r w:rsidRPr="003755A1">
        <w:rPr>
          <w:rFonts w:eastAsia="SimSun"/>
          <w:color w:val="000000"/>
          <w:position w:val="-12"/>
        </w:rPr>
        <w:object w:dxaOrig="2120" w:dyaOrig="360" w14:anchorId="45775DC9">
          <v:shape id="_x0000_i1099" type="#_x0000_t75" style="width:105.6pt;height:18pt" o:ole="">
            <v:imagedata r:id="rId1002" o:title=""/>
          </v:shape>
          <o:OLEObject Type="Embed" ProgID="Equation.3" ShapeID="_x0000_i1099" DrawAspect="Content" ObjectID="_1587928978" r:id="rId1003"/>
        </w:object>
      </w:r>
      <w:r w:rsidRPr="003755A1">
        <w:rPr>
          <w:rFonts w:eastAsia="SimSun"/>
          <w:color w:val="000000"/>
        </w:rPr>
        <w:t xml:space="preserve"> and the last PRG size given by </w:t>
      </w:r>
      <w:r w:rsidRPr="003755A1">
        <w:rPr>
          <w:rFonts w:eastAsia="SimSun"/>
          <w:color w:val="000000"/>
          <w:position w:val="-12"/>
        </w:rPr>
        <w:object w:dxaOrig="2439" w:dyaOrig="360" w14:anchorId="0F55D0EC">
          <v:shape id="_x0000_i1100" type="#_x0000_t75" style="width:122.4pt;height:18pt" o:ole="">
            <v:imagedata r:id="rId1004" o:title=""/>
          </v:shape>
          <o:OLEObject Type="Embed" ProgID="Equation.3" ShapeID="_x0000_i1100" DrawAspect="Content" ObjectID="_1587928979" r:id="rId1005"/>
        </w:object>
      </w:r>
      <w:r w:rsidRPr="003755A1">
        <w:rPr>
          <w:rFonts w:eastAsia="SimSun"/>
          <w:color w:val="000000"/>
        </w:rPr>
        <w:t xml:space="preserve"> if  </w:t>
      </w:r>
      <w:r w:rsidRPr="003755A1">
        <w:rPr>
          <w:rFonts w:eastAsia="SimSun"/>
          <w:color w:val="000000"/>
          <w:position w:val="-12"/>
        </w:rPr>
        <w:object w:dxaOrig="2760" w:dyaOrig="360" w14:anchorId="6A3CAC99">
          <v:shape id="_x0000_i1101" type="#_x0000_t75" style="width:137.4pt;height:18pt" o:ole="">
            <v:imagedata r:id="rId1006" o:title=""/>
          </v:shape>
          <o:OLEObject Type="Embed" ProgID="Equation.3" ShapeID="_x0000_i1101" DrawAspect="Content" ObjectID="_1587928980" r:id="rId1007"/>
        </w:object>
      </w:r>
      <w:r w:rsidRPr="003755A1">
        <w:rPr>
          <w:rFonts w:eastAsia="SimSun"/>
          <w:color w:val="000000"/>
        </w:rPr>
        <w:t xml:space="preserve">, and the last PRG size is </w:t>
      </w:r>
      <w:r w:rsidRPr="003755A1">
        <w:rPr>
          <w:rFonts w:eastAsia="SimSun"/>
          <w:color w:val="000000"/>
          <w:position w:val="-12"/>
        </w:rPr>
        <w:object w:dxaOrig="560" w:dyaOrig="360" w14:anchorId="34B652A2">
          <v:shape id="_x0000_i1102" type="#_x0000_t75" style="width:27.6pt;height:18pt" o:ole="">
            <v:imagedata r:id="rId1008" o:title=""/>
          </v:shape>
          <o:OLEObject Type="Embed" ProgID="Equation.3" ShapeID="_x0000_i1102" DrawAspect="Content" ObjectID="_1587928981" r:id="rId1009"/>
        </w:object>
      </w:r>
      <w:r w:rsidRPr="003755A1">
        <w:rPr>
          <w:rFonts w:eastAsia="SimSun"/>
          <w:color w:val="000000"/>
        </w:rPr>
        <w:t xml:space="preserve">if </w:t>
      </w:r>
      <w:r w:rsidRPr="003755A1">
        <w:rPr>
          <w:rFonts w:eastAsia="SimSun"/>
          <w:color w:val="000000"/>
          <w:position w:val="-12"/>
        </w:rPr>
        <w:object w:dxaOrig="2760" w:dyaOrig="360" w14:anchorId="518CDDA7">
          <v:shape id="_x0000_i1103" type="#_x0000_t75" style="width:137.4pt;height:18pt" o:ole="">
            <v:imagedata r:id="rId1010" o:title=""/>
          </v:shape>
          <o:OLEObject Type="Embed" ProgID="Equation.3" ShapeID="_x0000_i1103" DrawAspect="Content" ObjectID="_1587928982" r:id="rId1011"/>
        </w:object>
      </w:r>
      <w:r w:rsidRPr="003755A1">
        <w:rPr>
          <w:rFonts w:eastAsia="SimSun"/>
          <w:color w:val="000000"/>
        </w:rPr>
        <w:t>.</w:t>
      </w:r>
    </w:p>
    <w:p w14:paraId="65F32BC4" w14:textId="77777777" w:rsidR="00C95926" w:rsidRDefault="00C95926" w:rsidP="00C95926">
      <w:pPr>
        <w:rPr>
          <w:rFonts w:eastAsia="SimSun"/>
          <w:color w:val="000000"/>
        </w:rPr>
      </w:pPr>
      <w:r w:rsidRPr="003755A1">
        <w:rPr>
          <w:rFonts w:eastAsia="SimSun"/>
          <w:color w:val="000000"/>
        </w:rPr>
        <w:t>The UE may assume the same precoding is applied for any downlink contiguous allocation of PRBs in a PRG partitioned above.</w:t>
      </w:r>
    </w:p>
    <w:p w14:paraId="3CE2FC02" w14:textId="77777777" w:rsidR="00C95926" w:rsidRPr="003755A1" w:rsidRDefault="00C95926" w:rsidP="00C95926">
      <w:pPr>
        <w:rPr>
          <w:rFonts w:eastAsia="SimSun"/>
          <w:color w:val="000000"/>
        </w:rPr>
      </w:pPr>
      <w:r w:rsidRPr="003755A1">
        <w:rPr>
          <w:rFonts w:eastAsia="SimSun"/>
          <w:color w:val="000000"/>
        </w:rPr>
        <w:t>For PDSCH carrying SIB1 scheduled by PDCCH with CRC scrambled by SI-RNTI, PRG is partitioned from the lowest numbered resource block of the CORESET signalled in PBCH.</w:t>
      </w:r>
    </w:p>
    <w:p w14:paraId="6AEAB197" w14:textId="77777777" w:rsidR="00C95926" w:rsidRPr="00A44659" w:rsidRDefault="00C95926" w:rsidP="00C95926">
      <w:pPr>
        <w:rPr>
          <w:rFonts w:eastAsia="SimSun"/>
          <w:color w:val="FF0000"/>
        </w:rPr>
      </w:pPr>
      <w:bookmarkStart w:id="458" w:name="_Hlk508535469"/>
      <w:r w:rsidRPr="00C0374D">
        <w:rPr>
          <w:color w:val="FF0000"/>
        </w:rPr>
        <w:lastRenderedPageBreak/>
        <w:t>When receiving PDSCH scheduled by PDCCH with CRC scrambled by C-RNTI</w:t>
      </w:r>
      <w:r>
        <w:rPr>
          <w:color w:val="FF0000"/>
        </w:rPr>
        <w:t xml:space="preserve"> or CS-RNTI</w:t>
      </w:r>
      <w:r w:rsidRPr="00C0374D">
        <w:rPr>
          <w:color w:val="FF0000"/>
        </w:rPr>
        <w:t xml:space="preserve">, </w:t>
      </w:r>
      <w:r w:rsidRPr="005F256F">
        <w:rPr>
          <w:rFonts w:eastAsia="SimSun"/>
          <w:color w:val="FF0000"/>
          <w:position w:val="-10"/>
        </w:rPr>
        <w:object w:dxaOrig="560" w:dyaOrig="300" w14:anchorId="2420307A">
          <v:shape id="_x0000_i1104" type="#_x0000_t75" style="width:29.4pt;height:14.4pt" o:ole="">
            <v:imagedata r:id="rId991" o:title=""/>
          </v:shape>
          <o:OLEObject Type="Embed" ProgID="Equation.3" ShapeID="_x0000_i1104" DrawAspect="Content" ObjectID="_1587928983" r:id="rId1012"/>
        </w:object>
      </w:r>
      <w:r w:rsidRPr="005F256F">
        <w:rPr>
          <w:rFonts w:eastAsia="SimSun"/>
          <w:color w:val="FF0000"/>
        </w:rPr>
        <w:t xml:space="preserve"> for each carrier bandwidth part is equal to 2 PRBs unless configured by the higher layer parameter </w:t>
      </w:r>
      <w:r w:rsidRPr="005F256F">
        <w:rPr>
          <w:rFonts w:eastAsia="SimSun"/>
          <w:i/>
          <w:color w:val="FF0000"/>
        </w:rPr>
        <w:t>prb-BundlingType</w:t>
      </w:r>
      <w:r w:rsidRPr="005F256F">
        <w:rPr>
          <w:rFonts w:eastAsia="SimSun"/>
          <w:color w:val="FF0000"/>
        </w:rPr>
        <w:t xml:space="preserve">. When receiving PDSCH scheduled by PDCCH with CRC scrambled by SI-RNTI, RA-RNTI, P-RNTI or TC-RNTI, the UE shall assume that </w:t>
      </w:r>
      <w:r w:rsidRPr="005F256F">
        <w:rPr>
          <w:rFonts w:eastAsia="SimSun"/>
          <w:color w:val="FF0000"/>
          <w:position w:val="-10"/>
        </w:rPr>
        <w:object w:dxaOrig="560" w:dyaOrig="300" w14:anchorId="01F085E0">
          <v:shape id="_x0000_i1105" type="#_x0000_t75" style="width:29.4pt;height:14.4pt" o:ole="">
            <v:imagedata r:id="rId991" o:title=""/>
          </v:shape>
          <o:OLEObject Type="Embed" ProgID="Equation.3" ShapeID="_x0000_i1105" DrawAspect="Content" ObjectID="_1587928984" r:id="rId1013"/>
        </w:object>
      </w:r>
      <w:r w:rsidRPr="005F256F">
        <w:rPr>
          <w:rFonts w:eastAsia="SimSun"/>
          <w:color w:val="FF0000"/>
        </w:rPr>
        <w:t xml:space="preserve"> is equal to 2 PRBs.</w:t>
      </w:r>
      <w:r>
        <w:rPr>
          <w:rFonts w:eastAsia="SimSun"/>
          <w:color w:val="FF0000"/>
        </w:rPr>
        <w:t xml:space="preserve"> </w:t>
      </w:r>
      <w:r w:rsidRPr="00A44659">
        <w:rPr>
          <w:rFonts w:eastAsia="SimSun"/>
          <w:color w:val="FF0000"/>
          <w:szCs w:val="28"/>
        </w:rPr>
        <w:t xml:space="preserve">In case UE is </w:t>
      </w:r>
      <w:r w:rsidRPr="00A44659">
        <w:rPr>
          <w:rFonts w:ascii="Times New Roman" w:eastAsia="Malgun Gothic" w:hAnsi="Times New Roman"/>
          <w:color w:val="FF0000"/>
          <w:szCs w:val="28"/>
          <w:lang w:val="en-US" w:eastAsia="zh-CN"/>
        </w:rPr>
        <w:t>scheduled by DCI 1_0,</w:t>
      </w:r>
      <w:r w:rsidRPr="00A44659">
        <w:rPr>
          <w:rFonts w:eastAsia="SimSun"/>
          <w:color w:val="FF0000"/>
          <w:szCs w:val="28"/>
        </w:rPr>
        <w:t xml:space="preserve"> the higher layer parameter</w:t>
      </w:r>
      <w:r w:rsidRPr="00A44659">
        <w:rPr>
          <w:rFonts w:ascii="Courier New" w:hAnsi="Courier New"/>
          <w:noProof/>
          <w:color w:val="FF0000"/>
          <w:szCs w:val="28"/>
        </w:rPr>
        <w:t xml:space="preserve"> </w:t>
      </w:r>
      <w:r w:rsidRPr="00A44659">
        <w:rPr>
          <w:i/>
          <w:color w:val="FF0000"/>
          <w:szCs w:val="28"/>
        </w:rPr>
        <w:t>prb-BundlingType</w:t>
      </w:r>
      <w:r w:rsidRPr="00A44659">
        <w:rPr>
          <w:color w:val="FF0000"/>
          <w:szCs w:val="28"/>
        </w:rPr>
        <w:t xml:space="preserve"> </w:t>
      </w:r>
      <w:r w:rsidRPr="00A44659">
        <w:rPr>
          <w:rFonts w:eastAsia="SimSun"/>
          <w:color w:val="FF0000"/>
          <w:szCs w:val="28"/>
          <w:lang w:eastAsia="zh-CN"/>
        </w:rPr>
        <w:t>is set to '</w:t>
      </w:r>
      <w:r w:rsidRPr="00A44659">
        <w:rPr>
          <w:i/>
          <w:color w:val="FF0000"/>
          <w:szCs w:val="28"/>
        </w:rPr>
        <w:t>static</w:t>
      </w:r>
      <w:r w:rsidRPr="00A44659">
        <w:rPr>
          <w:rFonts w:eastAsia="SimSun"/>
          <w:color w:val="FF0000"/>
          <w:szCs w:val="28"/>
          <w:lang w:eastAsia="zh-CN"/>
        </w:rPr>
        <w:t xml:space="preserve">', and </w:t>
      </w:r>
      <w:r w:rsidRPr="00A44659">
        <w:rPr>
          <w:rFonts w:eastAsia="SimSun"/>
          <w:color w:val="FF0000"/>
          <w:szCs w:val="28"/>
        </w:rPr>
        <w:t xml:space="preserve">when receiving PDSCH scheduled by PDCCH with CRC scrambled by C-RNTI or CS-RNTI, </w:t>
      </w:r>
      <w:r w:rsidRPr="00A44659">
        <w:rPr>
          <w:rFonts w:eastAsia="Arial Unicode MS"/>
          <w:color w:val="FF0000"/>
          <w:szCs w:val="28"/>
          <w:lang w:eastAsia="zh-CN"/>
        </w:rPr>
        <w:t xml:space="preserve">the value of </w:t>
      </w:r>
      <w:r w:rsidRPr="00A44659">
        <w:rPr>
          <w:color w:val="FF0000"/>
          <w:position w:val="-10"/>
          <w:szCs w:val="28"/>
        </w:rPr>
        <w:object w:dxaOrig="560" w:dyaOrig="300" w14:anchorId="034C95C8">
          <v:shape id="_x0000_i1106" type="#_x0000_t75" style="width:29.4pt;height:15pt" o:ole="">
            <v:imagedata r:id="rId991" o:title=""/>
          </v:shape>
          <o:OLEObject Type="Embed" ProgID="Equation.3" ShapeID="_x0000_i1106" DrawAspect="Content" ObjectID="_1587928985" r:id="rId1014"/>
        </w:object>
      </w:r>
      <w:r w:rsidRPr="00A44659">
        <w:rPr>
          <w:rFonts w:eastAsia="SimSun"/>
          <w:color w:val="FF0000"/>
          <w:szCs w:val="28"/>
        </w:rPr>
        <w:t xml:space="preserve"> is fixed as 2 PRBs.</w:t>
      </w:r>
    </w:p>
    <w:p w14:paraId="48ABD807" w14:textId="77777777" w:rsidR="00C95926" w:rsidRPr="003755A1" w:rsidRDefault="00C95926" w:rsidP="00C95926">
      <w:pPr>
        <w:rPr>
          <w:rFonts w:eastAsia="SimSun"/>
          <w:color w:val="000000"/>
        </w:rPr>
      </w:pPr>
      <w:r w:rsidRPr="003755A1">
        <w:rPr>
          <w:rFonts w:eastAsia="SimSun"/>
          <w:color w:val="000000"/>
        </w:rPr>
        <w:t xml:space="preserve">If the higher layer parameter </w:t>
      </w:r>
      <w:r w:rsidRPr="003755A1">
        <w:rPr>
          <w:rFonts w:eastAsia="SimSun"/>
          <w:i/>
          <w:color w:val="000000"/>
        </w:rPr>
        <w:t>prb-BundlingType</w:t>
      </w:r>
      <w:r w:rsidRPr="003755A1">
        <w:rPr>
          <w:rFonts w:eastAsia="SimSun"/>
          <w:color w:val="000000"/>
        </w:rPr>
        <w:t xml:space="preserve"> is set to 'dynamic', and the UE is scheduled a PDSCH with DCI format 1_0 scrambled with C-RNTI and CS-RNTI, then the UE shall assume that </w:t>
      </w:r>
      <w:r w:rsidRPr="003755A1">
        <w:rPr>
          <w:rFonts w:eastAsia="SimSun"/>
          <w:color w:val="000000"/>
          <w:position w:val="-10"/>
        </w:rPr>
        <w:object w:dxaOrig="560" w:dyaOrig="300" w14:anchorId="2C1ABE00">
          <v:shape id="_x0000_i1107" type="#_x0000_t75" style="width:29.4pt;height:14.4pt" o:ole="">
            <v:imagedata r:id="rId991" o:title=""/>
          </v:shape>
          <o:OLEObject Type="Embed" ProgID="Equation.3" ShapeID="_x0000_i1107" DrawAspect="Content" ObjectID="_1587928986" r:id="rId1015"/>
        </w:object>
      </w:r>
      <w:r w:rsidRPr="003755A1">
        <w:rPr>
          <w:rFonts w:eastAsia="SimSun"/>
          <w:color w:val="000000"/>
        </w:rPr>
        <w:t xml:space="preserve"> is equal to 2 PRBs.</w:t>
      </w:r>
    </w:p>
    <w:bookmarkEnd w:id="458"/>
    <w:p w14:paraId="038B6D39" w14:textId="77777777" w:rsidR="00C95926" w:rsidRPr="003755A1" w:rsidRDefault="00C95926" w:rsidP="00C95926">
      <w:pPr>
        <w:rPr>
          <w:rFonts w:eastAsia="SimSun"/>
          <w:color w:val="000000"/>
        </w:rPr>
      </w:pPr>
      <w:r w:rsidRPr="003755A1">
        <w:rPr>
          <w:rFonts w:eastAsia="SimSun"/>
          <w:color w:val="000000"/>
        </w:rPr>
        <w:t xml:space="preserve">If the higher layer parameter </w:t>
      </w:r>
      <w:r w:rsidRPr="003755A1">
        <w:rPr>
          <w:rFonts w:eastAsia="SimSun"/>
          <w:i/>
          <w:color w:val="000000"/>
        </w:rPr>
        <w:t>prb-BundlingType</w:t>
      </w:r>
      <w:r w:rsidRPr="003755A1">
        <w:rPr>
          <w:rFonts w:eastAsia="SimSun"/>
          <w:color w:val="000000"/>
        </w:rPr>
        <w:t xml:space="preserve"> </w:t>
      </w:r>
      <w:r w:rsidRPr="003755A1">
        <w:rPr>
          <w:rFonts w:eastAsia="SimSun"/>
          <w:color w:val="000000"/>
          <w:lang w:eastAsia="zh-CN"/>
        </w:rPr>
        <w:t>is set to 'dynamic'</w:t>
      </w:r>
      <w:r w:rsidRPr="003755A1">
        <w:rPr>
          <w:rFonts w:eastAsia="SimSun"/>
          <w:color w:val="000000"/>
        </w:rPr>
        <w:t xml:space="preserve">, the higher layer parameter </w:t>
      </w:r>
      <w:r w:rsidRPr="003755A1">
        <w:rPr>
          <w:rFonts w:eastAsia="SimSun"/>
          <w:i/>
          <w:color w:val="000000"/>
        </w:rPr>
        <w:t>bundleSizeSet1</w:t>
      </w:r>
      <w:r w:rsidRPr="003755A1">
        <w:rPr>
          <w:rFonts w:eastAsia="SimSun"/>
          <w:color w:val="000000"/>
        </w:rPr>
        <w:t xml:space="preserve"> and </w:t>
      </w:r>
      <w:r w:rsidRPr="003755A1">
        <w:rPr>
          <w:rFonts w:eastAsia="SimSun"/>
          <w:i/>
          <w:color w:val="000000"/>
        </w:rPr>
        <w:t>bundleSizeSet2</w:t>
      </w:r>
      <w:r w:rsidRPr="003755A1">
        <w:rPr>
          <w:rFonts w:eastAsia="SimSun"/>
          <w:color w:val="000000"/>
        </w:rPr>
        <w:t xml:space="preserve"> configures two sets of </w:t>
      </w:r>
      <w:r w:rsidRPr="003755A1">
        <w:rPr>
          <w:rFonts w:eastAsia="SimSun"/>
          <w:color w:val="000000"/>
          <w:position w:val="-10"/>
        </w:rPr>
        <w:object w:dxaOrig="560" w:dyaOrig="300" w14:anchorId="18F7D426">
          <v:shape id="_x0000_i1108" type="#_x0000_t75" style="width:29.4pt;height:14.4pt" o:ole="">
            <v:imagedata r:id="rId991" o:title=""/>
          </v:shape>
          <o:OLEObject Type="Embed" ProgID="Equation.3" ShapeID="_x0000_i1108" DrawAspect="Content" ObjectID="_1587928987" r:id="rId1016"/>
        </w:object>
      </w:r>
      <w:r w:rsidRPr="003755A1">
        <w:rPr>
          <w:rFonts w:eastAsia="SimSun"/>
          <w:color w:val="000000"/>
        </w:rPr>
        <w:t xml:space="preserve"> values, the first set includes one or two </w:t>
      </w:r>
      <w:r w:rsidRPr="003755A1">
        <w:rPr>
          <w:rFonts w:eastAsia="SimSun"/>
          <w:color w:val="000000"/>
          <w:position w:val="-10"/>
        </w:rPr>
        <w:object w:dxaOrig="560" w:dyaOrig="300" w14:anchorId="769272F1">
          <v:shape id="_x0000_i1109" type="#_x0000_t75" style="width:29.4pt;height:14.4pt" o:ole="">
            <v:imagedata r:id="rId991" o:title=""/>
          </v:shape>
          <o:OLEObject Type="Embed" ProgID="Equation.3" ShapeID="_x0000_i1109" DrawAspect="Content" ObjectID="_1587928988" r:id="rId1017"/>
        </w:object>
      </w:r>
      <w:r w:rsidRPr="003755A1">
        <w:rPr>
          <w:rFonts w:eastAsia="SimSun"/>
          <w:color w:val="000000"/>
        </w:rPr>
        <w:t xml:space="preserve"> values among {2, 4, wideband}, and the second set includes one </w:t>
      </w:r>
      <w:r w:rsidRPr="003755A1">
        <w:rPr>
          <w:rFonts w:eastAsia="SimSun"/>
          <w:color w:val="000000"/>
          <w:position w:val="-10"/>
        </w:rPr>
        <w:object w:dxaOrig="560" w:dyaOrig="300" w14:anchorId="6B509025">
          <v:shape id="_x0000_i1110" type="#_x0000_t75" style="width:29.4pt;height:14.4pt" o:ole="">
            <v:imagedata r:id="rId991" o:title=""/>
          </v:shape>
          <o:OLEObject Type="Embed" ProgID="Equation.3" ShapeID="_x0000_i1110" DrawAspect="Content" ObjectID="_1587928989" r:id="rId1018"/>
        </w:object>
      </w:r>
      <w:r w:rsidRPr="003755A1">
        <w:rPr>
          <w:rFonts w:eastAsia="SimSun"/>
          <w:color w:val="000000"/>
        </w:rPr>
        <w:t xml:space="preserve"> value. The UE is not expected to be configured with (2, 4) in the first set.</w:t>
      </w:r>
    </w:p>
    <w:p w14:paraId="16E9CDAB" w14:textId="77777777" w:rsidR="00C95926" w:rsidRPr="003755A1" w:rsidRDefault="00C95926" w:rsidP="00C95926">
      <w:pPr>
        <w:rPr>
          <w:rFonts w:eastAsia="SimSun"/>
        </w:rPr>
      </w:pPr>
      <w:r w:rsidRPr="003755A1">
        <w:rPr>
          <w:rFonts w:eastAsia="SimSun"/>
        </w:rPr>
        <w:t xml:space="preserve">If the </w:t>
      </w:r>
      <w:r w:rsidRPr="003755A1">
        <w:rPr>
          <w:rFonts w:eastAsia="SimSun" w:hint="eastAsia"/>
          <w:i/>
          <w:lang w:eastAsia="zh-CN"/>
        </w:rPr>
        <w:t>PRB bundling size indicator</w:t>
      </w:r>
      <w:r w:rsidRPr="003755A1">
        <w:rPr>
          <w:rFonts w:eastAsia="SimSun"/>
        </w:rPr>
        <w:t xml:space="preserve"> signalled in DCI format 1_1 as defined in Subclause </w:t>
      </w:r>
      <w:r w:rsidRPr="003755A1">
        <w:rPr>
          <w:rFonts w:eastAsia="SimSun" w:hint="eastAsia"/>
          <w:lang w:eastAsia="zh-CN"/>
        </w:rPr>
        <w:t>7.3.1.2.2</w:t>
      </w:r>
      <w:r w:rsidRPr="003755A1">
        <w:rPr>
          <w:rFonts w:eastAsia="SimSun"/>
        </w:rPr>
        <w:t xml:space="preserve"> of [2, TS 38.212]</w:t>
      </w:r>
    </w:p>
    <w:p w14:paraId="2283E82C" w14:textId="77777777" w:rsidR="00C95926" w:rsidRPr="003755A1" w:rsidRDefault="00C95926" w:rsidP="007E5727">
      <w:pPr>
        <w:ind w:left="720" w:hanging="360"/>
        <w:rPr>
          <w:rFonts w:eastAsia="SimSun"/>
        </w:rPr>
      </w:pPr>
      <w:r w:rsidRPr="003755A1">
        <w:rPr>
          <w:rFonts w:eastAsia="SimSun"/>
        </w:rPr>
        <w:t>-</w:t>
      </w:r>
      <w:r w:rsidRPr="003755A1">
        <w:rPr>
          <w:rFonts w:eastAsia="SimSun"/>
        </w:rPr>
        <w:tab/>
        <w:t xml:space="preserve">is set to '0', the UE shall use the </w:t>
      </w:r>
      <w:r w:rsidRPr="003755A1">
        <w:rPr>
          <w:rFonts w:eastAsia="SimSun"/>
          <w:color w:val="000000"/>
          <w:position w:val="-10"/>
        </w:rPr>
        <w:object w:dxaOrig="560" w:dyaOrig="300" w14:anchorId="0CB6BA61">
          <v:shape id="_x0000_i1111" type="#_x0000_t75" style="width:29.4pt;height:14.4pt" o:ole="">
            <v:imagedata r:id="rId991" o:title=""/>
          </v:shape>
          <o:OLEObject Type="Embed" ProgID="Equation.3" ShapeID="_x0000_i1111" DrawAspect="Content" ObjectID="_1587928990" r:id="rId1019"/>
        </w:object>
      </w:r>
      <w:r w:rsidRPr="003755A1">
        <w:rPr>
          <w:rFonts w:eastAsia="SimSun"/>
        </w:rPr>
        <w:t xml:space="preserve"> value from the second set of</w:t>
      </w:r>
      <w:r w:rsidRPr="00390D4B">
        <w:rPr>
          <w:rFonts w:eastAsia="SimSun"/>
          <w:color w:val="FF0000"/>
        </w:rPr>
        <w:t xml:space="preserve"> </w:t>
      </w:r>
      <w:r w:rsidRPr="00A44659">
        <w:rPr>
          <w:strike/>
          <w:color w:val="FF0000"/>
        </w:rPr>
        <w:t>PRG</w:t>
      </w:r>
      <w:r w:rsidRPr="00A44659">
        <w:t xml:space="preserve"> </w:t>
      </w:r>
      <w:r w:rsidRPr="00A44659">
        <w:rPr>
          <w:color w:val="FF0000"/>
          <w:position w:val="-10"/>
          <w:u w:val="single"/>
        </w:rPr>
        <w:object w:dxaOrig="560" w:dyaOrig="300" w14:anchorId="5918D41C">
          <v:shape id="_x0000_i1112" type="#_x0000_t75" style="width:29.4pt;height:14.4pt" o:ole="">
            <v:imagedata r:id="rId991" o:title=""/>
          </v:shape>
          <o:OLEObject Type="Embed" ProgID="Equation.3" ShapeID="_x0000_i1112" DrawAspect="Content" ObjectID="_1587928991" r:id="rId1020"/>
        </w:object>
      </w:r>
      <w:r w:rsidRPr="003755A1">
        <w:rPr>
          <w:rFonts w:eastAsia="SimSun"/>
        </w:rPr>
        <w:t xml:space="preserve"> values when receiving PDSCH scheduled by the same DCI. </w:t>
      </w:r>
    </w:p>
    <w:p w14:paraId="396EABAA" w14:textId="77777777" w:rsidR="00C95926" w:rsidRPr="003755A1" w:rsidRDefault="00C95926" w:rsidP="007E5727">
      <w:pPr>
        <w:ind w:left="720" w:hanging="360"/>
        <w:rPr>
          <w:rFonts w:eastAsia="SimSun"/>
        </w:rPr>
      </w:pPr>
      <w:r w:rsidRPr="003755A1">
        <w:rPr>
          <w:rFonts w:eastAsia="SimSun"/>
        </w:rPr>
        <w:t>-</w:t>
      </w:r>
      <w:r w:rsidRPr="003755A1">
        <w:rPr>
          <w:rFonts w:eastAsia="SimSun"/>
        </w:rPr>
        <w:tab/>
        <w:t xml:space="preserve">is set to '1' and one value is configured for the first set of </w:t>
      </w:r>
      <w:r w:rsidRPr="003755A1">
        <w:rPr>
          <w:rFonts w:eastAsia="SimSun"/>
          <w:color w:val="000000"/>
          <w:position w:val="-10"/>
        </w:rPr>
        <w:object w:dxaOrig="560" w:dyaOrig="300" w14:anchorId="288E0AD8">
          <v:shape id="_x0000_i1113" type="#_x0000_t75" style="width:29.4pt;height:14.4pt" o:ole="">
            <v:imagedata r:id="rId991" o:title=""/>
          </v:shape>
          <o:OLEObject Type="Embed" ProgID="Equation.3" ShapeID="_x0000_i1113" DrawAspect="Content" ObjectID="_1587928992" r:id="rId1021"/>
        </w:object>
      </w:r>
      <w:r w:rsidRPr="003755A1">
        <w:rPr>
          <w:rFonts w:eastAsia="SimSun"/>
        </w:rPr>
        <w:t xml:space="preserve"> values, the UE shall use this </w:t>
      </w:r>
      <w:r w:rsidRPr="003755A1">
        <w:rPr>
          <w:rFonts w:eastAsia="SimSun"/>
          <w:color w:val="000000"/>
          <w:position w:val="-10"/>
        </w:rPr>
        <w:object w:dxaOrig="560" w:dyaOrig="300" w14:anchorId="6C42BDAF">
          <v:shape id="_x0000_i1114" type="#_x0000_t75" style="width:29.4pt;height:14.4pt" o:ole="">
            <v:imagedata r:id="rId991" o:title=""/>
          </v:shape>
          <o:OLEObject Type="Embed" ProgID="Equation.3" ShapeID="_x0000_i1114" DrawAspect="Content" ObjectID="_1587928993" r:id="rId1022"/>
        </w:object>
      </w:r>
      <w:r w:rsidRPr="003755A1">
        <w:rPr>
          <w:rFonts w:eastAsia="SimSun"/>
        </w:rPr>
        <w:t xml:space="preserve"> value when receiving PDSCH scheduled by the same DCI</w:t>
      </w:r>
    </w:p>
    <w:p w14:paraId="65BC5DC4" w14:textId="77777777" w:rsidR="00C95926" w:rsidRPr="003755A1" w:rsidRDefault="00C95926" w:rsidP="007E5727">
      <w:pPr>
        <w:ind w:left="720" w:hanging="360"/>
        <w:rPr>
          <w:rFonts w:eastAsia="SimSun"/>
        </w:rPr>
      </w:pPr>
      <w:r w:rsidRPr="003755A1">
        <w:rPr>
          <w:rFonts w:eastAsia="SimSun"/>
        </w:rPr>
        <w:t>-</w:t>
      </w:r>
      <w:r w:rsidRPr="003755A1">
        <w:rPr>
          <w:rFonts w:eastAsia="SimSun"/>
        </w:rPr>
        <w:tab/>
        <w:t xml:space="preserve">is set to '1' and two values are configured for the first set of </w:t>
      </w:r>
      <w:r w:rsidRPr="003755A1">
        <w:rPr>
          <w:rFonts w:eastAsia="SimSun"/>
          <w:color w:val="000000"/>
          <w:position w:val="-10"/>
        </w:rPr>
        <w:object w:dxaOrig="560" w:dyaOrig="300" w14:anchorId="5773CBC6">
          <v:shape id="_x0000_i1115" type="#_x0000_t75" style="width:29.4pt;height:14.4pt" o:ole="">
            <v:imagedata r:id="rId991" o:title=""/>
          </v:shape>
          <o:OLEObject Type="Embed" ProgID="Equation.3" ShapeID="_x0000_i1115" DrawAspect="Content" ObjectID="_1587928994" r:id="rId1023"/>
        </w:object>
      </w:r>
      <w:r w:rsidRPr="003755A1">
        <w:rPr>
          <w:rFonts w:eastAsia="SimSun"/>
        </w:rPr>
        <w:t xml:space="preserve"> values as ‘n2-wideband’ (corresponding to two </w:t>
      </w:r>
      <w:r w:rsidRPr="003755A1">
        <w:rPr>
          <w:rFonts w:eastAsia="SimSun"/>
          <w:color w:val="000000"/>
          <w:position w:val="-10"/>
        </w:rPr>
        <w:object w:dxaOrig="560" w:dyaOrig="300" w14:anchorId="105D45AC">
          <v:shape id="_x0000_i1116" type="#_x0000_t75" style="width:29.4pt;height:14.4pt" o:ole="">
            <v:imagedata r:id="rId991" o:title=""/>
          </v:shape>
          <o:OLEObject Type="Embed" ProgID="Equation.3" ShapeID="_x0000_i1116" DrawAspect="Content" ObjectID="_1587928995" r:id="rId1024"/>
        </w:object>
      </w:r>
      <w:r w:rsidRPr="003755A1">
        <w:rPr>
          <w:rFonts w:eastAsia="SimSun"/>
          <w:color w:val="000000"/>
        </w:rPr>
        <w:t xml:space="preserve"> values 2 and wideband</w:t>
      </w:r>
      <w:r w:rsidRPr="003755A1">
        <w:rPr>
          <w:rFonts w:eastAsia="SimSun"/>
        </w:rPr>
        <w:t xml:space="preserve">) or ‘n4-wideband’ (corresponding to two </w:t>
      </w:r>
      <w:r w:rsidRPr="003755A1">
        <w:rPr>
          <w:rFonts w:eastAsia="SimSun"/>
          <w:color w:val="000000"/>
          <w:position w:val="-10"/>
        </w:rPr>
        <w:object w:dxaOrig="560" w:dyaOrig="300" w14:anchorId="654689AF">
          <v:shape id="_x0000_i1117" type="#_x0000_t75" style="width:29.4pt;height:14.4pt" o:ole="">
            <v:imagedata r:id="rId991" o:title=""/>
          </v:shape>
          <o:OLEObject Type="Embed" ProgID="Equation.3" ShapeID="_x0000_i1117" DrawAspect="Content" ObjectID="_1587928996" r:id="rId1025"/>
        </w:object>
      </w:r>
      <w:r w:rsidRPr="003755A1">
        <w:rPr>
          <w:rFonts w:eastAsia="SimSun"/>
          <w:color w:val="000000"/>
        </w:rPr>
        <w:t xml:space="preserve"> values 4 and wideband</w:t>
      </w:r>
      <w:r w:rsidRPr="003755A1">
        <w:rPr>
          <w:rFonts w:eastAsia="SimSun"/>
        </w:rPr>
        <w:t>), the UE shall use the value when receiving PDSCH scheduled by the same DCI as follows:</w:t>
      </w:r>
    </w:p>
    <w:p w14:paraId="06660D36" w14:textId="77777777" w:rsidR="00C95926" w:rsidRPr="003755A1" w:rsidRDefault="00C95926" w:rsidP="007E5727">
      <w:pPr>
        <w:ind w:left="720" w:hanging="360"/>
        <w:rPr>
          <w:rFonts w:eastAsia="SimSun"/>
          <w:lang w:eastAsia="ko-KR"/>
        </w:rPr>
      </w:pPr>
      <w:r w:rsidRPr="003755A1">
        <w:rPr>
          <w:rFonts w:eastAsia="SimSun"/>
          <w:lang w:eastAsia="ko-KR"/>
        </w:rPr>
        <w:t>-</w:t>
      </w:r>
      <w:r w:rsidRPr="003755A1">
        <w:rPr>
          <w:rFonts w:eastAsia="SimSun"/>
          <w:lang w:eastAsia="ko-KR"/>
        </w:rPr>
        <w:tab/>
        <w:t xml:space="preserve">If the scheduled PRBs are contiguous and the size of the scheduled PRBs is larger than </w:t>
      </w:r>
      <w:r w:rsidRPr="003755A1">
        <w:rPr>
          <w:rFonts w:eastAsia="SimSun"/>
          <w:position w:val="-12"/>
        </w:rPr>
        <w:object w:dxaOrig="859" w:dyaOrig="360" w14:anchorId="5E1CF33C">
          <v:shape id="_x0000_i1118" type="#_x0000_t75" style="width:42.6pt;height:18pt" o:ole="">
            <v:imagedata r:id="rId1026" o:title=""/>
          </v:shape>
          <o:OLEObject Type="Embed" ProgID="Equation.3" ShapeID="_x0000_i1118" DrawAspect="Content" ObjectID="_1587928997" r:id="rId1027"/>
        </w:object>
      </w:r>
      <w:r w:rsidRPr="003755A1">
        <w:rPr>
          <w:rFonts w:eastAsia="SimSun"/>
        </w:rPr>
        <w:t xml:space="preserve">, </w:t>
      </w:r>
      <w:r w:rsidRPr="003755A1">
        <w:rPr>
          <w:rFonts w:eastAsia="SimSun"/>
          <w:color w:val="000000"/>
          <w:position w:val="-10"/>
        </w:rPr>
        <w:object w:dxaOrig="560" w:dyaOrig="300" w14:anchorId="17AC3DE2">
          <v:shape id="_x0000_i1119" type="#_x0000_t75" style="width:29.4pt;height:14.4pt" o:ole="">
            <v:imagedata r:id="rId991" o:title=""/>
          </v:shape>
          <o:OLEObject Type="Embed" ProgID="Equation.3" ShapeID="_x0000_i1119" DrawAspect="Content" ObjectID="_1587928998" r:id="rId1028"/>
        </w:object>
      </w:r>
      <w:r w:rsidRPr="003755A1">
        <w:rPr>
          <w:rFonts w:eastAsia="SimSun"/>
          <w:color w:val="000000"/>
        </w:rPr>
        <w:t xml:space="preserve"> </w:t>
      </w:r>
      <w:r w:rsidRPr="003755A1">
        <w:rPr>
          <w:rFonts w:eastAsia="SimSun"/>
        </w:rPr>
        <w:t xml:space="preserve">is the same as the scheduled bandwidth, otherwise </w:t>
      </w:r>
      <w:r w:rsidRPr="003755A1">
        <w:rPr>
          <w:rFonts w:eastAsia="SimSun"/>
          <w:color w:val="000000"/>
          <w:position w:val="-10"/>
        </w:rPr>
        <w:object w:dxaOrig="560" w:dyaOrig="300" w14:anchorId="45CECEF5">
          <v:shape id="_x0000_i1120" type="#_x0000_t75" style="width:29.4pt;height:14.4pt" o:ole="">
            <v:imagedata r:id="rId991" o:title=""/>
          </v:shape>
          <o:OLEObject Type="Embed" ProgID="Equation.3" ShapeID="_x0000_i1120" DrawAspect="Content" ObjectID="_1587928999" r:id="rId1029"/>
        </w:object>
      </w:r>
      <w:r w:rsidRPr="003755A1">
        <w:rPr>
          <w:rFonts w:eastAsia="SimSun"/>
        </w:rPr>
        <w:t xml:space="preserve"> is set to the remaining configured value of 2 or 4, respectively.</w:t>
      </w:r>
    </w:p>
    <w:p w14:paraId="14157E67" w14:textId="77777777" w:rsidR="00C95926" w:rsidRPr="003755A1" w:rsidRDefault="00C95926" w:rsidP="00C95926">
      <w:pPr>
        <w:rPr>
          <w:rFonts w:eastAsia="SimSun"/>
          <w:color w:val="000000"/>
        </w:rPr>
      </w:pPr>
      <w:r w:rsidRPr="003755A1">
        <w:rPr>
          <w:rFonts w:eastAsia="SimSun"/>
          <w:color w:val="000000"/>
        </w:rPr>
        <w:t xml:space="preserve">If the higher layer parameter </w:t>
      </w:r>
      <w:r w:rsidRPr="003755A1">
        <w:rPr>
          <w:rFonts w:eastAsia="SimSun"/>
          <w:i/>
          <w:color w:val="000000"/>
        </w:rPr>
        <w:t>prb-BundlingType</w:t>
      </w:r>
      <w:r w:rsidRPr="003755A1">
        <w:rPr>
          <w:rFonts w:eastAsia="SimSun"/>
          <w:color w:val="000000"/>
        </w:rPr>
        <w:t xml:space="preserve"> </w:t>
      </w:r>
      <w:r w:rsidRPr="003755A1">
        <w:rPr>
          <w:rFonts w:eastAsia="SimSun"/>
          <w:color w:val="000000"/>
          <w:lang w:eastAsia="zh-CN"/>
        </w:rPr>
        <w:t>is set to 'static'</w:t>
      </w:r>
      <w:r w:rsidRPr="003755A1">
        <w:rPr>
          <w:rFonts w:eastAsia="SimSun"/>
          <w:color w:val="000000"/>
        </w:rPr>
        <w:t xml:space="preserve">, the </w:t>
      </w:r>
      <w:r w:rsidRPr="003755A1">
        <w:rPr>
          <w:rFonts w:eastAsia="SimSun"/>
          <w:color w:val="000000"/>
          <w:position w:val="-10"/>
        </w:rPr>
        <w:object w:dxaOrig="560" w:dyaOrig="300" w14:anchorId="29E66E43">
          <v:shape id="_x0000_i1121" type="#_x0000_t75" style="width:29.4pt;height:14.4pt" o:ole="">
            <v:imagedata r:id="rId991" o:title=""/>
          </v:shape>
          <o:OLEObject Type="Embed" ProgID="Equation.3" ShapeID="_x0000_i1121" DrawAspect="Content" ObjectID="_1587929000" r:id="rId1030"/>
        </w:object>
      </w:r>
      <w:r w:rsidRPr="003755A1">
        <w:rPr>
          <w:rFonts w:eastAsia="SimSun"/>
          <w:color w:val="000000"/>
        </w:rPr>
        <w:t xml:space="preserve"> value is configured with the single value indicated by the higher layer parameter </w:t>
      </w:r>
      <w:r w:rsidRPr="003755A1">
        <w:rPr>
          <w:rFonts w:eastAsia="SimSun"/>
          <w:i/>
          <w:color w:val="000000"/>
        </w:rPr>
        <w:t>bundleSize</w:t>
      </w:r>
      <w:r w:rsidRPr="003755A1">
        <w:rPr>
          <w:rFonts w:eastAsia="SimSun"/>
          <w:color w:val="000000"/>
        </w:rPr>
        <w:t xml:space="preserve">. </w:t>
      </w:r>
    </w:p>
    <w:p w14:paraId="179EE839" w14:textId="77777777" w:rsidR="00C95926" w:rsidRPr="003755A1" w:rsidRDefault="00C95926" w:rsidP="00C95926">
      <w:pPr>
        <w:rPr>
          <w:rFonts w:eastAsia="SimSun"/>
          <w:color w:val="000000"/>
        </w:rPr>
      </w:pPr>
      <w:r w:rsidRPr="003755A1">
        <w:rPr>
          <w:rFonts w:eastAsia="SimSun"/>
          <w:color w:val="000000"/>
        </w:rPr>
        <w:t xml:space="preserve">When a UE is configured with RBG = 2 </w:t>
      </w:r>
      <w:r w:rsidRPr="003C230E">
        <w:rPr>
          <w:rFonts w:eastAsia="SimSun"/>
          <w:color w:val="FF0000"/>
        </w:rPr>
        <w:t xml:space="preserve"> </w:t>
      </w:r>
      <w:r w:rsidRPr="003C230E">
        <w:rPr>
          <w:color w:val="FF0000"/>
        </w:rPr>
        <w:t xml:space="preserve">for bandwidth part </w:t>
      </w:r>
      <w:r w:rsidRPr="003C230E">
        <w:rPr>
          <w:i/>
          <w:color w:val="FF0000"/>
        </w:rPr>
        <w:t>i</w:t>
      </w:r>
      <w:r w:rsidRPr="006224E8">
        <w:rPr>
          <w:color w:val="000000"/>
        </w:rPr>
        <w:t xml:space="preserve"> </w:t>
      </w:r>
      <w:r>
        <w:rPr>
          <w:color w:val="000000"/>
        </w:rPr>
        <w:t xml:space="preserve"> </w:t>
      </w:r>
      <w:r w:rsidRPr="003755A1">
        <w:rPr>
          <w:rFonts w:eastAsia="SimSun"/>
          <w:color w:val="000000"/>
        </w:rPr>
        <w:t xml:space="preserve">according to Section 5.1.2.2.1, or when a UE is configured with resource block bundle size of 2 for VRB to PRB mapping provided by the higher layer parameter </w:t>
      </w:r>
      <w:r w:rsidRPr="003755A1">
        <w:rPr>
          <w:rFonts w:eastAsia="SimSun"/>
          <w:i/>
          <w:color w:val="000000"/>
        </w:rPr>
        <w:t>VRB-to-PRB-interleaver</w:t>
      </w:r>
      <w:r w:rsidRPr="003C230E">
        <w:rPr>
          <w:color w:val="000000"/>
        </w:rPr>
        <w:t xml:space="preserve"> </w:t>
      </w:r>
      <w:r w:rsidRPr="003C230E">
        <w:rPr>
          <w:color w:val="FF0000"/>
        </w:rPr>
        <w:t>for</w:t>
      </w:r>
      <w:r w:rsidRPr="003C230E">
        <w:rPr>
          <w:i/>
          <w:color w:val="FF0000"/>
        </w:rPr>
        <w:t xml:space="preserve"> </w:t>
      </w:r>
      <w:r w:rsidRPr="003C230E">
        <w:rPr>
          <w:color w:val="FF0000"/>
        </w:rPr>
        <w:t xml:space="preserve">bandwidth part </w:t>
      </w:r>
      <w:r w:rsidRPr="003C230E">
        <w:rPr>
          <w:i/>
          <w:color w:val="FF0000"/>
        </w:rPr>
        <w:t>i</w:t>
      </w:r>
      <w:r w:rsidRPr="003755A1">
        <w:rPr>
          <w:rFonts w:eastAsia="SimSun"/>
          <w:color w:val="000000"/>
        </w:rPr>
        <w:t xml:space="preserve">, the UE is not expected to be configured with </w:t>
      </w:r>
      <w:r w:rsidRPr="003755A1">
        <w:rPr>
          <w:rFonts w:eastAsia="SimSun"/>
          <w:color w:val="000000"/>
          <w:position w:val="-10"/>
        </w:rPr>
        <w:object w:dxaOrig="560" w:dyaOrig="300" w14:anchorId="0820D157">
          <v:shape id="_x0000_i1122" type="#_x0000_t75" style="width:29.4pt;height:14.4pt" o:ole="">
            <v:imagedata r:id="rId991" o:title=""/>
          </v:shape>
          <o:OLEObject Type="Embed" ProgID="Equation.3" ShapeID="_x0000_i1122" DrawAspect="Content" ObjectID="_1587929001" r:id="rId1031"/>
        </w:object>
      </w:r>
      <w:r w:rsidRPr="003755A1">
        <w:rPr>
          <w:rFonts w:eastAsia="SimSun"/>
          <w:color w:val="000000"/>
        </w:rPr>
        <w:t>= 4.</w:t>
      </w:r>
    </w:p>
    <w:p w14:paraId="463F8C07" w14:textId="77777777" w:rsidR="00C95926" w:rsidRPr="004B23A3" w:rsidRDefault="00C95926" w:rsidP="00C95926">
      <w:pPr>
        <w:jc w:val="center"/>
        <w:rPr>
          <w:sz w:val="14"/>
          <w:lang w:eastAsia="x-none"/>
        </w:rPr>
      </w:pPr>
      <w:r w:rsidRPr="004B23A3">
        <w:rPr>
          <w:rFonts w:eastAsia="SimSun"/>
          <w:color w:val="FF0000"/>
          <w:szCs w:val="28"/>
          <w:lang w:eastAsia="zh-CN"/>
        </w:rPr>
        <w:t xml:space="preserve">&lt; </w:t>
      </w:r>
      <w:r w:rsidRPr="004B23A3">
        <w:rPr>
          <w:rFonts w:eastAsia="SimSun"/>
          <w:color w:val="FF0000"/>
          <w:szCs w:val="28"/>
        </w:rPr>
        <w:t>Unchanged parts are omitted</w:t>
      </w:r>
      <w:r w:rsidRPr="004B23A3">
        <w:rPr>
          <w:rFonts w:eastAsia="SimSun"/>
          <w:color w:val="FF0000"/>
          <w:szCs w:val="28"/>
          <w:lang w:eastAsia="zh-CN"/>
        </w:rPr>
        <w:t xml:space="preserve"> &gt;</w:t>
      </w:r>
    </w:p>
    <w:p w14:paraId="0EEBC0A9" w14:textId="77777777" w:rsidR="00C95926" w:rsidRPr="007E5727" w:rsidRDefault="00C95926" w:rsidP="00C95926">
      <w:pPr>
        <w:rPr>
          <w:lang w:eastAsia="x-none"/>
        </w:rPr>
      </w:pPr>
    </w:p>
    <w:p w14:paraId="054ADE40" w14:textId="77777777" w:rsidR="00C95926" w:rsidRPr="007E5727" w:rsidRDefault="00C95926" w:rsidP="00C95926">
      <w:pPr>
        <w:rPr>
          <w:lang w:eastAsia="x-none"/>
        </w:rPr>
      </w:pPr>
      <w:r w:rsidRPr="007E5727">
        <w:rPr>
          <w:highlight w:val="green"/>
          <w:lang w:eastAsia="x-none"/>
        </w:rPr>
        <w:t>Agreement</w:t>
      </w:r>
    </w:p>
    <w:p w14:paraId="243D0256" w14:textId="77777777" w:rsidR="00C95926" w:rsidRPr="004B23A3" w:rsidRDefault="00C95926" w:rsidP="00C95926">
      <w:pPr>
        <w:widowControl w:val="0"/>
        <w:autoSpaceDE w:val="0"/>
        <w:autoSpaceDN w:val="0"/>
        <w:adjustRightInd w:val="0"/>
        <w:snapToGrid w:val="0"/>
        <w:jc w:val="both"/>
        <w:rPr>
          <w:rFonts w:eastAsia="SimSun"/>
          <w:color w:val="000000"/>
        </w:rPr>
      </w:pPr>
      <w:r>
        <w:rPr>
          <w:rFonts w:eastAsia="SimSun"/>
          <w:color w:val="000000"/>
        </w:rPr>
        <w:t xml:space="preserve">The following text proposal for TS38.212 section </w:t>
      </w:r>
      <w:r w:rsidRPr="004B23A3">
        <w:rPr>
          <w:rFonts w:eastAsia="SimSun"/>
          <w:color w:val="000000"/>
        </w:rPr>
        <w:t>7.3.1.2.2 Format 1_1</w:t>
      </w:r>
    </w:p>
    <w:p w14:paraId="538F62DA" w14:textId="77777777" w:rsidR="00C95926" w:rsidRPr="004B23A3" w:rsidRDefault="00C95926" w:rsidP="00C95926">
      <w:pPr>
        <w:snapToGrid w:val="0"/>
        <w:jc w:val="center"/>
        <w:rPr>
          <w:rFonts w:eastAsia="SimSun"/>
          <w:color w:val="FF0000"/>
          <w:szCs w:val="28"/>
          <w:lang w:val="en-US" w:eastAsia="zh-CN"/>
        </w:rPr>
      </w:pPr>
      <w:r w:rsidRPr="004B23A3">
        <w:rPr>
          <w:rFonts w:eastAsia="SimSun"/>
          <w:color w:val="FF0000"/>
          <w:szCs w:val="28"/>
          <w:lang w:val="en-US" w:eastAsia="zh-CN"/>
        </w:rPr>
        <w:t xml:space="preserve">&lt; </w:t>
      </w:r>
      <w:r w:rsidRPr="004B23A3">
        <w:rPr>
          <w:rFonts w:eastAsia="SimSun"/>
          <w:color w:val="FF0000"/>
          <w:szCs w:val="28"/>
          <w:lang w:val="en-US"/>
        </w:rPr>
        <w:t>Unchanged parts are omitted</w:t>
      </w:r>
      <w:r w:rsidRPr="004B23A3">
        <w:rPr>
          <w:rFonts w:eastAsia="SimSun"/>
          <w:color w:val="FF0000"/>
          <w:szCs w:val="28"/>
          <w:lang w:val="en-US" w:eastAsia="zh-CN"/>
        </w:rPr>
        <w:t xml:space="preserve"> &gt;</w:t>
      </w:r>
    </w:p>
    <w:p w14:paraId="3ED01538" w14:textId="77777777" w:rsidR="00C95926" w:rsidRPr="007E5727" w:rsidRDefault="00C95926" w:rsidP="00C95926">
      <w:pPr>
        <w:pStyle w:val="B1"/>
        <w:spacing w:after="0"/>
        <w:rPr>
          <w:rFonts w:ascii="Times New Roman" w:hAnsi="Times New Roman"/>
          <w:lang w:eastAsia="zh-CN"/>
        </w:rPr>
      </w:pPr>
      <w:r w:rsidRPr="007E5727">
        <w:rPr>
          <w:rFonts w:ascii="Times New Roman" w:hAnsi="Times New Roman"/>
        </w:rPr>
        <w:t>-</w:t>
      </w:r>
      <w:r w:rsidRPr="007E5727">
        <w:rPr>
          <w:rFonts w:ascii="Times New Roman" w:hAnsi="Times New Roman"/>
        </w:rPr>
        <w:tab/>
      </w:r>
      <w:r w:rsidRPr="007E5727">
        <w:rPr>
          <w:rFonts w:ascii="Times New Roman" w:hAnsi="Times New Roman"/>
          <w:lang w:eastAsia="zh-CN"/>
        </w:rPr>
        <w:t>PRB bundling size indicator</w:t>
      </w:r>
      <w:r w:rsidRPr="007E5727">
        <w:rPr>
          <w:rFonts w:ascii="Times New Roman" w:hAnsi="Times New Roman"/>
        </w:rPr>
        <w:t xml:space="preserve"> – </w:t>
      </w:r>
      <w:r w:rsidRPr="007E5727">
        <w:rPr>
          <w:rFonts w:ascii="Times New Roman" w:hAnsi="Times New Roman"/>
          <w:lang w:eastAsia="zh-CN"/>
        </w:rPr>
        <w:t>0 bit if the higher layer parameter</w:t>
      </w:r>
      <w:r w:rsidRPr="007E5727">
        <w:rPr>
          <w:rFonts w:ascii="Times New Roman" w:hAnsi="Times New Roman"/>
          <w:color w:val="FF0000"/>
          <w:lang w:eastAsia="zh-CN"/>
        </w:rPr>
        <w:t xml:space="preserve"> </w:t>
      </w:r>
      <w:r w:rsidRPr="007E5727">
        <w:rPr>
          <w:rFonts w:ascii="Times New Roman" w:hAnsi="Times New Roman"/>
          <w:i/>
          <w:color w:val="FF0000"/>
        </w:rPr>
        <w:t>prb-BundlingType</w:t>
      </w:r>
      <w:r w:rsidRPr="007E5727">
        <w:rPr>
          <w:rFonts w:ascii="Times New Roman" w:hAnsi="Times New Roman"/>
          <w:i/>
          <w:lang w:eastAsia="zh-CN"/>
        </w:rPr>
        <w:t xml:space="preserve"> </w:t>
      </w:r>
      <w:r w:rsidRPr="007E5727">
        <w:rPr>
          <w:rFonts w:ascii="Times New Roman" w:hAnsi="Times New Roman"/>
          <w:i/>
          <w:strike/>
          <w:color w:val="FF0000"/>
          <w:lang w:eastAsia="zh-CN"/>
        </w:rPr>
        <w:t>PRB_bundling</w:t>
      </w:r>
      <w:r w:rsidRPr="007E5727">
        <w:rPr>
          <w:rFonts w:ascii="Times New Roman" w:hAnsi="Times New Roman"/>
          <w:lang w:eastAsia="zh-CN"/>
        </w:rPr>
        <w:t xml:space="preserve"> is not configured or is set to ‘static’, or 1</w:t>
      </w:r>
      <w:r w:rsidRPr="007E5727">
        <w:rPr>
          <w:rFonts w:ascii="Times New Roman" w:hAnsi="Times New Roman"/>
        </w:rPr>
        <w:t xml:space="preserve"> bit</w:t>
      </w:r>
      <w:r w:rsidRPr="007E5727">
        <w:rPr>
          <w:rFonts w:ascii="Times New Roman" w:hAnsi="Times New Roman"/>
          <w:lang w:eastAsia="zh-CN"/>
        </w:rPr>
        <w:t xml:space="preserve"> if the higher layer parameter </w:t>
      </w:r>
      <w:r w:rsidRPr="007E5727">
        <w:rPr>
          <w:rFonts w:ascii="Times New Roman" w:hAnsi="Times New Roman"/>
          <w:i/>
          <w:color w:val="FF0000"/>
        </w:rPr>
        <w:t>prb-BundlingType</w:t>
      </w:r>
      <w:r w:rsidRPr="007E5727">
        <w:rPr>
          <w:rFonts w:ascii="Times New Roman" w:hAnsi="Times New Roman"/>
          <w:i/>
          <w:lang w:eastAsia="zh-CN"/>
        </w:rPr>
        <w:t xml:space="preserve"> </w:t>
      </w:r>
      <w:r w:rsidRPr="007E5727">
        <w:rPr>
          <w:rFonts w:ascii="Times New Roman" w:hAnsi="Times New Roman"/>
          <w:i/>
          <w:strike/>
          <w:color w:val="FF0000"/>
          <w:lang w:eastAsia="zh-CN"/>
        </w:rPr>
        <w:t>PRB_bundling</w:t>
      </w:r>
      <w:r w:rsidRPr="007E5727">
        <w:rPr>
          <w:rFonts w:ascii="Times New Roman" w:hAnsi="Times New Roman"/>
          <w:lang w:eastAsia="zh-CN"/>
        </w:rPr>
        <w:t xml:space="preserve"> is set to ‘dynamic’, according to Subclause 5.1.2.3 of [6, TS38.214].</w:t>
      </w:r>
    </w:p>
    <w:p w14:paraId="4FCADEE2" w14:textId="77777777" w:rsidR="00C95926" w:rsidRPr="004B23A3" w:rsidRDefault="00C95926" w:rsidP="00C95926">
      <w:pPr>
        <w:jc w:val="center"/>
        <w:rPr>
          <w:sz w:val="16"/>
          <w:lang w:eastAsia="x-none"/>
        </w:rPr>
      </w:pPr>
      <w:r w:rsidRPr="004B23A3">
        <w:rPr>
          <w:rFonts w:eastAsia="SimSun"/>
          <w:color w:val="FF0000"/>
          <w:szCs w:val="28"/>
          <w:lang w:val="en-US" w:eastAsia="zh-CN"/>
        </w:rPr>
        <w:t xml:space="preserve">&lt; </w:t>
      </w:r>
      <w:r w:rsidRPr="004B23A3">
        <w:rPr>
          <w:rFonts w:eastAsia="SimSun"/>
          <w:color w:val="FF0000"/>
          <w:szCs w:val="28"/>
          <w:lang w:val="en-US"/>
        </w:rPr>
        <w:t>Unchanged parts are omitted</w:t>
      </w:r>
      <w:r w:rsidRPr="004B23A3">
        <w:rPr>
          <w:rFonts w:eastAsia="SimSun"/>
          <w:color w:val="FF0000"/>
          <w:szCs w:val="28"/>
          <w:lang w:val="en-US" w:eastAsia="zh-CN"/>
        </w:rPr>
        <w:t xml:space="preserve"> &gt;</w:t>
      </w:r>
    </w:p>
    <w:p w14:paraId="34D56044" w14:textId="2C8D8CBB" w:rsidR="00C95926" w:rsidRDefault="00C95926" w:rsidP="00C95926">
      <w:pPr>
        <w:rPr>
          <w:lang w:eastAsia="x-none"/>
        </w:rPr>
      </w:pPr>
    </w:p>
    <w:p w14:paraId="4D5CAD3C" w14:textId="77777777" w:rsidR="007E5727" w:rsidRDefault="007E5727" w:rsidP="00C95926">
      <w:pPr>
        <w:rPr>
          <w:lang w:eastAsia="x-none"/>
        </w:rPr>
      </w:pPr>
    </w:p>
    <w:p w14:paraId="78DAD436" w14:textId="6DB15851" w:rsidR="00C95926" w:rsidRDefault="00603E09" w:rsidP="00C95926">
      <w:pPr>
        <w:rPr>
          <w:lang w:eastAsia="x-none"/>
        </w:rPr>
      </w:pPr>
      <w:hyperlink r:id="rId1032" w:history="1">
        <w:r w:rsidR="00FE4C7E">
          <w:rPr>
            <w:rStyle w:val="Hyperlink"/>
            <w:lang w:eastAsia="x-none"/>
          </w:rPr>
          <w:t>R1-1803740</w:t>
        </w:r>
      </w:hyperlink>
      <w:r w:rsidR="00C95926">
        <w:rPr>
          <w:lang w:eastAsia="x-none"/>
        </w:rPr>
        <w:tab/>
        <w:t>Remaining issues on PRB bundling</w:t>
      </w:r>
      <w:r w:rsidR="00C95926">
        <w:rPr>
          <w:lang w:eastAsia="x-none"/>
        </w:rPr>
        <w:tab/>
        <w:t>CATT</w:t>
      </w:r>
    </w:p>
    <w:p w14:paraId="7E0C0EB4" w14:textId="23C8023C" w:rsidR="00C95926" w:rsidRDefault="00603E09" w:rsidP="00C95926">
      <w:pPr>
        <w:rPr>
          <w:lang w:eastAsia="x-none"/>
        </w:rPr>
      </w:pPr>
      <w:hyperlink r:id="rId1033" w:history="1">
        <w:r w:rsidR="00FE4C7E">
          <w:rPr>
            <w:rStyle w:val="Hyperlink"/>
            <w:lang w:eastAsia="x-none"/>
          </w:rPr>
          <w:t>R1-1803814</w:t>
        </w:r>
      </w:hyperlink>
      <w:r w:rsidR="00C95926">
        <w:rPr>
          <w:lang w:eastAsia="x-none"/>
        </w:rPr>
        <w:tab/>
        <w:t>Remaining issues on PRB bundling</w:t>
      </w:r>
      <w:r w:rsidR="00C95926">
        <w:rPr>
          <w:lang w:eastAsia="x-none"/>
        </w:rPr>
        <w:tab/>
        <w:t>vivo</w:t>
      </w:r>
    </w:p>
    <w:p w14:paraId="2F9D0F98" w14:textId="461B3C11" w:rsidR="00C95926" w:rsidRDefault="00603E09" w:rsidP="00C95926">
      <w:pPr>
        <w:rPr>
          <w:lang w:eastAsia="x-none"/>
        </w:rPr>
      </w:pPr>
      <w:hyperlink r:id="rId1034" w:history="1">
        <w:r w:rsidR="00FE4C7E">
          <w:rPr>
            <w:rStyle w:val="Hyperlink"/>
            <w:lang w:eastAsia="x-none"/>
          </w:rPr>
          <w:t>R1-1803906</w:t>
        </w:r>
      </w:hyperlink>
      <w:r w:rsidR="00C95926">
        <w:rPr>
          <w:lang w:eastAsia="x-none"/>
        </w:rPr>
        <w:tab/>
        <w:t>Remaining issues on PRB bundling</w:t>
      </w:r>
      <w:r w:rsidR="00C95926">
        <w:rPr>
          <w:lang w:eastAsia="x-none"/>
        </w:rPr>
        <w:tab/>
        <w:t>ZTE, Sanechips</w:t>
      </w:r>
    </w:p>
    <w:p w14:paraId="376C0BF7" w14:textId="6881C672" w:rsidR="00C95926" w:rsidRDefault="00603E09" w:rsidP="00C95926">
      <w:pPr>
        <w:rPr>
          <w:lang w:eastAsia="x-none"/>
        </w:rPr>
      </w:pPr>
      <w:hyperlink r:id="rId1035" w:history="1">
        <w:r w:rsidR="00FE4C7E">
          <w:rPr>
            <w:rStyle w:val="Hyperlink"/>
            <w:lang w:eastAsia="x-none"/>
          </w:rPr>
          <w:t>R1-1803999</w:t>
        </w:r>
      </w:hyperlink>
      <w:r w:rsidR="00C95926">
        <w:rPr>
          <w:lang w:eastAsia="x-none"/>
        </w:rPr>
        <w:tab/>
        <w:t>Text Proposal for DL PRB Bundling</w:t>
      </w:r>
      <w:r w:rsidR="00C95926">
        <w:rPr>
          <w:lang w:eastAsia="x-none"/>
        </w:rPr>
        <w:tab/>
        <w:t>OPPO</w:t>
      </w:r>
    </w:p>
    <w:p w14:paraId="4713E317" w14:textId="5FB15151" w:rsidR="00C95926" w:rsidRDefault="00603E09" w:rsidP="00C95926">
      <w:pPr>
        <w:rPr>
          <w:lang w:eastAsia="x-none"/>
        </w:rPr>
      </w:pPr>
      <w:hyperlink r:id="rId1036" w:history="1">
        <w:r w:rsidR="00FE4C7E">
          <w:rPr>
            <w:rStyle w:val="Hyperlink"/>
            <w:lang w:eastAsia="x-none"/>
          </w:rPr>
          <w:t>R1-1804072</w:t>
        </w:r>
      </w:hyperlink>
      <w:r w:rsidR="00C95926">
        <w:rPr>
          <w:lang w:eastAsia="x-none"/>
        </w:rPr>
        <w:tab/>
        <w:t>Remaining issues on PRB bundling</w:t>
      </w:r>
      <w:r w:rsidR="00C95926">
        <w:rPr>
          <w:lang w:eastAsia="x-none"/>
        </w:rPr>
        <w:tab/>
        <w:t>MediaTek Inc.</w:t>
      </w:r>
    </w:p>
    <w:p w14:paraId="60FBB375" w14:textId="4793F179" w:rsidR="00C95926" w:rsidRDefault="00603E09" w:rsidP="00C95926">
      <w:pPr>
        <w:rPr>
          <w:lang w:eastAsia="x-none"/>
        </w:rPr>
      </w:pPr>
      <w:hyperlink r:id="rId1037" w:history="1">
        <w:r w:rsidR="00FE4C7E">
          <w:rPr>
            <w:rStyle w:val="Hyperlink"/>
            <w:lang w:eastAsia="x-none"/>
          </w:rPr>
          <w:t>R1-1804970</w:t>
        </w:r>
      </w:hyperlink>
      <w:r w:rsidR="00C95926">
        <w:rPr>
          <w:lang w:eastAsia="x-none"/>
        </w:rPr>
        <w:tab/>
        <w:t>Remaining issues on DL PRB bundling</w:t>
      </w:r>
      <w:r w:rsidR="00C95926">
        <w:rPr>
          <w:lang w:eastAsia="x-none"/>
        </w:rPr>
        <w:tab/>
        <w:t>Ericsson</w:t>
      </w:r>
    </w:p>
    <w:p w14:paraId="332081FF" w14:textId="77777777" w:rsidR="00C95926" w:rsidRPr="004B0D61" w:rsidRDefault="00C95926" w:rsidP="009F3C8D">
      <w:pPr>
        <w:pStyle w:val="Heading5"/>
      </w:pPr>
      <w:bookmarkStart w:id="459" w:name="_Toc514184658"/>
      <w:r w:rsidRPr="004B0D61">
        <w:rPr>
          <w:rFonts w:hint="eastAsia"/>
        </w:rPr>
        <w:t>Other</w:t>
      </w:r>
      <w:bookmarkEnd w:id="459"/>
      <w:r w:rsidRPr="004B0D61">
        <w:t xml:space="preserve"> </w:t>
      </w:r>
    </w:p>
    <w:p w14:paraId="0127DC19" w14:textId="28764EB0" w:rsidR="00C95926" w:rsidRDefault="00603E09" w:rsidP="00C95926">
      <w:pPr>
        <w:rPr>
          <w:lang w:eastAsia="x-none"/>
        </w:rPr>
      </w:pPr>
      <w:hyperlink r:id="rId1038" w:history="1">
        <w:r w:rsidR="00FE4C7E">
          <w:rPr>
            <w:rStyle w:val="Hyperlink"/>
            <w:lang w:eastAsia="x-none"/>
          </w:rPr>
          <w:t>R1-1804447</w:t>
        </w:r>
      </w:hyperlink>
      <w:r w:rsidR="00C95926">
        <w:rPr>
          <w:lang w:eastAsia="x-none"/>
        </w:rPr>
        <w:tab/>
        <w:t>Antenna selection for PUSCH</w:t>
      </w:r>
      <w:r w:rsidR="00C95926">
        <w:rPr>
          <w:lang w:eastAsia="x-none"/>
        </w:rPr>
        <w:tab/>
        <w:t>Huawei, HiSilicon</w:t>
      </w:r>
    </w:p>
    <w:p w14:paraId="713350FE" w14:textId="74A94608" w:rsidR="00C95926" w:rsidRDefault="00603E09" w:rsidP="00C95926">
      <w:pPr>
        <w:rPr>
          <w:lang w:eastAsia="x-none"/>
        </w:rPr>
      </w:pPr>
      <w:hyperlink r:id="rId1039" w:history="1">
        <w:r w:rsidR="00FE4C7E">
          <w:rPr>
            <w:rStyle w:val="Hyperlink"/>
            <w:lang w:eastAsia="x-none"/>
          </w:rPr>
          <w:t>R1-1804971</w:t>
        </w:r>
      </w:hyperlink>
      <w:r w:rsidR="00C95926">
        <w:rPr>
          <w:lang w:eastAsia="x-none"/>
        </w:rPr>
        <w:tab/>
        <w:t>UL precoder classification</w:t>
      </w:r>
      <w:r w:rsidR="00C95926">
        <w:rPr>
          <w:lang w:eastAsia="x-none"/>
        </w:rPr>
        <w:tab/>
        <w:t>Ericsson</w:t>
      </w:r>
    </w:p>
    <w:p w14:paraId="58B71D07" w14:textId="77777777" w:rsidR="00C95926" w:rsidRDefault="00C95926" w:rsidP="009F3C8D">
      <w:pPr>
        <w:pStyle w:val="Heading4"/>
      </w:pPr>
      <w:bookmarkStart w:id="460" w:name="_Toc510867622"/>
      <w:bookmarkStart w:id="461" w:name="_Toc514184659"/>
      <w:r w:rsidRPr="004B0D61">
        <w:rPr>
          <w:rFonts w:hint="eastAsia"/>
        </w:rPr>
        <w:t xml:space="preserve">CSI </w:t>
      </w:r>
      <w:r w:rsidRPr="004B0D61">
        <w:t>acquisition</w:t>
      </w:r>
      <w:r w:rsidRPr="00695770">
        <w:rPr>
          <w:rFonts w:hint="eastAsia"/>
        </w:rPr>
        <w:t xml:space="preserve"> and beam management</w:t>
      </w:r>
      <w:bookmarkEnd w:id="460"/>
      <w:bookmarkEnd w:id="461"/>
    </w:p>
    <w:p w14:paraId="03E18B8F" w14:textId="1BA7433B" w:rsidR="00C95926" w:rsidRDefault="00603E09" w:rsidP="00C95926">
      <w:pPr>
        <w:rPr>
          <w:lang w:eastAsia="x-none"/>
        </w:rPr>
      </w:pPr>
      <w:hyperlink r:id="rId1040" w:history="1">
        <w:r w:rsidR="00FE4C7E">
          <w:rPr>
            <w:rStyle w:val="Hyperlink"/>
            <w:lang w:eastAsia="x-none"/>
          </w:rPr>
          <w:t>R1-1803741</w:t>
        </w:r>
      </w:hyperlink>
      <w:r w:rsidR="00C95926">
        <w:rPr>
          <w:lang w:eastAsia="x-none"/>
        </w:rPr>
        <w:tab/>
        <w:t>On multiplexing of signals and physical channels</w:t>
      </w:r>
      <w:r w:rsidR="00C95926">
        <w:rPr>
          <w:lang w:eastAsia="x-none"/>
        </w:rPr>
        <w:tab/>
        <w:t>CATT</w:t>
      </w:r>
    </w:p>
    <w:p w14:paraId="7EB3A3A5" w14:textId="77777777" w:rsidR="00C95926" w:rsidRDefault="00C95926" w:rsidP="009F3C8D">
      <w:pPr>
        <w:pStyle w:val="Heading5"/>
      </w:pPr>
      <w:bookmarkStart w:id="462" w:name="_Toc514184660"/>
      <w:r w:rsidRPr="004B0D61">
        <w:rPr>
          <w:rFonts w:hint="eastAsia"/>
        </w:rPr>
        <w:t xml:space="preserve">CSI </w:t>
      </w:r>
      <w:r w:rsidRPr="00695770">
        <w:rPr>
          <w:rFonts w:hint="eastAsia"/>
        </w:rPr>
        <w:t>measurement</w:t>
      </w:r>
      <w:bookmarkEnd w:id="462"/>
      <w:r w:rsidRPr="004B0D61">
        <w:t xml:space="preserve"> </w:t>
      </w:r>
    </w:p>
    <w:p w14:paraId="4C99E1B5" w14:textId="49834316" w:rsidR="00C95926" w:rsidRPr="007E5727" w:rsidRDefault="00603E09" w:rsidP="00C95926">
      <w:pPr>
        <w:rPr>
          <w:b/>
          <w:lang w:eastAsia="x-none"/>
        </w:rPr>
      </w:pPr>
      <w:hyperlink r:id="rId1041" w:history="1">
        <w:r w:rsidR="00FE4C7E" w:rsidRPr="007E5727">
          <w:rPr>
            <w:rStyle w:val="Hyperlink"/>
            <w:b/>
          </w:rPr>
          <w:t>R1-1805552</w:t>
        </w:r>
      </w:hyperlink>
      <w:r w:rsidR="00C95926" w:rsidRPr="007E5727">
        <w:rPr>
          <w:b/>
          <w:lang w:eastAsia="x-none"/>
        </w:rPr>
        <w:tab/>
        <w:t>Summary of remaining issues on CSI measurement</w:t>
      </w:r>
      <w:r w:rsidR="00C95926" w:rsidRPr="007E5727">
        <w:rPr>
          <w:b/>
          <w:lang w:eastAsia="x-none"/>
        </w:rPr>
        <w:tab/>
        <w:t>ZTE, Sanechips</w:t>
      </w:r>
    </w:p>
    <w:p w14:paraId="4674C4D4" w14:textId="77777777" w:rsidR="00C95926" w:rsidRDefault="00C95926" w:rsidP="00C95926">
      <w:pPr>
        <w:rPr>
          <w:lang w:eastAsia="x-none"/>
        </w:rPr>
      </w:pPr>
    </w:p>
    <w:p w14:paraId="08AFDE53" w14:textId="77777777" w:rsidR="00C95926" w:rsidRPr="007E5727" w:rsidRDefault="00C95926" w:rsidP="00C95926">
      <w:pPr>
        <w:rPr>
          <w:lang w:eastAsia="x-none"/>
        </w:rPr>
      </w:pPr>
      <w:r w:rsidRPr="007E5727">
        <w:rPr>
          <w:highlight w:val="green"/>
          <w:lang w:eastAsia="x-none"/>
        </w:rPr>
        <w:t>Agreement:</w:t>
      </w:r>
    </w:p>
    <w:p w14:paraId="5DF0B971" w14:textId="77777777" w:rsidR="00C95926" w:rsidRPr="004D34DB" w:rsidRDefault="00C95926" w:rsidP="007E5727">
      <w:pPr>
        <w:pStyle w:val="ListParagraph"/>
        <w:numPr>
          <w:ilvl w:val="0"/>
          <w:numId w:val="437"/>
        </w:numPr>
        <w:rPr>
          <w:lang w:eastAsia="x-none"/>
        </w:rPr>
      </w:pPr>
      <w:r w:rsidRPr="007E5727">
        <w:t xml:space="preserve">Support 3ms as MAC CE latency for </w:t>
      </w:r>
      <w:r w:rsidRPr="007E5727">
        <w:rPr>
          <w:rFonts w:hint="eastAsia"/>
        </w:rPr>
        <w:t>activation/deactivation of S</w:t>
      </w:r>
      <w:r w:rsidRPr="007E5727">
        <w:t>P CSI on PUCCH, SP CSI-RS and trigger states of AP-CSI/CSI-RS. Note that MAC CE latency is the time interval from the slot UE transmits the ACK corresponding to PDSCH carrying the MAC-CE message to the time that the MAC-CE message is applied.</w:t>
      </w:r>
    </w:p>
    <w:p w14:paraId="657460E6" w14:textId="77777777" w:rsidR="00C95926" w:rsidRPr="007E5727" w:rsidRDefault="00C95926" w:rsidP="00C95926">
      <w:pPr>
        <w:rPr>
          <w:lang w:eastAsia="x-none"/>
        </w:rPr>
      </w:pPr>
      <w:r w:rsidRPr="007E5727">
        <w:rPr>
          <w:highlight w:val="green"/>
          <w:lang w:eastAsia="x-none"/>
        </w:rPr>
        <w:lastRenderedPageBreak/>
        <w:t>Agreement:</w:t>
      </w:r>
    </w:p>
    <w:p w14:paraId="3CB64806" w14:textId="77777777" w:rsidR="00C95926" w:rsidRPr="007E5727" w:rsidRDefault="00C95926" w:rsidP="007E5727">
      <w:pPr>
        <w:pStyle w:val="ListParagraph"/>
        <w:numPr>
          <w:ilvl w:val="0"/>
          <w:numId w:val="437"/>
        </w:numPr>
        <w:snapToGrid w:val="0"/>
        <w:jc w:val="both"/>
      </w:pPr>
      <w:r w:rsidRPr="007E5727">
        <w:t xml:space="preserve">Periodicities/slot offsets for P/SP </w:t>
      </w:r>
      <w:r w:rsidRPr="007E5727">
        <w:rPr>
          <w:rFonts w:hint="eastAsia"/>
        </w:rPr>
        <w:t>CMR and IMR</w:t>
      </w:r>
      <w:r w:rsidRPr="007E5727">
        <w:t xml:space="preserve"> are configured independently</w:t>
      </w:r>
    </w:p>
    <w:p w14:paraId="6DC4D127" w14:textId="77777777" w:rsidR="00C95926" w:rsidRPr="007E5727" w:rsidRDefault="00C95926" w:rsidP="00C95926">
      <w:pPr>
        <w:adjustRightInd w:val="0"/>
        <w:snapToGrid w:val="0"/>
        <w:jc w:val="both"/>
        <w:rPr>
          <w:rFonts w:ascii="Times New Roman" w:hAnsi="Times New Roman"/>
        </w:rPr>
      </w:pPr>
      <w:r w:rsidRPr="007E5727">
        <w:rPr>
          <w:rFonts w:ascii="Times New Roman" w:hAnsi="Times New Roman"/>
          <w:highlight w:val="green"/>
        </w:rPr>
        <w:t>Agreement:</w:t>
      </w:r>
    </w:p>
    <w:p w14:paraId="3298B7CF" w14:textId="77777777" w:rsidR="00C95926" w:rsidRPr="007E5727" w:rsidRDefault="00C95926" w:rsidP="007E5727">
      <w:pPr>
        <w:pStyle w:val="ListParagraph"/>
        <w:numPr>
          <w:ilvl w:val="0"/>
          <w:numId w:val="437"/>
        </w:numPr>
        <w:snapToGrid w:val="0"/>
        <w:jc w:val="both"/>
      </w:pPr>
      <w:r w:rsidRPr="007E5727">
        <w:t>From a UE’s perspective, the same CSI-RS/CSI-IM resource ID cannot be configured in multiple CSI Resource settings with different time-domain behaviors.</w:t>
      </w:r>
    </w:p>
    <w:p w14:paraId="27D056BE" w14:textId="77777777" w:rsidR="00C95926" w:rsidRDefault="00C95926" w:rsidP="00C95926">
      <w:pPr>
        <w:rPr>
          <w:lang w:eastAsia="x-none"/>
        </w:rPr>
      </w:pPr>
    </w:p>
    <w:p w14:paraId="7E9C88FE" w14:textId="2615F87D" w:rsidR="00C95926" w:rsidRPr="007E5727" w:rsidRDefault="00603E09" w:rsidP="00C95926">
      <w:pPr>
        <w:rPr>
          <w:b/>
          <w:lang w:eastAsia="x-none"/>
        </w:rPr>
      </w:pPr>
      <w:hyperlink r:id="rId1042" w:history="1">
        <w:r w:rsidR="00FE4C7E" w:rsidRPr="007E5727">
          <w:rPr>
            <w:rStyle w:val="Hyperlink"/>
            <w:b/>
          </w:rPr>
          <w:t>R1-1805661</w:t>
        </w:r>
      </w:hyperlink>
      <w:r w:rsidR="00C95926" w:rsidRPr="007E5727">
        <w:rPr>
          <w:b/>
          <w:lang w:eastAsia="x-none"/>
        </w:rPr>
        <w:tab/>
        <w:t>[Draft] LS on time domain behavior of CSI-RS and CSI-IM</w:t>
      </w:r>
      <w:r w:rsidR="00C95926" w:rsidRPr="007E5727">
        <w:rPr>
          <w:b/>
          <w:lang w:eastAsia="x-none"/>
        </w:rPr>
        <w:tab/>
        <w:t>ZTE, Sanechips</w:t>
      </w:r>
    </w:p>
    <w:p w14:paraId="56406D89" w14:textId="4D237674" w:rsidR="00C95926" w:rsidRPr="007E5727" w:rsidRDefault="007E5727" w:rsidP="00C95926">
      <w:pPr>
        <w:rPr>
          <w:lang w:eastAsia="x-none"/>
        </w:rPr>
      </w:pPr>
      <w:r w:rsidRPr="007E5727">
        <w:rPr>
          <w:b/>
          <w:lang w:eastAsia="x-none"/>
        </w:rPr>
        <w:t>Decision:</w:t>
      </w:r>
      <w:r>
        <w:rPr>
          <w:lang w:eastAsia="x-none"/>
        </w:rPr>
        <w:t xml:space="preserve"> </w:t>
      </w:r>
      <w:r w:rsidR="00C95926">
        <w:rPr>
          <w:lang w:eastAsia="x-none"/>
        </w:rPr>
        <w:t xml:space="preserve">The </w:t>
      </w:r>
      <w:r>
        <w:rPr>
          <w:lang w:eastAsia="x-none"/>
        </w:rPr>
        <w:t xml:space="preserve">document </w:t>
      </w:r>
      <w:r w:rsidR="00C95926">
        <w:rPr>
          <w:lang w:eastAsia="x-none"/>
        </w:rPr>
        <w:t xml:space="preserve">is endorsed </w:t>
      </w:r>
      <w:r>
        <w:rPr>
          <w:lang w:eastAsia="x-none"/>
        </w:rPr>
        <w:t xml:space="preserve">and final LS is </w:t>
      </w:r>
      <w:r w:rsidRPr="007E5727">
        <w:rPr>
          <w:highlight w:val="green"/>
          <w:lang w:eastAsia="x-none"/>
        </w:rPr>
        <w:t xml:space="preserve">approved </w:t>
      </w:r>
      <w:r w:rsidR="00C95926" w:rsidRPr="007E5727">
        <w:rPr>
          <w:highlight w:val="green"/>
          <w:lang w:eastAsia="x-none"/>
        </w:rPr>
        <w:t xml:space="preserve">in </w:t>
      </w:r>
      <w:hyperlink r:id="rId1043" w:history="1">
        <w:r w:rsidR="00FE4C7E" w:rsidRPr="007E5727">
          <w:rPr>
            <w:rStyle w:val="Hyperlink"/>
            <w:highlight w:val="green"/>
            <w:lang w:eastAsia="x-none"/>
          </w:rPr>
          <w:t>R1-1805621</w:t>
        </w:r>
      </w:hyperlink>
      <w:r w:rsidRPr="007E5727">
        <w:rPr>
          <w:rStyle w:val="Hyperlink"/>
          <w:u w:val="none"/>
          <w:lang w:eastAsia="x-none"/>
        </w:rPr>
        <w:t>.</w:t>
      </w:r>
    </w:p>
    <w:p w14:paraId="00B704F4" w14:textId="77777777" w:rsidR="00C95926" w:rsidRDefault="00C95926" w:rsidP="00C95926">
      <w:pPr>
        <w:rPr>
          <w:lang w:eastAsia="x-none"/>
        </w:rPr>
      </w:pPr>
    </w:p>
    <w:p w14:paraId="0845B280" w14:textId="77777777" w:rsidR="00C95926" w:rsidRPr="00E40521" w:rsidRDefault="00C95926" w:rsidP="00C95926">
      <w:pPr>
        <w:rPr>
          <w:b/>
          <w:szCs w:val="20"/>
          <w:lang w:eastAsia="x-none"/>
        </w:rPr>
      </w:pPr>
      <w:r w:rsidRPr="007E5727">
        <w:rPr>
          <w:b/>
          <w:szCs w:val="20"/>
          <w:lang w:eastAsia="x-none"/>
        </w:rPr>
        <w:t>Conclusion:</w:t>
      </w:r>
    </w:p>
    <w:p w14:paraId="74DD9245" w14:textId="27853A18" w:rsidR="00C95926" w:rsidRPr="009B6CC7" w:rsidRDefault="00C95926" w:rsidP="009B6CC7">
      <w:pPr>
        <w:pStyle w:val="ListParagraph"/>
        <w:numPr>
          <w:ilvl w:val="0"/>
          <w:numId w:val="437"/>
        </w:numPr>
        <w:snapToGrid w:val="0"/>
        <w:jc w:val="both"/>
      </w:pPr>
      <w:r w:rsidRPr="009B6CC7">
        <w:t>1 slot periodicity for CSI-IM is not supported in NR Rel-15</w:t>
      </w:r>
      <w:r w:rsidR="009B6CC7" w:rsidRPr="009B6CC7">
        <w:t>.</w:t>
      </w:r>
    </w:p>
    <w:p w14:paraId="73414821" w14:textId="77777777" w:rsidR="00C95926" w:rsidRDefault="00C95926" w:rsidP="00C95926">
      <w:pPr>
        <w:adjustRightInd w:val="0"/>
        <w:snapToGrid w:val="0"/>
        <w:jc w:val="both"/>
        <w:rPr>
          <w:rFonts w:ascii="Times New Roman" w:hAnsi="Times New Roman"/>
          <w:szCs w:val="20"/>
        </w:rPr>
      </w:pPr>
    </w:p>
    <w:p w14:paraId="2A79012B" w14:textId="65582F00" w:rsidR="00C95926" w:rsidRPr="007E5727" w:rsidRDefault="00603E09" w:rsidP="00C95926">
      <w:pPr>
        <w:rPr>
          <w:b/>
          <w:lang w:eastAsia="x-none"/>
        </w:rPr>
      </w:pPr>
      <w:hyperlink r:id="rId1044" w:history="1">
        <w:r w:rsidR="00FE4C7E" w:rsidRPr="007E5727">
          <w:rPr>
            <w:rStyle w:val="Hyperlink"/>
            <w:b/>
          </w:rPr>
          <w:t>R1-1805606</w:t>
        </w:r>
      </w:hyperlink>
      <w:r w:rsidR="00C95926" w:rsidRPr="007E5727">
        <w:rPr>
          <w:b/>
          <w:lang w:eastAsia="x-none"/>
        </w:rPr>
        <w:tab/>
        <w:t>Summary of offline discussion on CSI measurement</w:t>
      </w:r>
      <w:r w:rsidR="00C95926" w:rsidRPr="007E5727">
        <w:rPr>
          <w:b/>
          <w:lang w:eastAsia="x-none"/>
        </w:rPr>
        <w:tab/>
        <w:t>ZTE, Sanechips</w:t>
      </w:r>
    </w:p>
    <w:p w14:paraId="7F2E86BD" w14:textId="77777777" w:rsidR="00C95926" w:rsidRDefault="00C95926" w:rsidP="00C95926">
      <w:pPr>
        <w:rPr>
          <w:lang w:eastAsia="x-none"/>
        </w:rPr>
      </w:pPr>
    </w:p>
    <w:p w14:paraId="36F402BD" w14:textId="77777777" w:rsidR="00C95926" w:rsidRPr="007E5727" w:rsidRDefault="00C95926" w:rsidP="00C95926">
      <w:pPr>
        <w:rPr>
          <w:lang w:eastAsia="x-none"/>
        </w:rPr>
      </w:pPr>
      <w:r w:rsidRPr="007E5727">
        <w:rPr>
          <w:highlight w:val="green"/>
          <w:lang w:eastAsia="x-none"/>
        </w:rPr>
        <w:t>Agreement</w:t>
      </w:r>
    </w:p>
    <w:p w14:paraId="4A19CCB9" w14:textId="77777777" w:rsidR="00C95926" w:rsidRPr="00D47A93" w:rsidRDefault="00C95926" w:rsidP="007E5727">
      <w:pPr>
        <w:pStyle w:val="ListParagraph"/>
        <w:numPr>
          <w:ilvl w:val="0"/>
          <w:numId w:val="437"/>
        </w:numPr>
        <w:rPr>
          <w:lang w:eastAsia="x-none"/>
        </w:rPr>
      </w:pPr>
      <w:r w:rsidRPr="007E5727">
        <w:t>Aperiodic triggering offset of CSI-IM follows triggering offset value of the associated NZP CSI-RS for channel measurement.</w:t>
      </w:r>
    </w:p>
    <w:p w14:paraId="5ACFBAA9" w14:textId="38574E0F" w:rsidR="00C95926" w:rsidRDefault="00C95926" w:rsidP="00C95926">
      <w:pPr>
        <w:rPr>
          <w:lang w:eastAsia="x-none"/>
        </w:rPr>
      </w:pPr>
    </w:p>
    <w:p w14:paraId="085A6C5F" w14:textId="77777777" w:rsidR="007E5727" w:rsidRDefault="007E5727" w:rsidP="00C95926">
      <w:pPr>
        <w:rPr>
          <w:lang w:eastAsia="x-none"/>
        </w:rPr>
      </w:pPr>
    </w:p>
    <w:p w14:paraId="004B34B3" w14:textId="77777777" w:rsidR="007E5727" w:rsidRPr="007E5727" w:rsidRDefault="007E5727" w:rsidP="007E5727">
      <w:pPr>
        <w:ind w:left="720" w:hanging="720"/>
        <w:rPr>
          <w:lang w:eastAsia="x-none"/>
        </w:rPr>
      </w:pPr>
      <w:hyperlink r:id="rId1045" w:history="1">
        <w:r w:rsidRPr="007E5727">
          <w:rPr>
            <w:color w:val="0000FF"/>
            <w:u w:val="single"/>
            <w:lang w:eastAsia="x-none"/>
          </w:rPr>
          <w:t>R1-1803634</w:t>
        </w:r>
      </w:hyperlink>
      <w:r w:rsidRPr="007E5727">
        <w:rPr>
          <w:lang w:eastAsia="x-none"/>
        </w:rPr>
        <w:tab/>
        <w:t>Summary of remaining issues on CSI measurement</w:t>
      </w:r>
      <w:r w:rsidRPr="007E5727">
        <w:rPr>
          <w:lang w:eastAsia="x-none"/>
        </w:rPr>
        <w:tab/>
        <w:t>Huawei, HiSilicon</w:t>
      </w:r>
    </w:p>
    <w:p w14:paraId="60317225" w14:textId="77777777" w:rsidR="007E5727" w:rsidRPr="007E5727" w:rsidRDefault="00603E09" w:rsidP="007E5727">
      <w:pPr>
        <w:ind w:left="720" w:hanging="720"/>
        <w:rPr>
          <w:lang w:eastAsia="x-none"/>
        </w:rPr>
      </w:pPr>
      <w:hyperlink r:id="rId1046" w:history="1">
        <w:r w:rsidR="007E5727" w:rsidRPr="007E5727">
          <w:rPr>
            <w:color w:val="0000FF"/>
            <w:u w:val="single"/>
            <w:lang w:eastAsia="x-none"/>
          </w:rPr>
          <w:t>R1-1803742</w:t>
        </w:r>
      </w:hyperlink>
      <w:r w:rsidR="007E5727" w:rsidRPr="007E5727">
        <w:rPr>
          <w:lang w:eastAsia="x-none"/>
        </w:rPr>
        <w:tab/>
        <w:t>Remaining issues on CSI measurement</w:t>
      </w:r>
      <w:r w:rsidR="007E5727" w:rsidRPr="007E5727">
        <w:rPr>
          <w:lang w:eastAsia="x-none"/>
        </w:rPr>
        <w:tab/>
        <w:t>CATT</w:t>
      </w:r>
    </w:p>
    <w:p w14:paraId="63F4DB58" w14:textId="77777777" w:rsidR="007E5727" w:rsidRPr="007E5727" w:rsidRDefault="00603E09" w:rsidP="007E5727">
      <w:pPr>
        <w:ind w:left="720" w:hanging="720"/>
        <w:rPr>
          <w:lang w:eastAsia="x-none"/>
        </w:rPr>
      </w:pPr>
      <w:hyperlink r:id="rId1047" w:history="1">
        <w:r w:rsidR="007E5727" w:rsidRPr="007E5727">
          <w:rPr>
            <w:color w:val="0000FF"/>
            <w:u w:val="single"/>
            <w:lang w:eastAsia="x-none"/>
          </w:rPr>
          <w:t>R1-1803815</w:t>
        </w:r>
      </w:hyperlink>
      <w:r w:rsidR="007E5727" w:rsidRPr="007E5727">
        <w:rPr>
          <w:lang w:eastAsia="x-none"/>
        </w:rPr>
        <w:tab/>
        <w:t>Remaining issues on CSI measurement</w:t>
      </w:r>
      <w:r w:rsidR="007E5727" w:rsidRPr="007E5727">
        <w:rPr>
          <w:lang w:eastAsia="x-none"/>
        </w:rPr>
        <w:tab/>
        <w:t>vivo</w:t>
      </w:r>
    </w:p>
    <w:p w14:paraId="438FA865" w14:textId="77777777" w:rsidR="007E5727" w:rsidRPr="007E5727" w:rsidRDefault="00603E09" w:rsidP="007E5727">
      <w:pPr>
        <w:ind w:left="720" w:hanging="720"/>
        <w:rPr>
          <w:lang w:eastAsia="x-none"/>
        </w:rPr>
      </w:pPr>
      <w:hyperlink r:id="rId1048" w:history="1">
        <w:r w:rsidR="007E5727" w:rsidRPr="007E5727">
          <w:rPr>
            <w:color w:val="0000FF"/>
            <w:u w:val="single"/>
            <w:lang w:eastAsia="x-none"/>
          </w:rPr>
          <w:t>R1-1803907</w:t>
        </w:r>
      </w:hyperlink>
      <w:r w:rsidR="007E5727" w:rsidRPr="007E5727">
        <w:rPr>
          <w:lang w:eastAsia="x-none"/>
        </w:rPr>
        <w:tab/>
        <w:t>Remaining issues on CSI measurement</w:t>
      </w:r>
      <w:r w:rsidR="007E5727" w:rsidRPr="007E5727">
        <w:rPr>
          <w:lang w:eastAsia="x-none"/>
        </w:rPr>
        <w:tab/>
        <w:t>ZTE, Sanechips</w:t>
      </w:r>
    </w:p>
    <w:p w14:paraId="793BF3F8" w14:textId="77777777" w:rsidR="007E5727" w:rsidRPr="007E5727" w:rsidRDefault="00603E09" w:rsidP="007E5727">
      <w:pPr>
        <w:ind w:left="720" w:hanging="720"/>
        <w:rPr>
          <w:lang w:eastAsia="x-none"/>
        </w:rPr>
      </w:pPr>
      <w:hyperlink r:id="rId1049" w:history="1">
        <w:r w:rsidR="007E5727" w:rsidRPr="007E5727">
          <w:rPr>
            <w:color w:val="0000FF"/>
            <w:u w:val="single"/>
            <w:lang w:eastAsia="x-none"/>
          </w:rPr>
          <w:t>R1-1803981</w:t>
        </w:r>
      </w:hyperlink>
      <w:r w:rsidR="007E5727" w:rsidRPr="007E5727">
        <w:rPr>
          <w:lang w:eastAsia="x-none"/>
        </w:rPr>
        <w:tab/>
        <w:t>Remaining issues on CSI measurement</w:t>
      </w:r>
      <w:r w:rsidR="007E5727" w:rsidRPr="007E5727">
        <w:rPr>
          <w:lang w:eastAsia="x-none"/>
        </w:rPr>
        <w:tab/>
        <w:t>OPPO</w:t>
      </w:r>
    </w:p>
    <w:p w14:paraId="0C0B63AA" w14:textId="77777777" w:rsidR="007E5727" w:rsidRPr="007E5727" w:rsidRDefault="00603E09" w:rsidP="007E5727">
      <w:pPr>
        <w:ind w:left="720" w:hanging="720"/>
        <w:rPr>
          <w:lang w:eastAsia="x-none"/>
        </w:rPr>
      </w:pPr>
      <w:hyperlink r:id="rId1050" w:history="1">
        <w:r w:rsidR="007E5727" w:rsidRPr="007E5727">
          <w:rPr>
            <w:color w:val="0000FF"/>
            <w:u w:val="single"/>
            <w:lang w:eastAsia="x-none"/>
          </w:rPr>
          <w:t>R1-1804712</w:t>
        </w:r>
      </w:hyperlink>
      <w:r w:rsidR="007E5727" w:rsidRPr="007E5727">
        <w:rPr>
          <w:lang w:eastAsia="x-none"/>
        </w:rPr>
        <w:tab/>
        <w:t>Remaining issues on interference measurement for CSI</w:t>
      </w:r>
      <w:r w:rsidR="007E5727" w:rsidRPr="007E5727">
        <w:rPr>
          <w:lang w:eastAsia="x-none"/>
        </w:rPr>
        <w:tab/>
        <w:t>Intel Corporation</w:t>
      </w:r>
    </w:p>
    <w:p w14:paraId="2BFB19E5" w14:textId="77777777" w:rsidR="007E5727" w:rsidRPr="007E5727" w:rsidRDefault="007E5727" w:rsidP="007E5727">
      <w:pPr>
        <w:ind w:left="720" w:hanging="720"/>
        <w:rPr>
          <w:lang w:eastAsia="x-none"/>
        </w:rPr>
      </w:pPr>
      <w:r w:rsidRPr="007E5727">
        <w:rPr>
          <w:lang w:eastAsia="x-none"/>
        </w:rPr>
        <w:t>R1-1805267</w:t>
      </w:r>
      <w:r w:rsidRPr="007E5727">
        <w:rPr>
          <w:lang w:eastAsia="x-none"/>
        </w:rPr>
        <w:tab/>
        <w:t>Remaining  issues  on CSI measurement</w:t>
      </w:r>
      <w:r w:rsidRPr="007E5727">
        <w:rPr>
          <w:lang w:eastAsia="x-none"/>
        </w:rPr>
        <w:tab/>
        <w:t>Ericsson</w:t>
      </w:r>
      <w:r w:rsidRPr="007E5727">
        <w:rPr>
          <w:lang w:eastAsia="x-none"/>
        </w:rPr>
        <w:tab/>
        <w:t xml:space="preserve">(revision of </w:t>
      </w:r>
      <w:hyperlink r:id="rId1051" w:history="1">
        <w:r w:rsidRPr="007E5727">
          <w:rPr>
            <w:color w:val="0000FF"/>
            <w:u w:val="single"/>
            <w:lang w:eastAsia="x-none"/>
          </w:rPr>
          <w:t>R1-1804972</w:t>
        </w:r>
      </w:hyperlink>
      <w:r w:rsidRPr="007E5727">
        <w:rPr>
          <w:lang w:eastAsia="x-none"/>
        </w:rPr>
        <w:t>)</w:t>
      </w:r>
    </w:p>
    <w:p w14:paraId="5B1D3550" w14:textId="77777777" w:rsidR="007E5727" w:rsidRPr="007E5727" w:rsidRDefault="007E5727" w:rsidP="007E5727">
      <w:pPr>
        <w:ind w:left="720" w:hanging="720"/>
        <w:rPr>
          <w:lang w:eastAsia="x-none"/>
        </w:rPr>
      </w:pPr>
      <w:r w:rsidRPr="007E5727">
        <w:rPr>
          <w:lang w:eastAsia="x-none"/>
        </w:rPr>
        <w:t>R1-1805521</w:t>
      </w:r>
      <w:r w:rsidRPr="007E5727">
        <w:rPr>
          <w:lang w:eastAsia="x-none"/>
        </w:rPr>
        <w:tab/>
        <w:t>Maintenance for CSI measurement</w:t>
      </w:r>
      <w:r w:rsidRPr="007E5727">
        <w:rPr>
          <w:lang w:eastAsia="x-none"/>
        </w:rPr>
        <w:tab/>
        <w:t>Qualcomm Incorporated</w:t>
      </w:r>
      <w:r w:rsidRPr="007E5727">
        <w:rPr>
          <w:lang w:eastAsia="x-none"/>
        </w:rPr>
        <w:tab/>
        <w:t xml:space="preserve">(revision of </w:t>
      </w:r>
      <w:hyperlink r:id="rId1052" w:history="1">
        <w:r w:rsidRPr="007E5727">
          <w:rPr>
            <w:color w:val="0000FF"/>
            <w:u w:val="single"/>
            <w:lang w:eastAsia="x-none"/>
          </w:rPr>
          <w:t>R1-1804785</w:t>
        </w:r>
      </w:hyperlink>
      <w:r w:rsidRPr="007E5727">
        <w:rPr>
          <w:lang w:eastAsia="x-none"/>
        </w:rPr>
        <w:t>)</w:t>
      </w:r>
    </w:p>
    <w:p w14:paraId="060EBB3A" w14:textId="77777777" w:rsidR="00C95926" w:rsidRDefault="00C95926" w:rsidP="009F3C8D">
      <w:pPr>
        <w:pStyle w:val="Heading5"/>
      </w:pPr>
      <w:bookmarkStart w:id="463" w:name="_Toc514184661"/>
      <w:r w:rsidRPr="004B0D61">
        <w:t xml:space="preserve">CSI </w:t>
      </w:r>
      <w:r w:rsidRPr="00695770">
        <w:rPr>
          <w:rFonts w:hint="eastAsia"/>
        </w:rPr>
        <w:t>reporting</w:t>
      </w:r>
      <w:bookmarkEnd w:id="463"/>
    </w:p>
    <w:p w14:paraId="7E315EB5" w14:textId="3675F7F2" w:rsidR="00C95926" w:rsidRPr="002235BD" w:rsidRDefault="00603E09" w:rsidP="00C95926">
      <w:pPr>
        <w:rPr>
          <w:b/>
          <w:lang w:eastAsia="x-none"/>
        </w:rPr>
      </w:pPr>
      <w:hyperlink r:id="rId1053" w:history="1">
        <w:r w:rsidR="00FE4C7E" w:rsidRPr="002235BD">
          <w:rPr>
            <w:rStyle w:val="Hyperlink"/>
            <w:b/>
          </w:rPr>
          <w:t>R1-1805551</w:t>
        </w:r>
      </w:hyperlink>
      <w:r w:rsidR="00C95926" w:rsidRPr="002235BD">
        <w:rPr>
          <w:b/>
          <w:lang w:eastAsia="x-none"/>
        </w:rPr>
        <w:tab/>
      </w:r>
      <w:r w:rsidR="00C95926" w:rsidRPr="002235BD">
        <w:rPr>
          <w:b/>
        </w:rPr>
        <w:t>Summary of views on CSI reporting v2</w:t>
      </w:r>
      <w:r w:rsidR="00C95926" w:rsidRPr="002235BD">
        <w:rPr>
          <w:b/>
        </w:rPr>
        <w:tab/>
        <w:t>Ericsson</w:t>
      </w:r>
    </w:p>
    <w:p w14:paraId="470B4043" w14:textId="77777777" w:rsidR="00C95926" w:rsidRDefault="00C95926" w:rsidP="00C95926">
      <w:pPr>
        <w:rPr>
          <w:lang w:eastAsia="x-none"/>
        </w:rPr>
      </w:pPr>
    </w:p>
    <w:p w14:paraId="15AD2395" w14:textId="77777777" w:rsidR="00C95926" w:rsidRPr="005D44E9" w:rsidRDefault="00C95926" w:rsidP="009F3C8D">
      <w:r w:rsidRPr="005D44E9">
        <w:rPr>
          <w:highlight w:val="green"/>
        </w:rPr>
        <w:t>Agreement</w:t>
      </w:r>
      <w:r w:rsidRPr="005D44E9">
        <w:t xml:space="preserve"> </w:t>
      </w:r>
    </w:p>
    <w:p w14:paraId="2E3ACB6B" w14:textId="77777777" w:rsidR="00C95926" w:rsidRPr="005D44E9" w:rsidRDefault="00C95926" w:rsidP="00C95926">
      <w:r w:rsidRPr="005D44E9">
        <w:t>What is the time offset of the CSI reference resource of P / SP CSI report?</w:t>
      </w:r>
    </w:p>
    <w:p w14:paraId="209A9BDE" w14:textId="77777777" w:rsidR="00C95926" w:rsidRPr="005D44E9" w:rsidRDefault="00C95926" w:rsidP="00C95926">
      <w:pPr>
        <w:pStyle w:val="ListParagraph"/>
        <w:numPr>
          <w:ilvl w:val="0"/>
          <w:numId w:val="304"/>
        </w:numPr>
        <w:overflowPunct/>
        <w:autoSpaceDE/>
        <w:autoSpaceDN/>
        <w:adjustRightInd/>
        <w:textAlignment w:val="auto"/>
      </w:pPr>
      <w:r w:rsidRPr="005D44E9">
        <w:t xml:space="preserve">A fixed time offset, </w:t>
      </w:r>
      <w:r w:rsidRPr="005D44E9">
        <w:rPr>
          <w:position w:val="-16"/>
        </w:rPr>
        <w:object w:dxaOrig="1040" w:dyaOrig="400" w14:anchorId="6E0BB7A4">
          <v:shape id="_x0000_i1123" type="#_x0000_t75" style="width:51.6pt;height:20.4pt" o:ole="">
            <v:imagedata r:id="rId1054" o:title=""/>
          </v:shape>
          <o:OLEObject Type="Embed" ProgID="Equation.DSMT4" ShapeID="_x0000_i1123" DrawAspect="Content" ObjectID="_1587929002" r:id="rId1055"/>
        </w:object>
      </w:r>
      <w:r w:rsidRPr="005D44E9">
        <w:t xml:space="preserve"> </w:t>
      </w:r>
      <w:r w:rsidRPr="005D44E9">
        <w:rPr>
          <w:color w:val="000000"/>
          <w:lang w:eastAsia="zh-CN"/>
        </w:rPr>
        <w:t>slots,</w:t>
      </w:r>
      <w:r w:rsidRPr="005D44E9">
        <w:t xml:space="preserve"> is used for a given numerology</w:t>
      </w:r>
    </w:p>
    <w:p w14:paraId="665A5EE0" w14:textId="77777777" w:rsidR="00C95926" w:rsidRPr="005D44E9" w:rsidRDefault="00C95926" w:rsidP="00C95926">
      <w:pPr>
        <w:pStyle w:val="ListParagraph"/>
        <w:numPr>
          <w:ilvl w:val="1"/>
          <w:numId w:val="304"/>
        </w:numPr>
        <w:overflowPunct/>
        <w:autoSpaceDE/>
        <w:autoSpaceDN/>
        <w:adjustRightInd/>
        <w:textAlignment w:val="auto"/>
      </w:pPr>
      <w:r w:rsidRPr="005D44E9">
        <w:t>N=4 for 15kHz, N=8 for 30kHz, N=16 for 60kHz, N=32 for 120kHz in case of CSI report without CRI</w:t>
      </w:r>
    </w:p>
    <w:p w14:paraId="33F69F4D" w14:textId="77777777" w:rsidR="00C95926" w:rsidRPr="005D44E9" w:rsidRDefault="00C95926" w:rsidP="00C95926">
      <w:pPr>
        <w:pStyle w:val="ListParagraph"/>
        <w:numPr>
          <w:ilvl w:val="1"/>
          <w:numId w:val="304"/>
        </w:numPr>
        <w:overflowPunct/>
        <w:autoSpaceDE/>
        <w:autoSpaceDN/>
        <w:adjustRightInd/>
        <w:textAlignment w:val="auto"/>
      </w:pPr>
      <w:r w:rsidRPr="005D44E9">
        <w:t>N=5 for 15kHz, N=10 for 30kHz, N=20 for 60kHz, N=40 for 120kHz in case of CSI report with CRI</w:t>
      </w:r>
    </w:p>
    <w:p w14:paraId="174A2458" w14:textId="77777777" w:rsidR="00C95926" w:rsidRPr="005D44E9" w:rsidRDefault="00C95926" w:rsidP="00C95926">
      <w:pPr>
        <w:pStyle w:val="ListParagraph"/>
        <w:numPr>
          <w:ilvl w:val="1"/>
          <w:numId w:val="304"/>
        </w:numPr>
        <w:overflowPunct/>
        <w:autoSpaceDE/>
        <w:autoSpaceDN/>
        <w:adjustRightInd/>
        <w:textAlignment w:val="auto"/>
      </w:pPr>
      <w:r w:rsidRPr="005D44E9">
        <w:t>FFS: Applicability of smaller value of N depending on UE capability</w:t>
      </w:r>
    </w:p>
    <w:p w14:paraId="1260EF81" w14:textId="77777777" w:rsidR="00C95926" w:rsidRDefault="00C95926" w:rsidP="00C95926">
      <w:pPr>
        <w:rPr>
          <w:lang w:eastAsia="x-none"/>
        </w:rPr>
      </w:pPr>
    </w:p>
    <w:p w14:paraId="02D7CDDA" w14:textId="77777777" w:rsidR="009F3C8D" w:rsidRPr="005D44E9" w:rsidRDefault="009F3C8D" w:rsidP="009F3C8D">
      <w:r w:rsidRPr="005D44E9">
        <w:rPr>
          <w:highlight w:val="green"/>
        </w:rPr>
        <w:t>Agreement</w:t>
      </w:r>
      <w:r w:rsidRPr="005D44E9">
        <w:t xml:space="preserve"> </w:t>
      </w:r>
    </w:p>
    <w:p w14:paraId="098C26FA" w14:textId="77777777" w:rsidR="00C95926" w:rsidRPr="00D55996" w:rsidRDefault="00C95926" w:rsidP="002235BD">
      <w:pPr>
        <w:pStyle w:val="ListParagraph"/>
        <w:numPr>
          <w:ilvl w:val="0"/>
          <w:numId w:val="437"/>
        </w:numPr>
      </w:pPr>
      <w:r w:rsidRPr="00D55996">
        <w:t xml:space="preserve">For CSI latency requirement when an A-CSI trigger state triggers multiple CSI reports, up to X CSI reports are assumed to be calculated in a given time period. </w:t>
      </w:r>
    </w:p>
    <w:p w14:paraId="60BFEB55" w14:textId="77777777" w:rsidR="00C95926" w:rsidRPr="002235BD" w:rsidRDefault="00C95926" w:rsidP="002235BD">
      <w:pPr>
        <w:pStyle w:val="ListParagraph"/>
        <w:numPr>
          <w:ilvl w:val="1"/>
          <w:numId w:val="437"/>
        </w:numPr>
      </w:pPr>
      <w:r w:rsidRPr="002235BD">
        <w:t>FFS: A UE is not expected to update a CSI report if the PUSCH scheduling offset does not give enough CSI calculation time according to the Z’ values for that report</w:t>
      </w:r>
    </w:p>
    <w:p w14:paraId="3DB403A8" w14:textId="77777777" w:rsidR="00C95926" w:rsidRPr="002235BD" w:rsidRDefault="00C95926" w:rsidP="002235BD">
      <w:pPr>
        <w:pStyle w:val="ListParagraph"/>
        <w:numPr>
          <w:ilvl w:val="1"/>
          <w:numId w:val="437"/>
        </w:numPr>
      </w:pPr>
      <w:r w:rsidRPr="002235BD">
        <w:t>UE ignores a DCI scheduling a PUSCH with scheduling offset smaller than the any of the Z values in different reports</w:t>
      </w:r>
    </w:p>
    <w:p w14:paraId="3DFD0D76" w14:textId="77777777" w:rsidR="00C95926" w:rsidRPr="002235BD" w:rsidRDefault="00C95926" w:rsidP="002235BD">
      <w:pPr>
        <w:pStyle w:val="ListParagraph"/>
        <w:numPr>
          <w:ilvl w:val="2"/>
          <w:numId w:val="437"/>
        </w:numPr>
      </w:pPr>
      <w:r w:rsidRPr="002235BD">
        <w:t>FFS: Details in case A-CSI is triggered for different numerologies</w:t>
      </w:r>
    </w:p>
    <w:p w14:paraId="2FFA4202" w14:textId="77777777" w:rsidR="00C95926" w:rsidRPr="002235BD" w:rsidRDefault="00C95926" w:rsidP="002235BD">
      <w:pPr>
        <w:pStyle w:val="ListParagraph"/>
        <w:numPr>
          <w:ilvl w:val="1"/>
          <w:numId w:val="437"/>
        </w:numPr>
      </w:pPr>
      <w:r w:rsidRPr="002235BD">
        <w:t>Value of X depends on UE capability and takes into account all the CCs</w:t>
      </w:r>
    </w:p>
    <w:p w14:paraId="2EC30DE9" w14:textId="77777777" w:rsidR="00C95926" w:rsidRPr="002235BD" w:rsidRDefault="00C95926" w:rsidP="002235BD">
      <w:pPr>
        <w:pStyle w:val="ListParagraph"/>
        <w:numPr>
          <w:ilvl w:val="1"/>
          <w:numId w:val="437"/>
        </w:numPr>
      </w:pPr>
      <w:r w:rsidRPr="002235BD">
        <w:t>The above applies for the case of CSI only transmission</w:t>
      </w:r>
    </w:p>
    <w:p w14:paraId="34AFAEE6" w14:textId="77777777" w:rsidR="009F3C8D" w:rsidRPr="005D44E9" w:rsidRDefault="009F3C8D" w:rsidP="009F3C8D">
      <w:r w:rsidRPr="005D44E9">
        <w:rPr>
          <w:highlight w:val="green"/>
        </w:rPr>
        <w:t>Agreement</w:t>
      </w:r>
      <w:r w:rsidRPr="005D44E9">
        <w:t xml:space="preserve"> </w:t>
      </w:r>
    </w:p>
    <w:p w14:paraId="1FB723F2" w14:textId="77777777" w:rsidR="00C95926" w:rsidRPr="001D1187" w:rsidRDefault="00C95926" w:rsidP="00C95926">
      <w:pPr>
        <w:pStyle w:val="BodyText"/>
        <w:numPr>
          <w:ilvl w:val="0"/>
          <w:numId w:val="305"/>
        </w:numPr>
        <w:overflowPunct w:val="0"/>
        <w:autoSpaceDE w:val="0"/>
        <w:autoSpaceDN w:val="0"/>
        <w:adjustRightInd w:val="0"/>
        <w:textAlignment w:val="baseline"/>
        <w:rPr>
          <w:rFonts w:ascii="Times New Roman" w:hAnsi="Times New Roman"/>
        </w:rPr>
      </w:pPr>
      <w:r w:rsidRPr="001D1187">
        <w:rPr>
          <w:rFonts w:ascii="Times New Roman" w:hAnsi="Times New Roman"/>
        </w:rPr>
        <w:t>For PUSCH-based SP-CSI reporting triggered by DCI, the timing offset of the initial report after the trigger should meet the PUSCH preparation procedure time (Z) for A-CSI reporting</w:t>
      </w:r>
    </w:p>
    <w:p w14:paraId="4FEAC145" w14:textId="77777777" w:rsidR="00C95926" w:rsidRPr="001D1187" w:rsidRDefault="00C95926" w:rsidP="00C95926">
      <w:pPr>
        <w:rPr>
          <w:rFonts w:ascii="Times New Roman" w:hAnsi="Times New Roman"/>
          <w:lang w:eastAsia="x-none"/>
        </w:rPr>
      </w:pPr>
    </w:p>
    <w:p w14:paraId="7C056368" w14:textId="6BB8943C" w:rsidR="00C95926" w:rsidRPr="002235BD" w:rsidRDefault="00603E09" w:rsidP="00C95926">
      <w:pPr>
        <w:rPr>
          <w:b/>
          <w:lang w:eastAsia="x-none"/>
        </w:rPr>
      </w:pPr>
      <w:hyperlink r:id="rId1056" w:history="1">
        <w:r w:rsidR="00FE4C7E" w:rsidRPr="002235BD">
          <w:rPr>
            <w:rStyle w:val="Hyperlink"/>
            <w:b/>
          </w:rPr>
          <w:t>R1-1805692</w:t>
        </w:r>
      </w:hyperlink>
      <w:r w:rsidR="00C95926" w:rsidRPr="002235BD">
        <w:rPr>
          <w:b/>
          <w:lang w:eastAsia="x-none"/>
        </w:rPr>
        <w:tab/>
        <w:t>Summary of views on CSI reporting v8</w:t>
      </w:r>
      <w:r w:rsidR="00C95926" w:rsidRPr="002235BD">
        <w:rPr>
          <w:b/>
          <w:lang w:eastAsia="x-none"/>
        </w:rPr>
        <w:tab/>
        <w:t xml:space="preserve">Ericsson </w:t>
      </w:r>
    </w:p>
    <w:p w14:paraId="75C389D5" w14:textId="77777777" w:rsidR="00C95926" w:rsidRDefault="00C95926" w:rsidP="00C95926">
      <w:pPr>
        <w:rPr>
          <w:lang w:eastAsia="x-none"/>
        </w:rPr>
      </w:pPr>
    </w:p>
    <w:p w14:paraId="698BB6B9" w14:textId="77777777" w:rsidR="00C95926" w:rsidRPr="002235BD" w:rsidRDefault="00C95926" w:rsidP="00C95926">
      <w:pPr>
        <w:rPr>
          <w:highlight w:val="green"/>
        </w:rPr>
      </w:pPr>
      <w:r w:rsidRPr="002235BD">
        <w:rPr>
          <w:highlight w:val="green"/>
        </w:rPr>
        <w:t>Agreement:</w:t>
      </w:r>
    </w:p>
    <w:p w14:paraId="2FEDCB46" w14:textId="77777777" w:rsidR="00C95926" w:rsidRPr="00165C7B" w:rsidRDefault="00C95926" w:rsidP="00C95926">
      <w:pPr>
        <w:pStyle w:val="ListParagraph"/>
        <w:numPr>
          <w:ilvl w:val="0"/>
          <w:numId w:val="303"/>
        </w:numPr>
        <w:overflowPunct/>
        <w:autoSpaceDE/>
        <w:autoSpaceDN/>
        <w:adjustRightInd/>
        <w:textAlignment w:val="auto"/>
      </w:pPr>
      <w:r w:rsidRPr="00165C7B">
        <w:lastRenderedPageBreak/>
        <w:t xml:space="preserve">A UE capable of X simultaneous CSI calculations (according to capability 2-35) is said to have X CSI processing units. For aperiodic CSI report using AP CSI-RS (with a single CSI-RS resource in the resource set for channel measurement). </w:t>
      </w:r>
    </w:p>
    <w:p w14:paraId="509BFDC4" w14:textId="6561128A" w:rsidR="00C95926" w:rsidRDefault="00C95926" w:rsidP="00C95926">
      <w:pPr>
        <w:pStyle w:val="ListParagraph"/>
        <w:numPr>
          <w:ilvl w:val="1"/>
          <w:numId w:val="303"/>
        </w:numPr>
        <w:overflowPunct/>
        <w:autoSpaceDE/>
        <w:autoSpaceDN/>
        <w:adjustRightInd/>
        <w:textAlignment w:val="auto"/>
      </w:pPr>
      <w:r>
        <w:t xml:space="preserve">the CSI processing unit remains occupied from the first OFDM symbol after the PDCCH trigger until the </w:t>
      </w:r>
      <w:r w:rsidRPr="00AD7C27">
        <w:rPr>
          <w:highlight w:val="darkYellow"/>
        </w:rPr>
        <w:t>last OFDM symbol of the PUSCH carrying the CSI repo</w:t>
      </w:r>
      <w:r w:rsidRPr="00E919E6">
        <w:rPr>
          <w:highlight w:val="darkYellow"/>
        </w:rPr>
        <w:t>rt</w:t>
      </w:r>
      <w:r w:rsidR="00E919E6" w:rsidRPr="00E919E6">
        <w:rPr>
          <w:highlight w:val="darkYellow"/>
        </w:rPr>
        <w:t xml:space="preserve"> (working assumption)</w:t>
      </w:r>
    </w:p>
    <w:p w14:paraId="0B633108" w14:textId="77777777" w:rsidR="00C95926" w:rsidRPr="00165C7B" w:rsidRDefault="00C95926" w:rsidP="00C95926">
      <w:pPr>
        <w:pStyle w:val="ListParagraph"/>
        <w:numPr>
          <w:ilvl w:val="0"/>
          <w:numId w:val="303"/>
        </w:numPr>
        <w:overflowPunct/>
        <w:autoSpaceDE/>
        <w:autoSpaceDN/>
        <w:adjustRightInd/>
        <w:textAlignment w:val="auto"/>
      </w:pPr>
      <w:r w:rsidRPr="00165C7B">
        <w:t xml:space="preserve">If N AP CSI reports (each with a single CSI-RS resource in the resource set for channel measurement) are triggered in a slot, but the UE only has M un-occupied CSI processing units, UE is only required to update M of the N CSI reports </w:t>
      </w:r>
    </w:p>
    <w:p w14:paraId="775CB7CD" w14:textId="77777777" w:rsidR="00C95926" w:rsidRPr="00165C7B" w:rsidRDefault="00C95926" w:rsidP="00C95926">
      <w:pPr>
        <w:pStyle w:val="ListParagraph"/>
        <w:numPr>
          <w:ilvl w:val="1"/>
          <w:numId w:val="303"/>
        </w:numPr>
        <w:overflowPunct/>
        <w:autoSpaceDE/>
        <w:autoSpaceDN/>
        <w:adjustRightInd/>
        <w:textAlignment w:val="auto"/>
      </w:pPr>
      <w:r w:rsidRPr="00165C7B">
        <w:t>FFS if a rule is needed which CSI reports are required to be update or if it’s up to the UE</w:t>
      </w:r>
    </w:p>
    <w:p w14:paraId="3B0420A5" w14:textId="77777777" w:rsidR="00C95926" w:rsidRDefault="00C95926" w:rsidP="00C95926">
      <w:pPr>
        <w:pStyle w:val="ListParagraph"/>
        <w:numPr>
          <w:ilvl w:val="0"/>
          <w:numId w:val="303"/>
        </w:numPr>
        <w:overflowPunct/>
        <w:autoSpaceDE/>
        <w:autoSpaceDN/>
        <w:adjustRightInd/>
        <w:textAlignment w:val="auto"/>
      </w:pPr>
      <w:r>
        <w:t xml:space="preserve">FFS if a CSI report linked with </w:t>
      </w:r>
      <w:r w:rsidRPr="00EA6DBF">
        <w:t>K</w:t>
      </w:r>
      <w:r w:rsidRPr="00EA6DBF">
        <w:rPr>
          <w:vertAlign w:val="subscript"/>
        </w:rPr>
        <w:t>s</w:t>
      </w:r>
      <w:r w:rsidRPr="00EA6DBF">
        <w:t xml:space="preserve"> &gt; 1 CSI-RS resources for channel measurement</w:t>
      </w:r>
      <w:r>
        <w:t xml:space="preserve"> occupies </w:t>
      </w:r>
      <w:r w:rsidRPr="00EA6DBF">
        <w:t>K</w:t>
      </w:r>
      <w:r w:rsidRPr="00EA6DBF">
        <w:rPr>
          <w:vertAlign w:val="subscript"/>
        </w:rPr>
        <w:t>s</w:t>
      </w:r>
      <w:r>
        <w:rPr>
          <w:vertAlign w:val="subscript"/>
        </w:rPr>
        <w:t xml:space="preserve"> </w:t>
      </w:r>
      <w:r w:rsidRPr="00EA6DBF">
        <w:t xml:space="preserve">CSI </w:t>
      </w:r>
      <w:r>
        <w:t>processing units or one CSI processing units</w:t>
      </w:r>
    </w:p>
    <w:p w14:paraId="28652672" w14:textId="77777777" w:rsidR="00C95926" w:rsidRPr="002235BD" w:rsidRDefault="00C95926" w:rsidP="00C95926">
      <w:pPr>
        <w:rPr>
          <w:rFonts w:ascii="Times New Roman" w:hAnsi="Times New Roman"/>
          <w:szCs w:val="20"/>
          <w:lang w:eastAsia="x-none"/>
        </w:rPr>
      </w:pPr>
    </w:p>
    <w:p w14:paraId="4B80A859" w14:textId="77777777" w:rsidR="00C95926" w:rsidRPr="002235BD" w:rsidRDefault="00C95926" w:rsidP="00C95926">
      <w:pPr>
        <w:rPr>
          <w:rFonts w:ascii="Times New Roman" w:hAnsi="Times New Roman"/>
          <w:szCs w:val="20"/>
        </w:rPr>
      </w:pPr>
      <w:r w:rsidRPr="002235BD">
        <w:rPr>
          <w:rFonts w:ascii="Times New Roman" w:hAnsi="Times New Roman"/>
          <w:szCs w:val="20"/>
          <w:highlight w:val="green"/>
        </w:rPr>
        <w:t>Agreement</w:t>
      </w:r>
    </w:p>
    <w:p w14:paraId="21C73C5F" w14:textId="77777777" w:rsidR="00C95926" w:rsidRPr="002235BD" w:rsidRDefault="00C95926" w:rsidP="00C95926">
      <w:pPr>
        <w:pStyle w:val="ListParagraph"/>
        <w:numPr>
          <w:ilvl w:val="0"/>
          <w:numId w:val="303"/>
        </w:numPr>
        <w:overflowPunct/>
        <w:autoSpaceDE/>
        <w:autoSpaceDN/>
        <w:adjustRightInd/>
        <w:textAlignment w:val="auto"/>
        <w:rPr>
          <w:b/>
        </w:rPr>
      </w:pPr>
      <w:r w:rsidRPr="002235BD">
        <w:t>Introduce a new UE capability on support of either “Type A CSI processing capability” or “Type B CSI processing capability” with regard to the number of simultaneous CSI calculations X</w:t>
      </w:r>
    </w:p>
    <w:p w14:paraId="7363BA69" w14:textId="77777777" w:rsidR="00C95926" w:rsidRPr="002235BD" w:rsidRDefault="00C95926" w:rsidP="00C95926">
      <w:pPr>
        <w:pStyle w:val="3GPPHeader"/>
        <w:numPr>
          <w:ilvl w:val="1"/>
          <w:numId w:val="303"/>
        </w:numPr>
        <w:tabs>
          <w:tab w:val="clear" w:pos="1701"/>
          <w:tab w:val="clear" w:pos="9639"/>
          <w:tab w:val="left" w:pos="1440"/>
          <w:tab w:val="right" w:pos="9360"/>
        </w:tabs>
        <w:spacing w:after="0"/>
        <w:rPr>
          <w:rFonts w:ascii="Times New Roman" w:hAnsi="Times New Roman"/>
          <w:b w:val="0"/>
          <w:sz w:val="20"/>
        </w:rPr>
      </w:pPr>
      <w:r w:rsidRPr="002235BD">
        <w:rPr>
          <w:rFonts w:ascii="Times New Roman" w:hAnsi="Times New Roman"/>
          <w:b w:val="0"/>
          <w:sz w:val="20"/>
        </w:rPr>
        <w:t xml:space="preserve">For CSI latency requirement when an A-CSI trigger state triggers N CSI reports (where each report </w:t>
      </w:r>
      <w:r w:rsidRPr="002235BD">
        <w:rPr>
          <w:rFonts w:ascii="Times New Roman" w:hAnsi="Times New Roman"/>
          <w:b w:val="0"/>
          <w:i/>
          <w:sz w:val="20"/>
        </w:rPr>
        <w:t xml:space="preserve">n </w:t>
      </w:r>
      <w:r w:rsidRPr="002235BD">
        <w:rPr>
          <w:rFonts w:ascii="Times New Roman" w:hAnsi="Times New Roman"/>
          <w:b w:val="0"/>
          <w:sz w:val="20"/>
        </w:rPr>
        <w:t xml:space="preserve">is associated with </w:t>
      </w:r>
      <w:r w:rsidRPr="002235BD">
        <w:rPr>
          <w:rFonts w:ascii="Times New Roman" w:hAnsi="Times New Roman"/>
          <w:b w:val="0"/>
          <w:sz w:val="20"/>
          <w:lang w:val="en-US"/>
        </w:rPr>
        <w:t>(</w:t>
      </w:r>
      <w:r w:rsidRPr="002235BD">
        <w:rPr>
          <w:rFonts w:ascii="Times New Roman" w:hAnsi="Times New Roman"/>
          <w:b w:val="0"/>
          <w:sz w:val="20"/>
        </w:rPr>
        <w:t>Z</w:t>
      </w:r>
      <w:r w:rsidRPr="002235BD">
        <w:rPr>
          <w:rFonts w:ascii="Times New Roman" w:hAnsi="Times New Roman"/>
          <w:b w:val="0"/>
          <w:sz w:val="20"/>
          <w:vertAlign w:val="subscript"/>
        </w:rPr>
        <w:t>n,</w:t>
      </w:r>
      <w:r w:rsidRPr="002235BD">
        <w:rPr>
          <w:rFonts w:ascii="Times New Roman" w:hAnsi="Times New Roman"/>
          <w:b w:val="0"/>
          <w:sz w:val="20"/>
        </w:rPr>
        <w:t xml:space="preserve"> Z’</w:t>
      </w:r>
      <w:r w:rsidRPr="002235BD">
        <w:rPr>
          <w:rFonts w:ascii="Times New Roman" w:hAnsi="Times New Roman"/>
          <w:b w:val="0"/>
          <w:sz w:val="20"/>
          <w:vertAlign w:val="subscript"/>
        </w:rPr>
        <w:t>n</w:t>
      </w:r>
      <w:r w:rsidRPr="002235BD">
        <w:rPr>
          <w:rFonts w:ascii="Times New Roman" w:hAnsi="Times New Roman"/>
          <w:b w:val="0"/>
          <w:sz w:val="20"/>
        </w:rPr>
        <w:t xml:space="preserve">)) and have M un-occupied CSI processing units: </w:t>
      </w:r>
    </w:p>
    <w:p w14:paraId="53F34D4C" w14:textId="77777777" w:rsidR="00C95926" w:rsidRPr="002235BD" w:rsidRDefault="00C95926" w:rsidP="00C95926">
      <w:pPr>
        <w:pStyle w:val="ListParagraph"/>
        <w:numPr>
          <w:ilvl w:val="2"/>
          <w:numId w:val="303"/>
        </w:numPr>
        <w:overflowPunct/>
        <w:autoSpaceDE/>
        <w:autoSpaceDN/>
        <w:adjustRightInd/>
        <w:spacing w:after="0"/>
        <w:textAlignment w:val="auto"/>
      </w:pPr>
      <w:r w:rsidRPr="002235BD">
        <w:t>For Type A CSI processing capability:</w:t>
      </w:r>
    </w:p>
    <w:p w14:paraId="37E93FE4" w14:textId="058BBA88" w:rsidR="00C95926" w:rsidRPr="002235BD" w:rsidRDefault="00C95926" w:rsidP="00C95926">
      <w:pPr>
        <w:numPr>
          <w:ilvl w:val="3"/>
          <w:numId w:val="303"/>
        </w:numPr>
        <w:rPr>
          <w:rFonts w:ascii="Times New Roman" w:hAnsi="Times New Roman"/>
          <w:szCs w:val="20"/>
          <w:lang w:eastAsia="x-none"/>
        </w:rPr>
      </w:pPr>
      <w:r w:rsidRPr="002235BD">
        <w:rPr>
          <w:rFonts w:ascii="Times New Roman" w:hAnsi="Times New Roman"/>
          <w:szCs w:val="20"/>
        </w:rPr>
        <w:t xml:space="preserve">A UE is not expected to update any of the triggered CSI reports if the time gap between the first symbol of PUSCH and the last symbol of the associated ap-CSI-RS / ap-CSI-IM does not give enough CSI calculation time according to </w:t>
      </w:r>
      <w:r w:rsidRPr="002235BD">
        <w:rPr>
          <w:rFonts w:ascii="Times New Roman" w:hAnsi="Times New Roman"/>
          <w:position w:val="-16"/>
          <w:szCs w:val="20"/>
        </w:rPr>
        <w:object w:dxaOrig="1520" w:dyaOrig="460" w14:anchorId="529101E4">
          <v:shape id="_x0000_i1124" type="#_x0000_t75" style="width:75.6pt;height:23.4pt" o:ole="">
            <v:imagedata r:id="rId1057" o:title=""/>
          </v:shape>
          <o:OLEObject Type="Embed" ProgID="Equation.DSMT4" ShapeID="_x0000_i1124" DrawAspect="Content" ObjectID="_1587929003" r:id="rId1058"/>
        </w:object>
      </w:r>
      <w:r w:rsidRPr="002235BD">
        <w:rPr>
          <w:rFonts w:ascii="Times New Roman" w:hAnsi="Times New Roman"/>
          <w:szCs w:val="20"/>
        </w:rPr>
        <w:t xml:space="preserve"> </w:t>
      </w:r>
      <w:r w:rsidRPr="002235BD">
        <w:rPr>
          <w:rFonts w:ascii="Times New Roman" w:hAnsi="Times New Roman"/>
          <w:szCs w:val="20"/>
          <w:lang w:eastAsia="x-none"/>
        </w:rPr>
        <w:fldChar w:fldCharType="begin"/>
      </w:r>
      <w:r w:rsidRPr="002235BD">
        <w:rPr>
          <w:rFonts w:ascii="Times New Roman" w:hAnsi="Times New Roman"/>
          <w:szCs w:val="20"/>
          <w:lang w:eastAsia="x-none"/>
        </w:rPr>
        <w:instrText xml:space="preserve"> QUOTE </w:instrText>
      </w:r>
      <m:oMath>
        <m:sSub>
          <m:sSubPr>
            <m:ctrlPr>
              <w:rPr>
                <w:rFonts w:ascii="Cambria Math" w:hAnsi="Cambria Math"/>
                <w:i/>
                <w:szCs w:val="20"/>
              </w:rPr>
            </m:ctrlPr>
          </m:sSubPr>
          <m:e>
            <m:r>
              <m:rPr>
                <m:sty m:val="p"/>
              </m:rPr>
              <w:rPr>
                <w:rFonts w:ascii="Cambria Math" w:hAnsi="Cambria Math"/>
                <w:szCs w:val="20"/>
              </w:rPr>
              <m:t>Z'</m:t>
            </m:r>
          </m:e>
          <m:sub>
            <m:r>
              <m:rPr>
                <m:sty m:val="p"/>
              </m:rPr>
              <w:rPr>
                <w:rFonts w:ascii="Cambria Math" w:hAnsi="Cambria Math"/>
                <w:szCs w:val="20"/>
              </w:rPr>
              <m:t>TOT</m:t>
            </m:r>
          </m:sub>
        </m:sSub>
        <m:r>
          <m:rPr>
            <m:sty m:val="p"/>
          </m:rPr>
          <w:rPr>
            <w:rFonts w:ascii="Cambria Math" w:hAnsi="Cambria Math"/>
            <w:szCs w:val="20"/>
          </w:rPr>
          <m:t>=</m:t>
        </m:r>
        <m:nary>
          <m:naryPr>
            <m:chr m:val="∑"/>
            <m:limLoc m:val="undOvr"/>
            <m:ctrlPr>
              <w:rPr>
                <w:rFonts w:ascii="Cambria Math" w:hAnsi="Cambria Math"/>
                <w:i/>
                <w:szCs w:val="20"/>
              </w:rPr>
            </m:ctrlPr>
          </m:naryPr>
          <m:sub>
            <m:r>
              <m:rPr>
                <m:sty m:val="p"/>
              </m:rPr>
              <w:rPr>
                <w:rFonts w:ascii="Cambria Math" w:hAnsi="Cambria Math"/>
                <w:szCs w:val="20"/>
              </w:rPr>
              <m:t>n=1</m:t>
            </m:r>
          </m:sub>
          <m:sup>
            <m:r>
              <m:rPr>
                <m:sty m:val="p"/>
              </m:rPr>
              <w:rPr>
                <w:rFonts w:ascii="Cambria Math" w:hAnsi="Cambria Math"/>
                <w:szCs w:val="20"/>
              </w:rPr>
              <m:t>M</m:t>
            </m:r>
          </m:sup>
          <m:e>
            <m:sSubSup>
              <m:sSubSupPr>
                <m:ctrlPr>
                  <w:rPr>
                    <w:rFonts w:ascii="Cambria Math" w:hAnsi="Cambria Math"/>
                    <w:i/>
                    <w:szCs w:val="20"/>
                  </w:rPr>
                </m:ctrlPr>
              </m:sSubSupPr>
              <m:e>
                <m:r>
                  <m:rPr>
                    <m:sty m:val="p"/>
                  </m:rPr>
                  <w:rPr>
                    <w:rFonts w:ascii="Cambria Math" w:hAnsi="Cambria Math"/>
                    <w:szCs w:val="20"/>
                  </w:rPr>
                  <m:t>Z</m:t>
                </m:r>
              </m:e>
              <m:sub>
                <m:r>
                  <m:rPr>
                    <m:sty m:val="p"/>
                  </m:rPr>
                  <w:rPr>
                    <w:rFonts w:ascii="Cambria Math" w:hAnsi="Cambria Math"/>
                    <w:szCs w:val="20"/>
                  </w:rPr>
                  <m:t>n</m:t>
                </m:r>
              </m:sub>
              <m:sup>
                <m:r>
                  <m:rPr>
                    <m:sty m:val="p"/>
                  </m:rPr>
                  <w:rPr>
                    <w:rFonts w:ascii="Cambria Math" w:hAnsi="Cambria Math"/>
                    <w:szCs w:val="20"/>
                  </w:rPr>
                  <m:t>'</m:t>
                </m:r>
              </m:sup>
            </m:sSubSup>
          </m:e>
        </m:nary>
      </m:oMath>
      <w:r w:rsidRPr="002235BD">
        <w:rPr>
          <w:rFonts w:ascii="Times New Roman" w:hAnsi="Times New Roman"/>
          <w:szCs w:val="20"/>
          <w:lang w:eastAsia="x-none"/>
        </w:rPr>
        <w:instrText xml:space="preserve"> </w:instrText>
      </w:r>
      <w:r w:rsidRPr="002235BD">
        <w:rPr>
          <w:rFonts w:ascii="Times New Roman" w:hAnsi="Times New Roman"/>
          <w:szCs w:val="20"/>
          <w:lang w:eastAsia="x-none"/>
        </w:rPr>
        <w:fldChar w:fldCharType="end"/>
      </w:r>
    </w:p>
    <w:p w14:paraId="0A44DB28" w14:textId="542C405F" w:rsidR="00C95926" w:rsidRPr="002235BD" w:rsidRDefault="00C95926" w:rsidP="00C95926">
      <w:pPr>
        <w:numPr>
          <w:ilvl w:val="4"/>
          <w:numId w:val="303"/>
        </w:numPr>
        <w:rPr>
          <w:rFonts w:ascii="Times New Roman" w:hAnsi="Times New Roman"/>
          <w:szCs w:val="20"/>
          <w:lang w:eastAsia="x-none"/>
        </w:rPr>
      </w:pPr>
      <w:r w:rsidRPr="002235BD">
        <w:rPr>
          <w:rFonts w:ascii="Times New Roman" w:hAnsi="Times New Roman"/>
          <w:szCs w:val="20"/>
        </w:rPr>
        <w:t>FFS how to index the M reports in this case to form</w:t>
      </w:r>
      <w:r w:rsidRPr="002235BD">
        <w:rPr>
          <w:rFonts w:ascii="Times New Roman" w:hAnsi="Times New Roman"/>
          <w:position w:val="-12"/>
          <w:szCs w:val="20"/>
        </w:rPr>
        <w:object w:dxaOrig="499" w:dyaOrig="360" w14:anchorId="198E8A96">
          <v:shape id="_x0000_i1125" type="#_x0000_t75" style="width:24.6pt;height:18pt" o:ole="">
            <v:imagedata r:id="rId1059" o:title=""/>
          </v:shape>
          <o:OLEObject Type="Embed" ProgID="Equation.DSMT4" ShapeID="_x0000_i1125" DrawAspect="Content" ObjectID="_1587929004" r:id="rId1060"/>
        </w:object>
      </w:r>
      <w:r w:rsidRPr="002235BD">
        <w:rPr>
          <w:rFonts w:ascii="Times New Roman" w:hAnsi="Times New Roman"/>
          <w:szCs w:val="20"/>
        </w:rPr>
        <w:t xml:space="preserve"> </w:t>
      </w:r>
      <w:r w:rsidRPr="002235BD">
        <w:rPr>
          <w:rFonts w:ascii="Times New Roman" w:hAnsi="Times New Roman"/>
          <w:szCs w:val="20"/>
          <w:lang w:eastAsia="x-none"/>
        </w:rPr>
        <w:fldChar w:fldCharType="begin"/>
      </w:r>
      <w:r w:rsidRPr="002235BD">
        <w:rPr>
          <w:rFonts w:ascii="Times New Roman" w:hAnsi="Times New Roman"/>
          <w:szCs w:val="20"/>
          <w:lang w:eastAsia="x-none"/>
        </w:rPr>
        <w:instrText xml:space="preserve"> QUOTE </w:instrText>
      </w:r>
      <m:oMath>
        <m:sSub>
          <m:sSubPr>
            <m:ctrlPr>
              <w:rPr>
                <w:rFonts w:ascii="Cambria Math" w:hAnsi="Cambria Math"/>
                <w:i/>
                <w:szCs w:val="20"/>
              </w:rPr>
            </m:ctrlPr>
          </m:sSubPr>
          <m:e>
            <m:r>
              <m:rPr>
                <m:sty m:val="p"/>
              </m:rPr>
              <w:rPr>
                <w:rFonts w:ascii="Cambria Math" w:hAnsi="Cambria Math"/>
                <w:szCs w:val="20"/>
              </w:rPr>
              <m:t>Z'</m:t>
            </m:r>
          </m:e>
          <m:sub>
            <m:r>
              <m:rPr>
                <m:sty m:val="p"/>
              </m:rPr>
              <w:rPr>
                <w:rFonts w:ascii="Cambria Math" w:hAnsi="Cambria Math"/>
                <w:szCs w:val="20"/>
              </w:rPr>
              <m:t>TOT</m:t>
            </m:r>
          </m:sub>
        </m:sSub>
      </m:oMath>
      <w:r w:rsidRPr="002235BD">
        <w:rPr>
          <w:rFonts w:ascii="Times New Roman" w:hAnsi="Times New Roman"/>
          <w:szCs w:val="20"/>
          <w:lang w:eastAsia="x-none"/>
        </w:rPr>
        <w:instrText xml:space="preserve"> </w:instrText>
      </w:r>
      <w:r w:rsidRPr="002235BD">
        <w:rPr>
          <w:rFonts w:ascii="Times New Roman" w:hAnsi="Times New Roman"/>
          <w:szCs w:val="20"/>
          <w:lang w:eastAsia="x-none"/>
        </w:rPr>
        <w:fldChar w:fldCharType="end"/>
      </w:r>
    </w:p>
    <w:p w14:paraId="0E985265" w14:textId="7C60A854" w:rsidR="00C95926" w:rsidRPr="002235BD" w:rsidRDefault="00C95926" w:rsidP="00C95926">
      <w:pPr>
        <w:numPr>
          <w:ilvl w:val="3"/>
          <w:numId w:val="303"/>
        </w:numPr>
        <w:rPr>
          <w:rFonts w:ascii="Times New Roman" w:hAnsi="Times New Roman"/>
          <w:szCs w:val="20"/>
          <w:lang w:eastAsia="x-none"/>
        </w:rPr>
      </w:pPr>
      <w:r w:rsidRPr="002235BD">
        <w:rPr>
          <w:rFonts w:ascii="Times New Roman" w:hAnsi="Times New Roman"/>
          <w:szCs w:val="20"/>
          <w:lang w:eastAsia="x-none"/>
        </w:rPr>
        <w:t xml:space="preserve">UE may ignore a DCI scheduling a PUSCH with scheduling offset smaller than </w:t>
      </w:r>
      <w:r w:rsidRPr="002235BD">
        <w:rPr>
          <w:rFonts w:ascii="Times New Roman" w:hAnsi="Times New Roman"/>
          <w:szCs w:val="20"/>
          <w:lang w:eastAsia="x-none"/>
        </w:rPr>
        <w:fldChar w:fldCharType="begin"/>
      </w:r>
      <w:r w:rsidRPr="002235BD">
        <w:rPr>
          <w:rFonts w:ascii="Times New Roman" w:hAnsi="Times New Roman"/>
          <w:szCs w:val="20"/>
          <w:lang w:eastAsia="x-none"/>
        </w:rPr>
        <w:instrText xml:space="preserve"> QUOTE </w:instrText>
      </w:r>
      <m:oMath>
        <m:sSub>
          <m:sSubPr>
            <m:ctrlPr>
              <w:rPr>
                <w:rFonts w:ascii="Cambria Math" w:hAnsi="Cambria Math"/>
                <w:i/>
                <w:szCs w:val="20"/>
              </w:rPr>
            </m:ctrlPr>
          </m:sSubPr>
          <m:e>
            <m:r>
              <m:rPr>
                <m:sty m:val="p"/>
              </m:rPr>
              <w:rPr>
                <w:rFonts w:ascii="Cambria Math" w:hAnsi="Cambria Math"/>
                <w:szCs w:val="20"/>
              </w:rPr>
              <m:t>Z</m:t>
            </m:r>
          </m:e>
          <m:sub>
            <m:r>
              <m:rPr>
                <m:sty m:val="p"/>
              </m:rPr>
              <w:rPr>
                <w:rFonts w:ascii="Cambria Math" w:hAnsi="Cambria Math"/>
                <w:szCs w:val="20"/>
              </w:rPr>
              <m:t>TOT</m:t>
            </m:r>
          </m:sub>
        </m:sSub>
        <m:r>
          <m:rPr>
            <m:sty m:val="p"/>
          </m:rPr>
          <w:rPr>
            <w:rFonts w:ascii="Cambria Math" w:hAnsi="Cambria Math"/>
            <w:szCs w:val="20"/>
          </w:rPr>
          <m:t>=</m:t>
        </m:r>
        <m:nary>
          <m:naryPr>
            <m:chr m:val="∑"/>
            <m:limLoc m:val="undOvr"/>
            <m:ctrlPr>
              <w:rPr>
                <w:rFonts w:ascii="Cambria Math" w:hAnsi="Cambria Math"/>
                <w:i/>
                <w:szCs w:val="20"/>
              </w:rPr>
            </m:ctrlPr>
          </m:naryPr>
          <m:sub>
            <m:r>
              <m:rPr>
                <m:sty m:val="p"/>
              </m:rPr>
              <w:rPr>
                <w:rFonts w:ascii="Cambria Math" w:hAnsi="Cambria Math"/>
                <w:szCs w:val="20"/>
              </w:rPr>
              <m:t>n=1</m:t>
            </m:r>
          </m:sub>
          <m:sup>
            <m:r>
              <m:rPr>
                <m:sty m:val="p"/>
              </m:rPr>
              <w:rPr>
                <w:rFonts w:ascii="Cambria Math" w:hAnsi="Cambria Math"/>
                <w:szCs w:val="20"/>
              </w:rPr>
              <m:t>M</m:t>
            </m:r>
          </m:sup>
          <m:e>
            <m:sSub>
              <m:sSubPr>
                <m:ctrlPr>
                  <w:rPr>
                    <w:rFonts w:ascii="Cambria Math" w:hAnsi="Cambria Math"/>
                    <w:i/>
                    <w:szCs w:val="20"/>
                  </w:rPr>
                </m:ctrlPr>
              </m:sSubPr>
              <m:e>
                <m:r>
                  <m:rPr>
                    <m:sty m:val="p"/>
                  </m:rPr>
                  <w:rPr>
                    <w:rFonts w:ascii="Cambria Math" w:hAnsi="Cambria Math"/>
                    <w:szCs w:val="20"/>
                  </w:rPr>
                  <m:t>Z</m:t>
                </m:r>
              </m:e>
              <m:sub>
                <m:r>
                  <m:rPr>
                    <m:sty m:val="p"/>
                  </m:rPr>
                  <w:rPr>
                    <w:rFonts w:ascii="Cambria Math" w:hAnsi="Cambria Math"/>
                    <w:szCs w:val="20"/>
                  </w:rPr>
                  <m:t>n</m:t>
                </m:r>
              </m:sub>
            </m:sSub>
          </m:e>
        </m:nary>
      </m:oMath>
      <w:r w:rsidRPr="002235BD">
        <w:rPr>
          <w:rFonts w:ascii="Times New Roman" w:hAnsi="Times New Roman"/>
          <w:szCs w:val="20"/>
          <w:lang w:eastAsia="x-none"/>
        </w:rPr>
        <w:instrText xml:space="preserve"> </w:instrText>
      </w:r>
      <w:r w:rsidRPr="002235BD">
        <w:rPr>
          <w:rFonts w:ascii="Times New Roman" w:hAnsi="Times New Roman"/>
          <w:szCs w:val="20"/>
          <w:lang w:eastAsia="x-none"/>
        </w:rPr>
        <w:fldChar w:fldCharType="end"/>
      </w:r>
      <w:r w:rsidRPr="002235BD">
        <w:rPr>
          <w:rFonts w:ascii="Times New Roman" w:hAnsi="Times New Roman"/>
          <w:szCs w:val="20"/>
          <w:lang w:eastAsia="x-none"/>
        </w:rPr>
        <w:t xml:space="preserve"> </w:t>
      </w:r>
      <w:r w:rsidRPr="002235BD">
        <w:rPr>
          <w:rFonts w:ascii="Times New Roman" w:hAnsi="Times New Roman"/>
          <w:position w:val="-16"/>
          <w:szCs w:val="20"/>
        </w:rPr>
        <w:object w:dxaOrig="1520" w:dyaOrig="460" w14:anchorId="0A5D67A0">
          <v:shape id="_x0000_i1126" type="#_x0000_t75" style="width:75.6pt;height:23.4pt" o:ole="">
            <v:imagedata r:id="rId1061" o:title=""/>
          </v:shape>
          <o:OLEObject Type="Embed" ProgID="Equation.DSMT4" ShapeID="_x0000_i1126" DrawAspect="Content" ObjectID="_1587929005" r:id="rId1062"/>
        </w:object>
      </w:r>
    </w:p>
    <w:p w14:paraId="049D9D66" w14:textId="77777777" w:rsidR="00C95926" w:rsidRPr="002235BD" w:rsidRDefault="00C95926" w:rsidP="00C95926">
      <w:pPr>
        <w:numPr>
          <w:ilvl w:val="4"/>
          <w:numId w:val="303"/>
        </w:numPr>
        <w:rPr>
          <w:rFonts w:ascii="Times New Roman" w:hAnsi="Times New Roman"/>
          <w:szCs w:val="20"/>
          <w:lang w:eastAsia="x-none"/>
        </w:rPr>
      </w:pPr>
      <w:r w:rsidRPr="002235BD">
        <w:rPr>
          <w:rFonts w:ascii="Times New Roman" w:hAnsi="Times New Roman"/>
          <w:szCs w:val="20"/>
          <w:lang w:eastAsia="x-none"/>
        </w:rPr>
        <w:t>This applied to CSI only case, FFS for CSI+UL-SCH case</w:t>
      </w:r>
    </w:p>
    <w:p w14:paraId="2DAC0814" w14:textId="77777777" w:rsidR="00C95926" w:rsidRPr="002235BD" w:rsidRDefault="00C95926" w:rsidP="00C95926">
      <w:pPr>
        <w:pStyle w:val="ListParagraph"/>
        <w:numPr>
          <w:ilvl w:val="2"/>
          <w:numId w:val="303"/>
        </w:numPr>
        <w:overflowPunct/>
        <w:autoSpaceDE/>
        <w:autoSpaceDN/>
        <w:adjustRightInd/>
        <w:spacing w:after="0"/>
        <w:textAlignment w:val="auto"/>
      </w:pPr>
      <w:r w:rsidRPr="002235BD">
        <w:t>For Type B CSI processing capability:</w:t>
      </w:r>
    </w:p>
    <w:p w14:paraId="3BBEBFAE" w14:textId="77777777" w:rsidR="00C95926" w:rsidRPr="002235BD" w:rsidRDefault="00C95926" w:rsidP="00C95926">
      <w:pPr>
        <w:pStyle w:val="ListParagraph"/>
        <w:numPr>
          <w:ilvl w:val="3"/>
          <w:numId w:val="303"/>
        </w:numPr>
        <w:overflowPunct/>
        <w:autoSpaceDE/>
        <w:autoSpaceDN/>
        <w:adjustRightInd/>
        <w:spacing w:after="0"/>
        <w:textAlignment w:val="auto"/>
      </w:pPr>
      <w:r w:rsidRPr="002235BD">
        <w:t>A UE is not expected to update a CSI report if the PUSCH scheduling offset does not give enough CSI calculation time according to the Z’ values for that report</w:t>
      </w:r>
    </w:p>
    <w:p w14:paraId="1FCC5CF1" w14:textId="77777777" w:rsidR="00C95926" w:rsidRPr="002235BD" w:rsidRDefault="00C95926" w:rsidP="00C95926">
      <w:pPr>
        <w:numPr>
          <w:ilvl w:val="3"/>
          <w:numId w:val="303"/>
        </w:numPr>
        <w:rPr>
          <w:rFonts w:ascii="Times New Roman" w:hAnsi="Times New Roman"/>
          <w:szCs w:val="20"/>
          <w:lang w:eastAsia="x-none"/>
        </w:rPr>
      </w:pPr>
      <w:r w:rsidRPr="002235BD">
        <w:rPr>
          <w:rFonts w:ascii="Times New Roman" w:hAnsi="Times New Roman"/>
          <w:szCs w:val="20"/>
          <w:lang w:eastAsia="x-none"/>
        </w:rPr>
        <w:t>UE may ignore a DCI scheduling a PUSCH with scheduling offset smaller than the any of the Z values in different reports</w:t>
      </w:r>
    </w:p>
    <w:p w14:paraId="7E163E26" w14:textId="77777777" w:rsidR="00C95926" w:rsidRPr="002235BD" w:rsidRDefault="00C95926" w:rsidP="00C95926">
      <w:pPr>
        <w:numPr>
          <w:ilvl w:val="4"/>
          <w:numId w:val="303"/>
        </w:numPr>
        <w:rPr>
          <w:rFonts w:ascii="Times New Roman" w:hAnsi="Times New Roman"/>
          <w:szCs w:val="20"/>
          <w:lang w:eastAsia="x-none"/>
        </w:rPr>
      </w:pPr>
      <w:r w:rsidRPr="002235BD">
        <w:rPr>
          <w:rFonts w:ascii="Times New Roman" w:hAnsi="Times New Roman"/>
          <w:szCs w:val="20"/>
          <w:lang w:eastAsia="x-none"/>
        </w:rPr>
        <w:t>This applied to CSI only case, FFS for CSI+UL-SCH case</w:t>
      </w:r>
    </w:p>
    <w:p w14:paraId="365B2547" w14:textId="77777777" w:rsidR="00C95926" w:rsidRPr="002235BD" w:rsidRDefault="00C95926" w:rsidP="00C95926">
      <w:pPr>
        <w:pStyle w:val="ListParagraph"/>
        <w:numPr>
          <w:ilvl w:val="1"/>
          <w:numId w:val="303"/>
        </w:numPr>
        <w:overflowPunct/>
        <w:autoSpaceDE/>
        <w:autoSpaceDN/>
        <w:adjustRightInd/>
        <w:textAlignment w:val="auto"/>
        <w:rPr>
          <w:b/>
        </w:rPr>
      </w:pPr>
      <w:r w:rsidRPr="002235BD">
        <w:t>CSI reports based on P / SP CSI-RS are assigned to CSI processing units as follows:</w:t>
      </w:r>
    </w:p>
    <w:p w14:paraId="61B1D6CE" w14:textId="77777777" w:rsidR="00C95926" w:rsidRPr="002235BD" w:rsidRDefault="00C95926" w:rsidP="00C95926">
      <w:pPr>
        <w:pStyle w:val="ListParagraph"/>
        <w:numPr>
          <w:ilvl w:val="2"/>
          <w:numId w:val="303"/>
        </w:numPr>
        <w:overflowPunct/>
        <w:autoSpaceDE/>
        <w:autoSpaceDN/>
        <w:adjustRightInd/>
        <w:textAlignment w:val="auto"/>
      </w:pPr>
      <w:r w:rsidRPr="002235BD">
        <w:t>Type A:</w:t>
      </w:r>
    </w:p>
    <w:p w14:paraId="7E8A77A5" w14:textId="77777777" w:rsidR="00C95926" w:rsidRPr="002235BD" w:rsidRDefault="00C95926" w:rsidP="00C95926">
      <w:pPr>
        <w:pStyle w:val="ListParagraph"/>
        <w:numPr>
          <w:ilvl w:val="3"/>
          <w:numId w:val="303"/>
        </w:numPr>
        <w:overflowPunct/>
        <w:autoSpaceDE/>
        <w:autoSpaceDN/>
        <w:adjustRightInd/>
        <w:textAlignment w:val="auto"/>
        <w:rPr>
          <w:b/>
        </w:rPr>
      </w:pPr>
      <w:r w:rsidRPr="002235BD">
        <w:t>For P / SP CSI reports, the CSI processing unit is occupied from the first symbol of the CSI reference resource of the P / SP report until the first symbol of the physical channel carrying the report</w:t>
      </w:r>
    </w:p>
    <w:p w14:paraId="211CFAD7" w14:textId="77777777" w:rsidR="00C95926" w:rsidRPr="002235BD" w:rsidRDefault="00C95926" w:rsidP="00C95926">
      <w:pPr>
        <w:pStyle w:val="ListParagraph"/>
        <w:numPr>
          <w:ilvl w:val="3"/>
          <w:numId w:val="303"/>
        </w:numPr>
        <w:overflowPunct/>
        <w:autoSpaceDE/>
        <w:autoSpaceDN/>
        <w:adjustRightInd/>
        <w:textAlignment w:val="auto"/>
        <w:rPr>
          <w:b/>
        </w:rPr>
      </w:pPr>
      <w:r w:rsidRPr="002235BD">
        <w:t>For A CSI reports, the CSI processing unit is occupied from the first symbol after the PDCCH triggering the report until the [first or last] symbol of the PUSCH carrying the report</w:t>
      </w:r>
    </w:p>
    <w:p w14:paraId="6FCFD45B" w14:textId="77777777" w:rsidR="00C95926" w:rsidRPr="002235BD" w:rsidRDefault="00C95926" w:rsidP="00C95926">
      <w:pPr>
        <w:pStyle w:val="ListParagraph"/>
        <w:numPr>
          <w:ilvl w:val="2"/>
          <w:numId w:val="303"/>
        </w:numPr>
        <w:overflowPunct/>
        <w:autoSpaceDE/>
        <w:autoSpaceDN/>
        <w:adjustRightInd/>
        <w:textAlignment w:val="auto"/>
      </w:pPr>
      <w:r w:rsidRPr="002235BD">
        <w:t>Type B:</w:t>
      </w:r>
    </w:p>
    <w:p w14:paraId="1312A77D" w14:textId="77777777" w:rsidR="00C95926" w:rsidRPr="002235BD" w:rsidRDefault="00C95926" w:rsidP="00C95926">
      <w:pPr>
        <w:pStyle w:val="ListParagraph"/>
        <w:numPr>
          <w:ilvl w:val="3"/>
          <w:numId w:val="303"/>
        </w:numPr>
        <w:overflowPunct/>
        <w:autoSpaceDE/>
        <w:autoSpaceDN/>
        <w:adjustRightInd/>
        <w:textAlignment w:val="auto"/>
      </w:pPr>
      <w:r w:rsidRPr="002235BD">
        <w:t>A periodic</w:t>
      </w:r>
      <w:del w:id="464" w:author="Sebastian Faxér" w:date="2018-04-18T17:35:00Z">
        <w:r w:rsidRPr="002235BD" w:rsidDel="001E6E82">
          <w:delText>P</w:delText>
        </w:r>
      </w:del>
      <w:r w:rsidRPr="002235BD">
        <w:t xml:space="preserve"> or aperiodic</w:t>
      </w:r>
      <w:del w:id="465" w:author="Sebastian Faxér" w:date="2018-04-18T17:35:00Z">
        <w:r w:rsidRPr="002235BD" w:rsidDel="001E6E82">
          <w:delText>AP</w:delText>
        </w:r>
      </w:del>
      <w:r w:rsidRPr="002235BD">
        <w:t xml:space="preserve"> CSI reporting setting associated with P/SP CSI-RS is assigned one (or K</w:t>
      </w:r>
      <w:r w:rsidRPr="002235BD">
        <w:rPr>
          <w:vertAlign w:val="subscript"/>
        </w:rPr>
        <w:t>s</w:t>
      </w:r>
      <w:r w:rsidRPr="002235BD">
        <w:t xml:space="preserve">) CSI processing unit and always occupy them </w:t>
      </w:r>
    </w:p>
    <w:p w14:paraId="4DB026C6" w14:textId="77777777" w:rsidR="00C95926" w:rsidRPr="002235BD" w:rsidRDefault="00C95926" w:rsidP="00C95926">
      <w:pPr>
        <w:pStyle w:val="ListParagraph"/>
        <w:numPr>
          <w:ilvl w:val="3"/>
          <w:numId w:val="303"/>
        </w:numPr>
        <w:overflowPunct/>
        <w:autoSpaceDE/>
        <w:autoSpaceDN/>
        <w:adjustRightInd/>
        <w:spacing w:after="0"/>
        <w:textAlignment w:val="auto"/>
      </w:pPr>
      <w:r w:rsidRPr="002235BD">
        <w:t>An activated SP-CSI report setting is assigned one (or K</w:t>
      </w:r>
      <w:r w:rsidRPr="002235BD">
        <w:rPr>
          <w:vertAlign w:val="subscript"/>
        </w:rPr>
        <w:t>s</w:t>
      </w:r>
      <w:r w:rsidRPr="002235BD">
        <w:t>) CSI processing unit and occupies them until deactivated</w:t>
      </w:r>
    </w:p>
    <w:p w14:paraId="79CC54E4" w14:textId="77777777" w:rsidR="00C95926" w:rsidRPr="002235BD" w:rsidRDefault="00C95926" w:rsidP="00C95926">
      <w:pPr>
        <w:numPr>
          <w:ilvl w:val="4"/>
          <w:numId w:val="303"/>
        </w:numPr>
        <w:rPr>
          <w:rFonts w:ascii="Times New Roman" w:hAnsi="Times New Roman"/>
          <w:szCs w:val="20"/>
          <w:lang w:eastAsia="x-none"/>
        </w:rPr>
      </w:pPr>
      <w:r w:rsidRPr="002235BD">
        <w:rPr>
          <w:rFonts w:ascii="Times New Roman" w:hAnsi="Times New Roman"/>
          <w:szCs w:val="20"/>
          <w:lang w:eastAsia="x-none"/>
        </w:rPr>
        <w:t>Once the SP-CSI report is deactivated, the CSI processing unit can be used for other CSI report</w:t>
      </w:r>
    </w:p>
    <w:p w14:paraId="2EE19C4D" w14:textId="77777777" w:rsidR="00C95926" w:rsidRPr="002235BD" w:rsidRDefault="00C95926" w:rsidP="00C95926">
      <w:pPr>
        <w:pStyle w:val="ListParagraph"/>
        <w:numPr>
          <w:ilvl w:val="1"/>
          <w:numId w:val="303"/>
        </w:numPr>
        <w:overflowPunct/>
        <w:autoSpaceDE/>
        <w:autoSpaceDN/>
        <w:adjustRightInd/>
        <w:textAlignment w:val="auto"/>
      </w:pPr>
      <w:r w:rsidRPr="002235BD">
        <w:t>Note: Type A assumes serial CSI processing implementation while Type B assume parallel CSI processing implementation. Note that this will not be captured in specification.</w:t>
      </w:r>
    </w:p>
    <w:p w14:paraId="2035F7FD" w14:textId="77777777" w:rsidR="00C95926" w:rsidRPr="002235BD" w:rsidRDefault="00C95926" w:rsidP="00C95926">
      <w:pPr>
        <w:rPr>
          <w:rFonts w:ascii="Times New Roman" w:hAnsi="Times New Roman"/>
          <w:szCs w:val="20"/>
          <w:lang w:eastAsia="x-none"/>
        </w:rPr>
      </w:pPr>
    </w:p>
    <w:p w14:paraId="5177595C" w14:textId="77777777" w:rsidR="00C95926" w:rsidRPr="002235BD" w:rsidRDefault="00C95926" w:rsidP="00C95926">
      <w:r w:rsidRPr="002235BD">
        <w:rPr>
          <w:highlight w:val="green"/>
        </w:rPr>
        <w:t>Agreement:</w:t>
      </w:r>
    </w:p>
    <w:p w14:paraId="6AABFDF4" w14:textId="77777777" w:rsidR="00C95926" w:rsidRPr="002235BD" w:rsidRDefault="00C95926" w:rsidP="00C95926">
      <w:pPr>
        <w:pStyle w:val="ListParagraph"/>
        <w:numPr>
          <w:ilvl w:val="0"/>
          <w:numId w:val="303"/>
        </w:numPr>
        <w:overflowPunct/>
        <w:autoSpaceDE/>
        <w:autoSpaceDN/>
        <w:adjustRightInd/>
        <w:textAlignment w:val="auto"/>
      </w:pPr>
      <w:r w:rsidRPr="002235BD">
        <w:t>For Type A CSI processing capability, a UE is not expected to update P/SP CSI reports if the number of CSI processing units occupied by P/SP CSI reports exceeds the number of simultaneous CSI calculations X according to the UE capability</w:t>
      </w:r>
    </w:p>
    <w:p w14:paraId="633A6A2E" w14:textId="77777777" w:rsidR="00C95926" w:rsidRDefault="00C95926" w:rsidP="00C95926">
      <w:pPr>
        <w:rPr>
          <w:lang w:eastAsia="x-none"/>
        </w:rPr>
      </w:pPr>
    </w:p>
    <w:p w14:paraId="53A230CD" w14:textId="77777777" w:rsidR="009F3C8D" w:rsidRPr="005D44E9" w:rsidRDefault="009F3C8D" w:rsidP="009F3C8D">
      <w:r w:rsidRPr="005D44E9">
        <w:rPr>
          <w:highlight w:val="green"/>
        </w:rPr>
        <w:t>Agreement</w:t>
      </w:r>
      <w:r w:rsidRPr="005D44E9">
        <w:t xml:space="preserve"> </w:t>
      </w:r>
    </w:p>
    <w:p w14:paraId="035E3C53" w14:textId="77777777" w:rsidR="00C95926" w:rsidRPr="002235BD" w:rsidRDefault="00C95926" w:rsidP="00C95926">
      <w:pPr>
        <w:pStyle w:val="3GPPHeader"/>
        <w:numPr>
          <w:ilvl w:val="0"/>
          <w:numId w:val="303"/>
        </w:numPr>
        <w:tabs>
          <w:tab w:val="clear" w:pos="1701"/>
          <w:tab w:val="clear" w:pos="9639"/>
        </w:tabs>
        <w:adjustRightInd/>
        <w:spacing w:after="0"/>
        <w:textAlignment w:val="auto"/>
        <w:rPr>
          <w:rFonts w:ascii="Times New Roman" w:hAnsi="Times New Roman"/>
          <w:b w:val="0"/>
          <w:bCs/>
          <w:sz w:val="20"/>
        </w:rPr>
      </w:pPr>
      <w:r w:rsidRPr="002235BD">
        <w:rPr>
          <w:rFonts w:ascii="Times New Roman" w:hAnsi="Times New Roman"/>
          <w:b w:val="0"/>
          <w:bCs/>
          <w:sz w:val="20"/>
        </w:rPr>
        <w:t>When a CSI report is linked with K</w:t>
      </w:r>
      <w:r w:rsidRPr="002235BD">
        <w:rPr>
          <w:rFonts w:ascii="Times New Roman" w:hAnsi="Times New Roman"/>
          <w:b w:val="0"/>
          <w:bCs/>
          <w:sz w:val="20"/>
          <w:vertAlign w:val="subscript"/>
        </w:rPr>
        <w:t>s</w:t>
      </w:r>
      <w:r w:rsidRPr="002235BD">
        <w:rPr>
          <w:rFonts w:ascii="Times New Roman" w:hAnsi="Times New Roman"/>
          <w:b w:val="0"/>
          <w:bCs/>
          <w:sz w:val="20"/>
        </w:rPr>
        <w:t xml:space="preserve"> &gt; 1 CSI-RS resources for channel measurement is triggered</w:t>
      </w:r>
    </w:p>
    <w:p w14:paraId="513CE271" w14:textId="77777777" w:rsidR="00C95926" w:rsidRPr="002235BD" w:rsidRDefault="00C95926" w:rsidP="00C95926">
      <w:pPr>
        <w:pStyle w:val="3GPPHeader"/>
        <w:numPr>
          <w:ilvl w:val="1"/>
          <w:numId w:val="303"/>
        </w:numPr>
        <w:tabs>
          <w:tab w:val="clear" w:pos="1701"/>
          <w:tab w:val="clear" w:pos="9639"/>
        </w:tabs>
        <w:adjustRightInd/>
        <w:spacing w:after="0"/>
        <w:textAlignment w:val="auto"/>
        <w:rPr>
          <w:rFonts w:ascii="Times New Roman" w:hAnsi="Times New Roman"/>
          <w:b w:val="0"/>
          <w:bCs/>
          <w:sz w:val="20"/>
        </w:rPr>
      </w:pPr>
      <w:r w:rsidRPr="002235BD">
        <w:rPr>
          <w:rFonts w:ascii="Times New Roman" w:hAnsi="Times New Roman"/>
          <w:b w:val="0"/>
          <w:bCs/>
          <w:sz w:val="20"/>
        </w:rPr>
        <w:t>For Type A CSI processing capability:</w:t>
      </w:r>
    </w:p>
    <w:p w14:paraId="27C7DBEC" w14:textId="77777777" w:rsidR="00C95926" w:rsidRPr="002235BD" w:rsidRDefault="00C95926" w:rsidP="00C95926">
      <w:pPr>
        <w:pStyle w:val="3GPPHeader"/>
        <w:numPr>
          <w:ilvl w:val="2"/>
          <w:numId w:val="303"/>
        </w:numPr>
        <w:tabs>
          <w:tab w:val="clear" w:pos="1701"/>
          <w:tab w:val="clear" w:pos="9639"/>
        </w:tabs>
        <w:adjustRightInd/>
        <w:spacing w:after="0"/>
        <w:textAlignment w:val="auto"/>
        <w:rPr>
          <w:rFonts w:ascii="Times New Roman" w:hAnsi="Times New Roman"/>
          <w:b w:val="0"/>
          <w:bCs/>
          <w:sz w:val="20"/>
        </w:rPr>
      </w:pPr>
      <w:r w:rsidRPr="002235BD">
        <w:rPr>
          <w:rFonts w:ascii="Times New Roman" w:hAnsi="Times New Roman"/>
          <w:b w:val="0"/>
          <w:bCs/>
          <w:sz w:val="20"/>
        </w:rPr>
        <w:t>The CSI report occupies a single CSI processing unit and the latency requirement is calculated based on (Z</w:t>
      </w:r>
      <w:r w:rsidRPr="002235BD">
        <w:rPr>
          <w:rFonts w:ascii="Times New Roman" w:hAnsi="Times New Roman"/>
          <w:b w:val="0"/>
          <w:bCs/>
          <w:sz w:val="20"/>
          <w:vertAlign w:val="subscript"/>
        </w:rPr>
        <w:t>n,</w:t>
      </w:r>
      <w:r w:rsidRPr="002235BD">
        <w:rPr>
          <w:rFonts w:ascii="Times New Roman" w:hAnsi="Times New Roman"/>
          <w:b w:val="0"/>
          <w:bCs/>
          <w:sz w:val="20"/>
        </w:rPr>
        <w:t xml:space="preserve"> Z’</w:t>
      </w:r>
      <w:r w:rsidRPr="002235BD">
        <w:rPr>
          <w:rFonts w:ascii="Times New Roman" w:hAnsi="Times New Roman"/>
          <w:b w:val="0"/>
          <w:bCs/>
          <w:sz w:val="20"/>
          <w:vertAlign w:val="subscript"/>
        </w:rPr>
        <w:t>n</w:t>
      </w:r>
      <w:r w:rsidRPr="002235BD">
        <w:rPr>
          <w:rFonts w:ascii="Times New Roman" w:hAnsi="Times New Roman"/>
          <w:b w:val="0"/>
          <w:bCs/>
          <w:sz w:val="20"/>
        </w:rPr>
        <w:t xml:space="preserve">) according to the High latency CSI class </w:t>
      </w:r>
    </w:p>
    <w:p w14:paraId="394CC287" w14:textId="77777777" w:rsidR="00C95926" w:rsidRPr="002235BD" w:rsidRDefault="00C95926" w:rsidP="00C95926">
      <w:pPr>
        <w:pStyle w:val="3GPPHeader"/>
        <w:numPr>
          <w:ilvl w:val="1"/>
          <w:numId w:val="303"/>
        </w:numPr>
        <w:tabs>
          <w:tab w:val="clear" w:pos="1701"/>
          <w:tab w:val="clear" w:pos="9639"/>
        </w:tabs>
        <w:adjustRightInd/>
        <w:spacing w:after="0"/>
        <w:textAlignment w:val="auto"/>
        <w:rPr>
          <w:rFonts w:ascii="Times New Roman" w:hAnsi="Times New Roman"/>
          <w:b w:val="0"/>
          <w:bCs/>
          <w:sz w:val="20"/>
        </w:rPr>
      </w:pPr>
      <w:r w:rsidRPr="002235BD">
        <w:rPr>
          <w:rFonts w:ascii="Times New Roman" w:hAnsi="Times New Roman"/>
          <w:b w:val="0"/>
          <w:bCs/>
          <w:sz w:val="20"/>
        </w:rPr>
        <w:lastRenderedPageBreak/>
        <w:t>For Type B CSI processing capability, downselect between the following in RAN1#93:</w:t>
      </w:r>
    </w:p>
    <w:p w14:paraId="50CF8E0F" w14:textId="77777777" w:rsidR="00C95926" w:rsidRPr="002235BD" w:rsidRDefault="00C95926" w:rsidP="00C95926">
      <w:pPr>
        <w:pStyle w:val="3GPPHeader"/>
        <w:numPr>
          <w:ilvl w:val="2"/>
          <w:numId w:val="303"/>
        </w:numPr>
        <w:tabs>
          <w:tab w:val="clear" w:pos="1701"/>
          <w:tab w:val="clear" w:pos="9639"/>
        </w:tabs>
        <w:adjustRightInd/>
        <w:spacing w:after="0"/>
        <w:textAlignment w:val="auto"/>
        <w:rPr>
          <w:rFonts w:ascii="Times New Roman" w:hAnsi="Times New Roman"/>
          <w:b w:val="0"/>
          <w:bCs/>
          <w:sz w:val="20"/>
        </w:rPr>
      </w:pPr>
      <w:r w:rsidRPr="002235BD">
        <w:rPr>
          <w:rFonts w:ascii="Times New Roman" w:hAnsi="Times New Roman"/>
          <w:b w:val="0"/>
          <w:bCs/>
          <w:sz w:val="20"/>
        </w:rPr>
        <w:t>Alt1: The CSI report occupies a single CSI processing unit and the latency requirement is calculated based on (Z</w:t>
      </w:r>
      <w:r w:rsidRPr="002235BD">
        <w:rPr>
          <w:rFonts w:ascii="Times New Roman" w:hAnsi="Times New Roman"/>
          <w:b w:val="0"/>
          <w:bCs/>
          <w:sz w:val="20"/>
          <w:vertAlign w:val="subscript"/>
        </w:rPr>
        <w:t>n,</w:t>
      </w:r>
      <w:r w:rsidRPr="002235BD">
        <w:rPr>
          <w:rFonts w:ascii="Times New Roman" w:hAnsi="Times New Roman"/>
          <w:b w:val="0"/>
          <w:bCs/>
          <w:sz w:val="20"/>
        </w:rPr>
        <w:t xml:space="preserve"> Z’</w:t>
      </w:r>
      <w:r w:rsidRPr="002235BD">
        <w:rPr>
          <w:rFonts w:ascii="Times New Roman" w:hAnsi="Times New Roman"/>
          <w:b w:val="0"/>
          <w:bCs/>
          <w:sz w:val="20"/>
          <w:vertAlign w:val="subscript"/>
        </w:rPr>
        <w:t>n</w:t>
      </w:r>
      <w:r w:rsidRPr="002235BD">
        <w:rPr>
          <w:rFonts w:ascii="Times New Roman" w:hAnsi="Times New Roman"/>
          <w:b w:val="0"/>
          <w:bCs/>
          <w:sz w:val="20"/>
        </w:rPr>
        <w:t xml:space="preserve">) according to the High latency CSI class </w:t>
      </w:r>
    </w:p>
    <w:p w14:paraId="4589A732" w14:textId="77777777" w:rsidR="00C95926" w:rsidRPr="002235BD" w:rsidRDefault="00C95926" w:rsidP="00C95926">
      <w:pPr>
        <w:pStyle w:val="3GPPHeader"/>
        <w:numPr>
          <w:ilvl w:val="2"/>
          <w:numId w:val="303"/>
        </w:numPr>
        <w:tabs>
          <w:tab w:val="clear" w:pos="1701"/>
          <w:tab w:val="clear" w:pos="9639"/>
        </w:tabs>
        <w:adjustRightInd/>
        <w:spacing w:after="0"/>
        <w:textAlignment w:val="auto"/>
        <w:rPr>
          <w:rFonts w:ascii="Times New Roman" w:hAnsi="Times New Roman"/>
          <w:b w:val="0"/>
          <w:bCs/>
          <w:sz w:val="20"/>
        </w:rPr>
      </w:pPr>
      <w:r w:rsidRPr="002235BD">
        <w:rPr>
          <w:rFonts w:ascii="Times New Roman" w:hAnsi="Times New Roman"/>
          <w:b w:val="0"/>
          <w:bCs/>
          <w:sz w:val="20"/>
        </w:rPr>
        <w:t>Alt2: The CSI report occupies Ks CSI processing units and the latency requirement for each unit is calculated based on (Z</w:t>
      </w:r>
      <w:r w:rsidRPr="002235BD">
        <w:rPr>
          <w:rFonts w:ascii="Times New Roman" w:hAnsi="Times New Roman"/>
          <w:b w:val="0"/>
          <w:bCs/>
          <w:sz w:val="20"/>
          <w:vertAlign w:val="subscript"/>
        </w:rPr>
        <w:t>n,</w:t>
      </w:r>
      <w:r w:rsidRPr="002235BD">
        <w:rPr>
          <w:rFonts w:ascii="Times New Roman" w:hAnsi="Times New Roman"/>
          <w:b w:val="0"/>
          <w:bCs/>
          <w:sz w:val="20"/>
        </w:rPr>
        <w:t xml:space="preserve"> Z’</w:t>
      </w:r>
      <w:r w:rsidRPr="002235BD">
        <w:rPr>
          <w:rFonts w:ascii="Times New Roman" w:hAnsi="Times New Roman"/>
          <w:b w:val="0"/>
          <w:bCs/>
          <w:sz w:val="20"/>
          <w:vertAlign w:val="subscript"/>
        </w:rPr>
        <w:t>n</w:t>
      </w:r>
      <w:r w:rsidRPr="002235BD">
        <w:rPr>
          <w:rFonts w:ascii="Times New Roman" w:hAnsi="Times New Roman"/>
          <w:b w:val="0"/>
          <w:bCs/>
          <w:sz w:val="20"/>
        </w:rPr>
        <w:t xml:space="preserve">) according to the High latency CSI class  </w:t>
      </w:r>
    </w:p>
    <w:p w14:paraId="4CE00985" w14:textId="77777777" w:rsidR="00C95926" w:rsidRPr="002235BD" w:rsidRDefault="00C95926" w:rsidP="00C95926">
      <w:pPr>
        <w:pStyle w:val="3GPPHeader"/>
        <w:numPr>
          <w:ilvl w:val="2"/>
          <w:numId w:val="303"/>
        </w:numPr>
        <w:tabs>
          <w:tab w:val="clear" w:pos="1701"/>
          <w:tab w:val="clear" w:pos="9639"/>
        </w:tabs>
        <w:adjustRightInd/>
        <w:spacing w:after="0"/>
        <w:textAlignment w:val="auto"/>
        <w:rPr>
          <w:rFonts w:ascii="Times New Roman" w:hAnsi="Times New Roman"/>
          <w:b w:val="0"/>
          <w:bCs/>
          <w:sz w:val="20"/>
        </w:rPr>
      </w:pPr>
      <w:r w:rsidRPr="002235BD">
        <w:rPr>
          <w:rFonts w:ascii="Times New Roman" w:hAnsi="Times New Roman"/>
          <w:b w:val="0"/>
          <w:bCs/>
          <w:sz w:val="20"/>
        </w:rPr>
        <w:t>Companies are encouraged to provide their preference on either of the above alternatives and relevant (Z</w:t>
      </w:r>
      <w:r w:rsidRPr="002235BD">
        <w:rPr>
          <w:rFonts w:ascii="Times New Roman" w:hAnsi="Times New Roman"/>
          <w:b w:val="0"/>
          <w:bCs/>
          <w:sz w:val="20"/>
          <w:vertAlign w:val="subscript"/>
        </w:rPr>
        <w:t>n,</w:t>
      </w:r>
      <w:r w:rsidRPr="002235BD">
        <w:rPr>
          <w:rFonts w:ascii="Times New Roman" w:hAnsi="Times New Roman"/>
          <w:b w:val="0"/>
          <w:bCs/>
          <w:sz w:val="20"/>
        </w:rPr>
        <w:t xml:space="preserve"> Z’</w:t>
      </w:r>
      <w:r w:rsidRPr="002235BD">
        <w:rPr>
          <w:rFonts w:ascii="Times New Roman" w:hAnsi="Times New Roman"/>
          <w:b w:val="0"/>
          <w:bCs/>
          <w:sz w:val="20"/>
          <w:vertAlign w:val="subscript"/>
        </w:rPr>
        <w:t>n</w:t>
      </w:r>
      <w:r w:rsidRPr="002235BD">
        <w:rPr>
          <w:rFonts w:ascii="Times New Roman" w:hAnsi="Times New Roman"/>
          <w:b w:val="0"/>
          <w:bCs/>
          <w:sz w:val="20"/>
        </w:rPr>
        <w:t>) values</w:t>
      </w:r>
    </w:p>
    <w:p w14:paraId="49DA23C9" w14:textId="77777777" w:rsidR="00C95926" w:rsidRPr="002235BD" w:rsidRDefault="00C95926" w:rsidP="00C95926">
      <w:pPr>
        <w:pStyle w:val="3GPPHeader"/>
        <w:numPr>
          <w:ilvl w:val="1"/>
          <w:numId w:val="303"/>
        </w:numPr>
        <w:tabs>
          <w:tab w:val="clear" w:pos="1701"/>
          <w:tab w:val="clear" w:pos="9639"/>
        </w:tabs>
        <w:adjustRightInd/>
        <w:spacing w:after="0"/>
        <w:textAlignment w:val="auto"/>
        <w:rPr>
          <w:rFonts w:ascii="Times New Roman" w:hAnsi="Times New Roman"/>
          <w:b w:val="0"/>
          <w:bCs/>
          <w:sz w:val="20"/>
        </w:rPr>
      </w:pPr>
      <w:r w:rsidRPr="002235BD">
        <w:rPr>
          <w:rFonts w:ascii="Times New Roman" w:hAnsi="Times New Roman"/>
          <w:b w:val="0"/>
          <w:bCs/>
          <w:sz w:val="20"/>
        </w:rPr>
        <w:t>Note: If more than one CSI-RS resource for CM is configured for a CSI report, the report belongs to the High Latency CSI class</w:t>
      </w:r>
    </w:p>
    <w:p w14:paraId="509BA225" w14:textId="77777777" w:rsidR="00C95926" w:rsidRPr="002235BD" w:rsidRDefault="00C95926" w:rsidP="00C95926">
      <w:pPr>
        <w:pStyle w:val="3GPPHeader"/>
        <w:numPr>
          <w:ilvl w:val="0"/>
          <w:numId w:val="303"/>
        </w:numPr>
        <w:tabs>
          <w:tab w:val="clear" w:pos="1701"/>
          <w:tab w:val="clear" w:pos="9639"/>
        </w:tabs>
        <w:adjustRightInd/>
        <w:spacing w:after="0"/>
        <w:textAlignment w:val="auto"/>
        <w:rPr>
          <w:rFonts w:ascii="Times New Roman" w:hAnsi="Times New Roman"/>
          <w:b w:val="0"/>
          <w:bCs/>
          <w:sz w:val="20"/>
        </w:rPr>
      </w:pPr>
      <w:r w:rsidRPr="002235BD">
        <w:rPr>
          <w:rFonts w:ascii="Times New Roman" w:hAnsi="Times New Roman"/>
          <w:b w:val="0"/>
          <w:bCs/>
          <w:sz w:val="20"/>
        </w:rPr>
        <w:t>Assuming Type A CSI processing capability or Type B if Alt 1 above is agreed:</w:t>
      </w:r>
    </w:p>
    <w:p w14:paraId="7DA85442" w14:textId="77777777" w:rsidR="00C95926" w:rsidRPr="002235BD" w:rsidRDefault="00C95926" w:rsidP="00C95926">
      <w:pPr>
        <w:pStyle w:val="3GPPHeader"/>
        <w:numPr>
          <w:ilvl w:val="1"/>
          <w:numId w:val="303"/>
        </w:numPr>
        <w:tabs>
          <w:tab w:val="clear" w:pos="1701"/>
          <w:tab w:val="clear" w:pos="9639"/>
        </w:tabs>
        <w:adjustRightInd/>
        <w:spacing w:after="0"/>
        <w:textAlignment w:val="auto"/>
        <w:rPr>
          <w:rFonts w:ascii="Times New Roman" w:hAnsi="Times New Roman"/>
          <w:b w:val="0"/>
          <w:bCs/>
          <w:sz w:val="20"/>
        </w:rPr>
      </w:pPr>
      <w:r w:rsidRPr="002235BD">
        <w:rPr>
          <w:rFonts w:ascii="Times New Roman" w:hAnsi="Times New Roman"/>
          <w:b w:val="0"/>
          <w:bCs/>
          <w:sz w:val="20"/>
        </w:rPr>
        <w:t>If a CSI report is linked with K</w:t>
      </w:r>
      <w:r w:rsidRPr="002235BD">
        <w:rPr>
          <w:rFonts w:ascii="Times New Roman" w:hAnsi="Times New Roman"/>
          <w:b w:val="0"/>
          <w:bCs/>
          <w:sz w:val="20"/>
          <w:vertAlign w:val="subscript"/>
        </w:rPr>
        <w:t>s</w:t>
      </w:r>
      <w:r w:rsidRPr="002235BD">
        <w:rPr>
          <w:rFonts w:ascii="Times New Roman" w:hAnsi="Times New Roman"/>
          <w:b w:val="0"/>
          <w:bCs/>
          <w:sz w:val="20"/>
        </w:rPr>
        <w:t xml:space="preserve"> &gt; 1 CSI-RS resources for channel measurement </w:t>
      </w:r>
    </w:p>
    <w:p w14:paraId="3DB55A9E" w14:textId="77777777" w:rsidR="00C95926" w:rsidRPr="002235BD" w:rsidRDefault="00C95926" w:rsidP="00C95926">
      <w:pPr>
        <w:pStyle w:val="3GPPHeader"/>
        <w:numPr>
          <w:ilvl w:val="2"/>
          <w:numId w:val="303"/>
        </w:numPr>
        <w:tabs>
          <w:tab w:val="clear" w:pos="1701"/>
          <w:tab w:val="clear" w:pos="9639"/>
        </w:tabs>
        <w:adjustRightInd/>
        <w:spacing w:after="0"/>
        <w:textAlignment w:val="auto"/>
        <w:rPr>
          <w:rFonts w:ascii="Times New Roman" w:hAnsi="Times New Roman"/>
          <w:b w:val="0"/>
          <w:bCs/>
          <w:sz w:val="20"/>
        </w:rPr>
      </w:pPr>
      <w:r w:rsidRPr="002235BD">
        <w:rPr>
          <w:rFonts w:ascii="Times New Roman" w:hAnsi="Times New Roman"/>
          <w:b w:val="0"/>
          <w:bCs/>
          <w:sz w:val="20"/>
        </w:rPr>
        <w:t>For Ks=2, at most 16 CSI-RS ports per CSI-RS resource can be configured</w:t>
      </w:r>
    </w:p>
    <w:p w14:paraId="716235F0" w14:textId="77777777" w:rsidR="00C95926" w:rsidRPr="002235BD" w:rsidRDefault="00C95926" w:rsidP="00C95926">
      <w:pPr>
        <w:pStyle w:val="3GPPHeader"/>
        <w:numPr>
          <w:ilvl w:val="2"/>
          <w:numId w:val="303"/>
        </w:numPr>
        <w:tabs>
          <w:tab w:val="clear" w:pos="1701"/>
          <w:tab w:val="clear" w:pos="9639"/>
        </w:tabs>
        <w:adjustRightInd/>
        <w:spacing w:after="0"/>
        <w:textAlignment w:val="auto"/>
        <w:rPr>
          <w:rFonts w:ascii="Times New Roman" w:hAnsi="Times New Roman"/>
          <w:b w:val="0"/>
          <w:bCs/>
          <w:sz w:val="20"/>
        </w:rPr>
      </w:pPr>
      <w:r w:rsidRPr="002235BD">
        <w:rPr>
          <w:rFonts w:ascii="Times New Roman" w:hAnsi="Times New Roman"/>
          <w:b w:val="0"/>
          <w:bCs/>
          <w:sz w:val="20"/>
        </w:rPr>
        <w:t>For 8&gt;=Ks&gt;2, at most 8 CSI-RS ports per CSI-RS resource can be configured</w:t>
      </w:r>
    </w:p>
    <w:p w14:paraId="5FBC3085" w14:textId="77777777" w:rsidR="00C95926" w:rsidRPr="002235BD" w:rsidRDefault="00C95926" w:rsidP="00C95926">
      <w:pPr>
        <w:rPr>
          <w:szCs w:val="20"/>
          <w:lang w:eastAsia="x-none"/>
        </w:rPr>
      </w:pPr>
    </w:p>
    <w:p w14:paraId="41FEF89D" w14:textId="77777777" w:rsidR="00C95926" w:rsidRPr="002235BD" w:rsidRDefault="00C95926" w:rsidP="00C95926">
      <w:r w:rsidRPr="002235BD">
        <w:rPr>
          <w:highlight w:val="green"/>
        </w:rPr>
        <w:t>Agreement</w:t>
      </w:r>
    </w:p>
    <w:p w14:paraId="6D94640B" w14:textId="77777777" w:rsidR="00C95926" w:rsidRPr="00421BC5" w:rsidRDefault="00C95926" w:rsidP="00C95926">
      <w:pPr>
        <w:pStyle w:val="ListParagraph"/>
        <w:numPr>
          <w:ilvl w:val="0"/>
          <w:numId w:val="303"/>
        </w:numPr>
        <w:overflowPunct/>
        <w:autoSpaceDE/>
        <w:autoSpaceDN/>
        <w:adjustRightInd/>
        <w:textAlignment w:val="auto"/>
        <w:rPr>
          <w:b/>
        </w:rPr>
      </w:pPr>
      <w:r>
        <w:t>Adopt the following (Z,Z’) values for Low Latency CSI class for normal UE capability for the Type A and Type B UE CSI processing capabilities:</w:t>
      </w:r>
    </w:p>
    <w:p w14:paraId="70CEDEFF" w14:textId="77777777" w:rsidR="00C95926" w:rsidRPr="00390B0C" w:rsidRDefault="00C95926" w:rsidP="009F3C8D">
      <w:pPr>
        <w:pStyle w:val="TH"/>
      </w:pPr>
      <w:r w:rsidRPr="00390B0C">
        <w:t>For normal UE capability (assuming single CSI report, single CMR/IMR)</w:t>
      </w:r>
    </w:p>
    <w:tbl>
      <w:tblPr>
        <w:tblW w:w="0" w:type="auto"/>
        <w:tblLook w:val="04A0" w:firstRow="1" w:lastRow="0" w:firstColumn="1" w:lastColumn="0" w:noHBand="0" w:noVBand="1"/>
      </w:tblPr>
      <w:tblGrid>
        <w:gridCol w:w="536"/>
        <w:gridCol w:w="1130"/>
        <w:gridCol w:w="433"/>
        <w:gridCol w:w="1430"/>
        <w:gridCol w:w="2100"/>
        <w:gridCol w:w="1507"/>
        <w:gridCol w:w="2214"/>
      </w:tblGrid>
      <w:tr w:rsidR="00C95926" w:rsidRPr="00D855EF" w14:paraId="300E1E48" w14:textId="77777777" w:rsidTr="00D17219">
        <w:trPr>
          <w:trHeight w:val="330"/>
        </w:trPr>
        <w:tc>
          <w:tcPr>
            <w:tcW w:w="2099" w:type="dxa"/>
            <w:gridSpan w:val="3"/>
            <w:vMerge w:val="restart"/>
            <w:tcBorders>
              <w:top w:val="single" w:sz="4" w:space="0" w:color="auto"/>
              <w:left w:val="single" w:sz="4" w:space="0" w:color="auto"/>
              <w:right w:val="single" w:sz="4" w:space="0" w:color="7F7F7F"/>
            </w:tcBorders>
            <w:shd w:val="clear" w:color="auto" w:fill="auto"/>
            <w:vAlign w:val="center"/>
          </w:tcPr>
          <w:p w14:paraId="4B4DD725" w14:textId="77777777" w:rsidR="00C95926" w:rsidRPr="00A1752C" w:rsidRDefault="00C95926" w:rsidP="00D17219">
            <w:pPr>
              <w:jc w:val="center"/>
              <w:rPr>
                <w:rFonts w:ascii="Times New Roman" w:hAnsi="Times New Roman"/>
                <w:b/>
                <w:bCs/>
                <w:szCs w:val="20"/>
                <w:highlight w:val="green"/>
                <w:lang w:val="en-US"/>
              </w:rPr>
            </w:pPr>
          </w:p>
        </w:tc>
        <w:tc>
          <w:tcPr>
            <w:tcW w:w="3530" w:type="dxa"/>
            <w:gridSpan w:val="2"/>
            <w:tcBorders>
              <w:top w:val="single" w:sz="4" w:space="0" w:color="auto"/>
              <w:left w:val="single" w:sz="4" w:space="0" w:color="auto"/>
              <w:bottom w:val="nil"/>
              <w:right w:val="single" w:sz="4" w:space="0" w:color="7F7F7F"/>
            </w:tcBorders>
            <w:shd w:val="clear" w:color="auto" w:fill="auto"/>
          </w:tcPr>
          <w:p w14:paraId="04437FAF" w14:textId="77777777" w:rsidR="00C95926" w:rsidRPr="00A1752C" w:rsidRDefault="00C95926" w:rsidP="00D17219">
            <w:pPr>
              <w:jc w:val="center"/>
              <w:rPr>
                <w:rFonts w:ascii="Times New Roman" w:hAnsi="Times New Roman"/>
                <w:b/>
                <w:bCs/>
                <w:szCs w:val="20"/>
                <w:lang w:val="en-US"/>
              </w:rPr>
            </w:pPr>
            <w:r w:rsidRPr="00A1752C">
              <w:rPr>
                <w:rFonts w:ascii="Times New Roman" w:hAnsi="Times New Roman"/>
                <w:b/>
                <w:bCs/>
                <w:szCs w:val="20"/>
                <w:lang w:val="en-US"/>
              </w:rPr>
              <w:t>For Type A CSI processing capability</w:t>
            </w:r>
          </w:p>
        </w:tc>
        <w:tc>
          <w:tcPr>
            <w:tcW w:w="3721" w:type="dxa"/>
            <w:gridSpan w:val="2"/>
            <w:tcBorders>
              <w:top w:val="single" w:sz="4" w:space="0" w:color="auto"/>
              <w:left w:val="nil"/>
              <w:bottom w:val="nil"/>
              <w:right w:val="single" w:sz="4" w:space="0" w:color="auto"/>
            </w:tcBorders>
            <w:shd w:val="clear" w:color="auto" w:fill="auto"/>
          </w:tcPr>
          <w:p w14:paraId="2C861CDD" w14:textId="77777777" w:rsidR="00C95926" w:rsidRPr="00A1752C" w:rsidRDefault="00C95926" w:rsidP="00D17219">
            <w:pPr>
              <w:jc w:val="center"/>
              <w:rPr>
                <w:rFonts w:ascii="Times New Roman" w:hAnsi="Times New Roman"/>
                <w:b/>
                <w:bCs/>
                <w:szCs w:val="20"/>
                <w:lang w:val="en-US"/>
              </w:rPr>
            </w:pPr>
            <w:r w:rsidRPr="00A1752C">
              <w:rPr>
                <w:rFonts w:ascii="Times New Roman" w:hAnsi="Times New Roman"/>
                <w:b/>
                <w:bCs/>
                <w:szCs w:val="20"/>
                <w:lang w:val="en-US"/>
              </w:rPr>
              <w:t>For Type B CSI processing capability</w:t>
            </w:r>
          </w:p>
        </w:tc>
      </w:tr>
      <w:tr w:rsidR="00C95926" w:rsidRPr="00D855EF" w14:paraId="7B68D71A" w14:textId="77777777" w:rsidTr="00D17219">
        <w:trPr>
          <w:trHeight w:val="330"/>
        </w:trPr>
        <w:tc>
          <w:tcPr>
            <w:tcW w:w="0" w:type="auto"/>
            <w:gridSpan w:val="3"/>
            <w:vMerge/>
            <w:tcBorders>
              <w:left w:val="single" w:sz="4" w:space="0" w:color="auto"/>
              <w:bottom w:val="single" w:sz="8" w:space="0" w:color="auto"/>
              <w:right w:val="single" w:sz="4" w:space="0" w:color="7F7F7F"/>
            </w:tcBorders>
            <w:shd w:val="clear" w:color="auto" w:fill="auto"/>
            <w:noWrap/>
            <w:vAlign w:val="center"/>
            <w:hideMark/>
          </w:tcPr>
          <w:p w14:paraId="28AC7B63" w14:textId="77777777" w:rsidR="00C95926" w:rsidRPr="00A1752C" w:rsidRDefault="00C95926" w:rsidP="00D17219">
            <w:pPr>
              <w:jc w:val="center"/>
              <w:rPr>
                <w:rFonts w:ascii="Times New Roman" w:hAnsi="Times New Roman"/>
                <w:b/>
                <w:bCs/>
                <w:szCs w:val="20"/>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064686" w14:textId="77777777" w:rsidR="00C95926" w:rsidRPr="00A1752C" w:rsidRDefault="00C95926" w:rsidP="00D17219">
            <w:pPr>
              <w:jc w:val="center"/>
              <w:rPr>
                <w:rFonts w:ascii="Times New Roman" w:hAnsi="Times New Roman"/>
                <w:b/>
                <w:bCs/>
                <w:szCs w:val="20"/>
                <w:lang w:val="en-US"/>
              </w:rPr>
            </w:pPr>
            <w:r w:rsidRPr="00A1752C">
              <w:rPr>
                <w:rFonts w:ascii="Times New Roman" w:hAnsi="Times New Roman"/>
                <w:b/>
                <w:bCs/>
                <w:szCs w:val="20"/>
                <w:lang w:val="en-US"/>
              </w:rPr>
              <w:t>CSI only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7CC806A" w14:textId="77777777" w:rsidR="00C95926" w:rsidRPr="00A1752C" w:rsidRDefault="00C95926" w:rsidP="00D17219">
            <w:pPr>
              <w:jc w:val="center"/>
              <w:rPr>
                <w:rFonts w:ascii="Times New Roman" w:hAnsi="Times New Roman"/>
                <w:b/>
                <w:bCs/>
                <w:szCs w:val="20"/>
                <w:lang w:val="en-US"/>
              </w:rPr>
            </w:pPr>
            <w:r w:rsidRPr="00A1752C">
              <w:rPr>
                <w:rFonts w:ascii="Times New Roman" w:hAnsi="Times New Roman"/>
                <w:b/>
                <w:bCs/>
                <w:szCs w:val="20"/>
                <w:lang w:val="en-US"/>
              </w:rPr>
              <w:t>CSI+UL-SCH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670E32" w14:textId="77777777" w:rsidR="00C95926" w:rsidRPr="00A1752C" w:rsidRDefault="00C95926" w:rsidP="00D17219">
            <w:pPr>
              <w:jc w:val="center"/>
              <w:rPr>
                <w:rFonts w:ascii="Times New Roman" w:hAnsi="Times New Roman"/>
                <w:b/>
                <w:bCs/>
                <w:szCs w:val="20"/>
                <w:lang w:val="en-US"/>
              </w:rPr>
            </w:pPr>
            <w:r w:rsidRPr="00A1752C">
              <w:rPr>
                <w:rFonts w:ascii="Times New Roman" w:hAnsi="Times New Roman"/>
                <w:b/>
                <w:bCs/>
                <w:szCs w:val="20"/>
                <w:lang w:val="en-US"/>
              </w:rPr>
              <w:t>CSI only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B9843AB" w14:textId="77777777" w:rsidR="00C95926" w:rsidRPr="00A1752C" w:rsidRDefault="00C95926" w:rsidP="00D17219">
            <w:pPr>
              <w:jc w:val="center"/>
              <w:rPr>
                <w:rFonts w:ascii="Times New Roman" w:hAnsi="Times New Roman"/>
                <w:b/>
                <w:bCs/>
                <w:szCs w:val="20"/>
                <w:lang w:val="en-US"/>
              </w:rPr>
            </w:pPr>
            <w:r w:rsidRPr="00A1752C">
              <w:rPr>
                <w:rFonts w:ascii="Times New Roman" w:hAnsi="Times New Roman"/>
                <w:b/>
                <w:bCs/>
                <w:szCs w:val="20"/>
                <w:lang w:val="en-US"/>
              </w:rPr>
              <w:t>CSI+UL-SCH</w:t>
            </w:r>
          </w:p>
        </w:tc>
      </w:tr>
      <w:tr w:rsidR="00C95926" w:rsidRPr="00D855EF" w14:paraId="7232C7EA" w14:textId="77777777" w:rsidTr="00D17219">
        <w:trPr>
          <w:trHeight w:val="315"/>
        </w:trPr>
        <w:tc>
          <w:tcPr>
            <w:tcW w:w="0" w:type="auto"/>
            <w:vMerge w:val="restart"/>
            <w:tcBorders>
              <w:top w:val="nil"/>
              <w:left w:val="single" w:sz="8" w:space="0" w:color="auto"/>
              <w:bottom w:val="single" w:sz="8" w:space="0" w:color="000000"/>
              <w:right w:val="single" w:sz="4" w:space="0" w:color="auto"/>
            </w:tcBorders>
            <w:shd w:val="clear" w:color="auto" w:fill="auto"/>
            <w:noWrap/>
            <w:textDirection w:val="btLr"/>
            <w:vAlign w:val="center"/>
            <w:hideMark/>
          </w:tcPr>
          <w:p w14:paraId="0010F470" w14:textId="77777777" w:rsidR="00C95926" w:rsidRPr="00A1752C" w:rsidRDefault="00C95926" w:rsidP="00D17219">
            <w:pPr>
              <w:jc w:val="center"/>
              <w:rPr>
                <w:rFonts w:ascii="Times New Roman" w:hAnsi="Times New Roman"/>
                <w:szCs w:val="20"/>
                <w:lang w:val="en-US"/>
              </w:rPr>
            </w:pPr>
            <w:r w:rsidRPr="00A1752C">
              <w:rPr>
                <w:rFonts w:ascii="Times New Roman" w:hAnsi="Times New Roman"/>
                <w:szCs w:val="20"/>
                <w:lang w:val="en-US"/>
              </w:rPr>
              <w:t>Low latency CSI</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14:paraId="257E270F" w14:textId="77777777" w:rsidR="00C95926" w:rsidRPr="00A1752C" w:rsidRDefault="00C95926" w:rsidP="00D17219">
            <w:pPr>
              <w:jc w:val="center"/>
              <w:rPr>
                <w:rFonts w:ascii="Times New Roman" w:hAnsi="Times New Roman"/>
                <w:b/>
                <w:bCs/>
                <w:szCs w:val="20"/>
                <w:lang w:val="en-US"/>
              </w:rPr>
            </w:pPr>
            <w:r w:rsidRPr="00A1752C">
              <w:rPr>
                <w:rFonts w:ascii="Times New Roman" w:hAnsi="Times New Roman"/>
                <w:b/>
                <w:bCs/>
                <w:szCs w:val="20"/>
                <w:lang w:val="en-US"/>
              </w:rPr>
              <w:t>15 kHZ</w:t>
            </w:r>
          </w:p>
        </w:tc>
        <w:tc>
          <w:tcPr>
            <w:tcW w:w="0" w:type="auto"/>
            <w:tcBorders>
              <w:top w:val="nil"/>
              <w:left w:val="nil"/>
              <w:bottom w:val="nil"/>
              <w:right w:val="nil"/>
            </w:tcBorders>
            <w:shd w:val="clear" w:color="auto" w:fill="auto"/>
            <w:noWrap/>
            <w:vAlign w:val="center"/>
            <w:hideMark/>
          </w:tcPr>
          <w:p w14:paraId="73AD3108"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63EEB6D"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6DAA79D"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D5D04E8"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4920E14"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32</w:t>
            </w:r>
          </w:p>
        </w:tc>
      </w:tr>
      <w:tr w:rsidR="00C95926" w:rsidRPr="00D855EF" w14:paraId="57CC847F" w14:textId="77777777" w:rsidTr="00D17219">
        <w:trPr>
          <w:trHeight w:val="315"/>
        </w:trPr>
        <w:tc>
          <w:tcPr>
            <w:tcW w:w="0" w:type="auto"/>
            <w:vMerge/>
            <w:tcBorders>
              <w:top w:val="nil"/>
              <w:left w:val="single" w:sz="8" w:space="0" w:color="auto"/>
              <w:bottom w:val="single" w:sz="8" w:space="0" w:color="000000"/>
              <w:right w:val="single" w:sz="4" w:space="0" w:color="auto"/>
            </w:tcBorders>
            <w:shd w:val="clear" w:color="auto" w:fill="auto"/>
            <w:vAlign w:val="center"/>
            <w:hideMark/>
          </w:tcPr>
          <w:p w14:paraId="212C541F" w14:textId="77777777" w:rsidR="00C95926" w:rsidRPr="00A1752C" w:rsidRDefault="00C95926" w:rsidP="00D17219">
            <w:pPr>
              <w:jc w:val="center"/>
              <w:rPr>
                <w:rFonts w:ascii="Times New Roman" w:hAnsi="Times New Roman"/>
                <w:szCs w:val="20"/>
                <w:lang w:val="en-US"/>
              </w:rPr>
            </w:pPr>
          </w:p>
        </w:tc>
        <w:tc>
          <w:tcPr>
            <w:tcW w:w="0" w:type="auto"/>
            <w:vMerge/>
            <w:tcBorders>
              <w:top w:val="nil"/>
              <w:left w:val="single" w:sz="4" w:space="0" w:color="auto"/>
              <w:bottom w:val="single" w:sz="4" w:space="0" w:color="000000"/>
              <w:right w:val="single" w:sz="4" w:space="0" w:color="auto"/>
            </w:tcBorders>
            <w:shd w:val="clear" w:color="auto" w:fill="auto"/>
            <w:vAlign w:val="center"/>
            <w:hideMark/>
          </w:tcPr>
          <w:p w14:paraId="3CA3E355" w14:textId="77777777" w:rsidR="00C95926" w:rsidRPr="00A1752C" w:rsidRDefault="00C95926" w:rsidP="00D17219">
            <w:pPr>
              <w:jc w:val="center"/>
              <w:rPr>
                <w:rFonts w:ascii="Times New Roman" w:hAnsi="Times New Roman"/>
                <w:b/>
                <w:bCs/>
                <w:szCs w:val="20"/>
                <w:lang w:val="en-US"/>
              </w:rPr>
            </w:pPr>
          </w:p>
        </w:tc>
        <w:tc>
          <w:tcPr>
            <w:tcW w:w="0" w:type="auto"/>
            <w:tcBorders>
              <w:top w:val="nil"/>
              <w:left w:val="nil"/>
              <w:bottom w:val="single" w:sz="4" w:space="0" w:color="auto"/>
              <w:right w:val="nil"/>
            </w:tcBorders>
            <w:shd w:val="clear" w:color="auto" w:fill="auto"/>
            <w:noWrap/>
            <w:vAlign w:val="center"/>
            <w:hideMark/>
          </w:tcPr>
          <w:p w14:paraId="765504F3"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6ABCCA6"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6C535"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587858"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15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E0D85A3"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25</w:t>
            </w:r>
          </w:p>
        </w:tc>
      </w:tr>
      <w:tr w:rsidR="00C95926" w:rsidRPr="00D855EF" w14:paraId="3C9DC84D" w14:textId="77777777" w:rsidTr="00D17219">
        <w:trPr>
          <w:trHeight w:val="315"/>
        </w:trPr>
        <w:tc>
          <w:tcPr>
            <w:tcW w:w="0" w:type="auto"/>
            <w:vMerge/>
            <w:tcBorders>
              <w:top w:val="nil"/>
              <w:left w:val="single" w:sz="8" w:space="0" w:color="auto"/>
              <w:bottom w:val="single" w:sz="8" w:space="0" w:color="000000"/>
              <w:right w:val="single" w:sz="4" w:space="0" w:color="auto"/>
            </w:tcBorders>
            <w:shd w:val="clear" w:color="auto" w:fill="auto"/>
            <w:vAlign w:val="center"/>
            <w:hideMark/>
          </w:tcPr>
          <w:p w14:paraId="5C03E483" w14:textId="77777777" w:rsidR="00C95926" w:rsidRPr="00A1752C" w:rsidRDefault="00C95926" w:rsidP="00D17219">
            <w:pPr>
              <w:jc w:val="center"/>
              <w:rPr>
                <w:rFonts w:ascii="Times New Roman" w:hAnsi="Times New Roman"/>
                <w:szCs w:val="20"/>
                <w:lang w:val="en-US"/>
              </w:rPr>
            </w:pP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14:paraId="1C625068" w14:textId="77777777" w:rsidR="00C95926" w:rsidRPr="00A1752C" w:rsidRDefault="00C95926" w:rsidP="00D17219">
            <w:pPr>
              <w:jc w:val="center"/>
              <w:rPr>
                <w:rFonts w:ascii="Times New Roman" w:hAnsi="Times New Roman"/>
                <w:b/>
                <w:bCs/>
                <w:szCs w:val="20"/>
                <w:lang w:val="en-US"/>
              </w:rPr>
            </w:pPr>
            <w:r w:rsidRPr="00A1752C">
              <w:rPr>
                <w:rFonts w:ascii="Times New Roman" w:hAnsi="Times New Roman"/>
                <w:b/>
                <w:bCs/>
                <w:szCs w:val="20"/>
                <w:lang w:val="en-US"/>
              </w:rPr>
              <w:t>30 kHZ</w:t>
            </w:r>
          </w:p>
        </w:tc>
        <w:tc>
          <w:tcPr>
            <w:tcW w:w="0" w:type="auto"/>
            <w:tcBorders>
              <w:top w:val="nil"/>
              <w:left w:val="nil"/>
              <w:bottom w:val="nil"/>
              <w:right w:val="nil"/>
            </w:tcBorders>
            <w:shd w:val="clear" w:color="auto" w:fill="auto"/>
            <w:noWrap/>
            <w:vAlign w:val="center"/>
            <w:hideMark/>
          </w:tcPr>
          <w:p w14:paraId="02B35EF5"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64E80D2"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B0CB62"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10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577704E"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25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1C23FE"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37</w:t>
            </w:r>
          </w:p>
        </w:tc>
      </w:tr>
      <w:tr w:rsidR="00C95926" w:rsidRPr="00D855EF" w14:paraId="6F1B61D8" w14:textId="77777777" w:rsidTr="00D17219">
        <w:trPr>
          <w:trHeight w:val="315"/>
        </w:trPr>
        <w:tc>
          <w:tcPr>
            <w:tcW w:w="0" w:type="auto"/>
            <w:vMerge/>
            <w:tcBorders>
              <w:top w:val="nil"/>
              <w:left w:val="single" w:sz="8" w:space="0" w:color="auto"/>
              <w:bottom w:val="single" w:sz="8" w:space="0" w:color="000000"/>
              <w:right w:val="single" w:sz="4" w:space="0" w:color="auto"/>
            </w:tcBorders>
            <w:shd w:val="clear" w:color="auto" w:fill="auto"/>
            <w:vAlign w:val="center"/>
            <w:hideMark/>
          </w:tcPr>
          <w:p w14:paraId="0C1A03B9" w14:textId="77777777" w:rsidR="00C95926" w:rsidRPr="00A1752C" w:rsidRDefault="00C95926" w:rsidP="00D17219">
            <w:pPr>
              <w:jc w:val="center"/>
              <w:rPr>
                <w:rFonts w:ascii="Times New Roman" w:hAnsi="Times New Roman"/>
                <w:szCs w:val="20"/>
                <w:lang w:val="en-US"/>
              </w:rPr>
            </w:pPr>
          </w:p>
        </w:tc>
        <w:tc>
          <w:tcPr>
            <w:tcW w:w="0" w:type="auto"/>
            <w:vMerge/>
            <w:tcBorders>
              <w:top w:val="nil"/>
              <w:left w:val="single" w:sz="4" w:space="0" w:color="auto"/>
              <w:bottom w:val="single" w:sz="4" w:space="0" w:color="000000"/>
              <w:right w:val="single" w:sz="4" w:space="0" w:color="auto"/>
            </w:tcBorders>
            <w:shd w:val="clear" w:color="auto" w:fill="auto"/>
            <w:vAlign w:val="center"/>
            <w:hideMark/>
          </w:tcPr>
          <w:p w14:paraId="5D0D8A33" w14:textId="77777777" w:rsidR="00C95926" w:rsidRPr="00A1752C" w:rsidRDefault="00C95926" w:rsidP="00D17219">
            <w:pPr>
              <w:jc w:val="center"/>
              <w:rPr>
                <w:rFonts w:ascii="Times New Roman" w:hAnsi="Times New Roman"/>
                <w:b/>
                <w:bCs/>
                <w:szCs w:val="20"/>
                <w:lang w:val="en-US"/>
              </w:rPr>
            </w:pPr>
          </w:p>
        </w:tc>
        <w:tc>
          <w:tcPr>
            <w:tcW w:w="0" w:type="auto"/>
            <w:tcBorders>
              <w:top w:val="nil"/>
              <w:left w:val="nil"/>
              <w:bottom w:val="single" w:sz="4" w:space="0" w:color="auto"/>
              <w:right w:val="nil"/>
            </w:tcBorders>
            <w:shd w:val="clear" w:color="auto" w:fill="auto"/>
            <w:noWrap/>
            <w:vAlign w:val="center"/>
            <w:hideMark/>
          </w:tcPr>
          <w:p w14:paraId="6B7BB6FE"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42820C5"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7DC7A9"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616AAB"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16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461EE0"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28</w:t>
            </w:r>
          </w:p>
        </w:tc>
      </w:tr>
      <w:tr w:rsidR="00C95926" w:rsidRPr="00D855EF" w14:paraId="031EC7FF" w14:textId="77777777" w:rsidTr="00D17219">
        <w:trPr>
          <w:trHeight w:val="315"/>
        </w:trPr>
        <w:tc>
          <w:tcPr>
            <w:tcW w:w="0" w:type="auto"/>
            <w:vMerge/>
            <w:tcBorders>
              <w:top w:val="nil"/>
              <w:left w:val="single" w:sz="8" w:space="0" w:color="auto"/>
              <w:bottom w:val="single" w:sz="8" w:space="0" w:color="000000"/>
              <w:right w:val="single" w:sz="4" w:space="0" w:color="auto"/>
            </w:tcBorders>
            <w:shd w:val="clear" w:color="auto" w:fill="auto"/>
            <w:vAlign w:val="center"/>
            <w:hideMark/>
          </w:tcPr>
          <w:p w14:paraId="0885A005" w14:textId="77777777" w:rsidR="00C95926" w:rsidRPr="00A1752C" w:rsidRDefault="00C95926" w:rsidP="00D17219">
            <w:pPr>
              <w:jc w:val="center"/>
              <w:rPr>
                <w:rFonts w:ascii="Times New Roman" w:hAnsi="Times New Roman"/>
                <w:szCs w:val="20"/>
                <w:lang w:val="en-US"/>
              </w:rPr>
            </w:pP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14:paraId="09589FBC" w14:textId="77777777" w:rsidR="00C95926" w:rsidRPr="00A1752C" w:rsidRDefault="00C95926" w:rsidP="00D17219">
            <w:pPr>
              <w:jc w:val="center"/>
              <w:rPr>
                <w:rFonts w:ascii="Times New Roman" w:hAnsi="Times New Roman"/>
                <w:b/>
                <w:bCs/>
                <w:szCs w:val="20"/>
                <w:lang w:val="en-US"/>
              </w:rPr>
            </w:pPr>
            <w:r w:rsidRPr="00A1752C">
              <w:rPr>
                <w:rFonts w:ascii="Times New Roman" w:hAnsi="Times New Roman"/>
                <w:b/>
                <w:bCs/>
                <w:szCs w:val="20"/>
                <w:lang w:val="en-US"/>
              </w:rPr>
              <w:t>60 kHZ</w:t>
            </w:r>
          </w:p>
        </w:tc>
        <w:tc>
          <w:tcPr>
            <w:tcW w:w="0" w:type="auto"/>
            <w:tcBorders>
              <w:top w:val="nil"/>
              <w:left w:val="nil"/>
              <w:bottom w:val="nil"/>
              <w:right w:val="nil"/>
            </w:tcBorders>
            <w:shd w:val="clear" w:color="auto" w:fill="auto"/>
            <w:noWrap/>
            <w:vAlign w:val="center"/>
            <w:hideMark/>
          </w:tcPr>
          <w:p w14:paraId="27F4A074"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EBC3B9C"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17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647B5B9"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18</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136355"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D687A6"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57</w:t>
            </w:r>
          </w:p>
        </w:tc>
      </w:tr>
      <w:tr w:rsidR="00C95926" w:rsidRPr="00D855EF" w14:paraId="5005514A" w14:textId="77777777" w:rsidTr="00D17219">
        <w:trPr>
          <w:trHeight w:val="315"/>
        </w:trPr>
        <w:tc>
          <w:tcPr>
            <w:tcW w:w="0" w:type="auto"/>
            <w:vMerge/>
            <w:tcBorders>
              <w:top w:val="nil"/>
              <w:left w:val="single" w:sz="8" w:space="0" w:color="auto"/>
              <w:bottom w:val="single" w:sz="8" w:space="0" w:color="000000"/>
              <w:right w:val="single" w:sz="4" w:space="0" w:color="auto"/>
            </w:tcBorders>
            <w:shd w:val="clear" w:color="auto" w:fill="auto"/>
            <w:vAlign w:val="center"/>
            <w:hideMark/>
          </w:tcPr>
          <w:p w14:paraId="4EEB2933" w14:textId="77777777" w:rsidR="00C95926" w:rsidRPr="00A1752C" w:rsidRDefault="00C95926" w:rsidP="00D17219">
            <w:pPr>
              <w:jc w:val="center"/>
              <w:rPr>
                <w:rFonts w:ascii="Times New Roman" w:hAnsi="Times New Roman"/>
                <w:szCs w:val="20"/>
                <w:lang w:val="en-US"/>
              </w:rPr>
            </w:pPr>
          </w:p>
        </w:tc>
        <w:tc>
          <w:tcPr>
            <w:tcW w:w="0" w:type="auto"/>
            <w:vMerge/>
            <w:tcBorders>
              <w:top w:val="nil"/>
              <w:left w:val="single" w:sz="4" w:space="0" w:color="auto"/>
              <w:bottom w:val="single" w:sz="4" w:space="0" w:color="000000"/>
              <w:right w:val="single" w:sz="4" w:space="0" w:color="auto"/>
            </w:tcBorders>
            <w:shd w:val="clear" w:color="auto" w:fill="auto"/>
            <w:vAlign w:val="center"/>
            <w:hideMark/>
          </w:tcPr>
          <w:p w14:paraId="2E985FC6" w14:textId="77777777" w:rsidR="00C95926" w:rsidRPr="00A1752C" w:rsidRDefault="00C95926" w:rsidP="00D17219">
            <w:pPr>
              <w:jc w:val="center"/>
              <w:rPr>
                <w:rFonts w:ascii="Times New Roman" w:hAnsi="Times New Roman"/>
                <w:b/>
                <w:bCs/>
                <w:szCs w:val="20"/>
                <w:lang w:val="en-US"/>
              </w:rPr>
            </w:pPr>
          </w:p>
        </w:tc>
        <w:tc>
          <w:tcPr>
            <w:tcW w:w="0" w:type="auto"/>
            <w:tcBorders>
              <w:top w:val="nil"/>
              <w:left w:val="nil"/>
              <w:bottom w:val="single" w:sz="4" w:space="0" w:color="auto"/>
              <w:right w:val="nil"/>
            </w:tcBorders>
            <w:shd w:val="clear" w:color="auto" w:fill="auto"/>
            <w:noWrap/>
            <w:vAlign w:val="center"/>
            <w:hideMark/>
          </w:tcPr>
          <w:p w14:paraId="269EFC08"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C379539"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648F23"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13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D40CFB"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25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02B5CD"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48</w:t>
            </w:r>
          </w:p>
        </w:tc>
      </w:tr>
      <w:tr w:rsidR="00C95926" w:rsidRPr="00D855EF" w14:paraId="53C65CE6" w14:textId="77777777" w:rsidTr="00D17219">
        <w:trPr>
          <w:trHeight w:val="315"/>
        </w:trPr>
        <w:tc>
          <w:tcPr>
            <w:tcW w:w="0" w:type="auto"/>
            <w:vMerge/>
            <w:tcBorders>
              <w:top w:val="nil"/>
              <w:left w:val="single" w:sz="8" w:space="0" w:color="auto"/>
              <w:bottom w:val="single" w:sz="8" w:space="0" w:color="000000"/>
              <w:right w:val="single" w:sz="4" w:space="0" w:color="auto"/>
            </w:tcBorders>
            <w:shd w:val="clear" w:color="auto" w:fill="auto"/>
            <w:vAlign w:val="center"/>
            <w:hideMark/>
          </w:tcPr>
          <w:p w14:paraId="770C5939" w14:textId="77777777" w:rsidR="00C95926" w:rsidRPr="00A1752C" w:rsidRDefault="00C95926" w:rsidP="00D17219">
            <w:pPr>
              <w:jc w:val="center"/>
              <w:rPr>
                <w:rFonts w:ascii="Times New Roman" w:hAnsi="Times New Roman"/>
                <w:szCs w:val="20"/>
                <w:lang w:val="en-US"/>
              </w:rPr>
            </w:pPr>
          </w:p>
        </w:tc>
        <w:tc>
          <w:tcPr>
            <w:tcW w:w="0" w:type="auto"/>
            <w:vMerge w:val="restart"/>
            <w:tcBorders>
              <w:top w:val="nil"/>
              <w:left w:val="single" w:sz="4" w:space="0" w:color="auto"/>
              <w:bottom w:val="single" w:sz="8" w:space="0" w:color="000000"/>
              <w:right w:val="single" w:sz="4" w:space="0" w:color="auto"/>
            </w:tcBorders>
            <w:shd w:val="clear" w:color="auto" w:fill="auto"/>
            <w:vAlign w:val="center"/>
            <w:hideMark/>
          </w:tcPr>
          <w:p w14:paraId="2FC7DBA4" w14:textId="77777777" w:rsidR="00C95926" w:rsidRPr="00A1752C" w:rsidRDefault="00C95926" w:rsidP="00D17219">
            <w:pPr>
              <w:jc w:val="center"/>
              <w:rPr>
                <w:rFonts w:ascii="Times New Roman" w:hAnsi="Times New Roman"/>
                <w:b/>
                <w:bCs/>
                <w:szCs w:val="20"/>
                <w:lang w:val="en-US"/>
              </w:rPr>
            </w:pPr>
            <w:r w:rsidRPr="00A1752C">
              <w:rPr>
                <w:rFonts w:ascii="Times New Roman" w:hAnsi="Times New Roman"/>
                <w:b/>
                <w:bCs/>
                <w:szCs w:val="20"/>
                <w:lang w:val="en-US"/>
              </w:rPr>
              <w:t>120 kHZ</w:t>
            </w:r>
          </w:p>
        </w:tc>
        <w:tc>
          <w:tcPr>
            <w:tcW w:w="0" w:type="auto"/>
            <w:tcBorders>
              <w:top w:val="nil"/>
              <w:left w:val="nil"/>
              <w:bottom w:val="nil"/>
              <w:right w:val="nil"/>
            </w:tcBorders>
            <w:shd w:val="clear" w:color="auto" w:fill="auto"/>
            <w:noWrap/>
            <w:vAlign w:val="center"/>
            <w:hideMark/>
          </w:tcPr>
          <w:p w14:paraId="2141E6D7"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8418BC9"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27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9C9B61"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30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01875E"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49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B304A8"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85</w:t>
            </w:r>
          </w:p>
        </w:tc>
      </w:tr>
      <w:tr w:rsidR="00C95926" w:rsidRPr="00D855EF" w14:paraId="05506673" w14:textId="77777777" w:rsidTr="00D17219">
        <w:trPr>
          <w:trHeight w:val="315"/>
        </w:trPr>
        <w:tc>
          <w:tcPr>
            <w:tcW w:w="0" w:type="auto"/>
            <w:vMerge/>
            <w:tcBorders>
              <w:top w:val="nil"/>
              <w:left w:val="single" w:sz="8" w:space="0" w:color="auto"/>
              <w:bottom w:val="single" w:sz="8" w:space="0" w:color="000000"/>
              <w:right w:val="single" w:sz="4" w:space="0" w:color="auto"/>
            </w:tcBorders>
            <w:shd w:val="clear" w:color="auto" w:fill="auto"/>
            <w:vAlign w:val="center"/>
            <w:hideMark/>
          </w:tcPr>
          <w:p w14:paraId="7BE6C269" w14:textId="77777777" w:rsidR="00C95926" w:rsidRPr="00A1752C" w:rsidRDefault="00C95926" w:rsidP="00D17219">
            <w:pPr>
              <w:jc w:val="center"/>
              <w:rPr>
                <w:rFonts w:ascii="Times New Roman" w:hAnsi="Times New Roman"/>
                <w:szCs w:val="20"/>
                <w:lang w:val="en-US"/>
              </w:rPr>
            </w:pPr>
          </w:p>
        </w:tc>
        <w:tc>
          <w:tcPr>
            <w:tcW w:w="0" w:type="auto"/>
            <w:vMerge/>
            <w:tcBorders>
              <w:top w:val="nil"/>
              <w:left w:val="single" w:sz="4" w:space="0" w:color="auto"/>
              <w:bottom w:val="single" w:sz="8" w:space="0" w:color="000000"/>
              <w:right w:val="single" w:sz="4" w:space="0" w:color="auto"/>
            </w:tcBorders>
            <w:shd w:val="clear" w:color="auto" w:fill="auto"/>
            <w:vAlign w:val="center"/>
            <w:hideMark/>
          </w:tcPr>
          <w:p w14:paraId="5EBD34B2" w14:textId="77777777" w:rsidR="00C95926" w:rsidRPr="00A1752C" w:rsidRDefault="00C95926" w:rsidP="00D17219">
            <w:pPr>
              <w:jc w:val="center"/>
              <w:rPr>
                <w:rFonts w:ascii="Times New Roman" w:hAnsi="Times New Roman"/>
                <w:b/>
                <w:bCs/>
                <w:szCs w:val="20"/>
                <w:lang w:val="en-US"/>
              </w:rPr>
            </w:pPr>
          </w:p>
        </w:tc>
        <w:tc>
          <w:tcPr>
            <w:tcW w:w="0" w:type="auto"/>
            <w:tcBorders>
              <w:top w:val="nil"/>
              <w:left w:val="nil"/>
              <w:bottom w:val="single" w:sz="8" w:space="0" w:color="auto"/>
              <w:right w:val="nil"/>
            </w:tcBorders>
            <w:shd w:val="clear" w:color="auto" w:fill="auto"/>
            <w:noWrap/>
            <w:vAlign w:val="center"/>
            <w:hideMark/>
          </w:tcPr>
          <w:p w14:paraId="1B9B88ED"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8E0B408"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6758C5"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25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AC54A71"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37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DC5B8D3" w14:textId="77777777" w:rsidR="00C95926" w:rsidRPr="00A1752C" w:rsidRDefault="00C95926" w:rsidP="00D17219">
            <w:pPr>
              <w:jc w:val="center"/>
              <w:rPr>
                <w:rFonts w:ascii="Times New Roman" w:hAnsi="Times New Roman"/>
                <w:szCs w:val="20"/>
                <w:highlight w:val="green"/>
                <w:lang w:val="en-US"/>
              </w:rPr>
            </w:pPr>
            <w:r w:rsidRPr="00A1752C">
              <w:rPr>
                <w:rFonts w:ascii="Times New Roman" w:hAnsi="Times New Roman"/>
                <w:szCs w:val="20"/>
                <w:highlight w:val="green"/>
                <w:lang w:val="en-US"/>
              </w:rPr>
              <w:t>73</w:t>
            </w:r>
          </w:p>
        </w:tc>
      </w:tr>
      <w:tr w:rsidR="00C95926" w:rsidRPr="00D855EF" w14:paraId="28ABA623" w14:textId="77777777" w:rsidTr="00D17219">
        <w:trPr>
          <w:trHeight w:val="315"/>
        </w:trPr>
        <w:tc>
          <w:tcPr>
            <w:tcW w:w="0" w:type="auto"/>
            <w:vMerge w:val="restart"/>
            <w:tcBorders>
              <w:top w:val="nil"/>
              <w:left w:val="single" w:sz="8" w:space="0" w:color="auto"/>
              <w:bottom w:val="single" w:sz="8" w:space="0" w:color="000000"/>
              <w:right w:val="single" w:sz="4" w:space="0" w:color="auto"/>
            </w:tcBorders>
            <w:shd w:val="clear" w:color="auto" w:fill="auto"/>
            <w:noWrap/>
            <w:textDirection w:val="btLr"/>
            <w:vAlign w:val="center"/>
            <w:hideMark/>
          </w:tcPr>
          <w:p w14:paraId="7876FD8D" w14:textId="77777777" w:rsidR="00C95926" w:rsidRPr="00A1752C" w:rsidRDefault="00C95926" w:rsidP="00D17219">
            <w:pPr>
              <w:jc w:val="center"/>
              <w:rPr>
                <w:rFonts w:ascii="Times New Roman" w:hAnsi="Times New Roman"/>
                <w:szCs w:val="20"/>
                <w:lang w:val="en-US"/>
              </w:rPr>
            </w:pPr>
            <w:r w:rsidRPr="00A1752C">
              <w:rPr>
                <w:rFonts w:ascii="Times New Roman" w:hAnsi="Times New Roman"/>
                <w:szCs w:val="20"/>
                <w:lang w:val="en-US"/>
              </w:rPr>
              <w:t>High latency CSI</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14:paraId="07E9F7C6" w14:textId="77777777" w:rsidR="00C95926" w:rsidRPr="00A1752C" w:rsidRDefault="00C95926" w:rsidP="00D17219">
            <w:pPr>
              <w:jc w:val="center"/>
              <w:rPr>
                <w:rFonts w:ascii="Times New Roman" w:hAnsi="Times New Roman"/>
                <w:b/>
                <w:bCs/>
                <w:szCs w:val="20"/>
                <w:lang w:val="en-US"/>
              </w:rPr>
            </w:pPr>
            <w:r w:rsidRPr="00A1752C">
              <w:rPr>
                <w:rFonts w:ascii="Times New Roman" w:hAnsi="Times New Roman"/>
                <w:b/>
                <w:bCs/>
                <w:szCs w:val="20"/>
                <w:lang w:val="en-US"/>
              </w:rPr>
              <w:t>15 kHZ</w:t>
            </w:r>
          </w:p>
        </w:tc>
        <w:tc>
          <w:tcPr>
            <w:tcW w:w="0" w:type="auto"/>
            <w:tcBorders>
              <w:top w:val="nil"/>
              <w:left w:val="nil"/>
              <w:bottom w:val="nil"/>
              <w:right w:val="nil"/>
            </w:tcBorders>
            <w:shd w:val="clear" w:color="auto" w:fill="auto"/>
            <w:noWrap/>
            <w:vAlign w:val="center"/>
            <w:hideMark/>
          </w:tcPr>
          <w:p w14:paraId="35D3099F"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24F66B" w14:textId="77777777" w:rsidR="00C95926" w:rsidRPr="00A1752C" w:rsidRDefault="00C95926" w:rsidP="00D17219">
            <w:pPr>
              <w:jc w:val="center"/>
              <w:rPr>
                <w:rFonts w:ascii="Times New Roman" w:hAnsi="Times New Roman"/>
                <w:szCs w:val="20"/>
                <w:highlight w:val="yellow"/>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0E6906" w14:textId="77777777" w:rsidR="00C95926" w:rsidRPr="00A1752C" w:rsidRDefault="00C95926" w:rsidP="00D17219">
            <w:pPr>
              <w:jc w:val="center"/>
              <w:rPr>
                <w:rFonts w:ascii="Times New Roman" w:hAnsi="Times New Roman"/>
                <w:szCs w:val="20"/>
                <w:highlight w:val="yellow"/>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0DFD24A" w14:textId="77777777" w:rsidR="00C95926" w:rsidRPr="00A1752C" w:rsidRDefault="00C95926" w:rsidP="00D17219">
            <w:pPr>
              <w:jc w:val="center"/>
              <w:rPr>
                <w:rFonts w:ascii="Times New Roman" w:hAnsi="Times New Roman"/>
                <w:szCs w:val="20"/>
                <w:highlight w:val="yellow"/>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59322D1" w14:textId="77777777" w:rsidR="00C95926" w:rsidRPr="00A1752C" w:rsidRDefault="00C95926" w:rsidP="00D17219">
            <w:pPr>
              <w:jc w:val="center"/>
              <w:rPr>
                <w:rFonts w:ascii="Times New Roman" w:hAnsi="Times New Roman"/>
                <w:szCs w:val="20"/>
                <w:highlight w:val="yellow"/>
                <w:lang w:val="en-US"/>
              </w:rPr>
            </w:pPr>
          </w:p>
        </w:tc>
      </w:tr>
      <w:tr w:rsidR="00C95926" w:rsidRPr="00D855EF" w14:paraId="5FBEBA46" w14:textId="77777777" w:rsidTr="00D17219">
        <w:trPr>
          <w:trHeight w:val="315"/>
        </w:trPr>
        <w:tc>
          <w:tcPr>
            <w:tcW w:w="0" w:type="auto"/>
            <w:vMerge/>
            <w:tcBorders>
              <w:top w:val="nil"/>
              <w:left w:val="single" w:sz="8" w:space="0" w:color="auto"/>
              <w:bottom w:val="single" w:sz="8" w:space="0" w:color="000000"/>
              <w:right w:val="single" w:sz="4" w:space="0" w:color="auto"/>
            </w:tcBorders>
            <w:shd w:val="clear" w:color="auto" w:fill="auto"/>
            <w:vAlign w:val="center"/>
            <w:hideMark/>
          </w:tcPr>
          <w:p w14:paraId="5C114A14" w14:textId="77777777" w:rsidR="00C95926" w:rsidRPr="00A1752C" w:rsidRDefault="00C95926" w:rsidP="00D17219">
            <w:pPr>
              <w:jc w:val="center"/>
              <w:rPr>
                <w:rFonts w:ascii="Times New Roman" w:hAnsi="Times New Roman"/>
                <w:szCs w:val="20"/>
                <w:lang w:val="en-US"/>
              </w:rPr>
            </w:pPr>
          </w:p>
        </w:tc>
        <w:tc>
          <w:tcPr>
            <w:tcW w:w="0" w:type="auto"/>
            <w:vMerge/>
            <w:tcBorders>
              <w:top w:val="nil"/>
              <w:left w:val="single" w:sz="4" w:space="0" w:color="auto"/>
              <w:bottom w:val="single" w:sz="4" w:space="0" w:color="000000"/>
              <w:right w:val="single" w:sz="4" w:space="0" w:color="auto"/>
            </w:tcBorders>
            <w:shd w:val="clear" w:color="auto" w:fill="auto"/>
            <w:vAlign w:val="center"/>
            <w:hideMark/>
          </w:tcPr>
          <w:p w14:paraId="1E53D867" w14:textId="77777777" w:rsidR="00C95926" w:rsidRPr="00A1752C" w:rsidRDefault="00C95926" w:rsidP="00D17219">
            <w:pPr>
              <w:jc w:val="center"/>
              <w:rPr>
                <w:rFonts w:ascii="Times New Roman" w:hAnsi="Times New Roman"/>
                <w:b/>
                <w:bCs/>
                <w:szCs w:val="20"/>
                <w:lang w:val="en-US"/>
              </w:rPr>
            </w:pPr>
          </w:p>
        </w:tc>
        <w:tc>
          <w:tcPr>
            <w:tcW w:w="0" w:type="auto"/>
            <w:tcBorders>
              <w:top w:val="nil"/>
              <w:left w:val="nil"/>
              <w:bottom w:val="single" w:sz="4" w:space="0" w:color="auto"/>
              <w:right w:val="nil"/>
            </w:tcBorders>
            <w:shd w:val="clear" w:color="auto" w:fill="auto"/>
            <w:noWrap/>
            <w:vAlign w:val="center"/>
            <w:hideMark/>
          </w:tcPr>
          <w:p w14:paraId="11A1B9EB"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661F54" w14:textId="77777777" w:rsidR="00C95926" w:rsidRPr="00A1752C" w:rsidRDefault="00C95926" w:rsidP="00D17219">
            <w:pPr>
              <w:jc w:val="center"/>
              <w:rPr>
                <w:rFonts w:ascii="Times New Roman" w:hAnsi="Times New Roman"/>
                <w:szCs w:val="20"/>
                <w:highlight w:val="yellow"/>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CC7A68" w14:textId="77777777" w:rsidR="00C95926" w:rsidRPr="00A1752C" w:rsidRDefault="00C95926" w:rsidP="00D17219">
            <w:pPr>
              <w:jc w:val="center"/>
              <w:rPr>
                <w:rFonts w:ascii="Times New Roman" w:hAnsi="Times New Roman"/>
                <w:szCs w:val="20"/>
                <w:highlight w:val="yellow"/>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B80DE05" w14:textId="77777777" w:rsidR="00C95926" w:rsidRPr="00A1752C" w:rsidRDefault="00C95926" w:rsidP="00D17219">
            <w:pPr>
              <w:jc w:val="center"/>
              <w:rPr>
                <w:rFonts w:ascii="Times New Roman" w:hAnsi="Times New Roman"/>
                <w:szCs w:val="20"/>
                <w:highlight w:val="yellow"/>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9D2316C" w14:textId="77777777" w:rsidR="00C95926" w:rsidRPr="00A1752C" w:rsidRDefault="00C95926" w:rsidP="00D17219">
            <w:pPr>
              <w:jc w:val="center"/>
              <w:rPr>
                <w:rFonts w:ascii="Times New Roman" w:hAnsi="Times New Roman"/>
                <w:szCs w:val="20"/>
                <w:highlight w:val="yellow"/>
                <w:lang w:val="en-US"/>
              </w:rPr>
            </w:pPr>
          </w:p>
        </w:tc>
      </w:tr>
      <w:tr w:rsidR="00C95926" w:rsidRPr="00D855EF" w14:paraId="14A96762" w14:textId="77777777" w:rsidTr="00D17219">
        <w:trPr>
          <w:trHeight w:val="315"/>
        </w:trPr>
        <w:tc>
          <w:tcPr>
            <w:tcW w:w="0" w:type="auto"/>
            <w:vMerge/>
            <w:tcBorders>
              <w:top w:val="nil"/>
              <w:left w:val="single" w:sz="8" w:space="0" w:color="auto"/>
              <w:bottom w:val="single" w:sz="8" w:space="0" w:color="000000"/>
              <w:right w:val="single" w:sz="4" w:space="0" w:color="auto"/>
            </w:tcBorders>
            <w:shd w:val="clear" w:color="auto" w:fill="auto"/>
            <w:vAlign w:val="center"/>
            <w:hideMark/>
          </w:tcPr>
          <w:p w14:paraId="32FCF88E" w14:textId="77777777" w:rsidR="00C95926" w:rsidRPr="00A1752C" w:rsidRDefault="00C95926" w:rsidP="00D17219">
            <w:pPr>
              <w:jc w:val="center"/>
              <w:rPr>
                <w:rFonts w:ascii="Times New Roman" w:hAnsi="Times New Roman"/>
                <w:szCs w:val="20"/>
                <w:lang w:val="en-US"/>
              </w:rPr>
            </w:pP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14:paraId="2DD8335B" w14:textId="77777777" w:rsidR="00C95926" w:rsidRPr="00A1752C" w:rsidRDefault="00C95926" w:rsidP="00D17219">
            <w:pPr>
              <w:jc w:val="center"/>
              <w:rPr>
                <w:rFonts w:ascii="Times New Roman" w:hAnsi="Times New Roman"/>
                <w:b/>
                <w:bCs/>
                <w:szCs w:val="20"/>
                <w:lang w:val="en-US"/>
              </w:rPr>
            </w:pPr>
            <w:r w:rsidRPr="00A1752C">
              <w:rPr>
                <w:rFonts w:ascii="Times New Roman" w:hAnsi="Times New Roman"/>
                <w:b/>
                <w:bCs/>
                <w:szCs w:val="20"/>
                <w:lang w:val="en-US"/>
              </w:rPr>
              <w:t>30 kHZ</w:t>
            </w:r>
          </w:p>
        </w:tc>
        <w:tc>
          <w:tcPr>
            <w:tcW w:w="0" w:type="auto"/>
            <w:tcBorders>
              <w:top w:val="nil"/>
              <w:left w:val="nil"/>
              <w:bottom w:val="nil"/>
              <w:right w:val="nil"/>
            </w:tcBorders>
            <w:shd w:val="clear" w:color="auto" w:fill="auto"/>
            <w:noWrap/>
            <w:vAlign w:val="center"/>
            <w:hideMark/>
          </w:tcPr>
          <w:p w14:paraId="5A3706BE"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0A9B51" w14:textId="77777777" w:rsidR="00C95926" w:rsidRPr="00A1752C" w:rsidRDefault="00C95926" w:rsidP="00D17219">
            <w:pPr>
              <w:jc w:val="center"/>
              <w:rPr>
                <w:rFonts w:ascii="Times New Roman" w:hAnsi="Times New Roman"/>
                <w:szCs w:val="20"/>
                <w:highlight w:val="yellow"/>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DF5224F" w14:textId="77777777" w:rsidR="00C95926" w:rsidRPr="00A1752C" w:rsidRDefault="00C95926" w:rsidP="00D17219">
            <w:pPr>
              <w:jc w:val="center"/>
              <w:rPr>
                <w:rFonts w:ascii="Times New Roman" w:hAnsi="Times New Roman"/>
                <w:szCs w:val="20"/>
                <w:highlight w:val="yellow"/>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031E6CD" w14:textId="77777777" w:rsidR="00C95926" w:rsidRPr="00A1752C" w:rsidRDefault="00C95926" w:rsidP="00D17219">
            <w:pPr>
              <w:jc w:val="center"/>
              <w:rPr>
                <w:rFonts w:ascii="Times New Roman" w:hAnsi="Times New Roman"/>
                <w:szCs w:val="20"/>
                <w:highlight w:val="yellow"/>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56FFF7E" w14:textId="77777777" w:rsidR="00C95926" w:rsidRPr="00A1752C" w:rsidRDefault="00C95926" w:rsidP="00D17219">
            <w:pPr>
              <w:jc w:val="center"/>
              <w:rPr>
                <w:rFonts w:ascii="Times New Roman" w:hAnsi="Times New Roman"/>
                <w:szCs w:val="20"/>
                <w:highlight w:val="yellow"/>
                <w:lang w:val="en-US"/>
              </w:rPr>
            </w:pPr>
          </w:p>
        </w:tc>
      </w:tr>
      <w:tr w:rsidR="00C95926" w:rsidRPr="00D855EF" w14:paraId="5E6DC382" w14:textId="77777777" w:rsidTr="00D17219">
        <w:trPr>
          <w:trHeight w:val="315"/>
        </w:trPr>
        <w:tc>
          <w:tcPr>
            <w:tcW w:w="0" w:type="auto"/>
            <w:vMerge/>
            <w:tcBorders>
              <w:top w:val="nil"/>
              <w:left w:val="single" w:sz="8" w:space="0" w:color="auto"/>
              <w:bottom w:val="single" w:sz="8" w:space="0" w:color="000000"/>
              <w:right w:val="single" w:sz="4" w:space="0" w:color="auto"/>
            </w:tcBorders>
            <w:shd w:val="clear" w:color="auto" w:fill="auto"/>
            <w:vAlign w:val="center"/>
            <w:hideMark/>
          </w:tcPr>
          <w:p w14:paraId="41EFCF93" w14:textId="77777777" w:rsidR="00C95926" w:rsidRPr="00A1752C" w:rsidRDefault="00C95926" w:rsidP="00D17219">
            <w:pPr>
              <w:jc w:val="center"/>
              <w:rPr>
                <w:rFonts w:ascii="Times New Roman" w:hAnsi="Times New Roman"/>
                <w:szCs w:val="20"/>
                <w:lang w:val="en-US"/>
              </w:rPr>
            </w:pPr>
          </w:p>
        </w:tc>
        <w:tc>
          <w:tcPr>
            <w:tcW w:w="0" w:type="auto"/>
            <w:vMerge/>
            <w:tcBorders>
              <w:top w:val="nil"/>
              <w:left w:val="single" w:sz="4" w:space="0" w:color="auto"/>
              <w:bottom w:val="single" w:sz="4" w:space="0" w:color="000000"/>
              <w:right w:val="single" w:sz="4" w:space="0" w:color="auto"/>
            </w:tcBorders>
            <w:shd w:val="clear" w:color="auto" w:fill="auto"/>
            <w:vAlign w:val="center"/>
            <w:hideMark/>
          </w:tcPr>
          <w:p w14:paraId="27FB245A" w14:textId="77777777" w:rsidR="00C95926" w:rsidRPr="00A1752C" w:rsidRDefault="00C95926" w:rsidP="00D17219">
            <w:pPr>
              <w:jc w:val="center"/>
              <w:rPr>
                <w:rFonts w:ascii="Times New Roman" w:hAnsi="Times New Roman"/>
                <w:b/>
                <w:bCs/>
                <w:szCs w:val="20"/>
                <w:lang w:val="en-US"/>
              </w:rPr>
            </w:pPr>
          </w:p>
        </w:tc>
        <w:tc>
          <w:tcPr>
            <w:tcW w:w="0" w:type="auto"/>
            <w:tcBorders>
              <w:top w:val="nil"/>
              <w:left w:val="nil"/>
              <w:bottom w:val="single" w:sz="4" w:space="0" w:color="auto"/>
              <w:right w:val="nil"/>
            </w:tcBorders>
            <w:shd w:val="clear" w:color="auto" w:fill="auto"/>
            <w:noWrap/>
            <w:vAlign w:val="center"/>
            <w:hideMark/>
          </w:tcPr>
          <w:p w14:paraId="68AE6463"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4E260D" w14:textId="77777777" w:rsidR="00C95926" w:rsidRPr="00A1752C" w:rsidRDefault="00C95926" w:rsidP="00D17219">
            <w:pPr>
              <w:jc w:val="center"/>
              <w:rPr>
                <w:rFonts w:ascii="Times New Roman" w:hAnsi="Times New Roman"/>
                <w:szCs w:val="20"/>
                <w:highlight w:val="yellow"/>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166C68" w14:textId="77777777" w:rsidR="00C95926" w:rsidRPr="00A1752C" w:rsidRDefault="00C95926" w:rsidP="00D17219">
            <w:pPr>
              <w:jc w:val="center"/>
              <w:rPr>
                <w:rFonts w:ascii="Times New Roman" w:hAnsi="Times New Roman"/>
                <w:szCs w:val="20"/>
                <w:highlight w:val="yellow"/>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49A7A6" w14:textId="77777777" w:rsidR="00C95926" w:rsidRPr="00A1752C" w:rsidRDefault="00C95926" w:rsidP="00D17219">
            <w:pPr>
              <w:jc w:val="center"/>
              <w:rPr>
                <w:rFonts w:ascii="Times New Roman" w:hAnsi="Times New Roman"/>
                <w:szCs w:val="20"/>
                <w:highlight w:val="yellow"/>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1B16B4A" w14:textId="77777777" w:rsidR="00C95926" w:rsidRPr="00A1752C" w:rsidRDefault="00C95926" w:rsidP="00D17219">
            <w:pPr>
              <w:jc w:val="center"/>
              <w:rPr>
                <w:rFonts w:ascii="Times New Roman" w:hAnsi="Times New Roman"/>
                <w:szCs w:val="20"/>
                <w:highlight w:val="yellow"/>
                <w:lang w:val="en-US"/>
              </w:rPr>
            </w:pPr>
          </w:p>
        </w:tc>
      </w:tr>
      <w:tr w:rsidR="00C95926" w:rsidRPr="00D855EF" w14:paraId="1A2CE5F8" w14:textId="77777777" w:rsidTr="00D17219">
        <w:trPr>
          <w:trHeight w:val="315"/>
        </w:trPr>
        <w:tc>
          <w:tcPr>
            <w:tcW w:w="0" w:type="auto"/>
            <w:vMerge/>
            <w:tcBorders>
              <w:top w:val="nil"/>
              <w:left w:val="single" w:sz="8" w:space="0" w:color="auto"/>
              <w:bottom w:val="single" w:sz="8" w:space="0" w:color="000000"/>
              <w:right w:val="single" w:sz="4" w:space="0" w:color="auto"/>
            </w:tcBorders>
            <w:shd w:val="clear" w:color="auto" w:fill="auto"/>
            <w:vAlign w:val="center"/>
            <w:hideMark/>
          </w:tcPr>
          <w:p w14:paraId="33F232F6" w14:textId="77777777" w:rsidR="00C95926" w:rsidRPr="00A1752C" w:rsidRDefault="00C95926" w:rsidP="00D17219">
            <w:pPr>
              <w:jc w:val="center"/>
              <w:rPr>
                <w:rFonts w:ascii="Times New Roman" w:hAnsi="Times New Roman"/>
                <w:szCs w:val="20"/>
                <w:lang w:val="en-US"/>
              </w:rPr>
            </w:pP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14:paraId="6D99CDF2" w14:textId="77777777" w:rsidR="00C95926" w:rsidRPr="00A1752C" w:rsidRDefault="00C95926" w:rsidP="00D17219">
            <w:pPr>
              <w:jc w:val="center"/>
              <w:rPr>
                <w:rFonts w:ascii="Times New Roman" w:hAnsi="Times New Roman"/>
                <w:b/>
                <w:bCs/>
                <w:szCs w:val="20"/>
                <w:lang w:val="en-US"/>
              </w:rPr>
            </w:pPr>
            <w:r w:rsidRPr="00A1752C">
              <w:rPr>
                <w:rFonts w:ascii="Times New Roman" w:hAnsi="Times New Roman"/>
                <w:b/>
                <w:bCs/>
                <w:szCs w:val="20"/>
                <w:lang w:val="en-US"/>
              </w:rPr>
              <w:t>60 kHZ</w:t>
            </w:r>
          </w:p>
        </w:tc>
        <w:tc>
          <w:tcPr>
            <w:tcW w:w="0" w:type="auto"/>
            <w:tcBorders>
              <w:top w:val="nil"/>
              <w:left w:val="nil"/>
              <w:bottom w:val="nil"/>
              <w:right w:val="nil"/>
            </w:tcBorders>
            <w:shd w:val="clear" w:color="auto" w:fill="auto"/>
            <w:noWrap/>
            <w:vAlign w:val="center"/>
            <w:hideMark/>
          </w:tcPr>
          <w:p w14:paraId="407EC12A"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C532A9" w14:textId="77777777" w:rsidR="00C95926" w:rsidRPr="00A1752C" w:rsidRDefault="00C95926" w:rsidP="00D17219">
            <w:pPr>
              <w:jc w:val="center"/>
              <w:rPr>
                <w:rFonts w:ascii="Times New Roman" w:hAnsi="Times New Roman"/>
                <w:szCs w:val="20"/>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D356564" w14:textId="77777777" w:rsidR="00C95926" w:rsidRPr="00A1752C" w:rsidRDefault="00C95926" w:rsidP="00D17219">
            <w:pPr>
              <w:jc w:val="center"/>
              <w:rPr>
                <w:rFonts w:ascii="Times New Roman" w:hAnsi="Times New Roman"/>
                <w:szCs w:val="20"/>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47FB208" w14:textId="77777777" w:rsidR="00C95926" w:rsidRPr="00A1752C" w:rsidRDefault="00C95926" w:rsidP="00D17219">
            <w:pPr>
              <w:jc w:val="center"/>
              <w:rPr>
                <w:rFonts w:ascii="Times New Roman" w:hAnsi="Times New Roman"/>
                <w:szCs w:val="20"/>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1DD8465" w14:textId="77777777" w:rsidR="00C95926" w:rsidRPr="00A1752C" w:rsidRDefault="00C95926" w:rsidP="00D17219">
            <w:pPr>
              <w:jc w:val="center"/>
              <w:rPr>
                <w:rFonts w:ascii="Times New Roman" w:hAnsi="Times New Roman"/>
                <w:szCs w:val="20"/>
                <w:lang w:val="en-US"/>
              </w:rPr>
            </w:pPr>
          </w:p>
        </w:tc>
      </w:tr>
      <w:tr w:rsidR="00C95926" w:rsidRPr="00D855EF" w14:paraId="05718822" w14:textId="77777777" w:rsidTr="00D17219">
        <w:trPr>
          <w:trHeight w:val="315"/>
        </w:trPr>
        <w:tc>
          <w:tcPr>
            <w:tcW w:w="0" w:type="auto"/>
            <w:vMerge/>
            <w:tcBorders>
              <w:top w:val="nil"/>
              <w:left w:val="single" w:sz="8" w:space="0" w:color="auto"/>
              <w:bottom w:val="single" w:sz="8" w:space="0" w:color="000000"/>
              <w:right w:val="single" w:sz="4" w:space="0" w:color="auto"/>
            </w:tcBorders>
            <w:shd w:val="clear" w:color="auto" w:fill="auto"/>
            <w:vAlign w:val="center"/>
            <w:hideMark/>
          </w:tcPr>
          <w:p w14:paraId="477F1550" w14:textId="77777777" w:rsidR="00C95926" w:rsidRPr="00A1752C" w:rsidRDefault="00C95926" w:rsidP="00D17219">
            <w:pPr>
              <w:jc w:val="center"/>
              <w:rPr>
                <w:rFonts w:ascii="Times New Roman" w:hAnsi="Times New Roman"/>
                <w:szCs w:val="20"/>
                <w:lang w:val="en-US"/>
              </w:rPr>
            </w:pPr>
          </w:p>
        </w:tc>
        <w:tc>
          <w:tcPr>
            <w:tcW w:w="0" w:type="auto"/>
            <w:vMerge/>
            <w:tcBorders>
              <w:top w:val="nil"/>
              <w:left w:val="single" w:sz="4" w:space="0" w:color="auto"/>
              <w:bottom w:val="single" w:sz="4" w:space="0" w:color="000000"/>
              <w:right w:val="single" w:sz="4" w:space="0" w:color="auto"/>
            </w:tcBorders>
            <w:shd w:val="clear" w:color="auto" w:fill="auto"/>
            <w:vAlign w:val="center"/>
            <w:hideMark/>
          </w:tcPr>
          <w:p w14:paraId="71617D12" w14:textId="77777777" w:rsidR="00C95926" w:rsidRPr="00A1752C" w:rsidRDefault="00C95926" w:rsidP="00D17219">
            <w:pPr>
              <w:jc w:val="center"/>
              <w:rPr>
                <w:rFonts w:ascii="Times New Roman" w:hAnsi="Times New Roman"/>
                <w:b/>
                <w:bCs/>
                <w:szCs w:val="20"/>
                <w:lang w:val="en-US"/>
              </w:rPr>
            </w:pPr>
          </w:p>
        </w:tc>
        <w:tc>
          <w:tcPr>
            <w:tcW w:w="0" w:type="auto"/>
            <w:tcBorders>
              <w:top w:val="nil"/>
              <w:left w:val="nil"/>
              <w:bottom w:val="single" w:sz="4" w:space="0" w:color="auto"/>
              <w:right w:val="nil"/>
            </w:tcBorders>
            <w:shd w:val="clear" w:color="auto" w:fill="auto"/>
            <w:noWrap/>
            <w:vAlign w:val="center"/>
            <w:hideMark/>
          </w:tcPr>
          <w:p w14:paraId="440801AB"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34C6C8" w14:textId="77777777" w:rsidR="00C95926" w:rsidRPr="00A1752C" w:rsidRDefault="00C95926" w:rsidP="00D17219">
            <w:pPr>
              <w:jc w:val="center"/>
              <w:rPr>
                <w:rFonts w:ascii="Times New Roman" w:hAnsi="Times New Roman"/>
                <w:szCs w:val="20"/>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BA88F9" w14:textId="77777777" w:rsidR="00C95926" w:rsidRPr="00A1752C" w:rsidRDefault="00C95926" w:rsidP="00D17219">
            <w:pPr>
              <w:jc w:val="center"/>
              <w:rPr>
                <w:rFonts w:ascii="Times New Roman" w:hAnsi="Times New Roman"/>
                <w:szCs w:val="20"/>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82599A4" w14:textId="77777777" w:rsidR="00C95926" w:rsidRPr="00A1752C" w:rsidRDefault="00C95926" w:rsidP="00D17219">
            <w:pPr>
              <w:jc w:val="center"/>
              <w:rPr>
                <w:rFonts w:ascii="Times New Roman" w:hAnsi="Times New Roman"/>
                <w:szCs w:val="20"/>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584099D" w14:textId="77777777" w:rsidR="00C95926" w:rsidRPr="00A1752C" w:rsidRDefault="00C95926" w:rsidP="00D17219">
            <w:pPr>
              <w:jc w:val="center"/>
              <w:rPr>
                <w:rFonts w:ascii="Times New Roman" w:hAnsi="Times New Roman"/>
                <w:szCs w:val="20"/>
                <w:lang w:val="en-US"/>
              </w:rPr>
            </w:pPr>
          </w:p>
        </w:tc>
      </w:tr>
      <w:tr w:rsidR="00C95926" w:rsidRPr="00D855EF" w14:paraId="4148B890" w14:textId="77777777" w:rsidTr="00D17219">
        <w:trPr>
          <w:trHeight w:val="315"/>
        </w:trPr>
        <w:tc>
          <w:tcPr>
            <w:tcW w:w="0" w:type="auto"/>
            <w:vMerge/>
            <w:tcBorders>
              <w:top w:val="nil"/>
              <w:left w:val="single" w:sz="8" w:space="0" w:color="auto"/>
              <w:bottom w:val="single" w:sz="8" w:space="0" w:color="000000"/>
              <w:right w:val="single" w:sz="4" w:space="0" w:color="auto"/>
            </w:tcBorders>
            <w:shd w:val="clear" w:color="auto" w:fill="auto"/>
            <w:vAlign w:val="center"/>
            <w:hideMark/>
          </w:tcPr>
          <w:p w14:paraId="6F802763" w14:textId="77777777" w:rsidR="00C95926" w:rsidRPr="00A1752C" w:rsidRDefault="00C95926" w:rsidP="00D17219">
            <w:pPr>
              <w:jc w:val="center"/>
              <w:rPr>
                <w:rFonts w:ascii="Times New Roman" w:hAnsi="Times New Roman"/>
                <w:szCs w:val="20"/>
                <w:lang w:val="en-US"/>
              </w:rPr>
            </w:pPr>
          </w:p>
        </w:tc>
        <w:tc>
          <w:tcPr>
            <w:tcW w:w="0" w:type="auto"/>
            <w:vMerge w:val="restart"/>
            <w:tcBorders>
              <w:top w:val="nil"/>
              <w:left w:val="single" w:sz="4" w:space="0" w:color="auto"/>
              <w:bottom w:val="single" w:sz="8" w:space="0" w:color="000000"/>
              <w:right w:val="single" w:sz="4" w:space="0" w:color="auto"/>
            </w:tcBorders>
            <w:shd w:val="clear" w:color="auto" w:fill="auto"/>
            <w:vAlign w:val="center"/>
            <w:hideMark/>
          </w:tcPr>
          <w:p w14:paraId="2273F328" w14:textId="77777777" w:rsidR="00C95926" w:rsidRPr="00A1752C" w:rsidRDefault="00C95926" w:rsidP="00D17219">
            <w:pPr>
              <w:jc w:val="center"/>
              <w:rPr>
                <w:rFonts w:ascii="Times New Roman" w:hAnsi="Times New Roman"/>
                <w:b/>
                <w:bCs/>
                <w:szCs w:val="20"/>
                <w:lang w:val="en-US"/>
              </w:rPr>
            </w:pPr>
            <w:r w:rsidRPr="00A1752C">
              <w:rPr>
                <w:rFonts w:ascii="Times New Roman" w:hAnsi="Times New Roman"/>
                <w:b/>
                <w:bCs/>
                <w:szCs w:val="20"/>
                <w:lang w:val="en-US"/>
              </w:rPr>
              <w:t>120 kHZ</w:t>
            </w:r>
          </w:p>
        </w:tc>
        <w:tc>
          <w:tcPr>
            <w:tcW w:w="0" w:type="auto"/>
            <w:tcBorders>
              <w:top w:val="nil"/>
              <w:left w:val="nil"/>
              <w:bottom w:val="nil"/>
              <w:right w:val="nil"/>
            </w:tcBorders>
            <w:shd w:val="clear" w:color="auto" w:fill="auto"/>
            <w:noWrap/>
            <w:vAlign w:val="center"/>
            <w:hideMark/>
          </w:tcPr>
          <w:p w14:paraId="5544187A"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6BDD15" w14:textId="77777777" w:rsidR="00C95926" w:rsidRPr="00A1752C" w:rsidRDefault="00C95926" w:rsidP="00D17219">
            <w:pPr>
              <w:jc w:val="center"/>
              <w:rPr>
                <w:rFonts w:ascii="Times New Roman" w:hAnsi="Times New Roman"/>
                <w:szCs w:val="20"/>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0D4386" w14:textId="77777777" w:rsidR="00C95926" w:rsidRPr="00A1752C" w:rsidRDefault="00C95926" w:rsidP="00D17219">
            <w:pPr>
              <w:jc w:val="center"/>
              <w:rPr>
                <w:rFonts w:ascii="Times New Roman" w:hAnsi="Times New Roman"/>
                <w:szCs w:val="20"/>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8E43DCD" w14:textId="77777777" w:rsidR="00C95926" w:rsidRPr="00A1752C" w:rsidRDefault="00C95926" w:rsidP="00D17219">
            <w:pPr>
              <w:jc w:val="center"/>
              <w:rPr>
                <w:rFonts w:ascii="Times New Roman" w:hAnsi="Times New Roman"/>
                <w:szCs w:val="20"/>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723BE4F" w14:textId="77777777" w:rsidR="00C95926" w:rsidRPr="00A1752C" w:rsidRDefault="00C95926" w:rsidP="00D17219">
            <w:pPr>
              <w:jc w:val="center"/>
              <w:rPr>
                <w:rFonts w:ascii="Times New Roman" w:hAnsi="Times New Roman"/>
                <w:szCs w:val="20"/>
                <w:lang w:val="en-US"/>
              </w:rPr>
            </w:pPr>
          </w:p>
        </w:tc>
      </w:tr>
      <w:tr w:rsidR="00C95926" w:rsidRPr="00D855EF" w14:paraId="14903DC2" w14:textId="77777777" w:rsidTr="00D17219">
        <w:trPr>
          <w:trHeight w:val="315"/>
        </w:trPr>
        <w:tc>
          <w:tcPr>
            <w:tcW w:w="0" w:type="auto"/>
            <w:vMerge/>
            <w:tcBorders>
              <w:top w:val="nil"/>
              <w:left w:val="single" w:sz="8" w:space="0" w:color="auto"/>
              <w:bottom w:val="single" w:sz="8" w:space="0" w:color="000000"/>
              <w:right w:val="single" w:sz="4" w:space="0" w:color="auto"/>
            </w:tcBorders>
            <w:shd w:val="clear" w:color="auto" w:fill="auto"/>
            <w:vAlign w:val="center"/>
            <w:hideMark/>
          </w:tcPr>
          <w:p w14:paraId="1DDD3A51" w14:textId="77777777" w:rsidR="00C95926" w:rsidRPr="00A1752C" w:rsidRDefault="00C95926" w:rsidP="00D17219">
            <w:pPr>
              <w:jc w:val="center"/>
              <w:rPr>
                <w:rFonts w:ascii="Times New Roman" w:hAnsi="Times New Roman"/>
                <w:szCs w:val="20"/>
                <w:lang w:val="en-US"/>
              </w:rPr>
            </w:pPr>
          </w:p>
        </w:tc>
        <w:tc>
          <w:tcPr>
            <w:tcW w:w="0" w:type="auto"/>
            <w:vMerge/>
            <w:tcBorders>
              <w:top w:val="nil"/>
              <w:left w:val="single" w:sz="4" w:space="0" w:color="auto"/>
              <w:bottom w:val="single" w:sz="8" w:space="0" w:color="000000"/>
              <w:right w:val="single" w:sz="4" w:space="0" w:color="auto"/>
            </w:tcBorders>
            <w:shd w:val="clear" w:color="auto" w:fill="auto"/>
            <w:vAlign w:val="center"/>
            <w:hideMark/>
          </w:tcPr>
          <w:p w14:paraId="4B12EC46" w14:textId="77777777" w:rsidR="00C95926" w:rsidRPr="00A1752C" w:rsidRDefault="00C95926" w:rsidP="00D17219">
            <w:pPr>
              <w:jc w:val="center"/>
              <w:rPr>
                <w:rFonts w:ascii="Times New Roman" w:hAnsi="Times New Roman"/>
                <w:b/>
                <w:bCs/>
                <w:szCs w:val="20"/>
                <w:lang w:val="en-US"/>
              </w:rPr>
            </w:pPr>
          </w:p>
        </w:tc>
        <w:tc>
          <w:tcPr>
            <w:tcW w:w="0" w:type="auto"/>
            <w:tcBorders>
              <w:top w:val="nil"/>
              <w:left w:val="nil"/>
              <w:bottom w:val="single" w:sz="8" w:space="0" w:color="auto"/>
              <w:right w:val="nil"/>
            </w:tcBorders>
            <w:shd w:val="clear" w:color="auto" w:fill="auto"/>
            <w:noWrap/>
            <w:vAlign w:val="center"/>
            <w:hideMark/>
          </w:tcPr>
          <w:p w14:paraId="2FFF11C5" w14:textId="77777777" w:rsidR="00C95926" w:rsidRPr="00A1752C" w:rsidRDefault="00C95926" w:rsidP="00D17219">
            <w:pPr>
              <w:jc w:val="center"/>
              <w:rPr>
                <w:rFonts w:ascii="Times New Roman" w:hAnsi="Times New Roman"/>
                <w:i/>
                <w:iCs/>
                <w:szCs w:val="20"/>
                <w:lang w:val="en-US"/>
              </w:rPr>
            </w:pPr>
            <w:r w:rsidRPr="00A1752C">
              <w:rPr>
                <w:rFonts w:ascii="Times New Roman" w:hAnsi="Times New Roman"/>
                <w:i/>
                <w:iCs/>
                <w:szCs w:val="20"/>
                <w:lang w:val="en-US"/>
              </w:rPr>
              <w:t>Z'</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599253" w14:textId="77777777" w:rsidR="00C95926" w:rsidRPr="00A1752C" w:rsidRDefault="00C95926" w:rsidP="00D17219">
            <w:pPr>
              <w:jc w:val="center"/>
              <w:rPr>
                <w:rFonts w:ascii="Times New Roman" w:hAnsi="Times New Roman"/>
                <w:szCs w:val="20"/>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4F593C" w14:textId="77777777" w:rsidR="00C95926" w:rsidRPr="00A1752C" w:rsidRDefault="00C95926" w:rsidP="00D17219">
            <w:pPr>
              <w:jc w:val="center"/>
              <w:rPr>
                <w:rFonts w:ascii="Times New Roman" w:hAnsi="Times New Roman"/>
                <w:szCs w:val="20"/>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91F3FE4" w14:textId="77777777" w:rsidR="00C95926" w:rsidRPr="00A1752C" w:rsidRDefault="00C95926" w:rsidP="00D17219">
            <w:pPr>
              <w:jc w:val="center"/>
              <w:rPr>
                <w:rFonts w:ascii="Times New Roman" w:hAnsi="Times New Roman"/>
                <w:szCs w:val="20"/>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EE2F9A6" w14:textId="77777777" w:rsidR="00C95926" w:rsidRPr="00A1752C" w:rsidRDefault="00C95926" w:rsidP="00D17219">
            <w:pPr>
              <w:jc w:val="center"/>
              <w:rPr>
                <w:rFonts w:ascii="Times New Roman" w:hAnsi="Times New Roman"/>
                <w:szCs w:val="20"/>
                <w:lang w:val="en-US"/>
              </w:rPr>
            </w:pPr>
          </w:p>
        </w:tc>
      </w:tr>
    </w:tbl>
    <w:p w14:paraId="7C9DF70B" w14:textId="77777777" w:rsidR="00C95926" w:rsidRDefault="00C95926" w:rsidP="009F3C8D"/>
    <w:p w14:paraId="531B4A58" w14:textId="77777777" w:rsidR="00C95926" w:rsidRDefault="00C95926" w:rsidP="009F3C8D"/>
    <w:p w14:paraId="58FFFACB" w14:textId="77777777" w:rsidR="00C95926" w:rsidRPr="002235BD" w:rsidRDefault="00C95926" w:rsidP="00C95926">
      <w:pPr>
        <w:rPr>
          <w:lang w:eastAsia="x-none"/>
        </w:rPr>
      </w:pPr>
      <w:r w:rsidRPr="002235BD">
        <w:rPr>
          <w:highlight w:val="green"/>
          <w:lang w:eastAsia="x-none"/>
        </w:rPr>
        <w:t>Agreement</w:t>
      </w:r>
    </w:p>
    <w:p w14:paraId="6F451C01" w14:textId="77777777" w:rsidR="00C95926" w:rsidRPr="00683516" w:rsidRDefault="00C95926" w:rsidP="00C95926">
      <w:pPr>
        <w:numPr>
          <w:ilvl w:val="0"/>
          <w:numId w:val="303"/>
        </w:numPr>
      </w:pPr>
      <w:r w:rsidRPr="00683516">
        <w:t>When DL BWP is switched, PUCCH-based SP-CSI report setting in activated state stays in its activated state. SP-CSI reporting is simply suspended until the DL BWP is switched back, whereon it resumes</w:t>
      </w:r>
    </w:p>
    <w:p w14:paraId="49503F89" w14:textId="4A6AE5BD" w:rsidR="00C95926" w:rsidRDefault="00C95926" w:rsidP="00C95926"/>
    <w:p w14:paraId="01FC4DFE" w14:textId="77777777" w:rsidR="002235BD" w:rsidRDefault="002235BD" w:rsidP="00C95926"/>
    <w:p w14:paraId="26A23746" w14:textId="7AB94781" w:rsidR="00C95926" w:rsidRDefault="00603E09" w:rsidP="00C95926">
      <w:pPr>
        <w:rPr>
          <w:lang w:eastAsia="x-none"/>
        </w:rPr>
      </w:pPr>
      <w:hyperlink r:id="rId1063" w:history="1">
        <w:r w:rsidR="00FE4C7E">
          <w:rPr>
            <w:rStyle w:val="Hyperlink"/>
            <w:lang w:eastAsia="x-none"/>
          </w:rPr>
          <w:t>R1-1803635</w:t>
        </w:r>
      </w:hyperlink>
      <w:r w:rsidR="00C95926">
        <w:rPr>
          <w:lang w:eastAsia="x-none"/>
        </w:rPr>
        <w:tab/>
        <w:t>Summary of remaining issues on CSI reporting</w:t>
      </w:r>
      <w:r w:rsidR="00C95926">
        <w:rPr>
          <w:lang w:eastAsia="x-none"/>
        </w:rPr>
        <w:tab/>
        <w:t>Huawei, HiSilicon</w:t>
      </w:r>
    </w:p>
    <w:p w14:paraId="382F3D5D" w14:textId="2AC6F71B" w:rsidR="00C95926" w:rsidRDefault="00603E09" w:rsidP="00C95926">
      <w:pPr>
        <w:rPr>
          <w:lang w:eastAsia="x-none"/>
        </w:rPr>
      </w:pPr>
      <w:hyperlink r:id="rId1064" w:history="1">
        <w:r w:rsidR="00FE4C7E">
          <w:rPr>
            <w:rStyle w:val="Hyperlink"/>
            <w:lang w:eastAsia="x-none"/>
          </w:rPr>
          <w:t>R1-1803743</w:t>
        </w:r>
      </w:hyperlink>
      <w:r w:rsidR="00C95926">
        <w:rPr>
          <w:lang w:eastAsia="x-none"/>
        </w:rPr>
        <w:tab/>
        <w:t>Remaining issues on CSI reporting</w:t>
      </w:r>
      <w:r w:rsidR="00C95926">
        <w:rPr>
          <w:lang w:eastAsia="x-none"/>
        </w:rPr>
        <w:tab/>
        <w:t>CATT</w:t>
      </w:r>
    </w:p>
    <w:p w14:paraId="0751F6D3" w14:textId="57EE94FA" w:rsidR="00C95926" w:rsidRDefault="00603E09" w:rsidP="00C95926">
      <w:pPr>
        <w:rPr>
          <w:lang w:eastAsia="x-none"/>
        </w:rPr>
      </w:pPr>
      <w:hyperlink r:id="rId1065" w:history="1">
        <w:r w:rsidR="00FE4C7E">
          <w:rPr>
            <w:rStyle w:val="Hyperlink"/>
            <w:lang w:eastAsia="x-none"/>
          </w:rPr>
          <w:t>R1-1803816</w:t>
        </w:r>
      </w:hyperlink>
      <w:r w:rsidR="00C95926">
        <w:rPr>
          <w:lang w:eastAsia="x-none"/>
        </w:rPr>
        <w:tab/>
        <w:t>Remaining issues on CSI reporting</w:t>
      </w:r>
      <w:r w:rsidR="00C95926">
        <w:rPr>
          <w:lang w:eastAsia="x-none"/>
        </w:rPr>
        <w:tab/>
        <w:t>vivo</w:t>
      </w:r>
    </w:p>
    <w:p w14:paraId="6E76AE8D" w14:textId="5CE506FE" w:rsidR="00C95926" w:rsidRDefault="00603E09" w:rsidP="00C95926">
      <w:pPr>
        <w:rPr>
          <w:lang w:eastAsia="x-none"/>
        </w:rPr>
      </w:pPr>
      <w:hyperlink r:id="rId1066" w:history="1">
        <w:r w:rsidR="00FE4C7E">
          <w:rPr>
            <w:rStyle w:val="Hyperlink"/>
            <w:lang w:eastAsia="x-none"/>
          </w:rPr>
          <w:t>R1-1804014</w:t>
        </w:r>
      </w:hyperlink>
      <w:r w:rsidR="00C95926">
        <w:rPr>
          <w:lang w:eastAsia="x-none"/>
        </w:rPr>
        <w:tab/>
        <w:t>Remaining issues on CSI reporting</w:t>
      </w:r>
      <w:r w:rsidR="00C95926">
        <w:rPr>
          <w:lang w:eastAsia="x-none"/>
        </w:rPr>
        <w:tab/>
        <w:t>OPPO</w:t>
      </w:r>
    </w:p>
    <w:p w14:paraId="5A135660" w14:textId="761F08FD" w:rsidR="00C95926" w:rsidRDefault="00603E09" w:rsidP="00C95926">
      <w:pPr>
        <w:rPr>
          <w:lang w:eastAsia="x-none"/>
        </w:rPr>
      </w:pPr>
      <w:hyperlink r:id="rId1067" w:history="1">
        <w:r w:rsidR="00FE4C7E">
          <w:rPr>
            <w:rStyle w:val="Hyperlink"/>
            <w:lang w:eastAsia="x-none"/>
          </w:rPr>
          <w:t>R1-1804057</w:t>
        </w:r>
      </w:hyperlink>
      <w:r w:rsidR="00C95926">
        <w:rPr>
          <w:lang w:eastAsia="x-none"/>
        </w:rPr>
        <w:tab/>
        <w:t>Remaining issues in CSI reporting</w:t>
      </w:r>
      <w:r w:rsidR="00C95926">
        <w:rPr>
          <w:lang w:eastAsia="x-none"/>
        </w:rPr>
        <w:tab/>
        <w:t>MediaTek Inc.</w:t>
      </w:r>
    </w:p>
    <w:p w14:paraId="32E58428" w14:textId="2F4C5008" w:rsidR="00C95926" w:rsidRDefault="00603E09" w:rsidP="00C95926">
      <w:pPr>
        <w:rPr>
          <w:lang w:eastAsia="x-none"/>
        </w:rPr>
      </w:pPr>
      <w:hyperlink r:id="rId1068" w:history="1">
        <w:r w:rsidR="00FE4C7E">
          <w:rPr>
            <w:rStyle w:val="Hyperlink"/>
            <w:lang w:eastAsia="x-none"/>
          </w:rPr>
          <w:t>R1-1804093</w:t>
        </w:r>
      </w:hyperlink>
      <w:r w:rsidR="00C95926">
        <w:rPr>
          <w:lang w:eastAsia="x-none"/>
        </w:rPr>
        <w:tab/>
        <w:t>Discussion on remaining issues on semi-persistent CSI</w:t>
      </w:r>
      <w:r w:rsidR="00C95926">
        <w:rPr>
          <w:lang w:eastAsia="x-none"/>
        </w:rPr>
        <w:tab/>
        <w:t>CMCC</w:t>
      </w:r>
    </w:p>
    <w:p w14:paraId="2A0BBFDC" w14:textId="7A270484" w:rsidR="00C95926" w:rsidRDefault="00603E09" w:rsidP="00C95926">
      <w:pPr>
        <w:rPr>
          <w:lang w:eastAsia="x-none"/>
        </w:rPr>
      </w:pPr>
      <w:hyperlink r:id="rId1069" w:history="1">
        <w:r w:rsidR="00FE4C7E">
          <w:rPr>
            <w:rStyle w:val="Hyperlink"/>
            <w:lang w:eastAsia="x-none"/>
          </w:rPr>
          <w:t>R1-1804223</w:t>
        </w:r>
      </w:hyperlink>
      <w:r w:rsidR="00C95926">
        <w:rPr>
          <w:lang w:eastAsia="x-none"/>
        </w:rPr>
        <w:tab/>
        <w:t>Remaining issues on CSI reporting</w:t>
      </w:r>
      <w:r w:rsidR="00C95926">
        <w:rPr>
          <w:lang w:eastAsia="x-none"/>
        </w:rPr>
        <w:tab/>
        <w:t>Spreadtrum Communications</w:t>
      </w:r>
    </w:p>
    <w:p w14:paraId="1FCC1FC9" w14:textId="614B27F9" w:rsidR="00C95926" w:rsidRDefault="00603E09" w:rsidP="00C95926">
      <w:pPr>
        <w:rPr>
          <w:lang w:eastAsia="x-none"/>
        </w:rPr>
      </w:pPr>
      <w:hyperlink r:id="rId1070" w:history="1">
        <w:r w:rsidR="00FE4C7E">
          <w:rPr>
            <w:rStyle w:val="Hyperlink"/>
            <w:lang w:eastAsia="x-none"/>
          </w:rPr>
          <w:t>R1-1804357</w:t>
        </w:r>
      </w:hyperlink>
      <w:r w:rsidR="00C95926">
        <w:rPr>
          <w:lang w:eastAsia="x-none"/>
        </w:rPr>
        <w:tab/>
        <w:t>Issues on CSI reporting</w:t>
      </w:r>
      <w:r w:rsidR="00C95926">
        <w:rPr>
          <w:lang w:eastAsia="x-none"/>
        </w:rPr>
        <w:tab/>
        <w:t>Samsung</w:t>
      </w:r>
    </w:p>
    <w:p w14:paraId="74EC12B8" w14:textId="28567C76" w:rsidR="00C95926" w:rsidRDefault="00603E09" w:rsidP="00C95926">
      <w:pPr>
        <w:rPr>
          <w:lang w:eastAsia="x-none"/>
        </w:rPr>
      </w:pPr>
      <w:hyperlink r:id="rId1071" w:history="1">
        <w:r w:rsidR="00FE4C7E">
          <w:rPr>
            <w:rStyle w:val="Hyperlink"/>
            <w:lang w:eastAsia="x-none"/>
          </w:rPr>
          <w:t>R1-1804499</w:t>
        </w:r>
      </w:hyperlink>
      <w:r w:rsidR="00C95926">
        <w:rPr>
          <w:lang w:eastAsia="x-none"/>
        </w:rPr>
        <w:tab/>
        <w:t>Remaining details on CSI Reporting</w:t>
      </w:r>
      <w:r w:rsidR="00C95926">
        <w:rPr>
          <w:lang w:eastAsia="x-none"/>
        </w:rPr>
        <w:tab/>
        <w:t>MTI</w:t>
      </w:r>
    </w:p>
    <w:p w14:paraId="1F971F99" w14:textId="470D2B7A" w:rsidR="00C95926" w:rsidRDefault="00603E09" w:rsidP="00C95926">
      <w:pPr>
        <w:rPr>
          <w:lang w:eastAsia="x-none"/>
        </w:rPr>
      </w:pPr>
      <w:hyperlink r:id="rId1072" w:history="1">
        <w:r w:rsidR="00FE4C7E">
          <w:rPr>
            <w:rStyle w:val="Hyperlink"/>
            <w:lang w:eastAsia="x-none"/>
          </w:rPr>
          <w:t>R1-1804543</w:t>
        </w:r>
      </w:hyperlink>
      <w:r w:rsidR="00C95926">
        <w:rPr>
          <w:lang w:eastAsia="x-none"/>
        </w:rPr>
        <w:tab/>
        <w:t>Remaining issues on CSI reporting</w:t>
      </w:r>
      <w:r w:rsidR="00C95926">
        <w:rPr>
          <w:lang w:eastAsia="x-none"/>
        </w:rPr>
        <w:tab/>
        <w:t>LG Electronics</w:t>
      </w:r>
    </w:p>
    <w:p w14:paraId="03A3E2B7" w14:textId="049F87D6" w:rsidR="00C95926" w:rsidRDefault="00603E09" w:rsidP="00C95926">
      <w:pPr>
        <w:rPr>
          <w:lang w:eastAsia="x-none"/>
        </w:rPr>
      </w:pPr>
      <w:hyperlink r:id="rId1073" w:history="1">
        <w:r w:rsidR="00FE4C7E">
          <w:rPr>
            <w:rStyle w:val="Hyperlink"/>
            <w:lang w:eastAsia="x-none"/>
          </w:rPr>
          <w:t>R1-1804655</w:t>
        </w:r>
      </w:hyperlink>
      <w:r w:rsidR="00C95926">
        <w:rPr>
          <w:lang w:eastAsia="x-none"/>
        </w:rPr>
        <w:tab/>
        <w:t>Remaining issue for CSI Reporting</w:t>
      </w:r>
      <w:r w:rsidR="00C95926">
        <w:rPr>
          <w:lang w:eastAsia="x-none"/>
        </w:rPr>
        <w:tab/>
        <w:t>AT&amp;T</w:t>
      </w:r>
    </w:p>
    <w:p w14:paraId="413D2773" w14:textId="3E39D8BC" w:rsidR="00C95926" w:rsidRDefault="00603E09" w:rsidP="00C95926">
      <w:pPr>
        <w:rPr>
          <w:lang w:eastAsia="x-none"/>
        </w:rPr>
      </w:pPr>
      <w:hyperlink r:id="rId1074" w:history="1">
        <w:r w:rsidR="00FE4C7E">
          <w:rPr>
            <w:rStyle w:val="Hyperlink"/>
            <w:lang w:eastAsia="x-none"/>
          </w:rPr>
          <w:t>R1-1804713</w:t>
        </w:r>
      </w:hyperlink>
      <w:r w:rsidR="00C95926">
        <w:rPr>
          <w:lang w:eastAsia="x-none"/>
        </w:rPr>
        <w:tab/>
        <w:t>Remaining issues on CSI reporting</w:t>
      </w:r>
      <w:r w:rsidR="00C95926">
        <w:rPr>
          <w:lang w:eastAsia="x-none"/>
        </w:rPr>
        <w:tab/>
        <w:t>Intel Corporation</w:t>
      </w:r>
    </w:p>
    <w:p w14:paraId="621F3D9E" w14:textId="57E6E0A0" w:rsidR="00C95926" w:rsidRDefault="00603E09" w:rsidP="00C95926">
      <w:pPr>
        <w:rPr>
          <w:lang w:eastAsia="x-none"/>
        </w:rPr>
      </w:pPr>
      <w:hyperlink r:id="rId1075" w:history="1">
        <w:r w:rsidR="00FE4C7E">
          <w:rPr>
            <w:rStyle w:val="Hyperlink"/>
            <w:lang w:eastAsia="x-none"/>
          </w:rPr>
          <w:t>R1-1804786</w:t>
        </w:r>
      </w:hyperlink>
      <w:r w:rsidR="00C95926">
        <w:rPr>
          <w:lang w:eastAsia="x-none"/>
        </w:rPr>
        <w:tab/>
        <w:t>Maintenance for CSI reporting</w:t>
      </w:r>
      <w:r w:rsidR="00C95926">
        <w:rPr>
          <w:lang w:eastAsia="x-none"/>
        </w:rPr>
        <w:tab/>
        <w:t>Qualcomm Incorporated</w:t>
      </w:r>
    </w:p>
    <w:p w14:paraId="638BC43E" w14:textId="063B9668" w:rsidR="00C95926" w:rsidRDefault="00603E09" w:rsidP="00C95926">
      <w:pPr>
        <w:rPr>
          <w:lang w:eastAsia="x-none"/>
        </w:rPr>
      </w:pPr>
      <w:hyperlink r:id="rId1076" w:history="1">
        <w:r w:rsidR="00FE4C7E">
          <w:rPr>
            <w:rStyle w:val="Hyperlink"/>
            <w:lang w:eastAsia="x-none"/>
          </w:rPr>
          <w:t>R1-1804844</w:t>
        </w:r>
      </w:hyperlink>
      <w:r w:rsidR="00C95926">
        <w:rPr>
          <w:lang w:eastAsia="x-none"/>
        </w:rPr>
        <w:tab/>
        <w:t xml:space="preserve">Remaining issues on CSI reporting </w:t>
      </w:r>
      <w:r w:rsidR="00C95926">
        <w:rPr>
          <w:lang w:eastAsia="x-none"/>
        </w:rPr>
        <w:tab/>
        <w:t>InterDigital, Inc.</w:t>
      </w:r>
    </w:p>
    <w:p w14:paraId="03F4634E" w14:textId="5B67EE59" w:rsidR="00C95926" w:rsidRDefault="00603E09" w:rsidP="00C95926">
      <w:pPr>
        <w:rPr>
          <w:lang w:eastAsia="x-none"/>
        </w:rPr>
      </w:pPr>
      <w:hyperlink r:id="rId1077" w:history="1">
        <w:r w:rsidR="00FE4C7E">
          <w:rPr>
            <w:rStyle w:val="Hyperlink"/>
            <w:lang w:eastAsia="x-none"/>
          </w:rPr>
          <w:t>R1-1804879</w:t>
        </w:r>
      </w:hyperlink>
      <w:r w:rsidR="00C95926">
        <w:rPr>
          <w:lang w:eastAsia="x-none"/>
        </w:rPr>
        <w:tab/>
        <w:t>Clarification on aperiodic CSI reporting in CA case</w:t>
      </w:r>
      <w:r w:rsidR="00C95926">
        <w:rPr>
          <w:lang w:eastAsia="x-none"/>
        </w:rPr>
        <w:tab/>
        <w:t>Sharp</w:t>
      </w:r>
    </w:p>
    <w:p w14:paraId="51926693" w14:textId="0B8A24C8" w:rsidR="00C95926" w:rsidRDefault="00603E09" w:rsidP="00C95926">
      <w:pPr>
        <w:rPr>
          <w:lang w:eastAsia="x-none"/>
        </w:rPr>
      </w:pPr>
      <w:hyperlink r:id="rId1078" w:history="1">
        <w:r w:rsidR="00FE4C7E">
          <w:rPr>
            <w:rStyle w:val="Hyperlink"/>
            <w:lang w:eastAsia="x-none"/>
          </w:rPr>
          <w:t>R1-1804973</w:t>
        </w:r>
      </w:hyperlink>
      <w:r w:rsidR="00C95926">
        <w:rPr>
          <w:lang w:eastAsia="x-none"/>
        </w:rPr>
        <w:tab/>
        <w:t>Remaining  issues  on CSI reporting</w:t>
      </w:r>
      <w:r w:rsidR="00C95926">
        <w:rPr>
          <w:lang w:eastAsia="x-none"/>
        </w:rPr>
        <w:tab/>
        <w:t>Ericsson</w:t>
      </w:r>
    </w:p>
    <w:p w14:paraId="7875FAED" w14:textId="3D211A55" w:rsidR="00C95926" w:rsidRDefault="00603E09" w:rsidP="00C95926">
      <w:pPr>
        <w:rPr>
          <w:lang w:eastAsia="x-none"/>
        </w:rPr>
      </w:pPr>
      <w:hyperlink r:id="rId1079" w:history="1">
        <w:r w:rsidR="00FE4C7E">
          <w:rPr>
            <w:rStyle w:val="Hyperlink"/>
            <w:lang w:eastAsia="x-none"/>
          </w:rPr>
          <w:t>R1-1805040</w:t>
        </w:r>
      </w:hyperlink>
      <w:r w:rsidR="00C95926">
        <w:rPr>
          <w:lang w:eastAsia="x-none"/>
        </w:rPr>
        <w:tab/>
        <w:t>Remaining issues on CSI reporting</w:t>
      </w:r>
      <w:r w:rsidR="00C95926">
        <w:rPr>
          <w:lang w:eastAsia="x-none"/>
        </w:rPr>
        <w:tab/>
        <w:t>NTT DOCOMO, INC.</w:t>
      </w:r>
    </w:p>
    <w:p w14:paraId="61285B05" w14:textId="597752A2" w:rsidR="00C95926" w:rsidRDefault="00603E09" w:rsidP="00C95926">
      <w:pPr>
        <w:rPr>
          <w:lang w:eastAsia="x-none"/>
        </w:rPr>
      </w:pPr>
      <w:hyperlink r:id="rId1080" w:history="1">
        <w:r w:rsidR="00FE4C7E">
          <w:rPr>
            <w:rStyle w:val="Hyperlink"/>
            <w:lang w:eastAsia="x-none"/>
          </w:rPr>
          <w:t>R1-1805103</w:t>
        </w:r>
      </w:hyperlink>
      <w:r w:rsidR="00C95926">
        <w:rPr>
          <w:lang w:eastAsia="x-none"/>
        </w:rPr>
        <w:tab/>
        <w:t>Remaining Details on the CSI Framework</w:t>
      </w:r>
      <w:r w:rsidR="00C95926">
        <w:rPr>
          <w:lang w:eastAsia="x-none"/>
        </w:rPr>
        <w:tab/>
        <w:t>Nokia, Nokia Shanghai Bell</w:t>
      </w:r>
    </w:p>
    <w:p w14:paraId="51A9ED63" w14:textId="7CCE4FA2" w:rsidR="004F5897" w:rsidRDefault="004F5897" w:rsidP="00C95926">
      <w:pPr>
        <w:rPr>
          <w:lang w:eastAsia="x-none"/>
        </w:rPr>
      </w:pPr>
      <w:r w:rsidRPr="004F5897">
        <w:rPr>
          <w:lang w:eastAsia="x-none"/>
        </w:rPr>
        <w:t>R1-1805669</w:t>
      </w:r>
      <w:r w:rsidRPr="004F5897">
        <w:rPr>
          <w:lang w:eastAsia="x-none"/>
        </w:rPr>
        <w:tab/>
        <w:t>WF on Type I CSI for rank 8</w:t>
      </w:r>
      <w:r w:rsidRPr="004F5897">
        <w:rPr>
          <w:lang w:eastAsia="x-none"/>
        </w:rPr>
        <w:tab/>
        <w:t>LG Electronics, Ericsson</w:t>
      </w:r>
    </w:p>
    <w:p w14:paraId="6438B1A5" w14:textId="77777777" w:rsidR="00C95926" w:rsidRDefault="00C95926" w:rsidP="009F3C8D">
      <w:pPr>
        <w:pStyle w:val="Heading5"/>
      </w:pPr>
      <w:bookmarkStart w:id="466" w:name="_Toc514184662"/>
      <w:r>
        <w:t>B</w:t>
      </w:r>
      <w:r w:rsidRPr="00B35F0A">
        <w:rPr>
          <w:rFonts w:hint="eastAsia"/>
        </w:rPr>
        <w:t>eam measurement and reporting</w:t>
      </w:r>
      <w:bookmarkEnd w:id="466"/>
    </w:p>
    <w:p w14:paraId="6E03F72E" w14:textId="1A9622C6" w:rsidR="00C95926" w:rsidRPr="00114726" w:rsidRDefault="00603E09" w:rsidP="00C95926">
      <w:pPr>
        <w:rPr>
          <w:b/>
          <w:lang w:eastAsia="x-none"/>
        </w:rPr>
      </w:pPr>
      <w:hyperlink r:id="rId1081" w:history="1">
        <w:r w:rsidR="00FE4C7E" w:rsidRPr="00114726">
          <w:rPr>
            <w:rStyle w:val="Hyperlink"/>
            <w:b/>
          </w:rPr>
          <w:t>R1-1805514</w:t>
        </w:r>
      </w:hyperlink>
      <w:r w:rsidR="00C95926" w:rsidRPr="00114726">
        <w:rPr>
          <w:b/>
          <w:lang w:eastAsia="x-none"/>
        </w:rPr>
        <w:tab/>
        <w:t>Feature lead summary on beam measurement and reporting</w:t>
      </w:r>
      <w:r w:rsidR="00C95926" w:rsidRPr="00114726">
        <w:rPr>
          <w:b/>
          <w:lang w:eastAsia="x-none"/>
        </w:rPr>
        <w:tab/>
        <w:t>Ericsson</w:t>
      </w:r>
    </w:p>
    <w:p w14:paraId="292EA3A9" w14:textId="77777777" w:rsidR="00C95926" w:rsidRDefault="00C95926" w:rsidP="00C95926">
      <w:pPr>
        <w:rPr>
          <w:lang w:eastAsia="x-none"/>
        </w:rPr>
      </w:pPr>
    </w:p>
    <w:p w14:paraId="7D495F49" w14:textId="77777777" w:rsidR="00C95926" w:rsidRPr="000172BA" w:rsidRDefault="00C95926" w:rsidP="00C95926">
      <w:r w:rsidRPr="000172BA">
        <w:rPr>
          <w:highlight w:val="green"/>
        </w:rPr>
        <w:t>Agreement:</w:t>
      </w:r>
    </w:p>
    <w:p w14:paraId="02D96C02" w14:textId="77777777" w:rsidR="00C95926" w:rsidRPr="000172BA" w:rsidRDefault="00C95926" w:rsidP="00C95926">
      <w:r w:rsidRPr="000172BA">
        <w:t xml:space="preserve">The following text change is agreed: </w:t>
      </w:r>
    </w:p>
    <w:p w14:paraId="6A113F32" w14:textId="77777777" w:rsidR="00C95926" w:rsidRPr="00D47A31" w:rsidRDefault="00C95926" w:rsidP="00C95926">
      <w:pPr>
        <w:pStyle w:val="ListParagraph"/>
        <w:numPr>
          <w:ilvl w:val="0"/>
          <w:numId w:val="306"/>
        </w:numPr>
        <w:overflowPunct/>
        <w:autoSpaceDE/>
        <w:autoSpaceDN/>
        <w:adjustRightInd/>
        <w:spacing w:after="120"/>
        <w:contextualSpacing w:val="0"/>
        <w:textAlignment w:val="auto"/>
        <w:rPr>
          <w:color w:val="212529"/>
          <w:lang w:val="en-US"/>
        </w:rPr>
      </w:pPr>
      <w:r w:rsidRPr="00D47A31">
        <w:rPr>
          <w:color w:val="212529"/>
          <w:lang w:val="en-US"/>
        </w:rPr>
        <w:t xml:space="preserve">In Section 5.2.1 of TS 38.214, add SSBRI (SSB Resource Indicator) to the contents of CSI reporting. </w:t>
      </w:r>
      <w:r w:rsidRPr="00D47A31">
        <w:rPr>
          <w:color w:val="212529"/>
          <w:lang w:val="en-US"/>
        </w:rPr>
        <w:fldChar w:fldCharType="begin"/>
      </w:r>
      <w:r w:rsidRPr="00D47A31">
        <w:rPr>
          <w:color w:val="212529"/>
          <w:lang w:val="en-US"/>
        </w:rPr>
        <w:instrText xml:space="preserve"> REF _Ref511045036 \r \h  \* MERGEFORMAT </w:instrText>
      </w:r>
      <w:r w:rsidRPr="00D47A31">
        <w:rPr>
          <w:color w:val="212529"/>
          <w:lang w:val="en-US"/>
        </w:rPr>
      </w:r>
      <w:r w:rsidRPr="00D47A31">
        <w:rPr>
          <w:color w:val="212529"/>
          <w:lang w:val="en-US"/>
        </w:rPr>
        <w:fldChar w:fldCharType="separate"/>
      </w:r>
      <w:r w:rsidRPr="00D47A31">
        <w:rPr>
          <w:color w:val="212529"/>
          <w:lang w:val="en-US"/>
        </w:rPr>
        <w:t>[6]</w:t>
      </w:r>
      <w:r w:rsidRPr="00D47A31">
        <w:rPr>
          <w:color w:val="212529"/>
          <w:lang w:val="en-US"/>
        </w:rPr>
        <w:fldChar w:fldCharType="end"/>
      </w:r>
    </w:p>
    <w:p w14:paraId="32B26365" w14:textId="77777777" w:rsidR="00C95926" w:rsidRPr="000172BA" w:rsidRDefault="00C95926" w:rsidP="00C95926">
      <w:pPr>
        <w:pStyle w:val="BodyText"/>
        <w:jc w:val="center"/>
      </w:pPr>
      <w:r w:rsidRPr="000172BA">
        <w:t>&gt;&gt;&gt; Text Proposal for 38.214 Section 5.2.1 &gt;&gt;&gt;</w:t>
      </w:r>
    </w:p>
    <w:p w14:paraId="009BD856" w14:textId="77777777" w:rsidR="00C95926" w:rsidRPr="00156933" w:rsidRDefault="00C95926" w:rsidP="00C95926">
      <w:pPr>
        <w:rPr>
          <w:b/>
          <w:lang w:val="en-US" w:eastAsia="x-none"/>
        </w:rPr>
      </w:pPr>
      <w:r w:rsidRPr="00156933">
        <w:rPr>
          <w:b/>
          <w:lang w:val="en-US" w:eastAsia="x-none"/>
        </w:rPr>
        <w:t>5.2.1 Channel state information framework</w:t>
      </w:r>
    </w:p>
    <w:p w14:paraId="75C70905" w14:textId="77777777" w:rsidR="00C95926" w:rsidRPr="000172BA" w:rsidRDefault="00C95926" w:rsidP="00C95926">
      <w:pPr>
        <w:rPr>
          <w:color w:val="000000"/>
          <w:lang w:val="en-US"/>
        </w:rPr>
      </w:pPr>
      <w:bookmarkStart w:id="467" w:name="_Hlk500777975"/>
      <w:r w:rsidRPr="000172BA">
        <w:rPr>
          <w:color w:val="000000"/>
          <w:lang w:val="en-US"/>
        </w:rPr>
        <w:t xml:space="preserve">The time and frequency resources that can be used by the UE to report CSI are controlled by the gNB. CSI may consist of Channel Quality Indicator (CQI), precoding matrix indicator (PMI), CSI-RS resource indicator (CRI), </w:t>
      </w:r>
      <w:r w:rsidRPr="000172BA">
        <w:rPr>
          <w:color w:val="FF0000"/>
          <w:lang w:val="en-US"/>
        </w:rPr>
        <w:t xml:space="preserve">SS/PBCH Block Resource indicator (SSBRI), </w:t>
      </w:r>
      <w:r w:rsidRPr="000172BA">
        <w:rPr>
          <w:color w:val="000000"/>
          <w:lang w:val="en-US"/>
        </w:rPr>
        <w:t>layer indication (LI), rank indication (RI) and/or and L1-RSRP.</w:t>
      </w:r>
    </w:p>
    <w:bookmarkEnd w:id="467"/>
    <w:p w14:paraId="6FB20458" w14:textId="77777777" w:rsidR="00C95926" w:rsidRPr="000172BA" w:rsidRDefault="00C95926" w:rsidP="00C95926">
      <w:pPr>
        <w:rPr>
          <w:strike/>
          <w:color w:val="000000"/>
          <w:lang w:val="en-US"/>
        </w:rPr>
      </w:pPr>
      <w:r w:rsidRPr="000172BA">
        <w:rPr>
          <w:color w:val="000000"/>
          <w:lang w:val="en-US"/>
        </w:rPr>
        <w:t xml:space="preserve">For CQI, PMI, CRI, </w:t>
      </w:r>
      <w:r w:rsidRPr="000172BA">
        <w:rPr>
          <w:color w:val="FF0000"/>
          <w:lang w:val="en-US"/>
        </w:rPr>
        <w:t xml:space="preserve">SSBRI, </w:t>
      </w:r>
      <w:r w:rsidRPr="000172BA">
        <w:rPr>
          <w:color w:val="000000"/>
          <w:lang w:val="en-US"/>
        </w:rPr>
        <w:t xml:space="preserve">LI, RI, L1-RSRP, a UE is configured by higher layers with N≥1 </w:t>
      </w:r>
      <w:bookmarkStart w:id="468" w:name="_Hlk508301324"/>
      <w:r w:rsidRPr="000172BA">
        <w:rPr>
          <w:i/>
          <w:color w:val="000000"/>
          <w:lang w:val="en-US"/>
        </w:rPr>
        <w:t>CSI-</w:t>
      </w:r>
      <w:bookmarkEnd w:id="468"/>
      <w:r w:rsidRPr="000172BA">
        <w:rPr>
          <w:i/>
          <w:color w:val="000000"/>
          <w:lang w:val="en-US"/>
        </w:rPr>
        <w:t>ReportConfig</w:t>
      </w:r>
      <w:r w:rsidRPr="000172BA">
        <w:rPr>
          <w:color w:val="000000"/>
          <w:lang w:val="en-US"/>
        </w:rPr>
        <w:t xml:space="preserve"> Reporting Settings, M≥1 </w:t>
      </w:r>
      <w:r w:rsidRPr="000172BA">
        <w:rPr>
          <w:i/>
          <w:color w:val="000000"/>
          <w:lang w:val="en-US"/>
        </w:rPr>
        <w:t>CSI-ResourceConfig</w:t>
      </w:r>
      <w:r w:rsidRPr="000172BA">
        <w:rPr>
          <w:color w:val="000000"/>
          <w:lang w:val="en-US"/>
        </w:rPr>
        <w:t xml:space="preserve"> Resource Settings, and a list of trigger states </w:t>
      </w:r>
      <w:r w:rsidRPr="000172BA">
        <w:rPr>
          <w:i/>
          <w:color w:val="000000"/>
          <w:lang w:val="en-US"/>
        </w:rPr>
        <w:t>ReportTriggerList</w:t>
      </w:r>
      <w:r w:rsidRPr="000172BA">
        <w:rPr>
          <w:color w:val="000000"/>
          <w:lang w:val="en-US"/>
        </w:rPr>
        <w:t xml:space="preserve"> containing a list of associated CSI-ReportConfigs indicating the Resource Set IDs for channel and optionally for interference.</w:t>
      </w:r>
    </w:p>
    <w:p w14:paraId="1B5D8F32" w14:textId="77777777" w:rsidR="00C95926" w:rsidRPr="000172BA" w:rsidRDefault="00C95926" w:rsidP="00C95926">
      <w:pPr>
        <w:pStyle w:val="BodyText"/>
        <w:jc w:val="center"/>
      </w:pPr>
      <w:r w:rsidRPr="000172BA">
        <w:t>&gt;&gt;&gt; End text proposal &gt;&gt;&gt;</w:t>
      </w:r>
    </w:p>
    <w:p w14:paraId="6F4B21F1" w14:textId="77777777" w:rsidR="00C95926" w:rsidRPr="00452EFC" w:rsidRDefault="00C95926" w:rsidP="00C95926"/>
    <w:p w14:paraId="3061FDE8" w14:textId="77777777" w:rsidR="00C95926" w:rsidRPr="00983083" w:rsidRDefault="00C95926" w:rsidP="00C95926">
      <w:pPr>
        <w:rPr>
          <w:szCs w:val="36"/>
          <w:highlight w:val="green"/>
        </w:rPr>
      </w:pPr>
      <w:r w:rsidRPr="00983083">
        <w:rPr>
          <w:szCs w:val="36"/>
          <w:highlight w:val="green"/>
        </w:rPr>
        <w:t xml:space="preserve">Agreement </w:t>
      </w:r>
    </w:p>
    <w:p w14:paraId="3A5681BA" w14:textId="77777777" w:rsidR="00C95926" w:rsidRPr="00983083" w:rsidRDefault="00C95926" w:rsidP="00C95926">
      <w:pPr>
        <w:rPr>
          <w:szCs w:val="36"/>
          <w:lang w:eastAsia="x-none"/>
        </w:rPr>
      </w:pPr>
      <w:r w:rsidRPr="00983083">
        <w:rPr>
          <w:szCs w:val="36"/>
        </w:rPr>
        <w:t xml:space="preserve">For the case of single CC case, to determine the “lowest CORESET-ID” for determining default spatial QCL assumption for PDSCH, only consider CORESETs in active BWP </w:t>
      </w:r>
    </w:p>
    <w:p w14:paraId="23BB8B3F" w14:textId="77777777" w:rsidR="00C95926" w:rsidRDefault="00C95926" w:rsidP="00C95926">
      <w:pPr>
        <w:rPr>
          <w:lang w:eastAsia="x-none"/>
        </w:rPr>
      </w:pPr>
    </w:p>
    <w:p w14:paraId="6CD9BF15" w14:textId="641725F4" w:rsidR="00C95926" w:rsidRPr="00114726" w:rsidRDefault="00603E09" w:rsidP="00C95926">
      <w:pPr>
        <w:rPr>
          <w:b/>
          <w:lang w:eastAsia="x-none"/>
        </w:rPr>
      </w:pPr>
      <w:hyperlink r:id="rId1082" w:history="1">
        <w:r w:rsidR="00FE4C7E" w:rsidRPr="00114726">
          <w:rPr>
            <w:rStyle w:val="Hyperlink"/>
            <w:b/>
          </w:rPr>
          <w:t>R1-1805574</w:t>
        </w:r>
      </w:hyperlink>
      <w:r w:rsidR="00C95926" w:rsidRPr="00114726">
        <w:rPr>
          <w:b/>
          <w:lang w:eastAsia="x-none"/>
        </w:rPr>
        <w:tab/>
        <w:t>Feature lead summary 2 on beam measurement and reporting</w:t>
      </w:r>
      <w:r w:rsidR="00C95926" w:rsidRPr="00114726">
        <w:rPr>
          <w:b/>
          <w:lang w:eastAsia="x-none"/>
        </w:rPr>
        <w:tab/>
        <w:t xml:space="preserve">Ericsson </w:t>
      </w:r>
    </w:p>
    <w:p w14:paraId="7884889A" w14:textId="77777777" w:rsidR="00C95926" w:rsidRDefault="00C95926" w:rsidP="00C95926">
      <w:pPr>
        <w:rPr>
          <w:lang w:eastAsia="x-none"/>
        </w:rPr>
      </w:pPr>
    </w:p>
    <w:p w14:paraId="0F798571" w14:textId="77777777" w:rsidR="00C95926" w:rsidRPr="00114726" w:rsidRDefault="00C95926" w:rsidP="00C95926">
      <w:r w:rsidRPr="00114726">
        <w:rPr>
          <w:rFonts w:eastAsia="SimSun"/>
          <w:highlight w:val="green"/>
        </w:rPr>
        <w:t>Agreement:</w:t>
      </w:r>
    </w:p>
    <w:p w14:paraId="4400FF84" w14:textId="77777777" w:rsidR="00C95926" w:rsidRPr="000B1022" w:rsidRDefault="00C95926" w:rsidP="00C95926">
      <w:pPr>
        <w:pStyle w:val="BodyText"/>
        <w:numPr>
          <w:ilvl w:val="0"/>
          <w:numId w:val="320"/>
        </w:numPr>
        <w:overflowPunct w:val="0"/>
        <w:autoSpaceDE w:val="0"/>
        <w:autoSpaceDN w:val="0"/>
        <w:adjustRightInd w:val="0"/>
        <w:spacing w:after="0"/>
        <w:textAlignment w:val="baseline"/>
      </w:pPr>
      <w:r w:rsidRPr="000B1022">
        <w:t>For PUSCH scheduled by DCI format 0_0, the UE shall use a default spatial relation corresponding to the spatial relation, if applicable, used by the PUCCH resource with the lowest ID configured in the active UL BWP</w:t>
      </w:r>
    </w:p>
    <w:p w14:paraId="75573F05" w14:textId="77777777" w:rsidR="00C95926" w:rsidRPr="000B1022" w:rsidRDefault="00C95926" w:rsidP="00C95926">
      <w:pPr>
        <w:pStyle w:val="BodyText"/>
        <w:numPr>
          <w:ilvl w:val="1"/>
          <w:numId w:val="320"/>
        </w:numPr>
        <w:overflowPunct w:val="0"/>
        <w:autoSpaceDE w:val="0"/>
        <w:autoSpaceDN w:val="0"/>
        <w:adjustRightInd w:val="0"/>
        <w:spacing w:after="0"/>
        <w:textAlignment w:val="baseline"/>
      </w:pPr>
      <w:r w:rsidRPr="000B1022">
        <w:t>Above applies for a cell configured with PUCCH</w:t>
      </w:r>
    </w:p>
    <w:p w14:paraId="2F199B61" w14:textId="77777777" w:rsidR="00C95926" w:rsidRPr="000B1022" w:rsidRDefault="00C95926" w:rsidP="00C95926">
      <w:pPr>
        <w:pStyle w:val="BodyText"/>
        <w:numPr>
          <w:ilvl w:val="1"/>
          <w:numId w:val="320"/>
        </w:numPr>
        <w:overflowPunct w:val="0"/>
        <w:autoSpaceDE w:val="0"/>
        <w:autoSpaceDN w:val="0"/>
        <w:adjustRightInd w:val="0"/>
        <w:spacing w:after="0"/>
        <w:textAlignment w:val="baseline"/>
      </w:pPr>
      <w:r w:rsidRPr="000B1022">
        <w:t xml:space="preserve">Note: the UE is configured with a list of spatial relations in </w:t>
      </w:r>
      <w:r w:rsidRPr="000B1022">
        <w:rPr>
          <w:i/>
        </w:rPr>
        <w:t>PUCCH-SpatialRelationInfo</w:t>
      </w:r>
      <w:r w:rsidRPr="000B1022">
        <w:t>. MAC-CE indicates a single selected spatial relation from the list on a per-PUCCH resource basis if the list has more than one element.</w:t>
      </w:r>
    </w:p>
    <w:p w14:paraId="046A95C2" w14:textId="5C831555" w:rsidR="00C95926" w:rsidRDefault="00C95926" w:rsidP="00C95926">
      <w:pPr>
        <w:rPr>
          <w:lang w:eastAsia="x-none"/>
        </w:rPr>
      </w:pPr>
    </w:p>
    <w:p w14:paraId="71C4E549" w14:textId="02D8D67C" w:rsidR="00EA4D76" w:rsidRPr="00EA4D76" w:rsidRDefault="00603E09" w:rsidP="00EA4D76">
      <w:pPr>
        <w:rPr>
          <w:b/>
          <w:lang w:eastAsia="x-none"/>
        </w:rPr>
      </w:pPr>
      <w:hyperlink r:id="rId1083" w:history="1">
        <w:r w:rsidR="00EA4D76" w:rsidRPr="00EA4D76">
          <w:rPr>
            <w:rStyle w:val="Hyperlink"/>
            <w:b/>
            <w:lang w:eastAsia="x-none"/>
          </w:rPr>
          <w:t>R1-1805640</w:t>
        </w:r>
      </w:hyperlink>
      <w:r w:rsidR="00EA4D76" w:rsidRPr="00EA4D76">
        <w:rPr>
          <w:b/>
          <w:lang w:eastAsia="x-none"/>
        </w:rPr>
        <w:tab/>
        <w:t>WF on UE capability for SP-SRS</w:t>
      </w:r>
      <w:r w:rsidR="00EA4D76" w:rsidRPr="00EA4D76">
        <w:rPr>
          <w:b/>
          <w:lang w:eastAsia="x-none"/>
        </w:rPr>
        <w:tab/>
        <w:t>Samsung, KDDI, Ericsson, ZTE, Sanechips, LGE, Verizon Wireless, InterDigital, vivo, KT, NTT DOCOMO, SK Telecom, CHTTL</w:t>
      </w:r>
    </w:p>
    <w:p w14:paraId="2BD64189" w14:textId="77777777" w:rsidR="00EA4D76" w:rsidRDefault="00EA4D76" w:rsidP="00C95926">
      <w:pPr>
        <w:rPr>
          <w:lang w:eastAsia="x-none"/>
        </w:rPr>
      </w:pPr>
    </w:p>
    <w:p w14:paraId="7F0C8E1B" w14:textId="77777777" w:rsidR="00114726" w:rsidRPr="00114726" w:rsidRDefault="00114726" w:rsidP="00114726">
      <w:r w:rsidRPr="00114726">
        <w:rPr>
          <w:rFonts w:eastAsia="SimSun"/>
          <w:highlight w:val="green"/>
        </w:rPr>
        <w:t>Agreement:</w:t>
      </w:r>
    </w:p>
    <w:p w14:paraId="0006C7E9" w14:textId="77777777" w:rsidR="00C95926" w:rsidRPr="000B1022" w:rsidRDefault="00C95926" w:rsidP="00C95926">
      <w:pPr>
        <w:pStyle w:val="BodyText"/>
        <w:numPr>
          <w:ilvl w:val="0"/>
          <w:numId w:val="321"/>
        </w:numPr>
        <w:overflowPunct w:val="0"/>
        <w:autoSpaceDE w:val="0"/>
        <w:autoSpaceDN w:val="0"/>
        <w:adjustRightInd w:val="0"/>
        <w:spacing w:after="0"/>
        <w:textAlignment w:val="baseline"/>
        <w:rPr>
          <w:rFonts w:eastAsia="SimSun"/>
        </w:rPr>
      </w:pPr>
      <w:r w:rsidRPr="000B1022">
        <w:rPr>
          <w:rFonts w:eastAsia="SimSun"/>
        </w:rPr>
        <w:t>Support SP-SRS as mandatory with UE capability signalling</w:t>
      </w:r>
    </w:p>
    <w:p w14:paraId="1F2FE959" w14:textId="4724DC6B" w:rsidR="00C95926" w:rsidRDefault="00C95926" w:rsidP="00C95926">
      <w:pPr>
        <w:rPr>
          <w:lang w:eastAsia="x-none"/>
        </w:rPr>
      </w:pPr>
    </w:p>
    <w:p w14:paraId="3ECEB3CB" w14:textId="05D4AEF2" w:rsidR="00EA4D76" w:rsidRPr="00EA4D76" w:rsidRDefault="00603E09" w:rsidP="00EA4D76">
      <w:pPr>
        <w:rPr>
          <w:b/>
          <w:lang w:eastAsia="x-none"/>
        </w:rPr>
      </w:pPr>
      <w:hyperlink r:id="rId1084" w:history="1">
        <w:r w:rsidR="00EA4D76" w:rsidRPr="00EA4D76">
          <w:rPr>
            <w:rStyle w:val="Hyperlink"/>
            <w:b/>
            <w:lang w:eastAsia="x-none"/>
          </w:rPr>
          <w:t>R1-1805616</w:t>
        </w:r>
      </w:hyperlink>
      <w:r w:rsidR="00EA4D76" w:rsidRPr="00EA4D76">
        <w:rPr>
          <w:b/>
          <w:lang w:eastAsia="x-none"/>
        </w:rPr>
        <w:tab/>
        <w:t>WF on MAC CE indication delay</w:t>
      </w:r>
      <w:r w:rsidR="00EA4D76" w:rsidRPr="00EA4D76">
        <w:rPr>
          <w:b/>
          <w:lang w:eastAsia="x-none"/>
        </w:rPr>
        <w:tab/>
        <w:t>Intel, Spreadtrum, MediaTek, OPPO, NEC, InterDigital, CATT, vivo</w:t>
      </w:r>
    </w:p>
    <w:p w14:paraId="6C28C498" w14:textId="77777777" w:rsidR="00EA4D76" w:rsidRDefault="00EA4D76" w:rsidP="00C95926">
      <w:pPr>
        <w:rPr>
          <w:lang w:eastAsia="x-none"/>
        </w:rPr>
      </w:pPr>
    </w:p>
    <w:p w14:paraId="0EA644B7" w14:textId="77777777" w:rsidR="00114726" w:rsidRPr="00114726" w:rsidRDefault="00114726" w:rsidP="00114726">
      <w:r w:rsidRPr="00114726">
        <w:rPr>
          <w:rFonts w:eastAsia="SimSun"/>
          <w:highlight w:val="green"/>
        </w:rPr>
        <w:t>Agreement:</w:t>
      </w:r>
    </w:p>
    <w:p w14:paraId="0582C487" w14:textId="77777777" w:rsidR="00C95926" w:rsidRPr="006C5F72" w:rsidRDefault="00C95926" w:rsidP="00C95926">
      <w:pPr>
        <w:rPr>
          <w:lang w:eastAsia="x-none"/>
        </w:rPr>
      </w:pPr>
      <w:r w:rsidRPr="006C5F72">
        <w:t xml:space="preserve">The latency for MAC CE activation is </w:t>
      </w:r>
      <w:r>
        <w:t>12</w:t>
      </w:r>
      <w:r w:rsidRPr="006C5F72">
        <w:t xml:space="preserve"> slots for 60kHz SCS and </w:t>
      </w:r>
      <w:r>
        <w:t>24</w:t>
      </w:r>
      <w:r w:rsidRPr="006C5F72">
        <w:t xml:space="preserve"> slots for 120kHz SCS. The latency is calculated from the ending symbol of UE’s ACK transmission for PDSCH carrying MAC-CE activation message to when the MAC CE message is applied.</w:t>
      </w:r>
    </w:p>
    <w:p w14:paraId="04BA1A48" w14:textId="77777777" w:rsidR="00C95926" w:rsidRDefault="00C95926" w:rsidP="00C95926">
      <w:pPr>
        <w:rPr>
          <w:lang w:eastAsia="x-none"/>
        </w:rPr>
      </w:pPr>
    </w:p>
    <w:p w14:paraId="452FBB1C" w14:textId="77777777" w:rsidR="00114726" w:rsidRPr="00114726" w:rsidRDefault="00114726" w:rsidP="00114726">
      <w:r w:rsidRPr="00114726">
        <w:rPr>
          <w:rFonts w:eastAsia="SimSun"/>
          <w:highlight w:val="green"/>
        </w:rPr>
        <w:t>Agreement:</w:t>
      </w:r>
    </w:p>
    <w:p w14:paraId="6F6F5853" w14:textId="77777777" w:rsidR="00C95926" w:rsidRPr="00AB2FCA" w:rsidRDefault="00C95926" w:rsidP="00C95926">
      <w:pPr>
        <w:numPr>
          <w:ilvl w:val="0"/>
          <w:numId w:val="321"/>
        </w:numPr>
        <w:rPr>
          <w:lang w:eastAsia="x-none"/>
        </w:rPr>
      </w:pPr>
      <w:r w:rsidRPr="00AB2FCA">
        <w:rPr>
          <w:lang w:eastAsia="x-none"/>
        </w:rPr>
        <w:t xml:space="preserve">Support uplink cross-carrier beam indication for PUCCH and SRS </w:t>
      </w:r>
    </w:p>
    <w:p w14:paraId="1D9C59F9" w14:textId="77777777" w:rsidR="00C95926" w:rsidRPr="00AB2FCA" w:rsidRDefault="00C95926" w:rsidP="00C95926">
      <w:pPr>
        <w:numPr>
          <w:ilvl w:val="0"/>
          <w:numId w:val="321"/>
        </w:numPr>
        <w:rPr>
          <w:lang w:eastAsia="x-none"/>
        </w:rPr>
      </w:pPr>
      <w:r w:rsidRPr="00AB2FCA">
        <w:rPr>
          <w:lang w:eastAsia="x-none"/>
        </w:rPr>
        <w:t xml:space="preserve">Add Cell index and BWP information in </w:t>
      </w:r>
      <w:r w:rsidRPr="00AB2FCA">
        <w:rPr>
          <w:i/>
          <w:lang w:eastAsia="x-none"/>
        </w:rPr>
        <w:t>SpatialRelation</w:t>
      </w:r>
      <w:r w:rsidRPr="00AB2FCA">
        <w:rPr>
          <w:lang w:eastAsia="x-none"/>
        </w:rPr>
        <w:t xml:space="preserve"> configuration</w:t>
      </w:r>
    </w:p>
    <w:p w14:paraId="02F92823" w14:textId="77777777" w:rsidR="00EA4D76" w:rsidRDefault="00EA4D76" w:rsidP="00C95926"/>
    <w:p w14:paraId="123455A4" w14:textId="73D9BB73" w:rsidR="00C95926" w:rsidRPr="00EA4D76" w:rsidRDefault="00603E09" w:rsidP="00C95926">
      <w:pPr>
        <w:rPr>
          <w:b/>
          <w:lang w:eastAsia="x-none"/>
        </w:rPr>
      </w:pPr>
      <w:hyperlink r:id="rId1085" w:history="1">
        <w:r w:rsidR="00FE4C7E" w:rsidRPr="00EA4D76">
          <w:rPr>
            <w:rStyle w:val="Hyperlink"/>
            <w:b/>
          </w:rPr>
          <w:t>R1-1805739</w:t>
        </w:r>
      </w:hyperlink>
      <w:r w:rsidR="00C95926" w:rsidRPr="00EA4D76">
        <w:rPr>
          <w:b/>
          <w:lang w:eastAsia="x-none"/>
        </w:rPr>
        <w:tab/>
        <w:t>[DRAFT] LS on UL cross carrier beam indication</w:t>
      </w:r>
      <w:r w:rsidR="00C95926" w:rsidRPr="00EA4D76">
        <w:rPr>
          <w:b/>
          <w:lang w:eastAsia="x-none"/>
        </w:rPr>
        <w:tab/>
        <w:t>Samsung</w:t>
      </w:r>
    </w:p>
    <w:p w14:paraId="7CC6202F" w14:textId="1E6F3278" w:rsidR="00C95926" w:rsidRDefault="00EA4D76" w:rsidP="00C95926">
      <w:pPr>
        <w:rPr>
          <w:lang w:eastAsia="x-none"/>
        </w:rPr>
      </w:pPr>
      <w:r w:rsidRPr="00EA4D76">
        <w:rPr>
          <w:b/>
          <w:lang w:eastAsia="x-none"/>
        </w:rPr>
        <w:lastRenderedPageBreak/>
        <w:t>Decision:</w:t>
      </w:r>
      <w:r w:rsidRPr="00EA4D76">
        <w:rPr>
          <w:lang w:eastAsia="x-none"/>
        </w:rPr>
        <w:t xml:space="preserve"> The </w:t>
      </w:r>
      <w:r w:rsidR="00C95926" w:rsidRPr="00EA4D76">
        <w:rPr>
          <w:lang w:eastAsia="x-none"/>
        </w:rPr>
        <w:t>LS is endorsed  with the following additional sentences: “RAN1 has agreed on cross carrier indication of spatial</w:t>
      </w:r>
      <w:r w:rsidR="00C95926">
        <w:rPr>
          <w:lang w:eastAsia="x-none"/>
        </w:rPr>
        <w:t xml:space="preserve"> relations with SRS and PUCCH. For the case of SRS, changes are needed to the MAC CE message used for activating semi-persistent SRS to enable cross carrier indication. RAN1 suggests that RAN2 take this into their work.”</w:t>
      </w:r>
    </w:p>
    <w:p w14:paraId="57CDA056" w14:textId="7F3453D7" w:rsidR="00C95926" w:rsidRPr="00EA4D76" w:rsidRDefault="00EA4D76" w:rsidP="00C95926">
      <w:pPr>
        <w:rPr>
          <w:rStyle w:val="Hyperlink"/>
          <w:u w:val="none"/>
          <w:lang w:eastAsia="x-none"/>
        </w:rPr>
      </w:pPr>
      <w:r>
        <w:rPr>
          <w:lang w:eastAsia="x-none"/>
        </w:rPr>
        <w:t xml:space="preserve">Final LS is </w:t>
      </w:r>
      <w:r w:rsidRPr="00EA4D76">
        <w:rPr>
          <w:highlight w:val="green"/>
          <w:lang w:eastAsia="x-none"/>
        </w:rPr>
        <w:t xml:space="preserve">approved in </w:t>
      </w:r>
      <w:hyperlink r:id="rId1086" w:history="1">
        <w:r w:rsidRPr="00EA4D76">
          <w:rPr>
            <w:rStyle w:val="Hyperlink"/>
            <w:highlight w:val="green"/>
            <w:lang w:eastAsia="x-none"/>
          </w:rPr>
          <w:t>R1-1805627</w:t>
        </w:r>
      </w:hyperlink>
      <w:r w:rsidRPr="00EA4D76">
        <w:rPr>
          <w:rStyle w:val="Hyperlink"/>
          <w:u w:val="none"/>
          <w:lang w:eastAsia="x-none"/>
        </w:rPr>
        <w:t>.</w:t>
      </w:r>
    </w:p>
    <w:p w14:paraId="1581545F" w14:textId="7E9A9A01" w:rsidR="00EA4D76" w:rsidRDefault="00EA4D76" w:rsidP="00C95926">
      <w:pPr>
        <w:rPr>
          <w:rStyle w:val="Hyperlink"/>
          <w:lang w:eastAsia="x-none"/>
        </w:rPr>
      </w:pPr>
    </w:p>
    <w:p w14:paraId="0C1303AA" w14:textId="77777777" w:rsidR="00EA4D76" w:rsidRPr="00AB2FCA" w:rsidRDefault="00EA4D76" w:rsidP="00C95926">
      <w:pPr>
        <w:rPr>
          <w:lang w:eastAsia="x-none"/>
        </w:rPr>
      </w:pPr>
    </w:p>
    <w:p w14:paraId="068CE76D" w14:textId="45C7E174" w:rsidR="00C95926" w:rsidRDefault="00603E09" w:rsidP="00C95926">
      <w:pPr>
        <w:rPr>
          <w:lang w:eastAsia="x-none"/>
        </w:rPr>
      </w:pPr>
      <w:hyperlink r:id="rId1087" w:history="1">
        <w:r w:rsidR="00FE4C7E">
          <w:rPr>
            <w:rStyle w:val="Hyperlink"/>
            <w:lang w:eastAsia="x-none"/>
          </w:rPr>
          <w:t>R1-1803636</w:t>
        </w:r>
      </w:hyperlink>
      <w:r w:rsidR="00C95926">
        <w:rPr>
          <w:lang w:eastAsia="x-none"/>
        </w:rPr>
        <w:tab/>
        <w:t>Remaining issue for beam management</w:t>
      </w:r>
      <w:r w:rsidR="00C95926">
        <w:rPr>
          <w:lang w:eastAsia="x-none"/>
        </w:rPr>
        <w:tab/>
        <w:t>Huawei, HiSilicon</w:t>
      </w:r>
    </w:p>
    <w:p w14:paraId="6696EE74" w14:textId="21EA9E7E" w:rsidR="00C95926" w:rsidRDefault="00603E09" w:rsidP="00C95926">
      <w:pPr>
        <w:rPr>
          <w:lang w:eastAsia="x-none"/>
        </w:rPr>
      </w:pPr>
      <w:hyperlink r:id="rId1088" w:history="1">
        <w:r w:rsidR="00FE4C7E">
          <w:rPr>
            <w:rStyle w:val="Hyperlink"/>
            <w:lang w:eastAsia="x-none"/>
          </w:rPr>
          <w:t>R1-1803744</w:t>
        </w:r>
      </w:hyperlink>
      <w:r w:rsidR="00C95926">
        <w:rPr>
          <w:lang w:eastAsia="x-none"/>
        </w:rPr>
        <w:tab/>
        <w:t>Remaining issues on beam management</w:t>
      </w:r>
      <w:r w:rsidR="00C95926">
        <w:rPr>
          <w:lang w:eastAsia="x-none"/>
        </w:rPr>
        <w:tab/>
        <w:t>CATT</w:t>
      </w:r>
    </w:p>
    <w:p w14:paraId="4746B846" w14:textId="6089D4A7" w:rsidR="00C95926" w:rsidRDefault="00603E09" w:rsidP="00C95926">
      <w:pPr>
        <w:rPr>
          <w:lang w:eastAsia="x-none"/>
        </w:rPr>
      </w:pPr>
      <w:hyperlink r:id="rId1089" w:history="1">
        <w:r w:rsidR="00FE4C7E">
          <w:rPr>
            <w:rStyle w:val="Hyperlink"/>
            <w:lang w:eastAsia="x-none"/>
          </w:rPr>
          <w:t>R1-1803817</w:t>
        </w:r>
      </w:hyperlink>
      <w:r w:rsidR="00C95926">
        <w:rPr>
          <w:lang w:eastAsia="x-none"/>
        </w:rPr>
        <w:tab/>
        <w:t>Remaining issues on beam measurement and reporting</w:t>
      </w:r>
      <w:r w:rsidR="00C95926">
        <w:rPr>
          <w:lang w:eastAsia="x-none"/>
        </w:rPr>
        <w:tab/>
        <w:t>vivo</w:t>
      </w:r>
    </w:p>
    <w:p w14:paraId="7F1830FD" w14:textId="07516CB0" w:rsidR="00C95926" w:rsidRDefault="00603E09" w:rsidP="00C95926">
      <w:pPr>
        <w:rPr>
          <w:lang w:eastAsia="x-none"/>
        </w:rPr>
      </w:pPr>
      <w:hyperlink r:id="rId1090" w:history="1">
        <w:r w:rsidR="00FE4C7E">
          <w:rPr>
            <w:rStyle w:val="Hyperlink"/>
            <w:lang w:eastAsia="x-none"/>
          </w:rPr>
          <w:t>R1-1803908</w:t>
        </w:r>
      </w:hyperlink>
      <w:r w:rsidR="00C95926">
        <w:rPr>
          <w:lang w:eastAsia="x-none"/>
        </w:rPr>
        <w:tab/>
        <w:t>Remaining issues on beam management</w:t>
      </w:r>
      <w:r w:rsidR="00C95926">
        <w:rPr>
          <w:lang w:eastAsia="x-none"/>
        </w:rPr>
        <w:tab/>
        <w:t>ZTE, Sanechips</w:t>
      </w:r>
    </w:p>
    <w:p w14:paraId="5E1C58C3" w14:textId="090710F5" w:rsidR="00C95926" w:rsidRDefault="00603E09" w:rsidP="00C95926">
      <w:pPr>
        <w:rPr>
          <w:lang w:eastAsia="x-none"/>
        </w:rPr>
      </w:pPr>
      <w:hyperlink r:id="rId1091" w:history="1">
        <w:r w:rsidR="00FE4C7E">
          <w:rPr>
            <w:rStyle w:val="Hyperlink"/>
            <w:lang w:eastAsia="x-none"/>
          </w:rPr>
          <w:t>R1-1803939</w:t>
        </w:r>
      </w:hyperlink>
      <w:r w:rsidR="00C95926">
        <w:rPr>
          <w:lang w:eastAsia="x-none"/>
        </w:rPr>
        <w:tab/>
        <w:t>Ambiguities about PUCCH beam indication</w:t>
      </w:r>
      <w:r w:rsidR="00C95926">
        <w:rPr>
          <w:lang w:eastAsia="x-none"/>
        </w:rPr>
        <w:tab/>
        <w:t>Fujitsu</w:t>
      </w:r>
    </w:p>
    <w:p w14:paraId="00861E9D" w14:textId="3E9EEC9F" w:rsidR="00C95926" w:rsidRDefault="00603E09" w:rsidP="00C95926">
      <w:pPr>
        <w:rPr>
          <w:lang w:eastAsia="x-none"/>
        </w:rPr>
      </w:pPr>
      <w:hyperlink r:id="rId1092" w:history="1">
        <w:r w:rsidR="00FE4C7E">
          <w:rPr>
            <w:rStyle w:val="Hyperlink"/>
            <w:lang w:eastAsia="x-none"/>
          </w:rPr>
          <w:t>R1-1804000</w:t>
        </w:r>
      </w:hyperlink>
      <w:r w:rsidR="00C95926">
        <w:rPr>
          <w:lang w:eastAsia="x-none"/>
        </w:rPr>
        <w:tab/>
        <w:t>Text Proposal for Beam Management</w:t>
      </w:r>
      <w:r w:rsidR="00C95926">
        <w:rPr>
          <w:lang w:eastAsia="x-none"/>
        </w:rPr>
        <w:tab/>
        <w:t>OPPO</w:t>
      </w:r>
    </w:p>
    <w:p w14:paraId="3451247C" w14:textId="021B8AF3" w:rsidR="00C95926" w:rsidRDefault="00603E09" w:rsidP="00C95926">
      <w:pPr>
        <w:rPr>
          <w:lang w:eastAsia="x-none"/>
        </w:rPr>
      </w:pPr>
      <w:hyperlink r:id="rId1093" w:history="1">
        <w:r w:rsidR="00FE4C7E">
          <w:rPr>
            <w:rStyle w:val="Hyperlink"/>
            <w:lang w:eastAsia="x-none"/>
          </w:rPr>
          <w:t>R1-1804035</w:t>
        </w:r>
      </w:hyperlink>
      <w:r w:rsidR="00C95926">
        <w:rPr>
          <w:lang w:eastAsia="x-none"/>
        </w:rPr>
        <w:tab/>
        <w:t>Remaining issues on beam management</w:t>
      </w:r>
      <w:r w:rsidR="00C95926">
        <w:rPr>
          <w:lang w:eastAsia="x-none"/>
        </w:rPr>
        <w:tab/>
        <w:t>ASUSTEK COMPUTER (SHANGHAI)</w:t>
      </w:r>
    </w:p>
    <w:p w14:paraId="27F16C69" w14:textId="6AC68970" w:rsidR="00C95926" w:rsidRDefault="00603E09" w:rsidP="00C95926">
      <w:pPr>
        <w:rPr>
          <w:lang w:eastAsia="x-none"/>
        </w:rPr>
      </w:pPr>
      <w:hyperlink r:id="rId1094" w:history="1">
        <w:r w:rsidR="00FE4C7E">
          <w:rPr>
            <w:rStyle w:val="Hyperlink"/>
            <w:lang w:eastAsia="x-none"/>
          </w:rPr>
          <w:t>R1-1804058</w:t>
        </w:r>
      </w:hyperlink>
      <w:r w:rsidR="00C95926">
        <w:rPr>
          <w:lang w:eastAsia="x-none"/>
        </w:rPr>
        <w:tab/>
        <w:t>Remaining issues in beam management</w:t>
      </w:r>
      <w:r w:rsidR="00C95926">
        <w:rPr>
          <w:lang w:eastAsia="x-none"/>
        </w:rPr>
        <w:tab/>
        <w:t>MediaTek Inc.</w:t>
      </w:r>
    </w:p>
    <w:p w14:paraId="73D8C26F" w14:textId="3B8B0F34" w:rsidR="00C95926" w:rsidRDefault="00603E09" w:rsidP="00C95926">
      <w:pPr>
        <w:rPr>
          <w:lang w:eastAsia="x-none"/>
        </w:rPr>
      </w:pPr>
      <w:hyperlink r:id="rId1095" w:history="1">
        <w:r w:rsidR="00FE4C7E">
          <w:rPr>
            <w:rStyle w:val="Hyperlink"/>
            <w:lang w:eastAsia="x-none"/>
          </w:rPr>
          <w:t>R1-1804210</w:t>
        </w:r>
      </w:hyperlink>
      <w:r w:rsidR="00C95926">
        <w:rPr>
          <w:lang w:eastAsia="x-none"/>
        </w:rPr>
        <w:tab/>
        <w:t>Discussion of beam management for carrier aggregation</w:t>
      </w:r>
      <w:r w:rsidR="00C95926">
        <w:rPr>
          <w:lang w:eastAsia="x-none"/>
        </w:rPr>
        <w:tab/>
        <w:t>Lenovo, Motorola Mobility</w:t>
      </w:r>
    </w:p>
    <w:p w14:paraId="5DA80D0D" w14:textId="695EC86E" w:rsidR="00C95926" w:rsidRDefault="00603E09" w:rsidP="00C95926">
      <w:pPr>
        <w:rPr>
          <w:lang w:eastAsia="x-none"/>
        </w:rPr>
      </w:pPr>
      <w:hyperlink r:id="rId1096" w:history="1">
        <w:r w:rsidR="00FE4C7E">
          <w:rPr>
            <w:rStyle w:val="Hyperlink"/>
            <w:lang w:eastAsia="x-none"/>
          </w:rPr>
          <w:t>R1-1804358</w:t>
        </w:r>
      </w:hyperlink>
      <w:r w:rsidR="00C95926">
        <w:rPr>
          <w:lang w:eastAsia="x-none"/>
        </w:rPr>
        <w:tab/>
        <w:t>Corrections on Beam reporting and Indication</w:t>
      </w:r>
      <w:r w:rsidR="00C95926">
        <w:rPr>
          <w:lang w:eastAsia="x-none"/>
        </w:rPr>
        <w:tab/>
        <w:t>Samsung</w:t>
      </w:r>
    </w:p>
    <w:p w14:paraId="1309A389" w14:textId="5286C688" w:rsidR="00C95926" w:rsidRDefault="00603E09" w:rsidP="00C95926">
      <w:pPr>
        <w:rPr>
          <w:lang w:eastAsia="x-none"/>
        </w:rPr>
      </w:pPr>
      <w:hyperlink r:id="rId1097" w:history="1">
        <w:r w:rsidR="00FE4C7E">
          <w:rPr>
            <w:rStyle w:val="Hyperlink"/>
            <w:lang w:eastAsia="x-none"/>
          </w:rPr>
          <w:t>R1-1804544</w:t>
        </w:r>
      </w:hyperlink>
      <w:r w:rsidR="00C95926">
        <w:rPr>
          <w:lang w:eastAsia="x-none"/>
        </w:rPr>
        <w:tab/>
        <w:t>Remaining issues on beam management</w:t>
      </w:r>
      <w:r w:rsidR="00C95926">
        <w:rPr>
          <w:lang w:eastAsia="x-none"/>
        </w:rPr>
        <w:tab/>
        <w:t>LG Electronics</w:t>
      </w:r>
    </w:p>
    <w:p w14:paraId="73D38340" w14:textId="405042BC" w:rsidR="00C95926" w:rsidRDefault="00603E09" w:rsidP="00C95926">
      <w:pPr>
        <w:rPr>
          <w:lang w:eastAsia="x-none"/>
        </w:rPr>
      </w:pPr>
      <w:hyperlink r:id="rId1098" w:history="1">
        <w:r w:rsidR="00FE4C7E">
          <w:rPr>
            <w:rStyle w:val="Hyperlink"/>
            <w:lang w:eastAsia="x-none"/>
          </w:rPr>
          <w:t>R1-1804593</w:t>
        </w:r>
      </w:hyperlink>
      <w:r w:rsidR="00C95926">
        <w:rPr>
          <w:lang w:eastAsia="x-none"/>
        </w:rPr>
        <w:tab/>
        <w:t>Remaining issues on downlink beam management</w:t>
      </w:r>
      <w:r w:rsidR="00C95926">
        <w:rPr>
          <w:lang w:eastAsia="x-none"/>
        </w:rPr>
        <w:tab/>
        <w:t>Sony</w:t>
      </w:r>
    </w:p>
    <w:p w14:paraId="145F2F34" w14:textId="3233495F" w:rsidR="00C95926" w:rsidRDefault="00603E09" w:rsidP="00C95926">
      <w:pPr>
        <w:rPr>
          <w:lang w:eastAsia="x-none"/>
        </w:rPr>
      </w:pPr>
      <w:hyperlink r:id="rId1099" w:history="1">
        <w:r w:rsidR="00FE4C7E">
          <w:rPr>
            <w:rStyle w:val="Hyperlink"/>
            <w:lang w:eastAsia="x-none"/>
          </w:rPr>
          <w:t>R1-1804714</w:t>
        </w:r>
      </w:hyperlink>
      <w:r w:rsidR="00C95926">
        <w:rPr>
          <w:lang w:eastAsia="x-none"/>
        </w:rPr>
        <w:tab/>
        <w:t>Remaining Issues on beam management</w:t>
      </w:r>
      <w:r w:rsidR="00C95926">
        <w:rPr>
          <w:lang w:eastAsia="x-none"/>
        </w:rPr>
        <w:tab/>
        <w:t>Intel Corporation</w:t>
      </w:r>
    </w:p>
    <w:p w14:paraId="22A2A899" w14:textId="17BC820A" w:rsidR="00C95926" w:rsidRDefault="00603E09" w:rsidP="00C95926">
      <w:pPr>
        <w:rPr>
          <w:lang w:eastAsia="x-none"/>
        </w:rPr>
      </w:pPr>
      <w:hyperlink r:id="rId1100" w:history="1">
        <w:r w:rsidR="00FE4C7E">
          <w:rPr>
            <w:rStyle w:val="Hyperlink"/>
            <w:lang w:eastAsia="x-none"/>
          </w:rPr>
          <w:t>R1-1804770</w:t>
        </w:r>
      </w:hyperlink>
      <w:r w:rsidR="00C95926">
        <w:rPr>
          <w:lang w:eastAsia="x-none"/>
        </w:rPr>
        <w:tab/>
        <w:t>Discussion on beam measurement and reporting</w:t>
      </w:r>
      <w:r w:rsidR="00C95926">
        <w:rPr>
          <w:lang w:eastAsia="x-none"/>
        </w:rPr>
        <w:tab/>
        <w:t>Apple Inc.</w:t>
      </w:r>
    </w:p>
    <w:p w14:paraId="552AACBA" w14:textId="0D2628E6" w:rsidR="00C95926" w:rsidRDefault="00603E09" w:rsidP="00C95926">
      <w:pPr>
        <w:rPr>
          <w:lang w:eastAsia="x-none"/>
        </w:rPr>
      </w:pPr>
      <w:hyperlink r:id="rId1101" w:history="1">
        <w:r w:rsidR="00FE4C7E">
          <w:rPr>
            <w:rStyle w:val="Hyperlink"/>
            <w:lang w:eastAsia="x-none"/>
          </w:rPr>
          <w:t>R1-1804787</w:t>
        </w:r>
      </w:hyperlink>
      <w:r w:rsidR="00C95926">
        <w:rPr>
          <w:lang w:eastAsia="x-none"/>
        </w:rPr>
        <w:tab/>
        <w:t>Beam management for NR</w:t>
      </w:r>
      <w:r w:rsidR="00C95926">
        <w:rPr>
          <w:lang w:eastAsia="x-none"/>
        </w:rPr>
        <w:tab/>
        <w:t>Qualcomm Incorporated</w:t>
      </w:r>
    </w:p>
    <w:p w14:paraId="61314FC8" w14:textId="2A128117" w:rsidR="00C95926" w:rsidRDefault="00603E09" w:rsidP="00C95926">
      <w:pPr>
        <w:rPr>
          <w:lang w:eastAsia="x-none"/>
        </w:rPr>
      </w:pPr>
      <w:hyperlink r:id="rId1102" w:history="1">
        <w:r w:rsidR="00FE4C7E">
          <w:rPr>
            <w:rStyle w:val="Hyperlink"/>
            <w:lang w:eastAsia="x-none"/>
          </w:rPr>
          <w:t>R1-1804845</w:t>
        </w:r>
      </w:hyperlink>
      <w:r w:rsidR="00C95926">
        <w:rPr>
          <w:lang w:eastAsia="x-none"/>
        </w:rPr>
        <w:tab/>
        <w:t xml:space="preserve">Remaining issues on beam management </w:t>
      </w:r>
      <w:r w:rsidR="00C95926">
        <w:rPr>
          <w:lang w:eastAsia="x-none"/>
        </w:rPr>
        <w:tab/>
        <w:t>InterDigital, Inc.</w:t>
      </w:r>
    </w:p>
    <w:p w14:paraId="3BCEA14B" w14:textId="3B416AE4" w:rsidR="00C95926" w:rsidRDefault="00603E09" w:rsidP="00C95926">
      <w:pPr>
        <w:rPr>
          <w:lang w:eastAsia="x-none"/>
        </w:rPr>
      </w:pPr>
      <w:hyperlink r:id="rId1103" w:history="1">
        <w:r w:rsidR="00FE4C7E">
          <w:rPr>
            <w:rStyle w:val="Hyperlink"/>
            <w:lang w:eastAsia="x-none"/>
          </w:rPr>
          <w:t>R1-1804974</w:t>
        </w:r>
      </w:hyperlink>
      <w:r w:rsidR="00C95926">
        <w:rPr>
          <w:lang w:eastAsia="x-none"/>
        </w:rPr>
        <w:tab/>
        <w:t>Remaining details of beam management</w:t>
      </w:r>
      <w:r w:rsidR="00C95926">
        <w:rPr>
          <w:lang w:eastAsia="x-none"/>
        </w:rPr>
        <w:tab/>
        <w:t>Ericsson</w:t>
      </w:r>
    </w:p>
    <w:p w14:paraId="010E9AD5" w14:textId="0E34F9B5" w:rsidR="00C95926" w:rsidRDefault="00603E09" w:rsidP="00C95926">
      <w:pPr>
        <w:rPr>
          <w:lang w:eastAsia="x-none"/>
        </w:rPr>
      </w:pPr>
      <w:hyperlink r:id="rId1104" w:history="1">
        <w:r w:rsidR="00FE4C7E">
          <w:rPr>
            <w:rStyle w:val="Hyperlink"/>
            <w:lang w:eastAsia="x-none"/>
          </w:rPr>
          <w:t>R1-1805041</w:t>
        </w:r>
      </w:hyperlink>
      <w:r w:rsidR="00C95926">
        <w:rPr>
          <w:lang w:eastAsia="x-none"/>
        </w:rPr>
        <w:tab/>
        <w:t>Remining Issues on Beam Management</w:t>
      </w:r>
      <w:r w:rsidR="00C95926">
        <w:rPr>
          <w:lang w:eastAsia="x-none"/>
        </w:rPr>
        <w:tab/>
        <w:t>NTT DOCOMO, INC.</w:t>
      </w:r>
    </w:p>
    <w:p w14:paraId="1DA6724A" w14:textId="2359A8EF" w:rsidR="00EA4D76" w:rsidRDefault="00603E09" w:rsidP="00C95926">
      <w:pPr>
        <w:rPr>
          <w:lang w:eastAsia="x-none"/>
        </w:rPr>
      </w:pPr>
      <w:hyperlink r:id="rId1105" w:history="1">
        <w:r w:rsidR="00FE4C7E">
          <w:rPr>
            <w:rStyle w:val="Hyperlink"/>
            <w:lang w:eastAsia="x-none"/>
          </w:rPr>
          <w:t>R1-1805104</w:t>
        </w:r>
      </w:hyperlink>
      <w:r w:rsidR="00C95926">
        <w:rPr>
          <w:lang w:eastAsia="x-none"/>
        </w:rPr>
        <w:tab/>
        <w:t>Remaining issues on beam management</w:t>
      </w:r>
      <w:r w:rsidR="00C95926">
        <w:rPr>
          <w:lang w:eastAsia="x-none"/>
        </w:rPr>
        <w:tab/>
        <w:t>Nokia, Nokia Shanghai Bell</w:t>
      </w:r>
    </w:p>
    <w:p w14:paraId="41B2906C" w14:textId="5048F59C" w:rsidR="00EA4D76" w:rsidRDefault="00603E09" w:rsidP="00C95926">
      <w:pPr>
        <w:rPr>
          <w:lang w:eastAsia="x-none"/>
        </w:rPr>
      </w:pPr>
      <w:hyperlink r:id="rId1106" w:history="1">
        <w:r w:rsidR="00EA4D76">
          <w:rPr>
            <w:rStyle w:val="Hyperlink"/>
            <w:lang w:eastAsia="x-none"/>
          </w:rPr>
          <w:t>R1-1805639</w:t>
        </w:r>
      </w:hyperlink>
      <w:r w:rsidR="00EA4D76" w:rsidRPr="00EA4D76">
        <w:rPr>
          <w:lang w:eastAsia="x-none"/>
        </w:rPr>
        <w:tab/>
        <w:t>WF on default PDCCH and PUCCH beams</w:t>
      </w:r>
      <w:r w:rsidR="00EA4D76" w:rsidRPr="00EA4D76">
        <w:rPr>
          <w:lang w:eastAsia="x-none"/>
        </w:rPr>
        <w:tab/>
        <w:t>LG Ele</w:t>
      </w:r>
      <w:r w:rsidR="00EA4D76">
        <w:rPr>
          <w:lang w:eastAsia="x-none"/>
        </w:rPr>
        <w:t>ctronics,</w:t>
      </w:r>
      <w:r w:rsidR="00EA4D76" w:rsidRPr="00EA4D76">
        <w:rPr>
          <w:lang w:eastAsia="x-none"/>
        </w:rPr>
        <w:t xml:space="preserve"> InterDigital, Samsung, vivo</w:t>
      </w:r>
    </w:p>
    <w:p w14:paraId="1CC64A50" w14:textId="77777777" w:rsidR="00C95926" w:rsidRDefault="00C95926" w:rsidP="009F3C8D">
      <w:pPr>
        <w:pStyle w:val="Heading5"/>
      </w:pPr>
      <w:bookmarkStart w:id="469" w:name="_Toc514184663"/>
      <w:r>
        <w:t>M</w:t>
      </w:r>
      <w:r w:rsidRPr="004B0D61">
        <w:t>echanism to recover from beam failure</w:t>
      </w:r>
      <w:bookmarkEnd w:id="469"/>
    </w:p>
    <w:p w14:paraId="7E1D8DC7" w14:textId="77777777" w:rsidR="00C95926" w:rsidRDefault="00C95926" w:rsidP="00C95926">
      <w:pPr>
        <w:rPr>
          <w:i/>
          <w:lang w:eastAsia="x-none"/>
        </w:rPr>
      </w:pPr>
      <w:r w:rsidRPr="00A95479">
        <w:rPr>
          <w:i/>
          <w:lang w:eastAsia="x-none"/>
        </w:rPr>
        <w:t xml:space="preserve">Including beamFailureREcoveryTimer </w:t>
      </w:r>
      <w:r>
        <w:rPr>
          <w:i/>
          <w:lang w:eastAsia="x-none"/>
        </w:rPr>
        <w:t xml:space="preserve">related </w:t>
      </w:r>
      <w:r w:rsidRPr="00A95479">
        <w:rPr>
          <w:i/>
          <w:lang w:eastAsia="x-none"/>
        </w:rPr>
        <w:t xml:space="preserve">discussion per RAN plenary guidance as in </w:t>
      </w:r>
      <w:hyperlink r:id="rId1107" w:history="1">
        <w:r w:rsidRPr="00F9274C">
          <w:rPr>
            <w:rStyle w:val="Hyperlink"/>
            <w:i/>
            <w:lang w:eastAsia="x-none"/>
          </w:rPr>
          <w:t>RP-1</w:t>
        </w:r>
        <w:r>
          <w:rPr>
            <w:rStyle w:val="Hyperlink"/>
            <w:i/>
            <w:lang w:eastAsia="x-none"/>
          </w:rPr>
          <w:t>80597</w:t>
        </w:r>
      </w:hyperlink>
    </w:p>
    <w:p w14:paraId="4ED50204" w14:textId="77777777" w:rsidR="00C95926" w:rsidRDefault="00C95926" w:rsidP="00C95926">
      <w:pPr>
        <w:rPr>
          <w:lang w:eastAsia="x-none"/>
        </w:rPr>
      </w:pPr>
    </w:p>
    <w:p w14:paraId="5CBB3947" w14:textId="406AED87" w:rsidR="00C95926" w:rsidRPr="00AB2632" w:rsidRDefault="00603E09" w:rsidP="00C95926">
      <w:pPr>
        <w:rPr>
          <w:b/>
          <w:lang w:eastAsia="x-none"/>
        </w:rPr>
      </w:pPr>
      <w:hyperlink r:id="rId1108" w:history="1">
        <w:r w:rsidR="00FE4C7E" w:rsidRPr="00AB2632">
          <w:rPr>
            <w:rStyle w:val="Hyperlink"/>
            <w:b/>
          </w:rPr>
          <w:t>R1-1805583</w:t>
        </w:r>
      </w:hyperlink>
      <w:r w:rsidR="00C95926" w:rsidRPr="00AB2632">
        <w:rPr>
          <w:b/>
          <w:lang w:eastAsia="x-none"/>
        </w:rPr>
        <w:tab/>
        <w:t>Revised Summary 1 on Remaing issues on Beam Failure Recovery</w:t>
      </w:r>
      <w:r w:rsidR="00C95926" w:rsidRPr="00AB2632">
        <w:rPr>
          <w:b/>
          <w:lang w:eastAsia="x-none"/>
        </w:rPr>
        <w:tab/>
        <w:t>MediaTek</w:t>
      </w:r>
    </w:p>
    <w:p w14:paraId="1591533B" w14:textId="77777777" w:rsidR="00C95926" w:rsidRDefault="00C95926" w:rsidP="00C95926">
      <w:pPr>
        <w:rPr>
          <w:lang w:eastAsia="x-none"/>
        </w:rPr>
      </w:pPr>
    </w:p>
    <w:p w14:paraId="0332AA45" w14:textId="386E3FC1" w:rsidR="00C95926" w:rsidRPr="00AB2632" w:rsidRDefault="00603E09" w:rsidP="00C95926">
      <w:pPr>
        <w:rPr>
          <w:b/>
          <w:lang w:eastAsia="x-none"/>
        </w:rPr>
      </w:pPr>
      <w:hyperlink r:id="rId1109" w:history="1">
        <w:r w:rsidR="00FE4C7E" w:rsidRPr="00AB2632">
          <w:rPr>
            <w:rStyle w:val="Hyperlink"/>
            <w:b/>
          </w:rPr>
          <w:t>R1-1805604</w:t>
        </w:r>
      </w:hyperlink>
      <w:r w:rsidR="00C95926" w:rsidRPr="00AB2632">
        <w:rPr>
          <w:b/>
          <w:lang w:eastAsia="x-none"/>
        </w:rPr>
        <w:tab/>
        <w:t>WF on beamFailureRecoveryTimer</w:t>
      </w:r>
      <w:r w:rsidR="00C95926" w:rsidRPr="00AB2632">
        <w:rPr>
          <w:b/>
          <w:lang w:eastAsia="x-none"/>
        </w:rPr>
        <w:tab/>
        <w:t>InterDigital, MediaTek, Ericsson, ZTE, SaneChips, Huawei, HiSilicon, NTT DOCOMO, Intel, Samsung, CATT</w:t>
      </w:r>
    </w:p>
    <w:p w14:paraId="49BAD682" w14:textId="77777777" w:rsidR="00C95926" w:rsidRDefault="00C95926" w:rsidP="00C95926">
      <w:pPr>
        <w:rPr>
          <w:lang w:eastAsia="x-none"/>
        </w:rPr>
      </w:pPr>
    </w:p>
    <w:p w14:paraId="1FC410F9" w14:textId="79CF81BB" w:rsidR="00C95926" w:rsidRPr="00AB2632" w:rsidRDefault="00603E09" w:rsidP="00C95926">
      <w:pPr>
        <w:rPr>
          <w:b/>
          <w:lang w:val="en-US" w:eastAsia="x-none"/>
        </w:rPr>
      </w:pPr>
      <w:hyperlink r:id="rId1110" w:history="1">
        <w:r w:rsidR="00FE4C7E" w:rsidRPr="00AB2632">
          <w:rPr>
            <w:rStyle w:val="Hyperlink"/>
            <w:b/>
          </w:rPr>
          <w:t>R1-1805565</w:t>
        </w:r>
      </w:hyperlink>
      <w:r w:rsidR="00C95926" w:rsidRPr="00AB2632">
        <w:rPr>
          <w:b/>
          <w:lang w:val="en-US" w:eastAsia="x-none"/>
        </w:rPr>
        <w:tab/>
        <w:t>WF on remaining issues for beam failure recovery</w:t>
      </w:r>
      <w:r w:rsidR="00C95926" w:rsidRPr="00AB2632">
        <w:rPr>
          <w:b/>
          <w:lang w:val="en-US" w:eastAsia="x-none"/>
        </w:rPr>
        <w:tab/>
        <w:t>Intel, MediaTek, ZTE, Sanechips, Huawei, HiSilicon</w:t>
      </w:r>
    </w:p>
    <w:p w14:paraId="3FCBDF79" w14:textId="77777777" w:rsidR="00C95926" w:rsidRDefault="00C95926" w:rsidP="00C95926">
      <w:pPr>
        <w:rPr>
          <w:lang w:val="en-US" w:eastAsia="x-none"/>
        </w:rPr>
      </w:pPr>
    </w:p>
    <w:p w14:paraId="0B48F595" w14:textId="77777777" w:rsidR="00C95926" w:rsidRPr="00AB2632" w:rsidRDefault="00C95926" w:rsidP="00C95926">
      <w:pPr>
        <w:pStyle w:val="Caption"/>
        <w:spacing w:before="0" w:after="0"/>
        <w:rPr>
          <w:b w:val="0"/>
        </w:rPr>
      </w:pPr>
      <w:r w:rsidRPr="00AB2632">
        <w:rPr>
          <w:b w:val="0"/>
          <w:highlight w:val="green"/>
        </w:rPr>
        <w:t>Agreement:</w:t>
      </w:r>
    </w:p>
    <w:p w14:paraId="090219B1" w14:textId="77777777" w:rsidR="00C95926" w:rsidRDefault="00C95926" w:rsidP="00AB2632">
      <w:pPr>
        <w:pStyle w:val="Caption"/>
        <w:numPr>
          <w:ilvl w:val="0"/>
          <w:numId w:val="437"/>
        </w:numPr>
        <w:spacing w:before="0" w:after="0"/>
        <w:rPr>
          <w:b w:val="0"/>
        </w:rPr>
      </w:pPr>
      <w:r w:rsidRPr="001513FA">
        <w:rPr>
          <w:b w:val="0"/>
        </w:rPr>
        <w:t>BFI indication interval is lower bounded by 2ms</w:t>
      </w:r>
    </w:p>
    <w:p w14:paraId="30A0567F" w14:textId="77777777" w:rsidR="00C95926" w:rsidRDefault="00C95926" w:rsidP="00C95926">
      <w:pPr>
        <w:rPr>
          <w:lang w:eastAsia="x-none"/>
        </w:rPr>
      </w:pPr>
    </w:p>
    <w:p w14:paraId="12230CA6" w14:textId="77777777" w:rsidR="00C95926" w:rsidRPr="00AB2632" w:rsidRDefault="00C95926" w:rsidP="00C95926">
      <w:pPr>
        <w:rPr>
          <w:szCs w:val="20"/>
          <w:lang w:eastAsia="x-none"/>
        </w:rPr>
      </w:pPr>
      <w:r w:rsidRPr="00AB2632">
        <w:rPr>
          <w:szCs w:val="20"/>
          <w:highlight w:val="green"/>
          <w:lang w:eastAsia="x-none"/>
        </w:rPr>
        <w:t>Agreement:</w:t>
      </w:r>
    </w:p>
    <w:p w14:paraId="65A8ECDB" w14:textId="77777777" w:rsidR="00C95926" w:rsidRPr="006523BB" w:rsidRDefault="00C95926" w:rsidP="00C95926">
      <w:pPr>
        <w:rPr>
          <w:szCs w:val="20"/>
          <w:lang w:eastAsia="x-none"/>
        </w:rPr>
      </w:pPr>
      <w:r w:rsidRPr="006523BB">
        <w:rPr>
          <w:szCs w:val="20"/>
          <w:lang w:eastAsia="x-none"/>
        </w:rPr>
        <w:t>Agree to the following text change for TS38.213 section 6</w:t>
      </w:r>
    </w:p>
    <w:p w14:paraId="1C938260" w14:textId="77777777" w:rsidR="00C95926" w:rsidRPr="006523BB" w:rsidRDefault="00C95926" w:rsidP="00C95926">
      <w:pPr>
        <w:rPr>
          <w:szCs w:val="20"/>
          <w:lang w:eastAsia="x-none"/>
        </w:rPr>
      </w:pPr>
      <w:r w:rsidRPr="006523BB">
        <w:rPr>
          <w:szCs w:val="20"/>
        </w:rPr>
        <w:t>A UE is configured with one control resource set</w:t>
      </w:r>
      <w:r w:rsidRPr="006523BB">
        <w:rPr>
          <w:iCs/>
          <w:szCs w:val="20"/>
        </w:rPr>
        <w:t xml:space="preserve"> </w:t>
      </w:r>
      <w:r w:rsidRPr="006523BB">
        <w:rPr>
          <w:szCs w:val="20"/>
        </w:rPr>
        <w:t xml:space="preserve">by higher layer parameter </w:t>
      </w:r>
      <w:r w:rsidRPr="006523BB">
        <w:rPr>
          <w:i/>
          <w:szCs w:val="20"/>
        </w:rPr>
        <w:t>Beam-failure-Recovery-Response-CORESET</w:t>
      </w:r>
      <w:r w:rsidRPr="006523BB">
        <w:rPr>
          <w:szCs w:val="20"/>
        </w:rPr>
        <w:t xml:space="preserve"> and with an associated search space provided by higher layer parameter </w:t>
      </w:r>
      <w:r w:rsidRPr="006523BB">
        <w:rPr>
          <w:i/>
          <w:szCs w:val="20"/>
        </w:rPr>
        <w:t>search-space-config,</w:t>
      </w:r>
      <w:r w:rsidRPr="006523BB">
        <w:rPr>
          <w:szCs w:val="20"/>
        </w:rPr>
        <w:t xml:space="preserve"> as described in subcaluse </w:t>
      </w:r>
      <w:r w:rsidRPr="006523BB">
        <w:rPr>
          <w:szCs w:val="20"/>
        </w:rPr>
        <w:fldChar w:fldCharType="begin"/>
      </w:r>
      <w:r w:rsidRPr="006523BB">
        <w:rPr>
          <w:szCs w:val="20"/>
        </w:rPr>
        <w:instrText xml:space="preserve"> REF _Ref505198911 \h  \* MERGEFORMAT </w:instrText>
      </w:r>
      <w:r w:rsidRPr="006523BB">
        <w:rPr>
          <w:szCs w:val="20"/>
        </w:rPr>
      </w:r>
      <w:r w:rsidRPr="006523BB">
        <w:rPr>
          <w:szCs w:val="20"/>
        </w:rPr>
        <w:fldChar w:fldCharType="separate"/>
      </w:r>
      <w:r w:rsidRPr="006523BB">
        <w:rPr>
          <w:szCs w:val="20"/>
        </w:rPr>
        <w:t>10</w:t>
      </w:r>
      <w:r w:rsidRPr="006523BB">
        <w:rPr>
          <w:rFonts w:hint="eastAsia"/>
          <w:szCs w:val="20"/>
        </w:rPr>
        <w:t>.1</w:t>
      </w:r>
      <w:r w:rsidRPr="006523BB">
        <w:rPr>
          <w:szCs w:val="20"/>
        </w:rPr>
        <w:fldChar w:fldCharType="end"/>
      </w:r>
      <w:r w:rsidRPr="006523BB">
        <w:rPr>
          <w:szCs w:val="20"/>
        </w:rPr>
        <w:t xml:space="preserve">, for monitoring PDCCH in the control resource set. The UE may receive from higher layers, by parameter </w:t>
      </w:r>
      <w:r w:rsidRPr="006523BB">
        <w:rPr>
          <w:i/>
          <w:szCs w:val="20"/>
        </w:rPr>
        <w:t>Beam-failure-recovery-request-RACH-Resource</w:t>
      </w:r>
      <w:r w:rsidRPr="006523BB">
        <w:rPr>
          <w:szCs w:val="20"/>
        </w:rPr>
        <w:t xml:space="preserve">, a configuration for a PRACH transmission as described in Subclause </w:t>
      </w:r>
      <w:r w:rsidRPr="006523BB">
        <w:rPr>
          <w:szCs w:val="20"/>
        </w:rPr>
        <w:fldChar w:fldCharType="begin"/>
      </w:r>
      <w:r w:rsidRPr="006523BB">
        <w:rPr>
          <w:szCs w:val="20"/>
        </w:rPr>
        <w:instrText xml:space="preserve"> REF _Ref491452917 \h  \* MERGEFORMAT </w:instrText>
      </w:r>
      <w:r w:rsidRPr="006523BB">
        <w:rPr>
          <w:szCs w:val="20"/>
        </w:rPr>
      </w:r>
      <w:r w:rsidRPr="006523BB">
        <w:rPr>
          <w:szCs w:val="20"/>
        </w:rPr>
        <w:fldChar w:fldCharType="separate"/>
      </w:r>
      <w:r w:rsidRPr="006523BB">
        <w:rPr>
          <w:szCs w:val="20"/>
        </w:rPr>
        <w:t>8</w:t>
      </w:r>
      <w:r w:rsidRPr="006523BB">
        <w:rPr>
          <w:rFonts w:hint="eastAsia"/>
          <w:szCs w:val="20"/>
        </w:rPr>
        <w:t>.1</w:t>
      </w:r>
      <w:r w:rsidRPr="006523BB">
        <w:rPr>
          <w:szCs w:val="20"/>
        </w:rPr>
        <w:fldChar w:fldCharType="end"/>
      </w:r>
      <w:r w:rsidRPr="006523BB">
        <w:rPr>
          <w:szCs w:val="20"/>
        </w:rPr>
        <w:t xml:space="preserve">. For PRACH transmission in slot </w:t>
      </w:r>
      <w:r w:rsidRPr="006523BB">
        <w:rPr>
          <w:iCs/>
          <w:position w:val="-6"/>
          <w:szCs w:val="20"/>
        </w:rPr>
        <w:object w:dxaOrig="180" w:dyaOrig="200" w14:anchorId="3C5D2231">
          <v:shape id="_x0000_i1127" type="#_x0000_t75" style="width:9pt;height:10.8pt" o:ole="">
            <v:imagedata r:id="rId1111" o:title=""/>
          </v:shape>
          <o:OLEObject Type="Embed" ProgID="Equation.3" ShapeID="_x0000_i1127" DrawAspect="Content" ObjectID="_1587929006" r:id="rId1112"/>
        </w:object>
      </w:r>
      <w:r w:rsidRPr="006523BB">
        <w:rPr>
          <w:iCs/>
          <w:szCs w:val="20"/>
        </w:rPr>
        <w:t xml:space="preserve"> </w:t>
      </w:r>
      <w:r w:rsidRPr="006523BB">
        <w:rPr>
          <w:szCs w:val="20"/>
        </w:rPr>
        <w:t xml:space="preserve">and according to antenna port quasi co-location parameters associated with periodic CSI-RS configuration or SS/PBCH block with index </w:t>
      </w:r>
      <w:r w:rsidRPr="006523BB">
        <w:rPr>
          <w:iCs/>
          <w:position w:val="-10"/>
          <w:szCs w:val="20"/>
        </w:rPr>
        <w:object w:dxaOrig="380" w:dyaOrig="300" w14:anchorId="5BF58D10">
          <v:shape id="_x0000_i1128" type="#_x0000_t75" style="width:18.6pt;height:15pt" o:ole="">
            <v:imagedata r:id="rId1113" o:title=""/>
          </v:shape>
          <o:OLEObject Type="Embed" ProgID="Equation.3" ShapeID="_x0000_i1128" DrawAspect="Content" ObjectID="_1587929007" r:id="rId1114"/>
        </w:object>
      </w:r>
      <w:ins w:id="470" w:author="ZTE" w:date="2018-04-02T11:08:00Z">
        <w:r w:rsidRPr="006523BB">
          <w:rPr>
            <w:iCs/>
            <w:szCs w:val="20"/>
          </w:rPr>
          <w:t xml:space="preserve"> </w:t>
        </w:r>
      </w:ins>
      <w:ins w:id="471" w:author="ZTE" w:date="2018-04-07T00:09:00Z">
        <w:r w:rsidRPr="006523BB">
          <w:rPr>
            <w:iCs/>
            <w:szCs w:val="20"/>
          </w:rPr>
          <w:t>provided</w:t>
        </w:r>
      </w:ins>
      <w:ins w:id="472" w:author="ZTE" w:date="2018-04-02T11:08:00Z">
        <w:r w:rsidRPr="006523BB">
          <w:rPr>
            <w:iCs/>
            <w:szCs w:val="20"/>
          </w:rPr>
          <w:t xml:space="preserve"> by higher layer</w:t>
        </w:r>
      </w:ins>
      <w:ins w:id="473" w:author="ZTE" w:date="2018-04-02T11:11:00Z">
        <w:r w:rsidRPr="006523BB">
          <w:rPr>
            <w:iCs/>
            <w:szCs w:val="20"/>
          </w:rPr>
          <w:t xml:space="preserve"> </w:t>
        </w:r>
        <w:r w:rsidRPr="006523BB">
          <w:rPr>
            <w:szCs w:val="20"/>
          </w:rPr>
          <w:t>[5, TS 38.321]</w:t>
        </w:r>
      </w:ins>
      <w:r w:rsidRPr="006523BB">
        <w:rPr>
          <w:szCs w:val="20"/>
        </w:rPr>
        <w:t xml:space="preserve">, the UE monitors PDCCH for detection of a DCI format with CRC scrambled by C-RNTI starting from slot </w:t>
      </w:r>
      <w:r w:rsidRPr="006523BB">
        <w:rPr>
          <w:iCs/>
          <w:position w:val="-6"/>
          <w:szCs w:val="20"/>
        </w:rPr>
        <w:object w:dxaOrig="460" w:dyaOrig="240" w14:anchorId="763181CA">
          <v:shape id="_x0000_i1129" type="#_x0000_t75" style="width:23.4pt;height:12pt" o:ole="">
            <v:imagedata r:id="rId1115" o:title=""/>
          </v:shape>
          <o:OLEObject Type="Embed" ProgID="Equation.3" ShapeID="_x0000_i1129" DrawAspect="Content" ObjectID="_1587929008" r:id="rId1116"/>
        </w:object>
      </w:r>
      <w:r w:rsidRPr="006523BB">
        <w:rPr>
          <w:iCs/>
          <w:szCs w:val="20"/>
        </w:rPr>
        <w:t xml:space="preserve"> </w:t>
      </w:r>
      <w:r w:rsidRPr="006523BB">
        <w:rPr>
          <w:noProof/>
          <w:szCs w:val="20"/>
        </w:rPr>
        <w:t xml:space="preserve">within a window </w:t>
      </w:r>
      <w:r w:rsidRPr="006523BB">
        <w:rPr>
          <w:szCs w:val="20"/>
        </w:rPr>
        <w:t xml:space="preserve">configured by higher layer parameter </w:t>
      </w:r>
      <w:r w:rsidRPr="006523BB">
        <w:rPr>
          <w:i/>
          <w:szCs w:val="20"/>
        </w:rPr>
        <w:t>Beam-failure-recovery-request-window</w:t>
      </w:r>
      <w:del w:id="474" w:author="ZTE" w:date="2018-04-02T11:07:00Z">
        <w:r w:rsidRPr="006523BB" w:rsidDel="00F858DE">
          <w:rPr>
            <w:szCs w:val="20"/>
          </w:rPr>
          <w:delText xml:space="preserve">, and </w:delText>
        </w:r>
      </w:del>
      <w:r w:rsidRPr="006523BB">
        <w:rPr>
          <w:iCs/>
          <w:szCs w:val="20"/>
        </w:rPr>
        <w:t xml:space="preserve">. For PDSCH reception, the UE assumes the same antenna port quasi-collocation parameters as for monitoring PDCCH until the UE receives by higher layers an activation for a TCI state or a parameter </w:t>
      </w:r>
      <w:r w:rsidRPr="006523BB">
        <w:rPr>
          <w:i/>
          <w:szCs w:val="20"/>
        </w:rPr>
        <w:t>TCI-StatesPDCCH</w:t>
      </w:r>
      <w:r w:rsidRPr="006523BB">
        <w:rPr>
          <w:iCs/>
          <w:szCs w:val="20"/>
        </w:rPr>
        <w:t xml:space="preserve">. </w:t>
      </w:r>
      <w:del w:id="475" w:author="ZTE" w:date="2018-04-02T11:12:00Z">
        <w:r w:rsidRPr="006523BB" w:rsidDel="00F858DE">
          <w:rPr>
            <w:iCs/>
            <w:szCs w:val="20"/>
          </w:rPr>
          <w:delText xml:space="preserve">The UE determines the </w:delText>
        </w:r>
        <w:r w:rsidRPr="006523BB" w:rsidDel="00F858DE">
          <w:rPr>
            <w:szCs w:val="20"/>
          </w:rPr>
          <w:delText xml:space="preserve">index </w:delText>
        </w:r>
        <w:r w:rsidRPr="006523BB" w:rsidDel="00F858DE">
          <w:rPr>
            <w:iCs/>
            <w:position w:val="-10"/>
            <w:szCs w:val="20"/>
          </w:rPr>
          <w:object w:dxaOrig="380" w:dyaOrig="300" w14:anchorId="644D208F">
            <v:shape id="_x0000_i1130" type="#_x0000_t75" style="width:18.6pt;height:15pt" o:ole="">
              <v:imagedata r:id="rId1113" o:title=""/>
            </v:shape>
            <o:OLEObject Type="Embed" ProgID="Equation.3" ShapeID="_x0000_i1130" DrawAspect="Content" ObjectID="_1587929009" r:id="rId1117"/>
          </w:object>
        </w:r>
        <w:r w:rsidRPr="006523BB" w:rsidDel="00F858DE">
          <w:rPr>
            <w:iCs/>
            <w:szCs w:val="20"/>
          </w:rPr>
          <w:delText xml:space="preserve"> based on TBD.</w:delText>
        </w:r>
      </w:del>
    </w:p>
    <w:p w14:paraId="61FD572B" w14:textId="77777777" w:rsidR="00C95926" w:rsidRPr="009659C5" w:rsidRDefault="00C95926" w:rsidP="00C95926">
      <w:pPr>
        <w:rPr>
          <w:lang w:eastAsia="x-none"/>
        </w:rPr>
      </w:pPr>
    </w:p>
    <w:p w14:paraId="4F05F299" w14:textId="3641DD0A" w:rsidR="00C95926" w:rsidRPr="00AB2632" w:rsidRDefault="00603E09" w:rsidP="00C95926">
      <w:pPr>
        <w:rPr>
          <w:b/>
          <w:lang w:eastAsia="x-none"/>
        </w:rPr>
      </w:pPr>
      <w:hyperlink r:id="rId1118" w:history="1">
        <w:r w:rsidR="00FE4C7E" w:rsidRPr="00AB2632">
          <w:rPr>
            <w:rStyle w:val="Hyperlink"/>
            <w:b/>
          </w:rPr>
          <w:t>R1-1805689</w:t>
        </w:r>
      </w:hyperlink>
      <w:r w:rsidR="00C95926" w:rsidRPr="00AB2632">
        <w:rPr>
          <w:b/>
          <w:lang w:eastAsia="x-none"/>
        </w:rPr>
        <w:tab/>
        <w:t>Summary 2 on Remaing issues on Beam Failure Recovery</w:t>
      </w:r>
      <w:r w:rsidR="00C95926" w:rsidRPr="00AB2632">
        <w:rPr>
          <w:b/>
          <w:lang w:eastAsia="x-none"/>
        </w:rPr>
        <w:tab/>
        <w:t>MediaTek</w:t>
      </w:r>
    </w:p>
    <w:p w14:paraId="3238B997" w14:textId="77777777" w:rsidR="00C95926" w:rsidRDefault="00C95926" w:rsidP="00C95926">
      <w:pPr>
        <w:rPr>
          <w:lang w:eastAsia="x-none"/>
        </w:rPr>
      </w:pPr>
    </w:p>
    <w:p w14:paraId="45349FCF" w14:textId="77777777" w:rsidR="00C95926" w:rsidRPr="00AB2632" w:rsidRDefault="00C95926" w:rsidP="00C95926">
      <w:r w:rsidRPr="00AB2632">
        <w:rPr>
          <w:highlight w:val="green"/>
        </w:rPr>
        <w:t>Agreement:</w:t>
      </w:r>
      <w:r w:rsidRPr="00AB2632">
        <w:t xml:space="preserve"> </w:t>
      </w:r>
    </w:p>
    <w:p w14:paraId="0EE3ACC2" w14:textId="77777777" w:rsidR="00C95926" w:rsidRPr="00C27F68" w:rsidRDefault="00C95926" w:rsidP="00AB2632">
      <w:pPr>
        <w:numPr>
          <w:ilvl w:val="0"/>
          <w:numId w:val="438"/>
        </w:numPr>
        <w:rPr>
          <w:lang w:eastAsia="x-none"/>
        </w:rPr>
      </w:pPr>
      <w:r w:rsidRPr="00C27F68">
        <w:rPr>
          <w:lang w:eastAsia="x-none"/>
        </w:rPr>
        <w:t>Send an LS to RAN2 with following information</w:t>
      </w:r>
    </w:p>
    <w:p w14:paraId="4F6738CF" w14:textId="77777777" w:rsidR="00C95926" w:rsidRPr="00C27F68" w:rsidRDefault="00C95926" w:rsidP="00AB2632">
      <w:pPr>
        <w:numPr>
          <w:ilvl w:val="1"/>
          <w:numId w:val="438"/>
        </w:numPr>
        <w:rPr>
          <w:lang w:eastAsia="x-none"/>
        </w:rPr>
      </w:pPr>
      <w:r w:rsidRPr="00C27F68">
        <w:rPr>
          <w:lang w:eastAsia="x-none"/>
        </w:rPr>
        <w:t>RAN1 confirms the need for beamFailureRecoveryTimer and keep its uses as current RAN1 agreement</w:t>
      </w:r>
    </w:p>
    <w:p w14:paraId="45FB4F17" w14:textId="77777777" w:rsidR="00C95926" w:rsidRPr="00C27F68" w:rsidRDefault="00C95926" w:rsidP="00AB2632">
      <w:pPr>
        <w:numPr>
          <w:ilvl w:val="2"/>
          <w:numId w:val="438"/>
        </w:numPr>
        <w:rPr>
          <w:lang w:eastAsia="x-none"/>
        </w:rPr>
      </w:pPr>
      <w:r w:rsidRPr="00C27F68">
        <w:rPr>
          <w:lang w:eastAsia="x-none"/>
        </w:rPr>
        <w:t>Note: unsuccessful CFRA based BFR upon expiry of beamFailureRecoveryTimer means that UE shall not use CFRA for BFR after beamFailureRecoveryTimer expired and no indication to higher layer is required</w:t>
      </w:r>
    </w:p>
    <w:p w14:paraId="551602CA" w14:textId="77777777" w:rsidR="00C95926" w:rsidRPr="00C27F68" w:rsidRDefault="00C95926" w:rsidP="00AB2632">
      <w:pPr>
        <w:numPr>
          <w:ilvl w:val="1"/>
          <w:numId w:val="438"/>
        </w:numPr>
        <w:rPr>
          <w:lang w:eastAsia="x-none"/>
        </w:rPr>
      </w:pPr>
      <w:r w:rsidRPr="00C27F68">
        <w:rPr>
          <w:lang w:eastAsia="x-none"/>
        </w:rPr>
        <w:t>The following use case will be captured in the LS</w:t>
      </w:r>
    </w:p>
    <w:p w14:paraId="4875ECA1" w14:textId="77777777" w:rsidR="00C95926" w:rsidRPr="00C27F68" w:rsidRDefault="00C95926" w:rsidP="00AB2632">
      <w:pPr>
        <w:numPr>
          <w:ilvl w:val="2"/>
          <w:numId w:val="438"/>
        </w:numPr>
        <w:rPr>
          <w:lang w:eastAsia="x-none"/>
        </w:rPr>
      </w:pPr>
      <w:r w:rsidRPr="00C27F68">
        <w:rPr>
          <w:lang w:eastAsia="x-none"/>
        </w:rPr>
        <w:lastRenderedPageBreak/>
        <w:t xml:space="preserve">Candidate beam selection for contention-free PRACH-based BFR is based on L1-RSRP. For qualified candidate beam but poor SINR, the timer enables UE to try contention-based PRACH resources after timer expires </w:t>
      </w:r>
    </w:p>
    <w:p w14:paraId="6F03AFE2" w14:textId="77777777" w:rsidR="00C95926" w:rsidRPr="00C27F68" w:rsidRDefault="00C95926" w:rsidP="00AB2632">
      <w:pPr>
        <w:numPr>
          <w:ilvl w:val="1"/>
          <w:numId w:val="438"/>
        </w:numPr>
        <w:rPr>
          <w:lang w:eastAsia="x-none"/>
        </w:rPr>
      </w:pPr>
      <w:r w:rsidRPr="00C27F68">
        <w:rPr>
          <w:lang w:eastAsia="x-none"/>
        </w:rPr>
        <w:t>Note: CBRA resource can be used when there is no candidate beam identified from candidate-beam-RS-list, as described by TS 38.321 section 5.1.2.</w:t>
      </w:r>
    </w:p>
    <w:p w14:paraId="7B7F514E" w14:textId="77777777" w:rsidR="00C95926" w:rsidRPr="00C27F68" w:rsidRDefault="00C95926" w:rsidP="00AB2632">
      <w:pPr>
        <w:numPr>
          <w:ilvl w:val="2"/>
          <w:numId w:val="438"/>
        </w:numPr>
        <w:rPr>
          <w:lang w:eastAsia="x-none"/>
        </w:rPr>
      </w:pPr>
      <w:r w:rsidRPr="00C27F68">
        <w:rPr>
          <w:lang w:eastAsia="x-none"/>
        </w:rPr>
        <w:t>beamFailureRecoveryTimer does not apply to the use of CBRA resources.</w:t>
      </w:r>
    </w:p>
    <w:p w14:paraId="5E5F263A" w14:textId="77777777" w:rsidR="00C95926" w:rsidRDefault="00C95926" w:rsidP="00C95926">
      <w:pPr>
        <w:rPr>
          <w:lang w:eastAsia="x-none"/>
        </w:rPr>
      </w:pPr>
    </w:p>
    <w:p w14:paraId="034A79E2" w14:textId="24F0FE56" w:rsidR="00C95926" w:rsidRPr="00AB2632" w:rsidRDefault="00603E09" w:rsidP="00C95926">
      <w:pPr>
        <w:rPr>
          <w:b/>
          <w:lang w:eastAsia="x-none"/>
        </w:rPr>
      </w:pPr>
      <w:hyperlink r:id="rId1119" w:history="1">
        <w:r w:rsidR="00FE4C7E" w:rsidRPr="00AB2632">
          <w:rPr>
            <w:rStyle w:val="Hyperlink"/>
            <w:b/>
          </w:rPr>
          <w:t>R1-1805716</w:t>
        </w:r>
      </w:hyperlink>
      <w:r w:rsidR="00C95926" w:rsidRPr="00AB2632">
        <w:rPr>
          <w:b/>
          <w:lang w:eastAsia="x-none"/>
        </w:rPr>
        <w:tab/>
        <w:t>[DRAFT] LS on beamFailureRecoveryTimer</w:t>
      </w:r>
      <w:r w:rsidR="00C95926" w:rsidRPr="00AB2632">
        <w:rPr>
          <w:b/>
          <w:lang w:eastAsia="x-none"/>
        </w:rPr>
        <w:tab/>
        <w:t>InterDigital</w:t>
      </w:r>
    </w:p>
    <w:p w14:paraId="5B327B69" w14:textId="578F94E1" w:rsidR="00C95926" w:rsidRDefault="00AB2632" w:rsidP="00C95926">
      <w:pPr>
        <w:rPr>
          <w:lang w:eastAsia="x-none"/>
        </w:rPr>
      </w:pPr>
      <w:r w:rsidRPr="00AB2632">
        <w:rPr>
          <w:b/>
          <w:lang w:eastAsia="x-none"/>
        </w:rPr>
        <w:t>Decision:</w:t>
      </w:r>
      <w:r w:rsidRPr="00AB2632">
        <w:rPr>
          <w:lang w:eastAsia="x-none"/>
        </w:rPr>
        <w:t xml:space="preserve"> </w:t>
      </w:r>
      <w:r w:rsidR="00C95926" w:rsidRPr="00AB2632">
        <w:rPr>
          <w:lang w:eastAsia="x-none"/>
        </w:rPr>
        <w:t xml:space="preserve">The </w:t>
      </w:r>
      <w:r w:rsidRPr="00AB2632">
        <w:rPr>
          <w:lang w:eastAsia="x-none"/>
        </w:rPr>
        <w:t xml:space="preserve">draft </w:t>
      </w:r>
      <w:r w:rsidR="00C95926" w:rsidRPr="00AB2632">
        <w:rPr>
          <w:lang w:eastAsia="x-none"/>
        </w:rPr>
        <w:t xml:space="preserve">LS is endorsed </w:t>
      </w:r>
      <w:r w:rsidRPr="00AB2632">
        <w:rPr>
          <w:lang w:eastAsia="x-none"/>
        </w:rPr>
        <w:t xml:space="preserve">and final version is </w:t>
      </w:r>
      <w:r>
        <w:rPr>
          <w:highlight w:val="green"/>
          <w:lang w:eastAsia="x-none"/>
        </w:rPr>
        <w:t xml:space="preserve">approved </w:t>
      </w:r>
      <w:r w:rsidR="00C95926" w:rsidRPr="00C27F68">
        <w:rPr>
          <w:highlight w:val="green"/>
          <w:lang w:eastAsia="x-none"/>
        </w:rPr>
        <w:t xml:space="preserve">in </w:t>
      </w:r>
      <w:hyperlink r:id="rId1120" w:history="1">
        <w:r w:rsidR="00FE4C7E">
          <w:rPr>
            <w:rStyle w:val="Hyperlink"/>
            <w:highlight w:val="green"/>
            <w:lang w:eastAsia="x-none"/>
          </w:rPr>
          <w:t>R1-1805622</w:t>
        </w:r>
      </w:hyperlink>
    </w:p>
    <w:p w14:paraId="3AB560B6" w14:textId="7C1D14B4" w:rsidR="00C95926" w:rsidRDefault="00C95926" w:rsidP="00C95926">
      <w:pPr>
        <w:rPr>
          <w:lang w:eastAsia="x-none"/>
        </w:rPr>
      </w:pPr>
    </w:p>
    <w:p w14:paraId="02B03D4C" w14:textId="77777777" w:rsidR="00AB2632" w:rsidRDefault="00AB2632" w:rsidP="00C95926">
      <w:pPr>
        <w:rPr>
          <w:lang w:eastAsia="x-none"/>
        </w:rPr>
      </w:pPr>
    </w:p>
    <w:p w14:paraId="5B4BF05F" w14:textId="77777777" w:rsidR="00C95926" w:rsidRPr="00AB2632" w:rsidRDefault="00C95926" w:rsidP="00C95926">
      <w:r w:rsidRPr="00AB2632">
        <w:rPr>
          <w:highlight w:val="green"/>
        </w:rPr>
        <w:t>Agreement</w:t>
      </w:r>
      <w:r w:rsidRPr="00AB2632">
        <w:t>:</w:t>
      </w:r>
    </w:p>
    <w:p w14:paraId="0B514694" w14:textId="77777777" w:rsidR="00C95926" w:rsidRDefault="00C95926" w:rsidP="00C95926">
      <w:r>
        <w:t>Text proposal for TS38.213 section 6</w:t>
      </w:r>
    </w:p>
    <w:p w14:paraId="480D5BFB" w14:textId="77777777" w:rsidR="00C95926" w:rsidRPr="00581C19" w:rsidRDefault="00C95926" w:rsidP="00C95926">
      <w:pPr>
        <w:spacing w:after="120"/>
        <w:rPr>
          <w:rFonts w:eastAsia="SimSun"/>
        </w:rPr>
      </w:pPr>
      <w:r w:rsidRPr="000A2698">
        <w:rPr>
          <w:rFonts w:eastAsia="SimSun"/>
        </w:rPr>
        <w:t>------------------------------Start Text Proposal---------------------------------</w:t>
      </w:r>
    </w:p>
    <w:p w14:paraId="438E7936" w14:textId="77777777" w:rsidR="00C95926" w:rsidRPr="00B916EC" w:rsidRDefault="00C95926" w:rsidP="00C95926">
      <w:r w:rsidRPr="00B916EC">
        <w:t>The physical layer in the UE shall</w:t>
      </w:r>
      <w:r w:rsidRPr="00581C19">
        <w:rPr>
          <w:strike/>
          <w:color w:val="0070C0"/>
        </w:rPr>
        <w:t xml:space="preserve">, in slots where the radio link quality according to the set </w:t>
      </w:r>
      <w:r w:rsidRPr="00581C19">
        <w:rPr>
          <w:iCs/>
          <w:strike/>
          <w:color w:val="0070C0"/>
          <w:position w:val="-10"/>
        </w:rPr>
        <w:object w:dxaOrig="240" w:dyaOrig="300" w14:anchorId="7DE709A7">
          <v:shape id="_x0000_i1131" type="#_x0000_t75" style="width:12pt;height:15pt" o:ole="">
            <v:imagedata r:id="rId1121" o:title=""/>
          </v:shape>
          <o:OLEObject Type="Embed" ProgID="Equation.3" ShapeID="_x0000_i1131" DrawAspect="Content" ObjectID="_1587929010" r:id="rId1122"/>
        </w:object>
      </w:r>
      <w:r w:rsidRPr="00581C19">
        <w:rPr>
          <w:iCs/>
          <w:strike/>
          <w:color w:val="0070C0"/>
        </w:rPr>
        <w:t xml:space="preserve"> </w:t>
      </w:r>
      <w:r w:rsidRPr="00581C19">
        <w:rPr>
          <w:strike/>
          <w:color w:val="0070C0"/>
        </w:rPr>
        <w:t>is assessed,</w:t>
      </w:r>
      <w:r w:rsidRPr="00B916EC">
        <w:t xml:space="preserve"> provide an indication to higher layers when the radio link quality for all corresponding resource configurations in the set </w:t>
      </w:r>
      <w:r w:rsidRPr="00B916EC">
        <w:rPr>
          <w:iCs/>
          <w:position w:val="-10"/>
        </w:rPr>
        <w:object w:dxaOrig="240" w:dyaOrig="300" w14:anchorId="236A479A">
          <v:shape id="_x0000_i1132" type="#_x0000_t75" style="width:12pt;height:15pt" o:ole="">
            <v:imagedata r:id="rId1121" o:title=""/>
          </v:shape>
          <o:OLEObject Type="Embed" ProgID="Equation.3" ShapeID="_x0000_i1132" DrawAspect="Content" ObjectID="_1587929011" r:id="rId1123"/>
        </w:object>
      </w:r>
      <w:r w:rsidRPr="00B916EC">
        <w:rPr>
          <w:iCs/>
        </w:rPr>
        <w:t xml:space="preserve"> that the UE uses to assess the radio link quality </w:t>
      </w:r>
      <w:r w:rsidRPr="00B916EC">
        <w:t>is worse than the threshold Q</w:t>
      </w:r>
      <w:r w:rsidRPr="00B916EC">
        <w:rPr>
          <w:vertAlign w:val="subscript"/>
        </w:rPr>
        <w:t>out,LR</w:t>
      </w:r>
      <w:r w:rsidRPr="00B916EC">
        <w:t>.</w:t>
      </w:r>
      <w:r w:rsidRPr="00034AF1">
        <w:rPr>
          <w:iCs/>
        </w:rPr>
        <w:t xml:space="preserve"> </w:t>
      </w:r>
      <w:r>
        <w:t xml:space="preserve">The physical layer informs the higher layers when the </w:t>
      </w:r>
      <w:r w:rsidRPr="00B916EC">
        <w:rPr>
          <w:iCs/>
        </w:rPr>
        <w:t xml:space="preserve">radio link quality </w:t>
      </w:r>
      <w:r w:rsidRPr="00B916EC">
        <w:t>is worse than the threshold Q</w:t>
      </w:r>
      <w:r w:rsidRPr="00B916EC">
        <w:rPr>
          <w:vertAlign w:val="subscript"/>
        </w:rPr>
        <w:t>out,LR</w:t>
      </w:r>
      <w:r>
        <w:t xml:space="preserve"> with a periodicity </w:t>
      </w:r>
      <w:r w:rsidRPr="00034AF1">
        <w:t xml:space="preserve">determined by the </w:t>
      </w:r>
      <w:r>
        <w:t xml:space="preserve">maximum between the </w:t>
      </w:r>
      <w:r w:rsidRPr="00034AF1">
        <w:t xml:space="preserve">shortest periodicity of </w:t>
      </w:r>
      <w:r>
        <w:t>periodic CSI-RS configurations or SS/PBCH blocks in the set</w:t>
      </w:r>
      <w:r w:rsidRPr="00034AF1">
        <w:t xml:space="preserve"> </w:t>
      </w:r>
      <w:r w:rsidRPr="00034AF1">
        <w:rPr>
          <w:iCs/>
          <w:position w:val="-10"/>
        </w:rPr>
        <w:object w:dxaOrig="240" w:dyaOrig="300" w14:anchorId="3F49A335">
          <v:shape id="_x0000_i1133" type="#_x0000_t75" style="width:12pt;height:15pt" o:ole="">
            <v:imagedata r:id="rId1121" o:title=""/>
          </v:shape>
          <o:OLEObject Type="Embed" ProgID="Equation.3" ShapeID="_x0000_i1133" DrawAspect="Content" ObjectID="_1587929012" r:id="rId1124"/>
        </w:object>
      </w:r>
      <w:r>
        <w:rPr>
          <w:iCs/>
        </w:rPr>
        <w:t xml:space="preserve"> and X.</w:t>
      </w:r>
      <w:r w:rsidRPr="00034AF1">
        <w:rPr>
          <w:iCs/>
        </w:rPr>
        <w:t xml:space="preserve"> </w:t>
      </w:r>
      <w:r w:rsidRPr="00B916EC">
        <w:t xml:space="preserve"> </w:t>
      </w:r>
    </w:p>
    <w:p w14:paraId="4BCCDBF7" w14:textId="77777777" w:rsidR="00C95926" w:rsidRPr="000E738B" w:rsidRDefault="00C95926" w:rsidP="00C95926">
      <w:pPr>
        <w:pStyle w:val="BodyText"/>
        <w:rPr>
          <w:rFonts w:eastAsia="SimSun"/>
        </w:rPr>
      </w:pPr>
      <w:r w:rsidRPr="000A2698">
        <w:rPr>
          <w:rFonts w:eastAsia="SimSun"/>
        </w:rPr>
        <w:t>------------------------------End Text Proposal---------------------------------</w:t>
      </w:r>
    </w:p>
    <w:p w14:paraId="0D1F7A49" w14:textId="77777777" w:rsidR="00C95926" w:rsidRDefault="00C95926" w:rsidP="00C95926">
      <w:pPr>
        <w:rPr>
          <w:lang w:eastAsia="x-none"/>
        </w:rPr>
      </w:pPr>
    </w:p>
    <w:p w14:paraId="0BA2F70C" w14:textId="0DE3C63D" w:rsidR="00C95926" w:rsidRPr="001246D0" w:rsidRDefault="00603E09" w:rsidP="00C95926">
      <w:pPr>
        <w:rPr>
          <w:b/>
          <w:lang w:eastAsia="x-none"/>
        </w:rPr>
      </w:pPr>
      <w:hyperlink r:id="rId1125" w:history="1">
        <w:r w:rsidR="00FE4C7E" w:rsidRPr="001246D0">
          <w:rPr>
            <w:rStyle w:val="Hyperlink"/>
            <w:b/>
          </w:rPr>
          <w:t>R1-1805730</w:t>
        </w:r>
      </w:hyperlink>
      <w:r w:rsidR="00C95926" w:rsidRPr="001246D0">
        <w:rPr>
          <w:b/>
          <w:lang w:eastAsia="x-none"/>
        </w:rPr>
        <w:tab/>
        <w:t>Summary 3 on Remaing issues on Beam Failure Recovery</w:t>
      </w:r>
      <w:r w:rsidR="00C95926" w:rsidRPr="001246D0">
        <w:rPr>
          <w:b/>
          <w:lang w:eastAsia="x-none"/>
        </w:rPr>
        <w:tab/>
        <w:t>MediaTek</w:t>
      </w:r>
      <w:r w:rsidR="00C95926" w:rsidRPr="001246D0">
        <w:rPr>
          <w:b/>
          <w:lang w:eastAsia="x-none"/>
        </w:rPr>
        <w:tab/>
      </w:r>
    </w:p>
    <w:p w14:paraId="05EC4780" w14:textId="77777777" w:rsidR="00C95926" w:rsidRDefault="00C95926" w:rsidP="00C95926">
      <w:pPr>
        <w:rPr>
          <w:szCs w:val="20"/>
          <w:lang w:eastAsia="x-none"/>
        </w:rPr>
      </w:pPr>
    </w:p>
    <w:p w14:paraId="547FBF8F" w14:textId="0F90EB17" w:rsidR="00C95926" w:rsidRPr="001246D0" w:rsidRDefault="00603E09" w:rsidP="00C95926">
      <w:pPr>
        <w:rPr>
          <w:b/>
          <w:szCs w:val="20"/>
          <w:lang w:eastAsia="x-none"/>
        </w:rPr>
      </w:pPr>
      <w:hyperlink r:id="rId1126" w:history="1">
        <w:r w:rsidR="001246D0">
          <w:rPr>
            <w:rStyle w:val="Hyperlink"/>
            <w:b/>
          </w:rPr>
          <w:t>R1-1805714</w:t>
        </w:r>
      </w:hyperlink>
      <w:r w:rsidR="00C95926" w:rsidRPr="001246D0">
        <w:rPr>
          <w:b/>
          <w:szCs w:val="20"/>
          <w:lang w:eastAsia="x-none"/>
        </w:rPr>
        <w:tab/>
        <w:t>[Draft] LS on NR BFR</w:t>
      </w:r>
      <w:r w:rsidR="00C95926" w:rsidRPr="001246D0">
        <w:rPr>
          <w:b/>
          <w:szCs w:val="20"/>
          <w:lang w:eastAsia="x-none"/>
        </w:rPr>
        <w:tab/>
        <w:t>Huawei, HiSilicon</w:t>
      </w:r>
    </w:p>
    <w:p w14:paraId="64752D44" w14:textId="4541CE60" w:rsidR="001246D0" w:rsidRDefault="001246D0" w:rsidP="001246D0">
      <w:pPr>
        <w:rPr>
          <w:lang w:eastAsia="x-none"/>
        </w:rPr>
      </w:pPr>
      <w:r w:rsidRPr="00AB2632">
        <w:rPr>
          <w:b/>
          <w:lang w:eastAsia="x-none"/>
        </w:rPr>
        <w:t>Decision:</w:t>
      </w:r>
      <w:r w:rsidRPr="00AB2632">
        <w:rPr>
          <w:lang w:eastAsia="x-none"/>
        </w:rPr>
        <w:t xml:space="preserve"> The draft LS is endorsed and final version is </w:t>
      </w:r>
      <w:r>
        <w:rPr>
          <w:highlight w:val="green"/>
          <w:lang w:eastAsia="x-none"/>
        </w:rPr>
        <w:t xml:space="preserve">approved </w:t>
      </w:r>
      <w:r w:rsidRPr="00C27F68">
        <w:rPr>
          <w:highlight w:val="green"/>
          <w:lang w:eastAsia="x-none"/>
        </w:rPr>
        <w:t xml:space="preserve">in </w:t>
      </w:r>
      <w:hyperlink r:id="rId1127" w:history="1">
        <w:r>
          <w:rPr>
            <w:rStyle w:val="Hyperlink"/>
            <w:highlight w:val="green"/>
            <w:lang w:eastAsia="x-none"/>
          </w:rPr>
          <w:t>R1-1805623</w:t>
        </w:r>
      </w:hyperlink>
    </w:p>
    <w:p w14:paraId="3584840C" w14:textId="1EC21FEE" w:rsidR="00C95926" w:rsidRDefault="00C95926" w:rsidP="00C95926">
      <w:pPr>
        <w:rPr>
          <w:rStyle w:val="Hyperlink"/>
          <w:b/>
        </w:rPr>
      </w:pPr>
    </w:p>
    <w:p w14:paraId="184FA8CF" w14:textId="77777777" w:rsidR="001246D0" w:rsidRPr="003D08DF" w:rsidRDefault="001246D0" w:rsidP="00C95926">
      <w:pPr>
        <w:rPr>
          <w:szCs w:val="20"/>
          <w:lang w:eastAsia="x-none"/>
        </w:rPr>
      </w:pPr>
    </w:p>
    <w:p w14:paraId="37CA9EC5" w14:textId="7C22CDAB" w:rsidR="00C95926" w:rsidRDefault="00603E09" w:rsidP="00C95926">
      <w:pPr>
        <w:rPr>
          <w:lang w:eastAsia="x-none"/>
        </w:rPr>
      </w:pPr>
      <w:hyperlink r:id="rId1128" w:history="1">
        <w:r w:rsidR="00FE4C7E">
          <w:rPr>
            <w:rStyle w:val="Hyperlink"/>
            <w:lang w:eastAsia="x-none"/>
          </w:rPr>
          <w:t>R1-1803622</w:t>
        </w:r>
      </w:hyperlink>
      <w:r w:rsidR="00C95926">
        <w:rPr>
          <w:lang w:eastAsia="x-none"/>
        </w:rPr>
        <w:tab/>
        <w:t>Remaining issues on beam failure recovery</w:t>
      </w:r>
      <w:r w:rsidR="00C95926">
        <w:rPr>
          <w:lang w:eastAsia="x-none"/>
        </w:rPr>
        <w:tab/>
        <w:t>NEC</w:t>
      </w:r>
    </w:p>
    <w:p w14:paraId="7339C04F" w14:textId="44F533EF" w:rsidR="00C95926" w:rsidRDefault="00603E09" w:rsidP="00C95926">
      <w:pPr>
        <w:rPr>
          <w:lang w:eastAsia="x-none"/>
        </w:rPr>
      </w:pPr>
      <w:hyperlink r:id="rId1129" w:history="1">
        <w:r w:rsidR="00FE4C7E">
          <w:rPr>
            <w:rStyle w:val="Hyperlink"/>
            <w:lang w:eastAsia="x-none"/>
          </w:rPr>
          <w:t>R1-1803637</w:t>
        </w:r>
      </w:hyperlink>
      <w:r w:rsidR="00C95926">
        <w:rPr>
          <w:lang w:eastAsia="x-none"/>
        </w:rPr>
        <w:tab/>
        <w:t>Summary of remaining issues on beam failure recovery</w:t>
      </w:r>
      <w:r w:rsidR="00C95926">
        <w:rPr>
          <w:lang w:eastAsia="x-none"/>
        </w:rPr>
        <w:tab/>
        <w:t>Huawei, HiSilicon</w:t>
      </w:r>
    </w:p>
    <w:p w14:paraId="09938140" w14:textId="15B7C114" w:rsidR="00C95926" w:rsidRDefault="00603E09" w:rsidP="00C95926">
      <w:pPr>
        <w:rPr>
          <w:lang w:eastAsia="x-none"/>
        </w:rPr>
      </w:pPr>
      <w:hyperlink r:id="rId1130" w:history="1">
        <w:r w:rsidR="00FE4C7E">
          <w:rPr>
            <w:rStyle w:val="Hyperlink"/>
            <w:lang w:eastAsia="x-none"/>
          </w:rPr>
          <w:t>R1-1803745</w:t>
        </w:r>
      </w:hyperlink>
      <w:r w:rsidR="00C95926">
        <w:rPr>
          <w:lang w:eastAsia="x-none"/>
        </w:rPr>
        <w:tab/>
        <w:t>Remaining issues on beam failure recovery</w:t>
      </w:r>
      <w:r w:rsidR="00C95926">
        <w:rPr>
          <w:lang w:eastAsia="x-none"/>
        </w:rPr>
        <w:tab/>
        <w:t>CATT</w:t>
      </w:r>
    </w:p>
    <w:p w14:paraId="7AD2331D" w14:textId="45AFAD45" w:rsidR="00C95926" w:rsidRDefault="00603E09" w:rsidP="00C95926">
      <w:pPr>
        <w:rPr>
          <w:lang w:eastAsia="x-none"/>
        </w:rPr>
      </w:pPr>
      <w:hyperlink r:id="rId1131" w:history="1">
        <w:r w:rsidR="00FE4C7E">
          <w:rPr>
            <w:rStyle w:val="Hyperlink"/>
            <w:lang w:eastAsia="x-none"/>
          </w:rPr>
          <w:t>R1-1803818</w:t>
        </w:r>
      </w:hyperlink>
      <w:r w:rsidR="00C95926">
        <w:rPr>
          <w:lang w:eastAsia="x-none"/>
        </w:rPr>
        <w:tab/>
        <w:t>Remaining issues on mechanism to recover from beam failure</w:t>
      </w:r>
      <w:r w:rsidR="00C95926">
        <w:rPr>
          <w:lang w:eastAsia="x-none"/>
        </w:rPr>
        <w:tab/>
        <w:t>vivo</w:t>
      </w:r>
    </w:p>
    <w:p w14:paraId="6CFFC895" w14:textId="198F9888" w:rsidR="00C95926" w:rsidRPr="001246D0" w:rsidRDefault="00603E09" w:rsidP="00C95926">
      <w:pPr>
        <w:rPr>
          <w:b/>
          <w:lang w:eastAsia="x-none"/>
        </w:rPr>
      </w:pPr>
      <w:hyperlink r:id="rId1132" w:history="1">
        <w:r w:rsidR="00FE4C7E" w:rsidRPr="001246D0">
          <w:rPr>
            <w:rStyle w:val="Hyperlink"/>
            <w:b/>
            <w:lang w:eastAsia="x-none"/>
          </w:rPr>
          <w:t>R1-1803909</w:t>
        </w:r>
      </w:hyperlink>
      <w:r w:rsidR="00C95926" w:rsidRPr="001246D0">
        <w:rPr>
          <w:b/>
          <w:lang w:eastAsia="x-none"/>
        </w:rPr>
        <w:tab/>
        <w:t>Remaining issues on beam recovery</w:t>
      </w:r>
      <w:r w:rsidR="00C95926" w:rsidRPr="001246D0">
        <w:rPr>
          <w:b/>
          <w:lang w:eastAsia="x-none"/>
        </w:rPr>
        <w:tab/>
        <w:t>ZTE, Sanechips</w:t>
      </w:r>
    </w:p>
    <w:p w14:paraId="2BBEEF72" w14:textId="1361F86C" w:rsidR="00C95926" w:rsidRDefault="00603E09" w:rsidP="00C95926">
      <w:pPr>
        <w:rPr>
          <w:lang w:eastAsia="x-none"/>
        </w:rPr>
      </w:pPr>
      <w:hyperlink r:id="rId1133" w:history="1">
        <w:r w:rsidR="00FE4C7E">
          <w:rPr>
            <w:rStyle w:val="Hyperlink"/>
            <w:lang w:eastAsia="x-none"/>
          </w:rPr>
          <w:t>R1-1804001</w:t>
        </w:r>
      </w:hyperlink>
      <w:r w:rsidR="00C95926">
        <w:rPr>
          <w:lang w:eastAsia="x-none"/>
        </w:rPr>
        <w:tab/>
        <w:t>Text Proposal for Beam Failure Recovery</w:t>
      </w:r>
      <w:r w:rsidR="00C95926">
        <w:rPr>
          <w:lang w:eastAsia="x-none"/>
        </w:rPr>
        <w:tab/>
        <w:t>OPPO</w:t>
      </w:r>
    </w:p>
    <w:p w14:paraId="56F4B0DE" w14:textId="6B7B307A" w:rsidR="00C95926" w:rsidRDefault="00603E09" w:rsidP="00C95926">
      <w:pPr>
        <w:rPr>
          <w:lang w:eastAsia="x-none"/>
        </w:rPr>
      </w:pPr>
      <w:hyperlink r:id="rId1134" w:history="1">
        <w:r w:rsidR="00FE4C7E">
          <w:rPr>
            <w:rStyle w:val="Hyperlink"/>
            <w:lang w:eastAsia="x-none"/>
          </w:rPr>
          <w:t>R1-1804036</w:t>
        </w:r>
      </w:hyperlink>
      <w:r w:rsidR="00C95926">
        <w:rPr>
          <w:lang w:eastAsia="x-none"/>
        </w:rPr>
        <w:tab/>
        <w:t>Remaining issues on beam failure recovery procedure</w:t>
      </w:r>
      <w:r w:rsidR="00C95926">
        <w:rPr>
          <w:lang w:eastAsia="x-none"/>
        </w:rPr>
        <w:tab/>
        <w:t>ASUSTEK COMPUTER (SHANGHAI)</w:t>
      </w:r>
    </w:p>
    <w:p w14:paraId="0432274B" w14:textId="648C6BAA" w:rsidR="00C95926" w:rsidRDefault="00603E09" w:rsidP="00C95926">
      <w:pPr>
        <w:rPr>
          <w:lang w:eastAsia="x-none"/>
        </w:rPr>
      </w:pPr>
      <w:hyperlink r:id="rId1135" w:history="1">
        <w:r w:rsidR="00FE4C7E">
          <w:rPr>
            <w:rStyle w:val="Hyperlink"/>
            <w:lang w:eastAsia="x-none"/>
          </w:rPr>
          <w:t>R1-1804059</w:t>
        </w:r>
      </w:hyperlink>
      <w:r w:rsidR="00C95926">
        <w:rPr>
          <w:lang w:eastAsia="x-none"/>
        </w:rPr>
        <w:tab/>
        <w:t>Remaining issues in beam failure recovery</w:t>
      </w:r>
      <w:r w:rsidR="00C95926">
        <w:rPr>
          <w:lang w:eastAsia="x-none"/>
        </w:rPr>
        <w:tab/>
        <w:t>MediaTek Inc.</w:t>
      </w:r>
    </w:p>
    <w:p w14:paraId="131A1847" w14:textId="17F170F0" w:rsidR="00C95926" w:rsidRDefault="00603E09" w:rsidP="00C95926">
      <w:pPr>
        <w:rPr>
          <w:lang w:eastAsia="x-none"/>
        </w:rPr>
      </w:pPr>
      <w:hyperlink r:id="rId1136" w:history="1">
        <w:r w:rsidR="00FE4C7E">
          <w:rPr>
            <w:rStyle w:val="Hyperlink"/>
            <w:lang w:eastAsia="x-none"/>
          </w:rPr>
          <w:t>R1-1804094</w:t>
        </w:r>
      </w:hyperlink>
      <w:r w:rsidR="00C95926">
        <w:rPr>
          <w:lang w:eastAsia="x-none"/>
        </w:rPr>
        <w:tab/>
        <w:t>Discussion on remaining issues on beam failure recovery</w:t>
      </w:r>
      <w:r w:rsidR="00C95926">
        <w:rPr>
          <w:lang w:eastAsia="x-none"/>
        </w:rPr>
        <w:tab/>
        <w:t>CMCC</w:t>
      </w:r>
    </w:p>
    <w:p w14:paraId="6B221FD3" w14:textId="7BEB234A" w:rsidR="00C95926" w:rsidRDefault="00603E09" w:rsidP="00C95926">
      <w:pPr>
        <w:rPr>
          <w:lang w:eastAsia="x-none"/>
        </w:rPr>
      </w:pPr>
      <w:hyperlink r:id="rId1137" w:history="1">
        <w:r w:rsidR="00FE4C7E">
          <w:rPr>
            <w:rStyle w:val="Hyperlink"/>
            <w:lang w:eastAsia="x-none"/>
          </w:rPr>
          <w:t>R1-1804211</w:t>
        </w:r>
      </w:hyperlink>
      <w:r w:rsidR="00C95926">
        <w:rPr>
          <w:lang w:eastAsia="x-none"/>
        </w:rPr>
        <w:tab/>
        <w:t>Discussion of beam failure recovery for carrier aggregation</w:t>
      </w:r>
      <w:r w:rsidR="00C95926">
        <w:rPr>
          <w:lang w:eastAsia="x-none"/>
        </w:rPr>
        <w:tab/>
        <w:t>Lenovo, Motorola Mobility</w:t>
      </w:r>
    </w:p>
    <w:p w14:paraId="172BDF29" w14:textId="7D0058E1" w:rsidR="00C95926" w:rsidRDefault="00603E09" w:rsidP="00C95926">
      <w:pPr>
        <w:rPr>
          <w:lang w:eastAsia="x-none"/>
        </w:rPr>
      </w:pPr>
      <w:hyperlink r:id="rId1138" w:history="1">
        <w:r w:rsidR="00FE4C7E">
          <w:rPr>
            <w:rStyle w:val="Hyperlink"/>
            <w:lang w:eastAsia="x-none"/>
          </w:rPr>
          <w:t>R1-1804359</w:t>
        </w:r>
      </w:hyperlink>
      <w:r w:rsidR="00C95926">
        <w:rPr>
          <w:lang w:eastAsia="x-none"/>
        </w:rPr>
        <w:tab/>
        <w:t>Corrections on beam failure recovery</w:t>
      </w:r>
      <w:r w:rsidR="00C95926">
        <w:rPr>
          <w:lang w:eastAsia="x-none"/>
        </w:rPr>
        <w:tab/>
        <w:t>Samsung</w:t>
      </w:r>
    </w:p>
    <w:p w14:paraId="091CE4F7" w14:textId="6D61093A" w:rsidR="00C95926" w:rsidRDefault="00603E09" w:rsidP="00C95926">
      <w:pPr>
        <w:rPr>
          <w:lang w:eastAsia="x-none"/>
        </w:rPr>
      </w:pPr>
      <w:hyperlink r:id="rId1139" w:history="1">
        <w:r w:rsidR="00FE4C7E">
          <w:rPr>
            <w:rStyle w:val="Hyperlink"/>
            <w:lang w:eastAsia="x-none"/>
          </w:rPr>
          <w:t>R1-1804494</w:t>
        </w:r>
      </w:hyperlink>
      <w:r w:rsidR="00C95926">
        <w:rPr>
          <w:lang w:eastAsia="x-none"/>
        </w:rPr>
        <w:tab/>
        <w:t>Corrections on beam failure recovery</w:t>
      </w:r>
      <w:r w:rsidR="00C95926">
        <w:rPr>
          <w:lang w:eastAsia="x-none"/>
        </w:rPr>
        <w:tab/>
        <w:t>ETRI</w:t>
      </w:r>
    </w:p>
    <w:p w14:paraId="34888CA2" w14:textId="70997354" w:rsidR="00C95926" w:rsidRDefault="00603E09" w:rsidP="00C95926">
      <w:pPr>
        <w:rPr>
          <w:lang w:eastAsia="x-none"/>
        </w:rPr>
      </w:pPr>
      <w:hyperlink r:id="rId1140" w:history="1">
        <w:r w:rsidR="00FE4C7E">
          <w:rPr>
            <w:rStyle w:val="Hyperlink"/>
            <w:lang w:eastAsia="x-none"/>
          </w:rPr>
          <w:t>R1-1804545</w:t>
        </w:r>
      </w:hyperlink>
      <w:r w:rsidR="00C95926">
        <w:rPr>
          <w:lang w:eastAsia="x-none"/>
        </w:rPr>
        <w:tab/>
        <w:t>Remaining issues on beam failure recovery</w:t>
      </w:r>
      <w:r w:rsidR="00C95926">
        <w:rPr>
          <w:lang w:eastAsia="x-none"/>
        </w:rPr>
        <w:tab/>
        <w:t>LG Electronics</w:t>
      </w:r>
    </w:p>
    <w:p w14:paraId="7587DF77" w14:textId="441FDE2C" w:rsidR="00C95926" w:rsidRDefault="00603E09" w:rsidP="00C95926">
      <w:pPr>
        <w:rPr>
          <w:lang w:eastAsia="x-none"/>
        </w:rPr>
      </w:pPr>
      <w:hyperlink r:id="rId1141" w:history="1">
        <w:r w:rsidR="00FE4C7E">
          <w:rPr>
            <w:rStyle w:val="Hyperlink"/>
            <w:lang w:eastAsia="x-none"/>
          </w:rPr>
          <w:t>R1-1804715</w:t>
        </w:r>
      </w:hyperlink>
      <w:r w:rsidR="00C95926">
        <w:rPr>
          <w:lang w:eastAsia="x-none"/>
        </w:rPr>
        <w:tab/>
        <w:t>Remaining Issues on beam failure recovery</w:t>
      </w:r>
      <w:r w:rsidR="00C95926">
        <w:rPr>
          <w:lang w:eastAsia="x-none"/>
        </w:rPr>
        <w:tab/>
        <w:t>Intel Corporation</w:t>
      </w:r>
    </w:p>
    <w:p w14:paraId="7894D668" w14:textId="2ED38DB1" w:rsidR="00C95926" w:rsidRDefault="00603E09" w:rsidP="00C95926">
      <w:pPr>
        <w:rPr>
          <w:lang w:eastAsia="x-none"/>
        </w:rPr>
      </w:pPr>
      <w:hyperlink r:id="rId1142" w:history="1">
        <w:r w:rsidR="00FE4C7E">
          <w:rPr>
            <w:rStyle w:val="Hyperlink"/>
            <w:lang w:eastAsia="x-none"/>
          </w:rPr>
          <w:t>R1-1804788</w:t>
        </w:r>
      </w:hyperlink>
      <w:r w:rsidR="00C95926">
        <w:rPr>
          <w:lang w:eastAsia="x-none"/>
        </w:rPr>
        <w:tab/>
        <w:t>Beam recovery procedures</w:t>
      </w:r>
      <w:r w:rsidR="00C95926">
        <w:rPr>
          <w:lang w:eastAsia="x-none"/>
        </w:rPr>
        <w:tab/>
        <w:t>Qualcomm Incorporated</w:t>
      </w:r>
    </w:p>
    <w:p w14:paraId="00F24F7E" w14:textId="6A8D3B25" w:rsidR="00C95926" w:rsidRDefault="00603E09" w:rsidP="00C95926">
      <w:pPr>
        <w:rPr>
          <w:lang w:eastAsia="x-none"/>
        </w:rPr>
      </w:pPr>
      <w:hyperlink r:id="rId1143" w:history="1">
        <w:r w:rsidR="00FE4C7E">
          <w:rPr>
            <w:rStyle w:val="Hyperlink"/>
            <w:lang w:eastAsia="x-none"/>
          </w:rPr>
          <w:t>R1-1804846</w:t>
        </w:r>
      </w:hyperlink>
      <w:r w:rsidR="00C95926">
        <w:rPr>
          <w:lang w:eastAsia="x-none"/>
        </w:rPr>
        <w:tab/>
        <w:t xml:space="preserve">Remaining issues on beam failure recovery </w:t>
      </w:r>
      <w:r w:rsidR="00C95926">
        <w:rPr>
          <w:lang w:eastAsia="x-none"/>
        </w:rPr>
        <w:tab/>
        <w:t>InterDigital, Inc.</w:t>
      </w:r>
    </w:p>
    <w:p w14:paraId="6AE0440D" w14:textId="04F87FA8" w:rsidR="00C95926" w:rsidRDefault="00603E09" w:rsidP="00C95926">
      <w:pPr>
        <w:rPr>
          <w:lang w:eastAsia="x-none"/>
        </w:rPr>
      </w:pPr>
      <w:hyperlink r:id="rId1144" w:history="1">
        <w:r w:rsidR="00FE4C7E">
          <w:rPr>
            <w:rStyle w:val="Hyperlink"/>
            <w:lang w:eastAsia="x-none"/>
          </w:rPr>
          <w:t>R1-1804975</w:t>
        </w:r>
      </w:hyperlink>
      <w:r w:rsidR="00C95926">
        <w:rPr>
          <w:lang w:eastAsia="x-none"/>
        </w:rPr>
        <w:tab/>
        <w:t>Remaining issues on beam recovery</w:t>
      </w:r>
      <w:r w:rsidR="00C95926">
        <w:rPr>
          <w:lang w:eastAsia="x-none"/>
        </w:rPr>
        <w:tab/>
        <w:t>Ericsson</w:t>
      </w:r>
    </w:p>
    <w:p w14:paraId="389F982B" w14:textId="60EF3B02" w:rsidR="00C95926" w:rsidRDefault="00603E09" w:rsidP="00C95926">
      <w:pPr>
        <w:rPr>
          <w:lang w:eastAsia="x-none"/>
        </w:rPr>
      </w:pPr>
      <w:hyperlink r:id="rId1145" w:history="1">
        <w:r w:rsidR="00FE4C7E">
          <w:rPr>
            <w:rStyle w:val="Hyperlink"/>
            <w:lang w:eastAsia="x-none"/>
          </w:rPr>
          <w:t>R1-1805042</w:t>
        </w:r>
      </w:hyperlink>
      <w:r w:rsidR="00C95926">
        <w:rPr>
          <w:lang w:eastAsia="x-none"/>
        </w:rPr>
        <w:tab/>
        <w:t>Remaining issues on beam recovery</w:t>
      </w:r>
      <w:r w:rsidR="00C95926">
        <w:rPr>
          <w:lang w:eastAsia="x-none"/>
        </w:rPr>
        <w:tab/>
        <w:t>NTT DOCOMO, INC.</w:t>
      </w:r>
    </w:p>
    <w:p w14:paraId="5D9D68C9" w14:textId="2EA716F5" w:rsidR="00C95926" w:rsidRDefault="00603E09" w:rsidP="00C95926">
      <w:pPr>
        <w:rPr>
          <w:lang w:eastAsia="x-none"/>
        </w:rPr>
      </w:pPr>
      <w:hyperlink r:id="rId1146" w:history="1">
        <w:r w:rsidR="00FE4C7E">
          <w:rPr>
            <w:rStyle w:val="Hyperlink"/>
            <w:lang w:eastAsia="x-none"/>
          </w:rPr>
          <w:t>R1-1805105</w:t>
        </w:r>
      </w:hyperlink>
      <w:r w:rsidR="00C95926">
        <w:rPr>
          <w:lang w:eastAsia="x-none"/>
        </w:rPr>
        <w:tab/>
        <w:t>Remaining Details on Beam Recovery</w:t>
      </w:r>
      <w:r w:rsidR="00C95926">
        <w:rPr>
          <w:lang w:eastAsia="x-none"/>
        </w:rPr>
        <w:tab/>
        <w:t>Nokia, Nokia Shanghai Bell</w:t>
      </w:r>
    </w:p>
    <w:p w14:paraId="6B5C707C" w14:textId="3276BA94" w:rsidR="007E23AA" w:rsidRDefault="00603E09" w:rsidP="00C95926">
      <w:pPr>
        <w:rPr>
          <w:lang w:eastAsia="x-none"/>
        </w:rPr>
      </w:pPr>
      <w:hyperlink r:id="rId1147" w:history="1">
        <w:r w:rsidR="007E23AA">
          <w:rPr>
            <w:rStyle w:val="Hyperlink"/>
            <w:lang w:eastAsia="x-none"/>
          </w:rPr>
          <w:t>R1-1805675</w:t>
        </w:r>
      </w:hyperlink>
      <w:r w:rsidR="007E23AA" w:rsidRPr="007E23AA">
        <w:rPr>
          <w:lang w:eastAsia="x-none"/>
        </w:rPr>
        <w:tab/>
        <w:t>WF on Beam Failure Recovery</w:t>
      </w:r>
      <w:r w:rsidR="007E23AA" w:rsidRPr="007E23AA">
        <w:rPr>
          <w:lang w:eastAsia="x-none"/>
        </w:rPr>
        <w:tab/>
        <w:t>Samsung, CATT, Intel, MediaTek, OPPO, Spreadtrum, ASUSTEK, NEC, InterDigital, Qualcomm, ZTE, Sanechips, Huawei, HiSilicon, CHTTL,CMCC</w:t>
      </w:r>
    </w:p>
    <w:p w14:paraId="7AC9C593" w14:textId="77777777" w:rsidR="00C95926" w:rsidRDefault="00C95926" w:rsidP="009F3C8D">
      <w:pPr>
        <w:pStyle w:val="Heading5"/>
      </w:pPr>
      <w:bookmarkStart w:id="476" w:name="_Toc514184664"/>
      <w:r w:rsidRPr="005F07E5">
        <w:rPr>
          <w:rFonts w:hint="eastAsia"/>
        </w:rPr>
        <w:t>CQI and MCS</w:t>
      </w:r>
      <w:bookmarkEnd w:id="476"/>
    </w:p>
    <w:p w14:paraId="29ADA173" w14:textId="75AD66A7" w:rsidR="00C95926" w:rsidRPr="00C71413" w:rsidRDefault="00603E09" w:rsidP="00C95926">
      <w:pPr>
        <w:rPr>
          <w:b/>
          <w:lang w:eastAsia="x-none"/>
        </w:rPr>
      </w:pPr>
      <w:hyperlink r:id="rId1148" w:history="1">
        <w:r w:rsidR="00FE4C7E" w:rsidRPr="00C71413">
          <w:rPr>
            <w:rStyle w:val="Hyperlink"/>
            <w:b/>
          </w:rPr>
          <w:t>R1-1805545</w:t>
        </w:r>
      </w:hyperlink>
      <w:r w:rsidR="00C95926" w:rsidRPr="00C71413">
        <w:rPr>
          <w:b/>
          <w:lang w:eastAsia="x-none"/>
        </w:rPr>
        <w:tab/>
        <w:t>Summary for CQI and MCS</w:t>
      </w:r>
      <w:r w:rsidR="00C95926" w:rsidRPr="00C71413">
        <w:rPr>
          <w:b/>
          <w:lang w:eastAsia="x-none"/>
        </w:rPr>
        <w:tab/>
        <w:t>AT&amp;T</w:t>
      </w:r>
    </w:p>
    <w:p w14:paraId="051774CD" w14:textId="77777777" w:rsidR="00C95926" w:rsidRDefault="00C95926" w:rsidP="00C95926">
      <w:pPr>
        <w:rPr>
          <w:lang w:eastAsia="x-none"/>
        </w:rPr>
      </w:pPr>
    </w:p>
    <w:p w14:paraId="6FE87C8A" w14:textId="77777777" w:rsidR="00C95926" w:rsidRPr="00C71413" w:rsidRDefault="00C95926" w:rsidP="00C95926">
      <w:pPr>
        <w:widowControl w:val="0"/>
        <w:rPr>
          <w:highlight w:val="green"/>
        </w:rPr>
      </w:pPr>
      <w:r w:rsidRPr="00C71413">
        <w:rPr>
          <w:highlight w:val="green"/>
        </w:rPr>
        <w:t>Agreement</w:t>
      </w:r>
    </w:p>
    <w:p w14:paraId="44FEB072" w14:textId="77777777" w:rsidR="00C95926" w:rsidRPr="00BD71AD" w:rsidRDefault="00C95926" w:rsidP="00C95926">
      <w:pPr>
        <w:widowControl w:val="0"/>
      </w:pPr>
      <w:r w:rsidRPr="00BD71AD">
        <w:t>Text proposals for TS 38.214 v15.0.0 Section 6.1.4.1</w:t>
      </w:r>
    </w:p>
    <w:p w14:paraId="79C3D80F" w14:textId="77777777" w:rsidR="00C95926" w:rsidRPr="00B52F99" w:rsidRDefault="00C95926" w:rsidP="00C95926">
      <w:pPr>
        <w:jc w:val="center"/>
        <w:rPr>
          <w:color w:val="FF0000"/>
          <w:lang w:eastAsia="zh-CN"/>
        </w:rPr>
      </w:pPr>
      <w:r w:rsidRPr="00B52F99">
        <w:rPr>
          <w:color w:val="FF0000"/>
          <w:lang w:eastAsia="zh-CN"/>
        </w:rPr>
        <w:t>&lt;</w:t>
      </w:r>
      <w:r w:rsidRPr="005C69EE">
        <w:rPr>
          <w:color w:val="FF0000"/>
          <w:lang w:eastAsia="zh-CN"/>
        </w:rPr>
        <w:t xml:space="preserve"> Unchanged parts are omitted &gt;</w:t>
      </w:r>
    </w:p>
    <w:p w14:paraId="69449EB3" w14:textId="77777777" w:rsidR="00C95926" w:rsidRPr="0048482F" w:rsidRDefault="00C95926" w:rsidP="00C95926">
      <w:pPr>
        <w:numPr>
          <w:ilvl w:val="0"/>
          <w:numId w:val="322"/>
        </w:numPr>
      </w:pPr>
      <w:r w:rsidRPr="00D14A27">
        <w:t>for MCS index 0</w:t>
      </w:r>
      <w:r>
        <w:t>,</w:t>
      </w:r>
      <w:r w:rsidRPr="00D14A27">
        <w:t>1</w:t>
      </w:r>
      <w:r>
        <w:t xml:space="preserve"> </w:t>
      </w:r>
      <w:r w:rsidRPr="00A65AB1">
        <w:rPr>
          <w:color w:val="FF0000"/>
        </w:rPr>
        <w:t>and 28</w:t>
      </w:r>
      <w:r w:rsidRPr="00D14A27">
        <w:t xml:space="preserve">, </w:t>
      </w:r>
      <w:r w:rsidRPr="00D14A27">
        <w:rPr>
          <w:i/>
        </w:rPr>
        <w:t>q</w:t>
      </w:r>
      <w:r w:rsidRPr="00D14A27">
        <w:t xml:space="preserve">=1 if UE has reported to support pi/2 BPSK modulation; and </w:t>
      </w:r>
      <w:r w:rsidRPr="00D14A27">
        <w:rPr>
          <w:i/>
        </w:rPr>
        <w:t>q</w:t>
      </w:r>
      <w:r w:rsidRPr="00D14A27">
        <w:t>=2 in other cases</w:t>
      </w:r>
    </w:p>
    <w:p w14:paraId="08891E8F" w14:textId="77777777" w:rsidR="00C95926" w:rsidRPr="0048482F" w:rsidRDefault="00C95926" w:rsidP="00C95926">
      <w:pPr>
        <w:rPr>
          <w:color w:val="000000"/>
        </w:rPr>
      </w:pPr>
      <w:r w:rsidRPr="0048482F">
        <w:rPr>
          <w:color w:val="000000"/>
        </w:rPr>
        <w:t>else</w:t>
      </w:r>
    </w:p>
    <w:p w14:paraId="0F660C26" w14:textId="77777777" w:rsidR="00C95926" w:rsidRPr="0048482F" w:rsidRDefault="00C95926" w:rsidP="00C95926">
      <w:pPr>
        <w:pStyle w:val="B1"/>
        <w:numPr>
          <w:ilvl w:val="0"/>
          <w:numId w:val="322"/>
        </w:numPr>
        <w:overflowPunct/>
        <w:autoSpaceDE/>
        <w:autoSpaceDN/>
        <w:adjustRightInd/>
        <w:spacing w:after="0"/>
        <w:textAlignment w:val="auto"/>
      </w:pPr>
      <w:r w:rsidRPr="0048482F">
        <w:t xml:space="preserve">the UE shall use </w:t>
      </w:r>
      <w:r w:rsidRPr="0048482F">
        <w:rPr>
          <w:i/>
        </w:rPr>
        <w:t>I</w:t>
      </w:r>
      <w:r w:rsidRPr="0048482F">
        <w:rPr>
          <w:i/>
          <w:vertAlign w:val="subscript"/>
        </w:rPr>
        <w:t>MCS</w:t>
      </w:r>
      <w:r w:rsidRPr="0048482F">
        <w:t xml:space="preserve"> and Table 5.1.3.1-2 to determine the modulation order (</w:t>
      </w:r>
      <w:r w:rsidRPr="0048482F">
        <w:rPr>
          <w:i/>
        </w:rPr>
        <w:t>Q</w:t>
      </w:r>
      <w:r w:rsidRPr="0048482F">
        <w:rPr>
          <w:i/>
          <w:vertAlign w:val="subscript"/>
        </w:rPr>
        <w:t>m</w:t>
      </w:r>
      <w:r w:rsidRPr="0048482F">
        <w:t>) and Target code rate (</w:t>
      </w:r>
      <w:r w:rsidRPr="0048482F">
        <w:rPr>
          <w:i/>
        </w:rPr>
        <w:t>R</w:t>
      </w:r>
      <w:r w:rsidRPr="0048482F">
        <w:t>) used in the physical downlink shared channel.</w:t>
      </w:r>
    </w:p>
    <w:p w14:paraId="58ECCA1F" w14:textId="77777777" w:rsidR="00C95926" w:rsidRPr="0048482F" w:rsidRDefault="00C95926" w:rsidP="00C95926">
      <w:pPr>
        <w:rPr>
          <w:color w:val="000000"/>
        </w:rPr>
      </w:pPr>
      <w:r w:rsidRPr="0048482F">
        <w:rPr>
          <w:color w:val="000000"/>
        </w:rPr>
        <w:t>end</w:t>
      </w:r>
    </w:p>
    <w:p w14:paraId="0F12E992" w14:textId="77777777" w:rsidR="00C95926" w:rsidRPr="00B52F99" w:rsidRDefault="00C95926" w:rsidP="00C95926">
      <w:pPr>
        <w:pStyle w:val="TH"/>
        <w:spacing w:before="0" w:after="0"/>
        <w:rPr>
          <w:rFonts w:ascii="Times New Roman" w:hAnsi="Times New Roman"/>
        </w:rPr>
      </w:pPr>
      <w:r w:rsidRPr="00B52F99">
        <w:rPr>
          <w:rFonts w:ascii="Times New Roman" w:hAnsi="Times New Roman"/>
        </w:rPr>
        <w:lastRenderedPageBreak/>
        <w:t>Table 6.1.4.1-1: MCS index table for PUSCH with transform precoding and 64QAM</w:t>
      </w:r>
    </w:p>
    <w:tbl>
      <w:tblPr>
        <w:tblW w:w="0" w:type="auto"/>
        <w:tblInd w:w="1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0"/>
        <w:gridCol w:w="1800"/>
        <w:gridCol w:w="2283"/>
        <w:gridCol w:w="2278"/>
      </w:tblGrid>
      <w:tr w:rsidR="00C95926" w:rsidRPr="00B52F99" w14:paraId="7A3AF53C" w14:textId="77777777" w:rsidTr="00D17219">
        <w:trPr>
          <w:cantSplit/>
        </w:trPr>
        <w:tc>
          <w:tcPr>
            <w:tcW w:w="0" w:type="auto"/>
            <w:tcBorders>
              <w:top w:val="single" w:sz="4" w:space="0" w:color="auto"/>
              <w:left w:val="single" w:sz="4" w:space="0" w:color="auto"/>
              <w:bottom w:val="double" w:sz="4" w:space="0" w:color="auto"/>
              <w:right w:val="double" w:sz="4" w:space="0" w:color="auto"/>
            </w:tcBorders>
            <w:shd w:val="clear" w:color="auto" w:fill="E0E0E0"/>
            <w:vAlign w:val="center"/>
            <w:hideMark/>
          </w:tcPr>
          <w:p w14:paraId="63974580" w14:textId="77777777" w:rsidR="00C95926" w:rsidRPr="00B52F99" w:rsidRDefault="00C95926" w:rsidP="00D17219">
            <w:pPr>
              <w:pStyle w:val="TAH"/>
              <w:rPr>
                <w:rFonts w:ascii="Times New Roman" w:hAnsi="Times New Roman"/>
                <w:bCs/>
                <w:color w:val="000000"/>
                <w:sz w:val="20"/>
                <w:lang w:val="en-US"/>
              </w:rPr>
            </w:pPr>
            <w:r w:rsidRPr="00B52F99">
              <w:rPr>
                <w:rFonts w:ascii="Times New Roman" w:hAnsi="Times New Roman"/>
                <w:bCs/>
                <w:color w:val="000000"/>
                <w:sz w:val="20"/>
                <w:lang w:val="en-US"/>
              </w:rPr>
              <w:t>MCS Index</w:t>
            </w:r>
            <w:r w:rsidRPr="00B52F99">
              <w:rPr>
                <w:rFonts w:ascii="Times New Roman" w:hAnsi="Times New Roman"/>
                <w:bCs/>
                <w:color w:val="000000"/>
                <w:sz w:val="20"/>
                <w:lang w:val="en-US"/>
              </w:rPr>
              <w:br/>
            </w:r>
            <w:r w:rsidRPr="00B52F99">
              <w:rPr>
                <w:rFonts w:ascii="Times New Roman" w:hAnsi="Times New Roman"/>
                <w:i/>
                <w:color w:val="000000"/>
                <w:sz w:val="20"/>
              </w:rPr>
              <w:t>I</w:t>
            </w:r>
            <w:r w:rsidRPr="00B52F99">
              <w:rPr>
                <w:rFonts w:ascii="Times New Roman" w:hAnsi="Times New Roman"/>
                <w:i/>
                <w:color w:val="000000"/>
                <w:sz w:val="20"/>
                <w:vertAlign w:val="subscript"/>
              </w:rPr>
              <w:t>MCS</w:t>
            </w:r>
          </w:p>
        </w:tc>
        <w:tc>
          <w:tcPr>
            <w:tcW w:w="0" w:type="auto"/>
            <w:tcBorders>
              <w:top w:val="single" w:sz="4" w:space="0" w:color="auto"/>
              <w:left w:val="double" w:sz="4" w:space="0" w:color="auto"/>
              <w:bottom w:val="double" w:sz="4" w:space="0" w:color="auto"/>
              <w:right w:val="single" w:sz="4" w:space="0" w:color="auto"/>
            </w:tcBorders>
            <w:shd w:val="clear" w:color="auto" w:fill="E0E0E0"/>
            <w:vAlign w:val="center"/>
            <w:hideMark/>
          </w:tcPr>
          <w:p w14:paraId="3D5239EF" w14:textId="77777777" w:rsidR="00C95926" w:rsidRPr="00B52F99" w:rsidRDefault="00C95926" w:rsidP="00D17219">
            <w:pPr>
              <w:pStyle w:val="TAH"/>
              <w:rPr>
                <w:rFonts w:ascii="Times New Roman" w:hAnsi="Times New Roman"/>
                <w:bCs/>
                <w:color w:val="000000"/>
                <w:sz w:val="20"/>
                <w:lang w:val="en-US"/>
              </w:rPr>
            </w:pPr>
            <w:r w:rsidRPr="00B52F99">
              <w:rPr>
                <w:rFonts w:ascii="Times New Roman" w:hAnsi="Times New Roman"/>
                <w:bCs/>
                <w:color w:val="000000"/>
                <w:sz w:val="20"/>
                <w:lang w:val="en-US"/>
              </w:rPr>
              <w:t>Modulation Order</w:t>
            </w:r>
            <w:r w:rsidRPr="00B52F99">
              <w:rPr>
                <w:rFonts w:ascii="Times New Roman" w:hAnsi="Times New Roman"/>
                <w:bCs/>
                <w:color w:val="000000"/>
                <w:sz w:val="20"/>
                <w:lang w:val="en-US"/>
              </w:rPr>
              <w:br/>
            </w:r>
            <w:r w:rsidRPr="00B52F99">
              <w:rPr>
                <w:rFonts w:ascii="Times New Roman" w:hAnsi="Times New Roman"/>
                <w:i/>
                <w:color w:val="000000"/>
                <w:sz w:val="20"/>
              </w:rPr>
              <w:t xml:space="preserve"> Q</w:t>
            </w:r>
            <w:r w:rsidRPr="00B52F99">
              <w:rPr>
                <w:rFonts w:ascii="Times New Roman" w:hAnsi="Times New Roman"/>
                <w:i/>
                <w:color w:val="000000"/>
                <w:sz w:val="20"/>
                <w:vertAlign w:val="subscript"/>
              </w:rPr>
              <w:t>m</w:t>
            </w:r>
          </w:p>
        </w:tc>
        <w:tc>
          <w:tcPr>
            <w:tcW w:w="0" w:type="auto"/>
            <w:tcBorders>
              <w:top w:val="single" w:sz="4" w:space="0" w:color="auto"/>
              <w:left w:val="single" w:sz="4" w:space="0" w:color="auto"/>
              <w:bottom w:val="double" w:sz="4" w:space="0" w:color="auto"/>
              <w:right w:val="single" w:sz="4" w:space="0" w:color="auto"/>
            </w:tcBorders>
            <w:shd w:val="clear" w:color="auto" w:fill="E0E0E0"/>
            <w:vAlign w:val="center"/>
            <w:hideMark/>
          </w:tcPr>
          <w:p w14:paraId="16855806" w14:textId="77777777" w:rsidR="00C95926" w:rsidRPr="00B52F99" w:rsidRDefault="00C95926" w:rsidP="00D17219">
            <w:pPr>
              <w:pStyle w:val="TAH"/>
              <w:rPr>
                <w:rFonts w:ascii="Times New Roman" w:hAnsi="Times New Roman"/>
                <w:bCs/>
                <w:color w:val="000000"/>
                <w:sz w:val="20"/>
                <w:lang w:val="en-US"/>
              </w:rPr>
            </w:pPr>
            <w:r w:rsidRPr="00B52F99">
              <w:rPr>
                <w:rFonts w:ascii="Times New Roman" w:hAnsi="Times New Roman"/>
                <w:bCs/>
                <w:color w:val="000000"/>
                <w:sz w:val="20"/>
                <w:lang w:val="en-US"/>
              </w:rPr>
              <w:t xml:space="preserve">Target code Rate </w:t>
            </w:r>
            <w:r w:rsidRPr="00B52F99">
              <w:rPr>
                <w:rFonts w:ascii="Times New Roman" w:hAnsi="Times New Roman"/>
                <w:color w:val="000000"/>
                <w:sz w:val="20"/>
              </w:rPr>
              <w:t>x 1024</w:t>
            </w:r>
            <w:r w:rsidRPr="00B52F99">
              <w:rPr>
                <w:rFonts w:ascii="Times New Roman" w:hAnsi="Times New Roman"/>
                <w:bCs/>
                <w:color w:val="000000"/>
                <w:sz w:val="20"/>
                <w:lang w:val="en-US"/>
              </w:rPr>
              <w:br/>
            </w:r>
            <w:r w:rsidRPr="00B52F99">
              <w:rPr>
                <w:rFonts w:ascii="Times New Roman" w:hAnsi="Times New Roman"/>
                <w:i/>
                <w:color w:val="000000"/>
                <w:sz w:val="20"/>
              </w:rPr>
              <w:t>R</w:t>
            </w:r>
          </w:p>
        </w:tc>
        <w:tc>
          <w:tcPr>
            <w:tcW w:w="2278" w:type="dxa"/>
            <w:tcBorders>
              <w:top w:val="single" w:sz="4" w:space="0" w:color="auto"/>
              <w:left w:val="single" w:sz="4" w:space="0" w:color="auto"/>
              <w:bottom w:val="double" w:sz="4" w:space="0" w:color="auto"/>
              <w:right w:val="single" w:sz="4" w:space="0" w:color="auto"/>
            </w:tcBorders>
            <w:shd w:val="clear" w:color="auto" w:fill="E0E0E0"/>
          </w:tcPr>
          <w:p w14:paraId="148E9BA0" w14:textId="77777777" w:rsidR="00C95926" w:rsidRPr="00B52F99" w:rsidRDefault="00C95926" w:rsidP="00D17219">
            <w:pPr>
              <w:pStyle w:val="TAH"/>
              <w:rPr>
                <w:rFonts w:ascii="Times New Roman" w:hAnsi="Times New Roman"/>
                <w:bCs/>
                <w:color w:val="000000"/>
                <w:sz w:val="20"/>
              </w:rPr>
            </w:pPr>
            <w:r w:rsidRPr="00B52F99">
              <w:rPr>
                <w:rFonts w:ascii="Times New Roman" w:hAnsi="Times New Roman"/>
                <w:bCs/>
                <w:color w:val="000000"/>
                <w:sz w:val="20"/>
              </w:rPr>
              <w:t>Spectral</w:t>
            </w:r>
          </w:p>
          <w:p w14:paraId="3DF4FA81" w14:textId="77777777" w:rsidR="00C95926" w:rsidRPr="00B52F99" w:rsidRDefault="00C95926" w:rsidP="00D17219">
            <w:pPr>
              <w:pStyle w:val="TAH"/>
              <w:rPr>
                <w:rFonts w:ascii="Times New Roman" w:hAnsi="Times New Roman"/>
                <w:bCs/>
                <w:color w:val="000000"/>
                <w:sz w:val="20"/>
                <w:lang w:val="en-US"/>
              </w:rPr>
            </w:pPr>
            <w:r w:rsidRPr="00B52F99">
              <w:rPr>
                <w:rFonts w:ascii="Times New Roman" w:hAnsi="Times New Roman"/>
                <w:bCs/>
                <w:color w:val="000000"/>
                <w:sz w:val="20"/>
              </w:rPr>
              <w:t>efficiency</w:t>
            </w:r>
          </w:p>
        </w:tc>
      </w:tr>
      <w:tr w:rsidR="00C95926" w:rsidRPr="00B52F99" w14:paraId="47061F2A" w14:textId="77777777" w:rsidTr="00D17219">
        <w:trPr>
          <w:cantSplit/>
        </w:trPr>
        <w:tc>
          <w:tcPr>
            <w:tcW w:w="0" w:type="auto"/>
            <w:tcBorders>
              <w:top w:val="double" w:sz="4" w:space="0" w:color="auto"/>
              <w:left w:val="single" w:sz="4" w:space="0" w:color="auto"/>
              <w:bottom w:val="single" w:sz="4" w:space="0" w:color="auto"/>
              <w:right w:val="double" w:sz="4" w:space="0" w:color="auto"/>
            </w:tcBorders>
            <w:vAlign w:val="center"/>
            <w:hideMark/>
          </w:tcPr>
          <w:p w14:paraId="42DEFED9" w14:textId="77777777" w:rsidR="00C95926" w:rsidRPr="00B52F99" w:rsidRDefault="00C95926" w:rsidP="00D17219">
            <w:pPr>
              <w:pStyle w:val="TAC"/>
              <w:rPr>
                <w:b/>
                <w:color w:val="000000"/>
                <w:lang w:val="en-US"/>
              </w:rPr>
            </w:pPr>
            <w:r w:rsidRPr="00B52F99">
              <w:rPr>
                <w:b/>
                <w:color w:val="000000"/>
                <w:lang w:val="en-US"/>
              </w:rPr>
              <w:t>0</w:t>
            </w:r>
          </w:p>
        </w:tc>
        <w:tc>
          <w:tcPr>
            <w:tcW w:w="0" w:type="auto"/>
            <w:tcBorders>
              <w:top w:val="single" w:sz="8" w:space="0" w:color="auto"/>
              <w:left w:val="single" w:sz="8" w:space="0" w:color="auto"/>
              <w:bottom w:val="single" w:sz="8" w:space="0" w:color="auto"/>
              <w:right w:val="single" w:sz="8" w:space="0" w:color="auto"/>
            </w:tcBorders>
            <w:vAlign w:val="center"/>
          </w:tcPr>
          <w:p w14:paraId="7FE3B500" w14:textId="77777777" w:rsidR="00C95926" w:rsidRPr="00A82F5F" w:rsidRDefault="00C95926" w:rsidP="00D17219">
            <w:pPr>
              <w:pStyle w:val="TAC"/>
              <w:rPr>
                <w:color w:val="000000"/>
                <w:lang w:val="en-US"/>
              </w:rPr>
            </w:pPr>
            <w:r w:rsidRPr="00A82F5F">
              <w:rPr>
                <w:i/>
                <w:color w:val="000000"/>
              </w:rPr>
              <w:t>q</w:t>
            </w:r>
          </w:p>
        </w:tc>
        <w:tc>
          <w:tcPr>
            <w:tcW w:w="0" w:type="auto"/>
            <w:tcBorders>
              <w:top w:val="single" w:sz="8" w:space="0" w:color="auto"/>
              <w:left w:val="single" w:sz="8" w:space="0" w:color="auto"/>
              <w:bottom w:val="single" w:sz="8" w:space="0" w:color="auto"/>
              <w:right w:val="single" w:sz="8" w:space="0" w:color="auto"/>
            </w:tcBorders>
          </w:tcPr>
          <w:p w14:paraId="5DA3CFF6" w14:textId="77777777" w:rsidR="00C95926" w:rsidRPr="00A82F5F" w:rsidRDefault="00C95926" w:rsidP="00D17219">
            <w:pPr>
              <w:pStyle w:val="TAC"/>
              <w:rPr>
                <w:color w:val="000000"/>
                <w:lang w:val="en-US"/>
              </w:rPr>
            </w:pPr>
            <w:r w:rsidRPr="00A82F5F">
              <w:rPr>
                <w:color w:val="000000"/>
              </w:rPr>
              <w:t>240/</w:t>
            </w:r>
            <w:r w:rsidRPr="00A82F5F">
              <w:rPr>
                <w:i/>
                <w:color w:val="000000"/>
              </w:rPr>
              <w:t>q</w:t>
            </w:r>
          </w:p>
        </w:tc>
        <w:tc>
          <w:tcPr>
            <w:tcW w:w="2278" w:type="dxa"/>
            <w:tcBorders>
              <w:top w:val="single" w:sz="8" w:space="0" w:color="auto"/>
              <w:left w:val="single" w:sz="8" w:space="0" w:color="auto"/>
              <w:bottom w:val="single" w:sz="8" w:space="0" w:color="auto"/>
              <w:right w:val="single" w:sz="8" w:space="0" w:color="auto"/>
            </w:tcBorders>
          </w:tcPr>
          <w:p w14:paraId="706E0015" w14:textId="77777777" w:rsidR="00C95926" w:rsidRPr="00B52F99" w:rsidRDefault="00C95926" w:rsidP="00D17219">
            <w:pPr>
              <w:pStyle w:val="TAC"/>
              <w:rPr>
                <w:color w:val="000000"/>
                <w:lang w:val="en-US"/>
              </w:rPr>
            </w:pPr>
            <w:r w:rsidRPr="00B52F99">
              <w:rPr>
                <w:color w:val="000000"/>
              </w:rPr>
              <w:t>0.2344</w:t>
            </w:r>
          </w:p>
        </w:tc>
      </w:tr>
      <w:tr w:rsidR="00C95926" w:rsidRPr="00B52F99" w14:paraId="4F4FD343"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tcPr>
          <w:p w14:paraId="50E659B6" w14:textId="77777777" w:rsidR="00C95926" w:rsidRPr="00B52F99" w:rsidRDefault="00C95926" w:rsidP="00D17219">
            <w:pPr>
              <w:pStyle w:val="TAC"/>
              <w:rPr>
                <w:b/>
                <w:color w:val="000000"/>
              </w:rPr>
            </w:pPr>
            <w:r w:rsidRPr="00B52F99">
              <w:rPr>
                <w:b/>
                <w:color w:val="000000"/>
              </w:rPr>
              <w:t>1</w:t>
            </w:r>
          </w:p>
        </w:tc>
        <w:tc>
          <w:tcPr>
            <w:tcW w:w="0" w:type="auto"/>
            <w:tcBorders>
              <w:top w:val="single" w:sz="8" w:space="0" w:color="auto"/>
              <w:left w:val="single" w:sz="8" w:space="0" w:color="auto"/>
              <w:bottom w:val="single" w:sz="8" w:space="0" w:color="auto"/>
              <w:right w:val="single" w:sz="8" w:space="0" w:color="auto"/>
            </w:tcBorders>
            <w:vAlign w:val="center"/>
          </w:tcPr>
          <w:p w14:paraId="300C7196" w14:textId="77777777" w:rsidR="00C95926" w:rsidRPr="00A82F5F" w:rsidRDefault="00C95926" w:rsidP="00D17219">
            <w:pPr>
              <w:pStyle w:val="TAC"/>
              <w:rPr>
                <w:color w:val="000000"/>
              </w:rPr>
            </w:pPr>
            <w:r w:rsidRPr="00A82F5F">
              <w:rPr>
                <w:i/>
                <w:color w:val="000000"/>
              </w:rPr>
              <w:t>q</w:t>
            </w:r>
          </w:p>
        </w:tc>
        <w:tc>
          <w:tcPr>
            <w:tcW w:w="0" w:type="auto"/>
            <w:tcBorders>
              <w:top w:val="single" w:sz="8" w:space="0" w:color="auto"/>
              <w:left w:val="single" w:sz="8" w:space="0" w:color="auto"/>
              <w:bottom w:val="single" w:sz="8" w:space="0" w:color="auto"/>
              <w:right w:val="single" w:sz="8" w:space="0" w:color="auto"/>
            </w:tcBorders>
          </w:tcPr>
          <w:p w14:paraId="686E527E" w14:textId="77777777" w:rsidR="00C95926" w:rsidRPr="00A82F5F" w:rsidRDefault="00C95926" w:rsidP="00D17219">
            <w:pPr>
              <w:pStyle w:val="TAC"/>
              <w:rPr>
                <w:color w:val="000000"/>
              </w:rPr>
            </w:pPr>
            <w:r w:rsidRPr="00A82F5F">
              <w:rPr>
                <w:color w:val="000000"/>
              </w:rPr>
              <w:t>314/</w:t>
            </w:r>
            <w:r w:rsidRPr="00A82F5F">
              <w:rPr>
                <w:i/>
                <w:color w:val="000000"/>
              </w:rPr>
              <w:t>q</w:t>
            </w:r>
          </w:p>
        </w:tc>
        <w:tc>
          <w:tcPr>
            <w:tcW w:w="2278" w:type="dxa"/>
            <w:tcBorders>
              <w:top w:val="single" w:sz="8" w:space="0" w:color="auto"/>
              <w:left w:val="single" w:sz="8" w:space="0" w:color="auto"/>
              <w:bottom w:val="single" w:sz="8" w:space="0" w:color="auto"/>
              <w:right w:val="single" w:sz="8" w:space="0" w:color="auto"/>
            </w:tcBorders>
          </w:tcPr>
          <w:p w14:paraId="6B5FA528" w14:textId="77777777" w:rsidR="00C95926" w:rsidRPr="00B52F99" w:rsidRDefault="00C95926" w:rsidP="00D17219">
            <w:pPr>
              <w:pStyle w:val="TAC"/>
              <w:rPr>
                <w:color w:val="000000"/>
              </w:rPr>
            </w:pPr>
            <w:r w:rsidRPr="00B52F99">
              <w:rPr>
                <w:color w:val="000000"/>
              </w:rPr>
              <w:t>0.3066</w:t>
            </w:r>
          </w:p>
        </w:tc>
      </w:tr>
      <w:tr w:rsidR="00C95926" w:rsidRPr="00B52F99" w14:paraId="3B0B5CD8"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tcPr>
          <w:p w14:paraId="44688230" w14:textId="77777777" w:rsidR="00C95926" w:rsidRPr="00B52F99" w:rsidRDefault="00C95926" w:rsidP="00D17219">
            <w:pPr>
              <w:pStyle w:val="TAC"/>
              <w:rPr>
                <w:b/>
                <w:color w:val="000000"/>
              </w:rPr>
            </w:pPr>
            <w:r w:rsidRPr="00B52F99">
              <w:rPr>
                <w:b/>
                <w:color w:val="000000"/>
              </w:rPr>
              <w:t>2</w:t>
            </w:r>
          </w:p>
        </w:tc>
        <w:tc>
          <w:tcPr>
            <w:tcW w:w="0" w:type="auto"/>
            <w:tcBorders>
              <w:top w:val="single" w:sz="8" w:space="0" w:color="auto"/>
              <w:left w:val="single" w:sz="8" w:space="0" w:color="auto"/>
              <w:bottom w:val="single" w:sz="8" w:space="0" w:color="auto"/>
              <w:right w:val="single" w:sz="8" w:space="0" w:color="auto"/>
            </w:tcBorders>
            <w:vAlign w:val="center"/>
          </w:tcPr>
          <w:p w14:paraId="785744E6" w14:textId="77777777" w:rsidR="00C95926" w:rsidRPr="00B52F99" w:rsidRDefault="00C95926" w:rsidP="00D17219">
            <w:pPr>
              <w:pStyle w:val="TAC"/>
              <w:rPr>
                <w:color w:val="000000"/>
              </w:rPr>
            </w:pPr>
            <w:r w:rsidRPr="00B52F99">
              <w:rPr>
                <w:color w:val="000000"/>
              </w:rPr>
              <w:t>2</w:t>
            </w:r>
          </w:p>
        </w:tc>
        <w:tc>
          <w:tcPr>
            <w:tcW w:w="0" w:type="auto"/>
            <w:tcBorders>
              <w:top w:val="single" w:sz="8" w:space="0" w:color="auto"/>
              <w:left w:val="single" w:sz="8" w:space="0" w:color="auto"/>
              <w:bottom w:val="single" w:sz="8" w:space="0" w:color="auto"/>
              <w:right w:val="single" w:sz="8" w:space="0" w:color="auto"/>
            </w:tcBorders>
          </w:tcPr>
          <w:p w14:paraId="46FB271D" w14:textId="77777777" w:rsidR="00C95926" w:rsidRPr="00B52F99" w:rsidRDefault="00C95926" w:rsidP="00D17219">
            <w:pPr>
              <w:pStyle w:val="TAC"/>
              <w:rPr>
                <w:color w:val="000000"/>
              </w:rPr>
            </w:pPr>
            <w:r w:rsidRPr="00B52F99">
              <w:rPr>
                <w:color w:val="000000"/>
              </w:rPr>
              <w:t>193</w:t>
            </w:r>
          </w:p>
        </w:tc>
        <w:tc>
          <w:tcPr>
            <w:tcW w:w="2278" w:type="dxa"/>
            <w:tcBorders>
              <w:top w:val="single" w:sz="8" w:space="0" w:color="auto"/>
              <w:left w:val="single" w:sz="8" w:space="0" w:color="auto"/>
              <w:bottom w:val="single" w:sz="8" w:space="0" w:color="auto"/>
              <w:right w:val="single" w:sz="8" w:space="0" w:color="auto"/>
            </w:tcBorders>
          </w:tcPr>
          <w:p w14:paraId="2C184B3E" w14:textId="77777777" w:rsidR="00C95926" w:rsidRPr="00B52F99" w:rsidRDefault="00C95926" w:rsidP="00D17219">
            <w:pPr>
              <w:pStyle w:val="TAC"/>
              <w:rPr>
                <w:color w:val="000000"/>
              </w:rPr>
            </w:pPr>
            <w:r w:rsidRPr="00B52F99">
              <w:rPr>
                <w:color w:val="000000"/>
              </w:rPr>
              <w:t>0.3770</w:t>
            </w:r>
          </w:p>
        </w:tc>
      </w:tr>
      <w:tr w:rsidR="00C95926" w:rsidRPr="00B52F99" w14:paraId="6F54813D"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3DF5A3B5" w14:textId="77777777" w:rsidR="00C95926" w:rsidRPr="00B52F99" w:rsidRDefault="00C95926" w:rsidP="00D17219">
            <w:pPr>
              <w:pStyle w:val="TAC"/>
              <w:rPr>
                <w:b/>
                <w:color w:val="000000"/>
              </w:rPr>
            </w:pPr>
            <w:r w:rsidRPr="00B52F99">
              <w:rPr>
                <w:b/>
                <w:color w:val="000000"/>
              </w:rPr>
              <w:t>3</w:t>
            </w:r>
          </w:p>
        </w:tc>
        <w:tc>
          <w:tcPr>
            <w:tcW w:w="0" w:type="auto"/>
            <w:tcBorders>
              <w:top w:val="single" w:sz="8" w:space="0" w:color="auto"/>
              <w:left w:val="single" w:sz="8" w:space="0" w:color="auto"/>
              <w:bottom w:val="single" w:sz="8" w:space="0" w:color="auto"/>
              <w:right w:val="single" w:sz="8" w:space="0" w:color="auto"/>
            </w:tcBorders>
            <w:vAlign w:val="center"/>
          </w:tcPr>
          <w:p w14:paraId="13963D69" w14:textId="77777777" w:rsidR="00C95926" w:rsidRPr="00B52F99" w:rsidRDefault="00C95926" w:rsidP="00D17219">
            <w:pPr>
              <w:pStyle w:val="TAC"/>
              <w:rPr>
                <w:color w:val="000000"/>
              </w:rPr>
            </w:pPr>
            <w:r w:rsidRPr="00B52F99">
              <w:rPr>
                <w:color w:val="000000"/>
              </w:rPr>
              <w:t>2</w:t>
            </w:r>
          </w:p>
        </w:tc>
        <w:tc>
          <w:tcPr>
            <w:tcW w:w="0" w:type="auto"/>
            <w:tcBorders>
              <w:top w:val="single" w:sz="8" w:space="0" w:color="auto"/>
              <w:left w:val="single" w:sz="8" w:space="0" w:color="auto"/>
              <w:bottom w:val="single" w:sz="8" w:space="0" w:color="auto"/>
              <w:right w:val="single" w:sz="8" w:space="0" w:color="auto"/>
            </w:tcBorders>
          </w:tcPr>
          <w:p w14:paraId="05BE92C8" w14:textId="77777777" w:rsidR="00C95926" w:rsidRPr="00B52F99" w:rsidRDefault="00C95926" w:rsidP="00D17219">
            <w:pPr>
              <w:pStyle w:val="TAC"/>
              <w:rPr>
                <w:color w:val="000000"/>
              </w:rPr>
            </w:pPr>
            <w:r w:rsidRPr="00B52F99">
              <w:rPr>
                <w:color w:val="000000"/>
              </w:rPr>
              <w:t>251</w:t>
            </w:r>
          </w:p>
        </w:tc>
        <w:tc>
          <w:tcPr>
            <w:tcW w:w="2278" w:type="dxa"/>
            <w:tcBorders>
              <w:top w:val="single" w:sz="8" w:space="0" w:color="auto"/>
              <w:left w:val="single" w:sz="8" w:space="0" w:color="auto"/>
              <w:bottom w:val="single" w:sz="8" w:space="0" w:color="auto"/>
              <w:right w:val="single" w:sz="8" w:space="0" w:color="auto"/>
            </w:tcBorders>
          </w:tcPr>
          <w:p w14:paraId="7B11A785" w14:textId="77777777" w:rsidR="00C95926" w:rsidRPr="00B52F99" w:rsidRDefault="00C95926" w:rsidP="00D17219">
            <w:pPr>
              <w:pStyle w:val="TAC"/>
              <w:rPr>
                <w:color w:val="000000"/>
              </w:rPr>
            </w:pPr>
            <w:r w:rsidRPr="00B52F99">
              <w:rPr>
                <w:color w:val="000000"/>
              </w:rPr>
              <w:t>0.4902</w:t>
            </w:r>
          </w:p>
        </w:tc>
      </w:tr>
      <w:tr w:rsidR="00C95926" w:rsidRPr="00B52F99" w14:paraId="15523B05"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17EEFEF8" w14:textId="77777777" w:rsidR="00C95926" w:rsidRPr="00B52F99" w:rsidRDefault="00C95926" w:rsidP="00D17219">
            <w:pPr>
              <w:pStyle w:val="TAC"/>
              <w:rPr>
                <w:b/>
                <w:color w:val="000000"/>
              </w:rPr>
            </w:pPr>
            <w:r w:rsidRPr="00B52F99">
              <w:rPr>
                <w:b/>
                <w:color w:val="000000"/>
              </w:rPr>
              <w:t>4</w:t>
            </w:r>
          </w:p>
        </w:tc>
        <w:tc>
          <w:tcPr>
            <w:tcW w:w="0" w:type="auto"/>
            <w:tcBorders>
              <w:top w:val="single" w:sz="8" w:space="0" w:color="auto"/>
              <w:left w:val="single" w:sz="8" w:space="0" w:color="auto"/>
              <w:bottom w:val="single" w:sz="8" w:space="0" w:color="auto"/>
              <w:right w:val="single" w:sz="8" w:space="0" w:color="auto"/>
            </w:tcBorders>
            <w:vAlign w:val="center"/>
          </w:tcPr>
          <w:p w14:paraId="46B822AC" w14:textId="77777777" w:rsidR="00C95926" w:rsidRPr="00B52F99" w:rsidRDefault="00C95926" w:rsidP="00D17219">
            <w:pPr>
              <w:pStyle w:val="TAC"/>
              <w:rPr>
                <w:color w:val="000000"/>
              </w:rPr>
            </w:pPr>
            <w:r w:rsidRPr="00B52F99">
              <w:rPr>
                <w:color w:val="000000"/>
              </w:rPr>
              <w:t>2</w:t>
            </w:r>
          </w:p>
        </w:tc>
        <w:tc>
          <w:tcPr>
            <w:tcW w:w="0" w:type="auto"/>
            <w:tcBorders>
              <w:top w:val="single" w:sz="8" w:space="0" w:color="auto"/>
              <w:left w:val="single" w:sz="8" w:space="0" w:color="auto"/>
              <w:bottom w:val="single" w:sz="8" w:space="0" w:color="auto"/>
              <w:right w:val="single" w:sz="8" w:space="0" w:color="auto"/>
            </w:tcBorders>
          </w:tcPr>
          <w:p w14:paraId="2116EB44" w14:textId="77777777" w:rsidR="00C95926" w:rsidRPr="00B52F99" w:rsidRDefault="00C95926" w:rsidP="00D17219">
            <w:pPr>
              <w:pStyle w:val="TAC"/>
              <w:rPr>
                <w:color w:val="000000"/>
              </w:rPr>
            </w:pPr>
            <w:r w:rsidRPr="00B52F99">
              <w:rPr>
                <w:color w:val="000000"/>
              </w:rPr>
              <w:t>308</w:t>
            </w:r>
          </w:p>
        </w:tc>
        <w:tc>
          <w:tcPr>
            <w:tcW w:w="2278" w:type="dxa"/>
            <w:tcBorders>
              <w:top w:val="single" w:sz="8" w:space="0" w:color="auto"/>
              <w:left w:val="single" w:sz="8" w:space="0" w:color="auto"/>
              <w:bottom w:val="single" w:sz="8" w:space="0" w:color="auto"/>
              <w:right w:val="single" w:sz="8" w:space="0" w:color="auto"/>
            </w:tcBorders>
          </w:tcPr>
          <w:p w14:paraId="074C4DD3" w14:textId="77777777" w:rsidR="00C95926" w:rsidRPr="00B52F99" w:rsidRDefault="00C95926" w:rsidP="00D17219">
            <w:pPr>
              <w:pStyle w:val="TAC"/>
              <w:rPr>
                <w:color w:val="000000"/>
              </w:rPr>
            </w:pPr>
            <w:r w:rsidRPr="00B52F99">
              <w:rPr>
                <w:color w:val="000000"/>
              </w:rPr>
              <w:t>0.6016</w:t>
            </w:r>
          </w:p>
        </w:tc>
      </w:tr>
      <w:tr w:rsidR="00C95926" w:rsidRPr="00B52F99" w14:paraId="2D438DAC"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0EAEFE78" w14:textId="77777777" w:rsidR="00C95926" w:rsidRPr="00B52F99" w:rsidRDefault="00C95926" w:rsidP="00D17219">
            <w:pPr>
              <w:pStyle w:val="TAC"/>
              <w:rPr>
                <w:b/>
                <w:color w:val="000000"/>
              </w:rPr>
            </w:pPr>
            <w:r w:rsidRPr="00B52F99">
              <w:rPr>
                <w:b/>
                <w:color w:val="000000"/>
              </w:rPr>
              <w:t>5</w:t>
            </w:r>
          </w:p>
        </w:tc>
        <w:tc>
          <w:tcPr>
            <w:tcW w:w="0" w:type="auto"/>
            <w:tcBorders>
              <w:top w:val="single" w:sz="8" w:space="0" w:color="auto"/>
              <w:left w:val="single" w:sz="8" w:space="0" w:color="auto"/>
              <w:bottom w:val="single" w:sz="8" w:space="0" w:color="auto"/>
              <w:right w:val="single" w:sz="8" w:space="0" w:color="auto"/>
            </w:tcBorders>
            <w:vAlign w:val="center"/>
          </w:tcPr>
          <w:p w14:paraId="6A64F84A" w14:textId="77777777" w:rsidR="00C95926" w:rsidRPr="00B52F99" w:rsidRDefault="00C95926" w:rsidP="00D17219">
            <w:pPr>
              <w:pStyle w:val="TAC"/>
              <w:rPr>
                <w:color w:val="000000"/>
              </w:rPr>
            </w:pPr>
            <w:r w:rsidRPr="00B52F99">
              <w:rPr>
                <w:color w:val="000000"/>
              </w:rPr>
              <w:t>2</w:t>
            </w:r>
          </w:p>
        </w:tc>
        <w:tc>
          <w:tcPr>
            <w:tcW w:w="0" w:type="auto"/>
            <w:tcBorders>
              <w:top w:val="single" w:sz="8" w:space="0" w:color="auto"/>
              <w:left w:val="single" w:sz="8" w:space="0" w:color="auto"/>
              <w:bottom w:val="single" w:sz="8" w:space="0" w:color="auto"/>
              <w:right w:val="single" w:sz="8" w:space="0" w:color="auto"/>
            </w:tcBorders>
          </w:tcPr>
          <w:p w14:paraId="3E961FA6" w14:textId="77777777" w:rsidR="00C95926" w:rsidRPr="00B52F99" w:rsidRDefault="00C95926" w:rsidP="00D17219">
            <w:pPr>
              <w:pStyle w:val="TAC"/>
              <w:rPr>
                <w:color w:val="000000"/>
              </w:rPr>
            </w:pPr>
            <w:r w:rsidRPr="00B52F99">
              <w:rPr>
                <w:color w:val="000000"/>
              </w:rPr>
              <w:t>379</w:t>
            </w:r>
          </w:p>
        </w:tc>
        <w:tc>
          <w:tcPr>
            <w:tcW w:w="2278" w:type="dxa"/>
            <w:tcBorders>
              <w:top w:val="single" w:sz="8" w:space="0" w:color="auto"/>
              <w:left w:val="single" w:sz="8" w:space="0" w:color="auto"/>
              <w:bottom w:val="single" w:sz="8" w:space="0" w:color="auto"/>
              <w:right w:val="single" w:sz="8" w:space="0" w:color="auto"/>
            </w:tcBorders>
          </w:tcPr>
          <w:p w14:paraId="20490B4F" w14:textId="77777777" w:rsidR="00C95926" w:rsidRPr="00B52F99" w:rsidRDefault="00C95926" w:rsidP="00D17219">
            <w:pPr>
              <w:pStyle w:val="TAC"/>
              <w:rPr>
                <w:color w:val="000000"/>
              </w:rPr>
            </w:pPr>
            <w:r w:rsidRPr="00B52F99">
              <w:rPr>
                <w:color w:val="000000"/>
              </w:rPr>
              <w:t>0.7402</w:t>
            </w:r>
          </w:p>
        </w:tc>
      </w:tr>
      <w:tr w:rsidR="00C95926" w:rsidRPr="00B52F99" w14:paraId="7F2CAE1F"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139ECD43" w14:textId="77777777" w:rsidR="00C95926" w:rsidRPr="00B52F99" w:rsidRDefault="00C95926" w:rsidP="00D17219">
            <w:pPr>
              <w:pStyle w:val="TAC"/>
              <w:rPr>
                <w:b/>
                <w:color w:val="000000"/>
              </w:rPr>
            </w:pPr>
            <w:r w:rsidRPr="00B52F99">
              <w:rPr>
                <w:b/>
                <w:color w:val="000000"/>
              </w:rPr>
              <w:t>6</w:t>
            </w:r>
          </w:p>
        </w:tc>
        <w:tc>
          <w:tcPr>
            <w:tcW w:w="0" w:type="auto"/>
            <w:tcBorders>
              <w:top w:val="single" w:sz="8" w:space="0" w:color="auto"/>
              <w:left w:val="single" w:sz="8" w:space="0" w:color="auto"/>
              <w:bottom w:val="single" w:sz="8" w:space="0" w:color="auto"/>
              <w:right w:val="single" w:sz="8" w:space="0" w:color="auto"/>
            </w:tcBorders>
            <w:vAlign w:val="center"/>
          </w:tcPr>
          <w:p w14:paraId="4E354BA5" w14:textId="77777777" w:rsidR="00C95926" w:rsidRPr="00B52F99" w:rsidRDefault="00C95926" w:rsidP="00D17219">
            <w:pPr>
              <w:pStyle w:val="TAC"/>
              <w:rPr>
                <w:color w:val="000000"/>
              </w:rPr>
            </w:pPr>
            <w:r w:rsidRPr="00B52F99">
              <w:rPr>
                <w:color w:val="000000"/>
              </w:rPr>
              <w:t>2</w:t>
            </w:r>
          </w:p>
        </w:tc>
        <w:tc>
          <w:tcPr>
            <w:tcW w:w="0" w:type="auto"/>
            <w:tcBorders>
              <w:top w:val="single" w:sz="8" w:space="0" w:color="auto"/>
              <w:left w:val="single" w:sz="8" w:space="0" w:color="auto"/>
              <w:bottom w:val="single" w:sz="8" w:space="0" w:color="auto"/>
              <w:right w:val="single" w:sz="8" w:space="0" w:color="auto"/>
            </w:tcBorders>
          </w:tcPr>
          <w:p w14:paraId="6DA3DDA4" w14:textId="77777777" w:rsidR="00C95926" w:rsidRPr="00B52F99" w:rsidRDefault="00C95926" w:rsidP="00D17219">
            <w:pPr>
              <w:pStyle w:val="TAC"/>
              <w:rPr>
                <w:color w:val="000000"/>
              </w:rPr>
            </w:pPr>
            <w:r w:rsidRPr="00B52F99">
              <w:rPr>
                <w:color w:val="000000"/>
              </w:rPr>
              <w:t>449</w:t>
            </w:r>
          </w:p>
        </w:tc>
        <w:tc>
          <w:tcPr>
            <w:tcW w:w="2278" w:type="dxa"/>
            <w:tcBorders>
              <w:top w:val="single" w:sz="8" w:space="0" w:color="auto"/>
              <w:left w:val="single" w:sz="8" w:space="0" w:color="auto"/>
              <w:bottom w:val="single" w:sz="8" w:space="0" w:color="auto"/>
              <w:right w:val="single" w:sz="8" w:space="0" w:color="auto"/>
            </w:tcBorders>
          </w:tcPr>
          <w:p w14:paraId="427AE193" w14:textId="77777777" w:rsidR="00C95926" w:rsidRPr="00B52F99" w:rsidRDefault="00C95926" w:rsidP="00D17219">
            <w:pPr>
              <w:pStyle w:val="TAC"/>
              <w:rPr>
                <w:color w:val="000000"/>
              </w:rPr>
            </w:pPr>
            <w:r w:rsidRPr="00B52F99">
              <w:rPr>
                <w:color w:val="000000"/>
              </w:rPr>
              <w:t>0.8770</w:t>
            </w:r>
          </w:p>
        </w:tc>
      </w:tr>
      <w:tr w:rsidR="00C95926" w:rsidRPr="00B52F99" w14:paraId="13926EDE"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7020E6C7" w14:textId="77777777" w:rsidR="00C95926" w:rsidRPr="00B52F99" w:rsidRDefault="00C95926" w:rsidP="00D17219">
            <w:pPr>
              <w:pStyle w:val="TAC"/>
              <w:rPr>
                <w:b/>
                <w:color w:val="000000"/>
              </w:rPr>
            </w:pPr>
            <w:r w:rsidRPr="00B52F99">
              <w:rPr>
                <w:b/>
                <w:color w:val="000000"/>
              </w:rPr>
              <w:t>7</w:t>
            </w:r>
          </w:p>
        </w:tc>
        <w:tc>
          <w:tcPr>
            <w:tcW w:w="0" w:type="auto"/>
            <w:tcBorders>
              <w:top w:val="single" w:sz="8" w:space="0" w:color="auto"/>
              <w:left w:val="single" w:sz="8" w:space="0" w:color="auto"/>
              <w:bottom w:val="single" w:sz="8" w:space="0" w:color="auto"/>
              <w:right w:val="single" w:sz="8" w:space="0" w:color="auto"/>
            </w:tcBorders>
            <w:vAlign w:val="center"/>
          </w:tcPr>
          <w:p w14:paraId="39424286" w14:textId="77777777" w:rsidR="00C95926" w:rsidRPr="00B52F99" w:rsidRDefault="00C95926" w:rsidP="00D17219">
            <w:pPr>
              <w:pStyle w:val="TAC"/>
              <w:rPr>
                <w:color w:val="000000"/>
              </w:rPr>
            </w:pPr>
            <w:r w:rsidRPr="00B52F99">
              <w:rPr>
                <w:color w:val="000000"/>
              </w:rPr>
              <w:t>2</w:t>
            </w:r>
          </w:p>
        </w:tc>
        <w:tc>
          <w:tcPr>
            <w:tcW w:w="0" w:type="auto"/>
            <w:tcBorders>
              <w:top w:val="single" w:sz="8" w:space="0" w:color="auto"/>
              <w:left w:val="single" w:sz="8" w:space="0" w:color="auto"/>
              <w:bottom w:val="single" w:sz="8" w:space="0" w:color="auto"/>
              <w:right w:val="single" w:sz="8" w:space="0" w:color="auto"/>
            </w:tcBorders>
          </w:tcPr>
          <w:p w14:paraId="3DFEED9D" w14:textId="77777777" w:rsidR="00C95926" w:rsidRPr="00B52F99" w:rsidRDefault="00C95926" w:rsidP="00D17219">
            <w:pPr>
              <w:pStyle w:val="TAC"/>
              <w:rPr>
                <w:color w:val="000000"/>
              </w:rPr>
            </w:pPr>
            <w:r w:rsidRPr="00B52F99">
              <w:rPr>
                <w:color w:val="000000"/>
              </w:rPr>
              <w:t>526</w:t>
            </w:r>
          </w:p>
        </w:tc>
        <w:tc>
          <w:tcPr>
            <w:tcW w:w="2278" w:type="dxa"/>
            <w:tcBorders>
              <w:top w:val="single" w:sz="8" w:space="0" w:color="auto"/>
              <w:left w:val="single" w:sz="8" w:space="0" w:color="auto"/>
              <w:bottom w:val="single" w:sz="8" w:space="0" w:color="auto"/>
              <w:right w:val="single" w:sz="8" w:space="0" w:color="auto"/>
            </w:tcBorders>
          </w:tcPr>
          <w:p w14:paraId="77EE7F31" w14:textId="77777777" w:rsidR="00C95926" w:rsidRPr="00B52F99" w:rsidRDefault="00C95926" w:rsidP="00D17219">
            <w:pPr>
              <w:pStyle w:val="TAC"/>
              <w:rPr>
                <w:color w:val="000000"/>
              </w:rPr>
            </w:pPr>
            <w:r w:rsidRPr="00B52F99">
              <w:rPr>
                <w:color w:val="000000"/>
              </w:rPr>
              <w:t>1.0273</w:t>
            </w:r>
          </w:p>
        </w:tc>
      </w:tr>
      <w:tr w:rsidR="00C95926" w:rsidRPr="00B52F99" w14:paraId="1FE5119C"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73B3FC0F" w14:textId="77777777" w:rsidR="00C95926" w:rsidRPr="00B52F99" w:rsidRDefault="00C95926" w:rsidP="00D17219">
            <w:pPr>
              <w:pStyle w:val="TAC"/>
              <w:rPr>
                <w:b/>
                <w:color w:val="000000"/>
              </w:rPr>
            </w:pPr>
            <w:r w:rsidRPr="00B52F99">
              <w:rPr>
                <w:b/>
                <w:color w:val="000000"/>
              </w:rPr>
              <w:t>8</w:t>
            </w:r>
          </w:p>
        </w:tc>
        <w:tc>
          <w:tcPr>
            <w:tcW w:w="0" w:type="auto"/>
            <w:tcBorders>
              <w:top w:val="single" w:sz="8" w:space="0" w:color="auto"/>
              <w:left w:val="single" w:sz="8" w:space="0" w:color="auto"/>
              <w:bottom w:val="single" w:sz="8" w:space="0" w:color="auto"/>
              <w:right w:val="single" w:sz="8" w:space="0" w:color="auto"/>
            </w:tcBorders>
            <w:vAlign w:val="center"/>
          </w:tcPr>
          <w:p w14:paraId="5AD9BB3E" w14:textId="77777777" w:rsidR="00C95926" w:rsidRPr="00B52F99" w:rsidRDefault="00C95926" w:rsidP="00D17219">
            <w:pPr>
              <w:pStyle w:val="TAC"/>
              <w:rPr>
                <w:color w:val="000000"/>
              </w:rPr>
            </w:pPr>
            <w:r w:rsidRPr="00B52F99">
              <w:rPr>
                <w:color w:val="000000"/>
              </w:rPr>
              <w:t>2</w:t>
            </w:r>
          </w:p>
        </w:tc>
        <w:tc>
          <w:tcPr>
            <w:tcW w:w="0" w:type="auto"/>
            <w:tcBorders>
              <w:top w:val="single" w:sz="8" w:space="0" w:color="auto"/>
              <w:left w:val="single" w:sz="8" w:space="0" w:color="auto"/>
              <w:bottom w:val="single" w:sz="8" w:space="0" w:color="auto"/>
              <w:right w:val="single" w:sz="8" w:space="0" w:color="auto"/>
            </w:tcBorders>
          </w:tcPr>
          <w:p w14:paraId="6DF113A9" w14:textId="77777777" w:rsidR="00C95926" w:rsidRPr="00B52F99" w:rsidRDefault="00C95926" w:rsidP="00D17219">
            <w:pPr>
              <w:pStyle w:val="TAC"/>
              <w:rPr>
                <w:color w:val="000000"/>
              </w:rPr>
            </w:pPr>
            <w:r w:rsidRPr="00B52F99">
              <w:rPr>
                <w:color w:val="000000"/>
              </w:rPr>
              <w:t>602</w:t>
            </w:r>
          </w:p>
        </w:tc>
        <w:tc>
          <w:tcPr>
            <w:tcW w:w="2278" w:type="dxa"/>
            <w:tcBorders>
              <w:top w:val="single" w:sz="8" w:space="0" w:color="auto"/>
              <w:left w:val="single" w:sz="8" w:space="0" w:color="auto"/>
              <w:bottom w:val="single" w:sz="8" w:space="0" w:color="auto"/>
              <w:right w:val="single" w:sz="8" w:space="0" w:color="auto"/>
            </w:tcBorders>
          </w:tcPr>
          <w:p w14:paraId="548C27F0" w14:textId="77777777" w:rsidR="00C95926" w:rsidRPr="00B52F99" w:rsidRDefault="00C95926" w:rsidP="00D17219">
            <w:pPr>
              <w:pStyle w:val="TAC"/>
              <w:rPr>
                <w:color w:val="000000"/>
              </w:rPr>
            </w:pPr>
            <w:r w:rsidRPr="00B52F99">
              <w:rPr>
                <w:color w:val="000000"/>
              </w:rPr>
              <w:t>1.1758</w:t>
            </w:r>
          </w:p>
        </w:tc>
      </w:tr>
      <w:tr w:rsidR="00C95926" w:rsidRPr="00B52F99" w14:paraId="143BB08B"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31E144F8" w14:textId="77777777" w:rsidR="00C95926" w:rsidRPr="00B52F99" w:rsidRDefault="00C95926" w:rsidP="00D17219">
            <w:pPr>
              <w:pStyle w:val="TAC"/>
              <w:rPr>
                <w:b/>
                <w:color w:val="000000"/>
              </w:rPr>
            </w:pPr>
            <w:r w:rsidRPr="00B52F99">
              <w:rPr>
                <w:b/>
                <w:color w:val="000000"/>
              </w:rPr>
              <w:t>9</w:t>
            </w:r>
          </w:p>
        </w:tc>
        <w:tc>
          <w:tcPr>
            <w:tcW w:w="0" w:type="auto"/>
            <w:tcBorders>
              <w:top w:val="single" w:sz="8" w:space="0" w:color="auto"/>
              <w:left w:val="single" w:sz="8" w:space="0" w:color="auto"/>
              <w:bottom w:val="single" w:sz="8" w:space="0" w:color="auto"/>
              <w:right w:val="single" w:sz="8" w:space="0" w:color="auto"/>
            </w:tcBorders>
            <w:vAlign w:val="center"/>
          </w:tcPr>
          <w:p w14:paraId="2A1FB9E2" w14:textId="77777777" w:rsidR="00C95926" w:rsidRPr="00B52F99" w:rsidRDefault="00C95926" w:rsidP="00D17219">
            <w:pPr>
              <w:pStyle w:val="TAC"/>
              <w:rPr>
                <w:color w:val="000000"/>
              </w:rPr>
            </w:pPr>
            <w:r w:rsidRPr="00B52F99">
              <w:rPr>
                <w:color w:val="000000"/>
              </w:rPr>
              <w:t>2</w:t>
            </w:r>
          </w:p>
        </w:tc>
        <w:tc>
          <w:tcPr>
            <w:tcW w:w="0" w:type="auto"/>
            <w:tcBorders>
              <w:top w:val="single" w:sz="8" w:space="0" w:color="auto"/>
              <w:left w:val="single" w:sz="8" w:space="0" w:color="auto"/>
              <w:bottom w:val="single" w:sz="8" w:space="0" w:color="auto"/>
              <w:right w:val="single" w:sz="8" w:space="0" w:color="auto"/>
            </w:tcBorders>
          </w:tcPr>
          <w:p w14:paraId="1E2ADA23" w14:textId="77777777" w:rsidR="00C95926" w:rsidRPr="00B52F99" w:rsidRDefault="00C95926" w:rsidP="00D17219">
            <w:pPr>
              <w:pStyle w:val="TAC"/>
              <w:rPr>
                <w:color w:val="000000"/>
              </w:rPr>
            </w:pPr>
            <w:r w:rsidRPr="00B52F99">
              <w:rPr>
                <w:color w:val="000000"/>
              </w:rPr>
              <w:t>679</w:t>
            </w:r>
          </w:p>
        </w:tc>
        <w:tc>
          <w:tcPr>
            <w:tcW w:w="2278" w:type="dxa"/>
            <w:tcBorders>
              <w:top w:val="single" w:sz="8" w:space="0" w:color="auto"/>
              <w:left w:val="single" w:sz="8" w:space="0" w:color="auto"/>
              <w:bottom w:val="single" w:sz="8" w:space="0" w:color="auto"/>
              <w:right w:val="single" w:sz="8" w:space="0" w:color="auto"/>
            </w:tcBorders>
          </w:tcPr>
          <w:p w14:paraId="6CFF2BAE" w14:textId="77777777" w:rsidR="00C95926" w:rsidRPr="00B52F99" w:rsidRDefault="00C95926" w:rsidP="00D17219">
            <w:pPr>
              <w:pStyle w:val="TAC"/>
              <w:rPr>
                <w:color w:val="000000"/>
              </w:rPr>
            </w:pPr>
            <w:r w:rsidRPr="00B52F99">
              <w:rPr>
                <w:color w:val="000000"/>
              </w:rPr>
              <w:t>1.3262</w:t>
            </w:r>
          </w:p>
        </w:tc>
      </w:tr>
      <w:tr w:rsidR="00C95926" w:rsidRPr="00B52F99" w14:paraId="18F71F38"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50F08190" w14:textId="77777777" w:rsidR="00C95926" w:rsidRPr="00B52F99" w:rsidRDefault="00C95926" w:rsidP="00D17219">
            <w:pPr>
              <w:pStyle w:val="TAC"/>
              <w:rPr>
                <w:b/>
                <w:color w:val="000000"/>
              </w:rPr>
            </w:pPr>
            <w:r w:rsidRPr="00B52F99">
              <w:rPr>
                <w:b/>
                <w:color w:val="000000"/>
              </w:rPr>
              <w:t>10</w:t>
            </w:r>
          </w:p>
        </w:tc>
        <w:tc>
          <w:tcPr>
            <w:tcW w:w="0" w:type="auto"/>
            <w:tcBorders>
              <w:top w:val="single" w:sz="8" w:space="0" w:color="auto"/>
              <w:left w:val="single" w:sz="8" w:space="0" w:color="auto"/>
              <w:bottom w:val="single" w:sz="8" w:space="0" w:color="auto"/>
              <w:right w:val="single" w:sz="8" w:space="0" w:color="auto"/>
            </w:tcBorders>
            <w:vAlign w:val="center"/>
          </w:tcPr>
          <w:p w14:paraId="35A74C93" w14:textId="77777777" w:rsidR="00C95926" w:rsidRPr="00B52F99" w:rsidRDefault="00C95926" w:rsidP="00D17219">
            <w:pPr>
              <w:pStyle w:val="TAC"/>
              <w:rPr>
                <w:color w:val="000000"/>
              </w:rPr>
            </w:pPr>
            <w:r w:rsidRPr="00B52F99">
              <w:rPr>
                <w:strike/>
                <w:color w:val="000000"/>
              </w:rPr>
              <w:t>4</w:t>
            </w:r>
            <w:r w:rsidRPr="00B52F99">
              <w:rPr>
                <w:color w:val="000000"/>
              </w:rPr>
              <w:t xml:space="preserve"> </w:t>
            </w:r>
          </w:p>
        </w:tc>
        <w:tc>
          <w:tcPr>
            <w:tcW w:w="0" w:type="auto"/>
            <w:tcBorders>
              <w:top w:val="single" w:sz="8" w:space="0" w:color="auto"/>
              <w:left w:val="single" w:sz="8" w:space="0" w:color="auto"/>
              <w:bottom w:val="single" w:sz="8" w:space="0" w:color="auto"/>
              <w:right w:val="single" w:sz="8" w:space="0" w:color="auto"/>
            </w:tcBorders>
          </w:tcPr>
          <w:p w14:paraId="6E318661" w14:textId="77777777" w:rsidR="00C95926" w:rsidRPr="00B52F99" w:rsidRDefault="00C95926" w:rsidP="00D17219">
            <w:pPr>
              <w:pStyle w:val="TAC"/>
              <w:rPr>
                <w:color w:val="000000"/>
              </w:rPr>
            </w:pPr>
            <w:r w:rsidRPr="00B52F99">
              <w:rPr>
                <w:color w:val="000000"/>
              </w:rPr>
              <w:t>340</w:t>
            </w:r>
          </w:p>
        </w:tc>
        <w:tc>
          <w:tcPr>
            <w:tcW w:w="2278" w:type="dxa"/>
            <w:tcBorders>
              <w:top w:val="single" w:sz="8" w:space="0" w:color="auto"/>
              <w:left w:val="single" w:sz="8" w:space="0" w:color="auto"/>
              <w:bottom w:val="single" w:sz="8" w:space="0" w:color="auto"/>
              <w:right w:val="single" w:sz="8" w:space="0" w:color="auto"/>
            </w:tcBorders>
          </w:tcPr>
          <w:p w14:paraId="7CFD356A" w14:textId="77777777" w:rsidR="00C95926" w:rsidRPr="00B52F99" w:rsidRDefault="00C95926" w:rsidP="00D17219">
            <w:pPr>
              <w:pStyle w:val="TAC"/>
              <w:rPr>
                <w:color w:val="000000"/>
              </w:rPr>
            </w:pPr>
            <w:r w:rsidRPr="00B52F99">
              <w:rPr>
                <w:color w:val="000000"/>
              </w:rPr>
              <w:t>1.3281</w:t>
            </w:r>
          </w:p>
        </w:tc>
      </w:tr>
      <w:tr w:rsidR="00C95926" w:rsidRPr="00B52F99" w14:paraId="02BED57C"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5B75569F" w14:textId="77777777" w:rsidR="00C95926" w:rsidRPr="00B52F99" w:rsidRDefault="00C95926" w:rsidP="00D17219">
            <w:pPr>
              <w:pStyle w:val="TAC"/>
              <w:rPr>
                <w:b/>
                <w:color w:val="000000"/>
              </w:rPr>
            </w:pPr>
            <w:r w:rsidRPr="00B52F99">
              <w:rPr>
                <w:b/>
                <w:color w:val="000000"/>
              </w:rPr>
              <w:t>11</w:t>
            </w:r>
          </w:p>
        </w:tc>
        <w:tc>
          <w:tcPr>
            <w:tcW w:w="0" w:type="auto"/>
            <w:tcBorders>
              <w:top w:val="single" w:sz="8" w:space="0" w:color="auto"/>
              <w:left w:val="single" w:sz="8" w:space="0" w:color="auto"/>
              <w:bottom w:val="single" w:sz="8" w:space="0" w:color="auto"/>
              <w:right w:val="single" w:sz="8" w:space="0" w:color="auto"/>
            </w:tcBorders>
            <w:vAlign w:val="center"/>
          </w:tcPr>
          <w:p w14:paraId="3F890334" w14:textId="77777777" w:rsidR="00C95926" w:rsidRPr="00B52F99" w:rsidRDefault="00C95926" w:rsidP="00D17219">
            <w:pPr>
              <w:pStyle w:val="TAC"/>
              <w:rPr>
                <w:color w:val="000000"/>
              </w:rPr>
            </w:pPr>
            <w:r w:rsidRPr="00B52F99">
              <w:rPr>
                <w:color w:val="000000"/>
              </w:rPr>
              <w:t>4</w:t>
            </w:r>
          </w:p>
        </w:tc>
        <w:tc>
          <w:tcPr>
            <w:tcW w:w="0" w:type="auto"/>
            <w:tcBorders>
              <w:top w:val="single" w:sz="8" w:space="0" w:color="auto"/>
              <w:left w:val="single" w:sz="8" w:space="0" w:color="auto"/>
              <w:bottom w:val="single" w:sz="8" w:space="0" w:color="auto"/>
              <w:right w:val="single" w:sz="8" w:space="0" w:color="auto"/>
            </w:tcBorders>
          </w:tcPr>
          <w:p w14:paraId="064CBBE2" w14:textId="77777777" w:rsidR="00C95926" w:rsidRPr="00B52F99" w:rsidRDefault="00C95926" w:rsidP="00D17219">
            <w:pPr>
              <w:pStyle w:val="TAC"/>
              <w:rPr>
                <w:color w:val="000000"/>
              </w:rPr>
            </w:pPr>
            <w:r w:rsidRPr="00B52F99">
              <w:rPr>
                <w:color w:val="000000"/>
              </w:rPr>
              <w:t>378</w:t>
            </w:r>
          </w:p>
        </w:tc>
        <w:tc>
          <w:tcPr>
            <w:tcW w:w="2278" w:type="dxa"/>
            <w:tcBorders>
              <w:top w:val="single" w:sz="8" w:space="0" w:color="auto"/>
              <w:left w:val="single" w:sz="8" w:space="0" w:color="auto"/>
              <w:bottom w:val="single" w:sz="8" w:space="0" w:color="auto"/>
              <w:right w:val="single" w:sz="8" w:space="0" w:color="auto"/>
            </w:tcBorders>
          </w:tcPr>
          <w:p w14:paraId="48D08659" w14:textId="77777777" w:rsidR="00C95926" w:rsidRPr="00B52F99" w:rsidRDefault="00C95926" w:rsidP="00D17219">
            <w:pPr>
              <w:pStyle w:val="TAC"/>
              <w:rPr>
                <w:color w:val="000000"/>
              </w:rPr>
            </w:pPr>
            <w:r w:rsidRPr="00B52F99">
              <w:rPr>
                <w:color w:val="000000"/>
              </w:rPr>
              <w:t>1.4766</w:t>
            </w:r>
          </w:p>
        </w:tc>
      </w:tr>
      <w:tr w:rsidR="00C95926" w:rsidRPr="00B52F99" w14:paraId="313A9F07"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6E109EA8" w14:textId="77777777" w:rsidR="00C95926" w:rsidRPr="00B52F99" w:rsidRDefault="00C95926" w:rsidP="00D17219">
            <w:pPr>
              <w:pStyle w:val="TAC"/>
              <w:rPr>
                <w:b/>
                <w:color w:val="000000"/>
              </w:rPr>
            </w:pPr>
            <w:r w:rsidRPr="00B52F99">
              <w:rPr>
                <w:b/>
                <w:color w:val="000000"/>
              </w:rPr>
              <w:t>12</w:t>
            </w:r>
          </w:p>
        </w:tc>
        <w:tc>
          <w:tcPr>
            <w:tcW w:w="0" w:type="auto"/>
            <w:tcBorders>
              <w:top w:val="single" w:sz="8" w:space="0" w:color="auto"/>
              <w:left w:val="single" w:sz="8" w:space="0" w:color="auto"/>
              <w:bottom w:val="single" w:sz="8" w:space="0" w:color="auto"/>
              <w:right w:val="single" w:sz="8" w:space="0" w:color="auto"/>
            </w:tcBorders>
            <w:vAlign w:val="center"/>
          </w:tcPr>
          <w:p w14:paraId="0EA37E1C" w14:textId="77777777" w:rsidR="00C95926" w:rsidRPr="00B52F99" w:rsidRDefault="00C95926" w:rsidP="00D17219">
            <w:pPr>
              <w:pStyle w:val="TAC"/>
              <w:rPr>
                <w:color w:val="000000"/>
              </w:rPr>
            </w:pPr>
            <w:r w:rsidRPr="00B52F99">
              <w:rPr>
                <w:color w:val="000000"/>
              </w:rPr>
              <w:t>4</w:t>
            </w:r>
          </w:p>
        </w:tc>
        <w:tc>
          <w:tcPr>
            <w:tcW w:w="0" w:type="auto"/>
            <w:tcBorders>
              <w:top w:val="single" w:sz="8" w:space="0" w:color="auto"/>
              <w:left w:val="single" w:sz="8" w:space="0" w:color="auto"/>
              <w:bottom w:val="single" w:sz="8" w:space="0" w:color="auto"/>
              <w:right w:val="single" w:sz="8" w:space="0" w:color="auto"/>
            </w:tcBorders>
          </w:tcPr>
          <w:p w14:paraId="3129B1F1" w14:textId="77777777" w:rsidR="00C95926" w:rsidRPr="00B52F99" w:rsidRDefault="00C95926" w:rsidP="00D17219">
            <w:pPr>
              <w:pStyle w:val="TAC"/>
              <w:rPr>
                <w:color w:val="000000"/>
              </w:rPr>
            </w:pPr>
            <w:r w:rsidRPr="00B52F99">
              <w:rPr>
                <w:color w:val="000000"/>
              </w:rPr>
              <w:t>434</w:t>
            </w:r>
          </w:p>
        </w:tc>
        <w:tc>
          <w:tcPr>
            <w:tcW w:w="2278" w:type="dxa"/>
            <w:tcBorders>
              <w:top w:val="single" w:sz="8" w:space="0" w:color="auto"/>
              <w:left w:val="single" w:sz="8" w:space="0" w:color="auto"/>
              <w:bottom w:val="single" w:sz="8" w:space="0" w:color="auto"/>
              <w:right w:val="single" w:sz="8" w:space="0" w:color="auto"/>
            </w:tcBorders>
          </w:tcPr>
          <w:p w14:paraId="279C461D" w14:textId="77777777" w:rsidR="00C95926" w:rsidRPr="00B52F99" w:rsidRDefault="00C95926" w:rsidP="00D17219">
            <w:pPr>
              <w:pStyle w:val="TAC"/>
              <w:rPr>
                <w:color w:val="000000"/>
              </w:rPr>
            </w:pPr>
            <w:r w:rsidRPr="00B52F99">
              <w:rPr>
                <w:color w:val="000000"/>
              </w:rPr>
              <w:t>1.6953</w:t>
            </w:r>
          </w:p>
        </w:tc>
      </w:tr>
      <w:tr w:rsidR="00C95926" w:rsidRPr="00B52F99" w14:paraId="48783990"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30F396E0" w14:textId="77777777" w:rsidR="00C95926" w:rsidRPr="00B52F99" w:rsidRDefault="00C95926" w:rsidP="00D17219">
            <w:pPr>
              <w:pStyle w:val="TAC"/>
              <w:rPr>
                <w:b/>
                <w:color w:val="000000"/>
              </w:rPr>
            </w:pPr>
            <w:r w:rsidRPr="00B52F99">
              <w:rPr>
                <w:b/>
                <w:color w:val="000000"/>
              </w:rPr>
              <w:t>13</w:t>
            </w:r>
          </w:p>
        </w:tc>
        <w:tc>
          <w:tcPr>
            <w:tcW w:w="0" w:type="auto"/>
            <w:tcBorders>
              <w:top w:val="single" w:sz="8" w:space="0" w:color="auto"/>
              <w:left w:val="single" w:sz="8" w:space="0" w:color="auto"/>
              <w:bottom w:val="single" w:sz="8" w:space="0" w:color="auto"/>
              <w:right w:val="single" w:sz="8" w:space="0" w:color="auto"/>
            </w:tcBorders>
            <w:vAlign w:val="center"/>
          </w:tcPr>
          <w:p w14:paraId="0BEFE638" w14:textId="77777777" w:rsidR="00C95926" w:rsidRPr="00B52F99" w:rsidRDefault="00C95926" w:rsidP="00D17219">
            <w:pPr>
              <w:pStyle w:val="TAC"/>
              <w:rPr>
                <w:color w:val="000000"/>
              </w:rPr>
            </w:pPr>
            <w:r w:rsidRPr="00B52F99">
              <w:rPr>
                <w:color w:val="000000"/>
              </w:rPr>
              <w:t>4</w:t>
            </w:r>
          </w:p>
        </w:tc>
        <w:tc>
          <w:tcPr>
            <w:tcW w:w="0" w:type="auto"/>
            <w:tcBorders>
              <w:top w:val="single" w:sz="8" w:space="0" w:color="auto"/>
              <w:left w:val="single" w:sz="8" w:space="0" w:color="auto"/>
              <w:bottom w:val="single" w:sz="8" w:space="0" w:color="auto"/>
              <w:right w:val="single" w:sz="8" w:space="0" w:color="auto"/>
            </w:tcBorders>
          </w:tcPr>
          <w:p w14:paraId="0D5FB9D4" w14:textId="77777777" w:rsidR="00C95926" w:rsidRPr="00B52F99" w:rsidRDefault="00C95926" w:rsidP="00D17219">
            <w:pPr>
              <w:pStyle w:val="TAC"/>
              <w:rPr>
                <w:color w:val="000000"/>
              </w:rPr>
            </w:pPr>
            <w:r w:rsidRPr="00B52F99">
              <w:rPr>
                <w:color w:val="000000"/>
              </w:rPr>
              <w:t>490</w:t>
            </w:r>
          </w:p>
        </w:tc>
        <w:tc>
          <w:tcPr>
            <w:tcW w:w="2278" w:type="dxa"/>
            <w:tcBorders>
              <w:top w:val="single" w:sz="8" w:space="0" w:color="auto"/>
              <w:left w:val="single" w:sz="8" w:space="0" w:color="auto"/>
              <w:bottom w:val="single" w:sz="8" w:space="0" w:color="auto"/>
              <w:right w:val="single" w:sz="8" w:space="0" w:color="auto"/>
            </w:tcBorders>
          </w:tcPr>
          <w:p w14:paraId="2C68B86F" w14:textId="77777777" w:rsidR="00C95926" w:rsidRPr="00B52F99" w:rsidRDefault="00C95926" w:rsidP="00D17219">
            <w:pPr>
              <w:pStyle w:val="TAC"/>
              <w:rPr>
                <w:color w:val="000000"/>
              </w:rPr>
            </w:pPr>
            <w:r w:rsidRPr="00B52F99">
              <w:rPr>
                <w:color w:val="000000"/>
              </w:rPr>
              <w:t>1.9141</w:t>
            </w:r>
          </w:p>
        </w:tc>
      </w:tr>
      <w:tr w:rsidR="00C95926" w:rsidRPr="00B52F99" w14:paraId="4B4DF01A"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47452ED7" w14:textId="77777777" w:rsidR="00C95926" w:rsidRPr="00B52F99" w:rsidRDefault="00C95926" w:rsidP="00D17219">
            <w:pPr>
              <w:pStyle w:val="TAC"/>
              <w:rPr>
                <w:b/>
                <w:color w:val="000000"/>
              </w:rPr>
            </w:pPr>
            <w:r w:rsidRPr="00B52F99">
              <w:rPr>
                <w:b/>
                <w:color w:val="000000"/>
              </w:rPr>
              <w:t>14</w:t>
            </w:r>
          </w:p>
        </w:tc>
        <w:tc>
          <w:tcPr>
            <w:tcW w:w="0" w:type="auto"/>
            <w:tcBorders>
              <w:top w:val="single" w:sz="8" w:space="0" w:color="auto"/>
              <w:left w:val="single" w:sz="8" w:space="0" w:color="auto"/>
              <w:bottom w:val="single" w:sz="8" w:space="0" w:color="auto"/>
              <w:right w:val="single" w:sz="8" w:space="0" w:color="auto"/>
            </w:tcBorders>
            <w:vAlign w:val="center"/>
          </w:tcPr>
          <w:p w14:paraId="4422CCAA" w14:textId="77777777" w:rsidR="00C95926" w:rsidRPr="00B52F99" w:rsidRDefault="00C95926" w:rsidP="00D17219">
            <w:pPr>
              <w:pStyle w:val="TAC"/>
              <w:rPr>
                <w:color w:val="000000"/>
              </w:rPr>
            </w:pPr>
            <w:r w:rsidRPr="00B52F99">
              <w:rPr>
                <w:color w:val="000000"/>
              </w:rPr>
              <w:t>4</w:t>
            </w:r>
          </w:p>
        </w:tc>
        <w:tc>
          <w:tcPr>
            <w:tcW w:w="0" w:type="auto"/>
            <w:tcBorders>
              <w:top w:val="single" w:sz="8" w:space="0" w:color="auto"/>
              <w:left w:val="single" w:sz="8" w:space="0" w:color="auto"/>
              <w:bottom w:val="single" w:sz="8" w:space="0" w:color="auto"/>
              <w:right w:val="single" w:sz="8" w:space="0" w:color="auto"/>
            </w:tcBorders>
          </w:tcPr>
          <w:p w14:paraId="06127871" w14:textId="77777777" w:rsidR="00C95926" w:rsidRPr="00B52F99" w:rsidRDefault="00C95926" w:rsidP="00D17219">
            <w:pPr>
              <w:pStyle w:val="TAC"/>
              <w:rPr>
                <w:color w:val="000000"/>
              </w:rPr>
            </w:pPr>
            <w:r w:rsidRPr="00B52F99">
              <w:rPr>
                <w:color w:val="000000"/>
              </w:rPr>
              <w:t>553</w:t>
            </w:r>
          </w:p>
        </w:tc>
        <w:tc>
          <w:tcPr>
            <w:tcW w:w="2278" w:type="dxa"/>
            <w:tcBorders>
              <w:top w:val="single" w:sz="8" w:space="0" w:color="auto"/>
              <w:left w:val="single" w:sz="8" w:space="0" w:color="auto"/>
              <w:bottom w:val="single" w:sz="8" w:space="0" w:color="auto"/>
              <w:right w:val="single" w:sz="8" w:space="0" w:color="auto"/>
            </w:tcBorders>
          </w:tcPr>
          <w:p w14:paraId="0DA342FF" w14:textId="77777777" w:rsidR="00C95926" w:rsidRPr="00B52F99" w:rsidRDefault="00C95926" w:rsidP="00D17219">
            <w:pPr>
              <w:pStyle w:val="TAC"/>
              <w:rPr>
                <w:color w:val="000000"/>
              </w:rPr>
            </w:pPr>
            <w:r w:rsidRPr="00B52F99">
              <w:rPr>
                <w:color w:val="000000"/>
              </w:rPr>
              <w:t>2.1602</w:t>
            </w:r>
          </w:p>
        </w:tc>
      </w:tr>
      <w:tr w:rsidR="00C95926" w:rsidRPr="00B52F99" w14:paraId="709D40E1"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0800E985" w14:textId="77777777" w:rsidR="00C95926" w:rsidRPr="00B52F99" w:rsidRDefault="00C95926" w:rsidP="00D17219">
            <w:pPr>
              <w:pStyle w:val="TAC"/>
              <w:rPr>
                <w:b/>
                <w:color w:val="000000"/>
              </w:rPr>
            </w:pPr>
            <w:r w:rsidRPr="00B52F99">
              <w:rPr>
                <w:b/>
                <w:color w:val="000000"/>
              </w:rPr>
              <w:t>15</w:t>
            </w:r>
          </w:p>
        </w:tc>
        <w:tc>
          <w:tcPr>
            <w:tcW w:w="0" w:type="auto"/>
            <w:tcBorders>
              <w:top w:val="single" w:sz="8" w:space="0" w:color="auto"/>
              <w:left w:val="single" w:sz="8" w:space="0" w:color="auto"/>
              <w:bottom w:val="single" w:sz="8" w:space="0" w:color="auto"/>
              <w:right w:val="single" w:sz="8" w:space="0" w:color="auto"/>
            </w:tcBorders>
            <w:vAlign w:val="center"/>
          </w:tcPr>
          <w:p w14:paraId="260B3F27" w14:textId="77777777" w:rsidR="00C95926" w:rsidRPr="00B52F99" w:rsidRDefault="00C95926" w:rsidP="00D17219">
            <w:pPr>
              <w:pStyle w:val="TAC"/>
              <w:rPr>
                <w:color w:val="000000"/>
              </w:rPr>
            </w:pPr>
            <w:r w:rsidRPr="00B52F99">
              <w:rPr>
                <w:color w:val="000000"/>
              </w:rPr>
              <w:t>4</w:t>
            </w:r>
          </w:p>
        </w:tc>
        <w:tc>
          <w:tcPr>
            <w:tcW w:w="0" w:type="auto"/>
            <w:tcBorders>
              <w:top w:val="single" w:sz="8" w:space="0" w:color="auto"/>
              <w:left w:val="single" w:sz="8" w:space="0" w:color="auto"/>
              <w:bottom w:val="single" w:sz="8" w:space="0" w:color="auto"/>
              <w:right w:val="single" w:sz="8" w:space="0" w:color="auto"/>
            </w:tcBorders>
          </w:tcPr>
          <w:p w14:paraId="1882789D" w14:textId="77777777" w:rsidR="00C95926" w:rsidRPr="00B52F99" w:rsidRDefault="00C95926" w:rsidP="00D17219">
            <w:pPr>
              <w:pStyle w:val="TAC"/>
              <w:rPr>
                <w:color w:val="000000"/>
              </w:rPr>
            </w:pPr>
            <w:r w:rsidRPr="00B52F99">
              <w:rPr>
                <w:color w:val="000000"/>
              </w:rPr>
              <w:t>616</w:t>
            </w:r>
          </w:p>
        </w:tc>
        <w:tc>
          <w:tcPr>
            <w:tcW w:w="2278" w:type="dxa"/>
            <w:tcBorders>
              <w:top w:val="single" w:sz="8" w:space="0" w:color="auto"/>
              <w:left w:val="single" w:sz="8" w:space="0" w:color="auto"/>
              <w:bottom w:val="single" w:sz="8" w:space="0" w:color="auto"/>
              <w:right w:val="single" w:sz="8" w:space="0" w:color="auto"/>
            </w:tcBorders>
          </w:tcPr>
          <w:p w14:paraId="6059D069" w14:textId="77777777" w:rsidR="00C95926" w:rsidRPr="00B52F99" w:rsidRDefault="00C95926" w:rsidP="00D17219">
            <w:pPr>
              <w:pStyle w:val="TAC"/>
              <w:rPr>
                <w:color w:val="000000"/>
              </w:rPr>
            </w:pPr>
            <w:r w:rsidRPr="00B52F99">
              <w:rPr>
                <w:color w:val="000000"/>
              </w:rPr>
              <w:t>2.4063</w:t>
            </w:r>
          </w:p>
        </w:tc>
      </w:tr>
      <w:tr w:rsidR="00C95926" w:rsidRPr="00B52F99" w14:paraId="5EB952EA"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5BCEF7CA" w14:textId="77777777" w:rsidR="00C95926" w:rsidRPr="00B52F99" w:rsidRDefault="00C95926" w:rsidP="00D17219">
            <w:pPr>
              <w:pStyle w:val="TAC"/>
              <w:rPr>
                <w:b/>
                <w:color w:val="000000"/>
              </w:rPr>
            </w:pPr>
            <w:r w:rsidRPr="00B52F99">
              <w:rPr>
                <w:b/>
                <w:color w:val="000000"/>
              </w:rPr>
              <w:t>16</w:t>
            </w:r>
          </w:p>
        </w:tc>
        <w:tc>
          <w:tcPr>
            <w:tcW w:w="0" w:type="auto"/>
            <w:tcBorders>
              <w:top w:val="single" w:sz="8" w:space="0" w:color="auto"/>
              <w:left w:val="single" w:sz="8" w:space="0" w:color="auto"/>
              <w:bottom w:val="single" w:sz="8" w:space="0" w:color="auto"/>
              <w:right w:val="single" w:sz="8" w:space="0" w:color="auto"/>
            </w:tcBorders>
            <w:vAlign w:val="center"/>
          </w:tcPr>
          <w:p w14:paraId="2E04EA8F" w14:textId="77777777" w:rsidR="00C95926" w:rsidRPr="00B52F99" w:rsidRDefault="00C95926" w:rsidP="00D17219">
            <w:pPr>
              <w:pStyle w:val="TAC"/>
              <w:rPr>
                <w:color w:val="000000"/>
              </w:rPr>
            </w:pPr>
            <w:r w:rsidRPr="00B52F99">
              <w:rPr>
                <w:color w:val="000000"/>
              </w:rPr>
              <w:t>4</w:t>
            </w:r>
          </w:p>
        </w:tc>
        <w:tc>
          <w:tcPr>
            <w:tcW w:w="0" w:type="auto"/>
            <w:tcBorders>
              <w:top w:val="single" w:sz="8" w:space="0" w:color="auto"/>
              <w:left w:val="single" w:sz="8" w:space="0" w:color="auto"/>
              <w:bottom w:val="single" w:sz="8" w:space="0" w:color="auto"/>
              <w:right w:val="single" w:sz="8" w:space="0" w:color="auto"/>
            </w:tcBorders>
          </w:tcPr>
          <w:p w14:paraId="0DA73230" w14:textId="77777777" w:rsidR="00C95926" w:rsidRPr="00B52F99" w:rsidRDefault="00C95926" w:rsidP="00D17219">
            <w:pPr>
              <w:pStyle w:val="TAC"/>
              <w:rPr>
                <w:color w:val="000000"/>
              </w:rPr>
            </w:pPr>
            <w:r w:rsidRPr="00B52F99">
              <w:rPr>
                <w:color w:val="000000"/>
              </w:rPr>
              <w:t>658</w:t>
            </w:r>
          </w:p>
        </w:tc>
        <w:tc>
          <w:tcPr>
            <w:tcW w:w="2278" w:type="dxa"/>
            <w:tcBorders>
              <w:top w:val="single" w:sz="8" w:space="0" w:color="auto"/>
              <w:left w:val="single" w:sz="8" w:space="0" w:color="auto"/>
              <w:bottom w:val="single" w:sz="8" w:space="0" w:color="auto"/>
              <w:right w:val="single" w:sz="8" w:space="0" w:color="auto"/>
            </w:tcBorders>
          </w:tcPr>
          <w:p w14:paraId="623D24CA" w14:textId="77777777" w:rsidR="00C95926" w:rsidRPr="00B52F99" w:rsidRDefault="00C95926" w:rsidP="00D17219">
            <w:pPr>
              <w:pStyle w:val="TAC"/>
              <w:rPr>
                <w:color w:val="000000"/>
              </w:rPr>
            </w:pPr>
            <w:r w:rsidRPr="00B52F99">
              <w:rPr>
                <w:color w:val="000000"/>
              </w:rPr>
              <w:t>2.5703</w:t>
            </w:r>
          </w:p>
        </w:tc>
      </w:tr>
      <w:tr w:rsidR="00C95926" w:rsidRPr="00B52F99" w14:paraId="7B27AA11"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06AECCAE" w14:textId="77777777" w:rsidR="00C95926" w:rsidRPr="00B52F99" w:rsidRDefault="00C95926" w:rsidP="00D17219">
            <w:pPr>
              <w:pStyle w:val="TAC"/>
              <w:rPr>
                <w:b/>
                <w:color w:val="000000"/>
              </w:rPr>
            </w:pPr>
            <w:r w:rsidRPr="00B52F99">
              <w:rPr>
                <w:b/>
                <w:color w:val="000000"/>
              </w:rPr>
              <w:t>17</w:t>
            </w:r>
          </w:p>
        </w:tc>
        <w:tc>
          <w:tcPr>
            <w:tcW w:w="0" w:type="auto"/>
            <w:tcBorders>
              <w:top w:val="single" w:sz="8" w:space="0" w:color="auto"/>
              <w:left w:val="single" w:sz="8" w:space="0" w:color="auto"/>
              <w:bottom w:val="single" w:sz="8" w:space="0" w:color="auto"/>
              <w:right w:val="single" w:sz="8" w:space="0" w:color="auto"/>
            </w:tcBorders>
            <w:vAlign w:val="center"/>
          </w:tcPr>
          <w:p w14:paraId="7AEED160" w14:textId="77777777" w:rsidR="00C95926" w:rsidRPr="00B52F99" w:rsidRDefault="00C95926" w:rsidP="00D17219">
            <w:pPr>
              <w:pStyle w:val="TAC"/>
              <w:rPr>
                <w:color w:val="000000"/>
              </w:rPr>
            </w:pPr>
            <w:r w:rsidRPr="00B52F99">
              <w:rPr>
                <w:color w:val="000000"/>
              </w:rPr>
              <w:t>6</w:t>
            </w:r>
          </w:p>
        </w:tc>
        <w:tc>
          <w:tcPr>
            <w:tcW w:w="0" w:type="auto"/>
            <w:tcBorders>
              <w:top w:val="single" w:sz="8" w:space="0" w:color="auto"/>
              <w:left w:val="single" w:sz="8" w:space="0" w:color="auto"/>
              <w:bottom w:val="single" w:sz="8" w:space="0" w:color="auto"/>
              <w:right w:val="single" w:sz="8" w:space="0" w:color="auto"/>
            </w:tcBorders>
          </w:tcPr>
          <w:p w14:paraId="36E3497C" w14:textId="77777777" w:rsidR="00C95926" w:rsidRPr="00B52F99" w:rsidRDefault="00C95926" w:rsidP="00D17219">
            <w:pPr>
              <w:pStyle w:val="TAC"/>
              <w:rPr>
                <w:color w:val="000000"/>
              </w:rPr>
            </w:pPr>
            <w:r w:rsidRPr="00B52F99">
              <w:rPr>
                <w:color w:val="000000"/>
              </w:rPr>
              <w:t>466</w:t>
            </w:r>
          </w:p>
        </w:tc>
        <w:tc>
          <w:tcPr>
            <w:tcW w:w="2278" w:type="dxa"/>
            <w:tcBorders>
              <w:top w:val="single" w:sz="8" w:space="0" w:color="auto"/>
              <w:left w:val="single" w:sz="8" w:space="0" w:color="auto"/>
              <w:bottom w:val="single" w:sz="8" w:space="0" w:color="auto"/>
              <w:right w:val="single" w:sz="8" w:space="0" w:color="auto"/>
            </w:tcBorders>
          </w:tcPr>
          <w:p w14:paraId="4886EC65" w14:textId="77777777" w:rsidR="00C95926" w:rsidRPr="00B52F99" w:rsidRDefault="00C95926" w:rsidP="00D17219">
            <w:pPr>
              <w:pStyle w:val="TAC"/>
              <w:rPr>
                <w:color w:val="000000"/>
              </w:rPr>
            </w:pPr>
            <w:r w:rsidRPr="00B52F99">
              <w:rPr>
                <w:color w:val="000000"/>
              </w:rPr>
              <w:t>2.7305</w:t>
            </w:r>
          </w:p>
        </w:tc>
      </w:tr>
      <w:tr w:rsidR="00C95926" w:rsidRPr="00B52F99" w14:paraId="6F498A2B"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3BB4440A" w14:textId="77777777" w:rsidR="00C95926" w:rsidRPr="00B52F99" w:rsidRDefault="00C95926" w:rsidP="00D17219">
            <w:pPr>
              <w:pStyle w:val="TAC"/>
              <w:rPr>
                <w:b/>
                <w:color w:val="000000"/>
              </w:rPr>
            </w:pPr>
            <w:r w:rsidRPr="00B52F99">
              <w:rPr>
                <w:b/>
                <w:color w:val="000000"/>
              </w:rPr>
              <w:t>18</w:t>
            </w:r>
          </w:p>
        </w:tc>
        <w:tc>
          <w:tcPr>
            <w:tcW w:w="0" w:type="auto"/>
            <w:tcBorders>
              <w:top w:val="single" w:sz="8" w:space="0" w:color="auto"/>
              <w:left w:val="single" w:sz="8" w:space="0" w:color="auto"/>
              <w:bottom w:val="single" w:sz="8" w:space="0" w:color="auto"/>
              <w:right w:val="single" w:sz="8" w:space="0" w:color="auto"/>
            </w:tcBorders>
            <w:vAlign w:val="center"/>
          </w:tcPr>
          <w:p w14:paraId="0DA302D6" w14:textId="77777777" w:rsidR="00C95926" w:rsidRPr="00B52F99" w:rsidRDefault="00C95926" w:rsidP="00D17219">
            <w:pPr>
              <w:pStyle w:val="TAC"/>
              <w:rPr>
                <w:color w:val="000000"/>
              </w:rPr>
            </w:pPr>
            <w:r w:rsidRPr="00B52F99">
              <w:rPr>
                <w:color w:val="000000"/>
              </w:rPr>
              <w:t xml:space="preserve">6 </w:t>
            </w:r>
          </w:p>
        </w:tc>
        <w:tc>
          <w:tcPr>
            <w:tcW w:w="0" w:type="auto"/>
            <w:tcBorders>
              <w:top w:val="single" w:sz="8" w:space="0" w:color="auto"/>
              <w:left w:val="single" w:sz="8" w:space="0" w:color="auto"/>
              <w:bottom w:val="single" w:sz="8" w:space="0" w:color="auto"/>
              <w:right w:val="single" w:sz="8" w:space="0" w:color="auto"/>
            </w:tcBorders>
          </w:tcPr>
          <w:p w14:paraId="41B07EFE" w14:textId="77777777" w:rsidR="00C95926" w:rsidRPr="00B52F99" w:rsidRDefault="00C95926" w:rsidP="00D17219">
            <w:pPr>
              <w:pStyle w:val="TAC"/>
              <w:rPr>
                <w:color w:val="000000"/>
              </w:rPr>
            </w:pPr>
            <w:r w:rsidRPr="00B52F99">
              <w:rPr>
                <w:color w:val="000000"/>
              </w:rPr>
              <w:t>517</w:t>
            </w:r>
          </w:p>
        </w:tc>
        <w:tc>
          <w:tcPr>
            <w:tcW w:w="2278" w:type="dxa"/>
            <w:tcBorders>
              <w:top w:val="single" w:sz="8" w:space="0" w:color="auto"/>
              <w:left w:val="single" w:sz="8" w:space="0" w:color="auto"/>
              <w:bottom w:val="single" w:sz="8" w:space="0" w:color="auto"/>
              <w:right w:val="single" w:sz="8" w:space="0" w:color="auto"/>
            </w:tcBorders>
          </w:tcPr>
          <w:p w14:paraId="2B04B968" w14:textId="77777777" w:rsidR="00C95926" w:rsidRPr="00B52F99" w:rsidRDefault="00C95926" w:rsidP="00D17219">
            <w:pPr>
              <w:pStyle w:val="TAC"/>
              <w:rPr>
                <w:color w:val="000000"/>
              </w:rPr>
            </w:pPr>
            <w:r w:rsidRPr="00B52F99">
              <w:rPr>
                <w:color w:val="000000"/>
              </w:rPr>
              <w:t>3.0293</w:t>
            </w:r>
          </w:p>
        </w:tc>
      </w:tr>
      <w:tr w:rsidR="00C95926" w:rsidRPr="00B52F99" w14:paraId="59137831"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73468715" w14:textId="77777777" w:rsidR="00C95926" w:rsidRPr="00B52F99" w:rsidRDefault="00C95926" w:rsidP="00D17219">
            <w:pPr>
              <w:pStyle w:val="TAC"/>
              <w:rPr>
                <w:b/>
                <w:color w:val="000000"/>
              </w:rPr>
            </w:pPr>
            <w:r w:rsidRPr="00B52F99">
              <w:rPr>
                <w:b/>
                <w:color w:val="000000"/>
              </w:rPr>
              <w:t>19</w:t>
            </w:r>
          </w:p>
        </w:tc>
        <w:tc>
          <w:tcPr>
            <w:tcW w:w="0" w:type="auto"/>
            <w:tcBorders>
              <w:top w:val="single" w:sz="8" w:space="0" w:color="auto"/>
              <w:left w:val="single" w:sz="8" w:space="0" w:color="auto"/>
              <w:bottom w:val="single" w:sz="8" w:space="0" w:color="auto"/>
              <w:right w:val="single" w:sz="8" w:space="0" w:color="auto"/>
            </w:tcBorders>
            <w:vAlign w:val="center"/>
          </w:tcPr>
          <w:p w14:paraId="73B92D62" w14:textId="77777777" w:rsidR="00C95926" w:rsidRPr="00B52F99" w:rsidRDefault="00C95926" w:rsidP="00D17219">
            <w:pPr>
              <w:pStyle w:val="TAC"/>
              <w:rPr>
                <w:color w:val="000000"/>
              </w:rPr>
            </w:pPr>
            <w:r w:rsidRPr="00B52F99">
              <w:rPr>
                <w:color w:val="000000"/>
              </w:rPr>
              <w:t>6</w:t>
            </w:r>
          </w:p>
        </w:tc>
        <w:tc>
          <w:tcPr>
            <w:tcW w:w="0" w:type="auto"/>
            <w:tcBorders>
              <w:top w:val="single" w:sz="8" w:space="0" w:color="auto"/>
              <w:left w:val="single" w:sz="8" w:space="0" w:color="auto"/>
              <w:bottom w:val="single" w:sz="8" w:space="0" w:color="auto"/>
              <w:right w:val="single" w:sz="8" w:space="0" w:color="auto"/>
            </w:tcBorders>
          </w:tcPr>
          <w:p w14:paraId="220EF314" w14:textId="77777777" w:rsidR="00C95926" w:rsidRPr="00B52F99" w:rsidRDefault="00C95926" w:rsidP="00D17219">
            <w:pPr>
              <w:pStyle w:val="TAC"/>
              <w:rPr>
                <w:color w:val="000000"/>
              </w:rPr>
            </w:pPr>
            <w:r w:rsidRPr="00B52F99">
              <w:rPr>
                <w:color w:val="000000"/>
              </w:rPr>
              <w:t>567</w:t>
            </w:r>
          </w:p>
        </w:tc>
        <w:tc>
          <w:tcPr>
            <w:tcW w:w="2278" w:type="dxa"/>
            <w:tcBorders>
              <w:top w:val="single" w:sz="8" w:space="0" w:color="auto"/>
              <w:left w:val="single" w:sz="8" w:space="0" w:color="auto"/>
              <w:bottom w:val="single" w:sz="8" w:space="0" w:color="auto"/>
              <w:right w:val="single" w:sz="8" w:space="0" w:color="auto"/>
            </w:tcBorders>
          </w:tcPr>
          <w:p w14:paraId="328FFE17" w14:textId="77777777" w:rsidR="00C95926" w:rsidRPr="00B52F99" w:rsidRDefault="00C95926" w:rsidP="00D17219">
            <w:pPr>
              <w:pStyle w:val="TAC"/>
              <w:rPr>
                <w:color w:val="000000"/>
              </w:rPr>
            </w:pPr>
            <w:r w:rsidRPr="00B52F99">
              <w:rPr>
                <w:color w:val="000000"/>
              </w:rPr>
              <w:t>3.3223</w:t>
            </w:r>
          </w:p>
        </w:tc>
      </w:tr>
      <w:tr w:rsidR="00C95926" w:rsidRPr="00B52F99" w14:paraId="213654C3"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5AF6E6B6" w14:textId="77777777" w:rsidR="00C95926" w:rsidRPr="00B52F99" w:rsidRDefault="00C95926" w:rsidP="00D17219">
            <w:pPr>
              <w:pStyle w:val="TAC"/>
              <w:rPr>
                <w:b/>
                <w:color w:val="000000"/>
              </w:rPr>
            </w:pPr>
            <w:r w:rsidRPr="00B52F99">
              <w:rPr>
                <w:b/>
                <w:color w:val="000000"/>
              </w:rPr>
              <w:t>20</w:t>
            </w:r>
          </w:p>
        </w:tc>
        <w:tc>
          <w:tcPr>
            <w:tcW w:w="0" w:type="auto"/>
            <w:tcBorders>
              <w:top w:val="single" w:sz="8" w:space="0" w:color="auto"/>
              <w:left w:val="single" w:sz="8" w:space="0" w:color="auto"/>
              <w:bottom w:val="single" w:sz="8" w:space="0" w:color="auto"/>
              <w:right w:val="single" w:sz="8" w:space="0" w:color="auto"/>
            </w:tcBorders>
            <w:vAlign w:val="center"/>
          </w:tcPr>
          <w:p w14:paraId="4CFDB812" w14:textId="77777777" w:rsidR="00C95926" w:rsidRPr="00B52F99" w:rsidRDefault="00C95926" w:rsidP="00D17219">
            <w:pPr>
              <w:pStyle w:val="TAC"/>
              <w:rPr>
                <w:color w:val="000000"/>
              </w:rPr>
            </w:pPr>
            <w:r w:rsidRPr="00B52F99">
              <w:rPr>
                <w:color w:val="000000"/>
              </w:rPr>
              <w:t>6</w:t>
            </w:r>
          </w:p>
        </w:tc>
        <w:tc>
          <w:tcPr>
            <w:tcW w:w="0" w:type="auto"/>
            <w:tcBorders>
              <w:top w:val="single" w:sz="8" w:space="0" w:color="auto"/>
              <w:left w:val="single" w:sz="8" w:space="0" w:color="auto"/>
              <w:bottom w:val="single" w:sz="8" w:space="0" w:color="auto"/>
              <w:right w:val="single" w:sz="8" w:space="0" w:color="auto"/>
            </w:tcBorders>
          </w:tcPr>
          <w:p w14:paraId="3C8B7038" w14:textId="77777777" w:rsidR="00C95926" w:rsidRPr="00B52F99" w:rsidRDefault="00C95926" w:rsidP="00D17219">
            <w:pPr>
              <w:pStyle w:val="TAC"/>
              <w:rPr>
                <w:color w:val="000000"/>
              </w:rPr>
            </w:pPr>
            <w:r w:rsidRPr="00B52F99">
              <w:rPr>
                <w:color w:val="000000"/>
              </w:rPr>
              <w:t>616</w:t>
            </w:r>
          </w:p>
        </w:tc>
        <w:tc>
          <w:tcPr>
            <w:tcW w:w="2278" w:type="dxa"/>
            <w:tcBorders>
              <w:top w:val="single" w:sz="8" w:space="0" w:color="auto"/>
              <w:left w:val="single" w:sz="8" w:space="0" w:color="auto"/>
              <w:bottom w:val="single" w:sz="8" w:space="0" w:color="auto"/>
              <w:right w:val="single" w:sz="8" w:space="0" w:color="auto"/>
            </w:tcBorders>
          </w:tcPr>
          <w:p w14:paraId="4C5CDA7A" w14:textId="77777777" w:rsidR="00C95926" w:rsidRPr="00B52F99" w:rsidRDefault="00C95926" w:rsidP="00D17219">
            <w:pPr>
              <w:pStyle w:val="TAC"/>
              <w:rPr>
                <w:color w:val="000000"/>
              </w:rPr>
            </w:pPr>
            <w:r w:rsidRPr="00B52F99">
              <w:rPr>
                <w:color w:val="000000"/>
              </w:rPr>
              <w:t>3.6094</w:t>
            </w:r>
          </w:p>
        </w:tc>
      </w:tr>
      <w:tr w:rsidR="00C95926" w:rsidRPr="00B52F99" w14:paraId="62861236"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3C5E7988" w14:textId="77777777" w:rsidR="00C95926" w:rsidRPr="00B52F99" w:rsidRDefault="00C95926" w:rsidP="00D17219">
            <w:pPr>
              <w:pStyle w:val="TAC"/>
              <w:rPr>
                <w:b/>
                <w:color w:val="000000"/>
              </w:rPr>
            </w:pPr>
            <w:r w:rsidRPr="00B52F99">
              <w:rPr>
                <w:b/>
                <w:color w:val="000000"/>
              </w:rPr>
              <w:t>21</w:t>
            </w:r>
          </w:p>
        </w:tc>
        <w:tc>
          <w:tcPr>
            <w:tcW w:w="0" w:type="auto"/>
            <w:tcBorders>
              <w:top w:val="single" w:sz="8" w:space="0" w:color="auto"/>
              <w:left w:val="single" w:sz="8" w:space="0" w:color="auto"/>
              <w:bottom w:val="single" w:sz="8" w:space="0" w:color="auto"/>
              <w:right w:val="single" w:sz="8" w:space="0" w:color="auto"/>
            </w:tcBorders>
            <w:vAlign w:val="center"/>
          </w:tcPr>
          <w:p w14:paraId="0F693532" w14:textId="77777777" w:rsidR="00C95926" w:rsidRPr="00B52F99" w:rsidRDefault="00C95926" w:rsidP="00D17219">
            <w:pPr>
              <w:pStyle w:val="TAC"/>
              <w:rPr>
                <w:color w:val="000000"/>
              </w:rPr>
            </w:pPr>
            <w:r w:rsidRPr="00B52F99">
              <w:rPr>
                <w:color w:val="000000"/>
              </w:rPr>
              <w:t>6</w:t>
            </w:r>
          </w:p>
        </w:tc>
        <w:tc>
          <w:tcPr>
            <w:tcW w:w="0" w:type="auto"/>
            <w:tcBorders>
              <w:top w:val="single" w:sz="8" w:space="0" w:color="auto"/>
              <w:left w:val="single" w:sz="8" w:space="0" w:color="auto"/>
              <w:bottom w:val="single" w:sz="8" w:space="0" w:color="auto"/>
              <w:right w:val="single" w:sz="8" w:space="0" w:color="auto"/>
            </w:tcBorders>
          </w:tcPr>
          <w:p w14:paraId="522A6A06" w14:textId="77777777" w:rsidR="00C95926" w:rsidRPr="00B52F99" w:rsidRDefault="00C95926" w:rsidP="00D17219">
            <w:pPr>
              <w:pStyle w:val="TAC"/>
              <w:rPr>
                <w:color w:val="000000"/>
              </w:rPr>
            </w:pPr>
            <w:r w:rsidRPr="00B52F99">
              <w:rPr>
                <w:color w:val="000000"/>
              </w:rPr>
              <w:t>666</w:t>
            </w:r>
          </w:p>
        </w:tc>
        <w:tc>
          <w:tcPr>
            <w:tcW w:w="2278" w:type="dxa"/>
            <w:tcBorders>
              <w:top w:val="single" w:sz="8" w:space="0" w:color="auto"/>
              <w:left w:val="single" w:sz="8" w:space="0" w:color="auto"/>
              <w:bottom w:val="single" w:sz="8" w:space="0" w:color="auto"/>
              <w:right w:val="single" w:sz="8" w:space="0" w:color="auto"/>
            </w:tcBorders>
          </w:tcPr>
          <w:p w14:paraId="40323E1F" w14:textId="77777777" w:rsidR="00C95926" w:rsidRPr="00B52F99" w:rsidRDefault="00C95926" w:rsidP="00D17219">
            <w:pPr>
              <w:pStyle w:val="TAC"/>
              <w:rPr>
                <w:color w:val="000000"/>
              </w:rPr>
            </w:pPr>
            <w:r w:rsidRPr="00B52F99">
              <w:rPr>
                <w:color w:val="000000"/>
              </w:rPr>
              <w:t>3.9023</w:t>
            </w:r>
          </w:p>
        </w:tc>
      </w:tr>
      <w:tr w:rsidR="00C95926" w:rsidRPr="00B52F99" w14:paraId="0EC182B5"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4C75917C" w14:textId="77777777" w:rsidR="00C95926" w:rsidRPr="00B52F99" w:rsidRDefault="00C95926" w:rsidP="00D17219">
            <w:pPr>
              <w:pStyle w:val="TAC"/>
              <w:rPr>
                <w:b/>
                <w:color w:val="000000"/>
              </w:rPr>
            </w:pPr>
            <w:r w:rsidRPr="00B52F99">
              <w:rPr>
                <w:b/>
                <w:color w:val="000000"/>
              </w:rPr>
              <w:t>22</w:t>
            </w:r>
          </w:p>
        </w:tc>
        <w:tc>
          <w:tcPr>
            <w:tcW w:w="0" w:type="auto"/>
            <w:tcBorders>
              <w:top w:val="single" w:sz="8" w:space="0" w:color="auto"/>
              <w:left w:val="single" w:sz="8" w:space="0" w:color="auto"/>
              <w:bottom w:val="single" w:sz="8" w:space="0" w:color="auto"/>
              <w:right w:val="single" w:sz="8" w:space="0" w:color="auto"/>
            </w:tcBorders>
            <w:vAlign w:val="center"/>
          </w:tcPr>
          <w:p w14:paraId="555B2327" w14:textId="77777777" w:rsidR="00C95926" w:rsidRPr="00B52F99" w:rsidRDefault="00C95926" w:rsidP="00D17219">
            <w:pPr>
              <w:pStyle w:val="TAC"/>
              <w:rPr>
                <w:color w:val="000000"/>
              </w:rPr>
            </w:pPr>
            <w:r w:rsidRPr="00B52F99">
              <w:rPr>
                <w:color w:val="000000"/>
              </w:rPr>
              <w:t>6</w:t>
            </w:r>
          </w:p>
        </w:tc>
        <w:tc>
          <w:tcPr>
            <w:tcW w:w="0" w:type="auto"/>
            <w:tcBorders>
              <w:top w:val="single" w:sz="8" w:space="0" w:color="auto"/>
              <w:left w:val="single" w:sz="8" w:space="0" w:color="auto"/>
              <w:bottom w:val="single" w:sz="8" w:space="0" w:color="auto"/>
              <w:right w:val="single" w:sz="8" w:space="0" w:color="auto"/>
            </w:tcBorders>
          </w:tcPr>
          <w:p w14:paraId="24607898" w14:textId="77777777" w:rsidR="00C95926" w:rsidRPr="00B52F99" w:rsidRDefault="00C95926" w:rsidP="00D17219">
            <w:pPr>
              <w:pStyle w:val="TAC"/>
              <w:rPr>
                <w:color w:val="000000"/>
              </w:rPr>
            </w:pPr>
            <w:r w:rsidRPr="00B52F99">
              <w:rPr>
                <w:color w:val="000000"/>
              </w:rPr>
              <w:t>719</w:t>
            </w:r>
          </w:p>
        </w:tc>
        <w:tc>
          <w:tcPr>
            <w:tcW w:w="2278" w:type="dxa"/>
            <w:tcBorders>
              <w:top w:val="single" w:sz="8" w:space="0" w:color="auto"/>
              <w:left w:val="single" w:sz="8" w:space="0" w:color="auto"/>
              <w:bottom w:val="single" w:sz="8" w:space="0" w:color="auto"/>
              <w:right w:val="single" w:sz="8" w:space="0" w:color="auto"/>
            </w:tcBorders>
          </w:tcPr>
          <w:p w14:paraId="23FF2880" w14:textId="77777777" w:rsidR="00C95926" w:rsidRPr="00B52F99" w:rsidRDefault="00C95926" w:rsidP="00D17219">
            <w:pPr>
              <w:pStyle w:val="TAC"/>
              <w:rPr>
                <w:color w:val="000000"/>
              </w:rPr>
            </w:pPr>
            <w:r w:rsidRPr="00B52F99">
              <w:rPr>
                <w:color w:val="000000"/>
              </w:rPr>
              <w:t>4.2129</w:t>
            </w:r>
          </w:p>
        </w:tc>
      </w:tr>
      <w:tr w:rsidR="00C95926" w:rsidRPr="00B52F99" w14:paraId="65FCE893"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30C002D1" w14:textId="77777777" w:rsidR="00C95926" w:rsidRPr="00B52F99" w:rsidRDefault="00C95926" w:rsidP="00D17219">
            <w:pPr>
              <w:pStyle w:val="TAC"/>
              <w:rPr>
                <w:b/>
                <w:color w:val="000000"/>
              </w:rPr>
            </w:pPr>
            <w:r w:rsidRPr="00B52F99">
              <w:rPr>
                <w:b/>
                <w:color w:val="000000"/>
              </w:rPr>
              <w:t>23</w:t>
            </w:r>
          </w:p>
        </w:tc>
        <w:tc>
          <w:tcPr>
            <w:tcW w:w="0" w:type="auto"/>
            <w:tcBorders>
              <w:top w:val="single" w:sz="8" w:space="0" w:color="auto"/>
              <w:left w:val="single" w:sz="8" w:space="0" w:color="auto"/>
              <w:bottom w:val="single" w:sz="8" w:space="0" w:color="auto"/>
              <w:right w:val="single" w:sz="8" w:space="0" w:color="auto"/>
            </w:tcBorders>
            <w:vAlign w:val="center"/>
          </w:tcPr>
          <w:p w14:paraId="5138D415" w14:textId="77777777" w:rsidR="00C95926" w:rsidRPr="00B52F99" w:rsidRDefault="00C95926" w:rsidP="00D17219">
            <w:pPr>
              <w:pStyle w:val="TAC"/>
              <w:rPr>
                <w:color w:val="000000"/>
              </w:rPr>
            </w:pPr>
            <w:r w:rsidRPr="00B52F99">
              <w:rPr>
                <w:color w:val="000000"/>
              </w:rPr>
              <w:t>6</w:t>
            </w:r>
          </w:p>
        </w:tc>
        <w:tc>
          <w:tcPr>
            <w:tcW w:w="0" w:type="auto"/>
            <w:tcBorders>
              <w:top w:val="single" w:sz="8" w:space="0" w:color="auto"/>
              <w:left w:val="single" w:sz="8" w:space="0" w:color="auto"/>
              <w:bottom w:val="single" w:sz="8" w:space="0" w:color="auto"/>
              <w:right w:val="single" w:sz="8" w:space="0" w:color="auto"/>
            </w:tcBorders>
          </w:tcPr>
          <w:p w14:paraId="0C2D0066" w14:textId="77777777" w:rsidR="00C95926" w:rsidRPr="00B52F99" w:rsidRDefault="00C95926" w:rsidP="00D17219">
            <w:pPr>
              <w:pStyle w:val="TAC"/>
              <w:rPr>
                <w:color w:val="000000"/>
              </w:rPr>
            </w:pPr>
            <w:r w:rsidRPr="00B52F99">
              <w:rPr>
                <w:color w:val="000000"/>
              </w:rPr>
              <w:t>772</w:t>
            </w:r>
          </w:p>
        </w:tc>
        <w:tc>
          <w:tcPr>
            <w:tcW w:w="2278" w:type="dxa"/>
            <w:tcBorders>
              <w:top w:val="single" w:sz="8" w:space="0" w:color="auto"/>
              <w:left w:val="single" w:sz="8" w:space="0" w:color="auto"/>
              <w:bottom w:val="single" w:sz="8" w:space="0" w:color="auto"/>
              <w:right w:val="single" w:sz="8" w:space="0" w:color="auto"/>
            </w:tcBorders>
          </w:tcPr>
          <w:p w14:paraId="35750992" w14:textId="77777777" w:rsidR="00C95926" w:rsidRPr="00B52F99" w:rsidRDefault="00C95926" w:rsidP="00D17219">
            <w:pPr>
              <w:pStyle w:val="TAC"/>
              <w:rPr>
                <w:color w:val="000000"/>
              </w:rPr>
            </w:pPr>
            <w:r w:rsidRPr="00B52F99">
              <w:rPr>
                <w:color w:val="000000"/>
              </w:rPr>
              <w:t>4.5234</w:t>
            </w:r>
          </w:p>
        </w:tc>
      </w:tr>
      <w:tr w:rsidR="00C95926" w:rsidRPr="00B52F99" w14:paraId="2C30CC67"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327334A2" w14:textId="77777777" w:rsidR="00C95926" w:rsidRPr="00B52F99" w:rsidRDefault="00C95926" w:rsidP="00D17219">
            <w:pPr>
              <w:pStyle w:val="TAC"/>
              <w:rPr>
                <w:b/>
                <w:color w:val="000000"/>
              </w:rPr>
            </w:pPr>
            <w:r w:rsidRPr="00B52F99">
              <w:rPr>
                <w:b/>
                <w:color w:val="000000"/>
              </w:rPr>
              <w:t>24</w:t>
            </w:r>
          </w:p>
        </w:tc>
        <w:tc>
          <w:tcPr>
            <w:tcW w:w="0" w:type="auto"/>
            <w:tcBorders>
              <w:top w:val="single" w:sz="8" w:space="0" w:color="auto"/>
              <w:left w:val="single" w:sz="8" w:space="0" w:color="auto"/>
              <w:bottom w:val="single" w:sz="8" w:space="0" w:color="auto"/>
              <w:right w:val="single" w:sz="8" w:space="0" w:color="auto"/>
            </w:tcBorders>
            <w:vAlign w:val="center"/>
          </w:tcPr>
          <w:p w14:paraId="08B6ED8B" w14:textId="77777777" w:rsidR="00C95926" w:rsidRPr="00B52F99" w:rsidRDefault="00C95926" w:rsidP="00D17219">
            <w:pPr>
              <w:pStyle w:val="TAC"/>
              <w:rPr>
                <w:color w:val="000000"/>
              </w:rPr>
            </w:pPr>
            <w:r w:rsidRPr="00B52F99">
              <w:rPr>
                <w:color w:val="000000"/>
              </w:rPr>
              <w:t>6</w:t>
            </w:r>
          </w:p>
        </w:tc>
        <w:tc>
          <w:tcPr>
            <w:tcW w:w="0" w:type="auto"/>
            <w:tcBorders>
              <w:top w:val="single" w:sz="8" w:space="0" w:color="auto"/>
              <w:left w:val="single" w:sz="8" w:space="0" w:color="auto"/>
              <w:bottom w:val="single" w:sz="8" w:space="0" w:color="auto"/>
              <w:right w:val="single" w:sz="8" w:space="0" w:color="auto"/>
            </w:tcBorders>
          </w:tcPr>
          <w:p w14:paraId="6CC393EF" w14:textId="77777777" w:rsidR="00C95926" w:rsidRPr="00B52F99" w:rsidRDefault="00C95926" w:rsidP="00D17219">
            <w:pPr>
              <w:pStyle w:val="TAC"/>
              <w:rPr>
                <w:color w:val="000000"/>
              </w:rPr>
            </w:pPr>
            <w:r w:rsidRPr="00B52F99">
              <w:rPr>
                <w:color w:val="000000"/>
              </w:rPr>
              <w:t>822</w:t>
            </w:r>
          </w:p>
        </w:tc>
        <w:tc>
          <w:tcPr>
            <w:tcW w:w="2278" w:type="dxa"/>
            <w:tcBorders>
              <w:top w:val="single" w:sz="8" w:space="0" w:color="auto"/>
              <w:left w:val="single" w:sz="8" w:space="0" w:color="auto"/>
              <w:bottom w:val="single" w:sz="8" w:space="0" w:color="auto"/>
              <w:right w:val="single" w:sz="8" w:space="0" w:color="auto"/>
            </w:tcBorders>
          </w:tcPr>
          <w:p w14:paraId="260F18A2" w14:textId="77777777" w:rsidR="00C95926" w:rsidRPr="00B52F99" w:rsidRDefault="00C95926" w:rsidP="00D17219">
            <w:pPr>
              <w:pStyle w:val="TAC"/>
              <w:rPr>
                <w:color w:val="000000"/>
              </w:rPr>
            </w:pPr>
            <w:r w:rsidRPr="00B52F99">
              <w:rPr>
                <w:color w:val="000000"/>
              </w:rPr>
              <w:t>4.8164</w:t>
            </w:r>
          </w:p>
        </w:tc>
      </w:tr>
      <w:tr w:rsidR="00C95926" w:rsidRPr="00B52F99" w14:paraId="7D81B035"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671E652E" w14:textId="77777777" w:rsidR="00C95926" w:rsidRPr="00B52F99" w:rsidRDefault="00C95926" w:rsidP="00D17219">
            <w:pPr>
              <w:pStyle w:val="TAC"/>
              <w:rPr>
                <w:b/>
                <w:color w:val="000000"/>
              </w:rPr>
            </w:pPr>
            <w:r w:rsidRPr="00B52F99">
              <w:rPr>
                <w:b/>
                <w:color w:val="000000"/>
              </w:rPr>
              <w:t>25</w:t>
            </w:r>
          </w:p>
        </w:tc>
        <w:tc>
          <w:tcPr>
            <w:tcW w:w="0" w:type="auto"/>
            <w:tcBorders>
              <w:top w:val="single" w:sz="8" w:space="0" w:color="auto"/>
              <w:left w:val="single" w:sz="8" w:space="0" w:color="auto"/>
              <w:bottom w:val="single" w:sz="8" w:space="0" w:color="auto"/>
              <w:right w:val="single" w:sz="8" w:space="0" w:color="auto"/>
            </w:tcBorders>
            <w:vAlign w:val="center"/>
          </w:tcPr>
          <w:p w14:paraId="141C86C8" w14:textId="77777777" w:rsidR="00C95926" w:rsidRPr="00B52F99" w:rsidRDefault="00C95926" w:rsidP="00D17219">
            <w:pPr>
              <w:pStyle w:val="TAC"/>
              <w:rPr>
                <w:color w:val="000000"/>
              </w:rPr>
            </w:pPr>
            <w:r w:rsidRPr="00B52F99">
              <w:rPr>
                <w:color w:val="000000"/>
              </w:rPr>
              <w:t>6</w:t>
            </w:r>
          </w:p>
        </w:tc>
        <w:tc>
          <w:tcPr>
            <w:tcW w:w="0" w:type="auto"/>
            <w:tcBorders>
              <w:top w:val="single" w:sz="8" w:space="0" w:color="auto"/>
              <w:left w:val="single" w:sz="8" w:space="0" w:color="auto"/>
              <w:bottom w:val="single" w:sz="8" w:space="0" w:color="auto"/>
              <w:right w:val="single" w:sz="8" w:space="0" w:color="auto"/>
            </w:tcBorders>
          </w:tcPr>
          <w:p w14:paraId="256B5DCE" w14:textId="77777777" w:rsidR="00C95926" w:rsidRPr="00B52F99" w:rsidRDefault="00C95926" w:rsidP="00D17219">
            <w:pPr>
              <w:pStyle w:val="TAC"/>
              <w:rPr>
                <w:color w:val="000000"/>
              </w:rPr>
            </w:pPr>
            <w:r w:rsidRPr="00B52F99">
              <w:rPr>
                <w:color w:val="000000"/>
              </w:rPr>
              <w:t>873</w:t>
            </w:r>
          </w:p>
        </w:tc>
        <w:tc>
          <w:tcPr>
            <w:tcW w:w="2278" w:type="dxa"/>
            <w:tcBorders>
              <w:top w:val="single" w:sz="8" w:space="0" w:color="auto"/>
              <w:left w:val="single" w:sz="8" w:space="0" w:color="auto"/>
              <w:bottom w:val="single" w:sz="8" w:space="0" w:color="auto"/>
              <w:right w:val="single" w:sz="8" w:space="0" w:color="auto"/>
            </w:tcBorders>
          </w:tcPr>
          <w:p w14:paraId="22FA75B0" w14:textId="77777777" w:rsidR="00C95926" w:rsidRPr="00B52F99" w:rsidRDefault="00C95926" w:rsidP="00D17219">
            <w:pPr>
              <w:pStyle w:val="TAC"/>
              <w:rPr>
                <w:color w:val="000000"/>
              </w:rPr>
            </w:pPr>
            <w:r w:rsidRPr="00B52F99">
              <w:rPr>
                <w:color w:val="000000"/>
              </w:rPr>
              <w:t>5.1152</w:t>
            </w:r>
          </w:p>
        </w:tc>
      </w:tr>
      <w:tr w:rsidR="00C95926" w:rsidRPr="00B52F99" w14:paraId="5F21E385"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7351E832" w14:textId="77777777" w:rsidR="00C95926" w:rsidRPr="00B52F99" w:rsidRDefault="00C95926" w:rsidP="00D17219">
            <w:pPr>
              <w:pStyle w:val="TAC"/>
              <w:rPr>
                <w:b/>
                <w:color w:val="000000"/>
              </w:rPr>
            </w:pPr>
            <w:r w:rsidRPr="00B52F99">
              <w:rPr>
                <w:b/>
                <w:color w:val="000000"/>
              </w:rPr>
              <w:t>26</w:t>
            </w:r>
          </w:p>
        </w:tc>
        <w:tc>
          <w:tcPr>
            <w:tcW w:w="0" w:type="auto"/>
            <w:tcBorders>
              <w:top w:val="single" w:sz="8" w:space="0" w:color="auto"/>
              <w:left w:val="single" w:sz="8" w:space="0" w:color="auto"/>
              <w:bottom w:val="single" w:sz="8" w:space="0" w:color="auto"/>
              <w:right w:val="single" w:sz="8" w:space="0" w:color="auto"/>
            </w:tcBorders>
            <w:vAlign w:val="center"/>
          </w:tcPr>
          <w:p w14:paraId="2845CB9D" w14:textId="77777777" w:rsidR="00C95926" w:rsidRPr="00B52F99" w:rsidRDefault="00C95926" w:rsidP="00D17219">
            <w:pPr>
              <w:pStyle w:val="TAC"/>
              <w:rPr>
                <w:color w:val="000000"/>
              </w:rPr>
            </w:pPr>
            <w:r w:rsidRPr="00B52F99">
              <w:rPr>
                <w:color w:val="000000"/>
              </w:rPr>
              <w:t>6</w:t>
            </w:r>
          </w:p>
        </w:tc>
        <w:tc>
          <w:tcPr>
            <w:tcW w:w="0" w:type="auto"/>
            <w:tcBorders>
              <w:top w:val="single" w:sz="8" w:space="0" w:color="auto"/>
              <w:left w:val="single" w:sz="8" w:space="0" w:color="auto"/>
              <w:bottom w:val="single" w:sz="8" w:space="0" w:color="auto"/>
              <w:right w:val="single" w:sz="8" w:space="0" w:color="auto"/>
            </w:tcBorders>
          </w:tcPr>
          <w:p w14:paraId="18A10CD8" w14:textId="77777777" w:rsidR="00C95926" w:rsidRPr="00B52F99" w:rsidRDefault="00C95926" w:rsidP="00D17219">
            <w:pPr>
              <w:pStyle w:val="TAC"/>
              <w:rPr>
                <w:color w:val="000000"/>
              </w:rPr>
            </w:pPr>
            <w:r w:rsidRPr="00B52F99">
              <w:rPr>
                <w:color w:val="000000"/>
              </w:rPr>
              <w:t>910</w:t>
            </w:r>
          </w:p>
        </w:tc>
        <w:tc>
          <w:tcPr>
            <w:tcW w:w="2278" w:type="dxa"/>
            <w:tcBorders>
              <w:top w:val="single" w:sz="8" w:space="0" w:color="auto"/>
              <w:left w:val="single" w:sz="8" w:space="0" w:color="auto"/>
              <w:bottom w:val="single" w:sz="8" w:space="0" w:color="auto"/>
              <w:right w:val="single" w:sz="8" w:space="0" w:color="auto"/>
            </w:tcBorders>
          </w:tcPr>
          <w:p w14:paraId="757686E5" w14:textId="77777777" w:rsidR="00C95926" w:rsidRPr="00B52F99" w:rsidRDefault="00C95926" w:rsidP="00D17219">
            <w:pPr>
              <w:pStyle w:val="TAC"/>
              <w:rPr>
                <w:color w:val="000000"/>
              </w:rPr>
            </w:pPr>
            <w:r w:rsidRPr="00B52F99">
              <w:rPr>
                <w:color w:val="000000"/>
              </w:rPr>
              <w:t>5.3320</w:t>
            </w:r>
          </w:p>
        </w:tc>
      </w:tr>
      <w:tr w:rsidR="00C95926" w:rsidRPr="00B52F99" w14:paraId="75112FAE"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3222478C" w14:textId="77777777" w:rsidR="00C95926" w:rsidRPr="00B52F99" w:rsidRDefault="00C95926" w:rsidP="00D17219">
            <w:pPr>
              <w:pStyle w:val="TAC"/>
              <w:rPr>
                <w:b/>
                <w:color w:val="000000"/>
              </w:rPr>
            </w:pPr>
            <w:r w:rsidRPr="00B52F99">
              <w:rPr>
                <w:b/>
                <w:color w:val="000000"/>
              </w:rPr>
              <w:t>27</w:t>
            </w:r>
          </w:p>
        </w:tc>
        <w:tc>
          <w:tcPr>
            <w:tcW w:w="0" w:type="auto"/>
            <w:tcBorders>
              <w:top w:val="single" w:sz="8" w:space="0" w:color="auto"/>
              <w:left w:val="single" w:sz="8" w:space="0" w:color="auto"/>
              <w:bottom w:val="single" w:sz="8" w:space="0" w:color="auto"/>
              <w:right w:val="single" w:sz="8" w:space="0" w:color="auto"/>
            </w:tcBorders>
            <w:vAlign w:val="center"/>
          </w:tcPr>
          <w:p w14:paraId="681FA4B7" w14:textId="77777777" w:rsidR="00C95926" w:rsidRPr="00B52F99" w:rsidRDefault="00C95926" w:rsidP="00D17219">
            <w:pPr>
              <w:pStyle w:val="TAC"/>
              <w:rPr>
                <w:color w:val="000000"/>
              </w:rPr>
            </w:pPr>
            <w:r w:rsidRPr="00B52F99">
              <w:rPr>
                <w:color w:val="000000"/>
              </w:rPr>
              <w:t>6</w:t>
            </w:r>
          </w:p>
        </w:tc>
        <w:tc>
          <w:tcPr>
            <w:tcW w:w="0" w:type="auto"/>
            <w:tcBorders>
              <w:top w:val="single" w:sz="8" w:space="0" w:color="auto"/>
              <w:left w:val="single" w:sz="8" w:space="0" w:color="auto"/>
              <w:bottom w:val="single" w:sz="8" w:space="0" w:color="auto"/>
              <w:right w:val="single" w:sz="8" w:space="0" w:color="auto"/>
            </w:tcBorders>
          </w:tcPr>
          <w:p w14:paraId="20FEFF09" w14:textId="77777777" w:rsidR="00C95926" w:rsidRPr="00B52F99" w:rsidRDefault="00C95926" w:rsidP="00D17219">
            <w:pPr>
              <w:pStyle w:val="TAC"/>
              <w:rPr>
                <w:color w:val="000000"/>
              </w:rPr>
            </w:pPr>
            <w:r w:rsidRPr="00B52F99">
              <w:rPr>
                <w:color w:val="000000"/>
              </w:rPr>
              <w:t>948</w:t>
            </w:r>
          </w:p>
        </w:tc>
        <w:tc>
          <w:tcPr>
            <w:tcW w:w="2278" w:type="dxa"/>
            <w:tcBorders>
              <w:top w:val="single" w:sz="8" w:space="0" w:color="auto"/>
              <w:left w:val="single" w:sz="8" w:space="0" w:color="auto"/>
              <w:bottom w:val="single" w:sz="8" w:space="0" w:color="auto"/>
              <w:right w:val="single" w:sz="8" w:space="0" w:color="auto"/>
            </w:tcBorders>
          </w:tcPr>
          <w:p w14:paraId="718ACE17" w14:textId="77777777" w:rsidR="00C95926" w:rsidRPr="00B52F99" w:rsidRDefault="00C95926" w:rsidP="00D17219">
            <w:pPr>
              <w:pStyle w:val="TAC"/>
              <w:rPr>
                <w:color w:val="000000"/>
              </w:rPr>
            </w:pPr>
            <w:r w:rsidRPr="00B52F99">
              <w:rPr>
                <w:color w:val="000000"/>
              </w:rPr>
              <w:t>5.5547</w:t>
            </w:r>
          </w:p>
        </w:tc>
      </w:tr>
      <w:tr w:rsidR="00C95926" w:rsidRPr="00B52F99" w14:paraId="41FD802E"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2F5F12A2" w14:textId="77777777" w:rsidR="00C95926" w:rsidRPr="00B52F99" w:rsidRDefault="00C95926" w:rsidP="00D17219">
            <w:pPr>
              <w:pStyle w:val="TAC"/>
              <w:rPr>
                <w:b/>
                <w:color w:val="000000"/>
              </w:rPr>
            </w:pPr>
            <w:r w:rsidRPr="00B52F99">
              <w:rPr>
                <w:b/>
                <w:color w:val="000000"/>
              </w:rPr>
              <w:t>28</w:t>
            </w:r>
          </w:p>
        </w:tc>
        <w:tc>
          <w:tcPr>
            <w:tcW w:w="0" w:type="auto"/>
            <w:tcBorders>
              <w:top w:val="single" w:sz="4" w:space="0" w:color="auto"/>
              <w:left w:val="double" w:sz="4" w:space="0" w:color="auto"/>
              <w:bottom w:val="single" w:sz="4" w:space="0" w:color="auto"/>
              <w:right w:val="single" w:sz="4" w:space="0" w:color="auto"/>
            </w:tcBorders>
            <w:vAlign w:val="center"/>
          </w:tcPr>
          <w:p w14:paraId="6D5AA465" w14:textId="77777777" w:rsidR="00C95926" w:rsidRPr="003A28E4" w:rsidRDefault="00C95926" w:rsidP="00D17219">
            <w:pPr>
              <w:pStyle w:val="TAC"/>
              <w:rPr>
                <w:color w:val="FF0000"/>
              </w:rPr>
            </w:pPr>
            <w:r w:rsidRPr="003A28E4">
              <w:rPr>
                <w:strike/>
                <w:color w:val="FF0000"/>
              </w:rPr>
              <w:t>1</w:t>
            </w:r>
            <w:r w:rsidRPr="00A65AB1">
              <w:rPr>
                <w:i/>
                <w:color w:val="FF0000"/>
              </w:rPr>
              <w:t>q</w:t>
            </w:r>
          </w:p>
        </w:tc>
        <w:tc>
          <w:tcPr>
            <w:tcW w:w="4563" w:type="dxa"/>
            <w:gridSpan w:val="2"/>
            <w:tcBorders>
              <w:top w:val="single" w:sz="4" w:space="0" w:color="auto"/>
              <w:left w:val="single" w:sz="4" w:space="0" w:color="auto"/>
              <w:bottom w:val="single" w:sz="4" w:space="0" w:color="auto"/>
              <w:right w:val="single" w:sz="4" w:space="0" w:color="auto"/>
            </w:tcBorders>
          </w:tcPr>
          <w:p w14:paraId="4961A4D6" w14:textId="77777777" w:rsidR="00C95926" w:rsidRPr="00B52F99" w:rsidRDefault="00C95926" w:rsidP="00D17219">
            <w:pPr>
              <w:pStyle w:val="TAC"/>
              <w:rPr>
                <w:color w:val="000000"/>
              </w:rPr>
            </w:pPr>
            <w:r w:rsidRPr="00B52F99">
              <w:rPr>
                <w:color w:val="000000"/>
              </w:rPr>
              <w:t>reserved</w:t>
            </w:r>
          </w:p>
        </w:tc>
      </w:tr>
      <w:tr w:rsidR="00C95926" w:rsidRPr="00B52F99" w14:paraId="68C5254B"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352B47C4" w14:textId="77777777" w:rsidR="00C95926" w:rsidRPr="00B52F99" w:rsidRDefault="00C95926" w:rsidP="00D17219">
            <w:pPr>
              <w:pStyle w:val="TAC"/>
              <w:rPr>
                <w:b/>
                <w:color w:val="000000"/>
              </w:rPr>
            </w:pPr>
            <w:r w:rsidRPr="00B52F99">
              <w:rPr>
                <w:b/>
                <w:color w:val="000000"/>
              </w:rPr>
              <w:t>29</w:t>
            </w:r>
          </w:p>
        </w:tc>
        <w:tc>
          <w:tcPr>
            <w:tcW w:w="0" w:type="auto"/>
            <w:tcBorders>
              <w:top w:val="single" w:sz="4" w:space="0" w:color="auto"/>
              <w:left w:val="double" w:sz="4" w:space="0" w:color="auto"/>
              <w:bottom w:val="single" w:sz="4" w:space="0" w:color="auto"/>
              <w:right w:val="single" w:sz="4" w:space="0" w:color="auto"/>
            </w:tcBorders>
            <w:vAlign w:val="center"/>
            <w:hideMark/>
          </w:tcPr>
          <w:p w14:paraId="586D08FC" w14:textId="77777777" w:rsidR="00C95926" w:rsidRPr="00B52F99" w:rsidRDefault="00C95926" w:rsidP="00D17219">
            <w:pPr>
              <w:pStyle w:val="TAC"/>
              <w:rPr>
                <w:color w:val="000000"/>
              </w:rPr>
            </w:pPr>
            <w:r w:rsidRPr="00B52F99">
              <w:rPr>
                <w:color w:val="000000"/>
              </w:rPr>
              <w:t>2</w:t>
            </w:r>
          </w:p>
        </w:tc>
        <w:tc>
          <w:tcPr>
            <w:tcW w:w="4563" w:type="dxa"/>
            <w:gridSpan w:val="2"/>
            <w:tcBorders>
              <w:top w:val="single" w:sz="4" w:space="0" w:color="auto"/>
              <w:left w:val="single" w:sz="4" w:space="0" w:color="auto"/>
              <w:bottom w:val="single" w:sz="4" w:space="0" w:color="auto"/>
              <w:right w:val="single" w:sz="4" w:space="0" w:color="auto"/>
            </w:tcBorders>
            <w:vAlign w:val="center"/>
          </w:tcPr>
          <w:p w14:paraId="69FEA321" w14:textId="77777777" w:rsidR="00C95926" w:rsidRPr="00B52F99" w:rsidRDefault="00C95926" w:rsidP="00D17219">
            <w:pPr>
              <w:pStyle w:val="TAC"/>
              <w:rPr>
                <w:color w:val="000000"/>
              </w:rPr>
            </w:pPr>
            <w:r w:rsidRPr="00B52F99">
              <w:rPr>
                <w:color w:val="000000"/>
              </w:rPr>
              <w:t>reserved</w:t>
            </w:r>
          </w:p>
        </w:tc>
      </w:tr>
      <w:tr w:rsidR="00C95926" w:rsidRPr="00B52F99" w14:paraId="7AD4C775"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6E349532" w14:textId="77777777" w:rsidR="00C95926" w:rsidRPr="00B52F99" w:rsidRDefault="00C95926" w:rsidP="00D17219">
            <w:pPr>
              <w:pStyle w:val="TAC"/>
              <w:rPr>
                <w:b/>
                <w:color w:val="000000"/>
              </w:rPr>
            </w:pPr>
            <w:r w:rsidRPr="00B52F99">
              <w:rPr>
                <w:b/>
                <w:color w:val="000000"/>
              </w:rPr>
              <w:t>30</w:t>
            </w:r>
          </w:p>
        </w:tc>
        <w:tc>
          <w:tcPr>
            <w:tcW w:w="0" w:type="auto"/>
            <w:tcBorders>
              <w:top w:val="single" w:sz="4" w:space="0" w:color="auto"/>
              <w:left w:val="double" w:sz="4" w:space="0" w:color="auto"/>
              <w:bottom w:val="single" w:sz="4" w:space="0" w:color="auto"/>
              <w:right w:val="single" w:sz="4" w:space="0" w:color="auto"/>
            </w:tcBorders>
            <w:vAlign w:val="center"/>
            <w:hideMark/>
          </w:tcPr>
          <w:p w14:paraId="724C8F07" w14:textId="77777777" w:rsidR="00C95926" w:rsidRPr="00B52F99" w:rsidRDefault="00C95926" w:rsidP="00D17219">
            <w:pPr>
              <w:pStyle w:val="TAC"/>
              <w:rPr>
                <w:color w:val="000000"/>
              </w:rPr>
            </w:pPr>
            <w:r w:rsidRPr="00B52F99">
              <w:rPr>
                <w:color w:val="000000"/>
              </w:rPr>
              <w:t>4</w:t>
            </w:r>
          </w:p>
        </w:tc>
        <w:tc>
          <w:tcPr>
            <w:tcW w:w="4563" w:type="dxa"/>
            <w:gridSpan w:val="2"/>
            <w:tcBorders>
              <w:top w:val="single" w:sz="4" w:space="0" w:color="auto"/>
              <w:left w:val="single" w:sz="4" w:space="0" w:color="auto"/>
              <w:bottom w:val="single" w:sz="4" w:space="0" w:color="auto"/>
              <w:right w:val="single" w:sz="4" w:space="0" w:color="auto"/>
            </w:tcBorders>
            <w:vAlign w:val="center"/>
          </w:tcPr>
          <w:p w14:paraId="7E180716" w14:textId="77777777" w:rsidR="00C95926" w:rsidRPr="00B52F99" w:rsidRDefault="00C95926" w:rsidP="00D17219">
            <w:pPr>
              <w:pStyle w:val="TAC"/>
              <w:rPr>
                <w:color w:val="000000"/>
              </w:rPr>
            </w:pPr>
            <w:r w:rsidRPr="00B52F99">
              <w:rPr>
                <w:color w:val="000000"/>
              </w:rPr>
              <w:t>reserved</w:t>
            </w:r>
          </w:p>
        </w:tc>
      </w:tr>
      <w:tr w:rsidR="00C95926" w:rsidRPr="00B52F99" w14:paraId="3B8F2B20" w14:textId="77777777" w:rsidTr="00D17219">
        <w:trPr>
          <w:cantSplit/>
        </w:trPr>
        <w:tc>
          <w:tcPr>
            <w:tcW w:w="0" w:type="auto"/>
            <w:tcBorders>
              <w:top w:val="single" w:sz="4" w:space="0" w:color="auto"/>
              <w:left w:val="single" w:sz="4" w:space="0" w:color="auto"/>
              <w:bottom w:val="single" w:sz="4" w:space="0" w:color="auto"/>
              <w:right w:val="double" w:sz="4" w:space="0" w:color="auto"/>
            </w:tcBorders>
            <w:vAlign w:val="center"/>
            <w:hideMark/>
          </w:tcPr>
          <w:p w14:paraId="4FF4C612" w14:textId="77777777" w:rsidR="00C95926" w:rsidRPr="00B52F99" w:rsidRDefault="00C95926" w:rsidP="00D17219">
            <w:pPr>
              <w:pStyle w:val="TAC"/>
              <w:rPr>
                <w:b/>
                <w:color w:val="000000"/>
              </w:rPr>
            </w:pPr>
            <w:r w:rsidRPr="00B52F99">
              <w:rPr>
                <w:b/>
                <w:color w:val="000000"/>
              </w:rPr>
              <w:t>31</w:t>
            </w:r>
          </w:p>
        </w:tc>
        <w:tc>
          <w:tcPr>
            <w:tcW w:w="0" w:type="auto"/>
            <w:tcBorders>
              <w:top w:val="single" w:sz="4" w:space="0" w:color="auto"/>
              <w:left w:val="double" w:sz="4" w:space="0" w:color="auto"/>
              <w:bottom w:val="single" w:sz="4" w:space="0" w:color="auto"/>
              <w:right w:val="single" w:sz="4" w:space="0" w:color="auto"/>
            </w:tcBorders>
            <w:vAlign w:val="center"/>
            <w:hideMark/>
          </w:tcPr>
          <w:p w14:paraId="7C5F7009" w14:textId="77777777" w:rsidR="00C95926" w:rsidRPr="00B52F99" w:rsidRDefault="00C95926" w:rsidP="00D17219">
            <w:pPr>
              <w:pStyle w:val="TAC"/>
              <w:rPr>
                <w:color w:val="000000"/>
              </w:rPr>
            </w:pPr>
            <w:r w:rsidRPr="00B52F99">
              <w:rPr>
                <w:color w:val="000000"/>
              </w:rPr>
              <w:t>6</w:t>
            </w:r>
          </w:p>
        </w:tc>
        <w:tc>
          <w:tcPr>
            <w:tcW w:w="4563" w:type="dxa"/>
            <w:gridSpan w:val="2"/>
            <w:tcBorders>
              <w:top w:val="single" w:sz="4" w:space="0" w:color="auto"/>
              <w:left w:val="single" w:sz="4" w:space="0" w:color="auto"/>
              <w:bottom w:val="single" w:sz="4" w:space="0" w:color="auto"/>
              <w:right w:val="single" w:sz="4" w:space="0" w:color="auto"/>
            </w:tcBorders>
            <w:vAlign w:val="center"/>
          </w:tcPr>
          <w:p w14:paraId="7459FEC1" w14:textId="77777777" w:rsidR="00C95926" w:rsidRPr="00B52F99" w:rsidRDefault="00C95926" w:rsidP="00D17219">
            <w:pPr>
              <w:pStyle w:val="TAC"/>
              <w:rPr>
                <w:color w:val="000000"/>
              </w:rPr>
            </w:pPr>
            <w:r w:rsidRPr="00B52F99">
              <w:rPr>
                <w:color w:val="000000"/>
              </w:rPr>
              <w:t>reserved</w:t>
            </w:r>
          </w:p>
        </w:tc>
      </w:tr>
    </w:tbl>
    <w:p w14:paraId="7E762B96" w14:textId="77777777" w:rsidR="00C95926" w:rsidRDefault="00C95926" w:rsidP="00C95926">
      <w:pPr>
        <w:jc w:val="center"/>
        <w:rPr>
          <w:lang w:eastAsia="x-none"/>
        </w:rPr>
      </w:pPr>
      <w:r w:rsidRPr="00B52F99">
        <w:rPr>
          <w:color w:val="FF0000"/>
          <w:lang w:eastAsia="zh-CN"/>
        </w:rPr>
        <w:t xml:space="preserve">&lt; </w:t>
      </w:r>
      <w:r w:rsidRPr="00B52F99">
        <w:rPr>
          <w:color w:val="FF0000"/>
        </w:rPr>
        <w:t>Unchanged parts are omitted</w:t>
      </w:r>
      <w:r w:rsidRPr="00B52F99">
        <w:rPr>
          <w:color w:val="FF0000"/>
          <w:lang w:eastAsia="zh-CN"/>
        </w:rPr>
        <w:t xml:space="preserve"> &gt;</w:t>
      </w:r>
    </w:p>
    <w:p w14:paraId="167305D7" w14:textId="77777777" w:rsidR="00C95926" w:rsidRPr="0033253E" w:rsidRDefault="00C95926" w:rsidP="00C95926">
      <w:pPr>
        <w:rPr>
          <w:lang w:eastAsia="x-none"/>
        </w:rPr>
      </w:pPr>
    </w:p>
    <w:p w14:paraId="55B3D5C2" w14:textId="77777777" w:rsidR="00C95926" w:rsidRPr="00C71413" w:rsidRDefault="00C95926" w:rsidP="00C95926">
      <w:pPr>
        <w:rPr>
          <w:lang w:eastAsia="x-none"/>
        </w:rPr>
      </w:pPr>
      <w:r w:rsidRPr="00C71413">
        <w:rPr>
          <w:highlight w:val="green"/>
          <w:lang w:eastAsia="x-none"/>
        </w:rPr>
        <w:t>Agreement</w:t>
      </w:r>
    </w:p>
    <w:p w14:paraId="6F1C4658" w14:textId="77777777" w:rsidR="00C95926" w:rsidRPr="00F71570" w:rsidRDefault="00C95926" w:rsidP="00C95926">
      <w:pPr>
        <w:widowControl w:val="0"/>
        <w:spacing w:afterLines="50" w:after="120"/>
      </w:pPr>
      <w:r w:rsidRPr="00F71570">
        <w:t>Text proposals for TS 38.214 v15.0.0 Section 5.2.2.1.1</w:t>
      </w:r>
    </w:p>
    <w:p w14:paraId="2AC39A20" w14:textId="77777777" w:rsidR="00C95926" w:rsidRPr="009627DD" w:rsidRDefault="00C95926" w:rsidP="00C95926">
      <w:pPr>
        <w:spacing w:before="120" w:line="280" w:lineRule="atLeast"/>
        <w:jc w:val="both"/>
        <w:rPr>
          <w:lang w:eastAsia="zh-CN"/>
        </w:rPr>
      </w:pPr>
      <w:r w:rsidRPr="009627DD">
        <w:rPr>
          <w:rFonts w:eastAsia="Times New Roman"/>
        </w:rPr>
        <w:t>The PDSCH transmission scheme where the UE may assume that PDSCH transmission would be performed with up to 8 transmission layers as defined in Subclause 7.3.1.4 of [4, TS 38.211].</w:t>
      </w:r>
      <w:r w:rsidRPr="009627DD">
        <w:rPr>
          <w:rFonts w:hint="eastAsia"/>
          <w:lang w:eastAsia="zh-CN"/>
        </w:rPr>
        <w:t xml:space="preserve"> </w:t>
      </w:r>
      <w:r w:rsidRPr="009627DD">
        <w:rPr>
          <w:lang w:eastAsia="zh-CN"/>
        </w:rPr>
        <w:t>For CQI calculation, the UE should assume that PDSCH signals on antenna ports in the set [1000</w:t>
      </w:r>
      <w:r w:rsidRPr="00645CB1">
        <w:rPr>
          <w:color w:val="FF0000"/>
          <w:u w:val="single"/>
          <w:lang w:eastAsia="zh-CN"/>
        </w:rPr>
        <w:t xml:space="preserve">,...,1000 </w:t>
      </w:r>
      <w:r w:rsidRPr="009627DD">
        <w:rPr>
          <w:strike/>
          <w:color w:val="FF0000"/>
          <w:u w:val="single"/>
          <w:lang w:eastAsia="zh-CN"/>
        </w:rPr>
        <w:t>1008</w:t>
      </w:r>
      <w:r w:rsidRPr="009627DD">
        <w:rPr>
          <w:lang w:eastAsia="zh-CN"/>
        </w:rPr>
        <w:t>+ν-1] for ν layers would result in signals equivalent to corresponding symbols transmitted on antenna ports [3000</w:t>
      </w:r>
      <w:r w:rsidRPr="00645CB1">
        <w:rPr>
          <w:color w:val="FF0000"/>
          <w:u w:val="single"/>
          <w:lang w:eastAsia="zh-CN"/>
        </w:rPr>
        <w:t>,…,</w:t>
      </w:r>
      <w:r w:rsidRPr="009627DD">
        <w:rPr>
          <w:lang w:eastAsia="zh-CN"/>
        </w:rPr>
        <w:t>3000+</w:t>
      </w:r>
      <w:r w:rsidRPr="009627DD">
        <w:rPr>
          <w:i/>
          <w:lang w:eastAsia="zh-CN"/>
        </w:rPr>
        <w:t>P</w:t>
      </w:r>
      <w:r w:rsidRPr="009627DD">
        <w:rPr>
          <w:lang w:eastAsia="zh-CN"/>
        </w:rPr>
        <w:t>-1], as given by</w:t>
      </w:r>
    </w:p>
    <w:p w14:paraId="2CFC96B7" w14:textId="25CA127D" w:rsidR="00C95926" w:rsidRPr="009627DD" w:rsidRDefault="00C95926" w:rsidP="00C95926">
      <w:pPr>
        <w:spacing w:before="120" w:line="280" w:lineRule="atLeast"/>
        <w:ind w:left="568" w:hanging="284"/>
        <w:jc w:val="center"/>
        <w:rPr>
          <w:rFonts w:eastAsia="Times New Roman"/>
        </w:rPr>
      </w:pPr>
      <w:r>
        <w:rPr>
          <w:rFonts w:eastAsia="Times New Roman"/>
          <w:noProof/>
          <w:position w:val="-46"/>
          <w:lang w:eastAsia="en-GB"/>
        </w:rPr>
        <w:drawing>
          <wp:inline distT="0" distB="0" distL="0" distR="0" wp14:anchorId="0706EDF1" wp14:editId="078F76B8">
            <wp:extent cx="1724025" cy="6477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pic:cNvPicPr>
                      <a:picLocks noChangeAspect="1" noChangeArrowheads="1"/>
                    </pic:cNvPicPr>
                  </pic:nvPicPr>
                  <pic:blipFill>
                    <a:blip r:embed="rId1149" cstate="print">
                      <a:extLst>
                        <a:ext uri="{28A0092B-C50C-407E-A947-70E740481C1C}">
                          <a14:useLocalDpi xmlns:a14="http://schemas.microsoft.com/office/drawing/2010/main" val="0"/>
                        </a:ext>
                      </a:extLst>
                    </a:blip>
                    <a:srcRect/>
                    <a:stretch>
                      <a:fillRect/>
                    </a:stretch>
                  </pic:blipFill>
                  <pic:spPr bwMode="auto">
                    <a:xfrm>
                      <a:off x="0" y="0"/>
                      <a:ext cx="1724025" cy="647700"/>
                    </a:xfrm>
                    <a:prstGeom prst="rect">
                      <a:avLst/>
                    </a:prstGeom>
                    <a:noFill/>
                    <a:ln>
                      <a:noFill/>
                    </a:ln>
                  </pic:spPr>
                </pic:pic>
              </a:graphicData>
            </a:graphic>
          </wp:inline>
        </w:drawing>
      </w:r>
    </w:p>
    <w:p w14:paraId="712EC331" w14:textId="67098765" w:rsidR="00C95926" w:rsidRDefault="00C95926" w:rsidP="00C95926">
      <w:pPr>
        <w:rPr>
          <w:lang w:eastAsia="x-none"/>
        </w:rPr>
      </w:pPr>
      <w:r w:rsidRPr="009627DD">
        <w:rPr>
          <w:rFonts w:eastAsia="Times New Roman"/>
        </w:rPr>
        <w:t xml:space="preserve">where </w:t>
      </w:r>
      <w:r>
        <w:rPr>
          <w:rFonts w:eastAsia="Times New Roman"/>
          <w:noProof/>
          <w:position w:val="-10"/>
          <w:lang w:eastAsia="en-GB"/>
        </w:rPr>
        <w:drawing>
          <wp:inline distT="0" distB="0" distL="0" distR="0" wp14:anchorId="2FE2E72E" wp14:editId="3863C857">
            <wp:extent cx="1314450" cy="2571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pic:cNvPicPr>
                      <a:picLocks noChangeAspect="1" noChangeArrowheads="1"/>
                    </pic:cNvPicPr>
                  </pic:nvPicPr>
                  <pic:blipFill>
                    <a:blip r:embed="rId1150" cstate="print">
                      <a:extLst>
                        <a:ext uri="{28A0092B-C50C-407E-A947-70E740481C1C}">
                          <a14:useLocalDpi xmlns:a14="http://schemas.microsoft.com/office/drawing/2010/main" val="0"/>
                        </a:ext>
                      </a:extLst>
                    </a:blip>
                    <a:srcRect/>
                    <a:stretch>
                      <a:fillRect/>
                    </a:stretch>
                  </pic:blipFill>
                  <pic:spPr bwMode="auto">
                    <a:xfrm>
                      <a:off x="0" y="0"/>
                      <a:ext cx="1314450" cy="257175"/>
                    </a:xfrm>
                    <a:prstGeom prst="rect">
                      <a:avLst/>
                    </a:prstGeom>
                    <a:noFill/>
                    <a:ln>
                      <a:noFill/>
                    </a:ln>
                  </pic:spPr>
                </pic:pic>
              </a:graphicData>
            </a:graphic>
          </wp:inline>
        </w:drawing>
      </w:r>
      <w:r w:rsidRPr="009627DD">
        <w:rPr>
          <w:rFonts w:eastAsia="Times New Roman"/>
        </w:rPr>
        <w:t xml:space="preserve"> is a vector of PDSCH symbols from the layer mapping defined in Subclause 7.3.1.4 of [4, TS 38.211], </w:t>
      </w:r>
      <w:r>
        <w:rPr>
          <w:rFonts w:eastAsia="Times New Roman"/>
          <w:noProof/>
          <w:position w:val="-8"/>
          <w:lang w:eastAsia="en-GB"/>
        </w:rPr>
        <w:drawing>
          <wp:inline distT="0" distB="0" distL="0" distR="0" wp14:anchorId="2ECBA521" wp14:editId="3A0D9956">
            <wp:extent cx="1238250" cy="180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pic:cNvPicPr>
                      <a:picLocks noChangeAspect="1" noChangeArrowheads="1"/>
                    </pic:cNvPicPr>
                  </pic:nvPicPr>
                  <pic:blipFill>
                    <a:blip r:embed="rId1151" cstate="print">
                      <a:extLst>
                        <a:ext uri="{28A0092B-C50C-407E-A947-70E740481C1C}">
                          <a14:useLocalDpi xmlns:a14="http://schemas.microsoft.com/office/drawing/2010/main" val="0"/>
                        </a:ext>
                      </a:extLst>
                    </a:blip>
                    <a:srcRect/>
                    <a:stretch>
                      <a:fillRect/>
                    </a:stretch>
                  </pic:blipFill>
                  <pic:spPr bwMode="auto">
                    <a:xfrm>
                      <a:off x="0" y="0"/>
                      <a:ext cx="1238250" cy="180975"/>
                    </a:xfrm>
                    <a:prstGeom prst="rect">
                      <a:avLst/>
                    </a:prstGeom>
                    <a:noFill/>
                    <a:ln>
                      <a:noFill/>
                    </a:ln>
                  </pic:spPr>
                </pic:pic>
              </a:graphicData>
            </a:graphic>
          </wp:inline>
        </w:drawing>
      </w:r>
      <w:r w:rsidRPr="009627DD">
        <w:rPr>
          <w:rFonts w:eastAsia="Times New Roman"/>
        </w:rPr>
        <w:t xml:space="preserve"> is the number of CSI-RS ports. If only one CSI-RS port is configured, </w:t>
      </w:r>
      <w:r w:rsidRPr="009627DD">
        <w:rPr>
          <w:rFonts w:eastAsia="Times New Roman"/>
          <w:i/>
        </w:rPr>
        <w:t>W(i)</w:t>
      </w:r>
      <w:r w:rsidRPr="009627DD">
        <w:rPr>
          <w:rFonts w:eastAsia="Times New Roman"/>
        </w:rPr>
        <w:t xml:space="preserve"> is 1, otherwise </w:t>
      </w:r>
      <w:r w:rsidRPr="009627DD">
        <w:rPr>
          <w:rFonts w:eastAsia="Times New Roman"/>
          <w:i/>
        </w:rPr>
        <w:t xml:space="preserve">W(i) </w:t>
      </w:r>
      <w:r w:rsidRPr="009627DD">
        <w:rPr>
          <w:rFonts w:eastAsia="Times New Roman"/>
        </w:rPr>
        <w:t xml:space="preserve">is the precoding matrix corresponding to the reported PMI applicable to </w:t>
      </w:r>
      <w:r w:rsidRPr="009627DD">
        <w:rPr>
          <w:rFonts w:eastAsia="Times New Roman"/>
          <w:i/>
        </w:rPr>
        <w:t>x(i)</w:t>
      </w:r>
      <w:r w:rsidRPr="009627DD">
        <w:rPr>
          <w:rFonts w:eastAsia="Times New Roman"/>
        </w:rPr>
        <w:t>. The corresponding PDSCH signals transmitted on antenna ports [3000,</w:t>
      </w:r>
      <w:r w:rsidRPr="00645CB1">
        <w:rPr>
          <w:rFonts w:eastAsia="Times New Roman"/>
          <w:color w:val="FF0000"/>
          <w:u w:val="single"/>
        </w:rPr>
        <w:t>…,</w:t>
      </w:r>
      <w:r w:rsidRPr="009627DD">
        <w:rPr>
          <w:rFonts w:eastAsia="Times New Roman"/>
        </w:rPr>
        <w:t xml:space="preserve">3000 + </w:t>
      </w:r>
      <w:r w:rsidRPr="009627DD">
        <w:rPr>
          <w:rFonts w:eastAsia="Times New Roman"/>
          <w:i/>
        </w:rPr>
        <w:t>P</w:t>
      </w:r>
      <w:r w:rsidRPr="009627DD">
        <w:rPr>
          <w:rFonts w:eastAsia="Times New Roman"/>
        </w:rPr>
        <w:t xml:space="preserve"> - 1] would have a ratio of EPRE to CSI-RS EPRE equal to the ratio given in Subclause 4.1.</w:t>
      </w:r>
    </w:p>
    <w:p w14:paraId="2A033167" w14:textId="77777777" w:rsidR="00C95926" w:rsidRDefault="00C95926" w:rsidP="00C95926">
      <w:pPr>
        <w:rPr>
          <w:lang w:eastAsia="x-none"/>
        </w:rPr>
      </w:pPr>
    </w:p>
    <w:p w14:paraId="578B06F8" w14:textId="77777777" w:rsidR="00C95926" w:rsidRPr="00C71413" w:rsidRDefault="00C95926" w:rsidP="00C95926">
      <w:pPr>
        <w:rPr>
          <w:lang w:eastAsia="x-none"/>
        </w:rPr>
      </w:pPr>
      <w:r w:rsidRPr="00C71413">
        <w:rPr>
          <w:highlight w:val="green"/>
          <w:lang w:eastAsia="x-none"/>
        </w:rPr>
        <w:t>Agreement:</w:t>
      </w:r>
    </w:p>
    <w:p w14:paraId="0B974E09" w14:textId="77777777" w:rsidR="00C95926" w:rsidRPr="0096559A" w:rsidRDefault="00C95926" w:rsidP="00C71413">
      <w:pPr>
        <w:numPr>
          <w:ilvl w:val="0"/>
          <w:numId w:val="439"/>
        </w:numPr>
        <w:rPr>
          <w:lang w:eastAsia="ko-KR"/>
        </w:rPr>
      </w:pPr>
      <w:r w:rsidRPr="0096559A">
        <w:rPr>
          <w:lang w:eastAsia="ko-KR"/>
        </w:rPr>
        <w:t>For PDSCH scheduled by DCI format 1_0, UE assumes the default 64QAM table regardless of RRC configuration</w:t>
      </w:r>
    </w:p>
    <w:p w14:paraId="46995F00" w14:textId="77777777" w:rsidR="00C95926" w:rsidRPr="0096559A" w:rsidRDefault="00C95926" w:rsidP="00C71413">
      <w:pPr>
        <w:numPr>
          <w:ilvl w:val="0"/>
          <w:numId w:val="439"/>
        </w:numPr>
        <w:rPr>
          <w:lang w:eastAsia="ko-KR"/>
        </w:rPr>
      </w:pPr>
      <w:r w:rsidRPr="0096559A">
        <w:rPr>
          <w:lang w:eastAsia="ko-KR"/>
        </w:rPr>
        <w:t>For PUSCH scheduled by DCI format 0_0, UE assumes the default 64QAM table regardless of RRC configuration</w:t>
      </w:r>
    </w:p>
    <w:p w14:paraId="04DE5187" w14:textId="77777777" w:rsidR="00C95926" w:rsidRDefault="00C95926" w:rsidP="00C95926">
      <w:pPr>
        <w:rPr>
          <w:lang w:eastAsia="x-none"/>
        </w:rPr>
      </w:pPr>
    </w:p>
    <w:p w14:paraId="5FEA694E" w14:textId="77777777" w:rsidR="00C95926" w:rsidRPr="00C71413" w:rsidRDefault="00C95926" w:rsidP="00C95926">
      <w:pPr>
        <w:rPr>
          <w:lang w:eastAsia="x-none"/>
        </w:rPr>
      </w:pPr>
      <w:r w:rsidRPr="00C71413">
        <w:rPr>
          <w:highlight w:val="green"/>
          <w:lang w:eastAsia="x-none"/>
        </w:rPr>
        <w:t>Agreement:</w:t>
      </w:r>
    </w:p>
    <w:p w14:paraId="3ED6B731" w14:textId="77777777" w:rsidR="00C95926" w:rsidRPr="00B535D2" w:rsidRDefault="00C95926" w:rsidP="00C71413">
      <w:pPr>
        <w:numPr>
          <w:ilvl w:val="0"/>
          <w:numId w:val="440"/>
        </w:numPr>
        <w:rPr>
          <w:lang w:eastAsia="ko-KR"/>
        </w:rPr>
      </w:pPr>
      <w:r w:rsidRPr="00B535D2">
        <w:rPr>
          <w:lang w:eastAsia="ko-KR"/>
        </w:rPr>
        <w:t xml:space="preserve">For PDSCH scheduled with other RNTIs than C-RNTI &amp; CS-RNTI, UE assumes 64 QAM MCS table </w:t>
      </w:r>
    </w:p>
    <w:p w14:paraId="4E3EB52E" w14:textId="77777777" w:rsidR="00C95926" w:rsidRPr="00B535D2" w:rsidRDefault="00C95926" w:rsidP="00C71413">
      <w:pPr>
        <w:numPr>
          <w:ilvl w:val="0"/>
          <w:numId w:val="440"/>
        </w:numPr>
        <w:rPr>
          <w:sz w:val="16"/>
          <w:lang w:eastAsia="x-none"/>
        </w:rPr>
      </w:pPr>
      <w:r w:rsidRPr="00B535D2">
        <w:rPr>
          <w:lang w:eastAsia="ko-KR"/>
        </w:rPr>
        <w:t>For PUSCH scheduled with other RNTIs than C-RNTI &amp; CS-RNTI, SP-CSI C-RNTI, UE assumes 64 QAM MCS table</w:t>
      </w:r>
    </w:p>
    <w:p w14:paraId="56B99281" w14:textId="77777777" w:rsidR="00C95926" w:rsidRDefault="00C95926" w:rsidP="00C95926">
      <w:pPr>
        <w:rPr>
          <w:lang w:eastAsia="x-none"/>
        </w:rPr>
      </w:pPr>
    </w:p>
    <w:p w14:paraId="476E71EB" w14:textId="77777777" w:rsidR="00C95926" w:rsidRPr="00C71413" w:rsidRDefault="00C95926" w:rsidP="00C95926">
      <w:pPr>
        <w:rPr>
          <w:lang w:eastAsia="x-none"/>
        </w:rPr>
      </w:pPr>
      <w:r w:rsidRPr="00C71413">
        <w:rPr>
          <w:highlight w:val="green"/>
          <w:lang w:eastAsia="x-none"/>
        </w:rPr>
        <w:t>Agreement</w:t>
      </w:r>
    </w:p>
    <w:p w14:paraId="731524A7" w14:textId="77777777" w:rsidR="00C95926" w:rsidRPr="004A18F3" w:rsidRDefault="00C95926" w:rsidP="00C95926">
      <w:pPr>
        <w:widowControl w:val="0"/>
        <w:spacing w:afterLines="50" w:after="120"/>
      </w:pPr>
      <w:r w:rsidRPr="004A18F3">
        <w:t>Text proposals for TS 38.214 v15.0.0 Section 5.2.2.1</w:t>
      </w:r>
    </w:p>
    <w:p w14:paraId="0D2C042C" w14:textId="77777777" w:rsidR="00C95926" w:rsidRPr="00B52F99" w:rsidRDefault="00C95926" w:rsidP="00C95926">
      <w:pPr>
        <w:jc w:val="center"/>
        <w:rPr>
          <w:color w:val="FF0000"/>
          <w:lang w:eastAsia="zh-CN"/>
        </w:rPr>
      </w:pPr>
      <w:r w:rsidRPr="00B52F99">
        <w:rPr>
          <w:color w:val="FF0000"/>
          <w:lang w:eastAsia="zh-CN"/>
        </w:rPr>
        <w:t>&lt; Unchanged parts are omitted &gt;</w:t>
      </w:r>
    </w:p>
    <w:p w14:paraId="6CA8B5DE" w14:textId="77777777" w:rsidR="00C95926" w:rsidRPr="0048482F" w:rsidRDefault="00C95926" w:rsidP="00C95926">
      <w:pPr>
        <w:rPr>
          <w:color w:val="000000"/>
        </w:rPr>
      </w:pPr>
      <w:bookmarkStart w:id="477" w:name="_Hlk494809136"/>
      <w:r w:rsidRPr="0048482F">
        <w:rPr>
          <w:color w:val="000000"/>
        </w:rPr>
        <w:t xml:space="preserve">If a UE is not configured with higher layer parameter </w:t>
      </w:r>
      <w:r w:rsidRPr="0048482F">
        <w:rPr>
          <w:i/>
          <w:color w:val="000000"/>
        </w:rPr>
        <w:t>MeasRestrictionConfig-time-channel</w:t>
      </w:r>
      <w:r w:rsidRPr="0048482F">
        <w:rPr>
          <w:color w:val="000000"/>
        </w:rPr>
        <w:t xml:space="preserve">, the UE shall derive the channel measurements for computing </w:t>
      </w:r>
      <w:r w:rsidRPr="0056116F">
        <w:rPr>
          <w:strike/>
          <w:color w:val="FF0000"/>
        </w:rPr>
        <w:t>CQI</w:t>
      </w:r>
      <w:r w:rsidRPr="0056116F">
        <w:rPr>
          <w:color w:val="FF0000"/>
        </w:rPr>
        <w:t xml:space="preserve"> CSI</w:t>
      </w:r>
      <w:r>
        <w:rPr>
          <w:color w:val="000000"/>
        </w:rPr>
        <w:t xml:space="preserve"> value </w:t>
      </w:r>
      <w:r w:rsidRPr="0048482F">
        <w:rPr>
          <w:color w:val="000000"/>
        </w:rPr>
        <w:t xml:space="preserve">reported in uplink slot </w:t>
      </w:r>
      <w:r w:rsidRPr="0018626D">
        <w:rPr>
          <w:i/>
          <w:color w:val="000000"/>
        </w:rPr>
        <w:t>n</w:t>
      </w:r>
      <w:r w:rsidRPr="0048482F">
        <w:rPr>
          <w:color w:val="000000"/>
        </w:rPr>
        <w:t xml:space="preserve"> based on only the </w:t>
      </w:r>
      <w:r>
        <w:rPr>
          <w:color w:val="000000"/>
        </w:rPr>
        <w:t>NZP</w:t>
      </w:r>
      <w:r w:rsidRPr="0048482F">
        <w:rPr>
          <w:color w:val="000000"/>
        </w:rPr>
        <w:t xml:space="preserve"> CSI-RS</w:t>
      </w:r>
      <w:r>
        <w:rPr>
          <w:color w:val="000000"/>
        </w:rPr>
        <w:t>, no later than the CSI reference resource,</w:t>
      </w:r>
      <w:r w:rsidRPr="0048482F">
        <w:rPr>
          <w:color w:val="000000"/>
        </w:rPr>
        <w:t xml:space="preserve"> (defined in TS 38.211[4]) associated with the CSI resource setting. </w:t>
      </w:r>
    </w:p>
    <w:p w14:paraId="1F55F418" w14:textId="77777777" w:rsidR="00C95926" w:rsidRPr="0048482F" w:rsidRDefault="00C95926" w:rsidP="00C95926">
      <w:pPr>
        <w:rPr>
          <w:color w:val="000000"/>
        </w:rPr>
      </w:pPr>
      <w:r w:rsidRPr="0048482F">
        <w:rPr>
          <w:color w:val="000000"/>
        </w:rPr>
        <w:t xml:space="preserve">If a UE is configured with higher layer parameter </w:t>
      </w:r>
      <w:r w:rsidRPr="0048482F">
        <w:rPr>
          <w:i/>
          <w:color w:val="000000"/>
        </w:rPr>
        <w:t>MeasRestrictionConfig-time-channel</w:t>
      </w:r>
      <w:r w:rsidRPr="0048482F">
        <w:rPr>
          <w:color w:val="000000"/>
        </w:rPr>
        <w:t xml:space="preserve">, the UE shall derive the channel measurements for computing CSI reported in uplink slot </w:t>
      </w:r>
      <w:r w:rsidRPr="004B2875">
        <w:rPr>
          <w:i/>
          <w:color w:val="000000"/>
        </w:rPr>
        <w:t>n</w:t>
      </w:r>
      <w:r w:rsidRPr="0048482F">
        <w:rPr>
          <w:color w:val="000000"/>
        </w:rPr>
        <w:t xml:space="preserve"> based on only the most recent, no later than the CSI reference resource, occasion of </w:t>
      </w:r>
      <w:r>
        <w:rPr>
          <w:color w:val="000000"/>
        </w:rPr>
        <w:t>NZP</w:t>
      </w:r>
      <w:r w:rsidRPr="0048482F">
        <w:rPr>
          <w:color w:val="000000"/>
        </w:rPr>
        <w:t xml:space="preserve"> CSI-RS (defined in [4, TS 38.211]) associated with the CSI resource setting. </w:t>
      </w:r>
    </w:p>
    <w:p w14:paraId="3F820CAB" w14:textId="77777777" w:rsidR="00C95926" w:rsidRPr="0048482F" w:rsidRDefault="00C95926" w:rsidP="00C95926">
      <w:pPr>
        <w:rPr>
          <w:color w:val="000000"/>
        </w:rPr>
      </w:pPr>
      <w:bookmarkStart w:id="478" w:name="_Hlk498033277"/>
      <w:bookmarkEnd w:id="477"/>
      <w:r w:rsidRPr="0048482F">
        <w:rPr>
          <w:color w:val="000000"/>
        </w:rPr>
        <w:t xml:space="preserve">If a UE is not configured with higher layer parameter </w:t>
      </w:r>
      <w:r w:rsidRPr="0048482F">
        <w:rPr>
          <w:i/>
          <w:color w:val="000000"/>
        </w:rPr>
        <w:t>MeasRestrictionConfig-time-interference</w:t>
      </w:r>
      <w:r w:rsidRPr="0048482F">
        <w:rPr>
          <w:color w:val="000000"/>
        </w:rPr>
        <w:t xml:space="preserve">, the UE shall derive the interference measurements for computing </w:t>
      </w:r>
      <w:r w:rsidRPr="0056116F">
        <w:rPr>
          <w:strike/>
          <w:color w:val="FF0000"/>
        </w:rPr>
        <w:t>CQI</w:t>
      </w:r>
      <w:r w:rsidRPr="0056116F">
        <w:rPr>
          <w:color w:val="FF0000"/>
        </w:rPr>
        <w:t xml:space="preserve"> </w:t>
      </w:r>
      <w:r>
        <w:rPr>
          <w:color w:val="FF0000"/>
        </w:rPr>
        <w:t xml:space="preserve">CSI </w:t>
      </w:r>
      <w:r w:rsidRPr="0048482F">
        <w:rPr>
          <w:color w:val="000000"/>
        </w:rPr>
        <w:t xml:space="preserve">value reported in uplink slot </w:t>
      </w:r>
      <w:r w:rsidRPr="004B2875">
        <w:rPr>
          <w:i/>
          <w:color w:val="000000"/>
        </w:rPr>
        <w:t>n</w:t>
      </w:r>
      <w:r w:rsidRPr="0048482F">
        <w:rPr>
          <w:color w:val="000000"/>
        </w:rPr>
        <w:t xml:space="preserve"> based on only the </w:t>
      </w:r>
      <w:r w:rsidRPr="003B5A7E">
        <w:rPr>
          <w:color w:val="000000"/>
        </w:rPr>
        <w:t xml:space="preserve">CSI-IM and/or NZP CSI-RS for interference measurement </w:t>
      </w:r>
      <w:r>
        <w:rPr>
          <w:color w:val="000000"/>
        </w:rPr>
        <w:t xml:space="preserve">no later than the CSI reference resource </w:t>
      </w:r>
      <w:r w:rsidRPr="0048482F">
        <w:rPr>
          <w:color w:val="000000"/>
        </w:rPr>
        <w:t xml:space="preserve">associated with the CSI resource setting. </w:t>
      </w:r>
    </w:p>
    <w:bookmarkEnd w:id="478"/>
    <w:p w14:paraId="7B2CCEB0" w14:textId="77777777" w:rsidR="00C95926" w:rsidRPr="0048482F" w:rsidRDefault="00C95926" w:rsidP="00C95926">
      <w:pPr>
        <w:rPr>
          <w:color w:val="000000"/>
        </w:rPr>
      </w:pPr>
      <w:r w:rsidRPr="0048482F">
        <w:rPr>
          <w:color w:val="000000"/>
        </w:rPr>
        <w:t xml:space="preserve">If a UE is configured with higher layer parameter </w:t>
      </w:r>
      <w:r w:rsidRPr="0048482F">
        <w:rPr>
          <w:i/>
          <w:color w:val="000000"/>
        </w:rPr>
        <w:t>MeasRestrictionConfig-time-interference</w:t>
      </w:r>
      <w:r w:rsidRPr="0048482F">
        <w:rPr>
          <w:color w:val="000000"/>
        </w:rPr>
        <w:t xml:space="preserve"> the UE shall derive the interference measurements for computing the </w:t>
      </w:r>
      <w:r w:rsidRPr="0056116F">
        <w:rPr>
          <w:strike/>
          <w:color w:val="FF0000"/>
        </w:rPr>
        <w:t>CQI</w:t>
      </w:r>
      <w:r w:rsidRPr="0056116F">
        <w:rPr>
          <w:color w:val="FF0000"/>
        </w:rPr>
        <w:t xml:space="preserve"> CSI</w:t>
      </w:r>
      <w:r w:rsidRPr="0048482F">
        <w:rPr>
          <w:color w:val="000000"/>
        </w:rPr>
        <w:t xml:space="preserve"> value reported in uplink slot </w:t>
      </w:r>
      <w:r w:rsidRPr="004B2875">
        <w:rPr>
          <w:i/>
          <w:color w:val="000000"/>
        </w:rPr>
        <w:t>n</w:t>
      </w:r>
      <w:r w:rsidRPr="0048482F">
        <w:rPr>
          <w:color w:val="000000"/>
        </w:rPr>
        <w:t xml:space="preserve"> based on the most recent, no later than the CSI reference resource, occasion of CSI-IM </w:t>
      </w:r>
      <w:r>
        <w:rPr>
          <w:color w:val="000000"/>
        </w:rPr>
        <w:t xml:space="preserve">and/or NZP CSI-RS for interference measurement </w:t>
      </w:r>
      <w:r w:rsidRPr="0048482F">
        <w:rPr>
          <w:color w:val="000000"/>
        </w:rPr>
        <w:t xml:space="preserve">(defined in [4, TS 38.211]) associated with the CSI resource setting. </w:t>
      </w:r>
    </w:p>
    <w:p w14:paraId="01023C96" w14:textId="77777777" w:rsidR="00C95926" w:rsidRDefault="00C95926" w:rsidP="00C95926">
      <w:pPr>
        <w:jc w:val="center"/>
        <w:rPr>
          <w:lang w:eastAsia="x-none"/>
        </w:rPr>
      </w:pPr>
      <w:r w:rsidRPr="00B52F99">
        <w:rPr>
          <w:color w:val="FF0000"/>
          <w:lang w:eastAsia="zh-CN"/>
        </w:rPr>
        <w:t xml:space="preserve">&lt; </w:t>
      </w:r>
      <w:r w:rsidRPr="00B52F99">
        <w:rPr>
          <w:color w:val="FF0000"/>
        </w:rPr>
        <w:t>Unchanged parts are omitted</w:t>
      </w:r>
      <w:r w:rsidRPr="00B52F99">
        <w:rPr>
          <w:color w:val="FF0000"/>
          <w:lang w:eastAsia="zh-CN"/>
        </w:rPr>
        <w:t xml:space="preserve"> &gt;</w:t>
      </w:r>
    </w:p>
    <w:p w14:paraId="4DDB09B4" w14:textId="77777777" w:rsidR="00C95926" w:rsidRDefault="00C95926" w:rsidP="00C95926">
      <w:pPr>
        <w:rPr>
          <w:lang w:eastAsia="x-none"/>
        </w:rPr>
      </w:pPr>
    </w:p>
    <w:p w14:paraId="6710159B" w14:textId="77777777" w:rsidR="00C95926" w:rsidRDefault="00C95926" w:rsidP="00C95926">
      <w:pPr>
        <w:rPr>
          <w:lang w:eastAsia="x-none"/>
        </w:rPr>
      </w:pPr>
      <w:r w:rsidRPr="0045369C">
        <w:rPr>
          <w:highlight w:val="green"/>
          <w:lang w:eastAsia="x-none"/>
        </w:rPr>
        <w:t>Agreement</w:t>
      </w:r>
    </w:p>
    <w:p w14:paraId="6F19D118" w14:textId="77777777" w:rsidR="00C95926" w:rsidRPr="00C71413" w:rsidRDefault="00C95926" w:rsidP="00C95926">
      <w:pPr>
        <w:widowControl w:val="0"/>
        <w:spacing w:afterLines="50" w:after="120"/>
      </w:pPr>
      <w:r w:rsidRPr="00C71413">
        <w:t>Text proposals for TS 38.214 v15.0.0 Section 5.2.2.1</w:t>
      </w:r>
    </w:p>
    <w:p w14:paraId="4C77743D" w14:textId="77777777" w:rsidR="00C95926" w:rsidRDefault="00C95926" w:rsidP="00C95926">
      <w:r w:rsidRPr="0045369C">
        <w:t>------------------------------------------------------Start text proposal-----------------------------------------------------------</w:t>
      </w:r>
    </w:p>
    <w:p w14:paraId="1DB31F01" w14:textId="77777777" w:rsidR="00C95926" w:rsidRPr="005120D5" w:rsidRDefault="00C95926" w:rsidP="00C95926">
      <w:r>
        <w:rPr>
          <w:b/>
        </w:rPr>
        <w:t xml:space="preserve">5.2.2.1.1 </w:t>
      </w:r>
      <w:r>
        <w:rPr>
          <w:b/>
          <w:color w:val="000000"/>
        </w:rPr>
        <w:t>CSI reference resource definition</w:t>
      </w:r>
    </w:p>
    <w:p w14:paraId="7BB930D7" w14:textId="77777777" w:rsidR="00C95926" w:rsidRPr="00C71413" w:rsidRDefault="00C95926" w:rsidP="00C95926">
      <w:pPr>
        <w:pStyle w:val="B1"/>
        <w:rPr>
          <w:rFonts w:ascii="Times New Roman" w:hAnsi="Times New Roman"/>
        </w:rPr>
      </w:pPr>
      <w:r w:rsidRPr="00C71413">
        <w:rPr>
          <w:rFonts w:ascii="Times New Roman" w:hAnsi="Times New Roman"/>
        </w:rPr>
        <w:t>-</w:t>
      </w:r>
      <w:r w:rsidRPr="00C71413">
        <w:rPr>
          <w:rFonts w:ascii="Times New Roman" w:hAnsi="Times New Roman"/>
        </w:rPr>
        <w:tab/>
        <w:t>the PDSCH transmission scheme where the UE may assume that PDSCH transmission would be performed with up to 8 transmission layers as defined in Subclause 7.3.1.4 of [4, TS 38.211]. For CQI calculation, the UE should assume that PDSCH signals on antenna ports in the set [1000 1000+ν-1] for ν layers would result in signals equivalent to corresponding symbols transmitted on antenna ports [3000 3000+</w:t>
      </w:r>
      <w:r w:rsidRPr="00C71413">
        <w:rPr>
          <w:rFonts w:ascii="Times New Roman" w:hAnsi="Times New Roman"/>
          <w:i/>
        </w:rPr>
        <w:t>P</w:t>
      </w:r>
      <w:r w:rsidRPr="00C71413">
        <w:rPr>
          <w:rFonts w:ascii="Times New Roman" w:hAnsi="Times New Roman"/>
        </w:rPr>
        <w:t>-1], as given by</w:t>
      </w:r>
    </w:p>
    <w:p w14:paraId="0A93B340" w14:textId="77777777" w:rsidR="00C95926" w:rsidRDefault="00C95926" w:rsidP="00C95926">
      <w:pPr>
        <w:pStyle w:val="B1"/>
        <w:jc w:val="center"/>
        <w:rPr>
          <w:rFonts w:eastAsia="Times New Roman"/>
          <w:lang w:eastAsia="en-GB"/>
        </w:rPr>
      </w:pPr>
      <w:r>
        <w:rPr>
          <w:rFonts w:eastAsia="Times New Roman"/>
          <w:position w:val="-46"/>
          <w:lang w:eastAsia="en-GB"/>
        </w:rPr>
        <w:object w:dxaOrig="2715" w:dyaOrig="1020" w14:anchorId="558ABF86">
          <v:shape id="_x0000_i1134" type="#_x0000_t75" style="width:135.6pt;height:51pt" o:ole="">
            <v:imagedata r:id="rId1152" o:title=""/>
          </v:shape>
          <o:OLEObject Type="Embed" ProgID="Equation.3" ShapeID="_x0000_i1134" DrawAspect="Content" ObjectID="_1587929013" r:id="rId1153"/>
        </w:object>
      </w:r>
    </w:p>
    <w:p w14:paraId="5F505D90" w14:textId="77777777" w:rsidR="00C95926" w:rsidRDefault="00C95926" w:rsidP="00C95926">
      <w:pPr>
        <w:rPr>
          <w:lang w:eastAsia="x-none"/>
        </w:rPr>
      </w:pPr>
      <w:r>
        <w:t xml:space="preserve">where </w:t>
      </w:r>
      <w:r>
        <w:rPr>
          <w:rFonts w:eastAsia="Times New Roman"/>
          <w:position w:val="-10"/>
          <w:lang w:eastAsia="en-GB"/>
        </w:rPr>
        <w:object w:dxaOrig="2085" w:dyaOrig="405" w14:anchorId="46E25E08">
          <v:shape id="_x0000_i1135" type="#_x0000_t75" style="width:104.4pt;height:20.4pt" o:ole="">
            <v:imagedata r:id="rId1154" o:title=""/>
          </v:shape>
          <o:OLEObject Type="Embed" ProgID="Equation.3" ShapeID="_x0000_i1135" DrawAspect="Content" ObjectID="_1587929014" r:id="rId1155"/>
        </w:object>
      </w:r>
      <w:r>
        <w:t xml:space="preserve"> is a vector of PDSCH symbols from the layer mapping defined in Subclause 7.3.1.4 of [4, TS 38.211], </w:t>
      </w:r>
      <w:r>
        <w:rPr>
          <w:rFonts w:eastAsia="Times New Roman"/>
          <w:position w:val="-8"/>
          <w:lang w:eastAsia="en-GB"/>
        </w:rPr>
        <w:object w:dxaOrig="1965" w:dyaOrig="285" w14:anchorId="753E3763">
          <v:shape id="_x0000_i1136" type="#_x0000_t75" style="width:98.4pt;height:14.4pt" o:ole="">
            <v:imagedata r:id="rId1156" o:title=""/>
          </v:shape>
          <o:OLEObject Type="Embed" ProgID="Equation.3" ShapeID="_x0000_i1136" DrawAspect="Content" ObjectID="_1587929015" r:id="rId1157"/>
        </w:object>
      </w:r>
      <w:r>
        <w:t xml:space="preserve"> is the number of CSI-RS ports. If only one CSI-RS port is configured, </w:t>
      </w:r>
      <w:r>
        <w:rPr>
          <w:i/>
        </w:rPr>
        <w:t>W(i)</w:t>
      </w:r>
      <w:r>
        <w:t xml:space="preserve"> is 1</w:t>
      </w:r>
      <w:r w:rsidRPr="004309C6">
        <w:rPr>
          <w:strike/>
          <w:color w:val="FF0000"/>
        </w:rPr>
        <w:t>,</w:t>
      </w:r>
      <w:r>
        <w:t xml:space="preserve">. </w:t>
      </w:r>
      <w:r w:rsidRPr="004309C6">
        <w:rPr>
          <w:strike/>
          <w:color w:val="FF0000"/>
        </w:rPr>
        <w:t>otherwise</w:t>
      </w:r>
      <w:r w:rsidRPr="004309C6">
        <w:rPr>
          <w:color w:val="FF0000"/>
        </w:rPr>
        <w:t xml:space="preserve"> </w:t>
      </w:r>
      <w:r>
        <w:rPr>
          <w:color w:val="FF0000"/>
        </w:rPr>
        <w:t>I</w:t>
      </w:r>
      <w:r w:rsidRPr="004309C6">
        <w:rPr>
          <w:color w:val="FF0000"/>
        </w:rPr>
        <w:t xml:space="preserve">f the higher layer parameter </w:t>
      </w:r>
      <w:r w:rsidRPr="004309C6">
        <w:rPr>
          <w:i/>
          <w:color w:val="FF0000"/>
        </w:rPr>
        <w:t>repo</w:t>
      </w:r>
      <w:r>
        <w:rPr>
          <w:i/>
          <w:color w:val="FF0000"/>
        </w:rPr>
        <w:t>r</w:t>
      </w:r>
      <w:r w:rsidRPr="004309C6">
        <w:rPr>
          <w:i/>
          <w:color w:val="FF0000"/>
        </w:rPr>
        <w:t>tQuantity</w:t>
      </w:r>
      <w:r w:rsidRPr="004309C6">
        <w:rPr>
          <w:color w:val="FF0000"/>
        </w:rPr>
        <w:t xml:space="preserve"> for the </w:t>
      </w:r>
      <w:r w:rsidRPr="004309C6">
        <w:rPr>
          <w:i/>
          <w:color w:val="FF0000"/>
        </w:rPr>
        <w:t>CSI-ReportConfig</w:t>
      </w:r>
      <w:r>
        <w:rPr>
          <w:color w:val="FF0000"/>
        </w:rPr>
        <w:t xml:space="preserve"> </w:t>
      </w:r>
      <w:r w:rsidRPr="004309C6">
        <w:rPr>
          <w:color w:val="FF0000"/>
        </w:rPr>
        <w:t>for which the CQI is reported</w:t>
      </w:r>
      <w:r>
        <w:rPr>
          <w:color w:val="FF0000"/>
        </w:rPr>
        <w:t xml:space="preserve"> is set to either </w:t>
      </w:r>
      <w:r>
        <w:rPr>
          <w:rFonts w:eastAsia="MS Mincho"/>
          <w:color w:val="FF0000"/>
        </w:rPr>
        <w:t xml:space="preserve">‘CRI/RI/PMI/CQI’ or ‘CRI/RI/LI/PMI/CQI’, </w:t>
      </w:r>
      <w:r>
        <w:t xml:space="preserve"> </w:t>
      </w:r>
      <w:r>
        <w:rPr>
          <w:i/>
        </w:rPr>
        <w:t xml:space="preserve">W(i) </w:t>
      </w:r>
      <w:r>
        <w:t xml:space="preserve">is the precoding matrix corresponding to the reported PMI applicable to </w:t>
      </w:r>
      <w:r>
        <w:rPr>
          <w:i/>
        </w:rPr>
        <w:t xml:space="preserve">x(i). </w:t>
      </w:r>
      <w:r>
        <w:rPr>
          <w:color w:val="FF0000"/>
        </w:rPr>
        <w:t>I</w:t>
      </w:r>
      <w:r w:rsidRPr="004309C6">
        <w:rPr>
          <w:color w:val="FF0000"/>
        </w:rPr>
        <w:t xml:space="preserve">f the higher layer parameter </w:t>
      </w:r>
      <w:r w:rsidRPr="004309C6">
        <w:rPr>
          <w:i/>
          <w:color w:val="FF0000"/>
        </w:rPr>
        <w:t>repo</w:t>
      </w:r>
      <w:r>
        <w:rPr>
          <w:i/>
          <w:color w:val="FF0000"/>
        </w:rPr>
        <w:t>r</w:t>
      </w:r>
      <w:r w:rsidRPr="004309C6">
        <w:rPr>
          <w:i/>
          <w:color w:val="FF0000"/>
        </w:rPr>
        <w:t>tQuantity</w:t>
      </w:r>
      <w:r w:rsidRPr="004309C6">
        <w:rPr>
          <w:color w:val="FF0000"/>
        </w:rPr>
        <w:t xml:space="preserve"> for the </w:t>
      </w:r>
      <w:r w:rsidRPr="004309C6">
        <w:rPr>
          <w:i/>
          <w:color w:val="FF0000"/>
        </w:rPr>
        <w:t>CSI-ReportConfig</w:t>
      </w:r>
      <w:r>
        <w:rPr>
          <w:color w:val="FF0000"/>
        </w:rPr>
        <w:t xml:space="preserve"> </w:t>
      </w:r>
      <w:r w:rsidRPr="004309C6">
        <w:rPr>
          <w:color w:val="FF0000"/>
        </w:rPr>
        <w:t>for which the CQI is reported</w:t>
      </w:r>
      <w:r>
        <w:rPr>
          <w:color w:val="FF0000"/>
        </w:rPr>
        <w:t xml:space="preserve"> is set to ‘CRI/RI/CQI’,</w:t>
      </w:r>
      <w:r w:rsidRPr="0023369E">
        <w:rPr>
          <w:color w:val="0070C0"/>
        </w:rPr>
        <w:t xml:space="preserve"> </w:t>
      </w:r>
      <w:r w:rsidRPr="0023369E">
        <w:rPr>
          <w:i/>
          <w:color w:val="0070C0"/>
        </w:rPr>
        <w:t xml:space="preserve">W(i) </w:t>
      </w:r>
      <w:r w:rsidRPr="0023369E">
        <w:rPr>
          <w:color w:val="0070C0"/>
        </w:rPr>
        <w:t>is the precoding matrix corresponding to the procedure described in Subclause 5.2.1.4.2</w:t>
      </w:r>
      <w:r>
        <w:t xml:space="preserve">. </w:t>
      </w:r>
      <w:r>
        <w:rPr>
          <w:color w:val="FF0000"/>
        </w:rPr>
        <w:t>I</w:t>
      </w:r>
      <w:r w:rsidRPr="004309C6">
        <w:rPr>
          <w:color w:val="FF0000"/>
        </w:rPr>
        <w:t xml:space="preserve">f the higher layer parameter </w:t>
      </w:r>
      <w:r w:rsidRPr="004309C6">
        <w:rPr>
          <w:i/>
          <w:color w:val="FF0000"/>
        </w:rPr>
        <w:t>repo</w:t>
      </w:r>
      <w:r>
        <w:rPr>
          <w:i/>
          <w:color w:val="FF0000"/>
        </w:rPr>
        <w:t>r</w:t>
      </w:r>
      <w:r w:rsidRPr="004309C6">
        <w:rPr>
          <w:i/>
          <w:color w:val="FF0000"/>
        </w:rPr>
        <w:t>tQuantity</w:t>
      </w:r>
      <w:r w:rsidRPr="004309C6">
        <w:rPr>
          <w:color w:val="FF0000"/>
        </w:rPr>
        <w:t xml:space="preserve"> for the </w:t>
      </w:r>
      <w:r w:rsidRPr="004309C6">
        <w:rPr>
          <w:i/>
          <w:color w:val="FF0000"/>
        </w:rPr>
        <w:t>CSI-ReportConfig</w:t>
      </w:r>
      <w:r>
        <w:rPr>
          <w:color w:val="FF0000"/>
        </w:rPr>
        <w:t xml:space="preserve"> </w:t>
      </w:r>
      <w:r w:rsidRPr="004309C6">
        <w:rPr>
          <w:color w:val="FF0000"/>
        </w:rPr>
        <w:t>for which the CQI is reported</w:t>
      </w:r>
      <w:r>
        <w:rPr>
          <w:color w:val="FF0000"/>
        </w:rPr>
        <w:t xml:space="preserve"> is set to ‘CRI/RI/i1/CQI’</w:t>
      </w:r>
      <w:r w:rsidRPr="001E6713">
        <w:rPr>
          <w:color w:val="FF0000"/>
        </w:rPr>
        <w:t xml:space="preserve">, </w:t>
      </w:r>
      <w:r w:rsidRPr="001E6713">
        <w:rPr>
          <w:i/>
          <w:color w:val="FF0000"/>
        </w:rPr>
        <w:t xml:space="preserve">W(i) </w:t>
      </w:r>
      <w:r w:rsidRPr="001E6713">
        <w:rPr>
          <w:color w:val="FF0000"/>
        </w:rPr>
        <w:t>is the precoding matrix corresponding to the reported i1 according to the procedure described in Subclause 5.2.1.4</w:t>
      </w:r>
      <w:r>
        <w:rPr>
          <w:i/>
        </w:rPr>
        <w:t xml:space="preserve">. </w:t>
      </w:r>
      <w:r>
        <w:t xml:space="preserve">The corresponding PDSCH signals transmitted on antenna ports [3000,3000 + </w:t>
      </w:r>
      <w:r>
        <w:rPr>
          <w:i/>
        </w:rPr>
        <w:t>P</w:t>
      </w:r>
      <w:r>
        <w:t xml:space="preserve"> - 1] would have a ratio of EPRE to CSI-RS EPRE equal to the ratio given in Subclause 4.1.</w:t>
      </w:r>
    </w:p>
    <w:p w14:paraId="292249CF" w14:textId="2BA1CD9B" w:rsidR="00C95926" w:rsidRDefault="00C95926" w:rsidP="00C95926">
      <w:pPr>
        <w:rPr>
          <w:lang w:eastAsia="x-none"/>
        </w:rPr>
      </w:pPr>
    </w:p>
    <w:p w14:paraId="7959813B" w14:textId="77777777" w:rsidR="009F3C8D" w:rsidRDefault="009F3C8D" w:rsidP="00C95926">
      <w:pPr>
        <w:rPr>
          <w:lang w:eastAsia="x-none"/>
        </w:rPr>
      </w:pPr>
    </w:p>
    <w:p w14:paraId="237664A4" w14:textId="5D7820A8" w:rsidR="00C95926" w:rsidRDefault="00603E09" w:rsidP="00C95926">
      <w:pPr>
        <w:rPr>
          <w:lang w:eastAsia="x-none"/>
        </w:rPr>
      </w:pPr>
      <w:hyperlink r:id="rId1158" w:history="1">
        <w:r w:rsidR="00FE4C7E">
          <w:rPr>
            <w:rStyle w:val="Hyperlink"/>
            <w:lang w:eastAsia="x-none"/>
          </w:rPr>
          <w:t>R1-1803819</w:t>
        </w:r>
      </w:hyperlink>
      <w:r w:rsidR="00C95926">
        <w:rPr>
          <w:lang w:eastAsia="x-none"/>
        </w:rPr>
        <w:tab/>
        <w:t>Remaining issues for CQI and MCS</w:t>
      </w:r>
      <w:r w:rsidR="00C95926">
        <w:rPr>
          <w:lang w:eastAsia="x-none"/>
        </w:rPr>
        <w:tab/>
        <w:t>vivo</w:t>
      </w:r>
    </w:p>
    <w:p w14:paraId="0FFFA446" w14:textId="0CCFFBD9" w:rsidR="00C95926" w:rsidRDefault="00603E09" w:rsidP="00C95926">
      <w:pPr>
        <w:rPr>
          <w:lang w:eastAsia="x-none"/>
        </w:rPr>
      </w:pPr>
      <w:hyperlink r:id="rId1159" w:history="1">
        <w:r w:rsidR="00FE4C7E">
          <w:rPr>
            <w:rStyle w:val="Hyperlink"/>
            <w:lang w:eastAsia="x-none"/>
          </w:rPr>
          <w:t>R1-1804360</w:t>
        </w:r>
      </w:hyperlink>
      <w:r w:rsidR="00C95926">
        <w:rPr>
          <w:lang w:eastAsia="x-none"/>
        </w:rPr>
        <w:tab/>
        <w:t>Remaining issues on CQI and MCS</w:t>
      </w:r>
      <w:r w:rsidR="00C95926">
        <w:rPr>
          <w:lang w:eastAsia="x-none"/>
        </w:rPr>
        <w:tab/>
        <w:t>Samsung</w:t>
      </w:r>
    </w:p>
    <w:p w14:paraId="5D4DC9D9" w14:textId="2F73441E" w:rsidR="00C95926" w:rsidRDefault="00603E09" w:rsidP="00C95926">
      <w:pPr>
        <w:rPr>
          <w:lang w:eastAsia="x-none"/>
        </w:rPr>
      </w:pPr>
      <w:hyperlink r:id="rId1160" w:history="1">
        <w:r w:rsidR="00FE4C7E">
          <w:rPr>
            <w:rStyle w:val="Hyperlink"/>
            <w:lang w:eastAsia="x-none"/>
          </w:rPr>
          <w:t>R1-1804444</w:t>
        </w:r>
      </w:hyperlink>
      <w:r w:rsidR="00C95926">
        <w:rPr>
          <w:lang w:eastAsia="x-none"/>
        </w:rPr>
        <w:tab/>
        <w:t>Remaining issues on CQI and MCS</w:t>
      </w:r>
      <w:r w:rsidR="00C95926">
        <w:rPr>
          <w:lang w:eastAsia="x-none"/>
        </w:rPr>
        <w:tab/>
        <w:t>Huawei, HiSilicon</w:t>
      </w:r>
    </w:p>
    <w:p w14:paraId="0C45816C" w14:textId="72395F2D" w:rsidR="00C95926" w:rsidRDefault="00603E09" w:rsidP="00C95926">
      <w:pPr>
        <w:rPr>
          <w:lang w:eastAsia="x-none"/>
        </w:rPr>
      </w:pPr>
      <w:hyperlink r:id="rId1161" w:history="1">
        <w:r w:rsidR="00FE4C7E">
          <w:rPr>
            <w:rStyle w:val="Hyperlink"/>
            <w:lang w:eastAsia="x-none"/>
          </w:rPr>
          <w:t>R1-1804716</w:t>
        </w:r>
      </w:hyperlink>
      <w:r w:rsidR="00C95926">
        <w:rPr>
          <w:lang w:eastAsia="x-none"/>
        </w:rPr>
        <w:tab/>
        <w:t>Corrections to CQI definition in NR</w:t>
      </w:r>
      <w:r w:rsidR="00C95926">
        <w:rPr>
          <w:lang w:eastAsia="x-none"/>
        </w:rPr>
        <w:tab/>
        <w:t>Intel Corporation</w:t>
      </w:r>
    </w:p>
    <w:p w14:paraId="6182BBD0" w14:textId="77777777" w:rsidR="00C95926" w:rsidRDefault="00C95926" w:rsidP="009F3C8D">
      <w:pPr>
        <w:pStyle w:val="Heading5"/>
      </w:pPr>
      <w:bookmarkStart w:id="479" w:name="_Hlk509989416"/>
      <w:bookmarkStart w:id="480" w:name="_Toc514184665"/>
      <w:r w:rsidRPr="004B0D61">
        <w:rPr>
          <w:rFonts w:hint="eastAsia"/>
        </w:rPr>
        <w:t>Other</w:t>
      </w:r>
      <w:bookmarkEnd w:id="480"/>
    </w:p>
    <w:p w14:paraId="6F6C0183" w14:textId="77777777" w:rsidR="00C95926" w:rsidRPr="005F4A30" w:rsidRDefault="00C95926" w:rsidP="00C95926">
      <w:pPr>
        <w:rPr>
          <w:i/>
          <w:lang w:eastAsia="x-none"/>
        </w:rPr>
      </w:pPr>
      <w:r w:rsidRPr="005F4A30">
        <w:rPr>
          <w:i/>
          <w:lang w:eastAsia="x-none"/>
        </w:rPr>
        <w:t>Including handling simultaneous transmission and reception of different channels and reference signals</w:t>
      </w:r>
    </w:p>
    <w:bookmarkEnd w:id="479"/>
    <w:p w14:paraId="1D82EE76" w14:textId="04A7B4EC" w:rsidR="00C95926" w:rsidRDefault="00C95926" w:rsidP="00C95926">
      <w:pPr>
        <w:rPr>
          <w:lang w:eastAsia="x-none"/>
        </w:rPr>
      </w:pPr>
    </w:p>
    <w:p w14:paraId="30D46D7E" w14:textId="04F40157" w:rsidR="00C71413" w:rsidRPr="00C71413" w:rsidRDefault="00603E09" w:rsidP="00C95926">
      <w:pPr>
        <w:rPr>
          <w:b/>
          <w:lang w:eastAsia="x-none"/>
        </w:rPr>
      </w:pPr>
      <w:hyperlink r:id="rId1162" w:history="1">
        <w:r w:rsidR="00C71413" w:rsidRPr="00C71413">
          <w:rPr>
            <w:rStyle w:val="Hyperlink"/>
            <w:b/>
            <w:lang w:eastAsia="x-none"/>
          </w:rPr>
          <w:t>R1-1805575</w:t>
        </w:r>
      </w:hyperlink>
      <w:r w:rsidR="00C71413" w:rsidRPr="00C71413">
        <w:rPr>
          <w:b/>
          <w:lang w:eastAsia="x-none"/>
        </w:rPr>
        <w:tab/>
        <w:t>Summary of simultaneous transmission and reception of channels/signals</w:t>
      </w:r>
      <w:r w:rsidR="00C71413" w:rsidRPr="00C71413">
        <w:rPr>
          <w:b/>
          <w:lang w:eastAsia="x-none"/>
        </w:rPr>
        <w:tab/>
        <w:t>Intel Corporation</w:t>
      </w:r>
    </w:p>
    <w:p w14:paraId="707813ED" w14:textId="77777777" w:rsidR="00C71413" w:rsidRDefault="00C71413" w:rsidP="00C95926">
      <w:pPr>
        <w:rPr>
          <w:lang w:eastAsia="x-none"/>
        </w:rPr>
      </w:pPr>
    </w:p>
    <w:p w14:paraId="4302DFB0" w14:textId="77777777" w:rsidR="00C95926" w:rsidRPr="00D47A93" w:rsidRDefault="00C95926" w:rsidP="00C95926">
      <w:pPr>
        <w:rPr>
          <w:b/>
          <w:szCs w:val="28"/>
          <w:lang w:val="en-US" w:eastAsia="zh-CN"/>
        </w:rPr>
      </w:pPr>
      <w:r w:rsidRPr="00D47A93">
        <w:rPr>
          <w:b/>
          <w:szCs w:val="28"/>
          <w:lang w:val="en-US" w:eastAsia="zh-CN"/>
        </w:rPr>
        <w:t>For further discussion in RAN1#93</w:t>
      </w:r>
    </w:p>
    <w:p w14:paraId="604C2CF7" w14:textId="77777777" w:rsidR="00C95926" w:rsidRPr="00D47A93" w:rsidRDefault="00C95926" w:rsidP="00C95926">
      <w:pPr>
        <w:pStyle w:val="ListParagraph"/>
        <w:numPr>
          <w:ilvl w:val="0"/>
          <w:numId w:val="319"/>
        </w:numPr>
        <w:overflowPunct/>
        <w:autoSpaceDE/>
        <w:autoSpaceDN/>
        <w:adjustRightInd/>
        <w:spacing w:after="0"/>
        <w:contextualSpacing w:val="0"/>
        <w:textAlignment w:val="auto"/>
        <w:rPr>
          <w:szCs w:val="28"/>
          <w:lang w:eastAsia="zh-CN"/>
        </w:rPr>
      </w:pPr>
      <w:r w:rsidRPr="00D47A93">
        <w:rPr>
          <w:szCs w:val="28"/>
          <w:lang w:eastAsia="zh-CN"/>
        </w:rPr>
        <w:t>RAN4 agreement exists for SSB-RRM + PDSCH multiplexing for non-CA and CA cases</w:t>
      </w:r>
    </w:p>
    <w:p w14:paraId="6565EB40" w14:textId="77777777" w:rsidR="00C95926" w:rsidRPr="00D47A93" w:rsidRDefault="00C95926" w:rsidP="00C95926">
      <w:pPr>
        <w:pStyle w:val="ListParagraph"/>
        <w:numPr>
          <w:ilvl w:val="0"/>
          <w:numId w:val="319"/>
        </w:numPr>
        <w:overflowPunct/>
        <w:autoSpaceDE/>
        <w:autoSpaceDN/>
        <w:adjustRightInd/>
        <w:spacing w:after="0"/>
        <w:contextualSpacing w:val="0"/>
        <w:textAlignment w:val="auto"/>
        <w:rPr>
          <w:rFonts w:ascii="Calibri" w:eastAsia="Malgun Gothic" w:hAnsi="Calibri"/>
          <w:szCs w:val="28"/>
          <w:lang w:eastAsia="zh-CN"/>
        </w:rPr>
      </w:pPr>
      <w:r>
        <w:rPr>
          <w:szCs w:val="28"/>
          <w:lang w:eastAsia="zh-CN"/>
        </w:rPr>
        <w:t xml:space="preserve">Consider at least the following alternatives. </w:t>
      </w:r>
      <w:r w:rsidRPr="00D47A93">
        <w:rPr>
          <w:szCs w:val="28"/>
          <w:lang w:eastAsia="zh-CN"/>
        </w:rPr>
        <w:t>At least for cases outside SMTC window (SSB-RLM+PDSCH, SSB-BM+PDSCH) including CA:</w:t>
      </w:r>
    </w:p>
    <w:p w14:paraId="11FEE931" w14:textId="77777777" w:rsidR="00C95926" w:rsidRPr="00D47A93" w:rsidRDefault="00C95926" w:rsidP="00C95926">
      <w:pPr>
        <w:pStyle w:val="ListParagraph"/>
        <w:numPr>
          <w:ilvl w:val="1"/>
          <w:numId w:val="319"/>
        </w:numPr>
        <w:overflowPunct/>
        <w:autoSpaceDE/>
        <w:autoSpaceDN/>
        <w:adjustRightInd/>
        <w:spacing w:after="0"/>
        <w:contextualSpacing w:val="0"/>
        <w:textAlignment w:val="auto"/>
        <w:rPr>
          <w:szCs w:val="28"/>
          <w:lang w:eastAsia="zh-CN"/>
        </w:rPr>
      </w:pPr>
      <w:r w:rsidRPr="00D47A93">
        <w:rPr>
          <w:szCs w:val="28"/>
          <w:lang w:eastAsia="zh-CN"/>
        </w:rPr>
        <w:lastRenderedPageBreak/>
        <w:t>Alt 1: (multiplexing restriction) Extend the RAN4 agreement to the case of SSB+PDSCH multiplexing for both CA and non-CA without PDSCH associated with SI-RNTI, P-RNTI. This means that the UE is not expected to receive PDSCH on SSB symbols (for same numerology in FR2)</w:t>
      </w:r>
    </w:p>
    <w:p w14:paraId="7B44C8B3" w14:textId="77777777" w:rsidR="00C95926" w:rsidRPr="00D47A93" w:rsidRDefault="00C95926" w:rsidP="00C95926">
      <w:pPr>
        <w:pStyle w:val="ListParagraph"/>
        <w:numPr>
          <w:ilvl w:val="1"/>
          <w:numId w:val="319"/>
        </w:numPr>
        <w:overflowPunct/>
        <w:autoSpaceDE/>
        <w:autoSpaceDN/>
        <w:adjustRightInd/>
        <w:spacing w:after="0"/>
        <w:contextualSpacing w:val="0"/>
        <w:textAlignment w:val="auto"/>
        <w:rPr>
          <w:szCs w:val="28"/>
          <w:lang w:eastAsia="zh-CN"/>
        </w:rPr>
      </w:pPr>
      <w:r w:rsidRPr="00D47A93">
        <w:rPr>
          <w:szCs w:val="28"/>
          <w:lang w:eastAsia="zh-CN"/>
        </w:rPr>
        <w:t xml:space="preserve">Alt </w:t>
      </w:r>
      <w:r>
        <w:rPr>
          <w:szCs w:val="28"/>
          <w:lang w:eastAsia="zh-CN"/>
        </w:rPr>
        <w:t>2</w:t>
      </w:r>
      <w:r w:rsidRPr="00D47A93">
        <w:rPr>
          <w:szCs w:val="28"/>
          <w:lang w:eastAsia="zh-CN"/>
        </w:rPr>
        <w:t>: gNB will ensure at least spatial QCL</w:t>
      </w:r>
    </w:p>
    <w:p w14:paraId="18D47B4F" w14:textId="77777777" w:rsidR="00C95926" w:rsidRPr="00D47A93" w:rsidRDefault="00C95926" w:rsidP="00C95926">
      <w:pPr>
        <w:pStyle w:val="ListParagraph"/>
        <w:numPr>
          <w:ilvl w:val="1"/>
          <w:numId w:val="319"/>
        </w:numPr>
        <w:overflowPunct/>
        <w:autoSpaceDE/>
        <w:autoSpaceDN/>
        <w:adjustRightInd/>
        <w:spacing w:after="0"/>
        <w:contextualSpacing w:val="0"/>
        <w:textAlignment w:val="auto"/>
        <w:rPr>
          <w:szCs w:val="28"/>
          <w:lang w:eastAsia="zh-CN"/>
        </w:rPr>
      </w:pPr>
      <w:r w:rsidRPr="00D47A93">
        <w:rPr>
          <w:szCs w:val="28"/>
          <w:lang w:eastAsia="zh-CN"/>
        </w:rPr>
        <w:t xml:space="preserve">Alt </w:t>
      </w:r>
      <w:r>
        <w:rPr>
          <w:szCs w:val="28"/>
          <w:lang w:eastAsia="zh-CN"/>
        </w:rPr>
        <w:t>3</w:t>
      </w:r>
      <w:r w:rsidRPr="00D47A93">
        <w:rPr>
          <w:szCs w:val="28"/>
          <w:lang w:eastAsia="zh-CN"/>
        </w:rPr>
        <w:t>: The UE is not expected to perform Rx beam refinement on SSB locations (Rx beam refinement may be associated with BM, RLM, BFD)</w:t>
      </w:r>
    </w:p>
    <w:p w14:paraId="2A8B37FA" w14:textId="77777777" w:rsidR="00C95926" w:rsidRDefault="00C95926" w:rsidP="00C95926">
      <w:pPr>
        <w:rPr>
          <w:lang w:eastAsia="x-none"/>
        </w:rPr>
      </w:pPr>
      <w:r w:rsidRPr="00D47A93">
        <w:rPr>
          <w:rFonts w:hint="eastAsia"/>
          <w:szCs w:val="28"/>
          <w:lang w:val="en-US" w:eastAsia="zh-CN"/>
        </w:rPr>
        <w:t>N</w:t>
      </w:r>
      <w:r w:rsidRPr="00D47A93">
        <w:rPr>
          <w:szCs w:val="28"/>
          <w:lang w:val="en-US" w:eastAsia="zh-CN"/>
        </w:rPr>
        <w:t>ote: The above applies to the case with same numerology for SSB and PDSCH. The case with different numerologies for SSB and PDSCH is to be addressed.</w:t>
      </w:r>
    </w:p>
    <w:p w14:paraId="39EF4717" w14:textId="0435B2DC" w:rsidR="00C95926" w:rsidRDefault="00C95926" w:rsidP="00C95926">
      <w:pPr>
        <w:rPr>
          <w:lang w:eastAsia="x-none"/>
        </w:rPr>
      </w:pPr>
    </w:p>
    <w:p w14:paraId="1B1B5F24" w14:textId="77777777" w:rsidR="009F3C8D" w:rsidRDefault="009F3C8D" w:rsidP="00C95926">
      <w:pPr>
        <w:rPr>
          <w:lang w:eastAsia="x-none"/>
        </w:rPr>
      </w:pPr>
    </w:p>
    <w:p w14:paraId="2B870BF5" w14:textId="40D9DD62" w:rsidR="00C95926" w:rsidRDefault="00603E09" w:rsidP="00C95926">
      <w:pPr>
        <w:rPr>
          <w:lang w:eastAsia="x-none"/>
        </w:rPr>
      </w:pPr>
      <w:hyperlink r:id="rId1163" w:history="1">
        <w:r w:rsidR="00FE4C7E">
          <w:rPr>
            <w:rStyle w:val="Hyperlink"/>
            <w:lang w:eastAsia="x-none"/>
          </w:rPr>
          <w:t>R1-1803701</w:t>
        </w:r>
      </w:hyperlink>
      <w:r w:rsidR="00C95926">
        <w:rPr>
          <w:lang w:eastAsia="x-none"/>
        </w:rPr>
        <w:tab/>
        <w:t>QCL and spatial-relation for simultaneous reception and transmission</w:t>
      </w:r>
      <w:r w:rsidR="00C95926">
        <w:rPr>
          <w:lang w:eastAsia="x-none"/>
        </w:rPr>
        <w:tab/>
        <w:t>Huawei, HiSilicon</w:t>
      </w:r>
    </w:p>
    <w:p w14:paraId="76E27E3B" w14:textId="180AE8F4" w:rsidR="00C95926" w:rsidRDefault="00603E09" w:rsidP="00C95926">
      <w:pPr>
        <w:rPr>
          <w:lang w:eastAsia="x-none"/>
        </w:rPr>
      </w:pPr>
      <w:hyperlink r:id="rId1164" w:history="1">
        <w:r w:rsidR="00FE4C7E">
          <w:rPr>
            <w:rStyle w:val="Hyperlink"/>
            <w:lang w:eastAsia="x-none"/>
          </w:rPr>
          <w:t>R1-1803820</w:t>
        </w:r>
      </w:hyperlink>
      <w:r w:rsidR="00C95926">
        <w:rPr>
          <w:lang w:eastAsia="x-none"/>
        </w:rPr>
        <w:tab/>
        <w:t>Remaining issues on simultaneous reception of DL/UL physical channels and reference signals</w:t>
      </w:r>
      <w:r w:rsidR="00C95926">
        <w:rPr>
          <w:lang w:eastAsia="x-none"/>
        </w:rPr>
        <w:tab/>
        <w:t>vivo</w:t>
      </w:r>
    </w:p>
    <w:p w14:paraId="6A11A188" w14:textId="1E4522D8" w:rsidR="00C95926" w:rsidRDefault="00603E09" w:rsidP="00C95926">
      <w:pPr>
        <w:rPr>
          <w:lang w:eastAsia="x-none"/>
        </w:rPr>
      </w:pPr>
      <w:hyperlink r:id="rId1165" w:history="1">
        <w:r w:rsidR="00FE4C7E">
          <w:rPr>
            <w:rStyle w:val="Hyperlink"/>
            <w:lang w:eastAsia="x-none"/>
          </w:rPr>
          <w:t>R1-1803910</w:t>
        </w:r>
      </w:hyperlink>
      <w:r w:rsidR="00C95926">
        <w:rPr>
          <w:lang w:eastAsia="x-none"/>
        </w:rPr>
        <w:tab/>
        <w:t>Simultaneous transmission and reception of channels/signals</w:t>
      </w:r>
      <w:r w:rsidR="00C95926">
        <w:rPr>
          <w:lang w:eastAsia="x-none"/>
        </w:rPr>
        <w:tab/>
        <w:t>ZTE, Sanechips</w:t>
      </w:r>
    </w:p>
    <w:p w14:paraId="416EC13D" w14:textId="3B85BEFF" w:rsidR="00C95926" w:rsidRDefault="00603E09" w:rsidP="00C95926">
      <w:pPr>
        <w:rPr>
          <w:lang w:eastAsia="x-none"/>
        </w:rPr>
      </w:pPr>
      <w:hyperlink r:id="rId1166" w:history="1">
        <w:r w:rsidR="00FE4C7E">
          <w:rPr>
            <w:rStyle w:val="Hyperlink"/>
            <w:lang w:eastAsia="x-none"/>
          </w:rPr>
          <w:t>R1-1803964</w:t>
        </w:r>
      </w:hyperlink>
      <w:r w:rsidR="00C95926">
        <w:rPr>
          <w:lang w:eastAsia="x-none"/>
        </w:rPr>
        <w:tab/>
        <w:t>Discussion on QCL across CCs</w:t>
      </w:r>
      <w:r w:rsidR="00C95926">
        <w:rPr>
          <w:lang w:eastAsia="x-none"/>
        </w:rPr>
        <w:tab/>
        <w:t>ITRI</w:t>
      </w:r>
    </w:p>
    <w:p w14:paraId="50F80B0A" w14:textId="5F1CDEF0" w:rsidR="00C95926" w:rsidRDefault="00603E09" w:rsidP="00C95926">
      <w:pPr>
        <w:rPr>
          <w:lang w:eastAsia="x-none"/>
        </w:rPr>
      </w:pPr>
      <w:hyperlink r:id="rId1167" w:history="1">
        <w:r w:rsidR="00FE4C7E">
          <w:rPr>
            <w:rStyle w:val="Hyperlink"/>
            <w:lang w:eastAsia="x-none"/>
          </w:rPr>
          <w:t>R1-1804002</w:t>
        </w:r>
      </w:hyperlink>
      <w:r w:rsidR="00C95926">
        <w:rPr>
          <w:lang w:eastAsia="x-none"/>
        </w:rPr>
        <w:tab/>
        <w:t>Discussion on simultaneous receptions/transmissions of multiple signals/channels</w:t>
      </w:r>
      <w:r w:rsidR="00C95926">
        <w:rPr>
          <w:lang w:eastAsia="x-none"/>
        </w:rPr>
        <w:tab/>
        <w:t>OPPO</w:t>
      </w:r>
    </w:p>
    <w:p w14:paraId="56CC5C38" w14:textId="7CA67AB0" w:rsidR="00C95926" w:rsidRDefault="00603E09" w:rsidP="00C95926">
      <w:pPr>
        <w:rPr>
          <w:lang w:eastAsia="x-none"/>
        </w:rPr>
      </w:pPr>
      <w:hyperlink r:id="rId1168" w:history="1">
        <w:r w:rsidR="00FE4C7E">
          <w:rPr>
            <w:rStyle w:val="Hyperlink"/>
            <w:lang w:eastAsia="x-none"/>
          </w:rPr>
          <w:t>R1-1804060</w:t>
        </w:r>
      </w:hyperlink>
      <w:r w:rsidR="00C95926">
        <w:rPr>
          <w:lang w:eastAsia="x-none"/>
        </w:rPr>
        <w:tab/>
        <w:t>Views on multi-CC QCL assumptions</w:t>
      </w:r>
      <w:r w:rsidR="00C95926">
        <w:rPr>
          <w:lang w:eastAsia="x-none"/>
        </w:rPr>
        <w:tab/>
        <w:t>MediaTek Inc.</w:t>
      </w:r>
    </w:p>
    <w:p w14:paraId="78FAA529" w14:textId="142A6C73" w:rsidR="00C95926" w:rsidRDefault="00603E09" w:rsidP="00C95926">
      <w:pPr>
        <w:rPr>
          <w:lang w:eastAsia="x-none"/>
        </w:rPr>
      </w:pPr>
      <w:hyperlink r:id="rId1169" w:history="1">
        <w:r w:rsidR="00FE4C7E">
          <w:rPr>
            <w:rStyle w:val="Hyperlink"/>
            <w:lang w:eastAsia="x-none"/>
          </w:rPr>
          <w:t>R1-1804085</w:t>
        </w:r>
      </w:hyperlink>
      <w:r w:rsidR="00C95926">
        <w:rPr>
          <w:lang w:eastAsia="x-none"/>
        </w:rPr>
        <w:tab/>
        <w:t>PHY notification for beam failure instance</w:t>
      </w:r>
      <w:r w:rsidR="00C95926">
        <w:rPr>
          <w:lang w:eastAsia="x-none"/>
        </w:rPr>
        <w:tab/>
        <w:t>ASUSTEK COMPUTER (SHANGHAI)</w:t>
      </w:r>
    </w:p>
    <w:p w14:paraId="429F0769" w14:textId="58CCCF7F" w:rsidR="00C95926" w:rsidRDefault="00603E09" w:rsidP="00C95926">
      <w:pPr>
        <w:rPr>
          <w:lang w:eastAsia="x-none"/>
        </w:rPr>
      </w:pPr>
      <w:hyperlink r:id="rId1170" w:history="1">
        <w:r w:rsidR="00FE4C7E">
          <w:rPr>
            <w:rStyle w:val="Hyperlink"/>
            <w:lang w:eastAsia="x-none"/>
          </w:rPr>
          <w:t>R1-1804118</w:t>
        </w:r>
      </w:hyperlink>
      <w:r w:rsidR="00C95926">
        <w:rPr>
          <w:lang w:eastAsia="x-none"/>
        </w:rPr>
        <w:tab/>
        <w:t>Enhancements on Type-II CSI Reporting Scheme</w:t>
      </w:r>
      <w:r w:rsidR="00C95926">
        <w:rPr>
          <w:lang w:eastAsia="x-none"/>
        </w:rPr>
        <w:tab/>
        <w:t>Fraunhofer IIS, Fraunhofer HHI</w:t>
      </w:r>
    </w:p>
    <w:p w14:paraId="69EC282D" w14:textId="351E2DFE" w:rsidR="00C95926" w:rsidRDefault="00603E09" w:rsidP="00C95926">
      <w:pPr>
        <w:rPr>
          <w:lang w:eastAsia="x-none"/>
        </w:rPr>
      </w:pPr>
      <w:hyperlink r:id="rId1171" w:history="1">
        <w:r w:rsidR="00FE4C7E">
          <w:rPr>
            <w:rStyle w:val="Hyperlink"/>
            <w:lang w:eastAsia="x-none"/>
          </w:rPr>
          <w:t>R1-1804361</w:t>
        </w:r>
      </w:hyperlink>
      <w:r w:rsidR="00C95926">
        <w:rPr>
          <w:lang w:eastAsia="x-none"/>
        </w:rPr>
        <w:tab/>
        <w:t>Aperiodic beam reporting</w:t>
      </w:r>
      <w:r w:rsidR="00C95926">
        <w:rPr>
          <w:lang w:eastAsia="x-none"/>
        </w:rPr>
        <w:tab/>
        <w:t>Samsung</w:t>
      </w:r>
    </w:p>
    <w:p w14:paraId="23CE28CE" w14:textId="6C2E1960" w:rsidR="00C95926" w:rsidRDefault="00603E09" w:rsidP="00C95926">
      <w:pPr>
        <w:rPr>
          <w:lang w:eastAsia="x-none"/>
        </w:rPr>
      </w:pPr>
      <w:hyperlink r:id="rId1172" w:history="1">
        <w:r w:rsidR="00FE4C7E">
          <w:rPr>
            <w:rStyle w:val="Hyperlink"/>
            <w:lang w:eastAsia="x-none"/>
          </w:rPr>
          <w:t>R1-1804362</w:t>
        </w:r>
      </w:hyperlink>
      <w:r w:rsidR="00C95926">
        <w:rPr>
          <w:lang w:eastAsia="x-none"/>
        </w:rPr>
        <w:tab/>
        <w:t>Corrections on UL beam management</w:t>
      </w:r>
      <w:r w:rsidR="00C95926">
        <w:rPr>
          <w:lang w:eastAsia="x-none"/>
        </w:rPr>
        <w:tab/>
        <w:t>Samsung</w:t>
      </w:r>
    </w:p>
    <w:p w14:paraId="3700343D" w14:textId="66F0FEA9" w:rsidR="00C95926" w:rsidRDefault="00603E09" w:rsidP="00C95926">
      <w:pPr>
        <w:rPr>
          <w:lang w:eastAsia="x-none"/>
        </w:rPr>
      </w:pPr>
      <w:hyperlink r:id="rId1173" w:history="1">
        <w:r w:rsidR="00FE4C7E">
          <w:rPr>
            <w:rStyle w:val="Hyperlink"/>
            <w:lang w:eastAsia="x-none"/>
          </w:rPr>
          <w:t>R1-1804363</w:t>
        </w:r>
      </w:hyperlink>
      <w:r w:rsidR="00C95926">
        <w:rPr>
          <w:lang w:eastAsia="x-none"/>
        </w:rPr>
        <w:tab/>
        <w:t>Simultaneous reception of physical channels and reference signals</w:t>
      </w:r>
      <w:r w:rsidR="00C95926">
        <w:rPr>
          <w:lang w:eastAsia="x-none"/>
        </w:rPr>
        <w:tab/>
        <w:t>Samsung</w:t>
      </w:r>
    </w:p>
    <w:p w14:paraId="1DE0D3FD" w14:textId="67B42912" w:rsidR="00C95926" w:rsidRDefault="00603E09" w:rsidP="00C95926">
      <w:pPr>
        <w:rPr>
          <w:lang w:eastAsia="x-none"/>
        </w:rPr>
      </w:pPr>
      <w:hyperlink r:id="rId1174" w:history="1">
        <w:r w:rsidR="00FE4C7E">
          <w:rPr>
            <w:rStyle w:val="Hyperlink"/>
            <w:lang w:eastAsia="x-none"/>
          </w:rPr>
          <w:t>R1-1804445</w:t>
        </w:r>
      </w:hyperlink>
      <w:r w:rsidR="00C95926">
        <w:rPr>
          <w:lang w:eastAsia="x-none"/>
        </w:rPr>
        <w:tab/>
        <w:t>Further enhancements on CSI reporting and codebook design</w:t>
      </w:r>
      <w:r w:rsidR="00C95926">
        <w:rPr>
          <w:lang w:eastAsia="x-none"/>
        </w:rPr>
        <w:tab/>
        <w:t>Huawei, HiSilicon</w:t>
      </w:r>
    </w:p>
    <w:p w14:paraId="553163DB" w14:textId="039EA670" w:rsidR="00C95926" w:rsidRDefault="00603E09" w:rsidP="00C95926">
      <w:pPr>
        <w:rPr>
          <w:lang w:eastAsia="x-none"/>
        </w:rPr>
      </w:pPr>
      <w:hyperlink r:id="rId1175" w:history="1">
        <w:r w:rsidR="00FE4C7E">
          <w:rPr>
            <w:rStyle w:val="Hyperlink"/>
            <w:lang w:eastAsia="x-none"/>
          </w:rPr>
          <w:t>R1-1804717</w:t>
        </w:r>
      </w:hyperlink>
      <w:r w:rsidR="00C95926">
        <w:rPr>
          <w:lang w:eastAsia="x-none"/>
        </w:rPr>
        <w:tab/>
        <w:t>Spatial QCL considerations for multiplexing of physical channels and RS</w:t>
      </w:r>
      <w:r w:rsidR="00C95926">
        <w:rPr>
          <w:lang w:eastAsia="x-none"/>
        </w:rPr>
        <w:tab/>
        <w:t>Intel Corporation</w:t>
      </w:r>
    </w:p>
    <w:p w14:paraId="62D0A551" w14:textId="1EDA4D55" w:rsidR="00C95926" w:rsidRDefault="00603E09" w:rsidP="00C95926">
      <w:pPr>
        <w:rPr>
          <w:lang w:eastAsia="x-none"/>
        </w:rPr>
      </w:pPr>
      <w:hyperlink r:id="rId1176" w:history="1">
        <w:r w:rsidR="00FE4C7E">
          <w:rPr>
            <w:rStyle w:val="Hyperlink"/>
            <w:lang w:eastAsia="x-none"/>
          </w:rPr>
          <w:t>R1-1804718</w:t>
        </w:r>
      </w:hyperlink>
      <w:r w:rsidR="00C95926">
        <w:rPr>
          <w:lang w:eastAsia="x-none"/>
        </w:rPr>
        <w:tab/>
        <w:t>On UE capability signalling for Type II CSI</w:t>
      </w:r>
      <w:r w:rsidR="00C95926">
        <w:rPr>
          <w:lang w:eastAsia="x-none"/>
        </w:rPr>
        <w:tab/>
        <w:t>Intel Corporation</w:t>
      </w:r>
    </w:p>
    <w:p w14:paraId="79630FAE" w14:textId="44007E82" w:rsidR="00C95926" w:rsidRDefault="00603E09" w:rsidP="00C95926">
      <w:pPr>
        <w:rPr>
          <w:lang w:eastAsia="x-none"/>
        </w:rPr>
      </w:pPr>
      <w:hyperlink r:id="rId1177" w:history="1">
        <w:r w:rsidR="00FE4C7E">
          <w:rPr>
            <w:rStyle w:val="Hyperlink"/>
            <w:lang w:eastAsia="x-none"/>
          </w:rPr>
          <w:t>R1-1804789</w:t>
        </w:r>
      </w:hyperlink>
      <w:r w:rsidR="00C95926">
        <w:rPr>
          <w:lang w:eastAsia="x-none"/>
        </w:rPr>
        <w:tab/>
        <w:t>Details on  simultaneous reception of PHY channels and RS in FR2</w:t>
      </w:r>
      <w:r w:rsidR="00C95926">
        <w:rPr>
          <w:lang w:eastAsia="x-none"/>
        </w:rPr>
        <w:tab/>
        <w:t>Qualcomm Incorporated</w:t>
      </w:r>
    </w:p>
    <w:p w14:paraId="685D7EB2" w14:textId="044F4B63" w:rsidR="00C95926" w:rsidRDefault="00603E09" w:rsidP="00C95926">
      <w:pPr>
        <w:rPr>
          <w:lang w:eastAsia="x-none"/>
        </w:rPr>
      </w:pPr>
      <w:hyperlink r:id="rId1178" w:history="1">
        <w:r w:rsidR="00FE4C7E">
          <w:rPr>
            <w:rStyle w:val="Hyperlink"/>
            <w:lang w:eastAsia="x-none"/>
          </w:rPr>
          <w:t>R1-1804976</w:t>
        </w:r>
      </w:hyperlink>
      <w:r w:rsidR="00C95926">
        <w:rPr>
          <w:lang w:eastAsia="x-none"/>
        </w:rPr>
        <w:tab/>
        <w:t>Multi-cell beam recovery</w:t>
      </w:r>
      <w:r w:rsidR="00C95926">
        <w:rPr>
          <w:lang w:eastAsia="x-none"/>
        </w:rPr>
        <w:tab/>
        <w:t>Ericsson</w:t>
      </w:r>
    </w:p>
    <w:p w14:paraId="65D24F80" w14:textId="4672EE8B" w:rsidR="00C95926" w:rsidRDefault="00603E09" w:rsidP="00C95926">
      <w:pPr>
        <w:rPr>
          <w:lang w:eastAsia="x-none"/>
        </w:rPr>
      </w:pPr>
      <w:hyperlink r:id="rId1179" w:history="1">
        <w:r w:rsidR="00FE4C7E">
          <w:rPr>
            <w:rStyle w:val="Hyperlink"/>
            <w:lang w:eastAsia="x-none"/>
          </w:rPr>
          <w:t>R1-1804977</w:t>
        </w:r>
      </w:hyperlink>
      <w:r w:rsidR="00C95926">
        <w:rPr>
          <w:lang w:eastAsia="x-none"/>
        </w:rPr>
        <w:tab/>
        <w:t>On simultaneous reception of physical and reference signals across CCs</w:t>
      </w:r>
      <w:r w:rsidR="00C95926">
        <w:rPr>
          <w:lang w:eastAsia="x-none"/>
        </w:rPr>
        <w:tab/>
        <w:t>Ericsson</w:t>
      </w:r>
    </w:p>
    <w:p w14:paraId="5040BD5D" w14:textId="569EF00D" w:rsidR="00C95926" w:rsidRDefault="00603E09" w:rsidP="00C95926">
      <w:pPr>
        <w:rPr>
          <w:lang w:eastAsia="x-none"/>
        </w:rPr>
      </w:pPr>
      <w:hyperlink r:id="rId1180" w:history="1">
        <w:r w:rsidR="00FE4C7E">
          <w:rPr>
            <w:rStyle w:val="Hyperlink"/>
            <w:lang w:eastAsia="x-none"/>
          </w:rPr>
          <w:t>R1-1804978</w:t>
        </w:r>
      </w:hyperlink>
      <w:r w:rsidR="00C95926">
        <w:rPr>
          <w:lang w:eastAsia="x-none"/>
        </w:rPr>
        <w:tab/>
        <w:t>Remaining issues on SP CSI reporting on PUSCH</w:t>
      </w:r>
      <w:r w:rsidR="00C95926">
        <w:rPr>
          <w:lang w:eastAsia="x-none"/>
        </w:rPr>
        <w:tab/>
        <w:t>Ericsson</w:t>
      </w:r>
    </w:p>
    <w:p w14:paraId="5EAD66C9" w14:textId="10EC3C59" w:rsidR="00C95926" w:rsidRDefault="00603E09" w:rsidP="00C95926">
      <w:pPr>
        <w:rPr>
          <w:lang w:eastAsia="x-none"/>
        </w:rPr>
      </w:pPr>
      <w:hyperlink r:id="rId1181" w:history="1">
        <w:r w:rsidR="00FE4C7E">
          <w:rPr>
            <w:rStyle w:val="Hyperlink"/>
            <w:lang w:eastAsia="x-none"/>
          </w:rPr>
          <w:t>R1-1804979</w:t>
        </w:r>
      </w:hyperlink>
      <w:r w:rsidR="00C95926">
        <w:rPr>
          <w:lang w:eastAsia="x-none"/>
        </w:rPr>
        <w:tab/>
        <w:t>Miscellaneous corrections and clarifications on CSI acquisition</w:t>
      </w:r>
      <w:r w:rsidR="00C95926">
        <w:rPr>
          <w:lang w:eastAsia="x-none"/>
        </w:rPr>
        <w:tab/>
        <w:t>Ericsson</w:t>
      </w:r>
    </w:p>
    <w:p w14:paraId="3D4D0A3B" w14:textId="2C38E279" w:rsidR="00C95926" w:rsidRDefault="00603E09" w:rsidP="00C95926">
      <w:pPr>
        <w:rPr>
          <w:lang w:eastAsia="x-none"/>
        </w:rPr>
      </w:pPr>
      <w:hyperlink r:id="rId1182" w:history="1">
        <w:r w:rsidR="00FE4C7E">
          <w:rPr>
            <w:rStyle w:val="Hyperlink"/>
            <w:lang w:eastAsia="x-none"/>
          </w:rPr>
          <w:t>R1-1804980</w:t>
        </w:r>
      </w:hyperlink>
      <w:r w:rsidR="00C95926">
        <w:rPr>
          <w:lang w:eastAsia="x-none"/>
        </w:rPr>
        <w:tab/>
        <w:t>On OFDM symbol level PDSCH power boosting</w:t>
      </w:r>
      <w:r w:rsidR="00C95926">
        <w:rPr>
          <w:lang w:eastAsia="x-none"/>
        </w:rPr>
        <w:tab/>
        <w:t>Ericsson</w:t>
      </w:r>
    </w:p>
    <w:p w14:paraId="4F8E51C6" w14:textId="26F3321C" w:rsidR="00C95926" w:rsidRDefault="00603E09" w:rsidP="00C95926">
      <w:pPr>
        <w:rPr>
          <w:lang w:eastAsia="x-none"/>
        </w:rPr>
      </w:pPr>
      <w:hyperlink r:id="rId1183" w:history="1">
        <w:r w:rsidR="00FE4C7E">
          <w:rPr>
            <w:rStyle w:val="Hyperlink"/>
            <w:lang w:eastAsia="x-none"/>
          </w:rPr>
          <w:t>R1-1805043</w:t>
        </w:r>
      </w:hyperlink>
      <w:r w:rsidR="00C95926">
        <w:rPr>
          <w:lang w:eastAsia="x-none"/>
        </w:rPr>
        <w:tab/>
        <w:t>On Type II codebook enhancement</w:t>
      </w:r>
      <w:r w:rsidR="00C95926">
        <w:rPr>
          <w:lang w:eastAsia="x-none"/>
        </w:rPr>
        <w:tab/>
        <w:t>NTT DOCOMO, INC.</w:t>
      </w:r>
    </w:p>
    <w:p w14:paraId="21E3F8B1" w14:textId="00CF136B" w:rsidR="00C95926" w:rsidRDefault="00603E09" w:rsidP="00C95926">
      <w:pPr>
        <w:rPr>
          <w:lang w:eastAsia="x-none"/>
        </w:rPr>
      </w:pPr>
      <w:hyperlink r:id="rId1184" w:history="1">
        <w:r w:rsidR="00FE4C7E">
          <w:rPr>
            <w:rStyle w:val="Hyperlink"/>
            <w:lang w:eastAsia="x-none"/>
          </w:rPr>
          <w:t>R1-1805106</w:t>
        </w:r>
      </w:hyperlink>
      <w:r w:rsidR="00C95926">
        <w:rPr>
          <w:lang w:eastAsia="x-none"/>
        </w:rPr>
        <w:tab/>
        <w:t>Remaining Issue on Type II CSI Omission</w:t>
      </w:r>
      <w:r w:rsidR="00C95926">
        <w:rPr>
          <w:lang w:eastAsia="x-none"/>
        </w:rPr>
        <w:tab/>
        <w:t>Nokia, Nokia Shanghai Bell</w:t>
      </w:r>
    </w:p>
    <w:p w14:paraId="3DBF47EA" w14:textId="5419D916" w:rsidR="00C95926" w:rsidRDefault="00603E09" w:rsidP="00C95926">
      <w:pPr>
        <w:rPr>
          <w:lang w:eastAsia="x-none"/>
        </w:rPr>
      </w:pPr>
      <w:hyperlink r:id="rId1185" w:history="1">
        <w:r w:rsidR="00FE4C7E">
          <w:rPr>
            <w:rStyle w:val="Hyperlink"/>
            <w:lang w:eastAsia="x-none"/>
          </w:rPr>
          <w:t>R1-1805107</w:t>
        </w:r>
      </w:hyperlink>
      <w:r w:rsidR="00C95926">
        <w:rPr>
          <w:lang w:eastAsia="x-none"/>
        </w:rPr>
        <w:tab/>
        <w:t>On channels multiplexing</w:t>
      </w:r>
      <w:r w:rsidR="00C95926">
        <w:rPr>
          <w:lang w:eastAsia="x-none"/>
        </w:rPr>
        <w:tab/>
        <w:t>Nokia, Nokia Shanghai Bell</w:t>
      </w:r>
    </w:p>
    <w:p w14:paraId="6E36A177" w14:textId="77777777" w:rsidR="00C95926" w:rsidRPr="00695770" w:rsidRDefault="00C95926" w:rsidP="009F3C8D">
      <w:pPr>
        <w:pStyle w:val="Heading4"/>
        <w:rPr>
          <w:rFonts w:eastAsia="MS Mincho"/>
          <w:lang w:eastAsia="ja-JP"/>
        </w:rPr>
      </w:pPr>
      <w:bookmarkStart w:id="481" w:name="_Toc510867623"/>
      <w:bookmarkStart w:id="482" w:name="_Toc514184666"/>
      <w:r w:rsidRPr="004B0D61">
        <w:rPr>
          <w:rFonts w:hint="eastAsia"/>
        </w:rPr>
        <w:t>Reference signal</w:t>
      </w:r>
      <w:r w:rsidRPr="004B0D61">
        <w:t>s</w:t>
      </w:r>
      <w:r w:rsidRPr="004B0D61">
        <w:rPr>
          <w:rFonts w:hint="eastAsia"/>
        </w:rPr>
        <w:t xml:space="preserve"> and QCL</w:t>
      </w:r>
      <w:bookmarkEnd w:id="481"/>
      <w:bookmarkEnd w:id="482"/>
    </w:p>
    <w:p w14:paraId="40DD3AAE" w14:textId="77777777" w:rsidR="00C95926" w:rsidRDefault="00C95926" w:rsidP="009F3C8D">
      <w:pPr>
        <w:pStyle w:val="Heading5"/>
      </w:pPr>
      <w:bookmarkStart w:id="483" w:name="_Toc514184667"/>
      <w:r w:rsidRPr="004B0D61">
        <w:t>Multiplexing of different types of RSs</w:t>
      </w:r>
      <w:bookmarkEnd w:id="483"/>
    </w:p>
    <w:p w14:paraId="02210725" w14:textId="043A485E" w:rsidR="00C95926" w:rsidRPr="00C71413" w:rsidRDefault="00603E09" w:rsidP="00C95926">
      <w:pPr>
        <w:rPr>
          <w:b/>
          <w:lang w:eastAsia="x-none"/>
        </w:rPr>
      </w:pPr>
      <w:hyperlink r:id="rId1186" w:history="1">
        <w:r w:rsidR="00FE4C7E" w:rsidRPr="00C71413">
          <w:rPr>
            <w:rStyle w:val="Hyperlink"/>
            <w:b/>
          </w:rPr>
          <w:t>R1-1805544</w:t>
        </w:r>
      </w:hyperlink>
      <w:r w:rsidR="00C95926" w:rsidRPr="00C71413">
        <w:rPr>
          <w:b/>
          <w:lang w:eastAsia="x-none"/>
        </w:rPr>
        <w:tab/>
        <w:t>Feature lead summary of remaining issues for RS multiplexing</w:t>
      </w:r>
      <w:r w:rsidR="00C95926" w:rsidRPr="00C71413">
        <w:rPr>
          <w:b/>
          <w:lang w:eastAsia="x-none"/>
        </w:rPr>
        <w:tab/>
        <w:t>Huawei, HiSilicon</w:t>
      </w:r>
    </w:p>
    <w:p w14:paraId="481BD96D" w14:textId="77777777" w:rsidR="00C95926" w:rsidRDefault="00C95926" w:rsidP="00C95926">
      <w:pPr>
        <w:rPr>
          <w:lang w:eastAsia="x-none"/>
        </w:rPr>
      </w:pPr>
    </w:p>
    <w:p w14:paraId="6F711346" w14:textId="77777777" w:rsidR="00C95926" w:rsidRPr="00C71413" w:rsidRDefault="00C95926" w:rsidP="00C95926">
      <w:pPr>
        <w:rPr>
          <w:szCs w:val="20"/>
          <w:lang w:eastAsia="x-none"/>
        </w:rPr>
      </w:pPr>
      <w:r w:rsidRPr="00C71413">
        <w:rPr>
          <w:szCs w:val="20"/>
          <w:highlight w:val="green"/>
          <w:lang w:eastAsia="x-none"/>
        </w:rPr>
        <w:t>Agreement</w:t>
      </w:r>
    </w:p>
    <w:p w14:paraId="5FFD4BC1" w14:textId="77777777" w:rsidR="00C95926" w:rsidRPr="00A53529" w:rsidRDefault="00C95926" w:rsidP="00C95926">
      <w:pPr>
        <w:rPr>
          <w:szCs w:val="20"/>
          <w:lang w:eastAsia="x-none"/>
        </w:rPr>
      </w:pPr>
      <w:r w:rsidRPr="00A53529">
        <w:rPr>
          <w:rFonts w:ascii="Times New Roman" w:hAnsi="Times New Roman"/>
          <w:szCs w:val="20"/>
          <w:lang w:eastAsia="zh-CN"/>
        </w:rPr>
        <w:t>Text proposal in Section 5.1.6.1 of TS 38.214</w:t>
      </w:r>
    </w:p>
    <w:p w14:paraId="1350178A" w14:textId="77777777" w:rsidR="00C95926" w:rsidRPr="00A53529" w:rsidRDefault="00C95926" w:rsidP="00C95926">
      <w:pPr>
        <w:rPr>
          <w:color w:val="000000"/>
          <w:szCs w:val="20"/>
        </w:rPr>
      </w:pPr>
      <w:r w:rsidRPr="00A53529">
        <w:rPr>
          <w:color w:val="000000"/>
          <w:szCs w:val="20"/>
        </w:rPr>
        <w:t>The CSI-RS defined in Subclause 7.4.1.5 of [4, TS 38.211], may be used for time/frequency tracking, CSI computation,  L1-RSRP computation and mobility.</w:t>
      </w:r>
    </w:p>
    <w:p w14:paraId="02A3B63E" w14:textId="77777777" w:rsidR="00C95926" w:rsidRPr="00A53529" w:rsidRDefault="00C95926" w:rsidP="00C95926">
      <w:pPr>
        <w:rPr>
          <w:szCs w:val="20"/>
          <w:lang w:eastAsia="x-none"/>
        </w:rPr>
      </w:pPr>
      <w:r w:rsidRPr="00A53529">
        <w:rPr>
          <w:rFonts w:eastAsia="MS Mincho"/>
          <w:color w:val="000000"/>
          <w:szCs w:val="20"/>
        </w:rPr>
        <w:t>If the UE is configured with a CSI-RS resource and a CORESET in the same OFDM symbol(s), the UE may assume that</w:t>
      </w:r>
      <w:r w:rsidRPr="00A53529">
        <w:rPr>
          <w:rFonts w:eastAsia="MS Mincho"/>
          <w:color w:val="FF0000"/>
          <w:szCs w:val="20"/>
        </w:rPr>
        <w:t xml:space="preserve"> the CSI-RS and </w:t>
      </w:r>
      <w:r w:rsidRPr="00A53529">
        <w:rPr>
          <w:rFonts w:eastAsia="MS Mincho"/>
          <w:color w:val="000000"/>
          <w:szCs w:val="20"/>
        </w:rPr>
        <w:t>a PDCCH DM-RS transmitted in the CORESET are quasi co-located with ‘QCL-TypeD’, if ‘QCL-TypeD’ is applicable. Furthermore, the UE shall not expect to be configured with the CSI-RS in PRBs that overlap those of the CORESET.</w:t>
      </w:r>
    </w:p>
    <w:p w14:paraId="5D932956" w14:textId="77777777" w:rsidR="00C95926" w:rsidRDefault="00C95926" w:rsidP="00C95926">
      <w:pPr>
        <w:rPr>
          <w:lang w:eastAsia="x-none"/>
        </w:rPr>
      </w:pPr>
    </w:p>
    <w:p w14:paraId="71A5A6A7" w14:textId="77777777" w:rsidR="00C95926" w:rsidRPr="00C71413" w:rsidRDefault="00C95926" w:rsidP="00C95926">
      <w:pPr>
        <w:rPr>
          <w:lang w:eastAsia="x-none"/>
        </w:rPr>
      </w:pPr>
      <w:r w:rsidRPr="00C71413">
        <w:rPr>
          <w:highlight w:val="green"/>
          <w:lang w:eastAsia="x-none"/>
        </w:rPr>
        <w:t>Agreement</w:t>
      </w:r>
    </w:p>
    <w:p w14:paraId="7AF74069" w14:textId="77777777" w:rsidR="00C95926" w:rsidRPr="00E66BD2" w:rsidRDefault="00C95926" w:rsidP="00C95926">
      <w:bookmarkStart w:id="484" w:name="_Hlk498515857"/>
      <w:bookmarkStart w:id="485" w:name="_Hlk498108449"/>
      <w:r w:rsidRPr="00E66BD2">
        <w:rPr>
          <w:lang w:eastAsia="zh-CN"/>
        </w:rPr>
        <w:t>Text proposal in Section 6.2.1 of TS38.214</w:t>
      </w:r>
    </w:p>
    <w:p w14:paraId="7A6F0423" w14:textId="77777777" w:rsidR="00C95926" w:rsidRPr="00E66BD2" w:rsidRDefault="00C95926" w:rsidP="00C95926">
      <w:pPr>
        <w:rPr>
          <w:lang w:eastAsia="x-none"/>
        </w:rPr>
      </w:pPr>
      <w:r w:rsidRPr="00E66BD2">
        <w:t>A UE shall not transmit simultaneously SRS resource(s) and PRACH.</w:t>
      </w:r>
      <w:r w:rsidRPr="00E66BD2">
        <w:rPr>
          <w:strike/>
          <w:color w:val="FF0000"/>
        </w:rPr>
        <w:t xml:space="preserve"> If a UE is configured with an SRS resource and PRACH in the same OFDM symbols in a slot, SRS is not transmitted in the overlapping symbols.</w:t>
      </w:r>
      <w:r w:rsidRPr="00E66BD2">
        <w:rPr>
          <w:color w:val="FF0000"/>
        </w:rPr>
        <w:t xml:space="preserve"> If SRS and PRACH would occur on overlapping OFDM symbol(s), SRS is not transmitted on the overlapping symbol(s).</w:t>
      </w:r>
      <w:bookmarkEnd w:id="484"/>
      <w:bookmarkEnd w:id="485"/>
    </w:p>
    <w:p w14:paraId="0FFEA6A2" w14:textId="77777777" w:rsidR="00C95926" w:rsidRDefault="00C95926" w:rsidP="00C95926">
      <w:pPr>
        <w:rPr>
          <w:lang w:eastAsia="x-none"/>
        </w:rPr>
      </w:pPr>
    </w:p>
    <w:p w14:paraId="374B4854" w14:textId="4511EC3C" w:rsidR="00C95926" w:rsidRPr="00C71413" w:rsidRDefault="00603E09" w:rsidP="00C95926">
      <w:pPr>
        <w:rPr>
          <w:b/>
          <w:lang w:eastAsia="x-none"/>
        </w:rPr>
      </w:pPr>
      <w:hyperlink r:id="rId1187" w:history="1">
        <w:r w:rsidR="00FE4C7E" w:rsidRPr="00C71413">
          <w:rPr>
            <w:rStyle w:val="Hyperlink"/>
            <w:b/>
          </w:rPr>
          <w:t>R1-1805704</w:t>
        </w:r>
      </w:hyperlink>
      <w:r w:rsidR="00C95926" w:rsidRPr="00C71413">
        <w:rPr>
          <w:b/>
          <w:lang w:eastAsia="x-none"/>
        </w:rPr>
        <w:tab/>
        <w:t>Feature lead summary 2 of remaining issues for RS multiplexing</w:t>
      </w:r>
      <w:r w:rsidR="00C95926" w:rsidRPr="00C71413">
        <w:rPr>
          <w:b/>
          <w:lang w:eastAsia="x-none"/>
        </w:rPr>
        <w:tab/>
        <w:t>Huawei, HiSilicon</w:t>
      </w:r>
    </w:p>
    <w:p w14:paraId="5E229030" w14:textId="77777777" w:rsidR="00C95926" w:rsidRDefault="00C95926" w:rsidP="00C95926">
      <w:pPr>
        <w:rPr>
          <w:lang w:eastAsia="x-none"/>
        </w:rPr>
      </w:pPr>
    </w:p>
    <w:p w14:paraId="6F025AD3" w14:textId="77777777" w:rsidR="00C95926" w:rsidRPr="00C71413" w:rsidRDefault="00C95926" w:rsidP="00C95926">
      <w:pPr>
        <w:rPr>
          <w:lang w:eastAsia="x-none"/>
        </w:rPr>
      </w:pPr>
      <w:r w:rsidRPr="00C71413">
        <w:rPr>
          <w:highlight w:val="green"/>
          <w:lang w:eastAsia="x-none"/>
        </w:rPr>
        <w:t>Agreement</w:t>
      </w:r>
    </w:p>
    <w:p w14:paraId="4863453E" w14:textId="77777777" w:rsidR="00C95926" w:rsidRPr="00B0457F" w:rsidRDefault="00C95926" w:rsidP="00C95926">
      <w:r w:rsidRPr="00B0457F">
        <w:t xml:space="preserve">In the case of collision of </w:t>
      </w:r>
      <w:r w:rsidRPr="00B0457F">
        <w:rPr>
          <w:color w:val="00B0F0"/>
        </w:rPr>
        <w:t>aperiodic/semi-persistent/periodic</w:t>
      </w:r>
      <w:r w:rsidRPr="00B0457F">
        <w:t xml:space="preserve"> SRS and short PUCCH carrying HARQ-ACK, drop SRS.</w:t>
      </w:r>
    </w:p>
    <w:p w14:paraId="23642747" w14:textId="77777777" w:rsidR="00C95926" w:rsidRPr="00B0457F" w:rsidRDefault="00C95926" w:rsidP="00C95926"/>
    <w:p w14:paraId="54439AC5" w14:textId="77777777" w:rsidR="00C95926" w:rsidRPr="00B0457F" w:rsidRDefault="00C95926" w:rsidP="00C95926">
      <w:pPr>
        <w:rPr>
          <w:u w:val="single"/>
        </w:rPr>
      </w:pPr>
      <w:r w:rsidRPr="00B0457F">
        <w:rPr>
          <w:u w:val="single"/>
        </w:rPr>
        <w:t xml:space="preserve">And related </w:t>
      </w:r>
      <w:r w:rsidRPr="00B0457F">
        <w:rPr>
          <w:rFonts w:hint="eastAsia"/>
          <w:u w:val="single"/>
        </w:rPr>
        <w:t>Tex</w:t>
      </w:r>
      <w:r w:rsidRPr="00B0457F">
        <w:rPr>
          <w:u w:val="single"/>
        </w:rPr>
        <w:t>t</w:t>
      </w:r>
      <w:r w:rsidRPr="00B0457F">
        <w:rPr>
          <w:rFonts w:hint="eastAsia"/>
          <w:u w:val="single"/>
        </w:rPr>
        <w:t xml:space="preserve"> Proposal: </w:t>
      </w:r>
    </w:p>
    <w:p w14:paraId="40955873" w14:textId="77777777" w:rsidR="00C95926" w:rsidRPr="00B0457F" w:rsidRDefault="00C95926" w:rsidP="00C95926">
      <w:r w:rsidRPr="00B0457F">
        <w:rPr>
          <w:rFonts w:hint="eastAsia"/>
        </w:rPr>
        <w:t xml:space="preserve">TP </w:t>
      </w:r>
      <w:r w:rsidRPr="00B0457F">
        <w:t>for Section</w:t>
      </w:r>
      <w:r w:rsidRPr="00B0457F">
        <w:rPr>
          <w:rFonts w:hint="eastAsia"/>
        </w:rPr>
        <w:t xml:space="preserve"> 6.2.1 in TS 38.214</w:t>
      </w:r>
      <w:r w:rsidRPr="00B0457F">
        <w:t xml:space="preserve"> (treatment of short PUCCH with A/N against SRS)</w:t>
      </w:r>
    </w:p>
    <w:p w14:paraId="3C6F084C" w14:textId="77777777" w:rsidR="00C95926" w:rsidRDefault="00C95926" w:rsidP="00C95926">
      <w:pPr>
        <w:jc w:val="center"/>
        <w:rPr>
          <w:i/>
          <w:highlight w:val="cyan"/>
          <w:lang w:eastAsia="zh-CN"/>
        </w:rPr>
      </w:pPr>
      <w:r>
        <w:rPr>
          <w:i/>
          <w:color w:val="FF0000"/>
          <w:lang w:eastAsia="zh-CN"/>
        </w:rPr>
        <w:t>------Unchanged</w:t>
      </w:r>
      <w:r>
        <w:rPr>
          <w:rFonts w:hint="eastAsia"/>
          <w:i/>
          <w:color w:val="FF0000"/>
          <w:lang w:eastAsia="zh-CN"/>
        </w:rPr>
        <w:t xml:space="preserve"> </w:t>
      </w:r>
      <w:r>
        <w:rPr>
          <w:i/>
          <w:color w:val="FF0000"/>
          <w:lang w:eastAsia="zh-CN"/>
        </w:rPr>
        <w:t>parts are omitted------</w:t>
      </w:r>
    </w:p>
    <w:p w14:paraId="0A9E2142" w14:textId="77777777" w:rsidR="00C95926" w:rsidRPr="0048482F" w:rsidRDefault="00C95926" w:rsidP="00C95926">
      <w:r>
        <w:lastRenderedPageBreak/>
        <w:t>For PUCCH formats 0 and 2, a</w:t>
      </w:r>
      <w:r w:rsidRPr="0048482F">
        <w:t xml:space="preserve"> UE shall not transmit SRS when semi-persistent and periodic SRS are configured in the same symbol(s) with PUCCH carrying only CSI report</w:t>
      </w:r>
      <w:r>
        <w:t>(</w:t>
      </w:r>
      <w:r w:rsidRPr="0048482F">
        <w:t>s</w:t>
      </w:r>
      <w:r>
        <w:t>)</w:t>
      </w:r>
      <w:r w:rsidRPr="0048482F">
        <w:t xml:space="preserve">, </w:t>
      </w:r>
      <w:r>
        <w:t xml:space="preserve">or only L1-RSRP report(s) </w:t>
      </w:r>
      <w:r w:rsidRPr="0048482F">
        <w:t xml:space="preserve">or if aperiodic SRS is configured and PUCCH consists of beam failure request. </w:t>
      </w:r>
      <w:r w:rsidRPr="00C85FD5">
        <w:rPr>
          <w:color w:val="FF0000"/>
        </w:rPr>
        <w:t>A UE shall not transmit SRS when</w:t>
      </w:r>
      <w:r>
        <w:rPr>
          <w:color w:val="FF0000"/>
        </w:rPr>
        <w:t xml:space="preserve"> </w:t>
      </w:r>
      <w:r w:rsidRPr="00257488">
        <w:rPr>
          <w:color w:val="FF0000"/>
        </w:rPr>
        <w:t>semi-persistent or periodic SRS is configured or aperiodic SRS is triggered to be transmitted</w:t>
      </w:r>
      <w:r w:rsidRPr="00C85FD5">
        <w:rPr>
          <w:color w:val="FF0000"/>
        </w:rPr>
        <w:t xml:space="preserve"> in the same symbol(s) with</w:t>
      </w:r>
      <w:r>
        <w:rPr>
          <w:color w:val="FF0000"/>
        </w:rPr>
        <w:t xml:space="preserve"> </w:t>
      </w:r>
      <w:r w:rsidRPr="00C85FD5">
        <w:rPr>
          <w:color w:val="FF0000"/>
        </w:rPr>
        <w:t>PUCCH carrying HARQ-ACK.</w:t>
      </w:r>
      <w:r>
        <w:t xml:space="preserve"> </w:t>
      </w:r>
      <w:r w:rsidRPr="0048482F">
        <w:t xml:space="preserve">In the case that SRS is not transmitted due to overlap with PUCCH, only the SRS symbol(s) that overlap with PUCCH symbol(s) are dropped. PUCCH shall not be transmitted when aperiodic SRS </w:t>
      </w:r>
      <w:r w:rsidRPr="00E3029B">
        <w:rPr>
          <w:strike/>
          <w:color w:val="FF0000"/>
        </w:rPr>
        <w:t>happens</w:t>
      </w:r>
      <w:r>
        <w:t xml:space="preserve"> </w:t>
      </w:r>
      <w:r w:rsidRPr="00E3029B">
        <w:rPr>
          <w:color w:val="FF0000"/>
        </w:rPr>
        <w:t>is triggered to be transmitted</w:t>
      </w:r>
      <w:r w:rsidRPr="0048482F">
        <w:t xml:space="preserve"> to overlap in the same symbol with semi-persistent or periodic PUCCH carrying semi-persistent/periodic CSI report</w:t>
      </w:r>
      <w:r>
        <w:t>(s) or semi-persistent/periodic L1-RSRP report(s)</w:t>
      </w:r>
      <w:r w:rsidRPr="0048482F">
        <w:t xml:space="preserve"> only. </w:t>
      </w:r>
    </w:p>
    <w:p w14:paraId="6F6E85B0" w14:textId="77777777" w:rsidR="00C95926" w:rsidRDefault="00C95926" w:rsidP="00C95926">
      <w:pPr>
        <w:jc w:val="center"/>
        <w:rPr>
          <w:i/>
          <w:highlight w:val="cyan"/>
          <w:lang w:eastAsia="zh-CN"/>
        </w:rPr>
      </w:pPr>
      <w:r>
        <w:rPr>
          <w:i/>
          <w:color w:val="FF0000"/>
          <w:lang w:eastAsia="zh-CN"/>
        </w:rPr>
        <w:t>------Unchanged</w:t>
      </w:r>
      <w:r>
        <w:rPr>
          <w:rFonts w:hint="eastAsia"/>
          <w:i/>
          <w:color w:val="FF0000"/>
          <w:lang w:eastAsia="zh-CN"/>
        </w:rPr>
        <w:t xml:space="preserve"> </w:t>
      </w:r>
      <w:r>
        <w:rPr>
          <w:i/>
          <w:color w:val="FF0000"/>
          <w:lang w:eastAsia="zh-CN"/>
        </w:rPr>
        <w:t>parts are omitted------</w:t>
      </w:r>
    </w:p>
    <w:p w14:paraId="7E0BB149" w14:textId="3BAC07CD" w:rsidR="00C95926" w:rsidRDefault="00C95926" w:rsidP="00C95926">
      <w:pPr>
        <w:rPr>
          <w:lang w:eastAsia="x-none"/>
        </w:rPr>
      </w:pPr>
    </w:p>
    <w:p w14:paraId="51B41777" w14:textId="77777777" w:rsidR="00C71413" w:rsidRDefault="00C71413" w:rsidP="00C95926">
      <w:pPr>
        <w:rPr>
          <w:lang w:eastAsia="x-none"/>
        </w:rPr>
      </w:pPr>
    </w:p>
    <w:p w14:paraId="219D4392" w14:textId="5762A14C" w:rsidR="00C95926" w:rsidRDefault="00603E09" w:rsidP="00C95926">
      <w:pPr>
        <w:rPr>
          <w:lang w:eastAsia="x-none"/>
        </w:rPr>
      </w:pPr>
      <w:hyperlink r:id="rId1188" w:history="1">
        <w:r w:rsidR="00FE4C7E">
          <w:rPr>
            <w:rStyle w:val="Hyperlink"/>
            <w:lang w:eastAsia="x-none"/>
          </w:rPr>
          <w:t>R1-1803704</w:t>
        </w:r>
      </w:hyperlink>
      <w:r w:rsidR="00C95926">
        <w:rPr>
          <w:lang w:eastAsia="x-none"/>
        </w:rPr>
        <w:tab/>
        <w:t>Remaining issues on RS multiplexing</w:t>
      </w:r>
      <w:r w:rsidR="00C95926">
        <w:rPr>
          <w:lang w:eastAsia="x-none"/>
        </w:rPr>
        <w:tab/>
        <w:t>Huawei, HiSilicon</w:t>
      </w:r>
    </w:p>
    <w:p w14:paraId="2935E9DE" w14:textId="370900C8" w:rsidR="00C95926" w:rsidRDefault="00603E09" w:rsidP="00C95926">
      <w:pPr>
        <w:rPr>
          <w:lang w:eastAsia="x-none"/>
        </w:rPr>
      </w:pPr>
      <w:hyperlink r:id="rId1189" w:history="1">
        <w:r w:rsidR="00FE4C7E">
          <w:rPr>
            <w:rStyle w:val="Hyperlink"/>
            <w:lang w:eastAsia="x-none"/>
          </w:rPr>
          <w:t>R1-1803821</w:t>
        </w:r>
      </w:hyperlink>
      <w:r w:rsidR="00C95926">
        <w:rPr>
          <w:lang w:eastAsia="x-none"/>
        </w:rPr>
        <w:tab/>
        <w:t>Remaining issues on multiplexing of different types of RSs</w:t>
      </w:r>
      <w:r w:rsidR="00C95926">
        <w:rPr>
          <w:lang w:eastAsia="x-none"/>
        </w:rPr>
        <w:tab/>
        <w:t>vivo</w:t>
      </w:r>
    </w:p>
    <w:p w14:paraId="1459BB79" w14:textId="2612AB97" w:rsidR="00C95926" w:rsidRDefault="00603E09" w:rsidP="00C95926">
      <w:pPr>
        <w:rPr>
          <w:lang w:eastAsia="x-none"/>
        </w:rPr>
      </w:pPr>
      <w:hyperlink r:id="rId1190" w:history="1">
        <w:r w:rsidR="00FE4C7E">
          <w:rPr>
            <w:rStyle w:val="Hyperlink"/>
            <w:lang w:eastAsia="x-none"/>
          </w:rPr>
          <w:t>R1-1804073</w:t>
        </w:r>
      </w:hyperlink>
      <w:r w:rsidR="00C95926">
        <w:rPr>
          <w:lang w:eastAsia="x-none"/>
        </w:rPr>
        <w:tab/>
        <w:t>Remaining issues on multiplexing</w:t>
      </w:r>
      <w:r w:rsidR="00C95926">
        <w:rPr>
          <w:lang w:eastAsia="x-none"/>
        </w:rPr>
        <w:tab/>
        <w:t>MediaTek Inc.</w:t>
      </w:r>
    </w:p>
    <w:p w14:paraId="5179D1EB" w14:textId="11F93276" w:rsidR="00C95926" w:rsidRDefault="00603E09" w:rsidP="00C95926">
      <w:pPr>
        <w:rPr>
          <w:lang w:eastAsia="x-none"/>
        </w:rPr>
      </w:pPr>
      <w:hyperlink r:id="rId1191" w:history="1">
        <w:r w:rsidR="00FE4C7E">
          <w:rPr>
            <w:rStyle w:val="Hyperlink"/>
            <w:lang w:eastAsia="x-none"/>
          </w:rPr>
          <w:t>R1-1804364</w:t>
        </w:r>
      </w:hyperlink>
      <w:r w:rsidR="00C95926">
        <w:rPr>
          <w:lang w:eastAsia="x-none"/>
        </w:rPr>
        <w:tab/>
        <w:t>Remaining issues on RS multiplexing</w:t>
      </w:r>
      <w:r w:rsidR="00C95926">
        <w:rPr>
          <w:lang w:eastAsia="x-none"/>
        </w:rPr>
        <w:tab/>
        <w:t>Samsung</w:t>
      </w:r>
    </w:p>
    <w:p w14:paraId="497710B8" w14:textId="63994544" w:rsidR="00C95926" w:rsidRDefault="00603E09" w:rsidP="00C95926">
      <w:pPr>
        <w:rPr>
          <w:lang w:eastAsia="x-none"/>
        </w:rPr>
      </w:pPr>
      <w:hyperlink r:id="rId1192" w:history="1">
        <w:r w:rsidR="00FE4C7E">
          <w:rPr>
            <w:rStyle w:val="Hyperlink"/>
            <w:lang w:eastAsia="x-none"/>
          </w:rPr>
          <w:t>R1-1804546</w:t>
        </w:r>
      </w:hyperlink>
      <w:r w:rsidR="00C95926">
        <w:rPr>
          <w:lang w:eastAsia="x-none"/>
        </w:rPr>
        <w:tab/>
        <w:t>Correction on multiplexing between CSI-RS and CORESET</w:t>
      </w:r>
      <w:r w:rsidR="00C95926">
        <w:rPr>
          <w:lang w:eastAsia="x-none"/>
        </w:rPr>
        <w:tab/>
        <w:t>LG Electronics</w:t>
      </w:r>
    </w:p>
    <w:p w14:paraId="77C92F58" w14:textId="19065A48" w:rsidR="00C95926" w:rsidRDefault="00603E09" w:rsidP="00C95926">
      <w:pPr>
        <w:rPr>
          <w:lang w:eastAsia="x-none"/>
        </w:rPr>
      </w:pPr>
      <w:hyperlink r:id="rId1193" w:history="1">
        <w:r w:rsidR="00FE4C7E">
          <w:rPr>
            <w:rStyle w:val="Hyperlink"/>
            <w:lang w:eastAsia="x-none"/>
          </w:rPr>
          <w:t>R1-1804790</w:t>
        </w:r>
      </w:hyperlink>
      <w:r w:rsidR="00C95926">
        <w:rPr>
          <w:lang w:eastAsia="x-none"/>
        </w:rPr>
        <w:tab/>
        <w:t>Maintenance for Multiplexing of RS</w:t>
      </w:r>
      <w:r w:rsidR="00C95926">
        <w:rPr>
          <w:lang w:eastAsia="x-none"/>
        </w:rPr>
        <w:tab/>
        <w:t>Qualcomm Incorporated</w:t>
      </w:r>
    </w:p>
    <w:p w14:paraId="7C2A2E43" w14:textId="3A142728" w:rsidR="00C95926" w:rsidRDefault="00603E09" w:rsidP="00C95926">
      <w:pPr>
        <w:rPr>
          <w:lang w:eastAsia="x-none"/>
        </w:rPr>
      </w:pPr>
      <w:hyperlink r:id="rId1194" w:history="1">
        <w:r w:rsidR="00FE4C7E">
          <w:rPr>
            <w:rStyle w:val="Hyperlink"/>
            <w:lang w:eastAsia="x-none"/>
          </w:rPr>
          <w:t>R1-1804948</w:t>
        </w:r>
      </w:hyperlink>
      <w:r w:rsidR="00C95926">
        <w:rPr>
          <w:lang w:eastAsia="x-none"/>
        </w:rPr>
        <w:tab/>
        <w:t>Discussions on multiplexing of different types of RSs</w:t>
      </w:r>
      <w:r w:rsidR="00C95926">
        <w:rPr>
          <w:lang w:eastAsia="x-none"/>
        </w:rPr>
        <w:tab/>
        <w:t>Mitsubishi Electric Co.</w:t>
      </w:r>
    </w:p>
    <w:p w14:paraId="793DC4BC" w14:textId="6008CD3F" w:rsidR="00C95926" w:rsidRDefault="00603E09" w:rsidP="00C95926">
      <w:pPr>
        <w:rPr>
          <w:lang w:eastAsia="x-none"/>
        </w:rPr>
      </w:pPr>
      <w:hyperlink r:id="rId1195" w:history="1">
        <w:r w:rsidR="00FE4C7E">
          <w:rPr>
            <w:rStyle w:val="Hyperlink"/>
            <w:lang w:eastAsia="x-none"/>
          </w:rPr>
          <w:t>R1-1804981</w:t>
        </w:r>
      </w:hyperlink>
      <w:r w:rsidR="00C95926">
        <w:rPr>
          <w:lang w:eastAsia="x-none"/>
        </w:rPr>
        <w:tab/>
        <w:t>Remaining issues on RS multiplexing</w:t>
      </w:r>
      <w:r w:rsidR="00C95926">
        <w:rPr>
          <w:lang w:eastAsia="x-none"/>
        </w:rPr>
        <w:tab/>
        <w:t>Ericsson</w:t>
      </w:r>
    </w:p>
    <w:p w14:paraId="51B15F00" w14:textId="77777777" w:rsidR="00C95926" w:rsidRDefault="00C95926" w:rsidP="009F3C8D">
      <w:pPr>
        <w:pStyle w:val="Heading5"/>
      </w:pPr>
      <w:bookmarkStart w:id="486" w:name="_Toc514184668"/>
      <w:r w:rsidRPr="004B0D61">
        <w:rPr>
          <w:rFonts w:hint="eastAsia"/>
        </w:rPr>
        <w:t>CSI-RS</w:t>
      </w:r>
      <w:bookmarkEnd w:id="486"/>
    </w:p>
    <w:p w14:paraId="1C9662D6" w14:textId="642E809C" w:rsidR="00C95926" w:rsidRPr="00C71413" w:rsidRDefault="00603E09" w:rsidP="00C95926">
      <w:pPr>
        <w:rPr>
          <w:b/>
          <w:lang w:eastAsia="x-none"/>
        </w:rPr>
      </w:pPr>
      <w:hyperlink r:id="rId1196" w:history="1">
        <w:r w:rsidR="00FE4C7E" w:rsidRPr="00C71413">
          <w:rPr>
            <w:rStyle w:val="Hyperlink"/>
            <w:b/>
          </w:rPr>
          <w:t>R1-1805557</w:t>
        </w:r>
      </w:hyperlink>
      <w:r w:rsidR="00C95926" w:rsidRPr="00C71413">
        <w:rPr>
          <w:b/>
          <w:lang w:eastAsia="x-none"/>
        </w:rPr>
        <w:tab/>
        <w:t>Remaining issues on CSI-RS</w:t>
      </w:r>
      <w:r w:rsidR="00C95926" w:rsidRPr="00C71413">
        <w:rPr>
          <w:b/>
          <w:lang w:eastAsia="x-none"/>
        </w:rPr>
        <w:tab/>
        <w:t>Huawei, HiSilicon</w:t>
      </w:r>
    </w:p>
    <w:p w14:paraId="505A6B6E" w14:textId="77777777" w:rsidR="00C95926" w:rsidRDefault="00C95926" w:rsidP="00C95926">
      <w:pPr>
        <w:rPr>
          <w:lang w:eastAsia="x-none"/>
        </w:rPr>
      </w:pPr>
    </w:p>
    <w:p w14:paraId="37D843F0" w14:textId="77777777" w:rsidR="00C95926" w:rsidRPr="00C71413" w:rsidRDefault="00C95926" w:rsidP="00C95926">
      <w:pPr>
        <w:rPr>
          <w:lang w:eastAsia="x-none"/>
        </w:rPr>
      </w:pPr>
      <w:r w:rsidRPr="00C71413">
        <w:rPr>
          <w:highlight w:val="green"/>
          <w:lang w:eastAsia="x-none"/>
        </w:rPr>
        <w:t>Agreement:</w:t>
      </w:r>
    </w:p>
    <w:p w14:paraId="7EB31404" w14:textId="77777777" w:rsidR="00C95926" w:rsidRPr="00C71413" w:rsidRDefault="00C95926" w:rsidP="00C71413">
      <w:pPr>
        <w:pStyle w:val="ListParagraph"/>
        <w:numPr>
          <w:ilvl w:val="0"/>
          <w:numId w:val="441"/>
        </w:numPr>
        <w:rPr>
          <w:rFonts w:eastAsia="MS Mincho"/>
        </w:rPr>
      </w:pPr>
      <w:r w:rsidRPr="00C71413">
        <w:rPr>
          <w:rFonts w:eastAsia="MS Mincho"/>
        </w:rPr>
        <w:t>Confirm the WA on CSI-RS sequence mapping for the case with 0.5 density</w:t>
      </w:r>
    </w:p>
    <w:p w14:paraId="3713E8BF" w14:textId="77777777" w:rsidR="00C95926" w:rsidRDefault="00C95926" w:rsidP="00C95926">
      <w:pPr>
        <w:rPr>
          <w:lang w:eastAsia="x-none"/>
        </w:rPr>
      </w:pPr>
    </w:p>
    <w:p w14:paraId="604E9358" w14:textId="77777777" w:rsidR="00C71413" w:rsidRPr="00C71413" w:rsidRDefault="00C71413" w:rsidP="00C71413">
      <w:pPr>
        <w:rPr>
          <w:lang w:eastAsia="x-none"/>
        </w:rPr>
      </w:pPr>
      <w:r w:rsidRPr="00C71413">
        <w:rPr>
          <w:highlight w:val="green"/>
          <w:lang w:eastAsia="x-none"/>
        </w:rPr>
        <w:t>Agreement:</w:t>
      </w:r>
    </w:p>
    <w:p w14:paraId="2822B578" w14:textId="77777777" w:rsidR="00C95926" w:rsidRPr="00C71413" w:rsidRDefault="00C95926" w:rsidP="00C71413">
      <w:pPr>
        <w:pStyle w:val="ListParagraph"/>
        <w:numPr>
          <w:ilvl w:val="0"/>
          <w:numId w:val="441"/>
        </w:numPr>
        <w:snapToGrid w:val="0"/>
      </w:pPr>
      <w:r w:rsidRPr="00C71413">
        <w:t>A UE may assume all CSI-RS ports within one CSI-RS resource are quasi co-located with respect to ‘QCL type A’ and ‘QCL type D’ when applicable.</w:t>
      </w:r>
    </w:p>
    <w:p w14:paraId="569897C8" w14:textId="77777777" w:rsidR="00C95926" w:rsidRDefault="00C95926" w:rsidP="00C95926">
      <w:pPr>
        <w:rPr>
          <w:lang w:eastAsia="x-none"/>
        </w:rPr>
      </w:pPr>
    </w:p>
    <w:p w14:paraId="536537F2" w14:textId="77777777" w:rsidR="00C71413" w:rsidRPr="00C71413" w:rsidRDefault="00C71413" w:rsidP="00C71413">
      <w:pPr>
        <w:rPr>
          <w:lang w:eastAsia="x-none"/>
        </w:rPr>
      </w:pPr>
      <w:r w:rsidRPr="00C71413">
        <w:rPr>
          <w:highlight w:val="green"/>
          <w:lang w:eastAsia="x-none"/>
        </w:rPr>
        <w:t>Agreement:</w:t>
      </w:r>
    </w:p>
    <w:p w14:paraId="23770F0F" w14:textId="77777777" w:rsidR="00C95926" w:rsidRDefault="00C95926" w:rsidP="00C95926">
      <w:pPr>
        <w:ind w:left="6"/>
        <w:rPr>
          <w:rFonts w:eastAsia="SimSun"/>
          <w:color w:val="FF0000"/>
          <w:szCs w:val="20"/>
        </w:rPr>
      </w:pPr>
      <w:r w:rsidRPr="00E82CF2">
        <w:rPr>
          <w:rFonts w:eastAsia="SimSun"/>
          <w:szCs w:val="20"/>
        </w:rPr>
        <w:t>Text proposal for Section 5.2.2.3.1 in 38.214</w:t>
      </w:r>
      <w:r w:rsidRPr="00E82CF2">
        <w:rPr>
          <w:rFonts w:eastAsia="SimSun"/>
          <w:color w:val="FF0000"/>
          <w:szCs w:val="20"/>
        </w:rPr>
        <w:t xml:space="preserve"> </w:t>
      </w:r>
    </w:p>
    <w:p w14:paraId="2989876B" w14:textId="77777777" w:rsidR="00C95926" w:rsidRPr="00E82CF2" w:rsidRDefault="00C95926" w:rsidP="00C95926">
      <w:pPr>
        <w:ind w:left="6"/>
      </w:pPr>
      <w:r w:rsidRPr="00E82CF2">
        <w:rPr>
          <w:color w:val="000000"/>
        </w:rPr>
        <w:t>----------------------------------------------------------------------------------------------------------------------------------</w:t>
      </w:r>
    </w:p>
    <w:p w14:paraId="1C1CECF7" w14:textId="77777777" w:rsidR="00C95926" w:rsidRPr="00E82CF2" w:rsidRDefault="00C95926" w:rsidP="00C95926">
      <w:pPr>
        <w:overflowPunct w:val="0"/>
        <w:ind w:left="568" w:hanging="284"/>
        <w:textAlignment w:val="baseline"/>
        <w:rPr>
          <w:rFonts w:eastAsia="SimSun"/>
          <w:color w:val="000000"/>
          <w:szCs w:val="20"/>
        </w:rPr>
      </w:pPr>
      <w:r w:rsidRPr="00E82CF2">
        <w:rPr>
          <w:rFonts w:eastAsia="SimSun"/>
          <w:color w:val="000000"/>
          <w:szCs w:val="20"/>
        </w:rPr>
        <w:t>-</w:t>
      </w:r>
      <w:r w:rsidRPr="00E82CF2">
        <w:rPr>
          <w:rFonts w:eastAsia="SimSun"/>
          <w:color w:val="000000"/>
          <w:szCs w:val="20"/>
        </w:rPr>
        <w:tab/>
      </w:r>
      <w:r w:rsidRPr="00E82CF2">
        <w:rPr>
          <w:rFonts w:eastAsia="SimSun"/>
          <w:i/>
          <w:color w:val="000000"/>
          <w:szCs w:val="20"/>
        </w:rPr>
        <w:t>CSI-RS-FreqBand</w:t>
      </w:r>
      <w:r w:rsidRPr="00E82CF2">
        <w:rPr>
          <w:rFonts w:eastAsia="SimSun"/>
          <w:color w:val="000000"/>
          <w:szCs w:val="20"/>
        </w:rPr>
        <w:t xml:space="preserve"> parameters configure the bandwidth and the initial RB index in the frequency domain, both in units of 4RBs, of a CSI-RS resource within a BWP </w:t>
      </w:r>
      <w:r w:rsidRPr="00E82CF2">
        <w:rPr>
          <w:rFonts w:eastAsia="MS Mincho"/>
          <w:iCs/>
          <w:color w:val="000000"/>
          <w:szCs w:val="20"/>
          <w:lang w:eastAsia="ja-JP"/>
        </w:rPr>
        <w:t xml:space="preserve">as defined in Subclause 7.4.1.5 of [4, TS 38.211] </w:t>
      </w:r>
      <w:r w:rsidRPr="00E82CF2">
        <w:rPr>
          <w:rFonts w:eastAsia="MS Mincho"/>
          <w:iCs/>
          <w:color w:val="FF0000"/>
          <w:szCs w:val="20"/>
          <w:lang w:eastAsia="ja-JP"/>
        </w:rPr>
        <w:t xml:space="preserve">, and </w:t>
      </w:r>
      <w:r w:rsidRPr="00E82CF2">
        <w:rPr>
          <w:rFonts w:eastAsia="SimSun"/>
          <w:color w:val="FF0000"/>
          <w:szCs w:val="20"/>
        </w:rPr>
        <w:t>the minimum bandwidth is the minimum between 24 and</w:t>
      </w:r>
      <w:r w:rsidRPr="00E82CF2">
        <w:rPr>
          <w:rFonts w:eastAsia="SimSun" w:hint="eastAsia"/>
          <w:color w:val="FF0000"/>
          <w:szCs w:val="20"/>
        </w:rPr>
        <w:t xml:space="preserve"> </w:t>
      </w:r>
      <w:r w:rsidRPr="00E82CF2">
        <w:rPr>
          <w:rFonts w:eastAsia="SimSun"/>
          <w:color w:val="FF0000"/>
          <w:szCs w:val="20"/>
        </w:rPr>
        <w:t xml:space="preserve"> </w:t>
      </w:r>
      <w:r w:rsidRPr="00E82CF2">
        <w:rPr>
          <w:rFonts w:eastAsia="SimSun"/>
          <w:color w:val="FF0000"/>
          <w:position w:val="-10"/>
          <w:szCs w:val="20"/>
        </w:rPr>
        <w:object w:dxaOrig="639" w:dyaOrig="340" w14:anchorId="6EDFD30A">
          <v:shape id="_x0000_i1137" type="#_x0000_t75" style="width:30.6pt;height:17.4pt" o:ole="">
            <v:imagedata r:id="rId1197" o:title=""/>
          </v:shape>
          <o:OLEObject Type="Embed" ProgID="Equation.3" ShapeID="_x0000_i1137" DrawAspect="Content" ObjectID="_1587929016" r:id="rId1198"/>
        </w:object>
      </w:r>
      <w:r w:rsidRPr="00E82CF2">
        <w:rPr>
          <w:rFonts w:eastAsia="SimSun"/>
          <w:color w:val="FF0000"/>
          <w:szCs w:val="20"/>
        </w:rPr>
        <w:t xml:space="preserve"> resource blocks</w:t>
      </w:r>
      <w:r w:rsidRPr="00E82CF2">
        <w:rPr>
          <w:rFonts w:eastAsia="SimSun"/>
          <w:color w:val="000000"/>
          <w:szCs w:val="20"/>
        </w:rPr>
        <w:t>.</w:t>
      </w:r>
    </w:p>
    <w:p w14:paraId="1CBB7216" w14:textId="77777777" w:rsidR="00C95926" w:rsidRPr="00E82CF2" w:rsidRDefault="00C95926" w:rsidP="00C95926">
      <w:pPr>
        <w:rPr>
          <w:lang w:eastAsia="x-none"/>
        </w:rPr>
      </w:pPr>
      <w:r w:rsidRPr="00E82CF2">
        <w:rPr>
          <w:color w:val="000000"/>
        </w:rPr>
        <w:t>----------------------------------------------------------------------------------------------------------------------------------</w:t>
      </w:r>
    </w:p>
    <w:p w14:paraId="5E146BDD" w14:textId="77777777" w:rsidR="00C95926" w:rsidRDefault="00C95926" w:rsidP="00C95926">
      <w:pPr>
        <w:rPr>
          <w:lang w:eastAsia="x-none"/>
        </w:rPr>
      </w:pPr>
    </w:p>
    <w:p w14:paraId="3F8FB767" w14:textId="77777777" w:rsidR="00C71413" w:rsidRPr="00C71413" w:rsidRDefault="00C71413" w:rsidP="00C71413">
      <w:pPr>
        <w:rPr>
          <w:lang w:eastAsia="x-none"/>
        </w:rPr>
      </w:pPr>
      <w:r w:rsidRPr="00C71413">
        <w:rPr>
          <w:highlight w:val="green"/>
          <w:lang w:eastAsia="x-none"/>
        </w:rPr>
        <w:t>Agreement:</w:t>
      </w:r>
    </w:p>
    <w:p w14:paraId="170E3099" w14:textId="77777777" w:rsidR="00C95926" w:rsidRPr="00E82CF2" w:rsidRDefault="00C95926" w:rsidP="00C95926">
      <w:pPr>
        <w:rPr>
          <w:color w:val="000000"/>
        </w:rPr>
      </w:pPr>
      <w:r w:rsidRPr="00E82CF2">
        <w:rPr>
          <w:rFonts w:eastAsia="SimSun"/>
          <w:szCs w:val="20"/>
        </w:rPr>
        <w:t>Text proposal for Section 5.1.6.1.2 in 38.214</w:t>
      </w:r>
    </w:p>
    <w:p w14:paraId="166B116F" w14:textId="77777777" w:rsidR="00C95926" w:rsidRPr="00E82CF2" w:rsidRDefault="00C95926" w:rsidP="00C95926">
      <w:pPr>
        <w:rPr>
          <w:rFonts w:eastAsia="MS Mincho"/>
          <w:color w:val="000000"/>
          <w:szCs w:val="20"/>
        </w:rPr>
      </w:pPr>
      <w:r w:rsidRPr="00E82CF2">
        <w:rPr>
          <w:color w:val="000000"/>
        </w:rPr>
        <w:t>----------------------------------------------------------------------------------------------------------------------------------</w:t>
      </w:r>
    </w:p>
    <w:p w14:paraId="24889D7A" w14:textId="77777777" w:rsidR="00C95926" w:rsidRPr="00E82CF2" w:rsidRDefault="00C95926" w:rsidP="00C95926">
      <w:pPr>
        <w:rPr>
          <w:rFonts w:eastAsia="MS Mincho"/>
          <w:color w:val="000000"/>
          <w:szCs w:val="20"/>
        </w:rPr>
      </w:pPr>
      <w:r w:rsidRPr="00E82CF2">
        <w:rPr>
          <w:rFonts w:eastAsia="MS Mincho"/>
          <w:color w:val="000000"/>
          <w:szCs w:val="20"/>
        </w:rPr>
        <w:t xml:space="preserve">If the UE is configured with a </w:t>
      </w:r>
      <w:r w:rsidRPr="00E82CF2">
        <w:rPr>
          <w:rFonts w:eastAsia="MS Mincho"/>
          <w:i/>
          <w:color w:val="000000"/>
          <w:szCs w:val="20"/>
        </w:rPr>
        <w:t>CSI-ReportConfig</w:t>
      </w:r>
      <w:r w:rsidRPr="00E82CF2">
        <w:rPr>
          <w:rFonts w:eastAsia="MS Mincho"/>
          <w:color w:val="000000"/>
          <w:szCs w:val="20"/>
        </w:rPr>
        <w:t xml:space="preserve"> with </w:t>
      </w:r>
      <w:r w:rsidRPr="00E82CF2">
        <w:rPr>
          <w:rFonts w:eastAsia="MS Mincho"/>
          <w:i/>
          <w:color w:val="000000"/>
          <w:szCs w:val="20"/>
        </w:rPr>
        <w:t>reportQuantity</w:t>
      </w:r>
      <w:r w:rsidRPr="00E82CF2">
        <w:rPr>
          <w:rFonts w:eastAsia="MS Mincho"/>
          <w:color w:val="000000"/>
          <w:szCs w:val="20"/>
        </w:rPr>
        <w:t xml:space="preserve"> set to “CRI/RSRP”, or “No Report” and if the Resource Setting for channel measurement contains a CSI-RS Resource Set that is configured with the higher layer parameter </w:t>
      </w:r>
      <w:r w:rsidRPr="00E82CF2">
        <w:rPr>
          <w:rFonts w:eastAsia="MS Mincho"/>
          <w:i/>
          <w:color w:val="000000"/>
          <w:szCs w:val="20"/>
        </w:rPr>
        <w:t>CSI-RS-ResourceRep</w:t>
      </w:r>
      <w:r w:rsidRPr="00E82CF2">
        <w:rPr>
          <w:rFonts w:eastAsia="MS Mincho"/>
          <w:color w:val="000000"/>
          <w:szCs w:val="20"/>
        </w:rPr>
        <w:t xml:space="preserve"> and configured without the higher layer parameter </w:t>
      </w:r>
      <w:r w:rsidRPr="00E82CF2">
        <w:rPr>
          <w:rFonts w:eastAsia="MS Mincho"/>
          <w:i/>
          <w:color w:val="000000"/>
          <w:szCs w:val="20"/>
        </w:rPr>
        <w:t>TRS-Info</w:t>
      </w:r>
      <w:r w:rsidRPr="00E82CF2">
        <w:rPr>
          <w:rFonts w:eastAsia="MS Mincho"/>
          <w:color w:val="000000"/>
          <w:szCs w:val="20"/>
        </w:rPr>
        <w:t xml:space="preserve">, </w:t>
      </w:r>
      <w:r w:rsidRPr="00E82CF2">
        <w:rPr>
          <w:rFonts w:eastAsia="SimSun"/>
          <w:color w:val="FF0000"/>
          <w:kern w:val="2"/>
        </w:rPr>
        <w:t>the UE can only be configured with 1 or 2 ports</w:t>
      </w:r>
      <w:r w:rsidRPr="00E82CF2">
        <w:rPr>
          <w:rFonts w:eastAsia="SimSun"/>
          <w:color w:val="FF0000"/>
          <w:kern w:val="2"/>
          <w:lang w:eastAsia="ko-KR"/>
        </w:rPr>
        <w:t xml:space="preserve"> </w:t>
      </w:r>
      <w:r w:rsidRPr="00E82CF2">
        <w:rPr>
          <w:rFonts w:eastAsia="SimSun"/>
          <w:color w:val="FF0000"/>
          <w:kern w:val="2"/>
        </w:rPr>
        <w:t xml:space="preserve">with </w:t>
      </w:r>
      <w:r w:rsidRPr="00E82CF2">
        <w:rPr>
          <w:rFonts w:eastAsia="SimSun"/>
          <w:color w:val="FF0000"/>
          <w:kern w:val="2"/>
          <w:lang w:eastAsia="ko-KR"/>
        </w:rPr>
        <w:t>the higher layer parameter</w:t>
      </w:r>
      <w:r w:rsidRPr="00E82CF2">
        <w:rPr>
          <w:rFonts w:eastAsia="MS Mincho"/>
          <w:i/>
          <w:iCs/>
          <w:color w:val="FF0000"/>
          <w:kern w:val="2"/>
          <w:lang w:eastAsia="ja-JP"/>
        </w:rPr>
        <w:t xml:space="preserve"> NrofPorts</w:t>
      </w:r>
      <w:r w:rsidRPr="00E82CF2">
        <w:rPr>
          <w:rFonts w:eastAsia="MS Mincho"/>
          <w:color w:val="FF0000"/>
          <w:kern w:val="2"/>
        </w:rPr>
        <w:t xml:space="preserve"> </w:t>
      </w:r>
      <w:r w:rsidRPr="00E82CF2">
        <w:rPr>
          <w:rFonts w:eastAsia="SimSun"/>
          <w:color w:val="FF0000"/>
          <w:kern w:val="2"/>
        </w:rPr>
        <w:t xml:space="preserve">for </w:t>
      </w:r>
      <w:r>
        <w:rPr>
          <w:rFonts w:eastAsia="SimSun"/>
          <w:color w:val="FF0000"/>
          <w:kern w:val="2"/>
        </w:rPr>
        <w:t xml:space="preserve">all </w:t>
      </w:r>
      <w:r w:rsidRPr="00E82CF2">
        <w:rPr>
          <w:rFonts w:eastAsia="MS Mincho"/>
          <w:color w:val="FF0000"/>
          <w:kern w:val="2"/>
        </w:rPr>
        <w:t>CSI-RS resource</w:t>
      </w:r>
      <w:r>
        <w:rPr>
          <w:rFonts w:eastAsia="MS Mincho"/>
          <w:color w:val="FF0000"/>
          <w:kern w:val="2"/>
        </w:rPr>
        <w:t>s</w:t>
      </w:r>
      <w:r w:rsidRPr="00E82CF2">
        <w:rPr>
          <w:rFonts w:eastAsia="MS Mincho"/>
          <w:color w:val="FF0000"/>
          <w:kern w:val="2"/>
        </w:rPr>
        <w:t xml:space="preserve"> within the set</w:t>
      </w:r>
      <w:r w:rsidRPr="00E82CF2">
        <w:rPr>
          <w:rFonts w:eastAsia="SimSun"/>
          <w:color w:val="FF0000"/>
          <w:kern w:val="2"/>
        </w:rPr>
        <w:t>, and</w:t>
      </w:r>
      <w:r w:rsidRPr="00E82CF2">
        <w:rPr>
          <w:rFonts w:eastAsia="MS Mincho"/>
          <w:color w:val="000000"/>
          <w:szCs w:val="20"/>
        </w:rPr>
        <w:t xml:space="preserve"> the UE may be configured with the CSI-RS resource in the same OFDM symbol(s) as an SS/PBCH block, and the UE may assume that the CSI-RS and the SS/PBCH block are quasi co-located with ‘QCL-TypeD’ if ‘QCL-TypeD‘ is applicable. Furthermore, the UE shall not expect to be configured with the CSI-RS in PRBs that overlap those of the SS/PBCH block, and the UE shall expect that the same subcarrier spacing is used for both the CSI-RS and the SS/PBCH block.</w:t>
      </w:r>
    </w:p>
    <w:p w14:paraId="280E161B" w14:textId="77777777" w:rsidR="00C95926" w:rsidRDefault="00C95926" w:rsidP="00C95926">
      <w:pPr>
        <w:rPr>
          <w:lang w:eastAsia="x-none"/>
        </w:rPr>
      </w:pPr>
    </w:p>
    <w:p w14:paraId="5C23079F" w14:textId="77777777" w:rsidR="00C71413" w:rsidRPr="00C71413" w:rsidRDefault="00C71413" w:rsidP="00C71413">
      <w:pPr>
        <w:rPr>
          <w:lang w:eastAsia="x-none"/>
        </w:rPr>
      </w:pPr>
      <w:r w:rsidRPr="00C71413">
        <w:rPr>
          <w:highlight w:val="green"/>
          <w:lang w:eastAsia="x-none"/>
        </w:rPr>
        <w:t>Agreement:</w:t>
      </w:r>
    </w:p>
    <w:p w14:paraId="341E79CA" w14:textId="77777777" w:rsidR="00C95926" w:rsidRPr="003214C3" w:rsidRDefault="00C95926" w:rsidP="00C95926">
      <w:pPr>
        <w:rPr>
          <w:lang w:eastAsia="x-none"/>
        </w:rPr>
      </w:pPr>
      <w:r w:rsidRPr="003214C3">
        <w:rPr>
          <w:lang w:eastAsia="x-none"/>
        </w:rPr>
        <w:t>The number of ports in a resource set for L1-RSRP</w:t>
      </w:r>
    </w:p>
    <w:p w14:paraId="1033126D" w14:textId="77777777" w:rsidR="00C95926" w:rsidRPr="003214C3" w:rsidRDefault="00C95926" w:rsidP="00C71413">
      <w:pPr>
        <w:numPr>
          <w:ilvl w:val="0"/>
          <w:numId w:val="442"/>
        </w:numPr>
        <w:rPr>
          <w:lang w:eastAsia="x-none"/>
        </w:rPr>
      </w:pPr>
      <w:r w:rsidRPr="003214C3">
        <w:rPr>
          <w:lang w:eastAsia="x-none"/>
        </w:rPr>
        <w:t>Always have the same number of ports (1 or 2) across all resources</w:t>
      </w:r>
    </w:p>
    <w:p w14:paraId="1256A37C" w14:textId="77777777" w:rsidR="00C95926" w:rsidRDefault="00C95926" w:rsidP="00C95926">
      <w:pPr>
        <w:rPr>
          <w:lang w:eastAsia="x-none"/>
        </w:rPr>
      </w:pPr>
    </w:p>
    <w:p w14:paraId="20CA9541" w14:textId="77777777" w:rsidR="00C95926" w:rsidRPr="00C10B6E" w:rsidRDefault="00C95926" w:rsidP="00C95926">
      <w:pPr>
        <w:rPr>
          <w:rFonts w:ascii="Times New Roman" w:eastAsia="MS Mincho" w:hAnsi="Times New Roman"/>
          <w:color w:val="000000"/>
          <w:szCs w:val="20"/>
          <w:lang w:eastAsia="ja-JP"/>
        </w:rPr>
      </w:pPr>
      <w:r w:rsidRPr="00C10B6E">
        <w:rPr>
          <w:rFonts w:ascii="Times New Roman" w:eastAsia="Malgun Gothic" w:hAnsi="Times New Roman"/>
          <w:szCs w:val="20"/>
        </w:rPr>
        <w:t>----------------------------------------------------------------------------------------------------------------------------------</w:t>
      </w:r>
    </w:p>
    <w:p w14:paraId="16CCA3DA" w14:textId="77777777" w:rsidR="00C95926" w:rsidRDefault="00C95926" w:rsidP="00C95926">
      <w:pPr>
        <w:rPr>
          <w:lang w:eastAsia="x-none"/>
        </w:rPr>
      </w:pPr>
    </w:p>
    <w:p w14:paraId="7116CB3C" w14:textId="77777777" w:rsidR="00C71413" w:rsidRPr="00C71413" w:rsidRDefault="00C71413" w:rsidP="00C71413">
      <w:pPr>
        <w:rPr>
          <w:lang w:eastAsia="x-none"/>
        </w:rPr>
      </w:pPr>
      <w:r w:rsidRPr="00C71413">
        <w:rPr>
          <w:highlight w:val="green"/>
          <w:lang w:eastAsia="x-none"/>
        </w:rPr>
        <w:t>Agreement:</w:t>
      </w:r>
    </w:p>
    <w:p w14:paraId="4DA74405" w14:textId="77777777" w:rsidR="00C95926" w:rsidRPr="00960351" w:rsidRDefault="00C95926" w:rsidP="00C95926">
      <w:pPr>
        <w:rPr>
          <w:lang w:eastAsia="x-none"/>
        </w:rPr>
      </w:pPr>
      <w:r w:rsidRPr="00960351">
        <w:rPr>
          <w:lang w:eastAsia="x-none"/>
        </w:rPr>
        <w:t xml:space="preserve">For density ½, odd/even PRB allocations is respect to the common resource block grid </w:t>
      </w:r>
    </w:p>
    <w:p w14:paraId="24E94E1B" w14:textId="77777777" w:rsidR="00C95926" w:rsidRDefault="00C95926" w:rsidP="00C95926">
      <w:pPr>
        <w:rPr>
          <w:lang w:eastAsia="x-none"/>
        </w:rPr>
      </w:pPr>
      <w:r w:rsidRPr="004A18F3">
        <w:rPr>
          <w:lang w:eastAsia="x-none"/>
        </w:rPr>
        <w:t>Include in LS to RAN2 for CSI-RS Xi (Huawei)</w:t>
      </w:r>
    </w:p>
    <w:p w14:paraId="256636EE" w14:textId="77777777" w:rsidR="00C95926" w:rsidRDefault="00C95926" w:rsidP="00C95926">
      <w:pPr>
        <w:rPr>
          <w:lang w:eastAsia="x-none"/>
        </w:rPr>
      </w:pPr>
    </w:p>
    <w:p w14:paraId="5D56091F" w14:textId="77777777" w:rsidR="00C95926" w:rsidRPr="00C71413" w:rsidRDefault="00C95926" w:rsidP="00C95926">
      <w:pPr>
        <w:rPr>
          <w:lang w:eastAsia="x-none"/>
        </w:rPr>
      </w:pPr>
      <w:r w:rsidRPr="00C71413">
        <w:rPr>
          <w:highlight w:val="green"/>
          <w:lang w:eastAsia="x-none"/>
        </w:rPr>
        <w:t>Agreement</w:t>
      </w:r>
    </w:p>
    <w:p w14:paraId="48A8E119" w14:textId="77777777" w:rsidR="00C95926" w:rsidRDefault="00C95926" w:rsidP="00C95926">
      <w:pPr>
        <w:rPr>
          <w:color w:val="000000"/>
        </w:rPr>
      </w:pPr>
      <w:r>
        <w:rPr>
          <w:rFonts w:hint="eastAsia"/>
        </w:rPr>
        <w:lastRenderedPageBreak/>
        <w:t xml:space="preserve">Text </w:t>
      </w:r>
      <w:r>
        <w:t>proposal</w:t>
      </w:r>
      <w:r>
        <w:rPr>
          <w:rFonts w:hint="eastAsia"/>
        </w:rPr>
        <w:t xml:space="preserve"> </w:t>
      </w:r>
      <w:r>
        <w:t xml:space="preserve">for Section </w:t>
      </w:r>
      <w:r w:rsidRPr="0048482F">
        <w:rPr>
          <w:color w:val="000000"/>
        </w:rPr>
        <w:t>5.1.4.2</w:t>
      </w:r>
      <w:r>
        <w:rPr>
          <w:color w:val="000000"/>
        </w:rPr>
        <w:t xml:space="preserve"> in 38.214</w:t>
      </w:r>
    </w:p>
    <w:p w14:paraId="11D05912" w14:textId="77777777" w:rsidR="00C95926" w:rsidRDefault="00C95926" w:rsidP="00C95926">
      <w:r>
        <w:rPr>
          <w:color w:val="000000"/>
        </w:rPr>
        <w:t>----------------------------------------------------------------------------------------------------------------------------------</w:t>
      </w:r>
    </w:p>
    <w:p w14:paraId="00F5CAFB" w14:textId="77777777" w:rsidR="00C95926" w:rsidRPr="00532431" w:rsidRDefault="00C95926" w:rsidP="00C95926">
      <w:pPr>
        <w:numPr>
          <w:ilvl w:val="0"/>
          <w:numId w:val="323"/>
        </w:numPr>
        <w:overflowPunct w:val="0"/>
        <w:textAlignment w:val="baseline"/>
        <w:rPr>
          <w:rFonts w:eastAsia="SimSun"/>
          <w:szCs w:val="20"/>
        </w:rPr>
      </w:pPr>
      <w:r w:rsidRPr="00532431">
        <w:rPr>
          <w:rFonts w:eastAsia="SimSun"/>
          <w:i/>
          <w:szCs w:val="20"/>
        </w:rPr>
        <w:t>ZP-CSI-RS-ResourceConfigId</w:t>
      </w:r>
      <w:r w:rsidRPr="00532431">
        <w:rPr>
          <w:rFonts w:eastAsia="SimSun"/>
          <w:szCs w:val="20"/>
        </w:rPr>
        <w:t xml:space="preserve"> determines ZP CSI-RS resource configuration identity.</w:t>
      </w:r>
    </w:p>
    <w:p w14:paraId="70789E93" w14:textId="77777777" w:rsidR="00C95926" w:rsidRPr="00E65087" w:rsidRDefault="00C95926" w:rsidP="00C95926">
      <w:pPr>
        <w:numPr>
          <w:ilvl w:val="0"/>
          <w:numId w:val="323"/>
        </w:numPr>
        <w:overflowPunct w:val="0"/>
        <w:textAlignment w:val="baseline"/>
        <w:rPr>
          <w:rFonts w:eastAsia="SimSun"/>
          <w:color w:val="FF0000"/>
          <w:szCs w:val="20"/>
        </w:rPr>
      </w:pPr>
      <w:r w:rsidRPr="00E65087">
        <w:rPr>
          <w:rFonts w:eastAsia="MS Mincho"/>
          <w:i/>
          <w:iCs/>
          <w:color w:val="FF0000"/>
          <w:szCs w:val="20"/>
          <w:lang w:eastAsia="ja-JP"/>
        </w:rPr>
        <w:t>NrofPorts</w:t>
      </w:r>
      <w:r w:rsidRPr="00E65087">
        <w:rPr>
          <w:rFonts w:eastAsia="MS Mincho" w:hint="eastAsia"/>
          <w:iCs/>
          <w:color w:val="FF0000"/>
          <w:szCs w:val="20"/>
          <w:lang w:eastAsia="ja-JP"/>
        </w:rPr>
        <w:t xml:space="preserve"> </w:t>
      </w:r>
      <w:r w:rsidRPr="00E65087">
        <w:rPr>
          <w:rFonts w:eastAsia="MS Mincho"/>
          <w:iCs/>
          <w:color w:val="FF0000"/>
          <w:szCs w:val="20"/>
          <w:lang w:eastAsia="ja-JP"/>
        </w:rPr>
        <w:t>defines the n</w:t>
      </w:r>
      <w:r w:rsidRPr="00E65087">
        <w:rPr>
          <w:rFonts w:eastAsia="MS Mincho" w:hint="eastAsia"/>
          <w:iCs/>
          <w:color w:val="FF0000"/>
          <w:szCs w:val="20"/>
          <w:lang w:eastAsia="ja-JP"/>
        </w:rPr>
        <w:t>umber of CSI-RS ports</w:t>
      </w:r>
      <w:r w:rsidRPr="00E65087">
        <w:rPr>
          <w:rFonts w:eastAsia="MS Mincho"/>
          <w:iCs/>
          <w:color w:val="FF0000"/>
          <w:szCs w:val="20"/>
          <w:lang w:eastAsia="ja-JP"/>
        </w:rPr>
        <w:t>, where the allowable values are given in</w:t>
      </w:r>
      <w:r>
        <w:rPr>
          <w:rFonts w:eastAsia="MS Mincho"/>
          <w:iCs/>
          <w:color w:val="FF0000"/>
          <w:szCs w:val="20"/>
          <w:lang w:eastAsia="ja-JP"/>
        </w:rPr>
        <w:t xml:space="preserve"> </w:t>
      </w:r>
      <w:r w:rsidRPr="00E65087">
        <w:rPr>
          <w:rFonts w:eastAsia="SimSun"/>
          <w:color w:val="FF0000"/>
          <w:szCs w:val="20"/>
        </w:rPr>
        <w:t>Subclause 7.4.1.5 of [4, TS 38.211].</w:t>
      </w:r>
    </w:p>
    <w:p w14:paraId="5E6871BA" w14:textId="77777777" w:rsidR="00C95926" w:rsidRPr="00532431" w:rsidRDefault="00C95926" w:rsidP="00C95926">
      <w:pPr>
        <w:numPr>
          <w:ilvl w:val="0"/>
          <w:numId w:val="323"/>
        </w:numPr>
        <w:overflowPunct w:val="0"/>
        <w:textAlignment w:val="baseline"/>
        <w:rPr>
          <w:rFonts w:eastAsia="SimSun"/>
          <w:szCs w:val="20"/>
        </w:rPr>
      </w:pPr>
      <w:r w:rsidRPr="00532431">
        <w:rPr>
          <w:rFonts w:eastAsia="SimSun"/>
          <w:i/>
          <w:szCs w:val="20"/>
        </w:rPr>
        <w:t>ZP-CSI-RS-Density</w:t>
      </w:r>
      <w:r w:rsidRPr="00532431">
        <w:rPr>
          <w:rFonts w:eastAsia="SimSun"/>
          <w:szCs w:val="20"/>
        </w:rPr>
        <w:t xml:space="preserve"> defines the zero-power CSI-RS frequency density, where the allowable values are given in Subclause 7.4.1.5 of [4, TS 38.211].</w:t>
      </w:r>
    </w:p>
    <w:p w14:paraId="67DFC968" w14:textId="77777777" w:rsidR="00C95926" w:rsidRPr="00E65087" w:rsidRDefault="00C95926" w:rsidP="00C95926">
      <w:pPr>
        <w:numPr>
          <w:ilvl w:val="0"/>
          <w:numId w:val="323"/>
        </w:numPr>
        <w:overflowPunct w:val="0"/>
        <w:textAlignment w:val="baseline"/>
        <w:rPr>
          <w:rFonts w:eastAsia="SimSun"/>
          <w:iCs/>
          <w:color w:val="FF0000"/>
          <w:szCs w:val="20"/>
        </w:rPr>
      </w:pPr>
      <w:r w:rsidRPr="00E65087">
        <w:rPr>
          <w:rFonts w:eastAsia="MS Mincho"/>
          <w:i/>
          <w:iCs/>
          <w:color w:val="FF0000"/>
          <w:szCs w:val="20"/>
          <w:lang w:eastAsia="ja-JP"/>
        </w:rPr>
        <w:t>CDMType</w:t>
      </w:r>
      <w:r w:rsidRPr="00E65087">
        <w:rPr>
          <w:rFonts w:eastAsia="MS Mincho"/>
          <w:iCs/>
          <w:color w:val="FF0000"/>
          <w:szCs w:val="20"/>
          <w:lang w:eastAsia="ja-JP"/>
        </w:rPr>
        <w:t xml:space="preserve"> defines CDM values and pattern, where the allowable values are given in Subclause 7.4.1.5 of [4, TS 38.211].</w:t>
      </w:r>
    </w:p>
    <w:p w14:paraId="0F3E76A6" w14:textId="77777777" w:rsidR="00C95926" w:rsidRDefault="00C95926" w:rsidP="00C95926">
      <w:pPr>
        <w:rPr>
          <w:lang w:eastAsia="x-none"/>
        </w:rPr>
      </w:pPr>
      <w:r>
        <w:rPr>
          <w:color w:val="000000"/>
        </w:rPr>
        <w:t>----------------------------------------------------------------------------------------------------------------------------------</w:t>
      </w:r>
    </w:p>
    <w:p w14:paraId="6A5A65F1" w14:textId="77777777" w:rsidR="00C95926" w:rsidRDefault="00C95926" w:rsidP="00C95926">
      <w:pPr>
        <w:rPr>
          <w:lang w:eastAsia="x-none"/>
        </w:rPr>
      </w:pPr>
    </w:p>
    <w:p w14:paraId="2905ABC3" w14:textId="6DCD2436" w:rsidR="00C95926" w:rsidRPr="00C71413" w:rsidRDefault="00603E09" w:rsidP="00C95926">
      <w:pPr>
        <w:rPr>
          <w:b/>
          <w:lang w:eastAsia="x-none"/>
        </w:rPr>
      </w:pPr>
      <w:hyperlink r:id="rId1199" w:history="1">
        <w:r w:rsidR="00FE4C7E" w:rsidRPr="00C71413">
          <w:rPr>
            <w:rStyle w:val="Hyperlink"/>
            <w:b/>
          </w:rPr>
          <w:t>R1-1805685</w:t>
        </w:r>
      </w:hyperlink>
      <w:r w:rsidR="00C95926" w:rsidRPr="00C71413">
        <w:rPr>
          <w:b/>
          <w:lang w:eastAsia="x-none"/>
        </w:rPr>
        <w:tab/>
        <w:t>Remaining issues on CSI-RS #2</w:t>
      </w:r>
      <w:r w:rsidR="00C95926" w:rsidRPr="00C71413">
        <w:rPr>
          <w:b/>
          <w:lang w:eastAsia="x-none"/>
        </w:rPr>
        <w:tab/>
        <w:t>Huawei, HiSi</w:t>
      </w:r>
    </w:p>
    <w:p w14:paraId="599B302E" w14:textId="77777777" w:rsidR="00C95926" w:rsidRDefault="00C95926" w:rsidP="00C95926">
      <w:pPr>
        <w:rPr>
          <w:lang w:eastAsia="x-none"/>
        </w:rPr>
      </w:pPr>
    </w:p>
    <w:p w14:paraId="31943478" w14:textId="77777777" w:rsidR="00C95926" w:rsidRPr="00C71413" w:rsidRDefault="00C95926" w:rsidP="00C95926">
      <w:pPr>
        <w:rPr>
          <w:lang w:eastAsia="x-none"/>
        </w:rPr>
      </w:pPr>
      <w:r w:rsidRPr="00C71413">
        <w:rPr>
          <w:highlight w:val="green"/>
          <w:lang w:eastAsia="x-none"/>
        </w:rPr>
        <w:t>Agreement</w:t>
      </w:r>
    </w:p>
    <w:p w14:paraId="1DADBEAE" w14:textId="77777777" w:rsidR="00C95926" w:rsidRPr="00C71413" w:rsidRDefault="00C95926" w:rsidP="00C71413">
      <w:pPr>
        <w:pStyle w:val="ListParagraph1"/>
        <w:adjustRightInd w:val="0"/>
        <w:snapToGrid w:val="0"/>
        <w:spacing w:after="0"/>
        <w:ind w:firstLine="400"/>
        <w:jc w:val="both"/>
        <w:rPr>
          <w:rFonts w:ascii="Times New Roman" w:hAnsi="Times New Roman"/>
          <w:sz w:val="20"/>
          <w:szCs w:val="20"/>
        </w:rPr>
      </w:pPr>
      <w:r w:rsidRPr="00C71413">
        <w:rPr>
          <w:rFonts w:ascii="Times New Roman" w:hAnsi="Times New Roman"/>
          <w:sz w:val="20"/>
          <w:szCs w:val="20"/>
        </w:rPr>
        <w:t>Text proposal for Section 5.2.2.3.1 in 38.214</w:t>
      </w:r>
    </w:p>
    <w:p w14:paraId="2D78DFF2" w14:textId="77777777" w:rsidR="00C95926" w:rsidRPr="00C71413" w:rsidRDefault="00C95926" w:rsidP="00C71413">
      <w:pPr>
        <w:pStyle w:val="B1"/>
        <w:spacing w:after="0"/>
        <w:rPr>
          <w:rFonts w:ascii="Times New Roman" w:hAnsi="Times New Roman"/>
          <w:color w:val="000000"/>
        </w:rPr>
      </w:pPr>
      <w:r w:rsidRPr="00C71413">
        <w:rPr>
          <w:rFonts w:ascii="Times New Roman" w:hAnsi="Times New Roman"/>
          <w:color w:val="000000"/>
        </w:rPr>
        <w:t>-</w:t>
      </w:r>
      <w:r w:rsidRPr="00C71413">
        <w:rPr>
          <w:rFonts w:ascii="Times New Roman" w:hAnsi="Times New Roman"/>
          <w:color w:val="000000"/>
        </w:rPr>
        <w:tab/>
      </w:r>
      <w:r w:rsidRPr="00C71413">
        <w:rPr>
          <w:rFonts w:ascii="Times New Roman" w:hAnsi="Times New Roman"/>
          <w:i/>
          <w:color w:val="000000"/>
        </w:rPr>
        <w:t>CSI-RS-FreqBand</w:t>
      </w:r>
      <w:r w:rsidRPr="00C71413">
        <w:rPr>
          <w:rFonts w:ascii="Times New Roman" w:hAnsi="Times New Roman"/>
          <w:color w:val="000000"/>
        </w:rPr>
        <w:t xml:space="preserve"> parameters configure the bandwidth and the initial RB index in the frequency domain, both in units of 4RBs, of a CSI-RS resource within a BWP </w:t>
      </w:r>
      <w:r w:rsidRPr="00C71413">
        <w:rPr>
          <w:rFonts w:ascii="Times New Roman" w:hAnsi="Times New Roman"/>
          <w:iCs/>
          <w:color w:val="000000"/>
          <w:lang w:eastAsia="ja-JP"/>
        </w:rPr>
        <w:t xml:space="preserve">as defined in Subclause 7.4.1.5 of [4, TS 38.211]. </w:t>
      </w:r>
      <w:r w:rsidRPr="00C71413">
        <w:rPr>
          <w:rFonts w:ascii="Times New Roman" w:hAnsi="Times New Roman"/>
          <w:color w:val="FF0000"/>
        </w:rPr>
        <w:t>If the configured bandwidth is larger than the corresponding BWP, UE shall assume that the actual CSI-RS bandwidth is equal to the BWP size.</w:t>
      </w:r>
    </w:p>
    <w:p w14:paraId="11340C60" w14:textId="77777777" w:rsidR="00C95926" w:rsidRDefault="00C95926" w:rsidP="00C95926">
      <w:pPr>
        <w:rPr>
          <w:lang w:eastAsia="x-none"/>
        </w:rPr>
      </w:pPr>
    </w:p>
    <w:p w14:paraId="14CB80F7" w14:textId="77777777" w:rsidR="00C95926" w:rsidRDefault="00C95926" w:rsidP="00C95926">
      <w:pPr>
        <w:rPr>
          <w:lang w:eastAsia="x-none"/>
        </w:rPr>
      </w:pPr>
    </w:p>
    <w:p w14:paraId="5E1F3F26" w14:textId="77777777" w:rsidR="00C95926" w:rsidRPr="00C71413" w:rsidRDefault="00C95926" w:rsidP="00C95926">
      <w:pPr>
        <w:rPr>
          <w:szCs w:val="20"/>
          <w:lang w:eastAsia="x-none"/>
        </w:rPr>
      </w:pPr>
      <w:r w:rsidRPr="00C71413">
        <w:rPr>
          <w:szCs w:val="20"/>
          <w:highlight w:val="green"/>
          <w:lang w:eastAsia="x-none"/>
        </w:rPr>
        <w:t>Agreement</w:t>
      </w:r>
    </w:p>
    <w:p w14:paraId="6FC67037" w14:textId="77777777" w:rsidR="00C95926" w:rsidRPr="00EB5D1C" w:rsidRDefault="00C95926" w:rsidP="00C71413">
      <w:pPr>
        <w:pStyle w:val="ListParagraph1"/>
        <w:numPr>
          <w:ilvl w:val="0"/>
          <w:numId w:val="442"/>
        </w:numPr>
        <w:adjustRightInd w:val="0"/>
        <w:snapToGrid w:val="0"/>
        <w:spacing w:after="0" w:line="240" w:lineRule="auto"/>
        <w:ind w:firstLineChars="0"/>
        <w:jc w:val="both"/>
        <w:rPr>
          <w:rFonts w:ascii="Times New Roman" w:hAnsi="Times New Roman"/>
          <w:sz w:val="20"/>
          <w:szCs w:val="20"/>
        </w:rPr>
      </w:pPr>
      <w:r w:rsidRPr="00EB5D1C">
        <w:rPr>
          <w:rFonts w:ascii="Times New Roman" w:hAnsi="Times New Roman"/>
          <w:sz w:val="20"/>
          <w:szCs w:val="20"/>
        </w:rPr>
        <w:t>The UE expects that all the CSI resources of a resource set are configured with the same starting RB and number of RBs and the same CDM-type.</w:t>
      </w:r>
    </w:p>
    <w:p w14:paraId="2ACBDEE6" w14:textId="77777777" w:rsidR="00C95926" w:rsidRPr="00EB5D1C" w:rsidRDefault="00C95926" w:rsidP="00C71413">
      <w:pPr>
        <w:pStyle w:val="ListParagraph1"/>
        <w:numPr>
          <w:ilvl w:val="1"/>
          <w:numId w:val="442"/>
        </w:numPr>
        <w:adjustRightInd w:val="0"/>
        <w:snapToGrid w:val="0"/>
        <w:spacing w:after="0" w:line="240" w:lineRule="auto"/>
        <w:ind w:firstLineChars="0"/>
        <w:jc w:val="both"/>
        <w:rPr>
          <w:rFonts w:ascii="Times New Roman" w:hAnsi="Times New Roman"/>
          <w:sz w:val="20"/>
          <w:szCs w:val="20"/>
        </w:rPr>
      </w:pPr>
      <w:r w:rsidRPr="00EB5D1C">
        <w:rPr>
          <w:rFonts w:ascii="Times New Roman" w:hAnsi="Times New Roman"/>
          <w:sz w:val="20"/>
          <w:szCs w:val="20"/>
        </w:rPr>
        <w:t>FFS: Other parameters</w:t>
      </w:r>
    </w:p>
    <w:p w14:paraId="6A32ED34" w14:textId="77777777" w:rsidR="00C95926" w:rsidRPr="00EB5D1C" w:rsidRDefault="00C95926" w:rsidP="00C95926">
      <w:pPr>
        <w:rPr>
          <w:rFonts w:ascii="Times New Roman" w:hAnsi="Times New Roman"/>
          <w:lang w:val="en-US" w:eastAsia="x-none"/>
        </w:rPr>
      </w:pPr>
    </w:p>
    <w:p w14:paraId="3EC2C0F4" w14:textId="77777777" w:rsidR="00C95926" w:rsidRPr="00C71413" w:rsidRDefault="00C95926" w:rsidP="00C95926">
      <w:pPr>
        <w:rPr>
          <w:lang w:val="en-US" w:eastAsia="x-none"/>
        </w:rPr>
      </w:pPr>
      <w:r w:rsidRPr="00C71413">
        <w:rPr>
          <w:highlight w:val="green"/>
          <w:lang w:val="en-US" w:eastAsia="x-none"/>
        </w:rPr>
        <w:t>Agreement</w:t>
      </w:r>
    </w:p>
    <w:p w14:paraId="50711B0B" w14:textId="77777777" w:rsidR="00C95926" w:rsidRPr="00C71413" w:rsidRDefault="00C95926" w:rsidP="00C71413">
      <w:pPr>
        <w:pStyle w:val="ListParagraph1"/>
        <w:adjustRightInd w:val="0"/>
        <w:snapToGrid w:val="0"/>
        <w:spacing w:after="0"/>
        <w:ind w:firstLine="400"/>
        <w:jc w:val="both"/>
        <w:rPr>
          <w:rFonts w:ascii="Times New Roman" w:hAnsi="Times New Roman"/>
          <w:sz w:val="20"/>
          <w:szCs w:val="20"/>
        </w:rPr>
      </w:pPr>
      <w:r w:rsidRPr="00C71413">
        <w:rPr>
          <w:rFonts w:ascii="Times New Roman" w:hAnsi="Times New Roman"/>
          <w:sz w:val="20"/>
          <w:szCs w:val="20"/>
        </w:rPr>
        <w:t>Text proposal for Section 5.2.2.3.1 in 38.214</w:t>
      </w:r>
    </w:p>
    <w:p w14:paraId="1E275D00" w14:textId="77777777" w:rsidR="00C95926" w:rsidRPr="0011267B" w:rsidRDefault="00C95926" w:rsidP="00C95926">
      <w:pPr>
        <w:rPr>
          <w:rFonts w:eastAsia="MS Mincho"/>
          <w:color w:val="000000"/>
          <w:szCs w:val="20"/>
          <w:lang w:eastAsia="ja-JP"/>
        </w:rPr>
      </w:pPr>
      <w:r w:rsidRPr="0011267B">
        <w:rPr>
          <w:rFonts w:eastAsia="Malgun Gothic"/>
          <w:szCs w:val="20"/>
        </w:rPr>
        <w:t>--------------------------------------------------------------------------------------------------------------------------</w:t>
      </w:r>
    </w:p>
    <w:p w14:paraId="672780F8" w14:textId="77777777" w:rsidR="00C95926" w:rsidRPr="0007004C" w:rsidRDefault="00C95926" w:rsidP="00C95926">
      <w:pPr>
        <w:ind w:left="284"/>
        <w:rPr>
          <w:rFonts w:eastAsia="Malgun Gothic"/>
          <w:color w:val="000000"/>
          <w:szCs w:val="20"/>
          <w:lang w:eastAsia="ko-KR"/>
        </w:rPr>
      </w:pPr>
      <w:r w:rsidRPr="0011267B">
        <w:rPr>
          <w:rFonts w:eastAsia="MS Mincho"/>
          <w:iCs/>
          <w:color w:val="000000"/>
          <w:szCs w:val="20"/>
          <w:lang w:eastAsia="ja-JP"/>
        </w:rPr>
        <w:t>-</w:t>
      </w:r>
      <w:r w:rsidRPr="0011267B">
        <w:rPr>
          <w:rFonts w:eastAsia="MS Mincho"/>
          <w:iCs/>
          <w:color w:val="000000"/>
          <w:szCs w:val="20"/>
          <w:lang w:eastAsia="ja-JP"/>
        </w:rPr>
        <w:tab/>
      </w:r>
      <w:r w:rsidRPr="0011267B">
        <w:rPr>
          <w:rFonts w:eastAsia="MS Mincho"/>
          <w:i/>
          <w:iCs/>
          <w:color w:val="000000"/>
          <w:szCs w:val="20"/>
          <w:lang w:eastAsia="ja-JP"/>
        </w:rPr>
        <w:t>CSI-RS-Density</w:t>
      </w:r>
      <w:r w:rsidRPr="0011267B">
        <w:rPr>
          <w:rFonts w:eastAsia="MS Mincho"/>
          <w:iCs/>
          <w:color w:val="000000"/>
          <w:szCs w:val="20"/>
          <w:lang w:eastAsia="ja-JP"/>
        </w:rPr>
        <w:t xml:space="preserve"> defines CSI-RS frequency density of each CSI-RS port per PRB </w:t>
      </w:r>
      <w:r w:rsidRPr="0011267B">
        <w:rPr>
          <w:rFonts w:eastAsia="MS Mincho"/>
          <w:iCs/>
          <w:color w:val="FF0000"/>
          <w:szCs w:val="20"/>
          <w:lang w:eastAsia="ja-JP"/>
        </w:rPr>
        <w:t>and</w:t>
      </w:r>
      <w:r w:rsidRPr="0011267B">
        <w:rPr>
          <w:rFonts w:eastAsia="MS Mincho"/>
          <w:iCs/>
          <w:color w:val="000000"/>
          <w:szCs w:val="20"/>
          <w:lang w:eastAsia="ja-JP"/>
        </w:rPr>
        <w:t xml:space="preserve"> </w:t>
      </w:r>
      <w:r w:rsidRPr="0011267B">
        <w:rPr>
          <w:rFonts w:eastAsia="MS Mincho"/>
          <w:iCs/>
          <w:color w:val="FF0000"/>
          <w:szCs w:val="20"/>
          <w:lang w:eastAsia="ja-JP"/>
        </w:rPr>
        <w:t>CSI-RS PRB offset in case of the density value of 1/2</w:t>
      </w:r>
      <w:r w:rsidRPr="0011267B">
        <w:rPr>
          <w:color w:val="000000"/>
          <w:szCs w:val="20"/>
        </w:rPr>
        <w:t xml:space="preserve">, where the </w:t>
      </w:r>
      <w:r w:rsidRPr="0011267B">
        <w:rPr>
          <w:rFonts w:eastAsia="MS Mincho"/>
          <w:iCs/>
          <w:color w:val="000000"/>
          <w:szCs w:val="20"/>
          <w:lang w:eastAsia="ja-JP"/>
        </w:rPr>
        <w:t xml:space="preserve">allowable values are given in </w:t>
      </w:r>
      <w:r w:rsidRPr="0011267B">
        <w:rPr>
          <w:color w:val="000000"/>
          <w:szCs w:val="20"/>
        </w:rPr>
        <w:t>Subclause 7.4.1.5 of [4, TS 38.211].</w:t>
      </w:r>
      <w:r w:rsidRPr="00CD7C5D">
        <w:rPr>
          <w:rFonts w:eastAsia="Malgun Gothic" w:hint="eastAsia"/>
          <w:color w:val="FF0000"/>
          <w:szCs w:val="20"/>
          <w:lang w:eastAsia="ko-KR"/>
        </w:rPr>
        <w:t xml:space="preserve"> </w:t>
      </w:r>
      <w:r w:rsidRPr="00CD7C5D">
        <w:rPr>
          <w:rFonts w:eastAsia="Malgun Gothic"/>
          <w:color w:val="FF0000"/>
          <w:szCs w:val="20"/>
          <w:lang w:eastAsia="ko-KR"/>
        </w:rPr>
        <w:t>For density ½, odd/even PRB allocations is respect to the common resource block grid</w:t>
      </w:r>
      <w:r w:rsidRPr="00CD7C5D">
        <w:rPr>
          <w:rFonts w:eastAsia="Malgun Gothic" w:hint="eastAsia"/>
          <w:color w:val="FF0000"/>
          <w:szCs w:val="20"/>
          <w:lang w:eastAsia="ko-KR"/>
        </w:rPr>
        <w:t>.</w:t>
      </w:r>
    </w:p>
    <w:p w14:paraId="718B9E3B" w14:textId="77777777" w:rsidR="00C95926" w:rsidRPr="0011267B" w:rsidRDefault="00C95926" w:rsidP="00C95926">
      <w:pPr>
        <w:ind w:left="284"/>
        <w:rPr>
          <w:rFonts w:eastAsia="MS Mincho"/>
          <w:iCs/>
          <w:color w:val="000000"/>
          <w:szCs w:val="20"/>
          <w:lang w:eastAsia="ja-JP"/>
        </w:rPr>
      </w:pPr>
      <w:r w:rsidRPr="0011267B">
        <w:rPr>
          <w:rFonts w:eastAsia="MS Mincho"/>
          <w:iCs/>
          <w:color w:val="000000"/>
          <w:szCs w:val="20"/>
          <w:lang w:eastAsia="ja-JP"/>
        </w:rPr>
        <w:t>-</w:t>
      </w:r>
      <w:r w:rsidRPr="0011267B">
        <w:rPr>
          <w:rFonts w:eastAsia="MS Mincho"/>
          <w:iCs/>
          <w:color w:val="000000"/>
          <w:szCs w:val="20"/>
          <w:lang w:eastAsia="ja-JP"/>
        </w:rPr>
        <w:tab/>
      </w:r>
      <w:r w:rsidRPr="0011267B">
        <w:rPr>
          <w:rFonts w:eastAsia="MS Mincho"/>
          <w:i/>
          <w:iCs/>
          <w:color w:val="000000"/>
          <w:szCs w:val="20"/>
          <w:lang w:eastAsia="ja-JP"/>
        </w:rPr>
        <w:t>CDMType</w:t>
      </w:r>
      <w:r w:rsidRPr="0011267B">
        <w:rPr>
          <w:rFonts w:eastAsia="MS Mincho"/>
          <w:iCs/>
          <w:color w:val="000000"/>
          <w:szCs w:val="20"/>
          <w:lang w:eastAsia="ja-JP"/>
        </w:rPr>
        <w:t xml:space="preserve"> defines CDM values and pattern, where the allowable values are given in Subclause 7.4.1.5 of [4, TS 38.211].</w:t>
      </w:r>
    </w:p>
    <w:p w14:paraId="14422C1B" w14:textId="77777777" w:rsidR="00C95926" w:rsidRPr="0011267B" w:rsidRDefault="00C95926" w:rsidP="00C95926">
      <w:pPr>
        <w:ind w:left="284"/>
        <w:rPr>
          <w:color w:val="000000"/>
          <w:szCs w:val="20"/>
        </w:rPr>
      </w:pPr>
      <w:r w:rsidRPr="0011267B">
        <w:rPr>
          <w:color w:val="000000"/>
          <w:szCs w:val="20"/>
        </w:rPr>
        <w:t>-</w:t>
      </w:r>
      <w:r w:rsidRPr="0011267B">
        <w:rPr>
          <w:color w:val="000000"/>
          <w:szCs w:val="20"/>
        </w:rPr>
        <w:tab/>
      </w:r>
      <w:r w:rsidRPr="0011267B">
        <w:rPr>
          <w:i/>
          <w:color w:val="000000"/>
          <w:szCs w:val="20"/>
        </w:rPr>
        <w:t>CSI-RS-FreqBand</w:t>
      </w:r>
      <w:r w:rsidRPr="0011267B">
        <w:rPr>
          <w:color w:val="000000"/>
          <w:szCs w:val="20"/>
        </w:rPr>
        <w:t xml:space="preserve"> parameters configure the bandwidth and the initial RB index in the frequency domain, both in units of 4RBs, of a CSI-RS resource within a BWP </w:t>
      </w:r>
      <w:r w:rsidRPr="0011267B">
        <w:rPr>
          <w:rFonts w:eastAsia="MS Mincho"/>
          <w:iCs/>
          <w:color w:val="000000"/>
          <w:szCs w:val="20"/>
          <w:lang w:eastAsia="ja-JP"/>
        </w:rPr>
        <w:t>as defined in Subclause 7.4.1.5 of [4, TS 38.211].</w:t>
      </w:r>
    </w:p>
    <w:p w14:paraId="49A2C639" w14:textId="77777777" w:rsidR="00C95926" w:rsidRPr="0011267B" w:rsidRDefault="00C95926" w:rsidP="00C95926">
      <w:pPr>
        <w:ind w:left="284"/>
        <w:rPr>
          <w:rFonts w:eastAsia="MS Mincho"/>
          <w:iCs/>
          <w:color w:val="000000"/>
          <w:szCs w:val="20"/>
          <w:lang w:eastAsia="ja-JP"/>
        </w:rPr>
      </w:pPr>
      <w:r w:rsidRPr="0011267B">
        <w:rPr>
          <w:rFonts w:eastAsia="MS Mincho"/>
          <w:i/>
          <w:iCs/>
          <w:color w:val="000000"/>
          <w:szCs w:val="20"/>
          <w:lang w:eastAsia="ja-JP"/>
        </w:rPr>
        <w:t>-</w:t>
      </w:r>
      <w:r w:rsidRPr="0011267B">
        <w:rPr>
          <w:rFonts w:eastAsia="MS Mincho"/>
          <w:i/>
          <w:iCs/>
          <w:color w:val="000000"/>
          <w:szCs w:val="20"/>
          <w:lang w:eastAsia="ja-JP"/>
        </w:rPr>
        <w:tab/>
        <w:t>Pc</w:t>
      </w:r>
      <w:r w:rsidRPr="0011267B">
        <w:rPr>
          <w:rFonts w:eastAsia="MS Mincho"/>
          <w:iCs/>
          <w:color w:val="000000"/>
          <w:szCs w:val="20"/>
          <w:lang w:eastAsia="ja-JP"/>
        </w:rPr>
        <w:t xml:space="preserve">: which is the assumed ratio of PDSCH EPRE to </w:t>
      </w:r>
      <w:r w:rsidRPr="0011267B">
        <w:rPr>
          <w:rFonts w:eastAsia="MS Mincho"/>
          <w:color w:val="000000"/>
          <w:szCs w:val="20"/>
          <w:lang w:eastAsia="ja-JP"/>
        </w:rPr>
        <w:t xml:space="preserve">NZP </w:t>
      </w:r>
      <w:r w:rsidRPr="0011267B">
        <w:rPr>
          <w:rFonts w:eastAsia="MS Mincho"/>
          <w:iCs/>
          <w:color w:val="000000"/>
          <w:szCs w:val="20"/>
          <w:lang w:eastAsia="ja-JP"/>
        </w:rPr>
        <w:t>CSI-RS EPRE when UE derives CSI feedback and takes values in the range of [-8, 15] dB with 1 dB step size.</w:t>
      </w:r>
    </w:p>
    <w:p w14:paraId="049B5E50" w14:textId="77777777" w:rsidR="00C95926" w:rsidRPr="0011267B" w:rsidRDefault="00C95926" w:rsidP="00C95926">
      <w:pPr>
        <w:ind w:left="284"/>
        <w:rPr>
          <w:color w:val="000000"/>
          <w:szCs w:val="20"/>
        </w:rPr>
      </w:pPr>
      <w:r w:rsidRPr="0011267B">
        <w:rPr>
          <w:rFonts w:eastAsia="MS Mincho"/>
          <w:i/>
          <w:iCs/>
          <w:color w:val="000000"/>
          <w:szCs w:val="20"/>
          <w:lang w:eastAsia="ja-JP"/>
        </w:rPr>
        <w:t>-</w:t>
      </w:r>
      <w:r w:rsidRPr="0011267B">
        <w:rPr>
          <w:rFonts w:eastAsia="MS Mincho"/>
          <w:i/>
          <w:iCs/>
          <w:color w:val="000000"/>
          <w:szCs w:val="20"/>
          <w:lang w:eastAsia="ja-JP"/>
        </w:rPr>
        <w:tab/>
        <w:t>Pc_SS</w:t>
      </w:r>
      <w:r w:rsidRPr="0011267B">
        <w:rPr>
          <w:rFonts w:eastAsia="MS Mincho"/>
          <w:iCs/>
          <w:color w:val="000000"/>
          <w:szCs w:val="20"/>
          <w:lang w:eastAsia="ja-JP"/>
        </w:rPr>
        <w:t xml:space="preserve">: which is the assumed ratio of SS/PBCH block EPRE to </w:t>
      </w:r>
      <w:r w:rsidRPr="0011267B">
        <w:rPr>
          <w:rFonts w:eastAsia="MS Mincho"/>
          <w:color w:val="000000"/>
          <w:szCs w:val="20"/>
          <w:lang w:eastAsia="ja-JP"/>
        </w:rPr>
        <w:t xml:space="preserve">NZP </w:t>
      </w:r>
      <w:r w:rsidRPr="0011267B">
        <w:rPr>
          <w:rFonts w:eastAsia="MS Mincho"/>
          <w:iCs/>
          <w:color w:val="000000"/>
          <w:szCs w:val="20"/>
          <w:lang w:eastAsia="ja-JP"/>
        </w:rPr>
        <w:t xml:space="preserve">CSI-RS EPRE. </w:t>
      </w:r>
    </w:p>
    <w:p w14:paraId="577DE23A" w14:textId="77777777" w:rsidR="00C95926" w:rsidRPr="0011267B" w:rsidRDefault="00C95926" w:rsidP="00C95926">
      <w:pPr>
        <w:ind w:left="284"/>
        <w:rPr>
          <w:rFonts w:eastAsia="MS Mincho"/>
          <w:iCs/>
          <w:color w:val="000000"/>
          <w:szCs w:val="20"/>
          <w:lang w:eastAsia="ja-JP"/>
        </w:rPr>
      </w:pPr>
      <w:r w:rsidRPr="0011267B">
        <w:rPr>
          <w:rFonts w:eastAsia="MS Mincho"/>
          <w:iCs/>
          <w:color w:val="000000"/>
          <w:szCs w:val="20"/>
          <w:lang w:eastAsia="ja-JP"/>
        </w:rPr>
        <w:t>-</w:t>
      </w:r>
      <w:r w:rsidRPr="0011267B">
        <w:rPr>
          <w:rFonts w:eastAsia="MS Mincho"/>
          <w:iCs/>
          <w:color w:val="000000"/>
          <w:szCs w:val="20"/>
          <w:lang w:eastAsia="ja-JP"/>
        </w:rPr>
        <w:tab/>
      </w:r>
      <w:r w:rsidRPr="0011267B">
        <w:rPr>
          <w:rFonts w:eastAsia="MS Mincho"/>
          <w:i/>
          <w:iCs/>
          <w:color w:val="000000"/>
          <w:szCs w:val="20"/>
          <w:lang w:eastAsia="ja-JP"/>
        </w:rPr>
        <w:t>ScramblingID</w:t>
      </w:r>
      <w:r w:rsidRPr="0011267B">
        <w:rPr>
          <w:rFonts w:eastAsia="MS Mincho"/>
          <w:iCs/>
          <w:color w:val="000000"/>
          <w:szCs w:val="20"/>
          <w:lang w:eastAsia="ja-JP"/>
        </w:rPr>
        <w:t>: defines scrambling ID of CSI-RS</w:t>
      </w:r>
      <w:r w:rsidRPr="0011267B">
        <w:rPr>
          <w:rFonts w:eastAsia="MS Mincho"/>
          <w:i/>
          <w:iCs/>
          <w:color w:val="000000"/>
          <w:szCs w:val="20"/>
          <w:lang w:eastAsia="ja-JP"/>
        </w:rPr>
        <w:t xml:space="preserve"> </w:t>
      </w:r>
      <w:r w:rsidRPr="0011267B">
        <w:rPr>
          <w:rFonts w:eastAsia="MS Mincho"/>
          <w:iCs/>
          <w:color w:val="000000"/>
          <w:szCs w:val="20"/>
          <w:lang w:eastAsia="ja-JP"/>
        </w:rPr>
        <w:t>with length of 10 bits.</w:t>
      </w:r>
    </w:p>
    <w:p w14:paraId="135CA9A2" w14:textId="77777777" w:rsidR="00C95926" w:rsidRPr="0011267B" w:rsidRDefault="00C95926" w:rsidP="00C95926">
      <w:pPr>
        <w:ind w:left="284"/>
        <w:rPr>
          <w:rFonts w:eastAsia="MS Mincho"/>
          <w:iCs/>
          <w:color w:val="000000"/>
          <w:szCs w:val="20"/>
          <w:lang w:eastAsia="ja-JP"/>
        </w:rPr>
      </w:pPr>
      <w:r w:rsidRPr="0011267B">
        <w:rPr>
          <w:rFonts w:eastAsia="MS Mincho"/>
          <w:iCs/>
          <w:color w:val="000000"/>
          <w:szCs w:val="20"/>
          <w:lang w:eastAsia="ja-JP"/>
        </w:rPr>
        <w:t>-</w:t>
      </w:r>
      <w:r w:rsidRPr="0011267B">
        <w:rPr>
          <w:rFonts w:eastAsia="MS Mincho"/>
          <w:iCs/>
          <w:color w:val="000000"/>
          <w:szCs w:val="20"/>
          <w:lang w:eastAsia="ja-JP"/>
        </w:rPr>
        <w:tab/>
      </w:r>
      <w:r w:rsidRPr="0011267B">
        <w:rPr>
          <w:rFonts w:eastAsia="MS Mincho"/>
          <w:i/>
          <w:iCs/>
          <w:color w:val="000000"/>
          <w:szCs w:val="20"/>
          <w:lang w:eastAsia="ja-JP"/>
        </w:rPr>
        <w:t>CC_Info</w:t>
      </w:r>
      <w:r w:rsidRPr="0011267B">
        <w:rPr>
          <w:rFonts w:eastAsia="MS Mincho"/>
          <w:iCs/>
          <w:color w:val="000000"/>
          <w:szCs w:val="20"/>
          <w:lang w:eastAsia="ja-JP"/>
        </w:rPr>
        <w:t xml:space="preserve"> defines which component carrier the configured CSI-RS is located in.</w:t>
      </w:r>
    </w:p>
    <w:p w14:paraId="64E4682B" w14:textId="77777777" w:rsidR="00C95926" w:rsidRPr="0011267B" w:rsidRDefault="00C95926" w:rsidP="00C95926">
      <w:pPr>
        <w:ind w:left="284"/>
        <w:rPr>
          <w:rFonts w:eastAsia="MS Mincho"/>
          <w:iCs/>
          <w:color w:val="FF0000"/>
          <w:szCs w:val="20"/>
          <w:lang w:eastAsia="ja-JP"/>
        </w:rPr>
      </w:pPr>
      <w:r w:rsidRPr="0011267B">
        <w:rPr>
          <w:rFonts w:eastAsia="MS Mincho"/>
          <w:iCs/>
          <w:color w:val="FF0000"/>
          <w:szCs w:val="20"/>
          <w:lang w:eastAsia="ja-JP"/>
        </w:rPr>
        <w:t xml:space="preserve">- </w:t>
      </w:r>
      <w:r w:rsidRPr="0011267B">
        <w:rPr>
          <w:rFonts w:eastAsia="MS Mincho"/>
          <w:iCs/>
          <w:color w:val="FF0000"/>
          <w:szCs w:val="20"/>
          <w:lang w:eastAsia="ja-JP"/>
        </w:rPr>
        <w:tab/>
      </w:r>
      <w:r w:rsidRPr="0011267B">
        <w:rPr>
          <w:rFonts w:eastAsia="MS Mincho"/>
          <w:i/>
          <w:iCs/>
          <w:color w:val="FF0000"/>
          <w:szCs w:val="20"/>
          <w:lang w:eastAsia="ja-JP"/>
        </w:rPr>
        <w:t>BWP_Info</w:t>
      </w:r>
      <w:r w:rsidRPr="0011267B">
        <w:rPr>
          <w:rFonts w:eastAsia="MS Mincho"/>
          <w:iCs/>
          <w:color w:val="FF0000"/>
          <w:szCs w:val="20"/>
          <w:lang w:eastAsia="ja-JP"/>
        </w:rPr>
        <w:t xml:space="preserve"> defines which bandwidth part the configured CSI-RS is located in.</w:t>
      </w:r>
    </w:p>
    <w:p w14:paraId="297D1BEE" w14:textId="77777777" w:rsidR="00C95926" w:rsidRPr="0011267B" w:rsidRDefault="00C95926" w:rsidP="00C95926">
      <w:pPr>
        <w:rPr>
          <w:rFonts w:eastAsia="MS Mincho"/>
          <w:color w:val="000000"/>
          <w:szCs w:val="20"/>
          <w:lang w:eastAsia="ja-JP"/>
        </w:rPr>
      </w:pPr>
      <w:r w:rsidRPr="0011267B">
        <w:rPr>
          <w:rFonts w:eastAsia="Malgun Gothic"/>
          <w:szCs w:val="20"/>
        </w:rPr>
        <w:t>--------------------------------------------------------------------------------------------------------------------------</w:t>
      </w:r>
    </w:p>
    <w:p w14:paraId="3FA538ED" w14:textId="77777777" w:rsidR="00C95926" w:rsidRDefault="00C95926" w:rsidP="00C95926">
      <w:pPr>
        <w:rPr>
          <w:lang w:eastAsia="x-none"/>
        </w:rPr>
      </w:pPr>
    </w:p>
    <w:p w14:paraId="4085B02B" w14:textId="77777777" w:rsidR="00C95926" w:rsidRPr="00EB5D1C" w:rsidRDefault="00C95926" w:rsidP="00C95926">
      <w:pPr>
        <w:rPr>
          <w:szCs w:val="20"/>
        </w:rPr>
      </w:pPr>
      <w:r w:rsidRPr="00EB5D1C">
        <w:rPr>
          <w:szCs w:val="20"/>
          <w:highlight w:val="green"/>
        </w:rPr>
        <w:t>Agreement</w:t>
      </w:r>
    </w:p>
    <w:p w14:paraId="63C433D1" w14:textId="77777777" w:rsidR="00C95926" w:rsidRPr="00781527" w:rsidRDefault="00C95926" w:rsidP="00C95926">
      <w:pPr>
        <w:rPr>
          <w:color w:val="000000"/>
          <w:szCs w:val="20"/>
        </w:rPr>
      </w:pPr>
      <w:r w:rsidRPr="00781527">
        <w:rPr>
          <w:szCs w:val="20"/>
        </w:rPr>
        <w:t xml:space="preserve">Text proposal for Section </w:t>
      </w:r>
      <w:r w:rsidRPr="00781527">
        <w:rPr>
          <w:color w:val="000000"/>
          <w:szCs w:val="20"/>
        </w:rPr>
        <w:t>5.1.4.2 in 38.214</w:t>
      </w:r>
    </w:p>
    <w:p w14:paraId="7904BCBA" w14:textId="77777777" w:rsidR="00C95926" w:rsidRPr="00781527" w:rsidRDefault="00C95926" w:rsidP="00EB5D1C">
      <w:pPr>
        <w:rPr>
          <w:szCs w:val="20"/>
        </w:rPr>
      </w:pPr>
      <w:r w:rsidRPr="00781527">
        <w:rPr>
          <w:color w:val="000000"/>
          <w:szCs w:val="20"/>
        </w:rPr>
        <w:t>----------------------------------------------------------------------------------------------------------------------------------</w:t>
      </w:r>
    </w:p>
    <w:p w14:paraId="45C929AD" w14:textId="77777777" w:rsidR="00C95926" w:rsidRPr="00781527" w:rsidRDefault="00C95926" w:rsidP="00EB5D1C">
      <w:pPr>
        <w:pStyle w:val="B2"/>
        <w:spacing w:after="0"/>
        <w:rPr>
          <w:rFonts w:eastAsia="SimSun"/>
        </w:rPr>
      </w:pPr>
      <w:r w:rsidRPr="00781527">
        <w:rPr>
          <w:rFonts w:eastAsia="SimSun"/>
        </w:rPr>
        <w:t>-</w:t>
      </w:r>
      <w:r w:rsidRPr="00781527">
        <w:rPr>
          <w:rFonts w:eastAsia="SimSun"/>
        </w:rPr>
        <w:tab/>
      </w:r>
      <w:r>
        <w:rPr>
          <w:i/>
          <w:iCs/>
          <w:strike/>
          <w:color w:val="FF0000"/>
        </w:rPr>
        <w:t>ZP</w:t>
      </w:r>
      <w:r>
        <w:rPr>
          <w:i/>
          <w:iCs/>
        </w:rPr>
        <w:t>-CSI-RS-ResourceMapping</w:t>
      </w:r>
      <w:r>
        <w:t xml:space="preserve"> defines the OFDM symbol and subcarrier occupancy of the ZP-CSI-RS resource within a slot that are given in Subclause 7.4.1.5 of [4, TS 38.211]. </w:t>
      </w:r>
    </w:p>
    <w:p w14:paraId="5150A04C" w14:textId="77777777" w:rsidR="00C95926" w:rsidRPr="00781527" w:rsidRDefault="00C95926" w:rsidP="00EB5D1C">
      <w:pPr>
        <w:rPr>
          <w:szCs w:val="20"/>
          <w:lang w:eastAsia="x-none"/>
        </w:rPr>
      </w:pPr>
      <w:r w:rsidRPr="00781527">
        <w:rPr>
          <w:color w:val="000000"/>
          <w:szCs w:val="20"/>
        </w:rPr>
        <w:t>----------------------------------------------------------------------------------------------------------------------------------</w:t>
      </w:r>
    </w:p>
    <w:p w14:paraId="1D226445" w14:textId="2C278E0F" w:rsidR="00C95926" w:rsidRDefault="00C95926" w:rsidP="00C95926">
      <w:pPr>
        <w:rPr>
          <w:lang w:eastAsia="x-none"/>
        </w:rPr>
      </w:pPr>
    </w:p>
    <w:p w14:paraId="048195BE" w14:textId="77777777" w:rsidR="00EB5D1C" w:rsidRDefault="00EB5D1C" w:rsidP="00C95926">
      <w:pPr>
        <w:rPr>
          <w:lang w:eastAsia="x-none"/>
        </w:rPr>
      </w:pPr>
    </w:p>
    <w:p w14:paraId="4B6D6AAE" w14:textId="1DA0CA5D" w:rsidR="00C95926" w:rsidRPr="00EB5D1C" w:rsidRDefault="00603E09" w:rsidP="00C95926">
      <w:pPr>
        <w:rPr>
          <w:b/>
          <w:lang w:eastAsia="x-none"/>
        </w:rPr>
      </w:pPr>
      <w:hyperlink r:id="rId1200" w:history="1">
        <w:r w:rsidR="00FE4C7E" w:rsidRPr="00EB5D1C">
          <w:rPr>
            <w:rStyle w:val="Hyperlink"/>
            <w:b/>
          </w:rPr>
          <w:t>R1-1805740</w:t>
        </w:r>
      </w:hyperlink>
      <w:r w:rsidR="00C95926" w:rsidRPr="00EB5D1C">
        <w:rPr>
          <w:b/>
          <w:lang w:eastAsia="x-none"/>
        </w:rPr>
        <w:tab/>
        <w:t>[Draft] LS on NR CSI-RS</w:t>
      </w:r>
      <w:r w:rsidR="00C95926" w:rsidRPr="00EB5D1C">
        <w:rPr>
          <w:b/>
          <w:lang w:eastAsia="x-none"/>
        </w:rPr>
        <w:tab/>
        <w:t>Huawei, HiSilicon</w:t>
      </w:r>
    </w:p>
    <w:p w14:paraId="3FA27738" w14:textId="0914CACC" w:rsidR="00C95926" w:rsidRPr="00EB5D1C" w:rsidRDefault="00EB5D1C" w:rsidP="00C95926">
      <w:pPr>
        <w:rPr>
          <w:lang w:eastAsia="x-none"/>
        </w:rPr>
      </w:pPr>
      <w:r w:rsidRPr="00EB5D1C">
        <w:rPr>
          <w:rStyle w:val="Hyperlink"/>
          <w:b/>
          <w:color w:val="auto"/>
          <w:u w:val="none"/>
        </w:rPr>
        <w:t>Decision:</w:t>
      </w:r>
      <w:r w:rsidRPr="00EB5D1C">
        <w:rPr>
          <w:rStyle w:val="Hyperlink"/>
          <w:color w:val="auto"/>
          <w:u w:val="none"/>
        </w:rPr>
        <w:t xml:space="preserve"> The draft </w:t>
      </w:r>
      <w:r w:rsidR="00C95926" w:rsidRPr="00EB5D1C">
        <w:rPr>
          <w:rStyle w:val="Hyperlink"/>
          <w:color w:val="auto"/>
          <w:u w:val="none"/>
        </w:rPr>
        <w:t xml:space="preserve">LS is endorsed </w:t>
      </w:r>
      <w:r w:rsidRPr="00EB5D1C">
        <w:rPr>
          <w:rStyle w:val="Hyperlink"/>
          <w:color w:val="auto"/>
          <w:u w:val="none"/>
        </w:rPr>
        <w:t xml:space="preserve">and final version is </w:t>
      </w:r>
      <w:r w:rsidRPr="00EB5D1C">
        <w:rPr>
          <w:rStyle w:val="Hyperlink"/>
          <w:color w:val="auto"/>
          <w:highlight w:val="green"/>
          <w:u w:val="none"/>
        </w:rPr>
        <w:t xml:space="preserve">approved </w:t>
      </w:r>
      <w:r w:rsidR="00C95926" w:rsidRPr="00EB5D1C">
        <w:rPr>
          <w:rStyle w:val="Hyperlink"/>
          <w:color w:val="auto"/>
          <w:highlight w:val="green"/>
          <w:u w:val="none"/>
        </w:rPr>
        <w:t xml:space="preserve">in </w:t>
      </w:r>
      <w:hyperlink r:id="rId1201" w:history="1">
        <w:r>
          <w:rPr>
            <w:rStyle w:val="Hyperlink"/>
            <w:highlight w:val="green"/>
          </w:rPr>
          <w:t>R1-1805626</w:t>
        </w:r>
      </w:hyperlink>
      <w:r>
        <w:rPr>
          <w:rStyle w:val="Hyperlink"/>
          <w:color w:val="auto"/>
          <w:u w:val="none"/>
        </w:rPr>
        <w:t>.</w:t>
      </w:r>
    </w:p>
    <w:p w14:paraId="56C4694C" w14:textId="14354521" w:rsidR="00C95926" w:rsidRDefault="00C95926" w:rsidP="00C95926">
      <w:pPr>
        <w:rPr>
          <w:lang w:eastAsia="x-none"/>
        </w:rPr>
      </w:pPr>
    </w:p>
    <w:p w14:paraId="5AA9D1A9" w14:textId="77777777" w:rsidR="00EB5D1C" w:rsidRDefault="00EB5D1C" w:rsidP="00C95926">
      <w:pPr>
        <w:rPr>
          <w:lang w:eastAsia="x-none"/>
        </w:rPr>
      </w:pPr>
    </w:p>
    <w:p w14:paraId="48086D2A" w14:textId="6AC10FD5" w:rsidR="00C95926" w:rsidRDefault="00603E09" w:rsidP="00C95926">
      <w:pPr>
        <w:rPr>
          <w:lang w:eastAsia="x-none"/>
        </w:rPr>
      </w:pPr>
      <w:hyperlink r:id="rId1202" w:history="1">
        <w:r w:rsidR="00FE4C7E">
          <w:rPr>
            <w:rStyle w:val="Hyperlink"/>
            <w:lang w:eastAsia="x-none"/>
          </w:rPr>
          <w:t>R1-1803638</w:t>
        </w:r>
      </w:hyperlink>
      <w:r w:rsidR="00C95926">
        <w:rPr>
          <w:lang w:eastAsia="x-none"/>
        </w:rPr>
        <w:tab/>
        <w:t>Remaining details on CSI-RS design in NR</w:t>
      </w:r>
      <w:r w:rsidR="00C95926">
        <w:rPr>
          <w:lang w:eastAsia="x-none"/>
        </w:rPr>
        <w:tab/>
        <w:t>Huawei, HiSilicon</w:t>
      </w:r>
    </w:p>
    <w:p w14:paraId="0650B4F6" w14:textId="307B61D0" w:rsidR="00C95926" w:rsidRDefault="00603E09" w:rsidP="00C95926">
      <w:pPr>
        <w:rPr>
          <w:lang w:eastAsia="x-none"/>
        </w:rPr>
      </w:pPr>
      <w:hyperlink r:id="rId1203" w:history="1">
        <w:r w:rsidR="00FE4C7E">
          <w:rPr>
            <w:rStyle w:val="Hyperlink"/>
            <w:lang w:eastAsia="x-none"/>
          </w:rPr>
          <w:t>R1-1803746</w:t>
        </w:r>
      </w:hyperlink>
      <w:r w:rsidR="00C95926">
        <w:rPr>
          <w:lang w:eastAsia="x-none"/>
        </w:rPr>
        <w:tab/>
        <w:t>Remaining issues on CSI-RS</w:t>
      </w:r>
      <w:r w:rsidR="00C95926">
        <w:rPr>
          <w:lang w:eastAsia="x-none"/>
        </w:rPr>
        <w:tab/>
        <w:t>CATT</w:t>
      </w:r>
    </w:p>
    <w:p w14:paraId="613AE688" w14:textId="03807F9D" w:rsidR="00C95926" w:rsidRDefault="00603E09" w:rsidP="00C95926">
      <w:pPr>
        <w:rPr>
          <w:lang w:eastAsia="x-none"/>
        </w:rPr>
      </w:pPr>
      <w:hyperlink r:id="rId1204" w:history="1">
        <w:r w:rsidR="00FE4C7E">
          <w:rPr>
            <w:rStyle w:val="Hyperlink"/>
            <w:lang w:eastAsia="x-none"/>
          </w:rPr>
          <w:t>R1-1803822</w:t>
        </w:r>
      </w:hyperlink>
      <w:r w:rsidR="00C95926">
        <w:rPr>
          <w:lang w:eastAsia="x-none"/>
        </w:rPr>
        <w:tab/>
        <w:t>Remaining issues on CSI-RS</w:t>
      </w:r>
      <w:r w:rsidR="00C95926">
        <w:rPr>
          <w:lang w:eastAsia="x-none"/>
        </w:rPr>
        <w:tab/>
        <w:t>vivo</w:t>
      </w:r>
    </w:p>
    <w:p w14:paraId="2BAACCD8" w14:textId="4D9664A0" w:rsidR="00C95926" w:rsidRDefault="00603E09" w:rsidP="00C95926">
      <w:pPr>
        <w:rPr>
          <w:lang w:eastAsia="x-none"/>
        </w:rPr>
      </w:pPr>
      <w:hyperlink r:id="rId1205" w:history="1">
        <w:r w:rsidR="00FE4C7E">
          <w:rPr>
            <w:rStyle w:val="Hyperlink"/>
            <w:lang w:eastAsia="x-none"/>
          </w:rPr>
          <w:t>R1-1803969</w:t>
        </w:r>
      </w:hyperlink>
      <w:r w:rsidR="00C95926">
        <w:rPr>
          <w:lang w:eastAsia="x-none"/>
        </w:rPr>
        <w:tab/>
        <w:t>Remaining issues on CSI-RS design</w:t>
      </w:r>
      <w:r w:rsidR="00C95926">
        <w:rPr>
          <w:lang w:eastAsia="x-none"/>
        </w:rPr>
        <w:tab/>
        <w:t>OPPO</w:t>
      </w:r>
    </w:p>
    <w:p w14:paraId="5281415A" w14:textId="32D69EC4" w:rsidR="00C95926" w:rsidRDefault="00603E09" w:rsidP="00C95926">
      <w:pPr>
        <w:rPr>
          <w:lang w:eastAsia="x-none"/>
        </w:rPr>
      </w:pPr>
      <w:hyperlink r:id="rId1206" w:history="1">
        <w:r w:rsidR="00FE4C7E">
          <w:rPr>
            <w:rStyle w:val="Hyperlink"/>
            <w:lang w:eastAsia="x-none"/>
          </w:rPr>
          <w:t>R1-1804074</w:t>
        </w:r>
      </w:hyperlink>
      <w:r w:rsidR="00C95926">
        <w:rPr>
          <w:lang w:eastAsia="x-none"/>
        </w:rPr>
        <w:tab/>
        <w:t>Remaining issues on CSI-RS</w:t>
      </w:r>
      <w:r w:rsidR="00C95926">
        <w:rPr>
          <w:lang w:eastAsia="x-none"/>
        </w:rPr>
        <w:tab/>
        <w:t>MediaTek Inc.</w:t>
      </w:r>
    </w:p>
    <w:p w14:paraId="43B4ED17" w14:textId="2D4E6FBF" w:rsidR="00C95926" w:rsidRDefault="00603E09" w:rsidP="00C95926">
      <w:pPr>
        <w:rPr>
          <w:lang w:eastAsia="x-none"/>
        </w:rPr>
      </w:pPr>
      <w:hyperlink r:id="rId1207" w:history="1">
        <w:r w:rsidR="00FE4C7E">
          <w:rPr>
            <w:rStyle w:val="Hyperlink"/>
            <w:lang w:eastAsia="x-none"/>
          </w:rPr>
          <w:t>R1-1804197</w:t>
        </w:r>
      </w:hyperlink>
      <w:r w:rsidR="00C95926">
        <w:rPr>
          <w:lang w:eastAsia="x-none"/>
        </w:rPr>
        <w:tab/>
        <w:t>Remaining issues on CSI-RS</w:t>
      </w:r>
      <w:r w:rsidR="00C95926">
        <w:rPr>
          <w:lang w:eastAsia="x-none"/>
        </w:rPr>
        <w:tab/>
        <w:t>Lenovo, Motorola Mobility</w:t>
      </w:r>
    </w:p>
    <w:p w14:paraId="0EF86B91" w14:textId="44F76159" w:rsidR="00C95926" w:rsidRDefault="00603E09" w:rsidP="00C95926">
      <w:pPr>
        <w:rPr>
          <w:lang w:eastAsia="x-none"/>
        </w:rPr>
      </w:pPr>
      <w:hyperlink r:id="rId1208" w:history="1">
        <w:r w:rsidR="00FE4C7E">
          <w:rPr>
            <w:rStyle w:val="Hyperlink"/>
            <w:lang w:eastAsia="x-none"/>
          </w:rPr>
          <w:t>R1-1804365</w:t>
        </w:r>
      </w:hyperlink>
      <w:r w:rsidR="00C95926">
        <w:rPr>
          <w:lang w:eastAsia="x-none"/>
        </w:rPr>
        <w:tab/>
        <w:t>Remaining issues on CSI-RS</w:t>
      </w:r>
      <w:r w:rsidR="00C95926">
        <w:rPr>
          <w:lang w:eastAsia="x-none"/>
        </w:rPr>
        <w:tab/>
        <w:t>Samsung</w:t>
      </w:r>
    </w:p>
    <w:p w14:paraId="6B4355D7" w14:textId="10CA59D4" w:rsidR="00C95926" w:rsidRDefault="00603E09" w:rsidP="00C95926">
      <w:pPr>
        <w:rPr>
          <w:lang w:eastAsia="x-none"/>
        </w:rPr>
      </w:pPr>
      <w:hyperlink r:id="rId1209" w:history="1">
        <w:r w:rsidR="00FE4C7E">
          <w:rPr>
            <w:rStyle w:val="Hyperlink"/>
            <w:lang w:eastAsia="x-none"/>
          </w:rPr>
          <w:t>R1-1804719</w:t>
        </w:r>
      </w:hyperlink>
      <w:r w:rsidR="00C95926">
        <w:rPr>
          <w:lang w:eastAsia="x-none"/>
        </w:rPr>
        <w:tab/>
        <w:t>Remaining issues on CSI-RS</w:t>
      </w:r>
      <w:r w:rsidR="00C95926">
        <w:rPr>
          <w:lang w:eastAsia="x-none"/>
        </w:rPr>
        <w:tab/>
        <w:t>Intel Corporation</w:t>
      </w:r>
    </w:p>
    <w:p w14:paraId="114113D7" w14:textId="26D88F4A" w:rsidR="00C95926" w:rsidRDefault="00603E09" w:rsidP="00C95926">
      <w:pPr>
        <w:rPr>
          <w:lang w:eastAsia="x-none"/>
        </w:rPr>
      </w:pPr>
      <w:hyperlink r:id="rId1210" w:history="1">
        <w:r w:rsidR="00FE4C7E">
          <w:rPr>
            <w:rStyle w:val="Hyperlink"/>
            <w:lang w:eastAsia="x-none"/>
          </w:rPr>
          <w:t>R1-1804791</w:t>
        </w:r>
      </w:hyperlink>
      <w:r w:rsidR="00C95926">
        <w:rPr>
          <w:lang w:eastAsia="x-none"/>
        </w:rPr>
        <w:tab/>
        <w:t>Maintenance for on CSI-RS</w:t>
      </w:r>
      <w:r w:rsidR="00C95926">
        <w:rPr>
          <w:lang w:eastAsia="x-none"/>
        </w:rPr>
        <w:tab/>
        <w:t>Qualcomm Incorporated</w:t>
      </w:r>
    </w:p>
    <w:p w14:paraId="08A2E6F7" w14:textId="165929D5" w:rsidR="00C95926" w:rsidRDefault="00603E09" w:rsidP="00C95926">
      <w:pPr>
        <w:rPr>
          <w:lang w:eastAsia="x-none"/>
        </w:rPr>
      </w:pPr>
      <w:hyperlink r:id="rId1211" w:history="1">
        <w:r w:rsidR="00FE4C7E">
          <w:rPr>
            <w:rStyle w:val="Hyperlink"/>
            <w:lang w:eastAsia="x-none"/>
          </w:rPr>
          <w:t>R1-1804982</w:t>
        </w:r>
      </w:hyperlink>
      <w:r w:rsidR="00C95926">
        <w:rPr>
          <w:lang w:eastAsia="x-none"/>
        </w:rPr>
        <w:tab/>
        <w:t>Remaining issues on CSI-RS</w:t>
      </w:r>
      <w:r w:rsidR="00C95926">
        <w:rPr>
          <w:lang w:eastAsia="x-none"/>
        </w:rPr>
        <w:tab/>
        <w:t>Ericsson</w:t>
      </w:r>
    </w:p>
    <w:p w14:paraId="6C834C9F" w14:textId="05911CA9" w:rsidR="00C95926" w:rsidRDefault="00603E09" w:rsidP="00C95926">
      <w:pPr>
        <w:rPr>
          <w:lang w:eastAsia="x-none"/>
        </w:rPr>
      </w:pPr>
      <w:hyperlink r:id="rId1212" w:history="1">
        <w:r w:rsidR="00FE4C7E">
          <w:rPr>
            <w:rStyle w:val="Hyperlink"/>
            <w:lang w:eastAsia="x-none"/>
          </w:rPr>
          <w:t>R1-1805044</w:t>
        </w:r>
      </w:hyperlink>
      <w:r w:rsidR="00C95926">
        <w:rPr>
          <w:lang w:eastAsia="x-none"/>
        </w:rPr>
        <w:tab/>
        <w:t>Remaining details on CSI-RS</w:t>
      </w:r>
      <w:r w:rsidR="00C95926">
        <w:rPr>
          <w:lang w:eastAsia="x-none"/>
        </w:rPr>
        <w:tab/>
        <w:t>NTT DOCOMO, INC.</w:t>
      </w:r>
    </w:p>
    <w:p w14:paraId="041F6720" w14:textId="75CE5E5B" w:rsidR="00C95926" w:rsidRDefault="00603E09" w:rsidP="00C95926">
      <w:pPr>
        <w:rPr>
          <w:lang w:eastAsia="x-none"/>
        </w:rPr>
      </w:pPr>
      <w:hyperlink r:id="rId1213" w:history="1">
        <w:r w:rsidR="00FE4C7E">
          <w:rPr>
            <w:rStyle w:val="Hyperlink"/>
            <w:lang w:eastAsia="x-none"/>
          </w:rPr>
          <w:t>R1-1805108</w:t>
        </w:r>
      </w:hyperlink>
      <w:r w:rsidR="00C95926">
        <w:rPr>
          <w:lang w:eastAsia="x-none"/>
        </w:rPr>
        <w:tab/>
        <w:t>Remaining issues on CSI-RS design</w:t>
      </w:r>
      <w:r w:rsidR="00C95926">
        <w:rPr>
          <w:lang w:eastAsia="x-none"/>
        </w:rPr>
        <w:tab/>
        <w:t>Nokia, Nokia Shanghai Bell</w:t>
      </w:r>
    </w:p>
    <w:p w14:paraId="43C3F7BD" w14:textId="77777777" w:rsidR="00C95926" w:rsidRDefault="00C95926" w:rsidP="009F3C8D">
      <w:pPr>
        <w:pStyle w:val="Heading5"/>
      </w:pPr>
      <w:bookmarkStart w:id="487" w:name="_Toc514184669"/>
      <w:r w:rsidRPr="004B0D61">
        <w:rPr>
          <w:rFonts w:hint="eastAsia"/>
        </w:rPr>
        <w:t>DMRS</w:t>
      </w:r>
      <w:bookmarkEnd w:id="487"/>
    </w:p>
    <w:p w14:paraId="5003E194" w14:textId="6C712138" w:rsidR="00C95926" w:rsidRPr="00EB5D1C" w:rsidRDefault="00603E09" w:rsidP="00C95926">
      <w:pPr>
        <w:rPr>
          <w:b/>
          <w:lang w:eastAsia="x-none"/>
        </w:rPr>
      </w:pPr>
      <w:hyperlink r:id="rId1214" w:history="1">
        <w:r w:rsidR="00FE4C7E" w:rsidRPr="00EB5D1C">
          <w:rPr>
            <w:rStyle w:val="Hyperlink"/>
            <w:b/>
          </w:rPr>
          <w:t>R1-1805611</w:t>
        </w:r>
      </w:hyperlink>
      <w:r w:rsidR="00C95926" w:rsidRPr="00EB5D1C">
        <w:rPr>
          <w:b/>
          <w:lang w:eastAsia="x-none"/>
        </w:rPr>
        <w:tab/>
        <w:t>First Summary of Issues for PDSCH/PUSCH’s DM-RS</w:t>
      </w:r>
      <w:r w:rsidR="00C95926" w:rsidRPr="00EB5D1C">
        <w:rPr>
          <w:b/>
          <w:lang w:eastAsia="x-none"/>
        </w:rPr>
        <w:tab/>
        <w:t>Qualcomm</w:t>
      </w:r>
    </w:p>
    <w:p w14:paraId="3FF1D564" w14:textId="77777777" w:rsidR="00C95926" w:rsidRDefault="00C95926" w:rsidP="009F3C8D">
      <w:pPr>
        <w:rPr>
          <w:highlight w:val="cyan"/>
          <w:lang w:eastAsia="zh-CN"/>
        </w:rPr>
      </w:pPr>
    </w:p>
    <w:p w14:paraId="3B942303" w14:textId="77777777" w:rsidR="00C95926" w:rsidRPr="005C69EE" w:rsidRDefault="00C95926" w:rsidP="009F3C8D">
      <w:pPr>
        <w:rPr>
          <w:highlight w:val="green"/>
          <w:lang w:eastAsia="zh-CN"/>
        </w:rPr>
      </w:pPr>
      <w:r w:rsidRPr="005C69EE">
        <w:rPr>
          <w:highlight w:val="green"/>
          <w:lang w:eastAsia="zh-CN"/>
        </w:rPr>
        <w:t>Agreement:</w:t>
      </w:r>
    </w:p>
    <w:p w14:paraId="3D100115" w14:textId="77777777" w:rsidR="00C95926" w:rsidRPr="00C507BF" w:rsidRDefault="00C95926" w:rsidP="00C95926">
      <w:pPr>
        <w:rPr>
          <w:lang w:eastAsia="zh-CN"/>
        </w:rPr>
      </w:pPr>
      <w:r w:rsidRPr="00C507BF">
        <w:rPr>
          <w:rFonts w:hint="eastAsia"/>
          <w:lang w:eastAsia="zh-CN"/>
        </w:rPr>
        <w:t>T</w:t>
      </w:r>
      <w:r w:rsidRPr="00C507BF">
        <w:rPr>
          <w:lang w:eastAsia="zh-CN"/>
        </w:rPr>
        <w:t>ext proposals</w:t>
      </w:r>
      <w:r w:rsidRPr="00C507BF">
        <w:rPr>
          <w:rFonts w:hint="eastAsia"/>
          <w:lang w:eastAsia="zh-CN"/>
        </w:rPr>
        <w:t xml:space="preserve"> for</w:t>
      </w:r>
      <w:r w:rsidRPr="00C507BF">
        <w:rPr>
          <w:lang w:eastAsia="zh-CN"/>
        </w:rPr>
        <w:t xml:space="preserve"> TS 38.211 Section 6.4.1.1.1.2</w:t>
      </w:r>
    </w:p>
    <w:p w14:paraId="2A06580C" w14:textId="77777777" w:rsidR="00C95926" w:rsidRDefault="00C95926" w:rsidP="00C95926">
      <w:pPr>
        <w:jc w:val="center"/>
        <w:rPr>
          <w:i/>
          <w:highlight w:val="green"/>
          <w:lang w:eastAsia="zh-CN"/>
        </w:rPr>
      </w:pPr>
      <w:r>
        <w:rPr>
          <w:i/>
          <w:color w:val="FF0000"/>
          <w:lang w:eastAsia="zh-CN"/>
        </w:rPr>
        <w:t>------Unchanged</w:t>
      </w:r>
      <w:r>
        <w:rPr>
          <w:rFonts w:hint="eastAsia"/>
          <w:i/>
          <w:color w:val="FF0000"/>
          <w:lang w:eastAsia="zh-CN"/>
        </w:rPr>
        <w:t xml:space="preserve"> </w:t>
      </w:r>
      <w:r>
        <w:rPr>
          <w:i/>
          <w:color w:val="FF0000"/>
          <w:lang w:eastAsia="zh-CN"/>
        </w:rPr>
        <w:t>parts are omitted------</w:t>
      </w:r>
    </w:p>
    <w:p w14:paraId="506CA0E5" w14:textId="77777777" w:rsidR="00C95926" w:rsidRPr="00FF1180" w:rsidRDefault="00C95926" w:rsidP="00FF1180">
      <w:pPr>
        <w:rPr>
          <w:rFonts w:ascii="Times New Roman" w:hAnsi="Times New Roman"/>
          <w:lang w:eastAsia="zh-CN"/>
        </w:rPr>
      </w:pPr>
      <w:r w:rsidRPr="00FF1180">
        <w:rPr>
          <w:rFonts w:ascii="Times New Roman" w:hAnsi="Times New Roman"/>
          <w:lang w:eastAsia="zh-CN"/>
        </w:rPr>
        <w:t>6.4.1.1.1.2</w:t>
      </w:r>
      <w:r w:rsidRPr="00FF1180">
        <w:rPr>
          <w:rFonts w:ascii="Times New Roman" w:hAnsi="Times New Roman"/>
          <w:lang w:eastAsia="zh-CN"/>
        </w:rPr>
        <w:tab/>
        <w:t>Sequence generation when transform precoding is enabled</w:t>
      </w:r>
    </w:p>
    <w:p w14:paraId="7265578A" w14:textId="77777777" w:rsidR="00C95926" w:rsidRPr="00FF1180" w:rsidRDefault="00C95926" w:rsidP="00FF1180">
      <w:pPr>
        <w:rPr>
          <w:rFonts w:ascii="Times New Roman" w:hAnsi="Times New Roman"/>
        </w:rPr>
      </w:pPr>
      <w:r w:rsidRPr="00FF1180">
        <w:rPr>
          <w:rFonts w:ascii="Times New Roman" w:hAnsi="Times New Roman"/>
        </w:rPr>
        <w:t xml:space="preserve">If transform precoding for PUSCH is enabled, the reference-signal sequence </w:t>
      </w:r>
      <w:r w:rsidRPr="00FF1180">
        <w:rPr>
          <w:rFonts w:ascii="Times New Roman" w:hAnsi="Times New Roman"/>
          <w:position w:val="-10"/>
        </w:rPr>
        <w:object w:dxaOrig="430" w:dyaOrig="290" w14:anchorId="1BB00D10">
          <v:shape id="_x0000_i1138" type="#_x0000_t75" style="width:21.6pt;height:14.4pt" o:ole="">
            <v:imagedata r:id="rId1215" o:title=""/>
          </v:shape>
          <o:OLEObject Type="Embed" ProgID="Equation.DSMT4" ShapeID="_x0000_i1138" DrawAspect="Content" ObjectID="_1587929017" r:id="rId1216"/>
        </w:object>
      </w:r>
      <w:r w:rsidRPr="00FF1180">
        <w:rPr>
          <w:rFonts w:ascii="Times New Roman" w:hAnsi="Times New Roman"/>
        </w:rPr>
        <w:t xml:space="preserve"> shall be generated according to</w:t>
      </w:r>
    </w:p>
    <w:p w14:paraId="34DC4DFB" w14:textId="77777777" w:rsidR="00C95926" w:rsidRPr="00FF1180" w:rsidRDefault="00C95926" w:rsidP="00FF1180">
      <w:pPr>
        <w:pStyle w:val="EQ"/>
        <w:spacing w:after="0"/>
        <w:ind w:left="1520"/>
        <w:jc w:val="center"/>
      </w:pPr>
      <w:del w:id="488" w:author="Huawei" w:date="2018-03-27T13:42:00Z">
        <w:r w:rsidRPr="00FF1180">
          <w:rPr>
            <w:position w:val="-30"/>
          </w:rPr>
          <w:object w:dxaOrig="2020" w:dyaOrig="731" w14:anchorId="4BF1DDFA">
            <v:shape id="_x0000_i1139" type="#_x0000_t75" style="width:101.4pt;height:36.6pt" o:ole="">
              <v:imagedata r:id="rId1217" o:title=""/>
            </v:shape>
            <o:OLEObject Type="Embed" ProgID="Equation.DSMT4" ShapeID="_x0000_i1139" DrawAspect="Content" ObjectID="_1587929018" r:id="rId1218"/>
          </w:object>
        </w:r>
      </w:del>
      <w:ins w:id="489" w:author="Huawei" w:date="2018-03-27T13:42:00Z">
        <w:r w:rsidRPr="00FF1180">
          <w:rPr>
            <w:position w:val="-30"/>
          </w:rPr>
          <w:object w:dxaOrig="2450" w:dyaOrig="731" w14:anchorId="18DD9E62">
            <v:shape id="_x0000_i1140" type="#_x0000_t75" style="width:122.4pt;height:36.6pt" o:ole="">
              <v:imagedata r:id="rId1219" o:title=""/>
            </v:shape>
            <o:OLEObject Type="Embed" ProgID="Equation.DSMT4" ShapeID="_x0000_i1140" DrawAspect="Content" ObjectID="_1587929019" r:id="rId1220"/>
          </w:object>
        </w:r>
      </w:ins>
    </w:p>
    <w:p w14:paraId="02A871FA" w14:textId="77777777" w:rsidR="00C95926" w:rsidRPr="00FF1180" w:rsidRDefault="00C95926" w:rsidP="00FF1180">
      <w:pPr>
        <w:rPr>
          <w:rFonts w:ascii="Times New Roman" w:hAnsi="Times New Roman"/>
        </w:rPr>
      </w:pPr>
      <w:r w:rsidRPr="00FF1180">
        <w:rPr>
          <w:rFonts w:ascii="Times New Roman" w:hAnsi="Times New Roman"/>
        </w:rPr>
        <w:t xml:space="preserve">where </w:t>
      </w:r>
      <w:r w:rsidRPr="00FF1180">
        <w:rPr>
          <w:rFonts w:ascii="Times New Roman" w:hAnsi="Times New Roman"/>
          <w:position w:val="-12"/>
        </w:rPr>
        <w:object w:dxaOrig="860" w:dyaOrig="430" w14:anchorId="0911D1EC">
          <v:shape id="_x0000_i1141" type="#_x0000_t75" style="width:42.6pt;height:21.6pt" o:ole="">
            <v:imagedata r:id="rId1221" o:title=""/>
          </v:shape>
          <o:OLEObject Type="Embed" ProgID="Equation.3" ShapeID="_x0000_i1141" DrawAspect="Content" ObjectID="_1587929020" r:id="rId1222"/>
        </w:object>
      </w:r>
      <w:r w:rsidRPr="00FF1180">
        <w:rPr>
          <w:rFonts w:ascii="Times New Roman" w:hAnsi="Times New Roman"/>
        </w:rPr>
        <w:t xml:space="preserve"> is given by clause 5.2.2 with</w:t>
      </w:r>
      <w:r w:rsidRPr="00FF1180">
        <w:rPr>
          <w:rFonts w:ascii="Times New Roman" w:hAnsi="Times New Roman"/>
          <w:position w:val="-6"/>
        </w:rPr>
        <w:object w:dxaOrig="430" w:dyaOrig="290" w14:anchorId="0BAF06AE">
          <v:shape id="_x0000_i1142" type="#_x0000_t75" style="width:21.6pt;height:14.4pt" o:ole="">
            <v:imagedata r:id="rId1223" o:title=""/>
          </v:shape>
          <o:OLEObject Type="Embed" ProgID="Equation.3" ShapeID="_x0000_i1142" DrawAspect="Content" ObjectID="_1587929021" r:id="rId1224"/>
        </w:object>
      </w:r>
      <w:r w:rsidRPr="00FF1180">
        <w:rPr>
          <w:rFonts w:ascii="Times New Roman" w:hAnsi="Times New Roman"/>
        </w:rPr>
        <w:t xml:space="preserve"> and </w:t>
      </w:r>
      <w:r w:rsidRPr="00FF1180">
        <w:rPr>
          <w:rFonts w:ascii="Times New Roman" w:hAnsi="Times New Roman"/>
          <w:position w:val="-6"/>
        </w:rPr>
        <w:object w:dxaOrig="430" w:dyaOrig="290" w14:anchorId="54A000AD">
          <v:shape id="_x0000_i1143" type="#_x0000_t75" style="width:21.6pt;height:14.4pt" o:ole="">
            <v:imagedata r:id="rId1225" o:title=""/>
          </v:shape>
          <o:OLEObject Type="Embed" ProgID="Equation.3" ShapeID="_x0000_i1143" DrawAspect="Content" ObjectID="_1587929022" r:id="rId1226"/>
        </w:object>
      </w:r>
      <w:r w:rsidRPr="00FF1180">
        <w:rPr>
          <w:rFonts w:ascii="Times New Roman" w:hAnsi="Times New Roman"/>
        </w:rPr>
        <w:t xml:space="preserve"> for a PUSCH transmission dynamically scheduled by DCI.</w:t>
      </w:r>
    </w:p>
    <w:p w14:paraId="1329247E" w14:textId="77777777" w:rsidR="00C95926" w:rsidRPr="00FF1180" w:rsidRDefault="00C95926" w:rsidP="00FF1180">
      <w:pPr>
        <w:jc w:val="center"/>
        <w:rPr>
          <w:rFonts w:ascii="Times New Roman" w:hAnsi="Times New Roman"/>
          <w:lang w:eastAsia="x-none"/>
        </w:rPr>
      </w:pPr>
      <w:r w:rsidRPr="00FF1180">
        <w:rPr>
          <w:rFonts w:ascii="Times New Roman" w:hAnsi="Times New Roman"/>
          <w:i/>
          <w:color w:val="FF0000"/>
          <w:lang w:eastAsia="zh-CN"/>
        </w:rPr>
        <w:t>------Unchanged parts are omitted------</w:t>
      </w:r>
    </w:p>
    <w:p w14:paraId="2C69B0BF" w14:textId="77777777" w:rsidR="00C95926" w:rsidRPr="00FF1180" w:rsidRDefault="00C95926" w:rsidP="00FF1180">
      <w:pPr>
        <w:rPr>
          <w:rFonts w:ascii="Times New Roman" w:hAnsi="Times New Roman"/>
          <w:lang w:eastAsia="x-none"/>
        </w:rPr>
      </w:pPr>
    </w:p>
    <w:p w14:paraId="6DAE57FD" w14:textId="77777777" w:rsidR="00C95926" w:rsidRPr="00FF1180" w:rsidRDefault="00C95926" w:rsidP="00FF1180">
      <w:pPr>
        <w:rPr>
          <w:rFonts w:ascii="Times New Roman" w:hAnsi="Times New Roman"/>
          <w:lang w:eastAsia="x-none"/>
        </w:rPr>
      </w:pPr>
      <w:r w:rsidRPr="00FF1180">
        <w:rPr>
          <w:rFonts w:ascii="Times New Roman" w:hAnsi="Times New Roman"/>
          <w:highlight w:val="green"/>
          <w:lang w:eastAsia="x-none"/>
        </w:rPr>
        <w:t>Agreement</w:t>
      </w:r>
    </w:p>
    <w:p w14:paraId="5472857C" w14:textId="77777777" w:rsidR="00C95926" w:rsidRPr="00FF1180" w:rsidRDefault="00C95926" w:rsidP="00FF1180">
      <w:pPr>
        <w:rPr>
          <w:rFonts w:ascii="Times New Roman" w:hAnsi="Times New Roman"/>
          <w:lang w:eastAsia="zh-CN"/>
        </w:rPr>
      </w:pPr>
      <w:bookmarkStart w:id="490" w:name="_Toc500952734"/>
      <w:r w:rsidRPr="00FF1180">
        <w:rPr>
          <w:rFonts w:ascii="Times New Roman" w:hAnsi="Times New Roman"/>
          <w:lang w:eastAsia="zh-CN"/>
        </w:rPr>
        <w:t>Text proposals for TS 38.211 Section 7.4.1.1.1</w:t>
      </w:r>
    </w:p>
    <w:p w14:paraId="4877DA8F" w14:textId="77777777" w:rsidR="00C95926" w:rsidRPr="00FF1180" w:rsidRDefault="00C95926" w:rsidP="00FF1180">
      <w:pPr>
        <w:jc w:val="center"/>
        <w:rPr>
          <w:rFonts w:ascii="Times New Roman" w:hAnsi="Times New Roman"/>
          <w:highlight w:val="cyan"/>
          <w:lang w:eastAsia="zh-CN"/>
        </w:rPr>
      </w:pPr>
      <w:r w:rsidRPr="00FF1180">
        <w:rPr>
          <w:rFonts w:ascii="Times New Roman" w:hAnsi="Times New Roman"/>
          <w:color w:val="FF0000"/>
          <w:lang w:eastAsia="zh-CN"/>
        </w:rPr>
        <w:t>------Unchanged parts are omitted------</w:t>
      </w:r>
    </w:p>
    <w:p w14:paraId="39088B19" w14:textId="77777777" w:rsidR="00C95926" w:rsidRPr="00FF1180" w:rsidRDefault="00C95926" w:rsidP="00FF1180">
      <w:pPr>
        <w:rPr>
          <w:rFonts w:ascii="Times New Roman" w:hAnsi="Times New Roman"/>
          <w:lang w:eastAsia="zh-CN"/>
        </w:rPr>
      </w:pPr>
      <w:bookmarkStart w:id="491" w:name="_Toc500952733"/>
      <w:bookmarkEnd w:id="490"/>
      <w:r w:rsidRPr="00FF1180">
        <w:rPr>
          <w:rFonts w:ascii="Times New Roman" w:hAnsi="Times New Roman"/>
          <w:lang w:eastAsia="zh-CN"/>
        </w:rPr>
        <w:t>7.4.1.1</w:t>
      </w:r>
      <w:r w:rsidRPr="00FF1180">
        <w:rPr>
          <w:rFonts w:ascii="Times New Roman" w:hAnsi="Times New Roman"/>
          <w:lang w:eastAsia="zh-CN"/>
        </w:rPr>
        <w:tab/>
        <w:t>Demodulation reference signals for PDSCH</w:t>
      </w:r>
      <w:bookmarkEnd w:id="491"/>
    </w:p>
    <w:p w14:paraId="17CD0E2F" w14:textId="77777777" w:rsidR="00C95926" w:rsidRPr="00FF1180" w:rsidRDefault="00C95926" w:rsidP="00FF1180">
      <w:pPr>
        <w:rPr>
          <w:rFonts w:ascii="Times New Roman" w:hAnsi="Times New Roman"/>
          <w:lang w:eastAsia="zh-CN"/>
        </w:rPr>
      </w:pPr>
      <w:r w:rsidRPr="00FF1180">
        <w:rPr>
          <w:rFonts w:ascii="Times New Roman" w:hAnsi="Times New Roman"/>
          <w:lang w:eastAsia="zh-CN"/>
        </w:rPr>
        <w:t>7.4.1.1.1</w:t>
      </w:r>
      <w:r w:rsidRPr="00FF1180">
        <w:rPr>
          <w:rFonts w:ascii="Times New Roman" w:hAnsi="Times New Roman"/>
          <w:lang w:eastAsia="zh-CN"/>
        </w:rPr>
        <w:tab/>
        <w:t>Sequence generation</w:t>
      </w:r>
    </w:p>
    <w:p w14:paraId="30A5DB38" w14:textId="77777777" w:rsidR="00C95926" w:rsidRPr="00FF1180" w:rsidRDefault="00C95926" w:rsidP="00FF1180">
      <w:pPr>
        <w:rPr>
          <w:rFonts w:ascii="Times New Roman" w:hAnsi="Times New Roman"/>
        </w:rPr>
      </w:pPr>
      <w:r w:rsidRPr="00FF1180">
        <w:rPr>
          <w:rFonts w:ascii="Times New Roman" w:hAnsi="Times New Roman"/>
        </w:rPr>
        <w:t xml:space="preserve">The UE shall assume the sequence </w:t>
      </w:r>
      <w:r w:rsidRPr="00FF1180">
        <w:rPr>
          <w:rFonts w:ascii="Times New Roman" w:hAnsi="Times New Roman"/>
          <w:position w:val="-10"/>
        </w:rPr>
        <w:object w:dxaOrig="430" w:dyaOrig="290" w14:anchorId="1946C0EB">
          <v:shape id="_x0000_i1144" type="#_x0000_t75" style="width:21.6pt;height:14.4pt" o:ole="">
            <v:imagedata r:id="rId1215" o:title=""/>
          </v:shape>
          <o:OLEObject Type="Embed" ProgID="Equation.DSMT4" ShapeID="_x0000_i1144" DrawAspect="Content" ObjectID="_1587929023" r:id="rId1227"/>
        </w:object>
      </w:r>
      <w:r w:rsidRPr="00FF1180">
        <w:rPr>
          <w:rFonts w:ascii="Times New Roman" w:hAnsi="Times New Roman"/>
        </w:rPr>
        <w:t xml:space="preserve"> is defined by</w:t>
      </w:r>
    </w:p>
    <w:p w14:paraId="65D7CB62" w14:textId="77777777" w:rsidR="00C95926" w:rsidRPr="00FF1180" w:rsidRDefault="00C95926" w:rsidP="00FF1180">
      <w:pPr>
        <w:pStyle w:val="EQ"/>
        <w:spacing w:after="0"/>
        <w:ind w:left="1520"/>
        <w:jc w:val="center"/>
      </w:pPr>
      <w:r w:rsidRPr="00FF1180">
        <w:rPr>
          <w:position w:val="-24"/>
        </w:rPr>
        <w:object w:dxaOrig="3890" w:dyaOrig="580" w14:anchorId="4A63C991">
          <v:shape id="_x0000_i1145" type="#_x0000_t75" style="width:194.4pt;height:29.4pt" o:ole="">
            <v:imagedata r:id="rId1228" o:title=""/>
          </v:shape>
          <o:OLEObject Type="Embed" ProgID="Equation.DSMT4" ShapeID="_x0000_i1145" DrawAspect="Content" ObjectID="_1587929024" r:id="rId1229"/>
        </w:object>
      </w:r>
      <w:r w:rsidRPr="00FF1180">
        <w:t>.</w:t>
      </w:r>
    </w:p>
    <w:p w14:paraId="22A258DA" w14:textId="77777777" w:rsidR="00C95926" w:rsidRPr="00FF1180" w:rsidRDefault="00C95926" w:rsidP="00FF1180">
      <w:pPr>
        <w:rPr>
          <w:rFonts w:ascii="Times New Roman" w:hAnsi="Times New Roman"/>
        </w:rPr>
      </w:pPr>
      <w:r w:rsidRPr="00FF1180">
        <w:rPr>
          <w:rFonts w:ascii="Times New Roman" w:hAnsi="Times New Roman"/>
        </w:rPr>
        <w:t xml:space="preserve">where the pseudo-random sequence </w:t>
      </w:r>
      <w:r w:rsidRPr="00FF1180">
        <w:rPr>
          <w:rFonts w:ascii="Times New Roman" w:hAnsi="Times New Roman"/>
          <w:position w:val="-10"/>
        </w:rPr>
        <w:object w:dxaOrig="430" w:dyaOrig="290" w14:anchorId="7138A37A">
          <v:shape id="_x0000_i1146" type="#_x0000_t75" style="width:21.6pt;height:14.4pt" o:ole="">
            <v:imagedata r:id="rId1230" o:title=""/>
          </v:shape>
          <o:OLEObject Type="Embed" ProgID="Equation.3" ShapeID="_x0000_i1146" DrawAspect="Content" ObjectID="_1587929025" r:id="rId1231"/>
        </w:object>
      </w:r>
      <w:r w:rsidRPr="00FF1180">
        <w:rPr>
          <w:rFonts w:ascii="Times New Roman" w:hAnsi="Times New Roman"/>
        </w:rPr>
        <w:t xml:space="preserve"> is defined in clause 5.2.1. The pseudo-random sequence generator shall be initialized with</w:t>
      </w:r>
    </w:p>
    <w:p w14:paraId="49376C66" w14:textId="77777777" w:rsidR="00C95926" w:rsidRPr="00FF1180" w:rsidRDefault="00C95926" w:rsidP="00FF1180">
      <w:pPr>
        <w:pStyle w:val="EQ"/>
        <w:spacing w:after="0"/>
        <w:ind w:left="1520"/>
        <w:jc w:val="center"/>
      </w:pPr>
      <w:del w:id="492" w:author="Huawei" w:date="2018-04-04T20:35:00Z">
        <w:r w:rsidRPr="00FF1180">
          <w:rPr>
            <w:position w:val="-16"/>
          </w:rPr>
          <w:object w:dxaOrig="4320" w:dyaOrig="430" w14:anchorId="24E47D6D">
            <v:shape id="_x0000_i1147" type="#_x0000_t75" style="width:3in;height:21.6pt" o:ole="">
              <v:imagedata r:id="rId1232" o:title=""/>
            </v:shape>
            <o:OLEObject Type="Embed" ProgID="Equation.DSMT4" ShapeID="_x0000_i1147" DrawAspect="Content" ObjectID="_1587929026" r:id="rId1233"/>
          </w:object>
        </w:r>
      </w:del>
      <w:ins w:id="493" w:author="Huawei" w:date="2018-04-04T20:35:00Z">
        <w:r w:rsidRPr="00FF1180">
          <w:rPr>
            <w:position w:val="-16"/>
          </w:rPr>
          <w:object w:dxaOrig="4900" w:dyaOrig="430" w14:anchorId="6CAC8D0C">
            <v:shape id="_x0000_i1148" type="#_x0000_t75" style="width:245.4pt;height:21.6pt" o:ole="">
              <v:imagedata r:id="rId1234" o:title=""/>
            </v:shape>
            <o:OLEObject Type="Embed" ProgID="Equation.DSMT4" ShapeID="_x0000_i1148" DrawAspect="Content" ObjectID="_1587929027" r:id="rId1235"/>
          </w:object>
        </w:r>
      </w:ins>
    </w:p>
    <w:p w14:paraId="6E4670A6" w14:textId="77777777" w:rsidR="00C95926" w:rsidRPr="00FF1180" w:rsidRDefault="00C95926" w:rsidP="00FF1180">
      <w:pPr>
        <w:rPr>
          <w:rFonts w:ascii="Times New Roman" w:hAnsi="Times New Roman"/>
        </w:rPr>
      </w:pPr>
      <w:r w:rsidRPr="00FF1180">
        <w:rPr>
          <w:rFonts w:ascii="Times New Roman" w:hAnsi="Times New Roman"/>
        </w:rPr>
        <w:t xml:space="preserve">where </w:t>
      </w:r>
      <w:r w:rsidRPr="00FF1180">
        <w:rPr>
          <w:rFonts w:ascii="Times New Roman" w:hAnsi="Times New Roman"/>
          <w:position w:val="-6"/>
        </w:rPr>
        <w:object w:dxaOrig="140" w:dyaOrig="290" w14:anchorId="32ABE605">
          <v:shape id="_x0000_i1149" type="#_x0000_t75" style="width:6.6pt;height:14.4pt" o:ole="">
            <v:imagedata r:id="rId1236" o:title=""/>
          </v:shape>
          <o:OLEObject Type="Embed" ProgID="Equation.3" ShapeID="_x0000_i1149" DrawAspect="Content" ObjectID="_1587929028" r:id="rId1237"/>
        </w:object>
      </w:r>
      <w:r w:rsidRPr="00FF1180">
        <w:rPr>
          <w:rFonts w:ascii="Times New Roman" w:hAnsi="Times New Roman"/>
        </w:rPr>
        <w:t xml:space="preserve"> is the OFDM symbol number within the slot, </w:t>
      </w:r>
      <w:r w:rsidRPr="00FF1180">
        <w:rPr>
          <w:rFonts w:ascii="Times New Roman" w:hAnsi="Times New Roman"/>
          <w:position w:val="-14"/>
        </w:rPr>
        <w:object w:dxaOrig="290" w:dyaOrig="430" w14:anchorId="07A40D96">
          <v:shape id="_x0000_i1150" type="#_x0000_t75" style="width:14.4pt;height:21.6pt" o:ole="">
            <v:imagedata r:id="rId1238" o:title=""/>
          </v:shape>
          <o:OLEObject Type="Embed" ProgID="Equation.3" ShapeID="_x0000_i1150" DrawAspect="Content" ObjectID="_1587929029" r:id="rId1239"/>
        </w:object>
      </w:r>
      <w:r w:rsidRPr="00FF1180">
        <w:rPr>
          <w:rFonts w:ascii="Times New Roman" w:hAnsi="Times New Roman"/>
        </w:rPr>
        <w:t xml:space="preserve"> is the slot number within a frame, and</w:t>
      </w:r>
    </w:p>
    <w:p w14:paraId="1F5C8A37" w14:textId="77777777" w:rsidR="00C95926" w:rsidRPr="00FF1180" w:rsidRDefault="00C95926" w:rsidP="00FF1180">
      <w:pPr>
        <w:pStyle w:val="B1"/>
        <w:spacing w:after="0"/>
        <w:rPr>
          <w:rFonts w:ascii="Times New Roman" w:hAnsi="Times New Roman"/>
        </w:rPr>
      </w:pPr>
      <w:r w:rsidRPr="00FF1180">
        <w:rPr>
          <w:rFonts w:ascii="Times New Roman" w:hAnsi="Times New Roman"/>
        </w:rPr>
        <w:t>-</w:t>
      </w:r>
      <w:r w:rsidRPr="00FF1180">
        <w:rPr>
          <w:rFonts w:ascii="Times New Roman" w:hAnsi="Times New Roman"/>
        </w:rPr>
        <w:tab/>
      </w:r>
      <w:r w:rsidRPr="00FF1180">
        <w:rPr>
          <w:rFonts w:ascii="Times New Roman" w:hAnsi="Times New Roman"/>
          <w:position w:val="-10"/>
        </w:rPr>
        <w:object w:dxaOrig="1010" w:dyaOrig="290" w14:anchorId="3BA9D6B6">
          <v:shape id="_x0000_i1151" type="#_x0000_t75" style="width:50.4pt;height:14.4pt" o:ole="">
            <v:imagedata r:id="rId1240" o:title=""/>
          </v:shape>
          <o:OLEObject Type="Embed" ProgID="Equation.3" ShapeID="_x0000_i1151" DrawAspect="Content" ObjectID="_1587929030" r:id="rId1241"/>
        </w:object>
      </w:r>
      <w:r w:rsidRPr="00FF1180">
        <w:rPr>
          <w:rFonts w:ascii="Times New Roman" w:hAnsi="Times New Roman"/>
        </w:rPr>
        <w:t xml:space="preserve"> and </w:t>
      </w:r>
      <w:r w:rsidRPr="00FF1180">
        <w:rPr>
          <w:rFonts w:ascii="Times New Roman" w:hAnsi="Times New Roman"/>
          <w:position w:val="-10"/>
        </w:rPr>
        <w:object w:dxaOrig="1870" w:dyaOrig="430" w14:anchorId="7D9EC5D3">
          <v:shape id="_x0000_i1152" type="#_x0000_t75" style="width:93.6pt;height:21.6pt" o:ole="">
            <v:imagedata r:id="rId1242" o:title=""/>
          </v:shape>
          <o:OLEObject Type="Embed" ProgID="Equation.3" ShapeID="_x0000_i1152" DrawAspect="Content" ObjectID="_1587929031" r:id="rId1243"/>
        </w:object>
      </w:r>
      <w:r w:rsidRPr="00FF1180">
        <w:rPr>
          <w:rFonts w:ascii="Times New Roman" w:hAnsi="Times New Roman"/>
        </w:rPr>
        <w:t xml:space="preserve"> is given by the higher-layer parameter </w:t>
      </w:r>
      <w:r w:rsidRPr="00FF1180">
        <w:rPr>
          <w:rFonts w:ascii="Times New Roman" w:hAnsi="Times New Roman"/>
          <w:i/>
        </w:rPr>
        <w:t>DL-DMRS-Scrambling-ID</w:t>
      </w:r>
      <w:r w:rsidRPr="00FF1180">
        <w:rPr>
          <w:rFonts w:ascii="Times New Roman" w:hAnsi="Times New Roman"/>
        </w:rPr>
        <w:t xml:space="preserve"> if provided and the PDSCH is scheduled by PDCCH with CRC scrambled by C-RNTI or CS-RNTI</w:t>
      </w:r>
    </w:p>
    <w:p w14:paraId="3C2F27D6" w14:textId="77777777" w:rsidR="00C95926" w:rsidRPr="00FF1180" w:rsidRDefault="00C95926" w:rsidP="00FF1180">
      <w:pPr>
        <w:pStyle w:val="B1"/>
        <w:spacing w:after="0"/>
        <w:rPr>
          <w:rFonts w:ascii="Times New Roman" w:hAnsi="Times New Roman"/>
        </w:rPr>
      </w:pPr>
      <w:r w:rsidRPr="00FF1180">
        <w:rPr>
          <w:rFonts w:ascii="Times New Roman" w:hAnsi="Times New Roman"/>
        </w:rPr>
        <w:t>-</w:t>
      </w:r>
      <w:r w:rsidRPr="00FF1180">
        <w:rPr>
          <w:rFonts w:ascii="Times New Roman" w:hAnsi="Times New Roman"/>
        </w:rPr>
        <w:tab/>
      </w:r>
      <w:r w:rsidRPr="00FF1180">
        <w:rPr>
          <w:rFonts w:ascii="Times New Roman" w:hAnsi="Times New Roman"/>
          <w:position w:val="-10"/>
        </w:rPr>
        <w:object w:dxaOrig="860" w:dyaOrig="290" w14:anchorId="4F183B51">
          <v:shape id="_x0000_i1153" type="#_x0000_t75" style="width:42.6pt;height:14.4pt" o:ole="">
            <v:imagedata r:id="rId1244" o:title=""/>
          </v:shape>
          <o:OLEObject Type="Embed" ProgID="Equation.3" ShapeID="_x0000_i1153" DrawAspect="Content" ObjectID="_1587929032" r:id="rId1245"/>
        </w:object>
      </w:r>
      <w:r w:rsidRPr="00FF1180">
        <w:rPr>
          <w:rFonts w:ascii="Times New Roman" w:hAnsi="Times New Roman"/>
        </w:rPr>
        <w:t xml:space="preserve"> and </w:t>
      </w:r>
      <w:r w:rsidRPr="00FF1180">
        <w:rPr>
          <w:rFonts w:ascii="Times New Roman" w:hAnsi="Times New Roman"/>
          <w:position w:val="-10"/>
        </w:rPr>
        <w:object w:dxaOrig="1150" w:dyaOrig="430" w14:anchorId="6FA88271">
          <v:shape id="_x0000_i1154" type="#_x0000_t75" style="width:57.6pt;height:21.6pt" o:ole="">
            <v:imagedata r:id="rId1246" o:title=""/>
          </v:shape>
          <o:OLEObject Type="Embed" ProgID="Equation.3" ShapeID="_x0000_i1154" DrawAspect="Content" ObjectID="_1587929033" r:id="rId1247"/>
        </w:object>
      </w:r>
      <w:r w:rsidRPr="00FF1180">
        <w:rPr>
          <w:rFonts w:ascii="Times New Roman" w:hAnsi="Times New Roman"/>
        </w:rPr>
        <w:t xml:space="preserve"> otherwise</w:t>
      </w:r>
    </w:p>
    <w:p w14:paraId="78181DFF" w14:textId="77777777" w:rsidR="00C95926" w:rsidRPr="00FF1180" w:rsidRDefault="00C95926" w:rsidP="00FF1180">
      <w:pPr>
        <w:jc w:val="center"/>
        <w:rPr>
          <w:rFonts w:ascii="Times New Roman" w:hAnsi="Times New Roman"/>
          <w:color w:val="FF0000"/>
          <w:lang w:eastAsia="zh-CN"/>
        </w:rPr>
      </w:pPr>
      <w:r w:rsidRPr="00FF1180">
        <w:rPr>
          <w:rFonts w:ascii="Times New Roman" w:hAnsi="Times New Roman"/>
          <w:color w:val="FF0000"/>
          <w:lang w:eastAsia="zh-CN"/>
        </w:rPr>
        <w:t>------Unchanged parts are omitted------</w:t>
      </w:r>
    </w:p>
    <w:p w14:paraId="5043B6FF" w14:textId="77777777" w:rsidR="00C95926" w:rsidRPr="00FF1180" w:rsidRDefault="00C95926" w:rsidP="00FF1180">
      <w:pPr>
        <w:rPr>
          <w:rFonts w:ascii="Times New Roman" w:hAnsi="Times New Roman"/>
          <w:szCs w:val="20"/>
          <w:lang w:eastAsia="x-none"/>
        </w:rPr>
      </w:pPr>
      <w:r w:rsidRPr="00FF1180">
        <w:rPr>
          <w:rFonts w:ascii="Times New Roman" w:hAnsi="Times New Roman"/>
          <w:szCs w:val="20"/>
          <w:highlight w:val="green"/>
          <w:lang w:eastAsia="ko-KR"/>
        </w:rPr>
        <w:t>Agree</w:t>
      </w:r>
      <w:r w:rsidRPr="00FF1180">
        <w:rPr>
          <w:rFonts w:ascii="Times New Roman" w:hAnsi="Times New Roman"/>
          <w:szCs w:val="20"/>
          <w:lang w:eastAsia="ko-KR"/>
        </w:rPr>
        <w:t xml:space="preserve"> with the above TP and change 14 to </w:t>
      </w:r>
      <w:r w:rsidRPr="00FF1180">
        <w:rPr>
          <w:rFonts w:ascii="Times New Roman" w:hAnsi="Times New Roman"/>
          <w:position w:val="-12"/>
          <w:szCs w:val="20"/>
        </w:rPr>
        <w:object w:dxaOrig="480" w:dyaOrig="340" w14:anchorId="2EA11819">
          <v:shape id="_x0000_i1155" type="#_x0000_t75" style="width:27.6pt;height:19.2pt" o:ole="">
            <v:imagedata r:id="rId1248" o:title=""/>
          </v:shape>
          <o:OLEObject Type="Embed" ProgID="Equation.DSMT4" ShapeID="_x0000_i1155" DrawAspect="Content" ObjectID="_1587929034" r:id="rId1249"/>
        </w:object>
      </w:r>
    </w:p>
    <w:p w14:paraId="50D03C1D" w14:textId="77777777" w:rsidR="00C95926" w:rsidRDefault="00C95926" w:rsidP="00C95926">
      <w:pPr>
        <w:rPr>
          <w:lang w:eastAsia="x-none"/>
        </w:rPr>
      </w:pPr>
    </w:p>
    <w:p w14:paraId="5F9EF874" w14:textId="77777777" w:rsidR="00C95926" w:rsidRDefault="00C95926" w:rsidP="00C95926">
      <w:pPr>
        <w:rPr>
          <w:lang w:eastAsia="x-none"/>
        </w:rPr>
      </w:pPr>
    </w:p>
    <w:p w14:paraId="70AE64C3" w14:textId="77777777" w:rsidR="00C95926" w:rsidRPr="00FF1180" w:rsidRDefault="00C95926" w:rsidP="00C95926">
      <w:pPr>
        <w:rPr>
          <w:lang w:eastAsia="x-none"/>
        </w:rPr>
      </w:pPr>
      <w:r w:rsidRPr="00FF1180">
        <w:rPr>
          <w:highlight w:val="green"/>
          <w:lang w:eastAsia="x-none"/>
        </w:rPr>
        <w:t>Agreement</w:t>
      </w:r>
    </w:p>
    <w:p w14:paraId="6D5C78E2" w14:textId="77777777" w:rsidR="00C95926" w:rsidRPr="00FF1180" w:rsidRDefault="00C95926" w:rsidP="00C95926">
      <w:pPr>
        <w:rPr>
          <w:szCs w:val="20"/>
        </w:rPr>
      </w:pPr>
      <w:r w:rsidRPr="00FF1180">
        <w:rPr>
          <w:szCs w:val="20"/>
        </w:rPr>
        <w:t>&lt;&lt;&lt;&lt; Text proposal for section 6.4.1.1.3 in TS 38.211 &lt;&lt;&lt;&lt;</w:t>
      </w:r>
    </w:p>
    <w:p w14:paraId="0F96739C" w14:textId="77777777" w:rsidR="00C95926" w:rsidRPr="00D47A31" w:rsidRDefault="00C95926" w:rsidP="00C95926">
      <w:pPr>
        <w:spacing w:beforeLines="50" w:before="120"/>
        <w:rPr>
          <w:rFonts w:ascii="Times New Roman" w:hAnsi="Times New Roman"/>
          <w:color w:val="000000"/>
          <w:kern w:val="2"/>
          <w:szCs w:val="20"/>
        </w:rPr>
      </w:pPr>
      <w:r w:rsidRPr="00D47A31">
        <w:rPr>
          <w:rFonts w:ascii="Times New Roman" w:hAnsi="Times New Roman"/>
          <w:color w:val="000000"/>
          <w:szCs w:val="20"/>
        </w:rPr>
        <w:t>6.4.1.1.3</w:t>
      </w:r>
      <w:r w:rsidRPr="00D47A31">
        <w:rPr>
          <w:rFonts w:ascii="Times New Roman" w:hAnsi="Times New Roman"/>
          <w:color w:val="000000"/>
          <w:szCs w:val="20"/>
        </w:rPr>
        <w:tab/>
        <w:t>Precoding and mapping to physical resources</w:t>
      </w:r>
    </w:p>
    <w:p w14:paraId="19DDE4BE" w14:textId="77777777" w:rsidR="00C95926" w:rsidRPr="00D47A31" w:rsidRDefault="00C95926" w:rsidP="00C95926">
      <w:pPr>
        <w:rPr>
          <w:rFonts w:ascii="Times New Roman" w:hAnsi="Times New Roman"/>
          <w:color w:val="000000"/>
          <w:kern w:val="2"/>
          <w:szCs w:val="20"/>
        </w:rPr>
      </w:pPr>
      <w:r w:rsidRPr="00D47A31">
        <w:rPr>
          <w:rFonts w:ascii="Times New Roman" w:hAnsi="Times New Roman"/>
          <w:color w:val="000000"/>
          <w:kern w:val="2"/>
          <w:szCs w:val="20"/>
        </w:rPr>
        <w:t>[…]</w:t>
      </w:r>
    </w:p>
    <w:p w14:paraId="709D01EC" w14:textId="77777777" w:rsidR="00C95926" w:rsidRPr="00D47A31" w:rsidRDefault="00C95926" w:rsidP="00C95926">
      <w:pPr>
        <w:pStyle w:val="TH"/>
        <w:rPr>
          <w:rFonts w:ascii="Times New Roman" w:hAnsi="Times New Roman"/>
        </w:rPr>
      </w:pPr>
      <w:r w:rsidRPr="00D47A31">
        <w:rPr>
          <w:rFonts w:ascii="Times New Roman" w:hAnsi="Times New Roman"/>
        </w:rPr>
        <w:t xml:space="preserve">Table 6.4.1.1.3-6: PUSCH DM-RS positions </w:t>
      </w:r>
      <w:r w:rsidRPr="00D47A31">
        <w:rPr>
          <w:rFonts w:ascii="Times New Roman" w:hAnsi="Times New Roman"/>
          <w:position w:val="-6"/>
        </w:rPr>
        <w:object w:dxaOrig="140" w:dyaOrig="290" w14:anchorId="7526320C">
          <v:shape id="_x0000_i1156" type="#_x0000_t75" style="width:6.6pt;height:14.4pt" o:ole="">
            <v:imagedata r:id="rId1250" o:title=""/>
          </v:shape>
          <o:OLEObject Type="Embed" ProgID="Equation.3" ShapeID="_x0000_i1156" DrawAspect="Content" ObjectID="_1587929035" r:id="rId1251"/>
        </w:object>
      </w:r>
      <w:r w:rsidRPr="00D47A31">
        <w:rPr>
          <w:rFonts w:ascii="Times New Roman" w:hAnsi="Times New Roman"/>
        </w:rPr>
        <w:t xml:space="preserve"> for single-symbol DM-RS and frequency hopping enabled.</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882"/>
        <w:gridCol w:w="867"/>
        <w:gridCol w:w="1118"/>
        <w:gridCol w:w="1134"/>
        <w:gridCol w:w="828"/>
        <w:gridCol w:w="873"/>
        <w:gridCol w:w="1041"/>
        <w:gridCol w:w="943"/>
      </w:tblGrid>
      <w:tr w:rsidR="00C95926" w:rsidRPr="00D47A31" w14:paraId="59CF11D2" w14:textId="77777777" w:rsidTr="00D17219">
        <w:trPr>
          <w:jc w:val="center"/>
        </w:trPr>
        <w:tc>
          <w:tcPr>
            <w:tcW w:w="1245" w:type="dxa"/>
            <w:vMerge w:val="restart"/>
            <w:shd w:val="clear" w:color="auto" w:fill="auto"/>
          </w:tcPr>
          <w:p w14:paraId="525F9DB7"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Duration in symbols</w:t>
            </w:r>
            <w:ins w:id="494" w:author="NTT DOCOMO, INC." w:date="2018-04-13T19:20:00Z">
              <w:r w:rsidRPr="00D47A31">
                <w:rPr>
                  <w:rFonts w:ascii="Times New Roman" w:hAnsi="Times New Roman"/>
                  <w:sz w:val="20"/>
                </w:rPr>
                <w:t xml:space="preserve"> </w:t>
              </w:r>
              <w:r w:rsidRPr="00D47A31">
                <w:rPr>
                  <w:rFonts w:ascii="Times New Roman" w:eastAsia="Batang" w:hAnsi="Times New Roman"/>
                  <w:sz w:val="20"/>
                </w:rPr>
                <w:t>for each hop</w:t>
              </w:r>
            </w:ins>
          </w:p>
        </w:tc>
        <w:tc>
          <w:tcPr>
            <w:tcW w:w="7686" w:type="dxa"/>
            <w:gridSpan w:val="8"/>
            <w:tcBorders>
              <w:bottom w:val="nil"/>
            </w:tcBorders>
            <w:shd w:val="clear" w:color="auto" w:fill="auto"/>
          </w:tcPr>
          <w:p w14:paraId="39324D5F" w14:textId="77777777" w:rsidR="00C95926" w:rsidRPr="00D47A31" w:rsidRDefault="00C95926" w:rsidP="00D17219">
            <w:pPr>
              <w:jc w:val="center"/>
              <w:rPr>
                <w:rFonts w:ascii="Times New Roman" w:hAnsi="Times New Roman"/>
                <w:b/>
                <w:szCs w:val="20"/>
              </w:rPr>
            </w:pPr>
            <w:r w:rsidRPr="00D47A31">
              <w:rPr>
                <w:rFonts w:ascii="Times New Roman" w:hAnsi="Times New Roman"/>
                <w:b/>
                <w:szCs w:val="20"/>
              </w:rPr>
              <w:t xml:space="preserve">DM-RS positions </w:t>
            </w:r>
            <w:r w:rsidRPr="00D47A31">
              <w:rPr>
                <w:rFonts w:ascii="Times New Roman" w:hAnsi="Times New Roman"/>
                <w:position w:val="-6"/>
                <w:szCs w:val="20"/>
              </w:rPr>
              <w:object w:dxaOrig="140" w:dyaOrig="290" w14:anchorId="555AF4B0">
                <v:shape id="_x0000_i1157" type="#_x0000_t75" style="width:6.6pt;height:14.4pt" o:ole="">
                  <v:imagedata r:id="rId1250" o:title=""/>
                </v:shape>
                <o:OLEObject Type="Embed" ProgID="Equation.3" ShapeID="_x0000_i1157" DrawAspect="Content" ObjectID="_1587929036" r:id="rId1252"/>
              </w:object>
            </w:r>
          </w:p>
        </w:tc>
      </w:tr>
      <w:tr w:rsidR="00C95926" w:rsidRPr="00D47A31" w14:paraId="248E9018" w14:textId="77777777" w:rsidTr="00D17219">
        <w:trPr>
          <w:jc w:val="center"/>
        </w:trPr>
        <w:tc>
          <w:tcPr>
            <w:tcW w:w="1245" w:type="dxa"/>
            <w:vMerge/>
            <w:shd w:val="clear" w:color="auto" w:fill="auto"/>
          </w:tcPr>
          <w:p w14:paraId="77EB9D19" w14:textId="77777777" w:rsidR="00C95926" w:rsidRPr="00D47A31" w:rsidRDefault="00C95926" w:rsidP="00D17219">
            <w:pPr>
              <w:pStyle w:val="TAH"/>
              <w:rPr>
                <w:rFonts w:ascii="Times New Roman" w:eastAsia="Batang" w:hAnsi="Times New Roman"/>
                <w:sz w:val="20"/>
              </w:rPr>
            </w:pPr>
          </w:p>
        </w:tc>
        <w:tc>
          <w:tcPr>
            <w:tcW w:w="4001" w:type="dxa"/>
            <w:gridSpan w:val="4"/>
            <w:tcBorders>
              <w:top w:val="nil"/>
            </w:tcBorders>
            <w:shd w:val="clear" w:color="auto" w:fill="auto"/>
            <w:vAlign w:val="bottom"/>
          </w:tcPr>
          <w:p w14:paraId="24F6B2EF"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PUSCH mapping type A</w:t>
            </w:r>
          </w:p>
        </w:tc>
        <w:tc>
          <w:tcPr>
            <w:tcW w:w="3685" w:type="dxa"/>
            <w:gridSpan w:val="4"/>
            <w:tcBorders>
              <w:top w:val="nil"/>
            </w:tcBorders>
            <w:shd w:val="clear" w:color="auto" w:fill="auto"/>
          </w:tcPr>
          <w:p w14:paraId="273B2F33"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PUSCH mapping type B</w:t>
            </w:r>
          </w:p>
        </w:tc>
      </w:tr>
      <w:tr w:rsidR="00C95926" w:rsidRPr="00D47A31" w14:paraId="0F47812C" w14:textId="77777777" w:rsidTr="00D17219">
        <w:trPr>
          <w:jc w:val="center"/>
        </w:trPr>
        <w:tc>
          <w:tcPr>
            <w:tcW w:w="1245" w:type="dxa"/>
            <w:vMerge/>
            <w:shd w:val="clear" w:color="auto" w:fill="auto"/>
          </w:tcPr>
          <w:p w14:paraId="0C3AB706" w14:textId="77777777" w:rsidR="00C95926" w:rsidRPr="00D47A31" w:rsidRDefault="00C95926" w:rsidP="00D17219">
            <w:pPr>
              <w:pStyle w:val="TAH"/>
              <w:rPr>
                <w:rFonts w:ascii="Times New Roman" w:eastAsia="Batang" w:hAnsi="Times New Roman"/>
                <w:sz w:val="20"/>
              </w:rPr>
            </w:pPr>
          </w:p>
        </w:tc>
        <w:tc>
          <w:tcPr>
            <w:tcW w:w="4001" w:type="dxa"/>
            <w:gridSpan w:val="4"/>
            <w:tcBorders>
              <w:bottom w:val="nil"/>
            </w:tcBorders>
            <w:shd w:val="clear" w:color="auto" w:fill="auto"/>
            <w:vAlign w:val="bottom"/>
          </w:tcPr>
          <w:p w14:paraId="438C0D8A"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UL-DMRS-add-pos</w:t>
            </w:r>
          </w:p>
        </w:tc>
        <w:tc>
          <w:tcPr>
            <w:tcW w:w="3685" w:type="dxa"/>
            <w:gridSpan w:val="4"/>
            <w:tcBorders>
              <w:bottom w:val="nil"/>
            </w:tcBorders>
            <w:shd w:val="clear" w:color="auto" w:fill="auto"/>
            <w:vAlign w:val="bottom"/>
          </w:tcPr>
          <w:p w14:paraId="6EF02EFD"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UL-DMRS-add-pos</w:t>
            </w:r>
          </w:p>
        </w:tc>
      </w:tr>
      <w:tr w:rsidR="00C95926" w:rsidRPr="00D47A31" w14:paraId="274CC11A" w14:textId="77777777" w:rsidTr="00D17219">
        <w:trPr>
          <w:jc w:val="center"/>
        </w:trPr>
        <w:tc>
          <w:tcPr>
            <w:tcW w:w="1245" w:type="dxa"/>
            <w:vMerge/>
            <w:shd w:val="clear" w:color="auto" w:fill="auto"/>
          </w:tcPr>
          <w:p w14:paraId="45331FC5" w14:textId="77777777" w:rsidR="00C95926" w:rsidRPr="00D47A31" w:rsidRDefault="00C95926" w:rsidP="00D17219">
            <w:pPr>
              <w:pStyle w:val="TAH"/>
              <w:rPr>
                <w:rFonts w:ascii="Times New Roman" w:eastAsia="Batang" w:hAnsi="Times New Roman"/>
                <w:sz w:val="20"/>
              </w:rPr>
            </w:pPr>
          </w:p>
        </w:tc>
        <w:tc>
          <w:tcPr>
            <w:tcW w:w="1749" w:type="dxa"/>
            <w:gridSpan w:val="2"/>
            <w:tcBorders>
              <w:top w:val="nil"/>
              <w:bottom w:val="nil"/>
            </w:tcBorders>
            <w:shd w:val="clear" w:color="auto" w:fill="auto"/>
            <w:vAlign w:val="bottom"/>
          </w:tcPr>
          <w:p w14:paraId="5556978A"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0</w:t>
            </w:r>
          </w:p>
        </w:tc>
        <w:tc>
          <w:tcPr>
            <w:tcW w:w="2252" w:type="dxa"/>
            <w:gridSpan w:val="2"/>
            <w:tcBorders>
              <w:top w:val="nil"/>
              <w:bottom w:val="nil"/>
            </w:tcBorders>
            <w:shd w:val="clear" w:color="auto" w:fill="auto"/>
          </w:tcPr>
          <w:p w14:paraId="76007434"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1</w:t>
            </w:r>
          </w:p>
        </w:tc>
        <w:tc>
          <w:tcPr>
            <w:tcW w:w="1701" w:type="dxa"/>
            <w:gridSpan w:val="2"/>
            <w:tcBorders>
              <w:top w:val="nil"/>
              <w:bottom w:val="nil"/>
            </w:tcBorders>
            <w:shd w:val="clear" w:color="auto" w:fill="auto"/>
            <w:vAlign w:val="bottom"/>
          </w:tcPr>
          <w:p w14:paraId="0A76DE63"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0</w:t>
            </w:r>
          </w:p>
        </w:tc>
        <w:tc>
          <w:tcPr>
            <w:tcW w:w="1984" w:type="dxa"/>
            <w:gridSpan w:val="2"/>
            <w:tcBorders>
              <w:top w:val="nil"/>
              <w:bottom w:val="nil"/>
            </w:tcBorders>
            <w:shd w:val="clear" w:color="auto" w:fill="auto"/>
          </w:tcPr>
          <w:p w14:paraId="0D3E3A3C"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1</w:t>
            </w:r>
          </w:p>
        </w:tc>
      </w:tr>
      <w:tr w:rsidR="00C95926" w:rsidRPr="00D47A31" w14:paraId="30A1EA14" w14:textId="77777777" w:rsidTr="00D17219">
        <w:trPr>
          <w:jc w:val="center"/>
        </w:trPr>
        <w:tc>
          <w:tcPr>
            <w:tcW w:w="1245" w:type="dxa"/>
            <w:vMerge/>
            <w:shd w:val="clear" w:color="auto" w:fill="auto"/>
          </w:tcPr>
          <w:p w14:paraId="4698C9DA" w14:textId="77777777" w:rsidR="00C95926" w:rsidRPr="00D47A31" w:rsidRDefault="00C95926" w:rsidP="00D17219">
            <w:pPr>
              <w:pStyle w:val="TAH"/>
              <w:rPr>
                <w:rFonts w:ascii="Times New Roman" w:eastAsia="Batang" w:hAnsi="Times New Roman"/>
                <w:sz w:val="20"/>
              </w:rPr>
            </w:pPr>
          </w:p>
        </w:tc>
        <w:tc>
          <w:tcPr>
            <w:tcW w:w="882" w:type="dxa"/>
            <w:tcBorders>
              <w:top w:val="nil"/>
            </w:tcBorders>
            <w:shd w:val="clear" w:color="auto" w:fill="auto"/>
          </w:tcPr>
          <w:p w14:paraId="6E848E01"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First</w:t>
            </w:r>
            <w:r w:rsidRPr="00D47A31">
              <w:rPr>
                <w:rFonts w:ascii="Times New Roman" w:eastAsia="Batang" w:hAnsi="Times New Roman"/>
                <w:sz w:val="20"/>
              </w:rPr>
              <w:br/>
              <w:t>hop</w:t>
            </w:r>
          </w:p>
        </w:tc>
        <w:tc>
          <w:tcPr>
            <w:tcW w:w="867" w:type="dxa"/>
            <w:tcBorders>
              <w:top w:val="nil"/>
            </w:tcBorders>
            <w:shd w:val="clear" w:color="auto" w:fill="auto"/>
          </w:tcPr>
          <w:p w14:paraId="6E48A616"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Second</w:t>
            </w:r>
            <w:r w:rsidRPr="00D47A31">
              <w:rPr>
                <w:rFonts w:ascii="Times New Roman" w:eastAsia="Batang" w:hAnsi="Times New Roman"/>
                <w:sz w:val="20"/>
              </w:rPr>
              <w:br/>
              <w:t>hop</w:t>
            </w:r>
          </w:p>
        </w:tc>
        <w:tc>
          <w:tcPr>
            <w:tcW w:w="1118" w:type="dxa"/>
            <w:tcBorders>
              <w:top w:val="nil"/>
            </w:tcBorders>
            <w:shd w:val="clear" w:color="auto" w:fill="auto"/>
          </w:tcPr>
          <w:p w14:paraId="74187F38"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 xml:space="preserve">First </w:t>
            </w:r>
            <w:r w:rsidRPr="00D47A31">
              <w:rPr>
                <w:rFonts w:ascii="Times New Roman" w:eastAsia="Batang" w:hAnsi="Times New Roman"/>
                <w:sz w:val="20"/>
              </w:rPr>
              <w:br/>
              <w:t>hop</w:t>
            </w:r>
          </w:p>
        </w:tc>
        <w:tc>
          <w:tcPr>
            <w:tcW w:w="1134" w:type="dxa"/>
            <w:tcBorders>
              <w:top w:val="nil"/>
            </w:tcBorders>
            <w:shd w:val="clear" w:color="auto" w:fill="auto"/>
          </w:tcPr>
          <w:p w14:paraId="6AD57077"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Second</w:t>
            </w:r>
            <w:r w:rsidRPr="00D47A31">
              <w:rPr>
                <w:rFonts w:ascii="Times New Roman" w:eastAsia="Batang" w:hAnsi="Times New Roman"/>
                <w:sz w:val="20"/>
              </w:rPr>
              <w:br/>
              <w:t>hop</w:t>
            </w:r>
          </w:p>
        </w:tc>
        <w:tc>
          <w:tcPr>
            <w:tcW w:w="828" w:type="dxa"/>
            <w:tcBorders>
              <w:top w:val="nil"/>
            </w:tcBorders>
            <w:shd w:val="clear" w:color="auto" w:fill="auto"/>
          </w:tcPr>
          <w:p w14:paraId="19487F71"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First</w:t>
            </w:r>
            <w:r w:rsidRPr="00D47A31">
              <w:rPr>
                <w:rFonts w:ascii="Times New Roman" w:eastAsia="Batang" w:hAnsi="Times New Roman"/>
                <w:sz w:val="20"/>
              </w:rPr>
              <w:br/>
              <w:t>hop</w:t>
            </w:r>
          </w:p>
        </w:tc>
        <w:tc>
          <w:tcPr>
            <w:tcW w:w="873" w:type="dxa"/>
            <w:tcBorders>
              <w:top w:val="nil"/>
            </w:tcBorders>
            <w:shd w:val="clear" w:color="auto" w:fill="auto"/>
          </w:tcPr>
          <w:p w14:paraId="0D4DCF6C"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Second</w:t>
            </w:r>
            <w:r w:rsidRPr="00D47A31">
              <w:rPr>
                <w:rFonts w:ascii="Times New Roman" w:eastAsia="Batang" w:hAnsi="Times New Roman"/>
                <w:sz w:val="20"/>
              </w:rPr>
              <w:br/>
              <w:t>hop</w:t>
            </w:r>
          </w:p>
        </w:tc>
        <w:tc>
          <w:tcPr>
            <w:tcW w:w="1041" w:type="dxa"/>
            <w:tcBorders>
              <w:top w:val="nil"/>
            </w:tcBorders>
            <w:shd w:val="clear" w:color="auto" w:fill="auto"/>
          </w:tcPr>
          <w:p w14:paraId="7D1B0CA4"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First</w:t>
            </w:r>
            <w:r w:rsidRPr="00D47A31">
              <w:rPr>
                <w:rFonts w:ascii="Times New Roman" w:eastAsia="Batang" w:hAnsi="Times New Roman"/>
                <w:sz w:val="20"/>
              </w:rPr>
              <w:br/>
              <w:t>hop</w:t>
            </w:r>
          </w:p>
        </w:tc>
        <w:tc>
          <w:tcPr>
            <w:tcW w:w="943" w:type="dxa"/>
            <w:tcBorders>
              <w:top w:val="nil"/>
            </w:tcBorders>
            <w:shd w:val="clear" w:color="auto" w:fill="auto"/>
          </w:tcPr>
          <w:p w14:paraId="11C0E871" w14:textId="77777777" w:rsidR="00C95926" w:rsidRPr="00D47A31" w:rsidRDefault="00C95926" w:rsidP="00D17219">
            <w:pPr>
              <w:pStyle w:val="TAH"/>
              <w:rPr>
                <w:rFonts w:ascii="Times New Roman" w:eastAsia="Batang" w:hAnsi="Times New Roman"/>
                <w:sz w:val="20"/>
              </w:rPr>
            </w:pPr>
            <w:r w:rsidRPr="00D47A31">
              <w:rPr>
                <w:rFonts w:ascii="Times New Roman" w:eastAsia="Batang" w:hAnsi="Times New Roman"/>
                <w:sz w:val="20"/>
              </w:rPr>
              <w:t>Second</w:t>
            </w:r>
            <w:r w:rsidRPr="00D47A31">
              <w:rPr>
                <w:rFonts w:ascii="Times New Roman" w:eastAsia="Batang" w:hAnsi="Times New Roman"/>
                <w:sz w:val="20"/>
              </w:rPr>
              <w:br/>
              <w:t>hop</w:t>
            </w:r>
          </w:p>
        </w:tc>
      </w:tr>
      <w:tr w:rsidR="00C95926" w:rsidRPr="00D47A31" w14:paraId="56A16B1E" w14:textId="77777777" w:rsidTr="00D17219">
        <w:trPr>
          <w:jc w:val="center"/>
        </w:trPr>
        <w:tc>
          <w:tcPr>
            <w:tcW w:w="1245" w:type="dxa"/>
            <w:shd w:val="clear" w:color="auto" w:fill="auto"/>
          </w:tcPr>
          <w:p w14:paraId="4E9DCF7D"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≤3</w:t>
            </w:r>
          </w:p>
        </w:tc>
        <w:tc>
          <w:tcPr>
            <w:tcW w:w="882" w:type="dxa"/>
            <w:shd w:val="clear" w:color="auto" w:fill="auto"/>
          </w:tcPr>
          <w:p w14:paraId="172DE087"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w:t>
            </w:r>
          </w:p>
        </w:tc>
        <w:tc>
          <w:tcPr>
            <w:tcW w:w="867" w:type="dxa"/>
            <w:shd w:val="clear" w:color="auto" w:fill="auto"/>
          </w:tcPr>
          <w:p w14:paraId="560B6705"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w:t>
            </w:r>
          </w:p>
        </w:tc>
        <w:tc>
          <w:tcPr>
            <w:tcW w:w="1118" w:type="dxa"/>
            <w:shd w:val="clear" w:color="auto" w:fill="auto"/>
          </w:tcPr>
          <w:p w14:paraId="0E7C0BB4"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w:t>
            </w:r>
          </w:p>
        </w:tc>
        <w:tc>
          <w:tcPr>
            <w:tcW w:w="1134" w:type="dxa"/>
            <w:shd w:val="clear" w:color="auto" w:fill="auto"/>
          </w:tcPr>
          <w:p w14:paraId="47D9A68C"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w:t>
            </w:r>
          </w:p>
        </w:tc>
        <w:tc>
          <w:tcPr>
            <w:tcW w:w="828" w:type="dxa"/>
            <w:shd w:val="clear" w:color="auto" w:fill="auto"/>
          </w:tcPr>
          <w:p w14:paraId="03D71E82"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object w:dxaOrig="140" w:dyaOrig="290" w14:anchorId="1D69E75F">
                <v:shape id="_x0000_i1158" type="#_x0000_t75" style="width:6.6pt;height:14.4pt" o:ole="">
                  <v:imagedata r:id="rId1253" o:title=""/>
                </v:shape>
                <o:OLEObject Type="Embed" ProgID="Equation.3" ShapeID="_x0000_i1158" DrawAspect="Content" ObjectID="_1587929037" r:id="rId1254"/>
              </w:object>
            </w:r>
          </w:p>
        </w:tc>
        <w:tc>
          <w:tcPr>
            <w:tcW w:w="873" w:type="dxa"/>
            <w:shd w:val="clear" w:color="auto" w:fill="auto"/>
          </w:tcPr>
          <w:p w14:paraId="6EBA05F0"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0</w:t>
            </w:r>
          </w:p>
        </w:tc>
        <w:tc>
          <w:tcPr>
            <w:tcW w:w="1041" w:type="dxa"/>
            <w:shd w:val="clear" w:color="auto" w:fill="auto"/>
          </w:tcPr>
          <w:p w14:paraId="7182C889" w14:textId="77777777" w:rsidR="00C95926" w:rsidRPr="00D47A31" w:rsidRDefault="00C95926" w:rsidP="00D17219">
            <w:pPr>
              <w:jc w:val="center"/>
              <w:rPr>
                <w:rFonts w:ascii="Times New Roman" w:hAnsi="Times New Roman"/>
                <w:position w:val="-10"/>
                <w:szCs w:val="20"/>
              </w:rPr>
            </w:pPr>
            <w:r w:rsidRPr="00D47A31">
              <w:rPr>
                <w:rFonts w:ascii="Times New Roman" w:eastAsia="Malgun Gothic" w:hAnsi="Times New Roman"/>
                <w:i/>
                <w:color w:val="FF0000"/>
                <w:position w:val="-10"/>
                <w:szCs w:val="20"/>
              </w:rPr>
              <w:t>l</w:t>
            </w:r>
            <w:r w:rsidRPr="00D47A31">
              <w:rPr>
                <w:rFonts w:ascii="Times New Roman" w:eastAsia="Malgun Gothic" w:hAnsi="Times New Roman"/>
                <w:color w:val="FF0000"/>
                <w:position w:val="-10"/>
                <w:szCs w:val="20"/>
                <w:vertAlign w:val="subscript"/>
              </w:rPr>
              <w:t>0</w:t>
            </w:r>
          </w:p>
        </w:tc>
        <w:tc>
          <w:tcPr>
            <w:tcW w:w="943" w:type="dxa"/>
            <w:shd w:val="clear" w:color="auto" w:fill="auto"/>
          </w:tcPr>
          <w:p w14:paraId="415435D1" w14:textId="77777777" w:rsidR="00C95926" w:rsidRPr="00D47A31" w:rsidRDefault="00C95926" w:rsidP="00D17219">
            <w:pPr>
              <w:jc w:val="center"/>
              <w:rPr>
                <w:rFonts w:ascii="Times New Roman" w:hAnsi="Times New Roman"/>
                <w:position w:val="-10"/>
                <w:szCs w:val="20"/>
              </w:rPr>
            </w:pPr>
            <w:r w:rsidRPr="00D47A31">
              <w:rPr>
                <w:rFonts w:ascii="Times New Roman" w:eastAsia="Malgun Gothic" w:hAnsi="Times New Roman"/>
                <w:color w:val="FF0000"/>
                <w:position w:val="-10"/>
                <w:szCs w:val="20"/>
              </w:rPr>
              <w:t>0</w:t>
            </w:r>
          </w:p>
        </w:tc>
      </w:tr>
      <w:tr w:rsidR="00C95926" w:rsidRPr="00D47A31" w14:paraId="710D4D17" w14:textId="77777777" w:rsidTr="00D17219">
        <w:trPr>
          <w:jc w:val="center"/>
        </w:trPr>
        <w:tc>
          <w:tcPr>
            <w:tcW w:w="1245" w:type="dxa"/>
            <w:shd w:val="clear" w:color="auto" w:fill="auto"/>
          </w:tcPr>
          <w:p w14:paraId="09972FB9"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4</w:t>
            </w:r>
          </w:p>
        </w:tc>
        <w:tc>
          <w:tcPr>
            <w:tcW w:w="882" w:type="dxa"/>
            <w:shd w:val="clear" w:color="auto" w:fill="auto"/>
          </w:tcPr>
          <w:p w14:paraId="080E8D2C"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object w:dxaOrig="140" w:dyaOrig="290" w14:anchorId="02DDDC6A">
                <v:shape id="_x0000_i1159" type="#_x0000_t75" style="width:6.6pt;height:14.4pt" o:ole="">
                  <v:imagedata r:id="rId1253" o:title=""/>
                </v:shape>
                <o:OLEObject Type="Embed" ProgID="Equation.3" ShapeID="_x0000_i1159" DrawAspect="Content" ObjectID="_1587929038" r:id="rId1255"/>
              </w:object>
            </w:r>
          </w:p>
        </w:tc>
        <w:tc>
          <w:tcPr>
            <w:tcW w:w="867" w:type="dxa"/>
            <w:shd w:val="clear" w:color="auto" w:fill="auto"/>
          </w:tcPr>
          <w:p w14:paraId="314A96F8"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0</w:t>
            </w:r>
          </w:p>
        </w:tc>
        <w:tc>
          <w:tcPr>
            <w:tcW w:w="1118" w:type="dxa"/>
            <w:shd w:val="clear" w:color="auto" w:fill="auto"/>
          </w:tcPr>
          <w:p w14:paraId="158E7499" w14:textId="77777777" w:rsidR="00C95926" w:rsidRPr="00D47A31" w:rsidRDefault="00C95926" w:rsidP="00D17219">
            <w:pPr>
              <w:jc w:val="center"/>
              <w:rPr>
                <w:rFonts w:ascii="Times New Roman" w:eastAsia="Malgun Gothic" w:hAnsi="Times New Roman"/>
                <w:color w:val="FF0000"/>
                <w:position w:val="-10"/>
                <w:szCs w:val="20"/>
              </w:rPr>
            </w:pPr>
            <w:r w:rsidRPr="00D47A31">
              <w:rPr>
                <w:rFonts w:ascii="Times New Roman" w:eastAsia="Malgun Gothic" w:hAnsi="Times New Roman"/>
                <w:i/>
                <w:color w:val="FF0000"/>
                <w:position w:val="-10"/>
                <w:szCs w:val="20"/>
              </w:rPr>
              <w:t>l</w:t>
            </w:r>
            <w:r w:rsidRPr="00D47A31">
              <w:rPr>
                <w:rFonts w:ascii="Times New Roman" w:eastAsia="Malgun Gothic" w:hAnsi="Times New Roman"/>
                <w:color w:val="FF0000"/>
                <w:position w:val="-10"/>
                <w:szCs w:val="20"/>
                <w:vertAlign w:val="subscript"/>
              </w:rPr>
              <w:t>0</w:t>
            </w:r>
          </w:p>
        </w:tc>
        <w:tc>
          <w:tcPr>
            <w:tcW w:w="1134" w:type="dxa"/>
            <w:shd w:val="clear" w:color="auto" w:fill="auto"/>
          </w:tcPr>
          <w:p w14:paraId="151BD685" w14:textId="77777777" w:rsidR="00C95926" w:rsidRPr="00D47A31" w:rsidRDefault="00C95926" w:rsidP="00D17219">
            <w:pPr>
              <w:jc w:val="center"/>
              <w:rPr>
                <w:rFonts w:ascii="Times New Roman" w:eastAsia="Malgun Gothic" w:hAnsi="Times New Roman"/>
                <w:color w:val="FF0000"/>
                <w:position w:val="-10"/>
                <w:szCs w:val="20"/>
              </w:rPr>
            </w:pPr>
            <w:r w:rsidRPr="00D47A31">
              <w:rPr>
                <w:rFonts w:ascii="Times New Roman" w:eastAsia="Malgun Gothic" w:hAnsi="Times New Roman"/>
                <w:color w:val="FF0000"/>
                <w:position w:val="-10"/>
                <w:szCs w:val="20"/>
              </w:rPr>
              <w:t>0</w:t>
            </w:r>
          </w:p>
        </w:tc>
        <w:tc>
          <w:tcPr>
            <w:tcW w:w="828" w:type="dxa"/>
            <w:shd w:val="clear" w:color="auto" w:fill="auto"/>
          </w:tcPr>
          <w:p w14:paraId="680163FC"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object w:dxaOrig="140" w:dyaOrig="290" w14:anchorId="145D8B21">
                <v:shape id="_x0000_i1160" type="#_x0000_t75" style="width:6.6pt;height:14.4pt" o:ole="">
                  <v:imagedata r:id="rId1253" o:title=""/>
                </v:shape>
                <o:OLEObject Type="Embed" ProgID="Equation.3" ShapeID="_x0000_i1160" DrawAspect="Content" ObjectID="_1587929039" r:id="rId1256"/>
              </w:object>
            </w:r>
          </w:p>
        </w:tc>
        <w:tc>
          <w:tcPr>
            <w:tcW w:w="873" w:type="dxa"/>
            <w:shd w:val="clear" w:color="auto" w:fill="auto"/>
          </w:tcPr>
          <w:p w14:paraId="1865B92E"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0</w:t>
            </w:r>
          </w:p>
        </w:tc>
        <w:tc>
          <w:tcPr>
            <w:tcW w:w="1041" w:type="dxa"/>
            <w:shd w:val="clear" w:color="auto" w:fill="auto"/>
          </w:tcPr>
          <w:p w14:paraId="117DCC24" w14:textId="77777777" w:rsidR="00C95926" w:rsidRPr="00D47A31" w:rsidRDefault="00C95926" w:rsidP="00D17219">
            <w:pPr>
              <w:jc w:val="center"/>
              <w:rPr>
                <w:rFonts w:ascii="Times New Roman" w:hAnsi="Times New Roman"/>
                <w:position w:val="-10"/>
                <w:szCs w:val="20"/>
              </w:rPr>
            </w:pPr>
            <w:r w:rsidRPr="00D47A31">
              <w:rPr>
                <w:rFonts w:ascii="Times New Roman" w:eastAsia="Malgun Gothic" w:hAnsi="Times New Roman"/>
                <w:i/>
                <w:color w:val="FF0000"/>
                <w:position w:val="-10"/>
                <w:szCs w:val="20"/>
              </w:rPr>
              <w:t>l</w:t>
            </w:r>
            <w:r w:rsidRPr="00D47A31">
              <w:rPr>
                <w:rFonts w:ascii="Times New Roman" w:eastAsia="Malgun Gothic" w:hAnsi="Times New Roman"/>
                <w:color w:val="FF0000"/>
                <w:position w:val="-10"/>
                <w:szCs w:val="20"/>
                <w:vertAlign w:val="subscript"/>
              </w:rPr>
              <w:t>0</w:t>
            </w:r>
          </w:p>
        </w:tc>
        <w:tc>
          <w:tcPr>
            <w:tcW w:w="943" w:type="dxa"/>
            <w:shd w:val="clear" w:color="auto" w:fill="auto"/>
          </w:tcPr>
          <w:p w14:paraId="220D3DEC" w14:textId="77777777" w:rsidR="00C95926" w:rsidRPr="00D47A31" w:rsidRDefault="00C95926" w:rsidP="00D17219">
            <w:pPr>
              <w:jc w:val="center"/>
              <w:rPr>
                <w:rFonts w:ascii="Times New Roman" w:hAnsi="Times New Roman"/>
                <w:position w:val="-10"/>
                <w:szCs w:val="20"/>
              </w:rPr>
            </w:pPr>
            <w:r w:rsidRPr="00D47A31">
              <w:rPr>
                <w:rFonts w:ascii="Times New Roman" w:eastAsia="Malgun Gothic" w:hAnsi="Times New Roman"/>
                <w:color w:val="FF0000"/>
                <w:position w:val="-10"/>
                <w:szCs w:val="20"/>
              </w:rPr>
              <w:t>0</w:t>
            </w:r>
          </w:p>
        </w:tc>
      </w:tr>
      <w:tr w:rsidR="00C95926" w:rsidRPr="00D47A31" w14:paraId="1733A9EA" w14:textId="77777777" w:rsidTr="00D17219">
        <w:trPr>
          <w:jc w:val="center"/>
        </w:trPr>
        <w:tc>
          <w:tcPr>
            <w:tcW w:w="1245" w:type="dxa"/>
            <w:shd w:val="clear" w:color="auto" w:fill="auto"/>
          </w:tcPr>
          <w:p w14:paraId="26535AB3"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5, 6</w:t>
            </w:r>
          </w:p>
        </w:tc>
        <w:tc>
          <w:tcPr>
            <w:tcW w:w="882" w:type="dxa"/>
            <w:shd w:val="clear" w:color="auto" w:fill="auto"/>
          </w:tcPr>
          <w:p w14:paraId="66CB5BDE"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object w:dxaOrig="140" w:dyaOrig="290" w14:anchorId="63AF2271">
                <v:shape id="_x0000_i1161" type="#_x0000_t75" style="width:6.6pt;height:14.4pt" o:ole="">
                  <v:imagedata r:id="rId1253" o:title=""/>
                </v:shape>
                <o:OLEObject Type="Embed" ProgID="Equation.3" ShapeID="_x0000_i1161" DrawAspect="Content" ObjectID="_1587929040" r:id="rId1257"/>
              </w:object>
            </w:r>
          </w:p>
        </w:tc>
        <w:tc>
          <w:tcPr>
            <w:tcW w:w="867" w:type="dxa"/>
            <w:shd w:val="clear" w:color="auto" w:fill="auto"/>
          </w:tcPr>
          <w:p w14:paraId="2290417F"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0</w:t>
            </w:r>
          </w:p>
        </w:tc>
        <w:tc>
          <w:tcPr>
            <w:tcW w:w="1118" w:type="dxa"/>
            <w:shd w:val="clear" w:color="auto" w:fill="auto"/>
          </w:tcPr>
          <w:p w14:paraId="132D638E" w14:textId="77777777" w:rsidR="00C95926" w:rsidRPr="00D47A31" w:rsidRDefault="00C95926" w:rsidP="00D17219">
            <w:pPr>
              <w:jc w:val="center"/>
              <w:rPr>
                <w:rFonts w:ascii="Times New Roman" w:hAnsi="Times New Roman"/>
                <w:color w:val="FF0000"/>
                <w:position w:val="-10"/>
                <w:szCs w:val="20"/>
              </w:rPr>
            </w:pPr>
            <w:r w:rsidRPr="00D47A31">
              <w:rPr>
                <w:rFonts w:ascii="Times New Roman" w:eastAsia="Malgun Gothic" w:hAnsi="Times New Roman"/>
                <w:i/>
                <w:color w:val="FF0000"/>
                <w:position w:val="-10"/>
                <w:szCs w:val="20"/>
              </w:rPr>
              <w:t>l</w:t>
            </w:r>
            <w:r w:rsidRPr="00D47A31">
              <w:rPr>
                <w:rFonts w:ascii="Times New Roman" w:eastAsia="Malgun Gothic" w:hAnsi="Times New Roman"/>
                <w:color w:val="FF0000"/>
                <w:position w:val="-10"/>
                <w:szCs w:val="20"/>
                <w:vertAlign w:val="subscript"/>
              </w:rPr>
              <w:t>0</w:t>
            </w:r>
          </w:p>
        </w:tc>
        <w:tc>
          <w:tcPr>
            <w:tcW w:w="1134" w:type="dxa"/>
            <w:shd w:val="clear" w:color="auto" w:fill="auto"/>
          </w:tcPr>
          <w:p w14:paraId="4F50FDD3" w14:textId="77777777" w:rsidR="00C95926" w:rsidRPr="00D47A31" w:rsidRDefault="00C95926" w:rsidP="00D17219">
            <w:pPr>
              <w:jc w:val="center"/>
              <w:rPr>
                <w:rFonts w:ascii="Times New Roman" w:eastAsia="Malgun Gothic" w:hAnsi="Times New Roman"/>
                <w:color w:val="FF0000"/>
                <w:position w:val="-10"/>
                <w:szCs w:val="20"/>
              </w:rPr>
            </w:pPr>
            <w:r w:rsidRPr="00D47A31">
              <w:rPr>
                <w:rFonts w:ascii="Times New Roman" w:eastAsia="Malgun Gothic" w:hAnsi="Times New Roman"/>
                <w:color w:val="FF0000"/>
                <w:position w:val="-10"/>
                <w:szCs w:val="20"/>
              </w:rPr>
              <w:t>0, 4</w:t>
            </w:r>
          </w:p>
        </w:tc>
        <w:tc>
          <w:tcPr>
            <w:tcW w:w="828" w:type="dxa"/>
            <w:shd w:val="clear" w:color="auto" w:fill="auto"/>
          </w:tcPr>
          <w:p w14:paraId="71266D2D"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object w:dxaOrig="140" w:dyaOrig="290" w14:anchorId="50C93565">
                <v:shape id="_x0000_i1162" type="#_x0000_t75" style="width:6.6pt;height:14.4pt" o:ole="">
                  <v:imagedata r:id="rId1253" o:title=""/>
                </v:shape>
                <o:OLEObject Type="Embed" ProgID="Equation.3" ShapeID="_x0000_i1162" DrawAspect="Content" ObjectID="_1587929041" r:id="rId1258"/>
              </w:object>
            </w:r>
          </w:p>
        </w:tc>
        <w:tc>
          <w:tcPr>
            <w:tcW w:w="873" w:type="dxa"/>
            <w:shd w:val="clear" w:color="auto" w:fill="auto"/>
          </w:tcPr>
          <w:p w14:paraId="6A375C45"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0</w:t>
            </w:r>
          </w:p>
        </w:tc>
        <w:tc>
          <w:tcPr>
            <w:tcW w:w="1041" w:type="dxa"/>
            <w:shd w:val="clear" w:color="auto" w:fill="auto"/>
          </w:tcPr>
          <w:p w14:paraId="68DBA5E5"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object w:dxaOrig="140" w:dyaOrig="290" w14:anchorId="5212568E">
                <v:shape id="_x0000_i1163" type="#_x0000_t75" style="width:6.6pt;height:14.4pt" o:ole="">
                  <v:imagedata r:id="rId1253" o:title=""/>
                </v:shape>
                <o:OLEObject Type="Embed" ProgID="Equation.3" ShapeID="_x0000_i1163" DrawAspect="Content" ObjectID="_1587929042" r:id="rId1259"/>
              </w:object>
            </w:r>
            <w:r w:rsidRPr="00D47A31">
              <w:rPr>
                <w:rFonts w:ascii="Times New Roman" w:hAnsi="Times New Roman"/>
                <w:position w:val="-10"/>
                <w:szCs w:val="20"/>
              </w:rPr>
              <w:t xml:space="preserve">, </w:t>
            </w:r>
            <w:r w:rsidRPr="00D47A31">
              <w:rPr>
                <w:rFonts w:ascii="Times New Roman" w:hAnsi="Times New Roman"/>
                <w:position w:val="-10"/>
                <w:szCs w:val="20"/>
              </w:rPr>
              <w:object w:dxaOrig="430" w:dyaOrig="290" w14:anchorId="248F70E3">
                <v:shape id="_x0000_i1164" type="#_x0000_t75" style="width:21.6pt;height:14.4pt" o:ole="">
                  <v:imagedata r:id="rId1260" o:title=""/>
                </v:shape>
                <o:OLEObject Type="Embed" ProgID="Equation.DSMT4" ShapeID="_x0000_i1164" DrawAspect="Content" ObjectID="_1587929043" r:id="rId1261"/>
              </w:object>
            </w:r>
          </w:p>
        </w:tc>
        <w:tc>
          <w:tcPr>
            <w:tcW w:w="943" w:type="dxa"/>
            <w:shd w:val="clear" w:color="auto" w:fill="auto"/>
          </w:tcPr>
          <w:p w14:paraId="4D78326F"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0, 4</w:t>
            </w:r>
          </w:p>
        </w:tc>
      </w:tr>
      <w:tr w:rsidR="00C95926" w:rsidRPr="00D47A31" w14:paraId="3E83B25F" w14:textId="77777777" w:rsidTr="00D17219">
        <w:trPr>
          <w:jc w:val="center"/>
        </w:trPr>
        <w:tc>
          <w:tcPr>
            <w:tcW w:w="1245" w:type="dxa"/>
            <w:shd w:val="clear" w:color="auto" w:fill="auto"/>
          </w:tcPr>
          <w:p w14:paraId="340A2477"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7</w:t>
            </w:r>
          </w:p>
        </w:tc>
        <w:tc>
          <w:tcPr>
            <w:tcW w:w="882" w:type="dxa"/>
            <w:shd w:val="clear" w:color="auto" w:fill="auto"/>
          </w:tcPr>
          <w:p w14:paraId="0425B463"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object w:dxaOrig="140" w:dyaOrig="290" w14:anchorId="2DEA6C23">
                <v:shape id="_x0000_i1165" type="#_x0000_t75" style="width:6.6pt;height:14.4pt" o:ole="">
                  <v:imagedata r:id="rId1253" o:title=""/>
                </v:shape>
                <o:OLEObject Type="Embed" ProgID="Equation.3" ShapeID="_x0000_i1165" DrawAspect="Content" ObjectID="_1587929044" r:id="rId1262"/>
              </w:object>
            </w:r>
          </w:p>
        </w:tc>
        <w:tc>
          <w:tcPr>
            <w:tcW w:w="867" w:type="dxa"/>
            <w:shd w:val="clear" w:color="auto" w:fill="auto"/>
          </w:tcPr>
          <w:p w14:paraId="3585F48F"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0</w:t>
            </w:r>
          </w:p>
        </w:tc>
        <w:tc>
          <w:tcPr>
            <w:tcW w:w="1118" w:type="dxa"/>
            <w:shd w:val="clear" w:color="auto" w:fill="auto"/>
          </w:tcPr>
          <w:p w14:paraId="6F03ED6F"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object w:dxaOrig="140" w:dyaOrig="290" w14:anchorId="154352FC">
                <v:shape id="_x0000_i1166" type="#_x0000_t75" style="width:6.6pt;height:14.4pt" o:ole="">
                  <v:imagedata r:id="rId1253" o:title=""/>
                </v:shape>
                <o:OLEObject Type="Embed" ProgID="Equation.3" ShapeID="_x0000_i1166" DrawAspect="Content" ObjectID="_1587929045" r:id="rId1263"/>
              </w:object>
            </w:r>
            <w:r w:rsidRPr="00D47A31">
              <w:rPr>
                <w:rFonts w:ascii="Times New Roman" w:hAnsi="Times New Roman"/>
                <w:position w:val="-10"/>
                <w:szCs w:val="20"/>
              </w:rPr>
              <w:t xml:space="preserve">, </w:t>
            </w:r>
            <w:r w:rsidRPr="00D47A31">
              <w:rPr>
                <w:rFonts w:ascii="Times New Roman" w:hAnsi="Times New Roman"/>
                <w:position w:val="-10"/>
                <w:szCs w:val="20"/>
              </w:rPr>
              <w:object w:dxaOrig="430" w:dyaOrig="290" w14:anchorId="52D33FF9">
                <v:shape id="_x0000_i1167" type="#_x0000_t75" style="width:21.6pt;height:14.4pt" o:ole="">
                  <v:imagedata r:id="rId1260" o:title=""/>
                </v:shape>
                <o:OLEObject Type="Embed" ProgID="Equation.DSMT4" ShapeID="_x0000_i1167" DrawAspect="Content" ObjectID="_1587929046" r:id="rId1264"/>
              </w:object>
            </w:r>
          </w:p>
        </w:tc>
        <w:tc>
          <w:tcPr>
            <w:tcW w:w="1134" w:type="dxa"/>
            <w:shd w:val="clear" w:color="auto" w:fill="auto"/>
          </w:tcPr>
          <w:p w14:paraId="04B8B337"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0, 4</w:t>
            </w:r>
          </w:p>
        </w:tc>
        <w:tc>
          <w:tcPr>
            <w:tcW w:w="828" w:type="dxa"/>
            <w:shd w:val="clear" w:color="auto" w:fill="auto"/>
          </w:tcPr>
          <w:p w14:paraId="3CBFEA12"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object w:dxaOrig="140" w:dyaOrig="290" w14:anchorId="0D4A16AA">
                <v:shape id="_x0000_i1168" type="#_x0000_t75" style="width:6.6pt;height:14.4pt" o:ole="">
                  <v:imagedata r:id="rId1253" o:title=""/>
                </v:shape>
                <o:OLEObject Type="Embed" ProgID="Equation.3" ShapeID="_x0000_i1168" DrawAspect="Content" ObjectID="_1587929047" r:id="rId1265"/>
              </w:object>
            </w:r>
          </w:p>
        </w:tc>
        <w:tc>
          <w:tcPr>
            <w:tcW w:w="873" w:type="dxa"/>
            <w:shd w:val="clear" w:color="auto" w:fill="auto"/>
          </w:tcPr>
          <w:p w14:paraId="29838B02"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0</w:t>
            </w:r>
          </w:p>
        </w:tc>
        <w:tc>
          <w:tcPr>
            <w:tcW w:w="1041" w:type="dxa"/>
            <w:shd w:val="clear" w:color="auto" w:fill="auto"/>
          </w:tcPr>
          <w:p w14:paraId="367896BB"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object w:dxaOrig="140" w:dyaOrig="290" w14:anchorId="6E543E1D">
                <v:shape id="_x0000_i1169" type="#_x0000_t75" style="width:6.6pt;height:14.4pt" o:ole="">
                  <v:imagedata r:id="rId1253" o:title=""/>
                </v:shape>
                <o:OLEObject Type="Embed" ProgID="Equation.3" ShapeID="_x0000_i1169" DrawAspect="Content" ObjectID="_1587929048" r:id="rId1266"/>
              </w:object>
            </w:r>
            <w:r w:rsidRPr="00D47A31">
              <w:rPr>
                <w:rFonts w:ascii="Times New Roman" w:hAnsi="Times New Roman"/>
                <w:position w:val="-10"/>
                <w:szCs w:val="20"/>
              </w:rPr>
              <w:t xml:space="preserve">, </w:t>
            </w:r>
            <w:r w:rsidRPr="00D47A31">
              <w:rPr>
                <w:rFonts w:ascii="Times New Roman" w:hAnsi="Times New Roman"/>
                <w:position w:val="-10"/>
                <w:szCs w:val="20"/>
              </w:rPr>
              <w:object w:dxaOrig="430" w:dyaOrig="290" w14:anchorId="30DFCDE1">
                <v:shape id="_x0000_i1170" type="#_x0000_t75" style="width:21.6pt;height:14.4pt" o:ole="">
                  <v:imagedata r:id="rId1260" o:title=""/>
                </v:shape>
                <o:OLEObject Type="Embed" ProgID="Equation.DSMT4" ShapeID="_x0000_i1170" DrawAspect="Content" ObjectID="_1587929049" r:id="rId1267"/>
              </w:object>
            </w:r>
          </w:p>
        </w:tc>
        <w:tc>
          <w:tcPr>
            <w:tcW w:w="943" w:type="dxa"/>
            <w:shd w:val="clear" w:color="auto" w:fill="auto"/>
          </w:tcPr>
          <w:p w14:paraId="4B3B56F4" w14:textId="77777777" w:rsidR="00C95926" w:rsidRPr="00D47A31" w:rsidRDefault="00C95926" w:rsidP="00D17219">
            <w:pPr>
              <w:jc w:val="center"/>
              <w:rPr>
                <w:rFonts w:ascii="Times New Roman" w:hAnsi="Times New Roman"/>
                <w:position w:val="-10"/>
                <w:szCs w:val="20"/>
              </w:rPr>
            </w:pPr>
            <w:r w:rsidRPr="00D47A31">
              <w:rPr>
                <w:rFonts w:ascii="Times New Roman" w:hAnsi="Times New Roman"/>
                <w:position w:val="-10"/>
                <w:szCs w:val="20"/>
              </w:rPr>
              <w:t>0, 4</w:t>
            </w:r>
          </w:p>
        </w:tc>
      </w:tr>
    </w:tbl>
    <w:p w14:paraId="5D5EB748" w14:textId="77777777" w:rsidR="00C95926" w:rsidRPr="00D47A31" w:rsidRDefault="00C95926" w:rsidP="00C95926">
      <w:pPr>
        <w:rPr>
          <w:rFonts w:ascii="Times New Roman" w:hAnsi="Times New Roman"/>
          <w:szCs w:val="20"/>
          <w:lang w:eastAsia="x-none"/>
        </w:rPr>
      </w:pPr>
      <w:r w:rsidRPr="00D47A31">
        <w:rPr>
          <w:rFonts w:ascii="Times New Roman" w:hAnsi="Times New Roman"/>
          <w:color w:val="000000"/>
          <w:kern w:val="2"/>
          <w:szCs w:val="20"/>
        </w:rPr>
        <w:lastRenderedPageBreak/>
        <w:t>[…]</w:t>
      </w:r>
    </w:p>
    <w:p w14:paraId="15AA3E05" w14:textId="77777777" w:rsidR="00C95926" w:rsidRDefault="00C95926" w:rsidP="00C95926">
      <w:pPr>
        <w:rPr>
          <w:lang w:eastAsia="x-none"/>
        </w:rPr>
      </w:pPr>
    </w:p>
    <w:p w14:paraId="3F19F8C5" w14:textId="77777777" w:rsidR="00C95926" w:rsidRDefault="00C95926" w:rsidP="00C95926">
      <w:pPr>
        <w:rPr>
          <w:lang w:eastAsia="x-none"/>
        </w:rPr>
      </w:pPr>
    </w:p>
    <w:p w14:paraId="626964D2" w14:textId="77777777" w:rsidR="00C95926" w:rsidRPr="00FF1180" w:rsidRDefault="00C95926" w:rsidP="00C95926">
      <w:pPr>
        <w:spacing w:afterLines="50" w:after="120"/>
        <w:jc w:val="both"/>
        <w:rPr>
          <w:rFonts w:eastAsia="Malgun Gothic"/>
          <w:szCs w:val="20"/>
        </w:rPr>
      </w:pPr>
      <w:r w:rsidRPr="00FF1180">
        <w:rPr>
          <w:rFonts w:eastAsia="MS Mincho"/>
          <w:szCs w:val="20"/>
          <w:highlight w:val="green"/>
        </w:rPr>
        <w:t>Agreement:</w:t>
      </w:r>
      <w:r w:rsidRPr="00FF1180">
        <w:rPr>
          <w:rFonts w:eastAsia="Malgun Gothic"/>
          <w:szCs w:val="20"/>
        </w:rPr>
        <w:t xml:space="preserve"> </w:t>
      </w:r>
    </w:p>
    <w:p w14:paraId="004DC288" w14:textId="77777777" w:rsidR="00C95926" w:rsidRPr="00112A09" w:rsidRDefault="00C95926" w:rsidP="00C95926">
      <w:pPr>
        <w:spacing w:afterLines="50" w:after="120"/>
        <w:jc w:val="both"/>
        <w:rPr>
          <w:rFonts w:eastAsia="Malgun Gothic"/>
          <w:szCs w:val="20"/>
        </w:rPr>
      </w:pPr>
      <w:r w:rsidRPr="00112A09">
        <w:rPr>
          <w:rFonts w:eastAsia="Malgun Gothic"/>
          <w:szCs w:val="20"/>
        </w:rPr>
        <w:t>UE DM-RS transmission procedure for before RRC</w:t>
      </w:r>
      <w:r w:rsidRPr="00112A09">
        <w:rPr>
          <w:rFonts w:eastAsia="Malgun Gothic" w:hint="eastAsia"/>
          <w:szCs w:val="20"/>
        </w:rPr>
        <w:t xml:space="preserve"> configuration in case of </w:t>
      </w:r>
      <w:r w:rsidRPr="00112A09">
        <w:rPr>
          <w:rFonts w:eastAsia="Malgun Gothic"/>
          <w:szCs w:val="20"/>
        </w:rPr>
        <w:t xml:space="preserve">frequency hopping </w:t>
      </w:r>
      <w:r w:rsidRPr="00112A09">
        <w:rPr>
          <w:rFonts w:eastAsia="Malgun Gothic" w:hint="eastAsia"/>
          <w:szCs w:val="20"/>
        </w:rPr>
        <w:t>en</w:t>
      </w:r>
      <w:r w:rsidRPr="00112A09">
        <w:rPr>
          <w:rFonts w:eastAsia="Malgun Gothic"/>
          <w:szCs w:val="20"/>
        </w:rPr>
        <w:t>abled</w:t>
      </w:r>
      <w:r w:rsidRPr="00112A09">
        <w:rPr>
          <w:rFonts w:eastAsia="Malgun Gothic" w:hint="eastAsia"/>
          <w:szCs w:val="20"/>
        </w:rPr>
        <w:t xml:space="preserve"> should be specified in TS38.214 as </w:t>
      </w:r>
      <w:r w:rsidRPr="00112A09">
        <w:rPr>
          <w:rFonts w:eastAsia="Malgun Gothic"/>
          <w:szCs w:val="20"/>
        </w:rPr>
        <w:t>following</w:t>
      </w:r>
      <w:r w:rsidRPr="00112A09">
        <w:rPr>
          <w:rFonts w:eastAsia="Malgun Gothic" w:hint="eastAsia"/>
          <w:szCs w:val="20"/>
        </w:rPr>
        <w:t>:</w:t>
      </w:r>
    </w:p>
    <w:p w14:paraId="422C80A5" w14:textId="77777777" w:rsidR="00C95926" w:rsidRPr="00112A09" w:rsidRDefault="00C95926" w:rsidP="00C95926">
      <w:pPr>
        <w:pStyle w:val="ListParagraph"/>
        <w:numPr>
          <w:ilvl w:val="0"/>
          <w:numId w:val="308"/>
        </w:numPr>
        <w:overflowPunct/>
        <w:autoSpaceDE/>
        <w:autoSpaceDN/>
        <w:adjustRightInd/>
        <w:spacing w:after="0"/>
        <w:textAlignment w:val="auto"/>
        <w:rPr>
          <w:rFonts w:eastAsia="Malgun Gothic"/>
        </w:rPr>
      </w:pPr>
      <w:r w:rsidRPr="00112A09">
        <w:rPr>
          <w:rFonts w:eastAsia="Malgun Gothic"/>
        </w:rPr>
        <w:t xml:space="preserve">If frequency hopping </w:t>
      </w:r>
      <w:r w:rsidRPr="00112A09">
        <w:rPr>
          <w:rFonts w:eastAsia="Malgun Gothic" w:hint="eastAsia"/>
        </w:rPr>
        <w:t xml:space="preserve">is </w:t>
      </w:r>
      <w:r w:rsidRPr="00112A09">
        <w:rPr>
          <w:rFonts w:eastAsia="Malgun Gothic"/>
        </w:rPr>
        <w:t>enabled,</w:t>
      </w:r>
      <w:r w:rsidRPr="00112A09">
        <w:rPr>
          <w:rFonts w:eastAsia="Malgun Gothic" w:hint="eastAsia"/>
        </w:rPr>
        <w:t xml:space="preserve"> t</w:t>
      </w:r>
      <w:r w:rsidRPr="00112A09">
        <w:rPr>
          <w:rFonts w:eastAsia="Malgun Gothic"/>
        </w:rPr>
        <w:t>he UE shall assume dmrs-AdditionalPosition</w:t>
      </w:r>
      <w:r w:rsidRPr="00112A09">
        <w:rPr>
          <w:rFonts w:eastAsia="Malgun Gothic" w:hint="eastAsia"/>
        </w:rPr>
        <w:t xml:space="preserve"> </w:t>
      </w:r>
      <w:r w:rsidRPr="00112A09">
        <w:rPr>
          <w:rFonts w:eastAsia="Malgun Gothic"/>
        </w:rPr>
        <w:t>=</w:t>
      </w:r>
      <w:r w:rsidRPr="00112A09">
        <w:rPr>
          <w:rFonts w:eastAsia="Malgun Gothic" w:hint="eastAsia"/>
        </w:rPr>
        <w:t xml:space="preserve"> </w:t>
      </w:r>
      <w:r w:rsidRPr="00112A09">
        <w:rPr>
          <w:rFonts w:eastAsia="Malgun Gothic"/>
        </w:rPr>
        <w:t>1</w:t>
      </w:r>
      <w:r w:rsidRPr="00112A09">
        <w:rPr>
          <w:rFonts w:eastAsia="Malgun Gothic" w:hint="eastAsia"/>
        </w:rPr>
        <w:t>,</w:t>
      </w:r>
      <w:r w:rsidRPr="00112A09">
        <w:rPr>
          <w:rFonts w:eastAsia="Malgun Gothic"/>
        </w:rPr>
        <w:t xml:space="preserve"> and one additional DM-RS can be transmitted according to PUSCH duration.</w:t>
      </w:r>
    </w:p>
    <w:p w14:paraId="40501E59" w14:textId="77777777" w:rsidR="00C95926" w:rsidRPr="00112A09" w:rsidRDefault="00C95926" w:rsidP="00C95926">
      <w:pPr>
        <w:rPr>
          <w:szCs w:val="20"/>
          <w:lang w:eastAsia="x-none"/>
        </w:rPr>
      </w:pPr>
      <w:r w:rsidRPr="00112A09">
        <w:rPr>
          <w:rFonts w:eastAsia="Malgun Gothic"/>
          <w:szCs w:val="20"/>
        </w:rPr>
        <w:t>Text Proposal for this correction shown below:</w:t>
      </w:r>
    </w:p>
    <w:p w14:paraId="5CA90D7A" w14:textId="77777777" w:rsidR="00C95926" w:rsidRPr="00FF1180" w:rsidRDefault="00C95926" w:rsidP="00C95926">
      <w:pPr>
        <w:spacing w:beforeLines="50" w:before="120"/>
        <w:rPr>
          <w:rFonts w:ascii="Times New Roman" w:hAnsi="Times New Roman"/>
          <w:color w:val="000000"/>
          <w:szCs w:val="20"/>
        </w:rPr>
      </w:pPr>
      <w:r w:rsidRPr="00FF1180">
        <w:rPr>
          <w:rFonts w:ascii="Times New Roman" w:hAnsi="Times New Roman"/>
          <w:color w:val="000000"/>
          <w:szCs w:val="20"/>
        </w:rPr>
        <w:t>6.2.2</w:t>
      </w:r>
      <w:r w:rsidRPr="00FF1180">
        <w:rPr>
          <w:rFonts w:ascii="Times New Roman" w:hAnsi="Times New Roman"/>
          <w:color w:val="000000"/>
          <w:szCs w:val="20"/>
        </w:rPr>
        <w:tab/>
        <w:t>UE DM-RS transmission procedure</w:t>
      </w:r>
    </w:p>
    <w:p w14:paraId="5C76F6A8" w14:textId="77777777" w:rsidR="00C95926" w:rsidRPr="00112A09" w:rsidRDefault="00C95926" w:rsidP="00C95926">
      <w:pPr>
        <w:rPr>
          <w:color w:val="000000"/>
          <w:kern w:val="2"/>
          <w:szCs w:val="20"/>
          <w:lang w:eastAsia="ko-KR"/>
        </w:rPr>
      </w:pPr>
      <w:r w:rsidRPr="00112A09">
        <w:rPr>
          <w:color w:val="000000"/>
          <w:kern w:val="2"/>
          <w:szCs w:val="20"/>
          <w:lang w:eastAsia="ko-KR"/>
        </w:rPr>
        <w:t>When transmitted PUSCH is not scheduled by PDCCH with CRC scrambled by C-RNTI or CS-RNTI, the UE</w:t>
      </w:r>
      <w:r w:rsidRPr="00112A09">
        <w:rPr>
          <w:rFonts w:hint="eastAsia"/>
          <w:color w:val="000000"/>
          <w:kern w:val="2"/>
          <w:szCs w:val="20"/>
          <w:lang w:eastAsia="ko-KR"/>
        </w:rPr>
        <w:t xml:space="preserve"> shall </w:t>
      </w:r>
      <w:r w:rsidRPr="00112A09">
        <w:rPr>
          <w:color w:val="000000"/>
          <w:kern w:val="2"/>
          <w:szCs w:val="20"/>
          <w:lang w:eastAsia="ko-KR"/>
        </w:rPr>
        <w:t xml:space="preserve">use single symbol front-loaded </w:t>
      </w:r>
      <w:r w:rsidRPr="00112A09">
        <w:rPr>
          <w:rFonts w:hint="eastAsia"/>
          <w:color w:val="000000"/>
          <w:kern w:val="2"/>
          <w:szCs w:val="20"/>
          <w:lang w:eastAsia="ko-KR"/>
        </w:rPr>
        <w:t xml:space="preserve">DM-RS </w:t>
      </w:r>
      <w:r w:rsidRPr="00112A09">
        <w:rPr>
          <w:color w:val="000000"/>
          <w:kern w:val="2"/>
          <w:szCs w:val="20"/>
          <w:lang w:eastAsia="ko-KR"/>
        </w:rPr>
        <w:t xml:space="preserve">of configuration type 1 on DM-RS port 0 </w:t>
      </w:r>
      <w:r w:rsidRPr="00112A09">
        <w:rPr>
          <w:color w:val="000000"/>
          <w:szCs w:val="20"/>
        </w:rPr>
        <w:t xml:space="preserve">and </w:t>
      </w:r>
      <w:r w:rsidRPr="00112A09">
        <w:rPr>
          <w:color w:val="000000"/>
          <w:kern w:val="2"/>
          <w:szCs w:val="20"/>
          <w:lang w:eastAsia="ko-KR"/>
        </w:rPr>
        <w:t xml:space="preserve">the remaining Res not used for DM-RS in the symbols are not used for any PUSCH transmission, additional DM-RS can be transmitted according to the scheduling type and the PUSCH duration as specified in Table 6.4.1.1.3-3 of [4, TS38.211] </w:t>
      </w:r>
      <w:r w:rsidRPr="00112A09">
        <w:rPr>
          <w:color w:val="FF0000"/>
          <w:kern w:val="2"/>
          <w:szCs w:val="20"/>
        </w:rPr>
        <w:t xml:space="preserve">for frequency hopping disabled and as </w:t>
      </w:r>
      <w:r w:rsidRPr="00112A09">
        <w:rPr>
          <w:rFonts w:hint="eastAsia"/>
          <w:color w:val="FF0000"/>
          <w:kern w:val="2"/>
          <w:szCs w:val="20"/>
        </w:rPr>
        <w:t xml:space="preserve">specified </w:t>
      </w:r>
      <w:r w:rsidRPr="00112A09">
        <w:rPr>
          <w:color w:val="FF0000"/>
          <w:kern w:val="2"/>
          <w:szCs w:val="20"/>
          <w:lang w:eastAsia="ko-KR"/>
        </w:rPr>
        <w:t>in Table 6.4.1.1.3-</w:t>
      </w:r>
      <w:r w:rsidRPr="00112A09">
        <w:rPr>
          <w:rFonts w:hint="eastAsia"/>
          <w:color w:val="FF0000"/>
          <w:kern w:val="2"/>
          <w:szCs w:val="20"/>
        </w:rPr>
        <w:t>6</w:t>
      </w:r>
      <w:r w:rsidRPr="00112A09">
        <w:rPr>
          <w:color w:val="FF0000"/>
          <w:kern w:val="2"/>
          <w:szCs w:val="20"/>
          <w:lang w:eastAsia="ko-KR"/>
        </w:rPr>
        <w:t xml:space="preserve"> of [4, TS38.211]</w:t>
      </w:r>
      <w:r w:rsidRPr="00112A09">
        <w:rPr>
          <w:color w:val="FF0000"/>
          <w:kern w:val="2"/>
          <w:szCs w:val="20"/>
        </w:rPr>
        <w:t xml:space="preserve"> for frequency hopping </w:t>
      </w:r>
      <w:r w:rsidRPr="00112A09">
        <w:rPr>
          <w:rFonts w:hint="eastAsia"/>
          <w:color w:val="FF0000"/>
          <w:kern w:val="2"/>
          <w:szCs w:val="20"/>
        </w:rPr>
        <w:t>enabled</w:t>
      </w:r>
      <w:r w:rsidRPr="00112A09">
        <w:rPr>
          <w:color w:val="FF0000"/>
          <w:kern w:val="2"/>
          <w:szCs w:val="20"/>
        </w:rPr>
        <w:t>,</w:t>
      </w:r>
      <w:r w:rsidRPr="00112A09">
        <w:rPr>
          <w:color w:val="000000"/>
          <w:kern w:val="2"/>
          <w:szCs w:val="20"/>
          <w:lang w:eastAsia="ko-KR"/>
        </w:rPr>
        <w:t xml:space="preserve"> and</w:t>
      </w:r>
    </w:p>
    <w:p w14:paraId="5AE1761A" w14:textId="77777777" w:rsidR="00C95926" w:rsidRPr="00112A09" w:rsidRDefault="00C95926" w:rsidP="00C95926">
      <w:pPr>
        <w:rPr>
          <w:color w:val="000000"/>
          <w:kern w:val="2"/>
          <w:szCs w:val="20"/>
          <w:lang w:eastAsia="ko-KR"/>
        </w:rPr>
      </w:pPr>
      <w:r w:rsidRPr="00112A09">
        <w:rPr>
          <w:rFonts w:hint="eastAsia"/>
          <w:color w:val="FF0000"/>
          <w:kern w:val="2"/>
          <w:szCs w:val="20"/>
        </w:rPr>
        <w:t>If frequency hopping is disabled,</w:t>
      </w:r>
    </w:p>
    <w:p w14:paraId="167CB2F1" w14:textId="77777777" w:rsidR="00C95926" w:rsidRPr="00FF1180" w:rsidRDefault="00C95926" w:rsidP="00FF1180">
      <w:pPr>
        <w:pStyle w:val="B1"/>
        <w:spacing w:after="0"/>
        <w:rPr>
          <w:rFonts w:ascii="Times New Roman" w:hAnsi="Times New Roman"/>
          <w:color w:val="000000"/>
        </w:rPr>
      </w:pPr>
      <w:r w:rsidRPr="00FF1180">
        <w:rPr>
          <w:rFonts w:ascii="Times New Roman" w:hAnsi="Times New Roman"/>
          <w:color w:val="000000"/>
        </w:rPr>
        <w:t>-</w:t>
      </w:r>
      <w:r w:rsidRPr="00FF1180">
        <w:rPr>
          <w:rFonts w:ascii="Times New Roman" w:hAnsi="Times New Roman"/>
          <w:color w:val="000000"/>
        </w:rPr>
        <w:tab/>
        <w:t xml:space="preserve">For PUSCH with allocation duration of more than 7 symbols, the UE shall assume </w:t>
      </w:r>
      <w:r w:rsidRPr="00FF1180">
        <w:rPr>
          <w:rFonts w:ascii="Times New Roman" w:hAnsi="Times New Roman"/>
          <w:i/>
          <w:color w:val="000000"/>
        </w:rPr>
        <w:t>dmrs-AdditionalPosition</w:t>
      </w:r>
      <w:r w:rsidRPr="00FF1180">
        <w:rPr>
          <w:rFonts w:ascii="Times New Roman" w:hAnsi="Times New Roman"/>
          <w:color w:val="000000"/>
        </w:rPr>
        <w:t>=2 and up to two additional DM-RS can be transmitted according to PUSCH duration, or</w:t>
      </w:r>
    </w:p>
    <w:p w14:paraId="48E985D1" w14:textId="77777777" w:rsidR="00C95926" w:rsidRPr="00FF1180" w:rsidRDefault="00C95926" w:rsidP="00FF1180">
      <w:pPr>
        <w:pStyle w:val="B1"/>
        <w:spacing w:after="0"/>
        <w:rPr>
          <w:rFonts w:ascii="Times New Roman" w:hAnsi="Times New Roman"/>
          <w:color w:val="000000"/>
        </w:rPr>
      </w:pPr>
      <w:r w:rsidRPr="00FF1180">
        <w:rPr>
          <w:rFonts w:ascii="Times New Roman" w:hAnsi="Times New Roman"/>
          <w:color w:val="000000"/>
        </w:rPr>
        <w:t>-</w:t>
      </w:r>
      <w:r w:rsidRPr="00FF1180">
        <w:rPr>
          <w:rFonts w:ascii="Times New Roman" w:hAnsi="Times New Roman"/>
          <w:color w:val="000000"/>
        </w:rPr>
        <w:tab/>
        <w:t xml:space="preserve">For PUSCH with allocation duration of 7 symbols with mapping type B, the UE shall assume </w:t>
      </w:r>
      <w:r w:rsidRPr="00FF1180">
        <w:rPr>
          <w:rFonts w:ascii="Times New Roman" w:hAnsi="Times New Roman"/>
          <w:i/>
          <w:color w:val="000000"/>
        </w:rPr>
        <w:t>dmrs-AdditionalPosition</w:t>
      </w:r>
      <w:r w:rsidRPr="00FF1180">
        <w:rPr>
          <w:rFonts w:ascii="Times New Roman" w:hAnsi="Times New Roman"/>
          <w:color w:val="000000"/>
        </w:rPr>
        <w:t xml:space="preserve">=1 and one additional DM-RS can be transmitted </w:t>
      </w:r>
    </w:p>
    <w:p w14:paraId="41BF7A98" w14:textId="77777777" w:rsidR="00C95926" w:rsidRPr="00FF1180" w:rsidRDefault="00C95926" w:rsidP="00FF1180">
      <w:pPr>
        <w:pStyle w:val="B1"/>
        <w:spacing w:after="0"/>
        <w:rPr>
          <w:rFonts w:ascii="Times New Roman" w:hAnsi="Times New Roman"/>
        </w:rPr>
      </w:pPr>
      <w:r w:rsidRPr="00FF1180">
        <w:rPr>
          <w:rFonts w:ascii="Times New Roman" w:hAnsi="Times New Roman"/>
        </w:rPr>
        <w:t>-</w:t>
      </w:r>
      <w:r w:rsidRPr="00FF1180">
        <w:rPr>
          <w:rFonts w:ascii="Times New Roman" w:hAnsi="Times New Roman"/>
        </w:rPr>
        <w:tab/>
        <w:t xml:space="preserve">For PUSCH with allocation duration of less than 7 symbols with mapping type B, the UE shall assume </w:t>
      </w:r>
      <w:r w:rsidRPr="00FF1180">
        <w:rPr>
          <w:rFonts w:ascii="Times New Roman" w:hAnsi="Times New Roman"/>
          <w:i/>
          <w:color w:val="000000"/>
        </w:rPr>
        <w:t>dmrs-AdditionalPosition</w:t>
      </w:r>
      <w:r w:rsidRPr="00FF1180">
        <w:rPr>
          <w:rFonts w:ascii="Times New Roman" w:hAnsi="Times New Roman"/>
          <w:color w:val="000000"/>
        </w:rPr>
        <w:t xml:space="preserve">=0 and </w:t>
      </w:r>
      <w:r w:rsidRPr="00FF1180">
        <w:rPr>
          <w:rFonts w:ascii="Times New Roman" w:hAnsi="Times New Roman"/>
        </w:rPr>
        <w:t>not transmit additional DM-RS.</w:t>
      </w:r>
    </w:p>
    <w:p w14:paraId="69CEE0A0" w14:textId="77777777" w:rsidR="00C95926" w:rsidRPr="00112A09" w:rsidRDefault="00C95926" w:rsidP="00C95926">
      <w:pPr>
        <w:rPr>
          <w:color w:val="000000"/>
          <w:kern w:val="2"/>
          <w:szCs w:val="20"/>
          <w:lang w:eastAsia="ko-KR"/>
        </w:rPr>
      </w:pPr>
      <w:r w:rsidRPr="00112A09">
        <w:rPr>
          <w:rFonts w:hint="eastAsia"/>
          <w:color w:val="FF0000"/>
          <w:kern w:val="2"/>
          <w:szCs w:val="20"/>
        </w:rPr>
        <w:t>If frequency hopping is enabled,</w:t>
      </w:r>
    </w:p>
    <w:p w14:paraId="408C37EF" w14:textId="77777777" w:rsidR="00C95926" w:rsidRPr="00FF1180" w:rsidRDefault="00C95926" w:rsidP="00FF1180">
      <w:pPr>
        <w:pStyle w:val="B1"/>
        <w:spacing w:after="0"/>
        <w:rPr>
          <w:rFonts w:ascii="Times New Roman" w:hAnsi="Times New Roman"/>
          <w:color w:val="FF0000"/>
        </w:rPr>
      </w:pPr>
      <w:r w:rsidRPr="00FF1180">
        <w:rPr>
          <w:rFonts w:ascii="Times New Roman" w:hAnsi="Times New Roman"/>
          <w:color w:val="FF0000"/>
        </w:rPr>
        <w:t>-</w:t>
      </w:r>
      <w:r w:rsidRPr="00FF1180">
        <w:rPr>
          <w:rFonts w:ascii="Times New Roman" w:hAnsi="Times New Roman"/>
          <w:color w:val="FF0000"/>
        </w:rPr>
        <w:tab/>
        <w:t xml:space="preserve">The UE shall assume </w:t>
      </w:r>
      <w:r w:rsidRPr="00FF1180">
        <w:rPr>
          <w:rFonts w:ascii="Times New Roman" w:hAnsi="Times New Roman"/>
          <w:i/>
          <w:color w:val="FF0000"/>
        </w:rPr>
        <w:t>dmrs-AdditionalPosition</w:t>
      </w:r>
      <w:r w:rsidRPr="00FF1180">
        <w:rPr>
          <w:rFonts w:ascii="Times New Roman" w:hAnsi="Times New Roman"/>
          <w:color w:val="FF0000"/>
        </w:rPr>
        <w:t>=1 and up to one additional DM-RS can be transmitted according to PUSCH duration.</w:t>
      </w:r>
    </w:p>
    <w:p w14:paraId="5E4AB58C" w14:textId="77777777" w:rsidR="00C95926" w:rsidRPr="00112A09" w:rsidRDefault="00C95926" w:rsidP="00C95926">
      <w:pPr>
        <w:rPr>
          <w:color w:val="000000"/>
          <w:kern w:val="2"/>
          <w:szCs w:val="20"/>
        </w:rPr>
      </w:pPr>
      <w:r w:rsidRPr="00112A09">
        <w:rPr>
          <w:rFonts w:hint="eastAsia"/>
          <w:color w:val="000000"/>
          <w:kern w:val="2"/>
          <w:szCs w:val="20"/>
        </w:rPr>
        <w:t>[</w:t>
      </w:r>
      <w:r w:rsidRPr="00112A09">
        <w:rPr>
          <w:color w:val="000000"/>
          <w:kern w:val="2"/>
          <w:szCs w:val="20"/>
        </w:rPr>
        <w:t>…</w:t>
      </w:r>
      <w:r w:rsidRPr="00112A09">
        <w:rPr>
          <w:rFonts w:hint="eastAsia"/>
          <w:color w:val="000000"/>
          <w:kern w:val="2"/>
          <w:szCs w:val="20"/>
        </w:rPr>
        <w:t>]</w:t>
      </w:r>
    </w:p>
    <w:p w14:paraId="7323A103" w14:textId="77777777" w:rsidR="00C95926" w:rsidRDefault="00C95926" w:rsidP="00C95926">
      <w:pPr>
        <w:rPr>
          <w:lang w:eastAsia="x-none"/>
        </w:rPr>
      </w:pPr>
    </w:p>
    <w:p w14:paraId="38E4D22C" w14:textId="77777777" w:rsidR="00C95926" w:rsidRDefault="00C95926" w:rsidP="00C95926">
      <w:pPr>
        <w:rPr>
          <w:lang w:eastAsia="x-none"/>
        </w:rPr>
      </w:pPr>
    </w:p>
    <w:p w14:paraId="3D5FB2FB" w14:textId="77777777" w:rsidR="00C95926" w:rsidRPr="00FF1180" w:rsidRDefault="00C95926" w:rsidP="00C95926">
      <w:pPr>
        <w:jc w:val="both"/>
        <w:rPr>
          <w:szCs w:val="20"/>
          <w:lang w:eastAsia="zh-TW"/>
        </w:rPr>
      </w:pPr>
      <w:r w:rsidRPr="00FF1180">
        <w:rPr>
          <w:szCs w:val="20"/>
          <w:highlight w:val="green"/>
          <w:lang w:eastAsia="zh-TW"/>
        </w:rPr>
        <w:t>Agreement</w:t>
      </w:r>
    </w:p>
    <w:p w14:paraId="1B622E96" w14:textId="77777777" w:rsidR="00C95926" w:rsidRPr="009B19D6" w:rsidRDefault="00C95926" w:rsidP="00C95926">
      <w:pPr>
        <w:jc w:val="both"/>
        <w:rPr>
          <w:color w:val="000000"/>
          <w:kern w:val="2"/>
          <w:szCs w:val="20"/>
          <w:lang w:eastAsia="ko-KR"/>
        </w:rPr>
      </w:pPr>
      <w:r w:rsidRPr="009B19D6">
        <w:rPr>
          <w:color w:val="000000"/>
          <w:kern w:val="2"/>
          <w:szCs w:val="20"/>
          <w:lang w:eastAsia="ko-KR"/>
        </w:rPr>
        <w:t xml:space="preserve">For PUSCH </w:t>
      </w:r>
      <w:r w:rsidRPr="009B19D6">
        <w:rPr>
          <w:color w:val="000000"/>
          <w:kern w:val="2"/>
          <w:szCs w:val="20"/>
          <w:u w:val="single"/>
          <w:lang w:eastAsia="ko-KR"/>
        </w:rPr>
        <w:t>not</w:t>
      </w:r>
      <w:r w:rsidRPr="009B19D6">
        <w:rPr>
          <w:color w:val="000000"/>
          <w:kern w:val="2"/>
          <w:szCs w:val="20"/>
          <w:lang w:eastAsia="ko-KR"/>
        </w:rPr>
        <w:t xml:space="preserve"> scheduled by PDCCH format 0_1: </w:t>
      </w:r>
    </w:p>
    <w:p w14:paraId="20A1FD72" w14:textId="77777777" w:rsidR="00C95926" w:rsidRPr="00FF1180" w:rsidRDefault="00C95926" w:rsidP="00FF1180">
      <w:pPr>
        <w:pStyle w:val="ListParagraph"/>
        <w:numPr>
          <w:ilvl w:val="0"/>
          <w:numId w:val="442"/>
        </w:numPr>
        <w:jc w:val="both"/>
        <w:rPr>
          <w:color w:val="000000"/>
          <w:kern w:val="2"/>
          <w:lang w:eastAsia="ko-KR"/>
        </w:rPr>
      </w:pPr>
      <w:r w:rsidRPr="00FF1180">
        <w:rPr>
          <w:color w:val="000000"/>
          <w:kern w:val="2"/>
          <w:lang w:eastAsia="ko-KR"/>
        </w:rPr>
        <w:t>Support FDM for PUSCH and DMRS when PUSCH duration is N or less OFDM symbols</w:t>
      </w:r>
    </w:p>
    <w:p w14:paraId="0184C6CD" w14:textId="77777777" w:rsidR="00C95926" w:rsidRPr="00FF1180" w:rsidRDefault="00C95926" w:rsidP="00FF1180">
      <w:pPr>
        <w:pStyle w:val="ListParagraph"/>
        <w:numPr>
          <w:ilvl w:val="1"/>
          <w:numId w:val="442"/>
        </w:numPr>
        <w:spacing w:after="0"/>
        <w:ind w:left="1434" w:hanging="357"/>
        <w:rPr>
          <w:color w:val="000000"/>
          <w:kern w:val="2"/>
          <w:lang w:eastAsia="ko-KR"/>
        </w:rPr>
      </w:pPr>
      <w:r w:rsidRPr="00FF1180">
        <w:rPr>
          <w:color w:val="000000"/>
          <w:kern w:val="2"/>
          <w:lang w:eastAsia="ko-KR"/>
        </w:rPr>
        <w:t>N=2 for CP-OFDM.</w:t>
      </w:r>
    </w:p>
    <w:p w14:paraId="5DCB456B" w14:textId="77777777" w:rsidR="00C95926" w:rsidRPr="009B19D6" w:rsidRDefault="00C95926" w:rsidP="00C95926">
      <w:pPr>
        <w:rPr>
          <w:color w:val="000000"/>
          <w:kern w:val="2"/>
          <w:szCs w:val="20"/>
          <w:lang w:eastAsia="ko-KR"/>
        </w:rPr>
      </w:pPr>
      <w:r w:rsidRPr="009B19D6">
        <w:rPr>
          <w:color w:val="000000"/>
          <w:kern w:val="2"/>
          <w:szCs w:val="20"/>
          <w:lang w:eastAsia="ko-KR"/>
        </w:rPr>
        <w:t>TDM for other cases. Note: For DFT-S-OFDM, always TDM.</w:t>
      </w:r>
    </w:p>
    <w:p w14:paraId="5A32F462" w14:textId="77777777" w:rsidR="00C95926" w:rsidRPr="00112A09" w:rsidRDefault="00C95926" w:rsidP="00C95926">
      <w:pPr>
        <w:ind w:firstLine="432"/>
        <w:rPr>
          <w:i/>
          <w:color w:val="000000"/>
          <w:kern w:val="2"/>
          <w:sz w:val="24"/>
          <w:lang w:eastAsia="ko-KR"/>
        </w:rPr>
      </w:pPr>
    </w:p>
    <w:p w14:paraId="6FD64916" w14:textId="65AA971C" w:rsidR="00C95926" w:rsidRPr="00FF1180" w:rsidRDefault="00603E09" w:rsidP="00C95926">
      <w:pPr>
        <w:rPr>
          <w:b/>
          <w:lang w:eastAsia="x-none"/>
        </w:rPr>
      </w:pPr>
      <w:hyperlink r:id="rId1268" w:history="1">
        <w:r w:rsidR="00FE4C7E" w:rsidRPr="00FF1180">
          <w:rPr>
            <w:rStyle w:val="Hyperlink"/>
            <w:b/>
          </w:rPr>
          <w:t>R1-1805587</w:t>
        </w:r>
      </w:hyperlink>
      <w:r w:rsidR="00C95926" w:rsidRPr="00FF1180">
        <w:rPr>
          <w:b/>
          <w:lang w:eastAsia="x-none"/>
        </w:rPr>
        <w:tab/>
        <w:t>WF on group/sequence hopping for DFT-S-OFDM PUSCH DMRS</w:t>
      </w:r>
      <w:r w:rsidR="00C95926" w:rsidRPr="00FF1180">
        <w:rPr>
          <w:b/>
          <w:lang w:eastAsia="x-none"/>
        </w:rPr>
        <w:tab/>
        <w:t>CMCC, ZTE, Sanechips, Intel, Nokia, Nokia Shanghai Bell, OPPO, NEC, LG Electronics, NTT DOCOMO, MediaTek, vivo, Qualcomm</w:t>
      </w:r>
    </w:p>
    <w:p w14:paraId="0ABECA01" w14:textId="77777777" w:rsidR="00C95926" w:rsidRDefault="00C95926" w:rsidP="00C95926">
      <w:pPr>
        <w:rPr>
          <w:lang w:eastAsia="x-none"/>
        </w:rPr>
      </w:pPr>
    </w:p>
    <w:p w14:paraId="54584953" w14:textId="77777777" w:rsidR="00C95926" w:rsidRPr="00FF1180" w:rsidRDefault="00C95926" w:rsidP="00C95926">
      <w:pPr>
        <w:rPr>
          <w:lang w:eastAsia="x-none"/>
        </w:rPr>
      </w:pPr>
      <w:r w:rsidRPr="00FF1180">
        <w:rPr>
          <w:highlight w:val="green"/>
          <w:lang w:eastAsia="x-none"/>
        </w:rPr>
        <w:t>Agreement</w:t>
      </w:r>
    </w:p>
    <w:p w14:paraId="5A01E17F" w14:textId="77777777" w:rsidR="00C95926" w:rsidRPr="009B19D6" w:rsidRDefault="00C95926" w:rsidP="00FF1180">
      <w:pPr>
        <w:numPr>
          <w:ilvl w:val="0"/>
          <w:numId w:val="443"/>
        </w:numPr>
        <w:rPr>
          <w:lang w:val="en-US" w:eastAsia="x-none"/>
        </w:rPr>
      </w:pPr>
      <w:r w:rsidRPr="009B19D6">
        <w:rPr>
          <w:lang w:val="en-US" w:eastAsia="x-none"/>
        </w:rPr>
        <w:t>For DFT-s-OFDM based PUSCH transmission, if group hopping or sequence hopping is used, the sequence of the second DMRS symbol follows the first symbol for each pair of adjacent DMRS symbols.</w:t>
      </w:r>
    </w:p>
    <w:p w14:paraId="1534B801" w14:textId="77777777" w:rsidR="00C95926" w:rsidRDefault="00C95926" w:rsidP="00C95926">
      <w:pPr>
        <w:rPr>
          <w:lang w:val="en-US" w:eastAsia="x-none"/>
        </w:rPr>
      </w:pPr>
    </w:p>
    <w:p w14:paraId="2283C34D" w14:textId="77777777" w:rsidR="00C95926" w:rsidRPr="00FF1180" w:rsidRDefault="00C95926" w:rsidP="00C95926">
      <w:pPr>
        <w:rPr>
          <w:lang w:eastAsia="x-none"/>
        </w:rPr>
      </w:pPr>
      <w:r w:rsidRPr="00FF1180">
        <w:rPr>
          <w:highlight w:val="green"/>
          <w:lang w:eastAsia="x-none"/>
        </w:rPr>
        <w:t>Agreement</w:t>
      </w:r>
    </w:p>
    <w:p w14:paraId="33E818A5" w14:textId="77777777" w:rsidR="00C95926" w:rsidRPr="00D26CB0" w:rsidRDefault="00C95926" w:rsidP="00C95926">
      <w:r>
        <w:t>The following text proposal for s</w:t>
      </w:r>
      <w:r w:rsidRPr="00D26CB0">
        <w:t>ection 7.4.1.1.2 of TS38.211</w:t>
      </w:r>
      <w:r>
        <w:t xml:space="preserve"> is agreed.</w:t>
      </w:r>
    </w:p>
    <w:p w14:paraId="6A064A34" w14:textId="77777777" w:rsidR="00C95926" w:rsidRPr="001251F5" w:rsidRDefault="00C95926" w:rsidP="00C95926">
      <w:pPr>
        <w:spacing w:line="276" w:lineRule="auto"/>
        <w:jc w:val="both"/>
        <w:rPr>
          <w:rFonts w:eastAsia="Malgun Gothic"/>
          <w:lang w:eastAsia="zh-CN"/>
        </w:rPr>
      </w:pPr>
      <w:r>
        <w:rPr>
          <w:rFonts w:eastAsia="Malgun Gothic"/>
          <w:lang w:eastAsia="zh-CN"/>
        </w:rPr>
        <w:t>---------------------</w:t>
      </w:r>
    </w:p>
    <w:p w14:paraId="0E59AC0C" w14:textId="77777777" w:rsidR="00C95926" w:rsidRDefault="00C95926" w:rsidP="00C95926">
      <w:pPr>
        <w:rPr>
          <w:rFonts w:ascii="Times New Roman" w:eastAsia="SimSun" w:hAnsi="Times New Roman"/>
          <w:szCs w:val="20"/>
          <w:lang w:eastAsia="zh-CN"/>
        </w:rPr>
      </w:pPr>
      <w:r>
        <w:t xml:space="preserve">For PDSCH mapping type B </w:t>
      </w:r>
    </w:p>
    <w:p w14:paraId="212A0534" w14:textId="77777777" w:rsidR="00C95926" w:rsidRPr="00FF1180" w:rsidRDefault="00C95926" w:rsidP="00C95926">
      <w:pPr>
        <w:pStyle w:val="B1"/>
        <w:spacing w:after="0"/>
        <w:ind w:left="440" w:hanging="440"/>
        <w:jc w:val="both"/>
        <w:rPr>
          <w:rFonts w:ascii="Times New Roman" w:hAnsi="Times New Roman"/>
        </w:rPr>
      </w:pPr>
      <w:r w:rsidRPr="00FF1180">
        <w:rPr>
          <w:rFonts w:ascii="Times New Roman" w:hAnsi="Times New Roman"/>
        </w:rPr>
        <w:t>-</w:t>
      </w:r>
      <w:r w:rsidRPr="00FF1180">
        <w:rPr>
          <w:rFonts w:ascii="Times New Roman" w:hAnsi="Times New Roman"/>
        </w:rPr>
        <w:tab/>
        <w:t>if the PDSCH duration is 2, 4, or 7 OFDM symbols</w:t>
      </w:r>
      <w:r w:rsidRPr="00FF1180">
        <w:rPr>
          <w:rFonts w:ascii="Times New Roman" w:hAnsi="Times New Roman"/>
          <w:color w:val="FF0000"/>
        </w:rPr>
        <w:t xml:space="preserve"> for normal CP, or </w:t>
      </w:r>
      <w:r w:rsidRPr="00FF1180">
        <w:rPr>
          <w:rFonts w:ascii="Times New Roman" w:hAnsi="Times New Roman"/>
          <w:color w:val="FF0000"/>
          <w:lang w:eastAsia="zh-CN"/>
        </w:rPr>
        <w:t xml:space="preserve">2, 4, </w:t>
      </w:r>
      <w:r w:rsidRPr="00FF1180">
        <w:rPr>
          <w:rFonts w:ascii="Times New Roman" w:hAnsi="Times New Roman"/>
          <w:color w:val="FF0000"/>
        </w:rPr>
        <w:t>6 OFDM symbols for extended CP</w:t>
      </w:r>
      <w:r w:rsidRPr="00FF1180">
        <w:rPr>
          <w:rFonts w:ascii="Times New Roman" w:hAnsi="Times New Roman"/>
        </w:rPr>
        <w:t xml:space="preserve">, and the PDSCH allocation collides with resources reserved for a CORESET, </w:t>
      </w:r>
      <w:r w:rsidRPr="00FF1180">
        <w:rPr>
          <w:rFonts w:ascii="Times New Roman" w:hAnsi="Times New Roman"/>
          <w:position w:val="-6"/>
        </w:rPr>
        <w:object w:dxaOrig="165" w:dyaOrig="300" w14:anchorId="14EA0795">
          <v:shape id="_x0000_i1171" type="#_x0000_t75" style="width:8.4pt;height:15pt" o:ole="">
            <v:imagedata r:id="rId1250" o:title=""/>
          </v:shape>
          <o:OLEObject Type="Embed" ProgID="Equation.3" ShapeID="_x0000_i1171" DrawAspect="Content" ObjectID="_1587929050" r:id="rId1269"/>
        </w:object>
      </w:r>
      <w:r w:rsidRPr="00FF1180">
        <w:rPr>
          <w:rFonts w:ascii="Times New Roman" w:hAnsi="Times New Roman"/>
        </w:rPr>
        <w:t xml:space="preserve"> shall be incremented such that the first DM-RS symbol occurs immediately after the CORESET and</w:t>
      </w:r>
    </w:p>
    <w:p w14:paraId="6416623F" w14:textId="77777777" w:rsidR="00C95926" w:rsidRPr="00FF1180" w:rsidRDefault="00C95926" w:rsidP="00C95926">
      <w:pPr>
        <w:pStyle w:val="B2"/>
        <w:spacing w:after="0"/>
        <w:ind w:left="880" w:hanging="440"/>
      </w:pPr>
      <w:r w:rsidRPr="00FF1180">
        <w:t>-</w:t>
      </w:r>
      <w:r w:rsidRPr="00FF1180">
        <w:tab/>
        <w:t>if the PDSCH duration is 4 symbols, the UE is not expected to receive a DM-RS symbol beyond the third symbol,</w:t>
      </w:r>
    </w:p>
    <w:p w14:paraId="49C3FA3B" w14:textId="77777777" w:rsidR="00C95926" w:rsidRPr="00FF1180" w:rsidRDefault="00C95926" w:rsidP="00C95926">
      <w:pPr>
        <w:pStyle w:val="B2"/>
        <w:spacing w:after="0"/>
        <w:ind w:left="880" w:hanging="440"/>
      </w:pPr>
      <w:r w:rsidRPr="00FF1180">
        <w:t>-</w:t>
      </w:r>
      <w:r w:rsidRPr="00FF1180">
        <w:tab/>
        <w:t xml:space="preserve">if the PDSCH duration is 7 symbols </w:t>
      </w:r>
      <w:r w:rsidRPr="00FF1180">
        <w:rPr>
          <w:color w:val="FF0000"/>
        </w:rPr>
        <w:t>for normal CP, or 6 OFDM symbols for extended CP</w:t>
      </w:r>
      <w:r w:rsidRPr="00FF1180">
        <w:t xml:space="preserve">, </w:t>
      </w:r>
    </w:p>
    <w:p w14:paraId="7E63801F" w14:textId="77777777" w:rsidR="00C95926" w:rsidRPr="00FF1180" w:rsidRDefault="00C95926" w:rsidP="00C95926">
      <w:pPr>
        <w:pStyle w:val="B3"/>
        <w:spacing w:after="0"/>
        <w:ind w:left="1320" w:hanging="440"/>
      </w:pPr>
      <w:r w:rsidRPr="00FF1180">
        <w:t>-</w:t>
      </w:r>
      <w:r w:rsidRPr="00FF1180">
        <w:tab/>
        <w:t>the UE is not expected to receive the first DM-RS beyond the fourth symbol, and</w:t>
      </w:r>
    </w:p>
    <w:p w14:paraId="4A372B88" w14:textId="77777777" w:rsidR="00C95926" w:rsidRPr="00FF1180" w:rsidRDefault="00C95926" w:rsidP="00C95926">
      <w:pPr>
        <w:pStyle w:val="B3"/>
        <w:spacing w:after="0"/>
        <w:ind w:left="1320" w:hanging="440"/>
      </w:pPr>
      <w:r w:rsidRPr="00FF1180">
        <w:t>-</w:t>
      </w:r>
      <w:r w:rsidRPr="00FF1180">
        <w:tab/>
        <w:t>if one additional single-symbol DM-RS is configured, the UE only expects the additional DM-RS to be transmitted on the 5th or 6th symbol when the front-loaded DM-RS symbol is in the 1st or 2nd symbol, respectively, of the PDSCH duration, otherwise the UE should expect that the additional DM-RS is not transmitted.</w:t>
      </w:r>
    </w:p>
    <w:p w14:paraId="418DED6D" w14:textId="77777777" w:rsidR="00C95926" w:rsidRPr="00D26CB0" w:rsidRDefault="00C95926" w:rsidP="00C95926">
      <w:pPr>
        <w:jc w:val="center"/>
        <w:rPr>
          <w:b/>
        </w:rPr>
      </w:pPr>
      <w:r w:rsidRPr="00D26CB0">
        <w:rPr>
          <w:b/>
        </w:rPr>
        <w:t xml:space="preserve">Table 7.4.1.1.2-3: PDSCH DM-RS positions </w:t>
      </w:r>
      <w:r w:rsidRPr="00D26CB0">
        <w:rPr>
          <w:b/>
        </w:rPr>
        <w:object w:dxaOrig="165" w:dyaOrig="300" w14:anchorId="7131A69C">
          <v:shape id="_x0000_i1172" type="#_x0000_t75" style="width:8.4pt;height:15pt" o:ole="">
            <v:imagedata r:id="rId1250" o:title=""/>
          </v:shape>
          <o:OLEObject Type="Embed" ProgID="Equation.3" ShapeID="_x0000_i1172" DrawAspect="Content" ObjectID="_1587929051" r:id="rId1270"/>
        </w:object>
      </w:r>
      <w:r w:rsidRPr="00D26CB0">
        <w:rPr>
          <w:b/>
        </w:rPr>
        <w:t xml:space="preserve"> for single-symbol DM-RS.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7"/>
        <w:gridCol w:w="851"/>
        <w:gridCol w:w="851"/>
        <w:gridCol w:w="851"/>
        <w:gridCol w:w="1161"/>
        <w:gridCol w:w="851"/>
        <w:gridCol w:w="606"/>
        <w:gridCol w:w="851"/>
        <w:gridCol w:w="851"/>
      </w:tblGrid>
      <w:tr w:rsidR="00C95926" w14:paraId="12B0EAD1" w14:textId="77777777" w:rsidTr="00D17219">
        <w:trPr>
          <w:jc w:val="center"/>
        </w:trPr>
        <w:tc>
          <w:tcPr>
            <w:tcW w:w="1967" w:type="dxa"/>
            <w:vMerge w:val="restart"/>
            <w:tcBorders>
              <w:top w:val="single" w:sz="4" w:space="0" w:color="auto"/>
              <w:left w:val="single" w:sz="4" w:space="0" w:color="auto"/>
              <w:bottom w:val="single" w:sz="4" w:space="0" w:color="auto"/>
              <w:right w:val="single" w:sz="4" w:space="0" w:color="auto"/>
            </w:tcBorders>
            <w:hideMark/>
          </w:tcPr>
          <w:p w14:paraId="7CDA5373" w14:textId="77777777" w:rsidR="00C95926" w:rsidRDefault="00C95926" w:rsidP="00D17219">
            <w:pPr>
              <w:keepNext/>
              <w:keepLines/>
              <w:spacing w:line="276" w:lineRule="auto"/>
              <w:jc w:val="center"/>
              <w:rPr>
                <w:rFonts w:ascii="Arial" w:hAnsi="Arial"/>
                <w:b/>
                <w:sz w:val="18"/>
                <w:szCs w:val="20"/>
              </w:rPr>
            </w:pPr>
            <w:r>
              <w:rPr>
                <w:rFonts w:ascii="Arial" w:hAnsi="Arial"/>
                <w:b/>
                <w:sz w:val="18"/>
              </w:rPr>
              <w:t>Duration in symbols</w:t>
            </w:r>
          </w:p>
        </w:tc>
        <w:tc>
          <w:tcPr>
            <w:tcW w:w="6863" w:type="dxa"/>
            <w:gridSpan w:val="8"/>
            <w:tcBorders>
              <w:top w:val="single" w:sz="4" w:space="0" w:color="auto"/>
              <w:left w:val="single" w:sz="4" w:space="0" w:color="auto"/>
              <w:bottom w:val="nil"/>
              <w:right w:val="single" w:sz="4" w:space="0" w:color="auto"/>
            </w:tcBorders>
            <w:vAlign w:val="bottom"/>
            <w:hideMark/>
          </w:tcPr>
          <w:p w14:paraId="5EC04F59" w14:textId="77777777" w:rsidR="00C95926" w:rsidRDefault="00C95926" w:rsidP="00D17219">
            <w:pPr>
              <w:keepNext/>
              <w:keepLines/>
              <w:spacing w:line="276" w:lineRule="auto"/>
              <w:jc w:val="center"/>
              <w:rPr>
                <w:rFonts w:ascii="Arial" w:hAnsi="Arial"/>
                <w:b/>
                <w:sz w:val="18"/>
              </w:rPr>
            </w:pPr>
            <w:r>
              <w:rPr>
                <w:rFonts w:ascii="Arial" w:hAnsi="Arial"/>
                <w:b/>
                <w:sz w:val="18"/>
              </w:rPr>
              <w:t xml:space="preserve">DM-RS positions </w:t>
            </w:r>
            <w:r>
              <w:rPr>
                <w:rFonts w:ascii="Arial" w:hAnsi="Arial"/>
                <w:b/>
                <w:position w:val="-6"/>
                <w:sz w:val="18"/>
                <w:szCs w:val="20"/>
              </w:rPr>
              <w:object w:dxaOrig="165" w:dyaOrig="300" w14:anchorId="18D19374">
                <v:shape id="_x0000_i1173" type="#_x0000_t75" style="width:8.4pt;height:15pt" o:ole="">
                  <v:imagedata r:id="rId1250" o:title=""/>
                </v:shape>
                <o:OLEObject Type="Embed" ProgID="Equation.3" ShapeID="_x0000_i1173" DrawAspect="Content" ObjectID="_1587929052" r:id="rId1271"/>
              </w:object>
            </w:r>
          </w:p>
        </w:tc>
      </w:tr>
      <w:tr w:rsidR="00C95926" w14:paraId="4DBA4942" w14:textId="77777777" w:rsidTr="00D17219">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2D1377" w14:textId="77777777" w:rsidR="00C95926" w:rsidRDefault="00C95926" w:rsidP="00D17219">
            <w:pPr>
              <w:spacing w:line="276" w:lineRule="auto"/>
              <w:jc w:val="both"/>
              <w:rPr>
                <w:rFonts w:ascii="Arial" w:hAnsi="Arial"/>
                <w:b/>
                <w:sz w:val="18"/>
                <w:szCs w:val="20"/>
              </w:rPr>
            </w:pPr>
          </w:p>
        </w:tc>
        <w:tc>
          <w:tcPr>
            <w:tcW w:w="3714" w:type="dxa"/>
            <w:gridSpan w:val="4"/>
            <w:tcBorders>
              <w:top w:val="nil"/>
              <w:left w:val="single" w:sz="4" w:space="0" w:color="auto"/>
              <w:bottom w:val="single" w:sz="4" w:space="0" w:color="auto"/>
              <w:right w:val="single" w:sz="4" w:space="0" w:color="auto"/>
            </w:tcBorders>
            <w:vAlign w:val="bottom"/>
            <w:hideMark/>
          </w:tcPr>
          <w:p w14:paraId="64509744" w14:textId="77777777" w:rsidR="00C95926" w:rsidRDefault="00C95926" w:rsidP="00D17219">
            <w:pPr>
              <w:keepNext/>
              <w:keepLines/>
              <w:spacing w:line="276" w:lineRule="auto"/>
              <w:jc w:val="center"/>
              <w:rPr>
                <w:rFonts w:ascii="Arial" w:hAnsi="Arial"/>
                <w:b/>
                <w:sz w:val="18"/>
              </w:rPr>
            </w:pPr>
            <w:r>
              <w:rPr>
                <w:rFonts w:ascii="Arial" w:hAnsi="Arial"/>
                <w:b/>
                <w:sz w:val="18"/>
              </w:rPr>
              <w:t>PDSCH mapping type A</w:t>
            </w:r>
          </w:p>
        </w:tc>
        <w:tc>
          <w:tcPr>
            <w:tcW w:w="3149" w:type="dxa"/>
            <w:gridSpan w:val="4"/>
            <w:tcBorders>
              <w:top w:val="nil"/>
              <w:left w:val="single" w:sz="4" w:space="0" w:color="auto"/>
              <w:bottom w:val="single" w:sz="4" w:space="0" w:color="auto"/>
              <w:right w:val="single" w:sz="4" w:space="0" w:color="auto"/>
            </w:tcBorders>
            <w:vAlign w:val="bottom"/>
            <w:hideMark/>
          </w:tcPr>
          <w:p w14:paraId="02C80025" w14:textId="77777777" w:rsidR="00C95926" w:rsidRDefault="00C95926" w:rsidP="00D17219">
            <w:pPr>
              <w:keepNext/>
              <w:keepLines/>
              <w:spacing w:line="276" w:lineRule="auto"/>
              <w:jc w:val="center"/>
              <w:rPr>
                <w:rFonts w:ascii="Arial" w:hAnsi="Arial"/>
                <w:b/>
                <w:sz w:val="18"/>
              </w:rPr>
            </w:pPr>
            <w:r>
              <w:rPr>
                <w:rFonts w:ascii="Arial" w:hAnsi="Arial"/>
                <w:b/>
                <w:sz w:val="18"/>
              </w:rPr>
              <w:t>PDSCH mapping type B</w:t>
            </w:r>
          </w:p>
        </w:tc>
      </w:tr>
      <w:tr w:rsidR="00C95926" w14:paraId="30BD0EA7" w14:textId="77777777" w:rsidTr="00D17219">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993D32" w14:textId="77777777" w:rsidR="00C95926" w:rsidRDefault="00C95926" w:rsidP="00D17219">
            <w:pPr>
              <w:spacing w:line="276" w:lineRule="auto"/>
              <w:jc w:val="both"/>
              <w:rPr>
                <w:rFonts w:ascii="Arial" w:hAnsi="Arial"/>
                <w:b/>
                <w:sz w:val="18"/>
                <w:szCs w:val="20"/>
              </w:rPr>
            </w:pPr>
          </w:p>
        </w:tc>
        <w:tc>
          <w:tcPr>
            <w:tcW w:w="3714" w:type="dxa"/>
            <w:gridSpan w:val="4"/>
            <w:tcBorders>
              <w:top w:val="single" w:sz="4" w:space="0" w:color="auto"/>
              <w:left w:val="single" w:sz="4" w:space="0" w:color="auto"/>
              <w:bottom w:val="nil"/>
              <w:right w:val="single" w:sz="4" w:space="0" w:color="auto"/>
            </w:tcBorders>
            <w:vAlign w:val="bottom"/>
            <w:hideMark/>
          </w:tcPr>
          <w:p w14:paraId="57CD9E4D" w14:textId="77777777" w:rsidR="00C95926" w:rsidRDefault="00C95926" w:rsidP="00D17219">
            <w:pPr>
              <w:keepNext/>
              <w:keepLines/>
              <w:spacing w:line="276" w:lineRule="auto"/>
              <w:jc w:val="center"/>
              <w:rPr>
                <w:rFonts w:ascii="Arial" w:hAnsi="Arial"/>
                <w:b/>
                <w:i/>
                <w:sz w:val="18"/>
              </w:rPr>
            </w:pPr>
            <w:r>
              <w:rPr>
                <w:rFonts w:ascii="Arial" w:hAnsi="Arial"/>
                <w:b/>
                <w:i/>
                <w:sz w:val="18"/>
              </w:rPr>
              <w:t>DL-DMRS-add-pos</w:t>
            </w:r>
          </w:p>
        </w:tc>
        <w:tc>
          <w:tcPr>
            <w:tcW w:w="3149" w:type="dxa"/>
            <w:gridSpan w:val="4"/>
            <w:tcBorders>
              <w:top w:val="single" w:sz="4" w:space="0" w:color="auto"/>
              <w:left w:val="single" w:sz="4" w:space="0" w:color="auto"/>
              <w:bottom w:val="nil"/>
              <w:right w:val="single" w:sz="4" w:space="0" w:color="auto"/>
            </w:tcBorders>
            <w:vAlign w:val="bottom"/>
            <w:hideMark/>
          </w:tcPr>
          <w:p w14:paraId="063EC29F" w14:textId="77777777" w:rsidR="00C95926" w:rsidRDefault="00C95926" w:rsidP="00D17219">
            <w:pPr>
              <w:keepNext/>
              <w:keepLines/>
              <w:spacing w:line="276" w:lineRule="auto"/>
              <w:jc w:val="center"/>
              <w:rPr>
                <w:rFonts w:ascii="Arial" w:hAnsi="Arial"/>
                <w:b/>
                <w:i/>
                <w:sz w:val="18"/>
              </w:rPr>
            </w:pPr>
            <w:r>
              <w:rPr>
                <w:rFonts w:ascii="Arial" w:hAnsi="Arial"/>
                <w:b/>
                <w:i/>
                <w:sz w:val="18"/>
              </w:rPr>
              <w:t>DL-DMRS-add-pos</w:t>
            </w:r>
          </w:p>
        </w:tc>
      </w:tr>
      <w:tr w:rsidR="00C95926" w14:paraId="0274EFF6" w14:textId="77777777" w:rsidTr="00D17219">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E7DBAE" w14:textId="77777777" w:rsidR="00C95926" w:rsidRDefault="00C95926" w:rsidP="00D17219">
            <w:pPr>
              <w:spacing w:line="276" w:lineRule="auto"/>
              <w:jc w:val="both"/>
              <w:rPr>
                <w:rFonts w:ascii="Arial" w:hAnsi="Arial"/>
                <w:b/>
                <w:sz w:val="18"/>
                <w:szCs w:val="20"/>
              </w:rPr>
            </w:pPr>
          </w:p>
        </w:tc>
        <w:tc>
          <w:tcPr>
            <w:tcW w:w="851" w:type="dxa"/>
            <w:tcBorders>
              <w:top w:val="nil"/>
              <w:left w:val="single" w:sz="4" w:space="0" w:color="auto"/>
              <w:bottom w:val="single" w:sz="4" w:space="0" w:color="auto"/>
              <w:right w:val="single" w:sz="4" w:space="0" w:color="auto"/>
            </w:tcBorders>
            <w:hideMark/>
          </w:tcPr>
          <w:p w14:paraId="5CE39932" w14:textId="77777777" w:rsidR="00C95926" w:rsidRDefault="00C95926" w:rsidP="00D17219">
            <w:pPr>
              <w:keepNext/>
              <w:keepLines/>
              <w:spacing w:line="276" w:lineRule="auto"/>
              <w:jc w:val="center"/>
              <w:rPr>
                <w:rFonts w:ascii="Arial" w:hAnsi="Arial"/>
                <w:b/>
                <w:i/>
                <w:sz w:val="18"/>
              </w:rPr>
            </w:pPr>
            <w:r>
              <w:rPr>
                <w:rFonts w:ascii="Arial" w:hAnsi="Arial"/>
                <w:b/>
                <w:i/>
                <w:sz w:val="18"/>
              </w:rPr>
              <w:t>0</w:t>
            </w:r>
          </w:p>
        </w:tc>
        <w:tc>
          <w:tcPr>
            <w:tcW w:w="851" w:type="dxa"/>
            <w:tcBorders>
              <w:top w:val="nil"/>
              <w:left w:val="single" w:sz="4" w:space="0" w:color="auto"/>
              <w:bottom w:val="single" w:sz="4" w:space="0" w:color="auto"/>
              <w:right w:val="single" w:sz="4" w:space="0" w:color="auto"/>
            </w:tcBorders>
            <w:hideMark/>
          </w:tcPr>
          <w:p w14:paraId="2278FE17" w14:textId="77777777" w:rsidR="00C95926" w:rsidRDefault="00C95926" w:rsidP="00D17219">
            <w:pPr>
              <w:keepNext/>
              <w:keepLines/>
              <w:spacing w:line="276" w:lineRule="auto"/>
              <w:jc w:val="center"/>
              <w:rPr>
                <w:rFonts w:ascii="Arial" w:hAnsi="Arial"/>
                <w:b/>
                <w:i/>
                <w:sz w:val="18"/>
              </w:rPr>
            </w:pPr>
            <w:r>
              <w:rPr>
                <w:rFonts w:ascii="Arial" w:hAnsi="Arial"/>
                <w:b/>
                <w:i/>
                <w:sz w:val="18"/>
              </w:rPr>
              <w:t>1</w:t>
            </w:r>
          </w:p>
        </w:tc>
        <w:tc>
          <w:tcPr>
            <w:tcW w:w="851" w:type="dxa"/>
            <w:tcBorders>
              <w:top w:val="nil"/>
              <w:left w:val="single" w:sz="4" w:space="0" w:color="auto"/>
              <w:bottom w:val="single" w:sz="4" w:space="0" w:color="auto"/>
              <w:right w:val="single" w:sz="4" w:space="0" w:color="auto"/>
            </w:tcBorders>
            <w:hideMark/>
          </w:tcPr>
          <w:p w14:paraId="16B8738D" w14:textId="77777777" w:rsidR="00C95926" w:rsidRDefault="00C95926" w:rsidP="00D17219">
            <w:pPr>
              <w:keepNext/>
              <w:keepLines/>
              <w:spacing w:line="276" w:lineRule="auto"/>
              <w:jc w:val="center"/>
              <w:rPr>
                <w:rFonts w:ascii="Arial" w:hAnsi="Arial"/>
                <w:b/>
                <w:i/>
                <w:sz w:val="18"/>
              </w:rPr>
            </w:pPr>
            <w:r>
              <w:rPr>
                <w:rFonts w:ascii="Arial" w:hAnsi="Arial"/>
                <w:b/>
                <w:i/>
                <w:sz w:val="18"/>
              </w:rPr>
              <w:t>2</w:t>
            </w:r>
          </w:p>
        </w:tc>
        <w:tc>
          <w:tcPr>
            <w:tcW w:w="1161" w:type="dxa"/>
            <w:tcBorders>
              <w:top w:val="nil"/>
              <w:left w:val="single" w:sz="4" w:space="0" w:color="auto"/>
              <w:bottom w:val="single" w:sz="4" w:space="0" w:color="auto"/>
              <w:right w:val="single" w:sz="4" w:space="0" w:color="auto"/>
            </w:tcBorders>
            <w:hideMark/>
          </w:tcPr>
          <w:p w14:paraId="3D35AEBB" w14:textId="77777777" w:rsidR="00C95926" w:rsidRDefault="00C95926" w:rsidP="00D17219">
            <w:pPr>
              <w:keepNext/>
              <w:keepLines/>
              <w:spacing w:line="276" w:lineRule="auto"/>
              <w:jc w:val="center"/>
              <w:rPr>
                <w:rFonts w:ascii="Arial" w:hAnsi="Arial"/>
                <w:b/>
                <w:i/>
                <w:sz w:val="18"/>
              </w:rPr>
            </w:pPr>
            <w:r>
              <w:rPr>
                <w:rFonts w:ascii="Arial" w:hAnsi="Arial"/>
                <w:b/>
                <w:i/>
                <w:sz w:val="18"/>
              </w:rPr>
              <w:t>3</w:t>
            </w:r>
          </w:p>
        </w:tc>
        <w:tc>
          <w:tcPr>
            <w:tcW w:w="851" w:type="dxa"/>
            <w:tcBorders>
              <w:top w:val="nil"/>
              <w:left w:val="single" w:sz="4" w:space="0" w:color="auto"/>
              <w:bottom w:val="single" w:sz="4" w:space="0" w:color="auto"/>
              <w:right w:val="single" w:sz="4" w:space="0" w:color="auto"/>
            </w:tcBorders>
            <w:hideMark/>
          </w:tcPr>
          <w:p w14:paraId="4F7D12DA" w14:textId="77777777" w:rsidR="00C95926" w:rsidRDefault="00C95926" w:rsidP="00D17219">
            <w:pPr>
              <w:keepNext/>
              <w:keepLines/>
              <w:spacing w:line="276" w:lineRule="auto"/>
              <w:jc w:val="center"/>
              <w:rPr>
                <w:rFonts w:ascii="Arial" w:hAnsi="Arial"/>
                <w:b/>
                <w:i/>
                <w:sz w:val="18"/>
              </w:rPr>
            </w:pPr>
            <w:r>
              <w:rPr>
                <w:rFonts w:ascii="Arial" w:hAnsi="Arial"/>
                <w:b/>
                <w:i/>
                <w:sz w:val="18"/>
              </w:rPr>
              <w:t>0</w:t>
            </w:r>
          </w:p>
        </w:tc>
        <w:tc>
          <w:tcPr>
            <w:tcW w:w="596" w:type="dxa"/>
            <w:tcBorders>
              <w:top w:val="nil"/>
              <w:left w:val="single" w:sz="4" w:space="0" w:color="auto"/>
              <w:bottom w:val="single" w:sz="4" w:space="0" w:color="auto"/>
              <w:right w:val="single" w:sz="4" w:space="0" w:color="auto"/>
            </w:tcBorders>
            <w:hideMark/>
          </w:tcPr>
          <w:p w14:paraId="0C4903A6" w14:textId="77777777" w:rsidR="00C95926" w:rsidRDefault="00C95926" w:rsidP="00D17219">
            <w:pPr>
              <w:keepNext/>
              <w:keepLines/>
              <w:spacing w:line="276" w:lineRule="auto"/>
              <w:jc w:val="center"/>
              <w:rPr>
                <w:rFonts w:ascii="Arial" w:hAnsi="Arial"/>
                <w:b/>
                <w:i/>
                <w:sz w:val="18"/>
              </w:rPr>
            </w:pPr>
            <w:r>
              <w:rPr>
                <w:rFonts w:ascii="Arial" w:hAnsi="Arial"/>
                <w:b/>
                <w:i/>
                <w:sz w:val="18"/>
              </w:rPr>
              <w:t>1</w:t>
            </w:r>
          </w:p>
        </w:tc>
        <w:tc>
          <w:tcPr>
            <w:tcW w:w="851" w:type="dxa"/>
            <w:tcBorders>
              <w:top w:val="nil"/>
              <w:left w:val="single" w:sz="4" w:space="0" w:color="auto"/>
              <w:bottom w:val="single" w:sz="4" w:space="0" w:color="auto"/>
              <w:right w:val="single" w:sz="4" w:space="0" w:color="auto"/>
            </w:tcBorders>
            <w:hideMark/>
          </w:tcPr>
          <w:p w14:paraId="681DB199" w14:textId="77777777" w:rsidR="00C95926" w:rsidRDefault="00C95926" w:rsidP="00D17219">
            <w:pPr>
              <w:keepNext/>
              <w:keepLines/>
              <w:spacing w:line="276" w:lineRule="auto"/>
              <w:jc w:val="center"/>
              <w:rPr>
                <w:rFonts w:ascii="Arial" w:hAnsi="Arial"/>
                <w:b/>
                <w:i/>
                <w:sz w:val="18"/>
              </w:rPr>
            </w:pPr>
            <w:r>
              <w:rPr>
                <w:rFonts w:ascii="Arial" w:hAnsi="Arial"/>
                <w:b/>
                <w:i/>
                <w:sz w:val="18"/>
              </w:rPr>
              <w:t>2</w:t>
            </w:r>
          </w:p>
        </w:tc>
        <w:tc>
          <w:tcPr>
            <w:tcW w:w="851" w:type="dxa"/>
            <w:tcBorders>
              <w:top w:val="nil"/>
              <w:left w:val="single" w:sz="4" w:space="0" w:color="auto"/>
              <w:bottom w:val="single" w:sz="4" w:space="0" w:color="auto"/>
              <w:right w:val="single" w:sz="4" w:space="0" w:color="auto"/>
            </w:tcBorders>
            <w:hideMark/>
          </w:tcPr>
          <w:p w14:paraId="5633208F" w14:textId="77777777" w:rsidR="00C95926" w:rsidRDefault="00C95926" w:rsidP="00D17219">
            <w:pPr>
              <w:keepNext/>
              <w:keepLines/>
              <w:spacing w:line="276" w:lineRule="auto"/>
              <w:jc w:val="center"/>
              <w:rPr>
                <w:rFonts w:ascii="Arial" w:hAnsi="Arial"/>
                <w:b/>
                <w:i/>
                <w:sz w:val="18"/>
              </w:rPr>
            </w:pPr>
            <w:r>
              <w:rPr>
                <w:rFonts w:ascii="Arial" w:hAnsi="Arial"/>
                <w:b/>
                <w:i/>
                <w:sz w:val="18"/>
              </w:rPr>
              <w:t>3</w:t>
            </w:r>
          </w:p>
        </w:tc>
      </w:tr>
      <w:tr w:rsidR="00C95926" w14:paraId="11345FC1" w14:textId="77777777" w:rsidTr="00D17219">
        <w:trPr>
          <w:jc w:val="center"/>
        </w:trPr>
        <w:tc>
          <w:tcPr>
            <w:tcW w:w="1967" w:type="dxa"/>
            <w:tcBorders>
              <w:top w:val="single" w:sz="4" w:space="0" w:color="auto"/>
              <w:left w:val="single" w:sz="4" w:space="0" w:color="auto"/>
              <w:bottom w:val="single" w:sz="4" w:space="0" w:color="auto"/>
              <w:right w:val="single" w:sz="4" w:space="0" w:color="auto"/>
            </w:tcBorders>
            <w:hideMark/>
          </w:tcPr>
          <w:p w14:paraId="5B2653F5" w14:textId="77777777" w:rsidR="00C95926" w:rsidRDefault="00C95926" w:rsidP="00D17219">
            <w:pPr>
              <w:keepNext/>
              <w:keepLines/>
              <w:spacing w:line="276" w:lineRule="auto"/>
              <w:jc w:val="center"/>
              <w:rPr>
                <w:rFonts w:ascii="Arial" w:hAnsi="Arial" w:cs="Arial"/>
                <w:sz w:val="18"/>
              </w:rPr>
            </w:pPr>
            <w:r>
              <w:rPr>
                <w:rFonts w:ascii="Arial" w:hAnsi="Arial" w:cs="Arial"/>
                <w:sz w:val="18"/>
              </w:rPr>
              <w:lastRenderedPageBreak/>
              <w:t>2</w:t>
            </w:r>
          </w:p>
        </w:tc>
        <w:tc>
          <w:tcPr>
            <w:tcW w:w="851" w:type="dxa"/>
            <w:tcBorders>
              <w:top w:val="single" w:sz="4" w:space="0" w:color="auto"/>
              <w:left w:val="single" w:sz="4" w:space="0" w:color="auto"/>
              <w:bottom w:val="single" w:sz="4" w:space="0" w:color="auto"/>
              <w:right w:val="single" w:sz="4" w:space="0" w:color="auto"/>
            </w:tcBorders>
            <w:hideMark/>
          </w:tcPr>
          <w:p w14:paraId="686FC28F" w14:textId="77777777" w:rsidR="00C95926" w:rsidRDefault="00C95926" w:rsidP="00D17219">
            <w:pPr>
              <w:keepNext/>
              <w:keepLines/>
              <w:spacing w:line="276" w:lineRule="auto"/>
              <w:jc w:val="center"/>
              <w:rPr>
                <w:rFonts w:ascii="Arial" w:eastAsia="SimSun"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hideMark/>
          </w:tcPr>
          <w:p w14:paraId="2287CFA7"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hideMark/>
          </w:tcPr>
          <w:p w14:paraId="4F35FC21"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1161" w:type="dxa"/>
            <w:tcBorders>
              <w:top w:val="single" w:sz="4" w:space="0" w:color="auto"/>
              <w:left w:val="single" w:sz="4" w:space="0" w:color="auto"/>
              <w:bottom w:val="single" w:sz="4" w:space="0" w:color="auto"/>
              <w:right w:val="single" w:sz="4" w:space="0" w:color="auto"/>
            </w:tcBorders>
            <w:hideMark/>
          </w:tcPr>
          <w:p w14:paraId="65165C3F"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hideMark/>
          </w:tcPr>
          <w:p w14:paraId="25DDCA0F" w14:textId="77777777" w:rsidR="00C95926" w:rsidRDefault="00C95926" w:rsidP="00D17219">
            <w:pPr>
              <w:keepNext/>
              <w:keepLines/>
              <w:spacing w:line="276" w:lineRule="auto"/>
              <w:jc w:val="center"/>
              <w:rPr>
                <w:rFonts w:ascii="Arial" w:eastAsia="SimSun" w:hAnsi="Arial"/>
                <w:sz w:val="18"/>
              </w:rPr>
            </w:pPr>
            <w:r>
              <w:rPr>
                <w:rFonts w:ascii="Arial" w:eastAsia="SimSun" w:hAnsi="Arial"/>
                <w:position w:val="-10"/>
                <w:sz w:val="18"/>
                <w:szCs w:val="20"/>
              </w:rPr>
              <w:object w:dxaOrig="195" w:dyaOrig="300" w14:anchorId="3B128875">
                <v:shape id="_x0000_i1174" type="#_x0000_t75" style="width:9.6pt;height:15pt" o:ole="">
                  <v:imagedata r:id="rId1272" o:title=""/>
                </v:shape>
                <o:OLEObject Type="Embed" ProgID="Equation.3" ShapeID="_x0000_i1174" DrawAspect="Content" ObjectID="_1587929053" r:id="rId1273"/>
              </w:object>
            </w:r>
          </w:p>
        </w:tc>
        <w:tc>
          <w:tcPr>
            <w:tcW w:w="596" w:type="dxa"/>
            <w:tcBorders>
              <w:top w:val="single" w:sz="4" w:space="0" w:color="auto"/>
              <w:left w:val="single" w:sz="4" w:space="0" w:color="auto"/>
              <w:bottom w:val="single" w:sz="4" w:space="0" w:color="auto"/>
              <w:right w:val="single" w:sz="4" w:space="0" w:color="auto"/>
            </w:tcBorders>
            <w:hideMark/>
          </w:tcPr>
          <w:p w14:paraId="489D6DE0"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5109B6A3">
                <v:shape id="_x0000_i1175" type="#_x0000_t75" style="width:9.6pt;height:15pt" o:ole="">
                  <v:imagedata r:id="rId1272" o:title=""/>
                </v:shape>
                <o:OLEObject Type="Embed" ProgID="Equation.3" ShapeID="_x0000_i1175" DrawAspect="Content" ObjectID="_1587929054" r:id="rId1274"/>
              </w:object>
            </w:r>
          </w:p>
        </w:tc>
        <w:tc>
          <w:tcPr>
            <w:tcW w:w="851" w:type="dxa"/>
            <w:tcBorders>
              <w:top w:val="single" w:sz="4" w:space="0" w:color="auto"/>
              <w:left w:val="single" w:sz="4" w:space="0" w:color="auto"/>
              <w:bottom w:val="single" w:sz="4" w:space="0" w:color="auto"/>
              <w:right w:val="single" w:sz="4" w:space="0" w:color="auto"/>
            </w:tcBorders>
          </w:tcPr>
          <w:p w14:paraId="5A8D0EB4"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tcPr>
          <w:p w14:paraId="7079F18B" w14:textId="77777777" w:rsidR="00C95926" w:rsidRDefault="00C95926" w:rsidP="00D17219">
            <w:pPr>
              <w:keepNext/>
              <w:keepLines/>
              <w:spacing w:line="276" w:lineRule="auto"/>
              <w:jc w:val="center"/>
              <w:rPr>
                <w:rFonts w:ascii="Arial" w:hAnsi="Arial"/>
                <w:sz w:val="18"/>
              </w:rPr>
            </w:pPr>
          </w:p>
        </w:tc>
      </w:tr>
      <w:tr w:rsidR="00C95926" w14:paraId="4A69DFF0" w14:textId="77777777" w:rsidTr="00D17219">
        <w:trPr>
          <w:jc w:val="center"/>
        </w:trPr>
        <w:tc>
          <w:tcPr>
            <w:tcW w:w="1967" w:type="dxa"/>
            <w:tcBorders>
              <w:top w:val="single" w:sz="4" w:space="0" w:color="auto"/>
              <w:left w:val="single" w:sz="4" w:space="0" w:color="auto"/>
              <w:bottom w:val="single" w:sz="4" w:space="0" w:color="auto"/>
              <w:right w:val="single" w:sz="4" w:space="0" w:color="auto"/>
            </w:tcBorders>
            <w:hideMark/>
          </w:tcPr>
          <w:p w14:paraId="214A2524" w14:textId="77777777" w:rsidR="00C95926" w:rsidRDefault="00C95926" w:rsidP="00D17219">
            <w:pPr>
              <w:keepNext/>
              <w:keepLines/>
              <w:spacing w:line="276" w:lineRule="auto"/>
              <w:jc w:val="center"/>
              <w:rPr>
                <w:rFonts w:ascii="Arial" w:hAnsi="Arial" w:cs="Arial"/>
                <w:sz w:val="18"/>
              </w:rPr>
            </w:pPr>
            <w:r>
              <w:rPr>
                <w:rFonts w:ascii="Arial" w:hAnsi="Arial" w:cs="Arial"/>
                <w:sz w:val="18"/>
              </w:rPr>
              <w:t>3</w:t>
            </w:r>
          </w:p>
        </w:tc>
        <w:tc>
          <w:tcPr>
            <w:tcW w:w="851" w:type="dxa"/>
            <w:tcBorders>
              <w:top w:val="single" w:sz="4" w:space="0" w:color="auto"/>
              <w:left w:val="single" w:sz="4" w:space="0" w:color="auto"/>
              <w:bottom w:val="single" w:sz="4" w:space="0" w:color="auto"/>
              <w:right w:val="single" w:sz="4" w:space="0" w:color="auto"/>
            </w:tcBorders>
            <w:hideMark/>
          </w:tcPr>
          <w:p w14:paraId="347F8822" w14:textId="77777777" w:rsidR="00C95926" w:rsidRDefault="00C95926" w:rsidP="00D17219">
            <w:pPr>
              <w:keepNext/>
              <w:keepLines/>
              <w:spacing w:line="276" w:lineRule="auto"/>
              <w:jc w:val="center"/>
              <w:rPr>
                <w:rFonts w:ascii="Arial" w:eastAsia="SimSun" w:hAnsi="Arial"/>
                <w:sz w:val="18"/>
              </w:rPr>
            </w:pPr>
            <w:r>
              <w:rPr>
                <w:rFonts w:ascii="Arial" w:eastAsia="SimSun" w:hAnsi="Arial"/>
                <w:position w:val="-10"/>
                <w:sz w:val="18"/>
                <w:szCs w:val="20"/>
              </w:rPr>
              <w:object w:dxaOrig="195" w:dyaOrig="300" w14:anchorId="7CB065A6">
                <v:shape id="_x0000_i1176" type="#_x0000_t75" style="width:9.6pt;height:15pt" o:ole="">
                  <v:imagedata r:id="rId1272" o:title=""/>
                </v:shape>
                <o:OLEObject Type="Embed" ProgID="Equation.3" ShapeID="_x0000_i1176" DrawAspect="Content" ObjectID="_1587929055" r:id="rId1275"/>
              </w:object>
            </w:r>
          </w:p>
        </w:tc>
        <w:tc>
          <w:tcPr>
            <w:tcW w:w="851" w:type="dxa"/>
            <w:tcBorders>
              <w:top w:val="single" w:sz="4" w:space="0" w:color="auto"/>
              <w:left w:val="single" w:sz="4" w:space="0" w:color="auto"/>
              <w:bottom w:val="single" w:sz="4" w:space="0" w:color="auto"/>
              <w:right w:val="single" w:sz="4" w:space="0" w:color="auto"/>
            </w:tcBorders>
            <w:hideMark/>
          </w:tcPr>
          <w:p w14:paraId="1B9640B8"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16389ABA">
                <v:shape id="_x0000_i1177" type="#_x0000_t75" style="width:9.6pt;height:15pt" o:ole="">
                  <v:imagedata r:id="rId1272" o:title=""/>
                </v:shape>
                <o:OLEObject Type="Embed" ProgID="Equation.3" ShapeID="_x0000_i1177" DrawAspect="Content" ObjectID="_1587929056" r:id="rId1276"/>
              </w:object>
            </w:r>
          </w:p>
        </w:tc>
        <w:tc>
          <w:tcPr>
            <w:tcW w:w="851" w:type="dxa"/>
            <w:tcBorders>
              <w:top w:val="single" w:sz="4" w:space="0" w:color="auto"/>
              <w:left w:val="single" w:sz="4" w:space="0" w:color="auto"/>
              <w:bottom w:val="single" w:sz="4" w:space="0" w:color="auto"/>
              <w:right w:val="single" w:sz="4" w:space="0" w:color="auto"/>
            </w:tcBorders>
            <w:hideMark/>
          </w:tcPr>
          <w:p w14:paraId="6E3D8771"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14948A25">
                <v:shape id="_x0000_i1178" type="#_x0000_t75" style="width:9.6pt;height:15pt" o:ole="">
                  <v:imagedata r:id="rId1272" o:title=""/>
                </v:shape>
                <o:OLEObject Type="Embed" ProgID="Equation.3" ShapeID="_x0000_i1178" DrawAspect="Content" ObjectID="_1587929057" r:id="rId1277"/>
              </w:object>
            </w:r>
          </w:p>
        </w:tc>
        <w:tc>
          <w:tcPr>
            <w:tcW w:w="1161" w:type="dxa"/>
            <w:tcBorders>
              <w:top w:val="single" w:sz="4" w:space="0" w:color="auto"/>
              <w:left w:val="single" w:sz="4" w:space="0" w:color="auto"/>
              <w:bottom w:val="single" w:sz="4" w:space="0" w:color="auto"/>
              <w:right w:val="single" w:sz="4" w:space="0" w:color="auto"/>
            </w:tcBorders>
            <w:hideMark/>
          </w:tcPr>
          <w:p w14:paraId="4981E785"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2184663D">
                <v:shape id="_x0000_i1179" type="#_x0000_t75" style="width:9.6pt;height:15pt" o:ole="">
                  <v:imagedata r:id="rId1272" o:title=""/>
                </v:shape>
                <o:OLEObject Type="Embed" ProgID="Equation.3" ShapeID="_x0000_i1179" DrawAspect="Content" ObjectID="_1587929058" r:id="rId1278"/>
              </w:object>
            </w:r>
          </w:p>
        </w:tc>
        <w:tc>
          <w:tcPr>
            <w:tcW w:w="851" w:type="dxa"/>
            <w:tcBorders>
              <w:top w:val="single" w:sz="4" w:space="0" w:color="auto"/>
              <w:left w:val="single" w:sz="4" w:space="0" w:color="auto"/>
              <w:bottom w:val="single" w:sz="4" w:space="0" w:color="auto"/>
              <w:right w:val="single" w:sz="4" w:space="0" w:color="auto"/>
            </w:tcBorders>
            <w:hideMark/>
          </w:tcPr>
          <w:p w14:paraId="179BC1B2" w14:textId="77777777" w:rsidR="00C95926" w:rsidRDefault="00C95926" w:rsidP="00D17219">
            <w:pPr>
              <w:keepNext/>
              <w:keepLines/>
              <w:spacing w:line="276" w:lineRule="auto"/>
              <w:jc w:val="center"/>
              <w:rPr>
                <w:rFonts w:ascii="Arial" w:eastAsia="SimSun" w:hAnsi="Arial"/>
                <w:sz w:val="18"/>
              </w:rPr>
            </w:pPr>
            <w:r>
              <w:rPr>
                <w:rFonts w:ascii="Arial" w:hAnsi="Arial"/>
                <w:sz w:val="18"/>
              </w:rPr>
              <w:t>-</w:t>
            </w:r>
          </w:p>
        </w:tc>
        <w:tc>
          <w:tcPr>
            <w:tcW w:w="596" w:type="dxa"/>
            <w:tcBorders>
              <w:top w:val="single" w:sz="4" w:space="0" w:color="auto"/>
              <w:left w:val="single" w:sz="4" w:space="0" w:color="auto"/>
              <w:bottom w:val="single" w:sz="4" w:space="0" w:color="auto"/>
              <w:right w:val="single" w:sz="4" w:space="0" w:color="auto"/>
            </w:tcBorders>
            <w:hideMark/>
          </w:tcPr>
          <w:p w14:paraId="4D627E1D"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568CFE11"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tcPr>
          <w:p w14:paraId="79FBC2B7" w14:textId="77777777" w:rsidR="00C95926" w:rsidRDefault="00C95926" w:rsidP="00D17219">
            <w:pPr>
              <w:keepNext/>
              <w:keepLines/>
              <w:spacing w:line="276" w:lineRule="auto"/>
              <w:jc w:val="center"/>
              <w:rPr>
                <w:rFonts w:ascii="Arial" w:hAnsi="Arial"/>
                <w:sz w:val="18"/>
              </w:rPr>
            </w:pPr>
          </w:p>
        </w:tc>
      </w:tr>
      <w:tr w:rsidR="00C95926" w14:paraId="54C18789" w14:textId="77777777" w:rsidTr="00D17219">
        <w:trPr>
          <w:jc w:val="center"/>
        </w:trPr>
        <w:tc>
          <w:tcPr>
            <w:tcW w:w="1967" w:type="dxa"/>
            <w:tcBorders>
              <w:top w:val="single" w:sz="4" w:space="0" w:color="auto"/>
              <w:left w:val="single" w:sz="4" w:space="0" w:color="auto"/>
              <w:bottom w:val="single" w:sz="4" w:space="0" w:color="auto"/>
              <w:right w:val="single" w:sz="4" w:space="0" w:color="auto"/>
            </w:tcBorders>
            <w:hideMark/>
          </w:tcPr>
          <w:p w14:paraId="5AC0E4F6" w14:textId="77777777" w:rsidR="00C95926" w:rsidRDefault="00C95926" w:rsidP="00D17219">
            <w:pPr>
              <w:keepNext/>
              <w:keepLines/>
              <w:spacing w:line="276" w:lineRule="auto"/>
              <w:jc w:val="center"/>
              <w:rPr>
                <w:rFonts w:ascii="Arial" w:hAnsi="Arial" w:cs="Arial"/>
                <w:sz w:val="18"/>
              </w:rPr>
            </w:pPr>
            <w:r>
              <w:rPr>
                <w:rFonts w:ascii="Arial" w:hAnsi="Arial" w:cs="Arial"/>
                <w:sz w:val="18"/>
              </w:rPr>
              <w:t>4</w:t>
            </w:r>
          </w:p>
        </w:tc>
        <w:tc>
          <w:tcPr>
            <w:tcW w:w="851" w:type="dxa"/>
            <w:tcBorders>
              <w:top w:val="single" w:sz="4" w:space="0" w:color="auto"/>
              <w:left w:val="single" w:sz="4" w:space="0" w:color="auto"/>
              <w:bottom w:val="single" w:sz="4" w:space="0" w:color="auto"/>
              <w:right w:val="single" w:sz="4" w:space="0" w:color="auto"/>
            </w:tcBorders>
            <w:hideMark/>
          </w:tcPr>
          <w:p w14:paraId="351C84FD" w14:textId="77777777" w:rsidR="00C95926" w:rsidRDefault="00C95926" w:rsidP="00D17219">
            <w:pPr>
              <w:keepNext/>
              <w:keepLines/>
              <w:spacing w:line="276" w:lineRule="auto"/>
              <w:jc w:val="center"/>
              <w:rPr>
                <w:rFonts w:ascii="Arial" w:eastAsia="SimSun" w:hAnsi="Arial"/>
                <w:sz w:val="18"/>
              </w:rPr>
            </w:pPr>
            <w:r>
              <w:rPr>
                <w:rFonts w:ascii="Arial" w:eastAsia="SimSun" w:hAnsi="Arial"/>
                <w:position w:val="-10"/>
                <w:sz w:val="18"/>
                <w:szCs w:val="20"/>
              </w:rPr>
              <w:object w:dxaOrig="195" w:dyaOrig="300" w14:anchorId="6F52FFDC">
                <v:shape id="_x0000_i1180" type="#_x0000_t75" style="width:9.6pt;height:15pt" o:ole="">
                  <v:imagedata r:id="rId1272" o:title=""/>
                </v:shape>
                <o:OLEObject Type="Embed" ProgID="Equation.3" ShapeID="_x0000_i1180" DrawAspect="Content" ObjectID="_1587929059" r:id="rId1279"/>
              </w:object>
            </w:r>
          </w:p>
        </w:tc>
        <w:tc>
          <w:tcPr>
            <w:tcW w:w="851" w:type="dxa"/>
            <w:tcBorders>
              <w:top w:val="single" w:sz="4" w:space="0" w:color="auto"/>
              <w:left w:val="single" w:sz="4" w:space="0" w:color="auto"/>
              <w:bottom w:val="single" w:sz="4" w:space="0" w:color="auto"/>
              <w:right w:val="single" w:sz="4" w:space="0" w:color="auto"/>
            </w:tcBorders>
            <w:hideMark/>
          </w:tcPr>
          <w:p w14:paraId="2226ACA9"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5E2E829F">
                <v:shape id="_x0000_i1181" type="#_x0000_t75" style="width:9.6pt;height:15pt" o:ole="">
                  <v:imagedata r:id="rId1272" o:title=""/>
                </v:shape>
                <o:OLEObject Type="Embed" ProgID="Equation.3" ShapeID="_x0000_i1181" DrawAspect="Content" ObjectID="_1587929060" r:id="rId1280"/>
              </w:object>
            </w:r>
          </w:p>
        </w:tc>
        <w:tc>
          <w:tcPr>
            <w:tcW w:w="851" w:type="dxa"/>
            <w:tcBorders>
              <w:top w:val="single" w:sz="4" w:space="0" w:color="auto"/>
              <w:left w:val="single" w:sz="4" w:space="0" w:color="auto"/>
              <w:bottom w:val="single" w:sz="4" w:space="0" w:color="auto"/>
              <w:right w:val="single" w:sz="4" w:space="0" w:color="auto"/>
            </w:tcBorders>
            <w:hideMark/>
          </w:tcPr>
          <w:p w14:paraId="40BAA590"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3955F696">
                <v:shape id="_x0000_i1182" type="#_x0000_t75" style="width:9.6pt;height:15pt" o:ole="">
                  <v:imagedata r:id="rId1272" o:title=""/>
                </v:shape>
                <o:OLEObject Type="Embed" ProgID="Equation.3" ShapeID="_x0000_i1182" DrawAspect="Content" ObjectID="_1587929061" r:id="rId1281"/>
              </w:object>
            </w:r>
          </w:p>
        </w:tc>
        <w:tc>
          <w:tcPr>
            <w:tcW w:w="1161" w:type="dxa"/>
            <w:tcBorders>
              <w:top w:val="single" w:sz="4" w:space="0" w:color="auto"/>
              <w:left w:val="single" w:sz="4" w:space="0" w:color="auto"/>
              <w:bottom w:val="single" w:sz="4" w:space="0" w:color="auto"/>
              <w:right w:val="single" w:sz="4" w:space="0" w:color="auto"/>
            </w:tcBorders>
            <w:hideMark/>
          </w:tcPr>
          <w:p w14:paraId="536E5ACE"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31E1B6C1">
                <v:shape id="_x0000_i1183" type="#_x0000_t75" style="width:9.6pt;height:15pt" o:ole="">
                  <v:imagedata r:id="rId1272" o:title=""/>
                </v:shape>
                <o:OLEObject Type="Embed" ProgID="Equation.3" ShapeID="_x0000_i1183" DrawAspect="Content" ObjectID="_1587929062" r:id="rId1282"/>
              </w:object>
            </w:r>
          </w:p>
        </w:tc>
        <w:tc>
          <w:tcPr>
            <w:tcW w:w="851" w:type="dxa"/>
            <w:tcBorders>
              <w:top w:val="single" w:sz="4" w:space="0" w:color="auto"/>
              <w:left w:val="single" w:sz="4" w:space="0" w:color="auto"/>
              <w:bottom w:val="single" w:sz="4" w:space="0" w:color="auto"/>
              <w:right w:val="single" w:sz="4" w:space="0" w:color="auto"/>
            </w:tcBorders>
            <w:hideMark/>
          </w:tcPr>
          <w:p w14:paraId="4B9E7457" w14:textId="77777777" w:rsidR="00C95926" w:rsidRDefault="00C95926" w:rsidP="00D17219">
            <w:pPr>
              <w:keepNext/>
              <w:keepLines/>
              <w:spacing w:line="276" w:lineRule="auto"/>
              <w:jc w:val="center"/>
              <w:rPr>
                <w:rFonts w:ascii="Arial" w:eastAsia="SimSun" w:hAnsi="Arial"/>
                <w:sz w:val="18"/>
              </w:rPr>
            </w:pPr>
            <w:r>
              <w:rPr>
                <w:rFonts w:ascii="Arial" w:eastAsia="SimSun" w:hAnsi="Arial"/>
                <w:position w:val="-10"/>
                <w:sz w:val="18"/>
                <w:szCs w:val="20"/>
              </w:rPr>
              <w:object w:dxaOrig="195" w:dyaOrig="300" w14:anchorId="3B2CD0EC">
                <v:shape id="_x0000_i1184" type="#_x0000_t75" style="width:9.6pt;height:15pt" o:ole="">
                  <v:imagedata r:id="rId1272" o:title=""/>
                </v:shape>
                <o:OLEObject Type="Embed" ProgID="Equation.3" ShapeID="_x0000_i1184" DrawAspect="Content" ObjectID="_1587929063" r:id="rId1283"/>
              </w:object>
            </w:r>
          </w:p>
        </w:tc>
        <w:tc>
          <w:tcPr>
            <w:tcW w:w="596" w:type="dxa"/>
            <w:tcBorders>
              <w:top w:val="single" w:sz="4" w:space="0" w:color="auto"/>
              <w:left w:val="single" w:sz="4" w:space="0" w:color="auto"/>
              <w:bottom w:val="single" w:sz="4" w:space="0" w:color="auto"/>
              <w:right w:val="single" w:sz="4" w:space="0" w:color="auto"/>
            </w:tcBorders>
            <w:hideMark/>
          </w:tcPr>
          <w:p w14:paraId="18E20FD7"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4157BA29">
                <v:shape id="_x0000_i1185" type="#_x0000_t75" style="width:9.6pt;height:15pt" o:ole="">
                  <v:imagedata r:id="rId1272" o:title=""/>
                </v:shape>
                <o:OLEObject Type="Embed" ProgID="Equation.3" ShapeID="_x0000_i1185" DrawAspect="Content" ObjectID="_1587929064" r:id="rId1284"/>
              </w:object>
            </w:r>
          </w:p>
        </w:tc>
        <w:tc>
          <w:tcPr>
            <w:tcW w:w="851" w:type="dxa"/>
            <w:tcBorders>
              <w:top w:val="single" w:sz="4" w:space="0" w:color="auto"/>
              <w:left w:val="single" w:sz="4" w:space="0" w:color="auto"/>
              <w:bottom w:val="single" w:sz="4" w:space="0" w:color="auto"/>
              <w:right w:val="single" w:sz="4" w:space="0" w:color="auto"/>
            </w:tcBorders>
          </w:tcPr>
          <w:p w14:paraId="3386639A"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tcPr>
          <w:p w14:paraId="45A7E323" w14:textId="77777777" w:rsidR="00C95926" w:rsidRDefault="00C95926" w:rsidP="00D17219">
            <w:pPr>
              <w:keepNext/>
              <w:keepLines/>
              <w:spacing w:line="276" w:lineRule="auto"/>
              <w:jc w:val="center"/>
              <w:rPr>
                <w:rFonts w:ascii="Arial" w:hAnsi="Arial"/>
                <w:sz w:val="18"/>
              </w:rPr>
            </w:pPr>
          </w:p>
        </w:tc>
      </w:tr>
      <w:tr w:rsidR="00C95926" w14:paraId="41381216" w14:textId="77777777" w:rsidTr="00D17219">
        <w:trPr>
          <w:jc w:val="center"/>
        </w:trPr>
        <w:tc>
          <w:tcPr>
            <w:tcW w:w="1967" w:type="dxa"/>
            <w:tcBorders>
              <w:top w:val="single" w:sz="4" w:space="0" w:color="auto"/>
              <w:left w:val="single" w:sz="4" w:space="0" w:color="auto"/>
              <w:bottom w:val="single" w:sz="4" w:space="0" w:color="auto"/>
              <w:right w:val="single" w:sz="4" w:space="0" w:color="auto"/>
            </w:tcBorders>
            <w:hideMark/>
          </w:tcPr>
          <w:p w14:paraId="1F797A19" w14:textId="77777777" w:rsidR="00C95926" w:rsidRDefault="00C95926" w:rsidP="00D17219">
            <w:pPr>
              <w:keepNext/>
              <w:keepLines/>
              <w:spacing w:line="276" w:lineRule="auto"/>
              <w:jc w:val="center"/>
              <w:rPr>
                <w:rFonts w:ascii="Arial" w:hAnsi="Arial" w:cs="Arial"/>
                <w:sz w:val="18"/>
              </w:rPr>
            </w:pPr>
            <w:r>
              <w:rPr>
                <w:rFonts w:ascii="Arial" w:hAnsi="Arial" w:cs="Arial"/>
                <w:sz w:val="18"/>
              </w:rPr>
              <w:t>5</w:t>
            </w:r>
          </w:p>
        </w:tc>
        <w:tc>
          <w:tcPr>
            <w:tcW w:w="851" w:type="dxa"/>
            <w:tcBorders>
              <w:top w:val="single" w:sz="4" w:space="0" w:color="auto"/>
              <w:left w:val="single" w:sz="4" w:space="0" w:color="auto"/>
              <w:bottom w:val="single" w:sz="4" w:space="0" w:color="auto"/>
              <w:right w:val="single" w:sz="4" w:space="0" w:color="auto"/>
            </w:tcBorders>
            <w:hideMark/>
          </w:tcPr>
          <w:p w14:paraId="124DD711" w14:textId="77777777" w:rsidR="00C95926" w:rsidRDefault="00C95926" w:rsidP="00D17219">
            <w:pPr>
              <w:keepNext/>
              <w:keepLines/>
              <w:spacing w:line="276" w:lineRule="auto"/>
              <w:jc w:val="center"/>
              <w:rPr>
                <w:rFonts w:ascii="Arial" w:eastAsia="SimSun" w:hAnsi="Arial"/>
                <w:sz w:val="18"/>
              </w:rPr>
            </w:pPr>
            <w:r>
              <w:rPr>
                <w:rFonts w:ascii="Arial" w:eastAsia="SimSun" w:hAnsi="Arial"/>
                <w:position w:val="-10"/>
                <w:sz w:val="18"/>
                <w:szCs w:val="20"/>
              </w:rPr>
              <w:object w:dxaOrig="195" w:dyaOrig="300" w14:anchorId="5D8D9B39">
                <v:shape id="_x0000_i1186" type="#_x0000_t75" style="width:9.6pt;height:15pt" o:ole="">
                  <v:imagedata r:id="rId1272" o:title=""/>
                </v:shape>
                <o:OLEObject Type="Embed" ProgID="Equation.3" ShapeID="_x0000_i1186" DrawAspect="Content" ObjectID="_1587929065" r:id="rId1285"/>
              </w:object>
            </w:r>
          </w:p>
        </w:tc>
        <w:tc>
          <w:tcPr>
            <w:tcW w:w="851" w:type="dxa"/>
            <w:tcBorders>
              <w:top w:val="single" w:sz="4" w:space="0" w:color="auto"/>
              <w:left w:val="single" w:sz="4" w:space="0" w:color="auto"/>
              <w:bottom w:val="single" w:sz="4" w:space="0" w:color="auto"/>
              <w:right w:val="single" w:sz="4" w:space="0" w:color="auto"/>
            </w:tcBorders>
            <w:hideMark/>
          </w:tcPr>
          <w:p w14:paraId="4F4073AD"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1C88BBDE">
                <v:shape id="_x0000_i1187" type="#_x0000_t75" style="width:9.6pt;height:15pt" o:ole="">
                  <v:imagedata r:id="rId1272" o:title=""/>
                </v:shape>
                <o:OLEObject Type="Embed" ProgID="Equation.3" ShapeID="_x0000_i1187" DrawAspect="Content" ObjectID="_1587929066" r:id="rId1286"/>
              </w:object>
            </w:r>
          </w:p>
        </w:tc>
        <w:tc>
          <w:tcPr>
            <w:tcW w:w="851" w:type="dxa"/>
            <w:tcBorders>
              <w:top w:val="single" w:sz="4" w:space="0" w:color="auto"/>
              <w:left w:val="single" w:sz="4" w:space="0" w:color="auto"/>
              <w:bottom w:val="single" w:sz="4" w:space="0" w:color="auto"/>
              <w:right w:val="single" w:sz="4" w:space="0" w:color="auto"/>
            </w:tcBorders>
            <w:hideMark/>
          </w:tcPr>
          <w:p w14:paraId="76A29F24"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449BE52D">
                <v:shape id="_x0000_i1188" type="#_x0000_t75" style="width:9.6pt;height:15pt" o:ole="">
                  <v:imagedata r:id="rId1272" o:title=""/>
                </v:shape>
                <o:OLEObject Type="Embed" ProgID="Equation.3" ShapeID="_x0000_i1188" DrawAspect="Content" ObjectID="_1587929067" r:id="rId1287"/>
              </w:object>
            </w:r>
          </w:p>
        </w:tc>
        <w:tc>
          <w:tcPr>
            <w:tcW w:w="1161" w:type="dxa"/>
            <w:tcBorders>
              <w:top w:val="single" w:sz="4" w:space="0" w:color="auto"/>
              <w:left w:val="single" w:sz="4" w:space="0" w:color="auto"/>
              <w:bottom w:val="single" w:sz="4" w:space="0" w:color="auto"/>
              <w:right w:val="single" w:sz="4" w:space="0" w:color="auto"/>
            </w:tcBorders>
            <w:hideMark/>
          </w:tcPr>
          <w:p w14:paraId="57C02C7A"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2BB3CBA9">
                <v:shape id="_x0000_i1189" type="#_x0000_t75" style="width:9.6pt;height:15pt" o:ole="">
                  <v:imagedata r:id="rId1272" o:title=""/>
                </v:shape>
                <o:OLEObject Type="Embed" ProgID="Equation.3" ShapeID="_x0000_i1189" DrawAspect="Content" ObjectID="_1587929068" r:id="rId1288"/>
              </w:object>
            </w:r>
          </w:p>
        </w:tc>
        <w:tc>
          <w:tcPr>
            <w:tcW w:w="851" w:type="dxa"/>
            <w:tcBorders>
              <w:top w:val="single" w:sz="4" w:space="0" w:color="auto"/>
              <w:left w:val="single" w:sz="4" w:space="0" w:color="auto"/>
              <w:bottom w:val="single" w:sz="4" w:space="0" w:color="auto"/>
              <w:right w:val="single" w:sz="4" w:space="0" w:color="auto"/>
            </w:tcBorders>
            <w:hideMark/>
          </w:tcPr>
          <w:p w14:paraId="02771CAA" w14:textId="77777777" w:rsidR="00C95926" w:rsidRDefault="00C95926" w:rsidP="00D17219">
            <w:pPr>
              <w:keepNext/>
              <w:keepLines/>
              <w:spacing w:line="276" w:lineRule="auto"/>
              <w:jc w:val="center"/>
              <w:rPr>
                <w:rFonts w:ascii="Arial" w:eastAsia="SimSun" w:hAnsi="Arial"/>
                <w:sz w:val="18"/>
              </w:rPr>
            </w:pPr>
            <w:r>
              <w:rPr>
                <w:rFonts w:ascii="Arial" w:hAnsi="Arial"/>
                <w:sz w:val="18"/>
              </w:rPr>
              <w:t>-</w:t>
            </w:r>
          </w:p>
        </w:tc>
        <w:tc>
          <w:tcPr>
            <w:tcW w:w="596" w:type="dxa"/>
            <w:tcBorders>
              <w:top w:val="single" w:sz="4" w:space="0" w:color="auto"/>
              <w:left w:val="single" w:sz="4" w:space="0" w:color="auto"/>
              <w:bottom w:val="single" w:sz="4" w:space="0" w:color="auto"/>
              <w:right w:val="single" w:sz="4" w:space="0" w:color="auto"/>
            </w:tcBorders>
            <w:hideMark/>
          </w:tcPr>
          <w:p w14:paraId="2E935F27"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66B63A41"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tcPr>
          <w:p w14:paraId="77E5AD58" w14:textId="77777777" w:rsidR="00C95926" w:rsidRDefault="00C95926" w:rsidP="00D17219">
            <w:pPr>
              <w:keepNext/>
              <w:keepLines/>
              <w:spacing w:line="276" w:lineRule="auto"/>
              <w:jc w:val="center"/>
              <w:rPr>
                <w:rFonts w:ascii="Arial" w:hAnsi="Arial"/>
                <w:sz w:val="18"/>
              </w:rPr>
            </w:pPr>
          </w:p>
        </w:tc>
      </w:tr>
      <w:tr w:rsidR="00C95926" w14:paraId="727DA6DE" w14:textId="77777777" w:rsidTr="00D17219">
        <w:trPr>
          <w:jc w:val="center"/>
        </w:trPr>
        <w:tc>
          <w:tcPr>
            <w:tcW w:w="1967" w:type="dxa"/>
            <w:tcBorders>
              <w:top w:val="single" w:sz="4" w:space="0" w:color="auto"/>
              <w:left w:val="single" w:sz="4" w:space="0" w:color="auto"/>
              <w:bottom w:val="single" w:sz="4" w:space="0" w:color="auto"/>
              <w:right w:val="single" w:sz="4" w:space="0" w:color="auto"/>
            </w:tcBorders>
            <w:hideMark/>
          </w:tcPr>
          <w:p w14:paraId="1F1ABF6B" w14:textId="77777777" w:rsidR="00C95926" w:rsidRDefault="00C95926" w:rsidP="00D17219">
            <w:pPr>
              <w:keepNext/>
              <w:keepLines/>
              <w:spacing w:line="276" w:lineRule="auto"/>
              <w:jc w:val="center"/>
              <w:rPr>
                <w:rFonts w:ascii="Arial" w:hAnsi="Arial" w:cs="Arial"/>
                <w:sz w:val="18"/>
              </w:rPr>
            </w:pPr>
            <w:r>
              <w:rPr>
                <w:rFonts w:ascii="Arial" w:hAnsi="Arial"/>
                <w:sz w:val="18"/>
              </w:rPr>
              <w:t>6</w:t>
            </w:r>
          </w:p>
        </w:tc>
        <w:tc>
          <w:tcPr>
            <w:tcW w:w="851" w:type="dxa"/>
            <w:tcBorders>
              <w:top w:val="single" w:sz="4" w:space="0" w:color="auto"/>
              <w:left w:val="single" w:sz="4" w:space="0" w:color="auto"/>
              <w:bottom w:val="single" w:sz="4" w:space="0" w:color="auto"/>
              <w:right w:val="single" w:sz="4" w:space="0" w:color="auto"/>
            </w:tcBorders>
            <w:hideMark/>
          </w:tcPr>
          <w:p w14:paraId="602E3526" w14:textId="77777777" w:rsidR="00C95926" w:rsidRDefault="00C95926" w:rsidP="00D17219">
            <w:pPr>
              <w:keepNext/>
              <w:keepLines/>
              <w:spacing w:line="276" w:lineRule="auto"/>
              <w:jc w:val="center"/>
              <w:rPr>
                <w:rFonts w:ascii="Arial" w:eastAsia="SimSun" w:hAnsi="Arial"/>
                <w:sz w:val="18"/>
              </w:rPr>
            </w:pPr>
            <w:r>
              <w:rPr>
                <w:rFonts w:ascii="Arial" w:eastAsia="SimSun" w:hAnsi="Arial"/>
                <w:position w:val="-10"/>
                <w:sz w:val="18"/>
                <w:szCs w:val="20"/>
              </w:rPr>
              <w:object w:dxaOrig="195" w:dyaOrig="300" w14:anchorId="2B98E3D8">
                <v:shape id="_x0000_i1190" type="#_x0000_t75" style="width:9.6pt;height:15pt" o:ole="">
                  <v:imagedata r:id="rId1272" o:title=""/>
                </v:shape>
                <o:OLEObject Type="Embed" ProgID="Equation.3" ShapeID="_x0000_i1190" DrawAspect="Content" ObjectID="_1587929069" r:id="rId1289"/>
              </w:object>
            </w:r>
          </w:p>
        </w:tc>
        <w:tc>
          <w:tcPr>
            <w:tcW w:w="851" w:type="dxa"/>
            <w:tcBorders>
              <w:top w:val="single" w:sz="4" w:space="0" w:color="auto"/>
              <w:left w:val="single" w:sz="4" w:space="0" w:color="auto"/>
              <w:bottom w:val="single" w:sz="4" w:space="0" w:color="auto"/>
              <w:right w:val="single" w:sz="4" w:space="0" w:color="auto"/>
            </w:tcBorders>
            <w:hideMark/>
          </w:tcPr>
          <w:p w14:paraId="67B9E55E"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236999F5">
                <v:shape id="_x0000_i1191" type="#_x0000_t75" style="width:9.6pt;height:15pt" o:ole="">
                  <v:imagedata r:id="rId1272" o:title=""/>
                </v:shape>
                <o:OLEObject Type="Embed" ProgID="Equation.3" ShapeID="_x0000_i1191" DrawAspect="Content" ObjectID="_1587929070" r:id="rId1290"/>
              </w:object>
            </w:r>
          </w:p>
        </w:tc>
        <w:tc>
          <w:tcPr>
            <w:tcW w:w="851" w:type="dxa"/>
            <w:tcBorders>
              <w:top w:val="single" w:sz="4" w:space="0" w:color="auto"/>
              <w:left w:val="single" w:sz="4" w:space="0" w:color="auto"/>
              <w:bottom w:val="single" w:sz="4" w:space="0" w:color="auto"/>
              <w:right w:val="single" w:sz="4" w:space="0" w:color="auto"/>
            </w:tcBorders>
            <w:hideMark/>
          </w:tcPr>
          <w:p w14:paraId="61A13CEF"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2544003B">
                <v:shape id="_x0000_i1192" type="#_x0000_t75" style="width:9.6pt;height:15pt" o:ole="">
                  <v:imagedata r:id="rId1272" o:title=""/>
                </v:shape>
                <o:OLEObject Type="Embed" ProgID="Equation.3" ShapeID="_x0000_i1192" DrawAspect="Content" ObjectID="_1587929071" r:id="rId1291"/>
              </w:object>
            </w:r>
          </w:p>
        </w:tc>
        <w:tc>
          <w:tcPr>
            <w:tcW w:w="1161" w:type="dxa"/>
            <w:tcBorders>
              <w:top w:val="single" w:sz="4" w:space="0" w:color="auto"/>
              <w:left w:val="single" w:sz="4" w:space="0" w:color="auto"/>
              <w:bottom w:val="single" w:sz="4" w:space="0" w:color="auto"/>
              <w:right w:val="single" w:sz="4" w:space="0" w:color="auto"/>
            </w:tcBorders>
            <w:hideMark/>
          </w:tcPr>
          <w:p w14:paraId="01AB8B59"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3CC9A210">
                <v:shape id="_x0000_i1193" type="#_x0000_t75" style="width:9.6pt;height:15pt" o:ole="">
                  <v:imagedata r:id="rId1272" o:title=""/>
                </v:shape>
                <o:OLEObject Type="Embed" ProgID="Equation.3" ShapeID="_x0000_i1193" DrawAspect="Content" ObjectID="_1587929072" r:id="rId1292"/>
              </w:object>
            </w:r>
          </w:p>
        </w:tc>
        <w:tc>
          <w:tcPr>
            <w:tcW w:w="851" w:type="dxa"/>
            <w:tcBorders>
              <w:top w:val="single" w:sz="4" w:space="0" w:color="auto"/>
              <w:left w:val="single" w:sz="4" w:space="0" w:color="auto"/>
              <w:bottom w:val="single" w:sz="4" w:space="0" w:color="auto"/>
              <w:right w:val="single" w:sz="4" w:space="0" w:color="auto"/>
            </w:tcBorders>
            <w:hideMark/>
          </w:tcPr>
          <w:p w14:paraId="2D0D85BD" w14:textId="77777777" w:rsidR="00C95926" w:rsidRDefault="00C95926" w:rsidP="00D17219">
            <w:pPr>
              <w:keepNext/>
              <w:keepLines/>
              <w:spacing w:line="276" w:lineRule="auto"/>
              <w:jc w:val="center"/>
              <w:rPr>
                <w:rFonts w:ascii="Arial" w:eastAsia="SimSun" w:hAnsi="Arial"/>
                <w:color w:val="FF0000"/>
                <w:sz w:val="18"/>
                <w:highlight w:val="yellow"/>
                <w:lang w:eastAsia="zh-CN"/>
              </w:rPr>
            </w:pPr>
            <w:r w:rsidRPr="001251F5">
              <w:rPr>
                <w:rFonts w:ascii="Arial" w:eastAsia="SimSun" w:hAnsi="Arial"/>
                <w:color w:val="FF0000"/>
                <w:position w:val="-10"/>
                <w:sz w:val="18"/>
                <w:szCs w:val="20"/>
              </w:rPr>
              <w:object w:dxaOrig="195" w:dyaOrig="300" w14:anchorId="1E5B165B">
                <v:shape id="_x0000_i1194" type="#_x0000_t75" style="width:9.6pt;height:15pt" o:ole="">
                  <v:imagedata r:id="rId1272" o:title=""/>
                </v:shape>
                <o:OLEObject Type="Embed" ProgID="Equation.3" ShapeID="_x0000_i1194" DrawAspect="Content" ObjectID="_1587929073" r:id="rId1293"/>
              </w:object>
            </w:r>
          </w:p>
        </w:tc>
        <w:tc>
          <w:tcPr>
            <w:tcW w:w="596" w:type="dxa"/>
            <w:tcBorders>
              <w:top w:val="single" w:sz="4" w:space="0" w:color="auto"/>
              <w:left w:val="single" w:sz="4" w:space="0" w:color="auto"/>
              <w:bottom w:val="single" w:sz="4" w:space="0" w:color="auto"/>
              <w:right w:val="single" w:sz="4" w:space="0" w:color="auto"/>
            </w:tcBorders>
            <w:hideMark/>
          </w:tcPr>
          <w:p w14:paraId="7AD0642C" w14:textId="04121E8C" w:rsidR="00C95926" w:rsidRDefault="00C95926" w:rsidP="00D17219">
            <w:pPr>
              <w:keepNext/>
              <w:keepLines/>
              <w:spacing w:line="276" w:lineRule="auto"/>
              <w:jc w:val="center"/>
              <w:rPr>
                <w:rFonts w:ascii="Arial" w:hAnsi="Arial"/>
                <w:color w:val="FF0000"/>
                <w:sz w:val="18"/>
                <w:highlight w:val="yellow"/>
                <w:lang w:eastAsia="zh-CN"/>
              </w:rPr>
            </w:pPr>
            <w:r w:rsidRPr="001251F5">
              <w:rPr>
                <w:rFonts w:ascii="Arial" w:hAnsi="Arial"/>
                <w:noProof/>
                <w:color w:val="FF0000"/>
                <w:position w:val="-10"/>
                <w:sz w:val="18"/>
                <w:lang w:eastAsia="en-GB"/>
              </w:rPr>
              <w:drawing>
                <wp:inline distT="0" distB="0" distL="0" distR="0" wp14:anchorId="27757308" wp14:editId="3623521E">
                  <wp:extent cx="238125" cy="1905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294" cstate="print">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p>
        </w:tc>
        <w:tc>
          <w:tcPr>
            <w:tcW w:w="851" w:type="dxa"/>
            <w:tcBorders>
              <w:top w:val="single" w:sz="4" w:space="0" w:color="auto"/>
              <w:left w:val="single" w:sz="4" w:space="0" w:color="auto"/>
              <w:bottom w:val="single" w:sz="4" w:space="0" w:color="auto"/>
              <w:right w:val="single" w:sz="4" w:space="0" w:color="auto"/>
            </w:tcBorders>
          </w:tcPr>
          <w:p w14:paraId="279FEBE4" w14:textId="77777777" w:rsidR="00C95926" w:rsidRDefault="00C95926" w:rsidP="00D17219">
            <w:pPr>
              <w:keepNext/>
              <w:keepLines/>
              <w:spacing w:line="276" w:lineRule="auto"/>
              <w:jc w:val="center"/>
              <w:rPr>
                <w:rFonts w:ascii="Arial" w:hAnsi="Arial"/>
                <w:color w:val="FF0000"/>
                <w:sz w:val="18"/>
                <w:highlight w:val="yellow"/>
              </w:rPr>
            </w:pPr>
          </w:p>
        </w:tc>
        <w:tc>
          <w:tcPr>
            <w:tcW w:w="851" w:type="dxa"/>
            <w:tcBorders>
              <w:top w:val="single" w:sz="4" w:space="0" w:color="auto"/>
              <w:left w:val="single" w:sz="4" w:space="0" w:color="auto"/>
              <w:bottom w:val="single" w:sz="4" w:space="0" w:color="auto"/>
              <w:right w:val="single" w:sz="4" w:space="0" w:color="auto"/>
            </w:tcBorders>
          </w:tcPr>
          <w:p w14:paraId="3D293FB4" w14:textId="77777777" w:rsidR="00C95926" w:rsidRDefault="00C95926" w:rsidP="00D17219">
            <w:pPr>
              <w:keepNext/>
              <w:keepLines/>
              <w:spacing w:line="276" w:lineRule="auto"/>
              <w:jc w:val="center"/>
              <w:rPr>
                <w:rFonts w:ascii="Arial" w:hAnsi="Arial"/>
                <w:color w:val="FF0000"/>
                <w:sz w:val="18"/>
                <w:highlight w:val="yellow"/>
              </w:rPr>
            </w:pPr>
          </w:p>
        </w:tc>
      </w:tr>
      <w:tr w:rsidR="00C95926" w14:paraId="3A73A9BA" w14:textId="77777777" w:rsidTr="00D17219">
        <w:trPr>
          <w:jc w:val="center"/>
        </w:trPr>
        <w:tc>
          <w:tcPr>
            <w:tcW w:w="1967" w:type="dxa"/>
            <w:tcBorders>
              <w:top w:val="single" w:sz="4" w:space="0" w:color="auto"/>
              <w:left w:val="single" w:sz="4" w:space="0" w:color="auto"/>
              <w:bottom w:val="single" w:sz="4" w:space="0" w:color="auto"/>
              <w:right w:val="single" w:sz="4" w:space="0" w:color="auto"/>
            </w:tcBorders>
            <w:hideMark/>
          </w:tcPr>
          <w:p w14:paraId="5977819E" w14:textId="77777777" w:rsidR="00C95926" w:rsidRDefault="00C95926" w:rsidP="00D17219">
            <w:pPr>
              <w:keepNext/>
              <w:keepLines/>
              <w:spacing w:line="276" w:lineRule="auto"/>
              <w:jc w:val="center"/>
              <w:rPr>
                <w:rFonts w:ascii="Arial" w:hAnsi="Arial"/>
                <w:sz w:val="18"/>
              </w:rPr>
            </w:pPr>
            <w:r>
              <w:rPr>
                <w:rFonts w:ascii="Arial" w:hAnsi="Arial" w:cs="Arial"/>
                <w:sz w:val="18"/>
              </w:rPr>
              <w:t>7</w:t>
            </w:r>
          </w:p>
        </w:tc>
        <w:tc>
          <w:tcPr>
            <w:tcW w:w="851" w:type="dxa"/>
            <w:tcBorders>
              <w:top w:val="single" w:sz="4" w:space="0" w:color="auto"/>
              <w:left w:val="single" w:sz="4" w:space="0" w:color="auto"/>
              <w:bottom w:val="single" w:sz="4" w:space="0" w:color="auto"/>
              <w:right w:val="single" w:sz="4" w:space="0" w:color="auto"/>
            </w:tcBorders>
            <w:hideMark/>
          </w:tcPr>
          <w:p w14:paraId="58B464B0"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5FCAC8CE">
                <v:shape id="_x0000_i1195" type="#_x0000_t75" style="width:9.6pt;height:15pt" o:ole="">
                  <v:imagedata r:id="rId1272" o:title=""/>
                </v:shape>
                <o:OLEObject Type="Embed" ProgID="Equation.3" ShapeID="_x0000_i1195" DrawAspect="Content" ObjectID="_1587929074" r:id="rId1295"/>
              </w:object>
            </w:r>
          </w:p>
        </w:tc>
        <w:tc>
          <w:tcPr>
            <w:tcW w:w="851" w:type="dxa"/>
            <w:tcBorders>
              <w:top w:val="single" w:sz="4" w:space="0" w:color="auto"/>
              <w:left w:val="single" w:sz="4" w:space="0" w:color="auto"/>
              <w:bottom w:val="single" w:sz="4" w:space="0" w:color="auto"/>
              <w:right w:val="single" w:sz="4" w:space="0" w:color="auto"/>
            </w:tcBorders>
            <w:hideMark/>
          </w:tcPr>
          <w:p w14:paraId="1B87890F"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01866AF2">
                <v:shape id="_x0000_i1196" type="#_x0000_t75" style="width:9.6pt;height:15pt" o:ole="">
                  <v:imagedata r:id="rId1272" o:title=""/>
                </v:shape>
                <o:OLEObject Type="Embed" ProgID="Equation.3" ShapeID="_x0000_i1196" DrawAspect="Content" ObjectID="_1587929075" r:id="rId1296"/>
              </w:object>
            </w:r>
          </w:p>
        </w:tc>
        <w:tc>
          <w:tcPr>
            <w:tcW w:w="851" w:type="dxa"/>
            <w:tcBorders>
              <w:top w:val="single" w:sz="4" w:space="0" w:color="auto"/>
              <w:left w:val="single" w:sz="4" w:space="0" w:color="auto"/>
              <w:bottom w:val="single" w:sz="4" w:space="0" w:color="auto"/>
              <w:right w:val="single" w:sz="4" w:space="0" w:color="auto"/>
            </w:tcBorders>
            <w:hideMark/>
          </w:tcPr>
          <w:p w14:paraId="39A1C51D"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1CC16CCE">
                <v:shape id="_x0000_i1197" type="#_x0000_t75" style="width:9.6pt;height:15pt" o:ole="">
                  <v:imagedata r:id="rId1272" o:title=""/>
                </v:shape>
                <o:OLEObject Type="Embed" ProgID="Equation.3" ShapeID="_x0000_i1197" DrawAspect="Content" ObjectID="_1587929076" r:id="rId1297"/>
              </w:object>
            </w:r>
          </w:p>
        </w:tc>
        <w:tc>
          <w:tcPr>
            <w:tcW w:w="1161" w:type="dxa"/>
            <w:tcBorders>
              <w:top w:val="single" w:sz="4" w:space="0" w:color="auto"/>
              <w:left w:val="single" w:sz="4" w:space="0" w:color="auto"/>
              <w:bottom w:val="single" w:sz="4" w:space="0" w:color="auto"/>
              <w:right w:val="single" w:sz="4" w:space="0" w:color="auto"/>
            </w:tcBorders>
            <w:hideMark/>
          </w:tcPr>
          <w:p w14:paraId="0E13BA03"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4377D8BA">
                <v:shape id="_x0000_i1198" type="#_x0000_t75" style="width:9.6pt;height:15pt" o:ole="">
                  <v:imagedata r:id="rId1272" o:title=""/>
                </v:shape>
                <o:OLEObject Type="Embed" ProgID="Equation.3" ShapeID="_x0000_i1198" DrawAspect="Content" ObjectID="_1587929077" r:id="rId1298"/>
              </w:object>
            </w:r>
          </w:p>
        </w:tc>
        <w:tc>
          <w:tcPr>
            <w:tcW w:w="851" w:type="dxa"/>
            <w:tcBorders>
              <w:top w:val="single" w:sz="4" w:space="0" w:color="auto"/>
              <w:left w:val="single" w:sz="4" w:space="0" w:color="auto"/>
              <w:bottom w:val="single" w:sz="4" w:space="0" w:color="auto"/>
              <w:right w:val="single" w:sz="4" w:space="0" w:color="auto"/>
            </w:tcBorders>
            <w:hideMark/>
          </w:tcPr>
          <w:p w14:paraId="25D3BBB7"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67C23E42">
                <v:shape id="_x0000_i1199" type="#_x0000_t75" style="width:9.6pt;height:15pt" o:ole="">
                  <v:imagedata r:id="rId1272" o:title=""/>
                </v:shape>
                <o:OLEObject Type="Embed" ProgID="Equation.3" ShapeID="_x0000_i1199" DrawAspect="Content" ObjectID="_1587929078" r:id="rId1299"/>
              </w:object>
            </w:r>
          </w:p>
        </w:tc>
        <w:tc>
          <w:tcPr>
            <w:tcW w:w="596" w:type="dxa"/>
            <w:tcBorders>
              <w:top w:val="single" w:sz="4" w:space="0" w:color="auto"/>
              <w:left w:val="single" w:sz="4" w:space="0" w:color="auto"/>
              <w:bottom w:val="single" w:sz="4" w:space="0" w:color="auto"/>
              <w:right w:val="single" w:sz="4" w:space="0" w:color="auto"/>
            </w:tcBorders>
            <w:hideMark/>
          </w:tcPr>
          <w:p w14:paraId="46D51EEA" w14:textId="4EB6D86F" w:rsidR="00C95926" w:rsidRDefault="00C95926" w:rsidP="00D17219">
            <w:pPr>
              <w:keepNext/>
              <w:keepLines/>
              <w:spacing w:line="276" w:lineRule="auto"/>
              <w:jc w:val="center"/>
              <w:rPr>
                <w:rFonts w:ascii="Arial" w:hAnsi="Arial"/>
                <w:sz w:val="18"/>
              </w:rPr>
            </w:pPr>
            <w:r w:rsidRPr="001251F5">
              <w:rPr>
                <w:rFonts w:ascii="Arial" w:hAnsi="Arial"/>
                <w:noProof/>
                <w:position w:val="-10"/>
                <w:sz w:val="18"/>
                <w:lang w:eastAsia="en-GB"/>
              </w:rPr>
              <w:drawing>
                <wp:inline distT="0" distB="0" distL="0" distR="0" wp14:anchorId="21DB54AD" wp14:editId="380263AE">
                  <wp:extent cx="238125" cy="1905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94" cstate="print">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p>
        </w:tc>
        <w:tc>
          <w:tcPr>
            <w:tcW w:w="851" w:type="dxa"/>
            <w:tcBorders>
              <w:top w:val="single" w:sz="4" w:space="0" w:color="auto"/>
              <w:left w:val="single" w:sz="4" w:space="0" w:color="auto"/>
              <w:bottom w:val="single" w:sz="4" w:space="0" w:color="auto"/>
              <w:right w:val="single" w:sz="4" w:space="0" w:color="auto"/>
            </w:tcBorders>
          </w:tcPr>
          <w:p w14:paraId="790FE320"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tcPr>
          <w:p w14:paraId="718946F2" w14:textId="77777777" w:rsidR="00C95926" w:rsidRDefault="00C95926" w:rsidP="00D17219">
            <w:pPr>
              <w:keepNext/>
              <w:keepLines/>
              <w:spacing w:line="276" w:lineRule="auto"/>
              <w:jc w:val="center"/>
              <w:rPr>
                <w:rFonts w:ascii="Arial" w:hAnsi="Arial"/>
                <w:sz w:val="18"/>
              </w:rPr>
            </w:pPr>
          </w:p>
        </w:tc>
      </w:tr>
      <w:tr w:rsidR="00C95926" w14:paraId="78453AC3" w14:textId="77777777" w:rsidTr="00D17219">
        <w:trPr>
          <w:jc w:val="center"/>
        </w:trPr>
        <w:tc>
          <w:tcPr>
            <w:tcW w:w="1967" w:type="dxa"/>
            <w:tcBorders>
              <w:top w:val="single" w:sz="4" w:space="0" w:color="auto"/>
              <w:left w:val="single" w:sz="4" w:space="0" w:color="auto"/>
              <w:bottom w:val="single" w:sz="4" w:space="0" w:color="auto"/>
              <w:right w:val="single" w:sz="4" w:space="0" w:color="auto"/>
            </w:tcBorders>
            <w:hideMark/>
          </w:tcPr>
          <w:p w14:paraId="02430922" w14:textId="77777777" w:rsidR="00C95926" w:rsidRDefault="00C95926" w:rsidP="00D17219">
            <w:pPr>
              <w:keepNext/>
              <w:keepLines/>
              <w:spacing w:line="276" w:lineRule="auto"/>
              <w:jc w:val="center"/>
              <w:rPr>
                <w:rFonts w:ascii="Arial" w:hAnsi="Arial"/>
                <w:sz w:val="18"/>
              </w:rPr>
            </w:pPr>
            <w:r>
              <w:rPr>
                <w:rFonts w:ascii="Arial" w:hAnsi="Arial"/>
                <w:sz w:val="18"/>
              </w:rPr>
              <w:t>8</w:t>
            </w:r>
          </w:p>
        </w:tc>
        <w:tc>
          <w:tcPr>
            <w:tcW w:w="851" w:type="dxa"/>
            <w:tcBorders>
              <w:top w:val="single" w:sz="4" w:space="0" w:color="auto"/>
              <w:left w:val="single" w:sz="4" w:space="0" w:color="auto"/>
              <w:bottom w:val="single" w:sz="4" w:space="0" w:color="auto"/>
              <w:right w:val="single" w:sz="4" w:space="0" w:color="auto"/>
            </w:tcBorders>
            <w:hideMark/>
          </w:tcPr>
          <w:p w14:paraId="60C2188B"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764C3D7F">
                <v:shape id="_x0000_i1200" type="#_x0000_t75" style="width:9.6pt;height:15pt" o:ole="">
                  <v:imagedata r:id="rId1272" o:title=""/>
                </v:shape>
                <o:OLEObject Type="Embed" ProgID="Equation.3" ShapeID="_x0000_i1200" DrawAspect="Content" ObjectID="_1587929079" r:id="rId1300"/>
              </w:object>
            </w:r>
          </w:p>
        </w:tc>
        <w:tc>
          <w:tcPr>
            <w:tcW w:w="851" w:type="dxa"/>
            <w:tcBorders>
              <w:top w:val="single" w:sz="4" w:space="0" w:color="auto"/>
              <w:left w:val="single" w:sz="4" w:space="0" w:color="auto"/>
              <w:bottom w:val="single" w:sz="4" w:space="0" w:color="auto"/>
              <w:right w:val="single" w:sz="4" w:space="0" w:color="auto"/>
            </w:tcBorders>
            <w:hideMark/>
          </w:tcPr>
          <w:p w14:paraId="1134795F"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65E02A5E">
                <v:shape id="_x0000_i1201" type="#_x0000_t75" style="width:9.6pt;height:15pt" o:ole="">
                  <v:imagedata r:id="rId1272" o:title=""/>
                </v:shape>
                <o:OLEObject Type="Embed" ProgID="Equation.3" ShapeID="_x0000_i1201" DrawAspect="Content" ObjectID="_1587929080" r:id="rId1301"/>
              </w:object>
            </w:r>
            <w:r>
              <w:rPr>
                <w:rFonts w:ascii="Arial" w:hAnsi="Arial"/>
                <w:sz w:val="18"/>
              </w:rPr>
              <w:t>, [7]</w:t>
            </w:r>
          </w:p>
        </w:tc>
        <w:tc>
          <w:tcPr>
            <w:tcW w:w="851" w:type="dxa"/>
            <w:tcBorders>
              <w:top w:val="single" w:sz="4" w:space="0" w:color="auto"/>
              <w:left w:val="single" w:sz="4" w:space="0" w:color="auto"/>
              <w:bottom w:val="single" w:sz="4" w:space="0" w:color="auto"/>
              <w:right w:val="single" w:sz="4" w:space="0" w:color="auto"/>
            </w:tcBorders>
            <w:hideMark/>
          </w:tcPr>
          <w:p w14:paraId="2520F912"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63C65474">
                <v:shape id="_x0000_i1202" type="#_x0000_t75" style="width:9.6pt;height:15pt" o:ole="">
                  <v:imagedata r:id="rId1272" o:title=""/>
                </v:shape>
                <o:OLEObject Type="Embed" ProgID="Equation.3" ShapeID="_x0000_i1202" DrawAspect="Content" ObjectID="_1587929081" r:id="rId1302"/>
              </w:object>
            </w:r>
            <w:r>
              <w:rPr>
                <w:rFonts w:ascii="Arial" w:hAnsi="Arial"/>
                <w:sz w:val="18"/>
              </w:rPr>
              <w:t>, [7]</w:t>
            </w:r>
          </w:p>
        </w:tc>
        <w:tc>
          <w:tcPr>
            <w:tcW w:w="1161" w:type="dxa"/>
            <w:tcBorders>
              <w:top w:val="single" w:sz="4" w:space="0" w:color="auto"/>
              <w:left w:val="single" w:sz="4" w:space="0" w:color="auto"/>
              <w:bottom w:val="single" w:sz="4" w:space="0" w:color="auto"/>
              <w:right w:val="single" w:sz="4" w:space="0" w:color="auto"/>
            </w:tcBorders>
            <w:hideMark/>
          </w:tcPr>
          <w:p w14:paraId="7CFFECEB"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4AA2CD17">
                <v:shape id="_x0000_i1203" type="#_x0000_t75" style="width:9.6pt;height:15pt" o:ole="">
                  <v:imagedata r:id="rId1272" o:title=""/>
                </v:shape>
                <o:OLEObject Type="Embed" ProgID="Equation.3" ShapeID="_x0000_i1203" DrawAspect="Content" ObjectID="_1587929082" r:id="rId1303"/>
              </w:object>
            </w:r>
            <w:r>
              <w:rPr>
                <w:rFonts w:ascii="Arial" w:hAnsi="Arial"/>
                <w:sz w:val="18"/>
              </w:rPr>
              <w:t>, [7]</w:t>
            </w:r>
          </w:p>
        </w:tc>
        <w:tc>
          <w:tcPr>
            <w:tcW w:w="851" w:type="dxa"/>
            <w:tcBorders>
              <w:top w:val="single" w:sz="4" w:space="0" w:color="auto"/>
              <w:left w:val="single" w:sz="4" w:space="0" w:color="auto"/>
              <w:bottom w:val="single" w:sz="4" w:space="0" w:color="auto"/>
              <w:right w:val="single" w:sz="4" w:space="0" w:color="auto"/>
            </w:tcBorders>
            <w:hideMark/>
          </w:tcPr>
          <w:p w14:paraId="0130FB38"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596" w:type="dxa"/>
            <w:tcBorders>
              <w:top w:val="single" w:sz="4" w:space="0" w:color="auto"/>
              <w:left w:val="single" w:sz="4" w:space="0" w:color="auto"/>
              <w:bottom w:val="single" w:sz="4" w:space="0" w:color="auto"/>
              <w:right w:val="single" w:sz="4" w:space="0" w:color="auto"/>
            </w:tcBorders>
            <w:hideMark/>
          </w:tcPr>
          <w:p w14:paraId="4F2252F5"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72D56302"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tcPr>
          <w:p w14:paraId="7F443F81" w14:textId="77777777" w:rsidR="00C95926" w:rsidRDefault="00C95926" w:rsidP="00D17219">
            <w:pPr>
              <w:keepNext/>
              <w:keepLines/>
              <w:spacing w:line="276" w:lineRule="auto"/>
              <w:jc w:val="center"/>
              <w:rPr>
                <w:rFonts w:ascii="Arial" w:hAnsi="Arial"/>
                <w:sz w:val="18"/>
              </w:rPr>
            </w:pPr>
          </w:p>
        </w:tc>
      </w:tr>
      <w:tr w:rsidR="00C95926" w14:paraId="72557715" w14:textId="77777777" w:rsidTr="00D17219">
        <w:trPr>
          <w:jc w:val="center"/>
        </w:trPr>
        <w:tc>
          <w:tcPr>
            <w:tcW w:w="1967" w:type="dxa"/>
            <w:tcBorders>
              <w:top w:val="single" w:sz="4" w:space="0" w:color="auto"/>
              <w:left w:val="single" w:sz="4" w:space="0" w:color="auto"/>
              <w:bottom w:val="single" w:sz="4" w:space="0" w:color="auto"/>
              <w:right w:val="single" w:sz="4" w:space="0" w:color="auto"/>
            </w:tcBorders>
            <w:hideMark/>
          </w:tcPr>
          <w:p w14:paraId="12EC3145" w14:textId="77777777" w:rsidR="00C95926" w:rsidRDefault="00C95926" w:rsidP="00D17219">
            <w:pPr>
              <w:keepNext/>
              <w:keepLines/>
              <w:spacing w:line="276" w:lineRule="auto"/>
              <w:jc w:val="center"/>
              <w:rPr>
                <w:rFonts w:ascii="Arial" w:hAnsi="Arial"/>
                <w:sz w:val="18"/>
              </w:rPr>
            </w:pPr>
            <w:r>
              <w:rPr>
                <w:rFonts w:ascii="Arial" w:hAnsi="Arial"/>
                <w:sz w:val="18"/>
              </w:rPr>
              <w:t>9</w:t>
            </w:r>
          </w:p>
        </w:tc>
        <w:tc>
          <w:tcPr>
            <w:tcW w:w="851" w:type="dxa"/>
            <w:tcBorders>
              <w:top w:val="single" w:sz="4" w:space="0" w:color="auto"/>
              <w:left w:val="single" w:sz="4" w:space="0" w:color="auto"/>
              <w:bottom w:val="single" w:sz="4" w:space="0" w:color="auto"/>
              <w:right w:val="single" w:sz="4" w:space="0" w:color="auto"/>
            </w:tcBorders>
            <w:hideMark/>
          </w:tcPr>
          <w:p w14:paraId="0A2AE33C"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62A2DB39">
                <v:shape id="_x0000_i1204" type="#_x0000_t75" style="width:9.6pt;height:15pt" o:ole="">
                  <v:imagedata r:id="rId1272" o:title=""/>
                </v:shape>
                <o:OLEObject Type="Embed" ProgID="Equation.3" ShapeID="_x0000_i1204" DrawAspect="Content" ObjectID="_1587929083" r:id="rId1304"/>
              </w:object>
            </w:r>
          </w:p>
        </w:tc>
        <w:tc>
          <w:tcPr>
            <w:tcW w:w="851" w:type="dxa"/>
            <w:tcBorders>
              <w:top w:val="single" w:sz="4" w:space="0" w:color="auto"/>
              <w:left w:val="single" w:sz="4" w:space="0" w:color="auto"/>
              <w:bottom w:val="single" w:sz="4" w:space="0" w:color="auto"/>
              <w:right w:val="single" w:sz="4" w:space="0" w:color="auto"/>
            </w:tcBorders>
            <w:hideMark/>
          </w:tcPr>
          <w:p w14:paraId="2A5C2CFF"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1CC0FAD1">
                <v:shape id="_x0000_i1205" type="#_x0000_t75" style="width:9.6pt;height:15pt" o:ole="">
                  <v:imagedata r:id="rId1272" o:title=""/>
                </v:shape>
                <o:OLEObject Type="Embed" ProgID="Equation.3" ShapeID="_x0000_i1205" DrawAspect="Content" ObjectID="_1587929084" r:id="rId1305"/>
              </w:object>
            </w:r>
            <w:r>
              <w:rPr>
                <w:rFonts w:ascii="Arial" w:hAnsi="Arial"/>
                <w:sz w:val="18"/>
              </w:rPr>
              <w:t>,7</w:t>
            </w:r>
          </w:p>
        </w:tc>
        <w:tc>
          <w:tcPr>
            <w:tcW w:w="851" w:type="dxa"/>
            <w:tcBorders>
              <w:top w:val="single" w:sz="4" w:space="0" w:color="auto"/>
              <w:left w:val="single" w:sz="4" w:space="0" w:color="auto"/>
              <w:bottom w:val="single" w:sz="4" w:space="0" w:color="auto"/>
              <w:right w:val="single" w:sz="4" w:space="0" w:color="auto"/>
            </w:tcBorders>
            <w:hideMark/>
          </w:tcPr>
          <w:p w14:paraId="2D36EEF5"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3262E6FD">
                <v:shape id="_x0000_i1206" type="#_x0000_t75" style="width:9.6pt;height:15pt" o:ole="">
                  <v:imagedata r:id="rId1272" o:title=""/>
                </v:shape>
                <o:OLEObject Type="Embed" ProgID="Equation.3" ShapeID="_x0000_i1206" DrawAspect="Content" ObjectID="_1587929085" r:id="rId1306"/>
              </w:object>
            </w:r>
            <w:r>
              <w:rPr>
                <w:rFonts w:ascii="Arial" w:hAnsi="Arial"/>
                <w:sz w:val="18"/>
              </w:rPr>
              <w:t>,7</w:t>
            </w:r>
          </w:p>
        </w:tc>
        <w:tc>
          <w:tcPr>
            <w:tcW w:w="1161" w:type="dxa"/>
            <w:tcBorders>
              <w:top w:val="single" w:sz="4" w:space="0" w:color="auto"/>
              <w:left w:val="single" w:sz="4" w:space="0" w:color="auto"/>
              <w:bottom w:val="single" w:sz="4" w:space="0" w:color="auto"/>
              <w:right w:val="single" w:sz="4" w:space="0" w:color="auto"/>
            </w:tcBorders>
            <w:hideMark/>
          </w:tcPr>
          <w:p w14:paraId="2F79E8F3"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17444131">
                <v:shape id="_x0000_i1207" type="#_x0000_t75" style="width:9.6pt;height:15pt" o:ole="">
                  <v:imagedata r:id="rId1272" o:title=""/>
                </v:shape>
                <o:OLEObject Type="Embed" ProgID="Equation.3" ShapeID="_x0000_i1207" DrawAspect="Content" ObjectID="_1587929086" r:id="rId1307"/>
              </w:object>
            </w:r>
            <w:r>
              <w:rPr>
                <w:rFonts w:ascii="Arial" w:hAnsi="Arial"/>
                <w:sz w:val="18"/>
              </w:rPr>
              <w:t>,7</w:t>
            </w:r>
          </w:p>
        </w:tc>
        <w:tc>
          <w:tcPr>
            <w:tcW w:w="851" w:type="dxa"/>
            <w:tcBorders>
              <w:top w:val="single" w:sz="4" w:space="0" w:color="auto"/>
              <w:left w:val="single" w:sz="4" w:space="0" w:color="auto"/>
              <w:bottom w:val="single" w:sz="4" w:space="0" w:color="auto"/>
              <w:right w:val="single" w:sz="4" w:space="0" w:color="auto"/>
            </w:tcBorders>
            <w:hideMark/>
          </w:tcPr>
          <w:p w14:paraId="72EA71BD"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596" w:type="dxa"/>
            <w:tcBorders>
              <w:top w:val="single" w:sz="4" w:space="0" w:color="auto"/>
              <w:left w:val="single" w:sz="4" w:space="0" w:color="auto"/>
              <w:bottom w:val="single" w:sz="4" w:space="0" w:color="auto"/>
              <w:right w:val="single" w:sz="4" w:space="0" w:color="auto"/>
            </w:tcBorders>
            <w:hideMark/>
          </w:tcPr>
          <w:p w14:paraId="271A5A18"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38FF1D11"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tcPr>
          <w:p w14:paraId="2E0AE08E" w14:textId="77777777" w:rsidR="00C95926" w:rsidRDefault="00C95926" w:rsidP="00D17219">
            <w:pPr>
              <w:keepNext/>
              <w:keepLines/>
              <w:spacing w:line="276" w:lineRule="auto"/>
              <w:jc w:val="center"/>
              <w:rPr>
                <w:rFonts w:ascii="Arial" w:hAnsi="Arial"/>
                <w:sz w:val="18"/>
              </w:rPr>
            </w:pPr>
          </w:p>
        </w:tc>
      </w:tr>
      <w:tr w:rsidR="00C95926" w14:paraId="03C35D02" w14:textId="77777777" w:rsidTr="00D17219">
        <w:trPr>
          <w:jc w:val="center"/>
        </w:trPr>
        <w:tc>
          <w:tcPr>
            <w:tcW w:w="1967" w:type="dxa"/>
            <w:tcBorders>
              <w:top w:val="single" w:sz="4" w:space="0" w:color="auto"/>
              <w:left w:val="single" w:sz="4" w:space="0" w:color="auto"/>
              <w:bottom w:val="single" w:sz="4" w:space="0" w:color="auto"/>
              <w:right w:val="single" w:sz="4" w:space="0" w:color="auto"/>
            </w:tcBorders>
            <w:hideMark/>
          </w:tcPr>
          <w:p w14:paraId="53C6561E" w14:textId="77777777" w:rsidR="00C95926" w:rsidRDefault="00C95926" w:rsidP="00D17219">
            <w:pPr>
              <w:keepNext/>
              <w:keepLines/>
              <w:spacing w:line="276" w:lineRule="auto"/>
              <w:jc w:val="center"/>
              <w:rPr>
                <w:rFonts w:ascii="Arial" w:hAnsi="Arial"/>
                <w:sz w:val="18"/>
              </w:rPr>
            </w:pPr>
            <w:r>
              <w:rPr>
                <w:rFonts w:ascii="Arial" w:hAnsi="Arial"/>
                <w:sz w:val="18"/>
              </w:rPr>
              <w:t>10</w:t>
            </w:r>
          </w:p>
        </w:tc>
        <w:tc>
          <w:tcPr>
            <w:tcW w:w="851" w:type="dxa"/>
            <w:tcBorders>
              <w:top w:val="single" w:sz="4" w:space="0" w:color="auto"/>
              <w:left w:val="single" w:sz="4" w:space="0" w:color="auto"/>
              <w:bottom w:val="single" w:sz="4" w:space="0" w:color="auto"/>
              <w:right w:val="single" w:sz="4" w:space="0" w:color="auto"/>
            </w:tcBorders>
            <w:hideMark/>
          </w:tcPr>
          <w:p w14:paraId="7AE28F8B"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3085C101">
                <v:shape id="_x0000_i1208" type="#_x0000_t75" style="width:9.6pt;height:15pt" o:ole="">
                  <v:imagedata r:id="rId1272" o:title=""/>
                </v:shape>
                <o:OLEObject Type="Embed" ProgID="Equation.3" ShapeID="_x0000_i1208" DrawAspect="Content" ObjectID="_1587929087" r:id="rId1308"/>
              </w:object>
            </w:r>
          </w:p>
        </w:tc>
        <w:tc>
          <w:tcPr>
            <w:tcW w:w="851" w:type="dxa"/>
            <w:tcBorders>
              <w:top w:val="single" w:sz="4" w:space="0" w:color="auto"/>
              <w:left w:val="single" w:sz="4" w:space="0" w:color="auto"/>
              <w:bottom w:val="single" w:sz="4" w:space="0" w:color="auto"/>
              <w:right w:val="single" w:sz="4" w:space="0" w:color="auto"/>
            </w:tcBorders>
            <w:hideMark/>
          </w:tcPr>
          <w:p w14:paraId="60A9AEBF"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164A12CA">
                <v:shape id="_x0000_i1209" type="#_x0000_t75" style="width:9.6pt;height:15pt" o:ole="">
                  <v:imagedata r:id="rId1272" o:title=""/>
                </v:shape>
                <o:OLEObject Type="Embed" ProgID="Equation.3" ShapeID="_x0000_i1209" DrawAspect="Content" ObjectID="_1587929088" r:id="rId1309"/>
              </w:object>
            </w:r>
            <w:r>
              <w:rPr>
                <w:rFonts w:ascii="Arial" w:hAnsi="Arial"/>
                <w:sz w:val="18"/>
              </w:rPr>
              <w:t>,9</w:t>
            </w:r>
          </w:p>
        </w:tc>
        <w:tc>
          <w:tcPr>
            <w:tcW w:w="851" w:type="dxa"/>
            <w:tcBorders>
              <w:top w:val="single" w:sz="4" w:space="0" w:color="auto"/>
              <w:left w:val="single" w:sz="4" w:space="0" w:color="auto"/>
              <w:bottom w:val="single" w:sz="4" w:space="0" w:color="auto"/>
              <w:right w:val="single" w:sz="4" w:space="0" w:color="auto"/>
            </w:tcBorders>
            <w:hideMark/>
          </w:tcPr>
          <w:p w14:paraId="68A1BAEA"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32BF978A">
                <v:shape id="_x0000_i1210" type="#_x0000_t75" style="width:9.6pt;height:15pt" o:ole="">
                  <v:imagedata r:id="rId1272" o:title=""/>
                </v:shape>
                <o:OLEObject Type="Embed" ProgID="Equation.3" ShapeID="_x0000_i1210" DrawAspect="Content" ObjectID="_1587929089" r:id="rId1310"/>
              </w:object>
            </w:r>
            <w:r>
              <w:rPr>
                <w:rFonts w:ascii="Arial" w:hAnsi="Arial"/>
                <w:sz w:val="18"/>
              </w:rPr>
              <w:t>, 6, 9</w:t>
            </w:r>
          </w:p>
        </w:tc>
        <w:tc>
          <w:tcPr>
            <w:tcW w:w="1161" w:type="dxa"/>
            <w:tcBorders>
              <w:top w:val="single" w:sz="4" w:space="0" w:color="auto"/>
              <w:left w:val="single" w:sz="4" w:space="0" w:color="auto"/>
              <w:bottom w:val="single" w:sz="4" w:space="0" w:color="auto"/>
              <w:right w:val="single" w:sz="4" w:space="0" w:color="auto"/>
            </w:tcBorders>
            <w:hideMark/>
          </w:tcPr>
          <w:p w14:paraId="1F8C8192"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7B255FE6">
                <v:shape id="_x0000_i1211" type="#_x0000_t75" style="width:9.6pt;height:15pt" o:ole="">
                  <v:imagedata r:id="rId1272" o:title=""/>
                </v:shape>
                <o:OLEObject Type="Embed" ProgID="Equation.3" ShapeID="_x0000_i1211" DrawAspect="Content" ObjectID="_1587929090" r:id="rId1311"/>
              </w:object>
            </w:r>
            <w:r>
              <w:rPr>
                <w:rFonts w:ascii="Arial" w:hAnsi="Arial"/>
                <w:sz w:val="18"/>
              </w:rPr>
              <w:t>, 6, 9</w:t>
            </w:r>
          </w:p>
        </w:tc>
        <w:tc>
          <w:tcPr>
            <w:tcW w:w="851" w:type="dxa"/>
            <w:tcBorders>
              <w:top w:val="single" w:sz="4" w:space="0" w:color="auto"/>
              <w:left w:val="single" w:sz="4" w:space="0" w:color="auto"/>
              <w:bottom w:val="single" w:sz="4" w:space="0" w:color="auto"/>
              <w:right w:val="single" w:sz="4" w:space="0" w:color="auto"/>
            </w:tcBorders>
            <w:hideMark/>
          </w:tcPr>
          <w:p w14:paraId="6C537A5B"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596" w:type="dxa"/>
            <w:tcBorders>
              <w:top w:val="single" w:sz="4" w:space="0" w:color="auto"/>
              <w:left w:val="single" w:sz="4" w:space="0" w:color="auto"/>
              <w:bottom w:val="single" w:sz="4" w:space="0" w:color="auto"/>
              <w:right w:val="single" w:sz="4" w:space="0" w:color="auto"/>
            </w:tcBorders>
            <w:hideMark/>
          </w:tcPr>
          <w:p w14:paraId="5989D75D"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1817F09E"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tcPr>
          <w:p w14:paraId="69768B1A" w14:textId="77777777" w:rsidR="00C95926" w:rsidRDefault="00C95926" w:rsidP="00D17219">
            <w:pPr>
              <w:keepNext/>
              <w:keepLines/>
              <w:spacing w:line="276" w:lineRule="auto"/>
              <w:jc w:val="center"/>
              <w:rPr>
                <w:rFonts w:ascii="Arial" w:hAnsi="Arial"/>
                <w:sz w:val="18"/>
              </w:rPr>
            </w:pPr>
          </w:p>
        </w:tc>
      </w:tr>
      <w:tr w:rsidR="00C95926" w14:paraId="4394BE6D" w14:textId="77777777" w:rsidTr="00D17219">
        <w:trPr>
          <w:jc w:val="center"/>
        </w:trPr>
        <w:tc>
          <w:tcPr>
            <w:tcW w:w="1967" w:type="dxa"/>
            <w:tcBorders>
              <w:top w:val="single" w:sz="4" w:space="0" w:color="auto"/>
              <w:left w:val="single" w:sz="4" w:space="0" w:color="auto"/>
              <w:bottom w:val="single" w:sz="4" w:space="0" w:color="auto"/>
              <w:right w:val="single" w:sz="4" w:space="0" w:color="auto"/>
            </w:tcBorders>
            <w:hideMark/>
          </w:tcPr>
          <w:p w14:paraId="78D3D32A" w14:textId="77777777" w:rsidR="00C95926" w:rsidRDefault="00C95926" w:rsidP="00D17219">
            <w:pPr>
              <w:keepNext/>
              <w:keepLines/>
              <w:spacing w:line="276" w:lineRule="auto"/>
              <w:jc w:val="center"/>
              <w:rPr>
                <w:rFonts w:ascii="Arial" w:hAnsi="Arial"/>
                <w:sz w:val="18"/>
              </w:rPr>
            </w:pPr>
            <w:r>
              <w:rPr>
                <w:rFonts w:ascii="Arial" w:hAnsi="Arial"/>
                <w:sz w:val="18"/>
              </w:rPr>
              <w:t>11</w:t>
            </w:r>
          </w:p>
        </w:tc>
        <w:tc>
          <w:tcPr>
            <w:tcW w:w="851" w:type="dxa"/>
            <w:tcBorders>
              <w:top w:val="single" w:sz="4" w:space="0" w:color="auto"/>
              <w:left w:val="single" w:sz="4" w:space="0" w:color="auto"/>
              <w:bottom w:val="single" w:sz="4" w:space="0" w:color="auto"/>
              <w:right w:val="single" w:sz="4" w:space="0" w:color="auto"/>
            </w:tcBorders>
            <w:hideMark/>
          </w:tcPr>
          <w:p w14:paraId="7158F05C"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63DCE16E">
                <v:shape id="_x0000_i1212" type="#_x0000_t75" style="width:9.6pt;height:15pt" o:ole="">
                  <v:imagedata r:id="rId1272" o:title=""/>
                </v:shape>
                <o:OLEObject Type="Embed" ProgID="Equation.3" ShapeID="_x0000_i1212" DrawAspect="Content" ObjectID="_1587929091" r:id="rId1312"/>
              </w:object>
            </w:r>
          </w:p>
        </w:tc>
        <w:tc>
          <w:tcPr>
            <w:tcW w:w="851" w:type="dxa"/>
            <w:tcBorders>
              <w:top w:val="single" w:sz="4" w:space="0" w:color="auto"/>
              <w:left w:val="single" w:sz="4" w:space="0" w:color="auto"/>
              <w:bottom w:val="single" w:sz="4" w:space="0" w:color="auto"/>
              <w:right w:val="single" w:sz="4" w:space="0" w:color="auto"/>
            </w:tcBorders>
            <w:hideMark/>
          </w:tcPr>
          <w:p w14:paraId="7C09EE3B"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2BC121F0">
                <v:shape id="_x0000_i1213" type="#_x0000_t75" style="width:9.6pt;height:15pt" o:ole="">
                  <v:imagedata r:id="rId1272" o:title=""/>
                </v:shape>
                <o:OLEObject Type="Embed" ProgID="Equation.3" ShapeID="_x0000_i1213" DrawAspect="Content" ObjectID="_1587929092" r:id="rId1313"/>
              </w:object>
            </w:r>
            <w:r>
              <w:rPr>
                <w:rFonts w:ascii="Arial" w:hAnsi="Arial"/>
                <w:sz w:val="18"/>
              </w:rPr>
              <w:t>,9</w:t>
            </w:r>
          </w:p>
        </w:tc>
        <w:tc>
          <w:tcPr>
            <w:tcW w:w="851" w:type="dxa"/>
            <w:tcBorders>
              <w:top w:val="single" w:sz="4" w:space="0" w:color="auto"/>
              <w:left w:val="single" w:sz="4" w:space="0" w:color="auto"/>
              <w:bottom w:val="single" w:sz="4" w:space="0" w:color="auto"/>
              <w:right w:val="single" w:sz="4" w:space="0" w:color="auto"/>
            </w:tcBorders>
            <w:hideMark/>
          </w:tcPr>
          <w:p w14:paraId="24055488"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2B3FBA06">
                <v:shape id="_x0000_i1214" type="#_x0000_t75" style="width:9.6pt;height:15pt" o:ole="">
                  <v:imagedata r:id="rId1272" o:title=""/>
                </v:shape>
                <o:OLEObject Type="Embed" ProgID="Equation.3" ShapeID="_x0000_i1214" DrawAspect="Content" ObjectID="_1587929093" r:id="rId1314"/>
              </w:object>
            </w:r>
            <w:r>
              <w:rPr>
                <w:rFonts w:ascii="Arial" w:hAnsi="Arial"/>
                <w:sz w:val="18"/>
              </w:rPr>
              <w:t>, 6, 9</w:t>
            </w:r>
          </w:p>
        </w:tc>
        <w:tc>
          <w:tcPr>
            <w:tcW w:w="1161" w:type="dxa"/>
            <w:tcBorders>
              <w:top w:val="single" w:sz="4" w:space="0" w:color="auto"/>
              <w:left w:val="single" w:sz="4" w:space="0" w:color="auto"/>
              <w:bottom w:val="single" w:sz="4" w:space="0" w:color="auto"/>
              <w:right w:val="single" w:sz="4" w:space="0" w:color="auto"/>
            </w:tcBorders>
            <w:hideMark/>
          </w:tcPr>
          <w:p w14:paraId="7B88AC0F"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46D036BF">
                <v:shape id="_x0000_i1215" type="#_x0000_t75" style="width:9.6pt;height:15pt" o:ole="">
                  <v:imagedata r:id="rId1272" o:title=""/>
                </v:shape>
                <o:OLEObject Type="Embed" ProgID="Equation.3" ShapeID="_x0000_i1215" DrawAspect="Content" ObjectID="_1587929094" r:id="rId1315"/>
              </w:object>
            </w:r>
            <w:r>
              <w:rPr>
                <w:rFonts w:ascii="Arial" w:hAnsi="Arial"/>
                <w:sz w:val="18"/>
              </w:rPr>
              <w:t>, 6, 9</w:t>
            </w:r>
          </w:p>
        </w:tc>
        <w:tc>
          <w:tcPr>
            <w:tcW w:w="851" w:type="dxa"/>
            <w:tcBorders>
              <w:top w:val="single" w:sz="4" w:space="0" w:color="auto"/>
              <w:left w:val="single" w:sz="4" w:space="0" w:color="auto"/>
              <w:bottom w:val="single" w:sz="4" w:space="0" w:color="auto"/>
              <w:right w:val="single" w:sz="4" w:space="0" w:color="auto"/>
            </w:tcBorders>
            <w:hideMark/>
          </w:tcPr>
          <w:p w14:paraId="453DC6AA"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596" w:type="dxa"/>
            <w:tcBorders>
              <w:top w:val="single" w:sz="4" w:space="0" w:color="auto"/>
              <w:left w:val="single" w:sz="4" w:space="0" w:color="auto"/>
              <w:bottom w:val="single" w:sz="4" w:space="0" w:color="auto"/>
              <w:right w:val="single" w:sz="4" w:space="0" w:color="auto"/>
            </w:tcBorders>
            <w:hideMark/>
          </w:tcPr>
          <w:p w14:paraId="6DFB547A"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5DE4BBAA"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tcPr>
          <w:p w14:paraId="2B003F9A" w14:textId="77777777" w:rsidR="00C95926" w:rsidRDefault="00C95926" w:rsidP="00D17219">
            <w:pPr>
              <w:keepNext/>
              <w:keepLines/>
              <w:spacing w:line="276" w:lineRule="auto"/>
              <w:jc w:val="center"/>
              <w:rPr>
                <w:rFonts w:ascii="Arial" w:hAnsi="Arial"/>
                <w:sz w:val="18"/>
              </w:rPr>
            </w:pPr>
          </w:p>
        </w:tc>
      </w:tr>
      <w:tr w:rsidR="00C95926" w14:paraId="742449ED" w14:textId="77777777" w:rsidTr="00D17219">
        <w:trPr>
          <w:jc w:val="center"/>
        </w:trPr>
        <w:tc>
          <w:tcPr>
            <w:tcW w:w="1967" w:type="dxa"/>
            <w:tcBorders>
              <w:top w:val="single" w:sz="4" w:space="0" w:color="auto"/>
              <w:left w:val="single" w:sz="4" w:space="0" w:color="auto"/>
              <w:bottom w:val="single" w:sz="4" w:space="0" w:color="auto"/>
              <w:right w:val="single" w:sz="4" w:space="0" w:color="auto"/>
            </w:tcBorders>
            <w:hideMark/>
          </w:tcPr>
          <w:p w14:paraId="3C5A4060" w14:textId="77777777" w:rsidR="00C95926" w:rsidRDefault="00C95926" w:rsidP="00D17219">
            <w:pPr>
              <w:keepNext/>
              <w:keepLines/>
              <w:spacing w:line="276" w:lineRule="auto"/>
              <w:jc w:val="center"/>
              <w:rPr>
                <w:rFonts w:ascii="Arial" w:hAnsi="Arial"/>
                <w:sz w:val="18"/>
              </w:rPr>
            </w:pPr>
            <w:r>
              <w:rPr>
                <w:rFonts w:ascii="Arial" w:hAnsi="Arial"/>
                <w:sz w:val="18"/>
              </w:rPr>
              <w:t>12</w:t>
            </w:r>
          </w:p>
        </w:tc>
        <w:tc>
          <w:tcPr>
            <w:tcW w:w="851" w:type="dxa"/>
            <w:tcBorders>
              <w:top w:val="single" w:sz="4" w:space="0" w:color="auto"/>
              <w:left w:val="single" w:sz="4" w:space="0" w:color="auto"/>
              <w:bottom w:val="single" w:sz="4" w:space="0" w:color="auto"/>
              <w:right w:val="single" w:sz="4" w:space="0" w:color="auto"/>
            </w:tcBorders>
            <w:hideMark/>
          </w:tcPr>
          <w:p w14:paraId="6D64887A"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3CD10A90">
                <v:shape id="_x0000_i1216" type="#_x0000_t75" style="width:9.6pt;height:15pt" o:ole="">
                  <v:imagedata r:id="rId1272" o:title=""/>
                </v:shape>
                <o:OLEObject Type="Embed" ProgID="Equation.3" ShapeID="_x0000_i1216" DrawAspect="Content" ObjectID="_1587929095" r:id="rId1316"/>
              </w:object>
            </w:r>
          </w:p>
        </w:tc>
        <w:tc>
          <w:tcPr>
            <w:tcW w:w="851" w:type="dxa"/>
            <w:tcBorders>
              <w:top w:val="single" w:sz="4" w:space="0" w:color="auto"/>
              <w:left w:val="single" w:sz="4" w:space="0" w:color="auto"/>
              <w:bottom w:val="single" w:sz="4" w:space="0" w:color="auto"/>
              <w:right w:val="single" w:sz="4" w:space="0" w:color="auto"/>
            </w:tcBorders>
            <w:hideMark/>
          </w:tcPr>
          <w:p w14:paraId="44D495D9"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3A8F1399">
                <v:shape id="_x0000_i1217" type="#_x0000_t75" style="width:9.6pt;height:15pt" o:ole="">
                  <v:imagedata r:id="rId1272" o:title=""/>
                </v:shape>
                <o:OLEObject Type="Embed" ProgID="Equation.3" ShapeID="_x0000_i1217" DrawAspect="Content" ObjectID="_1587929096" r:id="rId1317"/>
              </w:object>
            </w:r>
            <w:r>
              <w:rPr>
                <w:rFonts w:ascii="Arial" w:hAnsi="Arial"/>
                <w:sz w:val="18"/>
              </w:rPr>
              <w:t>9</w:t>
            </w:r>
          </w:p>
        </w:tc>
        <w:tc>
          <w:tcPr>
            <w:tcW w:w="851" w:type="dxa"/>
            <w:tcBorders>
              <w:top w:val="single" w:sz="4" w:space="0" w:color="auto"/>
              <w:left w:val="single" w:sz="4" w:space="0" w:color="auto"/>
              <w:bottom w:val="single" w:sz="4" w:space="0" w:color="auto"/>
              <w:right w:val="single" w:sz="4" w:space="0" w:color="auto"/>
            </w:tcBorders>
            <w:hideMark/>
          </w:tcPr>
          <w:p w14:paraId="2A858478"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1DEFB3E5">
                <v:shape id="_x0000_i1218" type="#_x0000_t75" style="width:9.6pt;height:15pt" o:ole="">
                  <v:imagedata r:id="rId1272" o:title=""/>
                </v:shape>
                <o:OLEObject Type="Embed" ProgID="Equation.3" ShapeID="_x0000_i1218" DrawAspect="Content" ObjectID="_1587929097" r:id="rId1318"/>
              </w:object>
            </w:r>
            <w:r>
              <w:rPr>
                <w:rFonts w:ascii="Arial" w:hAnsi="Arial"/>
                <w:sz w:val="18"/>
              </w:rPr>
              <w:t>, 6, 9</w:t>
            </w:r>
          </w:p>
        </w:tc>
        <w:tc>
          <w:tcPr>
            <w:tcW w:w="1161" w:type="dxa"/>
            <w:tcBorders>
              <w:top w:val="single" w:sz="4" w:space="0" w:color="auto"/>
              <w:left w:val="single" w:sz="4" w:space="0" w:color="auto"/>
              <w:bottom w:val="single" w:sz="4" w:space="0" w:color="auto"/>
              <w:right w:val="single" w:sz="4" w:space="0" w:color="auto"/>
            </w:tcBorders>
            <w:hideMark/>
          </w:tcPr>
          <w:p w14:paraId="5F37B2E1"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0FD50D78">
                <v:shape id="_x0000_i1219" type="#_x0000_t75" style="width:9.6pt;height:15pt" o:ole="">
                  <v:imagedata r:id="rId1272" o:title=""/>
                </v:shape>
                <o:OLEObject Type="Embed" ProgID="Equation.3" ShapeID="_x0000_i1219" DrawAspect="Content" ObjectID="_1587929098" r:id="rId1319"/>
              </w:object>
            </w:r>
            <w:r>
              <w:rPr>
                <w:rFonts w:ascii="Arial" w:hAnsi="Arial"/>
                <w:sz w:val="18"/>
              </w:rPr>
              <w:t>, 5, 8, 11</w:t>
            </w:r>
          </w:p>
        </w:tc>
        <w:tc>
          <w:tcPr>
            <w:tcW w:w="851" w:type="dxa"/>
            <w:tcBorders>
              <w:top w:val="single" w:sz="4" w:space="0" w:color="auto"/>
              <w:left w:val="single" w:sz="4" w:space="0" w:color="auto"/>
              <w:bottom w:val="single" w:sz="4" w:space="0" w:color="auto"/>
              <w:right w:val="single" w:sz="4" w:space="0" w:color="auto"/>
            </w:tcBorders>
            <w:hideMark/>
          </w:tcPr>
          <w:p w14:paraId="76D63FEC"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596" w:type="dxa"/>
            <w:tcBorders>
              <w:top w:val="single" w:sz="4" w:space="0" w:color="auto"/>
              <w:left w:val="single" w:sz="4" w:space="0" w:color="auto"/>
              <w:bottom w:val="single" w:sz="4" w:space="0" w:color="auto"/>
              <w:right w:val="single" w:sz="4" w:space="0" w:color="auto"/>
            </w:tcBorders>
            <w:hideMark/>
          </w:tcPr>
          <w:p w14:paraId="145F26F1"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216595BD"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tcPr>
          <w:p w14:paraId="512E3140" w14:textId="77777777" w:rsidR="00C95926" w:rsidRDefault="00C95926" w:rsidP="00D17219">
            <w:pPr>
              <w:keepNext/>
              <w:keepLines/>
              <w:spacing w:line="276" w:lineRule="auto"/>
              <w:jc w:val="center"/>
              <w:rPr>
                <w:rFonts w:ascii="Arial" w:hAnsi="Arial"/>
                <w:sz w:val="18"/>
              </w:rPr>
            </w:pPr>
          </w:p>
        </w:tc>
      </w:tr>
      <w:tr w:rsidR="00C95926" w14:paraId="6A3BFE9C" w14:textId="77777777" w:rsidTr="00D17219">
        <w:trPr>
          <w:jc w:val="center"/>
        </w:trPr>
        <w:tc>
          <w:tcPr>
            <w:tcW w:w="1967" w:type="dxa"/>
            <w:tcBorders>
              <w:top w:val="single" w:sz="4" w:space="0" w:color="auto"/>
              <w:left w:val="single" w:sz="4" w:space="0" w:color="auto"/>
              <w:bottom w:val="single" w:sz="4" w:space="0" w:color="auto"/>
              <w:right w:val="single" w:sz="4" w:space="0" w:color="auto"/>
            </w:tcBorders>
            <w:hideMark/>
          </w:tcPr>
          <w:p w14:paraId="2F34F598" w14:textId="77777777" w:rsidR="00C95926" w:rsidRDefault="00C95926" w:rsidP="00D17219">
            <w:pPr>
              <w:keepNext/>
              <w:keepLines/>
              <w:spacing w:line="276" w:lineRule="auto"/>
              <w:jc w:val="center"/>
              <w:rPr>
                <w:rFonts w:ascii="Arial" w:hAnsi="Arial"/>
                <w:sz w:val="18"/>
              </w:rPr>
            </w:pPr>
            <w:r>
              <w:rPr>
                <w:rFonts w:ascii="Arial" w:hAnsi="Arial"/>
                <w:sz w:val="18"/>
              </w:rPr>
              <w:t>13</w:t>
            </w:r>
          </w:p>
        </w:tc>
        <w:tc>
          <w:tcPr>
            <w:tcW w:w="851" w:type="dxa"/>
            <w:tcBorders>
              <w:top w:val="single" w:sz="4" w:space="0" w:color="auto"/>
              <w:left w:val="single" w:sz="4" w:space="0" w:color="auto"/>
              <w:bottom w:val="single" w:sz="4" w:space="0" w:color="auto"/>
              <w:right w:val="single" w:sz="4" w:space="0" w:color="auto"/>
            </w:tcBorders>
            <w:hideMark/>
          </w:tcPr>
          <w:p w14:paraId="1DBEA2A9"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7B726DB0">
                <v:shape id="_x0000_i1220" type="#_x0000_t75" style="width:9.6pt;height:15pt" o:ole="">
                  <v:imagedata r:id="rId1272" o:title=""/>
                </v:shape>
                <o:OLEObject Type="Embed" ProgID="Equation.3" ShapeID="_x0000_i1220" DrawAspect="Content" ObjectID="_1587929099" r:id="rId1320"/>
              </w:object>
            </w:r>
          </w:p>
        </w:tc>
        <w:tc>
          <w:tcPr>
            <w:tcW w:w="851" w:type="dxa"/>
            <w:tcBorders>
              <w:top w:val="single" w:sz="4" w:space="0" w:color="auto"/>
              <w:left w:val="single" w:sz="4" w:space="0" w:color="auto"/>
              <w:bottom w:val="single" w:sz="4" w:space="0" w:color="auto"/>
              <w:right w:val="single" w:sz="4" w:space="0" w:color="auto"/>
            </w:tcBorders>
            <w:hideMark/>
          </w:tcPr>
          <w:p w14:paraId="3572EA16"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6FE6E282">
                <v:shape id="_x0000_i1221" type="#_x0000_t75" style="width:9.6pt;height:15pt" o:ole="">
                  <v:imagedata r:id="rId1272" o:title=""/>
                </v:shape>
                <o:OLEObject Type="Embed" ProgID="Equation.3" ShapeID="_x0000_i1221" DrawAspect="Content" ObjectID="_1587929100" r:id="rId1321"/>
              </w:object>
            </w:r>
            <w:r>
              <w:rPr>
                <w:rFonts w:ascii="Arial" w:hAnsi="Arial"/>
                <w:sz w:val="18"/>
              </w:rPr>
              <w:t>,11</w:t>
            </w:r>
          </w:p>
        </w:tc>
        <w:tc>
          <w:tcPr>
            <w:tcW w:w="851" w:type="dxa"/>
            <w:tcBorders>
              <w:top w:val="single" w:sz="4" w:space="0" w:color="auto"/>
              <w:left w:val="single" w:sz="4" w:space="0" w:color="auto"/>
              <w:bottom w:val="single" w:sz="4" w:space="0" w:color="auto"/>
              <w:right w:val="single" w:sz="4" w:space="0" w:color="auto"/>
            </w:tcBorders>
            <w:hideMark/>
          </w:tcPr>
          <w:p w14:paraId="148B2CC8"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078C92E3">
                <v:shape id="_x0000_i1222" type="#_x0000_t75" style="width:9.6pt;height:15pt" o:ole="">
                  <v:imagedata r:id="rId1272" o:title=""/>
                </v:shape>
                <o:OLEObject Type="Embed" ProgID="Equation.3" ShapeID="_x0000_i1222" DrawAspect="Content" ObjectID="_1587929101" r:id="rId1322"/>
              </w:object>
            </w:r>
            <w:r>
              <w:rPr>
                <w:rFonts w:ascii="Arial" w:hAnsi="Arial"/>
                <w:sz w:val="18"/>
              </w:rPr>
              <w:t>, 7, 11</w:t>
            </w:r>
          </w:p>
        </w:tc>
        <w:tc>
          <w:tcPr>
            <w:tcW w:w="1161" w:type="dxa"/>
            <w:tcBorders>
              <w:top w:val="single" w:sz="4" w:space="0" w:color="auto"/>
              <w:left w:val="single" w:sz="4" w:space="0" w:color="auto"/>
              <w:bottom w:val="single" w:sz="4" w:space="0" w:color="auto"/>
              <w:right w:val="single" w:sz="4" w:space="0" w:color="auto"/>
            </w:tcBorders>
            <w:hideMark/>
          </w:tcPr>
          <w:p w14:paraId="3A419F84"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36EBB31B">
                <v:shape id="_x0000_i1223" type="#_x0000_t75" style="width:9.6pt;height:15pt" o:ole="">
                  <v:imagedata r:id="rId1272" o:title=""/>
                </v:shape>
                <o:OLEObject Type="Embed" ProgID="Equation.3" ShapeID="_x0000_i1223" DrawAspect="Content" ObjectID="_1587929102" r:id="rId1323"/>
              </w:object>
            </w:r>
            <w:r>
              <w:rPr>
                <w:rFonts w:ascii="Arial" w:hAnsi="Arial"/>
                <w:sz w:val="18"/>
              </w:rPr>
              <w:t>, 5, 8, 11</w:t>
            </w:r>
          </w:p>
        </w:tc>
        <w:tc>
          <w:tcPr>
            <w:tcW w:w="851" w:type="dxa"/>
            <w:tcBorders>
              <w:top w:val="single" w:sz="4" w:space="0" w:color="auto"/>
              <w:left w:val="single" w:sz="4" w:space="0" w:color="auto"/>
              <w:bottom w:val="single" w:sz="4" w:space="0" w:color="auto"/>
              <w:right w:val="single" w:sz="4" w:space="0" w:color="auto"/>
            </w:tcBorders>
            <w:hideMark/>
          </w:tcPr>
          <w:p w14:paraId="029160E6"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596" w:type="dxa"/>
            <w:tcBorders>
              <w:top w:val="single" w:sz="4" w:space="0" w:color="auto"/>
              <w:left w:val="single" w:sz="4" w:space="0" w:color="auto"/>
              <w:bottom w:val="single" w:sz="4" w:space="0" w:color="auto"/>
              <w:right w:val="single" w:sz="4" w:space="0" w:color="auto"/>
            </w:tcBorders>
            <w:hideMark/>
          </w:tcPr>
          <w:p w14:paraId="1E3F1825"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758E0CF2"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tcPr>
          <w:p w14:paraId="65939806" w14:textId="77777777" w:rsidR="00C95926" w:rsidRDefault="00C95926" w:rsidP="00D17219">
            <w:pPr>
              <w:keepNext/>
              <w:keepLines/>
              <w:spacing w:line="276" w:lineRule="auto"/>
              <w:jc w:val="center"/>
              <w:rPr>
                <w:rFonts w:ascii="Arial" w:hAnsi="Arial"/>
                <w:sz w:val="18"/>
              </w:rPr>
            </w:pPr>
          </w:p>
        </w:tc>
      </w:tr>
      <w:tr w:rsidR="00C95926" w14:paraId="1CDA1686" w14:textId="77777777" w:rsidTr="00D17219">
        <w:trPr>
          <w:jc w:val="center"/>
        </w:trPr>
        <w:tc>
          <w:tcPr>
            <w:tcW w:w="1967" w:type="dxa"/>
            <w:tcBorders>
              <w:top w:val="single" w:sz="4" w:space="0" w:color="auto"/>
              <w:left w:val="single" w:sz="4" w:space="0" w:color="auto"/>
              <w:bottom w:val="single" w:sz="4" w:space="0" w:color="auto"/>
              <w:right w:val="single" w:sz="4" w:space="0" w:color="auto"/>
            </w:tcBorders>
            <w:hideMark/>
          </w:tcPr>
          <w:p w14:paraId="1AA39E1C" w14:textId="77777777" w:rsidR="00C95926" w:rsidRDefault="00C95926" w:rsidP="00D17219">
            <w:pPr>
              <w:keepNext/>
              <w:keepLines/>
              <w:spacing w:line="276" w:lineRule="auto"/>
              <w:jc w:val="center"/>
              <w:rPr>
                <w:rFonts w:ascii="Arial" w:hAnsi="Arial"/>
                <w:sz w:val="18"/>
              </w:rPr>
            </w:pPr>
            <w:r>
              <w:rPr>
                <w:rFonts w:ascii="Arial" w:hAnsi="Arial"/>
                <w:sz w:val="18"/>
              </w:rPr>
              <w:t>14</w:t>
            </w:r>
          </w:p>
        </w:tc>
        <w:tc>
          <w:tcPr>
            <w:tcW w:w="851" w:type="dxa"/>
            <w:tcBorders>
              <w:top w:val="single" w:sz="4" w:space="0" w:color="auto"/>
              <w:left w:val="single" w:sz="4" w:space="0" w:color="auto"/>
              <w:bottom w:val="single" w:sz="4" w:space="0" w:color="auto"/>
              <w:right w:val="single" w:sz="4" w:space="0" w:color="auto"/>
            </w:tcBorders>
            <w:hideMark/>
          </w:tcPr>
          <w:p w14:paraId="11F5602E" w14:textId="77777777" w:rsidR="00C95926" w:rsidRDefault="00C95926" w:rsidP="00D17219">
            <w:pPr>
              <w:keepNext/>
              <w:keepLines/>
              <w:spacing w:line="276" w:lineRule="auto"/>
              <w:jc w:val="center"/>
              <w:rPr>
                <w:rFonts w:ascii="Arial" w:eastAsia="SimSun" w:hAnsi="Arial"/>
                <w:sz w:val="18"/>
              </w:rPr>
            </w:pPr>
            <w:r>
              <w:rPr>
                <w:rFonts w:ascii="Arial" w:eastAsia="SimSun" w:hAnsi="Arial"/>
                <w:position w:val="-10"/>
                <w:sz w:val="18"/>
                <w:szCs w:val="20"/>
              </w:rPr>
              <w:object w:dxaOrig="195" w:dyaOrig="300" w14:anchorId="0B42E5D5">
                <v:shape id="_x0000_i1224" type="#_x0000_t75" style="width:9.6pt;height:15pt" o:ole="">
                  <v:imagedata r:id="rId1272" o:title=""/>
                </v:shape>
                <o:OLEObject Type="Embed" ProgID="Equation.3" ShapeID="_x0000_i1224" DrawAspect="Content" ObjectID="_1587929103" r:id="rId1324"/>
              </w:object>
            </w:r>
          </w:p>
        </w:tc>
        <w:tc>
          <w:tcPr>
            <w:tcW w:w="851" w:type="dxa"/>
            <w:tcBorders>
              <w:top w:val="single" w:sz="4" w:space="0" w:color="auto"/>
              <w:left w:val="single" w:sz="4" w:space="0" w:color="auto"/>
              <w:bottom w:val="single" w:sz="4" w:space="0" w:color="auto"/>
              <w:right w:val="single" w:sz="4" w:space="0" w:color="auto"/>
            </w:tcBorders>
            <w:hideMark/>
          </w:tcPr>
          <w:p w14:paraId="0D778D8B"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2077D9BF">
                <v:shape id="_x0000_i1225" type="#_x0000_t75" style="width:9.6pt;height:15pt" o:ole="">
                  <v:imagedata r:id="rId1272" o:title=""/>
                </v:shape>
                <o:OLEObject Type="Embed" ProgID="Equation.3" ShapeID="_x0000_i1225" DrawAspect="Content" ObjectID="_1587929104" r:id="rId1325"/>
              </w:object>
            </w:r>
            <w:r>
              <w:rPr>
                <w:rFonts w:ascii="Arial" w:hAnsi="Arial"/>
                <w:sz w:val="18"/>
              </w:rPr>
              <w:t>,11</w:t>
            </w:r>
          </w:p>
        </w:tc>
        <w:tc>
          <w:tcPr>
            <w:tcW w:w="851" w:type="dxa"/>
            <w:tcBorders>
              <w:top w:val="single" w:sz="4" w:space="0" w:color="auto"/>
              <w:left w:val="single" w:sz="4" w:space="0" w:color="auto"/>
              <w:bottom w:val="single" w:sz="4" w:space="0" w:color="auto"/>
              <w:right w:val="single" w:sz="4" w:space="0" w:color="auto"/>
            </w:tcBorders>
            <w:hideMark/>
          </w:tcPr>
          <w:p w14:paraId="3E7DD640"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30E94529">
                <v:shape id="_x0000_i1226" type="#_x0000_t75" style="width:9.6pt;height:15pt" o:ole="">
                  <v:imagedata r:id="rId1272" o:title=""/>
                </v:shape>
                <o:OLEObject Type="Embed" ProgID="Equation.3" ShapeID="_x0000_i1226" DrawAspect="Content" ObjectID="_1587929105" r:id="rId1326"/>
              </w:object>
            </w:r>
            <w:r>
              <w:rPr>
                <w:rFonts w:ascii="Arial" w:hAnsi="Arial"/>
                <w:sz w:val="18"/>
              </w:rPr>
              <w:t>, 7, 11</w:t>
            </w:r>
          </w:p>
        </w:tc>
        <w:tc>
          <w:tcPr>
            <w:tcW w:w="1161" w:type="dxa"/>
            <w:tcBorders>
              <w:top w:val="single" w:sz="4" w:space="0" w:color="auto"/>
              <w:left w:val="single" w:sz="4" w:space="0" w:color="auto"/>
              <w:bottom w:val="single" w:sz="4" w:space="0" w:color="auto"/>
              <w:right w:val="single" w:sz="4" w:space="0" w:color="auto"/>
            </w:tcBorders>
            <w:hideMark/>
          </w:tcPr>
          <w:p w14:paraId="7C913D66"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000F0865">
                <v:shape id="_x0000_i1227" type="#_x0000_t75" style="width:9.6pt;height:15pt" o:ole="">
                  <v:imagedata r:id="rId1272" o:title=""/>
                </v:shape>
                <o:OLEObject Type="Embed" ProgID="Equation.3" ShapeID="_x0000_i1227" DrawAspect="Content" ObjectID="_1587929106" r:id="rId1327"/>
              </w:object>
            </w:r>
            <w:r>
              <w:rPr>
                <w:rFonts w:ascii="Arial" w:hAnsi="Arial"/>
                <w:sz w:val="18"/>
              </w:rPr>
              <w:t>, 5, 8, 11</w:t>
            </w:r>
          </w:p>
        </w:tc>
        <w:tc>
          <w:tcPr>
            <w:tcW w:w="851" w:type="dxa"/>
            <w:tcBorders>
              <w:top w:val="single" w:sz="4" w:space="0" w:color="auto"/>
              <w:left w:val="single" w:sz="4" w:space="0" w:color="auto"/>
              <w:bottom w:val="single" w:sz="4" w:space="0" w:color="auto"/>
              <w:right w:val="single" w:sz="4" w:space="0" w:color="auto"/>
            </w:tcBorders>
            <w:hideMark/>
          </w:tcPr>
          <w:p w14:paraId="6AED5E53"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596" w:type="dxa"/>
            <w:tcBorders>
              <w:top w:val="single" w:sz="4" w:space="0" w:color="auto"/>
              <w:left w:val="single" w:sz="4" w:space="0" w:color="auto"/>
              <w:bottom w:val="single" w:sz="4" w:space="0" w:color="auto"/>
              <w:right w:val="single" w:sz="4" w:space="0" w:color="auto"/>
            </w:tcBorders>
            <w:hideMark/>
          </w:tcPr>
          <w:p w14:paraId="2F488220"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0BB4D5BA"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tcPr>
          <w:p w14:paraId="3377FAB7" w14:textId="77777777" w:rsidR="00C95926" w:rsidRDefault="00C95926" w:rsidP="00D17219">
            <w:pPr>
              <w:keepNext/>
              <w:keepLines/>
              <w:spacing w:line="276" w:lineRule="auto"/>
              <w:jc w:val="center"/>
              <w:rPr>
                <w:rFonts w:ascii="Arial" w:hAnsi="Arial"/>
                <w:sz w:val="18"/>
              </w:rPr>
            </w:pPr>
          </w:p>
        </w:tc>
      </w:tr>
    </w:tbl>
    <w:p w14:paraId="759ED690" w14:textId="77777777" w:rsidR="00C95926" w:rsidRPr="001251F5" w:rsidRDefault="00C95926" w:rsidP="00C95926">
      <w:pPr>
        <w:spacing w:line="276" w:lineRule="auto"/>
        <w:jc w:val="both"/>
        <w:rPr>
          <w:rFonts w:eastAsia="Malgun Gothic"/>
          <w:lang w:eastAsia="zh-CN"/>
        </w:rPr>
      </w:pPr>
    </w:p>
    <w:p w14:paraId="699A41E1" w14:textId="77777777" w:rsidR="00C95926" w:rsidRDefault="00C95926" w:rsidP="00C95926">
      <w:pPr>
        <w:spacing w:line="276" w:lineRule="auto"/>
        <w:jc w:val="center"/>
        <w:rPr>
          <w:rFonts w:ascii="Arial" w:eastAsia="Times New Roman" w:hAnsi="Arial"/>
          <w:b/>
        </w:rPr>
      </w:pPr>
      <w:r>
        <w:rPr>
          <w:rFonts w:ascii="Arial" w:eastAsia="Times New Roman" w:hAnsi="Arial"/>
          <w:b/>
        </w:rPr>
        <w:t xml:space="preserve">Table 7.4.1.1.2-4: PDSCH DM-RS positions </w:t>
      </w:r>
      <w:r>
        <w:rPr>
          <w:rFonts w:ascii="Arial" w:eastAsia="Times New Roman" w:hAnsi="Arial"/>
          <w:b/>
        </w:rPr>
        <w:object w:dxaOrig="165" w:dyaOrig="300" w14:anchorId="5BC1BDA4">
          <v:shape id="_x0000_i1228" type="#_x0000_t75" style="width:8.4pt;height:15pt" o:ole="">
            <v:imagedata r:id="rId1250" o:title=""/>
          </v:shape>
          <o:OLEObject Type="Embed" ProgID="Equation.3" ShapeID="_x0000_i1228" DrawAspect="Content" ObjectID="_1587929107" r:id="rId1328"/>
        </w:object>
      </w:r>
      <w:r>
        <w:rPr>
          <w:rFonts w:ascii="Arial" w:eastAsia="Times New Roman" w:hAnsi="Arial"/>
          <w:b/>
        </w:rPr>
        <w:t xml:space="preserve"> for double-symbol DM-RS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851"/>
        <w:gridCol w:w="851"/>
        <w:gridCol w:w="851"/>
        <w:gridCol w:w="851"/>
        <w:gridCol w:w="851"/>
        <w:gridCol w:w="851"/>
      </w:tblGrid>
      <w:tr w:rsidR="00C95926" w14:paraId="3B8CD50E" w14:textId="77777777" w:rsidTr="00D17219">
        <w:trPr>
          <w:jc w:val="center"/>
        </w:trPr>
        <w:tc>
          <w:tcPr>
            <w:tcW w:w="2047" w:type="dxa"/>
            <w:vMerge w:val="restart"/>
            <w:tcBorders>
              <w:top w:val="single" w:sz="4" w:space="0" w:color="auto"/>
              <w:left w:val="single" w:sz="4" w:space="0" w:color="auto"/>
              <w:bottom w:val="single" w:sz="4" w:space="0" w:color="auto"/>
              <w:right w:val="single" w:sz="4" w:space="0" w:color="auto"/>
            </w:tcBorders>
            <w:hideMark/>
          </w:tcPr>
          <w:p w14:paraId="5DDE4069" w14:textId="77777777" w:rsidR="00C95926" w:rsidRDefault="00C95926" w:rsidP="00D17219">
            <w:pPr>
              <w:keepNext/>
              <w:keepLines/>
              <w:spacing w:line="276" w:lineRule="auto"/>
              <w:jc w:val="center"/>
              <w:rPr>
                <w:rFonts w:ascii="Arial" w:hAnsi="Arial"/>
                <w:b/>
                <w:sz w:val="18"/>
                <w:szCs w:val="20"/>
              </w:rPr>
            </w:pPr>
            <w:r>
              <w:rPr>
                <w:rFonts w:ascii="Arial" w:hAnsi="Arial"/>
                <w:b/>
                <w:sz w:val="18"/>
              </w:rPr>
              <w:t>Duration in symbols</w:t>
            </w:r>
          </w:p>
        </w:tc>
        <w:tc>
          <w:tcPr>
            <w:tcW w:w="5106" w:type="dxa"/>
            <w:gridSpan w:val="6"/>
            <w:tcBorders>
              <w:top w:val="single" w:sz="4" w:space="0" w:color="auto"/>
              <w:left w:val="single" w:sz="4" w:space="0" w:color="auto"/>
              <w:bottom w:val="nil"/>
              <w:right w:val="single" w:sz="4" w:space="0" w:color="auto"/>
            </w:tcBorders>
            <w:vAlign w:val="bottom"/>
            <w:hideMark/>
          </w:tcPr>
          <w:p w14:paraId="3259D6A9" w14:textId="77777777" w:rsidR="00C95926" w:rsidRDefault="00C95926" w:rsidP="00D17219">
            <w:pPr>
              <w:keepNext/>
              <w:keepLines/>
              <w:spacing w:line="276" w:lineRule="auto"/>
              <w:jc w:val="center"/>
              <w:rPr>
                <w:rFonts w:ascii="Arial" w:hAnsi="Arial"/>
                <w:b/>
                <w:sz w:val="18"/>
              </w:rPr>
            </w:pPr>
            <w:r>
              <w:rPr>
                <w:rFonts w:ascii="Arial" w:hAnsi="Arial"/>
                <w:b/>
                <w:sz w:val="18"/>
              </w:rPr>
              <w:t xml:space="preserve">DM-RS positions </w:t>
            </w:r>
            <w:r>
              <w:rPr>
                <w:rFonts w:ascii="Arial" w:hAnsi="Arial"/>
                <w:b/>
                <w:position w:val="-6"/>
                <w:sz w:val="18"/>
                <w:szCs w:val="20"/>
              </w:rPr>
              <w:object w:dxaOrig="165" w:dyaOrig="300" w14:anchorId="32952A33">
                <v:shape id="_x0000_i1229" type="#_x0000_t75" style="width:8.4pt;height:15pt" o:ole="">
                  <v:imagedata r:id="rId1250" o:title=""/>
                </v:shape>
                <o:OLEObject Type="Embed" ProgID="Equation.3" ShapeID="_x0000_i1229" DrawAspect="Content" ObjectID="_1587929108" r:id="rId1329"/>
              </w:object>
            </w:r>
          </w:p>
        </w:tc>
      </w:tr>
      <w:tr w:rsidR="00C95926" w14:paraId="6C8C7975" w14:textId="77777777" w:rsidTr="00D17219">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D654C0" w14:textId="77777777" w:rsidR="00C95926" w:rsidRDefault="00C95926" w:rsidP="00D17219">
            <w:pPr>
              <w:spacing w:line="276" w:lineRule="auto"/>
              <w:jc w:val="both"/>
              <w:rPr>
                <w:rFonts w:ascii="Arial" w:hAnsi="Arial"/>
                <w:b/>
                <w:sz w:val="18"/>
                <w:szCs w:val="20"/>
              </w:rPr>
            </w:pPr>
          </w:p>
        </w:tc>
        <w:tc>
          <w:tcPr>
            <w:tcW w:w="2553" w:type="dxa"/>
            <w:gridSpan w:val="3"/>
            <w:tcBorders>
              <w:top w:val="nil"/>
              <w:left w:val="single" w:sz="4" w:space="0" w:color="auto"/>
              <w:bottom w:val="single" w:sz="4" w:space="0" w:color="auto"/>
              <w:right w:val="single" w:sz="4" w:space="0" w:color="auto"/>
            </w:tcBorders>
            <w:vAlign w:val="bottom"/>
            <w:hideMark/>
          </w:tcPr>
          <w:p w14:paraId="4D7E1B59" w14:textId="77777777" w:rsidR="00C95926" w:rsidRDefault="00C95926" w:rsidP="00D17219">
            <w:pPr>
              <w:keepNext/>
              <w:keepLines/>
              <w:spacing w:line="276" w:lineRule="auto"/>
              <w:jc w:val="center"/>
              <w:rPr>
                <w:rFonts w:ascii="Arial" w:hAnsi="Arial"/>
                <w:b/>
                <w:sz w:val="18"/>
              </w:rPr>
            </w:pPr>
            <w:r>
              <w:rPr>
                <w:rFonts w:ascii="Arial" w:hAnsi="Arial"/>
                <w:b/>
                <w:sz w:val="18"/>
              </w:rPr>
              <w:t>PDSCH mapping type A</w:t>
            </w:r>
          </w:p>
        </w:tc>
        <w:tc>
          <w:tcPr>
            <w:tcW w:w="2553" w:type="dxa"/>
            <w:gridSpan w:val="3"/>
            <w:tcBorders>
              <w:top w:val="nil"/>
              <w:left w:val="single" w:sz="4" w:space="0" w:color="auto"/>
              <w:bottom w:val="single" w:sz="4" w:space="0" w:color="auto"/>
              <w:right w:val="single" w:sz="4" w:space="0" w:color="auto"/>
            </w:tcBorders>
            <w:vAlign w:val="bottom"/>
            <w:hideMark/>
          </w:tcPr>
          <w:p w14:paraId="79EBF7C0" w14:textId="77777777" w:rsidR="00C95926" w:rsidRDefault="00C95926" w:rsidP="00D17219">
            <w:pPr>
              <w:keepNext/>
              <w:keepLines/>
              <w:spacing w:line="276" w:lineRule="auto"/>
              <w:jc w:val="center"/>
              <w:rPr>
                <w:rFonts w:ascii="Arial" w:hAnsi="Arial"/>
                <w:b/>
                <w:sz w:val="18"/>
              </w:rPr>
            </w:pPr>
            <w:r>
              <w:rPr>
                <w:rFonts w:ascii="Arial" w:hAnsi="Arial"/>
                <w:b/>
                <w:sz w:val="18"/>
              </w:rPr>
              <w:t>PDSCH mapping type B</w:t>
            </w:r>
          </w:p>
        </w:tc>
      </w:tr>
      <w:tr w:rsidR="00C95926" w14:paraId="1A2A5B19" w14:textId="77777777" w:rsidTr="00D17219">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1C6F51" w14:textId="77777777" w:rsidR="00C95926" w:rsidRDefault="00C95926" w:rsidP="00D17219">
            <w:pPr>
              <w:spacing w:line="276" w:lineRule="auto"/>
              <w:jc w:val="both"/>
              <w:rPr>
                <w:rFonts w:ascii="Arial" w:hAnsi="Arial"/>
                <w:b/>
                <w:sz w:val="18"/>
                <w:szCs w:val="20"/>
              </w:rPr>
            </w:pPr>
          </w:p>
        </w:tc>
        <w:tc>
          <w:tcPr>
            <w:tcW w:w="2553" w:type="dxa"/>
            <w:gridSpan w:val="3"/>
            <w:tcBorders>
              <w:top w:val="single" w:sz="4" w:space="0" w:color="auto"/>
              <w:left w:val="single" w:sz="4" w:space="0" w:color="auto"/>
              <w:bottom w:val="nil"/>
              <w:right w:val="single" w:sz="4" w:space="0" w:color="auto"/>
            </w:tcBorders>
            <w:vAlign w:val="bottom"/>
            <w:hideMark/>
          </w:tcPr>
          <w:p w14:paraId="31E77355" w14:textId="77777777" w:rsidR="00C95926" w:rsidRDefault="00C95926" w:rsidP="00D17219">
            <w:pPr>
              <w:keepNext/>
              <w:keepLines/>
              <w:spacing w:line="276" w:lineRule="auto"/>
              <w:jc w:val="center"/>
              <w:rPr>
                <w:rFonts w:ascii="Arial" w:hAnsi="Arial"/>
                <w:b/>
                <w:sz w:val="18"/>
              </w:rPr>
            </w:pPr>
            <w:r>
              <w:rPr>
                <w:rFonts w:ascii="Arial" w:hAnsi="Arial"/>
                <w:b/>
                <w:sz w:val="18"/>
              </w:rPr>
              <w:t>DL-DMRS-add-pos</w:t>
            </w:r>
          </w:p>
        </w:tc>
        <w:tc>
          <w:tcPr>
            <w:tcW w:w="2553" w:type="dxa"/>
            <w:gridSpan w:val="3"/>
            <w:tcBorders>
              <w:top w:val="single" w:sz="4" w:space="0" w:color="auto"/>
              <w:left w:val="single" w:sz="4" w:space="0" w:color="auto"/>
              <w:bottom w:val="nil"/>
              <w:right w:val="single" w:sz="4" w:space="0" w:color="auto"/>
            </w:tcBorders>
            <w:vAlign w:val="bottom"/>
            <w:hideMark/>
          </w:tcPr>
          <w:p w14:paraId="174055DA" w14:textId="77777777" w:rsidR="00C95926" w:rsidRDefault="00C95926" w:rsidP="00D17219">
            <w:pPr>
              <w:keepNext/>
              <w:keepLines/>
              <w:spacing w:line="276" w:lineRule="auto"/>
              <w:jc w:val="center"/>
              <w:rPr>
                <w:rFonts w:ascii="Arial" w:hAnsi="Arial"/>
                <w:b/>
                <w:sz w:val="18"/>
              </w:rPr>
            </w:pPr>
            <w:r>
              <w:rPr>
                <w:rFonts w:ascii="Arial" w:hAnsi="Arial"/>
                <w:b/>
                <w:sz w:val="18"/>
              </w:rPr>
              <w:t>DL-DMRS-add-pos</w:t>
            </w:r>
          </w:p>
        </w:tc>
      </w:tr>
      <w:tr w:rsidR="00C95926" w14:paraId="53F2799A" w14:textId="77777777" w:rsidTr="00D17219">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5F58BD2" w14:textId="77777777" w:rsidR="00C95926" w:rsidRDefault="00C95926" w:rsidP="00D17219">
            <w:pPr>
              <w:spacing w:line="276" w:lineRule="auto"/>
              <w:jc w:val="both"/>
              <w:rPr>
                <w:rFonts w:ascii="Arial" w:hAnsi="Arial"/>
                <w:b/>
                <w:sz w:val="18"/>
                <w:szCs w:val="20"/>
              </w:rPr>
            </w:pPr>
          </w:p>
        </w:tc>
        <w:tc>
          <w:tcPr>
            <w:tcW w:w="851" w:type="dxa"/>
            <w:tcBorders>
              <w:top w:val="nil"/>
              <w:left w:val="single" w:sz="4" w:space="0" w:color="auto"/>
              <w:bottom w:val="single" w:sz="4" w:space="0" w:color="auto"/>
              <w:right w:val="single" w:sz="4" w:space="0" w:color="auto"/>
            </w:tcBorders>
            <w:hideMark/>
          </w:tcPr>
          <w:p w14:paraId="1801EAE8" w14:textId="77777777" w:rsidR="00C95926" w:rsidRDefault="00C95926" w:rsidP="00D17219">
            <w:pPr>
              <w:keepNext/>
              <w:keepLines/>
              <w:spacing w:line="276" w:lineRule="auto"/>
              <w:jc w:val="center"/>
              <w:rPr>
                <w:rFonts w:ascii="Arial" w:hAnsi="Arial"/>
                <w:b/>
                <w:sz w:val="18"/>
              </w:rPr>
            </w:pPr>
            <w:r>
              <w:rPr>
                <w:rFonts w:ascii="Arial" w:hAnsi="Arial"/>
                <w:b/>
                <w:sz w:val="18"/>
              </w:rPr>
              <w:t>0</w:t>
            </w:r>
          </w:p>
        </w:tc>
        <w:tc>
          <w:tcPr>
            <w:tcW w:w="851" w:type="dxa"/>
            <w:tcBorders>
              <w:top w:val="nil"/>
              <w:left w:val="single" w:sz="4" w:space="0" w:color="auto"/>
              <w:bottom w:val="single" w:sz="4" w:space="0" w:color="auto"/>
              <w:right w:val="single" w:sz="4" w:space="0" w:color="auto"/>
            </w:tcBorders>
            <w:hideMark/>
          </w:tcPr>
          <w:p w14:paraId="1C9D842D" w14:textId="77777777" w:rsidR="00C95926" w:rsidRDefault="00C95926" w:rsidP="00D17219">
            <w:pPr>
              <w:keepNext/>
              <w:keepLines/>
              <w:spacing w:line="276" w:lineRule="auto"/>
              <w:jc w:val="center"/>
              <w:rPr>
                <w:rFonts w:ascii="Arial" w:hAnsi="Arial"/>
                <w:b/>
                <w:sz w:val="18"/>
              </w:rPr>
            </w:pPr>
            <w:r>
              <w:rPr>
                <w:rFonts w:ascii="Arial" w:hAnsi="Arial"/>
                <w:b/>
                <w:sz w:val="18"/>
              </w:rPr>
              <w:t>1</w:t>
            </w:r>
          </w:p>
        </w:tc>
        <w:tc>
          <w:tcPr>
            <w:tcW w:w="851" w:type="dxa"/>
            <w:tcBorders>
              <w:top w:val="nil"/>
              <w:left w:val="single" w:sz="4" w:space="0" w:color="auto"/>
              <w:bottom w:val="single" w:sz="4" w:space="0" w:color="auto"/>
              <w:right w:val="single" w:sz="4" w:space="0" w:color="auto"/>
            </w:tcBorders>
            <w:hideMark/>
          </w:tcPr>
          <w:p w14:paraId="61E4672C" w14:textId="77777777" w:rsidR="00C95926" w:rsidRDefault="00C95926" w:rsidP="00D17219">
            <w:pPr>
              <w:keepNext/>
              <w:keepLines/>
              <w:spacing w:line="276" w:lineRule="auto"/>
              <w:jc w:val="center"/>
              <w:rPr>
                <w:rFonts w:ascii="Arial" w:hAnsi="Arial"/>
                <w:b/>
                <w:sz w:val="18"/>
              </w:rPr>
            </w:pPr>
            <w:r>
              <w:rPr>
                <w:rFonts w:ascii="Arial" w:hAnsi="Arial"/>
                <w:b/>
                <w:sz w:val="18"/>
              </w:rPr>
              <w:t>2</w:t>
            </w:r>
          </w:p>
        </w:tc>
        <w:tc>
          <w:tcPr>
            <w:tcW w:w="851" w:type="dxa"/>
            <w:tcBorders>
              <w:top w:val="nil"/>
              <w:left w:val="single" w:sz="4" w:space="0" w:color="auto"/>
              <w:bottom w:val="single" w:sz="4" w:space="0" w:color="auto"/>
              <w:right w:val="single" w:sz="4" w:space="0" w:color="auto"/>
            </w:tcBorders>
            <w:hideMark/>
          </w:tcPr>
          <w:p w14:paraId="1256DF00" w14:textId="77777777" w:rsidR="00C95926" w:rsidRDefault="00C95926" w:rsidP="00D17219">
            <w:pPr>
              <w:keepNext/>
              <w:keepLines/>
              <w:spacing w:line="276" w:lineRule="auto"/>
              <w:jc w:val="center"/>
              <w:rPr>
                <w:rFonts w:ascii="Arial" w:hAnsi="Arial"/>
                <w:b/>
                <w:sz w:val="18"/>
              </w:rPr>
            </w:pPr>
            <w:r>
              <w:rPr>
                <w:rFonts w:ascii="Arial" w:hAnsi="Arial"/>
                <w:b/>
                <w:sz w:val="18"/>
              </w:rPr>
              <w:t>0</w:t>
            </w:r>
          </w:p>
        </w:tc>
        <w:tc>
          <w:tcPr>
            <w:tcW w:w="851" w:type="dxa"/>
            <w:tcBorders>
              <w:top w:val="nil"/>
              <w:left w:val="single" w:sz="4" w:space="0" w:color="auto"/>
              <w:bottom w:val="single" w:sz="4" w:space="0" w:color="auto"/>
              <w:right w:val="single" w:sz="4" w:space="0" w:color="auto"/>
            </w:tcBorders>
            <w:hideMark/>
          </w:tcPr>
          <w:p w14:paraId="29B5B893" w14:textId="77777777" w:rsidR="00C95926" w:rsidRDefault="00C95926" w:rsidP="00D17219">
            <w:pPr>
              <w:keepNext/>
              <w:keepLines/>
              <w:spacing w:line="276" w:lineRule="auto"/>
              <w:jc w:val="center"/>
              <w:rPr>
                <w:rFonts w:ascii="Arial" w:hAnsi="Arial"/>
                <w:b/>
                <w:sz w:val="18"/>
              </w:rPr>
            </w:pPr>
            <w:r>
              <w:rPr>
                <w:rFonts w:ascii="Arial" w:hAnsi="Arial"/>
                <w:b/>
                <w:sz w:val="18"/>
              </w:rPr>
              <w:t>1</w:t>
            </w:r>
          </w:p>
        </w:tc>
        <w:tc>
          <w:tcPr>
            <w:tcW w:w="851" w:type="dxa"/>
            <w:tcBorders>
              <w:top w:val="nil"/>
              <w:left w:val="single" w:sz="4" w:space="0" w:color="auto"/>
              <w:bottom w:val="single" w:sz="4" w:space="0" w:color="auto"/>
              <w:right w:val="single" w:sz="4" w:space="0" w:color="auto"/>
            </w:tcBorders>
            <w:hideMark/>
          </w:tcPr>
          <w:p w14:paraId="3B76B45F" w14:textId="77777777" w:rsidR="00C95926" w:rsidRDefault="00C95926" w:rsidP="00D17219">
            <w:pPr>
              <w:keepNext/>
              <w:keepLines/>
              <w:spacing w:line="276" w:lineRule="auto"/>
              <w:jc w:val="center"/>
              <w:rPr>
                <w:rFonts w:ascii="Arial" w:hAnsi="Arial"/>
                <w:b/>
                <w:sz w:val="18"/>
              </w:rPr>
            </w:pPr>
            <w:r>
              <w:rPr>
                <w:rFonts w:ascii="Arial" w:hAnsi="Arial"/>
                <w:b/>
                <w:sz w:val="18"/>
              </w:rPr>
              <w:t>2</w:t>
            </w:r>
          </w:p>
        </w:tc>
      </w:tr>
      <w:tr w:rsidR="00C95926" w14:paraId="59B05BC9" w14:textId="77777777" w:rsidTr="00D17219">
        <w:trPr>
          <w:jc w:val="center"/>
        </w:trPr>
        <w:tc>
          <w:tcPr>
            <w:tcW w:w="2047" w:type="dxa"/>
            <w:tcBorders>
              <w:top w:val="single" w:sz="4" w:space="0" w:color="auto"/>
              <w:left w:val="single" w:sz="4" w:space="0" w:color="auto"/>
              <w:bottom w:val="single" w:sz="4" w:space="0" w:color="auto"/>
              <w:right w:val="single" w:sz="4" w:space="0" w:color="auto"/>
            </w:tcBorders>
            <w:hideMark/>
          </w:tcPr>
          <w:p w14:paraId="182FE1AA" w14:textId="77777777" w:rsidR="00C95926" w:rsidRDefault="00C95926" w:rsidP="00D17219">
            <w:pPr>
              <w:keepNext/>
              <w:keepLines/>
              <w:spacing w:line="276" w:lineRule="auto"/>
              <w:jc w:val="center"/>
              <w:rPr>
                <w:rFonts w:ascii="Arial" w:hAnsi="Arial"/>
                <w:sz w:val="18"/>
              </w:rPr>
            </w:pPr>
            <w:r>
              <w:rPr>
                <w:rFonts w:ascii="Arial" w:hAnsi="Arial"/>
                <w:sz w:val="18"/>
              </w:rPr>
              <w:t>&lt;4</w:t>
            </w:r>
          </w:p>
        </w:tc>
        <w:tc>
          <w:tcPr>
            <w:tcW w:w="851" w:type="dxa"/>
            <w:tcBorders>
              <w:top w:val="single" w:sz="4" w:space="0" w:color="auto"/>
              <w:left w:val="single" w:sz="4" w:space="0" w:color="auto"/>
              <w:bottom w:val="single" w:sz="4" w:space="0" w:color="auto"/>
              <w:right w:val="single" w:sz="4" w:space="0" w:color="auto"/>
            </w:tcBorders>
          </w:tcPr>
          <w:p w14:paraId="7FF0ECA1" w14:textId="77777777" w:rsidR="00C95926" w:rsidRDefault="00C95926" w:rsidP="00D17219">
            <w:pPr>
              <w:keepNext/>
              <w:keepLines/>
              <w:spacing w:line="276" w:lineRule="auto"/>
              <w:jc w:val="center"/>
              <w:rPr>
                <w:rFonts w:ascii="Arial" w:eastAsia="SimSun" w:hAnsi="Arial"/>
                <w:sz w:val="18"/>
              </w:rPr>
            </w:pPr>
          </w:p>
        </w:tc>
        <w:tc>
          <w:tcPr>
            <w:tcW w:w="851" w:type="dxa"/>
            <w:tcBorders>
              <w:top w:val="single" w:sz="4" w:space="0" w:color="auto"/>
              <w:left w:val="single" w:sz="4" w:space="0" w:color="auto"/>
              <w:bottom w:val="single" w:sz="4" w:space="0" w:color="auto"/>
              <w:right w:val="single" w:sz="4" w:space="0" w:color="auto"/>
            </w:tcBorders>
          </w:tcPr>
          <w:p w14:paraId="58B2CD54"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tcPr>
          <w:p w14:paraId="5E7BFEA2"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hideMark/>
          </w:tcPr>
          <w:p w14:paraId="55E47500" w14:textId="77777777" w:rsidR="00C95926" w:rsidRDefault="00C95926" w:rsidP="00D17219">
            <w:pPr>
              <w:keepNext/>
              <w:keepLines/>
              <w:spacing w:line="276" w:lineRule="auto"/>
              <w:jc w:val="center"/>
              <w:rPr>
                <w:rFonts w:ascii="Arial" w:eastAsia="SimSun"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hideMark/>
          </w:tcPr>
          <w:p w14:paraId="38696D46"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3F91DBF7" w14:textId="77777777" w:rsidR="00C95926" w:rsidRDefault="00C95926" w:rsidP="00D17219">
            <w:pPr>
              <w:keepNext/>
              <w:keepLines/>
              <w:spacing w:line="276" w:lineRule="auto"/>
              <w:jc w:val="center"/>
              <w:rPr>
                <w:rFonts w:ascii="Arial" w:hAnsi="Arial"/>
                <w:sz w:val="18"/>
              </w:rPr>
            </w:pPr>
          </w:p>
        </w:tc>
      </w:tr>
      <w:tr w:rsidR="00C95926" w14:paraId="4D160967" w14:textId="77777777" w:rsidTr="00D17219">
        <w:trPr>
          <w:jc w:val="center"/>
        </w:trPr>
        <w:tc>
          <w:tcPr>
            <w:tcW w:w="2047" w:type="dxa"/>
            <w:tcBorders>
              <w:top w:val="single" w:sz="4" w:space="0" w:color="auto"/>
              <w:left w:val="single" w:sz="4" w:space="0" w:color="auto"/>
              <w:bottom w:val="single" w:sz="4" w:space="0" w:color="auto"/>
              <w:right w:val="single" w:sz="4" w:space="0" w:color="auto"/>
            </w:tcBorders>
            <w:hideMark/>
          </w:tcPr>
          <w:p w14:paraId="5DBE0BAE" w14:textId="77777777" w:rsidR="00C95926" w:rsidRDefault="00C95926" w:rsidP="00D17219">
            <w:pPr>
              <w:keepNext/>
              <w:keepLines/>
              <w:spacing w:line="276" w:lineRule="auto"/>
              <w:jc w:val="center"/>
              <w:rPr>
                <w:rFonts w:ascii="Arial" w:hAnsi="Arial"/>
                <w:sz w:val="18"/>
              </w:rPr>
            </w:pPr>
            <w:r>
              <w:rPr>
                <w:rFonts w:ascii="Arial" w:hAnsi="Arial"/>
                <w:sz w:val="18"/>
              </w:rPr>
              <w:t>4</w:t>
            </w:r>
          </w:p>
        </w:tc>
        <w:tc>
          <w:tcPr>
            <w:tcW w:w="851" w:type="dxa"/>
            <w:tcBorders>
              <w:top w:val="single" w:sz="4" w:space="0" w:color="auto"/>
              <w:left w:val="single" w:sz="4" w:space="0" w:color="auto"/>
              <w:bottom w:val="single" w:sz="4" w:space="0" w:color="auto"/>
              <w:right w:val="single" w:sz="4" w:space="0" w:color="auto"/>
            </w:tcBorders>
            <w:hideMark/>
          </w:tcPr>
          <w:p w14:paraId="5ED2EDFF" w14:textId="77777777" w:rsidR="00C95926" w:rsidRDefault="00C95926" w:rsidP="00D17219">
            <w:pPr>
              <w:keepNext/>
              <w:keepLines/>
              <w:spacing w:line="276" w:lineRule="auto"/>
              <w:jc w:val="center"/>
              <w:rPr>
                <w:rFonts w:ascii="Arial" w:eastAsia="SimSun" w:hAnsi="Arial"/>
                <w:sz w:val="18"/>
              </w:rPr>
            </w:pPr>
            <w:r>
              <w:rPr>
                <w:rFonts w:ascii="Arial" w:eastAsia="SimSun" w:hAnsi="Arial"/>
                <w:position w:val="-10"/>
                <w:sz w:val="18"/>
                <w:szCs w:val="20"/>
              </w:rPr>
              <w:object w:dxaOrig="195" w:dyaOrig="300" w14:anchorId="1F80C40A">
                <v:shape id="_x0000_i1230" type="#_x0000_t75" style="width:9.6pt;height:15pt" o:ole="">
                  <v:imagedata r:id="rId1272" o:title=""/>
                </v:shape>
                <o:OLEObject Type="Embed" ProgID="Equation.3" ShapeID="_x0000_i1230" DrawAspect="Content" ObjectID="_1587929109" r:id="rId1330"/>
              </w:object>
            </w:r>
          </w:p>
        </w:tc>
        <w:tc>
          <w:tcPr>
            <w:tcW w:w="851" w:type="dxa"/>
            <w:tcBorders>
              <w:top w:val="single" w:sz="4" w:space="0" w:color="auto"/>
              <w:left w:val="single" w:sz="4" w:space="0" w:color="auto"/>
              <w:bottom w:val="single" w:sz="4" w:space="0" w:color="auto"/>
              <w:right w:val="single" w:sz="4" w:space="0" w:color="auto"/>
            </w:tcBorders>
            <w:hideMark/>
          </w:tcPr>
          <w:p w14:paraId="5D013D08"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29ED817C">
                <v:shape id="_x0000_i1231" type="#_x0000_t75" style="width:9.6pt;height:15pt" o:ole="">
                  <v:imagedata r:id="rId1272" o:title=""/>
                </v:shape>
                <o:OLEObject Type="Embed" ProgID="Equation.3" ShapeID="_x0000_i1231" DrawAspect="Content" ObjectID="_1587929110" r:id="rId1331"/>
              </w:object>
            </w:r>
          </w:p>
        </w:tc>
        <w:tc>
          <w:tcPr>
            <w:tcW w:w="851" w:type="dxa"/>
            <w:tcBorders>
              <w:top w:val="single" w:sz="4" w:space="0" w:color="auto"/>
              <w:left w:val="single" w:sz="4" w:space="0" w:color="auto"/>
              <w:bottom w:val="single" w:sz="4" w:space="0" w:color="auto"/>
              <w:right w:val="single" w:sz="4" w:space="0" w:color="auto"/>
            </w:tcBorders>
          </w:tcPr>
          <w:p w14:paraId="138F3D3E"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hideMark/>
          </w:tcPr>
          <w:p w14:paraId="792D251F" w14:textId="77777777" w:rsidR="00C95926" w:rsidRDefault="00C95926" w:rsidP="00D17219">
            <w:pPr>
              <w:keepNext/>
              <w:keepLines/>
              <w:spacing w:line="276" w:lineRule="auto"/>
              <w:jc w:val="center"/>
              <w:rPr>
                <w:rFonts w:ascii="Arial" w:eastAsia="SimSun"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hideMark/>
          </w:tcPr>
          <w:p w14:paraId="53F61FE7"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2432D4AF" w14:textId="77777777" w:rsidR="00C95926" w:rsidRDefault="00C95926" w:rsidP="00D17219">
            <w:pPr>
              <w:keepNext/>
              <w:keepLines/>
              <w:spacing w:line="276" w:lineRule="auto"/>
              <w:jc w:val="center"/>
              <w:rPr>
                <w:rFonts w:ascii="Arial" w:hAnsi="Arial"/>
                <w:sz w:val="18"/>
              </w:rPr>
            </w:pPr>
          </w:p>
        </w:tc>
      </w:tr>
      <w:tr w:rsidR="00C95926" w14:paraId="3AAF11E5" w14:textId="77777777" w:rsidTr="00D17219">
        <w:trPr>
          <w:jc w:val="center"/>
        </w:trPr>
        <w:tc>
          <w:tcPr>
            <w:tcW w:w="2047" w:type="dxa"/>
            <w:tcBorders>
              <w:top w:val="single" w:sz="4" w:space="0" w:color="auto"/>
              <w:left w:val="single" w:sz="4" w:space="0" w:color="auto"/>
              <w:bottom w:val="single" w:sz="4" w:space="0" w:color="auto"/>
              <w:right w:val="single" w:sz="4" w:space="0" w:color="auto"/>
            </w:tcBorders>
            <w:hideMark/>
          </w:tcPr>
          <w:p w14:paraId="6173875D" w14:textId="77777777" w:rsidR="00C95926" w:rsidRDefault="00C95926" w:rsidP="00D17219">
            <w:pPr>
              <w:keepNext/>
              <w:keepLines/>
              <w:spacing w:line="276" w:lineRule="auto"/>
              <w:jc w:val="center"/>
              <w:rPr>
                <w:rFonts w:ascii="Arial" w:hAnsi="Arial"/>
                <w:sz w:val="18"/>
              </w:rPr>
            </w:pPr>
            <w:r>
              <w:rPr>
                <w:rFonts w:ascii="Arial" w:hAnsi="Arial"/>
                <w:sz w:val="18"/>
              </w:rPr>
              <w:t>5</w:t>
            </w:r>
          </w:p>
        </w:tc>
        <w:tc>
          <w:tcPr>
            <w:tcW w:w="851" w:type="dxa"/>
            <w:tcBorders>
              <w:top w:val="single" w:sz="4" w:space="0" w:color="auto"/>
              <w:left w:val="single" w:sz="4" w:space="0" w:color="auto"/>
              <w:bottom w:val="single" w:sz="4" w:space="0" w:color="auto"/>
              <w:right w:val="single" w:sz="4" w:space="0" w:color="auto"/>
            </w:tcBorders>
            <w:hideMark/>
          </w:tcPr>
          <w:p w14:paraId="281CD78C" w14:textId="77777777" w:rsidR="00C95926" w:rsidRDefault="00C95926" w:rsidP="00D17219">
            <w:pPr>
              <w:keepNext/>
              <w:keepLines/>
              <w:spacing w:line="276" w:lineRule="auto"/>
              <w:jc w:val="center"/>
              <w:rPr>
                <w:rFonts w:ascii="Arial" w:eastAsia="SimSun" w:hAnsi="Arial"/>
                <w:sz w:val="18"/>
              </w:rPr>
            </w:pPr>
            <w:r>
              <w:rPr>
                <w:rFonts w:ascii="Arial" w:eastAsia="SimSun" w:hAnsi="Arial"/>
                <w:position w:val="-10"/>
                <w:sz w:val="18"/>
                <w:szCs w:val="20"/>
              </w:rPr>
              <w:object w:dxaOrig="195" w:dyaOrig="300" w14:anchorId="178D4153">
                <v:shape id="_x0000_i1232" type="#_x0000_t75" style="width:9.6pt;height:15pt" o:ole="">
                  <v:imagedata r:id="rId1272" o:title=""/>
                </v:shape>
                <o:OLEObject Type="Embed" ProgID="Equation.3" ShapeID="_x0000_i1232" DrawAspect="Content" ObjectID="_1587929111" r:id="rId1332"/>
              </w:object>
            </w:r>
          </w:p>
        </w:tc>
        <w:tc>
          <w:tcPr>
            <w:tcW w:w="851" w:type="dxa"/>
            <w:tcBorders>
              <w:top w:val="single" w:sz="4" w:space="0" w:color="auto"/>
              <w:left w:val="single" w:sz="4" w:space="0" w:color="auto"/>
              <w:bottom w:val="single" w:sz="4" w:space="0" w:color="auto"/>
              <w:right w:val="single" w:sz="4" w:space="0" w:color="auto"/>
            </w:tcBorders>
            <w:hideMark/>
          </w:tcPr>
          <w:p w14:paraId="7585EAC0"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210FC760">
                <v:shape id="_x0000_i1233" type="#_x0000_t75" style="width:9.6pt;height:15pt" o:ole="">
                  <v:imagedata r:id="rId1272" o:title=""/>
                </v:shape>
                <o:OLEObject Type="Embed" ProgID="Equation.3" ShapeID="_x0000_i1233" DrawAspect="Content" ObjectID="_1587929112" r:id="rId1333"/>
              </w:object>
            </w:r>
          </w:p>
        </w:tc>
        <w:tc>
          <w:tcPr>
            <w:tcW w:w="851" w:type="dxa"/>
            <w:tcBorders>
              <w:top w:val="single" w:sz="4" w:space="0" w:color="auto"/>
              <w:left w:val="single" w:sz="4" w:space="0" w:color="auto"/>
              <w:bottom w:val="single" w:sz="4" w:space="0" w:color="auto"/>
              <w:right w:val="single" w:sz="4" w:space="0" w:color="auto"/>
            </w:tcBorders>
          </w:tcPr>
          <w:p w14:paraId="2D8BC03C"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hideMark/>
          </w:tcPr>
          <w:p w14:paraId="655A9AA2" w14:textId="77777777" w:rsidR="00C95926" w:rsidRDefault="00C95926" w:rsidP="00D17219">
            <w:pPr>
              <w:keepNext/>
              <w:keepLines/>
              <w:spacing w:line="276" w:lineRule="auto"/>
              <w:jc w:val="center"/>
              <w:rPr>
                <w:rFonts w:ascii="Arial" w:eastAsia="SimSun"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hideMark/>
          </w:tcPr>
          <w:p w14:paraId="5FEB14B6"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58867E7B" w14:textId="77777777" w:rsidR="00C95926" w:rsidRDefault="00C95926" w:rsidP="00D17219">
            <w:pPr>
              <w:keepNext/>
              <w:keepLines/>
              <w:spacing w:line="276" w:lineRule="auto"/>
              <w:jc w:val="center"/>
              <w:rPr>
                <w:rFonts w:ascii="Arial" w:hAnsi="Arial"/>
                <w:sz w:val="18"/>
              </w:rPr>
            </w:pPr>
          </w:p>
        </w:tc>
      </w:tr>
      <w:tr w:rsidR="00C95926" w14:paraId="1FEF32F9" w14:textId="77777777" w:rsidTr="00D17219">
        <w:trPr>
          <w:jc w:val="center"/>
        </w:trPr>
        <w:tc>
          <w:tcPr>
            <w:tcW w:w="2047" w:type="dxa"/>
            <w:tcBorders>
              <w:top w:val="single" w:sz="4" w:space="0" w:color="auto"/>
              <w:left w:val="single" w:sz="4" w:space="0" w:color="auto"/>
              <w:bottom w:val="single" w:sz="4" w:space="0" w:color="auto"/>
              <w:right w:val="single" w:sz="4" w:space="0" w:color="auto"/>
            </w:tcBorders>
            <w:hideMark/>
          </w:tcPr>
          <w:p w14:paraId="694E5688" w14:textId="77777777" w:rsidR="00C95926" w:rsidRDefault="00C95926" w:rsidP="00D17219">
            <w:pPr>
              <w:keepNext/>
              <w:keepLines/>
              <w:spacing w:line="276" w:lineRule="auto"/>
              <w:jc w:val="center"/>
              <w:rPr>
                <w:rFonts w:ascii="Arial" w:hAnsi="Arial"/>
                <w:sz w:val="18"/>
              </w:rPr>
            </w:pPr>
            <w:r>
              <w:rPr>
                <w:rFonts w:ascii="Arial" w:hAnsi="Arial"/>
                <w:sz w:val="18"/>
              </w:rPr>
              <w:t>6</w:t>
            </w:r>
          </w:p>
        </w:tc>
        <w:tc>
          <w:tcPr>
            <w:tcW w:w="851" w:type="dxa"/>
            <w:tcBorders>
              <w:top w:val="single" w:sz="4" w:space="0" w:color="auto"/>
              <w:left w:val="single" w:sz="4" w:space="0" w:color="auto"/>
              <w:bottom w:val="single" w:sz="4" w:space="0" w:color="auto"/>
              <w:right w:val="single" w:sz="4" w:space="0" w:color="auto"/>
            </w:tcBorders>
            <w:hideMark/>
          </w:tcPr>
          <w:p w14:paraId="7D5A7F29" w14:textId="77777777" w:rsidR="00C95926" w:rsidRDefault="00C95926" w:rsidP="00D17219">
            <w:pPr>
              <w:keepNext/>
              <w:keepLines/>
              <w:spacing w:line="276" w:lineRule="auto"/>
              <w:jc w:val="center"/>
              <w:rPr>
                <w:rFonts w:ascii="Arial" w:eastAsia="SimSun" w:hAnsi="Arial"/>
                <w:sz w:val="18"/>
              </w:rPr>
            </w:pPr>
            <w:r>
              <w:rPr>
                <w:rFonts w:ascii="Arial" w:eastAsia="SimSun" w:hAnsi="Arial"/>
                <w:position w:val="-10"/>
                <w:sz w:val="18"/>
                <w:szCs w:val="20"/>
              </w:rPr>
              <w:object w:dxaOrig="195" w:dyaOrig="300" w14:anchorId="75606685">
                <v:shape id="_x0000_i1234" type="#_x0000_t75" style="width:9.6pt;height:15pt" o:ole="">
                  <v:imagedata r:id="rId1272" o:title=""/>
                </v:shape>
                <o:OLEObject Type="Embed" ProgID="Equation.3" ShapeID="_x0000_i1234" DrawAspect="Content" ObjectID="_1587929113" r:id="rId1334"/>
              </w:object>
            </w:r>
          </w:p>
        </w:tc>
        <w:tc>
          <w:tcPr>
            <w:tcW w:w="851" w:type="dxa"/>
            <w:tcBorders>
              <w:top w:val="single" w:sz="4" w:space="0" w:color="auto"/>
              <w:left w:val="single" w:sz="4" w:space="0" w:color="auto"/>
              <w:bottom w:val="single" w:sz="4" w:space="0" w:color="auto"/>
              <w:right w:val="single" w:sz="4" w:space="0" w:color="auto"/>
            </w:tcBorders>
            <w:hideMark/>
          </w:tcPr>
          <w:p w14:paraId="13CD4D58"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0E49E272">
                <v:shape id="_x0000_i1235" type="#_x0000_t75" style="width:9.6pt;height:15pt" o:ole="">
                  <v:imagedata r:id="rId1272" o:title=""/>
                </v:shape>
                <o:OLEObject Type="Embed" ProgID="Equation.3" ShapeID="_x0000_i1235" DrawAspect="Content" ObjectID="_1587929114" r:id="rId1335"/>
              </w:object>
            </w:r>
          </w:p>
        </w:tc>
        <w:tc>
          <w:tcPr>
            <w:tcW w:w="851" w:type="dxa"/>
            <w:tcBorders>
              <w:top w:val="single" w:sz="4" w:space="0" w:color="auto"/>
              <w:left w:val="single" w:sz="4" w:space="0" w:color="auto"/>
              <w:bottom w:val="single" w:sz="4" w:space="0" w:color="auto"/>
              <w:right w:val="single" w:sz="4" w:space="0" w:color="auto"/>
            </w:tcBorders>
          </w:tcPr>
          <w:p w14:paraId="461CEFC7"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hideMark/>
          </w:tcPr>
          <w:p w14:paraId="5F2771B8" w14:textId="77777777" w:rsidR="00C95926" w:rsidRPr="001251F5" w:rsidRDefault="00C95926" w:rsidP="00D17219">
            <w:pPr>
              <w:keepNext/>
              <w:keepLines/>
              <w:spacing w:line="276" w:lineRule="auto"/>
              <w:jc w:val="center"/>
              <w:rPr>
                <w:rFonts w:ascii="Arial" w:eastAsia="SimSun" w:hAnsi="Arial"/>
                <w:sz w:val="18"/>
                <w:lang w:eastAsia="zh-CN"/>
              </w:rPr>
            </w:pPr>
            <w:r w:rsidRPr="001251F5">
              <w:rPr>
                <w:rFonts w:ascii="Arial" w:eastAsia="SimSun" w:hAnsi="Arial"/>
                <w:position w:val="-10"/>
                <w:sz w:val="18"/>
                <w:szCs w:val="20"/>
              </w:rPr>
              <w:object w:dxaOrig="195" w:dyaOrig="300" w14:anchorId="4380F912">
                <v:shape id="_x0000_i1236" type="#_x0000_t75" style="width:9.6pt;height:15pt" o:ole="">
                  <v:imagedata r:id="rId1272" o:title=""/>
                </v:shape>
                <o:OLEObject Type="Embed" ProgID="Equation.3" ShapeID="_x0000_i1236" DrawAspect="Content" ObjectID="_1587929115" r:id="rId1336"/>
              </w:object>
            </w:r>
          </w:p>
        </w:tc>
        <w:tc>
          <w:tcPr>
            <w:tcW w:w="851" w:type="dxa"/>
            <w:tcBorders>
              <w:top w:val="single" w:sz="4" w:space="0" w:color="auto"/>
              <w:left w:val="single" w:sz="4" w:space="0" w:color="auto"/>
              <w:bottom w:val="single" w:sz="4" w:space="0" w:color="auto"/>
              <w:right w:val="single" w:sz="4" w:space="0" w:color="auto"/>
            </w:tcBorders>
            <w:hideMark/>
          </w:tcPr>
          <w:p w14:paraId="0742842D" w14:textId="77777777" w:rsidR="00C95926" w:rsidRPr="001251F5" w:rsidRDefault="00C95926" w:rsidP="00D17219">
            <w:pPr>
              <w:keepNext/>
              <w:keepLines/>
              <w:spacing w:line="276" w:lineRule="auto"/>
              <w:jc w:val="center"/>
              <w:rPr>
                <w:rFonts w:ascii="Arial" w:hAnsi="Arial"/>
                <w:sz w:val="18"/>
                <w:lang w:eastAsia="zh-CN"/>
              </w:rPr>
            </w:pPr>
            <w:r w:rsidRPr="001251F5">
              <w:rPr>
                <w:rFonts w:ascii="Arial" w:eastAsia="SimSun" w:hAnsi="Arial"/>
                <w:position w:val="-10"/>
                <w:sz w:val="18"/>
                <w:szCs w:val="20"/>
              </w:rPr>
              <w:object w:dxaOrig="195" w:dyaOrig="300" w14:anchorId="45DFF038">
                <v:shape id="_x0000_i1237" type="#_x0000_t75" style="width:9.6pt;height:15pt" o:ole="">
                  <v:imagedata r:id="rId1272" o:title=""/>
                </v:shape>
                <o:OLEObject Type="Embed" ProgID="Equation.3" ShapeID="_x0000_i1237" DrawAspect="Content" ObjectID="_1587929116" r:id="rId1337"/>
              </w:object>
            </w:r>
          </w:p>
        </w:tc>
        <w:tc>
          <w:tcPr>
            <w:tcW w:w="851" w:type="dxa"/>
            <w:tcBorders>
              <w:top w:val="single" w:sz="4" w:space="0" w:color="auto"/>
              <w:left w:val="single" w:sz="4" w:space="0" w:color="auto"/>
              <w:bottom w:val="single" w:sz="4" w:space="0" w:color="auto"/>
              <w:right w:val="single" w:sz="4" w:space="0" w:color="auto"/>
            </w:tcBorders>
          </w:tcPr>
          <w:p w14:paraId="1DD56E25" w14:textId="77777777" w:rsidR="00C95926" w:rsidRDefault="00C95926" w:rsidP="00D17219">
            <w:pPr>
              <w:keepNext/>
              <w:keepLines/>
              <w:spacing w:line="276" w:lineRule="auto"/>
              <w:jc w:val="center"/>
              <w:rPr>
                <w:rFonts w:ascii="Arial" w:hAnsi="Arial"/>
                <w:sz w:val="18"/>
                <w:highlight w:val="yellow"/>
              </w:rPr>
            </w:pPr>
          </w:p>
        </w:tc>
      </w:tr>
      <w:tr w:rsidR="00C95926" w14:paraId="3964FD79" w14:textId="77777777" w:rsidTr="00D17219">
        <w:trPr>
          <w:jc w:val="center"/>
        </w:trPr>
        <w:tc>
          <w:tcPr>
            <w:tcW w:w="2047" w:type="dxa"/>
            <w:tcBorders>
              <w:top w:val="single" w:sz="4" w:space="0" w:color="auto"/>
              <w:left w:val="single" w:sz="4" w:space="0" w:color="auto"/>
              <w:bottom w:val="single" w:sz="4" w:space="0" w:color="auto"/>
              <w:right w:val="single" w:sz="4" w:space="0" w:color="auto"/>
            </w:tcBorders>
            <w:hideMark/>
          </w:tcPr>
          <w:p w14:paraId="36833068" w14:textId="77777777" w:rsidR="00C95926" w:rsidRDefault="00C95926" w:rsidP="00D17219">
            <w:pPr>
              <w:keepNext/>
              <w:keepLines/>
              <w:spacing w:line="276" w:lineRule="auto"/>
              <w:jc w:val="center"/>
              <w:rPr>
                <w:rFonts w:ascii="Arial" w:hAnsi="Arial"/>
                <w:sz w:val="18"/>
              </w:rPr>
            </w:pPr>
            <w:r>
              <w:rPr>
                <w:rFonts w:ascii="Arial" w:hAnsi="Arial"/>
                <w:sz w:val="18"/>
              </w:rPr>
              <w:t>7</w:t>
            </w:r>
          </w:p>
        </w:tc>
        <w:tc>
          <w:tcPr>
            <w:tcW w:w="851" w:type="dxa"/>
            <w:tcBorders>
              <w:top w:val="single" w:sz="4" w:space="0" w:color="auto"/>
              <w:left w:val="single" w:sz="4" w:space="0" w:color="auto"/>
              <w:bottom w:val="single" w:sz="4" w:space="0" w:color="auto"/>
              <w:right w:val="single" w:sz="4" w:space="0" w:color="auto"/>
            </w:tcBorders>
            <w:hideMark/>
          </w:tcPr>
          <w:p w14:paraId="61E4D73A"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3B0F7587">
                <v:shape id="_x0000_i1238" type="#_x0000_t75" style="width:9.6pt;height:15pt" o:ole="">
                  <v:imagedata r:id="rId1272" o:title=""/>
                </v:shape>
                <o:OLEObject Type="Embed" ProgID="Equation.3" ShapeID="_x0000_i1238" DrawAspect="Content" ObjectID="_1587929117" r:id="rId1338"/>
              </w:object>
            </w:r>
          </w:p>
        </w:tc>
        <w:tc>
          <w:tcPr>
            <w:tcW w:w="851" w:type="dxa"/>
            <w:tcBorders>
              <w:top w:val="single" w:sz="4" w:space="0" w:color="auto"/>
              <w:left w:val="single" w:sz="4" w:space="0" w:color="auto"/>
              <w:bottom w:val="single" w:sz="4" w:space="0" w:color="auto"/>
              <w:right w:val="single" w:sz="4" w:space="0" w:color="auto"/>
            </w:tcBorders>
            <w:hideMark/>
          </w:tcPr>
          <w:p w14:paraId="2321B6EC"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5B1C8612">
                <v:shape id="_x0000_i1239" type="#_x0000_t75" style="width:9.6pt;height:15pt" o:ole="">
                  <v:imagedata r:id="rId1272" o:title=""/>
                </v:shape>
                <o:OLEObject Type="Embed" ProgID="Equation.3" ShapeID="_x0000_i1239" DrawAspect="Content" ObjectID="_1587929118" r:id="rId1339"/>
              </w:object>
            </w:r>
          </w:p>
        </w:tc>
        <w:tc>
          <w:tcPr>
            <w:tcW w:w="851" w:type="dxa"/>
            <w:tcBorders>
              <w:top w:val="single" w:sz="4" w:space="0" w:color="auto"/>
              <w:left w:val="single" w:sz="4" w:space="0" w:color="auto"/>
              <w:bottom w:val="single" w:sz="4" w:space="0" w:color="auto"/>
              <w:right w:val="single" w:sz="4" w:space="0" w:color="auto"/>
            </w:tcBorders>
          </w:tcPr>
          <w:p w14:paraId="5F732FF5"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hideMark/>
          </w:tcPr>
          <w:p w14:paraId="6103BAFE"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70504C0F">
                <v:shape id="_x0000_i1240" type="#_x0000_t75" style="width:9.6pt;height:15pt" o:ole="">
                  <v:imagedata r:id="rId1272" o:title=""/>
                </v:shape>
                <o:OLEObject Type="Embed" ProgID="Equation.3" ShapeID="_x0000_i1240" DrawAspect="Content" ObjectID="_1587929119" r:id="rId1340"/>
              </w:object>
            </w:r>
          </w:p>
        </w:tc>
        <w:tc>
          <w:tcPr>
            <w:tcW w:w="851" w:type="dxa"/>
            <w:tcBorders>
              <w:top w:val="single" w:sz="4" w:space="0" w:color="auto"/>
              <w:left w:val="single" w:sz="4" w:space="0" w:color="auto"/>
              <w:bottom w:val="single" w:sz="4" w:space="0" w:color="auto"/>
              <w:right w:val="single" w:sz="4" w:space="0" w:color="auto"/>
            </w:tcBorders>
            <w:hideMark/>
          </w:tcPr>
          <w:p w14:paraId="67299F2D"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5382CE63">
                <v:shape id="_x0000_i1241" type="#_x0000_t75" style="width:9.6pt;height:15pt" o:ole="">
                  <v:imagedata r:id="rId1272" o:title=""/>
                </v:shape>
                <o:OLEObject Type="Embed" ProgID="Equation.3" ShapeID="_x0000_i1241" DrawAspect="Content" ObjectID="_1587929120" r:id="rId1341"/>
              </w:object>
            </w:r>
          </w:p>
        </w:tc>
        <w:tc>
          <w:tcPr>
            <w:tcW w:w="851" w:type="dxa"/>
            <w:tcBorders>
              <w:top w:val="single" w:sz="4" w:space="0" w:color="auto"/>
              <w:left w:val="single" w:sz="4" w:space="0" w:color="auto"/>
              <w:bottom w:val="single" w:sz="4" w:space="0" w:color="auto"/>
              <w:right w:val="single" w:sz="4" w:space="0" w:color="auto"/>
            </w:tcBorders>
          </w:tcPr>
          <w:p w14:paraId="42CC79AF" w14:textId="77777777" w:rsidR="00C95926" w:rsidRDefault="00C95926" w:rsidP="00D17219">
            <w:pPr>
              <w:keepNext/>
              <w:keepLines/>
              <w:spacing w:line="276" w:lineRule="auto"/>
              <w:jc w:val="center"/>
              <w:rPr>
                <w:rFonts w:ascii="Arial" w:hAnsi="Arial"/>
                <w:sz w:val="18"/>
              </w:rPr>
            </w:pPr>
          </w:p>
        </w:tc>
      </w:tr>
      <w:tr w:rsidR="00C95926" w14:paraId="72976AD3" w14:textId="77777777" w:rsidTr="00D17219">
        <w:trPr>
          <w:jc w:val="center"/>
        </w:trPr>
        <w:tc>
          <w:tcPr>
            <w:tcW w:w="2047" w:type="dxa"/>
            <w:tcBorders>
              <w:top w:val="single" w:sz="4" w:space="0" w:color="auto"/>
              <w:left w:val="single" w:sz="4" w:space="0" w:color="auto"/>
              <w:bottom w:val="single" w:sz="4" w:space="0" w:color="auto"/>
              <w:right w:val="single" w:sz="4" w:space="0" w:color="auto"/>
            </w:tcBorders>
            <w:hideMark/>
          </w:tcPr>
          <w:p w14:paraId="725CEF0F" w14:textId="77777777" w:rsidR="00C95926" w:rsidRDefault="00C95926" w:rsidP="00D17219">
            <w:pPr>
              <w:keepNext/>
              <w:keepLines/>
              <w:spacing w:line="276" w:lineRule="auto"/>
              <w:jc w:val="center"/>
              <w:rPr>
                <w:rFonts w:ascii="Arial" w:hAnsi="Arial"/>
                <w:sz w:val="18"/>
              </w:rPr>
            </w:pPr>
            <w:r>
              <w:rPr>
                <w:rFonts w:ascii="Arial" w:hAnsi="Arial"/>
                <w:sz w:val="18"/>
              </w:rPr>
              <w:t>8</w:t>
            </w:r>
          </w:p>
        </w:tc>
        <w:tc>
          <w:tcPr>
            <w:tcW w:w="851" w:type="dxa"/>
            <w:tcBorders>
              <w:top w:val="single" w:sz="4" w:space="0" w:color="auto"/>
              <w:left w:val="single" w:sz="4" w:space="0" w:color="auto"/>
              <w:bottom w:val="single" w:sz="4" w:space="0" w:color="auto"/>
              <w:right w:val="single" w:sz="4" w:space="0" w:color="auto"/>
            </w:tcBorders>
            <w:hideMark/>
          </w:tcPr>
          <w:p w14:paraId="724C0610"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5C349E61">
                <v:shape id="_x0000_i1242" type="#_x0000_t75" style="width:9.6pt;height:15pt" o:ole="">
                  <v:imagedata r:id="rId1272" o:title=""/>
                </v:shape>
                <o:OLEObject Type="Embed" ProgID="Equation.3" ShapeID="_x0000_i1242" DrawAspect="Content" ObjectID="_1587929121" r:id="rId1342"/>
              </w:object>
            </w:r>
          </w:p>
        </w:tc>
        <w:tc>
          <w:tcPr>
            <w:tcW w:w="851" w:type="dxa"/>
            <w:tcBorders>
              <w:top w:val="single" w:sz="4" w:space="0" w:color="auto"/>
              <w:left w:val="single" w:sz="4" w:space="0" w:color="auto"/>
              <w:bottom w:val="single" w:sz="4" w:space="0" w:color="auto"/>
              <w:right w:val="single" w:sz="4" w:space="0" w:color="auto"/>
            </w:tcBorders>
            <w:hideMark/>
          </w:tcPr>
          <w:p w14:paraId="69917824"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69ACD716">
                <v:shape id="_x0000_i1243" type="#_x0000_t75" style="width:9.6pt;height:15pt" o:ole="">
                  <v:imagedata r:id="rId1272" o:title=""/>
                </v:shape>
                <o:OLEObject Type="Embed" ProgID="Equation.3" ShapeID="_x0000_i1243" DrawAspect="Content" ObjectID="_1587929122" r:id="rId1343"/>
              </w:object>
            </w:r>
          </w:p>
        </w:tc>
        <w:tc>
          <w:tcPr>
            <w:tcW w:w="851" w:type="dxa"/>
            <w:tcBorders>
              <w:top w:val="single" w:sz="4" w:space="0" w:color="auto"/>
              <w:left w:val="single" w:sz="4" w:space="0" w:color="auto"/>
              <w:bottom w:val="single" w:sz="4" w:space="0" w:color="auto"/>
              <w:right w:val="single" w:sz="4" w:space="0" w:color="auto"/>
            </w:tcBorders>
          </w:tcPr>
          <w:p w14:paraId="0CBADF50"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hideMark/>
          </w:tcPr>
          <w:p w14:paraId="7815B88E"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hideMark/>
          </w:tcPr>
          <w:p w14:paraId="74561E23"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26CF1CFA" w14:textId="77777777" w:rsidR="00C95926" w:rsidRDefault="00C95926" w:rsidP="00D17219">
            <w:pPr>
              <w:keepNext/>
              <w:keepLines/>
              <w:spacing w:line="276" w:lineRule="auto"/>
              <w:jc w:val="center"/>
              <w:rPr>
                <w:rFonts w:ascii="Arial" w:hAnsi="Arial"/>
                <w:sz w:val="18"/>
              </w:rPr>
            </w:pPr>
          </w:p>
        </w:tc>
      </w:tr>
      <w:tr w:rsidR="00C95926" w14:paraId="0523CD91" w14:textId="77777777" w:rsidTr="00D17219">
        <w:trPr>
          <w:jc w:val="center"/>
        </w:trPr>
        <w:tc>
          <w:tcPr>
            <w:tcW w:w="2047" w:type="dxa"/>
            <w:tcBorders>
              <w:top w:val="single" w:sz="4" w:space="0" w:color="auto"/>
              <w:left w:val="single" w:sz="4" w:space="0" w:color="auto"/>
              <w:bottom w:val="single" w:sz="4" w:space="0" w:color="auto"/>
              <w:right w:val="single" w:sz="4" w:space="0" w:color="auto"/>
            </w:tcBorders>
            <w:hideMark/>
          </w:tcPr>
          <w:p w14:paraId="35EA0FD9" w14:textId="77777777" w:rsidR="00C95926" w:rsidRDefault="00C95926" w:rsidP="00D17219">
            <w:pPr>
              <w:keepNext/>
              <w:keepLines/>
              <w:spacing w:line="276" w:lineRule="auto"/>
              <w:jc w:val="center"/>
              <w:rPr>
                <w:rFonts w:ascii="Arial" w:hAnsi="Arial"/>
                <w:sz w:val="18"/>
              </w:rPr>
            </w:pPr>
            <w:r>
              <w:rPr>
                <w:rFonts w:ascii="Arial" w:hAnsi="Arial"/>
                <w:sz w:val="18"/>
              </w:rPr>
              <w:t>9</w:t>
            </w:r>
          </w:p>
        </w:tc>
        <w:tc>
          <w:tcPr>
            <w:tcW w:w="851" w:type="dxa"/>
            <w:tcBorders>
              <w:top w:val="single" w:sz="4" w:space="0" w:color="auto"/>
              <w:left w:val="single" w:sz="4" w:space="0" w:color="auto"/>
              <w:bottom w:val="single" w:sz="4" w:space="0" w:color="auto"/>
              <w:right w:val="single" w:sz="4" w:space="0" w:color="auto"/>
            </w:tcBorders>
            <w:hideMark/>
          </w:tcPr>
          <w:p w14:paraId="6F6EC096"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26C45DC1">
                <v:shape id="_x0000_i1244" type="#_x0000_t75" style="width:9.6pt;height:15pt" o:ole="">
                  <v:imagedata r:id="rId1272" o:title=""/>
                </v:shape>
                <o:OLEObject Type="Embed" ProgID="Equation.3" ShapeID="_x0000_i1244" DrawAspect="Content" ObjectID="_1587929123" r:id="rId1344"/>
              </w:object>
            </w:r>
          </w:p>
        </w:tc>
        <w:tc>
          <w:tcPr>
            <w:tcW w:w="851" w:type="dxa"/>
            <w:tcBorders>
              <w:top w:val="single" w:sz="4" w:space="0" w:color="auto"/>
              <w:left w:val="single" w:sz="4" w:space="0" w:color="auto"/>
              <w:bottom w:val="single" w:sz="4" w:space="0" w:color="auto"/>
              <w:right w:val="single" w:sz="4" w:space="0" w:color="auto"/>
            </w:tcBorders>
            <w:hideMark/>
          </w:tcPr>
          <w:p w14:paraId="06DF22A5"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564D8B21">
                <v:shape id="_x0000_i1245" type="#_x0000_t75" style="width:9.6pt;height:15pt" o:ole="">
                  <v:imagedata r:id="rId1272" o:title=""/>
                </v:shape>
                <o:OLEObject Type="Embed" ProgID="Equation.3" ShapeID="_x0000_i1245" DrawAspect="Content" ObjectID="_1587929124" r:id="rId1345"/>
              </w:object>
            </w:r>
          </w:p>
        </w:tc>
        <w:tc>
          <w:tcPr>
            <w:tcW w:w="851" w:type="dxa"/>
            <w:tcBorders>
              <w:top w:val="single" w:sz="4" w:space="0" w:color="auto"/>
              <w:left w:val="single" w:sz="4" w:space="0" w:color="auto"/>
              <w:bottom w:val="single" w:sz="4" w:space="0" w:color="auto"/>
              <w:right w:val="single" w:sz="4" w:space="0" w:color="auto"/>
            </w:tcBorders>
          </w:tcPr>
          <w:p w14:paraId="3940DA00"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hideMark/>
          </w:tcPr>
          <w:p w14:paraId="07F80579"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hideMark/>
          </w:tcPr>
          <w:p w14:paraId="50F6B3C5"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235B6AFA" w14:textId="77777777" w:rsidR="00C95926" w:rsidRDefault="00C95926" w:rsidP="00D17219">
            <w:pPr>
              <w:keepNext/>
              <w:keepLines/>
              <w:spacing w:line="276" w:lineRule="auto"/>
              <w:jc w:val="center"/>
              <w:rPr>
                <w:rFonts w:ascii="Arial" w:hAnsi="Arial"/>
                <w:sz w:val="18"/>
              </w:rPr>
            </w:pPr>
          </w:p>
        </w:tc>
      </w:tr>
      <w:tr w:rsidR="00C95926" w14:paraId="7AF1A23C" w14:textId="77777777" w:rsidTr="00D17219">
        <w:trPr>
          <w:jc w:val="center"/>
        </w:trPr>
        <w:tc>
          <w:tcPr>
            <w:tcW w:w="2047" w:type="dxa"/>
            <w:tcBorders>
              <w:top w:val="single" w:sz="4" w:space="0" w:color="auto"/>
              <w:left w:val="single" w:sz="4" w:space="0" w:color="auto"/>
              <w:bottom w:val="single" w:sz="4" w:space="0" w:color="auto"/>
              <w:right w:val="single" w:sz="4" w:space="0" w:color="auto"/>
            </w:tcBorders>
            <w:hideMark/>
          </w:tcPr>
          <w:p w14:paraId="4991F7DC" w14:textId="77777777" w:rsidR="00C95926" w:rsidRDefault="00C95926" w:rsidP="00D17219">
            <w:pPr>
              <w:keepNext/>
              <w:keepLines/>
              <w:spacing w:line="276" w:lineRule="auto"/>
              <w:jc w:val="center"/>
              <w:rPr>
                <w:rFonts w:ascii="Arial" w:hAnsi="Arial"/>
                <w:sz w:val="18"/>
              </w:rPr>
            </w:pPr>
            <w:r>
              <w:rPr>
                <w:rFonts w:ascii="Arial" w:hAnsi="Arial"/>
                <w:sz w:val="18"/>
              </w:rPr>
              <w:t>10</w:t>
            </w:r>
          </w:p>
        </w:tc>
        <w:tc>
          <w:tcPr>
            <w:tcW w:w="851" w:type="dxa"/>
            <w:tcBorders>
              <w:top w:val="single" w:sz="4" w:space="0" w:color="auto"/>
              <w:left w:val="single" w:sz="4" w:space="0" w:color="auto"/>
              <w:bottom w:val="single" w:sz="4" w:space="0" w:color="auto"/>
              <w:right w:val="single" w:sz="4" w:space="0" w:color="auto"/>
            </w:tcBorders>
            <w:hideMark/>
          </w:tcPr>
          <w:p w14:paraId="7FDE97FF"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77DF5EE8">
                <v:shape id="_x0000_i1246" type="#_x0000_t75" style="width:9.6pt;height:15pt" o:ole="">
                  <v:imagedata r:id="rId1272" o:title=""/>
                </v:shape>
                <o:OLEObject Type="Embed" ProgID="Equation.3" ShapeID="_x0000_i1246" DrawAspect="Content" ObjectID="_1587929125" r:id="rId1346"/>
              </w:object>
            </w:r>
          </w:p>
        </w:tc>
        <w:tc>
          <w:tcPr>
            <w:tcW w:w="851" w:type="dxa"/>
            <w:tcBorders>
              <w:top w:val="single" w:sz="4" w:space="0" w:color="auto"/>
              <w:left w:val="single" w:sz="4" w:space="0" w:color="auto"/>
              <w:bottom w:val="single" w:sz="4" w:space="0" w:color="auto"/>
              <w:right w:val="single" w:sz="4" w:space="0" w:color="auto"/>
            </w:tcBorders>
            <w:hideMark/>
          </w:tcPr>
          <w:p w14:paraId="197A131E"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4F48D607">
                <v:shape id="_x0000_i1247" type="#_x0000_t75" style="width:9.6pt;height:15pt" o:ole="">
                  <v:imagedata r:id="rId1272" o:title=""/>
                </v:shape>
                <o:OLEObject Type="Embed" ProgID="Equation.3" ShapeID="_x0000_i1247" DrawAspect="Content" ObjectID="_1587929126" r:id="rId1347"/>
              </w:object>
            </w:r>
            <w:r>
              <w:rPr>
                <w:rFonts w:ascii="Arial" w:hAnsi="Arial"/>
                <w:sz w:val="18"/>
              </w:rPr>
              <w:t>, 8</w:t>
            </w:r>
          </w:p>
        </w:tc>
        <w:tc>
          <w:tcPr>
            <w:tcW w:w="851" w:type="dxa"/>
            <w:tcBorders>
              <w:top w:val="single" w:sz="4" w:space="0" w:color="auto"/>
              <w:left w:val="single" w:sz="4" w:space="0" w:color="auto"/>
              <w:bottom w:val="single" w:sz="4" w:space="0" w:color="auto"/>
              <w:right w:val="single" w:sz="4" w:space="0" w:color="auto"/>
            </w:tcBorders>
          </w:tcPr>
          <w:p w14:paraId="7B3C1493"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hideMark/>
          </w:tcPr>
          <w:p w14:paraId="4AEE51D3"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hideMark/>
          </w:tcPr>
          <w:p w14:paraId="33C5E066"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493E6D3D" w14:textId="77777777" w:rsidR="00C95926" w:rsidRDefault="00C95926" w:rsidP="00D17219">
            <w:pPr>
              <w:keepNext/>
              <w:keepLines/>
              <w:spacing w:line="276" w:lineRule="auto"/>
              <w:jc w:val="center"/>
              <w:rPr>
                <w:rFonts w:ascii="Arial" w:hAnsi="Arial"/>
                <w:sz w:val="18"/>
              </w:rPr>
            </w:pPr>
          </w:p>
        </w:tc>
      </w:tr>
      <w:tr w:rsidR="00C95926" w14:paraId="560D8807" w14:textId="77777777" w:rsidTr="00D17219">
        <w:trPr>
          <w:jc w:val="center"/>
        </w:trPr>
        <w:tc>
          <w:tcPr>
            <w:tcW w:w="2047" w:type="dxa"/>
            <w:tcBorders>
              <w:top w:val="single" w:sz="4" w:space="0" w:color="auto"/>
              <w:left w:val="single" w:sz="4" w:space="0" w:color="auto"/>
              <w:bottom w:val="single" w:sz="4" w:space="0" w:color="auto"/>
              <w:right w:val="single" w:sz="4" w:space="0" w:color="auto"/>
            </w:tcBorders>
            <w:hideMark/>
          </w:tcPr>
          <w:p w14:paraId="22E9D946" w14:textId="77777777" w:rsidR="00C95926" w:rsidRDefault="00C95926" w:rsidP="00D17219">
            <w:pPr>
              <w:keepNext/>
              <w:keepLines/>
              <w:spacing w:line="276" w:lineRule="auto"/>
              <w:jc w:val="center"/>
              <w:rPr>
                <w:rFonts w:ascii="Arial" w:hAnsi="Arial"/>
                <w:sz w:val="18"/>
              </w:rPr>
            </w:pPr>
            <w:r>
              <w:rPr>
                <w:rFonts w:ascii="Arial" w:hAnsi="Arial"/>
                <w:sz w:val="18"/>
              </w:rPr>
              <w:t>11</w:t>
            </w:r>
          </w:p>
        </w:tc>
        <w:tc>
          <w:tcPr>
            <w:tcW w:w="851" w:type="dxa"/>
            <w:tcBorders>
              <w:top w:val="single" w:sz="4" w:space="0" w:color="auto"/>
              <w:left w:val="single" w:sz="4" w:space="0" w:color="auto"/>
              <w:bottom w:val="single" w:sz="4" w:space="0" w:color="auto"/>
              <w:right w:val="single" w:sz="4" w:space="0" w:color="auto"/>
            </w:tcBorders>
            <w:hideMark/>
          </w:tcPr>
          <w:p w14:paraId="0041277A"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3847AC2D">
                <v:shape id="_x0000_i1248" type="#_x0000_t75" style="width:9.6pt;height:15pt" o:ole="">
                  <v:imagedata r:id="rId1272" o:title=""/>
                </v:shape>
                <o:OLEObject Type="Embed" ProgID="Equation.3" ShapeID="_x0000_i1248" DrawAspect="Content" ObjectID="_1587929127" r:id="rId1348"/>
              </w:object>
            </w:r>
          </w:p>
        </w:tc>
        <w:tc>
          <w:tcPr>
            <w:tcW w:w="851" w:type="dxa"/>
            <w:tcBorders>
              <w:top w:val="single" w:sz="4" w:space="0" w:color="auto"/>
              <w:left w:val="single" w:sz="4" w:space="0" w:color="auto"/>
              <w:bottom w:val="single" w:sz="4" w:space="0" w:color="auto"/>
              <w:right w:val="single" w:sz="4" w:space="0" w:color="auto"/>
            </w:tcBorders>
            <w:hideMark/>
          </w:tcPr>
          <w:p w14:paraId="5E942D03"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30A507D3">
                <v:shape id="_x0000_i1249" type="#_x0000_t75" style="width:9.6pt;height:15pt" o:ole="">
                  <v:imagedata r:id="rId1272" o:title=""/>
                </v:shape>
                <o:OLEObject Type="Embed" ProgID="Equation.3" ShapeID="_x0000_i1249" DrawAspect="Content" ObjectID="_1587929128" r:id="rId1349"/>
              </w:object>
            </w:r>
            <w:r>
              <w:rPr>
                <w:rFonts w:ascii="Arial" w:hAnsi="Arial"/>
                <w:sz w:val="18"/>
              </w:rPr>
              <w:t>, 8</w:t>
            </w:r>
          </w:p>
        </w:tc>
        <w:tc>
          <w:tcPr>
            <w:tcW w:w="851" w:type="dxa"/>
            <w:tcBorders>
              <w:top w:val="single" w:sz="4" w:space="0" w:color="auto"/>
              <w:left w:val="single" w:sz="4" w:space="0" w:color="auto"/>
              <w:bottom w:val="single" w:sz="4" w:space="0" w:color="auto"/>
              <w:right w:val="single" w:sz="4" w:space="0" w:color="auto"/>
            </w:tcBorders>
          </w:tcPr>
          <w:p w14:paraId="758FC70C"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hideMark/>
          </w:tcPr>
          <w:p w14:paraId="27D4025C"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hideMark/>
          </w:tcPr>
          <w:p w14:paraId="0B6B4596"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2D594DE1" w14:textId="77777777" w:rsidR="00C95926" w:rsidRDefault="00C95926" w:rsidP="00D17219">
            <w:pPr>
              <w:keepNext/>
              <w:keepLines/>
              <w:spacing w:line="276" w:lineRule="auto"/>
              <w:jc w:val="center"/>
              <w:rPr>
                <w:rFonts w:ascii="Arial" w:hAnsi="Arial"/>
                <w:sz w:val="18"/>
              </w:rPr>
            </w:pPr>
          </w:p>
        </w:tc>
      </w:tr>
      <w:tr w:rsidR="00C95926" w14:paraId="56994660" w14:textId="77777777" w:rsidTr="00D17219">
        <w:trPr>
          <w:jc w:val="center"/>
        </w:trPr>
        <w:tc>
          <w:tcPr>
            <w:tcW w:w="2047" w:type="dxa"/>
            <w:tcBorders>
              <w:top w:val="single" w:sz="4" w:space="0" w:color="auto"/>
              <w:left w:val="single" w:sz="4" w:space="0" w:color="auto"/>
              <w:bottom w:val="single" w:sz="4" w:space="0" w:color="auto"/>
              <w:right w:val="single" w:sz="4" w:space="0" w:color="auto"/>
            </w:tcBorders>
            <w:hideMark/>
          </w:tcPr>
          <w:p w14:paraId="602865D5" w14:textId="77777777" w:rsidR="00C95926" w:rsidRDefault="00C95926" w:rsidP="00D17219">
            <w:pPr>
              <w:keepNext/>
              <w:keepLines/>
              <w:spacing w:line="276" w:lineRule="auto"/>
              <w:jc w:val="center"/>
              <w:rPr>
                <w:rFonts w:ascii="Arial" w:hAnsi="Arial"/>
                <w:sz w:val="18"/>
              </w:rPr>
            </w:pPr>
            <w:r>
              <w:rPr>
                <w:rFonts w:ascii="Arial" w:hAnsi="Arial"/>
                <w:sz w:val="18"/>
              </w:rPr>
              <w:t>12</w:t>
            </w:r>
          </w:p>
        </w:tc>
        <w:tc>
          <w:tcPr>
            <w:tcW w:w="851" w:type="dxa"/>
            <w:tcBorders>
              <w:top w:val="single" w:sz="4" w:space="0" w:color="auto"/>
              <w:left w:val="single" w:sz="4" w:space="0" w:color="auto"/>
              <w:bottom w:val="single" w:sz="4" w:space="0" w:color="auto"/>
              <w:right w:val="single" w:sz="4" w:space="0" w:color="auto"/>
            </w:tcBorders>
            <w:hideMark/>
          </w:tcPr>
          <w:p w14:paraId="08D78ECC"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4629FC73">
                <v:shape id="_x0000_i1250" type="#_x0000_t75" style="width:9.6pt;height:15pt" o:ole="">
                  <v:imagedata r:id="rId1272" o:title=""/>
                </v:shape>
                <o:OLEObject Type="Embed" ProgID="Equation.3" ShapeID="_x0000_i1250" DrawAspect="Content" ObjectID="_1587929129" r:id="rId1350"/>
              </w:object>
            </w:r>
          </w:p>
        </w:tc>
        <w:tc>
          <w:tcPr>
            <w:tcW w:w="851" w:type="dxa"/>
            <w:tcBorders>
              <w:top w:val="single" w:sz="4" w:space="0" w:color="auto"/>
              <w:left w:val="single" w:sz="4" w:space="0" w:color="auto"/>
              <w:bottom w:val="single" w:sz="4" w:space="0" w:color="auto"/>
              <w:right w:val="single" w:sz="4" w:space="0" w:color="auto"/>
            </w:tcBorders>
            <w:hideMark/>
          </w:tcPr>
          <w:p w14:paraId="508DE999"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53C6969A">
                <v:shape id="_x0000_i1251" type="#_x0000_t75" style="width:9.6pt;height:15pt" o:ole="">
                  <v:imagedata r:id="rId1272" o:title=""/>
                </v:shape>
                <o:OLEObject Type="Embed" ProgID="Equation.3" ShapeID="_x0000_i1251" DrawAspect="Content" ObjectID="_1587929130" r:id="rId1351"/>
              </w:object>
            </w:r>
            <w:r>
              <w:rPr>
                <w:rFonts w:ascii="Arial" w:hAnsi="Arial"/>
                <w:sz w:val="18"/>
              </w:rPr>
              <w:t>, 8</w:t>
            </w:r>
          </w:p>
        </w:tc>
        <w:tc>
          <w:tcPr>
            <w:tcW w:w="851" w:type="dxa"/>
            <w:tcBorders>
              <w:top w:val="single" w:sz="4" w:space="0" w:color="auto"/>
              <w:left w:val="single" w:sz="4" w:space="0" w:color="auto"/>
              <w:bottom w:val="single" w:sz="4" w:space="0" w:color="auto"/>
              <w:right w:val="single" w:sz="4" w:space="0" w:color="auto"/>
            </w:tcBorders>
          </w:tcPr>
          <w:p w14:paraId="6F4762FA"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hideMark/>
          </w:tcPr>
          <w:p w14:paraId="20AD0D34"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hideMark/>
          </w:tcPr>
          <w:p w14:paraId="29E04B73"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1CBB402A" w14:textId="77777777" w:rsidR="00C95926" w:rsidRDefault="00C95926" w:rsidP="00D17219">
            <w:pPr>
              <w:keepNext/>
              <w:keepLines/>
              <w:spacing w:line="276" w:lineRule="auto"/>
              <w:jc w:val="center"/>
              <w:rPr>
                <w:rFonts w:ascii="Arial" w:hAnsi="Arial"/>
                <w:sz w:val="18"/>
              </w:rPr>
            </w:pPr>
          </w:p>
        </w:tc>
      </w:tr>
      <w:tr w:rsidR="00C95926" w14:paraId="79B96809" w14:textId="77777777" w:rsidTr="00D17219">
        <w:trPr>
          <w:jc w:val="center"/>
        </w:trPr>
        <w:tc>
          <w:tcPr>
            <w:tcW w:w="2047" w:type="dxa"/>
            <w:tcBorders>
              <w:top w:val="single" w:sz="4" w:space="0" w:color="auto"/>
              <w:left w:val="single" w:sz="4" w:space="0" w:color="auto"/>
              <w:bottom w:val="single" w:sz="4" w:space="0" w:color="auto"/>
              <w:right w:val="single" w:sz="4" w:space="0" w:color="auto"/>
            </w:tcBorders>
            <w:hideMark/>
          </w:tcPr>
          <w:p w14:paraId="512DB6C7" w14:textId="77777777" w:rsidR="00C95926" w:rsidRDefault="00C95926" w:rsidP="00D17219">
            <w:pPr>
              <w:keepNext/>
              <w:keepLines/>
              <w:spacing w:line="276" w:lineRule="auto"/>
              <w:jc w:val="center"/>
              <w:rPr>
                <w:rFonts w:ascii="Arial" w:hAnsi="Arial"/>
                <w:sz w:val="18"/>
              </w:rPr>
            </w:pPr>
            <w:r>
              <w:rPr>
                <w:rFonts w:ascii="Arial" w:hAnsi="Arial"/>
                <w:sz w:val="18"/>
              </w:rPr>
              <w:t>13</w:t>
            </w:r>
          </w:p>
        </w:tc>
        <w:tc>
          <w:tcPr>
            <w:tcW w:w="851" w:type="dxa"/>
            <w:tcBorders>
              <w:top w:val="single" w:sz="4" w:space="0" w:color="auto"/>
              <w:left w:val="single" w:sz="4" w:space="0" w:color="auto"/>
              <w:bottom w:val="single" w:sz="4" w:space="0" w:color="auto"/>
              <w:right w:val="single" w:sz="4" w:space="0" w:color="auto"/>
            </w:tcBorders>
            <w:hideMark/>
          </w:tcPr>
          <w:p w14:paraId="61C9CB54"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048C6F16">
                <v:shape id="_x0000_i1252" type="#_x0000_t75" style="width:9.6pt;height:15pt" o:ole="">
                  <v:imagedata r:id="rId1272" o:title=""/>
                </v:shape>
                <o:OLEObject Type="Embed" ProgID="Equation.3" ShapeID="_x0000_i1252" DrawAspect="Content" ObjectID="_1587929131" r:id="rId1352"/>
              </w:object>
            </w:r>
          </w:p>
        </w:tc>
        <w:tc>
          <w:tcPr>
            <w:tcW w:w="851" w:type="dxa"/>
            <w:tcBorders>
              <w:top w:val="single" w:sz="4" w:space="0" w:color="auto"/>
              <w:left w:val="single" w:sz="4" w:space="0" w:color="auto"/>
              <w:bottom w:val="single" w:sz="4" w:space="0" w:color="auto"/>
              <w:right w:val="single" w:sz="4" w:space="0" w:color="auto"/>
            </w:tcBorders>
            <w:hideMark/>
          </w:tcPr>
          <w:p w14:paraId="158A49F5"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1A8E4A01">
                <v:shape id="_x0000_i1253" type="#_x0000_t75" style="width:9.6pt;height:15pt" o:ole="">
                  <v:imagedata r:id="rId1272" o:title=""/>
                </v:shape>
                <o:OLEObject Type="Embed" ProgID="Equation.3" ShapeID="_x0000_i1253" DrawAspect="Content" ObjectID="_1587929132" r:id="rId1353"/>
              </w:object>
            </w:r>
            <w:r>
              <w:rPr>
                <w:rFonts w:ascii="Arial" w:hAnsi="Arial"/>
                <w:sz w:val="18"/>
              </w:rPr>
              <w:t>, 10</w:t>
            </w:r>
          </w:p>
        </w:tc>
        <w:tc>
          <w:tcPr>
            <w:tcW w:w="851" w:type="dxa"/>
            <w:tcBorders>
              <w:top w:val="single" w:sz="4" w:space="0" w:color="auto"/>
              <w:left w:val="single" w:sz="4" w:space="0" w:color="auto"/>
              <w:bottom w:val="single" w:sz="4" w:space="0" w:color="auto"/>
              <w:right w:val="single" w:sz="4" w:space="0" w:color="auto"/>
            </w:tcBorders>
          </w:tcPr>
          <w:p w14:paraId="7543F9D1"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hideMark/>
          </w:tcPr>
          <w:p w14:paraId="4BD3C182"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hideMark/>
          </w:tcPr>
          <w:p w14:paraId="15B3785D"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211D3CFD" w14:textId="77777777" w:rsidR="00C95926" w:rsidRDefault="00C95926" w:rsidP="00D17219">
            <w:pPr>
              <w:keepNext/>
              <w:keepLines/>
              <w:spacing w:line="276" w:lineRule="auto"/>
              <w:jc w:val="center"/>
              <w:rPr>
                <w:rFonts w:ascii="Arial" w:hAnsi="Arial"/>
                <w:sz w:val="18"/>
              </w:rPr>
            </w:pPr>
          </w:p>
        </w:tc>
      </w:tr>
      <w:tr w:rsidR="00C95926" w14:paraId="56746B53" w14:textId="77777777" w:rsidTr="00D17219">
        <w:trPr>
          <w:jc w:val="center"/>
        </w:trPr>
        <w:tc>
          <w:tcPr>
            <w:tcW w:w="2047" w:type="dxa"/>
            <w:tcBorders>
              <w:top w:val="single" w:sz="4" w:space="0" w:color="auto"/>
              <w:left w:val="single" w:sz="4" w:space="0" w:color="auto"/>
              <w:bottom w:val="single" w:sz="4" w:space="0" w:color="auto"/>
              <w:right w:val="single" w:sz="4" w:space="0" w:color="auto"/>
            </w:tcBorders>
            <w:hideMark/>
          </w:tcPr>
          <w:p w14:paraId="58D90EF7" w14:textId="77777777" w:rsidR="00C95926" w:rsidRDefault="00C95926" w:rsidP="00D17219">
            <w:pPr>
              <w:keepNext/>
              <w:keepLines/>
              <w:spacing w:line="276" w:lineRule="auto"/>
              <w:jc w:val="center"/>
              <w:rPr>
                <w:rFonts w:ascii="Arial" w:hAnsi="Arial"/>
                <w:sz w:val="18"/>
              </w:rPr>
            </w:pPr>
            <w:r>
              <w:rPr>
                <w:rFonts w:ascii="Arial" w:hAnsi="Arial"/>
                <w:sz w:val="18"/>
              </w:rPr>
              <w:t>14</w:t>
            </w:r>
          </w:p>
        </w:tc>
        <w:tc>
          <w:tcPr>
            <w:tcW w:w="851" w:type="dxa"/>
            <w:tcBorders>
              <w:top w:val="single" w:sz="4" w:space="0" w:color="auto"/>
              <w:left w:val="single" w:sz="4" w:space="0" w:color="auto"/>
              <w:bottom w:val="single" w:sz="4" w:space="0" w:color="auto"/>
              <w:right w:val="single" w:sz="4" w:space="0" w:color="auto"/>
            </w:tcBorders>
            <w:hideMark/>
          </w:tcPr>
          <w:p w14:paraId="1A1FF093" w14:textId="77777777" w:rsidR="00C95926" w:rsidRDefault="00C95926" w:rsidP="00D17219">
            <w:pPr>
              <w:keepNext/>
              <w:keepLines/>
              <w:spacing w:line="276" w:lineRule="auto"/>
              <w:jc w:val="center"/>
              <w:rPr>
                <w:rFonts w:ascii="Arial" w:eastAsia="SimSun" w:hAnsi="Arial"/>
                <w:sz w:val="18"/>
              </w:rPr>
            </w:pPr>
            <w:r>
              <w:rPr>
                <w:rFonts w:ascii="Arial" w:eastAsia="SimSun" w:hAnsi="Arial"/>
                <w:position w:val="-10"/>
                <w:sz w:val="18"/>
                <w:szCs w:val="20"/>
              </w:rPr>
              <w:object w:dxaOrig="195" w:dyaOrig="300" w14:anchorId="5FB9C5E1">
                <v:shape id="_x0000_i1254" type="#_x0000_t75" style="width:9.6pt;height:15pt" o:ole="">
                  <v:imagedata r:id="rId1272" o:title=""/>
                </v:shape>
                <o:OLEObject Type="Embed" ProgID="Equation.3" ShapeID="_x0000_i1254" DrawAspect="Content" ObjectID="_1587929133" r:id="rId1354"/>
              </w:object>
            </w:r>
          </w:p>
        </w:tc>
        <w:tc>
          <w:tcPr>
            <w:tcW w:w="851" w:type="dxa"/>
            <w:tcBorders>
              <w:top w:val="single" w:sz="4" w:space="0" w:color="auto"/>
              <w:left w:val="single" w:sz="4" w:space="0" w:color="auto"/>
              <w:bottom w:val="single" w:sz="4" w:space="0" w:color="auto"/>
              <w:right w:val="single" w:sz="4" w:space="0" w:color="auto"/>
            </w:tcBorders>
            <w:hideMark/>
          </w:tcPr>
          <w:p w14:paraId="565CFEE2" w14:textId="77777777" w:rsidR="00C95926" w:rsidRDefault="00C95926" w:rsidP="00D17219">
            <w:pPr>
              <w:keepNext/>
              <w:keepLines/>
              <w:spacing w:line="276" w:lineRule="auto"/>
              <w:jc w:val="center"/>
              <w:rPr>
                <w:rFonts w:ascii="Arial" w:hAnsi="Arial"/>
                <w:sz w:val="18"/>
              </w:rPr>
            </w:pPr>
            <w:r>
              <w:rPr>
                <w:rFonts w:ascii="Arial" w:eastAsia="SimSun" w:hAnsi="Arial"/>
                <w:position w:val="-10"/>
                <w:sz w:val="18"/>
                <w:szCs w:val="20"/>
              </w:rPr>
              <w:object w:dxaOrig="195" w:dyaOrig="300" w14:anchorId="74E92772">
                <v:shape id="_x0000_i1255" type="#_x0000_t75" style="width:9.6pt;height:15pt" o:ole="">
                  <v:imagedata r:id="rId1272" o:title=""/>
                </v:shape>
                <o:OLEObject Type="Embed" ProgID="Equation.3" ShapeID="_x0000_i1255" DrawAspect="Content" ObjectID="_1587929134" r:id="rId1355"/>
              </w:object>
            </w:r>
            <w:r>
              <w:rPr>
                <w:rFonts w:ascii="Arial" w:hAnsi="Arial"/>
                <w:sz w:val="18"/>
              </w:rPr>
              <w:t>, 10</w:t>
            </w:r>
          </w:p>
        </w:tc>
        <w:tc>
          <w:tcPr>
            <w:tcW w:w="851" w:type="dxa"/>
            <w:tcBorders>
              <w:top w:val="single" w:sz="4" w:space="0" w:color="auto"/>
              <w:left w:val="single" w:sz="4" w:space="0" w:color="auto"/>
              <w:bottom w:val="single" w:sz="4" w:space="0" w:color="auto"/>
              <w:right w:val="single" w:sz="4" w:space="0" w:color="auto"/>
            </w:tcBorders>
          </w:tcPr>
          <w:p w14:paraId="48AB08E1" w14:textId="77777777" w:rsidR="00C95926" w:rsidRDefault="00C95926" w:rsidP="00D17219">
            <w:pPr>
              <w:keepNext/>
              <w:keepLines/>
              <w:spacing w:line="276" w:lineRule="auto"/>
              <w:jc w:val="center"/>
              <w:rPr>
                <w:rFonts w:ascii="Arial" w:hAnsi="Arial"/>
                <w:sz w:val="18"/>
              </w:rPr>
            </w:pPr>
          </w:p>
        </w:tc>
        <w:tc>
          <w:tcPr>
            <w:tcW w:w="851" w:type="dxa"/>
            <w:tcBorders>
              <w:top w:val="single" w:sz="4" w:space="0" w:color="auto"/>
              <w:left w:val="single" w:sz="4" w:space="0" w:color="auto"/>
              <w:bottom w:val="single" w:sz="4" w:space="0" w:color="auto"/>
              <w:right w:val="single" w:sz="4" w:space="0" w:color="auto"/>
            </w:tcBorders>
            <w:hideMark/>
          </w:tcPr>
          <w:p w14:paraId="64808557" w14:textId="77777777" w:rsidR="00C95926" w:rsidRDefault="00C95926" w:rsidP="00D17219">
            <w:pPr>
              <w:keepNext/>
              <w:keepLines/>
              <w:spacing w:line="276" w:lineRule="auto"/>
              <w:jc w:val="center"/>
              <w:rPr>
                <w:rFonts w:ascii="Arial" w:eastAsia="SimSun"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hideMark/>
          </w:tcPr>
          <w:p w14:paraId="31884022" w14:textId="77777777" w:rsidR="00C95926" w:rsidRDefault="00C95926" w:rsidP="00D17219">
            <w:pPr>
              <w:keepNext/>
              <w:keepLines/>
              <w:spacing w:line="276" w:lineRule="auto"/>
              <w:jc w:val="center"/>
              <w:rPr>
                <w:rFonts w:ascii="Arial" w:hAnsi="Arial"/>
                <w:sz w:val="18"/>
              </w:rPr>
            </w:pPr>
            <w:r>
              <w:rPr>
                <w:rFonts w:ascii="Arial" w:hAnsi="Arial"/>
                <w:sz w:val="18"/>
              </w:rPr>
              <w:t>-</w:t>
            </w:r>
          </w:p>
        </w:tc>
        <w:tc>
          <w:tcPr>
            <w:tcW w:w="851" w:type="dxa"/>
            <w:tcBorders>
              <w:top w:val="single" w:sz="4" w:space="0" w:color="auto"/>
              <w:left w:val="single" w:sz="4" w:space="0" w:color="auto"/>
              <w:bottom w:val="single" w:sz="4" w:space="0" w:color="auto"/>
              <w:right w:val="single" w:sz="4" w:space="0" w:color="auto"/>
            </w:tcBorders>
          </w:tcPr>
          <w:p w14:paraId="531136E9" w14:textId="77777777" w:rsidR="00C95926" w:rsidRDefault="00C95926" w:rsidP="00D17219">
            <w:pPr>
              <w:keepNext/>
              <w:keepLines/>
              <w:spacing w:line="276" w:lineRule="auto"/>
              <w:jc w:val="center"/>
              <w:rPr>
                <w:rFonts w:ascii="Arial" w:hAnsi="Arial"/>
                <w:sz w:val="18"/>
              </w:rPr>
            </w:pPr>
          </w:p>
        </w:tc>
      </w:tr>
    </w:tbl>
    <w:p w14:paraId="4B463175" w14:textId="77777777" w:rsidR="00C95926" w:rsidRDefault="00C95926" w:rsidP="00C95926">
      <w:pPr>
        <w:spacing w:line="276" w:lineRule="auto"/>
        <w:jc w:val="both"/>
      </w:pPr>
    </w:p>
    <w:p w14:paraId="5EE43B54" w14:textId="77777777" w:rsidR="00C95926" w:rsidRPr="00FF1180" w:rsidRDefault="00C95926" w:rsidP="00C95926">
      <w:pPr>
        <w:rPr>
          <w:lang w:eastAsia="x-none"/>
        </w:rPr>
      </w:pPr>
      <w:r w:rsidRPr="00FF1180">
        <w:rPr>
          <w:highlight w:val="green"/>
          <w:lang w:eastAsia="x-none"/>
        </w:rPr>
        <w:t>Agreement</w:t>
      </w:r>
    </w:p>
    <w:p w14:paraId="74C4FFF2" w14:textId="77777777" w:rsidR="00C95926" w:rsidRPr="00FF1180" w:rsidRDefault="00C95926" w:rsidP="00C95926">
      <w:pPr>
        <w:rPr>
          <w:rFonts w:eastAsia="Malgun Gothic"/>
          <w:lang w:eastAsia="zh-CN"/>
        </w:rPr>
      </w:pPr>
      <w:r w:rsidRPr="00FF1180">
        <w:rPr>
          <w:rFonts w:eastAsia="Malgun Gothic"/>
          <w:lang w:eastAsia="zh-CN"/>
        </w:rPr>
        <w:t>In Section 5.1.6.2 of TS38.214</w:t>
      </w:r>
    </w:p>
    <w:p w14:paraId="449BDF79" w14:textId="77777777" w:rsidR="00C95926" w:rsidRDefault="00C95926" w:rsidP="00C95926">
      <w:pPr>
        <w:rPr>
          <w:rFonts w:ascii="Times New Roman" w:eastAsia="Malgun Gothic" w:hAnsi="Times New Roman"/>
          <w:color w:val="000000"/>
          <w:kern w:val="2"/>
          <w:szCs w:val="20"/>
          <w:lang w:eastAsia="ko-KR"/>
        </w:rPr>
      </w:pPr>
      <w:r>
        <w:rPr>
          <w:rFonts w:eastAsia="Malgun Gothic"/>
          <w:color w:val="000000"/>
          <w:kern w:val="2"/>
          <w:lang w:eastAsia="ko-KR"/>
        </w:rPr>
        <w:t xml:space="preserve">When receiving PDSCH scheduled by PDCCH with CRC scrambled by SI-RNTI, RA-RNTI, P-RNTI or TC-RNTI, or receiving PDSCH before dedicated higher layer configuration of any of the parameters </w:t>
      </w:r>
      <w:r>
        <w:rPr>
          <w:rFonts w:eastAsia="Malgun Gothic"/>
          <w:i/>
          <w:color w:val="000000"/>
          <w:kern w:val="2"/>
          <w:lang w:eastAsia="ko-KR"/>
        </w:rPr>
        <w:t>dmrs-AdditionalPosition</w:t>
      </w:r>
      <w:r>
        <w:rPr>
          <w:rFonts w:eastAsia="Malgun Gothic"/>
          <w:color w:val="000000"/>
          <w:kern w:val="2"/>
          <w:lang w:eastAsia="ko-KR"/>
        </w:rPr>
        <w:t xml:space="preserve">, </w:t>
      </w:r>
      <w:r>
        <w:rPr>
          <w:rFonts w:eastAsia="Malgun Gothic"/>
          <w:i/>
          <w:color w:val="000000"/>
          <w:kern w:val="2"/>
          <w:lang w:eastAsia="ko-KR"/>
        </w:rPr>
        <w:t xml:space="preserve">DL-DMRS-max-len </w:t>
      </w:r>
      <w:r>
        <w:rPr>
          <w:rFonts w:eastAsia="Malgun Gothic"/>
          <w:color w:val="000000"/>
          <w:kern w:val="2"/>
          <w:lang w:eastAsia="ko-KR"/>
        </w:rPr>
        <w:t xml:space="preserve">and </w:t>
      </w:r>
      <w:r>
        <w:rPr>
          <w:rFonts w:eastAsia="Malgun Gothic"/>
          <w:i/>
          <w:color w:val="000000"/>
          <w:kern w:val="2"/>
          <w:lang w:eastAsia="ko-KR"/>
        </w:rPr>
        <w:t xml:space="preserve">dmrs-Type, </w:t>
      </w:r>
      <w:r>
        <w:rPr>
          <w:rFonts w:eastAsia="Malgun Gothic"/>
          <w:color w:val="000000"/>
          <w:kern w:val="2"/>
          <w:lang w:eastAsia="ko-KR"/>
        </w:rPr>
        <w:t>the UE shall assume that the PDSCH is not present in any symbol carrying DM-RS except for PDSCH with allocation duration of 2 symbols with PDSCH mapping type B (described in subclause 7.4.1.1.2 of [4, TS 38.211]), and a single symbol front-loaded DM-RS of configuration type 1 on DM-RS port 1000 is transmitted, and that all the remaining orthogonal antenna ports are not associated with transmission of PDSCH to another UE and in addition</w:t>
      </w:r>
    </w:p>
    <w:p w14:paraId="2AD908D7" w14:textId="77777777" w:rsidR="00C95926" w:rsidRPr="009F3C8D" w:rsidRDefault="00C95926" w:rsidP="009F3C8D">
      <w:pPr>
        <w:pStyle w:val="B1"/>
        <w:spacing w:after="0"/>
        <w:ind w:left="442" w:hanging="442"/>
        <w:rPr>
          <w:rFonts w:ascii="Times New Roman" w:eastAsia="Malgun Gothic" w:hAnsi="Times New Roman"/>
        </w:rPr>
      </w:pPr>
      <w:r w:rsidRPr="009F3C8D">
        <w:rPr>
          <w:rFonts w:ascii="Times New Roman" w:eastAsia="Malgun Gothic" w:hAnsi="Times New Roman"/>
        </w:rPr>
        <w:t>-</w:t>
      </w:r>
      <w:r w:rsidRPr="009F3C8D">
        <w:rPr>
          <w:rFonts w:ascii="Times New Roman" w:eastAsia="Malgun Gothic" w:hAnsi="Times New Roman"/>
        </w:rPr>
        <w:tab/>
        <w:t xml:space="preserve">For PDSCH with mapping type A, the UE shall assume </w:t>
      </w:r>
      <w:r w:rsidRPr="009F3C8D">
        <w:rPr>
          <w:rFonts w:ascii="Times New Roman" w:eastAsia="Malgun Gothic" w:hAnsi="Times New Roman"/>
          <w:i/>
        </w:rPr>
        <w:t>dmrs-AdditionalPosition</w:t>
      </w:r>
      <w:r w:rsidRPr="009F3C8D">
        <w:rPr>
          <w:rFonts w:ascii="Times New Roman" w:eastAsia="Malgun Gothic" w:hAnsi="Times New Roman"/>
        </w:rPr>
        <w:t>=2 and up to two additional single-symbol DM-RS present in a slot according to the PDSCH duration indicated in the DCI as defined in Subclause 7.4.1.1 of [4, TS 38.211], and</w:t>
      </w:r>
    </w:p>
    <w:p w14:paraId="6334D873" w14:textId="77777777" w:rsidR="00C95926" w:rsidRPr="009F3C8D" w:rsidRDefault="00C95926" w:rsidP="009F3C8D">
      <w:pPr>
        <w:pStyle w:val="B1"/>
        <w:spacing w:after="0"/>
        <w:ind w:left="442" w:hanging="442"/>
        <w:rPr>
          <w:rFonts w:ascii="Times New Roman" w:eastAsia="Malgun Gothic" w:hAnsi="Times New Roman"/>
        </w:rPr>
      </w:pPr>
      <w:r w:rsidRPr="009F3C8D">
        <w:rPr>
          <w:rFonts w:ascii="Times New Roman" w:eastAsia="Malgun Gothic" w:hAnsi="Times New Roman"/>
        </w:rPr>
        <w:t>-</w:t>
      </w:r>
      <w:r w:rsidRPr="009F3C8D">
        <w:rPr>
          <w:rFonts w:ascii="Times New Roman" w:eastAsia="Malgun Gothic" w:hAnsi="Times New Roman"/>
        </w:rPr>
        <w:tab/>
        <w:t>For PDSCH with allocation duration of 7 symbols</w:t>
      </w:r>
      <w:r w:rsidRPr="009F3C8D">
        <w:rPr>
          <w:rFonts w:ascii="Times New Roman" w:eastAsia="Malgun Gothic" w:hAnsi="Times New Roman"/>
          <w:color w:val="FF0000"/>
        </w:rPr>
        <w:t xml:space="preserve"> for normal CP or 6 symbols for extended CP</w:t>
      </w:r>
      <w:r w:rsidRPr="009F3C8D">
        <w:rPr>
          <w:rFonts w:ascii="Times New Roman" w:eastAsia="Malgun Gothic" w:hAnsi="Times New Roman"/>
        </w:rPr>
        <w:t xml:space="preserve"> with mapping type B, the UE shall assume one additional single-symbol DM-RS present in the 5</w:t>
      </w:r>
      <w:r w:rsidRPr="009F3C8D">
        <w:rPr>
          <w:rFonts w:ascii="Times New Roman" w:eastAsia="Malgun Gothic" w:hAnsi="Times New Roman"/>
          <w:vertAlign w:val="superscript"/>
        </w:rPr>
        <w:t>th</w:t>
      </w:r>
      <w:r w:rsidRPr="009F3C8D">
        <w:rPr>
          <w:rFonts w:ascii="Times New Roman" w:eastAsia="Malgun Gothic" w:hAnsi="Times New Roman"/>
        </w:rPr>
        <w:t xml:space="preserve"> or 6</w:t>
      </w:r>
      <w:r w:rsidRPr="009F3C8D">
        <w:rPr>
          <w:rFonts w:ascii="Times New Roman" w:eastAsia="Malgun Gothic" w:hAnsi="Times New Roman"/>
          <w:vertAlign w:val="superscript"/>
        </w:rPr>
        <w:t>th</w:t>
      </w:r>
      <w:r w:rsidRPr="009F3C8D">
        <w:rPr>
          <w:rFonts w:ascii="Times New Roman" w:eastAsia="Malgun Gothic" w:hAnsi="Times New Roman"/>
        </w:rPr>
        <w:t xml:space="preserve"> symbol when the front-loaded DM-RS symbol </w:t>
      </w:r>
      <w:r w:rsidRPr="009F3C8D">
        <w:rPr>
          <w:rFonts w:ascii="Times New Roman" w:eastAsia="Malgun Gothic" w:hAnsi="Times New Roman"/>
        </w:rPr>
        <w:lastRenderedPageBreak/>
        <w:t>is in the 1</w:t>
      </w:r>
      <w:r w:rsidRPr="009F3C8D">
        <w:rPr>
          <w:rFonts w:ascii="Times New Roman" w:eastAsia="Malgun Gothic" w:hAnsi="Times New Roman"/>
          <w:vertAlign w:val="superscript"/>
        </w:rPr>
        <w:t>st</w:t>
      </w:r>
      <w:r w:rsidRPr="009F3C8D">
        <w:rPr>
          <w:rFonts w:ascii="Times New Roman" w:eastAsia="Malgun Gothic" w:hAnsi="Times New Roman"/>
        </w:rPr>
        <w:t xml:space="preserve"> or 2</w:t>
      </w:r>
      <w:r w:rsidRPr="009F3C8D">
        <w:rPr>
          <w:rFonts w:ascii="Times New Roman" w:eastAsia="Malgun Gothic" w:hAnsi="Times New Roman"/>
          <w:vertAlign w:val="superscript"/>
        </w:rPr>
        <w:t>nd</w:t>
      </w:r>
      <w:r w:rsidRPr="009F3C8D">
        <w:rPr>
          <w:rFonts w:ascii="Times New Roman" w:eastAsia="Malgun Gothic" w:hAnsi="Times New Roman"/>
        </w:rPr>
        <w:t xml:space="preserve"> symbol respectively of the PDSCH allocation duration, otherwise the UE shall assume that the additional DM-RS symbol is not present, and</w:t>
      </w:r>
      <w:r w:rsidRPr="009F3C8D">
        <w:rPr>
          <w:rFonts w:ascii="Times New Roman" w:eastAsia="Malgun Gothic" w:hAnsi="Times New Roman"/>
        </w:rPr>
        <w:tab/>
      </w:r>
    </w:p>
    <w:p w14:paraId="7D60A464" w14:textId="77777777" w:rsidR="00C95926" w:rsidRPr="009F3C8D" w:rsidRDefault="00C95926" w:rsidP="009F3C8D">
      <w:pPr>
        <w:pStyle w:val="B1"/>
        <w:spacing w:after="0"/>
        <w:ind w:left="442" w:hanging="442"/>
        <w:rPr>
          <w:rFonts w:ascii="Times New Roman" w:eastAsia="Malgun Gothic" w:hAnsi="Times New Roman"/>
        </w:rPr>
      </w:pPr>
      <w:r w:rsidRPr="009F3C8D">
        <w:rPr>
          <w:rFonts w:ascii="Times New Roman" w:eastAsia="Malgun Gothic" w:hAnsi="Times New Roman"/>
        </w:rPr>
        <w:t>-</w:t>
      </w:r>
      <w:r w:rsidRPr="009F3C8D">
        <w:rPr>
          <w:rFonts w:ascii="Times New Roman" w:eastAsia="Malgun Gothic" w:hAnsi="Times New Roman"/>
        </w:rPr>
        <w:tab/>
        <w:t xml:space="preserve">For PDSCH with allocation duration of 4 symbols with mapping type B, the UE shall assume that no additional DM-RS are present, and </w:t>
      </w:r>
    </w:p>
    <w:p w14:paraId="7F8F90C0" w14:textId="77777777" w:rsidR="00C95926" w:rsidRPr="009F3C8D" w:rsidRDefault="00C95926" w:rsidP="009F3C8D">
      <w:pPr>
        <w:pStyle w:val="B1"/>
        <w:spacing w:after="0"/>
        <w:ind w:left="442" w:hanging="442"/>
        <w:rPr>
          <w:rFonts w:ascii="Times New Roman" w:eastAsia="Malgun Gothic" w:hAnsi="Times New Roman"/>
        </w:rPr>
      </w:pPr>
      <w:r w:rsidRPr="009F3C8D">
        <w:rPr>
          <w:rFonts w:ascii="Times New Roman" w:eastAsia="Malgun Gothic" w:hAnsi="Times New Roman"/>
        </w:rPr>
        <w:t>-</w:t>
      </w:r>
      <w:r w:rsidRPr="009F3C8D">
        <w:rPr>
          <w:rFonts w:ascii="Times New Roman" w:eastAsia="Malgun Gothic" w:hAnsi="Times New Roman"/>
        </w:rPr>
        <w:tab/>
        <w:t xml:space="preserve">For PDSCH with allocation duration of 2 symbols with mapping type B, the UE shall assume that no additional DM-RS are present, and the UE shall assume that the PDSCH is present in the symbol carrying DM-RS </w:t>
      </w:r>
    </w:p>
    <w:p w14:paraId="27BE9D0A" w14:textId="77777777" w:rsidR="009F3C8D" w:rsidRDefault="009F3C8D" w:rsidP="00C95926"/>
    <w:p w14:paraId="41B122D7" w14:textId="53EC351E" w:rsidR="00C95926" w:rsidRPr="00FF1180" w:rsidRDefault="00603E09" w:rsidP="00C95926">
      <w:pPr>
        <w:rPr>
          <w:b/>
          <w:lang w:eastAsia="x-none"/>
        </w:rPr>
      </w:pPr>
      <w:hyperlink r:id="rId1356" w:history="1">
        <w:r w:rsidR="00FE4C7E" w:rsidRPr="00FF1180">
          <w:rPr>
            <w:rStyle w:val="Hyperlink"/>
            <w:b/>
          </w:rPr>
          <w:t>R1-1805691</w:t>
        </w:r>
      </w:hyperlink>
      <w:r w:rsidR="00C95926" w:rsidRPr="00FF1180">
        <w:rPr>
          <w:b/>
          <w:lang w:eastAsia="x-none"/>
        </w:rPr>
        <w:tab/>
        <w:t>Second Summary of Issues for PDSCH/PUSCH’s DM-RS</w:t>
      </w:r>
      <w:r w:rsidR="00C95926" w:rsidRPr="00FF1180">
        <w:rPr>
          <w:b/>
          <w:lang w:eastAsia="x-none"/>
        </w:rPr>
        <w:tab/>
        <w:t>Qualcomm</w:t>
      </w:r>
    </w:p>
    <w:p w14:paraId="43926D25" w14:textId="77777777" w:rsidR="00C95926" w:rsidRDefault="00C95926" w:rsidP="00C95926">
      <w:pPr>
        <w:rPr>
          <w:lang w:eastAsia="x-none"/>
        </w:rPr>
      </w:pPr>
    </w:p>
    <w:p w14:paraId="6371F284" w14:textId="77777777" w:rsidR="00C95926" w:rsidRPr="00CC1642" w:rsidRDefault="00C95926" w:rsidP="00CC1642">
      <w:pPr>
        <w:pStyle w:val="maintext"/>
        <w:spacing w:before="0" w:after="0"/>
        <w:ind w:firstLineChars="0" w:firstLine="0"/>
        <w:rPr>
          <w:rFonts w:cs="Times New Roman"/>
          <w:lang w:val="sv-SE"/>
        </w:rPr>
      </w:pPr>
      <w:r w:rsidRPr="00CC1642">
        <w:rPr>
          <w:rFonts w:cs="Times New Roman"/>
          <w:highlight w:val="green"/>
          <w:lang w:val="sv-SE"/>
        </w:rPr>
        <w:t>Agreement</w:t>
      </w:r>
    </w:p>
    <w:p w14:paraId="25719622" w14:textId="77777777" w:rsidR="00C95926" w:rsidRPr="00CC1642" w:rsidRDefault="00C95926" w:rsidP="00CC1642">
      <w:pPr>
        <w:pStyle w:val="maintext"/>
        <w:spacing w:before="0" w:after="0"/>
        <w:ind w:firstLineChars="0" w:firstLine="0"/>
        <w:rPr>
          <w:rFonts w:cs="Times New Roman"/>
          <w:lang w:val="sv-SE"/>
        </w:rPr>
      </w:pPr>
      <w:r w:rsidRPr="00CC1642">
        <w:rPr>
          <w:rFonts w:cs="Times New Roman"/>
          <w:lang w:val="sv-SE"/>
        </w:rPr>
        <w:t>Add the following text in Section 7.4.1.1.2 of 38.211 to clarify the above:</w:t>
      </w:r>
    </w:p>
    <w:p w14:paraId="11996A93" w14:textId="77777777" w:rsidR="00C95926" w:rsidRPr="00CC1642" w:rsidRDefault="00C95926" w:rsidP="00CC1642">
      <w:pPr>
        <w:jc w:val="center"/>
        <w:rPr>
          <w:rFonts w:ascii="Times New Roman" w:hAnsi="Times New Roman"/>
          <w:i/>
          <w:highlight w:val="cyan"/>
          <w:lang w:eastAsia="zh-CN"/>
        </w:rPr>
      </w:pPr>
      <w:r w:rsidRPr="00CC1642">
        <w:rPr>
          <w:rFonts w:ascii="Times New Roman" w:hAnsi="Times New Roman"/>
          <w:i/>
          <w:color w:val="FF0000"/>
          <w:lang w:eastAsia="zh-CN"/>
        </w:rPr>
        <w:t>------Unchanged parts are omitted------</w:t>
      </w:r>
    </w:p>
    <w:p w14:paraId="459A432C" w14:textId="77777777" w:rsidR="00C95926" w:rsidRPr="00CC1642" w:rsidRDefault="00C95926" w:rsidP="00CC1642">
      <w:pPr>
        <w:rPr>
          <w:rFonts w:ascii="Times New Roman" w:hAnsi="Times New Roman"/>
          <w:i/>
        </w:rPr>
      </w:pPr>
      <w:r w:rsidRPr="00CC1642">
        <w:rPr>
          <w:rFonts w:ascii="Times New Roman" w:hAnsi="Times New Roman"/>
          <w:i/>
        </w:rPr>
        <w:t xml:space="preserve">The position(s) of the DM-RS symbols is given by </w:t>
      </w:r>
      <w:r w:rsidRPr="00CC1642">
        <w:rPr>
          <w:rFonts w:ascii="Times New Roman" w:hAnsi="Times New Roman"/>
          <w:i/>
          <w:position w:val="-6"/>
        </w:rPr>
        <w:object w:dxaOrig="160" w:dyaOrig="300" w14:anchorId="2F9B3108">
          <v:shape id="_x0000_i1256" type="#_x0000_t75" style="width:8.4pt;height:15pt" o:ole="">
            <v:imagedata r:id="rId1250" o:title=""/>
          </v:shape>
          <o:OLEObject Type="Embed" ProgID="Equation.3" ShapeID="_x0000_i1256" DrawAspect="Content" ObjectID="_1587929135" r:id="rId1357"/>
        </w:object>
      </w:r>
      <w:r w:rsidRPr="00CC1642">
        <w:rPr>
          <w:rFonts w:ascii="Times New Roman" w:hAnsi="Times New Roman"/>
          <w:i/>
        </w:rPr>
        <w:t xml:space="preserve"> and </w:t>
      </w:r>
    </w:p>
    <w:p w14:paraId="4A0FCA8C" w14:textId="77777777" w:rsidR="00C95926" w:rsidRPr="00CC1642" w:rsidRDefault="00C95926" w:rsidP="00CC1642">
      <w:pPr>
        <w:pStyle w:val="B1"/>
        <w:spacing w:after="0"/>
        <w:rPr>
          <w:rFonts w:ascii="Times New Roman" w:hAnsi="Times New Roman"/>
          <w:i/>
        </w:rPr>
      </w:pPr>
      <w:r w:rsidRPr="00CC1642">
        <w:rPr>
          <w:rFonts w:ascii="Times New Roman" w:hAnsi="Times New Roman"/>
          <w:i/>
        </w:rPr>
        <w:t>-</w:t>
      </w:r>
      <w:r w:rsidRPr="00CC1642">
        <w:rPr>
          <w:rFonts w:ascii="Times New Roman" w:hAnsi="Times New Roman"/>
          <w:i/>
        </w:rPr>
        <w:tab/>
        <w:t xml:space="preserve">for PDSCH mapping type A, the duration is between the first OFDM symbol of the slot and the last OFDM symbol of the scheduled PDSCH resources in the slot </w:t>
      </w:r>
    </w:p>
    <w:p w14:paraId="5ADA3559" w14:textId="77777777" w:rsidR="00C95926" w:rsidRPr="00CC1642" w:rsidRDefault="00C95926" w:rsidP="00CC1642">
      <w:pPr>
        <w:pStyle w:val="B1"/>
        <w:spacing w:after="0"/>
        <w:rPr>
          <w:rFonts w:ascii="Times New Roman" w:hAnsi="Times New Roman"/>
          <w:i/>
        </w:rPr>
      </w:pPr>
      <w:r w:rsidRPr="00CC1642">
        <w:rPr>
          <w:rFonts w:ascii="Times New Roman" w:hAnsi="Times New Roman"/>
          <w:i/>
        </w:rPr>
        <w:t>-</w:t>
      </w:r>
      <w:r w:rsidRPr="00CC1642">
        <w:rPr>
          <w:rFonts w:ascii="Times New Roman" w:hAnsi="Times New Roman"/>
          <w:i/>
        </w:rPr>
        <w:tab/>
        <w:t>for PDSCH mapping type B, the duration is the number of OFDM symbols of the scheduled PDSCH resources as signalled</w:t>
      </w:r>
    </w:p>
    <w:p w14:paraId="003D8508" w14:textId="77777777" w:rsidR="00C95926" w:rsidRPr="00CC1642" w:rsidRDefault="00C95926" w:rsidP="00CC1642">
      <w:pPr>
        <w:pStyle w:val="maintext"/>
        <w:spacing w:before="0" w:after="0"/>
        <w:ind w:firstLineChars="0" w:firstLine="0"/>
        <w:rPr>
          <w:rFonts w:cs="Times New Roman"/>
          <w:b/>
          <w:color w:val="00B050"/>
          <w:lang w:val="sv-SE"/>
        </w:rPr>
      </w:pPr>
      <w:r w:rsidRPr="00CC1642">
        <w:rPr>
          <w:rFonts w:cs="Times New Roman"/>
          <w:i/>
        </w:rPr>
        <w:t>and according to Tables 7.4.1.1.2-3 and 7.4.1.1.2-4. The case DL-DMRS-add-pos equal to 3 is only supported when DL-DMRS-typeA-pos is equal to 2.</w:t>
      </w:r>
      <w:r w:rsidRPr="00CC1642">
        <w:rPr>
          <w:rFonts w:cs="Times New Roman"/>
          <w:b/>
          <w:i/>
          <w:color w:val="00B050"/>
        </w:rPr>
        <w:t xml:space="preserve"> </w:t>
      </w:r>
      <w:r w:rsidRPr="00CC1642">
        <w:rPr>
          <w:rFonts w:cs="Times New Roman"/>
          <w:b/>
          <w:color w:val="00B050"/>
        </w:rPr>
        <w:t>For PDSCH mapping type A, duration of 3 and 4 symbols in Tables 7.4.1.1.2-3 and 7.4.1.1.2-4 respectively is only applicable for DL-DMRS-typeA-pos equals 2.</w:t>
      </w:r>
    </w:p>
    <w:p w14:paraId="53253462" w14:textId="77777777" w:rsidR="00C95926" w:rsidRPr="00CC1642" w:rsidRDefault="00C95926" w:rsidP="00CC1642">
      <w:pPr>
        <w:jc w:val="center"/>
        <w:rPr>
          <w:rFonts w:ascii="Times New Roman" w:hAnsi="Times New Roman"/>
          <w:lang w:eastAsia="x-none"/>
        </w:rPr>
      </w:pPr>
      <w:r w:rsidRPr="00CC1642">
        <w:rPr>
          <w:rFonts w:ascii="Times New Roman" w:hAnsi="Times New Roman"/>
          <w:i/>
          <w:color w:val="FF0000"/>
          <w:lang w:eastAsia="zh-CN"/>
        </w:rPr>
        <w:t>------Unchanged parts are omitted------</w:t>
      </w:r>
    </w:p>
    <w:p w14:paraId="55578172" w14:textId="77777777" w:rsidR="00C95926" w:rsidRPr="00CC1642" w:rsidRDefault="00C95926" w:rsidP="00CC1642">
      <w:pPr>
        <w:rPr>
          <w:rFonts w:ascii="Times New Roman" w:hAnsi="Times New Roman"/>
          <w:lang w:eastAsia="x-none"/>
        </w:rPr>
      </w:pPr>
    </w:p>
    <w:p w14:paraId="190DE595" w14:textId="77777777" w:rsidR="00C95926" w:rsidRPr="00CC1642" w:rsidRDefault="00C95926" w:rsidP="00CC1642">
      <w:pPr>
        <w:pStyle w:val="maintext"/>
        <w:spacing w:before="0" w:after="0"/>
        <w:ind w:firstLineChars="0" w:firstLine="0"/>
        <w:rPr>
          <w:rFonts w:cs="Times New Roman"/>
          <w:lang w:val="sv-SE"/>
        </w:rPr>
      </w:pPr>
      <w:r w:rsidRPr="00CC1642">
        <w:rPr>
          <w:rFonts w:cs="Times New Roman"/>
          <w:highlight w:val="green"/>
          <w:lang w:val="sv-SE"/>
        </w:rPr>
        <w:t>Agreement</w:t>
      </w:r>
    </w:p>
    <w:p w14:paraId="452D3F93" w14:textId="77777777" w:rsidR="00C95926" w:rsidRPr="00CC1642" w:rsidRDefault="00C95926" w:rsidP="00CC1642">
      <w:pPr>
        <w:pStyle w:val="maintext"/>
        <w:spacing w:before="0" w:after="0"/>
        <w:ind w:firstLineChars="0" w:firstLine="0"/>
        <w:rPr>
          <w:rFonts w:cs="Times New Roman"/>
          <w:lang w:val="sv-SE"/>
        </w:rPr>
      </w:pPr>
      <w:r w:rsidRPr="00CC1642">
        <w:rPr>
          <w:rFonts w:cs="Times New Roman"/>
          <w:lang w:val="sv-SE"/>
        </w:rPr>
        <w:t>Add the following text in Section 6.4.1.1.3 of 38.211 to clarify the above:</w:t>
      </w:r>
    </w:p>
    <w:p w14:paraId="73ECB7F3" w14:textId="77777777" w:rsidR="00C95926" w:rsidRPr="00CC1642" w:rsidRDefault="00C95926" w:rsidP="00CC1642">
      <w:pPr>
        <w:jc w:val="center"/>
        <w:rPr>
          <w:rFonts w:ascii="Times New Roman" w:hAnsi="Times New Roman"/>
          <w:i/>
          <w:highlight w:val="cyan"/>
          <w:lang w:eastAsia="zh-CN"/>
        </w:rPr>
      </w:pPr>
      <w:r w:rsidRPr="00CC1642">
        <w:rPr>
          <w:rFonts w:ascii="Times New Roman" w:hAnsi="Times New Roman"/>
          <w:i/>
          <w:color w:val="FF0000"/>
          <w:lang w:eastAsia="zh-CN"/>
        </w:rPr>
        <w:t>------Unchanged parts are omitted------</w:t>
      </w:r>
    </w:p>
    <w:p w14:paraId="5B59E567" w14:textId="77777777" w:rsidR="00C95926" w:rsidRPr="00CC1642" w:rsidRDefault="00C95926" w:rsidP="00CC1642">
      <w:pPr>
        <w:rPr>
          <w:rFonts w:ascii="Times New Roman" w:hAnsi="Times New Roman"/>
        </w:rPr>
      </w:pPr>
      <w:r w:rsidRPr="00CC1642">
        <w:rPr>
          <w:rFonts w:ascii="Times New Roman" w:hAnsi="Times New Roman"/>
        </w:rPr>
        <w:t xml:space="preserve">The position(s) of the DM-RS symbols is given by </w:t>
      </w:r>
      <w:r w:rsidRPr="00CC1642">
        <w:rPr>
          <w:rFonts w:ascii="Times New Roman" w:hAnsi="Times New Roman"/>
          <w:position w:val="-6"/>
        </w:rPr>
        <w:object w:dxaOrig="160" w:dyaOrig="300" w14:anchorId="6FB4DA0B">
          <v:shape id="_x0000_i1257" type="#_x0000_t75" style="width:8.4pt;height:15pt" o:ole="">
            <v:imagedata r:id="rId1250" o:title=""/>
          </v:shape>
          <o:OLEObject Type="Embed" ProgID="Equation.3" ShapeID="_x0000_i1257" DrawAspect="Content" ObjectID="_1587929136" r:id="rId1358"/>
        </w:object>
      </w:r>
      <w:r w:rsidRPr="00CC1642">
        <w:rPr>
          <w:rFonts w:ascii="Times New Roman" w:hAnsi="Times New Roman"/>
        </w:rPr>
        <w:t xml:space="preserve"> and </w:t>
      </w:r>
    </w:p>
    <w:p w14:paraId="22C291A3" w14:textId="77777777" w:rsidR="00C95926" w:rsidRPr="00CC1642" w:rsidRDefault="00C95926" w:rsidP="00CC1642">
      <w:pPr>
        <w:pStyle w:val="B1"/>
        <w:spacing w:after="0"/>
        <w:rPr>
          <w:rFonts w:ascii="Times New Roman" w:hAnsi="Times New Roman"/>
        </w:rPr>
      </w:pPr>
      <w:r w:rsidRPr="00CC1642">
        <w:rPr>
          <w:rFonts w:ascii="Times New Roman" w:hAnsi="Times New Roman"/>
        </w:rPr>
        <w:t>-</w:t>
      </w:r>
      <w:r w:rsidRPr="00CC1642">
        <w:rPr>
          <w:rFonts w:ascii="Times New Roman" w:hAnsi="Times New Roman"/>
        </w:rPr>
        <w:tab/>
        <w:t xml:space="preserve">the signalled duration between the first OFDM symbol of the slot and the last OFDM symbol of the scheduled PUSCH resources in the slot for PUSCH mapping type A according to Tables 6.4.1.1.3-3 and 6.4.1.1.3-4 if frequency hopping is not used, or </w:t>
      </w:r>
    </w:p>
    <w:p w14:paraId="1D59DF4D" w14:textId="77777777" w:rsidR="00C95926" w:rsidRPr="00CC1642" w:rsidRDefault="00C95926" w:rsidP="00CC1642">
      <w:pPr>
        <w:pStyle w:val="B1"/>
        <w:spacing w:after="0"/>
        <w:rPr>
          <w:rFonts w:ascii="Times New Roman" w:hAnsi="Times New Roman"/>
        </w:rPr>
      </w:pPr>
      <w:r w:rsidRPr="00CC1642">
        <w:rPr>
          <w:rFonts w:ascii="Times New Roman" w:hAnsi="Times New Roman"/>
        </w:rPr>
        <w:t>-</w:t>
      </w:r>
      <w:r w:rsidRPr="00CC1642">
        <w:rPr>
          <w:rFonts w:ascii="Times New Roman" w:hAnsi="Times New Roman"/>
        </w:rPr>
        <w:tab/>
        <w:t>the signalled duration of scheduled PUSCH resources for PUSCH mapping type B according to Tables 6.4.1.1.3-3 and 6.4.1.1.3-4 if frequency hopping is not used, or</w:t>
      </w:r>
    </w:p>
    <w:p w14:paraId="1BD85295" w14:textId="77777777" w:rsidR="00C95926" w:rsidRPr="00CC1642" w:rsidRDefault="00C95926" w:rsidP="00CC1642">
      <w:pPr>
        <w:pStyle w:val="B1"/>
        <w:spacing w:after="0"/>
        <w:rPr>
          <w:rFonts w:ascii="Times New Roman" w:hAnsi="Times New Roman"/>
        </w:rPr>
      </w:pPr>
      <w:r w:rsidRPr="00CC1642">
        <w:rPr>
          <w:rFonts w:ascii="Times New Roman" w:hAnsi="Times New Roman"/>
        </w:rPr>
        <w:t>-</w:t>
      </w:r>
      <w:r w:rsidRPr="00CC1642">
        <w:rPr>
          <w:rFonts w:ascii="Times New Roman" w:hAnsi="Times New Roman"/>
        </w:rPr>
        <w:tab/>
        <w:t xml:space="preserve">the signalled duration per hop according to Table 6.4.1.1.3-6 if frequency hopping is used. </w:t>
      </w:r>
    </w:p>
    <w:p w14:paraId="54E4EE27" w14:textId="77777777" w:rsidR="00C95926" w:rsidRPr="00CC1642" w:rsidRDefault="00C95926" w:rsidP="00CC1642">
      <w:pPr>
        <w:pStyle w:val="maintext"/>
        <w:spacing w:before="0" w:after="0"/>
        <w:ind w:firstLineChars="0" w:firstLine="0"/>
        <w:rPr>
          <w:rFonts w:cs="Times New Roman"/>
          <w:b/>
          <w:color w:val="00B050"/>
          <w:lang w:val="sv-SE"/>
        </w:rPr>
      </w:pPr>
      <w:r w:rsidRPr="00CC1642">
        <w:rPr>
          <w:rFonts w:cs="Times New Roman"/>
        </w:rPr>
        <w:t xml:space="preserve">For PUSCH mapping type A, the case </w:t>
      </w:r>
      <w:r w:rsidRPr="00CC1642">
        <w:rPr>
          <w:rFonts w:cs="Times New Roman"/>
          <w:i/>
        </w:rPr>
        <w:t>UL-DMRS-add-pos</w:t>
      </w:r>
      <w:r w:rsidRPr="00CC1642">
        <w:rPr>
          <w:rFonts w:cs="Times New Roman"/>
        </w:rPr>
        <w:t xml:space="preserve"> equal to 3 is only supported when </w:t>
      </w:r>
      <w:r w:rsidRPr="00CC1642">
        <w:rPr>
          <w:rFonts w:cs="Times New Roman"/>
          <w:i/>
        </w:rPr>
        <w:t>DL-DMRS-typeA-pos</w:t>
      </w:r>
      <w:r w:rsidRPr="00CC1642">
        <w:rPr>
          <w:rFonts w:cs="Times New Roman"/>
        </w:rPr>
        <w:t xml:space="preserve"> is equal to 2. </w:t>
      </w:r>
      <w:r w:rsidRPr="00CC1642">
        <w:rPr>
          <w:rFonts w:cs="Times New Roman"/>
          <w:b/>
          <w:color w:val="00B050"/>
        </w:rPr>
        <w:t>For PUSCH mapping type A, duration of 4 symbols in Table 6.4.1.1.3-4 is only applicable for DL-DMRS-typeA-pos equals 2.</w:t>
      </w:r>
    </w:p>
    <w:p w14:paraId="6D9127B4" w14:textId="77777777" w:rsidR="00C95926" w:rsidRPr="00CC1642" w:rsidRDefault="00C95926" w:rsidP="00CC1642">
      <w:pPr>
        <w:jc w:val="center"/>
        <w:rPr>
          <w:rFonts w:ascii="Times New Roman" w:hAnsi="Times New Roman"/>
          <w:lang w:eastAsia="x-none"/>
        </w:rPr>
      </w:pPr>
      <w:r w:rsidRPr="00CC1642">
        <w:rPr>
          <w:rFonts w:ascii="Times New Roman" w:hAnsi="Times New Roman"/>
          <w:i/>
          <w:color w:val="FF0000"/>
          <w:lang w:eastAsia="zh-CN"/>
        </w:rPr>
        <w:t>------Unchanged parts are omitted------</w:t>
      </w:r>
    </w:p>
    <w:p w14:paraId="74AD26EA" w14:textId="77777777" w:rsidR="00C95926" w:rsidRPr="00CC1642" w:rsidRDefault="00C95926" w:rsidP="00CC1642">
      <w:pPr>
        <w:rPr>
          <w:rFonts w:ascii="Times New Roman" w:hAnsi="Times New Roman"/>
          <w:lang w:eastAsia="x-none"/>
        </w:rPr>
      </w:pPr>
    </w:p>
    <w:p w14:paraId="31BAC908" w14:textId="77777777" w:rsidR="00C95926" w:rsidRPr="00CC1642" w:rsidRDefault="00C95926" w:rsidP="00CC1642">
      <w:pPr>
        <w:rPr>
          <w:rFonts w:ascii="Times New Roman" w:hAnsi="Times New Roman"/>
          <w:lang w:eastAsia="x-none"/>
        </w:rPr>
      </w:pPr>
    </w:p>
    <w:p w14:paraId="65BF12A4" w14:textId="77777777" w:rsidR="00C95926" w:rsidRPr="00CC1642" w:rsidRDefault="00C95926" w:rsidP="00CC1642">
      <w:pPr>
        <w:rPr>
          <w:rFonts w:ascii="Times New Roman" w:hAnsi="Times New Roman"/>
          <w:lang w:eastAsia="x-none"/>
        </w:rPr>
      </w:pPr>
      <w:r w:rsidRPr="00CC1642">
        <w:rPr>
          <w:rFonts w:ascii="Times New Roman" w:hAnsi="Times New Roman"/>
          <w:highlight w:val="green"/>
          <w:lang w:eastAsia="x-none"/>
        </w:rPr>
        <w:t>Agreement</w:t>
      </w:r>
      <w:r w:rsidRPr="00CC1642">
        <w:rPr>
          <w:rFonts w:ascii="Times New Roman" w:hAnsi="Times New Roman"/>
          <w:lang w:eastAsia="x-none"/>
        </w:rPr>
        <w:t xml:space="preserve"> </w:t>
      </w:r>
    </w:p>
    <w:p w14:paraId="6E3B1C81" w14:textId="77777777" w:rsidR="00C95926" w:rsidRPr="00CC1642" w:rsidRDefault="00C95926" w:rsidP="00CC1642">
      <w:pPr>
        <w:rPr>
          <w:rFonts w:ascii="Times New Roman" w:hAnsi="Times New Roman"/>
          <w:lang w:eastAsia="x-none"/>
        </w:rPr>
      </w:pPr>
      <w:r w:rsidRPr="00CC1642">
        <w:rPr>
          <w:rFonts w:ascii="Times New Roman" w:hAnsi="Times New Roman"/>
          <w:lang w:eastAsia="x-none"/>
        </w:rPr>
        <w:t>Text proposal for Section 5.1.6.2, 38.214</w:t>
      </w:r>
    </w:p>
    <w:p w14:paraId="6CC17586" w14:textId="77777777" w:rsidR="00C95926" w:rsidRPr="00CC1642" w:rsidRDefault="00C95926" w:rsidP="00CC1642">
      <w:pPr>
        <w:jc w:val="center"/>
        <w:rPr>
          <w:rFonts w:ascii="Times New Roman" w:hAnsi="Times New Roman"/>
          <w:i/>
          <w:highlight w:val="cyan"/>
          <w:lang w:eastAsia="zh-CN"/>
        </w:rPr>
      </w:pPr>
      <w:r w:rsidRPr="00CC1642">
        <w:rPr>
          <w:rFonts w:ascii="Times New Roman" w:hAnsi="Times New Roman"/>
          <w:i/>
          <w:color w:val="FF0000"/>
          <w:lang w:eastAsia="zh-CN"/>
        </w:rPr>
        <w:t>------Unchanged</w:t>
      </w:r>
      <w:r w:rsidRPr="00CC1642">
        <w:rPr>
          <w:rFonts w:ascii="Times New Roman" w:hAnsi="Times New Roman" w:hint="eastAsia"/>
          <w:i/>
          <w:color w:val="FF0000"/>
          <w:lang w:eastAsia="zh-CN"/>
        </w:rPr>
        <w:t xml:space="preserve"> </w:t>
      </w:r>
      <w:r w:rsidRPr="00CC1642">
        <w:rPr>
          <w:rFonts w:ascii="Times New Roman" w:hAnsi="Times New Roman"/>
          <w:i/>
          <w:color w:val="FF0000"/>
          <w:lang w:eastAsia="zh-CN"/>
        </w:rPr>
        <w:t>parts are omitted------</w:t>
      </w:r>
    </w:p>
    <w:p w14:paraId="54C68ED6" w14:textId="77777777" w:rsidR="00C95926" w:rsidRPr="00CC1642" w:rsidRDefault="00C95926" w:rsidP="00CC1642">
      <w:pPr>
        <w:rPr>
          <w:rFonts w:ascii="Times New Roman" w:eastAsia="Malgun Gothic" w:hAnsi="Times New Roman"/>
          <w:color w:val="000000"/>
          <w:kern w:val="2"/>
          <w:szCs w:val="20"/>
          <w:lang w:eastAsia="ko-KR"/>
        </w:rPr>
      </w:pPr>
      <w:r w:rsidRPr="00CC1642">
        <w:rPr>
          <w:rFonts w:ascii="Times New Roman" w:eastAsia="Malgun Gothic" w:hAnsi="Times New Roman"/>
          <w:color w:val="000000"/>
          <w:kern w:val="2"/>
          <w:szCs w:val="20"/>
          <w:lang w:eastAsia="ko-KR"/>
        </w:rPr>
        <w:t xml:space="preserve">When receiving PDSCH scheduled by PDCCH with CRC scrambled by SI-RNTI, RA-RNTI, P-RNTI or TC-RNTI, </w:t>
      </w:r>
      <w:r w:rsidRPr="00CC1642">
        <w:rPr>
          <w:rFonts w:ascii="Times New Roman" w:eastAsia="SimSun" w:hAnsi="Times New Roman" w:hint="eastAsia"/>
          <w:color w:val="000000"/>
          <w:kern w:val="2"/>
          <w:szCs w:val="20"/>
        </w:rPr>
        <w:t xml:space="preserve">or </w:t>
      </w:r>
      <w:r w:rsidRPr="00CC1642">
        <w:rPr>
          <w:rFonts w:ascii="Times New Roman" w:eastAsia="Malgun Gothic" w:hAnsi="Times New Roman"/>
          <w:b/>
          <w:color w:val="00B050"/>
          <w:kern w:val="2"/>
          <w:szCs w:val="20"/>
          <w:lang w:eastAsia="ko-KR"/>
        </w:rPr>
        <w:t>receiving PDSCH schedul</w:t>
      </w:r>
      <w:r w:rsidRPr="00CC1642">
        <w:rPr>
          <w:rFonts w:ascii="Times New Roman" w:eastAsia="SimSun" w:hAnsi="Times New Roman" w:hint="eastAsia"/>
          <w:b/>
          <w:color w:val="00B050"/>
          <w:kern w:val="2"/>
          <w:szCs w:val="20"/>
        </w:rPr>
        <w:t>ing DCI format 1_0</w:t>
      </w:r>
      <w:r w:rsidRPr="00CC1642">
        <w:rPr>
          <w:rFonts w:ascii="Times New Roman" w:eastAsia="Malgun Gothic" w:hAnsi="Times New Roman"/>
          <w:b/>
          <w:color w:val="00B050"/>
          <w:kern w:val="2"/>
          <w:szCs w:val="20"/>
          <w:lang w:eastAsia="ko-KR"/>
        </w:rPr>
        <w:t xml:space="preserve"> by PDCCH with CRC scrambled by</w:t>
      </w:r>
      <w:r w:rsidRPr="00CC1642">
        <w:rPr>
          <w:rFonts w:ascii="Times New Roman" w:eastAsia="SimSun" w:hAnsi="Times New Roman" w:hint="eastAsia"/>
          <w:b/>
          <w:color w:val="00B050"/>
          <w:kern w:val="2"/>
          <w:szCs w:val="20"/>
        </w:rPr>
        <w:t xml:space="preserve"> </w:t>
      </w:r>
      <w:r w:rsidRPr="00CC1642">
        <w:rPr>
          <w:rFonts w:ascii="Times New Roman" w:hAnsi="Times New Roman"/>
          <w:b/>
          <w:color w:val="00B050"/>
          <w:szCs w:val="20"/>
          <w:lang w:eastAsia="ko-KR"/>
        </w:rPr>
        <w:t>C-RNTI or CS-RNTI</w:t>
      </w:r>
      <w:r w:rsidRPr="00CC1642">
        <w:rPr>
          <w:rFonts w:ascii="Times New Roman" w:eastAsia="SimSun" w:hAnsi="Times New Roman" w:hint="eastAsia"/>
          <w:color w:val="000000"/>
          <w:kern w:val="2"/>
          <w:szCs w:val="20"/>
        </w:rPr>
        <w:t xml:space="preserve">, </w:t>
      </w:r>
      <w:r w:rsidRPr="00CC1642">
        <w:rPr>
          <w:rFonts w:ascii="Times New Roman" w:eastAsia="Malgun Gothic" w:hAnsi="Times New Roman"/>
          <w:color w:val="000000"/>
          <w:kern w:val="2"/>
          <w:szCs w:val="20"/>
          <w:lang w:eastAsia="ko-KR"/>
        </w:rPr>
        <w:t xml:space="preserve">or receiving PDSCH before dedicated higher layer configuration of any of the parameters </w:t>
      </w:r>
      <w:r w:rsidRPr="00CC1642">
        <w:rPr>
          <w:rFonts w:ascii="Times New Roman" w:eastAsia="Malgun Gothic" w:hAnsi="Times New Roman"/>
          <w:i/>
          <w:color w:val="000000"/>
          <w:kern w:val="2"/>
          <w:szCs w:val="20"/>
          <w:lang w:eastAsia="ko-KR"/>
        </w:rPr>
        <w:t>dmrs-AdditionalPosition</w:t>
      </w:r>
      <w:r w:rsidRPr="00CC1642">
        <w:rPr>
          <w:rFonts w:ascii="Times New Roman" w:eastAsia="Malgun Gothic" w:hAnsi="Times New Roman"/>
          <w:color w:val="000000"/>
          <w:kern w:val="2"/>
          <w:szCs w:val="20"/>
          <w:lang w:eastAsia="ko-KR"/>
        </w:rPr>
        <w:t xml:space="preserve">, </w:t>
      </w:r>
      <w:r w:rsidRPr="00CC1642">
        <w:rPr>
          <w:rFonts w:ascii="Times New Roman" w:eastAsia="Malgun Gothic" w:hAnsi="Times New Roman"/>
          <w:i/>
          <w:color w:val="000000"/>
          <w:kern w:val="2"/>
          <w:szCs w:val="20"/>
          <w:lang w:eastAsia="ko-KR"/>
        </w:rPr>
        <w:t xml:space="preserve">DL-DMRS-max-len </w:t>
      </w:r>
      <w:r w:rsidRPr="00CC1642">
        <w:rPr>
          <w:rFonts w:ascii="Times New Roman" w:eastAsia="Malgun Gothic" w:hAnsi="Times New Roman"/>
          <w:color w:val="000000"/>
          <w:kern w:val="2"/>
          <w:szCs w:val="20"/>
          <w:lang w:eastAsia="ko-KR"/>
        </w:rPr>
        <w:t xml:space="preserve">and </w:t>
      </w:r>
      <w:r w:rsidRPr="00CC1642">
        <w:rPr>
          <w:rFonts w:ascii="Times New Roman" w:eastAsia="Malgun Gothic" w:hAnsi="Times New Roman"/>
          <w:i/>
          <w:color w:val="000000"/>
          <w:kern w:val="2"/>
          <w:szCs w:val="20"/>
          <w:lang w:eastAsia="ko-KR"/>
        </w:rPr>
        <w:t xml:space="preserve">dmrs-Type, </w:t>
      </w:r>
    </w:p>
    <w:p w14:paraId="60629D01" w14:textId="77777777" w:rsidR="00C95926" w:rsidRPr="00CC1642" w:rsidRDefault="00C95926" w:rsidP="00CC1642">
      <w:pPr>
        <w:ind w:left="3200"/>
        <w:rPr>
          <w:rFonts w:ascii="Times New Roman" w:hAnsi="Times New Roman"/>
          <w:i/>
          <w:color w:val="FF0000"/>
          <w:lang w:eastAsia="zh-CN"/>
        </w:rPr>
      </w:pPr>
      <w:r w:rsidRPr="00CC1642">
        <w:rPr>
          <w:rFonts w:ascii="Times New Roman" w:hAnsi="Times New Roman"/>
          <w:i/>
          <w:color w:val="FF0000"/>
          <w:lang w:eastAsia="zh-CN"/>
        </w:rPr>
        <w:t>------Unchanged</w:t>
      </w:r>
      <w:r w:rsidRPr="00CC1642">
        <w:rPr>
          <w:rFonts w:ascii="Times New Roman" w:hAnsi="Times New Roman" w:hint="eastAsia"/>
          <w:i/>
          <w:color w:val="FF0000"/>
          <w:lang w:eastAsia="zh-CN"/>
        </w:rPr>
        <w:t xml:space="preserve"> </w:t>
      </w:r>
      <w:r w:rsidRPr="00CC1642">
        <w:rPr>
          <w:rFonts w:ascii="Times New Roman" w:hAnsi="Times New Roman"/>
          <w:i/>
          <w:color w:val="FF0000"/>
          <w:lang w:eastAsia="zh-CN"/>
        </w:rPr>
        <w:t>parts are omitted------</w:t>
      </w:r>
    </w:p>
    <w:p w14:paraId="422E1378" w14:textId="77777777" w:rsidR="00C95926" w:rsidRPr="00CC1642" w:rsidRDefault="00C95926" w:rsidP="00CC1642">
      <w:pPr>
        <w:rPr>
          <w:rFonts w:ascii="Times New Roman" w:hAnsi="Times New Roman"/>
          <w:color w:val="000000"/>
          <w:szCs w:val="20"/>
          <w:lang w:eastAsia="ko-KR"/>
        </w:rPr>
      </w:pPr>
      <w:r w:rsidRPr="00CC1642">
        <w:rPr>
          <w:rFonts w:ascii="Times New Roman" w:hAnsi="Times New Roman"/>
          <w:color w:val="000000"/>
          <w:szCs w:val="20"/>
          <w:lang w:eastAsia="ko-KR"/>
        </w:rPr>
        <w:t>When receiving PDSCH schedul</w:t>
      </w:r>
      <w:r w:rsidRPr="00CC1642">
        <w:rPr>
          <w:rFonts w:ascii="Times New Roman" w:hAnsi="Times New Roman"/>
          <w:szCs w:val="20"/>
          <w:lang w:eastAsia="ko-KR"/>
        </w:rPr>
        <w:t>ed</w:t>
      </w:r>
      <w:r w:rsidRPr="00CC1642">
        <w:rPr>
          <w:rFonts w:ascii="Times New Roman" w:hAnsi="Times New Roman"/>
          <w:b/>
          <w:color w:val="00B050"/>
          <w:szCs w:val="20"/>
          <w:lang w:eastAsia="ko-KR"/>
        </w:rPr>
        <w:t xml:space="preserve"> by</w:t>
      </w:r>
      <w:r w:rsidRPr="00CC1642">
        <w:rPr>
          <w:rFonts w:ascii="Times New Roman" w:hAnsi="Times New Roman" w:hint="eastAsia"/>
          <w:b/>
          <w:color w:val="00B050"/>
          <w:szCs w:val="20"/>
        </w:rPr>
        <w:t xml:space="preserve"> DCI format 1_1</w:t>
      </w:r>
      <w:r w:rsidRPr="00CC1642">
        <w:rPr>
          <w:rFonts w:ascii="Times New Roman" w:hAnsi="Times New Roman"/>
          <w:color w:val="000000"/>
          <w:szCs w:val="20"/>
          <w:lang w:eastAsia="ko-KR"/>
        </w:rPr>
        <w:t xml:space="preserve"> by PDCCH with CRC scrambled by C-RNTI or CS-RNTI,</w:t>
      </w:r>
    </w:p>
    <w:p w14:paraId="7CADAFD7" w14:textId="77777777" w:rsidR="00C95926" w:rsidRPr="00CC1642" w:rsidRDefault="00C95926" w:rsidP="00CC1642">
      <w:pPr>
        <w:ind w:left="567" w:hanging="283"/>
        <w:rPr>
          <w:rFonts w:ascii="Times New Roman" w:hAnsi="Times New Roman"/>
          <w:color w:val="000000"/>
          <w:szCs w:val="20"/>
          <w:lang w:eastAsia="ko-KR"/>
        </w:rPr>
      </w:pPr>
      <w:r w:rsidRPr="00CC1642">
        <w:rPr>
          <w:rFonts w:ascii="Times New Roman" w:hAnsi="Times New Roman"/>
          <w:color w:val="000000"/>
          <w:szCs w:val="20"/>
        </w:rPr>
        <w:t>-</w:t>
      </w:r>
      <w:r w:rsidRPr="00CC1642">
        <w:rPr>
          <w:rFonts w:ascii="Times New Roman" w:hAnsi="Times New Roman"/>
          <w:color w:val="000000"/>
          <w:szCs w:val="20"/>
        </w:rPr>
        <w:tab/>
      </w:r>
      <w:r w:rsidRPr="00CC1642">
        <w:rPr>
          <w:rFonts w:ascii="Times New Roman" w:hAnsi="Times New Roman"/>
          <w:color w:val="000000"/>
          <w:szCs w:val="20"/>
          <w:lang w:eastAsia="ko-KR"/>
        </w:rPr>
        <w:t xml:space="preserve">the UE may be configured with the higher layer parameter </w:t>
      </w:r>
      <w:r w:rsidRPr="00CC1642">
        <w:rPr>
          <w:rFonts w:ascii="Times New Roman" w:hAnsi="Times New Roman"/>
          <w:i/>
          <w:color w:val="000000"/>
          <w:szCs w:val="20"/>
          <w:lang w:eastAsia="ko-KR"/>
        </w:rPr>
        <w:t>dmrs-Type</w:t>
      </w:r>
      <w:r w:rsidRPr="00CC1642">
        <w:rPr>
          <w:rFonts w:ascii="Times New Roman" w:hAnsi="Times New Roman"/>
          <w:color w:val="000000"/>
          <w:szCs w:val="20"/>
          <w:lang w:eastAsia="ko-KR"/>
        </w:rPr>
        <w:t xml:space="preserve">, and the configured DM-RS configuration type is used for receiving PDSCH </w:t>
      </w:r>
      <w:r w:rsidRPr="00CC1642">
        <w:rPr>
          <w:rFonts w:ascii="Times New Roman" w:hAnsi="Times New Roman"/>
          <w:color w:val="000000"/>
          <w:szCs w:val="20"/>
        </w:rPr>
        <w:t>in as defined in Subclause 7.4.1.1 of [4, TS 38.211]</w:t>
      </w:r>
      <w:r w:rsidRPr="00CC1642">
        <w:rPr>
          <w:rFonts w:ascii="Times New Roman" w:hAnsi="Times New Roman"/>
          <w:color w:val="000000"/>
          <w:szCs w:val="20"/>
          <w:lang w:eastAsia="ko-KR"/>
        </w:rPr>
        <w:t>.</w:t>
      </w:r>
    </w:p>
    <w:p w14:paraId="2E3FD5B9" w14:textId="77777777" w:rsidR="00C95926" w:rsidRPr="00CC1642" w:rsidRDefault="00C95926" w:rsidP="00CC1642">
      <w:pPr>
        <w:ind w:left="567" w:hanging="283"/>
        <w:rPr>
          <w:rFonts w:ascii="Times New Roman" w:hAnsi="Times New Roman"/>
          <w:i/>
          <w:color w:val="000000"/>
        </w:rPr>
      </w:pPr>
      <w:r w:rsidRPr="00CC1642">
        <w:rPr>
          <w:rFonts w:ascii="Times New Roman" w:hAnsi="Times New Roman"/>
          <w:color w:val="000000"/>
        </w:rPr>
        <w:t>-</w:t>
      </w:r>
      <w:r w:rsidRPr="00CC1642">
        <w:rPr>
          <w:rFonts w:ascii="Times New Roman" w:hAnsi="Times New Roman"/>
          <w:color w:val="000000"/>
        </w:rPr>
        <w:tab/>
        <w:t xml:space="preserve">the </w:t>
      </w:r>
      <w:r w:rsidRPr="00CC1642">
        <w:rPr>
          <w:rFonts w:ascii="Times New Roman" w:eastAsia="SimSun" w:hAnsi="Times New Roman"/>
          <w:color w:val="000000"/>
          <w:kern w:val="2"/>
          <w:lang w:eastAsia="zh-CN"/>
        </w:rPr>
        <w:t xml:space="preserve">UE may be configured with the maximum number of front-loaded DM-RS symbols for PDSCH by higher layer parameter </w:t>
      </w:r>
      <w:r w:rsidRPr="00CC1642">
        <w:rPr>
          <w:rFonts w:ascii="Times New Roman" w:hAnsi="Times New Roman"/>
          <w:i/>
          <w:color w:val="000000"/>
        </w:rPr>
        <w:t>DL-DMRS-max-len.</w:t>
      </w:r>
    </w:p>
    <w:p w14:paraId="61F6F58B" w14:textId="77777777" w:rsidR="00C95926" w:rsidRPr="00CC1642" w:rsidRDefault="00C95926" w:rsidP="00CC1642">
      <w:pPr>
        <w:pStyle w:val="B1"/>
        <w:spacing w:after="0"/>
        <w:ind w:left="851"/>
        <w:rPr>
          <w:rFonts w:ascii="Times New Roman" w:hAnsi="Times New Roman"/>
          <w:color w:val="000000"/>
        </w:rPr>
      </w:pPr>
      <w:r w:rsidRPr="00CC1642">
        <w:rPr>
          <w:rFonts w:ascii="Times New Roman" w:hAnsi="Times New Roman"/>
          <w:color w:val="000000"/>
        </w:rPr>
        <w:t>-</w:t>
      </w:r>
      <w:r w:rsidRPr="00CC1642">
        <w:rPr>
          <w:rFonts w:ascii="Times New Roman" w:hAnsi="Times New Roman"/>
          <w:color w:val="000000"/>
        </w:rPr>
        <w:tab/>
        <w:t xml:space="preserve">if </w:t>
      </w:r>
      <w:r w:rsidRPr="00CC1642">
        <w:rPr>
          <w:rFonts w:ascii="Times New Roman" w:hAnsi="Times New Roman"/>
          <w:i/>
          <w:color w:val="000000"/>
        </w:rPr>
        <w:t>DL-DMRS-max-len</w:t>
      </w:r>
      <w:r w:rsidRPr="00CC1642">
        <w:rPr>
          <w:rFonts w:ascii="Times New Roman" w:hAnsi="Times New Roman"/>
          <w:color w:val="000000"/>
        </w:rPr>
        <w:t xml:space="preserve"> is equal to 1, single-symbol DM-RS can be scheduled for the UE by DCI, and the UE can be configured with a number of additional DM-RS for PDSCH by higher layer parameter </w:t>
      </w:r>
      <w:r w:rsidRPr="00CC1642">
        <w:rPr>
          <w:rFonts w:ascii="Times New Roman" w:hAnsi="Times New Roman"/>
          <w:i/>
          <w:color w:val="000000"/>
        </w:rPr>
        <w:t xml:space="preserve">dmrs-AdditionalPosition, </w:t>
      </w:r>
      <w:r w:rsidRPr="00CC1642">
        <w:rPr>
          <w:rFonts w:ascii="Times New Roman" w:hAnsi="Times New Roman"/>
          <w:color w:val="000000"/>
        </w:rPr>
        <w:t xml:space="preserve">which can be 0, 1, 2 or 3. </w:t>
      </w:r>
    </w:p>
    <w:p w14:paraId="5A36BF72" w14:textId="77777777" w:rsidR="00C95926" w:rsidRPr="00CC1642" w:rsidRDefault="00C95926" w:rsidP="00CC1642">
      <w:pPr>
        <w:pStyle w:val="B1"/>
        <w:spacing w:after="0"/>
        <w:ind w:left="851"/>
        <w:rPr>
          <w:rFonts w:ascii="Times New Roman" w:hAnsi="Times New Roman"/>
          <w:color w:val="000000"/>
        </w:rPr>
      </w:pPr>
      <w:r w:rsidRPr="00CC1642">
        <w:rPr>
          <w:rFonts w:ascii="Times New Roman" w:hAnsi="Times New Roman"/>
          <w:color w:val="000000"/>
        </w:rPr>
        <w:t>-</w:t>
      </w:r>
      <w:r w:rsidRPr="00CC1642">
        <w:rPr>
          <w:rFonts w:ascii="Times New Roman" w:hAnsi="Times New Roman"/>
          <w:color w:val="000000"/>
        </w:rPr>
        <w:tab/>
        <w:t xml:space="preserve">if </w:t>
      </w:r>
      <w:r w:rsidRPr="00CC1642">
        <w:rPr>
          <w:rFonts w:ascii="Times New Roman" w:hAnsi="Times New Roman"/>
          <w:i/>
          <w:color w:val="000000"/>
        </w:rPr>
        <w:t>DL-DMRS-max-len</w:t>
      </w:r>
      <w:r w:rsidRPr="00CC1642">
        <w:rPr>
          <w:rFonts w:ascii="Times New Roman" w:hAnsi="Times New Roman"/>
          <w:color w:val="000000"/>
        </w:rPr>
        <w:t xml:space="preserve"> equal to 2, both single-symbol DM-RS and double symbol DM-RS can be scheduled for the UE by DCI, and the UE can be configured with a number of additional DM-RS for PDSCH by higher layer parameter </w:t>
      </w:r>
      <w:r w:rsidRPr="00CC1642">
        <w:rPr>
          <w:rFonts w:ascii="Times New Roman" w:hAnsi="Times New Roman"/>
          <w:i/>
          <w:color w:val="000000"/>
        </w:rPr>
        <w:t xml:space="preserve">dmrs-AdditionalPosition, </w:t>
      </w:r>
      <w:r w:rsidRPr="00CC1642">
        <w:rPr>
          <w:rFonts w:ascii="Times New Roman" w:hAnsi="Times New Roman"/>
          <w:color w:val="000000"/>
        </w:rPr>
        <w:t>which can be 0 or 1.</w:t>
      </w:r>
    </w:p>
    <w:p w14:paraId="015B4C1D" w14:textId="77777777" w:rsidR="00C95926" w:rsidRPr="00CC1642" w:rsidRDefault="00C95926" w:rsidP="00CC1642">
      <w:pPr>
        <w:pStyle w:val="B1"/>
        <w:spacing w:after="0"/>
        <w:ind w:left="851"/>
        <w:rPr>
          <w:rFonts w:ascii="Times New Roman" w:hAnsi="Times New Roman"/>
          <w:color w:val="000000"/>
        </w:rPr>
      </w:pPr>
      <w:r w:rsidRPr="00CC1642">
        <w:rPr>
          <w:rFonts w:ascii="Times New Roman" w:hAnsi="Times New Roman"/>
          <w:color w:val="000000"/>
        </w:rPr>
        <w:t>-</w:t>
      </w:r>
      <w:r w:rsidRPr="00CC1642">
        <w:rPr>
          <w:rFonts w:ascii="Times New Roman" w:hAnsi="Times New Roman"/>
          <w:color w:val="000000"/>
        </w:rPr>
        <w:tab/>
        <w:t>and the UE shall assume to receive additional DM-RS as specified in Table 7.4.1.1.2-3 and Table 7.4.1.1.2-4 as described in Subclause 7.4.1.1.2 of [4, TS 38.211].</w:t>
      </w:r>
    </w:p>
    <w:p w14:paraId="2683A3E4" w14:textId="77777777" w:rsidR="00C95926" w:rsidRPr="00CC1642" w:rsidRDefault="00C95926" w:rsidP="00CC1642">
      <w:pPr>
        <w:jc w:val="center"/>
        <w:rPr>
          <w:rFonts w:ascii="Times New Roman" w:hAnsi="Times New Roman"/>
          <w:lang w:eastAsia="x-none"/>
        </w:rPr>
      </w:pPr>
      <w:r w:rsidRPr="00CC1642">
        <w:rPr>
          <w:rFonts w:ascii="Times New Roman" w:hAnsi="Times New Roman"/>
          <w:i/>
          <w:color w:val="FF0000"/>
          <w:lang w:eastAsia="zh-CN"/>
        </w:rPr>
        <w:t>------Unchanged</w:t>
      </w:r>
      <w:r w:rsidRPr="00CC1642">
        <w:rPr>
          <w:rFonts w:ascii="Times New Roman" w:hAnsi="Times New Roman" w:hint="eastAsia"/>
          <w:i/>
          <w:color w:val="FF0000"/>
          <w:lang w:eastAsia="zh-CN"/>
        </w:rPr>
        <w:t xml:space="preserve"> </w:t>
      </w:r>
      <w:r w:rsidRPr="00CC1642">
        <w:rPr>
          <w:rFonts w:ascii="Times New Roman" w:hAnsi="Times New Roman"/>
          <w:i/>
          <w:color w:val="FF0000"/>
          <w:lang w:eastAsia="zh-CN"/>
        </w:rPr>
        <w:t>parts are omitted------</w:t>
      </w:r>
    </w:p>
    <w:p w14:paraId="233333E1" w14:textId="77777777" w:rsidR="00C95926" w:rsidRPr="00CC1642" w:rsidRDefault="00C95926" w:rsidP="00CC1642">
      <w:pPr>
        <w:rPr>
          <w:rFonts w:ascii="Times New Roman" w:hAnsi="Times New Roman"/>
          <w:lang w:eastAsia="x-none"/>
        </w:rPr>
      </w:pPr>
    </w:p>
    <w:p w14:paraId="7E59F9BE" w14:textId="77777777" w:rsidR="00C95926" w:rsidRPr="00CC1642" w:rsidRDefault="00C95926" w:rsidP="00CC1642">
      <w:pPr>
        <w:rPr>
          <w:rFonts w:ascii="Times New Roman" w:hAnsi="Times New Roman"/>
          <w:lang w:eastAsia="x-none"/>
        </w:rPr>
      </w:pPr>
      <w:r w:rsidRPr="00CC1642">
        <w:rPr>
          <w:rFonts w:ascii="Times New Roman" w:hAnsi="Times New Roman"/>
          <w:highlight w:val="green"/>
          <w:lang w:eastAsia="x-none"/>
        </w:rPr>
        <w:t>Agreement</w:t>
      </w:r>
    </w:p>
    <w:p w14:paraId="5CCEDCA7" w14:textId="77777777" w:rsidR="00C95926" w:rsidRPr="00CC1642" w:rsidRDefault="00C95926" w:rsidP="00CC1642">
      <w:pPr>
        <w:rPr>
          <w:rFonts w:ascii="Times New Roman" w:hAnsi="Times New Roman"/>
          <w:lang w:eastAsia="x-none"/>
        </w:rPr>
      </w:pPr>
      <w:r w:rsidRPr="00CC1642">
        <w:rPr>
          <w:rFonts w:ascii="Times New Roman" w:hAnsi="Times New Roman"/>
          <w:lang w:eastAsia="x-none"/>
        </w:rPr>
        <w:lastRenderedPageBreak/>
        <w:t>Text proposal for TS38.211</w:t>
      </w:r>
    </w:p>
    <w:p w14:paraId="06F3E72F" w14:textId="77777777" w:rsidR="00C95926" w:rsidRPr="00CC1642" w:rsidRDefault="00C95926" w:rsidP="00CC1642">
      <w:pPr>
        <w:rPr>
          <w:rFonts w:ascii="Times New Roman" w:hAnsi="Times New Roman"/>
        </w:rPr>
      </w:pPr>
      <w:bookmarkStart w:id="495" w:name="_Toc500952685"/>
      <w:r w:rsidRPr="00CC1642">
        <w:rPr>
          <w:rFonts w:ascii="Times New Roman" w:hAnsi="Times New Roman"/>
        </w:rPr>
        <w:t>6.4.1.1.3</w:t>
      </w:r>
      <w:r w:rsidRPr="00CC1642">
        <w:rPr>
          <w:rFonts w:ascii="Times New Roman" w:hAnsi="Times New Roman"/>
        </w:rPr>
        <w:tab/>
        <w:t>Precoding and mapping to physical resources</w:t>
      </w:r>
      <w:r w:rsidRPr="00CC1642" w:rsidDel="0055522E">
        <w:rPr>
          <w:rFonts w:ascii="Times New Roman" w:hAnsi="Times New Roman"/>
        </w:rPr>
        <w:t xml:space="preserve"> </w:t>
      </w:r>
      <w:bookmarkEnd w:id="495"/>
    </w:p>
    <w:p w14:paraId="55F8BADB" w14:textId="77777777" w:rsidR="00C95926" w:rsidRPr="00CC1642" w:rsidRDefault="00C95926" w:rsidP="00CC1642">
      <w:pPr>
        <w:rPr>
          <w:rFonts w:ascii="Times New Roman" w:hAnsi="Times New Roman"/>
          <w:lang w:eastAsia="ja-JP"/>
        </w:rPr>
      </w:pPr>
      <w:bookmarkStart w:id="496" w:name="_Hlk511843647"/>
      <w:r w:rsidRPr="00CC1642">
        <w:rPr>
          <w:rFonts w:ascii="Times New Roman" w:hAnsi="Times New Roman" w:hint="eastAsia"/>
          <w:lang w:eastAsia="ja-JP"/>
        </w:rPr>
        <w:t>[</w:t>
      </w:r>
      <w:r w:rsidRPr="00CC1642">
        <w:rPr>
          <w:rFonts w:ascii="Times New Roman" w:hAnsi="Times New Roman"/>
          <w:lang w:eastAsia="ja-JP"/>
        </w:rPr>
        <w:t>…]</w:t>
      </w:r>
    </w:p>
    <w:p w14:paraId="42255A05" w14:textId="77777777" w:rsidR="00C95926" w:rsidRPr="00CC1642" w:rsidRDefault="00C95926" w:rsidP="00CC1642">
      <w:pPr>
        <w:rPr>
          <w:rFonts w:ascii="Times New Roman" w:hAnsi="Times New Roman"/>
        </w:rPr>
      </w:pPr>
      <w:r w:rsidRPr="00CC1642">
        <w:rPr>
          <w:rFonts w:ascii="Times New Roman" w:hAnsi="Times New Roman"/>
        </w:rPr>
        <w:t xml:space="preserve">The time-domain index </w:t>
      </w:r>
      <w:r w:rsidRPr="00CC1642">
        <w:rPr>
          <w:rFonts w:ascii="Times New Roman" w:hAnsi="Times New Roman"/>
          <w:position w:val="-6"/>
        </w:rPr>
        <w:object w:dxaOrig="180" w:dyaOrig="260" w14:anchorId="081DC58C">
          <v:shape id="_x0000_i1258" type="#_x0000_t75" style="width:9pt;height:12.6pt" o:ole="">
            <v:imagedata r:id="rId1359" o:title=""/>
          </v:shape>
          <o:OLEObject Type="Embed" ProgID="Equation.3" ShapeID="_x0000_i1258" DrawAspect="Content" ObjectID="_1587929137" r:id="rId1360"/>
        </w:object>
      </w:r>
      <w:r w:rsidRPr="00CC1642">
        <w:rPr>
          <w:rFonts w:ascii="Times New Roman" w:hAnsi="Times New Roman"/>
        </w:rPr>
        <w:t xml:space="preserve"> and the supported antenna ports </w:t>
      </w:r>
      <w:r w:rsidRPr="00CC1642">
        <w:rPr>
          <w:rFonts w:ascii="Times New Roman" w:hAnsi="Times New Roman"/>
          <w:position w:val="-12"/>
        </w:rPr>
        <w:object w:dxaOrig="260" w:dyaOrig="320" w14:anchorId="79302E8C">
          <v:shape id="_x0000_i1259" type="#_x0000_t75" style="width:12.6pt;height:15.6pt" o:ole="">
            <v:imagedata r:id="rId1361" o:title=""/>
          </v:shape>
          <o:OLEObject Type="Embed" ProgID="Equation.DSMT4" ShapeID="_x0000_i1259" DrawAspect="Content" ObjectID="_1587929138" r:id="rId1362"/>
        </w:object>
      </w:r>
      <w:r w:rsidRPr="00CC1642">
        <w:rPr>
          <w:rFonts w:ascii="Times New Roman" w:hAnsi="Times New Roman"/>
        </w:rPr>
        <w:t xml:space="preserve"> are given by Tables 6.4.1.1.3-3 through 6.4.1.1.3-6:</w:t>
      </w:r>
    </w:p>
    <w:p w14:paraId="2DFB5253" w14:textId="77777777" w:rsidR="00C95926" w:rsidRPr="00CC1642" w:rsidRDefault="00C95926" w:rsidP="00CC1642">
      <w:pPr>
        <w:pStyle w:val="B1"/>
        <w:spacing w:after="0"/>
        <w:rPr>
          <w:rFonts w:ascii="Times New Roman" w:hAnsi="Times New Roman"/>
        </w:rPr>
      </w:pPr>
      <w:r w:rsidRPr="00CC1642">
        <w:rPr>
          <w:rFonts w:ascii="Times New Roman" w:hAnsi="Times New Roman"/>
        </w:rPr>
        <w:t>-</w:t>
      </w:r>
      <w:r w:rsidRPr="00CC1642">
        <w:rPr>
          <w:rFonts w:ascii="Times New Roman" w:hAnsi="Times New Roman"/>
        </w:rPr>
        <w:tab/>
        <w:t xml:space="preserve">if the higher-layer parameter </w:t>
      </w:r>
      <w:r w:rsidRPr="00CC1642">
        <w:rPr>
          <w:rFonts w:ascii="Times New Roman" w:hAnsi="Times New Roman"/>
          <w:i/>
        </w:rPr>
        <w:t>UL-DMRS-max-len</w:t>
      </w:r>
      <w:r w:rsidRPr="00CC1642">
        <w:rPr>
          <w:rFonts w:ascii="Times New Roman" w:hAnsi="Times New Roman"/>
        </w:rPr>
        <w:t xml:space="preserve"> is equal to 1 and frequency hopping is disabled, the tables shall be used according to single-symbol DM-RS</w:t>
      </w:r>
    </w:p>
    <w:p w14:paraId="1D921232" w14:textId="77777777" w:rsidR="00C95926" w:rsidRPr="00CC1642" w:rsidRDefault="00C95926" w:rsidP="00CC1642">
      <w:pPr>
        <w:pStyle w:val="B1"/>
        <w:spacing w:after="0"/>
        <w:rPr>
          <w:rFonts w:ascii="Times New Roman" w:hAnsi="Times New Roman"/>
        </w:rPr>
      </w:pPr>
      <w:r w:rsidRPr="00CC1642">
        <w:rPr>
          <w:rFonts w:ascii="Times New Roman" w:hAnsi="Times New Roman"/>
        </w:rPr>
        <w:t>-</w:t>
      </w:r>
      <w:r w:rsidRPr="00CC1642">
        <w:rPr>
          <w:rFonts w:ascii="Times New Roman" w:hAnsi="Times New Roman"/>
        </w:rPr>
        <w:tab/>
        <w:t xml:space="preserve">if the higher-layer parameter </w:t>
      </w:r>
      <w:r w:rsidRPr="00CC1642">
        <w:rPr>
          <w:rFonts w:ascii="Times New Roman" w:hAnsi="Times New Roman"/>
          <w:i/>
        </w:rPr>
        <w:t>UL-DMRS-max-len</w:t>
      </w:r>
      <w:r w:rsidRPr="00CC1642">
        <w:rPr>
          <w:rFonts w:ascii="Times New Roman" w:hAnsi="Times New Roman"/>
        </w:rPr>
        <w:t xml:space="preserve"> is equal to 2 and frequency hopping is disabled, the associated DCI determines whether single-symbol or double-symbol DM-RS shall be used</w:t>
      </w:r>
    </w:p>
    <w:p w14:paraId="07D0CC0E" w14:textId="77777777" w:rsidR="00C95926" w:rsidRPr="00CC1642" w:rsidRDefault="00C95926" w:rsidP="00CC1642">
      <w:pPr>
        <w:pStyle w:val="B1"/>
        <w:spacing w:after="0"/>
        <w:rPr>
          <w:rFonts w:ascii="Times New Roman" w:hAnsi="Times New Roman"/>
        </w:rPr>
      </w:pPr>
      <w:r w:rsidRPr="00CC1642">
        <w:rPr>
          <w:rFonts w:ascii="Times New Roman" w:hAnsi="Times New Roman"/>
        </w:rPr>
        <w:t>-</w:t>
      </w:r>
      <w:r w:rsidRPr="00CC1642">
        <w:rPr>
          <w:rFonts w:ascii="Times New Roman" w:hAnsi="Times New Roman"/>
        </w:rPr>
        <w:tab/>
        <w:t xml:space="preserve">if </w:t>
      </w:r>
      <w:ins w:id="497" w:author="NTT DOCOMO, INC." w:date="2018-04-18T17:44:00Z">
        <w:r w:rsidRPr="00CC1642">
          <w:rPr>
            <w:rFonts w:ascii="Times New Roman" w:hAnsi="Times New Roman"/>
          </w:rPr>
          <w:t xml:space="preserve">higher-layer parameter </w:t>
        </w:r>
        <w:r w:rsidRPr="00CC1642">
          <w:rPr>
            <w:rFonts w:ascii="Times New Roman" w:hAnsi="Times New Roman"/>
            <w:i/>
            <w:rPrChange w:id="498" w:author="NTT DOCOMO, INC." w:date="2018-04-18T17:44:00Z">
              <w:rPr/>
            </w:rPrChange>
          </w:rPr>
          <w:t>UL-DMRS-add-pos</w:t>
        </w:r>
        <w:r w:rsidRPr="00CC1642">
          <w:rPr>
            <w:rFonts w:ascii="Times New Roman" w:hAnsi="Times New Roman"/>
          </w:rPr>
          <w:t xml:space="preserve"> is equal to or more than 1 and </w:t>
        </w:r>
      </w:ins>
      <w:r w:rsidRPr="00CC1642">
        <w:rPr>
          <w:rFonts w:ascii="Times New Roman" w:hAnsi="Times New Roman"/>
        </w:rPr>
        <w:t>frequency hopping is enabled according to clause 7.3.1.1.2 in [5, TS 38.212], Table 6.4.1.1.3-6 shall be used</w:t>
      </w:r>
      <w:ins w:id="499" w:author="NTT DOCOMO, INC." w:date="2018-04-18T17:44:00Z">
        <w:r w:rsidRPr="00CC1642">
          <w:rPr>
            <w:rFonts w:ascii="Times New Roman" w:hAnsi="Times New Roman"/>
          </w:rPr>
          <w:t xml:space="preserve"> assuming </w:t>
        </w:r>
        <w:r w:rsidRPr="00CC1642">
          <w:rPr>
            <w:rFonts w:ascii="Times New Roman" w:hAnsi="Times New Roman"/>
            <w:i/>
            <w:rPrChange w:id="500" w:author="NTT DOCOMO, INC." w:date="2018-04-18T17:44:00Z">
              <w:rPr/>
            </w:rPrChange>
          </w:rPr>
          <w:t>UL-DMRS-add-pos</w:t>
        </w:r>
        <w:r w:rsidRPr="00CC1642">
          <w:rPr>
            <w:rFonts w:ascii="Times New Roman" w:hAnsi="Times New Roman"/>
          </w:rPr>
          <w:t xml:space="preserve"> is 1</w:t>
        </w:r>
      </w:ins>
      <w:r w:rsidRPr="00CC1642">
        <w:rPr>
          <w:rFonts w:ascii="Times New Roman" w:hAnsi="Times New Roman"/>
        </w:rPr>
        <w:t xml:space="preserve"> </w:t>
      </w:r>
      <w:r w:rsidRPr="00CC1642">
        <w:rPr>
          <w:rFonts w:ascii="Times New Roman" w:hAnsi="Times New Roman"/>
          <w:color w:val="FF0000"/>
        </w:rPr>
        <w:t>for each hop</w:t>
      </w:r>
      <w:r w:rsidRPr="00CC1642">
        <w:rPr>
          <w:rFonts w:ascii="Times New Roman" w:hAnsi="Times New Roman"/>
        </w:rPr>
        <w:t xml:space="preserve">. If </w:t>
      </w:r>
      <w:r w:rsidRPr="00CC1642">
        <w:rPr>
          <w:rFonts w:ascii="Times New Roman" w:hAnsi="Times New Roman"/>
          <w:position w:val="-10"/>
        </w:rPr>
        <w:object w:dxaOrig="499" w:dyaOrig="300" w14:anchorId="4876B4E2">
          <v:shape id="_x0000_i1260" type="#_x0000_t75" style="width:25.2pt;height:15pt" o:ole="">
            <v:imagedata r:id="rId1363" o:title=""/>
          </v:shape>
          <o:OLEObject Type="Embed" ProgID="Equation.DSMT4" ShapeID="_x0000_i1260" DrawAspect="Content" ObjectID="_1587929139" r:id="rId1364"/>
        </w:object>
      </w:r>
      <w:r w:rsidRPr="00CC1642">
        <w:rPr>
          <w:rFonts w:ascii="Times New Roman" w:hAnsi="Times New Roman"/>
        </w:rPr>
        <w:t xml:space="preserve">, </w:t>
      </w:r>
      <w:r w:rsidRPr="00CC1642">
        <w:rPr>
          <w:rFonts w:ascii="Times New Roman" w:hAnsi="Times New Roman"/>
          <w:strike/>
        </w:rPr>
        <w:t>only</w:t>
      </w:r>
      <w:r w:rsidRPr="00CC1642">
        <w:rPr>
          <w:rFonts w:ascii="Times New Roman" w:hAnsi="Times New Roman"/>
        </w:rPr>
        <w:t xml:space="preserve"> </w:t>
      </w:r>
      <w:r w:rsidRPr="00CC1642">
        <w:rPr>
          <w:rFonts w:ascii="Times New Roman" w:hAnsi="Times New Roman"/>
          <w:i/>
        </w:rPr>
        <w:t>UL-DMRS-add-pos</w:t>
      </w:r>
      <w:r w:rsidRPr="00CC1642">
        <w:rPr>
          <w:rFonts w:ascii="Times New Roman" w:hAnsi="Times New Roman"/>
        </w:rPr>
        <w:t xml:space="preserve"> </w:t>
      </w:r>
      <w:r w:rsidRPr="00CC1642">
        <w:rPr>
          <w:rFonts w:ascii="Times New Roman" w:hAnsi="Times New Roman"/>
          <w:strike/>
        </w:rPr>
        <w:t>equal to 0 is supported</w:t>
      </w:r>
      <w:r w:rsidRPr="00CC1642">
        <w:rPr>
          <w:rFonts w:ascii="Times New Roman" w:hAnsi="Times New Roman"/>
        </w:rPr>
        <w:t xml:space="preserve"> </w:t>
      </w:r>
      <w:r w:rsidRPr="00CC1642">
        <w:rPr>
          <w:rFonts w:ascii="Times New Roman" w:hAnsi="Times New Roman"/>
          <w:color w:val="FF0000"/>
        </w:rPr>
        <w:t>is assumed to be 0</w:t>
      </w:r>
      <w:r w:rsidRPr="00CC1642">
        <w:rPr>
          <w:rFonts w:ascii="Times New Roman" w:hAnsi="Times New Roman"/>
        </w:rPr>
        <w:t xml:space="preserve">. </w:t>
      </w:r>
    </w:p>
    <w:p w14:paraId="7030D7ED" w14:textId="77777777" w:rsidR="00C95926" w:rsidRPr="00CC1642" w:rsidRDefault="00C95926" w:rsidP="00CC1642">
      <w:pPr>
        <w:rPr>
          <w:rFonts w:ascii="Times New Roman" w:hAnsi="Times New Roman"/>
        </w:rPr>
      </w:pPr>
      <w:r w:rsidRPr="00CC1642">
        <w:rPr>
          <w:rFonts w:ascii="Times New Roman" w:hAnsi="Times New Roman" w:hint="eastAsia"/>
          <w:lang w:eastAsia="ja-JP"/>
        </w:rPr>
        <w:t>[</w:t>
      </w:r>
      <w:r w:rsidRPr="00CC1642">
        <w:rPr>
          <w:rFonts w:ascii="Times New Roman" w:hAnsi="Times New Roman"/>
          <w:lang w:eastAsia="ja-JP"/>
        </w:rPr>
        <w:t>…]</w:t>
      </w:r>
      <w:bookmarkEnd w:id="496"/>
      <w:r w:rsidRPr="00CC1642">
        <w:rPr>
          <w:rFonts w:ascii="Times New Roman" w:hAnsi="Times New Roman"/>
        </w:rPr>
        <w:t xml:space="preserve"> </w:t>
      </w:r>
    </w:p>
    <w:p w14:paraId="1CD88AB2" w14:textId="77777777" w:rsidR="00C95926" w:rsidRPr="00CC1642" w:rsidRDefault="00C95926" w:rsidP="00CC1642">
      <w:pPr>
        <w:rPr>
          <w:rFonts w:ascii="Times New Roman" w:hAnsi="Times New Roman"/>
          <w:lang w:eastAsia="x-none"/>
        </w:rPr>
      </w:pPr>
    </w:p>
    <w:p w14:paraId="3A4DA236" w14:textId="0BDC279E" w:rsidR="00C95926" w:rsidRPr="00CC1642" w:rsidRDefault="00603E09" w:rsidP="00C95926">
      <w:pPr>
        <w:rPr>
          <w:b/>
          <w:lang w:eastAsia="x-none"/>
        </w:rPr>
      </w:pPr>
      <w:hyperlink r:id="rId1365" w:history="1">
        <w:r w:rsidR="00CC1642" w:rsidRPr="00CC1642">
          <w:rPr>
            <w:rStyle w:val="Hyperlink"/>
            <w:b/>
            <w:lang w:eastAsia="x-none"/>
          </w:rPr>
          <w:t>R1-1805610</w:t>
        </w:r>
      </w:hyperlink>
      <w:r w:rsidR="00CC1642" w:rsidRPr="00CC1642">
        <w:rPr>
          <w:b/>
          <w:lang w:eastAsia="x-none"/>
        </w:rPr>
        <w:tab/>
        <w:t>WF on DM-RS scrambling with fallback DCIs</w:t>
      </w:r>
      <w:r w:rsidR="00CC1642" w:rsidRPr="00CC1642">
        <w:rPr>
          <w:b/>
          <w:lang w:eastAsia="x-none"/>
        </w:rPr>
        <w:tab/>
        <w:t>Huawei, HiSilicon, vivo, China Telecom, NEC, CEWiT, China Unicom, AT&amp;T, IITH, Deutsche Telekom, Tejas Networks, Softbank, Sony, Fujitsu, IITM, ASUSTeK, Lenovo, Motorola Mobility, CMCC, ZTE, Sanechips, Intel, OPPO</w:t>
      </w:r>
    </w:p>
    <w:p w14:paraId="1CFC9916" w14:textId="77777777" w:rsidR="00CC1642" w:rsidRDefault="00603E09" w:rsidP="00CC1642">
      <w:pPr>
        <w:rPr>
          <w:lang w:eastAsia="x-none"/>
        </w:rPr>
      </w:pPr>
      <w:hyperlink r:id="rId1366" w:history="1">
        <w:r w:rsidR="00CC1642">
          <w:rPr>
            <w:rStyle w:val="Hyperlink"/>
            <w:lang w:eastAsia="x-none"/>
          </w:rPr>
          <w:t>R1-1805668</w:t>
        </w:r>
      </w:hyperlink>
      <w:r w:rsidR="00CC1642">
        <w:rPr>
          <w:lang w:eastAsia="x-none"/>
        </w:rPr>
        <w:tab/>
        <w:t>WF on DMRS scrambling ID for fall-back DCIs</w:t>
      </w:r>
      <w:r w:rsidR="00CC1642">
        <w:rPr>
          <w:lang w:eastAsia="x-none"/>
        </w:rPr>
        <w:tab/>
      </w:r>
      <w:r w:rsidR="00CC1642" w:rsidRPr="00CC1642">
        <w:rPr>
          <w:lang w:eastAsia="x-none"/>
        </w:rPr>
        <w:t>Samsung, LG Electronics, Spreadtrum, KT, ITL, KRRI, WILUS</w:t>
      </w:r>
    </w:p>
    <w:p w14:paraId="1FAD5F89" w14:textId="77777777" w:rsidR="00CC1642" w:rsidRDefault="00CC1642" w:rsidP="00C95926">
      <w:pPr>
        <w:rPr>
          <w:lang w:eastAsia="x-none"/>
        </w:rPr>
      </w:pPr>
    </w:p>
    <w:p w14:paraId="4F54B966" w14:textId="77777777" w:rsidR="00C95926" w:rsidRPr="00CC1642" w:rsidRDefault="00C95926" w:rsidP="00C95926">
      <w:pPr>
        <w:rPr>
          <w:lang w:eastAsia="x-none"/>
        </w:rPr>
      </w:pPr>
      <w:r w:rsidRPr="00CC1642">
        <w:rPr>
          <w:highlight w:val="green"/>
          <w:lang w:eastAsia="x-none"/>
        </w:rPr>
        <w:t>Agreement</w:t>
      </w:r>
    </w:p>
    <w:p w14:paraId="00595859" w14:textId="77777777" w:rsidR="00C95926" w:rsidRPr="00FF0596" w:rsidRDefault="00C95926" w:rsidP="00C95926">
      <w:pPr>
        <w:rPr>
          <w:lang w:val="en-US" w:eastAsia="x-none"/>
        </w:rPr>
      </w:pPr>
      <w:r w:rsidRPr="00FF0596">
        <w:rPr>
          <w:lang w:eastAsia="x-none"/>
        </w:rPr>
        <w:t>For DMRS scrambling ID for PDSCH scheduled by PDCCH format 1_0 with CRC scrambled by C-RNTI, or PUSCH scheduled by PDCCH format 0_0 with CRC scrambled by C-RNTI</w:t>
      </w:r>
    </w:p>
    <w:p w14:paraId="7E9EFD15" w14:textId="77777777" w:rsidR="00C95926" w:rsidRPr="00FF0596" w:rsidRDefault="00C95926" w:rsidP="00C95926">
      <w:pPr>
        <w:numPr>
          <w:ilvl w:val="1"/>
          <w:numId w:val="327"/>
        </w:numPr>
        <w:tabs>
          <w:tab w:val="clear" w:pos="1440"/>
          <w:tab w:val="num" w:pos="720"/>
        </w:tabs>
        <w:ind w:left="720"/>
        <w:rPr>
          <w:lang w:val="en-US" w:eastAsia="x-none"/>
        </w:rPr>
      </w:pPr>
      <w:r w:rsidRPr="00FF0596">
        <w:rPr>
          <w:lang w:val="en-US" w:eastAsia="x-none"/>
        </w:rPr>
        <w:t xml:space="preserve">If a PUSCH/PDSCH of a UE is scheduled by DCI format 0_0 or DCI format 1_0, the UE would assume the first DMRS scrambling ID if configured, otherwise  </w:t>
      </w:r>
      <w:r w:rsidR="00603E09">
        <w:rPr>
          <w:lang w:val="en-US" w:eastAsia="x-none"/>
        </w:rPr>
        <w:pict w14:anchorId="0D061E0B">
          <v:shape id="_x0000_i1261" type="#_x0000_t75" style="width:24pt;height:18.6pt">
            <v:imagedata r:id="rId1367" o:title=""/>
          </v:shape>
        </w:pict>
      </w:r>
      <w:r w:rsidRPr="00FF0596">
        <w:rPr>
          <w:lang w:val="en-US" w:eastAsia="x-none"/>
        </w:rPr>
        <w:t xml:space="preserve"> is used.</w:t>
      </w:r>
    </w:p>
    <w:p w14:paraId="34601C05" w14:textId="471413D6" w:rsidR="00C95926" w:rsidRPr="00CC1642" w:rsidRDefault="00C95926" w:rsidP="00C95926">
      <w:pPr>
        <w:rPr>
          <w:szCs w:val="20"/>
          <w:lang w:val="en-US" w:eastAsia="x-none"/>
        </w:rPr>
      </w:pPr>
    </w:p>
    <w:p w14:paraId="6849DE31" w14:textId="77777777" w:rsidR="00CC1642" w:rsidRPr="00CC1642" w:rsidRDefault="00CC1642" w:rsidP="00C95926">
      <w:pPr>
        <w:rPr>
          <w:szCs w:val="20"/>
          <w:lang w:val="en-US" w:eastAsia="x-none"/>
        </w:rPr>
      </w:pPr>
    </w:p>
    <w:p w14:paraId="661FCAC0" w14:textId="1431B89A" w:rsidR="00C95926" w:rsidRDefault="00603E09" w:rsidP="00C95926">
      <w:pPr>
        <w:rPr>
          <w:lang w:eastAsia="x-none"/>
        </w:rPr>
      </w:pPr>
      <w:hyperlink r:id="rId1368" w:history="1">
        <w:r w:rsidR="00FE4C7E">
          <w:rPr>
            <w:rStyle w:val="Hyperlink"/>
            <w:lang w:eastAsia="x-none"/>
          </w:rPr>
          <w:t>R1-1803705</w:t>
        </w:r>
      </w:hyperlink>
      <w:r w:rsidR="00C95926">
        <w:rPr>
          <w:lang w:eastAsia="x-none"/>
        </w:rPr>
        <w:tab/>
        <w:t>Remaining issues on DMRS design</w:t>
      </w:r>
      <w:r w:rsidR="00C95926">
        <w:rPr>
          <w:lang w:eastAsia="x-none"/>
        </w:rPr>
        <w:tab/>
        <w:t>Huawei, HiSilicon</w:t>
      </w:r>
    </w:p>
    <w:p w14:paraId="6CB206E8" w14:textId="76B60F8E" w:rsidR="00C95926" w:rsidRDefault="00603E09" w:rsidP="00C95926">
      <w:pPr>
        <w:rPr>
          <w:lang w:eastAsia="x-none"/>
        </w:rPr>
      </w:pPr>
      <w:hyperlink r:id="rId1369" w:history="1">
        <w:r w:rsidR="00FE4C7E">
          <w:rPr>
            <w:rStyle w:val="Hyperlink"/>
            <w:lang w:eastAsia="x-none"/>
          </w:rPr>
          <w:t>R1-1803747</w:t>
        </w:r>
      </w:hyperlink>
      <w:r w:rsidR="00C95926">
        <w:rPr>
          <w:lang w:eastAsia="x-none"/>
        </w:rPr>
        <w:tab/>
        <w:t>Remaining issues on DMRS</w:t>
      </w:r>
      <w:r w:rsidR="00C95926">
        <w:rPr>
          <w:lang w:eastAsia="x-none"/>
        </w:rPr>
        <w:tab/>
        <w:t>CATT</w:t>
      </w:r>
    </w:p>
    <w:p w14:paraId="04BFE659" w14:textId="5E5F06CD" w:rsidR="00C95926" w:rsidRDefault="00603E09" w:rsidP="00C95926">
      <w:pPr>
        <w:rPr>
          <w:lang w:eastAsia="x-none"/>
        </w:rPr>
      </w:pPr>
      <w:hyperlink r:id="rId1370" w:history="1">
        <w:r w:rsidR="00FE4C7E">
          <w:rPr>
            <w:rStyle w:val="Hyperlink"/>
            <w:lang w:eastAsia="x-none"/>
          </w:rPr>
          <w:t>R1-1803823</w:t>
        </w:r>
      </w:hyperlink>
      <w:r w:rsidR="00C95926">
        <w:rPr>
          <w:lang w:eastAsia="x-none"/>
        </w:rPr>
        <w:tab/>
        <w:t>Remaining issues on DMRS</w:t>
      </w:r>
      <w:r w:rsidR="00C95926">
        <w:rPr>
          <w:lang w:eastAsia="x-none"/>
        </w:rPr>
        <w:tab/>
        <w:t>vivo</w:t>
      </w:r>
    </w:p>
    <w:p w14:paraId="50F4A5BE" w14:textId="14A6BF16" w:rsidR="00C95926" w:rsidRDefault="00603E09" w:rsidP="00C95926">
      <w:pPr>
        <w:rPr>
          <w:lang w:eastAsia="x-none"/>
        </w:rPr>
      </w:pPr>
      <w:hyperlink r:id="rId1371" w:history="1">
        <w:r w:rsidR="00FE4C7E">
          <w:rPr>
            <w:rStyle w:val="Hyperlink"/>
            <w:lang w:eastAsia="x-none"/>
          </w:rPr>
          <w:t>R1-1803911</w:t>
        </w:r>
      </w:hyperlink>
      <w:r w:rsidR="00C95926">
        <w:rPr>
          <w:lang w:eastAsia="x-none"/>
        </w:rPr>
        <w:tab/>
        <w:t>Remaining issues on DMRS</w:t>
      </w:r>
      <w:r w:rsidR="00C95926">
        <w:rPr>
          <w:lang w:eastAsia="x-none"/>
        </w:rPr>
        <w:tab/>
        <w:t>ZTE, Sanechips</w:t>
      </w:r>
    </w:p>
    <w:p w14:paraId="548759D1" w14:textId="7A3FCA6C" w:rsidR="00C95926" w:rsidRDefault="00603E09" w:rsidP="00C95926">
      <w:pPr>
        <w:rPr>
          <w:lang w:eastAsia="x-none"/>
        </w:rPr>
      </w:pPr>
      <w:hyperlink r:id="rId1372" w:history="1">
        <w:r w:rsidR="00FE4C7E">
          <w:rPr>
            <w:rStyle w:val="Hyperlink"/>
            <w:lang w:eastAsia="x-none"/>
          </w:rPr>
          <w:t>R1-1803970</w:t>
        </w:r>
      </w:hyperlink>
      <w:r w:rsidR="00C95926">
        <w:rPr>
          <w:lang w:eastAsia="x-none"/>
        </w:rPr>
        <w:tab/>
        <w:t>Remaining issues on DMRS design</w:t>
      </w:r>
      <w:r w:rsidR="00C95926">
        <w:rPr>
          <w:lang w:eastAsia="x-none"/>
        </w:rPr>
        <w:tab/>
        <w:t>OPPO</w:t>
      </w:r>
    </w:p>
    <w:p w14:paraId="678D8110" w14:textId="761005B6" w:rsidR="00C95926" w:rsidRDefault="00603E09" w:rsidP="00C95926">
      <w:pPr>
        <w:rPr>
          <w:lang w:eastAsia="x-none"/>
        </w:rPr>
      </w:pPr>
      <w:hyperlink r:id="rId1373" w:history="1">
        <w:r w:rsidR="00FE4C7E">
          <w:rPr>
            <w:rStyle w:val="Hyperlink"/>
            <w:lang w:eastAsia="x-none"/>
          </w:rPr>
          <w:t>R1-1804075</w:t>
        </w:r>
      </w:hyperlink>
      <w:r w:rsidR="00C95926">
        <w:rPr>
          <w:lang w:eastAsia="x-none"/>
        </w:rPr>
        <w:tab/>
        <w:t>Remaining issues on DMRS</w:t>
      </w:r>
      <w:r w:rsidR="00C95926">
        <w:rPr>
          <w:lang w:eastAsia="x-none"/>
        </w:rPr>
        <w:tab/>
        <w:t>MediaTek Inc.</w:t>
      </w:r>
    </w:p>
    <w:p w14:paraId="3A9D305C" w14:textId="1ED50739" w:rsidR="00C95926" w:rsidRDefault="00603E09" w:rsidP="00C95926">
      <w:pPr>
        <w:rPr>
          <w:lang w:eastAsia="x-none"/>
        </w:rPr>
      </w:pPr>
      <w:hyperlink r:id="rId1374" w:history="1">
        <w:r w:rsidR="00FE4C7E">
          <w:rPr>
            <w:rStyle w:val="Hyperlink"/>
            <w:lang w:eastAsia="x-none"/>
          </w:rPr>
          <w:t>R1-1804095</w:t>
        </w:r>
      </w:hyperlink>
      <w:r w:rsidR="00C95926">
        <w:rPr>
          <w:lang w:eastAsia="x-none"/>
        </w:rPr>
        <w:tab/>
        <w:t>Discussion on remaining issues on DMRS</w:t>
      </w:r>
      <w:r w:rsidR="00C95926">
        <w:rPr>
          <w:lang w:eastAsia="x-none"/>
        </w:rPr>
        <w:tab/>
        <w:t>CMCC</w:t>
      </w:r>
    </w:p>
    <w:p w14:paraId="3B550254" w14:textId="167D6168" w:rsidR="00C95926" w:rsidRDefault="00603E09" w:rsidP="00C95926">
      <w:pPr>
        <w:rPr>
          <w:lang w:eastAsia="x-none"/>
        </w:rPr>
      </w:pPr>
      <w:hyperlink r:id="rId1375" w:history="1">
        <w:r w:rsidR="00FE4C7E">
          <w:rPr>
            <w:rStyle w:val="Hyperlink"/>
            <w:lang w:eastAsia="x-none"/>
          </w:rPr>
          <w:t>R1-1804198</w:t>
        </w:r>
      </w:hyperlink>
      <w:r w:rsidR="00C95926">
        <w:rPr>
          <w:lang w:eastAsia="x-none"/>
        </w:rPr>
        <w:tab/>
        <w:t>Remaining issues on DMRS</w:t>
      </w:r>
      <w:r w:rsidR="00C95926">
        <w:rPr>
          <w:lang w:eastAsia="x-none"/>
        </w:rPr>
        <w:tab/>
        <w:t>Lenovo, Motorola Mobility</w:t>
      </w:r>
    </w:p>
    <w:p w14:paraId="4747203D" w14:textId="55101A68" w:rsidR="00C95926" w:rsidRDefault="00603E09" w:rsidP="00C95926">
      <w:pPr>
        <w:rPr>
          <w:lang w:eastAsia="x-none"/>
        </w:rPr>
      </w:pPr>
      <w:hyperlink r:id="rId1376" w:history="1">
        <w:r w:rsidR="00FE4C7E">
          <w:rPr>
            <w:rStyle w:val="Hyperlink"/>
            <w:lang w:eastAsia="x-none"/>
          </w:rPr>
          <w:t>R1-1804366</w:t>
        </w:r>
      </w:hyperlink>
      <w:r w:rsidR="00C95926">
        <w:rPr>
          <w:lang w:eastAsia="x-none"/>
        </w:rPr>
        <w:tab/>
        <w:t>Remaining issues on DMRS</w:t>
      </w:r>
      <w:r w:rsidR="00C95926">
        <w:rPr>
          <w:lang w:eastAsia="x-none"/>
        </w:rPr>
        <w:tab/>
        <w:t>Samsung</w:t>
      </w:r>
    </w:p>
    <w:p w14:paraId="0EACA831" w14:textId="602B0610" w:rsidR="00C95926" w:rsidRDefault="00603E09" w:rsidP="00C95926">
      <w:pPr>
        <w:ind w:left="1440" w:hanging="1440"/>
        <w:rPr>
          <w:lang w:eastAsia="x-none"/>
        </w:rPr>
      </w:pPr>
      <w:hyperlink r:id="rId1377" w:history="1">
        <w:r w:rsidR="00FE4C7E">
          <w:rPr>
            <w:rStyle w:val="Hyperlink"/>
            <w:lang w:eastAsia="x-none"/>
          </w:rPr>
          <w:t>R1-1804647</w:t>
        </w:r>
      </w:hyperlink>
      <w:r w:rsidR="00C95926">
        <w:rPr>
          <w:lang w:eastAsia="x-none"/>
        </w:rPr>
        <w:tab/>
        <w:t>DMRS for pi/2 BPSK with spectrum shaping</w:t>
      </w:r>
      <w:r w:rsidR="00C95926">
        <w:rPr>
          <w:lang w:eastAsia="x-none"/>
        </w:rPr>
        <w:tab/>
        <w:t>IITH, CEWIT, IITM, Tejas Networks, Reliance Jio</w:t>
      </w:r>
    </w:p>
    <w:p w14:paraId="10BD2616" w14:textId="21685299" w:rsidR="00C95926" w:rsidRDefault="00603E09" w:rsidP="00C95926">
      <w:pPr>
        <w:rPr>
          <w:lang w:eastAsia="x-none"/>
        </w:rPr>
      </w:pPr>
      <w:hyperlink r:id="rId1378" w:history="1">
        <w:r w:rsidR="00FE4C7E">
          <w:rPr>
            <w:rStyle w:val="Hyperlink"/>
            <w:lang w:eastAsia="x-none"/>
          </w:rPr>
          <w:t>R1-1804720</w:t>
        </w:r>
      </w:hyperlink>
      <w:r w:rsidR="00C95926">
        <w:rPr>
          <w:lang w:eastAsia="x-none"/>
        </w:rPr>
        <w:tab/>
        <w:t>Remaining issues on DM-RS</w:t>
      </w:r>
      <w:r w:rsidR="00C95926">
        <w:rPr>
          <w:lang w:eastAsia="x-none"/>
        </w:rPr>
        <w:tab/>
        <w:t>Intel Corporation</w:t>
      </w:r>
    </w:p>
    <w:p w14:paraId="436ADC01" w14:textId="2EE0C4EB" w:rsidR="00C95926" w:rsidRDefault="00603E09" w:rsidP="00C95926">
      <w:pPr>
        <w:rPr>
          <w:lang w:eastAsia="x-none"/>
        </w:rPr>
      </w:pPr>
      <w:hyperlink r:id="rId1379" w:history="1">
        <w:r w:rsidR="00FE4C7E">
          <w:rPr>
            <w:rStyle w:val="Hyperlink"/>
            <w:lang w:eastAsia="x-none"/>
          </w:rPr>
          <w:t>R1-1804792</w:t>
        </w:r>
      </w:hyperlink>
      <w:r w:rsidR="00C95926">
        <w:rPr>
          <w:lang w:eastAsia="x-none"/>
        </w:rPr>
        <w:tab/>
        <w:t>Maintenance for DMRS</w:t>
      </w:r>
      <w:r w:rsidR="00C95926">
        <w:rPr>
          <w:lang w:eastAsia="x-none"/>
        </w:rPr>
        <w:tab/>
        <w:t>Qualcomm Incorporated</w:t>
      </w:r>
    </w:p>
    <w:p w14:paraId="7586ED2C" w14:textId="7A1FEDFD" w:rsidR="00C95926" w:rsidRDefault="00603E09" w:rsidP="00C95926">
      <w:pPr>
        <w:rPr>
          <w:lang w:eastAsia="x-none"/>
        </w:rPr>
      </w:pPr>
      <w:hyperlink r:id="rId1380" w:history="1">
        <w:r w:rsidR="00FE4C7E">
          <w:rPr>
            <w:rStyle w:val="Hyperlink"/>
            <w:lang w:eastAsia="x-none"/>
          </w:rPr>
          <w:t>R1-1804946</w:t>
        </w:r>
      </w:hyperlink>
      <w:r w:rsidR="00C95926">
        <w:rPr>
          <w:lang w:eastAsia="x-none"/>
        </w:rPr>
        <w:tab/>
        <w:t>Discussions on DMRS</w:t>
      </w:r>
      <w:r w:rsidR="00C95926">
        <w:rPr>
          <w:lang w:eastAsia="x-none"/>
        </w:rPr>
        <w:tab/>
        <w:t>Mitsubishi Electric Co.</w:t>
      </w:r>
    </w:p>
    <w:p w14:paraId="5445B6E1" w14:textId="11036E03" w:rsidR="00C95926" w:rsidRDefault="00603E09" w:rsidP="00C95926">
      <w:pPr>
        <w:rPr>
          <w:lang w:eastAsia="x-none"/>
        </w:rPr>
      </w:pPr>
      <w:hyperlink r:id="rId1381" w:history="1">
        <w:r w:rsidR="00FE4C7E">
          <w:rPr>
            <w:rStyle w:val="Hyperlink"/>
            <w:lang w:eastAsia="x-none"/>
          </w:rPr>
          <w:t>R1-1804983</w:t>
        </w:r>
      </w:hyperlink>
      <w:r w:rsidR="00C95926">
        <w:rPr>
          <w:lang w:eastAsia="x-none"/>
        </w:rPr>
        <w:tab/>
        <w:t>Remaining issues on DMRS</w:t>
      </w:r>
      <w:r w:rsidR="00C95926">
        <w:rPr>
          <w:lang w:eastAsia="x-none"/>
        </w:rPr>
        <w:tab/>
        <w:t>Ericsson</w:t>
      </w:r>
    </w:p>
    <w:p w14:paraId="1185C65C" w14:textId="38D48E7F" w:rsidR="00C95926" w:rsidRDefault="00603E09" w:rsidP="00C95926">
      <w:pPr>
        <w:rPr>
          <w:lang w:eastAsia="x-none"/>
        </w:rPr>
      </w:pPr>
      <w:hyperlink r:id="rId1382" w:history="1">
        <w:r w:rsidR="00FE4C7E">
          <w:rPr>
            <w:rStyle w:val="Hyperlink"/>
            <w:lang w:eastAsia="x-none"/>
          </w:rPr>
          <w:t>R1-1805045</w:t>
        </w:r>
      </w:hyperlink>
      <w:r w:rsidR="00C95926">
        <w:rPr>
          <w:lang w:eastAsia="x-none"/>
        </w:rPr>
        <w:tab/>
        <w:t>Remaining details on DM-RS</w:t>
      </w:r>
      <w:r w:rsidR="00C95926">
        <w:rPr>
          <w:lang w:eastAsia="x-none"/>
        </w:rPr>
        <w:tab/>
        <w:t>NTT DOCOMO, INC.</w:t>
      </w:r>
    </w:p>
    <w:p w14:paraId="54176B1F" w14:textId="044CCDDD" w:rsidR="00C95926" w:rsidRDefault="00603E09" w:rsidP="00C95926">
      <w:pPr>
        <w:rPr>
          <w:lang w:eastAsia="x-none"/>
        </w:rPr>
      </w:pPr>
      <w:hyperlink r:id="rId1383" w:history="1">
        <w:r w:rsidR="00FE4C7E">
          <w:rPr>
            <w:rStyle w:val="Hyperlink"/>
            <w:lang w:eastAsia="x-none"/>
          </w:rPr>
          <w:t>R1-1805109</w:t>
        </w:r>
      </w:hyperlink>
      <w:r w:rsidR="00C95926">
        <w:rPr>
          <w:lang w:eastAsia="x-none"/>
        </w:rPr>
        <w:tab/>
        <w:t>Further comments on DM-RS for NR physical data channels</w:t>
      </w:r>
      <w:r w:rsidR="00C95926">
        <w:rPr>
          <w:lang w:eastAsia="x-none"/>
        </w:rPr>
        <w:tab/>
        <w:t>Nokia, Nokia Shanghai Bell</w:t>
      </w:r>
    </w:p>
    <w:p w14:paraId="65D10062" w14:textId="67B2C53F" w:rsidR="00CC1642" w:rsidRDefault="00603E09" w:rsidP="00CC1642">
      <w:pPr>
        <w:rPr>
          <w:lang w:eastAsia="x-none"/>
        </w:rPr>
      </w:pPr>
      <w:hyperlink r:id="rId1384" w:history="1">
        <w:r w:rsidR="00CC1642">
          <w:rPr>
            <w:rStyle w:val="Hyperlink"/>
            <w:lang w:eastAsia="x-none"/>
          </w:rPr>
          <w:t>R1-1805548</w:t>
        </w:r>
      </w:hyperlink>
      <w:r w:rsidR="00CC1642">
        <w:rPr>
          <w:lang w:eastAsia="x-none"/>
        </w:rPr>
        <w:tab/>
        <w:t>Remaining issues on DMRS</w:t>
      </w:r>
      <w:r w:rsidR="00CC1642">
        <w:rPr>
          <w:lang w:eastAsia="x-none"/>
        </w:rPr>
        <w:tab/>
        <w:t>KT Corp.</w:t>
      </w:r>
    </w:p>
    <w:p w14:paraId="21756AD7" w14:textId="77777777" w:rsidR="00C95926" w:rsidRDefault="00C95926" w:rsidP="009F3C8D">
      <w:pPr>
        <w:pStyle w:val="Heading5"/>
      </w:pPr>
      <w:bookmarkStart w:id="501" w:name="_Toc514184670"/>
      <w:r w:rsidRPr="004B0D61">
        <w:rPr>
          <w:rFonts w:hint="eastAsia"/>
        </w:rPr>
        <w:t>PT-RS</w:t>
      </w:r>
      <w:bookmarkEnd w:id="501"/>
    </w:p>
    <w:p w14:paraId="30908722" w14:textId="51EB263B" w:rsidR="00C95926" w:rsidRPr="00BF3581" w:rsidRDefault="00603E09" w:rsidP="00C95926">
      <w:pPr>
        <w:rPr>
          <w:b/>
          <w:lang w:eastAsia="x-none"/>
        </w:rPr>
      </w:pPr>
      <w:hyperlink r:id="rId1385" w:history="1">
        <w:r w:rsidR="00FE4C7E" w:rsidRPr="00BF3581">
          <w:rPr>
            <w:rStyle w:val="Hyperlink"/>
            <w:b/>
          </w:rPr>
          <w:t>R1-1805542</w:t>
        </w:r>
      </w:hyperlink>
      <w:r w:rsidR="00C95926" w:rsidRPr="00BF3581">
        <w:rPr>
          <w:b/>
          <w:lang w:eastAsia="x-none"/>
        </w:rPr>
        <w:tab/>
        <w:t>Feature lead summary 2 of PT-RS</w:t>
      </w:r>
      <w:r w:rsidR="00C95926" w:rsidRPr="00BF3581">
        <w:rPr>
          <w:b/>
          <w:lang w:eastAsia="x-none"/>
        </w:rPr>
        <w:tab/>
        <w:t>Ericsson</w:t>
      </w:r>
    </w:p>
    <w:p w14:paraId="339CF2B4" w14:textId="77777777" w:rsidR="00C95926" w:rsidRDefault="00C95926" w:rsidP="00C95926">
      <w:pPr>
        <w:rPr>
          <w:lang w:eastAsia="x-none"/>
        </w:rPr>
      </w:pPr>
    </w:p>
    <w:p w14:paraId="2717A495" w14:textId="77777777" w:rsidR="00C95926" w:rsidRPr="00BF3581" w:rsidRDefault="00C95926" w:rsidP="00C95926">
      <w:pPr>
        <w:rPr>
          <w:lang w:eastAsia="x-none"/>
        </w:rPr>
      </w:pPr>
      <w:r w:rsidRPr="00BF3581">
        <w:rPr>
          <w:highlight w:val="darkYellow"/>
          <w:lang w:eastAsia="x-none"/>
        </w:rPr>
        <w:t>Working assumption:</w:t>
      </w:r>
    </w:p>
    <w:p w14:paraId="51119CA7" w14:textId="77777777" w:rsidR="00C95926" w:rsidRPr="00F80E02" w:rsidRDefault="00C95926" w:rsidP="00C95926">
      <w:pPr>
        <w:rPr>
          <w:rFonts w:eastAsia="Symbol"/>
          <w:lang w:eastAsia="ko-KR"/>
        </w:rPr>
      </w:pPr>
      <w:r w:rsidRPr="00F80E02">
        <w:rPr>
          <w:lang w:val="en-US"/>
        </w:rPr>
        <w:t xml:space="preserve">Support variable </w:t>
      </w:r>
      <w:r w:rsidRPr="00F80E02">
        <w:rPr>
          <w:rFonts w:eastAsia="Symbol"/>
          <w:lang w:eastAsia="ko-KR"/>
        </w:rPr>
        <w:t xml:space="preserve">time density </w:t>
      </w:r>
      <w:r w:rsidRPr="00F80E02">
        <w:rPr>
          <w:rFonts w:eastAsia="Symbol"/>
          <w:i/>
          <w:lang w:eastAsia="ko-KR"/>
        </w:rPr>
        <w:t>L</w:t>
      </w:r>
      <w:r w:rsidRPr="00F80E02">
        <w:rPr>
          <w:rFonts w:eastAsia="Symbol"/>
          <w:i/>
          <w:vertAlign w:val="subscript"/>
          <w:lang w:eastAsia="ko-KR"/>
        </w:rPr>
        <w:t>PT-RS</w:t>
      </w:r>
      <w:r w:rsidRPr="00F80E02">
        <w:rPr>
          <w:lang w:val="en-US"/>
        </w:rPr>
        <w:t xml:space="preserve"> for UCI-only PUSCH where information (e.g. MCS) in DCI is used to determine </w:t>
      </w:r>
      <w:r w:rsidRPr="00F80E02">
        <w:rPr>
          <w:rFonts w:eastAsia="Symbol"/>
          <w:i/>
          <w:lang w:eastAsia="ko-KR"/>
        </w:rPr>
        <w:t>L</w:t>
      </w:r>
      <w:r w:rsidRPr="00F80E02">
        <w:rPr>
          <w:rFonts w:eastAsia="Symbol"/>
          <w:i/>
          <w:vertAlign w:val="subscript"/>
          <w:lang w:eastAsia="ko-KR"/>
        </w:rPr>
        <w:t>PT-RS</w:t>
      </w:r>
      <w:r w:rsidRPr="00F80E02">
        <w:rPr>
          <w:rFonts w:eastAsia="Symbol"/>
          <w:lang w:eastAsia="ko-KR"/>
        </w:rPr>
        <w:t>.</w:t>
      </w:r>
    </w:p>
    <w:p w14:paraId="2BB3992C" w14:textId="77777777" w:rsidR="00C95926" w:rsidRDefault="00C95926" w:rsidP="00C95926">
      <w:pPr>
        <w:rPr>
          <w:lang w:eastAsia="x-none"/>
        </w:rPr>
      </w:pPr>
    </w:p>
    <w:p w14:paraId="2407F30B" w14:textId="77777777" w:rsidR="00C95926" w:rsidRDefault="00C95926" w:rsidP="00C95926">
      <w:pPr>
        <w:rPr>
          <w:lang w:eastAsia="x-none"/>
        </w:rPr>
      </w:pPr>
    </w:p>
    <w:p w14:paraId="6003C077" w14:textId="205E4B9A" w:rsidR="00C95926" w:rsidRPr="00BF3581" w:rsidRDefault="00603E09" w:rsidP="00C95926">
      <w:pPr>
        <w:rPr>
          <w:b/>
          <w:lang w:eastAsia="x-none"/>
        </w:rPr>
      </w:pPr>
      <w:hyperlink r:id="rId1386" w:history="1">
        <w:r w:rsidR="00FE4C7E" w:rsidRPr="00BF3581">
          <w:rPr>
            <w:rStyle w:val="Hyperlink"/>
            <w:b/>
          </w:rPr>
          <w:t>R1-1805584</w:t>
        </w:r>
      </w:hyperlink>
      <w:r w:rsidR="00C95926" w:rsidRPr="00BF3581">
        <w:rPr>
          <w:b/>
          <w:lang w:eastAsia="x-none"/>
        </w:rPr>
        <w:tab/>
        <w:t>WF on UL PTRS Port Indication</w:t>
      </w:r>
      <w:r w:rsidR="00C95926" w:rsidRPr="00BF3581">
        <w:rPr>
          <w:b/>
          <w:lang w:eastAsia="x-none"/>
        </w:rPr>
        <w:tab/>
        <w:t xml:space="preserve">vivo, Intel, NEC, Lenovo, Motorola Mobility, ZTE, Sanechips, OPPO, Samsung, LG Electronics, MediaTek, Nokia, Nokia Shanghai Bell, Huawei, HiSilicon, CMCC, </w:t>
      </w:r>
      <w:r w:rsidR="0062593B">
        <w:rPr>
          <w:b/>
          <w:lang w:eastAsia="x-none"/>
        </w:rPr>
        <w:t xml:space="preserve">NTT </w:t>
      </w:r>
      <w:r w:rsidR="00C95926" w:rsidRPr="00BF3581">
        <w:rPr>
          <w:b/>
          <w:lang w:eastAsia="x-none"/>
        </w:rPr>
        <w:t>DOCOMO</w:t>
      </w:r>
    </w:p>
    <w:p w14:paraId="0AFB7C69" w14:textId="77777777" w:rsidR="00C95926" w:rsidRDefault="00C95926" w:rsidP="00C95926">
      <w:pPr>
        <w:rPr>
          <w:lang w:eastAsia="x-none"/>
        </w:rPr>
      </w:pPr>
    </w:p>
    <w:p w14:paraId="6CE08030" w14:textId="77777777" w:rsidR="00C95926" w:rsidRPr="00BF3581" w:rsidRDefault="00C95926" w:rsidP="00C95926">
      <w:pPr>
        <w:rPr>
          <w:lang w:eastAsia="x-none"/>
        </w:rPr>
      </w:pPr>
      <w:r w:rsidRPr="00BF3581">
        <w:rPr>
          <w:highlight w:val="green"/>
          <w:lang w:eastAsia="x-none"/>
        </w:rPr>
        <w:t>Agreement</w:t>
      </w:r>
    </w:p>
    <w:p w14:paraId="7BA2AC8B" w14:textId="77777777" w:rsidR="00C95926" w:rsidRPr="00F80E02" w:rsidRDefault="00C95926" w:rsidP="00BF3581">
      <w:pPr>
        <w:numPr>
          <w:ilvl w:val="0"/>
          <w:numId w:val="444"/>
        </w:numPr>
        <w:rPr>
          <w:lang w:val="en-US" w:eastAsia="x-none"/>
        </w:rPr>
      </w:pPr>
      <w:r w:rsidRPr="00F80E02">
        <w:rPr>
          <w:lang w:val="en-US" w:eastAsia="x-none"/>
        </w:rPr>
        <w:t xml:space="preserve">For the following case, the field of </w:t>
      </w:r>
      <w:r w:rsidRPr="00F80E02">
        <w:rPr>
          <w:i/>
          <w:iCs/>
          <w:lang w:eastAsia="x-none"/>
        </w:rPr>
        <w:t xml:space="preserve">PTRS-DMRS association </w:t>
      </w:r>
      <w:r w:rsidRPr="00F80E02">
        <w:rPr>
          <w:lang w:eastAsia="x-none"/>
        </w:rPr>
        <w:t>is 0 bit for both codebook based UL transmission and non-codebook based UL transmission</w:t>
      </w:r>
    </w:p>
    <w:p w14:paraId="2AC23B1F" w14:textId="77777777" w:rsidR="00C95926" w:rsidRPr="00F80E02" w:rsidRDefault="00C95926" w:rsidP="00BF3581">
      <w:pPr>
        <w:numPr>
          <w:ilvl w:val="1"/>
          <w:numId w:val="444"/>
        </w:numPr>
        <w:rPr>
          <w:lang w:val="en-US" w:eastAsia="x-none"/>
        </w:rPr>
      </w:pPr>
      <w:r w:rsidRPr="00F80E02">
        <w:rPr>
          <w:lang w:eastAsia="x-none"/>
        </w:rPr>
        <w:t xml:space="preserve">High layer parameter </w:t>
      </w:r>
      <w:r w:rsidRPr="00F80E02">
        <w:rPr>
          <w:i/>
          <w:iCs/>
          <w:lang w:eastAsia="x-none"/>
        </w:rPr>
        <w:t>maxRank</w:t>
      </w:r>
      <w:r w:rsidRPr="00F80E02">
        <w:rPr>
          <w:lang w:eastAsia="x-none"/>
        </w:rPr>
        <w:t xml:space="preserve"> is configured as 1. </w:t>
      </w:r>
    </w:p>
    <w:p w14:paraId="7862DA04" w14:textId="77777777" w:rsidR="00C95926" w:rsidRPr="00F80E02" w:rsidRDefault="00C95926" w:rsidP="00BF3581">
      <w:pPr>
        <w:numPr>
          <w:ilvl w:val="0"/>
          <w:numId w:val="444"/>
        </w:numPr>
        <w:rPr>
          <w:lang w:val="en-US" w:eastAsia="x-none"/>
        </w:rPr>
      </w:pPr>
      <w:r w:rsidRPr="00F80E02">
        <w:rPr>
          <w:lang w:val="en-US" w:eastAsia="x-none"/>
        </w:rPr>
        <w:t xml:space="preserve">Update the following Table 7.3.1.1.2-26 for </w:t>
      </w:r>
      <w:r w:rsidRPr="00F80E02">
        <w:rPr>
          <w:lang w:eastAsia="x-none"/>
        </w:rPr>
        <w:t>PTRS-DMRS association for UL PTRS ports 0 and 1, UL-PTRS-ports = 2</w:t>
      </w:r>
    </w:p>
    <w:p w14:paraId="1AF9D6BE" w14:textId="77777777" w:rsidR="00C95926" w:rsidRPr="00F80E02" w:rsidRDefault="00C95926" w:rsidP="00C95926">
      <w:pPr>
        <w:rPr>
          <w:lang w:val="en-US" w:eastAsia="x-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3024"/>
        <w:gridCol w:w="1440"/>
        <w:gridCol w:w="3024"/>
      </w:tblGrid>
      <w:tr w:rsidR="00C95926" w14:paraId="696F6835" w14:textId="77777777" w:rsidTr="00D17219">
        <w:trPr>
          <w:jc w:val="center"/>
        </w:trPr>
        <w:tc>
          <w:tcPr>
            <w:tcW w:w="1440" w:type="dxa"/>
            <w:shd w:val="clear" w:color="auto" w:fill="auto"/>
            <w:vAlign w:val="center"/>
          </w:tcPr>
          <w:p w14:paraId="7DAFFB82" w14:textId="77777777" w:rsidR="00C95926" w:rsidRPr="00AA4E7E" w:rsidRDefault="00C95926" w:rsidP="00D17219">
            <w:pPr>
              <w:rPr>
                <w:lang w:val="en-US" w:eastAsia="x-none"/>
              </w:rPr>
            </w:pPr>
            <w:r w:rsidRPr="00AA4E7E">
              <w:rPr>
                <w:b/>
                <w:bCs/>
                <w:lang w:eastAsia="x-none"/>
              </w:rPr>
              <w:lastRenderedPageBreak/>
              <w:t>Value of MSB</w:t>
            </w:r>
          </w:p>
        </w:tc>
        <w:tc>
          <w:tcPr>
            <w:tcW w:w="3024" w:type="dxa"/>
            <w:shd w:val="clear" w:color="auto" w:fill="auto"/>
            <w:vAlign w:val="center"/>
          </w:tcPr>
          <w:p w14:paraId="63509BD1" w14:textId="77777777" w:rsidR="00C95926" w:rsidRPr="00AA4E7E" w:rsidRDefault="00C95926" w:rsidP="00D17219">
            <w:pPr>
              <w:rPr>
                <w:lang w:val="en-US" w:eastAsia="x-none"/>
              </w:rPr>
            </w:pPr>
            <w:r w:rsidRPr="00AA4E7E">
              <w:rPr>
                <w:b/>
                <w:bCs/>
                <w:lang w:eastAsia="x-none"/>
              </w:rPr>
              <w:t>DMRS port</w:t>
            </w:r>
          </w:p>
        </w:tc>
        <w:tc>
          <w:tcPr>
            <w:tcW w:w="1440" w:type="dxa"/>
            <w:shd w:val="clear" w:color="auto" w:fill="auto"/>
            <w:vAlign w:val="center"/>
          </w:tcPr>
          <w:p w14:paraId="267688DA" w14:textId="77777777" w:rsidR="00C95926" w:rsidRPr="00AA4E7E" w:rsidRDefault="00C95926" w:rsidP="00D17219">
            <w:pPr>
              <w:jc w:val="center"/>
              <w:rPr>
                <w:lang w:val="en-US" w:eastAsia="x-none"/>
              </w:rPr>
            </w:pPr>
            <w:r w:rsidRPr="00AA4E7E">
              <w:rPr>
                <w:b/>
                <w:bCs/>
                <w:lang w:val="en-US" w:eastAsia="x-none"/>
              </w:rPr>
              <w:t>Value of LSB</w:t>
            </w:r>
          </w:p>
        </w:tc>
        <w:tc>
          <w:tcPr>
            <w:tcW w:w="3024" w:type="dxa"/>
            <w:shd w:val="clear" w:color="auto" w:fill="auto"/>
            <w:vAlign w:val="center"/>
          </w:tcPr>
          <w:p w14:paraId="2C6CEA90" w14:textId="77777777" w:rsidR="00C95926" w:rsidRPr="00AA4E7E" w:rsidRDefault="00C95926" w:rsidP="00D17219">
            <w:pPr>
              <w:rPr>
                <w:lang w:val="en-US" w:eastAsia="x-none"/>
              </w:rPr>
            </w:pPr>
            <w:r w:rsidRPr="00AA4E7E">
              <w:rPr>
                <w:b/>
                <w:bCs/>
                <w:lang w:val="en-US" w:eastAsia="x-none"/>
              </w:rPr>
              <w:t>DMRS port</w:t>
            </w:r>
          </w:p>
        </w:tc>
      </w:tr>
      <w:tr w:rsidR="00C95926" w14:paraId="655422EB" w14:textId="77777777" w:rsidTr="00D17219">
        <w:trPr>
          <w:jc w:val="center"/>
        </w:trPr>
        <w:tc>
          <w:tcPr>
            <w:tcW w:w="1440" w:type="dxa"/>
            <w:shd w:val="clear" w:color="auto" w:fill="auto"/>
            <w:vAlign w:val="center"/>
          </w:tcPr>
          <w:p w14:paraId="71FDA78C" w14:textId="77777777" w:rsidR="00C95926" w:rsidRPr="00AA4E7E" w:rsidRDefault="00C95926" w:rsidP="00D17219">
            <w:pPr>
              <w:jc w:val="center"/>
              <w:rPr>
                <w:lang w:val="en-US" w:eastAsia="x-none"/>
              </w:rPr>
            </w:pPr>
            <w:r w:rsidRPr="00AA4E7E">
              <w:rPr>
                <w:b/>
                <w:bCs/>
                <w:lang w:eastAsia="x-none"/>
              </w:rPr>
              <w:t>0</w:t>
            </w:r>
          </w:p>
        </w:tc>
        <w:tc>
          <w:tcPr>
            <w:tcW w:w="3024" w:type="dxa"/>
            <w:shd w:val="clear" w:color="auto" w:fill="auto"/>
            <w:vAlign w:val="center"/>
          </w:tcPr>
          <w:p w14:paraId="2B118E16" w14:textId="77777777" w:rsidR="00C95926" w:rsidRPr="00AA4E7E" w:rsidRDefault="00C95926" w:rsidP="00D17219">
            <w:pPr>
              <w:pStyle w:val="NormalWeb"/>
              <w:overflowPunct w:val="0"/>
              <w:spacing w:before="0" w:beforeAutospacing="0" w:after="0" w:afterAutospacing="0"/>
              <w:rPr>
                <w:rFonts w:ascii="Times New Roman" w:hAnsi="Times New Roman" w:cs="Times New Roman"/>
                <w:color w:val="auto"/>
                <w:szCs w:val="36"/>
                <w:lang w:eastAsia="ko-KR"/>
              </w:rPr>
            </w:pPr>
            <w:r w:rsidRPr="00AA4E7E">
              <w:rPr>
                <w:rFonts w:ascii="Times New Roman" w:hAnsi="Times New Roman" w:cs="Times New Roman"/>
                <w:bCs/>
                <w:strike/>
                <w:color w:val="auto"/>
                <w:kern w:val="24"/>
                <w:szCs w:val="36"/>
                <w:lang w:val="en-GB"/>
              </w:rPr>
              <w:t>1</w:t>
            </w:r>
            <w:r w:rsidRPr="00AA4E7E">
              <w:rPr>
                <w:rFonts w:ascii="Times New Roman" w:hAnsi="Times New Roman" w:cs="Times New Roman"/>
                <w:bCs/>
                <w:strike/>
                <w:color w:val="auto"/>
                <w:kern w:val="24"/>
                <w:position w:val="11"/>
                <w:szCs w:val="36"/>
                <w:vertAlign w:val="superscript"/>
                <w:lang w:val="en-GB"/>
              </w:rPr>
              <w:t>st</w:t>
            </w:r>
            <w:r w:rsidRPr="00AA4E7E">
              <w:rPr>
                <w:rFonts w:ascii="Times New Roman" w:hAnsi="Times New Roman" w:cs="Times New Roman"/>
                <w:bCs/>
                <w:strike/>
                <w:color w:val="auto"/>
                <w:kern w:val="24"/>
                <w:szCs w:val="36"/>
                <w:lang w:val="en-GB"/>
              </w:rPr>
              <w:t xml:space="preserve"> DMRS port transmitting layers corresponding to SRS port 0 and 2</w:t>
            </w:r>
            <w:r w:rsidRPr="00AA4E7E">
              <w:rPr>
                <w:rFonts w:ascii="Times New Roman" w:hAnsi="Times New Roman" w:cs="Times New Roman"/>
                <w:bCs/>
                <w:strike/>
                <w:color w:val="auto"/>
                <w:kern w:val="24"/>
                <w:szCs w:val="36"/>
                <w:u w:val="single"/>
                <w:lang w:val="en-GB"/>
              </w:rPr>
              <w:t xml:space="preserve">, </w:t>
            </w:r>
            <w:r w:rsidRPr="00AA4E7E">
              <w:rPr>
                <w:rFonts w:ascii="Times New Roman" w:hAnsi="Times New Roman" w:cs="Times New Roman"/>
                <w:bCs/>
                <w:color w:val="auto"/>
                <w:kern w:val="24"/>
                <w:szCs w:val="36"/>
                <w:u w:val="single"/>
                <w:lang w:val="en-GB"/>
              </w:rPr>
              <w:t>the 1</w:t>
            </w:r>
            <w:r w:rsidRPr="00AA4E7E">
              <w:rPr>
                <w:rFonts w:ascii="Times New Roman" w:hAnsi="Times New Roman" w:cs="Times New Roman"/>
                <w:bCs/>
                <w:color w:val="auto"/>
                <w:kern w:val="24"/>
                <w:position w:val="11"/>
                <w:szCs w:val="36"/>
                <w:u w:val="single"/>
                <w:vertAlign w:val="superscript"/>
                <w:lang w:val="en-GB"/>
              </w:rPr>
              <w:t>st</w:t>
            </w:r>
            <w:r w:rsidRPr="00AA4E7E">
              <w:rPr>
                <w:rFonts w:ascii="Times New Roman" w:hAnsi="Times New Roman" w:cs="Times New Roman"/>
                <w:bCs/>
                <w:color w:val="auto"/>
                <w:kern w:val="24"/>
                <w:szCs w:val="36"/>
                <w:u w:val="single"/>
                <w:lang w:val="en-GB"/>
              </w:rPr>
              <w:t xml:space="preserve"> DMRS port which shares PTRS port 0</w:t>
            </w:r>
          </w:p>
        </w:tc>
        <w:tc>
          <w:tcPr>
            <w:tcW w:w="1440" w:type="dxa"/>
            <w:shd w:val="clear" w:color="auto" w:fill="auto"/>
            <w:vAlign w:val="center"/>
          </w:tcPr>
          <w:p w14:paraId="5B84AEF1" w14:textId="77777777" w:rsidR="00C95926" w:rsidRPr="00AA4E7E" w:rsidRDefault="00C95926" w:rsidP="00D17219">
            <w:pPr>
              <w:jc w:val="center"/>
              <w:rPr>
                <w:rFonts w:ascii="Times New Roman" w:hAnsi="Times New Roman"/>
                <w:lang w:val="en-US" w:eastAsia="x-none"/>
              </w:rPr>
            </w:pPr>
            <w:r w:rsidRPr="00AA4E7E">
              <w:rPr>
                <w:rFonts w:ascii="Times New Roman" w:hAnsi="Times New Roman"/>
                <w:lang w:val="en-US" w:eastAsia="x-none"/>
              </w:rPr>
              <w:t>0</w:t>
            </w:r>
          </w:p>
        </w:tc>
        <w:tc>
          <w:tcPr>
            <w:tcW w:w="3024" w:type="dxa"/>
            <w:shd w:val="clear" w:color="auto" w:fill="auto"/>
            <w:vAlign w:val="center"/>
          </w:tcPr>
          <w:p w14:paraId="0C38424C" w14:textId="77777777" w:rsidR="00C95926" w:rsidRPr="00AA4E7E" w:rsidRDefault="00C95926" w:rsidP="00D17219">
            <w:pPr>
              <w:pStyle w:val="NormalWeb"/>
              <w:overflowPunct w:val="0"/>
              <w:spacing w:before="0" w:beforeAutospacing="0" w:after="0" w:afterAutospacing="0"/>
              <w:rPr>
                <w:rFonts w:ascii="Times New Roman" w:hAnsi="Times New Roman" w:cs="Times New Roman"/>
                <w:color w:val="auto"/>
                <w:szCs w:val="36"/>
                <w:lang w:eastAsia="ko-KR"/>
              </w:rPr>
            </w:pPr>
            <w:r w:rsidRPr="00AA4E7E">
              <w:rPr>
                <w:rFonts w:ascii="Times New Roman" w:hAnsi="Times New Roman" w:cs="Times New Roman"/>
                <w:bCs/>
                <w:strike/>
                <w:color w:val="auto"/>
                <w:kern w:val="24"/>
                <w:szCs w:val="36"/>
              </w:rPr>
              <w:t>1</w:t>
            </w:r>
            <w:r w:rsidRPr="00AA4E7E">
              <w:rPr>
                <w:rFonts w:ascii="Times New Roman" w:hAnsi="Times New Roman" w:cs="Times New Roman"/>
                <w:bCs/>
                <w:strike/>
                <w:color w:val="auto"/>
                <w:kern w:val="24"/>
                <w:position w:val="11"/>
                <w:szCs w:val="36"/>
                <w:vertAlign w:val="superscript"/>
              </w:rPr>
              <w:t>st</w:t>
            </w:r>
            <w:r w:rsidRPr="00AA4E7E">
              <w:rPr>
                <w:rFonts w:ascii="Times New Roman" w:hAnsi="Times New Roman" w:cs="Times New Roman"/>
                <w:bCs/>
                <w:strike/>
                <w:color w:val="auto"/>
                <w:kern w:val="24"/>
                <w:szCs w:val="36"/>
              </w:rPr>
              <w:t xml:space="preserve"> DMRS port transmitting layers corresponding to SRS port 1 and 3</w:t>
            </w:r>
            <w:r w:rsidRPr="00AA4E7E">
              <w:rPr>
                <w:rFonts w:ascii="Times New Roman" w:hAnsi="Times New Roman" w:cs="Times New Roman"/>
                <w:bCs/>
                <w:strike/>
                <w:color w:val="auto"/>
                <w:kern w:val="24"/>
                <w:szCs w:val="36"/>
                <w:u w:val="single"/>
              </w:rPr>
              <w:t xml:space="preserve">, </w:t>
            </w:r>
            <w:r w:rsidRPr="00AA4E7E">
              <w:rPr>
                <w:rFonts w:ascii="Times New Roman" w:hAnsi="Times New Roman" w:cs="Times New Roman"/>
                <w:bCs/>
                <w:color w:val="auto"/>
                <w:kern w:val="24"/>
                <w:szCs w:val="36"/>
                <w:u w:val="single"/>
              </w:rPr>
              <w:t>1</w:t>
            </w:r>
            <w:r w:rsidRPr="00AA4E7E">
              <w:rPr>
                <w:rFonts w:ascii="Times New Roman" w:hAnsi="Times New Roman" w:cs="Times New Roman"/>
                <w:bCs/>
                <w:color w:val="auto"/>
                <w:kern w:val="24"/>
                <w:position w:val="11"/>
                <w:szCs w:val="36"/>
                <w:u w:val="single"/>
                <w:vertAlign w:val="superscript"/>
              </w:rPr>
              <w:t>st</w:t>
            </w:r>
            <w:r w:rsidRPr="00AA4E7E">
              <w:rPr>
                <w:rFonts w:ascii="Times New Roman" w:hAnsi="Times New Roman" w:cs="Times New Roman"/>
                <w:bCs/>
                <w:color w:val="auto"/>
                <w:kern w:val="24"/>
                <w:szCs w:val="36"/>
                <w:u w:val="single"/>
              </w:rPr>
              <w:t xml:space="preserve"> DMRS port </w:t>
            </w:r>
            <w:r w:rsidRPr="00AA4E7E">
              <w:rPr>
                <w:rFonts w:ascii="Times New Roman" w:hAnsi="Times New Roman" w:cs="Times New Roman"/>
                <w:bCs/>
                <w:color w:val="auto"/>
                <w:kern w:val="24"/>
                <w:szCs w:val="36"/>
                <w:u w:val="single"/>
                <w:lang w:val="en-GB"/>
              </w:rPr>
              <w:t xml:space="preserve"> which shares PTRS port 1</w:t>
            </w:r>
          </w:p>
        </w:tc>
      </w:tr>
      <w:tr w:rsidR="00C95926" w14:paraId="6AC2221A" w14:textId="77777777" w:rsidTr="00D17219">
        <w:trPr>
          <w:jc w:val="center"/>
        </w:trPr>
        <w:tc>
          <w:tcPr>
            <w:tcW w:w="1440" w:type="dxa"/>
            <w:shd w:val="clear" w:color="auto" w:fill="auto"/>
            <w:vAlign w:val="center"/>
          </w:tcPr>
          <w:p w14:paraId="67CC6BE2" w14:textId="77777777" w:rsidR="00C95926" w:rsidRPr="00AA4E7E" w:rsidRDefault="00C95926" w:rsidP="00D17219">
            <w:pPr>
              <w:jc w:val="center"/>
              <w:rPr>
                <w:lang w:val="en-US" w:eastAsia="x-none"/>
              </w:rPr>
            </w:pPr>
            <w:r w:rsidRPr="00AA4E7E">
              <w:rPr>
                <w:b/>
                <w:bCs/>
                <w:lang w:eastAsia="x-none"/>
              </w:rPr>
              <w:t>1</w:t>
            </w:r>
          </w:p>
        </w:tc>
        <w:tc>
          <w:tcPr>
            <w:tcW w:w="3024" w:type="dxa"/>
            <w:shd w:val="clear" w:color="auto" w:fill="auto"/>
            <w:vAlign w:val="center"/>
          </w:tcPr>
          <w:p w14:paraId="2853A720" w14:textId="77777777" w:rsidR="00C95926" w:rsidRPr="00AA4E7E" w:rsidRDefault="00C95926" w:rsidP="00D17219">
            <w:pPr>
              <w:pStyle w:val="NormalWeb"/>
              <w:overflowPunct w:val="0"/>
              <w:spacing w:before="0" w:beforeAutospacing="0" w:after="0" w:afterAutospacing="0"/>
              <w:rPr>
                <w:rFonts w:ascii="Times New Roman" w:hAnsi="Times New Roman" w:cs="Times New Roman"/>
                <w:color w:val="auto"/>
                <w:szCs w:val="36"/>
              </w:rPr>
            </w:pPr>
            <w:r w:rsidRPr="00AA4E7E">
              <w:rPr>
                <w:rFonts w:ascii="Times New Roman" w:hAnsi="Times New Roman" w:cs="Times New Roman"/>
                <w:bCs/>
                <w:strike/>
                <w:color w:val="auto"/>
                <w:kern w:val="24"/>
                <w:szCs w:val="36"/>
                <w:lang w:val="en-GB"/>
              </w:rPr>
              <w:t>2</w:t>
            </w:r>
            <w:r w:rsidRPr="00AA4E7E">
              <w:rPr>
                <w:rFonts w:ascii="Times New Roman" w:hAnsi="Times New Roman" w:cs="Times New Roman"/>
                <w:bCs/>
                <w:strike/>
                <w:color w:val="auto"/>
                <w:kern w:val="24"/>
                <w:position w:val="11"/>
                <w:szCs w:val="36"/>
                <w:vertAlign w:val="superscript"/>
                <w:lang w:val="en-GB"/>
              </w:rPr>
              <w:t>nd</w:t>
            </w:r>
            <w:r w:rsidRPr="00AA4E7E">
              <w:rPr>
                <w:rFonts w:ascii="Times New Roman" w:hAnsi="Times New Roman" w:cs="Times New Roman"/>
                <w:bCs/>
                <w:strike/>
                <w:color w:val="auto"/>
                <w:kern w:val="24"/>
                <w:szCs w:val="36"/>
                <w:lang w:val="en-GB"/>
              </w:rPr>
              <w:t xml:space="preserve"> DMRS port transmitting layers corresponding to SRS port 0 and 2</w:t>
            </w:r>
            <w:r w:rsidRPr="00AA4E7E">
              <w:rPr>
                <w:rFonts w:ascii="Times New Roman" w:hAnsi="Times New Roman" w:cs="Times New Roman"/>
                <w:bCs/>
                <w:strike/>
                <w:color w:val="auto"/>
                <w:kern w:val="24"/>
                <w:szCs w:val="36"/>
                <w:u w:val="single"/>
                <w:lang w:val="en-GB"/>
              </w:rPr>
              <w:t>,</w:t>
            </w:r>
            <w:r w:rsidRPr="00AA4E7E">
              <w:rPr>
                <w:rFonts w:ascii="Times New Roman" w:hAnsi="Times New Roman" w:cs="Times New Roman"/>
                <w:bCs/>
                <w:color w:val="auto"/>
                <w:kern w:val="24"/>
                <w:szCs w:val="36"/>
                <w:u w:val="single"/>
                <w:lang w:val="en-GB"/>
              </w:rPr>
              <w:t xml:space="preserve"> 2</w:t>
            </w:r>
            <w:r w:rsidRPr="00AA4E7E">
              <w:rPr>
                <w:rFonts w:ascii="Times New Roman" w:hAnsi="Times New Roman" w:cs="Times New Roman"/>
                <w:bCs/>
                <w:color w:val="auto"/>
                <w:kern w:val="24"/>
                <w:position w:val="11"/>
                <w:szCs w:val="36"/>
                <w:u w:val="single"/>
                <w:vertAlign w:val="superscript"/>
                <w:lang w:val="en-GB"/>
              </w:rPr>
              <w:t>nd</w:t>
            </w:r>
            <w:r w:rsidRPr="00AA4E7E">
              <w:rPr>
                <w:rFonts w:ascii="Times New Roman" w:hAnsi="Times New Roman" w:cs="Times New Roman"/>
                <w:bCs/>
                <w:color w:val="auto"/>
                <w:kern w:val="24"/>
                <w:szCs w:val="36"/>
                <w:u w:val="single"/>
                <w:lang w:val="en-GB"/>
              </w:rPr>
              <w:t xml:space="preserve"> DMRS port which shares PTRS port 0</w:t>
            </w:r>
          </w:p>
        </w:tc>
        <w:tc>
          <w:tcPr>
            <w:tcW w:w="1440" w:type="dxa"/>
            <w:shd w:val="clear" w:color="auto" w:fill="auto"/>
            <w:vAlign w:val="center"/>
          </w:tcPr>
          <w:p w14:paraId="2C3F514A" w14:textId="77777777" w:rsidR="00C95926" w:rsidRPr="00AA4E7E" w:rsidRDefault="00C95926" w:rsidP="00D17219">
            <w:pPr>
              <w:jc w:val="center"/>
              <w:rPr>
                <w:rFonts w:ascii="Times New Roman" w:hAnsi="Times New Roman"/>
                <w:lang w:val="en-US" w:eastAsia="x-none"/>
              </w:rPr>
            </w:pPr>
            <w:r w:rsidRPr="00AA4E7E">
              <w:rPr>
                <w:rFonts w:ascii="Times New Roman" w:hAnsi="Times New Roman"/>
                <w:lang w:val="en-US" w:eastAsia="x-none"/>
              </w:rPr>
              <w:t>1</w:t>
            </w:r>
          </w:p>
        </w:tc>
        <w:tc>
          <w:tcPr>
            <w:tcW w:w="3024" w:type="dxa"/>
            <w:shd w:val="clear" w:color="auto" w:fill="auto"/>
            <w:vAlign w:val="center"/>
          </w:tcPr>
          <w:p w14:paraId="141E557C" w14:textId="77777777" w:rsidR="00C95926" w:rsidRPr="00AA4E7E" w:rsidRDefault="00C95926" w:rsidP="00D17219">
            <w:pPr>
              <w:pStyle w:val="NormalWeb"/>
              <w:overflowPunct w:val="0"/>
              <w:spacing w:before="0" w:beforeAutospacing="0" w:after="0" w:afterAutospacing="0"/>
              <w:rPr>
                <w:rFonts w:ascii="Times New Roman" w:hAnsi="Times New Roman" w:cs="Times New Roman"/>
                <w:color w:val="auto"/>
                <w:szCs w:val="36"/>
              </w:rPr>
            </w:pPr>
            <w:r w:rsidRPr="00AA4E7E">
              <w:rPr>
                <w:rFonts w:ascii="Times New Roman" w:hAnsi="Times New Roman" w:cs="Times New Roman"/>
                <w:bCs/>
                <w:strike/>
                <w:color w:val="auto"/>
                <w:kern w:val="24"/>
                <w:szCs w:val="36"/>
              </w:rPr>
              <w:t>2</w:t>
            </w:r>
            <w:r w:rsidRPr="00AA4E7E">
              <w:rPr>
                <w:rFonts w:ascii="Times New Roman" w:hAnsi="Times New Roman" w:cs="Times New Roman"/>
                <w:bCs/>
                <w:strike/>
                <w:color w:val="auto"/>
                <w:kern w:val="24"/>
                <w:position w:val="11"/>
                <w:szCs w:val="36"/>
                <w:vertAlign w:val="superscript"/>
              </w:rPr>
              <w:t>nd</w:t>
            </w:r>
            <w:r w:rsidRPr="00AA4E7E">
              <w:rPr>
                <w:rFonts w:ascii="Times New Roman" w:hAnsi="Times New Roman" w:cs="Times New Roman"/>
                <w:bCs/>
                <w:strike/>
                <w:color w:val="auto"/>
                <w:kern w:val="24"/>
                <w:szCs w:val="36"/>
              </w:rPr>
              <w:t xml:space="preserve"> DMRS port transmitting layers corresponding to SRS port 1 and 3</w:t>
            </w:r>
            <w:r w:rsidRPr="00AA4E7E">
              <w:rPr>
                <w:rFonts w:ascii="Times New Roman" w:hAnsi="Times New Roman" w:cs="Times New Roman"/>
                <w:bCs/>
                <w:strike/>
                <w:color w:val="auto"/>
                <w:kern w:val="24"/>
                <w:szCs w:val="36"/>
                <w:u w:val="single"/>
              </w:rPr>
              <w:t xml:space="preserve">, </w:t>
            </w:r>
            <w:r w:rsidRPr="00AA4E7E">
              <w:rPr>
                <w:rFonts w:ascii="Times New Roman" w:hAnsi="Times New Roman" w:cs="Times New Roman"/>
                <w:bCs/>
                <w:color w:val="auto"/>
                <w:kern w:val="24"/>
                <w:szCs w:val="36"/>
                <w:u w:val="single"/>
              </w:rPr>
              <w:t>2</w:t>
            </w:r>
            <w:r w:rsidRPr="00AA4E7E">
              <w:rPr>
                <w:rFonts w:ascii="Times New Roman" w:hAnsi="Times New Roman" w:cs="Times New Roman"/>
                <w:bCs/>
                <w:color w:val="auto"/>
                <w:kern w:val="24"/>
                <w:position w:val="11"/>
                <w:szCs w:val="36"/>
                <w:u w:val="single"/>
                <w:vertAlign w:val="superscript"/>
              </w:rPr>
              <w:t>nd</w:t>
            </w:r>
            <w:r w:rsidRPr="00AA4E7E">
              <w:rPr>
                <w:rFonts w:ascii="Times New Roman" w:hAnsi="Times New Roman" w:cs="Times New Roman"/>
                <w:bCs/>
                <w:color w:val="auto"/>
                <w:kern w:val="24"/>
                <w:szCs w:val="36"/>
                <w:u w:val="single"/>
              </w:rPr>
              <w:t xml:space="preserve"> DMRS port </w:t>
            </w:r>
            <w:r w:rsidRPr="00AA4E7E">
              <w:rPr>
                <w:rFonts w:ascii="Times New Roman" w:hAnsi="Times New Roman" w:cs="Times New Roman"/>
                <w:bCs/>
                <w:color w:val="auto"/>
                <w:kern w:val="24"/>
                <w:szCs w:val="36"/>
                <w:u w:val="single"/>
                <w:lang w:val="en-GB"/>
              </w:rPr>
              <w:t>which shares PTRS port 1</w:t>
            </w:r>
          </w:p>
        </w:tc>
      </w:tr>
    </w:tbl>
    <w:p w14:paraId="34A33828" w14:textId="77777777" w:rsidR="00C95926" w:rsidRDefault="00C95926" w:rsidP="00C95926">
      <w:pPr>
        <w:rPr>
          <w:lang w:eastAsia="x-none"/>
        </w:rPr>
      </w:pPr>
    </w:p>
    <w:p w14:paraId="74AE21E8" w14:textId="77777777" w:rsidR="00C95926" w:rsidRPr="00BF3581" w:rsidRDefault="00C95926" w:rsidP="00C95926">
      <w:pPr>
        <w:rPr>
          <w:lang w:eastAsia="x-none"/>
        </w:rPr>
      </w:pPr>
      <w:r w:rsidRPr="00BF3581">
        <w:rPr>
          <w:highlight w:val="green"/>
          <w:lang w:eastAsia="x-none"/>
        </w:rPr>
        <w:t>Agreement</w:t>
      </w:r>
    </w:p>
    <w:p w14:paraId="5757B724" w14:textId="77777777" w:rsidR="00C95926" w:rsidRDefault="00C95926" w:rsidP="00C95926">
      <w:pPr>
        <w:rPr>
          <w:bCs/>
          <w:lang w:val="en-US"/>
        </w:rPr>
      </w:pPr>
      <w:r w:rsidRPr="008A1302">
        <w:rPr>
          <w:bCs/>
          <w:lang w:val="en-US"/>
        </w:rPr>
        <w:t>Agree on the following text proposal</w:t>
      </w:r>
      <w:r>
        <w:rPr>
          <w:bCs/>
          <w:lang w:val="en-US"/>
        </w:rPr>
        <w:t xml:space="preserve"> </w:t>
      </w:r>
      <w:r w:rsidRPr="008A1302">
        <w:rPr>
          <w:b/>
          <w:bCs/>
          <w:u w:val="single"/>
          <w:lang w:val="en-US"/>
        </w:rPr>
        <w:t xml:space="preserve">TS 38.211 v15.0.0 Section </w:t>
      </w:r>
      <w:r w:rsidRPr="008A1302">
        <w:rPr>
          <w:b/>
          <w:bCs/>
          <w:u w:val="single"/>
        </w:rPr>
        <w:t>6.4.1.2.1.2</w:t>
      </w:r>
      <w:r w:rsidRPr="008A1302">
        <w:rPr>
          <w:bCs/>
          <w:lang w:val="en-US"/>
        </w:rPr>
        <w:t xml:space="preserve"> to implement the previous agreement</w:t>
      </w:r>
      <w:r>
        <w:rPr>
          <w:bCs/>
          <w:lang w:val="en-US"/>
        </w:rPr>
        <w:t xml:space="preserve"> by changing m’ in the exponential to m:</w:t>
      </w:r>
    </w:p>
    <w:p w14:paraId="5B19D5A4" w14:textId="77777777" w:rsidR="00C95926" w:rsidRPr="00637384" w:rsidRDefault="00C95926" w:rsidP="00C95926">
      <w:pPr>
        <w:jc w:val="center"/>
        <w:rPr>
          <w:b/>
          <w:bCs/>
          <w:color w:val="FF0000"/>
          <w:lang w:val="en-US"/>
        </w:rPr>
      </w:pPr>
      <w:r w:rsidRPr="00637384">
        <w:rPr>
          <w:b/>
          <w:bCs/>
          <w:color w:val="FF0000"/>
          <w:lang w:val="en-US"/>
        </w:rPr>
        <w:t>&lt; Unchanged parts are omitted &gt;</w:t>
      </w:r>
    </w:p>
    <w:p w14:paraId="0925CE32" w14:textId="77777777" w:rsidR="00C95926" w:rsidRPr="00CE0746" w:rsidRDefault="00C95926" w:rsidP="00C95926">
      <w:pPr>
        <w:snapToGrid w:val="0"/>
        <w:rPr>
          <w:rFonts w:eastAsia="SimSun"/>
          <w:szCs w:val="22"/>
          <w:lang w:val="en-US"/>
        </w:rPr>
      </w:pPr>
      <w:r w:rsidRPr="00CE0746">
        <w:rPr>
          <w:rFonts w:eastAsia="SimSun"/>
          <w:sz w:val="18"/>
          <w:lang w:val="en-US"/>
        </w:rPr>
        <w:t xml:space="preserve"> </w:t>
      </w:r>
      <w:r w:rsidRPr="00CE0746">
        <w:rPr>
          <w:rFonts w:eastAsia="SimSun"/>
          <w:szCs w:val="22"/>
          <w:lang w:val="en-US"/>
        </w:rPr>
        <w:t xml:space="preserve">If transform precoding is enabled, the phase-tracking reference signal </w:t>
      </w:r>
      <w:r w:rsidRPr="00CE0746">
        <w:rPr>
          <w:rFonts w:eastAsia="SimSun"/>
          <w:position w:val="-10"/>
          <w:szCs w:val="22"/>
          <w:lang w:val="en-US"/>
        </w:rPr>
        <w:object w:dxaOrig="600" w:dyaOrig="300" w14:anchorId="3EBB3A9A">
          <v:shape id="_x0000_i1262" type="#_x0000_t75" style="width:29.4pt;height:15pt" o:ole="">
            <v:imagedata r:id="rId1387" o:title=""/>
          </v:shape>
          <o:OLEObject Type="Embed" ProgID="Equation.3" ShapeID="_x0000_i1262" DrawAspect="Content" ObjectID="_1587929140" r:id="rId1388"/>
        </w:object>
      </w:r>
      <w:r w:rsidRPr="00CE0746">
        <w:rPr>
          <w:rFonts w:eastAsia="SimSun"/>
          <w:szCs w:val="22"/>
          <w:lang w:val="en-US"/>
        </w:rPr>
        <w:t xml:space="preserve"> to be mapped in position </w:t>
      </w:r>
      <w:r w:rsidRPr="00CE0746">
        <w:rPr>
          <w:rFonts w:eastAsia="SimSun"/>
          <w:position w:val="-6"/>
          <w:szCs w:val="22"/>
          <w:lang w:val="en-US"/>
        </w:rPr>
        <w:object w:dxaOrig="220" w:dyaOrig="200" w14:anchorId="2FC3FF09">
          <v:shape id="_x0000_i1263" type="#_x0000_t75" style="width:11.4pt;height:10.8pt" o:ole="">
            <v:imagedata r:id="rId1389" o:title=""/>
          </v:shape>
          <o:OLEObject Type="Embed" ProgID="Equation.3" ShapeID="_x0000_i1263" DrawAspect="Content" ObjectID="_1587929141" r:id="rId1390"/>
        </w:object>
      </w:r>
      <w:r w:rsidRPr="00CE0746">
        <w:rPr>
          <w:rFonts w:eastAsia="SimSun"/>
          <w:szCs w:val="22"/>
          <w:lang w:val="en-US"/>
        </w:rPr>
        <w:t xml:space="preserve"> before transform precoding, where </w:t>
      </w:r>
      <w:r w:rsidRPr="00CE0746">
        <w:rPr>
          <w:rFonts w:eastAsia="SimSun"/>
          <w:position w:val="-6"/>
          <w:szCs w:val="22"/>
          <w:lang w:val="en-US"/>
        </w:rPr>
        <w:object w:dxaOrig="220" w:dyaOrig="200" w14:anchorId="0D1BD4FD">
          <v:shape id="_x0000_i1264" type="#_x0000_t75" style="width:11.4pt;height:10.8pt" o:ole="">
            <v:imagedata r:id="rId1389" o:title=""/>
          </v:shape>
          <o:OLEObject Type="Embed" ProgID="Equation.3" ShapeID="_x0000_i1264" DrawAspect="Content" ObjectID="_1587929142" r:id="rId1391"/>
        </w:object>
      </w:r>
      <w:r w:rsidRPr="00CE0746">
        <w:rPr>
          <w:rFonts w:eastAsia="SimSun"/>
          <w:szCs w:val="22"/>
          <w:lang w:val="en-US"/>
        </w:rPr>
        <w:t xml:space="preserve"> depends on the number of PT-RS groups </w:t>
      </w:r>
      <w:r w:rsidRPr="00CE0746">
        <w:rPr>
          <w:rFonts w:eastAsia="SimSun"/>
          <w:position w:val="-14"/>
          <w:szCs w:val="22"/>
          <w:lang w:val="en-US"/>
        </w:rPr>
        <w:object w:dxaOrig="600" w:dyaOrig="380" w14:anchorId="7FC6A3C8">
          <v:shape id="_x0000_i1265" type="#_x0000_t75" style="width:29.4pt;height:18.6pt" o:ole="">
            <v:imagedata r:id="rId1392" o:title=""/>
          </v:shape>
          <o:OLEObject Type="Embed" ProgID="Equation.3" ShapeID="_x0000_i1265" DrawAspect="Content" ObjectID="_1587929143" r:id="rId1393"/>
        </w:object>
      </w:r>
      <w:r w:rsidRPr="00CE0746">
        <w:rPr>
          <w:rFonts w:eastAsia="SimSun"/>
          <w:szCs w:val="22"/>
          <w:lang w:val="en-US"/>
        </w:rPr>
        <w:t xml:space="preserve">, the number of samples per PT-RS group </w:t>
      </w:r>
      <w:r w:rsidRPr="00CE0746">
        <w:rPr>
          <w:rFonts w:eastAsia="SimSun"/>
          <w:position w:val="-14"/>
          <w:szCs w:val="22"/>
          <w:lang w:val="en-US"/>
        </w:rPr>
        <w:object w:dxaOrig="580" w:dyaOrig="380" w14:anchorId="02862081">
          <v:shape id="_x0000_i1266" type="#_x0000_t75" style="width:28.8pt;height:18.6pt" o:ole="">
            <v:imagedata r:id="rId1394" o:title=""/>
          </v:shape>
          <o:OLEObject Type="Embed" ProgID="Equation.3" ShapeID="_x0000_i1266" DrawAspect="Content" ObjectID="_1587929144" r:id="rId1395"/>
        </w:object>
      </w:r>
      <w:r w:rsidRPr="00CE0746">
        <w:rPr>
          <w:rFonts w:eastAsia="SimSun"/>
          <w:szCs w:val="22"/>
          <w:lang w:val="en-US"/>
        </w:rPr>
        <w:t xml:space="preserve">, and  </w:t>
      </w:r>
      <w:r w:rsidRPr="00CE0746">
        <w:rPr>
          <w:rFonts w:eastAsia="SimSun"/>
          <w:position w:val="-10"/>
          <w:szCs w:val="22"/>
          <w:lang w:val="en-US"/>
        </w:rPr>
        <w:object w:dxaOrig="760" w:dyaOrig="340" w14:anchorId="6E999741">
          <v:shape id="_x0000_i1267" type="#_x0000_t75" style="width:37.8pt;height:17.4pt" o:ole="">
            <v:imagedata r:id="rId1396" o:title=""/>
          </v:shape>
          <o:OLEObject Type="Embed" ProgID="Equation.3" ShapeID="_x0000_i1267" DrawAspect="Content" ObjectID="_1587929145" r:id="rId1397"/>
        </w:object>
      </w:r>
      <w:r w:rsidRPr="00CE0746">
        <w:rPr>
          <w:rFonts w:eastAsia="SimSun"/>
          <w:szCs w:val="22"/>
          <w:lang w:val="en-US"/>
        </w:rPr>
        <w:t xml:space="preserve"> according to Table 6.4.1.2.2.2-1, shall be generated according to</w:t>
      </w:r>
    </w:p>
    <w:p w14:paraId="0A6410EF" w14:textId="77777777" w:rsidR="00C95926" w:rsidRPr="004D2A56" w:rsidRDefault="00C95926" w:rsidP="00C95926">
      <w:pPr>
        <w:snapToGrid w:val="0"/>
        <w:jc w:val="center"/>
        <w:rPr>
          <w:rFonts w:eastAsia="SimSun"/>
          <w:sz w:val="22"/>
          <w:szCs w:val="22"/>
          <w:u w:val="single"/>
          <w:lang w:val="en-US"/>
        </w:rPr>
      </w:pPr>
      <w:r w:rsidRPr="004D2A56">
        <w:rPr>
          <w:rFonts w:eastAsia="SimSun"/>
          <w:position w:val="-24"/>
          <w:sz w:val="22"/>
          <w:szCs w:val="22"/>
          <w:u w:val="single"/>
          <w:lang w:val="en-US"/>
        </w:rPr>
        <w:object w:dxaOrig="4459" w:dyaOrig="720" w14:anchorId="154C80C5">
          <v:shape id="_x0000_i1268" type="#_x0000_t75" style="width:223.2pt;height:36pt" o:ole="">
            <v:imagedata r:id="rId1398" o:title=""/>
          </v:shape>
          <o:OLEObject Type="Embed" ProgID="Equation.DSMT4" ShapeID="_x0000_i1268" DrawAspect="Content" ObjectID="_1587929146" r:id="rId1399"/>
        </w:object>
      </w:r>
    </w:p>
    <w:p w14:paraId="3BEA6037" w14:textId="77777777" w:rsidR="00C95926" w:rsidRPr="008D1D0D" w:rsidRDefault="00C95926" w:rsidP="00C95926">
      <w:pPr>
        <w:snapToGrid w:val="0"/>
        <w:jc w:val="center"/>
        <w:rPr>
          <w:rFonts w:eastAsia="SimSun"/>
          <w:sz w:val="22"/>
          <w:szCs w:val="22"/>
          <w:lang w:val="en-US"/>
        </w:rPr>
      </w:pPr>
      <w:r w:rsidRPr="008D1D0D">
        <w:rPr>
          <w:rFonts w:eastAsia="SimSun"/>
          <w:position w:val="-48"/>
          <w:sz w:val="22"/>
          <w:szCs w:val="22"/>
          <w:lang w:val="en-US"/>
        </w:rPr>
        <w:object w:dxaOrig="1700" w:dyaOrig="1060" w14:anchorId="32F4BC31">
          <v:shape id="_x0000_i1269" type="#_x0000_t75" style="width:84.6pt;height:52.8pt" o:ole="">
            <v:imagedata r:id="rId1400" o:title=""/>
          </v:shape>
          <o:OLEObject Type="Embed" ProgID="Equation.DSMT4" ShapeID="_x0000_i1269" DrawAspect="Content" ObjectID="_1587929147" r:id="rId1401"/>
        </w:object>
      </w:r>
    </w:p>
    <w:p w14:paraId="2979EB15" w14:textId="77777777" w:rsidR="00C95926" w:rsidRPr="00637384" w:rsidRDefault="00C95926" w:rsidP="00C95926">
      <w:pPr>
        <w:jc w:val="center"/>
        <w:rPr>
          <w:b/>
          <w:bCs/>
          <w:color w:val="FF0000"/>
          <w:lang w:val="en-US"/>
        </w:rPr>
      </w:pPr>
      <w:r w:rsidRPr="00637384">
        <w:rPr>
          <w:b/>
          <w:bCs/>
          <w:color w:val="FF0000"/>
          <w:lang w:val="en-US"/>
        </w:rPr>
        <w:t>&lt; Unchanged parts are omitted &gt;</w:t>
      </w:r>
    </w:p>
    <w:p w14:paraId="453C5AF2" w14:textId="79A58F6F" w:rsidR="00C95926" w:rsidRDefault="00C95926" w:rsidP="00C95926">
      <w:pPr>
        <w:rPr>
          <w:lang w:eastAsia="x-none"/>
        </w:rPr>
      </w:pPr>
    </w:p>
    <w:p w14:paraId="5F7C93BA" w14:textId="77777777" w:rsidR="0062593B" w:rsidRDefault="0062593B" w:rsidP="00C95926">
      <w:pPr>
        <w:rPr>
          <w:lang w:eastAsia="x-none"/>
        </w:rPr>
      </w:pPr>
    </w:p>
    <w:p w14:paraId="3779D958" w14:textId="41D0D1BB" w:rsidR="00C95926" w:rsidRDefault="00603E09" w:rsidP="00C95926">
      <w:pPr>
        <w:rPr>
          <w:lang w:eastAsia="x-none"/>
        </w:rPr>
      </w:pPr>
      <w:hyperlink r:id="rId1402" w:history="1">
        <w:r w:rsidR="00FE4C7E">
          <w:rPr>
            <w:rStyle w:val="Hyperlink"/>
            <w:lang w:eastAsia="x-none"/>
          </w:rPr>
          <w:t>R1-1803623</w:t>
        </w:r>
      </w:hyperlink>
      <w:r w:rsidR="00C95926">
        <w:rPr>
          <w:lang w:eastAsia="x-none"/>
        </w:rPr>
        <w:tab/>
        <w:t>Remaining issues on PTRS configurations</w:t>
      </w:r>
      <w:r w:rsidR="00C95926">
        <w:rPr>
          <w:lang w:eastAsia="x-none"/>
        </w:rPr>
        <w:tab/>
        <w:t>NEC</w:t>
      </w:r>
    </w:p>
    <w:p w14:paraId="5893E03B" w14:textId="55716249" w:rsidR="00C95926" w:rsidRDefault="00603E09" w:rsidP="00C95926">
      <w:pPr>
        <w:rPr>
          <w:lang w:eastAsia="x-none"/>
        </w:rPr>
      </w:pPr>
      <w:hyperlink r:id="rId1403" w:history="1">
        <w:r w:rsidR="00FE4C7E">
          <w:rPr>
            <w:rStyle w:val="Hyperlink"/>
            <w:lang w:eastAsia="x-none"/>
          </w:rPr>
          <w:t>R1-1803706</w:t>
        </w:r>
      </w:hyperlink>
      <w:r w:rsidR="00C95926">
        <w:rPr>
          <w:lang w:eastAsia="x-none"/>
        </w:rPr>
        <w:tab/>
        <w:t>Remaining issues on PTRS</w:t>
      </w:r>
      <w:r w:rsidR="00C95926">
        <w:rPr>
          <w:lang w:eastAsia="x-none"/>
        </w:rPr>
        <w:tab/>
        <w:t>Huawei, HiSilicon</w:t>
      </w:r>
    </w:p>
    <w:p w14:paraId="3C0E1A6A" w14:textId="677FB32D" w:rsidR="00C95926" w:rsidRDefault="00603E09" w:rsidP="00C95926">
      <w:pPr>
        <w:rPr>
          <w:lang w:eastAsia="x-none"/>
        </w:rPr>
      </w:pPr>
      <w:hyperlink r:id="rId1404" w:history="1">
        <w:r w:rsidR="00FE4C7E">
          <w:rPr>
            <w:rStyle w:val="Hyperlink"/>
            <w:lang w:eastAsia="x-none"/>
          </w:rPr>
          <w:t>R1-1803748</w:t>
        </w:r>
      </w:hyperlink>
      <w:r w:rsidR="00C95926">
        <w:rPr>
          <w:lang w:eastAsia="x-none"/>
        </w:rPr>
        <w:tab/>
        <w:t>Remaining issues on PT-RS</w:t>
      </w:r>
      <w:r w:rsidR="00C95926">
        <w:rPr>
          <w:lang w:eastAsia="x-none"/>
        </w:rPr>
        <w:tab/>
        <w:t>CATT</w:t>
      </w:r>
    </w:p>
    <w:p w14:paraId="04182C54" w14:textId="6776E784" w:rsidR="00C95926" w:rsidRDefault="00603E09" w:rsidP="00C95926">
      <w:pPr>
        <w:rPr>
          <w:lang w:eastAsia="x-none"/>
        </w:rPr>
      </w:pPr>
      <w:hyperlink r:id="rId1405" w:history="1">
        <w:r w:rsidR="00FE4C7E">
          <w:rPr>
            <w:rStyle w:val="Hyperlink"/>
            <w:lang w:eastAsia="x-none"/>
          </w:rPr>
          <w:t>R1-1803824</w:t>
        </w:r>
      </w:hyperlink>
      <w:r w:rsidR="00C95926">
        <w:rPr>
          <w:lang w:eastAsia="x-none"/>
        </w:rPr>
        <w:tab/>
        <w:t>Remaining issues on PT-RS</w:t>
      </w:r>
      <w:r w:rsidR="00C95926">
        <w:rPr>
          <w:lang w:eastAsia="x-none"/>
        </w:rPr>
        <w:tab/>
        <w:t>vivo</w:t>
      </w:r>
    </w:p>
    <w:p w14:paraId="2E69417F" w14:textId="3471832A" w:rsidR="00C95926" w:rsidRDefault="00603E09" w:rsidP="00C95926">
      <w:pPr>
        <w:rPr>
          <w:lang w:eastAsia="x-none"/>
        </w:rPr>
      </w:pPr>
      <w:hyperlink r:id="rId1406" w:history="1">
        <w:r w:rsidR="00FE4C7E">
          <w:rPr>
            <w:rStyle w:val="Hyperlink"/>
            <w:lang w:eastAsia="x-none"/>
          </w:rPr>
          <w:t>R1-1803912</w:t>
        </w:r>
      </w:hyperlink>
      <w:r w:rsidR="00C95926">
        <w:rPr>
          <w:lang w:eastAsia="x-none"/>
        </w:rPr>
        <w:tab/>
        <w:t>Remaining issues on PT-RS</w:t>
      </w:r>
      <w:r w:rsidR="00C95926">
        <w:rPr>
          <w:lang w:eastAsia="x-none"/>
        </w:rPr>
        <w:tab/>
        <w:t>ZTE, Sanechips</w:t>
      </w:r>
    </w:p>
    <w:p w14:paraId="17027AB5" w14:textId="7A7C5ED8" w:rsidR="00C95926" w:rsidRDefault="00603E09" w:rsidP="00C95926">
      <w:pPr>
        <w:rPr>
          <w:lang w:eastAsia="x-none"/>
        </w:rPr>
      </w:pPr>
      <w:hyperlink r:id="rId1407" w:history="1">
        <w:r w:rsidR="00FE4C7E">
          <w:rPr>
            <w:rStyle w:val="Hyperlink"/>
            <w:lang w:eastAsia="x-none"/>
          </w:rPr>
          <w:t>R1-1803940</w:t>
        </w:r>
      </w:hyperlink>
      <w:r w:rsidR="00C95926">
        <w:rPr>
          <w:lang w:eastAsia="x-none"/>
        </w:rPr>
        <w:tab/>
        <w:t>Discussion on remaining details on PT-RS</w:t>
      </w:r>
      <w:r w:rsidR="00C95926">
        <w:rPr>
          <w:lang w:eastAsia="x-none"/>
        </w:rPr>
        <w:tab/>
        <w:t>Fujitsu</w:t>
      </w:r>
    </w:p>
    <w:p w14:paraId="552A35DD" w14:textId="776D60D5" w:rsidR="00C95926" w:rsidRDefault="00603E09" w:rsidP="00C95926">
      <w:pPr>
        <w:rPr>
          <w:lang w:eastAsia="x-none"/>
        </w:rPr>
      </w:pPr>
      <w:hyperlink r:id="rId1408" w:history="1">
        <w:r w:rsidR="00FE4C7E">
          <w:rPr>
            <w:rStyle w:val="Hyperlink"/>
            <w:lang w:eastAsia="x-none"/>
          </w:rPr>
          <w:t>R1-1804076</w:t>
        </w:r>
      </w:hyperlink>
      <w:r w:rsidR="00C95926">
        <w:rPr>
          <w:lang w:eastAsia="x-none"/>
        </w:rPr>
        <w:tab/>
        <w:t>Remaining issues on PT-RS</w:t>
      </w:r>
      <w:r w:rsidR="00C95926">
        <w:rPr>
          <w:lang w:eastAsia="x-none"/>
        </w:rPr>
        <w:tab/>
        <w:t>MediaTek Inc.</w:t>
      </w:r>
    </w:p>
    <w:p w14:paraId="4F613D65" w14:textId="186AF2D3" w:rsidR="00C95926" w:rsidRDefault="00603E09" w:rsidP="00C95926">
      <w:pPr>
        <w:rPr>
          <w:lang w:eastAsia="x-none"/>
        </w:rPr>
      </w:pPr>
      <w:hyperlink r:id="rId1409" w:history="1">
        <w:r w:rsidR="00FE4C7E">
          <w:rPr>
            <w:rStyle w:val="Hyperlink"/>
            <w:lang w:eastAsia="x-none"/>
          </w:rPr>
          <w:t>R1-1804096</w:t>
        </w:r>
      </w:hyperlink>
      <w:r w:rsidR="00C95926">
        <w:rPr>
          <w:lang w:eastAsia="x-none"/>
        </w:rPr>
        <w:tab/>
        <w:t>Discussion on remaining issues on PT-RS</w:t>
      </w:r>
      <w:r w:rsidR="00C95926">
        <w:rPr>
          <w:lang w:eastAsia="x-none"/>
        </w:rPr>
        <w:tab/>
        <w:t>CMCC</w:t>
      </w:r>
    </w:p>
    <w:p w14:paraId="607D2AEC" w14:textId="64576DB7" w:rsidR="00C95926" w:rsidRDefault="00603E09" w:rsidP="00C95926">
      <w:pPr>
        <w:rPr>
          <w:lang w:eastAsia="x-none"/>
        </w:rPr>
      </w:pPr>
      <w:hyperlink r:id="rId1410" w:history="1">
        <w:r w:rsidR="00FE4C7E">
          <w:rPr>
            <w:rStyle w:val="Hyperlink"/>
            <w:lang w:eastAsia="x-none"/>
          </w:rPr>
          <w:t>R1-1804199</w:t>
        </w:r>
      </w:hyperlink>
      <w:r w:rsidR="00C95926">
        <w:rPr>
          <w:lang w:eastAsia="x-none"/>
        </w:rPr>
        <w:tab/>
        <w:t>Remaining issues on PTRS</w:t>
      </w:r>
      <w:r w:rsidR="00C95926">
        <w:rPr>
          <w:lang w:eastAsia="x-none"/>
        </w:rPr>
        <w:tab/>
        <w:t>Lenovo, Motorola Mobility</w:t>
      </w:r>
    </w:p>
    <w:p w14:paraId="3CE49AC4" w14:textId="440D48F5" w:rsidR="00C95926" w:rsidRDefault="00603E09" w:rsidP="00C95926">
      <w:pPr>
        <w:rPr>
          <w:lang w:eastAsia="x-none"/>
        </w:rPr>
      </w:pPr>
      <w:hyperlink r:id="rId1411" w:history="1">
        <w:r w:rsidR="00FE4C7E">
          <w:rPr>
            <w:rStyle w:val="Hyperlink"/>
            <w:lang w:eastAsia="x-none"/>
          </w:rPr>
          <w:t>R1-1804216</w:t>
        </w:r>
      </w:hyperlink>
      <w:r w:rsidR="00C95926">
        <w:rPr>
          <w:lang w:eastAsia="x-none"/>
        </w:rPr>
        <w:tab/>
        <w:t>Remaining issues on PT-RS</w:t>
      </w:r>
      <w:r w:rsidR="00C95926">
        <w:rPr>
          <w:lang w:eastAsia="x-none"/>
        </w:rPr>
        <w:tab/>
        <w:t>Spreadtrum Communications</w:t>
      </w:r>
    </w:p>
    <w:p w14:paraId="291234C9" w14:textId="3D712E98" w:rsidR="00C95926" w:rsidRDefault="00603E09" w:rsidP="00C95926">
      <w:pPr>
        <w:rPr>
          <w:lang w:eastAsia="x-none"/>
        </w:rPr>
      </w:pPr>
      <w:hyperlink r:id="rId1412" w:history="1">
        <w:r w:rsidR="00FE4C7E">
          <w:rPr>
            <w:rStyle w:val="Hyperlink"/>
            <w:lang w:eastAsia="x-none"/>
          </w:rPr>
          <w:t>R1-1804273</w:t>
        </w:r>
      </w:hyperlink>
      <w:r w:rsidR="00C95926">
        <w:rPr>
          <w:lang w:eastAsia="x-none"/>
        </w:rPr>
        <w:tab/>
        <w:t>Remaining issues on PT-RS</w:t>
      </w:r>
      <w:r w:rsidR="00C95926">
        <w:rPr>
          <w:lang w:eastAsia="x-none"/>
        </w:rPr>
        <w:tab/>
        <w:t>Panasonic Corporation</w:t>
      </w:r>
    </w:p>
    <w:p w14:paraId="3A7FC5DB" w14:textId="5740194F" w:rsidR="00C95926" w:rsidRDefault="00603E09" w:rsidP="00C95926">
      <w:pPr>
        <w:rPr>
          <w:lang w:eastAsia="x-none"/>
        </w:rPr>
      </w:pPr>
      <w:hyperlink r:id="rId1413" w:history="1">
        <w:r w:rsidR="00FE4C7E">
          <w:rPr>
            <w:rStyle w:val="Hyperlink"/>
            <w:lang w:eastAsia="x-none"/>
          </w:rPr>
          <w:t>R1-1804367</w:t>
        </w:r>
      </w:hyperlink>
      <w:r w:rsidR="00C95926">
        <w:rPr>
          <w:lang w:eastAsia="x-none"/>
        </w:rPr>
        <w:tab/>
        <w:t>Remaining issues on PTRS</w:t>
      </w:r>
      <w:r w:rsidR="00C95926">
        <w:rPr>
          <w:lang w:eastAsia="x-none"/>
        </w:rPr>
        <w:tab/>
        <w:t>Samsung</w:t>
      </w:r>
    </w:p>
    <w:p w14:paraId="52D63D4C" w14:textId="45011267" w:rsidR="00C95926" w:rsidRDefault="00603E09" w:rsidP="00C95926">
      <w:pPr>
        <w:rPr>
          <w:lang w:eastAsia="x-none"/>
        </w:rPr>
      </w:pPr>
      <w:hyperlink r:id="rId1414" w:history="1">
        <w:r w:rsidR="00FE4C7E">
          <w:rPr>
            <w:rStyle w:val="Hyperlink"/>
            <w:lang w:eastAsia="x-none"/>
          </w:rPr>
          <w:t>R1-1804469</w:t>
        </w:r>
      </w:hyperlink>
      <w:r w:rsidR="00C95926">
        <w:rPr>
          <w:lang w:eastAsia="x-none"/>
        </w:rPr>
        <w:tab/>
        <w:t>Remaining issues on PTRS</w:t>
      </w:r>
      <w:r w:rsidR="00C95926">
        <w:rPr>
          <w:lang w:eastAsia="x-none"/>
        </w:rPr>
        <w:tab/>
        <w:t>Mitsubishi Electric RCE</w:t>
      </w:r>
    </w:p>
    <w:p w14:paraId="7FFA652C" w14:textId="1AE80E27" w:rsidR="00C95926" w:rsidRDefault="00603E09" w:rsidP="00C95926">
      <w:pPr>
        <w:rPr>
          <w:lang w:eastAsia="x-none"/>
        </w:rPr>
      </w:pPr>
      <w:hyperlink r:id="rId1415" w:history="1">
        <w:r w:rsidR="00FE4C7E">
          <w:rPr>
            <w:rStyle w:val="Hyperlink"/>
            <w:lang w:eastAsia="x-none"/>
          </w:rPr>
          <w:t>R1-1804547</w:t>
        </w:r>
      </w:hyperlink>
      <w:r w:rsidR="00C95926">
        <w:rPr>
          <w:lang w:eastAsia="x-none"/>
        </w:rPr>
        <w:tab/>
        <w:t>Text proposals on PT-RS</w:t>
      </w:r>
      <w:r w:rsidR="00C95926">
        <w:rPr>
          <w:lang w:eastAsia="x-none"/>
        </w:rPr>
        <w:tab/>
        <w:t>LG Electronics</w:t>
      </w:r>
    </w:p>
    <w:p w14:paraId="44083DA6" w14:textId="4A69FF0F" w:rsidR="00C95926" w:rsidRDefault="00603E09" w:rsidP="00C95926">
      <w:pPr>
        <w:rPr>
          <w:lang w:eastAsia="x-none"/>
        </w:rPr>
      </w:pPr>
      <w:hyperlink r:id="rId1416" w:history="1">
        <w:r w:rsidR="00FE4C7E">
          <w:rPr>
            <w:rStyle w:val="Hyperlink"/>
            <w:lang w:eastAsia="x-none"/>
          </w:rPr>
          <w:t>R1-1804721</w:t>
        </w:r>
      </w:hyperlink>
      <w:r w:rsidR="00C95926">
        <w:rPr>
          <w:lang w:eastAsia="x-none"/>
        </w:rPr>
        <w:tab/>
        <w:t>Remaining issues On PT-RS</w:t>
      </w:r>
      <w:r w:rsidR="00C95926">
        <w:rPr>
          <w:lang w:eastAsia="x-none"/>
        </w:rPr>
        <w:tab/>
        <w:t>Intel Corporation</w:t>
      </w:r>
    </w:p>
    <w:p w14:paraId="0B31DC1B" w14:textId="54E5FE32" w:rsidR="00C95926" w:rsidRDefault="00603E09" w:rsidP="00C95926">
      <w:pPr>
        <w:rPr>
          <w:lang w:eastAsia="x-none"/>
        </w:rPr>
      </w:pPr>
      <w:hyperlink r:id="rId1417" w:history="1">
        <w:r w:rsidR="00FE4C7E">
          <w:rPr>
            <w:rStyle w:val="Hyperlink"/>
            <w:lang w:eastAsia="x-none"/>
          </w:rPr>
          <w:t>R1-1804793</w:t>
        </w:r>
      </w:hyperlink>
      <w:r w:rsidR="00C95926">
        <w:rPr>
          <w:lang w:eastAsia="x-none"/>
        </w:rPr>
        <w:tab/>
        <w:t>PTRS considerations</w:t>
      </w:r>
      <w:r w:rsidR="00C95926">
        <w:rPr>
          <w:lang w:eastAsia="x-none"/>
        </w:rPr>
        <w:tab/>
        <w:t>Qualcomm Incorporated</w:t>
      </w:r>
    </w:p>
    <w:p w14:paraId="12D5A046" w14:textId="1F79A74C" w:rsidR="00C95926" w:rsidRDefault="00603E09" w:rsidP="00C95926">
      <w:pPr>
        <w:rPr>
          <w:lang w:eastAsia="x-none"/>
        </w:rPr>
      </w:pPr>
      <w:hyperlink r:id="rId1418" w:history="1">
        <w:r w:rsidR="00FE4C7E">
          <w:rPr>
            <w:rStyle w:val="Hyperlink"/>
            <w:lang w:eastAsia="x-none"/>
          </w:rPr>
          <w:t>R1-1804847</w:t>
        </w:r>
      </w:hyperlink>
      <w:r w:rsidR="00C95926">
        <w:rPr>
          <w:lang w:eastAsia="x-none"/>
        </w:rPr>
        <w:tab/>
        <w:t xml:space="preserve">Remaining issues on PT-RS </w:t>
      </w:r>
      <w:r w:rsidR="00C95926">
        <w:rPr>
          <w:lang w:eastAsia="x-none"/>
        </w:rPr>
        <w:tab/>
        <w:t>InterDigital, Inc.</w:t>
      </w:r>
    </w:p>
    <w:p w14:paraId="28725434" w14:textId="18E00B5C" w:rsidR="00C95926" w:rsidRDefault="00603E09" w:rsidP="00C95926">
      <w:pPr>
        <w:rPr>
          <w:lang w:eastAsia="x-none"/>
        </w:rPr>
      </w:pPr>
      <w:hyperlink r:id="rId1419" w:history="1">
        <w:r w:rsidR="00FE4C7E">
          <w:rPr>
            <w:rStyle w:val="Hyperlink"/>
            <w:lang w:eastAsia="x-none"/>
          </w:rPr>
          <w:t>R1-1804984</w:t>
        </w:r>
      </w:hyperlink>
      <w:r w:rsidR="00C95926">
        <w:rPr>
          <w:lang w:eastAsia="x-none"/>
        </w:rPr>
        <w:tab/>
        <w:t>Remaining issues on PT-RS</w:t>
      </w:r>
      <w:r w:rsidR="00C95926">
        <w:rPr>
          <w:lang w:eastAsia="x-none"/>
        </w:rPr>
        <w:tab/>
        <w:t>Ericsson</w:t>
      </w:r>
    </w:p>
    <w:p w14:paraId="45152043" w14:textId="7CC678A6" w:rsidR="00C95926" w:rsidRDefault="00603E09" w:rsidP="00C95926">
      <w:pPr>
        <w:rPr>
          <w:lang w:eastAsia="x-none"/>
        </w:rPr>
      </w:pPr>
      <w:hyperlink r:id="rId1420" w:history="1">
        <w:r w:rsidR="00FE4C7E">
          <w:rPr>
            <w:rStyle w:val="Hyperlink"/>
            <w:lang w:eastAsia="x-none"/>
          </w:rPr>
          <w:t>R1-1805046</w:t>
        </w:r>
      </w:hyperlink>
      <w:r w:rsidR="00C95926">
        <w:rPr>
          <w:lang w:eastAsia="x-none"/>
        </w:rPr>
        <w:tab/>
        <w:t>Remaining details on PTRS</w:t>
      </w:r>
      <w:r w:rsidR="00C95926">
        <w:rPr>
          <w:lang w:eastAsia="x-none"/>
        </w:rPr>
        <w:tab/>
        <w:t>NTT DOCOMO, INC.</w:t>
      </w:r>
    </w:p>
    <w:p w14:paraId="56838E38" w14:textId="3DEF1094" w:rsidR="00C95926" w:rsidRDefault="00603E09" w:rsidP="00C95926">
      <w:pPr>
        <w:rPr>
          <w:lang w:eastAsia="x-none"/>
        </w:rPr>
      </w:pPr>
      <w:hyperlink r:id="rId1421" w:history="1">
        <w:r w:rsidR="00FE4C7E">
          <w:rPr>
            <w:rStyle w:val="Hyperlink"/>
            <w:lang w:eastAsia="x-none"/>
          </w:rPr>
          <w:t>R1-1805110</w:t>
        </w:r>
      </w:hyperlink>
      <w:r w:rsidR="00C95926">
        <w:rPr>
          <w:lang w:eastAsia="x-none"/>
        </w:rPr>
        <w:tab/>
        <w:t>Further comments on PT-RS</w:t>
      </w:r>
      <w:r w:rsidR="00C95926">
        <w:rPr>
          <w:lang w:eastAsia="x-none"/>
        </w:rPr>
        <w:tab/>
        <w:t>Nokia, Nokia Shanghai Bell</w:t>
      </w:r>
    </w:p>
    <w:p w14:paraId="0FF3D90E" w14:textId="77777777" w:rsidR="00C95926" w:rsidRDefault="00C95926" w:rsidP="009F3C8D">
      <w:pPr>
        <w:pStyle w:val="Heading5"/>
      </w:pPr>
      <w:bookmarkStart w:id="502" w:name="_Toc514184671"/>
      <w:r w:rsidRPr="004B0D61">
        <w:rPr>
          <w:rFonts w:hint="eastAsia"/>
        </w:rPr>
        <w:t>SRS</w:t>
      </w:r>
      <w:bookmarkEnd w:id="502"/>
    </w:p>
    <w:p w14:paraId="18DAB858" w14:textId="0A457DAB" w:rsidR="00C95926" w:rsidRPr="0062593B" w:rsidRDefault="00603E09" w:rsidP="00C95926">
      <w:pPr>
        <w:rPr>
          <w:b/>
          <w:lang w:eastAsia="x-none"/>
        </w:rPr>
      </w:pPr>
      <w:hyperlink r:id="rId1422" w:history="1">
        <w:r w:rsidR="00FE4C7E" w:rsidRPr="0062593B">
          <w:rPr>
            <w:rStyle w:val="Hyperlink"/>
            <w:b/>
          </w:rPr>
          <w:t>R1-1805522</w:t>
        </w:r>
      </w:hyperlink>
      <w:r w:rsidR="00C95926" w:rsidRPr="0062593B">
        <w:rPr>
          <w:b/>
          <w:lang w:eastAsia="x-none"/>
        </w:rPr>
        <w:tab/>
        <w:t>Summary of SRS</w:t>
      </w:r>
      <w:r w:rsidR="00C95926" w:rsidRPr="0062593B">
        <w:rPr>
          <w:b/>
          <w:lang w:eastAsia="x-none"/>
        </w:rPr>
        <w:tab/>
        <w:t>Sony</w:t>
      </w:r>
    </w:p>
    <w:p w14:paraId="19DEBBAC" w14:textId="77777777" w:rsidR="00C95926" w:rsidRDefault="00C95926" w:rsidP="00C95926">
      <w:pPr>
        <w:rPr>
          <w:b/>
          <w:lang w:eastAsia="x-none"/>
        </w:rPr>
      </w:pPr>
    </w:p>
    <w:p w14:paraId="10D275B3" w14:textId="77777777" w:rsidR="00C95926" w:rsidRPr="0062593B" w:rsidRDefault="00C95926" w:rsidP="00C95926">
      <w:pPr>
        <w:rPr>
          <w:rFonts w:ascii="Times New Roman" w:hAnsi="Times New Roman"/>
          <w:lang w:eastAsia="x-none"/>
        </w:rPr>
      </w:pPr>
      <w:r w:rsidRPr="0062593B">
        <w:rPr>
          <w:rFonts w:ascii="Times New Roman" w:hAnsi="Times New Roman"/>
          <w:highlight w:val="green"/>
          <w:lang w:eastAsia="x-none"/>
        </w:rPr>
        <w:t>Agreement</w:t>
      </w:r>
    </w:p>
    <w:p w14:paraId="74FA210D" w14:textId="77777777" w:rsidR="00C95926" w:rsidRPr="0062593B" w:rsidRDefault="00C95926" w:rsidP="00C95926">
      <w:pPr>
        <w:rPr>
          <w:rFonts w:ascii="Times New Roman" w:hAnsi="Times New Roman"/>
          <w:lang w:eastAsia="x-none"/>
        </w:rPr>
      </w:pPr>
      <w:r w:rsidRPr="0062593B">
        <w:rPr>
          <w:rFonts w:ascii="Times New Roman" w:hAnsi="Times New Roman"/>
          <w:lang w:eastAsia="x-none"/>
        </w:rPr>
        <w:t>The following working assumption is confirmed.</w:t>
      </w:r>
    </w:p>
    <w:p w14:paraId="3AD2E570" w14:textId="77777777" w:rsidR="00C95926" w:rsidRPr="0062593B" w:rsidRDefault="00C95926" w:rsidP="0062593B">
      <w:pPr>
        <w:numPr>
          <w:ilvl w:val="0"/>
          <w:numId w:val="445"/>
        </w:numPr>
        <w:rPr>
          <w:rFonts w:ascii="Times New Roman" w:hAnsi="Times New Roman"/>
        </w:rPr>
      </w:pPr>
      <w:r w:rsidRPr="0062593B">
        <w:rPr>
          <w:rFonts w:ascii="Times New Roman" w:hAnsi="Times New Roman"/>
        </w:rPr>
        <w:t>NR supports the case that different ports of one 4-port SRS resource have different comb offsets for comb 2 and 4.</w:t>
      </w:r>
    </w:p>
    <w:p w14:paraId="47B8BAF3" w14:textId="77777777" w:rsidR="00C95926" w:rsidRPr="0062593B" w:rsidRDefault="00C95926" w:rsidP="00C95926">
      <w:pPr>
        <w:rPr>
          <w:rFonts w:ascii="Times New Roman" w:hAnsi="Times New Roman"/>
        </w:rPr>
      </w:pPr>
    </w:p>
    <w:p w14:paraId="14E8DE23" w14:textId="77777777" w:rsidR="00C95926" w:rsidRPr="0062593B" w:rsidRDefault="00C95926" w:rsidP="00C95926">
      <w:pPr>
        <w:rPr>
          <w:rFonts w:ascii="Times New Roman" w:hAnsi="Times New Roman"/>
          <w:lang w:eastAsia="x-none"/>
        </w:rPr>
      </w:pPr>
      <w:r w:rsidRPr="0062593B">
        <w:rPr>
          <w:rFonts w:ascii="Times New Roman" w:hAnsi="Times New Roman"/>
          <w:highlight w:val="green"/>
          <w:lang w:eastAsia="x-none"/>
        </w:rPr>
        <w:t>Agreement</w:t>
      </w:r>
    </w:p>
    <w:p w14:paraId="449EA0BC" w14:textId="77777777" w:rsidR="00C95926" w:rsidRPr="0062593B" w:rsidRDefault="00C95926" w:rsidP="00C95926">
      <w:pPr>
        <w:jc w:val="both"/>
        <w:rPr>
          <w:rFonts w:ascii="Times New Roman" w:hAnsi="Times New Roman"/>
        </w:rPr>
      </w:pPr>
      <w:r w:rsidRPr="0062593B">
        <w:rPr>
          <w:rFonts w:ascii="Times New Roman" w:hAnsi="Times New Roman"/>
        </w:rPr>
        <w:t xml:space="preserve">Text proposal for section 6.2.1.3, 38.214): </w:t>
      </w:r>
    </w:p>
    <w:p w14:paraId="148912BC" w14:textId="77777777" w:rsidR="00C95926" w:rsidRPr="0062593B" w:rsidRDefault="00C95926" w:rsidP="00C95926">
      <w:pPr>
        <w:jc w:val="both"/>
        <w:rPr>
          <w:rFonts w:ascii="Times New Roman" w:hAnsi="Times New Roman"/>
          <w:b/>
          <w:i/>
        </w:rPr>
      </w:pPr>
      <w:r w:rsidRPr="0062593B">
        <w:rPr>
          <w:rFonts w:ascii="Times New Roman" w:hAnsi="Times New Roman"/>
          <w:i/>
        </w:rPr>
        <w:lastRenderedPageBreak/>
        <w:t xml:space="preserve">For an aperiodic SRS triggered in DCI format 2_3 and UE configured with higher layer parameter </w:t>
      </w:r>
      <w:r w:rsidRPr="0062593B">
        <w:rPr>
          <w:rFonts w:ascii="Times New Roman" w:hAnsi="Times New Roman"/>
          <w:b/>
          <w:i/>
        </w:rPr>
        <w:t>typeA-SRS-TPC-PDCCH-Group</w:t>
      </w:r>
      <w:r w:rsidRPr="0062593B">
        <w:rPr>
          <w:rFonts w:ascii="Times New Roman" w:hAnsi="Times New Roman"/>
          <w:i/>
        </w:rPr>
        <w:t xml:space="preserve"> without PUSCH/PUCCH transmission, </w:t>
      </w:r>
      <w:r w:rsidRPr="0062593B">
        <w:rPr>
          <w:rFonts w:ascii="Times New Roman" w:hAnsi="Times New Roman"/>
          <w:bCs/>
          <w:i/>
        </w:rPr>
        <w:t>the order of the triggered SRS transmission on the serving cells follow the order of the serving cells in the indicated set of serving cells configured by higher layers</w:t>
      </w:r>
      <w:r w:rsidRPr="0062593B">
        <w:rPr>
          <w:rFonts w:ascii="Times New Roman" w:hAnsi="Times New Roman"/>
          <w:i/>
        </w:rPr>
        <w:t xml:space="preserve">. </w:t>
      </w:r>
    </w:p>
    <w:p w14:paraId="69A05FE1" w14:textId="77777777" w:rsidR="00C95926" w:rsidRPr="0062593B" w:rsidRDefault="00C95926" w:rsidP="00C95926">
      <w:pPr>
        <w:jc w:val="both"/>
        <w:rPr>
          <w:rFonts w:ascii="Times New Roman" w:hAnsi="Times New Roman"/>
          <w:b/>
          <w:i/>
        </w:rPr>
      </w:pPr>
      <w:r w:rsidRPr="0062593B">
        <w:rPr>
          <w:rFonts w:ascii="Times New Roman" w:hAnsi="Times New Roman"/>
          <w:i/>
        </w:rPr>
        <w:t xml:space="preserve">For an aperiodic SRS triggered in DCI format 2_3 and UE configured with higher layer parameter </w:t>
      </w:r>
      <w:r w:rsidRPr="0062593B">
        <w:rPr>
          <w:rFonts w:ascii="Times New Roman" w:hAnsi="Times New Roman"/>
          <w:b/>
          <w:i/>
        </w:rPr>
        <w:t>typeB-SRS-TPC-PDCCH-Group</w:t>
      </w:r>
      <w:r w:rsidRPr="0062593B">
        <w:rPr>
          <w:rFonts w:ascii="Times New Roman" w:hAnsi="Times New Roman"/>
          <w:i/>
        </w:rPr>
        <w:t xml:space="preserve"> without PUSCH/PUCCH transmission, </w:t>
      </w:r>
      <w:r w:rsidRPr="0062593B">
        <w:rPr>
          <w:rFonts w:ascii="Times New Roman" w:hAnsi="Times New Roman"/>
          <w:bCs/>
          <w:i/>
        </w:rPr>
        <w:t>the order of the triggered SRS transmission on the serving cells follow the order of the serving cells with aperiodic SRS triggered in the DCI</w:t>
      </w:r>
      <w:r w:rsidRPr="0062593B">
        <w:rPr>
          <w:rFonts w:ascii="Times New Roman" w:hAnsi="Times New Roman"/>
          <w:i/>
        </w:rPr>
        <w:t xml:space="preserve">. </w:t>
      </w:r>
    </w:p>
    <w:p w14:paraId="488B33AC" w14:textId="77777777" w:rsidR="00C95926" w:rsidRPr="0062593B" w:rsidRDefault="00C95926" w:rsidP="00C95926">
      <w:pPr>
        <w:rPr>
          <w:rFonts w:ascii="Times New Roman" w:hAnsi="Times New Roman"/>
          <w:lang w:eastAsia="x-none"/>
        </w:rPr>
      </w:pPr>
    </w:p>
    <w:p w14:paraId="1F4A2DC5" w14:textId="77777777" w:rsidR="00C95926" w:rsidRPr="0062593B" w:rsidRDefault="00C95926" w:rsidP="00C95926">
      <w:pPr>
        <w:rPr>
          <w:rFonts w:ascii="Times New Roman" w:hAnsi="Times New Roman"/>
          <w:lang w:eastAsia="x-none"/>
        </w:rPr>
      </w:pPr>
      <w:r w:rsidRPr="0062593B">
        <w:rPr>
          <w:rFonts w:ascii="Times New Roman" w:hAnsi="Times New Roman"/>
          <w:highlight w:val="green"/>
          <w:lang w:eastAsia="x-none"/>
        </w:rPr>
        <w:t>Agreement</w:t>
      </w:r>
    </w:p>
    <w:p w14:paraId="7BCAA1B3" w14:textId="77777777" w:rsidR="00C95926" w:rsidRPr="0062593B" w:rsidRDefault="00C95926" w:rsidP="00C95926">
      <w:pPr>
        <w:rPr>
          <w:rFonts w:ascii="Times New Roman" w:hAnsi="Times New Roman"/>
          <w:i/>
          <w:lang w:eastAsia="ko-KR"/>
        </w:rPr>
      </w:pPr>
      <w:r w:rsidRPr="0062593B">
        <w:rPr>
          <w:rFonts w:ascii="Times New Roman" w:hAnsi="Times New Roman"/>
          <w:lang w:eastAsia="x-none"/>
        </w:rPr>
        <w:t>Text proposal for s</w:t>
      </w:r>
      <w:r w:rsidRPr="0062593B">
        <w:rPr>
          <w:rFonts w:ascii="Times New Roman" w:hAnsi="Times New Roman"/>
          <w:b/>
          <w:i/>
        </w:rPr>
        <w:t xml:space="preserve">ection 7.3.1.3.4, 38.212: </w:t>
      </w:r>
      <w:r w:rsidRPr="0062593B">
        <w:rPr>
          <w:rFonts w:ascii="Times New Roman" w:hAnsi="Times New Roman"/>
          <w:i/>
          <w:lang w:eastAsia="ko-KR"/>
        </w:rPr>
        <w:t xml:space="preserve"> </w:t>
      </w:r>
    </w:p>
    <w:p w14:paraId="27AA46A4" w14:textId="77777777" w:rsidR="00C95926" w:rsidRPr="0062593B" w:rsidRDefault="00C95926" w:rsidP="00C95926">
      <w:pPr>
        <w:jc w:val="both"/>
        <w:rPr>
          <w:rFonts w:ascii="Times New Roman" w:hAnsi="Times New Roman"/>
          <w:i/>
          <w:lang w:eastAsia="ko-KR"/>
        </w:rPr>
      </w:pPr>
      <w:r w:rsidRPr="0062593B">
        <w:rPr>
          <w:rFonts w:ascii="Times New Roman" w:hAnsi="Times New Roman"/>
          <w:i/>
          <w:color w:val="5B9BD5"/>
        </w:rPr>
        <w:t>If the UE is configured with higher layer parameter typeA-SRS-TPC-PDCCH-Group</w:t>
      </w:r>
      <w:r w:rsidRPr="0062593B">
        <w:rPr>
          <w:rFonts w:ascii="Times New Roman" w:hAnsi="Times New Roman"/>
          <w:i/>
          <w:color w:val="5B9BD5"/>
          <w:lang w:eastAsia="zh-CN"/>
        </w:rPr>
        <w:t xml:space="preserve"> </w:t>
      </w:r>
      <w:r w:rsidRPr="0062593B">
        <w:rPr>
          <w:rFonts w:ascii="Times New Roman" w:hAnsi="Times New Roman"/>
          <w:i/>
          <w:lang w:eastAsia="zh-CN"/>
        </w:rPr>
        <w:t xml:space="preserve">for an UL </w:t>
      </w:r>
      <w:r w:rsidRPr="0062593B">
        <w:rPr>
          <w:rFonts w:ascii="Times New Roman" w:hAnsi="Times New Roman"/>
          <w:i/>
        </w:rPr>
        <w:t xml:space="preserve">without PUCCH </w:t>
      </w:r>
      <w:r w:rsidRPr="0062593B">
        <w:rPr>
          <w:rFonts w:ascii="Times New Roman" w:hAnsi="Times New Roman"/>
          <w:i/>
          <w:lang w:eastAsia="zh-CN"/>
        </w:rPr>
        <w:t>and</w:t>
      </w:r>
      <w:r w:rsidRPr="0062593B">
        <w:rPr>
          <w:rFonts w:ascii="Times New Roman" w:hAnsi="Times New Roman"/>
          <w:i/>
        </w:rPr>
        <w:t xml:space="preserve"> PUSCH</w:t>
      </w:r>
      <w:r w:rsidRPr="0062593B">
        <w:rPr>
          <w:rFonts w:ascii="Times New Roman" w:hAnsi="Times New Roman"/>
          <w:i/>
          <w:lang w:eastAsia="zh-CN"/>
        </w:rPr>
        <w:t xml:space="preserve"> </w:t>
      </w:r>
      <w:r w:rsidRPr="0062593B">
        <w:rPr>
          <w:rFonts w:ascii="Times New Roman" w:hAnsi="Times New Roman"/>
          <w:i/>
        </w:rPr>
        <w:t xml:space="preserve">or </w:t>
      </w:r>
      <w:r w:rsidRPr="0062593B">
        <w:rPr>
          <w:rFonts w:ascii="Times New Roman" w:hAnsi="Times New Roman"/>
          <w:i/>
          <w:lang w:eastAsia="zh-CN"/>
        </w:rPr>
        <w:t xml:space="preserve">an UL </w:t>
      </w:r>
      <w:r w:rsidRPr="0062593B">
        <w:rPr>
          <w:rFonts w:ascii="Times New Roman" w:hAnsi="Times New Roman"/>
          <w:i/>
        </w:rPr>
        <w:t>on which the SRS power control is not tied with PUSCH power control, one block is configured for the UE by higher layers, with t</w:t>
      </w:r>
      <w:r w:rsidRPr="0062593B">
        <w:rPr>
          <w:rFonts w:ascii="Times New Roman" w:hAnsi="Times New Roman"/>
          <w:i/>
          <w:lang w:eastAsia="ko-KR"/>
        </w:rPr>
        <w:t>he following fields defined for the block:</w:t>
      </w:r>
    </w:p>
    <w:p w14:paraId="4A64C9BC" w14:textId="77777777" w:rsidR="00C95926" w:rsidRPr="0062593B" w:rsidRDefault="00C95926" w:rsidP="00C95926">
      <w:pPr>
        <w:pStyle w:val="B1"/>
        <w:spacing w:after="0"/>
        <w:rPr>
          <w:rFonts w:ascii="Times New Roman" w:hAnsi="Times New Roman"/>
          <w:i/>
        </w:rPr>
      </w:pPr>
      <w:r w:rsidRPr="0062593B">
        <w:rPr>
          <w:rFonts w:ascii="Times New Roman" w:hAnsi="Times New Roman"/>
          <w:i/>
          <w:lang w:val="nb-NO"/>
        </w:rPr>
        <w:t>-</w:t>
      </w:r>
      <w:r w:rsidRPr="0062593B">
        <w:rPr>
          <w:rFonts w:ascii="Times New Roman" w:hAnsi="Times New Roman"/>
          <w:i/>
          <w:lang w:val="nb-NO"/>
        </w:rPr>
        <w:tab/>
        <w:t xml:space="preserve">SRS request – 0 or 2 bits. The presence of </w:t>
      </w:r>
      <w:r w:rsidRPr="0062593B">
        <w:rPr>
          <w:rFonts w:ascii="Times New Roman" w:hAnsi="Times New Roman"/>
          <w:i/>
          <w:lang w:val="nb-NO" w:eastAsia="zh-CN"/>
        </w:rPr>
        <w:t>t</w:t>
      </w:r>
      <w:r w:rsidRPr="0062593B">
        <w:rPr>
          <w:rFonts w:ascii="Times New Roman" w:hAnsi="Times New Roman"/>
          <w:i/>
          <w:lang w:val="nb-NO"/>
        </w:rPr>
        <w:t xml:space="preserve">his field is according to the definition in </w:t>
      </w:r>
      <w:r w:rsidRPr="0062593B">
        <w:rPr>
          <w:rFonts w:ascii="Times New Roman" w:hAnsi="Times New Roman"/>
          <w:i/>
          <w:lang w:val="nb-NO" w:eastAsia="zh-CN"/>
        </w:rPr>
        <w:t>Subclause</w:t>
      </w:r>
      <w:r w:rsidRPr="0062593B">
        <w:rPr>
          <w:rFonts w:ascii="Times New Roman" w:hAnsi="Times New Roman"/>
          <w:i/>
          <w:lang w:val="nb-NO"/>
        </w:rPr>
        <w:t xml:space="preserve"> </w:t>
      </w:r>
      <w:r w:rsidRPr="0062593B">
        <w:rPr>
          <w:rFonts w:ascii="Times New Roman" w:hAnsi="Times New Roman"/>
          <w:i/>
          <w:lang w:val="nb-NO" w:eastAsia="zh-CN"/>
        </w:rPr>
        <w:t>x.x</w:t>
      </w:r>
      <w:r w:rsidRPr="0062593B">
        <w:rPr>
          <w:rFonts w:ascii="Times New Roman" w:hAnsi="Times New Roman"/>
          <w:i/>
          <w:lang w:val="nb-NO"/>
        </w:rPr>
        <w:t xml:space="preserve"> of [5</w:t>
      </w:r>
      <w:r w:rsidRPr="0062593B">
        <w:rPr>
          <w:rFonts w:ascii="Times New Roman" w:hAnsi="Times New Roman"/>
          <w:i/>
          <w:lang w:val="nb-NO" w:eastAsia="zh-CN"/>
        </w:rPr>
        <w:t>, TS38.213</w:t>
      </w:r>
      <w:r w:rsidRPr="0062593B">
        <w:rPr>
          <w:rFonts w:ascii="Times New Roman" w:hAnsi="Times New Roman"/>
          <w:i/>
          <w:lang w:val="nb-NO"/>
        </w:rPr>
        <w:t xml:space="preserve">]. If present, this field is interpreted </w:t>
      </w:r>
      <w:r w:rsidRPr="0062593B">
        <w:rPr>
          <w:rFonts w:ascii="Times New Roman" w:hAnsi="Times New Roman"/>
          <w:i/>
          <w:lang w:eastAsia="zh-CN"/>
        </w:rPr>
        <w:t>as defined by Table 7.3.1.1.2</w:t>
      </w:r>
      <w:r w:rsidRPr="0062593B">
        <w:rPr>
          <w:rFonts w:ascii="Times New Roman" w:hAnsi="Times New Roman"/>
          <w:i/>
        </w:rPr>
        <w:t>-</w:t>
      </w:r>
      <w:r w:rsidRPr="0062593B">
        <w:rPr>
          <w:rFonts w:ascii="Times New Roman" w:hAnsi="Times New Roman"/>
          <w:i/>
          <w:lang w:eastAsia="zh-CN"/>
        </w:rPr>
        <w:t>5.</w:t>
      </w:r>
    </w:p>
    <w:p w14:paraId="179C0811" w14:textId="77777777" w:rsidR="00C95926" w:rsidRPr="0062593B" w:rsidRDefault="00C95926" w:rsidP="00C95926">
      <w:pPr>
        <w:pStyle w:val="B1"/>
        <w:spacing w:after="0"/>
        <w:rPr>
          <w:rFonts w:ascii="Times New Roman" w:hAnsi="Times New Roman"/>
          <w:i/>
          <w:color w:val="5B9BD5"/>
          <w:lang w:val="nb-NO"/>
        </w:rPr>
      </w:pPr>
      <w:r w:rsidRPr="0062593B">
        <w:rPr>
          <w:rFonts w:ascii="Times New Roman" w:hAnsi="Times New Roman"/>
          <w:i/>
          <w:lang w:val="nb-NO"/>
        </w:rPr>
        <w:t>-</w:t>
      </w:r>
      <w:r w:rsidRPr="0062593B">
        <w:rPr>
          <w:rFonts w:ascii="Times New Roman" w:hAnsi="Times New Roman"/>
          <w:i/>
          <w:lang w:val="nb-NO"/>
        </w:rPr>
        <w:tab/>
      </w:r>
      <w:r w:rsidRPr="0062593B">
        <w:rPr>
          <w:rFonts w:ascii="Times New Roman" w:hAnsi="Times New Roman"/>
          <w:i/>
          <w:strike/>
          <w:lang w:val="nb-NO"/>
        </w:rPr>
        <w:t>TPC command number –2 bits</w:t>
      </w:r>
      <w:r w:rsidRPr="0062593B">
        <w:rPr>
          <w:rFonts w:ascii="Times New Roman" w:hAnsi="Times New Roman"/>
          <w:color w:val="5B9BD5"/>
          <w:lang w:val="nb-NO"/>
        </w:rPr>
        <w:t xml:space="preserve">-     </w:t>
      </w:r>
      <w:r w:rsidRPr="0062593B">
        <w:rPr>
          <w:rFonts w:ascii="Times New Roman" w:hAnsi="Times New Roman"/>
          <w:i/>
          <w:color w:val="5B9BD5"/>
          <w:lang w:val="nb-NO"/>
        </w:rPr>
        <w:t xml:space="preserve">TPC command number 1, TPC command number 2, …, TPC command number n </w:t>
      </w:r>
    </w:p>
    <w:p w14:paraId="57EE34B0" w14:textId="77777777" w:rsidR="00C95926" w:rsidRPr="0062593B" w:rsidRDefault="00C95926" w:rsidP="00C95926">
      <w:pPr>
        <w:pStyle w:val="B1"/>
        <w:spacing w:after="0"/>
        <w:rPr>
          <w:rFonts w:ascii="Times New Roman" w:hAnsi="Times New Roman"/>
          <w:i/>
          <w:color w:val="5B9BD5"/>
        </w:rPr>
      </w:pPr>
      <w:r w:rsidRPr="0062593B">
        <w:rPr>
          <w:rFonts w:ascii="Times New Roman" w:hAnsi="Times New Roman"/>
          <w:i/>
          <w:color w:val="5B9BD5"/>
        </w:rPr>
        <w:t>      where each TPC command applies to a respective serving cell index provided by higher layer parameter cc-IndexInOneCC-Set.</w:t>
      </w:r>
    </w:p>
    <w:p w14:paraId="68682CD6" w14:textId="77777777" w:rsidR="00C95926" w:rsidRPr="0062593B" w:rsidRDefault="00C95926" w:rsidP="00C95926">
      <w:pPr>
        <w:pStyle w:val="B1"/>
        <w:spacing w:after="0"/>
        <w:rPr>
          <w:rFonts w:ascii="Times New Roman" w:hAnsi="Times New Roman"/>
          <w:i/>
          <w:color w:val="00B050"/>
        </w:rPr>
      </w:pPr>
    </w:p>
    <w:p w14:paraId="7F8CF2F7" w14:textId="77777777" w:rsidR="00C95926" w:rsidRPr="0062593B" w:rsidRDefault="00C95926" w:rsidP="00C95926">
      <w:pPr>
        <w:jc w:val="both"/>
        <w:rPr>
          <w:rFonts w:ascii="Times New Roman" w:hAnsi="Times New Roman"/>
          <w:i/>
          <w:color w:val="5B9BD5"/>
        </w:rPr>
      </w:pPr>
      <w:r w:rsidRPr="0062593B">
        <w:rPr>
          <w:rFonts w:ascii="Times New Roman" w:hAnsi="Times New Roman"/>
          <w:i/>
          <w:color w:val="5B9BD5"/>
        </w:rPr>
        <w:t>If the UE is configured with higher layer parameter typeB-SRS-TPC-PDCCH-Group</w:t>
      </w:r>
      <w:r w:rsidRPr="0062593B">
        <w:rPr>
          <w:rFonts w:ascii="Times New Roman" w:hAnsi="Times New Roman"/>
          <w:i/>
          <w:color w:val="5B9BD5"/>
          <w:lang w:eastAsia="zh-CN"/>
        </w:rPr>
        <w:t xml:space="preserve"> for an UL </w:t>
      </w:r>
      <w:r w:rsidRPr="0062593B">
        <w:rPr>
          <w:rFonts w:ascii="Times New Roman" w:hAnsi="Times New Roman"/>
          <w:i/>
          <w:color w:val="5B9BD5"/>
        </w:rPr>
        <w:t xml:space="preserve">without PUCCH </w:t>
      </w:r>
      <w:r w:rsidRPr="0062593B">
        <w:rPr>
          <w:rFonts w:ascii="Times New Roman" w:hAnsi="Times New Roman"/>
          <w:i/>
          <w:color w:val="5B9BD5"/>
          <w:lang w:eastAsia="zh-CN"/>
        </w:rPr>
        <w:t>and</w:t>
      </w:r>
      <w:r w:rsidRPr="0062593B">
        <w:rPr>
          <w:rFonts w:ascii="Times New Roman" w:hAnsi="Times New Roman"/>
          <w:i/>
          <w:color w:val="5B9BD5"/>
        </w:rPr>
        <w:t xml:space="preserve"> PUSCH</w:t>
      </w:r>
      <w:r w:rsidRPr="0062593B">
        <w:rPr>
          <w:rFonts w:ascii="Times New Roman" w:hAnsi="Times New Roman"/>
          <w:i/>
          <w:color w:val="5B9BD5"/>
          <w:lang w:eastAsia="zh-CN"/>
        </w:rPr>
        <w:t xml:space="preserve"> </w:t>
      </w:r>
      <w:r w:rsidRPr="0062593B">
        <w:rPr>
          <w:rFonts w:ascii="Times New Roman" w:hAnsi="Times New Roman"/>
          <w:i/>
          <w:color w:val="5B9BD5"/>
        </w:rPr>
        <w:t xml:space="preserve">or </w:t>
      </w:r>
      <w:r w:rsidRPr="0062593B">
        <w:rPr>
          <w:rFonts w:ascii="Times New Roman" w:hAnsi="Times New Roman"/>
          <w:i/>
          <w:color w:val="5B9BD5"/>
          <w:lang w:eastAsia="zh-CN"/>
        </w:rPr>
        <w:t xml:space="preserve">an </w:t>
      </w:r>
      <w:r w:rsidRPr="0062593B">
        <w:rPr>
          <w:rFonts w:ascii="Times New Roman" w:hAnsi="Times New Roman"/>
          <w:i/>
          <w:color w:val="5B9BD5"/>
        </w:rPr>
        <w:t xml:space="preserve">UL on which the SRS power control is not tied with PUSCH power control, </w:t>
      </w:r>
      <w:r w:rsidRPr="0062593B">
        <w:rPr>
          <w:rFonts w:ascii="Times New Roman" w:hAnsi="Times New Roman"/>
          <w:i/>
          <w:color w:val="5B9BD5"/>
          <w:u w:val="single"/>
        </w:rPr>
        <w:t>one or more blocks</w:t>
      </w:r>
      <w:r w:rsidRPr="0062593B">
        <w:rPr>
          <w:rFonts w:ascii="Times New Roman" w:hAnsi="Times New Roman"/>
          <w:i/>
          <w:color w:val="5B9BD5"/>
        </w:rPr>
        <w:t xml:space="preserve"> is configured for the UE by higher layers where each block applies to a serving cell, with t</w:t>
      </w:r>
      <w:r w:rsidRPr="0062593B">
        <w:rPr>
          <w:rFonts w:ascii="Times New Roman" w:hAnsi="Times New Roman"/>
          <w:i/>
          <w:color w:val="5B9BD5"/>
          <w:lang w:eastAsia="ko-KR"/>
        </w:rPr>
        <w:t>he following fields defined for the block:</w:t>
      </w:r>
    </w:p>
    <w:p w14:paraId="5D51FD24" w14:textId="77777777" w:rsidR="00C95926" w:rsidRPr="0062593B" w:rsidRDefault="00C95926" w:rsidP="00C95926">
      <w:pPr>
        <w:pStyle w:val="B1"/>
        <w:spacing w:after="0"/>
        <w:rPr>
          <w:rFonts w:ascii="Times New Roman" w:hAnsi="Times New Roman"/>
          <w:i/>
          <w:color w:val="5B9BD5"/>
        </w:rPr>
      </w:pPr>
      <w:r w:rsidRPr="0062593B">
        <w:rPr>
          <w:rFonts w:ascii="Times New Roman" w:hAnsi="Times New Roman"/>
          <w:i/>
          <w:color w:val="5B9BD5"/>
          <w:lang w:val="nb-NO"/>
        </w:rPr>
        <w:t>-</w:t>
      </w:r>
      <w:r w:rsidRPr="0062593B">
        <w:rPr>
          <w:rFonts w:ascii="Times New Roman" w:hAnsi="Times New Roman"/>
          <w:i/>
          <w:color w:val="5B9BD5"/>
          <w:lang w:val="nb-NO"/>
        </w:rPr>
        <w:tab/>
        <w:t xml:space="preserve">SRS request – 0 or 2 bits. The presence of </w:t>
      </w:r>
      <w:r w:rsidRPr="0062593B">
        <w:rPr>
          <w:rFonts w:ascii="Times New Roman" w:hAnsi="Times New Roman"/>
          <w:i/>
          <w:color w:val="5B9BD5"/>
          <w:lang w:val="nb-NO" w:eastAsia="zh-CN"/>
        </w:rPr>
        <w:t>t</w:t>
      </w:r>
      <w:r w:rsidRPr="0062593B">
        <w:rPr>
          <w:rFonts w:ascii="Times New Roman" w:hAnsi="Times New Roman"/>
          <w:i/>
          <w:color w:val="5B9BD5"/>
          <w:lang w:val="nb-NO"/>
        </w:rPr>
        <w:t xml:space="preserve">his field is according to the definition in </w:t>
      </w:r>
      <w:r w:rsidRPr="0062593B">
        <w:rPr>
          <w:rFonts w:ascii="Times New Roman" w:hAnsi="Times New Roman"/>
          <w:i/>
          <w:color w:val="5B9BD5"/>
          <w:lang w:val="nb-NO" w:eastAsia="zh-CN"/>
        </w:rPr>
        <w:t>Subclause</w:t>
      </w:r>
      <w:r w:rsidRPr="0062593B">
        <w:rPr>
          <w:rFonts w:ascii="Times New Roman" w:hAnsi="Times New Roman"/>
          <w:i/>
          <w:color w:val="5B9BD5"/>
          <w:lang w:val="nb-NO"/>
        </w:rPr>
        <w:t xml:space="preserve"> </w:t>
      </w:r>
      <w:r w:rsidRPr="0062593B">
        <w:rPr>
          <w:rFonts w:ascii="Times New Roman" w:hAnsi="Times New Roman"/>
          <w:i/>
          <w:color w:val="5B9BD5"/>
          <w:lang w:val="nb-NO" w:eastAsia="zh-CN"/>
        </w:rPr>
        <w:t>x.x</w:t>
      </w:r>
      <w:r w:rsidRPr="0062593B">
        <w:rPr>
          <w:rFonts w:ascii="Times New Roman" w:hAnsi="Times New Roman"/>
          <w:i/>
          <w:color w:val="5B9BD5"/>
          <w:lang w:val="nb-NO"/>
        </w:rPr>
        <w:t xml:space="preserve"> of [5</w:t>
      </w:r>
      <w:r w:rsidRPr="0062593B">
        <w:rPr>
          <w:rFonts w:ascii="Times New Roman" w:hAnsi="Times New Roman"/>
          <w:i/>
          <w:color w:val="5B9BD5"/>
          <w:lang w:val="nb-NO" w:eastAsia="zh-CN"/>
        </w:rPr>
        <w:t>, TS38.213</w:t>
      </w:r>
      <w:r w:rsidRPr="0062593B">
        <w:rPr>
          <w:rFonts w:ascii="Times New Roman" w:hAnsi="Times New Roman"/>
          <w:i/>
          <w:color w:val="5B9BD5"/>
          <w:lang w:val="nb-NO"/>
        </w:rPr>
        <w:t xml:space="preserve">]. If present, this field is interpreted </w:t>
      </w:r>
      <w:r w:rsidRPr="0062593B">
        <w:rPr>
          <w:rFonts w:ascii="Times New Roman" w:hAnsi="Times New Roman"/>
          <w:i/>
          <w:color w:val="5B9BD5"/>
          <w:lang w:eastAsia="zh-CN"/>
        </w:rPr>
        <w:t>as defined by Table 7.3.1.1.2</w:t>
      </w:r>
      <w:r w:rsidRPr="0062593B">
        <w:rPr>
          <w:rFonts w:ascii="Times New Roman" w:hAnsi="Times New Roman"/>
          <w:i/>
          <w:color w:val="5B9BD5"/>
        </w:rPr>
        <w:t>-</w:t>
      </w:r>
      <w:r w:rsidRPr="0062593B">
        <w:rPr>
          <w:rFonts w:ascii="Times New Roman" w:hAnsi="Times New Roman"/>
          <w:i/>
          <w:color w:val="5B9BD5"/>
          <w:lang w:eastAsia="zh-CN"/>
        </w:rPr>
        <w:t>5.</w:t>
      </w:r>
    </w:p>
    <w:p w14:paraId="2D694165" w14:textId="77777777" w:rsidR="00C95926" w:rsidRPr="0062593B" w:rsidRDefault="00C95926" w:rsidP="00C95926">
      <w:pPr>
        <w:pStyle w:val="B1"/>
        <w:spacing w:after="0"/>
        <w:rPr>
          <w:rFonts w:ascii="Times New Roman" w:hAnsi="Times New Roman"/>
          <w:i/>
          <w:color w:val="5B9BD5"/>
          <w:lang w:val="nb-NO" w:eastAsia="zh-CN"/>
        </w:rPr>
      </w:pPr>
      <w:r w:rsidRPr="0062593B">
        <w:rPr>
          <w:rFonts w:ascii="Times New Roman" w:hAnsi="Times New Roman"/>
          <w:i/>
          <w:color w:val="5B9BD5"/>
          <w:lang w:val="nb-NO"/>
        </w:rPr>
        <w:t>-</w:t>
      </w:r>
      <w:r w:rsidRPr="0062593B">
        <w:rPr>
          <w:rFonts w:ascii="Times New Roman" w:hAnsi="Times New Roman"/>
          <w:i/>
          <w:color w:val="5B9BD5"/>
          <w:lang w:val="nb-NO"/>
        </w:rPr>
        <w:tab/>
        <w:t>TPC command number –2 bits</w:t>
      </w:r>
    </w:p>
    <w:p w14:paraId="39FE8813" w14:textId="77777777" w:rsidR="00C95926" w:rsidRPr="0062593B" w:rsidRDefault="00C95926" w:rsidP="00C95926">
      <w:pPr>
        <w:rPr>
          <w:rFonts w:ascii="Times New Roman" w:hAnsi="Times New Roman"/>
          <w:lang w:eastAsia="x-none"/>
        </w:rPr>
      </w:pPr>
    </w:p>
    <w:p w14:paraId="74B70635" w14:textId="77777777" w:rsidR="00C95926" w:rsidRPr="0062593B" w:rsidRDefault="00C95926" w:rsidP="0062593B">
      <w:pPr>
        <w:rPr>
          <w:rFonts w:ascii="Times New Roman" w:hAnsi="Times New Roman"/>
          <w:lang w:eastAsia="x-none"/>
        </w:rPr>
      </w:pPr>
      <w:r w:rsidRPr="0062593B">
        <w:rPr>
          <w:rFonts w:ascii="Times New Roman" w:hAnsi="Times New Roman"/>
          <w:highlight w:val="green"/>
          <w:lang w:eastAsia="x-none"/>
        </w:rPr>
        <w:t>Agreement:</w:t>
      </w:r>
    </w:p>
    <w:p w14:paraId="2C762022" w14:textId="77777777" w:rsidR="00C95926" w:rsidRPr="0062593B" w:rsidRDefault="00C95926" w:rsidP="0062593B">
      <w:pPr>
        <w:rPr>
          <w:rFonts w:ascii="Times New Roman" w:hAnsi="Times New Roman"/>
          <w:lang w:eastAsia="x-none"/>
        </w:rPr>
      </w:pPr>
      <w:r w:rsidRPr="0062593B">
        <w:rPr>
          <w:rFonts w:ascii="Times New Roman" w:hAnsi="Times New Roman"/>
          <w:lang w:eastAsia="x-none"/>
        </w:rPr>
        <w:t xml:space="preserve">If TS38.214 does not capture that </w:t>
      </w:r>
      <w:r w:rsidRPr="0062593B">
        <w:rPr>
          <w:rFonts w:ascii="Times New Roman" w:hAnsi="Times New Roman"/>
        </w:rPr>
        <w:t>slot-level offset is for aperiodic SRS resource set</w:t>
      </w:r>
      <w:r w:rsidRPr="0062593B">
        <w:rPr>
          <w:rFonts w:ascii="Times New Roman" w:hAnsi="Times New Roman"/>
          <w:lang w:eastAsia="x-none"/>
        </w:rPr>
        <w:t>, the spec editor should capture this</w:t>
      </w:r>
    </w:p>
    <w:p w14:paraId="4ABB7C03" w14:textId="77777777" w:rsidR="00C95926" w:rsidRPr="0062593B" w:rsidRDefault="00C95926" w:rsidP="0062593B">
      <w:pPr>
        <w:rPr>
          <w:rFonts w:ascii="Times New Roman" w:hAnsi="Times New Roman"/>
          <w:lang w:eastAsia="x-none"/>
        </w:rPr>
      </w:pPr>
    </w:p>
    <w:p w14:paraId="159159C2" w14:textId="77777777" w:rsidR="00C95926" w:rsidRPr="0062593B" w:rsidRDefault="00C95926" w:rsidP="0062593B">
      <w:pPr>
        <w:tabs>
          <w:tab w:val="left" w:pos="1440"/>
        </w:tabs>
        <w:rPr>
          <w:rFonts w:ascii="Times New Roman" w:hAnsi="Times New Roman"/>
        </w:rPr>
      </w:pPr>
      <w:r w:rsidRPr="0062593B">
        <w:rPr>
          <w:rFonts w:ascii="Times New Roman" w:hAnsi="Times New Roman"/>
          <w:highlight w:val="green"/>
        </w:rPr>
        <w:t>Agreement</w:t>
      </w:r>
    </w:p>
    <w:p w14:paraId="042D12B7" w14:textId="77777777" w:rsidR="00C95926" w:rsidRPr="0062593B" w:rsidRDefault="00C95926" w:rsidP="0062593B">
      <w:pPr>
        <w:rPr>
          <w:rFonts w:ascii="Times New Roman" w:hAnsi="Times New Roman"/>
          <w:szCs w:val="20"/>
          <w:lang w:eastAsia="zh-CN"/>
        </w:rPr>
      </w:pPr>
      <w:r w:rsidRPr="0062593B">
        <w:rPr>
          <w:rFonts w:ascii="Times New Roman" w:hAnsi="Times New Roman"/>
          <w:szCs w:val="20"/>
          <w:lang w:eastAsia="zh-CN"/>
        </w:rPr>
        <w:t xml:space="preserve">The configuration of SRS starting position offset </w:t>
      </w:r>
      <w:r w:rsidRPr="0062593B">
        <w:rPr>
          <w:rFonts w:ascii="Times New Roman" w:hAnsi="Times New Roman"/>
          <w:position w:val="-12"/>
          <w:szCs w:val="20"/>
          <w:lang w:eastAsia="zh-CN"/>
        </w:rPr>
        <w:object w:dxaOrig="460" w:dyaOrig="360" w14:anchorId="71E4673C">
          <v:shape id="_x0000_i1270" type="#_x0000_t75" style="width:22.2pt;height:18.6pt" o:ole="">
            <v:imagedata r:id="rId1423" o:title=""/>
          </v:shape>
          <o:OLEObject Type="Embed" ProgID="Equation.DSMT4" ShapeID="_x0000_i1270" DrawAspect="Content" ObjectID="_1587929148" r:id="rId1424"/>
        </w:object>
      </w:r>
      <w:r w:rsidRPr="0062593B">
        <w:rPr>
          <w:rFonts w:ascii="Times New Roman" w:hAnsi="Times New Roman"/>
          <w:szCs w:val="20"/>
          <w:lang w:eastAsia="zh-CN"/>
        </w:rPr>
        <w:t xml:space="preserve">and symbol number </w:t>
      </w:r>
      <w:r w:rsidRPr="0062593B">
        <w:rPr>
          <w:rFonts w:ascii="Times New Roman" w:hAnsi="Times New Roman"/>
          <w:position w:val="-14"/>
          <w:szCs w:val="20"/>
          <w:lang w:eastAsia="zh-CN"/>
        </w:rPr>
        <w:object w:dxaOrig="560" w:dyaOrig="400" w14:anchorId="625954EB">
          <v:shape id="_x0000_i1271" type="#_x0000_t75" style="width:28.8pt;height:20.4pt" o:ole="">
            <v:imagedata r:id="rId1425" o:title=""/>
          </v:shape>
          <o:OLEObject Type="Embed" ProgID="Equation.DSMT4" ShapeID="_x0000_i1271" DrawAspect="Content" ObjectID="_1587929149" r:id="rId1426"/>
        </w:object>
      </w:r>
      <w:r w:rsidRPr="0062593B">
        <w:rPr>
          <w:rFonts w:ascii="Times New Roman" w:hAnsi="Times New Roman"/>
          <w:szCs w:val="20"/>
          <w:lang w:eastAsia="zh-CN"/>
        </w:rPr>
        <w:t xml:space="preserve"> should satisfy </w:t>
      </w:r>
      <w:r w:rsidRPr="0062593B">
        <w:rPr>
          <w:rFonts w:ascii="Times New Roman" w:hAnsi="Times New Roman"/>
          <w:position w:val="-14"/>
          <w:szCs w:val="20"/>
          <w:lang w:eastAsia="zh-CN"/>
        </w:rPr>
        <w:object w:dxaOrig="1500" w:dyaOrig="400" w14:anchorId="181B9969">
          <v:shape id="_x0000_i1272" type="#_x0000_t75" style="width:76.8pt;height:20.4pt" o:ole="">
            <v:imagedata r:id="rId1427" o:title=""/>
          </v:shape>
          <o:OLEObject Type="Embed" ProgID="Equation.DSMT4" ShapeID="_x0000_i1272" DrawAspect="Content" ObjectID="_1587929150" r:id="rId1428"/>
        </w:object>
      </w:r>
      <w:r w:rsidRPr="0062593B">
        <w:rPr>
          <w:rFonts w:ascii="Times New Roman" w:hAnsi="Times New Roman"/>
          <w:szCs w:val="20"/>
          <w:lang w:eastAsia="zh-CN"/>
        </w:rPr>
        <w:t>.</w:t>
      </w:r>
    </w:p>
    <w:p w14:paraId="5033A28A" w14:textId="77777777" w:rsidR="00C95926" w:rsidRPr="0062593B" w:rsidRDefault="00C95926" w:rsidP="0062593B">
      <w:pPr>
        <w:rPr>
          <w:rFonts w:ascii="Times New Roman" w:hAnsi="Times New Roman"/>
          <w:szCs w:val="20"/>
          <w:lang w:eastAsia="zh-CN"/>
        </w:rPr>
      </w:pPr>
      <w:r w:rsidRPr="0062593B">
        <w:rPr>
          <w:rFonts w:ascii="Times New Roman" w:hAnsi="Times New Roman"/>
          <w:szCs w:val="20"/>
          <w:lang w:eastAsia="zh-CN"/>
        </w:rPr>
        <w:t>The following text proposal for TS38.211 section 7.1.2.4 captures the above agreement.</w:t>
      </w:r>
    </w:p>
    <w:p w14:paraId="67EF5A7A" w14:textId="77777777" w:rsidR="00C95926" w:rsidRPr="0062593B" w:rsidRDefault="00C95926" w:rsidP="0062593B">
      <w:pPr>
        <w:jc w:val="center"/>
        <w:rPr>
          <w:rFonts w:ascii="Times New Roman" w:hAnsi="Times New Roman"/>
          <w:color w:val="FF0000"/>
          <w:szCs w:val="20"/>
          <w:lang w:eastAsia="zh-CN"/>
        </w:rPr>
      </w:pPr>
      <w:r w:rsidRPr="0062593B">
        <w:rPr>
          <w:rFonts w:ascii="Times New Roman" w:hAnsi="Times New Roman"/>
          <w:color w:val="FF0000"/>
          <w:szCs w:val="20"/>
          <w:lang w:eastAsia="zh-CN"/>
        </w:rPr>
        <w:t>&lt; Unchanged parts are omitted &gt;</w:t>
      </w:r>
    </w:p>
    <w:p w14:paraId="646EEC0F" w14:textId="77777777" w:rsidR="00C95926" w:rsidRPr="0062593B" w:rsidRDefault="00C95926" w:rsidP="0062593B">
      <w:pPr>
        <w:rPr>
          <w:rFonts w:ascii="Times New Roman" w:hAnsi="Times New Roman"/>
          <w:szCs w:val="20"/>
        </w:rPr>
      </w:pPr>
      <w:r w:rsidRPr="0062593B">
        <w:rPr>
          <w:rFonts w:ascii="Times New Roman" w:hAnsi="Times New Roman"/>
          <w:szCs w:val="20"/>
        </w:rPr>
        <w:t>An SRS resource consists of</w:t>
      </w:r>
    </w:p>
    <w:p w14:paraId="0E62F151" w14:textId="77777777" w:rsidR="00C95926" w:rsidRPr="0062593B" w:rsidRDefault="00C95926" w:rsidP="0062593B">
      <w:pPr>
        <w:pStyle w:val="B1"/>
        <w:spacing w:after="0"/>
        <w:rPr>
          <w:rFonts w:ascii="Times New Roman" w:eastAsia="Malgun Gothic" w:hAnsi="Times New Roman"/>
        </w:rPr>
      </w:pPr>
      <w:r w:rsidRPr="0062593B">
        <w:rPr>
          <w:rFonts w:ascii="Times New Roman" w:eastAsia="Malgun Gothic" w:hAnsi="Times New Roman"/>
        </w:rPr>
        <w:t>-</w:t>
      </w:r>
      <w:r w:rsidRPr="0062593B">
        <w:rPr>
          <w:rFonts w:ascii="Times New Roman" w:eastAsia="Malgun Gothic" w:hAnsi="Times New Roman"/>
        </w:rPr>
        <w:tab/>
      </w:r>
      <w:r w:rsidRPr="0062593B">
        <w:rPr>
          <w:rFonts w:ascii="Times New Roman" w:eastAsia="Malgun Gothic" w:hAnsi="Times New Roman"/>
          <w:position w:val="-14"/>
        </w:rPr>
        <w:object w:dxaOrig="1200" w:dyaOrig="380" w14:anchorId="75D9030B">
          <v:shape id="_x0000_i1273" type="#_x0000_t75" style="width:58.8pt;height:18.6pt" o:ole="">
            <v:imagedata r:id="rId1429" o:title=""/>
          </v:shape>
          <o:OLEObject Type="Embed" ProgID="Equation.3" ShapeID="_x0000_i1273" DrawAspect="Content" ObjectID="_1587929151" r:id="rId1430"/>
        </w:object>
      </w:r>
      <w:r w:rsidRPr="0062593B">
        <w:rPr>
          <w:rFonts w:ascii="Times New Roman" w:eastAsia="Malgun Gothic" w:hAnsi="Times New Roman"/>
        </w:rPr>
        <w:t xml:space="preserve"> antenna ports </w:t>
      </w:r>
      <w:r w:rsidRPr="0062593B">
        <w:rPr>
          <w:rFonts w:ascii="Times New Roman" w:eastAsia="Malgun Gothic" w:hAnsi="Times New Roman"/>
          <w:position w:val="-12"/>
        </w:rPr>
        <w:object w:dxaOrig="859" w:dyaOrig="420" w14:anchorId="2156BC27">
          <v:shape id="_x0000_i1274" type="#_x0000_t75" style="width:43.8pt;height:20.4pt" o:ole="">
            <v:imagedata r:id="rId1431" o:title=""/>
          </v:shape>
          <o:OLEObject Type="Embed" ProgID="Equation.3" ShapeID="_x0000_i1274" DrawAspect="Content" ObjectID="_1587929152" r:id="rId1432"/>
        </w:object>
      </w:r>
      <w:r w:rsidRPr="0062593B">
        <w:rPr>
          <w:rFonts w:ascii="Times New Roman" w:eastAsia="Malgun Gothic" w:hAnsi="Times New Roman"/>
        </w:rPr>
        <w:t xml:space="preserve">, </w:t>
      </w:r>
      <w:r w:rsidRPr="0062593B">
        <w:rPr>
          <w:rFonts w:ascii="Times New Roman" w:eastAsia="Malgun Gothic" w:hAnsi="Times New Roman"/>
          <w:position w:val="-10"/>
        </w:rPr>
        <w:object w:dxaOrig="1560" w:dyaOrig="300" w14:anchorId="177CE116">
          <v:shape id="_x0000_i1275" type="#_x0000_t75" style="width:77.4pt;height:15pt" o:ole="">
            <v:imagedata r:id="rId1433" o:title=""/>
          </v:shape>
          <o:OLEObject Type="Embed" ProgID="Equation.3" ShapeID="_x0000_i1275" DrawAspect="Content" ObjectID="_1587929153" r:id="rId1434"/>
        </w:object>
      </w:r>
      <w:r w:rsidRPr="0062593B">
        <w:rPr>
          <w:rFonts w:ascii="Times New Roman" w:eastAsia="Malgun Gothic" w:hAnsi="Times New Roman"/>
        </w:rPr>
        <w:t xml:space="preserve">, given by the higher layer parameter </w:t>
      </w:r>
      <w:r w:rsidRPr="0062593B">
        <w:rPr>
          <w:rFonts w:ascii="Times New Roman" w:eastAsia="Malgun Gothic" w:hAnsi="Times New Roman"/>
          <w:i/>
        </w:rPr>
        <w:t>NrofSRS-Ports</w:t>
      </w:r>
    </w:p>
    <w:p w14:paraId="04D05931" w14:textId="77777777" w:rsidR="00C95926" w:rsidRPr="0062593B" w:rsidRDefault="00C95926" w:rsidP="0062593B">
      <w:pPr>
        <w:pStyle w:val="B1"/>
        <w:spacing w:after="0"/>
        <w:rPr>
          <w:rFonts w:ascii="Times New Roman" w:eastAsia="Malgun Gothic" w:hAnsi="Times New Roman"/>
        </w:rPr>
      </w:pPr>
      <w:r w:rsidRPr="0062593B">
        <w:rPr>
          <w:rFonts w:ascii="Times New Roman" w:eastAsia="Malgun Gothic" w:hAnsi="Times New Roman"/>
        </w:rPr>
        <w:t>-</w:t>
      </w:r>
      <w:r w:rsidRPr="0062593B">
        <w:rPr>
          <w:rFonts w:ascii="Times New Roman" w:eastAsia="Malgun Gothic" w:hAnsi="Times New Roman"/>
        </w:rPr>
        <w:tab/>
      </w:r>
      <w:r w:rsidRPr="0062593B">
        <w:rPr>
          <w:rFonts w:ascii="Times New Roman" w:eastAsia="Malgun Gothic" w:hAnsi="Times New Roman"/>
          <w:position w:val="-14"/>
        </w:rPr>
        <w:object w:dxaOrig="1240" w:dyaOrig="380" w14:anchorId="2CD3D652">
          <v:shape id="_x0000_i1276" type="#_x0000_t75" style="width:62.4pt;height:18.6pt" o:ole="">
            <v:imagedata r:id="rId1435" o:title=""/>
          </v:shape>
          <o:OLEObject Type="Embed" ProgID="Equation.3" ShapeID="_x0000_i1276" DrawAspect="Content" ObjectID="_1587929154" r:id="rId1436"/>
        </w:object>
      </w:r>
      <w:r w:rsidRPr="0062593B">
        <w:rPr>
          <w:rFonts w:ascii="Times New Roman" w:eastAsia="Malgun Gothic" w:hAnsi="Times New Roman"/>
        </w:rPr>
        <w:t xml:space="preserve"> consecutive OFDM symbols contained in the higher layer parameter </w:t>
      </w:r>
      <w:r w:rsidRPr="0062593B">
        <w:rPr>
          <w:rFonts w:ascii="Times New Roman" w:eastAsia="Malgun Gothic" w:hAnsi="Times New Roman"/>
          <w:i/>
        </w:rPr>
        <w:t>SRS-ResourceMapping</w:t>
      </w:r>
    </w:p>
    <w:p w14:paraId="47FA5915" w14:textId="77777777" w:rsidR="00C95926" w:rsidRPr="0062593B" w:rsidRDefault="00C95926" w:rsidP="0062593B">
      <w:pPr>
        <w:pStyle w:val="B1"/>
        <w:spacing w:after="0"/>
        <w:rPr>
          <w:rFonts w:ascii="Times New Roman" w:eastAsia="Malgun Gothic" w:hAnsi="Times New Roman"/>
        </w:rPr>
      </w:pPr>
      <w:r w:rsidRPr="0062593B">
        <w:rPr>
          <w:rFonts w:ascii="Times New Roman" w:eastAsia="Malgun Gothic" w:hAnsi="Times New Roman"/>
        </w:rPr>
        <w:t>-</w:t>
      </w:r>
      <w:r w:rsidRPr="0062593B">
        <w:rPr>
          <w:rFonts w:ascii="Times New Roman" w:eastAsia="Malgun Gothic" w:hAnsi="Times New Roman"/>
        </w:rPr>
        <w:tab/>
      </w:r>
      <w:r w:rsidRPr="0062593B">
        <w:rPr>
          <w:rFonts w:ascii="Times New Roman" w:hAnsi="Times New Roman"/>
          <w:position w:val="-10"/>
        </w:rPr>
        <w:object w:dxaOrig="200" w:dyaOrig="300" w14:anchorId="55D1CCA6">
          <v:shape id="_x0000_i1277" type="#_x0000_t75" style="width:9.6pt;height:15pt" o:ole="">
            <v:imagedata r:id="rId1437" o:title=""/>
          </v:shape>
          <o:OLEObject Type="Embed" ProgID="Equation.3" ShapeID="_x0000_i1277" DrawAspect="Content" ObjectID="_1587929155" r:id="rId1438"/>
        </w:object>
      </w:r>
      <w:r w:rsidRPr="0062593B">
        <w:rPr>
          <w:rFonts w:ascii="Times New Roman" w:hAnsi="Times New Roman"/>
        </w:rPr>
        <w:t xml:space="preserve">, </w:t>
      </w:r>
      <w:r w:rsidRPr="0062593B">
        <w:rPr>
          <w:rFonts w:ascii="Times New Roman" w:eastAsia="Malgun Gothic" w:hAnsi="Times New Roman"/>
        </w:rPr>
        <w:t xml:space="preserve">the starting position in the time domain given by </w:t>
      </w:r>
      <w:r w:rsidRPr="0062593B">
        <w:rPr>
          <w:rFonts w:ascii="Times New Roman" w:eastAsia="Malgun Gothic" w:hAnsi="Times New Roman"/>
          <w:position w:val="-14"/>
        </w:rPr>
        <w:object w:dxaOrig="1719" w:dyaOrig="380" w14:anchorId="6CA4D35E">
          <v:shape id="_x0000_i1278" type="#_x0000_t75" style="width:85.8pt;height:18.6pt" o:ole="">
            <v:imagedata r:id="rId1439" o:title=""/>
          </v:shape>
          <o:OLEObject Type="Embed" ProgID="Equation.3" ShapeID="_x0000_i1278" DrawAspect="Content" ObjectID="_1587929156" r:id="rId1440"/>
        </w:object>
      </w:r>
      <w:r w:rsidRPr="0062593B">
        <w:rPr>
          <w:rFonts w:ascii="Times New Roman" w:eastAsia="Malgun Gothic" w:hAnsi="Times New Roman"/>
        </w:rPr>
        <w:t xml:space="preserve"> where the offset </w:t>
      </w:r>
      <w:r w:rsidRPr="0062593B">
        <w:rPr>
          <w:rFonts w:ascii="Times New Roman" w:eastAsia="Malgun Gothic" w:hAnsi="Times New Roman"/>
          <w:position w:val="-10"/>
        </w:rPr>
        <w:object w:dxaOrig="1400" w:dyaOrig="300" w14:anchorId="0A4DBFE7">
          <v:shape id="_x0000_i1279" type="#_x0000_t75" style="width:70.2pt;height:15pt" o:ole="">
            <v:imagedata r:id="rId1441" o:title=""/>
          </v:shape>
          <o:OLEObject Type="Embed" ProgID="Equation.3" ShapeID="_x0000_i1279" DrawAspect="Content" ObjectID="_1587929157" r:id="rId1442"/>
        </w:object>
      </w:r>
      <w:r w:rsidRPr="0062593B">
        <w:rPr>
          <w:rFonts w:ascii="Times New Roman" w:eastAsia="Malgun Gothic" w:hAnsi="Times New Roman"/>
        </w:rPr>
        <w:t xml:space="preserve">counts symbols backwards from the end of the slot and is contained in the higher layer parameter </w:t>
      </w:r>
      <w:r w:rsidRPr="0062593B">
        <w:rPr>
          <w:rFonts w:ascii="Times New Roman" w:eastAsia="Malgun Gothic" w:hAnsi="Times New Roman"/>
          <w:i/>
        </w:rPr>
        <w:t>SRS-ResourceMapping</w:t>
      </w:r>
      <w:ins w:id="503" w:author="作成者" w:date="2018-03-27T10:05:00Z">
        <w:r w:rsidRPr="0062593B">
          <w:rPr>
            <w:rFonts w:ascii="Times New Roman" w:eastAsia="Malgun Gothic" w:hAnsi="Times New Roman"/>
            <w:i/>
          </w:rPr>
          <w:t>,</w:t>
        </w:r>
        <w:r w:rsidRPr="0062593B">
          <w:rPr>
            <w:rFonts w:ascii="Times New Roman" w:eastAsia="Malgun Gothic" w:hAnsi="Times New Roman"/>
          </w:rPr>
          <w:t xml:space="preserve"> where </w:t>
        </w:r>
      </w:ins>
      <w:ins w:id="504" w:author="作成者" w:date="2018-03-27T10:05:00Z">
        <w:r w:rsidRPr="0062593B">
          <w:rPr>
            <w:rFonts w:ascii="Times New Roman" w:hAnsi="Times New Roman"/>
            <w:b/>
            <w:i/>
            <w:position w:val="-14"/>
            <w:lang w:eastAsia="zh-CN"/>
          </w:rPr>
          <w:object w:dxaOrig="1500" w:dyaOrig="400" w14:anchorId="63C7B30B">
            <v:shape id="_x0000_i1280" type="#_x0000_t75" style="width:76.8pt;height:20.4pt" o:ole="">
              <v:imagedata r:id="rId1443" o:title=""/>
            </v:shape>
            <o:OLEObject Type="Embed" ProgID="Equation.DSMT4" ShapeID="_x0000_i1280" DrawAspect="Content" ObjectID="_1587929158" r:id="rId1444"/>
          </w:object>
        </w:r>
      </w:ins>
    </w:p>
    <w:p w14:paraId="6A3861E1" w14:textId="77777777" w:rsidR="00C95926" w:rsidRPr="0062593B" w:rsidRDefault="00C95926" w:rsidP="0062593B">
      <w:pPr>
        <w:pStyle w:val="B1"/>
        <w:spacing w:after="0"/>
        <w:rPr>
          <w:rFonts w:ascii="Times New Roman" w:hAnsi="Times New Roman"/>
        </w:rPr>
      </w:pPr>
      <w:r w:rsidRPr="0062593B">
        <w:rPr>
          <w:rFonts w:ascii="Times New Roman" w:eastAsia="Malgun Gothic" w:hAnsi="Times New Roman"/>
        </w:rPr>
        <w:t>-</w:t>
      </w:r>
      <w:r w:rsidRPr="0062593B">
        <w:rPr>
          <w:rFonts w:ascii="Times New Roman" w:eastAsia="Malgun Gothic" w:hAnsi="Times New Roman"/>
        </w:rPr>
        <w:tab/>
      </w:r>
      <w:r w:rsidRPr="0062593B">
        <w:rPr>
          <w:rFonts w:ascii="Times New Roman" w:hAnsi="Times New Roman"/>
          <w:position w:val="-10"/>
        </w:rPr>
        <w:object w:dxaOrig="240" w:dyaOrig="300" w14:anchorId="7F2C9AB0">
          <v:shape id="_x0000_i1281" type="#_x0000_t75" style="width:13.8pt;height:15pt" o:ole="">
            <v:imagedata r:id="rId1445" o:title=""/>
          </v:shape>
          <o:OLEObject Type="Embed" ProgID="Equation.3" ShapeID="_x0000_i1281" DrawAspect="Content" ObjectID="_1587929159" r:id="rId1446"/>
        </w:object>
      </w:r>
      <w:r w:rsidRPr="0062593B">
        <w:rPr>
          <w:rFonts w:ascii="Times New Roman" w:hAnsi="Times New Roman"/>
        </w:rPr>
        <w:t>, the frequency-domain starting position of the sounding reference signal</w:t>
      </w:r>
    </w:p>
    <w:p w14:paraId="100FDA1F" w14:textId="77777777" w:rsidR="00C95926" w:rsidRPr="0062593B" w:rsidRDefault="00C95926" w:rsidP="0062593B">
      <w:pPr>
        <w:jc w:val="center"/>
        <w:rPr>
          <w:rFonts w:ascii="Times New Roman" w:hAnsi="Times New Roman"/>
          <w:szCs w:val="20"/>
          <w:lang w:eastAsia="x-none"/>
        </w:rPr>
      </w:pPr>
      <w:r w:rsidRPr="0062593B">
        <w:rPr>
          <w:rFonts w:ascii="Times New Roman" w:hAnsi="Times New Roman"/>
          <w:color w:val="FF0000"/>
          <w:szCs w:val="20"/>
          <w:lang w:eastAsia="zh-CN"/>
        </w:rPr>
        <w:t xml:space="preserve">&lt; </w:t>
      </w:r>
      <w:r w:rsidRPr="0062593B">
        <w:rPr>
          <w:rFonts w:ascii="Times New Roman" w:hAnsi="Times New Roman"/>
          <w:color w:val="FF0000"/>
          <w:szCs w:val="20"/>
        </w:rPr>
        <w:t>Unchanged parts are omitted</w:t>
      </w:r>
      <w:r w:rsidRPr="0062593B">
        <w:rPr>
          <w:rFonts w:ascii="Times New Roman" w:hAnsi="Times New Roman"/>
          <w:color w:val="FF0000"/>
          <w:szCs w:val="20"/>
          <w:lang w:eastAsia="zh-CN"/>
        </w:rPr>
        <w:t xml:space="preserve"> &gt;</w:t>
      </w:r>
    </w:p>
    <w:p w14:paraId="4B2F8185" w14:textId="77777777" w:rsidR="00C95926" w:rsidRPr="0062593B" w:rsidRDefault="00C95926" w:rsidP="0062593B">
      <w:pPr>
        <w:rPr>
          <w:rFonts w:ascii="Times New Roman" w:hAnsi="Times New Roman"/>
          <w:lang w:eastAsia="x-none"/>
        </w:rPr>
      </w:pPr>
    </w:p>
    <w:p w14:paraId="7888B63C" w14:textId="77777777" w:rsidR="00C95926" w:rsidRPr="0062593B" w:rsidRDefault="00C95926" w:rsidP="0062593B">
      <w:pPr>
        <w:rPr>
          <w:rFonts w:ascii="Times New Roman" w:hAnsi="Times New Roman"/>
          <w:lang w:eastAsia="x-none"/>
        </w:rPr>
      </w:pPr>
    </w:p>
    <w:p w14:paraId="2FC423B8" w14:textId="77777777" w:rsidR="00C95926" w:rsidRPr="0062593B" w:rsidRDefault="00C95926" w:rsidP="0062593B">
      <w:pPr>
        <w:rPr>
          <w:rFonts w:ascii="Times New Roman" w:hAnsi="Times New Roman"/>
          <w:lang w:eastAsia="x-none"/>
        </w:rPr>
      </w:pPr>
      <w:r w:rsidRPr="0062593B">
        <w:rPr>
          <w:rFonts w:ascii="Times New Roman" w:hAnsi="Times New Roman"/>
          <w:highlight w:val="green"/>
          <w:lang w:eastAsia="x-none"/>
        </w:rPr>
        <w:t>Agreement</w:t>
      </w:r>
    </w:p>
    <w:p w14:paraId="129B1081" w14:textId="77777777" w:rsidR="00C95926" w:rsidRPr="0062593B" w:rsidRDefault="00C95926" w:rsidP="0062593B">
      <w:pPr>
        <w:rPr>
          <w:rFonts w:ascii="Times New Roman" w:hAnsi="Times New Roman"/>
          <w:lang w:eastAsia="x-none"/>
        </w:rPr>
      </w:pPr>
      <w:r w:rsidRPr="0062593B">
        <w:rPr>
          <w:rFonts w:ascii="Times New Roman" w:hAnsi="Times New Roman"/>
          <w:lang w:eastAsia="x-none"/>
        </w:rPr>
        <w:t xml:space="preserve">Inform RAN2 that </w:t>
      </w:r>
      <w:r w:rsidRPr="0062593B">
        <w:rPr>
          <w:rFonts w:ascii="Times New Roman" w:hAnsi="Times New Roman"/>
          <w:i/>
          <w:iCs/>
          <w:color w:val="FF0000"/>
        </w:rPr>
        <w:t xml:space="preserve">aperiodicSRS-ResourceTrigger </w:t>
      </w:r>
      <w:r w:rsidRPr="0062593B">
        <w:rPr>
          <w:rFonts w:ascii="Times New Roman" w:hAnsi="Times New Roman"/>
          <w:iCs/>
        </w:rPr>
        <w:t>should start from 1 not 0</w:t>
      </w:r>
      <w:r w:rsidRPr="0062593B">
        <w:rPr>
          <w:rFonts w:ascii="Times New Roman" w:hAnsi="Times New Roman"/>
          <w:iCs/>
          <w:color w:val="FF0000"/>
        </w:rPr>
        <w:t xml:space="preserve">. </w:t>
      </w:r>
      <w:r w:rsidRPr="0062593B">
        <w:rPr>
          <w:rFonts w:ascii="Times New Roman" w:hAnsi="Times New Roman"/>
          <w:iCs/>
        </w:rPr>
        <w:t>LS to be prepared by Steve (Ericsson)</w:t>
      </w:r>
    </w:p>
    <w:p w14:paraId="61D4E35A" w14:textId="77777777" w:rsidR="00C95926" w:rsidRPr="0062593B" w:rsidRDefault="00C95926" w:rsidP="0062593B">
      <w:pPr>
        <w:rPr>
          <w:rFonts w:ascii="Times New Roman" w:hAnsi="Times New Roman"/>
          <w:lang w:eastAsia="x-none"/>
        </w:rPr>
      </w:pPr>
    </w:p>
    <w:p w14:paraId="3802721C" w14:textId="77777777" w:rsidR="00C95926" w:rsidRPr="0062593B" w:rsidRDefault="00C95926" w:rsidP="0062593B">
      <w:pPr>
        <w:rPr>
          <w:rFonts w:ascii="Times New Roman" w:hAnsi="Times New Roman"/>
          <w:lang w:eastAsia="x-none"/>
        </w:rPr>
      </w:pPr>
      <w:r w:rsidRPr="0062593B">
        <w:rPr>
          <w:rFonts w:ascii="Times New Roman" w:hAnsi="Times New Roman"/>
          <w:highlight w:val="green"/>
          <w:lang w:eastAsia="x-none"/>
        </w:rPr>
        <w:t>Agreement</w:t>
      </w:r>
    </w:p>
    <w:p w14:paraId="50E07B1B" w14:textId="77777777" w:rsidR="00C95926" w:rsidRPr="00274AD1" w:rsidRDefault="00C95926" w:rsidP="00C95926">
      <w:r w:rsidRPr="00274AD1">
        <w:t>&gt;&gt;&gt; Text proposal for 38.212 Section 7.3.1.1.2 &gt;&gt;&gt;</w:t>
      </w:r>
    </w:p>
    <w:p w14:paraId="4EDF99F8" w14:textId="77777777" w:rsidR="00C95926" w:rsidRPr="00274AD1" w:rsidRDefault="00C95926" w:rsidP="00C95926">
      <w:pPr>
        <w:pStyle w:val="TH"/>
        <w:rPr>
          <w:lang w:eastAsia="zh-CN"/>
        </w:rPr>
      </w:pPr>
      <w:r w:rsidRPr="00274AD1">
        <w:lastRenderedPageBreak/>
        <w:t xml:space="preserve">Table </w:t>
      </w:r>
      <w:r w:rsidRPr="00274AD1">
        <w:rPr>
          <w:rFonts w:hint="eastAsia"/>
          <w:lang w:eastAsia="zh-CN"/>
        </w:rPr>
        <w:t>7.3.1.1.2</w:t>
      </w:r>
      <w:r w:rsidRPr="00274AD1">
        <w:t>-</w:t>
      </w:r>
      <w:r w:rsidRPr="00274AD1">
        <w:rPr>
          <w:rFonts w:hint="eastAsia"/>
          <w:lang w:eastAsia="zh-CN"/>
        </w:rPr>
        <w:t xml:space="preserve">24: SRS request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2"/>
        <w:gridCol w:w="5579"/>
      </w:tblGrid>
      <w:tr w:rsidR="00C95926" w:rsidRPr="00274AD1" w14:paraId="43A9113D" w14:textId="77777777" w:rsidTr="00D17219">
        <w:trPr>
          <w:trHeight w:val="631"/>
          <w:jc w:val="center"/>
        </w:trPr>
        <w:tc>
          <w:tcPr>
            <w:tcW w:w="2742" w:type="dxa"/>
            <w:shd w:val="clear" w:color="auto" w:fill="D9D9D9"/>
            <w:vAlign w:val="center"/>
          </w:tcPr>
          <w:p w14:paraId="73228CCB" w14:textId="77777777" w:rsidR="00C95926" w:rsidRPr="00274AD1" w:rsidRDefault="00C95926" w:rsidP="00D17219">
            <w:pPr>
              <w:pStyle w:val="TAC"/>
              <w:rPr>
                <w:lang w:eastAsia="zh-CN"/>
              </w:rPr>
            </w:pPr>
            <w:r w:rsidRPr="00274AD1">
              <w:rPr>
                <w:rFonts w:hint="eastAsia"/>
                <w:lang w:eastAsia="zh-CN"/>
              </w:rPr>
              <w:t>Value of SRS request field</w:t>
            </w:r>
          </w:p>
        </w:tc>
        <w:tc>
          <w:tcPr>
            <w:tcW w:w="5579" w:type="dxa"/>
            <w:shd w:val="clear" w:color="auto" w:fill="D9D9D9"/>
            <w:vAlign w:val="center"/>
          </w:tcPr>
          <w:p w14:paraId="0F802F73" w14:textId="77777777" w:rsidR="00C95926" w:rsidRPr="00274AD1" w:rsidRDefault="00C95926" w:rsidP="00D17219">
            <w:pPr>
              <w:pStyle w:val="TAC"/>
              <w:rPr>
                <w:lang w:eastAsia="zh-CN"/>
              </w:rPr>
            </w:pPr>
            <w:r w:rsidRPr="00274AD1">
              <w:rPr>
                <w:color w:val="FF0000"/>
                <w:lang w:eastAsia="zh-CN"/>
              </w:rPr>
              <w:t xml:space="preserve">Triggered aperiodic </w:t>
            </w:r>
            <w:r w:rsidRPr="00274AD1">
              <w:rPr>
                <w:rFonts w:hint="eastAsia"/>
                <w:lang w:eastAsia="zh-CN"/>
              </w:rPr>
              <w:t>SRS resource set</w:t>
            </w:r>
            <w:r w:rsidRPr="00274AD1">
              <w:rPr>
                <w:color w:val="FF0000"/>
                <w:lang w:eastAsia="zh-CN"/>
              </w:rPr>
              <w:t>(s)</w:t>
            </w:r>
          </w:p>
        </w:tc>
      </w:tr>
      <w:tr w:rsidR="00C95926" w:rsidRPr="00274AD1" w14:paraId="2D6EB76D" w14:textId="77777777" w:rsidTr="00D17219">
        <w:trPr>
          <w:jc w:val="center"/>
        </w:trPr>
        <w:tc>
          <w:tcPr>
            <w:tcW w:w="2742" w:type="dxa"/>
            <w:shd w:val="clear" w:color="auto" w:fill="auto"/>
            <w:vAlign w:val="center"/>
          </w:tcPr>
          <w:p w14:paraId="48072F6B" w14:textId="77777777" w:rsidR="00C95926" w:rsidRPr="00274AD1" w:rsidRDefault="00C95926" w:rsidP="00D17219">
            <w:pPr>
              <w:pStyle w:val="TAC"/>
              <w:rPr>
                <w:lang w:eastAsia="zh-CN"/>
              </w:rPr>
            </w:pPr>
            <w:r w:rsidRPr="00274AD1">
              <w:rPr>
                <w:rFonts w:hint="eastAsia"/>
                <w:lang w:eastAsia="zh-CN"/>
              </w:rPr>
              <w:t>00</w:t>
            </w:r>
          </w:p>
        </w:tc>
        <w:tc>
          <w:tcPr>
            <w:tcW w:w="5579" w:type="dxa"/>
            <w:shd w:val="clear" w:color="auto" w:fill="auto"/>
            <w:vAlign w:val="center"/>
          </w:tcPr>
          <w:p w14:paraId="56B3090A" w14:textId="77777777" w:rsidR="00C95926" w:rsidRPr="00274AD1" w:rsidRDefault="00C95926" w:rsidP="00D17219">
            <w:pPr>
              <w:pStyle w:val="TAC"/>
              <w:rPr>
                <w:color w:val="FF0000"/>
                <w:sz w:val="16"/>
                <w:szCs w:val="16"/>
                <w:lang w:eastAsia="zh-CN"/>
              </w:rPr>
            </w:pPr>
            <w:r w:rsidRPr="00274AD1">
              <w:rPr>
                <w:color w:val="FF0000"/>
              </w:rPr>
              <w:t>No aperiodic SRS resource set triggered</w:t>
            </w:r>
          </w:p>
        </w:tc>
      </w:tr>
      <w:tr w:rsidR="00C95926" w:rsidRPr="00274AD1" w14:paraId="39242F7C" w14:textId="77777777" w:rsidTr="00D17219">
        <w:trPr>
          <w:jc w:val="center"/>
        </w:trPr>
        <w:tc>
          <w:tcPr>
            <w:tcW w:w="2742" w:type="dxa"/>
            <w:shd w:val="clear" w:color="auto" w:fill="auto"/>
            <w:vAlign w:val="center"/>
          </w:tcPr>
          <w:p w14:paraId="0B7F8E91" w14:textId="77777777" w:rsidR="00C95926" w:rsidRPr="00274AD1" w:rsidRDefault="00C95926" w:rsidP="00D17219">
            <w:pPr>
              <w:pStyle w:val="TAC"/>
              <w:rPr>
                <w:lang w:eastAsia="zh-CN"/>
              </w:rPr>
            </w:pPr>
            <w:r w:rsidRPr="00274AD1">
              <w:rPr>
                <w:rFonts w:hint="eastAsia"/>
                <w:lang w:eastAsia="zh-CN"/>
              </w:rPr>
              <w:t>01</w:t>
            </w:r>
          </w:p>
        </w:tc>
        <w:tc>
          <w:tcPr>
            <w:tcW w:w="5579" w:type="dxa"/>
            <w:shd w:val="clear" w:color="auto" w:fill="auto"/>
            <w:vAlign w:val="center"/>
          </w:tcPr>
          <w:p w14:paraId="378D0C78" w14:textId="77777777" w:rsidR="00C95926" w:rsidRPr="00274AD1" w:rsidRDefault="00C95926" w:rsidP="00D17219">
            <w:pPr>
              <w:pStyle w:val="TAC"/>
              <w:rPr>
                <w:color w:val="FF0000"/>
                <w:sz w:val="16"/>
                <w:szCs w:val="16"/>
                <w:lang w:eastAsia="zh-CN"/>
              </w:rPr>
            </w:pPr>
            <w:r w:rsidRPr="00274AD1">
              <w:rPr>
                <w:color w:val="FF0000"/>
              </w:rPr>
              <w:t xml:space="preserve">SRS resource set(s) configured with higher layer parameter </w:t>
            </w:r>
            <w:r w:rsidRPr="00274AD1">
              <w:rPr>
                <w:i/>
                <w:iCs/>
                <w:color w:val="FF0000"/>
              </w:rPr>
              <w:t>aperiodicSRS-ResourceTrigger</w:t>
            </w:r>
            <w:r w:rsidRPr="00274AD1">
              <w:rPr>
                <w:color w:val="FF0000"/>
              </w:rPr>
              <w:t xml:space="preserve"> set to 1</w:t>
            </w:r>
          </w:p>
        </w:tc>
      </w:tr>
      <w:tr w:rsidR="00C95926" w:rsidRPr="00274AD1" w14:paraId="573DC57F" w14:textId="77777777" w:rsidTr="00D17219">
        <w:trPr>
          <w:jc w:val="center"/>
        </w:trPr>
        <w:tc>
          <w:tcPr>
            <w:tcW w:w="2742" w:type="dxa"/>
            <w:shd w:val="clear" w:color="auto" w:fill="auto"/>
            <w:vAlign w:val="center"/>
          </w:tcPr>
          <w:p w14:paraId="3C3E845C" w14:textId="77777777" w:rsidR="00C95926" w:rsidRPr="00274AD1" w:rsidRDefault="00C95926" w:rsidP="00D17219">
            <w:pPr>
              <w:pStyle w:val="TAC"/>
              <w:rPr>
                <w:lang w:eastAsia="zh-CN"/>
              </w:rPr>
            </w:pPr>
            <w:r w:rsidRPr="00274AD1">
              <w:rPr>
                <w:rFonts w:hint="eastAsia"/>
                <w:lang w:eastAsia="zh-CN"/>
              </w:rPr>
              <w:t>10</w:t>
            </w:r>
          </w:p>
        </w:tc>
        <w:tc>
          <w:tcPr>
            <w:tcW w:w="5579" w:type="dxa"/>
            <w:shd w:val="clear" w:color="auto" w:fill="auto"/>
            <w:vAlign w:val="center"/>
          </w:tcPr>
          <w:p w14:paraId="45688EDE" w14:textId="77777777" w:rsidR="00C95926" w:rsidRPr="00274AD1" w:rsidRDefault="00C95926" w:rsidP="00D17219">
            <w:pPr>
              <w:pStyle w:val="TAC"/>
              <w:rPr>
                <w:color w:val="FF0000"/>
                <w:sz w:val="16"/>
                <w:szCs w:val="16"/>
                <w:lang w:eastAsia="zh-CN"/>
              </w:rPr>
            </w:pPr>
            <w:r w:rsidRPr="00274AD1">
              <w:rPr>
                <w:color w:val="FF0000"/>
              </w:rPr>
              <w:t xml:space="preserve">SRS resource set(s) configured with higher layer parameter </w:t>
            </w:r>
            <w:r w:rsidRPr="00274AD1">
              <w:rPr>
                <w:i/>
                <w:iCs/>
                <w:color w:val="FF0000"/>
              </w:rPr>
              <w:t>aperiodicSRS-ResourceTrigger</w:t>
            </w:r>
            <w:r w:rsidRPr="00274AD1">
              <w:rPr>
                <w:color w:val="FF0000"/>
              </w:rPr>
              <w:t xml:space="preserve"> set to 2</w:t>
            </w:r>
          </w:p>
        </w:tc>
      </w:tr>
      <w:tr w:rsidR="00C95926" w:rsidRPr="00274AD1" w14:paraId="4B158812" w14:textId="77777777" w:rsidTr="00D17219">
        <w:trPr>
          <w:jc w:val="center"/>
        </w:trPr>
        <w:tc>
          <w:tcPr>
            <w:tcW w:w="2742" w:type="dxa"/>
            <w:shd w:val="clear" w:color="auto" w:fill="auto"/>
            <w:vAlign w:val="center"/>
          </w:tcPr>
          <w:p w14:paraId="77CE73B9" w14:textId="77777777" w:rsidR="00C95926" w:rsidRPr="00274AD1" w:rsidRDefault="00C95926" w:rsidP="00D17219">
            <w:pPr>
              <w:pStyle w:val="TAC"/>
              <w:rPr>
                <w:lang w:eastAsia="zh-CN"/>
              </w:rPr>
            </w:pPr>
            <w:r w:rsidRPr="00274AD1">
              <w:rPr>
                <w:rFonts w:hint="eastAsia"/>
                <w:lang w:eastAsia="zh-CN"/>
              </w:rPr>
              <w:t>11</w:t>
            </w:r>
          </w:p>
        </w:tc>
        <w:tc>
          <w:tcPr>
            <w:tcW w:w="5579" w:type="dxa"/>
            <w:shd w:val="clear" w:color="auto" w:fill="auto"/>
            <w:vAlign w:val="center"/>
          </w:tcPr>
          <w:p w14:paraId="463A7133" w14:textId="77777777" w:rsidR="00C95926" w:rsidRPr="00274AD1" w:rsidRDefault="00C95926" w:rsidP="00D17219">
            <w:pPr>
              <w:pStyle w:val="TAC"/>
              <w:rPr>
                <w:color w:val="FF0000"/>
                <w:sz w:val="16"/>
                <w:szCs w:val="16"/>
                <w:lang w:eastAsia="zh-CN"/>
              </w:rPr>
            </w:pPr>
            <w:r w:rsidRPr="00274AD1">
              <w:rPr>
                <w:color w:val="FF0000"/>
              </w:rPr>
              <w:t xml:space="preserve">SRS resource set(s) configured with higher layer parameter </w:t>
            </w:r>
            <w:r w:rsidRPr="00274AD1">
              <w:rPr>
                <w:i/>
                <w:iCs/>
                <w:color w:val="FF0000"/>
              </w:rPr>
              <w:t>aperiodicSRS-ResourceTrigger</w:t>
            </w:r>
            <w:r w:rsidRPr="00274AD1">
              <w:rPr>
                <w:color w:val="FF0000"/>
              </w:rPr>
              <w:t xml:space="preserve"> set to 3</w:t>
            </w:r>
          </w:p>
        </w:tc>
      </w:tr>
    </w:tbl>
    <w:p w14:paraId="1411EC83" w14:textId="77777777" w:rsidR="00C95926" w:rsidRPr="00274AD1" w:rsidRDefault="00C95926" w:rsidP="00C95926"/>
    <w:p w14:paraId="0EAB2C7E" w14:textId="77777777" w:rsidR="00C95926" w:rsidRPr="00274AD1" w:rsidRDefault="00C95926" w:rsidP="00C95926">
      <w:r w:rsidRPr="00274AD1">
        <w:t>&gt;&gt;&gt; End text proposal &gt;&gt;&gt;</w:t>
      </w:r>
    </w:p>
    <w:p w14:paraId="57D69B83" w14:textId="77777777" w:rsidR="00C95926" w:rsidRDefault="00C95926" w:rsidP="00C95926">
      <w:pPr>
        <w:rPr>
          <w:lang w:eastAsia="x-none"/>
        </w:rPr>
      </w:pPr>
    </w:p>
    <w:p w14:paraId="5F18E434" w14:textId="77777777" w:rsidR="00C95926" w:rsidRPr="0062593B" w:rsidRDefault="00C95926" w:rsidP="00C95926">
      <w:pPr>
        <w:rPr>
          <w:lang w:eastAsia="x-none"/>
        </w:rPr>
      </w:pPr>
      <w:r w:rsidRPr="0062593B">
        <w:rPr>
          <w:highlight w:val="green"/>
          <w:lang w:eastAsia="x-none"/>
        </w:rPr>
        <w:t>Agreement</w:t>
      </w:r>
      <w:r w:rsidRPr="0062593B">
        <w:rPr>
          <w:lang w:eastAsia="x-none"/>
        </w:rPr>
        <w:t xml:space="preserve"> </w:t>
      </w:r>
    </w:p>
    <w:p w14:paraId="58F78325" w14:textId="77777777" w:rsidR="00C95926" w:rsidRPr="00274AD1" w:rsidRDefault="00C95926" w:rsidP="0062593B">
      <w:r w:rsidRPr="00274AD1">
        <w:t>To avoid duplication between 38.212 and 38.214 of the table mapping the codepoints of the SRS request field in DCI to the triggered aperiodic SRS resource set(s), remove Table 6.2.1-1 from 38.214. Text proposal is provided below.</w:t>
      </w:r>
    </w:p>
    <w:p w14:paraId="2A6EFDA1" w14:textId="77777777" w:rsidR="00C95926" w:rsidRPr="00274AD1" w:rsidRDefault="00C95926" w:rsidP="00C95926">
      <w:pPr>
        <w:rPr>
          <w:szCs w:val="20"/>
        </w:rPr>
      </w:pPr>
      <w:r w:rsidRPr="00274AD1">
        <w:rPr>
          <w:szCs w:val="20"/>
        </w:rPr>
        <w:t>&gt;&gt;&gt; Text proposal for 38.214 Section 6.2.1  &gt;&gt;&gt;</w:t>
      </w:r>
    </w:p>
    <w:p w14:paraId="7F04E57F" w14:textId="77777777" w:rsidR="00C95926" w:rsidRPr="00274AD1" w:rsidRDefault="00C95926" w:rsidP="00C95926">
      <w:pPr>
        <w:rPr>
          <w:color w:val="000000"/>
          <w:szCs w:val="20"/>
        </w:rPr>
      </w:pPr>
      <w:r w:rsidRPr="00274AD1">
        <w:rPr>
          <w:color w:val="000000"/>
          <w:szCs w:val="20"/>
        </w:rPr>
        <w:t>For aperiodic SRS, at least one state of the DCI field is used to select at least one out of the configured SRS resource set.</w:t>
      </w:r>
    </w:p>
    <w:p w14:paraId="79E53B6F" w14:textId="77777777" w:rsidR="00C95926" w:rsidRPr="00274AD1" w:rsidRDefault="00C95926" w:rsidP="00C95926">
      <w:pPr>
        <w:rPr>
          <w:szCs w:val="20"/>
        </w:rPr>
      </w:pPr>
      <w:r w:rsidRPr="00274AD1">
        <w:rPr>
          <w:szCs w:val="20"/>
        </w:rPr>
        <w:t xml:space="preserve">The 2-bit SRS request field [5, TS38.212] in DCI format 0_1, 1_1 indicates the triggered SRS resource set given in Table </w:t>
      </w:r>
      <w:r w:rsidRPr="00274AD1">
        <w:rPr>
          <w:strike/>
          <w:color w:val="FF0000"/>
          <w:szCs w:val="20"/>
        </w:rPr>
        <w:t>6.2.1-1</w:t>
      </w:r>
      <w:r w:rsidRPr="00274AD1">
        <w:rPr>
          <w:color w:val="FF0000"/>
          <w:szCs w:val="20"/>
        </w:rPr>
        <w:t xml:space="preserve"> 7.3.1.1.2-24 of [5, TS38.212]</w:t>
      </w:r>
      <w:r w:rsidRPr="00274AD1">
        <w:rPr>
          <w:szCs w:val="20"/>
        </w:rPr>
        <w:t>. The 2-bit SRS request field [5, TS38.212] in DCI format 2_3 indicates the triggered SRS resource set given in Subclause 11.4 of [6, TS 38.213].</w:t>
      </w:r>
    </w:p>
    <w:p w14:paraId="6A260CBB" w14:textId="77777777" w:rsidR="00C95926" w:rsidRPr="00274AD1" w:rsidRDefault="00C95926" w:rsidP="00C95926">
      <w:pPr>
        <w:pStyle w:val="TH"/>
        <w:rPr>
          <w:strike/>
          <w:color w:val="FF0000"/>
        </w:rPr>
      </w:pPr>
      <w:r w:rsidRPr="00274AD1">
        <w:rPr>
          <w:strike/>
          <w:color w:val="FF0000"/>
        </w:rPr>
        <w:t>Table 6.2.1-1: SRS request value for aperiodic SRS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00"/>
        <w:gridCol w:w="4486"/>
      </w:tblGrid>
      <w:tr w:rsidR="00C95926" w:rsidRPr="00274AD1" w14:paraId="08146827" w14:textId="77777777" w:rsidTr="00D17219">
        <w:trPr>
          <w:cantSplit/>
          <w:jc w:val="center"/>
        </w:trPr>
        <w:tc>
          <w:tcPr>
            <w:tcW w:w="0" w:type="auto"/>
            <w:shd w:val="clear" w:color="auto" w:fill="E0E0E0"/>
            <w:vAlign w:val="center"/>
          </w:tcPr>
          <w:p w14:paraId="50C34211" w14:textId="77777777" w:rsidR="00C95926" w:rsidRPr="00274AD1" w:rsidRDefault="00C95926" w:rsidP="00D17219">
            <w:pPr>
              <w:pStyle w:val="TAH"/>
              <w:rPr>
                <w:strike/>
                <w:color w:val="FF0000"/>
                <w:sz w:val="20"/>
              </w:rPr>
            </w:pPr>
            <w:r w:rsidRPr="00274AD1">
              <w:rPr>
                <w:strike/>
                <w:color w:val="FF0000"/>
                <w:sz w:val="20"/>
              </w:rPr>
              <w:t>Value of SRS request field</w:t>
            </w:r>
          </w:p>
        </w:tc>
        <w:tc>
          <w:tcPr>
            <w:tcW w:w="0" w:type="auto"/>
            <w:shd w:val="clear" w:color="auto" w:fill="E0E0E0"/>
            <w:vAlign w:val="center"/>
          </w:tcPr>
          <w:p w14:paraId="6DCA61BC" w14:textId="77777777" w:rsidR="00C95926" w:rsidRPr="00274AD1" w:rsidRDefault="00C95926" w:rsidP="00D17219">
            <w:pPr>
              <w:pStyle w:val="TAH"/>
              <w:rPr>
                <w:strike/>
                <w:color w:val="FF0000"/>
                <w:sz w:val="20"/>
              </w:rPr>
            </w:pPr>
            <w:r w:rsidRPr="00274AD1">
              <w:rPr>
                <w:strike/>
                <w:color w:val="FF0000"/>
                <w:sz w:val="20"/>
              </w:rPr>
              <w:t>Description</w:t>
            </w:r>
          </w:p>
        </w:tc>
      </w:tr>
      <w:tr w:rsidR="00C95926" w:rsidRPr="00274AD1" w14:paraId="18681158" w14:textId="77777777" w:rsidTr="00D17219">
        <w:trPr>
          <w:cantSplit/>
          <w:jc w:val="center"/>
        </w:trPr>
        <w:tc>
          <w:tcPr>
            <w:tcW w:w="0" w:type="auto"/>
            <w:vAlign w:val="center"/>
          </w:tcPr>
          <w:p w14:paraId="11EC6794" w14:textId="77777777" w:rsidR="00C95926" w:rsidRPr="00274AD1" w:rsidRDefault="00C95926" w:rsidP="00D17219">
            <w:pPr>
              <w:pStyle w:val="TAC"/>
              <w:rPr>
                <w:strike/>
                <w:color w:val="FF0000"/>
              </w:rPr>
            </w:pPr>
            <w:r w:rsidRPr="00274AD1">
              <w:rPr>
                <w:strike/>
                <w:color w:val="FF0000"/>
              </w:rPr>
              <w:t>'00'</w:t>
            </w:r>
          </w:p>
        </w:tc>
        <w:tc>
          <w:tcPr>
            <w:tcW w:w="0" w:type="auto"/>
            <w:vAlign w:val="center"/>
          </w:tcPr>
          <w:p w14:paraId="354E5037" w14:textId="77777777" w:rsidR="00C95926" w:rsidRPr="00274AD1" w:rsidRDefault="00C95926" w:rsidP="00D17219">
            <w:pPr>
              <w:pStyle w:val="TAC"/>
              <w:rPr>
                <w:strike/>
                <w:color w:val="FF0000"/>
              </w:rPr>
            </w:pPr>
            <w:r w:rsidRPr="00274AD1">
              <w:rPr>
                <w:strike/>
                <w:color w:val="FF0000"/>
              </w:rPr>
              <w:t>No aperiodic SRS trigger</w:t>
            </w:r>
          </w:p>
        </w:tc>
      </w:tr>
      <w:tr w:rsidR="00C95926" w:rsidRPr="00274AD1" w14:paraId="7BFA15F2" w14:textId="77777777" w:rsidTr="00D17219">
        <w:trPr>
          <w:cantSplit/>
          <w:jc w:val="center"/>
        </w:trPr>
        <w:tc>
          <w:tcPr>
            <w:tcW w:w="0" w:type="auto"/>
            <w:vAlign w:val="center"/>
          </w:tcPr>
          <w:p w14:paraId="6B6E1BC2" w14:textId="77777777" w:rsidR="00C95926" w:rsidRPr="00274AD1" w:rsidRDefault="00C95926" w:rsidP="00D17219">
            <w:pPr>
              <w:pStyle w:val="TAC"/>
              <w:rPr>
                <w:strike/>
                <w:color w:val="FF0000"/>
              </w:rPr>
            </w:pPr>
            <w:r w:rsidRPr="00274AD1">
              <w:rPr>
                <w:strike/>
                <w:color w:val="FF0000"/>
              </w:rPr>
              <w:t>'01'</w:t>
            </w:r>
          </w:p>
        </w:tc>
        <w:tc>
          <w:tcPr>
            <w:tcW w:w="0" w:type="auto"/>
            <w:vAlign w:val="center"/>
          </w:tcPr>
          <w:p w14:paraId="7A2BC38E" w14:textId="77777777" w:rsidR="00C95926" w:rsidRPr="00274AD1" w:rsidRDefault="00C95926" w:rsidP="00D17219">
            <w:pPr>
              <w:pStyle w:val="TAC"/>
              <w:rPr>
                <w:strike/>
                <w:color w:val="FF0000"/>
              </w:rPr>
            </w:pPr>
            <w:r w:rsidRPr="00274AD1">
              <w:rPr>
                <w:strike/>
                <w:color w:val="FF0000"/>
              </w:rPr>
              <w:t>The 1</w:t>
            </w:r>
            <w:r w:rsidRPr="00274AD1">
              <w:rPr>
                <w:strike/>
                <w:color w:val="FF0000"/>
                <w:vertAlign w:val="superscript"/>
              </w:rPr>
              <w:t>st</w:t>
            </w:r>
            <w:r w:rsidRPr="00274AD1">
              <w:rPr>
                <w:strike/>
                <w:color w:val="FF0000"/>
              </w:rPr>
              <w:t xml:space="preserve"> SRS resource set(s) configured by higher layers </w:t>
            </w:r>
          </w:p>
        </w:tc>
      </w:tr>
      <w:tr w:rsidR="00C95926" w:rsidRPr="00274AD1" w14:paraId="6BB7F761" w14:textId="77777777" w:rsidTr="00D17219">
        <w:trPr>
          <w:cantSplit/>
          <w:jc w:val="center"/>
        </w:trPr>
        <w:tc>
          <w:tcPr>
            <w:tcW w:w="0" w:type="auto"/>
            <w:vAlign w:val="center"/>
          </w:tcPr>
          <w:p w14:paraId="4428CC64" w14:textId="77777777" w:rsidR="00C95926" w:rsidRPr="00274AD1" w:rsidRDefault="00C95926" w:rsidP="00D17219">
            <w:pPr>
              <w:pStyle w:val="TAC"/>
              <w:rPr>
                <w:strike/>
                <w:color w:val="FF0000"/>
              </w:rPr>
            </w:pPr>
            <w:r w:rsidRPr="00274AD1">
              <w:rPr>
                <w:strike/>
                <w:color w:val="FF0000"/>
              </w:rPr>
              <w:t>'10'</w:t>
            </w:r>
          </w:p>
        </w:tc>
        <w:tc>
          <w:tcPr>
            <w:tcW w:w="0" w:type="auto"/>
            <w:vAlign w:val="center"/>
          </w:tcPr>
          <w:p w14:paraId="6C35EC52" w14:textId="77777777" w:rsidR="00C95926" w:rsidRPr="00274AD1" w:rsidRDefault="00C95926" w:rsidP="00D17219">
            <w:pPr>
              <w:pStyle w:val="TAC"/>
              <w:rPr>
                <w:strike/>
                <w:color w:val="FF0000"/>
              </w:rPr>
            </w:pPr>
            <w:r w:rsidRPr="00274AD1">
              <w:rPr>
                <w:strike/>
                <w:color w:val="FF0000"/>
              </w:rPr>
              <w:t>The 2</w:t>
            </w:r>
            <w:r w:rsidRPr="00274AD1">
              <w:rPr>
                <w:strike/>
                <w:color w:val="FF0000"/>
                <w:vertAlign w:val="superscript"/>
              </w:rPr>
              <w:t>nd</w:t>
            </w:r>
            <w:r w:rsidRPr="00274AD1">
              <w:rPr>
                <w:strike/>
                <w:color w:val="FF0000"/>
              </w:rPr>
              <w:t xml:space="preserve"> SRS resource set(s) configured by higher layers</w:t>
            </w:r>
          </w:p>
        </w:tc>
      </w:tr>
      <w:tr w:rsidR="00C95926" w:rsidRPr="00274AD1" w14:paraId="0AAF91E5" w14:textId="77777777" w:rsidTr="00D17219">
        <w:trPr>
          <w:cantSplit/>
          <w:jc w:val="center"/>
        </w:trPr>
        <w:tc>
          <w:tcPr>
            <w:tcW w:w="0" w:type="auto"/>
            <w:vAlign w:val="center"/>
          </w:tcPr>
          <w:p w14:paraId="0B9A2C2B" w14:textId="77777777" w:rsidR="00C95926" w:rsidRPr="00274AD1" w:rsidRDefault="00C95926" w:rsidP="00D17219">
            <w:pPr>
              <w:pStyle w:val="TAC"/>
              <w:rPr>
                <w:strike/>
                <w:color w:val="FF0000"/>
              </w:rPr>
            </w:pPr>
            <w:r w:rsidRPr="00274AD1">
              <w:rPr>
                <w:strike/>
                <w:color w:val="FF0000"/>
              </w:rPr>
              <w:t>'11'</w:t>
            </w:r>
          </w:p>
        </w:tc>
        <w:tc>
          <w:tcPr>
            <w:tcW w:w="0" w:type="auto"/>
            <w:vAlign w:val="center"/>
          </w:tcPr>
          <w:p w14:paraId="349D1EB3" w14:textId="77777777" w:rsidR="00C95926" w:rsidRPr="00274AD1" w:rsidRDefault="00C95926" w:rsidP="00D17219">
            <w:pPr>
              <w:pStyle w:val="TAC"/>
              <w:rPr>
                <w:strike/>
                <w:color w:val="FF0000"/>
              </w:rPr>
            </w:pPr>
            <w:r w:rsidRPr="00274AD1">
              <w:rPr>
                <w:strike/>
                <w:color w:val="FF0000"/>
              </w:rPr>
              <w:t>The 3</w:t>
            </w:r>
            <w:r w:rsidRPr="00274AD1">
              <w:rPr>
                <w:strike/>
                <w:color w:val="FF0000"/>
                <w:vertAlign w:val="superscript"/>
              </w:rPr>
              <w:t>rd</w:t>
            </w:r>
            <w:r w:rsidRPr="00274AD1">
              <w:rPr>
                <w:strike/>
                <w:color w:val="FF0000"/>
              </w:rPr>
              <w:t xml:space="preserve"> SRS resource set(s) configured by higher layers</w:t>
            </w:r>
          </w:p>
        </w:tc>
      </w:tr>
    </w:tbl>
    <w:p w14:paraId="0C7CC201" w14:textId="77777777" w:rsidR="00C95926" w:rsidRPr="00274AD1" w:rsidRDefault="00C95926" w:rsidP="00C95926">
      <w:pPr>
        <w:rPr>
          <w:szCs w:val="20"/>
        </w:rPr>
      </w:pPr>
    </w:p>
    <w:p w14:paraId="292B629A" w14:textId="77777777" w:rsidR="00C95926" w:rsidRPr="00274AD1" w:rsidRDefault="00C95926" w:rsidP="00C95926">
      <w:pPr>
        <w:rPr>
          <w:szCs w:val="20"/>
        </w:rPr>
      </w:pPr>
      <w:r w:rsidRPr="00274AD1">
        <w:rPr>
          <w:szCs w:val="20"/>
        </w:rPr>
        <w:t xml:space="preserve">If a UE is configured with the higher layer parameter </w:t>
      </w:r>
      <w:r w:rsidRPr="00274AD1">
        <w:rPr>
          <w:i/>
          <w:szCs w:val="20"/>
        </w:rPr>
        <w:t>SRS-AssocCSIRS</w:t>
      </w:r>
      <w:r w:rsidRPr="00274AD1">
        <w:rPr>
          <w:szCs w:val="20"/>
        </w:rPr>
        <w:t xml:space="preserve"> and with the higher layer parameter </w:t>
      </w:r>
      <w:r w:rsidRPr="00274AD1">
        <w:rPr>
          <w:i/>
          <w:szCs w:val="20"/>
        </w:rPr>
        <w:t>ulTxConfig</w:t>
      </w:r>
      <w:r w:rsidRPr="00274AD1">
        <w:rPr>
          <w:szCs w:val="20"/>
        </w:rPr>
        <w:t xml:space="preserve"> set to 'NonCodebook', the UE may be configured with a NZP CSI-RS resource where a </w:t>
      </w:r>
      <w:r w:rsidRPr="00274AD1">
        <w:rPr>
          <w:i/>
          <w:szCs w:val="20"/>
        </w:rPr>
        <w:t>NZP-CSI-RS-ResourceConfigId</w:t>
      </w:r>
      <w:r w:rsidRPr="00274AD1">
        <w:rPr>
          <w:szCs w:val="20"/>
        </w:rPr>
        <w:t xml:space="preserve"> is associated with an SRS resource set.</w:t>
      </w:r>
    </w:p>
    <w:p w14:paraId="0072774E" w14:textId="77777777" w:rsidR="00C95926" w:rsidRPr="00274AD1" w:rsidRDefault="00C95926" w:rsidP="00C95926">
      <w:pPr>
        <w:rPr>
          <w:szCs w:val="20"/>
        </w:rPr>
      </w:pPr>
      <w:r w:rsidRPr="00274AD1">
        <w:rPr>
          <w:szCs w:val="20"/>
        </w:rPr>
        <w:t>&gt;&gt;&gt; End text proposal &gt;&gt;&gt;</w:t>
      </w:r>
    </w:p>
    <w:p w14:paraId="42579825" w14:textId="77777777" w:rsidR="00C95926" w:rsidRDefault="00C95926" w:rsidP="00C95926">
      <w:pPr>
        <w:rPr>
          <w:lang w:eastAsia="x-none"/>
        </w:rPr>
      </w:pPr>
    </w:p>
    <w:p w14:paraId="35748EBF" w14:textId="7C17E7AF" w:rsidR="00C95926" w:rsidRPr="0062593B" w:rsidRDefault="00603E09" w:rsidP="00C95926">
      <w:pPr>
        <w:rPr>
          <w:b/>
          <w:lang w:eastAsia="x-none"/>
        </w:rPr>
      </w:pPr>
      <w:hyperlink r:id="rId1447" w:history="1">
        <w:r w:rsidR="00FE4C7E" w:rsidRPr="0062593B">
          <w:rPr>
            <w:rStyle w:val="Hyperlink"/>
            <w:b/>
          </w:rPr>
          <w:t>R1-1805654</w:t>
        </w:r>
      </w:hyperlink>
      <w:r w:rsidR="00C95926" w:rsidRPr="0062593B">
        <w:rPr>
          <w:b/>
          <w:lang w:eastAsia="x-none"/>
        </w:rPr>
        <w:tab/>
        <w:t>WF on SRS antenna switching</w:t>
      </w:r>
      <w:r w:rsidR="00C95926" w:rsidRPr="0062593B">
        <w:rPr>
          <w:b/>
          <w:lang w:eastAsia="x-none"/>
        </w:rPr>
        <w:tab/>
        <w:t>CMCC, ZTE, Sanechips, Ericsson, CATT, Sony, OPPO, NEC, Nokia, Nokia Shanghai Bell</w:t>
      </w:r>
    </w:p>
    <w:p w14:paraId="53950961" w14:textId="77777777" w:rsidR="00C95926" w:rsidRDefault="00C95926" w:rsidP="00C95926">
      <w:pPr>
        <w:rPr>
          <w:lang w:eastAsia="x-none"/>
        </w:rPr>
      </w:pPr>
    </w:p>
    <w:p w14:paraId="1795BFD5" w14:textId="3C50FE05" w:rsidR="00C95926" w:rsidRPr="0062593B" w:rsidRDefault="00603E09" w:rsidP="00C95926">
      <w:pPr>
        <w:rPr>
          <w:b/>
          <w:lang w:eastAsia="x-none"/>
        </w:rPr>
      </w:pPr>
      <w:hyperlink r:id="rId1448" w:history="1">
        <w:r w:rsidR="00FE4C7E" w:rsidRPr="0062593B">
          <w:rPr>
            <w:rStyle w:val="Hyperlink"/>
            <w:b/>
          </w:rPr>
          <w:t>R1-1805695</w:t>
        </w:r>
      </w:hyperlink>
      <w:r w:rsidR="00C95926" w:rsidRPr="0062593B">
        <w:rPr>
          <w:b/>
          <w:lang w:eastAsia="x-none"/>
        </w:rPr>
        <w:tab/>
        <w:t>Summary of SRS</w:t>
      </w:r>
      <w:r w:rsidR="00C95926" w:rsidRPr="0062593B">
        <w:rPr>
          <w:b/>
          <w:lang w:eastAsia="x-none"/>
        </w:rPr>
        <w:tab/>
        <w:t>Sony</w:t>
      </w:r>
    </w:p>
    <w:p w14:paraId="66ED0FF0" w14:textId="77777777" w:rsidR="00C95926" w:rsidRDefault="00C95926" w:rsidP="00C95926">
      <w:pPr>
        <w:rPr>
          <w:lang w:eastAsia="x-none"/>
        </w:rPr>
      </w:pPr>
    </w:p>
    <w:p w14:paraId="2F8967EB" w14:textId="77777777" w:rsidR="00C95926" w:rsidRPr="0062593B" w:rsidRDefault="00C95926" w:rsidP="00C95926">
      <w:pPr>
        <w:rPr>
          <w:rFonts w:eastAsia="MS Mincho"/>
        </w:rPr>
      </w:pPr>
      <w:r w:rsidRPr="0062593B">
        <w:rPr>
          <w:rFonts w:eastAsia="Malgun Gothic"/>
          <w:highlight w:val="green"/>
          <w:lang w:eastAsia="zh-CN"/>
        </w:rPr>
        <w:t>Agreement</w:t>
      </w:r>
      <w:r w:rsidRPr="0062593B">
        <w:rPr>
          <w:rFonts w:eastAsia="MS Mincho" w:hint="eastAsia"/>
        </w:rPr>
        <w:t xml:space="preserve"> </w:t>
      </w:r>
    </w:p>
    <w:p w14:paraId="45647445" w14:textId="77777777" w:rsidR="00C95926" w:rsidRPr="0062593B" w:rsidRDefault="00C95926" w:rsidP="0062593B">
      <w:pPr>
        <w:pStyle w:val="ListParagraph"/>
        <w:numPr>
          <w:ilvl w:val="0"/>
          <w:numId w:val="445"/>
        </w:numPr>
        <w:rPr>
          <w:rFonts w:eastAsia="Malgun Gothic"/>
          <w:lang w:eastAsia="zh-CN"/>
        </w:rPr>
      </w:pPr>
      <w:r w:rsidRPr="0062593B">
        <w:rPr>
          <w:rFonts w:eastAsia="Malgun Gothic"/>
          <w:lang w:eastAsia="zh-CN"/>
        </w:rPr>
        <w:t xml:space="preserve">1T4R antenna switching for SRS transmission is supported by 2 aperiodic SRS resource sets </w:t>
      </w:r>
    </w:p>
    <w:p w14:paraId="39CD4300" w14:textId="77777777" w:rsidR="00C95926" w:rsidRPr="0062593B" w:rsidRDefault="00C95926" w:rsidP="0062593B">
      <w:pPr>
        <w:pStyle w:val="ListParagraph"/>
        <w:numPr>
          <w:ilvl w:val="1"/>
          <w:numId w:val="446"/>
        </w:numPr>
        <w:rPr>
          <w:rFonts w:eastAsia="Malgun Gothic"/>
          <w:lang w:eastAsia="zh-CN"/>
        </w:rPr>
      </w:pPr>
      <w:r w:rsidRPr="0062593B">
        <w:rPr>
          <w:rFonts w:eastAsia="Malgun Gothic"/>
          <w:lang w:eastAsia="zh-CN"/>
        </w:rPr>
        <w:t>two aperiodic SRS resource sets with total four SRS resources transmitted in different symbols of two different slots, each SRS resource consisting of a single SRS port, and where the SRS port of each resource is associated with a different UE antenna port</w:t>
      </w:r>
    </w:p>
    <w:p w14:paraId="129018DD" w14:textId="77777777" w:rsidR="00C95926" w:rsidRPr="0062593B" w:rsidRDefault="00C95926" w:rsidP="0062593B">
      <w:pPr>
        <w:pStyle w:val="ListParagraph"/>
        <w:numPr>
          <w:ilvl w:val="1"/>
          <w:numId w:val="446"/>
        </w:numPr>
        <w:rPr>
          <w:rFonts w:eastAsia="Malgun Gothic"/>
          <w:lang w:eastAsia="zh-CN"/>
        </w:rPr>
      </w:pPr>
      <w:r w:rsidRPr="0062593B">
        <w:rPr>
          <w:rFonts w:eastAsia="Malgun Gothic"/>
          <w:lang w:eastAsia="zh-CN"/>
        </w:rPr>
        <w:t>each of the two SRS resource sets consists of two SRS resources, or one SRS resource set consists of a single SRS resource and the other SRS resource set consists of three SRS resources</w:t>
      </w:r>
    </w:p>
    <w:p w14:paraId="3D16A329" w14:textId="77777777" w:rsidR="00C95926" w:rsidRPr="0062593B" w:rsidRDefault="00C95926" w:rsidP="0062593B">
      <w:pPr>
        <w:pStyle w:val="ListParagraph"/>
        <w:numPr>
          <w:ilvl w:val="1"/>
          <w:numId w:val="446"/>
        </w:numPr>
        <w:rPr>
          <w:rFonts w:eastAsia="Malgun Gothic"/>
          <w:lang w:eastAsia="zh-CN"/>
        </w:rPr>
      </w:pPr>
      <w:r w:rsidRPr="0062593B">
        <w:rPr>
          <w:rFonts w:eastAsia="Malgun Gothic"/>
          <w:lang w:eastAsia="zh-CN"/>
        </w:rPr>
        <w:t xml:space="preserve">the UE shall expect the same value for the higher layer parameters </w:t>
      </w:r>
      <w:r w:rsidRPr="0062593B">
        <w:rPr>
          <w:rFonts w:eastAsia="Malgun Gothic"/>
          <w:i/>
          <w:iCs/>
          <w:lang w:eastAsia="zh-CN"/>
        </w:rPr>
        <w:t>alpha-srs, p0-srs, srs-pathlossReference-rs-config and srs-pcadjustment-state-config</w:t>
      </w:r>
      <w:r w:rsidRPr="0062593B">
        <w:rPr>
          <w:rFonts w:eastAsia="Malgun Gothic"/>
          <w:lang w:eastAsia="zh-CN"/>
        </w:rPr>
        <w:t xml:space="preserve"> in the two SRS resource sets</w:t>
      </w:r>
    </w:p>
    <w:p w14:paraId="287E43AC" w14:textId="77777777" w:rsidR="00C95926" w:rsidRPr="0062593B" w:rsidRDefault="00C95926" w:rsidP="0062593B">
      <w:pPr>
        <w:pStyle w:val="ListParagraph"/>
        <w:numPr>
          <w:ilvl w:val="1"/>
          <w:numId w:val="446"/>
        </w:numPr>
        <w:rPr>
          <w:rFonts w:eastAsia="Malgun Gothic"/>
          <w:lang w:eastAsia="zh-CN"/>
        </w:rPr>
      </w:pPr>
      <w:r w:rsidRPr="0062593B">
        <w:rPr>
          <w:rFonts w:eastAsia="Malgun Gothic"/>
          <w:lang w:eastAsia="zh-CN"/>
        </w:rPr>
        <w:t>FFS: On UE ambiguity if two DCI triggers separately triggers two SRS resource sets</w:t>
      </w:r>
    </w:p>
    <w:p w14:paraId="0EF6E6EB" w14:textId="77777777" w:rsidR="00C95926" w:rsidRPr="0062593B" w:rsidRDefault="00C95926" w:rsidP="0062593B">
      <w:pPr>
        <w:pStyle w:val="ListParagraph"/>
        <w:numPr>
          <w:ilvl w:val="0"/>
          <w:numId w:val="445"/>
        </w:numPr>
        <w:rPr>
          <w:rFonts w:eastAsia="Malgun Gothic"/>
          <w:lang w:eastAsia="zh-CN"/>
        </w:rPr>
      </w:pPr>
      <w:r w:rsidRPr="0062593B">
        <w:rPr>
          <w:rFonts w:eastAsia="Malgun Gothic"/>
          <w:lang w:eastAsia="zh-CN"/>
        </w:rPr>
        <w:t>FFS: The gap before or after any SRS resource set for antenna switching</w:t>
      </w:r>
    </w:p>
    <w:p w14:paraId="31057926" w14:textId="77777777" w:rsidR="00C95926" w:rsidRPr="0062593B" w:rsidRDefault="00C95926" w:rsidP="0062593B">
      <w:pPr>
        <w:pStyle w:val="ListParagraph"/>
        <w:numPr>
          <w:ilvl w:val="0"/>
          <w:numId w:val="445"/>
        </w:numPr>
        <w:rPr>
          <w:rFonts w:eastAsia="Malgun Gothic"/>
          <w:lang w:eastAsia="zh-CN"/>
        </w:rPr>
      </w:pPr>
      <w:r w:rsidRPr="0062593B">
        <w:rPr>
          <w:rFonts w:eastAsia="Malgun Gothic"/>
          <w:lang w:eastAsia="zh-CN"/>
        </w:rPr>
        <w:t>FFS: The number of SRS resource sets for other cases</w:t>
      </w:r>
    </w:p>
    <w:p w14:paraId="3A056DFD" w14:textId="77777777" w:rsidR="00C95926" w:rsidRDefault="00C95926" w:rsidP="00C95926">
      <w:pPr>
        <w:rPr>
          <w:lang w:eastAsia="x-none"/>
        </w:rPr>
      </w:pPr>
    </w:p>
    <w:p w14:paraId="7D594BD0" w14:textId="6574A757" w:rsidR="00C95926" w:rsidRPr="0062593B" w:rsidRDefault="00603E09" w:rsidP="00C95926">
      <w:pPr>
        <w:rPr>
          <w:b/>
          <w:lang w:eastAsia="x-none"/>
        </w:rPr>
      </w:pPr>
      <w:hyperlink r:id="rId1449" w:history="1">
        <w:r w:rsidR="00FE4C7E" w:rsidRPr="0062593B">
          <w:rPr>
            <w:rStyle w:val="Hyperlink"/>
            <w:b/>
          </w:rPr>
          <w:t>R1-1805700</w:t>
        </w:r>
      </w:hyperlink>
      <w:r w:rsidR="00C95926" w:rsidRPr="0062593B">
        <w:rPr>
          <w:b/>
          <w:lang w:eastAsia="x-none"/>
        </w:rPr>
        <w:tab/>
        <w:t>Draft LS on aperiodic SRS triggering</w:t>
      </w:r>
      <w:r w:rsidR="00C95926" w:rsidRPr="0062593B">
        <w:rPr>
          <w:b/>
          <w:lang w:eastAsia="x-none"/>
        </w:rPr>
        <w:tab/>
        <w:t xml:space="preserve">Ericsson </w:t>
      </w:r>
    </w:p>
    <w:p w14:paraId="65BE60A6" w14:textId="62EA30D3" w:rsidR="00C95926" w:rsidRPr="00D63D50" w:rsidRDefault="00D63D50" w:rsidP="00C95926">
      <w:pPr>
        <w:rPr>
          <w:lang w:eastAsia="x-none"/>
        </w:rPr>
      </w:pPr>
      <w:r w:rsidRPr="00D63D50">
        <w:rPr>
          <w:b/>
          <w:lang w:eastAsia="x-none"/>
        </w:rPr>
        <w:t>Decision:</w:t>
      </w:r>
      <w:r w:rsidRPr="00D63D50">
        <w:rPr>
          <w:lang w:eastAsia="x-none"/>
        </w:rPr>
        <w:t xml:space="preserve"> The draft </w:t>
      </w:r>
      <w:r w:rsidR="00C95926" w:rsidRPr="00D63D50">
        <w:rPr>
          <w:lang w:eastAsia="x-none"/>
        </w:rPr>
        <w:t>LS is endorsed</w:t>
      </w:r>
      <w:r w:rsidRPr="00D63D50">
        <w:rPr>
          <w:lang w:eastAsia="x-none"/>
        </w:rPr>
        <w:t xml:space="preserve"> and final version is </w:t>
      </w:r>
      <w:r>
        <w:rPr>
          <w:highlight w:val="green"/>
          <w:lang w:eastAsia="x-none"/>
        </w:rPr>
        <w:t xml:space="preserve">approved </w:t>
      </w:r>
      <w:r w:rsidR="00C95926" w:rsidRPr="00B857E0">
        <w:rPr>
          <w:highlight w:val="green"/>
          <w:lang w:eastAsia="x-none"/>
        </w:rPr>
        <w:t xml:space="preserve"> in </w:t>
      </w:r>
      <w:hyperlink r:id="rId1450" w:history="1">
        <w:r w:rsidR="00FE4C7E">
          <w:rPr>
            <w:rStyle w:val="Hyperlink"/>
            <w:highlight w:val="green"/>
            <w:lang w:eastAsia="x-none"/>
          </w:rPr>
          <w:t>R1-1805625</w:t>
        </w:r>
      </w:hyperlink>
      <w:r w:rsidRPr="00D63D50">
        <w:rPr>
          <w:rStyle w:val="Hyperlink"/>
          <w:u w:val="none"/>
          <w:lang w:eastAsia="x-none"/>
        </w:rPr>
        <w:t>.</w:t>
      </w:r>
    </w:p>
    <w:p w14:paraId="538EA455" w14:textId="77777777" w:rsidR="00C95926" w:rsidRDefault="00C95926" w:rsidP="00C95926">
      <w:pPr>
        <w:rPr>
          <w:lang w:eastAsia="x-none"/>
        </w:rPr>
      </w:pPr>
    </w:p>
    <w:p w14:paraId="22433D87" w14:textId="77777777" w:rsidR="00C95926" w:rsidRPr="0062593B" w:rsidRDefault="00C95926" w:rsidP="00C95926">
      <w:pPr>
        <w:rPr>
          <w:lang w:eastAsia="x-none"/>
        </w:rPr>
      </w:pPr>
      <w:r w:rsidRPr="0062593B">
        <w:rPr>
          <w:highlight w:val="green"/>
          <w:lang w:eastAsia="x-none"/>
        </w:rPr>
        <w:t>Agreement</w:t>
      </w:r>
    </w:p>
    <w:p w14:paraId="089C260F" w14:textId="77777777" w:rsidR="00C95926" w:rsidRPr="0062593B" w:rsidRDefault="00C95926" w:rsidP="0062593B">
      <w:pPr>
        <w:pStyle w:val="BodyText"/>
        <w:spacing w:after="0"/>
        <w:rPr>
          <w:rFonts w:ascii="Times New Roman" w:hAnsi="Times New Roman"/>
        </w:rPr>
      </w:pPr>
      <w:r w:rsidRPr="0062593B">
        <w:rPr>
          <w:rFonts w:ascii="Times New Roman" w:hAnsi="Times New Roman"/>
        </w:rPr>
        <w:t>&gt;&gt;&gt; Text proposal for 38.214 Section  6.2.1.2 &gt;&gt;&gt;</w:t>
      </w:r>
    </w:p>
    <w:p w14:paraId="696CC1E6" w14:textId="77777777" w:rsidR="00C95926" w:rsidRPr="0062593B" w:rsidRDefault="00C95926" w:rsidP="0062593B">
      <w:pPr>
        <w:rPr>
          <w:rFonts w:ascii="Times New Roman" w:hAnsi="Times New Roman"/>
          <w:color w:val="000000"/>
        </w:rPr>
      </w:pPr>
      <w:bookmarkStart w:id="505" w:name="_Toc501048222"/>
      <w:r w:rsidRPr="0062593B">
        <w:rPr>
          <w:rFonts w:ascii="Times New Roman" w:hAnsi="Times New Roman"/>
          <w:color w:val="000000"/>
        </w:rPr>
        <w:t>6.2.1.2            UE antenna switching</w:t>
      </w:r>
      <w:bookmarkEnd w:id="505"/>
    </w:p>
    <w:p w14:paraId="0C577417" w14:textId="77777777" w:rsidR="00C95926" w:rsidRPr="0062593B" w:rsidRDefault="00C95926" w:rsidP="0062593B">
      <w:pPr>
        <w:rPr>
          <w:rFonts w:ascii="Times New Roman" w:hAnsi="Times New Roman"/>
          <w:color w:val="000000"/>
        </w:rPr>
      </w:pPr>
      <w:r w:rsidRPr="0062593B">
        <w:rPr>
          <w:rFonts w:ascii="Times New Roman" w:hAnsi="Times New Roman"/>
          <w:color w:val="000000"/>
        </w:rPr>
        <w:t xml:space="preserve">When UE antenna switching is enabled by the higher layer parameter </w:t>
      </w:r>
      <w:r w:rsidRPr="0062593B">
        <w:rPr>
          <w:rFonts w:ascii="Times New Roman" w:hAnsi="Times New Roman"/>
          <w:i/>
          <w:iCs/>
          <w:color w:val="000000"/>
        </w:rPr>
        <w:t xml:space="preserve">SRS-SetUse </w:t>
      </w:r>
      <w:r w:rsidRPr="0062593B">
        <w:rPr>
          <w:rFonts w:ascii="Times New Roman" w:hAnsi="Times New Roman"/>
          <w:color w:val="000000"/>
        </w:rPr>
        <w:t>set as 'antenna switching' for a UE that supports transmit antenna switching, a UE may be configured with one of the following configurations depending on the UE capability:</w:t>
      </w:r>
    </w:p>
    <w:p w14:paraId="120D608A" w14:textId="77777777" w:rsidR="00C95926" w:rsidRPr="0062593B" w:rsidRDefault="00C95926" w:rsidP="0062593B">
      <w:pPr>
        <w:pStyle w:val="B1"/>
        <w:spacing w:after="0"/>
        <w:rPr>
          <w:rFonts w:ascii="Times New Roman" w:hAnsi="Times New Roman"/>
        </w:rPr>
      </w:pPr>
      <w:r w:rsidRPr="0062593B">
        <w:rPr>
          <w:rFonts w:ascii="Times New Roman" w:hAnsi="Times New Roman"/>
        </w:rPr>
        <w:lastRenderedPageBreak/>
        <w:t>-     SRS resource set with two SRS resources transmitted in different symbols, each SRS resource consisting of a single SRS port, being associated with different UE antenna ports,</w:t>
      </w:r>
      <w:r w:rsidRPr="0062593B">
        <w:rPr>
          <w:rFonts w:ascii="Times New Roman" w:hAnsi="Times New Roman"/>
          <w:color w:val="FF0000"/>
        </w:rPr>
        <w:t xml:space="preserve"> </w:t>
      </w:r>
      <w:r w:rsidRPr="0062593B">
        <w:rPr>
          <w:rFonts w:ascii="Times New Roman" w:hAnsi="Times New Roman"/>
        </w:rPr>
        <w:t>or</w:t>
      </w:r>
    </w:p>
    <w:p w14:paraId="263D3ADE" w14:textId="77777777" w:rsidR="00C95926" w:rsidRPr="0062593B" w:rsidRDefault="00C95926" w:rsidP="0062593B">
      <w:pPr>
        <w:pStyle w:val="B1"/>
        <w:spacing w:after="0"/>
        <w:rPr>
          <w:rFonts w:ascii="Times New Roman" w:hAnsi="Times New Roman"/>
        </w:rPr>
      </w:pPr>
      <w:r w:rsidRPr="0062593B">
        <w:rPr>
          <w:rFonts w:ascii="Times New Roman" w:hAnsi="Times New Roman"/>
        </w:rPr>
        <w:t>-     SRS resource set with two SRS resources transmitted in different symbols, each SRS resource consisting of two SRS ports</w:t>
      </w:r>
      <w:r w:rsidRPr="0062593B">
        <w:rPr>
          <w:rFonts w:ascii="Times New Roman" w:hAnsi="Times New Roman"/>
          <w:color w:val="00B0F0"/>
        </w:rPr>
        <w:t xml:space="preserve"> </w:t>
      </w:r>
      <w:r w:rsidRPr="0062593B">
        <w:rPr>
          <w:rFonts w:ascii="Times New Roman" w:hAnsi="Times New Roman"/>
        </w:rPr>
        <w:t>where the port pair of the second resource is associated with a different UE antenna pair than the port pair of the first resource, or</w:t>
      </w:r>
    </w:p>
    <w:p w14:paraId="16081AFC" w14:textId="77777777" w:rsidR="00C95926" w:rsidRPr="0062593B" w:rsidRDefault="00C95926" w:rsidP="0062593B">
      <w:pPr>
        <w:pStyle w:val="B1"/>
        <w:spacing w:after="0"/>
        <w:rPr>
          <w:rFonts w:ascii="Times New Roman" w:hAnsi="Times New Roman"/>
        </w:rPr>
      </w:pPr>
      <w:r w:rsidRPr="0062593B">
        <w:rPr>
          <w:rFonts w:ascii="Times New Roman" w:hAnsi="Times New Roman"/>
        </w:rPr>
        <w:t>-     SRS resource set with four SRS resources transmitted in different symbols, each SRS resource consisting of a single SRS port</w:t>
      </w:r>
      <w:r w:rsidRPr="0062593B">
        <w:rPr>
          <w:rFonts w:ascii="Times New Roman" w:hAnsi="Times New Roman"/>
          <w:color w:val="FF0000"/>
        </w:rPr>
        <w:t xml:space="preserve"> </w:t>
      </w:r>
      <w:r w:rsidRPr="0062593B">
        <w:rPr>
          <w:rFonts w:ascii="Times New Roman" w:hAnsi="Times New Roman"/>
        </w:rPr>
        <w:t xml:space="preserve">being associated with different UE antenna port, </w:t>
      </w:r>
      <w:r w:rsidRPr="0062593B">
        <w:rPr>
          <w:rFonts w:ascii="Times New Roman" w:hAnsi="Times New Roman"/>
          <w:color w:val="FF0000"/>
        </w:rPr>
        <w:t>or</w:t>
      </w:r>
    </w:p>
    <w:p w14:paraId="50000233" w14:textId="77777777" w:rsidR="00C95926" w:rsidRPr="0062593B" w:rsidRDefault="00C95926" w:rsidP="0062593B">
      <w:pPr>
        <w:pStyle w:val="B1"/>
        <w:spacing w:after="0"/>
        <w:rPr>
          <w:rFonts w:ascii="Times New Roman" w:hAnsi="Times New Roman"/>
          <w:color w:val="FF0000"/>
        </w:rPr>
      </w:pPr>
      <w:r w:rsidRPr="0062593B">
        <w:rPr>
          <w:rFonts w:ascii="Times New Roman" w:hAnsi="Times New Roman"/>
        </w:rPr>
        <w:t xml:space="preserve">-     </w:t>
      </w:r>
      <w:r w:rsidRPr="0062593B">
        <w:rPr>
          <w:rFonts w:ascii="Times New Roman" w:hAnsi="Times New Roman"/>
          <w:color w:val="FF0000"/>
        </w:rPr>
        <w:t>SRS resource set with one SRS resource, where the number of SRS ports is equal to 1, 2, or 4</w:t>
      </w:r>
    </w:p>
    <w:p w14:paraId="2B613166" w14:textId="77777777" w:rsidR="00C95926" w:rsidRPr="0062593B" w:rsidRDefault="00C95926" w:rsidP="0062593B">
      <w:pPr>
        <w:rPr>
          <w:rFonts w:ascii="Times New Roman" w:hAnsi="Times New Roman"/>
          <w:color w:val="000000"/>
        </w:rPr>
      </w:pPr>
      <w:r w:rsidRPr="0062593B">
        <w:rPr>
          <w:rFonts w:ascii="Times New Roman" w:hAnsi="Times New Roman"/>
          <w:color w:val="000000"/>
        </w:rPr>
        <w:t xml:space="preserve">and a guard period where UE does not transmit any other </w:t>
      </w:r>
      <w:r w:rsidRPr="0062593B">
        <w:rPr>
          <w:rFonts w:ascii="Times New Roman" w:hAnsi="Times New Roman"/>
        </w:rPr>
        <w:t xml:space="preserve">signal of </w:t>
      </w:r>
      <w:r w:rsidRPr="0062593B">
        <w:rPr>
          <w:rFonts w:ascii="Times New Roman" w:hAnsi="Times New Roman"/>
          <w:i/>
          <w:iCs/>
        </w:rPr>
        <w:t>Y</w:t>
      </w:r>
      <w:r w:rsidRPr="0062593B">
        <w:rPr>
          <w:rFonts w:ascii="Times New Roman" w:hAnsi="Times New Roman"/>
        </w:rPr>
        <w:t xml:space="preserve"> symbols in</w:t>
      </w:r>
      <w:r w:rsidRPr="0062593B">
        <w:rPr>
          <w:rFonts w:ascii="Times New Roman" w:hAnsi="Times New Roman"/>
          <w:color w:val="000000"/>
        </w:rPr>
        <w:t xml:space="preserve">-between the SRS resources </w:t>
      </w:r>
      <w:r w:rsidRPr="0062593B">
        <w:rPr>
          <w:rFonts w:ascii="Times New Roman" w:hAnsi="Times New Roman"/>
          <w:color w:val="FF0000"/>
        </w:rPr>
        <w:t xml:space="preserve">of the set, </w:t>
      </w:r>
      <w:r w:rsidRPr="0062593B">
        <w:rPr>
          <w:rFonts w:ascii="Times New Roman" w:hAnsi="Times New Roman"/>
          <w:color w:val="000000"/>
        </w:rPr>
        <w:t>is used in case the SRS resources are transmitted in the same slot.</w:t>
      </w:r>
    </w:p>
    <w:p w14:paraId="4AB0EBD9" w14:textId="77777777" w:rsidR="00C95926" w:rsidRPr="0062593B" w:rsidRDefault="00C95926" w:rsidP="0062593B">
      <w:pPr>
        <w:rPr>
          <w:rFonts w:ascii="Times New Roman" w:hAnsi="Times New Roman"/>
          <w:color w:val="000000"/>
        </w:rPr>
      </w:pPr>
    </w:p>
    <w:p w14:paraId="0054BCDA" w14:textId="77777777" w:rsidR="00C95926" w:rsidRPr="0062593B" w:rsidRDefault="00C95926" w:rsidP="0062593B">
      <w:pPr>
        <w:rPr>
          <w:rFonts w:ascii="Times New Roman" w:hAnsi="Times New Roman"/>
          <w:color w:val="000000"/>
        </w:rPr>
      </w:pPr>
      <w:r w:rsidRPr="0062593B">
        <w:rPr>
          <w:rFonts w:ascii="Times New Roman" w:hAnsi="Times New Roman"/>
          <w:color w:val="000000"/>
        </w:rPr>
        <w:t xml:space="preserve">The value of </w:t>
      </w:r>
      <w:r w:rsidRPr="0062593B">
        <w:rPr>
          <w:rFonts w:ascii="Times New Roman" w:hAnsi="Times New Roman"/>
          <w:i/>
          <w:iCs/>
          <w:color w:val="000000"/>
        </w:rPr>
        <w:t>Y</w:t>
      </w:r>
      <w:r w:rsidRPr="0062593B">
        <w:rPr>
          <w:rFonts w:ascii="Times New Roman" w:hAnsi="Times New Roman"/>
          <w:color w:val="000000"/>
        </w:rPr>
        <w:t xml:space="preserve"> is defined by Table 6.2.1.2-1.</w:t>
      </w:r>
    </w:p>
    <w:p w14:paraId="4DDDA294" w14:textId="77777777" w:rsidR="00C95926" w:rsidRPr="0062593B" w:rsidRDefault="00C95926" w:rsidP="0062593B">
      <w:pPr>
        <w:rPr>
          <w:rFonts w:ascii="Times New Roman" w:hAnsi="Times New Roman"/>
          <w:color w:val="1F497D"/>
        </w:rPr>
      </w:pPr>
      <w:r w:rsidRPr="0062593B">
        <w:rPr>
          <w:rFonts w:ascii="Times New Roman" w:hAnsi="Times New Roman"/>
        </w:rPr>
        <w:t>&gt;&gt;&gt; End text proposal &gt;&gt;&gt;</w:t>
      </w:r>
      <w:r w:rsidRPr="0062593B">
        <w:rPr>
          <w:rFonts w:ascii="Times New Roman" w:hAnsi="Times New Roman"/>
          <w:color w:val="1F497D"/>
        </w:rPr>
        <w:t xml:space="preserve"> </w:t>
      </w:r>
    </w:p>
    <w:p w14:paraId="4AB2E820" w14:textId="30B5AA37" w:rsidR="00C95926" w:rsidRDefault="00C95926" w:rsidP="00C95926">
      <w:pPr>
        <w:rPr>
          <w:lang w:eastAsia="x-none"/>
        </w:rPr>
      </w:pPr>
    </w:p>
    <w:p w14:paraId="444FC896" w14:textId="77777777" w:rsidR="0062593B" w:rsidRDefault="0062593B" w:rsidP="00C95926">
      <w:pPr>
        <w:rPr>
          <w:lang w:eastAsia="x-none"/>
        </w:rPr>
      </w:pPr>
    </w:p>
    <w:p w14:paraId="4C7FEC1D" w14:textId="3C027977" w:rsidR="00C95926" w:rsidRDefault="00603E09" w:rsidP="00C95926">
      <w:pPr>
        <w:rPr>
          <w:lang w:eastAsia="x-none"/>
        </w:rPr>
      </w:pPr>
      <w:hyperlink r:id="rId1451" w:history="1">
        <w:r w:rsidR="00FE4C7E">
          <w:rPr>
            <w:rStyle w:val="Hyperlink"/>
            <w:lang w:eastAsia="x-none"/>
          </w:rPr>
          <w:t>R1-1803639</w:t>
        </w:r>
      </w:hyperlink>
      <w:r w:rsidR="00C95926">
        <w:rPr>
          <w:lang w:eastAsia="x-none"/>
        </w:rPr>
        <w:tab/>
        <w:t>Remaining details of SRS design</w:t>
      </w:r>
      <w:r w:rsidR="00C95926">
        <w:rPr>
          <w:lang w:eastAsia="x-none"/>
        </w:rPr>
        <w:tab/>
        <w:t>Huawei, HiSilicon</w:t>
      </w:r>
    </w:p>
    <w:p w14:paraId="6292023A" w14:textId="6250B191" w:rsidR="00C95926" w:rsidRDefault="00603E09" w:rsidP="00C95926">
      <w:pPr>
        <w:rPr>
          <w:lang w:eastAsia="x-none"/>
        </w:rPr>
      </w:pPr>
      <w:hyperlink r:id="rId1452" w:history="1">
        <w:r w:rsidR="00FE4C7E">
          <w:rPr>
            <w:rStyle w:val="Hyperlink"/>
            <w:lang w:eastAsia="x-none"/>
          </w:rPr>
          <w:t>R1-1803749</w:t>
        </w:r>
      </w:hyperlink>
      <w:r w:rsidR="00C95926">
        <w:rPr>
          <w:lang w:eastAsia="x-none"/>
        </w:rPr>
        <w:tab/>
        <w:t>Remaining issues on SRS</w:t>
      </w:r>
      <w:r w:rsidR="00C95926">
        <w:rPr>
          <w:lang w:eastAsia="x-none"/>
        </w:rPr>
        <w:tab/>
        <w:t>CATT</w:t>
      </w:r>
    </w:p>
    <w:p w14:paraId="166C6847" w14:textId="0F9E90BF" w:rsidR="00C95926" w:rsidRDefault="00603E09" w:rsidP="00C95926">
      <w:pPr>
        <w:rPr>
          <w:lang w:eastAsia="x-none"/>
        </w:rPr>
      </w:pPr>
      <w:hyperlink r:id="rId1453" w:history="1">
        <w:r w:rsidR="00FE4C7E">
          <w:rPr>
            <w:rStyle w:val="Hyperlink"/>
            <w:lang w:eastAsia="x-none"/>
          </w:rPr>
          <w:t>R1-1803825</w:t>
        </w:r>
      </w:hyperlink>
      <w:r w:rsidR="00C95926">
        <w:rPr>
          <w:lang w:eastAsia="x-none"/>
        </w:rPr>
        <w:tab/>
        <w:t>Remaining issues on SRS</w:t>
      </w:r>
      <w:r w:rsidR="00C95926">
        <w:rPr>
          <w:lang w:eastAsia="x-none"/>
        </w:rPr>
        <w:tab/>
        <w:t>vivo</w:t>
      </w:r>
    </w:p>
    <w:p w14:paraId="57E93346" w14:textId="7CE7E6C5" w:rsidR="00C95926" w:rsidRDefault="00603E09" w:rsidP="00C95926">
      <w:pPr>
        <w:rPr>
          <w:lang w:eastAsia="x-none"/>
        </w:rPr>
      </w:pPr>
      <w:hyperlink r:id="rId1454" w:history="1">
        <w:r w:rsidR="00FE4C7E">
          <w:rPr>
            <w:rStyle w:val="Hyperlink"/>
            <w:lang w:eastAsia="x-none"/>
          </w:rPr>
          <w:t>R1-1803913</w:t>
        </w:r>
      </w:hyperlink>
      <w:r w:rsidR="00C95926">
        <w:rPr>
          <w:lang w:eastAsia="x-none"/>
        </w:rPr>
        <w:tab/>
        <w:t>Remaining issues on SRS</w:t>
      </w:r>
      <w:r w:rsidR="00C95926">
        <w:rPr>
          <w:lang w:eastAsia="x-none"/>
        </w:rPr>
        <w:tab/>
        <w:t>ZTE, Sanechips</w:t>
      </w:r>
    </w:p>
    <w:p w14:paraId="2860E936" w14:textId="0875D4CB" w:rsidR="00C95926" w:rsidRDefault="00603E09" w:rsidP="00C95926">
      <w:pPr>
        <w:rPr>
          <w:lang w:eastAsia="x-none"/>
        </w:rPr>
      </w:pPr>
      <w:hyperlink r:id="rId1455" w:history="1">
        <w:r w:rsidR="00FE4C7E">
          <w:rPr>
            <w:rStyle w:val="Hyperlink"/>
            <w:lang w:eastAsia="x-none"/>
          </w:rPr>
          <w:t>R1-1803971</w:t>
        </w:r>
      </w:hyperlink>
      <w:r w:rsidR="00C95926">
        <w:rPr>
          <w:lang w:eastAsia="x-none"/>
        </w:rPr>
        <w:tab/>
        <w:t>Remaining issues on SRS design</w:t>
      </w:r>
      <w:r w:rsidR="00C95926">
        <w:rPr>
          <w:lang w:eastAsia="x-none"/>
        </w:rPr>
        <w:tab/>
        <w:t>OPPO</w:t>
      </w:r>
    </w:p>
    <w:p w14:paraId="28DF7BDC" w14:textId="3E522665" w:rsidR="00C95926" w:rsidRDefault="00603E09" w:rsidP="00C95926">
      <w:pPr>
        <w:rPr>
          <w:lang w:eastAsia="x-none"/>
        </w:rPr>
      </w:pPr>
      <w:hyperlink r:id="rId1456" w:history="1">
        <w:r w:rsidR="00FE4C7E">
          <w:rPr>
            <w:rStyle w:val="Hyperlink"/>
            <w:lang w:eastAsia="x-none"/>
          </w:rPr>
          <w:t>R1-1804061</w:t>
        </w:r>
      </w:hyperlink>
      <w:r w:rsidR="00C95926">
        <w:rPr>
          <w:lang w:eastAsia="x-none"/>
        </w:rPr>
        <w:tab/>
        <w:t>Remaining issues in SRS</w:t>
      </w:r>
      <w:r w:rsidR="00C95926">
        <w:rPr>
          <w:lang w:eastAsia="x-none"/>
        </w:rPr>
        <w:tab/>
        <w:t>MediaTek Inc.</w:t>
      </w:r>
    </w:p>
    <w:p w14:paraId="209F6617" w14:textId="62162663" w:rsidR="00C95926" w:rsidRDefault="00603E09" w:rsidP="00C95926">
      <w:pPr>
        <w:rPr>
          <w:lang w:eastAsia="x-none"/>
        </w:rPr>
      </w:pPr>
      <w:hyperlink r:id="rId1457" w:history="1">
        <w:r w:rsidR="00FE4C7E">
          <w:rPr>
            <w:rStyle w:val="Hyperlink"/>
            <w:lang w:eastAsia="x-none"/>
          </w:rPr>
          <w:t>R1-1804097</w:t>
        </w:r>
      </w:hyperlink>
      <w:r w:rsidR="00C95926">
        <w:rPr>
          <w:lang w:eastAsia="x-none"/>
        </w:rPr>
        <w:tab/>
        <w:t>Discussion on remaining issues on SRS</w:t>
      </w:r>
      <w:r w:rsidR="00C95926">
        <w:rPr>
          <w:lang w:eastAsia="x-none"/>
        </w:rPr>
        <w:tab/>
        <w:t>CMCC</w:t>
      </w:r>
    </w:p>
    <w:p w14:paraId="1E1C388E" w14:textId="539CE91A" w:rsidR="00C95926" w:rsidRDefault="00603E09" w:rsidP="00C95926">
      <w:pPr>
        <w:rPr>
          <w:lang w:eastAsia="x-none"/>
        </w:rPr>
      </w:pPr>
      <w:hyperlink r:id="rId1458" w:history="1">
        <w:r w:rsidR="00FE4C7E">
          <w:rPr>
            <w:rStyle w:val="Hyperlink"/>
            <w:lang w:eastAsia="x-none"/>
          </w:rPr>
          <w:t>R1-1804368</w:t>
        </w:r>
      </w:hyperlink>
      <w:r w:rsidR="00C95926">
        <w:rPr>
          <w:lang w:eastAsia="x-none"/>
        </w:rPr>
        <w:tab/>
        <w:t>Remaining issues on SRS</w:t>
      </w:r>
      <w:r w:rsidR="00C95926">
        <w:rPr>
          <w:lang w:eastAsia="x-none"/>
        </w:rPr>
        <w:tab/>
        <w:t>Samsung</w:t>
      </w:r>
    </w:p>
    <w:p w14:paraId="3BB25BE7" w14:textId="664C41FD" w:rsidR="00C95926" w:rsidRDefault="00603E09" w:rsidP="00C95926">
      <w:pPr>
        <w:rPr>
          <w:lang w:eastAsia="x-none"/>
        </w:rPr>
      </w:pPr>
      <w:hyperlink r:id="rId1459" w:history="1">
        <w:r w:rsidR="00FE4C7E">
          <w:rPr>
            <w:rStyle w:val="Hyperlink"/>
            <w:lang w:eastAsia="x-none"/>
          </w:rPr>
          <w:t>R1-1804548</w:t>
        </w:r>
      </w:hyperlink>
      <w:r w:rsidR="00C95926">
        <w:rPr>
          <w:lang w:eastAsia="x-none"/>
        </w:rPr>
        <w:tab/>
        <w:t>Remaining issues on SRS</w:t>
      </w:r>
      <w:r w:rsidR="00C95926">
        <w:rPr>
          <w:lang w:eastAsia="x-none"/>
        </w:rPr>
        <w:tab/>
        <w:t>LG Electronics</w:t>
      </w:r>
    </w:p>
    <w:p w14:paraId="447C8F39" w14:textId="38EC00A4" w:rsidR="00C95926" w:rsidRDefault="00603E09" w:rsidP="00C95926">
      <w:pPr>
        <w:rPr>
          <w:lang w:eastAsia="x-none"/>
        </w:rPr>
      </w:pPr>
      <w:hyperlink r:id="rId1460" w:history="1">
        <w:r w:rsidR="00FE4C7E">
          <w:rPr>
            <w:rStyle w:val="Hyperlink"/>
            <w:lang w:eastAsia="x-none"/>
          </w:rPr>
          <w:t>R1-1804594</w:t>
        </w:r>
      </w:hyperlink>
      <w:r w:rsidR="00C95926">
        <w:rPr>
          <w:lang w:eastAsia="x-none"/>
        </w:rPr>
        <w:tab/>
        <w:t>Remaining issues on SRS</w:t>
      </w:r>
      <w:r w:rsidR="00C95926">
        <w:rPr>
          <w:lang w:eastAsia="x-none"/>
        </w:rPr>
        <w:tab/>
        <w:t>Sony</w:t>
      </w:r>
    </w:p>
    <w:p w14:paraId="798F6388" w14:textId="0013165D" w:rsidR="00C95926" w:rsidRDefault="00603E09" w:rsidP="00C95926">
      <w:pPr>
        <w:rPr>
          <w:lang w:eastAsia="x-none"/>
        </w:rPr>
      </w:pPr>
      <w:hyperlink r:id="rId1461" w:history="1">
        <w:r w:rsidR="00FE4C7E">
          <w:rPr>
            <w:rStyle w:val="Hyperlink"/>
            <w:lang w:eastAsia="x-none"/>
          </w:rPr>
          <w:t>R1-1804722</w:t>
        </w:r>
      </w:hyperlink>
      <w:r w:rsidR="00C95926">
        <w:rPr>
          <w:lang w:eastAsia="x-none"/>
        </w:rPr>
        <w:tab/>
        <w:t>Remaining issues on SRS</w:t>
      </w:r>
      <w:r w:rsidR="00C95926">
        <w:rPr>
          <w:lang w:eastAsia="x-none"/>
        </w:rPr>
        <w:tab/>
        <w:t>Intel Corporation</w:t>
      </w:r>
    </w:p>
    <w:p w14:paraId="0CEA52D8" w14:textId="3DFBDD54" w:rsidR="00C95926" w:rsidRDefault="00603E09" w:rsidP="00C95926">
      <w:pPr>
        <w:rPr>
          <w:lang w:eastAsia="x-none"/>
        </w:rPr>
      </w:pPr>
      <w:hyperlink r:id="rId1462" w:history="1">
        <w:r w:rsidR="00FE4C7E">
          <w:rPr>
            <w:rStyle w:val="Hyperlink"/>
            <w:lang w:eastAsia="x-none"/>
          </w:rPr>
          <w:t>R1-1804794</w:t>
        </w:r>
      </w:hyperlink>
      <w:r w:rsidR="00C95926">
        <w:rPr>
          <w:lang w:eastAsia="x-none"/>
        </w:rPr>
        <w:tab/>
        <w:t>Maintenance for SRS</w:t>
      </w:r>
      <w:r w:rsidR="00C95926">
        <w:rPr>
          <w:lang w:eastAsia="x-none"/>
        </w:rPr>
        <w:tab/>
        <w:t>Qualcomm Incorporated</w:t>
      </w:r>
    </w:p>
    <w:p w14:paraId="1478D474" w14:textId="1A93D925" w:rsidR="00C95926" w:rsidRDefault="00603E09" w:rsidP="00C95926">
      <w:pPr>
        <w:rPr>
          <w:lang w:eastAsia="x-none"/>
        </w:rPr>
      </w:pPr>
      <w:hyperlink r:id="rId1463" w:history="1">
        <w:r w:rsidR="00FE4C7E">
          <w:rPr>
            <w:rStyle w:val="Hyperlink"/>
            <w:lang w:eastAsia="x-none"/>
          </w:rPr>
          <w:t>R1-1804880</w:t>
        </w:r>
      </w:hyperlink>
      <w:r w:rsidR="00C95926">
        <w:rPr>
          <w:lang w:eastAsia="x-none"/>
        </w:rPr>
        <w:tab/>
        <w:t>Discussions on SRS resource transmission for BWP switch</w:t>
      </w:r>
      <w:r w:rsidR="00C95926">
        <w:rPr>
          <w:lang w:eastAsia="x-none"/>
        </w:rPr>
        <w:tab/>
        <w:t>Sharp</w:t>
      </w:r>
    </w:p>
    <w:p w14:paraId="7A7B3184" w14:textId="1F9DBECE" w:rsidR="00C95926" w:rsidRDefault="00603E09" w:rsidP="00C95926">
      <w:pPr>
        <w:rPr>
          <w:lang w:eastAsia="x-none"/>
        </w:rPr>
      </w:pPr>
      <w:hyperlink r:id="rId1464" w:history="1">
        <w:r w:rsidR="00FE4C7E">
          <w:rPr>
            <w:rStyle w:val="Hyperlink"/>
            <w:lang w:eastAsia="x-none"/>
          </w:rPr>
          <w:t>R1-1804985</w:t>
        </w:r>
      </w:hyperlink>
      <w:r w:rsidR="00C95926">
        <w:rPr>
          <w:lang w:eastAsia="x-none"/>
        </w:rPr>
        <w:tab/>
        <w:t>Remaining issues on SRS</w:t>
      </w:r>
      <w:r w:rsidR="00C95926">
        <w:rPr>
          <w:lang w:eastAsia="x-none"/>
        </w:rPr>
        <w:tab/>
        <w:t>Ericsson</w:t>
      </w:r>
    </w:p>
    <w:p w14:paraId="63278AD0" w14:textId="78444A3F" w:rsidR="00C95926" w:rsidRDefault="00603E09" w:rsidP="00C95926">
      <w:pPr>
        <w:rPr>
          <w:lang w:eastAsia="x-none"/>
        </w:rPr>
      </w:pPr>
      <w:hyperlink r:id="rId1465" w:history="1">
        <w:r w:rsidR="00FE4C7E">
          <w:rPr>
            <w:rStyle w:val="Hyperlink"/>
            <w:lang w:eastAsia="x-none"/>
          </w:rPr>
          <w:t>R1-1805111</w:t>
        </w:r>
      </w:hyperlink>
      <w:r w:rsidR="00C95926">
        <w:rPr>
          <w:lang w:eastAsia="x-none"/>
        </w:rPr>
        <w:tab/>
        <w:t>Remaining details on SRS design in NR</w:t>
      </w:r>
      <w:r w:rsidR="00C95926">
        <w:rPr>
          <w:lang w:eastAsia="x-none"/>
        </w:rPr>
        <w:tab/>
        <w:t>Nokia, Nokia Shanghai Bell</w:t>
      </w:r>
    </w:p>
    <w:p w14:paraId="7F05431F" w14:textId="77777777" w:rsidR="00C95926" w:rsidRDefault="00C95926" w:rsidP="009F3C8D">
      <w:pPr>
        <w:pStyle w:val="Heading5"/>
      </w:pPr>
      <w:bookmarkStart w:id="506" w:name="_Toc514184672"/>
      <w:r w:rsidRPr="004B0D61">
        <w:t>TRS</w:t>
      </w:r>
      <w:bookmarkEnd w:id="506"/>
      <w:r w:rsidRPr="004B0D61">
        <w:t xml:space="preserve"> </w:t>
      </w:r>
    </w:p>
    <w:p w14:paraId="07ECFC3E" w14:textId="0963BCEE" w:rsidR="00C95926" w:rsidRPr="00D63D50" w:rsidRDefault="00603E09" w:rsidP="00C95926">
      <w:pPr>
        <w:rPr>
          <w:b/>
          <w:lang w:eastAsia="x-none"/>
        </w:rPr>
      </w:pPr>
      <w:hyperlink r:id="rId1466" w:history="1">
        <w:r w:rsidR="00FE4C7E" w:rsidRPr="00D63D50">
          <w:rPr>
            <w:rStyle w:val="Hyperlink"/>
            <w:b/>
          </w:rPr>
          <w:t>R1-1805550</w:t>
        </w:r>
      </w:hyperlink>
      <w:r w:rsidR="00C95926" w:rsidRPr="00D63D50">
        <w:rPr>
          <w:b/>
          <w:lang w:eastAsia="x-none"/>
        </w:rPr>
        <w:tab/>
        <w:t>Summary #1 for TRS</w:t>
      </w:r>
      <w:r w:rsidR="00C95926" w:rsidRPr="00D63D50">
        <w:rPr>
          <w:b/>
          <w:lang w:eastAsia="x-none"/>
        </w:rPr>
        <w:tab/>
        <w:t>MediaTek</w:t>
      </w:r>
    </w:p>
    <w:p w14:paraId="2995934B" w14:textId="77777777" w:rsidR="00C95926" w:rsidRDefault="00C95926" w:rsidP="00C95926">
      <w:pPr>
        <w:rPr>
          <w:lang w:eastAsia="x-none"/>
        </w:rPr>
      </w:pPr>
    </w:p>
    <w:p w14:paraId="6A4063A2" w14:textId="77777777" w:rsidR="00C95926" w:rsidRPr="00D63D50" w:rsidRDefault="00C95926" w:rsidP="00C95926">
      <w:pPr>
        <w:rPr>
          <w:szCs w:val="20"/>
          <w:lang w:eastAsia="x-none"/>
        </w:rPr>
      </w:pPr>
      <w:r w:rsidRPr="00D63D50">
        <w:rPr>
          <w:szCs w:val="20"/>
          <w:highlight w:val="green"/>
          <w:lang w:eastAsia="x-none"/>
        </w:rPr>
        <w:t>Agreement</w:t>
      </w:r>
    </w:p>
    <w:p w14:paraId="433B3151" w14:textId="77777777" w:rsidR="00C95926" w:rsidRPr="00F81723" w:rsidRDefault="00C95926" w:rsidP="00C95926">
      <w:pPr>
        <w:rPr>
          <w:szCs w:val="20"/>
        </w:rPr>
      </w:pPr>
      <w:r w:rsidRPr="00F81723">
        <w:rPr>
          <w:szCs w:val="20"/>
        </w:rPr>
        <w:t>The following text proposals are agreed.</w:t>
      </w:r>
    </w:p>
    <w:p w14:paraId="50DFC6BE" w14:textId="77777777" w:rsidR="00C95926" w:rsidRPr="00F81723" w:rsidRDefault="00C95926" w:rsidP="00C95926">
      <w:pPr>
        <w:rPr>
          <w:rFonts w:ascii="Times New Roman" w:hAnsi="Times New Roman"/>
          <w:szCs w:val="20"/>
        </w:rPr>
      </w:pPr>
      <w:r w:rsidRPr="00F81723">
        <w:rPr>
          <w:rFonts w:ascii="Times New Roman" w:hAnsi="Times New Roman"/>
          <w:szCs w:val="20"/>
        </w:rPr>
        <w:t>Text proposal 5.1.6.1.2 38.214</w:t>
      </w:r>
    </w:p>
    <w:p w14:paraId="33D84A74" w14:textId="77777777" w:rsidR="00C95926" w:rsidRPr="00F81723" w:rsidRDefault="00C95926" w:rsidP="00C95926">
      <w:pPr>
        <w:spacing w:after="180"/>
        <w:rPr>
          <w:rFonts w:ascii="Times New Roman" w:eastAsia="MS Mincho" w:hAnsi="Times New Roman"/>
          <w:strike/>
          <w:color w:val="000000"/>
          <w:szCs w:val="20"/>
        </w:rPr>
      </w:pPr>
      <w:r w:rsidRPr="00F81723">
        <w:rPr>
          <w:rFonts w:ascii="Times New Roman" w:eastAsia="Times New Roman" w:hAnsi="Times New Roman"/>
          <w:strike/>
          <w:szCs w:val="20"/>
          <w:lang w:eastAsia="ko-KR"/>
        </w:rPr>
        <w:t xml:space="preserve">A UE does not expect to be configured with a Reporting Setting, which is linked to a CSI-RS resource set for tracking, where the higher layer parameter </w:t>
      </w:r>
      <w:r w:rsidRPr="00F81723">
        <w:rPr>
          <w:rFonts w:ascii="Times New Roman" w:eastAsia="Times New Roman" w:hAnsi="Times New Roman"/>
          <w:i/>
          <w:strike/>
          <w:color w:val="000000"/>
          <w:szCs w:val="20"/>
        </w:rPr>
        <w:t>MeasRestrictionConfig-time-channel</w:t>
      </w:r>
      <w:r w:rsidRPr="00F81723">
        <w:rPr>
          <w:rFonts w:ascii="Times New Roman" w:eastAsia="Times New Roman" w:hAnsi="Times New Roman"/>
          <w:strike/>
          <w:szCs w:val="20"/>
          <w:lang w:eastAsia="ko-KR"/>
        </w:rPr>
        <w:t xml:space="preserve"> for the Reporting Setting set to ‘ON’.</w:t>
      </w:r>
    </w:p>
    <w:p w14:paraId="0BAD1F68" w14:textId="77777777" w:rsidR="00C95926" w:rsidRPr="00F81723" w:rsidRDefault="00C95926" w:rsidP="00C95926">
      <w:pPr>
        <w:rPr>
          <w:rFonts w:ascii="Times New Roman" w:hAnsi="Times New Roman"/>
          <w:szCs w:val="20"/>
        </w:rPr>
      </w:pPr>
      <w:r w:rsidRPr="00F81723">
        <w:rPr>
          <w:rFonts w:ascii="Times New Roman" w:hAnsi="Times New Roman"/>
          <w:szCs w:val="20"/>
        </w:rPr>
        <w:t>Text proposal 5.1.6.1.1 38.214</w:t>
      </w:r>
    </w:p>
    <w:p w14:paraId="0B9A9567" w14:textId="77777777" w:rsidR="00C95926" w:rsidRPr="00F81723" w:rsidRDefault="00C95926" w:rsidP="00C95926">
      <w:pPr>
        <w:rPr>
          <w:rFonts w:ascii="Times New Roman" w:eastAsia="Malgun Gothic" w:hAnsi="Times New Roman"/>
          <w:color w:val="000000"/>
          <w:szCs w:val="20"/>
        </w:rPr>
      </w:pPr>
      <w:r w:rsidRPr="00F81723">
        <w:rPr>
          <w:rFonts w:ascii="Times New Roman" w:eastAsia="Malgun Gothic" w:hAnsi="Times New Roman"/>
          <w:color w:val="000000"/>
          <w:szCs w:val="20"/>
        </w:rPr>
        <w:t xml:space="preserve">The periodic CSI-RS resources in the CSI-RS resource set configured with higher layer parameter </w:t>
      </w:r>
      <w:r w:rsidRPr="00F81723">
        <w:rPr>
          <w:rFonts w:ascii="Times New Roman" w:eastAsia="Malgun Gothic" w:hAnsi="Times New Roman"/>
          <w:i/>
          <w:color w:val="000000"/>
          <w:szCs w:val="20"/>
        </w:rPr>
        <w:t>TRS-Info</w:t>
      </w:r>
      <w:r w:rsidRPr="00F81723">
        <w:rPr>
          <w:rFonts w:ascii="Times New Roman" w:eastAsia="Malgun Gothic" w:hAnsi="Times New Roman"/>
          <w:color w:val="000000"/>
          <w:szCs w:val="20"/>
        </w:rPr>
        <w:t xml:space="preserve"> have the same periodicity, bandwidth and subcarrier location. </w:t>
      </w:r>
    </w:p>
    <w:p w14:paraId="446241DF" w14:textId="77777777" w:rsidR="00C95926" w:rsidRPr="00F81723" w:rsidRDefault="00C95926" w:rsidP="00C95926">
      <w:pPr>
        <w:rPr>
          <w:color w:val="FF0000"/>
          <w:szCs w:val="20"/>
        </w:rPr>
      </w:pPr>
      <w:r w:rsidRPr="00F81723">
        <w:rPr>
          <w:rFonts w:ascii="Times New Roman" w:eastAsia="Times New Roman" w:hAnsi="Times New Roman"/>
          <w:color w:val="FF0000"/>
          <w:szCs w:val="20"/>
          <w:lang w:eastAsia="ko-KR"/>
        </w:rPr>
        <w:t>A UE does not expect to be configured with a report</w:t>
      </w:r>
      <w:r w:rsidRPr="00F81723">
        <w:rPr>
          <w:rFonts w:ascii="Times New Roman" w:eastAsia="Times New Roman" w:hAnsi="Times New Roman"/>
          <w:strike/>
          <w:color w:val="FF0000"/>
          <w:szCs w:val="20"/>
          <w:lang w:eastAsia="ko-KR"/>
        </w:rPr>
        <w:t>ing</w:t>
      </w:r>
      <w:r w:rsidRPr="00F81723">
        <w:rPr>
          <w:rFonts w:ascii="Times New Roman" w:eastAsia="Times New Roman" w:hAnsi="Times New Roman"/>
          <w:color w:val="FF0000"/>
          <w:szCs w:val="20"/>
          <w:lang w:eastAsia="ko-KR"/>
        </w:rPr>
        <w:t xml:space="preserve"> setting, which is linked to a CSI-RS resource set for tracking, where the higher layer parameter </w:t>
      </w:r>
      <w:r w:rsidRPr="00F81723">
        <w:rPr>
          <w:rFonts w:ascii="Times New Roman" w:eastAsia="Times New Roman" w:hAnsi="Times New Roman"/>
          <w:i/>
          <w:color w:val="FF0000"/>
          <w:szCs w:val="20"/>
        </w:rPr>
        <w:t>MeasRestrictionConfig-time-channel</w:t>
      </w:r>
      <w:r w:rsidRPr="00F81723">
        <w:rPr>
          <w:rFonts w:ascii="Times New Roman" w:eastAsia="Times New Roman" w:hAnsi="Times New Roman"/>
          <w:color w:val="FF0000"/>
          <w:szCs w:val="20"/>
          <w:lang w:eastAsia="ko-KR"/>
        </w:rPr>
        <w:t xml:space="preserve"> for the report</w:t>
      </w:r>
      <w:r w:rsidRPr="00F81723">
        <w:rPr>
          <w:rFonts w:ascii="Times New Roman" w:eastAsia="Times New Roman" w:hAnsi="Times New Roman"/>
          <w:strike/>
          <w:color w:val="FF0000"/>
          <w:szCs w:val="20"/>
          <w:lang w:eastAsia="ko-KR"/>
        </w:rPr>
        <w:t>ing</w:t>
      </w:r>
      <w:r w:rsidRPr="00F81723">
        <w:rPr>
          <w:rFonts w:ascii="Times New Roman" w:eastAsia="Times New Roman" w:hAnsi="Times New Roman"/>
          <w:color w:val="FF0000"/>
          <w:szCs w:val="20"/>
          <w:lang w:eastAsia="ko-KR"/>
        </w:rPr>
        <w:t xml:space="preserve"> setting set to ‘ON’.</w:t>
      </w:r>
    </w:p>
    <w:p w14:paraId="0885DD5C" w14:textId="77777777" w:rsidR="00C95926" w:rsidRDefault="00C95926" w:rsidP="00C95926">
      <w:pPr>
        <w:rPr>
          <w:lang w:eastAsia="x-none"/>
        </w:rPr>
      </w:pPr>
    </w:p>
    <w:p w14:paraId="1289C1A1" w14:textId="77777777" w:rsidR="00C95926" w:rsidRPr="00BB27B5" w:rsidRDefault="00C95926" w:rsidP="00C95926">
      <w:pPr>
        <w:rPr>
          <w:lang w:eastAsia="x-none"/>
        </w:rPr>
      </w:pPr>
    </w:p>
    <w:p w14:paraId="49D60199" w14:textId="77777777" w:rsidR="00C95926" w:rsidRPr="00BB27B5" w:rsidRDefault="00C95926" w:rsidP="00C95926">
      <w:pPr>
        <w:rPr>
          <w:szCs w:val="20"/>
          <w:lang w:eastAsia="x-none"/>
        </w:rPr>
      </w:pPr>
      <w:r w:rsidRPr="00BB27B5">
        <w:rPr>
          <w:szCs w:val="20"/>
          <w:highlight w:val="green"/>
          <w:lang w:eastAsia="x-none"/>
        </w:rPr>
        <w:t>Agreement</w:t>
      </w:r>
    </w:p>
    <w:p w14:paraId="320828B1" w14:textId="77777777" w:rsidR="00C95926" w:rsidRPr="00855948" w:rsidRDefault="00C95926" w:rsidP="00C95926">
      <w:pPr>
        <w:rPr>
          <w:szCs w:val="20"/>
          <w:lang w:eastAsia="x-none"/>
        </w:rPr>
      </w:pPr>
      <w:r w:rsidRPr="00855948">
        <w:rPr>
          <w:szCs w:val="20"/>
        </w:rPr>
        <w:t xml:space="preserve">A CSI-RS resource set should not be configured with </w:t>
      </w:r>
      <w:r w:rsidRPr="00855948">
        <w:rPr>
          <w:i/>
          <w:szCs w:val="20"/>
        </w:rPr>
        <w:t>TRS-info</w:t>
      </w:r>
      <w:r w:rsidRPr="00855948">
        <w:rPr>
          <w:szCs w:val="20"/>
        </w:rPr>
        <w:t xml:space="preserve"> and </w:t>
      </w:r>
      <w:r w:rsidRPr="00855948">
        <w:rPr>
          <w:i/>
          <w:szCs w:val="20"/>
        </w:rPr>
        <w:t>CSI-RS-ResourceRep</w:t>
      </w:r>
      <w:r w:rsidRPr="00855948">
        <w:rPr>
          <w:szCs w:val="20"/>
        </w:rPr>
        <w:t xml:space="preserve"> simultaneously.</w:t>
      </w:r>
    </w:p>
    <w:p w14:paraId="7E0DED88" w14:textId="77777777" w:rsidR="00C95926" w:rsidRDefault="00C95926" w:rsidP="00C95926">
      <w:pPr>
        <w:rPr>
          <w:lang w:eastAsia="x-none"/>
        </w:rPr>
      </w:pPr>
    </w:p>
    <w:p w14:paraId="775E756F" w14:textId="7326238C" w:rsidR="00C95926" w:rsidRPr="00D63D50" w:rsidRDefault="00603E09" w:rsidP="00C95926">
      <w:pPr>
        <w:rPr>
          <w:b/>
          <w:lang w:eastAsia="x-none"/>
        </w:rPr>
      </w:pPr>
      <w:hyperlink r:id="rId1467" w:history="1">
        <w:r w:rsidR="00FE4C7E" w:rsidRPr="00D63D50">
          <w:rPr>
            <w:rStyle w:val="Hyperlink"/>
            <w:b/>
          </w:rPr>
          <w:t>R1-1805694</w:t>
        </w:r>
      </w:hyperlink>
      <w:r w:rsidR="00C95926" w:rsidRPr="00D63D50">
        <w:rPr>
          <w:b/>
          <w:lang w:eastAsia="x-none"/>
        </w:rPr>
        <w:tab/>
        <w:t>Summary #2 for TRS</w:t>
      </w:r>
      <w:r w:rsidR="00C95926" w:rsidRPr="00D63D50">
        <w:rPr>
          <w:b/>
          <w:lang w:eastAsia="x-none"/>
        </w:rPr>
        <w:tab/>
        <w:t>MediaTek</w:t>
      </w:r>
    </w:p>
    <w:p w14:paraId="7DCC2D6A" w14:textId="77777777" w:rsidR="00C95926" w:rsidRDefault="00C95926" w:rsidP="00C95926">
      <w:pPr>
        <w:rPr>
          <w:lang w:eastAsia="x-none"/>
        </w:rPr>
      </w:pPr>
    </w:p>
    <w:p w14:paraId="32AC8C5F" w14:textId="77777777" w:rsidR="00BB27B5" w:rsidRPr="00BB27B5" w:rsidRDefault="00C95926" w:rsidP="00BB27B5">
      <w:pPr>
        <w:rPr>
          <w:lang w:eastAsia="x-none"/>
        </w:rPr>
      </w:pPr>
      <w:r w:rsidRPr="00BB27B5">
        <w:rPr>
          <w:strike/>
          <w:lang w:eastAsia="x-none"/>
        </w:rPr>
        <w:t>Working Assumption</w:t>
      </w:r>
    </w:p>
    <w:p w14:paraId="1CF732B9" w14:textId="517FD0F5" w:rsidR="00C95926" w:rsidRPr="00BB27B5" w:rsidRDefault="00BB27B5" w:rsidP="00C95926">
      <w:pPr>
        <w:rPr>
          <w:szCs w:val="20"/>
          <w:lang w:eastAsia="x-none"/>
        </w:rPr>
      </w:pPr>
      <w:r w:rsidRPr="00BB27B5">
        <w:rPr>
          <w:szCs w:val="20"/>
          <w:highlight w:val="green"/>
          <w:lang w:eastAsia="x-none"/>
        </w:rPr>
        <w:t>Agreement</w:t>
      </w:r>
    </w:p>
    <w:p w14:paraId="7F59238E" w14:textId="77777777" w:rsidR="00D63D50" w:rsidRPr="00D63D50" w:rsidRDefault="00D63D50" w:rsidP="00D63D50">
      <w:pPr>
        <w:numPr>
          <w:ilvl w:val="0"/>
          <w:numId w:val="314"/>
        </w:numPr>
        <w:jc w:val="both"/>
        <w:rPr>
          <w:rFonts w:ascii="SimSun" w:eastAsia="SimSun" w:hAnsi="SimSun"/>
          <w:lang w:eastAsia="zh-CN"/>
        </w:rPr>
      </w:pPr>
      <w:r w:rsidRPr="00D63D50">
        <w:rPr>
          <w:rFonts w:hint="eastAsia"/>
          <w:lang w:eastAsia="zh-CN"/>
        </w:rPr>
        <w:t>Rel-15 supports aperiodic TRS for FR2 as an optional UE feature</w:t>
      </w:r>
      <w:r w:rsidRPr="00D63D50">
        <w:rPr>
          <w:lang w:eastAsia="zh-CN"/>
        </w:rPr>
        <w:t xml:space="preserve"> with UE capability signalling</w:t>
      </w:r>
    </w:p>
    <w:p w14:paraId="19B6028A" w14:textId="77777777" w:rsidR="00D63D50" w:rsidRPr="00D63D50" w:rsidRDefault="00D63D50" w:rsidP="00D63D50">
      <w:pPr>
        <w:numPr>
          <w:ilvl w:val="1"/>
          <w:numId w:val="314"/>
        </w:numPr>
        <w:jc w:val="both"/>
        <w:rPr>
          <w:lang w:eastAsia="zh-CN"/>
        </w:rPr>
      </w:pPr>
      <w:r w:rsidRPr="00D63D50">
        <w:rPr>
          <w:lang w:eastAsia="zh-CN"/>
        </w:rPr>
        <w:t>(</w:t>
      </w:r>
      <w:r w:rsidRPr="00D63D50">
        <w:rPr>
          <w:highlight w:val="darkYellow"/>
          <w:lang w:eastAsia="zh-CN"/>
        </w:rPr>
        <w:t>Working assumption</w:t>
      </w:r>
      <w:r w:rsidRPr="00D63D50">
        <w:rPr>
          <w:lang w:eastAsia="zh-CN"/>
        </w:rPr>
        <w:t xml:space="preserve">) </w:t>
      </w:r>
      <w:r w:rsidRPr="00D63D50">
        <w:rPr>
          <w:rFonts w:hint="eastAsia"/>
          <w:lang w:eastAsia="zh-CN"/>
        </w:rPr>
        <w:t xml:space="preserve">A UE does not expect to be triggered to aperiodic TRS unless it has been configured with </w:t>
      </w:r>
      <w:r w:rsidRPr="00D63D50">
        <w:rPr>
          <w:rFonts w:hint="eastAsia"/>
          <w:color w:val="FF0000"/>
          <w:lang w:eastAsia="zh-CN"/>
        </w:rPr>
        <w:t>an associated</w:t>
      </w:r>
      <w:r w:rsidRPr="00D63D50">
        <w:rPr>
          <w:rFonts w:hint="eastAsia"/>
          <w:lang w:eastAsia="zh-CN"/>
        </w:rPr>
        <w:t xml:space="preserve"> periodic TRS </w:t>
      </w:r>
      <w:r w:rsidRPr="00D63D50">
        <w:rPr>
          <w:rFonts w:hint="eastAsia"/>
          <w:color w:val="FF0000"/>
          <w:lang w:eastAsia="zh-CN"/>
        </w:rPr>
        <w:t xml:space="preserve">with the same </w:t>
      </w:r>
      <w:r w:rsidRPr="00D63D50">
        <w:rPr>
          <w:color w:val="FF0000"/>
          <w:lang w:eastAsia="zh-CN"/>
        </w:rPr>
        <w:t xml:space="preserve">burst length </w:t>
      </w:r>
      <w:r w:rsidRPr="00D63D50">
        <w:rPr>
          <w:rFonts w:hint="eastAsia"/>
          <w:color w:val="FF0000"/>
          <w:lang w:eastAsia="zh-CN"/>
        </w:rPr>
        <w:t>X</w:t>
      </w:r>
      <w:r w:rsidRPr="00D63D50">
        <w:rPr>
          <w:rFonts w:hint="eastAsia"/>
          <w:lang w:eastAsia="zh-CN"/>
        </w:rPr>
        <w:t xml:space="preserve"> </w:t>
      </w:r>
      <w:r w:rsidRPr="00D63D50">
        <w:rPr>
          <w:lang w:eastAsia="zh-CN"/>
        </w:rPr>
        <w:t xml:space="preserve">slots </w:t>
      </w:r>
      <w:r w:rsidRPr="00D63D50">
        <w:rPr>
          <w:rFonts w:hint="eastAsia"/>
          <w:lang w:eastAsia="zh-CN"/>
        </w:rPr>
        <w:t>on the same BWP</w:t>
      </w:r>
    </w:p>
    <w:p w14:paraId="768C16A9" w14:textId="77777777" w:rsidR="00D63D50" w:rsidRPr="00D63D50" w:rsidRDefault="00D63D50" w:rsidP="00D63D50">
      <w:pPr>
        <w:numPr>
          <w:ilvl w:val="2"/>
          <w:numId w:val="314"/>
        </w:numPr>
        <w:jc w:val="both"/>
      </w:pPr>
      <w:r w:rsidRPr="00D63D50">
        <w:rPr>
          <w:rFonts w:hint="eastAsia"/>
          <w:lang w:eastAsia="zh-CN"/>
        </w:rPr>
        <w:t xml:space="preserve">The aperiodic TRS </w:t>
      </w:r>
      <w:r w:rsidRPr="00D63D50">
        <w:rPr>
          <w:lang w:eastAsia="zh-CN"/>
        </w:rPr>
        <w:t xml:space="preserve">and the associated periodic TRS has the </w:t>
      </w:r>
      <w:r w:rsidRPr="00D63D50">
        <w:rPr>
          <w:rFonts w:hint="eastAsia"/>
          <w:color w:val="FF0000"/>
          <w:lang w:eastAsia="zh-CN"/>
        </w:rPr>
        <w:t xml:space="preserve">same </w:t>
      </w:r>
      <w:r w:rsidRPr="00D63D50">
        <w:rPr>
          <w:color w:val="FF0000"/>
          <w:lang w:eastAsia="zh-CN"/>
        </w:rPr>
        <w:t xml:space="preserve">BW, [same symbol position, same subcarrier location] </w:t>
      </w:r>
      <w:r w:rsidRPr="00D63D50">
        <w:rPr>
          <w:rFonts w:hint="eastAsia"/>
          <w:color w:val="FF0000"/>
          <w:lang w:eastAsia="zh-CN"/>
        </w:rPr>
        <w:t xml:space="preserve">and </w:t>
      </w:r>
      <w:r w:rsidRPr="00D63D50">
        <w:t>the aperiodic TRS will be QCL type A+D (if applicable) with this periodic TRS</w:t>
      </w:r>
    </w:p>
    <w:p w14:paraId="774E49E0" w14:textId="77777777" w:rsidR="00D63D50" w:rsidRPr="00D63D50" w:rsidRDefault="00D63D50" w:rsidP="00D63D50">
      <w:pPr>
        <w:numPr>
          <w:ilvl w:val="2"/>
          <w:numId w:val="314"/>
        </w:numPr>
        <w:jc w:val="both"/>
      </w:pPr>
      <w:r w:rsidRPr="00D63D50">
        <w:t>FFS on DCI trigger timing for SCell activation and BWP switching</w:t>
      </w:r>
    </w:p>
    <w:p w14:paraId="11751994" w14:textId="77777777" w:rsidR="00D63D50" w:rsidRPr="00D63D50" w:rsidRDefault="00D63D50" w:rsidP="00D63D50">
      <w:pPr>
        <w:numPr>
          <w:ilvl w:val="2"/>
          <w:numId w:val="314"/>
        </w:numPr>
        <w:jc w:val="both"/>
        <w:rPr>
          <w:lang w:eastAsia="zh-CN"/>
        </w:rPr>
      </w:pPr>
      <w:r w:rsidRPr="00D63D50">
        <w:rPr>
          <w:rFonts w:hint="eastAsia"/>
          <w:lang w:eastAsia="zh-CN"/>
        </w:rPr>
        <w:t>The UE does not expect the scheduling offset between DCI to the first symbol of TRS be smaller than the threshold UE reported</w:t>
      </w:r>
    </w:p>
    <w:p w14:paraId="5462F857" w14:textId="77777777" w:rsidR="00D63D50" w:rsidRPr="00D63D50" w:rsidRDefault="00D63D50" w:rsidP="00D63D50">
      <w:pPr>
        <w:numPr>
          <w:ilvl w:val="2"/>
          <w:numId w:val="314"/>
        </w:numPr>
        <w:jc w:val="both"/>
        <w:rPr>
          <w:lang w:eastAsia="zh-CN"/>
        </w:rPr>
      </w:pPr>
      <w:r w:rsidRPr="00D63D50">
        <w:rPr>
          <w:rFonts w:hint="eastAsia"/>
          <w:lang w:eastAsia="zh-CN"/>
        </w:rPr>
        <w:lastRenderedPageBreak/>
        <w:t xml:space="preserve">The aperiodic TRS is triggered by UL DCI (same as CSI-RS) </w:t>
      </w:r>
    </w:p>
    <w:p w14:paraId="73DDF692" w14:textId="77777777" w:rsidR="00D63D50" w:rsidRPr="00D63D50" w:rsidRDefault="00D63D50" w:rsidP="00D63D50">
      <w:pPr>
        <w:numPr>
          <w:ilvl w:val="0"/>
          <w:numId w:val="314"/>
        </w:numPr>
        <w:jc w:val="both"/>
        <w:rPr>
          <w:lang w:eastAsia="zh-CN"/>
        </w:rPr>
      </w:pPr>
      <w:r w:rsidRPr="00D63D50">
        <w:rPr>
          <w:lang w:eastAsia="zh-CN"/>
        </w:rPr>
        <w:t>No new/additional RRC parameters are introduced for this feature except UE capability</w:t>
      </w:r>
    </w:p>
    <w:p w14:paraId="6BB2D711" w14:textId="77777777" w:rsidR="00C95926" w:rsidRDefault="00C95926" w:rsidP="00C95926">
      <w:pPr>
        <w:jc w:val="both"/>
        <w:rPr>
          <w:lang w:eastAsia="zh-CN"/>
        </w:rPr>
      </w:pPr>
    </w:p>
    <w:p w14:paraId="46F1994B" w14:textId="77777777" w:rsidR="00C95926" w:rsidRPr="004A18F3" w:rsidRDefault="00C95926" w:rsidP="00C95926">
      <w:pPr>
        <w:jc w:val="both"/>
        <w:rPr>
          <w:lang w:eastAsia="zh-CN"/>
        </w:rPr>
      </w:pPr>
      <w:r w:rsidRPr="00B857E0">
        <w:rPr>
          <w:lang w:eastAsia="zh-CN"/>
        </w:rPr>
        <w:t>Note: (from Huawei) Aperiodic TRS is a new feature in Rel-15 but Huawei is willing to accept this for progress</w:t>
      </w:r>
    </w:p>
    <w:p w14:paraId="3D929E4C" w14:textId="77777777" w:rsidR="00C95926" w:rsidRPr="004A18F3" w:rsidRDefault="00C95926" w:rsidP="00C95926">
      <w:pPr>
        <w:jc w:val="both"/>
        <w:rPr>
          <w:lang w:eastAsia="zh-CN"/>
        </w:rPr>
      </w:pPr>
      <w:r w:rsidRPr="004A18F3">
        <w:rPr>
          <w:lang w:eastAsia="zh-CN"/>
        </w:rPr>
        <w:t xml:space="preserve">Note: </w:t>
      </w:r>
      <w:r>
        <w:rPr>
          <w:lang w:eastAsia="zh-CN"/>
        </w:rPr>
        <w:t>AT&amp;T has concerns to make this an UE optional feature since t</w:t>
      </w:r>
      <w:r w:rsidRPr="004A18F3">
        <w:rPr>
          <w:lang w:eastAsia="zh-CN"/>
        </w:rPr>
        <w:t xml:space="preserve">his is </w:t>
      </w:r>
      <w:r>
        <w:rPr>
          <w:lang w:eastAsia="zh-CN"/>
        </w:rPr>
        <w:t xml:space="preserve">a </w:t>
      </w:r>
      <w:r w:rsidRPr="004A18F3">
        <w:rPr>
          <w:lang w:eastAsia="zh-CN"/>
        </w:rPr>
        <w:t xml:space="preserve">forward compatibility </w:t>
      </w:r>
      <w:r>
        <w:rPr>
          <w:lang w:eastAsia="zh-CN"/>
        </w:rPr>
        <w:t>issue</w:t>
      </w:r>
    </w:p>
    <w:p w14:paraId="4550498E" w14:textId="77777777" w:rsidR="00C95926" w:rsidRDefault="00C95926" w:rsidP="00C95926">
      <w:pPr>
        <w:rPr>
          <w:lang w:eastAsia="x-none"/>
        </w:rPr>
      </w:pPr>
    </w:p>
    <w:p w14:paraId="3CCFB176" w14:textId="0B909928" w:rsidR="00C95926" w:rsidRPr="00D17219" w:rsidRDefault="00C95926" w:rsidP="00C95926">
      <w:pPr>
        <w:rPr>
          <w:b/>
          <w:lang w:eastAsia="x-none"/>
        </w:rPr>
      </w:pPr>
      <w:r w:rsidRPr="00D17219">
        <w:rPr>
          <w:b/>
          <w:lang w:eastAsia="x-none"/>
        </w:rPr>
        <w:t>Friday</w:t>
      </w:r>
    </w:p>
    <w:p w14:paraId="776C6BEF" w14:textId="7260C06A" w:rsidR="00C95926" w:rsidRDefault="00C95926" w:rsidP="00C95926">
      <w:pPr>
        <w:rPr>
          <w:lang w:eastAsia="x-none"/>
        </w:rPr>
      </w:pPr>
      <w:r>
        <w:rPr>
          <w:lang w:eastAsia="x-none"/>
        </w:rPr>
        <w:t xml:space="preserve">Huawei confirmed the above note and worried that the new feature was lately introduced – nevertheless </w:t>
      </w:r>
      <w:r w:rsidR="00670E3D">
        <w:rPr>
          <w:lang w:eastAsia="x-none"/>
        </w:rPr>
        <w:t xml:space="preserve">it should be clarified that this is clearly an </w:t>
      </w:r>
      <w:r>
        <w:rPr>
          <w:lang w:eastAsia="x-none"/>
        </w:rPr>
        <w:t>optional feature</w:t>
      </w:r>
    </w:p>
    <w:p w14:paraId="5D35D908" w14:textId="02322455" w:rsidR="00C95926" w:rsidRDefault="00C95926" w:rsidP="00C95926">
      <w:pPr>
        <w:rPr>
          <w:lang w:eastAsia="x-none"/>
        </w:rPr>
      </w:pPr>
      <w:r>
        <w:rPr>
          <w:lang w:eastAsia="x-none"/>
        </w:rPr>
        <w:t>MIMO session's chair: lengthly discussed, many companies believe it is essential.</w:t>
      </w:r>
    </w:p>
    <w:p w14:paraId="58A88E35" w14:textId="7A1A87A4" w:rsidR="00C95926" w:rsidRDefault="00C95926" w:rsidP="00C95926">
      <w:pPr>
        <w:rPr>
          <w:lang w:eastAsia="x-none"/>
        </w:rPr>
      </w:pPr>
      <w:r>
        <w:rPr>
          <w:lang w:eastAsia="x-none"/>
        </w:rPr>
        <w:t>RAN1 chair: let's take it as an agreement – warned the group for introducing new feature at this stage of the WI</w:t>
      </w:r>
    </w:p>
    <w:p w14:paraId="66D2A479" w14:textId="21FA2ADD" w:rsidR="00D17219" w:rsidRDefault="00D17219" w:rsidP="00C95926">
      <w:pPr>
        <w:rPr>
          <w:lang w:eastAsia="x-none"/>
        </w:rPr>
      </w:pPr>
      <w:r>
        <w:rPr>
          <w:lang w:eastAsia="x-none"/>
        </w:rPr>
        <w:t>Intel suggested to liaise to RAN2 asking them whether a new feature group can still be added</w:t>
      </w:r>
    </w:p>
    <w:p w14:paraId="154B1B08" w14:textId="5F9D9167" w:rsidR="00D17219" w:rsidRDefault="00D17219" w:rsidP="00C95926">
      <w:pPr>
        <w:rPr>
          <w:lang w:eastAsia="x-none"/>
        </w:rPr>
      </w:pPr>
      <w:r>
        <w:rPr>
          <w:lang w:eastAsia="x-none"/>
        </w:rPr>
        <w:t>Samsung requested preparing the corresponding CRs by June</w:t>
      </w:r>
    </w:p>
    <w:p w14:paraId="3AE00C83" w14:textId="25130723" w:rsidR="00D17219" w:rsidRDefault="00D17219" w:rsidP="00C95926">
      <w:pPr>
        <w:rPr>
          <w:lang w:eastAsia="x-none"/>
        </w:rPr>
      </w:pPr>
      <w:r>
        <w:rPr>
          <w:lang w:eastAsia="x-none"/>
        </w:rPr>
        <w:t>Debate regarding the timeline for CRs</w:t>
      </w:r>
      <w:r w:rsidR="00670E3D">
        <w:rPr>
          <w:lang w:eastAsia="x-none"/>
        </w:rPr>
        <w:t xml:space="preserve"> as the new feature has not been incorporated in the current UE feature list spreadsheet and the impact to RAN2 work.</w:t>
      </w:r>
    </w:p>
    <w:p w14:paraId="4D915D42" w14:textId="77777777" w:rsidR="00D17219" w:rsidRDefault="00D17219" w:rsidP="00C95926">
      <w:pPr>
        <w:rPr>
          <w:lang w:eastAsia="x-none"/>
        </w:rPr>
      </w:pPr>
    </w:p>
    <w:p w14:paraId="05387019" w14:textId="46313A4D" w:rsidR="00C95926" w:rsidRDefault="00BB27B5" w:rsidP="00C95926">
      <w:pPr>
        <w:rPr>
          <w:lang w:eastAsia="x-none"/>
        </w:rPr>
      </w:pPr>
      <w:r w:rsidRPr="00BB27B5">
        <w:rPr>
          <w:b/>
          <w:lang w:eastAsia="x-none"/>
        </w:rPr>
        <w:t>Conclusion:</w:t>
      </w:r>
      <w:r>
        <w:rPr>
          <w:lang w:eastAsia="x-none"/>
        </w:rPr>
        <w:t xml:space="preserve"> Above working assumption is changed to </w:t>
      </w:r>
      <w:r w:rsidRPr="00BB27B5">
        <w:rPr>
          <w:highlight w:val="green"/>
          <w:lang w:eastAsia="x-none"/>
        </w:rPr>
        <w:t>Agreement</w:t>
      </w:r>
      <w:r>
        <w:rPr>
          <w:lang w:eastAsia="x-none"/>
        </w:rPr>
        <w:t>.</w:t>
      </w:r>
    </w:p>
    <w:p w14:paraId="43E8FC1B" w14:textId="2AC2D01B" w:rsidR="00BB27B5" w:rsidRDefault="00BB27B5" w:rsidP="00BB27B5">
      <w:pPr>
        <w:ind w:left="720" w:hanging="720"/>
        <w:jc w:val="both"/>
        <w:rPr>
          <w:szCs w:val="20"/>
          <w:lang w:eastAsia="zh-CN"/>
        </w:rPr>
      </w:pPr>
      <w:r w:rsidRPr="00BB27B5">
        <w:rPr>
          <w:szCs w:val="20"/>
          <w:lang w:eastAsia="zh-CN"/>
        </w:rPr>
        <w:t xml:space="preserve">Send an LS to RAN2 </w:t>
      </w:r>
      <w:r>
        <w:rPr>
          <w:szCs w:val="20"/>
          <w:lang w:eastAsia="zh-CN"/>
        </w:rPr>
        <w:t xml:space="preserve">regarding </w:t>
      </w:r>
      <w:r w:rsidRPr="00BB27B5">
        <w:rPr>
          <w:szCs w:val="20"/>
          <w:lang w:eastAsia="zh-CN"/>
        </w:rPr>
        <w:t>the above agreements and ask RAN2 to take into account in their work – R1-1805758</w:t>
      </w:r>
      <w:r>
        <w:rPr>
          <w:szCs w:val="20"/>
          <w:lang w:eastAsia="zh-CN"/>
        </w:rPr>
        <w:t xml:space="preserve"> </w:t>
      </w:r>
      <w:r w:rsidRPr="00BB27B5">
        <w:rPr>
          <w:szCs w:val="20"/>
          <w:lang w:eastAsia="zh-CN"/>
        </w:rPr>
        <w:t>(Xiaoyi, ATT)</w:t>
      </w:r>
    </w:p>
    <w:p w14:paraId="2BBF13C7" w14:textId="77777777" w:rsidR="00BB27B5" w:rsidRPr="00BB27B5" w:rsidRDefault="00BB27B5" w:rsidP="00BB27B5">
      <w:pPr>
        <w:ind w:left="720" w:hanging="720"/>
        <w:jc w:val="both"/>
        <w:rPr>
          <w:b/>
          <w:szCs w:val="20"/>
          <w:lang w:eastAsia="zh-CN"/>
        </w:rPr>
      </w:pPr>
      <w:r w:rsidRPr="00BB27B5">
        <w:rPr>
          <w:b/>
          <w:szCs w:val="20"/>
          <w:lang w:eastAsia="zh-CN"/>
        </w:rPr>
        <w:t>R1-1805758</w:t>
      </w:r>
      <w:r w:rsidRPr="00BB27B5">
        <w:rPr>
          <w:b/>
          <w:szCs w:val="20"/>
          <w:lang w:eastAsia="zh-CN"/>
        </w:rPr>
        <w:tab/>
        <w:t>[draft] LS for supporting aperiodic TRS</w:t>
      </w:r>
      <w:r w:rsidRPr="00BB27B5">
        <w:rPr>
          <w:b/>
          <w:szCs w:val="20"/>
          <w:lang w:eastAsia="zh-CN"/>
        </w:rPr>
        <w:tab/>
        <w:t>AT&amp;T</w:t>
      </w:r>
    </w:p>
    <w:p w14:paraId="010DDC9D" w14:textId="08DA57D3" w:rsidR="00BB27B5" w:rsidRPr="00BB27B5" w:rsidRDefault="00BB27B5" w:rsidP="00BB27B5">
      <w:pPr>
        <w:ind w:left="720" w:hanging="720"/>
        <w:jc w:val="both"/>
        <w:rPr>
          <w:szCs w:val="20"/>
          <w:lang w:eastAsia="zh-CN"/>
        </w:rPr>
      </w:pPr>
      <w:r w:rsidRPr="00D63D50">
        <w:rPr>
          <w:b/>
          <w:szCs w:val="20"/>
          <w:lang w:eastAsia="zh-CN"/>
        </w:rPr>
        <w:t>Decision:</w:t>
      </w:r>
      <w:r>
        <w:rPr>
          <w:szCs w:val="20"/>
          <w:lang w:eastAsia="zh-CN"/>
        </w:rPr>
        <w:t xml:space="preserve"> The document is endorsed and final LS is </w:t>
      </w:r>
      <w:r w:rsidRPr="00BB27B5">
        <w:rPr>
          <w:szCs w:val="20"/>
          <w:highlight w:val="green"/>
          <w:lang w:eastAsia="zh-CN"/>
        </w:rPr>
        <w:t>approved in R1-1805763</w:t>
      </w:r>
      <w:r>
        <w:rPr>
          <w:szCs w:val="20"/>
          <w:lang w:eastAsia="zh-CN"/>
        </w:rPr>
        <w:t>.</w:t>
      </w:r>
    </w:p>
    <w:p w14:paraId="0BD51834" w14:textId="46C2595A" w:rsidR="00BB27B5" w:rsidRPr="00BB27B5" w:rsidRDefault="00BB27B5" w:rsidP="00BB27B5">
      <w:pPr>
        <w:ind w:left="720" w:hanging="720"/>
        <w:jc w:val="both"/>
        <w:rPr>
          <w:szCs w:val="20"/>
          <w:lang w:eastAsia="zh-CN"/>
        </w:rPr>
      </w:pPr>
      <w:r w:rsidRPr="00BB27B5">
        <w:rPr>
          <w:szCs w:val="20"/>
          <w:lang w:eastAsia="zh-CN"/>
        </w:rPr>
        <w:t>The above optional UE feature is to be included in the current UE feature spreadsheet for RAN1#93</w:t>
      </w:r>
      <w:r>
        <w:rPr>
          <w:szCs w:val="20"/>
          <w:lang w:eastAsia="zh-CN"/>
        </w:rPr>
        <w:t>.</w:t>
      </w:r>
    </w:p>
    <w:p w14:paraId="69966B8B" w14:textId="7AEFC0C1" w:rsidR="00BB27B5" w:rsidRDefault="00BB27B5" w:rsidP="00C95926">
      <w:pPr>
        <w:rPr>
          <w:lang w:eastAsia="x-none"/>
        </w:rPr>
      </w:pPr>
    </w:p>
    <w:p w14:paraId="3685E86C" w14:textId="77777777" w:rsidR="00C95926" w:rsidRDefault="00C95926" w:rsidP="00C95926">
      <w:pPr>
        <w:rPr>
          <w:lang w:eastAsia="x-none"/>
        </w:rPr>
      </w:pPr>
    </w:p>
    <w:p w14:paraId="06D7CC45" w14:textId="19974D4A" w:rsidR="00C95926" w:rsidRDefault="00603E09" w:rsidP="00C95926">
      <w:pPr>
        <w:rPr>
          <w:lang w:eastAsia="x-none"/>
        </w:rPr>
      </w:pPr>
      <w:hyperlink r:id="rId1468" w:history="1">
        <w:r w:rsidR="00FE4C7E">
          <w:rPr>
            <w:rStyle w:val="Hyperlink"/>
            <w:lang w:eastAsia="x-none"/>
          </w:rPr>
          <w:t>R1-1803826</w:t>
        </w:r>
      </w:hyperlink>
      <w:r w:rsidR="00C95926">
        <w:rPr>
          <w:lang w:eastAsia="x-none"/>
        </w:rPr>
        <w:tab/>
        <w:t>Remaining issues on TRS</w:t>
      </w:r>
      <w:r w:rsidR="00C95926">
        <w:rPr>
          <w:lang w:eastAsia="x-none"/>
        </w:rPr>
        <w:tab/>
        <w:t>vivo</w:t>
      </w:r>
    </w:p>
    <w:p w14:paraId="1FC422B9" w14:textId="2B89A6AE" w:rsidR="00C95926" w:rsidRDefault="00603E09" w:rsidP="00C95926">
      <w:pPr>
        <w:rPr>
          <w:lang w:eastAsia="x-none"/>
        </w:rPr>
      </w:pPr>
      <w:hyperlink r:id="rId1469" w:history="1">
        <w:r w:rsidR="00FE4C7E">
          <w:rPr>
            <w:rStyle w:val="Hyperlink"/>
            <w:lang w:eastAsia="x-none"/>
          </w:rPr>
          <w:t>R1-1803914</w:t>
        </w:r>
      </w:hyperlink>
      <w:r w:rsidR="00C95926">
        <w:rPr>
          <w:lang w:eastAsia="x-none"/>
        </w:rPr>
        <w:tab/>
        <w:t>Remaining issues on TRS</w:t>
      </w:r>
      <w:r w:rsidR="00C95926">
        <w:rPr>
          <w:lang w:eastAsia="x-none"/>
        </w:rPr>
        <w:tab/>
        <w:t>ZTE, Sanechips</w:t>
      </w:r>
    </w:p>
    <w:p w14:paraId="4274DAC4" w14:textId="07E108C9" w:rsidR="00C95926" w:rsidRDefault="00603E09" w:rsidP="00C95926">
      <w:pPr>
        <w:rPr>
          <w:lang w:eastAsia="x-none"/>
        </w:rPr>
      </w:pPr>
      <w:hyperlink r:id="rId1470" w:history="1">
        <w:r w:rsidR="00FE4C7E">
          <w:rPr>
            <w:rStyle w:val="Hyperlink"/>
            <w:lang w:eastAsia="x-none"/>
          </w:rPr>
          <w:t>R1-1804003</w:t>
        </w:r>
      </w:hyperlink>
      <w:r w:rsidR="00C95926">
        <w:rPr>
          <w:lang w:eastAsia="x-none"/>
        </w:rPr>
        <w:tab/>
        <w:t>Text Proposal for CSI-RS for Time/frequency Tracking</w:t>
      </w:r>
      <w:r w:rsidR="00C95926">
        <w:rPr>
          <w:lang w:eastAsia="x-none"/>
        </w:rPr>
        <w:tab/>
        <w:t>OPPO</w:t>
      </w:r>
    </w:p>
    <w:p w14:paraId="17F95697" w14:textId="1EA2CABB" w:rsidR="00C95926" w:rsidRDefault="00603E09" w:rsidP="00C95926">
      <w:pPr>
        <w:rPr>
          <w:lang w:eastAsia="x-none"/>
        </w:rPr>
      </w:pPr>
      <w:hyperlink r:id="rId1471" w:history="1">
        <w:r w:rsidR="00FE4C7E">
          <w:rPr>
            <w:rStyle w:val="Hyperlink"/>
            <w:lang w:eastAsia="x-none"/>
          </w:rPr>
          <w:t>R1-1804077</w:t>
        </w:r>
      </w:hyperlink>
      <w:r w:rsidR="00C95926">
        <w:rPr>
          <w:lang w:eastAsia="x-none"/>
        </w:rPr>
        <w:tab/>
        <w:t>Remaining issues on TRS</w:t>
      </w:r>
      <w:r w:rsidR="00C95926">
        <w:rPr>
          <w:lang w:eastAsia="x-none"/>
        </w:rPr>
        <w:tab/>
        <w:t>MediaTek Inc.</w:t>
      </w:r>
    </w:p>
    <w:p w14:paraId="537B99F9" w14:textId="57D2CC68" w:rsidR="00C95926" w:rsidRDefault="00603E09" w:rsidP="00C95926">
      <w:pPr>
        <w:rPr>
          <w:lang w:eastAsia="x-none"/>
        </w:rPr>
      </w:pPr>
      <w:hyperlink r:id="rId1472" w:history="1">
        <w:r w:rsidR="00FE4C7E">
          <w:rPr>
            <w:rStyle w:val="Hyperlink"/>
            <w:lang w:eastAsia="x-none"/>
          </w:rPr>
          <w:t>R1-180</w:t>
        </w:r>
        <w:r w:rsidR="00D63D50">
          <w:rPr>
            <w:rStyle w:val="Hyperlink"/>
            <w:lang w:eastAsia="x-none"/>
          </w:rPr>
          <w:t>5261</w:t>
        </w:r>
      </w:hyperlink>
      <w:r w:rsidR="00C95926">
        <w:rPr>
          <w:lang w:eastAsia="x-none"/>
        </w:rPr>
        <w:tab/>
        <w:t>Remaining details on TRS design</w:t>
      </w:r>
      <w:r w:rsidR="00C95926">
        <w:rPr>
          <w:lang w:eastAsia="x-none"/>
        </w:rPr>
        <w:tab/>
        <w:t>Spreadtrum Communications</w:t>
      </w:r>
      <w:r w:rsidR="00D63D50">
        <w:rPr>
          <w:lang w:eastAsia="x-none"/>
        </w:rPr>
        <w:tab/>
        <w:t xml:space="preserve">(revision of </w:t>
      </w:r>
      <w:hyperlink r:id="rId1473" w:history="1">
        <w:r w:rsidR="00D63D50">
          <w:rPr>
            <w:rStyle w:val="Hyperlink"/>
            <w:lang w:eastAsia="x-none"/>
          </w:rPr>
          <w:t>R1-1804232</w:t>
        </w:r>
      </w:hyperlink>
      <w:r w:rsidR="00D63D50">
        <w:rPr>
          <w:lang w:eastAsia="x-none"/>
        </w:rPr>
        <w:t>)</w:t>
      </w:r>
    </w:p>
    <w:p w14:paraId="47CECB5C" w14:textId="3C8616B8" w:rsidR="00C95926" w:rsidRDefault="00603E09" w:rsidP="00C95926">
      <w:pPr>
        <w:rPr>
          <w:lang w:eastAsia="x-none"/>
        </w:rPr>
      </w:pPr>
      <w:hyperlink r:id="rId1474" w:history="1">
        <w:r w:rsidR="00FE4C7E">
          <w:rPr>
            <w:rStyle w:val="Hyperlink"/>
            <w:lang w:eastAsia="x-none"/>
          </w:rPr>
          <w:t>R1-1804369</w:t>
        </w:r>
      </w:hyperlink>
      <w:r w:rsidR="00C95926">
        <w:rPr>
          <w:lang w:eastAsia="x-none"/>
        </w:rPr>
        <w:tab/>
        <w:t>Remaining issues on TRS</w:t>
      </w:r>
      <w:r w:rsidR="00C95926">
        <w:rPr>
          <w:lang w:eastAsia="x-none"/>
        </w:rPr>
        <w:tab/>
        <w:t>Samsung</w:t>
      </w:r>
    </w:p>
    <w:p w14:paraId="635C6375" w14:textId="35638D30" w:rsidR="00C95926" w:rsidRDefault="00603E09" w:rsidP="00C95926">
      <w:pPr>
        <w:rPr>
          <w:lang w:eastAsia="x-none"/>
        </w:rPr>
      </w:pPr>
      <w:hyperlink r:id="rId1475" w:history="1">
        <w:r w:rsidR="00FE4C7E">
          <w:rPr>
            <w:rStyle w:val="Hyperlink"/>
            <w:lang w:eastAsia="x-none"/>
          </w:rPr>
          <w:t>R1-1804443</w:t>
        </w:r>
      </w:hyperlink>
      <w:r w:rsidR="00C95926">
        <w:rPr>
          <w:lang w:eastAsia="x-none"/>
        </w:rPr>
        <w:tab/>
        <w:t>Further discussion on introducing aperiodic TRS</w:t>
      </w:r>
      <w:r w:rsidR="00C95926">
        <w:rPr>
          <w:lang w:eastAsia="x-none"/>
        </w:rPr>
        <w:tab/>
        <w:t>Huawei, HiSilicon</w:t>
      </w:r>
    </w:p>
    <w:p w14:paraId="6A6073F1" w14:textId="5B2F9D76" w:rsidR="00C95926" w:rsidRDefault="00603E09" w:rsidP="00C95926">
      <w:pPr>
        <w:rPr>
          <w:lang w:eastAsia="x-none"/>
        </w:rPr>
      </w:pPr>
      <w:hyperlink r:id="rId1476" w:history="1">
        <w:r w:rsidR="00FE4C7E">
          <w:rPr>
            <w:rStyle w:val="Hyperlink"/>
            <w:lang w:eastAsia="x-none"/>
          </w:rPr>
          <w:t>R1-1804549</w:t>
        </w:r>
      </w:hyperlink>
      <w:r w:rsidR="00C95926">
        <w:rPr>
          <w:lang w:eastAsia="x-none"/>
        </w:rPr>
        <w:tab/>
        <w:t>Text proposals on TRS</w:t>
      </w:r>
      <w:r w:rsidR="00C95926">
        <w:rPr>
          <w:lang w:eastAsia="x-none"/>
        </w:rPr>
        <w:tab/>
        <w:t>LG Electronics</w:t>
      </w:r>
    </w:p>
    <w:p w14:paraId="114CC8BC" w14:textId="57F0E69F" w:rsidR="00C95926" w:rsidRDefault="00603E09" w:rsidP="00C95926">
      <w:pPr>
        <w:rPr>
          <w:lang w:eastAsia="x-none"/>
        </w:rPr>
      </w:pPr>
      <w:hyperlink r:id="rId1477" w:history="1">
        <w:r w:rsidR="00FE4C7E">
          <w:rPr>
            <w:rStyle w:val="Hyperlink"/>
            <w:lang w:eastAsia="x-none"/>
          </w:rPr>
          <w:t>R1-1804723</w:t>
        </w:r>
      </w:hyperlink>
      <w:r w:rsidR="00C95926">
        <w:rPr>
          <w:lang w:eastAsia="x-none"/>
        </w:rPr>
        <w:tab/>
        <w:t>Remaining Issues On TRS</w:t>
      </w:r>
      <w:r w:rsidR="00C95926">
        <w:rPr>
          <w:lang w:eastAsia="x-none"/>
        </w:rPr>
        <w:tab/>
        <w:t>Intel Corporation</w:t>
      </w:r>
    </w:p>
    <w:p w14:paraId="49BD8227" w14:textId="3EFC30AF" w:rsidR="00C95926" w:rsidRDefault="00603E09" w:rsidP="00C95926">
      <w:pPr>
        <w:rPr>
          <w:lang w:eastAsia="x-none"/>
        </w:rPr>
      </w:pPr>
      <w:hyperlink r:id="rId1478" w:history="1">
        <w:r w:rsidR="00FE4C7E">
          <w:rPr>
            <w:rStyle w:val="Hyperlink"/>
            <w:lang w:eastAsia="x-none"/>
          </w:rPr>
          <w:t>R1-1804795</w:t>
        </w:r>
      </w:hyperlink>
      <w:r w:rsidR="00C95926">
        <w:rPr>
          <w:lang w:eastAsia="x-none"/>
        </w:rPr>
        <w:tab/>
        <w:t>Remaining issues on TRS</w:t>
      </w:r>
      <w:r w:rsidR="00C95926">
        <w:rPr>
          <w:lang w:eastAsia="x-none"/>
        </w:rPr>
        <w:tab/>
        <w:t>Qualcomm Incorporated</w:t>
      </w:r>
    </w:p>
    <w:p w14:paraId="0636F24E" w14:textId="7F42180C" w:rsidR="00C95926" w:rsidRDefault="00603E09" w:rsidP="00C95926">
      <w:pPr>
        <w:rPr>
          <w:lang w:eastAsia="x-none"/>
        </w:rPr>
      </w:pPr>
      <w:hyperlink r:id="rId1479" w:history="1">
        <w:r w:rsidR="00FE4C7E">
          <w:rPr>
            <w:rStyle w:val="Hyperlink"/>
            <w:lang w:eastAsia="x-none"/>
          </w:rPr>
          <w:t>R1-1804986</w:t>
        </w:r>
      </w:hyperlink>
      <w:r w:rsidR="00C95926">
        <w:rPr>
          <w:lang w:eastAsia="x-none"/>
        </w:rPr>
        <w:tab/>
        <w:t>Remaining issues on TRS</w:t>
      </w:r>
      <w:r w:rsidR="00C95926">
        <w:rPr>
          <w:lang w:eastAsia="x-none"/>
        </w:rPr>
        <w:tab/>
        <w:t>Ericsson</w:t>
      </w:r>
    </w:p>
    <w:p w14:paraId="04FA4F8A" w14:textId="7B1D134A" w:rsidR="00C95926" w:rsidRDefault="00603E09" w:rsidP="00C95926">
      <w:pPr>
        <w:rPr>
          <w:lang w:eastAsia="x-none"/>
        </w:rPr>
      </w:pPr>
      <w:hyperlink r:id="rId1480" w:history="1">
        <w:r w:rsidR="00FE4C7E">
          <w:rPr>
            <w:rStyle w:val="Hyperlink"/>
            <w:lang w:eastAsia="x-none"/>
          </w:rPr>
          <w:t>R1-1805047</w:t>
        </w:r>
      </w:hyperlink>
      <w:r w:rsidR="00C95926">
        <w:rPr>
          <w:lang w:eastAsia="x-none"/>
        </w:rPr>
        <w:tab/>
        <w:t>Remaining details on TRS</w:t>
      </w:r>
      <w:r w:rsidR="00C95926">
        <w:rPr>
          <w:lang w:eastAsia="x-none"/>
        </w:rPr>
        <w:tab/>
        <w:t>NTT DOCOMO, INC.</w:t>
      </w:r>
    </w:p>
    <w:p w14:paraId="11CA1343" w14:textId="794165DC" w:rsidR="00C95926" w:rsidRDefault="00603E09" w:rsidP="00C95926">
      <w:pPr>
        <w:rPr>
          <w:lang w:eastAsia="x-none"/>
        </w:rPr>
      </w:pPr>
      <w:hyperlink r:id="rId1481" w:history="1">
        <w:r w:rsidR="00FE4C7E">
          <w:rPr>
            <w:rStyle w:val="Hyperlink"/>
            <w:lang w:eastAsia="x-none"/>
          </w:rPr>
          <w:t>R1-1805112</w:t>
        </w:r>
      </w:hyperlink>
      <w:r w:rsidR="00C95926">
        <w:rPr>
          <w:lang w:eastAsia="x-none"/>
        </w:rPr>
        <w:tab/>
        <w:t>Remaining details of TRS design</w:t>
      </w:r>
      <w:r w:rsidR="00C95926">
        <w:rPr>
          <w:lang w:eastAsia="x-none"/>
        </w:rPr>
        <w:tab/>
        <w:t>Nokia, Nokia Shanghai Bell</w:t>
      </w:r>
    </w:p>
    <w:p w14:paraId="1051B8AD" w14:textId="77777777" w:rsidR="00C95926" w:rsidRDefault="00C95926" w:rsidP="00BB27B5">
      <w:pPr>
        <w:pStyle w:val="Heading5"/>
      </w:pPr>
      <w:bookmarkStart w:id="507" w:name="_Toc514184673"/>
      <w:r w:rsidRPr="004B0D61">
        <w:rPr>
          <w:rFonts w:hint="eastAsia"/>
        </w:rPr>
        <w:t>QCL</w:t>
      </w:r>
      <w:bookmarkEnd w:id="507"/>
    </w:p>
    <w:p w14:paraId="2A267554" w14:textId="05A11F4B" w:rsidR="00C95926" w:rsidRPr="00D63D50" w:rsidRDefault="00603E09" w:rsidP="00C95926">
      <w:pPr>
        <w:rPr>
          <w:b/>
          <w:lang w:eastAsia="x-none"/>
        </w:rPr>
      </w:pPr>
      <w:hyperlink r:id="rId1482" w:history="1">
        <w:r w:rsidR="00FE4C7E" w:rsidRPr="00D63D50">
          <w:rPr>
            <w:rStyle w:val="Hyperlink"/>
            <w:b/>
          </w:rPr>
          <w:t>R1-1805660</w:t>
        </w:r>
      </w:hyperlink>
      <w:r w:rsidR="00C95926" w:rsidRPr="00D63D50">
        <w:rPr>
          <w:b/>
          <w:lang w:eastAsia="x-none"/>
        </w:rPr>
        <w:tab/>
        <w:t>Feature lead summary on QCL</w:t>
      </w:r>
      <w:r w:rsidR="00C95926" w:rsidRPr="00D63D50">
        <w:rPr>
          <w:b/>
          <w:lang w:eastAsia="x-none"/>
        </w:rPr>
        <w:tab/>
        <w:t>Nokia, NSB</w:t>
      </w:r>
    </w:p>
    <w:p w14:paraId="206FDF00" w14:textId="77777777" w:rsidR="00C95926" w:rsidRDefault="00C95926" w:rsidP="00C95926">
      <w:pPr>
        <w:rPr>
          <w:lang w:eastAsia="x-none"/>
        </w:rPr>
      </w:pPr>
    </w:p>
    <w:p w14:paraId="7ECAC169" w14:textId="3F5F4B9F" w:rsidR="00C95926" w:rsidRPr="00D63D50" w:rsidRDefault="00603E09" w:rsidP="00C95926">
      <w:pPr>
        <w:rPr>
          <w:b/>
          <w:lang w:eastAsia="x-none"/>
        </w:rPr>
      </w:pPr>
      <w:hyperlink r:id="rId1483" w:history="1">
        <w:r w:rsidR="00FE4C7E" w:rsidRPr="00D63D50">
          <w:rPr>
            <w:rStyle w:val="Hyperlink"/>
            <w:b/>
          </w:rPr>
          <w:t>R1-1805690</w:t>
        </w:r>
      </w:hyperlink>
      <w:r w:rsidR="00C95926" w:rsidRPr="00D63D50">
        <w:rPr>
          <w:b/>
          <w:lang w:eastAsia="x-none"/>
        </w:rPr>
        <w:tab/>
        <w:t>Offline discussion summary on QCL</w:t>
      </w:r>
      <w:r w:rsidR="00C95926" w:rsidRPr="00D63D50">
        <w:rPr>
          <w:b/>
          <w:lang w:eastAsia="x-none"/>
        </w:rPr>
        <w:tab/>
        <w:t>Nokia, NSB</w:t>
      </w:r>
    </w:p>
    <w:p w14:paraId="436AE51C" w14:textId="77777777" w:rsidR="00C95926" w:rsidRDefault="00C95926" w:rsidP="00C95926">
      <w:pPr>
        <w:rPr>
          <w:lang w:eastAsia="x-none"/>
        </w:rPr>
      </w:pPr>
    </w:p>
    <w:p w14:paraId="76E448B2" w14:textId="77777777" w:rsidR="00C95926" w:rsidRPr="00D63D50" w:rsidRDefault="00C95926" w:rsidP="00C95926">
      <w:pPr>
        <w:rPr>
          <w:lang w:eastAsia="x-none"/>
        </w:rPr>
      </w:pPr>
      <w:r w:rsidRPr="00D63D50">
        <w:rPr>
          <w:highlight w:val="green"/>
          <w:lang w:eastAsia="x-none"/>
        </w:rPr>
        <w:t>Agreement</w:t>
      </w:r>
      <w:r w:rsidRPr="00D63D50">
        <w:rPr>
          <w:lang w:eastAsia="x-none"/>
        </w:rPr>
        <w:t xml:space="preserve"> </w:t>
      </w:r>
    </w:p>
    <w:p w14:paraId="2EC5D997" w14:textId="77777777" w:rsidR="00C95926" w:rsidRPr="00EB2B72" w:rsidRDefault="00C95926" w:rsidP="00C95926">
      <w:pPr>
        <w:rPr>
          <w:lang w:eastAsia="x-none"/>
        </w:rPr>
      </w:pPr>
      <w:r w:rsidRPr="00EB2B72">
        <w:rPr>
          <w:lang w:eastAsia="x-none"/>
        </w:rPr>
        <w:t>Text proposal for TS38.211</w:t>
      </w:r>
    </w:p>
    <w:p w14:paraId="77393252" w14:textId="77777777" w:rsidR="00C95926" w:rsidRPr="00EB2B72" w:rsidRDefault="00C95926" w:rsidP="00C95926">
      <w:pPr>
        <w:rPr>
          <w:lang w:eastAsia="x-none"/>
        </w:rPr>
      </w:pPr>
      <w:r w:rsidRPr="00EB2B72">
        <w:rPr>
          <w:lang w:eastAsia="x-none"/>
        </w:rPr>
        <w:t>----------------------------begin text change------------------------</w:t>
      </w:r>
    </w:p>
    <w:p w14:paraId="684C6408" w14:textId="77777777" w:rsidR="00C95926" w:rsidRPr="00D63D50" w:rsidRDefault="00C95926" w:rsidP="00C95926">
      <w:pPr>
        <w:rPr>
          <w:lang w:eastAsia="x-none"/>
        </w:rPr>
      </w:pPr>
      <w:r w:rsidRPr="00D63D50">
        <w:rPr>
          <w:lang w:eastAsia="x-none"/>
        </w:rPr>
        <w:t>4.4.1 Antenna ports</w:t>
      </w:r>
    </w:p>
    <w:p w14:paraId="55A664A4" w14:textId="77777777" w:rsidR="00C95926" w:rsidRPr="00D63D50" w:rsidRDefault="00C95926" w:rsidP="00C95926">
      <w:pPr>
        <w:jc w:val="both"/>
        <w:rPr>
          <w:rFonts w:ascii="Times New Roman" w:hAnsi="Times New Roman"/>
        </w:rPr>
      </w:pPr>
      <w:r w:rsidRPr="00D63D50">
        <w:rPr>
          <w:rFonts w:ascii="Times New Roman" w:hAnsi="Times New Roman"/>
        </w:rPr>
        <w:t xml:space="preserve">An antenna port is defined such that the channel over which a symbol on the antenna port is conveyed can be inferred from the channel over which another symbol on the same antenna port is conveyed. </w:t>
      </w:r>
    </w:p>
    <w:p w14:paraId="3AB20827" w14:textId="0E9598D2" w:rsidR="00C95926" w:rsidRPr="00D63D50" w:rsidRDefault="00C95926" w:rsidP="00C95926">
      <w:pPr>
        <w:pStyle w:val="B1"/>
        <w:spacing w:after="0"/>
        <w:jc w:val="both"/>
        <w:rPr>
          <w:rFonts w:ascii="Times New Roman" w:hAnsi="Times New Roman"/>
          <w:color w:val="FF0000"/>
          <w:u w:val="single"/>
        </w:rPr>
      </w:pPr>
      <w:r w:rsidRPr="00D63D50">
        <w:rPr>
          <w:rFonts w:ascii="Times New Roman" w:hAnsi="Times New Roman"/>
          <w:color w:val="FF0000"/>
          <w:u w:val="single"/>
        </w:rPr>
        <w:t>-</w:t>
      </w:r>
      <w:r w:rsidRPr="00D63D50">
        <w:rPr>
          <w:rFonts w:ascii="Times New Roman" w:hAnsi="Times New Roman"/>
          <w:color w:val="FF0000"/>
          <w:u w:val="single"/>
        </w:rPr>
        <w:tab/>
        <w:t xml:space="preserve">For DM-RS associated with PDSCH the channel over which a symbol on one of these antenna ports is conveyed can be inferred from the channel over which another symbol on the same antenna port is conveyed only if the two symbols are within the same scheduled PDSCH, </w:t>
      </w:r>
      <w:r w:rsidRPr="00D63D50">
        <w:rPr>
          <w:rFonts w:ascii="Times New Roman" w:hAnsi="Times New Roman"/>
          <w:color w:val="FF0000"/>
          <w:highlight w:val="darkYellow"/>
          <w:u w:val="single"/>
        </w:rPr>
        <w:t>same</w:t>
      </w:r>
      <w:r w:rsidRPr="00D63D50">
        <w:rPr>
          <w:rFonts w:ascii="Times New Roman" w:hAnsi="Times New Roman"/>
          <w:color w:val="FF0000"/>
          <w:u w:val="single"/>
        </w:rPr>
        <w:t xml:space="preserve"> slot and in the same PRG as described in 3GPP TS 38.214 Section 5.1.2.3.</w:t>
      </w:r>
    </w:p>
    <w:p w14:paraId="5AEFA1F3" w14:textId="77777777" w:rsidR="00C95926" w:rsidRPr="00EB2B72" w:rsidRDefault="00C95926" w:rsidP="00C95926">
      <w:pPr>
        <w:rPr>
          <w:lang w:eastAsia="x-none"/>
        </w:rPr>
      </w:pPr>
      <w:r w:rsidRPr="00EB2B72">
        <w:rPr>
          <w:lang w:eastAsia="x-none"/>
        </w:rPr>
        <w:t>---------------------------- end text change------------------------</w:t>
      </w:r>
    </w:p>
    <w:p w14:paraId="3624C2B1" w14:textId="77777777" w:rsidR="00C95926" w:rsidRPr="00EB2B72" w:rsidRDefault="00C95926" w:rsidP="00C95926">
      <w:pPr>
        <w:rPr>
          <w:lang w:eastAsia="x-none"/>
        </w:rPr>
      </w:pPr>
      <w:r w:rsidRPr="00EB2B72">
        <w:rPr>
          <w:lang w:eastAsia="x-none"/>
        </w:rPr>
        <w:t>Note that the above text change does not imply the support of time domain PRB bundling.</w:t>
      </w:r>
    </w:p>
    <w:p w14:paraId="3B4DCADB" w14:textId="77777777" w:rsidR="00C95926" w:rsidRPr="00EB2B72" w:rsidRDefault="00C95926" w:rsidP="00C95926">
      <w:pPr>
        <w:rPr>
          <w:lang w:eastAsia="x-none"/>
        </w:rPr>
      </w:pPr>
      <w:r w:rsidRPr="00EB2B72">
        <w:rPr>
          <w:lang w:eastAsia="x-none"/>
        </w:rPr>
        <w:t>Working assumption on ‘same’ slot in Rel 15. If there is no consensus</w:t>
      </w:r>
      <w:r>
        <w:rPr>
          <w:lang w:eastAsia="x-none"/>
        </w:rPr>
        <w:t xml:space="preserve"> to revisit th</w:t>
      </w:r>
      <w:r w:rsidRPr="00EB2B72">
        <w:rPr>
          <w:lang w:eastAsia="x-none"/>
        </w:rPr>
        <w:t>e working assumption in RAN1#93, it is automatically confirmed.</w:t>
      </w:r>
    </w:p>
    <w:p w14:paraId="326C0322" w14:textId="625598A2" w:rsidR="00C95926" w:rsidRDefault="00C95926" w:rsidP="00C95926">
      <w:pPr>
        <w:rPr>
          <w:lang w:eastAsia="x-none"/>
        </w:rPr>
      </w:pPr>
    </w:p>
    <w:p w14:paraId="08CD64FC" w14:textId="77777777" w:rsidR="00D63D50" w:rsidRDefault="00D63D50" w:rsidP="00C95926">
      <w:pPr>
        <w:rPr>
          <w:lang w:eastAsia="x-none"/>
        </w:rPr>
      </w:pPr>
    </w:p>
    <w:p w14:paraId="74C10571" w14:textId="580A767C" w:rsidR="00C95926" w:rsidRDefault="00603E09" w:rsidP="00C95926">
      <w:pPr>
        <w:rPr>
          <w:lang w:eastAsia="x-none"/>
        </w:rPr>
      </w:pPr>
      <w:hyperlink r:id="rId1484" w:history="1">
        <w:r w:rsidR="00FE4C7E">
          <w:rPr>
            <w:rStyle w:val="Hyperlink"/>
            <w:lang w:eastAsia="x-none"/>
          </w:rPr>
          <w:t>R1-1803640</w:t>
        </w:r>
      </w:hyperlink>
      <w:r w:rsidR="00C95926">
        <w:rPr>
          <w:lang w:eastAsia="x-none"/>
        </w:rPr>
        <w:tab/>
        <w:t>Remaining issues and TP  for QCL assumptions</w:t>
      </w:r>
      <w:r w:rsidR="00C95926">
        <w:rPr>
          <w:lang w:eastAsia="x-none"/>
        </w:rPr>
        <w:tab/>
        <w:t>Huawei, HiSilicon</w:t>
      </w:r>
    </w:p>
    <w:p w14:paraId="2BFAB4F1" w14:textId="1E20942D" w:rsidR="00C95926" w:rsidRDefault="00603E09" w:rsidP="00C95926">
      <w:pPr>
        <w:rPr>
          <w:lang w:eastAsia="x-none"/>
        </w:rPr>
      </w:pPr>
      <w:hyperlink r:id="rId1485" w:history="1">
        <w:r w:rsidR="00FE4C7E">
          <w:rPr>
            <w:rStyle w:val="Hyperlink"/>
            <w:lang w:eastAsia="x-none"/>
          </w:rPr>
          <w:t>R1-1803750</w:t>
        </w:r>
      </w:hyperlink>
      <w:r w:rsidR="00C95926">
        <w:rPr>
          <w:lang w:eastAsia="x-none"/>
        </w:rPr>
        <w:tab/>
        <w:t>Remaining issues on QCL</w:t>
      </w:r>
      <w:r w:rsidR="00C95926">
        <w:rPr>
          <w:lang w:eastAsia="x-none"/>
        </w:rPr>
        <w:tab/>
        <w:t>CATT</w:t>
      </w:r>
    </w:p>
    <w:p w14:paraId="4BFC42D0" w14:textId="55888E40" w:rsidR="00C95926" w:rsidRDefault="00603E09" w:rsidP="00C95926">
      <w:pPr>
        <w:rPr>
          <w:lang w:eastAsia="x-none"/>
        </w:rPr>
      </w:pPr>
      <w:hyperlink r:id="rId1486" w:history="1">
        <w:r w:rsidR="00FE4C7E">
          <w:rPr>
            <w:rStyle w:val="Hyperlink"/>
            <w:lang w:eastAsia="x-none"/>
          </w:rPr>
          <w:t>R1-1803827</w:t>
        </w:r>
      </w:hyperlink>
      <w:r w:rsidR="00C95926">
        <w:rPr>
          <w:lang w:eastAsia="x-none"/>
        </w:rPr>
        <w:tab/>
        <w:t>Remaining issues on QCL</w:t>
      </w:r>
      <w:r w:rsidR="00C95926">
        <w:rPr>
          <w:lang w:eastAsia="x-none"/>
        </w:rPr>
        <w:tab/>
        <w:t>vivo</w:t>
      </w:r>
    </w:p>
    <w:p w14:paraId="279C076C" w14:textId="68F350DB" w:rsidR="00C95926" w:rsidRDefault="00603E09" w:rsidP="00C95926">
      <w:pPr>
        <w:rPr>
          <w:lang w:eastAsia="x-none"/>
        </w:rPr>
      </w:pPr>
      <w:hyperlink r:id="rId1487" w:history="1">
        <w:r w:rsidR="00FE4C7E">
          <w:rPr>
            <w:rStyle w:val="Hyperlink"/>
            <w:lang w:eastAsia="x-none"/>
          </w:rPr>
          <w:t>R1-1803915</w:t>
        </w:r>
      </w:hyperlink>
      <w:r w:rsidR="00C95926">
        <w:rPr>
          <w:lang w:eastAsia="x-none"/>
        </w:rPr>
        <w:tab/>
        <w:t>Remaining issues on QCL</w:t>
      </w:r>
      <w:r w:rsidR="00C95926">
        <w:rPr>
          <w:lang w:eastAsia="x-none"/>
        </w:rPr>
        <w:tab/>
        <w:t>ZTE, Sanechips</w:t>
      </w:r>
    </w:p>
    <w:p w14:paraId="27D57641" w14:textId="13A00E12" w:rsidR="00C95926" w:rsidRDefault="00603E09" w:rsidP="00C95926">
      <w:pPr>
        <w:rPr>
          <w:lang w:eastAsia="x-none"/>
        </w:rPr>
      </w:pPr>
      <w:hyperlink r:id="rId1488" w:history="1">
        <w:r w:rsidR="00FE4C7E">
          <w:rPr>
            <w:rStyle w:val="Hyperlink"/>
            <w:lang w:eastAsia="x-none"/>
          </w:rPr>
          <w:t>R1-1804004</w:t>
        </w:r>
      </w:hyperlink>
      <w:r w:rsidR="00C95926">
        <w:rPr>
          <w:lang w:eastAsia="x-none"/>
        </w:rPr>
        <w:tab/>
        <w:t>Text Proposal for QCL</w:t>
      </w:r>
      <w:r w:rsidR="00C95926">
        <w:rPr>
          <w:lang w:eastAsia="x-none"/>
        </w:rPr>
        <w:tab/>
        <w:t>OPPO</w:t>
      </w:r>
    </w:p>
    <w:p w14:paraId="4326620C" w14:textId="6E496A29" w:rsidR="00C95926" w:rsidRDefault="00603E09" w:rsidP="00C95926">
      <w:pPr>
        <w:rPr>
          <w:lang w:eastAsia="x-none"/>
        </w:rPr>
      </w:pPr>
      <w:hyperlink r:id="rId1489" w:history="1">
        <w:r w:rsidR="00FE4C7E">
          <w:rPr>
            <w:rStyle w:val="Hyperlink"/>
            <w:lang w:eastAsia="x-none"/>
          </w:rPr>
          <w:t>R1-1804724</w:t>
        </w:r>
      </w:hyperlink>
      <w:r w:rsidR="00C95926">
        <w:rPr>
          <w:lang w:eastAsia="x-none"/>
        </w:rPr>
        <w:tab/>
        <w:t>Corrections to QCL for NR</w:t>
      </w:r>
      <w:r w:rsidR="00C95926">
        <w:rPr>
          <w:lang w:eastAsia="x-none"/>
        </w:rPr>
        <w:tab/>
        <w:t>Intel Corporation</w:t>
      </w:r>
    </w:p>
    <w:p w14:paraId="328C364F" w14:textId="4E367848" w:rsidR="00C95926" w:rsidRDefault="00603E09" w:rsidP="00C95926">
      <w:pPr>
        <w:rPr>
          <w:lang w:eastAsia="x-none"/>
        </w:rPr>
      </w:pPr>
      <w:hyperlink r:id="rId1490" w:history="1">
        <w:r w:rsidR="00FE4C7E">
          <w:rPr>
            <w:rStyle w:val="Hyperlink"/>
            <w:lang w:eastAsia="x-none"/>
          </w:rPr>
          <w:t>R1-1804796</w:t>
        </w:r>
      </w:hyperlink>
      <w:r w:rsidR="00C95926">
        <w:rPr>
          <w:lang w:eastAsia="x-none"/>
        </w:rPr>
        <w:tab/>
        <w:t>Remaining details on QCL</w:t>
      </w:r>
      <w:r w:rsidR="00C95926">
        <w:rPr>
          <w:lang w:eastAsia="x-none"/>
        </w:rPr>
        <w:tab/>
        <w:t>Qualcomm Incorporated</w:t>
      </w:r>
    </w:p>
    <w:p w14:paraId="480C4745" w14:textId="690A871D" w:rsidR="00C95926" w:rsidRDefault="00603E09" w:rsidP="00C95926">
      <w:pPr>
        <w:rPr>
          <w:lang w:eastAsia="x-none"/>
        </w:rPr>
      </w:pPr>
      <w:hyperlink r:id="rId1491" w:history="1">
        <w:r w:rsidR="00FE4C7E">
          <w:rPr>
            <w:rStyle w:val="Hyperlink"/>
            <w:lang w:eastAsia="x-none"/>
          </w:rPr>
          <w:t>R1-1804987</w:t>
        </w:r>
      </w:hyperlink>
      <w:r w:rsidR="00C95926">
        <w:rPr>
          <w:lang w:eastAsia="x-none"/>
        </w:rPr>
        <w:tab/>
        <w:t>Remaining issues on QCL</w:t>
      </w:r>
      <w:r w:rsidR="00C95926">
        <w:rPr>
          <w:lang w:eastAsia="x-none"/>
        </w:rPr>
        <w:tab/>
        <w:t>Ericsson</w:t>
      </w:r>
    </w:p>
    <w:p w14:paraId="1A17025A" w14:textId="77777777" w:rsidR="00C95926" w:rsidRDefault="00C95926" w:rsidP="00BB27B5">
      <w:pPr>
        <w:pStyle w:val="Heading5"/>
      </w:pPr>
      <w:bookmarkStart w:id="508" w:name="_Toc514184674"/>
      <w:r w:rsidRPr="004B0D61">
        <w:rPr>
          <w:rFonts w:hint="eastAsia"/>
        </w:rPr>
        <w:t>Other</w:t>
      </w:r>
      <w:bookmarkEnd w:id="508"/>
    </w:p>
    <w:p w14:paraId="7FC1F9D4" w14:textId="66EE58BC" w:rsidR="00C95926" w:rsidRDefault="00603E09" w:rsidP="00C95926">
      <w:pPr>
        <w:rPr>
          <w:lang w:eastAsia="x-none"/>
        </w:rPr>
      </w:pPr>
      <w:hyperlink r:id="rId1492" w:history="1">
        <w:r w:rsidR="00FE4C7E">
          <w:rPr>
            <w:rStyle w:val="Hyperlink"/>
            <w:lang w:eastAsia="x-none"/>
          </w:rPr>
          <w:t>R1-1803982</w:t>
        </w:r>
      </w:hyperlink>
      <w:r w:rsidR="00C95926">
        <w:rPr>
          <w:lang w:eastAsia="x-none"/>
        </w:rPr>
        <w:tab/>
        <w:t>Evaluation on DMRS performance in high mobility scenario</w:t>
      </w:r>
      <w:r w:rsidR="00C95926">
        <w:rPr>
          <w:lang w:eastAsia="x-none"/>
        </w:rPr>
        <w:tab/>
        <w:t>OPPO</w:t>
      </w:r>
    </w:p>
    <w:p w14:paraId="4F9A30A0" w14:textId="1E3865D1" w:rsidR="00C95926" w:rsidRDefault="00603E09" w:rsidP="00C95926">
      <w:pPr>
        <w:rPr>
          <w:lang w:eastAsia="x-none"/>
        </w:rPr>
      </w:pPr>
      <w:hyperlink r:id="rId1493" w:history="1">
        <w:r w:rsidR="00FE4C7E">
          <w:rPr>
            <w:rStyle w:val="Hyperlink"/>
            <w:lang w:eastAsia="x-none"/>
          </w:rPr>
          <w:t>R1-1804281</w:t>
        </w:r>
      </w:hyperlink>
      <w:r w:rsidR="00C95926">
        <w:rPr>
          <w:lang w:eastAsia="x-none"/>
        </w:rPr>
        <w:tab/>
        <w:t>Draft CR on PDSCH/PUSCH DMRS position for ECP in TS38.211</w:t>
      </w:r>
      <w:r w:rsidR="00C95926">
        <w:rPr>
          <w:lang w:eastAsia="x-none"/>
        </w:rPr>
        <w:tab/>
        <w:t>Huawei, HiSilicon</w:t>
      </w:r>
    </w:p>
    <w:p w14:paraId="694858A4" w14:textId="69EAE402" w:rsidR="00C95926" w:rsidRDefault="00603E09" w:rsidP="00C95926">
      <w:pPr>
        <w:rPr>
          <w:lang w:eastAsia="x-none"/>
        </w:rPr>
      </w:pPr>
      <w:hyperlink r:id="rId1494" w:history="1">
        <w:r w:rsidR="00FE4C7E">
          <w:rPr>
            <w:rStyle w:val="Hyperlink"/>
            <w:lang w:eastAsia="x-none"/>
          </w:rPr>
          <w:t>R1-1804282</w:t>
        </w:r>
      </w:hyperlink>
      <w:r w:rsidR="00C95926">
        <w:rPr>
          <w:lang w:eastAsia="x-none"/>
        </w:rPr>
        <w:tab/>
        <w:t>Draft CR on PDSCH/PUSCH DMRS position for ECP in TS38.214</w:t>
      </w:r>
      <w:r w:rsidR="00C95926">
        <w:rPr>
          <w:lang w:eastAsia="x-none"/>
        </w:rPr>
        <w:tab/>
        <w:t>Huawei, HiSilicon</w:t>
      </w:r>
    </w:p>
    <w:p w14:paraId="177D88B6" w14:textId="32743AD9" w:rsidR="00C95926" w:rsidRDefault="00603E09" w:rsidP="00C95926">
      <w:pPr>
        <w:rPr>
          <w:lang w:eastAsia="x-none"/>
        </w:rPr>
      </w:pPr>
      <w:hyperlink r:id="rId1495" w:history="1">
        <w:r w:rsidR="00FE4C7E">
          <w:rPr>
            <w:rStyle w:val="Hyperlink"/>
            <w:lang w:eastAsia="x-none"/>
          </w:rPr>
          <w:t>R1-1804284</w:t>
        </w:r>
      </w:hyperlink>
      <w:r w:rsidR="00C95926">
        <w:rPr>
          <w:lang w:eastAsia="x-none"/>
        </w:rPr>
        <w:tab/>
        <w:t>SRS carrier switching involving SUL</w:t>
      </w:r>
      <w:r w:rsidR="00C95926">
        <w:rPr>
          <w:lang w:eastAsia="x-none"/>
        </w:rPr>
        <w:tab/>
        <w:t>Huawei, HiSilicon</w:t>
      </w:r>
    </w:p>
    <w:p w14:paraId="45F26EA1" w14:textId="158810E4" w:rsidR="00C95926" w:rsidRDefault="00603E09" w:rsidP="00C95926">
      <w:pPr>
        <w:rPr>
          <w:lang w:eastAsia="x-none"/>
        </w:rPr>
      </w:pPr>
      <w:hyperlink r:id="rId1496" w:history="1">
        <w:r w:rsidR="00FE4C7E">
          <w:rPr>
            <w:rStyle w:val="Hyperlink"/>
            <w:lang w:eastAsia="x-none"/>
          </w:rPr>
          <w:t>R1-1804448</w:t>
        </w:r>
      </w:hyperlink>
      <w:r w:rsidR="00C95926">
        <w:rPr>
          <w:lang w:eastAsia="x-none"/>
        </w:rPr>
        <w:tab/>
        <w:t>Remaining issues for SRS switching among CCs</w:t>
      </w:r>
      <w:r w:rsidR="00C95926">
        <w:rPr>
          <w:lang w:eastAsia="x-none"/>
        </w:rPr>
        <w:tab/>
        <w:t>Huawei, HiSilicon</w:t>
      </w:r>
    </w:p>
    <w:p w14:paraId="008AFF64" w14:textId="45825014" w:rsidR="00C95926" w:rsidRDefault="00603E09" w:rsidP="00C95926">
      <w:pPr>
        <w:rPr>
          <w:lang w:eastAsia="x-none"/>
        </w:rPr>
      </w:pPr>
      <w:hyperlink r:id="rId1497" w:history="1">
        <w:r w:rsidR="00FE4C7E">
          <w:rPr>
            <w:rStyle w:val="Hyperlink"/>
            <w:lang w:eastAsia="x-none"/>
          </w:rPr>
          <w:t>R1-1804988</w:t>
        </w:r>
      </w:hyperlink>
      <w:r w:rsidR="00C95926">
        <w:rPr>
          <w:lang w:eastAsia="x-none"/>
        </w:rPr>
        <w:tab/>
        <w:t>Analysis of periodic vs aperiodic TRS</w:t>
      </w:r>
      <w:r w:rsidR="00C95926">
        <w:rPr>
          <w:lang w:eastAsia="x-none"/>
        </w:rPr>
        <w:tab/>
        <w:t>Ericsson</w:t>
      </w:r>
    </w:p>
    <w:p w14:paraId="6F745E31" w14:textId="166E1FB1" w:rsidR="00C95926" w:rsidRDefault="00603E09" w:rsidP="00C95926">
      <w:pPr>
        <w:rPr>
          <w:lang w:eastAsia="x-none"/>
        </w:rPr>
      </w:pPr>
      <w:hyperlink r:id="rId1498" w:history="1">
        <w:r w:rsidR="00FE4C7E">
          <w:rPr>
            <w:rStyle w:val="Hyperlink"/>
            <w:lang w:eastAsia="x-none"/>
          </w:rPr>
          <w:t>R1-1804989</w:t>
        </w:r>
      </w:hyperlink>
      <w:r w:rsidR="00C95926">
        <w:rPr>
          <w:lang w:eastAsia="x-none"/>
        </w:rPr>
        <w:tab/>
        <w:t>Benefits of resource specific DMRS mapping</w:t>
      </w:r>
      <w:r w:rsidR="00C95926">
        <w:rPr>
          <w:lang w:eastAsia="x-none"/>
        </w:rPr>
        <w:tab/>
        <w:t>Ericsson</w:t>
      </w:r>
    </w:p>
    <w:p w14:paraId="5E4E66DA" w14:textId="61AD2A1F" w:rsidR="00C95926" w:rsidRDefault="00603E09" w:rsidP="00C95926">
      <w:pPr>
        <w:rPr>
          <w:lang w:eastAsia="x-none"/>
        </w:rPr>
      </w:pPr>
      <w:hyperlink r:id="rId1499" w:history="1">
        <w:r w:rsidR="00FE4C7E">
          <w:rPr>
            <w:rStyle w:val="Hyperlink"/>
            <w:lang w:eastAsia="x-none"/>
          </w:rPr>
          <w:t>R1-1804990</w:t>
        </w:r>
      </w:hyperlink>
      <w:r w:rsidR="00C95926">
        <w:rPr>
          <w:lang w:eastAsia="x-none"/>
        </w:rPr>
        <w:tab/>
        <w:t>Evaluations of TRS periodicity</w:t>
      </w:r>
      <w:r w:rsidR="00C95926">
        <w:rPr>
          <w:lang w:eastAsia="x-none"/>
        </w:rPr>
        <w:tab/>
        <w:t>Ericsson</w:t>
      </w:r>
    </w:p>
    <w:p w14:paraId="00CC918A" w14:textId="6BE361F6" w:rsidR="00C95926" w:rsidRDefault="00603E09" w:rsidP="00C95926">
      <w:pPr>
        <w:rPr>
          <w:lang w:eastAsia="x-none"/>
        </w:rPr>
      </w:pPr>
      <w:hyperlink r:id="rId1500" w:history="1">
        <w:r w:rsidR="00FE4C7E">
          <w:rPr>
            <w:rStyle w:val="Hyperlink"/>
            <w:lang w:eastAsia="x-none"/>
          </w:rPr>
          <w:t>R1-1804991</w:t>
        </w:r>
      </w:hyperlink>
      <w:r w:rsidR="00C95926">
        <w:rPr>
          <w:lang w:eastAsia="x-none"/>
        </w:rPr>
        <w:tab/>
        <w:t>Lossless compression of scheduling BW thresholds for PT-RS</w:t>
      </w:r>
      <w:r w:rsidR="00C95926">
        <w:rPr>
          <w:lang w:eastAsia="x-none"/>
        </w:rPr>
        <w:tab/>
        <w:t>Ericsson</w:t>
      </w:r>
    </w:p>
    <w:p w14:paraId="42F81487" w14:textId="2198D4B5" w:rsidR="00C95926" w:rsidRDefault="00603E09" w:rsidP="00C95926">
      <w:pPr>
        <w:rPr>
          <w:lang w:eastAsia="x-none"/>
        </w:rPr>
      </w:pPr>
      <w:hyperlink r:id="rId1501" w:history="1">
        <w:r w:rsidR="00FE4C7E">
          <w:rPr>
            <w:rStyle w:val="Hyperlink"/>
            <w:lang w:eastAsia="x-none"/>
          </w:rPr>
          <w:t>R1-1804992</w:t>
        </w:r>
      </w:hyperlink>
      <w:r w:rsidR="00C95926">
        <w:rPr>
          <w:lang w:eastAsia="x-none"/>
        </w:rPr>
        <w:tab/>
        <w:t>On correlation of DMRS Gold sequences</w:t>
      </w:r>
      <w:r w:rsidR="00C95926">
        <w:rPr>
          <w:lang w:eastAsia="x-none"/>
        </w:rPr>
        <w:tab/>
        <w:t>Ericsson</w:t>
      </w:r>
    </w:p>
    <w:p w14:paraId="42385E21" w14:textId="05FE7E9E" w:rsidR="00C95926" w:rsidRDefault="00603E09" w:rsidP="00C95926">
      <w:pPr>
        <w:rPr>
          <w:lang w:eastAsia="x-none"/>
        </w:rPr>
      </w:pPr>
      <w:hyperlink r:id="rId1502" w:history="1">
        <w:r w:rsidR="00FE4C7E">
          <w:rPr>
            <w:rStyle w:val="Hyperlink"/>
            <w:lang w:eastAsia="x-none"/>
          </w:rPr>
          <w:t>R1-1804993</w:t>
        </w:r>
      </w:hyperlink>
      <w:r w:rsidR="00C95926">
        <w:rPr>
          <w:lang w:eastAsia="x-none"/>
        </w:rPr>
        <w:tab/>
        <w:t>On UE TX frequency accuracy with TRS based synchronization</w:t>
      </w:r>
      <w:r w:rsidR="00C95926">
        <w:rPr>
          <w:lang w:eastAsia="x-none"/>
        </w:rPr>
        <w:tab/>
        <w:t>Ericsson</w:t>
      </w:r>
    </w:p>
    <w:p w14:paraId="077FEA30" w14:textId="2538A56A" w:rsidR="00C95926" w:rsidRDefault="00603E09" w:rsidP="00C95926">
      <w:pPr>
        <w:rPr>
          <w:lang w:eastAsia="x-none"/>
        </w:rPr>
      </w:pPr>
      <w:hyperlink r:id="rId1503" w:history="1">
        <w:r w:rsidR="00FE4C7E">
          <w:rPr>
            <w:rStyle w:val="Hyperlink"/>
            <w:lang w:eastAsia="x-none"/>
          </w:rPr>
          <w:t>R1-1804994</w:t>
        </w:r>
      </w:hyperlink>
      <w:r w:rsidR="00C95926">
        <w:rPr>
          <w:lang w:eastAsia="x-none"/>
        </w:rPr>
        <w:tab/>
        <w:t>TP for TS 38.212 related to aperiodic and semi-persistent TRS</w:t>
      </w:r>
      <w:r w:rsidR="00C95926">
        <w:rPr>
          <w:lang w:eastAsia="x-none"/>
        </w:rPr>
        <w:tab/>
        <w:t>Ericsson</w:t>
      </w:r>
    </w:p>
    <w:p w14:paraId="5147F0E1" w14:textId="3C6BF0CF" w:rsidR="00C95926" w:rsidRDefault="00603E09" w:rsidP="00C95926">
      <w:pPr>
        <w:rPr>
          <w:lang w:eastAsia="x-none"/>
        </w:rPr>
      </w:pPr>
      <w:hyperlink r:id="rId1504" w:history="1">
        <w:r w:rsidR="00FE4C7E">
          <w:rPr>
            <w:rStyle w:val="Hyperlink"/>
            <w:lang w:eastAsia="x-none"/>
          </w:rPr>
          <w:t>R1-1804995</w:t>
        </w:r>
      </w:hyperlink>
      <w:r w:rsidR="00C95926">
        <w:rPr>
          <w:lang w:eastAsia="x-none"/>
        </w:rPr>
        <w:tab/>
        <w:t>TP for TS 38.214 related to DMRS sequence</w:t>
      </w:r>
      <w:r w:rsidR="00C95926">
        <w:rPr>
          <w:lang w:eastAsia="x-none"/>
        </w:rPr>
        <w:tab/>
        <w:t>Ericsson</w:t>
      </w:r>
    </w:p>
    <w:p w14:paraId="4FF0BF7B" w14:textId="45CF10A4" w:rsidR="00C95926" w:rsidRDefault="00603E09" w:rsidP="00C95926">
      <w:pPr>
        <w:rPr>
          <w:lang w:eastAsia="x-none"/>
        </w:rPr>
      </w:pPr>
      <w:hyperlink r:id="rId1505" w:history="1">
        <w:r w:rsidR="00FE4C7E">
          <w:rPr>
            <w:rStyle w:val="Hyperlink"/>
            <w:lang w:eastAsia="x-none"/>
          </w:rPr>
          <w:t>R1-1804996</w:t>
        </w:r>
      </w:hyperlink>
      <w:r w:rsidR="00C95926">
        <w:rPr>
          <w:lang w:eastAsia="x-none"/>
        </w:rPr>
        <w:tab/>
        <w:t>Type 1 mapping of halp-pi BPSK DFTS DMRS</w:t>
      </w:r>
      <w:r w:rsidR="00C95926">
        <w:rPr>
          <w:lang w:eastAsia="x-none"/>
        </w:rPr>
        <w:tab/>
        <w:t>Ericsson</w:t>
      </w:r>
    </w:p>
    <w:p w14:paraId="61EEA00F" w14:textId="5B1041FB" w:rsidR="00C95926" w:rsidRDefault="00603E09" w:rsidP="00C95926">
      <w:pPr>
        <w:rPr>
          <w:lang w:eastAsia="x-none"/>
        </w:rPr>
      </w:pPr>
      <w:hyperlink r:id="rId1506" w:history="1">
        <w:r w:rsidR="00FE4C7E">
          <w:rPr>
            <w:rStyle w:val="Hyperlink"/>
            <w:lang w:eastAsia="x-none"/>
          </w:rPr>
          <w:t>R1-1804997</w:t>
        </w:r>
      </w:hyperlink>
      <w:r w:rsidR="00C95926">
        <w:rPr>
          <w:lang w:eastAsia="x-none"/>
        </w:rPr>
        <w:tab/>
        <w:t>On a resource specific sequence mapping for CSI-RS</w:t>
      </w:r>
      <w:r w:rsidR="00C95926">
        <w:rPr>
          <w:lang w:eastAsia="x-none"/>
        </w:rPr>
        <w:tab/>
        <w:t>Ericsson</w:t>
      </w:r>
    </w:p>
    <w:p w14:paraId="1A7F3924" w14:textId="69FB184E" w:rsidR="00C95926" w:rsidRDefault="00603E09" w:rsidP="00C95926">
      <w:pPr>
        <w:rPr>
          <w:lang w:eastAsia="x-none"/>
        </w:rPr>
      </w:pPr>
      <w:hyperlink r:id="rId1507" w:history="1">
        <w:r w:rsidR="00FE4C7E">
          <w:rPr>
            <w:rStyle w:val="Hyperlink"/>
            <w:lang w:eastAsia="x-none"/>
          </w:rPr>
          <w:t>R1-1804998</w:t>
        </w:r>
      </w:hyperlink>
      <w:r w:rsidR="00C95926">
        <w:rPr>
          <w:lang w:eastAsia="x-none"/>
        </w:rPr>
        <w:tab/>
        <w:t>On correlation of CSI-RS Gold sequences</w:t>
      </w:r>
      <w:r w:rsidR="00C95926">
        <w:rPr>
          <w:lang w:eastAsia="x-none"/>
        </w:rPr>
        <w:tab/>
        <w:t>Ericsson</w:t>
      </w:r>
    </w:p>
    <w:p w14:paraId="1DBFDDD1" w14:textId="4E826C52" w:rsidR="00C95926" w:rsidRDefault="00603E09" w:rsidP="00C95926">
      <w:pPr>
        <w:rPr>
          <w:lang w:eastAsia="x-none"/>
        </w:rPr>
      </w:pPr>
      <w:hyperlink r:id="rId1508" w:history="1">
        <w:r w:rsidR="00FE4C7E">
          <w:rPr>
            <w:rStyle w:val="Hyperlink"/>
            <w:lang w:eastAsia="x-none"/>
          </w:rPr>
          <w:t>R1-1804999</w:t>
        </w:r>
      </w:hyperlink>
      <w:r w:rsidR="00C95926">
        <w:rPr>
          <w:lang w:eastAsia="x-none"/>
        </w:rPr>
        <w:tab/>
        <w:t>On additional periodicities for CSI-RS and SRS</w:t>
      </w:r>
      <w:r w:rsidR="00C95926">
        <w:rPr>
          <w:lang w:eastAsia="x-none"/>
        </w:rPr>
        <w:tab/>
        <w:t>Ericsson</w:t>
      </w:r>
    </w:p>
    <w:p w14:paraId="64AD5631" w14:textId="77777777" w:rsidR="00C95926" w:rsidRPr="004B0D61" w:rsidRDefault="00C95926" w:rsidP="00BB27B5">
      <w:pPr>
        <w:pStyle w:val="Heading4"/>
        <w:rPr>
          <w:rFonts w:eastAsia="MS Mincho"/>
          <w:lang w:eastAsia="ja-JP"/>
        </w:rPr>
      </w:pPr>
      <w:bookmarkStart w:id="509" w:name="_Toc510867624"/>
      <w:bookmarkStart w:id="510" w:name="_Toc514184675"/>
      <w:r w:rsidRPr="004B0D61">
        <w:rPr>
          <w:rFonts w:hint="eastAsia"/>
        </w:rPr>
        <w:t>Other</w:t>
      </w:r>
      <w:bookmarkEnd w:id="509"/>
      <w:bookmarkEnd w:id="510"/>
    </w:p>
    <w:p w14:paraId="68D089A3" w14:textId="4B7E6401" w:rsidR="00C95926" w:rsidRDefault="00603E09" w:rsidP="00C95926">
      <w:pPr>
        <w:rPr>
          <w:lang w:eastAsia="x-none"/>
        </w:rPr>
      </w:pPr>
      <w:hyperlink r:id="rId1509" w:history="1">
        <w:r w:rsidR="00FE4C7E">
          <w:rPr>
            <w:rStyle w:val="Hyperlink"/>
            <w:lang w:eastAsia="x-none"/>
          </w:rPr>
          <w:t>R1-1805000</w:t>
        </w:r>
      </w:hyperlink>
      <w:r w:rsidR="00C95926">
        <w:rPr>
          <w:lang w:eastAsia="x-none"/>
        </w:rPr>
        <w:tab/>
        <w:t>NR UE feature list for MIMO and RS</w:t>
      </w:r>
      <w:r w:rsidR="00C95926">
        <w:rPr>
          <w:lang w:eastAsia="x-none"/>
        </w:rPr>
        <w:tab/>
        <w:t>Ericsson</w:t>
      </w:r>
    </w:p>
    <w:p w14:paraId="233D2B60" w14:textId="2CB8CBE2" w:rsidR="00C95926" w:rsidRDefault="00603E09" w:rsidP="00C95926">
      <w:pPr>
        <w:rPr>
          <w:lang w:eastAsia="x-none"/>
        </w:rPr>
      </w:pPr>
      <w:hyperlink r:id="rId1510" w:history="1">
        <w:r w:rsidR="00FE4C7E">
          <w:rPr>
            <w:rStyle w:val="Hyperlink"/>
            <w:lang w:eastAsia="x-none"/>
          </w:rPr>
          <w:t>R1-1805001</w:t>
        </w:r>
      </w:hyperlink>
      <w:r w:rsidR="00C95926">
        <w:rPr>
          <w:lang w:eastAsia="x-none"/>
        </w:rPr>
        <w:tab/>
        <w:t>On RRC parameter alignment between 38.214 and 38.331</w:t>
      </w:r>
      <w:r w:rsidR="00C95926">
        <w:rPr>
          <w:lang w:eastAsia="x-none"/>
        </w:rPr>
        <w:tab/>
        <w:t>Ericsson</w:t>
      </w:r>
    </w:p>
    <w:p w14:paraId="4FCE1B11" w14:textId="77777777" w:rsidR="00254752" w:rsidRPr="00254752" w:rsidRDefault="00254752" w:rsidP="008C192C">
      <w:pPr>
        <w:pStyle w:val="Heading3"/>
      </w:pPr>
      <w:bookmarkStart w:id="511" w:name="_Toc514184676"/>
      <w:r w:rsidRPr="00254752">
        <w:rPr>
          <w:rFonts w:hint="eastAsia"/>
        </w:rPr>
        <w:t>Scheduling/HARQ aspects</w:t>
      </w:r>
      <w:bookmarkEnd w:id="415"/>
      <w:bookmarkEnd w:id="511"/>
    </w:p>
    <w:p w14:paraId="2F18DCCF" w14:textId="34B32C35" w:rsidR="00254752" w:rsidRDefault="00254752" w:rsidP="00BF4702">
      <w:pPr>
        <w:pStyle w:val="Heading4"/>
      </w:pPr>
      <w:bookmarkStart w:id="512" w:name="_Toc510867626"/>
      <w:bookmarkStart w:id="513" w:name="_Toc514184677"/>
      <w:r w:rsidRPr="00254752">
        <w:t>P</w:t>
      </w:r>
      <w:r w:rsidRPr="00254752">
        <w:rPr>
          <w:rFonts w:hint="eastAsia"/>
        </w:rPr>
        <w:t>hysical downlink control channel</w:t>
      </w:r>
      <w:bookmarkEnd w:id="512"/>
      <w:bookmarkEnd w:id="513"/>
    </w:p>
    <w:p w14:paraId="58B3B170" w14:textId="718D8FC4" w:rsidR="00017E12" w:rsidRPr="00017E12" w:rsidRDefault="00603E09" w:rsidP="00017E12">
      <w:pPr>
        <w:ind w:left="720" w:hanging="720"/>
        <w:rPr>
          <w:lang w:eastAsia="x-none"/>
        </w:rPr>
      </w:pPr>
      <w:hyperlink r:id="rId1511" w:history="1">
        <w:r w:rsidR="00017E12">
          <w:rPr>
            <w:rStyle w:val="Hyperlink"/>
            <w:lang w:eastAsia="x-none"/>
          </w:rPr>
          <w:t>R1-1805176</w:t>
        </w:r>
      </w:hyperlink>
      <w:r w:rsidR="00017E12" w:rsidRPr="00254752">
        <w:rPr>
          <w:lang w:eastAsia="x-none"/>
        </w:rPr>
        <w:tab/>
        <w:t>Further Notes for DCI Size Discussion</w:t>
      </w:r>
      <w:r w:rsidR="00017E12" w:rsidRPr="00254752">
        <w:rPr>
          <w:lang w:eastAsia="x-none"/>
        </w:rPr>
        <w:tab/>
        <w:t>Ericsson</w:t>
      </w:r>
    </w:p>
    <w:p w14:paraId="67DBC51E" w14:textId="77777777" w:rsidR="00254752" w:rsidRPr="00254752" w:rsidRDefault="00254752" w:rsidP="00BF4702">
      <w:pPr>
        <w:pStyle w:val="Heading5"/>
      </w:pPr>
      <w:bookmarkStart w:id="514" w:name="_Toc514184678"/>
      <w:r w:rsidRPr="00254752">
        <w:t>PDCCH structure</w:t>
      </w:r>
      <w:bookmarkEnd w:id="514"/>
    </w:p>
    <w:p w14:paraId="144E99DD" w14:textId="1F447172" w:rsidR="00275CE3" w:rsidRPr="00275CE3" w:rsidRDefault="00603E09" w:rsidP="00275CE3">
      <w:pPr>
        <w:ind w:left="720" w:hanging="720"/>
        <w:rPr>
          <w:b/>
          <w:lang w:eastAsia="x-none"/>
        </w:rPr>
      </w:pPr>
      <w:hyperlink r:id="rId1512" w:history="1">
        <w:r w:rsidR="00FE4C7E">
          <w:rPr>
            <w:rStyle w:val="Hyperlink"/>
            <w:b/>
            <w:lang w:eastAsia="x-none"/>
          </w:rPr>
          <w:t>R1-1805537</w:t>
        </w:r>
      </w:hyperlink>
      <w:r w:rsidR="00275CE3" w:rsidRPr="00275CE3">
        <w:rPr>
          <w:b/>
          <w:lang w:eastAsia="x-none"/>
        </w:rPr>
        <w:tab/>
        <w:t>Offline summary AI 7.1.3.1.1 PDCCH structure</w:t>
      </w:r>
      <w:r w:rsidR="00275CE3" w:rsidRPr="00275CE3">
        <w:rPr>
          <w:b/>
          <w:lang w:eastAsia="x-none"/>
        </w:rPr>
        <w:tab/>
        <w:t>NTT DOCOMO</w:t>
      </w:r>
    </w:p>
    <w:p w14:paraId="041E8E7D" w14:textId="77777777" w:rsidR="00275CE3" w:rsidRDefault="00275CE3" w:rsidP="00275CE3">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11852ACF" w14:textId="77777777" w:rsidR="007719AC" w:rsidRDefault="007719AC" w:rsidP="00254752">
      <w:pPr>
        <w:ind w:left="720" w:hanging="720"/>
        <w:rPr>
          <w:lang w:eastAsia="x-none"/>
        </w:rPr>
      </w:pPr>
    </w:p>
    <w:p w14:paraId="41F05D00" w14:textId="77777777" w:rsidR="007719AC" w:rsidRPr="00017E12" w:rsidRDefault="007719AC" w:rsidP="007719AC">
      <w:pPr>
        <w:ind w:left="720" w:hanging="720"/>
        <w:rPr>
          <w:b/>
          <w:szCs w:val="20"/>
          <w:lang w:eastAsia="x-none"/>
        </w:rPr>
      </w:pPr>
      <w:r w:rsidRPr="00017E12">
        <w:rPr>
          <w:szCs w:val="20"/>
          <w:lang w:eastAsia="x-none"/>
        </w:rPr>
        <w:t>Proposals</w:t>
      </w:r>
      <w:r w:rsidRPr="00017E12">
        <w:rPr>
          <w:b/>
          <w:szCs w:val="20"/>
          <w:lang w:eastAsia="x-none"/>
        </w:rPr>
        <w:t>:</w:t>
      </w:r>
    </w:p>
    <w:p w14:paraId="3D2CB2B9" w14:textId="77777777" w:rsidR="007719AC" w:rsidRPr="00017E12" w:rsidRDefault="007719AC" w:rsidP="0099597B">
      <w:pPr>
        <w:numPr>
          <w:ilvl w:val="0"/>
          <w:numId w:val="73"/>
        </w:numPr>
        <w:rPr>
          <w:szCs w:val="20"/>
        </w:rPr>
      </w:pPr>
      <w:r w:rsidRPr="00017E12">
        <w:rPr>
          <w:rFonts w:hint="eastAsia"/>
          <w:szCs w:val="20"/>
        </w:rPr>
        <w:t>F</w:t>
      </w:r>
      <w:r w:rsidRPr="00017E12">
        <w:rPr>
          <w:szCs w:val="20"/>
        </w:rPr>
        <w:t>or wideband RS CORESET,</w:t>
      </w:r>
    </w:p>
    <w:p w14:paraId="76D1485B" w14:textId="77777777" w:rsidR="007719AC" w:rsidRPr="00017E12" w:rsidRDefault="007719AC" w:rsidP="0099597B">
      <w:pPr>
        <w:numPr>
          <w:ilvl w:val="1"/>
          <w:numId w:val="73"/>
        </w:numPr>
        <w:rPr>
          <w:szCs w:val="20"/>
        </w:rPr>
      </w:pPr>
      <w:r w:rsidRPr="00017E12">
        <w:rPr>
          <w:szCs w:val="20"/>
        </w:rPr>
        <w:t>The UE shall rate-match around PDCCH RBs containing the scheduling DCI as well as the DMRS across all the resource-element groups within the set of contiguous resource blocks in the CORESET.</w:t>
      </w:r>
    </w:p>
    <w:p w14:paraId="55D1D381" w14:textId="77777777" w:rsidR="007719AC" w:rsidRPr="00017E12" w:rsidRDefault="007719AC" w:rsidP="0099597B">
      <w:pPr>
        <w:numPr>
          <w:ilvl w:val="1"/>
          <w:numId w:val="73"/>
        </w:numPr>
        <w:rPr>
          <w:szCs w:val="20"/>
        </w:rPr>
      </w:pPr>
      <w:r w:rsidRPr="00017E12">
        <w:rPr>
          <w:rFonts w:hint="eastAsia"/>
          <w:szCs w:val="20"/>
        </w:rPr>
        <w:t>T</w:t>
      </w:r>
      <w:r w:rsidRPr="00017E12">
        <w:rPr>
          <w:szCs w:val="20"/>
        </w:rPr>
        <w:t>he UE is not expected to be configured with non-contiguous RBs for the CORESET.</w:t>
      </w:r>
    </w:p>
    <w:p w14:paraId="6DABCCDC" w14:textId="77777777" w:rsidR="007719AC" w:rsidRPr="00017E12" w:rsidRDefault="007719AC" w:rsidP="0099597B">
      <w:pPr>
        <w:numPr>
          <w:ilvl w:val="1"/>
          <w:numId w:val="73"/>
        </w:numPr>
        <w:rPr>
          <w:szCs w:val="20"/>
        </w:rPr>
      </w:pPr>
      <w:r w:rsidRPr="00017E12">
        <w:rPr>
          <w:szCs w:val="20"/>
        </w:rPr>
        <w:t>FFS interaction with BD/CCE limitations</w:t>
      </w:r>
    </w:p>
    <w:p w14:paraId="6ED6B748" w14:textId="2DF4D577" w:rsidR="007719AC" w:rsidRDefault="007719AC" w:rsidP="00254752">
      <w:pPr>
        <w:ind w:left="720" w:hanging="720"/>
        <w:rPr>
          <w:lang w:eastAsia="x-none"/>
        </w:rPr>
      </w:pPr>
    </w:p>
    <w:p w14:paraId="24AE03EF" w14:textId="63871EE4" w:rsidR="00451233" w:rsidRPr="00451233" w:rsidRDefault="00451233" w:rsidP="00254752">
      <w:pPr>
        <w:ind w:left="720" w:hanging="720"/>
        <w:rPr>
          <w:b/>
          <w:lang w:eastAsia="x-none"/>
        </w:rPr>
      </w:pPr>
      <w:r w:rsidRPr="00451233">
        <w:rPr>
          <w:b/>
          <w:lang w:eastAsia="x-none"/>
        </w:rPr>
        <w:t>From Thursday's offline</w:t>
      </w:r>
    </w:p>
    <w:p w14:paraId="51B8F049" w14:textId="77777777" w:rsidR="00451233" w:rsidRDefault="00451233" w:rsidP="00254752">
      <w:pPr>
        <w:ind w:left="720" w:hanging="720"/>
        <w:rPr>
          <w:lang w:eastAsia="x-none"/>
        </w:rPr>
      </w:pPr>
    </w:p>
    <w:p w14:paraId="49741EE9" w14:textId="77777777" w:rsidR="00451233" w:rsidRPr="00451233" w:rsidRDefault="00451233" w:rsidP="00451233">
      <w:pPr>
        <w:rPr>
          <w:szCs w:val="20"/>
        </w:rPr>
      </w:pPr>
      <w:r w:rsidRPr="00451233">
        <w:rPr>
          <w:szCs w:val="20"/>
          <w:highlight w:val="green"/>
        </w:rPr>
        <w:t>Agreements</w:t>
      </w:r>
      <w:r w:rsidRPr="00451233">
        <w:rPr>
          <w:szCs w:val="20"/>
        </w:rPr>
        <w:t>:</w:t>
      </w:r>
    </w:p>
    <w:p w14:paraId="06D2AB16" w14:textId="77777777" w:rsidR="00451233" w:rsidRPr="00451233" w:rsidRDefault="00451233" w:rsidP="00451233">
      <w:pPr>
        <w:pStyle w:val="ListParagraph"/>
        <w:numPr>
          <w:ilvl w:val="0"/>
          <w:numId w:val="73"/>
        </w:numPr>
        <w:rPr>
          <w:lang w:val="en-US"/>
        </w:rPr>
      </w:pPr>
      <w:r w:rsidRPr="00451233">
        <w:rPr>
          <w:lang w:val="en-US"/>
        </w:rPr>
        <w:t>NW and UE maintain the same understanding on SSB/CORESET#0/SS#0 in connected_mode at least for non-broadcast PDCCH</w:t>
      </w:r>
    </w:p>
    <w:p w14:paraId="5AFA27AF" w14:textId="77777777" w:rsidR="00451233" w:rsidRPr="00451233" w:rsidRDefault="00451233" w:rsidP="00451233">
      <w:pPr>
        <w:pStyle w:val="ListParagraph"/>
        <w:numPr>
          <w:ilvl w:val="1"/>
          <w:numId w:val="73"/>
        </w:numPr>
        <w:rPr>
          <w:lang w:val="en-US"/>
        </w:rPr>
      </w:pPr>
      <w:r w:rsidRPr="00451233">
        <w:rPr>
          <w:lang w:val="en-US"/>
        </w:rPr>
        <w:t>Solutions FFS</w:t>
      </w:r>
    </w:p>
    <w:p w14:paraId="49D1435C" w14:textId="77777777" w:rsidR="00451233" w:rsidRPr="00451233" w:rsidRDefault="00451233" w:rsidP="00451233">
      <w:pPr>
        <w:pStyle w:val="ListParagraph"/>
        <w:numPr>
          <w:ilvl w:val="0"/>
          <w:numId w:val="73"/>
        </w:numPr>
        <w:rPr>
          <w:lang w:val="en-US"/>
        </w:rPr>
      </w:pPr>
      <w:r w:rsidRPr="00451233">
        <w:rPr>
          <w:lang w:val="en-US"/>
        </w:rPr>
        <w:t>For the broadcast PDCCH, it is up to UE which common search space to monitor based on which SSB in both connected, in-active, and idle modes</w:t>
      </w:r>
    </w:p>
    <w:p w14:paraId="7C11F1A4" w14:textId="77777777" w:rsidR="00451233" w:rsidRPr="00451233" w:rsidRDefault="00451233" w:rsidP="00451233">
      <w:pPr>
        <w:pStyle w:val="ListParagraph"/>
        <w:numPr>
          <w:ilvl w:val="0"/>
          <w:numId w:val="73"/>
        </w:numPr>
        <w:rPr>
          <w:lang w:val="en-US"/>
        </w:rPr>
      </w:pPr>
      <w:r w:rsidRPr="00451233">
        <w:rPr>
          <w:lang w:val="en-US"/>
        </w:rPr>
        <w:t>Unicast PDSCH can be scheduled by a DCI associated with the CORESET #0</w:t>
      </w:r>
    </w:p>
    <w:p w14:paraId="57701CE2" w14:textId="77777777" w:rsidR="00451233" w:rsidRPr="00451233" w:rsidRDefault="00451233" w:rsidP="00451233">
      <w:pPr>
        <w:ind w:left="720" w:hanging="720"/>
        <w:rPr>
          <w:szCs w:val="20"/>
          <w:highlight w:val="yellow"/>
        </w:rPr>
      </w:pPr>
    </w:p>
    <w:p w14:paraId="0310F122" w14:textId="5DDD5554" w:rsidR="00451233" w:rsidRPr="00451233" w:rsidRDefault="00451233" w:rsidP="00451233">
      <w:pPr>
        <w:ind w:left="720" w:hanging="720"/>
        <w:rPr>
          <w:szCs w:val="20"/>
        </w:rPr>
      </w:pPr>
      <w:r w:rsidRPr="00451233">
        <w:rPr>
          <w:szCs w:val="20"/>
          <w:highlight w:val="green"/>
        </w:rPr>
        <w:t>Agreement</w:t>
      </w:r>
      <w:r w:rsidRPr="00451233">
        <w:rPr>
          <w:szCs w:val="20"/>
        </w:rPr>
        <w:t>:</w:t>
      </w:r>
    </w:p>
    <w:p w14:paraId="3BFF4F76" w14:textId="77777777" w:rsidR="00451233" w:rsidRPr="00451233" w:rsidRDefault="00451233" w:rsidP="00451233">
      <w:pPr>
        <w:pStyle w:val="ListParagraph"/>
        <w:numPr>
          <w:ilvl w:val="0"/>
          <w:numId w:val="73"/>
        </w:numPr>
        <w:rPr>
          <w:lang w:val="en-US"/>
        </w:rPr>
      </w:pPr>
      <w:r w:rsidRPr="00451233">
        <w:rPr>
          <w:lang w:val="en-US"/>
        </w:rPr>
        <w:t xml:space="preserve">The size of DCI 1_1 is the same (by zero-padding when necessary) across CORESETs of a BWP of a serving cell </w:t>
      </w:r>
    </w:p>
    <w:p w14:paraId="5E4B20A8" w14:textId="504267F1" w:rsidR="00451233" w:rsidRDefault="00451233" w:rsidP="00254752">
      <w:pPr>
        <w:ind w:left="720" w:hanging="720"/>
        <w:rPr>
          <w:lang w:val="en-US" w:eastAsia="x-none"/>
        </w:rPr>
      </w:pPr>
    </w:p>
    <w:p w14:paraId="1E9A78B9" w14:textId="279E1461" w:rsidR="00017E12" w:rsidRPr="00017E12" w:rsidRDefault="00017E12" w:rsidP="00254752">
      <w:pPr>
        <w:ind w:left="720" w:hanging="720"/>
        <w:rPr>
          <w:b/>
          <w:lang w:val="en-US" w:eastAsia="x-none"/>
        </w:rPr>
      </w:pPr>
      <w:r w:rsidRPr="00017E12">
        <w:rPr>
          <w:b/>
          <w:lang w:val="en-US" w:eastAsia="x-none"/>
        </w:rPr>
        <w:t>Friday</w:t>
      </w:r>
    </w:p>
    <w:p w14:paraId="490FA1BF" w14:textId="77777777" w:rsidR="00017E12" w:rsidRPr="00017E12" w:rsidRDefault="00017E12" w:rsidP="00017E12">
      <w:pPr>
        <w:ind w:left="720" w:hanging="720"/>
        <w:rPr>
          <w:szCs w:val="20"/>
        </w:rPr>
      </w:pPr>
      <w:r w:rsidRPr="00017E12">
        <w:rPr>
          <w:szCs w:val="20"/>
          <w:highlight w:val="green"/>
        </w:rPr>
        <w:t>Agreements</w:t>
      </w:r>
      <w:r w:rsidRPr="00017E12">
        <w:rPr>
          <w:szCs w:val="20"/>
        </w:rPr>
        <w:t>:</w:t>
      </w:r>
    </w:p>
    <w:p w14:paraId="77BCF5A0" w14:textId="77777777" w:rsidR="00017E12" w:rsidRPr="00017E12" w:rsidRDefault="00017E12" w:rsidP="00017E12">
      <w:pPr>
        <w:pStyle w:val="ListParagraph"/>
        <w:numPr>
          <w:ilvl w:val="0"/>
          <w:numId w:val="73"/>
        </w:numPr>
        <w:rPr>
          <w:lang w:val="en-US"/>
        </w:rPr>
      </w:pPr>
      <w:r w:rsidRPr="00017E12">
        <w:rPr>
          <w:lang w:val="en-US"/>
        </w:rPr>
        <w:t>For WB RS CORESET, the UE is expected to be configured with the CORESET only with the following possibilities:</w:t>
      </w:r>
    </w:p>
    <w:p w14:paraId="2727E1C7" w14:textId="77777777" w:rsidR="00017E12" w:rsidRPr="00017E12" w:rsidRDefault="00017E12" w:rsidP="00017E12">
      <w:pPr>
        <w:pStyle w:val="ListParagraph"/>
        <w:numPr>
          <w:ilvl w:val="1"/>
          <w:numId w:val="73"/>
        </w:numPr>
        <w:rPr>
          <w:lang w:val="en-US"/>
        </w:rPr>
      </w:pPr>
      <w:r w:rsidRPr="00017E12">
        <w:rPr>
          <w:lang w:val="en-US"/>
        </w:rPr>
        <w:lastRenderedPageBreak/>
        <w:t>Up to 4 clusters, each cluster consisting of contiguous RBs.</w:t>
      </w:r>
    </w:p>
    <w:p w14:paraId="400D6370" w14:textId="77777777" w:rsidR="00017E12" w:rsidRPr="00017E12" w:rsidRDefault="00017E12" w:rsidP="00017E12">
      <w:pPr>
        <w:pStyle w:val="ListParagraph"/>
        <w:numPr>
          <w:ilvl w:val="0"/>
          <w:numId w:val="73"/>
        </w:numPr>
        <w:rPr>
          <w:lang w:val="en-US"/>
        </w:rPr>
      </w:pPr>
      <w:r w:rsidRPr="00017E12">
        <w:rPr>
          <w:lang w:val="en-US"/>
        </w:rPr>
        <w:t>It is clarified that the counting rule of CCE for channel estimation is the same between NB RS CORESET and WB RS CORESET, which implies following:</w:t>
      </w:r>
    </w:p>
    <w:p w14:paraId="5CAC98DA" w14:textId="77777777" w:rsidR="00017E12" w:rsidRPr="00017E12" w:rsidRDefault="00017E12" w:rsidP="00017E12">
      <w:pPr>
        <w:pStyle w:val="ListParagraph"/>
        <w:numPr>
          <w:ilvl w:val="1"/>
          <w:numId w:val="73"/>
        </w:numPr>
        <w:rPr>
          <w:lang w:val="en-US"/>
        </w:rPr>
      </w:pPr>
      <w:r w:rsidRPr="00017E12">
        <w:rPr>
          <w:lang w:val="en-US"/>
        </w:rPr>
        <w:t>The number of CCEs for channel estimation in case of WB RS CORESET is counted as the union of the sets of CCEs for PDCCH candidates to be monitored and hence BW of the WB RS CORESET is not restricted by CCE limit for channel estimation.</w:t>
      </w:r>
    </w:p>
    <w:p w14:paraId="6470C2E0" w14:textId="77777777" w:rsidR="00017E12" w:rsidRPr="00017E12" w:rsidRDefault="00017E12" w:rsidP="00017E12">
      <w:pPr>
        <w:pStyle w:val="ListParagraph"/>
        <w:numPr>
          <w:ilvl w:val="1"/>
          <w:numId w:val="73"/>
        </w:numPr>
        <w:rPr>
          <w:lang w:val="en-US"/>
        </w:rPr>
      </w:pPr>
      <w:r w:rsidRPr="00017E12">
        <w:rPr>
          <w:lang w:val="en-US"/>
        </w:rPr>
        <w:t>Note: it is up to RAN4 whether UE may perform channel estimation within a BW smaller than the maximum number of contiguous RBs within the WB RS CORESET</w:t>
      </w:r>
    </w:p>
    <w:p w14:paraId="54F109DA" w14:textId="77777777" w:rsidR="00017E12" w:rsidRPr="00017E12" w:rsidRDefault="00017E12" w:rsidP="00017E12">
      <w:pPr>
        <w:ind w:left="720" w:hanging="720"/>
        <w:rPr>
          <w:szCs w:val="20"/>
          <w:highlight w:val="yellow"/>
        </w:rPr>
      </w:pPr>
    </w:p>
    <w:p w14:paraId="76808C40" w14:textId="77777777" w:rsidR="00017E12" w:rsidRPr="00017E12" w:rsidRDefault="00017E12" w:rsidP="00254752">
      <w:pPr>
        <w:ind w:left="720" w:hanging="720"/>
        <w:rPr>
          <w:lang w:eastAsia="x-none"/>
        </w:rPr>
      </w:pPr>
    </w:p>
    <w:p w14:paraId="7525FA85" w14:textId="2AB57D8D" w:rsidR="00254752" w:rsidRPr="00254752" w:rsidRDefault="00603E09" w:rsidP="00254752">
      <w:pPr>
        <w:ind w:left="720" w:hanging="720"/>
        <w:rPr>
          <w:lang w:eastAsia="x-none"/>
        </w:rPr>
      </w:pPr>
      <w:hyperlink r:id="rId1513" w:history="1">
        <w:r w:rsidR="00FE4C7E">
          <w:rPr>
            <w:rStyle w:val="Hyperlink"/>
            <w:lang w:eastAsia="x-none"/>
          </w:rPr>
          <w:t>R1-1803790</w:t>
        </w:r>
      </w:hyperlink>
      <w:r w:rsidR="00254752" w:rsidRPr="00254752">
        <w:rPr>
          <w:lang w:eastAsia="x-none"/>
        </w:rPr>
        <w:tab/>
        <w:t>PDCCH structure remaining issues</w:t>
      </w:r>
      <w:r w:rsidR="00254752" w:rsidRPr="00254752">
        <w:rPr>
          <w:lang w:eastAsia="x-none"/>
        </w:rPr>
        <w:tab/>
        <w:t>ZTE, Sanechips</w:t>
      </w:r>
    </w:p>
    <w:p w14:paraId="4D08AC5D" w14:textId="0594A2B2" w:rsidR="00254752" w:rsidRPr="00254752" w:rsidRDefault="00603E09" w:rsidP="00254752">
      <w:pPr>
        <w:ind w:left="720" w:hanging="720"/>
        <w:rPr>
          <w:lang w:eastAsia="x-none"/>
        </w:rPr>
      </w:pPr>
      <w:hyperlink r:id="rId1514" w:history="1">
        <w:r w:rsidR="00FE4C7E">
          <w:rPr>
            <w:rStyle w:val="Hyperlink"/>
            <w:lang w:eastAsia="x-none"/>
          </w:rPr>
          <w:t>R1-1804279</w:t>
        </w:r>
      </w:hyperlink>
      <w:r w:rsidR="00254752" w:rsidRPr="00254752">
        <w:rPr>
          <w:lang w:eastAsia="x-none"/>
        </w:rPr>
        <w:tab/>
        <w:t>Remaining issues on PDCCH structure</w:t>
      </w:r>
      <w:r w:rsidR="00254752" w:rsidRPr="00254752">
        <w:rPr>
          <w:lang w:eastAsia="x-none"/>
        </w:rPr>
        <w:tab/>
        <w:t>Huawei, HiSilicon</w:t>
      </w:r>
    </w:p>
    <w:p w14:paraId="60C942ED" w14:textId="5FB126E6" w:rsidR="00254752" w:rsidRPr="00254752" w:rsidRDefault="00603E09" w:rsidP="00254752">
      <w:pPr>
        <w:ind w:left="720" w:hanging="720"/>
        <w:rPr>
          <w:lang w:eastAsia="x-none"/>
        </w:rPr>
      </w:pPr>
      <w:hyperlink r:id="rId1515" w:history="1">
        <w:r w:rsidR="00FE4C7E">
          <w:rPr>
            <w:rStyle w:val="Hyperlink"/>
            <w:lang w:eastAsia="x-none"/>
          </w:rPr>
          <w:t>R1-1804550</w:t>
        </w:r>
      </w:hyperlink>
      <w:r w:rsidR="00254752" w:rsidRPr="00254752">
        <w:rPr>
          <w:lang w:eastAsia="x-none"/>
        </w:rPr>
        <w:tab/>
        <w:t>Remaining issues on PDCCH structure</w:t>
      </w:r>
      <w:r w:rsidR="00254752" w:rsidRPr="00254752">
        <w:rPr>
          <w:lang w:eastAsia="x-none"/>
        </w:rPr>
        <w:tab/>
        <w:t>LG Electronics</w:t>
      </w:r>
    </w:p>
    <w:p w14:paraId="24196174" w14:textId="4CF15752" w:rsidR="00254752" w:rsidRPr="00254752" w:rsidRDefault="00603E09" w:rsidP="00254752">
      <w:pPr>
        <w:ind w:left="720" w:hanging="720"/>
        <w:rPr>
          <w:lang w:eastAsia="x-none"/>
        </w:rPr>
      </w:pPr>
      <w:hyperlink r:id="rId1516" w:history="1">
        <w:r w:rsidR="00FE4C7E">
          <w:rPr>
            <w:rStyle w:val="Hyperlink"/>
            <w:lang w:eastAsia="x-none"/>
          </w:rPr>
          <w:t>R1-1804759</w:t>
        </w:r>
      </w:hyperlink>
      <w:r w:rsidR="00254752" w:rsidRPr="00254752">
        <w:rPr>
          <w:lang w:eastAsia="x-none"/>
        </w:rPr>
        <w:tab/>
        <w:t>Remaining details on PDCCH structure</w:t>
      </w:r>
      <w:r w:rsidR="00254752" w:rsidRPr="00254752">
        <w:rPr>
          <w:lang w:eastAsia="x-none"/>
        </w:rPr>
        <w:tab/>
        <w:t>Nokia, Nokia Shanghai Bell</w:t>
      </w:r>
    </w:p>
    <w:p w14:paraId="7CBC736E" w14:textId="0A56DD58" w:rsidR="00254752" w:rsidRPr="00254752" w:rsidRDefault="00603E09" w:rsidP="00254752">
      <w:pPr>
        <w:ind w:left="720" w:hanging="720"/>
        <w:rPr>
          <w:lang w:eastAsia="x-none"/>
        </w:rPr>
      </w:pPr>
      <w:hyperlink r:id="rId1517" w:history="1">
        <w:r w:rsidR="00FE4C7E">
          <w:rPr>
            <w:rStyle w:val="Hyperlink"/>
            <w:lang w:eastAsia="x-none"/>
          </w:rPr>
          <w:t>R1-1804797</w:t>
        </w:r>
      </w:hyperlink>
      <w:r w:rsidR="00254752" w:rsidRPr="00254752">
        <w:rPr>
          <w:lang w:eastAsia="x-none"/>
        </w:rPr>
        <w:tab/>
        <w:t>Remaining issues on PDCCH structure</w:t>
      </w:r>
      <w:r w:rsidR="00254752" w:rsidRPr="00254752">
        <w:rPr>
          <w:lang w:eastAsia="x-none"/>
        </w:rPr>
        <w:tab/>
        <w:t>Qualcomm Incorporated</w:t>
      </w:r>
    </w:p>
    <w:p w14:paraId="64A5506C" w14:textId="42DA57BF" w:rsidR="00254752" w:rsidRPr="00254752" w:rsidRDefault="00603E09" w:rsidP="00254752">
      <w:pPr>
        <w:ind w:left="720" w:hanging="720"/>
        <w:rPr>
          <w:lang w:eastAsia="x-none"/>
        </w:rPr>
      </w:pPr>
      <w:hyperlink r:id="rId1518" w:history="1">
        <w:r w:rsidR="00FE4C7E">
          <w:rPr>
            <w:rStyle w:val="Hyperlink"/>
            <w:lang w:eastAsia="x-none"/>
          </w:rPr>
          <w:t>R1-1804950</w:t>
        </w:r>
      </w:hyperlink>
      <w:r w:rsidR="00254752" w:rsidRPr="00254752">
        <w:rPr>
          <w:lang w:eastAsia="x-none"/>
        </w:rPr>
        <w:tab/>
        <w:t>Collision between SSB and PDCCH</w:t>
      </w:r>
      <w:r w:rsidR="00254752" w:rsidRPr="00254752">
        <w:rPr>
          <w:lang w:eastAsia="x-none"/>
        </w:rPr>
        <w:tab/>
        <w:t>Panasonic</w:t>
      </w:r>
    </w:p>
    <w:p w14:paraId="350B3D0A" w14:textId="52F5A705" w:rsidR="00254752" w:rsidRPr="00254752" w:rsidRDefault="00603E09" w:rsidP="00254752">
      <w:pPr>
        <w:ind w:left="720" w:hanging="720"/>
        <w:rPr>
          <w:lang w:eastAsia="x-none"/>
        </w:rPr>
      </w:pPr>
      <w:hyperlink r:id="rId1519" w:history="1">
        <w:r w:rsidR="00FE4C7E">
          <w:rPr>
            <w:rStyle w:val="Hyperlink"/>
            <w:lang w:eastAsia="x-none"/>
          </w:rPr>
          <w:t>R1-1805177</w:t>
        </w:r>
      </w:hyperlink>
      <w:r w:rsidR="00254752" w:rsidRPr="00254752">
        <w:rPr>
          <w:lang w:eastAsia="x-none"/>
        </w:rPr>
        <w:tab/>
        <w:t>On remaining issues of PDCCH structure</w:t>
      </w:r>
      <w:r w:rsidR="00254752" w:rsidRPr="00254752">
        <w:rPr>
          <w:lang w:eastAsia="x-none"/>
        </w:rPr>
        <w:tab/>
        <w:t>Ericsson</w:t>
      </w:r>
    </w:p>
    <w:p w14:paraId="0B318180" w14:textId="77777777" w:rsidR="00254752" w:rsidRPr="00254752" w:rsidRDefault="00254752" w:rsidP="00BF4702">
      <w:pPr>
        <w:pStyle w:val="Heading5"/>
      </w:pPr>
      <w:bookmarkStart w:id="515" w:name="_Toc514184679"/>
      <w:r w:rsidRPr="00254752">
        <w:t>Search space</w:t>
      </w:r>
      <w:bookmarkEnd w:id="515"/>
      <w:r w:rsidRPr="00254752">
        <w:t xml:space="preserve"> </w:t>
      </w:r>
    </w:p>
    <w:p w14:paraId="22D6171D" w14:textId="2DB3B457" w:rsidR="00BF4702" w:rsidRPr="00BF4702" w:rsidRDefault="00603E09" w:rsidP="00BF4702">
      <w:pPr>
        <w:ind w:left="720" w:hanging="720"/>
        <w:rPr>
          <w:b/>
          <w:lang w:eastAsia="x-none"/>
        </w:rPr>
      </w:pPr>
      <w:hyperlink r:id="rId1520" w:history="1">
        <w:r w:rsidR="00FE4C7E">
          <w:rPr>
            <w:rStyle w:val="Hyperlink"/>
            <w:b/>
            <w:lang w:eastAsia="x-none"/>
          </w:rPr>
          <w:t>R1-1805568</w:t>
        </w:r>
      </w:hyperlink>
      <w:r w:rsidR="00BF4702" w:rsidRPr="00BF4702">
        <w:rPr>
          <w:b/>
          <w:lang w:eastAsia="x-none"/>
        </w:rPr>
        <w:tab/>
        <w:t>Summary of offline for search space</w:t>
      </w:r>
      <w:r w:rsidR="00BF4702" w:rsidRPr="00BF4702">
        <w:rPr>
          <w:b/>
          <w:lang w:eastAsia="x-none"/>
        </w:rPr>
        <w:tab/>
        <w:t>NTT DOCOMO</w:t>
      </w:r>
    </w:p>
    <w:p w14:paraId="4613D5CC" w14:textId="77777777" w:rsidR="00BF4702" w:rsidRDefault="00BF4702" w:rsidP="00BF470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9BB04A2" w14:textId="41FA058E" w:rsidR="00BF4702" w:rsidRDefault="00BF4702" w:rsidP="00BF4702">
      <w:pPr>
        <w:ind w:left="720" w:hanging="720"/>
        <w:rPr>
          <w:lang w:eastAsia="x-none"/>
        </w:rPr>
      </w:pPr>
    </w:p>
    <w:p w14:paraId="0C3CAC48" w14:textId="1B326F40" w:rsidR="007719AC" w:rsidRPr="007719AC" w:rsidRDefault="007719AC" w:rsidP="007719AC">
      <w:pPr>
        <w:ind w:left="720" w:hanging="720"/>
        <w:rPr>
          <w:szCs w:val="20"/>
          <w:lang w:eastAsia="x-none"/>
        </w:rPr>
      </w:pPr>
      <w:r w:rsidRPr="007719AC">
        <w:rPr>
          <w:szCs w:val="20"/>
          <w:highlight w:val="green"/>
          <w:lang w:eastAsia="x-none"/>
        </w:rPr>
        <w:t>Agreement</w:t>
      </w:r>
      <w:r w:rsidRPr="007719AC">
        <w:rPr>
          <w:szCs w:val="20"/>
          <w:lang w:eastAsia="x-none"/>
        </w:rPr>
        <w:t>:</w:t>
      </w:r>
    </w:p>
    <w:p w14:paraId="0EAA04F3" w14:textId="77777777" w:rsidR="007719AC" w:rsidRPr="007719AC" w:rsidRDefault="007719AC" w:rsidP="0099597B">
      <w:pPr>
        <w:pStyle w:val="ListParagraph"/>
        <w:numPr>
          <w:ilvl w:val="0"/>
          <w:numId w:val="73"/>
        </w:numPr>
        <w:rPr>
          <w:lang w:val="en-US" w:eastAsia="x-none"/>
        </w:rPr>
      </w:pPr>
      <w:r w:rsidRPr="007719AC">
        <w:rPr>
          <w:rFonts w:hint="eastAsia"/>
          <w:lang w:val="en-US" w:eastAsia="x-none"/>
        </w:rPr>
        <w:t>For Rel.15 December 2017 version of Case 2, number of CCEs for channel estimation per slot is {56, 56, 48, 32} CCEs for SCS {15kHz, 30kHz, 60kHz, 120kHz}</w:t>
      </w:r>
    </w:p>
    <w:p w14:paraId="5AED26FB" w14:textId="77777777" w:rsidR="007719AC" w:rsidRDefault="007719AC" w:rsidP="007719AC">
      <w:pPr>
        <w:ind w:left="720" w:hanging="720"/>
        <w:rPr>
          <w:lang w:eastAsia="x-none"/>
        </w:rPr>
      </w:pPr>
      <w:r>
        <w:rPr>
          <w:lang w:eastAsia="x-none"/>
        </w:rPr>
        <w:t>Nokia, LGE raised concern to take it as an agreement, would prefer as a working assumption</w:t>
      </w:r>
    </w:p>
    <w:p w14:paraId="628E2E0E" w14:textId="1EAA10E9" w:rsidR="007719AC" w:rsidRDefault="007719AC" w:rsidP="007719AC"/>
    <w:p w14:paraId="7D577995" w14:textId="77777777" w:rsidR="007719AC" w:rsidRPr="007719AC" w:rsidRDefault="007719AC" w:rsidP="007719AC"/>
    <w:p w14:paraId="4BFC9C8F" w14:textId="2275A467" w:rsidR="007719AC" w:rsidRPr="007719AC" w:rsidRDefault="007719AC" w:rsidP="007719AC">
      <w:pPr>
        <w:ind w:left="720" w:hanging="720"/>
        <w:rPr>
          <w:szCs w:val="20"/>
          <w:lang w:val="en-US" w:eastAsia="x-none"/>
        </w:rPr>
      </w:pPr>
      <w:r w:rsidRPr="007719AC">
        <w:rPr>
          <w:szCs w:val="20"/>
          <w:highlight w:val="green"/>
          <w:lang w:val="en-US" w:eastAsia="x-none"/>
        </w:rPr>
        <w:t>Agreement</w:t>
      </w:r>
      <w:r w:rsidRPr="007719AC">
        <w:rPr>
          <w:szCs w:val="20"/>
          <w:lang w:val="en-US" w:eastAsia="x-none"/>
        </w:rPr>
        <w:t>:</w:t>
      </w:r>
    </w:p>
    <w:p w14:paraId="350EFA62" w14:textId="77777777" w:rsidR="007719AC" w:rsidRPr="007719AC" w:rsidRDefault="007719AC" w:rsidP="0099597B">
      <w:pPr>
        <w:pStyle w:val="ListParagraph"/>
        <w:numPr>
          <w:ilvl w:val="0"/>
          <w:numId w:val="73"/>
        </w:numPr>
        <w:rPr>
          <w:lang w:val="en-US" w:eastAsia="x-none"/>
        </w:rPr>
      </w:pPr>
      <w:r w:rsidRPr="007719AC">
        <w:rPr>
          <w:rFonts w:hint="eastAsia"/>
          <w:lang w:val="en-US" w:eastAsia="x-none"/>
        </w:rPr>
        <w:t>UE is not expected to be configured with PDCCH monitoring in CSS(s) for more than what UE can monitor in terms of numbers of BDs/CCEs</w:t>
      </w:r>
    </w:p>
    <w:p w14:paraId="1AA852AD" w14:textId="77777777" w:rsidR="007719AC" w:rsidRPr="007719AC" w:rsidRDefault="007719AC" w:rsidP="007719AC">
      <w:pPr>
        <w:rPr>
          <w:lang w:val="en-US"/>
        </w:rPr>
      </w:pPr>
    </w:p>
    <w:p w14:paraId="46787EDB" w14:textId="77777777" w:rsidR="007719AC" w:rsidRPr="00451233" w:rsidRDefault="007719AC" w:rsidP="007719AC">
      <w:pPr>
        <w:ind w:left="720" w:hanging="720"/>
        <w:rPr>
          <w:szCs w:val="20"/>
          <w:lang w:val="en-US" w:eastAsia="x-none"/>
        </w:rPr>
      </w:pPr>
      <w:r w:rsidRPr="00451233">
        <w:rPr>
          <w:szCs w:val="20"/>
          <w:lang w:val="en-US" w:eastAsia="x-none"/>
        </w:rPr>
        <w:t>Proposals:</w:t>
      </w:r>
    </w:p>
    <w:p w14:paraId="17A76064" w14:textId="77777777" w:rsidR="007719AC" w:rsidRPr="00451233" w:rsidRDefault="007719AC" w:rsidP="0099597B">
      <w:pPr>
        <w:numPr>
          <w:ilvl w:val="0"/>
          <w:numId w:val="74"/>
        </w:numPr>
        <w:rPr>
          <w:szCs w:val="20"/>
          <w:lang w:val="en-US" w:eastAsia="x-none"/>
        </w:rPr>
      </w:pPr>
      <w:r w:rsidRPr="00451233">
        <w:rPr>
          <w:szCs w:val="20"/>
          <w:lang w:val="en-US" w:eastAsia="x-none"/>
        </w:rPr>
        <w:t>For the non-CA case, in</w:t>
      </w:r>
      <w:r w:rsidRPr="00451233">
        <w:rPr>
          <w:rFonts w:hint="eastAsia"/>
          <w:szCs w:val="20"/>
          <w:lang w:val="en-US" w:eastAsia="x-none"/>
        </w:rPr>
        <w:t xml:space="preserve"> </w:t>
      </w:r>
      <w:r w:rsidRPr="00451233">
        <w:rPr>
          <w:szCs w:val="20"/>
          <w:lang w:val="en-US" w:eastAsia="x-none"/>
        </w:rPr>
        <w:t>mapping</w:t>
      </w:r>
      <w:r w:rsidRPr="00451233">
        <w:rPr>
          <w:rFonts w:hint="eastAsia"/>
          <w:szCs w:val="20"/>
          <w:lang w:val="en-US" w:eastAsia="x-none"/>
        </w:rPr>
        <w:t xml:space="preserve"> PDCCH candidates</w:t>
      </w:r>
      <w:r w:rsidRPr="00451233">
        <w:rPr>
          <w:szCs w:val="20"/>
          <w:lang w:val="en-US" w:eastAsia="x-none"/>
        </w:rPr>
        <w:t xml:space="preserve"> in a slot, start with</w:t>
      </w:r>
      <w:r w:rsidRPr="00451233">
        <w:rPr>
          <w:rFonts w:hint="eastAsia"/>
          <w:szCs w:val="20"/>
          <w:lang w:val="en-US" w:eastAsia="x-none"/>
        </w:rPr>
        <w:t xml:space="preserve"> CSS</w:t>
      </w:r>
      <w:r w:rsidRPr="00451233">
        <w:rPr>
          <w:szCs w:val="20"/>
          <w:lang w:val="en-US" w:eastAsia="x-none"/>
        </w:rPr>
        <w:t xml:space="preserve"> monitored by the UE</w:t>
      </w:r>
      <w:r w:rsidRPr="00451233">
        <w:rPr>
          <w:rFonts w:hint="eastAsia"/>
          <w:szCs w:val="20"/>
          <w:lang w:val="en-US" w:eastAsia="x-none"/>
        </w:rPr>
        <w:t xml:space="preserve">, </w:t>
      </w:r>
      <w:r w:rsidRPr="00451233">
        <w:rPr>
          <w:szCs w:val="20"/>
          <w:lang w:val="en-US" w:eastAsia="x-none"/>
        </w:rPr>
        <w:t xml:space="preserve">then </w:t>
      </w:r>
      <w:r w:rsidRPr="00451233">
        <w:rPr>
          <w:rFonts w:hint="eastAsia"/>
          <w:szCs w:val="20"/>
          <w:lang w:val="en-US" w:eastAsia="x-none"/>
        </w:rPr>
        <w:t xml:space="preserve">for USS, </w:t>
      </w:r>
      <w:r w:rsidRPr="00451233">
        <w:rPr>
          <w:szCs w:val="20"/>
          <w:lang w:val="en-US" w:eastAsia="x-none"/>
        </w:rPr>
        <w:t>a</w:t>
      </w:r>
      <w:r w:rsidRPr="00451233">
        <w:rPr>
          <w:rFonts w:hint="eastAsia"/>
          <w:szCs w:val="20"/>
          <w:lang w:val="en-US" w:eastAsia="x-none"/>
        </w:rPr>
        <w:t>cross search-space-sets</w:t>
      </w:r>
      <w:r w:rsidRPr="00451233">
        <w:rPr>
          <w:szCs w:val="20"/>
          <w:lang w:val="en-US" w:eastAsia="x-none"/>
        </w:rPr>
        <w:t>:</w:t>
      </w:r>
    </w:p>
    <w:p w14:paraId="0B29A516" w14:textId="77777777" w:rsidR="007719AC" w:rsidRPr="00451233" w:rsidRDefault="007719AC" w:rsidP="0099597B">
      <w:pPr>
        <w:numPr>
          <w:ilvl w:val="1"/>
          <w:numId w:val="74"/>
        </w:numPr>
        <w:rPr>
          <w:szCs w:val="20"/>
          <w:lang w:val="en-US" w:eastAsia="x-none"/>
        </w:rPr>
      </w:pPr>
      <w:r w:rsidRPr="00451233">
        <w:rPr>
          <w:szCs w:val="20"/>
          <w:lang w:val="en-US" w:eastAsia="x-none"/>
        </w:rPr>
        <w:t xml:space="preserve">Alt 1: </w:t>
      </w:r>
      <w:r w:rsidRPr="00451233">
        <w:rPr>
          <w:rFonts w:hint="eastAsia"/>
          <w:szCs w:val="20"/>
          <w:lang w:val="en-US" w:eastAsia="x-none"/>
        </w:rPr>
        <w:t xml:space="preserve">SS with lower ID </w:t>
      </w:r>
      <w:r w:rsidRPr="00451233">
        <w:rPr>
          <w:szCs w:val="20"/>
          <w:lang w:val="en-US" w:eastAsia="x-none"/>
        </w:rPr>
        <w:t>take precedence over</w:t>
      </w:r>
      <w:r w:rsidRPr="00451233">
        <w:rPr>
          <w:rFonts w:hint="eastAsia"/>
          <w:szCs w:val="20"/>
          <w:lang w:val="en-US" w:eastAsia="x-none"/>
        </w:rPr>
        <w:t xml:space="preserve"> SS with higher ID</w:t>
      </w:r>
    </w:p>
    <w:p w14:paraId="57AEFEC7" w14:textId="77777777" w:rsidR="007719AC" w:rsidRPr="00451233" w:rsidRDefault="007719AC" w:rsidP="0099597B">
      <w:pPr>
        <w:numPr>
          <w:ilvl w:val="1"/>
          <w:numId w:val="74"/>
        </w:numPr>
        <w:rPr>
          <w:szCs w:val="20"/>
          <w:lang w:val="en-US" w:eastAsia="x-none"/>
        </w:rPr>
      </w:pPr>
      <w:r w:rsidRPr="00451233">
        <w:rPr>
          <w:szCs w:val="20"/>
          <w:lang w:val="en-US" w:eastAsia="x-none"/>
        </w:rPr>
        <w:t xml:space="preserve">Alt 2: alternating decoding candidates across SS sets? </w:t>
      </w:r>
    </w:p>
    <w:p w14:paraId="6F710490" w14:textId="77777777" w:rsidR="007719AC" w:rsidRPr="00451233" w:rsidRDefault="007719AC" w:rsidP="0099597B">
      <w:pPr>
        <w:numPr>
          <w:ilvl w:val="1"/>
          <w:numId w:val="74"/>
        </w:numPr>
        <w:rPr>
          <w:szCs w:val="20"/>
          <w:lang w:val="en-US" w:eastAsia="x-none"/>
        </w:rPr>
      </w:pPr>
      <w:r w:rsidRPr="00451233">
        <w:rPr>
          <w:szCs w:val="20"/>
          <w:lang w:val="en-US" w:eastAsia="x-none"/>
        </w:rPr>
        <w:t>FFS the case of CA</w:t>
      </w:r>
    </w:p>
    <w:p w14:paraId="02F2DC24" w14:textId="30E5BE26" w:rsidR="00A05AF2" w:rsidRDefault="00A05AF2" w:rsidP="00BF4702">
      <w:pPr>
        <w:ind w:left="720" w:hanging="720"/>
        <w:rPr>
          <w:lang w:eastAsia="x-none"/>
        </w:rPr>
      </w:pPr>
    </w:p>
    <w:p w14:paraId="78BC741E" w14:textId="15082127" w:rsidR="00B74667" w:rsidRPr="00B74667" w:rsidRDefault="00B74667" w:rsidP="00BF4702">
      <w:pPr>
        <w:ind w:left="720" w:hanging="720"/>
        <w:rPr>
          <w:b/>
          <w:lang w:eastAsia="x-none"/>
        </w:rPr>
      </w:pPr>
      <w:r w:rsidRPr="00B74667">
        <w:rPr>
          <w:b/>
          <w:lang w:eastAsia="x-none"/>
        </w:rPr>
        <w:t>Wednesday</w:t>
      </w:r>
    </w:p>
    <w:p w14:paraId="73EC8019" w14:textId="357CAF81" w:rsidR="00B74667" w:rsidRPr="00B74667" w:rsidRDefault="00603E09" w:rsidP="00B74667">
      <w:pPr>
        <w:ind w:left="720" w:hanging="720"/>
        <w:rPr>
          <w:b/>
          <w:lang w:eastAsia="x-none"/>
        </w:rPr>
      </w:pPr>
      <w:hyperlink r:id="rId1521" w:history="1">
        <w:r w:rsidR="00FE4C7E">
          <w:rPr>
            <w:rStyle w:val="Hyperlink"/>
            <w:b/>
            <w:lang w:eastAsia="x-none"/>
          </w:rPr>
          <w:t>R1-1805655</w:t>
        </w:r>
      </w:hyperlink>
      <w:r w:rsidR="00B74667" w:rsidRPr="00B74667">
        <w:rPr>
          <w:b/>
          <w:lang w:eastAsia="x-none"/>
        </w:rPr>
        <w:tab/>
        <w:t>Summary of offline for search space</w:t>
      </w:r>
      <w:r w:rsidR="00B74667" w:rsidRPr="00B74667">
        <w:rPr>
          <w:b/>
          <w:lang w:eastAsia="x-none"/>
        </w:rPr>
        <w:tab/>
        <w:t>NTT DOCOMO</w:t>
      </w:r>
    </w:p>
    <w:p w14:paraId="5535ADFA" w14:textId="77777777" w:rsidR="00B74667" w:rsidRDefault="00B74667" w:rsidP="00B7466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29A82858" w14:textId="75E0DB8C" w:rsidR="00B74667" w:rsidRDefault="00B74667" w:rsidP="00B74667">
      <w:pPr>
        <w:ind w:left="720" w:hanging="720"/>
        <w:rPr>
          <w:lang w:eastAsia="x-none"/>
        </w:rPr>
      </w:pPr>
    </w:p>
    <w:p w14:paraId="4E1F972B" w14:textId="77777777" w:rsidR="004D2536" w:rsidRPr="004D2536" w:rsidRDefault="004D2536" w:rsidP="004D2536">
      <w:pPr>
        <w:ind w:left="720" w:hanging="720"/>
        <w:rPr>
          <w:sz w:val="24"/>
          <w:lang w:eastAsia="x-none"/>
        </w:rPr>
      </w:pPr>
      <w:r w:rsidRPr="004D2536">
        <w:rPr>
          <w:szCs w:val="20"/>
          <w:highlight w:val="green"/>
          <w:lang w:eastAsia="x-none"/>
        </w:rPr>
        <w:t>Agreements</w:t>
      </w:r>
      <w:r w:rsidRPr="004D2536">
        <w:rPr>
          <w:sz w:val="24"/>
          <w:lang w:eastAsia="x-none"/>
        </w:rPr>
        <w:t>:</w:t>
      </w:r>
    </w:p>
    <w:p w14:paraId="2CF729AF" w14:textId="77777777" w:rsidR="004D2536" w:rsidRPr="004D2536" w:rsidRDefault="004D2536" w:rsidP="00BC4EF6">
      <w:pPr>
        <w:numPr>
          <w:ilvl w:val="0"/>
          <w:numId w:val="143"/>
        </w:numPr>
        <w:rPr>
          <w:szCs w:val="20"/>
          <w:lang w:val="en-US" w:eastAsia="x-none"/>
        </w:rPr>
      </w:pPr>
      <w:r w:rsidRPr="004D2536">
        <w:rPr>
          <w:szCs w:val="20"/>
          <w:lang w:val="en-US" w:eastAsia="x-none"/>
        </w:rPr>
        <w:t xml:space="preserve">Following </w:t>
      </w:r>
      <w:r w:rsidRPr="004D2536">
        <w:rPr>
          <w:szCs w:val="20"/>
          <w:highlight w:val="darkYellow"/>
          <w:lang w:val="en-US" w:eastAsia="x-none"/>
        </w:rPr>
        <w:t xml:space="preserve">working assumption </w:t>
      </w:r>
      <w:r w:rsidRPr="004D2536">
        <w:rPr>
          <w:szCs w:val="20"/>
          <w:lang w:val="en-US" w:eastAsia="x-none"/>
        </w:rPr>
        <w:t>is made:</w:t>
      </w:r>
    </w:p>
    <w:p w14:paraId="2106E8FB" w14:textId="77777777" w:rsidR="004D2536" w:rsidRPr="004D2536" w:rsidRDefault="004D2536" w:rsidP="00BC4EF6">
      <w:pPr>
        <w:numPr>
          <w:ilvl w:val="1"/>
          <w:numId w:val="143"/>
        </w:numPr>
        <w:rPr>
          <w:szCs w:val="20"/>
          <w:lang w:val="en-US" w:eastAsia="x-none"/>
        </w:rPr>
      </w:pPr>
      <w:r w:rsidRPr="004D2536">
        <w:rPr>
          <w:szCs w:val="20"/>
          <w:lang w:val="en-US" w:eastAsia="x-none"/>
        </w:rPr>
        <w:t>For a UE supporting CA with up to X DL-CCs with the same numerology with X &lt;= 4, maximum number of PDCCH blind decodes per slot the UE shall support is X*M, and;</w:t>
      </w:r>
    </w:p>
    <w:p w14:paraId="2124A6D3" w14:textId="77777777" w:rsidR="004D2536" w:rsidRPr="004D2536" w:rsidRDefault="004D2536" w:rsidP="00BC4EF6">
      <w:pPr>
        <w:numPr>
          <w:ilvl w:val="1"/>
          <w:numId w:val="143"/>
        </w:numPr>
        <w:rPr>
          <w:szCs w:val="20"/>
          <w:lang w:val="en-US" w:eastAsia="x-none"/>
        </w:rPr>
      </w:pPr>
      <w:r w:rsidRPr="004D2536">
        <w:rPr>
          <w:szCs w:val="20"/>
          <w:lang w:val="en-US" w:eastAsia="x-none"/>
        </w:rPr>
        <w:t>For a UE supporting CA with up to Y DL-CCs with the same numerology Y &gt; 4, maximum number of PDCCH blind decodes per slot the UE shall support is y*M, where;</w:t>
      </w:r>
    </w:p>
    <w:p w14:paraId="1620A4A0" w14:textId="77777777" w:rsidR="004D2536" w:rsidRPr="004D2536" w:rsidRDefault="004D2536" w:rsidP="00BC4EF6">
      <w:pPr>
        <w:numPr>
          <w:ilvl w:val="2"/>
          <w:numId w:val="143"/>
        </w:numPr>
        <w:rPr>
          <w:szCs w:val="20"/>
          <w:lang w:val="en-US" w:eastAsia="x-none"/>
        </w:rPr>
      </w:pPr>
      <w:r w:rsidRPr="004D2536">
        <w:rPr>
          <w:szCs w:val="20"/>
          <w:lang w:val="en-US" w:eastAsia="x-none"/>
        </w:rPr>
        <w:t>M = {44, 36, 22, 20} for SCS = {15kHz, 30kHz, 60kHz, 120kHz}</w:t>
      </w:r>
    </w:p>
    <w:p w14:paraId="7D585BE6" w14:textId="77777777" w:rsidR="004D2536" w:rsidRPr="004D2536" w:rsidRDefault="004D2536" w:rsidP="00BC4EF6">
      <w:pPr>
        <w:numPr>
          <w:ilvl w:val="2"/>
          <w:numId w:val="143"/>
        </w:numPr>
        <w:rPr>
          <w:szCs w:val="20"/>
          <w:lang w:val="en-US" w:eastAsia="x-none"/>
        </w:rPr>
      </w:pPr>
      <w:r w:rsidRPr="004D2536">
        <w:rPr>
          <w:szCs w:val="20"/>
          <w:lang w:val="en-US" w:eastAsia="x-none"/>
        </w:rPr>
        <w:t>y is an integer from {4, …, 16} and is reported as UE capability to the network.</w:t>
      </w:r>
    </w:p>
    <w:p w14:paraId="41CA7539" w14:textId="77777777" w:rsidR="004D2536" w:rsidRPr="004D2536" w:rsidRDefault="004D2536" w:rsidP="00BC4EF6">
      <w:pPr>
        <w:numPr>
          <w:ilvl w:val="1"/>
          <w:numId w:val="143"/>
        </w:numPr>
        <w:rPr>
          <w:szCs w:val="20"/>
          <w:lang w:val="en-US" w:eastAsia="x-none"/>
        </w:rPr>
      </w:pPr>
      <w:r w:rsidRPr="004D2536">
        <w:rPr>
          <w:szCs w:val="20"/>
          <w:lang w:val="en-US" w:eastAsia="x-none"/>
        </w:rPr>
        <w:t>For a UE supporting CA with up to X DL-CCs with the same numerology with X &lt;= 4, maximum number of CCEs for channel estimation per slot the UE shall support is X*N, and;</w:t>
      </w:r>
    </w:p>
    <w:p w14:paraId="0EFFF07D" w14:textId="77777777" w:rsidR="004D2536" w:rsidRPr="004D2536" w:rsidRDefault="004D2536" w:rsidP="00BC4EF6">
      <w:pPr>
        <w:numPr>
          <w:ilvl w:val="1"/>
          <w:numId w:val="143"/>
        </w:numPr>
        <w:rPr>
          <w:szCs w:val="20"/>
          <w:lang w:val="en-US" w:eastAsia="x-none"/>
        </w:rPr>
      </w:pPr>
      <w:r w:rsidRPr="004D2536">
        <w:rPr>
          <w:szCs w:val="20"/>
          <w:lang w:val="en-US" w:eastAsia="x-none"/>
        </w:rPr>
        <w:t>For a UE supporting CA with up to Y DL-CCs with the same numerology with Y &gt; 4, maximum number of CCEs for channel estimation per slot the UE shall support is y*N, where;</w:t>
      </w:r>
    </w:p>
    <w:p w14:paraId="0BB9AAA7" w14:textId="77777777" w:rsidR="004D2536" w:rsidRPr="004D2536" w:rsidRDefault="004D2536" w:rsidP="00BC4EF6">
      <w:pPr>
        <w:numPr>
          <w:ilvl w:val="2"/>
          <w:numId w:val="143"/>
        </w:numPr>
        <w:rPr>
          <w:szCs w:val="20"/>
          <w:lang w:val="en-US" w:eastAsia="x-none"/>
        </w:rPr>
      </w:pPr>
      <w:r w:rsidRPr="004D2536">
        <w:rPr>
          <w:szCs w:val="20"/>
          <w:lang w:val="en-US" w:eastAsia="x-none"/>
        </w:rPr>
        <w:t>N = {56, 56, 48, 32} for SCS = {15kHz, 30kHz, 60kHz, 120kHz}</w:t>
      </w:r>
    </w:p>
    <w:p w14:paraId="6CD487D5" w14:textId="77777777" w:rsidR="004D2536" w:rsidRPr="004D2536" w:rsidRDefault="004D2536" w:rsidP="00BC4EF6">
      <w:pPr>
        <w:numPr>
          <w:ilvl w:val="2"/>
          <w:numId w:val="143"/>
        </w:numPr>
        <w:rPr>
          <w:szCs w:val="20"/>
          <w:lang w:val="en-US" w:eastAsia="x-none"/>
        </w:rPr>
      </w:pPr>
      <w:r w:rsidRPr="004D2536">
        <w:rPr>
          <w:szCs w:val="20"/>
          <w:lang w:val="en-US" w:eastAsia="x-none"/>
        </w:rPr>
        <w:t>y is an integer from {4, …, 16} and is reported as UE capability to the network.</w:t>
      </w:r>
    </w:p>
    <w:p w14:paraId="306BD4F1" w14:textId="77777777" w:rsidR="004D2536" w:rsidRPr="004D2536" w:rsidRDefault="004D2536" w:rsidP="004D2536">
      <w:pPr>
        <w:ind w:left="720" w:hanging="720"/>
        <w:rPr>
          <w:lang w:eastAsia="x-none"/>
        </w:rPr>
      </w:pPr>
    </w:p>
    <w:p w14:paraId="33D4DE05" w14:textId="11EBD17C" w:rsidR="004D2536" w:rsidRPr="004D2536" w:rsidRDefault="004D2536" w:rsidP="004D2536">
      <w:pPr>
        <w:ind w:left="720" w:hanging="720"/>
        <w:rPr>
          <w:szCs w:val="20"/>
          <w:lang w:eastAsia="x-none"/>
        </w:rPr>
      </w:pPr>
      <w:r w:rsidRPr="004D2536">
        <w:rPr>
          <w:szCs w:val="20"/>
          <w:highlight w:val="green"/>
          <w:lang w:eastAsia="x-none"/>
        </w:rPr>
        <w:t>Agreement</w:t>
      </w:r>
      <w:r w:rsidRPr="004D2536">
        <w:rPr>
          <w:szCs w:val="20"/>
          <w:lang w:eastAsia="x-none"/>
        </w:rPr>
        <w:t>:</w:t>
      </w:r>
    </w:p>
    <w:p w14:paraId="08562FB3" w14:textId="77777777" w:rsidR="004D2536" w:rsidRPr="004D2536" w:rsidRDefault="004D2536" w:rsidP="00BC4EF6">
      <w:pPr>
        <w:numPr>
          <w:ilvl w:val="0"/>
          <w:numId w:val="144"/>
        </w:numPr>
        <w:rPr>
          <w:szCs w:val="20"/>
          <w:lang w:eastAsia="x-none"/>
        </w:rPr>
      </w:pPr>
      <w:r w:rsidRPr="004D2536">
        <w:rPr>
          <w:szCs w:val="20"/>
          <w:lang w:eastAsia="x-none"/>
        </w:rPr>
        <w:lastRenderedPageBreak/>
        <w:t>The working assumption as part of the agreements below is confirmed:</w:t>
      </w:r>
    </w:p>
    <w:p w14:paraId="6D709D3F" w14:textId="77777777" w:rsidR="004D2536" w:rsidRPr="004D2536" w:rsidRDefault="004D2536" w:rsidP="00BC4EF6">
      <w:pPr>
        <w:numPr>
          <w:ilvl w:val="1"/>
          <w:numId w:val="144"/>
        </w:numPr>
        <w:rPr>
          <w:szCs w:val="20"/>
          <w:lang w:val="en-US" w:eastAsia="x-none"/>
        </w:rPr>
      </w:pPr>
      <w:r w:rsidRPr="004D2536">
        <w:rPr>
          <w:szCs w:val="20"/>
          <w:lang w:val="en-US" w:eastAsia="x-none"/>
        </w:rPr>
        <w:t xml:space="preserve">Change </w:t>
      </w:r>
      <w:r w:rsidRPr="004D2536">
        <w:rPr>
          <w:i/>
          <w:iCs/>
          <w:szCs w:val="20"/>
          <w:lang w:val="en-US" w:eastAsia="x-none"/>
        </w:rPr>
        <w:t>Y_</w:t>
      </w:r>
      <w:r w:rsidRPr="004D2536">
        <w:rPr>
          <w:szCs w:val="20"/>
          <w:lang w:val="en-US" w:eastAsia="x-none"/>
        </w:rPr>
        <w:t>{p, k</w:t>
      </w:r>
      <w:r w:rsidRPr="004D2536">
        <w:rPr>
          <w:szCs w:val="20"/>
          <w:vertAlign w:val="subscript"/>
          <w:lang w:val="en-US" w:eastAsia="x-none"/>
        </w:rPr>
        <w:t>p}</w:t>
      </w:r>
      <w:r w:rsidRPr="004D2536">
        <w:rPr>
          <w:szCs w:val="20"/>
          <w:lang w:val="en-US" w:eastAsia="x-none"/>
        </w:rPr>
        <w:t xml:space="preserve"> to Y_{p,</w:t>
      </w:r>
      <w:r w:rsidRPr="004D2536">
        <w:rPr>
          <w:i/>
          <w:iCs/>
          <w:szCs w:val="20"/>
          <w:lang w:val="en-US" w:eastAsia="x-none"/>
        </w:rPr>
        <w:t xml:space="preserve"> n</w:t>
      </w:r>
      <w:r w:rsidRPr="004D2536">
        <w:rPr>
          <w:szCs w:val="20"/>
          <w:vertAlign w:val="subscript"/>
          <w:lang w:val="en-US" w:eastAsia="x-none"/>
        </w:rPr>
        <w:t>s,f</w:t>
      </w:r>
      <w:r w:rsidRPr="004D2536">
        <w:rPr>
          <w:szCs w:val="20"/>
          <w:vertAlign w:val="superscript"/>
          <w:lang w:val="en-US" w:eastAsia="x-none"/>
        </w:rPr>
        <w:sym w:font="Symbol" w:char="F06D"/>
      </w:r>
      <w:r w:rsidRPr="004D2536">
        <w:rPr>
          <w:szCs w:val="20"/>
          <w:lang w:val="en-US" w:eastAsia="x-none"/>
        </w:rPr>
        <w:t xml:space="preserve"> }  in the search space hashing function in subclause 10.1 of 38.213, where the index </w:t>
      </w:r>
      <w:r w:rsidRPr="004D2536">
        <w:rPr>
          <w:i/>
          <w:iCs/>
          <w:szCs w:val="20"/>
          <w:lang w:val="en-US" w:eastAsia="x-none"/>
        </w:rPr>
        <w:t>n</w:t>
      </w:r>
      <w:r w:rsidRPr="004D2536">
        <w:rPr>
          <w:szCs w:val="20"/>
          <w:vertAlign w:val="subscript"/>
          <w:lang w:val="en-US" w:eastAsia="x-none"/>
        </w:rPr>
        <w:t>s,f</w:t>
      </w:r>
      <w:r w:rsidRPr="004D2536">
        <w:rPr>
          <w:szCs w:val="20"/>
          <w:vertAlign w:val="superscript"/>
          <w:lang w:val="en-US" w:eastAsia="x-none"/>
        </w:rPr>
        <w:sym w:font="Symbol" w:char="F06D"/>
      </w:r>
      <w:r w:rsidRPr="004D2536">
        <w:rPr>
          <w:szCs w:val="20"/>
          <w:lang w:val="en-US" w:eastAsia="x-none"/>
        </w:rPr>
        <w:t xml:space="preserve">  is the slot number.</w:t>
      </w:r>
    </w:p>
    <w:p w14:paraId="144D7512" w14:textId="77777777" w:rsidR="004D2536" w:rsidRPr="004D2536" w:rsidRDefault="004D2536" w:rsidP="00BC4EF6">
      <w:pPr>
        <w:numPr>
          <w:ilvl w:val="2"/>
          <w:numId w:val="144"/>
        </w:numPr>
        <w:rPr>
          <w:szCs w:val="20"/>
          <w:lang w:val="en-US" w:eastAsia="x-none"/>
        </w:rPr>
      </w:pPr>
      <w:r w:rsidRPr="004D2536">
        <w:rPr>
          <w:szCs w:val="20"/>
          <w:lang w:val="en-US" w:eastAsia="x-none"/>
        </w:rPr>
        <w:t>(Working assumption) The reset of the update is per radio frame</w:t>
      </w:r>
    </w:p>
    <w:p w14:paraId="72EB2E2A" w14:textId="77777777" w:rsidR="004D2536" w:rsidRDefault="004D2536" w:rsidP="004D2536">
      <w:pPr>
        <w:ind w:left="720" w:hanging="720"/>
        <w:rPr>
          <w:szCs w:val="20"/>
          <w:highlight w:val="green"/>
          <w:lang w:eastAsia="x-none"/>
        </w:rPr>
      </w:pPr>
    </w:p>
    <w:p w14:paraId="7A90FEB0" w14:textId="6DB8A918" w:rsidR="004D2536" w:rsidRPr="004D2536" w:rsidRDefault="004D2536" w:rsidP="004D2536">
      <w:pPr>
        <w:ind w:left="720" w:hanging="720"/>
        <w:rPr>
          <w:szCs w:val="20"/>
          <w:lang w:eastAsia="x-none"/>
        </w:rPr>
      </w:pPr>
      <w:r w:rsidRPr="004D2536">
        <w:rPr>
          <w:szCs w:val="20"/>
          <w:highlight w:val="green"/>
          <w:lang w:eastAsia="x-none"/>
        </w:rPr>
        <w:t>Agreement</w:t>
      </w:r>
      <w:r w:rsidRPr="004D2536">
        <w:rPr>
          <w:szCs w:val="20"/>
          <w:lang w:eastAsia="x-none"/>
        </w:rPr>
        <w:t>:</w:t>
      </w:r>
    </w:p>
    <w:p w14:paraId="2787AD43" w14:textId="77777777" w:rsidR="004D2536" w:rsidRPr="004D2536" w:rsidRDefault="004D2536" w:rsidP="00BC4EF6">
      <w:pPr>
        <w:pStyle w:val="ListParagraph"/>
        <w:numPr>
          <w:ilvl w:val="0"/>
          <w:numId w:val="144"/>
        </w:numPr>
        <w:rPr>
          <w:lang w:val="en-US" w:eastAsia="x-none"/>
        </w:rPr>
      </w:pPr>
      <w:r w:rsidRPr="004D2536">
        <w:rPr>
          <w:lang w:val="en-US" w:eastAsia="x-none"/>
        </w:rPr>
        <w:t>A UE is not expected to be configured to monitor PDCCH across a slot boundary.</w:t>
      </w:r>
    </w:p>
    <w:p w14:paraId="1B0E989E" w14:textId="77777777" w:rsidR="004D2536" w:rsidRPr="004D2536" w:rsidRDefault="004D2536" w:rsidP="004D2536">
      <w:pPr>
        <w:ind w:left="720" w:hanging="720"/>
        <w:rPr>
          <w:lang w:eastAsia="x-none"/>
        </w:rPr>
      </w:pPr>
    </w:p>
    <w:p w14:paraId="1A019E7F" w14:textId="77777777" w:rsidR="004D2536" w:rsidRPr="004D2536" w:rsidRDefault="004D2536" w:rsidP="004D2536">
      <w:pPr>
        <w:ind w:left="720" w:hanging="720"/>
        <w:rPr>
          <w:szCs w:val="20"/>
          <w:highlight w:val="darkYellow"/>
          <w:lang w:val="en-US" w:eastAsia="x-none"/>
        </w:rPr>
      </w:pPr>
      <w:r w:rsidRPr="004D2536">
        <w:rPr>
          <w:szCs w:val="20"/>
          <w:highlight w:val="darkYellow"/>
          <w:lang w:eastAsia="x-none"/>
        </w:rPr>
        <w:t>W</w:t>
      </w:r>
      <w:r w:rsidRPr="004D2536">
        <w:rPr>
          <w:szCs w:val="20"/>
          <w:highlight w:val="darkYellow"/>
          <w:lang w:val="en-US" w:eastAsia="x-none"/>
        </w:rPr>
        <w:t>orking assumption:</w:t>
      </w:r>
    </w:p>
    <w:p w14:paraId="4B2A3159" w14:textId="77777777" w:rsidR="004D2536" w:rsidRPr="004D2536" w:rsidRDefault="004D2536" w:rsidP="00BC4EF6">
      <w:pPr>
        <w:pStyle w:val="ListParagraph"/>
        <w:numPr>
          <w:ilvl w:val="0"/>
          <w:numId w:val="144"/>
        </w:numPr>
        <w:rPr>
          <w:lang w:val="en-US" w:eastAsia="x-none"/>
        </w:rPr>
      </w:pPr>
      <w:r w:rsidRPr="004D2536">
        <w:rPr>
          <w:lang w:val="en-US" w:eastAsia="x-none"/>
        </w:rPr>
        <w:t xml:space="preserve">For a common search space configured with </w:t>
      </w:r>
      <w:r w:rsidRPr="004D2536">
        <w:rPr>
          <w:i/>
          <w:iCs/>
          <w:lang w:val="en-US" w:eastAsia="x-none"/>
        </w:rPr>
        <w:t>RMSI-PDCCH-Config</w:t>
      </w:r>
      <w:r w:rsidRPr="004D2536">
        <w:rPr>
          <w:lang w:val="en-US" w:eastAsia="x-none"/>
        </w:rPr>
        <w:t xml:space="preserve">, </w:t>
      </w:r>
      <w:r w:rsidRPr="004D2536">
        <w:rPr>
          <w:i/>
          <w:iCs/>
          <w:lang w:val="en-US" w:eastAsia="x-none"/>
        </w:rPr>
        <w:t>osi-searchSpace</w:t>
      </w:r>
      <w:r w:rsidRPr="004D2536">
        <w:rPr>
          <w:lang w:val="en-US" w:eastAsia="x-none"/>
        </w:rPr>
        <w:t xml:space="preserve">, </w:t>
      </w:r>
      <w:r w:rsidRPr="004D2536">
        <w:rPr>
          <w:i/>
          <w:iCs/>
          <w:lang w:val="en-US" w:eastAsia="x-none"/>
        </w:rPr>
        <w:t>paging-searchSpace</w:t>
      </w:r>
      <w:r w:rsidRPr="004D2536">
        <w:rPr>
          <w:lang w:val="en-US" w:eastAsia="x-none"/>
        </w:rPr>
        <w:t xml:space="preserve">, and </w:t>
      </w:r>
      <w:r w:rsidRPr="004D2536">
        <w:rPr>
          <w:i/>
          <w:iCs/>
          <w:lang w:val="en-US" w:eastAsia="x-none"/>
        </w:rPr>
        <w:t>ra-searchSpace</w:t>
      </w:r>
      <w:r w:rsidRPr="004D2536">
        <w:rPr>
          <w:lang w:val="en-US" w:eastAsia="x-none"/>
        </w:rPr>
        <w:t>, DCI format 0_0/1_0 with C-RNTI is monitored in non-DRX occasions after C-RNTI is available.</w:t>
      </w:r>
    </w:p>
    <w:p w14:paraId="2CB3FA8D" w14:textId="77777777" w:rsidR="004D2536" w:rsidRPr="004D2536" w:rsidRDefault="004D2536" w:rsidP="00BC4EF6">
      <w:pPr>
        <w:pStyle w:val="ListParagraph"/>
        <w:numPr>
          <w:ilvl w:val="0"/>
          <w:numId w:val="144"/>
        </w:numPr>
        <w:rPr>
          <w:lang w:val="en-US" w:eastAsia="x-none"/>
        </w:rPr>
      </w:pPr>
      <w:r w:rsidRPr="004D2536">
        <w:rPr>
          <w:lang w:val="en-US" w:eastAsia="x-none"/>
        </w:rPr>
        <w:t xml:space="preserve">For a common search space configured with </w:t>
      </w:r>
      <w:r w:rsidRPr="004D2536">
        <w:rPr>
          <w:i/>
          <w:iCs/>
          <w:lang w:val="en-US" w:eastAsia="x-none"/>
        </w:rPr>
        <w:t>RMSI-PDCCH-Config</w:t>
      </w:r>
      <w:r w:rsidRPr="004D2536">
        <w:rPr>
          <w:lang w:val="en-US" w:eastAsia="x-none"/>
        </w:rPr>
        <w:t xml:space="preserve">, </w:t>
      </w:r>
      <w:r w:rsidRPr="004D2536">
        <w:rPr>
          <w:i/>
          <w:iCs/>
          <w:lang w:val="en-US" w:eastAsia="x-none"/>
        </w:rPr>
        <w:t>osi-searchSpace</w:t>
      </w:r>
      <w:r w:rsidRPr="004D2536">
        <w:rPr>
          <w:lang w:val="en-US" w:eastAsia="x-none"/>
        </w:rPr>
        <w:t xml:space="preserve">, </w:t>
      </w:r>
      <w:r w:rsidRPr="004D2536">
        <w:rPr>
          <w:i/>
          <w:iCs/>
          <w:lang w:val="en-US" w:eastAsia="x-none"/>
        </w:rPr>
        <w:t>paging-searchSpace</w:t>
      </w:r>
      <w:r w:rsidRPr="004D2536">
        <w:rPr>
          <w:lang w:val="en-US" w:eastAsia="x-none"/>
        </w:rPr>
        <w:t xml:space="preserve">, and </w:t>
      </w:r>
      <w:r w:rsidRPr="004D2536">
        <w:rPr>
          <w:i/>
          <w:iCs/>
          <w:lang w:val="en-US" w:eastAsia="x-none"/>
        </w:rPr>
        <w:t>ra-searchSpace</w:t>
      </w:r>
      <w:r w:rsidRPr="004D2536">
        <w:rPr>
          <w:lang w:val="en-US" w:eastAsia="x-none"/>
        </w:rPr>
        <w:t>, DCI format 0_0/1_0 with CS-RNTI is monitored in non-DRX occasions after CS-RNTI is available.</w:t>
      </w:r>
    </w:p>
    <w:p w14:paraId="0F9FB730" w14:textId="77777777" w:rsidR="004D2536" w:rsidRPr="004D2536" w:rsidRDefault="004D2536" w:rsidP="004D2536">
      <w:pPr>
        <w:ind w:left="720" w:hanging="720"/>
        <w:rPr>
          <w:lang w:eastAsia="x-none"/>
        </w:rPr>
      </w:pPr>
    </w:p>
    <w:p w14:paraId="7D43563E" w14:textId="77777777" w:rsidR="004D2536" w:rsidRPr="004D2536" w:rsidRDefault="004D2536" w:rsidP="004D2536">
      <w:pPr>
        <w:ind w:left="720" w:hanging="720"/>
        <w:rPr>
          <w:szCs w:val="20"/>
          <w:lang w:eastAsia="x-none"/>
        </w:rPr>
      </w:pPr>
      <w:r w:rsidRPr="004D2536">
        <w:rPr>
          <w:szCs w:val="20"/>
          <w:highlight w:val="green"/>
          <w:lang w:eastAsia="x-none"/>
        </w:rPr>
        <w:t>Agreements</w:t>
      </w:r>
      <w:r w:rsidRPr="004D2536">
        <w:rPr>
          <w:szCs w:val="20"/>
          <w:lang w:eastAsia="x-none"/>
        </w:rPr>
        <w:t>:</w:t>
      </w:r>
    </w:p>
    <w:p w14:paraId="1B50965E" w14:textId="77777777" w:rsidR="004D2536" w:rsidRPr="004D2536" w:rsidRDefault="004D2536" w:rsidP="00BC4EF6">
      <w:pPr>
        <w:numPr>
          <w:ilvl w:val="0"/>
          <w:numId w:val="145"/>
        </w:numPr>
        <w:rPr>
          <w:szCs w:val="20"/>
          <w:lang w:val="en-US" w:eastAsia="x-none"/>
        </w:rPr>
      </w:pPr>
      <w:r w:rsidRPr="004D2536">
        <w:rPr>
          <w:szCs w:val="20"/>
          <w:lang w:val="en-US" w:eastAsia="x-none"/>
        </w:rPr>
        <w:t>Following is to be clarified in 213:</w:t>
      </w:r>
    </w:p>
    <w:p w14:paraId="7DA541C7" w14:textId="77777777" w:rsidR="004D2536" w:rsidRPr="004D2536" w:rsidRDefault="004D2536" w:rsidP="00BC4EF6">
      <w:pPr>
        <w:numPr>
          <w:ilvl w:val="1"/>
          <w:numId w:val="145"/>
        </w:numPr>
        <w:rPr>
          <w:szCs w:val="20"/>
          <w:lang w:val="en-US" w:eastAsia="x-none"/>
        </w:rPr>
      </w:pPr>
      <w:r w:rsidRPr="004D2536">
        <w:rPr>
          <w:szCs w:val="20"/>
          <w:lang w:val="en-US" w:eastAsia="x-none"/>
        </w:rPr>
        <w:t xml:space="preserve">Type0-CSS is configured by </w:t>
      </w:r>
      <w:r w:rsidRPr="004D2536">
        <w:rPr>
          <w:i/>
          <w:iCs/>
          <w:szCs w:val="20"/>
          <w:lang w:val="en-US" w:eastAsia="x-none"/>
        </w:rPr>
        <w:t>RMSI-PDCCH-Config</w:t>
      </w:r>
      <w:r w:rsidRPr="004D2536">
        <w:rPr>
          <w:szCs w:val="20"/>
          <w:lang w:val="en-US" w:eastAsia="x-none"/>
        </w:rPr>
        <w:t xml:space="preserve"> provided by </w:t>
      </w:r>
      <w:r w:rsidRPr="004D2536">
        <w:rPr>
          <w:i/>
          <w:iCs/>
          <w:szCs w:val="20"/>
          <w:lang w:val="en-US" w:eastAsia="x-none"/>
        </w:rPr>
        <w:t>MIB</w:t>
      </w:r>
      <w:r w:rsidRPr="004D2536">
        <w:rPr>
          <w:szCs w:val="20"/>
          <w:lang w:val="en-US" w:eastAsia="x-none"/>
        </w:rPr>
        <w:t xml:space="preserve"> or is configured by </w:t>
      </w:r>
      <w:r w:rsidRPr="004D2536">
        <w:rPr>
          <w:i/>
          <w:iCs/>
          <w:szCs w:val="20"/>
          <w:lang w:val="en-US" w:eastAsia="x-none"/>
        </w:rPr>
        <w:t>searchSpace-SIB1</w:t>
      </w:r>
      <w:r w:rsidRPr="004D2536">
        <w:rPr>
          <w:szCs w:val="20"/>
          <w:lang w:val="en-US" w:eastAsia="x-none"/>
        </w:rPr>
        <w:t xml:space="preserve"> provided by </w:t>
      </w:r>
      <w:r w:rsidRPr="004D2536">
        <w:rPr>
          <w:i/>
          <w:iCs/>
          <w:szCs w:val="20"/>
          <w:lang w:val="en-US" w:eastAsia="x-none"/>
        </w:rPr>
        <w:t>PDCCH-ConfigCommon</w:t>
      </w:r>
    </w:p>
    <w:p w14:paraId="47D960E2" w14:textId="77777777" w:rsidR="004D2536" w:rsidRPr="004D2536" w:rsidRDefault="004D2536" w:rsidP="00BC4EF6">
      <w:pPr>
        <w:numPr>
          <w:ilvl w:val="1"/>
          <w:numId w:val="145"/>
        </w:numPr>
        <w:rPr>
          <w:szCs w:val="20"/>
          <w:lang w:val="en-US" w:eastAsia="x-none"/>
        </w:rPr>
      </w:pPr>
      <w:r w:rsidRPr="004D2536">
        <w:rPr>
          <w:szCs w:val="20"/>
          <w:lang w:val="en-US" w:eastAsia="x-none"/>
        </w:rPr>
        <w:t xml:space="preserve">Type0A-CSS is configured by </w:t>
      </w:r>
      <w:r w:rsidRPr="004D2536">
        <w:rPr>
          <w:i/>
          <w:iCs/>
          <w:szCs w:val="20"/>
          <w:lang w:val="en-US" w:eastAsia="x-none"/>
        </w:rPr>
        <w:t>searchSpace-OSI</w:t>
      </w:r>
      <w:r w:rsidRPr="004D2536">
        <w:rPr>
          <w:szCs w:val="20"/>
          <w:lang w:val="en-US" w:eastAsia="x-none"/>
        </w:rPr>
        <w:t xml:space="preserve"> provided by </w:t>
      </w:r>
      <w:r w:rsidRPr="004D2536">
        <w:rPr>
          <w:i/>
          <w:iCs/>
          <w:szCs w:val="20"/>
          <w:lang w:val="en-US" w:eastAsia="x-none"/>
        </w:rPr>
        <w:t>PDCCH-ConfigCommon</w:t>
      </w:r>
    </w:p>
    <w:p w14:paraId="7966A606" w14:textId="77777777" w:rsidR="004D2536" w:rsidRPr="004D2536" w:rsidRDefault="004D2536" w:rsidP="00BC4EF6">
      <w:pPr>
        <w:numPr>
          <w:ilvl w:val="1"/>
          <w:numId w:val="145"/>
        </w:numPr>
        <w:rPr>
          <w:szCs w:val="20"/>
          <w:lang w:val="en-US" w:eastAsia="x-none"/>
        </w:rPr>
      </w:pPr>
      <w:r w:rsidRPr="004D2536">
        <w:rPr>
          <w:szCs w:val="20"/>
          <w:lang w:val="en-US" w:eastAsia="x-none"/>
        </w:rPr>
        <w:t xml:space="preserve">Type1-CSS is configured by </w:t>
      </w:r>
      <w:r w:rsidRPr="004D2536">
        <w:rPr>
          <w:i/>
          <w:iCs/>
          <w:szCs w:val="20"/>
          <w:lang w:val="en-US" w:eastAsia="x-none"/>
        </w:rPr>
        <w:t>ra-SearchSpace</w:t>
      </w:r>
      <w:r w:rsidRPr="004D2536">
        <w:rPr>
          <w:szCs w:val="20"/>
          <w:lang w:val="en-US" w:eastAsia="x-none"/>
        </w:rPr>
        <w:t xml:space="preserve"> provided by </w:t>
      </w:r>
      <w:r w:rsidRPr="004D2536">
        <w:rPr>
          <w:i/>
          <w:iCs/>
          <w:szCs w:val="20"/>
          <w:lang w:val="en-US" w:eastAsia="x-none"/>
        </w:rPr>
        <w:t>PDCCH-ConfigCommon</w:t>
      </w:r>
    </w:p>
    <w:p w14:paraId="71FC31E8" w14:textId="77777777" w:rsidR="004D2536" w:rsidRPr="004D2536" w:rsidRDefault="004D2536" w:rsidP="00BC4EF6">
      <w:pPr>
        <w:numPr>
          <w:ilvl w:val="1"/>
          <w:numId w:val="145"/>
        </w:numPr>
        <w:rPr>
          <w:szCs w:val="20"/>
          <w:lang w:val="en-US" w:eastAsia="x-none"/>
        </w:rPr>
      </w:pPr>
      <w:r w:rsidRPr="004D2536">
        <w:rPr>
          <w:szCs w:val="20"/>
          <w:lang w:val="en-US" w:eastAsia="x-none"/>
        </w:rPr>
        <w:t xml:space="preserve">Type2-CSS is configured by </w:t>
      </w:r>
      <w:r w:rsidRPr="004D2536">
        <w:rPr>
          <w:i/>
          <w:iCs/>
          <w:szCs w:val="20"/>
          <w:lang w:val="en-US" w:eastAsia="x-none"/>
        </w:rPr>
        <w:t>pagingSearchSpace</w:t>
      </w:r>
      <w:r w:rsidRPr="004D2536">
        <w:rPr>
          <w:szCs w:val="20"/>
          <w:lang w:val="en-US" w:eastAsia="x-none"/>
        </w:rPr>
        <w:t xml:space="preserve"> provided by </w:t>
      </w:r>
      <w:r w:rsidRPr="004D2536">
        <w:rPr>
          <w:i/>
          <w:iCs/>
          <w:szCs w:val="20"/>
          <w:lang w:val="en-US" w:eastAsia="x-none"/>
        </w:rPr>
        <w:t>PDCCH-ConfigCommon</w:t>
      </w:r>
    </w:p>
    <w:p w14:paraId="731389B0" w14:textId="77777777" w:rsidR="004D2536" w:rsidRPr="004D2536" w:rsidRDefault="004D2536" w:rsidP="00BC4EF6">
      <w:pPr>
        <w:numPr>
          <w:ilvl w:val="1"/>
          <w:numId w:val="145"/>
        </w:numPr>
        <w:rPr>
          <w:szCs w:val="20"/>
          <w:lang w:val="en-US" w:eastAsia="x-none"/>
        </w:rPr>
      </w:pPr>
      <w:r w:rsidRPr="004D2536">
        <w:rPr>
          <w:szCs w:val="20"/>
          <w:lang w:val="en-US" w:eastAsia="x-none"/>
        </w:rPr>
        <w:t xml:space="preserve">Type3-CSS is configured by a </w:t>
      </w:r>
      <w:r w:rsidRPr="004D2536">
        <w:rPr>
          <w:i/>
          <w:iCs/>
          <w:szCs w:val="20"/>
          <w:lang w:val="en-US" w:eastAsia="x-none"/>
        </w:rPr>
        <w:t>SearchSpace</w:t>
      </w:r>
      <w:r w:rsidRPr="004D2536">
        <w:rPr>
          <w:szCs w:val="20"/>
          <w:lang w:val="en-US" w:eastAsia="x-none"/>
        </w:rPr>
        <w:t xml:space="preserve"> with the </w:t>
      </w:r>
      <w:r w:rsidRPr="004D2536">
        <w:rPr>
          <w:i/>
          <w:iCs/>
          <w:szCs w:val="20"/>
          <w:lang w:val="en-US" w:eastAsia="x-none"/>
        </w:rPr>
        <w:t>searchSpaceType</w:t>
      </w:r>
      <w:r w:rsidRPr="004D2536">
        <w:rPr>
          <w:szCs w:val="20"/>
          <w:lang w:val="en-US" w:eastAsia="x-none"/>
        </w:rPr>
        <w:t xml:space="preserve"> “</w:t>
      </w:r>
      <w:r w:rsidRPr="004D2536">
        <w:rPr>
          <w:i/>
          <w:iCs/>
          <w:szCs w:val="20"/>
          <w:lang w:val="en-US" w:eastAsia="x-none"/>
        </w:rPr>
        <w:t>common</w:t>
      </w:r>
      <w:r w:rsidRPr="004D2536">
        <w:rPr>
          <w:szCs w:val="20"/>
          <w:lang w:val="en-US" w:eastAsia="x-none"/>
        </w:rPr>
        <w:t xml:space="preserve">” provided by </w:t>
      </w:r>
      <w:r w:rsidRPr="004D2536">
        <w:rPr>
          <w:i/>
          <w:iCs/>
          <w:szCs w:val="20"/>
          <w:lang w:val="en-US" w:eastAsia="x-none"/>
        </w:rPr>
        <w:t>PDCCH-Config</w:t>
      </w:r>
    </w:p>
    <w:p w14:paraId="4F96213E" w14:textId="77777777" w:rsidR="004D2536" w:rsidRPr="004D2536" w:rsidRDefault="004D2536" w:rsidP="004D2536">
      <w:pPr>
        <w:ind w:left="720" w:hanging="720"/>
        <w:rPr>
          <w:lang w:eastAsia="x-none"/>
        </w:rPr>
      </w:pPr>
    </w:p>
    <w:p w14:paraId="4E538F15" w14:textId="7D46692A" w:rsidR="00B74667" w:rsidRPr="00451233" w:rsidRDefault="00451233" w:rsidP="00B74667">
      <w:pPr>
        <w:ind w:left="720" w:hanging="720"/>
        <w:rPr>
          <w:b/>
          <w:lang w:eastAsia="x-none"/>
        </w:rPr>
      </w:pPr>
      <w:r w:rsidRPr="00451233">
        <w:rPr>
          <w:b/>
          <w:lang w:eastAsia="x-none"/>
        </w:rPr>
        <w:t>From Thursday's offline</w:t>
      </w:r>
    </w:p>
    <w:p w14:paraId="113D68BF" w14:textId="4EF3B568" w:rsidR="00451233" w:rsidRDefault="00451233" w:rsidP="00B74667">
      <w:pPr>
        <w:ind w:left="720" w:hanging="720"/>
        <w:rPr>
          <w:lang w:eastAsia="x-none"/>
        </w:rPr>
      </w:pPr>
    </w:p>
    <w:p w14:paraId="669CDA9E" w14:textId="77777777" w:rsidR="00451233" w:rsidRPr="00451233" w:rsidRDefault="00451233" w:rsidP="00451233">
      <w:pPr>
        <w:ind w:left="720" w:hanging="720"/>
        <w:rPr>
          <w:szCs w:val="20"/>
          <w:highlight w:val="darkYellow"/>
          <w:lang w:eastAsia="x-none"/>
        </w:rPr>
      </w:pPr>
      <w:r w:rsidRPr="00451233">
        <w:rPr>
          <w:szCs w:val="20"/>
          <w:highlight w:val="darkYellow"/>
          <w:lang w:eastAsia="x-none"/>
        </w:rPr>
        <w:t>Working assumption:</w:t>
      </w:r>
    </w:p>
    <w:p w14:paraId="2A7BCD05" w14:textId="4F1B02C7" w:rsidR="00451233" w:rsidRPr="00451233" w:rsidRDefault="00451233" w:rsidP="00451233">
      <w:pPr>
        <w:pStyle w:val="ListParagraph"/>
        <w:numPr>
          <w:ilvl w:val="0"/>
          <w:numId w:val="145"/>
        </w:numPr>
        <w:rPr>
          <w:lang w:val="en-US"/>
        </w:rPr>
      </w:pPr>
      <w:r w:rsidRPr="00451233">
        <w:rPr>
          <w:lang w:val="en-US"/>
        </w:rPr>
        <w:t xml:space="preserve">At least for Case 1-1 and Case 1-2, map all candidates of USS search-space-set with lower SS set ID before candidates of USS with higher ID </w:t>
      </w:r>
    </w:p>
    <w:p w14:paraId="6A7508B0" w14:textId="77777777" w:rsidR="00451233" w:rsidRPr="00451233" w:rsidRDefault="00451233" w:rsidP="00451233">
      <w:pPr>
        <w:pStyle w:val="ListParagraph"/>
        <w:numPr>
          <w:ilvl w:val="1"/>
          <w:numId w:val="145"/>
        </w:numPr>
        <w:rPr>
          <w:lang w:val="en-US"/>
        </w:rPr>
      </w:pPr>
      <w:r w:rsidRPr="00451233">
        <w:rPr>
          <w:lang w:val="en-US"/>
        </w:rPr>
        <w:t>If all candidates in a SS set can’t be mapped, any candidates in the SS set and in any subsequent SS sets are dropped (not mapped)</w:t>
      </w:r>
    </w:p>
    <w:p w14:paraId="26DB39E8" w14:textId="77777777" w:rsidR="00451233" w:rsidRPr="00451233" w:rsidRDefault="00451233" w:rsidP="00451233">
      <w:pPr>
        <w:pStyle w:val="ListParagraph"/>
        <w:numPr>
          <w:ilvl w:val="0"/>
          <w:numId w:val="145"/>
        </w:numPr>
        <w:rPr>
          <w:lang w:val="en-US"/>
        </w:rPr>
      </w:pPr>
      <w:r w:rsidRPr="00451233">
        <w:rPr>
          <w:lang w:val="en-US"/>
        </w:rPr>
        <w:t xml:space="preserve">Case 2 FFS </w:t>
      </w:r>
    </w:p>
    <w:p w14:paraId="6ADC2DE9" w14:textId="6120EB9F" w:rsidR="00451233" w:rsidRPr="00A93B88" w:rsidRDefault="00451233" w:rsidP="00451233">
      <w:pPr>
        <w:ind w:left="720" w:hanging="720"/>
        <w:rPr>
          <w:lang w:eastAsia="x-none"/>
        </w:rPr>
      </w:pPr>
      <w:r w:rsidRPr="00A93B88">
        <w:rPr>
          <w:lang w:eastAsia="x-none"/>
        </w:rPr>
        <w:t>Proposal:</w:t>
      </w:r>
    </w:p>
    <w:p w14:paraId="1BDA3DC8" w14:textId="77777777" w:rsidR="00451233" w:rsidRPr="00A93B88" w:rsidRDefault="00451233" w:rsidP="00451233">
      <w:pPr>
        <w:numPr>
          <w:ilvl w:val="0"/>
          <w:numId w:val="230"/>
        </w:numPr>
        <w:rPr>
          <w:lang w:val="en-US" w:eastAsia="x-none"/>
        </w:rPr>
      </w:pPr>
      <w:r w:rsidRPr="00A93B88">
        <w:rPr>
          <w:lang w:val="en-US" w:eastAsia="x-none"/>
        </w:rPr>
        <w:t xml:space="preserve">Update RRC signaling </w:t>
      </w:r>
      <w:r w:rsidRPr="00A93B88">
        <w:rPr>
          <w:i/>
          <w:iCs/>
          <w:lang w:val="en-US" w:eastAsia="x-none"/>
        </w:rPr>
        <w:t>searchSpace</w:t>
      </w:r>
      <w:r w:rsidRPr="00A93B88">
        <w:rPr>
          <w:lang w:val="en-US" w:eastAsia="x-none"/>
        </w:rPr>
        <w:t xml:space="preserve"> such that it includes the set of periodicities defined for </w:t>
      </w:r>
      <w:r w:rsidRPr="00A93B88">
        <w:rPr>
          <w:i/>
          <w:iCs/>
          <w:lang w:val="en-US" w:eastAsia="x-none"/>
        </w:rPr>
        <w:t>ssb-PeriodicityServingCell</w:t>
      </w:r>
    </w:p>
    <w:p w14:paraId="1E80D822" w14:textId="77777777" w:rsidR="00451233" w:rsidRPr="00A93B88" w:rsidRDefault="00451233" w:rsidP="00451233">
      <w:pPr>
        <w:numPr>
          <w:ilvl w:val="1"/>
          <w:numId w:val="230"/>
        </w:numPr>
        <w:rPr>
          <w:lang w:val="en-US" w:eastAsia="x-none"/>
        </w:rPr>
      </w:pPr>
      <w:r w:rsidRPr="00A93B88">
        <w:rPr>
          <w:lang w:val="en-US" w:eastAsia="x-none"/>
        </w:rPr>
        <w:t xml:space="preserve">These added periodicities are used only for </w:t>
      </w:r>
      <w:r w:rsidRPr="00A93B88">
        <w:rPr>
          <w:i/>
          <w:iCs/>
          <w:lang w:val="en-US" w:eastAsia="x-none"/>
        </w:rPr>
        <w:t>searchSpaceSIB1</w:t>
      </w:r>
    </w:p>
    <w:p w14:paraId="4FF045DA" w14:textId="77777777" w:rsidR="00451233" w:rsidRPr="00451233" w:rsidRDefault="00451233" w:rsidP="00451233">
      <w:pPr>
        <w:ind w:left="720" w:hanging="720"/>
        <w:rPr>
          <w:lang w:eastAsia="x-none"/>
        </w:rPr>
      </w:pPr>
    </w:p>
    <w:p w14:paraId="768332B7" w14:textId="1AB770F3" w:rsidR="00451233" w:rsidRPr="00A93B88" w:rsidRDefault="00A93B88" w:rsidP="00B74667">
      <w:pPr>
        <w:ind w:left="720" w:hanging="720"/>
        <w:rPr>
          <w:b/>
          <w:lang w:eastAsia="x-none"/>
        </w:rPr>
      </w:pPr>
      <w:r w:rsidRPr="00A93B88">
        <w:rPr>
          <w:b/>
          <w:lang w:eastAsia="x-none"/>
        </w:rPr>
        <w:t>Friday</w:t>
      </w:r>
    </w:p>
    <w:p w14:paraId="17B5C574" w14:textId="27CB196B" w:rsidR="00A93B88" w:rsidRPr="00A93B88" w:rsidRDefault="00A93B88" w:rsidP="00A93B88">
      <w:pPr>
        <w:rPr>
          <w:highlight w:val="cyan"/>
        </w:rPr>
      </w:pPr>
      <w:r w:rsidRPr="00A93B88">
        <w:rPr>
          <w:highlight w:val="cyan"/>
        </w:rPr>
        <w:t xml:space="preserve">Email discussion till </w:t>
      </w:r>
      <w:r>
        <w:rPr>
          <w:highlight w:val="cyan"/>
        </w:rPr>
        <w:t>May 4</w:t>
      </w:r>
      <w:r w:rsidRPr="00A93B88">
        <w:rPr>
          <w:highlight w:val="cyan"/>
          <w:vertAlign w:val="superscript"/>
        </w:rPr>
        <w:t>th</w:t>
      </w:r>
      <w:r>
        <w:rPr>
          <w:highlight w:val="cyan"/>
        </w:rPr>
        <w:t xml:space="preserve"> </w:t>
      </w:r>
      <w:r w:rsidRPr="00A93B88">
        <w:rPr>
          <w:highlight w:val="cyan"/>
        </w:rPr>
        <w:t xml:space="preserve">to come-up with identifying necessary information (e.g., periodicities, offsets, occasions) for updating RRC signaling </w:t>
      </w:r>
      <w:r w:rsidRPr="00A93B88">
        <w:rPr>
          <w:i/>
          <w:highlight w:val="cyan"/>
        </w:rPr>
        <w:t>searchSpace</w:t>
      </w:r>
      <w:r w:rsidRPr="00A93B88">
        <w:rPr>
          <w:highlight w:val="cyan"/>
        </w:rPr>
        <w:t xml:space="preserve"> such that it includes the set of periodicities defined for </w:t>
      </w:r>
      <w:r w:rsidRPr="00A93B88">
        <w:rPr>
          <w:i/>
          <w:highlight w:val="cyan"/>
        </w:rPr>
        <w:t>ssb-PeriodicityServingCell</w:t>
      </w:r>
      <w:r w:rsidRPr="00A93B88">
        <w:rPr>
          <w:highlight w:val="cyan"/>
        </w:rPr>
        <w:t xml:space="preserve">. </w:t>
      </w:r>
    </w:p>
    <w:p w14:paraId="3364C111" w14:textId="706DD595" w:rsidR="00A93B88" w:rsidRPr="00A93B88" w:rsidRDefault="00A93B88" w:rsidP="00A93B88">
      <w:pPr>
        <w:rPr>
          <w:highlight w:val="cyan"/>
        </w:rPr>
      </w:pPr>
      <w:r w:rsidRPr="00A93B88">
        <w:rPr>
          <w:highlight w:val="cyan"/>
        </w:rPr>
        <w:t>Aim to target providing an LS to RAN2 – Fred (</w:t>
      </w:r>
      <w:r>
        <w:rPr>
          <w:highlight w:val="cyan"/>
        </w:rPr>
        <w:t>NTT DOCOMO</w:t>
      </w:r>
      <w:r w:rsidRPr="00A93B88">
        <w:rPr>
          <w:highlight w:val="cyan"/>
        </w:rPr>
        <w:t>)</w:t>
      </w:r>
    </w:p>
    <w:p w14:paraId="0A74EC7A" w14:textId="3A4BCDAF" w:rsidR="00A93B88" w:rsidRDefault="00A93B88" w:rsidP="00B74667">
      <w:pPr>
        <w:ind w:left="720" w:hanging="720"/>
        <w:rPr>
          <w:lang w:eastAsia="x-none"/>
        </w:rPr>
      </w:pPr>
    </w:p>
    <w:p w14:paraId="091E854C" w14:textId="77777777" w:rsidR="00A93B88" w:rsidRDefault="00A93B88" w:rsidP="00B74667">
      <w:pPr>
        <w:ind w:left="720" w:hanging="720"/>
        <w:rPr>
          <w:lang w:eastAsia="x-none"/>
        </w:rPr>
      </w:pPr>
    </w:p>
    <w:p w14:paraId="0541CF50" w14:textId="3BCAE9A3" w:rsidR="00254752" w:rsidRPr="00254752" w:rsidRDefault="00603E09" w:rsidP="00BF4702">
      <w:pPr>
        <w:ind w:left="720" w:hanging="720"/>
        <w:rPr>
          <w:lang w:eastAsia="x-none"/>
        </w:rPr>
      </w:pPr>
      <w:hyperlink r:id="rId1522" w:history="1">
        <w:r w:rsidR="00FE4C7E">
          <w:rPr>
            <w:rStyle w:val="Hyperlink"/>
            <w:lang w:eastAsia="x-none"/>
          </w:rPr>
          <w:t>R1-1803642</w:t>
        </w:r>
      </w:hyperlink>
      <w:r w:rsidR="00254752" w:rsidRPr="00254752">
        <w:rPr>
          <w:lang w:eastAsia="x-none"/>
        </w:rPr>
        <w:tab/>
        <w:t>Remaining issues on search space</w:t>
      </w:r>
      <w:r w:rsidR="00254752" w:rsidRPr="00254752">
        <w:rPr>
          <w:lang w:eastAsia="x-none"/>
        </w:rPr>
        <w:tab/>
        <w:t>Huawei, HiSilicon</w:t>
      </w:r>
    </w:p>
    <w:p w14:paraId="48BAF24D" w14:textId="1EDA7DB1" w:rsidR="00254752" w:rsidRPr="00254752" w:rsidRDefault="00603E09" w:rsidP="00254752">
      <w:pPr>
        <w:ind w:left="720" w:hanging="720"/>
        <w:rPr>
          <w:lang w:eastAsia="x-none"/>
        </w:rPr>
      </w:pPr>
      <w:hyperlink r:id="rId1523" w:history="1">
        <w:r w:rsidR="00FE4C7E">
          <w:rPr>
            <w:rStyle w:val="Hyperlink"/>
            <w:lang w:eastAsia="x-none"/>
          </w:rPr>
          <w:t>R1-1803751</w:t>
        </w:r>
      </w:hyperlink>
      <w:r w:rsidR="00254752" w:rsidRPr="00254752">
        <w:rPr>
          <w:lang w:eastAsia="x-none"/>
        </w:rPr>
        <w:tab/>
        <w:t>Remaining details of NR PDCCH search space</w:t>
      </w:r>
      <w:r w:rsidR="00254752" w:rsidRPr="00254752">
        <w:rPr>
          <w:lang w:eastAsia="x-none"/>
        </w:rPr>
        <w:tab/>
        <w:t>CATT</w:t>
      </w:r>
    </w:p>
    <w:p w14:paraId="3CB392B0" w14:textId="3E290B82" w:rsidR="00254752" w:rsidRPr="00254752" w:rsidRDefault="00603E09" w:rsidP="00254752">
      <w:pPr>
        <w:ind w:left="720" w:hanging="720"/>
        <w:rPr>
          <w:lang w:eastAsia="x-none"/>
        </w:rPr>
      </w:pPr>
      <w:hyperlink r:id="rId1524" w:history="1">
        <w:r w:rsidR="00FE4C7E">
          <w:rPr>
            <w:rStyle w:val="Hyperlink"/>
            <w:lang w:eastAsia="x-none"/>
          </w:rPr>
          <w:t>R1-1803828</w:t>
        </w:r>
      </w:hyperlink>
      <w:r w:rsidR="00254752" w:rsidRPr="00254752">
        <w:rPr>
          <w:lang w:eastAsia="x-none"/>
        </w:rPr>
        <w:tab/>
        <w:t>Remaining issues on PDCCH search space</w:t>
      </w:r>
      <w:r w:rsidR="00254752" w:rsidRPr="00254752">
        <w:rPr>
          <w:lang w:eastAsia="x-none"/>
        </w:rPr>
        <w:tab/>
        <w:t>vivo</w:t>
      </w:r>
    </w:p>
    <w:p w14:paraId="500F353D" w14:textId="75C5426B" w:rsidR="00254752" w:rsidRPr="00254752" w:rsidRDefault="00603E09" w:rsidP="00254752">
      <w:pPr>
        <w:ind w:left="720" w:hanging="720"/>
        <w:rPr>
          <w:lang w:eastAsia="x-none"/>
        </w:rPr>
      </w:pPr>
      <w:hyperlink r:id="rId1525" w:history="1">
        <w:r w:rsidR="00FE4C7E">
          <w:rPr>
            <w:rStyle w:val="Hyperlink"/>
            <w:lang w:eastAsia="x-none"/>
          </w:rPr>
          <w:t>R1-1803988</w:t>
        </w:r>
      </w:hyperlink>
      <w:r w:rsidR="00254752" w:rsidRPr="00254752">
        <w:rPr>
          <w:lang w:eastAsia="x-none"/>
        </w:rPr>
        <w:tab/>
        <w:t>Remaining issues on Search Space</w:t>
      </w:r>
      <w:r w:rsidR="00254752" w:rsidRPr="00254752">
        <w:rPr>
          <w:lang w:eastAsia="x-none"/>
        </w:rPr>
        <w:tab/>
        <w:t>OPPO</w:t>
      </w:r>
    </w:p>
    <w:p w14:paraId="727A540D" w14:textId="5F940A0C" w:rsidR="00254752" w:rsidRPr="00254752" w:rsidRDefault="00603E09" w:rsidP="00254752">
      <w:pPr>
        <w:ind w:left="720" w:hanging="720"/>
        <w:rPr>
          <w:lang w:eastAsia="x-none"/>
        </w:rPr>
      </w:pPr>
      <w:hyperlink r:id="rId1526" w:history="1">
        <w:r w:rsidR="00FE4C7E">
          <w:rPr>
            <w:rStyle w:val="Hyperlink"/>
            <w:lang w:eastAsia="x-none"/>
          </w:rPr>
          <w:t>R1-1804031</w:t>
        </w:r>
      </w:hyperlink>
      <w:r w:rsidR="00254752" w:rsidRPr="00254752">
        <w:rPr>
          <w:lang w:eastAsia="x-none"/>
        </w:rPr>
        <w:tab/>
        <w:t>Remaining details on search space</w:t>
      </w:r>
      <w:r w:rsidR="00254752" w:rsidRPr="00254752">
        <w:rPr>
          <w:lang w:eastAsia="x-none"/>
        </w:rPr>
        <w:tab/>
        <w:t>ASUSTEK COMPUTER (SHANGHAI)</w:t>
      </w:r>
    </w:p>
    <w:p w14:paraId="59F77054" w14:textId="76667FD4" w:rsidR="00254752" w:rsidRPr="00254752" w:rsidRDefault="00603E09" w:rsidP="00254752">
      <w:pPr>
        <w:ind w:left="720" w:hanging="720"/>
        <w:rPr>
          <w:lang w:eastAsia="x-none"/>
        </w:rPr>
      </w:pPr>
      <w:hyperlink r:id="rId1527" w:history="1">
        <w:r w:rsidR="00FE4C7E">
          <w:rPr>
            <w:rStyle w:val="Hyperlink"/>
            <w:lang w:eastAsia="x-none"/>
          </w:rPr>
          <w:t>R1-1804043</w:t>
        </w:r>
      </w:hyperlink>
      <w:r w:rsidR="00254752" w:rsidRPr="00254752">
        <w:rPr>
          <w:lang w:eastAsia="x-none"/>
        </w:rPr>
        <w:tab/>
        <w:t>Remaining issues on search space</w:t>
      </w:r>
      <w:r w:rsidR="00254752" w:rsidRPr="00254752">
        <w:rPr>
          <w:lang w:eastAsia="x-none"/>
        </w:rPr>
        <w:tab/>
        <w:t>MediaTek Inc.</w:t>
      </w:r>
    </w:p>
    <w:p w14:paraId="049D3F3B" w14:textId="0226018B" w:rsidR="00254752" w:rsidRPr="00254752" w:rsidRDefault="00603E09" w:rsidP="00254752">
      <w:pPr>
        <w:ind w:left="720" w:hanging="720"/>
        <w:rPr>
          <w:lang w:eastAsia="x-none"/>
        </w:rPr>
      </w:pPr>
      <w:hyperlink r:id="rId1528" w:history="1">
        <w:r w:rsidR="00FE4C7E">
          <w:rPr>
            <w:rStyle w:val="Hyperlink"/>
            <w:lang w:eastAsia="x-none"/>
          </w:rPr>
          <w:t>R1-1804098</w:t>
        </w:r>
      </w:hyperlink>
      <w:r w:rsidR="00254752" w:rsidRPr="00254752">
        <w:rPr>
          <w:lang w:eastAsia="x-none"/>
        </w:rPr>
        <w:tab/>
        <w:t>Discussion on PDCCH blind decoding dropping rule</w:t>
      </w:r>
      <w:r w:rsidR="00254752" w:rsidRPr="00254752">
        <w:rPr>
          <w:lang w:eastAsia="x-none"/>
        </w:rPr>
        <w:tab/>
        <w:t>CMCC</w:t>
      </w:r>
    </w:p>
    <w:p w14:paraId="1F8F5F73" w14:textId="4B7D336F" w:rsidR="00254752" w:rsidRPr="00254752" w:rsidRDefault="00603E09" w:rsidP="00254752">
      <w:pPr>
        <w:ind w:left="720" w:hanging="720"/>
        <w:rPr>
          <w:lang w:eastAsia="x-none"/>
        </w:rPr>
      </w:pPr>
      <w:hyperlink r:id="rId1529" w:history="1">
        <w:r w:rsidR="00FE4C7E">
          <w:rPr>
            <w:rStyle w:val="Hyperlink"/>
            <w:lang w:eastAsia="x-none"/>
          </w:rPr>
          <w:t>R1-1804214</w:t>
        </w:r>
      </w:hyperlink>
      <w:r w:rsidR="00254752" w:rsidRPr="00254752">
        <w:rPr>
          <w:lang w:eastAsia="x-none"/>
        </w:rPr>
        <w:tab/>
        <w:t>On PDCCH candidate priority rules</w:t>
      </w:r>
      <w:r w:rsidR="00254752" w:rsidRPr="00254752">
        <w:rPr>
          <w:lang w:eastAsia="x-none"/>
        </w:rPr>
        <w:tab/>
        <w:t>Spreadtrum Communications</w:t>
      </w:r>
    </w:p>
    <w:p w14:paraId="5A4D8E46" w14:textId="1C40A12C" w:rsidR="00254752" w:rsidRPr="00254752" w:rsidRDefault="00603E09" w:rsidP="00254752">
      <w:pPr>
        <w:ind w:left="720" w:hanging="720"/>
        <w:rPr>
          <w:lang w:eastAsia="x-none"/>
        </w:rPr>
      </w:pPr>
      <w:hyperlink r:id="rId1530" w:history="1">
        <w:r w:rsidR="00FE4C7E">
          <w:rPr>
            <w:rStyle w:val="Hyperlink"/>
            <w:lang w:eastAsia="x-none"/>
          </w:rPr>
          <w:t>R1-1804240</w:t>
        </w:r>
      </w:hyperlink>
      <w:r w:rsidR="00254752" w:rsidRPr="00254752">
        <w:rPr>
          <w:lang w:eastAsia="x-none"/>
        </w:rPr>
        <w:tab/>
        <w:t>Discussion on search space</w:t>
      </w:r>
      <w:r w:rsidR="00254752" w:rsidRPr="00254752">
        <w:rPr>
          <w:lang w:eastAsia="x-none"/>
        </w:rPr>
        <w:tab/>
        <w:t>Potevio</w:t>
      </w:r>
    </w:p>
    <w:p w14:paraId="6C5808EA" w14:textId="2ADB6F0B" w:rsidR="00254752" w:rsidRPr="00254752" w:rsidRDefault="00603E09" w:rsidP="00254752">
      <w:pPr>
        <w:ind w:left="720" w:hanging="720"/>
        <w:rPr>
          <w:lang w:eastAsia="x-none"/>
        </w:rPr>
      </w:pPr>
      <w:hyperlink r:id="rId1531" w:history="1">
        <w:r w:rsidR="00FE4C7E">
          <w:rPr>
            <w:rStyle w:val="Hyperlink"/>
            <w:lang w:eastAsia="x-none"/>
          </w:rPr>
          <w:t>R1-1804370</w:t>
        </w:r>
      </w:hyperlink>
      <w:r w:rsidR="00254752" w:rsidRPr="00254752">
        <w:rPr>
          <w:lang w:eastAsia="x-none"/>
        </w:rPr>
        <w:tab/>
        <w:t>Corrections on Search Space Design</w:t>
      </w:r>
      <w:r w:rsidR="00254752" w:rsidRPr="00254752">
        <w:rPr>
          <w:lang w:eastAsia="x-none"/>
        </w:rPr>
        <w:tab/>
        <w:t>Samsung</w:t>
      </w:r>
    </w:p>
    <w:p w14:paraId="085AF205" w14:textId="2FA166E2" w:rsidR="00254752" w:rsidRPr="00254752" w:rsidRDefault="00603E09" w:rsidP="00254752">
      <w:pPr>
        <w:ind w:left="720" w:hanging="720"/>
        <w:rPr>
          <w:lang w:eastAsia="x-none"/>
        </w:rPr>
      </w:pPr>
      <w:hyperlink r:id="rId1532" w:history="1">
        <w:r w:rsidR="00FE4C7E">
          <w:rPr>
            <w:rStyle w:val="Hyperlink"/>
            <w:lang w:eastAsia="x-none"/>
          </w:rPr>
          <w:t>R1-1804551</w:t>
        </w:r>
      </w:hyperlink>
      <w:r w:rsidR="00254752" w:rsidRPr="00254752">
        <w:rPr>
          <w:lang w:eastAsia="x-none"/>
        </w:rPr>
        <w:tab/>
        <w:t>Remaining issues on search space</w:t>
      </w:r>
      <w:r w:rsidR="00254752" w:rsidRPr="00254752">
        <w:rPr>
          <w:lang w:eastAsia="x-none"/>
        </w:rPr>
        <w:tab/>
        <w:t>LG Electronics</w:t>
      </w:r>
    </w:p>
    <w:p w14:paraId="24036AC8" w14:textId="11FD9A89" w:rsidR="00254752" w:rsidRPr="00254752" w:rsidRDefault="00603E09" w:rsidP="00254752">
      <w:pPr>
        <w:ind w:left="720" w:hanging="720"/>
        <w:rPr>
          <w:lang w:eastAsia="x-none"/>
        </w:rPr>
      </w:pPr>
      <w:hyperlink r:id="rId1533" w:history="1">
        <w:r w:rsidR="00FE4C7E">
          <w:rPr>
            <w:rStyle w:val="Hyperlink"/>
            <w:lang w:eastAsia="x-none"/>
          </w:rPr>
          <w:t>R1-1804725</w:t>
        </w:r>
      </w:hyperlink>
      <w:r w:rsidR="00254752" w:rsidRPr="00254752">
        <w:rPr>
          <w:lang w:eastAsia="x-none"/>
        </w:rPr>
        <w:tab/>
        <w:t>NR PDCCH search spaces: BDs and channel estimation requirements</w:t>
      </w:r>
      <w:r w:rsidR="00254752" w:rsidRPr="00254752">
        <w:rPr>
          <w:lang w:eastAsia="x-none"/>
        </w:rPr>
        <w:tab/>
        <w:t>Intel Corporation</w:t>
      </w:r>
    </w:p>
    <w:p w14:paraId="322440A4" w14:textId="0BA70913" w:rsidR="00254752" w:rsidRPr="00254752" w:rsidRDefault="00603E09" w:rsidP="00254752">
      <w:pPr>
        <w:ind w:left="720" w:hanging="720"/>
        <w:rPr>
          <w:lang w:eastAsia="x-none"/>
        </w:rPr>
      </w:pPr>
      <w:hyperlink r:id="rId1534" w:history="1">
        <w:r w:rsidR="00FE4C7E">
          <w:rPr>
            <w:rStyle w:val="Hyperlink"/>
            <w:lang w:eastAsia="x-none"/>
          </w:rPr>
          <w:t>R1-1804760</w:t>
        </w:r>
      </w:hyperlink>
      <w:r w:rsidR="00254752" w:rsidRPr="00254752">
        <w:rPr>
          <w:lang w:eastAsia="x-none"/>
        </w:rPr>
        <w:tab/>
        <w:t>On NR operation under PDCCH channel estimation and BD limits</w:t>
      </w:r>
      <w:r w:rsidR="00254752" w:rsidRPr="00254752">
        <w:rPr>
          <w:lang w:eastAsia="x-none"/>
        </w:rPr>
        <w:tab/>
        <w:t>Nokia, Nokia Shanghai Bell</w:t>
      </w:r>
    </w:p>
    <w:p w14:paraId="659A0A90" w14:textId="596F9F62" w:rsidR="00254752" w:rsidRPr="00254752" w:rsidRDefault="00603E09" w:rsidP="00254752">
      <w:pPr>
        <w:ind w:left="720" w:hanging="720"/>
        <w:rPr>
          <w:lang w:eastAsia="x-none"/>
        </w:rPr>
      </w:pPr>
      <w:hyperlink r:id="rId1535" w:history="1">
        <w:r w:rsidR="00FE4C7E">
          <w:rPr>
            <w:rStyle w:val="Hyperlink"/>
            <w:lang w:eastAsia="x-none"/>
          </w:rPr>
          <w:t>R1-1804798</w:t>
        </w:r>
      </w:hyperlink>
      <w:r w:rsidR="00254752" w:rsidRPr="00254752">
        <w:rPr>
          <w:lang w:eastAsia="x-none"/>
        </w:rPr>
        <w:tab/>
        <w:t>Remaining issues on control resource set and search space</w:t>
      </w:r>
      <w:r w:rsidR="00254752" w:rsidRPr="00254752">
        <w:rPr>
          <w:lang w:eastAsia="x-none"/>
        </w:rPr>
        <w:tab/>
        <w:t>Qualcomm Incorporated</w:t>
      </w:r>
    </w:p>
    <w:p w14:paraId="61941459" w14:textId="425BC133" w:rsidR="00254752" w:rsidRPr="00254752" w:rsidRDefault="00603E09" w:rsidP="00254752">
      <w:pPr>
        <w:ind w:left="720" w:hanging="720"/>
        <w:rPr>
          <w:lang w:eastAsia="x-none"/>
        </w:rPr>
      </w:pPr>
      <w:hyperlink r:id="rId1536" w:history="1">
        <w:r w:rsidR="00FE4C7E">
          <w:rPr>
            <w:rStyle w:val="Hyperlink"/>
            <w:lang w:eastAsia="x-none"/>
          </w:rPr>
          <w:t>R1-1804848</w:t>
        </w:r>
      </w:hyperlink>
      <w:r w:rsidR="00254752" w:rsidRPr="00254752">
        <w:rPr>
          <w:lang w:eastAsia="x-none"/>
        </w:rPr>
        <w:tab/>
        <w:t xml:space="preserve">Remaining issues of search spaces </w:t>
      </w:r>
      <w:r w:rsidR="00254752" w:rsidRPr="00254752">
        <w:rPr>
          <w:lang w:eastAsia="x-none"/>
        </w:rPr>
        <w:tab/>
        <w:t>InterDigital, Inc.</w:t>
      </w:r>
    </w:p>
    <w:p w14:paraId="08DD729A" w14:textId="51595BFA" w:rsidR="00254752" w:rsidRPr="00254752" w:rsidRDefault="00603E09" w:rsidP="00254752">
      <w:pPr>
        <w:ind w:left="720" w:hanging="720"/>
        <w:rPr>
          <w:lang w:eastAsia="x-none"/>
        </w:rPr>
      </w:pPr>
      <w:hyperlink r:id="rId1537" w:history="1">
        <w:r w:rsidR="00FE4C7E">
          <w:rPr>
            <w:rStyle w:val="Hyperlink"/>
            <w:lang w:eastAsia="x-none"/>
          </w:rPr>
          <w:t>R1-1804951</w:t>
        </w:r>
      </w:hyperlink>
      <w:r w:rsidR="00254752" w:rsidRPr="00254752">
        <w:rPr>
          <w:lang w:eastAsia="x-none"/>
        </w:rPr>
        <w:tab/>
        <w:t>Channel estimation complexity and search space</w:t>
      </w:r>
      <w:r w:rsidR="00254752" w:rsidRPr="00254752">
        <w:rPr>
          <w:lang w:eastAsia="x-none"/>
        </w:rPr>
        <w:tab/>
        <w:t>Panasonic</w:t>
      </w:r>
    </w:p>
    <w:p w14:paraId="32823060" w14:textId="298BA7BD" w:rsidR="00254752" w:rsidRPr="00254752" w:rsidRDefault="00603E09" w:rsidP="00254752">
      <w:pPr>
        <w:ind w:left="720" w:hanging="720"/>
        <w:rPr>
          <w:lang w:eastAsia="x-none"/>
        </w:rPr>
      </w:pPr>
      <w:hyperlink r:id="rId1538" w:history="1">
        <w:r w:rsidR="00FE4C7E">
          <w:rPr>
            <w:rStyle w:val="Hyperlink"/>
            <w:lang w:eastAsia="x-none"/>
          </w:rPr>
          <w:t>R1-1805048</w:t>
        </w:r>
      </w:hyperlink>
      <w:r w:rsidR="00254752" w:rsidRPr="00254752">
        <w:rPr>
          <w:lang w:eastAsia="x-none"/>
        </w:rPr>
        <w:tab/>
        <w:t>Search space</w:t>
      </w:r>
      <w:r w:rsidR="00254752" w:rsidRPr="00254752">
        <w:rPr>
          <w:lang w:eastAsia="x-none"/>
        </w:rPr>
        <w:tab/>
        <w:t>NTT DOCOMO, INC.</w:t>
      </w:r>
    </w:p>
    <w:p w14:paraId="47868FB7" w14:textId="74BE2CE0" w:rsidR="00254752" w:rsidRDefault="00603E09" w:rsidP="00254752">
      <w:pPr>
        <w:ind w:left="720" w:hanging="720"/>
        <w:rPr>
          <w:lang w:eastAsia="x-none"/>
        </w:rPr>
      </w:pPr>
      <w:hyperlink r:id="rId1539" w:history="1">
        <w:r w:rsidR="00FE4C7E">
          <w:rPr>
            <w:rStyle w:val="Hyperlink"/>
            <w:lang w:eastAsia="x-none"/>
          </w:rPr>
          <w:t>R1-1805178</w:t>
        </w:r>
      </w:hyperlink>
      <w:r w:rsidR="00254752" w:rsidRPr="00254752">
        <w:rPr>
          <w:lang w:eastAsia="x-none"/>
        </w:rPr>
        <w:tab/>
        <w:t>On remaining issues of search space</w:t>
      </w:r>
      <w:r w:rsidR="00254752" w:rsidRPr="00254752">
        <w:rPr>
          <w:lang w:eastAsia="x-none"/>
        </w:rPr>
        <w:tab/>
        <w:t>Ericsson</w:t>
      </w:r>
    </w:p>
    <w:p w14:paraId="1195B439" w14:textId="1534E93D" w:rsidR="00175E9D" w:rsidRDefault="00175E9D" w:rsidP="00175E9D">
      <w:pPr>
        <w:ind w:left="720" w:hanging="720"/>
        <w:rPr>
          <w:lang w:eastAsia="x-none"/>
        </w:rPr>
      </w:pPr>
      <w:r>
        <w:rPr>
          <w:lang w:eastAsia="x-none"/>
        </w:rPr>
        <w:lastRenderedPageBreak/>
        <w:t>R1-1805263</w:t>
      </w:r>
      <w:r>
        <w:rPr>
          <w:lang w:eastAsia="x-none"/>
        </w:rPr>
        <w:tab/>
        <w:t>Search space design and related issues</w:t>
      </w:r>
      <w:r>
        <w:rPr>
          <w:lang w:eastAsia="x-none"/>
        </w:rPr>
        <w:tab/>
        <w:t>ZTE, Sanechips</w:t>
      </w:r>
      <w:r>
        <w:rPr>
          <w:lang w:eastAsia="x-none"/>
        </w:rPr>
        <w:tab/>
        <w:t xml:space="preserve">(revision of </w:t>
      </w:r>
      <w:hyperlink r:id="rId1540" w:history="1">
        <w:r>
          <w:rPr>
            <w:rStyle w:val="Hyperlink"/>
            <w:lang w:eastAsia="x-none"/>
          </w:rPr>
          <w:t>R1-1803791</w:t>
        </w:r>
      </w:hyperlink>
      <w:r>
        <w:rPr>
          <w:lang w:eastAsia="x-none"/>
        </w:rPr>
        <w:t>)</w:t>
      </w:r>
    </w:p>
    <w:p w14:paraId="3ECC845D" w14:textId="27C87FC7" w:rsidR="00175E9D" w:rsidRPr="00254752" w:rsidRDefault="00175E9D" w:rsidP="00175E9D">
      <w:pPr>
        <w:ind w:left="720" w:hanging="720"/>
        <w:rPr>
          <w:lang w:eastAsia="x-none"/>
        </w:rPr>
      </w:pPr>
      <w:r>
        <w:rPr>
          <w:lang w:eastAsia="x-none"/>
        </w:rPr>
        <w:t>R1-1805517</w:t>
      </w:r>
      <w:r>
        <w:rPr>
          <w:lang w:eastAsia="x-none"/>
        </w:rPr>
        <w:tab/>
        <w:t>Remaining details on search space</w:t>
      </w:r>
      <w:r>
        <w:rPr>
          <w:lang w:eastAsia="x-none"/>
        </w:rPr>
        <w:tab/>
        <w:t>Nokia, Nokia Shanghai Bell</w:t>
      </w:r>
      <w:r>
        <w:rPr>
          <w:lang w:eastAsia="x-none"/>
        </w:rPr>
        <w:tab/>
        <w:t xml:space="preserve">(revision of </w:t>
      </w:r>
      <w:hyperlink r:id="rId1541" w:history="1">
        <w:r>
          <w:rPr>
            <w:rStyle w:val="Hyperlink"/>
            <w:lang w:eastAsia="x-none"/>
          </w:rPr>
          <w:t>R1-1804761</w:t>
        </w:r>
      </w:hyperlink>
      <w:r>
        <w:rPr>
          <w:lang w:eastAsia="x-none"/>
        </w:rPr>
        <w:t>)</w:t>
      </w:r>
    </w:p>
    <w:p w14:paraId="10444C34" w14:textId="77777777" w:rsidR="00254752" w:rsidRPr="00254752" w:rsidRDefault="00254752" w:rsidP="00BF4702">
      <w:pPr>
        <w:pStyle w:val="Heading5"/>
      </w:pPr>
      <w:bookmarkStart w:id="516" w:name="_Toc514184680"/>
      <w:r w:rsidRPr="00254752">
        <w:t>Group-common PDCCH</w:t>
      </w:r>
      <w:bookmarkEnd w:id="516"/>
    </w:p>
    <w:p w14:paraId="6B68C7E9" w14:textId="36EBDB36" w:rsidR="00275CE3" w:rsidRPr="007719AC" w:rsidRDefault="00603E09" w:rsidP="00275CE3">
      <w:pPr>
        <w:ind w:left="720" w:hanging="720"/>
        <w:rPr>
          <w:b/>
          <w:lang w:eastAsia="x-none"/>
        </w:rPr>
      </w:pPr>
      <w:hyperlink r:id="rId1542" w:history="1">
        <w:r w:rsidR="00FE4C7E">
          <w:rPr>
            <w:rStyle w:val="Hyperlink"/>
            <w:b/>
            <w:lang w:eastAsia="x-none"/>
          </w:rPr>
          <w:t>R1-1805559</w:t>
        </w:r>
      </w:hyperlink>
      <w:r w:rsidR="00275CE3" w:rsidRPr="007719AC">
        <w:rPr>
          <w:b/>
          <w:lang w:eastAsia="x-none"/>
        </w:rPr>
        <w:tab/>
        <w:t>Offline discussion summary for GC-PDCCH</w:t>
      </w:r>
      <w:r w:rsidR="00E83301">
        <w:rPr>
          <w:b/>
          <w:lang w:eastAsia="x-none"/>
        </w:rPr>
        <w:t xml:space="preserve"> </w:t>
      </w:r>
      <w:r w:rsidR="00E83301" w:rsidRPr="00E83301">
        <w:rPr>
          <w:b/>
          <w:lang w:eastAsia="x-none"/>
        </w:rPr>
        <w:t>carrying SFI</w:t>
      </w:r>
      <w:r w:rsidR="00275CE3" w:rsidRPr="007719AC">
        <w:rPr>
          <w:b/>
          <w:lang w:eastAsia="x-none"/>
        </w:rPr>
        <w:tab/>
        <w:t>Qualcomm</w:t>
      </w:r>
    </w:p>
    <w:p w14:paraId="5285068C" w14:textId="77777777" w:rsidR="00275CE3" w:rsidRDefault="00275CE3" w:rsidP="00275CE3">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32F5C601" w14:textId="3985D7CB" w:rsidR="00275CE3" w:rsidRDefault="00275CE3" w:rsidP="00254752">
      <w:pPr>
        <w:ind w:left="720" w:hanging="720"/>
        <w:rPr>
          <w:lang w:eastAsia="x-none"/>
        </w:rPr>
      </w:pPr>
    </w:p>
    <w:p w14:paraId="7C530674" w14:textId="00AC4251" w:rsidR="007719AC" w:rsidRPr="007719AC" w:rsidRDefault="007719AC" w:rsidP="007719AC">
      <w:pPr>
        <w:ind w:left="720" w:hanging="720"/>
        <w:rPr>
          <w:b/>
          <w:szCs w:val="20"/>
          <w:lang w:eastAsia="x-none"/>
        </w:rPr>
      </w:pPr>
      <w:r w:rsidRPr="007719AC">
        <w:rPr>
          <w:szCs w:val="20"/>
          <w:highlight w:val="green"/>
          <w:lang w:eastAsia="x-none"/>
        </w:rPr>
        <w:t>Agreement</w:t>
      </w:r>
      <w:r w:rsidRPr="007719AC">
        <w:rPr>
          <w:b/>
          <w:szCs w:val="20"/>
          <w:lang w:eastAsia="x-none"/>
        </w:rPr>
        <w:t>:</w:t>
      </w:r>
    </w:p>
    <w:p w14:paraId="182B7B84" w14:textId="23BC79D3" w:rsidR="007719AC" w:rsidRPr="007719AC" w:rsidRDefault="007719AC" w:rsidP="0099597B">
      <w:pPr>
        <w:pStyle w:val="ListParagraph"/>
        <w:widowControl w:val="0"/>
        <w:numPr>
          <w:ilvl w:val="0"/>
          <w:numId w:val="75"/>
        </w:numPr>
        <w:spacing w:after="0"/>
        <w:ind w:hanging="357"/>
        <w:jc w:val="both"/>
        <w:rPr>
          <w:rFonts w:eastAsia="Times New Roman"/>
          <w:kern w:val="2"/>
        </w:rPr>
      </w:pPr>
      <w:r w:rsidRPr="007719AC">
        <w:rPr>
          <w:rFonts w:eastAsia="Times New Roman"/>
          <w:kern w:val="2"/>
        </w:rPr>
        <w:t xml:space="preserve">Adopt the TP in </w:t>
      </w:r>
      <w:hyperlink r:id="rId1543" w:history="1">
        <w:r w:rsidR="00FE4C7E">
          <w:rPr>
            <w:rStyle w:val="Hyperlink"/>
            <w:rFonts w:eastAsia="Times New Roman"/>
            <w:kern w:val="2"/>
          </w:rPr>
          <w:t>R1-1805569</w:t>
        </w:r>
      </w:hyperlink>
      <w:r w:rsidRPr="007719AC">
        <w:rPr>
          <w:rFonts w:eastAsia="Times New Roman"/>
          <w:kern w:val="2"/>
        </w:rPr>
        <w:t xml:space="preserve"> for 38.213 section 11.1</w:t>
      </w:r>
    </w:p>
    <w:p w14:paraId="572E35AB" w14:textId="77777777" w:rsidR="007719AC" w:rsidRPr="007719AC" w:rsidRDefault="007719AC" w:rsidP="0099597B">
      <w:pPr>
        <w:widowControl w:val="0"/>
        <w:numPr>
          <w:ilvl w:val="1"/>
          <w:numId w:val="75"/>
        </w:numPr>
        <w:ind w:hanging="357"/>
        <w:contextualSpacing/>
        <w:jc w:val="both"/>
        <w:rPr>
          <w:rFonts w:ascii="Times New Roman" w:eastAsia="Times New Roman" w:hAnsi="Times New Roman"/>
          <w:b/>
          <w:kern w:val="2"/>
          <w:szCs w:val="20"/>
          <w:lang w:eastAsia="x-none"/>
        </w:rPr>
      </w:pPr>
      <w:r w:rsidRPr="007719AC">
        <w:rPr>
          <w:rFonts w:ascii="Times New Roman" w:eastAsia="Times New Roman" w:hAnsi="Times New Roman"/>
          <w:kern w:val="2"/>
          <w:szCs w:val="20"/>
        </w:rPr>
        <w:t>Note that it reflects the agreements reached before RAN1 #92bis related to TDD UL/UL configurations and SFI</w:t>
      </w:r>
    </w:p>
    <w:p w14:paraId="22CDBC3C" w14:textId="77777777" w:rsidR="007719AC" w:rsidRPr="007719AC" w:rsidRDefault="007719AC" w:rsidP="007719AC">
      <w:pPr>
        <w:widowControl w:val="0"/>
        <w:ind w:left="720" w:hanging="360"/>
        <w:contextualSpacing/>
        <w:jc w:val="both"/>
        <w:rPr>
          <w:rFonts w:ascii="Times New Roman" w:eastAsia="Times New Roman" w:hAnsi="Times New Roman"/>
          <w:kern w:val="2"/>
        </w:rPr>
      </w:pPr>
    </w:p>
    <w:p w14:paraId="49BB1ED7" w14:textId="77777777" w:rsidR="007719AC" w:rsidRPr="007719AC" w:rsidRDefault="007719AC" w:rsidP="007719AC">
      <w:pPr>
        <w:rPr>
          <w:szCs w:val="20"/>
        </w:rPr>
      </w:pPr>
      <w:r w:rsidRPr="007719AC">
        <w:rPr>
          <w:szCs w:val="20"/>
          <w:highlight w:val="green"/>
        </w:rPr>
        <w:t>Agreements</w:t>
      </w:r>
      <w:r w:rsidRPr="007719AC">
        <w:rPr>
          <w:szCs w:val="20"/>
        </w:rPr>
        <w:t>:</w:t>
      </w:r>
    </w:p>
    <w:p w14:paraId="2A9AFE2A" w14:textId="77777777" w:rsidR="007719AC" w:rsidRPr="007719AC" w:rsidRDefault="007719AC" w:rsidP="0099597B">
      <w:pPr>
        <w:pStyle w:val="ListParagraph"/>
        <w:widowControl w:val="0"/>
        <w:numPr>
          <w:ilvl w:val="0"/>
          <w:numId w:val="76"/>
        </w:numPr>
        <w:jc w:val="both"/>
        <w:rPr>
          <w:rFonts w:eastAsia="Times New Roman"/>
          <w:kern w:val="2"/>
        </w:rPr>
      </w:pPr>
      <w:r w:rsidRPr="007719AC">
        <w:rPr>
          <w:rFonts w:eastAsia="Times New Roman"/>
          <w:kern w:val="2"/>
        </w:rPr>
        <w:t>UE does not expect the reference SCS in TDD UL/DL configuration common and common2 to be different</w:t>
      </w:r>
    </w:p>
    <w:p w14:paraId="171565DB" w14:textId="77777777" w:rsidR="007719AC" w:rsidRPr="007719AC" w:rsidRDefault="007719AC" w:rsidP="0099597B">
      <w:pPr>
        <w:pStyle w:val="ListParagraph"/>
        <w:widowControl w:val="0"/>
        <w:numPr>
          <w:ilvl w:val="0"/>
          <w:numId w:val="76"/>
        </w:numPr>
        <w:jc w:val="both"/>
        <w:rPr>
          <w:rFonts w:eastAsia="Times New Roman"/>
          <w:kern w:val="2"/>
        </w:rPr>
      </w:pPr>
      <w:r w:rsidRPr="007719AC">
        <w:rPr>
          <w:rFonts w:eastAsia="Times New Roman"/>
          <w:kern w:val="2"/>
        </w:rPr>
        <w:t>UE does not expect the reference SCS in cell-specific UL/DL configuration in a cell to be larger than the SCS of any BWP configured for the cell</w:t>
      </w:r>
    </w:p>
    <w:p w14:paraId="18DBD04D" w14:textId="77777777" w:rsidR="007F2937" w:rsidRDefault="007F2937" w:rsidP="00254752">
      <w:pPr>
        <w:ind w:left="720" w:hanging="720"/>
        <w:rPr>
          <w:lang w:eastAsia="x-none"/>
        </w:rPr>
      </w:pPr>
    </w:p>
    <w:p w14:paraId="5EB44DED" w14:textId="00034788" w:rsidR="007719AC" w:rsidRPr="007F2937" w:rsidRDefault="007F2937" w:rsidP="00254752">
      <w:pPr>
        <w:ind w:left="720" w:hanging="720"/>
        <w:rPr>
          <w:b/>
          <w:lang w:eastAsia="x-none"/>
        </w:rPr>
      </w:pPr>
      <w:r w:rsidRPr="007F2937">
        <w:rPr>
          <w:b/>
          <w:lang w:eastAsia="x-none"/>
        </w:rPr>
        <w:t>Wednesday</w:t>
      </w:r>
    </w:p>
    <w:p w14:paraId="4667E6E1" w14:textId="19497473" w:rsidR="007F2937" w:rsidRPr="007F2937" w:rsidRDefault="00603E09" w:rsidP="007F2937">
      <w:pPr>
        <w:ind w:left="720" w:hanging="720"/>
        <w:rPr>
          <w:b/>
          <w:lang w:eastAsia="x-none"/>
        </w:rPr>
      </w:pPr>
      <w:hyperlink r:id="rId1544" w:history="1">
        <w:r w:rsidR="00FE4C7E">
          <w:rPr>
            <w:rStyle w:val="Hyperlink"/>
            <w:b/>
            <w:lang w:eastAsia="x-none"/>
          </w:rPr>
          <w:t>R1-1805656</w:t>
        </w:r>
      </w:hyperlink>
      <w:r w:rsidR="007F2937" w:rsidRPr="007F2937">
        <w:rPr>
          <w:b/>
          <w:lang w:eastAsia="x-none"/>
        </w:rPr>
        <w:tab/>
        <w:t>Offline discussion summary on GC-PDCCH carrying SFI</w:t>
      </w:r>
      <w:r w:rsidR="007F2937" w:rsidRPr="007F2937">
        <w:rPr>
          <w:b/>
          <w:lang w:eastAsia="x-none"/>
        </w:rPr>
        <w:tab/>
        <w:t>Qualcomm</w:t>
      </w:r>
    </w:p>
    <w:p w14:paraId="18552B37" w14:textId="77777777" w:rsidR="007F2937" w:rsidRDefault="007F2937" w:rsidP="007F293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658978E" w14:textId="61EC72EE" w:rsidR="007F2937" w:rsidRDefault="007F2937" w:rsidP="007F2937">
      <w:pPr>
        <w:ind w:left="720" w:hanging="720"/>
        <w:rPr>
          <w:lang w:eastAsia="x-none"/>
        </w:rPr>
      </w:pPr>
    </w:p>
    <w:p w14:paraId="0711BE79" w14:textId="2E09017B" w:rsidR="0071185B" w:rsidRPr="0071185B" w:rsidRDefault="0071185B" w:rsidP="0071185B">
      <w:pPr>
        <w:rPr>
          <w:szCs w:val="20"/>
        </w:rPr>
      </w:pPr>
      <w:r w:rsidRPr="0071185B">
        <w:rPr>
          <w:szCs w:val="20"/>
          <w:highlight w:val="green"/>
        </w:rPr>
        <w:t>Agreement</w:t>
      </w:r>
      <w:r w:rsidRPr="0071185B">
        <w:rPr>
          <w:szCs w:val="20"/>
        </w:rPr>
        <w:t>:</w:t>
      </w:r>
    </w:p>
    <w:p w14:paraId="4EC4DE5B" w14:textId="77777777" w:rsidR="0071185B" w:rsidRPr="0071185B" w:rsidRDefault="0071185B" w:rsidP="00BC4EF6">
      <w:pPr>
        <w:pStyle w:val="ListParagraph"/>
        <w:numPr>
          <w:ilvl w:val="0"/>
          <w:numId w:val="146"/>
        </w:numPr>
      </w:pPr>
      <w:r w:rsidRPr="0071185B">
        <w:t>Limit the size of the UE-specific SFI table to a max total of 512 values across all entries in Rel 15.</w:t>
      </w:r>
    </w:p>
    <w:p w14:paraId="71931DF3" w14:textId="77777777" w:rsidR="0071185B" w:rsidRPr="0071185B" w:rsidRDefault="0071185B" w:rsidP="0071185B"/>
    <w:p w14:paraId="33F0EBC3" w14:textId="34A9CE40" w:rsidR="0071185B" w:rsidRPr="00DD4641" w:rsidRDefault="00471597" w:rsidP="0071185B">
      <w:pPr>
        <w:rPr>
          <w:szCs w:val="20"/>
        </w:rPr>
      </w:pPr>
      <w:r w:rsidRPr="00DD4641">
        <w:rPr>
          <w:szCs w:val="20"/>
        </w:rPr>
        <w:t>Proposal</w:t>
      </w:r>
      <w:r w:rsidR="0071185B" w:rsidRPr="00DD4641">
        <w:rPr>
          <w:szCs w:val="20"/>
        </w:rPr>
        <w:t>:</w:t>
      </w:r>
    </w:p>
    <w:p w14:paraId="3C9174AD" w14:textId="77777777" w:rsidR="0071185B" w:rsidRPr="00DD4641" w:rsidRDefault="0071185B" w:rsidP="00BC4EF6">
      <w:pPr>
        <w:pStyle w:val="ListParagraph"/>
        <w:widowControl w:val="0"/>
        <w:numPr>
          <w:ilvl w:val="0"/>
          <w:numId w:val="146"/>
        </w:numPr>
        <w:jc w:val="both"/>
        <w:rPr>
          <w:lang w:eastAsia="x-none"/>
        </w:rPr>
      </w:pPr>
      <w:r w:rsidRPr="00DD4641">
        <w:rPr>
          <w:lang w:eastAsia="x-none"/>
        </w:rPr>
        <w:t>In the slot format table in TS38.211, the entry 255 is defined such that the slot format is according to the RRC configuration</w:t>
      </w:r>
    </w:p>
    <w:p w14:paraId="3335ECB6" w14:textId="77777777" w:rsidR="0071185B" w:rsidRPr="0071185B" w:rsidRDefault="0071185B" w:rsidP="00FF7FAA">
      <w:pPr>
        <w:rPr>
          <w:highlight w:val="yellow"/>
        </w:rPr>
      </w:pPr>
    </w:p>
    <w:p w14:paraId="36C6D01E" w14:textId="77777777" w:rsidR="0071185B" w:rsidRPr="0071185B" w:rsidRDefault="0071185B" w:rsidP="0071185B">
      <w:pPr>
        <w:rPr>
          <w:szCs w:val="20"/>
        </w:rPr>
      </w:pPr>
      <w:r w:rsidRPr="0071185B">
        <w:rPr>
          <w:szCs w:val="20"/>
          <w:highlight w:val="green"/>
        </w:rPr>
        <w:t>Agreements</w:t>
      </w:r>
      <w:r w:rsidRPr="0071185B">
        <w:rPr>
          <w:szCs w:val="20"/>
        </w:rPr>
        <w:t>:</w:t>
      </w:r>
    </w:p>
    <w:p w14:paraId="042AEC1D" w14:textId="77777777" w:rsidR="0071185B" w:rsidRPr="00471597" w:rsidRDefault="0071185B" w:rsidP="00BC4EF6">
      <w:pPr>
        <w:pStyle w:val="ListParagraph"/>
        <w:widowControl w:val="0"/>
        <w:numPr>
          <w:ilvl w:val="0"/>
          <w:numId w:val="146"/>
        </w:numPr>
        <w:jc w:val="both"/>
        <w:rPr>
          <w:lang w:eastAsia="x-none"/>
        </w:rPr>
      </w:pPr>
      <w:r w:rsidRPr="00471597">
        <w:rPr>
          <w:lang w:eastAsia="x-none"/>
        </w:rPr>
        <w:t>On slot format indication for ECP, reuse the slot format indication for NCP, and determine the direction of an ECP symbol using the indicated direction of (partially) overlapping NCP symbols</w:t>
      </w:r>
    </w:p>
    <w:p w14:paraId="7DB0C682" w14:textId="77777777" w:rsidR="0071185B" w:rsidRPr="00471597" w:rsidRDefault="0071185B" w:rsidP="00BC4EF6">
      <w:pPr>
        <w:pStyle w:val="ListParagraph"/>
        <w:widowControl w:val="0"/>
        <w:numPr>
          <w:ilvl w:val="1"/>
          <w:numId w:val="146"/>
        </w:numPr>
        <w:jc w:val="both"/>
        <w:rPr>
          <w:lang w:eastAsia="x-none"/>
        </w:rPr>
      </w:pPr>
      <w:r w:rsidRPr="00471597">
        <w:rPr>
          <w:lang w:eastAsia="x-none"/>
        </w:rPr>
        <w:t>If all (partially) overlapping NCP symbols are D, the ECP symbol is D</w:t>
      </w:r>
    </w:p>
    <w:p w14:paraId="01BC6F5A" w14:textId="77777777" w:rsidR="0071185B" w:rsidRPr="00471597" w:rsidRDefault="0071185B" w:rsidP="00BC4EF6">
      <w:pPr>
        <w:pStyle w:val="ListParagraph"/>
        <w:widowControl w:val="0"/>
        <w:numPr>
          <w:ilvl w:val="1"/>
          <w:numId w:val="146"/>
        </w:numPr>
        <w:jc w:val="both"/>
        <w:rPr>
          <w:lang w:eastAsia="x-none"/>
        </w:rPr>
      </w:pPr>
      <w:r w:rsidRPr="00471597">
        <w:rPr>
          <w:lang w:eastAsia="x-none"/>
        </w:rPr>
        <w:t>If all (partially) overlapping NCP symbols are U, the ECP symbol is U</w:t>
      </w:r>
    </w:p>
    <w:p w14:paraId="35088891" w14:textId="77777777" w:rsidR="0071185B" w:rsidRPr="00471597" w:rsidRDefault="0071185B" w:rsidP="00BC4EF6">
      <w:pPr>
        <w:pStyle w:val="ListParagraph"/>
        <w:widowControl w:val="0"/>
        <w:numPr>
          <w:ilvl w:val="1"/>
          <w:numId w:val="146"/>
        </w:numPr>
        <w:jc w:val="both"/>
        <w:rPr>
          <w:lang w:eastAsia="x-none"/>
        </w:rPr>
      </w:pPr>
      <w:r w:rsidRPr="00471597">
        <w:rPr>
          <w:lang w:eastAsia="x-none"/>
        </w:rPr>
        <w:t>If one of (partially) overlapping NCP symbols is X, the ECP symbol is X</w:t>
      </w:r>
    </w:p>
    <w:p w14:paraId="236BF759" w14:textId="77777777" w:rsidR="0071185B" w:rsidRPr="0071185B" w:rsidRDefault="0071185B" w:rsidP="00471597"/>
    <w:p w14:paraId="7FFCE58C" w14:textId="60223149" w:rsidR="0071185B" w:rsidRPr="0071185B" w:rsidRDefault="0071185B" w:rsidP="0071185B">
      <w:pPr>
        <w:rPr>
          <w:szCs w:val="20"/>
        </w:rPr>
      </w:pPr>
      <w:r w:rsidRPr="0071185B">
        <w:rPr>
          <w:szCs w:val="20"/>
          <w:highlight w:val="green"/>
        </w:rPr>
        <w:t>Agreement</w:t>
      </w:r>
      <w:r w:rsidRPr="0071185B">
        <w:rPr>
          <w:szCs w:val="20"/>
        </w:rPr>
        <w:t>:</w:t>
      </w:r>
    </w:p>
    <w:p w14:paraId="23FF325C" w14:textId="77777777" w:rsidR="0071185B" w:rsidRPr="00471597" w:rsidRDefault="0071185B" w:rsidP="00BC4EF6">
      <w:pPr>
        <w:pStyle w:val="ListParagraph"/>
        <w:widowControl w:val="0"/>
        <w:numPr>
          <w:ilvl w:val="0"/>
          <w:numId w:val="146"/>
        </w:numPr>
        <w:jc w:val="both"/>
        <w:rPr>
          <w:rFonts w:eastAsia="Times New Roman"/>
          <w:kern w:val="2"/>
        </w:rPr>
      </w:pPr>
      <w:r w:rsidRPr="00471597">
        <w:rPr>
          <w:rFonts w:eastAsia="Times New Roman"/>
          <w:kern w:val="2"/>
        </w:rPr>
        <w:t xml:space="preserve">Regarding cancellation of RRC configured DL reception with a DCI granted UL transmission, or the cancellation of RRC configured UL transmission with a DCI granted DL reception, the cancellation is subject to a minimum time constraint, which follows N2 timeline </w:t>
      </w:r>
    </w:p>
    <w:p w14:paraId="103BA8B3" w14:textId="77777777" w:rsidR="0071185B" w:rsidRPr="0071185B" w:rsidRDefault="0071185B" w:rsidP="00471597"/>
    <w:p w14:paraId="5BC3941F" w14:textId="0371788C" w:rsidR="0071185B" w:rsidRPr="00175E9D" w:rsidRDefault="0071185B" w:rsidP="0071185B">
      <w:r w:rsidRPr="00175E9D">
        <w:t>Proposal:</w:t>
      </w:r>
    </w:p>
    <w:p w14:paraId="791652D5" w14:textId="77777777" w:rsidR="0071185B" w:rsidRPr="00175E9D" w:rsidRDefault="0071185B" w:rsidP="00BC4EF6">
      <w:pPr>
        <w:pStyle w:val="ListParagraph"/>
        <w:widowControl w:val="0"/>
        <w:numPr>
          <w:ilvl w:val="0"/>
          <w:numId w:val="146"/>
        </w:numPr>
        <w:jc w:val="both"/>
        <w:rPr>
          <w:rFonts w:eastAsia="Times New Roman"/>
          <w:kern w:val="2"/>
        </w:rPr>
      </w:pPr>
      <w:r w:rsidRPr="00175E9D">
        <w:rPr>
          <w:rFonts w:eastAsia="Times New Roman"/>
          <w:kern w:val="2"/>
        </w:rPr>
        <w:t>Clarify that for the N2 for SFI or DCI based RRC configured UL transmission cancellation, the N2 is measured at the UE side, from the end of the OFDM symbol carrying the SFI or DCI to the beginning of the intended RRC configured UL transmission time.</w:t>
      </w:r>
    </w:p>
    <w:p w14:paraId="6874B2F5" w14:textId="77777777" w:rsidR="0071185B" w:rsidRPr="0071185B" w:rsidRDefault="0071185B" w:rsidP="0071185B">
      <w:pPr>
        <w:rPr>
          <w:highlight w:val="yellow"/>
        </w:rPr>
      </w:pPr>
    </w:p>
    <w:p w14:paraId="60024B53" w14:textId="3BBB365C" w:rsidR="0071185B" w:rsidRPr="0071185B" w:rsidRDefault="00471597" w:rsidP="0071185B">
      <w:pPr>
        <w:rPr>
          <w:szCs w:val="20"/>
        </w:rPr>
      </w:pPr>
      <w:r>
        <w:rPr>
          <w:szCs w:val="20"/>
          <w:highlight w:val="green"/>
        </w:rPr>
        <w:t>Agreement</w:t>
      </w:r>
      <w:r w:rsidR="0071185B" w:rsidRPr="0071185B">
        <w:rPr>
          <w:szCs w:val="20"/>
        </w:rPr>
        <w:t>:</w:t>
      </w:r>
    </w:p>
    <w:p w14:paraId="5310A5B0" w14:textId="33652EC1" w:rsidR="0071185B" w:rsidRPr="00471597" w:rsidRDefault="0071185B" w:rsidP="00BC4EF6">
      <w:pPr>
        <w:pStyle w:val="ListParagraph"/>
        <w:widowControl w:val="0"/>
        <w:numPr>
          <w:ilvl w:val="0"/>
          <w:numId w:val="146"/>
        </w:numPr>
        <w:jc w:val="both"/>
        <w:rPr>
          <w:rFonts w:eastAsia="Times New Roman"/>
          <w:kern w:val="2"/>
        </w:rPr>
      </w:pPr>
      <w:r w:rsidRPr="00471597">
        <w:rPr>
          <w:rFonts w:eastAsia="Times New Roman"/>
          <w:kern w:val="2"/>
        </w:rPr>
        <w:t xml:space="preserve">After active BWP switching, the SFI received before the BWP switching is still applicable to the </w:t>
      </w:r>
      <w:r w:rsidR="00175E9D">
        <w:rPr>
          <w:rFonts w:eastAsia="Times New Roman"/>
          <w:kern w:val="2"/>
        </w:rPr>
        <w:t>new active BWP after switching.</w:t>
      </w:r>
    </w:p>
    <w:p w14:paraId="40B1386A" w14:textId="77777777" w:rsidR="0071185B" w:rsidRPr="0071185B" w:rsidRDefault="0071185B" w:rsidP="0071185B">
      <w:pPr>
        <w:rPr>
          <w:highlight w:val="yellow"/>
        </w:rPr>
      </w:pPr>
    </w:p>
    <w:p w14:paraId="69CE0E6D" w14:textId="3062F9D3" w:rsidR="0071185B" w:rsidRPr="0071185B" w:rsidRDefault="00471597" w:rsidP="0071185B">
      <w:pPr>
        <w:ind w:left="720" w:hanging="720"/>
        <w:rPr>
          <w:szCs w:val="20"/>
        </w:rPr>
      </w:pPr>
      <w:r>
        <w:rPr>
          <w:szCs w:val="20"/>
          <w:highlight w:val="green"/>
        </w:rPr>
        <w:t>Agreement</w:t>
      </w:r>
      <w:r w:rsidR="0071185B" w:rsidRPr="0071185B">
        <w:rPr>
          <w:szCs w:val="20"/>
        </w:rPr>
        <w:t>:</w:t>
      </w:r>
    </w:p>
    <w:p w14:paraId="210C5639" w14:textId="7D7DCA47" w:rsidR="0071185B" w:rsidRPr="00471597" w:rsidRDefault="0071185B" w:rsidP="00BC4EF6">
      <w:pPr>
        <w:pStyle w:val="ListParagraph"/>
        <w:widowControl w:val="0"/>
        <w:numPr>
          <w:ilvl w:val="0"/>
          <w:numId w:val="146"/>
        </w:numPr>
        <w:jc w:val="both"/>
        <w:rPr>
          <w:rFonts w:eastAsia="Times New Roman"/>
          <w:kern w:val="2"/>
        </w:rPr>
      </w:pPr>
      <w:r w:rsidRPr="00471597">
        <w:rPr>
          <w:rFonts w:eastAsia="Times New Roman"/>
          <w:kern w:val="2"/>
        </w:rPr>
        <w:t>UE is not expected to monitor GC-PDCCH for SFI for a first cell in another cell with larger SCS than the first cell in Rel-15</w:t>
      </w:r>
      <w:r w:rsidR="00175E9D">
        <w:rPr>
          <w:rFonts w:eastAsia="Times New Roman"/>
          <w:kern w:val="2"/>
        </w:rPr>
        <w:t>.</w:t>
      </w:r>
    </w:p>
    <w:p w14:paraId="71548E63" w14:textId="77777777" w:rsidR="0071185B" w:rsidRPr="0071185B" w:rsidRDefault="0071185B" w:rsidP="0071185B"/>
    <w:p w14:paraId="53E76952" w14:textId="77777777" w:rsidR="0071185B" w:rsidRPr="00DD4641" w:rsidRDefault="0071185B" w:rsidP="0071185B">
      <w:pPr>
        <w:rPr>
          <w:szCs w:val="20"/>
        </w:rPr>
      </w:pPr>
      <w:r w:rsidRPr="00DD4641">
        <w:rPr>
          <w:szCs w:val="20"/>
        </w:rPr>
        <w:t>Proposals:</w:t>
      </w:r>
    </w:p>
    <w:p w14:paraId="6FC04448" w14:textId="77777777" w:rsidR="0071185B" w:rsidRPr="00DD4641" w:rsidRDefault="0071185B" w:rsidP="00BC4EF6">
      <w:pPr>
        <w:pStyle w:val="ListParagraph"/>
        <w:widowControl w:val="0"/>
        <w:numPr>
          <w:ilvl w:val="0"/>
          <w:numId w:val="147"/>
        </w:numPr>
        <w:spacing w:after="0"/>
        <w:ind w:hanging="357"/>
        <w:jc w:val="both"/>
        <w:rPr>
          <w:rFonts w:eastAsia="Times New Roman"/>
          <w:kern w:val="2"/>
        </w:rPr>
      </w:pPr>
      <w:r w:rsidRPr="00DD4641">
        <w:rPr>
          <w:rFonts w:eastAsia="Times New Roman"/>
          <w:kern w:val="2"/>
        </w:rPr>
        <w:t>For cancellation of RRC configured transmission or reception by SFI, the cancellation is for a unit of transmission/reception if any OFDM symbol within the unit is cancelled by SFI.</w:t>
      </w:r>
    </w:p>
    <w:p w14:paraId="3E0861A9" w14:textId="77777777" w:rsidR="0071185B" w:rsidRPr="00DD4641" w:rsidRDefault="0071185B" w:rsidP="00BC4EF6">
      <w:pPr>
        <w:widowControl w:val="0"/>
        <w:numPr>
          <w:ilvl w:val="1"/>
          <w:numId w:val="147"/>
        </w:numPr>
        <w:ind w:hanging="357"/>
        <w:contextualSpacing/>
        <w:jc w:val="both"/>
        <w:rPr>
          <w:rFonts w:ascii="Times New Roman" w:eastAsia="Times New Roman" w:hAnsi="Times New Roman"/>
          <w:kern w:val="2"/>
          <w:szCs w:val="20"/>
        </w:rPr>
      </w:pPr>
      <w:r w:rsidRPr="00DD4641">
        <w:rPr>
          <w:rFonts w:ascii="Times New Roman" w:eastAsia="Times New Roman" w:hAnsi="Times New Roman"/>
          <w:kern w:val="2"/>
          <w:szCs w:val="20"/>
        </w:rPr>
        <w:t>For RRC configured CSI-RS resource set, the cancellation unit is the CSI-RS resource set</w:t>
      </w:r>
    </w:p>
    <w:p w14:paraId="629772A0" w14:textId="77777777" w:rsidR="0071185B" w:rsidRPr="00DD4641" w:rsidRDefault="0071185B" w:rsidP="00BC4EF6">
      <w:pPr>
        <w:widowControl w:val="0"/>
        <w:numPr>
          <w:ilvl w:val="2"/>
          <w:numId w:val="147"/>
        </w:numPr>
        <w:ind w:hanging="357"/>
        <w:contextualSpacing/>
        <w:jc w:val="both"/>
        <w:rPr>
          <w:rFonts w:ascii="Times New Roman" w:eastAsia="Times New Roman" w:hAnsi="Times New Roman"/>
          <w:kern w:val="2"/>
          <w:szCs w:val="20"/>
        </w:rPr>
      </w:pPr>
      <w:r w:rsidRPr="00DD4641">
        <w:rPr>
          <w:rFonts w:ascii="Times New Roman" w:eastAsia="Times New Roman" w:hAnsi="Times New Roman"/>
          <w:kern w:val="2"/>
          <w:szCs w:val="20"/>
        </w:rPr>
        <w:lastRenderedPageBreak/>
        <w:t>Note that the CSI-RS resource set definition for the case of TRS vs. for the case of not-for-TRS is a separate issue</w:t>
      </w:r>
    </w:p>
    <w:p w14:paraId="671542FB" w14:textId="77777777" w:rsidR="0071185B" w:rsidRPr="00DD4641" w:rsidRDefault="0071185B" w:rsidP="00BC4EF6">
      <w:pPr>
        <w:widowControl w:val="0"/>
        <w:numPr>
          <w:ilvl w:val="1"/>
          <w:numId w:val="147"/>
        </w:numPr>
        <w:ind w:hanging="357"/>
        <w:contextualSpacing/>
        <w:jc w:val="both"/>
        <w:rPr>
          <w:rFonts w:ascii="Times New Roman" w:eastAsia="Times New Roman" w:hAnsi="Times New Roman"/>
          <w:kern w:val="2"/>
          <w:szCs w:val="20"/>
        </w:rPr>
      </w:pPr>
      <w:r w:rsidRPr="00DD4641">
        <w:rPr>
          <w:rFonts w:ascii="Times New Roman" w:eastAsia="Times New Roman" w:hAnsi="Times New Roman"/>
          <w:kern w:val="2"/>
          <w:szCs w:val="20"/>
        </w:rPr>
        <w:t>For RRC configured PDSCH and PUSCH with slot aggregation, the cancellation unit is the whole PDSCH or PUSCH within a slot</w:t>
      </w:r>
    </w:p>
    <w:p w14:paraId="35B795BD" w14:textId="77777777" w:rsidR="0071185B" w:rsidRPr="00DD4641" w:rsidRDefault="0071185B" w:rsidP="00BC4EF6">
      <w:pPr>
        <w:widowControl w:val="0"/>
        <w:numPr>
          <w:ilvl w:val="1"/>
          <w:numId w:val="147"/>
        </w:numPr>
        <w:ind w:hanging="357"/>
        <w:contextualSpacing/>
        <w:jc w:val="both"/>
        <w:rPr>
          <w:rFonts w:ascii="Times New Roman" w:eastAsia="Times New Roman" w:hAnsi="Times New Roman"/>
          <w:kern w:val="2"/>
          <w:szCs w:val="20"/>
        </w:rPr>
      </w:pPr>
      <w:r w:rsidRPr="00DD4641">
        <w:rPr>
          <w:rFonts w:ascii="Times New Roman" w:eastAsia="Times New Roman" w:hAnsi="Times New Roman"/>
          <w:kern w:val="2"/>
          <w:szCs w:val="20"/>
        </w:rPr>
        <w:t>For RRC configured PDSCH, PUCCH, and PUSCH without slot aggregation, the cancellation unit is the whole PDSCH, PUCCH, and PUSCH</w:t>
      </w:r>
    </w:p>
    <w:p w14:paraId="5EF8457B" w14:textId="77777777" w:rsidR="0071185B" w:rsidRPr="00DD4641" w:rsidRDefault="0071185B" w:rsidP="00BC4EF6">
      <w:pPr>
        <w:widowControl w:val="0"/>
        <w:numPr>
          <w:ilvl w:val="1"/>
          <w:numId w:val="147"/>
        </w:numPr>
        <w:ind w:hanging="357"/>
        <w:contextualSpacing/>
        <w:jc w:val="both"/>
        <w:rPr>
          <w:rFonts w:ascii="Times New Roman" w:eastAsia="Times New Roman" w:hAnsi="Times New Roman"/>
          <w:kern w:val="2"/>
          <w:szCs w:val="20"/>
        </w:rPr>
      </w:pPr>
      <w:r w:rsidRPr="00DD4641">
        <w:rPr>
          <w:rFonts w:ascii="Times New Roman" w:eastAsia="Times New Roman" w:hAnsi="Times New Roman"/>
          <w:kern w:val="2"/>
          <w:szCs w:val="20"/>
        </w:rPr>
        <w:t>For RRC configured SRS transmission, the cancellation unit is OFDM symbol</w:t>
      </w:r>
    </w:p>
    <w:p w14:paraId="758E6702" w14:textId="77777777" w:rsidR="0071185B" w:rsidRPr="0071185B" w:rsidRDefault="0071185B" w:rsidP="0071185B"/>
    <w:p w14:paraId="68F7712A" w14:textId="77777777" w:rsidR="0071185B" w:rsidRPr="0071185B" w:rsidRDefault="0071185B" w:rsidP="0071185B"/>
    <w:p w14:paraId="470205C1" w14:textId="6C3A05F0" w:rsidR="007F2937" w:rsidRPr="00451233" w:rsidRDefault="00451233" w:rsidP="007F2937">
      <w:pPr>
        <w:ind w:left="720" w:hanging="720"/>
        <w:rPr>
          <w:b/>
          <w:lang w:eastAsia="x-none"/>
        </w:rPr>
      </w:pPr>
      <w:r w:rsidRPr="00451233">
        <w:rPr>
          <w:b/>
          <w:lang w:eastAsia="x-none"/>
        </w:rPr>
        <w:t>Thursday</w:t>
      </w:r>
    </w:p>
    <w:p w14:paraId="2442BB5A" w14:textId="0A27179B" w:rsidR="00451233" w:rsidRDefault="00603E09" w:rsidP="00451233">
      <w:pPr>
        <w:rPr>
          <w:b/>
        </w:rPr>
      </w:pPr>
      <w:hyperlink r:id="rId1545" w:history="1">
        <w:r w:rsidR="00FE4C7E">
          <w:rPr>
            <w:rStyle w:val="Hyperlink"/>
            <w:b/>
          </w:rPr>
          <w:t>R1-1805720</w:t>
        </w:r>
      </w:hyperlink>
      <w:r w:rsidR="00451233" w:rsidRPr="00451233">
        <w:rPr>
          <w:b/>
        </w:rPr>
        <w:tab/>
        <w:t>Offline discussion summary on GC-PDCCH carrying SFI</w:t>
      </w:r>
      <w:r w:rsidR="00451233" w:rsidRPr="00451233">
        <w:rPr>
          <w:b/>
        </w:rPr>
        <w:tab/>
        <w:t>Qualcomm</w:t>
      </w:r>
    </w:p>
    <w:p w14:paraId="61F89E20" w14:textId="77777777" w:rsidR="00451233" w:rsidRDefault="00451233" w:rsidP="00451233">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0C836D2" w14:textId="77777777" w:rsidR="00451233" w:rsidRPr="00451233" w:rsidRDefault="00451233" w:rsidP="00451233">
      <w:pPr>
        <w:rPr>
          <w:b/>
        </w:rPr>
      </w:pPr>
    </w:p>
    <w:p w14:paraId="2F1A3281" w14:textId="77777777" w:rsidR="00451233" w:rsidRPr="00451233" w:rsidRDefault="00451233" w:rsidP="00451233">
      <w:pPr>
        <w:ind w:left="720" w:hanging="720"/>
        <w:rPr>
          <w:szCs w:val="20"/>
        </w:rPr>
      </w:pPr>
      <w:r w:rsidRPr="00451233">
        <w:rPr>
          <w:szCs w:val="20"/>
          <w:highlight w:val="green"/>
        </w:rPr>
        <w:t>Agreements</w:t>
      </w:r>
      <w:r w:rsidRPr="00451233">
        <w:rPr>
          <w:szCs w:val="20"/>
        </w:rPr>
        <w:t xml:space="preserve">: </w:t>
      </w:r>
    </w:p>
    <w:p w14:paraId="1B104B4B" w14:textId="77777777" w:rsidR="00451233" w:rsidRPr="00451233" w:rsidRDefault="00451233" w:rsidP="00451233">
      <w:pPr>
        <w:pStyle w:val="ListParagraph"/>
        <w:numPr>
          <w:ilvl w:val="0"/>
          <w:numId w:val="148"/>
        </w:numPr>
      </w:pPr>
      <w:r w:rsidRPr="00451233">
        <w:t>In UE-specific SFI table configuration, it is possible for the length of an entry to be longer than the configured monitoring period of the SFI</w:t>
      </w:r>
    </w:p>
    <w:p w14:paraId="5B253A36" w14:textId="3A3A181C" w:rsidR="00451233" w:rsidRDefault="00451233" w:rsidP="00451233">
      <w:pPr>
        <w:pStyle w:val="ListParagraph"/>
        <w:numPr>
          <w:ilvl w:val="0"/>
          <w:numId w:val="148"/>
        </w:numPr>
      </w:pPr>
      <w:r w:rsidRPr="00451233">
        <w:t>For a slot covered by multiple SFIs transmitted at different slots, the UE does not expect to receive different slot format indicated by different SFIs.</w:t>
      </w:r>
    </w:p>
    <w:p w14:paraId="61BBBBEB" w14:textId="7C5E2B56" w:rsidR="00175E9D" w:rsidRPr="00451233" w:rsidRDefault="00175E9D" w:rsidP="00175E9D">
      <w:pPr>
        <w:pStyle w:val="ListParagraph"/>
        <w:numPr>
          <w:ilvl w:val="1"/>
          <w:numId w:val="148"/>
        </w:numPr>
      </w:pPr>
      <w:ins w:id="517" w:author="MCC: review" w:date="2018-04-26T09:20:00Z">
        <w:r w:rsidRPr="003E6191">
          <w:t>If UE receives different slot formats for the same slot from different SFI, the UE behaviour is not defined</w:t>
        </w:r>
        <w:r>
          <w:t>.</w:t>
        </w:r>
      </w:ins>
    </w:p>
    <w:p w14:paraId="3E370BC6" w14:textId="77777777" w:rsidR="00451233" w:rsidRPr="00451233" w:rsidRDefault="00451233" w:rsidP="00451233"/>
    <w:p w14:paraId="60CB82D2" w14:textId="34C8E566" w:rsidR="00451233" w:rsidRPr="00451233" w:rsidRDefault="00451233" w:rsidP="00451233">
      <w:pPr>
        <w:ind w:left="720" w:hanging="720"/>
        <w:rPr>
          <w:szCs w:val="20"/>
          <w:highlight w:val="green"/>
        </w:rPr>
      </w:pPr>
      <w:r w:rsidRPr="00451233">
        <w:rPr>
          <w:szCs w:val="20"/>
          <w:highlight w:val="green"/>
        </w:rPr>
        <w:t>Agreement</w:t>
      </w:r>
    </w:p>
    <w:p w14:paraId="7A668E99" w14:textId="77777777" w:rsidR="00451233" w:rsidRPr="00451233" w:rsidRDefault="00451233" w:rsidP="00451233">
      <w:pPr>
        <w:widowControl w:val="0"/>
        <w:numPr>
          <w:ilvl w:val="0"/>
          <w:numId w:val="232"/>
        </w:numPr>
        <w:contextualSpacing/>
        <w:jc w:val="both"/>
        <w:rPr>
          <w:szCs w:val="20"/>
          <w:lang w:eastAsia="x-none"/>
        </w:rPr>
      </w:pPr>
      <w:r w:rsidRPr="00451233">
        <w:rPr>
          <w:szCs w:val="20"/>
          <w:lang w:eastAsia="x-none"/>
        </w:rPr>
        <w:t>In the slot format table in TS38.211, the entry 255 is defined such that when a slot format for a slot is indicated as 255, the UE does not use this information in deciding the cancellation of UE-specific RRC configured DL receptions or UE-specific RRC configured UL transmissions</w:t>
      </w:r>
    </w:p>
    <w:p w14:paraId="4B797B64" w14:textId="77777777" w:rsidR="00451233" w:rsidRPr="00451233" w:rsidRDefault="00451233" w:rsidP="00451233">
      <w:pPr>
        <w:ind w:left="720" w:hanging="720"/>
      </w:pPr>
    </w:p>
    <w:p w14:paraId="7A7B139D" w14:textId="77777777" w:rsidR="00175E9D" w:rsidRPr="00451233" w:rsidRDefault="00175E9D" w:rsidP="00175E9D">
      <w:pPr>
        <w:ind w:left="720" w:hanging="720"/>
        <w:rPr>
          <w:szCs w:val="20"/>
          <w:highlight w:val="green"/>
        </w:rPr>
      </w:pPr>
      <w:r w:rsidRPr="00451233">
        <w:rPr>
          <w:szCs w:val="20"/>
          <w:highlight w:val="green"/>
        </w:rPr>
        <w:t>Agreement</w:t>
      </w:r>
    </w:p>
    <w:p w14:paraId="75D6B500" w14:textId="77777777" w:rsidR="00175E9D" w:rsidRPr="00175E9D" w:rsidRDefault="00175E9D" w:rsidP="00175E9D">
      <w:pPr>
        <w:pStyle w:val="ListParagraph"/>
        <w:widowControl w:val="0"/>
        <w:numPr>
          <w:ilvl w:val="0"/>
          <w:numId w:val="234"/>
        </w:numPr>
        <w:jc w:val="both"/>
        <w:rPr>
          <w:rFonts w:eastAsia="Times New Roman"/>
          <w:kern w:val="2"/>
        </w:rPr>
      </w:pPr>
      <w:r w:rsidRPr="00175E9D">
        <w:rPr>
          <w:rFonts w:eastAsia="Times New Roman"/>
          <w:kern w:val="2"/>
        </w:rPr>
        <w:t>When an RRC configured UL transmission is cancelled by SFI or DCI, the UE is not expected to cancel the part of RRC configured UL transmission that is to be transmitted over the OFDM symbols within N2 OFDM symbols after the end of the OFDM symbol carrying the SFI or DCI from UE perspective.</w:t>
      </w:r>
    </w:p>
    <w:p w14:paraId="7EEBF913" w14:textId="77777777" w:rsidR="00175E9D" w:rsidRPr="00451233" w:rsidRDefault="00175E9D" w:rsidP="00451233"/>
    <w:p w14:paraId="751CDBAB" w14:textId="77777777" w:rsidR="00451233" w:rsidRPr="00451233" w:rsidRDefault="00451233" w:rsidP="00451233">
      <w:pPr>
        <w:rPr>
          <w:szCs w:val="20"/>
        </w:rPr>
      </w:pPr>
      <w:r w:rsidRPr="00451233">
        <w:rPr>
          <w:szCs w:val="20"/>
          <w:highlight w:val="green"/>
        </w:rPr>
        <w:t>Agreements</w:t>
      </w:r>
      <w:r w:rsidRPr="00451233">
        <w:rPr>
          <w:szCs w:val="20"/>
        </w:rPr>
        <w:t>:</w:t>
      </w:r>
    </w:p>
    <w:p w14:paraId="6F2423EF" w14:textId="77777777" w:rsidR="00451233" w:rsidRPr="00451233" w:rsidRDefault="00451233" w:rsidP="00DD4641">
      <w:pPr>
        <w:pStyle w:val="ListParagraph"/>
        <w:numPr>
          <w:ilvl w:val="0"/>
          <w:numId w:val="234"/>
        </w:numPr>
      </w:pPr>
      <w:r w:rsidRPr="00451233">
        <w:t>For cancellation of RRC configured transmission or reception by SFI, the cancellation is for a unit of transmission/reception if any OFDM symbol within the unit is cancelled by SFI.</w:t>
      </w:r>
    </w:p>
    <w:p w14:paraId="5883688E" w14:textId="77777777" w:rsidR="00451233" w:rsidRPr="00451233" w:rsidRDefault="00451233" w:rsidP="00DD4641">
      <w:pPr>
        <w:pStyle w:val="ListParagraph"/>
        <w:numPr>
          <w:ilvl w:val="1"/>
          <w:numId w:val="234"/>
        </w:numPr>
      </w:pPr>
      <w:r w:rsidRPr="00451233">
        <w:t>For RRC configured CSI-RS resource set, the cancellation unit is the CSI-RS resource set</w:t>
      </w:r>
    </w:p>
    <w:p w14:paraId="444EFC9B" w14:textId="77777777" w:rsidR="00451233" w:rsidRPr="00451233" w:rsidRDefault="00451233" w:rsidP="00DD4641">
      <w:pPr>
        <w:pStyle w:val="ListParagraph"/>
        <w:numPr>
          <w:ilvl w:val="1"/>
          <w:numId w:val="234"/>
        </w:numPr>
      </w:pPr>
      <w:r w:rsidRPr="00451233">
        <w:t>For RRC configured PDSCH and PUSCH with slot aggregation, the cancellation unit is the whole PDSCH or PUSCH within a slot</w:t>
      </w:r>
    </w:p>
    <w:p w14:paraId="253DAB2A" w14:textId="77777777" w:rsidR="00451233" w:rsidRPr="00451233" w:rsidRDefault="00451233" w:rsidP="00DD4641">
      <w:pPr>
        <w:pStyle w:val="ListParagraph"/>
        <w:numPr>
          <w:ilvl w:val="1"/>
          <w:numId w:val="234"/>
        </w:numPr>
      </w:pPr>
      <w:r w:rsidRPr="00451233">
        <w:t>For RRC configured PDSCH, PUCCH, and PUSCH without slot aggregation, the cancellation unit is the whole PDSCH, PUCCH, and PUSCH</w:t>
      </w:r>
    </w:p>
    <w:p w14:paraId="49DC3077" w14:textId="77777777" w:rsidR="00451233" w:rsidRPr="00451233" w:rsidRDefault="00451233" w:rsidP="00DD4641">
      <w:pPr>
        <w:pStyle w:val="ListParagraph"/>
        <w:numPr>
          <w:ilvl w:val="1"/>
          <w:numId w:val="234"/>
        </w:numPr>
      </w:pPr>
      <w:r w:rsidRPr="00451233">
        <w:t>For RRC configured SRS transmission, the cancellation unit is OFDM symbol</w:t>
      </w:r>
    </w:p>
    <w:p w14:paraId="1F3C26A4" w14:textId="77777777" w:rsidR="00451233" w:rsidRPr="00451233" w:rsidRDefault="00451233" w:rsidP="00451233">
      <w:pPr>
        <w:ind w:left="720" w:hanging="720"/>
      </w:pPr>
    </w:p>
    <w:p w14:paraId="61A31A26" w14:textId="77777777" w:rsidR="00451233" w:rsidRPr="00451233" w:rsidRDefault="00451233" w:rsidP="00451233">
      <w:pPr>
        <w:ind w:left="720" w:hanging="720"/>
        <w:rPr>
          <w:szCs w:val="20"/>
        </w:rPr>
      </w:pPr>
      <w:r w:rsidRPr="00451233">
        <w:rPr>
          <w:szCs w:val="20"/>
          <w:highlight w:val="green"/>
        </w:rPr>
        <w:t>Agreements</w:t>
      </w:r>
      <w:r w:rsidRPr="00451233">
        <w:rPr>
          <w:szCs w:val="20"/>
        </w:rPr>
        <w:t>:</w:t>
      </w:r>
    </w:p>
    <w:p w14:paraId="492F02F7" w14:textId="77777777" w:rsidR="00451233" w:rsidRPr="00451233" w:rsidRDefault="00451233" w:rsidP="00DD4641">
      <w:pPr>
        <w:pStyle w:val="ListParagraph"/>
        <w:numPr>
          <w:ilvl w:val="0"/>
          <w:numId w:val="234"/>
        </w:numPr>
      </w:pPr>
      <w:r w:rsidRPr="00451233">
        <w:t>For a grant based PDSCH, rate matching around RRC configured CSI-RS, if the CSI-RS is cancelled by setting SFI to “flexible” or the UE does not detect the SFI for the slot, the PDSCH still rate match around the CSI-RS RE locations.</w:t>
      </w:r>
    </w:p>
    <w:p w14:paraId="2B918B6F" w14:textId="77777777" w:rsidR="00451233" w:rsidRPr="00451233" w:rsidRDefault="00451233" w:rsidP="00DD4641">
      <w:pPr>
        <w:pStyle w:val="ListParagraph"/>
        <w:numPr>
          <w:ilvl w:val="1"/>
          <w:numId w:val="234"/>
        </w:numPr>
      </w:pPr>
      <w:r w:rsidRPr="00451233">
        <w:t>This may not have spec impact</w:t>
      </w:r>
    </w:p>
    <w:p w14:paraId="099EE2AA" w14:textId="77777777" w:rsidR="00451233" w:rsidRPr="00451233" w:rsidRDefault="00451233" w:rsidP="00451233"/>
    <w:p w14:paraId="2F6A5638" w14:textId="2098B5DA" w:rsidR="00451233" w:rsidRPr="00373447" w:rsidRDefault="00451233" w:rsidP="00451233">
      <w:pPr>
        <w:tabs>
          <w:tab w:val="left" w:pos="3628"/>
        </w:tabs>
        <w:ind w:left="720" w:hanging="720"/>
        <w:rPr>
          <w:strike/>
          <w:szCs w:val="20"/>
        </w:rPr>
      </w:pPr>
      <w:r w:rsidRPr="00373447">
        <w:rPr>
          <w:strike/>
          <w:szCs w:val="20"/>
        </w:rPr>
        <w:t>Agreement:</w:t>
      </w:r>
      <w:r w:rsidRPr="00373447">
        <w:rPr>
          <w:szCs w:val="20"/>
        </w:rPr>
        <w:t xml:space="preserve"> </w:t>
      </w:r>
      <w:r w:rsidR="00373447" w:rsidRPr="00373447">
        <w:rPr>
          <w:szCs w:val="20"/>
        </w:rPr>
        <w:t>(Friday)</w:t>
      </w:r>
    </w:p>
    <w:p w14:paraId="1D7A809B" w14:textId="77777777" w:rsidR="00451233" w:rsidRPr="00373447" w:rsidRDefault="00451233" w:rsidP="00DD4641">
      <w:pPr>
        <w:pStyle w:val="ListParagraph"/>
        <w:numPr>
          <w:ilvl w:val="0"/>
          <w:numId w:val="234"/>
        </w:numPr>
        <w:rPr>
          <w:strike/>
        </w:rPr>
      </w:pPr>
      <w:r w:rsidRPr="00373447">
        <w:rPr>
          <w:strike/>
        </w:rPr>
        <w:t>UE does not expect to be UE-specific RRC configured to perform UL transmission or DL reception in the same symbol</w:t>
      </w:r>
    </w:p>
    <w:p w14:paraId="7FA4811D" w14:textId="77777777" w:rsidR="00451233" w:rsidRPr="00451233" w:rsidRDefault="00451233" w:rsidP="00451233"/>
    <w:p w14:paraId="64FA2853" w14:textId="77777777" w:rsidR="00451233" w:rsidRPr="00373447" w:rsidRDefault="00451233" w:rsidP="00451233">
      <w:pPr>
        <w:ind w:left="720" w:hanging="720"/>
        <w:rPr>
          <w:szCs w:val="20"/>
        </w:rPr>
      </w:pPr>
      <w:r w:rsidRPr="00373447">
        <w:rPr>
          <w:szCs w:val="20"/>
        </w:rPr>
        <w:t>Proposal:</w:t>
      </w:r>
    </w:p>
    <w:p w14:paraId="6BE9DC7B" w14:textId="77777777" w:rsidR="00451233" w:rsidRPr="00373447" w:rsidRDefault="00451233" w:rsidP="00DD4641">
      <w:pPr>
        <w:pStyle w:val="ListParagraph"/>
        <w:numPr>
          <w:ilvl w:val="0"/>
          <w:numId w:val="234"/>
        </w:numPr>
      </w:pPr>
      <w:r w:rsidRPr="00373447">
        <w:t>For the reception of PDSCH granted by DCI scrambled by P-RNTI, SI-RNTI, RA-RNTI, and TC-RNTI(?), same behaviour as if the UE-specific RRC configuration is not configured (i.e, SIB1 configuration is available only)</w:t>
      </w:r>
    </w:p>
    <w:p w14:paraId="05BC3CD8" w14:textId="77777777" w:rsidR="00451233" w:rsidRPr="00451233" w:rsidRDefault="00451233" w:rsidP="00451233"/>
    <w:p w14:paraId="0B2D7070" w14:textId="77777777" w:rsidR="00373447" w:rsidRDefault="00373447" w:rsidP="00373447">
      <w:pPr>
        <w:rPr>
          <w:b/>
        </w:rPr>
      </w:pPr>
      <w:r>
        <w:rPr>
          <w:b/>
        </w:rPr>
        <w:t>Friday</w:t>
      </w:r>
    </w:p>
    <w:p w14:paraId="4295A20D" w14:textId="2343B96F" w:rsidR="00373447" w:rsidRDefault="00373447" w:rsidP="00373447">
      <w:pPr>
        <w:rPr>
          <w:b/>
        </w:rPr>
      </w:pPr>
      <w:r w:rsidRPr="00373447">
        <w:rPr>
          <w:b/>
        </w:rPr>
        <w:t>R1-1805725</w:t>
      </w:r>
      <w:r w:rsidRPr="00373447">
        <w:rPr>
          <w:b/>
        </w:rPr>
        <w:tab/>
        <w:t>Offline discussion summary on GC-PDCCH carrying SFI</w:t>
      </w:r>
      <w:r w:rsidRPr="00373447">
        <w:rPr>
          <w:b/>
        </w:rPr>
        <w:tab/>
        <w:t>Qualcomm</w:t>
      </w:r>
    </w:p>
    <w:p w14:paraId="3D9F2F1E" w14:textId="77777777" w:rsidR="00373447" w:rsidRDefault="00373447" w:rsidP="0037344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13FB7151" w14:textId="77777777" w:rsidR="00373447" w:rsidRPr="00373447" w:rsidRDefault="00373447" w:rsidP="00373447">
      <w:pPr>
        <w:rPr>
          <w:b/>
        </w:rPr>
      </w:pPr>
    </w:p>
    <w:p w14:paraId="0176AB23" w14:textId="457E42E9" w:rsidR="00373447" w:rsidRPr="00373447" w:rsidRDefault="00373447" w:rsidP="00373447">
      <w:pPr>
        <w:rPr>
          <w:b/>
          <w:szCs w:val="20"/>
        </w:rPr>
      </w:pPr>
      <w:r w:rsidRPr="00373447">
        <w:rPr>
          <w:szCs w:val="20"/>
          <w:highlight w:val="green"/>
        </w:rPr>
        <w:t>Agreement</w:t>
      </w:r>
      <w:r w:rsidRPr="00373447">
        <w:rPr>
          <w:b/>
          <w:szCs w:val="20"/>
        </w:rPr>
        <w:t>:</w:t>
      </w:r>
    </w:p>
    <w:p w14:paraId="40900C19" w14:textId="77777777" w:rsidR="00373447" w:rsidRPr="00373447" w:rsidRDefault="00373447" w:rsidP="00373447">
      <w:pPr>
        <w:pStyle w:val="ListParagraph"/>
        <w:widowControl w:val="0"/>
        <w:numPr>
          <w:ilvl w:val="0"/>
          <w:numId w:val="234"/>
        </w:numPr>
        <w:jc w:val="both"/>
        <w:rPr>
          <w:rFonts w:eastAsia="Times New Roman"/>
          <w:kern w:val="2"/>
        </w:rPr>
      </w:pPr>
      <w:r w:rsidRPr="00373447">
        <w:rPr>
          <w:rFonts w:eastAsia="Times New Roman"/>
          <w:kern w:val="2"/>
        </w:rPr>
        <w:lastRenderedPageBreak/>
        <w:t>In 38.213 section 11.1, when PDSCH granted by DCI with CRC scrambles by C-RNTI is mentioned, add CS-RNTI, P-RNTI, SI-RNTI, RA-RNTI, and TC-RNTI to the list of RNTIs as well</w:t>
      </w:r>
    </w:p>
    <w:p w14:paraId="712CDF44" w14:textId="77777777" w:rsidR="00373447" w:rsidRPr="00373447" w:rsidRDefault="00373447" w:rsidP="00373447">
      <w:pPr>
        <w:rPr>
          <w:b/>
        </w:rPr>
      </w:pPr>
    </w:p>
    <w:p w14:paraId="617E243E" w14:textId="77777777" w:rsidR="00373447" w:rsidRPr="00373447" w:rsidRDefault="00373447" w:rsidP="00373447">
      <w:pPr>
        <w:rPr>
          <w:b/>
          <w:szCs w:val="20"/>
        </w:rPr>
      </w:pPr>
      <w:r w:rsidRPr="00373447">
        <w:rPr>
          <w:szCs w:val="20"/>
          <w:highlight w:val="green"/>
        </w:rPr>
        <w:t>Agreements</w:t>
      </w:r>
      <w:r w:rsidRPr="00373447">
        <w:rPr>
          <w:b/>
          <w:szCs w:val="20"/>
        </w:rPr>
        <w:t>:</w:t>
      </w:r>
    </w:p>
    <w:p w14:paraId="3F415822" w14:textId="77777777" w:rsidR="00373447" w:rsidRPr="00373447" w:rsidRDefault="00373447" w:rsidP="00373447">
      <w:pPr>
        <w:pStyle w:val="ListParagraph"/>
        <w:widowControl w:val="0"/>
        <w:numPr>
          <w:ilvl w:val="0"/>
          <w:numId w:val="234"/>
        </w:numPr>
        <w:jc w:val="both"/>
        <w:rPr>
          <w:rFonts w:eastAsia="Times New Roman"/>
          <w:kern w:val="2"/>
        </w:rPr>
      </w:pPr>
      <w:r w:rsidRPr="00373447">
        <w:rPr>
          <w:rFonts w:eastAsia="Times New Roman"/>
          <w:kern w:val="2"/>
        </w:rPr>
        <w:t>For a UE-specific RRC configured UL transmission, if one OFDM symbol of the configured transmission falls on the semi-static DL symbol or a symbol SSB is transmitted as indicated, the UE shall cancel the transmission.</w:t>
      </w:r>
    </w:p>
    <w:p w14:paraId="48DEE29F" w14:textId="77777777" w:rsidR="00373447" w:rsidRPr="00373447" w:rsidRDefault="00373447" w:rsidP="00373447">
      <w:pPr>
        <w:pStyle w:val="ListParagraph"/>
        <w:widowControl w:val="0"/>
        <w:numPr>
          <w:ilvl w:val="0"/>
          <w:numId w:val="234"/>
        </w:numPr>
        <w:jc w:val="both"/>
        <w:rPr>
          <w:rFonts w:eastAsia="Times New Roman"/>
          <w:kern w:val="2"/>
        </w:rPr>
      </w:pPr>
      <w:r w:rsidRPr="00373447">
        <w:rPr>
          <w:rFonts w:eastAsia="Times New Roman"/>
          <w:kern w:val="2"/>
        </w:rPr>
        <w:t>For a UE-specific RRC configured DL reception, if one OFDM symbol of the configured reception falls on the semi-static UL symbol or a symbol PRACH is configured, the UE shall cancel the reception.</w:t>
      </w:r>
    </w:p>
    <w:p w14:paraId="0902C89E" w14:textId="77777777" w:rsidR="00451233" w:rsidRDefault="00451233" w:rsidP="007F2937">
      <w:pPr>
        <w:ind w:left="720" w:hanging="720"/>
        <w:rPr>
          <w:lang w:eastAsia="x-none"/>
        </w:rPr>
      </w:pPr>
    </w:p>
    <w:p w14:paraId="272C2FDF" w14:textId="762C8D12" w:rsidR="00254752" w:rsidRPr="00254752" w:rsidRDefault="00603E09" w:rsidP="00254752">
      <w:pPr>
        <w:ind w:left="720" w:hanging="720"/>
        <w:rPr>
          <w:lang w:eastAsia="x-none"/>
        </w:rPr>
      </w:pPr>
      <w:hyperlink r:id="rId1546" w:history="1">
        <w:r w:rsidR="00FE4C7E">
          <w:rPr>
            <w:rStyle w:val="Hyperlink"/>
            <w:lang w:eastAsia="x-none"/>
          </w:rPr>
          <w:t>R1-1803643</w:t>
        </w:r>
      </w:hyperlink>
      <w:r w:rsidR="00254752" w:rsidRPr="00254752">
        <w:rPr>
          <w:lang w:eastAsia="x-none"/>
        </w:rPr>
        <w:tab/>
        <w:t>Remaining issues on group-common PDCCH</w:t>
      </w:r>
      <w:r w:rsidR="00254752" w:rsidRPr="00254752">
        <w:rPr>
          <w:lang w:eastAsia="x-none"/>
        </w:rPr>
        <w:tab/>
        <w:t>Huawei, HiSilicon</w:t>
      </w:r>
    </w:p>
    <w:p w14:paraId="653554B4" w14:textId="5731C557" w:rsidR="00254752" w:rsidRPr="00254752" w:rsidRDefault="00603E09" w:rsidP="00254752">
      <w:pPr>
        <w:ind w:left="720" w:hanging="720"/>
        <w:rPr>
          <w:lang w:eastAsia="x-none"/>
        </w:rPr>
      </w:pPr>
      <w:hyperlink r:id="rId1547" w:history="1">
        <w:r w:rsidR="00FE4C7E">
          <w:rPr>
            <w:rStyle w:val="Hyperlink"/>
            <w:lang w:eastAsia="x-none"/>
          </w:rPr>
          <w:t>R1-1803752</w:t>
        </w:r>
      </w:hyperlink>
      <w:r w:rsidR="00254752" w:rsidRPr="00254752">
        <w:rPr>
          <w:lang w:eastAsia="x-none"/>
        </w:rPr>
        <w:tab/>
        <w:t>Open issues for semi-static and dynamic slot format indication</w:t>
      </w:r>
      <w:r w:rsidR="00254752" w:rsidRPr="00254752">
        <w:rPr>
          <w:lang w:eastAsia="x-none"/>
        </w:rPr>
        <w:tab/>
        <w:t>CATT</w:t>
      </w:r>
    </w:p>
    <w:p w14:paraId="49FF5D4C" w14:textId="0BA9832B" w:rsidR="00254752" w:rsidRPr="00254752" w:rsidRDefault="00603E09" w:rsidP="00254752">
      <w:pPr>
        <w:ind w:left="720" w:hanging="720"/>
        <w:rPr>
          <w:lang w:eastAsia="x-none"/>
        </w:rPr>
      </w:pPr>
      <w:hyperlink r:id="rId1548" w:history="1">
        <w:r w:rsidR="00FE4C7E">
          <w:rPr>
            <w:rStyle w:val="Hyperlink"/>
            <w:lang w:eastAsia="x-none"/>
          </w:rPr>
          <w:t>R1-1803792</w:t>
        </w:r>
      </w:hyperlink>
      <w:r w:rsidR="00254752" w:rsidRPr="00254752">
        <w:rPr>
          <w:lang w:eastAsia="x-none"/>
        </w:rPr>
        <w:tab/>
        <w:t>Remaining issues for slot format</w:t>
      </w:r>
      <w:r w:rsidR="00254752" w:rsidRPr="00254752">
        <w:rPr>
          <w:lang w:eastAsia="x-none"/>
        </w:rPr>
        <w:tab/>
        <w:t>ZTE, Sanechips</w:t>
      </w:r>
    </w:p>
    <w:p w14:paraId="64AB19A1" w14:textId="493BBD4F" w:rsidR="00254752" w:rsidRPr="00254752" w:rsidRDefault="00603E09" w:rsidP="00254752">
      <w:pPr>
        <w:ind w:left="720" w:hanging="720"/>
        <w:rPr>
          <w:lang w:eastAsia="x-none"/>
        </w:rPr>
      </w:pPr>
      <w:hyperlink r:id="rId1549" w:history="1">
        <w:r w:rsidR="00FE4C7E">
          <w:rPr>
            <w:rStyle w:val="Hyperlink"/>
            <w:lang w:eastAsia="x-none"/>
          </w:rPr>
          <w:t>R1-1803829</w:t>
        </w:r>
      </w:hyperlink>
      <w:r w:rsidR="00254752" w:rsidRPr="00254752">
        <w:rPr>
          <w:lang w:eastAsia="x-none"/>
        </w:rPr>
        <w:tab/>
        <w:t>Remaining issues on GC-PDCCH</w:t>
      </w:r>
      <w:r w:rsidR="00254752" w:rsidRPr="00254752">
        <w:rPr>
          <w:lang w:eastAsia="x-none"/>
        </w:rPr>
        <w:tab/>
        <w:t>vivo</w:t>
      </w:r>
    </w:p>
    <w:p w14:paraId="13031A58" w14:textId="6F40F552" w:rsidR="00254752" w:rsidRPr="00254752" w:rsidRDefault="00603E09" w:rsidP="00254752">
      <w:pPr>
        <w:ind w:left="720" w:hanging="720"/>
        <w:rPr>
          <w:lang w:eastAsia="x-none"/>
        </w:rPr>
      </w:pPr>
      <w:hyperlink r:id="rId1550" w:history="1">
        <w:r w:rsidR="00FE4C7E">
          <w:rPr>
            <w:rStyle w:val="Hyperlink"/>
            <w:lang w:eastAsia="x-none"/>
          </w:rPr>
          <w:t>R1-1803989</w:t>
        </w:r>
      </w:hyperlink>
      <w:r w:rsidR="00254752" w:rsidRPr="00254752">
        <w:rPr>
          <w:lang w:eastAsia="x-none"/>
        </w:rPr>
        <w:tab/>
        <w:t>Remaining issues on GC-PDCCH</w:t>
      </w:r>
      <w:r w:rsidR="00254752" w:rsidRPr="00254752">
        <w:rPr>
          <w:lang w:eastAsia="x-none"/>
        </w:rPr>
        <w:tab/>
        <w:t>OPPO</w:t>
      </w:r>
    </w:p>
    <w:p w14:paraId="7916682C" w14:textId="6F5D0F5D" w:rsidR="00254752" w:rsidRPr="00254752" w:rsidRDefault="00603E09" w:rsidP="00254752">
      <w:pPr>
        <w:ind w:left="720" w:hanging="720"/>
        <w:rPr>
          <w:lang w:eastAsia="x-none"/>
        </w:rPr>
      </w:pPr>
      <w:hyperlink r:id="rId1551" w:history="1">
        <w:r w:rsidR="00FE4C7E">
          <w:rPr>
            <w:rStyle w:val="Hyperlink"/>
            <w:lang w:eastAsia="x-none"/>
          </w:rPr>
          <w:t>R1-1804044</w:t>
        </w:r>
      </w:hyperlink>
      <w:r w:rsidR="00254752" w:rsidRPr="00254752">
        <w:rPr>
          <w:lang w:eastAsia="x-none"/>
        </w:rPr>
        <w:tab/>
        <w:t>Remaining issues in GC-PDCCH</w:t>
      </w:r>
      <w:r w:rsidR="00254752" w:rsidRPr="00254752">
        <w:rPr>
          <w:lang w:eastAsia="x-none"/>
        </w:rPr>
        <w:tab/>
        <w:t>MediaTek Inc.</w:t>
      </w:r>
    </w:p>
    <w:p w14:paraId="6BA767C1" w14:textId="39A29BD2" w:rsidR="00254752" w:rsidRPr="00254752" w:rsidRDefault="00603E09" w:rsidP="00254752">
      <w:pPr>
        <w:ind w:left="720" w:hanging="720"/>
        <w:rPr>
          <w:lang w:eastAsia="x-none"/>
        </w:rPr>
      </w:pPr>
      <w:hyperlink r:id="rId1552" w:history="1">
        <w:r w:rsidR="00FE4C7E">
          <w:rPr>
            <w:rStyle w:val="Hyperlink"/>
            <w:lang w:eastAsia="x-none"/>
          </w:rPr>
          <w:t>R1-1804371</w:t>
        </w:r>
      </w:hyperlink>
      <w:r w:rsidR="00254752" w:rsidRPr="00254752">
        <w:rPr>
          <w:lang w:eastAsia="x-none"/>
        </w:rPr>
        <w:tab/>
        <w:t>Corrections on UE-Group Common PDCCH</w:t>
      </w:r>
      <w:r w:rsidR="00254752" w:rsidRPr="00254752">
        <w:rPr>
          <w:lang w:eastAsia="x-none"/>
        </w:rPr>
        <w:tab/>
        <w:t>Samsung</w:t>
      </w:r>
    </w:p>
    <w:p w14:paraId="1044360D" w14:textId="0A0BC92A" w:rsidR="00254752" w:rsidRPr="00254752" w:rsidRDefault="00603E09" w:rsidP="00254752">
      <w:pPr>
        <w:ind w:left="720" w:hanging="720"/>
        <w:rPr>
          <w:lang w:eastAsia="x-none"/>
        </w:rPr>
      </w:pPr>
      <w:hyperlink r:id="rId1553" w:history="1">
        <w:r w:rsidR="00FE4C7E">
          <w:rPr>
            <w:rStyle w:val="Hyperlink"/>
            <w:lang w:eastAsia="x-none"/>
          </w:rPr>
          <w:t>R1-1804552</w:t>
        </w:r>
      </w:hyperlink>
      <w:r w:rsidR="00254752" w:rsidRPr="00254752">
        <w:rPr>
          <w:lang w:eastAsia="x-none"/>
        </w:rPr>
        <w:tab/>
        <w:t>Remaining issues on group common PDCCH</w:t>
      </w:r>
      <w:r w:rsidR="00254752" w:rsidRPr="00254752">
        <w:rPr>
          <w:lang w:eastAsia="x-none"/>
        </w:rPr>
        <w:tab/>
        <w:t>LG Electronics</w:t>
      </w:r>
    </w:p>
    <w:p w14:paraId="23DA4998" w14:textId="481A9317" w:rsidR="00254752" w:rsidRPr="00254752" w:rsidRDefault="00603E09" w:rsidP="00254752">
      <w:pPr>
        <w:ind w:left="720" w:hanging="720"/>
        <w:rPr>
          <w:lang w:eastAsia="x-none"/>
        </w:rPr>
      </w:pPr>
      <w:hyperlink r:id="rId1554" w:history="1">
        <w:r w:rsidR="00FE4C7E">
          <w:rPr>
            <w:rStyle w:val="Hyperlink"/>
            <w:lang w:eastAsia="x-none"/>
          </w:rPr>
          <w:t>R1-1804613</w:t>
        </w:r>
      </w:hyperlink>
      <w:r w:rsidR="00254752" w:rsidRPr="00254752">
        <w:rPr>
          <w:lang w:eastAsia="x-none"/>
        </w:rPr>
        <w:tab/>
        <w:t>Remaining issues for the Slot Format Indication</w:t>
      </w:r>
      <w:r w:rsidR="00254752" w:rsidRPr="00254752">
        <w:rPr>
          <w:lang w:eastAsia="x-none"/>
        </w:rPr>
        <w:tab/>
        <w:t>Nokia, Nokia Shanghai Bell</w:t>
      </w:r>
    </w:p>
    <w:p w14:paraId="084620E4" w14:textId="58425D1A" w:rsidR="00254752" w:rsidRPr="00254752" w:rsidRDefault="00603E09" w:rsidP="00254752">
      <w:pPr>
        <w:ind w:left="720" w:hanging="720"/>
        <w:rPr>
          <w:lang w:eastAsia="x-none"/>
        </w:rPr>
      </w:pPr>
      <w:hyperlink r:id="rId1555" w:history="1">
        <w:r w:rsidR="00FE4C7E">
          <w:rPr>
            <w:rStyle w:val="Hyperlink"/>
            <w:lang w:eastAsia="x-none"/>
          </w:rPr>
          <w:t>R1-1804726</w:t>
        </w:r>
      </w:hyperlink>
      <w:r w:rsidR="00254752" w:rsidRPr="00254752">
        <w:rPr>
          <w:lang w:eastAsia="x-none"/>
        </w:rPr>
        <w:tab/>
        <w:t>GC PDCCH: Some remaining details</w:t>
      </w:r>
      <w:r w:rsidR="00254752" w:rsidRPr="00254752">
        <w:rPr>
          <w:lang w:eastAsia="x-none"/>
        </w:rPr>
        <w:tab/>
        <w:t>Intel Corporation</w:t>
      </w:r>
    </w:p>
    <w:p w14:paraId="0568880C" w14:textId="41BCF883" w:rsidR="00254752" w:rsidRPr="00254752" w:rsidRDefault="00603E09" w:rsidP="00254752">
      <w:pPr>
        <w:ind w:left="720" w:hanging="720"/>
        <w:rPr>
          <w:lang w:eastAsia="x-none"/>
        </w:rPr>
      </w:pPr>
      <w:hyperlink r:id="rId1556" w:history="1">
        <w:r w:rsidR="00FE4C7E">
          <w:rPr>
            <w:rStyle w:val="Hyperlink"/>
            <w:lang w:eastAsia="x-none"/>
          </w:rPr>
          <w:t>R1-1804799</w:t>
        </w:r>
      </w:hyperlink>
      <w:r w:rsidR="00254752" w:rsidRPr="00254752">
        <w:rPr>
          <w:lang w:eastAsia="x-none"/>
        </w:rPr>
        <w:tab/>
        <w:t>Remaining issues for slot format indication</w:t>
      </w:r>
      <w:r w:rsidR="00254752" w:rsidRPr="00254752">
        <w:rPr>
          <w:lang w:eastAsia="x-none"/>
        </w:rPr>
        <w:tab/>
        <w:t>Qualcomm Incorporated</w:t>
      </w:r>
    </w:p>
    <w:p w14:paraId="1637F733" w14:textId="2591854F" w:rsidR="00254752" w:rsidRPr="00254752" w:rsidRDefault="00603E09" w:rsidP="00254752">
      <w:pPr>
        <w:ind w:left="720" w:hanging="720"/>
        <w:rPr>
          <w:lang w:eastAsia="x-none"/>
        </w:rPr>
      </w:pPr>
      <w:hyperlink r:id="rId1557" w:history="1">
        <w:r w:rsidR="00FE4C7E">
          <w:rPr>
            <w:rStyle w:val="Hyperlink"/>
            <w:lang w:eastAsia="x-none"/>
          </w:rPr>
          <w:t>R1-1804881</w:t>
        </w:r>
      </w:hyperlink>
      <w:r w:rsidR="00254752" w:rsidRPr="00254752">
        <w:rPr>
          <w:lang w:eastAsia="x-none"/>
        </w:rPr>
        <w:tab/>
        <w:t>Remaining issues on slot format for NR</w:t>
      </w:r>
      <w:r w:rsidR="00254752" w:rsidRPr="00254752">
        <w:rPr>
          <w:lang w:eastAsia="x-none"/>
        </w:rPr>
        <w:tab/>
        <w:t>Sharp</w:t>
      </w:r>
    </w:p>
    <w:p w14:paraId="7C1313E6" w14:textId="1BD783DB" w:rsidR="00254752" w:rsidRPr="00254752" w:rsidRDefault="00603E09" w:rsidP="00254752">
      <w:pPr>
        <w:ind w:left="720" w:hanging="720"/>
        <w:rPr>
          <w:lang w:eastAsia="x-none"/>
        </w:rPr>
      </w:pPr>
      <w:hyperlink r:id="rId1558" w:history="1">
        <w:r w:rsidR="00FE4C7E">
          <w:rPr>
            <w:rStyle w:val="Hyperlink"/>
            <w:lang w:eastAsia="x-none"/>
          </w:rPr>
          <w:t>R1-1805049</w:t>
        </w:r>
      </w:hyperlink>
      <w:r w:rsidR="00254752" w:rsidRPr="00254752">
        <w:rPr>
          <w:lang w:eastAsia="x-none"/>
        </w:rPr>
        <w:tab/>
        <w:t>Remaining issues on group-common PDCCH</w:t>
      </w:r>
      <w:r w:rsidR="00254752" w:rsidRPr="00254752">
        <w:rPr>
          <w:lang w:eastAsia="x-none"/>
        </w:rPr>
        <w:tab/>
        <w:t>NTT DOCOMO, INC.</w:t>
      </w:r>
    </w:p>
    <w:p w14:paraId="02EF5D7D" w14:textId="4D26E00E" w:rsidR="00254752" w:rsidRPr="00254752" w:rsidRDefault="00603E09" w:rsidP="00254752">
      <w:pPr>
        <w:ind w:left="720" w:hanging="720"/>
        <w:rPr>
          <w:lang w:eastAsia="x-none"/>
        </w:rPr>
      </w:pPr>
      <w:hyperlink r:id="rId1559" w:history="1">
        <w:r w:rsidR="00FE4C7E">
          <w:rPr>
            <w:rStyle w:val="Hyperlink"/>
            <w:lang w:eastAsia="x-none"/>
          </w:rPr>
          <w:t>R1-1805179</w:t>
        </w:r>
      </w:hyperlink>
      <w:r w:rsidR="00254752" w:rsidRPr="00254752">
        <w:rPr>
          <w:lang w:eastAsia="x-none"/>
        </w:rPr>
        <w:tab/>
        <w:t>On remaining issues of GC-PDCCH</w:t>
      </w:r>
      <w:r w:rsidR="00254752" w:rsidRPr="00254752">
        <w:rPr>
          <w:lang w:eastAsia="x-none"/>
        </w:rPr>
        <w:tab/>
        <w:t>Ericsson</w:t>
      </w:r>
    </w:p>
    <w:p w14:paraId="33E22C7F" w14:textId="103E5D87" w:rsidR="00254752" w:rsidRPr="00254752" w:rsidRDefault="00603E09" w:rsidP="00254752">
      <w:pPr>
        <w:ind w:left="720" w:hanging="720"/>
        <w:rPr>
          <w:lang w:eastAsia="x-none"/>
        </w:rPr>
      </w:pPr>
      <w:hyperlink r:id="rId1560" w:history="1">
        <w:r w:rsidR="00FE4C7E">
          <w:rPr>
            <w:rStyle w:val="Hyperlink"/>
            <w:lang w:eastAsia="x-none"/>
          </w:rPr>
          <w:t>R1-1805240</w:t>
        </w:r>
      </w:hyperlink>
      <w:r w:rsidR="00254752" w:rsidRPr="00254752">
        <w:rPr>
          <w:lang w:eastAsia="x-none"/>
        </w:rPr>
        <w:tab/>
        <w:t>Remaining issues on group-common PDCCH for NR</w:t>
      </w:r>
      <w:r w:rsidR="00254752" w:rsidRPr="00254752">
        <w:rPr>
          <w:lang w:eastAsia="x-none"/>
        </w:rPr>
        <w:tab/>
        <w:t>WILUS Inc.</w:t>
      </w:r>
    </w:p>
    <w:p w14:paraId="06D1E4CD" w14:textId="77777777" w:rsidR="00254752" w:rsidRPr="00254752" w:rsidRDefault="00254752" w:rsidP="005F6CB9">
      <w:pPr>
        <w:pStyle w:val="Heading5"/>
      </w:pPr>
      <w:bookmarkStart w:id="518" w:name="_Toc514184681"/>
      <w:r w:rsidRPr="00254752">
        <w:t>DCI contents and formats</w:t>
      </w:r>
      <w:bookmarkEnd w:id="518"/>
    </w:p>
    <w:p w14:paraId="75BEF025" w14:textId="54957E8F" w:rsidR="008D5759" w:rsidRPr="008D5759" w:rsidRDefault="00603E09" w:rsidP="008D5759">
      <w:pPr>
        <w:ind w:left="720" w:hanging="720"/>
        <w:rPr>
          <w:b/>
        </w:rPr>
      </w:pPr>
      <w:hyperlink r:id="rId1561" w:history="1">
        <w:r w:rsidR="00FE4C7E">
          <w:rPr>
            <w:rStyle w:val="Hyperlink"/>
            <w:b/>
          </w:rPr>
          <w:t>R1-1805601</w:t>
        </w:r>
      </w:hyperlink>
      <w:r w:rsidR="008D5759" w:rsidRPr="008D5759">
        <w:rPr>
          <w:b/>
        </w:rPr>
        <w:tab/>
        <w:t>Outcome of offline discussion on 7.1.3.1.4</w:t>
      </w:r>
      <w:r w:rsidR="008D5759" w:rsidRPr="008D5759">
        <w:rPr>
          <w:b/>
        </w:rPr>
        <w:tab/>
        <w:t>Ericsson</w:t>
      </w:r>
    </w:p>
    <w:p w14:paraId="4EBA10AC" w14:textId="77777777" w:rsidR="008D5759" w:rsidRDefault="008D5759" w:rsidP="008D575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4497051" w14:textId="2156C64A" w:rsidR="008D5759" w:rsidRDefault="008D5759" w:rsidP="008D5759">
      <w:pPr>
        <w:ind w:left="720" w:hanging="720"/>
      </w:pPr>
    </w:p>
    <w:p w14:paraId="1901D5CF" w14:textId="49703EDD" w:rsidR="00E83301" w:rsidRPr="00E83301" w:rsidRDefault="00E83301" w:rsidP="008D5759">
      <w:pPr>
        <w:ind w:left="720" w:hanging="720"/>
        <w:rPr>
          <w:b/>
        </w:rPr>
      </w:pPr>
      <w:r w:rsidRPr="00E83301">
        <w:rPr>
          <w:b/>
        </w:rPr>
        <w:t>Wednesday</w:t>
      </w:r>
    </w:p>
    <w:p w14:paraId="4E3D7F80" w14:textId="3C2FDEC7" w:rsidR="00E83301" w:rsidRPr="00E83301" w:rsidRDefault="00603E09" w:rsidP="00E83301">
      <w:pPr>
        <w:ind w:left="720" w:hanging="720"/>
        <w:rPr>
          <w:b/>
          <w:lang w:eastAsia="x-none"/>
        </w:rPr>
      </w:pPr>
      <w:hyperlink r:id="rId1562" w:history="1">
        <w:r w:rsidR="00FE4C7E">
          <w:rPr>
            <w:rStyle w:val="Hyperlink"/>
            <w:b/>
            <w:lang w:eastAsia="x-none"/>
          </w:rPr>
          <w:t>R1-1805638</w:t>
        </w:r>
      </w:hyperlink>
      <w:r w:rsidR="00E83301" w:rsidRPr="00E83301">
        <w:rPr>
          <w:b/>
          <w:lang w:eastAsia="x-none"/>
        </w:rPr>
        <w:tab/>
        <w:t>Summary of offline discussion on 7.1.3.1.4 part II</w:t>
      </w:r>
      <w:r w:rsidR="00E83301" w:rsidRPr="00E83301">
        <w:rPr>
          <w:b/>
          <w:lang w:eastAsia="x-none"/>
        </w:rPr>
        <w:tab/>
        <w:t>Ericsson</w:t>
      </w:r>
    </w:p>
    <w:p w14:paraId="429C2906" w14:textId="77777777" w:rsidR="00E83301" w:rsidRDefault="00E83301" w:rsidP="00E83301">
      <w:pPr>
        <w:ind w:left="720" w:hanging="720"/>
        <w:rPr>
          <w:szCs w:val="20"/>
          <w:highlight w:val="green"/>
          <w:lang w:eastAsia="x-none"/>
        </w:rPr>
      </w:pPr>
    </w:p>
    <w:p w14:paraId="28513B00" w14:textId="4E6D1BAB" w:rsidR="00E83301" w:rsidRPr="00E83301" w:rsidRDefault="00E83301" w:rsidP="00E83301">
      <w:pPr>
        <w:ind w:left="720" w:hanging="720"/>
        <w:rPr>
          <w:szCs w:val="20"/>
          <w:highlight w:val="green"/>
          <w:lang w:eastAsia="x-none"/>
        </w:rPr>
      </w:pPr>
      <w:r w:rsidRPr="00E83301">
        <w:rPr>
          <w:szCs w:val="20"/>
          <w:highlight w:val="green"/>
          <w:lang w:eastAsia="x-none"/>
        </w:rPr>
        <w:t>Agreement:</w:t>
      </w:r>
    </w:p>
    <w:p w14:paraId="4F513F3F" w14:textId="62741749" w:rsidR="00E83301" w:rsidRPr="00E83301" w:rsidRDefault="005D7DF8" w:rsidP="00BC4EF6">
      <w:pPr>
        <w:pStyle w:val="ListParagraph"/>
        <w:numPr>
          <w:ilvl w:val="0"/>
          <w:numId w:val="148"/>
        </w:numPr>
        <w:rPr>
          <w:lang w:eastAsia="x-none"/>
        </w:rPr>
      </w:pPr>
      <w:r>
        <w:rPr>
          <w:lang w:eastAsia="x-none"/>
        </w:rPr>
        <w:t>C</w:t>
      </w:r>
      <w:r w:rsidR="00E83301" w:rsidRPr="00E83301">
        <w:rPr>
          <w:lang w:eastAsia="x-none"/>
        </w:rPr>
        <w:t>onfirm the following working assumption:</w:t>
      </w:r>
    </w:p>
    <w:p w14:paraId="7AF44254" w14:textId="33FD21EB" w:rsidR="00E83301" w:rsidRPr="00E83301" w:rsidRDefault="00E83301" w:rsidP="00BC4EF6">
      <w:pPr>
        <w:pStyle w:val="ListParagraph"/>
        <w:numPr>
          <w:ilvl w:val="1"/>
          <w:numId w:val="148"/>
        </w:numPr>
        <w:spacing w:after="120"/>
        <w:jc w:val="both"/>
        <w:rPr>
          <w:lang w:eastAsia="x-none"/>
        </w:rPr>
      </w:pPr>
      <w:r w:rsidRPr="00E83301">
        <w:rPr>
          <w:lang w:eastAsia="x-none"/>
        </w:rPr>
        <w:t>(</w:t>
      </w:r>
      <w:r w:rsidRPr="00E83301">
        <w:rPr>
          <w:highlight w:val="darkYellow"/>
          <w:lang w:eastAsia="x-none"/>
        </w:rPr>
        <w:t>working assumption</w:t>
      </w:r>
      <w:r w:rsidRPr="00E83301">
        <w:rPr>
          <w:lang w:eastAsia="x-none"/>
        </w:rPr>
        <w:t>) At most 4 different DCI sizes are monitored by the UE per slot</w:t>
      </w:r>
    </w:p>
    <w:p w14:paraId="07A186AE" w14:textId="77777777" w:rsidR="00E83301" w:rsidRPr="00E83301" w:rsidRDefault="00E83301" w:rsidP="00BC4EF6">
      <w:pPr>
        <w:pStyle w:val="ListParagraph"/>
        <w:numPr>
          <w:ilvl w:val="2"/>
          <w:numId w:val="148"/>
        </w:numPr>
        <w:spacing w:after="120"/>
        <w:jc w:val="both"/>
        <w:rPr>
          <w:lang w:eastAsia="x-none"/>
        </w:rPr>
      </w:pPr>
      <w:r w:rsidRPr="00E83301">
        <w:rPr>
          <w:lang w:eastAsia="x-none"/>
        </w:rPr>
        <w:t>At most 3 different DCI sizes are monitored per C-RNTI per slot</w:t>
      </w:r>
    </w:p>
    <w:p w14:paraId="5AB885EB" w14:textId="77777777" w:rsidR="00E83301" w:rsidRPr="00E83301" w:rsidRDefault="00E83301" w:rsidP="00E83301">
      <w:pPr>
        <w:rPr>
          <w:szCs w:val="20"/>
        </w:rPr>
      </w:pPr>
      <w:r w:rsidRPr="00E83301">
        <w:rPr>
          <w:b/>
          <w:szCs w:val="20"/>
          <w:u w:val="single"/>
        </w:rPr>
        <w:t>Conclusion</w:t>
      </w:r>
      <w:r w:rsidRPr="00E83301">
        <w:rPr>
          <w:szCs w:val="20"/>
        </w:rPr>
        <w:t>:</w:t>
      </w:r>
    </w:p>
    <w:p w14:paraId="73F677DD" w14:textId="77777777" w:rsidR="00E83301" w:rsidRPr="00E83301" w:rsidRDefault="00E83301" w:rsidP="00BC4EF6">
      <w:pPr>
        <w:pStyle w:val="ListParagraph"/>
        <w:numPr>
          <w:ilvl w:val="0"/>
          <w:numId w:val="148"/>
        </w:numPr>
      </w:pPr>
      <w:r w:rsidRPr="00E83301">
        <w:t>It is understood that DCI sizes to monitor do not vary dynamically from slot-to-slot (other than impact due to BWP switching) but are based on RRC configuration, CSS vs. USS, and/or active BWP.</w:t>
      </w:r>
    </w:p>
    <w:p w14:paraId="51613DEA" w14:textId="77777777" w:rsidR="00E83301" w:rsidRPr="00E83301" w:rsidRDefault="00E83301" w:rsidP="00E83301">
      <w:pPr>
        <w:ind w:left="720"/>
        <w:rPr>
          <w:sz w:val="22"/>
        </w:rPr>
      </w:pPr>
    </w:p>
    <w:p w14:paraId="1A9111C0" w14:textId="77777777" w:rsidR="00E83301" w:rsidRPr="00E83301" w:rsidRDefault="00E83301" w:rsidP="00E83301">
      <w:pPr>
        <w:rPr>
          <w:szCs w:val="20"/>
        </w:rPr>
      </w:pPr>
      <w:r w:rsidRPr="00E83301">
        <w:rPr>
          <w:szCs w:val="20"/>
          <w:highlight w:val="green"/>
        </w:rPr>
        <w:t>Agreements</w:t>
      </w:r>
      <w:r w:rsidRPr="00E83301">
        <w:rPr>
          <w:szCs w:val="20"/>
        </w:rPr>
        <w:t>:</w:t>
      </w:r>
    </w:p>
    <w:p w14:paraId="4A62C120" w14:textId="77777777" w:rsidR="00E83301" w:rsidRPr="00E83301" w:rsidRDefault="00E83301" w:rsidP="00BC4EF6">
      <w:pPr>
        <w:pStyle w:val="ListParagraph"/>
        <w:numPr>
          <w:ilvl w:val="0"/>
          <w:numId w:val="148"/>
        </w:numPr>
      </w:pPr>
      <w:r w:rsidRPr="00E83301">
        <w:t>To confirm the following working assumption with update</w:t>
      </w:r>
    </w:p>
    <w:p w14:paraId="4997C250" w14:textId="77777777" w:rsidR="00E83301" w:rsidRPr="00E83301" w:rsidRDefault="00E83301" w:rsidP="00E83301">
      <w:pPr>
        <w:pStyle w:val="ListParagraph"/>
        <w:spacing w:after="120"/>
        <w:jc w:val="both"/>
        <w:rPr>
          <w:lang w:eastAsia="x-none"/>
        </w:rPr>
      </w:pPr>
      <w:r w:rsidRPr="00E83301">
        <w:rPr>
          <w:highlight w:val="darkYellow"/>
          <w:lang w:eastAsia="x-none"/>
        </w:rPr>
        <w:t>Working assumption</w:t>
      </w:r>
      <w:r w:rsidRPr="00E83301">
        <w:rPr>
          <w:lang w:eastAsia="x-none"/>
        </w:rPr>
        <w:t>:</w:t>
      </w:r>
    </w:p>
    <w:p w14:paraId="5E066129" w14:textId="77777777" w:rsidR="00E83301" w:rsidRPr="00E83301" w:rsidRDefault="00E83301" w:rsidP="00BC4EF6">
      <w:pPr>
        <w:pStyle w:val="ListParagraph"/>
        <w:numPr>
          <w:ilvl w:val="1"/>
          <w:numId w:val="148"/>
        </w:numPr>
        <w:spacing w:after="120"/>
        <w:jc w:val="both"/>
        <w:rPr>
          <w:lang w:eastAsia="x-none"/>
        </w:rPr>
      </w:pPr>
      <w:r w:rsidRPr="00E83301">
        <w:rPr>
          <w:lang w:eastAsia="x-none"/>
        </w:rPr>
        <w:t>When monitoring for DCI in a BWP, the size of DCI format 0-0/1-0 is given by</w:t>
      </w:r>
    </w:p>
    <w:p w14:paraId="35CA4387" w14:textId="77777777" w:rsidR="00E83301" w:rsidRPr="00E83301" w:rsidRDefault="00E83301" w:rsidP="00BC4EF6">
      <w:pPr>
        <w:pStyle w:val="ListParagraph"/>
        <w:numPr>
          <w:ilvl w:val="2"/>
          <w:numId w:val="148"/>
        </w:numPr>
        <w:spacing w:after="120"/>
        <w:jc w:val="both"/>
        <w:rPr>
          <w:lang w:eastAsia="x-none"/>
        </w:rPr>
      </w:pPr>
      <w:r w:rsidRPr="00E83301">
        <w:rPr>
          <w:lang w:eastAsia="x-none"/>
        </w:rPr>
        <w:t>For format 0-0/1-0 (regardless of RNTI) in CSS, the size is given by the initial DL BWP</w:t>
      </w:r>
    </w:p>
    <w:p w14:paraId="2B8D5F85" w14:textId="77777777" w:rsidR="00E83301" w:rsidRPr="00E83301" w:rsidRDefault="00E83301" w:rsidP="00BC4EF6">
      <w:pPr>
        <w:pStyle w:val="ListParagraph"/>
        <w:numPr>
          <w:ilvl w:val="2"/>
          <w:numId w:val="148"/>
        </w:numPr>
        <w:spacing w:after="120"/>
        <w:jc w:val="both"/>
        <w:rPr>
          <w:lang w:eastAsia="x-none"/>
        </w:rPr>
      </w:pPr>
      <w:r w:rsidRPr="00E83301">
        <w:rPr>
          <w:lang w:eastAsia="x-none"/>
        </w:rPr>
        <w:t xml:space="preserve">For format 0-0/1-0 in USS, the size is given by the active BWP as long as the DCI size budget is fulfilled </w:t>
      </w:r>
    </w:p>
    <w:p w14:paraId="6996441C" w14:textId="77777777" w:rsidR="00E83301" w:rsidRPr="00E83301" w:rsidRDefault="00E83301" w:rsidP="00BC4EF6">
      <w:pPr>
        <w:pStyle w:val="ListParagraph"/>
        <w:numPr>
          <w:ilvl w:val="3"/>
          <w:numId w:val="148"/>
        </w:numPr>
        <w:spacing w:after="120"/>
        <w:jc w:val="both"/>
        <w:rPr>
          <w:lang w:eastAsia="x-none"/>
        </w:rPr>
      </w:pPr>
      <w:r w:rsidRPr="00E83301">
        <w:rPr>
          <w:strike/>
          <w:color w:val="FF0000"/>
          <w:u w:val="single"/>
          <w:lang w:eastAsia="x-none"/>
        </w:rPr>
        <w:t>FFS:</w:t>
      </w:r>
      <w:r w:rsidRPr="00E83301">
        <w:rPr>
          <w:lang w:eastAsia="x-none"/>
        </w:rPr>
        <w:t xml:space="preserve"> Otherwise, for format 0-0/1-0, the size is given by the initial DL BWP</w:t>
      </w:r>
    </w:p>
    <w:p w14:paraId="21AE6FE5" w14:textId="77777777" w:rsidR="00E83301" w:rsidRDefault="00E83301" w:rsidP="00E83301">
      <w:pPr>
        <w:rPr>
          <w:szCs w:val="20"/>
          <w:highlight w:val="green"/>
        </w:rPr>
      </w:pPr>
    </w:p>
    <w:p w14:paraId="44BFDB5C" w14:textId="2748749D" w:rsidR="00E83301" w:rsidRPr="00E83301" w:rsidRDefault="00E83301" w:rsidP="00E83301">
      <w:pPr>
        <w:rPr>
          <w:szCs w:val="20"/>
        </w:rPr>
      </w:pPr>
      <w:r w:rsidRPr="00E83301">
        <w:rPr>
          <w:szCs w:val="20"/>
          <w:highlight w:val="green"/>
        </w:rPr>
        <w:t>Agreements</w:t>
      </w:r>
      <w:r w:rsidRPr="00E83301">
        <w:rPr>
          <w:szCs w:val="20"/>
        </w:rPr>
        <w:t>:</w:t>
      </w:r>
    </w:p>
    <w:p w14:paraId="0F4F3590" w14:textId="77777777" w:rsidR="00E83301" w:rsidRPr="00E83301" w:rsidRDefault="00E83301" w:rsidP="00BC4EF6">
      <w:pPr>
        <w:numPr>
          <w:ilvl w:val="0"/>
          <w:numId w:val="153"/>
        </w:numPr>
        <w:rPr>
          <w:szCs w:val="20"/>
        </w:rPr>
      </w:pPr>
      <w:r w:rsidRPr="00E83301">
        <w:rPr>
          <w:szCs w:val="20"/>
        </w:rPr>
        <w:t>For DCI format 1-0 in CSS with P-RNTI, SI-RNTI, RA-RNTI, C-RNTI, CS-RNTI, or TC-RNTI:</w:t>
      </w:r>
    </w:p>
    <w:p w14:paraId="6CC68052" w14:textId="77777777" w:rsidR="00E83301" w:rsidRPr="00E83301" w:rsidRDefault="00E83301" w:rsidP="00BC4EF6">
      <w:pPr>
        <w:numPr>
          <w:ilvl w:val="1"/>
          <w:numId w:val="153"/>
        </w:numPr>
        <w:rPr>
          <w:szCs w:val="20"/>
        </w:rPr>
      </w:pPr>
      <w:r w:rsidRPr="00E83301">
        <w:rPr>
          <w:szCs w:val="20"/>
        </w:rPr>
        <w:t>the RB numbering for the scheduled PDSCH starts from the lowest RB in the CORESET the DCI is received in</w:t>
      </w:r>
    </w:p>
    <w:p w14:paraId="1635ADAC" w14:textId="77777777" w:rsidR="00E83301" w:rsidRPr="00E83301" w:rsidRDefault="00E83301" w:rsidP="00BC4EF6">
      <w:pPr>
        <w:numPr>
          <w:ilvl w:val="1"/>
          <w:numId w:val="153"/>
        </w:numPr>
        <w:rPr>
          <w:szCs w:val="20"/>
        </w:rPr>
      </w:pPr>
      <w:r w:rsidRPr="00E83301">
        <w:rPr>
          <w:szCs w:val="20"/>
        </w:rPr>
        <w:t>the maximum number of RBs possible to indicate in the DCI is given by the size of the initial DL BWP.</w:t>
      </w:r>
    </w:p>
    <w:p w14:paraId="245457E8" w14:textId="77777777" w:rsidR="00E83301" w:rsidRPr="00E83301" w:rsidRDefault="00E83301" w:rsidP="00BC4EF6">
      <w:pPr>
        <w:numPr>
          <w:ilvl w:val="1"/>
          <w:numId w:val="153"/>
        </w:numPr>
        <w:rPr>
          <w:szCs w:val="20"/>
        </w:rPr>
      </w:pPr>
      <w:r w:rsidRPr="00E83301">
        <w:rPr>
          <w:szCs w:val="20"/>
        </w:rPr>
        <w:t>The case of TC-RNTI is a working assumption</w:t>
      </w:r>
    </w:p>
    <w:p w14:paraId="52BD3081" w14:textId="77777777" w:rsidR="00E83301" w:rsidRPr="00E83301" w:rsidRDefault="00E83301" w:rsidP="00BC4EF6">
      <w:pPr>
        <w:numPr>
          <w:ilvl w:val="1"/>
          <w:numId w:val="153"/>
        </w:numPr>
        <w:rPr>
          <w:szCs w:val="20"/>
        </w:rPr>
      </w:pPr>
      <w:r w:rsidRPr="00E83301">
        <w:rPr>
          <w:szCs w:val="20"/>
        </w:rPr>
        <w:t>The case of C-RNTI/CS-RNTI is at least applicable to non-CA case and Pcell in CA</w:t>
      </w:r>
    </w:p>
    <w:p w14:paraId="3EFA9ACE" w14:textId="77777777" w:rsidR="00E83301" w:rsidRPr="00E83301" w:rsidRDefault="00E83301" w:rsidP="00BC4EF6">
      <w:pPr>
        <w:numPr>
          <w:ilvl w:val="2"/>
          <w:numId w:val="153"/>
        </w:numPr>
        <w:rPr>
          <w:szCs w:val="20"/>
        </w:rPr>
      </w:pPr>
      <w:r w:rsidRPr="00E83301">
        <w:rPr>
          <w:szCs w:val="20"/>
        </w:rPr>
        <w:t>FFS other cases</w:t>
      </w:r>
    </w:p>
    <w:p w14:paraId="2F11B7CA" w14:textId="77777777" w:rsidR="00E83301" w:rsidRPr="00E83301" w:rsidRDefault="00E83301" w:rsidP="00E83301"/>
    <w:p w14:paraId="55C489E3" w14:textId="77777777" w:rsidR="00E83301" w:rsidRPr="00E83301" w:rsidRDefault="00E83301" w:rsidP="00E83301">
      <w:r w:rsidRPr="00E83301">
        <w:rPr>
          <w:highlight w:val="green"/>
        </w:rPr>
        <w:t>Agreements</w:t>
      </w:r>
      <w:r w:rsidRPr="00E83301">
        <w:t>:</w:t>
      </w:r>
    </w:p>
    <w:p w14:paraId="6FEAAA92" w14:textId="77777777" w:rsidR="00E83301" w:rsidRPr="00E83301" w:rsidRDefault="00E83301" w:rsidP="00BC4EF6">
      <w:pPr>
        <w:pStyle w:val="ListParagraph"/>
        <w:numPr>
          <w:ilvl w:val="0"/>
          <w:numId w:val="154"/>
        </w:numPr>
      </w:pPr>
      <w:r w:rsidRPr="00E83301">
        <w:t>Confirm the following working assumption:</w:t>
      </w:r>
    </w:p>
    <w:p w14:paraId="189E8C77" w14:textId="77777777" w:rsidR="00E83301" w:rsidRPr="005D7DF8" w:rsidRDefault="00E83301" w:rsidP="00BC4EF6">
      <w:pPr>
        <w:pStyle w:val="ListParagraph"/>
        <w:numPr>
          <w:ilvl w:val="1"/>
          <w:numId w:val="154"/>
        </w:numPr>
        <w:rPr>
          <w:lang w:eastAsia="x-none"/>
        </w:rPr>
      </w:pPr>
      <w:r w:rsidRPr="005D7DF8">
        <w:rPr>
          <w:lang w:eastAsia="x-none"/>
        </w:rPr>
        <w:lastRenderedPageBreak/>
        <w:t>(</w:t>
      </w:r>
      <w:r w:rsidRPr="005D7DF8">
        <w:rPr>
          <w:highlight w:val="darkYellow"/>
          <w:lang w:eastAsia="x-none"/>
        </w:rPr>
        <w:t>working assumption</w:t>
      </w:r>
      <w:r w:rsidRPr="005D7DF8">
        <w:rPr>
          <w:lang w:eastAsia="x-none"/>
        </w:rPr>
        <w:t>) Payload sizes for 2-2 and 2-3 are padded (if needed) to match the size of formats 0-0/1-0 as defined by the initial BWP</w:t>
      </w:r>
    </w:p>
    <w:p w14:paraId="157F7A97" w14:textId="77777777" w:rsidR="00E83301" w:rsidRPr="00E83301" w:rsidRDefault="00E83301" w:rsidP="00E83301"/>
    <w:p w14:paraId="568E9FA9" w14:textId="77777777" w:rsidR="00E83301" w:rsidRPr="004B1962" w:rsidRDefault="00E83301" w:rsidP="00E83301">
      <w:pPr>
        <w:rPr>
          <w:szCs w:val="20"/>
        </w:rPr>
      </w:pPr>
      <w:r w:rsidRPr="004B1962">
        <w:rPr>
          <w:szCs w:val="20"/>
        </w:rPr>
        <w:t>Proposals:</w:t>
      </w:r>
    </w:p>
    <w:p w14:paraId="38900810" w14:textId="77777777" w:rsidR="00E83301" w:rsidRPr="004B1962" w:rsidRDefault="00E83301" w:rsidP="00BC4EF6">
      <w:pPr>
        <w:numPr>
          <w:ilvl w:val="0"/>
          <w:numId w:val="153"/>
        </w:numPr>
        <w:rPr>
          <w:szCs w:val="20"/>
        </w:rPr>
      </w:pPr>
      <w:r w:rsidRPr="004B1962">
        <w:rPr>
          <w:szCs w:val="20"/>
        </w:rPr>
        <w:t>Confirm the following working assumption:</w:t>
      </w:r>
    </w:p>
    <w:p w14:paraId="08921659" w14:textId="77777777" w:rsidR="00E83301" w:rsidRPr="004B1962" w:rsidRDefault="00E83301" w:rsidP="00BC4EF6">
      <w:pPr>
        <w:numPr>
          <w:ilvl w:val="1"/>
          <w:numId w:val="153"/>
        </w:numPr>
        <w:rPr>
          <w:szCs w:val="20"/>
          <w:lang w:eastAsia="x-none"/>
        </w:rPr>
      </w:pPr>
      <w:r w:rsidRPr="004B1962">
        <w:rPr>
          <w:szCs w:val="20"/>
          <w:lang w:eastAsia="x-none"/>
        </w:rPr>
        <w:t>Sizes of all DCI bitfields in DCI formats 0-1 and 1-1 in USS determined by current BWP. Data transmitted on the BWP indicated by the BWP index. If the BWP index activates another BWP, transform as follows:</w:t>
      </w:r>
    </w:p>
    <w:p w14:paraId="67700136" w14:textId="77777777" w:rsidR="00E83301" w:rsidRPr="004B1962" w:rsidRDefault="00E83301" w:rsidP="00BC4EF6">
      <w:pPr>
        <w:numPr>
          <w:ilvl w:val="2"/>
          <w:numId w:val="153"/>
        </w:numPr>
        <w:rPr>
          <w:szCs w:val="20"/>
          <w:lang w:eastAsia="x-none"/>
        </w:rPr>
      </w:pPr>
      <w:r w:rsidRPr="004B1962">
        <w:rPr>
          <w:szCs w:val="20"/>
          <w:lang w:eastAsia="x-none"/>
        </w:rPr>
        <w:t>Zero-pad too small bitfields to match the new BWP</w:t>
      </w:r>
    </w:p>
    <w:p w14:paraId="4EEB6D40" w14:textId="77777777" w:rsidR="00E83301" w:rsidRPr="004B1962" w:rsidRDefault="00E83301" w:rsidP="00BC4EF6">
      <w:pPr>
        <w:numPr>
          <w:ilvl w:val="2"/>
          <w:numId w:val="153"/>
        </w:numPr>
        <w:rPr>
          <w:szCs w:val="20"/>
          <w:lang w:eastAsia="x-none"/>
        </w:rPr>
      </w:pPr>
      <w:r w:rsidRPr="004B1962">
        <w:rPr>
          <w:szCs w:val="20"/>
          <w:lang w:eastAsia="x-none"/>
        </w:rPr>
        <w:t>Truncate too large bitfields to match the new BWP</w:t>
      </w:r>
    </w:p>
    <w:p w14:paraId="38CB1B06" w14:textId="77777777" w:rsidR="00E83301" w:rsidRPr="004B1962" w:rsidRDefault="00E83301" w:rsidP="00BC4EF6">
      <w:pPr>
        <w:numPr>
          <w:ilvl w:val="0"/>
          <w:numId w:val="153"/>
        </w:numPr>
        <w:rPr>
          <w:szCs w:val="20"/>
        </w:rPr>
      </w:pPr>
      <w:r w:rsidRPr="004B1962">
        <w:rPr>
          <w:szCs w:val="20"/>
        </w:rPr>
        <w:t>Support null assignment in BWP switching, i.e., switching without scheduling data</w:t>
      </w:r>
    </w:p>
    <w:p w14:paraId="72286E16" w14:textId="2D54C7BF" w:rsidR="00E83301" w:rsidRDefault="00E83301" w:rsidP="008D5759">
      <w:pPr>
        <w:ind w:left="720" w:hanging="720"/>
      </w:pPr>
    </w:p>
    <w:p w14:paraId="287FB864" w14:textId="77777777" w:rsidR="004B1962" w:rsidRDefault="004B1962" w:rsidP="008D5759">
      <w:pPr>
        <w:ind w:left="720" w:hanging="720"/>
      </w:pPr>
    </w:p>
    <w:p w14:paraId="0A01B253" w14:textId="2D9387D0" w:rsidR="00E83301" w:rsidRPr="004B1962" w:rsidRDefault="004B1962" w:rsidP="008D5759">
      <w:pPr>
        <w:ind w:left="720" w:hanging="720"/>
        <w:rPr>
          <w:b/>
        </w:rPr>
      </w:pPr>
      <w:r w:rsidRPr="004B1962">
        <w:rPr>
          <w:b/>
        </w:rPr>
        <w:t>Friday</w:t>
      </w:r>
    </w:p>
    <w:p w14:paraId="7F1BFBF5" w14:textId="77777777" w:rsidR="004B1962" w:rsidRDefault="004B1962" w:rsidP="004B1962">
      <w:pPr>
        <w:ind w:left="720" w:hanging="720"/>
        <w:rPr>
          <w:b/>
          <w:szCs w:val="20"/>
        </w:rPr>
      </w:pPr>
      <w:r w:rsidRPr="004B1962">
        <w:rPr>
          <w:b/>
          <w:szCs w:val="20"/>
        </w:rPr>
        <w:t>R1-1805735</w:t>
      </w:r>
      <w:r w:rsidRPr="004B1962">
        <w:rPr>
          <w:b/>
          <w:szCs w:val="20"/>
        </w:rPr>
        <w:tab/>
        <w:t>Summary of offline discussions on 7.1.3.1.4 (DCI contents and formats) – part III</w:t>
      </w:r>
      <w:r w:rsidRPr="004B1962">
        <w:rPr>
          <w:b/>
          <w:szCs w:val="20"/>
        </w:rPr>
        <w:tab/>
        <w:t>Ericsson</w:t>
      </w:r>
    </w:p>
    <w:p w14:paraId="50C47E48" w14:textId="77777777" w:rsidR="004B1962" w:rsidRDefault="004B1962" w:rsidP="004B196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0C6B26D" w14:textId="3066B5BB" w:rsidR="004B1962" w:rsidRPr="004B1962" w:rsidRDefault="004B1962" w:rsidP="004B1962">
      <w:pPr>
        <w:ind w:left="720" w:hanging="720"/>
        <w:rPr>
          <w:b/>
          <w:szCs w:val="20"/>
        </w:rPr>
      </w:pPr>
    </w:p>
    <w:p w14:paraId="71B7CE1F" w14:textId="53BFA0F7" w:rsidR="004B1962" w:rsidRDefault="004B1962" w:rsidP="004B1962">
      <w:pPr>
        <w:ind w:left="720" w:hanging="720"/>
      </w:pPr>
      <w:r w:rsidRPr="004B1962">
        <w:rPr>
          <w:highlight w:val="green"/>
        </w:rPr>
        <w:t>Agreements</w:t>
      </w:r>
      <w:r w:rsidRPr="004B1962">
        <w:t>:</w:t>
      </w:r>
    </w:p>
    <w:p w14:paraId="798EFED7" w14:textId="458C5201" w:rsidR="00846AD5" w:rsidRDefault="00846AD5" w:rsidP="004B1962">
      <w:pPr>
        <w:ind w:left="720" w:hanging="720"/>
      </w:pPr>
    </w:p>
    <w:p w14:paraId="6F118176" w14:textId="77777777" w:rsidR="00846AD5" w:rsidRDefault="00846AD5" w:rsidP="00846AD5">
      <w:r>
        <w:t>When a valid DCI with P-RNTI is detected, the following fields apply: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906"/>
        <w:gridCol w:w="4347"/>
      </w:tblGrid>
      <w:tr w:rsidR="00846AD5" w14:paraId="7F0F6672" w14:textId="77777777" w:rsidTr="00872F98">
        <w:tc>
          <w:tcPr>
            <w:tcW w:w="1809" w:type="dxa"/>
            <w:shd w:val="clear" w:color="auto" w:fill="F2F2F2"/>
          </w:tcPr>
          <w:p w14:paraId="0DA07C0A" w14:textId="77777777" w:rsidR="00846AD5" w:rsidRPr="00D03D28" w:rsidRDefault="00846AD5" w:rsidP="00846AD5">
            <w:pPr>
              <w:pStyle w:val="TAH"/>
            </w:pPr>
            <w:r w:rsidRPr="00D03D28">
              <w:t>Field</w:t>
            </w:r>
          </w:p>
        </w:tc>
        <w:tc>
          <w:tcPr>
            <w:tcW w:w="2906" w:type="dxa"/>
            <w:shd w:val="clear" w:color="auto" w:fill="F2F2F2"/>
          </w:tcPr>
          <w:p w14:paraId="60C33BF6" w14:textId="77777777" w:rsidR="00846AD5" w:rsidRPr="00D03D28" w:rsidRDefault="00846AD5" w:rsidP="00846AD5">
            <w:pPr>
              <w:pStyle w:val="TAH"/>
            </w:pPr>
            <w:r w:rsidRPr="00D03D28">
              <w:t>Bits</w:t>
            </w:r>
          </w:p>
        </w:tc>
        <w:tc>
          <w:tcPr>
            <w:tcW w:w="4347" w:type="dxa"/>
            <w:shd w:val="clear" w:color="auto" w:fill="F2F2F2"/>
          </w:tcPr>
          <w:p w14:paraId="3CE02C47" w14:textId="77777777" w:rsidR="00846AD5" w:rsidRPr="00D03D28" w:rsidRDefault="00846AD5" w:rsidP="00846AD5">
            <w:pPr>
              <w:pStyle w:val="TAH"/>
            </w:pPr>
            <w:r w:rsidRPr="00D03D28">
              <w:t>Comment</w:t>
            </w:r>
          </w:p>
        </w:tc>
      </w:tr>
      <w:tr w:rsidR="00846AD5" w14:paraId="68D7F022" w14:textId="77777777" w:rsidTr="00872F98">
        <w:tc>
          <w:tcPr>
            <w:tcW w:w="1809" w:type="dxa"/>
            <w:shd w:val="clear" w:color="auto" w:fill="auto"/>
          </w:tcPr>
          <w:p w14:paraId="0CDA2EA2" w14:textId="77777777" w:rsidR="00846AD5" w:rsidRPr="00B05EC1" w:rsidRDefault="00846AD5" w:rsidP="00846AD5">
            <w:pPr>
              <w:pStyle w:val="TAL"/>
            </w:pPr>
            <w:r w:rsidRPr="00B05EC1">
              <w:t>Short Messages Indicator</w:t>
            </w:r>
          </w:p>
        </w:tc>
        <w:tc>
          <w:tcPr>
            <w:tcW w:w="2906" w:type="dxa"/>
            <w:shd w:val="clear" w:color="auto" w:fill="auto"/>
          </w:tcPr>
          <w:p w14:paraId="293BC336" w14:textId="77777777" w:rsidR="00846AD5" w:rsidRPr="00B05EC1" w:rsidRDefault="00846AD5" w:rsidP="00846AD5">
            <w:pPr>
              <w:pStyle w:val="TAL"/>
            </w:pPr>
            <w:r w:rsidRPr="00B05EC1">
              <w:t>1</w:t>
            </w:r>
          </w:p>
        </w:tc>
        <w:tc>
          <w:tcPr>
            <w:tcW w:w="4347" w:type="dxa"/>
            <w:shd w:val="clear" w:color="auto" w:fill="auto"/>
          </w:tcPr>
          <w:p w14:paraId="74BCB798" w14:textId="77777777" w:rsidR="00846AD5" w:rsidRPr="00B05EC1" w:rsidRDefault="00846AD5" w:rsidP="00846AD5">
            <w:pPr>
              <w:pStyle w:val="TAL"/>
            </w:pPr>
            <w:r w:rsidRPr="00B05EC1">
              <w:t>Already captured in 38.212. Need to add interpretation.</w:t>
            </w:r>
          </w:p>
          <w:p w14:paraId="06DC3F47" w14:textId="77777777" w:rsidR="00846AD5" w:rsidRPr="00B05EC1" w:rsidRDefault="00846AD5" w:rsidP="00846AD5">
            <w:pPr>
              <w:pStyle w:val="TAL"/>
            </w:pPr>
            <w:r w:rsidRPr="00B05EC1">
              <w:t>0 = short message ([8] bits defined by RAN2 + padding to meet the DCI size)</w:t>
            </w:r>
          </w:p>
          <w:p w14:paraId="4A74406A" w14:textId="77777777" w:rsidR="00846AD5" w:rsidRPr="00B05EC1" w:rsidRDefault="00846AD5" w:rsidP="00846AD5">
            <w:pPr>
              <w:pStyle w:val="TAL"/>
            </w:pPr>
            <w:r w:rsidRPr="00B05EC1">
              <w:t>1 = paging message scheduled (following fields)</w:t>
            </w:r>
          </w:p>
        </w:tc>
      </w:tr>
      <w:tr w:rsidR="00846AD5" w14:paraId="6948F793" w14:textId="77777777" w:rsidTr="00872F98">
        <w:tc>
          <w:tcPr>
            <w:tcW w:w="9062" w:type="dxa"/>
            <w:gridSpan w:val="3"/>
            <w:shd w:val="clear" w:color="auto" w:fill="auto"/>
          </w:tcPr>
          <w:p w14:paraId="3F242916" w14:textId="77777777" w:rsidR="00846AD5" w:rsidRPr="00D03D28" w:rsidRDefault="00846AD5" w:rsidP="00846AD5">
            <w:pPr>
              <w:pStyle w:val="TAH"/>
            </w:pPr>
            <w:r w:rsidRPr="00D03D28">
              <w:t>In case of short message service</w:t>
            </w:r>
          </w:p>
        </w:tc>
      </w:tr>
      <w:tr w:rsidR="00846AD5" w14:paraId="0DF9A3D7" w14:textId="77777777" w:rsidTr="00872F98">
        <w:tc>
          <w:tcPr>
            <w:tcW w:w="1809" w:type="dxa"/>
            <w:shd w:val="clear" w:color="auto" w:fill="auto"/>
          </w:tcPr>
          <w:p w14:paraId="2F4EA04A" w14:textId="77777777" w:rsidR="00846AD5" w:rsidRPr="00D03D28" w:rsidRDefault="00846AD5" w:rsidP="00846AD5">
            <w:pPr>
              <w:pStyle w:val="TAL"/>
            </w:pPr>
            <w:r w:rsidRPr="00D03D28">
              <w:t>Short message</w:t>
            </w:r>
          </w:p>
        </w:tc>
        <w:tc>
          <w:tcPr>
            <w:tcW w:w="2906" w:type="dxa"/>
            <w:shd w:val="clear" w:color="auto" w:fill="auto"/>
          </w:tcPr>
          <w:p w14:paraId="76680135" w14:textId="77777777" w:rsidR="00846AD5" w:rsidRPr="00D03D28" w:rsidRDefault="00846AD5" w:rsidP="00846AD5">
            <w:pPr>
              <w:pStyle w:val="TAL"/>
            </w:pPr>
            <w:r w:rsidRPr="00D03D28">
              <w:t>[8]</w:t>
            </w:r>
          </w:p>
        </w:tc>
        <w:tc>
          <w:tcPr>
            <w:tcW w:w="4347" w:type="dxa"/>
            <w:shd w:val="clear" w:color="auto" w:fill="auto"/>
          </w:tcPr>
          <w:p w14:paraId="0F0355A7" w14:textId="77777777" w:rsidR="00846AD5" w:rsidRPr="00D03D28" w:rsidRDefault="00846AD5" w:rsidP="00846AD5">
            <w:pPr>
              <w:pStyle w:val="TAL"/>
            </w:pPr>
            <w:r w:rsidRPr="00D03D28">
              <w:t>Defined by RAN2. The number of bits to be checked with RAN2.</w:t>
            </w:r>
          </w:p>
        </w:tc>
      </w:tr>
      <w:tr w:rsidR="00846AD5" w14:paraId="668971B5" w14:textId="77777777" w:rsidTr="00872F98">
        <w:tc>
          <w:tcPr>
            <w:tcW w:w="1809" w:type="dxa"/>
            <w:shd w:val="clear" w:color="auto" w:fill="auto"/>
          </w:tcPr>
          <w:p w14:paraId="3D0F1D1D" w14:textId="77777777" w:rsidR="00846AD5" w:rsidRPr="00D03D28" w:rsidRDefault="00846AD5" w:rsidP="00846AD5">
            <w:pPr>
              <w:pStyle w:val="TAL"/>
            </w:pPr>
            <w:r w:rsidRPr="00D03D28">
              <w:t>Reserved bits</w:t>
            </w:r>
          </w:p>
        </w:tc>
        <w:tc>
          <w:tcPr>
            <w:tcW w:w="2906" w:type="dxa"/>
            <w:shd w:val="clear" w:color="auto" w:fill="auto"/>
          </w:tcPr>
          <w:p w14:paraId="07DCA93F" w14:textId="77777777" w:rsidR="00846AD5" w:rsidRPr="00D03D28" w:rsidRDefault="00846AD5" w:rsidP="00846AD5">
            <w:pPr>
              <w:pStyle w:val="TAL"/>
            </w:pPr>
          </w:p>
        </w:tc>
        <w:tc>
          <w:tcPr>
            <w:tcW w:w="4347" w:type="dxa"/>
            <w:shd w:val="clear" w:color="auto" w:fill="auto"/>
          </w:tcPr>
          <w:p w14:paraId="375582D8" w14:textId="77777777" w:rsidR="00846AD5" w:rsidRPr="00D03D28" w:rsidRDefault="00846AD5" w:rsidP="00846AD5">
            <w:pPr>
              <w:pStyle w:val="TAL"/>
            </w:pPr>
            <w:r w:rsidRPr="00D03D28">
              <w:t>To meet overall DCI size</w:t>
            </w:r>
          </w:p>
        </w:tc>
      </w:tr>
      <w:tr w:rsidR="00846AD5" w14:paraId="32E150C7" w14:textId="77777777" w:rsidTr="00872F98">
        <w:tc>
          <w:tcPr>
            <w:tcW w:w="9062" w:type="dxa"/>
            <w:gridSpan w:val="3"/>
            <w:shd w:val="clear" w:color="auto" w:fill="auto"/>
          </w:tcPr>
          <w:p w14:paraId="41DC1368" w14:textId="77777777" w:rsidR="00846AD5" w:rsidRPr="00D03D28" w:rsidRDefault="00846AD5" w:rsidP="00846AD5">
            <w:pPr>
              <w:pStyle w:val="TAH"/>
            </w:pPr>
            <w:r w:rsidRPr="00D03D28">
              <w:t>In case of paging message</w:t>
            </w:r>
          </w:p>
        </w:tc>
      </w:tr>
      <w:tr w:rsidR="00846AD5" w14:paraId="5A8460B9" w14:textId="77777777" w:rsidTr="00872F98">
        <w:tc>
          <w:tcPr>
            <w:tcW w:w="1809" w:type="dxa"/>
            <w:shd w:val="clear" w:color="auto" w:fill="auto"/>
          </w:tcPr>
          <w:p w14:paraId="08E4AD86" w14:textId="77777777" w:rsidR="00846AD5" w:rsidRPr="00B05EC1" w:rsidRDefault="00846AD5" w:rsidP="00846AD5">
            <w:pPr>
              <w:pStyle w:val="TAL"/>
              <w:rPr>
                <w:rStyle w:val="CommentReference"/>
              </w:rPr>
            </w:pPr>
            <w:r w:rsidRPr="00B05EC1">
              <w:rPr>
                <w:rStyle w:val="CommentReference"/>
              </w:rPr>
              <w:t>Frequency domain resource assignment</w:t>
            </w:r>
          </w:p>
        </w:tc>
        <w:tc>
          <w:tcPr>
            <w:tcW w:w="2906" w:type="dxa"/>
            <w:shd w:val="clear" w:color="auto" w:fill="auto"/>
          </w:tcPr>
          <w:p w14:paraId="47E1AF3E" w14:textId="36C7A4F3" w:rsidR="00846AD5" w:rsidRPr="00D03D28" w:rsidRDefault="00846AD5" w:rsidP="00846AD5">
            <w:pPr>
              <w:pStyle w:val="TAL"/>
            </w:pPr>
            <w:r w:rsidRPr="00D03D28">
              <w:rPr>
                <w:rStyle w:val="CommentReference"/>
                <w:noProof/>
                <w:szCs w:val="20"/>
                <w:lang w:eastAsia="en-GB"/>
              </w:rPr>
              <w:drawing>
                <wp:inline distT="0" distB="0" distL="0" distR="0" wp14:anchorId="3495BA1C" wp14:editId="346F8ED7">
                  <wp:extent cx="1704975" cy="2381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63" cstate="print">
                            <a:extLst>
                              <a:ext uri="{28A0092B-C50C-407E-A947-70E740481C1C}">
                                <a14:useLocalDpi xmlns:a14="http://schemas.microsoft.com/office/drawing/2010/main" val="0"/>
                              </a:ext>
                            </a:extLst>
                          </a:blip>
                          <a:srcRect/>
                          <a:stretch>
                            <a:fillRect/>
                          </a:stretch>
                        </pic:blipFill>
                        <pic:spPr bwMode="auto">
                          <a:xfrm>
                            <a:off x="0" y="0"/>
                            <a:ext cx="1704975" cy="238125"/>
                          </a:xfrm>
                          <a:prstGeom prst="rect">
                            <a:avLst/>
                          </a:prstGeom>
                          <a:noFill/>
                          <a:ln>
                            <a:noFill/>
                          </a:ln>
                        </pic:spPr>
                      </pic:pic>
                    </a:graphicData>
                  </a:graphic>
                </wp:inline>
              </w:drawing>
            </w:r>
          </w:p>
        </w:tc>
        <w:tc>
          <w:tcPr>
            <w:tcW w:w="4347" w:type="dxa"/>
            <w:shd w:val="clear" w:color="auto" w:fill="auto"/>
          </w:tcPr>
          <w:p w14:paraId="380CB4E4" w14:textId="77777777" w:rsidR="00846AD5" w:rsidRPr="00D03D28" w:rsidRDefault="00846AD5" w:rsidP="00846AD5">
            <w:pPr>
              <w:pStyle w:val="TAL"/>
            </w:pPr>
            <w:r w:rsidRPr="00D03D28">
              <w:rPr>
                <w:rStyle w:val="CommentReference"/>
              </w:rPr>
              <w:t> </w:t>
            </w:r>
          </w:p>
        </w:tc>
      </w:tr>
      <w:tr w:rsidR="00846AD5" w14:paraId="00D16258" w14:textId="77777777" w:rsidTr="00872F98">
        <w:tc>
          <w:tcPr>
            <w:tcW w:w="1809" w:type="dxa"/>
            <w:shd w:val="clear" w:color="auto" w:fill="auto"/>
          </w:tcPr>
          <w:p w14:paraId="237F8781" w14:textId="77777777" w:rsidR="00846AD5" w:rsidRPr="00B05EC1" w:rsidRDefault="00846AD5" w:rsidP="00846AD5">
            <w:pPr>
              <w:pStyle w:val="TAL"/>
              <w:rPr>
                <w:rStyle w:val="CommentReference"/>
              </w:rPr>
            </w:pPr>
            <w:r w:rsidRPr="00B05EC1">
              <w:rPr>
                <w:rStyle w:val="CommentReference"/>
              </w:rPr>
              <w:t>Time domain resource assignment</w:t>
            </w:r>
          </w:p>
        </w:tc>
        <w:tc>
          <w:tcPr>
            <w:tcW w:w="2906" w:type="dxa"/>
            <w:shd w:val="clear" w:color="auto" w:fill="auto"/>
          </w:tcPr>
          <w:p w14:paraId="6E7E21B9" w14:textId="77777777" w:rsidR="00846AD5" w:rsidRPr="00D03D28" w:rsidRDefault="00846AD5" w:rsidP="00846AD5">
            <w:pPr>
              <w:pStyle w:val="TAL"/>
            </w:pPr>
            <w:r w:rsidRPr="00D03D28">
              <w:rPr>
                <w:rStyle w:val="CommentReference"/>
              </w:rPr>
              <w:t>4</w:t>
            </w:r>
          </w:p>
        </w:tc>
        <w:tc>
          <w:tcPr>
            <w:tcW w:w="4347" w:type="dxa"/>
            <w:shd w:val="clear" w:color="auto" w:fill="auto"/>
          </w:tcPr>
          <w:p w14:paraId="77E0A972" w14:textId="77777777" w:rsidR="00846AD5" w:rsidRPr="00D03D28" w:rsidRDefault="00846AD5" w:rsidP="00846AD5">
            <w:pPr>
              <w:pStyle w:val="TAL"/>
            </w:pPr>
            <w:r w:rsidRPr="00D03D28">
              <w:rPr>
                <w:rStyle w:val="CommentReference"/>
              </w:rPr>
              <w:t>Note: applicability of the currently agreed default table to paging or whether an additional default table or SIB1 signaled table is FFS.</w:t>
            </w:r>
          </w:p>
        </w:tc>
      </w:tr>
      <w:tr w:rsidR="00846AD5" w14:paraId="27E5646C" w14:textId="77777777" w:rsidTr="00872F98">
        <w:tc>
          <w:tcPr>
            <w:tcW w:w="1809" w:type="dxa"/>
            <w:shd w:val="clear" w:color="auto" w:fill="auto"/>
          </w:tcPr>
          <w:p w14:paraId="7BB67B0B" w14:textId="77777777" w:rsidR="00846AD5" w:rsidRPr="00D03D28" w:rsidRDefault="00846AD5" w:rsidP="00846AD5">
            <w:pPr>
              <w:pStyle w:val="TAL"/>
            </w:pPr>
            <w:r w:rsidRPr="00D03D28">
              <w:rPr>
                <w:rStyle w:val="CommentReference"/>
              </w:rPr>
              <w:t>VRB-to-PRB mapping</w:t>
            </w:r>
          </w:p>
        </w:tc>
        <w:tc>
          <w:tcPr>
            <w:tcW w:w="2906" w:type="dxa"/>
            <w:shd w:val="clear" w:color="auto" w:fill="auto"/>
          </w:tcPr>
          <w:p w14:paraId="229B543A" w14:textId="77777777" w:rsidR="00846AD5" w:rsidRPr="00D03D28" w:rsidRDefault="00846AD5" w:rsidP="00846AD5">
            <w:pPr>
              <w:pStyle w:val="TAL"/>
            </w:pPr>
            <w:r w:rsidRPr="00D03D28">
              <w:rPr>
                <w:rStyle w:val="CommentReference"/>
              </w:rPr>
              <w:t>1</w:t>
            </w:r>
          </w:p>
        </w:tc>
        <w:tc>
          <w:tcPr>
            <w:tcW w:w="4347" w:type="dxa"/>
            <w:shd w:val="clear" w:color="auto" w:fill="auto"/>
          </w:tcPr>
          <w:p w14:paraId="3BFB046C" w14:textId="77777777" w:rsidR="00846AD5" w:rsidRPr="00D03D28" w:rsidRDefault="00846AD5" w:rsidP="00846AD5">
            <w:pPr>
              <w:pStyle w:val="TAL"/>
            </w:pPr>
            <w:r w:rsidRPr="00D03D28">
              <w:rPr>
                <w:rStyle w:val="CommentReference"/>
              </w:rPr>
              <w:t> </w:t>
            </w:r>
          </w:p>
        </w:tc>
      </w:tr>
      <w:tr w:rsidR="00846AD5" w14:paraId="772D47CF" w14:textId="77777777" w:rsidTr="00872F98">
        <w:tc>
          <w:tcPr>
            <w:tcW w:w="1809" w:type="dxa"/>
            <w:shd w:val="clear" w:color="auto" w:fill="auto"/>
          </w:tcPr>
          <w:p w14:paraId="264A5E20" w14:textId="77777777" w:rsidR="00846AD5" w:rsidRPr="00D03D28" w:rsidRDefault="00846AD5" w:rsidP="00846AD5">
            <w:pPr>
              <w:pStyle w:val="TAL"/>
            </w:pPr>
            <w:r w:rsidRPr="00D03D28">
              <w:rPr>
                <w:rStyle w:val="CommentReference"/>
              </w:rPr>
              <w:t>Modulation and coding scheme</w:t>
            </w:r>
          </w:p>
        </w:tc>
        <w:tc>
          <w:tcPr>
            <w:tcW w:w="2906" w:type="dxa"/>
            <w:shd w:val="clear" w:color="auto" w:fill="auto"/>
          </w:tcPr>
          <w:p w14:paraId="0E09B1C4" w14:textId="77777777" w:rsidR="00846AD5" w:rsidRPr="00D03D28" w:rsidRDefault="00846AD5" w:rsidP="00846AD5">
            <w:pPr>
              <w:pStyle w:val="TAL"/>
            </w:pPr>
            <w:r w:rsidRPr="00D03D28">
              <w:rPr>
                <w:rStyle w:val="CommentReference"/>
              </w:rPr>
              <w:t>5</w:t>
            </w:r>
          </w:p>
        </w:tc>
        <w:tc>
          <w:tcPr>
            <w:tcW w:w="4347" w:type="dxa"/>
            <w:shd w:val="clear" w:color="auto" w:fill="auto"/>
          </w:tcPr>
          <w:p w14:paraId="24F57243" w14:textId="77777777" w:rsidR="00846AD5" w:rsidRPr="00D03D28" w:rsidRDefault="00846AD5" w:rsidP="00846AD5">
            <w:pPr>
              <w:pStyle w:val="TAL"/>
            </w:pPr>
            <w:r w:rsidRPr="00D03D28">
              <w:rPr>
                <w:rStyle w:val="CommentReference"/>
              </w:rPr>
              <w:t>Same MCS table as for “normal” transmission without 256QAM</w:t>
            </w:r>
          </w:p>
        </w:tc>
      </w:tr>
      <w:tr w:rsidR="00846AD5" w14:paraId="0E648BC8" w14:textId="77777777" w:rsidTr="00872F98">
        <w:tc>
          <w:tcPr>
            <w:tcW w:w="1809" w:type="dxa"/>
            <w:shd w:val="clear" w:color="auto" w:fill="auto"/>
          </w:tcPr>
          <w:p w14:paraId="1F28B761" w14:textId="77777777" w:rsidR="00846AD5" w:rsidRPr="00D03D28" w:rsidRDefault="00846AD5" w:rsidP="00846AD5">
            <w:pPr>
              <w:pStyle w:val="TAL"/>
              <w:rPr>
                <w:rStyle w:val="CommentReference"/>
              </w:rPr>
            </w:pPr>
            <w:r w:rsidRPr="00D03D28">
              <w:rPr>
                <w:rStyle w:val="CommentReference"/>
              </w:rPr>
              <w:t>TB scaling</w:t>
            </w:r>
          </w:p>
        </w:tc>
        <w:tc>
          <w:tcPr>
            <w:tcW w:w="2906" w:type="dxa"/>
            <w:shd w:val="clear" w:color="auto" w:fill="auto"/>
          </w:tcPr>
          <w:p w14:paraId="780FBC5B" w14:textId="77777777" w:rsidR="00846AD5" w:rsidRPr="00D03D28" w:rsidRDefault="00846AD5" w:rsidP="00846AD5">
            <w:pPr>
              <w:pStyle w:val="TAL"/>
              <w:rPr>
                <w:rStyle w:val="CommentReference"/>
              </w:rPr>
            </w:pPr>
            <w:r w:rsidRPr="00D03D28">
              <w:rPr>
                <w:rStyle w:val="CommentReference"/>
              </w:rPr>
              <w:t>2</w:t>
            </w:r>
          </w:p>
        </w:tc>
        <w:tc>
          <w:tcPr>
            <w:tcW w:w="4347" w:type="dxa"/>
            <w:shd w:val="clear" w:color="auto" w:fill="auto"/>
          </w:tcPr>
          <w:p w14:paraId="0EB9F123" w14:textId="77777777" w:rsidR="00846AD5" w:rsidRPr="00D03D28" w:rsidRDefault="00846AD5" w:rsidP="00846AD5">
            <w:pPr>
              <w:pStyle w:val="TAL"/>
              <w:rPr>
                <w:rStyle w:val="CommentReference"/>
              </w:rPr>
            </w:pPr>
            <w:r w:rsidRPr="00D03D28">
              <w:rPr>
                <w:rStyle w:val="CommentReference"/>
              </w:rPr>
              <w:t>To scale TB size</w:t>
            </w:r>
          </w:p>
        </w:tc>
      </w:tr>
      <w:tr w:rsidR="00846AD5" w14:paraId="3FBA32B1" w14:textId="77777777" w:rsidTr="00872F98">
        <w:tc>
          <w:tcPr>
            <w:tcW w:w="1809" w:type="dxa"/>
            <w:shd w:val="clear" w:color="auto" w:fill="auto"/>
          </w:tcPr>
          <w:p w14:paraId="425336BF" w14:textId="77777777" w:rsidR="00846AD5" w:rsidRPr="00D03D28" w:rsidRDefault="00846AD5" w:rsidP="00846AD5">
            <w:pPr>
              <w:pStyle w:val="TAL"/>
            </w:pPr>
            <w:r w:rsidRPr="00D03D28">
              <w:t>Reserved bits</w:t>
            </w:r>
          </w:p>
        </w:tc>
        <w:tc>
          <w:tcPr>
            <w:tcW w:w="2906" w:type="dxa"/>
            <w:shd w:val="clear" w:color="auto" w:fill="auto"/>
          </w:tcPr>
          <w:p w14:paraId="0D6814FB" w14:textId="77777777" w:rsidR="00846AD5" w:rsidRPr="00D03D28" w:rsidRDefault="00846AD5" w:rsidP="00846AD5">
            <w:pPr>
              <w:pStyle w:val="TAL"/>
            </w:pPr>
            <w:r w:rsidRPr="00D03D28">
              <w:t>(fixed value)</w:t>
            </w:r>
          </w:p>
        </w:tc>
        <w:tc>
          <w:tcPr>
            <w:tcW w:w="4347" w:type="dxa"/>
            <w:shd w:val="clear" w:color="auto" w:fill="auto"/>
          </w:tcPr>
          <w:p w14:paraId="6CF9A19F" w14:textId="77777777" w:rsidR="00846AD5" w:rsidRPr="00D03D28" w:rsidRDefault="00846AD5" w:rsidP="00846AD5">
            <w:pPr>
              <w:pStyle w:val="TAL"/>
            </w:pPr>
            <w:r w:rsidRPr="00D03D28">
              <w:t>To meet overall DCI size</w:t>
            </w:r>
          </w:p>
        </w:tc>
      </w:tr>
    </w:tbl>
    <w:p w14:paraId="1C1A0E8B" w14:textId="33F10A56" w:rsidR="004B1962" w:rsidRPr="004B1962" w:rsidRDefault="004B1962" w:rsidP="00846AD5"/>
    <w:p w14:paraId="2EAC9CB3" w14:textId="77777777" w:rsidR="004B1962" w:rsidRPr="004B1962" w:rsidRDefault="004B1962" w:rsidP="00846AD5">
      <w:pPr>
        <w:pStyle w:val="ListParagraph"/>
        <w:numPr>
          <w:ilvl w:val="0"/>
          <w:numId w:val="154"/>
        </w:numPr>
      </w:pPr>
      <w:r w:rsidRPr="004B1962">
        <w:t>Note: If initial access session defines the possibility for simultaneous short message service and paging, the DCI design may need to be updated. From a DCI payload perspective, concurrent transmission of short messages and paging is possible.</w:t>
      </w:r>
    </w:p>
    <w:p w14:paraId="2F044D54" w14:textId="77777777" w:rsidR="004B1962" w:rsidRPr="004B1962" w:rsidRDefault="004B1962" w:rsidP="00846AD5">
      <w:pPr>
        <w:pStyle w:val="ListParagraph"/>
        <w:numPr>
          <w:ilvl w:val="0"/>
          <w:numId w:val="154"/>
        </w:numPr>
      </w:pPr>
      <w:r w:rsidRPr="004B1962">
        <w:t>Note: The TB size and RB allocation are dependent and there may be a need to apply TB size scaling to obtain low code rates for small payloads.</w:t>
      </w:r>
    </w:p>
    <w:p w14:paraId="5317623C" w14:textId="77777777" w:rsidR="004B1962" w:rsidRPr="004B1962" w:rsidRDefault="004B1962" w:rsidP="004B1962">
      <w:pPr>
        <w:ind w:left="720" w:hanging="720"/>
      </w:pPr>
    </w:p>
    <w:p w14:paraId="43208604" w14:textId="77777777" w:rsidR="004B1962" w:rsidRPr="004B1962" w:rsidRDefault="004B1962" w:rsidP="004B1962">
      <w:pPr>
        <w:ind w:left="720" w:hanging="720"/>
        <w:rPr>
          <w:szCs w:val="20"/>
        </w:rPr>
      </w:pPr>
      <w:r w:rsidRPr="004B1962">
        <w:rPr>
          <w:szCs w:val="20"/>
          <w:highlight w:val="green"/>
        </w:rPr>
        <w:t>Agreements</w:t>
      </w:r>
      <w:r w:rsidRPr="004B1962">
        <w:rPr>
          <w:szCs w:val="20"/>
        </w:rPr>
        <w:t>:</w:t>
      </w:r>
    </w:p>
    <w:p w14:paraId="51C228B6" w14:textId="77777777" w:rsidR="004B1962" w:rsidRPr="004B1962" w:rsidRDefault="004B1962" w:rsidP="00846AD5">
      <w:pPr>
        <w:pStyle w:val="ListParagraph"/>
        <w:numPr>
          <w:ilvl w:val="0"/>
          <w:numId w:val="154"/>
        </w:numPr>
      </w:pPr>
      <w:r w:rsidRPr="004B1962">
        <w:t>For PDSCH scheduled by P-RNTI (</w:t>
      </w:r>
      <w:r w:rsidRPr="00846AD5">
        <w:rPr>
          <w:highlight w:val="darkYellow"/>
        </w:rPr>
        <w:t>working assumption</w:t>
      </w:r>
      <w:r w:rsidRPr="004B1962">
        <w:t>), and RA-RNTI, scaling factor is applied in the calculation of N</w:t>
      </w:r>
      <w:r w:rsidRPr="00846AD5">
        <w:rPr>
          <w:vertAlign w:val="subscript"/>
        </w:rPr>
        <w:t>info</w:t>
      </w:r>
      <w:r w:rsidRPr="004B1962">
        <w:t xml:space="preserve"> of TBS determination </w:t>
      </w:r>
    </w:p>
    <w:p w14:paraId="20A09F1E" w14:textId="77777777" w:rsidR="004B1962" w:rsidRPr="00846AD5" w:rsidRDefault="004B1962" w:rsidP="00846AD5">
      <w:pPr>
        <w:pStyle w:val="ListParagraph"/>
        <w:numPr>
          <w:ilvl w:val="1"/>
          <w:numId w:val="154"/>
        </w:numPr>
        <w:rPr>
          <w:lang w:val="sv-SE"/>
        </w:rPr>
      </w:pPr>
      <w:r w:rsidRPr="004B1962">
        <w:t>(</w:t>
      </w:r>
      <w:r w:rsidRPr="00846AD5">
        <w:rPr>
          <w:highlight w:val="darkYellow"/>
        </w:rPr>
        <w:t>Working assumption</w:t>
      </w:r>
      <w:r w:rsidRPr="004B1962">
        <w:t>) values of scaling factor: 1, ½, ¼</w:t>
      </w:r>
    </w:p>
    <w:p w14:paraId="4D0502F0" w14:textId="77777777" w:rsidR="004B1962" w:rsidRPr="00846AD5" w:rsidRDefault="004B1962" w:rsidP="00846AD5">
      <w:pPr>
        <w:pStyle w:val="ListParagraph"/>
        <w:numPr>
          <w:ilvl w:val="2"/>
          <w:numId w:val="154"/>
        </w:numPr>
        <w:rPr>
          <w:lang w:val="sv-SE"/>
        </w:rPr>
      </w:pPr>
      <w:r w:rsidRPr="004B1962">
        <w:t>FFS the possibility of adding another value, e.g., 1/8 or 1/16</w:t>
      </w:r>
    </w:p>
    <w:p w14:paraId="45D64A8C" w14:textId="77777777" w:rsidR="00846AD5" w:rsidRDefault="00846AD5" w:rsidP="004B1962">
      <w:pPr>
        <w:ind w:left="720" w:hanging="720"/>
        <w:rPr>
          <w:highlight w:val="green"/>
        </w:rPr>
      </w:pPr>
    </w:p>
    <w:p w14:paraId="544E7E23" w14:textId="5D2093E3" w:rsidR="004B1962" w:rsidRPr="004B1962" w:rsidRDefault="004B1962" w:rsidP="004B1962">
      <w:pPr>
        <w:ind w:left="720" w:hanging="720"/>
      </w:pPr>
      <w:r w:rsidRPr="004B1962">
        <w:rPr>
          <w:highlight w:val="green"/>
        </w:rPr>
        <w:t>Agreements</w:t>
      </w:r>
      <w:r w:rsidRPr="004B1962">
        <w:t>:</w:t>
      </w:r>
    </w:p>
    <w:p w14:paraId="6249F375" w14:textId="77777777" w:rsidR="004B1962" w:rsidRPr="004B1962" w:rsidRDefault="004B1962" w:rsidP="004B1962">
      <w:pPr>
        <w:spacing w:after="120"/>
        <w:ind w:left="720" w:hanging="720"/>
        <w:jc w:val="both"/>
        <w:rPr>
          <w:lang w:eastAsia="x-none"/>
        </w:rPr>
      </w:pPr>
      <w:r w:rsidRPr="004B1962">
        <w:rPr>
          <w:lang w:eastAsia="x-none"/>
        </w:rPr>
        <w:t>When a valid DCI with SI-RNTI is detected in either CSS type 0 or CSS type 0a, the following fields apply: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906"/>
        <w:gridCol w:w="4347"/>
      </w:tblGrid>
      <w:tr w:rsidR="004B1962" w:rsidRPr="004B1962" w14:paraId="3938DA94" w14:textId="77777777" w:rsidTr="00872F98">
        <w:tc>
          <w:tcPr>
            <w:tcW w:w="1809" w:type="dxa"/>
            <w:shd w:val="clear" w:color="auto" w:fill="F2F2F2"/>
          </w:tcPr>
          <w:p w14:paraId="4A0DBB2D" w14:textId="77777777" w:rsidR="004B1962" w:rsidRPr="004B1962" w:rsidRDefault="004B1962" w:rsidP="00846AD5">
            <w:pPr>
              <w:pStyle w:val="TAH"/>
            </w:pPr>
            <w:r w:rsidRPr="004B1962">
              <w:lastRenderedPageBreak/>
              <w:t>Field</w:t>
            </w:r>
          </w:p>
        </w:tc>
        <w:tc>
          <w:tcPr>
            <w:tcW w:w="2906" w:type="dxa"/>
            <w:shd w:val="clear" w:color="auto" w:fill="F2F2F2"/>
          </w:tcPr>
          <w:p w14:paraId="0BD287DD" w14:textId="77777777" w:rsidR="004B1962" w:rsidRPr="004B1962" w:rsidRDefault="004B1962" w:rsidP="00846AD5">
            <w:pPr>
              <w:pStyle w:val="TAH"/>
            </w:pPr>
            <w:r w:rsidRPr="004B1962">
              <w:t>Bits</w:t>
            </w:r>
          </w:p>
        </w:tc>
        <w:tc>
          <w:tcPr>
            <w:tcW w:w="4347" w:type="dxa"/>
            <w:shd w:val="clear" w:color="auto" w:fill="F2F2F2"/>
          </w:tcPr>
          <w:p w14:paraId="26B2ECF3" w14:textId="77777777" w:rsidR="004B1962" w:rsidRPr="004B1962" w:rsidRDefault="004B1962" w:rsidP="00846AD5">
            <w:pPr>
              <w:pStyle w:val="TAH"/>
            </w:pPr>
            <w:r w:rsidRPr="004B1962">
              <w:t>Comment</w:t>
            </w:r>
          </w:p>
        </w:tc>
      </w:tr>
      <w:tr w:rsidR="004B1962" w:rsidRPr="004B1962" w14:paraId="30E3FD53" w14:textId="77777777" w:rsidTr="00872F98">
        <w:tc>
          <w:tcPr>
            <w:tcW w:w="1809" w:type="dxa"/>
            <w:shd w:val="clear" w:color="auto" w:fill="auto"/>
          </w:tcPr>
          <w:p w14:paraId="5526315D" w14:textId="77777777" w:rsidR="004B1962" w:rsidRPr="004B1962" w:rsidRDefault="004B1962" w:rsidP="00846AD5">
            <w:pPr>
              <w:pStyle w:val="TAL"/>
            </w:pPr>
            <w:r w:rsidRPr="004B1962">
              <w:t>Frequency domain resource assignment</w:t>
            </w:r>
          </w:p>
        </w:tc>
        <w:tc>
          <w:tcPr>
            <w:tcW w:w="2906" w:type="dxa"/>
            <w:shd w:val="clear" w:color="auto" w:fill="auto"/>
          </w:tcPr>
          <w:p w14:paraId="35408F35" w14:textId="42649AD0" w:rsidR="004B1962" w:rsidRPr="004B1962" w:rsidRDefault="004B1962" w:rsidP="00846AD5">
            <w:pPr>
              <w:pStyle w:val="TAL"/>
            </w:pPr>
            <w:r w:rsidRPr="004B1962">
              <w:rPr>
                <w:noProof/>
                <w:lang w:eastAsia="en-GB"/>
              </w:rPr>
              <w:drawing>
                <wp:inline distT="0" distB="0" distL="0" distR="0" wp14:anchorId="13CA3E5A" wp14:editId="77D1B047">
                  <wp:extent cx="1706880" cy="2438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63" cstate="print">
                            <a:extLst>
                              <a:ext uri="{28A0092B-C50C-407E-A947-70E740481C1C}">
                                <a14:useLocalDpi xmlns:a14="http://schemas.microsoft.com/office/drawing/2010/main" val="0"/>
                              </a:ext>
                            </a:extLst>
                          </a:blip>
                          <a:srcRect/>
                          <a:stretch>
                            <a:fillRect/>
                          </a:stretch>
                        </pic:blipFill>
                        <pic:spPr bwMode="auto">
                          <a:xfrm>
                            <a:off x="0" y="0"/>
                            <a:ext cx="1706880" cy="243840"/>
                          </a:xfrm>
                          <a:prstGeom prst="rect">
                            <a:avLst/>
                          </a:prstGeom>
                          <a:noFill/>
                          <a:ln>
                            <a:noFill/>
                          </a:ln>
                        </pic:spPr>
                      </pic:pic>
                    </a:graphicData>
                  </a:graphic>
                </wp:inline>
              </w:drawing>
            </w:r>
          </w:p>
        </w:tc>
        <w:tc>
          <w:tcPr>
            <w:tcW w:w="4347" w:type="dxa"/>
            <w:shd w:val="clear" w:color="auto" w:fill="auto"/>
          </w:tcPr>
          <w:p w14:paraId="08C2B69B" w14:textId="77777777" w:rsidR="004B1962" w:rsidRPr="004B1962" w:rsidRDefault="004B1962" w:rsidP="00846AD5">
            <w:pPr>
              <w:pStyle w:val="TAL"/>
            </w:pPr>
          </w:p>
        </w:tc>
      </w:tr>
      <w:tr w:rsidR="004B1962" w:rsidRPr="004B1962" w14:paraId="019D6E95" w14:textId="77777777" w:rsidTr="00872F98">
        <w:tc>
          <w:tcPr>
            <w:tcW w:w="1809" w:type="dxa"/>
            <w:shd w:val="clear" w:color="auto" w:fill="auto"/>
          </w:tcPr>
          <w:p w14:paraId="357A28A7" w14:textId="77777777" w:rsidR="004B1962" w:rsidRPr="004B1962" w:rsidRDefault="004B1962" w:rsidP="00846AD5">
            <w:pPr>
              <w:pStyle w:val="TAL"/>
            </w:pPr>
            <w:r w:rsidRPr="004B1962">
              <w:t>Time domain resource assignment</w:t>
            </w:r>
          </w:p>
        </w:tc>
        <w:tc>
          <w:tcPr>
            <w:tcW w:w="2906" w:type="dxa"/>
            <w:shd w:val="clear" w:color="auto" w:fill="auto"/>
          </w:tcPr>
          <w:p w14:paraId="2A765DCB" w14:textId="77777777" w:rsidR="004B1962" w:rsidRPr="004B1962" w:rsidRDefault="004B1962" w:rsidP="00846AD5">
            <w:pPr>
              <w:pStyle w:val="TAL"/>
            </w:pPr>
            <w:r w:rsidRPr="004B1962">
              <w:t>4</w:t>
            </w:r>
          </w:p>
        </w:tc>
        <w:tc>
          <w:tcPr>
            <w:tcW w:w="4347" w:type="dxa"/>
            <w:shd w:val="clear" w:color="auto" w:fill="auto"/>
          </w:tcPr>
          <w:p w14:paraId="19F90765" w14:textId="77777777" w:rsidR="004B1962" w:rsidRPr="004B1962" w:rsidRDefault="004B1962" w:rsidP="00846AD5">
            <w:pPr>
              <w:pStyle w:val="TAL"/>
            </w:pPr>
            <w:r w:rsidRPr="004B1962">
              <w:t>Index into default table</w:t>
            </w:r>
          </w:p>
        </w:tc>
      </w:tr>
      <w:tr w:rsidR="004B1962" w:rsidRPr="004B1962" w14:paraId="2AF8C30B" w14:textId="77777777" w:rsidTr="00872F98">
        <w:tc>
          <w:tcPr>
            <w:tcW w:w="1809" w:type="dxa"/>
            <w:shd w:val="clear" w:color="auto" w:fill="auto"/>
          </w:tcPr>
          <w:p w14:paraId="0FA80926" w14:textId="77777777" w:rsidR="004B1962" w:rsidRPr="004B1962" w:rsidRDefault="004B1962" w:rsidP="00846AD5">
            <w:pPr>
              <w:pStyle w:val="TAL"/>
            </w:pPr>
            <w:r w:rsidRPr="004B1962">
              <w:t>VRB-to-PRB mapping</w:t>
            </w:r>
          </w:p>
        </w:tc>
        <w:tc>
          <w:tcPr>
            <w:tcW w:w="2906" w:type="dxa"/>
            <w:shd w:val="clear" w:color="auto" w:fill="auto"/>
          </w:tcPr>
          <w:p w14:paraId="3C73A111" w14:textId="77777777" w:rsidR="004B1962" w:rsidRPr="004B1962" w:rsidRDefault="004B1962" w:rsidP="00846AD5">
            <w:pPr>
              <w:pStyle w:val="TAL"/>
            </w:pPr>
            <w:r w:rsidRPr="004B1962">
              <w:t>1</w:t>
            </w:r>
          </w:p>
        </w:tc>
        <w:tc>
          <w:tcPr>
            <w:tcW w:w="4347" w:type="dxa"/>
            <w:shd w:val="clear" w:color="auto" w:fill="auto"/>
          </w:tcPr>
          <w:p w14:paraId="3AF6D93D" w14:textId="77777777" w:rsidR="004B1962" w:rsidRPr="004B1962" w:rsidRDefault="004B1962" w:rsidP="00846AD5">
            <w:pPr>
              <w:pStyle w:val="TAL"/>
            </w:pPr>
            <w:r w:rsidRPr="004B1962">
              <w:t>FFS whether this field is needed or not</w:t>
            </w:r>
          </w:p>
        </w:tc>
      </w:tr>
      <w:tr w:rsidR="004B1962" w:rsidRPr="004B1962" w14:paraId="2E8A602E" w14:textId="77777777" w:rsidTr="00872F98">
        <w:tc>
          <w:tcPr>
            <w:tcW w:w="1809" w:type="dxa"/>
            <w:shd w:val="clear" w:color="auto" w:fill="auto"/>
          </w:tcPr>
          <w:p w14:paraId="245F3438" w14:textId="77777777" w:rsidR="004B1962" w:rsidRPr="004B1962" w:rsidRDefault="004B1962" w:rsidP="00846AD5">
            <w:pPr>
              <w:pStyle w:val="TAL"/>
            </w:pPr>
            <w:r w:rsidRPr="004B1962">
              <w:t>Modulation and coding scheme</w:t>
            </w:r>
          </w:p>
        </w:tc>
        <w:tc>
          <w:tcPr>
            <w:tcW w:w="2906" w:type="dxa"/>
            <w:shd w:val="clear" w:color="auto" w:fill="auto"/>
          </w:tcPr>
          <w:p w14:paraId="73631D29" w14:textId="77777777" w:rsidR="004B1962" w:rsidRPr="004B1962" w:rsidRDefault="004B1962" w:rsidP="00846AD5">
            <w:pPr>
              <w:pStyle w:val="TAL"/>
            </w:pPr>
            <w:r w:rsidRPr="004B1962">
              <w:t>5</w:t>
            </w:r>
          </w:p>
        </w:tc>
        <w:tc>
          <w:tcPr>
            <w:tcW w:w="4347" w:type="dxa"/>
            <w:shd w:val="clear" w:color="auto" w:fill="auto"/>
          </w:tcPr>
          <w:p w14:paraId="3C629F69" w14:textId="77777777" w:rsidR="004B1962" w:rsidRPr="004B1962" w:rsidRDefault="004B1962" w:rsidP="00846AD5">
            <w:pPr>
              <w:pStyle w:val="TAL"/>
            </w:pPr>
            <w:r w:rsidRPr="004B1962">
              <w:t>Same MCS table as for “normal” transmission without 256QAM, only lowest part used.</w:t>
            </w:r>
          </w:p>
        </w:tc>
      </w:tr>
      <w:tr w:rsidR="004B1962" w:rsidRPr="004B1962" w14:paraId="02E51BDC" w14:textId="77777777" w:rsidTr="00872F98">
        <w:tc>
          <w:tcPr>
            <w:tcW w:w="1809" w:type="dxa"/>
            <w:shd w:val="clear" w:color="auto" w:fill="auto"/>
          </w:tcPr>
          <w:p w14:paraId="0D9880CF" w14:textId="77777777" w:rsidR="004B1962" w:rsidRPr="004B1962" w:rsidRDefault="004B1962" w:rsidP="00846AD5">
            <w:pPr>
              <w:pStyle w:val="TAL"/>
            </w:pPr>
            <w:r w:rsidRPr="004B1962">
              <w:t>Redundancy version</w:t>
            </w:r>
          </w:p>
        </w:tc>
        <w:tc>
          <w:tcPr>
            <w:tcW w:w="2906" w:type="dxa"/>
            <w:shd w:val="clear" w:color="auto" w:fill="auto"/>
          </w:tcPr>
          <w:p w14:paraId="2E922C3D" w14:textId="77777777" w:rsidR="004B1962" w:rsidRPr="004B1962" w:rsidRDefault="004B1962" w:rsidP="00846AD5">
            <w:pPr>
              <w:pStyle w:val="TAL"/>
            </w:pPr>
            <w:r w:rsidRPr="004B1962">
              <w:t>2</w:t>
            </w:r>
          </w:p>
        </w:tc>
        <w:tc>
          <w:tcPr>
            <w:tcW w:w="4347" w:type="dxa"/>
            <w:shd w:val="clear" w:color="auto" w:fill="auto"/>
          </w:tcPr>
          <w:p w14:paraId="38B7EBFD" w14:textId="77777777" w:rsidR="004B1962" w:rsidRPr="004B1962" w:rsidRDefault="004B1962" w:rsidP="00846AD5">
            <w:pPr>
              <w:pStyle w:val="TAL"/>
            </w:pPr>
            <w:r w:rsidRPr="004B1962">
              <w:t>FFS whether this field is needed or not</w:t>
            </w:r>
          </w:p>
        </w:tc>
      </w:tr>
      <w:tr w:rsidR="004B1962" w:rsidRPr="004B1962" w14:paraId="0805FFCD" w14:textId="77777777" w:rsidTr="00872F98">
        <w:tc>
          <w:tcPr>
            <w:tcW w:w="1809" w:type="dxa"/>
            <w:shd w:val="clear" w:color="auto" w:fill="auto"/>
          </w:tcPr>
          <w:p w14:paraId="2A6A7D52" w14:textId="77777777" w:rsidR="004B1962" w:rsidRPr="004B1962" w:rsidRDefault="004B1962" w:rsidP="00846AD5">
            <w:pPr>
              <w:pStyle w:val="TAL"/>
            </w:pPr>
            <w:r w:rsidRPr="004B1962">
              <w:t>Reserved bits</w:t>
            </w:r>
          </w:p>
        </w:tc>
        <w:tc>
          <w:tcPr>
            <w:tcW w:w="2906" w:type="dxa"/>
            <w:shd w:val="clear" w:color="auto" w:fill="auto"/>
          </w:tcPr>
          <w:p w14:paraId="525687AF" w14:textId="77777777" w:rsidR="004B1962" w:rsidRPr="004B1962" w:rsidRDefault="004B1962" w:rsidP="00846AD5">
            <w:pPr>
              <w:pStyle w:val="TAL"/>
            </w:pPr>
            <w:r w:rsidRPr="004B1962">
              <w:t>(fixed value)</w:t>
            </w:r>
          </w:p>
        </w:tc>
        <w:tc>
          <w:tcPr>
            <w:tcW w:w="4347" w:type="dxa"/>
            <w:shd w:val="clear" w:color="auto" w:fill="auto"/>
          </w:tcPr>
          <w:p w14:paraId="5CA02DB2" w14:textId="77777777" w:rsidR="004B1962" w:rsidRPr="004B1962" w:rsidRDefault="004B1962" w:rsidP="00846AD5">
            <w:pPr>
              <w:pStyle w:val="TAL"/>
            </w:pPr>
            <w:r w:rsidRPr="004B1962">
              <w:t>To meet fallback DCI size</w:t>
            </w:r>
          </w:p>
        </w:tc>
      </w:tr>
    </w:tbl>
    <w:p w14:paraId="693311CB" w14:textId="77777777" w:rsidR="004B1962" w:rsidRPr="004B1962" w:rsidRDefault="004B1962" w:rsidP="00846AD5"/>
    <w:p w14:paraId="673E8D08" w14:textId="77777777" w:rsidR="004B1962" w:rsidRPr="004B1962" w:rsidRDefault="004B1962" w:rsidP="00846AD5">
      <w:pPr>
        <w:pStyle w:val="ListParagraph"/>
        <w:numPr>
          <w:ilvl w:val="0"/>
          <w:numId w:val="154"/>
        </w:numPr>
      </w:pPr>
      <w:r w:rsidRPr="004B1962">
        <w:t>Note: Need to check whether interleaved VRB-to-PRB mapping is possible for SI-RNTI as the UE does not know the CRB grid.</w:t>
      </w:r>
    </w:p>
    <w:p w14:paraId="65B56883" w14:textId="77777777" w:rsidR="004B1962" w:rsidRPr="004B1962" w:rsidRDefault="004B1962" w:rsidP="00846AD5">
      <w:pPr>
        <w:pStyle w:val="ListParagraph"/>
        <w:numPr>
          <w:ilvl w:val="0"/>
          <w:numId w:val="154"/>
        </w:numPr>
      </w:pPr>
      <w:r w:rsidRPr="004B1962">
        <w:t>Note: Need to check with initial access session whether RV field is needed or not. From a DCI perspective, there is no problem of providing 2 bits for signaling the redundancy version.</w:t>
      </w:r>
    </w:p>
    <w:p w14:paraId="7B77460C" w14:textId="77777777" w:rsidR="004B1962" w:rsidRPr="004B1962" w:rsidRDefault="004B1962" w:rsidP="004B1962">
      <w:pPr>
        <w:ind w:left="720" w:hanging="720"/>
      </w:pPr>
    </w:p>
    <w:p w14:paraId="29C7401C" w14:textId="77777777" w:rsidR="004B1962" w:rsidRPr="004B1962" w:rsidRDefault="004B1962" w:rsidP="004B1962">
      <w:pPr>
        <w:ind w:left="720" w:hanging="720"/>
        <w:rPr>
          <w:szCs w:val="20"/>
        </w:rPr>
      </w:pPr>
      <w:r w:rsidRPr="004B1962">
        <w:rPr>
          <w:szCs w:val="20"/>
          <w:highlight w:val="green"/>
        </w:rPr>
        <w:t>Agreements</w:t>
      </w:r>
      <w:r w:rsidRPr="004B1962">
        <w:rPr>
          <w:szCs w:val="20"/>
        </w:rPr>
        <w:t>:</w:t>
      </w:r>
    </w:p>
    <w:p w14:paraId="5BF32E7D" w14:textId="77777777" w:rsidR="004B1962" w:rsidRPr="004B1962" w:rsidRDefault="004B1962" w:rsidP="00846AD5">
      <w:pPr>
        <w:pStyle w:val="ListParagraph"/>
        <w:numPr>
          <w:ilvl w:val="0"/>
          <w:numId w:val="154"/>
        </w:numPr>
      </w:pPr>
      <w:r w:rsidRPr="004B1962">
        <w:t>4 bits are used for time-domain allocation field for RA-RNTI</w:t>
      </w:r>
    </w:p>
    <w:p w14:paraId="1B4B53B8" w14:textId="77777777" w:rsidR="004B1962" w:rsidRPr="004B1962" w:rsidRDefault="004B1962" w:rsidP="00846AD5">
      <w:pPr>
        <w:pStyle w:val="ListParagraph"/>
        <w:numPr>
          <w:ilvl w:val="0"/>
          <w:numId w:val="154"/>
        </w:numPr>
      </w:pPr>
      <w:r w:rsidRPr="004B1962">
        <w:t>RV0 is used for transmissions using RA-RNTI</w:t>
      </w:r>
    </w:p>
    <w:p w14:paraId="33D7794F" w14:textId="77777777" w:rsidR="004B1962" w:rsidRPr="004B1962" w:rsidRDefault="004B1962" w:rsidP="00846AD5">
      <w:pPr>
        <w:pStyle w:val="ListParagraph"/>
        <w:numPr>
          <w:ilvl w:val="0"/>
          <w:numId w:val="154"/>
        </w:numPr>
      </w:pPr>
      <w:r w:rsidRPr="004B1962">
        <w:t>4 bits are used for time-domain resource allocation field for TC-RNTI</w:t>
      </w:r>
    </w:p>
    <w:p w14:paraId="6C559FC4" w14:textId="77777777" w:rsidR="004B1962" w:rsidRPr="004B1962" w:rsidRDefault="004B1962" w:rsidP="00846AD5"/>
    <w:p w14:paraId="2BDF1AC4" w14:textId="77777777" w:rsidR="004B1962" w:rsidRPr="004B1962" w:rsidRDefault="004B1962" w:rsidP="00846AD5">
      <w:pPr>
        <w:rPr>
          <w:szCs w:val="20"/>
          <w:highlight w:val="darkYellow"/>
          <w:lang w:eastAsia="x-none"/>
        </w:rPr>
      </w:pPr>
      <w:r w:rsidRPr="004B1962">
        <w:rPr>
          <w:szCs w:val="20"/>
          <w:highlight w:val="darkYellow"/>
          <w:lang w:eastAsia="x-none"/>
        </w:rPr>
        <w:t xml:space="preserve">Working assumption: </w:t>
      </w:r>
    </w:p>
    <w:p w14:paraId="29128EB9" w14:textId="3887F52B" w:rsidR="004B1962" w:rsidRPr="00846AD5" w:rsidRDefault="00846AD5" w:rsidP="00846AD5">
      <w:pPr>
        <w:pStyle w:val="ListParagraph"/>
        <w:numPr>
          <w:ilvl w:val="0"/>
          <w:numId w:val="393"/>
        </w:numPr>
        <w:rPr>
          <w:rFonts w:eastAsia="Times New Roman"/>
          <w:kern w:val="2"/>
        </w:rPr>
      </w:pPr>
      <w:r w:rsidRPr="00846AD5">
        <w:rPr>
          <w:rFonts w:eastAsia="Times New Roman"/>
          <w:kern w:val="2"/>
        </w:rPr>
        <w:t>I</w:t>
      </w:r>
      <w:r w:rsidR="004B1962" w:rsidRPr="00846AD5">
        <w:rPr>
          <w:rFonts w:eastAsia="Times New Roman"/>
          <w:kern w:val="2"/>
        </w:rPr>
        <w:t>nterpret RIV in RAR for initial msg3 according to the same method as in LTE</w:t>
      </w:r>
    </w:p>
    <w:p w14:paraId="47FA078E" w14:textId="77777777" w:rsidR="004B1962" w:rsidRPr="004B1962" w:rsidRDefault="004B1962" w:rsidP="00846AD5"/>
    <w:p w14:paraId="5E009CD7" w14:textId="77777777" w:rsidR="004B1962" w:rsidRPr="004B1962" w:rsidRDefault="004B1962" w:rsidP="00846AD5">
      <w:pPr>
        <w:rPr>
          <w:szCs w:val="20"/>
        </w:rPr>
      </w:pPr>
      <w:r w:rsidRPr="004B1962">
        <w:rPr>
          <w:szCs w:val="20"/>
          <w:highlight w:val="green"/>
        </w:rPr>
        <w:t>Agreements</w:t>
      </w:r>
      <w:r w:rsidRPr="004B1962">
        <w:rPr>
          <w:szCs w:val="20"/>
        </w:rPr>
        <w:t>:</w:t>
      </w:r>
    </w:p>
    <w:p w14:paraId="588DBE2B" w14:textId="77777777" w:rsidR="004B1962" w:rsidRPr="004B1962" w:rsidRDefault="004B1962" w:rsidP="00846AD5">
      <w:pPr>
        <w:rPr>
          <w:szCs w:val="20"/>
          <w:lang w:eastAsia="x-none"/>
        </w:rPr>
      </w:pPr>
      <w:r w:rsidRPr="004B1962">
        <w:rPr>
          <w:szCs w:val="20"/>
          <w:lang w:eastAsia="x-none"/>
        </w:rPr>
        <w:t>Time domain allocation field in RAR for initial msg3 interpreted according to</w:t>
      </w:r>
    </w:p>
    <w:p w14:paraId="50C55E32" w14:textId="77777777" w:rsidR="004B1962" w:rsidRPr="00846AD5" w:rsidRDefault="004B1962" w:rsidP="00846AD5">
      <w:pPr>
        <w:pStyle w:val="ListParagraph"/>
        <w:numPr>
          <w:ilvl w:val="0"/>
          <w:numId w:val="393"/>
        </w:numPr>
        <w:rPr>
          <w:lang w:eastAsia="x-none"/>
        </w:rPr>
      </w:pPr>
      <w:r w:rsidRPr="00846AD5">
        <w:rPr>
          <w:lang w:eastAsia="x-none"/>
        </w:rPr>
        <w:t>use table provided by RMSI (if provided)</w:t>
      </w:r>
    </w:p>
    <w:p w14:paraId="3EBB978E" w14:textId="77777777" w:rsidR="004B1962" w:rsidRPr="00846AD5" w:rsidRDefault="004B1962" w:rsidP="00846AD5">
      <w:pPr>
        <w:pStyle w:val="ListParagraph"/>
        <w:numPr>
          <w:ilvl w:val="0"/>
          <w:numId w:val="393"/>
        </w:numPr>
        <w:rPr>
          <w:lang w:eastAsia="x-none"/>
        </w:rPr>
      </w:pPr>
      <w:r w:rsidRPr="00846AD5">
        <w:rPr>
          <w:lang w:eastAsia="x-none"/>
        </w:rPr>
        <w:t>otherwise use default PUSCH table</w:t>
      </w:r>
    </w:p>
    <w:p w14:paraId="3DB1F1EF" w14:textId="77777777" w:rsidR="004B1962" w:rsidRPr="004B1962" w:rsidRDefault="004B1962" w:rsidP="00846AD5"/>
    <w:p w14:paraId="6E9B455F" w14:textId="77777777" w:rsidR="004B1962" w:rsidRPr="004B1962" w:rsidRDefault="004B1962" w:rsidP="00846AD5">
      <w:pPr>
        <w:rPr>
          <w:szCs w:val="20"/>
        </w:rPr>
      </w:pPr>
      <w:r w:rsidRPr="004B1962">
        <w:rPr>
          <w:szCs w:val="20"/>
          <w:highlight w:val="green"/>
        </w:rPr>
        <w:t>Agreements</w:t>
      </w:r>
      <w:r w:rsidRPr="004B1962">
        <w:rPr>
          <w:szCs w:val="20"/>
        </w:rPr>
        <w:t>:</w:t>
      </w:r>
    </w:p>
    <w:p w14:paraId="55C14EC3" w14:textId="77777777" w:rsidR="004B1962" w:rsidRPr="00846AD5" w:rsidRDefault="004B1962" w:rsidP="00846AD5">
      <w:pPr>
        <w:pStyle w:val="ListParagraph"/>
        <w:numPr>
          <w:ilvl w:val="0"/>
          <w:numId w:val="394"/>
        </w:numPr>
        <w:rPr>
          <w:rFonts w:eastAsia="Times New Roman"/>
          <w:kern w:val="2"/>
        </w:rPr>
      </w:pPr>
      <w:r w:rsidRPr="00846AD5">
        <w:rPr>
          <w:rFonts w:eastAsia="Times New Roman"/>
          <w:kern w:val="2"/>
        </w:rPr>
        <w:t>SUL indicator for DCI format 0-0 is located last in the DCI (including padding)</w:t>
      </w:r>
    </w:p>
    <w:p w14:paraId="73F7756A" w14:textId="77777777" w:rsidR="004B1962" w:rsidRPr="00846AD5" w:rsidRDefault="004B1962" w:rsidP="00846AD5">
      <w:pPr>
        <w:pStyle w:val="ListParagraph"/>
        <w:numPr>
          <w:ilvl w:val="0"/>
          <w:numId w:val="394"/>
        </w:numPr>
        <w:rPr>
          <w:rFonts w:eastAsia="Times New Roman"/>
          <w:kern w:val="2"/>
        </w:rPr>
      </w:pPr>
      <w:r w:rsidRPr="00846AD5">
        <w:rPr>
          <w:rFonts w:eastAsia="Times New Roman"/>
          <w:kern w:val="2"/>
        </w:rPr>
        <w:t>FH bit is optional in DCI format 0-1</w:t>
      </w:r>
    </w:p>
    <w:p w14:paraId="776056E5" w14:textId="77777777" w:rsidR="004B1962" w:rsidRPr="004B1962" w:rsidRDefault="004B1962" w:rsidP="00846AD5"/>
    <w:p w14:paraId="45F284E7" w14:textId="77777777" w:rsidR="004B1962" w:rsidRPr="004B1962" w:rsidRDefault="004B1962" w:rsidP="00846AD5">
      <w:pPr>
        <w:rPr>
          <w:szCs w:val="20"/>
        </w:rPr>
      </w:pPr>
      <w:r w:rsidRPr="004B1962">
        <w:rPr>
          <w:b/>
          <w:szCs w:val="20"/>
          <w:u w:val="single"/>
        </w:rPr>
        <w:t>Conclusion</w:t>
      </w:r>
      <w:r w:rsidRPr="004B1962">
        <w:rPr>
          <w:szCs w:val="20"/>
        </w:rPr>
        <w:t>:</w:t>
      </w:r>
    </w:p>
    <w:p w14:paraId="03E1798C" w14:textId="77777777" w:rsidR="004B1962" w:rsidRPr="00846AD5" w:rsidRDefault="004B1962" w:rsidP="00846AD5">
      <w:pPr>
        <w:pStyle w:val="ListParagraph"/>
        <w:numPr>
          <w:ilvl w:val="0"/>
          <w:numId w:val="395"/>
        </w:numPr>
        <w:rPr>
          <w:lang w:eastAsia="x-none"/>
        </w:rPr>
      </w:pPr>
      <w:r w:rsidRPr="00846AD5">
        <w:rPr>
          <w:lang w:eastAsia="x-none"/>
        </w:rPr>
        <w:t>Remove UL VRB-to-PRB interleaver from Rel-15</w:t>
      </w:r>
    </w:p>
    <w:p w14:paraId="7C00AB59" w14:textId="77777777" w:rsidR="004B1962" w:rsidRPr="004B1962" w:rsidRDefault="004B1962" w:rsidP="004B1962">
      <w:pPr>
        <w:ind w:left="720" w:hanging="720"/>
      </w:pPr>
    </w:p>
    <w:p w14:paraId="0FCDF43B" w14:textId="77777777" w:rsidR="004B1962" w:rsidRDefault="004B1962" w:rsidP="008D5759">
      <w:pPr>
        <w:ind w:left="720" w:hanging="720"/>
      </w:pPr>
    </w:p>
    <w:p w14:paraId="3D433CBA" w14:textId="473FCE2D" w:rsidR="00254752" w:rsidRPr="00254752" w:rsidRDefault="00603E09" w:rsidP="008D5759">
      <w:pPr>
        <w:ind w:left="720" w:hanging="720"/>
        <w:rPr>
          <w:lang w:eastAsia="x-none"/>
        </w:rPr>
      </w:pPr>
      <w:hyperlink r:id="rId1564" w:history="1">
        <w:r w:rsidR="00FE4C7E">
          <w:rPr>
            <w:rStyle w:val="Hyperlink"/>
            <w:lang w:eastAsia="x-none"/>
          </w:rPr>
          <w:t>R1-1803707</w:t>
        </w:r>
      </w:hyperlink>
      <w:r w:rsidR="00254752" w:rsidRPr="00254752">
        <w:rPr>
          <w:lang w:eastAsia="x-none"/>
        </w:rPr>
        <w:tab/>
        <w:t>Remaining issues on DCI contents and format</w:t>
      </w:r>
      <w:r w:rsidR="00254752" w:rsidRPr="00254752">
        <w:rPr>
          <w:lang w:eastAsia="x-none"/>
        </w:rPr>
        <w:tab/>
        <w:t>Huawei, HiSilicon</w:t>
      </w:r>
    </w:p>
    <w:p w14:paraId="577D8482" w14:textId="6BFFB67E" w:rsidR="00254752" w:rsidRPr="00254752" w:rsidRDefault="00603E09" w:rsidP="00254752">
      <w:pPr>
        <w:ind w:left="720" w:hanging="720"/>
        <w:rPr>
          <w:lang w:eastAsia="x-none"/>
        </w:rPr>
      </w:pPr>
      <w:hyperlink r:id="rId1565" w:history="1">
        <w:r w:rsidR="00FE4C7E">
          <w:rPr>
            <w:rStyle w:val="Hyperlink"/>
            <w:lang w:eastAsia="x-none"/>
          </w:rPr>
          <w:t>R1-1803753</w:t>
        </w:r>
      </w:hyperlink>
      <w:r w:rsidR="00254752" w:rsidRPr="00254752">
        <w:rPr>
          <w:lang w:eastAsia="x-none"/>
        </w:rPr>
        <w:tab/>
        <w:t>Open issues on DCI formats</w:t>
      </w:r>
      <w:r w:rsidR="00254752" w:rsidRPr="00254752">
        <w:rPr>
          <w:lang w:eastAsia="x-none"/>
        </w:rPr>
        <w:tab/>
        <w:t>CATT</w:t>
      </w:r>
    </w:p>
    <w:p w14:paraId="0551605F" w14:textId="16C5887C" w:rsidR="00254752" w:rsidRPr="00254752" w:rsidRDefault="00603E09" w:rsidP="00254752">
      <w:pPr>
        <w:ind w:left="720" w:hanging="720"/>
        <w:rPr>
          <w:lang w:eastAsia="x-none"/>
        </w:rPr>
      </w:pPr>
      <w:hyperlink r:id="rId1566" w:history="1">
        <w:r w:rsidR="00FE4C7E">
          <w:rPr>
            <w:rStyle w:val="Hyperlink"/>
            <w:lang w:eastAsia="x-none"/>
          </w:rPr>
          <w:t>R1-1803793</w:t>
        </w:r>
      </w:hyperlink>
      <w:r w:rsidR="00254752" w:rsidRPr="00254752">
        <w:rPr>
          <w:lang w:eastAsia="x-none"/>
        </w:rPr>
        <w:tab/>
        <w:t>Remaining issues on DCI content</w:t>
      </w:r>
      <w:r w:rsidR="00254752" w:rsidRPr="00254752">
        <w:rPr>
          <w:lang w:eastAsia="x-none"/>
        </w:rPr>
        <w:tab/>
        <w:t>ZTE, Sanechips</w:t>
      </w:r>
    </w:p>
    <w:p w14:paraId="1DEADAA1" w14:textId="466EC810" w:rsidR="00254752" w:rsidRPr="00254752" w:rsidRDefault="00603E09" w:rsidP="00254752">
      <w:pPr>
        <w:ind w:left="720" w:hanging="720"/>
        <w:rPr>
          <w:lang w:eastAsia="x-none"/>
        </w:rPr>
      </w:pPr>
      <w:hyperlink r:id="rId1567" w:history="1">
        <w:r w:rsidR="00FE4C7E">
          <w:rPr>
            <w:rStyle w:val="Hyperlink"/>
            <w:lang w:eastAsia="x-none"/>
          </w:rPr>
          <w:t>R1-1803830</w:t>
        </w:r>
      </w:hyperlink>
      <w:r w:rsidR="00254752" w:rsidRPr="00254752">
        <w:rPr>
          <w:lang w:eastAsia="x-none"/>
        </w:rPr>
        <w:tab/>
        <w:t>Remaining issues on DCI formats</w:t>
      </w:r>
      <w:r w:rsidR="00254752" w:rsidRPr="00254752">
        <w:rPr>
          <w:lang w:eastAsia="x-none"/>
        </w:rPr>
        <w:tab/>
        <w:t>vivo</w:t>
      </w:r>
    </w:p>
    <w:p w14:paraId="55D21C37" w14:textId="5D38D515" w:rsidR="00254752" w:rsidRPr="00254752" w:rsidRDefault="00603E09" w:rsidP="00254752">
      <w:pPr>
        <w:ind w:left="720" w:hanging="720"/>
        <w:rPr>
          <w:lang w:eastAsia="x-none"/>
        </w:rPr>
      </w:pPr>
      <w:hyperlink r:id="rId1568" w:history="1">
        <w:r w:rsidR="00FE4C7E">
          <w:rPr>
            <w:rStyle w:val="Hyperlink"/>
            <w:lang w:eastAsia="x-none"/>
          </w:rPr>
          <w:t>R1-1803941</w:t>
        </w:r>
      </w:hyperlink>
      <w:r w:rsidR="00254752" w:rsidRPr="00254752">
        <w:rPr>
          <w:lang w:eastAsia="x-none"/>
        </w:rPr>
        <w:tab/>
        <w:t>Frequency domain field interpretation for fallback DCI in DL</w:t>
      </w:r>
      <w:r w:rsidR="00254752" w:rsidRPr="00254752">
        <w:rPr>
          <w:lang w:eastAsia="x-none"/>
        </w:rPr>
        <w:tab/>
        <w:t>Fujitsu</w:t>
      </w:r>
    </w:p>
    <w:p w14:paraId="78915FFD" w14:textId="09B7BD80" w:rsidR="00254752" w:rsidRPr="00254752" w:rsidRDefault="00603E09" w:rsidP="00254752">
      <w:pPr>
        <w:ind w:left="720" w:hanging="720"/>
        <w:rPr>
          <w:lang w:eastAsia="x-none"/>
        </w:rPr>
      </w:pPr>
      <w:hyperlink r:id="rId1569" w:history="1">
        <w:r w:rsidR="00FE4C7E">
          <w:rPr>
            <w:rStyle w:val="Hyperlink"/>
            <w:lang w:eastAsia="x-none"/>
          </w:rPr>
          <w:t>R1-1803965</w:t>
        </w:r>
      </w:hyperlink>
      <w:r w:rsidR="00254752" w:rsidRPr="00254752">
        <w:rPr>
          <w:lang w:eastAsia="x-none"/>
        </w:rPr>
        <w:tab/>
        <w:t>Discussion on DCI format 0-0/0-1</w:t>
      </w:r>
      <w:r w:rsidR="00254752" w:rsidRPr="00254752">
        <w:rPr>
          <w:lang w:eastAsia="x-none"/>
        </w:rPr>
        <w:tab/>
        <w:t>ITRI</w:t>
      </w:r>
    </w:p>
    <w:p w14:paraId="7C1C7055" w14:textId="2E8F0364" w:rsidR="00254752" w:rsidRPr="00254752" w:rsidRDefault="00603E09" w:rsidP="00254752">
      <w:pPr>
        <w:ind w:left="720" w:hanging="720"/>
        <w:rPr>
          <w:lang w:eastAsia="x-none"/>
        </w:rPr>
      </w:pPr>
      <w:hyperlink r:id="rId1570" w:history="1">
        <w:r w:rsidR="00FE4C7E">
          <w:rPr>
            <w:rStyle w:val="Hyperlink"/>
            <w:lang w:eastAsia="x-none"/>
          </w:rPr>
          <w:t>R1-1804033</w:t>
        </w:r>
      </w:hyperlink>
      <w:r w:rsidR="00254752" w:rsidRPr="00254752">
        <w:rPr>
          <w:lang w:eastAsia="x-none"/>
        </w:rPr>
        <w:tab/>
        <w:t>Discussion about number of DCI format size</w:t>
      </w:r>
      <w:r w:rsidR="00254752" w:rsidRPr="00254752">
        <w:rPr>
          <w:lang w:eastAsia="x-none"/>
        </w:rPr>
        <w:tab/>
        <w:t>ASUSTEK COMPUTER (SHANGHAI)</w:t>
      </w:r>
    </w:p>
    <w:p w14:paraId="6A0E5DCB" w14:textId="057582FB" w:rsidR="00254752" w:rsidRPr="00254752" w:rsidRDefault="00603E09" w:rsidP="00254752">
      <w:pPr>
        <w:ind w:left="720" w:hanging="720"/>
        <w:rPr>
          <w:lang w:eastAsia="x-none"/>
        </w:rPr>
      </w:pPr>
      <w:hyperlink r:id="rId1571" w:history="1">
        <w:r w:rsidR="00FE4C7E">
          <w:rPr>
            <w:rStyle w:val="Hyperlink"/>
            <w:lang w:eastAsia="x-none"/>
          </w:rPr>
          <w:t>R1-1804045</w:t>
        </w:r>
      </w:hyperlink>
      <w:r w:rsidR="00254752" w:rsidRPr="00254752">
        <w:rPr>
          <w:lang w:eastAsia="x-none"/>
        </w:rPr>
        <w:tab/>
        <w:t>Remaining issues on DCI contents and formats</w:t>
      </w:r>
      <w:r w:rsidR="00254752" w:rsidRPr="00254752">
        <w:rPr>
          <w:lang w:eastAsia="x-none"/>
        </w:rPr>
        <w:tab/>
        <w:t>MediaTek Inc.</w:t>
      </w:r>
    </w:p>
    <w:p w14:paraId="44312AC2" w14:textId="7E8A54F3" w:rsidR="00254752" w:rsidRPr="00254752" w:rsidRDefault="00603E09" w:rsidP="00254752">
      <w:pPr>
        <w:ind w:left="720" w:hanging="720"/>
        <w:rPr>
          <w:lang w:eastAsia="x-none"/>
        </w:rPr>
      </w:pPr>
      <w:hyperlink r:id="rId1572" w:history="1">
        <w:r w:rsidR="00FE4C7E">
          <w:rPr>
            <w:rStyle w:val="Hyperlink"/>
            <w:lang w:eastAsia="x-none"/>
          </w:rPr>
          <w:t>R1-1804099</w:t>
        </w:r>
      </w:hyperlink>
      <w:r w:rsidR="00254752" w:rsidRPr="00254752">
        <w:rPr>
          <w:lang w:eastAsia="x-none"/>
        </w:rPr>
        <w:tab/>
        <w:t>Discussion on remaining issues for DCI</w:t>
      </w:r>
      <w:r w:rsidR="00254752" w:rsidRPr="00254752">
        <w:rPr>
          <w:lang w:eastAsia="x-none"/>
        </w:rPr>
        <w:tab/>
        <w:t>CMCC</w:t>
      </w:r>
    </w:p>
    <w:p w14:paraId="2D42318A" w14:textId="387A0F28" w:rsidR="00254752" w:rsidRPr="00254752" w:rsidRDefault="00603E09" w:rsidP="00254752">
      <w:pPr>
        <w:ind w:left="720" w:hanging="720"/>
        <w:rPr>
          <w:lang w:eastAsia="x-none"/>
        </w:rPr>
      </w:pPr>
      <w:hyperlink r:id="rId1573" w:history="1">
        <w:r w:rsidR="00FE4C7E">
          <w:rPr>
            <w:rStyle w:val="Hyperlink"/>
            <w:lang w:eastAsia="x-none"/>
          </w:rPr>
          <w:t>R1-1804219</w:t>
        </w:r>
      </w:hyperlink>
      <w:r w:rsidR="00254752" w:rsidRPr="00254752">
        <w:rPr>
          <w:lang w:eastAsia="x-none"/>
        </w:rPr>
        <w:tab/>
        <w:t>Remaining issues on DCI contents and formats</w:t>
      </w:r>
      <w:r w:rsidR="00254752" w:rsidRPr="00254752">
        <w:rPr>
          <w:lang w:eastAsia="x-none"/>
        </w:rPr>
        <w:tab/>
        <w:t>Spreadtrum Communications</w:t>
      </w:r>
    </w:p>
    <w:p w14:paraId="5F734589" w14:textId="00097BDC" w:rsidR="00254752" w:rsidRPr="00254752" w:rsidRDefault="00603E09" w:rsidP="00254752">
      <w:pPr>
        <w:ind w:left="720" w:hanging="720"/>
        <w:rPr>
          <w:lang w:eastAsia="x-none"/>
        </w:rPr>
      </w:pPr>
      <w:hyperlink r:id="rId1574" w:history="1">
        <w:r w:rsidR="00FE4C7E">
          <w:rPr>
            <w:rStyle w:val="Hyperlink"/>
            <w:lang w:eastAsia="x-none"/>
          </w:rPr>
          <w:t>R1-1804372</w:t>
        </w:r>
      </w:hyperlink>
      <w:r w:rsidR="00254752" w:rsidRPr="00254752">
        <w:rPr>
          <w:lang w:eastAsia="x-none"/>
        </w:rPr>
        <w:tab/>
        <w:t>DCI Contents and Formats</w:t>
      </w:r>
      <w:r w:rsidR="00254752" w:rsidRPr="00254752">
        <w:rPr>
          <w:lang w:eastAsia="x-none"/>
        </w:rPr>
        <w:tab/>
        <w:t>Samsung</w:t>
      </w:r>
    </w:p>
    <w:p w14:paraId="643F80C5" w14:textId="7528FED7" w:rsidR="00254752" w:rsidRPr="00254752" w:rsidRDefault="00603E09" w:rsidP="00254752">
      <w:pPr>
        <w:ind w:left="720" w:hanging="720"/>
        <w:rPr>
          <w:lang w:eastAsia="x-none"/>
        </w:rPr>
      </w:pPr>
      <w:hyperlink r:id="rId1575" w:history="1">
        <w:r w:rsidR="00FE4C7E">
          <w:rPr>
            <w:rStyle w:val="Hyperlink"/>
            <w:lang w:eastAsia="x-none"/>
          </w:rPr>
          <w:t>R1-1804553</w:t>
        </w:r>
      </w:hyperlink>
      <w:r w:rsidR="00254752" w:rsidRPr="00254752">
        <w:rPr>
          <w:lang w:eastAsia="x-none"/>
        </w:rPr>
        <w:tab/>
        <w:t>Remaining issues on DCI contents and formats</w:t>
      </w:r>
      <w:r w:rsidR="00254752" w:rsidRPr="00254752">
        <w:rPr>
          <w:lang w:eastAsia="x-none"/>
        </w:rPr>
        <w:tab/>
        <w:t>LG Electronics</w:t>
      </w:r>
    </w:p>
    <w:p w14:paraId="733BE3E6" w14:textId="6E5AE7AC" w:rsidR="00254752" w:rsidRPr="00254752" w:rsidRDefault="00603E09" w:rsidP="00254752">
      <w:pPr>
        <w:ind w:left="720" w:hanging="720"/>
        <w:rPr>
          <w:lang w:eastAsia="x-none"/>
        </w:rPr>
      </w:pPr>
      <w:hyperlink r:id="rId1576" w:history="1">
        <w:r w:rsidR="00FE4C7E">
          <w:rPr>
            <w:rStyle w:val="Hyperlink"/>
            <w:lang w:eastAsia="x-none"/>
          </w:rPr>
          <w:t>R1-1804614</w:t>
        </w:r>
      </w:hyperlink>
      <w:r w:rsidR="00254752" w:rsidRPr="00254752">
        <w:rPr>
          <w:lang w:eastAsia="x-none"/>
        </w:rPr>
        <w:tab/>
        <w:t>On the alignment of DCI format sizes</w:t>
      </w:r>
      <w:r w:rsidR="00254752" w:rsidRPr="00254752">
        <w:rPr>
          <w:lang w:eastAsia="x-none"/>
        </w:rPr>
        <w:tab/>
        <w:t>Nokia, Nokia Shanghai Bell</w:t>
      </w:r>
    </w:p>
    <w:p w14:paraId="5BA2E2B1" w14:textId="1A67C2A1" w:rsidR="00254752" w:rsidRPr="00254752" w:rsidRDefault="00603E09" w:rsidP="00254752">
      <w:pPr>
        <w:ind w:left="720" w:hanging="720"/>
        <w:rPr>
          <w:lang w:eastAsia="x-none"/>
        </w:rPr>
      </w:pPr>
      <w:hyperlink r:id="rId1577" w:history="1">
        <w:r w:rsidR="00FE4C7E">
          <w:rPr>
            <w:rStyle w:val="Hyperlink"/>
            <w:lang w:eastAsia="x-none"/>
          </w:rPr>
          <w:t>R1-1804656</w:t>
        </w:r>
      </w:hyperlink>
      <w:r w:rsidR="00254752" w:rsidRPr="00254752">
        <w:rPr>
          <w:lang w:eastAsia="x-none"/>
        </w:rPr>
        <w:tab/>
        <w:t>DCI size reduction for eMBB</w:t>
      </w:r>
      <w:r w:rsidR="00254752" w:rsidRPr="00254752">
        <w:rPr>
          <w:lang w:eastAsia="x-none"/>
        </w:rPr>
        <w:tab/>
        <w:t>AT&amp;T</w:t>
      </w:r>
    </w:p>
    <w:p w14:paraId="12DF8F1F" w14:textId="55275D62" w:rsidR="00254752" w:rsidRPr="00254752" w:rsidRDefault="00603E09" w:rsidP="00254752">
      <w:pPr>
        <w:ind w:left="720" w:hanging="720"/>
        <w:rPr>
          <w:lang w:eastAsia="x-none"/>
        </w:rPr>
      </w:pPr>
      <w:hyperlink r:id="rId1578" w:history="1">
        <w:r w:rsidR="00FE4C7E">
          <w:rPr>
            <w:rStyle w:val="Hyperlink"/>
            <w:lang w:eastAsia="x-none"/>
          </w:rPr>
          <w:t>R1-1804727</w:t>
        </w:r>
      </w:hyperlink>
      <w:r w:rsidR="00254752" w:rsidRPr="00254752">
        <w:rPr>
          <w:lang w:eastAsia="x-none"/>
        </w:rPr>
        <w:tab/>
        <w:t>Further considerations on DCI sizes</w:t>
      </w:r>
      <w:r w:rsidR="00254752" w:rsidRPr="00254752">
        <w:rPr>
          <w:lang w:eastAsia="x-none"/>
        </w:rPr>
        <w:tab/>
        <w:t>Intel Corporation</w:t>
      </w:r>
    </w:p>
    <w:p w14:paraId="2582648A" w14:textId="1B54F587" w:rsidR="00254752" w:rsidRPr="00254752" w:rsidRDefault="00603E09" w:rsidP="00254752">
      <w:pPr>
        <w:ind w:left="720" w:hanging="720"/>
        <w:rPr>
          <w:lang w:eastAsia="x-none"/>
        </w:rPr>
      </w:pPr>
      <w:hyperlink r:id="rId1579" w:history="1">
        <w:r w:rsidR="00FE4C7E">
          <w:rPr>
            <w:rStyle w:val="Hyperlink"/>
            <w:lang w:eastAsia="x-none"/>
          </w:rPr>
          <w:t>R1-1804800</w:t>
        </w:r>
      </w:hyperlink>
      <w:r w:rsidR="00254752" w:rsidRPr="00254752">
        <w:rPr>
          <w:lang w:eastAsia="x-none"/>
        </w:rPr>
        <w:tab/>
        <w:t>Discussion on DCI related issues</w:t>
      </w:r>
      <w:r w:rsidR="00254752" w:rsidRPr="00254752">
        <w:rPr>
          <w:lang w:eastAsia="x-none"/>
        </w:rPr>
        <w:tab/>
        <w:t>Qualcomm Incorporated</w:t>
      </w:r>
    </w:p>
    <w:p w14:paraId="1657D887" w14:textId="5A05CAC3" w:rsidR="00254752" w:rsidRPr="00254752" w:rsidRDefault="00603E09" w:rsidP="00254752">
      <w:pPr>
        <w:ind w:left="720" w:hanging="720"/>
        <w:rPr>
          <w:lang w:eastAsia="x-none"/>
        </w:rPr>
      </w:pPr>
      <w:hyperlink r:id="rId1580" w:history="1">
        <w:r w:rsidR="00FE4C7E">
          <w:rPr>
            <w:rStyle w:val="Hyperlink"/>
            <w:lang w:eastAsia="x-none"/>
          </w:rPr>
          <w:t>R1-1805050</w:t>
        </w:r>
      </w:hyperlink>
      <w:r w:rsidR="00254752" w:rsidRPr="00254752">
        <w:rPr>
          <w:lang w:eastAsia="x-none"/>
        </w:rPr>
        <w:tab/>
        <w:t>DCI contents and formats</w:t>
      </w:r>
      <w:r w:rsidR="00254752" w:rsidRPr="00254752">
        <w:rPr>
          <w:lang w:eastAsia="x-none"/>
        </w:rPr>
        <w:tab/>
        <w:t>NTT DOCOMO, INC.</w:t>
      </w:r>
    </w:p>
    <w:p w14:paraId="431A7714" w14:textId="2095A4F1" w:rsidR="00254752" w:rsidRPr="00254752" w:rsidRDefault="00603E09" w:rsidP="00254752">
      <w:pPr>
        <w:ind w:left="720" w:hanging="720"/>
        <w:rPr>
          <w:lang w:eastAsia="x-none"/>
        </w:rPr>
      </w:pPr>
      <w:hyperlink r:id="rId1581" w:history="1">
        <w:r w:rsidR="00FE4C7E">
          <w:rPr>
            <w:rStyle w:val="Hyperlink"/>
            <w:lang w:eastAsia="x-none"/>
          </w:rPr>
          <w:t>R1-1805080</w:t>
        </w:r>
      </w:hyperlink>
      <w:r w:rsidR="00254752" w:rsidRPr="00254752">
        <w:rPr>
          <w:lang w:eastAsia="x-none"/>
        </w:rPr>
        <w:tab/>
        <w:t>DCI format 1_0 with X-RNTIs</w:t>
      </w:r>
      <w:r w:rsidR="00254752" w:rsidRPr="00254752">
        <w:rPr>
          <w:lang w:eastAsia="x-none"/>
        </w:rPr>
        <w:tab/>
        <w:t>Panasonic Corporation</w:t>
      </w:r>
    </w:p>
    <w:p w14:paraId="69571168" w14:textId="74288913" w:rsidR="00254752" w:rsidRPr="00254752" w:rsidRDefault="00603E09" w:rsidP="00254752">
      <w:pPr>
        <w:ind w:left="720" w:hanging="720"/>
        <w:rPr>
          <w:lang w:eastAsia="x-none"/>
        </w:rPr>
      </w:pPr>
      <w:hyperlink r:id="rId1582" w:history="1">
        <w:r w:rsidR="00FE4C7E">
          <w:rPr>
            <w:rStyle w:val="Hyperlink"/>
            <w:lang w:eastAsia="x-none"/>
          </w:rPr>
          <w:t>R1-1805180</w:t>
        </w:r>
      </w:hyperlink>
      <w:r w:rsidR="00254752" w:rsidRPr="00254752">
        <w:rPr>
          <w:lang w:eastAsia="x-none"/>
        </w:rPr>
        <w:tab/>
        <w:t>On remaining issues of DCI</w:t>
      </w:r>
      <w:r w:rsidR="00254752" w:rsidRPr="00254752">
        <w:rPr>
          <w:lang w:eastAsia="x-none"/>
        </w:rPr>
        <w:tab/>
        <w:t>Ericsson</w:t>
      </w:r>
    </w:p>
    <w:p w14:paraId="4C43A623" w14:textId="5F53098E" w:rsidR="00254752" w:rsidRPr="00254752" w:rsidRDefault="00603E09" w:rsidP="00254752">
      <w:pPr>
        <w:ind w:left="720" w:hanging="720"/>
        <w:rPr>
          <w:lang w:eastAsia="x-none"/>
        </w:rPr>
      </w:pPr>
      <w:hyperlink r:id="rId1583" w:history="1">
        <w:r w:rsidR="00FE4C7E">
          <w:rPr>
            <w:rStyle w:val="Hyperlink"/>
            <w:lang w:eastAsia="x-none"/>
          </w:rPr>
          <w:t>R1-1805241</w:t>
        </w:r>
      </w:hyperlink>
      <w:r w:rsidR="00254752" w:rsidRPr="00254752">
        <w:rPr>
          <w:lang w:eastAsia="x-none"/>
        </w:rPr>
        <w:tab/>
        <w:t>Discussion on DCI contents and formats</w:t>
      </w:r>
      <w:r w:rsidR="00254752" w:rsidRPr="00254752">
        <w:rPr>
          <w:lang w:eastAsia="x-none"/>
        </w:rPr>
        <w:tab/>
        <w:t>WILUS Inc.</w:t>
      </w:r>
    </w:p>
    <w:p w14:paraId="5A496102" w14:textId="77777777" w:rsidR="00254752" w:rsidRPr="00254752" w:rsidRDefault="00254752" w:rsidP="005F6CB9">
      <w:pPr>
        <w:pStyle w:val="Heading5"/>
      </w:pPr>
      <w:bookmarkStart w:id="519" w:name="_Toc514184682"/>
      <w:r w:rsidRPr="00254752">
        <w:t>Other</w:t>
      </w:r>
      <w:bookmarkEnd w:id="519"/>
    </w:p>
    <w:p w14:paraId="4C1B70D4" w14:textId="0FFCF8FE" w:rsidR="00254752" w:rsidRPr="00254752" w:rsidRDefault="00603E09" w:rsidP="00254752">
      <w:pPr>
        <w:ind w:left="720" w:hanging="720"/>
        <w:rPr>
          <w:lang w:eastAsia="x-none"/>
        </w:rPr>
      </w:pPr>
      <w:hyperlink r:id="rId1584" w:history="1">
        <w:r w:rsidR="00FE4C7E">
          <w:rPr>
            <w:rStyle w:val="Hyperlink"/>
            <w:lang w:eastAsia="x-none"/>
          </w:rPr>
          <w:t>R1-1803652</w:t>
        </w:r>
      </w:hyperlink>
      <w:r w:rsidR="00254752" w:rsidRPr="00254752">
        <w:rPr>
          <w:lang w:eastAsia="x-none"/>
        </w:rPr>
        <w:tab/>
        <w:t>Discussion and TP on slot format for ECP</w:t>
      </w:r>
      <w:r w:rsidR="00254752" w:rsidRPr="00254752">
        <w:rPr>
          <w:lang w:eastAsia="x-none"/>
        </w:rPr>
        <w:tab/>
        <w:t>Huawei, HiSilicon</w:t>
      </w:r>
    </w:p>
    <w:p w14:paraId="53C44C75" w14:textId="3F9DC97B" w:rsidR="00254752" w:rsidRPr="00254752" w:rsidRDefault="00603E09" w:rsidP="00254752">
      <w:pPr>
        <w:ind w:left="720" w:hanging="720"/>
        <w:rPr>
          <w:lang w:eastAsia="x-none"/>
        </w:rPr>
      </w:pPr>
      <w:hyperlink r:id="rId1585" w:history="1">
        <w:r w:rsidR="00FE4C7E">
          <w:rPr>
            <w:rStyle w:val="Hyperlink"/>
            <w:lang w:eastAsia="x-none"/>
          </w:rPr>
          <w:t>R1-1803708</w:t>
        </w:r>
      </w:hyperlink>
      <w:r w:rsidR="00254752" w:rsidRPr="00254752">
        <w:rPr>
          <w:lang w:eastAsia="x-none"/>
        </w:rPr>
        <w:tab/>
        <w:t>DCI interpretation for different BWP</w:t>
      </w:r>
      <w:r w:rsidR="00254752" w:rsidRPr="00254752">
        <w:rPr>
          <w:lang w:eastAsia="x-none"/>
        </w:rPr>
        <w:tab/>
        <w:t>Huawei, HiSilicon</w:t>
      </w:r>
    </w:p>
    <w:p w14:paraId="2CB5FD5F" w14:textId="2D87D0C9" w:rsidR="00254752" w:rsidRPr="00254752" w:rsidRDefault="00603E09" w:rsidP="00254752">
      <w:pPr>
        <w:ind w:left="720" w:hanging="720"/>
        <w:rPr>
          <w:lang w:eastAsia="x-none"/>
        </w:rPr>
      </w:pPr>
      <w:hyperlink r:id="rId1586" w:history="1">
        <w:r w:rsidR="00FE4C7E">
          <w:rPr>
            <w:rStyle w:val="Hyperlink"/>
            <w:lang w:eastAsia="x-none"/>
          </w:rPr>
          <w:t>R1-1803710</w:t>
        </w:r>
      </w:hyperlink>
      <w:r w:rsidR="00254752" w:rsidRPr="00254752">
        <w:rPr>
          <w:lang w:eastAsia="x-none"/>
        </w:rPr>
        <w:tab/>
        <w:t>Summary of remaining issues on  PDCCH monitoring with TP</w:t>
      </w:r>
      <w:r w:rsidR="00254752" w:rsidRPr="00254752">
        <w:rPr>
          <w:lang w:eastAsia="x-none"/>
        </w:rPr>
        <w:tab/>
        <w:t>Huawei, HiSilicon</w:t>
      </w:r>
    </w:p>
    <w:p w14:paraId="5CC5E952" w14:textId="14117B57" w:rsidR="00254752" w:rsidRPr="00254752" w:rsidRDefault="00603E09" w:rsidP="00254752">
      <w:pPr>
        <w:ind w:left="720" w:hanging="720"/>
        <w:rPr>
          <w:lang w:eastAsia="x-none"/>
        </w:rPr>
      </w:pPr>
      <w:hyperlink r:id="rId1587" w:history="1">
        <w:r w:rsidR="00FE4C7E">
          <w:rPr>
            <w:rStyle w:val="Hyperlink"/>
            <w:lang w:eastAsia="x-none"/>
          </w:rPr>
          <w:t>R1-1803831</w:t>
        </w:r>
      </w:hyperlink>
      <w:r w:rsidR="00254752" w:rsidRPr="00254752">
        <w:rPr>
          <w:lang w:eastAsia="x-none"/>
        </w:rPr>
        <w:tab/>
        <w:t>On compact DCI</w:t>
      </w:r>
      <w:r w:rsidR="00254752" w:rsidRPr="00254752">
        <w:rPr>
          <w:lang w:eastAsia="x-none"/>
        </w:rPr>
        <w:tab/>
        <w:t>vivo</w:t>
      </w:r>
    </w:p>
    <w:p w14:paraId="2F94D764" w14:textId="2E465C5B" w:rsidR="00254752" w:rsidRPr="00254752" w:rsidRDefault="00603E09" w:rsidP="00254752">
      <w:pPr>
        <w:ind w:left="720" w:hanging="720"/>
        <w:rPr>
          <w:lang w:eastAsia="x-none"/>
        </w:rPr>
      </w:pPr>
      <w:hyperlink r:id="rId1588" w:history="1">
        <w:r w:rsidR="00FE4C7E">
          <w:rPr>
            <w:rStyle w:val="Hyperlink"/>
            <w:lang w:eastAsia="x-none"/>
          </w:rPr>
          <w:t>R1-1804426</w:t>
        </w:r>
      </w:hyperlink>
      <w:r w:rsidR="00254752" w:rsidRPr="00254752">
        <w:rPr>
          <w:lang w:eastAsia="x-none"/>
        </w:rPr>
        <w:tab/>
        <w:t>DCI contents and formats for RMSI/OSI/Paging/RAR</w:t>
      </w:r>
      <w:r w:rsidR="00254752" w:rsidRPr="00254752">
        <w:rPr>
          <w:lang w:eastAsia="x-none"/>
        </w:rPr>
        <w:tab/>
        <w:t>Huawei, HiSilicon</w:t>
      </w:r>
    </w:p>
    <w:p w14:paraId="3B136CBF" w14:textId="47937B98" w:rsidR="00254752" w:rsidRPr="00254752" w:rsidRDefault="00603E09" w:rsidP="00254752">
      <w:pPr>
        <w:ind w:left="720" w:hanging="720"/>
        <w:rPr>
          <w:lang w:eastAsia="x-none"/>
        </w:rPr>
      </w:pPr>
      <w:hyperlink r:id="rId1589" w:history="1">
        <w:r w:rsidR="00FE4C7E">
          <w:rPr>
            <w:rStyle w:val="Hyperlink"/>
            <w:lang w:eastAsia="x-none"/>
          </w:rPr>
          <w:t>R1-1805181</w:t>
        </w:r>
      </w:hyperlink>
      <w:r w:rsidR="00254752" w:rsidRPr="00254752">
        <w:rPr>
          <w:lang w:eastAsia="x-none"/>
        </w:rPr>
        <w:tab/>
        <w:t>TP for remaining issues of GC-PDCCH</w:t>
      </w:r>
      <w:r w:rsidR="00254752" w:rsidRPr="00254752">
        <w:rPr>
          <w:lang w:eastAsia="x-none"/>
        </w:rPr>
        <w:tab/>
        <w:t>Ericsson</w:t>
      </w:r>
    </w:p>
    <w:p w14:paraId="733FA6D6" w14:textId="1F862238" w:rsidR="00254752" w:rsidRPr="00254752" w:rsidRDefault="00603E09" w:rsidP="00254752">
      <w:pPr>
        <w:ind w:left="720" w:hanging="720"/>
        <w:rPr>
          <w:lang w:eastAsia="x-none"/>
        </w:rPr>
      </w:pPr>
      <w:hyperlink r:id="rId1590" w:history="1">
        <w:r w:rsidR="00FE4C7E">
          <w:rPr>
            <w:rStyle w:val="Hyperlink"/>
            <w:lang w:eastAsia="x-none"/>
          </w:rPr>
          <w:t>R1-1805182</w:t>
        </w:r>
      </w:hyperlink>
      <w:r w:rsidR="00254752" w:rsidRPr="00254752">
        <w:rPr>
          <w:lang w:eastAsia="x-none"/>
        </w:rPr>
        <w:tab/>
        <w:t>TP for remaining issues of DCI</w:t>
      </w:r>
      <w:r w:rsidR="00254752" w:rsidRPr="00254752">
        <w:rPr>
          <w:lang w:eastAsia="x-none"/>
        </w:rPr>
        <w:tab/>
        <w:t>Ericsson</w:t>
      </w:r>
    </w:p>
    <w:p w14:paraId="6BF05C92" w14:textId="0EF786ED" w:rsidR="00254752" w:rsidRDefault="00603E09" w:rsidP="00254752">
      <w:pPr>
        <w:ind w:left="720" w:hanging="720"/>
        <w:rPr>
          <w:lang w:eastAsia="x-none"/>
        </w:rPr>
      </w:pPr>
      <w:hyperlink r:id="rId1591" w:history="1">
        <w:r w:rsidR="00FE4C7E">
          <w:rPr>
            <w:rStyle w:val="Hyperlink"/>
            <w:lang w:eastAsia="x-none"/>
          </w:rPr>
          <w:t>R1-1805251</w:t>
        </w:r>
      </w:hyperlink>
      <w:r w:rsidR="00254752" w:rsidRPr="00254752">
        <w:rPr>
          <w:lang w:eastAsia="x-none"/>
        </w:rPr>
        <w:tab/>
        <w:t>Modifications to the specification for UE procedure for receiving control information</w:t>
      </w:r>
      <w:r w:rsidR="00254752" w:rsidRPr="00254752">
        <w:rPr>
          <w:lang w:eastAsia="x-none"/>
        </w:rPr>
        <w:tab/>
        <w:t>Ericsson</w:t>
      </w:r>
    </w:p>
    <w:p w14:paraId="48FFEDF7" w14:textId="1C74ABBE" w:rsidR="005578A1" w:rsidRPr="00254752" w:rsidRDefault="005578A1" w:rsidP="00254752">
      <w:pPr>
        <w:ind w:left="720" w:hanging="720"/>
        <w:rPr>
          <w:lang w:eastAsia="x-none"/>
        </w:rPr>
      </w:pPr>
      <w:r w:rsidRPr="005578A1">
        <w:rPr>
          <w:lang w:eastAsia="x-none"/>
        </w:rPr>
        <w:t>R1-1805569</w:t>
      </w:r>
      <w:r w:rsidRPr="005578A1">
        <w:rPr>
          <w:lang w:eastAsia="x-none"/>
        </w:rPr>
        <w:tab/>
        <w:t>TP for 38.213 on SFI section 11.1</w:t>
      </w:r>
      <w:r w:rsidRPr="005578A1">
        <w:rPr>
          <w:lang w:eastAsia="x-none"/>
        </w:rPr>
        <w:tab/>
        <w:t>Qualcomm Incorporated</w:t>
      </w:r>
      <w:r>
        <w:rPr>
          <w:lang w:eastAsia="x-none"/>
        </w:rPr>
        <w:tab/>
        <w:t xml:space="preserve">(revision of </w:t>
      </w:r>
      <w:hyperlink r:id="rId1592" w:history="1">
        <w:r>
          <w:rPr>
            <w:rStyle w:val="Hyperlink"/>
            <w:lang w:eastAsia="x-none"/>
          </w:rPr>
          <w:t>R1-1804801</w:t>
        </w:r>
      </w:hyperlink>
      <w:r>
        <w:rPr>
          <w:lang w:eastAsia="x-none"/>
        </w:rPr>
        <w:t>)</w:t>
      </w:r>
    </w:p>
    <w:p w14:paraId="7F1C3E8D" w14:textId="77777777" w:rsidR="00254752" w:rsidRPr="00254752" w:rsidRDefault="00254752" w:rsidP="00A236B4">
      <w:pPr>
        <w:pStyle w:val="Heading4"/>
      </w:pPr>
      <w:bookmarkStart w:id="520" w:name="_Toc510867627"/>
      <w:bookmarkStart w:id="521" w:name="_Toc514184683"/>
      <w:r w:rsidRPr="00254752">
        <w:t>Physical uplink control channel</w:t>
      </w:r>
      <w:bookmarkEnd w:id="520"/>
      <w:bookmarkEnd w:id="521"/>
    </w:p>
    <w:p w14:paraId="7998AE9D" w14:textId="77777777" w:rsidR="00254752" w:rsidRPr="00254752" w:rsidRDefault="00254752" w:rsidP="00A236B4">
      <w:pPr>
        <w:pStyle w:val="Heading5"/>
      </w:pPr>
      <w:bookmarkStart w:id="522" w:name="_Toc514184684"/>
      <w:r w:rsidRPr="00254752">
        <w:t>PUCCH structure in short-duration</w:t>
      </w:r>
      <w:bookmarkEnd w:id="522"/>
    </w:p>
    <w:p w14:paraId="20AE997E" w14:textId="444EC181" w:rsidR="00574EA0" w:rsidRPr="0036768E" w:rsidRDefault="00603E09" w:rsidP="00574EA0">
      <w:pPr>
        <w:ind w:left="720" w:hanging="720"/>
        <w:rPr>
          <w:b/>
          <w:lang w:eastAsia="x-none"/>
        </w:rPr>
      </w:pPr>
      <w:hyperlink r:id="rId1593" w:history="1">
        <w:r w:rsidR="00FE4C7E">
          <w:rPr>
            <w:rStyle w:val="Hyperlink"/>
            <w:b/>
            <w:lang w:eastAsia="x-none"/>
          </w:rPr>
          <w:t>R1-1805560</w:t>
        </w:r>
      </w:hyperlink>
      <w:r w:rsidR="00574EA0" w:rsidRPr="0036768E">
        <w:rPr>
          <w:b/>
          <w:lang w:eastAsia="x-none"/>
        </w:rPr>
        <w:tab/>
        <w:t>Summary of Partially Overlapped PUCCH Resources</w:t>
      </w:r>
      <w:r w:rsidR="00574EA0" w:rsidRPr="0036768E">
        <w:rPr>
          <w:b/>
          <w:lang w:eastAsia="x-none"/>
        </w:rPr>
        <w:tab/>
        <w:t>Ericsson</w:t>
      </w:r>
    </w:p>
    <w:p w14:paraId="112BCD90" w14:textId="04549634" w:rsidR="0036768E" w:rsidRDefault="0036768E" w:rsidP="0036768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3C12E92F" w14:textId="77777777" w:rsidR="00982519" w:rsidRDefault="00982519" w:rsidP="0036768E">
      <w:pPr>
        <w:rPr>
          <w:rFonts w:ascii="Times New Roman" w:hAnsi="Times New Roman"/>
          <w:szCs w:val="20"/>
        </w:rPr>
      </w:pPr>
    </w:p>
    <w:p w14:paraId="0F8DC485" w14:textId="77777777" w:rsidR="00982519" w:rsidRPr="00BC172A" w:rsidRDefault="00982519" w:rsidP="00982519">
      <w:pPr>
        <w:ind w:left="720" w:hanging="720"/>
        <w:rPr>
          <w:rFonts w:ascii="Times New Roman" w:hAnsi="Times New Roman"/>
          <w:szCs w:val="20"/>
          <w:lang w:eastAsia="x-none"/>
        </w:rPr>
      </w:pPr>
      <w:r w:rsidRPr="00BC172A">
        <w:rPr>
          <w:rFonts w:ascii="Times New Roman" w:hAnsi="Times New Roman"/>
          <w:szCs w:val="20"/>
          <w:lang w:eastAsia="x-none"/>
        </w:rPr>
        <w:t>Proposals:</w:t>
      </w:r>
    </w:p>
    <w:p w14:paraId="4CB8D844" w14:textId="77777777" w:rsidR="00982519" w:rsidRPr="00BC172A" w:rsidRDefault="00982519" w:rsidP="0099597B">
      <w:pPr>
        <w:numPr>
          <w:ilvl w:val="0"/>
          <w:numId w:val="77"/>
        </w:numPr>
        <w:rPr>
          <w:rFonts w:ascii="Times New Roman" w:hAnsi="Times New Roman"/>
          <w:szCs w:val="20"/>
          <w:lang w:eastAsia="zh-CN"/>
        </w:rPr>
      </w:pPr>
      <w:r w:rsidRPr="00BC172A">
        <w:rPr>
          <w:rFonts w:ascii="Times New Roman" w:hAnsi="Times New Roman"/>
          <w:szCs w:val="20"/>
          <w:lang w:eastAsia="zh-CN"/>
        </w:rPr>
        <w:t>When SR PF1 resource partially overlap with an HARQ-ACK PF 3 or 4 resource with a starting symbol before the SR PUCCH resource, the HARQ-ACK and SR are multiplexed using the agreed multiplexing method when the SR PF1 resource and HARQ-ACK PUCCH resource had the same stating time.</w:t>
      </w:r>
    </w:p>
    <w:p w14:paraId="6A4D7A26" w14:textId="77777777" w:rsidR="00982519" w:rsidRPr="00BC172A" w:rsidRDefault="00982519" w:rsidP="0099597B">
      <w:pPr>
        <w:numPr>
          <w:ilvl w:val="0"/>
          <w:numId w:val="77"/>
        </w:numPr>
        <w:rPr>
          <w:rFonts w:ascii="Times New Roman" w:hAnsi="Times New Roman"/>
          <w:szCs w:val="20"/>
          <w:lang w:eastAsia="zh-CN"/>
        </w:rPr>
      </w:pPr>
      <w:r w:rsidRPr="00BC172A">
        <w:rPr>
          <w:rFonts w:ascii="Times New Roman" w:hAnsi="Times New Roman"/>
          <w:szCs w:val="20"/>
          <w:lang w:eastAsia="zh-CN"/>
        </w:rPr>
        <w:t>When SR PF0 resource partially overlap with an HARQ-ACK PF0 or 2 resource with a starting symbol before the SR PUCCH resource, the HARQ-ACK and SR are multiplexed using the agreed multiplexing method when the SR PF1 resource and HARQ-ACK PUCCH resource had the same stating time.</w:t>
      </w:r>
    </w:p>
    <w:p w14:paraId="3953EEA7" w14:textId="77777777" w:rsidR="00982519" w:rsidRPr="00BC172A" w:rsidRDefault="00982519" w:rsidP="0099597B">
      <w:pPr>
        <w:numPr>
          <w:ilvl w:val="0"/>
          <w:numId w:val="77"/>
        </w:numPr>
        <w:rPr>
          <w:rFonts w:ascii="Times New Roman" w:hAnsi="Times New Roman"/>
          <w:szCs w:val="20"/>
          <w:lang w:eastAsia="zh-CN"/>
        </w:rPr>
      </w:pPr>
      <w:r w:rsidRPr="00BC172A">
        <w:rPr>
          <w:rFonts w:ascii="Times New Roman" w:hAnsi="Times New Roman"/>
          <w:szCs w:val="20"/>
          <w:lang w:eastAsia="zh-CN"/>
        </w:rPr>
        <w:t>Consider potential impact of UE processing time</w:t>
      </w:r>
    </w:p>
    <w:p w14:paraId="6E62FB5C" w14:textId="77777777" w:rsidR="0036768E" w:rsidRPr="00BC172A" w:rsidRDefault="0036768E" w:rsidP="0036768E">
      <w:pPr>
        <w:ind w:left="720" w:hanging="720"/>
        <w:rPr>
          <w:rFonts w:ascii="Times New Roman" w:hAnsi="Times New Roman"/>
          <w:lang w:eastAsia="x-none"/>
        </w:rPr>
      </w:pPr>
    </w:p>
    <w:p w14:paraId="4070D0CF" w14:textId="3D54E213" w:rsidR="0036768E" w:rsidRPr="00BC172A" w:rsidRDefault="00603E09" w:rsidP="0036768E">
      <w:pPr>
        <w:ind w:left="720" w:hanging="720"/>
        <w:rPr>
          <w:b/>
          <w:lang w:eastAsia="x-none"/>
        </w:rPr>
      </w:pPr>
      <w:hyperlink r:id="rId1594" w:history="1">
        <w:r w:rsidR="00FE4C7E" w:rsidRPr="00BC172A">
          <w:rPr>
            <w:rStyle w:val="Hyperlink"/>
            <w:b/>
            <w:lang w:eastAsia="x-none"/>
          </w:rPr>
          <w:t>R1-1805561</w:t>
        </w:r>
      </w:hyperlink>
      <w:r w:rsidR="0036768E" w:rsidRPr="00BC172A">
        <w:rPr>
          <w:b/>
          <w:lang w:eastAsia="x-none"/>
        </w:rPr>
        <w:tab/>
        <w:t>Summary of Remaining Issues on Short PUCCH</w:t>
      </w:r>
      <w:r w:rsidR="0036768E" w:rsidRPr="00BC172A">
        <w:rPr>
          <w:b/>
          <w:lang w:eastAsia="x-none"/>
        </w:rPr>
        <w:tab/>
        <w:t>Ericsson</w:t>
      </w:r>
    </w:p>
    <w:p w14:paraId="2513758D" w14:textId="77777777" w:rsidR="0036768E" w:rsidRPr="00BC172A" w:rsidRDefault="0036768E" w:rsidP="0036768E">
      <w:pPr>
        <w:rPr>
          <w:rFonts w:ascii="Times New Roman" w:hAnsi="Times New Roman"/>
          <w:szCs w:val="20"/>
        </w:rPr>
      </w:pPr>
      <w:r w:rsidRPr="00BC172A">
        <w:rPr>
          <w:rFonts w:ascii="Times New Roman" w:hAnsi="Times New Roman"/>
          <w:b/>
          <w:szCs w:val="20"/>
        </w:rPr>
        <w:t xml:space="preserve">Decision: </w:t>
      </w:r>
      <w:r w:rsidRPr="00BC172A">
        <w:rPr>
          <w:rFonts w:ascii="Times New Roman" w:hAnsi="Times New Roman"/>
          <w:szCs w:val="20"/>
        </w:rPr>
        <w:t>The document is noted.</w:t>
      </w:r>
    </w:p>
    <w:p w14:paraId="653F170D" w14:textId="71DE6383" w:rsidR="00574EA0" w:rsidRPr="00BC172A" w:rsidRDefault="00574EA0" w:rsidP="00574EA0">
      <w:pPr>
        <w:ind w:left="720" w:hanging="720"/>
        <w:rPr>
          <w:lang w:eastAsia="x-none"/>
        </w:rPr>
      </w:pPr>
    </w:p>
    <w:p w14:paraId="12D4A835" w14:textId="77777777" w:rsidR="00982519" w:rsidRPr="00BC172A" w:rsidRDefault="00982519" w:rsidP="00982519">
      <w:pPr>
        <w:ind w:left="720" w:hanging="720"/>
        <w:rPr>
          <w:rFonts w:ascii="Times New Roman" w:hAnsi="Times New Roman"/>
          <w:szCs w:val="20"/>
          <w:lang w:eastAsia="x-none"/>
        </w:rPr>
      </w:pPr>
      <w:r w:rsidRPr="00BC172A">
        <w:rPr>
          <w:rFonts w:ascii="Times New Roman" w:hAnsi="Times New Roman"/>
          <w:szCs w:val="20"/>
          <w:lang w:eastAsia="x-none"/>
        </w:rPr>
        <w:t>Proposals:</w:t>
      </w:r>
    </w:p>
    <w:p w14:paraId="0345B739" w14:textId="77777777" w:rsidR="00982519" w:rsidRPr="00BC172A" w:rsidRDefault="00982519" w:rsidP="0099597B">
      <w:pPr>
        <w:numPr>
          <w:ilvl w:val="0"/>
          <w:numId w:val="62"/>
        </w:numPr>
        <w:rPr>
          <w:rFonts w:ascii="Times New Roman" w:hAnsi="Times New Roman"/>
          <w:szCs w:val="20"/>
          <w:lang w:eastAsia="x-none"/>
        </w:rPr>
      </w:pPr>
      <w:r w:rsidRPr="00BC172A">
        <w:rPr>
          <w:rFonts w:ascii="Times New Roman" w:hAnsi="Times New Roman"/>
          <w:szCs w:val="20"/>
          <w:lang w:eastAsia="x-none"/>
        </w:rPr>
        <w:t>To adopt the following TP for 38.213, Section 9.2.3:</w:t>
      </w:r>
    </w:p>
    <w:p w14:paraId="2492C180" w14:textId="77777777" w:rsidR="00982519" w:rsidRPr="00BC172A" w:rsidRDefault="00982519" w:rsidP="00982519">
      <w:pPr>
        <w:ind w:left="720" w:hanging="720"/>
        <w:jc w:val="both"/>
        <w:rPr>
          <w:rFonts w:ascii="Times New Roman" w:hAnsi="Times New Roman"/>
          <w:szCs w:val="20"/>
        </w:rPr>
      </w:pPr>
      <w:r w:rsidRPr="00BC172A">
        <w:rPr>
          <w:rFonts w:ascii="Times New Roman" w:hAnsi="Times New Roman"/>
          <w:szCs w:val="20"/>
        </w:rPr>
        <w:t xml:space="preserve">A UE may transmit one or </w:t>
      </w:r>
      <w:r w:rsidRPr="00BC172A">
        <w:rPr>
          <w:rFonts w:ascii="Times New Roman" w:hAnsi="Times New Roman"/>
          <w:strike/>
          <w:color w:val="FF0000"/>
          <w:szCs w:val="20"/>
        </w:rPr>
        <w:t>more</w:t>
      </w:r>
      <w:r w:rsidRPr="00BC172A">
        <w:rPr>
          <w:rFonts w:ascii="Times New Roman" w:hAnsi="Times New Roman"/>
          <w:color w:val="FF0000"/>
          <w:szCs w:val="20"/>
        </w:rPr>
        <w:t xml:space="preserve"> two </w:t>
      </w:r>
      <w:r w:rsidRPr="00BC172A">
        <w:rPr>
          <w:rFonts w:ascii="Times New Roman" w:hAnsi="Times New Roman"/>
          <w:szCs w:val="20"/>
        </w:rPr>
        <w:t xml:space="preserve">PUCCHs on a serving cell in different symbols within a slot of </w:t>
      </w:r>
      <w:r w:rsidR="00603E09">
        <w:rPr>
          <w:rFonts w:ascii="Times New Roman" w:hAnsi="Times New Roman"/>
          <w:position w:val="-12"/>
          <w:szCs w:val="20"/>
        </w:rPr>
        <w:pict w14:anchorId="59E72072">
          <v:shape id="_x0000_i1282" type="#_x0000_t75" style="width:24pt;height:19.8pt">
            <v:imagedata r:id="rId1595" o:title=""/>
          </v:shape>
        </w:pict>
      </w:r>
      <w:r w:rsidRPr="00BC172A">
        <w:rPr>
          <w:rFonts w:ascii="Times New Roman" w:hAnsi="Times New Roman"/>
          <w:szCs w:val="20"/>
        </w:rPr>
        <w:t xml:space="preserve"> symbols as defined in [4, TS 38.211]. </w:t>
      </w:r>
      <w:r w:rsidRPr="00BC172A">
        <w:rPr>
          <w:rFonts w:ascii="Times New Roman" w:hAnsi="Times New Roman"/>
          <w:color w:val="FF0000"/>
          <w:szCs w:val="20"/>
          <w:u w:val="single"/>
        </w:rPr>
        <w:t>In case of two PUCCHs in the slot, the possible combinations are given by Table xxx</w:t>
      </w:r>
    </w:p>
    <w:p w14:paraId="2D162365" w14:textId="77777777" w:rsidR="00982519" w:rsidRPr="00BC172A" w:rsidRDefault="00982519" w:rsidP="0099597B">
      <w:pPr>
        <w:numPr>
          <w:ilvl w:val="0"/>
          <w:numId w:val="62"/>
        </w:numPr>
        <w:jc w:val="both"/>
        <w:rPr>
          <w:rFonts w:ascii="Times New Roman" w:hAnsi="Times New Roman"/>
          <w:kern w:val="2"/>
          <w:szCs w:val="20"/>
          <w:lang w:eastAsia="zh-CN"/>
        </w:rPr>
      </w:pPr>
      <w:r w:rsidRPr="00BC172A">
        <w:rPr>
          <w:rFonts w:ascii="Times New Roman" w:hAnsi="Times New Roman"/>
          <w:kern w:val="2"/>
          <w:szCs w:val="20"/>
          <w:lang w:eastAsia="zh-CN"/>
        </w:rPr>
        <w:t>Offline discussion to finalize the table based on previous agreements</w:t>
      </w:r>
    </w:p>
    <w:p w14:paraId="4558A6A5" w14:textId="77777777" w:rsidR="00982519" w:rsidRPr="00982519" w:rsidRDefault="00982519" w:rsidP="00982519">
      <w:pPr>
        <w:ind w:left="720" w:hanging="720"/>
        <w:jc w:val="both"/>
        <w:rPr>
          <w:rFonts w:ascii="Times New Roman" w:hAnsi="Times New Roman"/>
          <w:kern w:val="2"/>
          <w:szCs w:val="20"/>
          <w:lang w:eastAsia="zh-CN"/>
        </w:rPr>
      </w:pPr>
      <w:r w:rsidRPr="00BC172A">
        <w:rPr>
          <w:rFonts w:ascii="Times New Roman" w:hAnsi="Times New Roman"/>
          <w:kern w:val="2"/>
          <w:szCs w:val="20"/>
          <w:lang w:eastAsia="zh-CN"/>
        </w:rPr>
        <w:t>Check futher offline the agreements (tx vs. configuration)</w:t>
      </w:r>
    </w:p>
    <w:p w14:paraId="4E2F215A" w14:textId="77777777" w:rsidR="00982519" w:rsidRDefault="00982519" w:rsidP="00982519">
      <w:pPr>
        <w:ind w:left="720" w:hanging="720"/>
        <w:rPr>
          <w:szCs w:val="20"/>
          <w:highlight w:val="green"/>
          <w:lang w:eastAsia="x-none"/>
        </w:rPr>
      </w:pPr>
    </w:p>
    <w:p w14:paraId="74FDD052" w14:textId="33152B69" w:rsidR="00982519" w:rsidRPr="00982519" w:rsidRDefault="00982519" w:rsidP="00982519">
      <w:pPr>
        <w:ind w:left="720" w:hanging="720"/>
        <w:rPr>
          <w:b/>
          <w:szCs w:val="20"/>
          <w:lang w:eastAsia="x-none"/>
        </w:rPr>
      </w:pPr>
      <w:r w:rsidRPr="00982519">
        <w:rPr>
          <w:szCs w:val="20"/>
          <w:highlight w:val="green"/>
          <w:lang w:eastAsia="x-none"/>
        </w:rPr>
        <w:t>Agreements</w:t>
      </w:r>
      <w:r w:rsidRPr="00982519">
        <w:rPr>
          <w:b/>
          <w:szCs w:val="20"/>
          <w:lang w:eastAsia="x-none"/>
        </w:rPr>
        <w:t>:</w:t>
      </w:r>
    </w:p>
    <w:p w14:paraId="482DC576" w14:textId="77777777" w:rsidR="00982519" w:rsidRPr="00982519" w:rsidRDefault="00982519" w:rsidP="0099597B">
      <w:pPr>
        <w:numPr>
          <w:ilvl w:val="0"/>
          <w:numId w:val="78"/>
        </w:numPr>
        <w:jc w:val="both"/>
        <w:rPr>
          <w:rFonts w:ascii="Times New Roman" w:hAnsi="Times New Roman"/>
          <w:szCs w:val="20"/>
          <w:lang w:eastAsia="x-none"/>
        </w:rPr>
      </w:pPr>
      <w:r w:rsidRPr="00982519">
        <w:rPr>
          <w:rFonts w:ascii="Times New Roman" w:hAnsi="Times New Roman"/>
          <w:szCs w:val="20"/>
          <w:lang w:eastAsia="x-none"/>
        </w:rPr>
        <w:t xml:space="preserve">TS38.212 to catpure that in case of multiplexing CSI with SR in a same PUCCH format, bit sequence order is that SR bit(s) are mapped to the UCI bit sequence first and CSI bits are mapped to the UCI bit sequence second. </w:t>
      </w:r>
    </w:p>
    <w:p w14:paraId="1EFD1A75" w14:textId="77777777" w:rsidR="00982519" w:rsidRPr="00982519" w:rsidRDefault="00982519" w:rsidP="0099597B">
      <w:pPr>
        <w:numPr>
          <w:ilvl w:val="1"/>
          <w:numId w:val="78"/>
        </w:numPr>
        <w:jc w:val="both"/>
        <w:rPr>
          <w:rFonts w:ascii="Times New Roman" w:hAnsi="Times New Roman"/>
          <w:szCs w:val="20"/>
          <w:lang w:eastAsia="x-none"/>
        </w:rPr>
      </w:pPr>
      <w:r w:rsidRPr="00982519">
        <w:rPr>
          <w:rFonts w:ascii="Times New Roman" w:hAnsi="Times New Roman"/>
          <w:szCs w:val="20"/>
          <w:lang w:eastAsia="x-none"/>
        </w:rPr>
        <w:t>The corresponding description is to be removed from 38.213</w:t>
      </w:r>
    </w:p>
    <w:p w14:paraId="6EECC521" w14:textId="77777777" w:rsidR="00982519" w:rsidRPr="00982519" w:rsidRDefault="00982519" w:rsidP="00982519">
      <w:pPr>
        <w:ind w:left="720" w:hanging="720"/>
        <w:rPr>
          <w:b/>
          <w:lang w:eastAsia="x-none"/>
        </w:rPr>
      </w:pPr>
    </w:p>
    <w:p w14:paraId="7B9C9F15" w14:textId="2BC7A537" w:rsidR="00982519" w:rsidRPr="00BC172A" w:rsidRDefault="00BC172A" w:rsidP="00574EA0">
      <w:pPr>
        <w:ind w:left="720" w:hanging="720"/>
        <w:rPr>
          <w:b/>
          <w:lang w:eastAsia="x-none"/>
        </w:rPr>
      </w:pPr>
      <w:r w:rsidRPr="00BC172A">
        <w:rPr>
          <w:b/>
          <w:lang w:eastAsia="x-none"/>
        </w:rPr>
        <w:t>Friday</w:t>
      </w:r>
    </w:p>
    <w:p w14:paraId="091FA566" w14:textId="7E0CB021" w:rsidR="00BC172A" w:rsidRPr="00BC172A" w:rsidRDefault="00BC172A" w:rsidP="00BC172A">
      <w:pPr>
        <w:ind w:left="720" w:hanging="720"/>
        <w:rPr>
          <w:szCs w:val="20"/>
          <w:lang w:eastAsia="x-none"/>
        </w:rPr>
      </w:pPr>
      <w:r w:rsidRPr="00BC172A">
        <w:rPr>
          <w:szCs w:val="20"/>
          <w:highlight w:val="green"/>
          <w:lang w:eastAsia="x-none"/>
        </w:rPr>
        <w:t>Agreement</w:t>
      </w:r>
      <w:r w:rsidRPr="00BC172A">
        <w:rPr>
          <w:szCs w:val="20"/>
          <w:lang w:eastAsia="x-none"/>
        </w:rPr>
        <w:t>:</w:t>
      </w:r>
    </w:p>
    <w:p w14:paraId="1E18F972" w14:textId="77777777" w:rsidR="00BC172A" w:rsidRPr="00BC172A" w:rsidRDefault="00BC172A" w:rsidP="00BC172A">
      <w:pPr>
        <w:numPr>
          <w:ilvl w:val="0"/>
          <w:numId w:val="62"/>
        </w:numPr>
        <w:rPr>
          <w:szCs w:val="20"/>
          <w:lang w:eastAsia="x-none"/>
        </w:rPr>
      </w:pPr>
      <w:r w:rsidRPr="00BC172A">
        <w:rPr>
          <w:szCs w:val="20"/>
          <w:lang w:eastAsia="x-none"/>
        </w:rPr>
        <w:t>To adopt the following TP for 38.213, Section 9.2.3:</w:t>
      </w:r>
    </w:p>
    <w:p w14:paraId="3F265784" w14:textId="77777777" w:rsidR="00BC172A" w:rsidRPr="00BC172A" w:rsidRDefault="00BC172A" w:rsidP="00BC172A">
      <w:pPr>
        <w:ind w:left="720" w:hanging="720"/>
        <w:jc w:val="both"/>
        <w:rPr>
          <w:rFonts w:ascii="Times New Roman" w:hAnsi="Times New Roman"/>
          <w:color w:val="FF0000"/>
          <w:szCs w:val="20"/>
          <w:u w:val="single"/>
        </w:rPr>
      </w:pPr>
      <w:r w:rsidRPr="00BC172A">
        <w:rPr>
          <w:rFonts w:ascii="Times New Roman" w:hAnsi="Times New Roman"/>
          <w:szCs w:val="20"/>
        </w:rPr>
        <w:t xml:space="preserve">A UE may transmit one or </w:t>
      </w:r>
      <w:r w:rsidRPr="00BC172A">
        <w:rPr>
          <w:rFonts w:ascii="Times New Roman" w:hAnsi="Times New Roman"/>
          <w:strike/>
          <w:color w:val="FF0000"/>
          <w:szCs w:val="20"/>
        </w:rPr>
        <w:t>more</w:t>
      </w:r>
      <w:r w:rsidRPr="00BC172A">
        <w:rPr>
          <w:rFonts w:ascii="Times New Roman" w:hAnsi="Times New Roman"/>
          <w:color w:val="FF0000"/>
          <w:szCs w:val="20"/>
        </w:rPr>
        <w:t xml:space="preserve"> two </w:t>
      </w:r>
      <w:r w:rsidRPr="00BC172A">
        <w:rPr>
          <w:rFonts w:ascii="Times New Roman" w:hAnsi="Times New Roman"/>
          <w:szCs w:val="20"/>
        </w:rPr>
        <w:t xml:space="preserve">PUCCHs on a serving cell in different symbols within a slot of </w:t>
      </w:r>
      <w:r w:rsidR="00603E09">
        <w:rPr>
          <w:rFonts w:ascii="Times New Roman" w:hAnsi="Times New Roman"/>
          <w:position w:val="-12"/>
          <w:szCs w:val="20"/>
        </w:rPr>
        <w:pict w14:anchorId="536C9F14">
          <v:shape id="_x0000_i1283" type="#_x0000_t75" style="width:24pt;height:19.8pt">
            <v:imagedata r:id="rId1595" o:title=""/>
          </v:shape>
        </w:pict>
      </w:r>
      <w:r w:rsidRPr="00BC172A">
        <w:rPr>
          <w:rFonts w:ascii="Times New Roman" w:hAnsi="Times New Roman"/>
          <w:szCs w:val="20"/>
        </w:rPr>
        <w:t xml:space="preserve"> symbols as defined in [4, TS 38.211]. </w:t>
      </w:r>
      <w:r w:rsidRPr="00BC172A">
        <w:rPr>
          <w:rFonts w:ascii="Times New Roman" w:hAnsi="Times New Roman"/>
          <w:color w:val="FF0000"/>
          <w:szCs w:val="20"/>
          <w:u w:val="single"/>
        </w:rPr>
        <w:t>In case of two PUCCHs in the slot, at least one of them is based on PUCCH format 0 or 2.</w:t>
      </w:r>
    </w:p>
    <w:p w14:paraId="3CF83945" w14:textId="77777777" w:rsidR="00BC172A" w:rsidRPr="00BC172A" w:rsidRDefault="00BC172A" w:rsidP="00BC172A">
      <w:pPr>
        <w:rPr>
          <w:lang w:eastAsia="zh-CN"/>
        </w:rPr>
      </w:pPr>
    </w:p>
    <w:p w14:paraId="4602E3DD" w14:textId="77777777" w:rsidR="00BC172A" w:rsidRPr="00BC172A" w:rsidRDefault="00603E09" w:rsidP="00BC172A">
      <w:pPr>
        <w:ind w:left="720" w:hanging="720"/>
        <w:rPr>
          <w:b/>
          <w:lang w:eastAsia="x-none"/>
        </w:rPr>
      </w:pPr>
      <w:hyperlink r:id="rId1596" w:history="1">
        <w:r w:rsidR="00BC172A" w:rsidRPr="00BC172A">
          <w:rPr>
            <w:rStyle w:val="Hyperlink"/>
            <w:b/>
            <w:lang w:eastAsia="x-none"/>
          </w:rPr>
          <w:t>R1-1805636</w:t>
        </w:r>
      </w:hyperlink>
      <w:r w:rsidR="00BC172A" w:rsidRPr="00BC172A">
        <w:rPr>
          <w:b/>
          <w:lang w:eastAsia="x-none"/>
        </w:rPr>
        <w:tab/>
        <w:t>Partially overlapped PUCCH resources</w:t>
      </w:r>
      <w:r w:rsidR="00BC172A" w:rsidRPr="00BC172A">
        <w:rPr>
          <w:b/>
          <w:lang w:eastAsia="x-none"/>
        </w:rPr>
        <w:tab/>
        <w:t>Ericsson</w:t>
      </w:r>
    </w:p>
    <w:p w14:paraId="0AC1AC27" w14:textId="77777777" w:rsidR="00BC172A" w:rsidRPr="00BC172A" w:rsidRDefault="00603E09" w:rsidP="00BC172A">
      <w:pPr>
        <w:ind w:left="720" w:hanging="720"/>
        <w:rPr>
          <w:b/>
          <w:lang w:eastAsia="x-none"/>
        </w:rPr>
      </w:pPr>
      <w:hyperlink r:id="rId1597" w:history="1">
        <w:r w:rsidR="00BC172A" w:rsidRPr="00BC172A">
          <w:rPr>
            <w:rStyle w:val="Hyperlink"/>
            <w:b/>
            <w:lang w:eastAsia="x-none"/>
          </w:rPr>
          <w:t>R1-1805698</w:t>
        </w:r>
      </w:hyperlink>
      <w:r w:rsidR="00BC172A" w:rsidRPr="00BC172A">
        <w:rPr>
          <w:b/>
          <w:lang w:eastAsia="x-none"/>
        </w:rPr>
        <w:tab/>
        <w:t>Multiplexing rules for PUCCH resources with the same starting symbols</w:t>
      </w:r>
      <w:r w:rsidR="00BC172A" w:rsidRPr="00BC172A">
        <w:rPr>
          <w:b/>
          <w:lang w:eastAsia="x-none"/>
        </w:rPr>
        <w:tab/>
        <w:t>Ericsson</w:t>
      </w:r>
    </w:p>
    <w:p w14:paraId="6399FE6F" w14:textId="77777777" w:rsidR="00BC172A" w:rsidRPr="00BC172A" w:rsidRDefault="00BC172A" w:rsidP="00BC172A">
      <w:pPr>
        <w:rPr>
          <w:rFonts w:ascii="Times New Roman" w:hAnsi="Times New Roman"/>
          <w:szCs w:val="20"/>
        </w:rPr>
      </w:pPr>
      <w:r w:rsidRPr="00BC172A">
        <w:rPr>
          <w:rFonts w:ascii="Times New Roman" w:hAnsi="Times New Roman"/>
          <w:b/>
          <w:szCs w:val="20"/>
        </w:rPr>
        <w:t xml:space="preserve">Decision: </w:t>
      </w:r>
      <w:r w:rsidRPr="00BC172A">
        <w:rPr>
          <w:rFonts w:ascii="Times New Roman" w:hAnsi="Times New Roman"/>
          <w:szCs w:val="20"/>
        </w:rPr>
        <w:t>The document is noted.</w:t>
      </w:r>
    </w:p>
    <w:p w14:paraId="54ABB1CA" w14:textId="77777777" w:rsidR="00BC172A" w:rsidRDefault="00BC172A" w:rsidP="00BC172A">
      <w:pPr>
        <w:rPr>
          <w:szCs w:val="20"/>
          <w:highlight w:val="green"/>
        </w:rPr>
      </w:pPr>
    </w:p>
    <w:p w14:paraId="15AF0FAD" w14:textId="5B04728F" w:rsidR="00BC172A" w:rsidRPr="00BC172A" w:rsidRDefault="00BC172A" w:rsidP="00BC172A">
      <w:pPr>
        <w:rPr>
          <w:szCs w:val="20"/>
        </w:rPr>
      </w:pPr>
      <w:r w:rsidRPr="00BC172A">
        <w:rPr>
          <w:szCs w:val="20"/>
          <w:highlight w:val="green"/>
        </w:rPr>
        <w:t>Agreements</w:t>
      </w:r>
      <w:r w:rsidRPr="00BC172A">
        <w:rPr>
          <w:szCs w:val="20"/>
        </w:rPr>
        <w:t>:</w:t>
      </w:r>
    </w:p>
    <w:p w14:paraId="77F91797" w14:textId="77777777" w:rsidR="00BC172A" w:rsidRPr="0032105B" w:rsidRDefault="00BC172A" w:rsidP="0032105B">
      <w:pPr>
        <w:pStyle w:val="ListParagraph"/>
        <w:numPr>
          <w:ilvl w:val="0"/>
          <w:numId w:val="78"/>
        </w:numPr>
        <w:rPr>
          <w:lang w:val="en-US"/>
        </w:rPr>
      </w:pPr>
      <w:r w:rsidRPr="0032105B">
        <w:rPr>
          <w:lang w:val="en-US"/>
        </w:rPr>
        <w:t>When HARQ-ACK PUCCH resource with PUCCH F1 overlaps with SR PUCCH resource with PUCCH F0 with the same starting symbol in a slot,</w:t>
      </w:r>
    </w:p>
    <w:p w14:paraId="2A0B0174" w14:textId="77777777" w:rsidR="00BC172A" w:rsidRPr="0032105B" w:rsidRDefault="00BC172A" w:rsidP="0032105B">
      <w:pPr>
        <w:pStyle w:val="ListParagraph"/>
        <w:numPr>
          <w:ilvl w:val="1"/>
          <w:numId w:val="78"/>
        </w:numPr>
        <w:rPr>
          <w:lang w:val="en-US"/>
        </w:rPr>
      </w:pPr>
      <w:r w:rsidRPr="0032105B">
        <w:rPr>
          <w:lang w:val="en-US"/>
        </w:rPr>
        <w:t xml:space="preserve">The UE transmits only HARQ-ACK in the HARQ-ACK PUCCH resource ( i.e the UE does not transmit SR if it is positive). </w:t>
      </w:r>
    </w:p>
    <w:p w14:paraId="528D2FA6" w14:textId="77777777" w:rsidR="00BC172A" w:rsidRPr="00BC172A" w:rsidRDefault="00BC172A" w:rsidP="00BC172A">
      <w:pPr>
        <w:jc w:val="both"/>
        <w:rPr>
          <w:rFonts w:ascii="Times New Roman" w:hAnsi="Times New Roman"/>
          <w:szCs w:val="20"/>
          <w:lang w:eastAsia="x-none"/>
        </w:rPr>
      </w:pPr>
      <w:r w:rsidRPr="00BC172A">
        <w:rPr>
          <w:rFonts w:ascii="Times New Roman" w:hAnsi="Times New Roman"/>
          <w:szCs w:val="20"/>
          <w:highlight w:val="green"/>
          <w:lang w:eastAsia="x-none"/>
        </w:rPr>
        <w:lastRenderedPageBreak/>
        <w:t>Agreements</w:t>
      </w:r>
      <w:r w:rsidRPr="00BC172A">
        <w:rPr>
          <w:rFonts w:ascii="Times New Roman" w:hAnsi="Times New Roman"/>
          <w:szCs w:val="20"/>
          <w:lang w:eastAsia="x-none"/>
        </w:rPr>
        <w:t>:</w:t>
      </w:r>
    </w:p>
    <w:p w14:paraId="0D69D864" w14:textId="77777777" w:rsidR="00BC172A" w:rsidRPr="0032105B" w:rsidRDefault="00BC172A" w:rsidP="0032105B">
      <w:pPr>
        <w:pStyle w:val="ListParagraph"/>
        <w:numPr>
          <w:ilvl w:val="0"/>
          <w:numId w:val="78"/>
        </w:numPr>
        <w:rPr>
          <w:lang w:val="en-US"/>
        </w:rPr>
      </w:pPr>
      <w:r w:rsidRPr="0032105B">
        <w:rPr>
          <w:lang w:val="en-US"/>
        </w:rPr>
        <w:t xml:space="preserve">When AN/SR and configured CSI PUCCH resources based on PF3 or 4 have the same starting symbols in a slot, when the UE determines the PUCCH resource set is based on the total number of AN/SR and CSI and the PUCCH resource based on ARI, if the PUCCH resource based on ARI for transmitting HARQ-ACK/SR and CSI is determined to PF2, </w:t>
      </w:r>
    </w:p>
    <w:p w14:paraId="309F19B8" w14:textId="77777777" w:rsidR="00BC172A" w:rsidRPr="0032105B" w:rsidRDefault="00BC172A" w:rsidP="0032105B">
      <w:pPr>
        <w:pStyle w:val="ListParagraph"/>
        <w:numPr>
          <w:ilvl w:val="1"/>
          <w:numId w:val="78"/>
        </w:numPr>
        <w:rPr>
          <w:lang w:val="en-US"/>
        </w:rPr>
      </w:pPr>
      <w:r w:rsidRPr="0032105B">
        <w:rPr>
          <w:lang w:val="en-US"/>
        </w:rPr>
        <w:t>Drop CSI part 2 (if present). Transmit jointly encoded AN/SR and CSI part 1 on the determined PUCCH format 2 resource indicated by ARI using the mapping rules for PF2.</w:t>
      </w:r>
    </w:p>
    <w:p w14:paraId="402A202C" w14:textId="77777777" w:rsidR="00BC172A" w:rsidRPr="00BC172A" w:rsidRDefault="00BC172A" w:rsidP="00BC172A">
      <w:pPr>
        <w:rPr>
          <w:szCs w:val="20"/>
        </w:rPr>
      </w:pPr>
      <w:r w:rsidRPr="00BC172A">
        <w:rPr>
          <w:szCs w:val="20"/>
          <w:highlight w:val="green"/>
        </w:rPr>
        <w:t>Agreements</w:t>
      </w:r>
      <w:r w:rsidRPr="00BC172A">
        <w:rPr>
          <w:szCs w:val="20"/>
        </w:rPr>
        <w:t>:</w:t>
      </w:r>
    </w:p>
    <w:p w14:paraId="2B210C81" w14:textId="77777777" w:rsidR="00BC172A" w:rsidRPr="0032105B" w:rsidRDefault="00BC172A" w:rsidP="0032105B">
      <w:pPr>
        <w:pStyle w:val="ListParagraph"/>
        <w:numPr>
          <w:ilvl w:val="0"/>
          <w:numId w:val="78"/>
        </w:numPr>
        <w:rPr>
          <w:lang w:val="en-US"/>
        </w:rPr>
      </w:pPr>
      <w:r w:rsidRPr="0032105B">
        <w:rPr>
          <w:lang w:val="en-US"/>
        </w:rPr>
        <w:t>When AN/SR and CSI PUCCH resources have the same starting symbols in a slot, for a wideband semi-persistent/periodic CSI reporting based on a PUCCH format 2, if the PUCCH resource based on ARI for transmitting HARQ-ACK/SR and CSI is based on format 3:</w:t>
      </w:r>
    </w:p>
    <w:p w14:paraId="2DE98682" w14:textId="77777777" w:rsidR="00BC172A" w:rsidRPr="0032105B" w:rsidRDefault="00BC172A" w:rsidP="0032105B">
      <w:pPr>
        <w:pStyle w:val="ListParagraph"/>
        <w:numPr>
          <w:ilvl w:val="1"/>
          <w:numId w:val="78"/>
        </w:numPr>
        <w:rPr>
          <w:lang w:val="en-US"/>
        </w:rPr>
      </w:pPr>
      <w:r w:rsidRPr="0032105B">
        <w:rPr>
          <w:lang w:val="en-US"/>
        </w:rPr>
        <w:t>CSI (only CSI part 1) is jointly encoded with HARQ-ACK/SR, following the existing procedure of encoding and mapping on resources for PUCCH format 3 or 4 to transmit the UCI.</w:t>
      </w:r>
    </w:p>
    <w:p w14:paraId="2E7E2E54" w14:textId="77777777" w:rsidR="00BC172A" w:rsidRPr="00BC172A" w:rsidRDefault="00BC172A" w:rsidP="00BC172A">
      <w:pPr>
        <w:rPr>
          <w:szCs w:val="20"/>
        </w:rPr>
      </w:pPr>
      <w:r w:rsidRPr="00BC172A">
        <w:rPr>
          <w:szCs w:val="20"/>
          <w:highlight w:val="green"/>
        </w:rPr>
        <w:t>Agreements</w:t>
      </w:r>
      <w:r w:rsidRPr="00BC172A">
        <w:rPr>
          <w:szCs w:val="20"/>
        </w:rPr>
        <w:t>:</w:t>
      </w:r>
    </w:p>
    <w:p w14:paraId="39C405D6" w14:textId="77777777" w:rsidR="00BC172A" w:rsidRPr="0032105B" w:rsidRDefault="00BC172A" w:rsidP="0032105B">
      <w:pPr>
        <w:pStyle w:val="ListParagraph"/>
        <w:numPr>
          <w:ilvl w:val="0"/>
          <w:numId w:val="78"/>
        </w:numPr>
        <w:rPr>
          <w:lang w:val="en-US"/>
        </w:rPr>
      </w:pPr>
      <w:r w:rsidRPr="0032105B">
        <w:rPr>
          <w:lang w:val="en-US"/>
        </w:rPr>
        <w:t>When a configured CSI PUCCH resource overlaps with one or more configured SR PUCCH resources in a slot,</w:t>
      </w:r>
    </w:p>
    <w:p w14:paraId="3020BADC" w14:textId="77777777" w:rsidR="00BC172A" w:rsidRPr="0032105B" w:rsidRDefault="00BC172A" w:rsidP="0032105B">
      <w:pPr>
        <w:pStyle w:val="ListParagraph"/>
        <w:numPr>
          <w:ilvl w:val="1"/>
          <w:numId w:val="78"/>
        </w:numPr>
        <w:rPr>
          <w:lang w:val="en-US"/>
        </w:rPr>
      </w:pPr>
      <w:r w:rsidRPr="0032105B">
        <w:rPr>
          <w:lang w:val="en-US"/>
        </w:rPr>
        <w:t>The UE multiplexes all UCIs on the CSI PUCCH resource using the corresponding UCI multiplexing rules for the overlapping PUCCH resources with the same starting symbol.</w:t>
      </w:r>
    </w:p>
    <w:p w14:paraId="72AD54C6" w14:textId="77777777" w:rsidR="00BC172A" w:rsidRPr="0032105B" w:rsidRDefault="00BC172A" w:rsidP="0032105B">
      <w:pPr>
        <w:pStyle w:val="ListParagraph"/>
        <w:numPr>
          <w:ilvl w:val="1"/>
          <w:numId w:val="78"/>
        </w:numPr>
        <w:rPr>
          <w:lang w:val="en-US"/>
        </w:rPr>
      </w:pPr>
      <w:r w:rsidRPr="0032105B">
        <w:rPr>
          <w:lang w:val="en-US"/>
        </w:rPr>
        <w:t>FFS: When one SR PUCCH resource overlaps with two non-overlapping CSI PUCCH resources</w:t>
      </w:r>
    </w:p>
    <w:p w14:paraId="36117FAB" w14:textId="77777777" w:rsidR="0032105B" w:rsidRPr="0032105B" w:rsidRDefault="00603E09" w:rsidP="0032105B">
      <w:pPr>
        <w:ind w:left="720" w:hanging="720"/>
        <w:rPr>
          <w:b/>
          <w:lang w:eastAsia="x-none"/>
        </w:rPr>
      </w:pPr>
      <w:hyperlink r:id="rId1598" w:history="1">
        <w:r w:rsidR="0032105B" w:rsidRPr="0032105B">
          <w:rPr>
            <w:rStyle w:val="Hyperlink"/>
            <w:b/>
            <w:lang w:eastAsia="x-none"/>
          </w:rPr>
          <w:t>R1-1805764</w:t>
        </w:r>
      </w:hyperlink>
      <w:r w:rsidR="0032105B" w:rsidRPr="0032105B">
        <w:rPr>
          <w:b/>
          <w:lang w:eastAsia="x-none"/>
        </w:rPr>
        <w:tab/>
        <w:t>Summary of offline discussion</w:t>
      </w:r>
      <w:r w:rsidR="0032105B" w:rsidRPr="0032105B">
        <w:rPr>
          <w:b/>
          <w:lang w:eastAsia="x-none"/>
        </w:rPr>
        <w:tab/>
        <w:t>Ericsson</w:t>
      </w:r>
    </w:p>
    <w:p w14:paraId="116506AA" w14:textId="77777777" w:rsidR="0032105B" w:rsidRPr="00BC172A" w:rsidRDefault="0032105B" w:rsidP="0032105B">
      <w:pPr>
        <w:rPr>
          <w:rFonts w:ascii="Times New Roman" w:hAnsi="Times New Roman"/>
          <w:szCs w:val="20"/>
        </w:rPr>
      </w:pPr>
      <w:r w:rsidRPr="00BC172A">
        <w:rPr>
          <w:rFonts w:ascii="Times New Roman" w:hAnsi="Times New Roman"/>
          <w:b/>
          <w:szCs w:val="20"/>
        </w:rPr>
        <w:t xml:space="preserve">Decision: </w:t>
      </w:r>
      <w:r w:rsidRPr="00BC172A">
        <w:rPr>
          <w:rFonts w:ascii="Times New Roman" w:hAnsi="Times New Roman"/>
          <w:szCs w:val="20"/>
        </w:rPr>
        <w:t>The document is noted.</w:t>
      </w:r>
    </w:p>
    <w:p w14:paraId="7E9A1B60" w14:textId="77777777" w:rsidR="00BC172A" w:rsidRPr="00BC172A" w:rsidRDefault="00BC172A" w:rsidP="00BC172A"/>
    <w:p w14:paraId="79191DFE" w14:textId="77777777" w:rsidR="00BC172A" w:rsidRPr="00BC172A" w:rsidRDefault="00BC172A" w:rsidP="00BC172A">
      <w:pPr>
        <w:rPr>
          <w:szCs w:val="20"/>
        </w:rPr>
      </w:pPr>
      <w:r w:rsidRPr="00BC172A">
        <w:rPr>
          <w:szCs w:val="20"/>
        </w:rPr>
        <w:t>Proposals</w:t>
      </w:r>
    </w:p>
    <w:p w14:paraId="53A09DAC" w14:textId="77777777" w:rsidR="00BC172A" w:rsidRPr="00BC172A" w:rsidRDefault="00BC172A" w:rsidP="00BC172A">
      <w:pPr>
        <w:numPr>
          <w:ilvl w:val="0"/>
          <w:numId w:val="401"/>
        </w:numPr>
        <w:rPr>
          <w:szCs w:val="20"/>
          <w:lang w:val="en-US"/>
        </w:rPr>
      </w:pPr>
      <w:r w:rsidRPr="00BC172A">
        <w:rPr>
          <w:szCs w:val="20"/>
          <w:lang w:val="en-US"/>
        </w:rPr>
        <w:t>When HARQ-ACK/SR PUCCH resource determined by ARI and configured CSI PUCCH resources have the same starting symbols in a slot, if the UE is configured with only one PUCCH resource set and simultaneous transmission of HARQ-ACK/SR and CSI is enabled, select from one of the following alternatives:</w:t>
      </w:r>
    </w:p>
    <w:p w14:paraId="53CDA7D3" w14:textId="77777777" w:rsidR="00BC172A" w:rsidRPr="00BC172A" w:rsidRDefault="00BC172A" w:rsidP="00BC172A">
      <w:pPr>
        <w:numPr>
          <w:ilvl w:val="1"/>
          <w:numId w:val="401"/>
        </w:numPr>
        <w:rPr>
          <w:szCs w:val="20"/>
          <w:lang w:val="en-US"/>
        </w:rPr>
      </w:pPr>
      <w:r w:rsidRPr="00BC172A">
        <w:rPr>
          <w:b/>
          <w:bCs/>
          <w:szCs w:val="20"/>
          <w:lang w:val="en-US"/>
        </w:rPr>
        <w:t>Alt 1:</w:t>
      </w:r>
      <w:r w:rsidRPr="00BC172A">
        <w:rPr>
          <w:szCs w:val="20"/>
          <w:lang w:val="en-US"/>
        </w:rPr>
        <w:t xml:space="preserve"> The UE is not expected to transmit the corresponding HARQ-ACK/SR and the CSI report in a PUCCH resource in that slot.</w:t>
      </w:r>
    </w:p>
    <w:p w14:paraId="13AC296A" w14:textId="5D24DF10" w:rsidR="00BC172A" w:rsidRPr="00BC172A" w:rsidRDefault="00BC172A" w:rsidP="00BC172A">
      <w:pPr>
        <w:numPr>
          <w:ilvl w:val="2"/>
          <w:numId w:val="401"/>
        </w:numPr>
        <w:rPr>
          <w:szCs w:val="20"/>
          <w:lang w:val="en-US"/>
        </w:rPr>
      </w:pPr>
      <w:r w:rsidRPr="00BC172A">
        <w:rPr>
          <w:b/>
          <w:bCs/>
          <w:szCs w:val="20"/>
          <w:lang w:val="en-US"/>
        </w:rPr>
        <w:t>Supportive companies:</w:t>
      </w:r>
      <w:r w:rsidR="0032105B">
        <w:rPr>
          <w:b/>
          <w:bCs/>
          <w:szCs w:val="20"/>
          <w:lang w:val="en-US"/>
        </w:rPr>
        <w:t xml:space="preserve"> </w:t>
      </w:r>
      <w:r w:rsidRPr="00BC172A">
        <w:rPr>
          <w:szCs w:val="20"/>
          <w:lang w:val="en-US"/>
        </w:rPr>
        <w:t>E</w:t>
      </w:r>
      <w:r w:rsidR="0032105B">
        <w:rPr>
          <w:szCs w:val="20"/>
          <w:lang w:val="en-US"/>
        </w:rPr>
        <w:t>ricsson</w:t>
      </w:r>
      <w:r w:rsidRPr="00BC172A">
        <w:rPr>
          <w:szCs w:val="20"/>
          <w:lang w:val="en-US"/>
        </w:rPr>
        <w:t>, Intel, OPPO, Q</w:t>
      </w:r>
      <w:r w:rsidR="0032105B">
        <w:rPr>
          <w:szCs w:val="20"/>
          <w:lang w:val="en-US"/>
        </w:rPr>
        <w:t>ualcomm</w:t>
      </w:r>
      <w:r w:rsidRPr="00BC172A">
        <w:rPr>
          <w:szCs w:val="20"/>
          <w:lang w:val="en-US"/>
        </w:rPr>
        <w:t>, H</w:t>
      </w:r>
      <w:r w:rsidR="0032105B">
        <w:rPr>
          <w:szCs w:val="20"/>
          <w:lang w:val="en-US"/>
        </w:rPr>
        <w:t>uawei</w:t>
      </w:r>
      <w:r w:rsidRPr="00BC172A">
        <w:rPr>
          <w:szCs w:val="20"/>
          <w:lang w:val="en-US"/>
        </w:rPr>
        <w:t>, Samsung, Panasonic</w:t>
      </w:r>
    </w:p>
    <w:p w14:paraId="4EBD803A" w14:textId="77777777" w:rsidR="00BC172A" w:rsidRPr="00BC172A" w:rsidRDefault="00BC172A" w:rsidP="00BC172A">
      <w:pPr>
        <w:numPr>
          <w:ilvl w:val="1"/>
          <w:numId w:val="401"/>
        </w:numPr>
        <w:rPr>
          <w:szCs w:val="20"/>
          <w:lang w:val="en-US"/>
        </w:rPr>
      </w:pPr>
      <w:r w:rsidRPr="00BC172A">
        <w:rPr>
          <w:b/>
          <w:bCs/>
          <w:szCs w:val="20"/>
          <w:lang w:val="en-US"/>
        </w:rPr>
        <w:t>Alt 2:</w:t>
      </w:r>
      <w:r w:rsidRPr="00BC172A">
        <w:rPr>
          <w:szCs w:val="20"/>
          <w:lang w:val="en-US"/>
        </w:rPr>
        <w:t xml:space="preserve"> HARQ-ACK/SR and CSI are transmitted together by PUCCH resource for CSI</w:t>
      </w:r>
    </w:p>
    <w:p w14:paraId="56ED1E2A" w14:textId="0224A191" w:rsidR="00BC172A" w:rsidRPr="00BC172A" w:rsidRDefault="00BC172A" w:rsidP="00BC172A">
      <w:pPr>
        <w:numPr>
          <w:ilvl w:val="2"/>
          <w:numId w:val="401"/>
        </w:numPr>
        <w:rPr>
          <w:szCs w:val="20"/>
          <w:lang w:val="en-US"/>
        </w:rPr>
      </w:pPr>
      <w:r w:rsidRPr="00BC172A">
        <w:rPr>
          <w:b/>
          <w:bCs/>
          <w:szCs w:val="20"/>
          <w:lang w:val="en-US"/>
        </w:rPr>
        <w:t xml:space="preserve">Supportive companies: </w:t>
      </w:r>
      <w:r w:rsidRPr="00BC172A">
        <w:rPr>
          <w:szCs w:val="20"/>
          <w:lang w:val="en-US"/>
        </w:rPr>
        <w:t xml:space="preserve"> Nokia, M</w:t>
      </w:r>
      <w:r w:rsidR="0032105B">
        <w:rPr>
          <w:szCs w:val="20"/>
          <w:lang w:val="en-US"/>
        </w:rPr>
        <w:t>ediaTek</w:t>
      </w:r>
      <w:r w:rsidRPr="00BC172A">
        <w:rPr>
          <w:szCs w:val="20"/>
          <w:lang w:val="en-US"/>
        </w:rPr>
        <w:t xml:space="preserve">, Lenovo, Motorola, ZTE, CATT, </w:t>
      </w:r>
      <w:r w:rsidR="0032105B">
        <w:rPr>
          <w:szCs w:val="20"/>
          <w:lang w:val="en-US"/>
        </w:rPr>
        <w:t>NTT DOCOMO</w:t>
      </w:r>
    </w:p>
    <w:p w14:paraId="61AB1D14" w14:textId="77777777" w:rsidR="00BC172A" w:rsidRPr="00BC172A" w:rsidRDefault="00BC172A" w:rsidP="00BC172A">
      <w:pPr>
        <w:numPr>
          <w:ilvl w:val="1"/>
          <w:numId w:val="401"/>
        </w:numPr>
        <w:rPr>
          <w:szCs w:val="20"/>
          <w:lang w:val="en-US"/>
        </w:rPr>
      </w:pPr>
      <w:r w:rsidRPr="00BC172A">
        <w:rPr>
          <w:b/>
          <w:bCs/>
          <w:szCs w:val="20"/>
          <w:lang w:val="en-US"/>
        </w:rPr>
        <w:t>Alt 3:</w:t>
      </w:r>
      <w:r w:rsidRPr="00BC172A">
        <w:rPr>
          <w:szCs w:val="20"/>
          <w:lang w:val="en-US"/>
        </w:rPr>
        <w:t xml:space="preserve"> HARQ-ACK/SR is transmitted on the HARQ-ACK/SR PUCCH resource and CSI reporting is dropped in that slot.</w:t>
      </w:r>
    </w:p>
    <w:p w14:paraId="7C8770B6" w14:textId="77777777" w:rsidR="00BC172A" w:rsidRPr="00BC172A" w:rsidRDefault="00BC172A" w:rsidP="00BC172A">
      <w:pPr>
        <w:numPr>
          <w:ilvl w:val="2"/>
          <w:numId w:val="401"/>
        </w:numPr>
        <w:rPr>
          <w:szCs w:val="20"/>
          <w:lang w:val="en-US"/>
        </w:rPr>
      </w:pPr>
      <w:r w:rsidRPr="00BC172A">
        <w:rPr>
          <w:b/>
          <w:bCs/>
          <w:szCs w:val="20"/>
          <w:lang w:val="en-US"/>
        </w:rPr>
        <w:t xml:space="preserve">Supportive companies: </w:t>
      </w:r>
      <w:r w:rsidRPr="00BC172A">
        <w:rPr>
          <w:szCs w:val="20"/>
          <w:lang w:val="en-US"/>
        </w:rPr>
        <w:t>LG, Vivo</w:t>
      </w:r>
    </w:p>
    <w:p w14:paraId="72FBFE42" w14:textId="77777777" w:rsidR="00BC172A" w:rsidRPr="00BC172A" w:rsidRDefault="00BC172A" w:rsidP="00BC172A">
      <w:pPr>
        <w:ind w:left="720" w:hanging="720"/>
        <w:rPr>
          <w:szCs w:val="20"/>
          <w:lang w:val="en-US"/>
        </w:rPr>
      </w:pPr>
      <w:r w:rsidRPr="00BC172A">
        <w:rPr>
          <w:szCs w:val="20"/>
          <w:lang w:val="en-US"/>
        </w:rPr>
        <w:t>Discuss further till next meeting</w:t>
      </w:r>
    </w:p>
    <w:p w14:paraId="48562BD4" w14:textId="77777777" w:rsidR="00BC172A" w:rsidRPr="00BC172A" w:rsidRDefault="00BC172A" w:rsidP="00BC172A">
      <w:pPr>
        <w:ind w:left="720" w:hanging="720"/>
        <w:rPr>
          <w:szCs w:val="20"/>
          <w:lang w:val="en-US"/>
        </w:rPr>
      </w:pPr>
    </w:p>
    <w:p w14:paraId="2CDC359D" w14:textId="77777777" w:rsidR="00BC172A" w:rsidRPr="00BC172A" w:rsidRDefault="00BC172A" w:rsidP="00BC172A">
      <w:pPr>
        <w:ind w:left="720" w:hanging="720"/>
        <w:rPr>
          <w:szCs w:val="20"/>
          <w:lang w:val="en-US"/>
        </w:rPr>
      </w:pPr>
      <w:r w:rsidRPr="00BC172A">
        <w:rPr>
          <w:szCs w:val="20"/>
          <w:lang w:val="en-US"/>
        </w:rPr>
        <w:t>Proposals:</w:t>
      </w:r>
    </w:p>
    <w:p w14:paraId="17019A76" w14:textId="77777777" w:rsidR="00BC172A" w:rsidRPr="00BC172A" w:rsidRDefault="00BC172A" w:rsidP="00BC172A">
      <w:pPr>
        <w:numPr>
          <w:ilvl w:val="0"/>
          <w:numId w:val="402"/>
        </w:numPr>
        <w:rPr>
          <w:szCs w:val="20"/>
          <w:lang w:val="en-US"/>
        </w:rPr>
      </w:pPr>
      <w:r w:rsidRPr="00BC172A">
        <w:rPr>
          <w:szCs w:val="20"/>
        </w:rPr>
        <w:t>Select one of the following two alternatives:</w:t>
      </w:r>
    </w:p>
    <w:p w14:paraId="338F4CDA" w14:textId="77777777" w:rsidR="00BC172A" w:rsidRPr="00BC172A" w:rsidRDefault="00BC172A" w:rsidP="00BC172A">
      <w:pPr>
        <w:numPr>
          <w:ilvl w:val="1"/>
          <w:numId w:val="402"/>
        </w:numPr>
        <w:rPr>
          <w:szCs w:val="20"/>
          <w:lang w:val="en-US"/>
        </w:rPr>
      </w:pPr>
      <w:r w:rsidRPr="00BC172A">
        <w:rPr>
          <w:b/>
          <w:bCs/>
          <w:szCs w:val="20"/>
          <w:lang w:val="en-US"/>
        </w:rPr>
        <w:t xml:space="preserve">Alt 1: </w:t>
      </w:r>
      <w:r w:rsidRPr="00BC172A">
        <w:rPr>
          <w:szCs w:val="20"/>
          <w:lang w:val="en-US"/>
        </w:rPr>
        <w:t>If a HARQ-ACK transmission from a UE using PUCCH format 1 determined by ARI overlaps with K SR occasions each using PUCCH format 1, in case of negative SR, the HARQ-ACK is transmitted on the HARQ-ACK resource. In case of positive SR, the HARQ-ACK is transmitted on the SR resource corresponding to the positive SR.</w:t>
      </w:r>
    </w:p>
    <w:p w14:paraId="1B841293" w14:textId="3036F9BC" w:rsidR="00BC172A" w:rsidRPr="00BC172A" w:rsidRDefault="00BC172A" w:rsidP="00BC172A">
      <w:pPr>
        <w:numPr>
          <w:ilvl w:val="2"/>
          <w:numId w:val="402"/>
        </w:numPr>
        <w:rPr>
          <w:szCs w:val="20"/>
          <w:lang w:val="en-US"/>
        </w:rPr>
      </w:pPr>
      <w:r w:rsidRPr="00BC172A">
        <w:rPr>
          <w:b/>
          <w:bCs/>
          <w:szCs w:val="20"/>
        </w:rPr>
        <w:t>Supportive companies:</w:t>
      </w:r>
      <w:r w:rsidRPr="00BC172A">
        <w:rPr>
          <w:szCs w:val="20"/>
        </w:rPr>
        <w:t xml:space="preserve"> Nokia, E</w:t>
      </w:r>
      <w:r w:rsidR="0032105B">
        <w:rPr>
          <w:szCs w:val="20"/>
        </w:rPr>
        <w:t>ricsson</w:t>
      </w:r>
      <w:r w:rsidRPr="00BC172A">
        <w:rPr>
          <w:szCs w:val="20"/>
        </w:rPr>
        <w:t xml:space="preserve">, CATT, LG, </w:t>
      </w:r>
      <w:r w:rsidR="0032105B">
        <w:rPr>
          <w:szCs w:val="20"/>
        </w:rPr>
        <w:t>NTT DOCOMO</w:t>
      </w:r>
      <w:r w:rsidRPr="00BC172A">
        <w:rPr>
          <w:szCs w:val="20"/>
        </w:rPr>
        <w:t>, H</w:t>
      </w:r>
      <w:r w:rsidR="0032105B">
        <w:rPr>
          <w:szCs w:val="20"/>
        </w:rPr>
        <w:t>uawei, Vivo, Panasonic</w:t>
      </w:r>
    </w:p>
    <w:p w14:paraId="34C960E7" w14:textId="77777777" w:rsidR="00BC172A" w:rsidRPr="00BC172A" w:rsidRDefault="00BC172A" w:rsidP="00BC172A">
      <w:pPr>
        <w:numPr>
          <w:ilvl w:val="1"/>
          <w:numId w:val="402"/>
        </w:numPr>
        <w:rPr>
          <w:szCs w:val="20"/>
          <w:lang w:val="en-US"/>
        </w:rPr>
      </w:pPr>
      <w:r w:rsidRPr="00BC172A">
        <w:rPr>
          <w:b/>
          <w:bCs/>
          <w:szCs w:val="20"/>
          <w:lang w:val="en-US"/>
        </w:rPr>
        <w:t>Alt 2:</w:t>
      </w:r>
      <w:r w:rsidRPr="00BC172A">
        <w:rPr>
          <w:szCs w:val="20"/>
          <w:lang w:val="en-US"/>
        </w:rPr>
        <w:t xml:space="preserve"> </w:t>
      </w:r>
      <w:r w:rsidRPr="00BC172A">
        <w:rPr>
          <w:szCs w:val="20"/>
          <w:lang w:val="x-none"/>
        </w:rPr>
        <w:t xml:space="preserve">PUCCH format 2 or 3 or 4 is used to carry L = 1 or 2 bits HARQ-ACK and K &gt; 1 SR. </w:t>
      </w:r>
      <w:r w:rsidRPr="00BC172A">
        <w:rPr>
          <w:szCs w:val="20"/>
          <w:lang w:val="en-US"/>
        </w:rPr>
        <w:t xml:space="preserve"> That implies when a UE has K SRs configured in a same time position, </w:t>
      </w:r>
    </w:p>
    <w:p w14:paraId="2C974D0B" w14:textId="77777777" w:rsidR="00BC172A" w:rsidRPr="00BC172A" w:rsidRDefault="00BC172A" w:rsidP="00BC172A">
      <w:pPr>
        <w:numPr>
          <w:ilvl w:val="2"/>
          <w:numId w:val="402"/>
        </w:numPr>
        <w:rPr>
          <w:szCs w:val="20"/>
          <w:lang w:val="en-US"/>
        </w:rPr>
      </w:pPr>
      <w:r w:rsidRPr="00BC172A">
        <w:rPr>
          <w:szCs w:val="20"/>
          <w:lang w:val="en-US"/>
        </w:rPr>
        <w:t>For 1 or 2 bits HARQ-ACK, if K=0 or 1, ARI field in DCI indicates PUCCH format 0 or 1; otherwise, ARI field in DCI indicates PUCCH format 2 or 3 or 4.</w:t>
      </w:r>
    </w:p>
    <w:p w14:paraId="437371A4" w14:textId="77777777" w:rsidR="00BC172A" w:rsidRPr="00BC172A" w:rsidRDefault="00BC172A" w:rsidP="00BC172A">
      <w:pPr>
        <w:numPr>
          <w:ilvl w:val="2"/>
          <w:numId w:val="402"/>
        </w:numPr>
        <w:rPr>
          <w:szCs w:val="20"/>
          <w:lang w:val="en-US"/>
        </w:rPr>
      </w:pPr>
      <w:r w:rsidRPr="00BC172A">
        <w:rPr>
          <w:b/>
          <w:bCs/>
          <w:szCs w:val="20"/>
        </w:rPr>
        <w:t>Supportive companies:</w:t>
      </w:r>
      <w:r w:rsidRPr="00BC172A">
        <w:rPr>
          <w:szCs w:val="20"/>
        </w:rPr>
        <w:t xml:space="preserve"> Samsung, ZTE</w:t>
      </w:r>
    </w:p>
    <w:p w14:paraId="3EDB87D4" w14:textId="77777777" w:rsidR="00BC172A" w:rsidRPr="00BC172A" w:rsidRDefault="00BC172A" w:rsidP="00BC172A">
      <w:pPr>
        <w:ind w:left="720" w:hanging="720"/>
        <w:rPr>
          <w:szCs w:val="20"/>
          <w:lang w:val="en-US"/>
        </w:rPr>
      </w:pPr>
      <w:r w:rsidRPr="00BC172A">
        <w:rPr>
          <w:szCs w:val="20"/>
          <w:lang w:val="en-US"/>
        </w:rPr>
        <w:t>Discuss till next meeting</w:t>
      </w:r>
    </w:p>
    <w:p w14:paraId="06F6B566" w14:textId="77777777" w:rsidR="00BC172A" w:rsidRPr="00BC172A" w:rsidRDefault="00BC172A" w:rsidP="00BC172A"/>
    <w:p w14:paraId="2519F5A4" w14:textId="77777777" w:rsidR="00BC172A" w:rsidRDefault="00BC172A" w:rsidP="00574EA0">
      <w:pPr>
        <w:ind w:left="720" w:hanging="720"/>
        <w:rPr>
          <w:lang w:eastAsia="x-none"/>
        </w:rPr>
      </w:pPr>
    </w:p>
    <w:p w14:paraId="716FC5ED" w14:textId="599B01AE" w:rsidR="00254752" w:rsidRPr="00254752" w:rsidRDefault="00603E09" w:rsidP="00254752">
      <w:pPr>
        <w:ind w:left="720" w:hanging="720"/>
        <w:rPr>
          <w:lang w:eastAsia="x-none"/>
        </w:rPr>
      </w:pPr>
      <w:hyperlink r:id="rId1599" w:history="1">
        <w:r w:rsidR="00FE4C7E">
          <w:rPr>
            <w:rStyle w:val="Hyperlink"/>
            <w:lang w:eastAsia="x-none"/>
          </w:rPr>
          <w:t>R1-1803644</w:t>
        </w:r>
      </w:hyperlink>
      <w:r w:rsidR="00254752" w:rsidRPr="00254752">
        <w:rPr>
          <w:lang w:eastAsia="x-none"/>
        </w:rPr>
        <w:tab/>
        <w:t>Remaining issues on PUCCH structure in short-duration</w:t>
      </w:r>
      <w:r w:rsidR="00254752" w:rsidRPr="00254752">
        <w:rPr>
          <w:lang w:eastAsia="x-none"/>
        </w:rPr>
        <w:tab/>
        <w:t>Huawei, HiSilicon</w:t>
      </w:r>
    </w:p>
    <w:p w14:paraId="68090FE7" w14:textId="308F3C17" w:rsidR="00254752" w:rsidRPr="00254752" w:rsidRDefault="00603E09" w:rsidP="00254752">
      <w:pPr>
        <w:ind w:left="720" w:hanging="720"/>
        <w:rPr>
          <w:lang w:eastAsia="x-none"/>
        </w:rPr>
      </w:pPr>
      <w:hyperlink r:id="rId1600" w:history="1">
        <w:r w:rsidR="00FE4C7E">
          <w:rPr>
            <w:rStyle w:val="Hyperlink"/>
            <w:lang w:eastAsia="x-none"/>
          </w:rPr>
          <w:t>R1-1803754</w:t>
        </w:r>
      </w:hyperlink>
      <w:r w:rsidR="00254752" w:rsidRPr="00254752">
        <w:rPr>
          <w:lang w:eastAsia="x-none"/>
        </w:rPr>
        <w:tab/>
        <w:t>On multiplexing of different UCI transmissions</w:t>
      </w:r>
      <w:r w:rsidR="00254752" w:rsidRPr="00254752">
        <w:rPr>
          <w:lang w:eastAsia="x-none"/>
        </w:rPr>
        <w:tab/>
        <w:t>CATT</w:t>
      </w:r>
    </w:p>
    <w:p w14:paraId="3EB40608" w14:textId="40B771E4" w:rsidR="00254752" w:rsidRPr="00254752" w:rsidRDefault="00603E09" w:rsidP="00254752">
      <w:pPr>
        <w:ind w:left="720" w:hanging="720"/>
        <w:rPr>
          <w:lang w:eastAsia="x-none"/>
        </w:rPr>
      </w:pPr>
      <w:hyperlink r:id="rId1601" w:history="1">
        <w:r w:rsidR="00FE4C7E">
          <w:rPr>
            <w:rStyle w:val="Hyperlink"/>
            <w:lang w:eastAsia="x-none"/>
          </w:rPr>
          <w:t>R1-1803794</w:t>
        </w:r>
      </w:hyperlink>
      <w:r w:rsidR="00254752" w:rsidRPr="00254752">
        <w:rPr>
          <w:lang w:eastAsia="x-none"/>
        </w:rPr>
        <w:tab/>
        <w:t>Remaining issues on short PUCCH</w:t>
      </w:r>
      <w:r w:rsidR="00254752" w:rsidRPr="00254752">
        <w:rPr>
          <w:lang w:eastAsia="x-none"/>
        </w:rPr>
        <w:tab/>
        <w:t>ZTE, Sanechips</w:t>
      </w:r>
    </w:p>
    <w:p w14:paraId="1B583714" w14:textId="0E1568CB" w:rsidR="00254752" w:rsidRPr="00254752" w:rsidRDefault="00603E09" w:rsidP="00254752">
      <w:pPr>
        <w:ind w:left="720" w:hanging="720"/>
        <w:rPr>
          <w:lang w:eastAsia="x-none"/>
        </w:rPr>
      </w:pPr>
      <w:hyperlink r:id="rId1602" w:history="1">
        <w:r w:rsidR="00FE4C7E">
          <w:rPr>
            <w:rStyle w:val="Hyperlink"/>
            <w:lang w:eastAsia="x-none"/>
          </w:rPr>
          <w:t>R1-1803832</w:t>
        </w:r>
      </w:hyperlink>
      <w:r w:rsidR="00254752" w:rsidRPr="00254752">
        <w:rPr>
          <w:lang w:eastAsia="x-none"/>
        </w:rPr>
        <w:tab/>
        <w:t>Remaining issues on PUCCH with short-duration</w:t>
      </w:r>
      <w:r w:rsidR="00254752" w:rsidRPr="00254752">
        <w:rPr>
          <w:lang w:eastAsia="x-none"/>
        </w:rPr>
        <w:tab/>
        <w:t>vivo</w:t>
      </w:r>
    </w:p>
    <w:p w14:paraId="2245A966" w14:textId="11C3513A" w:rsidR="00254752" w:rsidRPr="00254752" w:rsidRDefault="00603E09" w:rsidP="00254752">
      <w:pPr>
        <w:ind w:left="720" w:hanging="720"/>
        <w:rPr>
          <w:lang w:eastAsia="x-none"/>
        </w:rPr>
      </w:pPr>
      <w:hyperlink r:id="rId1603" w:history="1">
        <w:r w:rsidR="00FE4C7E">
          <w:rPr>
            <w:rStyle w:val="Hyperlink"/>
            <w:lang w:eastAsia="x-none"/>
          </w:rPr>
          <w:t>R1-1804005</w:t>
        </w:r>
      </w:hyperlink>
      <w:r w:rsidR="00254752" w:rsidRPr="00254752">
        <w:rPr>
          <w:lang w:eastAsia="x-none"/>
        </w:rPr>
        <w:tab/>
        <w:t>Multiplexing of HARQ-ACK and SR</w:t>
      </w:r>
      <w:r w:rsidR="00254752" w:rsidRPr="00254752">
        <w:rPr>
          <w:lang w:eastAsia="x-none"/>
        </w:rPr>
        <w:tab/>
        <w:t>OPPO</w:t>
      </w:r>
    </w:p>
    <w:p w14:paraId="65806B32" w14:textId="42613E3D" w:rsidR="00254752" w:rsidRPr="00254752" w:rsidRDefault="00603E09" w:rsidP="00254752">
      <w:pPr>
        <w:ind w:left="720" w:hanging="720"/>
        <w:rPr>
          <w:lang w:eastAsia="x-none"/>
        </w:rPr>
      </w:pPr>
      <w:hyperlink r:id="rId1604" w:history="1">
        <w:r w:rsidR="00FE4C7E">
          <w:rPr>
            <w:rStyle w:val="Hyperlink"/>
            <w:lang w:eastAsia="x-none"/>
          </w:rPr>
          <w:t>R1-1804373</w:t>
        </w:r>
      </w:hyperlink>
      <w:r w:rsidR="00254752" w:rsidRPr="00254752">
        <w:rPr>
          <w:lang w:eastAsia="x-none"/>
        </w:rPr>
        <w:tab/>
        <w:t>Corrections on PUCCH for up to 2 Symbols</w:t>
      </w:r>
      <w:r w:rsidR="00254752" w:rsidRPr="00254752">
        <w:rPr>
          <w:lang w:eastAsia="x-none"/>
        </w:rPr>
        <w:tab/>
        <w:t>Samsung</w:t>
      </w:r>
    </w:p>
    <w:p w14:paraId="0A9D3F66" w14:textId="41C44385" w:rsidR="00254752" w:rsidRPr="00254752" w:rsidRDefault="00603E09" w:rsidP="00254752">
      <w:pPr>
        <w:ind w:left="720" w:hanging="720"/>
        <w:rPr>
          <w:lang w:eastAsia="x-none"/>
        </w:rPr>
      </w:pPr>
      <w:hyperlink r:id="rId1605" w:history="1">
        <w:r w:rsidR="00FE4C7E">
          <w:rPr>
            <w:rStyle w:val="Hyperlink"/>
            <w:lang w:eastAsia="x-none"/>
          </w:rPr>
          <w:t>R1-1804458</w:t>
        </w:r>
      </w:hyperlink>
      <w:r w:rsidR="00254752" w:rsidRPr="00254752">
        <w:rPr>
          <w:lang w:eastAsia="x-none"/>
        </w:rPr>
        <w:tab/>
        <w:t>Remaining open items on short PUCCH</w:t>
      </w:r>
      <w:r w:rsidR="00254752" w:rsidRPr="00254752">
        <w:rPr>
          <w:lang w:eastAsia="x-none"/>
        </w:rPr>
        <w:tab/>
        <w:t>Nokia, Nokia Shanghai Bell</w:t>
      </w:r>
    </w:p>
    <w:p w14:paraId="4D95E48D" w14:textId="5DF9335E" w:rsidR="00254752" w:rsidRPr="00254752" w:rsidRDefault="00603E09" w:rsidP="00254752">
      <w:pPr>
        <w:ind w:left="720" w:hanging="720"/>
        <w:rPr>
          <w:lang w:eastAsia="x-none"/>
        </w:rPr>
      </w:pPr>
      <w:hyperlink r:id="rId1606" w:history="1">
        <w:r w:rsidR="00FE4C7E">
          <w:rPr>
            <w:rStyle w:val="Hyperlink"/>
            <w:lang w:eastAsia="x-none"/>
          </w:rPr>
          <w:t>R1-1804481</w:t>
        </w:r>
      </w:hyperlink>
      <w:r w:rsidR="00254752" w:rsidRPr="00254752">
        <w:rPr>
          <w:lang w:eastAsia="x-none"/>
        </w:rPr>
        <w:tab/>
        <w:t>Discussion on partial overlap between HARQ-ACK and SR</w:t>
      </w:r>
      <w:r w:rsidR="00254752" w:rsidRPr="00254752">
        <w:rPr>
          <w:lang w:eastAsia="x-none"/>
        </w:rPr>
        <w:tab/>
        <w:t>Panasonic Corporation</w:t>
      </w:r>
    </w:p>
    <w:p w14:paraId="0A6DCD6B" w14:textId="504CFDDF" w:rsidR="00254752" w:rsidRPr="00254752" w:rsidRDefault="00603E09" w:rsidP="00254752">
      <w:pPr>
        <w:ind w:left="720" w:hanging="720"/>
        <w:rPr>
          <w:lang w:eastAsia="x-none"/>
        </w:rPr>
      </w:pPr>
      <w:hyperlink r:id="rId1607" w:history="1">
        <w:r w:rsidR="00FE4C7E">
          <w:rPr>
            <w:rStyle w:val="Hyperlink"/>
            <w:lang w:eastAsia="x-none"/>
          </w:rPr>
          <w:t>R1-1804554</w:t>
        </w:r>
      </w:hyperlink>
      <w:r w:rsidR="00254752" w:rsidRPr="00254752">
        <w:rPr>
          <w:lang w:eastAsia="x-none"/>
        </w:rPr>
        <w:tab/>
        <w:t>Remaining issues on short-duration PUCCH</w:t>
      </w:r>
      <w:r w:rsidR="00254752" w:rsidRPr="00254752">
        <w:rPr>
          <w:lang w:eastAsia="x-none"/>
        </w:rPr>
        <w:tab/>
        <w:t>LG Electronics</w:t>
      </w:r>
    </w:p>
    <w:p w14:paraId="316E2D55" w14:textId="050E4646" w:rsidR="00254752" w:rsidRPr="00254752" w:rsidRDefault="00603E09" w:rsidP="00254752">
      <w:pPr>
        <w:ind w:left="720" w:hanging="720"/>
        <w:rPr>
          <w:lang w:eastAsia="x-none"/>
        </w:rPr>
      </w:pPr>
      <w:hyperlink r:id="rId1608" w:history="1">
        <w:r w:rsidR="00FE4C7E">
          <w:rPr>
            <w:rStyle w:val="Hyperlink"/>
            <w:lang w:eastAsia="x-none"/>
          </w:rPr>
          <w:t>R1-1804728</w:t>
        </w:r>
      </w:hyperlink>
      <w:r w:rsidR="00254752" w:rsidRPr="00254752">
        <w:rPr>
          <w:lang w:eastAsia="x-none"/>
        </w:rPr>
        <w:tab/>
        <w:t>Handling collision between HARQ-ACK/SR and CSI</w:t>
      </w:r>
      <w:r w:rsidR="00254752" w:rsidRPr="00254752">
        <w:rPr>
          <w:lang w:eastAsia="x-none"/>
        </w:rPr>
        <w:tab/>
        <w:t>Intel Corporation</w:t>
      </w:r>
    </w:p>
    <w:p w14:paraId="6ACDD6D7" w14:textId="12E48CDE" w:rsidR="00254752" w:rsidRPr="00254752" w:rsidRDefault="00603E09" w:rsidP="00254752">
      <w:pPr>
        <w:ind w:left="720" w:hanging="720"/>
        <w:rPr>
          <w:lang w:eastAsia="x-none"/>
        </w:rPr>
      </w:pPr>
      <w:hyperlink r:id="rId1609" w:history="1">
        <w:r w:rsidR="00FE4C7E">
          <w:rPr>
            <w:rStyle w:val="Hyperlink"/>
            <w:lang w:eastAsia="x-none"/>
          </w:rPr>
          <w:t>R1-1804802</w:t>
        </w:r>
      </w:hyperlink>
      <w:r w:rsidR="00254752" w:rsidRPr="00254752">
        <w:rPr>
          <w:lang w:eastAsia="x-none"/>
        </w:rPr>
        <w:tab/>
        <w:t>Remaining issues for short PUCCH</w:t>
      </w:r>
      <w:r w:rsidR="00254752" w:rsidRPr="00254752">
        <w:rPr>
          <w:lang w:eastAsia="x-none"/>
        </w:rPr>
        <w:tab/>
        <w:t>Qualcomm Incorporated</w:t>
      </w:r>
    </w:p>
    <w:p w14:paraId="75B7E273" w14:textId="6FB16948" w:rsidR="00254752" w:rsidRPr="00254752" w:rsidRDefault="00603E09" w:rsidP="00254752">
      <w:pPr>
        <w:ind w:left="720" w:hanging="720"/>
        <w:rPr>
          <w:lang w:eastAsia="x-none"/>
        </w:rPr>
      </w:pPr>
      <w:hyperlink r:id="rId1610" w:history="1">
        <w:r w:rsidR="00FE4C7E">
          <w:rPr>
            <w:rStyle w:val="Hyperlink"/>
            <w:lang w:eastAsia="x-none"/>
          </w:rPr>
          <w:t>R1-1805051</w:t>
        </w:r>
      </w:hyperlink>
      <w:r w:rsidR="00254752" w:rsidRPr="00254752">
        <w:rPr>
          <w:lang w:eastAsia="x-none"/>
        </w:rPr>
        <w:tab/>
        <w:t>PUCCH structure in short-duration</w:t>
      </w:r>
      <w:r w:rsidR="00254752" w:rsidRPr="00254752">
        <w:rPr>
          <w:lang w:eastAsia="x-none"/>
        </w:rPr>
        <w:tab/>
        <w:t>NTT DOCOMO, INC.</w:t>
      </w:r>
    </w:p>
    <w:p w14:paraId="2A7748CB" w14:textId="4BBCB869" w:rsidR="00254752" w:rsidRPr="00254752" w:rsidRDefault="00603E09" w:rsidP="00254752">
      <w:pPr>
        <w:ind w:left="720" w:hanging="720"/>
        <w:rPr>
          <w:lang w:eastAsia="x-none"/>
        </w:rPr>
      </w:pPr>
      <w:hyperlink r:id="rId1611" w:history="1">
        <w:r w:rsidR="00FE4C7E">
          <w:rPr>
            <w:rStyle w:val="Hyperlink"/>
            <w:lang w:eastAsia="x-none"/>
          </w:rPr>
          <w:t>R1-1805131</w:t>
        </w:r>
      </w:hyperlink>
      <w:r w:rsidR="00254752" w:rsidRPr="00254752">
        <w:rPr>
          <w:lang w:eastAsia="x-none"/>
        </w:rPr>
        <w:tab/>
        <w:t>Remaining Issues on Overlapping of HARQ-ACK and SR</w:t>
      </w:r>
      <w:r w:rsidR="00254752" w:rsidRPr="00254752">
        <w:rPr>
          <w:lang w:eastAsia="x-none"/>
        </w:rPr>
        <w:tab/>
        <w:t>III</w:t>
      </w:r>
    </w:p>
    <w:p w14:paraId="3D3066B1" w14:textId="68777EC2" w:rsidR="00254752" w:rsidRDefault="00603E09" w:rsidP="00254752">
      <w:pPr>
        <w:ind w:left="720" w:hanging="720"/>
        <w:rPr>
          <w:lang w:eastAsia="x-none"/>
        </w:rPr>
      </w:pPr>
      <w:hyperlink r:id="rId1612" w:history="1">
        <w:r w:rsidR="00FE4C7E">
          <w:rPr>
            <w:rStyle w:val="Hyperlink"/>
            <w:lang w:eastAsia="x-none"/>
          </w:rPr>
          <w:t>R1-1805183</w:t>
        </w:r>
      </w:hyperlink>
      <w:r w:rsidR="00254752" w:rsidRPr="00254752">
        <w:rPr>
          <w:lang w:eastAsia="x-none"/>
        </w:rPr>
        <w:tab/>
        <w:t>On UCI Multiplexing on PUCCH</w:t>
      </w:r>
      <w:r w:rsidR="00254752" w:rsidRPr="00254752">
        <w:rPr>
          <w:lang w:eastAsia="x-none"/>
        </w:rPr>
        <w:tab/>
        <w:t>Ericsson</w:t>
      </w:r>
    </w:p>
    <w:p w14:paraId="585D9471" w14:textId="47C025DB" w:rsidR="00BC172A" w:rsidRDefault="00603E09" w:rsidP="00BC172A">
      <w:pPr>
        <w:ind w:left="720" w:hanging="720"/>
        <w:rPr>
          <w:lang w:eastAsia="x-none"/>
        </w:rPr>
      </w:pPr>
      <w:hyperlink r:id="rId1613" w:history="1">
        <w:r w:rsidR="00BC172A">
          <w:rPr>
            <w:rStyle w:val="Hyperlink"/>
            <w:lang w:eastAsia="x-none"/>
          </w:rPr>
          <w:t>R1-1805699</w:t>
        </w:r>
      </w:hyperlink>
      <w:r w:rsidR="00BC172A">
        <w:rPr>
          <w:lang w:eastAsia="x-none"/>
        </w:rPr>
        <w:tab/>
        <w:t>SR ID for multiple overlapping SR PUCCHs with UCI PUCCH</w:t>
      </w:r>
      <w:r w:rsidR="00BC172A">
        <w:rPr>
          <w:lang w:eastAsia="x-none"/>
        </w:rPr>
        <w:tab/>
        <w:t>Ericsson</w:t>
      </w:r>
    </w:p>
    <w:p w14:paraId="04E07111" w14:textId="77777777" w:rsidR="00254752" w:rsidRPr="00254752" w:rsidRDefault="00254752" w:rsidP="00A236B4">
      <w:pPr>
        <w:pStyle w:val="Heading5"/>
      </w:pPr>
      <w:bookmarkStart w:id="523" w:name="_Toc514184685"/>
      <w:r w:rsidRPr="00254752">
        <w:t>PUCCH structure in long-duration</w:t>
      </w:r>
      <w:bookmarkEnd w:id="523"/>
    </w:p>
    <w:p w14:paraId="1075E7F2" w14:textId="528A0D46" w:rsidR="00A236B4" w:rsidRPr="00A236B4" w:rsidRDefault="00603E09" w:rsidP="00A236B4">
      <w:pPr>
        <w:ind w:left="720" w:hanging="720"/>
        <w:rPr>
          <w:b/>
          <w:lang w:eastAsia="x-none"/>
        </w:rPr>
      </w:pPr>
      <w:hyperlink r:id="rId1614" w:history="1">
        <w:r w:rsidR="00FE4C7E">
          <w:rPr>
            <w:rStyle w:val="Hyperlink"/>
            <w:b/>
            <w:lang w:eastAsia="x-none"/>
          </w:rPr>
          <w:t>R1-1805526</w:t>
        </w:r>
      </w:hyperlink>
      <w:r w:rsidR="00A236B4" w:rsidRPr="00A236B4">
        <w:rPr>
          <w:b/>
          <w:lang w:eastAsia="x-none"/>
        </w:rPr>
        <w:tab/>
        <w:t>Review Summary for Al 7.1.3.2.2 PUCCH structure in long-duration</w:t>
      </w:r>
      <w:r w:rsidR="00A236B4" w:rsidRPr="00A236B4">
        <w:rPr>
          <w:b/>
          <w:lang w:eastAsia="x-none"/>
        </w:rPr>
        <w:tab/>
        <w:t>Huawei</w:t>
      </w:r>
    </w:p>
    <w:p w14:paraId="2B8D5EC6" w14:textId="77777777" w:rsidR="00A236B4" w:rsidRDefault="00A236B4" w:rsidP="00A236B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26749455" w14:textId="40E60AFA" w:rsidR="00A236B4" w:rsidRPr="00982519" w:rsidRDefault="00A236B4" w:rsidP="00982519">
      <w:pPr>
        <w:ind w:left="720" w:hanging="720"/>
        <w:rPr>
          <w:rFonts w:ascii="Times New Roman" w:hAnsi="Times New Roman"/>
          <w:szCs w:val="20"/>
          <w:lang w:eastAsia="x-none"/>
        </w:rPr>
      </w:pPr>
    </w:p>
    <w:p w14:paraId="11FB21FB" w14:textId="77777777" w:rsidR="00982519" w:rsidRPr="00BE471E" w:rsidRDefault="00982519" w:rsidP="00982519">
      <w:pPr>
        <w:ind w:left="720" w:hanging="720"/>
        <w:rPr>
          <w:rFonts w:ascii="Times New Roman" w:hAnsi="Times New Roman"/>
          <w:szCs w:val="20"/>
          <w:lang w:eastAsia="x-none"/>
        </w:rPr>
      </w:pPr>
      <w:r w:rsidRPr="00BE471E">
        <w:rPr>
          <w:rFonts w:ascii="Times New Roman" w:hAnsi="Times New Roman"/>
          <w:szCs w:val="20"/>
          <w:lang w:eastAsia="x-none"/>
        </w:rPr>
        <w:t>Proposals:</w:t>
      </w:r>
    </w:p>
    <w:p w14:paraId="6A535899" w14:textId="77777777" w:rsidR="00982519" w:rsidRPr="00BE471E" w:rsidRDefault="00982519" w:rsidP="0099597B">
      <w:pPr>
        <w:numPr>
          <w:ilvl w:val="0"/>
          <w:numId w:val="79"/>
        </w:numPr>
        <w:autoSpaceDE w:val="0"/>
        <w:autoSpaceDN w:val="0"/>
        <w:adjustRightInd w:val="0"/>
        <w:snapToGrid w:val="0"/>
        <w:contextualSpacing/>
        <w:jc w:val="both"/>
        <w:rPr>
          <w:rFonts w:ascii="Times New Roman" w:hAnsi="Times New Roman"/>
          <w:szCs w:val="20"/>
          <w:lang w:eastAsia="x-none"/>
        </w:rPr>
      </w:pPr>
      <w:r w:rsidRPr="00BE471E">
        <w:rPr>
          <w:rFonts w:ascii="Times New Roman" w:hAnsi="Times New Roman"/>
          <w:szCs w:val="20"/>
          <w:lang w:eastAsia="x-none"/>
        </w:rPr>
        <w:t>The meaning of the capability of FH (frequency-hopping) is UE is configured the higher layer parameter intraSlotFrequencyHopping as “enabled”, regardless of whether the values of startingPRB and secondHopPRB are the same or not.</w:t>
      </w:r>
    </w:p>
    <w:p w14:paraId="1A7ACB30" w14:textId="77777777" w:rsidR="00982519" w:rsidRPr="00BE471E" w:rsidRDefault="00982519" w:rsidP="0099597B">
      <w:pPr>
        <w:numPr>
          <w:ilvl w:val="0"/>
          <w:numId w:val="79"/>
        </w:numPr>
        <w:autoSpaceDE w:val="0"/>
        <w:autoSpaceDN w:val="0"/>
        <w:adjustRightInd w:val="0"/>
        <w:snapToGrid w:val="0"/>
        <w:contextualSpacing/>
        <w:jc w:val="both"/>
        <w:rPr>
          <w:rFonts w:ascii="Times New Roman" w:hAnsi="Times New Roman"/>
          <w:szCs w:val="20"/>
          <w:lang w:eastAsia="x-none"/>
        </w:rPr>
      </w:pPr>
      <w:r w:rsidRPr="00BE471E">
        <w:rPr>
          <w:rFonts w:ascii="Times New Roman" w:hAnsi="Times New Roman"/>
          <w:szCs w:val="20"/>
          <w:lang w:eastAsia="x-none"/>
        </w:rPr>
        <w:t>The meaning of the capability of Non-frequency hopping is UE is configured the higher layer parameter intraSlotFrequencyHopping as “disabled”.</w:t>
      </w:r>
    </w:p>
    <w:p w14:paraId="73D1AF99" w14:textId="77777777" w:rsidR="00982519" w:rsidRPr="00BE471E" w:rsidRDefault="00982519" w:rsidP="0099597B">
      <w:pPr>
        <w:numPr>
          <w:ilvl w:val="0"/>
          <w:numId w:val="79"/>
        </w:numPr>
        <w:jc w:val="both"/>
        <w:rPr>
          <w:rFonts w:ascii="Times New Roman" w:eastAsia="Times New Roman" w:hAnsi="Times New Roman"/>
          <w:szCs w:val="20"/>
          <w:lang w:eastAsia="x-none"/>
        </w:rPr>
      </w:pPr>
      <w:r w:rsidRPr="00BE471E">
        <w:rPr>
          <w:rFonts w:ascii="Times New Roman" w:eastAsia="Times New Roman" w:hAnsi="Times New Roman"/>
          <w:szCs w:val="20"/>
          <w:lang w:eastAsia="x-none"/>
        </w:rPr>
        <w:t>In the table 6.3.2.4.1-1 of TS38.211,</w:t>
      </w:r>
    </w:p>
    <w:p w14:paraId="4E4A8581" w14:textId="77777777" w:rsidR="00982519" w:rsidRPr="00BE471E" w:rsidRDefault="00982519" w:rsidP="0099597B">
      <w:pPr>
        <w:numPr>
          <w:ilvl w:val="1"/>
          <w:numId w:val="79"/>
        </w:numPr>
        <w:jc w:val="both"/>
        <w:rPr>
          <w:rFonts w:ascii="Times New Roman" w:eastAsia="Times New Roman" w:hAnsi="Times New Roman"/>
          <w:szCs w:val="20"/>
          <w:lang w:eastAsia="x-none"/>
        </w:rPr>
      </w:pPr>
      <w:r w:rsidRPr="00BE471E">
        <w:rPr>
          <w:rFonts w:ascii="Times New Roman" w:eastAsia="Times New Roman" w:hAnsi="Times New Roman"/>
          <w:color w:val="FF0000"/>
          <w:szCs w:val="20"/>
          <w:lang w:eastAsia="x-none"/>
        </w:rPr>
        <w:t>No intra-slot hopping</w:t>
      </w:r>
      <w:r w:rsidRPr="00BE471E">
        <w:rPr>
          <w:rFonts w:ascii="Times New Roman" w:eastAsia="Times New Roman" w:hAnsi="Times New Roman"/>
          <w:szCs w:val="20"/>
          <w:lang w:eastAsia="x-none"/>
        </w:rPr>
        <w:t xml:space="preserve"> is replaced as </w:t>
      </w:r>
      <w:r w:rsidRPr="00BE471E">
        <w:rPr>
          <w:rFonts w:ascii="Times New Roman" w:eastAsia="Times New Roman" w:hAnsi="Times New Roman"/>
          <w:color w:val="FF0000"/>
          <w:szCs w:val="20"/>
          <w:lang w:eastAsia="x-none"/>
        </w:rPr>
        <w:t>intraSlotFrequencyHopping = “disabled”</w:t>
      </w:r>
      <w:r w:rsidRPr="00BE471E">
        <w:rPr>
          <w:rFonts w:ascii="Times New Roman" w:eastAsia="Times New Roman" w:hAnsi="Times New Roman"/>
          <w:szCs w:val="20"/>
          <w:lang w:eastAsia="x-none"/>
        </w:rPr>
        <w:t>.</w:t>
      </w:r>
    </w:p>
    <w:p w14:paraId="1BF088B2" w14:textId="77777777" w:rsidR="00982519" w:rsidRPr="00BE471E" w:rsidRDefault="00982519" w:rsidP="0099597B">
      <w:pPr>
        <w:numPr>
          <w:ilvl w:val="1"/>
          <w:numId w:val="79"/>
        </w:numPr>
        <w:jc w:val="both"/>
        <w:rPr>
          <w:rFonts w:ascii="Times New Roman" w:eastAsia="Times New Roman" w:hAnsi="Times New Roman"/>
          <w:szCs w:val="20"/>
          <w:lang w:eastAsia="x-none"/>
        </w:rPr>
      </w:pPr>
      <w:r w:rsidRPr="00BE471E">
        <w:rPr>
          <w:rFonts w:ascii="Times New Roman" w:eastAsia="Times New Roman" w:hAnsi="Times New Roman"/>
          <w:color w:val="FF0000"/>
          <w:szCs w:val="20"/>
          <w:lang w:eastAsia="x-none"/>
        </w:rPr>
        <w:t>Intra-slot hopping</w:t>
      </w:r>
      <w:r w:rsidRPr="00BE471E">
        <w:rPr>
          <w:rFonts w:ascii="Times New Roman" w:eastAsia="Times New Roman" w:hAnsi="Times New Roman"/>
          <w:szCs w:val="20"/>
          <w:lang w:eastAsia="x-none"/>
        </w:rPr>
        <w:t xml:space="preserve"> is replaced as </w:t>
      </w:r>
      <w:r w:rsidRPr="00BE471E">
        <w:rPr>
          <w:rFonts w:ascii="Times New Roman" w:eastAsia="Times New Roman" w:hAnsi="Times New Roman"/>
          <w:color w:val="FF0000"/>
          <w:szCs w:val="20"/>
          <w:lang w:eastAsia="x-none"/>
        </w:rPr>
        <w:t>intraSlotFrequencyHopping = “enabled”</w:t>
      </w:r>
      <w:r w:rsidRPr="00BE471E">
        <w:rPr>
          <w:rFonts w:ascii="Times New Roman" w:eastAsia="Times New Roman" w:hAnsi="Times New Roman"/>
          <w:szCs w:val="20"/>
          <w:lang w:eastAsia="x-none"/>
        </w:rPr>
        <w:t>.</w:t>
      </w:r>
    </w:p>
    <w:p w14:paraId="75B8DE8A" w14:textId="77777777" w:rsidR="00982519" w:rsidRPr="00BE471E" w:rsidRDefault="00982519" w:rsidP="00982519">
      <w:pPr>
        <w:ind w:left="720" w:hanging="720"/>
        <w:rPr>
          <w:rFonts w:ascii="Times New Roman" w:hAnsi="Times New Roman"/>
          <w:szCs w:val="20"/>
          <w:lang w:eastAsia="x-none"/>
        </w:rPr>
      </w:pPr>
      <w:r w:rsidRPr="00BE471E">
        <w:rPr>
          <w:rFonts w:ascii="Times New Roman" w:hAnsi="Times New Roman"/>
          <w:szCs w:val="20"/>
          <w:lang w:eastAsia="x-none"/>
        </w:rPr>
        <w:t>Proposals:</w:t>
      </w:r>
    </w:p>
    <w:p w14:paraId="503E5815" w14:textId="77777777" w:rsidR="00982519" w:rsidRPr="00BE471E" w:rsidRDefault="00982519" w:rsidP="0099597B">
      <w:pPr>
        <w:numPr>
          <w:ilvl w:val="1"/>
          <w:numId w:val="80"/>
        </w:numPr>
        <w:tabs>
          <w:tab w:val="num" w:pos="785"/>
        </w:tabs>
        <w:ind w:left="785"/>
        <w:rPr>
          <w:rFonts w:ascii="Times New Roman" w:hAnsi="Times New Roman"/>
          <w:szCs w:val="20"/>
        </w:rPr>
      </w:pPr>
      <w:r w:rsidRPr="00BE471E">
        <w:rPr>
          <w:rFonts w:ascii="Times New Roman" w:hAnsi="Times New Roman"/>
          <w:szCs w:val="20"/>
        </w:rPr>
        <w:t>When AN/SR and CSI PUCCH resources have the same starting symbols, UE assumes a fixed rank for CSI part 2 in determination of PUCCH resource set from which one PUCCH resource is used for transmission of AN/SR and CSI</w:t>
      </w:r>
    </w:p>
    <w:p w14:paraId="02C5F287" w14:textId="77777777" w:rsidR="00982519" w:rsidRPr="00BE471E" w:rsidRDefault="00982519" w:rsidP="0099597B">
      <w:pPr>
        <w:numPr>
          <w:ilvl w:val="2"/>
          <w:numId w:val="80"/>
        </w:numPr>
        <w:tabs>
          <w:tab w:val="num" w:pos="1505"/>
        </w:tabs>
        <w:ind w:left="1505"/>
        <w:rPr>
          <w:rFonts w:ascii="Times New Roman" w:hAnsi="Times New Roman"/>
          <w:szCs w:val="20"/>
        </w:rPr>
      </w:pPr>
      <w:r w:rsidRPr="00BE471E">
        <w:rPr>
          <w:rFonts w:ascii="Times New Roman" w:hAnsi="Times New Roman"/>
          <w:szCs w:val="20"/>
        </w:rPr>
        <w:t>FFS: the value of fixed rank</w:t>
      </w:r>
    </w:p>
    <w:p w14:paraId="7EF5D0CC" w14:textId="77777777" w:rsidR="00982519" w:rsidRPr="00BE471E" w:rsidRDefault="00982519" w:rsidP="0099597B">
      <w:pPr>
        <w:numPr>
          <w:ilvl w:val="0"/>
          <w:numId w:val="80"/>
        </w:numPr>
        <w:rPr>
          <w:rFonts w:ascii="Times New Roman" w:hAnsi="Times New Roman"/>
          <w:szCs w:val="20"/>
        </w:rPr>
      </w:pPr>
      <w:r w:rsidRPr="00BE471E">
        <w:rPr>
          <w:rFonts w:ascii="Times New Roman" w:hAnsi="Times New Roman"/>
          <w:szCs w:val="20"/>
        </w:rPr>
        <w:t>Also consider the case of PUSCH</w:t>
      </w:r>
    </w:p>
    <w:p w14:paraId="543FF608" w14:textId="074A9E38" w:rsidR="00982519" w:rsidRDefault="00982519" w:rsidP="00982519">
      <w:pPr>
        <w:ind w:left="720" w:hanging="720"/>
        <w:rPr>
          <w:rFonts w:ascii="Times New Roman" w:hAnsi="Times New Roman"/>
          <w:szCs w:val="20"/>
          <w:lang w:eastAsia="x-none"/>
        </w:rPr>
      </w:pPr>
    </w:p>
    <w:p w14:paraId="54A47A99" w14:textId="6DA2BBA0" w:rsidR="00E75D77" w:rsidRPr="00E75D77" w:rsidRDefault="00E75D77" w:rsidP="00982519">
      <w:pPr>
        <w:ind w:left="720" w:hanging="720"/>
        <w:rPr>
          <w:rFonts w:ascii="Times New Roman" w:hAnsi="Times New Roman"/>
          <w:b/>
          <w:szCs w:val="20"/>
          <w:lang w:eastAsia="x-none"/>
        </w:rPr>
      </w:pPr>
      <w:r w:rsidRPr="00E75D77">
        <w:rPr>
          <w:rFonts w:ascii="Times New Roman" w:hAnsi="Times New Roman"/>
          <w:b/>
          <w:szCs w:val="20"/>
          <w:lang w:eastAsia="x-none"/>
        </w:rPr>
        <w:t>Wednesday</w:t>
      </w:r>
    </w:p>
    <w:p w14:paraId="1704C9CA" w14:textId="30B448DA" w:rsidR="00E75D77" w:rsidRPr="00E75D77" w:rsidRDefault="00603E09" w:rsidP="00E75D77">
      <w:pPr>
        <w:ind w:left="720" w:hanging="720"/>
        <w:rPr>
          <w:rFonts w:ascii="Times New Roman" w:hAnsi="Times New Roman"/>
          <w:b/>
          <w:szCs w:val="20"/>
          <w:lang w:eastAsia="x-none"/>
        </w:rPr>
      </w:pPr>
      <w:hyperlink r:id="rId1615" w:history="1">
        <w:r w:rsidR="00FE4C7E">
          <w:rPr>
            <w:rStyle w:val="Hyperlink"/>
            <w:rFonts w:ascii="Times New Roman" w:hAnsi="Times New Roman"/>
            <w:b/>
            <w:szCs w:val="20"/>
            <w:lang w:eastAsia="x-none"/>
          </w:rPr>
          <w:t>R1-1805615</w:t>
        </w:r>
      </w:hyperlink>
      <w:r w:rsidR="00E75D77" w:rsidRPr="00E75D77">
        <w:rPr>
          <w:rFonts w:ascii="Times New Roman" w:hAnsi="Times New Roman"/>
          <w:b/>
          <w:szCs w:val="20"/>
          <w:lang w:eastAsia="x-none"/>
        </w:rPr>
        <w:tab/>
        <w:t>Outcome of the offline discussion for PUCCH structure in long-duration</w:t>
      </w:r>
      <w:r w:rsidR="00E75D77" w:rsidRPr="00E75D77">
        <w:rPr>
          <w:rFonts w:ascii="Times New Roman" w:hAnsi="Times New Roman"/>
          <w:b/>
          <w:szCs w:val="20"/>
          <w:lang w:eastAsia="x-none"/>
        </w:rPr>
        <w:tab/>
        <w:t>Huawei</w:t>
      </w:r>
    </w:p>
    <w:p w14:paraId="7A8E6124" w14:textId="77777777" w:rsidR="00E75D77" w:rsidRDefault="00E75D77" w:rsidP="00E75D7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3D1CDEB8" w14:textId="77777777" w:rsidR="0032639E" w:rsidRDefault="0032639E" w:rsidP="0032639E">
      <w:pPr>
        <w:ind w:left="720" w:hanging="720"/>
        <w:rPr>
          <w:szCs w:val="20"/>
          <w:highlight w:val="yellow"/>
        </w:rPr>
      </w:pPr>
    </w:p>
    <w:p w14:paraId="0E50DA8D" w14:textId="2E5CE729" w:rsidR="0032639E" w:rsidRPr="00BE471E" w:rsidRDefault="0032639E" w:rsidP="0032639E">
      <w:pPr>
        <w:ind w:left="720" w:hanging="720"/>
        <w:rPr>
          <w:szCs w:val="20"/>
        </w:rPr>
      </w:pPr>
      <w:r w:rsidRPr="00BE471E">
        <w:rPr>
          <w:szCs w:val="20"/>
        </w:rPr>
        <w:t>Proposed conclusion:</w:t>
      </w:r>
    </w:p>
    <w:p w14:paraId="4EDD1B9A" w14:textId="77777777" w:rsidR="0032639E" w:rsidRPr="00BE471E" w:rsidRDefault="0032639E" w:rsidP="00BC4EF6">
      <w:pPr>
        <w:numPr>
          <w:ilvl w:val="0"/>
          <w:numId w:val="152"/>
        </w:numPr>
        <w:rPr>
          <w:rFonts w:eastAsia="Yu Mincho"/>
          <w:szCs w:val="20"/>
          <w:lang w:eastAsia="ja-JP"/>
        </w:rPr>
      </w:pPr>
      <w:r w:rsidRPr="00BE471E">
        <w:rPr>
          <w:rFonts w:eastAsia="Yu Mincho"/>
          <w:szCs w:val="20"/>
          <w:lang w:eastAsia="ja-JP"/>
        </w:rPr>
        <w:t xml:space="preserve">The meaning of the capability of FH (frequency-hopping) is UE is configured the higher layer parameter intraSlotFrequencyHopping as “enabled” including the case where the values of startingPRB and secondHopPRB are the same. </w:t>
      </w:r>
    </w:p>
    <w:p w14:paraId="1378CE9F" w14:textId="77777777" w:rsidR="0032639E" w:rsidRPr="00BE471E" w:rsidRDefault="0032639E" w:rsidP="00BC4EF6">
      <w:pPr>
        <w:numPr>
          <w:ilvl w:val="0"/>
          <w:numId w:val="152"/>
        </w:numPr>
        <w:rPr>
          <w:rFonts w:eastAsia="Yu Mincho"/>
          <w:szCs w:val="20"/>
          <w:lang w:eastAsia="ja-JP"/>
        </w:rPr>
      </w:pPr>
      <w:r w:rsidRPr="00BE471E">
        <w:rPr>
          <w:rFonts w:eastAsia="Yu Mincho"/>
          <w:szCs w:val="20"/>
          <w:lang w:eastAsia="ja-JP"/>
        </w:rPr>
        <w:t>When intraSlotFrequencyHopping is enabled, UE is not required to keep phase coherence or use the same antenna port between the two hops even when the values of startingPRB and secondHopPRB are the same</w:t>
      </w:r>
    </w:p>
    <w:p w14:paraId="1C9B5DEA" w14:textId="77777777" w:rsidR="0032639E" w:rsidRPr="00BE471E" w:rsidRDefault="0032639E" w:rsidP="00BC4EF6">
      <w:pPr>
        <w:numPr>
          <w:ilvl w:val="1"/>
          <w:numId w:val="152"/>
        </w:numPr>
        <w:rPr>
          <w:rFonts w:eastAsia="Yu Mincho"/>
          <w:szCs w:val="20"/>
          <w:lang w:eastAsia="ja-JP"/>
        </w:rPr>
      </w:pPr>
      <w:r w:rsidRPr="00BE471E">
        <w:rPr>
          <w:rFonts w:eastAsia="Yu Mincho"/>
          <w:szCs w:val="20"/>
          <w:lang w:eastAsia="ja-JP"/>
        </w:rPr>
        <w:t>FFS the issue of phase coherent within one hop (including the case when hopping is disabled)</w:t>
      </w:r>
    </w:p>
    <w:p w14:paraId="0F6E9DAC" w14:textId="77777777" w:rsidR="0032639E" w:rsidRPr="00BE471E" w:rsidRDefault="0032639E" w:rsidP="00BC4EF6">
      <w:pPr>
        <w:numPr>
          <w:ilvl w:val="0"/>
          <w:numId w:val="152"/>
        </w:numPr>
        <w:rPr>
          <w:rFonts w:eastAsia="Yu Mincho"/>
          <w:szCs w:val="20"/>
          <w:lang w:eastAsia="ja-JP"/>
        </w:rPr>
      </w:pPr>
      <w:r w:rsidRPr="00BE471E">
        <w:rPr>
          <w:rFonts w:eastAsia="Yu Mincho"/>
          <w:szCs w:val="20"/>
          <w:lang w:eastAsia="ja-JP"/>
        </w:rPr>
        <w:t>No spec impact for the above two bullets</w:t>
      </w:r>
    </w:p>
    <w:p w14:paraId="21A383C9" w14:textId="77777777" w:rsidR="0032639E" w:rsidRPr="00BE471E" w:rsidRDefault="0032639E" w:rsidP="0032639E">
      <w:pPr>
        <w:ind w:left="720" w:hanging="720"/>
        <w:rPr>
          <w:szCs w:val="20"/>
        </w:rPr>
      </w:pPr>
    </w:p>
    <w:p w14:paraId="1903879F" w14:textId="77777777" w:rsidR="0032639E" w:rsidRPr="00BE471E" w:rsidRDefault="0032639E" w:rsidP="0032639E">
      <w:r w:rsidRPr="00BE471E">
        <w:t>Proposals:</w:t>
      </w:r>
    </w:p>
    <w:p w14:paraId="37768AD2" w14:textId="77777777" w:rsidR="0032639E" w:rsidRPr="00BE471E" w:rsidRDefault="0032639E" w:rsidP="0032639E">
      <w:pPr>
        <w:numPr>
          <w:ilvl w:val="0"/>
          <w:numId w:val="80"/>
        </w:numPr>
        <w:rPr>
          <w:szCs w:val="20"/>
        </w:rPr>
      </w:pPr>
      <w:r w:rsidRPr="00BE471E">
        <w:rPr>
          <w:szCs w:val="20"/>
        </w:rPr>
        <w:t>When AN/SR and SP-CSI PUCCH resources have the same starting symbols, the following options can be considered (down selected)</w:t>
      </w:r>
    </w:p>
    <w:p w14:paraId="59B86CA2" w14:textId="77777777" w:rsidR="0032639E" w:rsidRPr="00BE471E" w:rsidRDefault="0032639E" w:rsidP="0032639E">
      <w:pPr>
        <w:numPr>
          <w:ilvl w:val="1"/>
          <w:numId w:val="80"/>
        </w:numPr>
        <w:rPr>
          <w:szCs w:val="20"/>
        </w:rPr>
      </w:pPr>
      <w:r w:rsidRPr="00BE471E">
        <w:rPr>
          <w:szCs w:val="20"/>
        </w:rPr>
        <w:t>Opt1: Drop SP-CSI and only transmit AN/SR</w:t>
      </w:r>
    </w:p>
    <w:p w14:paraId="132C7499" w14:textId="77777777" w:rsidR="0032639E" w:rsidRPr="00BE471E" w:rsidRDefault="0032639E" w:rsidP="0032639E">
      <w:pPr>
        <w:numPr>
          <w:ilvl w:val="1"/>
          <w:numId w:val="80"/>
        </w:numPr>
        <w:rPr>
          <w:szCs w:val="20"/>
        </w:rPr>
      </w:pPr>
      <w:r w:rsidRPr="00BE471E">
        <w:rPr>
          <w:szCs w:val="20"/>
        </w:rPr>
        <w:t xml:space="preserve">Opt2: Drop CSI part2 for SP-CSI and only transmit AN/SR and CSI part1 </w:t>
      </w:r>
    </w:p>
    <w:p w14:paraId="2B81BAB8" w14:textId="77777777" w:rsidR="0032639E" w:rsidRPr="00BE471E" w:rsidRDefault="0032639E" w:rsidP="0032639E">
      <w:pPr>
        <w:numPr>
          <w:ilvl w:val="1"/>
          <w:numId w:val="80"/>
        </w:numPr>
        <w:rPr>
          <w:szCs w:val="20"/>
        </w:rPr>
      </w:pPr>
      <w:r w:rsidRPr="00BE471E">
        <w:rPr>
          <w:szCs w:val="20"/>
        </w:rPr>
        <w:t>Opt3: Multiplex AN/SR and SP-CSI on a PUCCH resource. The reference payload for CSI part 2 could be estimated based on one of the following options (down selected)</w:t>
      </w:r>
    </w:p>
    <w:p w14:paraId="2AE4F3F8" w14:textId="77777777" w:rsidR="0032639E" w:rsidRPr="00BE471E" w:rsidRDefault="0032639E" w:rsidP="0032639E">
      <w:pPr>
        <w:numPr>
          <w:ilvl w:val="2"/>
          <w:numId w:val="80"/>
        </w:numPr>
        <w:contextualSpacing/>
        <w:rPr>
          <w:szCs w:val="20"/>
          <w:lang w:eastAsia="x-none"/>
        </w:rPr>
      </w:pPr>
      <w:r w:rsidRPr="00BE471E">
        <w:rPr>
          <w:szCs w:val="20"/>
          <w:lang w:eastAsia="x-none"/>
        </w:rPr>
        <w:t>Opt1: Assume rank 1</w:t>
      </w:r>
    </w:p>
    <w:p w14:paraId="2C7043BE" w14:textId="01AD5F38" w:rsidR="0032639E" w:rsidRPr="00BE471E" w:rsidRDefault="0032639E" w:rsidP="0032639E">
      <w:pPr>
        <w:numPr>
          <w:ilvl w:val="3"/>
          <w:numId w:val="80"/>
        </w:numPr>
        <w:contextualSpacing/>
        <w:rPr>
          <w:szCs w:val="20"/>
          <w:lang w:eastAsia="x-none"/>
        </w:rPr>
      </w:pPr>
      <w:r w:rsidRPr="00BE471E">
        <w:rPr>
          <w:szCs w:val="20"/>
          <w:lang w:eastAsia="x-none"/>
        </w:rPr>
        <w:t>Ericsson, MediaTek, Samsung, Intel, Qualcomm, LGE</w:t>
      </w:r>
    </w:p>
    <w:p w14:paraId="69E390E9" w14:textId="77777777" w:rsidR="0032639E" w:rsidRPr="00BE471E" w:rsidRDefault="0032639E" w:rsidP="0032639E">
      <w:pPr>
        <w:numPr>
          <w:ilvl w:val="2"/>
          <w:numId w:val="80"/>
        </w:numPr>
        <w:contextualSpacing/>
        <w:rPr>
          <w:szCs w:val="20"/>
          <w:lang w:eastAsia="x-none"/>
        </w:rPr>
      </w:pPr>
      <w:r w:rsidRPr="00BE471E">
        <w:rPr>
          <w:szCs w:val="20"/>
          <w:lang w:eastAsia="x-none"/>
        </w:rPr>
        <w:t xml:space="preserve">Opt2: Assume maximum size of CSI part 2  </w:t>
      </w:r>
    </w:p>
    <w:p w14:paraId="5A3B2005" w14:textId="18E9D40E" w:rsidR="0032639E" w:rsidRPr="00BE471E" w:rsidRDefault="0032639E" w:rsidP="0032639E">
      <w:pPr>
        <w:numPr>
          <w:ilvl w:val="3"/>
          <w:numId w:val="80"/>
        </w:numPr>
        <w:contextualSpacing/>
        <w:rPr>
          <w:szCs w:val="20"/>
          <w:lang w:eastAsia="x-none"/>
        </w:rPr>
      </w:pPr>
      <w:r w:rsidRPr="00BE471E">
        <w:rPr>
          <w:szCs w:val="20"/>
          <w:lang w:eastAsia="x-none"/>
        </w:rPr>
        <w:t>OPPO, Huawei, Lenovo</w:t>
      </w:r>
    </w:p>
    <w:p w14:paraId="0878E81B" w14:textId="63FEC477" w:rsidR="00E75D77" w:rsidRPr="00BE471E" w:rsidRDefault="00E75D77" w:rsidP="00E75D77">
      <w:pPr>
        <w:ind w:left="720" w:hanging="720"/>
        <w:rPr>
          <w:rFonts w:ascii="Times New Roman" w:hAnsi="Times New Roman"/>
          <w:szCs w:val="20"/>
          <w:lang w:eastAsia="x-none"/>
        </w:rPr>
      </w:pPr>
    </w:p>
    <w:p w14:paraId="3FC3FA86" w14:textId="439F91BF" w:rsidR="00E75D77" w:rsidRPr="00DD4641" w:rsidRDefault="00DD4641" w:rsidP="00E75D77">
      <w:pPr>
        <w:ind w:left="720" w:hanging="720"/>
        <w:rPr>
          <w:rFonts w:ascii="Times New Roman" w:hAnsi="Times New Roman"/>
          <w:b/>
          <w:szCs w:val="20"/>
          <w:lang w:eastAsia="x-none"/>
        </w:rPr>
      </w:pPr>
      <w:r w:rsidRPr="00BE471E">
        <w:rPr>
          <w:rFonts w:ascii="Times New Roman" w:hAnsi="Times New Roman"/>
          <w:b/>
          <w:szCs w:val="20"/>
          <w:lang w:eastAsia="x-none"/>
        </w:rPr>
        <w:t>Friday</w:t>
      </w:r>
    </w:p>
    <w:p w14:paraId="5BA72626" w14:textId="50452DEF" w:rsidR="00DD4641" w:rsidRPr="00DD4641" w:rsidRDefault="00603E09" w:rsidP="00DD4641">
      <w:pPr>
        <w:ind w:left="720" w:hanging="720"/>
        <w:rPr>
          <w:rFonts w:ascii="Times New Roman" w:hAnsi="Times New Roman"/>
          <w:b/>
          <w:szCs w:val="20"/>
          <w:lang w:eastAsia="x-none"/>
        </w:rPr>
      </w:pPr>
      <w:hyperlink r:id="rId1616" w:history="1">
        <w:r w:rsidR="00FE4C7E">
          <w:rPr>
            <w:rStyle w:val="Hyperlink"/>
            <w:rFonts w:ascii="Times New Roman" w:hAnsi="Times New Roman"/>
            <w:b/>
            <w:szCs w:val="20"/>
            <w:lang w:eastAsia="x-none"/>
          </w:rPr>
          <w:t>R1-1805733</w:t>
        </w:r>
      </w:hyperlink>
      <w:r w:rsidR="00DD4641" w:rsidRPr="00DD4641">
        <w:rPr>
          <w:rFonts w:ascii="Times New Roman" w:hAnsi="Times New Roman"/>
          <w:b/>
          <w:szCs w:val="20"/>
          <w:lang w:eastAsia="x-none"/>
        </w:rPr>
        <w:tab/>
        <w:t>Outcome of the offline discussion for PUCCH structure in long-duration</w:t>
      </w:r>
      <w:r w:rsidR="00DD4641" w:rsidRPr="00DD4641">
        <w:rPr>
          <w:rFonts w:ascii="Times New Roman" w:hAnsi="Times New Roman"/>
          <w:b/>
          <w:szCs w:val="20"/>
          <w:lang w:eastAsia="x-none"/>
        </w:rPr>
        <w:tab/>
        <w:t>Huawei</w:t>
      </w:r>
    </w:p>
    <w:p w14:paraId="079ED497" w14:textId="77777777" w:rsidR="00DD4641" w:rsidRDefault="00DD4641" w:rsidP="00DD464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6398C9A5" w14:textId="2F42EF50" w:rsidR="00DD4641" w:rsidRDefault="00DD4641" w:rsidP="00DD4641">
      <w:pPr>
        <w:ind w:left="720" w:hanging="720"/>
        <w:rPr>
          <w:rFonts w:ascii="Times New Roman" w:hAnsi="Times New Roman"/>
          <w:szCs w:val="20"/>
          <w:lang w:eastAsia="x-none"/>
        </w:rPr>
      </w:pPr>
    </w:p>
    <w:p w14:paraId="187AC9C9" w14:textId="77777777" w:rsidR="00145CC8" w:rsidRPr="00145CC8" w:rsidRDefault="00145CC8" w:rsidP="00145CC8">
      <w:pPr>
        <w:rPr>
          <w:b/>
        </w:rPr>
      </w:pPr>
      <w:r w:rsidRPr="00145CC8">
        <w:rPr>
          <w:highlight w:val="green"/>
        </w:rPr>
        <w:t>Agreements</w:t>
      </w:r>
      <w:r w:rsidRPr="00145CC8">
        <w:rPr>
          <w:b/>
        </w:rPr>
        <w:t>:</w:t>
      </w:r>
    </w:p>
    <w:p w14:paraId="399BEC7A" w14:textId="05E62430" w:rsidR="00145CC8" w:rsidRDefault="00145CC8" w:rsidP="00145CC8">
      <w:pPr>
        <w:pStyle w:val="ListParagraph"/>
        <w:numPr>
          <w:ilvl w:val="0"/>
          <w:numId w:val="406"/>
        </w:numPr>
      </w:pPr>
      <w:r w:rsidRPr="00145CC8">
        <w:t>To adopt the following TP to 9.2.5.2 of 38.213</w:t>
      </w:r>
    </w:p>
    <w:p w14:paraId="4A5D0821" w14:textId="0B2C5DE6" w:rsidR="00145CC8" w:rsidRPr="00145CC8" w:rsidRDefault="00145CC8" w:rsidP="00145CC8">
      <w:pPr>
        <w:rPr>
          <w:szCs w:val="20"/>
        </w:rPr>
      </w:pPr>
      <w:r w:rsidRPr="00145CC8">
        <w:rPr>
          <w:szCs w:val="20"/>
        </w:rPr>
        <w:t xml:space="preserve">---- </w:t>
      </w:r>
      <w:r>
        <w:rPr>
          <w:szCs w:val="20"/>
        </w:rPr>
        <w:t>Start</w:t>
      </w:r>
      <w:r w:rsidRPr="00145CC8">
        <w:rPr>
          <w:szCs w:val="20"/>
        </w:rPr>
        <w:t xml:space="preserve"> of TP ----</w:t>
      </w:r>
    </w:p>
    <w:p w14:paraId="2DCBD099" w14:textId="5978AEB6" w:rsidR="00145CC8" w:rsidRPr="00145CC8" w:rsidRDefault="00145CC8" w:rsidP="00145CC8">
      <w:pPr>
        <w:numPr>
          <w:ilvl w:val="0"/>
          <w:numId w:val="403"/>
        </w:numPr>
        <w:tabs>
          <w:tab w:val="num" w:pos="928"/>
        </w:tabs>
        <w:overflowPunct w:val="0"/>
        <w:autoSpaceDE w:val="0"/>
        <w:autoSpaceDN w:val="0"/>
        <w:adjustRightInd w:val="0"/>
        <w:ind w:left="928"/>
        <w:textAlignment w:val="baseline"/>
        <w:rPr>
          <w:lang w:eastAsia="zh-CN"/>
        </w:rPr>
      </w:pPr>
      <w:r w:rsidRPr="00145CC8">
        <w:rPr>
          <w:lang w:eastAsia="zh-CN"/>
        </w:rPr>
        <w:t xml:space="preserve">else, the UE selects </w:t>
      </w:r>
      <w:r w:rsidR="00603E09">
        <w:rPr>
          <w:position w:val="-14"/>
        </w:rPr>
        <w:pict w14:anchorId="73631256">
          <v:shape id="_x0000_i1284" type="#_x0000_t75" style="width:33.6pt;height:19.8pt">
            <v:imagedata r:id="rId1617" o:title=""/>
          </v:shape>
        </w:pict>
      </w:r>
      <w:r w:rsidRPr="00145CC8">
        <w:rPr>
          <w:lang w:eastAsia="zh-CN"/>
        </w:rPr>
        <w:t xml:space="preserve"> CSI report(s) for transmission together with HARQ-ACK/SR in ascending order of </w:t>
      </w:r>
      <w:r w:rsidR="00603E09">
        <w:rPr>
          <w:position w:val="-10"/>
        </w:rPr>
        <w:pict w14:anchorId="3AC36341">
          <v:shape id="_x0000_i1285" type="#_x0000_t75" style="width:62.4pt;height:15.6pt">
            <v:imagedata r:id="rId1618" o:title=""/>
          </v:shape>
        </w:pict>
      </w:r>
      <w:r w:rsidRPr="00145CC8">
        <w:rPr>
          <w:lang w:eastAsia="zh-CN"/>
        </w:rPr>
        <w:t xml:space="preserve">, where </w:t>
      </w:r>
      <w:r w:rsidR="00603E09">
        <w:rPr>
          <w:position w:val="-10"/>
        </w:rPr>
        <w:pict w14:anchorId="74C391BF">
          <v:shape id="_x0000_i1286" type="#_x0000_t75" style="width:61.8pt;height:15.6pt">
            <v:imagedata r:id="rId1619" o:title=""/>
          </v:shape>
        </w:pict>
      </w:r>
      <w:r w:rsidRPr="00145CC8">
        <w:rPr>
          <w:lang w:eastAsia="zh-CN"/>
        </w:rPr>
        <w:t xml:space="preserve"> is determined according to </w:t>
      </w:r>
      <w:r w:rsidRPr="00145CC8">
        <w:t>[6, TS 38.214]</w:t>
      </w:r>
      <w:r w:rsidRPr="00145CC8">
        <w:rPr>
          <w:lang w:eastAsia="zh-CN"/>
        </w:rPr>
        <w:t xml:space="preserve">; the value of </w:t>
      </w:r>
      <w:r w:rsidR="00603E09">
        <w:rPr>
          <w:position w:val="-14"/>
        </w:rPr>
        <w:pict w14:anchorId="0DBB4420">
          <v:shape id="_x0000_i1287" type="#_x0000_t75" style="width:33.6pt;height:19.8pt">
            <v:imagedata r:id="rId1620" o:title=""/>
          </v:shape>
        </w:pict>
      </w:r>
      <w:r w:rsidRPr="00145CC8">
        <w:rPr>
          <w:lang w:eastAsia="zh-CN"/>
        </w:rPr>
        <w:t xml:space="preserve"> satisfies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O</m:t>
                </m:r>
              </m:e>
              <m:sub>
                <m:r>
                  <m:rPr>
                    <m:sty m:val="p"/>
                  </m:rPr>
                  <w:rPr>
                    <w:rFonts w:ascii="Cambria Math" w:hAnsi="Cambria Math" w:hint="eastAsia"/>
                    <w:lang w:eastAsia="zh-CN"/>
                  </w:rPr>
                  <m:t>ACK</m:t>
                </m:r>
              </m:sub>
            </m:sSub>
            <m:r>
              <w:rPr>
                <w:rFonts w:ascii="Cambria Math" w:hAnsi="Cambria Math" w:hint="eastAsia"/>
                <w:lang w:eastAsia="zh-CN"/>
              </w:rPr>
              <m:t>+</m:t>
            </m:r>
            <m:sSub>
              <m:sSubPr>
                <m:ctrlPr>
                  <w:rPr>
                    <w:rFonts w:ascii="Cambria Math" w:hAnsi="Cambria Math"/>
                    <w:i/>
                    <w:lang w:eastAsia="zh-CN"/>
                  </w:rPr>
                </m:ctrlPr>
              </m:sSubPr>
              <m:e>
                <m:r>
                  <w:rPr>
                    <w:rFonts w:ascii="Cambria Math" w:hAnsi="Cambria Math"/>
                    <w:lang w:eastAsia="zh-CN"/>
                  </w:rPr>
                  <m:t>O</m:t>
                </m:r>
              </m:e>
              <m:sub>
                <m:r>
                  <m:rPr>
                    <m:sty m:val="p"/>
                  </m:rPr>
                  <w:rPr>
                    <w:rFonts w:ascii="Cambria Math" w:hAnsi="Cambria Math" w:hint="eastAsia"/>
                    <w:lang w:eastAsia="zh-CN"/>
                  </w:rPr>
                  <m:t>SR</m:t>
                </m:r>
              </m:sub>
            </m:sSub>
            <m:r>
              <w:rPr>
                <w:rFonts w:ascii="Cambria Math" w:hAnsi="Cambria Math" w:hint="eastAsia"/>
                <w:lang w:eastAsia="zh-CN"/>
              </w:rPr>
              <m:t>+</m:t>
            </m:r>
            <m:nary>
              <m:naryPr>
                <m:chr m:val="∑"/>
                <m:limLoc m:val="undOvr"/>
                <m:ctrlPr>
                  <w:rPr>
                    <w:rFonts w:ascii="Cambria Math" w:hAnsi="Cambria Math"/>
                    <w:lang w:eastAsia="zh-CN"/>
                  </w:rPr>
                </m:ctrlPr>
              </m:naryPr>
              <m:sub>
                <m:r>
                  <w:rPr>
                    <w:rFonts w:ascii="Cambria Math" w:hAnsi="Cambria Math"/>
                    <w:lang w:eastAsia="zh-CN"/>
                  </w:rPr>
                  <m:t>n=1</m:t>
                </m:r>
              </m:sub>
              <m:sup>
                <m:sSubSup>
                  <m:sSubSupPr>
                    <m:ctrlPr>
                      <w:rPr>
                        <w:rFonts w:ascii="Cambria Math" w:hAnsi="Cambria Math"/>
                        <w:i/>
                        <w:lang w:eastAsia="zh-CN"/>
                      </w:rPr>
                    </m:ctrlPr>
                  </m:sSubSupPr>
                  <m:e>
                    <m:r>
                      <w:rPr>
                        <w:rFonts w:ascii="Cambria Math" w:hAnsi="Cambria Math"/>
                        <w:lang w:eastAsia="zh-CN"/>
                      </w:rPr>
                      <m:t>N</m:t>
                    </m:r>
                  </m:e>
                  <m:sub>
                    <m:r>
                      <m:rPr>
                        <m:sty m:val="p"/>
                      </m:rPr>
                      <w:rPr>
                        <w:rFonts w:ascii="Cambria Math" w:hAnsi="Cambria Math" w:hint="eastAsia"/>
                        <w:lang w:eastAsia="zh-CN"/>
                      </w:rPr>
                      <m:t>CSI</m:t>
                    </m:r>
                  </m:sub>
                  <m:sup>
                    <m:r>
                      <m:rPr>
                        <m:sty m:val="p"/>
                      </m:rPr>
                      <w:rPr>
                        <w:rFonts w:ascii="Cambria Math" w:hAnsi="Cambria Math" w:hint="eastAsia"/>
                        <w:lang w:eastAsia="zh-CN"/>
                      </w:rPr>
                      <m:t>reported</m:t>
                    </m:r>
                  </m:sup>
                </m:sSubSup>
              </m:sup>
              <m:e>
                <m:sSub>
                  <m:sSubPr>
                    <m:ctrlPr>
                      <w:rPr>
                        <w:rFonts w:ascii="Cambria Math" w:hAnsi="Cambria Math"/>
                        <w:i/>
                        <w:lang w:eastAsia="zh-CN"/>
                      </w:rPr>
                    </m:ctrlPr>
                  </m:sSubPr>
                  <m:e>
                    <m:r>
                      <w:rPr>
                        <w:rFonts w:ascii="Cambria Math" w:hAnsi="Cambria Math"/>
                        <w:lang w:eastAsia="zh-CN"/>
                      </w:rPr>
                      <m:t>O</m:t>
                    </m:r>
                  </m:e>
                  <m:sub>
                    <m:r>
                      <m:rPr>
                        <m:sty m:val="p"/>
                      </m:rPr>
                      <w:rPr>
                        <w:rFonts w:ascii="Cambria Math" w:hAnsi="Cambria Math"/>
                        <w:lang w:eastAsia="zh-CN"/>
                      </w:rPr>
                      <m:t>CSI,n</m:t>
                    </m:r>
                  </m:sub>
                </m:sSub>
                <m:r>
                  <w:rPr>
                    <w:rFonts w:ascii="Cambria Math" w:hAnsi="Cambria Math" w:hint="eastAsia"/>
                    <w:lang w:eastAsia="zh-CN"/>
                  </w:rPr>
                  <m:t>+</m:t>
                </m:r>
              </m:e>
            </m:nary>
            <m:sSub>
              <m:sSubPr>
                <m:ctrlPr>
                  <w:del w:id="524" w:author="Sharp" w:date="2018-04-18T18:43:00Z">
                    <w:rPr>
                      <w:rFonts w:ascii="Cambria Math" w:hAnsi="Cambria Math"/>
                      <w:i/>
                      <w:lang w:eastAsia="zh-CN"/>
                    </w:rPr>
                  </w:del>
                </m:ctrlPr>
              </m:sSubPr>
              <m:e>
                <m:r>
                  <w:del w:id="525" w:author="Sharp" w:date="2018-04-18T18:43:00Z">
                    <w:rPr>
                      <w:rFonts w:ascii="Cambria Math" w:hAnsi="Cambria Math"/>
                      <w:lang w:eastAsia="zh-CN"/>
                    </w:rPr>
                    <m:t>O</m:t>
                  </w:del>
                </m:r>
              </m:e>
              <m:sub>
                <m:r>
                  <w:del w:id="526" w:author="Sharp" w:date="2018-04-18T18:43:00Z">
                    <m:rPr>
                      <m:sty m:val="p"/>
                    </m:rPr>
                    <w:rPr>
                      <w:rFonts w:ascii="Cambria Math" w:hAnsi="Cambria Math" w:hint="eastAsia"/>
                      <w:lang w:eastAsia="zh-CN"/>
                    </w:rPr>
                    <m:t>CRC</m:t>
                  </w:del>
                </m:r>
              </m:sub>
            </m:sSub>
            <m:sSub>
              <m:sSubPr>
                <m:ctrlPr>
                  <w:ins w:id="527" w:author="Sharp" w:date="2018-04-18T18:43:00Z">
                    <w:rPr>
                      <w:rFonts w:ascii="Cambria Math" w:hAnsi="Cambria Math"/>
                      <w:i/>
                      <w:lang w:eastAsia="zh-CN"/>
                    </w:rPr>
                  </w:ins>
                </m:ctrlPr>
              </m:sSubPr>
              <m:e>
                <m:r>
                  <w:ins w:id="528" w:author="Sharp" w:date="2018-04-18T18:43:00Z">
                    <w:rPr>
                      <w:rFonts w:ascii="Cambria Math" w:hAnsi="Cambria Math"/>
                      <w:lang w:eastAsia="zh-CN"/>
                    </w:rPr>
                    <m:t>O</m:t>
                  </w:ins>
                </m:r>
              </m:e>
              <m:sub>
                <m:r>
                  <w:ins w:id="529" w:author="Sharp" w:date="2018-04-18T18:43:00Z">
                    <m:rPr>
                      <m:sty m:val="p"/>
                    </m:rPr>
                    <w:rPr>
                      <w:rFonts w:ascii="Cambria Math" w:hAnsi="Cambria Math" w:hint="eastAsia"/>
                      <w:lang w:eastAsia="zh-CN"/>
                    </w:rPr>
                    <m:t>CRC</m:t>
                  </w:ins>
                </m:r>
                <m:r>
                  <w:ins w:id="530" w:author="Sharp" w:date="2018-04-18T18:43:00Z">
                    <m:rPr>
                      <m:sty m:val="p"/>
                    </m:rPr>
                    <w:rPr>
                      <w:rFonts w:ascii="Cambria Math" w:hAnsi="Cambria Math"/>
                      <w:lang w:eastAsia="zh-CN"/>
                    </w:rPr>
                    <m:t>,</m:t>
                  </w:ins>
                </m:r>
                <m:r>
                  <w:ins w:id="531" w:author="Sharp" w:date="2018-04-18T18:43:00Z">
                    <w:rPr>
                      <w:rFonts w:ascii="Cambria Math" w:hAnsi="Cambria Math"/>
                      <w:lang w:eastAsia="zh-CN"/>
                    </w:rPr>
                    <m:t>N</m:t>
                  </w:ins>
                </m:r>
              </m:sub>
            </m:sSub>
          </m:e>
        </m:d>
        <m:r>
          <w:rPr>
            <w:rFonts w:ascii="Cambria Math" w:hAnsi="Cambria Math" w:hint="eastAsia"/>
            <w:lang w:eastAsia="zh-CN"/>
          </w:rPr>
          <m:t>≤</m:t>
        </m:r>
        <m:sSubSup>
          <m:sSubSupPr>
            <m:ctrlPr>
              <w:rPr>
                <w:rFonts w:ascii="Cambria Math" w:hAnsi="Cambria Math"/>
                <w:i/>
                <w:lang w:eastAsia="zh-CN"/>
              </w:rPr>
            </m:ctrlPr>
          </m:sSubSupPr>
          <m:e>
            <m:r>
              <w:rPr>
                <w:rFonts w:ascii="Cambria Math" w:hAnsi="Cambria Math"/>
                <w:lang w:eastAsia="zh-CN"/>
              </w:rPr>
              <m:t>M</m:t>
            </m:r>
          </m:e>
          <m:sub>
            <m:r>
              <m:rPr>
                <m:sty m:val="p"/>
              </m:rPr>
              <w:rPr>
                <w:rFonts w:ascii="Cambria Math" w:hAnsi="Cambria Math" w:hint="eastAsia"/>
                <w:lang w:eastAsia="zh-CN"/>
              </w:rPr>
              <m:t>RB</m:t>
            </m:r>
          </m:sub>
          <m:sup>
            <m:r>
              <m:rPr>
                <m:sty m:val="p"/>
              </m:rPr>
              <w:rPr>
                <w:rFonts w:ascii="Cambria Math" w:hAnsi="Cambria Math" w:hint="eastAsia"/>
                <w:lang w:eastAsia="zh-CN"/>
              </w:rPr>
              <m:t>PUCCH</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N</m:t>
            </m:r>
          </m:e>
          <m:sub>
            <m:r>
              <m:rPr>
                <m:sty m:val="p"/>
              </m:rPr>
              <w:rPr>
                <w:rFonts w:ascii="Cambria Math" w:hAnsi="Cambria Math" w:hint="eastAsia"/>
                <w:lang w:eastAsia="zh-CN"/>
              </w:rPr>
              <m:t>sc, ctrl</m:t>
            </m:r>
          </m:sub>
          <m:sup>
            <m:r>
              <m:rPr>
                <m:sty m:val="p"/>
              </m:rPr>
              <w:rPr>
                <w:rFonts w:ascii="Cambria Math" w:hAnsi="Cambria Math" w:hint="eastAsia"/>
                <w:lang w:eastAsia="zh-CN"/>
              </w:rPr>
              <m:t>RB</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N</m:t>
            </m:r>
          </m:e>
          <m:sub>
            <m:r>
              <m:rPr>
                <m:sty m:val="p"/>
              </m:rPr>
              <w:rPr>
                <w:rFonts w:ascii="Cambria Math" w:hAnsi="Cambria Math"/>
                <w:lang w:eastAsia="zh-CN"/>
              </w:rPr>
              <m:t>symb-UCI</m:t>
            </m:r>
          </m:sub>
          <m:sup>
            <m:r>
              <m:rPr>
                <m:sty m:val="p"/>
              </m:rPr>
              <w:rPr>
                <w:rFonts w:ascii="Cambria Math" w:hAnsi="Cambria Math" w:hint="eastAsia"/>
                <w:lang w:eastAsia="zh-CN"/>
              </w:rPr>
              <m:t>PUCCH</m:t>
            </m:r>
          </m:sup>
        </m:sSubSup>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m</m:t>
            </m:r>
          </m:sub>
        </m:sSub>
        <m:r>
          <w:rPr>
            <w:rFonts w:ascii="Cambria Math" w:hAnsi="Cambria Math"/>
            <w:lang w:eastAsia="zh-CN"/>
          </w:rPr>
          <m:t>∙r</m:t>
        </m:r>
      </m:oMath>
      <w:r w:rsidRPr="00145CC8">
        <w:rPr>
          <w:lang w:eastAsia="zh-CN"/>
        </w:rPr>
        <w:t xml:space="preserve"> and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O</m:t>
                </m:r>
              </m:e>
              <m:sub>
                <m:r>
                  <m:rPr>
                    <m:sty m:val="p"/>
                  </m:rPr>
                  <w:rPr>
                    <w:rFonts w:ascii="Cambria Math" w:hAnsi="Cambria Math" w:hint="eastAsia"/>
                    <w:lang w:eastAsia="zh-CN"/>
                  </w:rPr>
                  <m:t>ACK</m:t>
                </m:r>
              </m:sub>
            </m:sSub>
            <m:r>
              <w:rPr>
                <w:rFonts w:ascii="Cambria Math" w:hAnsi="Cambria Math" w:hint="eastAsia"/>
                <w:lang w:eastAsia="zh-CN"/>
              </w:rPr>
              <m:t>+</m:t>
            </m:r>
            <m:sSub>
              <m:sSubPr>
                <m:ctrlPr>
                  <w:rPr>
                    <w:rFonts w:ascii="Cambria Math" w:hAnsi="Cambria Math"/>
                    <w:i/>
                    <w:lang w:eastAsia="zh-CN"/>
                  </w:rPr>
                </m:ctrlPr>
              </m:sSubPr>
              <m:e>
                <m:r>
                  <w:rPr>
                    <w:rFonts w:ascii="Cambria Math" w:hAnsi="Cambria Math"/>
                    <w:lang w:eastAsia="zh-CN"/>
                  </w:rPr>
                  <m:t>O</m:t>
                </m:r>
              </m:e>
              <m:sub>
                <m:r>
                  <m:rPr>
                    <m:sty m:val="p"/>
                  </m:rPr>
                  <w:rPr>
                    <w:rFonts w:ascii="Cambria Math" w:hAnsi="Cambria Math" w:hint="eastAsia"/>
                    <w:lang w:eastAsia="zh-CN"/>
                  </w:rPr>
                  <m:t>SR</m:t>
                </m:r>
              </m:sub>
            </m:sSub>
            <m:r>
              <w:rPr>
                <w:rFonts w:ascii="Cambria Math" w:hAnsi="Cambria Math" w:hint="eastAsia"/>
                <w:lang w:eastAsia="zh-CN"/>
              </w:rPr>
              <m:t>+</m:t>
            </m:r>
            <m:nary>
              <m:naryPr>
                <m:chr m:val="∑"/>
                <m:limLoc m:val="undOvr"/>
                <m:ctrlPr>
                  <w:rPr>
                    <w:rFonts w:ascii="Cambria Math" w:hAnsi="Cambria Math"/>
                    <w:lang w:eastAsia="zh-CN"/>
                  </w:rPr>
                </m:ctrlPr>
              </m:naryPr>
              <m:sub>
                <m:r>
                  <w:rPr>
                    <w:rFonts w:ascii="Cambria Math" w:hAnsi="Cambria Math"/>
                    <w:lang w:eastAsia="zh-CN"/>
                  </w:rPr>
                  <m:t>n=1</m:t>
                </m:r>
              </m:sub>
              <m:sup>
                <m:sSubSup>
                  <m:sSubSupPr>
                    <m:ctrlPr>
                      <w:rPr>
                        <w:rFonts w:ascii="Cambria Math" w:hAnsi="Cambria Math"/>
                        <w:i/>
                        <w:lang w:eastAsia="zh-CN"/>
                      </w:rPr>
                    </m:ctrlPr>
                  </m:sSubSupPr>
                  <m:e>
                    <m:r>
                      <w:rPr>
                        <w:rFonts w:ascii="Cambria Math" w:hAnsi="Cambria Math"/>
                        <w:lang w:eastAsia="zh-CN"/>
                      </w:rPr>
                      <m:t>N</m:t>
                    </m:r>
                  </m:e>
                  <m:sub>
                    <m:r>
                      <m:rPr>
                        <m:sty m:val="p"/>
                      </m:rPr>
                      <w:rPr>
                        <w:rFonts w:ascii="Cambria Math" w:hAnsi="Cambria Math" w:hint="eastAsia"/>
                        <w:lang w:eastAsia="zh-CN"/>
                      </w:rPr>
                      <m:t>CSI</m:t>
                    </m:r>
                  </m:sub>
                  <m:sup>
                    <m:r>
                      <m:rPr>
                        <m:sty m:val="p"/>
                      </m:rPr>
                      <w:rPr>
                        <w:rFonts w:ascii="Cambria Math" w:hAnsi="Cambria Math" w:hint="eastAsia"/>
                        <w:lang w:eastAsia="zh-CN"/>
                      </w:rPr>
                      <m:t>reported</m:t>
                    </m:r>
                  </m:sup>
                </m:sSubSup>
                <m:r>
                  <w:rPr>
                    <w:rFonts w:ascii="Cambria Math" w:hAnsi="Cambria Math"/>
                    <w:lang w:eastAsia="zh-CN"/>
                  </w:rPr>
                  <m:t>+1</m:t>
                </m:r>
              </m:sup>
              <m:e>
                <m:sSub>
                  <m:sSubPr>
                    <m:ctrlPr>
                      <w:rPr>
                        <w:rFonts w:ascii="Cambria Math" w:hAnsi="Cambria Math"/>
                        <w:i/>
                        <w:lang w:eastAsia="zh-CN"/>
                      </w:rPr>
                    </m:ctrlPr>
                  </m:sSubPr>
                  <m:e>
                    <m:r>
                      <w:rPr>
                        <w:rFonts w:ascii="Cambria Math" w:hAnsi="Cambria Math"/>
                        <w:lang w:eastAsia="zh-CN"/>
                      </w:rPr>
                      <m:t>O</m:t>
                    </m:r>
                  </m:e>
                  <m:sub>
                    <m:r>
                      <m:rPr>
                        <m:sty m:val="p"/>
                      </m:rPr>
                      <w:rPr>
                        <w:rFonts w:ascii="Cambria Math" w:hAnsi="Cambria Math"/>
                        <w:lang w:eastAsia="zh-CN"/>
                      </w:rPr>
                      <m:t>CSI,n</m:t>
                    </m:r>
                  </m:sub>
                </m:sSub>
                <m:r>
                  <w:rPr>
                    <w:rFonts w:ascii="Cambria Math" w:hAnsi="Cambria Math" w:hint="eastAsia"/>
                    <w:lang w:eastAsia="zh-CN"/>
                  </w:rPr>
                  <m:t>+</m:t>
                </m:r>
              </m:e>
            </m:nary>
            <m:sSub>
              <m:sSubPr>
                <m:ctrlPr>
                  <w:del w:id="532" w:author="Sharp" w:date="2018-04-18T18:46:00Z">
                    <w:rPr>
                      <w:rFonts w:ascii="Cambria Math" w:hAnsi="Cambria Math"/>
                      <w:i/>
                      <w:lang w:eastAsia="zh-CN"/>
                    </w:rPr>
                  </w:del>
                </m:ctrlPr>
              </m:sSubPr>
              <m:e>
                <m:r>
                  <w:del w:id="533" w:author="Sharp" w:date="2018-04-18T18:46:00Z">
                    <w:rPr>
                      <w:rFonts w:ascii="Cambria Math" w:hAnsi="Cambria Math"/>
                      <w:lang w:eastAsia="zh-CN"/>
                    </w:rPr>
                    <m:t>O</m:t>
                  </w:del>
                </m:r>
              </m:e>
              <m:sub>
                <m:r>
                  <w:del w:id="534" w:author="Sharp" w:date="2018-04-18T18:46:00Z">
                    <m:rPr>
                      <m:sty m:val="p"/>
                    </m:rPr>
                    <w:rPr>
                      <w:rFonts w:ascii="Cambria Math" w:hAnsi="Cambria Math" w:hint="eastAsia"/>
                      <w:lang w:eastAsia="zh-CN"/>
                    </w:rPr>
                    <m:t>CRC</m:t>
                  </w:del>
                </m:r>
              </m:sub>
            </m:sSub>
            <m:sSub>
              <m:sSubPr>
                <m:ctrlPr>
                  <w:ins w:id="535" w:author="Sharp" w:date="2018-04-18T18:46:00Z">
                    <w:rPr>
                      <w:rFonts w:ascii="Cambria Math" w:hAnsi="Cambria Math"/>
                      <w:i/>
                      <w:lang w:eastAsia="zh-CN"/>
                    </w:rPr>
                  </w:ins>
                </m:ctrlPr>
              </m:sSubPr>
              <m:e>
                <m:r>
                  <w:ins w:id="536" w:author="Sharp" w:date="2018-04-18T18:46:00Z">
                    <w:rPr>
                      <w:rFonts w:ascii="Cambria Math" w:hAnsi="Cambria Math"/>
                      <w:lang w:eastAsia="zh-CN"/>
                    </w:rPr>
                    <m:t>O</m:t>
                  </w:ins>
                </m:r>
              </m:e>
              <m:sub>
                <m:r>
                  <w:ins w:id="537" w:author="Sharp" w:date="2018-04-18T18:46:00Z">
                    <m:rPr>
                      <m:sty m:val="p"/>
                    </m:rPr>
                    <w:rPr>
                      <w:rFonts w:ascii="Cambria Math" w:hAnsi="Cambria Math" w:hint="eastAsia"/>
                      <w:lang w:eastAsia="zh-CN"/>
                    </w:rPr>
                    <m:t>CRC</m:t>
                  </w:ins>
                </m:r>
                <m:r>
                  <w:ins w:id="538" w:author="Sharp" w:date="2018-04-18T18:46:00Z">
                    <m:rPr>
                      <m:sty m:val="p"/>
                    </m:rPr>
                    <w:rPr>
                      <w:rFonts w:ascii="Cambria Math" w:hAnsi="Cambria Math"/>
                      <w:lang w:eastAsia="zh-CN"/>
                    </w:rPr>
                    <m:t>,</m:t>
                  </w:ins>
                </m:r>
                <m:r>
                  <w:ins w:id="539" w:author="Sharp" w:date="2018-04-18T18:46:00Z">
                    <w:rPr>
                      <w:rFonts w:ascii="Cambria Math" w:hAnsi="Cambria Math"/>
                      <w:lang w:eastAsia="zh-CN"/>
                    </w:rPr>
                    <m:t>N+1</m:t>
                  </w:ins>
                </m:r>
              </m:sub>
            </m:sSub>
          </m:e>
        </m:d>
        <m:r>
          <w:rPr>
            <w:rFonts w:ascii="Cambria Math" w:hAnsi="Cambria Math" w:hint="eastAsia"/>
            <w:lang w:eastAsia="zh-CN"/>
          </w:rPr>
          <m:t>&gt;</m:t>
        </m:r>
        <m:sSubSup>
          <m:sSubSupPr>
            <m:ctrlPr>
              <w:rPr>
                <w:rFonts w:ascii="Cambria Math" w:hAnsi="Cambria Math"/>
                <w:i/>
                <w:lang w:eastAsia="zh-CN"/>
              </w:rPr>
            </m:ctrlPr>
          </m:sSubSupPr>
          <m:e>
            <m:r>
              <w:rPr>
                <w:rFonts w:ascii="Cambria Math" w:hAnsi="Cambria Math"/>
                <w:lang w:eastAsia="zh-CN"/>
              </w:rPr>
              <m:t>M</m:t>
            </m:r>
          </m:e>
          <m:sub>
            <m:r>
              <m:rPr>
                <m:sty m:val="p"/>
              </m:rPr>
              <w:rPr>
                <w:rFonts w:ascii="Cambria Math" w:hAnsi="Cambria Math" w:hint="eastAsia"/>
                <w:lang w:eastAsia="zh-CN"/>
              </w:rPr>
              <m:t>RB</m:t>
            </m:r>
          </m:sub>
          <m:sup>
            <m:r>
              <m:rPr>
                <m:sty m:val="p"/>
              </m:rPr>
              <w:rPr>
                <w:rFonts w:ascii="Cambria Math" w:hAnsi="Cambria Math" w:hint="eastAsia"/>
                <w:lang w:eastAsia="zh-CN"/>
              </w:rPr>
              <m:t>PUCCH</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N</m:t>
            </m:r>
          </m:e>
          <m:sub>
            <m:r>
              <m:rPr>
                <m:sty m:val="p"/>
              </m:rPr>
              <w:rPr>
                <w:rFonts w:ascii="Cambria Math" w:hAnsi="Cambria Math" w:hint="eastAsia"/>
                <w:lang w:eastAsia="zh-CN"/>
              </w:rPr>
              <m:t>sc, ctrl</m:t>
            </m:r>
          </m:sub>
          <m:sup>
            <m:r>
              <m:rPr>
                <m:sty m:val="p"/>
              </m:rPr>
              <w:rPr>
                <w:rFonts w:ascii="Cambria Math" w:hAnsi="Cambria Math" w:hint="eastAsia"/>
                <w:lang w:eastAsia="zh-CN"/>
              </w:rPr>
              <m:t>RB</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N</m:t>
            </m:r>
          </m:e>
          <m:sub>
            <m:r>
              <m:rPr>
                <m:sty m:val="p"/>
              </m:rPr>
              <w:rPr>
                <w:rFonts w:ascii="Cambria Math" w:hAnsi="Cambria Math"/>
                <w:lang w:eastAsia="zh-CN"/>
              </w:rPr>
              <m:t>symb-UCI</m:t>
            </m:r>
          </m:sub>
          <m:sup>
            <m:r>
              <m:rPr>
                <m:sty m:val="p"/>
              </m:rPr>
              <w:rPr>
                <w:rFonts w:ascii="Cambria Math" w:hAnsi="Cambria Math" w:hint="eastAsia"/>
                <w:lang w:eastAsia="zh-CN"/>
              </w:rPr>
              <m:t>PUCCH</m:t>
            </m:r>
          </m:sup>
        </m:sSubSup>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m</m:t>
            </m:r>
          </m:sub>
        </m:sSub>
        <m:r>
          <w:rPr>
            <w:rFonts w:ascii="Cambria Math" w:hAnsi="Cambria Math"/>
            <w:lang w:eastAsia="zh-CN"/>
          </w:rPr>
          <m:t>∙r</m:t>
        </m:r>
      </m:oMath>
      <w:r w:rsidRPr="00145CC8">
        <w:rPr>
          <w:lang w:eastAsia="zh-CN"/>
        </w:rPr>
        <w:t xml:space="preserve">, where </w:t>
      </w:r>
      <w:r w:rsidR="00603E09">
        <w:rPr>
          <w:position w:val="-12"/>
        </w:rPr>
        <w:pict w14:anchorId="1DC0E71C">
          <v:shape id="_x0000_i1288" type="#_x0000_t75" style="width:24.6pt;height:15.6pt">
            <v:imagedata r:id="rId1621" o:title=""/>
          </v:shape>
        </w:pict>
      </w:r>
      <w:r w:rsidRPr="00145CC8">
        <w:rPr>
          <w:lang w:eastAsia="zh-CN"/>
        </w:rPr>
        <w:t xml:space="preserve"> is the number of CSI report bits for the </w:t>
      </w:r>
      <w:r w:rsidR="00603E09">
        <w:rPr>
          <w:position w:val="-10"/>
        </w:rPr>
        <w:pict w14:anchorId="0C6EE75B">
          <v:shape id="_x0000_i1289" type="#_x0000_t75" style="width:14.4pt;height:15.6pt">
            <v:imagedata r:id="rId1622" o:title=""/>
          </v:shape>
        </w:pict>
      </w:r>
      <w:r w:rsidRPr="00145CC8">
        <w:rPr>
          <w:lang w:eastAsia="zh-CN"/>
        </w:rPr>
        <w:t xml:space="preserve"> CSI report in ascending order of </w:t>
      </w:r>
      <w:r w:rsidR="00603E09">
        <w:rPr>
          <w:position w:val="-10"/>
        </w:rPr>
        <w:pict w14:anchorId="15AE3ACB">
          <v:shape id="_x0000_i1290" type="#_x0000_t75" style="width:61.8pt;height:15.6pt">
            <v:imagedata r:id="rId1623" o:title=""/>
          </v:shape>
        </w:pict>
      </w:r>
      <w:ins w:id="540" w:author="Sharp" w:date="2018-04-18T18:50:00Z">
        <w:r w:rsidRPr="00145CC8">
          <w:t xml:space="preserve">, </w:t>
        </w:r>
        <m:oMath>
          <m:sSub>
            <m:sSubPr>
              <m:ctrlPr>
                <w:rPr>
                  <w:rFonts w:ascii="Cambria Math" w:hAnsi="Cambria Math"/>
                  <w:i/>
                  <w:lang w:eastAsia="zh-CN"/>
                </w:rPr>
              </m:ctrlPr>
            </m:sSubPr>
            <m:e>
              <m:r>
                <w:rPr>
                  <w:rFonts w:ascii="Cambria Math" w:hAnsi="Cambria Math"/>
                  <w:lang w:eastAsia="zh-CN"/>
                </w:rPr>
                <m:t>O</m:t>
              </m:r>
            </m:e>
            <m:sub>
              <m:r>
                <m:rPr>
                  <m:sty m:val="p"/>
                </m:rPr>
                <w:rPr>
                  <w:rFonts w:ascii="Cambria Math" w:hAnsi="Cambria Math" w:hint="eastAsia"/>
                  <w:lang w:eastAsia="zh-CN"/>
                </w:rPr>
                <m:t>CRC,</m:t>
              </m:r>
              <m:r>
                <w:rPr>
                  <w:rFonts w:ascii="Cambria Math" w:hAnsi="Cambria Math"/>
                  <w:lang w:eastAsia="zh-CN"/>
                </w:rPr>
                <m:t>N</m:t>
              </m:r>
            </m:sub>
          </m:sSub>
        </m:oMath>
        <w:r w:rsidRPr="00145CC8">
          <w:rPr>
            <w:lang w:eastAsia="zh-CN"/>
          </w:rPr>
          <w:t xml:space="preserve"> is the number of CRC bits corresponding to </w:t>
        </w:r>
        <m:oMath>
          <m:sSub>
            <m:sSubPr>
              <m:ctrlPr>
                <w:rPr>
                  <w:rFonts w:ascii="Cambria Math" w:hAnsi="Cambria Math"/>
                  <w:i/>
                  <w:lang w:eastAsia="zh-CN"/>
                </w:rPr>
              </m:ctrlPr>
            </m:sSubPr>
            <m:e>
              <m:r>
                <w:rPr>
                  <w:rFonts w:ascii="Cambria Math" w:hAnsi="Cambria Math"/>
                  <w:lang w:eastAsia="zh-CN"/>
                </w:rPr>
                <m:t>O</m:t>
              </m:r>
            </m:e>
            <m:sub>
              <m:r>
                <m:rPr>
                  <m:sty m:val="p"/>
                </m:rPr>
                <w:rPr>
                  <w:rFonts w:ascii="Cambria Math" w:hAnsi="Cambria Math" w:hint="eastAsia"/>
                  <w:lang w:eastAsia="zh-CN"/>
                </w:rPr>
                <m:t>ACK</m:t>
              </m:r>
            </m:sub>
          </m:sSub>
          <m:r>
            <w:rPr>
              <w:rFonts w:ascii="Cambria Math" w:hAnsi="Cambria Math" w:hint="eastAsia"/>
              <w:lang w:eastAsia="zh-CN"/>
            </w:rPr>
            <m:t>+</m:t>
          </m:r>
          <m:sSub>
            <m:sSubPr>
              <m:ctrlPr>
                <w:rPr>
                  <w:rFonts w:ascii="Cambria Math" w:hAnsi="Cambria Math"/>
                  <w:i/>
                  <w:lang w:eastAsia="zh-CN"/>
                </w:rPr>
              </m:ctrlPr>
            </m:sSubPr>
            <m:e>
              <m:r>
                <w:rPr>
                  <w:rFonts w:ascii="Cambria Math" w:hAnsi="Cambria Math"/>
                  <w:lang w:eastAsia="zh-CN"/>
                </w:rPr>
                <m:t>O</m:t>
              </m:r>
            </m:e>
            <m:sub>
              <m:r>
                <m:rPr>
                  <m:sty m:val="p"/>
                </m:rPr>
                <w:rPr>
                  <w:rFonts w:ascii="Cambria Math" w:hAnsi="Cambria Math" w:hint="eastAsia"/>
                  <w:lang w:eastAsia="zh-CN"/>
                </w:rPr>
                <m:t>SR</m:t>
              </m:r>
            </m:sub>
          </m:sSub>
          <m:r>
            <w:rPr>
              <w:rFonts w:ascii="Cambria Math" w:hAnsi="Cambria Math" w:hint="eastAsia"/>
              <w:lang w:eastAsia="zh-CN"/>
            </w:rPr>
            <m:t>+</m:t>
          </m:r>
          <m:nary>
            <m:naryPr>
              <m:chr m:val="∑"/>
              <m:limLoc m:val="undOvr"/>
              <m:ctrlPr>
                <w:rPr>
                  <w:rFonts w:ascii="Cambria Math" w:hAnsi="Cambria Math"/>
                  <w:lang w:eastAsia="zh-CN"/>
                </w:rPr>
              </m:ctrlPr>
            </m:naryPr>
            <m:sub>
              <m:r>
                <w:rPr>
                  <w:rFonts w:ascii="Cambria Math" w:hAnsi="Cambria Math"/>
                  <w:lang w:eastAsia="zh-CN"/>
                </w:rPr>
                <m:t>n=1</m:t>
              </m:r>
            </m:sub>
            <m:sup>
              <m:sSubSup>
                <m:sSubSupPr>
                  <m:ctrlPr>
                    <w:rPr>
                      <w:rFonts w:ascii="Cambria Math" w:hAnsi="Cambria Math"/>
                      <w:i/>
                      <w:lang w:eastAsia="zh-CN"/>
                    </w:rPr>
                  </m:ctrlPr>
                </m:sSubSupPr>
                <m:e>
                  <m:r>
                    <w:rPr>
                      <w:rFonts w:ascii="Cambria Math" w:hAnsi="Cambria Math"/>
                      <w:lang w:eastAsia="zh-CN"/>
                    </w:rPr>
                    <m:t>N</m:t>
                  </m:r>
                </m:e>
                <m:sub>
                  <m:r>
                    <m:rPr>
                      <m:sty m:val="p"/>
                    </m:rPr>
                    <w:rPr>
                      <w:rFonts w:ascii="Cambria Math" w:hAnsi="Cambria Math" w:hint="eastAsia"/>
                      <w:lang w:eastAsia="zh-CN"/>
                    </w:rPr>
                    <m:t>CSI</m:t>
                  </m:r>
                </m:sub>
                <m:sup>
                  <m:r>
                    <m:rPr>
                      <m:sty m:val="p"/>
                    </m:rPr>
                    <w:rPr>
                      <w:rFonts w:ascii="Cambria Math" w:hAnsi="Cambria Math" w:hint="eastAsia"/>
                      <w:lang w:eastAsia="zh-CN"/>
                    </w:rPr>
                    <m:t>reported</m:t>
                  </m:r>
                </m:sup>
              </m:sSubSup>
            </m:sup>
            <m:e>
              <m:sSub>
                <m:sSubPr>
                  <m:ctrlPr>
                    <w:rPr>
                      <w:rFonts w:ascii="Cambria Math" w:hAnsi="Cambria Math"/>
                      <w:i/>
                      <w:lang w:eastAsia="zh-CN"/>
                    </w:rPr>
                  </m:ctrlPr>
                </m:sSubPr>
                <m:e>
                  <m:r>
                    <w:rPr>
                      <w:rFonts w:ascii="Cambria Math" w:hAnsi="Cambria Math"/>
                      <w:lang w:eastAsia="zh-CN"/>
                    </w:rPr>
                    <m:t>O</m:t>
                  </m:r>
                </m:e>
                <m:sub>
                  <m:r>
                    <m:rPr>
                      <m:sty m:val="p"/>
                    </m:rPr>
                    <w:rPr>
                      <w:rFonts w:ascii="Cambria Math" w:hAnsi="Cambria Math" w:hint="eastAsia"/>
                      <w:lang w:eastAsia="zh-CN"/>
                    </w:rPr>
                    <m:t>CSI,n</m:t>
                  </m:r>
                </m:sub>
              </m:sSub>
            </m:e>
          </m:nary>
        </m:oMath>
        <w:r w:rsidRPr="00145CC8">
          <w:rPr>
            <w:lang w:eastAsia="zh-CN"/>
          </w:rPr>
          <w:t xml:space="preserve"> and </w:t>
        </w:r>
        <m:oMath>
          <m:sSub>
            <m:sSubPr>
              <m:ctrlPr>
                <w:rPr>
                  <w:rFonts w:ascii="Cambria Math" w:hAnsi="Cambria Math"/>
                  <w:i/>
                  <w:lang w:eastAsia="zh-CN"/>
                </w:rPr>
              </m:ctrlPr>
            </m:sSubPr>
            <m:e>
              <m:r>
                <w:rPr>
                  <w:rFonts w:ascii="Cambria Math" w:hAnsi="Cambria Math"/>
                  <w:lang w:eastAsia="zh-CN"/>
                </w:rPr>
                <m:t>O</m:t>
              </m:r>
            </m:e>
            <m:sub>
              <m:r>
                <m:rPr>
                  <m:sty m:val="p"/>
                </m:rPr>
                <w:rPr>
                  <w:rFonts w:ascii="Cambria Math" w:hAnsi="Cambria Math" w:hint="eastAsia"/>
                  <w:lang w:eastAsia="zh-CN"/>
                </w:rPr>
                <m:t>CRC,</m:t>
              </m:r>
              <m:r>
                <w:rPr>
                  <w:rFonts w:ascii="Cambria Math" w:hAnsi="Cambria Math"/>
                  <w:lang w:eastAsia="zh-CN"/>
                </w:rPr>
                <m:t>N</m:t>
              </m:r>
              <m:r>
                <m:rPr>
                  <m:sty m:val="p"/>
                </m:rPr>
                <w:rPr>
                  <w:rFonts w:ascii="Cambria Math" w:hAnsi="Cambria Math" w:hint="eastAsia"/>
                  <w:lang w:eastAsia="zh-CN"/>
                </w:rPr>
                <m:t>+1</m:t>
              </m:r>
            </m:sub>
          </m:sSub>
        </m:oMath>
        <w:r w:rsidRPr="00145CC8">
          <w:rPr>
            <w:lang w:eastAsia="zh-CN"/>
          </w:rPr>
          <w:t xml:space="preserve"> is the number of CRC bits corresponding to </w:t>
        </w:r>
        <m:oMath>
          <m:sSub>
            <m:sSubPr>
              <m:ctrlPr>
                <w:rPr>
                  <w:rFonts w:ascii="Cambria Math" w:hAnsi="Cambria Math"/>
                  <w:i/>
                  <w:lang w:eastAsia="zh-CN"/>
                </w:rPr>
              </m:ctrlPr>
            </m:sSubPr>
            <m:e>
              <m:r>
                <w:rPr>
                  <w:rFonts w:ascii="Cambria Math" w:hAnsi="Cambria Math"/>
                  <w:lang w:eastAsia="zh-CN"/>
                </w:rPr>
                <m:t>O</m:t>
              </m:r>
            </m:e>
            <m:sub>
              <m:r>
                <m:rPr>
                  <m:sty m:val="p"/>
                </m:rPr>
                <w:rPr>
                  <w:rFonts w:ascii="Cambria Math" w:hAnsi="Cambria Math" w:hint="eastAsia"/>
                  <w:lang w:eastAsia="zh-CN"/>
                </w:rPr>
                <m:t>ACK</m:t>
              </m:r>
            </m:sub>
          </m:sSub>
          <m:r>
            <w:rPr>
              <w:rFonts w:ascii="Cambria Math" w:hAnsi="Cambria Math" w:hint="eastAsia"/>
              <w:lang w:eastAsia="zh-CN"/>
            </w:rPr>
            <m:t>+</m:t>
          </m:r>
          <m:sSub>
            <m:sSubPr>
              <m:ctrlPr>
                <w:rPr>
                  <w:rFonts w:ascii="Cambria Math" w:hAnsi="Cambria Math"/>
                  <w:i/>
                  <w:lang w:eastAsia="zh-CN"/>
                </w:rPr>
              </m:ctrlPr>
            </m:sSubPr>
            <m:e>
              <m:r>
                <w:rPr>
                  <w:rFonts w:ascii="Cambria Math" w:hAnsi="Cambria Math"/>
                  <w:lang w:eastAsia="zh-CN"/>
                </w:rPr>
                <m:t>O</m:t>
              </m:r>
            </m:e>
            <m:sub>
              <m:r>
                <m:rPr>
                  <m:sty m:val="p"/>
                </m:rPr>
                <w:rPr>
                  <w:rFonts w:ascii="Cambria Math" w:hAnsi="Cambria Math" w:hint="eastAsia"/>
                  <w:lang w:eastAsia="zh-CN"/>
                </w:rPr>
                <m:t>SR</m:t>
              </m:r>
            </m:sub>
          </m:sSub>
          <m:r>
            <w:rPr>
              <w:rFonts w:ascii="Cambria Math" w:hAnsi="Cambria Math" w:hint="eastAsia"/>
              <w:lang w:eastAsia="zh-CN"/>
            </w:rPr>
            <m:t>+</m:t>
          </m:r>
          <m:nary>
            <m:naryPr>
              <m:chr m:val="∑"/>
              <m:limLoc m:val="undOvr"/>
              <m:ctrlPr>
                <w:rPr>
                  <w:rFonts w:ascii="Cambria Math" w:hAnsi="Cambria Math"/>
                  <w:lang w:eastAsia="zh-CN"/>
                </w:rPr>
              </m:ctrlPr>
            </m:naryPr>
            <m:sub>
              <m:r>
                <w:rPr>
                  <w:rFonts w:ascii="Cambria Math" w:hAnsi="Cambria Math"/>
                  <w:lang w:eastAsia="zh-CN"/>
                </w:rPr>
                <m:t>n=1</m:t>
              </m:r>
            </m:sub>
            <m:sup>
              <m:sSubSup>
                <m:sSubSupPr>
                  <m:ctrlPr>
                    <w:rPr>
                      <w:rFonts w:ascii="Cambria Math" w:hAnsi="Cambria Math"/>
                      <w:i/>
                      <w:lang w:eastAsia="zh-CN"/>
                    </w:rPr>
                  </m:ctrlPr>
                </m:sSubSupPr>
                <m:e>
                  <m:r>
                    <w:rPr>
                      <w:rFonts w:ascii="Cambria Math" w:hAnsi="Cambria Math"/>
                      <w:lang w:eastAsia="zh-CN"/>
                    </w:rPr>
                    <m:t>N</m:t>
                  </m:r>
                </m:e>
                <m:sub>
                  <m:r>
                    <m:rPr>
                      <m:sty m:val="p"/>
                    </m:rPr>
                    <w:rPr>
                      <w:rFonts w:ascii="Cambria Math" w:hAnsi="Cambria Math" w:hint="eastAsia"/>
                      <w:lang w:eastAsia="zh-CN"/>
                    </w:rPr>
                    <m:t>CSI</m:t>
                  </m:r>
                </m:sub>
                <m:sup>
                  <m:r>
                    <m:rPr>
                      <m:sty m:val="p"/>
                    </m:rPr>
                    <w:rPr>
                      <w:rFonts w:ascii="Cambria Math" w:hAnsi="Cambria Math" w:hint="eastAsia"/>
                      <w:lang w:eastAsia="zh-CN"/>
                    </w:rPr>
                    <m:t>reported</m:t>
                  </m:r>
                </m:sup>
              </m:sSubSup>
              <m:r>
                <w:rPr>
                  <w:rFonts w:ascii="Cambria Math" w:hAnsi="Cambria Math"/>
                  <w:lang w:eastAsia="zh-CN"/>
                </w:rPr>
                <m:t>+1</m:t>
              </m:r>
            </m:sup>
            <m:e>
              <m:sSub>
                <m:sSubPr>
                  <m:ctrlPr>
                    <w:rPr>
                      <w:rFonts w:ascii="Cambria Math" w:hAnsi="Cambria Math"/>
                      <w:i/>
                      <w:lang w:eastAsia="zh-CN"/>
                    </w:rPr>
                  </m:ctrlPr>
                </m:sSubPr>
                <m:e>
                  <m:r>
                    <w:rPr>
                      <w:rFonts w:ascii="Cambria Math" w:hAnsi="Cambria Math"/>
                      <w:lang w:eastAsia="zh-CN"/>
                    </w:rPr>
                    <m:t>O</m:t>
                  </m:r>
                </m:e>
                <m:sub>
                  <m:r>
                    <m:rPr>
                      <m:sty m:val="p"/>
                    </m:rPr>
                    <w:rPr>
                      <w:rFonts w:ascii="Cambria Math" w:hAnsi="Cambria Math" w:hint="eastAsia"/>
                      <w:lang w:eastAsia="zh-CN"/>
                    </w:rPr>
                    <m:t>CSI,n</m:t>
                  </m:r>
                </m:sub>
              </m:sSub>
            </m:e>
          </m:nary>
        </m:oMath>
      </w:ins>
      <w:r w:rsidRPr="00145CC8">
        <w:rPr>
          <w:lang w:eastAsia="zh-CN"/>
        </w:rPr>
        <w:t>.</w:t>
      </w:r>
    </w:p>
    <w:p w14:paraId="0BDF6224" w14:textId="0B0554CE" w:rsidR="00145CC8" w:rsidRPr="00145CC8" w:rsidRDefault="00145CC8" w:rsidP="00145CC8">
      <w:pPr>
        <w:rPr>
          <w:szCs w:val="20"/>
        </w:rPr>
      </w:pPr>
      <w:r w:rsidRPr="00145CC8">
        <w:rPr>
          <w:szCs w:val="20"/>
        </w:rPr>
        <w:t>---- End of TP ----</w:t>
      </w:r>
    </w:p>
    <w:p w14:paraId="66931F14" w14:textId="351C1D9B" w:rsidR="00145CC8" w:rsidRDefault="00145CC8" w:rsidP="00145CC8">
      <w:pPr>
        <w:rPr>
          <w:szCs w:val="20"/>
          <w:highlight w:val="green"/>
        </w:rPr>
      </w:pPr>
    </w:p>
    <w:p w14:paraId="12A886E6" w14:textId="77777777" w:rsidR="00145CC8" w:rsidRDefault="00145CC8" w:rsidP="00145CC8">
      <w:pPr>
        <w:rPr>
          <w:szCs w:val="20"/>
          <w:highlight w:val="green"/>
        </w:rPr>
      </w:pPr>
    </w:p>
    <w:p w14:paraId="7F0E53F9" w14:textId="13C4C0B8" w:rsidR="00145CC8" w:rsidRPr="00145CC8" w:rsidRDefault="00145CC8" w:rsidP="00145CC8">
      <w:pPr>
        <w:rPr>
          <w:szCs w:val="20"/>
        </w:rPr>
      </w:pPr>
      <w:r w:rsidRPr="00145CC8">
        <w:rPr>
          <w:szCs w:val="20"/>
          <w:highlight w:val="green"/>
        </w:rPr>
        <w:t>Agreement</w:t>
      </w:r>
      <w:r w:rsidRPr="00145CC8">
        <w:rPr>
          <w:szCs w:val="20"/>
        </w:rPr>
        <w:t>:</w:t>
      </w:r>
    </w:p>
    <w:p w14:paraId="63B861DA" w14:textId="77777777" w:rsidR="00145CC8" w:rsidRPr="00145CC8" w:rsidRDefault="00145CC8" w:rsidP="00145CC8">
      <w:pPr>
        <w:pStyle w:val="ListParagraph"/>
        <w:numPr>
          <w:ilvl w:val="0"/>
          <w:numId w:val="406"/>
        </w:numPr>
      </w:pPr>
      <w:r w:rsidRPr="00145CC8">
        <w:t xml:space="preserve">When AN/SR and SP-CSI PUCCH resources have the same starting symbol, multiplexing AN/SR and SP-CSI on a PUCCH resource. The reference payload for CSI part 2 is based on assuming by rank 1. </w:t>
      </w:r>
    </w:p>
    <w:p w14:paraId="35E38F01" w14:textId="77777777" w:rsidR="00145CC8" w:rsidRDefault="00145CC8" w:rsidP="00DD4641">
      <w:pPr>
        <w:ind w:left="720" w:hanging="720"/>
        <w:rPr>
          <w:rFonts w:ascii="Times New Roman" w:hAnsi="Times New Roman"/>
          <w:szCs w:val="20"/>
          <w:lang w:eastAsia="x-none"/>
        </w:rPr>
      </w:pPr>
    </w:p>
    <w:p w14:paraId="0B4BB021" w14:textId="405F388F" w:rsidR="00DD7EA3" w:rsidRPr="00DD7EA3" w:rsidRDefault="00DD7EA3" w:rsidP="009663C3">
      <w:pPr>
        <w:autoSpaceDE w:val="0"/>
        <w:autoSpaceDN w:val="0"/>
        <w:adjustRightInd w:val="0"/>
        <w:snapToGrid w:val="0"/>
        <w:jc w:val="both"/>
        <w:rPr>
          <w:rFonts w:ascii="Times New Roman" w:eastAsia="SimSun" w:hAnsi="Times New Roman"/>
          <w:i/>
          <w:szCs w:val="20"/>
          <w:lang w:val="en-US"/>
        </w:rPr>
      </w:pPr>
      <w:r w:rsidRPr="00145CC8">
        <w:rPr>
          <w:rFonts w:ascii="Times New Roman" w:eastAsia="SimSun" w:hAnsi="Times New Roman"/>
          <w:i/>
          <w:szCs w:val="20"/>
          <w:lang w:val="en-US"/>
        </w:rPr>
        <w:t>Proposal: Support CGS ordering for DFT-s- for length-12, length-18 and l</w:t>
      </w:r>
      <w:r w:rsidR="009663C3" w:rsidRPr="00145CC8">
        <w:rPr>
          <w:rFonts w:ascii="Times New Roman" w:eastAsia="SimSun" w:hAnsi="Times New Roman"/>
          <w:i/>
          <w:szCs w:val="20"/>
          <w:lang w:val="en-US"/>
        </w:rPr>
        <w:t>ength-24 CGS</w:t>
      </w:r>
    </w:p>
    <w:p w14:paraId="71B08906" w14:textId="00BF6631" w:rsidR="00DD7EA3" w:rsidRPr="00FD641F" w:rsidRDefault="00FD641F" w:rsidP="009663C3">
      <w:pPr>
        <w:autoSpaceDE w:val="0"/>
        <w:autoSpaceDN w:val="0"/>
        <w:adjustRightInd w:val="0"/>
        <w:snapToGrid w:val="0"/>
        <w:jc w:val="both"/>
        <w:rPr>
          <w:rFonts w:ascii="Times New Roman" w:eastAsia="SimSun" w:hAnsi="Times New Roman"/>
          <w:szCs w:val="20"/>
          <w:lang w:val="en-US"/>
        </w:rPr>
      </w:pPr>
      <w:r w:rsidRPr="009663C3">
        <w:rPr>
          <w:rFonts w:ascii="Times New Roman" w:eastAsia="SimSun" w:hAnsi="Times New Roman"/>
          <w:b/>
          <w:szCs w:val="20"/>
          <w:lang w:val="en-US"/>
        </w:rPr>
        <w:t>Discussion:</w:t>
      </w:r>
      <w:r w:rsidRPr="00FD641F">
        <w:rPr>
          <w:rFonts w:ascii="Times New Roman" w:eastAsia="SimSun" w:hAnsi="Times New Roman"/>
          <w:szCs w:val="20"/>
          <w:lang w:val="en-US"/>
        </w:rPr>
        <w:t xml:space="preserve"> No consensus regarding the timeline for introducing the new CGS – proponents believe it should be done now in NR – opponents believe it is kind of optimization</w:t>
      </w:r>
    </w:p>
    <w:p w14:paraId="5DAC71A7" w14:textId="22693399" w:rsidR="00FD641F" w:rsidRPr="00FD641F" w:rsidRDefault="00FD641F" w:rsidP="009663C3">
      <w:pPr>
        <w:autoSpaceDE w:val="0"/>
        <w:autoSpaceDN w:val="0"/>
        <w:adjustRightInd w:val="0"/>
        <w:snapToGrid w:val="0"/>
        <w:jc w:val="both"/>
        <w:rPr>
          <w:rFonts w:ascii="Times New Roman" w:eastAsia="SimSun" w:hAnsi="Times New Roman"/>
          <w:szCs w:val="20"/>
          <w:lang w:val="en-US"/>
        </w:rPr>
      </w:pPr>
      <w:r w:rsidRPr="00FD641F">
        <w:rPr>
          <w:rFonts w:ascii="Times New Roman" w:eastAsia="SimSun" w:hAnsi="Times New Roman"/>
          <w:szCs w:val="20"/>
          <w:lang w:val="en-US"/>
        </w:rPr>
        <w:t>Huawei: re-ordering the CGS tables should not be considered as a big issue and requested objecti</w:t>
      </w:r>
      <w:r>
        <w:rPr>
          <w:rFonts w:ascii="Times New Roman" w:eastAsia="SimSun" w:hAnsi="Times New Roman"/>
          <w:szCs w:val="20"/>
          <w:lang w:val="en-US"/>
        </w:rPr>
        <w:t>ng</w:t>
      </w:r>
      <w:r w:rsidRPr="00FD641F">
        <w:rPr>
          <w:rFonts w:ascii="Times New Roman" w:eastAsia="SimSun" w:hAnsi="Times New Roman"/>
          <w:szCs w:val="20"/>
          <w:lang w:val="en-US"/>
        </w:rPr>
        <w:t xml:space="preserve"> companies going forward</w:t>
      </w:r>
    </w:p>
    <w:p w14:paraId="7333CCF8" w14:textId="76871B16" w:rsidR="00FD641F" w:rsidRPr="00DD7EA3" w:rsidRDefault="00FD641F" w:rsidP="009663C3">
      <w:pPr>
        <w:autoSpaceDE w:val="0"/>
        <w:autoSpaceDN w:val="0"/>
        <w:adjustRightInd w:val="0"/>
        <w:snapToGrid w:val="0"/>
        <w:jc w:val="both"/>
        <w:rPr>
          <w:rFonts w:ascii="Times New Roman" w:eastAsia="SimSun" w:hAnsi="Times New Roman"/>
          <w:szCs w:val="20"/>
          <w:lang w:val="en-US"/>
        </w:rPr>
      </w:pPr>
      <w:r w:rsidRPr="00FD641F">
        <w:rPr>
          <w:rFonts w:ascii="Times New Roman" w:eastAsia="SimSun" w:hAnsi="Times New Roman"/>
          <w:szCs w:val="20"/>
          <w:lang w:val="en-US"/>
        </w:rPr>
        <w:t>Objected by Qualcomm and Samsung</w:t>
      </w:r>
    </w:p>
    <w:p w14:paraId="6F0286EB" w14:textId="4D422618" w:rsidR="00DD4641" w:rsidRDefault="00DD4641" w:rsidP="00DD4641">
      <w:pPr>
        <w:ind w:left="720" w:hanging="720"/>
        <w:rPr>
          <w:lang w:val="en-US"/>
        </w:rPr>
      </w:pPr>
    </w:p>
    <w:p w14:paraId="3096F526" w14:textId="77777777" w:rsidR="00DD7EA3" w:rsidRPr="00DD7EA3" w:rsidRDefault="00DD7EA3" w:rsidP="00DD4641">
      <w:pPr>
        <w:ind w:left="720" w:hanging="720"/>
        <w:rPr>
          <w:rFonts w:ascii="Times New Roman" w:hAnsi="Times New Roman"/>
          <w:szCs w:val="20"/>
          <w:lang w:val="en-US" w:eastAsia="x-none"/>
        </w:rPr>
      </w:pPr>
    </w:p>
    <w:p w14:paraId="315E47B5" w14:textId="0DC1BFDC" w:rsidR="00254752" w:rsidRPr="00254752" w:rsidRDefault="00603E09" w:rsidP="00254752">
      <w:pPr>
        <w:ind w:left="720" w:hanging="720"/>
        <w:rPr>
          <w:lang w:eastAsia="x-none"/>
        </w:rPr>
      </w:pPr>
      <w:hyperlink r:id="rId1624" w:history="1">
        <w:r w:rsidR="00FE4C7E">
          <w:rPr>
            <w:rStyle w:val="Hyperlink"/>
            <w:lang w:eastAsia="x-none"/>
          </w:rPr>
          <w:t>R1-1803645</w:t>
        </w:r>
      </w:hyperlink>
      <w:r w:rsidR="00254752" w:rsidRPr="00254752">
        <w:rPr>
          <w:lang w:eastAsia="x-none"/>
        </w:rPr>
        <w:tab/>
        <w:t>Remaining issues on PUCCH structure in long-duration</w:t>
      </w:r>
      <w:r w:rsidR="00254752" w:rsidRPr="00254752">
        <w:rPr>
          <w:lang w:eastAsia="x-none"/>
        </w:rPr>
        <w:tab/>
        <w:t>Huawei, HiSilicon</w:t>
      </w:r>
    </w:p>
    <w:p w14:paraId="08F1BCE1" w14:textId="14AFD815" w:rsidR="00254752" w:rsidRPr="00254752" w:rsidRDefault="00603E09" w:rsidP="00254752">
      <w:pPr>
        <w:ind w:left="720" w:hanging="720"/>
        <w:rPr>
          <w:lang w:eastAsia="x-none"/>
        </w:rPr>
      </w:pPr>
      <w:hyperlink r:id="rId1625" w:history="1">
        <w:r w:rsidR="00FE4C7E">
          <w:rPr>
            <w:rStyle w:val="Hyperlink"/>
            <w:lang w:eastAsia="x-none"/>
          </w:rPr>
          <w:t>R1-1803795</w:t>
        </w:r>
      </w:hyperlink>
      <w:r w:rsidR="00254752" w:rsidRPr="00254752">
        <w:rPr>
          <w:lang w:eastAsia="x-none"/>
        </w:rPr>
        <w:tab/>
        <w:t>Issues related to Long PUCCH</w:t>
      </w:r>
      <w:r w:rsidR="00254752" w:rsidRPr="00254752">
        <w:rPr>
          <w:lang w:eastAsia="x-none"/>
        </w:rPr>
        <w:tab/>
        <w:t>ZTE, Sanechips</w:t>
      </w:r>
    </w:p>
    <w:p w14:paraId="3CE7BA36" w14:textId="15DE6C32" w:rsidR="00254752" w:rsidRPr="00254752" w:rsidRDefault="00603E09" w:rsidP="00254752">
      <w:pPr>
        <w:ind w:left="720" w:hanging="720"/>
        <w:rPr>
          <w:lang w:eastAsia="x-none"/>
        </w:rPr>
      </w:pPr>
      <w:hyperlink r:id="rId1626" w:history="1">
        <w:r w:rsidR="00FE4C7E">
          <w:rPr>
            <w:rStyle w:val="Hyperlink"/>
            <w:lang w:eastAsia="x-none"/>
          </w:rPr>
          <w:t>R1-1803833</w:t>
        </w:r>
      </w:hyperlink>
      <w:r w:rsidR="00254752" w:rsidRPr="00254752">
        <w:rPr>
          <w:lang w:eastAsia="x-none"/>
        </w:rPr>
        <w:tab/>
        <w:t>Remaining issues on PUCCH with long-duration</w:t>
      </w:r>
      <w:r w:rsidR="00254752" w:rsidRPr="00254752">
        <w:rPr>
          <w:lang w:eastAsia="x-none"/>
        </w:rPr>
        <w:tab/>
        <w:t>vivo</w:t>
      </w:r>
    </w:p>
    <w:p w14:paraId="20DF857B" w14:textId="5B60F3E6" w:rsidR="00254752" w:rsidRPr="00254752" w:rsidRDefault="00603E09" w:rsidP="00254752">
      <w:pPr>
        <w:ind w:left="720" w:hanging="720"/>
        <w:rPr>
          <w:lang w:eastAsia="x-none"/>
        </w:rPr>
      </w:pPr>
      <w:hyperlink r:id="rId1627" w:history="1">
        <w:r w:rsidR="00FE4C7E">
          <w:rPr>
            <w:rStyle w:val="Hyperlink"/>
            <w:lang w:eastAsia="x-none"/>
          </w:rPr>
          <w:t>R1-1804006</w:t>
        </w:r>
      </w:hyperlink>
      <w:r w:rsidR="00254752" w:rsidRPr="00254752">
        <w:rPr>
          <w:lang w:eastAsia="x-none"/>
        </w:rPr>
        <w:tab/>
        <w:t>Remaining issues on CSI reporting using PUCCH</w:t>
      </w:r>
      <w:r w:rsidR="00254752" w:rsidRPr="00254752">
        <w:rPr>
          <w:lang w:eastAsia="x-none"/>
        </w:rPr>
        <w:tab/>
        <w:t>OPPO</w:t>
      </w:r>
    </w:p>
    <w:p w14:paraId="3A108DAF" w14:textId="58F3EF0B" w:rsidR="00254752" w:rsidRPr="00254752" w:rsidRDefault="00603E09" w:rsidP="00254752">
      <w:pPr>
        <w:ind w:left="720" w:hanging="720"/>
        <w:rPr>
          <w:lang w:eastAsia="x-none"/>
        </w:rPr>
      </w:pPr>
      <w:hyperlink r:id="rId1628" w:history="1">
        <w:r w:rsidR="00FE4C7E">
          <w:rPr>
            <w:rStyle w:val="Hyperlink"/>
            <w:lang w:eastAsia="x-none"/>
          </w:rPr>
          <w:t>R1-1804066</w:t>
        </w:r>
      </w:hyperlink>
      <w:r w:rsidR="00254752" w:rsidRPr="00254752">
        <w:rPr>
          <w:lang w:eastAsia="x-none"/>
        </w:rPr>
        <w:tab/>
        <w:t>Remaining issues of long-PUCCH</w:t>
      </w:r>
      <w:r w:rsidR="00254752" w:rsidRPr="00254752">
        <w:rPr>
          <w:lang w:eastAsia="x-none"/>
        </w:rPr>
        <w:tab/>
        <w:t>MediaTek Inc.</w:t>
      </w:r>
    </w:p>
    <w:p w14:paraId="28184FC9" w14:textId="2FA08B95" w:rsidR="00254752" w:rsidRPr="00254752" w:rsidRDefault="00603E09" w:rsidP="00254752">
      <w:pPr>
        <w:ind w:left="720" w:hanging="720"/>
        <w:rPr>
          <w:lang w:eastAsia="x-none"/>
        </w:rPr>
      </w:pPr>
      <w:hyperlink r:id="rId1629" w:history="1">
        <w:r w:rsidR="00FE4C7E">
          <w:rPr>
            <w:rStyle w:val="Hyperlink"/>
            <w:lang w:eastAsia="x-none"/>
          </w:rPr>
          <w:t>R1-1804100</w:t>
        </w:r>
      </w:hyperlink>
      <w:r w:rsidR="00254752" w:rsidRPr="00254752">
        <w:rPr>
          <w:lang w:eastAsia="x-none"/>
        </w:rPr>
        <w:tab/>
        <w:t>Discussion on PUCCH repetition</w:t>
      </w:r>
      <w:r w:rsidR="00254752" w:rsidRPr="00254752">
        <w:rPr>
          <w:lang w:eastAsia="x-none"/>
        </w:rPr>
        <w:tab/>
        <w:t>CMCC</w:t>
      </w:r>
    </w:p>
    <w:p w14:paraId="47B9AA5C" w14:textId="766B7AAA" w:rsidR="00254752" w:rsidRPr="00254752" w:rsidRDefault="00603E09" w:rsidP="00254752">
      <w:pPr>
        <w:ind w:left="720" w:hanging="720"/>
        <w:rPr>
          <w:lang w:eastAsia="x-none"/>
        </w:rPr>
      </w:pPr>
      <w:hyperlink r:id="rId1630" w:history="1">
        <w:r w:rsidR="00FE4C7E">
          <w:rPr>
            <w:rStyle w:val="Hyperlink"/>
            <w:lang w:eastAsia="x-none"/>
          </w:rPr>
          <w:t>R1-1804212</w:t>
        </w:r>
      </w:hyperlink>
      <w:r w:rsidR="00254752" w:rsidRPr="00254752">
        <w:rPr>
          <w:lang w:eastAsia="x-none"/>
        </w:rPr>
        <w:tab/>
        <w:t>Multiplexing of different type of UCIs</w:t>
      </w:r>
      <w:r w:rsidR="00254752" w:rsidRPr="00254752">
        <w:rPr>
          <w:lang w:eastAsia="x-none"/>
        </w:rPr>
        <w:tab/>
        <w:t>Lenovo, Motorola Mobility</w:t>
      </w:r>
    </w:p>
    <w:p w14:paraId="38C96B2E" w14:textId="5EC060CF" w:rsidR="00254752" w:rsidRPr="00254752" w:rsidRDefault="00603E09" w:rsidP="00254752">
      <w:pPr>
        <w:ind w:left="720" w:hanging="720"/>
        <w:rPr>
          <w:lang w:eastAsia="x-none"/>
        </w:rPr>
      </w:pPr>
      <w:hyperlink r:id="rId1631" w:history="1">
        <w:r w:rsidR="00FE4C7E">
          <w:rPr>
            <w:rStyle w:val="Hyperlink"/>
            <w:lang w:eastAsia="x-none"/>
          </w:rPr>
          <w:t>R1-1804374</w:t>
        </w:r>
      </w:hyperlink>
      <w:r w:rsidR="00254752" w:rsidRPr="00254752">
        <w:rPr>
          <w:lang w:eastAsia="x-none"/>
        </w:rPr>
        <w:tab/>
        <w:t>Corrections on PUCCH for more than 2 Symbols</w:t>
      </w:r>
      <w:r w:rsidR="00254752" w:rsidRPr="00254752">
        <w:rPr>
          <w:lang w:eastAsia="x-none"/>
        </w:rPr>
        <w:tab/>
        <w:t>Samsung</w:t>
      </w:r>
    </w:p>
    <w:p w14:paraId="2221A2CC" w14:textId="68CDA8BC" w:rsidR="00254752" w:rsidRPr="00254752" w:rsidRDefault="00603E09" w:rsidP="00254752">
      <w:pPr>
        <w:ind w:left="720" w:hanging="720"/>
        <w:rPr>
          <w:lang w:eastAsia="x-none"/>
        </w:rPr>
      </w:pPr>
      <w:hyperlink r:id="rId1632" w:history="1">
        <w:r w:rsidR="00FE4C7E">
          <w:rPr>
            <w:rStyle w:val="Hyperlink"/>
            <w:lang w:eastAsia="x-none"/>
          </w:rPr>
          <w:t>R1-1804459</w:t>
        </w:r>
      </w:hyperlink>
      <w:r w:rsidR="00254752" w:rsidRPr="00254752">
        <w:rPr>
          <w:lang w:eastAsia="x-none"/>
        </w:rPr>
        <w:tab/>
        <w:t>Remaining open items on long PUCCH</w:t>
      </w:r>
      <w:r w:rsidR="00254752" w:rsidRPr="00254752">
        <w:rPr>
          <w:lang w:eastAsia="x-none"/>
        </w:rPr>
        <w:tab/>
        <w:t>Nokia, Nokia Shanghai Bell</w:t>
      </w:r>
    </w:p>
    <w:p w14:paraId="7F6F32D7" w14:textId="4C1002B0" w:rsidR="00254752" w:rsidRPr="00254752" w:rsidRDefault="00603E09" w:rsidP="00254752">
      <w:pPr>
        <w:ind w:left="720" w:hanging="720"/>
        <w:rPr>
          <w:lang w:eastAsia="x-none"/>
        </w:rPr>
      </w:pPr>
      <w:hyperlink r:id="rId1633" w:history="1">
        <w:r w:rsidR="00FE4C7E">
          <w:rPr>
            <w:rStyle w:val="Hyperlink"/>
            <w:lang w:eastAsia="x-none"/>
          </w:rPr>
          <w:t>R1-1804493</w:t>
        </w:r>
      </w:hyperlink>
      <w:r w:rsidR="00254752" w:rsidRPr="00254752">
        <w:rPr>
          <w:lang w:eastAsia="x-none"/>
        </w:rPr>
        <w:tab/>
        <w:t>Remaining issues for UCI repetition</w:t>
      </w:r>
      <w:r w:rsidR="00254752" w:rsidRPr="00254752">
        <w:rPr>
          <w:lang w:eastAsia="x-none"/>
        </w:rPr>
        <w:tab/>
        <w:t>ETRI</w:t>
      </w:r>
    </w:p>
    <w:p w14:paraId="67FE4DED" w14:textId="69E2C888" w:rsidR="00254752" w:rsidRPr="00254752" w:rsidRDefault="00603E09" w:rsidP="00254752">
      <w:pPr>
        <w:ind w:left="720" w:hanging="720"/>
        <w:rPr>
          <w:lang w:eastAsia="x-none"/>
        </w:rPr>
      </w:pPr>
      <w:hyperlink r:id="rId1634" w:history="1">
        <w:r w:rsidR="00FE4C7E">
          <w:rPr>
            <w:rStyle w:val="Hyperlink"/>
            <w:lang w:eastAsia="x-none"/>
          </w:rPr>
          <w:t>R1-1804555</w:t>
        </w:r>
      </w:hyperlink>
      <w:r w:rsidR="00254752" w:rsidRPr="00254752">
        <w:rPr>
          <w:lang w:eastAsia="x-none"/>
        </w:rPr>
        <w:tab/>
        <w:t>Remaining issues on long-duration PUCCH</w:t>
      </w:r>
      <w:r w:rsidR="00254752" w:rsidRPr="00254752">
        <w:rPr>
          <w:lang w:eastAsia="x-none"/>
        </w:rPr>
        <w:tab/>
        <w:t>LG Electronics</w:t>
      </w:r>
    </w:p>
    <w:p w14:paraId="220065A0" w14:textId="1F67DE4E" w:rsidR="00254752" w:rsidRPr="00254752" w:rsidRDefault="00603E09" w:rsidP="00254752">
      <w:pPr>
        <w:ind w:left="720" w:hanging="720"/>
        <w:rPr>
          <w:lang w:eastAsia="x-none"/>
        </w:rPr>
      </w:pPr>
      <w:hyperlink r:id="rId1635" w:history="1">
        <w:r w:rsidR="00FE4C7E">
          <w:rPr>
            <w:rStyle w:val="Hyperlink"/>
            <w:lang w:eastAsia="x-none"/>
          </w:rPr>
          <w:t>R1-1804729</w:t>
        </w:r>
      </w:hyperlink>
      <w:r w:rsidR="00254752" w:rsidRPr="00254752">
        <w:rPr>
          <w:lang w:eastAsia="x-none"/>
        </w:rPr>
        <w:tab/>
        <w:t>PUSCH-PUCCH and PUCCH-PUCCH collision handling</w:t>
      </w:r>
      <w:r w:rsidR="00254752" w:rsidRPr="00254752">
        <w:rPr>
          <w:lang w:eastAsia="x-none"/>
        </w:rPr>
        <w:tab/>
        <w:t>Intel Corporation</w:t>
      </w:r>
    </w:p>
    <w:p w14:paraId="04476D84" w14:textId="2DC7D13A" w:rsidR="00254752" w:rsidRPr="00254752" w:rsidRDefault="00603E09" w:rsidP="00254752">
      <w:pPr>
        <w:ind w:left="720" w:hanging="720"/>
        <w:rPr>
          <w:lang w:eastAsia="x-none"/>
        </w:rPr>
      </w:pPr>
      <w:hyperlink r:id="rId1636" w:history="1">
        <w:r w:rsidR="00FE4C7E">
          <w:rPr>
            <w:rStyle w:val="Hyperlink"/>
            <w:lang w:eastAsia="x-none"/>
          </w:rPr>
          <w:t>R1-1804803</w:t>
        </w:r>
      </w:hyperlink>
      <w:r w:rsidR="00254752" w:rsidRPr="00254752">
        <w:rPr>
          <w:lang w:eastAsia="x-none"/>
        </w:rPr>
        <w:tab/>
        <w:t>Remaining issues for long PUCCH</w:t>
      </w:r>
      <w:r w:rsidR="00254752" w:rsidRPr="00254752">
        <w:rPr>
          <w:lang w:eastAsia="x-none"/>
        </w:rPr>
        <w:tab/>
        <w:t>Qualcomm Incorporated</w:t>
      </w:r>
    </w:p>
    <w:p w14:paraId="434111E2" w14:textId="749B7112" w:rsidR="00254752" w:rsidRPr="00254752" w:rsidRDefault="00603E09" w:rsidP="00254752">
      <w:pPr>
        <w:ind w:left="720" w:hanging="720"/>
        <w:rPr>
          <w:lang w:eastAsia="x-none"/>
        </w:rPr>
      </w:pPr>
      <w:hyperlink r:id="rId1637" w:history="1">
        <w:r w:rsidR="00FE4C7E">
          <w:rPr>
            <w:rStyle w:val="Hyperlink"/>
            <w:lang w:eastAsia="x-none"/>
          </w:rPr>
          <w:t>R1-1804882</w:t>
        </w:r>
      </w:hyperlink>
      <w:r w:rsidR="00254752" w:rsidRPr="00254752">
        <w:rPr>
          <w:lang w:eastAsia="x-none"/>
        </w:rPr>
        <w:tab/>
        <w:t>Discussions on RB selection for PUCCH resource</w:t>
      </w:r>
      <w:r w:rsidR="00254752" w:rsidRPr="00254752">
        <w:rPr>
          <w:lang w:eastAsia="x-none"/>
        </w:rPr>
        <w:tab/>
        <w:t>Sharp</w:t>
      </w:r>
    </w:p>
    <w:p w14:paraId="3257D608" w14:textId="71E100C3" w:rsidR="00254752" w:rsidRPr="00254752" w:rsidRDefault="00603E09" w:rsidP="00254752">
      <w:pPr>
        <w:ind w:left="720" w:hanging="720"/>
        <w:rPr>
          <w:lang w:eastAsia="x-none"/>
        </w:rPr>
      </w:pPr>
      <w:hyperlink r:id="rId1638" w:history="1">
        <w:r w:rsidR="00FE4C7E">
          <w:rPr>
            <w:rStyle w:val="Hyperlink"/>
            <w:lang w:eastAsia="x-none"/>
          </w:rPr>
          <w:t>R1-1805052</w:t>
        </w:r>
      </w:hyperlink>
      <w:r w:rsidR="00254752" w:rsidRPr="00254752">
        <w:rPr>
          <w:lang w:eastAsia="x-none"/>
        </w:rPr>
        <w:tab/>
        <w:t>PUCCH structure in long-duration</w:t>
      </w:r>
      <w:r w:rsidR="00254752" w:rsidRPr="00254752">
        <w:rPr>
          <w:lang w:eastAsia="x-none"/>
        </w:rPr>
        <w:tab/>
        <w:t>NTT DOCOMO, INC.</w:t>
      </w:r>
    </w:p>
    <w:p w14:paraId="6EBABCF5" w14:textId="0D2D80CA" w:rsidR="00254752" w:rsidRPr="00254752" w:rsidRDefault="00603E09" w:rsidP="00254752">
      <w:pPr>
        <w:ind w:left="720" w:hanging="720"/>
        <w:rPr>
          <w:lang w:eastAsia="x-none"/>
        </w:rPr>
      </w:pPr>
      <w:hyperlink r:id="rId1639" w:history="1">
        <w:r w:rsidR="00FE4C7E">
          <w:rPr>
            <w:rStyle w:val="Hyperlink"/>
            <w:lang w:eastAsia="x-none"/>
          </w:rPr>
          <w:t>R1-1805184</w:t>
        </w:r>
      </w:hyperlink>
      <w:r w:rsidR="00254752" w:rsidRPr="00254752">
        <w:rPr>
          <w:lang w:eastAsia="x-none"/>
        </w:rPr>
        <w:tab/>
        <w:t>On PUCCH Remaining Issues</w:t>
      </w:r>
      <w:r w:rsidR="00254752" w:rsidRPr="00254752">
        <w:rPr>
          <w:lang w:eastAsia="x-none"/>
        </w:rPr>
        <w:tab/>
        <w:t>Ericsson</w:t>
      </w:r>
    </w:p>
    <w:p w14:paraId="0CEFEADC" w14:textId="56A97EF1" w:rsidR="00254752" w:rsidRPr="00254752" w:rsidRDefault="00603E09" w:rsidP="00254752">
      <w:pPr>
        <w:ind w:left="720" w:hanging="720"/>
        <w:rPr>
          <w:lang w:eastAsia="x-none"/>
        </w:rPr>
      </w:pPr>
      <w:hyperlink r:id="rId1640" w:history="1">
        <w:r w:rsidR="00FE4C7E">
          <w:rPr>
            <w:rStyle w:val="Hyperlink"/>
            <w:lang w:eastAsia="x-none"/>
          </w:rPr>
          <w:t>R1-1805242</w:t>
        </w:r>
      </w:hyperlink>
      <w:r w:rsidR="00254752" w:rsidRPr="00254752">
        <w:rPr>
          <w:lang w:eastAsia="x-none"/>
        </w:rPr>
        <w:tab/>
        <w:t>Remaining issues on long PUCCH over multiple slots</w:t>
      </w:r>
      <w:r w:rsidR="00254752" w:rsidRPr="00254752">
        <w:rPr>
          <w:lang w:eastAsia="x-none"/>
        </w:rPr>
        <w:tab/>
        <w:t>WILUS Inc.</w:t>
      </w:r>
    </w:p>
    <w:p w14:paraId="6B11A41B" w14:textId="77777777" w:rsidR="00254752" w:rsidRPr="00254752" w:rsidRDefault="00254752" w:rsidP="00A236B4">
      <w:pPr>
        <w:pStyle w:val="Heading5"/>
      </w:pPr>
      <w:bookmarkStart w:id="541" w:name="_Toc514184686"/>
      <w:r w:rsidRPr="00254752">
        <w:t>UCI m</w:t>
      </w:r>
      <w:r w:rsidRPr="00254752">
        <w:rPr>
          <w:rFonts w:hint="eastAsia"/>
        </w:rPr>
        <w:t>ultiplexing</w:t>
      </w:r>
      <w:bookmarkEnd w:id="541"/>
    </w:p>
    <w:p w14:paraId="7180EBFB" w14:textId="3BAF1EF3" w:rsidR="00437E28" w:rsidRPr="00437E28" w:rsidRDefault="00603E09" w:rsidP="00437E28">
      <w:pPr>
        <w:ind w:left="720" w:hanging="720"/>
        <w:rPr>
          <w:b/>
          <w:lang w:eastAsia="x-none"/>
        </w:rPr>
      </w:pPr>
      <w:hyperlink r:id="rId1641" w:history="1">
        <w:r w:rsidR="00FE4C7E">
          <w:rPr>
            <w:rStyle w:val="Hyperlink"/>
            <w:b/>
            <w:lang w:eastAsia="x-none"/>
          </w:rPr>
          <w:t>R1-1805554</w:t>
        </w:r>
      </w:hyperlink>
      <w:r w:rsidR="00437E28" w:rsidRPr="00437E28">
        <w:rPr>
          <w:b/>
          <w:lang w:eastAsia="x-none"/>
        </w:rPr>
        <w:tab/>
        <w:t>Summary of remaining issues for UCI multiplexing on PUSCH</w:t>
      </w:r>
      <w:r w:rsidR="00437E28" w:rsidRPr="00437E28">
        <w:rPr>
          <w:b/>
          <w:lang w:eastAsia="x-none"/>
        </w:rPr>
        <w:tab/>
        <w:t>Qualcomm</w:t>
      </w:r>
    </w:p>
    <w:p w14:paraId="25C9CE79" w14:textId="77777777" w:rsidR="00437E28" w:rsidRDefault="00437E28" w:rsidP="00437E2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1792266C" w14:textId="7EDC71EF" w:rsidR="00437E28" w:rsidRDefault="00437E28" w:rsidP="00437E28">
      <w:pPr>
        <w:ind w:left="720" w:hanging="720"/>
        <w:rPr>
          <w:lang w:eastAsia="x-none"/>
        </w:rPr>
      </w:pPr>
    </w:p>
    <w:p w14:paraId="2BB6F0C3" w14:textId="77777777" w:rsidR="00C10132" w:rsidRPr="0044610F" w:rsidRDefault="00C10132" w:rsidP="00C10132">
      <w:pPr>
        <w:rPr>
          <w:szCs w:val="20"/>
        </w:rPr>
      </w:pPr>
      <w:r w:rsidRPr="0044610F">
        <w:rPr>
          <w:szCs w:val="20"/>
        </w:rPr>
        <w:t>Proposals:</w:t>
      </w:r>
    </w:p>
    <w:p w14:paraId="243F308C" w14:textId="77777777" w:rsidR="00C10132" w:rsidRPr="0044610F" w:rsidRDefault="00C10132" w:rsidP="0099597B">
      <w:pPr>
        <w:numPr>
          <w:ilvl w:val="0"/>
          <w:numId w:val="81"/>
        </w:numPr>
        <w:rPr>
          <w:szCs w:val="20"/>
        </w:rPr>
      </w:pPr>
      <w:r w:rsidRPr="0044610F">
        <w:rPr>
          <w:szCs w:val="20"/>
        </w:rPr>
        <w:t>For SP-CSI on PUSCH or A-CSI-only on PUSCH colliding with other UL transmissions with the same starting symbol, adopt the proposals in the table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917"/>
        <w:gridCol w:w="899"/>
        <w:gridCol w:w="539"/>
        <w:gridCol w:w="988"/>
        <w:gridCol w:w="5443"/>
      </w:tblGrid>
      <w:tr w:rsidR="00C10132" w:rsidRPr="0044610F" w14:paraId="07294A2F" w14:textId="77777777" w:rsidTr="00BD39C1">
        <w:tc>
          <w:tcPr>
            <w:tcW w:w="1071" w:type="dxa"/>
            <w:tcBorders>
              <w:top w:val="single" w:sz="4" w:space="0" w:color="auto"/>
              <w:left w:val="single" w:sz="4" w:space="0" w:color="auto"/>
              <w:bottom w:val="single" w:sz="4" w:space="0" w:color="auto"/>
              <w:right w:val="single" w:sz="4" w:space="0" w:color="auto"/>
            </w:tcBorders>
            <w:shd w:val="clear" w:color="auto" w:fill="auto"/>
            <w:hideMark/>
          </w:tcPr>
          <w:p w14:paraId="27363E2E"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SP-CSI on PUSCH</w:t>
            </w:r>
          </w:p>
        </w:tc>
        <w:tc>
          <w:tcPr>
            <w:tcW w:w="917" w:type="dxa"/>
            <w:tcBorders>
              <w:top w:val="single" w:sz="4" w:space="0" w:color="auto"/>
              <w:left w:val="single" w:sz="4" w:space="0" w:color="auto"/>
              <w:bottom w:val="single" w:sz="4" w:space="0" w:color="auto"/>
              <w:right w:val="single" w:sz="4" w:space="0" w:color="auto"/>
            </w:tcBorders>
            <w:shd w:val="clear" w:color="auto" w:fill="auto"/>
            <w:hideMark/>
          </w:tcPr>
          <w:p w14:paraId="66FC43F3"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A-CSI-only on PUSCH</w:t>
            </w:r>
          </w:p>
        </w:tc>
        <w:tc>
          <w:tcPr>
            <w:tcW w:w="899" w:type="dxa"/>
            <w:tcBorders>
              <w:top w:val="single" w:sz="4" w:space="0" w:color="auto"/>
              <w:left w:val="single" w:sz="4" w:space="0" w:color="auto"/>
              <w:bottom w:val="single" w:sz="4" w:space="0" w:color="auto"/>
              <w:right w:val="single" w:sz="4" w:space="0" w:color="auto"/>
            </w:tcBorders>
            <w:shd w:val="clear" w:color="auto" w:fill="auto"/>
            <w:hideMark/>
          </w:tcPr>
          <w:p w14:paraId="76C7A7ED"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HARQ-ACK</w:t>
            </w:r>
          </w:p>
        </w:tc>
        <w:tc>
          <w:tcPr>
            <w:tcW w:w="539" w:type="dxa"/>
            <w:tcBorders>
              <w:top w:val="single" w:sz="4" w:space="0" w:color="auto"/>
              <w:left w:val="single" w:sz="4" w:space="0" w:color="auto"/>
              <w:bottom w:val="single" w:sz="4" w:space="0" w:color="auto"/>
              <w:right w:val="single" w:sz="4" w:space="0" w:color="auto"/>
            </w:tcBorders>
            <w:shd w:val="clear" w:color="auto" w:fill="auto"/>
            <w:hideMark/>
          </w:tcPr>
          <w:p w14:paraId="64822974"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SR</w:t>
            </w:r>
          </w:p>
        </w:tc>
        <w:tc>
          <w:tcPr>
            <w:tcW w:w="988" w:type="dxa"/>
            <w:tcBorders>
              <w:top w:val="single" w:sz="4" w:space="0" w:color="auto"/>
              <w:left w:val="single" w:sz="4" w:space="0" w:color="auto"/>
              <w:bottom w:val="single" w:sz="4" w:space="0" w:color="auto"/>
              <w:right w:val="single" w:sz="4" w:space="0" w:color="auto"/>
            </w:tcBorders>
            <w:shd w:val="clear" w:color="auto" w:fill="auto"/>
            <w:hideMark/>
          </w:tcPr>
          <w:p w14:paraId="707D38CE"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PUSCH with UL-SCH</w:t>
            </w:r>
          </w:p>
        </w:tc>
        <w:tc>
          <w:tcPr>
            <w:tcW w:w="5443" w:type="dxa"/>
            <w:tcBorders>
              <w:top w:val="single" w:sz="4" w:space="0" w:color="auto"/>
              <w:left w:val="single" w:sz="4" w:space="0" w:color="auto"/>
              <w:bottom w:val="single" w:sz="4" w:space="0" w:color="auto"/>
              <w:right w:val="single" w:sz="4" w:space="0" w:color="auto"/>
            </w:tcBorders>
            <w:shd w:val="clear" w:color="auto" w:fill="auto"/>
            <w:hideMark/>
          </w:tcPr>
          <w:p w14:paraId="0EF925BC"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Proposal</w:t>
            </w:r>
          </w:p>
        </w:tc>
      </w:tr>
      <w:tr w:rsidR="00C10132" w:rsidRPr="0044610F" w14:paraId="6A23E04E" w14:textId="77777777" w:rsidTr="00BD39C1">
        <w:tc>
          <w:tcPr>
            <w:tcW w:w="1071" w:type="dxa"/>
            <w:tcBorders>
              <w:top w:val="single" w:sz="4" w:space="0" w:color="auto"/>
              <w:left w:val="single" w:sz="4" w:space="0" w:color="auto"/>
              <w:bottom w:val="single" w:sz="4" w:space="0" w:color="auto"/>
              <w:right w:val="single" w:sz="4" w:space="0" w:color="auto"/>
            </w:tcBorders>
            <w:shd w:val="clear" w:color="auto" w:fill="auto"/>
          </w:tcPr>
          <w:p w14:paraId="560F98FB" w14:textId="77777777" w:rsidR="00C10132" w:rsidRPr="0044610F" w:rsidRDefault="00C10132" w:rsidP="00C10132">
            <w:pPr>
              <w:spacing w:before="40"/>
              <w:rPr>
                <w:rFonts w:ascii="Arial" w:eastAsia="MS Mincho" w:hAnsi="Arial"/>
                <w:sz w:val="18"/>
                <w:szCs w:val="18"/>
                <w:lang w:eastAsia="en-GB"/>
              </w:rPr>
            </w:pPr>
          </w:p>
        </w:tc>
        <w:tc>
          <w:tcPr>
            <w:tcW w:w="917" w:type="dxa"/>
            <w:tcBorders>
              <w:top w:val="single" w:sz="4" w:space="0" w:color="auto"/>
              <w:left w:val="single" w:sz="4" w:space="0" w:color="auto"/>
              <w:bottom w:val="single" w:sz="4" w:space="0" w:color="auto"/>
              <w:right w:val="single" w:sz="4" w:space="0" w:color="auto"/>
            </w:tcBorders>
            <w:shd w:val="clear" w:color="auto" w:fill="auto"/>
            <w:hideMark/>
          </w:tcPr>
          <w:p w14:paraId="2F6CBFF5"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w:t>
            </w:r>
          </w:p>
        </w:tc>
        <w:tc>
          <w:tcPr>
            <w:tcW w:w="899" w:type="dxa"/>
            <w:tcBorders>
              <w:top w:val="single" w:sz="4" w:space="0" w:color="auto"/>
              <w:left w:val="single" w:sz="4" w:space="0" w:color="auto"/>
              <w:bottom w:val="single" w:sz="4" w:space="0" w:color="auto"/>
              <w:right w:val="single" w:sz="4" w:space="0" w:color="auto"/>
            </w:tcBorders>
            <w:shd w:val="clear" w:color="auto" w:fill="auto"/>
          </w:tcPr>
          <w:p w14:paraId="7A0CED9F" w14:textId="77777777" w:rsidR="00C10132" w:rsidRPr="0044610F" w:rsidRDefault="00C10132" w:rsidP="00C10132">
            <w:pPr>
              <w:spacing w:before="40"/>
              <w:rPr>
                <w:rFonts w:ascii="Arial" w:eastAsia="MS Mincho" w:hAnsi="Arial"/>
                <w:sz w:val="18"/>
                <w:szCs w:val="18"/>
                <w:lang w:eastAsia="en-GB"/>
              </w:rPr>
            </w:pPr>
          </w:p>
        </w:tc>
        <w:tc>
          <w:tcPr>
            <w:tcW w:w="539" w:type="dxa"/>
            <w:tcBorders>
              <w:top w:val="single" w:sz="4" w:space="0" w:color="auto"/>
              <w:left w:val="single" w:sz="4" w:space="0" w:color="auto"/>
              <w:bottom w:val="single" w:sz="4" w:space="0" w:color="auto"/>
              <w:right w:val="single" w:sz="4" w:space="0" w:color="auto"/>
            </w:tcBorders>
            <w:shd w:val="clear" w:color="auto" w:fill="auto"/>
            <w:hideMark/>
          </w:tcPr>
          <w:p w14:paraId="5D04E1E0"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w:t>
            </w:r>
          </w:p>
        </w:tc>
        <w:tc>
          <w:tcPr>
            <w:tcW w:w="988" w:type="dxa"/>
            <w:tcBorders>
              <w:top w:val="single" w:sz="4" w:space="0" w:color="auto"/>
              <w:left w:val="single" w:sz="4" w:space="0" w:color="auto"/>
              <w:bottom w:val="single" w:sz="4" w:space="0" w:color="auto"/>
              <w:right w:val="single" w:sz="4" w:space="0" w:color="auto"/>
            </w:tcBorders>
            <w:shd w:val="clear" w:color="auto" w:fill="auto"/>
          </w:tcPr>
          <w:p w14:paraId="1F5A249F" w14:textId="77777777" w:rsidR="00C10132" w:rsidRPr="0044610F" w:rsidRDefault="00C10132" w:rsidP="00C10132">
            <w:pPr>
              <w:spacing w:before="40"/>
              <w:rPr>
                <w:rFonts w:ascii="Arial" w:eastAsia="MS Mincho" w:hAnsi="Arial"/>
                <w:sz w:val="18"/>
                <w:szCs w:val="18"/>
                <w:lang w:eastAsia="en-GB"/>
              </w:rPr>
            </w:pPr>
          </w:p>
        </w:tc>
        <w:tc>
          <w:tcPr>
            <w:tcW w:w="5443" w:type="dxa"/>
            <w:tcBorders>
              <w:top w:val="single" w:sz="4" w:space="0" w:color="auto"/>
              <w:left w:val="single" w:sz="4" w:space="0" w:color="auto"/>
              <w:bottom w:val="single" w:sz="4" w:space="0" w:color="auto"/>
              <w:right w:val="single" w:sz="4" w:space="0" w:color="auto"/>
            </w:tcBorders>
            <w:shd w:val="clear" w:color="auto" w:fill="auto"/>
            <w:hideMark/>
          </w:tcPr>
          <w:p w14:paraId="603B9DDC"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Drop A-CSI-only on PUSCH, transmit SR.</w:t>
            </w:r>
          </w:p>
        </w:tc>
      </w:tr>
      <w:tr w:rsidR="00C10132" w:rsidRPr="0044610F" w14:paraId="750C2014" w14:textId="77777777" w:rsidTr="00BD39C1">
        <w:tc>
          <w:tcPr>
            <w:tcW w:w="1071" w:type="dxa"/>
            <w:tcBorders>
              <w:top w:val="single" w:sz="4" w:space="0" w:color="auto"/>
              <w:left w:val="single" w:sz="4" w:space="0" w:color="auto"/>
              <w:bottom w:val="single" w:sz="4" w:space="0" w:color="auto"/>
              <w:right w:val="single" w:sz="4" w:space="0" w:color="auto"/>
            </w:tcBorders>
            <w:shd w:val="clear" w:color="auto" w:fill="auto"/>
          </w:tcPr>
          <w:p w14:paraId="7D60F2F0" w14:textId="77777777" w:rsidR="00C10132" w:rsidRPr="0044610F" w:rsidRDefault="00C10132" w:rsidP="00C10132">
            <w:pPr>
              <w:spacing w:before="40"/>
              <w:rPr>
                <w:rFonts w:ascii="Arial" w:eastAsia="MS Mincho" w:hAnsi="Arial"/>
                <w:sz w:val="18"/>
                <w:szCs w:val="18"/>
                <w:lang w:eastAsia="en-GB"/>
              </w:rPr>
            </w:pPr>
          </w:p>
        </w:tc>
        <w:tc>
          <w:tcPr>
            <w:tcW w:w="917" w:type="dxa"/>
            <w:tcBorders>
              <w:top w:val="single" w:sz="4" w:space="0" w:color="auto"/>
              <w:left w:val="single" w:sz="4" w:space="0" w:color="auto"/>
              <w:bottom w:val="single" w:sz="4" w:space="0" w:color="auto"/>
              <w:right w:val="single" w:sz="4" w:space="0" w:color="auto"/>
            </w:tcBorders>
            <w:shd w:val="clear" w:color="auto" w:fill="auto"/>
            <w:hideMark/>
          </w:tcPr>
          <w:p w14:paraId="0B54E2E4"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w:t>
            </w:r>
          </w:p>
        </w:tc>
        <w:tc>
          <w:tcPr>
            <w:tcW w:w="899" w:type="dxa"/>
            <w:tcBorders>
              <w:top w:val="single" w:sz="4" w:space="0" w:color="auto"/>
              <w:left w:val="single" w:sz="4" w:space="0" w:color="auto"/>
              <w:bottom w:val="single" w:sz="4" w:space="0" w:color="auto"/>
              <w:right w:val="single" w:sz="4" w:space="0" w:color="auto"/>
            </w:tcBorders>
            <w:shd w:val="clear" w:color="auto" w:fill="auto"/>
            <w:hideMark/>
          </w:tcPr>
          <w:p w14:paraId="5291087D"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w:t>
            </w:r>
          </w:p>
        </w:tc>
        <w:tc>
          <w:tcPr>
            <w:tcW w:w="539" w:type="dxa"/>
            <w:tcBorders>
              <w:top w:val="single" w:sz="4" w:space="0" w:color="auto"/>
              <w:left w:val="single" w:sz="4" w:space="0" w:color="auto"/>
              <w:bottom w:val="single" w:sz="4" w:space="0" w:color="auto"/>
              <w:right w:val="single" w:sz="4" w:space="0" w:color="auto"/>
            </w:tcBorders>
            <w:shd w:val="clear" w:color="auto" w:fill="auto"/>
            <w:hideMark/>
          </w:tcPr>
          <w:p w14:paraId="20FF7E13"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w:t>
            </w:r>
          </w:p>
        </w:tc>
        <w:tc>
          <w:tcPr>
            <w:tcW w:w="988" w:type="dxa"/>
            <w:tcBorders>
              <w:top w:val="single" w:sz="4" w:space="0" w:color="auto"/>
              <w:left w:val="single" w:sz="4" w:space="0" w:color="auto"/>
              <w:bottom w:val="single" w:sz="4" w:space="0" w:color="auto"/>
              <w:right w:val="single" w:sz="4" w:space="0" w:color="auto"/>
            </w:tcBorders>
            <w:shd w:val="clear" w:color="auto" w:fill="auto"/>
          </w:tcPr>
          <w:p w14:paraId="04947081" w14:textId="77777777" w:rsidR="00C10132" w:rsidRPr="0044610F" w:rsidRDefault="00C10132" w:rsidP="00C10132">
            <w:pPr>
              <w:spacing w:before="40"/>
              <w:rPr>
                <w:rFonts w:ascii="Arial" w:eastAsia="MS Mincho" w:hAnsi="Arial"/>
                <w:sz w:val="18"/>
                <w:szCs w:val="18"/>
                <w:lang w:eastAsia="en-GB"/>
              </w:rPr>
            </w:pPr>
          </w:p>
        </w:tc>
        <w:tc>
          <w:tcPr>
            <w:tcW w:w="5443" w:type="dxa"/>
            <w:tcBorders>
              <w:top w:val="single" w:sz="4" w:space="0" w:color="auto"/>
              <w:left w:val="single" w:sz="4" w:space="0" w:color="auto"/>
              <w:bottom w:val="single" w:sz="4" w:space="0" w:color="auto"/>
              <w:right w:val="single" w:sz="4" w:space="0" w:color="auto"/>
            </w:tcBorders>
            <w:shd w:val="clear" w:color="auto" w:fill="auto"/>
            <w:hideMark/>
          </w:tcPr>
          <w:p w14:paraId="4DACB0EC"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 xml:space="preserve">Drop A-CSI-only on PUSCH, transmit SR and HARQ-ACK </w:t>
            </w:r>
          </w:p>
        </w:tc>
      </w:tr>
      <w:tr w:rsidR="00C10132" w:rsidRPr="0044610F" w14:paraId="4DF39A56" w14:textId="77777777" w:rsidTr="00BD39C1">
        <w:tc>
          <w:tcPr>
            <w:tcW w:w="1071" w:type="dxa"/>
            <w:tcBorders>
              <w:top w:val="single" w:sz="4" w:space="0" w:color="auto"/>
              <w:left w:val="single" w:sz="4" w:space="0" w:color="auto"/>
              <w:bottom w:val="single" w:sz="4" w:space="0" w:color="auto"/>
              <w:right w:val="single" w:sz="4" w:space="0" w:color="auto"/>
            </w:tcBorders>
            <w:shd w:val="clear" w:color="auto" w:fill="auto"/>
            <w:hideMark/>
          </w:tcPr>
          <w:p w14:paraId="6D379101"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w:t>
            </w:r>
          </w:p>
        </w:tc>
        <w:tc>
          <w:tcPr>
            <w:tcW w:w="917" w:type="dxa"/>
            <w:tcBorders>
              <w:top w:val="single" w:sz="4" w:space="0" w:color="auto"/>
              <w:left w:val="single" w:sz="4" w:space="0" w:color="auto"/>
              <w:bottom w:val="single" w:sz="4" w:space="0" w:color="auto"/>
              <w:right w:val="single" w:sz="4" w:space="0" w:color="auto"/>
            </w:tcBorders>
            <w:shd w:val="clear" w:color="auto" w:fill="auto"/>
          </w:tcPr>
          <w:p w14:paraId="07C2C961" w14:textId="77777777" w:rsidR="00C10132" w:rsidRPr="0044610F" w:rsidRDefault="00C10132" w:rsidP="00C10132">
            <w:pPr>
              <w:spacing w:before="40"/>
              <w:rPr>
                <w:rFonts w:ascii="Arial" w:eastAsia="MS Mincho" w:hAnsi="Arial"/>
                <w:sz w:val="18"/>
                <w:szCs w:val="18"/>
                <w:lang w:eastAsia="en-GB"/>
              </w:rPr>
            </w:pPr>
          </w:p>
        </w:tc>
        <w:tc>
          <w:tcPr>
            <w:tcW w:w="899" w:type="dxa"/>
            <w:tcBorders>
              <w:top w:val="single" w:sz="4" w:space="0" w:color="auto"/>
              <w:left w:val="single" w:sz="4" w:space="0" w:color="auto"/>
              <w:bottom w:val="single" w:sz="4" w:space="0" w:color="auto"/>
              <w:right w:val="single" w:sz="4" w:space="0" w:color="auto"/>
            </w:tcBorders>
            <w:shd w:val="clear" w:color="auto" w:fill="auto"/>
          </w:tcPr>
          <w:p w14:paraId="56B44503" w14:textId="77777777" w:rsidR="00C10132" w:rsidRPr="0044610F" w:rsidRDefault="00C10132" w:rsidP="00C10132">
            <w:pPr>
              <w:spacing w:before="40"/>
              <w:rPr>
                <w:rFonts w:ascii="Arial" w:eastAsia="MS Mincho" w:hAnsi="Arial"/>
                <w:sz w:val="18"/>
                <w:szCs w:val="18"/>
                <w:lang w:eastAsia="en-GB"/>
              </w:rPr>
            </w:pPr>
          </w:p>
        </w:tc>
        <w:tc>
          <w:tcPr>
            <w:tcW w:w="539" w:type="dxa"/>
            <w:tcBorders>
              <w:top w:val="single" w:sz="4" w:space="0" w:color="auto"/>
              <w:left w:val="single" w:sz="4" w:space="0" w:color="auto"/>
              <w:bottom w:val="single" w:sz="4" w:space="0" w:color="auto"/>
              <w:right w:val="single" w:sz="4" w:space="0" w:color="auto"/>
            </w:tcBorders>
            <w:shd w:val="clear" w:color="auto" w:fill="auto"/>
            <w:hideMark/>
          </w:tcPr>
          <w:p w14:paraId="5CC85576"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w:t>
            </w:r>
          </w:p>
        </w:tc>
        <w:tc>
          <w:tcPr>
            <w:tcW w:w="988" w:type="dxa"/>
            <w:tcBorders>
              <w:top w:val="single" w:sz="4" w:space="0" w:color="auto"/>
              <w:left w:val="single" w:sz="4" w:space="0" w:color="auto"/>
              <w:bottom w:val="single" w:sz="4" w:space="0" w:color="auto"/>
              <w:right w:val="single" w:sz="4" w:space="0" w:color="auto"/>
            </w:tcBorders>
            <w:shd w:val="clear" w:color="auto" w:fill="auto"/>
          </w:tcPr>
          <w:p w14:paraId="0C8373C0" w14:textId="77777777" w:rsidR="00C10132" w:rsidRPr="0044610F" w:rsidRDefault="00C10132" w:rsidP="00C10132">
            <w:pPr>
              <w:spacing w:before="40"/>
              <w:rPr>
                <w:rFonts w:ascii="Arial" w:eastAsia="MS Mincho" w:hAnsi="Arial"/>
                <w:sz w:val="18"/>
                <w:szCs w:val="18"/>
                <w:lang w:eastAsia="en-GB"/>
              </w:rPr>
            </w:pPr>
          </w:p>
        </w:tc>
        <w:tc>
          <w:tcPr>
            <w:tcW w:w="5443" w:type="dxa"/>
            <w:tcBorders>
              <w:top w:val="single" w:sz="4" w:space="0" w:color="auto"/>
              <w:left w:val="single" w:sz="4" w:space="0" w:color="auto"/>
              <w:bottom w:val="single" w:sz="4" w:space="0" w:color="auto"/>
              <w:right w:val="single" w:sz="4" w:space="0" w:color="auto"/>
            </w:tcBorders>
            <w:shd w:val="clear" w:color="auto" w:fill="auto"/>
            <w:hideMark/>
          </w:tcPr>
          <w:p w14:paraId="29FC4519"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Drop SP-CSI on PUSCH, transmit SR</w:t>
            </w:r>
          </w:p>
        </w:tc>
      </w:tr>
      <w:tr w:rsidR="00C10132" w:rsidRPr="0044610F" w14:paraId="35A071C3" w14:textId="77777777" w:rsidTr="00BD39C1">
        <w:tc>
          <w:tcPr>
            <w:tcW w:w="1071" w:type="dxa"/>
            <w:tcBorders>
              <w:top w:val="single" w:sz="4" w:space="0" w:color="auto"/>
              <w:left w:val="single" w:sz="4" w:space="0" w:color="auto"/>
              <w:bottom w:val="single" w:sz="4" w:space="0" w:color="auto"/>
              <w:right w:val="single" w:sz="4" w:space="0" w:color="auto"/>
            </w:tcBorders>
            <w:shd w:val="clear" w:color="auto" w:fill="auto"/>
            <w:hideMark/>
          </w:tcPr>
          <w:p w14:paraId="1574AF4F"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w:t>
            </w:r>
          </w:p>
        </w:tc>
        <w:tc>
          <w:tcPr>
            <w:tcW w:w="917" w:type="dxa"/>
            <w:tcBorders>
              <w:top w:val="single" w:sz="4" w:space="0" w:color="auto"/>
              <w:left w:val="single" w:sz="4" w:space="0" w:color="auto"/>
              <w:bottom w:val="single" w:sz="4" w:space="0" w:color="auto"/>
              <w:right w:val="single" w:sz="4" w:space="0" w:color="auto"/>
            </w:tcBorders>
            <w:shd w:val="clear" w:color="auto" w:fill="auto"/>
          </w:tcPr>
          <w:p w14:paraId="387629EA" w14:textId="77777777" w:rsidR="00C10132" w:rsidRPr="0044610F" w:rsidRDefault="00C10132" w:rsidP="00C10132">
            <w:pPr>
              <w:spacing w:before="40"/>
              <w:rPr>
                <w:rFonts w:ascii="Arial" w:eastAsia="MS Mincho" w:hAnsi="Arial"/>
                <w:sz w:val="18"/>
                <w:szCs w:val="18"/>
                <w:lang w:eastAsia="en-GB"/>
              </w:rPr>
            </w:pPr>
          </w:p>
        </w:tc>
        <w:tc>
          <w:tcPr>
            <w:tcW w:w="899" w:type="dxa"/>
            <w:tcBorders>
              <w:top w:val="single" w:sz="4" w:space="0" w:color="auto"/>
              <w:left w:val="single" w:sz="4" w:space="0" w:color="auto"/>
              <w:bottom w:val="single" w:sz="4" w:space="0" w:color="auto"/>
              <w:right w:val="single" w:sz="4" w:space="0" w:color="auto"/>
            </w:tcBorders>
            <w:shd w:val="clear" w:color="auto" w:fill="auto"/>
            <w:hideMark/>
          </w:tcPr>
          <w:p w14:paraId="2832C309"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3E70FF9E" w14:textId="77777777" w:rsidR="00C10132" w:rsidRPr="0044610F" w:rsidRDefault="00C10132" w:rsidP="00C10132">
            <w:pPr>
              <w:spacing w:before="40"/>
              <w:rPr>
                <w:rFonts w:ascii="Arial" w:eastAsia="MS Mincho" w:hAnsi="Arial"/>
                <w:sz w:val="18"/>
                <w:szCs w:val="18"/>
                <w:lang w:eastAsia="en-GB"/>
              </w:rPr>
            </w:pPr>
          </w:p>
        </w:tc>
        <w:tc>
          <w:tcPr>
            <w:tcW w:w="988" w:type="dxa"/>
            <w:tcBorders>
              <w:top w:val="single" w:sz="4" w:space="0" w:color="auto"/>
              <w:left w:val="single" w:sz="4" w:space="0" w:color="auto"/>
              <w:bottom w:val="single" w:sz="4" w:space="0" w:color="auto"/>
              <w:right w:val="single" w:sz="4" w:space="0" w:color="auto"/>
            </w:tcBorders>
            <w:shd w:val="clear" w:color="auto" w:fill="auto"/>
          </w:tcPr>
          <w:p w14:paraId="100B37F4" w14:textId="77777777" w:rsidR="00C10132" w:rsidRPr="0044610F" w:rsidRDefault="00C10132" w:rsidP="00C10132">
            <w:pPr>
              <w:spacing w:before="40"/>
              <w:rPr>
                <w:rFonts w:ascii="Arial" w:eastAsia="MS Mincho" w:hAnsi="Arial"/>
                <w:sz w:val="18"/>
                <w:szCs w:val="18"/>
                <w:lang w:eastAsia="en-GB"/>
              </w:rPr>
            </w:pPr>
          </w:p>
        </w:tc>
        <w:tc>
          <w:tcPr>
            <w:tcW w:w="5443" w:type="dxa"/>
            <w:tcBorders>
              <w:top w:val="single" w:sz="4" w:space="0" w:color="auto"/>
              <w:left w:val="single" w:sz="4" w:space="0" w:color="auto"/>
              <w:bottom w:val="single" w:sz="4" w:space="0" w:color="auto"/>
              <w:right w:val="single" w:sz="4" w:space="0" w:color="auto"/>
            </w:tcBorders>
            <w:shd w:val="clear" w:color="auto" w:fill="auto"/>
            <w:hideMark/>
          </w:tcPr>
          <w:p w14:paraId="196E402B"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Multiplex HARQ-ACK on SP-CSI on PUSCH</w:t>
            </w:r>
          </w:p>
        </w:tc>
      </w:tr>
      <w:tr w:rsidR="00C10132" w:rsidRPr="0044610F" w14:paraId="5A245776" w14:textId="77777777" w:rsidTr="00BD39C1">
        <w:tc>
          <w:tcPr>
            <w:tcW w:w="1071" w:type="dxa"/>
            <w:tcBorders>
              <w:top w:val="single" w:sz="4" w:space="0" w:color="auto"/>
              <w:left w:val="single" w:sz="4" w:space="0" w:color="auto"/>
              <w:bottom w:val="single" w:sz="4" w:space="0" w:color="auto"/>
              <w:right w:val="single" w:sz="4" w:space="0" w:color="auto"/>
            </w:tcBorders>
            <w:shd w:val="clear" w:color="auto" w:fill="auto"/>
            <w:hideMark/>
          </w:tcPr>
          <w:p w14:paraId="67390BE5"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w:t>
            </w:r>
          </w:p>
        </w:tc>
        <w:tc>
          <w:tcPr>
            <w:tcW w:w="917" w:type="dxa"/>
            <w:tcBorders>
              <w:top w:val="single" w:sz="4" w:space="0" w:color="auto"/>
              <w:left w:val="single" w:sz="4" w:space="0" w:color="auto"/>
              <w:bottom w:val="single" w:sz="4" w:space="0" w:color="auto"/>
              <w:right w:val="single" w:sz="4" w:space="0" w:color="auto"/>
            </w:tcBorders>
            <w:shd w:val="clear" w:color="auto" w:fill="auto"/>
          </w:tcPr>
          <w:p w14:paraId="128A4A07" w14:textId="77777777" w:rsidR="00C10132" w:rsidRPr="0044610F" w:rsidRDefault="00C10132" w:rsidP="00C10132">
            <w:pPr>
              <w:spacing w:before="40"/>
              <w:rPr>
                <w:rFonts w:ascii="Arial" w:eastAsia="MS Mincho" w:hAnsi="Arial"/>
                <w:sz w:val="18"/>
                <w:szCs w:val="18"/>
                <w:lang w:eastAsia="en-GB"/>
              </w:rPr>
            </w:pPr>
          </w:p>
        </w:tc>
        <w:tc>
          <w:tcPr>
            <w:tcW w:w="899" w:type="dxa"/>
            <w:tcBorders>
              <w:top w:val="single" w:sz="4" w:space="0" w:color="auto"/>
              <w:left w:val="single" w:sz="4" w:space="0" w:color="auto"/>
              <w:bottom w:val="single" w:sz="4" w:space="0" w:color="auto"/>
              <w:right w:val="single" w:sz="4" w:space="0" w:color="auto"/>
            </w:tcBorders>
            <w:shd w:val="clear" w:color="auto" w:fill="auto"/>
            <w:hideMark/>
          </w:tcPr>
          <w:p w14:paraId="5E46AF5B"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w:t>
            </w:r>
          </w:p>
        </w:tc>
        <w:tc>
          <w:tcPr>
            <w:tcW w:w="539" w:type="dxa"/>
            <w:tcBorders>
              <w:top w:val="single" w:sz="4" w:space="0" w:color="auto"/>
              <w:left w:val="single" w:sz="4" w:space="0" w:color="auto"/>
              <w:bottom w:val="single" w:sz="4" w:space="0" w:color="auto"/>
              <w:right w:val="single" w:sz="4" w:space="0" w:color="auto"/>
            </w:tcBorders>
            <w:shd w:val="clear" w:color="auto" w:fill="auto"/>
            <w:hideMark/>
          </w:tcPr>
          <w:p w14:paraId="58C21478"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w:t>
            </w:r>
          </w:p>
        </w:tc>
        <w:tc>
          <w:tcPr>
            <w:tcW w:w="988" w:type="dxa"/>
            <w:tcBorders>
              <w:top w:val="single" w:sz="4" w:space="0" w:color="auto"/>
              <w:left w:val="single" w:sz="4" w:space="0" w:color="auto"/>
              <w:bottom w:val="single" w:sz="4" w:space="0" w:color="auto"/>
              <w:right w:val="single" w:sz="4" w:space="0" w:color="auto"/>
            </w:tcBorders>
            <w:shd w:val="clear" w:color="auto" w:fill="auto"/>
          </w:tcPr>
          <w:p w14:paraId="28981457" w14:textId="77777777" w:rsidR="00C10132" w:rsidRPr="0044610F" w:rsidRDefault="00C10132" w:rsidP="00C10132">
            <w:pPr>
              <w:spacing w:before="40"/>
              <w:rPr>
                <w:rFonts w:ascii="Arial" w:eastAsia="MS Mincho" w:hAnsi="Arial"/>
                <w:sz w:val="18"/>
                <w:szCs w:val="18"/>
                <w:lang w:eastAsia="en-GB"/>
              </w:rPr>
            </w:pPr>
          </w:p>
        </w:tc>
        <w:tc>
          <w:tcPr>
            <w:tcW w:w="5443" w:type="dxa"/>
            <w:tcBorders>
              <w:top w:val="single" w:sz="4" w:space="0" w:color="auto"/>
              <w:left w:val="single" w:sz="4" w:space="0" w:color="auto"/>
              <w:bottom w:val="single" w:sz="4" w:space="0" w:color="auto"/>
              <w:right w:val="single" w:sz="4" w:space="0" w:color="auto"/>
            </w:tcBorders>
            <w:shd w:val="clear" w:color="auto" w:fill="auto"/>
            <w:hideMark/>
          </w:tcPr>
          <w:p w14:paraId="6D5111CA"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 xml:space="preserve">Drop SP-CSI on PUSCH, transmit HARQ-ACK and SR </w:t>
            </w:r>
          </w:p>
        </w:tc>
      </w:tr>
      <w:tr w:rsidR="00C10132" w:rsidRPr="00A00653" w14:paraId="0E4960FA" w14:textId="77777777" w:rsidTr="00BD39C1">
        <w:trPr>
          <w:trHeight w:val="44"/>
        </w:trPr>
        <w:tc>
          <w:tcPr>
            <w:tcW w:w="1071" w:type="dxa"/>
            <w:tcBorders>
              <w:top w:val="single" w:sz="4" w:space="0" w:color="auto"/>
              <w:left w:val="single" w:sz="4" w:space="0" w:color="auto"/>
              <w:bottom w:val="single" w:sz="4" w:space="0" w:color="auto"/>
              <w:right w:val="single" w:sz="4" w:space="0" w:color="auto"/>
            </w:tcBorders>
            <w:shd w:val="clear" w:color="auto" w:fill="auto"/>
            <w:hideMark/>
          </w:tcPr>
          <w:p w14:paraId="3F3C250E"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w:t>
            </w:r>
          </w:p>
        </w:tc>
        <w:tc>
          <w:tcPr>
            <w:tcW w:w="917" w:type="dxa"/>
            <w:tcBorders>
              <w:top w:val="single" w:sz="4" w:space="0" w:color="auto"/>
              <w:left w:val="single" w:sz="4" w:space="0" w:color="auto"/>
              <w:bottom w:val="single" w:sz="4" w:space="0" w:color="auto"/>
              <w:right w:val="single" w:sz="4" w:space="0" w:color="auto"/>
            </w:tcBorders>
            <w:shd w:val="clear" w:color="auto" w:fill="auto"/>
          </w:tcPr>
          <w:p w14:paraId="0166661A" w14:textId="77777777" w:rsidR="00C10132" w:rsidRPr="0044610F" w:rsidRDefault="00C10132" w:rsidP="00C10132">
            <w:pPr>
              <w:spacing w:before="40"/>
              <w:rPr>
                <w:rFonts w:ascii="Arial" w:eastAsia="MS Mincho" w:hAnsi="Arial"/>
                <w:sz w:val="18"/>
                <w:szCs w:val="18"/>
                <w:lang w:eastAsia="en-GB"/>
              </w:rPr>
            </w:pPr>
          </w:p>
        </w:tc>
        <w:tc>
          <w:tcPr>
            <w:tcW w:w="899" w:type="dxa"/>
            <w:tcBorders>
              <w:top w:val="single" w:sz="4" w:space="0" w:color="auto"/>
              <w:left w:val="single" w:sz="4" w:space="0" w:color="auto"/>
              <w:bottom w:val="single" w:sz="4" w:space="0" w:color="auto"/>
              <w:right w:val="single" w:sz="4" w:space="0" w:color="auto"/>
            </w:tcBorders>
            <w:shd w:val="clear" w:color="auto" w:fill="auto"/>
          </w:tcPr>
          <w:p w14:paraId="5067A905" w14:textId="77777777" w:rsidR="00C10132" w:rsidRPr="0044610F" w:rsidRDefault="00C10132" w:rsidP="00C10132">
            <w:pPr>
              <w:spacing w:before="40"/>
              <w:rPr>
                <w:rFonts w:ascii="Arial" w:eastAsia="MS Mincho" w:hAnsi="Arial"/>
                <w:sz w:val="18"/>
                <w:szCs w:val="18"/>
                <w:lang w:eastAsia="en-GB"/>
              </w:rPr>
            </w:pP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33CBF9CA" w14:textId="77777777" w:rsidR="00C10132" w:rsidRPr="0044610F" w:rsidRDefault="00C10132" w:rsidP="00C10132">
            <w:pPr>
              <w:spacing w:before="40"/>
              <w:rPr>
                <w:rFonts w:ascii="Arial" w:eastAsia="MS Mincho" w:hAnsi="Arial"/>
                <w:sz w:val="18"/>
                <w:szCs w:val="18"/>
                <w:lang w:eastAsia="en-GB"/>
              </w:rPr>
            </w:pPr>
          </w:p>
        </w:tc>
        <w:tc>
          <w:tcPr>
            <w:tcW w:w="988" w:type="dxa"/>
            <w:tcBorders>
              <w:top w:val="single" w:sz="4" w:space="0" w:color="auto"/>
              <w:left w:val="single" w:sz="4" w:space="0" w:color="auto"/>
              <w:bottom w:val="single" w:sz="4" w:space="0" w:color="auto"/>
              <w:right w:val="single" w:sz="4" w:space="0" w:color="auto"/>
            </w:tcBorders>
            <w:shd w:val="clear" w:color="auto" w:fill="auto"/>
            <w:hideMark/>
          </w:tcPr>
          <w:p w14:paraId="333A7893" w14:textId="77777777" w:rsidR="00C10132" w:rsidRPr="0044610F" w:rsidRDefault="00C10132" w:rsidP="00C10132">
            <w:pPr>
              <w:spacing w:before="40"/>
              <w:rPr>
                <w:rFonts w:ascii="Arial" w:eastAsia="MS Mincho" w:hAnsi="Arial"/>
                <w:sz w:val="18"/>
                <w:szCs w:val="18"/>
                <w:lang w:eastAsia="en-GB"/>
              </w:rPr>
            </w:pPr>
            <w:r w:rsidRPr="0044610F">
              <w:rPr>
                <w:rFonts w:ascii="Arial" w:eastAsia="MS Mincho" w:hAnsi="Arial"/>
                <w:sz w:val="18"/>
                <w:szCs w:val="18"/>
                <w:lang w:eastAsia="en-GB"/>
              </w:rPr>
              <w:t>*</w:t>
            </w:r>
          </w:p>
        </w:tc>
        <w:tc>
          <w:tcPr>
            <w:tcW w:w="5443" w:type="dxa"/>
            <w:tcBorders>
              <w:top w:val="single" w:sz="4" w:space="0" w:color="auto"/>
              <w:left w:val="single" w:sz="4" w:space="0" w:color="auto"/>
              <w:bottom w:val="single" w:sz="4" w:space="0" w:color="auto"/>
              <w:right w:val="single" w:sz="4" w:space="0" w:color="auto"/>
            </w:tcBorders>
            <w:shd w:val="clear" w:color="auto" w:fill="auto"/>
            <w:hideMark/>
          </w:tcPr>
          <w:p w14:paraId="65307019" w14:textId="77777777" w:rsidR="00C10132" w:rsidRPr="0044610F" w:rsidRDefault="00C10132" w:rsidP="00C10132">
            <w:pPr>
              <w:spacing w:before="40"/>
              <w:rPr>
                <w:rFonts w:ascii="Arial" w:eastAsia="MS Mincho" w:hAnsi="Arial"/>
                <w:sz w:val="18"/>
                <w:szCs w:val="18"/>
                <w:lang w:val="fr-FR" w:eastAsia="en-GB"/>
              </w:rPr>
            </w:pPr>
            <w:r w:rsidRPr="0044610F">
              <w:rPr>
                <w:rFonts w:ascii="Arial" w:eastAsia="MS Mincho" w:hAnsi="Arial"/>
                <w:sz w:val="18"/>
                <w:szCs w:val="18"/>
                <w:lang w:val="fr-FR" w:eastAsia="en-GB"/>
              </w:rPr>
              <w:t>Drop SP-CSI on PUSCH</w:t>
            </w:r>
          </w:p>
        </w:tc>
      </w:tr>
    </w:tbl>
    <w:p w14:paraId="301A0DE5" w14:textId="77777777" w:rsidR="00C10132" w:rsidRPr="0044610F" w:rsidRDefault="00C10132" w:rsidP="00C10132">
      <w:pPr>
        <w:rPr>
          <w:lang w:val="fr-FR"/>
        </w:rPr>
      </w:pPr>
    </w:p>
    <w:p w14:paraId="7293D112" w14:textId="77777777" w:rsidR="00C10132" w:rsidRPr="0044610F" w:rsidRDefault="00C10132" w:rsidP="0099597B">
      <w:pPr>
        <w:pStyle w:val="ListParagraph"/>
        <w:numPr>
          <w:ilvl w:val="0"/>
          <w:numId w:val="78"/>
        </w:numPr>
      </w:pPr>
      <w:r w:rsidRPr="0044610F">
        <w:t>FFS when the starting symbols among UL transmissions are different in the above scenarios.</w:t>
      </w:r>
    </w:p>
    <w:p w14:paraId="6A0BD183" w14:textId="4CA01331" w:rsidR="00C10132" w:rsidRPr="00A27250" w:rsidRDefault="00A27250" w:rsidP="00437E28">
      <w:pPr>
        <w:ind w:left="720" w:hanging="720"/>
        <w:rPr>
          <w:b/>
          <w:lang w:eastAsia="x-none"/>
        </w:rPr>
      </w:pPr>
      <w:r w:rsidRPr="00A27250">
        <w:rPr>
          <w:b/>
          <w:lang w:eastAsia="x-none"/>
        </w:rPr>
        <w:t>Tuesday session</w:t>
      </w:r>
    </w:p>
    <w:p w14:paraId="340D19C4" w14:textId="50EDCCA3" w:rsidR="00A27250" w:rsidRPr="00A27250" w:rsidRDefault="00603E09" w:rsidP="00A27250">
      <w:pPr>
        <w:ind w:left="720" w:hanging="720"/>
        <w:rPr>
          <w:b/>
          <w:lang w:eastAsia="x-none"/>
        </w:rPr>
      </w:pPr>
      <w:hyperlink r:id="rId1642" w:history="1">
        <w:r w:rsidR="00FE4C7E">
          <w:rPr>
            <w:rStyle w:val="Hyperlink"/>
            <w:b/>
            <w:lang w:eastAsia="x-none"/>
          </w:rPr>
          <w:t>R1-1805599</w:t>
        </w:r>
      </w:hyperlink>
      <w:r w:rsidR="00A27250" w:rsidRPr="00A27250">
        <w:rPr>
          <w:b/>
          <w:lang w:eastAsia="x-none"/>
        </w:rPr>
        <w:tab/>
        <w:t>Summary of remaining issues for UCI multiplexing on PUSCH</w:t>
      </w:r>
      <w:r w:rsidR="00A27250" w:rsidRPr="00A27250">
        <w:rPr>
          <w:b/>
          <w:lang w:eastAsia="x-none"/>
        </w:rPr>
        <w:tab/>
        <w:t>Qualcomm</w:t>
      </w:r>
    </w:p>
    <w:p w14:paraId="5A88A4C8" w14:textId="77777777" w:rsidR="00A27250" w:rsidRDefault="00A27250" w:rsidP="00A2725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62AA2740" w14:textId="328FB1ED" w:rsidR="00A27250" w:rsidRDefault="00A27250" w:rsidP="00A27250">
      <w:pPr>
        <w:ind w:left="720" w:hanging="720"/>
        <w:rPr>
          <w:lang w:eastAsia="x-none"/>
        </w:rPr>
      </w:pPr>
    </w:p>
    <w:p w14:paraId="2BDA0D1C" w14:textId="77777777" w:rsidR="00465B37" w:rsidRPr="00465B37" w:rsidRDefault="00465B37" w:rsidP="00465B37">
      <w:pPr>
        <w:rPr>
          <w:szCs w:val="20"/>
        </w:rPr>
      </w:pPr>
      <w:r w:rsidRPr="00465B37">
        <w:rPr>
          <w:szCs w:val="20"/>
          <w:highlight w:val="green"/>
        </w:rPr>
        <w:t>Agreements</w:t>
      </w:r>
      <w:r w:rsidRPr="00465B37">
        <w:rPr>
          <w:szCs w:val="20"/>
        </w:rPr>
        <w:t>:</w:t>
      </w:r>
    </w:p>
    <w:p w14:paraId="6735BD97" w14:textId="77777777" w:rsidR="00465B37" w:rsidRPr="00465B37" w:rsidRDefault="00465B37" w:rsidP="0099597B">
      <w:pPr>
        <w:pStyle w:val="ListParagraph"/>
        <w:numPr>
          <w:ilvl w:val="0"/>
          <w:numId w:val="78"/>
        </w:numPr>
        <w:rPr>
          <w:noProof/>
        </w:rPr>
      </w:pPr>
      <w:r w:rsidRPr="00465B37">
        <w:rPr>
          <w:noProof/>
        </w:rPr>
        <w:t xml:space="preserve">For SP-CSI on PUSCH or A-CSI-only on PUSCH colliding with SR/HARQ-ACK with the same starting symbol within the same CC, adopt the proposals in the table below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559"/>
        <w:gridCol w:w="850"/>
        <w:gridCol w:w="644"/>
        <w:gridCol w:w="5168"/>
      </w:tblGrid>
      <w:tr w:rsidR="00465B37" w:rsidRPr="00465B37" w14:paraId="03F4D024" w14:textId="77777777" w:rsidTr="0029034D">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hideMark/>
          </w:tcPr>
          <w:p w14:paraId="13B74291"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SP-CSI on PUSCH without UL-SCH</w:t>
            </w:r>
          </w:p>
        </w:tc>
        <w:tc>
          <w:tcPr>
            <w:tcW w:w="1559" w:type="dxa"/>
            <w:tcBorders>
              <w:top w:val="single" w:sz="4" w:space="0" w:color="auto"/>
              <w:left w:val="single" w:sz="4" w:space="0" w:color="auto"/>
              <w:bottom w:val="single" w:sz="4" w:space="0" w:color="auto"/>
              <w:right w:val="single" w:sz="4" w:space="0" w:color="auto"/>
            </w:tcBorders>
            <w:shd w:val="clear" w:color="auto" w:fill="auto"/>
            <w:hideMark/>
          </w:tcPr>
          <w:p w14:paraId="7881800D"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A-CSI-only on PUSCH without UL-SCH</w:t>
            </w:r>
          </w:p>
        </w:tc>
        <w:tc>
          <w:tcPr>
            <w:tcW w:w="850" w:type="dxa"/>
            <w:tcBorders>
              <w:top w:val="single" w:sz="4" w:space="0" w:color="auto"/>
              <w:left w:val="single" w:sz="4" w:space="0" w:color="auto"/>
              <w:bottom w:val="single" w:sz="4" w:space="0" w:color="auto"/>
              <w:right w:val="single" w:sz="4" w:space="0" w:color="auto"/>
            </w:tcBorders>
            <w:shd w:val="clear" w:color="auto" w:fill="auto"/>
            <w:hideMark/>
          </w:tcPr>
          <w:p w14:paraId="1B1A6896"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HARQ-ACK</w:t>
            </w:r>
          </w:p>
        </w:tc>
        <w:tc>
          <w:tcPr>
            <w:tcW w:w="644" w:type="dxa"/>
            <w:tcBorders>
              <w:top w:val="single" w:sz="4" w:space="0" w:color="auto"/>
              <w:left w:val="single" w:sz="4" w:space="0" w:color="auto"/>
              <w:bottom w:val="single" w:sz="4" w:space="0" w:color="auto"/>
              <w:right w:val="single" w:sz="4" w:space="0" w:color="auto"/>
            </w:tcBorders>
            <w:shd w:val="clear" w:color="auto" w:fill="auto"/>
            <w:hideMark/>
          </w:tcPr>
          <w:p w14:paraId="5F2B11B1"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SR</w:t>
            </w:r>
          </w:p>
        </w:tc>
        <w:tc>
          <w:tcPr>
            <w:tcW w:w="5168" w:type="dxa"/>
            <w:tcBorders>
              <w:top w:val="single" w:sz="4" w:space="0" w:color="auto"/>
              <w:left w:val="single" w:sz="4" w:space="0" w:color="auto"/>
              <w:bottom w:val="single" w:sz="4" w:space="0" w:color="auto"/>
              <w:right w:val="single" w:sz="4" w:space="0" w:color="auto"/>
            </w:tcBorders>
            <w:shd w:val="clear" w:color="auto" w:fill="auto"/>
            <w:hideMark/>
          </w:tcPr>
          <w:p w14:paraId="12528CEB"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Proposal</w:t>
            </w:r>
          </w:p>
        </w:tc>
      </w:tr>
      <w:tr w:rsidR="00465B37" w:rsidRPr="00465B37" w14:paraId="4914D697" w14:textId="77777777" w:rsidTr="0029034D">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Pr>
          <w:p w14:paraId="61E1B477" w14:textId="77777777" w:rsidR="00465B37" w:rsidRPr="00465B37" w:rsidRDefault="00465B37" w:rsidP="00465B37">
            <w:pPr>
              <w:spacing w:before="40"/>
              <w:rPr>
                <w:rFonts w:ascii="Arial" w:eastAsia="MS Mincho" w:hAnsi="Arial"/>
                <w:sz w:val="18"/>
                <w:szCs w:val="18"/>
                <w:lang w:eastAsia="en-GB"/>
              </w:rPr>
            </w:pPr>
          </w:p>
        </w:tc>
        <w:tc>
          <w:tcPr>
            <w:tcW w:w="1559" w:type="dxa"/>
            <w:tcBorders>
              <w:top w:val="single" w:sz="4" w:space="0" w:color="auto"/>
              <w:left w:val="single" w:sz="4" w:space="0" w:color="auto"/>
              <w:bottom w:val="single" w:sz="4" w:space="0" w:color="auto"/>
              <w:right w:val="single" w:sz="4" w:space="0" w:color="auto"/>
            </w:tcBorders>
            <w:shd w:val="clear" w:color="auto" w:fill="auto"/>
            <w:hideMark/>
          </w:tcPr>
          <w:p w14:paraId="2AD52CB2"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F207EFB" w14:textId="77777777" w:rsidR="00465B37" w:rsidRPr="00465B37" w:rsidRDefault="00465B37" w:rsidP="00465B37">
            <w:pPr>
              <w:spacing w:before="40"/>
              <w:rPr>
                <w:rFonts w:ascii="Arial" w:eastAsia="MS Mincho" w:hAnsi="Arial"/>
                <w:sz w:val="18"/>
                <w:szCs w:val="18"/>
                <w:lang w:eastAsia="en-GB"/>
              </w:rPr>
            </w:pPr>
          </w:p>
        </w:tc>
        <w:tc>
          <w:tcPr>
            <w:tcW w:w="644" w:type="dxa"/>
            <w:tcBorders>
              <w:top w:val="single" w:sz="4" w:space="0" w:color="auto"/>
              <w:left w:val="single" w:sz="4" w:space="0" w:color="auto"/>
              <w:bottom w:val="single" w:sz="4" w:space="0" w:color="auto"/>
              <w:right w:val="single" w:sz="4" w:space="0" w:color="auto"/>
            </w:tcBorders>
            <w:shd w:val="clear" w:color="auto" w:fill="auto"/>
            <w:hideMark/>
          </w:tcPr>
          <w:p w14:paraId="2CB4469D" w14:textId="77777777" w:rsidR="00465B37" w:rsidRPr="00465B37" w:rsidRDefault="00465B37" w:rsidP="0099597B">
            <w:pPr>
              <w:numPr>
                <w:ilvl w:val="0"/>
                <w:numId w:val="99"/>
              </w:numPr>
              <w:spacing w:before="40"/>
              <w:rPr>
                <w:rFonts w:ascii="Arial" w:eastAsia="MS Mincho" w:hAnsi="Arial"/>
                <w:sz w:val="18"/>
                <w:szCs w:val="18"/>
                <w:lang w:eastAsia="en-GB"/>
              </w:rPr>
            </w:pPr>
          </w:p>
        </w:tc>
        <w:tc>
          <w:tcPr>
            <w:tcW w:w="5168" w:type="dxa"/>
            <w:tcBorders>
              <w:top w:val="single" w:sz="4" w:space="0" w:color="auto"/>
              <w:left w:val="single" w:sz="4" w:space="0" w:color="auto"/>
              <w:bottom w:val="single" w:sz="4" w:space="0" w:color="auto"/>
              <w:right w:val="single" w:sz="4" w:space="0" w:color="auto"/>
            </w:tcBorders>
            <w:shd w:val="clear" w:color="auto" w:fill="auto"/>
            <w:hideMark/>
          </w:tcPr>
          <w:p w14:paraId="1B05D04D"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Drop A-CSI-only on PUSCH, transmit SR on PUCCH. (follow LTE approach)</w:t>
            </w:r>
          </w:p>
        </w:tc>
      </w:tr>
      <w:tr w:rsidR="00465B37" w:rsidRPr="00465B37" w14:paraId="3E6B1B52" w14:textId="77777777" w:rsidTr="0029034D">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Pr>
          <w:p w14:paraId="3F7936AC" w14:textId="77777777" w:rsidR="00465B37" w:rsidRPr="00465B37" w:rsidRDefault="00465B37" w:rsidP="00465B37">
            <w:pPr>
              <w:spacing w:before="40"/>
              <w:rPr>
                <w:rFonts w:ascii="Arial" w:eastAsia="MS Mincho" w:hAnsi="Arial"/>
                <w:sz w:val="18"/>
                <w:szCs w:val="18"/>
                <w:lang w:eastAsia="en-GB"/>
              </w:rPr>
            </w:pPr>
          </w:p>
        </w:tc>
        <w:tc>
          <w:tcPr>
            <w:tcW w:w="1559" w:type="dxa"/>
            <w:tcBorders>
              <w:top w:val="single" w:sz="4" w:space="0" w:color="auto"/>
              <w:left w:val="single" w:sz="4" w:space="0" w:color="auto"/>
              <w:bottom w:val="single" w:sz="4" w:space="0" w:color="auto"/>
              <w:right w:val="single" w:sz="4" w:space="0" w:color="auto"/>
            </w:tcBorders>
            <w:shd w:val="clear" w:color="auto" w:fill="auto"/>
            <w:hideMark/>
          </w:tcPr>
          <w:p w14:paraId="283339D4"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w:t>
            </w:r>
          </w:p>
        </w:tc>
        <w:tc>
          <w:tcPr>
            <w:tcW w:w="850" w:type="dxa"/>
            <w:tcBorders>
              <w:top w:val="single" w:sz="4" w:space="0" w:color="auto"/>
              <w:left w:val="single" w:sz="4" w:space="0" w:color="auto"/>
              <w:bottom w:val="single" w:sz="4" w:space="0" w:color="auto"/>
              <w:right w:val="single" w:sz="4" w:space="0" w:color="auto"/>
            </w:tcBorders>
            <w:shd w:val="clear" w:color="auto" w:fill="auto"/>
            <w:hideMark/>
          </w:tcPr>
          <w:p w14:paraId="503E4F95"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w:t>
            </w:r>
          </w:p>
        </w:tc>
        <w:tc>
          <w:tcPr>
            <w:tcW w:w="644" w:type="dxa"/>
            <w:tcBorders>
              <w:top w:val="single" w:sz="4" w:space="0" w:color="auto"/>
              <w:left w:val="single" w:sz="4" w:space="0" w:color="auto"/>
              <w:bottom w:val="single" w:sz="4" w:space="0" w:color="auto"/>
              <w:right w:val="single" w:sz="4" w:space="0" w:color="auto"/>
            </w:tcBorders>
            <w:shd w:val="clear" w:color="auto" w:fill="auto"/>
            <w:hideMark/>
          </w:tcPr>
          <w:p w14:paraId="017FF19B"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w:t>
            </w:r>
          </w:p>
        </w:tc>
        <w:tc>
          <w:tcPr>
            <w:tcW w:w="5168" w:type="dxa"/>
            <w:tcBorders>
              <w:top w:val="single" w:sz="4" w:space="0" w:color="auto"/>
              <w:left w:val="single" w:sz="4" w:space="0" w:color="auto"/>
              <w:bottom w:val="single" w:sz="4" w:space="0" w:color="auto"/>
              <w:right w:val="single" w:sz="4" w:space="0" w:color="auto"/>
            </w:tcBorders>
            <w:shd w:val="clear" w:color="auto" w:fill="auto"/>
            <w:hideMark/>
          </w:tcPr>
          <w:p w14:paraId="24647F0F"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 xml:space="preserve">Drop A-CSI-only on PUSCH, transmit SR and HARQ-ACK on PUCCH. (follow LTE approach) </w:t>
            </w:r>
          </w:p>
        </w:tc>
      </w:tr>
      <w:tr w:rsidR="00465B37" w:rsidRPr="00465B37" w14:paraId="0A1639C9" w14:textId="77777777" w:rsidTr="0029034D">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hideMark/>
          </w:tcPr>
          <w:p w14:paraId="2E03F8F6"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972C131" w14:textId="77777777" w:rsidR="00465B37" w:rsidRPr="00465B37" w:rsidRDefault="00465B37" w:rsidP="00465B37">
            <w:pPr>
              <w:spacing w:before="40"/>
              <w:rPr>
                <w:rFonts w:ascii="Arial" w:eastAsia="MS Mincho" w:hAnsi="Arial"/>
                <w:sz w:val="18"/>
                <w:szCs w:val="18"/>
                <w:lang w:eastAsia="en-GB"/>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26A6E1B" w14:textId="77777777" w:rsidR="00465B37" w:rsidRPr="00465B37" w:rsidRDefault="00465B37" w:rsidP="00465B37">
            <w:pPr>
              <w:spacing w:before="40"/>
              <w:rPr>
                <w:rFonts w:ascii="Arial" w:eastAsia="MS Mincho" w:hAnsi="Arial"/>
                <w:sz w:val="18"/>
                <w:szCs w:val="18"/>
                <w:lang w:eastAsia="en-GB"/>
              </w:rPr>
            </w:pPr>
          </w:p>
        </w:tc>
        <w:tc>
          <w:tcPr>
            <w:tcW w:w="644" w:type="dxa"/>
            <w:tcBorders>
              <w:top w:val="single" w:sz="4" w:space="0" w:color="auto"/>
              <w:left w:val="single" w:sz="4" w:space="0" w:color="auto"/>
              <w:bottom w:val="single" w:sz="4" w:space="0" w:color="auto"/>
              <w:right w:val="single" w:sz="4" w:space="0" w:color="auto"/>
            </w:tcBorders>
            <w:shd w:val="clear" w:color="auto" w:fill="auto"/>
            <w:hideMark/>
          </w:tcPr>
          <w:p w14:paraId="780F04EE"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w:t>
            </w:r>
          </w:p>
        </w:tc>
        <w:tc>
          <w:tcPr>
            <w:tcW w:w="5168" w:type="dxa"/>
            <w:tcBorders>
              <w:top w:val="single" w:sz="4" w:space="0" w:color="auto"/>
              <w:left w:val="single" w:sz="4" w:space="0" w:color="auto"/>
              <w:bottom w:val="single" w:sz="4" w:space="0" w:color="auto"/>
              <w:right w:val="single" w:sz="4" w:space="0" w:color="auto"/>
            </w:tcBorders>
            <w:shd w:val="clear" w:color="auto" w:fill="auto"/>
            <w:hideMark/>
          </w:tcPr>
          <w:p w14:paraId="733D19DD"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Drop SP-CSI on PUSCH, transmit SR on PUCCH (follow LTE approach)</w:t>
            </w:r>
          </w:p>
        </w:tc>
      </w:tr>
      <w:tr w:rsidR="00465B37" w:rsidRPr="00465B37" w14:paraId="38F9EF56" w14:textId="77777777" w:rsidTr="0029034D">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hideMark/>
          </w:tcPr>
          <w:p w14:paraId="11B3894C"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FA6E1B5" w14:textId="77777777" w:rsidR="00465B37" w:rsidRPr="00465B37" w:rsidRDefault="00465B37" w:rsidP="00465B37">
            <w:pPr>
              <w:spacing w:before="40"/>
              <w:rPr>
                <w:rFonts w:ascii="Arial" w:eastAsia="MS Mincho" w:hAnsi="Arial"/>
                <w:sz w:val="18"/>
                <w:szCs w:val="18"/>
                <w:lang w:eastAsia="en-GB"/>
              </w:rPr>
            </w:pPr>
          </w:p>
        </w:tc>
        <w:tc>
          <w:tcPr>
            <w:tcW w:w="850" w:type="dxa"/>
            <w:tcBorders>
              <w:top w:val="single" w:sz="4" w:space="0" w:color="auto"/>
              <w:left w:val="single" w:sz="4" w:space="0" w:color="auto"/>
              <w:bottom w:val="single" w:sz="4" w:space="0" w:color="auto"/>
              <w:right w:val="single" w:sz="4" w:space="0" w:color="auto"/>
            </w:tcBorders>
            <w:shd w:val="clear" w:color="auto" w:fill="auto"/>
            <w:hideMark/>
          </w:tcPr>
          <w:p w14:paraId="302D9FF7"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w:t>
            </w:r>
          </w:p>
        </w:tc>
        <w:tc>
          <w:tcPr>
            <w:tcW w:w="644" w:type="dxa"/>
            <w:tcBorders>
              <w:top w:val="single" w:sz="4" w:space="0" w:color="auto"/>
              <w:left w:val="single" w:sz="4" w:space="0" w:color="auto"/>
              <w:bottom w:val="single" w:sz="4" w:space="0" w:color="auto"/>
              <w:right w:val="single" w:sz="4" w:space="0" w:color="auto"/>
            </w:tcBorders>
            <w:shd w:val="clear" w:color="auto" w:fill="auto"/>
            <w:hideMark/>
          </w:tcPr>
          <w:p w14:paraId="615E9DF2"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w:t>
            </w:r>
          </w:p>
        </w:tc>
        <w:tc>
          <w:tcPr>
            <w:tcW w:w="5168" w:type="dxa"/>
            <w:tcBorders>
              <w:top w:val="single" w:sz="4" w:space="0" w:color="auto"/>
              <w:left w:val="single" w:sz="4" w:space="0" w:color="auto"/>
              <w:bottom w:val="single" w:sz="4" w:space="0" w:color="auto"/>
              <w:right w:val="single" w:sz="4" w:space="0" w:color="auto"/>
            </w:tcBorders>
            <w:shd w:val="clear" w:color="auto" w:fill="auto"/>
            <w:hideMark/>
          </w:tcPr>
          <w:p w14:paraId="05DE373E" w14:textId="77777777" w:rsidR="00465B37" w:rsidRPr="00465B37" w:rsidRDefault="00465B37" w:rsidP="00465B37">
            <w:pPr>
              <w:spacing w:before="40"/>
              <w:rPr>
                <w:rFonts w:ascii="Arial" w:eastAsia="MS Mincho" w:hAnsi="Arial"/>
                <w:sz w:val="18"/>
                <w:szCs w:val="18"/>
                <w:lang w:eastAsia="en-GB"/>
              </w:rPr>
            </w:pPr>
            <w:r w:rsidRPr="00465B37">
              <w:rPr>
                <w:rFonts w:ascii="Arial" w:eastAsia="MS Mincho" w:hAnsi="Arial"/>
                <w:sz w:val="18"/>
                <w:szCs w:val="18"/>
                <w:lang w:eastAsia="en-GB"/>
              </w:rPr>
              <w:t>Drop SP-CSI on PUSCH, transmit HARQ-ACK and SR on PUCCH (follow LTE approach)</w:t>
            </w:r>
          </w:p>
        </w:tc>
      </w:tr>
    </w:tbl>
    <w:p w14:paraId="675F775A" w14:textId="77777777" w:rsidR="00465B37" w:rsidRPr="00465B37" w:rsidRDefault="00465B37" w:rsidP="0044610F"/>
    <w:p w14:paraId="5472B1FA" w14:textId="77777777" w:rsidR="00465B37" w:rsidRPr="00465B37" w:rsidRDefault="00465B37" w:rsidP="0099597B">
      <w:pPr>
        <w:pStyle w:val="ListParagraph"/>
        <w:numPr>
          <w:ilvl w:val="0"/>
          <w:numId w:val="78"/>
        </w:numPr>
      </w:pPr>
      <w:r w:rsidRPr="00465B37">
        <w:t>The symbol “*” in SR means when SR is positive</w:t>
      </w:r>
    </w:p>
    <w:p w14:paraId="4F22AE71" w14:textId="77777777" w:rsidR="00465B37" w:rsidRPr="00465B37" w:rsidRDefault="00465B37" w:rsidP="0099597B">
      <w:pPr>
        <w:pStyle w:val="ListParagraph"/>
        <w:numPr>
          <w:ilvl w:val="0"/>
          <w:numId w:val="78"/>
        </w:numPr>
      </w:pPr>
      <w:r w:rsidRPr="00465B37">
        <w:t>FFS when the starting symbols among UL transmissions are different in the above scenarios.</w:t>
      </w:r>
    </w:p>
    <w:p w14:paraId="008B111A" w14:textId="77777777" w:rsidR="00465B37" w:rsidRPr="00465B37" w:rsidRDefault="00465B37" w:rsidP="00465B37"/>
    <w:p w14:paraId="721BC312" w14:textId="77777777" w:rsidR="00465B37" w:rsidRPr="00465B37" w:rsidRDefault="00465B37" w:rsidP="00465B37">
      <w:pPr>
        <w:rPr>
          <w:szCs w:val="20"/>
        </w:rPr>
      </w:pPr>
      <w:r w:rsidRPr="00465B37">
        <w:rPr>
          <w:szCs w:val="20"/>
          <w:highlight w:val="green"/>
        </w:rPr>
        <w:t>Agreements</w:t>
      </w:r>
      <w:r w:rsidRPr="00465B37">
        <w:rPr>
          <w:szCs w:val="20"/>
        </w:rPr>
        <w:t>:</w:t>
      </w:r>
    </w:p>
    <w:p w14:paraId="2E178553" w14:textId="77777777" w:rsidR="00465B37" w:rsidRPr="00465B37" w:rsidRDefault="00465B37" w:rsidP="0099597B">
      <w:pPr>
        <w:numPr>
          <w:ilvl w:val="0"/>
          <w:numId w:val="101"/>
        </w:numPr>
        <w:rPr>
          <w:noProof/>
          <w:szCs w:val="20"/>
        </w:rPr>
      </w:pPr>
      <w:r w:rsidRPr="00465B37">
        <w:rPr>
          <w:noProof/>
          <w:szCs w:val="20"/>
        </w:rPr>
        <w:t xml:space="preserve">For SP-CSI on configured PUSCH without UL-SCH colliding with a PUSCH with UL-SCH with overlapped symbols in time </w:t>
      </w:r>
    </w:p>
    <w:p w14:paraId="576282DD" w14:textId="77777777" w:rsidR="00465B37" w:rsidRPr="00465B37" w:rsidRDefault="00465B37" w:rsidP="0099597B">
      <w:pPr>
        <w:numPr>
          <w:ilvl w:val="1"/>
          <w:numId w:val="101"/>
        </w:numPr>
        <w:rPr>
          <w:rFonts w:ascii="Times New Roman" w:hAnsi="Times New Roman"/>
          <w:noProof/>
          <w:szCs w:val="20"/>
          <w:lang w:eastAsia="x-none"/>
        </w:rPr>
      </w:pPr>
      <w:r w:rsidRPr="00465B37">
        <w:rPr>
          <w:rFonts w:ascii="Times New Roman" w:hAnsi="Times New Roman"/>
          <w:noProof/>
          <w:szCs w:val="20"/>
          <w:lang w:eastAsia="x-none"/>
        </w:rPr>
        <w:t>When starting symbols between the two channels are aligned, drop SP-CSI (following MIMO agreements made in last meeting)</w:t>
      </w:r>
    </w:p>
    <w:p w14:paraId="79433D96" w14:textId="77777777" w:rsidR="00465B37" w:rsidRPr="00465B37" w:rsidRDefault="00465B37" w:rsidP="0099597B">
      <w:pPr>
        <w:numPr>
          <w:ilvl w:val="1"/>
          <w:numId w:val="101"/>
        </w:numPr>
        <w:rPr>
          <w:rFonts w:ascii="Times New Roman" w:hAnsi="Times New Roman"/>
          <w:noProof/>
          <w:szCs w:val="20"/>
          <w:lang w:eastAsia="x-none"/>
        </w:rPr>
      </w:pPr>
      <w:r w:rsidRPr="00465B37">
        <w:rPr>
          <w:rFonts w:ascii="Times New Roman" w:hAnsi="Times New Roman"/>
          <w:noProof/>
          <w:szCs w:val="20"/>
          <w:lang w:eastAsia="x-none"/>
        </w:rPr>
        <w:t>When starting symbols between the two channels are not aligned</w:t>
      </w:r>
    </w:p>
    <w:p w14:paraId="239E9383" w14:textId="77777777" w:rsidR="00465B37" w:rsidRPr="00465B37" w:rsidRDefault="00465B37" w:rsidP="0099597B">
      <w:pPr>
        <w:numPr>
          <w:ilvl w:val="2"/>
          <w:numId w:val="101"/>
        </w:numPr>
        <w:rPr>
          <w:rFonts w:ascii="Times New Roman" w:hAnsi="Times New Roman"/>
          <w:noProof/>
          <w:szCs w:val="20"/>
          <w:lang w:eastAsia="x-none"/>
        </w:rPr>
      </w:pPr>
      <w:r w:rsidRPr="00465B37">
        <w:rPr>
          <w:rFonts w:ascii="Times New Roman" w:hAnsi="Times New Roman"/>
          <w:noProof/>
          <w:szCs w:val="20"/>
          <w:lang w:eastAsia="x-none"/>
        </w:rPr>
        <w:t>FFS</w:t>
      </w:r>
    </w:p>
    <w:p w14:paraId="158DD159" w14:textId="77777777" w:rsidR="00465B37" w:rsidRPr="00465B37" w:rsidRDefault="00465B37" w:rsidP="0099597B">
      <w:pPr>
        <w:numPr>
          <w:ilvl w:val="2"/>
          <w:numId w:val="101"/>
        </w:numPr>
        <w:rPr>
          <w:rFonts w:ascii="Times New Roman" w:hAnsi="Times New Roman"/>
          <w:noProof/>
          <w:szCs w:val="20"/>
          <w:lang w:eastAsia="x-none"/>
        </w:rPr>
      </w:pPr>
      <w:r w:rsidRPr="00465B37">
        <w:rPr>
          <w:rFonts w:ascii="Times New Roman" w:hAnsi="Times New Roman"/>
          <w:noProof/>
          <w:szCs w:val="20"/>
          <w:lang w:eastAsia="x-none"/>
        </w:rPr>
        <w:t>Note: this replaces the MIMO agreements made earlier</w:t>
      </w:r>
    </w:p>
    <w:p w14:paraId="7CA5051E" w14:textId="77777777" w:rsidR="00465B37" w:rsidRPr="00465B37" w:rsidRDefault="00465B37" w:rsidP="00465B37"/>
    <w:p w14:paraId="61C23C2B" w14:textId="31A9079E" w:rsidR="00465B37" w:rsidRPr="00465B37" w:rsidRDefault="00465B37" w:rsidP="00465B37">
      <w:pPr>
        <w:rPr>
          <w:szCs w:val="20"/>
        </w:rPr>
      </w:pPr>
      <w:r w:rsidRPr="00465B37">
        <w:rPr>
          <w:szCs w:val="20"/>
          <w:highlight w:val="green"/>
        </w:rPr>
        <w:t>Agreement</w:t>
      </w:r>
      <w:r w:rsidRPr="00465B37">
        <w:rPr>
          <w:szCs w:val="20"/>
        </w:rPr>
        <w:t>:</w:t>
      </w:r>
    </w:p>
    <w:p w14:paraId="738B2997" w14:textId="77777777" w:rsidR="00465B37" w:rsidRPr="00465B37" w:rsidRDefault="00465B37" w:rsidP="0099597B">
      <w:pPr>
        <w:numPr>
          <w:ilvl w:val="0"/>
          <w:numId w:val="100"/>
        </w:numPr>
        <w:rPr>
          <w:iCs/>
          <w:szCs w:val="20"/>
          <w:lang w:eastAsia="zh-CN"/>
        </w:rPr>
      </w:pPr>
      <w:r w:rsidRPr="00465B37">
        <w:rPr>
          <w:iCs/>
          <w:szCs w:val="20"/>
          <w:lang w:eastAsia="zh-CN"/>
        </w:rPr>
        <w:t xml:space="preserve">Adopt the following TP in Section 6.2.7 of 38.212: </w:t>
      </w:r>
    </w:p>
    <w:p w14:paraId="3CC77C3E" w14:textId="77777777" w:rsidR="00465B37" w:rsidRPr="00465B37" w:rsidRDefault="00465B37" w:rsidP="00465B37">
      <w:pPr>
        <w:ind w:left="1440" w:hanging="720"/>
        <w:rPr>
          <w:szCs w:val="20"/>
          <w:lang w:eastAsia="zh-CN"/>
        </w:rPr>
      </w:pPr>
      <w:r w:rsidRPr="00465B37">
        <w:rPr>
          <w:szCs w:val="20"/>
        </w:rPr>
        <w:t xml:space="preserve">for </w:t>
      </w:r>
      <w:r w:rsidR="00603E09">
        <w:rPr>
          <w:rFonts w:ascii="Calibri" w:eastAsia="Times New Roman" w:hAnsi="Calibri"/>
          <w:position w:val="-10"/>
          <w:szCs w:val="20"/>
        </w:rPr>
        <w:pict w14:anchorId="4AE523BA">
          <v:shape id="_x0000_i1291" type="#_x0000_t75" style="width:24pt;height:14.4pt">
            <v:imagedata r:id="rId1643" o:title=""/>
          </v:shape>
        </w:pict>
      </w:r>
      <w:r w:rsidRPr="00465B37">
        <w:rPr>
          <w:szCs w:val="20"/>
        </w:rPr>
        <w:t xml:space="preserve"> to </w:t>
      </w:r>
      <w:r w:rsidR="00603E09">
        <w:rPr>
          <w:rFonts w:ascii="Calibri" w:eastAsia="Times New Roman" w:hAnsi="Calibri"/>
          <w:position w:val="-12"/>
          <w:szCs w:val="20"/>
        </w:rPr>
        <w:pict w14:anchorId="53988550">
          <v:shape id="_x0000_i1292" type="#_x0000_t75" style="width:44.4pt;height:18.6pt">
            <v:imagedata r:id="rId1644" o:title=""/>
          </v:shape>
        </w:pict>
      </w:r>
      <w:ins w:id="542" w:author="Author">
        <w:r w:rsidRPr="00465B37">
          <w:rPr>
            <w:szCs w:val="20"/>
          </w:rPr>
          <w:t xml:space="preserve"> </w:t>
        </w:r>
      </w:ins>
      <w:r w:rsidRPr="00465B37">
        <w:rPr>
          <w:szCs w:val="20"/>
        </w:rPr>
        <w:tab/>
      </w:r>
      <w:r w:rsidRPr="00465B37">
        <w:rPr>
          <w:szCs w:val="20"/>
        </w:rPr>
        <w:tab/>
      </w:r>
    </w:p>
    <w:p w14:paraId="4BF63010" w14:textId="77777777" w:rsidR="00465B37" w:rsidRPr="00465B37" w:rsidRDefault="00465B37" w:rsidP="00465B37">
      <w:pPr>
        <w:ind w:left="464" w:firstLine="284"/>
        <w:rPr>
          <w:strike/>
          <w:color w:val="FF0000"/>
          <w:szCs w:val="20"/>
          <w:u w:val="single"/>
        </w:rPr>
      </w:pPr>
      <w:r w:rsidRPr="00465B37">
        <w:rPr>
          <w:color w:val="FF0000"/>
          <w:szCs w:val="20"/>
          <w:u w:val="single"/>
        </w:rPr>
        <w:t xml:space="preserve">       </w:t>
      </w:r>
      <w:r w:rsidR="00603E09">
        <w:rPr>
          <w:rFonts w:ascii="Calibri" w:eastAsia="Times New Roman" w:hAnsi="Calibri"/>
          <w:strike/>
          <w:color w:val="FF0000"/>
          <w:position w:val="-16"/>
          <w:szCs w:val="20"/>
          <w:u w:val="single"/>
        </w:rPr>
        <w:pict w14:anchorId="1D3F39BD">
          <v:shape id="_x0000_i1293" type="#_x0000_t75" style="width:112.8pt;height:18.6pt">
            <v:imagedata r:id="rId1645" o:title=""/>
          </v:shape>
        </w:pict>
      </w:r>
      <w:r w:rsidRPr="00465B37">
        <w:rPr>
          <w:strike/>
          <w:color w:val="FF0000"/>
          <w:szCs w:val="20"/>
          <w:u w:val="single"/>
        </w:rPr>
        <w:t>;</w:t>
      </w:r>
    </w:p>
    <w:p w14:paraId="3E9EB1FA" w14:textId="77777777" w:rsidR="00465B37" w:rsidRPr="00465B37" w:rsidRDefault="00603E09" w:rsidP="00465B37">
      <w:pPr>
        <w:ind w:left="1036" w:firstLine="288"/>
        <w:rPr>
          <w:strike/>
          <w:color w:val="FF0000"/>
          <w:szCs w:val="20"/>
          <w:u w:val="single"/>
        </w:rPr>
      </w:pPr>
      <w:r>
        <w:rPr>
          <w:rFonts w:ascii="Calibri" w:eastAsia="Times New Roman" w:hAnsi="Calibri"/>
          <w:strike/>
          <w:color w:val="FF0000"/>
          <w:position w:val="-16"/>
          <w:szCs w:val="20"/>
          <w:u w:val="single"/>
        </w:rPr>
        <w:pict w14:anchorId="1D96BBD0">
          <v:shape id="_x0000_i1294" type="#_x0000_t75" style="width:134.4pt;height:18.6pt">
            <v:imagedata r:id="rId1646" o:title=""/>
          </v:shape>
        </w:pict>
      </w:r>
      <w:r w:rsidR="00465B37" w:rsidRPr="00465B37">
        <w:rPr>
          <w:strike/>
          <w:color w:val="FF0000"/>
          <w:szCs w:val="20"/>
          <w:u w:val="single"/>
        </w:rPr>
        <w:t>;</w:t>
      </w:r>
    </w:p>
    <w:p w14:paraId="691E8754" w14:textId="77777777" w:rsidR="00465B37" w:rsidRPr="00465B37" w:rsidRDefault="00603E09" w:rsidP="00465B37">
      <w:pPr>
        <w:ind w:left="1036" w:firstLine="288"/>
        <w:rPr>
          <w:strike/>
          <w:color w:val="FF0000"/>
          <w:szCs w:val="20"/>
          <w:u w:val="single"/>
        </w:rPr>
      </w:pPr>
      <w:r>
        <w:rPr>
          <w:rFonts w:ascii="Calibri" w:eastAsia="Times New Roman" w:hAnsi="Calibri"/>
          <w:color w:val="FF0000"/>
          <w:position w:val="-16"/>
          <w:szCs w:val="20"/>
          <w:u w:val="single"/>
        </w:rPr>
        <w:pict w14:anchorId="3AAFDE39">
          <v:shape id="_x0000_i1295" type="#_x0000_t75" style="width:134.4pt;height:18.6pt">
            <v:imagedata r:id="rId1646" o:title=""/>
          </v:shape>
        </w:pict>
      </w:r>
      <w:r w:rsidR="00465B37" w:rsidRPr="00465B37">
        <w:rPr>
          <w:color w:val="FF0000"/>
          <w:szCs w:val="20"/>
          <w:u w:val="single"/>
        </w:rPr>
        <w:t>;</w:t>
      </w:r>
    </w:p>
    <w:p w14:paraId="533A949B" w14:textId="77777777" w:rsidR="00465B37" w:rsidRPr="00465B37" w:rsidRDefault="00603E09" w:rsidP="00465B37">
      <w:pPr>
        <w:ind w:left="1036" w:firstLine="288"/>
        <w:rPr>
          <w:strike/>
          <w:color w:val="FF0000"/>
          <w:szCs w:val="20"/>
          <w:u w:val="single"/>
        </w:rPr>
      </w:pPr>
      <w:r>
        <w:rPr>
          <w:rFonts w:ascii="Calibri" w:eastAsia="Times New Roman" w:hAnsi="Calibri"/>
          <w:color w:val="FF0000"/>
          <w:position w:val="-16"/>
          <w:szCs w:val="20"/>
          <w:u w:val="single"/>
        </w:rPr>
        <w:pict w14:anchorId="07ED0B60">
          <v:shape id="_x0000_i1296" type="#_x0000_t75" style="width:112.8pt;height:18.6pt">
            <v:imagedata r:id="rId1645" o:title=""/>
          </v:shape>
        </w:pict>
      </w:r>
      <w:r w:rsidR="00465B37" w:rsidRPr="00465B37">
        <w:rPr>
          <w:color w:val="FF0000"/>
          <w:szCs w:val="20"/>
          <w:u w:val="single"/>
        </w:rPr>
        <w:t>;</w:t>
      </w:r>
    </w:p>
    <w:p w14:paraId="0963D827" w14:textId="77777777" w:rsidR="00465B37" w:rsidRPr="00465B37" w:rsidRDefault="00465B37" w:rsidP="00465B37">
      <w:pPr>
        <w:ind w:left="1440" w:hanging="720"/>
        <w:rPr>
          <w:szCs w:val="20"/>
        </w:rPr>
      </w:pPr>
      <w:r w:rsidRPr="00465B37">
        <w:rPr>
          <w:szCs w:val="20"/>
        </w:rPr>
        <w:t>end for</w:t>
      </w:r>
    </w:p>
    <w:p w14:paraId="5667FB7A" w14:textId="77777777" w:rsidR="00465B37" w:rsidRPr="00465B37" w:rsidRDefault="00465B37" w:rsidP="00465B37"/>
    <w:p w14:paraId="6E2750B5" w14:textId="77777777" w:rsidR="00465B37" w:rsidRPr="00465B37" w:rsidRDefault="00465B37" w:rsidP="00465B37">
      <w:pPr>
        <w:rPr>
          <w:szCs w:val="20"/>
        </w:rPr>
      </w:pPr>
      <w:r w:rsidRPr="00465B37">
        <w:rPr>
          <w:b/>
          <w:szCs w:val="20"/>
          <w:u w:val="single"/>
        </w:rPr>
        <w:t>Conclusion</w:t>
      </w:r>
      <w:r w:rsidRPr="00465B37">
        <w:rPr>
          <w:szCs w:val="20"/>
        </w:rPr>
        <w:t>:</w:t>
      </w:r>
    </w:p>
    <w:p w14:paraId="75502457" w14:textId="77777777" w:rsidR="00465B37" w:rsidRPr="00465B37" w:rsidRDefault="00465B37" w:rsidP="0099597B">
      <w:pPr>
        <w:numPr>
          <w:ilvl w:val="0"/>
          <w:numId w:val="100"/>
        </w:numPr>
        <w:rPr>
          <w:iCs/>
          <w:szCs w:val="20"/>
          <w:lang w:eastAsia="zh-CN"/>
        </w:rPr>
      </w:pPr>
      <w:r w:rsidRPr="00465B37">
        <w:rPr>
          <w:iCs/>
          <w:szCs w:val="20"/>
          <w:lang w:eastAsia="zh-CN"/>
        </w:rPr>
        <w:t xml:space="preserve">It is clarified that based on this sentence of “A UE is not expected to receive more than one aperiodic CSI report request </w:t>
      </w:r>
      <w:r w:rsidRPr="00465B37">
        <w:rPr>
          <w:iCs/>
          <w:szCs w:val="20"/>
          <w:u w:val="single"/>
          <w:lang w:eastAsia="zh-CN"/>
        </w:rPr>
        <w:t>for</w:t>
      </w:r>
      <w:r w:rsidRPr="00465B37">
        <w:rPr>
          <w:iCs/>
          <w:szCs w:val="20"/>
          <w:lang w:eastAsia="zh-CN"/>
        </w:rPr>
        <w:t xml:space="preserve"> a given slot” in Section 5.2.1.5.1 in 38.214 V15.0.1, for a given slot, UE is not expected to transmit CSI report triggered by more than one CSI requests received in multiple DCIs, in both CA and non-CA scenarios, unless for a given CC where it is possible that two or more DCIs may trigger the same CSI report</w:t>
      </w:r>
    </w:p>
    <w:p w14:paraId="1E8F0FB9" w14:textId="77777777" w:rsidR="00465B37" w:rsidRPr="00465B37" w:rsidRDefault="00465B37" w:rsidP="0099597B">
      <w:pPr>
        <w:numPr>
          <w:ilvl w:val="0"/>
          <w:numId w:val="82"/>
        </w:numPr>
        <w:overflowPunct w:val="0"/>
        <w:autoSpaceDE w:val="0"/>
        <w:autoSpaceDN w:val="0"/>
        <w:adjustRightInd w:val="0"/>
        <w:spacing w:after="180"/>
        <w:ind w:left="1800"/>
        <w:textAlignment w:val="baseline"/>
        <w:rPr>
          <w:rFonts w:ascii="Times New Roman" w:eastAsia="MS Mincho" w:hAnsi="Times New Roman"/>
          <w:position w:val="-14"/>
          <w:szCs w:val="20"/>
        </w:rPr>
      </w:pPr>
      <w:r w:rsidRPr="00465B37">
        <w:rPr>
          <w:rFonts w:ascii="Times New Roman" w:eastAsia="MS Mincho" w:hAnsi="Times New Roman"/>
          <w:position w:val="-14"/>
          <w:szCs w:val="20"/>
        </w:rPr>
        <w:t>No spec update is necessary.</w:t>
      </w:r>
    </w:p>
    <w:p w14:paraId="715AF842" w14:textId="77777777" w:rsidR="00465B37" w:rsidRPr="00465B37" w:rsidRDefault="00465B37" w:rsidP="00465B37"/>
    <w:p w14:paraId="4DA9A4DE" w14:textId="272A2A21" w:rsidR="00A27250" w:rsidRPr="0001083D" w:rsidRDefault="0001083D" w:rsidP="00A27250">
      <w:pPr>
        <w:ind w:left="720" w:hanging="720"/>
        <w:rPr>
          <w:b/>
          <w:lang w:eastAsia="x-none"/>
        </w:rPr>
      </w:pPr>
      <w:r w:rsidRPr="0001083D">
        <w:rPr>
          <w:b/>
          <w:lang w:eastAsia="x-none"/>
        </w:rPr>
        <w:t>Wednesday</w:t>
      </w:r>
    </w:p>
    <w:p w14:paraId="179F0729" w14:textId="2ABDA035" w:rsidR="0001083D" w:rsidRPr="0001083D" w:rsidRDefault="00603E09" w:rsidP="0001083D">
      <w:pPr>
        <w:ind w:left="720" w:hanging="720"/>
        <w:rPr>
          <w:b/>
          <w:lang w:eastAsia="x-none"/>
        </w:rPr>
      </w:pPr>
      <w:hyperlink r:id="rId1647" w:history="1">
        <w:r w:rsidR="00FE4C7E">
          <w:rPr>
            <w:rStyle w:val="Hyperlink"/>
            <w:b/>
            <w:lang w:eastAsia="x-none"/>
          </w:rPr>
          <w:t>R1-1805666</w:t>
        </w:r>
      </w:hyperlink>
      <w:r w:rsidR="0001083D" w:rsidRPr="0001083D">
        <w:rPr>
          <w:b/>
          <w:lang w:eastAsia="x-none"/>
        </w:rPr>
        <w:tab/>
        <w:t>Summary of remaining issues for UCI multiplexing on PUSCH</w:t>
      </w:r>
      <w:r w:rsidR="0001083D" w:rsidRPr="0001083D">
        <w:rPr>
          <w:b/>
          <w:lang w:eastAsia="x-none"/>
        </w:rPr>
        <w:tab/>
        <w:t>Qualcomm</w:t>
      </w:r>
    </w:p>
    <w:p w14:paraId="36A322BA" w14:textId="77777777" w:rsidR="0001083D" w:rsidRDefault="0001083D" w:rsidP="0001083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60F4A1F" w14:textId="41F67F5F" w:rsidR="0001083D" w:rsidRDefault="0001083D" w:rsidP="0001083D">
      <w:pPr>
        <w:ind w:left="720" w:hanging="720"/>
        <w:rPr>
          <w:lang w:eastAsia="x-none"/>
        </w:rPr>
      </w:pPr>
    </w:p>
    <w:p w14:paraId="0B757635" w14:textId="77777777" w:rsidR="005D7DF8" w:rsidRPr="00E43193" w:rsidRDefault="005D7DF8" w:rsidP="005D7DF8">
      <w:r w:rsidRPr="00E43193">
        <w:t>Proposals:</w:t>
      </w:r>
    </w:p>
    <w:p w14:paraId="34448D4C" w14:textId="77777777" w:rsidR="005D7DF8" w:rsidRPr="00E43193" w:rsidRDefault="005D7DF8" w:rsidP="00BC4EF6">
      <w:pPr>
        <w:numPr>
          <w:ilvl w:val="0"/>
          <w:numId w:val="155"/>
        </w:numPr>
        <w:contextualSpacing/>
        <w:rPr>
          <w:rFonts w:ascii="Times New Roman" w:hAnsi="Times New Roman"/>
          <w:szCs w:val="20"/>
          <w:lang w:eastAsia="x-none"/>
        </w:rPr>
      </w:pPr>
      <w:r w:rsidRPr="00E43193">
        <w:rPr>
          <w:rFonts w:ascii="Times New Roman" w:hAnsi="Times New Roman"/>
          <w:szCs w:val="20"/>
          <w:lang w:eastAsia="x-none"/>
        </w:rPr>
        <w:t>When single-slot PUCCH overlaps with single-slot PUCCH or single-slot PUSCH in slot n for a PUCCH group,</w:t>
      </w:r>
    </w:p>
    <w:p w14:paraId="44ED5F5F" w14:textId="77777777" w:rsidR="005D7DF8" w:rsidRPr="00E43193" w:rsidRDefault="005D7DF8" w:rsidP="00BC4EF6">
      <w:pPr>
        <w:numPr>
          <w:ilvl w:val="1"/>
          <w:numId w:val="155"/>
        </w:numPr>
      </w:pPr>
      <w:r w:rsidRPr="00E43193">
        <w:t xml:space="preserve">If the first symbol of the earliest PUCCH/PUSCH starts no earlier than symbol N1+X after the last symbol of PDSCH(s) and no earlier than N2+Y after the last symbol of PDCCHs scheduling UL transmissions including HARQ-ACK and PUSCH(only applicable to grant based PUSCH) for slot n, the UE multiplex </w:t>
      </w:r>
      <w:r w:rsidRPr="00E43193">
        <w:rPr>
          <w:rFonts w:eastAsia="Times New Roman"/>
          <w:bCs/>
          <w:iCs/>
        </w:rPr>
        <w:t>all UCIs on either one PUCCH or one PUSCH</w:t>
      </w:r>
      <w:r w:rsidRPr="00E43193">
        <w:t>, using the same UCI multiplexing rule defined with the same starting symbols.</w:t>
      </w:r>
    </w:p>
    <w:p w14:paraId="61709348" w14:textId="77777777" w:rsidR="005D7DF8" w:rsidRPr="00E43193" w:rsidRDefault="005D7DF8" w:rsidP="00BC4EF6">
      <w:pPr>
        <w:numPr>
          <w:ilvl w:val="1"/>
          <w:numId w:val="155"/>
        </w:numPr>
      </w:pPr>
      <w:r w:rsidRPr="00E43193">
        <w:t xml:space="preserve">Otherwise, it is considered as an error case. </w:t>
      </w:r>
    </w:p>
    <w:p w14:paraId="36CF0DD8" w14:textId="77777777" w:rsidR="005D7DF8" w:rsidRPr="00E43193" w:rsidRDefault="005D7DF8" w:rsidP="00BC4EF6">
      <w:pPr>
        <w:numPr>
          <w:ilvl w:val="0"/>
          <w:numId w:val="155"/>
        </w:numPr>
      </w:pPr>
      <w:r w:rsidRPr="00E43193">
        <w:lastRenderedPageBreak/>
        <w:t>The definition of N1 and N2 follows the same definition in current NR spec.</w:t>
      </w:r>
    </w:p>
    <w:p w14:paraId="4052E565" w14:textId="77777777" w:rsidR="005D7DF8" w:rsidRPr="00E43193" w:rsidRDefault="005D7DF8" w:rsidP="00BC4EF6">
      <w:pPr>
        <w:numPr>
          <w:ilvl w:val="0"/>
          <w:numId w:val="155"/>
        </w:numPr>
      </w:pPr>
      <w:r w:rsidRPr="00E43193">
        <w:t>X and Y are non-negative integer values.</w:t>
      </w:r>
    </w:p>
    <w:p w14:paraId="473729EF" w14:textId="77777777" w:rsidR="005D7DF8" w:rsidRPr="00E43193" w:rsidRDefault="005D7DF8" w:rsidP="00BC4EF6">
      <w:pPr>
        <w:numPr>
          <w:ilvl w:val="0"/>
          <w:numId w:val="155"/>
        </w:numPr>
      </w:pPr>
      <w:r w:rsidRPr="00E43193">
        <w:t>FFS on values of X and Y</w:t>
      </w:r>
    </w:p>
    <w:p w14:paraId="2A50924A" w14:textId="77777777" w:rsidR="005D7DF8" w:rsidRPr="00E43193" w:rsidRDefault="005D7DF8" w:rsidP="00BC4EF6">
      <w:pPr>
        <w:numPr>
          <w:ilvl w:val="0"/>
          <w:numId w:val="155"/>
        </w:numPr>
      </w:pPr>
      <w:r w:rsidRPr="00E43193">
        <w:t>FFS different Y values for grant-based vs grant free PUSCH</w:t>
      </w:r>
    </w:p>
    <w:p w14:paraId="7008D9E7" w14:textId="77777777" w:rsidR="005D7DF8" w:rsidRPr="00E43193" w:rsidRDefault="005D7DF8" w:rsidP="00BC4EF6">
      <w:pPr>
        <w:numPr>
          <w:ilvl w:val="0"/>
          <w:numId w:val="155"/>
        </w:numPr>
      </w:pPr>
      <w:r w:rsidRPr="00E43193">
        <w:t>FFS multiplexing rule when AN PUCCH resource with F1 overlaps with SR PUCCH resource with F0.</w:t>
      </w:r>
    </w:p>
    <w:p w14:paraId="1E9C5587" w14:textId="77777777" w:rsidR="005D7DF8" w:rsidRPr="00E43193" w:rsidRDefault="005D7DF8" w:rsidP="00BC4EF6">
      <w:pPr>
        <w:numPr>
          <w:ilvl w:val="0"/>
          <w:numId w:val="155"/>
        </w:numPr>
        <w:rPr>
          <w:rFonts w:eastAsia="Times New Roman"/>
        </w:rPr>
      </w:pPr>
      <w:r w:rsidRPr="00E43193">
        <w:rPr>
          <w:rFonts w:eastAsia="Times New Roman"/>
        </w:rPr>
        <w:t xml:space="preserve">FFS how to handle ACK-bundling when partial HARQ-ACK bits cannot fulfil the timeline requirement. </w:t>
      </w:r>
    </w:p>
    <w:p w14:paraId="6E89D104" w14:textId="77777777" w:rsidR="005D7DF8" w:rsidRPr="00E43193" w:rsidRDefault="005D7DF8" w:rsidP="00BC4EF6">
      <w:pPr>
        <w:numPr>
          <w:ilvl w:val="0"/>
          <w:numId w:val="155"/>
        </w:numPr>
        <w:rPr>
          <w:rFonts w:eastAsia="Times New Roman"/>
        </w:rPr>
      </w:pPr>
      <w:r w:rsidRPr="00E43193">
        <w:rPr>
          <w:rFonts w:eastAsia="Times New Roman"/>
        </w:rPr>
        <w:t>FFS how to handle one PUCCH overlap with multiple PUSCHs which satisfies timeline requirement.</w:t>
      </w:r>
    </w:p>
    <w:p w14:paraId="38247067" w14:textId="77777777" w:rsidR="005D7DF8" w:rsidRPr="00E43193" w:rsidRDefault="005D7DF8" w:rsidP="00BC4EF6">
      <w:pPr>
        <w:numPr>
          <w:ilvl w:val="0"/>
          <w:numId w:val="155"/>
        </w:numPr>
      </w:pPr>
      <w:r w:rsidRPr="00E43193">
        <w:rPr>
          <w:rFonts w:eastAsia="Times New Roman"/>
        </w:rPr>
        <w:t xml:space="preserve">FFS How to handle two PUCCH groups when the two PUCCH groups are on contiguous intra-band CCs  </w:t>
      </w:r>
    </w:p>
    <w:p w14:paraId="68F8F343" w14:textId="77777777" w:rsidR="005D7DF8" w:rsidRPr="00E43193" w:rsidRDefault="005D7DF8" w:rsidP="00BC4EF6">
      <w:pPr>
        <w:numPr>
          <w:ilvl w:val="0"/>
          <w:numId w:val="155"/>
        </w:numPr>
        <w:rPr>
          <w:rFonts w:eastAsia="Times New Roman"/>
        </w:rPr>
      </w:pPr>
      <w:r w:rsidRPr="00E43193">
        <w:rPr>
          <w:rFonts w:eastAsia="Times New Roman"/>
        </w:rPr>
        <w:t xml:space="preserve">Note: The above proposal does not override the dropping rules defined for ACK/SR colliding with A-CSI-only on PUSCH without UL-SCH, or ACK/SR colliding with SP-CSI on PUSCH without UL-SCH,  and SP-CSI on PUSCH colliding with PUSCH with UL-SCH. </w:t>
      </w:r>
    </w:p>
    <w:p w14:paraId="28813708" w14:textId="4A4C1A4A" w:rsidR="005D7DF8" w:rsidRDefault="005D7DF8" w:rsidP="0001083D">
      <w:pPr>
        <w:ind w:left="720" w:hanging="720"/>
        <w:rPr>
          <w:lang w:eastAsia="x-none"/>
        </w:rPr>
      </w:pPr>
    </w:p>
    <w:p w14:paraId="649965CB" w14:textId="1E0A9E02" w:rsidR="005D7DF8" w:rsidRPr="00E43193" w:rsidRDefault="00E43193" w:rsidP="0001083D">
      <w:pPr>
        <w:ind w:left="720" w:hanging="720"/>
        <w:rPr>
          <w:b/>
          <w:lang w:eastAsia="x-none"/>
        </w:rPr>
      </w:pPr>
      <w:r w:rsidRPr="00E43193">
        <w:rPr>
          <w:b/>
          <w:lang w:eastAsia="x-none"/>
        </w:rPr>
        <w:t>Friday</w:t>
      </w:r>
    </w:p>
    <w:p w14:paraId="77CB60AB" w14:textId="77777777" w:rsidR="00E43193" w:rsidRPr="00E43193" w:rsidRDefault="00E43193" w:rsidP="00E43193">
      <w:r w:rsidRPr="00E43193">
        <w:rPr>
          <w:highlight w:val="darkYellow"/>
        </w:rPr>
        <w:t>Working assumption</w:t>
      </w:r>
      <w:r w:rsidRPr="00E43193">
        <w:t>:</w:t>
      </w:r>
    </w:p>
    <w:p w14:paraId="50488724" w14:textId="77777777" w:rsidR="00E43193" w:rsidRPr="00E43193" w:rsidRDefault="00E43193" w:rsidP="00E43193">
      <w:pPr>
        <w:pStyle w:val="ListParagraph"/>
        <w:numPr>
          <w:ilvl w:val="0"/>
          <w:numId w:val="101"/>
        </w:numPr>
        <w:rPr>
          <w:lang w:eastAsia="x-none"/>
        </w:rPr>
      </w:pPr>
      <w:r w:rsidRPr="00E43193">
        <w:rPr>
          <w:lang w:eastAsia="x-none"/>
        </w:rPr>
        <w:t>When single-slot PUCCH overlaps with single-slot PUCCH or single-slot PUSCH in slot n for a PUCCH group,</w:t>
      </w:r>
    </w:p>
    <w:p w14:paraId="09755636" w14:textId="77777777" w:rsidR="00E43193" w:rsidRPr="00E43193" w:rsidRDefault="00E43193" w:rsidP="00E43193">
      <w:pPr>
        <w:pStyle w:val="ListParagraph"/>
        <w:numPr>
          <w:ilvl w:val="1"/>
          <w:numId w:val="101"/>
        </w:numPr>
      </w:pPr>
      <w:r w:rsidRPr="00E43193">
        <w:t xml:space="preserve">The UE multiplex </w:t>
      </w:r>
      <w:r w:rsidRPr="00E43193">
        <w:rPr>
          <w:rFonts w:eastAsia="Times New Roman"/>
          <w:bCs/>
          <w:iCs/>
        </w:rPr>
        <w:t>all UCIs on either one PUCCH or one PUSCH</w:t>
      </w:r>
      <w:r w:rsidRPr="00E43193">
        <w:t>, using the existing UCI multiplexing rule, if both following conditions are satisfied:</w:t>
      </w:r>
    </w:p>
    <w:p w14:paraId="7578F8D5" w14:textId="77777777" w:rsidR="00E43193" w:rsidRPr="00E43193" w:rsidRDefault="00E43193" w:rsidP="00E43193">
      <w:pPr>
        <w:pStyle w:val="ListParagraph"/>
        <w:numPr>
          <w:ilvl w:val="2"/>
          <w:numId w:val="101"/>
        </w:numPr>
      </w:pPr>
      <w:r w:rsidRPr="00E43193">
        <w:t xml:space="preserve">If the first symbol of the earliest PUCCH(s)/PUSCH(s) </w:t>
      </w:r>
      <w:r w:rsidRPr="00E43193">
        <w:rPr>
          <w:rFonts w:eastAsia="Times New Roman"/>
          <w:bCs/>
          <w:iCs/>
        </w:rPr>
        <w:t xml:space="preserve">among all the overlapping channels </w:t>
      </w:r>
      <w:r w:rsidRPr="00E43193">
        <w:t xml:space="preserve">starts no earlier than symbol N1+X after the last symbol of PDSCH(s) </w:t>
      </w:r>
    </w:p>
    <w:p w14:paraId="3CEEEB74" w14:textId="77777777" w:rsidR="00E43193" w:rsidRPr="00E43193" w:rsidRDefault="00E43193" w:rsidP="00E43193">
      <w:pPr>
        <w:pStyle w:val="ListParagraph"/>
        <w:numPr>
          <w:ilvl w:val="2"/>
          <w:numId w:val="101"/>
        </w:numPr>
      </w:pPr>
      <w:r w:rsidRPr="00E43193">
        <w:t xml:space="preserve">If the first symbol of the earliest PUCCH(s)/PUSCH(s) </w:t>
      </w:r>
      <w:r w:rsidRPr="00E43193">
        <w:rPr>
          <w:rFonts w:eastAsia="Times New Roman"/>
          <w:bCs/>
          <w:iCs/>
        </w:rPr>
        <w:t xml:space="preserve">among all the overlapping channels </w:t>
      </w:r>
      <w:r w:rsidRPr="00E43193">
        <w:t>starts no earlier than N2+Y after the last symbol of PDCCHs scheduling UL transmissions including HARQ-ACK and PUSCH (if applicable) for slot n</w:t>
      </w:r>
    </w:p>
    <w:p w14:paraId="34CBA685" w14:textId="77777777" w:rsidR="00E43193" w:rsidRPr="00E43193" w:rsidRDefault="00E43193" w:rsidP="00E43193">
      <w:pPr>
        <w:pStyle w:val="ListParagraph"/>
        <w:numPr>
          <w:ilvl w:val="1"/>
          <w:numId w:val="101"/>
        </w:numPr>
      </w:pPr>
      <w:r w:rsidRPr="00E43193">
        <w:t xml:space="preserve">If at least one pair of overlapping channels does not meet the above timeline requirements, UE consider it is an error case for all UL channels in the group of overlapping channels. UE behavior is not specified. </w:t>
      </w:r>
    </w:p>
    <w:p w14:paraId="03C00CF1" w14:textId="77777777" w:rsidR="00E43193" w:rsidRPr="00E43193" w:rsidRDefault="00E43193" w:rsidP="00E43193">
      <w:pPr>
        <w:pStyle w:val="ListParagraph"/>
        <w:numPr>
          <w:ilvl w:val="0"/>
          <w:numId w:val="101"/>
        </w:numPr>
      </w:pPr>
      <w:r w:rsidRPr="00E43193">
        <w:t xml:space="preserve">The definition of N1 and N2 follows the same definition in current NR spec. </w:t>
      </w:r>
    </w:p>
    <w:p w14:paraId="79BD3E1B" w14:textId="77777777" w:rsidR="00E43193" w:rsidRPr="00E43193" w:rsidRDefault="00E43193" w:rsidP="00E43193">
      <w:pPr>
        <w:pStyle w:val="ListParagraph"/>
        <w:numPr>
          <w:ilvl w:val="0"/>
          <w:numId w:val="101"/>
        </w:numPr>
      </w:pPr>
      <w:r w:rsidRPr="00E43193">
        <w:t>X and Y are non-negative integer values.</w:t>
      </w:r>
    </w:p>
    <w:p w14:paraId="6C0499BA" w14:textId="77777777" w:rsidR="00E43193" w:rsidRPr="00E43193" w:rsidRDefault="00E43193" w:rsidP="00E43193">
      <w:pPr>
        <w:pStyle w:val="ListParagraph"/>
        <w:numPr>
          <w:ilvl w:val="0"/>
          <w:numId w:val="101"/>
        </w:numPr>
      </w:pPr>
      <w:r w:rsidRPr="00E43193">
        <w:t xml:space="preserve">FFS on values of X and Y </w:t>
      </w:r>
    </w:p>
    <w:p w14:paraId="078A6198" w14:textId="77777777" w:rsidR="00E43193" w:rsidRPr="00E43193" w:rsidRDefault="00E43193" w:rsidP="00E43193">
      <w:pPr>
        <w:pStyle w:val="ListParagraph"/>
        <w:numPr>
          <w:ilvl w:val="0"/>
          <w:numId w:val="101"/>
        </w:numPr>
      </w:pPr>
      <w:r w:rsidRPr="00E43193">
        <w:t xml:space="preserve">FFS on timeline requirement for multiplexing UCIs on PUSCH with A-CSI. </w:t>
      </w:r>
    </w:p>
    <w:p w14:paraId="62CEC2C8" w14:textId="77777777" w:rsidR="00E43193" w:rsidRPr="00E43193" w:rsidRDefault="00E43193" w:rsidP="00E43193">
      <w:pPr>
        <w:pStyle w:val="ListParagraph"/>
        <w:numPr>
          <w:ilvl w:val="0"/>
          <w:numId w:val="101"/>
        </w:numPr>
        <w:rPr>
          <w:rFonts w:eastAsia="Times New Roman"/>
        </w:rPr>
      </w:pPr>
      <w:r w:rsidRPr="00E43193">
        <w:rPr>
          <w:rFonts w:eastAsia="Times New Roman"/>
        </w:rPr>
        <w:t>FFS how to handle one PUCCH overlap with multiple PUSCHs which satisfy timeline requirement.</w:t>
      </w:r>
    </w:p>
    <w:p w14:paraId="31136632" w14:textId="77777777" w:rsidR="00E43193" w:rsidRPr="00E43193" w:rsidRDefault="00E43193" w:rsidP="00E43193">
      <w:pPr>
        <w:pStyle w:val="ListParagraph"/>
        <w:numPr>
          <w:ilvl w:val="0"/>
          <w:numId w:val="101"/>
        </w:numPr>
        <w:rPr>
          <w:rFonts w:eastAsia="Times New Roman"/>
        </w:rPr>
      </w:pPr>
      <w:r w:rsidRPr="00E43193">
        <w:rPr>
          <w:rFonts w:eastAsia="Times New Roman"/>
        </w:rPr>
        <w:t>FFS: how to handle HARQ-ACK for semi-static PDSCH.</w:t>
      </w:r>
    </w:p>
    <w:p w14:paraId="50446973" w14:textId="77777777" w:rsidR="00E43193" w:rsidRPr="00E43193" w:rsidRDefault="00E43193" w:rsidP="00E43193">
      <w:pPr>
        <w:pStyle w:val="ListParagraph"/>
        <w:numPr>
          <w:ilvl w:val="0"/>
          <w:numId w:val="101"/>
        </w:numPr>
        <w:rPr>
          <w:rFonts w:eastAsia="Times New Roman"/>
        </w:rPr>
      </w:pPr>
      <w:r w:rsidRPr="00E43193">
        <w:rPr>
          <w:rFonts w:eastAsia="Times New Roman"/>
        </w:rPr>
        <w:t>FFS multiplexing rule when AN PUCCH resource with F1 overlaps with SR PUCCH resource with F0.</w:t>
      </w:r>
    </w:p>
    <w:p w14:paraId="6B8E4015" w14:textId="77777777" w:rsidR="00E43193" w:rsidRPr="00E43193" w:rsidRDefault="00E43193" w:rsidP="00E43193">
      <w:pPr>
        <w:pStyle w:val="ListParagraph"/>
        <w:numPr>
          <w:ilvl w:val="0"/>
          <w:numId w:val="101"/>
        </w:numPr>
        <w:rPr>
          <w:rFonts w:eastAsia="Times New Roman"/>
        </w:rPr>
      </w:pPr>
      <w:r w:rsidRPr="00E43193">
        <w:rPr>
          <w:rFonts w:eastAsia="Times New Roman"/>
        </w:rPr>
        <w:t>FFS: how to handle semi-statically configured PUCCH overlap with semi-statically configured PUCCH or PUSCH.</w:t>
      </w:r>
    </w:p>
    <w:p w14:paraId="4B3D67A1" w14:textId="77777777" w:rsidR="00E43193" w:rsidRPr="00E43193" w:rsidRDefault="00E43193" w:rsidP="00E43193">
      <w:pPr>
        <w:pStyle w:val="ListParagraph"/>
        <w:numPr>
          <w:ilvl w:val="0"/>
          <w:numId w:val="101"/>
        </w:numPr>
        <w:rPr>
          <w:rFonts w:eastAsia="Times New Roman"/>
        </w:rPr>
      </w:pPr>
      <w:r w:rsidRPr="00E43193">
        <w:rPr>
          <w:rFonts w:eastAsia="Times New Roman"/>
        </w:rPr>
        <w:t xml:space="preserve">Note: The above proposal does not override the dropping rules defined for ACK/SR colliding with A-CSI-only on PUSCH without UL-SCH, or ACK/SR colliding with SP-CSI on PUSCH without UL-SCH. </w:t>
      </w:r>
    </w:p>
    <w:p w14:paraId="0DBD6B06" w14:textId="77777777" w:rsidR="00E43193" w:rsidRPr="00E43193" w:rsidRDefault="00E43193" w:rsidP="00E43193">
      <w:pPr>
        <w:pStyle w:val="ListParagraph"/>
        <w:numPr>
          <w:ilvl w:val="0"/>
          <w:numId w:val="101"/>
        </w:numPr>
        <w:rPr>
          <w:rFonts w:eastAsia="Times New Roman"/>
        </w:rPr>
      </w:pPr>
      <w:r w:rsidRPr="00E43193">
        <w:rPr>
          <w:rFonts w:eastAsia="Times New Roman"/>
        </w:rPr>
        <w:t>Note: Consider how to handle PUCCH colliding with other UL channels in NR Rel. 15 June drop when URLLC is taking into account.</w:t>
      </w:r>
    </w:p>
    <w:p w14:paraId="36BF8F5C" w14:textId="77777777" w:rsidR="00E43193" w:rsidRPr="00E43193" w:rsidRDefault="00E43193" w:rsidP="00E43193">
      <w:pPr>
        <w:ind w:left="720" w:hanging="720"/>
        <w:rPr>
          <w:rFonts w:eastAsia="Times New Roman"/>
        </w:rPr>
      </w:pPr>
    </w:p>
    <w:p w14:paraId="00EDA5A8" w14:textId="77777777" w:rsidR="00E43193" w:rsidRPr="00E43193" w:rsidRDefault="00E43193" w:rsidP="00E43193">
      <w:r w:rsidRPr="00E43193">
        <w:rPr>
          <w:highlight w:val="green"/>
        </w:rPr>
        <w:t>Agreements</w:t>
      </w:r>
      <w:r w:rsidRPr="00E43193">
        <w:t>:</w:t>
      </w:r>
    </w:p>
    <w:p w14:paraId="5D9050A9" w14:textId="77E87F8E" w:rsidR="00E43193" w:rsidRPr="00E43193" w:rsidRDefault="00E43193" w:rsidP="00E43193">
      <w:pPr>
        <w:pStyle w:val="ListParagraph"/>
        <w:numPr>
          <w:ilvl w:val="0"/>
          <w:numId w:val="408"/>
        </w:numPr>
        <w:rPr>
          <w:lang w:eastAsia="zh-CN"/>
        </w:rPr>
      </w:pPr>
      <w:r w:rsidRPr="00E43193">
        <w:rPr>
          <w:rFonts w:hint="eastAsia"/>
          <w:lang w:eastAsia="zh-CN"/>
        </w:rPr>
        <w:t>For HARQ-ACK</w:t>
      </w:r>
      <w:r w:rsidRPr="00E43193">
        <w:rPr>
          <w:lang w:eastAsia="zh-CN"/>
        </w:rPr>
        <w:t>, CSI part 1, and CSI part 2 (if exists)</w:t>
      </w:r>
      <w:r w:rsidRPr="00E43193">
        <w:rPr>
          <w:rFonts w:hint="eastAsia"/>
          <w:lang w:eastAsia="zh-CN"/>
        </w:rPr>
        <w:t xml:space="preserve"> transmission on PUSCH with</w:t>
      </w:r>
      <w:r w:rsidRPr="00E43193">
        <w:rPr>
          <w:lang w:eastAsia="zh-CN"/>
        </w:rPr>
        <w:t>out</w:t>
      </w:r>
      <w:r w:rsidRPr="00E43193">
        <w:rPr>
          <w:rFonts w:hint="eastAsia"/>
          <w:lang w:eastAsia="zh-CN"/>
        </w:rPr>
        <w:t xml:space="preserve"> UL-SCH, the number of coded modulation symbols per layer</w:t>
      </w:r>
      <w:r w:rsidRPr="00E43193">
        <w:rPr>
          <w:lang w:eastAsia="zh-CN"/>
        </w:rPr>
        <w:t xml:space="preserve"> </w:t>
      </w:r>
      <w:r w:rsidRPr="00E43193">
        <w:rPr>
          <w:rFonts w:hint="eastAsia"/>
          <w:lang w:eastAsia="zh-CN"/>
        </w:rPr>
        <w:t>for HARQ-ACK</w:t>
      </w:r>
      <w:r w:rsidRPr="00E43193">
        <w:rPr>
          <w:lang w:eastAsia="zh-CN"/>
        </w:rPr>
        <w:t>, CSI part 1, and CSI part 2 (exists)</w:t>
      </w:r>
      <w:r w:rsidRPr="00E43193">
        <w:rPr>
          <w:rFonts w:hint="eastAsia"/>
          <w:lang w:eastAsia="zh-CN"/>
        </w:rPr>
        <w:t xml:space="preserve">, </w:t>
      </w:r>
      <w:r w:rsidRPr="00E43193">
        <w:rPr>
          <w:lang w:eastAsia="zh-CN"/>
        </w:rPr>
        <w:t>are</w:t>
      </w:r>
      <w:r w:rsidRPr="00E43193">
        <w:rPr>
          <w:rFonts w:hint="eastAsia"/>
          <w:lang w:eastAsia="zh-CN"/>
        </w:rPr>
        <w:t xml:space="preserve"> determined as follows:</w:t>
      </w:r>
    </w:p>
    <w:p w14:paraId="551D8BAA" w14:textId="2C2432C9" w:rsidR="00E43193" w:rsidRPr="00E43193" w:rsidRDefault="00603E09" w:rsidP="00E43193">
      <w:pPr>
        <w:ind w:left="720" w:firstLineChars="142" w:firstLine="284"/>
      </w:pPr>
      <w:r>
        <w:rPr>
          <w:position w:val="-40"/>
        </w:rPr>
        <w:pict w14:anchorId="201D4E28">
          <v:shape id="_x0000_i1297" type="#_x0000_t75" style="width:294pt;height:45.6pt">
            <v:imagedata r:id="rId1648" o:title=""/>
          </v:shape>
        </w:pict>
      </w:r>
    </w:p>
    <w:p w14:paraId="6983E028" w14:textId="77777777" w:rsidR="00E43193" w:rsidRPr="00E43193" w:rsidRDefault="00603E09" w:rsidP="00E43193">
      <w:pPr>
        <w:ind w:left="720" w:firstLineChars="142" w:firstLine="284"/>
      </w:pPr>
      <w:r>
        <w:rPr>
          <w:position w:val="-38"/>
        </w:rPr>
        <w:pict w14:anchorId="1F4C1B0B">
          <v:shape id="_x0000_i1298" type="#_x0000_t75" style="width:306pt;height:44.4pt">
            <v:imagedata r:id="rId1649" o:title=""/>
          </v:shape>
        </w:pict>
      </w:r>
    </w:p>
    <w:p w14:paraId="033B51DA" w14:textId="77777777" w:rsidR="00E43193" w:rsidRPr="00E43193" w:rsidRDefault="00603E09" w:rsidP="00E43193">
      <w:pPr>
        <w:ind w:left="720" w:firstLineChars="142" w:firstLine="284"/>
      </w:pPr>
      <w:r>
        <w:rPr>
          <w:position w:val="-28"/>
        </w:rPr>
        <w:pict w14:anchorId="45B6258D">
          <v:shape id="_x0000_i1299" type="#_x0000_t75" style="width:181.8pt;height:38.4pt">
            <v:imagedata r:id="rId1650" o:title=""/>
          </v:shape>
        </w:pict>
      </w:r>
    </w:p>
    <w:p w14:paraId="15BFBA37" w14:textId="77777777" w:rsidR="00E43193" w:rsidRPr="00E43193" w:rsidRDefault="00E43193" w:rsidP="00E43193">
      <w:pPr>
        <w:pStyle w:val="ListParagraph"/>
        <w:numPr>
          <w:ilvl w:val="1"/>
          <w:numId w:val="408"/>
        </w:numPr>
        <w:rPr>
          <w:rFonts w:eastAsia="MS Mincho"/>
          <w:position w:val="-14"/>
        </w:rPr>
      </w:pPr>
      <w:r w:rsidRPr="00E43193">
        <w:rPr>
          <w:rFonts w:eastAsia="MS Mincho"/>
          <w:position w:val="-14"/>
        </w:rPr>
        <w:t>SE is the spectrum efficiency which is code rate * modulation order</w:t>
      </w:r>
    </w:p>
    <w:p w14:paraId="7757954A" w14:textId="77777777" w:rsidR="00E43193" w:rsidRPr="00E43193" w:rsidRDefault="00E43193" w:rsidP="00E43193">
      <w:pPr>
        <w:pStyle w:val="ListParagraph"/>
        <w:numPr>
          <w:ilvl w:val="1"/>
          <w:numId w:val="408"/>
        </w:numPr>
        <w:rPr>
          <w:rFonts w:eastAsia="MS Mincho"/>
          <w:position w:val="-14"/>
        </w:rPr>
      </w:pPr>
      <w:r w:rsidRPr="00E43193">
        <w:rPr>
          <w:rFonts w:eastAsia="MS Mincho"/>
          <w:position w:val="-14"/>
        </w:rPr>
        <w:t xml:space="preserve">FFS: UE is not expected to transmit A-CSI on PUSCH without UL-SCH, if the actual coding rate for CSI-part 1 is smaller than T_m for a modulation order m. </w:t>
      </w:r>
    </w:p>
    <w:p w14:paraId="76072965" w14:textId="77777777" w:rsidR="00E43193" w:rsidRPr="00E43193" w:rsidRDefault="00E43193" w:rsidP="00E43193">
      <w:pPr>
        <w:pStyle w:val="ListParagraph"/>
        <w:numPr>
          <w:ilvl w:val="2"/>
          <w:numId w:val="408"/>
        </w:numPr>
        <w:rPr>
          <w:rFonts w:eastAsia="MS Mincho"/>
          <w:position w:val="-14"/>
        </w:rPr>
      </w:pPr>
      <w:r w:rsidRPr="00E43193">
        <w:rPr>
          <w:rFonts w:eastAsia="MS Mincho"/>
          <w:position w:val="-14"/>
        </w:rPr>
        <w:t>When A-CSI is dropped, HARQ-ACK if exists is transmitted on PUCCH resource.</w:t>
      </w:r>
    </w:p>
    <w:p w14:paraId="0BCC0F17" w14:textId="77777777" w:rsidR="00E43193" w:rsidRPr="00E43193" w:rsidRDefault="00E43193" w:rsidP="00E43193">
      <w:pPr>
        <w:pStyle w:val="ListParagraph"/>
        <w:numPr>
          <w:ilvl w:val="2"/>
          <w:numId w:val="408"/>
        </w:numPr>
        <w:rPr>
          <w:rFonts w:eastAsia="MS Mincho"/>
          <w:position w:val="-14"/>
        </w:rPr>
      </w:pPr>
      <w:r w:rsidRPr="00E43193">
        <w:rPr>
          <w:rFonts w:eastAsia="MS Mincho"/>
          <w:position w:val="-14"/>
        </w:rPr>
        <w:t>FFS the value of T_m for each modulation order m</w:t>
      </w:r>
    </w:p>
    <w:p w14:paraId="2E6BA186" w14:textId="77777777" w:rsidR="00E43193" w:rsidRPr="00E43193" w:rsidRDefault="00E43193" w:rsidP="00E43193"/>
    <w:p w14:paraId="185C7EEE" w14:textId="77777777" w:rsidR="00E43193" w:rsidRDefault="00E43193" w:rsidP="0001083D">
      <w:pPr>
        <w:ind w:left="720" w:hanging="720"/>
        <w:rPr>
          <w:lang w:eastAsia="x-none"/>
        </w:rPr>
      </w:pPr>
    </w:p>
    <w:p w14:paraId="1ED183C4" w14:textId="3810099F" w:rsidR="00254752" w:rsidRPr="00254752" w:rsidRDefault="00603E09" w:rsidP="00254752">
      <w:pPr>
        <w:ind w:left="720" w:hanging="720"/>
        <w:rPr>
          <w:lang w:eastAsia="x-none"/>
        </w:rPr>
      </w:pPr>
      <w:hyperlink r:id="rId1651" w:history="1">
        <w:r w:rsidR="00FE4C7E">
          <w:rPr>
            <w:rStyle w:val="Hyperlink"/>
            <w:lang w:eastAsia="x-none"/>
          </w:rPr>
          <w:t>R1-1803646</w:t>
        </w:r>
      </w:hyperlink>
      <w:r w:rsidR="00254752" w:rsidRPr="00254752">
        <w:rPr>
          <w:lang w:eastAsia="x-none"/>
        </w:rPr>
        <w:tab/>
        <w:t>Remaining issues on UCI multiplexing</w:t>
      </w:r>
      <w:r w:rsidR="00254752" w:rsidRPr="00254752">
        <w:rPr>
          <w:lang w:eastAsia="x-none"/>
        </w:rPr>
        <w:tab/>
        <w:t>Huawei, HiSilicon</w:t>
      </w:r>
    </w:p>
    <w:p w14:paraId="66B8B5AA" w14:textId="1727C82A" w:rsidR="00254752" w:rsidRPr="00254752" w:rsidRDefault="00603E09" w:rsidP="00254752">
      <w:pPr>
        <w:ind w:left="720" w:hanging="720"/>
        <w:rPr>
          <w:lang w:eastAsia="x-none"/>
        </w:rPr>
      </w:pPr>
      <w:hyperlink r:id="rId1652" w:history="1">
        <w:r w:rsidR="00FE4C7E">
          <w:rPr>
            <w:rStyle w:val="Hyperlink"/>
            <w:lang w:eastAsia="x-none"/>
          </w:rPr>
          <w:t>R1-1803755</w:t>
        </w:r>
      </w:hyperlink>
      <w:r w:rsidR="00254752" w:rsidRPr="00254752">
        <w:rPr>
          <w:lang w:eastAsia="x-none"/>
        </w:rPr>
        <w:tab/>
        <w:t>Remaining aspects of UCI multiplexing on PUSCH</w:t>
      </w:r>
      <w:r w:rsidR="00254752" w:rsidRPr="00254752">
        <w:rPr>
          <w:lang w:eastAsia="x-none"/>
        </w:rPr>
        <w:tab/>
        <w:t>CATT</w:t>
      </w:r>
    </w:p>
    <w:p w14:paraId="571E3531" w14:textId="5896B1FE" w:rsidR="00254752" w:rsidRPr="00254752" w:rsidRDefault="00603E09" w:rsidP="00254752">
      <w:pPr>
        <w:ind w:left="720" w:hanging="720"/>
        <w:rPr>
          <w:lang w:eastAsia="x-none"/>
        </w:rPr>
      </w:pPr>
      <w:hyperlink r:id="rId1653" w:history="1">
        <w:r w:rsidR="00FE4C7E">
          <w:rPr>
            <w:rStyle w:val="Hyperlink"/>
            <w:lang w:eastAsia="x-none"/>
          </w:rPr>
          <w:t>R1-1803834</w:t>
        </w:r>
      </w:hyperlink>
      <w:r w:rsidR="00254752" w:rsidRPr="00254752">
        <w:rPr>
          <w:lang w:eastAsia="x-none"/>
        </w:rPr>
        <w:tab/>
        <w:t>Remaining issues on UCI multiplexing</w:t>
      </w:r>
      <w:r w:rsidR="00254752" w:rsidRPr="00254752">
        <w:rPr>
          <w:lang w:eastAsia="x-none"/>
        </w:rPr>
        <w:tab/>
        <w:t>vivo</w:t>
      </w:r>
    </w:p>
    <w:p w14:paraId="3CEB6AFF" w14:textId="46B8F475" w:rsidR="00254752" w:rsidRPr="00254752" w:rsidRDefault="00603E09" w:rsidP="00254752">
      <w:pPr>
        <w:ind w:left="720" w:hanging="720"/>
        <w:rPr>
          <w:lang w:eastAsia="x-none"/>
        </w:rPr>
      </w:pPr>
      <w:hyperlink r:id="rId1654" w:history="1">
        <w:r w:rsidR="00FE4C7E">
          <w:rPr>
            <w:rStyle w:val="Hyperlink"/>
            <w:lang w:eastAsia="x-none"/>
          </w:rPr>
          <w:t>R1-1804007</w:t>
        </w:r>
      </w:hyperlink>
      <w:r w:rsidR="00254752" w:rsidRPr="00254752">
        <w:rPr>
          <w:lang w:eastAsia="x-none"/>
        </w:rPr>
        <w:tab/>
        <w:t>Remaining details on UCI multiplexing</w:t>
      </w:r>
      <w:r w:rsidR="00254752" w:rsidRPr="00254752">
        <w:rPr>
          <w:lang w:eastAsia="x-none"/>
        </w:rPr>
        <w:tab/>
        <w:t>OPPO</w:t>
      </w:r>
    </w:p>
    <w:p w14:paraId="2E749C71" w14:textId="365EF537" w:rsidR="00254752" w:rsidRPr="00254752" w:rsidRDefault="00603E09" w:rsidP="00254752">
      <w:pPr>
        <w:ind w:left="720" w:hanging="720"/>
        <w:rPr>
          <w:lang w:eastAsia="x-none"/>
        </w:rPr>
      </w:pPr>
      <w:hyperlink r:id="rId1655" w:history="1">
        <w:r w:rsidR="00FE4C7E">
          <w:rPr>
            <w:rStyle w:val="Hyperlink"/>
            <w:lang w:eastAsia="x-none"/>
          </w:rPr>
          <w:t>R1-1804067</w:t>
        </w:r>
      </w:hyperlink>
      <w:r w:rsidR="00254752" w:rsidRPr="00254752">
        <w:rPr>
          <w:lang w:eastAsia="x-none"/>
        </w:rPr>
        <w:tab/>
        <w:t>Remaining issues of UCI on PUSCH</w:t>
      </w:r>
      <w:r w:rsidR="00254752" w:rsidRPr="00254752">
        <w:rPr>
          <w:lang w:eastAsia="x-none"/>
        </w:rPr>
        <w:tab/>
        <w:t>MediaTek Inc.</w:t>
      </w:r>
    </w:p>
    <w:p w14:paraId="4AA272CB" w14:textId="2CFBB11D" w:rsidR="00254752" w:rsidRPr="00254752" w:rsidRDefault="00603E09" w:rsidP="00254752">
      <w:pPr>
        <w:ind w:left="720" w:hanging="720"/>
        <w:rPr>
          <w:lang w:eastAsia="x-none"/>
        </w:rPr>
      </w:pPr>
      <w:hyperlink r:id="rId1656" w:history="1">
        <w:r w:rsidR="00FE4C7E">
          <w:rPr>
            <w:rStyle w:val="Hyperlink"/>
            <w:lang w:eastAsia="x-none"/>
          </w:rPr>
          <w:t>R1-1804213</w:t>
        </w:r>
      </w:hyperlink>
      <w:r w:rsidR="00254752" w:rsidRPr="00254752">
        <w:rPr>
          <w:lang w:eastAsia="x-none"/>
        </w:rPr>
        <w:tab/>
        <w:t>Multiplexing between PUCCH and PUSCH</w:t>
      </w:r>
      <w:r w:rsidR="00254752" w:rsidRPr="00254752">
        <w:rPr>
          <w:lang w:eastAsia="x-none"/>
        </w:rPr>
        <w:tab/>
        <w:t>Lenovo, Motorola Mobility</w:t>
      </w:r>
    </w:p>
    <w:p w14:paraId="551AA41F" w14:textId="756F04A0" w:rsidR="00254752" w:rsidRPr="00254752" w:rsidRDefault="00603E09" w:rsidP="00254752">
      <w:pPr>
        <w:ind w:left="720" w:hanging="720"/>
        <w:rPr>
          <w:lang w:eastAsia="x-none"/>
        </w:rPr>
      </w:pPr>
      <w:hyperlink r:id="rId1657" w:history="1">
        <w:r w:rsidR="00FE4C7E">
          <w:rPr>
            <w:rStyle w:val="Hyperlink"/>
            <w:lang w:eastAsia="x-none"/>
          </w:rPr>
          <w:t>R1-1804375</w:t>
        </w:r>
      </w:hyperlink>
      <w:r w:rsidR="00254752" w:rsidRPr="00254752">
        <w:rPr>
          <w:lang w:eastAsia="x-none"/>
        </w:rPr>
        <w:tab/>
        <w:t>Corrections on UCI Multiplexing in PUSCH</w:t>
      </w:r>
      <w:r w:rsidR="00254752" w:rsidRPr="00254752">
        <w:rPr>
          <w:lang w:eastAsia="x-none"/>
        </w:rPr>
        <w:tab/>
        <w:t>Samsung</w:t>
      </w:r>
    </w:p>
    <w:p w14:paraId="7A1712F3" w14:textId="41BEE874" w:rsidR="00254752" w:rsidRPr="00254752" w:rsidRDefault="00603E09" w:rsidP="00254752">
      <w:pPr>
        <w:ind w:left="720" w:hanging="720"/>
        <w:rPr>
          <w:lang w:eastAsia="x-none"/>
        </w:rPr>
      </w:pPr>
      <w:hyperlink r:id="rId1658" w:history="1">
        <w:r w:rsidR="00FE4C7E">
          <w:rPr>
            <w:rStyle w:val="Hyperlink"/>
            <w:lang w:eastAsia="x-none"/>
          </w:rPr>
          <w:t>R1-1804460</w:t>
        </w:r>
      </w:hyperlink>
      <w:r w:rsidR="00254752" w:rsidRPr="00254752">
        <w:rPr>
          <w:lang w:eastAsia="x-none"/>
        </w:rPr>
        <w:tab/>
        <w:t>Remaining open items on UCI multiplexing</w:t>
      </w:r>
      <w:r w:rsidR="00254752" w:rsidRPr="00254752">
        <w:rPr>
          <w:lang w:eastAsia="x-none"/>
        </w:rPr>
        <w:tab/>
        <w:t>Nokia, Nokia Shanghai Bell</w:t>
      </w:r>
    </w:p>
    <w:p w14:paraId="623EDE60" w14:textId="30D71481" w:rsidR="00254752" w:rsidRPr="00254752" w:rsidRDefault="00603E09" w:rsidP="00254752">
      <w:pPr>
        <w:ind w:left="720" w:hanging="720"/>
        <w:rPr>
          <w:lang w:eastAsia="x-none"/>
        </w:rPr>
      </w:pPr>
      <w:hyperlink r:id="rId1659" w:history="1">
        <w:r w:rsidR="00FE4C7E">
          <w:rPr>
            <w:rStyle w:val="Hyperlink"/>
            <w:lang w:eastAsia="x-none"/>
          </w:rPr>
          <w:t>R1-1804482</w:t>
        </w:r>
      </w:hyperlink>
      <w:r w:rsidR="00254752" w:rsidRPr="00254752">
        <w:rPr>
          <w:lang w:eastAsia="x-none"/>
        </w:rPr>
        <w:tab/>
        <w:t>Discussion on partial overlap between PUCCH and PUSCH</w:t>
      </w:r>
      <w:r w:rsidR="00254752" w:rsidRPr="00254752">
        <w:rPr>
          <w:lang w:eastAsia="x-none"/>
        </w:rPr>
        <w:tab/>
        <w:t>Panasonic Corporation</w:t>
      </w:r>
    </w:p>
    <w:p w14:paraId="20E5EA82" w14:textId="141E2FCA" w:rsidR="00254752" w:rsidRPr="00254752" w:rsidRDefault="00603E09" w:rsidP="00254752">
      <w:pPr>
        <w:ind w:left="720" w:hanging="720"/>
        <w:rPr>
          <w:lang w:eastAsia="x-none"/>
        </w:rPr>
      </w:pPr>
      <w:hyperlink r:id="rId1660" w:history="1">
        <w:r w:rsidR="00FE4C7E">
          <w:rPr>
            <w:rStyle w:val="Hyperlink"/>
            <w:lang w:eastAsia="x-none"/>
          </w:rPr>
          <w:t>R1-1804556</w:t>
        </w:r>
      </w:hyperlink>
      <w:r w:rsidR="00254752" w:rsidRPr="00254752">
        <w:rPr>
          <w:lang w:eastAsia="x-none"/>
        </w:rPr>
        <w:tab/>
        <w:t>Remaining issues on UCI multiplexing</w:t>
      </w:r>
      <w:r w:rsidR="00254752" w:rsidRPr="00254752">
        <w:rPr>
          <w:lang w:eastAsia="x-none"/>
        </w:rPr>
        <w:tab/>
        <w:t>LG Electronics</w:t>
      </w:r>
    </w:p>
    <w:p w14:paraId="2F624AB4" w14:textId="0D45B034" w:rsidR="00254752" w:rsidRPr="00254752" w:rsidRDefault="00603E09" w:rsidP="00254752">
      <w:pPr>
        <w:ind w:left="720" w:hanging="720"/>
        <w:rPr>
          <w:lang w:eastAsia="x-none"/>
        </w:rPr>
      </w:pPr>
      <w:hyperlink r:id="rId1661" w:history="1">
        <w:r w:rsidR="00FE4C7E">
          <w:rPr>
            <w:rStyle w:val="Hyperlink"/>
            <w:lang w:eastAsia="x-none"/>
          </w:rPr>
          <w:t>R1-1804730</w:t>
        </w:r>
      </w:hyperlink>
      <w:r w:rsidR="00254752" w:rsidRPr="00254752">
        <w:rPr>
          <w:lang w:eastAsia="x-none"/>
        </w:rPr>
        <w:tab/>
        <w:t>UCI on PUSCH</w:t>
      </w:r>
      <w:r w:rsidR="00254752" w:rsidRPr="00254752">
        <w:rPr>
          <w:lang w:eastAsia="x-none"/>
        </w:rPr>
        <w:tab/>
        <w:t>Intel Corporation</w:t>
      </w:r>
    </w:p>
    <w:p w14:paraId="68D8AE2F" w14:textId="6AD44015" w:rsidR="00254752" w:rsidRPr="00254752" w:rsidRDefault="00603E09" w:rsidP="00254752">
      <w:pPr>
        <w:ind w:left="720" w:hanging="720"/>
        <w:rPr>
          <w:lang w:eastAsia="x-none"/>
        </w:rPr>
      </w:pPr>
      <w:hyperlink r:id="rId1662" w:history="1">
        <w:r w:rsidR="00FE4C7E">
          <w:rPr>
            <w:rStyle w:val="Hyperlink"/>
            <w:lang w:eastAsia="x-none"/>
          </w:rPr>
          <w:t>R1-1804804</w:t>
        </w:r>
      </w:hyperlink>
      <w:r w:rsidR="00254752" w:rsidRPr="00254752">
        <w:rPr>
          <w:lang w:eastAsia="x-none"/>
        </w:rPr>
        <w:tab/>
        <w:t>Remaining issues for multiplexing UCI on PUSCH</w:t>
      </w:r>
      <w:r w:rsidR="00254752" w:rsidRPr="00254752">
        <w:rPr>
          <w:lang w:eastAsia="x-none"/>
        </w:rPr>
        <w:tab/>
        <w:t>Qualcomm Incorporated</w:t>
      </w:r>
    </w:p>
    <w:p w14:paraId="5B9F3643" w14:textId="3BF2683A" w:rsidR="00254752" w:rsidRPr="00254752" w:rsidRDefault="00603E09" w:rsidP="00254752">
      <w:pPr>
        <w:ind w:left="720" w:hanging="720"/>
        <w:rPr>
          <w:lang w:eastAsia="x-none"/>
        </w:rPr>
      </w:pPr>
      <w:hyperlink r:id="rId1663" w:history="1">
        <w:r w:rsidR="00FE4C7E">
          <w:rPr>
            <w:rStyle w:val="Hyperlink"/>
            <w:lang w:eastAsia="x-none"/>
          </w:rPr>
          <w:t>R1-1804883</w:t>
        </w:r>
      </w:hyperlink>
      <w:r w:rsidR="00254752" w:rsidRPr="00254752">
        <w:rPr>
          <w:lang w:eastAsia="x-none"/>
        </w:rPr>
        <w:tab/>
        <w:t>UCI multiplexing with NUCI based PUCCH resource set selection</w:t>
      </w:r>
      <w:r w:rsidR="00254752" w:rsidRPr="00254752">
        <w:rPr>
          <w:lang w:eastAsia="x-none"/>
        </w:rPr>
        <w:tab/>
        <w:t>Sharp</w:t>
      </w:r>
    </w:p>
    <w:p w14:paraId="05F1857B" w14:textId="57743609" w:rsidR="00254752" w:rsidRPr="00254752" w:rsidRDefault="00603E09" w:rsidP="00254752">
      <w:pPr>
        <w:ind w:left="720" w:hanging="720"/>
        <w:rPr>
          <w:lang w:eastAsia="x-none"/>
        </w:rPr>
      </w:pPr>
      <w:hyperlink r:id="rId1664" w:history="1">
        <w:r w:rsidR="00FE4C7E">
          <w:rPr>
            <w:rStyle w:val="Hyperlink"/>
            <w:lang w:eastAsia="x-none"/>
          </w:rPr>
          <w:t>R1-1805053</w:t>
        </w:r>
      </w:hyperlink>
      <w:r w:rsidR="00254752" w:rsidRPr="00254752">
        <w:rPr>
          <w:lang w:eastAsia="x-none"/>
        </w:rPr>
        <w:tab/>
        <w:t>UCI multiplexing on PUSCH</w:t>
      </w:r>
      <w:r w:rsidR="00254752" w:rsidRPr="00254752">
        <w:rPr>
          <w:lang w:eastAsia="x-none"/>
        </w:rPr>
        <w:tab/>
        <w:t>NTT DOCOMO, INC.</w:t>
      </w:r>
    </w:p>
    <w:p w14:paraId="1D9A6AB2" w14:textId="6A4EC914" w:rsidR="00254752" w:rsidRPr="00254752" w:rsidRDefault="00603E09" w:rsidP="00254752">
      <w:pPr>
        <w:ind w:left="720" w:hanging="720"/>
        <w:rPr>
          <w:lang w:eastAsia="x-none"/>
        </w:rPr>
      </w:pPr>
      <w:hyperlink r:id="rId1665" w:history="1">
        <w:r w:rsidR="00FE4C7E">
          <w:rPr>
            <w:rStyle w:val="Hyperlink"/>
            <w:lang w:eastAsia="x-none"/>
          </w:rPr>
          <w:t>R1-1805185</w:t>
        </w:r>
      </w:hyperlink>
      <w:r w:rsidR="00254752" w:rsidRPr="00254752">
        <w:rPr>
          <w:lang w:eastAsia="x-none"/>
        </w:rPr>
        <w:tab/>
        <w:t>On UCI Multiplexing on PUSCH</w:t>
      </w:r>
      <w:r w:rsidR="00254752" w:rsidRPr="00254752">
        <w:rPr>
          <w:lang w:eastAsia="x-none"/>
        </w:rPr>
        <w:tab/>
        <w:t>Ericsson</w:t>
      </w:r>
    </w:p>
    <w:p w14:paraId="76451C7C" w14:textId="776EF657" w:rsidR="00254752" w:rsidRPr="00254752" w:rsidRDefault="00603E09" w:rsidP="00254752">
      <w:pPr>
        <w:ind w:left="720" w:hanging="720"/>
        <w:rPr>
          <w:lang w:eastAsia="x-none"/>
        </w:rPr>
      </w:pPr>
      <w:hyperlink r:id="rId1666" w:history="1">
        <w:r w:rsidR="00FE4C7E">
          <w:rPr>
            <w:rStyle w:val="Hyperlink"/>
            <w:lang w:eastAsia="x-none"/>
          </w:rPr>
          <w:t>R1-1805252</w:t>
        </w:r>
      </w:hyperlink>
      <w:r w:rsidR="00254752" w:rsidRPr="00254752">
        <w:rPr>
          <w:lang w:eastAsia="x-none"/>
        </w:rPr>
        <w:tab/>
        <w:t>Remaining issues on UCI multiplexing on PUSCH</w:t>
      </w:r>
      <w:r w:rsidR="00254752" w:rsidRPr="00254752">
        <w:rPr>
          <w:lang w:eastAsia="x-none"/>
        </w:rPr>
        <w:tab/>
        <w:t>CATR</w:t>
      </w:r>
    </w:p>
    <w:p w14:paraId="5462C179" w14:textId="77777777" w:rsidR="00254752" w:rsidRPr="00254752" w:rsidRDefault="00254752" w:rsidP="008A48D2">
      <w:pPr>
        <w:pStyle w:val="Heading5"/>
      </w:pPr>
      <w:bookmarkStart w:id="543" w:name="_Toc514184687"/>
      <w:r w:rsidRPr="00254752">
        <w:t>Resource allocation for</w:t>
      </w:r>
      <w:r w:rsidRPr="00254752">
        <w:rPr>
          <w:rFonts w:hint="eastAsia"/>
        </w:rPr>
        <w:t xml:space="preserve"> PUCCH</w:t>
      </w:r>
      <w:bookmarkEnd w:id="543"/>
    </w:p>
    <w:p w14:paraId="53CB0B8B" w14:textId="76AD279D" w:rsidR="008A48D2" w:rsidRPr="008A48D2" w:rsidRDefault="00603E09" w:rsidP="008A48D2">
      <w:pPr>
        <w:ind w:left="720" w:hanging="720"/>
        <w:rPr>
          <w:b/>
        </w:rPr>
      </w:pPr>
      <w:hyperlink r:id="rId1667" w:history="1">
        <w:r w:rsidR="00FE4C7E">
          <w:rPr>
            <w:rStyle w:val="Hyperlink"/>
            <w:b/>
          </w:rPr>
          <w:t>R1-1805578</w:t>
        </w:r>
      </w:hyperlink>
      <w:r w:rsidR="008A48D2" w:rsidRPr="008A48D2">
        <w:rPr>
          <w:b/>
        </w:rPr>
        <w:tab/>
        <w:t>Summary of offline discussion on PUCCH resource allocation</w:t>
      </w:r>
      <w:r w:rsidR="008A48D2" w:rsidRPr="008A48D2">
        <w:rPr>
          <w:b/>
        </w:rPr>
        <w:tab/>
        <w:t>OPPO</w:t>
      </w:r>
    </w:p>
    <w:p w14:paraId="4C89EA3E" w14:textId="77777777" w:rsidR="008A48D2" w:rsidRDefault="008A48D2" w:rsidP="008A48D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2C595C4C" w14:textId="736060C5" w:rsidR="008A48D2" w:rsidRDefault="008A48D2" w:rsidP="008A48D2">
      <w:pPr>
        <w:ind w:left="720" w:hanging="720"/>
      </w:pPr>
    </w:p>
    <w:p w14:paraId="64B47F60" w14:textId="77777777" w:rsidR="00FC497E" w:rsidRPr="00FC497E" w:rsidRDefault="00FC497E" w:rsidP="00FC497E">
      <w:pPr>
        <w:overflowPunct w:val="0"/>
        <w:autoSpaceDE w:val="0"/>
        <w:autoSpaceDN w:val="0"/>
        <w:adjustRightInd w:val="0"/>
        <w:jc w:val="both"/>
        <w:textAlignment w:val="baseline"/>
        <w:rPr>
          <w:rFonts w:ascii="Times New Roman" w:eastAsia="SimSun" w:hAnsi="Times New Roman"/>
          <w:szCs w:val="20"/>
          <w:lang w:eastAsia="zh-CN"/>
        </w:rPr>
      </w:pPr>
      <w:r w:rsidRPr="00FC497E">
        <w:rPr>
          <w:rFonts w:ascii="Times New Roman" w:eastAsia="SimSun" w:hAnsi="Times New Roman" w:hint="eastAsia"/>
          <w:szCs w:val="20"/>
          <w:lang w:eastAsia="zh-CN"/>
        </w:rPr>
        <w:t>Proposal from offline</w:t>
      </w:r>
    </w:p>
    <w:p w14:paraId="7B8778D0" w14:textId="77777777" w:rsidR="00FC497E" w:rsidRPr="00FC497E" w:rsidRDefault="00FC497E" w:rsidP="00FC497E">
      <w:pPr>
        <w:overflowPunct w:val="0"/>
        <w:autoSpaceDE w:val="0"/>
        <w:autoSpaceDN w:val="0"/>
        <w:adjustRightInd w:val="0"/>
        <w:jc w:val="both"/>
        <w:textAlignment w:val="baseline"/>
        <w:rPr>
          <w:rFonts w:ascii="Times New Roman" w:eastAsia="SimSun" w:hAnsi="Times New Roman"/>
          <w:szCs w:val="20"/>
          <w:lang w:eastAsia="zh-CN"/>
        </w:rPr>
      </w:pPr>
      <w:r w:rsidRPr="00FC497E">
        <w:rPr>
          <w:rFonts w:ascii="Times New Roman" w:eastAsia="SimSun" w:hAnsi="Times New Roman"/>
          <w:szCs w:val="20"/>
        </w:rPr>
        <w:t>For PUCCH resource allocation</w:t>
      </w:r>
      <w:r w:rsidRPr="00FC497E">
        <w:rPr>
          <w:rFonts w:ascii="Times New Roman" w:eastAsia="SimSun" w:hAnsi="Times New Roman" w:hint="eastAsia"/>
          <w:szCs w:val="20"/>
          <w:lang w:eastAsia="zh-CN"/>
        </w:rPr>
        <w:t xml:space="preserve"> with </w:t>
      </w:r>
      <w:r w:rsidRPr="00FC497E">
        <w:rPr>
          <w:rFonts w:ascii="Times New Roman" w:eastAsia="SimSun" w:hAnsi="Times New Roman" w:cs="Arial" w:hint="eastAsia"/>
          <w:i/>
          <w:szCs w:val="20"/>
          <w:lang w:eastAsia="zh-CN"/>
        </w:rPr>
        <w:t>N</w:t>
      </w:r>
      <w:r w:rsidRPr="00FC497E">
        <w:rPr>
          <w:rFonts w:ascii="Times New Roman" w:eastAsia="SimSun" w:hAnsi="Times New Roman" w:cs="Arial" w:hint="eastAsia"/>
          <w:i/>
          <w:szCs w:val="20"/>
          <w:vertAlign w:val="subscript"/>
          <w:lang w:eastAsia="zh-CN"/>
        </w:rPr>
        <w:t>UCI</w:t>
      </w:r>
      <w:r w:rsidRPr="00FC497E">
        <w:rPr>
          <w:rFonts w:ascii="SimSun" w:eastAsia="SimSun" w:hAnsi="SimSun" w:cs="Arial" w:hint="eastAsia"/>
          <w:szCs w:val="20"/>
          <w:lang w:eastAsia="zh-CN"/>
        </w:rPr>
        <w:t>≤</w:t>
      </w:r>
      <w:r w:rsidRPr="00FC497E">
        <w:rPr>
          <w:rFonts w:ascii="Times New Roman" w:eastAsia="SimSun" w:hAnsi="Times New Roman" w:cs="Arial" w:hint="eastAsia"/>
          <w:szCs w:val="20"/>
          <w:lang w:eastAsia="zh-CN"/>
        </w:rPr>
        <w:t xml:space="preserve">2 </w:t>
      </w:r>
      <w:r w:rsidRPr="00FC497E">
        <w:rPr>
          <w:rFonts w:ascii="Times New Roman" w:eastAsia="SimSun" w:hAnsi="Times New Roman"/>
          <w:szCs w:val="20"/>
        </w:rPr>
        <w:t xml:space="preserve">after a UE has a </w:t>
      </w:r>
      <w:r w:rsidRPr="00FC497E">
        <w:rPr>
          <w:rFonts w:ascii="Times New Roman" w:eastAsia="SimSun" w:hAnsi="Times New Roman" w:hint="eastAsia"/>
          <w:szCs w:val="20"/>
        </w:rPr>
        <w:t xml:space="preserve">dedicated </w:t>
      </w:r>
      <w:r w:rsidRPr="00FC497E">
        <w:rPr>
          <w:rFonts w:ascii="Times New Roman" w:eastAsia="SimSun" w:hAnsi="Times New Roman"/>
          <w:szCs w:val="20"/>
        </w:rPr>
        <w:t xml:space="preserve">PUCCH configuration, </w:t>
      </w:r>
      <w:r w:rsidRPr="00FC497E">
        <w:rPr>
          <w:rFonts w:ascii="Times New Roman" w:eastAsia="SimSun" w:hAnsi="Times New Roman" w:hint="eastAsia"/>
          <w:szCs w:val="20"/>
          <w:lang w:eastAsia="zh-CN"/>
        </w:rPr>
        <w:t>when &gt;8 resources are configured, down-select from following two options for determining the PUCCH resource in the resource set:</w:t>
      </w:r>
    </w:p>
    <w:p w14:paraId="1732B5D5" w14:textId="77777777" w:rsidR="00FC497E" w:rsidRPr="00FC497E" w:rsidRDefault="00FC497E" w:rsidP="0099597B">
      <w:pPr>
        <w:numPr>
          <w:ilvl w:val="0"/>
          <w:numId w:val="98"/>
        </w:numPr>
        <w:overflowPunct w:val="0"/>
        <w:autoSpaceDE w:val="0"/>
        <w:autoSpaceDN w:val="0"/>
        <w:adjustRightInd w:val="0"/>
        <w:jc w:val="both"/>
        <w:textAlignment w:val="baseline"/>
        <w:rPr>
          <w:rFonts w:ascii="Times New Roman" w:eastAsia="SimSun" w:hAnsi="Times New Roman"/>
          <w:szCs w:val="20"/>
          <w:lang w:eastAsia="zh-CN"/>
        </w:rPr>
      </w:pPr>
      <w:r w:rsidRPr="00FC497E">
        <w:rPr>
          <w:rFonts w:ascii="Times New Roman" w:eastAsia="SimSun" w:hAnsi="Times New Roman" w:hint="eastAsia"/>
          <w:szCs w:val="20"/>
          <w:lang w:eastAsia="zh-CN"/>
        </w:rPr>
        <w:t>Option 1: ARI-indicated resource sub-set + CCE-index-based i</w:t>
      </w:r>
      <w:r w:rsidRPr="00FC497E">
        <w:rPr>
          <w:rFonts w:ascii="Times New Roman" w:eastAsia="SimSun" w:hAnsi="Times New Roman"/>
          <w:szCs w:val="20"/>
          <w:lang w:eastAsia="zh-CN"/>
        </w:rPr>
        <w:t xml:space="preserve">mplicit </w:t>
      </w:r>
      <w:r w:rsidRPr="00FC497E">
        <w:rPr>
          <w:rFonts w:ascii="Times New Roman" w:eastAsia="SimSun" w:hAnsi="Times New Roman" w:hint="eastAsia"/>
          <w:szCs w:val="20"/>
          <w:lang w:eastAsia="zh-CN"/>
        </w:rPr>
        <w:t>mapping</w:t>
      </w:r>
      <w:r w:rsidRPr="00FC497E">
        <w:rPr>
          <w:rFonts w:ascii="Times New Roman" w:eastAsia="SimSun" w:hAnsi="Times New Roman"/>
          <w:szCs w:val="20"/>
          <w:lang w:eastAsia="zh-CN"/>
        </w:rPr>
        <w:t xml:space="preserve"> </w:t>
      </w:r>
      <w:r w:rsidRPr="00FC497E">
        <w:rPr>
          <w:rFonts w:ascii="Times New Roman" w:eastAsia="SimSun" w:hAnsi="Times New Roman" w:hint="eastAsia"/>
          <w:szCs w:val="20"/>
          <w:lang w:eastAsia="zh-CN"/>
        </w:rPr>
        <w:t xml:space="preserve">within sub-set </w:t>
      </w:r>
    </w:p>
    <w:p w14:paraId="49D2A733" w14:textId="77777777" w:rsidR="00FC497E" w:rsidRPr="00FC497E" w:rsidRDefault="00FC497E" w:rsidP="0099597B">
      <w:pPr>
        <w:pStyle w:val="ListParagraph"/>
        <w:numPr>
          <w:ilvl w:val="0"/>
          <w:numId w:val="98"/>
        </w:numPr>
        <w:spacing w:after="0"/>
        <w:jc w:val="both"/>
        <w:rPr>
          <w:color w:val="0070C0"/>
          <w:lang w:eastAsia="zh-CN"/>
        </w:rPr>
      </w:pPr>
      <w:r w:rsidRPr="00FC497E">
        <w:rPr>
          <w:rFonts w:hint="eastAsia"/>
          <w:color w:val="0070C0"/>
          <w:lang w:eastAsia="zh-CN"/>
        </w:rPr>
        <w:t xml:space="preserve">Support: Nokia, </w:t>
      </w:r>
      <w:r w:rsidRPr="00FC497E">
        <w:rPr>
          <w:color w:val="0070C0"/>
          <w:lang w:eastAsia="zh-CN"/>
        </w:rPr>
        <w:t xml:space="preserve">NSB, </w:t>
      </w:r>
      <w:r w:rsidRPr="00FC497E">
        <w:rPr>
          <w:rFonts w:hint="eastAsia"/>
          <w:color w:val="0070C0"/>
          <w:lang w:eastAsia="zh-CN"/>
        </w:rPr>
        <w:t>Q</w:t>
      </w:r>
      <w:r w:rsidRPr="00FC497E">
        <w:rPr>
          <w:color w:val="0070C0"/>
          <w:lang w:eastAsia="zh-CN"/>
        </w:rPr>
        <w:t>ualcomm</w:t>
      </w:r>
      <w:r w:rsidRPr="00FC497E">
        <w:rPr>
          <w:rFonts w:hint="eastAsia"/>
          <w:color w:val="0070C0"/>
          <w:lang w:eastAsia="zh-CN"/>
        </w:rPr>
        <w:t>, OPPO, LGE</w:t>
      </w:r>
      <w:r w:rsidRPr="00FC497E">
        <w:rPr>
          <w:color w:val="0070C0"/>
          <w:lang w:eastAsia="zh-CN"/>
        </w:rPr>
        <w:t>, Ericsson, ZTE</w:t>
      </w:r>
    </w:p>
    <w:p w14:paraId="4B4DE5F9" w14:textId="77777777" w:rsidR="00FC497E" w:rsidRPr="00FC497E" w:rsidRDefault="00FC497E" w:rsidP="0099597B">
      <w:pPr>
        <w:numPr>
          <w:ilvl w:val="1"/>
          <w:numId w:val="98"/>
        </w:numPr>
        <w:overflowPunct w:val="0"/>
        <w:autoSpaceDE w:val="0"/>
        <w:autoSpaceDN w:val="0"/>
        <w:adjustRightInd w:val="0"/>
        <w:textAlignment w:val="baseline"/>
        <w:rPr>
          <w:rFonts w:ascii="Times New Roman" w:eastAsia="Times New Roman" w:hAnsi="Times New Roman"/>
          <w:szCs w:val="20"/>
        </w:rPr>
      </w:pPr>
      <w:r w:rsidRPr="00FC497E">
        <w:rPr>
          <w:rFonts w:ascii="Times New Roman" w:eastAsiaTheme="minorEastAsia" w:hAnsi="Times New Roman" w:hint="eastAsia"/>
          <w:szCs w:val="20"/>
          <w:lang w:eastAsia="zh-CN"/>
        </w:rPr>
        <w:t xml:space="preserve">Resource sub-set </w:t>
      </w:r>
      <w:r w:rsidRPr="00FC497E">
        <w:rPr>
          <w:rFonts w:ascii="Times New Roman" w:eastAsiaTheme="minorEastAsia" w:hAnsi="Times New Roman" w:hint="eastAsia"/>
          <w:i/>
          <w:szCs w:val="20"/>
          <w:lang w:eastAsia="zh-CN"/>
        </w:rPr>
        <w:t>m</w:t>
      </w:r>
      <w:r w:rsidRPr="00FC497E">
        <w:rPr>
          <w:rFonts w:ascii="Times New Roman" w:eastAsiaTheme="minorEastAsia" w:hAnsi="Times New Roman" w:hint="eastAsia"/>
          <w:szCs w:val="20"/>
          <w:lang w:eastAsia="zh-CN"/>
        </w:rPr>
        <w:t xml:space="preserve"> is indicated by ARI</w:t>
      </w:r>
    </w:p>
    <w:p w14:paraId="067C529C" w14:textId="77777777" w:rsidR="00FC497E" w:rsidRPr="00FC497E" w:rsidRDefault="00FC497E" w:rsidP="0099597B">
      <w:pPr>
        <w:numPr>
          <w:ilvl w:val="1"/>
          <w:numId w:val="98"/>
        </w:numPr>
        <w:overflowPunct w:val="0"/>
        <w:autoSpaceDE w:val="0"/>
        <w:autoSpaceDN w:val="0"/>
        <w:adjustRightInd w:val="0"/>
        <w:textAlignment w:val="baseline"/>
        <w:rPr>
          <w:rFonts w:ascii="Times New Roman" w:eastAsia="Times New Roman" w:hAnsi="Times New Roman"/>
        </w:rPr>
      </w:pPr>
      <w:r w:rsidRPr="00FC497E">
        <w:rPr>
          <w:rFonts w:ascii="Times New Roman" w:eastAsia="SimSun" w:hAnsi="Times New Roman" w:hint="eastAsia"/>
          <w:szCs w:val="20"/>
          <w:lang w:eastAsia="zh-CN"/>
        </w:rPr>
        <w:t>T</w:t>
      </w:r>
      <w:r w:rsidRPr="00FC497E">
        <w:rPr>
          <w:rFonts w:ascii="Times New Roman" w:eastAsia="SimSun" w:hAnsi="Times New Roman"/>
          <w:szCs w:val="20"/>
        </w:rPr>
        <w:t xml:space="preserve">he resource index </w:t>
      </w:r>
      <w:r w:rsidRPr="00FC497E">
        <w:rPr>
          <w:rFonts w:ascii="Times New Roman" w:eastAsia="SimSun" w:hAnsi="Times New Roman"/>
          <w:i/>
          <w:szCs w:val="20"/>
        </w:rPr>
        <w:t>r</w:t>
      </w:r>
      <w:r w:rsidRPr="00FC497E">
        <w:rPr>
          <w:rFonts w:ascii="Times New Roman" w:eastAsia="SimSun" w:hAnsi="Times New Roman"/>
          <w:szCs w:val="20"/>
        </w:rPr>
        <w:t xml:space="preserve"> within the resource sub-set </w:t>
      </w:r>
      <w:r w:rsidRPr="00FC497E">
        <w:rPr>
          <w:rFonts w:ascii="Times New Roman" w:eastAsiaTheme="minorEastAsia" w:hAnsi="Times New Roman" w:hint="eastAsia"/>
          <w:i/>
          <w:szCs w:val="20"/>
          <w:lang w:eastAsia="zh-CN"/>
        </w:rPr>
        <w:t>m</w:t>
      </w:r>
      <w:r w:rsidRPr="00FC497E">
        <w:rPr>
          <w:rFonts w:ascii="Times New Roman" w:eastAsiaTheme="minorEastAsia" w:hAnsi="Times New Roman" w:hint="eastAsia"/>
          <w:szCs w:val="20"/>
          <w:lang w:eastAsia="zh-CN"/>
        </w:rPr>
        <w:t xml:space="preserve"> </w:t>
      </w:r>
      <w:r w:rsidRPr="00FC497E">
        <w:rPr>
          <w:rFonts w:ascii="Times New Roman" w:eastAsia="SimSun" w:hAnsi="Times New Roman"/>
          <w:szCs w:val="20"/>
        </w:rPr>
        <w:t xml:space="preserve">is implicitly derived based on </w:t>
      </w:r>
      <w:r w:rsidRPr="00FC497E">
        <w:rPr>
          <w:rFonts w:ascii="Times New Roman" w:eastAsiaTheme="minorEastAsia" w:hAnsi="Times New Roman" w:hint="eastAsia"/>
          <w:szCs w:val="20"/>
          <w:lang w:eastAsia="zh-CN"/>
        </w:rPr>
        <w:t>the</w:t>
      </w:r>
      <w:r w:rsidRPr="00FC497E">
        <w:rPr>
          <w:rFonts w:ascii="Times New Roman" w:eastAsia="SimSun" w:hAnsi="Times New Roman"/>
          <w:szCs w:val="20"/>
        </w:rPr>
        <w:t xml:space="preserve"> equation: </w:t>
      </w:r>
    </w:p>
    <w:p w14:paraId="6A79D348" w14:textId="77777777" w:rsidR="00FC497E" w:rsidRPr="00FC497E" w:rsidRDefault="00603E09" w:rsidP="00FC497E">
      <w:pPr>
        <w:pStyle w:val="ListParagraph"/>
        <w:spacing w:after="0"/>
        <w:rPr>
          <w:rFonts w:eastAsia="Times New Roman"/>
        </w:rPr>
      </w:pPr>
      <m:oMathPara>
        <m:oMathParaPr>
          <m:jc m:val="center"/>
        </m:oMathParaPr>
        <m:oMath>
          <m:sSub>
            <m:sSubPr>
              <m:ctrlPr>
                <w:rPr>
                  <w:rFonts w:ascii="Cambria Math" w:hAnsi="Cambria Math"/>
                  <w:i/>
                  <w:iCs/>
                  <w:lang w:val="de-DE"/>
                </w:rPr>
              </m:ctrlPr>
            </m:sSubPr>
            <m:e>
              <m:r>
                <w:rPr>
                  <w:rFonts w:ascii="Cambria Math" w:hAnsi="Cambria Math"/>
                </w:rPr>
                <m:t>r</m:t>
              </m:r>
            </m:e>
            <m:sub>
              <m:r>
                <w:rPr>
                  <w:rFonts w:ascii="Cambria Math" w:hAnsi="Cambria Math"/>
                </w:rPr>
                <m:t>m</m:t>
              </m:r>
            </m:sub>
          </m:sSub>
          <m:r>
            <w:rPr>
              <w:rFonts w:ascii="Cambria Math" w:hAnsi="Cambria Math"/>
              <w:lang w:val="de-DE"/>
            </w:rPr>
            <m:t>=</m:t>
          </m:r>
          <m:d>
            <m:dPr>
              <m:begChr m:val="⌊"/>
              <m:endChr m:val="⌋"/>
              <m:ctrlPr>
                <w:rPr>
                  <w:rFonts w:ascii="Cambria Math" w:hAnsi="Cambria Math"/>
                  <w:i/>
                  <w:iCs/>
                  <w:lang w:val="de-DE"/>
                </w:rPr>
              </m:ctrlPr>
            </m:dPr>
            <m:e>
              <m:f>
                <m:fPr>
                  <m:ctrlPr>
                    <w:rPr>
                      <w:rFonts w:ascii="Cambria Math" w:hAnsi="Cambria Math"/>
                      <w:i/>
                      <w:iCs/>
                      <w:lang w:val="de-DE"/>
                    </w:rPr>
                  </m:ctrlPr>
                </m:fPr>
                <m:num>
                  <m:sSub>
                    <m:sSubPr>
                      <m:ctrlPr>
                        <w:rPr>
                          <w:rFonts w:ascii="Cambria Math" w:hAnsi="Cambria Math"/>
                          <w:i/>
                          <w:iCs/>
                          <w:lang w:val="de-DE"/>
                        </w:rPr>
                      </m:ctrlPr>
                    </m:sSubPr>
                    <m:e>
                      <m:r>
                        <w:rPr>
                          <w:rFonts w:ascii="Cambria Math" w:hAnsi="Cambria Math"/>
                        </w:rPr>
                        <m:t xml:space="preserve"> CCE</m:t>
                      </m:r>
                    </m:e>
                    <m:sub>
                      <m:r>
                        <w:rPr>
                          <w:rFonts w:ascii="Cambria Math" w:hAnsi="Cambria Math"/>
                        </w:rPr>
                        <m:t>start</m:t>
                      </m:r>
                    </m:sub>
                  </m:sSub>
                  <m:d>
                    <m:dPr>
                      <m:begChr m:val="|"/>
                      <m:endChr m:val="|"/>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m</m:t>
                          </m:r>
                        </m:sub>
                      </m:sSub>
                    </m:e>
                  </m:d>
                </m:num>
                <m:den>
                  <m:sSub>
                    <m:sSubPr>
                      <m:ctrlPr>
                        <w:rPr>
                          <w:rFonts w:ascii="Cambria Math" w:hAnsi="Cambria Math"/>
                          <w:i/>
                          <w:iCs/>
                          <w:lang w:val="de-DE"/>
                        </w:rPr>
                      </m:ctrlPr>
                    </m:sSubPr>
                    <m:e>
                      <m:r>
                        <w:rPr>
                          <w:rFonts w:ascii="Cambria Math" w:hAnsi="Cambria Math"/>
                        </w:rPr>
                        <m:t>N</m:t>
                      </m:r>
                    </m:e>
                    <m:sub>
                      <m:r>
                        <w:rPr>
                          <w:rFonts w:ascii="Cambria Math" w:hAnsi="Cambria Math"/>
                        </w:rPr>
                        <m:t>CCE,p</m:t>
                      </m:r>
                    </m:sub>
                  </m:sSub>
                </m:den>
              </m:f>
            </m:e>
          </m:d>
        </m:oMath>
      </m:oMathPara>
    </w:p>
    <w:p w14:paraId="5EAB5C3A" w14:textId="77777777" w:rsidR="00FC497E" w:rsidRPr="00FC497E" w:rsidRDefault="00FC497E" w:rsidP="0099597B">
      <w:pPr>
        <w:numPr>
          <w:ilvl w:val="3"/>
          <w:numId w:val="98"/>
        </w:numPr>
        <w:overflowPunct w:val="0"/>
        <w:autoSpaceDE w:val="0"/>
        <w:autoSpaceDN w:val="0"/>
        <w:adjustRightInd w:val="0"/>
        <w:textAlignment w:val="baseline"/>
        <w:rPr>
          <w:rFonts w:ascii="Times New Roman" w:eastAsia="Times New Roman" w:hAnsi="Times New Roman"/>
          <w:szCs w:val="20"/>
        </w:rPr>
      </w:pPr>
      <w:r w:rsidRPr="00FC497E">
        <w:rPr>
          <w:rFonts w:ascii="Times New Roman" w:eastAsiaTheme="minorEastAsia" w:hAnsi="Times New Roman" w:hint="eastAsia"/>
          <w:i/>
          <w:szCs w:val="20"/>
          <w:lang w:eastAsia="zh-CN"/>
        </w:rPr>
        <w:t>N</w:t>
      </w:r>
      <w:r w:rsidRPr="00FC497E">
        <w:rPr>
          <w:rFonts w:ascii="Times New Roman" w:eastAsiaTheme="minorEastAsia" w:hAnsi="Times New Roman" w:hint="eastAsia"/>
          <w:i/>
          <w:szCs w:val="20"/>
          <w:vertAlign w:val="subscript"/>
          <w:lang w:eastAsia="zh-CN"/>
        </w:rPr>
        <w:t>CCE,p</w:t>
      </w:r>
      <w:r w:rsidRPr="00FC497E">
        <w:rPr>
          <w:rFonts w:ascii="Times New Roman" w:eastAsia="SimSun" w:hAnsi="Times New Roman"/>
          <w:szCs w:val="20"/>
        </w:rPr>
        <w:t xml:space="preserve"> </w:t>
      </w:r>
      <w:r w:rsidRPr="00FC497E">
        <w:rPr>
          <w:rFonts w:ascii="Times New Roman" w:eastAsiaTheme="minorEastAsia" w:hAnsi="Times New Roman" w:hint="eastAsia"/>
          <w:szCs w:val="20"/>
          <w:lang w:eastAsia="zh-CN"/>
        </w:rPr>
        <w:t xml:space="preserve">is the total number of CCEs in CORESET </w:t>
      </w:r>
      <w:r w:rsidRPr="00FC497E">
        <w:rPr>
          <w:rFonts w:ascii="Times New Roman" w:eastAsiaTheme="minorEastAsia" w:hAnsi="Times New Roman" w:hint="eastAsia"/>
          <w:i/>
          <w:szCs w:val="20"/>
          <w:lang w:eastAsia="zh-CN"/>
        </w:rPr>
        <w:t>p</w:t>
      </w:r>
    </w:p>
    <w:p w14:paraId="6EFE0C90" w14:textId="77777777" w:rsidR="00FC497E" w:rsidRPr="00FC497E" w:rsidRDefault="00FC497E" w:rsidP="0099597B">
      <w:pPr>
        <w:numPr>
          <w:ilvl w:val="3"/>
          <w:numId w:val="98"/>
        </w:numPr>
        <w:overflowPunct w:val="0"/>
        <w:autoSpaceDE w:val="0"/>
        <w:autoSpaceDN w:val="0"/>
        <w:adjustRightInd w:val="0"/>
        <w:textAlignment w:val="baseline"/>
        <w:rPr>
          <w:rFonts w:ascii="Times New Roman" w:eastAsia="Times New Roman" w:hAnsi="Times New Roman"/>
        </w:rPr>
      </w:pPr>
      <w:r w:rsidRPr="00FC497E">
        <w:rPr>
          <w:rFonts w:ascii="Times New Roman" w:eastAsiaTheme="minorEastAsia" w:hAnsi="Times New Roman" w:hint="eastAsia"/>
          <w:i/>
          <w:szCs w:val="20"/>
          <w:lang w:eastAsia="zh-CN"/>
        </w:rPr>
        <w:t>R</w:t>
      </w:r>
      <w:r w:rsidRPr="00FC497E">
        <w:rPr>
          <w:rFonts w:ascii="Times New Roman" w:eastAsiaTheme="minorEastAsia" w:hAnsi="Times New Roman" w:hint="eastAsia"/>
          <w:i/>
          <w:szCs w:val="20"/>
          <w:vertAlign w:val="subscript"/>
          <w:lang w:eastAsia="zh-CN"/>
        </w:rPr>
        <w:t>m</w:t>
      </w:r>
      <w:r w:rsidRPr="00FC497E">
        <w:rPr>
          <w:rFonts w:ascii="Times New Roman" w:eastAsiaTheme="minorEastAsia" w:hAnsi="Times New Roman" w:hint="eastAsia"/>
          <w:szCs w:val="20"/>
          <w:lang w:eastAsia="zh-CN"/>
        </w:rPr>
        <w:t xml:space="preserve"> is the size of resource sub-set </w:t>
      </w:r>
      <w:r w:rsidRPr="00FC497E">
        <w:rPr>
          <w:rFonts w:ascii="Times New Roman" w:eastAsiaTheme="minorEastAsia" w:hAnsi="Times New Roman" w:hint="eastAsia"/>
          <w:i/>
          <w:szCs w:val="20"/>
          <w:lang w:eastAsia="zh-CN"/>
        </w:rPr>
        <w:t>m</w:t>
      </w:r>
    </w:p>
    <w:p w14:paraId="2334D4F1" w14:textId="77777777" w:rsidR="00FC497E" w:rsidRPr="00FC497E" w:rsidRDefault="00FC497E" w:rsidP="00FC497E">
      <w:pPr>
        <w:ind w:leftChars="200" w:left="400"/>
        <w:contextualSpacing/>
        <w:jc w:val="center"/>
        <w:rPr>
          <w:rFonts w:ascii="Times New Roman" w:eastAsiaTheme="minorEastAsia" w:hAnsi="Times New Roman"/>
          <w:iCs/>
          <w:sz w:val="24"/>
          <w:lang w:eastAsia="zh-CN"/>
        </w:rPr>
      </w:pPr>
    </w:p>
    <w:p w14:paraId="3CD9F94B" w14:textId="77777777" w:rsidR="00FC497E" w:rsidRPr="00FC497E" w:rsidRDefault="00FC497E" w:rsidP="0099597B">
      <w:pPr>
        <w:numPr>
          <w:ilvl w:val="0"/>
          <w:numId w:val="98"/>
        </w:numPr>
        <w:overflowPunct w:val="0"/>
        <w:autoSpaceDE w:val="0"/>
        <w:autoSpaceDN w:val="0"/>
        <w:adjustRightInd w:val="0"/>
        <w:jc w:val="both"/>
        <w:textAlignment w:val="baseline"/>
        <w:rPr>
          <w:rFonts w:ascii="Times New Roman" w:eastAsia="SimSun" w:hAnsi="Times New Roman"/>
          <w:szCs w:val="20"/>
          <w:lang w:eastAsia="zh-CN"/>
        </w:rPr>
      </w:pPr>
      <w:r w:rsidRPr="00FC497E">
        <w:rPr>
          <w:rFonts w:ascii="Times New Roman" w:eastAsia="SimSun" w:hAnsi="Times New Roman" w:hint="eastAsia"/>
          <w:szCs w:val="20"/>
          <w:lang w:eastAsia="zh-CN"/>
        </w:rPr>
        <w:t xml:space="preserve">Option 2: CCE-index-based </w:t>
      </w:r>
      <w:r w:rsidRPr="00FC497E">
        <w:rPr>
          <w:rFonts w:ascii="Times New Roman" w:eastAsia="SimSun" w:hAnsi="Times New Roman"/>
          <w:szCs w:val="20"/>
          <w:lang w:eastAsia="zh-CN"/>
        </w:rPr>
        <w:t xml:space="preserve">implicit determination of a PUCCH resource </w:t>
      </w:r>
      <w:r w:rsidRPr="00FC497E">
        <w:rPr>
          <w:rFonts w:ascii="Times New Roman" w:eastAsia="SimSun" w:hAnsi="Times New Roman" w:hint="eastAsia"/>
          <w:szCs w:val="20"/>
          <w:lang w:eastAsia="zh-CN"/>
        </w:rPr>
        <w:t>+ ARI-indicated offset (EPDCCH-like approach)</w:t>
      </w:r>
    </w:p>
    <w:p w14:paraId="61877ADF" w14:textId="77777777" w:rsidR="00FC497E" w:rsidRPr="00FC497E" w:rsidRDefault="00FC497E" w:rsidP="0099597B">
      <w:pPr>
        <w:pStyle w:val="ListParagraph"/>
        <w:numPr>
          <w:ilvl w:val="0"/>
          <w:numId w:val="98"/>
        </w:numPr>
        <w:spacing w:after="0"/>
        <w:jc w:val="both"/>
        <w:rPr>
          <w:color w:val="0070C0"/>
          <w:lang w:eastAsia="zh-CN"/>
        </w:rPr>
      </w:pPr>
      <w:r w:rsidRPr="00FC497E">
        <w:rPr>
          <w:rFonts w:hint="eastAsia"/>
          <w:color w:val="0070C0"/>
          <w:lang w:eastAsia="zh-CN"/>
        </w:rPr>
        <w:t>Support: Samsung</w:t>
      </w:r>
      <w:r w:rsidRPr="00FC497E">
        <w:rPr>
          <w:color w:val="0070C0"/>
          <w:lang w:eastAsia="zh-CN"/>
        </w:rPr>
        <w:t>, Huawei, HiSilicon, Lenovo, MotM</w:t>
      </w:r>
    </w:p>
    <w:p w14:paraId="7F7C2D73" w14:textId="77777777" w:rsidR="00FC497E" w:rsidRPr="00FC497E" w:rsidRDefault="00FC497E" w:rsidP="0099597B">
      <w:pPr>
        <w:numPr>
          <w:ilvl w:val="1"/>
          <w:numId w:val="98"/>
        </w:numPr>
        <w:overflowPunct w:val="0"/>
        <w:autoSpaceDE w:val="0"/>
        <w:autoSpaceDN w:val="0"/>
        <w:adjustRightInd w:val="0"/>
        <w:textAlignment w:val="baseline"/>
        <w:rPr>
          <w:rFonts w:ascii="Times New Roman" w:eastAsiaTheme="minorEastAsia" w:hAnsi="Times New Roman"/>
          <w:szCs w:val="20"/>
          <w:lang w:eastAsia="zh-CN"/>
        </w:rPr>
      </w:pPr>
      <w:r w:rsidRPr="00FC497E">
        <w:rPr>
          <w:rFonts w:ascii="Times New Roman" w:eastAsiaTheme="minorEastAsia" w:hAnsi="Times New Roman" w:hint="eastAsia"/>
          <w:szCs w:val="20"/>
          <w:lang w:eastAsia="zh-CN"/>
        </w:rPr>
        <w:t>T</w:t>
      </w:r>
      <w:r w:rsidRPr="00FC497E">
        <w:rPr>
          <w:rFonts w:ascii="Times New Roman" w:eastAsiaTheme="minorEastAsia" w:hAnsi="Times New Roman"/>
          <w:szCs w:val="20"/>
          <w:lang w:eastAsia="zh-CN"/>
        </w:rPr>
        <w:t>he resource index r within the resource set</w:t>
      </w:r>
      <w:r w:rsidRPr="00FC497E">
        <w:rPr>
          <w:rFonts w:ascii="Times New Roman" w:eastAsiaTheme="minorEastAsia" w:hAnsi="Times New Roman" w:hint="eastAsia"/>
          <w:szCs w:val="20"/>
          <w:lang w:eastAsia="zh-CN"/>
        </w:rPr>
        <w:t xml:space="preserve"> </w:t>
      </w:r>
      <w:r w:rsidRPr="00FC497E">
        <w:rPr>
          <w:rFonts w:ascii="Times New Roman" w:eastAsiaTheme="minorEastAsia" w:hAnsi="Times New Roman"/>
          <w:szCs w:val="20"/>
          <w:lang w:eastAsia="zh-CN"/>
        </w:rPr>
        <w:t xml:space="preserve">is implicitly derived based on </w:t>
      </w:r>
      <w:r w:rsidRPr="00FC497E">
        <w:rPr>
          <w:rFonts w:ascii="Times New Roman" w:eastAsiaTheme="minorEastAsia" w:hAnsi="Times New Roman" w:hint="eastAsia"/>
          <w:szCs w:val="20"/>
          <w:lang w:eastAsia="zh-CN"/>
        </w:rPr>
        <w:t>the</w:t>
      </w:r>
      <w:r w:rsidRPr="00FC497E">
        <w:rPr>
          <w:rFonts w:ascii="Times New Roman" w:eastAsiaTheme="minorEastAsia" w:hAnsi="Times New Roman"/>
          <w:szCs w:val="20"/>
          <w:lang w:eastAsia="zh-CN"/>
        </w:rPr>
        <w:t xml:space="preserve"> equation:</w:t>
      </w:r>
    </w:p>
    <w:p w14:paraId="59E87EE0" w14:textId="77777777" w:rsidR="00FC497E" w:rsidRPr="00FC497E" w:rsidRDefault="00FC497E" w:rsidP="00FC497E">
      <w:pPr>
        <w:pStyle w:val="ListParagraph"/>
        <w:spacing w:after="0"/>
        <w:jc w:val="center"/>
        <w:rPr>
          <w:rFonts w:eastAsia="Times New Roman"/>
        </w:rPr>
      </w:pPr>
      <m:oMathPara>
        <m:oMath>
          <m:r>
            <w:rPr>
              <w:rFonts w:ascii="Cambria Math" w:hAnsi="Cambria Math"/>
            </w:rPr>
            <m:t>r</m:t>
          </m:r>
          <m:r>
            <w:rPr>
              <w:rFonts w:ascii="Cambria Math" w:hAnsi="Cambria Math"/>
              <w:lang w:val="de-DE"/>
            </w:rPr>
            <m:t>=Mod(</m:t>
          </m:r>
          <m:d>
            <m:dPr>
              <m:begChr m:val="⌊"/>
              <m:endChr m:val="⌋"/>
              <m:ctrlPr>
                <w:rPr>
                  <w:rFonts w:ascii="Cambria Math" w:hAnsi="Cambria Math"/>
                  <w:i/>
                  <w:iCs/>
                  <w:lang w:val="de-DE"/>
                </w:rPr>
              </m:ctrlPr>
            </m:dPr>
            <m:e>
              <m:f>
                <m:fPr>
                  <m:ctrlPr>
                    <w:rPr>
                      <w:rFonts w:ascii="Cambria Math" w:hAnsi="Cambria Math"/>
                      <w:i/>
                      <w:iCs/>
                      <w:lang w:val="de-DE"/>
                    </w:rPr>
                  </m:ctrlPr>
                </m:fPr>
                <m:num>
                  <m:sSub>
                    <m:sSubPr>
                      <m:ctrlPr>
                        <w:rPr>
                          <w:rFonts w:ascii="Cambria Math" w:hAnsi="Cambria Math"/>
                          <w:i/>
                          <w:iCs/>
                          <w:lang w:val="de-DE"/>
                        </w:rPr>
                      </m:ctrlPr>
                    </m:sSubPr>
                    <m:e>
                      <m:r>
                        <w:rPr>
                          <w:rFonts w:ascii="Cambria Math" w:hAnsi="Cambria Math"/>
                        </w:rPr>
                        <m:t xml:space="preserve"> CCE</m:t>
                      </m:r>
                    </m:e>
                    <m:sub>
                      <m:r>
                        <w:rPr>
                          <w:rFonts w:ascii="Cambria Math" w:hAnsi="Cambria Math"/>
                        </w:rPr>
                        <m:t>start</m:t>
                      </m:r>
                    </m:sub>
                  </m:sSub>
                  <m:d>
                    <m:dPr>
                      <m:begChr m:val="|"/>
                      <m:endChr m:val="|"/>
                      <m:ctrlPr>
                        <w:rPr>
                          <w:rFonts w:ascii="Cambria Math" w:hAnsi="Cambria Math"/>
                          <w:i/>
                          <w:lang w:val="de-DE"/>
                        </w:rPr>
                      </m:ctrlPr>
                    </m:dPr>
                    <m:e>
                      <m:r>
                        <w:rPr>
                          <w:rFonts w:ascii="Cambria Math" w:hAnsi="Cambria Math"/>
                          <w:lang w:val="de-DE"/>
                        </w:rPr>
                        <m:t>R</m:t>
                      </m:r>
                    </m:e>
                  </m:d>
                </m:num>
                <m:den>
                  <m:sSub>
                    <m:sSubPr>
                      <m:ctrlPr>
                        <w:rPr>
                          <w:rFonts w:ascii="Cambria Math" w:hAnsi="Cambria Math"/>
                          <w:i/>
                          <w:iCs/>
                          <w:lang w:val="de-DE"/>
                        </w:rPr>
                      </m:ctrlPr>
                    </m:sSubPr>
                    <m:e>
                      <m:r>
                        <w:rPr>
                          <w:rFonts w:ascii="Cambria Math" w:hAnsi="Cambria Math"/>
                        </w:rPr>
                        <m:t>N</m:t>
                      </m:r>
                    </m:e>
                    <m:sub>
                      <m:r>
                        <w:rPr>
                          <w:rFonts w:ascii="Cambria Math" w:hAnsi="Cambria Math"/>
                        </w:rPr>
                        <m:t>CCE,p</m:t>
                      </m:r>
                    </m:sub>
                  </m:sSub>
                </m:den>
              </m:f>
            </m:e>
          </m:d>
          <m:r>
            <w:rPr>
              <w:rFonts w:ascii="Cambria Math" w:hAnsi="Cambria Math"/>
              <w:lang w:val="de-DE"/>
            </w:rPr>
            <m:t xml:space="preserve">+ARI, </m:t>
          </m:r>
          <m:d>
            <m:dPr>
              <m:begChr m:val="|"/>
              <m:endChr m:val="|"/>
              <m:ctrlPr>
                <w:rPr>
                  <w:rFonts w:ascii="Cambria Math" w:hAnsi="Cambria Math"/>
                  <w:i/>
                  <w:lang w:val="de-DE"/>
                </w:rPr>
              </m:ctrlPr>
            </m:dPr>
            <m:e>
              <m:r>
                <w:rPr>
                  <w:rFonts w:ascii="Cambria Math" w:hAnsi="Cambria Math"/>
                  <w:lang w:val="de-DE"/>
                </w:rPr>
                <m:t>R</m:t>
              </m:r>
            </m:e>
          </m:d>
          <m:r>
            <w:rPr>
              <w:rFonts w:ascii="Cambria Math" w:hAnsi="Cambria Math"/>
              <w:lang w:val="de-DE"/>
            </w:rPr>
            <m:t>)</m:t>
          </m:r>
        </m:oMath>
      </m:oMathPara>
    </w:p>
    <w:p w14:paraId="47583902" w14:textId="77777777" w:rsidR="00FC497E" w:rsidRPr="00FC497E" w:rsidRDefault="00FC497E" w:rsidP="0099597B">
      <w:pPr>
        <w:numPr>
          <w:ilvl w:val="3"/>
          <w:numId w:val="98"/>
        </w:numPr>
        <w:overflowPunct w:val="0"/>
        <w:autoSpaceDE w:val="0"/>
        <w:autoSpaceDN w:val="0"/>
        <w:adjustRightInd w:val="0"/>
        <w:textAlignment w:val="baseline"/>
        <w:rPr>
          <w:rFonts w:ascii="Times New Roman" w:eastAsia="Times New Roman" w:hAnsi="Times New Roman"/>
          <w:szCs w:val="20"/>
        </w:rPr>
      </w:pPr>
      <w:r w:rsidRPr="00FC497E">
        <w:rPr>
          <w:rFonts w:ascii="Times New Roman" w:eastAsiaTheme="minorEastAsia" w:hAnsi="Times New Roman" w:hint="eastAsia"/>
          <w:i/>
          <w:szCs w:val="20"/>
          <w:lang w:eastAsia="zh-CN"/>
        </w:rPr>
        <w:t>N</w:t>
      </w:r>
      <w:r w:rsidRPr="00FC497E">
        <w:rPr>
          <w:rFonts w:ascii="Times New Roman" w:eastAsiaTheme="minorEastAsia" w:hAnsi="Times New Roman" w:hint="eastAsia"/>
          <w:i/>
          <w:szCs w:val="20"/>
          <w:vertAlign w:val="subscript"/>
          <w:lang w:eastAsia="zh-CN"/>
        </w:rPr>
        <w:t>CCE,p</w:t>
      </w:r>
      <w:r w:rsidRPr="00FC497E">
        <w:rPr>
          <w:rFonts w:ascii="Times New Roman" w:eastAsia="SimSun" w:hAnsi="Times New Roman"/>
          <w:szCs w:val="20"/>
        </w:rPr>
        <w:t xml:space="preserve"> </w:t>
      </w:r>
      <w:r w:rsidRPr="00FC497E">
        <w:rPr>
          <w:rFonts w:ascii="Times New Roman" w:eastAsiaTheme="minorEastAsia" w:hAnsi="Times New Roman" w:hint="eastAsia"/>
          <w:szCs w:val="20"/>
          <w:lang w:eastAsia="zh-CN"/>
        </w:rPr>
        <w:t xml:space="preserve">is the total number of CCEs in CORESET </w:t>
      </w:r>
      <w:r w:rsidRPr="00FC497E">
        <w:rPr>
          <w:rFonts w:ascii="Times New Roman" w:eastAsiaTheme="minorEastAsia" w:hAnsi="Times New Roman" w:hint="eastAsia"/>
          <w:i/>
          <w:szCs w:val="20"/>
          <w:lang w:eastAsia="zh-CN"/>
        </w:rPr>
        <w:t>p</w:t>
      </w:r>
    </w:p>
    <w:p w14:paraId="1E8FCF34" w14:textId="77777777" w:rsidR="00FC497E" w:rsidRPr="00FC497E" w:rsidRDefault="00FC497E" w:rsidP="0099597B">
      <w:pPr>
        <w:numPr>
          <w:ilvl w:val="3"/>
          <w:numId w:val="98"/>
        </w:numPr>
        <w:overflowPunct w:val="0"/>
        <w:autoSpaceDE w:val="0"/>
        <w:autoSpaceDN w:val="0"/>
        <w:adjustRightInd w:val="0"/>
        <w:textAlignment w:val="baseline"/>
        <w:rPr>
          <w:rFonts w:ascii="Times New Roman" w:eastAsia="Times New Roman" w:hAnsi="Times New Roman"/>
        </w:rPr>
      </w:pPr>
      <w:r w:rsidRPr="00FC497E">
        <w:rPr>
          <w:rFonts w:ascii="Times New Roman" w:eastAsiaTheme="minorEastAsia" w:hAnsi="Times New Roman" w:hint="eastAsia"/>
          <w:i/>
          <w:szCs w:val="20"/>
          <w:lang w:eastAsia="zh-CN"/>
        </w:rPr>
        <w:t>R</w:t>
      </w:r>
      <w:r w:rsidRPr="00FC497E">
        <w:rPr>
          <w:rFonts w:ascii="Times New Roman" w:eastAsiaTheme="minorEastAsia" w:hAnsi="Times New Roman" w:hint="eastAsia"/>
          <w:szCs w:val="20"/>
          <w:lang w:eastAsia="zh-CN"/>
        </w:rPr>
        <w:t xml:space="preserve"> is the size of the resource set</w:t>
      </w:r>
    </w:p>
    <w:p w14:paraId="536D6C10" w14:textId="2D4C4BFD" w:rsidR="00FC497E" w:rsidRDefault="00FC497E" w:rsidP="008A48D2">
      <w:pPr>
        <w:ind w:left="720" w:hanging="720"/>
      </w:pPr>
    </w:p>
    <w:p w14:paraId="630BE899" w14:textId="10287A77" w:rsidR="00FC497E" w:rsidRDefault="00FC497E" w:rsidP="008A48D2">
      <w:pPr>
        <w:ind w:left="720" w:hanging="720"/>
      </w:pPr>
      <w:r>
        <w:t>Samsun's concern with option 1 and granularity (1 resource or 4 resources</w:t>
      </w:r>
      <w:r w:rsidR="0029034D">
        <w:t>?</w:t>
      </w:r>
      <w:r>
        <w:t>)</w:t>
      </w:r>
    </w:p>
    <w:p w14:paraId="79A93F4B" w14:textId="763AED79" w:rsidR="00FC497E" w:rsidRDefault="00FC497E" w:rsidP="008A48D2">
      <w:pPr>
        <w:ind w:left="720" w:hanging="720"/>
      </w:pPr>
    </w:p>
    <w:p w14:paraId="21846113" w14:textId="32BE9895" w:rsidR="0044610F" w:rsidRPr="00482DEF" w:rsidRDefault="0044610F" w:rsidP="0044610F">
      <w:pPr>
        <w:ind w:left="720" w:hanging="720"/>
        <w:rPr>
          <w:b/>
          <w:strike/>
          <w:szCs w:val="20"/>
          <w:lang w:eastAsia="x-none"/>
        </w:rPr>
      </w:pPr>
      <w:r w:rsidRPr="00482DEF">
        <w:rPr>
          <w:strike/>
          <w:szCs w:val="20"/>
          <w:lang w:eastAsia="x-none"/>
        </w:rPr>
        <w:t>Agreements</w:t>
      </w:r>
      <w:r w:rsidRPr="00482DEF">
        <w:rPr>
          <w:b/>
          <w:strike/>
          <w:szCs w:val="20"/>
          <w:lang w:eastAsia="x-none"/>
        </w:rPr>
        <w:t>:</w:t>
      </w:r>
    </w:p>
    <w:p w14:paraId="6E8CCC00" w14:textId="77777777" w:rsidR="0044610F" w:rsidRPr="00482DEF" w:rsidRDefault="0044610F" w:rsidP="0044610F">
      <w:pPr>
        <w:rPr>
          <w:strike/>
          <w:lang w:eastAsia="zh-CN"/>
        </w:rPr>
      </w:pPr>
      <w:r w:rsidRPr="00482DEF">
        <w:rPr>
          <w:strike/>
        </w:rPr>
        <w:t>For PUCCH resource allocation</w:t>
      </w:r>
      <w:r w:rsidRPr="00482DEF">
        <w:rPr>
          <w:rFonts w:hint="eastAsia"/>
          <w:strike/>
          <w:lang w:eastAsia="zh-CN"/>
        </w:rPr>
        <w:t xml:space="preserve"> with </w:t>
      </w:r>
      <w:r w:rsidRPr="00482DEF">
        <w:rPr>
          <w:rFonts w:cs="Arial" w:hint="eastAsia"/>
          <w:i/>
          <w:strike/>
          <w:lang w:eastAsia="zh-CN"/>
        </w:rPr>
        <w:t>N</w:t>
      </w:r>
      <w:r w:rsidRPr="00482DEF">
        <w:rPr>
          <w:rFonts w:cs="Arial" w:hint="eastAsia"/>
          <w:i/>
          <w:strike/>
          <w:vertAlign w:val="subscript"/>
          <w:lang w:eastAsia="zh-CN"/>
        </w:rPr>
        <w:t>UCI</w:t>
      </w:r>
      <w:r w:rsidRPr="00482DEF">
        <w:rPr>
          <w:rFonts w:ascii="SimSun" w:hAnsi="SimSun" w:cs="Arial" w:hint="eastAsia"/>
          <w:strike/>
          <w:lang w:eastAsia="zh-CN"/>
        </w:rPr>
        <w:t>≤</w:t>
      </w:r>
      <w:r w:rsidRPr="00482DEF">
        <w:rPr>
          <w:rFonts w:cs="Arial" w:hint="eastAsia"/>
          <w:strike/>
          <w:lang w:eastAsia="zh-CN"/>
        </w:rPr>
        <w:t xml:space="preserve">2 </w:t>
      </w:r>
      <w:r w:rsidRPr="00482DEF">
        <w:rPr>
          <w:strike/>
        </w:rPr>
        <w:t xml:space="preserve">after a UE has a </w:t>
      </w:r>
      <w:r w:rsidRPr="00482DEF">
        <w:rPr>
          <w:rFonts w:hint="eastAsia"/>
          <w:strike/>
        </w:rPr>
        <w:t xml:space="preserve">dedicated </w:t>
      </w:r>
      <w:r w:rsidRPr="00482DEF">
        <w:rPr>
          <w:strike/>
        </w:rPr>
        <w:t xml:space="preserve">PUCCH configuration, </w:t>
      </w:r>
      <w:r w:rsidRPr="00482DEF">
        <w:rPr>
          <w:rFonts w:hint="eastAsia"/>
          <w:strike/>
          <w:lang w:eastAsia="zh-CN"/>
        </w:rPr>
        <w:t xml:space="preserve">when &gt;8 resources are configured, </w:t>
      </w:r>
      <w:r w:rsidRPr="00482DEF">
        <w:rPr>
          <w:strike/>
          <w:lang w:eastAsia="zh-CN"/>
        </w:rPr>
        <w:t>the following is used to determine</w:t>
      </w:r>
      <w:r w:rsidRPr="00482DEF">
        <w:rPr>
          <w:rFonts w:hint="eastAsia"/>
          <w:strike/>
          <w:lang w:eastAsia="zh-CN"/>
        </w:rPr>
        <w:t xml:space="preserve"> the PUCCH resource in the resource set:</w:t>
      </w:r>
    </w:p>
    <w:p w14:paraId="2A7AFB63" w14:textId="77777777" w:rsidR="0044610F" w:rsidRPr="00482DEF" w:rsidRDefault="0044610F" w:rsidP="0099597B">
      <w:pPr>
        <w:pStyle w:val="ListParagraph"/>
        <w:numPr>
          <w:ilvl w:val="0"/>
          <w:numId w:val="102"/>
        </w:numPr>
        <w:rPr>
          <w:strike/>
          <w:lang w:eastAsia="zh-CN"/>
        </w:rPr>
      </w:pPr>
      <w:r w:rsidRPr="00482DEF">
        <w:rPr>
          <w:rFonts w:hint="eastAsia"/>
          <w:strike/>
          <w:lang w:eastAsia="zh-CN"/>
        </w:rPr>
        <w:t>ARI-indicated resource sub-set + CCE-index-based i</w:t>
      </w:r>
      <w:r w:rsidRPr="00482DEF">
        <w:rPr>
          <w:strike/>
          <w:lang w:eastAsia="zh-CN"/>
        </w:rPr>
        <w:t xml:space="preserve">mplicit </w:t>
      </w:r>
      <w:r w:rsidRPr="00482DEF">
        <w:rPr>
          <w:rFonts w:hint="eastAsia"/>
          <w:strike/>
          <w:lang w:eastAsia="zh-CN"/>
        </w:rPr>
        <w:t>mapping</w:t>
      </w:r>
      <w:r w:rsidRPr="00482DEF">
        <w:rPr>
          <w:strike/>
          <w:lang w:eastAsia="zh-CN"/>
        </w:rPr>
        <w:t xml:space="preserve"> </w:t>
      </w:r>
      <w:r w:rsidRPr="00482DEF">
        <w:rPr>
          <w:rFonts w:hint="eastAsia"/>
          <w:strike/>
          <w:lang w:eastAsia="zh-CN"/>
        </w:rPr>
        <w:t xml:space="preserve">within sub-set </w:t>
      </w:r>
    </w:p>
    <w:p w14:paraId="4B0AC148" w14:textId="77777777" w:rsidR="0044610F" w:rsidRPr="00482DEF" w:rsidRDefault="0044610F" w:rsidP="0099597B">
      <w:pPr>
        <w:pStyle w:val="ListParagraph"/>
        <w:numPr>
          <w:ilvl w:val="1"/>
          <w:numId w:val="102"/>
        </w:numPr>
        <w:rPr>
          <w:rFonts w:eastAsia="Times New Roman"/>
          <w:strike/>
        </w:rPr>
      </w:pPr>
      <w:r w:rsidRPr="00482DEF">
        <w:rPr>
          <w:rFonts w:eastAsia="Times New Roman" w:hint="eastAsia"/>
          <w:strike/>
          <w:lang w:eastAsia="zh-CN"/>
        </w:rPr>
        <w:t xml:space="preserve">Resource sub-set </w:t>
      </w:r>
      <w:r w:rsidRPr="00482DEF">
        <w:rPr>
          <w:rFonts w:eastAsia="Times New Roman" w:hint="eastAsia"/>
          <w:i/>
          <w:strike/>
          <w:lang w:eastAsia="zh-CN"/>
        </w:rPr>
        <w:t>m</w:t>
      </w:r>
      <w:r w:rsidRPr="00482DEF">
        <w:rPr>
          <w:rFonts w:eastAsia="Times New Roman" w:hint="eastAsia"/>
          <w:strike/>
          <w:lang w:eastAsia="zh-CN"/>
        </w:rPr>
        <w:t xml:space="preserve"> is indicated by ARI</w:t>
      </w:r>
    </w:p>
    <w:p w14:paraId="76A5C976" w14:textId="77777777" w:rsidR="0044610F" w:rsidRPr="00482DEF" w:rsidRDefault="0044610F" w:rsidP="0099597B">
      <w:pPr>
        <w:pStyle w:val="ListParagraph"/>
        <w:numPr>
          <w:ilvl w:val="1"/>
          <w:numId w:val="102"/>
        </w:numPr>
        <w:rPr>
          <w:rFonts w:eastAsia="Times New Roman"/>
          <w:strike/>
        </w:rPr>
      </w:pPr>
      <w:r w:rsidRPr="00482DEF">
        <w:rPr>
          <w:rFonts w:hint="eastAsia"/>
          <w:strike/>
          <w:lang w:eastAsia="zh-CN"/>
        </w:rPr>
        <w:t>T</w:t>
      </w:r>
      <w:r w:rsidRPr="00482DEF">
        <w:rPr>
          <w:strike/>
        </w:rPr>
        <w:t xml:space="preserve">he resource index </w:t>
      </w:r>
      <w:r w:rsidRPr="00482DEF">
        <w:rPr>
          <w:i/>
          <w:strike/>
        </w:rPr>
        <w:t>r</w:t>
      </w:r>
      <w:r w:rsidRPr="00482DEF">
        <w:rPr>
          <w:strike/>
        </w:rPr>
        <w:t xml:space="preserve"> within the resource sub-set </w:t>
      </w:r>
      <w:r w:rsidRPr="00482DEF">
        <w:rPr>
          <w:rFonts w:eastAsia="Times New Roman" w:hint="eastAsia"/>
          <w:i/>
          <w:strike/>
          <w:lang w:eastAsia="zh-CN"/>
        </w:rPr>
        <w:t>m</w:t>
      </w:r>
      <w:r w:rsidRPr="00482DEF">
        <w:rPr>
          <w:rFonts w:eastAsia="Times New Roman" w:hint="eastAsia"/>
          <w:strike/>
          <w:lang w:eastAsia="zh-CN"/>
        </w:rPr>
        <w:t xml:space="preserve"> </w:t>
      </w:r>
      <w:r w:rsidRPr="00482DEF">
        <w:rPr>
          <w:strike/>
        </w:rPr>
        <w:t>is implicitly derived based on at least the following two parameters:</w:t>
      </w:r>
    </w:p>
    <w:p w14:paraId="512E99B2" w14:textId="77777777" w:rsidR="0044610F" w:rsidRPr="00482DEF" w:rsidRDefault="0044610F" w:rsidP="0099597B">
      <w:pPr>
        <w:pStyle w:val="ListParagraph"/>
        <w:numPr>
          <w:ilvl w:val="2"/>
          <w:numId w:val="102"/>
        </w:numPr>
        <w:rPr>
          <w:rFonts w:eastAsia="Times New Roman"/>
          <w:strike/>
        </w:rPr>
      </w:pPr>
      <w:r w:rsidRPr="00482DEF">
        <w:rPr>
          <w:rFonts w:eastAsia="Times New Roman" w:hint="eastAsia"/>
          <w:i/>
          <w:strike/>
          <w:lang w:eastAsia="zh-CN"/>
        </w:rPr>
        <w:t>N</w:t>
      </w:r>
      <w:r w:rsidRPr="00482DEF">
        <w:rPr>
          <w:rFonts w:eastAsia="Times New Roman" w:hint="eastAsia"/>
          <w:i/>
          <w:strike/>
          <w:vertAlign w:val="subscript"/>
          <w:lang w:eastAsia="zh-CN"/>
        </w:rPr>
        <w:t>CCE,p</w:t>
      </w:r>
      <w:r w:rsidRPr="00482DEF">
        <w:rPr>
          <w:strike/>
        </w:rPr>
        <w:t xml:space="preserve"> </w:t>
      </w:r>
      <w:r w:rsidRPr="00482DEF">
        <w:rPr>
          <w:rFonts w:eastAsia="Times New Roman" w:hint="eastAsia"/>
          <w:strike/>
          <w:lang w:eastAsia="zh-CN"/>
        </w:rPr>
        <w:t xml:space="preserve">is the total number of CCEs in CORESET </w:t>
      </w:r>
      <w:r w:rsidRPr="00482DEF">
        <w:rPr>
          <w:rFonts w:eastAsia="Times New Roman" w:hint="eastAsia"/>
          <w:i/>
          <w:strike/>
          <w:lang w:eastAsia="zh-CN"/>
        </w:rPr>
        <w:t>p</w:t>
      </w:r>
    </w:p>
    <w:p w14:paraId="03CB15D0" w14:textId="77777777" w:rsidR="0044610F" w:rsidRPr="00482DEF" w:rsidRDefault="0044610F" w:rsidP="0099597B">
      <w:pPr>
        <w:pStyle w:val="ListParagraph"/>
        <w:numPr>
          <w:ilvl w:val="2"/>
          <w:numId w:val="102"/>
        </w:numPr>
        <w:rPr>
          <w:rFonts w:eastAsia="Times New Roman"/>
          <w:strike/>
        </w:rPr>
      </w:pPr>
      <w:r w:rsidRPr="00482DEF">
        <w:rPr>
          <w:rFonts w:eastAsia="Times New Roman" w:hint="eastAsia"/>
          <w:i/>
          <w:strike/>
          <w:lang w:eastAsia="zh-CN"/>
        </w:rPr>
        <w:t>R</w:t>
      </w:r>
      <w:r w:rsidRPr="00482DEF">
        <w:rPr>
          <w:rFonts w:eastAsia="Times New Roman" w:hint="eastAsia"/>
          <w:i/>
          <w:strike/>
          <w:vertAlign w:val="subscript"/>
          <w:lang w:eastAsia="zh-CN"/>
        </w:rPr>
        <w:t>m</w:t>
      </w:r>
      <w:r w:rsidRPr="00482DEF">
        <w:rPr>
          <w:rFonts w:eastAsia="Times New Roman" w:hint="eastAsia"/>
          <w:strike/>
          <w:lang w:eastAsia="zh-CN"/>
        </w:rPr>
        <w:t xml:space="preserve"> is the size of resource sub-set </w:t>
      </w:r>
      <w:r w:rsidRPr="00482DEF">
        <w:rPr>
          <w:rFonts w:eastAsia="Times New Roman" w:hint="eastAsia"/>
          <w:i/>
          <w:strike/>
          <w:lang w:eastAsia="zh-CN"/>
        </w:rPr>
        <w:t>m</w:t>
      </w:r>
    </w:p>
    <w:p w14:paraId="71C9F550" w14:textId="5BE66EBD" w:rsidR="0044610F" w:rsidRPr="00E2305F" w:rsidRDefault="00E2305F" w:rsidP="008A48D2">
      <w:pPr>
        <w:ind w:left="720" w:hanging="720"/>
        <w:rPr>
          <w:b/>
        </w:rPr>
      </w:pPr>
      <w:r w:rsidRPr="00E2305F">
        <w:rPr>
          <w:b/>
        </w:rPr>
        <w:t>Wednesday</w:t>
      </w:r>
    </w:p>
    <w:p w14:paraId="32333D06" w14:textId="54650399" w:rsidR="00E2305F" w:rsidRPr="00E2305F" w:rsidRDefault="00603E09" w:rsidP="00E2305F">
      <w:pPr>
        <w:ind w:left="720" w:hanging="720"/>
        <w:rPr>
          <w:b/>
        </w:rPr>
      </w:pPr>
      <w:hyperlink r:id="rId1668" w:history="1">
        <w:r w:rsidR="00FE4C7E">
          <w:rPr>
            <w:rStyle w:val="Hyperlink"/>
            <w:b/>
          </w:rPr>
          <w:t>R1-1805612</w:t>
        </w:r>
      </w:hyperlink>
      <w:r w:rsidR="00E2305F" w:rsidRPr="00E2305F">
        <w:rPr>
          <w:b/>
        </w:rPr>
        <w:tab/>
        <w:t>Summary of offline discussion on PUCCH resource allocation</w:t>
      </w:r>
      <w:r w:rsidR="00E2305F" w:rsidRPr="00E2305F">
        <w:rPr>
          <w:b/>
        </w:rPr>
        <w:tab/>
        <w:t>OPPO</w:t>
      </w:r>
    </w:p>
    <w:p w14:paraId="3E56E9F1" w14:textId="77777777" w:rsidR="00E2305F" w:rsidRDefault="00E2305F" w:rsidP="00E2305F">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41656545" w14:textId="5CFB14CD" w:rsidR="00E2305F" w:rsidRDefault="00E2305F" w:rsidP="00E2305F">
      <w:pPr>
        <w:ind w:left="720" w:hanging="720"/>
      </w:pPr>
    </w:p>
    <w:p w14:paraId="6AE632E5" w14:textId="784AD445" w:rsidR="00482DEF" w:rsidRPr="00482DEF" w:rsidRDefault="00482DEF" w:rsidP="00482DEF">
      <w:pPr>
        <w:ind w:left="720" w:hanging="720"/>
        <w:rPr>
          <w:rFonts w:eastAsia="Times New Roman"/>
          <w:szCs w:val="20"/>
        </w:rPr>
      </w:pPr>
      <w:r w:rsidRPr="00482DEF">
        <w:rPr>
          <w:rFonts w:eastAsia="Times New Roman"/>
          <w:szCs w:val="20"/>
        </w:rPr>
        <w:t xml:space="preserve">Above agreements replaced by following </w:t>
      </w:r>
      <w:r>
        <w:rPr>
          <w:rFonts w:eastAsia="Times New Roman"/>
          <w:szCs w:val="20"/>
          <w:highlight w:val="green"/>
        </w:rPr>
        <w:t>a</w:t>
      </w:r>
      <w:r w:rsidRPr="00482DEF">
        <w:rPr>
          <w:rFonts w:eastAsia="Times New Roman"/>
          <w:szCs w:val="20"/>
          <w:highlight w:val="green"/>
        </w:rPr>
        <w:t>greements</w:t>
      </w:r>
      <w:r w:rsidRPr="00482DEF">
        <w:rPr>
          <w:rFonts w:eastAsia="Times New Roman"/>
          <w:szCs w:val="20"/>
        </w:rPr>
        <w:t>:</w:t>
      </w:r>
    </w:p>
    <w:p w14:paraId="1C3B746E" w14:textId="6CE3AAF2" w:rsidR="00482DEF" w:rsidRPr="00482DEF" w:rsidRDefault="00482DEF" w:rsidP="00482DEF">
      <w:pPr>
        <w:pStyle w:val="ListParagraph"/>
        <w:numPr>
          <w:ilvl w:val="0"/>
          <w:numId w:val="102"/>
        </w:numPr>
        <w:rPr>
          <w:rFonts w:ascii="Microsoft YaHei" w:hAnsi="Microsoft YaHei" w:cs="SimSun"/>
          <w:szCs w:val="21"/>
          <w:lang w:val="en-US" w:eastAsia="zh-CN"/>
        </w:rPr>
      </w:pPr>
      <w:r w:rsidRPr="00482DEF">
        <w:rPr>
          <w:lang w:eastAsia="zh-CN"/>
        </w:rPr>
        <w:t>For PUCCH resource allocation</w:t>
      </w:r>
      <w:r w:rsidR="00993273">
        <w:rPr>
          <w:lang w:eastAsia="zh-CN"/>
        </w:rPr>
        <w:t xml:space="preserve"> </w:t>
      </w:r>
      <w:r w:rsidRPr="00482DEF">
        <w:rPr>
          <w:lang w:eastAsia="zh-CN"/>
        </w:rPr>
        <w:t>with</w:t>
      </w:r>
      <w:r w:rsidR="00993273">
        <w:rPr>
          <w:lang w:eastAsia="zh-CN"/>
        </w:rPr>
        <w:t xml:space="preserve"> </w:t>
      </w:r>
      <w:r w:rsidRPr="00482DEF">
        <w:rPr>
          <w:i/>
          <w:iCs/>
          <w:lang w:eastAsia="zh-CN"/>
        </w:rPr>
        <w:t>N</w:t>
      </w:r>
      <w:r w:rsidRPr="00482DEF">
        <w:rPr>
          <w:i/>
          <w:iCs/>
          <w:vertAlign w:val="subscript"/>
          <w:lang w:eastAsia="zh-CN"/>
        </w:rPr>
        <w:t>UCI</w:t>
      </w:r>
      <w:r w:rsidRPr="00482DEF">
        <w:rPr>
          <w:rFonts w:ascii="SimSun" w:hAnsi="SimSun" w:cs="SimSun" w:hint="eastAsia"/>
          <w:lang w:val="en-US" w:eastAsia="zh-CN"/>
        </w:rPr>
        <w:t>≤</w:t>
      </w:r>
      <w:r w:rsidRPr="00482DEF">
        <w:rPr>
          <w:lang w:eastAsia="zh-CN"/>
        </w:rPr>
        <w:t>2 after a UE has a dedicated PUCCH configuration,</w:t>
      </w:r>
      <w:r w:rsidR="00993273">
        <w:rPr>
          <w:lang w:eastAsia="zh-CN"/>
        </w:rPr>
        <w:t xml:space="preserve"> </w:t>
      </w:r>
      <w:r w:rsidRPr="00482DEF">
        <w:rPr>
          <w:lang w:eastAsia="zh-CN"/>
        </w:rPr>
        <w:t>when &gt;8 resources are configured,</w:t>
      </w:r>
    </w:p>
    <w:p w14:paraId="2FEE4F8B" w14:textId="77777777" w:rsidR="00482DEF" w:rsidRPr="00482DEF" w:rsidRDefault="00482DEF" w:rsidP="00482DEF">
      <w:pPr>
        <w:pStyle w:val="ListParagraph"/>
        <w:numPr>
          <w:ilvl w:val="1"/>
          <w:numId w:val="102"/>
        </w:numPr>
        <w:rPr>
          <w:rFonts w:eastAsia="Times New Roman"/>
        </w:rPr>
      </w:pPr>
      <w:r w:rsidRPr="00482DEF">
        <w:rPr>
          <w:rFonts w:hint="eastAsia"/>
          <w:lang w:eastAsia="zh-CN"/>
        </w:rPr>
        <w:t>T</w:t>
      </w:r>
      <w:r w:rsidRPr="00482DEF">
        <w:t xml:space="preserve">he resource index </w:t>
      </w:r>
      <w:r w:rsidRPr="00482DEF">
        <w:rPr>
          <w:i/>
        </w:rPr>
        <w:t>r</w:t>
      </w:r>
      <w:r w:rsidRPr="00482DEF">
        <w:t xml:space="preserve"> within the resource set is</w:t>
      </w:r>
      <w:r w:rsidRPr="00482DEF">
        <w:rPr>
          <w:rFonts w:hint="eastAsia"/>
          <w:lang w:eastAsia="zh-CN"/>
        </w:rPr>
        <w:t xml:space="preserve"> derived by</w:t>
      </w:r>
      <w:r w:rsidRPr="00482DEF">
        <w:t xml:space="preserve">: </w:t>
      </w:r>
    </w:p>
    <w:p w14:paraId="646E4815" w14:textId="63D31CB1" w:rsidR="00482DEF" w:rsidRPr="00482DEF" w:rsidRDefault="00482DEF" w:rsidP="00482DEF">
      <w:pPr>
        <w:pStyle w:val="ListParagraph"/>
        <w:ind w:left="1440"/>
        <w:rPr>
          <w:rFonts w:eastAsia="Times New Roman"/>
          <w:lang w:eastAsia="zh-CN"/>
        </w:rPr>
      </w:pPr>
      <m:oMathPara>
        <m:oMath>
          <m:r>
            <w:rPr>
              <w:rFonts w:ascii="Cambria Math" w:hAnsi="Cambria Math"/>
            </w:rPr>
            <w:lastRenderedPageBreak/>
            <m:t>r</m:t>
          </m:r>
          <m:r>
            <w:rPr>
              <w:rFonts w:ascii="Cambria Math" w:hAnsi="Cambria Math"/>
              <w:lang w:val="de-DE"/>
            </w:rPr>
            <m:t>=</m:t>
          </m:r>
          <m:d>
            <m:dPr>
              <m:ctrlPr>
                <w:rPr>
                  <w:rFonts w:ascii="Cambria Math" w:hAnsi="Cambria Math"/>
                  <w:i/>
                  <w:lang w:val="de-DE"/>
                </w:rPr>
              </m:ctrlPr>
            </m:dPr>
            <m:e>
              <m:nary>
                <m:naryPr>
                  <m:chr m:val="∑"/>
                  <m:limLoc m:val="undOvr"/>
                  <m:ctrlPr>
                    <w:rPr>
                      <w:rFonts w:ascii="Cambria Math" w:hAnsi="Cambria Math"/>
                      <w:i/>
                      <w:lang w:val="de-DE"/>
                    </w:rPr>
                  </m:ctrlPr>
                </m:naryPr>
                <m:sub>
                  <m:r>
                    <w:rPr>
                      <w:rFonts w:ascii="Cambria Math" w:hAnsi="Cambria Math"/>
                      <w:lang w:val="de-DE"/>
                    </w:rPr>
                    <m:t>i=0</m:t>
                  </m:r>
                </m:sub>
                <m:sup>
                  <m:r>
                    <w:rPr>
                      <w:rFonts w:ascii="Cambria Math" w:hAnsi="Cambria Math"/>
                      <w:lang w:val="de-DE"/>
                    </w:rPr>
                    <m:t>m</m:t>
                  </m:r>
                </m:sup>
                <m:e>
                  <m:d>
                    <m:dPr>
                      <m:begChr m:val="|"/>
                      <m:endChr m:val="|"/>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i</m:t>
                          </m:r>
                        </m:sub>
                      </m:sSub>
                    </m:e>
                  </m:d>
                </m:e>
              </m:nary>
              <m:r>
                <w:rPr>
                  <w:rFonts w:ascii="Cambria Math" w:hAnsi="Cambria Math"/>
                  <w:lang w:val="de-DE"/>
                </w:rPr>
                <m:t>-</m:t>
              </m:r>
              <m:d>
                <m:dPr>
                  <m:begChr m:val="|"/>
                  <m:endChr m:val="|"/>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m</m:t>
                      </m:r>
                    </m:sub>
                  </m:sSub>
                </m:e>
              </m:d>
            </m:e>
          </m:d>
          <m:r>
            <w:rPr>
              <w:rFonts w:ascii="Cambria Math" w:hAnsi="Cambria Math"/>
              <w:lang w:val="de-DE"/>
            </w:rPr>
            <m:t xml:space="preserve">+ </m:t>
          </m:r>
          <m:d>
            <m:dPr>
              <m:begChr m:val="⌊"/>
              <m:endChr m:val="⌋"/>
              <m:ctrlPr>
                <w:rPr>
                  <w:rFonts w:ascii="Cambria Math" w:hAnsi="Cambria Math"/>
                  <w:i/>
                  <w:iCs/>
                  <w:lang w:val="de-DE"/>
                </w:rPr>
              </m:ctrlPr>
            </m:dPr>
            <m:e>
              <m:f>
                <m:fPr>
                  <m:ctrlPr>
                    <w:rPr>
                      <w:rFonts w:ascii="Cambria Math" w:hAnsi="Cambria Math"/>
                      <w:i/>
                      <w:iCs/>
                      <w:lang w:val="de-DE"/>
                    </w:rPr>
                  </m:ctrlPr>
                </m:fPr>
                <m:num>
                  <m:sSub>
                    <m:sSubPr>
                      <m:ctrlPr>
                        <w:rPr>
                          <w:rFonts w:ascii="Cambria Math" w:hAnsi="Cambria Math"/>
                          <w:i/>
                          <w:iCs/>
                          <w:lang w:val="de-DE"/>
                        </w:rPr>
                      </m:ctrlPr>
                    </m:sSubPr>
                    <m:e>
                      <m:r>
                        <w:rPr>
                          <w:rFonts w:ascii="Cambria Math" w:hAnsi="Cambria Math"/>
                        </w:rPr>
                        <m:t xml:space="preserve"> CCE</m:t>
                      </m:r>
                    </m:e>
                    <m:sub>
                      <m:r>
                        <w:rPr>
                          <w:rFonts w:ascii="Cambria Math" w:hAnsi="Cambria Math"/>
                        </w:rPr>
                        <m:t>start</m:t>
                      </m:r>
                    </m:sub>
                  </m:sSub>
                  <m:d>
                    <m:dPr>
                      <m:begChr m:val="|"/>
                      <m:endChr m:val="|"/>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m</m:t>
                          </m:r>
                        </m:sub>
                      </m:sSub>
                    </m:e>
                  </m:d>
                </m:num>
                <m:den>
                  <m:sSub>
                    <m:sSubPr>
                      <m:ctrlPr>
                        <w:rPr>
                          <w:rFonts w:ascii="Cambria Math" w:hAnsi="Cambria Math"/>
                          <w:i/>
                          <w:iCs/>
                          <w:lang w:val="de-DE"/>
                        </w:rPr>
                      </m:ctrlPr>
                    </m:sSubPr>
                    <m:e>
                      <m:r>
                        <w:rPr>
                          <w:rFonts w:ascii="Cambria Math" w:hAnsi="Cambria Math"/>
                        </w:rPr>
                        <m:t>N</m:t>
                      </m:r>
                    </m:e>
                    <m:sub>
                      <m:r>
                        <w:rPr>
                          <w:rFonts w:ascii="Cambria Math" w:hAnsi="Cambria Math"/>
                        </w:rPr>
                        <m:t>CCE,p</m:t>
                      </m:r>
                    </m:sub>
                  </m:sSub>
                </m:den>
              </m:f>
            </m:e>
          </m:d>
        </m:oMath>
      </m:oMathPara>
    </w:p>
    <w:p w14:paraId="75D03D7E" w14:textId="77777777" w:rsidR="00482DEF" w:rsidRPr="00482DEF" w:rsidRDefault="00482DEF" w:rsidP="00482DEF">
      <w:pPr>
        <w:pStyle w:val="ListParagraph"/>
        <w:numPr>
          <w:ilvl w:val="2"/>
          <w:numId w:val="102"/>
        </w:numPr>
        <w:rPr>
          <w:rFonts w:eastAsia="Times New Roman"/>
        </w:rPr>
      </w:pPr>
      <w:r w:rsidRPr="00482DEF">
        <w:rPr>
          <w:rFonts w:eastAsia="Times New Roman" w:hint="eastAsia"/>
          <w:i/>
          <w:lang w:eastAsia="zh-CN"/>
        </w:rPr>
        <w:t>m</w:t>
      </w:r>
      <w:r w:rsidRPr="00482DEF">
        <w:rPr>
          <w:rFonts w:eastAsia="Times New Roman" w:hint="eastAsia"/>
          <w:lang w:eastAsia="zh-CN"/>
        </w:rPr>
        <w:t xml:space="preserve"> is the ARI value</w:t>
      </w:r>
    </w:p>
    <w:p w14:paraId="50D4123E" w14:textId="77777777" w:rsidR="00482DEF" w:rsidRPr="00482DEF" w:rsidRDefault="00482DEF" w:rsidP="00482DEF">
      <w:pPr>
        <w:pStyle w:val="ListParagraph"/>
        <w:numPr>
          <w:ilvl w:val="2"/>
          <w:numId w:val="102"/>
        </w:numPr>
        <w:rPr>
          <w:rFonts w:eastAsia="Times New Roman"/>
        </w:rPr>
      </w:pPr>
      <w:r w:rsidRPr="00482DEF">
        <w:rPr>
          <w:rFonts w:eastAsia="Times New Roman" w:hint="eastAsia"/>
          <w:i/>
          <w:lang w:eastAsia="zh-CN"/>
        </w:rPr>
        <w:t>N</w:t>
      </w:r>
      <w:r w:rsidRPr="00482DEF">
        <w:rPr>
          <w:rFonts w:eastAsia="Times New Roman" w:hint="eastAsia"/>
          <w:i/>
          <w:vertAlign w:val="subscript"/>
          <w:lang w:eastAsia="zh-CN"/>
        </w:rPr>
        <w:t>CCE,p</w:t>
      </w:r>
      <w:r w:rsidRPr="00482DEF">
        <w:t xml:space="preserve"> </w:t>
      </w:r>
      <w:r w:rsidRPr="00482DEF">
        <w:rPr>
          <w:rFonts w:eastAsia="Times New Roman" w:hint="eastAsia"/>
          <w:lang w:eastAsia="zh-CN"/>
        </w:rPr>
        <w:t xml:space="preserve">is the total number of CCEs in CORESET </w:t>
      </w:r>
      <w:r w:rsidRPr="00482DEF">
        <w:rPr>
          <w:rFonts w:eastAsia="Times New Roman" w:hint="eastAsia"/>
          <w:i/>
          <w:lang w:eastAsia="zh-CN"/>
        </w:rPr>
        <w:t>p</w:t>
      </w:r>
      <w:r w:rsidRPr="00482DEF">
        <w:rPr>
          <w:rFonts w:eastAsia="Times New Roman"/>
          <w:lang w:eastAsia="zh-CN"/>
        </w:rPr>
        <w:t xml:space="preserve"> of the corresponding PDCCH</w:t>
      </w:r>
    </w:p>
    <w:p w14:paraId="72CCBDF2" w14:textId="77777777" w:rsidR="00482DEF" w:rsidRPr="00482DEF" w:rsidRDefault="00482DEF" w:rsidP="00482DEF">
      <w:pPr>
        <w:pStyle w:val="ListParagraph"/>
        <w:numPr>
          <w:ilvl w:val="2"/>
          <w:numId w:val="102"/>
        </w:numPr>
        <w:rPr>
          <w:rFonts w:eastAsia="Times New Roman"/>
        </w:rPr>
      </w:pPr>
      <w:r w:rsidRPr="00482DEF">
        <w:rPr>
          <w:rFonts w:eastAsia="Times New Roman" w:hint="eastAsia"/>
          <w:i/>
          <w:lang w:eastAsia="zh-CN"/>
        </w:rPr>
        <w:t>R</w:t>
      </w:r>
      <w:r w:rsidRPr="00482DEF">
        <w:rPr>
          <w:rFonts w:eastAsia="Times New Roman" w:hint="eastAsia"/>
          <w:lang w:eastAsia="zh-CN"/>
        </w:rPr>
        <w:t xml:space="preserve"> is the resource set </w:t>
      </w:r>
      <w:r w:rsidRPr="00482DEF">
        <w:rPr>
          <w:rFonts w:eastAsia="Times New Roman" w:hint="eastAsia"/>
          <w:lang w:val="de-DE" w:eastAsia="zh-CN"/>
        </w:rPr>
        <w:t xml:space="preserve">  </w:t>
      </w:r>
    </w:p>
    <w:p w14:paraId="339FDC8F" w14:textId="77777777" w:rsidR="00482DEF" w:rsidRPr="00482DEF" w:rsidRDefault="00482DEF" w:rsidP="00482DEF">
      <w:pPr>
        <w:pStyle w:val="ListParagraph"/>
        <w:numPr>
          <w:ilvl w:val="2"/>
          <w:numId w:val="102"/>
        </w:numPr>
        <w:rPr>
          <w:rFonts w:eastAsia="Times New Roman"/>
        </w:rPr>
      </w:pPr>
      <w:r w:rsidRPr="00482DEF">
        <w:rPr>
          <w:rFonts w:eastAsia="Times New Roman"/>
          <w:i/>
          <w:lang w:eastAsia="zh-CN"/>
        </w:rPr>
        <w:t>|</w:t>
      </w:r>
      <w:r w:rsidRPr="00482DEF">
        <w:rPr>
          <w:rFonts w:eastAsia="Times New Roman" w:hint="eastAsia"/>
          <w:i/>
          <w:lang w:eastAsia="zh-CN"/>
        </w:rPr>
        <w:t>R</w:t>
      </w:r>
      <w:r w:rsidRPr="00482DEF">
        <w:rPr>
          <w:rFonts w:eastAsia="Times New Roman" w:hint="eastAsia"/>
          <w:i/>
          <w:vertAlign w:val="subscript"/>
          <w:lang w:eastAsia="zh-CN"/>
        </w:rPr>
        <w:t>i</w:t>
      </w:r>
      <w:r w:rsidRPr="00482DEF">
        <w:rPr>
          <w:rFonts w:eastAsia="Times New Roman"/>
          <w:lang w:eastAsia="zh-CN"/>
        </w:rPr>
        <w:t>|</w:t>
      </w:r>
      <w:r w:rsidRPr="00482DEF">
        <w:rPr>
          <w:rFonts w:eastAsia="Times New Roman" w:hint="eastAsia"/>
          <w:lang w:eastAsia="zh-CN"/>
        </w:rPr>
        <w:t xml:space="preserve"> </w:t>
      </w:r>
      <w:r w:rsidRPr="00482DEF">
        <w:rPr>
          <w:rFonts w:eastAsia="Times New Roman"/>
          <w:lang w:eastAsia="zh-CN"/>
        </w:rPr>
        <w:t>is given by:</w:t>
      </w:r>
    </w:p>
    <w:p w14:paraId="16DD264E" w14:textId="057A038D" w:rsidR="00482DEF" w:rsidRPr="00482DEF" w:rsidRDefault="00603E09" w:rsidP="00482DEF">
      <w:pPr>
        <w:pStyle w:val="ListParagraph"/>
        <w:ind w:left="2160"/>
        <w:rPr>
          <w:rFonts w:eastAsia="Times New Roman"/>
        </w:rPr>
      </w:pPr>
      <m:oMathPara>
        <m:oMathParaPr>
          <m:jc m:val="center"/>
        </m:oMathParaPr>
        <m:oMath>
          <m:d>
            <m:dPr>
              <m:begChr m:val="|"/>
              <m:endChr m:val="|"/>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i</m:t>
                  </m:r>
                </m:sub>
              </m:sSub>
            </m:e>
          </m:d>
          <m:r>
            <w:rPr>
              <w:rFonts w:ascii="Cambria Math" w:hAnsi="Cambria Math"/>
              <w:lang w:val="de-DE"/>
            </w:rPr>
            <m:t>=</m:t>
          </m:r>
          <m:d>
            <m:dPr>
              <m:begChr m:val="{"/>
              <m:endChr m:val=""/>
              <m:ctrlPr>
                <w:rPr>
                  <w:rFonts w:ascii="Cambria Math" w:hAnsi="Cambria Math"/>
                  <w:i/>
                  <w:lang w:val="de-DE"/>
                </w:rPr>
              </m:ctrlPr>
            </m:dPr>
            <m:e>
              <m:eqArr>
                <m:eqArrPr>
                  <m:ctrlPr>
                    <w:rPr>
                      <w:rFonts w:ascii="Cambria Math" w:hAnsi="Cambria Math"/>
                      <w:i/>
                      <w:lang w:val="de-DE"/>
                    </w:rPr>
                  </m:ctrlPr>
                </m:eqArrPr>
                <m:e>
                  <m:d>
                    <m:dPr>
                      <m:begChr m:val="⌈"/>
                      <m:endChr m:val="⌉"/>
                      <m:ctrlPr>
                        <w:rPr>
                          <w:rFonts w:ascii="Cambria Math" w:hAnsi="Cambria Math"/>
                          <w:i/>
                          <w:lang w:val="de-DE"/>
                        </w:rPr>
                      </m:ctrlPr>
                    </m:dPr>
                    <m:e>
                      <m:f>
                        <m:fPr>
                          <m:ctrlPr>
                            <w:rPr>
                              <w:rFonts w:ascii="Cambria Math" w:hAnsi="Cambria Math"/>
                              <w:i/>
                              <w:lang w:val="de-DE"/>
                            </w:rPr>
                          </m:ctrlPr>
                        </m:fPr>
                        <m:num>
                          <m:d>
                            <m:dPr>
                              <m:begChr m:val="|"/>
                              <m:endChr m:val="|"/>
                              <m:ctrlPr>
                                <w:rPr>
                                  <w:rFonts w:ascii="Cambria Math" w:hAnsi="Cambria Math"/>
                                  <w:i/>
                                  <w:lang w:val="de-DE"/>
                                </w:rPr>
                              </m:ctrlPr>
                            </m:dPr>
                            <m:e>
                              <m:r>
                                <w:rPr>
                                  <w:rFonts w:ascii="Cambria Math" w:hAnsi="Cambria Math"/>
                                  <w:lang w:val="de-DE"/>
                                </w:rPr>
                                <m:t>R</m:t>
                              </m:r>
                            </m:e>
                          </m:d>
                        </m:num>
                        <m:den>
                          <m:r>
                            <w:rPr>
                              <w:rFonts w:ascii="Cambria Math" w:hAnsi="Cambria Math"/>
                              <w:lang w:val="de-DE"/>
                            </w:rPr>
                            <m:t>8</m:t>
                          </m:r>
                        </m:den>
                      </m:f>
                    </m:e>
                  </m:d>
                  <m:r>
                    <w:rPr>
                      <w:rFonts w:ascii="Cambria Math" w:hAnsi="Cambria Math"/>
                      <w:lang w:val="de-DE"/>
                    </w:rPr>
                    <m:t>,  if i&lt;Mod</m:t>
                  </m:r>
                  <m:d>
                    <m:dPr>
                      <m:ctrlPr>
                        <w:rPr>
                          <w:rFonts w:ascii="Cambria Math" w:hAnsi="Cambria Math"/>
                          <w:i/>
                          <w:lang w:val="de-DE"/>
                        </w:rPr>
                      </m:ctrlPr>
                    </m:dPr>
                    <m:e>
                      <m:d>
                        <m:dPr>
                          <m:begChr m:val="|"/>
                          <m:endChr m:val="|"/>
                          <m:ctrlPr>
                            <w:rPr>
                              <w:rFonts w:ascii="Cambria Math" w:hAnsi="Cambria Math"/>
                              <w:i/>
                              <w:lang w:val="de-DE"/>
                            </w:rPr>
                          </m:ctrlPr>
                        </m:dPr>
                        <m:e>
                          <m:r>
                            <w:rPr>
                              <w:rFonts w:ascii="Cambria Math" w:hAnsi="Cambria Math"/>
                              <w:lang w:val="de-DE"/>
                            </w:rPr>
                            <m:t>R</m:t>
                          </m:r>
                        </m:e>
                      </m:d>
                      <m:r>
                        <w:rPr>
                          <w:rFonts w:ascii="Cambria Math" w:hAnsi="Cambria Math"/>
                          <w:lang w:val="de-DE"/>
                        </w:rPr>
                        <m:t>, 8</m:t>
                      </m:r>
                    </m:e>
                  </m:d>
                </m:e>
                <m:e>
                  <m:d>
                    <m:dPr>
                      <m:begChr m:val="⌊"/>
                      <m:endChr m:val="⌋"/>
                      <m:ctrlPr>
                        <w:rPr>
                          <w:rFonts w:ascii="Cambria Math" w:hAnsi="Cambria Math"/>
                          <w:i/>
                          <w:lang w:val="de-DE"/>
                        </w:rPr>
                      </m:ctrlPr>
                    </m:dPr>
                    <m:e>
                      <m:f>
                        <m:fPr>
                          <m:ctrlPr>
                            <w:rPr>
                              <w:rFonts w:ascii="Cambria Math" w:hAnsi="Cambria Math"/>
                              <w:i/>
                              <w:lang w:val="de-DE"/>
                            </w:rPr>
                          </m:ctrlPr>
                        </m:fPr>
                        <m:num>
                          <m:d>
                            <m:dPr>
                              <m:begChr m:val="|"/>
                              <m:endChr m:val="|"/>
                              <m:ctrlPr>
                                <w:rPr>
                                  <w:rFonts w:ascii="Cambria Math" w:hAnsi="Cambria Math"/>
                                  <w:i/>
                                  <w:lang w:val="de-DE"/>
                                </w:rPr>
                              </m:ctrlPr>
                            </m:dPr>
                            <m:e>
                              <m:r>
                                <w:rPr>
                                  <w:rFonts w:ascii="Cambria Math" w:hAnsi="Cambria Math"/>
                                  <w:lang w:val="de-DE"/>
                                </w:rPr>
                                <m:t>R</m:t>
                              </m:r>
                            </m:e>
                          </m:d>
                        </m:num>
                        <m:den>
                          <m:r>
                            <w:rPr>
                              <w:rFonts w:ascii="Cambria Math" w:hAnsi="Cambria Math"/>
                              <w:lang w:val="de-DE"/>
                            </w:rPr>
                            <m:t>8</m:t>
                          </m:r>
                        </m:den>
                      </m:f>
                    </m:e>
                  </m:d>
                  <m:r>
                    <w:rPr>
                      <w:rFonts w:ascii="Cambria Math" w:hAnsi="Cambria Math"/>
                      <w:lang w:val="de-DE"/>
                    </w:rPr>
                    <m:t>,  if i≥Mod</m:t>
                  </m:r>
                  <m:d>
                    <m:dPr>
                      <m:ctrlPr>
                        <w:rPr>
                          <w:rFonts w:ascii="Cambria Math" w:hAnsi="Cambria Math"/>
                          <w:i/>
                          <w:lang w:val="de-DE"/>
                        </w:rPr>
                      </m:ctrlPr>
                    </m:dPr>
                    <m:e>
                      <m:d>
                        <m:dPr>
                          <m:begChr m:val="|"/>
                          <m:endChr m:val="|"/>
                          <m:ctrlPr>
                            <w:rPr>
                              <w:rFonts w:ascii="Cambria Math" w:hAnsi="Cambria Math"/>
                              <w:i/>
                              <w:lang w:val="de-DE"/>
                            </w:rPr>
                          </m:ctrlPr>
                        </m:dPr>
                        <m:e>
                          <m:r>
                            <w:rPr>
                              <w:rFonts w:ascii="Cambria Math" w:hAnsi="Cambria Math"/>
                              <w:lang w:val="de-DE"/>
                            </w:rPr>
                            <m:t>R</m:t>
                          </m:r>
                        </m:e>
                      </m:d>
                      <m:r>
                        <w:rPr>
                          <w:rFonts w:ascii="Cambria Math" w:hAnsi="Cambria Math"/>
                          <w:lang w:val="de-DE"/>
                        </w:rPr>
                        <m:t>, 8</m:t>
                      </m:r>
                    </m:e>
                  </m:d>
                </m:e>
              </m:eqArr>
            </m:e>
          </m:d>
        </m:oMath>
      </m:oMathPara>
    </w:p>
    <w:p w14:paraId="3D133555" w14:textId="77777777" w:rsidR="00482DEF" w:rsidRPr="00482DEF" w:rsidRDefault="00482DEF" w:rsidP="00482DEF">
      <w:pPr>
        <w:pStyle w:val="ListParagraph"/>
        <w:numPr>
          <w:ilvl w:val="2"/>
          <w:numId w:val="102"/>
        </w:numPr>
        <w:rPr>
          <w:rFonts w:eastAsia="Times New Roman"/>
          <w:lang w:eastAsia="zh-CN"/>
        </w:rPr>
      </w:pPr>
      <w:r w:rsidRPr="00482DEF">
        <w:rPr>
          <w:rFonts w:eastAsia="Times New Roman" w:hint="eastAsia"/>
          <w:i/>
          <w:lang w:eastAsia="zh-CN"/>
        </w:rPr>
        <w:t>CCE</w:t>
      </w:r>
      <w:r w:rsidRPr="00482DEF">
        <w:rPr>
          <w:rFonts w:eastAsia="Times New Roman" w:hint="eastAsia"/>
          <w:i/>
          <w:vertAlign w:val="subscript"/>
          <w:lang w:eastAsia="zh-CN"/>
        </w:rPr>
        <w:t>start</w:t>
      </w:r>
      <w:r w:rsidRPr="00482DEF">
        <w:rPr>
          <w:rFonts w:eastAsia="Times New Roman" w:hint="eastAsia"/>
          <w:lang w:eastAsia="zh-CN"/>
        </w:rPr>
        <w:t xml:space="preserve"> is</w:t>
      </w:r>
      <w:r w:rsidRPr="00482DEF">
        <w:rPr>
          <w:rFonts w:eastAsia="Times New Roman"/>
          <w:lang w:eastAsia="zh-CN"/>
        </w:rPr>
        <w:t xml:space="preserve"> the starting CCE index of the last received DCI within the ACK bundling window</w:t>
      </w:r>
    </w:p>
    <w:p w14:paraId="24F1E428" w14:textId="77777777" w:rsidR="00482DEF" w:rsidRPr="00482DEF" w:rsidRDefault="00482DEF" w:rsidP="00482DEF">
      <w:pPr>
        <w:pStyle w:val="ListParagraph"/>
        <w:numPr>
          <w:ilvl w:val="3"/>
          <w:numId w:val="102"/>
        </w:numPr>
        <w:rPr>
          <w:rFonts w:eastAsia="Times New Roman"/>
          <w:lang w:eastAsia="zh-CN"/>
        </w:rPr>
      </w:pPr>
      <w:r w:rsidRPr="00482DEF">
        <w:rPr>
          <w:rFonts w:eastAsia="Times New Roman"/>
          <w:lang w:eastAsia="zh-CN"/>
        </w:rPr>
        <w:t xml:space="preserve">In case of CA, </w:t>
      </w:r>
      <w:r w:rsidRPr="00482DEF">
        <w:rPr>
          <w:rFonts w:eastAsia="Times New Roman" w:hint="eastAsia"/>
          <w:i/>
          <w:lang w:eastAsia="zh-CN"/>
        </w:rPr>
        <w:t>CCE</w:t>
      </w:r>
      <w:r w:rsidRPr="00482DEF">
        <w:rPr>
          <w:rFonts w:eastAsia="Times New Roman" w:hint="eastAsia"/>
          <w:i/>
          <w:vertAlign w:val="subscript"/>
          <w:lang w:eastAsia="zh-CN"/>
        </w:rPr>
        <w:t>start</w:t>
      </w:r>
      <w:r w:rsidRPr="00482DEF">
        <w:rPr>
          <w:rFonts w:eastAsia="Times New Roman"/>
          <w:lang w:eastAsia="zh-CN"/>
        </w:rPr>
        <w:t xml:space="preserve"> is the starting CCE index of the DCI received on the CC with the smallest CC index in the last slot where a DCI is received within the ACK bundling window</w:t>
      </w:r>
    </w:p>
    <w:p w14:paraId="6ECAAA0C" w14:textId="77777777" w:rsidR="00482DEF" w:rsidRPr="00482DEF" w:rsidRDefault="00482DEF" w:rsidP="00482DEF">
      <w:pPr>
        <w:pStyle w:val="ListParagraph"/>
        <w:numPr>
          <w:ilvl w:val="4"/>
          <w:numId w:val="102"/>
        </w:numPr>
        <w:rPr>
          <w:rFonts w:eastAsia="Times New Roman"/>
          <w:lang w:eastAsia="zh-CN"/>
        </w:rPr>
      </w:pPr>
      <w:r w:rsidRPr="00482DEF">
        <w:rPr>
          <w:rFonts w:eastAsia="Times New Roman"/>
          <w:lang w:eastAsia="zh-CN"/>
        </w:rPr>
        <w:t>FFS the case of different SCS of CCs in CA</w:t>
      </w:r>
    </w:p>
    <w:p w14:paraId="6FEA6E31" w14:textId="70065B4A" w:rsidR="00482DEF" w:rsidRPr="00482DEF" w:rsidRDefault="00482DEF" w:rsidP="00482DEF">
      <w:pPr>
        <w:pStyle w:val="ListParagraph"/>
        <w:numPr>
          <w:ilvl w:val="2"/>
          <w:numId w:val="102"/>
        </w:numPr>
        <w:rPr>
          <w:rFonts w:eastAsia="Times New Roman"/>
          <w:lang w:eastAsia="zh-CN"/>
        </w:rPr>
      </w:pPr>
      <w:r w:rsidRPr="00482DEF">
        <w:rPr>
          <w:rFonts w:eastAsia="Times New Roman"/>
          <w:lang w:eastAsia="zh-CN"/>
        </w:rPr>
        <w:t>Note: for m&gt;0, the summation in the equation is equivalent to having the upper bound as m-1 without substracting |R</w:t>
      </w:r>
      <w:r w:rsidRPr="00482DEF">
        <w:rPr>
          <w:rFonts w:eastAsia="Times New Roman"/>
          <w:vertAlign w:val="subscript"/>
          <w:lang w:eastAsia="zh-CN"/>
        </w:rPr>
        <w:t>m</w:t>
      </w:r>
      <w:r w:rsidRPr="00482DEF">
        <w:rPr>
          <w:rFonts w:eastAsia="Times New Roman"/>
          <w:lang w:eastAsia="zh-CN"/>
        </w:rPr>
        <w:t>| - up to editor how to capture</w:t>
      </w:r>
    </w:p>
    <w:p w14:paraId="0F9233EE" w14:textId="77777777" w:rsidR="00482DEF" w:rsidRPr="00482DEF" w:rsidRDefault="00482DEF" w:rsidP="00482DEF">
      <w:pPr>
        <w:ind w:left="720" w:hanging="720"/>
        <w:rPr>
          <w:rFonts w:eastAsia="Times New Roman"/>
          <w:szCs w:val="20"/>
        </w:rPr>
      </w:pPr>
    </w:p>
    <w:p w14:paraId="76DEFB1D" w14:textId="77777777" w:rsidR="00482DEF" w:rsidRPr="00993273" w:rsidRDefault="00482DEF" w:rsidP="00482DEF">
      <w:pPr>
        <w:ind w:left="720" w:hanging="720"/>
        <w:rPr>
          <w:rFonts w:eastAsia="Times New Roman"/>
          <w:szCs w:val="20"/>
        </w:rPr>
      </w:pPr>
      <w:r w:rsidRPr="00993273">
        <w:rPr>
          <w:rFonts w:eastAsia="Times New Roman"/>
          <w:szCs w:val="20"/>
        </w:rPr>
        <w:t>Proposals:</w:t>
      </w:r>
    </w:p>
    <w:p w14:paraId="63547694" w14:textId="77777777" w:rsidR="00482DEF" w:rsidRPr="00993273" w:rsidRDefault="00482DEF" w:rsidP="00482DEF">
      <w:pPr>
        <w:shd w:val="clear" w:color="auto" w:fill="FFFFFF"/>
        <w:spacing w:line="315" w:lineRule="atLeast"/>
        <w:ind w:left="720" w:hanging="720"/>
        <w:rPr>
          <w:rFonts w:ascii="Microsoft YaHei" w:eastAsia="Microsoft YaHei" w:hAnsi="Microsoft YaHei" w:cs="SimSun"/>
          <w:color w:val="000000"/>
          <w:sz w:val="21"/>
          <w:szCs w:val="21"/>
          <w:lang w:val="en-US" w:eastAsia="zh-CN"/>
        </w:rPr>
      </w:pPr>
      <w:r w:rsidRPr="00993273">
        <w:rPr>
          <w:rFonts w:eastAsia="Microsoft YaHei"/>
          <w:color w:val="000000"/>
          <w:lang w:eastAsia="zh-CN"/>
        </w:rPr>
        <w:t>For PUCCH resource allocation with </w:t>
      </w:r>
      <w:r w:rsidRPr="00993273">
        <w:rPr>
          <w:rFonts w:eastAsia="Microsoft YaHei" w:hint="eastAsia"/>
          <w:color w:val="000000"/>
          <w:lang w:eastAsia="zh-CN"/>
        </w:rPr>
        <w:t>before</w:t>
      </w:r>
      <w:r w:rsidRPr="00993273">
        <w:rPr>
          <w:rFonts w:eastAsia="Microsoft YaHei"/>
          <w:color w:val="000000"/>
          <w:lang w:eastAsia="zh-CN"/>
        </w:rPr>
        <w:t xml:space="preserve"> a UE has a dedicated PUCCH configuration, </w:t>
      </w:r>
    </w:p>
    <w:p w14:paraId="3A55ED19" w14:textId="77777777" w:rsidR="00482DEF" w:rsidRPr="00993273" w:rsidRDefault="00482DEF" w:rsidP="00BC4EF6">
      <w:pPr>
        <w:pStyle w:val="ListParagraph"/>
        <w:numPr>
          <w:ilvl w:val="0"/>
          <w:numId w:val="151"/>
        </w:numPr>
        <w:rPr>
          <w:rFonts w:eastAsia="Times New Roman"/>
        </w:rPr>
      </w:pPr>
      <w:r w:rsidRPr="00993273">
        <w:rPr>
          <w:rFonts w:hint="eastAsia"/>
          <w:lang w:eastAsia="zh-CN"/>
        </w:rPr>
        <w:t>T</w:t>
      </w:r>
      <w:r w:rsidRPr="00993273">
        <w:t xml:space="preserve">he resource index </w:t>
      </w:r>
      <w:r w:rsidRPr="00993273">
        <w:rPr>
          <w:i/>
        </w:rPr>
        <w:t>r</w:t>
      </w:r>
      <w:r w:rsidRPr="00993273">
        <w:t xml:space="preserve"> within the resource set is</w:t>
      </w:r>
      <w:r w:rsidRPr="00993273">
        <w:rPr>
          <w:rFonts w:hint="eastAsia"/>
          <w:lang w:eastAsia="zh-CN"/>
        </w:rPr>
        <w:t xml:space="preserve"> derived by</w:t>
      </w:r>
      <w:r w:rsidRPr="00993273">
        <w:t xml:space="preserve">: </w:t>
      </w:r>
    </w:p>
    <w:p w14:paraId="0D75B00D" w14:textId="29B6715B" w:rsidR="00482DEF" w:rsidRPr="00993273" w:rsidRDefault="00482DEF" w:rsidP="00756E11">
      <w:pPr>
        <w:pStyle w:val="ListParagraph"/>
        <w:spacing w:after="0"/>
        <w:ind w:left="1080"/>
        <w:rPr>
          <w:rFonts w:eastAsia="Times New Roman"/>
          <w:lang w:eastAsia="zh-CN"/>
        </w:rPr>
      </w:pPr>
      <m:oMathPara>
        <m:oMath>
          <m:r>
            <w:rPr>
              <w:rFonts w:ascii="Cambria Math" w:hAnsi="Cambria Math"/>
            </w:rPr>
            <m:t>r</m:t>
          </m:r>
          <m:r>
            <w:rPr>
              <w:rFonts w:ascii="Cambria Math" w:hAnsi="Cambria Math"/>
              <w:lang w:val="de-DE"/>
            </w:rPr>
            <m:t xml:space="preserve">=2m+ </m:t>
          </m:r>
          <m:d>
            <m:dPr>
              <m:begChr m:val="⌊"/>
              <m:endChr m:val="⌋"/>
              <m:ctrlPr>
                <w:rPr>
                  <w:rFonts w:ascii="Cambria Math" w:hAnsi="Cambria Math"/>
                  <w:i/>
                  <w:iCs/>
                  <w:lang w:val="de-DE"/>
                </w:rPr>
              </m:ctrlPr>
            </m:dPr>
            <m:e>
              <m:f>
                <m:fPr>
                  <m:ctrlPr>
                    <w:rPr>
                      <w:rFonts w:ascii="Cambria Math" w:hAnsi="Cambria Math"/>
                      <w:i/>
                      <w:iCs/>
                      <w:lang w:val="de-DE"/>
                    </w:rPr>
                  </m:ctrlPr>
                </m:fPr>
                <m:num>
                  <m:sSub>
                    <m:sSubPr>
                      <m:ctrlPr>
                        <w:rPr>
                          <w:rFonts w:ascii="Cambria Math" w:hAnsi="Cambria Math"/>
                          <w:i/>
                          <w:iCs/>
                          <w:lang w:val="de-DE"/>
                        </w:rPr>
                      </m:ctrlPr>
                    </m:sSubPr>
                    <m:e>
                      <m:r>
                        <w:rPr>
                          <w:rFonts w:ascii="Cambria Math" w:hAnsi="Cambria Math"/>
                        </w:rPr>
                        <m:t xml:space="preserve"> CCE</m:t>
                      </m:r>
                    </m:e>
                    <m:sub>
                      <m:r>
                        <w:rPr>
                          <w:rFonts w:ascii="Cambria Math" w:hAnsi="Cambria Math"/>
                        </w:rPr>
                        <m:t>start</m:t>
                      </m:r>
                    </m:sub>
                  </m:sSub>
                  <m:d>
                    <m:dPr>
                      <m:begChr m:val="|"/>
                      <m:endChr m:val="|"/>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m</m:t>
                          </m:r>
                        </m:sub>
                      </m:sSub>
                    </m:e>
                  </m:d>
                </m:num>
                <m:den>
                  <m:sSub>
                    <m:sSubPr>
                      <m:ctrlPr>
                        <w:rPr>
                          <w:rFonts w:ascii="Cambria Math" w:hAnsi="Cambria Math"/>
                          <w:i/>
                          <w:iCs/>
                          <w:lang w:val="de-DE"/>
                        </w:rPr>
                      </m:ctrlPr>
                    </m:sSubPr>
                    <m:e>
                      <m:r>
                        <w:rPr>
                          <w:rFonts w:ascii="Cambria Math" w:hAnsi="Cambria Math"/>
                        </w:rPr>
                        <m:t>N</m:t>
                      </m:r>
                    </m:e>
                    <m:sub>
                      <m:r>
                        <w:rPr>
                          <w:rFonts w:ascii="Cambria Math" w:hAnsi="Cambria Math"/>
                        </w:rPr>
                        <m:t>CCE,p</m:t>
                      </m:r>
                    </m:sub>
                  </m:sSub>
                </m:den>
              </m:f>
            </m:e>
          </m:d>
        </m:oMath>
      </m:oMathPara>
    </w:p>
    <w:p w14:paraId="76EF9FA3" w14:textId="77777777" w:rsidR="00482DEF" w:rsidRPr="00993273" w:rsidRDefault="00482DEF" w:rsidP="00BC4EF6">
      <w:pPr>
        <w:pStyle w:val="ListParagraph"/>
        <w:numPr>
          <w:ilvl w:val="0"/>
          <w:numId w:val="151"/>
        </w:numPr>
        <w:spacing w:after="0"/>
        <w:ind w:left="1080"/>
        <w:rPr>
          <w:rFonts w:eastAsia="Times New Roman"/>
        </w:rPr>
      </w:pPr>
      <w:r w:rsidRPr="00993273">
        <w:rPr>
          <w:rFonts w:eastAsia="Times New Roman" w:hint="eastAsia"/>
          <w:i/>
          <w:lang w:eastAsia="zh-CN"/>
        </w:rPr>
        <w:t>m</w:t>
      </w:r>
      <w:r w:rsidRPr="00993273">
        <w:rPr>
          <w:rFonts w:eastAsia="Times New Roman" w:hint="eastAsia"/>
          <w:lang w:eastAsia="zh-CN"/>
        </w:rPr>
        <w:t xml:space="preserve"> is the ARI value</w:t>
      </w:r>
    </w:p>
    <w:p w14:paraId="61CC23E7" w14:textId="77777777" w:rsidR="00482DEF" w:rsidRPr="00993273" w:rsidRDefault="00482DEF" w:rsidP="00BC4EF6">
      <w:pPr>
        <w:pStyle w:val="ListParagraph"/>
        <w:numPr>
          <w:ilvl w:val="0"/>
          <w:numId w:val="151"/>
        </w:numPr>
        <w:spacing w:after="0"/>
        <w:ind w:left="1080"/>
        <w:rPr>
          <w:rFonts w:eastAsia="Times New Roman"/>
        </w:rPr>
      </w:pPr>
      <w:r w:rsidRPr="00993273">
        <w:rPr>
          <w:rFonts w:eastAsia="Times New Roman" w:hint="eastAsia"/>
          <w:i/>
          <w:lang w:eastAsia="zh-CN"/>
        </w:rPr>
        <w:t>N</w:t>
      </w:r>
      <w:r w:rsidRPr="00993273">
        <w:rPr>
          <w:rFonts w:eastAsia="Times New Roman" w:hint="eastAsia"/>
          <w:i/>
          <w:vertAlign w:val="subscript"/>
          <w:lang w:eastAsia="zh-CN"/>
        </w:rPr>
        <w:t>CCE,p</w:t>
      </w:r>
      <w:r w:rsidRPr="00993273">
        <w:t xml:space="preserve"> </w:t>
      </w:r>
      <w:r w:rsidRPr="00993273">
        <w:rPr>
          <w:rFonts w:eastAsia="Times New Roman" w:hint="eastAsia"/>
          <w:lang w:eastAsia="zh-CN"/>
        </w:rPr>
        <w:t xml:space="preserve">is the total number of CCEs in CORESET </w:t>
      </w:r>
      <w:r w:rsidRPr="00993273">
        <w:rPr>
          <w:rFonts w:eastAsia="Times New Roman" w:hint="eastAsia"/>
          <w:i/>
          <w:lang w:eastAsia="zh-CN"/>
        </w:rPr>
        <w:t>p</w:t>
      </w:r>
    </w:p>
    <w:p w14:paraId="6F8A4023" w14:textId="77777777" w:rsidR="00482DEF" w:rsidRPr="00993273" w:rsidRDefault="00482DEF" w:rsidP="00BC4EF6">
      <w:pPr>
        <w:pStyle w:val="ListParagraph"/>
        <w:numPr>
          <w:ilvl w:val="0"/>
          <w:numId w:val="151"/>
        </w:numPr>
        <w:spacing w:after="0"/>
        <w:ind w:left="1080"/>
        <w:rPr>
          <w:rFonts w:eastAsia="Times New Roman"/>
        </w:rPr>
      </w:pPr>
      <w:r w:rsidRPr="00993273">
        <w:rPr>
          <w:rFonts w:eastAsia="Times New Roman"/>
          <w:i/>
          <w:lang w:eastAsia="zh-CN"/>
        </w:rPr>
        <w:t>|</w:t>
      </w:r>
      <w:r w:rsidRPr="00993273">
        <w:rPr>
          <w:rFonts w:eastAsia="Times New Roman" w:hint="eastAsia"/>
          <w:i/>
          <w:lang w:eastAsia="zh-CN"/>
        </w:rPr>
        <w:t>R</w:t>
      </w:r>
      <w:r w:rsidRPr="00993273">
        <w:rPr>
          <w:rFonts w:eastAsia="Times New Roman" w:hint="eastAsia"/>
          <w:i/>
          <w:vertAlign w:val="subscript"/>
          <w:lang w:eastAsia="zh-CN"/>
        </w:rPr>
        <w:t>i</w:t>
      </w:r>
      <w:r w:rsidRPr="00993273">
        <w:rPr>
          <w:rFonts w:eastAsia="Times New Roman"/>
          <w:lang w:eastAsia="zh-CN"/>
        </w:rPr>
        <w:t>|</w:t>
      </w:r>
      <w:r w:rsidRPr="00993273">
        <w:rPr>
          <w:rFonts w:eastAsia="Times New Roman" w:hint="eastAsia"/>
          <w:lang w:eastAsia="zh-CN"/>
        </w:rPr>
        <w:t xml:space="preserve"> </w:t>
      </w:r>
      <w:r w:rsidRPr="00993273">
        <w:rPr>
          <w:rFonts w:eastAsia="Times New Roman"/>
          <w:lang w:eastAsia="zh-CN"/>
        </w:rPr>
        <w:t>is given by:</w:t>
      </w:r>
    </w:p>
    <w:p w14:paraId="0A6673FB" w14:textId="2CEDF45D" w:rsidR="00482DEF" w:rsidRPr="00993273" w:rsidRDefault="00603E09" w:rsidP="00756E11">
      <w:pPr>
        <w:pStyle w:val="ListParagraph"/>
        <w:spacing w:after="0"/>
        <w:ind w:left="1080"/>
        <w:rPr>
          <w:rFonts w:eastAsia="Times New Roman"/>
        </w:rPr>
      </w:pPr>
      <m:oMathPara>
        <m:oMath>
          <m:d>
            <m:dPr>
              <m:begChr m:val="|"/>
              <m:endChr m:val="|"/>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i</m:t>
                  </m:r>
                </m:sub>
              </m:sSub>
            </m:e>
          </m:d>
          <m:r>
            <w:rPr>
              <w:rFonts w:ascii="Cambria Math" w:hAnsi="Cambria Math"/>
              <w:lang w:val="de-DE"/>
            </w:rPr>
            <m:t>=</m:t>
          </m:r>
          <m:d>
            <m:dPr>
              <m:begChr m:val="{"/>
              <m:endChr m:val=""/>
              <m:ctrlPr>
                <w:rPr>
                  <w:rFonts w:ascii="Cambria Math" w:hAnsi="Cambria Math"/>
                  <w:i/>
                  <w:lang w:val="de-DE"/>
                </w:rPr>
              </m:ctrlPr>
            </m:dPr>
            <m:e>
              <m:eqArr>
                <m:eqArrPr>
                  <m:ctrlPr>
                    <w:rPr>
                      <w:rFonts w:ascii="Cambria Math" w:hAnsi="Cambria Math"/>
                      <w:i/>
                      <w:lang w:val="de-DE"/>
                    </w:rPr>
                  </m:ctrlPr>
                </m:eqArrPr>
                <m:e>
                  <m:d>
                    <m:dPr>
                      <m:begChr m:val="⌈"/>
                      <m:endChr m:val="⌉"/>
                      <m:ctrlPr>
                        <w:rPr>
                          <w:rFonts w:ascii="Cambria Math" w:hAnsi="Cambria Math"/>
                          <w:i/>
                          <w:lang w:val="de-DE"/>
                        </w:rPr>
                      </m:ctrlPr>
                    </m:dPr>
                    <m:e>
                      <m:f>
                        <m:fPr>
                          <m:ctrlPr>
                            <w:rPr>
                              <w:rFonts w:ascii="Cambria Math" w:hAnsi="Cambria Math"/>
                              <w:i/>
                              <w:lang w:val="de-DE"/>
                            </w:rPr>
                          </m:ctrlPr>
                        </m:fPr>
                        <m:num>
                          <m:d>
                            <m:dPr>
                              <m:begChr m:val="|"/>
                              <m:endChr m:val="|"/>
                              <m:ctrlPr>
                                <w:rPr>
                                  <w:rFonts w:ascii="Cambria Math" w:hAnsi="Cambria Math"/>
                                  <w:i/>
                                  <w:lang w:val="de-DE"/>
                                </w:rPr>
                              </m:ctrlPr>
                            </m:dPr>
                            <m:e>
                              <m:r>
                                <w:rPr>
                                  <w:rFonts w:ascii="Cambria Math" w:hAnsi="Cambria Math"/>
                                  <w:lang w:val="de-DE"/>
                                </w:rPr>
                                <m:t>R</m:t>
                              </m:r>
                            </m:e>
                          </m:d>
                        </m:num>
                        <m:den>
                          <m:r>
                            <w:rPr>
                              <w:rFonts w:ascii="Cambria Math" w:hAnsi="Cambria Math"/>
                              <w:lang w:val="de-DE"/>
                            </w:rPr>
                            <m:t>8</m:t>
                          </m:r>
                        </m:den>
                      </m:f>
                    </m:e>
                  </m:d>
                  <m:r>
                    <w:rPr>
                      <w:rFonts w:ascii="Cambria Math" w:hAnsi="Cambria Math"/>
                      <w:lang w:val="de-DE"/>
                    </w:rPr>
                    <m:t>,  if i&lt;Mod</m:t>
                  </m:r>
                  <m:d>
                    <m:dPr>
                      <m:ctrlPr>
                        <w:rPr>
                          <w:rFonts w:ascii="Cambria Math" w:hAnsi="Cambria Math"/>
                          <w:i/>
                          <w:lang w:val="de-DE"/>
                        </w:rPr>
                      </m:ctrlPr>
                    </m:dPr>
                    <m:e>
                      <m:d>
                        <m:dPr>
                          <m:begChr m:val="|"/>
                          <m:endChr m:val="|"/>
                          <m:ctrlPr>
                            <w:rPr>
                              <w:rFonts w:ascii="Cambria Math" w:hAnsi="Cambria Math"/>
                              <w:i/>
                              <w:lang w:val="de-DE"/>
                            </w:rPr>
                          </m:ctrlPr>
                        </m:dPr>
                        <m:e>
                          <m:r>
                            <w:rPr>
                              <w:rFonts w:ascii="Cambria Math" w:hAnsi="Cambria Math"/>
                              <w:lang w:val="de-DE"/>
                            </w:rPr>
                            <m:t>R</m:t>
                          </m:r>
                        </m:e>
                      </m:d>
                      <m:r>
                        <w:rPr>
                          <w:rFonts w:ascii="Cambria Math" w:hAnsi="Cambria Math"/>
                          <w:lang w:val="de-DE"/>
                        </w:rPr>
                        <m:t>, 8</m:t>
                      </m:r>
                    </m:e>
                  </m:d>
                </m:e>
                <m:e>
                  <m:d>
                    <m:dPr>
                      <m:begChr m:val="⌊"/>
                      <m:endChr m:val="⌋"/>
                      <m:ctrlPr>
                        <w:rPr>
                          <w:rFonts w:ascii="Cambria Math" w:hAnsi="Cambria Math"/>
                          <w:i/>
                          <w:lang w:val="de-DE"/>
                        </w:rPr>
                      </m:ctrlPr>
                    </m:dPr>
                    <m:e>
                      <m:f>
                        <m:fPr>
                          <m:ctrlPr>
                            <w:rPr>
                              <w:rFonts w:ascii="Cambria Math" w:hAnsi="Cambria Math"/>
                              <w:i/>
                              <w:lang w:val="de-DE"/>
                            </w:rPr>
                          </m:ctrlPr>
                        </m:fPr>
                        <m:num>
                          <m:d>
                            <m:dPr>
                              <m:begChr m:val="|"/>
                              <m:endChr m:val="|"/>
                              <m:ctrlPr>
                                <w:rPr>
                                  <w:rFonts w:ascii="Cambria Math" w:hAnsi="Cambria Math"/>
                                  <w:i/>
                                  <w:lang w:val="de-DE"/>
                                </w:rPr>
                              </m:ctrlPr>
                            </m:dPr>
                            <m:e>
                              <m:r>
                                <w:rPr>
                                  <w:rFonts w:ascii="Cambria Math" w:hAnsi="Cambria Math"/>
                                  <w:lang w:val="de-DE"/>
                                </w:rPr>
                                <m:t>R</m:t>
                              </m:r>
                            </m:e>
                          </m:d>
                        </m:num>
                        <m:den>
                          <m:r>
                            <w:rPr>
                              <w:rFonts w:ascii="Cambria Math" w:hAnsi="Cambria Math"/>
                              <w:lang w:val="de-DE"/>
                            </w:rPr>
                            <m:t>8</m:t>
                          </m:r>
                        </m:den>
                      </m:f>
                    </m:e>
                  </m:d>
                  <m:r>
                    <w:rPr>
                      <w:rFonts w:ascii="Cambria Math" w:hAnsi="Cambria Math"/>
                      <w:lang w:val="de-DE"/>
                    </w:rPr>
                    <m:t>,  if i≥Mod</m:t>
                  </m:r>
                  <m:d>
                    <m:dPr>
                      <m:ctrlPr>
                        <w:rPr>
                          <w:rFonts w:ascii="Cambria Math" w:hAnsi="Cambria Math"/>
                          <w:i/>
                          <w:lang w:val="de-DE"/>
                        </w:rPr>
                      </m:ctrlPr>
                    </m:dPr>
                    <m:e>
                      <m:d>
                        <m:dPr>
                          <m:begChr m:val="|"/>
                          <m:endChr m:val="|"/>
                          <m:ctrlPr>
                            <w:rPr>
                              <w:rFonts w:ascii="Cambria Math" w:hAnsi="Cambria Math"/>
                              <w:i/>
                              <w:lang w:val="de-DE"/>
                            </w:rPr>
                          </m:ctrlPr>
                        </m:dPr>
                        <m:e>
                          <m:r>
                            <w:rPr>
                              <w:rFonts w:ascii="Cambria Math" w:hAnsi="Cambria Math"/>
                              <w:lang w:val="de-DE"/>
                            </w:rPr>
                            <m:t>R</m:t>
                          </m:r>
                        </m:e>
                      </m:d>
                      <m:r>
                        <w:rPr>
                          <w:rFonts w:ascii="Cambria Math" w:hAnsi="Cambria Math"/>
                          <w:lang w:val="de-DE"/>
                        </w:rPr>
                        <m:t>, 8</m:t>
                      </m:r>
                    </m:e>
                  </m:d>
                </m:e>
              </m:eqArr>
            </m:e>
          </m:d>
        </m:oMath>
      </m:oMathPara>
    </w:p>
    <w:p w14:paraId="177C242D" w14:textId="77777777" w:rsidR="00482DEF" w:rsidRPr="00993273" w:rsidRDefault="00482DEF" w:rsidP="00BC4EF6">
      <w:pPr>
        <w:pStyle w:val="ListParagraph"/>
        <w:numPr>
          <w:ilvl w:val="0"/>
          <w:numId w:val="151"/>
        </w:numPr>
        <w:spacing w:after="0"/>
        <w:ind w:left="1080"/>
        <w:rPr>
          <w:rFonts w:eastAsia="Times New Roman"/>
          <w:lang w:eastAsia="zh-CN"/>
        </w:rPr>
      </w:pPr>
      <w:r w:rsidRPr="00993273">
        <w:rPr>
          <w:rFonts w:eastAsia="Times New Roman" w:hint="eastAsia"/>
          <w:i/>
          <w:lang w:eastAsia="zh-CN"/>
        </w:rPr>
        <w:t>CCE</w:t>
      </w:r>
      <w:r w:rsidRPr="00993273">
        <w:rPr>
          <w:rFonts w:eastAsia="Times New Roman" w:hint="eastAsia"/>
          <w:i/>
          <w:vertAlign w:val="subscript"/>
          <w:lang w:eastAsia="zh-CN"/>
        </w:rPr>
        <w:t>start</w:t>
      </w:r>
      <w:r w:rsidRPr="00993273">
        <w:rPr>
          <w:rFonts w:eastAsia="Times New Roman" w:hint="eastAsia"/>
          <w:lang w:eastAsia="zh-CN"/>
        </w:rPr>
        <w:t xml:space="preserve"> is</w:t>
      </w:r>
      <w:r w:rsidRPr="00993273">
        <w:rPr>
          <w:rFonts w:eastAsia="Times New Roman"/>
          <w:lang w:eastAsia="zh-CN"/>
        </w:rPr>
        <w:t xml:space="preserve"> the starting CCE index of the DCI</w:t>
      </w:r>
      <w:r w:rsidRPr="00993273">
        <w:rPr>
          <w:rFonts w:eastAsia="Times New Roman" w:hint="eastAsia"/>
          <w:lang w:eastAsia="zh-CN"/>
        </w:rPr>
        <w:t xml:space="preserve"> containing the ARI</w:t>
      </w:r>
    </w:p>
    <w:p w14:paraId="10848A79" w14:textId="32703E70" w:rsidR="00482DEF" w:rsidRDefault="00482DEF" w:rsidP="00482DEF">
      <w:pPr>
        <w:ind w:left="720" w:hanging="720"/>
        <w:rPr>
          <w:rFonts w:eastAsia="Times New Roman"/>
          <w:szCs w:val="20"/>
        </w:rPr>
      </w:pPr>
    </w:p>
    <w:p w14:paraId="171817BF" w14:textId="77777777" w:rsidR="00756E11" w:rsidRPr="00482DEF" w:rsidRDefault="00756E11" w:rsidP="00482DEF">
      <w:pPr>
        <w:ind w:left="720" w:hanging="720"/>
        <w:rPr>
          <w:rFonts w:eastAsia="Times New Roman"/>
          <w:szCs w:val="20"/>
        </w:rPr>
      </w:pPr>
    </w:p>
    <w:p w14:paraId="51290BC3" w14:textId="3296D299" w:rsidR="00482DEF" w:rsidRPr="00482DEF" w:rsidRDefault="00482DEF" w:rsidP="00756E11">
      <w:pPr>
        <w:ind w:left="720" w:hanging="720"/>
        <w:rPr>
          <w:lang w:eastAsia="zh-CN"/>
        </w:rPr>
      </w:pPr>
      <w:r w:rsidRPr="00482DEF">
        <w:rPr>
          <w:rFonts w:eastAsia="Times New Roman"/>
          <w:highlight w:val="green"/>
        </w:rPr>
        <w:t>Agreements</w:t>
      </w:r>
      <w:r w:rsidRPr="00482DEF">
        <w:rPr>
          <w:rFonts w:eastAsia="Times New Roman"/>
        </w:rPr>
        <w:t>:</w:t>
      </w:r>
      <w:r w:rsidR="00756E11">
        <w:rPr>
          <w:rFonts w:eastAsia="Times New Roman"/>
        </w:rPr>
        <w:t xml:space="preserve"> </w:t>
      </w:r>
      <w:r w:rsidRPr="00482DEF">
        <w:rPr>
          <w:rFonts w:hint="eastAsia"/>
          <w:lang w:eastAsia="zh-CN"/>
        </w:rPr>
        <w:t xml:space="preserve">Confirm </w:t>
      </w:r>
      <w:r w:rsidRPr="00482DEF">
        <w:rPr>
          <w:lang w:eastAsia="zh-CN"/>
        </w:rPr>
        <w:t>the following working assumption:</w:t>
      </w:r>
    </w:p>
    <w:p w14:paraId="2EB51D4B" w14:textId="77777777" w:rsidR="00482DEF" w:rsidRPr="00482DEF" w:rsidRDefault="00482DEF" w:rsidP="00993273">
      <w:pPr>
        <w:pStyle w:val="ListParagraph"/>
        <w:numPr>
          <w:ilvl w:val="0"/>
          <w:numId w:val="151"/>
        </w:numPr>
        <w:rPr>
          <w:lang w:eastAsia="zh-CN"/>
        </w:rPr>
      </w:pPr>
      <w:r w:rsidRPr="00482DEF">
        <w:rPr>
          <w:rFonts w:hint="eastAsia"/>
        </w:rPr>
        <w:t xml:space="preserve">For </w:t>
      </w:r>
      <w:r w:rsidRPr="00482DEF">
        <w:t>HARQ-ACK</w:t>
      </w:r>
      <w:r w:rsidRPr="00482DEF">
        <w:rPr>
          <w:rFonts w:hint="eastAsia"/>
          <w:lang w:eastAsia="zh-CN"/>
        </w:rPr>
        <w:t xml:space="preserve"> resource allocation</w:t>
      </w:r>
      <w:r w:rsidRPr="00482DEF">
        <w:t xml:space="preserve"> before a UE has a </w:t>
      </w:r>
      <w:r w:rsidRPr="00482DEF">
        <w:rPr>
          <w:rFonts w:hint="eastAsia"/>
          <w:lang w:eastAsia="zh-CN"/>
        </w:rPr>
        <w:t xml:space="preserve">dedicated </w:t>
      </w:r>
      <w:r w:rsidRPr="00482DEF">
        <w:t>PUCCH configuration</w:t>
      </w:r>
      <w:r w:rsidRPr="00482DEF">
        <w:rPr>
          <w:rFonts w:hint="eastAsia"/>
        </w:rPr>
        <w:t xml:space="preserve">, </w:t>
      </w:r>
    </w:p>
    <w:p w14:paraId="75319DD6" w14:textId="77777777" w:rsidR="00482DEF" w:rsidRPr="00756E11" w:rsidRDefault="00482DEF" w:rsidP="00993273">
      <w:pPr>
        <w:pStyle w:val="ListParagraph"/>
        <w:numPr>
          <w:ilvl w:val="1"/>
          <w:numId w:val="151"/>
        </w:numPr>
        <w:rPr>
          <w:b/>
          <w:lang w:eastAsia="x-none"/>
        </w:rPr>
      </w:pPr>
      <w:r w:rsidRPr="00756E11">
        <w:rPr>
          <w:rFonts w:hint="eastAsia"/>
          <w:lang w:eastAsia="x-none"/>
        </w:rPr>
        <w:t>Frequeny hopping is always enabled for PUCCH transmission for FR1 and FR2.</w:t>
      </w:r>
    </w:p>
    <w:p w14:paraId="0B81018C" w14:textId="77777777" w:rsidR="00482DEF" w:rsidRPr="00482DEF" w:rsidRDefault="00482DEF" w:rsidP="00482DEF">
      <w:pPr>
        <w:ind w:left="720" w:hanging="720"/>
        <w:rPr>
          <w:rFonts w:eastAsia="Times New Roman"/>
        </w:rPr>
      </w:pPr>
    </w:p>
    <w:p w14:paraId="6F25136D" w14:textId="77777777" w:rsidR="00482DEF" w:rsidRPr="00993273" w:rsidRDefault="00482DEF" w:rsidP="00482DEF">
      <w:pPr>
        <w:ind w:left="720" w:hanging="720"/>
        <w:rPr>
          <w:rFonts w:eastAsia="Times New Roman"/>
        </w:rPr>
      </w:pPr>
      <w:r w:rsidRPr="00993273">
        <w:rPr>
          <w:rFonts w:eastAsia="Times New Roman"/>
        </w:rPr>
        <w:t>Proposals:</w:t>
      </w:r>
    </w:p>
    <w:p w14:paraId="7C6725F2" w14:textId="77777777" w:rsidR="00482DEF" w:rsidRPr="00993273" w:rsidRDefault="00482DEF" w:rsidP="00482DEF">
      <w:pPr>
        <w:ind w:left="720" w:hanging="720"/>
        <w:rPr>
          <w:lang w:eastAsia="zh-CN"/>
        </w:rPr>
      </w:pPr>
      <w:r w:rsidRPr="00993273">
        <w:t>For PUCCH resource allocation</w:t>
      </w:r>
      <w:r w:rsidRPr="00993273">
        <w:rPr>
          <w:rFonts w:hint="eastAsia"/>
          <w:lang w:eastAsia="zh-CN"/>
        </w:rPr>
        <w:t xml:space="preserve"> before</w:t>
      </w:r>
      <w:r w:rsidRPr="00993273">
        <w:t xml:space="preserve"> a UE has a </w:t>
      </w:r>
      <w:r w:rsidRPr="00993273">
        <w:rPr>
          <w:rFonts w:hint="eastAsia"/>
        </w:rPr>
        <w:t xml:space="preserve">dedicated </w:t>
      </w:r>
      <w:r w:rsidRPr="00993273">
        <w:t xml:space="preserve">PUCCH configuration, </w:t>
      </w:r>
    </w:p>
    <w:p w14:paraId="1C279DBE" w14:textId="77777777" w:rsidR="00482DEF" w:rsidRPr="00993273" w:rsidRDefault="00482DEF" w:rsidP="00BC4EF6">
      <w:pPr>
        <w:numPr>
          <w:ilvl w:val="0"/>
          <w:numId w:val="150"/>
        </w:numPr>
        <w:contextualSpacing/>
        <w:rPr>
          <w:szCs w:val="20"/>
          <w:lang w:eastAsia="x-none"/>
        </w:rPr>
      </w:pPr>
      <w:r w:rsidRPr="00993273">
        <w:rPr>
          <w:rFonts w:hint="eastAsia"/>
          <w:szCs w:val="20"/>
          <w:lang w:eastAsia="x-none"/>
        </w:rPr>
        <w:t xml:space="preserve">For each PUCCH duration in the RMSI table, </w:t>
      </w:r>
    </w:p>
    <w:p w14:paraId="36DB39FF" w14:textId="77777777" w:rsidR="00482DEF" w:rsidRPr="00993273" w:rsidRDefault="00482DEF" w:rsidP="00BC4EF6">
      <w:pPr>
        <w:numPr>
          <w:ilvl w:val="1"/>
          <w:numId w:val="150"/>
        </w:numPr>
        <w:contextualSpacing/>
        <w:rPr>
          <w:szCs w:val="20"/>
          <w:lang w:eastAsia="x-none"/>
        </w:rPr>
      </w:pPr>
      <w:r w:rsidRPr="00993273">
        <w:rPr>
          <w:rFonts w:hint="eastAsia"/>
          <w:szCs w:val="20"/>
          <w:lang w:eastAsia="x-none"/>
        </w:rPr>
        <w:t>4 RMSI values are used to indicate 4 PUCCH resource sets respectively</w:t>
      </w:r>
    </w:p>
    <w:p w14:paraId="134CB96A" w14:textId="77777777" w:rsidR="00482DEF" w:rsidRPr="00993273" w:rsidRDefault="00482DEF" w:rsidP="00BC4EF6">
      <w:pPr>
        <w:numPr>
          <w:ilvl w:val="2"/>
          <w:numId w:val="150"/>
        </w:numPr>
        <w:contextualSpacing/>
        <w:rPr>
          <w:szCs w:val="20"/>
          <w:lang w:eastAsia="x-none"/>
        </w:rPr>
      </w:pPr>
      <w:r w:rsidRPr="00993273">
        <w:rPr>
          <w:rFonts w:hint="eastAsia"/>
          <w:szCs w:val="20"/>
          <w:lang w:eastAsia="x-none"/>
        </w:rPr>
        <w:t>The same 4 cell-specific PRB offsets from edge of initial UL BWP are specified</w:t>
      </w:r>
    </w:p>
    <w:p w14:paraId="0171DFD1" w14:textId="77777777" w:rsidR="00482DEF" w:rsidRPr="00993273" w:rsidRDefault="00482DEF" w:rsidP="00BC4EF6">
      <w:pPr>
        <w:numPr>
          <w:ilvl w:val="3"/>
          <w:numId w:val="150"/>
        </w:numPr>
        <w:spacing w:beforeLines="50" w:before="120" w:afterLines="50" w:after="120"/>
        <w:jc w:val="both"/>
        <w:rPr>
          <w:lang w:eastAsia="zh-CN"/>
        </w:rPr>
      </w:pPr>
      <w:r w:rsidRPr="00993273">
        <w:rPr>
          <w:rFonts w:hint="eastAsia"/>
          <w:lang w:eastAsia="zh-CN"/>
        </w:rPr>
        <w:t xml:space="preserve">Option 1: Defined as x PRBs (using the </w:t>
      </w:r>
      <w:r w:rsidRPr="00993273">
        <w:rPr>
          <w:lang w:eastAsia="zh-CN"/>
        </w:rPr>
        <w:t>outermost</w:t>
      </w:r>
      <w:r w:rsidRPr="00993273">
        <w:rPr>
          <w:rFonts w:hint="eastAsia"/>
          <w:lang w:eastAsia="zh-CN"/>
        </w:rPr>
        <w:t xml:space="preserve"> PRBs)</w:t>
      </w:r>
    </w:p>
    <w:p w14:paraId="08A41345" w14:textId="028B5210" w:rsidR="00482DEF" w:rsidRPr="00993273" w:rsidRDefault="00482DEF" w:rsidP="00BC4EF6">
      <w:pPr>
        <w:numPr>
          <w:ilvl w:val="3"/>
          <w:numId w:val="150"/>
        </w:numPr>
        <w:spacing w:beforeLines="50" w:before="120" w:afterLines="50" w:after="120"/>
        <w:jc w:val="both"/>
        <w:rPr>
          <w:lang w:eastAsia="zh-CN"/>
        </w:rPr>
      </w:pPr>
      <w:r w:rsidRPr="00993273">
        <w:rPr>
          <w:rFonts w:hint="eastAsia"/>
          <w:lang w:eastAsia="zh-CN"/>
        </w:rPr>
        <w:t xml:space="preserve">Option 2: Defined based on the initial BWP size, </w:t>
      </w:r>
      <w:r w:rsidRPr="00993273">
        <w:rPr>
          <w:rFonts w:eastAsia="Times New Roman" w:hint="eastAsia"/>
          <w:sz w:val="22"/>
          <w:lang w:val="en-US" w:eastAsia="zh-CN"/>
        </w:rPr>
        <w:t>e.g.</w:t>
      </w:r>
      <w:r w:rsidRPr="00993273">
        <w:rPr>
          <w:rFonts w:hint="eastAsia"/>
          <w:lang w:eastAsia="zh-CN"/>
        </w:rPr>
        <w:t xml:space="preserve"> {</w:t>
      </w:r>
      <w:r w:rsidRPr="00993273">
        <w:rPr>
          <w:lang w:eastAsia="zh-CN"/>
        </w:rPr>
        <w:t xml:space="preserve">0, </w:t>
      </w:r>
      <m:oMath>
        <m:d>
          <m:dPr>
            <m:begChr m:val="⌊"/>
            <m:endChr m:val="⌋"/>
            <m:ctrlPr>
              <w:rPr>
                <w:rFonts w:ascii="Cambria Math" w:hAnsi="Cambria Math"/>
                <w:i/>
                <w:iCs/>
                <w:lang w:val="de-DE"/>
              </w:rPr>
            </m:ctrlPr>
          </m:dPr>
          <m:e>
            <m:f>
              <m:fPr>
                <m:ctrlPr>
                  <w:rPr>
                    <w:rFonts w:ascii="Cambria Math" w:hAnsi="Cambria Math"/>
                    <w:i/>
                    <w:iCs/>
                    <w:lang w:val="de-DE"/>
                  </w:rPr>
                </m:ctrlPr>
              </m:fPr>
              <m:num>
                <m:r>
                  <w:rPr>
                    <w:rFonts w:ascii="Cambria Math" w:hAnsi="Cambria Math"/>
                    <w:lang w:val="de-DE"/>
                  </w:rPr>
                  <m:t>1</m:t>
                </m:r>
              </m:num>
              <m:den>
                <m:r>
                  <w:rPr>
                    <w:rFonts w:ascii="Cambria Math" w:hAnsi="Cambria Math"/>
                    <w:lang w:val="de-DE"/>
                  </w:rPr>
                  <m:t>8</m:t>
                </m:r>
              </m:den>
            </m:f>
            <m:sSub>
              <m:sSubPr>
                <m:ctrlPr>
                  <w:rPr>
                    <w:rFonts w:ascii="Cambria Math" w:hAnsi="Cambria Math"/>
                    <w:i/>
                    <w:iCs/>
                    <w:lang w:val="de-DE"/>
                  </w:rPr>
                </m:ctrlPr>
              </m:sSubPr>
              <m:e>
                <m:r>
                  <w:rPr>
                    <w:rFonts w:ascii="Cambria Math" w:hAnsi="Cambria Math"/>
                    <w:lang w:val="de-DE"/>
                  </w:rPr>
                  <m:t>N</m:t>
                </m:r>
              </m:e>
              <m:sub>
                <m:r>
                  <w:rPr>
                    <w:rFonts w:ascii="Cambria Math" w:hAnsi="Cambria Math"/>
                    <w:lang w:val="de-DE"/>
                  </w:rPr>
                  <m:t>BWP</m:t>
                </m:r>
              </m:sub>
            </m:sSub>
          </m:e>
        </m:d>
      </m:oMath>
      <w:r w:rsidRPr="00993273">
        <w:rPr>
          <w:rFonts w:hint="eastAsia"/>
          <w:lang w:eastAsia="zh-CN"/>
        </w:rPr>
        <w:t xml:space="preserve">, </w:t>
      </w:r>
      <m:oMath>
        <m:d>
          <m:dPr>
            <m:begChr m:val="⌊"/>
            <m:endChr m:val="⌋"/>
            <m:ctrlPr>
              <w:rPr>
                <w:rFonts w:ascii="Cambria Math" w:hAnsi="Cambria Math"/>
                <w:i/>
                <w:iCs/>
                <w:lang w:val="de-DE"/>
              </w:rPr>
            </m:ctrlPr>
          </m:dPr>
          <m:e>
            <m:f>
              <m:fPr>
                <m:ctrlPr>
                  <w:rPr>
                    <w:rFonts w:ascii="Cambria Math" w:hAnsi="Cambria Math"/>
                    <w:i/>
                    <w:iCs/>
                    <w:lang w:val="de-DE"/>
                  </w:rPr>
                </m:ctrlPr>
              </m:fPr>
              <m:num>
                <m:r>
                  <w:rPr>
                    <w:rFonts w:ascii="Cambria Math" w:hAnsi="Cambria Math"/>
                    <w:lang w:val="de-DE"/>
                  </w:rPr>
                  <m:t>2</m:t>
                </m:r>
              </m:num>
              <m:den>
                <m:r>
                  <w:rPr>
                    <w:rFonts w:ascii="Cambria Math" w:hAnsi="Cambria Math"/>
                    <w:lang w:val="de-DE"/>
                  </w:rPr>
                  <m:t>8</m:t>
                </m:r>
              </m:den>
            </m:f>
            <m:sSub>
              <m:sSubPr>
                <m:ctrlPr>
                  <w:rPr>
                    <w:rFonts w:ascii="Cambria Math" w:hAnsi="Cambria Math"/>
                    <w:i/>
                    <w:iCs/>
                    <w:lang w:val="de-DE"/>
                  </w:rPr>
                </m:ctrlPr>
              </m:sSubPr>
              <m:e>
                <m:r>
                  <w:rPr>
                    <w:rFonts w:ascii="Cambria Math" w:hAnsi="Cambria Math"/>
                    <w:lang w:val="de-DE"/>
                  </w:rPr>
                  <m:t>N</m:t>
                </m:r>
              </m:e>
              <m:sub>
                <m:r>
                  <w:rPr>
                    <w:rFonts w:ascii="Cambria Math" w:hAnsi="Cambria Math"/>
                    <w:lang w:val="de-DE"/>
                  </w:rPr>
                  <m:t>BWP</m:t>
                </m:r>
              </m:sub>
            </m:sSub>
          </m:e>
        </m:d>
      </m:oMath>
      <w:r w:rsidRPr="00993273">
        <w:rPr>
          <w:rFonts w:hint="eastAsia"/>
          <w:lang w:eastAsia="zh-CN"/>
        </w:rPr>
        <w:t xml:space="preserve">, </w:t>
      </w:r>
      <m:oMath>
        <m:d>
          <m:dPr>
            <m:begChr m:val="⌊"/>
            <m:endChr m:val="⌋"/>
            <m:ctrlPr>
              <w:rPr>
                <w:rFonts w:ascii="Cambria Math" w:hAnsi="Cambria Math"/>
                <w:i/>
                <w:iCs/>
                <w:lang w:val="de-DE"/>
              </w:rPr>
            </m:ctrlPr>
          </m:dPr>
          <m:e>
            <m:f>
              <m:fPr>
                <m:ctrlPr>
                  <w:rPr>
                    <w:rFonts w:ascii="Cambria Math" w:hAnsi="Cambria Math"/>
                    <w:i/>
                    <w:iCs/>
                    <w:lang w:val="de-DE"/>
                  </w:rPr>
                </m:ctrlPr>
              </m:fPr>
              <m:num>
                <m:r>
                  <w:rPr>
                    <w:rFonts w:ascii="Cambria Math" w:hAnsi="Cambria Math"/>
                    <w:lang w:val="de-DE"/>
                  </w:rPr>
                  <m:t>3</m:t>
                </m:r>
              </m:num>
              <m:den>
                <m:r>
                  <w:rPr>
                    <w:rFonts w:ascii="Cambria Math" w:hAnsi="Cambria Math"/>
                    <w:lang w:val="de-DE"/>
                  </w:rPr>
                  <m:t>8</m:t>
                </m:r>
              </m:den>
            </m:f>
            <m:sSub>
              <m:sSubPr>
                <m:ctrlPr>
                  <w:rPr>
                    <w:rFonts w:ascii="Cambria Math" w:hAnsi="Cambria Math"/>
                    <w:i/>
                    <w:iCs/>
                    <w:lang w:val="de-DE"/>
                  </w:rPr>
                </m:ctrlPr>
              </m:sSubPr>
              <m:e>
                <m:r>
                  <w:rPr>
                    <w:rFonts w:ascii="Cambria Math" w:hAnsi="Cambria Math"/>
                    <w:lang w:val="de-DE"/>
                  </w:rPr>
                  <m:t>N</m:t>
                </m:r>
              </m:e>
              <m:sub>
                <m:r>
                  <w:rPr>
                    <w:rFonts w:ascii="Cambria Math" w:hAnsi="Cambria Math"/>
                    <w:lang w:val="de-DE"/>
                  </w:rPr>
                  <m:t>BWP</m:t>
                </m:r>
              </m:sub>
            </m:sSub>
          </m:e>
        </m:d>
      </m:oMath>
      <w:r w:rsidRPr="00993273">
        <w:rPr>
          <w:rFonts w:hint="eastAsia"/>
          <w:iCs/>
          <w:lang w:val="de-DE" w:eastAsia="zh-CN"/>
        </w:rPr>
        <w:t>}</w:t>
      </w:r>
    </w:p>
    <w:p w14:paraId="1983F657" w14:textId="77777777" w:rsidR="00482DEF" w:rsidRPr="00993273" w:rsidRDefault="00482DEF" w:rsidP="00BC4EF6">
      <w:pPr>
        <w:numPr>
          <w:ilvl w:val="2"/>
          <w:numId w:val="150"/>
        </w:numPr>
        <w:contextualSpacing/>
        <w:rPr>
          <w:szCs w:val="20"/>
          <w:lang w:eastAsia="x-none"/>
        </w:rPr>
      </w:pPr>
      <w:r w:rsidRPr="00993273">
        <w:rPr>
          <w:rFonts w:hint="eastAsia"/>
          <w:szCs w:val="20"/>
          <w:lang w:eastAsia="x-none"/>
        </w:rPr>
        <w:t>FFS: Necessity of c</w:t>
      </w:r>
      <w:r w:rsidRPr="00993273">
        <w:rPr>
          <w:szCs w:val="20"/>
          <w:lang w:eastAsia="x-none"/>
        </w:rPr>
        <w:t>ell</w:t>
      </w:r>
      <w:r w:rsidRPr="00993273">
        <w:rPr>
          <w:rFonts w:hint="eastAsia"/>
          <w:szCs w:val="20"/>
          <w:lang w:eastAsia="x-none"/>
        </w:rPr>
        <w:t>-</w:t>
      </w:r>
      <w:r w:rsidRPr="00993273">
        <w:rPr>
          <w:szCs w:val="20"/>
          <w:lang w:eastAsia="x-none"/>
        </w:rPr>
        <w:t>specific</w:t>
      </w:r>
      <w:r w:rsidRPr="00993273">
        <w:rPr>
          <w:rFonts w:hint="eastAsia"/>
          <w:szCs w:val="20"/>
          <w:lang w:eastAsia="x-none"/>
        </w:rPr>
        <w:t xml:space="preserve"> Intial CS indication in RMSI table</w:t>
      </w:r>
    </w:p>
    <w:p w14:paraId="768E3664" w14:textId="77777777" w:rsidR="00482DEF" w:rsidRPr="00993273" w:rsidRDefault="00482DEF" w:rsidP="00482DEF">
      <w:pPr>
        <w:spacing w:afterLines="50" w:after="120"/>
        <w:ind w:left="720" w:hanging="720"/>
        <w:jc w:val="both"/>
        <w:rPr>
          <w:b/>
          <w:u w:val="single"/>
          <w:lang w:eastAsia="zh-CN"/>
        </w:rPr>
      </w:pPr>
    </w:p>
    <w:tbl>
      <w:tblPr>
        <w:tblW w:w="7496" w:type="dxa"/>
        <w:jc w:val="center"/>
        <w:tblCellMar>
          <w:left w:w="0" w:type="dxa"/>
          <w:right w:w="0" w:type="dxa"/>
        </w:tblCellMar>
        <w:tblLook w:val="04A0" w:firstRow="1" w:lastRow="0" w:firstColumn="1" w:lastColumn="0" w:noHBand="0" w:noVBand="1"/>
      </w:tblPr>
      <w:tblGrid>
        <w:gridCol w:w="1276"/>
        <w:gridCol w:w="1984"/>
        <w:gridCol w:w="1843"/>
        <w:gridCol w:w="2393"/>
      </w:tblGrid>
      <w:tr w:rsidR="00482DEF" w:rsidRPr="00993273" w14:paraId="12A6EEF8"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bottom"/>
            <w:hideMark/>
          </w:tcPr>
          <w:p w14:paraId="48C98729"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bCs/>
                <w:sz w:val="16"/>
                <w:szCs w:val="16"/>
                <w:lang w:val="en-US"/>
              </w:rPr>
              <w:t>RMSI</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bottom"/>
            <w:hideMark/>
          </w:tcPr>
          <w:p w14:paraId="7653169E"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bCs/>
                <w:sz w:val="16"/>
                <w:szCs w:val="16"/>
                <w:lang w:val="en-US"/>
              </w:rPr>
              <w:t>PUCCH duration</w:t>
            </w:r>
          </w:p>
        </w:tc>
        <w:tc>
          <w:tcPr>
            <w:tcW w:w="18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bottom"/>
            <w:hideMark/>
          </w:tcPr>
          <w:p w14:paraId="6C97ACB9"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bCs/>
                <w:sz w:val="16"/>
                <w:szCs w:val="16"/>
                <w:lang w:val="en-US"/>
              </w:rPr>
              <w:t>Starting symbol</w:t>
            </w: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bottom"/>
            <w:hideMark/>
          </w:tcPr>
          <w:p w14:paraId="11CA22D5"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bCs/>
                <w:sz w:val="16"/>
                <w:szCs w:val="16"/>
                <w:lang w:val="en-US"/>
              </w:rPr>
              <w:t>Cell</w:t>
            </w:r>
            <w:r w:rsidRPr="00993273">
              <w:rPr>
                <w:rFonts w:eastAsia="Times New Roman" w:hint="eastAsia"/>
                <w:bCs/>
                <w:sz w:val="16"/>
                <w:szCs w:val="16"/>
                <w:lang w:val="en-US" w:eastAsia="zh-CN"/>
              </w:rPr>
              <w:t>-</w:t>
            </w:r>
            <w:r w:rsidRPr="00993273">
              <w:rPr>
                <w:rFonts w:eastAsia="Times New Roman"/>
                <w:bCs/>
                <w:sz w:val="16"/>
                <w:szCs w:val="16"/>
                <w:lang w:val="en-US"/>
              </w:rPr>
              <w:t>specific PRB offset</w:t>
            </w:r>
          </w:p>
        </w:tc>
      </w:tr>
      <w:tr w:rsidR="00482DEF" w:rsidRPr="00993273" w14:paraId="2BD0AC1A"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92A4C4E"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0</w:t>
            </w:r>
          </w:p>
        </w:tc>
        <w:tc>
          <w:tcPr>
            <w:tcW w:w="198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6BE0641"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2-symbol</w:t>
            </w:r>
          </w:p>
        </w:tc>
        <w:tc>
          <w:tcPr>
            <w:tcW w:w="1843"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302D51D"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hint="eastAsia"/>
                <w:sz w:val="16"/>
                <w:szCs w:val="16"/>
                <w:lang w:val="en-US" w:eastAsia="zh-CN"/>
              </w:rPr>
              <w:t>#</w:t>
            </w:r>
            <w:r w:rsidRPr="00993273">
              <w:rPr>
                <w:rFonts w:eastAsia="Times New Roman"/>
                <w:sz w:val="16"/>
                <w:szCs w:val="16"/>
                <w:lang w:val="en-US"/>
              </w:rPr>
              <w:t>12</w:t>
            </w: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EB689C9" w14:textId="77777777" w:rsidR="00482DEF" w:rsidRPr="00993273" w:rsidRDefault="00482DEF" w:rsidP="00482DEF">
            <w:pPr>
              <w:ind w:left="720" w:hanging="720"/>
              <w:jc w:val="center"/>
              <w:rPr>
                <w:rFonts w:eastAsia="Times New Roman"/>
                <w:sz w:val="16"/>
                <w:szCs w:val="16"/>
                <w:lang w:val="en-US" w:eastAsia="zh-CN"/>
              </w:rPr>
            </w:pPr>
            <w:r w:rsidRPr="00993273">
              <w:rPr>
                <w:rFonts w:eastAsia="Times New Roman"/>
                <w:sz w:val="16"/>
                <w:szCs w:val="16"/>
                <w:lang w:val="en-US" w:eastAsia="zh-CN"/>
              </w:rPr>
              <w:t>O</w:t>
            </w:r>
            <w:r w:rsidRPr="00993273">
              <w:rPr>
                <w:rFonts w:eastAsia="Times New Roman" w:hint="eastAsia"/>
                <w:sz w:val="16"/>
                <w:szCs w:val="16"/>
                <w:lang w:val="en-US" w:eastAsia="zh-CN"/>
              </w:rPr>
              <w:t>ffset #1</w:t>
            </w:r>
          </w:p>
        </w:tc>
      </w:tr>
      <w:tr w:rsidR="00482DEF" w:rsidRPr="00993273" w14:paraId="19E558DA"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F67313E"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1</w:t>
            </w:r>
          </w:p>
        </w:tc>
        <w:tc>
          <w:tcPr>
            <w:tcW w:w="1984" w:type="dxa"/>
            <w:vMerge/>
            <w:tcBorders>
              <w:top w:val="single" w:sz="8" w:space="0" w:color="000000"/>
              <w:left w:val="single" w:sz="8" w:space="0" w:color="000000"/>
              <w:bottom w:val="single" w:sz="8" w:space="0" w:color="000000"/>
              <w:right w:val="single" w:sz="8" w:space="0" w:color="000000"/>
            </w:tcBorders>
            <w:vAlign w:val="center"/>
            <w:hideMark/>
          </w:tcPr>
          <w:p w14:paraId="34D90286" w14:textId="77777777" w:rsidR="00482DEF" w:rsidRPr="00993273" w:rsidRDefault="00482DEF" w:rsidP="00482DEF">
            <w:pPr>
              <w:ind w:left="720" w:hanging="720"/>
              <w:jc w:val="center"/>
              <w:rPr>
                <w:rFonts w:eastAsia="Times New Roman"/>
                <w:sz w:val="16"/>
                <w:szCs w:val="16"/>
                <w:lang w:val="en-US"/>
              </w:rPr>
            </w:pPr>
          </w:p>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044290D8" w14:textId="77777777" w:rsidR="00482DEF" w:rsidRPr="00993273" w:rsidRDefault="00482DEF" w:rsidP="00482DEF">
            <w:pPr>
              <w:ind w:left="720" w:hanging="720"/>
              <w:jc w:val="center"/>
              <w:rPr>
                <w:rFonts w:eastAsia="Times New Roman"/>
                <w:sz w:val="16"/>
                <w:szCs w:val="16"/>
                <w:lang w:val="en-US"/>
              </w:rPr>
            </w:pP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8BB70DC"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#2</w:t>
            </w:r>
          </w:p>
        </w:tc>
      </w:tr>
      <w:tr w:rsidR="00482DEF" w:rsidRPr="00993273" w14:paraId="2D8F979E"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E8E6E20"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2</w:t>
            </w:r>
          </w:p>
        </w:tc>
        <w:tc>
          <w:tcPr>
            <w:tcW w:w="1984" w:type="dxa"/>
            <w:vMerge/>
            <w:tcBorders>
              <w:top w:val="single" w:sz="8" w:space="0" w:color="000000"/>
              <w:left w:val="single" w:sz="8" w:space="0" w:color="000000"/>
              <w:bottom w:val="single" w:sz="8" w:space="0" w:color="000000"/>
              <w:right w:val="single" w:sz="8" w:space="0" w:color="000000"/>
            </w:tcBorders>
            <w:vAlign w:val="center"/>
            <w:hideMark/>
          </w:tcPr>
          <w:p w14:paraId="09238DAE" w14:textId="77777777" w:rsidR="00482DEF" w:rsidRPr="00993273" w:rsidRDefault="00482DEF" w:rsidP="00482DEF">
            <w:pPr>
              <w:ind w:left="720" w:hanging="720"/>
              <w:jc w:val="center"/>
              <w:rPr>
                <w:rFonts w:eastAsia="Times New Roman"/>
                <w:sz w:val="16"/>
                <w:szCs w:val="16"/>
                <w:lang w:val="en-US"/>
              </w:rPr>
            </w:pPr>
          </w:p>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33FF0DB3" w14:textId="77777777" w:rsidR="00482DEF" w:rsidRPr="00993273" w:rsidRDefault="00482DEF" w:rsidP="00482DEF">
            <w:pPr>
              <w:ind w:left="720" w:hanging="720"/>
              <w:jc w:val="center"/>
              <w:rPr>
                <w:rFonts w:eastAsia="Times New Roman"/>
                <w:sz w:val="16"/>
                <w:szCs w:val="16"/>
                <w:lang w:val="en-US"/>
              </w:rPr>
            </w:pP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BD5C6D"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#3</w:t>
            </w:r>
          </w:p>
        </w:tc>
      </w:tr>
      <w:tr w:rsidR="00482DEF" w:rsidRPr="00993273" w14:paraId="07C29B40"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8B84FF4"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3</w:t>
            </w:r>
          </w:p>
        </w:tc>
        <w:tc>
          <w:tcPr>
            <w:tcW w:w="1984" w:type="dxa"/>
            <w:vMerge/>
            <w:tcBorders>
              <w:top w:val="single" w:sz="8" w:space="0" w:color="000000"/>
              <w:left w:val="single" w:sz="8" w:space="0" w:color="000000"/>
              <w:bottom w:val="single" w:sz="8" w:space="0" w:color="000000"/>
              <w:right w:val="single" w:sz="8" w:space="0" w:color="000000"/>
            </w:tcBorders>
            <w:vAlign w:val="center"/>
            <w:hideMark/>
          </w:tcPr>
          <w:p w14:paraId="51E02F63" w14:textId="77777777" w:rsidR="00482DEF" w:rsidRPr="00993273" w:rsidRDefault="00482DEF" w:rsidP="00482DEF">
            <w:pPr>
              <w:ind w:left="720" w:hanging="720"/>
              <w:jc w:val="center"/>
              <w:rPr>
                <w:rFonts w:eastAsia="Times New Roman"/>
                <w:sz w:val="16"/>
                <w:szCs w:val="16"/>
                <w:lang w:val="en-US"/>
              </w:rPr>
            </w:pPr>
          </w:p>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2086CA99" w14:textId="77777777" w:rsidR="00482DEF" w:rsidRPr="00993273" w:rsidRDefault="00482DEF" w:rsidP="00482DEF">
            <w:pPr>
              <w:ind w:left="720" w:hanging="720"/>
              <w:jc w:val="center"/>
              <w:rPr>
                <w:rFonts w:eastAsia="Times New Roman"/>
                <w:sz w:val="16"/>
                <w:szCs w:val="16"/>
                <w:lang w:val="en-US"/>
              </w:rPr>
            </w:pP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E171D0E"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#4</w:t>
            </w:r>
          </w:p>
        </w:tc>
      </w:tr>
      <w:tr w:rsidR="00482DEF" w:rsidRPr="00993273" w14:paraId="051AD1D4"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FCA8EC9"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4</w:t>
            </w:r>
          </w:p>
        </w:tc>
        <w:tc>
          <w:tcPr>
            <w:tcW w:w="198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8D49920"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4-symbol</w:t>
            </w:r>
          </w:p>
        </w:tc>
        <w:tc>
          <w:tcPr>
            <w:tcW w:w="1843"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F032DDF"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hint="eastAsia"/>
                <w:sz w:val="16"/>
                <w:szCs w:val="16"/>
                <w:lang w:val="en-US" w:eastAsia="zh-CN"/>
              </w:rPr>
              <w:t>#</w:t>
            </w:r>
            <w:r w:rsidRPr="00993273">
              <w:rPr>
                <w:rFonts w:eastAsia="Times New Roman"/>
                <w:sz w:val="16"/>
                <w:szCs w:val="16"/>
                <w:lang w:val="en-US"/>
              </w:rPr>
              <w:t>10</w:t>
            </w: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803CEA1"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#1</w:t>
            </w:r>
          </w:p>
        </w:tc>
      </w:tr>
      <w:tr w:rsidR="00482DEF" w:rsidRPr="00993273" w14:paraId="4B8826CA"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0F07599"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5</w:t>
            </w:r>
          </w:p>
        </w:tc>
        <w:tc>
          <w:tcPr>
            <w:tcW w:w="1984" w:type="dxa"/>
            <w:vMerge/>
            <w:tcBorders>
              <w:top w:val="single" w:sz="8" w:space="0" w:color="000000"/>
              <w:left w:val="single" w:sz="8" w:space="0" w:color="000000"/>
              <w:bottom w:val="single" w:sz="8" w:space="0" w:color="000000"/>
              <w:right w:val="single" w:sz="8" w:space="0" w:color="000000"/>
            </w:tcBorders>
            <w:vAlign w:val="center"/>
            <w:hideMark/>
          </w:tcPr>
          <w:p w14:paraId="53DC68A4" w14:textId="77777777" w:rsidR="00482DEF" w:rsidRPr="00993273" w:rsidRDefault="00482DEF" w:rsidP="00482DEF">
            <w:pPr>
              <w:ind w:left="720" w:hanging="720"/>
              <w:jc w:val="center"/>
              <w:rPr>
                <w:rFonts w:eastAsia="Times New Roman"/>
                <w:sz w:val="16"/>
                <w:szCs w:val="16"/>
                <w:lang w:val="en-US"/>
              </w:rPr>
            </w:pPr>
          </w:p>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49A7315F" w14:textId="77777777" w:rsidR="00482DEF" w:rsidRPr="00993273" w:rsidRDefault="00482DEF" w:rsidP="00482DEF">
            <w:pPr>
              <w:ind w:left="720" w:hanging="720"/>
              <w:jc w:val="center"/>
              <w:rPr>
                <w:rFonts w:eastAsia="Times New Roman"/>
                <w:sz w:val="16"/>
                <w:szCs w:val="16"/>
                <w:lang w:val="en-US"/>
              </w:rPr>
            </w:pP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E1DE287"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#2</w:t>
            </w:r>
          </w:p>
        </w:tc>
      </w:tr>
      <w:tr w:rsidR="00482DEF" w:rsidRPr="00993273" w14:paraId="01551A57"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144F3BE"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6</w:t>
            </w:r>
          </w:p>
        </w:tc>
        <w:tc>
          <w:tcPr>
            <w:tcW w:w="1984" w:type="dxa"/>
            <w:vMerge/>
            <w:tcBorders>
              <w:top w:val="single" w:sz="8" w:space="0" w:color="000000"/>
              <w:left w:val="single" w:sz="8" w:space="0" w:color="000000"/>
              <w:bottom w:val="single" w:sz="8" w:space="0" w:color="000000"/>
              <w:right w:val="single" w:sz="8" w:space="0" w:color="000000"/>
            </w:tcBorders>
            <w:vAlign w:val="center"/>
            <w:hideMark/>
          </w:tcPr>
          <w:p w14:paraId="0D478A22" w14:textId="77777777" w:rsidR="00482DEF" w:rsidRPr="00993273" w:rsidRDefault="00482DEF" w:rsidP="00482DEF">
            <w:pPr>
              <w:ind w:left="720" w:hanging="720"/>
              <w:jc w:val="center"/>
              <w:rPr>
                <w:rFonts w:eastAsia="Times New Roman"/>
                <w:sz w:val="16"/>
                <w:szCs w:val="16"/>
                <w:lang w:val="en-US"/>
              </w:rPr>
            </w:pPr>
          </w:p>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0C8AE01E" w14:textId="77777777" w:rsidR="00482DEF" w:rsidRPr="00993273" w:rsidRDefault="00482DEF" w:rsidP="00482DEF">
            <w:pPr>
              <w:ind w:left="720" w:hanging="720"/>
              <w:jc w:val="center"/>
              <w:rPr>
                <w:rFonts w:eastAsia="Times New Roman"/>
                <w:sz w:val="16"/>
                <w:szCs w:val="16"/>
                <w:lang w:val="en-US"/>
              </w:rPr>
            </w:pP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6C4A75B"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#3</w:t>
            </w:r>
          </w:p>
        </w:tc>
      </w:tr>
      <w:tr w:rsidR="00482DEF" w:rsidRPr="00993273" w14:paraId="5E9AC823"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8E02BA3"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7</w:t>
            </w:r>
          </w:p>
        </w:tc>
        <w:tc>
          <w:tcPr>
            <w:tcW w:w="1984" w:type="dxa"/>
            <w:vMerge/>
            <w:tcBorders>
              <w:top w:val="single" w:sz="8" w:space="0" w:color="000000"/>
              <w:left w:val="single" w:sz="8" w:space="0" w:color="000000"/>
              <w:bottom w:val="single" w:sz="8" w:space="0" w:color="000000"/>
              <w:right w:val="single" w:sz="8" w:space="0" w:color="000000"/>
            </w:tcBorders>
            <w:vAlign w:val="center"/>
            <w:hideMark/>
          </w:tcPr>
          <w:p w14:paraId="0AF6D041" w14:textId="77777777" w:rsidR="00482DEF" w:rsidRPr="00993273" w:rsidRDefault="00482DEF" w:rsidP="00482DEF">
            <w:pPr>
              <w:ind w:left="720" w:hanging="720"/>
              <w:jc w:val="center"/>
              <w:rPr>
                <w:rFonts w:eastAsia="Times New Roman"/>
                <w:sz w:val="16"/>
                <w:szCs w:val="16"/>
                <w:lang w:val="en-US"/>
              </w:rPr>
            </w:pPr>
          </w:p>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39A009DB" w14:textId="77777777" w:rsidR="00482DEF" w:rsidRPr="00993273" w:rsidRDefault="00482DEF" w:rsidP="00482DEF">
            <w:pPr>
              <w:ind w:left="720" w:hanging="720"/>
              <w:jc w:val="center"/>
              <w:rPr>
                <w:rFonts w:eastAsia="Times New Roman"/>
                <w:sz w:val="16"/>
                <w:szCs w:val="16"/>
                <w:lang w:val="en-US"/>
              </w:rPr>
            </w:pP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BA6F1E5"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#4</w:t>
            </w:r>
          </w:p>
        </w:tc>
      </w:tr>
      <w:tr w:rsidR="00482DEF" w:rsidRPr="00993273" w14:paraId="7D10654B"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FCE0C5"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8</w:t>
            </w:r>
          </w:p>
        </w:tc>
        <w:tc>
          <w:tcPr>
            <w:tcW w:w="198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A47E1A5"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10-symbol</w:t>
            </w:r>
          </w:p>
        </w:tc>
        <w:tc>
          <w:tcPr>
            <w:tcW w:w="1843"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2A86F59"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hint="eastAsia"/>
                <w:sz w:val="16"/>
                <w:szCs w:val="16"/>
                <w:lang w:val="en-US" w:eastAsia="zh-CN"/>
              </w:rPr>
              <w:t>#</w:t>
            </w:r>
            <w:r w:rsidRPr="00993273">
              <w:rPr>
                <w:rFonts w:eastAsia="Times New Roman"/>
                <w:sz w:val="16"/>
                <w:szCs w:val="16"/>
                <w:lang w:val="en-US"/>
              </w:rPr>
              <w:t>4</w:t>
            </w: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C4A58F"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#1</w:t>
            </w:r>
          </w:p>
        </w:tc>
      </w:tr>
      <w:tr w:rsidR="00482DEF" w:rsidRPr="00993273" w14:paraId="67DBAFE6"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90AE24F"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lastRenderedPageBreak/>
              <w:t>9</w:t>
            </w:r>
          </w:p>
        </w:tc>
        <w:tc>
          <w:tcPr>
            <w:tcW w:w="1984" w:type="dxa"/>
            <w:vMerge/>
            <w:tcBorders>
              <w:top w:val="single" w:sz="8" w:space="0" w:color="000000"/>
              <w:left w:val="single" w:sz="8" w:space="0" w:color="000000"/>
              <w:bottom w:val="single" w:sz="8" w:space="0" w:color="000000"/>
              <w:right w:val="single" w:sz="8" w:space="0" w:color="000000"/>
            </w:tcBorders>
            <w:vAlign w:val="center"/>
            <w:hideMark/>
          </w:tcPr>
          <w:p w14:paraId="3198D87A" w14:textId="77777777" w:rsidR="00482DEF" w:rsidRPr="00993273" w:rsidRDefault="00482DEF" w:rsidP="00482DEF">
            <w:pPr>
              <w:ind w:left="720" w:hanging="720"/>
              <w:jc w:val="center"/>
              <w:rPr>
                <w:rFonts w:eastAsia="Times New Roman"/>
                <w:sz w:val="16"/>
                <w:szCs w:val="16"/>
                <w:lang w:val="en-US"/>
              </w:rPr>
            </w:pPr>
          </w:p>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4FB589D3" w14:textId="77777777" w:rsidR="00482DEF" w:rsidRPr="00993273" w:rsidRDefault="00482DEF" w:rsidP="00482DEF">
            <w:pPr>
              <w:ind w:left="720" w:hanging="720"/>
              <w:jc w:val="center"/>
              <w:rPr>
                <w:rFonts w:eastAsia="Times New Roman"/>
                <w:sz w:val="16"/>
                <w:szCs w:val="16"/>
                <w:lang w:val="en-US"/>
              </w:rPr>
            </w:pP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27544C3"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#2</w:t>
            </w:r>
          </w:p>
        </w:tc>
      </w:tr>
      <w:tr w:rsidR="00482DEF" w:rsidRPr="00993273" w14:paraId="1D1366C9"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1F7FA33"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lastRenderedPageBreak/>
              <w:t>10</w:t>
            </w:r>
          </w:p>
        </w:tc>
        <w:tc>
          <w:tcPr>
            <w:tcW w:w="1984" w:type="dxa"/>
            <w:vMerge/>
            <w:tcBorders>
              <w:top w:val="single" w:sz="8" w:space="0" w:color="000000"/>
              <w:left w:val="single" w:sz="8" w:space="0" w:color="000000"/>
              <w:bottom w:val="single" w:sz="8" w:space="0" w:color="000000"/>
              <w:right w:val="single" w:sz="8" w:space="0" w:color="000000"/>
            </w:tcBorders>
            <w:vAlign w:val="center"/>
            <w:hideMark/>
          </w:tcPr>
          <w:p w14:paraId="514659BB" w14:textId="77777777" w:rsidR="00482DEF" w:rsidRPr="00993273" w:rsidRDefault="00482DEF" w:rsidP="00482DEF">
            <w:pPr>
              <w:ind w:left="720" w:hanging="720"/>
              <w:jc w:val="center"/>
              <w:rPr>
                <w:rFonts w:eastAsia="Times New Roman"/>
                <w:sz w:val="16"/>
                <w:szCs w:val="16"/>
                <w:lang w:val="en-US"/>
              </w:rPr>
            </w:pPr>
          </w:p>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12ED47A8" w14:textId="77777777" w:rsidR="00482DEF" w:rsidRPr="00993273" w:rsidRDefault="00482DEF" w:rsidP="00482DEF">
            <w:pPr>
              <w:ind w:left="720" w:hanging="720"/>
              <w:jc w:val="center"/>
              <w:rPr>
                <w:rFonts w:eastAsia="Times New Roman"/>
                <w:sz w:val="16"/>
                <w:szCs w:val="16"/>
                <w:lang w:val="en-US"/>
              </w:rPr>
            </w:pP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3E2C103"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#3</w:t>
            </w:r>
          </w:p>
        </w:tc>
      </w:tr>
      <w:tr w:rsidR="00482DEF" w:rsidRPr="00993273" w14:paraId="171CD459"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C5AE691"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11</w:t>
            </w:r>
          </w:p>
        </w:tc>
        <w:tc>
          <w:tcPr>
            <w:tcW w:w="1984" w:type="dxa"/>
            <w:vMerge/>
            <w:tcBorders>
              <w:top w:val="single" w:sz="8" w:space="0" w:color="000000"/>
              <w:left w:val="single" w:sz="8" w:space="0" w:color="000000"/>
              <w:bottom w:val="single" w:sz="8" w:space="0" w:color="000000"/>
              <w:right w:val="single" w:sz="8" w:space="0" w:color="000000"/>
            </w:tcBorders>
            <w:vAlign w:val="center"/>
            <w:hideMark/>
          </w:tcPr>
          <w:p w14:paraId="164C0F56" w14:textId="77777777" w:rsidR="00482DEF" w:rsidRPr="00993273" w:rsidRDefault="00482DEF" w:rsidP="00482DEF">
            <w:pPr>
              <w:ind w:left="720" w:hanging="720"/>
              <w:jc w:val="center"/>
              <w:rPr>
                <w:rFonts w:eastAsia="Times New Roman"/>
                <w:sz w:val="16"/>
                <w:szCs w:val="16"/>
                <w:lang w:val="en-US"/>
              </w:rPr>
            </w:pPr>
          </w:p>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7EF514BB" w14:textId="77777777" w:rsidR="00482DEF" w:rsidRPr="00993273" w:rsidRDefault="00482DEF" w:rsidP="00482DEF">
            <w:pPr>
              <w:ind w:left="720" w:hanging="720"/>
              <w:jc w:val="center"/>
              <w:rPr>
                <w:rFonts w:eastAsia="Times New Roman"/>
                <w:sz w:val="16"/>
                <w:szCs w:val="16"/>
                <w:lang w:val="en-US"/>
              </w:rPr>
            </w:pP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B293682"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#4</w:t>
            </w:r>
          </w:p>
        </w:tc>
      </w:tr>
      <w:tr w:rsidR="00482DEF" w:rsidRPr="00993273" w14:paraId="18760FD9"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80B19DF"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12</w:t>
            </w:r>
          </w:p>
        </w:tc>
        <w:tc>
          <w:tcPr>
            <w:tcW w:w="198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CEC5B0C"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14-symbol</w:t>
            </w:r>
          </w:p>
        </w:tc>
        <w:tc>
          <w:tcPr>
            <w:tcW w:w="1843"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26DCFCC"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hint="eastAsia"/>
                <w:sz w:val="16"/>
                <w:szCs w:val="16"/>
                <w:lang w:val="en-US" w:eastAsia="zh-CN"/>
              </w:rPr>
              <w:t>#</w:t>
            </w:r>
            <w:r w:rsidRPr="00993273">
              <w:rPr>
                <w:rFonts w:eastAsia="Times New Roman"/>
                <w:sz w:val="16"/>
                <w:szCs w:val="16"/>
                <w:lang w:val="en-US"/>
              </w:rPr>
              <w:t>0</w:t>
            </w: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C9A971"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#1</w:t>
            </w:r>
          </w:p>
        </w:tc>
      </w:tr>
      <w:tr w:rsidR="00482DEF" w:rsidRPr="00993273" w14:paraId="794113BF"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44AA95D"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13</w:t>
            </w:r>
          </w:p>
        </w:tc>
        <w:tc>
          <w:tcPr>
            <w:tcW w:w="1984" w:type="dxa"/>
            <w:vMerge/>
            <w:tcBorders>
              <w:top w:val="single" w:sz="8" w:space="0" w:color="000000"/>
              <w:left w:val="single" w:sz="8" w:space="0" w:color="000000"/>
              <w:bottom w:val="single" w:sz="8" w:space="0" w:color="000000"/>
              <w:right w:val="single" w:sz="8" w:space="0" w:color="000000"/>
            </w:tcBorders>
            <w:vAlign w:val="center"/>
            <w:hideMark/>
          </w:tcPr>
          <w:p w14:paraId="3F500ABC" w14:textId="77777777" w:rsidR="00482DEF" w:rsidRPr="00993273" w:rsidRDefault="00482DEF" w:rsidP="00482DEF">
            <w:pPr>
              <w:ind w:left="720" w:hanging="720"/>
              <w:jc w:val="center"/>
              <w:rPr>
                <w:rFonts w:eastAsia="Times New Roman"/>
                <w:sz w:val="16"/>
                <w:szCs w:val="16"/>
                <w:lang w:val="en-US"/>
              </w:rPr>
            </w:pPr>
          </w:p>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7CB89FBE" w14:textId="77777777" w:rsidR="00482DEF" w:rsidRPr="00993273" w:rsidRDefault="00482DEF" w:rsidP="00482DEF">
            <w:pPr>
              <w:ind w:left="720" w:hanging="720"/>
              <w:jc w:val="center"/>
              <w:rPr>
                <w:rFonts w:eastAsia="Times New Roman"/>
                <w:sz w:val="16"/>
                <w:szCs w:val="16"/>
                <w:lang w:val="en-US"/>
              </w:rPr>
            </w:pP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1D526DF"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#2</w:t>
            </w:r>
          </w:p>
        </w:tc>
      </w:tr>
      <w:tr w:rsidR="00482DEF" w:rsidRPr="00993273" w14:paraId="7E02442E"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09F8551"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14</w:t>
            </w:r>
          </w:p>
        </w:tc>
        <w:tc>
          <w:tcPr>
            <w:tcW w:w="1984" w:type="dxa"/>
            <w:vMerge/>
            <w:tcBorders>
              <w:top w:val="single" w:sz="8" w:space="0" w:color="000000"/>
              <w:left w:val="single" w:sz="8" w:space="0" w:color="000000"/>
              <w:bottom w:val="single" w:sz="8" w:space="0" w:color="000000"/>
              <w:right w:val="single" w:sz="8" w:space="0" w:color="000000"/>
            </w:tcBorders>
            <w:vAlign w:val="center"/>
            <w:hideMark/>
          </w:tcPr>
          <w:p w14:paraId="12CA42E1" w14:textId="77777777" w:rsidR="00482DEF" w:rsidRPr="00993273" w:rsidRDefault="00482DEF" w:rsidP="00482DEF">
            <w:pPr>
              <w:ind w:left="720" w:hanging="720"/>
              <w:jc w:val="center"/>
              <w:rPr>
                <w:rFonts w:eastAsia="Times New Roman"/>
                <w:sz w:val="16"/>
                <w:szCs w:val="16"/>
                <w:lang w:val="en-US"/>
              </w:rPr>
            </w:pPr>
          </w:p>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74746C08" w14:textId="77777777" w:rsidR="00482DEF" w:rsidRPr="00993273" w:rsidRDefault="00482DEF" w:rsidP="00482DEF">
            <w:pPr>
              <w:ind w:left="720" w:hanging="720"/>
              <w:jc w:val="center"/>
              <w:rPr>
                <w:rFonts w:eastAsia="Times New Roman"/>
                <w:sz w:val="16"/>
                <w:szCs w:val="16"/>
                <w:lang w:val="en-US"/>
              </w:rPr>
            </w:pP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16154E3"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#3</w:t>
            </w:r>
          </w:p>
        </w:tc>
      </w:tr>
      <w:tr w:rsidR="00482DEF" w:rsidRPr="00993273" w14:paraId="34312ED4" w14:textId="77777777" w:rsidTr="00E23E22">
        <w:trPr>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7FE8FFF"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rPr>
              <w:t>15</w:t>
            </w:r>
          </w:p>
        </w:tc>
        <w:tc>
          <w:tcPr>
            <w:tcW w:w="1984" w:type="dxa"/>
            <w:vMerge/>
            <w:tcBorders>
              <w:top w:val="single" w:sz="8" w:space="0" w:color="000000"/>
              <w:left w:val="single" w:sz="8" w:space="0" w:color="000000"/>
              <w:bottom w:val="single" w:sz="8" w:space="0" w:color="000000"/>
              <w:right w:val="single" w:sz="8" w:space="0" w:color="000000"/>
            </w:tcBorders>
            <w:vAlign w:val="center"/>
            <w:hideMark/>
          </w:tcPr>
          <w:p w14:paraId="3BE70A12" w14:textId="77777777" w:rsidR="00482DEF" w:rsidRPr="00993273" w:rsidRDefault="00482DEF" w:rsidP="00482DEF">
            <w:pPr>
              <w:ind w:left="720" w:hanging="720"/>
              <w:jc w:val="center"/>
              <w:rPr>
                <w:rFonts w:eastAsia="Times New Roman"/>
                <w:sz w:val="16"/>
                <w:szCs w:val="16"/>
                <w:lang w:val="en-US"/>
              </w:rPr>
            </w:pPr>
          </w:p>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297A259D" w14:textId="77777777" w:rsidR="00482DEF" w:rsidRPr="00993273" w:rsidRDefault="00482DEF" w:rsidP="00482DEF">
            <w:pPr>
              <w:ind w:left="720" w:hanging="720"/>
              <w:jc w:val="center"/>
              <w:rPr>
                <w:rFonts w:eastAsia="Times New Roman"/>
                <w:sz w:val="16"/>
                <w:szCs w:val="16"/>
                <w:lang w:val="en-US"/>
              </w:rPr>
            </w:pPr>
          </w:p>
        </w:tc>
        <w:tc>
          <w:tcPr>
            <w:tcW w:w="23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E01C00A" w14:textId="77777777" w:rsidR="00482DEF" w:rsidRPr="00993273" w:rsidRDefault="00482DEF" w:rsidP="00482DEF">
            <w:pPr>
              <w:ind w:left="720" w:hanging="720"/>
              <w:jc w:val="center"/>
              <w:rPr>
                <w:rFonts w:eastAsia="Times New Roman"/>
                <w:sz w:val="16"/>
                <w:szCs w:val="16"/>
                <w:lang w:val="en-US"/>
              </w:rPr>
            </w:pPr>
            <w:r w:rsidRPr="00993273">
              <w:rPr>
                <w:rFonts w:eastAsia="Times New Roman"/>
                <w:sz w:val="16"/>
                <w:szCs w:val="16"/>
                <w:lang w:val="en-US" w:eastAsia="zh-CN"/>
              </w:rPr>
              <w:t>O</w:t>
            </w:r>
            <w:r w:rsidRPr="00993273">
              <w:rPr>
                <w:rFonts w:eastAsia="Times New Roman" w:hint="eastAsia"/>
                <w:sz w:val="16"/>
                <w:szCs w:val="16"/>
                <w:lang w:val="en-US" w:eastAsia="zh-CN"/>
              </w:rPr>
              <w:t>ffset #4</w:t>
            </w:r>
          </w:p>
        </w:tc>
      </w:tr>
    </w:tbl>
    <w:p w14:paraId="5DDE43C5" w14:textId="77777777" w:rsidR="00482DEF" w:rsidRPr="00993273" w:rsidRDefault="00482DEF" w:rsidP="00482DEF">
      <w:pPr>
        <w:ind w:left="720" w:hanging="720"/>
        <w:rPr>
          <w:rFonts w:eastAsia="Times New Roman"/>
          <w:sz w:val="16"/>
          <w:szCs w:val="16"/>
        </w:rPr>
      </w:pPr>
    </w:p>
    <w:p w14:paraId="2759D4AA" w14:textId="01804305" w:rsidR="00E2305F" w:rsidRPr="00993273" w:rsidRDefault="00993273" w:rsidP="00E2305F">
      <w:pPr>
        <w:ind w:left="720" w:hanging="720"/>
        <w:rPr>
          <w:b/>
        </w:rPr>
      </w:pPr>
      <w:r w:rsidRPr="00993273">
        <w:rPr>
          <w:b/>
        </w:rPr>
        <w:t>Friday</w:t>
      </w:r>
    </w:p>
    <w:p w14:paraId="5B3AC4A4" w14:textId="4E88293F" w:rsidR="00993273" w:rsidRDefault="00603E09" w:rsidP="00993273">
      <w:pPr>
        <w:ind w:left="720" w:hanging="720"/>
        <w:rPr>
          <w:rFonts w:eastAsia="Times New Roman"/>
          <w:b/>
        </w:rPr>
      </w:pPr>
      <w:hyperlink r:id="rId1669" w:history="1">
        <w:r w:rsidR="00872F98">
          <w:rPr>
            <w:rStyle w:val="Hyperlink"/>
            <w:rFonts w:eastAsia="Times New Roman"/>
            <w:b/>
          </w:rPr>
          <w:t>R1-1805667</w:t>
        </w:r>
      </w:hyperlink>
      <w:r w:rsidR="00993273" w:rsidRPr="00993273">
        <w:rPr>
          <w:rFonts w:eastAsia="Times New Roman"/>
          <w:b/>
        </w:rPr>
        <w:tab/>
        <w:t>Summary of offline discussion on PUCCH resource allocation</w:t>
      </w:r>
      <w:r w:rsidR="00993273" w:rsidRPr="00993273">
        <w:rPr>
          <w:rFonts w:eastAsia="Times New Roman"/>
          <w:b/>
        </w:rPr>
        <w:tab/>
        <w:t>OPPO</w:t>
      </w:r>
    </w:p>
    <w:p w14:paraId="6FC19609" w14:textId="77777777" w:rsidR="00993273" w:rsidRDefault="00993273" w:rsidP="00993273">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637EDDE8" w14:textId="35329922" w:rsidR="00993273" w:rsidRPr="00993273" w:rsidRDefault="00993273" w:rsidP="00993273">
      <w:pPr>
        <w:ind w:left="720" w:hanging="720"/>
        <w:rPr>
          <w:rFonts w:eastAsia="Times New Roman"/>
          <w:b/>
        </w:rPr>
      </w:pPr>
    </w:p>
    <w:p w14:paraId="7896A96E" w14:textId="77777777" w:rsidR="00993273" w:rsidRPr="00993273" w:rsidRDefault="00993273" w:rsidP="00993273">
      <w:pPr>
        <w:ind w:left="720" w:hanging="720"/>
        <w:rPr>
          <w:rFonts w:eastAsia="Times New Roman"/>
        </w:rPr>
      </w:pPr>
      <w:r w:rsidRPr="00993273">
        <w:rPr>
          <w:rFonts w:eastAsia="Times New Roman"/>
          <w:highlight w:val="green"/>
        </w:rPr>
        <w:t>Agreements</w:t>
      </w:r>
      <w:r w:rsidRPr="00993273">
        <w:rPr>
          <w:rFonts w:eastAsia="Times New Roman"/>
        </w:rPr>
        <w:t>:</w:t>
      </w:r>
    </w:p>
    <w:p w14:paraId="46EEE9B4" w14:textId="77777777" w:rsidR="00993273" w:rsidRPr="00993273" w:rsidRDefault="00993273" w:rsidP="00993273">
      <w:pPr>
        <w:ind w:left="720" w:hanging="720"/>
        <w:rPr>
          <w:szCs w:val="20"/>
          <w:lang w:eastAsia="zh-CN"/>
        </w:rPr>
      </w:pPr>
      <w:r w:rsidRPr="00993273">
        <w:rPr>
          <w:szCs w:val="20"/>
        </w:rPr>
        <w:t>For PUCCH resource allocation</w:t>
      </w:r>
      <w:r w:rsidRPr="00993273">
        <w:rPr>
          <w:rFonts w:hint="eastAsia"/>
          <w:szCs w:val="20"/>
          <w:lang w:eastAsia="zh-CN"/>
        </w:rPr>
        <w:t xml:space="preserve"> before</w:t>
      </w:r>
      <w:r w:rsidRPr="00993273">
        <w:rPr>
          <w:szCs w:val="20"/>
        </w:rPr>
        <w:t xml:space="preserve"> a UE has a </w:t>
      </w:r>
      <w:r w:rsidRPr="00993273">
        <w:rPr>
          <w:rFonts w:hint="eastAsia"/>
          <w:szCs w:val="20"/>
        </w:rPr>
        <w:t xml:space="preserve">dedicated </w:t>
      </w:r>
      <w:r w:rsidRPr="00993273">
        <w:rPr>
          <w:szCs w:val="20"/>
        </w:rPr>
        <w:t xml:space="preserve">PUCCH configuration, </w:t>
      </w:r>
    </w:p>
    <w:p w14:paraId="56888B43" w14:textId="77777777" w:rsidR="00993273" w:rsidRPr="00993273" w:rsidRDefault="00993273" w:rsidP="00993273">
      <w:pPr>
        <w:pStyle w:val="ListParagraph"/>
        <w:numPr>
          <w:ilvl w:val="0"/>
          <w:numId w:val="411"/>
        </w:numPr>
        <w:rPr>
          <w:lang w:eastAsia="x-none"/>
        </w:rPr>
      </w:pPr>
      <w:r w:rsidRPr="00993273">
        <w:rPr>
          <w:rFonts w:hint="eastAsia"/>
          <w:lang w:eastAsia="x-none"/>
        </w:rPr>
        <w:t>One RMSI value is used for indicating cell-specific PRB offset = 0 for PUCCH duration = 2, 4, 10</w:t>
      </w:r>
      <w:r w:rsidRPr="00993273">
        <w:rPr>
          <w:lang w:eastAsia="x-none"/>
        </w:rPr>
        <w:t>,</w:t>
      </w:r>
      <w:r w:rsidRPr="00993273">
        <w:rPr>
          <w:rFonts w:hint="eastAsia"/>
          <w:lang w:eastAsia="x-none"/>
        </w:rPr>
        <w:t>14 symbols respectively.</w:t>
      </w:r>
    </w:p>
    <w:p w14:paraId="4F536042" w14:textId="77777777" w:rsidR="00993273" w:rsidRPr="00993273" w:rsidRDefault="00993273" w:rsidP="00993273">
      <w:pPr>
        <w:pStyle w:val="ListParagraph"/>
        <w:numPr>
          <w:ilvl w:val="0"/>
          <w:numId w:val="411"/>
        </w:numPr>
        <w:rPr>
          <w:lang w:eastAsia="x-none"/>
        </w:rPr>
      </w:pPr>
      <w:r w:rsidRPr="00993273">
        <w:rPr>
          <w:lang w:eastAsia="x-none"/>
        </w:rPr>
        <w:t xml:space="preserve">(working assumption) </w:t>
      </w:r>
      <w:r w:rsidRPr="00993273">
        <w:rPr>
          <w:rFonts w:hint="eastAsia"/>
          <w:lang w:eastAsia="x-none"/>
        </w:rPr>
        <w:t xml:space="preserve">One RMSI value is used for indicating cell-specific PRB offset = </w:t>
      </w:r>
      <w:r w:rsidRPr="00993273">
        <w:rPr>
          <w:lang w:eastAsia="x-none"/>
        </w:rPr>
        <w:t>Floor(N</w:t>
      </w:r>
      <w:r w:rsidRPr="00993273">
        <w:rPr>
          <w:rFonts w:hint="eastAsia"/>
          <w:vertAlign w:val="subscript"/>
          <w:lang w:eastAsia="x-none"/>
        </w:rPr>
        <w:t>BWP</w:t>
      </w:r>
      <w:r w:rsidRPr="00993273">
        <w:rPr>
          <w:lang w:eastAsia="x-none"/>
        </w:rPr>
        <w:t>/4)</w:t>
      </w:r>
      <w:r w:rsidRPr="00993273">
        <w:rPr>
          <w:rFonts w:hint="eastAsia"/>
          <w:lang w:eastAsia="x-none"/>
        </w:rPr>
        <w:t xml:space="preserve"> for PUCCH duration = 14 symbols.</w:t>
      </w:r>
    </w:p>
    <w:p w14:paraId="4CA0926D" w14:textId="77777777" w:rsidR="00993273" w:rsidRPr="00993273" w:rsidRDefault="00993273" w:rsidP="00993273">
      <w:pPr>
        <w:pStyle w:val="ListParagraph"/>
        <w:numPr>
          <w:ilvl w:val="1"/>
          <w:numId w:val="411"/>
        </w:numPr>
        <w:rPr>
          <w:lang w:eastAsia="x-none"/>
        </w:rPr>
      </w:pPr>
      <w:r w:rsidRPr="00993273">
        <w:rPr>
          <w:lang w:eastAsia="x-none"/>
        </w:rPr>
        <w:t>N</w:t>
      </w:r>
      <w:r w:rsidRPr="00993273">
        <w:rPr>
          <w:rFonts w:hint="eastAsia"/>
          <w:vertAlign w:val="subscript"/>
          <w:lang w:eastAsia="x-none"/>
        </w:rPr>
        <w:t>BWP</w:t>
      </w:r>
      <w:r w:rsidRPr="00993273">
        <w:rPr>
          <w:lang w:eastAsia="x-none"/>
        </w:rPr>
        <w:t xml:space="preserve"> </w:t>
      </w:r>
      <w:r w:rsidRPr="00993273">
        <w:rPr>
          <w:rFonts w:hint="eastAsia"/>
          <w:lang w:eastAsia="x-none"/>
        </w:rPr>
        <w:t>is the size of initial UL BWP</w:t>
      </w:r>
    </w:p>
    <w:p w14:paraId="471E4041" w14:textId="77777777" w:rsidR="00993273" w:rsidRPr="00993273" w:rsidRDefault="00993273" w:rsidP="00993273">
      <w:pPr>
        <w:ind w:left="720" w:hanging="720"/>
        <w:rPr>
          <w:rFonts w:eastAsia="Times New Roman"/>
        </w:rPr>
      </w:pPr>
    </w:p>
    <w:p w14:paraId="6E93E397" w14:textId="77777777" w:rsidR="00993273" w:rsidRPr="00993273" w:rsidRDefault="00993273" w:rsidP="00993273">
      <w:pPr>
        <w:ind w:left="720" w:hanging="720"/>
        <w:rPr>
          <w:rFonts w:eastAsia="Times New Roman"/>
          <w:szCs w:val="20"/>
        </w:rPr>
      </w:pPr>
      <w:r w:rsidRPr="00993273">
        <w:rPr>
          <w:rFonts w:eastAsia="Times New Roman"/>
          <w:szCs w:val="20"/>
          <w:highlight w:val="green"/>
        </w:rPr>
        <w:t>Agreements</w:t>
      </w:r>
      <w:r w:rsidRPr="00993273">
        <w:rPr>
          <w:rFonts w:eastAsia="Times New Roman"/>
          <w:szCs w:val="20"/>
        </w:rPr>
        <w:t>:</w:t>
      </w:r>
    </w:p>
    <w:p w14:paraId="3A8EF9DD" w14:textId="77777777" w:rsidR="00993273" w:rsidRPr="00993273" w:rsidRDefault="00993273" w:rsidP="00993273">
      <w:pPr>
        <w:ind w:left="720" w:hanging="720"/>
        <w:rPr>
          <w:szCs w:val="20"/>
        </w:rPr>
      </w:pPr>
      <w:r w:rsidRPr="00993273">
        <w:rPr>
          <w:szCs w:val="20"/>
        </w:rPr>
        <w:t>For PUCCH resource allocation</w:t>
      </w:r>
      <w:r w:rsidRPr="00993273">
        <w:rPr>
          <w:rFonts w:hint="eastAsia"/>
          <w:szCs w:val="20"/>
          <w:lang w:eastAsia="zh-CN"/>
        </w:rPr>
        <w:t xml:space="preserve"> before</w:t>
      </w:r>
      <w:r w:rsidRPr="00993273">
        <w:rPr>
          <w:szCs w:val="20"/>
        </w:rPr>
        <w:t xml:space="preserve"> a UE has a </w:t>
      </w:r>
      <w:r w:rsidRPr="00993273">
        <w:rPr>
          <w:rFonts w:hint="eastAsia"/>
          <w:szCs w:val="20"/>
        </w:rPr>
        <w:t xml:space="preserve">dedicated </w:t>
      </w:r>
      <w:r w:rsidRPr="00993273">
        <w:rPr>
          <w:szCs w:val="20"/>
        </w:rPr>
        <w:t xml:space="preserve">PUCCH configuration, </w:t>
      </w:r>
    </w:p>
    <w:p w14:paraId="1A145D3E" w14:textId="77777777" w:rsidR="00993273" w:rsidRPr="00993273" w:rsidRDefault="00993273" w:rsidP="00993273">
      <w:pPr>
        <w:pStyle w:val="ListParagraph"/>
        <w:numPr>
          <w:ilvl w:val="0"/>
          <w:numId w:val="412"/>
        </w:numPr>
        <w:rPr>
          <w:lang w:eastAsia="zh-CN"/>
        </w:rPr>
      </w:pPr>
      <w:r w:rsidRPr="00993273">
        <w:t xml:space="preserve">Up to two sets of </w:t>
      </w:r>
      <w:r w:rsidRPr="00993273">
        <w:rPr>
          <w:rFonts w:hint="eastAsia"/>
        </w:rPr>
        <w:t>initial CS shift indices can be specified for different RMSI values for a specific PUCCH format</w:t>
      </w:r>
    </w:p>
    <w:p w14:paraId="1A49D1B7" w14:textId="77777777" w:rsidR="00993273" w:rsidRPr="00993273" w:rsidRDefault="00993273" w:rsidP="00993273">
      <w:pPr>
        <w:ind w:left="720" w:hanging="720"/>
        <w:rPr>
          <w:rFonts w:eastAsia="Times New Roman"/>
        </w:rPr>
      </w:pPr>
    </w:p>
    <w:p w14:paraId="1CFF2A2E" w14:textId="77777777" w:rsidR="00993273" w:rsidRPr="00993273" w:rsidRDefault="00993273" w:rsidP="00993273">
      <w:pPr>
        <w:ind w:left="720" w:hanging="720"/>
        <w:rPr>
          <w:lang w:eastAsia="x-none"/>
        </w:rPr>
      </w:pPr>
      <w:r w:rsidRPr="00993273">
        <w:rPr>
          <w:highlight w:val="green"/>
          <w:lang w:eastAsia="x-none"/>
        </w:rPr>
        <w:t>Agreements</w:t>
      </w:r>
      <w:r w:rsidRPr="00993273">
        <w:rPr>
          <w:lang w:eastAsia="x-none"/>
        </w:rPr>
        <w:t>:</w:t>
      </w:r>
    </w:p>
    <w:p w14:paraId="0401F23E" w14:textId="55BB384C" w:rsidR="00993273" w:rsidRPr="00993273" w:rsidRDefault="00993273" w:rsidP="00993273">
      <w:pPr>
        <w:ind w:left="720" w:hanging="720"/>
      </w:pPr>
      <w:r w:rsidRPr="00993273">
        <w:rPr>
          <w:rFonts w:eastAsia="Microsoft YaHei"/>
          <w:color w:val="000000"/>
          <w:lang w:eastAsia="zh-CN"/>
        </w:rPr>
        <w:t>For PUCCH resource allocation</w:t>
      </w:r>
      <w:r w:rsidR="00872F98">
        <w:rPr>
          <w:rFonts w:eastAsia="Microsoft YaHei"/>
          <w:color w:val="000000"/>
          <w:lang w:eastAsia="zh-CN"/>
        </w:rPr>
        <w:t xml:space="preserve"> </w:t>
      </w:r>
      <w:r w:rsidRPr="00993273">
        <w:rPr>
          <w:rFonts w:eastAsia="Microsoft YaHei"/>
          <w:color w:val="000000"/>
          <w:lang w:eastAsia="zh-CN"/>
        </w:rPr>
        <w:t>with</w:t>
      </w:r>
      <w:r w:rsidR="00872F98">
        <w:rPr>
          <w:rFonts w:eastAsia="Microsoft YaHei"/>
          <w:color w:val="000000"/>
          <w:lang w:eastAsia="zh-CN"/>
        </w:rPr>
        <w:t xml:space="preserve"> </w:t>
      </w:r>
      <w:r w:rsidRPr="00993273">
        <w:rPr>
          <w:rFonts w:eastAsia="Microsoft YaHei"/>
          <w:i/>
          <w:iCs/>
          <w:color w:val="000000"/>
          <w:lang w:eastAsia="zh-CN"/>
        </w:rPr>
        <w:t>N</w:t>
      </w:r>
      <w:r w:rsidRPr="00993273">
        <w:rPr>
          <w:rFonts w:eastAsia="Microsoft YaHei"/>
          <w:i/>
          <w:iCs/>
          <w:color w:val="000000"/>
          <w:vertAlign w:val="subscript"/>
          <w:lang w:eastAsia="zh-CN"/>
        </w:rPr>
        <w:t>UCI</w:t>
      </w:r>
      <w:r w:rsidRPr="00993273">
        <w:rPr>
          <w:rFonts w:ascii="SimSun" w:hAnsi="SimSun" w:cs="SimSun" w:hint="eastAsia"/>
          <w:color w:val="000000"/>
          <w:lang w:val="en-US" w:eastAsia="zh-CN"/>
        </w:rPr>
        <w:t>≤</w:t>
      </w:r>
      <w:r w:rsidRPr="00993273">
        <w:rPr>
          <w:rFonts w:eastAsia="Microsoft YaHei"/>
          <w:color w:val="000000"/>
          <w:lang w:eastAsia="zh-CN"/>
        </w:rPr>
        <w:t>2</w:t>
      </w:r>
      <w:r w:rsidR="00872F98">
        <w:rPr>
          <w:rFonts w:eastAsia="Microsoft YaHei"/>
          <w:color w:val="000000"/>
          <w:lang w:eastAsia="zh-CN"/>
        </w:rPr>
        <w:t xml:space="preserve"> </w:t>
      </w:r>
      <w:r w:rsidRPr="00993273">
        <w:rPr>
          <w:rFonts w:eastAsia="Microsoft YaHei"/>
          <w:color w:val="000000"/>
          <w:lang w:eastAsia="zh-CN"/>
        </w:rPr>
        <w:t>after a UE has a dedicated PUCCH configuration,</w:t>
      </w:r>
      <w:r w:rsidR="00872F98">
        <w:rPr>
          <w:rFonts w:eastAsia="Microsoft YaHei"/>
          <w:color w:val="000000"/>
          <w:lang w:eastAsia="zh-CN"/>
        </w:rPr>
        <w:t xml:space="preserve"> </w:t>
      </w:r>
      <w:r w:rsidRPr="00993273">
        <w:rPr>
          <w:rFonts w:eastAsia="Microsoft YaHei"/>
          <w:color w:val="000000"/>
          <w:lang w:eastAsia="zh-CN"/>
        </w:rPr>
        <w:t>when &gt;8 resources are configured,</w:t>
      </w:r>
    </w:p>
    <w:p w14:paraId="59B6EB98" w14:textId="77777777" w:rsidR="00993273" w:rsidRPr="00993273" w:rsidRDefault="00993273" w:rsidP="00993273">
      <w:pPr>
        <w:pStyle w:val="ListParagraph"/>
        <w:numPr>
          <w:ilvl w:val="0"/>
          <w:numId w:val="412"/>
        </w:numPr>
      </w:pPr>
      <w:r w:rsidRPr="00993273">
        <w:t xml:space="preserve">Adopt </w:t>
      </w:r>
      <w:r w:rsidRPr="00993273">
        <w:rPr>
          <w:rFonts w:hint="eastAsia"/>
          <w:lang w:eastAsia="zh-CN"/>
        </w:rPr>
        <w:t xml:space="preserve">the </w:t>
      </w:r>
      <w:r w:rsidRPr="00993273">
        <w:t>following</w:t>
      </w:r>
      <w:r w:rsidRPr="00993273">
        <w:rPr>
          <w:rFonts w:hint="eastAsia"/>
          <w:lang w:eastAsia="zh-CN"/>
        </w:rPr>
        <w:t xml:space="preserve"> equation </w:t>
      </w:r>
      <w:r w:rsidRPr="00993273">
        <w:t xml:space="preserve">for 38.213 subclause </w:t>
      </w:r>
      <w:r w:rsidRPr="00993273">
        <w:rPr>
          <w:rFonts w:hint="eastAsia"/>
          <w:lang w:eastAsia="zh-CN"/>
        </w:rPr>
        <w:t>9</w:t>
      </w:r>
      <w:r w:rsidRPr="00993273">
        <w:t>.</w:t>
      </w:r>
      <w:r w:rsidRPr="00993273">
        <w:rPr>
          <w:rFonts w:hint="eastAsia"/>
          <w:lang w:eastAsia="zh-CN"/>
        </w:rPr>
        <w:t xml:space="preserve">2.3 for </w:t>
      </w:r>
      <w:r w:rsidRPr="00993273">
        <w:t xml:space="preserve">resource index </w:t>
      </w:r>
      <w:r w:rsidRPr="00993273">
        <w:rPr>
          <w:i/>
        </w:rPr>
        <w:t>r</w:t>
      </w:r>
      <w:r w:rsidRPr="00993273">
        <w:t xml:space="preserve"> within the resource set:</w:t>
      </w:r>
    </w:p>
    <w:p w14:paraId="59791377" w14:textId="77777777" w:rsidR="00993273" w:rsidRPr="00993273" w:rsidRDefault="00993273" w:rsidP="00993273">
      <w:pPr>
        <w:ind w:left="720" w:hanging="720"/>
        <w:jc w:val="both"/>
        <w:rPr>
          <w:lang w:eastAsia="zh-CN"/>
        </w:rPr>
      </w:pPr>
      <w:bookmarkStart w:id="544" w:name="_Ref500241945"/>
      <w:bookmarkStart w:id="545" w:name="_Toc510987662"/>
    </w:p>
    <w:bookmarkEnd w:id="544"/>
    <w:bookmarkEnd w:id="545"/>
    <w:p w14:paraId="14EC8FA1" w14:textId="5E51133D" w:rsidR="00993273" w:rsidRPr="00993273" w:rsidRDefault="00603E09" w:rsidP="00993273">
      <w:pPr>
        <w:ind w:left="720" w:hanging="720"/>
        <w:rPr>
          <w:color w:val="FF0000"/>
        </w:rPr>
      </w:pPr>
      <m:oMathPara>
        <m:oMath>
          <m:sSub>
            <m:sSubPr>
              <m:ctrlPr>
                <w:rPr>
                  <w:rFonts w:ascii="Cambria Math" w:hAnsi="Cambria Math"/>
                  <w:i/>
                  <w:color w:val="FF0000"/>
                </w:rPr>
              </m:ctrlPr>
            </m:sSubPr>
            <m:e>
              <m:r>
                <w:rPr>
                  <w:rFonts w:ascii="Cambria Math" w:hAnsi="Cambria Math"/>
                  <w:color w:val="FF0000"/>
                </w:rPr>
                <m:t>r=</m:t>
              </m:r>
              <m:d>
                <m:dPr>
                  <m:begChr m:val="{"/>
                  <m:endChr m:val=""/>
                  <m:ctrlPr>
                    <w:rPr>
                      <w:rFonts w:ascii="Cambria Math" w:hAnsi="Cambria Math"/>
                      <w:i/>
                      <w:iCs/>
                      <w:color w:val="FF0000"/>
                    </w:rPr>
                  </m:ctrlPr>
                </m:dPr>
                <m:e>
                  <m:m>
                    <m:mPr>
                      <m:mcs>
                        <m:mc>
                          <m:mcPr>
                            <m:count m:val="2"/>
                            <m:mcJc m:val="center"/>
                          </m:mcPr>
                        </m:mc>
                      </m:mcs>
                      <m:ctrlPr>
                        <w:rPr>
                          <w:rFonts w:ascii="Cambria Math" w:hAnsi="Cambria Math"/>
                          <w:i/>
                          <w:iCs/>
                          <w:color w:val="FF0000"/>
                        </w:rPr>
                      </m:ctrlPr>
                    </m:mPr>
                    <m:mr>
                      <m:e>
                        <m:r>
                          <w:rPr>
                            <w:rFonts w:ascii="Cambria Math" w:hAnsi="Cambria Math"/>
                            <w:color w:val="FF0000"/>
                            <w:lang w:val="de-DE"/>
                          </w:rPr>
                          <m:t xml:space="preserve"> </m:t>
                        </m:r>
                        <m:r>
                          <w:rPr>
                            <w:rFonts w:ascii="Cambria Math" w:hAnsi="Cambria Math"/>
                            <w:color w:val="FF0000"/>
                          </w:rPr>
                          <m:t>m*</m:t>
                        </m:r>
                        <m:d>
                          <m:dPr>
                            <m:begChr m:val="⌈"/>
                            <m:endChr m:val="⌉"/>
                            <m:ctrlPr>
                              <w:rPr>
                                <w:rFonts w:ascii="Cambria Math" w:hAnsi="Cambria Math"/>
                                <w:i/>
                                <w:iCs/>
                                <w:color w:val="FF0000"/>
                              </w:rPr>
                            </m:ctrlPr>
                          </m:dPr>
                          <m:e>
                            <m:f>
                              <m:fPr>
                                <m:ctrlPr>
                                  <w:rPr>
                                    <w:rFonts w:ascii="Cambria Math" w:hAnsi="Cambria Math"/>
                                    <w:i/>
                                    <w:iCs/>
                                    <w:color w:val="FF0000"/>
                                  </w:rPr>
                                </m:ctrlPr>
                              </m:fPr>
                              <m:num>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PUCCH</m:t>
                                    </m:r>
                                  </m:sub>
                                </m:sSub>
                              </m:num>
                              <m:den>
                                <m:r>
                                  <w:rPr>
                                    <w:rFonts w:ascii="Cambria Math" w:hAnsi="Cambria Math"/>
                                    <w:color w:val="FF0000"/>
                                  </w:rPr>
                                  <m:t>8</m:t>
                                </m:r>
                              </m:den>
                            </m:f>
                          </m:e>
                        </m:d>
                        <m:r>
                          <w:rPr>
                            <w:rFonts w:ascii="Cambria Math" w:hAnsi="Cambria Math"/>
                            <w:color w:val="FF0000"/>
                          </w:rPr>
                          <m:t>+</m:t>
                        </m:r>
                        <m:d>
                          <m:dPr>
                            <m:begChr m:val="⌊"/>
                            <m:endChr m:val="⌋"/>
                            <m:ctrlPr>
                              <w:rPr>
                                <w:rFonts w:ascii="Cambria Math" w:hAnsi="Cambria Math"/>
                                <w:i/>
                                <w:iCs/>
                                <w:color w:val="FF0000"/>
                              </w:rPr>
                            </m:ctrlPr>
                          </m:dPr>
                          <m:e>
                            <m:f>
                              <m:fPr>
                                <m:ctrlPr>
                                  <w:rPr>
                                    <w:rFonts w:ascii="Cambria Math" w:hAnsi="Cambria Math"/>
                                    <w:i/>
                                    <w:iCs/>
                                    <w:color w:val="FF0000"/>
                                  </w:rPr>
                                </m:ctrlPr>
                              </m:fPr>
                              <m:num>
                                <m:sSub>
                                  <m:sSubPr>
                                    <m:ctrlPr>
                                      <w:rPr>
                                        <w:rFonts w:ascii="Cambria Math" w:hAnsi="Cambria Math"/>
                                        <w:i/>
                                        <w:iCs/>
                                        <w:color w:val="FF0000"/>
                                      </w:rPr>
                                    </m:ctrlPr>
                                  </m:sSubPr>
                                  <m:e>
                                    <m:r>
                                      <w:rPr>
                                        <w:rFonts w:ascii="Cambria Math" w:hAnsi="Cambria Math"/>
                                        <w:color w:val="FF0000"/>
                                      </w:rPr>
                                      <m:t>CCE</m:t>
                                    </m:r>
                                  </m:e>
                                  <m:sub>
                                    <m:r>
                                      <w:rPr>
                                        <w:rFonts w:ascii="Cambria Math" w:hAnsi="Cambria Math"/>
                                        <w:color w:val="FF0000"/>
                                      </w:rPr>
                                      <m:t>start</m:t>
                                    </m:r>
                                  </m:sub>
                                </m:sSub>
                                <m:d>
                                  <m:dPr>
                                    <m:begChr m:val="⌈"/>
                                    <m:endChr m:val="⌉"/>
                                    <m:ctrlPr>
                                      <w:rPr>
                                        <w:rFonts w:ascii="Cambria Math" w:hAnsi="Cambria Math"/>
                                        <w:i/>
                                        <w:iCs/>
                                        <w:color w:val="FF0000"/>
                                      </w:rPr>
                                    </m:ctrlPr>
                                  </m:dPr>
                                  <m:e>
                                    <m:f>
                                      <m:fPr>
                                        <m:type m:val="lin"/>
                                        <m:ctrlPr>
                                          <w:rPr>
                                            <w:rFonts w:ascii="Cambria Math" w:hAnsi="Cambria Math"/>
                                            <w:i/>
                                            <w:iCs/>
                                            <w:color w:val="FF0000"/>
                                          </w:rPr>
                                        </m:ctrlPr>
                                      </m:fPr>
                                      <m:num>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PUCCH</m:t>
                                            </m:r>
                                          </m:sub>
                                        </m:sSub>
                                      </m:num>
                                      <m:den>
                                        <m:r>
                                          <w:rPr>
                                            <w:rFonts w:ascii="Cambria Math" w:hAnsi="Cambria Math"/>
                                            <w:color w:val="FF0000"/>
                                          </w:rPr>
                                          <m:t>8</m:t>
                                        </m:r>
                                      </m:den>
                                    </m:f>
                                  </m:e>
                                </m:d>
                              </m:num>
                              <m:den>
                                <m:sSub>
                                  <m:sSubPr>
                                    <m:ctrlPr>
                                      <w:rPr>
                                        <w:rFonts w:ascii="Cambria Math" w:hAnsi="Cambria Math"/>
                                        <w:i/>
                                        <w:iCs/>
                                        <w:color w:val="FF0000"/>
                                      </w:rPr>
                                    </m:ctrlPr>
                                  </m:sSubPr>
                                  <m:e>
                                    <m:r>
                                      <w:rPr>
                                        <w:rFonts w:ascii="Cambria Math" w:hAnsi="Cambria Math"/>
                                        <w:color w:val="FF0000"/>
                                      </w:rPr>
                                      <m:t>N</m:t>
                                    </m:r>
                                  </m:e>
                                  <m:sub>
                                    <m:r>
                                      <w:rPr>
                                        <w:rFonts w:ascii="Cambria Math" w:hAnsi="Cambria Math"/>
                                        <w:color w:val="FF0000"/>
                                      </w:rPr>
                                      <m:t>CCE,p</m:t>
                                    </m:r>
                                  </m:sub>
                                </m:sSub>
                              </m:den>
                            </m:f>
                          </m:e>
                        </m:d>
                      </m:e>
                      <m:e>
                        <m:r>
                          <w:rPr>
                            <w:rFonts w:ascii="Cambria Math" w:hAnsi="Cambria Math"/>
                            <w:color w:val="FF0000"/>
                          </w:rPr>
                          <m:t>if m&lt;</m:t>
                        </m:r>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PUCCH</m:t>
                            </m:r>
                          </m:sub>
                        </m:sSub>
                        <m:r>
                          <w:rPr>
                            <w:rFonts w:ascii="Cambria Math" w:hAnsi="Cambria Math"/>
                            <w:color w:val="FF0000"/>
                            <w:lang w:val="de-DE"/>
                          </w:rPr>
                          <m:t xml:space="preserve"> </m:t>
                        </m:r>
                        <m:r>
                          <m:rPr>
                            <m:sty m:val="p"/>
                          </m:rPr>
                          <w:rPr>
                            <w:rFonts w:ascii="Cambria Math" w:hAnsi="Cambria Math"/>
                            <w:color w:val="FF0000"/>
                          </w:rPr>
                          <m:t>mod</m:t>
                        </m:r>
                        <m:r>
                          <w:rPr>
                            <w:rFonts w:ascii="Cambria Math" w:hAnsi="Cambria Math"/>
                            <w:color w:val="FF0000"/>
                          </w:rPr>
                          <m:t xml:space="preserve"> 8</m:t>
                        </m:r>
                      </m:e>
                    </m:mr>
                    <m:mr>
                      <m:e>
                        <m:r>
                          <w:rPr>
                            <w:rFonts w:ascii="Cambria Math" w:hAnsi="Cambria Math"/>
                            <w:color w:val="FF0000"/>
                          </w:rPr>
                          <m:t>m*</m:t>
                        </m:r>
                        <m:d>
                          <m:dPr>
                            <m:begChr m:val="⌊"/>
                            <m:endChr m:val="⌋"/>
                            <m:ctrlPr>
                              <w:rPr>
                                <w:rFonts w:ascii="Cambria Math" w:hAnsi="Cambria Math"/>
                                <w:i/>
                                <w:iCs/>
                                <w:color w:val="FF0000"/>
                              </w:rPr>
                            </m:ctrlPr>
                          </m:dPr>
                          <m:e>
                            <m:f>
                              <m:fPr>
                                <m:ctrlPr>
                                  <w:rPr>
                                    <w:rFonts w:ascii="Cambria Math" w:hAnsi="Cambria Math"/>
                                    <w:i/>
                                    <w:iCs/>
                                    <w:color w:val="FF0000"/>
                                  </w:rPr>
                                </m:ctrlPr>
                              </m:fPr>
                              <m:num>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PUCCH</m:t>
                                    </m:r>
                                  </m:sub>
                                </m:sSub>
                              </m:num>
                              <m:den>
                                <m:r>
                                  <w:rPr>
                                    <w:rFonts w:ascii="Cambria Math" w:hAnsi="Cambria Math"/>
                                    <w:color w:val="FF0000"/>
                                  </w:rPr>
                                  <m:t>8</m:t>
                                </m:r>
                              </m:den>
                            </m:f>
                          </m:e>
                        </m:d>
                        <m:r>
                          <w:rPr>
                            <w:rFonts w:ascii="Cambria Math" w:hAnsi="Cambria Math"/>
                            <w:color w:val="FF0000"/>
                          </w:rPr>
                          <m:t>+</m:t>
                        </m:r>
                        <m:d>
                          <m:dPr>
                            <m:ctrlPr>
                              <w:rPr>
                                <w:rFonts w:ascii="Cambria Math" w:hAnsi="Cambria Math"/>
                                <w:i/>
                                <w:iCs/>
                                <w:color w:val="FF0000"/>
                              </w:rPr>
                            </m:ctrlPr>
                          </m:dPr>
                          <m:e>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PUCCH</m:t>
                                </m:r>
                              </m:sub>
                            </m:sSub>
                            <m:r>
                              <w:rPr>
                                <w:rFonts w:ascii="Cambria Math" w:hAnsi="Cambria Math"/>
                                <w:color w:val="FF0000"/>
                                <w:lang w:val="de-DE"/>
                              </w:rPr>
                              <m:t xml:space="preserve"> </m:t>
                            </m:r>
                            <m:r>
                              <m:rPr>
                                <m:sty m:val="p"/>
                              </m:rPr>
                              <w:rPr>
                                <w:rFonts w:ascii="Cambria Math" w:hAnsi="Cambria Math"/>
                                <w:color w:val="FF0000"/>
                              </w:rPr>
                              <m:t>mod</m:t>
                            </m:r>
                            <m:r>
                              <w:rPr>
                                <w:rFonts w:ascii="Cambria Math" w:hAnsi="Cambria Math"/>
                                <w:color w:val="FF0000"/>
                              </w:rPr>
                              <m:t xml:space="preserve"> 8</m:t>
                            </m:r>
                          </m:e>
                        </m:d>
                        <m:r>
                          <w:rPr>
                            <w:rFonts w:ascii="Cambria Math" w:hAnsi="Cambria Math"/>
                            <w:color w:val="FF0000"/>
                          </w:rPr>
                          <m:t>+</m:t>
                        </m:r>
                        <m:d>
                          <m:dPr>
                            <m:begChr m:val="⌊"/>
                            <m:endChr m:val="⌋"/>
                            <m:ctrlPr>
                              <w:rPr>
                                <w:rFonts w:ascii="Cambria Math" w:hAnsi="Cambria Math"/>
                                <w:i/>
                                <w:iCs/>
                                <w:color w:val="FF0000"/>
                              </w:rPr>
                            </m:ctrlPr>
                          </m:dPr>
                          <m:e>
                            <m:f>
                              <m:fPr>
                                <m:ctrlPr>
                                  <w:rPr>
                                    <w:rFonts w:ascii="Cambria Math" w:hAnsi="Cambria Math"/>
                                    <w:i/>
                                    <w:iCs/>
                                    <w:color w:val="FF0000"/>
                                  </w:rPr>
                                </m:ctrlPr>
                              </m:fPr>
                              <m:num>
                                <m:sSub>
                                  <m:sSubPr>
                                    <m:ctrlPr>
                                      <w:rPr>
                                        <w:rFonts w:ascii="Cambria Math" w:hAnsi="Cambria Math"/>
                                        <w:i/>
                                        <w:iCs/>
                                        <w:color w:val="FF0000"/>
                                      </w:rPr>
                                    </m:ctrlPr>
                                  </m:sSubPr>
                                  <m:e>
                                    <m:r>
                                      <w:rPr>
                                        <w:rFonts w:ascii="Cambria Math" w:hAnsi="Cambria Math"/>
                                        <w:color w:val="FF0000"/>
                                      </w:rPr>
                                      <m:t>CCE</m:t>
                                    </m:r>
                                  </m:e>
                                  <m:sub>
                                    <m:r>
                                      <w:rPr>
                                        <w:rFonts w:ascii="Cambria Math" w:hAnsi="Cambria Math"/>
                                        <w:color w:val="FF0000"/>
                                      </w:rPr>
                                      <m:t>start</m:t>
                                    </m:r>
                                  </m:sub>
                                </m:sSub>
                                <m:d>
                                  <m:dPr>
                                    <m:begChr m:val="⌊"/>
                                    <m:endChr m:val="⌋"/>
                                    <m:ctrlPr>
                                      <w:rPr>
                                        <w:rFonts w:ascii="Cambria Math" w:hAnsi="Cambria Math"/>
                                        <w:i/>
                                        <w:iCs/>
                                        <w:color w:val="FF0000"/>
                                      </w:rPr>
                                    </m:ctrlPr>
                                  </m:dPr>
                                  <m:e>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PUCCH</m:t>
                                        </m:r>
                                      </m:sub>
                                    </m:sSub>
                                    <m:r>
                                      <w:rPr>
                                        <w:rFonts w:ascii="Cambria Math" w:hAnsi="Cambria Math"/>
                                        <w:color w:val="FF0000"/>
                                      </w:rPr>
                                      <m:t>/8</m:t>
                                    </m:r>
                                  </m:e>
                                </m:d>
                              </m:num>
                              <m:den>
                                <m:sSub>
                                  <m:sSubPr>
                                    <m:ctrlPr>
                                      <w:rPr>
                                        <w:rFonts w:ascii="Cambria Math" w:hAnsi="Cambria Math"/>
                                        <w:i/>
                                        <w:iCs/>
                                        <w:color w:val="FF0000"/>
                                      </w:rPr>
                                    </m:ctrlPr>
                                  </m:sSubPr>
                                  <m:e>
                                    <m:r>
                                      <w:rPr>
                                        <w:rFonts w:ascii="Cambria Math" w:hAnsi="Cambria Math"/>
                                        <w:color w:val="FF0000"/>
                                      </w:rPr>
                                      <m:t>N</m:t>
                                    </m:r>
                                  </m:e>
                                  <m:sub>
                                    <m:r>
                                      <w:rPr>
                                        <w:rFonts w:ascii="Cambria Math" w:hAnsi="Cambria Math"/>
                                        <w:color w:val="FF0000"/>
                                      </w:rPr>
                                      <m:t>CCE,p</m:t>
                                    </m:r>
                                  </m:sub>
                                </m:sSub>
                              </m:den>
                            </m:f>
                          </m:e>
                        </m:d>
                      </m:e>
                      <m:e>
                        <m:r>
                          <w:rPr>
                            <w:rFonts w:ascii="Cambria Math" w:hAnsi="Cambria Math"/>
                            <w:color w:val="FF0000"/>
                          </w:rPr>
                          <m:t>if m ≥</m:t>
                        </m:r>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PUCCH</m:t>
                            </m:r>
                          </m:sub>
                        </m:sSub>
                        <m:r>
                          <w:rPr>
                            <w:rFonts w:ascii="Cambria Math" w:hAnsi="Cambria Math"/>
                            <w:color w:val="FF0000"/>
                            <w:lang w:val="de-DE"/>
                          </w:rPr>
                          <m:t xml:space="preserve"> </m:t>
                        </m:r>
                        <m:r>
                          <m:rPr>
                            <m:sty m:val="p"/>
                          </m:rPr>
                          <w:rPr>
                            <w:rFonts w:ascii="Cambria Math" w:hAnsi="Cambria Math"/>
                            <w:color w:val="FF0000"/>
                          </w:rPr>
                          <m:t>mod</m:t>
                        </m:r>
                        <m:r>
                          <w:rPr>
                            <w:rFonts w:ascii="Cambria Math" w:hAnsi="Cambria Math"/>
                            <w:color w:val="FF0000"/>
                          </w:rPr>
                          <m:t xml:space="preserve"> 8</m:t>
                        </m:r>
                      </m:e>
                    </m:mr>
                  </m:m>
                </m:e>
              </m:d>
            </m:e>
            <m:sub/>
          </m:sSub>
        </m:oMath>
      </m:oMathPara>
    </w:p>
    <w:p w14:paraId="524ECD55" w14:textId="25D7CCB7" w:rsidR="00993273" w:rsidRPr="00993273" w:rsidRDefault="00993273" w:rsidP="00993273">
      <w:pPr>
        <w:ind w:left="720" w:hanging="720"/>
        <w:rPr>
          <w:color w:val="FF0000"/>
          <w:u w:val="single"/>
        </w:rPr>
      </w:pPr>
      <w:r w:rsidRPr="00993273">
        <w:rPr>
          <w:color w:val="FF0000"/>
          <w:u w:val="single"/>
        </w:rPr>
        <w:t xml:space="preserve">Where, </w:t>
      </w:r>
      <w:r w:rsidRPr="00993273">
        <w:rPr>
          <w:i/>
          <w:color w:val="FF0000"/>
          <w:u w:val="single"/>
        </w:rPr>
        <w:t>m</w:t>
      </w:r>
      <w:r w:rsidRPr="00993273">
        <w:rPr>
          <w:color w:val="FF0000"/>
          <w:u w:val="single"/>
        </w:rPr>
        <w:t xml:space="preserve"> is the PUCCH resource indicator field value, </w:t>
      </w:r>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PUCCH</m:t>
            </m:r>
          </m:sub>
        </m:sSub>
      </m:oMath>
      <w:r w:rsidRPr="00993273">
        <w:rPr>
          <w:color w:val="FF0000"/>
          <w:u w:val="single"/>
        </w:rPr>
        <w:t xml:space="preserve"> is the</w:t>
      </w:r>
      <w:r w:rsidRPr="00993273">
        <w:rPr>
          <w:rFonts w:hint="eastAsia"/>
          <w:color w:val="FF0000"/>
          <w:u w:val="single"/>
          <w:lang w:eastAsia="zh-CN"/>
        </w:rPr>
        <w:t xml:space="preserve"> number</w:t>
      </w:r>
      <w:r w:rsidRPr="00993273">
        <w:rPr>
          <w:color w:val="FF0000"/>
          <w:u w:val="single"/>
        </w:rPr>
        <w:t xml:space="preserve"> of the PUCCH resource</w:t>
      </w:r>
      <w:r w:rsidRPr="00993273">
        <w:rPr>
          <w:rFonts w:hint="eastAsia"/>
          <w:color w:val="FF0000"/>
          <w:u w:val="single"/>
          <w:lang w:eastAsia="zh-CN"/>
        </w:rPr>
        <w:t>s</w:t>
      </w:r>
      <w:r w:rsidRPr="00993273">
        <w:rPr>
          <w:color w:val="FF0000"/>
          <w:u w:val="single"/>
        </w:rPr>
        <w:t xml:space="preserve"> given by higher layer parameter </w:t>
      </w:r>
      <w:r w:rsidRPr="00993273">
        <w:rPr>
          <w:i/>
          <w:iCs/>
          <w:color w:val="FF0000"/>
          <w:u w:val="single"/>
        </w:rPr>
        <w:t>maxNrofPUCCH-ResourcesPerSet</w:t>
      </w:r>
      <w:r w:rsidRPr="00993273">
        <w:rPr>
          <w:rFonts w:hint="eastAsia"/>
          <w:i/>
          <w:iCs/>
          <w:color w:val="FF0000"/>
          <w:u w:val="single"/>
          <w:lang w:eastAsia="zh-CN"/>
        </w:rPr>
        <w:t>.</w:t>
      </w:r>
      <w:r w:rsidRPr="00993273">
        <w:rPr>
          <w:color w:val="FF0000"/>
          <w:u w:val="single"/>
        </w:rPr>
        <w:t xml:space="preserve"> </w:t>
      </w:r>
      <w:r w:rsidRPr="00993273">
        <w:rPr>
          <w:rFonts w:eastAsia="Times New Roman" w:hint="eastAsia"/>
          <w:i/>
          <w:color w:val="FF0000"/>
          <w:u w:val="single"/>
          <w:lang w:eastAsia="zh-CN"/>
        </w:rPr>
        <w:t>CCE</w:t>
      </w:r>
      <w:r w:rsidRPr="00993273">
        <w:rPr>
          <w:rFonts w:eastAsia="Times New Roman" w:hint="eastAsia"/>
          <w:i/>
          <w:color w:val="FF0000"/>
          <w:u w:val="single"/>
          <w:vertAlign w:val="subscript"/>
          <w:lang w:eastAsia="zh-CN"/>
        </w:rPr>
        <w:t>start</w:t>
      </w:r>
      <w:r w:rsidRPr="00993273">
        <w:rPr>
          <w:rFonts w:eastAsia="Times New Roman" w:hint="eastAsia"/>
          <w:color w:val="FF0000"/>
          <w:u w:val="single"/>
          <w:lang w:eastAsia="zh-CN"/>
        </w:rPr>
        <w:t xml:space="preserve"> is</w:t>
      </w:r>
      <w:r w:rsidRPr="00993273">
        <w:rPr>
          <w:rFonts w:eastAsia="Times New Roman"/>
          <w:color w:val="FF0000"/>
          <w:u w:val="single"/>
          <w:lang w:eastAsia="zh-CN"/>
        </w:rPr>
        <w:t xml:space="preserve"> the starting CCE index of the last received DCI within the ACK bundling window</w:t>
      </w:r>
      <w:r w:rsidRPr="00993273">
        <w:rPr>
          <w:color w:val="FF0000"/>
          <w:u w:val="single"/>
        </w:rPr>
        <w:t xml:space="preserve">, </w:t>
      </w:r>
      <w:r w:rsidRPr="00993273">
        <w:rPr>
          <w:rFonts w:eastAsia="Times New Roman"/>
          <w:color w:val="FF0000"/>
          <w:u w:val="single"/>
          <w:lang w:eastAsia="zh-CN"/>
        </w:rPr>
        <w:t xml:space="preserve">In case of CA, </w:t>
      </w:r>
      <w:r w:rsidRPr="00993273">
        <w:rPr>
          <w:rFonts w:eastAsia="Times New Roman" w:hint="eastAsia"/>
          <w:i/>
          <w:color w:val="FF0000"/>
          <w:u w:val="single"/>
          <w:lang w:eastAsia="zh-CN"/>
        </w:rPr>
        <w:t>CCE</w:t>
      </w:r>
      <w:r w:rsidRPr="00993273">
        <w:rPr>
          <w:rFonts w:eastAsia="Times New Roman" w:hint="eastAsia"/>
          <w:i/>
          <w:color w:val="FF0000"/>
          <w:u w:val="single"/>
          <w:vertAlign w:val="subscript"/>
          <w:lang w:eastAsia="zh-CN"/>
        </w:rPr>
        <w:t>start</w:t>
      </w:r>
      <w:r w:rsidRPr="00993273">
        <w:rPr>
          <w:rFonts w:eastAsia="Times New Roman"/>
          <w:color w:val="FF0000"/>
          <w:u w:val="single"/>
          <w:lang w:eastAsia="zh-CN"/>
        </w:rPr>
        <w:t xml:space="preserve"> is the starting CCE index of the DCI received on the CC with the</w:t>
      </w:r>
      <w:r w:rsidRPr="00993273">
        <w:rPr>
          <w:rFonts w:eastAsia="Times New Roman" w:hint="eastAsia"/>
          <w:color w:val="FF0000"/>
          <w:u w:val="single"/>
          <w:lang w:eastAsia="zh-CN"/>
        </w:rPr>
        <w:t xml:space="preserve"> larg</w:t>
      </w:r>
      <w:r w:rsidRPr="00993273">
        <w:rPr>
          <w:rFonts w:eastAsia="Times New Roman"/>
          <w:color w:val="FF0000"/>
          <w:u w:val="single"/>
          <w:lang w:eastAsia="zh-CN"/>
        </w:rPr>
        <w:t>est CC index in the last slot where a DCI is received within the ACK bundling window</w:t>
      </w:r>
      <w:r w:rsidRPr="00993273">
        <w:rPr>
          <w:color w:val="FF0000"/>
          <w:u w:val="single"/>
        </w:rPr>
        <w:t xml:space="preserve"> </w:t>
      </w:r>
      <w:r w:rsidRPr="00993273">
        <w:rPr>
          <w:rFonts w:hint="eastAsia"/>
          <w:color w:val="FF0000"/>
          <w:u w:val="single"/>
          <w:lang w:eastAsia="zh-CN"/>
        </w:rPr>
        <w:t>. A</w:t>
      </w:r>
      <w:r w:rsidRPr="00993273">
        <w:rPr>
          <w:color w:val="FF0000"/>
          <w:u w:val="single"/>
        </w:rPr>
        <w:t xml:space="preserve">nd </w:t>
      </w:r>
      <m:oMath>
        <m:sSub>
          <m:sSubPr>
            <m:ctrlPr>
              <w:rPr>
                <w:rFonts w:ascii="Cambria Math" w:hAnsi="Cambria Math"/>
                <w:i/>
                <w:iCs/>
                <w:color w:val="FF0000"/>
                <w:u w:val="single"/>
              </w:rPr>
            </m:ctrlPr>
          </m:sSubPr>
          <m:e>
            <m:r>
              <w:rPr>
                <w:rFonts w:ascii="Cambria Math" w:hAnsi="Cambria Math"/>
                <w:color w:val="FF0000"/>
                <w:u w:val="single"/>
              </w:rPr>
              <m:t>N</m:t>
            </m:r>
          </m:e>
          <m:sub>
            <m:r>
              <w:rPr>
                <w:rFonts w:ascii="Cambria Math" w:hAnsi="Cambria Math"/>
                <w:color w:val="FF0000"/>
                <w:u w:val="single"/>
              </w:rPr>
              <m:t>CCE,p</m:t>
            </m:r>
          </m:sub>
        </m:sSub>
      </m:oMath>
      <w:r w:rsidRPr="00993273">
        <w:rPr>
          <w:color w:val="FF0000"/>
          <w:u w:val="single"/>
        </w:rPr>
        <w:t xml:space="preserve"> is the number of CCEs in control resource set </w:t>
      </w:r>
      <w:r w:rsidRPr="00993273">
        <w:rPr>
          <w:i/>
          <w:color w:val="FF0000"/>
          <w:u w:val="single"/>
        </w:rPr>
        <w:t>p</w:t>
      </w:r>
      <w:r w:rsidRPr="00993273">
        <w:rPr>
          <w:color w:val="FF0000"/>
          <w:u w:val="single"/>
        </w:rPr>
        <w:t xml:space="preserve">. </w:t>
      </w:r>
      <w:r w:rsidRPr="00993273">
        <w:rPr>
          <w:i/>
          <w:color w:val="FF0000"/>
          <w:u w:val="single"/>
        </w:rPr>
        <w:t>r</w:t>
      </w:r>
      <w:r w:rsidRPr="00993273">
        <w:rPr>
          <w:color w:val="FF0000"/>
          <w:u w:val="single"/>
        </w:rPr>
        <w:t xml:space="preserve"> is the PUCCH resource index within the PUCCH resource set. </w:t>
      </w:r>
      <m:oMath>
        <m:r>
          <w:rPr>
            <w:rFonts w:ascii="Cambria Math" w:hAnsi="Cambria Math"/>
            <w:color w:val="FF0000"/>
            <w:u w:val="single"/>
          </w:rPr>
          <m:t xml:space="preserve">r=0… </m:t>
        </m:r>
        <m:sSub>
          <m:sSubPr>
            <m:ctrlPr>
              <w:rPr>
                <w:rFonts w:ascii="Cambria Math" w:hAnsi="Cambria Math"/>
                <w:i/>
                <w:color w:val="FF0000"/>
                <w:u w:val="single"/>
              </w:rPr>
            </m:ctrlPr>
          </m:sSubPr>
          <m:e>
            <m:r>
              <w:rPr>
                <w:rFonts w:ascii="Cambria Math" w:hAnsi="Cambria Math"/>
                <w:color w:val="FF0000"/>
                <w:u w:val="single"/>
              </w:rPr>
              <m:t>R</m:t>
            </m:r>
          </m:e>
          <m:sub>
            <m:r>
              <w:rPr>
                <w:rFonts w:ascii="Cambria Math" w:hAnsi="Cambria Math"/>
                <w:color w:val="FF0000"/>
                <w:u w:val="single"/>
              </w:rPr>
              <m:t>PUCCH</m:t>
            </m:r>
          </m:sub>
        </m:sSub>
        <m:r>
          <w:rPr>
            <w:rFonts w:ascii="Cambria Math" w:hAnsi="Cambria Math"/>
            <w:color w:val="FF0000"/>
            <w:u w:val="single"/>
          </w:rPr>
          <m:t>-1</m:t>
        </m:r>
      </m:oMath>
      <w:r w:rsidRPr="00993273">
        <w:rPr>
          <w:color w:val="FF0000"/>
          <w:u w:val="single"/>
        </w:rPr>
        <w:t>.</w:t>
      </w:r>
    </w:p>
    <w:p w14:paraId="34281869" w14:textId="77777777" w:rsidR="00993273" w:rsidRPr="00993273" w:rsidRDefault="00993273" w:rsidP="00993273">
      <w:pPr>
        <w:ind w:left="720" w:hanging="720"/>
        <w:rPr>
          <w:lang w:eastAsia="x-none"/>
        </w:rPr>
      </w:pPr>
    </w:p>
    <w:p w14:paraId="013D4885" w14:textId="77777777" w:rsidR="00993273" w:rsidRPr="00993273" w:rsidRDefault="00993273" w:rsidP="00993273">
      <w:pPr>
        <w:ind w:left="720" w:hanging="720"/>
        <w:rPr>
          <w:lang w:eastAsia="x-none"/>
        </w:rPr>
      </w:pPr>
      <w:r w:rsidRPr="00993273">
        <w:rPr>
          <w:highlight w:val="green"/>
          <w:lang w:eastAsia="x-none"/>
        </w:rPr>
        <w:t>Agreements</w:t>
      </w:r>
      <w:r w:rsidRPr="00993273">
        <w:rPr>
          <w:lang w:eastAsia="x-none"/>
        </w:rPr>
        <w:t>:</w:t>
      </w:r>
    </w:p>
    <w:p w14:paraId="2713B7A9" w14:textId="77777777" w:rsidR="00993273" w:rsidRPr="00993273" w:rsidRDefault="00993273" w:rsidP="00993273">
      <w:pPr>
        <w:rPr>
          <w:lang w:eastAsia="zh-CN"/>
        </w:rPr>
      </w:pPr>
      <w:r w:rsidRPr="00993273">
        <w:t xml:space="preserve">For PUCCH resource </w:t>
      </w:r>
      <w:r w:rsidRPr="00993273">
        <w:rPr>
          <w:rFonts w:hint="eastAsia"/>
          <w:lang w:eastAsia="zh-CN"/>
        </w:rPr>
        <w:t>determination within a resource set before</w:t>
      </w:r>
      <w:r w:rsidRPr="00993273">
        <w:t xml:space="preserve"> a UE has a </w:t>
      </w:r>
      <w:r w:rsidRPr="00993273">
        <w:rPr>
          <w:rFonts w:hint="eastAsia"/>
        </w:rPr>
        <w:t xml:space="preserve">dedicated </w:t>
      </w:r>
      <w:r w:rsidRPr="00993273">
        <w:t xml:space="preserve">PUCCH configuration, </w:t>
      </w:r>
      <w:r w:rsidRPr="00993273">
        <w:rPr>
          <w:rFonts w:hint="eastAsia"/>
          <w:lang w:eastAsia="zh-CN"/>
        </w:rPr>
        <w:t xml:space="preserve">besides 3-bit ARI, the additional 1-bit indication is based on </w:t>
      </w:r>
    </w:p>
    <w:p w14:paraId="3A79A1B7" w14:textId="77777777" w:rsidR="00993273" w:rsidRPr="00993273" w:rsidRDefault="00993273" w:rsidP="00993273">
      <w:pPr>
        <w:pStyle w:val="ListParagraph"/>
        <w:numPr>
          <w:ilvl w:val="0"/>
          <w:numId w:val="412"/>
        </w:numPr>
        <w:jc w:val="both"/>
        <w:rPr>
          <w:lang w:eastAsia="zh-CN"/>
        </w:rPr>
      </w:pPr>
      <w:r w:rsidRPr="00993273">
        <w:rPr>
          <w:rFonts w:hint="eastAsia"/>
          <w:lang w:eastAsia="zh-CN"/>
        </w:rPr>
        <w:t xml:space="preserve">CCE-index-based implicit mapping same as that after </w:t>
      </w:r>
      <w:r w:rsidRPr="00993273">
        <w:t xml:space="preserve">UE has a </w:t>
      </w:r>
      <w:r w:rsidRPr="00993273">
        <w:rPr>
          <w:rFonts w:hint="eastAsia"/>
        </w:rPr>
        <w:t xml:space="preserve">dedicated </w:t>
      </w:r>
      <w:r w:rsidRPr="00993273">
        <w:t>PUCCH configuration</w:t>
      </w:r>
    </w:p>
    <w:p w14:paraId="673DCE38" w14:textId="08706601" w:rsidR="00993273" w:rsidRPr="00993273" w:rsidRDefault="00603E09" w:rsidP="00993273">
      <w:pPr>
        <w:ind w:left="720" w:hanging="720"/>
        <w:rPr>
          <w:lang w:eastAsia="x-none"/>
        </w:rPr>
      </w:pPr>
      <w:hyperlink r:id="rId1670" w:history="1">
        <w:r w:rsidR="00872F98">
          <w:rPr>
            <w:rStyle w:val="Hyperlink"/>
            <w:lang w:eastAsia="x-none"/>
          </w:rPr>
          <w:t>R1-1805742</w:t>
        </w:r>
      </w:hyperlink>
      <w:r w:rsidR="00872F98" w:rsidRPr="00872F98">
        <w:rPr>
          <w:lang w:eastAsia="x-none"/>
        </w:rPr>
        <w:tab/>
        <w:t>Summary of offline discussion on PUCCH resource allocation</w:t>
      </w:r>
      <w:r w:rsidR="00872F98" w:rsidRPr="00872F98">
        <w:rPr>
          <w:lang w:eastAsia="x-none"/>
        </w:rPr>
        <w:tab/>
        <w:t>OPPO</w:t>
      </w:r>
    </w:p>
    <w:p w14:paraId="3097CF17" w14:textId="737FD26A" w:rsidR="00993273" w:rsidRDefault="00993273" w:rsidP="00E2305F">
      <w:pPr>
        <w:ind w:left="720" w:hanging="720"/>
      </w:pPr>
    </w:p>
    <w:p w14:paraId="09B80FCB" w14:textId="77777777" w:rsidR="00872F98" w:rsidRDefault="00872F98" w:rsidP="00E2305F">
      <w:pPr>
        <w:ind w:left="720" w:hanging="720"/>
      </w:pPr>
    </w:p>
    <w:p w14:paraId="6BA525AE" w14:textId="3D1C30AD" w:rsidR="00254752" w:rsidRPr="00254752" w:rsidRDefault="00603E09" w:rsidP="008A48D2">
      <w:pPr>
        <w:ind w:left="720" w:hanging="720"/>
        <w:rPr>
          <w:lang w:eastAsia="x-none"/>
        </w:rPr>
      </w:pPr>
      <w:hyperlink r:id="rId1671" w:history="1">
        <w:r w:rsidR="00FE4C7E">
          <w:rPr>
            <w:rStyle w:val="Hyperlink"/>
            <w:lang w:eastAsia="x-none"/>
          </w:rPr>
          <w:t>R1-1803647</w:t>
        </w:r>
      </w:hyperlink>
      <w:r w:rsidR="00254752" w:rsidRPr="00254752">
        <w:rPr>
          <w:lang w:eastAsia="x-none"/>
        </w:rPr>
        <w:tab/>
        <w:t>Remaining issues on resource allocation for PUCCH</w:t>
      </w:r>
      <w:r w:rsidR="00254752" w:rsidRPr="00254752">
        <w:rPr>
          <w:lang w:eastAsia="x-none"/>
        </w:rPr>
        <w:tab/>
        <w:t>Huawei, HiSilicon</w:t>
      </w:r>
    </w:p>
    <w:p w14:paraId="39A3858A" w14:textId="7FCAE28D" w:rsidR="00254752" w:rsidRPr="00254752" w:rsidRDefault="00603E09" w:rsidP="00254752">
      <w:pPr>
        <w:ind w:left="720" w:hanging="720"/>
        <w:rPr>
          <w:lang w:eastAsia="x-none"/>
        </w:rPr>
      </w:pPr>
      <w:hyperlink r:id="rId1672" w:history="1">
        <w:r w:rsidR="00FE4C7E">
          <w:rPr>
            <w:rStyle w:val="Hyperlink"/>
            <w:lang w:eastAsia="x-none"/>
          </w:rPr>
          <w:t>R1-1803756</w:t>
        </w:r>
      </w:hyperlink>
      <w:r w:rsidR="00254752" w:rsidRPr="00254752">
        <w:rPr>
          <w:lang w:eastAsia="x-none"/>
        </w:rPr>
        <w:tab/>
        <w:t>Remaining issues on PUCCH resource allocation</w:t>
      </w:r>
      <w:r w:rsidR="00254752" w:rsidRPr="00254752">
        <w:rPr>
          <w:lang w:eastAsia="x-none"/>
        </w:rPr>
        <w:tab/>
        <w:t>CATT</w:t>
      </w:r>
    </w:p>
    <w:p w14:paraId="5146C664" w14:textId="433D8497" w:rsidR="00254752" w:rsidRPr="00254752" w:rsidRDefault="00603E09" w:rsidP="00254752">
      <w:pPr>
        <w:ind w:left="720" w:hanging="720"/>
        <w:rPr>
          <w:lang w:eastAsia="x-none"/>
        </w:rPr>
      </w:pPr>
      <w:hyperlink r:id="rId1673" w:history="1">
        <w:r w:rsidR="00FE4C7E">
          <w:rPr>
            <w:rStyle w:val="Hyperlink"/>
            <w:lang w:eastAsia="x-none"/>
          </w:rPr>
          <w:t>R1-1803835</w:t>
        </w:r>
      </w:hyperlink>
      <w:r w:rsidR="00254752" w:rsidRPr="00254752">
        <w:rPr>
          <w:lang w:eastAsia="x-none"/>
        </w:rPr>
        <w:tab/>
        <w:t>Remaining issues PUCCH resource allocation</w:t>
      </w:r>
      <w:r w:rsidR="00254752" w:rsidRPr="00254752">
        <w:rPr>
          <w:lang w:eastAsia="x-none"/>
        </w:rPr>
        <w:tab/>
        <w:t>vivo</w:t>
      </w:r>
    </w:p>
    <w:p w14:paraId="2335BA34" w14:textId="6D638BDC" w:rsidR="00254752" w:rsidRPr="00254752" w:rsidRDefault="00603E09" w:rsidP="00254752">
      <w:pPr>
        <w:ind w:left="720" w:hanging="720"/>
        <w:rPr>
          <w:lang w:eastAsia="x-none"/>
        </w:rPr>
      </w:pPr>
      <w:hyperlink r:id="rId1674" w:history="1">
        <w:r w:rsidR="00FE4C7E">
          <w:rPr>
            <w:rStyle w:val="Hyperlink"/>
            <w:lang w:eastAsia="x-none"/>
          </w:rPr>
          <w:t>R1-1804015</w:t>
        </w:r>
      </w:hyperlink>
      <w:r w:rsidR="00254752" w:rsidRPr="00254752">
        <w:rPr>
          <w:lang w:eastAsia="x-none"/>
        </w:rPr>
        <w:tab/>
        <w:t>Remaining issues on resource allocation for PUCCH</w:t>
      </w:r>
      <w:r w:rsidR="00254752" w:rsidRPr="00254752">
        <w:rPr>
          <w:lang w:eastAsia="x-none"/>
        </w:rPr>
        <w:tab/>
        <w:t>OPPO</w:t>
      </w:r>
    </w:p>
    <w:p w14:paraId="5F35287E" w14:textId="683E4C7D" w:rsidR="00254752" w:rsidRPr="00254752" w:rsidRDefault="00603E09" w:rsidP="00254752">
      <w:pPr>
        <w:ind w:left="720" w:hanging="720"/>
        <w:rPr>
          <w:lang w:eastAsia="x-none"/>
        </w:rPr>
      </w:pPr>
      <w:hyperlink r:id="rId1675" w:history="1">
        <w:r w:rsidR="00FE4C7E">
          <w:rPr>
            <w:rStyle w:val="Hyperlink"/>
            <w:lang w:eastAsia="x-none"/>
          </w:rPr>
          <w:t>R1-1804115</w:t>
        </w:r>
      </w:hyperlink>
      <w:r w:rsidR="00254752" w:rsidRPr="00254752">
        <w:rPr>
          <w:lang w:eastAsia="x-none"/>
        </w:rPr>
        <w:tab/>
        <w:t>PUCCH resource allocation prior to RRC configuration</w:t>
      </w:r>
      <w:r w:rsidR="00254752" w:rsidRPr="00254752">
        <w:rPr>
          <w:lang w:eastAsia="x-none"/>
        </w:rPr>
        <w:tab/>
        <w:t>NEC</w:t>
      </w:r>
    </w:p>
    <w:p w14:paraId="155F4E2E" w14:textId="02A4CA92" w:rsidR="00254752" w:rsidRPr="00254752" w:rsidRDefault="00603E09" w:rsidP="00254752">
      <w:pPr>
        <w:ind w:left="720" w:hanging="720"/>
        <w:rPr>
          <w:lang w:eastAsia="x-none"/>
        </w:rPr>
      </w:pPr>
      <w:hyperlink r:id="rId1676" w:history="1">
        <w:r w:rsidR="00FE4C7E">
          <w:rPr>
            <w:rStyle w:val="Hyperlink"/>
            <w:lang w:eastAsia="x-none"/>
          </w:rPr>
          <w:t>R1-1804220</w:t>
        </w:r>
      </w:hyperlink>
      <w:r w:rsidR="00254752" w:rsidRPr="00254752">
        <w:rPr>
          <w:lang w:eastAsia="x-none"/>
        </w:rPr>
        <w:tab/>
        <w:t>Remaining issues on resource allocation for PUCCH</w:t>
      </w:r>
      <w:r w:rsidR="00254752" w:rsidRPr="00254752">
        <w:rPr>
          <w:lang w:eastAsia="x-none"/>
        </w:rPr>
        <w:tab/>
        <w:t>Spreadtrum Communications</w:t>
      </w:r>
    </w:p>
    <w:p w14:paraId="0446FD7A" w14:textId="0C349D89" w:rsidR="00254752" w:rsidRPr="00254752" w:rsidRDefault="00603E09" w:rsidP="00254752">
      <w:pPr>
        <w:ind w:left="720" w:hanging="720"/>
        <w:rPr>
          <w:lang w:eastAsia="x-none"/>
        </w:rPr>
      </w:pPr>
      <w:hyperlink r:id="rId1677" w:history="1">
        <w:r w:rsidR="00FE4C7E">
          <w:rPr>
            <w:rStyle w:val="Hyperlink"/>
            <w:lang w:eastAsia="x-none"/>
          </w:rPr>
          <w:t>R1-1804376</w:t>
        </w:r>
      </w:hyperlink>
      <w:r w:rsidR="00254752" w:rsidRPr="00254752">
        <w:rPr>
          <w:lang w:eastAsia="x-none"/>
        </w:rPr>
        <w:tab/>
        <w:t>Corrections on Resource Allocation for PUCCH</w:t>
      </w:r>
      <w:r w:rsidR="00254752" w:rsidRPr="00254752">
        <w:rPr>
          <w:lang w:eastAsia="x-none"/>
        </w:rPr>
        <w:tab/>
        <w:t>Samsung</w:t>
      </w:r>
    </w:p>
    <w:p w14:paraId="154B6242" w14:textId="705815F7" w:rsidR="00254752" w:rsidRPr="00254752" w:rsidRDefault="00603E09" w:rsidP="00254752">
      <w:pPr>
        <w:ind w:left="720" w:hanging="720"/>
        <w:rPr>
          <w:lang w:eastAsia="x-none"/>
        </w:rPr>
      </w:pPr>
      <w:hyperlink r:id="rId1678" w:history="1">
        <w:r w:rsidR="00FE4C7E">
          <w:rPr>
            <w:rStyle w:val="Hyperlink"/>
            <w:lang w:eastAsia="x-none"/>
          </w:rPr>
          <w:t>R1-1804483</w:t>
        </w:r>
      </w:hyperlink>
      <w:r w:rsidR="00254752" w:rsidRPr="00254752">
        <w:rPr>
          <w:lang w:eastAsia="x-none"/>
        </w:rPr>
        <w:tab/>
        <w:t>Discussion on remaining issues on PUCCH resource allocation</w:t>
      </w:r>
      <w:r w:rsidR="00254752" w:rsidRPr="00254752">
        <w:rPr>
          <w:lang w:eastAsia="x-none"/>
        </w:rPr>
        <w:tab/>
        <w:t>Panasonic Corporation</w:t>
      </w:r>
    </w:p>
    <w:p w14:paraId="08054BE8" w14:textId="49E198B7" w:rsidR="00254752" w:rsidRPr="00254752" w:rsidRDefault="00603E09" w:rsidP="00254752">
      <w:pPr>
        <w:ind w:left="720" w:hanging="720"/>
        <w:rPr>
          <w:lang w:eastAsia="x-none"/>
        </w:rPr>
      </w:pPr>
      <w:hyperlink r:id="rId1679" w:history="1">
        <w:r w:rsidR="00FE4C7E">
          <w:rPr>
            <w:rStyle w:val="Hyperlink"/>
            <w:lang w:eastAsia="x-none"/>
          </w:rPr>
          <w:t>R1-1804557</w:t>
        </w:r>
      </w:hyperlink>
      <w:r w:rsidR="00254752" w:rsidRPr="00254752">
        <w:rPr>
          <w:lang w:eastAsia="x-none"/>
        </w:rPr>
        <w:tab/>
        <w:t>Remaining issues on PUCCH resource allocation</w:t>
      </w:r>
      <w:r w:rsidR="00254752" w:rsidRPr="00254752">
        <w:rPr>
          <w:lang w:eastAsia="x-none"/>
        </w:rPr>
        <w:tab/>
        <w:t>LG Electronics</w:t>
      </w:r>
    </w:p>
    <w:p w14:paraId="4E3DB329" w14:textId="68DEC03E" w:rsidR="00254752" w:rsidRPr="00254752" w:rsidRDefault="00603E09" w:rsidP="00254752">
      <w:pPr>
        <w:ind w:left="720" w:hanging="720"/>
        <w:rPr>
          <w:lang w:eastAsia="x-none"/>
        </w:rPr>
      </w:pPr>
      <w:hyperlink r:id="rId1680" w:history="1">
        <w:r w:rsidR="00FE4C7E">
          <w:rPr>
            <w:rStyle w:val="Hyperlink"/>
            <w:lang w:eastAsia="x-none"/>
          </w:rPr>
          <w:t>R1-1804657</w:t>
        </w:r>
      </w:hyperlink>
      <w:r w:rsidR="00254752" w:rsidRPr="00254752">
        <w:rPr>
          <w:lang w:eastAsia="x-none"/>
        </w:rPr>
        <w:tab/>
        <w:t>Remianing issues of multi-slot PUCCH</w:t>
      </w:r>
      <w:r w:rsidR="00254752" w:rsidRPr="00254752">
        <w:rPr>
          <w:lang w:eastAsia="x-none"/>
        </w:rPr>
        <w:tab/>
        <w:t>AT&amp;T</w:t>
      </w:r>
    </w:p>
    <w:p w14:paraId="300F085B" w14:textId="2CD974F9" w:rsidR="00254752" w:rsidRPr="00254752" w:rsidRDefault="00603E09" w:rsidP="00254752">
      <w:pPr>
        <w:ind w:left="720" w:hanging="720"/>
        <w:rPr>
          <w:lang w:eastAsia="x-none"/>
        </w:rPr>
      </w:pPr>
      <w:hyperlink r:id="rId1681" w:history="1">
        <w:r w:rsidR="00FE4C7E">
          <w:rPr>
            <w:rStyle w:val="Hyperlink"/>
            <w:lang w:eastAsia="x-none"/>
          </w:rPr>
          <w:t>R1-1804731</w:t>
        </w:r>
      </w:hyperlink>
      <w:r w:rsidR="00254752" w:rsidRPr="00254752">
        <w:rPr>
          <w:lang w:eastAsia="x-none"/>
        </w:rPr>
        <w:tab/>
        <w:t>Resource allocation before RRC setup</w:t>
      </w:r>
      <w:r w:rsidR="00254752" w:rsidRPr="00254752">
        <w:rPr>
          <w:lang w:eastAsia="x-none"/>
        </w:rPr>
        <w:tab/>
        <w:t>Intel Corporation</w:t>
      </w:r>
    </w:p>
    <w:p w14:paraId="4BC06A71" w14:textId="39411504" w:rsidR="00254752" w:rsidRPr="00254752" w:rsidRDefault="00603E09" w:rsidP="00254752">
      <w:pPr>
        <w:ind w:left="720" w:hanging="720"/>
        <w:rPr>
          <w:lang w:eastAsia="x-none"/>
        </w:rPr>
      </w:pPr>
      <w:hyperlink r:id="rId1682" w:history="1">
        <w:r w:rsidR="00FE4C7E">
          <w:rPr>
            <w:rStyle w:val="Hyperlink"/>
            <w:lang w:eastAsia="x-none"/>
          </w:rPr>
          <w:t>R1-1804805</w:t>
        </w:r>
      </w:hyperlink>
      <w:r w:rsidR="00254752" w:rsidRPr="00254752">
        <w:rPr>
          <w:lang w:eastAsia="x-none"/>
        </w:rPr>
        <w:tab/>
        <w:t>Remaining issues for resource allocation for PUCCH</w:t>
      </w:r>
      <w:r w:rsidR="00254752" w:rsidRPr="00254752">
        <w:rPr>
          <w:lang w:eastAsia="x-none"/>
        </w:rPr>
        <w:tab/>
        <w:t>Qualcomm Incorporated</w:t>
      </w:r>
    </w:p>
    <w:p w14:paraId="2FC053A8" w14:textId="5F07A074" w:rsidR="00254752" w:rsidRPr="00254752" w:rsidRDefault="00603E09" w:rsidP="00254752">
      <w:pPr>
        <w:ind w:left="720" w:hanging="720"/>
        <w:rPr>
          <w:lang w:eastAsia="x-none"/>
        </w:rPr>
      </w:pPr>
      <w:hyperlink r:id="rId1683" w:history="1">
        <w:r w:rsidR="00FE4C7E">
          <w:rPr>
            <w:rStyle w:val="Hyperlink"/>
            <w:lang w:eastAsia="x-none"/>
          </w:rPr>
          <w:t>R1-1804956</w:t>
        </w:r>
      </w:hyperlink>
      <w:r w:rsidR="00254752" w:rsidRPr="00254752">
        <w:rPr>
          <w:lang w:eastAsia="x-none"/>
        </w:rPr>
        <w:tab/>
        <w:t>Remaining details on PUCCH resource allocation</w:t>
      </w:r>
      <w:r w:rsidR="00254752" w:rsidRPr="00254752">
        <w:rPr>
          <w:lang w:eastAsia="x-none"/>
        </w:rPr>
        <w:tab/>
        <w:t>Motorola Mobility, Lenovo</w:t>
      </w:r>
    </w:p>
    <w:p w14:paraId="00562F60" w14:textId="452F1C9D" w:rsidR="00254752" w:rsidRPr="00254752" w:rsidRDefault="00603E09" w:rsidP="00254752">
      <w:pPr>
        <w:ind w:left="720" w:hanging="720"/>
        <w:rPr>
          <w:lang w:eastAsia="x-none"/>
        </w:rPr>
      </w:pPr>
      <w:hyperlink r:id="rId1684" w:history="1">
        <w:r w:rsidR="00FE4C7E">
          <w:rPr>
            <w:rStyle w:val="Hyperlink"/>
            <w:lang w:eastAsia="x-none"/>
          </w:rPr>
          <w:t>R1-1805054</w:t>
        </w:r>
      </w:hyperlink>
      <w:r w:rsidR="00254752" w:rsidRPr="00254752">
        <w:rPr>
          <w:lang w:eastAsia="x-none"/>
        </w:rPr>
        <w:tab/>
        <w:t>Resource allocation for PUCCH</w:t>
      </w:r>
      <w:r w:rsidR="00254752" w:rsidRPr="00254752">
        <w:rPr>
          <w:lang w:eastAsia="x-none"/>
        </w:rPr>
        <w:tab/>
        <w:t>NTT DOCOMO, INC.</w:t>
      </w:r>
    </w:p>
    <w:p w14:paraId="0564131A" w14:textId="1A23FB39" w:rsidR="00254752" w:rsidRDefault="00603E09" w:rsidP="00254752">
      <w:pPr>
        <w:ind w:left="720" w:hanging="720"/>
        <w:rPr>
          <w:lang w:eastAsia="x-none"/>
        </w:rPr>
      </w:pPr>
      <w:hyperlink r:id="rId1685" w:history="1">
        <w:r w:rsidR="00FE4C7E">
          <w:rPr>
            <w:rStyle w:val="Hyperlink"/>
            <w:lang w:eastAsia="x-none"/>
          </w:rPr>
          <w:t>R1-1805186</w:t>
        </w:r>
      </w:hyperlink>
      <w:r w:rsidR="00254752" w:rsidRPr="00254752">
        <w:rPr>
          <w:lang w:eastAsia="x-none"/>
        </w:rPr>
        <w:tab/>
        <w:t>On PUCCH Resource Allocation</w:t>
      </w:r>
      <w:r w:rsidR="00254752" w:rsidRPr="00254752">
        <w:rPr>
          <w:lang w:eastAsia="x-none"/>
        </w:rPr>
        <w:tab/>
        <w:t>Ericsson</w:t>
      </w:r>
    </w:p>
    <w:p w14:paraId="7169798B" w14:textId="742B0443" w:rsidR="00872F98" w:rsidRPr="00254752" w:rsidRDefault="00872F98" w:rsidP="00254752">
      <w:pPr>
        <w:ind w:left="720" w:hanging="720"/>
        <w:rPr>
          <w:lang w:eastAsia="x-none"/>
        </w:rPr>
      </w:pPr>
      <w:r w:rsidRPr="00872F98">
        <w:rPr>
          <w:lang w:eastAsia="x-none"/>
        </w:rPr>
        <w:t>R1-1805509</w:t>
      </w:r>
      <w:r w:rsidRPr="00872F98">
        <w:rPr>
          <w:lang w:eastAsia="x-none"/>
        </w:rPr>
        <w:tab/>
        <w:t>Remaining open items on PUCCH resource allocation</w:t>
      </w:r>
      <w:r w:rsidRPr="00872F98">
        <w:rPr>
          <w:lang w:eastAsia="x-none"/>
        </w:rPr>
        <w:tab/>
        <w:t>Nokia, Nokia Shanghai Bell</w:t>
      </w:r>
      <w:r>
        <w:rPr>
          <w:lang w:eastAsia="x-none"/>
        </w:rPr>
        <w:tab/>
        <w:t xml:space="preserve">(revision of </w:t>
      </w:r>
      <w:hyperlink r:id="rId1686" w:history="1">
        <w:r>
          <w:rPr>
            <w:rStyle w:val="Hyperlink"/>
            <w:lang w:eastAsia="x-none"/>
          </w:rPr>
          <w:t>R1-1804461</w:t>
        </w:r>
      </w:hyperlink>
      <w:r>
        <w:rPr>
          <w:lang w:eastAsia="x-none"/>
        </w:rPr>
        <w:t>)</w:t>
      </w:r>
    </w:p>
    <w:p w14:paraId="6B3D79C7" w14:textId="77777777" w:rsidR="00254752" w:rsidRPr="00254752" w:rsidRDefault="00254752" w:rsidP="001F496C">
      <w:pPr>
        <w:pStyle w:val="Heading5"/>
      </w:pPr>
      <w:bookmarkStart w:id="546" w:name="_Toc514184688"/>
      <w:r w:rsidRPr="00254752">
        <w:t>Other</w:t>
      </w:r>
      <w:bookmarkEnd w:id="546"/>
    </w:p>
    <w:p w14:paraId="3075AB62" w14:textId="143F5ED0" w:rsidR="00254752" w:rsidRPr="00254752" w:rsidRDefault="00603E09" w:rsidP="00254752">
      <w:pPr>
        <w:ind w:left="720" w:hanging="720"/>
        <w:rPr>
          <w:lang w:eastAsia="x-none"/>
        </w:rPr>
      </w:pPr>
      <w:hyperlink r:id="rId1687" w:history="1">
        <w:r w:rsidR="00FE4C7E">
          <w:rPr>
            <w:rStyle w:val="Hyperlink"/>
            <w:lang w:eastAsia="x-none"/>
          </w:rPr>
          <w:t>R1-1804287</w:t>
        </w:r>
      </w:hyperlink>
      <w:r w:rsidR="00254752" w:rsidRPr="00254752">
        <w:rPr>
          <w:lang w:eastAsia="x-none"/>
        </w:rPr>
        <w:tab/>
        <w:t>TP on UCI multiplexing between UL and SUL</w:t>
      </w:r>
      <w:r w:rsidR="00254752" w:rsidRPr="00254752">
        <w:rPr>
          <w:lang w:eastAsia="x-none"/>
        </w:rPr>
        <w:tab/>
        <w:t>Huawei, HiSilicon</w:t>
      </w:r>
    </w:p>
    <w:p w14:paraId="2D3CAB70" w14:textId="79B411A6" w:rsidR="00254752" w:rsidRPr="00254752" w:rsidRDefault="00603E09" w:rsidP="00254752">
      <w:pPr>
        <w:ind w:left="720" w:hanging="720"/>
        <w:rPr>
          <w:lang w:eastAsia="x-none"/>
        </w:rPr>
      </w:pPr>
      <w:hyperlink r:id="rId1688" w:history="1">
        <w:r w:rsidR="00FE4C7E">
          <w:rPr>
            <w:rStyle w:val="Hyperlink"/>
            <w:lang w:eastAsia="x-none"/>
          </w:rPr>
          <w:t>R1-1804427</w:t>
        </w:r>
      </w:hyperlink>
      <w:r w:rsidR="00254752" w:rsidRPr="00254752">
        <w:rPr>
          <w:lang w:eastAsia="x-none"/>
        </w:rPr>
        <w:tab/>
        <w:t>Discussion on partial overlap between PUCCHs</w:t>
      </w:r>
      <w:r w:rsidR="00254752" w:rsidRPr="00254752">
        <w:rPr>
          <w:lang w:eastAsia="x-none"/>
        </w:rPr>
        <w:tab/>
        <w:t>Huawei, HiSilicon</w:t>
      </w:r>
    </w:p>
    <w:p w14:paraId="0B89C38E" w14:textId="20BB0D49" w:rsidR="00254752" w:rsidRPr="00254752" w:rsidRDefault="00603E09" w:rsidP="00254752">
      <w:pPr>
        <w:ind w:left="720" w:hanging="720"/>
        <w:rPr>
          <w:lang w:eastAsia="x-none"/>
        </w:rPr>
      </w:pPr>
      <w:hyperlink r:id="rId1689" w:history="1">
        <w:r w:rsidR="00FE4C7E">
          <w:rPr>
            <w:rStyle w:val="Hyperlink"/>
            <w:lang w:eastAsia="x-none"/>
          </w:rPr>
          <w:t>R1-1804432</w:t>
        </w:r>
      </w:hyperlink>
      <w:r w:rsidR="00254752" w:rsidRPr="00254752">
        <w:rPr>
          <w:lang w:eastAsia="x-none"/>
        </w:rPr>
        <w:tab/>
        <w:t>Discussion and text proposal for HARQ-ACK on PUCCH format 0</w:t>
      </w:r>
      <w:r w:rsidR="00254752" w:rsidRPr="00254752">
        <w:rPr>
          <w:lang w:eastAsia="x-none"/>
        </w:rPr>
        <w:tab/>
        <w:t>Huawei, HiSilicon</w:t>
      </w:r>
    </w:p>
    <w:p w14:paraId="410455EB" w14:textId="4965C28F" w:rsidR="00254752" w:rsidRPr="00254752" w:rsidRDefault="00603E09" w:rsidP="00254752">
      <w:pPr>
        <w:ind w:left="720" w:hanging="720"/>
        <w:rPr>
          <w:lang w:eastAsia="x-none"/>
        </w:rPr>
      </w:pPr>
      <w:hyperlink r:id="rId1690" w:history="1">
        <w:r w:rsidR="00FE4C7E">
          <w:rPr>
            <w:rStyle w:val="Hyperlink"/>
            <w:lang w:eastAsia="x-none"/>
          </w:rPr>
          <w:t>R1-1804434</w:t>
        </w:r>
      </w:hyperlink>
      <w:r w:rsidR="00254752" w:rsidRPr="00254752">
        <w:rPr>
          <w:lang w:eastAsia="x-none"/>
        </w:rPr>
        <w:tab/>
        <w:t>Discussion on aperiodic CSI feedback on PUCCH in NR</w:t>
      </w:r>
      <w:r w:rsidR="00254752" w:rsidRPr="00254752">
        <w:rPr>
          <w:lang w:eastAsia="x-none"/>
        </w:rPr>
        <w:tab/>
        <w:t>Huawei, HiSilicon</w:t>
      </w:r>
    </w:p>
    <w:p w14:paraId="5E60F0B6" w14:textId="5A15151C" w:rsidR="00254752" w:rsidRPr="00254752" w:rsidRDefault="00603E09" w:rsidP="00254752">
      <w:pPr>
        <w:ind w:left="720" w:hanging="720"/>
        <w:rPr>
          <w:lang w:eastAsia="x-none"/>
        </w:rPr>
      </w:pPr>
      <w:hyperlink r:id="rId1691" w:history="1">
        <w:r w:rsidR="00FE4C7E">
          <w:rPr>
            <w:rStyle w:val="Hyperlink"/>
            <w:lang w:eastAsia="x-none"/>
          </w:rPr>
          <w:t>R1-1804451</w:t>
        </w:r>
      </w:hyperlink>
      <w:r w:rsidR="00254752" w:rsidRPr="00254752">
        <w:rPr>
          <w:lang w:eastAsia="x-none"/>
        </w:rPr>
        <w:tab/>
        <w:t>Correction on PUCCH multiplexing in 38.213</w:t>
      </w:r>
      <w:r w:rsidR="00254752" w:rsidRPr="00254752">
        <w:rPr>
          <w:lang w:eastAsia="x-none"/>
        </w:rPr>
        <w:tab/>
        <w:t>Huawei, HiSilicon</w:t>
      </w:r>
    </w:p>
    <w:p w14:paraId="47FF55E0" w14:textId="7C9E558F" w:rsidR="00254752" w:rsidRDefault="00603E09" w:rsidP="00254752">
      <w:pPr>
        <w:ind w:left="720" w:hanging="720"/>
        <w:rPr>
          <w:lang w:eastAsia="x-none"/>
        </w:rPr>
      </w:pPr>
      <w:hyperlink r:id="rId1692" w:history="1">
        <w:r w:rsidR="00FE4C7E">
          <w:rPr>
            <w:rStyle w:val="Hyperlink"/>
            <w:lang w:eastAsia="x-none"/>
          </w:rPr>
          <w:t>R1-1805187</w:t>
        </w:r>
      </w:hyperlink>
      <w:r w:rsidR="00254752" w:rsidRPr="00254752">
        <w:rPr>
          <w:lang w:eastAsia="x-none"/>
        </w:rPr>
        <w:tab/>
        <w:t>TP on UCI Multiplexing on PUSCH</w:t>
      </w:r>
      <w:r w:rsidR="00254752" w:rsidRPr="00254752">
        <w:rPr>
          <w:lang w:eastAsia="x-none"/>
        </w:rPr>
        <w:tab/>
        <w:t>Ericsson</w:t>
      </w:r>
    </w:p>
    <w:p w14:paraId="614555BE" w14:textId="33F6EC68" w:rsidR="00A504F7" w:rsidRPr="00254752" w:rsidRDefault="00A504F7" w:rsidP="00254752">
      <w:pPr>
        <w:ind w:left="720" w:hanging="720"/>
        <w:rPr>
          <w:lang w:eastAsia="x-none"/>
        </w:rPr>
      </w:pPr>
      <w:r w:rsidRPr="00A504F7">
        <w:rPr>
          <w:lang w:eastAsia="x-none"/>
        </w:rPr>
        <w:t>R1-1805732</w:t>
      </w:r>
      <w:r w:rsidRPr="00A504F7">
        <w:rPr>
          <w:lang w:eastAsia="x-none"/>
        </w:rPr>
        <w:tab/>
        <w:t>On CGS ordering for NR</w:t>
      </w:r>
      <w:r w:rsidRPr="00A504F7">
        <w:rPr>
          <w:lang w:eastAsia="x-none"/>
        </w:rPr>
        <w:tab/>
        <w:t>Huawei, HiSilicon, ZTE, Sanechips</w:t>
      </w:r>
      <w:r w:rsidRPr="00A504F7">
        <w:rPr>
          <w:lang w:eastAsia="x-none"/>
        </w:rPr>
        <w:tab/>
        <w:t xml:space="preserve">(revision of </w:t>
      </w:r>
      <w:hyperlink r:id="rId1693" w:history="1">
        <w:r w:rsidRPr="00A504F7">
          <w:rPr>
            <w:color w:val="0000FF"/>
            <w:u w:val="single"/>
            <w:lang w:eastAsia="x-none"/>
          </w:rPr>
          <w:t>R1-1804433</w:t>
        </w:r>
      </w:hyperlink>
      <w:r w:rsidRPr="00A504F7">
        <w:rPr>
          <w:lang w:eastAsia="x-none"/>
        </w:rPr>
        <w:t>)</w:t>
      </w:r>
    </w:p>
    <w:p w14:paraId="298E5176" w14:textId="77777777" w:rsidR="00254752" w:rsidRPr="00254752" w:rsidRDefault="00254752" w:rsidP="001F496C">
      <w:pPr>
        <w:pStyle w:val="Heading4"/>
        <w:rPr>
          <w:rFonts w:eastAsia="MS Mincho"/>
          <w:lang w:eastAsia="ja-JP"/>
        </w:rPr>
      </w:pPr>
      <w:bookmarkStart w:id="547" w:name="_Toc510867628"/>
      <w:bookmarkStart w:id="548" w:name="_Toc514184689"/>
      <w:r w:rsidRPr="00254752">
        <w:t>DL/UL data scheduling and HARQ procedure</w:t>
      </w:r>
      <w:bookmarkEnd w:id="547"/>
      <w:bookmarkEnd w:id="548"/>
    </w:p>
    <w:p w14:paraId="53D7E299" w14:textId="77777777" w:rsidR="00254752" w:rsidRPr="00254752" w:rsidRDefault="00254752" w:rsidP="001F496C">
      <w:pPr>
        <w:pStyle w:val="Heading5"/>
      </w:pPr>
      <w:bookmarkStart w:id="549" w:name="_Toc514184690"/>
      <w:r w:rsidRPr="00254752">
        <w:t>DL/UL resource allocation</w:t>
      </w:r>
      <w:bookmarkEnd w:id="549"/>
    </w:p>
    <w:p w14:paraId="1C1CF368" w14:textId="5F7C51DD" w:rsidR="00254752" w:rsidRPr="00254752" w:rsidRDefault="00254752" w:rsidP="00254752">
      <w:pPr>
        <w:ind w:left="720" w:hanging="720"/>
        <w:rPr>
          <w:i/>
          <w:lang w:eastAsia="x-none"/>
        </w:rPr>
      </w:pPr>
      <w:r w:rsidRPr="00254752">
        <w:rPr>
          <w:i/>
          <w:lang w:eastAsia="x-none"/>
        </w:rPr>
        <w:t xml:space="preserve">Including handling LS on formula or table for L1 data rate as in </w:t>
      </w:r>
      <w:hyperlink r:id="rId1694" w:history="1">
        <w:r w:rsidR="00FE4C7E">
          <w:rPr>
            <w:rStyle w:val="Hyperlink"/>
            <w:i/>
            <w:lang w:eastAsia="x-none"/>
          </w:rPr>
          <w:t>R1-1801324</w:t>
        </w:r>
      </w:hyperlink>
      <w:r w:rsidRPr="00254752">
        <w:rPr>
          <w:i/>
          <w:lang w:eastAsia="x-none"/>
        </w:rPr>
        <w:t> </w:t>
      </w:r>
    </w:p>
    <w:p w14:paraId="52A9F64E" w14:textId="77777777" w:rsidR="001F496C" w:rsidRDefault="001F496C" w:rsidP="00254752">
      <w:pPr>
        <w:ind w:left="720" w:hanging="720"/>
      </w:pPr>
    </w:p>
    <w:p w14:paraId="6DFAAA0E" w14:textId="0F669143" w:rsidR="001F496C" w:rsidRPr="001F496C" w:rsidRDefault="00603E09" w:rsidP="001F496C">
      <w:pPr>
        <w:ind w:left="720" w:hanging="720"/>
        <w:rPr>
          <w:b/>
        </w:rPr>
      </w:pPr>
      <w:hyperlink r:id="rId1695" w:history="1">
        <w:r w:rsidR="00FE4C7E">
          <w:rPr>
            <w:rStyle w:val="Hyperlink"/>
            <w:b/>
          </w:rPr>
          <w:t>R1-1805602</w:t>
        </w:r>
      </w:hyperlink>
      <w:r w:rsidR="001F496C" w:rsidRPr="001F496C">
        <w:rPr>
          <w:b/>
        </w:rPr>
        <w:tab/>
        <w:t>Outcome of offline discussion on 7.1.3.3.1</w:t>
      </w:r>
      <w:r w:rsidR="001F496C" w:rsidRPr="001F496C">
        <w:rPr>
          <w:b/>
        </w:rPr>
        <w:tab/>
        <w:t>Ericsson</w:t>
      </w:r>
    </w:p>
    <w:p w14:paraId="3AFCAEDA" w14:textId="77777777" w:rsidR="001F496C" w:rsidRDefault="001F496C" w:rsidP="001F496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6855297F" w14:textId="1E4430E1" w:rsidR="001F496C" w:rsidRDefault="001F496C" w:rsidP="001F496C">
      <w:pPr>
        <w:ind w:left="720" w:hanging="720"/>
      </w:pPr>
    </w:p>
    <w:p w14:paraId="5A64EEDB" w14:textId="77777777" w:rsidR="005A0C34" w:rsidRPr="000416F6" w:rsidRDefault="005A0C34" w:rsidP="005A0C34">
      <w:pPr>
        <w:ind w:left="720" w:hanging="720"/>
        <w:rPr>
          <w:b/>
          <w:strike/>
          <w:lang w:eastAsia="x-none"/>
        </w:rPr>
      </w:pPr>
      <w:r w:rsidRPr="000416F6">
        <w:rPr>
          <w:strike/>
          <w:lang w:eastAsia="x-none"/>
        </w:rPr>
        <w:t>Agreements</w:t>
      </w:r>
      <w:r w:rsidRPr="000416F6">
        <w:rPr>
          <w:b/>
          <w:strike/>
          <w:lang w:eastAsia="x-none"/>
        </w:rPr>
        <w:t>:</w:t>
      </w:r>
    </w:p>
    <w:p w14:paraId="6D2C2751" w14:textId="2BBF5253" w:rsidR="005A0C34" w:rsidRPr="000416F6" w:rsidRDefault="005A0C34" w:rsidP="00BC4EF6">
      <w:pPr>
        <w:numPr>
          <w:ilvl w:val="0"/>
          <w:numId w:val="103"/>
        </w:numPr>
        <w:ind w:hanging="357"/>
        <w:jc w:val="both"/>
        <w:rPr>
          <w:strike/>
          <w:szCs w:val="20"/>
          <w:lang w:eastAsia="x-none"/>
        </w:rPr>
      </w:pPr>
      <w:r w:rsidRPr="000416F6">
        <w:rPr>
          <w:strike/>
          <w:szCs w:val="20"/>
          <w:lang w:eastAsia="x-none"/>
        </w:rPr>
        <w:t xml:space="preserve">(Working assumption) adopt the tables </w:t>
      </w:r>
      <w:r w:rsidR="000416F6" w:rsidRPr="000416F6">
        <w:rPr>
          <w:strike/>
          <w:szCs w:val="20"/>
          <w:lang w:eastAsia="x-none"/>
        </w:rPr>
        <w:t xml:space="preserve">of </w:t>
      </w:r>
      <w:hyperlink r:id="rId1696" w:history="1">
        <w:r w:rsidR="00FE4C7E">
          <w:rPr>
            <w:rStyle w:val="Hyperlink"/>
            <w:strike/>
            <w:szCs w:val="20"/>
            <w:lang w:eastAsia="x-none"/>
          </w:rPr>
          <w:t>R1-1805602</w:t>
        </w:r>
      </w:hyperlink>
      <w:r w:rsidRPr="000416F6">
        <w:rPr>
          <w:strike/>
          <w:szCs w:val="20"/>
          <w:lang w:eastAsia="x-none"/>
        </w:rPr>
        <w:t xml:space="preserve"> for RMSI time domain resource allocation</w:t>
      </w:r>
    </w:p>
    <w:p w14:paraId="51ED2D82" w14:textId="77777777" w:rsidR="005A0C34" w:rsidRPr="000416F6" w:rsidRDefault="005A0C34" w:rsidP="00BC4EF6">
      <w:pPr>
        <w:numPr>
          <w:ilvl w:val="1"/>
          <w:numId w:val="103"/>
        </w:numPr>
        <w:jc w:val="both"/>
        <w:rPr>
          <w:strike/>
          <w:szCs w:val="20"/>
          <w:lang w:eastAsia="x-none"/>
        </w:rPr>
      </w:pPr>
      <w:r w:rsidRPr="000416F6">
        <w:rPr>
          <w:strike/>
          <w:szCs w:val="20"/>
          <w:lang w:eastAsia="x-none"/>
        </w:rPr>
        <w:t>The previously agreed 4-bit indicator in DCI is not changed</w:t>
      </w:r>
    </w:p>
    <w:p w14:paraId="12F7C166" w14:textId="77777777" w:rsidR="005A0C34" w:rsidRPr="000416F6" w:rsidRDefault="005A0C34" w:rsidP="00BC4EF6">
      <w:pPr>
        <w:numPr>
          <w:ilvl w:val="1"/>
          <w:numId w:val="103"/>
        </w:numPr>
        <w:jc w:val="both"/>
        <w:rPr>
          <w:strike/>
          <w:szCs w:val="20"/>
          <w:lang w:eastAsia="x-none"/>
        </w:rPr>
      </w:pPr>
      <w:r w:rsidRPr="000416F6">
        <w:rPr>
          <w:strike/>
          <w:szCs w:val="20"/>
          <w:lang w:eastAsia="x-none"/>
        </w:rPr>
        <w:t xml:space="preserve">Note: </w:t>
      </w:r>
    </w:p>
    <w:p w14:paraId="45C3327B" w14:textId="77777777" w:rsidR="005A0C34" w:rsidRPr="000416F6" w:rsidRDefault="005A0C34" w:rsidP="00BC4EF6">
      <w:pPr>
        <w:numPr>
          <w:ilvl w:val="2"/>
          <w:numId w:val="103"/>
        </w:numPr>
        <w:jc w:val="both"/>
        <w:rPr>
          <w:strike/>
          <w:szCs w:val="20"/>
          <w:lang w:eastAsia="x-none"/>
        </w:rPr>
      </w:pPr>
      <w:r w:rsidRPr="000416F6">
        <w:rPr>
          <w:strike/>
          <w:szCs w:val="20"/>
          <w:lang w:eastAsia="x-none"/>
        </w:rPr>
        <w:t>Some entries in the tables are to be merged by using the known DM-RS position and/or CORESET duration/location signaled in PBCH, or removed</w:t>
      </w:r>
    </w:p>
    <w:p w14:paraId="6C747D03" w14:textId="77777777" w:rsidR="005A0C34" w:rsidRPr="000416F6" w:rsidRDefault="005A0C34" w:rsidP="00BC4EF6">
      <w:pPr>
        <w:numPr>
          <w:ilvl w:val="2"/>
          <w:numId w:val="103"/>
        </w:numPr>
        <w:jc w:val="both"/>
        <w:rPr>
          <w:strike/>
          <w:szCs w:val="20"/>
          <w:lang w:eastAsia="x-none"/>
        </w:rPr>
      </w:pPr>
      <w:r w:rsidRPr="000416F6">
        <w:rPr>
          <w:strike/>
          <w:szCs w:val="20"/>
          <w:lang w:eastAsia="x-none"/>
        </w:rPr>
        <w:t>New entries may also be added</w:t>
      </w:r>
    </w:p>
    <w:p w14:paraId="4BECBE3F" w14:textId="77777777" w:rsidR="005A0C34" w:rsidRPr="000416F6" w:rsidRDefault="005A0C34" w:rsidP="00BC4EF6">
      <w:pPr>
        <w:numPr>
          <w:ilvl w:val="2"/>
          <w:numId w:val="103"/>
        </w:numPr>
        <w:jc w:val="both"/>
        <w:rPr>
          <w:strike/>
          <w:szCs w:val="20"/>
          <w:lang w:eastAsia="x-none"/>
        </w:rPr>
      </w:pPr>
      <w:r w:rsidRPr="000416F6">
        <w:rPr>
          <w:strike/>
          <w:szCs w:val="20"/>
          <w:lang w:eastAsia="x-none"/>
        </w:rPr>
        <w:t>However, no more than 16 entries in total for pattern 1</w:t>
      </w:r>
    </w:p>
    <w:p w14:paraId="544B4EED" w14:textId="77777777" w:rsidR="005A0C34" w:rsidRPr="000416F6" w:rsidRDefault="005A0C34" w:rsidP="00BC4EF6">
      <w:pPr>
        <w:numPr>
          <w:ilvl w:val="1"/>
          <w:numId w:val="103"/>
        </w:numPr>
        <w:jc w:val="both"/>
        <w:rPr>
          <w:strike/>
          <w:szCs w:val="20"/>
          <w:lang w:eastAsia="x-none"/>
        </w:rPr>
      </w:pPr>
      <w:r w:rsidRPr="000416F6">
        <w:rPr>
          <w:strike/>
          <w:szCs w:val="20"/>
          <w:lang w:eastAsia="x-none"/>
        </w:rPr>
        <w:t>FFS: Need for “gaps” in time domain allocation, K0 offset, or rate matching information to handle collisions with other SSBs.</w:t>
      </w:r>
    </w:p>
    <w:p w14:paraId="681FC458" w14:textId="11B38CB3" w:rsidR="005A0C34" w:rsidRPr="000416F6" w:rsidRDefault="005A0C34" w:rsidP="00BC4EF6">
      <w:pPr>
        <w:numPr>
          <w:ilvl w:val="1"/>
          <w:numId w:val="103"/>
        </w:numPr>
        <w:jc w:val="both"/>
        <w:rPr>
          <w:strike/>
          <w:szCs w:val="20"/>
          <w:lang w:eastAsia="x-none"/>
        </w:rPr>
      </w:pPr>
      <w:r w:rsidRPr="000416F6">
        <w:rPr>
          <w:strike/>
          <w:szCs w:val="20"/>
          <w:lang w:eastAsia="x-none"/>
        </w:rPr>
        <w:t>FFS the applicability to OSI/Paging/RAR/Msg4</w:t>
      </w:r>
    </w:p>
    <w:p w14:paraId="30296F9E" w14:textId="77777777" w:rsidR="005A0C34" w:rsidRPr="005A0C34" w:rsidRDefault="005A0C34" w:rsidP="005A0C34"/>
    <w:p w14:paraId="3913E0D6" w14:textId="317F3528" w:rsidR="005A0C34" w:rsidRPr="0001083D" w:rsidRDefault="0001083D" w:rsidP="001F496C">
      <w:pPr>
        <w:ind w:left="720" w:hanging="720"/>
        <w:rPr>
          <w:b/>
        </w:rPr>
      </w:pPr>
      <w:r w:rsidRPr="0001083D">
        <w:rPr>
          <w:b/>
        </w:rPr>
        <w:t>Wednesday</w:t>
      </w:r>
    </w:p>
    <w:p w14:paraId="782703A3" w14:textId="036311BC" w:rsidR="0001083D" w:rsidRPr="0001083D" w:rsidRDefault="00603E09" w:rsidP="0001083D">
      <w:pPr>
        <w:ind w:left="720" w:hanging="720"/>
        <w:rPr>
          <w:b/>
        </w:rPr>
      </w:pPr>
      <w:hyperlink r:id="rId1697" w:history="1">
        <w:r w:rsidR="00FE4C7E">
          <w:rPr>
            <w:rStyle w:val="Hyperlink"/>
            <w:b/>
          </w:rPr>
          <w:t>R1-1805663</w:t>
        </w:r>
      </w:hyperlink>
      <w:r w:rsidR="0001083D" w:rsidRPr="0001083D">
        <w:rPr>
          <w:b/>
        </w:rPr>
        <w:tab/>
        <w:t>Summary of offline discussion on 7.1.3.3.1 part II</w:t>
      </w:r>
      <w:r w:rsidR="0001083D" w:rsidRPr="0001083D">
        <w:rPr>
          <w:b/>
        </w:rPr>
        <w:tab/>
        <w:t>Ericsson</w:t>
      </w:r>
    </w:p>
    <w:p w14:paraId="57010D74" w14:textId="77777777" w:rsidR="0001083D" w:rsidRDefault="0001083D" w:rsidP="0001083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B290ACE" w14:textId="503322C7" w:rsidR="0001083D" w:rsidRDefault="0001083D" w:rsidP="0001083D">
      <w:pPr>
        <w:ind w:left="720" w:hanging="720"/>
      </w:pPr>
    </w:p>
    <w:p w14:paraId="0334A741" w14:textId="77777777" w:rsidR="000416F6" w:rsidRPr="000416F6" w:rsidRDefault="000416F6" w:rsidP="004A0AED">
      <w:r w:rsidRPr="000416F6">
        <w:t>Above agreements are modified as follows:</w:t>
      </w:r>
    </w:p>
    <w:p w14:paraId="3F33178F" w14:textId="544F59CB" w:rsidR="004A0AED" w:rsidRDefault="004A0AED" w:rsidP="004A0AED">
      <w:r w:rsidRPr="007244EA">
        <w:rPr>
          <w:highlight w:val="green"/>
        </w:rPr>
        <w:t>Agreements</w:t>
      </w:r>
      <w:r>
        <w:t>:</w:t>
      </w:r>
    </w:p>
    <w:p w14:paraId="261BA5B6" w14:textId="77777777" w:rsidR="004A0AED" w:rsidRPr="00A93B5F" w:rsidRDefault="004A0AED" w:rsidP="00BC4EF6">
      <w:pPr>
        <w:pStyle w:val="ListParagraph"/>
        <w:numPr>
          <w:ilvl w:val="0"/>
          <w:numId w:val="103"/>
        </w:numPr>
      </w:pPr>
      <w:r w:rsidRPr="000416F6">
        <w:t>Adopt the tables below for RMSI time domain resource allocation</w:t>
      </w:r>
    </w:p>
    <w:p w14:paraId="0DB10C04" w14:textId="77777777" w:rsidR="004A0AED" w:rsidRDefault="004A0AED" w:rsidP="00BC4EF6">
      <w:pPr>
        <w:pStyle w:val="ListParagraph"/>
        <w:numPr>
          <w:ilvl w:val="1"/>
          <w:numId w:val="103"/>
        </w:numPr>
      </w:pPr>
      <w:r>
        <w:t>The previously agreed 4-bit indicator in DCI is not changed</w:t>
      </w:r>
    </w:p>
    <w:p w14:paraId="5C26A136" w14:textId="77777777" w:rsidR="004A0AED" w:rsidRPr="008C53AC" w:rsidRDefault="004A0AED" w:rsidP="004A0AED">
      <w:pPr>
        <w:pStyle w:val="TH"/>
        <w:rPr>
          <w:color w:val="FF0000"/>
          <w:u w:val="single"/>
        </w:rPr>
      </w:pPr>
      <w:r>
        <w:rPr>
          <w:color w:val="FF0000"/>
          <w:u w:val="single"/>
        </w:rPr>
        <w:lastRenderedPageBreak/>
        <w:t>Table 5.1.2.1-x: Resource allocation for PDSCH scheduled using CORESET #0 and multiplexing pattern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1510"/>
        <w:gridCol w:w="1510"/>
        <w:gridCol w:w="1510"/>
        <w:gridCol w:w="1511"/>
        <w:gridCol w:w="1511"/>
      </w:tblGrid>
      <w:tr w:rsidR="004A0AED" w:rsidRPr="007E7DE0" w14:paraId="38EEE7DA" w14:textId="77777777" w:rsidTr="007E7DE0">
        <w:trPr>
          <w:jc w:val="center"/>
        </w:trPr>
        <w:tc>
          <w:tcPr>
            <w:tcW w:w="1510" w:type="dxa"/>
            <w:shd w:val="clear" w:color="auto" w:fill="auto"/>
            <w:vAlign w:val="center"/>
          </w:tcPr>
          <w:p w14:paraId="51037174" w14:textId="77777777" w:rsidR="004A0AED" w:rsidRPr="007E7DE0" w:rsidRDefault="004A0AED" w:rsidP="007E7DE0">
            <w:pPr>
              <w:pStyle w:val="TAH"/>
            </w:pPr>
            <w:r w:rsidRPr="007E7DE0">
              <w:t>L</w:t>
            </w:r>
          </w:p>
        </w:tc>
        <w:tc>
          <w:tcPr>
            <w:tcW w:w="1510" w:type="dxa"/>
            <w:shd w:val="clear" w:color="auto" w:fill="auto"/>
            <w:vAlign w:val="center"/>
          </w:tcPr>
          <w:p w14:paraId="0C244B02" w14:textId="77777777" w:rsidR="004A0AED" w:rsidRPr="007E7DE0" w:rsidRDefault="004A0AED" w:rsidP="007E7DE0">
            <w:pPr>
              <w:pStyle w:val="TAH"/>
            </w:pPr>
            <w:r w:rsidRPr="007E7DE0">
              <w:rPr>
                <w:i/>
                <w:iCs/>
              </w:rPr>
              <w:t>DL-DMRS-typeA-pos</w:t>
            </w:r>
          </w:p>
        </w:tc>
        <w:tc>
          <w:tcPr>
            <w:tcW w:w="1510" w:type="dxa"/>
            <w:shd w:val="clear" w:color="auto" w:fill="auto"/>
            <w:vAlign w:val="center"/>
          </w:tcPr>
          <w:p w14:paraId="675E335D" w14:textId="77777777" w:rsidR="004A0AED" w:rsidRPr="007E7DE0" w:rsidRDefault="004A0AED" w:rsidP="007E7DE0">
            <w:pPr>
              <w:pStyle w:val="TAH"/>
            </w:pPr>
            <w:r w:rsidRPr="007E7DE0">
              <w:rPr>
                <w:i/>
                <w:iCs/>
              </w:rPr>
              <w:t>PDSCH mapping type</w:t>
            </w:r>
          </w:p>
        </w:tc>
        <w:tc>
          <w:tcPr>
            <w:tcW w:w="1510" w:type="dxa"/>
            <w:shd w:val="clear" w:color="auto" w:fill="auto"/>
            <w:vAlign w:val="center"/>
          </w:tcPr>
          <w:p w14:paraId="23E553FF" w14:textId="77777777" w:rsidR="004A0AED" w:rsidRPr="007E7DE0" w:rsidRDefault="004A0AED" w:rsidP="007E7DE0">
            <w:pPr>
              <w:pStyle w:val="TAH"/>
            </w:pPr>
            <w:r w:rsidRPr="007E7DE0">
              <w:rPr>
                <w:i/>
                <w:iCs/>
              </w:rPr>
              <w:t>K</w:t>
            </w:r>
            <w:r w:rsidRPr="007E7DE0">
              <w:rPr>
                <w:i/>
                <w:iCs/>
                <w:vertAlign w:val="subscript"/>
              </w:rPr>
              <w:t>0</w:t>
            </w:r>
          </w:p>
        </w:tc>
        <w:tc>
          <w:tcPr>
            <w:tcW w:w="1511" w:type="dxa"/>
            <w:shd w:val="clear" w:color="auto" w:fill="auto"/>
            <w:vAlign w:val="center"/>
          </w:tcPr>
          <w:p w14:paraId="2FD435FA" w14:textId="77777777" w:rsidR="004A0AED" w:rsidRPr="007E7DE0" w:rsidRDefault="004A0AED" w:rsidP="007E7DE0">
            <w:pPr>
              <w:pStyle w:val="TAH"/>
            </w:pPr>
            <w:r w:rsidRPr="007E7DE0">
              <w:rPr>
                <w:i/>
                <w:iCs/>
              </w:rPr>
              <w:t>S</w:t>
            </w:r>
          </w:p>
        </w:tc>
        <w:tc>
          <w:tcPr>
            <w:tcW w:w="1511" w:type="dxa"/>
            <w:shd w:val="clear" w:color="auto" w:fill="auto"/>
            <w:vAlign w:val="center"/>
          </w:tcPr>
          <w:p w14:paraId="7B279793" w14:textId="77777777" w:rsidR="004A0AED" w:rsidRPr="007E7DE0" w:rsidRDefault="004A0AED" w:rsidP="007E7DE0">
            <w:pPr>
              <w:pStyle w:val="TAH"/>
            </w:pPr>
            <w:r w:rsidRPr="007E7DE0">
              <w:rPr>
                <w:i/>
                <w:iCs/>
              </w:rPr>
              <w:t>L</w:t>
            </w:r>
          </w:p>
        </w:tc>
      </w:tr>
      <w:tr w:rsidR="004A0AED" w:rsidRPr="007E7DE0" w14:paraId="3BE175AD" w14:textId="77777777" w:rsidTr="007E7DE0">
        <w:trPr>
          <w:jc w:val="center"/>
        </w:trPr>
        <w:tc>
          <w:tcPr>
            <w:tcW w:w="1510" w:type="dxa"/>
            <w:vMerge w:val="restart"/>
            <w:shd w:val="clear" w:color="auto" w:fill="auto"/>
            <w:vAlign w:val="center"/>
          </w:tcPr>
          <w:p w14:paraId="40415D01" w14:textId="77777777" w:rsidR="004A0AED" w:rsidRPr="007E7DE0" w:rsidRDefault="004A0AED" w:rsidP="007E7DE0">
            <w:pPr>
              <w:pStyle w:val="TAC"/>
            </w:pPr>
            <w:r w:rsidRPr="007E7DE0">
              <w:t>0</w:t>
            </w:r>
          </w:p>
        </w:tc>
        <w:tc>
          <w:tcPr>
            <w:tcW w:w="1510" w:type="dxa"/>
            <w:shd w:val="clear" w:color="auto" w:fill="auto"/>
            <w:vAlign w:val="center"/>
          </w:tcPr>
          <w:p w14:paraId="2699BBCB" w14:textId="77777777" w:rsidR="004A0AED" w:rsidRPr="007E7DE0" w:rsidRDefault="004A0AED" w:rsidP="007E7DE0">
            <w:pPr>
              <w:pStyle w:val="TAC"/>
            </w:pPr>
            <w:r w:rsidRPr="007E7DE0">
              <w:t>2</w:t>
            </w:r>
          </w:p>
        </w:tc>
        <w:tc>
          <w:tcPr>
            <w:tcW w:w="1510" w:type="dxa"/>
            <w:shd w:val="clear" w:color="auto" w:fill="auto"/>
            <w:vAlign w:val="center"/>
          </w:tcPr>
          <w:p w14:paraId="72C618B6" w14:textId="77777777" w:rsidR="004A0AED" w:rsidRPr="007E7DE0" w:rsidRDefault="004A0AED" w:rsidP="007E7DE0">
            <w:pPr>
              <w:pStyle w:val="TAC"/>
            </w:pPr>
            <w:r w:rsidRPr="007E7DE0">
              <w:t>Type A</w:t>
            </w:r>
          </w:p>
        </w:tc>
        <w:tc>
          <w:tcPr>
            <w:tcW w:w="1510" w:type="dxa"/>
            <w:shd w:val="clear" w:color="auto" w:fill="auto"/>
            <w:vAlign w:val="center"/>
          </w:tcPr>
          <w:p w14:paraId="34AEE046" w14:textId="77777777" w:rsidR="004A0AED" w:rsidRPr="007E7DE0" w:rsidRDefault="004A0AED" w:rsidP="007E7DE0">
            <w:pPr>
              <w:pStyle w:val="TAC"/>
            </w:pPr>
            <w:r w:rsidRPr="007E7DE0">
              <w:t>0</w:t>
            </w:r>
          </w:p>
        </w:tc>
        <w:tc>
          <w:tcPr>
            <w:tcW w:w="1511" w:type="dxa"/>
            <w:shd w:val="clear" w:color="auto" w:fill="auto"/>
            <w:vAlign w:val="center"/>
          </w:tcPr>
          <w:p w14:paraId="33DEB579" w14:textId="77777777" w:rsidR="004A0AED" w:rsidRPr="007E7DE0" w:rsidRDefault="004A0AED" w:rsidP="007E7DE0">
            <w:pPr>
              <w:pStyle w:val="TAC"/>
            </w:pPr>
            <w:r w:rsidRPr="007E7DE0">
              <w:t>2</w:t>
            </w:r>
          </w:p>
        </w:tc>
        <w:tc>
          <w:tcPr>
            <w:tcW w:w="1511" w:type="dxa"/>
            <w:shd w:val="clear" w:color="auto" w:fill="auto"/>
            <w:vAlign w:val="center"/>
          </w:tcPr>
          <w:p w14:paraId="01E4A6D9" w14:textId="77777777" w:rsidR="004A0AED" w:rsidRPr="007E7DE0" w:rsidRDefault="004A0AED" w:rsidP="007E7DE0">
            <w:pPr>
              <w:pStyle w:val="TAC"/>
            </w:pPr>
            <w:r w:rsidRPr="007E7DE0">
              <w:t>12</w:t>
            </w:r>
          </w:p>
        </w:tc>
      </w:tr>
      <w:tr w:rsidR="004A0AED" w:rsidRPr="007E7DE0" w14:paraId="68B92A83" w14:textId="77777777" w:rsidTr="007E7DE0">
        <w:trPr>
          <w:jc w:val="center"/>
        </w:trPr>
        <w:tc>
          <w:tcPr>
            <w:tcW w:w="1510" w:type="dxa"/>
            <w:vMerge/>
            <w:shd w:val="clear" w:color="auto" w:fill="auto"/>
            <w:vAlign w:val="center"/>
          </w:tcPr>
          <w:p w14:paraId="536C3315" w14:textId="77777777" w:rsidR="004A0AED" w:rsidRPr="007E7DE0" w:rsidRDefault="004A0AED" w:rsidP="007E7DE0">
            <w:pPr>
              <w:pStyle w:val="TAC"/>
            </w:pPr>
          </w:p>
        </w:tc>
        <w:tc>
          <w:tcPr>
            <w:tcW w:w="1510" w:type="dxa"/>
            <w:shd w:val="clear" w:color="auto" w:fill="auto"/>
            <w:vAlign w:val="center"/>
          </w:tcPr>
          <w:p w14:paraId="78F0972C" w14:textId="77777777" w:rsidR="004A0AED" w:rsidRPr="007E7DE0" w:rsidRDefault="004A0AED" w:rsidP="007E7DE0">
            <w:pPr>
              <w:pStyle w:val="TAC"/>
            </w:pPr>
            <w:r w:rsidRPr="007E7DE0">
              <w:t>3</w:t>
            </w:r>
          </w:p>
        </w:tc>
        <w:tc>
          <w:tcPr>
            <w:tcW w:w="1510" w:type="dxa"/>
            <w:shd w:val="clear" w:color="auto" w:fill="auto"/>
            <w:vAlign w:val="center"/>
          </w:tcPr>
          <w:p w14:paraId="40E47E6D" w14:textId="77777777" w:rsidR="004A0AED" w:rsidRPr="007E7DE0" w:rsidRDefault="004A0AED" w:rsidP="007E7DE0">
            <w:pPr>
              <w:pStyle w:val="TAC"/>
            </w:pPr>
            <w:r w:rsidRPr="007E7DE0">
              <w:t>Type A</w:t>
            </w:r>
          </w:p>
        </w:tc>
        <w:tc>
          <w:tcPr>
            <w:tcW w:w="1510" w:type="dxa"/>
            <w:shd w:val="clear" w:color="auto" w:fill="auto"/>
            <w:vAlign w:val="center"/>
          </w:tcPr>
          <w:p w14:paraId="18D2F6CA" w14:textId="77777777" w:rsidR="004A0AED" w:rsidRPr="007E7DE0" w:rsidRDefault="004A0AED" w:rsidP="007E7DE0">
            <w:pPr>
              <w:pStyle w:val="TAC"/>
            </w:pPr>
            <w:r w:rsidRPr="007E7DE0">
              <w:t>0</w:t>
            </w:r>
          </w:p>
        </w:tc>
        <w:tc>
          <w:tcPr>
            <w:tcW w:w="1511" w:type="dxa"/>
            <w:shd w:val="clear" w:color="auto" w:fill="auto"/>
            <w:vAlign w:val="center"/>
          </w:tcPr>
          <w:p w14:paraId="70525907" w14:textId="77777777" w:rsidR="004A0AED" w:rsidRPr="007E7DE0" w:rsidRDefault="004A0AED" w:rsidP="007E7DE0">
            <w:pPr>
              <w:pStyle w:val="TAC"/>
            </w:pPr>
            <w:r w:rsidRPr="007E7DE0">
              <w:t>3</w:t>
            </w:r>
          </w:p>
        </w:tc>
        <w:tc>
          <w:tcPr>
            <w:tcW w:w="1511" w:type="dxa"/>
            <w:shd w:val="clear" w:color="auto" w:fill="auto"/>
            <w:vAlign w:val="center"/>
          </w:tcPr>
          <w:p w14:paraId="222E63D8" w14:textId="77777777" w:rsidR="004A0AED" w:rsidRPr="007E7DE0" w:rsidRDefault="004A0AED" w:rsidP="007E7DE0">
            <w:pPr>
              <w:pStyle w:val="TAC"/>
            </w:pPr>
            <w:r w:rsidRPr="007E7DE0">
              <w:t>11</w:t>
            </w:r>
          </w:p>
        </w:tc>
      </w:tr>
      <w:tr w:rsidR="004A0AED" w:rsidRPr="007E7DE0" w14:paraId="0F987EA6" w14:textId="77777777" w:rsidTr="007E7DE0">
        <w:trPr>
          <w:jc w:val="center"/>
        </w:trPr>
        <w:tc>
          <w:tcPr>
            <w:tcW w:w="1510" w:type="dxa"/>
            <w:vMerge w:val="restart"/>
            <w:shd w:val="clear" w:color="auto" w:fill="auto"/>
            <w:vAlign w:val="center"/>
          </w:tcPr>
          <w:p w14:paraId="22A0C3A6" w14:textId="77777777" w:rsidR="004A0AED" w:rsidRPr="007E7DE0" w:rsidRDefault="004A0AED" w:rsidP="007E7DE0">
            <w:pPr>
              <w:pStyle w:val="TAC"/>
            </w:pPr>
            <w:r w:rsidRPr="007E7DE0">
              <w:t>1</w:t>
            </w:r>
          </w:p>
        </w:tc>
        <w:tc>
          <w:tcPr>
            <w:tcW w:w="1510" w:type="dxa"/>
            <w:shd w:val="clear" w:color="auto" w:fill="auto"/>
            <w:vAlign w:val="center"/>
          </w:tcPr>
          <w:p w14:paraId="0C7E8BE7" w14:textId="77777777" w:rsidR="004A0AED" w:rsidRPr="007E7DE0" w:rsidRDefault="004A0AED" w:rsidP="007E7DE0">
            <w:pPr>
              <w:pStyle w:val="TAC"/>
            </w:pPr>
            <w:r w:rsidRPr="007E7DE0">
              <w:t>2</w:t>
            </w:r>
          </w:p>
        </w:tc>
        <w:tc>
          <w:tcPr>
            <w:tcW w:w="1510" w:type="dxa"/>
            <w:shd w:val="clear" w:color="auto" w:fill="auto"/>
            <w:vAlign w:val="center"/>
          </w:tcPr>
          <w:p w14:paraId="6DC9D32A" w14:textId="77777777" w:rsidR="004A0AED" w:rsidRPr="007E7DE0" w:rsidRDefault="004A0AED" w:rsidP="007E7DE0">
            <w:pPr>
              <w:pStyle w:val="TAC"/>
            </w:pPr>
            <w:r w:rsidRPr="007E7DE0">
              <w:t>Type A</w:t>
            </w:r>
          </w:p>
        </w:tc>
        <w:tc>
          <w:tcPr>
            <w:tcW w:w="1510" w:type="dxa"/>
            <w:shd w:val="clear" w:color="auto" w:fill="auto"/>
            <w:vAlign w:val="center"/>
          </w:tcPr>
          <w:p w14:paraId="72B6DF93" w14:textId="77777777" w:rsidR="004A0AED" w:rsidRPr="007E7DE0" w:rsidRDefault="004A0AED" w:rsidP="007E7DE0">
            <w:pPr>
              <w:pStyle w:val="TAC"/>
            </w:pPr>
            <w:r w:rsidRPr="007E7DE0">
              <w:t>0</w:t>
            </w:r>
          </w:p>
        </w:tc>
        <w:tc>
          <w:tcPr>
            <w:tcW w:w="1511" w:type="dxa"/>
            <w:shd w:val="clear" w:color="auto" w:fill="auto"/>
            <w:vAlign w:val="center"/>
          </w:tcPr>
          <w:p w14:paraId="6CAC0B34" w14:textId="77777777" w:rsidR="004A0AED" w:rsidRPr="007E7DE0" w:rsidRDefault="004A0AED" w:rsidP="007E7DE0">
            <w:pPr>
              <w:pStyle w:val="TAC"/>
            </w:pPr>
            <w:r w:rsidRPr="007E7DE0">
              <w:t>2</w:t>
            </w:r>
          </w:p>
        </w:tc>
        <w:tc>
          <w:tcPr>
            <w:tcW w:w="1511" w:type="dxa"/>
            <w:shd w:val="clear" w:color="auto" w:fill="auto"/>
            <w:vAlign w:val="center"/>
          </w:tcPr>
          <w:p w14:paraId="1F36AD06" w14:textId="77777777" w:rsidR="004A0AED" w:rsidRPr="007E7DE0" w:rsidRDefault="004A0AED" w:rsidP="007E7DE0">
            <w:pPr>
              <w:pStyle w:val="TAC"/>
            </w:pPr>
            <w:r w:rsidRPr="007E7DE0">
              <w:t>10</w:t>
            </w:r>
          </w:p>
        </w:tc>
      </w:tr>
      <w:tr w:rsidR="004A0AED" w:rsidRPr="007E7DE0" w14:paraId="529F80E2" w14:textId="77777777" w:rsidTr="007E7DE0">
        <w:trPr>
          <w:jc w:val="center"/>
        </w:trPr>
        <w:tc>
          <w:tcPr>
            <w:tcW w:w="1510" w:type="dxa"/>
            <w:vMerge/>
            <w:shd w:val="clear" w:color="auto" w:fill="auto"/>
            <w:vAlign w:val="center"/>
          </w:tcPr>
          <w:p w14:paraId="683F5402" w14:textId="77777777" w:rsidR="004A0AED" w:rsidRPr="007E7DE0" w:rsidRDefault="004A0AED" w:rsidP="007E7DE0">
            <w:pPr>
              <w:pStyle w:val="TAC"/>
            </w:pPr>
          </w:p>
        </w:tc>
        <w:tc>
          <w:tcPr>
            <w:tcW w:w="1510" w:type="dxa"/>
            <w:shd w:val="clear" w:color="auto" w:fill="auto"/>
            <w:vAlign w:val="center"/>
          </w:tcPr>
          <w:p w14:paraId="6086C949" w14:textId="77777777" w:rsidR="004A0AED" w:rsidRPr="007E7DE0" w:rsidRDefault="004A0AED" w:rsidP="007E7DE0">
            <w:pPr>
              <w:pStyle w:val="TAC"/>
            </w:pPr>
            <w:r w:rsidRPr="007E7DE0">
              <w:t>3</w:t>
            </w:r>
          </w:p>
        </w:tc>
        <w:tc>
          <w:tcPr>
            <w:tcW w:w="1510" w:type="dxa"/>
            <w:shd w:val="clear" w:color="auto" w:fill="auto"/>
            <w:vAlign w:val="center"/>
          </w:tcPr>
          <w:p w14:paraId="2DE4D953" w14:textId="77777777" w:rsidR="004A0AED" w:rsidRPr="007E7DE0" w:rsidRDefault="004A0AED" w:rsidP="007E7DE0">
            <w:pPr>
              <w:pStyle w:val="TAC"/>
            </w:pPr>
            <w:r w:rsidRPr="007E7DE0">
              <w:t>Type A</w:t>
            </w:r>
          </w:p>
        </w:tc>
        <w:tc>
          <w:tcPr>
            <w:tcW w:w="1510" w:type="dxa"/>
            <w:shd w:val="clear" w:color="auto" w:fill="auto"/>
            <w:vAlign w:val="center"/>
          </w:tcPr>
          <w:p w14:paraId="3F721CE5" w14:textId="77777777" w:rsidR="004A0AED" w:rsidRPr="007E7DE0" w:rsidRDefault="004A0AED" w:rsidP="007E7DE0">
            <w:pPr>
              <w:pStyle w:val="TAC"/>
            </w:pPr>
            <w:r w:rsidRPr="007E7DE0">
              <w:t>0</w:t>
            </w:r>
          </w:p>
        </w:tc>
        <w:tc>
          <w:tcPr>
            <w:tcW w:w="1511" w:type="dxa"/>
            <w:shd w:val="clear" w:color="auto" w:fill="auto"/>
            <w:vAlign w:val="center"/>
          </w:tcPr>
          <w:p w14:paraId="17CB4B92" w14:textId="77777777" w:rsidR="004A0AED" w:rsidRPr="007E7DE0" w:rsidRDefault="004A0AED" w:rsidP="007E7DE0">
            <w:pPr>
              <w:pStyle w:val="TAC"/>
            </w:pPr>
            <w:r w:rsidRPr="007E7DE0">
              <w:t>3</w:t>
            </w:r>
          </w:p>
        </w:tc>
        <w:tc>
          <w:tcPr>
            <w:tcW w:w="1511" w:type="dxa"/>
            <w:shd w:val="clear" w:color="auto" w:fill="auto"/>
            <w:vAlign w:val="center"/>
          </w:tcPr>
          <w:p w14:paraId="6D1ED35D" w14:textId="77777777" w:rsidR="004A0AED" w:rsidRPr="007E7DE0" w:rsidRDefault="004A0AED" w:rsidP="007E7DE0">
            <w:pPr>
              <w:pStyle w:val="TAC"/>
            </w:pPr>
            <w:r w:rsidRPr="007E7DE0">
              <w:t>9</w:t>
            </w:r>
          </w:p>
        </w:tc>
      </w:tr>
      <w:tr w:rsidR="004A0AED" w:rsidRPr="007E7DE0" w14:paraId="650F5EFE" w14:textId="77777777" w:rsidTr="007E7DE0">
        <w:trPr>
          <w:jc w:val="center"/>
        </w:trPr>
        <w:tc>
          <w:tcPr>
            <w:tcW w:w="1510" w:type="dxa"/>
            <w:vMerge w:val="restart"/>
            <w:shd w:val="clear" w:color="auto" w:fill="auto"/>
            <w:vAlign w:val="center"/>
          </w:tcPr>
          <w:p w14:paraId="4C203FBC" w14:textId="77777777" w:rsidR="004A0AED" w:rsidRPr="007E7DE0" w:rsidRDefault="004A0AED" w:rsidP="007E7DE0">
            <w:pPr>
              <w:pStyle w:val="TAC"/>
            </w:pPr>
            <w:r w:rsidRPr="007E7DE0">
              <w:t>2</w:t>
            </w:r>
          </w:p>
        </w:tc>
        <w:tc>
          <w:tcPr>
            <w:tcW w:w="1510" w:type="dxa"/>
            <w:shd w:val="clear" w:color="auto" w:fill="auto"/>
            <w:vAlign w:val="center"/>
          </w:tcPr>
          <w:p w14:paraId="0C39DCC7" w14:textId="77777777" w:rsidR="004A0AED" w:rsidRPr="007E7DE0" w:rsidRDefault="004A0AED" w:rsidP="007E7DE0">
            <w:pPr>
              <w:pStyle w:val="TAC"/>
            </w:pPr>
            <w:r w:rsidRPr="007E7DE0">
              <w:t>2</w:t>
            </w:r>
          </w:p>
        </w:tc>
        <w:tc>
          <w:tcPr>
            <w:tcW w:w="1510" w:type="dxa"/>
            <w:shd w:val="clear" w:color="auto" w:fill="auto"/>
            <w:vAlign w:val="center"/>
          </w:tcPr>
          <w:p w14:paraId="22D76ABA" w14:textId="77777777" w:rsidR="004A0AED" w:rsidRPr="007E7DE0" w:rsidRDefault="004A0AED" w:rsidP="007E7DE0">
            <w:pPr>
              <w:pStyle w:val="TAC"/>
            </w:pPr>
            <w:r w:rsidRPr="007E7DE0">
              <w:t>Type A</w:t>
            </w:r>
          </w:p>
        </w:tc>
        <w:tc>
          <w:tcPr>
            <w:tcW w:w="1510" w:type="dxa"/>
            <w:shd w:val="clear" w:color="auto" w:fill="auto"/>
            <w:vAlign w:val="center"/>
          </w:tcPr>
          <w:p w14:paraId="3D263065" w14:textId="77777777" w:rsidR="004A0AED" w:rsidRPr="007E7DE0" w:rsidRDefault="004A0AED" w:rsidP="007E7DE0">
            <w:pPr>
              <w:pStyle w:val="TAC"/>
            </w:pPr>
            <w:r w:rsidRPr="007E7DE0">
              <w:t>0</w:t>
            </w:r>
          </w:p>
        </w:tc>
        <w:tc>
          <w:tcPr>
            <w:tcW w:w="1511" w:type="dxa"/>
            <w:shd w:val="clear" w:color="auto" w:fill="auto"/>
            <w:vAlign w:val="center"/>
          </w:tcPr>
          <w:p w14:paraId="7D1B6FD3" w14:textId="77777777" w:rsidR="004A0AED" w:rsidRPr="007E7DE0" w:rsidRDefault="004A0AED" w:rsidP="007E7DE0">
            <w:pPr>
              <w:pStyle w:val="TAC"/>
            </w:pPr>
            <w:r w:rsidRPr="007E7DE0">
              <w:t>2</w:t>
            </w:r>
          </w:p>
        </w:tc>
        <w:tc>
          <w:tcPr>
            <w:tcW w:w="1511" w:type="dxa"/>
            <w:shd w:val="clear" w:color="auto" w:fill="auto"/>
            <w:vAlign w:val="center"/>
          </w:tcPr>
          <w:p w14:paraId="209DE964" w14:textId="77777777" w:rsidR="004A0AED" w:rsidRPr="007E7DE0" w:rsidRDefault="004A0AED" w:rsidP="007E7DE0">
            <w:pPr>
              <w:pStyle w:val="TAC"/>
            </w:pPr>
            <w:r w:rsidRPr="007E7DE0">
              <w:t>9</w:t>
            </w:r>
          </w:p>
        </w:tc>
      </w:tr>
      <w:tr w:rsidR="004A0AED" w:rsidRPr="007E7DE0" w14:paraId="24B191D9" w14:textId="77777777" w:rsidTr="007E7DE0">
        <w:trPr>
          <w:jc w:val="center"/>
        </w:trPr>
        <w:tc>
          <w:tcPr>
            <w:tcW w:w="1510" w:type="dxa"/>
            <w:vMerge/>
            <w:shd w:val="clear" w:color="auto" w:fill="auto"/>
            <w:vAlign w:val="center"/>
          </w:tcPr>
          <w:p w14:paraId="19BC22EC" w14:textId="77777777" w:rsidR="004A0AED" w:rsidRPr="007E7DE0" w:rsidRDefault="004A0AED" w:rsidP="007E7DE0">
            <w:pPr>
              <w:pStyle w:val="TAC"/>
            </w:pPr>
          </w:p>
        </w:tc>
        <w:tc>
          <w:tcPr>
            <w:tcW w:w="1510" w:type="dxa"/>
            <w:shd w:val="clear" w:color="auto" w:fill="auto"/>
            <w:vAlign w:val="center"/>
          </w:tcPr>
          <w:p w14:paraId="619479BF" w14:textId="77777777" w:rsidR="004A0AED" w:rsidRPr="007E7DE0" w:rsidRDefault="004A0AED" w:rsidP="007E7DE0">
            <w:pPr>
              <w:pStyle w:val="TAC"/>
            </w:pPr>
            <w:r w:rsidRPr="007E7DE0">
              <w:t>3</w:t>
            </w:r>
          </w:p>
        </w:tc>
        <w:tc>
          <w:tcPr>
            <w:tcW w:w="1510" w:type="dxa"/>
            <w:shd w:val="clear" w:color="auto" w:fill="auto"/>
            <w:vAlign w:val="center"/>
          </w:tcPr>
          <w:p w14:paraId="180F6F34" w14:textId="77777777" w:rsidR="004A0AED" w:rsidRPr="007E7DE0" w:rsidRDefault="004A0AED" w:rsidP="007E7DE0">
            <w:pPr>
              <w:pStyle w:val="TAC"/>
            </w:pPr>
            <w:r w:rsidRPr="007E7DE0">
              <w:t>Type A</w:t>
            </w:r>
          </w:p>
        </w:tc>
        <w:tc>
          <w:tcPr>
            <w:tcW w:w="1510" w:type="dxa"/>
            <w:shd w:val="clear" w:color="auto" w:fill="auto"/>
            <w:vAlign w:val="center"/>
          </w:tcPr>
          <w:p w14:paraId="2329D710" w14:textId="77777777" w:rsidR="004A0AED" w:rsidRPr="007E7DE0" w:rsidRDefault="004A0AED" w:rsidP="007E7DE0">
            <w:pPr>
              <w:pStyle w:val="TAC"/>
            </w:pPr>
            <w:r w:rsidRPr="007E7DE0">
              <w:t>0</w:t>
            </w:r>
          </w:p>
        </w:tc>
        <w:tc>
          <w:tcPr>
            <w:tcW w:w="1511" w:type="dxa"/>
            <w:shd w:val="clear" w:color="auto" w:fill="auto"/>
            <w:vAlign w:val="center"/>
          </w:tcPr>
          <w:p w14:paraId="172C4AFF" w14:textId="77777777" w:rsidR="004A0AED" w:rsidRPr="007E7DE0" w:rsidRDefault="004A0AED" w:rsidP="007E7DE0">
            <w:pPr>
              <w:pStyle w:val="TAC"/>
            </w:pPr>
            <w:r w:rsidRPr="007E7DE0">
              <w:t>3</w:t>
            </w:r>
          </w:p>
        </w:tc>
        <w:tc>
          <w:tcPr>
            <w:tcW w:w="1511" w:type="dxa"/>
            <w:shd w:val="clear" w:color="auto" w:fill="auto"/>
            <w:vAlign w:val="center"/>
          </w:tcPr>
          <w:p w14:paraId="1945C55F" w14:textId="77777777" w:rsidR="004A0AED" w:rsidRPr="007E7DE0" w:rsidRDefault="004A0AED" w:rsidP="007E7DE0">
            <w:pPr>
              <w:pStyle w:val="TAC"/>
            </w:pPr>
            <w:r w:rsidRPr="007E7DE0">
              <w:t>8</w:t>
            </w:r>
          </w:p>
        </w:tc>
      </w:tr>
      <w:tr w:rsidR="004A0AED" w:rsidRPr="007E7DE0" w14:paraId="1F94D0DC" w14:textId="77777777" w:rsidTr="007E7DE0">
        <w:trPr>
          <w:jc w:val="center"/>
        </w:trPr>
        <w:tc>
          <w:tcPr>
            <w:tcW w:w="1510" w:type="dxa"/>
            <w:vMerge w:val="restart"/>
            <w:shd w:val="clear" w:color="auto" w:fill="auto"/>
            <w:vAlign w:val="center"/>
          </w:tcPr>
          <w:p w14:paraId="4B34FE7C" w14:textId="77777777" w:rsidR="004A0AED" w:rsidRPr="007E7DE0" w:rsidRDefault="004A0AED" w:rsidP="007E7DE0">
            <w:pPr>
              <w:pStyle w:val="TAC"/>
            </w:pPr>
            <w:r w:rsidRPr="007E7DE0">
              <w:t>3</w:t>
            </w:r>
          </w:p>
        </w:tc>
        <w:tc>
          <w:tcPr>
            <w:tcW w:w="1510" w:type="dxa"/>
            <w:shd w:val="clear" w:color="auto" w:fill="auto"/>
            <w:vAlign w:val="center"/>
          </w:tcPr>
          <w:p w14:paraId="4B13ADEB" w14:textId="77777777" w:rsidR="004A0AED" w:rsidRPr="007E7DE0" w:rsidRDefault="004A0AED" w:rsidP="007E7DE0">
            <w:pPr>
              <w:pStyle w:val="TAC"/>
            </w:pPr>
            <w:r w:rsidRPr="007E7DE0">
              <w:t>2</w:t>
            </w:r>
          </w:p>
        </w:tc>
        <w:tc>
          <w:tcPr>
            <w:tcW w:w="1510" w:type="dxa"/>
            <w:shd w:val="clear" w:color="auto" w:fill="auto"/>
            <w:vAlign w:val="center"/>
          </w:tcPr>
          <w:p w14:paraId="4D03E62A" w14:textId="77777777" w:rsidR="004A0AED" w:rsidRPr="007E7DE0" w:rsidRDefault="004A0AED" w:rsidP="007E7DE0">
            <w:pPr>
              <w:pStyle w:val="TAC"/>
            </w:pPr>
            <w:r w:rsidRPr="007E7DE0">
              <w:t>Type A</w:t>
            </w:r>
          </w:p>
        </w:tc>
        <w:tc>
          <w:tcPr>
            <w:tcW w:w="1510" w:type="dxa"/>
            <w:shd w:val="clear" w:color="auto" w:fill="auto"/>
            <w:vAlign w:val="center"/>
          </w:tcPr>
          <w:p w14:paraId="29A1B246" w14:textId="77777777" w:rsidR="004A0AED" w:rsidRPr="007E7DE0" w:rsidRDefault="004A0AED" w:rsidP="007E7DE0">
            <w:pPr>
              <w:pStyle w:val="TAC"/>
            </w:pPr>
            <w:r w:rsidRPr="007E7DE0">
              <w:t>0</w:t>
            </w:r>
          </w:p>
        </w:tc>
        <w:tc>
          <w:tcPr>
            <w:tcW w:w="1511" w:type="dxa"/>
            <w:shd w:val="clear" w:color="auto" w:fill="auto"/>
            <w:vAlign w:val="center"/>
          </w:tcPr>
          <w:p w14:paraId="3B40F92D" w14:textId="77777777" w:rsidR="004A0AED" w:rsidRPr="007E7DE0" w:rsidRDefault="004A0AED" w:rsidP="007E7DE0">
            <w:pPr>
              <w:pStyle w:val="TAC"/>
            </w:pPr>
            <w:r w:rsidRPr="007E7DE0">
              <w:t>2</w:t>
            </w:r>
          </w:p>
        </w:tc>
        <w:tc>
          <w:tcPr>
            <w:tcW w:w="1511" w:type="dxa"/>
            <w:shd w:val="clear" w:color="auto" w:fill="auto"/>
            <w:vAlign w:val="center"/>
          </w:tcPr>
          <w:p w14:paraId="46A413B5" w14:textId="77777777" w:rsidR="004A0AED" w:rsidRPr="007E7DE0" w:rsidRDefault="004A0AED" w:rsidP="007E7DE0">
            <w:pPr>
              <w:pStyle w:val="TAC"/>
            </w:pPr>
            <w:r w:rsidRPr="007E7DE0">
              <w:t>7</w:t>
            </w:r>
          </w:p>
        </w:tc>
      </w:tr>
      <w:tr w:rsidR="004A0AED" w:rsidRPr="007E7DE0" w14:paraId="7399A805" w14:textId="77777777" w:rsidTr="007E7DE0">
        <w:trPr>
          <w:jc w:val="center"/>
        </w:trPr>
        <w:tc>
          <w:tcPr>
            <w:tcW w:w="1510" w:type="dxa"/>
            <w:vMerge/>
            <w:shd w:val="clear" w:color="auto" w:fill="auto"/>
            <w:vAlign w:val="center"/>
          </w:tcPr>
          <w:p w14:paraId="2B1D540D" w14:textId="77777777" w:rsidR="004A0AED" w:rsidRPr="007E7DE0" w:rsidDel="0010454C" w:rsidRDefault="004A0AED" w:rsidP="007E7DE0">
            <w:pPr>
              <w:pStyle w:val="TAC"/>
            </w:pPr>
          </w:p>
        </w:tc>
        <w:tc>
          <w:tcPr>
            <w:tcW w:w="1510" w:type="dxa"/>
            <w:shd w:val="clear" w:color="auto" w:fill="auto"/>
            <w:vAlign w:val="center"/>
          </w:tcPr>
          <w:p w14:paraId="1F2E3F2E" w14:textId="77777777" w:rsidR="004A0AED" w:rsidRPr="007E7DE0" w:rsidDel="0010454C" w:rsidRDefault="004A0AED" w:rsidP="007E7DE0">
            <w:pPr>
              <w:pStyle w:val="TAC"/>
            </w:pPr>
            <w:r w:rsidRPr="007E7DE0">
              <w:t>3</w:t>
            </w:r>
          </w:p>
        </w:tc>
        <w:tc>
          <w:tcPr>
            <w:tcW w:w="1510" w:type="dxa"/>
            <w:shd w:val="clear" w:color="auto" w:fill="auto"/>
            <w:vAlign w:val="center"/>
          </w:tcPr>
          <w:p w14:paraId="4C3A93FD" w14:textId="77777777" w:rsidR="004A0AED" w:rsidRPr="007E7DE0" w:rsidDel="0010454C" w:rsidRDefault="004A0AED" w:rsidP="007E7DE0">
            <w:pPr>
              <w:pStyle w:val="TAC"/>
            </w:pPr>
            <w:r w:rsidRPr="007E7DE0">
              <w:t>Type A</w:t>
            </w:r>
          </w:p>
        </w:tc>
        <w:tc>
          <w:tcPr>
            <w:tcW w:w="1510" w:type="dxa"/>
            <w:shd w:val="clear" w:color="auto" w:fill="auto"/>
            <w:vAlign w:val="center"/>
          </w:tcPr>
          <w:p w14:paraId="7E4C274D" w14:textId="77777777" w:rsidR="004A0AED" w:rsidRPr="007E7DE0" w:rsidDel="0010454C" w:rsidRDefault="004A0AED" w:rsidP="007E7DE0">
            <w:pPr>
              <w:pStyle w:val="TAC"/>
            </w:pPr>
            <w:r w:rsidRPr="007E7DE0">
              <w:t>0</w:t>
            </w:r>
          </w:p>
        </w:tc>
        <w:tc>
          <w:tcPr>
            <w:tcW w:w="1511" w:type="dxa"/>
            <w:shd w:val="clear" w:color="auto" w:fill="auto"/>
            <w:vAlign w:val="center"/>
          </w:tcPr>
          <w:p w14:paraId="4A8C9F5F" w14:textId="77777777" w:rsidR="004A0AED" w:rsidRPr="007E7DE0" w:rsidDel="0010454C" w:rsidRDefault="004A0AED" w:rsidP="007E7DE0">
            <w:pPr>
              <w:pStyle w:val="TAC"/>
            </w:pPr>
            <w:r w:rsidRPr="007E7DE0">
              <w:t>3</w:t>
            </w:r>
          </w:p>
        </w:tc>
        <w:tc>
          <w:tcPr>
            <w:tcW w:w="1511" w:type="dxa"/>
            <w:shd w:val="clear" w:color="auto" w:fill="auto"/>
            <w:vAlign w:val="center"/>
          </w:tcPr>
          <w:p w14:paraId="0FCAD6A8" w14:textId="77777777" w:rsidR="004A0AED" w:rsidRPr="007E7DE0" w:rsidDel="0010454C" w:rsidRDefault="004A0AED" w:rsidP="007E7DE0">
            <w:pPr>
              <w:pStyle w:val="TAC"/>
            </w:pPr>
            <w:r w:rsidRPr="007E7DE0">
              <w:t>6</w:t>
            </w:r>
          </w:p>
        </w:tc>
      </w:tr>
      <w:tr w:rsidR="004A0AED" w:rsidRPr="007E7DE0" w14:paraId="43E7C21A" w14:textId="77777777" w:rsidTr="007E7DE0">
        <w:trPr>
          <w:jc w:val="center"/>
        </w:trPr>
        <w:tc>
          <w:tcPr>
            <w:tcW w:w="1510" w:type="dxa"/>
            <w:vMerge w:val="restart"/>
            <w:shd w:val="clear" w:color="auto" w:fill="auto"/>
            <w:vAlign w:val="center"/>
          </w:tcPr>
          <w:p w14:paraId="68CFC279" w14:textId="77777777" w:rsidR="004A0AED" w:rsidRPr="007E7DE0" w:rsidRDefault="004A0AED" w:rsidP="007E7DE0">
            <w:pPr>
              <w:pStyle w:val="TAC"/>
            </w:pPr>
            <w:r w:rsidRPr="007E7DE0">
              <w:t>4</w:t>
            </w:r>
          </w:p>
        </w:tc>
        <w:tc>
          <w:tcPr>
            <w:tcW w:w="1510" w:type="dxa"/>
            <w:shd w:val="clear" w:color="auto" w:fill="auto"/>
            <w:vAlign w:val="center"/>
          </w:tcPr>
          <w:p w14:paraId="05648323" w14:textId="77777777" w:rsidR="004A0AED" w:rsidRPr="007E7DE0" w:rsidRDefault="004A0AED" w:rsidP="007E7DE0">
            <w:pPr>
              <w:pStyle w:val="TAC"/>
            </w:pPr>
            <w:r w:rsidRPr="007E7DE0">
              <w:t>2</w:t>
            </w:r>
          </w:p>
        </w:tc>
        <w:tc>
          <w:tcPr>
            <w:tcW w:w="1510" w:type="dxa"/>
            <w:shd w:val="clear" w:color="auto" w:fill="auto"/>
            <w:vAlign w:val="center"/>
          </w:tcPr>
          <w:p w14:paraId="7C078DC2" w14:textId="77777777" w:rsidR="004A0AED" w:rsidRPr="007E7DE0" w:rsidRDefault="004A0AED" w:rsidP="007E7DE0">
            <w:pPr>
              <w:pStyle w:val="TAC"/>
            </w:pPr>
            <w:r w:rsidRPr="007E7DE0">
              <w:t>Type A</w:t>
            </w:r>
          </w:p>
        </w:tc>
        <w:tc>
          <w:tcPr>
            <w:tcW w:w="1510" w:type="dxa"/>
            <w:shd w:val="clear" w:color="auto" w:fill="auto"/>
            <w:vAlign w:val="center"/>
          </w:tcPr>
          <w:p w14:paraId="48D64695" w14:textId="77777777" w:rsidR="004A0AED" w:rsidRPr="007E7DE0" w:rsidRDefault="004A0AED" w:rsidP="007E7DE0">
            <w:pPr>
              <w:pStyle w:val="TAC"/>
            </w:pPr>
            <w:r w:rsidRPr="007E7DE0">
              <w:t>0</w:t>
            </w:r>
          </w:p>
        </w:tc>
        <w:tc>
          <w:tcPr>
            <w:tcW w:w="1511" w:type="dxa"/>
            <w:shd w:val="clear" w:color="auto" w:fill="auto"/>
            <w:vAlign w:val="center"/>
          </w:tcPr>
          <w:p w14:paraId="5F5EACC0" w14:textId="77777777" w:rsidR="004A0AED" w:rsidRPr="007E7DE0" w:rsidRDefault="004A0AED" w:rsidP="007E7DE0">
            <w:pPr>
              <w:pStyle w:val="TAC"/>
            </w:pPr>
            <w:r w:rsidRPr="007E7DE0">
              <w:t>2</w:t>
            </w:r>
          </w:p>
        </w:tc>
        <w:tc>
          <w:tcPr>
            <w:tcW w:w="1511" w:type="dxa"/>
            <w:shd w:val="clear" w:color="auto" w:fill="auto"/>
            <w:vAlign w:val="center"/>
          </w:tcPr>
          <w:p w14:paraId="4E162DCC" w14:textId="77777777" w:rsidR="004A0AED" w:rsidRPr="007E7DE0" w:rsidRDefault="004A0AED" w:rsidP="007E7DE0">
            <w:pPr>
              <w:pStyle w:val="TAC"/>
            </w:pPr>
            <w:r w:rsidRPr="007E7DE0">
              <w:t>5</w:t>
            </w:r>
          </w:p>
        </w:tc>
      </w:tr>
      <w:tr w:rsidR="004A0AED" w:rsidRPr="007E7DE0" w14:paraId="202D1128" w14:textId="77777777" w:rsidTr="007E7DE0">
        <w:trPr>
          <w:jc w:val="center"/>
        </w:trPr>
        <w:tc>
          <w:tcPr>
            <w:tcW w:w="1510" w:type="dxa"/>
            <w:vMerge/>
            <w:shd w:val="clear" w:color="auto" w:fill="auto"/>
            <w:vAlign w:val="center"/>
          </w:tcPr>
          <w:p w14:paraId="2D0E34DD" w14:textId="77777777" w:rsidR="004A0AED" w:rsidRPr="007E7DE0" w:rsidRDefault="004A0AED" w:rsidP="007E7DE0">
            <w:pPr>
              <w:pStyle w:val="TAC"/>
            </w:pPr>
          </w:p>
        </w:tc>
        <w:tc>
          <w:tcPr>
            <w:tcW w:w="1510" w:type="dxa"/>
            <w:shd w:val="clear" w:color="auto" w:fill="auto"/>
            <w:vAlign w:val="center"/>
          </w:tcPr>
          <w:p w14:paraId="150EDED3" w14:textId="77777777" w:rsidR="004A0AED" w:rsidRPr="007E7DE0" w:rsidRDefault="004A0AED" w:rsidP="007E7DE0">
            <w:pPr>
              <w:pStyle w:val="TAC"/>
            </w:pPr>
            <w:r w:rsidRPr="007E7DE0">
              <w:t>3</w:t>
            </w:r>
          </w:p>
        </w:tc>
        <w:tc>
          <w:tcPr>
            <w:tcW w:w="1510" w:type="dxa"/>
            <w:shd w:val="clear" w:color="auto" w:fill="auto"/>
            <w:vAlign w:val="center"/>
          </w:tcPr>
          <w:p w14:paraId="768704A3" w14:textId="77777777" w:rsidR="004A0AED" w:rsidRPr="007E7DE0" w:rsidRDefault="004A0AED" w:rsidP="007E7DE0">
            <w:pPr>
              <w:pStyle w:val="TAC"/>
            </w:pPr>
            <w:r w:rsidRPr="007E7DE0">
              <w:t>Type A</w:t>
            </w:r>
          </w:p>
        </w:tc>
        <w:tc>
          <w:tcPr>
            <w:tcW w:w="1510" w:type="dxa"/>
            <w:shd w:val="clear" w:color="auto" w:fill="auto"/>
            <w:vAlign w:val="center"/>
          </w:tcPr>
          <w:p w14:paraId="34C9E610" w14:textId="77777777" w:rsidR="004A0AED" w:rsidRPr="007E7DE0" w:rsidRDefault="004A0AED" w:rsidP="007E7DE0">
            <w:pPr>
              <w:pStyle w:val="TAC"/>
            </w:pPr>
            <w:r w:rsidRPr="007E7DE0">
              <w:t>0</w:t>
            </w:r>
          </w:p>
        </w:tc>
        <w:tc>
          <w:tcPr>
            <w:tcW w:w="1511" w:type="dxa"/>
            <w:shd w:val="clear" w:color="auto" w:fill="auto"/>
            <w:vAlign w:val="center"/>
          </w:tcPr>
          <w:p w14:paraId="408BCF9A" w14:textId="77777777" w:rsidR="004A0AED" w:rsidRPr="007E7DE0" w:rsidRDefault="004A0AED" w:rsidP="007E7DE0">
            <w:pPr>
              <w:pStyle w:val="TAC"/>
            </w:pPr>
            <w:r w:rsidRPr="007E7DE0">
              <w:t>3</w:t>
            </w:r>
          </w:p>
        </w:tc>
        <w:tc>
          <w:tcPr>
            <w:tcW w:w="1511" w:type="dxa"/>
            <w:shd w:val="clear" w:color="auto" w:fill="auto"/>
            <w:vAlign w:val="center"/>
          </w:tcPr>
          <w:p w14:paraId="4EA80DFA" w14:textId="77777777" w:rsidR="004A0AED" w:rsidRPr="007E7DE0" w:rsidRDefault="004A0AED" w:rsidP="007E7DE0">
            <w:pPr>
              <w:pStyle w:val="TAC"/>
            </w:pPr>
            <w:r w:rsidRPr="007E7DE0">
              <w:t>4</w:t>
            </w:r>
          </w:p>
        </w:tc>
      </w:tr>
      <w:tr w:rsidR="004A0AED" w:rsidRPr="007E7DE0" w14:paraId="2529D327" w14:textId="77777777" w:rsidTr="007E7DE0">
        <w:trPr>
          <w:jc w:val="center"/>
        </w:trPr>
        <w:tc>
          <w:tcPr>
            <w:tcW w:w="1510" w:type="dxa"/>
            <w:vMerge w:val="restart"/>
            <w:shd w:val="clear" w:color="auto" w:fill="auto"/>
            <w:vAlign w:val="center"/>
          </w:tcPr>
          <w:p w14:paraId="7BF7DD21" w14:textId="77777777" w:rsidR="004A0AED" w:rsidRPr="007E7DE0" w:rsidRDefault="004A0AED" w:rsidP="007E7DE0">
            <w:pPr>
              <w:pStyle w:val="TAC"/>
            </w:pPr>
            <w:r w:rsidRPr="007E7DE0">
              <w:t>5</w:t>
            </w:r>
          </w:p>
        </w:tc>
        <w:tc>
          <w:tcPr>
            <w:tcW w:w="1510" w:type="dxa"/>
            <w:shd w:val="clear" w:color="auto" w:fill="auto"/>
            <w:vAlign w:val="center"/>
          </w:tcPr>
          <w:p w14:paraId="6EEB44A1" w14:textId="77777777" w:rsidR="004A0AED" w:rsidRPr="007E7DE0" w:rsidRDefault="004A0AED" w:rsidP="007E7DE0">
            <w:pPr>
              <w:pStyle w:val="TAC"/>
            </w:pPr>
            <w:r w:rsidRPr="007E7DE0">
              <w:t>2</w:t>
            </w:r>
          </w:p>
        </w:tc>
        <w:tc>
          <w:tcPr>
            <w:tcW w:w="1510" w:type="dxa"/>
            <w:shd w:val="clear" w:color="auto" w:fill="auto"/>
            <w:vAlign w:val="center"/>
          </w:tcPr>
          <w:p w14:paraId="52B4C840" w14:textId="77777777" w:rsidR="004A0AED" w:rsidRPr="007E7DE0" w:rsidRDefault="004A0AED" w:rsidP="007E7DE0">
            <w:pPr>
              <w:pStyle w:val="TAC"/>
            </w:pPr>
            <w:r w:rsidRPr="007E7DE0">
              <w:t>Type B</w:t>
            </w:r>
          </w:p>
        </w:tc>
        <w:tc>
          <w:tcPr>
            <w:tcW w:w="1510" w:type="dxa"/>
            <w:shd w:val="clear" w:color="auto" w:fill="auto"/>
            <w:vAlign w:val="center"/>
          </w:tcPr>
          <w:p w14:paraId="7C733183" w14:textId="77777777" w:rsidR="004A0AED" w:rsidRPr="007E7DE0" w:rsidRDefault="004A0AED" w:rsidP="007E7DE0">
            <w:pPr>
              <w:pStyle w:val="TAC"/>
            </w:pPr>
            <w:r w:rsidRPr="007E7DE0">
              <w:t>0</w:t>
            </w:r>
          </w:p>
        </w:tc>
        <w:tc>
          <w:tcPr>
            <w:tcW w:w="1511" w:type="dxa"/>
            <w:shd w:val="clear" w:color="auto" w:fill="auto"/>
            <w:vAlign w:val="center"/>
          </w:tcPr>
          <w:p w14:paraId="6A3F6EDD" w14:textId="77777777" w:rsidR="004A0AED" w:rsidRPr="007E7DE0" w:rsidRDefault="004A0AED" w:rsidP="007E7DE0">
            <w:pPr>
              <w:pStyle w:val="TAC"/>
            </w:pPr>
            <w:r w:rsidRPr="007E7DE0">
              <w:t>9</w:t>
            </w:r>
          </w:p>
        </w:tc>
        <w:tc>
          <w:tcPr>
            <w:tcW w:w="1511" w:type="dxa"/>
            <w:shd w:val="clear" w:color="auto" w:fill="auto"/>
            <w:vAlign w:val="center"/>
          </w:tcPr>
          <w:p w14:paraId="1E8D134A" w14:textId="77777777" w:rsidR="004A0AED" w:rsidRPr="007E7DE0" w:rsidRDefault="004A0AED" w:rsidP="007E7DE0">
            <w:pPr>
              <w:pStyle w:val="TAC"/>
            </w:pPr>
            <w:r w:rsidRPr="007E7DE0">
              <w:t>4</w:t>
            </w:r>
          </w:p>
        </w:tc>
      </w:tr>
      <w:tr w:rsidR="004A0AED" w:rsidRPr="007E7DE0" w14:paraId="4741960E" w14:textId="77777777" w:rsidTr="007E7DE0">
        <w:trPr>
          <w:jc w:val="center"/>
        </w:trPr>
        <w:tc>
          <w:tcPr>
            <w:tcW w:w="1510" w:type="dxa"/>
            <w:vMerge/>
            <w:shd w:val="clear" w:color="auto" w:fill="auto"/>
            <w:vAlign w:val="center"/>
          </w:tcPr>
          <w:p w14:paraId="50964DC4" w14:textId="77777777" w:rsidR="004A0AED" w:rsidRPr="007E7DE0" w:rsidRDefault="004A0AED" w:rsidP="007E7DE0">
            <w:pPr>
              <w:pStyle w:val="TAC"/>
            </w:pPr>
          </w:p>
        </w:tc>
        <w:tc>
          <w:tcPr>
            <w:tcW w:w="1510" w:type="dxa"/>
            <w:shd w:val="clear" w:color="auto" w:fill="auto"/>
            <w:vAlign w:val="center"/>
          </w:tcPr>
          <w:p w14:paraId="313246CC" w14:textId="77777777" w:rsidR="004A0AED" w:rsidRPr="007E7DE0" w:rsidRDefault="004A0AED" w:rsidP="007E7DE0">
            <w:pPr>
              <w:pStyle w:val="TAC"/>
            </w:pPr>
            <w:r w:rsidRPr="007E7DE0">
              <w:t>3</w:t>
            </w:r>
          </w:p>
        </w:tc>
        <w:tc>
          <w:tcPr>
            <w:tcW w:w="1510" w:type="dxa"/>
            <w:shd w:val="clear" w:color="auto" w:fill="auto"/>
            <w:vAlign w:val="center"/>
          </w:tcPr>
          <w:p w14:paraId="70D2DDD8" w14:textId="77777777" w:rsidR="004A0AED" w:rsidRPr="007E7DE0" w:rsidRDefault="004A0AED" w:rsidP="007E7DE0">
            <w:pPr>
              <w:pStyle w:val="TAC"/>
            </w:pPr>
            <w:r w:rsidRPr="007E7DE0">
              <w:t>Type B</w:t>
            </w:r>
          </w:p>
        </w:tc>
        <w:tc>
          <w:tcPr>
            <w:tcW w:w="1510" w:type="dxa"/>
            <w:shd w:val="clear" w:color="auto" w:fill="auto"/>
            <w:vAlign w:val="center"/>
          </w:tcPr>
          <w:p w14:paraId="64958A39" w14:textId="77777777" w:rsidR="004A0AED" w:rsidRPr="007E7DE0" w:rsidRDefault="004A0AED" w:rsidP="007E7DE0">
            <w:pPr>
              <w:pStyle w:val="TAC"/>
            </w:pPr>
            <w:r w:rsidRPr="007E7DE0">
              <w:t>0</w:t>
            </w:r>
          </w:p>
        </w:tc>
        <w:tc>
          <w:tcPr>
            <w:tcW w:w="1511" w:type="dxa"/>
            <w:shd w:val="clear" w:color="auto" w:fill="auto"/>
            <w:vAlign w:val="center"/>
          </w:tcPr>
          <w:p w14:paraId="57E49621" w14:textId="77777777" w:rsidR="004A0AED" w:rsidRPr="007E7DE0" w:rsidRDefault="004A0AED" w:rsidP="007E7DE0">
            <w:pPr>
              <w:pStyle w:val="TAC"/>
            </w:pPr>
            <w:r w:rsidRPr="007E7DE0">
              <w:t>10</w:t>
            </w:r>
          </w:p>
        </w:tc>
        <w:tc>
          <w:tcPr>
            <w:tcW w:w="1511" w:type="dxa"/>
            <w:shd w:val="clear" w:color="auto" w:fill="auto"/>
            <w:vAlign w:val="center"/>
          </w:tcPr>
          <w:p w14:paraId="77605FA1" w14:textId="77777777" w:rsidR="004A0AED" w:rsidRPr="007E7DE0" w:rsidRDefault="004A0AED" w:rsidP="007E7DE0">
            <w:pPr>
              <w:pStyle w:val="TAC"/>
            </w:pPr>
            <w:r w:rsidRPr="007E7DE0">
              <w:t>4</w:t>
            </w:r>
          </w:p>
        </w:tc>
      </w:tr>
      <w:tr w:rsidR="004A0AED" w:rsidRPr="007E7DE0" w14:paraId="46925A47" w14:textId="77777777" w:rsidTr="007E7DE0">
        <w:trPr>
          <w:jc w:val="center"/>
        </w:trPr>
        <w:tc>
          <w:tcPr>
            <w:tcW w:w="1510" w:type="dxa"/>
            <w:vMerge w:val="restart"/>
            <w:shd w:val="clear" w:color="auto" w:fill="auto"/>
            <w:vAlign w:val="center"/>
          </w:tcPr>
          <w:p w14:paraId="3A266696" w14:textId="77777777" w:rsidR="004A0AED" w:rsidRPr="007E7DE0" w:rsidRDefault="004A0AED" w:rsidP="007E7DE0">
            <w:pPr>
              <w:pStyle w:val="TAC"/>
            </w:pPr>
            <w:r w:rsidRPr="007E7DE0">
              <w:t>6</w:t>
            </w:r>
          </w:p>
        </w:tc>
        <w:tc>
          <w:tcPr>
            <w:tcW w:w="1510" w:type="dxa"/>
            <w:shd w:val="clear" w:color="auto" w:fill="auto"/>
            <w:vAlign w:val="center"/>
          </w:tcPr>
          <w:p w14:paraId="6E3A579D" w14:textId="77777777" w:rsidR="004A0AED" w:rsidRPr="007E7DE0" w:rsidRDefault="004A0AED" w:rsidP="007E7DE0">
            <w:pPr>
              <w:pStyle w:val="TAC"/>
            </w:pPr>
            <w:r w:rsidRPr="007E7DE0">
              <w:t>2</w:t>
            </w:r>
          </w:p>
        </w:tc>
        <w:tc>
          <w:tcPr>
            <w:tcW w:w="1510" w:type="dxa"/>
            <w:shd w:val="clear" w:color="auto" w:fill="auto"/>
            <w:vAlign w:val="center"/>
          </w:tcPr>
          <w:p w14:paraId="4F401B0B" w14:textId="77777777" w:rsidR="004A0AED" w:rsidRPr="007E7DE0" w:rsidRDefault="004A0AED" w:rsidP="007E7DE0">
            <w:pPr>
              <w:pStyle w:val="TAC"/>
            </w:pPr>
            <w:r w:rsidRPr="007E7DE0">
              <w:t>Type B</w:t>
            </w:r>
          </w:p>
        </w:tc>
        <w:tc>
          <w:tcPr>
            <w:tcW w:w="1510" w:type="dxa"/>
            <w:shd w:val="clear" w:color="auto" w:fill="auto"/>
            <w:vAlign w:val="center"/>
          </w:tcPr>
          <w:p w14:paraId="695A5C52" w14:textId="77777777" w:rsidR="004A0AED" w:rsidRPr="007E7DE0" w:rsidRDefault="004A0AED" w:rsidP="007E7DE0">
            <w:pPr>
              <w:pStyle w:val="TAC"/>
            </w:pPr>
            <w:r w:rsidRPr="007E7DE0">
              <w:t>0</w:t>
            </w:r>
          </w:p>
        </w:tc>
        <w:tc>
          <w:tcPr>
            <w:tcW w:w="1511" w:type="dxa"/>
            <w:shd w:val="clear" w:color="auto" w:fill="auto"/>
            <w:vAlign w:val="center"/>
          </w:tcPr>
          <w:p w14:paraId="4A94A223" w14:textId="77777777" w:rsidR="004A0AED" w:rsidRPr="007E7DE0" w:rsidRDefault="004A0AED" w:rsidP="007E7DE0">
            <w:pPr>
              <w:pStyle w:val="TAC"/>
            </w:pPr>
            <w:r w:rsidRPr="007E7DE0">
              <w:t>4</w:t>
            </w:r>
          </w:p>
        </w:tc>
        <w:tc>
          <w:tcPr>
            <w:tcW w:w="1511" w:type="dxa"/>
            <w:shd w:val="clear" w:color="auto" w:fill="auto"/>
            <w:vAlign w:val="center"/>
          </w:tcPr>
          <w:p w14:paraId="431CE537" w14:textId="77777777" w:rsidR="004A0AED" w:rsidRPr="007E7DE0" w:rsidRDefault="004A0AED" w:rsidP="007E7DE0">
            <w:pPr>
              <w:pStyle w:val="TAC"/>
            </w:pPr>
            <w:r w:rsidRPr="007E7DE0">
              <w:t>4</w:t>
            </w:r>
          </w:p>
        </w:tc>
      </w:tr>
      <w:tr w:rsidR="004A0AED" w:rsidRPr="007E7DE0" w14:paraId="31EF0674" w14:textId="77777777" w:rsidTr="007E7DE0">
        <w:trPr>
          <w:jc w:val="center"/>
        </w:trPr>
        <w:tc>
          <w:tcPr>
            <w:tcW w:w="1510" w:type="dxa"/>
            <w:vMerge/>
            <w:shd w:val="clear" w:color="auto" w:fill="auto"/>
            <w:vAlign w:val="center"/>
          </w:tcPr>
          <w:p w14:paraId="779E33D3" w14:textId="77777777" w:rsidR="004A0AED" w:rsidRPr="007E7DE0" w:rsidRDefault="004A0AED" w:rsidP="007E7DE0">
            <w:pPr>
              <w:pStyle w:val="TAC"/>
            </w:pPr>
          </w:p>
        </w:tc>
        <w:tc>
          <w:tcPr>
            <w:tcW w:w="1510" w:type="dxa"/>
            <w:shd w:val="clear" w:color="auto" w:fill="auto"/>
            <w:vAlign w:val="center"/>
          </w:tcPr>
          <w:p w14:paraId="0B372449" w14:textId="77777777" w:rsidR="004A0AED" w:rsidRPr="007E7DE0" w:rsidRDefault="004A0AED" w:rsidP="007E7DE0">
            <w:pPr>
              <w:pStyle w:val="TAC"/>
            </w:pPr>
            <w:r w:rsidRPr="007E7DE0">
              <w:t>3</w:t>
            </w:r>
          </w:p>
        </w:tc>
        <w:tc>
          <w:tcPr>
            <w:tcW w:w="1510" w:type="dxa"/>
            <w:shd w:val="clear" w:color="auto" w:fill="auto"/>
            <w:vAlign w:val="center"/>
          </w:tcPr>
          <w:p w14:paraId="5D77B718" w14:textId="77777777" w:rsidR="004A0AED" w:rsidRPr="007E7DE0" w:rsidDel="0010454C" w:rsidRDefault="004A0AED" w:rsidP="007E7DE0">
            <w:pPr>
              <w:pStyle w:val="TAC"/>
            </w:pPr>
            <w:r w:rsidRPr="007E7DE0">
              <w:t>Type B</w:t>
            </w:r>
          </w:p>
        </w:tc>
        <w:tc>
          <w:tcPr>
            <w:tcW w:w="1510" w:type="dxa"/>
            <w:shd w:val="clear" w:color="auto" w:fill="auto"/>
            <w:vAlign w:val="center"/>
          </w:tcPr>
          <w:p w14:paraId="54B804DC" w14:textId="77777777" w:rsidR="004A0AED" w:rsidRPr="007E7DE0" w:rsidDel="0010454C" w:rsidRDefault="004A0AED" w:rsidP="007E7DE0">
            <w:pPr>
              <w:pStyle w:val="TAC"/>
            </w:pPr>
            <w:r w:rsidRPr="007E7DE0">
              <w:t>0</w:t>
            </w:r>
          </w:p>
        </w:tc>
        <w:tc>
          <w:tcPr>
            <w:tcW w:w="1511" w:type="dxa"/>
            <w:shd w:val="clear" w:color="auto" w:fill="auto"/>
            <w:vAlign w:val="center"/>
          </w:tcPr>
          <w:p w14:paraId="329F5067" w14:textId="77777777" w:rsidR="004A0AED" w:rsidRPr="007E7DE0" w:rsidDel="0010454C" w:rsidRDefault="004A0AED" w:rsidP="007E7DE0">
            <w:pPr>
              <w:pStyle w:val="TAC"/>
            </w:pPr>
            <w:r w:rsidRPr="007E7DE0">
              <w:t>6</w:t>
            </w:r>
          </w:p>
        </w:tc>
        <w:tc>
          <w:tcPr>
            <w:tcW w:w="1511" w:type="dxa"/>
            <w:shd w:val="clear" w:color="auto" w:fill="auto"/>
            <w:vAlign w:val="center"/>
          </w:tcPr>
          <w:p w14:paraId="24DC4926" w14:textId="77777777" w:rsidR="004A0AED" w:rsidRPr="007E7DE0" w:rsidDel="0010454C" w:rsidRDefault="004A0AED" w:rsidP="007E7DE0">
            <w:pPr>
              <w:pStyle w:val="TAC"/>
            </w:pPr>
            <w:r w:rsidRPr="007E7DE0">
              <w:t>4</w:t>
            </w:r>
          </w:p>
        </w:tc>
      </w:tr>
      <w:tr w:rsidR="004A0AED" w:rsidRPr="007E7DE0" w14:paraId="17E15825" w14:textId="77777777" w:rsidTr="007E7DE0">
        <w:trPr>
          <w:jc w:val="center"/>
        </w:trPr>
        <w:tc>
          <w:tcPr>
            <w:tcW w:w="1510" w:type="dxa"/>
            <w:shd w:val="clear" w:color="auto" w:fill="auto"/>
            <w:vAlign w:val="center"/>
          </w:tcPr>
          <w:p w14:paraId="39D76D34" w14:textId="77777777" w:rsidR="004A0AED" w:rsidRPr="007E7DE0" w:rsidRDefault="004A0AED" w:rsidP="007E7DE0">
            <w:pPr>
              <w:pStyle w:val="TAC"/>
            </w:pPr>
            <w:r w:rsidRPr="007E7DE0">
              <w:t>7</w:t>
            </w:r>
          </w:p>
        </w:tc>
        <w:tc>
          <w:tcPr>
            <w:tcW w:w="1510" w:type="dxa"/>
            <w:shd w:val="clear" w:color="auto" w:fill="auto"/>
            <w:vAlign w:val="center"/>
          </w:tcPr>
          <w:p w14:paraId="18852E4C" w14:textId="77777777" w:rsidR="004A0AED" w:rsidRPr="007E7DE0" w:rsidRDefault="004A0AED" w:rsidP="007E7DE0">
            <w:pPr>
              <w:pStyle w:val="TAC"/>
            </w:pPr>
            <w:r w:rsidRPr="007E7DE0">
              <w:t>x</w:t>
            </w:r>
          </w:p>
        </w:tc>
        <w:tc>
          <w:tcPr>
            <w:tcW w:w="1510" w:type="dxa"/>
            <w:shd w:val="clear" w:color="auto" w:fill="auto"/>
            <w:vAlign w:val="center"/>
          </w:tcPr>
          <w:p w14:paraId="484DDB3F" w14:textId="77777777" w:rsidR="004A0AED" w:rsidRPr="007E7DE0" w:rsidDel="0010454C" w:rsidRDefault="004A0AED" w:rsidP="007E7DE0">
            <w:pPr>
              <w:pStyle w:val="TAC"/>
            </w:pPr>
            <w:r w:rsidRPr="007E7DE0">
              <w:t>Type B</w:t>
            </w:r>
          </w:p>
        </w:tc>
        <w:tc>
          <w:tcPr>
            <w:tcW w:w="1510" w:type="dxa"/>
            <w:shd w:val="clear" w:color="auto" w:fill="auto"/>
            <w:vAlign w:val="center"/>
          </w:tcPr>
          <w:p w14:paraId="6DE0DE38" w14:textId="77777777" w:rsidR="004A0AED" w:rsidRPr="007E7DE0" w:rsidDel="0010454C" w:rsidRDefault="004A0AED" w:rsidP="007E7DE0">
            <w:pPr>
              <w:pStyle w:val="TAC"/>
            </w:pPr>
            <w:r w:rsidRPr="007E7DE0">
              <w:t>0</w:t>
            </w:r>
          </w:p>
        </w:tc>
        <w:tc>
          <w:tcPr>
            <w:tcW w:w="1511" w:type="dxa"/>
            <w:shd w:val="clear" w:color="auto" w:fill="auto"/>
            <w:vAlign w:val="center"/>
          </w:tcPr>
          <w:p w14:paraId="66B9FE7B" w14:textId="77777777" w:rsidR="004A0AED" w:rsidRPr="007E7DE0" w:rsidDel="0010454C" w:rsidRDefault="004A0AED" w:rsidP="007E7DE0">
            <w:pPr>
              <w:pStyle w:val="TAC"/>
            </w:pPr>
            <w:r w:rsidRPr="007E7DE0">
              <w:t>5</w:t>
            </w:r>
          </w:p>
        </w:tc>
        <w:tc>
          <w:tcPr>
            <w:tcW w:w="1511" w:type="dxa"/>
            <w:shd w:val="clear" w:color="auto" w:fill="auto"/>
            <w:vAlign w:val="center"/>
          </w:tcPr>
          <w:p w14:paraId="0864A382" w14:textId="77777777" w:rsidR="004A0AED" w:rsidRPr="007E7DE0" w:rsidDel="0010454C" w:rsidRDefault="004A0AED" w:rsidP="007E7DE0">
            <w:pPr>
              <w:pStyle w:val="TAC"/>
            </w:pPr>
            <w:r w:rsidRPr="007E7DE0">
              <w:t>7</w:t>
            </w:r>
          </w:p>
        </w:tc>
      </w:tr>
      <w:tr w:rsidR="004A0AED" w:rsidRPr="007E7DE0" w14:paraId="7D071E4A" w14:textId="77777777" w:rsidTr="007E7DE0">
        <w:trPr>
          <w:jc w:val="center"/>
        </w:trPr>
        <w:tc>
          <w:tcPr>
            <w:tcW w:w="1510" w:type="dxa"/>
            <w:shd w:val="clear" w:color="auto" w:fill="auto"/>
            <w:vAlign w:val="center"/>
          </w:tcPr>
          <w:p w14:paraId="3AFF3379" w14:textId="77777777" w:rsidR="004A0AED" w:rsidRPr="007E7DE0" w:rsidRDefault="004A0AED" w:rsidP="007E7DE0">
            <w:pPr>
              <w:pStyle w:val="TAC"/>
            </w:pPr>
            <w:r w:rsidRPr="007E7DE0">
              <w:t>8</w:t>
            </w:r>
          </w:p>
        </w:tc>
        <w:tc>
          <w:tcPr>
            <w:tcW w:w="1510" w:type="dxa"/>
            <w:shd w:val="clear" w:color="auto" w:fill="auto"/>
            <w:vAlign w:val="center"/>
          </w:tcPr>
          <w:p w14:paraId="6B666CFD" w14:textId="77777777" w:rsidR="004A0AED" w:rsidRPr="007E7DE0" w:rsidRDefault="004A0AED" w:rsidP="007E7DE0">
            <w:pPr>
              <w:pStyle w:val="TAC"/>
            </w:pPr>
            <w:r w:rsidRPr="007E7DE0">
              <w:t>x</w:t>
            </w:r>
          </w:p>
        </w:tc>
        <w:tc>
          <w:tcPr>
            <w:tcW w:w="1510" w:type="dxa"/>
            <w:shd w:val="clear" w:color="auto" w:fill="auto"/>
            <w:vAlign w:val="center"/>
          </w:tcPr>
          <w:p w14:paraId="5370236A" w14:textId="77777777" w:rsidR="004A0AED" w:rsidRPr="007E7DE0" w:rsidRDefault="004A0AED" w:rsidP="007E7DE0">
            <w:pPr>
              <w:pStyle w:val="TAC"/>
            </w:pPr>
            <w:r w:rsidRPr="007E7DE0">
              <w:t>Type B</w:t>
            </w:r>
          </w:p>
        </w:tc>
        <w:tc>
          <w:tcPr>
            <w:tcW w:w="1510" w:type="dxa"/>
            <w:shd w:val="clear" w:color="auto" w:fill="auto"/>
            <w:vAlign w:val="center"/>
          </w:tcPr>
          <w:p w14:paraId="100B7CF1" w14:textId="77777777" w:rsidR="004A0AED" w:rsidRPr="007E7DE0" w:rsidRDefault="004A0AED" w:rsidP="007E7DE0">
            <w:pPr>
              <w:pStyle w:val="TAC"/>
            </w:pPr>
            <w:r w:rsidRPr="007E7DE0">
              <w:t>0</w:t>
            </w:r>
          </w:p>
        </w:tc>
        <w:tc>
          <w:tcPr>
            <w:tcW w:w="1511" w:type="dxa"/>
            <w:shd w:val="clear" w:color="auto" w:fill="auto"/>
            <w:vAlign w:val="center"/>
          </w:tcPr>
          <w:p w14:paraId="23C4DE74" w14:textId="77777777" w:rsidR="004A0AED" w:rsidRPr="007E7DE0" w:rsidRDefault="004A0AED" w:rsidP="007E7DE0">
            <w:pPr>
              <w:pStyle w:val="TAC"/>
            </w:pPr>
            <w:r w:rsidRPr="007E7DE0">
              <w:t>5</w:t>
            </w:r>
          </w:p>
        </w:tc>
        <w:tc>
          <w:tcPr>
            <w:tcW w:w="1511" w:type="dxa"/>
            <w:shd w:val="clear" w:color="auto" w:fill="auto"/>
            <w:vAlign w:val="center"/>
          </w:tcPr>
          <w:p w14:paraId="5296C4C2" w14:textId="77777777" w:rsidR="004A0AED" w:rsidRPr="007E7DE0" w:rsidRDefault="004A0AED" w:rsidP="007E7DE0">
            <w:pPr>
              <w:pStyle w:val="TAC"/>
            </w:pPr>
            <w:r w:rsidRPr="007E7DE0">
              <w:t>2</w:t>
            </w:r>
          </w:p>
        </w:tc>
      </w:tr>
      <w:tr w:rsidR="004A0AED" w:rsidRPr="007E7DE0" w14:paraId="3C0442ED" w14:textId="77777777" w:rsidTr="007E7DE0">
        <w:trPr>
          <w:jc w:val="center"/>
        </w:trPr>
        <w:tc>
          <w:tcPr>
            <w:tcW w:w="1510" w:type="dxa"/>
            <w:shd w:val="clear" w:color="auto" w:fill="auto"/>
            <w:vAlign w:val="center"/>
          </w:tcPr>
          <w:p w14:paraId="1521F898" w14:textId="77777777" w:rsidR="004A0AED" w:rsidRPr="007E7DE0" w:rsidRDefault="004A0AED" w:rsidP="007E7DE0">
            <w:pPr>
              <w:pStyle w:val="TAC"/>
            </w:pPr>
            <w:r w:rsidRPr="007E7DE0">
              <w:t>9</w:t>
            </w:r>
          </w:p>
        </w:tc>
        <w:tc>
          <w:tcPr>
            <w:tcW w:w="1510" w:type="dxa"/>
            <w:shd w:val="clear" w:color="auto" w:fill="auto"/>
            <w:vAlign w:val="center"/>
          </w:tcPr>
          <w:p w14:paraId="534A8E7F" w14:textId="77777777" w:rsidR="004A0AED" w:rsidRPr="007E7DE0" w:rsidRDefault="004A0AED" w:rsidP="007E7DE0">
            <w:pPr>
              <w:pStyle w:val="TAC"/>
            </w:pPr>
            <w:r w:rsidRPr="007E7DE0">
              <w:t>x</w:t>
            </w:r>
          </w:p>
        </w:tc>
        <w:tc>
          <w:tcPr>
            <w:tcW w:w="1510" w:type="dxa"/>
            <w:shd w:val="clear" w:color="auto" w:fill="auto"/>
            <w:vAlign w:val="center"/>
          </w:tcPr>
          <w:p w14:paraId="6E498F93" w14:textId="77777777" w:rsidR="004A0AED" w:rsidRPr="007E7DE0" w:rsidRDefault="004A0AED" w:rsidP="007E7DE0">
            <w:pPr>
              <w:pStyle w:val="TAC"/>
            </w:pPr>
            <w:r w:rsidRPr="007E7DE0">
              <w:t>Type B</w:t>
            </w:r>
          </w:p>
        </w:tc>
        <w:tc>
          <w:tcPr>
            <w:tcW w:w="1510" w:type="dxa"/>
            <w:shd w:val="clear" w:color="auto" w:fill="auto"/>
            <w:vAlign w:val="center"/>
          </w:tcPr>
          <w:p w14:paraId="1715FAC2" w14:textId="77777777" w:rsidR="004A0AED" w:rsidRPr="007E7DE0" w:rsidRDefault="004A0AED" w:rsidP="007E7DE0">
            <w:pPr>
              <w:pStyle w:val="TAC"/>
            </w:pPr>
            <w:r w:rsidRPr="007E7DE0">
              <w:t>0</w:t>
            </w:r>
          </w:p>
        </w:tc>
        <w:tc>
          <w:tcPr>
            <w:tcW w:w="1511" w:type="dxa"/>
            <w:shd w:val="clear" w:color="auto" w:fill="auto"/>
            <w:vAlign w:val="center"/>
          </w:tcPr>
          <w:p w14:paraId="41419DCC" w14:textId="77777777" w:rsidR="004A0AED" w:rsidRPr="007E7DE0" w:rsidRDefault="004A0AED" w:rsidP="007E7DE0">
            <w:pPr>
              <w:pStyle w:val="TAC"/>
            </w:pPr>
            <w:r w:rsidRPr="007E7DE0">
              <w:t>9</w:t>
            </w:r>
          </w:p>
        </w:tc>
        <w:tc>
          <w:tcPr>
            <w:tcW w:w="1511" w:type="dxa"/>
            <w:shd w:val="clear" w:color="auto" w:fill="auto"/>
            <w:vAlign w:val="center"/>
          </w:tcPr>
          <w:p w14:paraId="0D4F733A" w14:textId="77777777" w:rsidR="004A0AED" w:rsidRPr="007E7DE0" w:rsidRDefault="004A0AED" w:rsidP="007E7DE0">
            <w:pPr>
              <w:pStyle w:val="TAC"/>
            </w:pPr>
            <w:r w:rsidRPr="007E7DE0">
              <w:t>2</w:t>
            </w:r>
          </w:p>
        </w:tc>
      </w:tr>
      <w:tr w:rsidR="004A0AED" w:rsidRPr="007E7DE0" w14:paraId="3CD2B3E6" w14:textId="77777777" w:rsidTr="007E7DE0">
        <w:trPr>
          <w:jc w:val="center"/>
        </w:trPr>
        <w:tc>
          <w:tcPr>
            <w:tcW w:w="1510" w:type="dxa"/>
            <w:shd w:val="clear" w:color="auto" w:fill="auto"/>
            <w:vAlign w:val="center"/>
          </w:tcPr>
          <w:p w14:paraId="0A88432F" w14:textId="77777777" w:rsidR="004A0AED" w:rsidRPr="007E7DE0" w:rsidRDefault="004A0AED" w:rsidP="007E7DE0">
            <w:pPr>
              <w:pStyle w:val="TAC"/>
            </w:pPr>
            <w:r w:rsidRPr="007E7DE0">
              <w:t>10</w:t>
            </w:r>
          </w:p>
        </w:tc>
        <w:tc>
          <w:tcPr>
            <w:tcW w:w="1510" w:type="dxa"/>
            <w:shd w:val="clear" w:color="auto" w:fill="auto"/>
            <w:vAlign w:val="center"/>
          </w:tcPr>
          <w:p w14:paraId="288627AF" w14:textId="77777777" w:rsidR="004A0AED" w:rsidRPr="007E7DE0" w:rsidRDefault="004A0AED" w:rsidP="007E7DE0">
            <w:pPr>
              <w:pStyle w:val="TAC"/>
            </w:pPr>
            <w:r w:rsidRPr="007E7DE0">
              <w:t>x</w:t>
            </w:r>
          </w:p>
        </w:tc>
        <w:tc>
          <w:tcPr>
            <w:tcW w:w="1510" w:type="dxa"/>
            <w:shd w:val="clear" w:color="auto" w:fill="auto"/>
            <w:vAlign w:val="center"/>
          </w:tcPr>
          <w:p w14:paraId="3DAD3499" w14:textId="77777777" w:rsidR="004A0AED" w:rsidRPr="007E7DE0" w:rsidRDefault="004A0AED" w:rsidP="007E7DE0">
            <w:pPr>
              <w:pStyle w:val="TAC"/>
            </w:pPr>
            <w:r w:rsidRPr="007E7DE0">
              <w:t>Type B</w:t>
            </w:r>
          </w:p>
        </w:tc>
        <w:tc>
          <w:tcPr>
            <w:tcW w:w="1510" w:type="dxa"/>
            <w:shd w:val="clear" w:color="auto" w:fill="auto"/>
            <w:vAlign w:val="center"/>
          </w:tcPr>
          <w:p w14:paraId="38C7AB1F" w14:textId="77777777" w:rsidR="004A0AED" w:rsidRPr="007E7DE0" w:rsidRDefault="004A0AED" w:rsidP="007E7DE0">
            <w:pPr>
              <w:pStyle w:val="TAC"/>
            </w:pPr>
            <w:r w:rsidRPr="007E7DE0">
              <w:t>0</w:t>
            </w:r>
          </w:p>
        </w:tc>
        <w:tc>
          <w:tcPr>
            <w:tcW w:w="1511" w:type="dxa"/>
            <w:shd w:val="clear" w:color="auto" w:fill="auto"/>
            <w:vAlign w:val="center"/>
          </w:tcPr>
          <w:p w14:paraId="5EFCA06C" w14:textId="77777777" w:rsidR="004A0AED" w:rsidRPr="007E7DE0" w:rsidRDefault="004A0AED" w:rsidP="007E7DE0">
            <w:pPr>
              <w:pStyle w:val="TAC"/>
            </w:pPr>
            <w:r w:rsidRPr="007E7DE0">
              <w:t>12</w:t>
            </w:r>
          </w:p>
        </w:tc>
        <w:tc>
          <w:tcPr>
            <w:tcW w:w="1511" w:type="dxa"/>
            <w:shd w:val="clear" w:color="auto" w:fill="auto"/>
            <w:vAlign w:val="center"/>
          </w:tcPr>
          <w:p w14:paraId="1CA3391C" w14:textId="77777777" w:rsidR="004A0AED" w:rsidRPr="007E7DE0" w:rsidRDefault="004A0AED" w:rsidP="007E7DE0">
            <w:pPr>
              <w:pStyle w:val="TAC"/>
            </w:pPr>
            <w:r w:rsidRPr="007E7DE0">
              <w:t>2</w:t>
            </w:r>
          </w:p>
        </w:tc>
      </w:tr>
      <w:tr w:rsidR="004A0AED" w:rsidRPr="007E7DE0" w14:paraId="1AD748B8" w14:textId="77777777" w:rsidTr="007E7DE0">
        <w:trPr>
          <w:jc w:val="center"/>
        </w:trPr>
        <w:tc>
          <w:tcPr>
            <w:tcW w:w="1510" w:type="dxa"/>
            <w:shd w:val="clear" w:color="auto" w:fill="auto"/>
            <w:vAlign w:val="center"/>
          </w:tcPr>
          <w:p w14:paraId="7A4C5864" w14:textId="77777777" w:rsidR="004A0AED" w:rsidRPr="007E7DE0" w:rsidRDefault="004A0AED" w:rsidP="007E7DE0">
            <w:pPr>
              <w:pStyle w:val="TAC"/>
            </w:pPr>
            <w:r w:rsidRPr="007E7DE0">
              <w:t>11</w:t>
            </w:r>
          </w:p>
        </w:tc>
        <w:tc>
          <w:tcPr>
            <w:tcW w:w="1510" w:type="dxa"/>
            <w:shd w:val="clear" w:color="auto" w:fill="auto"/>
            <w:vAlign w:val="center"/>
          </w:tcPr>
          <w:p w14:paraId="5DE7EC5D" w14:textId="77777777" w:rsidR="004A0AED" w:rsidRPr="007E7DE0" w:rsidRDefault="004A0AED" w:rsidP="007E7DE0">
            <w:pPr>
              <w:pStyle w:val="TAC"/>
            </w:pPr>
            <w:r w:rsidRPr="007E7DE0">
              <w:t>x</w:t>
            </w:r>
          </w:p>
        </w:tc>
        <w:tc>
          <w:tcPr>
            <w:tcW w:w="1510" w:type="dxa"/>
            <w:shd w:val="clear" w:color="auto" w:fill="auto"/>
            <w:vAlign w:val="center"/>
          </w:tcPr>
          <w:p w14:paraId="25638554" w14:textId="77777777" w:rsidR="004A0AED" w:rsidRPr="007E7DE0" w:rsidRDefault="004A0AED" w:rsidP="007E7DE0">
            <w:pPr>
              <w:pStyle w:val="TAC"/>
            </w:pPr>
            <w:r w:rsidRPr="007E7DE0">
              <w:t>Type A</w:t>
            </w:r>
          </w:p>
        </w:tc>
        <w:tc>
          <w:tcPr>
            <w:tcW w:w="1510" w:type="dxa"/>
            <w:shd w:val="clear" w:color="auto" w:fill="auto"/>
            <w:vAlign w:val="center"/>
          </w:tcPr>
          <w:p w14:paraId="75FE9D50" w14:textId="77777777" w:rsidR="004A0AED" w:rsidRPr="007E7DE0" w:rsidRDefault="004A0AED" w:rsidP="007E7DE0">
            <w:pPr>
              <w:pStyle w:val="TAC"/>
            </w:pPr>
            <w:r w:rsidRPr="007E7DE0">
              <w:t>0</w:t>
            </w:r>
          </w:p>
        </w:tc>
        <w:tc>
          <w:tcPr>
            <w:tcW w:w="1511" w:type="dxa"/>
            <w:shd w:val="clear" w:color="auto" w:fill="auto"/>
            <w:vAlign w:val="center"/>
          </w:tcPr>
          <w:p w14:paraId="43E5EFF0" w14:textId="77777777" w:rsidR="004A0AED" w:rsidRPr="007E7DE0" w:rsidRDefault="004A0AED" w:rsidP="007E7DE0">
            <w:pPr>
              <w:pStyle w:val="TAC"/>
            </w:pPr>
            <w:r w:rsidRPr="007E7DE0">
              <w:t>1</w:t>
            </w:r>
          </w:p>
        </w:tc>
        <w:tc>
          <w:tcPr>
            <w:tcW w:w="1511" w:type="dxa"/>
            <w:shd w:val="clear" w:color="auto" w:fill="auto"/>
            <w:vAlign w:val="center"/>
          </w:tcPr>
          <w:p w14:paraId="673296FD" w14:textId="77777777" w:rsidR="004A0AED" w:rsidRPr="007E7DE0" w:rsidRDefault="004A0AED" w:rsidP="007E7DE0">
            <w:pPr>
              <w:pStyle w:val="TAC"/>
            </w:pPr>
            <w:r w:rsidRPr="007E7DE0">
              <w:t>13</w:t>
            </w:r>
          </w:p>
        </w:tc>
      </w:tr>
      <w:tr w:rsidR="004A0AED" w:rsidRPr="007E7DE0" w14:paraId="5F94A401" w14:textId="77777777" w:rsidTr="007E7DE0">
        <w:trPr>
          <w:jc w:val="center"/>
        </w:trPr>
        <w:tc>
          <w:tcPr>
            <w:tcW w:w="1510" w:type="dxa"/>
            <w:shd w:val="clear" w:color="auto" w:fill="auto"/>
            <w:vAlign w:val="center"/>
          </w:tcPr>
          <w:p w14:paraId="500D8865" w14:textId="77777777" w:rsidR="004A0AED" w:rsidRPr="007E7DE0" w:rsidRDefault="004A0AED" w:rsidP="007E7DE0">
            <w:pPr>
              <w:pStyle w:val="TAC"/>
            </w:pPr>
            <w:r w:rsidRPr="007E7DE0">
              <w:t>12</w:t>
            </w:r>
          </w:p>
        </w:tc>
        <w:tc>
          <w:tcPr>
            <w:tcW w:w="1510" w:type="dxa"/>
            <w:shd w:val="clear" w:color="auto" w:fill="auto"/>
            <w:vAlign w:val="center"/>
          </w:tcPr>
          <w:p w14:paraId="32366475" w14:textId="77777777" w:rsidR="004A0AED" w:rsidRPr="007E7DE0" w:rsidRDefault="004A0AED" w:rsidP="007E7DE0">
            <w:pPr>
              <w:pStyle w:val="TAC"/>
            </w:pPr>
            <w:r w:rsidRPr="007E7DE0">
              <w:t>x</w:t>
            </w:r>
          </w:p>
        </w:tc>
        <w:tc>
          <w:tcPr>
            <w:tcW w:w="1510" w:type="dxa"/>
            <w:shd w:val="clear" w:color="auto" w:fill="auto"/>
            <w:vAlign w:val="center"/>
          </w:tcPr>
          <w:p w14:paraId="6BB8A734" w14:textId="77777777" w:rsidR="004A0AED" w:rsidRPr="007E7DE0" w:rsidRDefault="004A0AED" w:rsidP="007E7DE0">
            <w:pPr>
              <w:pStyle w:val="TAC"/>
            </w:pPr>
            <w:r w:rsidRPr="007E7DE0">
              <w:t>Type A</w:t>
            </w:r>
          </w:p>
        </w:tc>
        <w:tc>
          <w:tcPr>
            <w:tcW w:w="1510" w:type="dxa"/>
            <w:shd w:val="clear" w:color="auto" w:fill="auto"/>
            <w:vAlign w:val="center"/>
          </w:tcPr>
          <w:p w14:paraId="25F379C4" w14:textId="77777777" w:rsidR="004A0AED" w:rsidRPr="007E7DE0" w:rsidRDefault="004A0AED" w:rsidP="007E7DE0">
            <w:pPr>
              <w:pStyle w:val="TAC"/>
            </w:pPr>
            <w:r w:rsidRPr="007E7DE0">
              <w:t>0</w:t>
            </w:r>
          </w:p>
        </w:tc>
        <w:tc>
          <w:tcPr>
            <w:tcW w:w="1511" w:type="dxa"/>
            <w:shd w:val="clear" w:color="auto" w:fill="auto"/>
            <w:vAlign w:val="center"/>
          </w:tcPr>
          <w:p w14:paraId="0893220F" w14:textId="77777777" w:rsidR="004A0AED" w:rsidRPr="007E7DE0" w:rsidRDefault="004A0AED" w:rsidP="007E7DE0">
            <w:pPr>
              <w:pStyle w:val="TAC"/>
            </w:pPr>
            <w:r w:rsidRPr="007E7DE0">
              <w:t>1</w:t>
            </w:r>
          </w:p>
        </w:tc>
        <w:tc>
          <w:tcPr>
            <w:tcW w:w="1511" w:type="dxa"/>
            <w:shd w:val="clear" w:color="auto" w:fill="auto"/>
            <w:vAlign w:val="center"/>
          </w:tcPr>
          <w:p w14:paraId="0F8E425D" w14:textId="77777777" w:rsidR="004A0AED" w:rsidRPr="007E7DE0" w:rsidRDefault="004A0AED" w:rsidP="007E7DE0">
            <w:pPr>
              <w:pStyle w:val="TAC"/>
            </w:pPr>
            <w:r w:rsidRPr="007E7DE0">
              <w:t>6</w:t>
            </w:r>
          </w:p>
        </w:tc>
      </w:tr>
      <w:tr w:rsidR="004A0AED" w:rsidRPr="007E7DE0" w14:paraId="0C1C886B" w14:textId="77777777" w:rsidTr="007E7DE0">
        <w:trPr>
          <w:jc w:val="center"/>
        </w:trPr>
        <w:tc>
          <w:tcPr>
            <w:tcW w:w="1510" w:type="dxa"/>
            <w:shd w:val="clear" w:color="auto" w:fill="auto"/>
            <w:vAlign w:val="center"/>
          </w:tcPr>
          <w:p w14:paraId="6464995F" w14:textId="77777777" w:rsidR="004A0AED" w:rsidRPr="007E7DE0" w:rsidRDefault="004A0AED" w:rsidP="007E7DE0">
            <w:pPr>
              <w:pStyle w:val="TAC"/>
            </w:pPr>
            <w:r w:rsidRPr="007E7DE0">
              <w:t>13</w:t>
            </w:r>
          </w:p>
        </w:tc>
        <w:tc>
          <w:tcPr>
            <w:tcW w:w="1510" w:type="dxa"/>
            <w:shd w:val="clear" w:color="auto" w:fill="auto"/>
            <w:vAlign w:val="center"/>
          </w:tcPr>
          <w:p w14:paraId="025CB7A5" w14:textId="77777777" w:rsidR="004A0AED" w:rsidRPr="007E7DE0" w:rsidRDefault="004A0AED" w:rsidP="007E7DE0">
            <w:pPr>
              <w:pStyle w:val="TAC"/>
            </w:pPr>
            <w:r w:rsidRPr="007E7DE0">
              <w:t>x</w:t>
            </w:r>
          </w:p>
        </w:tc>
        <w:tc>
          <w:tcPr>
            <w:tcW w:w="1510" w:type="dxa"/>
            <w:shd w:val="clear" w:color="auto" w:fill="auto"/>
            <w:vAlign w:val="center"/>
          </w:tcPr>
          <w:p w14:paraId="39FDD829" w14:textId="77777777" w:rsidR="004A0AED" w:rsidRPr="007E7DE0" w:rsidRDefault="004A0AED" w:rsidP="007E7DE0">
            <w:pPr>
              <w:pStyle w:val="TAC"/>
            </w:pPr>
            <w:r w:rsidRPr="007E7DE0">
              <w:t>Type A</w:t>
            </w:r>
          </w:p>
        </w:tc>
        <w:tc>
          <w:tcPr>
            <w:tcW w:w="1510" w:type="dxa"/>
            <w:shd w:val="clear" w:color="auto" w:fill="auto"/>
            <w:vAlign w:val="center"/>
          </w:tcPr>
          <w:p w14:paraId="5A5A5E9C" w14:textId="77777777" w:rsidR="004A0AED" w:rsidRPr="007E7DE0" w:rsidRDefault="004A0AED" w:rsidP="007E7DE0">
            <w:pPr>
              <w:pStyle w:val="TAC"/>
            </w:pPr>
            <w:r w:rsidRPr="007E7DE0">
              <w:t>0</w:t>
            </w:r>
          </w:p>
        </w:tc>
        <w:tc>
          <w:tcPr>
            <w:tcW w:w="1511" w:type="dxa"/>
            <w:shd w:val="clear" w:color="auto" w:fill="auto"/>
            <w:vAlign w:val="center"/>
          </w:tcPr>
          <w:p w14:paraId="57EC5C9D" w14:textId="77777777" w:rsidR="004A0AED" w:rsidRPr="007E7DE0" w:rsidRDefault="004A0AED" w:rsidP="007E7DE0">
            <w:pPr>
              <w:pStyle w:val="TAC"/>
            </w:pPr>
            <w:r w:rsidRPr="007E7DE0">
              <w:t>2</w:t>
            </w:r>
          </w:p>
        </w:tc>
        <w:tc>
          <w:tcPr>
            <w:tcW w:w="1511" w:type="dxa"/>
            <w:shd w:val="clear" w:color="auto" w:fill="auto"/>
            <w:vAlign w:val="center"/>
          </w:tcPr>
          <w:p w14:paraId="21A9D9FD" w14:textId="77777777" w:rsidR="004A0AED" w:rsidRPr="007E7DE0" w:rsidRDefault="004A0AED" w:rsidP="007E7DE0">
            <w:pPr>
              <w:pStyle w:val="TAC"/>
            </w:pPr>
            <w:r w:rsidRPr="007E7DE0">
              <w:t>4</w:t>
            </w:r>
          </w:p>
        </w:tc>
      </w:tr>
      <w:tr w:rsidR="004A0AED" w:rsidRPr="007E7DE0" w14:paraId="61CA8021" w14:textId="77777777" w:rsidTr="007E7DE0">
        <w:trPr>
          <w:jc w:val="center"/>
        </w:trPr>
        <w:tc>
          <w:tcPr>
            <w:tcW w:w="1510" w:type="dxa"/>
            <w:shd w:val="clear" w:color="auto" w:fill="auto"/>
            <w:vAlign w:val="center"/>
          </w:tcPr>
          <w:p w14:paraId="3DAA2B9E" w14:textId="77777777" w:rsidR="004A0AED" w:rsidRPr="007E7DE0" w:rsidRDefault="004A0AED" w:rsidP="007E7DE0">
            <w:pPr>
              <w:pStyle w:val="TAC"/>
            </w:pPr>
            <w:r w:rsidRPr="007E7DE0">
              <w:t>14</w:t>
            </w:r>
          </w:p>
        </w:tc>
        <w:tc>
          <w:tcPr>
            <w:tcW w:w="1510" w:type="dxa"/>
            <w:shd w:val="clear" w:color="auto" w:fill="auto"/>
            <w:vAlign w:val="center"/>
          </w:tcPr>
          <w:p w14:paraId="44580F76" w14:textId="77777777" w:rsidR="004A0AED" w:rsidRPr="007E7DE0" w:rsidRDefault="004A0AED" w:rsidP="007E7DE0">
            <w:pPr>
              <w:pStyle w:val="TAC"/>
            </w:pPr>
            <w:r w:rsidRPr="007E7DE0">
              <w:t>x</w:t>
            </w:r>
          </w:p>
        </w:tc>
        <w:tc>
          <w:tcPr>
            <w:tcW w:w="1510" w:type="dxa"/>
            <w:shd w:val="clear" w:color="auto" w:fill="auto"/>
            <w:vAlign w:val="center"/>
          </w:tcPr>
          <w:p w14:paraId="0155EB27" w14:textId="77777777" w:rsidR="004A0AED" w:rsidRPr="007E7DE0" w:rsidRDefault="004A0AED" w:rsidP="007E7DE0">
            <w:pPr>
              <w:pStyle w:val="TAC"/>
            </w:pPr>
            <w:r w:rsidRPr="007E7DE0">
              <w:t>Type B</w:t>
            </w:r>
          </w:p>
        </w:tc>
        <w:tc>
          <w:tcPr>
            <w:tcW w:w="1510" w:type="dxa"/>
            <w:shd w:val="clear" w:color="auto" w:fill="auto"/>
            <w:vAlign w:val="center"/>
          </w:tcPr>
          <w:p w14:paraId="582ADD01" w14:textId="77777777" w:rsidR="004A0AED" w:rsidRPr="007E7DE0" w:rsidRDefault="004A0AED" w:rsidP="007E7DE0">
            <w:pPr>
              <w:pStyle w:val="TAC"/>
            </w:pPr>
            <w:r w:rsidRPr="007E7DE0">
              <w:t>0</w:t>
            </w:r>
          </w:p>
        </w:tc>
        <w:tc>
          <w:tcPr>
            <w:tcW w:w="1511" w:type="dxa"/>
            <w:shd w:val="clear" w:color="auto" w:fill="auto"/>
            <w:vAlign w:val="center"/>
          </w:tcPr>
          <w:p w14:paraId="7F6D6526" w14:textId="77777777" w:rsidR="004A0AED" w:rsidRPr="007E7DE0" w:rsidRDefault="004A0AED" w:rsidP="007E7DE0">
            <w:pPr>
              <w:pStyle w:val="TAC"/>
            </w:pPr>
            <w:r w:rsidRPr="007E7DE0">
              <w:t>4</w:t>
            </w:r>
          </w:p>
        </w:tc>
        <w:tc>
          <w:tcPr>
            <w:tcW w:w="1511" w:type="dxa"/>
            <w:shd w:val="clear" w:color="auto" w:fill="auto"/>
            <w:vAlign w:val="center"/>
          </w:tcPr>
          <w:p w14:paraId="22CE5CCA" w14:textId="77777777" w:rsidR="004A0AED" w:rsidRPr="007E7DE0" w:rsidRDefault="004A0AED" w:rsidP="007E7DE0">
            <w:pPr>
              <w:pStyle w:val="TAC"/>
            </w:pPr>
            <w:r w:rsidRPr="007E7DE0">
              <w:t>7</w:t>
            </w:r>
          </w:p>
        </w:tc>
      </w:tr>
      <w:tr w:rsidR="004A0AED" w:rsidRPr="007E7DE0" w14:paraId="273D813A" w14:textId="77777777" w:rsidTr="007E7DE0">
        <w:trPr>
          <w:jc w:val="center"/>
        </w:trPr>
        <w:tc>
          <w:tcPr>
            <w:tcW w:w="1510" w:type="dxa"/>
            <w:shd w:val="clear" w:color="auto" w:fill="auto"/>
            <w:vAlign w:val="center"/>
          </w:tcPr>
          <w:p w14:paraId="30A26E85" w14:textId="77777777" w:rsidR="004A0AED" w:rsidRPr="007E7DE0" w:rsidRDefault="004A0AED" w:rsidP="007E7DE0">
            <w:pPr>
              <w:pStyle w:val="TAC"/>
            </w:pPr>
            <w:r w:rsidRPr="007E7DE0">
              <w:t>15</w:t>
            </w:r>
          </w:p>
        </w:tc>
        <w:tc>
          <w:tcPr>
            <w:tcW w:w="1510" w:type="dxa"/>
            <w:shd w:val="clear" w:color="auto" w:fill="auto"/>
            <w:vAlign w:val="center"/>
          </w:tcPr>
          <w:p w14:paraId="6276B9CF" w14:textId="77777777" w:rsidR="004A0AED" w:rsidRPr="007E7DE0" w:rsidRDefault="004A0AED" w:rsidP="007E7DE0">
            <w:pPr>
              <w:pStyle w:val="TAC"/>
            </w:pPr>
            <w:r w:rsidRPr="007E7DE0">
              <w:t>x</w:t>
            </w:r>
          </w:p>
        </w:tc>
        <w:tc>
          <w:tcPr>
            <w:tcW w:w="1510" w:type="dxa"/>
            <w:shd w:val="clear" w:color="auto" w:fill="auto"/>
            <w:vAlign w:val="center"/>
          </w:tcPr>
          <w:p w14:paraId="7FC31DB3" w14:textId="77777777" w:rsidR="004A0AED" w:rsidRPr="007E7DE0" w:rsidRDefault="004A0AED" w:rsidP="007E7DE0">
            <w:pPr>
              <w:pStyle w:val="TAC"/>
            </w:pPr>
            <w:r w:rsidRPr="007E7DE0">
              <w:t>Type B</w:t>
            </w:r>
          </w:p>
        </w:tc>
        <w:tc>
          <w:tcPr>
            <w:tcW w:w="1510" w:type="dxa"/>
            <w:shd w:val="clear" w:color="auto" w:fill="auto"/>
            <w:vAlign w:val="center"/>
          </w:tcPr>
          <w:p w14:paraId="7B57649E" w14:textId="77777777" w:rsidR="004A0AED" w:rsidRPr="007E7DE0" w:rsidRDefault="004A0AED" w:rsidP="007E7DE0">
            <w:pPr>
              <w:pStyle w:val="TAC"/>
            </w:pPr>
            <w:r w:rsidRPr="007E7DE0">
              <w:t>0</w:t>
            </w:r>
          </w:p>
        </w:tc>
        <w:tc>
          <w:tcPr>
            <w:tcW w:w="1511" w:type="dxa"/>
            <w:shd w:val="clear" w:color="auto" w:fill="auto"/>
            <w:vAlign w:val="center"/>
          </w:tcPr>
          <w:p w14:paraId="62BC06B2" w14:textId="77777777" w:rsidR="004A0AED" w:rsidRPr="007E7DE0" w:rsidRDefault="004A0AED" w:rsidP="007E7DE0">
            <w:pPr>
              <w:pStyle w:val="TAC"/>
            </w:pPr>
            <w:r w:rsidRPr="007E7DE0">
              <w:t>8</w:t>
            </w:r>
          </w:p>
        </w:tc>
        <w:tc>
          <w:tcPr>
            <w:tcW w:w="1511" w:type="dxa"/>
            <w:shd w:val="clear" w:color="auto" w:fill="auto"/>
            <w:vAlign w:val="center"/>
          </w:tcPr>
          <w:p w14:paraId="6259B9E5" w14:textId="77777777" w:rsidR="004A0AED" w:rsidRPr="007E7DE0" w:rsidRDefault="004A0AED" w:rsidP="007E7DE0">
            <w:pPr>
              <w:pStyle w:val="TAC"/>
            </w:pPr>
            <w:r w:rsidRPr="007E7DE0">
              <w:t>4</w:t>
            </w:r>
          </w:p>
        </w:tc>
      </w:tr>
    </w:tbl>
    <w:p w14:paraId="7D934B49" w14:textId="77777777" w:rsidR="004A0AED" w:rsidRPr="008C53AC" w:rsidRDefault="004A0AED" w:rsidP="000416F6"/>
    <w:p w14:paraId="16BC18B9" w14:textId="77777777" w:rsidR="004A0AED" w:rsidRDefault="004A0AED" w:rsidP="004A0AED">
      <w:pPr>
        <w:pStyle w:val="TH"/>
        <w:rPr>
          <w:color w:val="FF0000"/>
          <w:u w:val="single"/>
        </w:rPr>
      </w:pPr>
      <w:r>
        <w:rPr>
          <w:color w:val="FF0000"/>
          <w:u w:val="single"/>
        </w:rPr>
        <w:t>Table 5.1.2.1-x: Resource allocation for PDSCH scheduled using CORESET #0 and multiplexing pattern 2</w:t>
      </w:r>
    </w:p>
    <w:tbl>
      <w:tblPr>
        <w:tblW w:w="8342" w:type="dxa"/>
        <w:jc w:val="center"/>
        <w:tblCellMar>
          <w:left w:w="0" w:type="dxa"/>
          <w:right w:w="0" w:type="dxa"/>
        </w:tblCellMar>
        <w:tblLook w:val="04A0" w:firstRow="1" w:lastRow="0" w:firstColumn="1" w:lastColumn="0" w:noHBand="0" w:noVBand="1"/>
      </w:tblPr>
      <w:tblGrid>
        <w:gridCol w:w="718"/>
        <w:gridCol w:w="2112"/>
        <w:gridCol w:w="1546"/>
        <w:gridCol w:w="1983"/>
        <w:gridCol w:w="1983"/>
      </w:tblGrid>
      <w:tr w:rsidR="004A0AED" w:rsidRPr="007E7DE0" w14:paraId="683491E4" w14:textId="77777777" w:rsidTr="007E7DE0">
        <w:trPr>
          <w:jc w:val="center"/>
        </w:trPr>
        <w:tc>
          <w:tcPr>
            <w:tcW w:w="7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90D2595" w14:textId="77777777" w:rsidR="004A0AED" w:rsidRPr="007E7DE0" w:rsidRDefault="004A0AED" w:rsidP="007E7DE0">
            <w:pPr>
              <w:pStyle w:val="TAH"/>
              <w:rPr>
                <w:i/>
                <w:lang w:val="sv-SE"/>
              </w:rPr>
            </w:pPr>
            <w:r w:rsidRPr="007E7DE0">
              <w:rPr>
                <w:i/>
              </w:rPr>
              <w:t>I</w:t>
            </w:r>
          </w:p>
        </w:tc>
        <w:tc>
          <w:tcPr>
            <w:tcW w:w="211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8679DB2" w14:textId="77777777" w:rsidR="004A0AED" w:rsidRPr="007E7DE0" w:rsidRDefault="004A0AED" w:rsidP="007E7DE0">
            <w:pPr>
              <w:pStyle w:val="TAH"/>
              <w:rPr>
                <w:i/>
              </w:rPr>
            </w:pPr>
            <w:r w:rsidRPr="007E7DE0">
              <w:rPr>
                <w:i/>
              </w:rPr>
              <w:t>PDSCH mapping type</w:t>
            </w:r>
          </w:p>
        </w:tc>
        <w:tc>
          <w:tcPr>
            <w:tcW w:w="15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1983F6" w14:textId="77777777" w:rsidR="004A0AED" w:rsidRPr="007E7DE0" w:rsidRDefault="004A0AED" w:rsidP="007E7DE0">
            <w:pPr>
              <w:pStyle w:val="TAH"/>
              <w:rPr>
                <w:i/>
              </w:rPr>
            </w:pPr>
            <w:r w:rsidRPr="007E7DE0">
              <w:rPr>
                <w:i/>
              </w:rPr>
              <w:t>K</w:t>
            </w:r>
            <w:r w:rsidRPr="007E7DE0">
              <w:rPr>
                <w:i/>
                <w:vertAlign w:val="subscript"/>
              </w:rPr>
              <w:t>0</w:t>
            </w:r>
          </w:p>
        </w:tc>
        <w:tc>
          <w:tcPr>
            <w:tcW w:w="198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FE86D74" w14:textId="77777777" w:rsidR="004A0AED" w:rsidRPr="007E7DE0" w:rsidRDefault="004A0AED" w:rsidP="007E7DE0">
            <w:pPr>
              <w:pStyle w:val="TAH"/>
              <w:rPr>
                <w:i/>
              </w:rPr>
            </w:pPr>
            <w:r w:rsidRPr="007E7DE0">
              <w:rPr>
                <w:i/>
              </w:rPr>
              <w:t>S</w:t>
            </w:r>
          </w:p>
        </w:tc>
        <w:tc>
          <w:tcPr>
            <w:tcW w:w="198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2BBC2FF" w14:textId="77777777" w:rsidR="004A0AED" w:rsidRPr="007E7DE0" w:rsidRDefault="004A0AED" w:rsidP="007E7DE0">
            <w:pPr>
              <w:pStyle w:val="TAH"/>
              <w:rPr>
                <w:i/>
              </w:rPr>
            </w:pPr>
            <w:r w:rsidRPr="007E7DE0">
              <w:rPr>
                <w:i/>
              </w:rPr>
              <w:t>L</w:t>
            </w:r>
          </w:p>
        </w:tc>
      </w:tr>
      <w:tr w:rsidR="004A0AED" w14:paraId="4BDFFD73" w14:textId="77777777" w:rsidTr="007E7DE0">
        <w:trPr>
          <w:jc w:val="center"/>
        </w:trPr>
        <w:tc>
          <w:tcPr>
            <w:tcW w:w="7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CDCF30" w14:textId="77777777" w:rsidR="004A0AED" w:rsidRPr="000416F6" w:rsidRDefault="004A0AED" w:rsidP="007E7DE0">
            <w:pPr>
              <w:pStyle w:val="TAC"/>
            </w:pPr>
            <w:r w:rsidRPr="000416F6">
              <w:t>0</w:t>
            </w:r>
          </w:p>
        </w:tc>
        <w:tc>
          <w:tcPr>
            <w:tcW w:w="2112" w:type="dxa"/>
            <w:tcBorders>
              <w:top w:val="nil"/>
              <w:left w:val="nil"/>
              <w:bottom w:val="single" w:sz="8" w:space="0" w:color="auto"/>
              <w:right w:val="single" w:sz="8" w:space="0" w:color="auto"/>
            </w:tcBorders>
            <w:tcMar>
              <w:top w:w="0" w:type="dxa"/>
              <w:left w:w="108" w:type="dxa"/>
              <w:bottom w:w="0" w:type="dxa"/>
              <w:right w:w="108" w:type="dxa"/>
            </w:tcMar>
            <w:hideMark/>
          </w:tcPr>
          <w:p w14:paraId="49924BD7" w14:textId="77777777" w:rsidR="004A0AED" w:rsidRPr="000416F6" w:rsidRDefault="004A0AED" w:rsidP="007E7DE0">
            <w:pPr>
              <w:pStyle w:val="TAC"/>
            </w:pPr>
            <w:r w:rsidRPr="000416F6">
              <w:t>Type B</w:t>
            </w:r>
          </w:p>
        </w:tc>
        <w:tc>
          <w:tcPr>
            <w:tcW w:w="1546" w:type="dxa"/>
            <w:tcBorders>
              <w:top w:val="nil"/>
              <w:left w:val="nil"/>
              <w:bottom w:val="single" w:sz="8" w:space="0" w:color="auto"/>
              <w:right w:val="single" w:sz="8" w:space="0" w:color="auto"/>
            </w:tcBorders>
            <w:tcMar>
              <w:top w:w="0" w:type="dxa"/>
              <w:left w:w="108" w:type="dxa"/>
              <w:bottom w:w="0" w:type="dxa"/>
              <w:right w:w="108" w:type="dxa"/>
            </w:tcMar>
            <w:hideMark/>
          </w:tcPr>
          <w:p w14:paraId="0C74440F" w14:textId="77777777" w:rsidR="004A0AED" w:rsidRPr="000416F6" w:rsidRDefault="004A0AED" w:rsidP="007E7DE0">
            <w:pPr>
              <w:pStyle w:val="TAC"/>
            </w:pPr>
            <w:r w:rsidRPr="000416F6">
              <w:t>0</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6363BBD4" w14:textId="77777777" w:rsidR="004A0AED" w:rsidRPr="000416F6" w:rsidRDefault="004A0AED" w:rsidP="007E7DE0">
            <w:pPr>
              <w:pStyle w:val="TAC"/>
            </w:pPr>
            <w:r w:rsidRPr="000416F6">
              <w:t>2</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04299FB1" w14:textId="77777777" w:rsidR="004A0AED" w:rsidRPr="000416F6" w:rsidRDefault="004A0AED" w:rsidP="007E7DE0">
            <w:pPr>
              <w:pStyle w:val="TAC"/>
            </w:pPr>
            <w:r w:rsidRPr="000416F6">
              <w:t>2</w:t>
            </w:r>
          </w:p>
        </w:tc>
      </w:tr>
      <w:tr w:rsidR="004A0AED" w14:paraId="53CAC979" w14:textId="77777777" w:rsidTr="007E7DE0">
        <w:trPr>
          <w:jc w:val="center"/>
        </w:trPr>
        <w:tc>
          <w:tcPr>
            <w:tcW w:w="7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0B0ECC" w14:textId="77777777" w:rsidR="004A0AED" w:rsidRPr="000416F6" w:rsidRDefault="004A0AED" w:rsidP="007E7DE0">
            <w:pPr>
              <w:pStyle w:val="TAC"/>
            </w:pPr>
            <w:r w:rsidRPr="000416F6">
              <w:t>1</w:t>
            </w:r>
          </w:p>
        </w:tc>
        <w:tc>
          <w:tcPr>
            <w:tcW w:w="2112" w:type="dxa"/>
            <w:tcBorders>
              <w:top w:val="nil"/>
              <w:left w:val="nil"/>
              <w:bottom w:val="single" w:sz="8" w:space="0" w:color="auto"/>
              <w:right w:val="single" w:sz="8" w:space="0" w:color="auto"/>
            </w:tcBorders>
            <w:tcMar>
              <w:top w:w="0" w:type="dxa"/>
              <w:left w:w="108" w:type="dxa"/>
              <w:bottom w:w="0" w:type="dxa"/>
              <w:right w:w="108" w:type="dxa"/>
            </w:tcMar>
            <w:hideMark/>
          </w:tcPr>
          <w:p w14:paraId="2243A923" w14:textId="77777777" w:rsidR="004A0AED" w:rsidRPr="000416F6" w:rsidRDefault="004A0AED" w:rsidP="007E7DE0">
            <w:pPr>
              <w:pStyle w:val="TAC"/>
            </w:pPr>
            <w:r w:rsidRPr="000416F6">
              <w:t>Type B</w:t>
            </w:r>
          </w:p>
        </w:tc>
        <w:tc>
          <w:tcPr>
            <w:tcW w:w="1546" w:type="dxa"/>
            <w:tcBorders>
              <w:top w:val="nil"/>
              <w:left w:val="nil"/>
              <w:bottom w:val="single" w:sz="8" w:space="0" w:color="auto"/>
              <w:right w:val="single" w:sz="8" w:space="0" w:color="auto"/>
            </w:tcBorders>
            <w:tcMar>
              <w:top w:w="0" w:type="dxa"/>
              <w:left w:w="108" w:type="dxa"/>
              <w:bottom w:w="0" w:type="dxa"/>
              <w:right w:w="108" w:type="dxa"/>
            </w:tcMar>
            <w:hideMark/>
          </w:tcPr>
          <w:p w14:paraId="18BC7577" w14:textId="77777777" w:rsidR="004A0AED" w:rsidRPr="000416F6" w:rsidRDefault="004A0AED" w:rsidP="007E7DE0">
            <w:pPr>
              <w:pStyle w:val="TAC"/>
            </w:pPr>
            <w:r w:rsidRPr="000416F6">
              <w:t>0</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10F3103A" w14:textId="77777777" w:rsidR="004A0AED" w:rsidRPr="000416F6" w:rsidRDefault="004A0AED" w:rsidP="007E7DE0">
            <w:pPr>
              <w:pStyle w:val="TAC"/>
            </w:pPr>
            <w:r w:rsidRPr="000416F6">
              <w:t>4</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57C24B2C" w14:textId="77777777" w:rsidR="004A0AED" w:rsidRPr="000416F6" w:rsidRDefault="004A0AED" w:rsidP="007E7DE0">
            <w:pPr>
              <w:pStyle w:val="TAC"/>
            </w:pPr>
            <w:r w:rsidRPr="000416F6">
              <w:t>2</w:t>
            </w:r>
          </w:p>
        </w:tc>
      </w:tr>
      <w:tr w:rsidR="004A0AED" w14:paraId="3993AFAB" w14:textId="77777777" w:rsidTr="007E7DE0">
        <w:trPr>
          <w:jc w:val="center"/>
        </w:trPr>
        <w:tc>
          <w:tcPr>
            <w:tcW w:w="7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A015C7" w14:textId="77777777" w:rsidR="004A0AED" w:rsidRPr="000416F6" w:rsidRDefault="004A0AED" w:rsidP="007E7DE0">
            <w:pPr>
              <w:pStyle w:val="TAC"/>
            </w:pPr>
            <w:r w:rsidRPr="000416F6">
              <w:t>2</w:t>
            </w:r>
          </w:p>
        </w:tc>
        <w:tc>
          <w:tcPr>
            <w:tcW w:w="2112" w:type="dxa"/>
            <w:tcBorders>
              <w:top w:val="nil"/>
              <w:left w:val="nil"/>
              <w:bottom w:val="single" w:sz="8" w:space="0" w:color="auto"/>
              <w:right w:val="single" w:sz="8" w:space="0" w:color="auto"/>
            </w:tcBorders>
            <w:tcMar>
              <w:top w:w="0" w:type="dxa"/>
              <w:left w:w="108" w:type="dxa"/>
              <w:bottom w:w="0" w:type="dxa"/>
              <w:right w:w="108" w:type="dxa"/>
            </w:tcMar>
            <w:hideMark/>
          </w:tcPr>
          <w:p w14:paraId="09703F93" w14:textId="77777777" w:rsidR="004A0AED" w:rsidRPr="000416F6" w:rsidRDefault="004A0AED" w:rsidP="007E7DE0">
            <w:pPr>
              <w:pStyle w:val="TAC"/>
            </w:pPr>
            <w:r w:rsidRPr="000416F6">
              <w:t>Type B</w:t>
            </w:r>
          </w:p>
        </w:tc>
        <w:tc>
          <w:tcPr>
            <w:tcW w:w="1546" w:type="dxa"/>
            <w:tcBorders>
              <w:top w:val="nil"/>
              <w:left w:val="nil"/>
              <w:bottom w:val="single" w:sz="8" w:space="0" w:color="auto"/>
              <w:right w:val="single" w:sz="8" w:space="0" w:color="auto"/>
            </w:tcBorders>
            <w:tcMar>
              <w:top w:w="0" w:type="dxa"/>
              <w:left w:w="108" w:type="dxa"/>
              <w:bottom w:w="0" w:type="dxa"/>
              <w:right w:w="108" w:type="dxa"/>
            </w:tcMar>
            <w:hideMark/>
          </w:tcPr>
          <w:p w14:paraId="32439A6F" w14:textId="77777777" w:rsidR="004A0AED" w:rsidRPr="000416F6" w:rsidRDefault="004A0AED" w:rsidP="007E7DE0">
            <w:pPr>
              <w:pStyle w:val="TAC"/>
            </w:pPr>
            <w:r w:rsidRPr="000416F6">
              <w:t>0</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6688585B" w14:textId="77777777" w:rsidR="004A0AED" w:rsidRPr="000416F6" w:rsidRDefault="004A0AED" w:rsidP="007E7DE0">
            <w:pPr>
              <w:pStyle w:val="TAC"/>
            </w:pPr>
            <w:r w:rsidRPr="000416F6">
              <w:t>6</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17B29891" w14:textId="77777777" w:rsidR="004A0AED" w:rsidRPr="000416F6" w:rsidRDefault="004A0AED" w:rsidP="007E7DE0">
            <w:pPr>
              <w:pStyle w:val="TAC"/>
            </w:pPr>
            <w:r w:rsidRPr="000416F6">
              <w:t>2</w:t>
            </w:r>
          </w:p>
        </w:tc>
      </w:tr>
      <w:tr w:rsidR="004A0AED" w14:paraId="2612AF90" w14:textId="77777777" w:rsidTr="007E7DE0">
        <w:trPr>
          <w:jc w:val="center"/>
        </w:trPr>
        <w:tc>
          <w:tcPr>
            <w:tcW w:w="7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C7076A" w14:textId="77777777" w:rsidR="004A0AED" w:rsidRPr="000416F6" w:rsidRDefault="004A0AED" w:rsidP="007E7DE0">
            <w:pPr>
              <w:pStyle w:val="TAC"/>
            </w:pPr>
            <w:r w:rsidRPr="000416F6">
              <w:t>3</w:t>
            </w:r>
          </w:p>
        </w:tc>
        <w:tc>
          <w:tcPr>
            <w:tcW w:w="2112" w:type="dxa"/>
            <w:tcBorders>
              <w:top w:val="nil"/>
              <w:left w:val="nil"/>
              <w:bottom w:val="single" w:sz="8" w:space="0" w:color="auto"/>
              <w:right w:val="single" w:sz="8" w:space="0" w:color="auto"/>
            </w:tcBorders>
            <w:tcMar>
              <w:top w:w="0" w:type="dxa"/>
              <w:left w:w="108" w:type="dxa"/>
              <w:bottom w:w="0" w:type="dxa"/>
              <w:right w:w="108" w:type="dxa"/>
            </w:tcMar>
            <w:hideMark/>
          </w:tcPr>
          <w:p w14:paraId="7B74549B" w14:textId="77777777" w:rsidR="004A0AED" w:rsidRPr="000416F6" w:rsidRDefault="004A0AED" w:rsidP="007E7DE0">
            <w:pPr>
              <w:pStyle w:val="TAC"/>
            </w:pPr>
            <w:r w:rsidRPr="000416F6">
              <w:t>Type B</w:t>
            </w:r>
          </w:p>
        </w:tc>
        <w:tc>
          <w:tcPr>
            <w:tcW w:w="1546" w:type="dxa"/>
            <w:tcBorders>
              <w:top w:val="nil"/>
              <w:left w:val="nil"/>
              <w:bottom w:val="single" w:sz="8" w:space="0" w:color="auto"/>
              <w:right w:val="single" w:sz="8" w:space="0" w:color="auto"/>
            </w:tcBorders>
            <w:tcMar>
              <w:top w:w="0" w:type="dxa"/>
              <w:left w:w="108" w:type="dxa"/>
              <w:bottom w:w="0" w:type="dxa"/>
              <w:right w:w="108" w:type="dxa"/>
            </w:tcMar>
            <w:hideMark/>
          </w:tcPr>
          <w:p w14:paraId="38DEBC1D" w14:textId="77777777" w:rsidR="004A0AED" w:rsidRPr="000416F6" w:rsidRDefault="004A0AED" w:rsidP="007E7DE0">
            <w:pPr>
              <w:pStyle w:val="TAC"/>
            </w:pPr>
            <w:r w:rsidRPr="000416F6">
              <w:t>0</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53E37D79" w14:textId="77777777" w:rsidR="004A0AED" w:rsidRPr="000416F6" w:rsidRDefault="004A0AED" w:rsidP="007E7DE0">
            <w:pPr>
              <w:pStyle w:val="TAC"/>
            </w:pPr>
            <w:r w:rsidRPr="000416F6">
              <w:t>8</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59517C19" w14:textId="77777777" w:rsidR="004A0AED" w:rsidRPr="000416F6" w:rsidRDefault="004A0AED" w:rsidP="007E7DE0">
            <w:pPr>
              <w:pStyle w:val="TAC"/>
            </w:pPr>
            <w:r w:rsidRPr="000416F6">
              <w:t>2</w:t>
            </w:r>
          </w:p>
        </w:tc>
      </w:tr>
      <w:tr w:rsidR="004A0AED" w14:paraId="0DC65919" w14:textId="77777777" w:rsidTr="007E7DE0">
        <w:trPr>
          <w:jc w:val="center"/>
        </w:trPr>
        <w:tc>
          <w:tcPr>
            <w:tcW w:w="7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E5F10B" w14:textId="77777777" w:rsidR="004A0AED" w:rsidRPr="000416F6" w:rsidRDefault="004A0AED" w:rsidP="007E7DE0">
            <w:pPr>
              <w:pStyle w:val="TAC"/>
            </w:pPr>
            <w:r w:rsidRPr="000416F6">
              <w:t>4</w:t>
            </w:r>
          </w:p>
        </w:tc>
        <w:tc>
          <w:tcPr>
            <w:tcW w:w="2112" w:type="dxa"/>
            <w:tcBorders>
              <w:top w:val="nil"/>
              <w:left w:val="nil"/>
              <w:bottom w:val="single" w:sz="8" w:space="0" w:color="auto"/>
              <w:right w:val="single" w:sz="8" w:space="0" w:color="auto"/>
            </w:tcBorders>
            <w:tcMar>
              <w:top w:w="0" w:type="dxa"/>
              <w:left w:w="108" w:type="dxa"/>
              <w:bottom w:w="0" w:type="dxa"/>
              <w:right w:w="108" w:type="dxa"/>
            </w:tcMar>
            <w:hideMark/>
          </w:tcPr>
          <w:p w14:paraId="515D02A5" w14:textId="77777777" w:rsidR="004A0AED" w:rsidRPr="000416F6" w:rsidRDefault="004A0AED" w:rsidP="007E7DE0">
            <w:pPr>
              <w:pStyle w:val="TAC"/>
            </w:pPr>
            <w:r w:rsidRPr="000416F6">
              <w:t>Type B</w:t>
            </w:r>
          </w:p>
        </w:tc>
        <w:tc>
          <w:tcPr>
            <w:tcW w:w="1546" w:type="dxa"/>
            <w:tcBorders>
              <w:top w:val="nil"/>
              <w:left w:val="nil"/>
              <w:bottom w:val="single" w:sz="8" w:space="0" w:color="auto"/>
              <w:right w:val="single" w:sz="8" w:space="0" w:color="auto"/>
            </w:tcBorders>
            <w:tcMar>
              <w:top w:w="0" w:type="dxa"/>
              <w:left w:w="108" w:type="dxa"/>
              <w:bottom w:w="0" w:type="dxa"/>
              <w:right w:w="108" w:type="dxa"/>
            </w:tcMar>
            <w:hideMark/>
          </w:tcPr>
          <w:p w14:paraId="783B5100" w14:textId="77777777" w:rsidR="004A0AED" w:rsidRPr="000416F6" w:rsidRDefault="004A0AED" w:rsidP="007E7DE0">
            <w:pPr>
              <w:pStyle w:val="TAC"/>
            </w:pPr>
            <w:r w:rsidRPr="000416F6">
              <w:t>0</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169F5DC5" w14:textId="77777777" w:rsidR="004A0AED" w:rsidRPr="000416F6" w:rsidRDefault="004A0AED" w:rsidP="007E7DE0">
            <w:pPr>
              <w:pStyle w:val="TAC"/>
            </w:pPr>
            <w:r w:rsidRPr="000416F6">
              <w:t>10</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7ADD1046" w14:textId="77777777" w:rsidR="004A0AED" w:rsidRPr="000416F6" w:rsidRDefault="004A0AED" w:rsidP="007E7DE0">
            <w:pPr>
              <w:pStyle w:val="TAC"/>
            </w:pPr>
            <w:r w:rsidRPr="000416F6">
              <w:t>2</w:t>
            </w:r>
          </w:p>
        </w:tc>
      </w:tr>
      <w:tr w:rsidR="004A0AED" w14:paraId="1FD514B3" w14:textId="77777777" w:rsidTr="007E7DE0">
        <w:trPr>
          <w:jc w:val="center"/>
        </w:trPr>
        <w:tc>
          <w:tcPr>
            <w:tcW w:w="7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54DDBD" w14:textId="77777777" w:rsidR="004A0AED" w:rsidRPr="000416F6" w:rsidRDefault="004A0AED" w:rsidP="007E7DE0">
            <w:pPr>
              <w:pStyle w:val="TAC"/>
            </w:pPr>
            <w:r w:rsidRPr="000416F6">
              <w:t>5</w:t>
            </w:r>
          </w:p>
        </w:tc>
        <w:tc>
          <w:tcPr>
            <w:tcW w:w="2112" w:type="dxa"/>
            <w:tcBorders>
              <w:top w:val="nil"/>
              <w:left w:val="nil"/>
              <w:bottom w:val="single" w:sz="8" w:space="0" w:color="auto"/>
              <w:right w:val="single" w:sz="8" w:space="0" w:color="auto"/>
            </w:tcBorders>
            <w:tcMar>
              <w:top w:w="0" w:type="dxa"/>
              <w:left w:w="108" w:type="dxa"/>
              <w:bottom w:w="0" w:type="dxa"/>
              <w:right w:w="108" w:type="dxa"/>
            </w:tcMar>
            <w:hideMark/>
          </w:tcPr>
          <w:p w14:paraId="0BCB6458" w14:textId="77777777" w:rsidR="004A0AED" w:rsidRPr="000416F6" w:rsidRDefault="004A0AED" w:rsidP="007E7DE0">
            <w:pPr>
              <w:pStyle w:val="TAC"/>
            </w:pPr>
            <w:r w:rsidRPr="000416F6">
              <w:t>Type B</w:t>
            </w:r>
          </w:p>
        </w:tc>
        <w:tc>
          <w:tcPr>
            <w:tcW w:w="1546" w:type="dxa"/>
            <w:tcBorders>
              <w:top w:val="nil"/>
              <w:left w:val="nil"/>
              <w:bottom w:val="single" w:sz="8" w:space="0" w:color="auto"/>
              <w:right w:val="single" w:sz="8" w:space="0" w:color="auto"/>
            </w:tcBorders>
            <w:tcMar>
              <w:top w:w="0" w:type="dxa"/>
              <w:left w:w="108" w:type="dxa"/>
              <w:bottom w:w="0" w:type="dxa"/>
              <w:right w:w="108" w:type="dxa"/>
            </w:tcMar>
            <w:hideMark/>
          </w:tcPr>
          <w:p w14:paraId="14D53ECA" w14:textId="77777777" w:rsidR="004A0AED" w:rsidRPr="000416F6" w:rsidRDefault="004A0AED" w:rsidP="007E7DE0">
            <w:pPr>
              <w:pStyle w:val="TAC"/>
            </w:pPr>
            <w:r w:rsidRPr="000416F6">
              <w:t>1</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53D69569" w14:textId="77777777" w:rsidR="004A0AED" w:rsidRPr="000416F6" w:rsidRDefault="004A0AED" w:rsidP="007E7DE0">
            <w:pPr>
              <w:pStyle w:val="TAC"/>
            </w:pPr>
            <w:r w:rsidRPr="000416F6">
              <w:t>2</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6A2EC8AA" w14:textId="77777777" w:rsidR="004A0AED" w:rsidRPr="000416F6" w:rsidRDefault="004A0AED" w:rsidP="007E7DE0">
            <w:pPr>
              <w:pStyle w:val="TAC"/>
            </w:pPr>
            <w:r w:rsidRPr="000416F6">
              <w:t>2</w:t>
            </w:r>
          </w:p>
        </w:tc>
      </w:tr>
      <w:tr w:rsidR="004A0AED" w14:paraId="06B05DEF" w14:textId="77777777" w:rsidTr="007E7DE0">
        <w:trPr>
          <w:jc w:val="center"/>
        </w:trPr>
        <w:tc>
          <w:tcPr>
            <w:tcW w:w="718"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hideMark/>
          </w:tcPr>
          <w:p w14:paraId="4C87E2EE" w14:textId="77777777" w:rsidR="004A0AED" w:rsidRPr="000416F6" w:rsidRDefault="004A0AED" w:rsidP="007E7DE0">
            <w:pPr>
              <w:pStyle w:val="TAC"/>
            </w:pPr>
            <w:r w:rsidRPr="000416F6">
              <w:t>6</w:t>
            </w:r>
          </w:p>
        </w:tc>
        <w:tc>
          <w:tcPr>
            <w:tcW w:w="2112"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14199E61" w14:textId="77777777" w:rsidR="004A0AED" w:rsidRPr="000416F6" w:rsidRDefault="004A0AED" w:rsidP="007E7DE0">
            <w:pPr>
              <w:pStyle w:val="TAC"/>
            </w:pPr>
            <w:r w:rsidRPr="000416F6">
              <w:t>Type B</w:t>
            </w:r>
          </w:p>
        </w:tc>
        <w:tc>
          <w:tcPr>
            <w:tcW w:w="1546"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35DDA184" w14:textId="77777777" w:rsidR="004A0AED" w:rsidRPr="000416F6" w:rsidRDefault="004A0AED" w:rsidP="007E7DE0">
            <w:pPr>
              <w:pStyle w:val="TAC"/>
            </w:pPr>
            <w:r w:rsidRPr="000416F6">
              <w:t>1</w:t>
            </w:r>
          </w:p>
        </w:tc>
        <w:tc>
          <w:tcPr>
            <w:tcW w:w="1983"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128A1A3A" w14:textId="77777777" w:rsidR="004A0AED" w:rsidRPr="000416F6" w:rsidRDefault="004A0AED" w:rsidP="007E7DE0">
            <w:pPr>
              <w:pStyle w:val="TAC"/>
            </w:pPr>
            <w:r w:rsidRPr="000416F6">
              <w:t>4</w:t>
            </w:r>
          </w:p>
        </w:tc>
        <w:tc>
          <w:tcPr>
            <w:tcW w:w="1983"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571CCB4E" w14:textId="77777777" w:rsidR="004A0AED" w:rsidRPr="000416F6" w:rsidRDefault="004A0AED" w:rsidP="007E7DE0">
            <w:pPr>
              <w:pStyle w:val="TAC"/>
            </w:pPr>
            <w:r w:rsidRPr="000416F6">
              <w:t>2</w:t>
            </w:r>
          </w:p>
        </w:tc>
      </w:tr>
    </w:tbl>
    <w:p w14:paraId="37105132" w14:textId="77777777" w:rsidR="004A0AED" w:rsidRPr="00A93B5F" w:rsidRDefault="004A0AED" w:rsidP="004A0AED">
      <w:pPr>
        <w:rPr>
          <w:rFonts w:eastAsia="Calibri" w:cs="Times"/>
          <w:szCs w:val="20"/>
        </w:rPr>
      </w:pPr>
    </w:p>
    <w:p w14:paraId="0807CDEC" w14:textId="77777777" w:rsidR="004A0AED" w:rsidRPr="000416F6" w:rsidRDefault="004A0AED" w:rsidP="000416F6">
      <w:pPr>
        <w:pStyle w:val="NO"/>
        <w:rPr>
          <w:sz w:val="20"/>
        </w:rPr>
      </w:pPr>
      <w:r w:rsidRPr="000416F6">
        <w:rPr>
          <w:sz w:val="20"/>
        </w:rPr>
        <w:t>Note: From a table size perspective, it is possible to add 7 more rows with same K0 and S as above but with L=4 as well as 2 more rows S=0 and L=4.</w:t>
      </w:r>
    </w:p>
    <w:p w14:paraId="2E7399A6" w14:textId="77777777" w:rsidR="004A0AED" w:rsidRPr="00A93B5F" w:rsidRDefault="004A0AED" w:rsidP="004A0AED">
      <w:pPr>
        <w:rPr>
          <w:rFonts w:eastAsia="Calibri" w:cs="Times"/>
          <w:szCs w:val="20"/>
        </w:rPr>
      </w:pPr>
    </w:p>
    <w:p w14:paraId="23DA30A6" w14:textId="77777777" w:rsidR="004A0AED" w:rsidRDefault="004A0AED" w:rsidP="004A0AED">
      <w:pPr>
        <w:pStyle w:val="TH"/>
        <w:rPr>
          <w:rFonts w:cs="Arial"/>
          <w:color w:val="FF0000"/>
          <w:u w:val="single"/>
        </w:rPr>
      </w:pPr>
      <w:r>
        <w:rPr>
          <w:color w:val="FF0000"/>
          <w:u w:val="single"/>
        </w:rPr>
        <w:t>Table 5.1.2.1-x: Resource allocation for PDSCH scheduled using CORESET #0 and multiplexing pattern 3</w:t>
      </w:r>
    </w:p>
    <w:tbl>
      <w:tblPr>
        <w:tblW w:w="8342" w:type="dxa"/>
        <w:jc w:val="center"/>
        <w:tblCellMar>
          <w:left w:w="0" w:type="dxa"/>
          <w:right w:w="0" w:type="dxa"/>
        </w:tblCellMar>
        <w:tblLook w:val="04A0" w:firstRow="1" w:lastRow="0" w:firstColumn="1" w:lastColumn="0" w:noHBand="0" w:noVBand="1"/>
      </w:tblPr>
      <w:tblGrid>
        <w:gridCol w:w="718"/>
        <w:gridCol w:w="2112"/>
        <w:gridCol w:w="1546"/>
        <w:gridCol w:w="1983"/>
        <w:gridCol w:w="1983"/>
      </w:tblGrid>
      <w:tr w:rsidR="004A0AED" w:rsidRPr="007E7DE0" w14:paraId="78AE53FE" w14:textId="77777777" w:rsidTr="007E7DE0">
        <w:trPr>
          <w:jc w:val="center"/>
        </w:trPr>
        <w:tc>
          <w:tcPr>
            <w:tcW w:w="7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48924C1" w14:textId="77777777" w:rsidR="004A0AED" w:rsidRPr="007E7DE0" w:rsidRDefault="004A0AED" w:rsidP="007E7DE0">
            <w:pPr>
              <w:pStyle w:val="TAH"/>
              <w:rPr>
                <w:i/>
                <w:lang w:val="sv-SE"/>
              </w:rPr>
            </w:pPr>
            <w:r w:rsidRPr="007E7DE0">
              <w:rPr>
                <w:i/>
              </w:rPr>
              <w:t>i</w:t>
            </w:r>
          </w:p>
        </w:tc>
        <w:tc>
          <w:tcPr>
            <w:tcW w:w="211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C53A86D" w14:textId="77777777" w:rsidR="004A0AED" w:rsidRPr="007E7DE0" w:rsidRDefault="004A0AED" w:rsidP="007E7DE0">
            <w:pPr>
              <w:pStyle w:val="TAH"/>
              <w:rPr>
                <w:i/>
              </w:rPr>
            </w:pPr>
            <w:r w:rsidRPr="007E7DE0">
              <w:rPr>
                <w:i/>
              </w:rPr>
              <w:t>PDSCH mapping type</w:t>
            </w:r>
          </w:p>
        </w:tc>
        <w:tc>
          <w:tcPr>
            <w:tcW w:w="15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0712CCC" w14:textId="77777777" w:rsidR="004A0AED" w:rsidRPr="007E7DE0" w:rsidRDefault="004A0AED" w:rsidP="007E7DE0">
            <w:pPr>
              <w:pStyle w:val="TAH"/>
              <w:rPr>
                <w:i/>
              </w:rPr>
            </w:pPr>
            <w:r w:rsidRPr="007E7DE0">
              <w:rPr>
                <w:i/>
              </w:rPr>
              <w:t>K</w:t>
            </w:r>
            <w:r w:rsidRPr="007E7DE0">
              <w:rPr>
                <w:i/>
                <w:vertAlign w:val="subscript"/>
              </w:rPr>
              <w:t>0</w:t>
            </w:r>
          </w:p>
        </w:tc>
        <w:tc>
          <w:tcPr>
            <w:tcW w:w="198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0D067BA" w14:textId="77777777" w:rsidR="004A0AED" w:rsidRPr="007E7DE0" w:rsidRDefault="004A0AED" w:rsidP="007E7DE0">
            <w:pPr>
              <w:pStyle w:val="TAH"/>
              <w:rPr>
                <w:i/>
              </w:rPr>
            </w:pPr>
            <w:r w:rsidRPr="007E7DE0">
              <w:rPr>
                <w:i/>
              </w:rPr>
              <w:t>S</w:t>
            </w:r>
          </w:p>
        </w:tc>
        <w:tc>
          <w:tcPr>
            <w:tcW w:w="198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6280756" w14:textId="77777777" w:rsidR="004A0AED" w:rsidRPr="007E7DE0" w:rsidRDefault="004A0AED" w:rsidP="007E7DE0">
            <w:pPr>
              <w:pStyle w:val="TAH"/>
              <w:rPr>
                <w:i/>
              </w:rPr>
            </w:pPr>
            <w:r w:rsidRPr="007E7DE0">
              <w:rPr>
                <w:i/>
              </w:rPr>
              <w:t>L</w:t>
            </w:r>
          </w:p>
        </w:tc>
      </w:tr>
      <w:tr w:rsidR="004A0AED" w14:paraId="242FABD2" w14:textId="77777777" w:rsidTr="007E7DE0">
        <w:trPr>
          <w:jc w:val="center"/>
        </w:trPr>
        <w:tc>
          <w:tcPr>
            <w:tcW w:w="7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D92AE3" w14:textId="77777777" w:rsidR="004A0AED" w:rsidRPr="000416F6" w:rsidRDefault="004A0AED" w:rsidP="007E7DE0">
            <w:pPr>
              <w:pStyle w:val="TAC"/>
            </w:pPr>
            <w:r w:rsidRPr="000416F6">
              <w:t>0</w:t>
            </w:r>
          </w:p>
        </w:tc>
        <w:tc>
          <w:tcPr>
            <w:tcW w:w="2112" w:type="dxa"/>
            <w:tcBorders>
              <w:top w:val="nil"/>
              <w:left w:val="nil"/>
              <w:bottom w:val="single" w:sz="8" w:space="0" w:color="auto"/>
              <w:right w:val="single" w:sz="8" w:space="0" w:color="auto"/>
            </w:tcBorders>
            <w:tcMar>
              <w:top w:w="0" w:type="dxa"/>
              <w:left w:w="108" w:type="dxa"/>
              <w:bottom w:w="0" w:type="dxa"/>
              <w:right w:w="108" w:type="dxa"/>
            </w:tcMar>
            <w:hideMark/>
          </w:tcPr>
          <w:p w14:paraId="704F2ACB" w14:textId="77777777" w:rsidR="004A0AED" w:rsidRPr="000416F6" w:rsidRDefault="004A0AED" w:rsidP="007E7DE0">
            <w:pPr>
              <w:pStyle w:val="TAC"/>
            </w:pPr>
            <w:r w:rsidRPr="000416F6">
              <w:t>Type B</w:t>
            </w:r>
          </w:p>
        </w:tc>
        <w:tc>
          <w:tcPr>
            <w:tcW w:w="1546" w:type="dxa"/>
            <w:tcBorders>
              <w:top w:val="nil"/>
              <w:left w:val="nil"/>
              <w:bottom w:val="single" w:sz="8" w:space="0" w:color="auto"/>
              <w:right w:val="single" w:sz="8" w:space="0" w:color="auto"/>
            </w:tcBorders>
            <w:tcMar>
              <w:top w:w="0" w:type="dxa"/>
              <w:left w:w="108" w:type="dxa"/>
              <w:bottom w:w="0" w:type="dxa"/>
              <w:right w:w="108" w:type="dxa"/>
            </w:tcMar>
            <w:hideMark/>
          </w:tcPr>
          <w:p w14:paraId="28298FE7" w14:textId="77777777" w:rsidR="004A0AED" w:rsidRPr="000416F6" w:rsidRDefault="004A0AED" w:rsidP="007E7DE0">
            <w:pPr>
              <w:pStyle w:val="TAC"/>
            </w:pPr>
            <w:r w:rsidRPr="000416F6">
              <w:t>0</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5D8268F5" w14:textId="77777777" w:rsidR="004A0AED" w:rsidRPr="000416F6" w:rsidRDefault="004A0AED" w:rsidP="007E7DE0">
            <w:pPr>
              <w:pStyle w:val="TAC"/>
            </w:pPr>
            <w:r w:rsidRPr="000416F6">
              <w:t>4</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6F016940" w14:textId="77777777" w:rsidR="004A0AED" w:rsidRPr="000416F6" w:rsidRDefault="004A0AED" w:rsidP="007E7DE0">
            <w:pPr>
              <w:pStyle w:val="TAC"/>
            </w:pPr>
            <w:r w:rsidRPr="000416F6">
              <w:t>2</w:t>
            </w:r>
          </w:p>
        </w:tc>
      </w:tr>
      <w:tr w:rsidR="004A0AED" w14:paraId="62465030" w14:textId="77777777" w:rsidTr="007E7DE0">
        <w:trPr>
          <w:jc w:val="center"/>
        </w:trPr>
        <w:tc>
          <w:tcPr>
            <w:tcW w:w="7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DF5C99" w14:textId="77777777" w:rsidR="004A0AED" w:rsidRPr="000416F6" w:rsidRDefault="004A0AED" w:rsidP="007E7DE0">
            <w:pPr>
              <w:pStyle w:val="TAC"/>
            </w:pPr>
            <w:r w:rsidRPr="000416F6">
              <w:t>1</w:t>
            </w:r>
          </w:p>
        </w:tc>
        <w:tc>
          <w:tcPr>
            <w:tcW w:w="2112" w:type="dxa"/>
            <w:tcBorders>
              <w:top w:val="nil"/>
              <w:left w:val="nil"/>
              <w:bottom w:val="single" w:sz="8" w:space="0" w:color="auto"/>
              <w:right w:val="single" w:sz="8" w:space="0" w:color="auto"/>
            </w:tcBorders>
            <w:tcMar>
              <w:top w:w="0" w:type="dxa"/>
              <w:left w:w="108" w:type="dxa"/>
              <w:bottom w:w="0" w:type="dxa"/>
              <w:right w:w="108" w:type="dxa"/>
            </w:tcMar>
            <w:hideMark/>
          </w:tcPr>
          <w:p w14:paraId="3AF03419" w14:textId="77777777" w:rsidR="004A0AED" w:rsidRPr="000416F6" w:rsidRDefault="004A0AED" w:rsidP="007E7DE0">
            <w:pPr>
              <w:pStyle w:val="TAC"/>
            </w:pPr>
            <w:r w:rsidRPr="000416F6">
              <w:t>Type B</w:t>
            </w:r>
          </w:p>
        </w:tc>
        <w:tc>
          <w:tcPr>
            <w:tcW w:w="1546" w:type="dxa"/>
            <w:tcBorders>
              <w:top w:val="nil"/>
              <w:left w:val="nil"/>
              <w:bottom w:val="single" w:sz="8" w:space="0" w:color="auto"/>
              <w:right w:val="single" w:sz="8" w:space="0" w:color="auto"/>
            </w:tcBorders>
            <w:tcMar>
              <w:top w:w="0" w:type="dxa"/>
              <w:left w:w="108" w:type="dxa"/>
              <w:bottom w:w="0" w:type="dxa"/>
              <w:right w:w="108" w:type="dxa"/>
            </w:tcMar>
            <w:hideMark/>
          </w:tcPr>
          <w:p w14:paraId="2C0B66BE" w14:textId="77777777" w:rsidR="004A0AED" w:rsidRPr="000416F6" w:rsidRDefault="004A0AED" w:rsidP="007E7DE0">
            <w:pPr>
              <w:pStyle w:val="TAC"/>
            </w:pPr>
            <w:r w:rsidRPr="000416F6">
              <w:t>0</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4C7161B0" w14:textId="77777777" w:rsidR="004A0AED" w:rsidRPr="000416F6" w:rsidRDefault="004A0AED" w:rsidP="007E7DE0">
            <w:pPr>
              <w:pStyle w:val="TAC"/>
            </w:pPr>
            <w:r w:rsidRPr="000416F6">
              <w:t>6</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34BD6E89" w14:textId="77777777" w:rsidR="004A0AED" w:rsidRPr="000416F6" w:rsidRDefault="004A0AED" w:rsidP="007E7DE0">
            <w:pPr>
              <w:pStyle w:val="TAC"/>
            </w:pPr>
            <w:r w:rsidRPr="000416F6">
              <w:t>2</w:t>
            </w:r>
          </w:p>
        </w:tc>
      </w:tr>
      <w:tr w:rsidR="004A0AED" w14:paraId="26E60744" w14:textId="77777777" w:rsidTr="007E7DE0">
        <w:trPr>
          <w:jc w:val="center"/>
        </w:trPr>
        <w:tc>
          <w:tcPr>
            <w:tcW w:w="7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7F3A26" w14:textId="77777777" w:rsidR="004A0AED" w:rsidRPr="000416F6" w:rsidRDefault="004A0AED" w:rsidP="007E7DE0">
            <w:pPr>
              <w:pStyle w:val="TAC"/>
            </w:pPr>
            <w:r w:rsidRPr="000416F6">
              <w:t>2</w:t>
            </w:r>
          </w:p>
        </w:tc>
        <w:tc>
          <w:tcPr>
            <w:tcW w:w="2112" w:type="dxa"/>
            <w:tcBorders>
              <w:top w:val="nil"/>
              <w:left w:val="nil"/>
              <w:bottom w:val="single" w:sz="8" w:space="0" w:color="auto"/>
              <w:right w:val="single" w:sz="8" w:space="0" w:color="auto"/>
            </w:tcBorders>
            <w:tcMar>
              <w:top w:w="0" w:type="dxa"/>
              <w:left w:w="108" w:type="dxa"/>
              <w:bottom w:w="0" w:type="dxa"/>
              <w:right w:w="108" w:type="dxa"/>
            </w:tcMar>
            <w:hideMark/>
          </w:tcPr>
          <w:p w14:paraId="31E68F2F" w14:textId="77777777" w:rsidR="004A0AED" w:rsidRPr="000416F6" w:rsidRDefault="004A0AED" w:rsidP="007E7DE0">
            <w:pPr>
              <w:pStyle w:val="TAC"/>
            </w:pPr>
            <w:r w:rsidRPr="000416F6">
              <w:t>Type B</w:t>
            </w:r>
          </w:p>
        </w:tc>
        <w:tc>
          <w:tcPr>
            <w:tcW w:w="1546" w:type="dxa"/>
            <w:tcBorders>
              <w:top w:val="nil"/>
              <w:left w:val="nil"/>
              <w:bottom w:val="single" w:sz="8" w:space="0" w:color="auto"/>
              <w:right w:val="single" w:sz="8" w:space="0" w:color="auto"/>
            </w:tcBorders>
            <w:tcMar>
              <w:top w:w="0" w:type="dxa"/>
              <w:left w:w="108" w:type="dxa"/>
              <w:bottom w:w="0" w:type="dxa"/>
              <w:right w:w="108" w:type="dxa"/>
            </w:tcMar>
            <w:hideMark/>
          </w:tcPr>
          <w:p w14:paraId="750FCD92" w14:textId="77777777" w:rsidR="004A0AED" w:rsidRPr="000416F6" w:rsidRDefault="004A0AED" w:rsidP="007E7DE0">
            <w:pPr>
              <w:pStyle w:val="TAC"/>
            </w:pPr>
            <w:r w:rsidRPr="000416F6">
              <w:t>0</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7A4E4F86" w14:textId="77777777" w:rsidR="004A0AED" w:rsidRPr="000416F6" w:rsidRDefault="004A0AED" w:rsidP="007E7DE0">
            <w:pPr>
              <w:pStyle w:val="TAC"/>
            </w:pPr>
            <w:r w:rsidRPr="000416F6">
              <w:t>8</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294DC0B1" w14:textId="77777777" w:rsidR="004A0AED" w:rsidRPr="000416F6" w:rsidRDefault="004A0AED" w:rsidP="007E7DE0">
            <w:pPr>
              <w:pStyle w:val="TAC"/>
            </w:pPr>
            <w:r w:rsidRPr="000416F6">
              <w:t>2</w:t>
            </w:r>
          </w:p>
        </w:tc>
      </w:tr>
      <w:tr w:rsidR="004A0AED" w14:paraId="3634387B" w14:textId="77777777" w:rsidTr="007E7DE0">
        <w:trPr>
          <w:jc w:val="center"/>
        </w:trPr>
        <w:tc>
          <w:tcPr>
            <w:tcW w:w="7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B181AF" w14:textId="77777777" w:rsidR="004A0AED" w:rsidRPr="000416F6" w:rsidRDefault="004A0AED" w:rsidP="007E7DE0">
            <w:pPr>
              <w:pStyle w:val="TAC"/>
            </w:pPr>
            <w:r w:rsidRPr="000416F6">
              <w:t>3</w:t>
            </w:r>
          </w:p>
        </w:tc>
        <w:tc>
          <w:tcPr>
            <w:tcW w:w="2112" w:type="dxa"/>
            <w:tcBorders>
              <w:top w:val="nil"/>
              <w:left w:val="nil"/>
              <w:bottom w:val="single" w:sz="8" w:space="0" w:color="auto"/>
              <w:right w:val="single" w:sz="8" w:space="0" w:color="auto"/>
            </w:tcBorders>
            <w:tcMar>
              <w:top w:w="0" w:type="dxa"/>
              <w:left w:w="108" w:type="dxa"/>
              <w:bottom w:w="0" w:type="dxa"/>
              <w:right w:w="108" w:type="dxa"/>
            </w:tcMar>
            <w:hideMark/>
          </w:tcPr>
          <w:p w14:paraId="71C90970" w14:textId="77777777" w:rsidR="004A0AED" w:rsidRPr="000416F6" w:rsidRDefault="004A0AED" w:rsidP="007E7DE0">
            <w:pPr>
              <w:pStyle w:val="TAC"/>
            </w:pPr>
            <w:r w:rsidRPr="000416F6">
              <w:t>Type B</w:t>
            </w:r>
          </w:p>
        </w:tc>
        <w:tc>
          <w:tcPr>
            <w:tcW w:w="1546" w:type="dxa"/>
            <w:tcBorders>
              <w:top w:val="nil"/>
              <w:left w:val="nil"/>
              <w:bottom w:val="single" w:sz="8" w:space="0" w:color="auto"/>
              <w:right w:val="single" w:sz="8" w:space="0" w:color="auto"/>
            </w:tcBorders>
            <w:tcMar>
              <w:top w:w="0" w:type="dxa"/>
              <w:left w:w="108" w:type="dxa"/>
              <w:bottom w:w="0" w:type="dxa"/>
              <w:right w:w="108" w:type="dxa"/>
            </w:tcMar>
            <w:hideMark/>
          </w:tcPr>
          <w:p w14:paraId="487BF8FC" w14:textId="77777777" w:rsidR="004A0AED" w:rsidRPr="000416F6" w:rsidRDefault="004A0AED" w:rsidP="007E7DE0">
            <w:pPr>
              <w:pStyle w:val="TAC"/>
            </w:pPr>
            <w:r w:rsidRPr="000416F6">
              <w:t>0</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570BB995" w14:textId="77777777" w:rsidR="004A0AED" w:rsidRPr="000416F6" w:rsidRDefault="004A0AED" w:rsidP="007E7DE0">
            <w:pPr>
              <w:pStyle w:val="TAC"/>
            </w:pPr>
            <w:r w:rsidRPr="000416F6">
              <w:t>10</w:t>
            </w:r>
          </w:p>
        </w:tc>
        <w:tc>
          <w:tcPr>
            <w:tcW w:w="1983" w:type="dxa"/>
            <w:tcBorders>
              <w:top w:val="nil"/>
              <w:left w:val="nil"/>
              <w:bottom w:val="single" w:sz="8" w:space="0" w:color="auto"/>
              <w:right w:val="single" w:sz="8" w:space="0" w:color="auto"/>
            </w:tcBorders>
            <w:tcMar>
              <w:top w:w="0" w:type="dxa"/>
              <w:left w:w="108" w:type="dxa"/>
              <w:bottom w:w="0" w:type="dxa"/>
              <w:right w:w="108" w:type="dxa"/>
            </w:tcMar>
            <w:hideMark/>
          </w:tcPr>
          <w:p w14:paraId="77DB6164" w14:textId="77777777" w:rsidR="004A0AED" w:rsidRPr="000416F6" w:rsidRDefault="004A0AED" w:rsidP="007E7DE0">
            <w:pPr>
              <w:pStyle w:val="TAC"/>
            </w:pPr>
            <w:r w:rsidRPr="000416F6">
              <w:t>2</w:t>
            </w:r>
          </w:p>
        </w:tc>
      </w:tr>
    </w:tbl>
    <w:p w14:paraId="0C67A9F8" w14:textId="77777777" w:rsidR="004A0AED" w:rsidRPr="00A93B5F" w:rsidRDefault="004A0AED" w:rsidP="004A0AED">
      <w:pPr>
        <w:rPr>
          <w:rFonts w:eastAsia="Calibri" w:cs="Times"/>
          <w:szCs w:val="20"/>
        </w:rPr>
      </w:pPr>
    </w:p>
    <w:p w14:paraId="7FF0360E" w14:textId="77777777" w:rsidR="004A0AED" w:rsidRPr="000416F6" w:rsidRDefault="004A0AED" w:rsidP="000416F6">
      <w:pPr>
        <w:pStyle w:val="NO"/>
        <w:rPr>
          <w:sz w:val="20"/>
        </w:rPr>
      </w:pPr>
      <w:r w:rsidRPr="000416F6">
        <w:rPr>
          <w:sz w:val="20"/>
        </w:rPr>
        <w:t>Note: From a table size perspective, additional entries are possible.</w:t>
      </w:r>
    </w:p>
    <w:p w14:paraId="0AC88DAC" w14:textId="3D8064C7" w:rsidR="000416F6" w:rsidRDefault="000416F6" w:rsidP="004A0AED">
      <w:pPr>
        <w:rPr>
          <w:szCs w:val="20"/>
          <w:highlight w:val="yellow"/>
        </w:rPr>
      </w:pPr>
    </w:p>
    <w:p w14:paraId="01A6F45F" w14:textId="77777777" w:rsidR="000416F6" w:rsidRDefault="000416F6" w:rsidP="004A0AED">
      <w:pPr>
        <w:rPr>
          <w:szCs w:val="20"/>
          <w:highlight w:val="yellow"/>
        </w:rPr>
      </w:pPr>
    </w:p>
    <w:p w14:paraId="3D56A24F" w14:textId="51AA3BE4" w:rsidR="004A0AED" w:rsidRPr="00A504F7" w:rsidRDefault="004A0AED" w:rsidP="004A0AED">
      <w:pPr>
        <w:rPr>
          <w:szCs w:val="20"/>
        </w:rPr>
      </w:pPr>
      <w:r w:rsidRPr="00A504F7">
        <w:rPr>
          <w:szCs w:val="20"/>
        </w:rPr>
        <w:t>Proposals:</w:t>
      </w:r>
    </w:p>
    <w:p w14:paraId="3F9D87D7" w14:textId="77777777" w:rsidR="004A0AED" w:rsidRPr="00A504F7" w:rsidRDefault="004A0AED" w:rsidP="00BC4EF6">
      <w:pPr>
        <w:numPr>
          <w:ilvl w:val="0"/>
          <w:numId w:val="156"/>
        </w:numPr>
        <w:rPr>
          <w:szCs w:val="20"/>
        </w:rPr>
      </w:pPr>
      <w:r w:rsidRPr="00A504F7">
        <w:rPr>
          <w:szCs w:val="20"/>
        </w:rPr>
        <w:t>If SIB1 configures a table with values for time-domain allocation, use this table for</w:t>
      </w:r>
    </w:p>
    <w:p w14:paraId="19712677" w14:textId="77777777" w:rsidR="004A0AED" w:rsidRPr="00A504F7" w:rsidRDefault="004A0AED" w:rsidP="00BC4EF6">
      <w:pPr>
        <w:numPr>
          <w:ilvl w:val="2"/>
          <w:numId w:val="156"/>
        </w:numPr>
        <w:rPr>
          <w:szCs w:val="20"/>
        </w:rPr>
      </w:pPr>
      <w:r w:rsidRPr="00A504F7">
        <w:rPr>
          <w:szCs w:val="20"/>
        </w:rPr>
        <w:t>at least for CSS configured by MIB/RMSI: RA-RNTI and TC-RNTI (msg4)</w:t>
      </w:r>
    </w:p>
    <w:p w14:paraId="24DD512A" w14:textId="77777777" w:rsidR="004A0AED" w:rsidRPr="00A504F7" w:rsidRDefault="004A0AED" w:rsidP="00BC4EF6">
      <w:pPr>
        <w:numPr>
          <w:ilvl w:val="2"/>
          <w:numId w:val="156"/>
        </w:numPr>
        <w:rPr>
          <w:szCs w:val="20"/>
        </w:rPr>
      </w:pPr>
      <w:r w:rsidRPr="00A504F7">
        <w:rPr>
          <w:szCs w:val="20"/>
        </w:rPr>
        <w:t>FFS: OSI, P-RNTI</w:t>
      </w:r>
    </w:p>
    <w:p w14:paraId="597F78FF" w14:textId="77777777" w:rsidR="004A0AED" w:rsidRPr="00A504F7" w:rsidRDefault="004A0AED" w:rsidP="00BC4EF6">
      <w:pPr>
        <w:numPr>
          <w:ilvl w:val="0"/>
          <w:numId w:val="156"/>
        </w:numPr>
        <w:rPr>
          <w:szCs w:val="20"/>
        </w:rPr>
      </w:pPr>
      <w:r w:rsidRPr="00A504F7">
        <w:rPr>
          <w:szCs w:val="20"/>
        </w:rPr>
        <w:t>If SIB1 does not provide a table, use the RMSI table above.</w:t>
      </w:r>
    </w:p>
    <w:p w14:paraId="0A51A615" w14:textId="77777777" w:rsidR="004A0AED" w:rsidRPr="00A504F7" w:rsidRDefault="004A0AED" w:rsidP="00BC4EF6">
      <w:pPr>
        <w:numPr>
          <w:ilvl w:val="2"/>
          <w:numId w:val="156"/>
        </w:numPr>
        <w:rPr>
          <w:szCs w:val="20"/>
        </w:rPr>
      </w:pPr>
      <w:r w:rsidRPr="00A504F7">
        <w:rPr>
          <w:szCs w:val="20"/>
        </w:rPr>
        <w:t>FFS: which pattern (Same pattern as used for SIB1? Always pattern 1? New pattern? …)</w:t>
      </w:r>
    </w:p>
    <w:p w14:paraId="795D2621" w14:textId="77777777" w:rsidR="004A0AED" w:rsidRPr="00A774D5" w:rsidRDefault="004A0AED" w:rsidP="004A0AED"/>
    <w:p w14:paraId="54CA0CF3" w14:textId="74304C42" w:rsidR="004A0AED" w:rsidRPr="005B243C" w:rsidRDefault="00713DA0" w:rsidP="0001083D">
      <w:pPr>
        <w:ind w:left="720" w:hanging="720"/>
        <w:rPr>
          <w:b/>
        </w:rPr>
      </w:pPr>
      <w:r w:rsidRPr="005B243C">
        <w:rPr>
          <w:b/>
        </w:rPr>
        <w:t>Thursday</w:t>
      </w:r>
    </w:p>
    <w:p w14:paraId="4ECBB311" w14:textId="34DC343E" w:rsidR="00713DA0" w:rsidRPr="00C07294" w:rsidRDefault="00603E09" w:rsidP="005B243C">
      <w:pPr>
        <w:rPr>
          <w:b/>
          <w:szCs w:val="20"/>
        </w:rPr>
      </w:pPr>
      <w:hyperlink r:id="rId1698" w:history="1">
        <w:r w:rsidR="00FE4C7E">
          <w:rPr>
            <w:rStyle w:val="Hyperlink"/>
            <w:b/>
            <w:szCs w:val="20"/>
          </w:rPr>
          <w:t>R1-1805702</w:t>
        </w:r>
      </w:hyperlink>
      <w:r w:rsidR="005B243C" w:rsidRPr="005B243C">
        <w:rPr>
          <w:b/>
          <w:szCs w:val="20"/>
        </w:rPr>
        <w:tab/>
        <w:t>Summary of offline discussion on 7.1.3.3.1 (resource allocation) – part III</w:t>
      </w:r>
      <w:r w:rsidR="005B243C" w:rsidRPr="005B243C">
        <w:rPr>
          <w:b/>
          <w:szCs w:val="20"/>
        </w:rPr>
        <w:tab/>
        <w:t>Ericsson</w:t>
      </w:r>
    </w:p>
    <w:p w14:paraId="6E17E77C" w14:textId="77777777" w:rsidR="005B243C" w:rsidRDefault="005B243C" w:rsidP="005B243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6AE8CAB3" w14:textId="77777777" w:rsidR="00713DA0" w:rsidRDefault="00713DA0" w:rsidP="00713DA0">
      <w:pPr>
        <w:rPr>
          <w:highlight w:val="darkYellow"/>
        </w:rPr>
      </w:pPr>
    </w:p>
    <w:p w14:paraId="77A16B10" w14:textId="161CD374" w:rsidR="00713DA0" w:rsidRPr="009D6235" w:rsidRDefault="00713DA0" w:rsidP="00713DA0">
      <w:pPr>
        <w:rPr>
          <w:highlight w:val="darkYellow"/>
        </w:rPr>
      </w:pPr>
      <w:r w:rsidRPr="009D6235">
        <w:rPr>
          <w:highlight w:val="darkYellow"/>
        </w:rPr>
        <w:lastRenderedPageBreak/>
        <w:t>Working assumption:</w:t>
      </w:r>
    </w:p>
    <w:p w14:paraId="0695477E" w14:textId="77777777" w:rsidR="00713DA0" w:rsidRDefault="00713DA0" w:rsidP="005B243C">
      <w:pPr>
        <w:pStyle w:val="ListParagraph"/>
        <w:numPr>
          <w:ilvl w:val="0"/>
          <w:numId w:val="103"/>
        </w:numPr>
      </w:pPr>
      <w:r>
        <w:t xml:space="preserve">For PUSCH tx, </w:t>
      </w:r>
      <w:r w:rsidRPr="00A90858">
        <w:t>4-bit to indicate the resource allocation, as shown in Table below</w:t>
      </w:r>
    </w:p>
    <w:p w14:paraId="27E457DC" w14:textId="77777777" w:rsidR="00713DA0" w:rsidRPr="000564FA" w:rsidRDefault="00713DA0" w:rsidP="00713DA0">
      <w:pPr>
        <w:pStyle w:val="TH"/>
        <w:rPr>
          <w:u w:val="single"/>
        </w:rPr>
      </w:pPr>
      <w:r w:rsidRPr="000564FA">
        <w:rPr>
          <w:u w:val="single"/>
        </w:rPr>
        <w:t>Table 6.1.2.1-x: Default resource allocation for PUSCH</w:t>
      </w:r>
    </w:p>
    <w:tbl>
      <w:tblPr>
        <w:tblW w:w="6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1754"/>
        <w:gridCol w:w="1221"/>
        <w:gridCol w:w="1469"/>
        <w:gridCol w:w="1493"/>
      </w:tblGrid>
      <w:tr w:rsidR="00713DA0" w:rsidRPr="000564FA" w14:paraId="4ACCAD66" w14:textId="77777777" w:rsidTr="00713DA0">
        <w:trPr>
          <w:jc w:val="center"/>
        </w:trPr>
        <w:tc>
          <w:tcPr>
            <w:tcW w:w="624" w:type="dxa"/>
          </w:tcPr>
          <w:p w14:paraId="7E0B5767" w14:textId="77777777" w:rsidR="00713DA0" w:rsidRPr="000564FA" w:rsidRDefault="00713DA0" w:rsidP="00713DA0">
            <w:pPr>
              <w:pStyle w:val="TAH"/>
              <w:rPr>
                <w:rFonts w:eastAsia="Batang"/>
                <w:i/>
                <w:u w:val="single"/>
              </w:rPr>
            </w:pPr>
            <w:r w:rsidRPr="000564FA">
              <w:rPr>
                <w:rFonts w:eastAsia="Batang"/>
                <w:i/>
                <w:u w:val="single"/>
              </w:rPr>
              <w:t>i</w:t>
            </w:r>
          </w:p>
        </w:tc>
        <w:tc>
          <w:tcPr>
            <w:tcW w:w="1754" w:type="dxa"/>
          </w:tcPr>
          <w:p w14:paraId="14250B5F" w14:textId="77777777" w:rsidR="00713DA0" w:rsidRPr="000564FA" w:rsidRDefault="00713DA0" w:rsidP="00713DA0">
            <w:pPr>
              <w:pStyle w:val="TAH"/>
              <w:rPr>
                <w:rFonts w:eastAsia="Batang"/>
                <w:i/>
                <w:u w:val="single"/>
              </w:rPr>
            </w:pPr>
            <w:r w:rsidRPr="000564FA">
              <w:rPr>
                <w:rFonts w:eastAsia="Batang"/>
                <w:i/>
                <w:u w:val="single"/>
              </w:rPr>
              <w:t>PUSCH mapping type</w:t>
            </w:r>
          </w:p>
        </w:tc>
        <w:tc>
          <w:tcPr>
            <w:tcW w:w="1221" w:type="dxa"/>
          </w:tcPr>
          <w:p w14:paraId="6C320636" w14:textId="77777777" w:rsidR="00713DA0" w:rsidRPr="000564FA" w:rsidRDefault="00713DA0" w:rsidP="00713DA0">
            <w:pPr>
              <w:pStyle w:val="TAH"/>
              <w:rPr>
                <w:rFonts w:eastAsia="Batang"/>
                <w:i/>
                <w:u w:val="single"/>
              </w:rPr>
            </w:pPr>
            <w:r w:rsidRPr="000564FA">
              <w:rPr>
                <w:rFonts w:eastAsia="Batang"/>
                <w:i/>
                <w:u w:val="single"/>
              </w:rPr>
              <w:t>K</w:t>
            </w:r>
            <w:r w:rsidRPr="000564FA">
              <w:rPr>
                <w:rFonts w:eastAsia="Batang"/>
                <w:i/>
                <w:u w:val="single"/>
                <w:vertAlign w:val="subscript"/>
              </w:rPr>
              <w:t>2</w:t>
            </w:r>
          </w:p>
        </w:tc>
        <w:tc>
          <w:tcPr>
            <w:tcW w:w="1469" w:type="dxa"/>
            <w:shd w:val="clear" w:color="auto" w:fill="auto"/>
          </w:tcPr>
          <w:p w14:paraId="5625497D" w14:textId="77777777" w:rsidR="00713DA0" w:rsidRPr="000564FA" w:rsidRDefault="00713DA0" w:rsidP="00713DA0">
            <w:pPr>
              <w:pStyle w:val="TAH"/>
              <w:rPr>
                <w:rFonts w:eastAsia="Batang"/>
                <w:u w:val="single"/>
              </w:rPr>
            </w:pPr>
            <w:r w:rsidRPr="000564FA">
              <w:rPr>
                <w:i/>
                <w:u w:val="single"/>
              </w:rPr>
              <w:t>S</w:t>
            </w:r>
          </w:p>
        </w:tc>
        <w:tc>
          <w:tcPr>
            <w:tcW w:w="1493" w:type="dxa"/>
            <w:shd w:val="clear" w:color="auto" w:fill="auto"/>
          </w:tcPr>
          <w:p w14:paraId="6F81349F" w14:textId="77777777" w:rsidR="00713DA0" w:rsidRPr="000564FA" w:rsidRDefault="00713DA0" w:rsidP="00713DA0">
            <w:pPr>
              <w:pStyle w:val="TAH"/>
              <w:rPr>
                <w:rFonts w:eastAsia="Batang"/>
                <w:u w:val="single"/>
              </w:rPr>
            </w:pPr>
            <w:r w:rsidRPr="000564FA">
              <w:rPr>
                <w:i/>
                <w:u w:val="single"/>
              </w:rPr>
              <w:t>L</w:t>
            </w:r>
          </w:p>
        </w:tc>
      </w:tr>
      <w:tr w:rsidR="00713DA0" w:rsidRPr="000564FA" w14:paraId="7CFB5F66" w14:textId="77777777" w:rsidTr="00713DA0">
        <w:trPr>
          <w:jc w:val="center"/>
        </w:trPr>
        <w:tc>
          <w:tcPr>
            <w:tcW w:w="624" w:type="dxa"/>
          </w:tcPr>
          <w:p w14:paraId="292502CA" w14:textId="77777777" w:rsidR="00713DA0" w:rsidRPr="000564FA" w:rsidRDefault="00713DA0" w:rsidP="00713DA0">
            <w:pPr>
              <w:pStyle w:val="TAC"/>
              <w:rPr>
                <w:rFonts w:eastAsia="Batang"/>
                <w:u w:val="single"/>
              </w:rPr>
            </w:pPr>
            <w:r w:rsidRPr="000564FA">
              <w:rPr>
                <w:rFonts w:eastAsia="Batang"/>
                <w:u w:val="single"/>
              </w:rPr>
              <w:t>0</w:t>
            </w:r>
          </w:p>
        </w:tc>
        <w:tc>
          <w:tcPr>
            <w:tcW w:w="1754" w:type="dxa"/>
          </w:tcPr>
          <w:p w14:paraId="0BE8C5F8" w14:textId="77777777" w:rsidR="00713DA0" w:rsidRPr="000564FA" w:rsidRDefault="00713DA0" w:rsidP="00713DA0">
            <w:pPr>
              <w:pStyle w:val="TAC"/>
              <w:rPr>
                <w:rFonts w:eastAsia="Batang"/>
                <w:u w:val="single"/>
              </w:rPr>
            </w:pPr>
            <w:r w:rsidRPr="000564FA">
              <w:rPr>
                <w:rFonts w:eastAsia="Batang"/>
                <w:u w:val="single"/>
              </w:rPr>
              <w:t>Type A</w:t>
            </w:r>
          </w:p>
        </w:tc>
        <w:tc>
          <w:tcPr>
            <w:tcW w:w="1221" w:type="dxa"/>
          </w:tcPr>
          <w:p w14:paraId="7BFF729D" w14:textId="77777777" w:rsidR="00713DA0" w:rsidRPr="000564FA" w:rsidRDefault="00713DA0" w:rsidP="00713DA0">
            <w:pPr>
              <w:pStyle w:val="TAC"/>
              <w:rPr>
                <w:rFonts w:eastAsia="Batang"/>
                <w:u w:val="single"/>
              </w:rPr>
            </w:pPr>
            <w:r w:rsidRPr="000564FA">
              <w:rPr>
                <w:rFonts w:eastAsia="Batang"/>
                <w:u w:val="single"/>
              </w:rPr>
              <w:t>j</w:t>
            </w:r>
          </w:p>
        </w:tc>
        <w:tc>
          <w:tcPr>
            <w:tcW w:w="1469" w:type="dxa"/>
            <w:shd w:val="clear" w:color="auto" w:fill="auto"/>
          </w:tcPr>
          <w:p w14:paraId="11DCE1BB" w14:textId="77777777" w:rsidR="00713DA0" w:rsidRPr="000564FA" w:rsidRDefault="00713DA0" w:rsidP="00713DA0">
            <w:pPr>
              <w:pStyle w:val="TAC"/>
              <w:rPr>
                <w:rFonts w:eastAsia="Batang"/>
                <w:u w:val="single"/>
              </w:rPr>
            </w:pPr>
            <w:r w:rsidRPr="000564FA">
              <w:rPr>
                <w:rFonts w:eastAsia="Batang"/>
                <w:u w:val="single"/>
              </w:rPr>
              <w:t>0</w:t>
            </w:r>
          </w:p>
        </w:tc>
        <w:tc>
          <w:tcPr>
            <w:tcW w:w="1493" w:type="dxa"/>
            <w:shd w:val="clear" w:color="auto" w:fill="auto"/>
          </w:tcPr>
          <w:p w14:paraId="61CC7D9A" w14:textId="77777777" w:rsidR="00713DA0" w:rsidRPr="000564FA" w:rsidRDefault="00713DA0" w:rsidP="00713DA0">
            <w:pPr>
              <w:pStyle w:val="TAC"/>
              <w:rPr>
                <w:rFonts w:eastAsia="Batang"/>
                <w:u w:val="single"/>
              </w:rPr>
            </w:pPr>
            <w:r w:rsidRPr="000564FA">
              <w:rPr>
                <w:rFonts w:eastAsia="Batang"/>
                <w:u w:val="single"/>
              </w:rPr>
              <w:t>14</w:t>
            </w:r>
          </w:p>
        </w:tc>
      </w:tr>
      <w:tr w:rsidR="00713DA0" w:rsidRPr="000564FA" w14:paraId="2A41FB02" w14:textId="77777777" w:rsidTr="00713DA0">
        <w:trPr>
          <w:jc w:val="center"/>
        </w:trPr>
        <w:tc>
          <w:tcPr>
            <w:tcW w:w="624" w:type="dxa"/>
          </w:tcPr>
          <w:p w14:paraId="5287BFD1" w14:textId="77777777" w:rsidR="00713DA0" w:rsidRPr="000564FA" w:rsidRDefault="00713DA0" w:rsidP="00713DA0">
            <w:pPr>
              <w:pStyle w:val="TAC"/>
              <w:rPr>
                <w:rFonts w:eastAsia="Batang"/>
                <w:u w:val="single"/>
              </w:rPr>
            </w:pPr>
            <w:r w:rsidRPr="000564FA">
              <w:rPr>
                <w:rFonts w:eastAsia="Batang"/>
                <w:u w:val="single"/>
              </w:rPr>
              <w:t>1</w:t>
            </w:r>
          </w:p>
        </w:tc>
        <w:tc>
          <w:tcPr>
            <w:tcW w:w="1754" w:type="dxa"/>
          </w:tcPr>
          <w:p w14:paraId="3CD6A731" w14:textId="77777777" w:rsidR="00713DA0" w:rsidRPr="000564FA" w:rsidRDefault="00713DA0" w:rsidP="00713DA0">
            <w:pPr>
              <w:pStyle w:val="TAC"/>
              <w:rPr>
                <w:rFonts w:eastAsia="Batang"/>
                <w:u w:val="single"/>
              </w:rPr>
            </w:pPr>
            <w:r w:rsidRPr="000564FA">
              <w:rPr>
                <w:rFonts w:eastAsia="Batang"/>
                <w:u w:val="single"/>
              </w:rPr>
              <w:t>Type A</w:t>
            </w:r>
          </w:p>
        </w:tc>
        <w:tc>
          <w:tcPr>
            <w:tcW w:w="1221" w:type="dxa"/>
          </w:tcPr>
          <w:p w14:paraId="11D8DCB8" w14:textId="77777777" w:rsidR="00713DA0" w:rsidRPr="000564FA" w:rsidRDefault="00713DA0" w:rsidP="00713DA0">
            <w:pPr>
              <w:pStyle w:val="TAC"/>
              <w:rPr>
                <w:rFonts w:eastAsia="Batang"/>
                <w:u w:val="single"/>
              </w:rPr>
            </w:pPr>
            <w:r w:rsidRPr="000564FA">
              <w:rPr>
                <w:rFonts w:eastAsia="Batang"/>
                <w:u w:val="single"/>
              </w:rPr>
              <w:t>j</w:t>
            </w:r>
          </w:p>
        </w:tc>
        <w:tc>
          <w:tcPr>
            <w:tcW w:w="1469" w:type="dxa"/>
            <w:shd w:val="clear" w:color="auto" w:fill="auto"/>
          </w:tcPr>
          <w:p w14:paraId="4798311F" w14:textId="77777777" w:rsidR="00713DA0" w:rsidRPr="000564FA" w:rsidRDefault="00713DA0" w:rsidP="00713DA0">
            <w:pPr>
              <w:pStyle w:val="TAC"/>
              <w:rPr>
                <w:rFonts w:eastAsia="Batang"/>
                <w:u w:val="single"/>
              </w:rPr>
            </w:pPr>
            <w:r w:rsidRPr="000564FA">
              <w:rPr>
                <w:rFonts w:eastAsia="Batang"/>
                <w:u w:val="single"/>
              </w:rPr>
              <w:t>0</w:t>
            </w:r>
          </w:p>
        </w:tc>
        <w:tc>
          <w:tcPr>
            <w:tcW w:w="1493" w:type="dxa"/>
            <w:shd w:val="clear" w:color="auto" w:fill="auto"/>
          </w:tcPr>
          <w:p w14:paraId="34A14788" w14:textId="77777777" w:rsidR="00713DA0" w:rsidRPr="000564FA" w:rsidRDefault="00713DA0" w:rsidP="00713DA0">
            <w:pPr>
              <w:pStyle w:val="TAC"/>
              <w:rPr>
                <w:rFonts w:eastAsia="Batang"/>
                <w:u w:val="single"/>
              </w:rPr>
            </w:pPr>
            <w:r w:rsidRPr="000564FA">
              <w:rPr>
                <w:rFonts w:eastAsia="Batang"/>
                <w:u w:val="single"/>
              </w:rPr>
              <w:t>12</w:t>
            </w:r>
          </w:p>
        </w:tc>
      </w:tr>
      <w:tr w:rsidR="00713DA0" w:rsidRPr="000564FA" w14:paraId="45EB3D3B" w14:textId="77777777" w:rsidTr="00713DA0">
        <w:trPr>
          <w:jc w:val="center"/>
        </w:trPr>
        <w:tc>
          <w:tcPr>
            <w:tcW w:w="624" w:type="dxa"/>
          </w:tcPr>
          <w:p w14:paraId="404743F5" w14:textId="77777777" w:rsidR="00713DA0" w:rsidRPr="000564FA" w:rsidRDefault="00713DA0" w:rsidP="00713DA0">
            <w:pPr>
              <w:pStyle w:val="TAC"/>
              <w:rPr>
                <w:rFonts w:eastAsia="Batang"/>
                <w:u w:val="single"/>
              </w:rPr>
            </w:pPr>
            <w:r w:rsidRPr="000564FA">
              <w:rPr>
                <w:rFonts w:eastAsia="Batang"/>
                <w:u w:val="single"/>
              </w:rPr>
              <w:t>2</w:t>
            </w:r>
          </w:p>
        </w:tc>
        <w:tc>
          <w:tcPr>
            <w:tcW w:w="1754" w:type="dxa"/>
          </w:tcPr>
          <w:p w14:paraId="0906EBBE" w14:textId="77777777" w:rsidR="00713DA0" w:rsidRPr="000564FA" w:rsidRDefault="00713DA0" w:rsidP="00713DA0">
            <w:pPr>
              <w:pStyle w:val="TAC"/>
              <w:rPr>
                <w:rFonts w:eastAsia="Batang"/>
                <w:u w:val="single"/>
              </w:rPr>
            </w:pPr>
            <w:r w:rsidRPr="000564FA">
              <w:rPr>
                <w:rFonts w:eastAsia="Batang"/>
                <w:u w:val="single"/>
              </w:rPr>
              <w:t>Type A</w:t>
            </w:r>
          </w:p>
        </w:tc>
        <w:tc>
          <w:tcPr>
            <w:tcW w:w="1221" w:type="dxa"/>
          </w:tcPr>
          <w:p w14:paraId="698E946A" w14:textId="77777777" w:rsidR="00713DA0" w:rsidRPr="000564FA" w:rsidRDefault="00713DA0" w:rsidP="00713DA0">
            <w:pPr>
              <w:pStyle w:val="TAC"/>
              <w:rPr>
                <w:rFonts w:eastAsia="Batang"/>
                <w:u w:val="single"/>
              </w:rPr>
            </w:pPr>
            <w:r w:rsidRPr="000564FA">
              <w:rPr>
                <w:rFonts w:eastAsia="Batang"/>
                <w:u w:val="single"/>
              </w:rPr>
              <w:t>j</w:t>
            </w:r>
          </w:p>
        </w:tc>
        <w:tc>
          <w:tcPr>
            <w:tcW w:w="1469" w:type="dxa"/>
            <w:shd w:val="clear" w:color="auto" w:fill="auto"/>
          </w:tcPr>
          <w:p w14:paraId="1DE08FC9" w14:textId="77777777" w:rsidR="00713DA0" w:rsidRPr="000564FA" w:rsidRDefault="00713DA0" w:rsidP="00713DA0">
            <w:pPr>
              <w:pStyle w:val="TAC"/>
              <w:rPr>
                <w:rFonts w:eastAsia="Batang"/>
                <w:u w:val="single"/>
              </w:rPr>
            </w:pPr>
            <w:r w:rsidRPr="000564FA">
              <w:rPr>
                <w:rFonts w:eastAsia="Batang"/>
                <w:u w:val="single"/>
              </w:rPr>
              <w:t>0</w:t>
            </w:r>
          </w:p>
        </w:tc>
        <w:tc>
          <w:tcPr>
            <w:tcW w:w="1493" w:type="dxa"/>
            <w:shd w:val="clear" w:color="auto" w:fill="auto"/>
          </w:tcPr>
          <w:p w14:paraId="4AF8CD5D" w14:textId="77777777" w:rsidR="00713DA0" w:rsidRPr="000564FA" w:rsidRDefault="00713DA0" w:rsidP="00713DA0">
            <w:pPr>
              <w:pStyle w:val="TAC"/>
              <w:rPr>
                <w:rFonts w:eastAsia="Batang"/>
                <w:u w:val="single"/>
              </w:rPr>
            </w:pPr>
            <w:r w:rsidRPr="000564FA">
              <w:rPr>
                <w:rFonts w:eastAsia="Batang"/>
                <w:u w:val="single"/>
              </w:rPr>
              <w:t>10</w:t>
            </w:r>
          </w:p>
        </w:tc>
      </w:tr>
      <w:tr w:rsidR="00713DA0" w:rsidRPr="000564FA" w14:paraId="2884CEF4" w14:textId="77777777" w:rsidTr="00713DA0">
        <w:trPr>
          <w:jc w:val="center"/>
        </w:trPr>
        <w:tc>
          <w:tcPr>
            <w:tcW w:w="624" w:type="dxa"/>
            <w:tcBorders>
              <w:top w:val="single" w:sz="4" w:space="0" w:color="auto"/>
              <w:left w:val="single" w:sz="4" w:space="0" w:color="auto"/>
              <w:bottom w:val="single" w:sz="4" w:space="0" w:color="auto"/>
              <w:right w:val="single" w:sz="4" w:space="0" w:color="auto"/>
            </w:tcBorders>
          </w:tcPr>
          <w:p w14:paraId="6C98CF1B" w14:textId="77777777" w:rsidR="00713DA0" w:rsidRPr="000564FA" w:rsidRDefault="00713DA0" w:rsidP="00713DA0">
            <w:pPr>
              <w:pStyle w:val="TAC"/>
              <w:rPr>
                <w:rFonts w:eastAsia="Batang"/>
                <w:u w:val="single"/>
              </w:rPr>
            </w:pPr>
            <w:r>
              <w:rPr>
                <w:rFonts w:eastAsia="Batang"/>
                <w:u w:val="single"/>
              </w:rPr>
              <w:t>3</w:t>
            </w:r>
          </w:p>
        </w:tc>
        <w:tc>
          <w:tcPr>
            <w:tcW w:w="1754" w:type="dxa"/>
            <w:tcBorders>
              <w:top w:val="single" w:sz="4" w:space="0" w:color="auto"/>
              <w:left w:val="single" w:sz="4" w:space="0" w:color="auto"/>
              <w:bottom w:val="single" w:sz="4" w:space="0" w:color="auto"/>
              <w:right w:val="single" w:sz="4" w:space="0" w:color="auto"/>
            </w:tcBorders>
          </w:tcPr>
          <w:p w14:paraId="3D4E345F" w14:textId="77777777" w:rsidR="00713DA0" w:rsidRPr="000564FA" w:rsidRDefault="00713DA0" w:rsidP="00713DA0">
            <w:pPr>
              <w:pStyle w:val="TAC"/>
              <w:rPr>
                <w:rFonts w:eastAsia="Batang"/>
                <w:u w:val="single"/>
              </w:rPr>
            </w:pPr>
            <w:r w:rsidRPr="000564FA">
              <w:rPr>
                <w:rFonts w:eastAsia="Batang"/>
                <w:u w:val="single"/>
              </w:rPr>
              <w:t>Type B</w:t>
            </w:r>
          </w:p>
        </w:tc>
        <w:tc>
          <w:tcPr>
            <w:tcW w:w="1221" w:type="dxa"/>
            <w:tcBorders>
              <w:top w:val="single" w:sz="4" w:space="0" w:color="auto"/>
              <w:left w:val="single" w:sz="4" w:space="0" w:color="auto"/>
              <w:bottom w:val="single" w:sz="4" w:space="0" w:color="auto"/>
              <w:right w:val="single" w:sz="4" w:space="0" w:color="auto"/>
            </w:tcBorders>
          </w:tcPr>
          <w:p w14:paraId="7C3BFA33" w14:textId="77777777" w:rsidR="00713DA0" w:rsidRPr="000564FA" w:rsidRDefault="00713DA0" w:rsidP="00713DA0">
            <w:pPr>
              <w:pStyle w:val="TAC"/>
              <w:rPr>
                <w:rFonts w:eastAsia="Batang"/>
                <w:u w:val="single"/>
              </w:rPr>
            </w:pPr>
            <w:r w:rsidRPr="000564FA">
              <w:rPr>
                <w:rFonts w:eastAsia="Batang"/>
                <w:u w:val="single"/>
              </w:rPr>
              <w:t>j</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23FA60A1" w14:textId="77777777" w:rsidR="00713DA0" w:rsidRPr="000564FA" w:rsidRDefault="00713DA0" w:rsidP="00713DA0">
            <w:pPr>
              <w:pStyle w:val="TAC"/>
              <w:rPr>
                <w:rFonts w:eastAsia="Batang"/>
                <w:u w:val="single"/>
              </w:rPr>
            </w:pPr>
            <w:r w:rsidRPr="000564FA">
              <w:rPr>
                <w:rFonts w:eastAsia="Batang"/>
                <w:u w:val="single"/>
              </w:rPr>
              <w:t>2</w:t>
            </w:r>
          </w:p>
        </w:tc>
        <w:tc>
          <w:tcPr>
            <w:tcW w:w="1493" w:type="dxa"/>
            <w:tcBorders>
              <w:top w:val="single" w:sz="4" w:space="0" w:color="auto"/>
              <w:left w:val="single" w:sz="4" w:space="0" w:color="auto"/>
              <w:bottom w:val="single" w:sz="4" w:space="0" w:color="auto"/>
              <w:right w:val="single" w:sz="4" w:space="0" w:color="auto"/>
            </w:tcBorders>
            <w:shd w:val="clear" w:color="auto" w:fill="auto"/>
          </w:tcPr>
          <w:p w14:paraId="5759BBC1" w14:textId="77777777" w:rsidR="00713DA0" w:rsidRPr="000564FA" w:rsidRDefault="00713DA0" w:rsidP="00713DA0">
            <w:pPr>
              <w:pStyle w:val="TAC"/>
              <w:rPr>
                <w:rFonts w:eastAsia="Batang"/>
                <w:u w:val="single"/>
              </w:rPr>
            </w:pPr>
            <w:r w:rsidRPr="000564FA">
              <w:rPr>
                <w:rFonts w:eastAsia="Batang"/>
                <w:u w:val="single"/>
              </w:rPr>
              <w:t>10</w:t>
            </w:r>
          </w:p>
        </w:tc>
      </w:tr>
      <w:tr w:rsidR="00713DA0" w:rsidRPr="000564FA" w14:paraId="3BB369AC" w14:textId="77777777" w:rsidTr="00713DA0">
        <w:trPr>
          <w:jc w:val="center"/>
        </w:trPr>
        <w:tc>
          <w:tcPr>
            <w:tcW w:w="624" w:type="dxa"/>
            <w:tcBorders>
              <w:top w:val="single" w:sz="4" w:space="0" w:color="auto"/>
              <w:left w:val="single" w:sz="4" w:space="0" w:color="auto"/>
              <w:bottom w:val="single" w:sz="4" w:space="0" w:color="auto"/>
              <w:right w:val="single" w:sz="4" w:space="0" w:color="auto"/>
            </w:tcBorders>
          </w:tcPr>
          <w:p w14:paraId="0A043971" w14:textId="77777777" w:rsidR="00713DA0" w:rsidRPr="000564FA" w:rsidRDefault="00713DA0" w:rsidP="00713DA0">
            <w:pPr>
              <w:pStyle w:val="TAC"/>
              <w:rPr>
                <w:rFonts w:eastAsia="Batang"/>
                <w:u w:val="single"/>
              </w:rPr>
            </w:pPr>
            <w:r>
              <w:rPr>
                <w:rFonts w:eastAsia="Batang"/>
                <w:u w:val="single"/>
              </w:rPr>
              <w:t>4</w:t>
            </w:r>
          </w:p>
        </w:tc>
        <w:tc>
          <w:tcPr>
            <w:tcW w:w="1754" w:type="dxa"/>
            <w:tcBorders>
              <w:top w:val="single" w:sz="4" w:space="0" w:color="auto"/>
              <w:left w:val="single" w:sz="4" w:space="0" w:color="auto"/>
              <w:bottom w:val="single" w:sz="4" w:space="0" w:color="auto"/>
              <w:right w:val="single" w:sz="4" w:space="0" w:color="auto"/>
            </w:tcBorders>
          </w:tcPr>
          <w:p w14:paraId="5F1C4C83" w14:textId="77777777" w:rsidR="00713DA0" w:rsidRPr="000564FA" w:rsidRDefault="00713DA0" w:rsidP="00713DA0">
            <w:pPr>
              <w:pStyle w:val="TAC"/>
              <w:rPr>
                <w:rFonts w:eastAsia="Batang"/>
                <w:u w:val="single"/>
              </w:rPr>
            </w:pPr>
            <w:r w:rsidRPr="000564FA">
              <w:rPr>
                <w:rFonts w:eastAsia="Batang"/>
                <w:u w:val="single"/>
              </w:rPr>
              <w:t>Type B</w:t>
            </w:r>
          </w:p>
        </w:tc>
        <w:tc>
          <w:tcPr>
            <w:tcW w:w="1221" w:type="dxa"/>
            <w:tcBorders>
              <w:top w:val="single" w:sz="4" w:space="0" w:color="auto"/>
              <w:left w:val="single" w:sz="4" w:space="0" w:color="auto"/>
              <w:bottom w:val="single" w:sz="4" w:space="0" w:color="auto"/>
              <w:right w:val="single" w:sz="4" w:space="0" w:color="auto"/>
            </w:tcBorders>
          </w:tcPr>
          <w:p w14:paraId="5BB01AB9" w14:textId="77777777" w:rsidR="00713DA0" w:rsidRPr="000564FA" w:rsidRDefault="00713DA0" w:rsidP="00713DA0">
            <w:pPr>
              <w:pStyle w:val="TAC"/>
              <w:rPr>
                <w:rFonts w:eastAsia="Batang"/>
                <w:u w:val="single"/>
              </w:rPr>
            </w:pPr>
            <w:r w:rsidRPr="000564FA">
              <w:rPr>
                <w:rFonts w:eastAsia="Batang"/>
                <w:u w:val="single"/>
              </w:rPr>
              <w:t>j</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0DFE22F2" w14:textId="77777777" w:rsidR="00713DA0" w:rsidRPr="000564FA" w:rsidRDefault="00713DA0" w:rsidP="00713DA0">
            <w:pPr>
              <w:pStyle w:val="TAC"/>
              <w:rPr>
                <w:rFonts w:eastAsia="Batang"/>
                <w:u w:val="single"/>
              </w:rPr>
            </w:pPr>
            <w:r w:rsidRPr="000564FA">
              <w:rPr>
                <w:rFonts w:eastAsia="Batang"/>
                <w:u w:val="single"/>
              </w:rPr>
              <w:t>4</w:t>
            </w:r>
          </w:p>
        </w:tc>
        <w:tc>
          <w:tcPr>
            <w:tcW w:w="1493" w:type="dxa"/>
            <w:tcBorders>
              <w:top w:val="single" w:sz="4" w:space="0" w:color="auto"/>
              <w:left w:val="single" w:sz="4" w:space="0" w:color="auto"/>
              <w:bottom w:val="single" w:sz="4" w:space="0" w:color="auto"/>
              <w:right w:val="single" w:sz="4" w:space="0" w:color="auto"/>
            </w:tcBorders>
            <w:shd w:val="clear" w:color="auto" w:fill="auto"/>
          </w:tcPr>
          <w:p w14:paraId="698F5B6E" w14:textId="77777777" w:rsidR="00713DA0" w:rsidRPr="000564FA" w:rsidRDefault="00713DA0" w:rsidP="00713DA0">
            <w:pPr>
              <w:pStyle w:val="TAC"/>
              <w:rPr>
                <w:rFonts w:eastAsia="Batang"/>
                <w:u w:val="single"/>
              </w:rPr>
            </w:pPr>
            <w:r w:rsidRPr="000564FA">
              <w:rPr>
                <w:rFonts w:eastAsia="Batang"/>
                <w:u w:val="single"/>
              </w:rPr>
              <w:t>10</w:t>
            </w:r>
          </w:p>
        </w:tc>
      </w:tr>
      <w:tr w:rsidR="00713DA0" w:rsidRPr="000564FA" w14:paraId="439CDAC9" w14:textId="77777777" w:rsidTr="00713DA0">
        <w:trPr>
          <w:jc w:val="center"/>
        </w:trPr>
        <w:tc>
          <w:tcPr>
            <w:tcW w:w="624" w:type="dxa"/>
            <w:tcBorders>
              <w:top w:val="single" w:sz="4" w:space="0" w:color="auto"/>
              <w:left w:val="single" w:sz="4" w:space="0" w:color="auto"/>
              <w:bottom w:val="single" w:sz="4" w:space="0" w:color="auto"/>
              <w:right w:val="single" w:sz="4" w:space="0" w:color="auto"/>
            </w:tcBorders>
          </w:tcPr>
          <w:p w14:paraId="6CE9B5BC" w14:textId="77777777" w:rsidR="00713DA0" w:rsidRPr="000564FA" w:rsidRDefault="00713DA0" w:rsidP="00713DA0">
            <w:pPr>
              <w:pStyle w:val="TAC"/>
              <w:rPr>
                <w:rFonts w:eastAsia="Batang"/>
                <w:u w:val="single"/>
              </w:rPr>
            </w:pPr>
            <w:r>
              <w:rPr>
                <w:rFonts w:eastAsia="Batang"/>
                <w:u w:val="single"/>
              </w:rPr>
              <w:t>5</w:t>
            </w:r>
          </w:p>
        </w:tc>
        <w:tc>
          <w:tcPr>
            <w:tcW w:w="1754" w:type="dxa"/>
            <w:tcBorders>
              <w:top w:val="single" w:sz="4" w:space="0" w:color="auto"/>
              <w:left w:val="single" w:sz="4" w:space="0" w:color="auto"/>
              <w:bottom w:val="single" w:sz="4" w:space="0" w:color="auto"/>
              <w:right w:val="single" w:sz="4" w:space="0" w:color="auto"/>
            </w:tcBorders>
          </w:tcPr>
          <w:p w14:paraId="5CEDEDB9" w14:textId="77777777" w:rsidR="00713DA0" w:rsidRPr="000564FA" w:rsidRDefault="00713DA0" w:rsidP="00713DA0">
            <w:pPr>
              <w:pStyle w:val="TAC"/>
              <w:rPr>
                <w:rFonts w:eastAsia="Batang"/>
                <w:u w:val="single"/>
              </w:rPr>
            </w:pPr>
            <w:r w:rsidRPr="000564FA">
              <w:rPr>
                <w:rFonts w:eastAsia="Batang"/>
                <w:u w:val="single"/>
              </w:rPr>
              <w:t>Type B</w:t>
            </w:r>
          </w:p>
        </w:tc>
        <w:tc>
          <w:tcPr>
            <w:tcW w:w="1221" w:type="dxa"/>
            <w:tcBorders>
              <w:top w:val="single" w:sz="4" w:space="0" w:color="auto"/>
              <w:left w:val="single" w:sz="4" w:space="0" w:color="auto"/>
              <w:bottom w:val="single" w:sz="4" w:space="0" w:color="auto"/>
              <w:right w:val="single" w:sz="4" w:space="0" w:color="auto"/>
            </w:tcBorders>
          </w:tcPr>
          <w:p w14:paraId="2EC5B8EF" w14:textId="77777777" w:rsidR="00713DA0" w:rsidRPr="000564FA" w:rsidRDefault="00713DA0" w:rsidP="00713DA0">
            <w:pPr>
              <w:pStyle w:val="TAC"/>
              <w:rPr>
                <w:rFonts w:eastAsia="Batang"/>
                <w:u w:val="single"/>
              </w:rPr>
            </w:pPr>
            <w:r w:rsidRPr="000564FA">
              <w:rPr>
                <w:rFonts w:eastAsia="Batang"/>
                <w:u w:val="single"/>
              </w:rPr>
              <w:t>j</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725483C9" w14:textId="77777777" w:rsidR="00713DA0" w:rsidRPr="000564FA" w:rsidRDefault="00713DA0" w:rsidP="00713DA0">
            <w:pPr>
              <w:pStyle w:val="TAC"/>
              <w:rPr>
                <w:rFonts w:eastAsia="Batang"/>
                <w:u w:val="single"/>
              </w:rPr>
            </w:pPr>
            <w:r w:rsidRPr="000564FA">
              <w:rPr>
                <w:rFonts w:eastAsia="Batang"/>
                <w:u w:val="single"/>
              </w:rPr>
              <w:t>4</w:t>
            </w:r>
          </w:p>
        </w:tc>
        <w:tc>
          <w:tcPr>
            <w:tcW w:w="1493" w:type="dxa"/>
            <w:tcBorders>
              <w:top w:val="single" w:sz="4" w:space="0" w:color="auto"/>
              <w:left w:val="single" w:sz="4" w:space="0" w:color="auto"/>
              <w:bottom w:val="single" w:sz="4" w:space="0" w:color="auto"/>
              <w:right w:val="single" w:sz="4" w:space="0" w:color="auto"/>
            </w:tcBorders>
            <w:shd w:val="clear" w:color="auto" w:fill="auto"/>
          </w:tcPr>
          <w:p w14:paraId="2F50A37E" w14:textId="77777777" w:rsidR="00713DA0" w:rsidRPr="000564FA" w:rsidRDefault="00713DA0" w:rsidP="00713DA0">
            <w:pPr>
              <w:pStyle w:val="TAC"/>
              <w:rPr>
                <w:rFonts w:eastAsia="Batang"/>
                <w:u w:val="single"/>
              </w:rPr>
            </w:pPr>
            <w:r w:rsidRPr="000564FA">
              <w:rPr>
                <w:rFonts w:eastAsia="Batang"/>
                <w:u w:val="single"/>
              </w:rPr>
              <w:t>8</w:t>
            </w:r>
          </w:p>
        </w:tc>
      </w:tr>
      <w:tr w:rsidR="00713DA0" w:rsidRPr="000564FA" w14:paraId="125CF709" w14:textId="77777777" w:rsidTr="00713DA0">
        <w:trPr>
          <w:jc w:val="center"/>
        </w:trPr>
        <w:tc>
          <w:tcPr>
            <w:tcW w:w="624" w:type="dxa"/>
            <w:tcBorders>
              <w:top w:val="single" w:sz="4" w:space="0" w:color="auto"/>
              <w:left w:val="single" w:sz="4" w:space="0" w:color="auto"/>
              <w:bottom w:val="single" w:sz="4" w:space="0" w:color="auto"/>
              <w:right w:val="single" w:sz="4" w:space="0" w:color="auto"/>
            </w:tcBorders>
          </w:tcPr>
          <w:p w14:paraId="73822BD4" w14:textId="77777777" w:rsidR="00713DA0" w:rsidRPr="000564FA" w:rsidRDefault="00713DA0" w:rsidP="00713DA0">
            <w:pPr>
              <w:pStyle w:val="TAC"/>
              <w:rPr>
                <w:rFonts w:eastAsia="Batang"/>
                <w:u w:val="single"/>
              </w:rPr>
            </w:pPr>
            <w:r>
              <w:rPr>
                <w:rFonts w:eastAsia="Batang"/>
                <w:u w:val="single"/>
              </w:rPr>
              <w:t>6</w:t>
            </w:r>
          </w:p>
        </w:tc>
        <w:tc>
          <w:tcPr>
            <w:tcW w:w="1754" w:type="dxa"/>
            <w:tcBorders>
              <w:top w:val="single" w:sz="4" w:space="0" w:color="auto"/>
              <w:left w:val="single" w:sz="4" w:space="0" w:color="auto"/>
              <w:bottom w:val="single" w:sz="4" w:space="0" w:color="auto"/>
              <w:right w:val="single" w:sz="4" w:space="0" w:color="auto"/>
            </w:tcBorders>
          </w:tcPr>
          <w:p w14:paraId="63D869E9" w14:textId="77777777" w:rsidR="00713DA0" w:rsidRPr="000564FA" w:rsidRDefault="00713DA0" w:rsidP="00713DA0">
            <w:pPr>
              <w:pStyle w:val="TAC"/>
              <w:rPr>
                <w:rFonts w:eastAsia="Batang"/>
                <w:u w:val="single"/>
              </w:rPr>
            </w:pPr>
            <w:r w:rsidRPr="000564FA">
              <w:rPr>
                <w:rFonts w:eastAsia="Batang"/>
                <w:u w:val="single"/>
              </w:rPr>
              <w:t>Type B</w:t>
            </w:r>
          </w:p>
        </w:tc>
        <w:tc>
          <w:tcPr>
            <w:tcW w:w="1221" w:type="dxa"/>
            <w:tcBorders>
              <w:top w:val="single" w:sz="4" w:space="0" w:color="auto"/>
              <w:left w:val="single" w:sz="4" w:space="0" w:color="auto"/>
              <w:bottom w:val="single" w:sz="4" w:space="0" w:color="auto"/>
              <w:right w:val="single" w:sz="4" w:space="0" w:color="auto"/>
            </w:tcBorders>
          </w:tcPr>
          <w:p w14:paraId="00640044" w14:textId="77777777" w:rsidR="00713DA0" w:rsidRPr="000564FA" w:rsidRDefault="00713DA0" w:rsidP="00713DA0">
            <w:pPr>
              <w:pStyle w:val="TAC"/>
              <w:rPr>
                <w:rFonts w:eastAsia="Batang"/>
                <w:u w:val="single"/>
              </w:rPr>
            </w:pPr>
            <w:r w:rsidRPr="000564FA">
              <w:rPr>
                <w:rFonts w:eastAsia="Batang"/>
                <w:u w:val="single"/>
              </w:rPr>
              <w:t>j</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176AE468" w14:textId="77777777" w:rsidR="00713DA0" w:rsidRPr="000564FA" w:rsidRDefault="00713DA0" w:rsidP="00713DA0">
            <w:pPr>
              <w:pStyle w:val="TAC"/>
              <w:rPr>
                <w:rFonts w:eastAsia="Batang"/>
                <w:u w:val="single"/>
              </w:rPr>
            </w:pPr>
            <w:r w:rsidRPr="000564FA">
              <w:rPr>
                <w:rFonts w:eastAsia="Batang"/>
                <w:u w:val="single"/>
              </w:rPr>
              <w:t>4</w:t>
            </w:r>
          </w:p>
        </w:tc>
        <w:tc>
          <w:tcPr>
            <w:tcW w:w="1493" w:type="dxa"/>
            <w:tcBorders>
              <w:top w:val="single" w:sz="4" w:space="0" w:color="auto"/>
              <w:left w:val="single" w:sz="4" w:space="0" w:color="auto"/>
              <w:bottom w:val="single" w:sz="4" w:space="0" w:color="auto"/>
              <w:right w:val="single" w:sz="4" w:space="0" w:color="auto"/>
            </w:tcBorders>
            <w:shd w:val="clear" w:color="auto" w:fill="auto"/>
          </w:tcPr>
          <w:p w14:paraId="7AC929FE" w14:textId="77777777" w:rsidR="00713DA0" w:rsidRPr="000564FA" w:rsidRDefault="00713DA0" w:rsidP="00713DA0">
            <w:pPr>
              <w:pStyle w:val="TAC"/>
              <w:rPr>
                <w:rFonts w:eastAsia="Batang"/>
                <w:u w:val="single"/>
              </w:rPr>
            </w:pPr>
            <w:r w:rsidRPr="000564FA">
              <w:rPr>
                <w:rFonts w:eastAsia="Batang"/>
                <w:u w:val="single"/>
              </w:rPr>
              <w:t>6</w:t>
            </w:r>
          </w:p>
        </w:tc>
      </w:tr>
      <w:tr w:rsidR="00713DA0" w:rsidRPr="000564FA" w14:paraId="532A87FF" w14:textId="77777777" w:rsidTr="00713DA0">
        <w:trPr>
          <w:jc w:val="center"/>
        </w:trPr>
        <w:tc>
          <w:tcPr>
            <w:tcW w:w="624" w:type="dxa"/>
            <w:tcBorders>
              <w:top w:val="single" w:sz="4" w:space="0" w:color="auto"/>
              <w:left w:val="single" w:sz="4" w:space="0" w:color="auto"/>
              <w:bottom w:val="single" w:sz="4" w:space="0" w:color="auto"/>
              <w:right w:val="single" w:sz="4" w:space="0" w:color="auto"/>
            </w:tcBorders>
          </w:tcPr>
          <w:p w14:paraId="137DC068" w14:textId="77777777" w:rsidR="00713DA0" w:rsidRPr="000564FA" w:rsidRDefault="00713DA0" w:rsidP="00713DA0">
            <w:pPr>
              <w:pStyle w:val="TAC"/>
              <w:rPr>
                <w:rFonts w:eastAsia="Batang"/>
                <w:u w:val="single"/>
              </w:rPr>
            </w:pPr>
            <w:r>
              <w:rPr>
                <w:rFonts w:eastAsia="Batang"/>
                <w:u w:val="single"/>
              </w:rPr>
              <w:t>7</w:t>
            </w:r>
          </w:p>
        </w:tc>
        <w:tc>
          <w:tcPr>
            <w:tcW w:w="1754" w:type="dxa"/>
            <w:tcBorders>
              <w:top w:val="single" w:sz="4" w:space="0" w:color="auto"/>
              <w:left w:val="single" w:sz="4" w:space="0" w:color="auto"/>
              <w:bottom w:val="single" w:sz="4" w:space="0" w:color="auto"/>
              <w:right w:val="single" w:sz="4" w:space="0" w:color="auto"/>
            </w:tcBorders>
          </w:tcPr>
          <w:p w14:paraId="5A4B08BB" w14:textId="77777777" w:rsidR="00713DA0" w:rsidRPr="000564FA" w:rsidRDefault="00713DA0" w:rsidP="00713DA0">
            <w:pPr>
              <w:pStyle w:val="TAC"/>
              <w:rPr>
                <w:rFonts w:eastAsia="Batang"/>
                <w:u w:val="single"/>
              </w:rPr>
            </w:pPr>
            <w:r w:rsidRPr="000564FA">
              <w:rPr>
                <w:rFonts w:eastAsia="Batang"/>
                <w:u w:val="single"/>
              </w:rPr>
              <w:t>Type A</w:t>
            </w:r>
          </w:p>
        </w:tc>
        <w:tc>
          <w:tcPr>
            <w:tcW w:w="1221" w:type="dxa"/>
            <w:tcBorders>
              <w:top w:val="single" w:sz="4" w:space="0" w:color="auto"/>
              <w:left w:val="single" w:sz="4" w:space="0" w:color="auto"/>
              <w:bottom w:val="single" w:sz="4" w:space="0" w:color="auto"/>
              <w:right w:val="single" w:sz="4" w:space="0" w:color="auto"/>
            </w:tcBorders>
          </w:tcPr>
          <w:p w14:paraId="0B9ADB8F" w14:textId="77777777" w:rsidR="00713DA0" w:rsidRPr="000564FA" w:rsidRDefault="00713DA0" w:rsidP="00713DA0">
            <w:pPr>
              <w:pStyle w:val="TAC"/>
              <w:rPr>
                <w:rFonts w:eastAsia="Batang"/>
                <w:u w:val="single"/>
              </w:rPr>
            </w:pPr>
            <w:r w:rsidRPr="000564FA">
              <w:rPr>
                <w:rFonts w:eastAsia="Batang"/>
                <w:u w:val="single"/>
              </w:rPr>
              <w:t>j+1</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4EE5A675" w14:textId="77777777" w:rsidR="00713DA0" w:rsidRPr="000564FA" w:rsidRDefault="00713DA0" w:rsidP="00713DA0">
            <w:pPr>
              <w:pStyle w:val="TAC"/>
              <w:rPr>
                <w:rFonts w:eastAsia="Batang"/>
                <w:u w:val="single"/>
              </w:rPr>
            </w:pPr>
            <w:r w:rsidRPr="000564FA">
              <w:rPr>
                <w:rFonts w:eastAsia="Batang"/>
                <w:u w:val="single"/>
              </w:rPr>
              <w:t>0</w:t>
            </w:r>
          </w:p>
        </w:tc>
        <w:tc>
          <w:tcPr>
            <w:tcW w:w="1493" w:type="dxa"/>
            <w:tcBorders>
              <w:top w:val="single" w:sz="4" w:space="0" w:color="auto"/>
              <w:left w:val="single" w:sz="4" w:space="0" w:color="auto"/>
              <w:bottom w:val="single" w:sz="4" w:space="0" w:color="auto"/>
              <w:right w:val="single" w:sz="4" w:space="0" w:color="auto"/>
            </w:tcBorders>
            <w:shd w:val="clear" w:color="auto" w:fill="auto"/>
          </w:tcPr>
          <w:p w14:paraId="5B2FC878" w14:textId="77777777" w:rsidR="00713DA0" w:rsidRPr="000564FA" w:rsidRDefault="00713DA0" w:rsidP="00713DA0">
            <w:pPr>
              <w:pStyle w:val="TAC"/>
              <w:rPr>
                <w:rFonts w:eastAsia="Batang"/>
                <w:u w:val="single"/>
              </w:rPr>
            </w:pPr>
            <w:r w:rsidRPr="000564FA">
              <w:rPr>
                <w:rFonts w:eastAsia="Batang"/>
                <w:u w:val="single"/>
              </w:rPr>
              <w:t>14</w:t>
            </w:r>
          </w:p>
        </w:tc>
      </w:tr>
      <w:tr w:rsidR="00713DA0" w:rsidRPr="000564FA" w14:paraId="2842B7C2" w14:textId="77777777" w:rsidTr="00713DA0">
        <w:trPr>
          <w:jc w:val="center"/>
        </w:trPr>
        <w:tc>
          <w:tcPr>
            <w:tcW w:w="624" w:type="dxa"/>
            <w:tcBorders>
              <w:top w:val="single" w:sz="4" w:space="0" w:color="auto"/>
              <w:left w:val="single" w:sz="4" w:space="0" w:color="auto"/>
              <w:bottom w:val="single" w:sz="4" w:space="0" w:color="auto"/>
              <w:right w:val="single" w:sz="4" w:space="0" w:color="auto"/>
            </w:tcBorders>
          </w:tcPr>
          <w:p w14:paraId="21B02AC3" w14:textId="77777777" w:rsidR="00713DA0" w:rsidRPr="000564FA" w:rsidRDefault="00713DA0" w:rsidP="00713DA0">
            <w:pPr>
              <w:pStyle w:val="TAC"/>
              <w:rPr>
                <w:rFonts w:eastAsia="Batang"/>
                <w:u w:val="single"/>
              </w:rPr>
            </w:pPr>
            <w:r>
              <w:rPr>
                <w:rFonts w:eastAsia="Batang"/>
                <w:u w:val="single"/>
              </w:rPr>
              <w:t>8</w:t>
            </w:r>
          </w:p>
        </w:tc>
        <w:tc>
          <w:tcPr>
            <w:tcW w:w="1754" w:type="dxa"/>
            <w:tcBorders>
              <w:top w:val="single" w:sz="4" w:space="0" w:color="auto"/>
              <w:left w:val="single" w:sz="4" w:space="0" w:color="auto"/>
              <w:bottom w:val="single" w:sz="4" w:space="0" w:color="auto"/>
              <w:right w:val="single" w:sz="4" w:space="0" w:color="auto"/>
            </w:tcBorders>
          </w:tcPr>
          <w:p w14:paraId="7E654E9B" w14:textId="77777777" w:rsidR="00713DA0" w:rsidRPr="000564FA" w:rsidRDefault="00713DA0" w:rsidP="00713DA0">
            <w:pPr>
              <w:pStyle w:val="TAC"/>
              <w:rPr>
                <w:rFonts w:eastAsia="Batang"/>
                <w:u w:val="single"/>
              </w:rPr>
            </w:pPr>
            <w:r w:rsidRPr="000564FA">
              <w:rPr>
                <w:rFonts w:eastAsia="Batang"/>
                <w:u w:val="single"/>
              </w:rPr>
              <w:t>Type A</w:t>
            </w:r>
          </w:p>
        </w:tc>
        <w:tc>
          <w:tcPr>
            <w:tcW w:w="1221" w:type="dxa"/>
            <w:tcBorders>
              <w:top w:val="single" w:sz="4" w:space="0" w:color="auto"/>
              <w:left w:val="single" w:sz="4" w:space="0" w:color="auto"/>
              <w:bottom w:val="single" w:sz="4" w:space="0" w:color="auto"/>
              <w:right w:val="single" w:sz="4" w:space="0" w:color="auto"/>
            </w:tcBorders>
          </w:tcPr>
          <w:p w14:paraId="0F85935D" w14:textId="77777777" w:rsidR="00713DA0" w:rsidRPr="000564FA" w:rsidRDefault="00713DA0" w:rsidP="00713DA0">
            <w:pPr>
              <w:pStyle w:val="TAC"/>
              <w:rPr>
                <w:rFonts w:eastAsia="Batang"/>
                <w:u w:val="single"/>
              </w:rPr>
            </w:pPr>
            <w:r w:rsidRPr="000564FA">
              <w:rPr>
                <w:rFonts w:eastAsia="Batang"/>
                <w:u w:val="single"/>
              </w:rPr>
              <w:t>j+1</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1272FE6D" w14:textId="77777777" w:rsidR="00713DA0" w:rsidRPr="000564FA" w:rsidRDefault="00713DA0" w:rsidP="00713DA0">
            <w:pPr>
              <w:pStyle w:val="TAC"/>
              <w:rPr>
                <w:rFonts w:eastAsia="Batang"/>
                <w:u w:val="single"/>
              </w:rPr>
            </w:pPr>
            <w:r w:rsidRPr="000564FA">
              <w:rPr>
                <w:rFonts w:eastAsia="Batang"/>
                <w:u w:val="single"/>
              </w:rPr>
              <w:t>0</w:t>
            </w:r>
          </w:p>
        </w:tc>
        <w:tc>
          <w:tcPr>
            <w:tcW w:w="1493" w:type="dxa"/>
            <w:tcBorders>
              <w:top w:val="single" w:sz="4" w:space="0" w:color="auto"/>
              <w:left w:val="single" w:sz="4" w:space="0" w:color="auto"/>
              <w:bottom w:val="single" w:sz="4" w:space="0" w:color="auto"/>
              <w:right w:val="single" w:sz="4" w:space="0" w:color="auto"/>
            </w:tcBorders>
            <w:shd w:val="clear" w:color="auto" w:fill="auto"/>
          </w:tcPr>
          <w:p w14:paraId="60975272" w14:textId="77777777" w:rsidR="00713DA0" w:rsidRPr="000564FA" w:rsidRDefault="00713DA0" w:rsidP="00713DA0">
            <w:pPr>
              <w:pStyle w:val="TAC"/>
              <w:rPr>
                <w:rFonts w:eastAsia="Batang"/>
                <w:u w:val="single"/>
              </w:rPr>
            </w:pPr>
            <w:r w:rsidRPr="000564FA">
              <w:rPr>
                <w:rFonts w:eastAsia="Batang"/>
                <w:u w:val="single"/>
              </w:rPr>
              <w:t>12</w:t>
            </w:r>
          </w:p>
        </w:tc>
      </w:tr>
      <w:tr w:rsidR="00713DA0" w:rsidRPr="000564FA" w14:paraId="3E01EC81" w14:textId="77777777" w:rsidTr="00713DA0">
        <w:trPr>
          <w:jc w:val="center"/>
        </w:trPr>
        <w:tc>
          <w:tcPr>
            <w:tcW w:w="624" w:type="dxa"/>
            <w:tcBorders>
              <w:top w:val="single" w:sz="4" w:space="0" w:color="auto"/>
              <w:left w:val="single" w:sz="4" w:space="0" w:color="auto"/>
              <w:bottom w:val="single" w:sz="4" w:space="0" w:color="auto"/>
              <w:right w:val="single" w:sz="4" w:space="0" w:color="auto"/>
            </w:tcBorders>
          </w:tcPr>
          <w:p w14:paraId="229046E0" w14:textId="77777777" w:rsidR="00713DA0" w:rsidRPr="000564FA" w:rsidRDefault="00713DA0" w:rsidP="00713DA0">
            <w:pPr>
              <w:pStyle w:val="TAC"/>
              <w:rPr>
                <w:rFonts w:eastAsia="Batang"/>
                <w:u w:val="single"/>
              </w:rPr>
            </w:pPr>
            <w:r>
              <w:rPr>
                <w:rFonts w:eastAsia="Batang"/>
                <w:u w:val="single"/>
              </w:rPr>
              <w:t>9</w:t>
            </w:r>
          </w:p>
        </w:tc>
        <w:tc>
          <w:tcPr>
            <w:tcW w:w="1754" w:type="dxa"/>
            <w:tcBorders>
              <w:top w:val="single" w:sz="4" w:space="0" w:color="auto"/>
              <w:left w:val="single" w:sz="4" w:space="0" w:color="auto"/>
              <w:bottom w:val="single" w:sz="4" w:space="0" w:color="auto"/>
              <w:right w:val="single" w:sz="4" w:space="0" w:color="auto"/>
            </w:tcBorders>
          </w:tcPr>
          <w:p w14:paraId="13FBB819" w14:textId="77777777" w:rsidR="00713DA0" w:rsidRPr="000564FA" w:rsidRDefault="00713DA0" w:rsidP="00713DA0">
            <w:pPr>
              <w:pStyle w:val="TAC"/>
              <w:rPr>
                <w:rFonts w:eastAsia="Batang"/>
                <w:u w:val="single"/>
              </w:rPr>
            </w:pPr>
            <w:r w:rsidRPr="000564FA">
              <w:rPr>
                <w:rFonts w:eastAsia="Batang"/>
                <w:u w:val="single"/>
              </w:rPr>
              <w:t>Type A</w:t>
            </w:r>
          </w:p>
        </w:tc>
        <w:tc>
          <w:tcPr>
            <w:tcW w:w="1221" w:type="dxa"/>
            <w:tcBorders>
              <w:top w:val="single" w:sz="4" w:space="0" w:color="auto"/>
              <w:left w:val="single" w:sz="4" w:space="0" w:color="auto"/>
              <w:bottom w:val="single" w:sz="4" w:space="0" w:color="auto"/>
              <w:right w:val="single" w:sz="4" w:space="0" w:color="auto"/>
            </w:tcBorders>
          </w:tcPr>
          <w:p w14:paraId="3AD25DD1" w14:textId="77777777" w:rsidR="00713DA0" w:rsidRPr="000564FA" w:rsidRDefault="00713DA0" w:rsidP="00713DA0">
            <w:pPr>
              <w:pStyle w:val="TAC"/>
              <w:rPr>
                <w:rFonts w:eastAsia="Batang"/>
                <w:u w:val="single"/>
              </w:rPr>
            </w:pPr>
            <w:r w:rsidRPr="000564FA">
              <w:rPr>
                <w:rFonts w:eastAsia="Batang"/>
                <w:u w:val="single"/>
              </w:rPr>
              <w:t>j+1</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3365E063" w14:textId="77777777" w:rsidR="00713DA0" w:rsidRPr="000564FA" w:rsidRDefault="00713DA0" w:rsidP="00713DA0">
            <w:pPr>
              <w:pStyle w:val="TAC"/>
              <w:rPr>
                <w:rFonts w:eastAsia="Batang"/>
                <w:u w:val="single"/>
              </w:rPr>
            </w:pPr>
            <w:r w:rsidRPr="000564FA">
              <w:rPr>
                <w:rFonts w:eastAsia="Batang"/>
                <w:u w:val="single"/>
              </w:rPr>
              <w:t>0</w:t>
            </w:r>
          </w:p>
        </w:tc>
        <w:tc>
          <w:tcPr>
            <w:tcW w:w="1493" w:type="dxa"/>
            <w:tcBorders>
              <w:top w:val="single" w:sz="4" w:space="0" w:color="auto"/>
              <w:left w:val="single" w:sz="4" w:space="0" w:color="auto"/>
              <w:bottom w:val="single" w:sz="4" w:space="0" w:color="auto"/>
              <w:right w:val="single" w:sz="4" w:space="0" w:color="auto"/>
            </w:tcBorders>
            <w:shd w:val="clear" w:color="auto" w:fill="auto"/>
          </w:tcPr>
          <w:p w14:paraId="665DF80D" w14:textId="77777777" w:rsidR="00713DA0" w:rsidRPr="000564FA" w:rsidRDefault="00713DA0" w:rsidP="00713DA0">
            <w:pPr>
              <w:pStyle w:val="TAC"/>
              <w:rPr>
                <w:rFonts w:eastAsia="Batang"/>
                <w:u w:val="single"/>
              </w:rPr>
            </w:pPr>
            <w:r w:rsidRPr="000564FA">
              <w:rPr>
                <w:rFonts w:eastAsia="Batang"/>
                <w:u w:val="single"/>
              </w:rPr>
              <w:t>10</w:t>
            </w:r>
          </w:p>
        </w:tc>
      </w:tr>
      <w:tr w:rsidR="00713DA0" w:rsidRPr="000564FA" w14:paraId="2AB1A4C7" w14:textId="77777777" w:rsidTr="00713DA0">
        <w:trPr>
          <w:jc w:val="center"/>
        </w:trPr>
        <w:tc>
          <w:tcPr>
            <w:tcW w:w="624" w:type="dxa"/>
            <w:tcBorders>
              <w:top w:val="single" w:sz="4" w:space="0" w:color="auto"/>
              <w:left w:val="single" w:sz="4" w:space="0" w:color="auto"/>
              <w:bottom w:val="single" w:sz="4" w:space="0" w:color="auto"/>
              <w:right w:val="single" w:sz="4" w:space="0" w:color="auto"/>
            </w:tcBorders>
          </w:tcPr>
          <w:p w14:paraId="6ADAEC46" w14:textId="77777777" w:rsidR="00713DA0" w:rsidRPr="000564FA" w:rsidRDefault="00713DA0" w:rsidP="00713DA0">
            <w:pPr>
              <w:pStyle w:val="TAC"/>
              <w:rPr>
                <w:rFonts w:eastAsia="Batang"/>
                <w:u w:val="single"/>
              </w:rPr>
            </w:pPr>
            <w:r w:rsidRPr="000564FA">
              <w:rPr>
                <w:rFonts w:eastAsia="Batang"/>
                <w:u w:val="single"/>
              </w:rPr>
              <w:t>1</w:t>
            </w:r>
            <w:r>
              <w:rPr>
                <w:rFonts w:eastAsia="Batang"/>
                <w:u w:val="single"/>
              </w:rPr>
              <w:t>0</w:t>
            </w:r>
          </w:p>
        </w:tc>
        <w:tc>
          <w:tcPr>
            <w:tcW w:w="1754" w:type="dxa"/>
            <w:tcBorders>
              <w:top w:val="single" w:sz="4" w:space="0" w:color="auto"/>
              <w:left w:val="single" w:sz="4" w:space="0" w:color="auto"/>
              <w:bottom w:val="single" w:sz="4" w:space="0" w:color="auto"/>
              <w:right w:val="single" w:sz="4" w:space="0" w:color="auto"/>
            </w:tcBorders>
          </w:tcPr>
          <w:p w14:paraId="6BA72A58" w14:textId="77777777" w:rsidR="00713DA0" w:rsidRPr="000564FA" w:rsidRDefault="00713DA0" w:rsidP="00713DA0">
            <w:pPr>
              <w:pStyle w:val="TAC"/>
              <w:rPr>
                <w:rFonts w:eastAsia="Batang"/>
                <w:u w:val="single"/>
              </w:rPr>
            </w:pPr>
            <w:r w:rsidRPr="000564FA">
              <w:rPr>
                <w:rFonts w:eastAsia="Batang"/>
                <w:u w:val="single"/>
              </w:rPr>
              <w:t>Type B</w:t>
            </w:r>
          </w:p>
        </w:tc>
        <w:tc>
          <w:tcPr>
            <w:tcW w:w="1221" w:type="dxa"/>
            <w:tcBorders>
              <w:top w:val="single" w:sz="4" w:space="0" w:color="auto"/>
              <w:left w:val="single" w:sz="4" w:space="0" w:color="auto"/>
              <w:bottom w:val="single" w:sz="4" w:space="0" w:color="auto"/>
              <w:right w:val="single" w:sz="4" w:space="0" w:color="auto"/>
            </w:tcBorders>
          </w:tcPr>
          <w:p w14:paraId="071067FC" w14:textId="77777777" w:rsidR="00713DA0" w:rsidRPr="000564FA" w:rsidRDefault="00713DA0" w:rsidP="00713DA0">
            <w:pPr>
              <w:pStyle w:val="TAC"/>
              <w:rPr>
                <w:rFonts w:eastAsia="Batang"/>
                <w:u w:val="single"/>
              </w:rPr>
            </w:pPr>
            <w:r w:rsidRPr="000564FA">
              <w:rPr>
                <w:rFonts w:eastAsia="Batang"/>
                <w:u w:val="single"/>
              </w:rPr>
              <w:t>j+2</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1B71E552" w14:textId="77777777" w:rsidR="00713DA0" w:rsidRPr="000564FA" w:rsidRDefault="00713DA0" w:rsidP="00713DA0">
            <w:pPr>
              <w:pStyle w:val="TAC"/>
              <w:rPr>
                <w:rFonts w:eastAsia="Batang"/>
                <w:u w:val="single"/>
              </w:rPr>
            </w:pPr>
            <w:r w:rsidRPr="000564FA">
              <w:rPr>
                <w:rFonts w:eastAsia="Batang"/>
                <w:u w:val="single"/>
              </w:rPr>
              <w:t>0</w:t>
            </w:r>
          </w:p>
        </w:tc>
        <w:tc>
          <w:tcPr>
            <w:tcW w:w="1493" w:type="dxa"/>
            <w:tcBorders>
              <w:top w:val="single" w:sz="4" w:space="0" w:color="auto"/>
              <w:left w:val="single" w:sz="4" w:space="0" w:color="auto"/>
              <w:bottom w:val="single" w:sz="4" w:space="0" w:color="auto"/>
              <w:right w:val="single" w:sz="4" w:space="0" w:color="auto"/>
            </w:tcBorders>
            <w:shd w:val="clear" w:color="auto" w:fill="auto"/>
          </w:tcPr>
          <w:p w14:paraId="7B774C28" w14:textId="77777777" w:rsidR="00713DA0" w:rsidRPr="000564FA" w:rsidRDefault="00713DA0" w:rsidP="00713DA0">
            <w:pPr>
              <w:pStyle w:val="TAC"/>
              <w:rPr>
                <w:rFonts w:eastAsia="Batang"/>
                <w:u w:val="single"/>
              </w:rPr>
            </w:pPr>
            <w:r w:rsidRPr="000564FA">
              <w:rPr>
                <w:rFonts w:eastAsia="Batang"/>
                <w:u w:val="single"/>
              </w:rPr>
              <w:t>14</w:t>
            </w:r>
          </w:p>
        </w:tc>
      </w:tr>
      <w:tr w:rsidR="00713DA0" w:rsidRPr="000564FA" w14:paraId="0DD87BF4" w14:textId="77777777" w:rsidTr="00713DA0">
        <w:trPr>
          <w:jc w:val="center"/>
        </w:trPr>
        <w:tc>
          <w:tcPr>
            <w:tcW w:w="624" w:type="dxa"/>
            <w:tcBorders>
              <w:top w:val="single" w:sz="4" w:space="0" w:color="auto"/>
              <w:left w:val="single" w:sz="4" w:space="0" w:color="auto"/>
              <w:bottom w:val="single" w:sz="4" w:space="0" w:color="auto"/>
              <w:right w:val="single" w:sz="4" w:space="0" w:color="auto"/>
            </w:tcBorders>
          </w:tcPr>
          <w:p w14:paraId="7C0B1EB6" w14:textId="77777777" w:rsidR="00713DA0" w:rsidRPr="000564FA" w:rsidRDefault="00713DA0" w:rsidP="00713DA0">
            <w:pPr>
              <w:pStyle w:val="TAC"/>
              <w:rPr>
                <w:rFonts w:eastAsia="Batang"/>
                <w:u w:val="single"/>
              </w:rPr>
            </w:pPr>
            <w:r w:rsidRPr="000564FA">
              <w:rPr>
                <w:rFonts w:eastAsia="Batang"/>
                <w:u w:val="single"/>
              </w:rPr>
              <w:t>1</w:t>
            </w:r>
            <w:r>
              <w:rPr>
                <w:rFonts w:eastAsia="Batang"/>
                <w:u w:val="single"/>
              </w:rPr>
              <w:t>1</w:t>
            </w:r>
          </w:p>
        </w:tc>
        <w:tc>
          <w:tcPr>
            <w:tcW w:w="1754" w:type="dxa"/>
            <w:tcBorders>
              <w:top w:val="single" w:sz="4" w:space="0" w:color="auto"/>
              <w:left w:val="single" w:sz="4" w:space="0" w:color="auto"/>
              <w:bottom w:val="single" w:sz="4" w:space="0" w:color="auto"/>
              <w:right w:val="single" w:sz="4" w:space="0" w:color="auto"/>
            </w:tcBorders>
          </w:tcPr>
          <w:p w14:paraId="51A623B4" w14:textId="77777777" w:rsidR="00713DA0" w:rsidRPr="000564FA" w:rsidRDefault="00713DA0" w:rsidP="00713DA0">
            <w:pPr>
              <w:pStyle w:val="TAC"/>
              <w:rPr>
                <w:rFonts w:eastAsia="Batang"/>
                <w:u w:val="single"/>
              </w:rPr>
            </w:pPr>
            <w:r w:rsidRPr="000564FA">
              <w:rPr>
                <w:rFonts w:eastAsia="Batang"/>
                <w:u w:val="single"/>
              </w:rPr>
              <w:t>Type A</w:t>
            </w:r>
          </w:p>
        </w:tc>
        <w:tc>
          <w:tcPr>
            <w:tcW w:w="1221" w:type="dxa"/>
            <w:tcBorders>
              <w:top w:val="single" w:sz="4" w:space="0" w:color="auto"/>
              <w:left w:val="single" w:sz="4" w:space="0" w:color="auto"/>
              <w:bottom w:val="single" w:sz="4" w:space="0" w:color="auto"/>
              <w:right w:val="single" w:sz="4" w:space="0" w:color="auto"/>
            </w:tcBorders>
          </w:tcPr>
          <w:p w14:paraId="6DB48655" w14:textId="77777777" w:rsidR="00713DA0" w:rsidRPr="000564FA" w:rsidRDefault="00713DA0" w:rsidP="00713DA0">
            <w:pPr>
              <w:pStyle w:val="TAC"/>
              <w:rPr>
                <w:rFonts w:eastAsia="Batang"/>
                <w:u w:val="single"/>
              </w:rPr>
            </w:pPr>
            <w:r w:rsidRPr="000564FA">
              <w:rPr>
                <w:rFonts w:eastAsia="Batang"/>
                <w:u w:val="single"/>
              </w:rPr>
              <w:t>j+2</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419251D5" w14:textId="77777777" w:rsidR="00713DA0" w:rsidRPr="000564FA" w:rsidRDefault="00713DA0" w:rsidP="00713DA0">
            <w:pPr>
              <w:pStyle w:val="TAC"/>
              <w:rPr>
                <w:rFonts w:eastAsia="Batang"/>
                <w:u w:val="single"/>
              </w:rPr>
            </w:pPr>
            <w:r w:rsidRPr="000564FA">
              <w:rPr>
                <w:rFonts w:eastAsia="Batang"/>
                <w:u w:val="single"/>
              </w:rPr>
              <w:t>0</w:t>
            </w:r>
          </w:p>
        </w:tc>
        <w:tc>
          <w:tcPr>
            <w:tcW w:w="1493" w:type="dxa"/>
            <w:tcBorders>
              <w:top w:val="single" w:sz="4" w:space="0" w:color="auto"/>
              <w:left w:val="single" w:sz="4" w:space="0" w:color="auto"/>
              <w:bottom w:val="single" w:sz="4" w:space="0" w:color="auto"/>
              <w:right w:val="single" w:sz="4" w:space="0" w:color="auto"/>
            </w:tcBorders>
            <w:shd w:val="clear" w:color="auto" w:fill="auto"/>
          </w:tcPr>
          <w:p w14:paraId="255A2209" w14:textId="77777777" w:rsidR="00713DA0" w:rsidRPr="000564FA" w:rsidRDefault="00713DA0" w:rsidP="00713DA0">
            <w:pPr>
              <w:pStyle w:val="TAC"/>
              <w:rPr>
                <w:rFonts w:eastAsia="Batang"/>
                <w:u w:val="single"/>
              </w:rPr>
            </w:pPr>
            <w:r w:rsidRPr="000564FA">
              <w:rPr>
                <w:rFonts w:eastAsia="Batang"/>
                <w:u w:val="single"/>
              </w:rPr>
              <w:t>12</w:t>
            </w:r>
          </w:p>
        </w:tc>
      </w:tr>
      <w:tr w:rsidR="00713DA0" w:rsidRPr="000564FA" w14:paraId="7EA16C6C" w14:textId="77777777" w:rsidTr="00713DA0">
        <w:trPr>
          <w:jc w:val="center"/>
        </w:trPr>
        <w:tc>
          <w:tcPr>
            <w:tcW w:w="624" w:type="dxa"/>
            <w:tcBorders>
              <w:top w:val="single" w:sz="4" w:space="0" w:color="auto"/>
              <w:left w:val="single" w:sz="4" w:space="0" w:color="auto"/>
              <w:bottom w:val="single" w:sz="4" w:space="0" w:color="auto"/>
              <w:right w:val="single" w:sz="4" w:space="0" w:color="auto"/>
            </w:tcBorders>
          </w:tcPr>
          <w:p w14:paraId="4517FA76" w14:textId="77777777" w:rsidR="00713DA0" w:rsidRPr="000564FA" w:rsidRDefault="00713DA0" w:rsidP="00713DA0">
            <w:pPr>
              <w:pStyle w:val="TAC"/>
              <w:rPr>
                <w:rFonts w:eastAsia="Batang"/>
                <w:u w:val="single"/>
              </w:rPr>
            </w:pPr>
            <w:r w:rsidRPr="000564FA">
              <w:rPr>
                <w:rFonts w:eastAsia="Batang"/>
                <w:u w:val="single"/>
              </w:rPr>
              <w:t>1</w:t>
            </w:r>
            <w:r>
              <w:rPr>
                <w:rFonts w:eastAsia="Batang"/>
                <w:u w:val="single"/>
              </w:rPr>
              <w:t>2</w:t>
            </w:r>
          </w:p>
        </w:tc>
        <w:tc>
          <w:tcPr>
            <w:tcW w:w="1754" w:type="dxa"/>
            <w:tcBorders>
              <w:top w:val="single" w:sz="4" w:space="0" w:color="auto"/>
              <w:left w:val="single" w:sz="4" w:space="0" w:color="auto"/>
              <w:bottom w:val="single" w:sz="4" w:space="0" w:color="auto"/>
              <w:right w:val="single" w:sz="4" w:space="0" w:color="auto"/>
            </w:tcBorders>
          </w:tcPr>
          <w:p w14:paraId="43F04AE5" w14:textId="77777777" w:rsidR="00713DA0" w:rsidRPr="000564FA" w:rsidRDefault="00713DA0" w:rsidP="00713DA0">
            <w:pPr>
              <w:pStyle w:val="TAC"/>
              <w:rPr>
                <w:rFonts w:eastAsia="Batang"/>
                <w:u w:val="single"/>
              </w:rPr>
            </w:pPr>
            <w:r w:rsidRPr="000564FA">
              <w:rPr>
                <w:rFonts w:eastAsia="Batang"/>
                <w:u w:val="single"/>
              </w:rPr>
              <w:t>Type A</w:t>
            </w:r>
          </w:p>
        </w:tc>
        <w:tc>
          <w:tcPr>
            <w:tcW w:w="1221" w:type="dxa"/>
            <w:tcBorders>
              <w:top w:val="single" w:sz="4" w:space="0" w:color="auto"/>
              <w:left w:val="single" w:sz="4" w:space="0" w:color="auto"/>
              <w:bottom w:val="single" w:sz="4" w:space="0" w:color="auto"/>
              <w:right w:val="single" w:sz="4" w:space="0" w:color="auto"/>
            </w:tcBorders>
          </w:tcPr>
          <w:p w14:paraId="74761EB6" w14:textId="77777777" w:rsidR="00713DA0" w:rsidRPr="000564FA" w:rsidRDefault="00713DA0" w:rsidP="00713DA0">
            <w:pPr>
              <w:pStyle w:val="TAC"/>
              <w:rPr>
                <w:rFonts w:eastAsia="Batang"/>
                <w:u w:val="single"/>
              </w:rPr>
            </w:pPr>
            <w:r w:rsidRPr="000564FA">
              <w:rPr>
                <w:rFonts w:eastAsia="Batang"/>
                <w:u w:val="single"/>
              </w:rPr>
              <w:t>j+2</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72851F0E" w14:textId="77777777" w:rsidR="00713DA0" w:rsidRPr="000564FA" w:rsidRDefault="00713DA0" w:rsidP="00713DA0">
            <w:pPr>
              <w:pStyle w:val="TAC"/>
              <w:rPr>
                <w:rFonts w:eastAsia="Batang"/>
                <w:u w:val="single"/>
              </w:rPr>
            </w:pPr>
            <w:r w:rsidRPr="000564FA">
              <w:rPr>
                <w:rFonts w:eastAsia="Batang"/>
                <w:u w:val="single"/>
              </w:rPr>
              <w:t>0</w:t>
            </w:r>
          </w:p>
        </w:tc>
        <w:tc>
          <w:tcPr>
            <w:tcW w:w="1493" w:type="dxa"/>
            <w:tcBorders>
              <w:top w:val="single" w:sz="4" w:space="0" w:color="auto"/>
              <w:left w:val="single" w:sz="4" w:space="0" w:color="auto"/>
              <w:bottom w:val="single" w:sz="4" w:space="0" w:color="auto"/>
              <w:right w:val="single" w:sz="4" w:space="0" w:color="auto"/>
            </w:tcBorders>
            <w:shd w:val="clear" w:color="auto" w:fill="auto"/>
          </w:tcPr>
          <w:p w14:paraId="78054E80" w14:textId="77777777" w:rsidR="00713DA0" w:rsidRPr="000564FA" w:rsidRDefault="00713DA0" w:rsidP="00713DA0">
            <w:pPr>
              <w:pStyle w:val="TAC"/>
              <w:rPr>
                <w:rFonts w:eastAsia="Batang"/>
                <w:u w:val="single"/>
              </w:rPr>
            </w:pPr>
            <w:r w:rsidRPr="000564FA">
              <w:rPr>
                <w:rFonts w:eastAsia="Batang"/>
                <w:u w:val="single"/>
              </w:rPr>
              <w:t>10</w:t>
            </w:r>
          </w:p>
        </w:tc>
      </w:tr>
      <w:tr w:rsidR="00713DA0" w:rsidRPr="000564FA" w14:paraId="0C3FF9D7" w14:textId="77777777" w:rsidTr="00713DA0">
        <w:trPr>
          <w:jc w:val="center"/>
        </w:trPr>
        <w:tc>
          <w:tcPr>
            <w:tcW w:w="624" w:type="dxa"/>
            <w:tcBorders>
              <w:top w:val="single" w:sz="4" w:space="0" w:color="auto"/>
              <w:left w:val="single" w:sz="4" w:space="0" w:color="auto"/>
              <w:bottom w:val="single" w:sz="4" w:space="0" w:color="auto"/>
              <w:right w:val="single" w:sz="4" w:space="0" w:color="auto"/>
            </w:tcBorders>
          </w:tcPr>
          <w:p w14:paraId="11C9690B" w14:textId="77777777" w:rsidR="00713DA0" w:rsidRPr="000564FA" w:rsidRDefault="00713DA0" w:rsidP="00713DA0">
            <w:pPr>
              <w:pStyle w:val="TAC"/>
              <w:rPr>
                <w:rFonts w:eastAsia="Batang"/>
                <w:u w:val="single"/>
              </w:rPr>
            </w:pPr>
            <w:r w:rsidRPr="000564FA">
              <w:rPr>
                <w:rFonts w:eastAsia="Batang"/>
                <w:u w:val="single"/>
              </w:rPr>
              <w:t>1</w:t>
            </w:r>
            <w:r>
              <w:rPr>
                <w:rFonts w:eastAsia="Batang"/>
                <w:u w:val="single"/>
              </w:rPr>
              <w:t>3</w:t>
            </w:r>
          </w:p>
        </w:tc>
        <w:tc>
          <w:tcPr>
            <w:tcW w:w="1754" w:type="dxa"/>
            <w:tcBorders>
              <w:top w:val="single" w:sz="4" w:space="0" w:color="auto"/>
              <w:left w:val="single" w:sz="4" w:space="0" w:color="auto"/>
              <w:bottom w:val="single" w:sz="4" w:space="0" w:color="auto"/>
              <w:right w:val="single" w:sz="4" w:space="0" w:color="auto"/>
            </w:tcBorders>
          </w:tcPr>
          <w:p w14:paraId="76CF7D92" w14:textId="77777777" w:rsidR="00713DA0" w:rsidRPr="000564FA" w:rsidRDefault="00713DA0" w:rsidP="00713DA0">
            <w:pPr>
              <w:pStyle w:val="TAC"/>
              <w:rPr>
                <w:rFonts w:eastAsia="Batang"/>
                <w:u w:val="single"/>
              </w:rPr>
            </w:pPr>
            <w:r w:rsidRPr="000564FA">
              <w:rPr>
                <w:rFonts w:eastAsia="Batang"/>
                <w:u w:val="single"/>
              </w:rPr>
              <w:t>Type B</w:t>
            </w:r>
          </w:p>
        </w:tc>
        <w:tc>
          <w:tcPr>
            <w:tcW w:w="1221" w:type="dxa"/>
            <w:tcBorders>
              <w:top w:val="single" w:sz="4" w:space="0" w:color="auto"/>
              <w:left w:val="single" w:sz="4" w:space="0" w:color="auto"/>
              <w:bottom w:val="single" w:sz="4" w:space="0" w:color="auto"/>
              <w:right w:val="single" w:sz="4" w:space="0" w:color="auto"/>
            </w:tcBorders>
          </w:tcPr>
          <w:p w14:paraId="11113B2F" w14:textId="77777777" w:rsidR="00713DA0" w:rsidRPr="000564FA" w:rsidRDefault="00713DA0" w:rsidP="00713DA0">
            <w:pPr>
              <w:pStyle w:val="TAC"/>
              <w:rPr>
                <w:rFonts w:eastAsia="Batang"/>
                <w:u w:val="single"/>
              </w:rPr>
            </w:pPr>
            <w:r w:rsidRPr="000564FA">
              <w:rPr>
                <w:rFonts w:eastAsia="Batang"/>
                <w:u w:val="single"/>
              </w:rPr>
              <w:t>j</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5D183857" w14:textId="77777777" w:rsidR="00713DA0" w:rsidRPr="000564FA" w:rsidRDefault="00713DA0" w:rsidP="00713DA0">
            <w:pPr>
              <w:pStyle w:val="TAC"/>
              <w:rPr>
                <w:rFonts w:eastAsia="Batang"/>
                <w:u w:val="single"/>
              </w:rPr>
            </w:pPr>
            <w:r w:rsidRPr="000564FA">
              <w:rPr>
                <w:rFonts w:eastAsia="Batang"/>
                <w:u w:val="single"/>
              </w:rPr>
              <w:t>8</w:t>
            </w:r>
          </w:p>
        </w:tc>
        <w:tc>
          <w:tcPr>
            <w:tcW w:w="1493" w:type="dxa"/>
            <w:tcBorders>
              <w:top w:val="single" w:sz="4" w:space="0" w:color="auto"/>
              <w:left w:val="single" w:sz="4" w:space="0" w:color="auto"/>
              <w:bottom w:val="single" w:sz="4" w:space="0" w:color="auto"/>
              <w:right w:val="single" w:sz="4" w:space="0" w:color="auto"/>
            </w:tcBorders>
            <w:shd w:val="clear" w:color="auto" w:fill="auto"/>
          </w:tcPr>
          <w:p w14:paraId="05363947" w14:textId="77777777" w:rsidR="00713DA0" w:rsidRPr="000564FA" w:rsidRDefault="00713DA0" w:rsidP="00713DA0">
            <w:pPr>
              <w:pStyle w:val="TAC"/>
              <w:rPr>
                <w:rFonts w:eastAsia="Batang"/>
                <w:u w:val="single"/>
              </w:rPr>
            </w:pPr>
            <w:r w:rsidRPr="000564FA">
              <w:rPr>
                <w:rFonts w:eastAsia="Batang"/>
                <w:u w:val="single"/>
              </w:rPr>
              <w:t>6</w:t>
            </w:r>
          </w:p>
        </w:tc>
      </w:tr>
      <w:tr w:rsidR="00713DA0" w:rsidRPr="000564FA" w14:paraId="7DF4A4FC" w14:textId="77777777" w:rsidTr="00713DA0">
        <w:trPr>
          <w:jc w:val="center"/>
        </w:trPr>
        <w:tc>
          <w:tcPr>
            <w:tcW w:w="624" w:type="dxa"/>
            <w:tcBorders>
              <w:top w:val="single" w:sz="4" w:space="0" w:color="auto"/>
              <w:left w:val="single" w:sz="4" w:space="0" w:color="auto"/>
              <w:bottom w:val="single" w:sz="4" w:space="0" w:color="auto"/>
              <w:right w:val="single" w:sz="4" w:space="0" w:color="auto"/>
            </w:tcBorders>
          </w:tcPr>
          <w:p w14:paraId="0D60648E" w14:textId="77777777" w:rsidR="00713DA0" w:rsidRPr="000564FA" w:rsidRDefault="00713DA0" w:rsidP="00713DA0">
            <w:pPr>
              <w:pStyle w:val="TAC"/>
              <w:rPr>
                <w:rFonts w:eastAsia="Batang"/>
                <w:u w:val="single"/>
              </w:rPr>
            </w:pPr>
            <w:r>
              <w:rPr>
                <w:rFonts w:eastAsia="Batang"/>
                <w:u w:val="single"/>
              </w:rPr>
              <w:t>14</w:t>
            </w:r>
          </w:p>
        </w:tc>
        <w:tc>
          <w:tcPr>
            <w:tcW w:w="1754" w:type="dxa"/>
            <w:tcBorders>
              <w:top w:val="single" w:sz="4" w:space="0" w:color="auto"/>
              <w:left w:val="single" w:sz="4" w:space="0" w:color="auto"/>
              <w:bottom w:val="single" w:sz="4" w:space="0" w:color="auto"/>
              <w:right w:val="single" w:sz="4" w:space="0" w:color="auto"/>
            </w:tcBorders>
          </w:tcPr>
          <w:p w14:paraId="45FE5EF2" w14:textId="77777777" w:rsidR="00713DA0" w:rsidRPr="000564FA" w:rsidRDefault="00713DA0" w:rsidP="00713DA0">
            <w:pPr>
              <w:pStyle w:val="TAC"/>
              <w:rPr>
                <w:rFonts w:eastAsia="Batang"/>
                <w:u w:val="single"/>
              </w:rPr>
            </w:pPr>
            <w:r w:rsidRPr="000564FA">
              <w:rPr>
                <w:rFonts w:eastAsia="Batang"/>
                <w:u w:val="single"/>
              </w:rPr>
              <w:t xml:space="preserve">Type </w:t>
            </w:r>
            <w:r>
              <w:rPr>
                <w:rFonts w:eastAsia="Batang"/>
                <w:u w:val="single"/>
              </w:rPr>
              <w:t>A</w:t>
            </w:r>
          </w:p>
        </w:tc>
        <w:tc>
          <w:tcPr>
            <w:tcW w:w="1221" w:type="dxa"/>
            <w:tcBorders>
              <w:top w:val="single" w:sz="4" w:space="0" w:color="auto"/>
              <w:left w:val="single" w:sz="4" w:space="0" w:color="auto"/>
              <w:bottom w:val="single" w:sz="4" w:space="0" w:color="auto"/>
              <w:right w:val="single" w:sz="4" w:space="0" w:color="auto"/>
            </w:tcBorders>
          </w:tcPr>
          <w:p w14:paraId="4A8D4F11" w14:textId="77777777" w:rsidR="00713DA0" w:rsidRPr="000564FA" w:rsidRDefault="00713DA0" w:rsidP="00713DA0">
            <w:pPr>
              <w:pStyle w:val="TAC"/>
              <w:rPr>
                <w:rFonts w:eastAsia="Batang"/>
                <w:u w:val="single"/>
              </w:rPr>
            </w:pPr>
            <w:r w:rsidRPr="000564FA">
              <w:rPr>
                <w:rFonts w:eastAsia="Batang"/>
                <w:u w:val="single"/>
              </w:rPr>
              <w:t>j +3</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2A1F2142" w14:textId="77777777" w:rsidR="00713DA0" w:rsidRPr="000564FA" w:rsidRDefault="00713DA0" w:rsidP="00713DA0">
            <w:pPr>
              <w:pStyle w:val="TAC"/>
              <w:rPr>
                <w:rFonts w:eastAsia="Batang"/>
                <w:u w:val="single"/>
              </w:rPr>
            </w:pPr>
            <w:r w:rsidRPr="000564FA">
              <w:rPr>
                <w:rFonts w:eastAsia="Batang"/>
                <w:u w:val="single"/>
              </w:rPr>
              <w:t>0</w:t>
            </w:r>
          </w:p>
        </w:tc>
        <w:tc>
          <w:tcPr>
            <w:tcW w:w="1493" w:type="dxa"/>
            <w:tcBorders>
              <w:top w:val="single" w:sz="4" w:space="0" w:color="auto"/>
              <w:left w:val="single" w:sz="4" w:space="0" w:color="auto"/>
              <w:bottom w:val="single" w:sz="4" w:space="0" w:color="auto"/>
              <w:right w:val="single" w:sz="4" w:space="0" w:color="auto"/>
            </w:tcBorders>
            <w:shd w:val="clear" w:color="auto" w:fill="auto"/>
          </w:tcPr>
          <w:p w14:paraId="074BB1E7" w14:textId="77777777" w:rsidR="00713DA0" w:rsidRPr="000564FA" w:rsidRDefault="00713DA0" w:rsidP="00713DA0">
            <w:pPr>
              <w:pStyle w:val="TAC"/>
              <w:rPr>
                <w:rFonts w:eastAsia="Batang"/>
                <w:u w:val="single"/>
              </w:rPr>
            </w:pPr>
            <w:r w:rsidRPr="000564FA">
              <w:rPr>
                <w:rFonts w:eastAsia="Batang"/>
                <w:u w:val="single"/>
              </w:rPr>
              <w:t>14</w:t>
            </w:r>
          </w:p>
        </w:tc>
      </w:tr>
      <w:tr w:rsidR="00713DA0" w:rsidRPr="000564FA" w14:paraId="5C454C70" w14:textId="77777777" w:rsidTr="00713DA0">
        <w:trPr>
          <w:jc w:val="center"/>
        </w:trPr>
        <w:tc>
          <w:tcPr>
            <w:tcW w:w="624" w:type="dxa"/>
            <w:tcBorders>
              <w:top w:val="single" w:sz="4" w:space="0" w:color="auto"/>
              <w:left w:val="single" w:sz="4" w:space="0" w:color="auto"/>
              <w:bottom w:val="single" w:sz="4" w:space="0" w:color="auto"/>
              <w:right w:val="single" w:sz="4" w:space="0" w:color="auto"/>
            </w:tcBorders>
          </w:tcPr>
          <w:p w14:paraId="2D6A4EFC" w14:textId="77777777" w:rsidR="00713DA0" w:rsidRPr="000564FA" w:rsidRDefault="00713DA0" w:rsidP="00713DA0">
            <w:pPr>
              <w:pStyle w:val="TAC"/>
              <w:rPr>
                <w:rFonts w:eastAsia="Batang"/>
                <w:u w:val="single"/>
              </w:rPr>
            </w:pPr>
            <w:r>
              <w:rPr>
                <w:rFonts w:eastAsia="Batang"/>
                <w:u w:val="single"/>
              </w:rPr>
              <w:t>15</w:t>
            </w:r>
          </w:p>
        </w:tc>
        <w:tc>
          <w:tcPr>
            <w:tcW w:w="1754" w:type="dxa"/>
            <w:tcBorders>
              <w:top w:val="single" w:sz="4" w:space="0" w:color="auto"/>
              <w:left w:val="single" w:sz="4" w:space="0" w:color="auto"/>
              <w:bottom w:val="single" w:sz="4" w:space="0" w:color="auto"/>
              <w:right w:val="single" w:sz="4" w:space="0" w:color="auto"/>
            </w:tcBorders>
          </w:tcPr>
          <w:p w14:paraId="6264E1B3" w14:textId="77777777" w:rsidR="00713DA0" w:rsidRPr="000564FA" w:rsidRDefault="00713DA0" w:rsidP="00713DA0">
            <w:pPr>
              <w:pStyle w:val="TAC"/>
              <w:rPr>
                <w:rFonts w:eastAsia="Batang"/>
                <w:u w:val="single"/>
              </w:rPr>
            </w:pPr>
            <w:r>
              <w:rPr>
                <w:rFonts w:eastAsia="Batang"/>
                <w:u w:val="single"/>
              </w:rPr>
              <w:t>Type A</w:t>
            </w:r>
          </w:p>
        </w:tc>
        <w:tc>
          <w:tcPr>
            <w:tcW w:w="1221" w:type="dxa"/>
            <w:tcBorders>
              <w:top w:val="single" w:sz="4" w:space="0" w:color="auto"/>
              <w:left w:val="single" w:sz="4" w:space="0" w:color="auto"/>
              <w:bottom w:val="single" w:sz="4" w:space="0" w:color="auto"/>
              <w:right w:val="single" w:sz="4" w:space="0" w:color="auto"/>
            </w:tcBorders>
          </w:tcPr>
          <w:p w14:paraId="53338D28" w14:textId="77777777" w:rsidR="00713DA0" w:rsidRPr="000564FA" w:rsidRDefault="00713DA0" w:rsidP="00713DA0">
            <w:pPr>
              <w:pStyle w:val="TAC"/>
              <w:rPr>
                <w:rFonts w:eastAsia="Batang"/>
                <w:u w:val="single"/>
              </w:rPr>
            </w:pPr>
            <w:r w:rsidRPr="000564FA">
              <w:rPr>
                <w:rFonts w:eastAsia="Batang"/>
                <w:u w:val="single"/>
              </w:rPr>
              <w:t>j +3</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7BBB1E68" w14:textId="77777777" w:rsidR="00713DA0" w:rsidRPr="000564FA" w:rsidRDefault="00713DA0" w:rsidP="00713DA0">
            <w:pPr>
              <w:pStyle w:val="TAC"/>
              <w:rPr>
                <w:rFonts w:eastAsia="Batang"/>
                <w:u w:val="single"/>
              </w:rPr>
            </w:pPr>
            <w:r w:rsidRPr="000564FA">
              <w:rPr>
                <w:rFonts w:eastAsia="Batang"/>
                <w:u w:val="single"/>
              </w:rPr>
              <w:t>0</w:t>
            </w:r>
          </w:p>
        </w:tc>
        <w:tc>
          <w:tcPr>
            <w:tcW w:w="1493" w:type="dxa"/>
            <w:tcBorders>
              <w:top w:val="single" w:sz="4" w:space="0" w:color="auto"/>
              <w:left w:val="single" w:sz="4" w:space="0" w:color="auto"/>
              <w:bottom w:val="single" w:sz="4" w:space="0" w:color="auto"/>
              <w:right w:val="single" w:sz="4" w:space="0" w:color="auto"/>
            </w:tcBorders>
            <w:shd w:val="clear" w:color="auto" w:fill="auto"/>
          </w:tcPr>
          <w:p w14:paraId="548A64AE" w14:textId="77777777" w:rsidR="00713DA0" w:rsidRPr="000564FA" w:rsidRDefault="00713DA0" w:rsidP="00713DA0">
            <w:pPr>
              <w:pStyle w:val="TAC"/>
              <w:rPr>
                <w:rFonts w:eastAsia="Batang"/>
                <w:u w:val="single"/>
              </w:rPr>
            </w:pPr>
            <w:r w:rsidRPr="000564FA">
              <w:rPr>
                <w:rFonts w:eastAsia="Batang"/>
                <w:u w:val="single"/>
              </w:rPr>
              <w:t>10</w:t>
            </w:r>
          </w:p>
        </w:tc>
      </w:tr>
    </w:tbl>
    <w:p w14:paraId="69924DBC" w14:textId="77777777" w:rsidR="00713DA0" w:rsidRDefault="00713DA0" w:rsidP="00713DA0">
      <w:pPr>
        <w:spacing w:after="120"/>
        <w:jc w:val="both"/>
        <w:rPr>
          <w:rFonts w:eastAsia="MS Mincho"/>
          <w:b/>
          <w:iCs/>
          <w:lang w:eastAsia="ja-JP"/>
        </w:rPr>
      </w:pPr>
    </w:p>
    <w:p w14:paraId="2CBD1877" w14:textId="77777777" w:rsidR="00713DA0" w:rsidRPr="00A90858" w:rsidRDefault="00713DA0" w:rsidP="00713DA0">
      <w:pPr>
        <w:pStyle w:val="TH"/>
        <w:rPr>
          <w:i/>
          <w:vertAlign w:val="subscript"/>
        </w:rPr>
      </w:pPr>
      <w:r w:rsidRPr="00A90858">
        <w:t xml:space="preserve">Table 6.1.2.1-x: Definition of value </w:t>
      </w:r>
      <w:r w:rsidRPr="00A90858">
        <w:rPr>
          <w:i/>
        </w:rPr>
        <w:t xml:space="preserve">j </w:t>
      </w:r>
      <w:r w:rsidRPr="00A90858">
        <w:t xml:space="preserve">in determination for </w:t>
      </w:r>
      <w:r w:rsidRPr="00A90858">
        <w:rPr>
          <w:i/>
        </w:rPr>
        <w:t>K</w:t>
      </w:r>
      <w:r w:rsidRPr="00A90858">
        <w:rPr>
          <w:i/>
          <w:vertAlign w:val="subscript"/>
        </w:rPr>
        <w:t>2</w:t>
      </w:r>
    </w:p>
    <w:tbl>
      <w:tblPr>
        <w:tblW w:w="6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2790"/>
        <w:gridCol w:w="2061"/>
      </w:tblGrid>
      <w:tr w:rsidR="00713DA0" w:rsidRPr="00A90858" w14:paraId="2F86E9DD" w14:textId="77777777" w:rsidTr="00713DA0">
        <w:trPr>
          <w:trHeight w:val="89"/>
          <w:jc w:val="center"/>
        </w:trPr>
        <w:tc>
          <w:tcPr>
            <w:tcW w:w="1620" w:type="dxa"/>
          </w:tcPr>
          <w:p w14:paraId="6D6047AC" w14:textId="77777777" w:rsidR="00713DA0" w:rsidRPr="00A90858" w:rsidRDefault="00713DA0" w:rsidP="00713DA0">
            <w:pPr>
              <w:pStyle w:val="TAH"/>
              <w:rPr>
                <w:rFonts w:eastAsia="Batang"/>
                <w:i/>
              </w:rPr>
            </w:pPr>
            <w:r w:rsidRPr="00A90858">
              <w:rPr>
                <w:rFonts w:eastAsia="Batang" w:cs="Arial"/>
                <w:i/>
              </w:rPr>
              <w:t>µ</w:t>
            </w:r>
          </w:p>
        </w:tc>
        <w:tc>
          <w:tcPr>
            <w:tcW w:w="2790" w:type="dxa"/>
          </w:tcPr>
          <w:p w14:paraId="21AA8567" w14:textId="77777777" w:rsidR="00713DA0" w:rsidRPr="00A90858" w:rsidRDefault="00713DA0" w:rsidP="00713DA0">
            <w:pPr>
              <w:pStyle w:val="TAH"/>
              <w:rPr>
                <w:rFonts w:eastAsia="Batang"/>
                <w:i/>
              </w:rPr>
            </w:pPr>
            <w:r w:rsidRPr="00A90858">
              <w:rPr>
                <w:rFonts w:eastAsia="Batang"/>
                <w:i/>
              </w:rPr>
              <w:t>j for msg 3 in</w:t>
            </w:r>
            <w:r>
              <w:rPr>
                <w:rFonts w:eastAsia="Batang"/>
                <w:i/>
              </w:rPr>
              <w:t>i</w:t>
            </w:r>
            <w:r w:rsidRPr="00A90858">
              <w:rPr>
                <w:rFonts w:eastAsia="Batang"/>
                <w:i/>
              </w:rPr>
              <w:t>tial tx</w:t>
            </w:r>
          </w:p>
        </w:tc>
        <w:tc>
          <w:tcPr>
            <w:tcW w:w="2061" w:type="dxa"/>
          </w:tcPr>
          <w:p w14:paraId="25CC73E5" w14:textId="77777777" w:rsidR="00713DA0" w:rsidRPr="00A90858" w:rsidRDefault="00713DA0" w:rsidP="00713DA0">
            <w:pPr>
              <w:pStyle w:val="TAH"/>
              <w:rPr>
                <w:rFonts w:eastAsia="Batang"/>
                <w:b w:val="0"/>
              </w:rPr>
            </w:pPr>
            <w:r w:rsidRPr="00A90858">
              <w:rPr>
                <w:b w:val="0"/>
                <w:lang w:val="en-US"/>
              </w:rPr>
              <w:t xml:space="preserve">j </w:t>
            </w:r>
            <w:r w:rsidRPr="00A90858">
              <w:rPr>
                <w:i/>
                <w:lang w:val="en-US"/>
              </w:rPr>
              <w:t>for other cases</w:t>
            </w:r>
            <w:r w:rsidRPr="00A90858">
              <w:rPr>
                <w:b w:val="0"/>
                <w:lang w:val="en-US"/>
              </w:rPr>
              <w:t xml:space="preserve"> </w:t>
            </w:r>
          </w:p>
        </w:tc>
      </w:tr>
      <w:tr w:rsidR="00713DA0" w:rsidRPr="00A90858" w14:paraId="6B656C02" w14:textId="77777777" w:rsidTr="00713DA0">
        <w:trPr>
          <w:jc w:val="center"/>
        </w:trPr>
        <w:tc>
          <w:tcPr>
            <w:tcW w:w="1620" w:type="dxa"/>
          </w:tcPr>
          <w:p w14:paraId="65C69CAC" w14:textId="77777777" w:rsidR="00713DA0" w:rsidRPr="00A90858" w:rsidRDefault="00713DA0" w:rsidP="00713DA0">
            <w:pPr>
              <w:pStyle w:val="TAC"/>
              <w:rPr>
                <w:rFonts w:eastAsia="Batang"/>
              </w:rPr>
            </w:pPr>
            <w:r w:rsidRPr="00A90858">
              <w:rPr>
                <w:rFonts w:eastAsia="Batang"/>
              </w:rPr>
              <w:t>0</w:t>
            </w:r>
          </w:p>
        </w:tc>
        <w:tc>
          <w:tcPr>
            <w:tcW w:w="2790" w:type="dxa"/>
          </w:tcPr>
          <w:p w14:paraId="0F756713" w14:textId="77777777" w:rsidR="00713DA0" w:rsidRPr="00A90858" w:rsidRDefault="00713DA0" w:rsidP="00713DA0">
            <w:pPr>
              <w:pStyle w:val="TAC"/>
              <w:rPr>
                <w:rFonts w:eastAsia="Batang"/>
              </w:rPr>
            </w:pPr>
            <w:r w:rsidRPr="00A90858">
              <w:rPr>
                <w:rFonts w:eastAsia="Batang"/>
              </w:rPr>
              <w:t>3</w:t>
            </w:r>
          </w:p>
        </w:tc>
        <w:tc>
          <w:tcPr>
            <w:tcW w:w="2061" w:type="dxa"/>
          </w:tcPr>
          <w:p w14:paraId="26000FA8" w14:textId="77777777" w:rsidR="00713DA0" w:rsidRPr="00A90858" w:rsidRDefault="00713DA0" w:rsidP="00713DA0">
            <w:pPr>
              <w:pStyle w:val="TAC"/>
              <w:rPr>
                <w:rFonts w:eastAsia="Batang"/>
              </w:rPr>
            </w:pPr>
            <w:r w:rsidRPr="00A90858">
              <w:rPr>
                <w:rFonts w:eastAsia="Batang"/>
              </w:rPr>
              <w:t>1</w:t>
            </w:r>
          </w:p>
        </w:tc>
      </w:tr>
      <w:tr w:rsidR="00713DA0" w:rsidRPr="00A90858" w14:paraId="59A04D62" w14:textId="77777777" w:rsidTr="00713DA0">
        <w:trPr>
          <w:jc w:val="center"/>
        </w:trPr>
        <w:tc>
          <w:tcPr>
            <w:tcW w:w="1620" w:type="dxa"/>
          </w:tcPr>
          <w:p w14:paraId="2CED699C" w14:textId="77777777" w:rsidR="00713DA0" w:rsidRPr="00A90858" w:rsidRDefault="00713DA0" w:rsidP="00713DA0">
            <w:pPr>
              <w:pStyle w:val="TAC"/>
              <w:rPr>
                <w:rFonts w:eastAsia="Batang"/>
              </w:rPr>
            </w:pPr>
            <w:r w:rsidRPr="00A90858">
              <w:rPr>
                <w:rFonts w:eastAsia="Batang"/>
              </w:rPr>
              <w:t>1</w:t>
            </w:r>
          </w:p>
        </w:tc>
        <w:tc>
          <w:tcPr>
            <w:tcW w:w="2790" w:type="dxa"/>
          </w:tcPr>
          <w:p w14:paraId="2AF95A44" w14:textId="77777777" w:rsidR="00713DA0" w:rsidRPr="00A90858" w:rsidRDefault="00713DA0" w:rsidP="00713DA0">
            <w:pPr>
              <w:pStyle w:val="TAC"/>
              <w:rPr>
                <w:rFonts w:eastAsia="Batang"/>
              </w:rPr>
            </w:pPr>
            <w:r w:rsidRPr="00A90858">
              <w:rPr>
                <w:rFonts w:eastAsia="Batang"/>
              </w:rPr>
              <w:t>3</w:t>
            </w:r>
          </w:p>
        </w:tc>
        <w:tc>
          <w:tcPr>
            <w:tcW w:w="2061" w:type="dxa"/>
          </w:tcPr>
          <w:p w14:paraId="3B08BF51" w14:textId="77777777" w:rsidR="00713DA0" w:rsidRPr="00A90858" w:rsidRDefault="00713DA0" w:rsidP="00713DA0">
            <w:pPr>
              <w:pStyle w:val="TAC"/>
              <w:rPr>
                <w:rFonts w:eastAsia="Batang"/>
              </w:rPr>
            </w:pPr>
            <w:r w:rsidRPr="00A90858">
              <w:rPr>
                <w:rFonts w:eastAsia="Batang"/>
              </w:rPr>
              <w:t>1</w:t>
            </w:r>
          </w:p>
        </w:tc>
      </w:tr>
      <w:tr w:rsidR="00713DA0" w:rsidRPr="00A90858" w14:paraId="572D2119" w14:textId="77777777" w:rsidTr="00713DA0">
        <w:trPr>
          <w:jc w:val="center"/>
        </w:trPr>
        <w:tc>
          <w:tcPr>
            <w:tcW w:w="1620" w:type="dxa"/>
          </w:tcPr>
          <w:p w14:paraId="75C582F6" w14:textId="77777777" w:rsidR="00713DA0" w:rsidRPr="00A90858" w:rsidRDefault="00713DA0" w:rsidP="00713DA0">
            <w:pPr>
              <w:pStyle w:val="TAC"/>
              <w:rPr>
                <w:rFonts w:eastAsia="Batang"/>
              </w:rPr>
            </w:pPr>
            <w:r w:rsidRPr="00A90858">
              <w:rPr>
                <w:rFonts w:eastAsia="Batang"/>
              </w:rPr>
              <w:t>2</w:t>
            </w:r>
          </w:p>
        </w:tc>
        <w:tc>
          <w:tcPr>
            <w:tcW w:w="2790" w:type="dxa"/>
          </w:tcPr>
          <w:p w14:paraId="353E19D1" w14:textId="77777777" w:rsidR="00713DA0" w:rsidRPr="00A90858" w:rsidRDefault="00713DA0" w:rsidP="00713DA0">
            <w:pPr>
              <w:pStyle w:val="TAC"/>
              <w:rPr>
                <w:rFonts w:eastAsia="Batang"/>
              </w:rPr>
            </w:pPr>
            <w:r>
              <w:rPr>
                <w:rFonts w:eastAsia="Batang"/>
              </w:rPr>
              <w:t>6</w:t>
            </w:r>
          </w:p>
        </w:tc>
        <w:tc>
          <w:tcPr>
            <w:tcW w:w="2061" w:type="dxa"/>
          </w:tcPr>
          <w:p w14:paraId="2A7149E8" w14:textId="77777777" w:rsidR="00713DA0" w:rsidRPr="00A90858" w:rsidRDefault="00713DA0" w:rsidP="00713DA0">
            <w:pPr>
              <w:pStyle w:val="TAC"/>
              <w:rPr>
                <w:rFonts w:eastAsia="Batang"/>
              </w:rPr>
            </w:pPr>
            <w:r w:rsidRPr="00A90858">
              <w:rPr>
                <w:rFonts w:eastAsia="Batang"/>
              </w:rPr>
              <w:t>2</w:t>
            </w:r>
          </w:p>
        </w:tc>
      </w:tr>
      <w:tr w:rsidR="00713DA0" w:rsidRPr="00A90858" w14:paraId="1DBE7CCA" w14:textId="77777777" w:rsidTr="00713DA0">
        <w:trPr>
          <w:trHeight w:val="60"/>
          <w:jc w:val="center"/>
        </w:trPr>
        <w:tc>
          <w:tcPr>
            <w:tcW w:w="1620" w:type="dxa"/>
          </w:tcPr>
          <w:p w14:paraId="795B916C" w14:textId="77777777" w:rsidR="00713DA0" w:rsidRPr="00A90858" w:rsidRDefault="00713DA0" w:rsidP="00713DA0">
            <w:pPr>
              <w:pStyle w:val="TAC"/>
              <w:rPr>
                <w:rFonts w:eastAsia="Batang"/>
              </w:rPr>
            </w:pPr>
            <w:r w:rsidRPr="00A90858">
              <w:rPr>
                <w:rFonts w:eastAsia="Batang"/>
              </w:rPr>
              <w:t>3</w:t>
            </w:r>
          </w:p>
        </w:tc>
        <w:tc>
          <w:tcPr>
            <w:tcW w:w="2790" w:type="dxa"/>
          </w:tcPr>
          <w:p w14:paraId="48E6D82A" w14:textId="77777777" w:rsidR="00713DA0" w:rsidRPr="00A90858" w:rsidRDefault="00713DA0" w:rsidP="00713DA0">
            <w:pPr>
              <w:pStyle w:val="TAC"/>
              <w:rPr>
                <w:rFonts w:eastAsia="Batang"/>
              </w:rPr>
            </w:pPr>
            <w:r>
              <w:rPr>
                <w:rFonts w:eastAsia="Batang"/>
              </w:rPr>
              <w:t>9</w:t>
            </w:r>
          </w:p>
        </w:tc>
        <w:tc>
          <w:tcPr>
            <w:tcW w:w="2061" w:type="dxa"/>
          </w:tcPr>
          <w:p w14:paraId="5AFFADE1" w14:textId="77777777" w:rsidR="00713DA0" w:rsidRPr="00A90858" w:rsidRDefault="00713DA0" w:rsidP="00713DA0">
            <w:pPr>
              <w:pStyle w:val="TAC"/>
              <w:rPr>
                <w:rFonts w:eastAsia="Batang"/>
              </w:rPr>
            </w:pPr>
            <w:r w:rsidRPr="00A90858">
              <w:rPr>
                <w:rFonts w:eastAsia="Batang"/>
              </w:rPr>
              <w:t>3</w:t>
            </w:r>
          </w:p>
        </w:tc>
      </w:tr>
    </w:tbl>
    <w:p w14:paraId="2FC60203" w14:textId="77777777" w:rsidR="00713DA0" w:rsidRDefault="00713DA0" w:rsidP="00713DA0"/>
    <w:p w14:paraId="5A480282" w14:textId="77777777" w:rsidR="00713DA0" w:rsidRPr="00657A1D" w:rsidRDefault="00713DA0" w:rsidP="00713DA0">
      <w:pPr>
        <w:rPr>
          <w:szCs w:val="20"/>
        </w:rPr>
      </w:pPr>
      <w:r w:rsidRPr="00657A1D">
        <w:rPr>
          <w:szCs w:val="20"/>
          <w:highlight w:val="green"/>
        </w:rPr>
        <w:t>Agreements</w:t>
      </w:r>
      <w:r w:rsidRPr="00657A1D">
        <w:rPr>
          <w:szCs w:val="20"/>
        </w:rPr>
        <w:t>:</w:t>
      </w:r>
    </w:p>
    <w:p w14:paraId="179511C4" w14:textId="77777777" w:rsidR="00713DA0" w:rsidRPr="00657A1D" w:rsidRDefault="00713DA0" w:rsidP="005B243C">
      <w:r w:rsidRPr="00657A1D">
        <w:t>For time-domain signaling for PUSCH scheduled by DCI in USS</w:t>
      </w:r>
    </w:p>
    <w:p w14:paraId="4CD74C31" w14:textId="77777777" w:rsidR="00713DA0" w:rsidRPr="00657A1D" w:rsidRDefault="00713DA0" w:rsidP="005B243C">
      <w:pPr>
        <w:pStyle w:val="ListParagraph"/>
        <w:numPr>
          <w:ilvl w:val="0"/>
          <w:numId w:val="103"/>
        </w:numPr>
      </w:pPr>
      <w:r w:rsidRPr="00657A1D">
        <w:t>if dedicated RRC signaling has provided a table</w:t>
      </w:r>
      <w:r w:rsidRPr="00657A1D">
        <w:tab/>
      </w:r>
    </w:p>
    <w:p w14:paraId="7A92D248" w14:textId="77777777" w:rsidR="00713DA0" w:rsidRPr="00657A1D" w:rsidRDefault="00713DA0" w:rsidP="005B243C">
      <w:pPr>
        <w:pStyle w:val="ListParagraph"/>
        <w:numPr>
          <w:ilvl w:val="1"/>
          <w:numId w:val="103"/>
        </w:numPr>
      </w:pPr>
      <w:r w:rsidRPr="00657A1D">
        <w:t>Use this table for PUSCH transmission scheduled by DCI in USS</w:t>
      </w:r>
    </w:p>
    <w:p w14:paraId="6D9A163B" w14:textId="77777777" w:rsidR="00713DA0" w:rsidRPr="00657A1D" w:rsidRDefault="00713DA0" w:rsidP="005B243C">
      <w:pPr>
        <w:pStyle w:val="ListParagraph"/>
        <w:numPr>
          <w:ilvl w:val="0"/>
          <w:numId w:val="103"/>
        </w:numPr>
      </w:pPr>
      <w:r w:rsidRPr="00657A1D">
        <w:t>else if RMSI signaling has provided a table</w:t>
      </w:r>
    </w:p>
    <w:p w14:paraId="4B53BBDC" w14:textId="77777777" w:rsidR="00713DA0" w:rsidRPr="00657A1D" w:rsidRDefault="00713DA0" w:rsidP="005B243C">
      <w:pPr>
        <w:pStyle w:val="ListParagraph"/>
        <w:numPr>
          <w:ilvl w:val="1"/>
          <w:numId w:val="103"/>
        </w:numPr>
      </w:pPr>
      <w:r w:rsidRPr="00657A1D">
        <w:t>Use this table for PUSCH transmission scheduled by DCI in USS</w:t>
      </w:r>
    </w:p>
    <w:p w14:paraId="665ACC73" w14:textId="77777777" w:rsidR="00713DA0" w:rsidRPr="00657A1D" w:rsidRDefault="00713DA0" w:rsidP="005B243C">
      <w:pPr>
        <w:pStyle w:val="ListParagraph"/>
        <w:numPr>
          <w:ilvl w:val="0"/>
          <w:numId w:val="103"/>
        </w:numPr>
      </w:pPr>
      <w:r w:rsidRPr="00657A1D">
        <w:t>else</w:t>
      </w:r>
    </w:p>
    <w:p w14:paraId="44623656" w14:textId="77777777" w:rsidR="00713DA0" w:rsidRPr="00657A1D" w:rsidRDefault="00713DA0" w:rsidP="005B243C">
      <w:pPr>
        <w:pStyle w:val="ListParagraph"/>
        <w:numPr>
          <w:ilvl w:val="1"/>
          <w:numId w:val="103"/>
        </w:numPr>
        <w:spacing w:after="0"/>
        <w:ind w:left="1434" w:hanging="357"/>
      </w:pPr>
      <w:r w:rsidRPr="00657A1D">
        <w:t>Use the default PUSCH table</w:t>
      </w:r>
    </w:p>
    <w:p w14:paraId="06CB63ED" w14:textId="77777777" w:rsidR="00713DA0" w:rsidRPr="00657A1D" w:rsidRDefault="00713DA0" w:rsidP="005B243C">
      <w:r w:rsidRPr="00657A1D">
        <w:t>For time-domain signaling for PDSCH scheduled by DCI in USS</w:t>
      </w:r>
    </w:p>
    <w:p w14:paraId="43C5370A" w14:textId="77777777" w:rsidR="00713DA0" w:rsidRPr="00657A1D" w:rsidRDefault="00713DA0" w:rsidP="005B243C">
      <w:pPr>
        <w:pStyle w:val="ListParagraph"/>
        <w:numPr>
          <w:ilvl w:val="0"/>
          <w:numId w:val="103"/>
        </w:numPr>
      </w:pPr>
      <w:r w:rsidRPr="00657A1D">
        <w:t>if dedicated RRC signaling has provided a table</w:t>
      </w:r>
      <w:r w:rsidRPr="00657A1D">
        <w:tab/>
      </w:r>
    </w:p>
    <w:p w14:paraId="7FDD6075" w14:textId="77777777" w:rsidR="00713DA0" w:rsidRPr="00657A1D" w:rsidRDefault="00713DA0" w:rsidP="005B243C">
      <w:pPr>
        <w:pStyle w:val="ListParagraph"/>
        <w:numPr>
          <w:ilvl w:val="1"/>
          <w:numId w:val="103"/>
        </w:numPr>
      </w:pPr>
      <w:r w:rsidRPr="00657A1D">
        <w:t>Use this table for PDSCH transmission scheduled by DCI in USS</w:t>
      </w:r>
    </w:p>
    <w:p w14:paraId="6ACA62EF" w14:textId="77777777" w:rsidR="00713DA0" w:rsidRPr="00657A1D" w:rsidRDefault="00713DA0" w:rsidP="005B243C">
      <w:pPr>
        <w:pStyle w:val="ListParagraph"/>
        <w:numPr>
          <w:ilvl w:val="0"/>
          <w:numId w:val="103"/>
        </w:numPr>
      </w:pPr>
      <w:r w:rsidRPr="00657A1D">
        <w:t>else if RMSI signaling has provided a table</w:t>
      </w:r>
    </w:p>
    <w:p w14:paraId="71426388" w14:textId="77777777" w:rsidR="00713DA0" w:rsidRPr="00657A1D" w:rsidRDefault="00713DA0" w:rsidP="005B243C">
      <w:pPr>
        <w:pStyle w:val="ListParagraph"/>
        <w:numPr>
          <w:ilvl w:val="1"/>
          <w:numId w:val="103"/>
        </w:numPr>
      </w:pPr>
      <w:r w:rsidRPr="00657A1D">
        <w:t>Use this table for PDSCH transmission scheduled by DCI in USS</w:t>
      </w:r>
    </w:p>
    <w:p w14:paraId="1AF14A3A" w14:textId="77777777" w:rsidR="00713DA0" w:rsidRPr="00657A1D" w:rsidRDefault="00713DA0" w:rsidP="005B243C">
      <w:pPr>
        <w:pStyle w:val="ListParagraph"/>
        <w:numPr>
          <w:ilvl w:val="0"/>
          <w:numId w:val="103"/>
        </w:numPr>
      </w:pPr>
      <w:r w:rsidRPr="00657A1D">
        <w:t>else</w:t>
      </w:r>
    </w:p>
    <w:p w14:paraId="35B94340" w14:textId="77777777" w:rsidR="00713DA0" w:rsidRPr="00657A1D" w:rsidRDefault="00713DA0" w:rsidP="005B243C">
      <w:pPr>
        <w:pStyle w:val="ListParagraph"/>
        <w:numPr>
          <w:ilvl w:val="1"/>
          <w:numId w:val="103"/>
        </w:numPr>
      </w:pPr>
      <w:r w:rsidRPr="00657A1D">
        <w:t>Use pattern 1 from the agreed default table</w:t>
      </w:r>
    </w:p>
    <w:p w14:paraId="1F55C039" w14:textId="77777777" w:rsidR="00713DA0" w:rsidRDefault="00713DA0" w:rsidP="005B243C"/>
    <w:p w14:paraId="37BC199B" w14:textId="77777777" w:rsidR="00713DA0" w:rsidRPr="003265B0" w:rsidRDefault="00713DA0" w:rsidP="005B243C">
      <w:r w:rsidRPr="00A504F7">
        <w:t>There is a WF in the inbox (5641). Interested companies are encouraged to check the WF and discuss to try to come up with a common proposal.</w:t>
      </w:r>
    </w:p>
    <w:p w14:paraId="462F336A" w14:textId="010DF6D7" w:rsidR="00713DA0" w:rsidRPr="00A504F7" w:rsidRDefault="00A504F7" w:rsidP="00A504F7">
      <w:pPr>
        <w:rPr>
          <w:b/>
        </w:rPr>
      </w:pPr>
      <w:r w:rsidRPr="00A504F7">
        <w:rPr>
          <w:b/>
        </w:rPr>
        <w:t>Friday</w:t>
      </w:r>
    </w:p>
    <w:p w14:paraId="5FF233A3" w14:textId="77777777" w:rsidR="00A504F7" w:rsidRPr="00A504F7" w:rsidRDefault="00A504F7" w:rsidP="00A504F7">
      <w:pPr>
        <w:rPr>
          <w:b/>
        </w:rPr>
      </w:pPr>
      <w:r w:rsidRPr="00A504F7">
        <w:rPr>
          <w:b/>
        </w:rPr>
        <w:t>R1-1805641</w:t>
      </w:r>
      <w:r w:rsidRPr="00A504F7">
        <w:rPr>
          <w:b/>
        </w:rPr>
        <w:tab/>
        <w:t>Way Forward on NR Peak Data Rate Formula</w:t>
      </w:r>
      <w:r w:rsidRPr="00A504F7">
        <w:rPr>
          <w:b/>
        </w:rPr>
        <w:tab/>
        <w:t>Intel, Samsung, MediaTek, Huawei, HiSilicon, Apple, Vivo, OPPO</w:t>
      </w:r>
    </w:p>
    <w:p w14:paraId="69B3E32E" w14:textId="78C9A17F" w:rsidR="00A504F7" w:rsidRPr="00A504F7" w:rsidRDefault="00A504F7" w:rsidP="00A504F7">
      <w:pPr>
        <w:rPr>
          <w:szCs w:val="20"/>
          <w:lang w:val="en-US"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noted for </w:t>
      </w:r>
      <w:r>
        <w:rPr>
          <w:szCs w:val="20"/>
          <w:highlight w:val="cyan"/>
          <w:lang w:val="en-US" w:eastAsia="x-none"/>
        </w:rPr>
        <w:t>e</w:t>
      </w:r>
      <w:r w:rsidRPr="00A504F7">
        <w:rPr>
          <w:szCs w:val="20"/>
          <w:highlight w:val="cyan"/>
          <w:lang w:val="en-US" w:eastAsia="x-none"/>
        </w:rPr>
        <w:t>mail discussion/approval including the related RAN2 LS(s) till 4/27 – Daewon (Intel)</w:t>
      </w:r>
    </w:p>
    <w:p w14:paraId="7BEA7370" w14:textId="77777777" w:rsidR="00713DA0" w:rsidRDefault="00713DA0" w:rsidP="0001083D">
      <w:pPr>
        <w:ind w:left="720" w:hanging="720"/>
      </w:pPr>
    </w:p>
    <w:p w14:paraId="07193541" w14:textId="77777777" w:rsidR="0001083D" w:rsidRDefault="0001083D" w:rsidP="0001083D">
      <w:pPr>
        <w:ind w:left="720" w:hanging="720"/>
      </w:pPr>
    </w:p>
    <w:p w14:paraId="1DB29EDF" w14:textId="6985BEE6" w:rsidR="00254752" w:rsidRPr="00254752" w:rsidRDefault="00603E09" w:rsidP="001F496C">
      <w:pPr>
        <w:ind w:left="720" w:hanging="720"/>
        <w:rPr>
          <w:lang w:eastAsia="x-none"/>
        </w:rPr>
      </w:pPr>
      <w:hyperlink r:id="rId1699" w:history="1">
        <w:r w:rsidR="00FE4C7E">
          <w:rPr>
            <w:rStyle w:val="Hyperlink"/>
            <w:lang w:eastAsia="x-none"/>
          </w:rPr>
          <w:t>R1-1803709</w:t>
        </w:r>
      </w:hyperlink>
      <w:r w:rsidR="00254752" w:rsidRPr="00254752">
        <w:rPr>
          <w:lang w:eastAsia="x-none"/>
        </w:rPr>
        <w:tab/>
        <w:t>Remaining issues on resource allocation and TBS</w:t>
      </w:r>
      <w:r w:rsidR="00254752" w:rsidRPr="00254752">
        <w:rPr>
          <w:lang w:eastAsia="x-none"/>
        </w:rPr>
        <w:tab/>
        <w:t>Huawei, HiSilicon</w:t>
      </w:r>
    </w:p>
    <w:p w14:paraId="68858C6D" w14:textId="03DEC31F" w:rsidR="00254752" w:rsidRPr="00254752" w:rsidRDefault="00603E09" w:rsidP="00254752">
      <w:pPr>
        <w:ind w:left="720" w:hanging="720"/>
        <w:rPr>
          <w:lang w:eastAsia="x-none"/>
        </w:rPr>
      </w:pPr>
      <w:hyperlink r:id="rId1700" w:history="1">
        <w:r w:rsidR="00FE4C7E">
          <w:rPr>
            <w:rStyle w:val="Hyperlink"/>
            <w:lang w:eastAsia="x-none"/>
          </w:rPr>
          <w:t>R1-1803757</w:t>
        </w:r>
      </w:hyperlink>
      <w:r w:rsidR="00254752" w:rsidRPr="00254752">
        <w:rPr>
          <w:lang w:eastAsia="x-none"/>
        </w:rPr>
        <w:tab/>
        <w:t>Remaining issues on PDSCH/PUSCH resource allocation</w:t>
      </w:r>
      <w:r w:rsidR="00254752" w:rsidRPr="00254752">
        <w:rPr>
          <w:lang w:eastAsia="x-none"/>
        </w:rPr>
        <w:tab/>
        <w:t>CATT</w:t>
      </w:r>
    </w:p>
    <w:p w14:paraId="6669335F" w14:textId="3380B5BE" w:rsidR="00254752" w:rsidRPr="00254752" w:rsidRDefault="00603E09" w:rsidP="00254752">
      <w:pPr>
        <w:ind w:left="720" w:hanging="720"/>
        <w:rPr>
          <w:lang w:eastAsia="x-none"/>
        </w:rPr>
      </w:pPr>
      <w:hyperlink r:id="rId1701" w:history="1">
        <w:r w:rsidR="00FE4C7E">
          <w:rPr>
            <w:rStyle w:val="Hyperlink"/>
            <w:lang w:eastAsia="x-none"/>
          </w:rPr>
          <w:t>R1-1803796</w:t>
        </w:r>
      </w:hyperlink>
      <w:r w:rsidR="00254752" w:rsidRPr="00254752">
        <w:rPr>
          <w:lang w:eastAsia="x-none"/>
        </w:rPr>
        <w:tab/>
        <w:t>Remaining issues for data resource allocation</w:t>
      </w:r>
      <w:r w:rsidR="00254752" w:rsidRPr="00254752">
        <w:rPr>
          <w:lang w:eastAsia="x-none"/>
        </w:rPr>
        <w:tab/>
        <w:t>ZTE, Sanechips</w:t>
      </w:r>
    </w:p>
    <w:p w14:paraId="6CE4B46D" w14:textId="488B844A" w:rsidR="00254752" w:rsidRPr="00254752" w:rsidRDefault="00603E09" w:rsidP="00254752">
      <w:pPr>
        <w:ind w:left="720" w:hanging="720"/>
        <w:rPr>
          <w:lang w:eastAsia="x-none"/>
        </w:rPr>
      </w:pPr>
      <w:hyperlink r:id="rId1702" w:history="1">
        <w:r w:rsidR="00FE4C7E">
          <w:rPr>
            <w:rStyle w:val="Hyperlink"/>
            <w:lang w:eastAsia="x-none"/>
          </w:rPr>
          <w:t>R1-1803836</w:t>
        </w:r>
      </w:hyperlink>
      <w:r w:rsidR="00254752" w:rsidRPr="00254752">
        <w:rPr>
          <w:lang w:eastAsia="x-none"/>
        </w:rPr>
        <w:tab/>
        <w:t>Remaining issues on resource allocation</w:t>
      </w:r>
      <w:r w:rsidR="00254752" w:rsidRPr="00254752">
        <w:rPr>
          <w:lang w:eastAsia="x-none"/>
        </w:rPr>
        <w:tab/>
        <w:t>vivo</w:t>
      </w:r>
    </w:p>
    <w:p w14:paraId="1CEAAF8A" w14:textId="6224757F" w:rsidR="00254752" w:rsidRPr="00254752" w:rsidRDefault="00603E09" w:rsidP="00254752">
      <w:pPr>
        <w:ind w:left="720" w:hanging="720"/>
        <w:rPr>
          <w:lang w:eastAsia="x-none"/>
        </w:rPr>
      </w:pPr>
      <w:hyperlink r:id="rId1703" w:history="1">
        <w:r w:rsidR="00FE4C7E">
          <w:rPr>
            <w:rStyle w:val="Hyperlink"/>
            <w:lang w:eastAsia="x-none"/>
          </w:rPr>
          <w:t>R1-1804016</w:t>
        </w:r>
      </w:hyperlink>
      <w:r w:rsidR="00254752" w:rsidRPr="00254752">
        <w:rPr>
          <w:lang w:eastAsia="x-none"/>
        </w:rPr>
        <w:tab/>
        <w:t>Remaining issues on multi-slot resource allocation</w:t>
      </w:r>
      <w:r w:rsidR="00254752" w:rsidRPr="00254752">
        <w:rPr>
          <w:lang w:eastAsia="x-none"/>
        </w:rPr>
        <w:tab/>
        <w:t>OPPO</w:t>
      </w:r>
    </w:p>
    <w:p w14:paraId="725CF102" w14:textId="1D76F82E" w:rsidR="00254752" w:rsidRPr="00254752" w:rsidRDefault="00603E09" w:rsidP="00254752">
      <w:pPr>
        <w:ind w:left="720" w:hanging="720"/>
        <w:rPr>
          <w:lang w:eastAsia="x-none"/>
        </w:rPr>
      </w:pPr>
      <w:hyperlink r:id="rId1704" w:history="1">
        <w:r w:rsidR="00FE4C7E">
          <w:rPr>
            <w:rStyle w:val="Hyperlink"/>
            <w:lang w:eastAsia="x-none"/>
          </w:rPr>
          <w:t>R1-1804082</w:t>
        </w:r>
      </w:hyperlink>
      <w:r w:rsidR="00254752" w:rsidRPr="00254752">
        <w:rPr>
          <w:lang w:eastAsia="x-none"/>
        </w:rPr>
        <w:tab/>
        <w:t>Remaining Issues on DL/UL Resource Allocation</w:t>
      </w:r>
      <w:r w:rsidR="00254752" w:rsidRPr="00254752">
        <w:rPr>
          <w:lang w:eastAsia="x-none"/>
        </w:rPr>
        <w:tab/>
        <w:t>MediaTek Inc.</w:t>
      </w:r>
    </w:p>
    <w:p w14:paraId="2097ECC2" w14:textId="305B6F58" w:rsidR="00254752" w:rsidRPr="00254752" w:rsidRDefault="00603E09" w:rsidP="00254752">
      <w:pPr>
        <w:ind w:left="720" w:hanging="720"/>
        <w:rPr>
          <w:lang w:eastAsia="x-none"/>
        </w:rPr>
      </w:pPr>
      <w:hyperlink r:id="rId1705" w:history="1">
        <w:r w:rsidR="00FE4C7E">
          <w:rPr>
            <w:rStyle w:val="Hyperlink"/>
            <w:lang w:eastAsia="x-none"/>
          </w:rPr>
          <w:t>R1-1804221</w:t>
        </w:r>
      </w:hyperlink>
      <w:r w:rsidR="00254752" w:rsidRPr="00254752">
        <w:rPr>
          <w:lang w:eastAsia="x-none"/>
        </w:rPr>
        <w:tab/>
        <w:t>Remaining issues on time-domain scheduling</w:t>
      </w:r>
      <w:r w:rsidR="00254752" w:rsidRPr="00254752">
        <w:rPr>
          <w:lang w:eastAsia="x-none"/>
        </w:rPr>
        <w:tab/>
        <w:t>Spreadtrum Communications</w:t>
      </w:r>
    </w:p>
    <w:p w14:paraId="7F6298BA" w14:textId="77A00BA6" w:rsidR="00254752" w:rsidRPr="00254752" w:rsidRDefault="00603E09" w:rsidP="00254752">
      <w:pPr>
        <w:ind w:left="720" w:hanging="720"/>
        <w:rPr>
          <w:lang w:eastAsia="x-none"/>
        </w:rPr>
      </w:pPr>
      <w:hyperlink r:id="rId1706" w:history="1">
        <w:r w:rsidR="00FE4C7E">
          <w:rPr>
            <w:rStyle w:val="Hyperlink"/>
            <w:lang w:eastAsia="x-none"/>
          </w:rPr>
          <w:t>R1-1804377</w:t>
        </w:r>
      </w:hyperlink>
      <w:r w:rsidR="00254752" w:rsidRPr="00254752">
        <w:rPr>
          <w:lang w:eastAsia="x-none"/>
        </w:rPr>
        <w:tab/>
        <w:t>Corrections on DL/UL Resource Allocation</w:t>
      </w:r>
      <w:r w:rsidR="00254752" w:rsidRPr="00254752">
        <w:rPr>
          <w:lang w:eastAsia="x-none"/>
        </w:rPr>
        <w:tab/>
        <w:t>Samsung</w:t>
      </w:r>
    </w:p>
    <w:p w14:paraId="048A1800" w14:textId="27A8EDA2" w:rsidR="00254752" w:rsidRPr="00254752" w:rsidRDefault="00603E09" w:rsidP="00254752">
      <w:pPr>
        <w:ind w:left="720" w:hanging="720"/>
        <w:rPr>
          <w:lang w:eastAsia="x-none"/>
        </w:rPr>
      </w:pPr>
      <w:hyperlink r:id="rId1707" w:history="1">
        <w:r w:rsidR="00FE4C7E">
          <w:rPr>
            <w:rStyle w:val="Hyperlink"/>
            <w:lang w:eastAsia="x-none"/>
          </w:rPr>
          <w:t>R1-1804558</w:t>
        </w:r>
      </w:hyperlink>
      <w:r w:rsidR="00254752" w:rsidRPr="00254752">
        <w:rPr>
          <w:lang w:eastAsia="x-none"/>
        </w:rPr>
        <w:tab/>
        <w:t>Remaining issues on Resource allocation</w:t>
      </w:r>
      <w:r w:rsidR="00254752" w:rsidRPr="00254752">
        <w:rPr>
          <w:lang w:eastAsia="x-none"/>
        </w:rPr>
        <w:tab/>
        <w:t>LG Electronics</w:t>
      </w:r>
    </w:p>
    <w:p w14:paraId="40C7785D" w14:textId="1749EA72" w:rsidR="00254752" w:rsidRPr="00254752" w:rsidRDefault="00603E09" w:rsidP="00254752">
      <w:pPr>
        <w:ind w:left="720" w:hanging="720"/>
        <w:rPr>
          <w:lang w:eastAsia="x-none"/>
        </w:rPr>
      </w:pPr>
      <w:hyperlink r:id="rId1708" w:history="1">
        <w:r w:rsidR="00FE4C7E">
          <w:rPr>
            <w:rStyle w:val="Hyperlink"/>
            <w:lang w:eastAsia="x-none"/>
          </w:rPr>
          <w:t>R1-1804650</w:t>
        </w:r>
      </w:hyperlink>
      <w:r w:rsidR="00254752" w:rsidRPr="00254752">
        <w:rPr>
          <w:lang w:eastAsia="x-none"/>
        </w:rPr>
        <w:tab/>
        <w:t>Further details of PDSCH time-domain resource allocation before RRC connection setup</w:t>
      </w:r>
      <w:r w:rsidR="00254752" w:rsidRPr="00254752">
        <w:rPr>
          <w:lang w:eastAsia="x-none"/>
        </w:rPr>
        <w:tab/>
        <w:t>AT&amp;T</w:t>
      </w:r>
    </w:p>
    <w:p w14:paraId="3F6162C0" w14:textId="19A681C6" w:rsidR="00254752" w:rsidRPr="00254752" w:rsidRDefault="00603E09" w:rsidP="00254752">
      <w:pPr>
        <w:ind w:left="720" w:hanging="720"/>
        <w:rPr>
          <w:lang w:eastAsia="x-none"/>
        </w:rPr>
      </w:pPr>
      <w:hyperlink r:id="rId1709" w:history="1">
        <w:r w:rsidR="00FE4C7E">
          <w:rPr>
            <w:rStyle w:val="Hyperlink"/>
            <w:lang w:eastAsia="x-none"/>
          </w:rPr>
          <w:t>R1-1804732</w:t>
        </w:r>
      </w:hyperlink>
      <w:r w:rsidR="00254752" w:rsidRPr="00254752">
        <w:rPr>
          <w:lang w:eastAsia="x-none"/>
        </w:rPr>
        <w:tab/>
        <w:t>On peak rates and remaining details on DL/UL RA</w:t>
      </w:r>
      <w:r w:rsidR="00254752" w:rsidRPr="00254752">
        <w:rPr>
          <w:lang w:eastAsia="x-none"/>
        </w:rPr>
        <w:tab/>
        <w:t>Intel Corporation</w:t>
      </w:r>
    </w:p>
    <w:p w14:paraId="161626DC" w14:textId="1479B043" w:rsidR="00254752" w:rsidRPr="00254752" w:rsidRDefault="00603E09" w:rsidP="00254752">
      <w:pPr>
        <w:ind w:left="720" w:hanging="720"/>
        <w:rPr>
          <w:lang w:eastAsia="x-none"/>
        </w:rPr>
      </w:pPr>
      <w:hyperlink r:id="rId1710" w:history="1">
        <w:r w:rsidR="00FE4C7E">
          <w:rPr>
            <w:rStyle w:val="Hyperlink"/>
            <w:lang w:eastAsia="x-none"/>
          </w:rPr>
          <w:t>R1-1804806</w:t>
        </w:r>
      </w:hyperlink>
      <w:r w:rsidR="00254752" w:rsidRPr="00254752">
        <w:rPr>
          <w:lang w:eastAsia="x-none"/>
        </w:rPr>
        <w:tab/>
        <w:t>Remaining Issues on DL/UL resource allocation</w:t>
      </w:r>
      <w:r w:rsidR="00254752" w:rsidRPr="00254752">
        <w:rPr>
          <w:lang w:eastAsia="x-none"/>
        </w:rPr>
        <w:tab/>
        <w:t>Qualcomm Incorporated</w:t>
      </w:r>
    </w:p>
    <w:p w14:paraId="6ADD87DB" w14:textId="182226FC" w:rsidR="00254752" w:rsidRPr="00254752" w:rsidRDefault="00603E09" w:rsidP="00254752">
      <w:pPr>
        <w:ind w:left="720" w:hanging="720"/>
        <w:rPr>
          <w:lang w:eastAsia="x-none"/>
        </w:rPr>
      </w:pPr>
      <w:hyperlink r:id="rId1711" w:history="1">
        <w:r w:rsidR="00FE4C7E">
          <w:rPr>
            <w:rStyle w:val="Hyperlink"/>
            <w:lang w:eastAsia="x-none"/>
          </w:rPr>
          <w:t>R1-1805055</w:t>
        </w:r>
      </w:hyperlink>
      <w:r w:rsidR="00254752" w:rsidRPr="00254752">
        <w:rPr>
          <w:lang w:eastAsia="x-none"/>
        </w:rPr>
        <w:tab/>
        <w:t>Resource allocation and TBS determination</w:t>
      </w:r>
      <w:r w:rsidR="00254752" w:rsidRPr="00254752">
        <w:rPr>
          <w:lang w:eastAsia="x-none"/>
        </w:rPr>
        <w:tab/>
        <w:t>NTT DOCOMO, INC.</w:t>
      </w:r>
    </w:p>
    <w:p w14:paraId="4FB1D6C4" w14:textId="67583AC2" w:rsidR="00254752" w:rsidRPr="00254752" w:rsidRDefault="00603E09" w:rsidP="00254752">
      <w:pPr>
        <w:ind w:left="720" w:hanging="720"/>
        <w:rPr>
          <w:lang w:eastAsia="x-none"/>
        </w:rPr>
      </w:pPr>
      <w:hyperlink r:id="rId1712" w:history="1">
        <w:r w:rsidR="00FE4C7E">
          <w:rPr>
            <w:rStyle w:val="Hyperlink"/>
            <w:lang w:eastAsia="x-none"/>
          </w:rPr>
          <w:t>R1-1805142</w:t>
        </w:r>
      </w:hyperlink>
      <w:r w:rsidR="00254752" w:rsidRPr="00254752">
        <w:rPr>
          <w:lang w:eastAsia="x-none"/>
        </w:rPr>
        <w:tab/>
        <w:t>Open issues on time domain resource allocation</w:t>
      </w:r>
      <w:r w:rsidR="00254752" w:rsidRPr="00254752">
        <w:rPr>
          <w:lang w:eastAsia="x-none"/>
        </w:rPr>
        <w:tab/>
        <w:t>Nokia, Nokia Shanghai Bell</w:t>
      </w:r>
    </w:p>
    <w:p w14:paraId="22962550" w14:textId="11F719D2" w:rsidR="00A504F7" w:rsidRDefault="00A504F7" w:rsidP="00A504F7">
      <w:pPr>
        <w:ind w:left="720" w:hanging="720"/>
        <w:rPr>
          <w:lang w:eastAsia="x-none"/>
        </w:rPr>
      </w:pPr>
      <w:r>
        <w:rPr>
          <w:lang w:eastAsia="x-none"/>
        </w:rPr>
        <w:t>R1-1805266</w:t>
      </w:r>
      <w:r>
        <w:rPr>
          <w:lang w:eastAsia="x-none"/>
        </w:rPr>
        <w:tab/>
        <w:t>Discussion on remaining issues for time domain resource allocation</w:t>
      </w:r>
      <w:r>
        <w:rPr>
          <w:lang w:eastAsia="x-none"/>
        </w:rPr>
        <w:tab/>
        <w:t>CMCC</w:t>
      </w:r>
      <w:r>
        <w:rPr>
          <w:lang w:eastAsia="x-none"/>
        </w:rPr>
        <w:tab/>
        <w:t xml:space="preserve">(revision of </w:t>
      </w:r>
      <w:hyperlink r:id="rId1713" w:history="1">
        <w:r>
          <w:rPr>
            <w:rStyle w:val="Hyperlink"/>
            <w:lang w:eastAsia="x-none"/>
          </w:rPr>
          <w:t>R1-1804101</w:t>
        </w:r>
      </w:hyperlink>
      <w:r>
        <w:rPr>
          <w:lang w:eastAsia="x-none"/>
        </w:rPr>
        <w:t>)</w:t>
      </w:r>
    </w:p>
    <w:p w14:paraId="7522401B" w14:textId="77777777" w:rsidR="00A504F7" w:rsidRDefault="00A504F7" w:rsidP="00A504F7">
      <w:pPr>
        <w:ind w:left="720" w:hanging="720"/>
        <w:rPr>
          <w:lang w:eastAsia="x-none"/>
        </w:rPr>
      </w:pPr>
      <w:r>
        <w:rPr>
          <w:lang w:eastAsia="x-none"/>
        </w:rPr>
        <w:t>R1-1805505</w:t>
      </w:r>
      <w:r>
        <w:rPr>
          <w:lang w:eastAsia="x-none"/>
        </w:rPr>
        <w:tab/>
        <w:t>Summary of 7.1.3.3.1 (resource allocation)</w:t>
      </w:r>
      <w:r>
        <w:rPr>
          <w:lang w:eastAsia="x-none"/>
        </w:rPr>
        <w:tab/>
        <w:t>Ericsson</w:t>
      </w:r>
    </w:p>
    <w:p w14:paraId="3E02480A" w14:textId="5872E062" w:rsidR="00A504F7" w:rsidRDefault="00A504F7" w:rsidP="00A504F7">
      <w:pPr>
        <w:ind w:left="720" w:hanging="720"/>
        <w:rPr>
          <w:lang w:eastAsia="x-none"/>
        </w:rPr>
      </w:pPr>
      <w:r>
        <w:rPr>
          <w:lang w:eastAsia="x-none"/>
        </w:rPr>
        <w:t>R1-1805506</w:t>
      </w:r>
      <w:r>
        <w:rPr>
          <w:lang w:eastAsia="x-none"/>
        </w:rPr>
        <w:tab/>
        <w:t>On DL/UL resource allocation</w:t>
      </w:r>
      <w:r>
        <w:rPr>
          <w:lang w:eastAsia="x-none"/>
        </w:rPr>
        <w:tab/>
        <w:t>Ericsson</w:t>
      </w:r>
      <w:r w:rsidR="00C760B6">
        <w:rPr>
          <w:lang w:eastAsia="x-none"/>
        </w:rPr>
        <w:tab/>
        <w:t xml:space="preserve">(revision of </w:t>
      </w:r>
      <w:hyperlink r:id="rId1714" w:history="1">
        <w:r w:rsidR="00C760B6">
          <w:rPr>
            <w:rStyle w:val="Hyperlink"/>
            <w:lang w:eastAsia="x-none"/>
          </w:rPr>
          <w:t>R1-1805188</w:t>
        </w:r>
      </w:hyperlink>
      <w:r w:rsidR="00C760B6">
        <w:rPr>
          <w:lang w:eastAsia="x-none"/>
        </w:rPr>
        <w:t>)</w:t>
      </w:r>
    </w:p>
    <w:p w14:paraId="789287C3" w14:textId="77777777" w:rsidR="00A504F7" w:rsidRDefault="00A504F7" w:rsidP="00A504F7">
      <w:pPr>
        <w:ind w:left="720" w:hanging="720"/>
        <w:rPr>
          <w:lang w:eastAsia="x-none"/>
        </w:rPr>
      </w:pPr>
      <w:r>
        <w:rPr>
          <w:lang w:eastAsia="x-none"/>
        </w:rPr>
        <w:t>R1-1805607</w:t>
      </w:r>
      <w:r>
        <w:rPr>
          <w:lang w:eastAsia="x-none"/>
        </w:rPr>
        <w:tab/>
        <w:t>Discussion on Approximate Peak Data Rate and Scaling Factor Use Cases</w:t>
      </w:r>
      <w:r>
        <w:rPr>
          <w:lang w:eastAsia="x-none"/>
        </w:rPr>
        <w:tab/>
        <w:t>Intel</w:t>
      </w:r>
    </w:p>
    <w:p w14:paraId="286F45C4" w14:textId="77777777" w:rsidR="00A504F7" w:rsidRDefault="00A504F7" w:rsidP="00A504F7">
      <w:pPr>
        <w:ind w:left="720" w:hanging="720"/>
        <w:rPr>
          <w:lang w:eastAsia="x-none"/>
        </w:rPr>
      </w:pPr>
      <w:r>
        <w:rPr>
          <w:lang w:eastAsia="x-none"/>
        </w:rPr>
        <w:t>R1-1805618</w:t>
      </w:r>
      <w:r>
        <w:rPr>
          <w:lang w:eastAsia="x-none"/>
        </w:rPr>
        <w:tab/>
        <w:t>Default PDSCH table</w:t>
      </w:r>
      <w:r>
        <w:rPr>
          <w:lang w:eastAsia="x-none"/>
        </w:rPr>
        <w:tab/>
        <w:t>Ericsson</w:t>
      </w:r>
    </w:p>
    <w:p w14:paraId="4FD448D8" w14:textId="77777777" w:rsidR="00A504F7" w:rsidRDefault="00A504F7" w:rsidP="00A504F7">
      <w:pPr>
        <w:ind w:left="720" w:hanging="720"/>
        <w:rPr>
          <w:lang w:eastAsia="x-none"/>
        </w:rPr>
      </w:pPr>
      <w:r>
        <w:rPr>
          <w:lang w:eastAsia="x-none"/>
        </w:rPr>
        <w:t>R1-1805721</w:t>
      </w:r>
      <w:r>
        <w:rPr>
          <w:lang w:eastAsia="x-none"/>
        </w:rPr>
        <w:tab/>
        <w:t>Way Forward on LTE Peak Data Rate Calculation for EN-DC</w:t>
      </w:r>
      <w:r>
        <w:rPr>
          <w:lang w:eastAsia="x-none"/>
        </w:rPr>
        <w:tab/>
        <w:t>Huawei, HiSilicon, Intel</w:t>
      </w:r>
    </w:p>
    <w:p w14:paraId="40CBB8FD" w14:textId="1DFB5BBD" w:rsidR="00A504F7" w:rsidRPr="00254752" w:rsidRDefault="00A504F7" w:rsidP="00A504F7">
      <w:pPr>
        <w:ind w:left="720" w:hanging="720"/>
        <w:rPr>
          <w:lang w:eastAsia="x-none"/>
        </w:rPr>
      </w:pPr>
      <w:r>
        <w:rPr>
          <w:lang w:eastAsia="x-none"/>
        </w:rPr>
        <w:t>R1-1805743</w:t>
      </w:r>
      <w:r>
        <w:rPr>
          <w:lang w:eastAsia="x-none"/>
        </w:rPr>
        <w:tab/>
        <w:t>Summary of EN-DC LTE and NR data rate</w:t>
      </w:r>
      <w:r>
        <w:rPr>
          <w:lang w:eastAsia="x-none"/>
        </w:rPr>
        <w:tab/>
        <w:t>Intel</w:t>
      </w:r>
    </w:p>
    <w:p w14:paraId="46F5A199" w14:textId="77777777" w:rsidR="00254752" w:rsidRPr="00254752" w:rsidRDefault="00254752" w:rsidP="008D5759">
      <w:pPr>
        <w:pStyle w:val="Heading5"/>
      </w:pPr>
      <w:bookmarkStart w:id="550" w:name="_Toc514184691"/>
      <w:r w:rsidRPr="00254752">
        <w:t xml:space="preserve">DL/UL scheduling and </w:t>
      </w:r>
      <w:r w:rsidRPr="00254752">
        <w:rPr>
          <w:rFonts w:hint="eastAsia"/>
        </w:rPr>
        <w:t xml:space="preserve">HARQ </w:t>
      </w:r>
      <w:r w:rsidRPr="00254752">
        <w:t>management</w:t>
      </w:r>
      <w:bookmarkEnd w:id="550"/>
      <w:r w:rsidRPr="00254752">
        <w:rPr>
          <w:rFonts w:hint="eastAsia"/>
        </w:rPr>
        <w:t xml:space="preserve"> </w:t>
      </w:r>
    </w:p>
    <w:p w14:paraId="649CBCAE" w14:textId="02EA3D28" w:rsidR="005F0FB1" w:rsidRPr="005F0FB1" w:rsidRDefault="00603E09" w:rsidP="005F0FB1">
      <w:pPr>
        <w:ind w:left="720" w:hanging="720"/>
        <w:rPr>
          <w:b/>
        </w:rPr>
      </w:pPr>
      <w:hyperlink r:id="rId1715" w:history="1">
        <w:r w:rsidR="00FE4C7E">
          <w:rPr>
            <w:rStyle w:val="Hyperlink"/>
            <w:b/>
          </w:rPr>
          <w:t>R1-1805540</w:t>
        </w:r>
      </w:hyperlink>
      <w:r w:rsidR="005F0FB1" w:rsidRPr="005F0FB1">
        <w:rPr>
          <w:b/>
        </w:rPr>
        <w:tab/>
        <w:t>Summary of DL/UL scheduling and HARQ management</w:t>
      </w:r>
      <w:r w:rsidR="005F0FB1" w:rsidRPr="005F0FB1">
        <w:rPr>
          <w:b/>
        </w:rPr>
        <w:tab/>
        <w:t>Qualcomm</w:t>
      </w:r>
    </w:p>
    <w:p w14:paraId="73A680C5" w14:textId="77777777" w:rsidR="005F0FB1" w:rsidRDefault="005F0FB1" w:rsidP="005F0FB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6B0ED6E0" w14:textId="1899A814" w:rsidR="005F0FB1" w:rsidRDefault="005F0FB1" w:rsidP="005F0FB1">
      <w:pPr>
        <w:ind w:left="720" w:hanging="720"/>
      </w:pPr>
    </w:p>
    <w:p w14:paraId="1BD215D0" w14:textId="77777777" w:rsidR="0029034D" w:rsidRPr="0029034D" w:rsidRDefault="0029034D" w:rsidP="0029034D">
      <w:pPr>
        <w:ind w:left="720" w:hanging="720"/>
        <w:rPr>
          <w:b/>
          <w:szCs w:val="20"/>
          <w:lang w:eastAsia="x-none"/>
        </w:rPr>
      </w:pPr>
      <w:r w:rsidRPr="0029034D">
        <w:rPr>
          <w:szCs w:val="20"/>
          <w:highlight w:val="green"/>
          <w:lang w:eastAsia="x-none"/>
        </w:rPr>
        <w:t>Agreements</w:t>
      </w:r>
      <w:r w:rsidRPr="0029034D">
        <w:rPr>
          <w:b/>
          <w:szCs w:val="20"/>
          <w:lang w:eastAsia="x-none"/>
        </w:rPr>
        <w:t>:</w:t>
      </w:r>
    </w:p>
    <w:p w14:paraId="659B93AB" w14:textId="77777777" w:rsidR="0029034D" w:rsidRPr="0029034D" w:rsidRDefault="0029034D" w:rsidP="0029034D">
      <w:pPr>
        <w:ind w:left="720" w:hanging="720"/>
        <w:rPr>
          <w:szCs w:val="20"/>
        </w:rPr>
      </w:pPr>
      <w:r w:rsidRPr="0029034D">
        <w:rPr>
          <w:szCs w:val="20"/>
        </w:rPr>
        <w:t xml:space="preserve">The following text proposal is adopted to clarify that N1 processing time at least follows the semi-static configuration for DMRS, and not that resulting from the allocation. </w:t>
      </w:r>
    </w:p>
    <w:p w14:paraId="1C7CEF6C" w14:textId="77777777" w:rsidR="0029034D" w:rsidRPr="0029034D" w:rsidRDefault="0029034D" w:rsidP="0029034D">
      <w:pPr>
        <w:ind w:left="720" w:hanging="720"/>
        <w:rPr>
          <w:color w:val="FF0000"/>
          <w:szCs w:val="20"/>
        </w:rPr>
      </w:pPr>
      <w:r w:rsidRPr="0029034D">
        <w:rPr>
          <w:color w:val="FF0000"/>
          <w:szCs w:val="20"/>
        </w:rPr>
        <w:t>------ Text Proposal for TS 38.214 Subclause 5.3 ------</w:t>
      </w:r>
    </w:p>
    <w:p w14:paraId="7FF9D613" w14:textId="77777777" w:rsidR="0029034D" w:rsidRPr="0029034D" w:rsidRDefault="0029034D" w:rsidP="0029034D">
      <w:pPr>
        <w:spacing w:after="180"/>
        <w:ind w:left="568" w:hanging="284"/>
        <w:rPr>
          <w:rFonts w:ascii="Times New Roman" w:eastAsia="MS Mincho" w:hAnsi="Times New Roman"/>
          <w:szCs w:val="20"/>
          <w:lang w:val="en-AU"/>
        </w:rPr>
      </w:pPr>
      <w:r w:rsidRPr="0029034D">
        <w:rPr>
          <w:rFonts w:ascii="Times New Roman" w:eastAsia="MS Mincho" w:hAnsi="Times New Roman"/>
          <w:i/>
          <w:szCs w:val="20"/>
        </w:rPr>
        <w:t>-</w:t>
      </w:r>
      <w:r w:rsidRPr="0029034D">
        <w:rPr>
          <w:rFonts w:ascii="Times New Roman" w:eastAsia="MS Mincho" w:hAnsi="Times New Roman"/>
          <w:i/>
          <w:szCs w:val="20"/>
        </w:rPr>
        <w:tab/>
        <w:t>N</w:t>
      </w:r>
      <w:r w:rsidRPr="0029034D">
        <w:rPr>
          <w:rFonts w:ascii="Times New Roman" w:eastAsia="MS Mincho" w:hAnsi="Times New Roman"/>
          <w:i/>
          <w:szCs w:val="20"/>
          <w:vertAlign w:val="subscript"/>
        </w:rPr>
        <w:t>1</w:t>
      </w:r>
      <w:r w:rsidRPr="0029034D">
        <w:rPr>
          <w:rFonts w:ascii="Times New Roman" w:eastAsia="MS Mincho" w:hAnsi="Times New Roman"/>
          <w:szCs w:val="20"/>
        </w:rPr>
        <w:t xml:space="preserve"> is based on </w:t>
      </w:r>
      <w:r w:rsidRPr="0029034D">
        <w:rPr>
          <w:rFonts w:ascii="Times New Roman" w:eastAsia="MS Mincho" w:hAnsi="Times New Roman"/>
          <w:i/>
          <w:szCs w:val="20"/>
          <w:lang w:val="en-AU"/>
        </w:rPr>
        <w:t>µ</w:t>
      </w:r>
      <w:r w:rsidRPr="0029034D">
        <w:rPr>
          <w:rFonts w:ascii="Times New Roman" w:eastAsia="MS Mincho" w:hAnsi="Times New Roman"/>
          <w:szCs w:val="20"/>
          <w:lang w:val="en-AU"/>
        </w:rPr>
        <w:t xml:space="preserve"> of table 5.3-1 that corresponds to the min (</w:t>
      </w:r>
      <w:r w:rsidRPr="0029034D">
        <w:rPr>
          <w:rFonts w:ascii="Times New Roman" w:eastAsia="MS Mincho" w:hAnsi="Times New Roman"/>
          <w:i/>
          <w:szCs w:val="20"/>
          <w:lang w:val="en-AU"/>
        </w:rPr>
        <w:t>µ</w:t>
      </w:r>
      <w:r w:rsidRPr="0029034D">
        <w:rPr>
          <w:rFonts w:ascii="Times New Roman" w:eastAsia="MS Mincho" w:hAnsi="Times New Roman"/>
          <w:i/>
          <w:szCs w:val="20"/>
          <w:vertAlign w:val="subscript"/>
          <w:lang w:val="en-AU"/>
        </w:rPr>
        <w:t>DL</w:t>
      </w:r>
      <w:r w:rsidRPr="0029034D">
        <w:rPr>
          <w:rFonts w:ascii="Times New Roman" w:eastAsia="MS Mincho" w:hAnsi="Times New Roman"/>
          <w:szCs w:val="20"/>
          <w:lang w:val="en-AU"/>
        </w:rPr>
        <w:t xml:space="preserve">, </w:t>
      </w:r>
      <w:r w:rsidRPr="0029034D">
        <w:rPr>
          <w:rFonts w:ascii="Times New Roman" w:eastAsia="MS Mincho" w:hAnsi="Times New Roman"/>
          <w:i/>
          <w:szCs w:val="20"/>
          <w:lang w:val="en-AU"/>
        </w:rPr>
        <w:t>µ</w:t>
      </w:r>
      <w:r w:rsidRPr="0029034D">
        <w:rPr>
          <w:rFonts w:ascii="Times New Roman" w:eastAsia="MS Mincho" w:hAnsi="Times New Roman"/>
          <w:i/>
          <w:szCs w:val="20"/>
          <w:vertAlign w:val="subscript"/>
          <w:lang w:val="en-AU"/>
        </w:rPr>
        <w:t>UL</w:t>
      </w:r>
      <w:r w:rsidRPr="0029034D">
        <w:rPr>
          <w:rFonts w:ascii="Times New Roman" w:eastAsia="MS Mincho" w:hAnsi="Times New Roman"/>
          <w:szCs w:val="20"/>
          <w:lang w:val="en-AU"/>
        </w:rPr>
        <w:t xml:space="preserve">) where the </w:t>
      </w:r>
      <w:r w:rsidRPr="0029034D">
        <w:rPr>
          <w:rFonts w:ascii="Times New Roman" w:eastAsia="MS Mincho" w:hAnsi="Times New Roman"/>
          <w:i/>
          <w:szCs w:val="20"/>
          <w:lang w:val="en-AU"/>
        </w:rPr>
        <w:t>µ</w:t>
      </w:r>
      <w:r w:rsidRPr="0029034D">
        <w:rPr>
          <w:rFonts w:ascii="Times New Roman" w:eastAsia="MS Mincho" w:hAnsi="Times New Roman"/>
          <w:i/>
          <w:szCs w:val="20"/>
          <w:vertAlign w:val="subscript"/>
          <w:lang w:val="en-AU"/>
        </w:rPr>
        <w:t>DL</w:t>
      </w:r>
      <w:r w:rsidRPr="0029034D">
        <w:rPr>
          <w:rFonts w:ascii="Times New Roman" w:eastAsia="MS Mincho" w:hAnsi="Times New Roman"/>
          <w:i/>
          <w:szCs w:val="20"/>
          <w:lang w:val="en-AU"/>
        </w:rPr>
        <w:t xml:space="preserve"> </w:t>
      </w:r>
      <w:r w:rsidRPr="0029034D">
        <w:rPr>
          <w:rFonts w:ascii="Times New Roman" w:eastAsia="MS Mincho" w:hAnsi="Times New Roman"/>
          <w:szCs w:val="20"/>
          <w:lang w:val="en-AU"/>
        </w:rPr>
        <w:t xml:space="preserve">corresponds to the subcarrier spacing of the downlink with which the PDSCH was transmitted and </w:t>
      </w:r>
      <w:r w:rsidRPr="0029034D">
        <w:rPr>
          <w:rFonts w:ascii="Times New Roman" w:eastAsia="MS Mincho" w:hAnsi="Times New Roman"/>
          <w:i/>
          <w:szCs w:val="20"/>
          <w:lang w:val="en-AU"/>
        </w:rPr>
        <w:t>µ</w:t>
      </w:r>
      <w:r w:rsidRPr="0029034D">
        <w:rPr>
          <w:rFonts w:ascii="Times New Roman" w:eastAsia="MS Mincho" w:hAnsi="Times New Roman"/>
          <w:i/>
          <w:szCs w:val="20"/>
          <w:vertAlign w:val="subscript"/>
          <w:lang w:val="en-AU"/>
        </w:rPr>
        <w:t>UL</w:t>
      </w:r>
      <w:r w:rsidRPr="0029034D">
        <w:rPr>
          <w:rFonts w:ascii="Times New Roman" w:eastAsia="MS Mincho" w:hAnsi="Times New Roman"/>
          <w:szCs w:val="20"/>
          <w:lang w:val="en-AU"/>
        </w:rPr>
        <w:t xml:space="preserve"> corresponds to the subcarrier spacing of the uplink channel with which the HARQ-ACK is to be transmitted. </w:t>
      </w:r>
      <w:ins w:id="551" w:author="Qualcomm" w:date="2018-04-16T19:10:00Z">
        <w:r w:rsidRPr="0029034D">
          <w:rPr>
            <w:rFonts w:ascii="Times New Roman" w:eastAsia="MS Mincho" w:hAnsi="Times New Roman"/>
            <w:szCs w:val="20"/>
            <w:lang w:val="en-AU"/>
          </w:rPr>
          <w:t>I</w:t>
        </w:r>
      </w:ins>
      <w:ins w:id="552" w:author="Qualcomm" w:date="2018-04-16T19:07:00Z">
        <w:r w:rsidRPr="0029034D">
          <w:rPr>
            <w:rFonts w:ascii="Times New Roman" w:eastAsia="MS Mincho" w:hAnsi="Times New Roman"/>
            <w:szCs w:val="20"/>
            <w:lang w:val="en-AU"/>
          </w:rPr>
          <w:t>f the</w:t>
        </w:r>
      </w:ins>
      <w:ins w:id="553" w:author="Qualcomm" w:date="2018-04-06T08:08:00Z">
        <w:r w:rsidRPr="0029034D">
          <w:rPr>
            <w:rFonts w:ascii="Times New Roman" w:eastAsia="MS Mincho" w:hAnsi="Times New Roman"/>
            <w:szCs w:val="20"/>
            <w:lang w:val="en-AU"/>
          </w:rPr>
          <w:t xml:space="preserve"> higher layer</w:t>
        </w:r>
      </w:ins>
      <w:ins w:id="554" w:author="Qualcomm" w:date="2018-04-16T19:03:00Z">
        <w:r w:rsidRPr="0029034D">
          <w:rPr>
            <w:rFonts w:ascii="Times New Roman" w:eastAsia="MS Mincho" w:hAnsi="Times New Roman"/>
            <w:szCs w:val="20"/>
            <w:lang w:val="en-AU"/>
          </w:rPr>
          <w:t xml:space="preserve"> parameter </w:t>
        </w:r>
        <w:r w:rsidRPr="0029034D">
          <w:rPr>
            <w:rFonts w:ascii="Times New Roman" w:eastAsia="MS Mincho" w:hAnsi="Times New Roman"/>
            <w:i/>
            <w:iCs/>
            <w:szCs w:val="20"/>
          </w:rPr>
          <w:t xml:space="preserve">dmrs-AdditionalPosition </w:t>
        </w:r>
      </w:ins>
      <w:ins w:id="555" w:author="Qualcomm" w:date="2018-04-16T19:06:00Z">
        <w:r w:rsidRPr="0029034D">
          <w:rPr>
            <w:rFonts w:ascii="Times New Roman" w:eastAsia="MS Mincho" w:hAnsi="Times New Roman"/>
            <w:iCs/>
            <w:szCs w:val="20"/>
          </w:rPr>
          <w:t>i</w:t>
        </w:r>
      </w:ins>
      <w:ins w:id="556" w:author="Qualcomm" w:date="2018-04-16T19:07:00Z">
        <w:r w:rsidRPr="0029034D">
          <w:rPr>
            <w:rFonts w:ascii="Times New Roman" w:eastAsia="MS Mincho" w:hAnsi="Times New Roman"/>
            <w:iCs/>
            <w:szCs w:val="20"/>
          </w:rPr>
          <w:t>s</w:t>
        </w:r>
      </w:ins>
      <w:ins w:id="557" w:author="Qualcomm" w:date="2018-04-16T19:06:00Z">
        <w:r w:rsidRPr="0029034D">
          <w:rPr>
            <w:rFonts w:ascii="Times New Roman" w:eastAsia="MS Mincho" w:hAnsi="Times New Roman"/>
            <w:iCs/>
            <w:szCs w:val="20"/>
          </w:rPr>
          <w:t xml:space="preserve"> configured</w:t>
        </w:r>
      </w:ins>
      <w:ins w:id="558" w:author="Qualcomm" w:date="2018-04-16T19:08:00Z">
        <w:r w:rsidRPr="0029034D">
          <w:rPr>
            <w:rFonts w:ascii="Times New Roman" w:eastAsia="MS Mincho" w:hAnsi="Times New Roman"/>
            <w:iCs/>
            <w:szCs w:val="20"/>
          </w:rPr>
          <w:t xml:space="preserve"> with a value greater than 0</w:t>
        </w:r>
      </w:ins>
      <w:ins w:id="559" w:author="Qualcomm" w:date="2018-04-16T19:06:00Z">
        <w:r w:rsidRPr="0029034D">
          <w:rPr>
            <w:rFonts w:ascii="Times New Roman" w:eastAsia="MS Mincho" w:hAnsi="Times New Roman"/>
            <w:iCs/>
            <w:szCs w:val="20"/>
          </w:rPr>
          <w:t>,</w:t>
        </w:r>
      </w:ins>
      <w:ins w:id="560" w:author="Qualcomm" w:date="2018-04-16T19:08:00Z">
        <w:r w:rsidRPr="0029034D">
          <w:rPr>
            <w:rFonts w:ascii="Times New Roman" w:eastAsia="MS Mincho" w:hAnsi="Times New Roman"/>
            <w:iCs/>
            <w:szCs w:val="20"/>
          </w:rPr>
          <w:t xml:space="preserve"> or if the high layer parameter is not configured, then</w:t>
        </w:r>
        <w:r w:rsidRPr="0029034D">
          <w:rPr>
            <w:rFonts w:ascii="Times New Roman" w:eastAsia="MS Mincho" w:hAnsi="Times New Roman"/>
            <w:i/>
            <w:szCs w:val="20"/>
            <w:lang w:val="en-AU"/>
          </w:rPr>
          <w:t xml:space="preserve"> N</w:t>
        </w:r>
        <w:r w:rsidRPr="0029034D">
          <w:rPr>
            <w:rFonts w:ascii="Times New Roman" w:eastAsia="MS Mincho" w:hAnsi="Times New Roman"/>
            <w:i/>
            <w:szCs w:val="20"/>
            <w:vertAlign w:val="subscript"/>
            <w:lang w:val="en-AU"/>
          </w:rPr>
          <w:t xml:space="preserve">1 </w:t>
        </w:r>
        <w:r w:rsidRPr="0029034D">
          <w:rPr>
            <w:rFonts w:ascii="Times New Roman" w:eastAsia="MS Mincho" w:hAnsi="Times New Roman"/>
            <w:iCs/>
            <w:szCs w:val="20"/>
          </w:rPr>
          <w:t xml:space="preserve"> </w:t>
        </w:r>
      </w:ins>
      <w:ins w:id="561" w:author="Qualcomm" w:date="2018-04-16T19:09:00Z">
        <w:r w:rsidRPr="0029034D">
          <w:rPr>
            <w:rFonts w:ascii="Times New Roman" w:eastAsia="MS Mincho" w:hAnsi="Times New Roman"/>
            <w:iCs/>
            <w:szCs w:val="20"/>
          </w:rPr>
          <w:t xml:space="preserve">value follows from the second column of table 5.3.1; otherwise, the </w:t>
        </w:r>
        <w:r w:rsidRPr="0029034D">
          <w:rPr>
            <w:rFonts w:ascii="Times New Roman" w:eastAsia="MS Mincho" w:hAnsi="Times New Roman"/>
            <w:i/>
            <w:szCs w:val="20"/>
            <w:lang w:val="en-AU"/>
          </w:rPr>
          <w:t>N</w:t>
        </w:r>
        <w:r w:rsidRPr="0029034D">
          <w:rPr>
            <w:rFonts w:ascii="Times New Roman" w:eastAsia="MS Mincho" w:hAnsi="Times New Roman"/>
            <w:i/>
            <w:szCs w:val="20"/>
            <w:vertAlign w:val="subscript"/>
            <w:lang w:val="en-AU"/>
          </w:rPr>
          <w:t>1</w:t>
        </w:r>
        <w:r w:rsidRPr="0029034D">
          <w:rPr>
            <w:rFonts w:ascii="Times New Roman" w:eastAsia="MS Mincho" w:hAnsi="Times New Roman"/>
            <w:szCs w:val="20"/>
            <w:lang w:val="en-AU"/>
          </w:rPr>
          <w:t xml:space="preserve"> value follows from the first column of table 5.3-1</w:t>
        </w:r>
      </w:ins>
      <w:ins w:id="562" w:author="Qualcomm" w:date="2018-04-16T19:10:00Z">
        <w:r w:rsidRPr="0029034D">
          <w:rPr>
            <w:rFonts w:ascii="Times New Roman" w:eastAsia="MS Mincho" w:hAnsi="Times New Roman"/>
            <w:iCs/>
            <w:szCs w:val="20"/>
          </w:rPr>
          <w:t>.</w:t>
        </w:r>
      </w:ins>
    </w:p>
    <w:p w14:paraId="39E10FAA" w14:textId="77777777" w:rsidR="0029034D" w:rsidRDefault="0029034D" w:rsidP="0029034D">
      <w:pPr>
        <w:ind w:left="720" w:hanging="720"/>
        <w:rPr>
          <w:highlight w:val="green"/>
          <w:lang w:eastAsia="x-none"/>
        </w:rPr>
      </w:pPr>
    </w:p>
    <w:p w14:paraId="2E96A0EC" w14:textId="3F40F418" w:rsidR="0029034D" w:rsidRPr="0029034D" w:rsidRDefault="0029034D" w:rsidP="0029034D">
      <w:pPr>
        <w:ind w:left="720" w:hanging="720"/>
        <w:rPr>
          <w:b/>
          <w:lang w:eastAsia="x-none"/>
        </w:rPr>
      </w:pPr>
      <w:r w:rsidRPr="0029034D">
        <w:rPr>
          <w:highlight w:val="green"/>
          <w:lang w:eastAsia="x-none"/>
        </w:rPr>
        <w:t>Agreements</w:t>
      </w:r>
      <w:r w:rsidRPr="0029034D">
        <w:rPr>
          <w:b/>
          <w:lang w:eastAsia="x-none"/>
        </w:rPr>
        <w:t>:</w:t>
      </w:r>
    </w:p>
    <w:p w14:paraId="63A847B0" w14:textId="77777777" w:rsidR="0029034D" w:rsidRPr="0029034D" w:rsidRDefault="0029034D" w:rsidP="0029034D">
      <w:pPr>
        <w:ind w:left="720" w:hanging="720"/>
      </w:pPr>
      <w:r w:rsidRPr="0029034D">
        <w:t xml:space="preserve">The following text proposal is adopted to clarify the start position of the physical channel carrying HARQ-ACK. </w:t>
      </w:r>
    </w:p>
    <w:p w14:paraId="49D30F7E" w14:textId="77777777" w:rsidR="0029034D" w:rsidRPr="0029034D" w:rsidRDefault="0029034D" w:rsidP="0029034D">
      <w:pPr>
        <w:ind w:left="720" w:hanging="720"/>
        <w:rPr>
          <w:color w:val="FF0000"/>
        </w:rPr>
      </w:pPr>
      <w:r w:rsidRPr="0029034D">
        <w:rPr>
          <w:color w:val="FF0000"/>
        </w:rPr>
        <w:t>------ Text Proposal for TS 38.214 Subclause 5.3 ------</w:t>
      </w:r>
    </w:p>
    <w:p w14:paraId="41062579" w14:textId="77777777" w:rsidR="0029034D" w:rsidRPr="0029034D" w:rsidRDefault="0029034D" w:rsidP="0029034D">
      <w:r w:rsidRPr="0029034D">
        <w:rPr>
          <w:lang w:val="en-AU"/>
        </w:rPr>
        <w:t xml:space="preserve">If the first uplink symbol </w:t>
      </w:r>
      <w:ins w:id="563" w:author="Qualcomm" w:date="2018-04-16T16:18:00Z">
        <w:r w:rsidRPr="0029034D">
          <w:rPr>
            <w:lang w:val="en-AU"/>
          </w:rPr>
          <w:t xml:space="preserve">of the physical channel </w:t>
        </w:r>
      </w:ins>
      <w:del w:id="564" w:author="Qualcomm" w:date="2018-04-16T16:18:00Z">
        <w:r w:rsidRPr="0029034D" w:rsidDel="005920DC">
          <w:rPr>
            <w:lang w:val="en-AU"/>
          </w:rPr>
          <w:delText xml:space="preserve">to </w:delText>
        </w:r>
      </w:del>
      <w:ins w:id="565" w:author="Qualcomm" w:date="2018-04-16T16:18:00Z">
        <w:r w:rsidRPr="0029034D">
          <w:rPr>
            <w:lang w:val="en-AU"/>
          </w:rPr>
          <w:t xml:space="preserve">which </w:t>
        </w:r>
      </w:ins>
      <w:del w:id="566" w:author="Qualcomm" w:date="2018-04-16T16:18:00Z">
        <w:r w:rsidRPr="0029034D" w:rsidDel="005920DC">
          <w:rPr>
            <w:lang w:val="en-AU"/>
          </w:rPr>
          <w:delText xml:space="preserve">carry </w:delText>
        </w:r>
      </w:del>
      <w:ins w:id="567" w:author="Qualcomm" w:date="2018-04-16T16:18:00Z">
        <w:r w:rsidRPr="0029034D">
          <w:rPr>
            <w:lang w:val="en-AU"/>
          </w:rPr>
          <w:t xml:space="preserve">carries </w:t>
        </w:r>
      </w:ins>
      <w:r w:rsidRPr="0029034D">
        <w:rPr>
          <w:lang w:val="en-AU"/>
        </w:rPr>
        <w:t xml:space="preserve">the HARQ-ACK information, as defined by the assigned HARQ-ACK timing </w:t>
      </w:r>
      <w:r w:rsidRPr="0029034D">
        <w:rPr>
          <w:i/>
          <w:lang w:val="en-AU"/>
        </w:rPr>
        <w:t>K</w:t>
      </w:r>
      <w:r w:rsidRPr="0029034D">
        <w:rPr>
          <w:i/>
          <w:vertAlign w:val="subscript"/>
          <w:lang w:val="en-AU"/>
        </w:rPr>
        <w:t xml:space="preserve">1 </w:t>
      </w:r>
      <w:r w:rsidRPr="0029034D">
        <w:rPr>
          <w:lang w:val="en-AU"/>
        </w:rPr>
        <w:t xml:space="preserve">and the PUCCH resource to be used and including the effect of the timing advance, starts no earlier than at symbol </w:t>
      </w:r>
      <w:r w:rsidRPr="0029034D">
        <w:rPr>
          <w:i/>
          <w:lang w:val="en-AU"/>
        </w:rPr>
        <w:t>L</w:t>
      </w:r>
      <w:r w:rsidRPr="0029034D">
        <w:rPr>
          <w:i/>
          <w:vertAlign w:val="subscript"/>
          <w:lang w:val="en-AU"/>
        </w:rPr>
        <w:t>1</w:t>
      </w:r>
      <w:r w:rsidRPr="0029034D">
        <w:rPr>
          <w:lang w:val="en-AU"/>
        </w:rPr>
        <w:t xml:space="preserve"> then the UE shall provide a valid HARQ-ACK message, where </w:t>
      </w:r>
      <w:r w:rsidRPr="0029034D">
        <w:rPr>
          <w:i/>
          <w:lang w:val="en-AU"/>
        </w:rPr>
        <w:t>L</w:t>
      </w:r>
      <w:r w:rsidRPr="0029034D">
        <w:rPr>
          <w:i/>
          <w:vertAlign w:val="subscript"/>
          <w:lang w:val="en-AU"/>
        </w:rPr>
        <w:t>1</w:t>
      </w:r>
      <w:r w:rsidRPr="0029034D">
        <w:rPr>
          <w:lang w:val="en-AU"/>
        </w:rPr>
        <w:t xml:space="preserve"> is defined as the next uplink symbol with its CP starting after </w:t>
      </w:r>
      <w:bookmarkStart w:id="568" w:name="_Hlk500865557"/>
      <w:bookmarkStart w:id="569" w:name="_Hlk508187268"/>
      <w:r w:rsidR="00603E09">
        <w:rPr>
          <w:position w:val="-14"/>
        </w:rPr>
        <w:pict w14:anchorId="7EF3FC29">
          <v:shape id="_x0000_i1300" type="#_x0000_t75" style="width:235.8pt;height:19.8pt">
            <v:imagedata r:id="rId1716" o:title=""/>
          </v:shape>
        </w:pict>
      </w:r>
      <w:bookmarkEnd w:id="568"/>
      <w:bookmarkEnd w:id="569"/>
      <w:r w:rsidRPr="0029034D">
        <w:t xml:space="preserve"> after the end of the last symbol of the PDSCH carrying the TB being acknowledged. </w:t>
      </w:r>
    </w:p>
    <w:p w14:paraId="23D85E7D" w14:textId="77777777" w:rsidR="0029034D" w:rsidRPr="0029034D" w:rsidRDefault="0029034D" w:rsidP="0029034D">
      <w:pPr>
        <w:ind w:left="720" w:hanging="720"/>
        <w:rPr>
          <w:color w:val="000000"/>
        </w:rPr>
      </w:pPr>
      <w:r w:rsidRPr="0029034D">
        <w:rPr>
          <w:color w:val="FF0000"/>
        </w:rPr>
        <w:t>&lt;text omitted which is unchanged&gt;</w:t>
      </w:r>
    </w:p>
    <w:p w14:paraId="3EAD987C" w14:textId="77777777" w:rsidR="0029034D" w:rsidRPr="0029034D" w:rsidRDefault="0029034D" w:rsidP="0029034D">
      <w:pPr>
        <w:ind w:left="568" w:hanging="284"/>
        <w:rPr>
          <w:rFonts w:ascii="Times New Roman" w:eastAsia="MS Mincho" w:hAnsi="Times New Roman"/>
          <w:szCs w:val="20"/>
          <w:lang w:val="en-AU"/>
        </w:rPr>
      </w:pPr>
      <w:r w:rsidRPr="0029034D">
        <w:rPr>
          <w:rFonts w:ascii="Times New Roman" w:eastAsia="MS Mincho" w:hAnsi="Times New Roman"/>
          <w:szCs w:val="20"/>
          <w:lang w:val="en-AU"/>
        </w:rPr>
        <w:t>-</w:t>
      </w:r>
      <w:r w:rsidRPr="0029034D">
        <w:rPr>
          <w:rFonts w:ascii="Times New Roman" w:eastAsia="MS Mincho" w:hAnsi="Times New Roman"/>
          <w:szCs w:val="20"/>
          <w:lang w:val="en-AU"/>
        </w:rPr>
        <w:tab/>
        <w:t xml:space="preserve">If the PDSCH is mapping type A as given in subclause 7.4.1.1 of [4, TS 38.211], and the last symbol of PDSCH is on the </w:t>
      </w:r>
      <w:r w:rsidRPr="0029034D">
        <w:rPr>
          <w:rFonts w:ascii="Times New Roman" w:eastAsia="MS Mincho" w:hAnsi="Times New Roman"/>
          <w:i/>
          <w:szCs w:val="20"/>
          <w:lang w:val="en-AU"/>
        </w:rPr>
        <w:t>i</w:t>
      </w:r>
      <w:r w:rsidRPr="0029034D">
        <w:rPr>
          <w:rFonts w:ascii="Times New Roman" w:eastAsia="MS Mincho" w:hAnsi="Times New Roman"/>
          <w:szCs w:val="20"/>
          <w:lang w:val="en-AU"/>
        </w:rPr>
        <w:t xml:space="preserve">th symbol of the slot where </w:t>
      </w:r>
      <w:r w:rsidRPr="0029034D">
        <w:rPr>
          <w:rFonts w:ascii="Times New Roman" w:eastAsia="MS Mincho" w:hAnsi="Times New Roman"/>
          <w:i/>
          <w:szCs w:val="20"/>
          <w:lang w:val="en-AU"/>
        </w:rPr>
        <w:t>i</w:t>
      </w:r>
      <w:r w:rsidRPr="0029034D">
        <w:rPr>
          <w:rFonts w:ascii="Times New Roman" w:eastAsia="MS Mincho" w:hAnsi="Times New Roman"/>
          <w:szCs w:val="20"/>
          <w:lang w:val="en-AU"/>
        </w:rPr>
        <w:t xml:space="preserve">&lt;7, then </w:t>
      </w:r>
      <w:r w:rsidR="00603E09">
        <w:rPr>
          <w:rFonts w:ascii="Times New Roman" w:eastAsia="MS Mincho" w:hAnsi="Times New Roman"/>
          <w:color w:val="000000"/>
          <w:position w:val="-12"/>
          <w:szCs w:val="20"/>
        </w:rPr>
        <w:pict w14:anchorId="711DB5BD">
          <v:shape id="_x0000_i1301" type="#_x0000_t75" style="width:45.6pt;height:15.6pt">
            <v:imagedata r:id="rId1717" o:title=""/>
          </v:shape>
        </w:pict>
      </w:r>
      <w:ins w:id="570" w:author="Qualcomm" w:date="2018-04-16T16:18:00Z">
        <w:r w:rsidRPr="0029034D">
          <w:rPr>
            <w:rFonts w:ascii="Times New Roman" w:eastAsia="MS Mincho" w:hAnsi="Times New Roman"/>
            <w:color w:val="000000"/>
            <w:szCs w:val="20"/>
          </w:rPr>
          <w:t xml:space="preserve">, </w:t>
        </w:r>
        <w:r w:rsidRPr="0029034D">
          <w:rPr>
            <w:rFonts w:ascii="Times New Roman" w:eastAsia="MS Mincho" w:hAnsi="Times New Roman"/>
            <w:szCs w:val="20"/>
            <w:lang w:val="en-AU"/>
          </w:rPr>
          <w:t xml:space="preserve">otherwise </w:t>
        </w:r>
        <w:r w:rsidRPr="0029034D">
          <w:rPr>
            <w:rFonts w:ascii="Times New Roman" w:eastAsia="MS Mincho" w:hAnsi="Times New Roman"/>
            <w:i/>
            <w:szCs w:val="20"/>
            <w:lang w:val="en-AU"/>
          </w:rPr>
          <w:t>d</w:t>
        </w:r>
        <w:r w:rsidRPr="0029034D">
          <w:rPr>
            <w:rFonts w:ascii="Times New Roman" w:eastAsia="MS Mincho" w:hAnsi="Times New Roman"/>
            <w:i/>
            <w:szCs w:val="20"/>
            <w:vertAlign w:val="subscript"/>
            <w:lang w:val="en-AU"/>
          </w:rPr>
          <w:t xml:space="preserve">1,3 </w:t>
        </w:r>
        <w:r w:rsidRPr="0029034D">
          <w:rPr>
            <w:rFonts w:ascii="Times New Roman" w:eastAsia="MS Mincho" w:hAnsi="Times New Roman"/>
            <w:szCs w:val="20"/>
            <w:lang w:val="en-AU"/>
          </w:rPr>
          <w:t>= 0</w:t>
        </w:r>
      </w:ins>
      <w:del w:id="571" w:author="Qualcomm" w:date="2018-04-16T16:18:00Z">
        <w:r w:rsidRPr="0029034D" w:rsidDel="005920DC">
          <w:rPr>
            <w:rFonts w:ascii="Times New Roman" w:eastAsia="MS Mincho" w:hAnsi="Times New Roman"/>
            <w:color w:val="000000"/>
            <w:szCs w:val="20"/>
          </w:rPr>
          <w:delText>.</w:delText>
        </w:r>
      </w:del>
    </w:p>
    <w:p w14:paraId="24BF93EE" w14:textId="77777777" w:rsidR="0029034D" w:rsidRPr="0029034D" w:rsidDel="005920DC" w:rsidRDefault="0029034D" w:rsidP="0029034D">
      <w:pPr>
        <w:ind w:left="568" w:hanging="284"/>
        <w:rPr>
          <w:del w:id="572" w:author="Qualcomm" w:date="2018-04-16T16:18:00Z"/>
          <w:rFonts w:ascii="Times New Roman" w:eastAsia="MS Mincho" w:hAnsi="Times New Roman"/>
          <w:i/>
          <w:szCs w:val="20"/>
          <w:lang w:val="en-AU"/>
        </w:rPr>
      </w:pPr>
      <w:del w:id="573" w:author="Qualcomm" w:date="2018-04-16T16:18:00Z">
        <w:r w:rsidRPr="0029034D" w:rsidDel="005920DC">
          <w:rPr>
            <w:rFonts w:ascii="Times New Roman" w:eastAsia="MS Mincho" w:hAnsi="Times New Roman"/>
            <w:szCs w:val="20"/>
            <w:lang w:val="en-AU"/>
          </w:rPr>
          <w:delText>-</w:delText>
        </w:r>
        <w:r w:rsidRPr="0029034D" w:rsidDel="005920DC">
          <w:rPr>
            <w:rFonts w:ascii="Times New Roman" w:eastAsia="MS Mincho" w:hAnsi="Times New Roman"/>
            <w:szCs w:val="20"/>
            <w:lang w:val="en-AU"/>
          </w:rPr>
          <w:tab/>
          <w:delText xml:space="preserve">otherwise </w:delText>
        </w:r>
        <w:r w:rsidRPr="0029034D" w:rsidDel="005920DC">
          <w:rPr>
            <w:rFonts w:ascii="Times New Roman" w:eastAsia="MS Mincho" w:hAnsi="Times New Roman"/>
            <w:i/>
            <w:szCs w:val="20"/>
            <w:lang w:val="en-AU"/>
          </w:rPr>
          <w:delText>d</w:delText>
        </w:r>
        <w:r w:rsidRPr="0029034D" w:rsidDel="005920DC">
          <w:rPr>
            <w:rFonts w:ascii="Times New Roman" w:eastAsia="MS Mincho" w:hAnsi="Times New Roman"/>
            <w:i/>
            <w:szCs w:val="20"/>
            <w:vertAlign w:val="subscript"/>
            <w:lang w:val="en-AU"/>
          </w:rPr>
          <w:delText xml:space="preserve">1,2 </w:delText>
        </w:r>
        <w:r w:rsidRPr="0029034D" w:rsidDel="005920DC">
          <w:rPr>
            <w:rFonts w:ascii="Times New Roman" w:eastAsia="MS Mincho" w:hAnsi="Times New Roman"/>
            <w:szCs w:val="20"/>
            <w:lang w:val="en-AU"/>
          </w:rPr>
          <w:delText>= 0.</w:delText>
        </w:r>
      </w:del>
    </w:p>
    <w:p w14:paraId="649AE4DB" w14:textId="77777777" w:rsidR="0029034D" w:rsidRPr="0029034D" w:rsidRDefault="0029034D" w:rsidP="0029034D">
      <w:pPr>
        <w:ind w:left="720" w:hanging="720"/>
        <w:rPr>
          <w:color w:val="FF0000"/>
        </w:rPr>
      </w:pPr>
      <w:r w:rsidRPr="0029034D">
        <w:rPr>
          <w:color w:val="FF0000"/>
        </w:rPr>
        <w:t>------ End of Text Proposal ------</w:t>
      </w:r>
    </w:p>
    <w:p w14:paraId="254A85C5" w14:textId="77777777" w:rsidR="0029034D" w:rsidRPr="0029034D" w:rsidRDefault="0029034D" w:rsidP="0029034D">
      <w:pPr>
        <w:ind w:left="720" w:hanging="720"/>
        <w:rPr>
          <w:b/>
          <w:lang w:eastAsia="x-none"/>
        </w:rPr>
      </w:pPr>
    </w:p>
    <w:p w14:paraId="36FA92BC" w14:textId="2CBA95FD" w:rsidR="0029034D" w:rsidRPr="0029034D" w:rsidRDefault="0029034D" w:rsidP="0029034D">
      <w:pPr>
        <w:ind w:left="720" w:hanging="720"/>
        <w:rPr>
          <w:b/>
          <w:szCs w:val="20"/>
          <w:lang w:eastAsia="x-none"/>
        </w:rPr>
      </w:pPr>
      <w:r w:rsidRPr="0029034D">
        <w:rPr>
          <w:szCs w:val="20"/>
          <w:highlight w:val="green"/>
          <w:lang w:eastAsia="x-none"/>
        </w:rPr>
        <w:t>Agreement</w:t>
      </w:r>
      <w:r w:rsidRPr="0029034D">
        <w:rPr>
          <w:b/>
          <w:szCs w:val="20"/>
          <w:lang w:eastAsia="x-none"/>
        </w:rPr>
        <w:t>:</w:t>
      </w:r>
    </w:p>
    <w:p w14:paraId="45DC0AAB" w14:textId="00E5B5FF" w:rsidR="0029034D" w:rsidRPr="0029034D" w:rsidRDefault="007E7DE0" w:rsidP="00BC4EF6">
      <w:pPr>
        <w:numPr>
          <w:ilvl w:val="0"/>
          <w:numId w:val="112"/>
        </w:numPr>
        <w:rPr>
          <w:szCs w:val="20"/>
        </w:rPr>
      </w:pPr>
      <w:r>
        <w:rPr>
          <w:szCs w:val="20"/>
        </w:rPr>
        <w:t>C</w:t>
      </w:r>
      <w:r w:rsidR="0029034D" w:rsidRPr="0029034D">
        <w:rPr>
          <w:szCs w:val="20"/>
        </w:rPr>
        <w:t>onfirm the following working assumption:</w:t>
      </w:r>
    </w:p>
    <w:p w14:paraId="259209D4" w14:textId="77777777" w:rsidR="0029034D" w:rsidRPr="0029034D" w:rsidRDefault="0029034D" w:rsidP="00BC4EF6">
      <w:pPr>
        <w:numPr>
          <w:ilvl w:val="1"/>
          <w:numId w:val="112"/>
        </w:numPr>
        <w:rPr>
          <w:szCs w:val="20"/>
        </w:rPr>
      </w:pPr>
      <w:r w:rsidRPr="0029034D">
        <w:rPr>
          <w:szCs w:val="20"/>
        </w:rPr>
        <w:t>For broadcast PDSCH, MCS is limited to QPSK, rank is limited to 1.</w:t>
      </w:r>
    </w:p>
    <w:p w14:paraId="6E8FDD55" w14:textId="77777777" w:rsidR="0029034D" w:rsidRPr="0029034D" w:rsidRDefault="0029034D" w:rsidP="0029034D">
      <w:pPr>
        <w:ind w:left="720" w:hanging="720"/>
        <w:rPr>
          <w:b/>
          <w:lang w:eastAsia="x-none"/>
        </w:rPr>
      </w:pPr>
    </w:p>
    <w:p w14:paraId="202B057C" w14:textId="77777777" w:rsidR="0029034D" w:rsidRPr="0029034D" w:rsidRDefault="0029034D" w:rsidP="0029034D">
      <w:pPr>
        <w:ind w:left="720" w:hanging="720"/>
        <w:rPr>
          <w:b/>
          <w:szCs w:val="20"/>
          <w:lang w:eastAsia="x-none"/>
        </w:rPr>
      </w:pPr>
      <w:r w:rsidRPr="0029034D">
        <w:rPr>
          <w:szCs w:val="20"/>
          <w:highlight w:val="green"/>
          <w:lang w:eastAsia="x-none"/>
        </w:rPr>
        <w:t>Agreements</w:t>
      </w:r>
      <w:r w:rsidRPr="0029034D">
        <w:rPr>
          <w:b/>
          <w:szCs w:val="20"/>
          <w:lang w:eastAsia="x-none"/>
        </w:rPr>
        <w:t>:</w:t>
      </w:r>
    </w:p>
    <w:p w14:paraId="2D7E2669" w14:textId="77777777" w:rsidR="0029034D" w:rsidRPr="0029034D" w:rsidRDefault="0029034D" w:rsidP="00BC4EF6">
      <w:pPr>
        <w:numPr>
          <w:ilvl w:val="0"/>
          <w:numId w:val="113"/>
        </w:numPr>
        <w:rPr>
          <w:szCs w:val="20"/>
        </w:rPr>
      </w:pPr>
      <w:r w:rsidRPr="0029034D">
        <w:rPr>
          <w:szCs w:val="20"/>
        </w:rPr>
        <w:t>Adopt the corresponding text proposals:</w:t>
      </w:r>
    </w:p>
    <w:p w14:paraId="5B94651B" w14:textId="77777777" w:rsidR="0029034D" w:rsidRPr="0029034D" w:rsidRDefault="0029034D" w:rsidP="0029034D">
      <w:pPr>
        <w:ind w:left="720" w:hanging="720"/>
        <w:rPr>
          <w:color w:val="FF0000"/>
          <w:szCs w:val="20"/>
        </w:rPr>
      </w:pPr>
      <w:r w:rsidRPr="0029034D">
        <w:rPr>
          <w:color w:val="FF0000"/>
          <w:szCs w:val="20"/>
        </w:rPr>
        <w:t>----- Text proposals for 38.214, 5.1.1.1 -----</w:t>
      </w:r>
    </w:p>
    <w:p w14:paraId="66F7AA47" w14:textId="77777777" w:rsidR="0029034D" w:rsidRPr="0029034D" w:rsidRDefault="0029034D" w:rsidP="0029034D">
      <w:ins w:id="574" w:author="Qualcomm" w:date="2018-04-17T08:57:00Z">
        <w:r w:rsidRPr="0029034D">
          <w:t>F</w:t>
        </w:r>
      </w:ins>
      <w:r w:rsidRPr="0029034D">
        <w:t>or transmission scheme 1 of the PDSCH, the UE may assume that a gNB transmission on the PDSCH would be performed with up to 8 transmission layers on antenna ports 1000-1011 as defined in Subclause 7.3.1.4 of [4, TS 38.211]</w:t>
      </w:r>
      <w:ins w:id="575" w:author="Qualcomm" w:date="2018-04-17T08:57:00Z">
        <w:r w:rsidRPr="0029034D">
          <w:t>, subject to the DMRS reception procedures in Subclause 5.1.6.2</w:t>
        </w:r>
      </w:ins>
      <w:ins w:id="576" w:author="Qualcomm" w:date="2018-04-06T07:08:00Z">
        <w:r w:rsidRPr="0029034D">
          <w:t>.</w:t>
        </w:r>
      </w:ins>
    </w:p>
    <w:p w14:paraId="464C4E18" w14:textId="77777777" w:rsidR="0029034D" w:rsidRPr="0029034D" w:rsidRDefault="0029034D" w:rsidP="0029034D">
      <w:pPr>
        <w:ind w:left="720" w:hanging="720"/>
        <w:rPr>
          <w:color w:val="FF0000"/>
          <w:szCs w:val="20"/>
        </w:rPr>
      </w:pPr>
      <w:r w:rsidRPr="0029034D">
        <w:rPr>
          <w:color w:val="FF0000"/>
          <w:szCs w:val="20"/>
        </w:rPr>
        <w:t>&lt;unchanged text omitted&gt;</w:t>
      </w:r>
    </w:p>
    <w:p w14:paraId="785CC28F" w14:textId="77777777" w:rsidR="0029034D" w:rsidRPr="0029034D" w:rsidRDefault="0029034D" w:rsidP="0029034D">
      <w:ins w:id="577" w:author="Qualcomm" w:date="2018-04-06T07:10:00Z">
        <w:r w:rsidRPr="0029034D">
          <w:rPr>
            <w:color w:val="000000"/>
          </w:rPr>
          <w:t>T</w:t>
        </w:r>
      </w:ins>
      <w:r w:rsidRPr="0029034D">
        <w:rPr>
          <w:color w:val="000000"/>
        </w:rPr>
        <w:t xml:space="preserve">he UE shall use </w:t>
      </w:r>
      <w:r w:rsidRPr="0029034D">
        <w:rPr>
          <w:i/>
        </w:rPr>
        <w:t>I</w:t>
      </w:r>
      <w:r w:rsidRPr="0029034D">
        <w:rPr>
          <w:i/>
          <w:vertAlign w:val="subscript"/>
        </w:rPr>
        <w:t>MCS</w:t>
      </w:r>
      <w:r w:rsidRPr="0029034D">
        <w:t xml:space="preserve"> and Table 5.1.3.1-2 to determine the modulation order (</w:t>
      </w:r>
      <w:r w:rsidRPr="0029034D">
        <w:rPr>
          <w:i/>
        </w:rPr>
        <w:t>Q</w:t>
      </w:r>
      <w:r w:rsidRPr="0029034D">
        <w:rPr>
          <w:i/>
          <w:vertAlign w:val="subscript"/>
        </w:rPr>
        <w:t>m</w:t>
      </w:r>
      <w:r w:rsidRPr="0029034D">
        <w:t>) and Target code rate (</w:t>
      </w:r>
      <w:r w:rsidRPr="0029034D">
        <w:rPr>
          <w:i/>
        </w:rPr>
        <w:t>R</w:t>
      </w:r>
      <w:r w:rsidRPr="0029034D">
        <w:t xml:space="preserve">) used in the physical downlink shared channel scheduled with other RNTIs than C-RNTI. The UE is not expected to decode a PDSCH scheduled with </w:t>
      </w:r>
      <w:ins w:id="578" w:author="Qualcomm" w:date="2018-04-06T07:10:00Z">
        <w:r w:rsidRPr="0029034D">
          <w:t xml:space="preserve">P-RNTI, RA-RNTI, </w:t>
        </w:r>
      </w:ins>
      <w:ins w:id="579" w:author="Qualcomm" w:date="2018-04-17T08:49:00Z">
        <w:r w:rsidRPr="0029034D">
          <w:t xml:space="preserve">or </w:t>
        </w:r>
      </w:ins>
      <w:r w:rsidRPr="0029034D">
        <w:t>SI-RNTI and (</w:t>
      </w:r>
      <w:r w:rsidRPr="0029034D">
        <w:rPr>
          <w:i/>
        </w:rPr>
        <w:t>Q</w:t>
      </w:r>
      <w:r w:rsidRPr="0029034D">
        <w:rPr>
          <w:i/>
          <w:vertAlign w:val="subscript"/>
        </w:rPr>
        <w:t>m</w:t>
      </w:r>
      <w:r w:rsidRPr="0029034D">
        <w:t>) &gt; 2.</w:t>
      </w:r>
    </w:p>
    <w:p w14:paraId="19A0F1F8" w14:textId="77777777" w:rsidR="0029034D" w:rsidRPr="0029034D" w:rsidRDefault="0029034D" w:rsidP="0029034D">
      <w:pPr>
        <w:ind w:left="720" w:hanging="720"/>
        <w:rPr>
          <w:szCs w:val="20"/>
        </w:rPr>
      </w:pPr>
      <w:r w:rsidRPr="0029034D">
        <w:rPr>
          <w:color w:val="FF0000"/>
          <w:szCs w:val="20"/>
        </w:rPr>
        <w:t>----- End of Text Proposal -----</w:t>
      </w:r>
    </w:p>
    <w:p w14:paraId="4E6F810C" w14:textId="77777777" w:rsidR="0029034D" w:rsidRPr="0029034D" w:rsidRDefault="0029034D" w:rsidP="0029034D">
      <w:pPr>
        <w:ind w:left="720" w:hanging="720"/>
        <w:rPr>
          <w:b/>
          <w:lang w:eastAsia="x-none"/>
        </w:rPr>
      </w:pPr>
    </w:p>
    <w:p w14:paraId="26B68DEA" w14:textId="1433D10D" w:rsidR="0029034D" w:rsidRPr="0029034D" w:rsidRDefault="0029034D" w:rsidP="0029034D">
      <w:pPr>
        <w:ind w:left="720" w:hanging="720"/>
        <w:rPr>
          <w:szCs w:val="20"/>
          <w:lang w:eastAsia="x-none"/>
        </w:rPr>
      </w:pPr>
      <w:r w:rsidRPr="0029034D">
        <w:rPr>
          <w:szCs w:val="20"/>
          <w:highlight w:val="green"/>
          <w:lang w:eastAsia="x-none"/>
        </w:rPr>
        <w:t>Agreement</w:t>
      </w:r>
      <w:r w:rsidRPr="0029034D">
        <w:rPr>
          <w:szCs w:val="20"/>
          <w:lang w:eastAsia="x-none"/>
        </w:rPr>
        <w:t>:</w:t>
      </w:r>
    </w:p>
    <w:p w14:paraId="446F1AB5" w14:textId="77777777" w:rsidR="0029034D" w:rsidRPr="0029034D" w:rsidRDefault="0029034D" w:rsidP="00BC4EF6">
      <w:pPr>
        <w:numPr>
          <w:ilvl w:val="0"/>
          <w:numId w:val="114"/>
        </w:numPr>
        <w:rPr>
          <w:szCs w:val="20"/>
          <w:lang w:eastAsia="x-none"/>
        </w:rPr>
      </w:pPr>
      <w:r w:rsidRPr="0029034D">
        <w:rPr>
          <w:szCs w:val="20"/>
          <w:lang w:eastAsia="x-none"/>
        </w:rPr>
        <w:lastRenderedPageBreak/>
        <w:t>Confirm the following working assumption:</w:t>
      </w:r>
    </w:p>
    <w:p w14:paraId="75605D47" w14:textId="77777777" w:rsidR="0029034D" w:rsidRPr="0029034D" w:rsidRDefault="0029034D" w:rsidP="00BC4EF6">
      <w:pPr>
        <w:numPr>
          <w:ilvl w:val="1"/>
          <w:numId w:val="114"/>
        </w:numPr>
        <w:rPr>
          <w:szCs w:val="20"/>
        </w:rPr>
      </w:pPr>
      <w:r w:rsidRPr="0029034D">
        <w:rPr>
          <w:szCs w:val="20"/>
        </w:rPr>
        <w:t>P-RNTI PDSCH is not required to be decoded by UE in RRC_CONNECTED mode</w:t>
      </w:r>
    </w:p>
    <w:p w14:paraId="0CE77098" w14:textId="77777777" w:rsidR="0029034D" w:rsidRPr="0029034D" w:rsidRDefault="0029034D" w:rsidP="00BC4EF6">
      <w:pPr>
        <w:numPr>
          <w:ilvl w:val="2"/>
          <w:numId w:val="114"/>
        </w:numPr>
        <w:rPr>
          <w:szCs w:val="20"/>
        </w:rPr>
      </w:pPr>
      <w:r w:rsidRPr="0029034D">
        <w:rPr>
          <w:szCs w:val="20"/>
        </w:rPr>
        <w:t xml:space="preserve">Note: P-RNTI PDCCH may not schedule a P-RNTI PDSCH but rather carries the message by itself, which may be used for e.g. </w:t>
      </w:r>
      <w:r w:rsidRPr="0029034D">
        <w:rPr>
          <w:i/>
          <w:iCs/>
          <w:szCs w:val="20"/>
        </w:rPr>
        <w:t>systemInfoModification</w:t>
      </w:r>
      <w:r w:rsidRPr="0029034D">
        <w:rPr>
          <w:rFonts w:hint="eastAsia"/>
          <w:i/>
          <w:iCs/>
          <w:szCs w:val="20"/>
        </w:rPr>
        <w:t xml:space="preserve">, </w:t>
      </w:r>
      <w:r w:rsidRPr="0029034D">
        <w:rPr>
          <w:i/>
          <w:iCs/>
          <w:szCs w:val="20"/>
        </w:rPr>
        <w:t>cmas-Indication, and etws-Indication</w:t>
      </w:r>
    </w:p>
    <w:p w14:paraId="25D73E2E" w14:textId="77777777" w:rsidR="0029034D" w:rsidRPr="0029034D" w:rsidRDefault="0029034D" w:rsidP="0029034D">
      <w:pPr>
        <w:ind w:left="720" w:hanging="720"/>
        <w:rPr>
          <w:b/>
          <w:lang w:eastAsia="x-none"/>
        </w:rPr>
      </w:pPr>
    </w:p>
    <w:p w14:paraId="4AE14A8B" w14:textId="77777777" w:rsidR="00BD3147" w:rsidRPr="00BD3147" w:rsidRDefault="00BD3147" w:rsidP="00BD3147">
      <w:pPr>
        <w:ind w:left="720" w:hanging="720"/>
        <w:rPr>
          <w:b/>
          <w:szCs w:val="20"/>
          <w:highlight w:val="darkYellow"/>
          <w:lang w:eastAsia="x-none"/>
        </w:rPr>
      </w:pPr>
      <w:r w:rsidRPr="00BD3147">
        <w:rPr>
          <w:szCs w:val="20"/>
          <w:highlight w:val="darkYellow"/>
          <w:lang w:eastAsia="x-none"/>
        </w:rPr>
        <w:t>Working assumption</w:t>
      </w:r>
      <w:r w:rsidRPr="00BD3147">
        <w:rPr>
          <w:b/>
          <w:szCs w:val="20"/>
          <w:highlight w:val="darkYellow"/>
          <w:lang w:eastAsia="x-none"/>
        </w:rPr>
        <w:t>:</w:t>
      </w:r>
    </w:p>
    <w:p w14:paraId="3FF5822D" w14:textId="77777777" w:rsidR="00BD3147" w:rsidRPr="00BD3147" w:rsidRDefault="00BD3147" w:rsidP="00BC4EF6">
      <w:pPr>
        <w:numPr>
          <w:ilvl w:val="0"/>
          <w:numId w:val="114"/>
        </w:numPr>
        <w:rPr>
          <w:rFonts w:cs="Times"/>
          <w:szCs w:val="20"/>
        </w:rPr>
      </w:pPr>
      <w:r w:rsidRPr="00BD3147">
        <w:rPr>
          <w:szCs w:val="20"/>
        </w:rPr>
        <w:t xml:space="preserve">For baseline (Capability 1) UE processing times, for PDSCH mapping type B with 2-symbol duration, the minimum UE processing times are defined as the following where N1 is the corresponding value from Table 5.3-1 of TS 38.214: </w:t>
      </w:r>
    </w:p>
    <w:p w14:paraId="488FBD5B" w14:textId="77777777" w:rsidR="00BD3147" w:rsidRPr="00BD3147" w:rsidRDefault="00BD3147" w:rsidP="00BC4EF6">
      <w:pPr>
        <w:numPr>
          <w:ilvl w:val="1"/>
          <w:numId w:val="114"/>
        </w:numPr>
        <w:rPr>
          <w:rFonts w:cs="Times"/>
          <w:szCs w:val="20"/>
        </w:rPr>
      </w:pPr>
      <w:r w:rsidRPr="00BD3147">
        <w:rPr>
          <w:rFonts w:cs="Times"/>
          <w:szCs w:val="20"/>
        </w:rPr>
        <w:t>N1 + 3 + d symbols when there is a time-domain overlap of ‘d’ symbols (d = {0,1,2}) between the scheduling PDCCH and the scheduled PDSCH</w:t>
      </w:r>
    </w:p>
    <w:p w14:paraId="59D1CC93" w14:textId="1CFBFF81" w:rsidR="0029034D" w:rsidRDefault="0029034D" w:rsidP="005F0FB1">
      <w:pPr>
        <w:ind w:left="720" w:hanging="720"/>
      </w:pPr>
    </w:p>
    <w:p w14:paraId="0A85B934" w14:textId="6557F924" w:rsidR="00BD3147" w:rsidRPr="008148AD" w:rsidRDefault="008148AD" w:rsidP="005F0FB1">
      <w:pPr>
        <w:ind w:left="720" w:hanging="720"/>
        <w:rPr>
          <w:b/>
        </w:rPr>
      </w:pPr>
      <w:r w:rsidRPr="008148AD">
        <w:rPr>
          <w:b/>
        </w:rPr>
        <w:t>Thursday</w:t>
      </w:r>
    </w:p>
    <w:p w14:paraId="7AFDCDFD" w14:textId="4620B112" w:rsidR="008148AD" w:rsidRPr="008148AD" w:rsidRDefault="00603E09" w:rsidP="008148AD">
      <w:pPr>
        <w:ind w:left="720" w:hanging="720"/>
        <w:rPr>
          <w:b/>
        </w:rPr>
      </w:pPr>
      <w:hyperlink r:id="rId1718" w:history="1">
        <w:r w:rsidR="00FE4C7E">
          <w:rPr>
            <w:rStyle w:val="Hyperlink"/>
            <w:b/>
          </w:rPr>
          <w:t>R1-1805686</w:t>
        </w:r>
      </w:hyperlink>
      <w:r w:rsidR="008148AD" w:rsidRPr="008148AD">
        <w:rPr>
          <w:b/>
        </w:rPr>
        <w:tab/>
        <w:t>Simultaneous Decoding of System Information</w:t>
      </w:r>
      <w:r w:rsidR="008148AD" w:rsidRPr="008148AD">
        <w:rPr>
          <w:b/>
        </w:rPr>
        <w:tab/>
        <w:t>Qualcomm</w:t>
      </w:r>
    </w:p>
    <w:p w14:paraId="7687C6A6" w14:textId="77777777" w:rsidR="008148AD" w:rsidRDefault="008148AD" w:rsidP="008148A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0B65780" w14:textId="64B09B9D" w:rsidR="008148AD" w:rsidRDefault="008148AD" w:rsidP="008148AD">
      <w:pPr>
        <w:ind w:left="720" w:hanging="720"/>
      </w:pPr>
    </w:p>
    <w:p w14:paraId="773A8D7A" w14:textId="77777777" w:rsidR="00175422" w:rsidRPr="00175422" w:rsidRDefault="00175422" w:rsidP="00175422">
      <w:pPr>
        <w:ind w:left="720" w:hanging="720"/>
        <w:rPr>
          <w:b/>
          <w:szCs w:val="20"/>
          <w:lang w:eastAsia="x-none"/>
        </w:rPr>
      </w:pPr>
      <w:r w:rsidRPr="00175422">
        <w:rPr>
          <w:szCs w:val="20"/>
          <w:highlight w:val="green"/>
          <w:lang w:eastAsia="x-none"/>
        </w:rPr>
        <w:t>Agreements</w:t>
      </w:r>
      <w:r w:rsidRPr="00175422">
        <w:rPr>
          <w:b/>
          <w:szCs w:val="20"/>
          <w:lang w:eastAsia="x-none"/>
        </w:rPr>
        <w:t>:</w:t>
      </w:r>
    </w:p>
    <w:p w14:paraId="1C5284D2" w14:textId="77777777" w:rsidR="00175422" w:rsidRPr="00175422" w:rsidRDefault="00175422" w:rsidP="00175422">
      <w:pPr>
        <w:ind w:left="720" w:hanging="720"/>
        <w:rPr>
          <w:szCs w:val="20"/>
          <w:lang w:eastAsia="x-none"/>
        </w:rPr>
      </w:pPr>
      <w:r w:rsidRPr="00175422">
        <w:rPr>
          <w:szCs w:val="20"/>
          <w:lang w:eastAsia="x-none"/>
        </w:rPr>
        <w:t>The previous WA is confirmed with updates:</w:t>
      </w:r>
    </w:p>
    <w:p w14:paraId="24BE3DBD" w14:textId="77777777" w:rsidR="00175422" w:rsidRPr="00175422" w:rsidRDefault="00175422" w:rsidP="00175422">
      <w:pPr>
        <w:numPr>
          <w:ilvl w:val="0"/>
          <w:numId w:val="287"/>
        </w:numPr>
        <w:rPr>
          <w:szCs w:val="20"/>
        </w:rPr>
      </w:pPr>
      <w:r w:rsidRPr="00175422">
        <w:rPr>
          <w:szCs w:val="20"/>
        </w:rPr>
        <w:t>While UE acquires SI upon being triggered by Paging DCI</w:t>
      </w:r>
    </w:p>
    <w:p w14:paraId="31534025" w14:textId="77777777" w:rsidR="00175422" w:rsidRPr="00175422" w:rsidRDefault="00175422" w:rsidP="00175422">
      <w:pPr>
        <w:numPr>
          <w:ilvl w:val="1"/>
          <w:numId w:val="287"/>
        </w:numPr>
        <w:rPr>
          <w:szCs w:val="20"/>
        </w:rPr>
      </w:pPr>
      <w:r w:rsidRPr="00175422">
        <w:rPr>
          <w:szCs w:val="20"/>
        </w:rPr>
        <w:t>UE is not required to decode C-RNTI PDSCH if the SI-RNTI PDSCH is overlapped with at least one symbol</w:t>
      </w:r>
    </w:p>
    <w:p w14:paraId="61D0A607" w14:textId="77777777" w:rsidR="00175422" w:rsidRPr="00175422" w:rsidRDefault="00175422" w:rsidP="00175422">
      <w:pPr>
        <w:numPr>
          <w:ilvl w:val="0"/>
          <w:numId w:val="287"/>
        </w:numPr>
        <w:rPr>
          <w:szCs w:val="20"/>
        </w:rPr>
      </w:pPr>
      <w:r w:rsidRPr="00175422">
        <w:rPr>
          <w:szCs w:val="20"/>
        </w:rPr>
        <w:t>In case UE autonomously monitors SI-RNTI PDCCH while monitoring C-RNTI PDCCH, and both SI-RNTI PDSCH and C-RNTI PDSCH are overlapped with at least one symbol, the UE is not required to decode SI-RNTI PDSCH</w:t>
      </w:r>
    </w:p>
    <w:p w14:paraId="1C7E4B8A" w14:textId="77777777" w:rsidR="00175422" w:rsidRPr="00175422" w:rsidRDefault="00175422">
      <w:pPr>
        <w:numPr>
          <w:ilvl w:val="0"/>
          <w:numId w:val="287"/>
        </w:numPr>
        <w:rPr>
          <w:szCs w:val="20"/>
        </w:rPr>
        <w:pPrChange w:id="580" w:author="Qualcomm" w:date="2018-04-19T14:44:00Z">
          <w:pPr>
            <w:numPr>
              <w:ilvl w:val="1"/>
              <w:numId w:val="11"/>
            </w:numPr>
            <w:tabs>
              <w:tab w:val="num" w:pos="1440"/>
            </w:tabs>
            <w:ind w:left="1440" w:hanging="360"/>
          </w:pPr>
        </w:pPrChange>
      </w:pPr>
      <w:r w:rsidRPr="00175422">
        <w:rPr>
          <w:szCs w:val="20"/>
        </w:rPr>
        <w:t xml:space="preserve"> </w:t>
      </w:r>
      <w:r w:rsidRPr="00175422">
        <w:rPr>
          <w:color w:val="FF0000"/>
          <w:szCs w:val="20"/>
          <w:u w:val="single"/>
        </w:rPr>
        <w:t>(Working assumption)</w:t>
      </w:r>
      <w:r w:rsidRPr="00175422">
        <w:rPr>
          <w:szCs w:val="20"/>
        </w:rPr>
        <w:t xml:space="preserve">The first two bullets apply unless TBS of SI-RNTI PDSCH ≤ </w:t>
      </w:r>
      <w:del w:id="581" w:author="Qualcomm" w:date="2018-04-19T14:44:00Z">
        <w:r w:rsidRPr="00175422" w:rsidDel="00B31986">
          <w:rPr>
            <w:szCs w:val="20"/>
          </w:rPr>
          <w:delText xml:space="preserve">2216 </w:delText>
        </w:r>
      </w:del>
      <w:ins w:id="582" w:author="Qualcomm" w:date="2018-04-19T14:44:00Z">
        <w:r w:rsidRPr="00175422">
          <w:rPr>
            <w:szCs w:val="20"/>
          </w:rPr>
          <w:t xml:space="preserve">2976 </w:t>
        </w:r>
      </w:ins>
      <w:r w:rsidRPr="00175422">
        <w:rPr>
          <w:szCs w:val="20"/>
        </w:rPr>
        <w:t>for FR1, then UE decodes both SI-RNTI PDSCH and C-RNTI PDSCH</w:t>
      </w:r>
      <w:ins w:id="583" w:author="Qualcomm" w:date="2018-04-18T19:20:00Z">
        <w:r w:rsidRPr="00175422">
          <w:rPr>
            <w:szCs w:val="20"/>
          </w:rPr>
          <w:t xml:space="preserve"> </w:t>
        </w:r>
      </w:ins>
    </w:p>
    <w:p w14:paraId="34249D50" w14:textId="77777777" w:rsidR="00175422" w:rsidRPr="00175422" w:rsidRDefault="00175422" w:rsidP="00175422">
      <w:pPr>
        <w:numPr>
          <w:ilvl w:val="0"/>
          <w:numId w:val="287"/>
        </w:numPr>
        <w:rPr>
          <w:szCs w:val="20"/>
        </w:rPr>
      </w:pPr>
      <w:r w:rsidRPr="00175422">
        <w:rPr>
          <w:szCs w:val="20"/>
        </w:rPr>
        <w:t>The first two bullets always apply in FR2</w:t>
      </w:r>
    </w:p>
    <w:p w14:paraId="7BB3D808" w14:textId="77777777" w:rsidR="00175422" w:rsidRPr="00175422" w:rsidRDefault="00175422" w:rsidP="00175422">
      <w:pPr>
        <w:ind w:left="720" w:hanging="720"/>
        <w:rPr>
          <w:szCs w:val="20"/>
        </w:rPr>
      </w:pPr>
    </w:p>
    <w:p w14:paraId="3D73A02B" w14:textId="442473FB" w:rsidR="00175422" w:rsidRDefault="00603E09" w:rsidP="00175422">
      <w:pPr>
        <w:ind w:left="720" w:hanging="720"/>
        <w:rPr>
          <w:b/>
          <w:szCs w:val="20"/>
        </w:rPr>
      </w:pPr>
      <w:hyperlink r:id="rId1719" w:history="1">
        <w:r w:rsidR="00FE4C7E">
          <w:rPr>
            <w:rStyle w:val="Hyperlink"/>
            <w:b/>
            <w:szCs w:val="20"/>
          </w:rPr>
          <w:t>R1-1805687</w:t>
        </w:r>
      </w:hyperlink>
      <w:r w:rsidR="00175422" w:rsidRPr="00175422">
        <w:rPr>
          <w:b/>
          <w:szCs w:val="20"/>
        </w:rPr>
        <w:tab/>
        <w:t>Baseline Capability #1 Remaining Issues</w:t>
      </w:r>
      <w:r w:rsidR="00175422" w:rsidRPr="00175422">
        <w:rPr>
          <w:b/>
          <w:szCs w:val="20"/>
        </w:rPr>
        <w:tab/>
        <w:t>Qualcomm</w:t>
      </w:r>
    </w:p>
    <w:p w14:paraId="20841C7D" w14:textId="77777777" w:rsidR="00175422" w:rsidRDefault="00175422" w:rsidP="0017542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48F14BAD" w14:textId="77777777" w:rsidR="00175422" w:rsidRPr="00175422" w:rsidRDefault="00175422" w:rsidP="00175422">
      <w:pPr>
        <w:ind w:left="720" w:hanging="720"/>
        <w:rPr>
          <w:b/>
          <w:szCs w:val="20"/>
        </w:rPr>
      </w:pPr>
    </w:p>
    <w:p w14:paraId="17D475CE" w14:textId="77777777" w:rsidR="00175422" w:rsidRPr="00175422" w:rsidRDefault="00175422" w:rsidP="00175422">
      <w:pPr>
        <w:ind w:left="720" w:hanging="720"/>
        <w:rPr>
          <w:b/>
          <w:szCs w:val="20"/>
        </w:rPr>
      </w:pPr>
      <w:r w:rsidRPr="00175422">
        <w:rPr>
          <w:b/>
          <w:szCs w:val="20"/>
          <w:u w:val="single"/>
        </w:rPr>
        <w:t>Conclusion</w:t>
      </w:r>
      <w:r w:rsidRPr="00175422">
        <w:rPr>
          <w:b/>
          <w:szCs w:val="20"/>
        </w:rPr>
        <w:t>:</w:t>
      </w:r>
    </w:p>
    <w:p w14:paraId="4CB80DB1" w14:textId="77777777" w:rsidR="00175422" w:rsidRPr="00175422" w:rsidRDefault="00175422" w:rsidP="00175422">
      <w:pPr>
        <w:ind w:left="720" w:hanging="720"/>
        <w:rPr>
          <w:szCs w:val="20"/>
        </w:rPr>
      </w:pPr>
      <w:r w:rsidRPr="00175422">
        <w:rPr>
          <w:szCs w:val="20"/>
        </w:rPr>
        <w:t>Consider whether further handling on UE processing time may be needed in the following cases</w:t>
      </w:r>
    </w:p>
    <w:p w14:paraId="4BF21F6F" w14:textId="77777777" w:rsidR="00175422" w:rsidRPr="00175422" w:rsidRDefault="00175422" w:rsidP="00CA6223">
      <w:pPr>
        <w:pStyle w:val="ListParagraph"/>
        <w:numPr>
          <w:ilvl w:val="0"/>
          <w:numId w:val="291"/>
        </w:numPr>
      </w:pPr>
      <w:r w:rsidRPr="00175422">
        <w:t>L1 is the length</w:t>
      </w:r>
      <w:bookmarkStart w:id="584" w:name="_Hlk511846103"/>
      <w:r w:rsidRPr="00175422">
        <w:t xml:space="preserve"> (in symbols)</w:t>
      </w:r>
      <w:bookmarkEnd w:id="584"/>
      <w:r w:rsidRPr="00175422">
        <w:t xml:space="preserve"> of a first PDSCH allocation</w:t>
      </w:r>
    </w:p>
    <w:p w14:paraId="22ACC0E4" w14:textId="77777777" w:rsidR="00175422" w:rsidRPr="00175422" w:rsidRDefault="00175422" w:rsidP="00CA6223">
      <w:pPr>
        <w:pStyle w:val="ListParagraph"/>
        <w:numPr>
          <w:ilvl w:val="1"/>
          <w:numId w:val="291"/>
        </w:numPr>
      </w:pPr>
      <w:r w:rsidRPr="00175422">
        <w:t xml:space="preserve">L1-dmrs is location of last DMRS in the allocation </w:t>
      </w:r>
    </w:p>
    <w:p w14:paraId="58709CF4" w14:textId="77777777" w:rsidR="00175422" w:rsidRPr="00175422" w:rsidRDefault="00175422" w:rsidP="00CA6223">
      <w:pPr>
        <w:pStyle w:val="ListParagraph"/>
        <w:numPr>
          <w:ilvl w:val="0"/>
          <w:numId w:val="291"/>
        </w:numPr>
      </w:pPr>
      <w:r w:rsidRPr="00175422">
        <w:t>L2 is the length (in symbols) of a second PDSCH allocation</w:t>
      </w:r>
    </w:p>
    <w:p w14:paraId="73422A55" w14:textId="77777777" w:rsidR="00175422" w:rsidRPr="00175422" w:rsidRDefault="00175422" w:rsidP="00CA6223">
      <w:pPr>
        <w:pStyle w:val="ListParagraph"/>
        <w:numPr>
          <w:ilvl w:val="1"/>
          <w:numId w:val="291"/>
        </w:numPr>
      </w:pPr>
      <w:r w:rsidRPr="00175422">
        <w:t xml:space="preserve">L2-dmrs is location of last DMRS in the allocation </w:t>
      </w:r>
    </w:p>
    <w:p w14:paraId="4C5EFC15" w14:textId="77777777" w:rsidR="00175422" w:rsidRPr="00175422" w:rsidRDefault="00175422" w:rsidP="00CA6223">
      <w:pPr>
        <w:pStyle w:val="ListParagraph"/>
        <w:numPr>
          <w:ilvl w:val="0"/>
          <w:numId w:val="291"/>
        </w:numPr>
      </w:pPr>
      <w:r w:rsidRPr="00175422">
        <w:t>g is the delay (in symbols) between the first and second PDSCH allocation</w:t>
      </w:r>
    </w:p>
    <w:p w14:paraId="72F99F8C" w14:textId="77777777" w:rsidR="00175422" w:rsidRPr="00175422" w:rsidRDefault="00175422" w:rsidP="00CA6223">
      <w:pPr>
        <w:pStyle w:val="ListParagraph"/>
        <w:numPr>
          <w:ilvl w:val="0"/>
          <w:numId w:val="291"/>
        </w:numPr>
      </w:pPr>
      <w:r w:rsidRPr="00175422">
        <w:t>In case where L1 – L2 – g &gt; 0</w:t>
      </w:r>
    </w:p>
    <w:p w14:paraId="6D6AA99B" w14:textId="77777777" w:rsidR="00175422" w:rsidRPr="00175422" w:rsidRDefault="00175422" w:rsidP="00CA6223">
      <w:pPr>
        <w:pStyle w:val="ListParagraph"/>
        <w:numPr>
          <w:ilvl w:val="0"/>
          <w:numId w:val="291"/>
        </w:numPr>
      </w:pPr>
      <w:r w:rsidRPr="00175422">
        <w:t>The DMRS locations between the first and second PDSCH allocation are different</w:t>
      </w:r>
    </w:p>
    <w:p w14:paraId="2FF980F1" w14:textId="77777777" w:rsidR="00175422" w:rsidRPr="00175422" w:rsidRDefault="00175422" w:rsidP="00175422">
      <w:pPr>
        <w:ind w:left="720" w:hanging="720"/>
        <w:rPr>
          <w:lang w:eastAsia="x-none"/>
        </w:rPr>
      </w:pPr>
    </w:p>
    <w:p w14:paraId="5D109FCB" w14:textId="775D21A6" w:rsidR="00175422" w:rsidRPr="00175422" w:rsidRDefault="00603E09" w:rsidP="00175422">
      <w:pPr>
        <w:ind w:left="720" w:hanging="720"/>
        <w:rPr>
          <w:b/>
          <w:szCs w:val="20"/>
        </w:rPr>
      </w:pPr>
      <w:hyperlink r:id="rId1720" w:history="1">
        <w:r w:rsidR="00FE4C7E">
          <w:rPr>
            <w:rStyle w:val="Hyperlink"/>
            <w:b/>
            <w:szCs w:val="20"/>
          </w:rPr>
          <w:t>R1-1805688</w:t>
        </w:r>
      </w:hyperlink>
      <w:r w:rsidR="00175422" w:rsidRPr="00175422">
        <w:rPr>
          <w:b/>
          <w:szCs w:val="20"/>
        </w:rPr>
        <w:tab/>
        <w:t>Aggressive Capability #2 Processing Time</w:t>
      </w:r>
      <w:r w:rsidR="00175422" w:rsidRPr="00175422">
        <w:rPr>
          <w:b/>
          <w:szCs w:val="20"/>
        </w:rPr>
        <w:tab/>
        <w:t>Qualcomm</w:t>
      </w:r>
    </w:p>
    <w:p w14:paraId="4C2A5272" w14:textId="77777777" w:rsidR="00175422" w:rsidRDefault="00175422" w:rsidP="0017542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4E0AAC1B" w14:textId="77777777" w:rsidR="00175422" w:rsidRPr="00175422" w:rsidRDefault="00175422" w:rsidP="00175422">
      <w:pPr>
        <w:ind w:left="720" w:hanging="720"/>
        <w:rPr>
          <w:b/>
          <w:lang w:eastAsia="x-none"/>
        </w:rPr>
      </w:pPr>
    </w:p>
    <w:p w14:paraId="1D1D9E36" w14:textId="77777777" w:rsidR="00175422" w:rsidRPr="00175422" w:rsidRDefault="00175422" w:rsidP="00175422">
      <w:pPr>
        <w:ind w:left="720" w:hanging="720"/>
        <w:rPr>
          <w:b/>
          <w:lang w:eastAsia="x-none"/>
        </w:rPr>
      </w:pPr>
      <w:r w:rsidRPr="00175422">
        <w:rPr>
          <w:b/>
          <w:u w:val="single"/>
          <w:lang w:eastAsia="x-none"/>
        </w:rPr>
        <w:t>Conclusion</w:t>
      </w:r>
      <w:r w:rsidRPr="00175422">
        <w:rPr>
          <w:b/>
          <w:lang w:eastAsia="x-none"/>
        </w:rPr>
        <w:t>:</w:t>
      </w:r>
    </w:p>
    <w:p w14:paraId="144B4853" w14:textId="77777777" w:rsidR="00175422" w:rsidRPr="00175422" w:rsidRDefault="00175422" w:rsidP="00CA6223">
      <w:r w:rsidRPr="00175422">
        <w:t>At least for the following conditions below, the processing times listed in Table 2 have been considered as potential candidates for specification of Capability #2, although there has been no conclusion on the final value.</w:t>
      </w:r>
    </w:p>
    <w:p w14:paraId="27224F4D" w14:textId="77777777" w:rsidR="00175422" w:rsidRPr="00CA6223" w:rsidRDefault="00175422" w:rsidP="00CA6223">
      <w:pPr>
        <w:pStyle w:val="ListParagraph"/>
        <w:numPr>
          <w:ilvl w:val="0"/>
          <w:numId w:val="292"/>
        </w:numPr>
        <w:rPr>
          <w:b/>
          <w:u w:val="single"/>
        </w:rPr>
      </w:pPr>
      <w:r w:rsidRPr="00175422">
        <w:rPr>
          <w:lang w:eastAsia="ko-KR"/>
        </w:rPr>
        <w:t>Single numerology for PDCCH, PDSCH, and PUSCH and no UCI multiplexing</w:t>
      </w:r>
    </w:p>
    <w:p w14:paraId="6A490AD2" w14:textId="77777777" w:rsidR="00175422" w:rsidRPr="00175422" w:rsidRDefault="00175422" w:rsidP="00CA6223">
      <w:pPr>
        <w:pStyle w:val="ListParagraph"/>
        <w:numPr>
          <w:ilvl w:val="0"/>
          <w:numId w:val="292"/>
        </w:numPr>
      </w:pPr>
      <w:r w:rsidRPr="00175422">
        <w:t>Case 1-1: PDCCH monitoring on up to three OFDM symbols at the beginning of a slot</w:t>
      </w:r>
    </w:p>
    <w:p w14:paraId="0F310FEE" w14:textId="77777777" w:rsidR="00175422" w:rsidRPr="00175422" w:rsidRDefault="00175422" w:rsidP="00CA6223">
      <w:pPr>
        <w:pStyle w:val="ListParagraph"/>
        <w:numPr>
          <w:ilvl w:val="0"/>
          <w:numId w:val="292"/>
        </w:numPr>
      </w:pPr>
      <w:r w:rsidRPr="00175422">
        <w:t>PDSCH allocation with at least 7 symbols is supported</w:t>
      </w:r>
    </w:p>
    <w:p w14:paraId="683CD7AE" w14:textId="77777777" w:rsidR="00175422" w:rsidRPr="00175422" w:rsidRDefault="00175422" w:rsidP="00CA6223">
      <w:pPr>
        <w:pStyle w:val="ListParagraph"/>
        <w:numPr>
          <w:ilvl w:val="0"/>
          <w:numId w:val="292"/>
        </w:numPr>
      </w:pPr>
      <w:r w:rsidRPr="00175422">
        <w:t>One unicast PDSCH received and/or one unicast PUSCH transmitted within the same slot</w:t>
      </w:r>
    </w:p>
    <w:p w14:paraId="012B0D39" w14:textId="77777777" w:rsidR="00175422" w:rsidRPr="00175422" w:rsidRDefault="00175422" w:rsidP="00CA6223">
      <w:pPr>
        <w:pStyle w:val="ListParagraph"/>
        <w:numPr>
          <w:ilvl w:val="1"/>
          <w:numId w:val="292"/>
        </w:numPr>
      </w:pPr>
      <w:r w:rsidRPr="00175422">
        <w:t>FFS: More than one PDSCH and/or PUSCH case</w:t>
      </w:r>
    </w:p>
    <w:p w14:paraId="6BA70378" w14:textId="77777777" w:rsidR="00175422" w:rsidRPr="00CA6223" w:rsidRDefault="00175422" w:rsidP="00CA6223">
      <w:pPr>
        <w:pStyle w:val="ListParagraph"/>
        <w:numPr>
          <w:ilvl w:val="0"/>
          <w:numId w:val="292"/>
        </w:numPr>
        <w:rPr>
          <w:b/>
          <w:u w:val="single"/>
        </w:rPr>
      </w:pPr>
      <w:r w:rsidRPr="00175422">
        <w:rPr>
          <w:lang w:eastAsia="ko-KR"/>
        </w:rPr>
        <w:t>Single CC</w:t>
      </w:r>
    </w:p>
    <w:p w14:paraId="013D028B" w14:textId="77777777" w:rsidR="00175422" w:rsidRPr="00CA6223" w:rsidRDefault="00175422" w:rsidP="00CA6223">
      <w:pPr>
        <w:pStyle w:val="ListParagraph"/>
        <w:numPr>
          <w:ilvl w:val="1"/>
          <w:numId w:val="292"/>
        </w:numPr>
        <w:rPr>
          <w:b/>
          <w:u w:val="single"/>
        </w:rPr>
      </w:pPr>
      <w:r w:rsidRPr="00175422">
        <w:rPr>
          <w:lang w:eastAsia="ko-KR"/>
        </w:rPr>
        <w:t>FFS: CA case with and without cross-carrier scheduling</w:t>
      </w:r>
    </w:p>
    <w:p w14:paraId="1C973563" w14:textId="77777777" w:rsidR="00175422" w:rsidRPr="00175422" w:rsidRDefault="00175422" w:rsidP="00CA6223">
      <w:pPr>
        <w:pStyle w:val="ListParagraph"/>
        <w:numPr>
          <w:ilvl w:val="0"/>
          <w:numId w:val="292"/>
        </w:numPr>
      </w:pPr>
      <w:r w:rsidRPr="00175422">
        <w:t>For C-RNTI only</w:t>
      </w:r>
    </w:p>
    <w:p w14:paraId="6FE7D4DB" w14:textId="77777777" w:rsidR="00175422" w:rsidRPr="00175422" w:rsidRDefault="00175422" w:rsidP="00CA6223">
      <w:pPr>
        <w:pStyle w:val="ListParagraph"/>
        <w:numPr>
          <w:ilvl w:val="1"/>
          <w:numId w:val="292"/>
        </w:numPr>
      </w:pPr>
      <w:r w:rsidRPr="00175422">
        <w:t>FFS: also applicable to the cases when C-RNTI and with other broadcast RNTIs are processed simultaneously by the UE</w:t>
      </w:r>
    </w:p>
    <w:p w14:paraId="2BDDBC40" w14:textId="77777777" w:rsidR="00175422" w:rsidRPr="00175422" w:rsidRDefault="00175422" w:rsidP="00CA6223">
      <w:pPr>
        <w:pStyle w:val="ListParagraph"/>
        <w:numPr>
          <w:ilvl w:val="0"/>
          <w:numId w:val="292"/>
        </w:numPr>
      </w:pPr>
      <w:r w:rsidRPr="00175422">
        <w:t>FFS: whether Capability #2 relaxation is applied dynamically depending on conditions</w:t>
      </w:r>
    </w:p>
    <w:p w14:paraId="748BA7A8" w14:textId="77777777" w:rsidR="00175422" w:rsidRPr="00175422" w:rsidRDefault="00175422" w:rsidP="00CA6223">
      <w:pPr>
        <w:pStyle w:val="ListParagraph"/>
        <w:numPr>
          <w:ilvl w:val="0"/>
          <w:numId w:val="292"/>
        </w:numPr>
      </w:pPr>
      <w:r w:rsidRPr="00175422">
        <w:t>Note: Companies are also encouraged to provide processing times for 60kHz (FR1)</w:t>
      </w:r>
    </w:p>
    <w:p w14:paraId="2CABD204" w14:textId="77777777" w:rsidR="00175422" w:rsidRPr="00175422" w:rsidRDefault="00175422" w:rsidP="00CA6223">
      <w:pPr>
        <w:pStyle w:val="ListParagraph"/>
        <w:numPr>
          <w:ilvl w:val="0"/>
          <w:numId w:val="292"/>
        </w:numPr>
      </w:pPr>
      <w:r w:rsidRPr="00175422">
        <w:t>Note: Companies are also encouraged to provide conditions under which more aggressive processing times (within the range) could be enabled</w:t>
      </w:r>
    </w:p>
    <w:p w14:paraId="56A4B234" w14:textId="77777777" w:rsidR="00175422" w:rsidRPr="00175422" w:rsidRDefault="00175422" w:rsidP="00175422">
      <w:pPr>
        <w:ind w:leftChars="400" w:left="1520" w:hanging="720"/>
        <w:rPr>
          <w:rFonts w:ascii="Times New Roman" w:hAnsi="Times New Roman"/>
          <w:szCs w:val="20"/>
          <w:lang w:eastAsia="x-none"/>
        </w:rPr>
      </w:pPr>
    </w:p>
    <w:p w14:paraId="07554B10" w14:textId="77777777" w:rsidR="00175422" w:rsidRPr="00175422" w:rsidRDefault="00175422" w:rsidP="00CA6223">
      <w:pPr>
        <w:pStyle w:val="TH"/>
      </w:pPr>
      <w:r w:rsidRPr="00175422">
        <w:lastRenderedPageBreak/>
        <w:t>Table 2. UE Processing Times for Capability #2</w:t>
      </w:r>
    </w:p>
    <w:tbl>
      <w:tblPr>
        <w:tblW w:w="9536"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66"/>
        <w:gridCol w:w="1609"/>
        <w:gridCol w:w="1261"/>
        <w:gridCol w:w="2352"/>
        <w:gridCol w:w="2348"/>
      </w:tblGrid>
      <w:tr w:rsidR="00175422" w:rsidRPr="00175422" w14:paraId="0F4DE0F1" w14:textId="77777777" w:rsidTr="00CA6223">
        <w:trPr>
          <w:trHeight w:val="20"/>
        </w:trPr>
        <w:tc>
          <w:tcPr>
            <w:tcW w:w="1966" w:type="dxa"/>
            <w:shd w:val="clear" w:color="auto" w:fill="auto"/>
            <w:tcMar>
              <w:top w:w="0" w:type="dxa"/>
              <w:left w:w="108" w:type="dxa"/>
              <w:bottom w:w="0" w:type="dxa"/>
              <w:right w:w="108" w:type="dxa"/>
            </w:tcMar>
            <w:vAlign w:val="center"/>
            <w:hideMark/>
          </w:tcPr>
          <w:p w14:paraId="6E2D53F1" w14:textId="77777777" w:rsidR="00175422" w:rsidRPr="00175422" w:rsidRDefault="00175422" w:rsidP="00CA6223">
            <w:pPr>
              <w:pStyle w:val="TAH"/>
              <w:rPr>
                <w:rFonts w:eastAsia="MS Mincho"/>
              </w:rPr>
            </w:pPr>
            <w:r w:rsidRPr="00175422">
              <w:rPr>
                <w:rFonts w:eastAsia="MS Mincho"/>
              </w:rPr>
              <w:t>Configuration</w:t>
            </w:r>
          </w:p>
        </w:tc>
        <w:tc>
          <w:tcPr>
            <w:tcW w:w="1609" w:type="dxa"/>
            <w:shd w:val="clear" w:color="auto" w:fill="auto"/>
            <w:tcMar>
              <w:top w:w="0" w:type="dxa"/>
              <w:left w:w="108" w:type="dxa"/>
              <w:bottom w:w="0" w:type="dxa"/>
              <w:right w:w="108" w:type="dxa"/>
            </w:tcMar>
            <w:vAlign w:val="center"/>
            <w:hideMark/>
          </w:tcPr>
          <w:p w14:paraId="5BFA280E" w14:textId="77777777" w:rsidR="00175422" w:rsidRPr="00175422" w:rsidRDefault="00175422" w:rsidP="00CA6223">
            <w:pPr>
              <w:pStyle w:val="TAH"/>
              <w:rPr>
                <w:rFonts w:eastAsia="MS Mincho"/>
              </w:rPr>
            </w:pPr>
            <w:r w:rsidRPr="00175422">
              <w:rPr>
                <w:rFonts w:eastAsia="MS Mincho"/>
              </w:rPr>
              <w:t>HARQ Timing Parameter</w:t>
            </w:r>
          </w:p>
        </w:tc>
        <w:tc>
          <w:tcPr>
            <w:tcW w:w="1261" w:type="dxa"/>
            <w:shd w:val="clear" w:color="auto" w:fill="auto"/>
            <w:tcMar>
              <w:top w:w="0" w:type="dxa"/>
              <w:left w:w="108" w:type="dxa"/>
              <w:bottom w:w="0" w:type="dxa"/>
              <w:right w:w="108" w:type="dxa"/>
            </w:tcMar>
            <w:vAlign w:val="center"/>
            <w:hideMark/>
          </w:tcPr>
          <w:p w14:paraId="26DF8352" w14:textId="77777777" w:rsidR="00175422" w:rsidRPr="00175422" w:rsidRDefault="00175422" w:rsidP="00CA6223">
            <w:pPr>
              <w:pStyle w:val="TAH"/>
              <w:rPr>
                <w:rFonts w:eastAsia="MS Mincho"/>
              </w:rPr>
            </w:pPr>
            <w:r w:rsidRPr="00175422">
              <w:rPr>
                <w:rFonts w:eastAsia="MS Mincho"/>
              </w:rPr>
              <w:t>Units</w:t>
            </w:r>
          </w:p>
        </w:tc>
        <w:tc>
          <w:tcPr>
            <w:tcW w:w="2352" w:type="dxa"/>
            <w:shd w:val="clear" w:color="auto" w:fill="auto"/>
            <w:tcMar>
              <w:top w:w="0" w:type="dxa"/>
              <w:left w:w="108" w:type="dxa"/>
              <w:bottom w:w="0" w:type="dxa"/>
              <w:right w:w="108" w:type="dxa"/>
            </w:tcMar>
            <w:vAlign w:val="center"/>
            <w:hideMark/>
          </w:tcPr>
          <w:p w14:paraId="67BD9948" w14:textId="77777777" w:rsidR="00175422" w:rsidRPr="00175422" w:rsidRDefault="00175422" w:rsidP="00CA6223">
            <w:pPr>
              <w:pStyle w:val="TAH"/>
              <w:rPr>
                <w:rFonts w:eastAsia="MS Mincho"/>
              </w:rPr>
            </w:pPr>
            <w:r w:rsidRPr="00175422">
              <w:rPr>
                <w:rFonts w:eastAsia="MS Mincho"/>
              </w:rPr>
              <w:t>15 KHz SCS</w:t>
            </w:r>
          </w:p>
        </w:tc>
        <w:tc>
          <w:tcPr>
            <w:tcW w:w="2348" w:type="dxa"/>
            <w:shd w:val="clear" w:color="auto" w:fill="auto"/>
            <w:tcMar>
              <w:top w:w="0" w:type="dxa"/>
              <w:left w:w="108" w:type="dxa"/>
              <w:bottom w:w="0" w:type="dxa"/>
              <w:right w:w="108" w:type="dxa"/>
            </w:tcMar>
            <w:vAlign w:val="center"/>
            <w:hideMark/>
          </w:tcPr>
          <w:p w14:paraId="6FAE5DB5" w14:textId="77777777" w:rsidR="00175422" w:rsidRPr="00175422" w:rsidRDefault="00175422" w:rsidP="00CA6223">
            <w:pPr>
              <w:pStyle w:val="TAH"/>
              <w:rPr>
                <w:rFonts w:eastAsia="MS Mincho"/>
              </w:rPr>
            </w:pPr>
            <w:r w:rsidRPr="00175422">
              <w:rPr>
                <w:rFonts w:eastAsia="MS Mincho"/>
              </w:rPr>
              <w:t>30 KHz SCS</w:t>
            </w:r>
          </w:p>
        </w:tc>
      </w:tr>
      <w:tr w:rsidR="00175422" w:rsidRPr="00175422" w14:paraId="495287A5" w14:textId="77777777" w:rsidTr="00CA6223">
        <w:trPr>
          <w:trHeight w:val="20"/>
        </w:trPr>
        <w:tc>
          <w:tcPr>
            <w:tcW w:w="1966" w:type="dxa"/>
            <w:shd w:val="clear" w:color="auto" w:fill="auto"/>
            <w:tcMar>
              <w:top w:w="0" w:type="dxa"/>
              <w:left w:w="108" w:type="dxa"/>
              <w:bottom w:w="0" w:type="dxa"/>
              <w:right w:w="108" w:type="dxa"/>
            </w:tcMar>
            <w:hideMark/>
          </w:tcPr>
          <w:p w14:paraId="39BB3E84" w14:textId="77777777" w:rsidR="00175422" w:rsidRPr="00175422" w:rsidRDefault="00175422" w:rsidP="00CA6223">
            <w:pPr>
              <w:pStyle w:val="TAL"/>
              <w:rPr>
                <w:lang w:eastAsia="en-GB"/>
              </w:rPr>
            </w:pPr>
            <w:r w:rsidRPr="00175422">
              <w:rPr>
                <w:lang w:eastAsia="zh-TW"/>
              </w:rPr>
              <w:t>Front-loaded DMRS only</w:t>
            </w:r>
          </w:p>
        </w:tc>
        <w:tc>
          <w:tcPr>
            <w:tcW w:w="1609" w:type="dxa"/>
            <w:shd w:val="clear" w:color="auto" w:fill="auto"/>
            <w:tcMar>
              <w:top w:w="0" w:type="dxa"/>
              <w:left w:w="108" w:type="dxa"/>
              <w:bottom w:w="0" w:type="dxa"/>
              <w:right w:w="108" w:type="dxa"/>
            </w:tcMar>
            <w:hideMark/>
          </w:tcPr>
          <w:p w14:paraId="5F5A13EF" w14:textId="77777777" w:rsidR="00175422" w:rsidRPr="00175422" w:rsidRDefault="00175422" w:rsidP="00CA6223">
            <w:pPr>
              <w:pStyle w:val="TAL"/>
              <w:rPr>
                <w:lang w:eastAsia="en-GB"/>
              </w:rPr>
            </w:pPr>
            <w:r w:rsidRPr="00175422">
              <w:rPr>
                <w:lang w:eastAsia="en-GB"/>
              </w:rPr>
              <w:t>N1</w:t>
            </w:r>
          </w:p>
        </w:tc>
        <w:tc>
          <w:tcPr>
            <w:tcW w:w="1261" w:type="dxa"/>
            <w:shd w:val="clear" w:color="auto" w:fill="auto"/>
            <w:tcMar>
              <w:top w:w="0" w:type="dxa"/>
              <w:left w:w="108" w:type="dxa"/>
              <w:bottom w:w="0" w:type="dxa"/>
              <w:right w:w="108" w:type="dxa"/>
            </w:tcMar>
            <w:hideMark/>
          </w:tcPr>
          <w:p w14:paraId="1DBBAAB1" w14:textId="77777777" w:rsidR="00175422" w:rsidRPr="00175422" w:rsidRDefault="00175422" w:rsidP="00CA6223">
            <w:pPr>
              <w:pStyle w:val="TAL"/>
              <w:rPr>
                <w:lang w:eastAsia="en-GB"/>
              </w:rPr>
            </w:pPr>
            <w:r w:rsidRPr="00175422">
              <w:rPr>
                <w:lang w:eastAsia="en-GB"/>
              </w:rPr>
              <w:t>Symbols</w:t>
            </w:r>
          </w:p>
        </w:tc>
        <w:tc>
          <w:tcPr>
            <w:tcW w:w="2352" w:type="dxa"/>
            <w:shd w:val="clear" w:color="auto" w:fill="auto"/>
            <w:tcMar>
              <w:top w:w="0" w:type="dxa"/>
              <w:left w:w="108" w:type="dxa"/>
              <w:bottom w:w="0" w:type="dxa"/>
              <w:right w:w="108" w:type="dxa"/>
            </w:tcMar>
            <w:hideMark/>
          </w:tcPr>
          <w:p w14:paraId="43900D3C" w14:textId="77777777" w:rsidR="00175422" w:rsidRPr="00175422" w:rsidRDefault="00175422" w:rsidP="00CA6223">
            <w:pPr>
              <w:pStyle w:val="TAL"/>
              <w:rPr>
                <w:lang w:eastAsia="zh-TW"/>
              </w:rPr>
            </w:pPr>
            <w:r w:rsidRPr="00175422">
              <w:rPr>
                <w:lang w:eastAsia="zh-TW"/>
              </w:rPr>
              <w:t>[2.5-4]</w:t>
            </w:r>
          </w:p>
        </w:tc>
        <w:tc>
          <w:tcPr>
            <w:tcW w:w="2348" w:type="dxa"/>
            <w:shd w:val="clear" w:color="auto" w:fill="auto"/>
            <w:tcMar>
              <w:top w:w="0" w:type="dxa"/>
              <w:left w:w="108" w:type="dxa"/>
              <w:bottom w:w="0" w:type="dxa"/>
              <w:right w:w="108" w:type="dxa"/>
            </w:tcMar>
            <w:hideMark/>
          </w:tcPr>
          <w:p w14:paraId="085894D6" w14:textId="77777777" w:rsidR="00175422" w:rsidRPr="00175422" w:rsidRDefault="00175422" w:rsidP="00CA6223">
            <w:pPr>
              <w:pStyle w:val="TAL"/>
              <w:rPr>
                <w:lang w:eastAsia="en-GB"/>
              </w:rPr>
            </w:pPr>
            <w:r w:rsidRPr="00175422">
              <w:rPr>
                <w:lang w:eastAsia="zh-TW"/>
              </w:rPr>
              <w:t>[2.5-6]</w:t>
            </w:r>
          </w:p>
        </w:tc>
      </w:tr>
      <w:tr w:rsidR="00175422" w:rsidRPr="00175422" w14:paraId="35C42B79" w14:textId="77777777" w:rsidTr="00CA6223">
        <w:trPr>
          <w:trHeight w:val="20"/>
        </w:trPr>
        <w:tc>
          <w:tcPr>
            <w:tcW w:w="1966" w:type="dxa"/>
            <w:shd w:val="clear" w:color="auto" w:fill="auto"/>
            <w:tcMar>
              <w:top w:w="0" w:type="dxa"/>
              <w:left w:w="108" w:type="dxa"/>
              <w:bottom w:w="0" w:type="dxa"/>
              <w:right w:w="108" w:type="dxa"/>
            </w:tcMar>
            <w:hideMark/>
          </w:tcPr>
          <w:p w14:paraId="7E2A9DBA" w14:textId="77777777" w:rsidR="00175422" w:rsidRPr="00175422" w:rsidRDefault="00175422" w:rsidP="00CA6223">
            <w:pPr>
              <w:pStyle w:val="TAL"/>
              <w:rPr>
                <w:lang w:eastAsia="en-GB"/>
              </w:rPr>
            </w:pPr>
            <w:r w:rsidRPr="00175422">
              <w:rPr>
                <w:lang w:eastAsia="zh-TW"/>
              </w:rPr>
              <w:t>Frequency-first RE-mapping</w:t>
            </w:r>
          </w:p>
        </w:tc>
        <w:tc>
          <w:tcPr>
            <w:tcW w:w="1609" w:type="dxa"/>
            <w:shd w:val="clear" w:color="auto" w:fill="auto"/>
            <w:tcMar>
              <w:top w:w="0" w:type="dxa"/>
              <w:left w:w="108" w:type="dxa"/>
              <w:bottom w:w="0" w:type="dxa"/>
              <w:right w:w="108" w:type="dxa"/>
            </w:tcMar>
            <w:hideMark/>
          </w:tcPr>
          <w:p w14:paraId="43F1F224" w14:textId="77777777" w:rsidR="00175422" w:rsidRPr="00175422" w:rsidRDefault="00175422" w:rsidP="00CA6223">
            <w:pPr>
              <w:pStyle w:val="TAL"/>
              <w:rPr>
                <w:lang w:eastAsia="en-GB"/>
              </w:rPr>
            </w:pPr>
            <w:r w:rsidRPr="00175422">
              <w:rPr>
                <w:lang w:eastAsia="en-GB"/>
              </w:rPr>
              <w:t>N2</w:t>
            </w:r>
            <w:r w:rsidRPr="00175422">
              <w:rPr>
                <w:vertAlign w:val="superscript"/>
                <w:lang w:eastAsia="en-GB"/>
              </w:rPr>
              <w:t>1</w:t>
            </w:r>
          </w:p>
        </w:tc>
        <w:tc>
          <w:tcPr>
            <w:tcW w:w="1261" w:type="dxa"/>
            <w:shd w:val="clear" w:color="auto" w:fill="auto"/>
            <w:tcMar>
              <w:top w:w="0" w:type="dxa"/>
              <w:left w:w="108" w:type="dxa"/>
              <w:bottom w:w="0" w:type="dxa"/>
              <w:right w:w="108" w:type="dxa"/>
            </w:tcMar>
            <w:hideMark/>
          </w:tcPr>
          <w:p w14:paraId="33E31570" w14:textId="77777777" w:rsidR="00175422" w:rsidRPr="00175422" w:rsidRDefault="00175422" w:rsidP="00CA6223">
            <w:pPr>
              <w:pStyle w:val="TAL"/>
              <w:rPr>
                <w:lang w:eastAsia="en-GB"/>
              </w:rPr>
            </w:pPr>
            <w:r w:rsidRPr="00175422">
              <w:rPr>
                <w:lang w:eastAsia="en-GB"/>
              </w:rPr>
              <w:t>Symbols</w:t>
            </w:r>
          </w:p>
        </w:tc>
        <w:tc>
          <w:tcPr>
            <w:tcW w:w="2352" w:type="dxa"/>
            <w:shd w:val="clear" w:color="auto" w:fill="auto"/>
            <w:tcMar>
              <w:top w:w="0" w:type="dxa"/>
              <w:left w:w="108" w:type="dxa"/>
              <w:bottom w:w="0" w:type="dxa"/>
              <w:right w:w="108" w:type="dxa"/>
            </w:tcMar>
            <w:hideMark/>
          </w:tcPr>
          <w:p w14:paraId="29BA32AB" w14:textId="77777777" w:rsidR="00175422" w:rsidRPr="00175422" w:rsidRDefault="00175422" w:rsidP="00CA6223">
            <w:pPr>
              <w:pStyle w:val="TAL"/>
              <w:rPr>
                <w:lang w:eastAsia="zh-TW"/>
              </w:rPr>
            </w:pPr>
            <w:r w:rsidRPr="00175422">
              <w:rPr>
                <w:lang w:eastAsia="zh-TW"/>
              </w:rPr>
              <w:t>[2.5-6]</w:t>
            </w:r>
          </w:p>
        </w:tc>
        <w:tc>
          <w:tcPr>
            <w:tcW w:w="2348" w:type="dxa"/>
            <w:shd w:val="clear" w:color="auto" w:fill="auto"/>
            <w:tcMar>
              <w:top w:w="0" w:type="dxa"/>
              <w:left w:w="108" w:type="dxa"/>
              <w:bottom w:w="0" w:type="dxa"/>
              <w:right w:w="108" w:type="dxa"/>
            </w:tcMar>
            <w:hideMark/>
          </w:tcPr>
          <w:p w14:paraId="6736A0D0" w14:textId="77777777" w:rsidR="00175422" w:rsidRPr="00175422" w:rsidRDefault="00175422" w:rsidP="00CA6223">
            <w:pPr>
              <w:pStyle w:val="TAL"/>
              <w:rPr>
                <w:lang w:eastAsia="en-GB"/>
              </w:rPr>
            </w:pPr>
            <w:r w:rsidRPr="00175422">
              <w:rPr>
                <w:lang w:eastAsia="zh-TW"/>
              </w:rPr>
              <w:t>[2.5-6]</w:t>
            </w:r>
          </w:p>
        </w:tc>
      </w:tr>
      <w:tr w:rsidR="00CA6223" w:rsidRPr="00175422" w14:paraId="6F0297A9" w14:textId="77777777" w:rsidTr="00CA6223">
        <w:trPr>
          <w:trHeight w:val="20"/>
        </w:trPr>
        <w:tc>
          <w:tcPr>
            <w:tcW w:w="9536" w:type="dxa"/>
            <w:gridSpan w:val="5"/>
            <w:shd w:val="clear" w:color="auto" w:fill="auto"/>
            <w:tcMar>
              <w:top w:w="0" w:type="dxa"/>
              <w:left w:w="108" w:type="dxa"/>
              <w:bottom w:w="0" w:type="dxa"/>
              <w:right w:w="108" w:type="dxa"/>
            </w:tcMar>
          </w:tcPr>
          <w:p w14:paraId="27FEA4BC" w14:textId="3BDE2661" w:rsidR="00CA6223" w:rsidRPr="00175422" w:rsidRDefault="00CA6223" w:rsidP="00CA6223">
            <w:pPr>
              <w:pStyle w:val="TAL"/>
              <w:rPr>
                <w:lang w:eastAsia="zh-TW"/>
              </w:rPr>
            </w:pPr>
            <w:r w:rsidRPr="00175422">
              <w:rPr>
                <w:vertAlign w:val="superscript"/>
                <w:lang w:eastAsia="ko-KR"/>
              </w:rPr>
              <w:t>1</w:t>
            </w:r>
            <w:r w:rsidRPr="00175422">
              <w:rPr>
                <w:lang w:eastAsia="ko-KR"/>
              </w:rPr>
              <w:t>If 1</w:t>
            </w:r>
            <w:r w:rsidRPr="00175422">
              <w:rPr>
                <w:vertAlign w:val="superscript"/>
                <w:lang w:eastAsia="ko-KR"/>
              </w:rPr>
              <w:t>st</w:t>
            </w:r>
            <w:r w:rsidRPr="00175422">
              <w:rPr>
                <w:lang w:eastAsia="ko-KR"/>
              </w:rPr>
              <w:t xml:space="preserve"> symbol of PUSCH is data-only or FDM data with DMRS, then add 1 symbol to N2 in table.</w:t>
            </w:r>
          </w:p>
        </w:tc>
      </w:tr>
    </w:tbl>
    <w:p w14:paraId="2B9376E4" w14:textId="77777777" w:rsidR="00175422" w:rsidRPr="00175422" w:rsidRDefault="00175422" w:rsidP="00175422">
      <w:pPr>
        <w:ind w:left="720" w:hanging="720"/>
        <w:rPr>
          <w:lang w:eastAsia="x-none"/>
        </w:rPr>
      </w:pPr>
    </w:p>
    <w:p w14:paraId="664EC2FB" w14:textId="08807DD8" w:rsidR="008148AD" w:rsidRPr="00C760B6" w:rsidRDefault="00C760B6" w:rsidP="008148AD">
      <w:pPr>
        <w:ind w:left="720" w:hanging="720"/>
        <w:rPr>
          <w:b/>
        </w:rPr>
      </w:pPr>
      <w:r w:rsidRPr="00C760B6">
        <w:rPr>
          <w:b/>
        </w:rPr>
        <w:t>Friday</w:t>
      </w:r>
    </w:p>
    <w:p w14:paraId="390389F5" w14:textId="77777777" w:rsidR="00C760B6" w:rsidRPr="00C760B6" w:rsidRDefault="00C760B6" w:rsidP="00C760B6">
      <w:pPr>
        <w:ind w:left="720" w:hanging="720"/>
        <w:rPr>
          <w:b/>
          <w:lang w:eastAsia="x-none"/>
        </w:rPr>
      </w:pPr>
      <w:r w:rsidRPr="00C760B6">
        <w:rPr>
          <w:b/>
          <w:lang w:eastAsia="x-none"/>
        </w:rPr>
        <w:t>R1-1805746</w:t>
      </w:r>
      <w:r w:rsidRPr="00C760B6">
        <w:rPr>
          <w:b/>
          <w:lang w:eastAsia="x-none"/>
        </w:rPr>
        <w:tab/>
        <w:t>Summary of DL/UL scheduling and HARQ management</w:t>
      </w:r>
      <w:r w:rsidRPr="00C760B6">
        <w:rPr>
          <w:b/>
          <w:lang w:eastAsia="x-none"/>
        </w:rPr>
        <w:tab/>
        <w:t>Qualcomm</w:t>
      </w:r>
    </w:p>
    <w:p w14:paraId="337F6954" w14:textId="77777777" w:rsidR="00C760B6" w:rsidRDefault="00C760B6" w:rsidP="00C760B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6EFE20F" w14:textId="77777777" w:rsidR="00C760B6" w:rsidRPr="00C760B6" w:rsidRDefault="00C760B6" w:rsidP="00C760B6">
      <w:pPr>
        <w:ind w:left="720" w:hanging="720"/>
        <w:rPr>
          <w:lang w:eastAsia="x-none"/>
        </w:rPr>
      </w:pPr>
    </w:p>
    <w:p w14:paraId="6BC04CFC" w14:textId="77777777" w:rsidR="00C760B6" w:rsidRPr="00C760B6" w:rsidRDefault="00C760B6" w:rsidP="00C760B6">
      <w:pPr>
        <w:ind w:left="720" w:hanging="720"/>
        <w:rPr>
          <w:lang w:eastAsia="x-none"/>
        </w:rPr>
      </w:pPr>
      <w:r w:rsidRPr="00C760B6">
        <w:rPr>
          <w:b/>
          <w:u w:val="single"/>
          <w:lang w:eastAsia="x-none"/>
        </w:rPr>
        <w:t>Conclusion</w:t>
      </w:r>
      <w:r w:rsidRPr="00C760B6">
        <w:rPr>
          <w:lang w:eastAsia="x-none"/>
        </w:rPr>
        <w:t>:</w:t>
      </w:r>
    </w:p>
    <w:p w14:paraId="4B566358" w14:textId="77777777" w:rsidR="00C760B6" w:rsidRPr="00C760B6" w:rsidRDefault="00C760B6" w:rsidP="00C760B6">
      <w:pPr>
        <w:ind w:left="720" w:hanging="720"/>
        <w:rPr>
          <w:szCs w:val="20"/>
        </w:rPr>
      </w:pPr>
      <w:r w:rsidRPr="00C760B6">
        <w:rPr>
          <w:szCs w:val="20"/>
        </w:rPr>
        <w:t>The existing agreements were made before RAN2 defined SUL and non-SUL as a single serving cell</w:t>
      </w:r>
    </w:p>
    <w:p w14:paraId="4C2E144A" w14:textId="77777777" w:rsidR="00C760B6" w:rsidRPr="00C760B6" w:rsidRDefault="00C760B6" w:rsidP="00C760B6">
      <w:pPr>
        <w:pStyle w:val="ListParagraph"/>
        <w:numPr>
          <w:ilvl w:val="0"/>
          <w:numId w:val="415"/>
        </w:numPr>
      </w:pPr>
      <w:r w:rsidRPr="00C760B6">
        <w:t>One TB is mapped to one DL/UL carrier.</w:t>
      </w:r>
    </w:p>
    <w:p w14:paraId="1ECD3540" w14:textId="77777777" w:rsidR="00C760B6" w:rsidRPr="00C760B6" w:rsidRDefault="00C760B6" w:rsidP="00C760B6">
      <w:pPr>
        <w:pStyle w:val="ListParagraph"/>
        <w:numPr>
          <w:ilvl w:val="0"/>
          <w:numId w:val="415"/>
        </w:numPr>
      </w:pPr>
      <w:r w:rsidRPr="00C760B6">
        <w:t>Re-transmission of a TB cannot take place on different carrier than the initial transmission.</w:t>
      </w:r>
    </w:p>
    <w:p w14:paraId="41808DF9" w14:textId="77777777" w:rsidR="00C760B6" w:rsidRPr="00C760B6" w:rsidRDefault="00C760B6" w:rsidP="00C760B6">
      <w:pPr>
        <w:rPr>
          <w:szCs w:val="20"/>
        </w:rPr>
      </w:pPr>
      <w:r w:rsidRPr="00C760B6">
        <w:rPr>
          <w:szCs w:val="20"/>
        </w:rPr>
        <w:t>So far this implies for some companies that for SUL, the re-transmission of a TB should not take place on a different carrier than the initial transmission. Other companies believe re-transmission may take place on a different carrier in case of SUL and UL.</w:t>
      </w:r>
    </w:p>
    <w:p w14:paraId="7BD36C5C" w14:textId="77777777" w:rsidR="00C760B6" w:rsidRPr="00C760B6" w:rsidRDefault="00C760B6" w:rsidP="00C760B6">
      <w:pPr>
        <w:pStyle w:val="ListParagraph"/>
        <w:numPr>
          <w:ilvl w:val="0"/>
          <w:numId w:val="416"/>
        </w:numPr>
      </w:pPr>
      <w:r w:rsidRPr="00C760B6">
        <w:t>If intention for previous agreement was to be worded “per cell” then it would be restricted to CA</w:t>
      </w:r>
    </w:p>
    <w:p w14:paraId="78F0FCA1" w14:textId="77777777" w:rsidR="00C760B6" w:rsidRPr="00C760B6" w:rsidRDefault="00C760B6" w:rsidP="00C760B6">
      <w:pPr>
        <w:pStyle w:val="ListParagraph"/>
        <w:numPr>
          <w:ilvl w:val="0"/>
          <w:numId w:val="416"/>
        </w:numPr>
      </w:pPr>
      <w:r w:rsidRPr="00C760B6">
        <w:t>RAN1 should discuss whether to clarify the existing agreements</w:t>
      </w:r>
    </w:p>
    <w:p w14:paraId="5018AC64" w14:textId="77777777" w:rsidR="00C760B6" w:rsidRPr="00C760B6" w:rsidRDefault="00C760B6" w:rsidP="00C760B6">
      <w:pPr>
        <w:pStyle w:val="ListParagraph"/>
        <w:numPr>
          <w:ilvl w:val="0"/>
          <w:numId w:val="416"/>
        </w:numPr>
      </w:pPr>
      <w:r w:rsidRPr="00C760B6">
        <w:t>Note: in SUL there is only one cell and one HARQ entity</w:t>
      </w:r>
    </w:p>
    <w:p w14:paraId="5D9A5490" w14:textId="77777777" w:rsidR="00C760B6" w:rsidRPr="00C760B6" w:rsidRDefault="00C760B6" w:rsidP="00C760B6">
      <w:pPr>
        <w:ind w:left="720" w:hanging="720"/>
        <w:rPr>
          <w:szCs w:val="20"/>
          <w:lang w:eastAsia="x-none"/>
        </w:rPr>
      </w:pPr>
    </w:p>
    <w:p w14:paraId="04AB0929" w14:textId="77777777" w:rsidR="00C760B6" w:rsidRPr="00C760B6" w:rsidRDefault="00C760B6" w:rsidP="00C760B6">
      <w:pPr>
        <w:ind w:left="720" w:hanging="720"/>
        <w:rPr>
          <w:szCs w:val="20"/>
          <w:highlight w:val="darkYellow"/>
          <w:lang w:eastAsia="x-none"/>
        </w:rPr>
      </w:pPr>
      <w:r w:rsidRPr="00C760B6">
        <w:rPr>
          <w:szCs w:val="20"/>
          <w:highlight w:val="darkYellow"/>
          <w:lang w:eastAsia="x-none"/>
        </w:rPr>
        <w:t>Working assumption:</w:t>
      </w:r>
    </w:p>
    <w:p w14:paraId="308B0C23" w14:textId="77777777" w:rsidR="00C760B6" w:rsidRPr="00C760B6" w:rsidRDefault="00C760B6" w:rsidP="00C760B6">
      <w:pPr>
        <w:pStyle w:val="ListParagraph"/>
        <w:numPr>
          <w:ilvl w:val="0"/>
          <w:numId w:val="416"/>
        </w:numPr>
      </w:pPr>
      <w:r w:rsidRPr="00C760B6">
        <w:t>The processing requirement for HARQ-ACK in response to DL SPS release is N OFDM symbols from last symbol of the corresponding PDCCH for UE Capability #1:</w:t>
      </w:r>
    </w:p>
    <w:p w14:paraId="615D74ED" w14:textId="77777777" w:rsidR="00C760B6" w:rsidRPr="00C760B6" w:rsidRDefault="00C760B6" w:rsidP="00C760B6">
      <w:pPr>
        <w:pStyle w:val="ListParagraph"/>
        <w:numPr>
          <w:ilvl w:val="1"/>
          <w:numId w:val="416"/>
        </w:numPr>
      </w:pPr>
      <w:r w:rsidRPr="00C760B6">
        <w:t>15 kHz case: 8 + 5</w:t>
      </w:r>
    </w:p>
    <w:p w14:paraId="595B9C9C" w14:textId="77777777" w:rsidR="00C760B6" w:rsidRPr="00C760B6" w:rsidRDefault="00C760B6" w:rsidP="00C760B6">
      <w:pPr>
        <w:pStyle w:val="ListParagraph"/>
        <w:numPr>
          <w:ilvl w:val="1"/>
          <w:numId w:val="416"/>
        </w:numPr>
      </w:pPr>
      <w:r w:rsidRPr="00C760B6">
        <w:t>30 kHz case: 10 + 5</w:t>
      </w:r>
    </w:p>
    <w:p w14:paraId="2A93F7D2" w14:textId="77777777" w:rsidR="00C760B6" w:rsidRPr="00C760B6" w:rsidRDefault="00C760B6" w:rsidP="00C760B6">
      <w:pPr>
        <w:pStyle w:val="ListParagraph"/>
        <w:numPr>
          <w:ilvl w:val="1"/>
          <w:numId w:val="416"/>
        </w:numPr>
      </w:pPr>
      <w:r w:rsidRPr="00C760B6">
        <w:t>60 kHz case: 17 + 5</w:t>
      </w:r>
    </w:p>
    <w:p w14:paraId="09970364" w14:textId="77777777" w:rsidR="00C760B6" w:rsidRPr="00C760B6" w:rsidRDefault="00C760B6" w:rsidP="00C760B6">
      <w:pPr>
        <w:pStyle w:val="ListParagraph"/>
        <w:numPr>
          <w:ilvl w:val="1"/>
          <w:numId w:val="416"/>
        </w:numPr>
      </w:pPr>
      <w:r w:rsidRPr="00C760B6">
        <w:t>120 kHz case: 20 + 5</w:t>
      </w:r>
    </w:p>
    <w:p w14:paraId="0169CD7A" w14:textId="77777777" w:rsidR="00C760B6" w:rsidRPr="00C760B6" w:rsidRDefault="00C760B6" w:rsidP="00C760B6">
      <w:pPr>
        <w:rPr>
          <w:lang w:eastAsia="x-none"/>
        </w:rPr>
      </w:pPr>
    </w:p>
    <w:p w14:paraId="52FC72FF" w14:textId="77777777" w:rsidR="00C760B6" w:rsidRPr="00C760B6" w:rsidRDefault="00C760B6" w:rsidP="00C760B6">
      <w:r w:rsidRPr="00C760B6">
        <w:t>Proposals:</w:t>
      </w:r>
    </w:p>
    <w:p w14:paraId="39D48AE3" w14:textId="77777777" w:rsidR="00C760B6" w:rsidRPr="00C760B6" w:rsidRDefault="00C760B6" w:rsidP="00C760B6">
      <w:pPr>
        <w:numPr>
          <w:ilvl w:val="0"/>
          <w:numId w:val="413"/>
        </w:numPr>
      </w:pPr>
      <w:r w:rsidRPr="00C760B6">
        <w:t>UE behavior in RRC_IDLE: If any two PDSCH among SI-RNTI PDSCH, P-RNTI PDSCH, and RA-RNTI/TC-RNTI PDSCH are overlapped with at least one symbol for a given UE from the primary cell, the UE is not required to decode both of PDSCH simultaneously</w:t>
      </w:r>
    </w:p>
    <w:p w14:paraId="29E0FB23" w14:textId="77777777" w:rsidR="00C760B6" w:rsidRPr="00C760B6" w:rsidRDefault="00C760B6" w:rsidP="00C760B6">
      <w:pPr>
        <w:numPr>
          <w:ilvl w:val="1"/>
          <w:numId w:val="413"/>
        </w:numPr>
      </w:pPr>
      <w:r w:rsidRPr="00C760B6">
        <w:t>FFS: the prioritization of the PDSCH to be decoded</w:t>
      </w:r>
    </w:p>
    <w:p w14:paraId="370F2AEF" w14:textId="77777777" w:rsidR="00C760B6" w:rsidRPr="00C760B6" w:rsidRDefault="00C760B6" w:rsidP="00C760B6">
      <w:r w:rsidRPr="00C760B6">
        <w:t>Discuss till next meeting</w:t>
      </w:r>
    </w:p>
    <w:p w14:paraId="5BEED5A9" w14:textId="77777777" w:rsidR="00C760B6" w:rsidRPr="00C760B6" w:rsidRDefault="00C760B6" w:rsidP="00C760B6"/>
    <w:p w14:paraId="5163C055" w14:textId="77777777" w:rsidR="00C760B6" w:rsidRPr="00C760B6" w:rsidRDefault="00C760B6" w:rsidP="00C760B6">
      <w:pPr>
        <w:ind w:left="720" w:hanging="720"/>
        <w:rPr>
          <w:b/>
          <w:lang w:eastAsia="x-none"/>
        </w:rPr>
      </w:pPr>
      <w:r w:rsidRPr="00C760B6">
        <w:rPr>
          <w:b/>
          <w:highlight w:val="green"/>
          <w:lang w:eastAsia="x-none"/>
        </w:rPr>
        <w:t>R1-1805747</w:t>
      </w:r>
      <w:r w:rsidRPr="00C760B6">
        <w:rPr>
          <w:b/>
          <w:lang w:eastAsia="x-none"/>
        </w:rPr>
        <w:tab/>
        <w:t>TP to 38.214 on UE processing time definitions</w:t>
      </w:r>
      <w:r w:rsidRPr="00C760B6">
        <w:rPr>
          <w:b/>
          <w:lang w:eastAsia="x-none"/>
        </w:rPr>
        <w:tab/>
        <w:t>Qualcomm</w:t>
      </w:r>
    </w:p>
    <w:p w14:paraId="0F8AE3EC" w14:textId="0CB4BC66" w:rsidR="00C760B6" w:rsidRPr="00C760B6" w:rsidRDefault="00C760B6" w:rsidP="00C760B6">
      <w:r w:rsidRPr="00C760B6">
        <w:rPr>
          <w:rFonts w:ascii="Times New Roman" w:hAnsi="Times New Roman"/>
          <w:b/>
          <w:szCs w:val="20"/>
        </w:rPr>
        <w:t xml:space="preserve">Decision: </w:t>
      </w:r>
      <w:r w:rsidRPr="00C760B6">
        <w:rPr>
          <w:rFonts w:ascii="Times New Roman" w:hAnsi="Times New Roman"/>
          <w:szCs w:val="20"/>
        </w:rPr>
        <w:t xml:space="preserve">The </w:t>
      </w:r>
      <w:r w:rsidRPr="00C760B6">
        <w:t xml:space="preserve">proposal in R1-1805747 is agreed. </w:t>
      </w:r>
    </w:p>
    <w:p w14:paraId="44687553" w14:textId="5E567CD2" w:rsidR="00C760B6" w:rsidRDefault="00C760B6" w:rsidP="008148AD">
      <w:pPr>
        <w:ind w:left="720" w:hanging="720"/>
      </w:pPr>
    </w:p>
    <w:p w14:paraId="36FF64F3" w14:textId="77777777" w:rsidR="00C760B6" w:rsidRDefault="00C760B6" w:rsidP="008148AD">
      <w:pPr>
        <w:ind w:left="720" w:hanging="720"/>
      </w:pPr>
    </w:p>
    <w:p w14:paraId="58453D3A" w14:textId="3FC41F72" w:rsidR="00254752" w:rsidRPr="00254752" w:rsidRDefault="00603E09" w:rsidP="005F0FB1">
      <w:pPr>
        <w:ind w:left="720" w:hanging="720"/>
        <w:rPr>
          <w:lang w:eastAsia="x-none"/>
        </w:rPr>
      </w:pPr>
      <w:hyperlink r:id="rId1721" w:history="1">
        <w:r w:rsidR="00FE4C7E">
          <w:rPr>
            <w:rStyle w:val="Hyperlink"/>
            <w:lang w:eastAsia="x-none"/>
          </w:rPr>
          <w:t>R1-1803758</w:t>
        </w:r>
      </w:hyperlink>
      <w:r w:rsidR="00254752" w:rsidRPr="00254752">
        <w:rPr>
          <w:lang w:eastAsia="x-none"/>
        </w:rPr>
        <w:tab/>
        <w:t>Remaining issues on NR HARQ timing</w:t>
      </w:r>
      <w:r w:rsidR="00254752" w:rsidRPr="00254752">
        <w:rPr>
          <w:lang w:eastAsia="x-none"/>
        </w:rPr>
        <w:tab/>
        <w:t>CATT</w:t>
      </w:r>
    </w:p>
    <w:p w14:paraId="734AC152" w14:textId="7B9D2487" w:rsidR="00254752" w:rsidRPr="00254752" w:rsidRDefault="00603E09" w:rsidP="00254752">
      <w:pPr>
        <w:ind w:left="720" w:hanging="720"/>
        <w:rPr>
          <w:lang w:eastAsia="x-none"/>
        </w:rPr>
      </w:pPr>
      <w:hyperlink r:id="rId1722" w:history="1">
        <w:r w:rsidR="00FE4C7E">
          <w:rPr>
            <w:rStyle w:val="Hyperlink"/>
            <w:lang w:eastAsia="x-none"/>
          </w:rPr>
          <w:t>R1-1803837</w:t>
        </w:r>
      </w:hyperlink>
      <w:r w:rsidR="00254752" w:rsidRPr="00254752">
        <w:rPr>
          <w:lang w:eastAsia="x-none"/>
        </w:rPr>
        <w:tab/>
        <w:t>Remaining issues on HARQ management</w:t>
      </w:r>
      <w:r w:rsidR="00254752" w:rsidRPr="00254752">
        <w:rPr>
          <w:lang w:eastAsia="x-none"/>
        </w:rPr>
        <w:tab/>
        <w:t>vivo</w:t>
      </w:r>
    </w:p>
    <w:p w14:paraId="15E74C2C" w14:textId="669D0550" w:rsidR="00254752" w:rsidRPr="00254752" w:rsidRDefault="00603E09" w:rsidP="00254752">
      <w:pPr>
        <w:ind w:left="720" w:hanging="720"/>
        <w:rPr>
          <w:lang w:eastAsia="x-none"/>
        </w:rPr>
      </w:pPr>
      <w:hyperlink r:id="rId1723" w:history="1">
        <w:r w:rsidR="00FE4C7E">
          <w:rPr>
            <w:rStyle w:val="Hyperlink"/>
            <w:lang w:eastAsia="x-none"/>
          </w:rPr>
          <w:t>R1-1804068</w:t>
        </w:r>
      </w:hyperlink>
      <w:r w:rsidR="00254752" w:rsidRPr="00254752">
        <w:rPr>
          <w:lang w:eastAsia="x-none"/>
        </w:rPr>
        <w:tab/>
        <w:t>Remaining issues of DL/UL scheduling and HARQ management</w:t>
      </w:r>
      <w:r w:rsidR="00254752" w:rsidRPr="00254752">
        <w:rPr>
          <w:lang w:eastAsia="x-none"/>
        </w:rPr>
        <w:tab/>
        <w:t>MediaTek Inc.</w:t>
      </w:r>
    </w:p>
    <w:p w14:paraId="6561DE51" w14:textId="08C6AF53" w:rsidR="00254752" w:rsidRPr="00254752" w:rsidRDefault="00603E09" w:rsidP="00254752">
      <w:pPr>
        <w:ind w:left="720" w:hanging="720"/>
        <w:rPr>
          <w:lang w:eastAsia="x-none"/>
        </w:rPr>
      </w:pPr>
      <w:hyperlink r:id="rId1724" w:history="1">
        <w:r w:rsidR="00FE4C7E">
          <w:rPr>
            <w:rStyle w:val="Hyperlink"/>
            <w:lang w:eastAsia="x-none"/>
          </w:rPr>
          <w:t>R1-1804102</w:t>
        </w:r>
      </w:hyperlink>
      <w:r w:rsidR="00254752" w:rsidRPr="00254752">
        <w:rPr>
          <w:lang w:eastAsia="x-none"/>
        </w:rPr>
        <w:tab/>
        <w:t>Discussion on HARQ timing for DL SPS</w:t>
      </w:r>
      <w:r w:rsidR="00254752" w:rsidRPr="00254752">
        <w:rPr>
          <w:lang w:eastAsia="x-none"/>
        </w:rPr>
        <w:tab/>
        <w:t>CMCC</w:t>
      </w:r>
    </w:p>
    <w:p w14:paraId="769ABB50" w14:textId="2662FF31" w:rsidR="00254752" w:rsidRPr="00254752" w:rsidRDefault="00603E09" w:rsidP="00254752">
      <w:pPr>
        <w:ind w:left="720" w:hanging="720"/>
        <w:rPr>
          <w:lang w:eastAsia="x-none"/>
        </w:rPr>
      </w:pPr>
      <w:hyperlink r:id="rId1725" w:history="1">
        <w:r w:rsidR="00FE4C7E">
          <w:rPr>
            <w:rStyle w:val="Hyperlink"/>
            <w:lang w:eastAsia="x-none"/>
          </w:rPr>
          <w:t>R1-1804207</w:t>
        </w:r>
      </w:hyperlink>
      <w:r w:rsidR="00254752" w:rsidRPr="00254752">
        <w:rPr>
          <w:lang w:eastAsia="x-none"/>
        </w:rPr>
        <w:tab/>
        <w:t>Remaining issues for HARQ-ACK feedback timing indication</w:t>
      </w:r>
      <w:r w:rsidR="00254752" w:rsidRPr="00254752">
        <w:rPr>
          <w:lang w:eastAsia="x-none"/>
        </w:rPr>
        <w:tab/>
        <w:t>Lenovo, Motorola Mobility</w:t>
      </w:r>
    </w:p>
    <w:p w14:paraId="2910EFDD" w14:textId="598919C4" w:rsidR="00254752" w:rsidRPr="00254752" w:rsidRDefault="00603E09" w:rsidP="00254752">
      <w:pPr>
        <w:ind w:left="720" w:hanging="720"/>
        <w:rPr>
          <w:lang w:eastAsia="x-none"/>
        </w:rPr>
      </w:pPr>
      <w:hyperlink r:id="rId1726" w:history="1">
        <w:r w:rsidR="00FE4C7E">
          <w:rPr>
            <w:rStyle w:val="Hyperlink"/>
            <w:lang w:eastAsia="x-none"/>
          </w:rPr>
          <w:t>R1-1804312</w:t>
        </w:r>
      </w:hyperlink>
      <w:r w:rsidR="00254752" w:rsidRPr="00254752">
        <w:rPr>
          <w:lang w:eastAsia="x-none"/>
        </w:rPr>
        <w:tab/>
        <w:t>CR on semi-static HARQ-ACK codebook fallback operation in 38.213</w:t>
      </w:r>
      <w:r w:rsidR="00254752" w:rsidRPr="00254752">
        <w:rPr>
          <w:lang w:eastAsia="x-none"/>
        </w:rPr>
        <w:tab/>
        <w:t>Huawei, HiSilicon</w:t>
      </w:r>
    </w:p>
    <w:p w14:paraId="09CEB83F" w14:textId="1722472E" w:rsidR="00254752" w:rsidRPr="00254752" w:rsidRDefault="00603E09" w:rsidP="00254752">
      <w:pPr>
        <w:ind w:left="720" w:hanging="720"/>
        <w:rPr>
          <w:lang w:eastAsia="x-none"/>
        </w:rPr>
      </w:pPr>
      <w:hyperlink r:id="rId1727" w:history="1">
        <w:r w:rsidR="00FE4C7E">
          <w:rPr>
            <w:rStyle w:val="Hyperlink"/>
            <w:lang w:eastAsia="x-none"/>
          </w:rPr>
          <w:t>R1-1804378</w:t>
        </w:r>
      </w:hyperlink>
      <w:r w:rsidR="00254752" w:rsidRPr="00254752">
        <w:rPr>
          <w:lang w:eastAsia="x-none"/>
        </w:rPr>
        <w:tab/>
        <w:t>Corrections on HARQ Management and Feedback</w:t>
      </w:r>
      <w:r w:rsidR="00254752" w:rsidRPr="00254752">
        <w:rPr>
          <w:lang w:eastAsia="x-none"/>
        </w:rPr>
        <w:tab/>
        <w:t>Samsung</w:t>
      </w:r>
    </w:p>
    <w:p w14:paraId="5A7EFCE3" w14:textId="57CA5658" w:rsidR="00254752" w:rsidRPr="00254752" w:rsidRDefault="00603E09" w:rsidP="00254752">
      <w:pPr>
        <w:ind w:left="720" w:hanging="720"/>
        <w:rPr>
          <w:lang w:eastAsia="x-none"/>
        </w:rPr>
      </w:pPr>
      <w:hyperlink r:id="rId1728" w:history="1">
        <w:r w:rsidR="00FE4C7E">
          <w:rPr>
            <w:rStyle w:val="Hyperlink"/>
            <w:lang w:eastAsia="x-none"/>
          </w:rPr>
          <w:t>R1-1804431</w:t>
        </w:r>
      </w:hyperlink>
      <w:r w:rsidR="00254752" w:rsidRPr="00254752">
        <w:rPr>
          <w:lang w:eastAsia="x-none"/>
        </w:rPr>
        <w:tab/>
        <w:t>Remaining issues on scheduling and HARQ</w:t>
      </w:r>
      <w:r w:rsidR="00254752" w:rsidRPr="00254752">
        <w:rPr>
          <w:lang w:eastAsia="x-none"/>
        </w:rPr>
        <w:tab/>
        <w:t>Huawei, HiSilicon</w:t>
      </w:r>
    </w:p>
    <w:p w14:paraId="54B86C8D" w14:textId="6A9EBF31" w:rsidR="00254752" w:rsidRPr="00254752" w:rsidRDefault="00603E09" w:rsidP="00254752">
      <w:pPr>
        <w:ind w:left="720" w:hanging="720"/>
        <w:rPr>
          <w:lang w:eastAsia="x-none"/>
        </w:rPr>
      </w:pPr>
      <w:hyperlink r:id="rId1729" w:history="1">
        <w:r w:rsidR="00FE4C7E">
          <w:rPr>
            <w:rStyle w:val="Hyperlink"/>
            <w:lang w:eastAsia="x-none"/>
          </w:rPr>
          <w:t>R1-1804559</w:t>
        </w:r>
      </w:hyperlink>
      <w:r w:rsidR="00254752" w:rsidRPr="00254752">
        <w:rPr>
          <w:lang w:eastAsia="x-none"/>
        </w:rPr>
        <w:tab/>
        <w:t>Remaining issues on DL/UL scheduling and HARQ</w:t>
      </w:r>
      <w:r w:rsidR="00254752" w:rsidRPr="00254752">
        <w:rPr>
          <w:lang w:eastAsia="x-none"/>
        </w:rPr>
        <w:tab/>
        <w:t>LG Electronics</w:t>
      </w:r>
    </w:p>
    <w:p w14:paraId="42294021" w14:textId="1CFFC44A" w:rsidR="00254752" w:rsidRPr="00254752" w:rsidRDefault="00603E09" w:rsidP="00254752">
      <w:pPr>
        <w:ind w:left="720" w:hanging="720"/>
        <w:rPr>
          <w:lang w:eastAsia="x-none"/>
        </w:rPr>
      </w:pPr>
      <w:hyperlink r:id="rId1730" w:history="1">
        <w:r w:rsidR="00FE4C7E">
          <w:rPr>
            <w:rStyle w:val="Hyperlink"/>
            <w:lang w:eastAsia="x-none"/>
          </w:rPr>
          <w:t>R1-1804733</w:t>
        </w:r>
      </w:hyperlink>
      <w:r w:rsidR="00254752" w:rsidRPr="00254752">
        <w:rPr>
          <w:lang w:eastAsia="x-none"/>
        </w:rPr>
        <w:tab/>
        <w:t>Some remaining details on DL/UL scheduling and HARQ management</w:t>
      </w:r>
      <w:r w:rsidR="00254752" w:rsidRPr="00254752">
        <w:rPr>
          <w:lang w:eastAsia="x-none"/>
        </w:rPr>
        <w:tab/>
        <w:t>Intel Corporation</w:t>
      </w:r>
    </w:p>
    <w:p w14:paraId="438E02D6" w14:textId="091310CE" w:rsidR="00254752" w:rsidRPr="00254752" w:rsidRDefault="00603E09" w:rsidP="00254752">
      <w:pPr>
        <w:ind w:left="1440" w:hanging="1440"/>
        <w:rPr>
          <w:lang w:eastAsia="x-none"/>
        </w:rPr>
      </w:pPr>
      <w:hyperlink r:id="rId1731" w:history="1">
        <w:r w:rsidR="00FE4C7E">
          <w:rPr>
            <w:rStyle w:val="Hyperlink"/>
            <w:lang w:eastAsia="x-none"/>
          </w:rPr>
          <w:t>R1-1804807</w:t>
        </w:r>
      </w:hyperlink>
      <w:r w:rsidR="00254752" w:rsidRPr="00254752">
        <w:rPr>
          <w:lang w:eastAsia="x-none"/>
        </w:rPr>
        <w:tab/>
        <w:t>Remaining Issues on DL/UL Scheduling, Processing Time and HARQ management</w:t>
      </w:r>
      <w:r w:rsidR="00254752" w:rsidRPr="00254752">
        <w:rPr>
          <w:lang w:eastAsia="x-none"/>
        </w:rPr>
        <w:tab/>
        <w:t>Qualcomm Incorporated</w:t>
      </w:r>
    </w:p>
    <w:p w14:paraId="3A0FA535" w14:textId="4AC1F689" w:rsidR="00254752" w:rsidRPr="00254752" w:rsidRDefault="00603E09" w:rsidP="00254752">
      <w:pPr>
        <w:ind w:left="720" w:hanging="720"/>
        <w:rPr>
          <w:lang w:eastAsia="x-none"/>
        </w:rPr>
      </w:pPr>
      <w:hyperlink r:id="rId1732" w:history="1">
        <w:r w:rsidR="00FE4C7E">
          <w:rPr>
            <w:rStyle w:val="Hyperlink"/>
            <w:lang w:eastAsia="x-none"/>
          </w:rPr>
          <w:t>R1-1805056</w:t>
        </w:r>
      </w:hyperlink>
      <w:r w:rsidR="00254752" w:rsidRPr="00254752">
        <w:rPr>
          <w:lang w:eastAsia="x-none"/>
        </w:rPr>
        <w:tab/>
        <w:t>PUSCH time-domain resource allocation</w:t>
      </w:r>
      <w:r w:rsidR="00254752" w:rsidRPr="00254752">
        <w:rPr>
          <w:lang w:eastAsia="x-none"/>
        </w:rPr>
        <w:tab/>
        <w:t>NTT DOCOMO, INC.</w:t>
      </w:r>
    </w:p>
    <w:p w14:paraId="0541B774" w14:textId="50014BEE" w:rsidR="00254752" w:rsidRPr="00254752" w:rsidRDefault="00603E09" w:rsidP="00254752">
      <w:pPr>
        <w:ind w:left="720" w:hanging="720"/>
        <w:rPr>
          <w:color w:val="808080"/>
          <w:lang w:eastAsia="x-none"/>
        </w:rPr>
      </w:pPr>
      <w:hyperlink r:id="rId1733" w:history="1">
        <w:r w:rsidR="00FE4C7E">
          <w:rPr>
            <w:rStyle w:val="Hyperlink"/>
            <w:lang w:eastAsia="x-none"/>
          </w:rPr>
          <w:t>R1-1805081</w:t>
        </w:r>
      </w:hyperlink>
      <w:r w:rsidR="00254752" w:rsidRPr="00254752">
        <w:rPr>
          <w:color w:val="808080"/>
          <w:lang w:eastAsia="x-none"/>
        </w:rPr>
        <w:tab/>
        <w:t>Discussions on HARQ-ACK bundling and multiplexing</w:t>
      </w:r>
      <w:r w:rsidR="00254752" w:rsidRPr="00254752">
        <w:rPr>
          <w:color w:val="808080"/>
          <w:lang w:eastAsia="x-none"/>
        </w:rPr>
        <w:tab/>
        <w:t>China Telecommunications</w:t>
      </w:r>
    </w:p>
    <w:p w14:paraId="45277E69" w14:textId="77777777" w:rsidR="00254752" w:rsidRPr="00254752" w:rsidRDefault="00254752" w:rsidP="00254752">
      <w:pPr>
        <w:ind w:left="720" w:hanging="720"/>
        <w:rPr>
          <w:color w:val="808080"/>
          <w:lang w:eastAsia="x-none"/>
        </w:rPr>
      </w:pPr>
      <w:r w:rsidRPr="00254752">
        <w:rPr>
          <w:color w:val="808080"/>
          <w:lang w:eastAsia="x-none"/>
        </w:rPr>
        <w:t>Late submission</w:t>
      </w:r>
    </w:p>
    <w:p w14:paraId="17294E80" w14:textId="0DD0EA09" w:rsidR="00254752" w:rsidRPr="00254752" w:rsidRDefault="00603E09" w:rsidP="00254752">
      <w:pPr>
        <w:ind w:left="720" w:hanging="720"/>
        <w:rPr>
          <w:lang w:eastAsia="x-none"/>
        </w:rPr>
      </w:pPr>
      <w:hyperlink r:id="rId1734" w:history="1">
        <w:r w:rsidR="00FE4C7E">
          <w:rPr>
            <w:rStyle w:val="Hyperlink"/>
            <w:lang w:eastAsia="x-none"/>
          </w:rPr>
          <w:t>R1-1805189</w:t>
        </w:r>
      </w:hyperlink>
      <w:r w:rsidR="00254752" w:rsidRPr="00254752">
        <w:rPr>
          <w:lang w:eastAsia="x-none"/>
        </w:rPr>
        <w:tab/>
        <w:t>On remaining issues of scheduling and HARQ management</w:t>
      </w:r>
      <w:r w:rsidR="00254752" w:rsidRPr="00254752">
        <w:rPr>
          <w:lang w:eastAsia="x-none"/>
        </w:rPr>
        <w:tab/>
        <w:t>Ericsson</w:t>
      </w:r>
    </w:p>
    <w:p w14:paraId="26B53B80" w14:textId="0DA40719" w:rsidR="00254752" w:rsidRPr="00254752" w:rsidRDefault="00603E09" w:rsidP="00254752">
      <w:pPr>
        <w:ind w:left="720" w:hanging="720"/>
        <w:rPr>
          <w:lang w:eastAsia="x-none"/>
        </w:rPr>
      </w:pPr>
      <w:hyperlink r:id="rId1735" w:history="1">
        <w:r w:rsidR="00FE4C7E">
          <w:rPr>
            <w:rStyle w:val="Hyperlink"/>
            <w:lang w:eastAsia="x-none"/>
          </w:rPr>
          <w:t>R1-1805249</w:t>
        </w:r>
      </w:hyperlink>
      <w:r w:rsidR="00254752" w:rsidRPr="00254752">
        <w:rPr>
          <w:lang w:eastAsia="x-none"/>
        </w:rPr>
        <w:tab/>
        <w:t>TP to 38.214 on UE processing time definitions</w:t>
      </w:r>
      <w:r w:rsidR="00254752" w:rsidRPr="00254752">
        <w:rPr>
          <w:lang w:eastAsia="x-none"/>
        </w:rPr>
        <w:tab/>
        <w:t>Nokia, Nokia Shanghai Bell</w:t>
      </w:r>
    </w:p>
    <w:p w14:paraId="11B85D6B" w14:textId="77777777" w:rsidR="00254752" w:rsidRPr="00254752" w:rsidRDefault="00254752" w:rsidP="008D5759">
      <w:pPr>
        <w:pStyle w:val="Heading5"/>
      </w:pPr>
      <w:bookmarkStart w:id="585" w:name="_Toc514184692"/>
      <w:r w:rsidRPr="00254752">
        <w:lastRenderedPageBreak/>
        <w:t>CBG-based (re)transmission</w:t>
      </w:r>
      <w:bookmarkEnd w:id="585"/>
    </w:p>
    <w:p w14:paraId="047E6B16" w14:textId="27B6EF45" w:rsidR="008D5759" w:rsidRPr="008D5759" w:rsidRDefault="00603E09" w:rsidP="008D5759">
      <w:pPr>
        <w:rPr>
          <w:b/>
          <w:lang w:eastAsia="x-none"/>
        </w:rPr>
      </w:pPr>
      <w:hyperlink r:id="rId1736" w:history="1">
        <w:r w:rsidR="00FE4C7E">
          <w:rPr>
            <w:rStyle w:val="Hyperlink"/>
            <w:b/>
          </w:rPr>
          <w:t>R1-1805570</w:t>
        </w:r>
      </w:hyperlink>
      <w:r w:rsidR="008D5759" w:rsidRPr="008D5759">
        <w:rPr>
          <w:b/>
        </w:rPr>
        <w:tab/>
        <w:t>Summary of remaining issues on CBG based retransmission</w:t>
      </w:r>
      <w:r w:rsidR="008D5759" w:rsidRPr="008D5759">
        <w:rPr>
          <w:b/>
        </w:rPr>
        <w:tab/>
        <w:t>LG Electronics</w:t>
      </w:r>
    </w:p>
    <w:p w14:paraId="7FDA58E3" w14:textId="77777777" w:rsidR="008D5759" w:rsidRDefault="008D5759" w:rsidP="008D575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3BF98AB5" w14:textId="2BAA1A6E" w:rsidR="008D5759" w:rsidRDefault="008D5759" w:rsidP="008D5759">
      <w:pPr>
        <w:rPr>
          <w:lang w:eastAsia="x-none"/>
        </w:rPr>
      </w:pPr>
    </w:p>
    <w:p w14:paraId="22F9FCB9" w14:textId="072E5E71" w:rsidR="001004FD" w:rsidRPr="00C760B6" w:rsidRDefault="001004FD" w:rsidP="001004FD">
      <w:pPr>
        <w:rPr>
          <w:szCs w:val="20"/>
          <w:lang w:eastAsia="x-none"/>
        </w:rPr>
      </w:pPr>
      <w:r w:rsidRPr="00C760B6">
        <w:rPr>
          <w:szCs w:val="20"/>
          <w:lang w:eastAsia="x-none"/>
        </w:rPr>
        <w:t xml:space="preserve">For the first two issues identified in </w:t>
      </w:r>
      <w:hyperlink r:id="rId1737" w:history="1">
        <w:r w:rsidR="00FE4C7E" w:rsidRPr="00C760B6">
          <w:rPr>
            <w:rStyle w:val="Hyperlink"/>
            <w:szCs w:val="20"/>
            <w:lang w:eastAsia="x-none"/>
          </w:rPr>
          <w:t>R1-1803759</w:t>
        </w:r>
      </w:hyperlink>
      <w:r w:rsidRPr="00C760B6">
        <w:rPr>
          <w:szCs w:val="20"/>
          <w:lang w:eastAsia="ko-KR"/>
        </w:rPr>
        <w:t xml:space="preserve"> (CATT), prepare a TP – revisit later </w:t>
      </w:r>
    </w:p>
    <w:p w14:paraId="6B611C0C" w14:textId="77777777" w:rsidR="001004FD" w:rsidRPr="00C760B6" w:rsidRDefault="001004FD" w:rsidP="001004FD">
      <w:pPr>
        <w:ind w:left="360"/>
        <w:rPr>
          <w:szCs w:val="20"/>
          <w:lang w:eastAsia="x-none"/>
        </w:rPr>
      </w:pPr>
      <w:r w:rsidRPr="00C760B6">
        <w:rPr>
          <w:szCs w:val="20"/>
          <w:lang w:eastAsia="x-none"/>
        </w:rPr>
        <w:t>Notes: # CBGs is configured per TB</w:t>
      </w:r>
    </w:p>
    <w:p w14:paraId="077DE635" w14:textId="31768CAD" w:rsidR="001004FD" w:rsidRPr="00C760B6" w:rsidRDefault="001004FD" w:rsidP="001004FD">
      <w:pPr>
        <w:rPr>
          <w:szCs w:val="20"/>
          <w:lang w:eastAsia="x-none"/>
        </w:rPr>
      </w:pPr>
      <w:r w:rsidRPr="00C760B6">
        <w:rPr>
          <w:szCs w:val="20"/>
          <w:lang w:eastAsia="x-none"/>
        </w:rPr>
        <w:t xml:space="preserve">For the third issue identified in </w:t>
      </w:r>
      <w:hyperlink r:id="rId1738" w:history="1">
        <w:r w:rsidR="00FE4C7E" w:rsidRPr="00C760B6">
          <w:rPr>
            <w:rStyle w:val="Hyperlink"/>
            <w:szCs w:val="20"/>
            <w:lang w:eastAsia="x-none"/>
          </w:rPr>
          <w:t>R1-1803759</w:t>
        </w:r>
      </w:hyperlink>
      <w:r w:rsidRPr="00C760B6">
        <w:rPr>
          <w:szCs w:val="20"/>
          <w:lang w:eastAsia="ko-KR"/>
        </w:rPr>
        <w:t xml:space="preserve"> (CATT), check further offline</w:t>
      </w:r>
    </w:p>
    <w:p w14:paraId="03F53DD3" w14:textId="77777777" w:rsidR="001004FD" w:rsidRPr="00C760B6" w:rsidRDefault="001004FD" w:rsidP="001004FD">
      <w:pPr>
        <w:ind w:left="720" w:hanging="720"/>
        <w:rPr>
          <w:b/>
          <w:lang w:eastAsia="x-none"/>
        </w:rPr>
      </w:pPr>
    </w:p>
    <w:p w14:paraId="72516E76" w14:textId="02C22CC4" w:rsidR="001004FD" w:rsidRPr="00C760B6" w:rsidRDefault="001004FD" w:rsidP="001004FD">
      <w:pPr>
        <w:ind w:left="720" w:hanging="720"/>
        <w:rPr>
          <w:szCs w:val="20"/>
          <w:lang w:eastAsia="x-none"/>
        </w:rPr>
      </w:pPr>
      <w:r w:rsidRPr="00C760B6">
        <w:rPr>
          <w:szCs w:val="20"/>
          <w:lang w:eastAsia="x-none"/>
        </w:rPr>
        <w:t>Proposal:</w:t>
      </w:r>
    </w:p>
    <w:p w14:paraId="3907A884" w14:textId="77777777" w:rsidR="001004FD" w:rsidRPr="00C760B6" w:rsidRDefault="001004FD" w:rsidP="00BC4EF6">
      <w:pPr>
        <w:numPr>
          <w:ilvl w:val="0"/>
          <w:numId w:val="104"/>
        </w:numPr>
        <w:rPr>
          <w:szCs w:val="20"/>
          <w:lang w:eastAsia="x-none"/>
        </w:rPr>
      </w:pPr>
      <w:r w:rsidRPr="00C760B6">
        <w:rPr>
          <w:szCs w:val="20"/>
          <w:lang w:eastAsia="x-none"/>
        </w:rPr>
        <w:t>To adopt the following TP (Section 9.1.1, 38.213)</w:t>
      </w:r>
    </w:p>
    <w:p w14:paraId="75D8AF55" w14:textId="612C6E56" w:rsidR="001004FD" w:rsidRPr="00C760B6" w:rsidRDefault="001004FD" w:rsidP="001004FD">
      <w:r w:rsidRPr="00C760B6">
        <w:t>---Start of TP---</w:t>
      </w:r>
    </w:p>
    <w:p w14:paraId="14CB58DA" w14:textId="77777777" w:rsidR="001004FD" w:rsidRPr="00C760B6" w:rsidRDefault="001004FD" w:rsidP="001004FD">
      <w:pPr>
        <w:rPr>
          <w:lang w:val="en-US"/>
        </w:rPr>
      </w:pPr>
      <w:r w:rsidRPr="00C760B6">
        <w:rPr>
          <w:rFonts w:cs="Arial" w:hint="eastAsia"/>
          <w:strike/>
          <w:color w:val="FF0000"/>
          <w:lang w:val="en-US" w:eastAsia="zh-CN"/>
        </w:rPr>
        <w:t xml:space="preserve">If a UE is configured with higher layer parameter </w:t>
      </w:r>
      <w:r w:rsidRPr="00C760B6">
        <w:rPr>
          <w:rFonts w:cs="Arial"/>
          <w:i/>
          <w:strike/>
          <w:color w:val="FF0000"/>
          <w:lang w:val="en-US" w:eastAsia="zh-CN"/>
        </w:rPr>
        <w:t>HARQ-ACK-codebook=semi-static</w:t>
      </w:r>
      <w:r w:rsidRPr="00C760B6">
        <w:rPr>
          <w:strike/>
          <w:color w:val="FF0000"/>
          <w:lang w:val="en-US" w:eastAsia="zh-CN"/>
        </w:rPr>
        <w:t>, t</w:t>
      </w:r>
      <w:r w:rsidRPr="00C760B6">
        <w:rPr>
          <w:color w:val="FF0000"/>
          <w:u w:val="single"/>
          <w:lang w:val="en-US" w:eastAsia="zh-CN"/>
        </w:rPr>
        <w:t>T</w:t>
      </w:r>
      <w:r w:rsidRPr="00C760B6">
        <w:rPr>
          <w:lang w:val="en-US" w:eastAsia="zh-CN"/>
        </w:rPr>
        <w:t>he HARQ-ACK</w:t>
      </w:r>
      <w:r w:rsidRPr="00C760B6">
        <w:rPr>
          <w:lang w:val="en-US"/>
        </w:rPr>
        <w:t xml:space="preserve"> codebook includes the </w:t>
      </w:r>
      <w:r w:rsidR="00603E09">
        <w:rPr>
          <w:position w:val="-12"/>
          <w:lang w:val="en-US"/>
        </w:rPr>
        <w:pict w14:anchorId="031D7E28">
          <v:shape id="_x0000_i1302" type="#_x0000_t75" style="width:47.4pt;height:18pt">
            <v:imagedata r:id="rId1739" o:title=""/>
          </v:shape>
        </w:pict>
      </w:r>
      <w:r w:rsidRPr="00C760B6">
        <w:rPr>
          <w:rFonts w:eastAsia="Malgun Gothic"/>
          <w:lang w:val="en-US"/>
        </w:rPr>
        <w:t xml:space="preserve"> HARQ-ACK information bits and, if </w:t>
      </w:r>
      <w:r w:rsidR="00603E09">
        <w:rPr>
          <w:position w:val="-12"/>
          <w:lang w:val="en-US"/>
        </w:rPr>
        <w:pict w14:anchorId="1D7D6C2C">
          <v:shape id="_x0000_i1303" type="#_x0000_t75" style="width:97.8pt;height:18pt">
            <v:imagedata r:id="rId1740" o:title=""/>
          </v:shape>
        </w:pict>
      </w:r>
      <w:r w:rsidRPr="00C760B6">
        <w:rPr>
          <w:lang w:val="en-US"/>
        </w:rPr>
        <w:t xml:space="preserve"> for a transport block, the UE generates a NACK value for the last </w:t>
      </w:r>
      <w:r w:rsidR="00603E09">
        <w:rPr>
          <w:position w:val="-12"/>
          <w:lang w:val="en-US"/>
        </w:rPr>
        <w:pict w14:anchorId="6FAB8AD5">
          <v:shape id="_x0000_i1304" type="#_x0000_t75" style="width:97.8pt;height:18pt">
            <v:imagedata r:id="rId1741" o:title=""/>
          </v:shape>
        </w:pict>
      </w:r>
      <w:r w:rsidRPr="00C760B6">
        <w:rPr>
          <w:lang w:val="en-US"/>
        </w:rPr>
        <w:t xml:space="preserve"> HARQ-ACK information bits for the transport block in the HARQ-ACK codebook</w:t>
      </w:r>
      <w:r w:rsidRPr="00C760B6">
        <w:rPr>
          <w:rFonts w:eastAsia="Malgun Gothic"/>
          <w:lang w:val="en-US"/>
        </w:rPr>
        <w:t>.</w:t>
      </w:r>
      <w:r w:rsidRPr="00C760B6">
        <w:rPr>
          <w:lang w:val="en-US"/>
        </w:rPr>
        <w:t xml:space="preserve"> </w:t>
      </w:r>
    </w:p>
    <w:p w14:paraId="37C4BE23" w14:textId="428CA05D" w:rsidR="001004FD" w:rsidRDefault="001004FD" w:rsidP="008D5759">
      <w:pPr>
        <w:rPr>
          <w:lang w:val="en-US" w:eastAsia="x-none"/>
        </w:rPr>
      </w:pPr>
      <w:r w:rsidRPr="00C760B6">
        <w:rPr>
          <w:lang w:val="en-US" w:eastAsia="x-none"/>
        </w:rPr>
        <w:t>---End of TP---</w:t>
      </w:r>
    </w:p>
    <w:p w14:paraId="17FC0BFA" w14:textId="77777777" w:rsidR="001004FD" w:rsidRPr="001004FD" w:rsidRDefault="001004FD" w:rsidP="008D5759">
      <w:pPr>
        <w:rPr>
          <w:lang w:val="en-US" w:eastAsia="x-none"/>
        </w:rPr>
      </w:pPr>
    </w:p>
    <w:p w14:paraId="68E48306" w14:textId="7AB326B8" w:rsidR="00254752" w:rsidRPr="001004FD" w:rsidRDefault="00603E09" w:rsidP="008D5759">
      <w:pPr>
        <w:rPr>
          <w:b/>
          <w:lang w:eastAsia="x-none"/>
        </w:rPr>
      </w:pPr>
      <w:hyperlink r:id="rId1742" w:history="1">
        <w:r w:rsidR="00FE4C7E">
          <w:rPr>
            <w:rStyle w:val="Hyperlink"/>
            <w:b/>
            <w:lang w:eastAsia="x-none"/>
          </w:rPr>
          <w:t>R1-1803759</w:t>
        </w:r>
      </w:hyperlink>
      <w:r w:rsidR="00254752" w:rsidRPr="001004FD">
        <w:rPr>
          <w:b/>
          <w:lang w:eastAsia="x-none"/>
        </w:rPr>
        <w:tab/>
        <w:t>Corrections to CBG-based transmission</w:t>
      </w:r>
      <w:r w:rsidR="00254752" w:rsidRPr="001004FD">
        <w:rPr>
          <w:b/>
          <w:lang w:eastAsia="x-none"/>
        </w:rPr>
        <w:tab/>
        <w:t>CATT</w:t>
      </w:r>
    </w:p>
    <w:p w14:paraId="3D517A45" w14:textId="77777777" w:rsidR="00C760B6" w:rsidRDefault="00C760B6" w:rsidP="00254752">
      <w:pPr>
        <w:ind w:left="720" w:hanging="720"/>
      </w:pPr>
    </w:p>
    <w:p w14:paraId="35C3F015" w14:textId="13A753F6" w:rsidR="00C760B6" w:rsidRPr="00C760B6" w:rsidRDefault="00C760B6" w:rsidP="00254752">
      <w:pPr>
        <w:ind w:left="720" w:hanging="720"/>
        <w:rPr>
          <w:b/>
        </w:rPr>
      </w:pPr>
      <w:r w:rsidRPr="00C760B6">
        <w:rPr>
          <w:b/>
        </w:rPr>
        <w:t>Friday</w:t>
      </w:r>
    </w:p>
    <w:p w14:paraId="5E57995D" w14:textId="0084A6E3" w:rsidR="00C760B6" w:rsidRDefault="004942DF" w:rsidP="00C760B6">
      <w:pPr>
        <w:rPr>
          <w:b/>
        </w:rPr>
      </w:pPr>
      <w:r w:rsidRPr="004942DF">
        <w:rPr>
          <w:b/>
        </w:rPr>
        <w:t>R1-1805731</w:t>
      </w:r>
      <w:r w:rsidRPr="004942DF">
        <w:rPr>
          <w:b/>
        </w:rPr>
        <w:tab/>
        <w:t>Summary of text proposals on CBG based retransmission</w:t>
      </w:r>
      <w:r w:rsidRPr="004942DF">
        <w:rPr>
          <w:b/>
        </w:rPr>
        <w:tab/>
        <w:t>LG Electronics</w:t>
      </w:r>
    </w:p>
    <w:p w14:paraId="61A36C09" w14:textId="47FC4FD9" w:rsidR="00C760B6" w:rsidRPr="00C760B6" w:rsidRDefault="004942DF" w:rsidP="004942DF">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Pr>
          <w:rFonts w:ascii="Times New Roman" w:hAnsi="Times New Roman"/>
          <w:szCs w:val="20"/>
        </w:rPr>
        <w:t xml:space="preserve"> </w:t>
      </w:r>
      <w:r w:rsidR="00C760B6" w:rsidRPr="00C760B6">
        <w:t xml:space="preserve">The four TPs in R1-1805731 are </w:t>
      </w:r>
      <w:r w:rsidR="00C760B6" w:rsidRPr="00C760B6">
        <w:rPr>
          <w:highlight w:val="green"/>
        </w:rPr>
        <w:t xml:space="preserve">endorsed </w:t>
      </w:r>
      <w:r w:rsidR="00C760B6" w:rsidRPr="00C760B6">
        <w:t>in principle, up to editor to refine the wording where necessary</w:t>
      </w:r>
    </w:p>
    <w:p w14:paraId="154CC39C" w14:textId="37A0F799" w:rsidR="00C760B6" w:rsidRDefault="00C760B6" w:rsidP="00254752">
      <w:pPr>
        <w:ind w:left="720" w:hanging="720"/>
      </w:pPr>
    </w:p>
    <w:p w14:paraId="35477A41" w14:textId="77777777" w:rsidR="004942DF" w:rsidRDefault="004942DF" w:rsidP="00254752">
      <w:pPr>
        <w:ind w:left="720" w:hanging="720"/>
      </w:pPr>
    </w:p>
    <w:p w14:paraId="21835D04" w14:textId="79CC82D4" w:rsidR="00254752" w:rsidRPr="00254752" w:rsidRDefault="00603E09" w:rsidP="00254752">
      <w:pPr>
        <w:ind w:left="720" w:hanging="720"/>
        <w:rPr>
          <w:lang w:eastAsia="x-none"/>
        </w:rPr>
      </w:pPr>
      <w:hyperlink r:id="rId1743" w:history="1">
        <w:r w:rsidR="00FE4C7E">
          <w:rPr>
            <w:rStyle w:val="Hyperlink"/>
            <w:lang w:eastAsia="x-none"/>
          </w:rPr>
          <w:t>R1-1804379</w:t>
        </w:r>
      </w:hyperlink>
      <w:r w:rsidR="00254752" w:rsidRPr="00254752">
        <w:rPr>
          <w:lang w:eastAsia="x-none"/>
        </w:rPr>
        <w:tab/>
        <w:t>Corrections on CBG-Based UL/DL Retransmissions</w:t>
      </w:r>
      <w:r w:rsidR="00254752" w:rsidRPr="00254752">
        <w:rPr>
          <w:lang w:eastAsia="x-none"/>
        </w:rPr>
        <w:tab/>
        <w:t>Samsung</w:t>
      </w:r>
    </w:p>
    <w:p w14:paraId="47942224" w14:textId="27E48C0B" w:rsidR="00254752" w:rsidRPr="00254752" w:rsidRDefault="00603E09" w:rsidP="00254752">
      <w:pPr>
        <w:ind w:left="720" w:hanging="720"/>
        <w:rPr>
          <w:lang w:eastAsia="x-none"/>
        </w:rPr>
      </w:pPr>
      <w:hyperlink r:id="rId1744" w:history="1">
        <w:r w:rsidR="00FE4C7E">
          <w:rPr>
            <w:rStyle w:val="Hyperlink"/>
            <w:lang w:eastAsia="x-none"/>
          </w:rPr>
          <w:t>R1-1804430</w:t>
        </w:r>
      </w:hyperlink>
      <w:r w:rsidR="00254752" w:rsidRPr="00254752">
        <w:rPr>
          <w:lang w:eastAsia="x-none"/>
        </w:rPr>
        <w:tab/>
        <w:t>Remaining issues on CBG-based (re)transmission</w:t>
      </w:r>
      <w:r w:rsidR="00254752" w:rsidRPr="00254752">
        <w:rPr>
          <w:lang w:eastAsia="x-none"/>
        </w:rPr>
        <w:tab/>
        <w:t>Huawei, HiSilicon</w:t>
      </w:r>
    </w:p>
    <w:p w14:paraId="18EEA80E" w14:textId="7EBE2D7D" w:rsidR="00254752" w:rsidRPr="00254752" w:rsidRDefault="00603E09" w:rsidP="00254752">
      <w:pPr>
        <w:ind w:left="720" w:hanging="720"/>
        <w:rPr>
          <w:lang w:eastAsia="x-none"/>
        </w:rPr>
      </w:pPr>
      <w:hyperlink r:id="rId1745" w:history="1">
        <w:r w:rsidR="00FE4C7E">
          <w:rPr>
            <w:rStyle w:val="Hyperlink"/>
            <w:lang w:eastAsia="x-none"/>
          </w:rPr>
          <w:t>R1-1805190</w:t>
        </w:r>
      </w:hyperlink>
      <w:r w:rsidR="00254752" w:rsidRPr="00254752">
        <w:rPr>
          <w:lang w:eastAsia="x-none"/>
        </w:rPr>
        <w:tab/>
        <w:t>On remaining issues for CBG based HARQ</w:t>
      </w:r>
      <w:r w:rsidR="00254752" w:rsidRPr="00254752">
        <w:rPr>
          <w:lang w:eastAsia="x-none"/>
        </w:rPr>
        <w:tab/>
        <w:t>Ericsson</w:t>
      </w:r>
    </w:p>
    <w:p w14:paraId="16B1E6EC" w14:textId="35EA54F1" w:rsidR="00254752" w:rsidRDefault="00254752" w:rsidP="008D5759">
      <w:pPr>
        <w:pStyle w:val="Heading5"/>
      </w:pPr>
      <w:bookmarkStart w:id="586" w:name="_Toc514184693"/>
      <w:r w:rsidRPr="00254752">
        <w:t>UL</w:t>
      </w:r>
      <w:r w:rsidRPr="00254752">
        <w:rPr>
          <w:rFonts w:hint="eastAsia"/>
        </w:rPr>
        <w:t xml:space="preserve"> data </w:t>
      </w:r>
      <w:r w:rsidRPr="00254752">
        <w:t>transmission procedure</w:t>
      </w:r>
      <w:bookmarkEnd w:id="586"/>
    </w:p>
    <w:p w14:paraId="79C976E4" w14:textId="14EB4D09" w:rsidR="007C53B4" w:rsidRPr="007C53B4" w:rsidRDefault="00603E09" w:rsidP="007C53B4">
      <w:pPr>
        <w:rPr>
          <w:b/>
        </w:rPr>
      </w:pPr>
      <w:hyperlink r:id="rId1746" w:history="1">
        <w:r w:rsidR="00FE4C7E">
          <w:rPr>
            <w:rStyle w:val="Hyperlink"/>
            <w:b/>
          </w:rPr>
          <w:t>R1-1805539</w:t>
        </w:r>
      </w:hyperlink>
      <w:r w:rsidR="007C53B4" w:rsidRPr="007C53B4">
        <w:rPr>
          <w:b/>
        </w:rPr>
        <w:tab/>
        <w:t>Offline summary for AI 7.1.3.3.4 UL data transmission procedure</w:t>
      </w:r>
      <w:r w:rsidR="007C53B4" w:rsidRPr="007C53B4">
        <w:rPr>
          <w:b/>
        </w:rPr>
        <w:tab/>
        <w:t>NTT DOCOMO</w:t>
      </w:r>
    </w:p>
    <w:p w14:paraId="69F6A206" w14:textId="77777777" w:rsidR="007C53B4" w:rsidRDefault="007C53B4" w:rsidP="007C53B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434224A" w14:textId="4A15EE02" w:rsidR="007C53B4" w:rsidRDefault="007C53B4" w:rsidP="007C53B4"/>
    <w:p w14:paraId="1C3174A3" w14:textId="62F75855" w:rsidR="001004FD" w:rsidRPr="001004FD" w:rsidRDefault="001004FD" w:rsidP="001004FD">
      <w:pPr>
        <w:ind w:left="720" w:hanging="720"/>
        <w:rPr>
          <w:highlight w:val="green"/>
          <w:lang w:eastAsia="x-none"/>
        </w:rPr>
      </w:pPr>
      <w:r w:rsidRPr="001004FD">
        <w:rPr>
          <w:highlight w:val="green"/>
          <w:lang w:eastAsia="x-none"/>
        </w:rPr>
        <w:t>Agreement:</w:t>
      </w:r>
    </w:p>
    <w:p w14:paraId="30545B18" w14:textId="77777777" w:rsidR="001004FD" w:rsidRPr="001004FD" w:rsidRDefault="001004FD" w:rsidP="00BC4EF6">
      <w:pPr>
        <w:pStyle w:val="ListParagraph"/>
        <w:numPr>
          <w:ilvl w:val="0"/>
          <w:numId w:val="103"/>
        </w:numPr>
      </w:pPr>
      <w:r w:rsidRPr="001004FD">
        <w:t>Adopt following TP for 38.213 subclause 8.3 Msg3 PUSCH:</w:t>
      </w:r>
    </w:p>
    <w:p w14:paraId="2F37854E" w14:textId="7DC4219A" w:rsidR="001004FD" w:rsidRPr="001004FD" w:rsidRDefault="001004FD" w:rsidP="001004FD">
      <w:r w:rsidRPr="001004FD">
        <w:t>---Start of TP---</w:t>
      </w:r>
    </w:p>
    <w:p w14:paraId="0001D629" w14:textId="77777777" w:rsidR="001004FD" w:rsidRPr="001004FD" w:rsidRDefault="001004FD" w:rsidP="001004FD">
      <w:r w:rsidRPr="001004FD">
        <w:t>If the UE applies transform precoding to an Msg3 PUSCH transmission with frequency hopping, the frequency offset for the second hop [6, TS38.214] is given in Table 8.3-1.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97"/>
        <w:gridCol w:w="2760"/>
        <w:gridCol w:w="2633"/>
      </w:tblGrid>
      <w:tr w:rsidR="00D97877" w:rsidRPr="00217E58" w14:paraId="6E68BC5A" w14:textId="77777777" w:rsidTr="00C5556C">
        <w:trPr>
          <w:jc w:val="center"/>
        </w:trPr>
        <w:tc>
          <w:tcPr>
            <w:tcW w:w="0" w:type="auto"/>
            <w:shd w:val="clear" w:color="auto" w:fill="E0E0E0"/>
            <w:vAlign w:val="center"/>
          </w:tcPr>
          <w:p w14:paraId="46E08F07" w14:textId="77777777" w:rsidR="00D97877" w:rsidRPr="00217E58" w:rsidRDefault="00D97877" w:rsidP="00C5556C">
            <w:pPr>
              <w:pStyle w:val="TAH"/>
              <w:ind w:left="400" w:hanging="400"/>
            </w:pPr>
            <w:r w:rsidRPr="00217E58">
              <w:rPr>
                <w:bCs/>
              </w:rPr>
              <w:t>Number of PRBs in initial active UL BWP</w:t>
            </w:r>
          </w:p>
        </w:tc>
        <w:tc>
          <w:tcPr>
            <w:tcW w:w="0" w:type="auto"/>
            <w:shd w:val="clear" w:color="auto" w:fill="E0E0E0"/>
            <w:vAlign w:val="center"/>
          </w:tcPr>
          <w:p w14:paraId="2FDBE1ED" w14:textId="77777777" w:rsidR="00D97877" w:rsidRPr="00217E58" w:rsidRDefault="00D97877" w:rsidP="00C5556C">
            <w:pPr>
              <w:pStyle w:val="TAH"/>
              <w:ind w:left="400" w:hanging="400"/>
              <w:rPr>
                <w:szCs w:val="18"/>
              </w:rPr>
            </w:pPr>
            <w:r w:rsidRPr="00217E58">
              <w:t xml:space="preserve">Value of </w:t>
            </w:r>
            <w:r w:rsidRPr="00217E58">
              <w:rPr>
                <w:position w:val="-12"/>
              </w:rPr>
              <w:object w:dxaOrig="620" w:dyaOrig="360" w14:anchorId="62DE0356">
                <v:shape id="_x0000_i1305" type="#_x0000_t75" style="width:31.2pt;height:18.6pt" o:ole="">
                  <v:imagedata r:id="rId1747" o:title=""/>
                </v:shape>
                <o:OLEObject Type="Embed" ProgID="Equation.3" ShapeID="_x0000_i1305" DrawAspect="Content" ObjectID="_1587929160" r:id="rId1748"/>
              </w:object>
            </w:r>
            <w:r w:rsidRPr="00217E58">
              <w:t xml:space="preserve"> Hopping Bits</w:t>
            </w:r>
          </w:p>
        </w:tc>
        <w:tc>
          <w:tcPr>
            <w:tcW w:w="0" w:type="auto"/>
            <w:shd w:val="clear" w:color="auto" w:fill="E0E0E0"/>
            <w:vAlign w:val="center"/>
          </w:tcPr>
          <w:p w14:paraId="21770788" w14:textId="77777777" w:rsidR="00D97877" w:rsidRPr="00217E58" w:rsidRDefault="00D97877" w:rsidP="00C5556C">
            <w:pPr>
              <w:pStyle w:val="TAH"/>
              <w:ind w:left="400" w:hanging="400"/>
              <w:rPr>
                <w:szCs w:val="18"/>
              </w:rPr>
            </w:pPr>
            <w:r w:rsidRPr="00217E58">
              <w:t>Frequency offset for 2</w:t>
            </w:r>
            <w:r w:rsidRPr="00217E58">
              <w:rPr>
                <w:vertAlign w:val="superscript"/>
              </w:rPr>
              <w:t>nd</w:t>
            </w:r>
            <w:r w:rsidRPr="00217E58">
              <w:t xml:space="preserve"> hop</w:t>
            </w:r>
          </w:p>
        </w:tc>
      </w:tr>
      <w:tr w:rsidR="00D97877" w:rsidRPr="00217E58" w14:paraId="2C9F4835" w14:textId="77777777" w:rsidTr="00C5556C">
        <w:trPr>
          <w:trHeight w:hRule="exact" w:val="367"/>
          <w:jc w:val="center"/>
        </w:trPr>
        <w:tc>
          <w:tcPr>
            <w:tcW w:w="0" w:type="auto"/>
            <w:vMerge w:val="restart"/>
            <w:vAlign w:val="center"/>
          </w:tcPr>
          <w:p w14:paraId="430EC1A1" w14:textId="77777777" w:rsidR="00D97877" w:rsidRPr="00217E58" w:rsidRDefault="00D97877" w:rsidP="00C5556C">
            <w:pPr>
              <w:pStyle w:val="TAC"/>
            </w:pPr>
            <w:r w:rsidRPr="00217E58">
              <w:rPr>
                <w:color w:val="000000"/>
                <w:position w:val="-10"/>
              </w:rPr>
              <w:object w:dxaOrig="920" w:dyaOrig="340" w14:anchorId="7A32F040">
                <v:shape id="_x0000_i1306" type="#_x0000_t75" style="width:46.8pt;height:17.4pt" o:ole="">
                  <v:imagedata r:id="rId1749" o:title=""/>
                </v:shape>
                <o:OLEObject Type="Embed" ProgID="Equation.3" ShapeID="_x0000_i1306" DrawAspect="Content" ObjectID="_1587929161" r:id="rId1750"/>
              </w:object>
            </w:r>
          </w:p>
        </w:tc>
        <w:tc>
          <w:tcPr>
            <w:tcW w:w="0" w:type="auto"/>
            <w:vAlign w:val="center"/>
          </w:tcPr>
          <w:p w14:paraId="28271DEC" w14:textId="77777777" w:rsidR="00D97877" w:rsidRPr="00217E58" w:rsidRDefault="00D97877" w:rsidP="00C5556C">
            <w:pPr>
              <w:pStyle w:val="TAC"/>
            </w:pPr>
            <w:r w:rsidRPr="00217E58">
              <w:t>0</w:t>
            </w:r>
          </w:p>
        </w:tc>
        <w:tc>
          <w:tcPr>
            <w:tcW w:w="0" w:type="auto"/>
            <w:vAlign w:val="center"/>
          </w:tcPr>
          <w:p w14:paraId="7FB3B7CE" w14:textId="77777777" w:rsidR="00D97877" w:rsidRPr="00B30AF7" w:rsidRDefault="00D97877" w:rsidP="00C5556C">
            <w:pPr>
              <w:pStyle w:val="TAC"/>
              <w:rPr>
                <w:i/>
                <w:color w:val="C00000"/>
              </w:rPr>
            </w:pPr>
            <w:ins w:id="587" w:author="Wang lihui" w:date="2018-04-10T13:48:00Z">
              <w:r w:rsidRPr="00B30AF7">
                <w:rPr>
                  <w:rFonts w:eastAsia="Malgun Gothic"/>
                  <w:i/>
                </w:rPr>
                <w:t>f</w:t>
              </w:r>
            </w:ins>
            <w:ins w:id="588" w:author="Wang lihui" w:date="2018-04-10T13:47:00Z">
              <w:r w:rsidRPr="00B30AF7">
                <w:rPr>
                  <w:rFonts w:eastAsia="Malgun Gothic"/>
                  <w:i/>
                </w:rPr>
                <w:t>loor(</w:t>
              </w:r>
            </w:ins>
            <w:r w:rsidRPr="00B30AF7">
              <w:rPr>
                <w:rFonts w:eastAsia="Malgun Gothic"/>
                <w:i/>
                <w:position w:val="-10"/>
              </w:rPr>
              <w:object w:dxaOrig="700" w:dyaOrig="340" w14:anchorId="0F37CAAD">
                <v:shape id="_x0000_i1307" type="#_x0000_t75" style="width:31.8pt;height:15.6pt" o:ole="">
                  <v:imagedata r:id="rId1751" o:title=""/>
                </v:shape>
                <o:OLEObject Type="Embed" ProgID="Equation.3" ShapeID="_x0000_i1307" DrawAspect="Content" ObjectID="_1587929162" r:id="rId1752"/>
              </w:object>
            </w:r>
            <w:ins w:id="589" w:author="Wang lihui" w:date="2018-04-10T13:48:00Z">
              <w:r w:rsidRPr="00B30AF7">
                <w:rPr>
                  <w:rFonts w:eastAsia="Malgun Gothic"/>
                  <w:i/>
                </w:rPr>
                <w:t>)</w:t>
              </w:r>
            </w:ins>
          </w:p>
        </w:tc>
      </w:tr>
      <w:tr w:rsidR="00D97877" w:rsidRPr="00217E58" w14:paraId="3BAAED3F" w14:textId="77777777" w:rsidTr="00C5556C">
        <w:trPr>
          <w:trHeight w:hRule="exact" w:val="358"/>
          <w:jc w:val="center"/>
        </w:trPr>
        <w:tc>
          <w:tcPr>
            <w:tcW w:w="0" w:type="auto"/>
            <w:vMerge/>
            <w:vAlign w:val="center"/>
          </w:tcPr>
          <w:p w14:paraId="75A1E228" w14:textId="77777777" w:rsidR="00D97877" w:rsidRPr="00217E58" w:rsidRDefault="00D97877" w:rsidP="00C5556C">
            <w:pPr>
              <w:pStyle w:val="TAC"/>
            </w:pPr>
          </w:p>
        </w:tc>
        <w:tc>
          <w:tcPr>
            <w:tcW w:w="0" w:type="auto"/>
            <w:vAlign w:val="center"/>
          </w:tcPr>
          <w:p w14:paraId="5E6E0E9E" w14:textId="77777777" w:rsidR="00D97877" w:rsidRPr="00217E58" w:rsidRDefault="00D97877" w:rsidP="00C5556C">
            <w:pPr>
              <w:pStyle w:val="TAC"/>
            </w:pPr>
            <w:r w:rsidRPr="00217E58">
              <w:t>1</w:t>
            </w:r>
          </w:p>
        </w:tc>
        <w:tc>
          <w:tcPr>
            <w:tcW w:w="0" w:type="auto"/>
            <w:vAlign w:val="center"/>
          </w:tcPr>
          <w:p w14:paraId="3F33A76E" w14:textId="77777777" w:rsidR="00D97877" w:rsidRPr="00B30AF7" w:rsidRDefault="00D97877" w:rsidP="00C5556C">
            <w:pPr>
              <w:pStyle w:val="TAC"/>
              <w:rPr>
                <w:i/>
                <w:color w:val="C00000"/>
              </w:rPr>
            </w:pPr>
            <w:ins w:id="590" w:author="Wang lihui" w:date="2018-04-10T13:48:00Z">
              <w:r w:rsidRPr="00B30AF7">
                <w:rPr>
                  <w:rFonts w:eastAsia="Malgun Gothic"/>
                  <w:i/>
                </w:rPr>
                <w:t>floor(</w:t>
              </w:r>
            </w:ins>
            <w:r w:rsidRPr="00B30AF7">
              <w:rPr>
                <w:rFonts w:eastAsia="Malgun Gothic"/>
                <w:i/>
                <w:position w:val="-10"/>
              </w:rPr>
              <w:object w:dxaOrig="700" w:dyaOrig="340" w14:anchorId="6A671966">
                <v:shape id="_x0000_i1308" type="#_x0000_t75" style="width:31.8pt;height:15.6pt" o:ole="">
                  <v:imagedata r:id="rId1753" o:title=""/>
                </v:shape>
                <o:OLEObject Type="Embed" ProgID="Equation.3" ShapeID="_x0000_i1308" DrawAspect="Content" ObjectID="_1587929163" r:id="rId1754"/>
              </w:object>
            </w:r>
            <w:ins w:id="591" w:author="Wang lihui" w:date="2018-04-10T13:48:00Z">
              <w:r w:rsidRPr="00B30AF7">
                <w:rPr>
                  <w:rFonts w:eastAsia="Malgun Gothic"/>
                  <w:i/>
                </w:rPr>
                <w:t>)</w:t>
              </w:r>
            </w:ins>
          </w:p>
        </w:tc>
      </w:tr>
      <w:tr w:rsidR="00D97877" w:rsidRPr="00217E58" w14:paraId="1A66DDC1" w14:textId="77777777" w:rsidTr="00C5556C">
        <w:trPr>
          <w:trHeight w:hRule="exact" w:val="358"/>
          <w:jc w:val="center"/>
        </w:trPr>
        <w:tc>
          <w:tcPr>
            <w:tcW w:w="0" w:type="auto"/>
            <w:vMerge w:val="restart"/>
            <w:vAlign w:val="center"/>
          </w:tcPr>
          <w:p w14:paraId="275C4BE6" w14:textId="77777777" w:rsidR="00D97877" w:rsidRPr="00217E58" w:rsidRDefault="00D97877" w:rsidP="00C5556C">
            <w:pPr>
              <w:pStyle w:val="TAC"/>
            </w:pPr>
            <w:r w:rsidRPr="00217E58">
              <w:rPr>
                <w:color w:val="000000"/>
                <w:position w:val="-10"/>
              </w:rPr>
              <w:object w:dxaOrig="920" w:dyaOrig="340" w14:anchorId="104653FF">
                <v:shape id="_x0000_i1309" type="#_x0000_t75" style="width:46.8pt;height:17.4pt" o:ole="">
                  <v:imagedata r:id="rId1755" o:title=""/>
                </v:shape>
                <o:OLEObject Type="Embed" ProgID="Equation.3" ShapeID="_x0000_i1309" DrawAspect="Content" ObjectID="_1587929164" r:id="rId1756"/>
              </w:object>
            </w:r>
          </w:p>
        </w:tc>
        <w:tc>
          <w:tcPr>
            <w:tcW w:w="0" w:type="auto"/>
            <w:vAlign w:val="center"/>
          </w:tcPr>
          <w:p w14:paraId="1AD8915F" w14:textId="77777777" w:rsidR="00D97877" w:rsidRPr="00217E58" w:rsidRDefault="00D97877" w:rsidP="00C5556C">
            <w:pPr>
              <w:pStyle w:val="TAC"/>
            </w:pPr>
            <w:r w:rsidRPr="00217E58">
              <w:t>00</w:t>
            </w:r>
          </w:p>
        </w:tc>
        <w:tc>
          <w:tcPr>
            <w:tcW w:w="0" w:type="auto"/>
            <w:vAlign w:val="center"/>
          </w:tcPr>
          <w:p w14:paraId="014DA2B0" w14:textId="77777777" w:rsidR="00D97877" w:rsidRPr="00B30AF7" w:rsidRDefault="00D97877" w:rsidP="00C5556C">
            <w:pPr>
              <w:pStyle w:val="TAC"/>
              <w:rPr>
                <w:i/>
                <w:color w:val="C00000"/>
                <w:lang w:val="en-US"/>
              </w:rPr>
            </w:pPr>
            <w:ins w:id="592" w:author="Wang lihui" w:date="2018-04-10T13:48:00Z">
              <w:r w:rsidRPr="00B30AF7">
                <w:rPr>
                  <w:rFonts w:eastAsia="Malgun Gothic"/>
                  <w:i/>
                </w:rPr>
                <w:t>floor(</w:t>
              </w:r>
            </w:ins>
            <w:r w:rsidRPr="00B30AF7">
              <w:rPr>
                <w:rFonts w:eastAsia="Malgun Gothic"/>
                <w:i/>
                <w:position w:val="-10"/>
              </w:rPr>
              <w:object w:dxaOrig="700" w:dyaOrig="340" w14:anchorId="75110D5D">
                <v:shape id="_x0000_i1310" type="#_x0000_t75" style="width:31.8pt;height:15.6pt" o:ole="">
                  <v:imagedata r:id="rId1757" o:title=""/>
                </v:shape>
                <o:OLEObject Type="Embed" ProgID="Equation.3" ShapeID="_x0000_i1310" DrawAspect="Content" ObjectID="_1587929165" r:id="rId1758"/>
              </w:object>
            </w:r>
            <w:ins w:id="593" w:author="Wang lihui" w:date="2018-04-10T13:49:00Z">
              <w:r w:rsidRPr="00B30AF7">
                <w:rPr>
                  <w:rFonts w:eastAsia="Malgun Gothic"/>
                  <w:i/>
                </w:rPr>
                <w:t>)</w:t>
              </w:r>
            </w:ins>
          </w:p>
        </w:tc>
      </w:tr>
      <w:tr w:rsidR="00D97877" w:rsidRPr="00217E58" w14:paraId="200BE245" w14:textId="77777777" w:rsidTr="00C5556C">
        <w:trPr>
          <w:trHeight w:hRule="exact" w:val="367"/>
          <w:jc w:val="center"/>
        </w:trPr>
        <w:tc>
          <w:tcPr>
            <w:tcW w:w="0" w:type="auto"/>
            <w:vMerge/>
            <w:vAlign w:val="center"/>
          </w:tcPr>
          <w:p w14:paraId="77560835" w14:textId="77777777" w:rsidR="00D97877" w:rsidRPr="00217E58" w:rsidRDefault="00D97877" w:rsidP="00C5556C">
            <w:pPr>
              <w:pStyle w:val="TAC"/>
            </w:pPr>
          </w:p>
        </w:tc>
        <w:tc>
          <w:tcPr>
            <w:tcW w:w="0" w:type="auto"/>
            <w:vAlign w:val="center"/>
          </w:tcPr>
          <w:p w14:paraId="3A85CF74" w14:textId="77777777" w:rsidR="00D97877" w:rsidRPr="00217E58" w:rsidRDefault="00D97877" w:rsidP="00C5556C">
            <w:pPr>
              <w:pStyle w:val="TAC"/>
            </w:pPr>
            <w:r w:rsidRPr="00217E58">
              <w:t>01</w:t>
            </w:r>
          </w:p>
        </w:tc>
        <w:tc>
          <w:tcPr>
            <w:tcW w:w="0" w:type="auto"/>
            <w:vAlign w:val="center"/>
          </w:tcPr>
          <w:p w14:paraId="3A74707B" w14:textId="77777777" w:rsidR="00D97877" w:rsidRPr="00B30AF7" w:rsidRDefault="00D97877" w:rsidP="00C5556C">
            <w:pPr>
              <w:pStyle w:val="TAC"/>
              <w:rPr>
                <w:i/>
                <w:color w:val="C00000"/>
              </w:rPr>
            </w:pPr>
            <w:ins w:id="594" w:author="Wang lihui" w:date="2018-04-10T13:49:00Z">
              <w:r w:rsidRPr="00B30AF7">
                <w:rPr>
                  <w:rFonts w:eastAsia="Malgun Gothic"/>
                  <w:i/>
                </w:rPr>
                <w:t>floor(</w:t>
              </w:r>
            </w:ins>
            <w:r w:rsidRPr="00B30AF7">
              <w:rPr>
                <w:rFonts w:eastAsia="Malgun Gothic"/>
                <w:i/>
                <w:position w:val="-10"/>
              </w:rPr>
              <w:object w:dxaOrig="700" w:dyaOrig="340" w14:anchorId="2A3A9DAD">
                <v:shape id="_x0000_i1311" type="#_x0000_t75" style="width:31.8pt;height:15.6pt" o:ole="">
                  <v:imagedata r:id="rId1759" o:title=""/>
                </v:shape>
                <o:OLEObject Type="Embed" ProgID="Equation.3" ShapeID="_x0000_i1311" DrawAspect="Content" ObjectID="_1587929166" r:id="rId1760"/>
              </w:object>
            </w:r>
            <w:ins w:id="595" w:author="Wang lihui" w:date="2018-04-10T13:49:00Z">
              <w:r w:rsidRPr="00B30AF7">
                <w:rPr>
                  <w:rFonts w:eastAsia="Malgun Gothic"/>
                  <w:i/>
                </w:rPr>
                <w:t>)</w:t>
              </w:r>
            </w:ins>
          </w:p>
        </w:tc>
      </w:tr>
      <w:tr w:rsidR="00D97877" w:rsidRPr="00217E58" w14:paraId="4E3E5882" w14:textId="77777777" w:rsidTr="00C5556C">
        <w:trPr>
          <w:trHeight w:hRule="exact" w:val="358"/>
          <w:jc w:val="center"/>
        </w:trPr>
        <w:tc>
          <w:tcPr>
            <w:tcW w:w="0" w:type="auto"/>
            <w:vMerge/>
            <w:vAlign w:val="center"/>
          </w:tcPr>
          <w:p w14:paraId="02F444C4" w14:textId="77777777" w:rsidR="00D97877" w:rsidRPr="00217E58" w:rsidRDefault="00D97877" w:rsidP="00C5556C">
            <w:pPr>
              <w:pStyle w:val="TAC"/>
            </w:pPr>
          </w:p>
        </w:tc>
        <w:tc>
          <w:tcPr>
            <w:tcW w:w="0" w:type="auto"/>
            <w:vAlign w:val="center"/>
          </w:tcPr>
          <w:p w14:paraId="6FFEC28E" w14:textId="77777777" w:rsidR="00D97877" w:rsidRPr="00217E58" w:rsidRDefault="00D97877" w:rsidP="00C5556C">
            <w:pPr>
              <w:pStyle w:val="TAC"/>
            </w:pPr>
            <w:r w:rsidRPr="00217E58">
              <w:t>10</w:t>
            </w:r>
          </w:p>
        </w:tc>
        <w:tc>
          <w:tcPr>
            <w:tcW w:w="0" w:type="auto"/>
            <w:vAlign w:val="center"/>
          </w:tcPr>
          <w:p w14:paraId="1B7ABA00" w14:textId="77777777" w:rsidR="00D97877" w:rsidRPr="00B30AF7" w:rsidRDefault="00D97877" w:rsidP="00C5556C">
            <w:pPr>
              <w:pStyle w:val="TAC"/>
              <w:rPr>
                <w:i/>
                <w:color w:val="C00000"/>
                <w:lang w:val="en-US"/>
              </w:rPr>
            </w:pPr>
            <w:r>
              <w:rPr>
                <w:rFonts w:ascii="Malgun Gothic" w:eastAsia="Malgun Gothic" w:hAnsi="Malgun Gothic" w:hint="eastAsia"/>
                <w:i/>
              </w:rPr>
              <w:t>－</w:t>
            </w:r>
            <w:ins w:id="596" w:author="Wang lihui" w:date="2018-04-10T13:49:00Z">
              <w:r w:rsidRPr="00B30AF7">
                <w:rPr>
                  <w:rFonts w:eastAsia="Malgun Gothic"/>
                  <w:i/>
                </w:rPr>
                <w:t>floor(</w:t>
              </w:r>
            </w:ins>
            <w:r w:rsidRPr="00B30AF7">
              <w:rPr>
                <w:rFonts w:eastAsia="Malgun Gothic"/>
                <w:i/>
                <w:position w:val="-10"/>
              </w:rPr>
              <w:object w:dxaOrig="700" w:dyaOrig="340" w14:anchorId="25BFB71D">
                <v:shape id="_x0000_i1312" type="#_x0000_t75" style="width:31.8pt;height:15.6pt" o:ole="">
                  <v:imagedata r:id="rId1759" o:title=""/>
                </v:shape>
                <o:OLEObject Type="Embed" ProgID="Equation.3" ShapeID="_x0000_i1312" DrawAspect="Content" ObjectID="_1587929167" r:id="rId1761"/>
              </w:object>
            </w:r>
            <w:ins w:id="597" w:author="Wang lihui" w:date="2018-04-10T13:49:00Z">
              <w:r w:rsidRPr="00B30AF7">
                <w:rPr>
                  <w:rFonts w:eastAsia="Malgun Gothic"/>
                  <w:i/>
                </w:rPr>
                <w:t>)</w:t>
              </w:r>
            </w:ins>
          </w:p>
        </w:tc>
      </w:tr>
      <w:tr w:rsidR="00D97877" w:rsidRPr="00217E58" w14:paraId="7EF4CD05" w14:textId="77777777" w:rsidTr="00C5556C">
        <w:trPr>
          <w:trHeight w:hRule="exact" w:val="358"/>
          <w:jc w:val="center"/>
        </w:trPr>
        <w:tc>
          <w:tcPr>
            <w:tcW w:w="0" w:type="auto"/>
            <w:vMerge/>
            <w:vAlign w:val="center"/>
          </w:tcPr>
          <w:p w14:paraId="48D64A25" w14:textId="77777777" w:rsidR="00D97877" w:rsidRPr="00217E58" w:rsidRDefault="00D97877" w:rsidP="00C5556C">
            <w:pPr>
              <w:pStyle w:val="TAC"/>
            </w:pPr>
          </w:p>
        </w:tc>
        <w:tc>
          <w:tcPr>
            <w:tcW w:w="0" w:type="auto"/>
            <w:vAlign w:val="center"/>
          </w:tcPr>
          <w:p w14:paraId="5FE73BE4" w14:textId="77777777" w:rsidR="00D97877" w:rsidRPr="00217E58" w:rsidRDefault="00D97877" w:rsidP="00C5556C">
            <w:pPr>
              <w:pStyle w:val="TAC"/>
            </w:pPr>
            <w:r w:rsidRPr="00217E58">
              <w:t>11</w:t>
            </w:r>
          </w:p>
        </w:tc>
        <w:tc>
          <w:tcPr>
            <w:tcW w:w="0" w:type="auto"/>
            <w:vAlign w:val="center"/>
          </w:tcPr>
          <w:p w14:paraId="44F17A7C" w14:textId="77777777" w:rsidR="00D97877" w:rsidRPr="00217E58" w:rsidRDefault="00D97877" w:rsidP="00C5556C">
            <w:pPr>
              <w:pStyle w:val="TAC"/>
              <w:rPr>
                <w:rFonts w:cs="Arial"/>
              </w:rPr>
            </w:pPr>
            <w:r w:rsidRPr="00217E58">
              <w:rPr>
                <w:rFonts w:cs="Arial"/>
              </w:rPr>
              <w:t>Reserved</w:t>
            </w:r>
          </w:p>
        </w:tc>
      </w:tr>
    </w:tbl>
    <w:p w14:paraId="175304A1" w14:textId="77777777" w:rsidR="001004FD" w:rsidRDefault="001004FD" w:rsidP="001004FD">
      <w:pPr>
        <w:rPr>
          <w:lang w:val="en-US" w:eastAsia="x-none"/>
        </w:rPr>
      </w:pPr>
      <w:r>
        <w:rPr>
          <w:lang w:val="en-US" w:eastAsia="x-none"/>
        </w:rPr>
        <w:t>---End of TP---</w:t>
      </w:r>
    </w:p>
    <w:p w14:paraId="5D843C7A" w14:textId="77777777" w:rsidR="001004FD" w:rsidRPr="001004FD" w:rsidRDefault="001004FD" w:rsidP="001004FD"/>
    <w:p w14:paraId="35110A2F" w14:textId="12BF4200" w:rsidR="001004FD" w:rsidRPr="001004FD" w:rsidRDefault="001004FD" w:rsidP="001004FD">
      <w:pPr>
        <w:rPr>
          <w:szCs w:val="20"/>
          <w:highlight w:val="green"/>
        </w:rPr>
      </w:pPr>
      <w:r w:rsidRPr="001004FD">
        <w:rPr>
          <w:szCs w:val="20"/>
          <w:highlight w:val="green"/>
        </w:rPr>
        <w:t>Agreement:</w:t>
      </w:r>
    </w:p>
    <w:p w14:paraId="69C07C32" w14:textId="77777777" w:rsidR="001004FD" w:rsidRPr="001004FD" w:rsidRDefault="001004FD" w:rsidP="00BC4EF6">
      <w:pPr>
        <w:pStyle w:val="ListParagraph"/>
        <w:numPr>
          <w:ilvl w:val="0"/>
          <w:numId w:val="105"/>
        </w:numPr>
      </w:pPr>
      <w:r w:rsidRPr="001004FD">
        <w:t>To adopt the following TP for Section 6.3 of 38.214</w:t>
      </w:r>
    </w:p>
    <w:p w14:paraId="54064B98" w14:textId="77777777" w:rsidR="001004FD" w:rsidRPr="001004FD" w:rsidRDefault="001004FD" w:rsidP="001004FD">
      <w:r w:rsidRPr="001004FD">
        <w:t>---Start of TP---</w:t>
      </w:r>
    </w:p>
    <w:p w14:paraId="1869832D" w14:textId="339AD444" w:rsidR="001004FD" w:rsidRPr="001004FD" w:rsidRDefault="001004FD" w:rsidP="001004FD">
      <w:pPr>
        <w:ind w:left="720" w:hanging="720"/>
        <w:jc w:val="both"/>
        <w:rPr>
          <w:color w:val="000000"/>
          <w:szCs w:val="20"/>
        </w:rPr>
      </w:pPr>
      <w:r w:rsidRPr="001004FD">
        <w:rPr>
          <w:rFonts w:eastAsia="MS Mincho"/>
          <w:iCs/>
          <w:color w:val="000000"/>
          <w:szCs w:val="20"/>
          <w:lang w:val="en-US"/>
        </w:rPr>
        <w:t xml:space="preserve">In case of intra-slot frequency hopping is configured for PUSCH without repetitions, the number of symbols in the first hop is given by </w:t>
      </w:r>
      <w:r w:rsidR="00603E09">
        <w:rPr>
          <w:rFonts w:eastAsia="MS Mincho"/>
          <w:iCs/>
          <w:color w:val="000000"/>
          <w:position w:val="-14"/>
          <w:szCs w:val="20"/>
          <w:lang w:val="en-US"/>
        </w:rPr>
        <w:pict w14:anchorId="7F573835">
          <v:shape id="_x0000_i1313" type="#_x0000_t75" style="width:60pt;height:18.6pt">
            <v:imagedata r:id="rId1762" o:title=""/>
          </v:shape>
        </w:pict>
      </w:r>
      <w:r w:rsidRPr="001004FD">
        <w:rPr>
          <w:rFonts w:eastAsia="MS Mincho"/>
          <w:iCs/>
          <w:color w:val="000000"/>
          <w:szCs w:val="20"/>
          <w:lang w:val="en-US"/>
        </w:rPr>
        <w:t xml:space="preserve">, the number of symbols in the second hop is given by </w:t>
      </w:r>
      <w:r w:rsidR="00603E09">
        <w:rPr>
          <w:rFonts w:eastAsia="MS Mincho"/>
          <w:iCs/>
          <w:color w:val="000000"/>
          <w:position w:val="-14"/>
          <w:szCs w:val="20"/>
          <w:lang w:val="en-US"/>
        </w:rPr>
        <w:pict w14:anchorId="501433E0">
          <v:shape id="_x0000_i1314" type="#_x0000_t75" style="width:107.4pt;height:18.6pt">
            <v:imagedata r:id="rId1763" o:title=""/>
          </v:shape>
        </w:pict>
      </w:r>
      <w:r w:rsidRPr="001004FD">
        <w:rPr>
          <w:rFonts w:eastAsia="MS Mincho"/>
          <w:iCs/>
          <w:color w:val="000000"/>
          <w:szCs w:val="20"/>
          <w:lang w:val="en-US"/>
        </w:rPr>
        <w:t xml:space="preserve">, where </w:t>
      </w:r>
      <m:oMath>
        <m:sSubSup>
          <m:sSubSupPr>
            <m:ctrlPr>
              <w:rPr>
                <w:rFonts w:ascii="Cambria Math" w:eastAsia="MS Mincho" w:hAnsi="Cambria Math"/>
                <w:iCs/>
                <w:strike/>
                <w:color w:val="000000"/>
                <w:lang w:val="en-US"/>
              </w:rPr>
            </m:ctrlPr>
          </m:sSubSupPr>
          <m:e>
            <m:r>
              <w:rPr>
                <w:rFonts w:ascii="Cambria Math" w:eastAsia="MS Mincho" w:hAnsi="Cambria Math"/>
                <w:strike/>
                <w:color w:val="000000"/>
                <w:lang w:val="en-US"/>
              </w:rPr>
              <m:t>N</m:t>
            </m:r>
          </m:e>
          <m:sub>
            <m:r>
              <w:rPr>
                <w:rFonts w:ascii="Cambria Math" w:eastAsia="MS Mincho" w:hAnsi="Cambria Math"/>
                <w:strike/>
                <w:color w:val="000000"/>
                <w:lang w:val="en-US"/>
              </w:rPr>
              <m:t>symbol</m:t>
            </m:r>
          </m:sub>
          <m:sup>
            <m:r>
              <w:rPr>
                <w:rFonts w:ascii="Cambria Math" w:eastAsia="SimSun" w:hAnsi="Cambria Math" w:hint="eastAsia"/>
                <w:strike/>
                <w:color w:val="000000"/>
                <w:lang w:val="en-US" w:eastAsia="zh-CN"/>
              </w:rPr>
              <m:t>PUSCH</m:t>
            </m:r>
            <m:r>
              <w:rPr>
                <w:rFonts w:ascii="Cambria Math" w:eastAsia="SimSun" w:hAnsi="Cambria Math"/>
                <w:strike/>
                <w:color w:val="000000"/>
                <w:lang w:val="en-US" w:eastAsia="zh-CN"/>
              </w:rPr>
              <m:t>,s</m:t>
            </m:r>
          </m:sup>
        </m:sSubSup>
        <m:r>
          <w:rPr>
            <w:rFonts w:ascii="Cambria Math" w:eastAsia="MS Mincho" w:hAnsi="Cambria Math"/>
            <w:strike/>
            <w:color w:val="000000"/>
            <w:lang w:val="en-US"/>
          </w:rPr>
          <m:t>/2</m:t>
        </m:r>
      </m:oMath>
      <w:r w:rsidRPr="001004FD">
        <w:rPr>
          <w:rFonts w:eastAsia="MS Mincho"/>
          <w:iCs/>
          <w:color w:val="FF0000"/>
          <w:szCs w:val="20"/>
          <w:u w:val="single"/>
          <w:lang w:val="en-US"/>
        </w:rPr>
        <w:t xml:space="preserve"> </w:t>
      </w:r>
      <m:oMath>
        <m:sSubSup>
          <m:sSubSupPr>
            <m:ctrlPr>
              <w:ins w:id="598" w:author="Wang lihui" w:date="2018-04-10T14:00:00Z">
                <w:rPr>
                  <w:rFonts w:ascii="Cambria Math" w:eastAsia="MS Mincho" w:hAnsi="Cambria Math"/>
                  <w:iCs/>
                  <w:color w:val="000000"/>
                  <w:lang w:val="en-US"/>
                </w:rPr>
              </w:ins>
            </m:ctrlPr>
          </m:sSubSupPr>
          <m:e>
            <m:r>
              <w:ins w:id="599" w:author="Wang lihui" w:date="2018-04-10T14:00:00Z">
                <w:rPr>
                  <w:rFonts w:ascii="Cambria Math" w:eastAsia="MS Mincho" w:hAnsi="Cambria Math"/>
                  <w:color w:val="000000"/>
                  <w:lang w:val="en-US"/>
                </w:rPr>
                <m:t>N</m:t>
              </w:ins>
            </m:r>
          </m:e>
          <m:sub>
            <m:r>
              <w:ins w:id="600" w:author="Wang lihui" w:date="2018-04-10T14:00:00Z">
                <w:rPr>
                  <w:rFonts w:ascii="Cambria Math" w:eastAsia="MS Mincho" w:hAnsi="Cambria Math"/>
                  <w:color w:val="000000"/>
                  <w:lang w:val="en-US"/>
                </w:rPr>
                <m:t>symbol</m:t>
              </w:ins>
            </m:r>
          </m:sub>
          <m:sup>
            <m:r>
              <w:ins w:id="601" w:author="Wang lihui" w:date="2018-04-10T14:00:00Z">
                <w:rPr>
                  <w:rFonts w:ascii="Cambria Math" w:eastAsia="SimSun" w:hAnsi="Cambria Math" w:hint="eastAsia"/>
                  <w:color w:val="000000"/>
                  <w:lang w:val="en-US" w:eastAsia="zh-CN"/>
                </w:rPr>
                <m:t>PUSCH</m:t>
              </w:ins>
            </m:r>
            <m:r>
              <w:ins w:id="602" w:author="Wang lihui" w:date="2018-04-10T14:00:00Z">
                <w:rPr>
                  <w:rFonts w:ascii="Cambria Math" w:eastAsia="SimSun" w:hAnsi="Cambria Math"/>
                  <w:color w:val="000000"/>
                  <w:lang w:val="en-US" w:eastAsia="zh-CN"/>
                </w:rPr>
                <m:t>,s</m:t>
              </w:ins>
            </m:r>
          </m:sup>
        </m:sSubSup>
      </m:oMath>
      <w:r w:rsidRPr="001004FD">
        <w:rPr>
          <w:rFonts w:eastAsia="MS Mincho"/>
          <w:iCs/>
          <w:color w:val="000000"/>
          <w:szCs w:val="20"/>
          <w:lang w:val="en-US"/>
        </w:rPr>
        <w:t xml:space="preserve"> is the length of the PUSCH transmission in OFDM symbols in one slot.</w:t>
      </w:r>
    </w:p>
    <w:p w14:paraId="0BAAD0D2" w14:textId="77777777" w:rsidR="001004FD" w:rsidRDefault="001004FD" w:rsidP="001004FD">
      <w:pPr>
        <w:rPr>
          <w:lang w:val="en-US" w:eastAsia="x-none"/>
        </w:rPr>
      </w:pPr>
      <w:r>
        <w:rPr>
          <w:lang w:val="en-US" w:eastAsia="x-none"/>
        </w:rPr>
        <w:t>---End of TP---</w:t>
      </w:r>
    </w:p>
    <w:p w14:paraId="22DA163D" w14:textId="77777777" w:rsidR="001004FD" w:rsidRPr="001004FD" w:rsidRDefault="001004FD" w:rsidP="001004FD"/>
    <w:p w14:paraId="2FFD6E08" w14:textId="77777777" w:rsidR="0029034D" w:rsidRPr="0029034D" w:rsidRDefault="0029034D" w:rsidP="0029034D">
      <w:pPr>
        <w:ind w:left="720" w:hanging="720"/>
        <w:rPr>
          <w:szCs w:val="20"/>
        </w:rPr>
      </w:pPr>
      <w:r w:rsidRPr="0029034D">
        <w:rPr>
          <w:b/>
          <w:szCs w:val="20"/>
          <w:u w:val="single"/>
        </w:rPr>
        <w:lastRenderedPageBreak/>
        <w:t>Conclusion</w:t>
      </w:r>
      <w:r w:rsidRPr="0029034D">
        <w:rPr>
          <w:szCs w:val="20"/>
        </w:rPr>
        <w:t>:</w:t>
      </w:r>
    </w:p>
    <w:p w14:paraId="2872F051" w14:textId="77777777" w:rsidR="0029034D" w:rsidRPr="0029034D" w:rsidRDefault="0029034D" w:rsidP="00BC4EF6">
      <w:pPr>
        <w:numPr>
          <w:ilvl w:val="0"/>
          <w:numId w:val="115"/>
        </w:numPr>
        <w:rPr>
          <w:szCs w:val="20"/>
        </w:rPr>
      </w:pPr>
      <w:r w:rsidRPr="0029034D">
        <w:rPr>
          <w:rFonts w:eastAsia="Times New Roman"/>
          <w:szCs w:val="20"/>
        </w:rPr>
        <w:t>Confirmation of the activation/deactivation signalling for SP-CSI on PUSCH is not explicitly supported in the specs</w:t>
      </w:r>
    </w:p>
    <w:p w14:paraId="5C7A0ADF" w14:textId="77777777" w:rsidR="0029034D" w:rsidRPr="0029034D" w:rsidRDefault="0029034D" w:rsidP="00BC4EF6">
      <w:pPr>
        <w:numPr>
          <w:ilvl w:val="1"/>
          <w:numId w:val="115"/>
        </w:numPr>
        <w:rPr>
          <w:szCs w:val="20"/>
        </w:rPr>
      </w:pPr>
      <w:r w:rsidRPr="0029034D">
        <w:rPr>
          <w:szCs w:val="20"/>
        </w:rPr>
        <w:t>Up to gNB implementation</w:t>
      </w:r>
    </w:p>
    <w:p w14:paraId="4658A927" w14:textId="52435042" w:rsidR="001004FD" w:rsidRDefault="001004FD" w:rsidP="007C53B4"/>
    <w:p w14:paraId="7B6AC4E5" w14:textId="1FA582C0" w:rsidR="00B678E0" w:rsidRPr="00B678E0" w:rsidRDefault="00B678E0" w:rsidP="007C53B4">
      <w:pPr>
        <w:rPr>
          <w:b/>
        </w:rPr>
      </w:pPr>
      <w:r w:rsidRPr="00B678E0">
        <w:rPr>
          <w:b/>
        </w:rPr>
        <w:t>Wednesday</w:t>
      </w:r>
    </w:p>
    <w:p w14:paraId="748C224C" w14:textId="61352EE2" w:rsidR="00B678E0" w:rsidRPr="00B678E0" w:rsidRDefault="00603E09" w:rsidP="00B678E0">
      <w:pPr>
        <w:rPr>
          <w:b/>
        </w:rPr>
      </w:pPr>
      <w:hyperlink r:id="rId1764" w:history="1">
        <w:r w:rsidR="00FE4C7E">
          <w:rPr>
            <w:rStyle w:val="Hyperlink"/>
            <w:b/>
          </w:rPr>
          <w:t>R1-1805646</w:t>
        </w:r>
      </w:hyperlink>
      <w:r w:rsidR="00B678E0" w:rsidRPr="00B678E0">
        <w:rPr>
          <w:b/>
        </w:rPr>
        <w:tab/>
        <w:t>Repetition for PUSCH mapping Type B</w:t>
      </w:r>
      <w:r w:rsidR="00B678E0" w:rsidRPr="00B678E0">
        <w:rPr>
          <w:b/>
        </w:rPr>
        <w:tab/>
        <w:t>NTT DOCOMO, INC.</w:t>
      </w:r>
    </w:p>
    <w:p w14:paraId="7B414E46" w14:textId="77777777" w:rsidR="00B678E0" w:rsidRDefault="00B678E0" w:rsidP="00B678E0"/>
    <w:p w14:paraId="1FA418BC" w14:textId="77777777" w:rsidR="00B678E0" w:rsidRPr="001004FD" w:rsidRDefault="00B678E0" w:rsidP="00B678E0">
      <w:pPr>
        <w:rPr>
          <w:szCs w:val="20"/>
          <w:highlight w:val="green"/>
        </w:rPr>
      </w:pPr>
      <w:r w:rsidRPr="001004FD">
        <w:rPr>
          <w:szCs w:val="20"/>
          <w:highlight w:val="green"/>
        </w:rPr>
        <w:t>Agreement:</w:t>
      </w:r>
    </w:p>
    <w:p w14:paraId="6300B297" w14:textId="2F4709C6" w:rsidR="00B678E0" w:rsidRDefault="00B678E0" w:rsidP="00BC4EF6">
      <w:pPr>
        <w:pStyle w:val="ListParagraph"/>
        <w:numPr>
          <w:ilvl w:val="0"/>
          <w:numId w:val="157"/>
        </w:numPr>
      </w:pPr>
      <w:r>
        <w:t xml:space="preserve">For Rel.15 Dec. drop, for both Type 1 and Type 2 PUSCH transmissions with a configured grant, when a UE is configured with data mapping Type B and K&gt; 1, the same symbol allocation is applied across the K consecutive slots. </w:t>
      </w:r>
    </w:p>
    <w:p w14:paraId="2B95C489" w14:textId="4173B9AC" w:rsidR="00B678E0" w:rsidRDefault="00B678E0" w:rsidP="007C53B4"/>
    <w:p w14:paraId="0FA6DFD1" w14:textId="77777777" w:rsidR="00B678E0" w:rsidRPr="007C53B4" w:rsidRDefault="00B678E0" w:rsidP="007C53B4"/>
    <w:p w14:paraId="41F4AA4D" w14:textId="5A0DA4CC" w:rsidR="00254752" w:rsidRPr="00254752" w:rsidRDefault="00603E09" w:rsidP="00254752">
      <w:pPr>
        <w:ind w:left="720" w:hanging="720"/>
        <w:rPr>
          <w:lang w:eastAsia="x-none"/>
        </w:rPr>
      </w:pPr>
      <w:hyperlink r:id="rId1765" w:history="1">
        <w:r w:rsidR="00FE4C7E">
          <w:rPr>
            <w:rStyle w:val="Hyperlink"/>
            <w:lang w:eastAsia="x-none"/>
          </w:rPr>
          <w:t>R1-1803797</w:t>
        </w:r>
      </w:hyperlink>
      <w:r w:rsidR="00254752" w:rsidRPr="00254752">
        <w:rPr>
          <w:lang w:eastAsia="x-none"/>
        </w:rPr>
        <w:tab/>
        <w:t>Remaining issues for UL data transmission procedure</w:t>
      </w:r>
      <w:r w:rsidR="00254752" w:rsidRPr="00254752">
        <w:rPr>
          <w:lang w:eastAsia="x-none"/>
        </w:rPr>
        <w:tab/>
        <w:t>ZTE, Sanechips</w:t>
      </w:r>
    </w:p>
    <w:p w14:paraId="62361926" w14:textId="61D4F221" w:rsidR="00254752" w:rsidRPr="00254752" w:rsidRDefault="00603E09" w:rsidP="00254752">
      <w:pPr>
        <w:ind w:left="720" w:hanging="720"/>
        <w:rPr>
          <w:lang w:eastAsia="x-none"/>
        </w:rPr>
      </w:pPr>
      <w:hyperlink r:id="rId1766" w:history="1">
        <w:r w:rsidR="00FE4C7E">
          <w:rPr>
            <w:rStyle w:val="Hyperlink"/>
            <w:lang w:eastAsia="x-none"/>
          </w:rPr>
          <w:t>R1-1803838</w:t>
        </w:r>
      </w:hyperlink>
      <w:r w:rsidR="00254752" w:rsidRPr="00254752">
        <w:rPr>
          <w:lang w:eastAsia="x-none"/>
        </w:rPr>
        <w:tab/>
        <w:t>Remaining issues on UL data transmission procedure</w:t>
      </w:r>
      <w:r w:rsidR="00254752" w:rsidRPr="00254752">
        <w:rPr>
          <w:lang w:eastAsia="x-none"/>
        </w:rPr>
        <w:tab/>
        <w:t>vivo</w:t>
      </w:r>
    </w:p>
    <w:p w14:paraId="506FA417" w14:textId="6A62B9E2" w:rsidR="00254752" w:rsidRPr="00254752" w:rsidRDefault="00603E09" w:rsidP="00254752">
      <w:pPr>
        <w:ind w:left="720" w:hanging="720"/>
        <w:rPr>
          <w:lang w:eastAsia="x-none"/>
        </w:rPr>
      </w:pPr>
      <w:hyperlink r:id="rId1767" w:history="1">
        <w:r w:rsidR="00FE4C7E">
          <w:rPr>
            <w:rStyle w:val="Hyperlink"/>
            <w:lang w:eastAsia="x-none"/>
          </w:rPr>
          <w:t>R1-1803900</w:t>
        </w:r>
      </w:hyperlink>
      <w:r w:rsidR="00254752" w:rsidRPr="00254752">
        <w:rPr>
          <w:lang w:eastAsia="x-none"/>
        </w:rPr>
        <w:tab/>
        <w:t>Underlay SR: a complementary solution to overcome the limitations of periodic PUCCH-SR</w:t>
      </w:r>
      <w:r w:rsidR="00254752" w:rsidRPr="00254752">
        <w:rPr>
          <w:lang w:eastAsia="x-none"/>
        </w:rPr>
        <w:tab/>
        <w:t>Idaho National Laboratory</w:t>
      </w:r>
    </w:p>
    <w:p w14:paraId="65F6E5AA" w14:textId="5F898CAB" w:rsidR="00254752" w:rsidRPr="00254752" w:rsidRDefault="00603E09" w:rsidP="00254752">
      <w:pPr>
        <w:ind w:left="720" w:hanging="720"/>
        <w:rPr>
          <w:lang w:eastAsia="x-none"/>
        </w:rPr>
      </w:pPr>
      <w:hyperlink r:id="rId1768" w:history="1">
        <w:r w:rsidR="00FE4C7E">
          <w:rPr>
            <w:rStyle w:val="Hyperlink"/>
            <w:lang w:eastAsia="x-none"/>
          </w:rPr>
          <w:t>R1-1804013</w:t>
        </w:r>
      </w:hyperlink>
      <w:r w:rsidR="00254752" w:rsidRPr="00254752">
        <w:rPr>
          <w:lang w:eastAsia="x-none"/>
        </w:rPr>
        <w:tab/>
        <w:t>Remaining issues on grant free</w:t>
      </w:r>
      <w:r w:rsidR="00254752" w:rsidRPr="00254752">
        <w:rPr>
          <w:lang w:eastAsia="x-none"/>
        </w:rPr>
        <w:tab/>
        <w:t>OPPO</w:t>
      </w:r>
    </w:p>
    <w:p w14:paraId="4BD58665" w14:textId="543316BB" w:rsidR="00254752" w:rsidRPr="00254752" w:rsidRDefault="00603E09" w:rsidP="00254752">
      <w:pPr>
        <w:ind w:left="720" w:hanging="720"/>
        <w:rPr>
          <w:lang w:eastAsia="x-none"/>
        </w:rPr>
      </w:pPr>
      <w:hyperlink r:id="rId1769" w:history="1">
        <w:r w:rsidR="00FE4C7E">
          <w:rPr>
            <w:rStyle w:val="Hyperlink"/>
            <w:lang w:eastAsia="x-none"/>
          </w:rPr>
          <w:t>R1-1804103</w:t>
        </w:r>
      </w:hyperlink>
      <w:r w:rsidR="00254752" w:rsidRPr="00254752">
        <w:rPr>
          <w:lang w:eastAsia="x-none"/>
        </w:rPr>
        <w:tab/>
        <w:t>Discussion on PUSCH repetition for grant-free transmission</w:t>
      </w:r>
      <w:r w:rsidR="00254752" w:rsidRPr="00254752">
        <w:rPr>
          <w:lang w:eastAsia="x-none"/>
        </w:rPr>
        <w:tab/>
        <w:t>CMCC</w:t>
      </w:r>
    </w:p>
    <w:p w14:paraId="5991B026" w14:textId="2CD26C48" w:rsidR="00254752" w:rsidRPr="00254752" w:rsidRDefault="00603E09" w:rsidP="00254752">
      <w:pPr>
        <w:ind w:left="720" w:hanging="720"/>
        <w:rPr>
          <w:lang w:eastAsia="x-none"/>
        </w:rPr>
      </w:pPr>
      <w:hyperlink r:id="rId1770" w:history="1">
        <w:r w:rsidR="00FE4C7E">
          <w:rPr>
            <w:rStyle w:val="Hyperlink"/>
            <w:lang w:eastAsia="x-none"/>
          </w:rPr>
          <w:t>R1-1804228</w:t>
        </w:r>
      </w:hyperlink>
      <w:r w:rsidR="00254752" w:rsidRPr="00254752">
        <w:rPr>
          <w:lang w:eastAsia="x-none"/>
        </w:rPr>
        <w:tab/>
        <w:t>correction of PUSCH frequency hopping</w:t>
      </w:r>
      <w:r w:rsidR="00254752" w:rsidRPr="00254752">
        <w:rPr>
          <w:lang w:eastAsia="x-none"/>
        </w:rPr>
        <w:tab/>
        <w:t>Spreadtrum Communications</w:t>
      </w:r>
    </w:p>
    <w:p w14:paraId="451F8B61" w14:textId="7FDC8CC0" w:rsidR="00254752" w:rsidRPr="00254752" w:rsidRDefault="00603E09" w:rsidP="00254752">
      <w:pPr>
        <w:ind w:left="720" w:hanging="720"/>
        <w:rPr>
          <w:lang w:eastAsia="x-none"/>
        </w:rPr>
      </w:pPr>
      <w:hyperlink r:id="rId1771" w:history="1">
        <w:r w:rsidR="00FE4C7E">
          <w:rPr>
            <w:rStyle w:val="Hyperlink"/>
            <w:lang w:eastAsia="x-none"/>
          </w:rPr>
          <w:t>R1-1804295</w:t>
        </w:r>
      </w:hyperlink>
      <w:r w:rsidR="00254752" w:rsidRPr="00254752">
        <w:rPr>
          <w:lang w:eastAsia="x-none"/>
        </w:rPr>
        <w:tab/>
        <w:t>Summary of remaining issues on UL data transmission procedure</w:t>
      </w:r>
      <w:r w:rsidR="00254752" w:rsidRPr="00254752">
        <w:rPr>
          <w:lang w:eastAsia="x-none"/>
        </w:rPr>
        <w:tab/>
        <w:t>Huawei, HiSilicon</w:t>
      </w:r>
    </w:p>
    <w:p w14:paraId="6632DF74" w14:textId="7A773CEE" w:rsidR="00254752" w:rsidRPr="00254752" w:rsidRDefault="00603E09" w:rsidP="00254752">
      <w:pPr>
        <w:ind w:left="720" w:hanging="720"/>
        <w:rPr>
          <w:lang w:eastAsia="x-none"/>
        </w:rPr>
      </w:pPr>
      <w:hyperlink r:id="rId1772" w:history="1">
        <w:r w:rsidR="00FE4C7E">
          <w:rPr>
            <w:rStyle w:val="Hyperlink"/>
            <w:lang w:eastAsia="x-none"/>
          </w:rPr>
          <w:t>R1-1804560</w:t>
        </w:r>
      </w:hyperlink>
      <w:r w:rsidR="00254752" w:rsidRPr="00254752">
        <w:rPr>
          <w:lang w:eastAsia="x-none"/>
        </w:rPr>
        <w:tab/>
        <w:t>Remaining issues on UL data transmission procedure</w:t>
      </w:r>
      <w:r w:rsidR="00254752" w:rsidRPr="00254752">
        <w:rPr>
          <w:lang w:eastAsia="x-none"/>
        </w:rPr>
        <w:tab/>
        <w:t>LG Electronics</w:t>
      </w:r>
    </w:p>
    <w:p w14:paraId="48B34F77" w14:textId="4871CCB7" w:rsidR="00254752" w:rsidRPr="00254752" w:rsidRDefault="00603E09" w:rsidP="00254752">
      <w:pPr>
        <w:ind w:left="720" w:hanging="720"/>
        <w:rPr>
          <w:lang w:eastAsia="x-none"/>
        </w:rPr>
      </w:pPr>
      <w:hyperlink r:id="rId1773" w:history="1">
        <w:r w:rsidR="00FE4C7E">
          <w:rPr>
            <w:rStyle w:val="Hyperlink"/>
            <w:lang w:eastAsia="x-none"/>
          </w:rPr>
          <w:t>R1-1804734</w:t>
        </w:r>
      </w:hyperlink>
      <w:r w:rsidR="00254752" w:rsidRPr="00254752">
        <w:rPr>
          <w:lang w:eastAsia="x-none"/>
        </w:rPr>
        <w:tab/>
        <w:t>Remaining issues of UL data transmission procedures</w:t>
      </w:r>
      <w:r w:rsidR="00254752" w:rsidRPr="00254752">
        <w:rPr>
          <w:lang w:eastAsia="x-none"/>
        </w:rPr>
        <w:tab/>
        <w:t>Intel Corporation</w:t>
      </w:r>
    </w:p>
    <w:p w14:paraId="21FC5868" w14:textId="74206B41" w:rsidR="00254752" w:rsidRPr="00254752" w:rsidRDefault="00603E09" w:rsidP="00254752">
      <w:pPr>
        <w:ind w:left="720" w:hanging="720"/>
        <w:rPr>
          <w:lang w:eastAsia="x-none"/>
        </w:rPr>
      </w:pPr>
      <w:hyperlink r:id="rId1774" w:history="1">
        <w:r w:rsidR="00FE4C7E">
          <w:rPr>
            <w:rStyle w:val="Hyperlink"/>
            <w:lang w:eastAsia="x-none"/>
          </w:rPr>
          <w:t>R1-1805057</w:t>
        </w:r>
      </w:hyperlink>
      <w:r w:rsidR="00254752" w:rsidRPr="00254752">
        <w:rPr>
          <w:lang w:eastAsia="x-none"/>
        </w:rPr>
        <w:tab/>
        <w:t>UL data transmission procedure</w:t>
      </w:r>
      <w:r w:rsidR="00254752" w:rsidRPr="00254752">
        <w:rPr>
          <w:lang w:eastAsia="x-none"/>
        </w:rPr>
        <w:tab/>
        <w:t>NTT DOCOMO, INC.</w:t>
      </w:r>
    </w:p>
    <w:p w14:paraId="6F806ACE" w14:textId="7A2E4F88" w:rsidR="008E0D2B" w:rsidRPr="008E0D2B" w:rsidRDefault="00603E09" w:rsidP="008E0D2B">
      <w:pPr>
        <w:ind w:left="720" w:hanging="720"/>
        <w:rPr>
          <w:lang w:eastAsia="x-none"/>
        </w:rPr>
      </w:pPr>
      <w:hyperlink r:id="rId1775" w:history="1">
        <w:r w:rsidR="00FE4C7E">
          <w:rPr>
            <w:rStyle w:val="Hyperlink"/>
            <w:lang w:eastAsia="x-none"/>
          </w:rPr>
          <w:t>R1-1805507</w:t>
        </w:r>
      </w:hyperlink>
      <w:r w:rsidR="008E0D2B" w:rsidRPr="008E0D2B">
        <w:rPr>
          <w:lang w:eastAsia="x-none"/>
        </w:rPr>
        <w:tab/>
        <w:t>On UL data transmission procedure</w:t>
      </w:r>
      <w:r w:rsidR="008E0D2B" w:rsidRPr="008E0D2B">
        <w:rPr>
          <w:lang w:eastAsia="x-none"/>
        </w:rPr>
        <w:tab/>
        <w:t>Ericsson</w:t>
      </w:r>
      <w:r w:rsidR="008E0D2B">
        <w:rPr>
          <w:lang w:eastAsia="x-none"/>
        </w:rPr>
        <w:tab/>
        <w:t>(</w:t>
      </w:r>
      <w:r w:rsidR="008E0D2B" w:rsidRPr="008E0D2B">
        <w:rPr>
          <w:lang w:eastAsia="x-none"/>
        </w:rPr>
        <w:t xml:space="preserve">Revision of </w:t>
      </w:r>
      <w:hyperlink r:id="rId1776" w:history="1">
        <w:r w:rsidR="00FE4C7E">
          <w:rPr>
            <w:rStyle w:val="Hyperlink"/>
            <w:lang w:eastAsia="x-none"/>
          </w:rPr>
          <w:t>R1-1805191</w:t>
        </w:r>
      </w:hyperlink>
      <w:r w:rsidR="008E0D2B" w:rsidRPr="008E0D2B">
        <w:rPr>
          <w:u w:val="single"/>
          <w:lang w:eastAsia="x-none"/>
        </w:rPr>
        <w:t>)</w:t>
      </w:r>
    </w:p>
    <w:p w14:paraId="4D577B1C" w14:textId="77777777" w:rsidR="00254752" w:rsidRPr="00254752" w:rsidRDefault="00254752" w:rsidP="007C53B4">
      <w:pPr>
        <w:pStyle w:val="Heading5"/>
      </w:pPr>
      <w:bookmarkStart w:id="603" w:name="_Toc514184694"/>
      <w:r w:rsidRPr="00254752">
        <w:t>Soft-buffer management for NR</w:t>
      </w:r>
      <w:bookmarkEnd w:id="603"/>
    </w:p>
    <w:p w14:paraId="301ACBCC" w14:textId="2068C4E9" w:rsidR="00254752" w:rsidRDefault="00603E09" w:rsidP="00254752">
      <w:pPr>
        <w:ind w:left="720" w:hanging="720"/>
        <w:rPr>
          <w:lang w:eastAsia="x-none"/>
        </w:rPr>
      </w:pPr>
      <w:hyperlink r:id="rId1777" w:history="1">
        <w:r w:rsidR="00FE4C7E">
          <w:rPr>
            <w:rStyle w:val="Hyperlink"/>
            <w:lang w:eastAsia="x-none"/>
          </w:rPr>
          <w:t>R1-1803938</w:t>
        </w:r>
      </w:hyperlink>
      <w:r w:rsidR="00254752" w:rsidRPr="00254752">
        <w:rPr>
          <w:lang w:eastAsia="x-none"/>
        </w:rPr>
        <w:tab/>
        <w:t>Remaining Issues of Soft Buffer Management</w:t>
      </w:r>
      <w:r w:rsidR="00254752" w:rsidRPr="00254752">
        <w:rPr>
          <w:lang w:eastAsia="x-none"/>
        </w:rPr>
        <w:tab/>
        <w:t>Ericsson</w:t>
      </w:r>
    </w:p>
    <w:p w14:paraId="6BD5BDED" w14:textId="694AD275" w:rsidR="00B678E0" w:rsidRDefault="00B678E0" w:rsidP="00254752">
      <w:pPr>
        <w:ind w:left="720" w:hanging="720"/>
        <w:rPr>
          <w:lang w:eastAsia="x-none"/>
        </w:rPr>
      </w:pPr>
    </w:p>
    <w:p w14:paraId="61BD4A0D" w14:textId="41C533B1" w:rsidR="00B678E0" w:rsidRDefault="00603E09" w:rsidP="00D97877">
      <w:pPr>
        <w:ind w:left="720" w:hanging="720"/>
        <w:rPr>
          <w:rFonts w:ascii="Times New Roman" w:hAnsi="Times New Roman"/>
          <w:b/>
          <w:szCs w:val="20"/>
          <w:lang w:eastAsia="x-none"/>
        </w:rPr>
      </w:pPr>
      <w:hyperlink r:id="rId1778" w:history="1">
        <w:r w:rsidR="00FE4C7E">
          <w:rPr>
            <w:rStyle w:val="Hyperlink"/>
            <w:rFonts w:ascii="Times New Roman" w:hAnsi="Times New Roman"/>
            <w:b/>
            <w:szCs w:val="20"/>
            <w:lang w:eastAsia="x-none"/>
          </w:rPr>
          <w:t>R1-1805664</w:t>
        </w:r>
      </w:hyperlink>
      <w:r w:rsidR="00D97877" w:rsidRPr="00D97877">
        <w:rPr>
          <w:rFonts w:ascii="Times New Roman" w:hAnsi="Times New Roman"/>
          <w:b/>
          <w:szCs w:val="20"/>
          <w:lang w:eastAsia="x-none"/>
        </w:rPr>
        <w:tab/>
        <w:t>Summary of offline for 7.1.3.3.5</w:t>
      </w:r>
      <w:r w:rsidR="00D97877" w:rsidRPr="00D97877">
        <w:rPr>
          <w:rFonts w:ascii="Times New Roman" w:hAnsi="Times New Roman"/>
          <w:b/>
          <w:szCs w:val="20"/>
          <w:lang w:eastAsia="x-none"/>
        </w:rPr>
        <w:tab/>
        <w:t>Ericsson</w:t>
      </w:r>
    </w:p>
    <w:p w14:paraId="441E28DE" w14:textId="77777777" w:rsidR="00D97877" w:rsidRDefault="00D97877" w:rsidP="00D9787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267BB676" w14:textId="77777777" w:rsidR="00D97877" w:rsidRPr="00B678E0" w:rsidRDefault="00D97877" w:rsidP="00D97877">
      <w:pPr>
        <w:ind w:left="720" w:hanging="720"/>
        <w:rPr>
          <w:rFonts w:ascii="Times New Roman" w:hAnsi="Times New Roman"/>
          <w:b/>
          <w:szCs w:val="20"/>
          <w:lang w:eastAsia="x-none"/>
        </w:rPr>
      </w:pPr>
    </w:p>
    <w:p w14:paraId="35CED1A1" w14:textId="77777777" w:rsidR="00B678E0" w:rsidRPr="00B678E0" w:rsidRDefault="00B678E0" w:rsidP="00B678E0">
      <w:pPr>
        <w:ind w:left="720" w:hanging="720"/>
        <w:rPr>
          <w:rFonts w:ascii="Times New Roman" w:hAnsi="Times New Roman"/>
          <w:szCs w:val="20"/>
          <w:highlight w:val="green"/>
          <w:lang w:eastAsia="x-none"/>
        </w:rPr>
      </w:pPr>
      <w:r w:rsidRPr="00B678E0">
        <w:rPr>
          <w:rFonts w:ascii="Times New Roman" w:hAnsi="Times New Roman"/>
          <w:szCs w:val="20"/>
          <w:highlight w:val="green"/>
          <w:lang w:eastAsia="x-none"/>
        </w:rPr>
        <w:t>Agreements:</w:t>
      </w:r>
    </w:p>
    <w:p w14:paraId="5A4CDF75" w14:textId="77777777" w:rsidR="00B678E0" w:rsidRPr="00B678E0" w:rsidRDefault="00B678E0" w:rsidP="00BC4EF6">
      <w:pPr>
        <w:pStyle w:val="ListParagraph"/>
        <w:numPr>
          <w:ilvl w:val="0"/>
          <w:numId w:val="157"/>
        </w:numPr>
        <w:spacing w:after="120"/>
        <w:jc w:val="both"/>
        <w:rPr>
          <w:lang w:eastAsia="zh-CN"/>
        </w:rPr>
      </w:pPr>
      <w:r w:rsidRPr="00B678E0">
        <w:rPr>
          <w:lang w:eastAsia="zh-CN"/>
        </w:rPr>
        <w:t xml:space="preserve">Adopt the following TP regarding the number of layers in LBRM operation. </w:t>
      </w:r>
    </w:p>
    <w:p w14:paraId="522580C4" w14:textId="42A859AC" w:rsidR="00B678E0" w:rsidRPr="00B678E0" w:rsidRDefault="00B678E0" w:rsidP="00B678E0">
      <w:pPr>
        <w:rPr>
          <w:lang w:eastAsia="zh-CN"/>
        </w:rPr>
      </w:pPr>
      <w:r>
        <w:rPr>
          <w:lang w:eastAsia="zh-CN"/>
        </w:rPr>
        <w:t>----Start of TP ---</w:t>
      </w:r>
    </w:p>
    <w:p w14:paraId="03C9C350" w14:textId="77777777" w:rsidR="00B678E0" w:rsidRPr="00B678E0" w:rsidRDefault="00B678E0" w:rsidP="00AE463F">
      <w:pPr>
        <w:rPr>
          <w:lang w:eastAsia="zh-CN"/>
        </w:rPr>
      </w:pPr>
      <w:bookmarkStart w:id="604" w:name="_Toc510716755"/>
      <w:r w:rsidRPr="00B678E0">
        <w:rPr>
          <w:lang w:eastAsia="zh-CN"/>
        </w:rPr>
        <w:t>5.4.2.1</w:t>
      </w:r>
      <w:r w:rsidRPr="00B678E0">
        <w:rPr>
          <w:lang w:eastAsia="zh-CN"/>
        </w:rPr>
        <w:tab/>
        <w:t>Bit selection</w:t>
      </w:r>
      <w:bookmarkEnd w:id="604"/>
    </w:p>
    <w:p w14:paraId="6E567AF3" w14:textId="77777777" w:rsidR="00B678E0" w:rsidRPr="00B678E0" w:rsidRDefault="00B678E0" w:rsidP="00436FB2">
      <w:pPr>
        <w:ind w:left="720" w:hanging="720"/>
        <w:rPr>
          <w:rFonts w:ascii="Times New Roman" w:hAnsi="Times New Roman"/>
          <w:szCs w:val="20"/>
          <w:lang w:eastAsia="zh-CN"/>
        </w:rPr>
      </w:pPr>
      <w:r w:rsidRPr="00B678E0">
        <w:rPr>
          <w:rFonts w:ascii="Times New Roman" w:hAnsi="Times New Roman"/>
          <w:szCs w:val="20"/>
          <w:lang w:eastAsia="zh-CN"/>
        </w:rPr>
        <w:t xml:space="preserve">The bit sequence after encoding </w:t>
      </w:r>
      <w:r w:rsidRPr="00B678E0">
        <w:rPr>
          <w:rFonts w:ascii="Times New Roman" w:hAnsi="Times New Roman"/>
          <w:position w:val="-12"/>
          <w:szCs w:val="20"/>
        </w:rPr>
        <w:object w:dxaOrig="1600" w:dyaOrig="360" w14:anchorId="50F25CB6">
          <v:shape id="_x0000_i1315" type="#_x0000_t75" style="width:63pt;height:14.4pt" o:ole="">
            <v:imagedata r:id="rId1779" o:title=""/>
          </v:shape>
          <o:OLEObject Type="Embed" ProgID="Equation.3" ShapeID="_x0000_i1315" DrawAspect="Content" ObjectID="_1587929168" r:id="rId1780"/>
        </w:object>
      </w:r>
      <w:r w:rsidRPr="00B678E0">
        <w:rPr>
          <w:rFonts w:ascii="Times New Roman" w:hAnsi="Times New Roman"/>
          <w:szCs w:val="20"/>
          <w:lang w:eastAsia="zh-CN"/>
        </w:rPr>
        <w:t xml:space="preserve"> from Subclause 5.3.2 is written into a </w:t>
      </w:r>
      <w:r w:rsidRPr="00B678E0">
        <w:rPr>
          <w:rFonts w:ascii="Times New Roman" w:hAnsi="Times New Roman"/>
          <w:szCs w:val="20"/>
        </w:rPr>
        <w:t xml:space="preserve">circular buffer of length </w:t>
      </w:r>
      <w:r w:rsidRPr="00B678E0">
        <w:rPr>
          <w:rFonts w:ascii="Times New Roman" w:hAnsi="Times New Roman"/>
          <w:position w:val="-12"/>
          <w:szCs w:val="20"/>
        </w:rPr>
        <w:object w:dxaOrig="400" w:dyaOrig="360" w14:anchorId="7CDB8A87">
          <v:shape id="_x0000_i1316" type="#_x0000_t75" style="width:18pt;height:15.6pt" o:ole="">
            <v:imagedata r:id="rId1781" o:title=""/>
          </v:shape>
          <o:OLEObject Type="Embed" ProgID="Equation.3" ShapeID="_x0000_i1316" DrawAspect="Content" ObjectID="_1587929169" r:id="rId1782"/>
        </w:object>
      </w:r>
      <w:r w:rsidRPr="00B678E0">
        <w:rPr>
          <w:rFonts w:ascii="Times New Roman" w:hAnsi="Times New Roman"/>
          <w:szCs w:val="20"/>
        </w:rPr>
        <w:t xml:space="preserve"> for the </w:t>
      </w:r>
      <w:r w:rsidRPr="00B678E0">
        <w:rPr>
          <w:rFonts w:ascii="Times New Roman" w:hAnsi="Times New Roman"/>
          <w:position w:val="-4"/>
          <w:szCs w:val="20"/>
        </w:rPr>
        <w:object w:dxaOrig="180" w:dyaOrig="200" w14:anchorId="0D5E6A23">
          <v:shape id="_x0000_i1317" type="#_x0000_t75" style="width:8.4pt;height:9pt" o:ole="">
            <v:imagedata r:id="rId1783" o:title=""/>
          </v:shape>
          <o:OLEObject Type="Embed" ProgID="Equation.3" ShapeID="_x0000_i1317" DrawAspect="Content" ObjectID="_1587929170" r:id="rId1784"/>
        </w:object>
      </w:r>
      <w:r w:rsidRPr="00B678E0">
        <w:rPr>
          <w:rFonts w:ascii="Times New Roman" w:hAnsi="Times New Roman"/>
          <w:szCs w:val="20"/>
        </w:rPr>
        <w:t>-th coded block</w:t>
      </w:r>
      <w:r w:rsidRPr="00B678E0">
        <w:rPr>
          <w:rFonts w:ascii="Times New Roman" w:hAnsi="Times New Roman"/>
          <w:szCs w:val="20"/>
          <w:lang w:eastAsia="zh-CN"/>
        </w:rPr>
        <w:t xml:space="preserve">, where </w:t>
      </w:r>
      <w:r w:rsidRPr="00B678E0">
        <w:rPr>
          <w:rFonts w:ascii="Times New Roman" w:hAnsi="Times New Roman"/>
          <w:position w:val="-6"/>
          <w:szCs w:val="20"/>
        </w:rPr>
        <w:object w:dxaOrig="279" w:dyaOrig="279" w14:anchorId="7A1A7563">
          <v:shape id="_x0000_i1318" type="#_x0000_t75" style="width:12pt;height:12pt" o:ole="">
            <v:imagedata r:id="rId1785" o:title=""/>
          </v:shape>
          <o:OLEObject Type="Embed" ProgID="Equation.3" ShapeID="_x0000_i1318" DrawAspect="Content" ObjectID="_1587929171" r:id="rId1786"/>
        </w:object>
      </w:r>
      <w:r w:rsidRPr="00B678E0">
        <w:rPr>
          <w:rFonts w:ascii="Times New Roman" w:hAnsi="Times New Roman"/>
          <w:szCs w:val="20"/>
          <w:lang w:eastAsia="zh-CN"/>
        </w:rPr>
        <w:t xml:space="preserve"> is defined in Subclause 5.3.2.</w:t>
      </w:r>
    </w:p>
    <w:p w14:paraId="06B7A089" w14:textId="77777777" w:rsidR="00B678E0" w:rsidRPr="00B678E0" w:rsidRDefault="00B678E0" w:rsidP="00436FB2">
      <w:pPr>
        <w:ind w:left="720" w:hanging="720"/>
        <w:rPr>
          <w:rFonts w:ascii="Times New Roman" w:hAnsi="Times New Roman"/>
          <w:szCs w:val="20"/>
          <w:lang w:eastAsia="zh-CN"/>
        </w:rPr>
      </w:pPr>
      <w:r w:rsidRPr="00B678E0">
        <w:rPr>
          <w:rFonts w:ascii="Times New Roman" w:hAnsi="Times New Roman"/>
          <w:szCs w:val="20"/>
          <w:lang w:eastAsia="zh-CN"/>
        </w:rPr>
        <w:t>F</w:t>
      </w:r>
      <w:r w:rsidRPr="00B678E0">
        <w:rPr>
          <w:rFonts w:ascii="Times New Roman" w:hAnsi="Times New Roman"/>
          <w:szCs w:val="20"/>
        </w:rPr>
        <w:t xml:space="preserve">or the </w:t>
      </w:r>
      <w:r w:rsidRPr="00B678E0">
        <w:rPr>
          <w:rFonts w:ascii="Times New Roman" w:hAnsi="Times New Roman"/>
          <w:position w:val="-4"/>
          <w:szCs w:val="20"/>
        </w:rPr>
        <w:object w:dxaOrig="180" w:dyaOrig="200" w14:anchorId="64164B67">
          <v:shape id="_x0000_i1319" type="#_x0000_t75" style="width:8.4pt;height:9pt" o:ole="">
            <v:imagedata r:id="rId1783" o:title=""/>
          </v:shape>
          <o:OLEObject Type="Embed" ProgID="Equation.3" ShapeID="_x0000_i1319" DrawAspect="Content" ObjectID="_1587929172" r:id="rId1787"/>
        </w:object>
      </w:r>
      <w:r w:rsidRPr="00B678E0">
        <w:rPr>
          <w:rFonts w:ascii="Times New Roman" w:hAnsi="Times New Roman"/>
          <w:szCs w:val="20"/>
        </w:rPr>
        <w:t>-th code block</w:t>
      </w:r>
      <w:r w:rsidRPr="00B678E0">
        <w:rPr>
          <w:rFonts w:ascii="Times New Roman" w:hAnsi="Times New Roman"/>
          <w:szCs w:val="20"/>
          <w:lang w:eastAsia="zh-CN"/>
        </w:rPr>
        <w:t xml:space="preserve">, let </w:t>
      </w:r>
      <w:r w:rsidRPr="00B678E0">
        <w:rPr>
          <w:rFonts w:ascii="Times New Roman" w:hAnsi="Times New Roman"/>
          <w:position w:val="-12"/>
          <w:szCs w:val="20"/>
        </w:rPr>
        <w:object w:dxaOrig="859" w:dyaOrig="360" w14:anchorId="465792BF">
          <v:shape id="_x0000_i1320" type="#_x0000_t75" style="width:38.4pt;height:15.6pt" o:ole="">
            <v:imagedata r:id="rId1788" o:title=""/>
          </v:shape>
          <o:OLEObject Type="Embed" ProgID="Equation.3" ShapeID="_x0000_i1320" DrawAspect="Content" ObjectID="_1587929173" r:id="rId1789"/>
        </w:object>
      </w:r>
      <w:r w:rsidRPr="00B678E0">
        <w:rPr>
          <w:rFonts w:ascii="Times New Roman" w:hAnsi="Times New Roman"/>
          <w:szCs w:val="20"/>
          <w:lang w:eastAsia="zh-CN"/>
        </w:rPr>
        <w:t xml:space="preserve"> if </w:t>
      </w:r>
      <w:r w:rsidRPr="00B678E0">
        <w:rPr>
          <w:rFonts w:ascii="Times New Roman" w:hAnsi="Times New Roman"/>
          <w:position w:val="-10"/>
          <w:szCs w:val="20"/>
        </w:rPr>
        <w:object w:dxaOrig="960" w:dyaOrig="340" w14:anchorId="28A58B8B">
          <v:shape id="_x0000_i1321" type="#_x0000_t75" style="width:42.6pt;height:15pt" o:ole="">
            <v:imagedata r:id="rId1790" o:title=""/>
          </v:shape>
          <o:OLEObject Type="Embed" ProgID="Equation.3" ShapeID="_x0000_i1321" DrawAspect="Content" ObjectID="_1587929174" r:id="rId1791"/>
        </w:object>
      </w:r>
      <w:r w:rsidRPr="00B678E0">
        <w:rPr>
          <w:rFonts w:ascii="Times New Roman" w:hAnsi="Times New Roman"/>
          <w:szCs w:val="20"/>
          <w:lang w:eastAsia="zh-CN"/>
        </w:rPr>
        <w:t xml:space="preserve"> and </w:t>
      </w:r>
      <w:r w:rsidRPr="00B678E0">
        <w:rPr>
          <w:rFonts w:ascii="Times New Roman" w:hAnsi="Times New Roman"/>
          <w:position w:val="-14"/>
          <w:szCs w:val="20"/>
        </w:rPr>
        <w:object w:dxaOrig="1900" w:dyaOrig="380" w14:anchorId="71E72B62">
          <v:shape id="_x0000_i1322" type="#_x0000_t75" style="width:84pt;height:16.2pt" o:ole="">
            <v:imagedata r:id="rId1792" o:title=""/>
          </v:shape>
          <o:OLEObject Type="Embed" ProgID="Equation.3" ShapeID="_x0000_i1322" DrawAspect="Content" ObjectID="_1587929175" r:id="rId1793"/>
        </w:object>
      </w:r>
      <w:r w:rsidRPr="00B678E0">
        <w:rPr>
          <w:rFonts w:ascii="Times New Roman" w:hAnsi="Times New Roman"/>
          <w:szCs w:val="20"/>
          <w:lang w:eastAsia="zh-CN"/>
        </w:rPr>
        <w:t xml:space="preserve"> otherwise, where</w:t>
      </w:r>
      <w:r w:rsidRPr="00B678E0">
        <w:rPr>
          <w:rFonts w:ascii="Times New Roman" w:hAnsi="Times New Roman"/>
          <w:position w:val="-32"/>
          <w:szCs w:val="20"/>
        </w:rPr>
        <w:object w:dxaOrig="1880" w:dyaOrig="760" w14:anchorId="4C785147">
          <v:shape id="_x0000_i1323" type="#_x0000_t75" style="width:75.6pt;height:30.6pt" o:ole="">
            <v:imagedata r:id="rId1794" o:title=""/>
          </v:shape>
          <o:OLEObject Type="Embed" ProgID="Equation.3" ShapeID="_x0000_i1323" DrawAspect="Content" ObjectID="_1587929176" r:id="rId1795"/>
        </w:object>
      </w:r>
      <w:r w:rsidRPr="00B678E0">
        <w:rPr>
          <w:rFonts w:ascii="Times New Roman" w:hAnsi="Times New Roman"/>
          <w:szCs w:val="20"/>
          <w:lang w:eastAsia="zh-CN"/>
        </w:rPr>
        <w:t xml:space="preserve">, </w:t>
      </w:r>
      <w:r w:rsidRPr="00B678E0">
        <w:rPr>
          <w:rFonts w:ascii="Times New Roman" w:hAnsi="Times New Roman"/>
          <w:position w:val="-10"/>
          <w:szCs w:val="20"/>
        </w:rPr>
        <w:object w:dxaOrig="1280" w:dyaOrig="340" w14:anchorId="3ED2E23E">
          <v:shape id="_x0000_i1324" type="#_x0000_t75" style="width:56.4pt;height:15pt" o:ole="">
            <v:imagedata r:id="rId1796" o:title=""/>
          </v:shape>
          <o:OLEObject Type="Embed" ProgID="Equation.3" ShapeID="_x0000_i1324" DrawAspect="Content" ObjectID="_1587929177" r:id="rId1797"/>
        </w:object>
      </w:r>
      <w:r w:rsidRPr="00B678E0">
        <w:rPr>
          <w:rFonts w:ascii="Times New Roman" w:hAnsi="Times New Roman"/>
          <w:szCs w:val="20"/>
          <w:lang w:eastAsia="zh-CN"/>
        </w:rPr>
        <w:t xml:space="preserve">, </w:t>
      </w:r>
      <w:r w:rsidRPr="00B678E0">
        <w:rPr>
          <w:rFonts w:ascii="Times New Roman" w:hAnsi="Times New Roman"/>
          <w:position w:val="-10"/>
          <w:szCs w:val="20"/>
        </w:rPr>
        <w:object w:dxaOrig="880" w:dyaOrig="340" w14:anchorId="3B3E2902">
          <v:shape id="_x0000_i1325" type="#_x0000_t75" style="width:36pt;height:13.2pt" o:ole="">
            <v:imagedata r:id="rId1798" o:title=""/>
          </v:shape>
          <o:OLEObject Type="Embed" ProgID="Equation.3" ShapeID="_x0000_i1325" DrawAspect="Content" ObjectID="_1587929178" r:id="rId1799"/>
        </w:object>
      </w:r>
      <w:r w:rsidRPr="00B678E0">
        <w:rPr>
          <w:rFonts w:ascii="Times New Roman" w:hAnsi="Times New Roman"/>
          <w:szCs w:val="20"/>
          <w:lang w:eastAsia="zh-CN"/>
        </w:rPr>
        <w:t xml:space="preserve"> is determined according to Subclause 6.1.4.2 in [6, TS 38.214] for UL-SCH and Subclause 5.1.3.2 in [6, TS 38.214] for DL-SCH/PCH, assuming the following:</w:t>
      </w:r>
    </w:p>
    <w:p w14:paraId="4D965CBE" w14:textId="77777777" w:rsidR="00B678E0" w:rsidRPr="00B678E0" w:rsidRDefault="00B678E0" w:rsidP="00436FB2">
      <w:pPr>
        <w:ind w:left="568" w:hanging="284"/>
        <w:rPr>
          <w:rFonts w:ascii="Times New Roman" w:eastAsia="MS Mincho" w:hAnsi="Times New Roman"/>
          <w:szCs w:val="20"/>
          <w:lang w:eastAsia="zh-CN"/>
        </w:rPr>
      </w:pPr>
      <w:r w:rsidRPr="00B678E0">
        <w:rPr>
          <w:rFonts w:ascii="Times New Roman" w:eastAsia="MS Mincho" w:hAnsi="Times New Roman"/>
          <w:szCs w:val="20"/>
          <w:lang w:eastAsia="zh-CN"/>
        </w:rPr>
        <w:t>-</w:t>
      </w:r>
      <w:r w:rsidRPr="00B678E0">
        <w:rPr>
          <w:rFonts w:ascii="Times New Roman" w:eastAsia="MS Mincho" w:hAnsi="Times New Roman"/>
          <w:szCs w:val="20"/>
          <w:lang w:eastAsia="zh-CN"/>
        </w:rPr>
        <w:tab/>
        <w:t>maximum number of layers for one TB supported by the UE for the serving cell</w:t>
      </w:r>
      <w:del w:id="605" w:author="Ajit Nimbalker" w:date="2018-04-17T19:17:00Z">
        <w:r w:rsidRPr="00B678E0" w:rsidDel="006562D0">
          <w:rPr>
            <w:rFonts w:ascii="Times New Roman" w:eastAsia="MS Mincho" w:hAnsi="Times New Roman"/>
            <w:szCs w:val="20"/>
            <w:lang w:eastAsia="zh-CN"/>
          </w:rPr>
          <w:delText>, if the UE has reported its corresponding capability; otherwise a maximum of 2 layers is assumed for DL-SCH</w:delText>
        </w:r>
      </w:del>
      <w:r w:rsidRPr="00B678E0">
        <w:rPr>
          <w:rFonts w:ascii="Times New Roman" w:eastAsia="MS Mincho" w:hAnsi="Times New Roman"/>
          <w:szCs w:val="20"/>
          <w:lang w:eastAsia="zh-CN"/>
        </w:rPr>
        <w:t>;</w:t>
      </w:r>
    </w:p>
    <w:p w14:paraId="1C70CEF9" w14:textId="77777777" w:rsidR="00B678E0" w:rsidRPr="00B678E0" w:rsidRDefault="00B678E0" w:rsidP="00436FB2">
      <w:pPr>
        <w:ind w:left="568" w:hanging="284"/>
        <w:rPr>
          <w:rFonts w:ascii="Times New Roman" w:eastAsia="MS Mincho" w:hAnsi="Times New Roman"/>
          <w:szCs w:val="20"/>
          <w:lang w:eastAsia="zh-CN"/>
        </w:rPr>
      </w:pPr>
      <w:r w:rsidRPr="00B678E0">
        <w:rPr>
          <w:rFonts w:ascii="Times New Roman" w:eastAsia="MS Mincho" w:hAnsi="Times New Roman"/>
          <w:szCs w:val="20"/>
          <w:lang w:eastAsia="zh-CN"/>
        </w:rPr>
        <w:t>-</w:t>
      </w:r>
      <w:r w:rsidRPr="00B678E0">
        <w:rPr>
          <w:rFonts w:ascii="Times New Roman" w:eastAsia="MS Mincho" w:hAnsi="Times New Roman"/>
          <w:szCs w:val="20"/>
          <w:lang w:eastAsia="zh-CN"/>
        </w:rPr>
        <w:tab/>
        <w:t xml:space="preserve">maximum modulation order configured for the serving cell, if configured by higher layers; otherwise a maximum modulation order </w:t>
      </w:r>
      <w:r w:rsidRPr="00B678E0">
        <w:rPr>
          <w:rFonts w:ascii="Times New Roman" w:eastAsia="MS Mincho" w:hAnsi="Times New Roman"/>
          <w:position w:val="-12"/>
          <w:szCs w:val="20"/>
        </w:rPr>
        <w:object w:dxaOrig="760" w:dyaOrig="360" w14:anchorId="5AB80C50">
          <v:shape id="_x0000_i1326" type="#_x0000_t75" style="width:33.6pt;height:15.6pt" o:ole="">
            <v:imagedata r:id="rId1800" o:title=""/>
          </v:shape>
          <o:OLEObject Type="Embed" ProgID="Equation.3" ShapeID="_x0000_i1326" DrawAspect="Content" ObjectID="_1587929179" r:id="rId1801"/>
        </w:object>
      </w:r>
      <w:r w:rsidRPr="00B678E0">
        <w:rPr>
          <w:rFonts w:ascii="Times New Roman" w:eastAsia="MS Mincho" w:hAnsi="Times New Roman"/>
          <w:szCs w:val="20"/>
          <w:lang w:eastAsia="zh-CN"/>
        </w:rPr>
        <w:t xml:space="preserve"> is assumed for DL-SCH ;</w:t>
      </w:r>
    </w:p>
    <w:p w14:paraId="2EC0FA27" w14:textId="7B1395A8" w:rsidR="00B678E0" w:rsidRDefault="00B678E0" w:rsidP="00B678E0">
      <w:r>
        <w:t>---End of TP---</w:t>
      </w:r>
    </w:p>
    <w:p w14:paraId="37B0A643" w14:textId="77777777" w:rsidR="00B678E0" w:rsidRPr="00B678E0" w:rsidRDefault="00B678E0" w:rsidP="00B678E0">
      <w:pPr>
        <w:ind w:left="720" w:hanging="720"/>
        <w:rPr>
          <w:rFonts w:ascii="Times New Roman" w:hAnsi="Times New Roman"/>
          <w:b/>
          <w:szCs w:val="20"/>
          <w:lang w:eastAsia="x-none"/>
        </w:rPr>
      </w:pPr>
    </w:p>
    <w:p w14:paraId="3C497FE3" w14:textId="77777777" w:rsidR="00B678E0" w:rsidRPr="00B678E0" w:rsidRDefault="00B678E0" w:rsidP="00B678E0">
      <w:pPr>
        <w:ind w:left="720" w:hanging="720"/>
        <w:rPr>
          <w:rFonts w:ascii="Times New Roman" w:hAnsi="Times New Roman"/>
          <w:b/>
          <w:szCs w:val="20"/>
          <w:lang w:eastAsia="x-none"/>
        </w:rPr>
      </w:pPr>
      <w:r w:rsidRPr="00B678E0">
        <w:rPr>
          <w:rFonts w:ascii="Times New Roman" w:hAnsi="Times New Roman"/>
          <w:b/>
          <w:szCs w:val="20"/>
          <w:u w:val="single"/>
          <w:lang w:eastAsia="x-none"/>
        </w:rPr>
        <w:t>Conclusion</w:t>
      </w:r>
      <w:r w:rsidRPr="00B678E0">
        <w:rPr>
          <w:rFonts w:ascii="Times New Roman" w:hAnsi="Times New Roman"/>
          <w:b/>
          <w:szCs w:val="20"/>
          <w:lang w:eastAsia="x-none"/>
        </w:rPr>
        <w:t>:</w:t>
      </w:r>
    </w:p>
    <w:p w14:paraId="6ABBF982" w14:textId="77777777" w:rsidR="00B678E0" w:rsidRPr="00B678E0" w:rsidRDefault="00B678E0" w:rsidP="00BC4EF6">
      <w:pPr>
        <w:numPr>
          <w:ilvl w:val="0"/>
          <w:numId w:val="158"/>
        </w:numPr>
        <w:contextualSpacing/>
        <w:rPr>
          <w:rFonts w:eastAsia="MS Mincho"/>
          <w:szCs w:val="20"/>
          <w:lang w:eastAsia="zh-CN"/>
        </w:rPr>
      </w:pPr>
      <w:r w:rsidRPr="00B678E0">
        <w:rPr>
          <w:rFonts w:eastAsia="MS Mincho"/>
          <w:szCs w:val="20"/>
          <w:lang w:eastAsia="zh-CN"/>
        </w:rPr>
        <w:t>It is RAN1 understanding that UE is not expected to handle cases where the Nref value (in 5.4.2.1) changes across transmissions for the same transport block.</w:t>
      </w:r>
    </w:p>
    <w:p w14:paraId="7678CD62" w14:textId="724C38E7" w:rsidR="00B678E0" w:rsidRPr="00D97877" w:rsidRDefault="00B678E0" w:rsidP="00BC4EF6">
      <w:pPr>
        <w:numPr>
          <w:ilvl w:val="1"/>
          <w:numId w:val="158"/>
        </w:numPr>
        <w:contextualSpacing/>
        <w:rPr>
          <w:rFonts w:eastAsia="MS Mincho"/>
          <w:szCs w:val="20"/>
          <w:lang w:eastAsia="zh-CN"/>
        </w:rPr>
      </w:pPr>
      <w:r w:rsidRPr="00B678E0">
        <w:rPr>
          <w:rFonts w:eastAsia="MS Mincho"/>
          <w:szCs w:val="20"/>
          <w:lang w:eastAsia="zh-CN"/>
        </w:rPr>
        <w:t>No spec impact.</w:t>
      </w:r>
    </w:p>
    <w:p w14:paraId="0F0916CC" w14:textId="77777777" w:rsidR="00254752" w:rsidRPr="00254752" w:rsidRDefault="00254752" w:rsidP="007C53B4">
      <w:pPr>
        <w:pStyle w:val="Heading5"/>
      </w:pPr>
      <w:bookmarkStart w:id="606" w:name="_Toc514184695"/>
      <w:r w:rsidRPr="00254752">
        <w:t>Multiplexing data with different transmission durations</w:t>
      </w:r>
      <w:bookmarkEnd w:id="606"/>
    </w:p>
    <w:p w14:paraId="33448479" w14:textId="1836C493" w:rsidR="00B52401" w:rsidRPr="00B52401" w:rsidRDefault="00603E09" w:rsidP="00B52401">
      <w:pPr>
        <w:ind w:left="720" w:hanging="720"/>
        <w:rPr>
          <w:b/>
        </w:rPr>
      </w:pPr>
      <w:hyperlink r:id="rId1802" w:history="1">
        <w:r w:rsidR="00FE4C7E">
          <w:rPr>
            <w:rStyle w:val="Hyperlink"/>
            <w:b/>
          </w:rPr>
          <w:t>R1-1805529</w:t>
        </w:r>
      </w:hyperlink>
      <w:r w:rsidR="00B52401" w:rsidRPr="00B52401">
        <w:rPr>
          <w:b/>
        </w:rPr>
        <w:tab/>
        <w:t>Summary of Multiplexing data with different transmission durations</w:t>
      </w:r>
      <w:r w:rsidR="00B52401" w:rsidRPr="00B52401">
        <w:rPr>
          <w:b/>
        </w:rPr>
        <w:tab/>
        <w:t>vivo</w:t>
      </w:r>
    </w:p>
    <w:p w14:paraId="0B93A392" w14:textId="77777777" w:rsidR="00B52401" w:rsidRDefault="00B52401" w:rsidP="00B5240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8C27CF2" w14:textId="54C09F7F" w:rsidR="00B52401" w:rsidRDefault="00B52401" w:rsidP="00B52401">
      <w:pPr>
        <w:ind w:left="720" w:hanging="720"/>
      </w:pPr>
    </w:p>
    <w:p w14:paraId="1E008ACD" w14:textId="1C0D6EE3" w:rsidR="00022370" w:rsidRPr="00022370" w:rsidRDefault="00022370" w:rsidP="00022370">
      <w:pPr>
        <w:ind w:left="720" w:hanging="720"/>
        <w:rPr>
          <w:b/>
          <w:lang w:eastAsia="x-none"/>
        </w:rPr>
      </w:pPr>
      <w:r w:rsidRPr="00022370">
        <w:rPr>
          <w:highlight w:val="green"/>
          <w:lang w:eastAsia="x-none"/>
        </w:rPr>
        <w:t>Agreement</w:t>
      </w:r>
      <w:r w:rsidRPr="00022370">
        <w:rPr>
          <w:b/>
          <w:lang w:eastAsia="x-none"/>
        </w:rPr>
        <w:t>:</w:t>
      </w:r>
    </w:p>
    <w:p w14:paraId="15D9A075" w14:textId="77777777" w:rsidR="00022370" w:rsidRPr="00022370" w:rsidRDefault="00022370" w:rsidP="00BC4EF6">
      <w:pPr>
        <w:numPr>
          <w:ilvl w:val="0"/>
          <w:numId w:val="116"/>
        </w:numPr>
        <w:spacing w:after="180"/>
        <w:rPr>
          <w:rFonts w:ascii="Times New Roman" w:eastAsia="SimSun" w:hAnsi="Times New Roman"/>
          <w:szCs w:val="20"/>
          <w:lang w:eastAsia="zh-CN"/>
        </w:rPr>
      </w:pPr>
      <w:r w:rsidRPr="00022370">
        <w:rPr>
          <w:rFonts w:ascii="Times New Roman" w:eastAsia="SimSun" w:hAnsi="Times New Roman" w:hint="eastAsia"/>
          <w:szCs w:val="20"/>
          <w:lang w:eastAsia="zh-CN"/>
        </w:rPr>
        <w:t>Following change is adopted for TS 38.213 section.</w:t>
      </w:r>
    </w:p>
    <w:p w14:paraId="58ED7501" w14:textId="77777777" w:rsidR="00022370" w:rsidRPr="00022370" w:rsidRDefault="00022370" w:rsidP="00F53070">
      <w:pPr>
        <w:rPr>
          <w:rFonts w:ascii="Times New Roman" w:eastAsia="SimSun" w:hAnsi="Times New Roman"/>
          <w:szCs w:val="20"/>
          <w:lang w:eastAsia="zh-CN"/>
        </w:rPr>
      </w:pPr>
      <w:r w:rsidRPr="00022370">
        <w:rPr>
          <w:rFonts w:ascii="Times New Roman" w:eastAsia="SimSun" w:hAnsi="Times New Roman" w:hint="eastAsia"/>
          <w:szCs w:val="20"/>
          <w:lang w:eastAsia="zh-CN"/>
        </w:rPr>
        <w:t>------------------------------------------------start of text proposal------------------------------------------------</w:t>
      </w:r>
    </w:p>
    <w:p w14:paraId="28AE92AA" w14:textId="77777777" w:rsidR="00022370" w:rsidRPr="00022370" w:rsidRDefault="00022370" w:rsidP="00F53070">
      <w:pPr>
        <w:rPr>
          <w:rFonts w:ascii="Times New Roman" w:eastAsia="MS Mincho" w:hAnsi="Times New Roman"/>
          <w:szCs w:val="20"/>
          <w:lang w:val="en-US" w:eastAsia="zh-CN"/>
        </w:rPr>
      </w:pPr>
      <w:r w:rsidRPr="00022370">
        <w:rPr>
          <w:rFonts w:ascii="Times New Roman" w:eastAsia="SimSun" w:hAnsi="Times New Roman"/>
          <w:szCs w:val="20"/>
          <w:lang w:eastAsia="zh-CN"/>
        </w:rPr>
        <w:lastRenderedPageBreak/>
        <w:t xml:space="preserve">If </w:t>
      </w:r>
      <w:r w:rsidRPr="00022370">
        <w:rPr>
          <w:rFonts w:ascii="Times New Roman" w:eastAsia="SimSun" w:hAnsi="Times New Roman"/>
          <w:szCs w:val="20"/>
          <w:lang w:val="en-US" w:eastAsia="zh-CN"/>
        </w:rPr>
        <w:t>a</w:t>
      </w:r>
      <w:r w:rsidRPr="00022370">
        <w:rPr>
          <w:rFonts w:ascii="Times New Roman" w:eastAsia="SimSun" w:hAnsi="Times New Roman"/>
          <w:szCs w:val="20"/>
          <w:lang w:eastAsia="zh-CN"/>
        </w:rPr>
        <w:t xml:space="preserve"> UE detects </w:t>
      </w:r>
      <w:r w:rsidRPr="00022370">
        <w:rPr>
          <w:rFonts w:ascii="Times New Roman" w:eastAsia="SimSun" w:hAnsi="Times New Roman"/>
          <w:szCs w:val="20"/>
          <w:lang w:val="en-US" w:eastAsia="zh-CN"/>
        </w:rPr>
        <w:t>a DCI format</w:t>
      </w:r>
      <w:r w:rsidRPr="00022370">
        <w:rPr>
          <w:rFonts w:ascii="Times New Roman" w:eastAsia="SimSun" w:hAnsi="Times New Roman"/>
          <w:szCs w:val="20"/>
          <w:lang w:eastAsia="zh-CN"/>
        </w:rPr>
        <w:t xml:space="preserve"> </w:t>
      </w:r>
      <w:r w:rsidRPr="00022370">
        <w:rPr>
          <w:rFonts w:ascii="Times New Roman" w:eastAsia="SimSun" w:hAnsi="Times New Roman"/>
          <w:szCs w:val="20"/>
          <w:lang w:val="en-US" w:eastAsia="zh-CN"/>
        </w:rPr>
        <w:t>2_1</w:t>
      </w:r>
      <w:r w:rsidRPr="00022370">
        <w:rPr>
          <w:rFonts w:ascii="Times New Roman" w:eastAsia="SimSun" w:hAnsi="Times New Roman"/>
          <w:szCs w:val="20"/>
          <w:lang w:eastAsia="zh-CN"/>
        </w:rPr>
        <w:t xml:space="preserve"> </w:t>
      </w:r>
      <w:r w:rsidRPr="00022370">
        <w:rPr>
          <w:rFonts w:ascii="Times New Roman" w:eastAsia="MS Mincho" w:hAnsi="Times New Roman"/>
          <w:szCs w:val="20"/>
          <w:lang w:val="en-US"/>
        </w:rPr>
        <w:t>in a PDCCH transmitted in a control resource set</w:t>
      </w:r>
      <w:r w:rsidRPr="00022370">
        <w:rPr>
          <w:rFonts w:ascii="Times New Roman" w:eastAsia="SimSun" w:hAnsi="Times New Roman"/>
          <w:szCs w:val="20"/>
          <w:lang w:eastAsia="zh-CN"/>
        </w:rPr>
        <w:t xml:space="preserve"> in </w:t>
      </w:r>
      <w:r w:rsidRPr="00022370">
        <w:rPr>
          <w:rFonts w:ascii="Times New Roman" w:eastAsia="SimSun" w:hAnsi="Times New Roman"/>
          <w:szCs w:val="20"/>
          <w:lang w:val="en-US" w:eastAsia="zh-CN"/>
        </w:rPr>
        <w:t>a slot</w:t>
      </w:r>
      <w:r w:rsidRPr="00022370">
        <w:rPr>
          <w:rFonts w:ascii="Times New Roman" w:eastAsia="SimSun" w:hAnsi="Times New Roman"/>
          <w:szCs w:val="20"/>
          <w:lang w:eastAsia="zh-CN"/>
        </w:rPr>
        <w:t xml:space="preserve">, </w:t>
      </w:r>
      <w:r w:rsidRPr="00022370">
        <w:rPr>
          <w:rFonts w:ascii="Times New Roman" w:eastAsia="MS Mincho" w:hAnsi="Times New Roman"/>
          <w:szCs w:val="20"/>
          <w:lang w:eastAsia="zh-CN"/>
        </w:rPr>
        <w:t xml:space="preserve">the </w:t>
      </w:r>
      <w:r w:rsidRPr="00022370">
        <w:rPr>
          <w:rFonts w:ascii="Times New Roman" w:eastAsia="SimSun" w:hAnsi="Times New Roman"/>
          <w:szCs w:val="20"/>
          <w:lang w:val="en-US" w:eastAsia="zh-CN"/>
        </w:rPr>
        <w:t>set of symbols</w:t>
      </w:r>
      <w:r w:rsidRPr="00022370">
        <w:rPr>
          <w:rFonts w:ascii="Times New Roman" w:eastAsia="MS Mincho" w:hAnsi="Times New Roman"/>
          <w:szCs w:val="20"/>
          <w:lang w:eastAsia="zh-CN"/>
        </w:rPr>
        <w:t xml:space="preserve"> </w:t>
      </w:r>
      <w:r w:rsidRPr="00022370">
        <w:rPr>
          <w:rFonts w:ascii="Times New Roman" w:eastAsia="MS Mincho" w:hAnsi="Times New Roman"/>
          <w:szCs w:val="20"/>
          <w:lang w:val="en-US" w:eastAsia="zh-CN"/>
        </w:rPr>
        <w:t xml:space="preserve">indicated by a field in DCI format 2_1 includes the last </w:t>
      </w:r>
      <w:r w:rsidR="00603E09">
        <w:rPr>
          <w:rFonts w:ascii="Times New Roman" w:eastAsia="MS Mincho" w:hAnsi="Times New Roman"/>
          <w:position w:val="-12"/>
          <w:szCs w:val="20"/>
        </w:rPr>
        <w:pict w14:anchorId="17C25973">
          <v:shape id="_x0000_i1327" type="#_x0000_t75" style="width:80.4pt;height:18.6pt">
            <v:imagedata r:id="rId1803" o:title=""/>
          </v:shape>
        </w:pict>
      </w:r>
      <w:r w:rsidRPr="00022370">
        <w:rPr>
          <w:rFonts w:ascii="Times New Roman" w:eastAsia="MS Mincho" w:hAnsi="Times New Roman"/>
          <w:szCs w:val="20"/>
          <w:lang w:val="en-US" w:eastAsia="zh-CN"/>
        </w:rPr>
        <w:t xml:space="preserve"> </w:t>
      </w:r>
      <w:r w:rsidRPr="00022370">
        <w:rPr>
          <w:rFonts w:ascii="Times New Roman" w:eastAsia="MS Mincho" w:hAnsi="Times New Roman"/>
          <w:szCs w:val="20"/>
          <w:lang w:val="en-US"/>
        </w:rPr>
        <w:t xml:space="preserve"> </w:t>
      </w:r>
      <w:r w:rsidRPr="00022370">
        <w:rPr>
          <w:rFonts w:ascii="Times New Roman" w:eastAsia="MS Mincho" w:hAnsi="Times New Roman"/>
          <w:szCs w:val="20"/>
          <w:lang w:val="en-US" w:eastAsia="zh-CN"/>
        </w:rPr>
        <w:t xml:space="preserve">symbols prior to the </w:t>
      </w:r>
      <w:r w:rsidRPr="00022370">
        <w:rPr>
          <w:rFonts w:ascii="Times New Roman" w:eastAsia="MS Mincho" w:hAnsi="Times New Roman"/>
          <w:szCs w:val="20"/>
          <w:lang w:val="en-US"/>
        </w:rPr>
        <w:t xml:space="preserve">first symbol of the control resource set </w:t>
      </w:r>
      <w:r w:rsidRPr="00022370">
        <w:rPr>
          <w:rFonts w:ascii="Times New Roman" w:eastAsia="MS Mincho" w:hAnsi="Times New Roman"/>
          <w:szCs w:val="20"/>
          <w:lang w:val="en-US" w:eastAsia="zh-CN"/>
        </w:rPr>
        <w:t xml:space="preserve">in the slot  </w:t>
      </w:r>
      <w:r w:rsidRPr="00022370">
        <w:rPr>
          <w:rFonts w:ascii="Times New Roman" w:eastAsia="MS Mincho" w:hAnsi="Times New Roman"/>
          <w:szCs w:val="20"/>
          <w:lang w:val="en-US"/>
        </w:rPr>
        <w:t xml:space="preserve">where </w:t>
      </w:r>
      <w:r w:rsidR="00603E09">
        <w:rPr>
          <w:rFonts w:ascii="Times New Roman" w:eastAsia="MS Mincho" w:hAnsi="Times New Roman"/>
          <w:position w:val="-10"/>
          <w:szCs w:val="20"/>
        </w:rPr>
        <w:pict w14:anchorId="15EE4E72">
          <v:shape id="_x0000_i1328" type="#_x0000_t75" style="width:18.6pt;height:15pt">
            <v:imagedata r:id="rId1804" o:title=""/>
          </v:shape>
        </w:pict>
      </w:r>
      <w:r w:rsidRPr="00022370">
        <w:rPr>
          <w:rFonts w:ascii="Times New Roman" w:eastAsia="MS Mincho" w:hAnsi="Times New Roman"/>
          <w:i/>
          <w:szCs w:val="20"/>
          <w:lang w:eastAsia="zh-CN"/>
        </w:rPr>
        <w:t xml:space="preserve"> </w:t>
      </w:r>
      <w:r w:rsidRPr="00022370">
        <w:rPr>
          <w:rFonts w:ascii="Times New Roman" w:eastAsia="MS Mincho" w:hAnsi="Times New Roman"/>
          <w:szCs w:val="20"/>
          <w:lang w:val="en-US" w:eastAsia="zh-CN"/>
        </w:rPr>
        <w:t>is</w:t>
      </w:r>
      <w:r w:rsidRPr="00022370">
        <w:rPr>
          <w:rFonts w:ascii="Times New Roman" w:eastAsia="MS Mincho" w:hAnsi="Times New Roman"/>
          <w:szCs w:val="20"/>
          <w:lang w:eastAsia="zh-CN"/>
        </w:rPr>
        <w:t xml:space="preserve"> the value of </w:t>
      </w:r>
      <w:r w:rsidRPr="00022370">
        <w:rPr>
          <w:rFonts w:ascii="Times New Roman" w:eastAsia="MS Mincho" w:hAnsi="Times New Roman"/>
          <w:szCs w:val="20"/>
          <w:lang w:val="en-US" w:eastAsia="zh-CN"/>
        </w:rPr>
        <w:t xml:space="preserve">higher layer </w:t>
      </w:r>
      <w:r w:rsidRPr="00022370">
        <w:rPr>
          <w:rFonts w:ascii="Times New Roman" w:eastAsia="MS Mincho" w:hAnsi="Times New Roman"/>
          <w:szCs w:val="20"/>
          <w:lang w:eastAsia="zh-CN"/>
        </w:rPr>
        <w:t xml:space="preserve">parameter </w:t>
      </w:r>
      <w:r w:rsidRPr="00022370">
        <w:rPr>
          <w:rFonts w:ascii="Times New Roman" w:eastAsia="MS Mincho" w:hAnsi="Times New Roman"/>
          <w:i/>
          <w:szCs w:val="20"/>
        </w:rPr>
        <w:t>Monitoring-periodicity-PDCCH-slot</w:t>
      </w:r>
      <w:r w:rsidRPr="00022370">
        <w:rPr>
          <w:rFonts w:ascii="Times New Roman" w:eastAsia="MS Mincho" w:hAnsi="Times New Roman"/>
          <w:szCs w:val="20"/>
          <w:lang w:val="en-US"/>
        </w:rPr>
        <w:t>,</w:t>
      </w:r>
      <w:r w:rsidRPr="00022370">
        <w:rPr>
          <w:rFonts w:ascii="Times New Roman" w:eastAsia="SimSun" w:hAnsi="Times New Roman" w:hint="eastAsia"/>
          <w:szCs w:val="20"/>
          <w:lang w:eastAsia="zh-CN"/>
        </w:rPr>
        <w:t xml:space="preserve"> </w:t>
      </w:r>
      <w:r w:rsidR="00603E09">
        <w:rPr>
          <w:rFonts w:ascii="Times New Roman" w:eastAsia="MS Mincho" w:hAnsi="Times New Roman"/>
          <w:position w:val="-12"/>
          <w:szCs w:val="20"/>
        </w:rPr>
        <w:pict w14:anchorId="724431B2">
          <v:shape id="_x0000_i1329" type="#_x0000_t75" style="width:24.6pt;height:18pt">
            <v:imagedata r:id="rId1805" o:title=""/>
          </v:shape>
        </w:pict>
      </w:r>
      <w:r w:rsidRPr="00022370">
        <w:rPr>
          <w:rFonts w:ascii="Times New Roman" w:eastAsia="MS Mincho" w:hAnsi="Times New Roman"/>
          <w:szCs w:val="20"/>
          <w:lang w:val="en-US"/>
        </w:rPr>
        <w:t xml:space="preserve"> is the number of symbols per slot,</w:t>
      </w:r>
      <w:r w:rsidRPr="00022370">
        <w:rPr>
          <w:rFonts w:ascii="Times New Roman" w:eastAsia="Malgun Gothic" w:hAnsi="Times New Roman"/>
          <w:szCs w:val="20"/>
        </w:rPr>
        <w:t xml:space="preserve"> </w:t>
      </w:r>
      <w:r w:rsidR="00603E09">
        <w:rPr>
          <w:rFonts w:ascii="Times New Roman" w:eastAsia="Malgun Gothic" w:hAnsi="Times New Roman"/>
          <w:position w:val="-12"/>
          <w:szCs w:val="20"/>
        </w:rPr>
        <w:pict w14:anchorId="3D33620A">
          <v:shape id="_x0000_i1330" type="#_x0000_t75" style="width:15pt;height:19.8pt">
            <v:imagedata r:id="rId1806" o:title=""/>
          </v:shape>
        </w:pict>
      </w:r>
      <w:r w:rsidRPr="00022370">
        <w:rPr>
          <w:rFonts w:ascii="Times New Roman" w:eastAsia="SimSun" w:hAnsi="Times New Roman"/>
          <w:szCs w:val="20"/>
          <w:lang w:val="en-US" w:eastAsia="zh-CN"/>
        </w:rPr>
        <w:t>is the subcarrier spacing configuration for</w:t>
      </w:r>
      <w:r w:rsidRPr="00022370">
        <w:rPr>
          <w:rFonts w:ascii="Times New Roman" w:eastAsia="SimSun" w:hAnsi="Times New Roman" w:hint="eastAsia"/>
          <w:szCs w:val="20"/>
          <w:lang w:val="en-US" w:eastAsia="zh-CN"/>
        </w:rPr>
        <w:t xml:space="preserve"> a </w:t>
      </w:r>
      <w:r w:rsidRPr="00022370">
        <w:rPr>
          <w:rFonts w:ascii="Times New Roman" w:eastAsia="SimSun" w:hAnsi="Times New Roman"/>
          <w:szCs w:val="20"/>
          <w:lang w:val="en-US" w:eastAsia="ko-KR"/>
        </w:rPr>
        <w:t>serving cell</w:t>
      </w:r>
      <w:r w:rsidRPr="00022370">
        <w:rPr>
          <w:rFonts w:ascii="Times New Roman" w:eastAsia="SimSun" w:hAnsi="Times New Roman" w:hint="eastAsia"/>
          <w:szCs w:val="20"/>
          <w:lang w:val="en-US" w:eastAsia="zh-CN"/>
        </w:rPr>
        <w:t xml:space="preserve"> </w:t>
      </w:r>
      <w:r w:rsidRPr="00022370">
        <w:rPr>
          <w:rFonts w:ascii="Times New Roman" w:eastAsia="SimSun" w:hAnsi="Times New Roman"/>
          <w:szCs w:val="20"/>
          <w:lang w:val="en-US" w:eastAsia="zh-CN"/>
        </w:rPr>
        <w:t xml:space="preserve">with </w:t>
      </w:r>
      <w:r w:rsidRPr="00022370">
        <w:rPr>
          <w:rFonts w:ascii="Times New Roman" w:eastAsia="SimSun" w:hAnsi="Times New Roman"/>
          <w:szCs w:val="20"/>
          <w:lang w:val="en-US" w:eastAsia="ko-KR"/>
        </w:rPr>
        <w:t>mapping to</w:t>
      </w:r>
      <w:r w:rsidRPr="00022370">
        <w:rPr>
          <w:rFonts w:ascii="Times New Roman" w:eastAsia="SimSun" w:hAnsi="Times New Roman" w:hint="eastAsia"/>
          <w:szCs w:val="20"/>
          <w:lang w:val="en-US" w:eastAsia="ko-KR"/>
        </w:rPr>
        <w:t xml:space="preserve"> </w:t>
      </w:r>
      <w:r w:rsidRPr="00022370">
        <w:rPr>
          <w:rFonts w:ascii="Times New Roman" w:eastAsia="SimSun" w:hAnsi="Times New Roman"/>
          <w:szCs w:val="20"/>
          <w:lang w:val="en-US" w:eastAsia="zh-CN"/>
        </w:rPr>
        <w:t>a</w:t>
      </w:r>
      <w:r w:rsidRPr="00022370">
        <w:rPr>
          <w:rFonts w:ascii="Times New Roman" w:eastAsia="MS Mincho" w:hAnsi="Times New Roman"/>
          <w:szCs w:val="20"/>
          <w:lang w:eastAsia="zh-CN"/>
        </w:rPr>
        <w:t xml:space="preserve"> respective</w:t>
      </w:r>
      <w:r w:rsidRPr="00022370">
        <w:rPr>
          <w:rFonts w:ascii="Times New Roman" w:eastAsia="SimSun" w:hAnsi="Times New Roman" w:hint="eastAsia"/>
          <w:szCs w:val="20"/>
          <w:lang w:val="en-US" w:eastAsia="ko-KR"/>
        </w:rPr>
        <w:t xml:space="preserve"> field</w:t>
      </w:r>
      <w:r w:rsidRPr="00022370">
        <w:rPr>
          <w:rFonts w:ascii="Times New Roman" w:eastAsia="SimSun" w:hAnsi="Times New Roman"/>
          <w:szCs w:val="20"/>
          <w:lang w:val="en-US" w:eastAsia="ko-KR"/>
        </w:rPr>
        <w:t xml:space="preserve"> in </w:t>
      </w:r>
      <w:r w:rsidRPr="00022370">
        <w:rPr>
          <w:rFonts w:ascii="Times New Roman" w:eastAsia="SimSun" w:hAnsi="Times New Roman" w:hint="eastAsia"/>
          <w:szCs w:val="20"/>
          <w:lang w:val="en-US" w:eastAsia="zh-CN"/>
        </w:rPr>
        <w:t xml:space="preserve">the </w:t>
      </w:r>
      <w:r w:rsidRPr="00022370">
        <w:rPr>
          <w:rFonts w:ascii="Times New Roman" w:eastAsia="SimSun" w:hAnsi="Times New Roman"/>
          <w:szCs w:val="20"/>
          <w:lang w:val="en-US" w:eastAsia="ko-KR"/>
        </w:rPr>
        <w:t>DCI format 2_1</w:t>
      </w:r>
      <w:r w:rsidRPr="00022370">
        <w:rPr>
          <w:rFonts w:ascii="Times New Roman" w:eastAsia="SimSun" w:hAnsi="Times New Roman" w:hint="eastAsia"/>
          <w:szCs w:val="20"/>
          <w:lang w:val="en-US" w:eastAsia="zh-CN"/>
        </w:rPr>
        <w:t xml:space="preserve">, </w:t>
      </w:r>
      <w:r w:rsidR="00603E09">
        <w:rPr>
          <w:rFonts w:ascii="Times New Roman" w:eastAsia="Malgun Gothic" w:hAnsi="Times New Roman"/>
          <w:position w:val="-12"/>
          <w:szCs w:val="20"/>
        </w:rPr>
        <w:pict w14:anchorId="7744F485">
          <v:shape id="_x0000_i1331" type="#_x0000_t75" style="width:23.4pt;height:18pt">
            <v:imagedata r:id="rId1807" o:title=""/>
          </v:shape>
        </w:pict>
      </w:r>
      <w:r w:rsidRPr="00022370">
        <w:rPr>
          <w:rFonts w:ascii="Times New Roman" w:eastAsia="Malgun Gothic" w:hAnsi="Times New Roman"/>
          <w:szCs w:val="20"/>
        </w:rPr>
        <w:t xml:space="preserve"> </w:t>
      </w:r>
      <w:r w:rsidRPr="00022370">
        <w:rPr>
          <w:rFonts w:ascii="Times New Roman" w:eastAsia="SimSun" w:hAnsi="Times New Roman" w:hint="eastAsia"/>
          <w:szCs w:val="20"/>
          <w:lang w:val="en-US" w:eastAsia="ko-KR"/>
        </w:rPr>
        <w:t xml:space="preserve">is </w:t>
      </w:r>
      <w:r w:rsidRPr="00022370">
        <w:rPr>
          <w:rFonts w:ascii="Times New Roman" w:eastAsia="SimSun" w:hAnsi="Times New Roman"/>
          <w:szCs w:val="20"/>
          <w:lang w:val="en-US" w:eastAsia="ko-KR"/>
        </w:rPr>
        <w:t>the</w:t>
      </w:r>
      <w:r w:rsidRPr="00022370">
        <w:rPr>
          <w:rFonts w:ascii="Times New Roman" w:eastAsia="SimSun" w:hAnsi="Times New Roman" w:hint="eastAsia"/>
          <w:szCs w:val="20"/>
          <w:lang w:val="en-US" w:eastAsia="ko-KR"/>
        </w:rPr>
        <w:t xml:space="preserve"> </w:t>
      </w:r>
      <w:r w:rsidRPr="00022370">
        <w:rPr>
          <w:rFonts w:ascii="Times New Roman" w:eastAsia="SimSun" w:hAnsi="Times New Roman"/>
          <w:szCs w:val="20"/>
          <w:lang w:val="en-US" w:eastAsia="ko-KR"/>
        </w:rPr>
        <w:t>subcarrier spacing configuration of the DL BWP</w:t>
      </w:r>
      <w:r w:rsidRPr="00022370">
        <w:rPr>
          <w:rFonts w:ascii="Times New Roman" w:eastAsia="SimSun" w:hAnsi="Times New Roman" w:hint="eastAsia"/>
          <w:szCs w:val="20"/>
          <w:lang w:val="en-US" w:eastAsia="zh-CN"/>
        </w:rPr>
        <w:t xml:space="preserve"> </w:t>
      </w:r>
      <w:r w:rsidRPr="00022370">
        <w:rPr>
          <w:rFonts w:ascii="Times New Roman" w:eastAsia="SimSun" w:hAnsi="Times New Roman"/>
          <w:szCs w:val="20"/>
          <w:lang w:val="en-US" w:eastAsia="ko-KR"/>
        </w:rPr>
        <w:t xml:space="preserve">where </w:t>
      </w:r>
      <w:r w:rsidRPr="00022370">
        <w:rPr>
          <w:rFonts w:ascii="Times New Roman" w:eastAsia="SimSun" w:hAnsi="Times New Roman" w:hint="eastAsia"/>
          <w:szCs w:val="20"/>
          <w:lang w:eastAsia="zh-CN"/>
        </w:rPr>
        <w:t xml:space="preserve">the </w:t>
      </w:r>
      <w:r w:rsidRPr="00022370">
        <w:rPr>
          <w:rFonts w:ascii="Times New Roman" w:eastAsia="SimSun" w:hAnsi="Times New Roman"/>
          <w:szCs w:val="20"/>
          <w:lang w:val="en-US" w:eastAsia="zh-CN"/>
        </w:rPr>
        <w:t xml:space="preserve">UE receives the PDCCH conveying the </w:t>
      </w:r>
      <w:r w:rsidRPr="00022370">
        <w:rPr>
          <w:rFonts w:ascii="Times New Roman" w:eastAsia="Malgun Gothic" w:hAnsi="Times New Roman"/>
          <w:szCs w:val="20"/>
          <w:lang w:val="en-US"/>
        </w:rPr>
        <w:t>DCI format 2_1</w:t>
      </w:r>
      <w:del w:id="607" w:author="Xueming Pan" w:date="2018-04-11T17:43:00Z">
        <w:r w:rsidRPr="00022370" w:rsidDel="00387273">
          <w:rPr>
            <w:rFonts w:ascii="Times New Roman" w:eastAsia="MS Mincho" w:hAnsi="Times New Roman"/>
            <w:szCs w:val="20"/>
            <w:lang w:val="en-US"/>
          </w:rPr>
          <w:delText xml:space="preserve">, and </w:delText>
        </w:r>
        <w:r w:rsidR="00603E09">
          <w:rPr>
            <w:rFonts w:ascii="Times New Roman" w:eastAsia="MS Mincho" w:hAnsi="Times New Roman"/>
            <w:position w:val="-6"/>
            <w:szCs w:val="20"/>
          </w:rPr>
          <w:pict w14:anchorId="2B6578D2">
            <v:shape id="_x0000_i1332" type="#_x0000_t75" style="width:11.4pt;height:9.6pt">
              <v:imagedata r:id="rId1808" o:title=""/>
            </v:shape>
          </w:pict>
        </w:r>
        <w:r w:rsidRPr="00022370" w:rsidDel="00387273">
          <w:rPr>
            <w:rFonts w:ascii="Times New Roman" w:eastAsia="MS Mincho" w:hAnsi="Times New Roman"/>
            <w:szCs w:val="20"/>
            <w:lang w:val="en-US"/>
          </w:rPr>
          <w:delText xml:space="preserve"> is a natural number</w:delText>
        </w:r>
      </w:del>
      <w:r w:rsidRPr="00022370">
        <w:rPr>
          <w:rFonts w:ascii="Times New Roman" w:eastAsia="MS Mincho" w:hAnsi="Times New Roman"/>
          <w:szCs w:val="20"/>
          <w:lang w:val="en-US"/>
        </w:rPr>
        <w:t xml:space="preserve">. If the UE is configured with </w:t>
      </w:r>
      <w:r w:rsidRPr="00022370">
        <w:rPr>
          <w:rFonts w:ascii="Times New Roman" w:eastAsia="MS Mincho" w:hAnsi="Times New Roman"/>
          <w:szCs w:val="20"/>
        </w:rPr>
        <w:t xml:space="preserve">higher layer parameters </w:t>
      </w:r>
      <w:r w:rsidRPr="00022370">
        <w:rPr>
          <w:rFonts w:ascii="Times New Roman" w:eastAsia="MS Mincho" w:hAnsi="Times New Roman"/>
          <w:i/>
          <w:szCs w:val="20"/>
          <w:lang w:val="en-US"/>
        </w:rPr>
        <w:t>UL-DL-configuration-common</w:t>
      </w:r>
      <w:r w:rsidRPr="00022370">
        <w:rPr>
          <w:rFonts w:ascii="Times New Roman" w:eastAsia="MS Mincho" w:hAnsi="Times New Roman"/>
          <w:szCs w:val="20"/>
          <w:lang w:val="en-US"/>
        </w:rPr>
        <w:t xml:space="preserve"> or </w:t>
      </w:r>
      <w:r w:rsidRPr="00022370">
        <w:rPr>
          <w:rFonts w:ascii="Times New Roman" w:eastAsia="MS Mincho" w:hAnsi="Times New Roman"/>
          <w:i/>
          <w:szCs w:val="20"/>
          <w:lang w:val="en-US"/>
        </w:rPr>
        <w:t>UL-DL-configuration-common-Set2</w:t>
      </w:r>
      <w:r w:rsidRPr="00022370">
        <w:rPr>
          <w:rFonts w:ascii="Times New Roman" w:eastAsia="MS Mincho" w:hAnsi="Times New Roman"/>
          <w:szCs w:val="20"/>
          <w:lang w:val="en-US"/>
        </w:rPr>
        <w:t xml:space="preserve">, symbols indicated as uplink by </w:t>
      </w:r>
      <w:r w:rsidRPr="00022370">
        <w:rPr>
          <w:rFonts w:ascii="Times New Roman" w:eastAsia="MS Mincho" w:hAnsi="Times New Roman"/>
          <w:i/>
          <w:szCs w:val="20"/>
          <w:lang w:val="en-US"/>
        </w:rPr>
        <w:t>UL-DL-configuration-common</w:t>
      </w:r>
      <w:r w:rsidRPr="00022370">
        <w:rPr>
          <w:rFonts w:ascii="Times New Roman" w:eastAsia="MS Mincho" w:hAnsi="Times New Roman"/>
          <w:szCs w:val="20"/>
          <w:lang w:val="en-US"/>
        </w:rPr>
        <w:t xml:space="preserve"> or </w:t>
      </w:r>
      <w:r w:rsidRPr="00022370">
        <w:rPr>
          <w:rFonts w:ascii="Times New Roman" w:eastAsia="MS Mincho" w:hAnsi="Times New Roman"/>
          <w:i/>
          <w:szCs w:val="20"/>
          <w:lang w:val="en-US"/>
        </w:rPr>
        <w:t>UL-DL-configuration-common-Set2</w:t>
      </w:r>
      <w:r w:rsidRPr="00022370">
        <w:rPr>
          <w:rFonts w:ascii="Times New Roman" w:eastAsia="MS Mincho" w:hAnsi="Times New Roman"/>
          <w:szCs w:val="20"/>
          <w:lang w:val="en-US"/>
        </w:rPr>
        <w:t xml:space="preserve"> are excluded from the </w:t>
      </w:r>
      <w:r w:rsidRPr="00022370">
        <w:rPr>
          <w:rFonts w:ascii="Times New Roman" w:eastAsia="MS Mincho" w:hAnsi="Times New Roman"/>
          <w:szCs w:val="20"/>
          <w:lang w:val="en-US" w:eastAsia="zh-CN"/>
        </w:rPr>
        <w:t xml:space="preserve">last </w:t>
      </w:r>
      <w:r w:rsidR="00603E09">
        <w:rPr>
          <w:rFonts w:ascii="Times New Roman" w:eastAsia="MS Mincho" w:hAnsi="Times New Roman"/>
          <w:position w:val="-12"/>
          <w:szCs w:val="20"/>
        </w:rPr>
        <w:pict w14:anchorId="6ED8D658">
          <v:shape id="_x0000_i1333" type="#_x0000_t75" style="width:80.4pt;height:18.6pt">
            <v:imagedata r:id="rId1809" o:title=""/>
          </v:shape>
        </w:pict>
      </w:r>
      <w:r w:rsidRPr="00022370">
        <w:rPr>
          <w:rFonts w:ascii="Times New Roman" w:eastAsia="MS Mincho" w:hAnsi="Times New Roman"/>
          <w:i/>
          <w:szCs w:val="20"/>
          <w:lang w:val="en-US" w:eastAsia="zh-CN"/>
        </w:rPr>
        <w:t xml:space="preserve"> </w:t>
      </w:r>
      <w:r w:rsidRPr="00022370">
        <w:rPr>
          <w:rFonts w:ascii="Times New Roman" w:eastAsia="MS Mincho" w:hAnsi="Times New Roman"/>
          <w:szCs w:val="20"/>
          <w:lang w:val="en-US" w:eastAsia="zh-CN"/>
        </w:rPr>
        <w:t xml:space="preserve">symbols prior to the </w:t>
      </w:r>
      <w:r w:rsidRPr="00022370">
        <w:rPr>
          <w:rFonts w:ascii="Times New Roman" w:eastAsia="MS Mincho" w:hAnsi="Times New Roman"/>
          <w:szCs w:val="20"/>
          <w:lang w:val="en-US"/>
        </w:rPr>
        <w:t xml:space="preserve">first symbol of the control resource set </w:t>
      </w:r>
      <w:r w:rsidRPr="00022370">
        <w:rPr>
          <w:rFonts w:ascii="Times New Roman" w:eastAsia="MS Mincho" w:hAnsi="Times New Roman"/>
          <w:szCs w:val="20"/>
          <w:lang w:val="en-US" w:eastAsia="zh-CN"/>
        </w:rPr>
        <w:t>in the slot</w:t>
      </w:r>
      <w:r w:rsidRPr="00022370">
        <w:rPr>
          <w:rFonts w:ascii="Times New Roman" w:eastAsia="MS Mincho" w:hAnsi="Times New Roman"/>
          <w:szCs w:val="20"/>
          <w:lang w:val="en-US"/>
        </w:rPr>
        <w:t>. The resulting set of symbols includes a number of symbols that is denoted as</w:t>
      </w:r>
      <w:r w:rsidR="00603E09">
        <w:rPr>
          <w:rFonts w:ascii="Times New Roman" w:eastAsia="MS Mincho" w:hAnsi="Times New Roman"/>
          <w:position w:val="-10"/>
          <w:szCs w:val="20"/>
        </w:rPr>
        <w:pict w14:anchorId="0FA3E7CE">
          <v:shape id="_x0000_i1334" type="#_x0000_t75" style="width:21.6pt;height:15pt">
            <v:imagedata r:id="rId1810" o:title=""/>
          </v:shape>
        </w:pict>
      </w:r>
      <w:r w:rsidRPr="00022370">
        <w:rPr>
          <w:rFonts w:ascii="Times New Roman" w:eastAsia="MS Mincho" w:hAnsi="Times New Roman"/>
          <w:szCs w:val="20"/>
          <w:lang w:val="en-US"/>
        </w:rPr>
        <w:t xml:space="preserve">. </w:t>
      </w:r>
    </w:p>
    <w:p w14:paraId="4C3D3B6E" w14:textId="77777777" w:rsidR="00022370" w:rsidRPr="00022370" w:rsidRDefault="00022370" w:rsidP="00F53070">
      <w:pPr>
        <w:ind w:left="720" w:hanging="720"/>
        <w:rPr>
          <w:lang w:val="en-US" w:eastAsia="zh-CN"/>
        </w:rPr>
      </w:pPr>
      <w:r w:rsidRPr="00022370">
        <w:rPr>
          <w:rFonts w:hint="eastAsia"/>
          <w:lang w:val="en-US" w:eastAsia="zh-CN"/>
        </w:rPr>
        <w:t>-------------------------------------------end of text proposal---------------------------------------------------------</w:t>
      </w:r>
    </w:p>
    <w:p w14:paraId="641DC339" w14:textId="77777777" w:rsidR="00022370" w:rsidRPr="00022370" w:rsidRDefault="00022370" w:rsidP="00F53070">
      <w:pPr>
        <w:ind w:left="720" w:hanging="720"/>
        <w:rPr>
          <w:lang w:eastAsia="x-none"/>
        </w:rPr>
      </w:pPr>
    </w:p>
    <w:p w14:paraId="7CB3B4DB" w14:textId="77777777" w:rsidR="00022370" w:rsidRDefault="00022370" w:rsidP="00B52401">
      <w:pPr>
        <w:ind w:left="720" w:hanging="720"/>
      </w:pPr>
    </w:p>
    <w:p w14:paraId="6ABC40BC" w14:textId="79AB120D" w:rsidR="00254752" w:rsidRPr="00254752" w:rsidRDefault="00603E09" w:rsidP="00B52401">
      <w:pPr>
        <w:ind w:left="720" w:hanging="720"/>
        <w:rPr>
          <w:lang w:eastAsia="x-none"/>
        </w:rPr>
      </w:pPr>
      <w:hyperlink r:id="rId1811" w:history="1">
        <w:r w:rsidR="00FE4C7E">
          <w:rPr>
            <w:rStyle w:val="Hyperlink"/>
            <w:lang w:eastAsia="x-none"/>
          </w:rPr>
          <w:t>R1-1803662</w:t>
        </w:r>
      </w:hyperlink>
      <w:r w:rsidR="00254752" w:rsidRPr="00254752">
        <w:rPr>
          <w:lang w:eastAsia="x-none"/>
        </w:rPr>
        <w:tab/>
        <w:t>Summary of remaining issues on pre-emption indication with TP</w:t>
      </w:r>
      <w:r w:rsidR="00254752" w:rsidRPr="00254752">
        <w:rPr>
          <w:lang w:eastAsia="x-none"/>
        </w:rPr>
        <w:tab/>
        <w:t>Huawei, HiSilicon</w:t>
      </w:r>
    </w:p>
    <w:p w14:paraId="530C6814" w14:textId="341A1146" w:rsidR="00254752" w:rsidRPr="00254752" w:rsidRDefault="00603E09" w:rsidP="00254752">
      <w:pPr>
        <w:ind w:left="720" w:hanging="720"/>
        <w:rPr>
          <w:lang w:eastAsia="x-none"/>
        </w:rPr>
      </w:pPr>
      <w:hyperlink r:id="rId1812" w:history="1">
        <w:r w:rsidR="00FE4C7E">
          <w:rPr>
            <w:rStyle w:val="Hyperlink"/>
            <w:lang w:eastAsia="x-none"/>
          </w:rPr>
          <w:t>R1-1803760</w:t>
        </w:r>
      </w:hyperlink>
      <w:r w:rsidR="00254752" w:rsidRPr="00254752">
        <w:rPr>
          <w:lang w:eastAsia="x-none"/>
        </w:rPr>
        <w:tab/>
        <w:t>Remaining details of DL pre-emption indication</w:t>
      </w:r>
      <w:r w:rsidR="00254752" w:rsidRPr="00254752">
        <w:rPr>
          <w:lang w:eastAsia="x-none"/>
        </w:rPr>
        <w:tab/>
        <w:t>CATT</w:t>
      </w:r>
    </w:p>
    <w:p w14:paraId="1E01A3CE" w14:textId="35F03B95" w:rsidR="00254752" w:rsidRPr="00254752" w:rsidRDefault="00603E09" w:rsidP="00254752">
      <w:pPr>
        <w:ind w:left="720" w:hanging="720"/>
        <w:rPr>
          <w:lang w:eastAsia="x-none"/>
        </w:rPr>
      </w:pPr>
      <w:hyperlink r:id="rId1813" w:history="1">
        <w:r w:rsidR="00FE4C7E">
          <w:rPr>
            <w:rStyle w:val="Hyperlink"/>
            <w:lang w:eastAsia="x-none"/>
          </w:rPr>
          <w:t>R1-1803839</w:t>
        </w:r>
      </w:hyperlink>
      <w:r w:rsidR="00254752" w:rsidRPr="00254752">
        <w:rPr>
          <w:lang w:eastAsia="x-none"/>
        </w:rPr>
        <w:tab/>
        <w:t>Remaining issues on Multiplexing data with different transmission durations</w:t>
      </w:r>
      <w:r w:rsidR="00254752" w:rsidRPr="00254752">
        <w:rPr>
          <w:lang w:eastAsia="x-none"/>
        </w:rPr>
        <w:tab/>
        <w:t>vivo</w:t>
      </w:r>
    </w:p>
    <w:p w14:paraId="3FF5D5D3" w14:textId="528B2C2F" w:rsidR="00254752" w:rsidRPr="00254752" w:rsidRDefault="00603E09" w:rsidP="00254752">
      <w:pPr>
        <w:ind w:left="720" w:hanging="720"/>
        <w:rPr>
          <w:lang w:eastAsia="x-none"/>
        </w:rPr>
      </w:pPr>
      <w:hyperlink r:id="rId1814" w:history="1">
        <w:r w:rsidR="00FE4C7E">
          <w:rPr>
            <w:rStyle w:val="Hyperlink"/>
            <w:lang w:eastAsia="x-none"/>
          </w:rPr>
          <w:t>R1-1804083</w:t>
        </w:r>
      </w:hyperlink>
      <w:r w:rsidR="00254752" w:rsidRPr="00254752">
        <w:rPr>
          <w:lang w:eastAsia="x-none"/>
        </w:rPr>
        <w:tab/>
        <w:t>Remaining issues on pre-emption indication</w:t>
      </w:r>
      <w:r w:rsidR="00254752" w:rsidRPr="00254752">
        <w:rPr>
          <w:lang w:eastAsia="x-none"/>
        </w:rPr>
        <w:tab/>
        <w:t>MediaTek Inc.</w:t>
      </w:r>
    </w:p>
    <w:p w14:paraId="5518DE23" w14:textId="270C98A7" w:rsidR="00254752" w:rsidRPr="00254752" w:rsidRDefault="00603E09" w:rsidP="00254752">
      <w:pPr>
        <w:ind w:left="720" w:hanging="720"/>
        <w:rPr>
          <w:lang w:eastAsia="x-none"/>
        </w:rPr>
      </w:pPr>
      <w:hyperlink r:id="rId1815" w:history="1">
        <w:r w:rsidR="00FE4C7E">
          <w:rPr>
            <w:rStyle w:val="Hyperlink"/>
            <w:lang w:eastAsia="x-none"/>
          </w:rPr>
          <w:t>R1-1804086</w:t>
        </w:r>
      </w:hyperlink>
      <w:r w:rsidR="00254752" w:rsidRPr="00254752">
        <w:rPr>
          <w:lang w:eastAsia="x-none"/>
        </w:rPr>
        <w:tab/>
        <w:t>Remaining issues for preemption indication</w:t>
      </w:r>
      <w:r w:rsidR="00254752" w:rsidRPr="00254752">
        <w:rPr>
          <w:lang w:eastAsia="x-none"/>
        </w:rPr>
        <w:tab/>
        <w:t>ASUSTEK COMPUTER (SHANGHAI)</w:t>
      </w:r>
    </w:p>
    <w:p w14:paraId="360EC06E" w14:textId="24852E22" w:rsidR="00254752" w:rsidRPr="00254752" w:rsidRDefault="00603E09" w:rsidP="00254752">
      <w:pPr>
        <w:ind w:left="720" w:hanging="720"/>
        <w:rPr>
          <w:lang w:eastAsia="x-none"/>
        </w:rPr>
      </w:pPr>
      <w:hyperlink r:id="rId1816" w:history="1">
        <w:r w:rsidR="00FE4C7E">
          <w:rPr>
            <w:rStyle w:val="Hyperlink"/>
            <w:lang w:eastAsia="x-none"/>
          </w:rPr>
          <w:t>R1-1804808</w:t>
        </w:r>
      </w:hyperlink>
      <w:r w:rsidR="00254752" w:rsidRPr="00254752">
        <w:rPr>
          <w:lang w:eastAsia="x-none"/>
        </w:rPr>
        <w:tab/>
        <w:t>Remaining issues on downlink preemption indication</w:t>
      </w:r>
      <w:r w:rsidR="00254752" w:rsidRPr="00254752">
        <w:rPr>
          <w:lang w:eastAsia="x-none"/>
        </w:rPr>
        <w:tab/>
        <w:t>Qualcomm Incorporated</w:t>
      </w:r>
    </w:p>
    <w:p w14:paraId="6EF8FC06" w14:textId="7E286F16" w:rsidR="00254752" w:rsidRPr="00254752" w:rsidRDefault="00603E09" w:rsidP="00254752">
      <w:pPr>
        <w:ind w:left="720" w:hanging="720"/>
        <w:rPr>
          <w:lang w:eastAsia="x-none"/>
        </w:rPr>
      </w:pPr>
      <w:hyperlink r:id="rId1817" w:history="1">
        <w:r w:rsidR="00FE4C7E">
          <w:rPr>
            <w:rStyle w:val="Hyperlink"/>
            <w:lang w:eastAsia="x-none"/>
          </w:rPr>
          <w:t>R1-1805192</w:t>
        </w:r>
      </w:hyperlink>
      <w:r w:rsidR="00254752" w:rsidRPr="00254752">
        <w:rPr>
          <w:lang w:eastAsia="x-none"/>
        </w:rPr>
        <w:tab/>
        <w:t>Multiplexing data with different durations</w:t>
      </w:r>
      <w:r w:rsidR="00254752" w:rsidRPr="00254752">
        <w:rPr>
          <w:lang w:eastAsia="x-none"/>
        </w:rPr>
        <w:tab/>
        <w:t>Ericsson</w:t>
      </w:r>
    </w:p>
    <w:p w14:paraId="60E957A2" w14:textId="77777777" w:rsidR="00254752" w:rsidRPr="00254752" w:rsidRDefault="00254752" w:rsidP="007C53B4">
      <w:pPr>
        <w:pStyle w:val="Heading5"/>
      </w:pPr>
      <w:bookmarkStart w:id="608" w:name="_Toc514184696"/>
      <w:r w:rsidRPr="00254752">
        <w:rPr>
          <w:rFonts w:hint="eastAsia"/>
        </w:rPr>
        <w:t>Other</w:t>
      </w:r>
      <w:bookmarkEnd w:id="608"/>
    </w:p>
    <w:p w14:paraId="72D3B997" w14:textId="04AAF3D7" w:rsidR="00254752" w:rsidRPr="00254752" w:rsidRDefault="00603E09" w:rsidP="00254752">
      <w:pPr>
        <w:ind w:left="720" w:hanging="720"/>
        <w:rPr>
          <w:lang w:eastAsia="x-none"/>
        </w:rPr>
      </w:pPr>
      <w:hyperlink r:id="rId1818" w:history="1">
        <w:r w:rsidR="00FE4C7E">
          <w:rPr>
            <w:rStyle w:val="Hyperlink"/>
            <w:lang w:eastAsia="x-none"/>
          </w:rPr>
          <w:t>R1-1804280</w:t>
        </w:r>
      </w:hyperlink>
      <w:r w:rsidR="00254752" w:rsidRPr="00254752">
        <w:rPr>
          <w:lang w:eastAsia="x-none"/>
        </w:rPr>
        <w:tab/>
        <w:t>TP on HARQ-ACK reporting with different numerology</w:t>
      </w:r>
      <w:r w:rsidR="00254752" w:rsidRPr="00254752">
        <w:rPr>
          <w:lang w:eastAsia="x-none"/>
        </w:rPr>
        <w:tab/>
        <w:t>Huawei, HiSilicon</w:t>
      </w:r>
    </w:p>
    <w:p w14:paraId="3F83CA98" w14:textId="2298D5ED" w:rsidR="00254752" w:rsidRPr="00254752" w:rsidRDefault="00603E09" w:rsidP="00254752">
      <w:pPr>
        <w:ind w:left="720" w:hanging="720"/>
        <w:rPr>
          <w:lang w:eastAsia="x-none"/>
        </w:rPr>
      </w:pPr>
      <w:hyperlink r:id="rId1819" w:history="1">
        <w:r w:rsidR="00FE4C7E">
          <w:rPr>
            <w:rStyle w:val="Hyperlink"/>
            <w:lang w:eastAsia="x-none"/>
          </w:rPr>
          <w:t>R1-1804292</w:t>
        </w:r>
      </w:hyperlink>
      <w:r w:rsidR="00254752" w:rsidRPr="00254752">
        <w:rPr>
          <w:lang w:eastAsia="x-none"/>
        </w:rPr>
        <w:tab/>
        <w:t>Support of 60 kHz subcarrier spacing</w:t>
      </w:r>
      <w:r w:rsidR="00254752" w:rsidRPr="00254752">
        <w:rPr>
          <w:lang w:eastAsia="x-none"/>
        </w:rPr>
        <w:tab/>
        <w:t>Huawei, HiSilicon</w:t>
      </w:r>
    </w:p>
    <w:p w14:paraId="194A06A7" w14:textId="2BFA6CDA" w:rsidR="00254752" w:rsidRPr="00254752" w:rsidRDefault="00603E09" w:rsidP="00254752">
      <w:pPr>
        <w:ind w:left="720" w:hanging="720"/>
        <w:rPr>
          <w:lang w:eastAsia="x-none"/>
        </w:rPr>
      </w:pPr>
      <w:hyperlink r:id="rId1820" w:history="1">
        <w:r w:rsidR="00FE4C7E">
          <w:rPr>
            <w:rStyle w:val="Hyperlink"/>
            <w:lang w:eastAsia="x-none"/>
          </w:rPr>
          <w:t>R1-1804307</w:t>
        </w:r>
      </w:hyperlink>
      <w:r w:rsidR="00254752" w:rsidRPr="00254752">
        <w:rPr>
          <w:lang w:eastAsia="x-none"/>
        </w:rPr>
        <w:tab/>
        <w:t>Draft CR on resource allocation</w:t>
      </w:r>
      <w:r w:rsidR="00254752" w:rsidRPr="00254752">
        <w:rPr>
          <w:lang w:eastAsia="x-none"/>
        </w:rPr>
        <w:tab/>
        <w:t>Huawei, HiSilicon</w:t>
      </w:r>
    </w:p>
    <w:p w14:paraId="47EE02E5" w14:textId="3645F7F9" w:rsidR="00254752" w:rsidRPr="00254752" w:rsidRDefault="00603E09" w:rsidP="00254752">
      <w:pPr>
        <w:ind w:left="720" w:hanging="720"/>
        <w:rPr>
          <w:lang w:eastAsia="x-none"/>
        </w:rPr>
      </w:pPr>
      <w:hyperlink r:id="rId1821" w:history="1">
        <w:r w:rsidR="00FE4C7E">
          <w:rPr>
            <w:rStyle w:val="Hyperlink"/>
            <w:lang w:eastAsia="x-none"/>
          </w:rPr>
          <w:t>R1-1804308</w:t>
        </w:r>
      </w:hyperlink>
      <w:r w:rsidR="00254752" w:rsidRPr="00254752">
        <w:rPr>
          <w:lang w:eastAsia="x-none"/>
        </w:rPr>
        <w:tab/>
        <w:t>Draft CR on TBS</w:t>
      </w:r>
      <w:r w:rsidR="00254752" w:rsidRPr="00254752">
        <w:rPr>
          <w:lang w:eastAsia="x-none"/>
        </w:rPr>
        <w:tab/>
        <w:t>Huawei, HiSilicon</w:t>
      </w:r>
    </w:p>
    <w:p w14:paraId="10F1D6F2" w14:textId="44556CAD" w:rsidR="00254752" w:rsidRPr="00254752" w:rsidRDefault="00603E09" w:rsidP="00254752">
      <w:pPr>
        <w:ind w:left="720" w:hanging="720"/>
        <w:rPr>
          <w:lang w:eastAsia="x-none"/>
        </w:rPr>
      </w:pPr>
      <w:hyperlink r:id="rId1822" w:history="1">
        <w:r w:rsidR="00FE4C7E">
          <w:rPr>
            <w:rStyle w:val="Hyperlink"/>
            <w:lang w:eastAsia="x-none"/>
          </w:rPr>
          <w:t>R1-1804309</w:t>
        </w:r>
      </w:hyperlink>
      <w:r w:rsidR="00254752" w:rsidRPr="00254752">
        <w:rPr>
          <w:lang w:eastAsia="x-none"/>
        </w:rPr>
        <w:tab/>
        <w:t>Draft CR on HARQ-ACK codebook</w:t>
      </w:r>
      <w:r w:rsidR="00254752" w:rsidRPr="00254752">
        <w:rPr>
          <w:lang w:eastAsia="x-none"/>
        </w:rPr>
        <w:tab/>
        <w:t>Huawei, HiSilicon</w:t>
      </w:r>
    </w:p>
    <w:p w14:paraId="28CFCDE5" w14:textId="393CDD64" w:rsidR="00254752" w:rsidRPr="00254752" w:rsidRDefault="00603E09" w:rsidP="00254752">
      <w:pPr>
        <w:ind w:left="720" w:hanging="720"/>
        <w:rPr>
          <w:lang w:eastAsia="x-none"/>
        </w:rPr>
      </w:pPr>
      <w:hyperlink r:id="rId1823" w:history="1">
        <w:r w:rsidR="00FE4C7E">
          <w:rPr>
            <w:rStyle w:val="Hyperlink"/>
            <w:lang w:eastAsia="x-none"/>
          </w:rPr>
          <w:t>R1-1804311</w:t>
        </w:r>
      </w:hyperlink>
      <w:r w:rsidR="00254752" w:rsidRPr="00254752">
        <w:rPr>
          <w:lang w:eastAsia="x-none"/>
        </w:rPr>
        <w:tab/>
        <w:t>Correction on scheduling and HARQ procedure for case 1 HARQ timing of EN-DC in TS36.213</w:t>
      </w:r>
      <w:r w:rsidR="00254752" w:rsidRPr="00254752">
        <w:rPr>
          <w:lang w:eastAsia="x-none"/>
        </w:rPr>
        <w:tab/>
        <w:t>Huawei, HiSilicon</w:t>
      </w:r>
    </w:p>
    <w:p w14:paraId="471A84B6" w14:textId="2E73620B" w:rsidR="00254752" w:rsidRPr="00254752" w:rsidRDefault="00603E09" w:rsidP="00254752">
      <w:pPr>
        <w:ind w:left="720" w:hanging="720"/>
        <w:rPr>
          <w:lang w:eastAsia="x-none"/>
        </w:rPr>
      </w:pPr>
      <w:hyperlink r:id="rId1824" w:history="1">
        <w:r w:rsidR="00FE4C7E">
          <w:rPr>
            <w:rStyle w:val="Hyperlink"/>
            <w:lang w:eastAsia="x-none"/>
          </w:rPr>
          <w:t>R1-1804452</w:t>
        </w:r>
      </w:hyperlink>
      <w:r w:rsidR="00254752" w:rsidRPr="00254752">
        <w:rPr>
          <w:lang w:eastAsia="x-none"/>
        </w:rPr>
        <w:tab/>
        <w:t>Draft CR on UL data transmission procedure</w:t>
      </w:r>
      <w:r w:rsidR="00254752" w:rsidRPr="00254752">
        <w:rPr>
          <w:lang w:eastAsia="x-none"/>
        </w:rPr>
        <w:tab/>
        <w:t>Huawei, HiSilicon</w:t>
      </w:r>
    </w:p>
    <w:p w14:paraId="5F620EA2" w14:textId="4978C3A8" w:rsidR="00254752" w:rsidRPr="00254752" w:rsidRDefault="00603E09" w:rsidP="00254752">
      <w:pPr>
        <w:ind w:left="720" w:hanging="720"/>
        <w:rPr>
          <w:lang w:eastAsia="x-none"/>
        </w:rPr>
      </w:pPr>
      <w:hyperlink r:id="rId1825" w:history="1">
        <w:r w:rsidR="00FE4C7E">
          <w:rPr>
            <w:rStyle w:val="Hyperlink"/>
            <w:lang w:eastAsia="x-none"/>
          </w:rPr>
          <w:t>R1-1804771</w:t>
        </w:r>
      </w:hyperlink>
      <w:r w:rsidR="00254752" w:rsidRPr="00254752">
        <w:rPr>
          <w:lang w:eastAsia="x-none"/>
        </w:rPr>
        <w:tab/>
        <w:t>Discussion on CBG based retransmissions</w:t>
      </w:r>
      <w:r w:rsidR="00254752" w:rsidRPr="00254752">
        <w:rPr>
          <w:lang w:eastAsia="x-none"/>
        </w:rPr>
        <w:tab/>
        <w:t>Apple Inc.</w:t>
      </w:r>
    </w:p>
    <w:p w14:paraId="4FD858DB" w14:textId="43113E6D" w:rsidR="00254752" w:rsidRPr="00254752" w:rsidRDefault="00603E09" w:rsidP="00254752">
      <w:pPr>
        <w:ind w:left="720" w:hanging="720"/>
        <w:rPr>
          <w:lang w:eastAsia="x-none"/>
        </w:rPr>
      </w:pPr>
      <w:hyperlink r:id="rId1826" w:history="1">
        <w:r w:rsidR="00FE4C7E">
          <w:rPr>
            <w:rStyle w:val="Hyperlink"/>
            <w:lang w:eastAsia="x-none"/>
          </w:rPr>
          <w:t>R1-1804952</w:t>
        </w:r>
      </w:hyperlink>
      <w:r w:rsidR="00254752" w:rsidRPr="00254752">
        <w:rPr>
          <w:lang w:eastAsia="x-none"/>
        </w:rPr>
        <w:tab/>
        <w:t>Inconsistent PDCCH detection</w:t>
      </w:r>
      <w:r w:rsidR="00254752" w:rsidRPr="00254752">
        <w:rPr>
          <w:lang w:eastAsia="x-none"/>
        </w:rPr>
        <w:tab/>
        <w:t>Panasonic</w:t>
      </w:r>
    </w:p>
    <w:p w14:paraId="39D5BB00" w14:textId="0F575AF5" w:rsidR="00254752" w:rsidRPr="00254752" w:rsidRDefault="00603E09" w:rsidP="00254752">
      <w:pPr>
        <w:ind w:left="720" w:hanging="720"/>
        <w:rPr>
          <w:lang w:eastAsia="x-none"/>
        </w:rPr>
      </w:pPr>
      <w:hyperlink r:id="rId1827" w:history="1">
        <w:r w:rsidR="00FE4C7E">
          <w:rPr>
            <w:rStyle w:val="Hyperlink"/>
            <w:lang w:eastAsia="x-none"/>
          </w:rPr>
          <w:t>R1-1805193</w:t>
        </w:r>
      </w:hyperlink>
      <w:r w:rsidR="00254752" w:rsidRPr="00254752">
        <w:rPr>
          <w:lang w:eastAsia="x-none"/>
        </w:rPr>
        <w:tab/>
        <w:t>[DRAFT] Reply LS on formula or table for L1 data rate</w:t>
      </w:r>
      <w:r w:rsidR="00254752" w:rsidRPr="00254752">
        <w:rPr>
          <w:lang w:eastAsia="x-none"/>
        </w:rPr>
        <w:tab/>
        <w:t>Ericsson</w:t>
      </w:r>
    </w:p>
    <w:p w14:paraId="5773C8FD" w14:textId="52AD8A88" w:rsidR="00254752" w:rsidRPr="00254752" w:rsidRDefault="00603E09" w:rsidP="00254752">
      <w:pPr>
        <w:ind w:left="720" w:hanging="720"/>
        <w:rPr>
          <w:lang w:eastAsia="x-none"/>
        </w:rPr>
      </w:pPr>
      <w:hyperlink r:id="rId1828" w:history="1">
        <w:r w:rsidR="00FE4C7E">
          <w:rPr>
            <w:rStyle w:val="Hyperlink"/>
            <w:lang w:eastAsia="x-none"/>
          </w:rPr>
          <w:t>R1-1805194</w:t>
        </w:r>
      </w:hyperlink>
      <w:r w:rsidR="00254752" w:rsidRPr="00254752">
        <w:rPr>
          <w:lang w:eastAsia="x-none"/>
        </w:rPr>
        <w:tab/>
        <w:t>TP on RAR grant resource allocation</w:t>
      </w:r>
      <w:r w:rsidR="00254752" w:rsidRPr="00254752">
        <w:rPr>
          <w:lang w:eastAsia="x-none"/>
        </w:rPr>
        <w:tab/>
        <w:t>Ericsson</w:t>
      </w:r>
    </w:p>
    <w:p w14:paraId="0FF27186" w14:textId="5BE43E27" w:rsidR="00254752" w:rsidRPr="00254752" w:rsidRDefault="00603E09" w:rsidP="00254752">
      <w:pPr>
        <w:ind w:left="720" w:hanging="720"/>
        <w:rPr>
          <w:lang w:eastAsia="x-none"/>
        </w:rPr>
      </w:pPr>
      <w:hyperlink r:id="rId1829" w:history="1">
        <w:r w:rsidR="00FE4C7E">
          <w:rPr>
            <w:rStyle w:val="Hyperlink"/>
            <w:lang w:eastAsia="x-none"/>
          </w:rPr>
          <w:t>R1-1805195</w:t>
        </w:r>
      </w:hyperlink>
      <w:r w:rsidR="00254752" w:rsidRPr="00254752">
        <w:rPr>
          <w:lang w:eastAsia="x-none"/>
        </w:rPr>
        <w:tab/>
        <w:t>TP on default resource allocation table and MSG3 table</w:t>
      </w:r>
      <w:r w:rsidR="00254752" w:rsidRPr="00254752">
        <w:rPr>
          <w:lang w:eastAsia="x-none"/>
        </w:rPr>
        <w:tab/>
        <w:t>Ericsson</w:t>
      </w:r>
    </w:p>
    <w:p w14:paraId="62F9CC76" w14:textId="54D45982" w:rsidR="00254752" w:rsidRPr="00254752" w:rsidRDefault="00603E09" w:rsidP="00254752">
      <w:pPr>
        <w:ind w:left="720" w:hanging="720"/>
        <w:rPr>
          <w:lang w:eastAsia="x-none"/>
        </w:rPr>
      </w:pPr>
      <w:hyperlink r:id="rId1830" w:history="1">
        <w:r w:rsidR="00FE4C7E">
          <w:rPr>
            <w:rStyle w:val="Hyperlink"/>
            <w:lang w:eastAsia="x-none"/>
          </w:rPr>
          <w:t>R1-1805196</w:t>
        </w:r>
      </w:hyperlink>
      <w:r w:rsidR="00254752" w:rsidRPr="00254752">
        <w:rPr>
          <w:lang w:eastAsia="x-none"/>
        </w:rPr>
        <w:tab/>
        <w:t>TP for remaining issues of scheduling and HARQ management</w:t>
      </w:r>
      <w:r w:rsidR="00254752" w:rsidRPr="00254752">
        <w:rPr>
          <w:lang w:eastAsia="x-none"/>
        </w:rPr>
        <w:tab/>
        <w:t>Ericsson</w:t>
      </w:r>
    </w:p>
    <w:p w14:paraId="2425C035" w14:textId="3DFD8310" w:rsidR="00254752" w:rsidRPr="00254752" w:rsidRDefault="00603E09" w:rsidP="00254752">
      <w:pPr>
        <w:ind w:left="720" w:hanging="720"/>
        <w:rPr>
          <w:lang w:eastAsia="x-none"/>
        </w:rPr>
      </w:pPr>
      <w:hyperlink r:id="rId1831" w:history="1">
        <w:r w:rsidR="00FE4C7E">
          <w:rPr>
            <w:rStyle w:val="Hyperlink"/>
            <w:lang w:eastAsia="x-none"/>
          </w:rPr>
          <w:t>R1-1805197</w:t>
        </w:r>
      </w:hyperlink>
      <w:r w:rsidR="00254752" w:rsidRPr="00254752">
        <w:rPr>
          <w:lang w:eastAsia="x-none"/>
        </w:rPr>
        <w:tab/>
        <w:t>TP for DL and UL semi-persistent scheduling</w:t>
      </w:r>
      <w:r w:rsidR="00254752" w:rsidRPr="00254752">
        <w:rPr>
          <w:lang w:eastAsia="x-none"/>
        </w:rPr>
        <w:tab/>
        <w:t>Ericsson</w:t>
      </w:r>
    </w:p>
    <w:p w14:paraId="574B75F6" w14:textId="1A7B2173" w:rsidR="00254752" w:rsidRPr="00254752" w:rsidRDefault="00603E09" w:rsidP="00254752">
      <w:pPr>
        <w:ind w:left="720" w:hanging="720"/>
        <w:rPr>
          <w:lang w:eastAsia="x-none"/>
        </w:rPr>
      </w:pPr>
      <w:hyperlink r:id="rId1832" w:history="1">
        <w:r w:rsidR="00FE4C7E">
          <w:rPr>
            <w:rStyle w:val="Hyperlink"/>
            <w:lang w:eastAsia="x-none"/>
          </w:rPr>
          <w:t>R1-1805198</w:t>
        </w:r>
      </w:hyperlink>
      <w:r w:rsidR="00254752" w:rsidRPr="00254752">
        <w:rPr>
          <w:lang w:eastAsia="x-none"/>
        </w:rPr>
        <w:tab/>
        <w:t>[DRAFT] Reply LS on LTE peak data-rate calculation for EN-DC</w:t>
      </w:r>
      <w:r w:rsidR="00254752" w:rsidRPr="00254752">
        <w:rPr>
          <w:lang w:eastAsia="x-none"/>
        </w:rPr>
        <w:tab/>
        <w:t>Ericsson</w:t>
      </w:r>
    </w:p>
    <w:p w14:paraId="04F94DDD" w14:textId="77777777" w:rsidR="00254752" w:rsidRPr="00254752" w:rsidRDefault="00254752" w:rsidP="007C53B4">
      <w:pPr>
        <w:pStyle w:val="Heading4"/>
      </w:pPr>
      <w:bookmarkStart w:id="609" w:name="_Toc510867629"/>
      <w:bookmarkStart w:id="610" w:name="_Toc514184697"/>
      <w:r w:rsidRPr="00254752">
        <w:t>Other aspects on carrier aggregation and bandwidth parts</w:t>
      </w:r>
      <w:bookmarkEnd w:id="609"/>
      <w:bookmarkEnd w:id="610"/>
    </w:p>
    <w:p w14:paraId="6B2CD58C" w14:textId="77777777" w:rsidR="00254752" w:rsidRPr="00254752" w:rsidRDefault="00254752" w:rsidP="007C53B4">
      <w:pPr>
        <w:pStyle w:val="Heading5"/>
      </w:pPr>
      <w:bookmarkStart w:id="611" w:name="_Toc514184698"/>
      <w:r w:rsidRPr="00254752">
        <w:t>Other aspects on bandwidth Parts</w:t>
      </w:r>
      <w:bookmarkEnd w:id="611"/>
    </w:p>
    <w:p w14:paraId="682A5248" w14:textId="402A144C" w:rsidR="00B52401" w:rsidRPr="00B52401" w:rsidRDefault="00603E09" w:rsidP="00B52401">
      <w:pPr>
        <w:ind w:left="720" w:hanging="720"/>
        <w:rPr>
          <w:b/>
        </w:rPr>
      </w:pPr>
      <w:hyperlink r:id="rId1833" w:history="1">
        <w:r w:rsidR="00FE4C7E">
          <w:rPr>
            <w:rStyle w:val="Hyperlink"/>
            <w:b/>
          </w:rPr>
          <w:t>R1-1805543</w:t>
        </w:r>
      </w:hyperlink>
      <w:r w:rsidR="00B52401" w:rsidRPr="00B52401">
        <w:rPr>
          <w:b/>
        </w:rPr>
        <w:tab/>
        <w:t>Summary of bandwidth part remaining issues</w:t>
      </w:r>
      <w:r w:rsidR="00B52401" w:rsidRPr="00B52401">
        <w:rPr>
          <w:b/>
        </w:rPr>
        <w:tab/>
        <w:t>MediaTek</w:t>
      </w:r>
    </w:p>
    <w:p w14:paraId="16C44708" w14:textId="77777777" w:rsidR="00B52401" w:rsidRDefault="00B52401" w:rsidP="00B5240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6B6A61B0" w14:textId="07D7DA30" w:rsidR="00B52401" w:rsidRDefault="00B52401" w:rsidP="00B52401">
      <w:pPr>
        <w:ind w:left="720" w:hanging="720"/>
      </w:pPr>
    </w:p>
    <w:p w14:paraId="12247884" w14:textId="77777777" w:rsidR="00F53070" w:rsidRPr="00A474AE" w:rsidRDefault="00F53070" w:rsidP="00F53070">
      <w:pPr>
        <w:ind w:left="720" w:hanging="720"/>
        <w:rPr>
          <w:strike/>
          <w:szCs w:val="20"/>
          <w:lang w:eastAsia="x-none"/>
        </w:rPr>
      </w:pPr>
      <w:r w:rsidRPr="00A474AE">
        <w:rPr>
          <w:strike/>
          <w:szCs w:val="20"/>
          <w:u w:val="single"/>
          <w:lang w:eastAsia="x-none"/>
        </w:rPr>
        <w:t>Conclusion</w:t>
      </w:r>
      <w:r w:rsidRPr="00A474AE">
        <w:rPr>
          <w:strike/>
          <w:szCs w:val="20"/>
          <w:lang w:eastAsia="x-none"/>
        </w:rPr>
        <w:t>:</w:t>
      </w:r>
    </w:p>
    <w:p w14:paraId="1C30245D" w14:textId="77777777" w:rsidR="00F53070" w:rsidRPr="00A474AE" w:rsidRDefault="00F53070" w:rsidP="00BC4EF6">
      <w:pPr>
        <w:numPr>
          <w:ilvl w:val="0"/>
          <w:numId w:val="117"/>
        </w:numPr>
        <w:rPr>
          <w:strike/>
          <w:szCs w:val="20"/>
          <w:lang w:eastAsia="x-none"/>
        </w:rPr>
      </w:pPr>
      <w:r w:rsidRPr="00A474AE">
        <w:rPr>
          <w:strike/>
          <w:szCs w:val="20"/>
          <w:lang w:eastAsia="x-none"/>
        </w:rPr>
        <w:t>Regarding the discrepancy in RAN1 and RAN2 agreements w.r.t. initial active BWP vs. the up to configured 4 BWPs, to adopt the RAN2 agreements and make necessary RAN1 spec update</w:t>
      </w:r>
    </w:p>
    <w:p w14:paraId="3396BBCC" w14:textId="77777777" w:rsidR="00D97877" w:rsidRDefault="00D97877" w:rsidP="00B52401">
      <w:pPr>
        <w:ind w:left="720" w:hanging="720"/>
      </w:pPr>
    </w:p>
    <w:p w14:paraId="21D101B7" w14:textId="2E6F8400" w:rsidR="00D97877" w:rsidRPr="00042771" w:rsidRDefault="00D97877" w:rsidP="00B52401">
      <w:pPr>
        <w:ind w:left="720" w:hanging="720"/>
        <w:rPr>
          <w:b/>
        </w:rPr>
      </w:pPr>
      <w:r w:rsidRPr="00042771">
        <w:rPr>
          <w:b/>
        </w:rPr>
        <w:t>Wednesday</w:t>
      </w:r>
    </w:p>
    <w:p w14:paraId="728E188D" w14:textId="15792941" w:rsidR="00D97877" w:rsidRPr="00D22743" w:rsidRDefault="00603E09" w:rsidP="00042771">
      <w:pPr>
        <w:rPr>
          <w:b/>
          <w:szCs w:val="20"/>
          <w:lang w:eastAsia="x-none"/>
        </w:rPr>
      </w:pPr>
      <w:hyperlink r:id="rId1834" w:history="1">
        <w:r w:rsidR="00FE4C7E">
          <w:rPr>
            <w:rStyle w:val="Hyperlink"/>
            <w:b/>
            <w:szCs w:val="20"/>
            <w:lang w:eastAsia="x-none"/>
          </w:rPr>
          <w:t>R1-1805658</w:t>
        </w:r>
      </w:hyperlink>
      <w:r w:rsidR="00042771" w:rsidRPr="00042771">
        <w:rPr>
          <w:b/>
          <w:szCs w:val="20"/>
          <w:lang w:eastAsia="x-none"/>
        </w:rPr>
        <w:tab/>
        <w:t>Summary of bandwidth part remaining issues</w:t>
      </w:r>
      <w:r w:rsidR="00042771" w:rsidRPr="00042771">
        <w:rPr>
          <w:b/>
          <w:szCs w:val="20"/>
          <w:lang w:eastAsia="x-none"/>
        </w:rPr>
        <w:tab/>
        <w:t>MediaTek</w:t>
      </w:r>
    </w:p>
    <w:p w14:paraId="4211EE7F" w14:textId="77777777" w:rsidR="00042771" w:rsidRDefault="00042771" w:rsidP="0004277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C096DAA" w14:textId="77777777" w:rsidR="00042771" w:rsidRDefault="00042771" w:rsidP="00D97877">
      <w:pPr>
        <w:rPr>
          <w:szCs w:val="20"/>
          <w:highlight w:val="green"/>
          <w:lang w:eastAsia="x-none"/>
        </w:rPr>
      </w:pPr>
    </w:p>
    <w:p w14:paraId="5050D83A" w14:textId="670A2A66" w:rsidR="00D97877" w:rsidRPr="00AE0574" w:rsidRDefault="00D97877" w:rsidP="00D97877">
      <w:pPr>
        <w:rPr>
          <w:szCs w:val="20"/>
          <w:highlight w:val="green"/>
          <w:lang w:eastAsia="x-none"/>
        </w:rPr>
      </w:pPr>
      <w:r w:rsidRPr="00AE0574">
        <w:rPr>
          <w:szCs w:val="20"/>
          <w:highlight w:val="green"/>
          <w:lang w:eastAsia="x-none"/>
        </w:rPr>
        <w:t>Agreements:</w:t>
      </w:r>
    </w:p>
    <w:p w14:paraId="4883FE6A" w14:textId="77777777" w:rsidR="00D97877" w:rsidRPr="00042771" w:rsidRDefault="00D97877" w:rsidP="00BC4EF6">
      <w:pPr>
        <w:pStyle w:val="ListParagraph"/>
        <w:numPr>
          <w:ilvl w:val="0"/>
          <w:numId w:val="117"/>
        </w:numPr>
        <w:rPr>
          <w:lang w:eastAsia="x-none"/>
        </w:rPr>
      </w:pPr>
      <w:r w:rsidRPr="00042771">
        <w:rPr>
          <w:lang w:eastAsia="x-none"/>
        </w:rPr>
        <w:t>Regarding the discrepancy in RAN1 and RAN2 agreements w.r.t. initial active BWP vs. the up to configured 4 BWPs, to adopt the RAN2 agreements and make necessary RAN1 spec update</w:t>
      </w:r>
    </w:p>
    <w:p w14:paraId="0AC3FE14" w14:textId="77777777" w:rsidR="00D97877" w:rsidRPr="00042771" w:rsidRDefault="00D97877" w:rsidP="00BC4EF6">
      <w:pPr>
        <w:pStyle w:val="ListParagraph"/>
        <w:numPr>
          <w:ilvl w:val="0"/>
          <w:numId w:val="117"/>
        </w:numPr>
        <w:rPr>
          <w:lang w:eastAsia="x-none"/>
        </w:rPr>
      </w:pPr>
      <w:r w:rsidRPr="00042771">
        <w:rPr>
          <w:lang w:eastAsia="x-none"/>
        </w:rPr>
        <w:t>The corresponding TP is shown below:</w:t>
      </w:r>
    </w:p>
    <w:p w14:paraId="6F2F85FB" w14:textId="542155B2" w:rsidR="00D97877" w:rsidRDefault="00D97877" w:rsidP="00D97877">
      <w:pPr>
        <w:jc w:val="both"/>
        <w:rPr>
          <w:rFonts w:eastAsia="SimSun"/>
        </w:rPr>
      </w:pPr>
      <w:r>
        <w:rPr>
          <w:rFonts w:eastAsia="SimSun"/>
        </w:rPr>
        <w:t>---</w:t>
      </w:r>
      <w:r w:rsidR="00042771">
        <w:rPr>
          <w:rFonts w:eastAsia="SimSun"/>
        </w:rPr>
        <w:t xml:space="preserve">Start of </w:t>
      </w:r>
      <w:r>
        <w:rPr>
          <w:rFonts w:eastAsia="SimSun"/>
        </w:rPr>
        <w:t xml:space="preserve">Text Proposal Sec </w:t>
      </w:r>
      <w:r>
        <w:t>7.3.1.1.2</w:t>
      </w:r>
      <w:r w:rsidR="00042771">
        <w:rPr>
          <w:rFonts w:eastAsia="SimSun"/>
        </w:rPr>
        <w:t xml:space="preserve"> of 38.212 ---</w:t>
      </w:r>
    </w:p>
    <w:p w14:paraId="0D33F3C9" w14:textId="77777777" w:rsidR="00D97877" w:rsidRDefault="00D97877" w:rsidP="00D97877">
      <w:pPr>
        <w:jc w:val="both"/>
        <w:rPr>
          <w:rFonts w:eastAsia="SimSun"/>
        </w:rPr>
      </w:pPr>
      <w:r>
        <w:rPr>
          <w:rFonts w:eastAsia="SimSun"/>
        </w:rPr>
        <w:t>&lt; Omitted &gt;</w:t>
      </w:r>
    </w:p>
    <w:p w14:paraId="1D1C1467" w14:textId="77777777" w:rsidR="00D97877" w:rsidRPr="00042771" w:rsidRDefault="00D97877" w:rsidP="004942DF">
      <w:pPr>
        <w:pStyle w:val="B1"/>
        <w:spacing w:after="0"/>
        <w:rPr>
          <w:rFonts w:ascii="Times" w:hAnsi="Times" w:cs="Times"/>
          <w:lang w:eastAsia="zh-CN"/>
        </w:rPr>
      </w:pPr>
      <w:r w:rsidRPr="00042771">
        <w:rPr>
          <w:rFonts w:ascii="Times" w:hAnsi="Times" w:cs="Times"/>
        </w:rPr>
        <w:lastRenderedPageBreak/>
        <w:t>-</w:t>
      </w:r>
      <w:r w:rsidRPr="00042771">
        <w:rPr>
          <w:rFonts w:ascii="Times" w:hAnsi="Times" w:cs="Times"/>
          <w:lang w:eastAsia="zh-CN"/>
        </w:rPr>
        <w:tab/>
        <w:t>Bandwidth part indicator</w:t>
      </w:r>
      <w:r w:rsidRPr="00042771">
        <w:rPr>
          <w:rFonts w:ascii="Times" w:hAnsi="Times" w:cs="Times"/>
        </w:rPr>
        <w:t xml:space="preserve"> –</w:t>
      </w:r>
      <w:r w:rsidRPr="00042771">
        <w:rPr>
          <w:rFonts w:ascii="Times" w:hAnsi="Times" w:cs="Times"/>
          <w:lang w:eastAsia="zh-CN"/>
        </w:rPr>
        <w:t xml:space="preserve"> 0, 1 or 2 </w:t>
      </w:r>
      <w:r w:rsidRPr="00042771">
        <w:rPr>
          <w:rFonts w:ascii="Times" w:hAnsi="Times" w:cs="Times"/>
        </w:rPr>
        <w:t>bit</w:t>
      </w:r>
      <w:r w:rsidRPr="00042771">
        <w:rPr>
          <w:rFonts w:ascii="Times" w:hAnsi="Times" w:cs="Times"/>
          <w:lang w:eastAsia="zh-CN"/>
        </w:rPr>
        <w:t xml:space="preserve">s as </w:t>
      </w:r>
      <w:r w:rsidRPr="00042771">
        <w:rPr>
          <w:rFonts w:ascii="Times" w:hAnsi="Times" w:cs="Times"/>
          <w:color w:val="0000FF"/>
          <w:u w:val="single"/>
          <w:lang w:eastAsia="zh-CN"/>
        </w:rPr>
        <w:t xml:space="preserve">determined by the number of UL bandwidth parts </w:t>
      </w:r>
      <w:r w:rsidRPr="00042771">
        <w:rPr>
          <w:rFonts w:ascii="Times" w:hAnsi="Times" w:cs="Times"/>
          <w:color w:val="0000FF"/>
          <w:position w:val="-12"/>
          <w:u w:val="single"/>
        </w:rPr>
        <w:object w:dxaOrig="820" w:dyaOrig="380" w14:anchorId="5A780C70">
          <v:shape id="_x0000_i1335" type="#_x0000_t75" style="width:33.6pt;height:15.6pt" o:ole="">
            <v:imagedata r:id="rId1835" o:title=""/>
          </v:shape>
          <o:OLEObject Type="Embed" ProgID="Equation.3" ShapeID="_x0000_i1335" DrawAspect="Content" ObjectID="_1587929180" r:id="rId1836"/>
        </w:object>
      </w:r>
      <w:r w:rsidRPr="00042771">
        <w:rPr>
          <w:rFonts w:ascii="Times" w:hAnsi="Times" w:cs="Times"/>
          <w:color w:val="0000FF"/>
          <w:u w:val="single"/>
        </w:rPr>
        <w:t xml:space="preserve">configured by </w:t>
      </w:r>
      <w:r w:rsidRPr="00042771">
        <w:rPr>
          <w:rFonts w:ascii="Times" w:hAnsi="Times" w:cs="Times"/>
          <w:color w:val="0000FF"/>
          <w:u w:val="single"/>
          <w:lang w:eastAsia="zh-CN"/>
        </w:rPr>
        <w:t>higher layers</w:t>
      </w:r>
      <w:r w:rsidRPr="00042771">
        <w:rPr>
          <w:rFonts w:ascii="Times" w:hAnsi="Times" w:cs="Times"/>
          <w:strike/>
          <w:color w:val="FF0000"/>
          <w:lang w:eastAsia="zh-CN"/>
        </w:rPr>
        <w:t>defined in Table 7.3.1.1.2-1</w:t>
      </w:r>
      <w:r w:rsidRPr="00042771">
        <w:rPr>
          <w:rFonts w:ascii="Times" w:hAnsi="Times" w:cs="Times"/>
          <w:lang w:eastAsia="zh-CN"/>
        </w:rPr>
        <w:t xml:space="preserve">. The bitwidth for this field is determined as </w:t>
      </w:r>
      <w:r w:rsidRPr="00042771">
        <w:rPr>
          <w:rFonts w:ascii="Times" w:hAnsi="Times" w:cs="Times"/>
          <w:position w:val="-12"/>
        </w:rPr>
        <w:object w:dxaOrig="1359" w:dyaOrig="400" w14:anchorId="4A821AB3">
          <v:shape id="_x0000_i1336" type="#_x0000_t75" style="width:57pt;height:16.8pt" o:ole="">
            <v:imagedata r:id="rId1837" o:title=""/>
          </v:shape>
          <o:OLEObject Type="Embed" ProgID="Equation.3" ShapeID="_x0000_i1336" DrawAspect="Content" ObjectID="_1587929181" r:id="rId1838"/>
        </w:object>
      </w:r>
      <w:r w:rsidRPr="00042771">
        <w:rPr>
          <w:rFonts w:ascii="Times" w:hAnsi="Times" w:cs="Times"/>
        </w:rPr>
        <w:t>bits, where</w:t>
      </w:r>
      <w:r w:rsidRPr="00042771">
        <w:rPr>
          <w:rFonts w:ascii="Times" w:hAnsi="Times" w:cs="Times"/>
          <w:lang w:eastAsia="zh-CN"/>
        </w:rPr>
        <w:t xml:space="preserve"> </w:t>
      </w:r>
    </w:p>
    <w:p w14:paraId="5947779A" w14:textId="77777777" w:rsidR="00D97877" w:rsidRPr="00042771" w:rsidRDefault="00D97877" w:rsidP="004942DF">
      <w:pPr>
        <w:pStyle w:val="B1"/>
        <w:spacing w:after="0"/>
        <w:ind w:left="852"/>
        <w:rPr>
          <w:rFonts w:ascii="Times" w:hAnsi="Times" w:cs="Times"/>
          <w:lang w:eastAsia="zh-CN"/>
        </w:rPr>
      </w:pPr>
      <w:r w:rsidRPr="00042771">
        <w:rPr>
          <w:rFonts w:ascii="Times" w:hAnsi="Times" w:cs="Times"/>
          <w:lang w:eastAsia="zh-CN"/>
        </w:rPr>
        <w:t>-</w:t>
      </w:r>
      <w:r w:rsidRPr="00042771">
        <w:rPr>
          <w:rFonts w:ascii="Times" w:hAnsi="Times" w:cs="Times"/>
          <w:lang w:eastAsia="zh-CN"/>
        </w:rPr>
        <w:tab/>
      </w:r>
      <w:r w:rsidRPr="00042771">
        <w:rPr>
          <w:rFonts w:ascii="Times" w:hAnsi="Times" w:cs="Times"/>
          <w:position w:val="-12"/>
        </w:rPr>
        <w:object w:dxaOrig="1760" w:dyaOrig="320" w14:anchorId="7C472216">
          <v:shape id="_x0000_i1337" type="#_x0000_t75" style="width:73.2pt;height:13.8pt" o:ole="">
            <v:imagedata r:id="rId1839" o:title=""/>
          </v:shape>
          <o:OLEObject Type="Embed" ProgID="Equation.3" ShapeID="_x0000_i1337" DrawAspect="Content" ObjectID="_1587929182" r:id="rId1840"/>
        </w:object>
      </w:r>
      <w:r w:rsidRPr="00042771">
        <w:rPr>
          <w:rFonts w:ascii="Times" w:hAnsi="Times" w:cs="Times"/>
          <w:u w:val="single"/>
        </w:rPr>
        <w:t xml:space="preserve"> </w:t>
      </w:r>
      <w:r w:rsidRPr="00042771">
        <w:rPr>
          <w:rFonts w:ascii="Times" w:hAnsi="Times" w:cs="Times"/>
          <w:color w:val="0000FF"/>
          <w:u w:val="single"/>
          <w:lang w:eastAsia="zh-CN"/>
        </w:rPr>
        <w:t xml:space="preserve">and the </w:t>
      </w:r>
      <w:r w:rsidRPr="00042771">
        <w:rPr>
          <w:rFonts w:ascii="Times" w:hAnsi="Times" w:cs="Times"/>
          <w:color w:val="0000FF"/>
          <w:u w:val="single"/>
        </w:rPr>
        <w:t xml:space="preserve">bandwidth part indicator is equivalent to the higher layer parameter </w:t>
      </w:r>
      <w:r w:rsidRPr="00042771">
        <w:rPr>
          <w:rFonts w:ascii="Times" w:hAnsi="Times" w:cs="Times"/>
          <w:i/>
          <w:color w:val="0000FF"/>
          <w:u w:val="single"/>
        </w:rPr>
        <w:t>BWP-Id</w:t>
      </w:r>
      <w:r w:rsidRPr="00042771">
        <w:rPr>
          <w:rFonts w:ascii="Times" w:hAnsi="Times" w:cs="Times"/>
          <w:color w:val="0000FF"/>
          <w:u w:val="single"/>
        </w:rPr>
        <w:t xml:space="preserve"> </w:t>
      </w:r>
      <w:r w:rsidRPr="00042771">
        <w:rPr>
          <w:rFonts w:ascii="Times" w:hAnsi="Times" w:cs="Times"/>
          <w:lang w:eastAsia="zh-CN"/>
        </w:rPr>
        <w:t xml:space="preserve">if </w:t>
      </w:r>
      <w:r w:rsidRPr="00042771">
        <w:rPr>
          <w:rFonts w:ascii="Times" w:hAnsi="Times" w:cs="Times"/>
          <w:color w:val="0000FF"/>
          <w:position w:val="-12"/>
          <w:u w:val="single"/>
        </w:rPr>
        <w:object w:dxaOrig="1140" w:dyaOrig="320" w14:anchorId="4FF396C2">
          <v:shape id="_x0000_i1338" type="#_x0000_t75" style="width:47.4pt;height:13.8pt" o:ole="">
            <v:imagedata r:id="rId1841" o:title=""/>
          </v:shape>
          <o:OLEObject Type="Embed" ProgID="Equation.3" ShapeID="_x0000_i1338" DrawAspect="Content" ObjectID="_1587929183" r:id="rId1842"/>
        </w:object>
      </w:r>
      <w:r w:rsidRPr="00042771" w:rsidDel="0090191B">
        <w:rPr>
          <w:rFonts w:ascii="Times" w:hAnsi="Times" w:cs="Times"/>
          <w:color w:val="0000FF"/>
          <w:u w:val="single"/>
          <w:lang w:eastAsia="zh-CN"/>
        </w:rPr>
        <w:t xml:space="preserve"> </w:t>
      </w:r>
      <w:r w:rsidRPr="00042771">
        <w:rPr>
          <w:rFonts w:ascii="Times" w:hAnsi="Times" w:cs="Times"/>
          <w:strike/>
          <w:color w:val="FF0000"/>
          <w:lang w:eastAsia="zh-CN"/>
        </w:rPr>
        <w:t xml:space="preserve">the higher layer parameter </w:t>
      </w:r>
      <w:r w:rsidRPr="00042771">
        <w:rPr>
          <w:rFonts w:ascii="Times" w:hAnsi="Times" w:cs="Times"/>
          <w:i/>
          <w:strike/>
          <w:color w:val="FF0000"/>
        </w:rPr>
        <w:t>BandwidthPart-Config</w:t>
      </w:r>
      <w:r w:rsidRPr="00042771">
        <w:rPr>
          <w:rFonts w:ascii="Times" w:hAnsi="Times" w:cs="Times"/>
          <w:strike/>
          <w:color w:val="FF0000"/>
          <w:lang w:eastAsia="zh-CN"/>
        </w:rPr>
        <w:t xml:space="preserve"> configures up to 3 bandwidth parts and the initial bandwidth part is not included in higher layer parameter </w:t>
      </w:r>
      <w:r w:rsidRPr="00042771">
        <w:rPr>
          <w:rFonts w:ascii="Times" w:hAnsi="Times" w:cs="Times"/>
          <w:i/>
          <w:strike/>
          <w:color w:val="FF0000"/>
        </w:rPr>
        <w:t>BandwidthPart-Config</w:t>
      </w:r>
      <w:r w:rsidRPr="00042771">
        <w:rPr>
          <w:rFonts w:ascii="Times" w:hAnsi="Times" w:cs="Times"/>
          <w:lang w:eastAsia="zh-CN"/>
        </w:rPr>
        <w:t>;</w:t>
      </w:r>
    </w:p>
    <w:p w14:paraId="25C43407" w14:textId="77777777" w:rsidR="00D97877" w:rsidRPr="00042771" w:rsidRDefault="00D97877" w:rsidP="004942DF">
      <w:pPr>
        <w:pStyle w:val="B1"/>
        <w:spacing w:after="0"/>
        <w:ind w:left="852"/>
        <w:rPr>
          <w:rFonts w:ascii="Times" w:hAnsi="Times" w:cs="Times"/>
          <w:lang w:eastAsia="zh-CN"/>
        </w:rPr>
      </w:pPr>
      <w:r w:rsidRPr="00042771">
        <w:rPr>
          <w:rFonts w:ascii="Times" w:hAnsi="Times" w:cs="Times"/>
          <w:lang w:eastAsia="zh-CN"/>
        </w:rPr>
        <w:t>-</w:t>
      </w:r>
      <w:r w:rsidRPr="00042771">
        <w:rPr>
          <w:rFonts w:ascii="Times" w:hAnsi="Times" w:cs="Times"/>
          <w:lang w:eastAsia="zh-CN"/>
        </w:rPr>
        <w:tab/>
        <w:t xml:space="preserve">otherwise </w:t>
      </w:r>
      <w:r w:rsidRPr="00042771">
        <w:rPr>
          <w:rFonts w:ascii="Times" w:hAnsi="Times" w:cs="Times"/>
          <w:position w:val="-12"/>
        </w:rPr>
        <w:object w:dxaOrig="1520" w:dyaOrig="380" w14:anchorId="4EEB788D">
          <v:shape id="_x0000_i1339" type="#_x0000_t75" style="width:63.6pt;height:15.6pt" o:ole="">
            <v:imagedata r:id="rId1843" o:title=""/>
          </v:shape>
          <o:OLEObject Type="Embed" ProgID="Equation.3" ShapeID="_x0000_i1339" DrawAspect="Content" ObjectID="_1587929184" r:id="rId1844"/>
        </w:object>
      </w:r>
      <w:r w:rsidRPr="00042771">
        <w:rPr>
          <w:rFonts w:ascii="Times" w:hAnsi="Times" w:cs="Times"/>
          <w:color w:val="0000FF"/>
          <w:u w:val="single"/>
        </w:rPr>
        <w:t xml:space="preserve"> and the bandwidth part indicator is defined in Table </w:t>
      </w:r>
      <w:r w:rsidRPr="00042771">
        <w:rPr>
          <w:rFonts w:ascii="Times" w:hAnsi="Times" w:cs="Times"/>
          <w:color w:val="0000FF"/>
          <w:u w:val="single"/>
          <w:lang w:eastAsia="zh-CN"/>
        </w:rPr>
        <w:t>7.3.1.1.2-1.</w:t>
      </w:r>
      <w:r w:rsidRPr="00042771">
        <w:rPr>
          <w:rFonts w:ascii="Times" w:hAnsi="Times" w:cs="Times"/>
          <w:strike/>
          <w:color w:val="FF0000"/>
          <w:lang w:eastAsia="zh-CN"/>
        </w:rPr>
        <w:t>;</w:t>
      </w:r>
    </w:p>
    <w:p w14:paraId="730CA54A" w14:textId="77777777" w:rsidR="00D97877" w:rsidRPr="00042771" w:rsidRDefault="00D97877" w:rsidP="004942DF">
      <w:pPr>
        <w:pStyle w:val="B1"/>
        <w:spacing w:after="0"/>
        <w:ind w:left="852"/>
        <w:rPr>
          <w:rFonts w:ascii="Times" w:hAnsi="Times" w:cs="Times"/>
          <w:lang w:eastAsia="zh-CN"/>
        </w:rPr>
      </w:pPr>
      <w:r w:rsidRPr="00042771">
        <w:rPr>
          <w:rFonts w:ascii="Times" w:hAnsi="Times" w:cs="Times"/>
          <w:strike/>
          <w:color w:val="FF0000"/>
          <w:lang w:eastAsia="zh-CN"/>
        </w:rPr>
        <w:t>-</w:t>
      </w:r>
      <w:r w:rsidRPr="00042771">
        <w:rPr>
          <w:rFonts w:ascii="Times" w:hAnsi="Times" w:cs="Times"/>
          <w:strike/>
          <w:color w:val="FF0000"/>
          <w:lang w:eastAsia="zh-CN"/>
        </w:rPr>
        <w:tab/>
      </w:r>
      <w:r w:rsidRPr="00042771">
        <w:rPr>
          <w:rFonts w:ascii="Times" w:hAnsi="Times" w:cs="Times"/>
          <w:strike/>
          <w:color w:val="FF0000"/>
          <w:position w:val="-12"/>
        </w:rPr>
        <w:object w:dxaOrig="820" w:dyaOrig="380" w14:anchorId="3A7C9E87">
          <v:shape id="_x0000_i1340" type="#_x0000_t75" style="width:33.6pt;height:15.6pt" o:ole="">
            <v:imagedata r:id="rId1835" o:title=""/>
          </v:shape>
          <o:OLEObject Type="Embed" ProgID="Equation.3" ShapeID="_x0000_i1340" DrawAspect="Content" ObjectID="_1587929185" r:id="rId1845"/>
        </w:object>
      </w:r>
      <w:r w:rsidRPr="00042771">
        <w:rPr>
          <w:rFonts w:ascii="Times" w:hAnsi="Times" w:cs="Times"/>
          <w:strike/>
          <w:color w:val="FF0000"/>
          <w:lang w:eastAsia="zh-CN"/>
        </w:rPr>
        <w:t xml:space="preserve"> is the number of configured bandwidth parts according to higher layer parameter </w:t>
      </w:r>
      <w:r w:rsidRPr="00042771">
        <w:rPr>
          <w:rFonts w:ascii="Times" w:hAnsi="Times" w:cs="Times"/>
          <w:i/>
          <w:strike/>
          <w:color w:val="FF0000"/>
        </w:rPr>
        <w:t>BandwidthPart-Config</w:t>
      </w:r>
      <w:r w:rsidRPr="00042771">
        <w:rPr>
          <w:rFonts w:ascii="Times" w:hAnsi="Times" w:cs="Times"/>
          <w:strike/>
          <w:color w:val="FF0000"/>
          <w:lang w:eastAsia="zh-CN"/>
        </w:rPr>
        <w:t>.</w:t>
      </w:r>
    </w:p>
    <w:p w14:paraId="472E034A" w14:textId="77777777" w:rsidR="00D97877" w:rsidRPr="00042771" w:rsidRDefault="00D97877" w:rsidP="00D97877">
      <w:pPr>
        <w:jc w:val="both"/>
        <w:rPr>
          <w:rFonts w:eastAsia="SimSun" w:cs="Times"/>
        </w:rPr>
      </w:pPr>
      <w:r w:rsidRPr="00042771">
        <w:rPr>
          <w:rFonts w:eastAsia="SimSun" w:cs="Times"/>
        </w:rPr>
        <w:t>&lt; Omitted &gt;</w:t>
      </w:r>
    </w:p>
    <w:p w14:paraId="4B410E04" w14:textId="77777777" w:rsidR="00D97877" w:rsidRPr="005C26DA" w:rsidRDefault="00D97877" w:rsidP="00D97877">
      <w:pPr>
        <w:pStyle w:val="TH"/>
        <w:rPr>
          <w:lang w:eastAsia="zh-CN"/>
        </w:rPr>
      </w:pPr>
      <w:r>
        <w:t xml:space="preserve">Table </w:t>
      </w:r>
      <w:r>
        <w:rPr>
          <w:rFonts w:hint="eastAsia"/>
          <w:lang w:eastAsia="zh-CN"/>
        </w:rPr>
        <w:t>7.3.1.1.2</w:t>
      </w:r>
      <w:r>
        <w:t>-</w:t>
      </w:r>
      <w:r>
        <w:rPr>
          <w:rFonts w:hint="eastAsia"/>
          <w:lang w:eastAsia="zh-CN"/>
        </w:rPr>
        <w:t xml:space="preserve">1: Bandwidth part indicator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7"/>
        <w:gridCol w:w="1275"/>
        <w:gridCol w:w="5579"/>
      </w:tblGrid>
      <w:tr w:rsidR="00D97877" w14:paraId="3B003B3F" w14:textId="77777777" w:rsidTr="00C5556C">
        <w:trPr>
          <w:jc w:val="center"/>
        </w:trPr>
        <w:tc>
          <w:tcPr>
            <w:tcW w:w="2742" w:type="dxa"/>
            <w:gridSpan w:val="2"/>
            <w:tcBorders>
              <w:bottom w:val="single" w:sz="4" w:space="0" w:color="auto"/>
            </w:tcBorders>
            <w:shd w:val="clear" w:color="auto" w:fill="D9D9D9"/>
            <w:vAlign w:val="center"/>
          </w:tcPr>
          <w:p w14:paraId="19C38B05" w14:textId="77777777" w:rsidR="00D97877" w:rsidRPr="000F66EB" w:rsidRDefault="00D97877" w:rsidP="00C5556C">
            <w:pPr>
              <w:pStyle w:val="TAC"/>
              <w:rPr>
                <w:lang w:eastAsia="zh-CN"/>
              </w:rPr>
            </w:pPr>
            <w:r>
              <w:rPr>
                <w:rFonts w:hint="eastAsia"/>
                <w:lang w:eastAsia="zh-CN"/>
              </w:rPr>
              <w:t>Value of BWP indicator field</w:t>
            </w:r>
          </w:p>
        </w:tc>
        <w:tc>
          <w:tcPr>
            <w:tcW w:w="5579" w:type="dxa"/>
            <w:vMerge w:val="restart"/>
            <w:shd w:val="clear" w:color="auto" w:fill="D9D9D9"/>
            <w:vAlign w:val="center"/>
          </w:tcPr>
          <w:p w14:paraId="7DB8F0F1" w14:textId="77777777" w:rsidR="00D97877" w:rsidRPr="000F66EB" w:rsidRDefault="00D97877" w:rsidP="00C5556C">
            <w:pPr>
              <w:pStyle w:val="TAC"/>
              <w:rPr>
                <w:lang w:eastAsia="zh-CN"/>
              </w:rPr>
            </w:pPr>
            <w:r>
              <w:rPr>
                <w:lang w:eastAsia="zh-CN"/>
              </w:rPr>
              <w:t>B</w:t>
            </w:r>
            <w:r>
              <w:rPr>
                <w:rFonts w:hint="eastAsia"/>
                <w:lang w:eastAsia="zh-CN"/>
              </w:rPr>
              <w:t>andwidth part</w:t>
            </w:r>
          </w:p>
        </w:tc>
      </w:tr>
      <w:tr w:rsidR="00D97877" w14:paraId="364CA420" w14:textId="77777777" w:rsidTr="00C5556C">
        <w:trPr>
          <w:jc w:val="center"/>
        </w:trPr>
        <w:tc>
          <w:tcPr>
            <w:tcW w:w="1467" w:type="dxa"/>
            <w:shd w:val="clear" w:color="auto" w:fill="D9D9D9"/>
            <w:vAlign w:val="center"/>
          </w:tcPr>
          <w:p w14:paraId="12EDB6BB" w14:textId="77777777" w:rsidR="00D97877" w:rsidRPr="00DD0368" w:rsidRDefault="00D97877" w:rsidP="00C5556C">
            <w:pPr>
              <w:pStyle w:val="TAC"/>
              <w:rPr>
                <w:strike/>
                <w:color w:val="FF0000"/>
                <w:lang w:eastAsia="zh-CN"/>
              </w:rPr>
            </w:pPr>
            <w:r w:rsidRPr="00DD0368">
              <w:rPr>
                <w:rFonts w:hint="eastAsia"/>
                <w:strike/>
                <w:color w:val="FF0000"/>
                <w:lang w:eastAsia="zh-CN"/>
              </w:rPr>
              <w:t>1 bit</w:t>
            </w:r>
          </w:p>
        </w:tc>
        <w:tc>
          <w:tcPr>
            <w:tcW w:w="1275" w:type="dxa"/>
            <w:shd w:val="clear" w:color="auto" w:fill="D9D9D9"/>
            <w:vAlign w:val="center"/>
          </w:tcPr>
          <w:p w14:paraId="4487EB6A" w14:textId="77777777" w:rsidR="00D97877" w:rsidRDefault="00D97877" w:rsidP="00C5556C">
            <w:pPr>
              <w:pStyle w:val="TAC"/>
              <w:rPr>
                <w:lang w:eastAsia="zh-CN"/>
              </w:rPr>
            </w:pPr>
            <w:r>
              <w:rPr>
                <w:rFonts w:hint="eastAsia"/>
                <w:lang w:eastAsia="zh-CN"/>
              </w:rPr>
              <w:t>2 bits</w:t>
            </w:r>
          </w:p>
        </w:tc>
        <w:tc>
          <w:tcPr>
            <w:tcW w:w="5579" w:type="dxa"/>
            <w:vMerge/>
            <w:shd w:val="clear" w:color="auto" w:fill="auto"/>
            <w:vAlign w:val="center"/>
          </w:tcPr>
          <w:p w14:paraId="2D5F264A" w14:textId="77777777" w:rsidR="00D97877" w:rsidRPr="00ED1E2F" w:rsidRDefault="00D97877" w:rsidP="00C5556C">
            <w:pPr>
              <w:pStyle w:val="TAC"/>
              <w:rPr>
                <w:lang w:eastAsia="zh-CN"/>
              </w:rPr>
            </w:pPr>
          </w:p>
        </w:tc>
      </w:tr>
      <w:tr w:rsidR="00D97877" w14:paraId="304DCABE" w14:textId="77777777" w:rsidTr="00C5556C">
        <w:trPr>
          <w:jc w:val="center"/>
        </w:trPr>
        <w:tc>
          <w:tcPr>
            <w:tcW w:w="1467" w:type="dxa"/>
            <w:shd w:val="clear" w:color="auto" w:fill="auto"/>
            <w:vAlign w:val="center"/>
          </w:tcPr>
          <w:p w14:paraId="35411ECA" w14:textId="77777777" w:rsidR="00D97877" w:rsidRPr="00DD0368" w:rsidRDefault="00D97877" w:rsidP="00C5556C">
            <w:pPr>
              <w:pStyle w:val="TAC"/>
              <w:rPr>
                <w:strike/>
                <w:color w:val="FF0000"/>
                <w:lang w:eastAsia="zh-CN"/>
              </w:rPr>
            </w:pPr>
            <w:r w:rsidRPr="00DD0368">
              <w:rPr>
                <w:rFonts w:hint="eastAsia"/>
                <w:strike/>
                <w:color w:val="FF0000"/>
                <w:lang w:eastAsia="zh-CN"/>
              </w:rPr>
              <w:t>0</w:t>
            </w:r>
            <w:del w:id="612" w:author="CATT" w:date="2018-04-05T12:11:00Z">
              <w:r w:rsidRPr="00DD0368" w:rsidDel="00497C4F">
                <w:rPr>
                  <w:rFonts w:hint="eastAsia"/>
                  <w:strike/>
                  <w:color w:val="FF0000"/>
                  <w:lang w:eastAsia="zh-CN"/>
                </w:rPr>
                <w:delText xml:space="preserve"> </w:delText>
              </w:r>
            </w:del>
          </w:p>
        </w:tc>
        <w:tc>
          <w:tcPr>
            <w:tcW w:w="1275" w:type="dxa"/>
            <w:vAlign w:val="center"/>
          </w:tcPr>
          <w:p w14:paraId="1E4709F2" w14:textId="77777777" w:rsidR="00D97877" w:rsidRDefault="00D97877" w:rsidP="00C5556C">
            <w:pPr>
              <w:pStyle w:val="TAC"/>
              <w:rPr>
                <w:lang w:eastAsia="zh-CN"/>
              </w:rPr>
            </w:pPr>
            <w:r>
              <w:rPr>
                <w:rFonts w:hint="eastAsia"/>
                <w:lang w:eastAsia="zh-CN"/>
              </w:rPr>
              <w:t>00</w:t>
            </w:r>
          </w:p>
        </w:tc>
        <w:tc>
          <w:tcPr>
            <w:tcW w:w="5579" w:type="dxa"/>
            <w:shd w:val="clear" w:color="auto" w:fill="auto"/>
            <w:vAlign w:val="center"/>
          </w:tcPr>
          <w:p w14:paraId="2655453C" w14:textId="77777777" w:rsidR="00D97877" w:rsidRDefault="00D97877" w:rsidP="00C5556C">
            <w:pPr>
              <w:pStyle w:val="TAC"/>
              <w:rPr>
                <w:lang w:eastAsia="zh-CN"/>
              </w:rPr>
            </w:pPr>
            <w:r>
              <w:rPr>
                <w:lang w:eastAsia="zh-CN"/>
              </w:rPr>
              <w:t>F</w:t>
            </w:r>
            <w:r>
              <w:rPr>
                <w:rFonts w:hint="eastAsia"/>
                <w:lang w:eastAsia="zh-CN"/>
              </w:rPr>
              <w:t>irst bandwidth part configured by higher layers</w:t>
            </w:r>
          </w:p>
        </w:tc>
      </w:tr>
      <w:tr w:rsidR="00D97877" w14:paraId="41B9248B" w14:textId="77777777" w:rsidTr="00C5556C">
        <w:trPr>
          <w:jc w:val="center"/>
        </w:trPr>
        <w:tc>
          <w:tcPr>
            <w:tcW w:w="1467" w:type="dxa"/>
            <w:shd w:val="clear" w:color="auto" w:fill="auto"/>
            <w:vAlign w:val="center"/>
          </w:tcPr>
          <w:p w14:paraId="33679A7D" w14:textId="77777777" w:rsidR="00D97877" w:rsidRPr="00DD0368" w:rsidRDefault="00D97877" w:rsidP="00C5556C">
            <w:pPr>
              <w:pStyle w:val="TAC"/>
              <w:rPr>
                <w:strike/>
                <w:color w:val="FF0000"/>
                <w:lang w:eastAsia="zh-CN"/>
              </w:rPr>
            </w:pPr>
            <w:r w:rsidRPr="00DD0368">
              <w:rPr>
                <w:rFonts w:hint="eastAsia"/>
                <w:strike/>
                <w:color w:val="FF0000"/>
                <w:lang w:eastAsia="zh-CN"/>
              </w:rPr>
              <w:t>1</w:t>
            </w:r>
          </w:p>
        </w:tc>
        <w:tc>
          <w:tcPr>
            <w:tcW w:w="1275" w:type="dxa"/>
            <w:vAlign w:val="center"/>
          </w:tcPr>
          <w:p w14:paraId="289E817B" w14:textId="77777777" w:rsidR="00D97877" w:rsidRDefault="00D97877" w:rsidP="00C5556C">
            <w:pPr>
              <w:pStyle w:val="TAC"/>
              <w:rPr>
                <w:lang w:eastAsia="zh-CN"/>
              </w:rPr>
            </w:pPr>
            <w:r>
              <w:rPr>
                <w:rFonts w:hint="eastAsia"/>
                <w:lang w:eastAsia="zh-CN"/>
              </w:rPr>
              <w:t>01</w:t>
            </w:r>
          </w:p>
        </w:tc>
        <w:tc>
          <w:tcPr>
            <w:tcW w:w="5579" w:type="dxa"/>
            <w:shd w:val="clear" w:color="auto" w:fill="auto"/>
            <w:vAlign w:val="center"/>
          </w:tcPr>
          <w:p w14:paraId="63DA1DE1" w14:textId="77777777" w:rsidR="00D97877" w:rsidRPr="000F66EB" w:rsidRDefault="00D97877" w:rsidP="00C5556C">
            <w:pPr>
              <w:pStyle w:val="TAC"/>
              <w:rPr>
                <w:lang w:eastAsia="zh-CN"/>
              </w:rPr>
            </w:pPr>
            <w:r>
              <w:rPr>
                <w:rFonts w:hint="eastAsia"/>
                <w:lang w:eastAsia="zh-CN"/>
              </w:rPr>
              <w:t>Second bandwidth part configured by higher layers</w:t>
            </w:r>
          </w:p>
        </w:tc>
      </w:tr>
      <w:tr w:rsidR="00D97877" w14:paraId="303A3158" w14:textId="77777777" w:rsidTr="00C5556C">
        <w:trPr>
          <w:jc w:val="center"/>
        </w:trPr>
        <w:tc>
          <w:tcPr>
            <w:tcW w:w="1467" w:type="dxa"/>
            <w:shd w:val="clear" w:color="auto" w:fill="auto"/>
            <w:vAlign w:val="center"/>
          </w:tcPr>
          <w:p w14:paraId="76BBC03C" w14:textId="77777777" w:rsidR="00D97877" w:rsidRPr="000F66EB" w:rsidRDefault="00D97877" w:rsidP="00C5556C">
            <w:pPr>
              <w:pStyle w:val="TAC"/>
              <w:rPr>
                <w:lang w:eastAsia="zh-CN"/>
              </w:rPr>
            </w:pPr>
          </w:p>
        </w:tc>
        <w:tc>
          <w:tcPr>
            <w:tcW w:w="1275" w:type="dxa"/>
            <w:vAlign w:val="center"/>
          </w:tcPr>
          <w:p w14:paraId="1BCAB28A" w14:textId="77777777" w:rsidR="00D97877" w:rsidRDefault="00D97877" w:rsidP="00C5556C">
            <w:pPr>
              <w:pStyle w:val="TAC"/>
              <w:rPr>
                <w:lang w:eastAsia="zh-CN"/>
              </w:rPr>
            </w:pPr>
            <w:r>
              <w:rPr>
                <w:rFonts w:hint="eastAsia"/>
                <w:lang w:eastAsia="zh-CN"/>
              </w:rPr>
              <w:t>10</w:t>
            </w:r>
          </w:p>
        </w:tc>
        <w:tc>
          <w:tcPr>
            <w:tcW w:w="5579" w:type="dxa"/>
            <w:shd w:val="clear" w:color="auto" w:fill="auto"/>
            <w:vAlign w:val="center"/>
          </w:tcPr>
          <w:p w14:paraId="4A300B9C" w14:textId="77777777" w:rsidR="00D97877" w:rsidRPr="000F66EB" w:rsidRDefault="00D97877" w:rsidP="00C5556C">
            <w:pPr>
              <w:pStyle w:val="TAC"/>
              <w:rPr>
                <w:lang w:eastAsia="zh-CN"/>
              </w:rPr>
            </w:pPr>
            <w:r>
              <w:rPr>
                <w:rFonts w:hint="eastAsia"/>
                <w:lang w:eastAsia="zh-CN"/>
              </w:rPr>
              <w:t>Third bandwidth part configured by higher layers</w:t>
            </w:r>
          </w:p>
        </w:tc>
      </w:tr>
      <w:tr w:rsidR="00D97877" w14:paraId="5465446D" w14:textId="77777777" w:rsidTr="00C5556C">
        <w:trPr>
          <w:jc w:val="center"/>
        </w:trPr>
        <w:tc>
          <w:tcPr>
            <w:tcW w:w="1467" w:type="dxa"/>
            <w:shd w:val="clear" w:color="auto" w:fill="auto"/>
            <w:vAlign w:val="center"/>
          </w:tcPr>
          <w:p w14:paraId="4383D65C" w14:textId="77777777" w:rsidR="00D97877" w:rsidRPr="000F66EB" w:rsidRDefault="00D97877" w:rsidP="00C5556C">
            <w:pPr>
              <w:pStyle w:val="TAC"/>
              <w:rPr>
                <w:lang w:eastAsia="zh-CN"/>
              </w:rPr>
            </w:pPr>
          </w:p>
        </w:tc>
        <w:tc>
          <w:tcPr>
            <w:tcW w:w="1275" w:type="dxa"/>
            <w:vAlign w:val="center"/>
          </w:tcPr>
          <w:p w14:paraId="33C355A6" w14:textId="77777777" w:rsidR="00D97877" w:rsidRDefault="00D97877" w:rsidP="00C5556C">
            <w:pPr>
              <w:pStyle w:val="TAC"/>
              <w:rPr>
                <w:lang w:eastAsia="zh-CN"/>
              </w:rPr>
            </w:pPr>
            <w:r>
              <w:rPr>
                <w:rFonts w:hint="eastAsia"/>
                <w:lang w:eastAsia="zh-CN"/>
              </w:rPr>
              <w:t>11</w:t>
            </w:r>
          </w:p>
        </w:tc>
        <w:tc>
          <w:tcPr>
            <w:tcW w:w="5579" w:type="dxa"/>
            <w:shd w:val="clear" w:color="auto" w:fill="auto"/>
            <w:vAlign w:val="center"/>
          </w:tcPr>
          <w:p w14:paraId="67B98D0E" w14:textId="77777777" w:rsidR="00D97877" w:rsidRPr="000F66EB" w:rsidRDefault="00D97877" w:rsidP="00C5556C">
            <w:pPr>
              <w:pStyle w:val="TAC"/>
              <w:rPr>
                <w:lang w:eastAsia="zh-CN"/>
              </w:rPr>
            </w:pPr>
            <w:r>
              <w:rPr>
                <w:rFonts w:hint="eastAsia"/>
                <w:lang w:eastAsia="zh-CN"/>
              </w:rPr>
              <w:t>Fourth bandwidth part configured by higher layers</w:t>
            </w:r>
          </w:p>
        </w:tc>
      </w:tr>
    </w:tbl>
    <w:p w14:paraId="0D764535" w14:textId="5E46110F" w:rsidR="00D97877" w:rsidRDefault="00042771" w:rsidP="00D97877">
      <w:pPr>
        <w:jc w:val="both"/>
        <w:rPr>
          <w:rFonts w:eastAsia="SimSun"/>
        </w:rPr>
      </w:pPr>
      <w:r>
        <w:rPr>
          <w:rFonts w:eastAsia="SimSun"/>
        </w:rPr>
        <w:t xml:space="preserve">---End of </w:t>
      </w:r>
      <w:r w:rsidR="00D97877">
        <w:rPr>
          <w:rFonts w:eastAsia="SimSun"/>
        </w:rPr>
        <w:t xml:space="preserve">Text Proposal Sec </w:t>
      </w:r>
      <w:r w:rsidR="00D97877">
        <w:t>7.3.1.1.2</w:t>
      </w:r>
      <w:r w:rsidR="00D97877">
        <w:rPr>
          <w:rFonts w:eastAsia="SimSun"/>
        </w:rPr>
        <w:t xml:space="preserve"> of 38.212</w:t>
      </w:r>
      <w:r>
        <w:rPr>
          <w:rFonts w:eastAsia="SimSun"/>
        </w:rPr>
        <w:t xml:space="preserve"> ---</w:t>
      </w:r>
    </w:p>
    <w:p w14:paraId="0D49B189" w14:textId="037C4ACA" w:rsidR="00D97877" w:rsidRDefault="00D97877" w:rsidP="00D97877">
      <w:pPr>
        <w:rPr>
          <w:szCs w:val="20"/>
          <w:lang w:eastAsia="x-none"/>
        </w:rPr>
      </w:pPr>
    </w:p>
    <w:p w14:paraId="524DCCEC" w14:textId="77777777" w:rsidR="004942DF" w:rsidRDefault="004942DF" w:rsidP="00D97877">
      <w:pPr>
        <w:rPr>
          <w:szCs w:val="20"/>
          <w:lang w:eastAsia="x-none"/>
        </w:rPr>
      </w:pPr>
    </w:p>
    <w:p w14:paraId="5F2C9FD9" w14:textId="2B8D8348" w:rsidR="00D97877" w:rsidRDefault="00D97877" w:rsidP="00D97877">
      <w:pPr>
        <w:jc w:val="both"/>
        <w:rPr>
          <w:rFonts w:eastAsia="SimSun"/>
        </w:rPr>
      </w:pPr>
      <w:r>
        <w:rPr>
          <w:rFonts w:eastAsia="SimSun"/>
        </w:rPr>
        <w:t>---</w:t>
      </w:r>
      <w:r w:rsidR="00042771">
        <w:rPr>
          <w:rFonts w:eastAsia="SimSun"/>
        </w:rPr>
        <w:t xml:space="preserve">Start of </w:t>
      </w:r>
      <w:r>
        <w:rPr>
          <w:rFonts w:eastAsia="SimSun"/>
        </w:rPr>
        <w:t xml:space="preserve">Text Proposal Sec </w:t>
      </w:r>
      <w:r>
        <w:t>7.3.1.2.2</w:t>
      </w:r>
      <w:r w:rsidR="00042771">
        <w:rPr>
          <w:rFonts w:eastAsia="SimSun"/>
        </w:rPr>
        <w:t xml:space="preserve"> of 38.212 ---</w:t>
      </w:r>
    </w:p>
    <w:p w14:paraId="4DFD21D2" w14:textId="77777777" w:rsidR="00D97877" w:rsidRPr="004942DF" w:rsidRDefault="00D97877" w:rsidP="00D97877">
      <w:pPr>
        <w:pStyle w:val="B1"/>
        <w:ind w:left="0" w:firstLine="0"/>
        <w:rPr>
          <w:rFonts w:ascii="Times New Roman" w:hAnsi="Times New Roman"/>
          <w:lang w:eastAsia="zh-CN"/>
        </w:rPr>
      </w:pPr>
      <w:r w:rsidRPr="004942DF">
        <w:rPr>
          <w:rFonts w:ascii="Times New Roman" w:hAnsi="Times New Roman"/>
          <w:lang w:eastAsia="zh-CN"/>
        </w:rPr>
        <w:t>&lt; Omitted &gt;</w:t>
      </w:r>
    </w:p>
    <w:p w14:paraId="030754E7" w14:textId="77777777" w:rsidR="00D97877" w:rsidRPr="004942DF" w:rsidRDefault="00D97877" w:rsidP="004942DF">
      <w:pPr>
        <w:pStyle w:val="B1"/>
        <w:spacing w:after="0"/>
        <w:rPr>
          <w:rFonts w:ascii="Times New Roman" w:hAnsi="Times New Roman"/>
          <w:lang w:eastAsia="zh-CN"/>
        </w:rPr>
      </w:pPr>
      <w:r w:rsidRPr="004942DF">
        <w:rPr>
          <w:rFonts w:ascii="Times New Roman" w:hAnsi="Times New Roman"/>
        </w:rPr>
        <w:t>-</w:t>
      </w:r>
      <w:r w:rsidRPr="004942DF">
        <w:rPr>
          <w:rFonts w:ascii="Times New Roman" w:hAnsi="Times New Roman"/>
          <w:lang w:eastAsia="zh-CN"/>
        </w:rPr>
        <w:tab/>
        <w:t>Bandwidth part indicator</w:t>
      </w:r>
      <w:r w:rsidRPr="004942DF">
        <w:rPr>
          <w:rFonts w:ascii="Times New Roman" w:hAnsi="Times New Roman"/>
        </w:rPr>
        <w:t xml:space="preserve"> –</w:t>
      </w:r>
      <w:r w:rsidRPr="004942DF">
        <w:rPr>
          <w:rFonts w:ascii="Times New Roman" w:hAnsi="Times New Roman"/>
          <w:lang w:eastAsia="zh-CN"/>
        </w:rPr>
        <w:t xml:space="preserve"> 0, 1 or 2 </w:t>
      </w:r>
      <w:r w:rsidRPr="004942DF">
        <w:rPr>
          <w:rFonts w:ascii="Times New Roman" w:hAnsi="Times New Roman"/>
        </w:rPr>
        <w:t>bit</w:t>
      </w:r>
      <w:r w:rsidRPr="004942DF">
        <w:rPr>
          <w:rFonts w:ascii="Times New Roman" w:hAnsi="Times New Roman"/>
          <w:lang w:eastAsia="zh-CN"/>
        </w:rPr>
        <w:t xml:space="preserve">s as </w:t>
      </w:r>
      <w:r w:rsidRPr="004942DF">
        <w:rPr>
          <w:rFonts w:ascii="Times New Roman" w:hAnsi="Times New Roman"/>
          <w:color w:val="0000FF"/>
          <w:u w:val="single"/>
          <w:lang w:eastAsia="zh-CN"/>
        </w:rPr>
        <w:t xml:space="preserve">determined by the number of DL bandwidth parts </w:t>
      </w:r>
      <w:r w:rsidRPr="004942DF">
        <w:rPr>
          <w:rFonts w:ascii="Times New Roman" w:hAnsi="Times New Roman"/>
          <w:color w:val="0000FF"/>
          <w:position w:val="-12"/>
          <w:u w:val="single"/>
        </w:rPr>
        <w:object w:dxaOrig="820" w:dyaOrig="380" w14:anchorId="59DA6AB2">
          <v:shape id="_x0000_i1341" type="#_x0000_t75" style="width:33.6pt;height:15.6pt" o:ole="">
            <v:imagedata r:id="rId1835" o:title=""/>
          </v:shape>
          <o:OLEObject Type="Embed" ProgID="Equation.3" ShapeID="_x0000_i1341" DrawAspect="Content" ObjectID="_1587929186" r:id="rId1846"/>
        </w:object>
      </w:r>
      <w:r w:rsidRPr="004942DF">
        <w:rPr>
          <w:rFonts w:ascii="Times New Roman" w:hAnsi="Times New Roman"/>
          <w:color w:val="0000FF"/>
          <w:u w:val="single"/>
        </w:rPr>
        <w:t xml:space="preserve"> </w:t>
      </w:r>
      <w:r w:rsidRPr="004942DF">
        <w:rPr>
          <w:rFonts w:ascii="Times New Roman" w:hAnsi="Times New Roman"/>
          <w:color w:val="0000FF"/>
          <w:u w:val="single"/>
          <w:lang w:eastAsia="zh-CN"/>
        </w:rPr>
        <w:t>configured by higher layers</w:t>
      </w:r>
      <w:r w:rsidRPr="004942DF">
        <w:rPr>
          <w:rFonts w:ascii="Times New Roman" w:hAnsi="Times New Roman"/>
          <w:strike/>
          <w:color w:val="FF0000"/>
          <w:lang w:eastAsia="zh-CN"/>
        </w:rPr>
        <w:t>defined in Table 7.3.1.1.2-1</w:t>
      </w:r>
      <w:r w:rsidRPr="004942DF">
        <w:rPr>
          <w:rFonts w:ascii="Times New Roman" w:hAnsi="Times New Roman"/>
          <w:lang w:eastAsia="zh-CN"/>
        </w:rPr>
        <w:t xml:space="preserve">. The bitwidth for this field is determined as </w:t>
      </w:r>
      <w:r w:rsidRPr="004942DF">
        <w:rPr>
          <w:rFonts w:ascii="Times New Roman" w:hAnsi="Times New Roman"/>
          <w:position w:val="-12"/>
        </w:rPr>
        <w:object w:dxaOrig="1359" w:dyaOrig="400" w14:anchorId="2B3C1DB6">
          <v:shape id="_x0000_i1342" type="#_x0000_t75" style="width:57pt;height:16.8pt" o:ole="">
            <v:imagedata r:id="rId1847" o:title=""/>
          </v:shape>
          <o:OLEObject Type="Embed" ProgID="Equation.3" ShapeID="_x0000_i1342" DrawAspect="Content" ObjectID="_1587929187" r:id="rId1848"/>
        </w:object>
      </w:r>
      <w:r w:rsidRPr="004942DF">
        <w:rPr>
          <w:rFonts w:ascii="Times New Roman" w:hAnsi="Times New Roman"/>
        </w:rPr>
        <w:t>bits, where</w:t>
      </w:r>
      <w:r w:rsidRPr="004942DF">
        <w:rPr>
          <w:rFonts w:ascii="Times New Roman" w:hAnsi="Times New Roman"/>
          <w:lang w:eastAsia="zh-CN"/>
        </w:rPr>
        <w:t xml:space="preserve"> </w:t>
      </w:r>
    </w:p>
    <w:p w14:paraId="4B50CCB4" w14:textId="77777777" w:rsidR="00D97877" w:rsidRPr="004942DF" w:rsidRDefault="00D97877" w:rsidP="00D97877">
      <w:pPr>
        <w:pStyle w:val="B1"/>
        <w:ind w:left="852"/>
        <w:rPr>
          <w:rFonts w:ascii="Times New Roman" w:hAnsi="Times New Roman"/>
          <w:lang w:eastAsia="zh-CN"/>
        </w:rPr>
      </w:pPr>
      <w:r w:rsidRPr="004942DF">
        <w:rPr>
          <w:rFonts w:ascii="Times New Roman" w:hAnsi="Times New Roman"/>
          <w:lang w:eastAsia="zh-CN"/>
        </w:rPr>
        <w:t>-</w:t>
      </w:r>
      <w:r w:rsidRPr="004942DF">
        <w:rPr>
          <w:rFonts w:ascii="Times New Roman" w:hAnsi="Times New Roman"/>
          <w:lang w:eastAsia="zh-CN"/>
        </w:rPr>
        <w:tab/>
      </w:r>
      <w:r w:rsidRPr="004942DF">
        <w:rPr>
          <w:rFonts w:ascii="Times New Roman" w:hAnsi="Times New Roman"/>
          <w:position w:val="-12"/>
        </w:rPr>
        <w:object w:dxaOrig="1840" w:dyaOrig="380" w14:anchorId="3C4C89F0">
          <v:shape id="_x0000_i1343" type="#_x0000_t75" style="width:76.8pt;height:15.6pt" o:ole="">
            <v:imagedata r:id="rId1849" o:title=""/>
          </v:shape>
          <o:OLEObject Type="Embed" ProgID="Equation.3" ShapeID="_x0000_i1343" DrawAspect="Content" ObjectID="_1587929188" r:id="rId1850"/>
        </w:object>
      </w:r>
      <w:r w:rsidRPr="004942DF">
        <w:rPr>
          <w:rFonts w:ascii="Times New Roman" w:hAnsi="Times New Roman"/>
          <w:color w:val="0000FF"/>
          <w:u w:val="single"/>
          <w:lang w:eastAsia="zh-CN"/>
        </w:rPr>
        <w:t xml:space="preserve"> and the </w:t>
      </w:r>
      <w:r w:rsidRPr="004942DF">
        <w:rPr>
          <w:rFonts w:ascii="Times New Roman" w:hAnsi="Times New Roman"/>
          <w:color w:val="0000FF"/>
          <w:u w:val="single"/>
        </w:rPr>
        <w:t xml:space="preserve">bandwidth part indicator is equivalent to the higher layer parameter </w:t>
      </w:r>
      <w:r w:rsidRPr="004942DF">
        <w:rPr>
          <w:rFonts w:ascii="Times New Roman" w:hAnsi="Times New Roman"/>
          <w:i/>
          <w:color w:val="0000FF"/>
          <w:u w:val="single"/>
        </w:rPr>
        <w:t>BWP-Id</w:t>
      </w:r>
      <w:r w:rsidRPr="004942DF">
        <w:rPr>
          <w:rFonts w:ascii="Times New Roman" w:hAnsi="Times New Roman"/>
          <w:color w:val="0000FF"/>
          <w:u w:val="single"/>
          <w:lang w:eastAsia="zh-CN"/>
        </w:rPr>
        <w:t xml:space="preserve"> </w:t>
      </w:r>
      <w:r w:rsidRPr="004942DF">
        <w:rPr>
          <w:rFonts w:ascii="Times New Roman" w:hAnsi="Times New Roman"/>
          <w:lang w:eastAsia="zh-CN"/>
        </w:rPr>
        <w:t xml:space="preserve">if </w:t>
      </w:r>
      <w:r w:rsidRPr="004942DF">
        <w:rPr>
          <w:rFonts w:ascii="Times New Roman" w:hAnsi="Times New Roman"/>
          <w:color w:val="0000FF"/>
          <w:position w:val="-12"/>
          <w:u w:val="single"/>
        </w:rPr>
        <w:object w:dxaOrig="1140" w:dyaOrig="320" w14:anchorId="5F548637">
          <v:shape id="_x0000_i1344" type="#_x0000_t75" style="width:47.4pt;height:13.8pt" o:ole="">
            <v:imagedata r:id="rId1841" o:title=""/>
          </v:shape>
          <o:OLEObject Type="Embed" ProgID="Equation.3" ShapeID="_x0000_i1344" DrawAspect="Content" ObjectID="_1587929189" r:id="rId1851"/>
        </w:object>
      </w:r>
      <w:r w:rsidRPr="004942DF">
        <w:rPr>
          <w:rFonts w:ascii="Times New Roman" w:hAnsi="Times New Roman"/>
          <w:color w:val="0000FF"/>
          <w:u w:val="single"/>
        </w:rPr>
        <w:t xml:space="preserve"> </w:t>
      </w:r>
      <w:r w:rsidRPr="004942DF">
        <w:rPr>
          <w:rFonts w:ascii="Times New Roman" w:hAnsi="Times New Roman"/>
          <w:strike/>
          <w:color w:val="FF0000"/>
          <w:lang w:eastAsia="zh-CN"/>
        </w:rPr>
        <w:t xml:space="preserve">the higher layer parameter </w:t>
      </w:r>
      <w:r w:rsidRPr="004942DF">
        <w:rPr>
          <w:rFonts w:ascii="Times New Roman" w:hAnsi="Times New Roman"/>
          <w:i/>
          <w:strike/>
          <w:color w:val="FF0000"/>
        </w:rPr>
        <w:t>BandwidthPart-Config</w:t>
      </w:r>
      <w:r w:rsidRPr="004942DF">
        <w:rPr>
          <w:rFonts w:ascii="Times New Roman" w:hAnsi="Times New Roman"/>
          <w:strike/>
          <w:color w:val="FF0000"/>
          <w:lang w:eastAsia="zh-CN"/>
        </w:rPr>
        <w:t xml:space="preserve"> configures up to 3 bandwidth parts and the initial bandwidth part is not included in higher layer parameter </w:t>
      </w:r>
      <w:r w:rsidRPr="004942DF">
        <w:rPr>
          <w:rFonts w:ascii="Times New Roman" w:hAnsi="Times New Roman"/>
          <w:i/>
          <w:strike/>
          <w:color w:val="FF0000"/>
        </w:rPr>
        <w:t>BandwidthPart-Config</w:t>
      </w:r>
      <w:r w:rsidRPr="004942DF">
        <w:rPr>
          <w:rFonts w:ascii="Times New Roman" w:hAnsi="Times New Roman"/>
          <w:lang w:eastAsia="zh-CN"/>
        </w:rPr>
        <w:t>;</w:t>
      </w:r>
    </w:p>
    <w:p w14:paraId="75C9E45D" w14:textId="77777777" w:rsidR="00D97877" w:rsidRPr="004942DF" w:rsidRDefault="00D97877" w:rsidP="00D97877">
      <w:pPr>
        <w:pStyle w:val="B1"/>
        <w:ind w:left="852"/>
        <w:rPr>
          <w:rFonts w:ascii="Times New Roman" w:hAnsi="Times New Roman"/>
          <w:lang w:eastAsia="zh-CN"/>
        </w:rPr>
      </w:pPr>
      <w:r w:rsidRPr="004942DF">
        <w:rPr>
          <w:rFonts w:ascii="Times New Roman" w:hAnsi="Times New Roman"/>
          <w:lang w:eastAsia="zh-CN"/>
        </w:rPr>
        <w:t>-</w:t>
      </w:r>
      <w:r w:rsidRPr="004942DF">
        <w:rPr>
          <w:rFonts w:ascii="Times New Roman" w:hAnsi="Times New Roman"/>
          <w:lang w:eastAsia="zh-CN"/>
        </w:rPr>
        <w:tab/>
        <w:t xml:space="preserve">otherwise </w:t>
      </w:r>
      <w:r w:rsidRPr="004942DF">
        <w:rPr>
          <w:rFonts w:ascii="Times New Roman" w:hAnsi="Times New Roman"/>
          <w:position w:val="-12"/>
        </w:rPr>
        <w:object w:dxaOrig="1520" w:dyaOrig="380" w14:anchorId="48ADD781">
          <v:shape id="_x0000_i1345" type="#_x0000_t75" style="width:63.6pt;height:15.6pt" o:ole="">
            <v:imagedata r:id="rId1852" o:title=""/>
          </v:shape>
          <o:OLEObject Type="Embed" ProgID="Equation.3" ShapeID="_x0000_i1345" DrawAspect="Content" ObjectID="_1587929190" r:id="rId1853"/>
        </w:object>
      </w:r>
      <w:r w:rsidRPr="004942DF">
        <w:rPr>
          <w:rFonts w:ascii="Times New Roman" w:hAnsi="Times New Roman"/>
          <w:color w:val="0000FF"/>
          <w:u w:val="single"/>
        </w:rPr>
        <w:t xml:space="preserve"> and the bandwidth part indicator is defined in Table 7.3.1.1.2-1</w:t>
      </w:r>
      <w:r w:rsidRPr="004942DF">
        <w:rPr>
          <w:rFonts w:ascii="Times New Roman" w:hAnsi="Times New Roman"/>
        </w:rPr>
        <w:t>.</w:t>
      </w:r>
      <w:r w:rsidRPr="004942DF">
        <w:rPr>
          <w:rFonts w:ascii="Times New Roman" w:hAnsi="Times New Roman"/>
          <w:strike/>
          <w:color w:val="FF0000"/>
          <w:lang w:eastAsia="zh-CN"/>
        </w:rPr>
        <w:t>;</w:t>
      </w:r>
    </w:p>
    <w:p w14:paraId="5D4AC5DC" w14:textId="77777777" w:rsidR="00D97877" w:rsidRPr="004942DF" w:rsidDel="001D3601" w:rsidRDefault="00D97877" w:rsidP="00D97877">
      <w:pPr>
        <w:pStyle w:val="B1"/>
        <w:ind w:left="852"/>
        <w:rPr>
          <w:del w:id="613" w:author="CATT" w:date="2018-04-05T12:18:00Z"/>
          <w:rFonts w:ascii="Times New Roman" w:hAnsi="Times New Roman"/>
          <w:strike/>
          <w:color w:val="FF0000"/>
          <w:lang w:eastAsia="zh-CN"/>
        </w:rPr>
      </w:pPr>
      <w:r w:rsidRPr="004942DF">
        <w:rPr>
          <w:rFonts w:ascii="Times New Roman" w:hAnsi="Times New Roman"/>
          <w:strike/>
          <w:color w:val="FF0000"/>
          <w:lang w:eastAsia="zh-CN"/>
        </w:rPr>
        <w:t>-</w:t>
      </w:r>
      <w:r w:rsidRPr="004942DF">
        <w:rPr>
          <w:rFonts w:ascii="Times New Roman" w:hAnsi="Times New Roman"/>
          <w:strike/>
          <w:color w:val="FF0000"/>
          <w:lang w:eastAsia="zh-CN"/>
        </w:rPr>
        <w:tab/>
      </w:r>
      <w:r w:rsidRPr="004942DF">
        <w:rPr>
          <w:rFonts w:ascii="Times New Roman" w:hAnsi="Times New Roman"/>
          <w:strike/>
          <w:color w:val="FF0000"/>
          <w:position w:val="-12"/>
        </w:rPr>
        <w:object w:dxaOrig="820" w:dyaOrig="380" w14:anchorId="50313C70">
          <v:shape id="_x0000_i1346" type="#_x0000_t75" style="width:33.6pt;height:15.6pt" o:ole="">
            <v:imagedata r:id="rId1854" o:title=""/>
          </v:shape>
          <o:OLEObject Type="Embed" ProgID="Equation.3" ShapeID="_x0000_i1346" DrawAspect="Content" ObjectID="_1587929191" r:id="rId1855"/>
        </w:object>
      </w:r>
      <w:r w:rsidRPr="004942DF">
        <w:rPr>
          <w:rFonts w:ascii="Times New Roman" w:hAnsi="Times New Roman"/>
          <w:strike/>
          <w:color w:val="FF0000"/>
          <w:lang w:eastAsia="zh-CN"/>
        </w:rPr>
        <w:t xml:space="preserve"> is the number of configured bandwidth parts according to higher layer parameter </w:t>
      </w:r>
      <w:r w:rsidRPr="004942DF">
        <w:rPr>
          <w:rFonts w:ascii="Times New Roman" w:hAnsi="Times New Roman"/>
          <w:i/>
          <w:strike/>
          <w:color w:val="FF0000"/>
        </w:rPr>
        <w:t>BandwidthPart-Config</w:t>
      </w:r>
      <w:r w:rsidRPr="004942DF">
        <w:rPr>
          <w:rFonts w:ascii="Times New Roman" w:hAnsi="Times New Roman"/>
          <w:i/>
          <w:strike/>
          <w:color w:val="FF0000"/>
          <w:lang w:eastAsia="zh-CN"/>
        </w:rPr>
        <w:t>.</w:t>
      </w:r>
    </w:p>
    <w:p w14:paraId="18956F5A" w14:textId="77777777" w:rsidR="00D97877" w:rsidRPr="004942DF" w:rsidRDefault="00D97877" w:rsidP="00D97877">
      <w:pPr>
        <w:pStyle w:val="B1"/>
        <w:ind w:left="0" w:firstLine="0"/>
        <w:rPr>
          <w:rFonts w:ascii="Times New Roman" w:hAnsi="Times New Roman"/>
          <w:lang w:eastAsia="zh-CN"/>
        </w:rPr>
      </w:pPr>
      <w:r w:rsidRPr="004942DF">
        <w:rPr>
          <w:rFonts w:ascii="Times New Roman" w:hAnsi="Times New Roman"/>
          <w:lang w:eastAsia="zh-CN"/>
        </w:rPr>
        <w:t>&lt; Omitted &gt;</w:t>
      </w:r>
    </w:p>
    <w:p w14:paraId="67A2BAC2" w14:textId="7978912E" w:rsidR="004942DF" w:rsidRDefault="004942DF" w:rsidP="004942DF">
      <w:pPr>
        <w:jc w:val="both"/>
        <w:rPr>
          <w:rFonts w:eastAsia="SimSun"/>
        </w:rPr>
      </w:pPr>
      <w:r>
        <w:rPr>
          <w:rFonts w:eastAsia="SimSun"/>
        </w:rPr>
        <w:t xml:space="preserve">---End of Text Proposal Sec </w:t>
      </w:r>
      <w:r>
        <w:t>7.3.1.2.2</w:t>
      </w:r>
      <w:r>
        <w:rPr>
          <w:rFonts w:eastAsia="SimSun"/>
        </w:rPr>
        <w:t xml:space="preserve"> of 38.212 ---</w:t>
      </w:r>
    </w:p>
    <w:p w14:paraId="49BB8C9C" w14:textId="37C67E6B" w:rsidR="00D97877" w:rsidRDefault="00D97877" w:rsidP="00DE1869"/>
    <w:p w14:paraId="54ECA0EB" w14:textId="77777777" w:rsidR="004942DF" w:rsidRDefault="004942DF" w:rsidP="00DE1869"/>
    <w:p w14:paraId="3B0E2379" w14:textId="77777777" w:rsidR="00D97877" w:rsidRPr="00694462" w:rsidRDefault="00D97877" w:rsidP="00DE1869">
      <w:pPr>
        <w:rPr>
          <w:lang w:eastAsia="x-none"/>
        </w:rPr>
      </w:pPr>
      <w:r w:rsidRPr="00694462">
        <w:rPr>
          <w:highlight w:val="green"/>
          <w:lang w:eastAsia="x-none"/>
        </w:rPr>
        <w:t>Agreements</w:t>
      </w:r>
      <w:r w:rsidRPr="00694462">
        <w:rPr>
          <w:lang w:eastAsia="x-none"/>
        </w:rPr>
        <w:t>:</w:t>
      </w:r>
    </w:p>
    <w:p w14:paraId="2873BAE4" w14:textId="77777777" w:rsidR="00D97877" w:rsidRPr="00694462" w:rsidRDefault="00D97877" w:rsidP="00BC4EF6">
      <w:pPr>
        <w:pStyle w:val="ListParagraph"/>
        <w:numPr>
          <w:ilvl w:val="0"/>
          <w:numId w:val="160"/>
        </w:numPr>
        <w:rPr>
          <w:lang w:eastAsia="x-none"/>
        </w:rPr>
      </w:pPr>
      <w:r w:rsidRPr="00694462">
        <w:rPr>
          <w:lang w:eastAsia="x-none"/>
        </w:rPr>
        <w:t>To adopt the following TP:</w:t>
      </w:r>
    </w:p>
    <w:p w14:paraId="7AD57FD0" w14:textId="61933FC2" w:rsidR="00D97877" w:rsidRPr="00B54B74" w:rsidRDefault="00D97877" w:rsidP="00DE1869">
      <w:pPr>
        <w:jc w:val="both"/>
        <w:rPr>
          <w:rFonts w:eastAsia="SimSun"/>
        </w:rPr>
      </w:pPr>
      <w:r>
        <w:rPr>
          <w:rFonts w:eastAsia="SimSun"/>
        </w:rPr>
        <w:t>---</w:t>
      </w:r>
      <w:r w:rsidR="00E17CFB">
        <w:rPr>
          <w:rFonts w:eastAsia="SimSun"/>
        </w:rPr>
        <w:t xml:space="preserve">Start of </w:t>
      </w:r>
      <w:r>
        <w:rPr>
          <w:rFonts w:eastAsia="SimSun"/>
        </w:rPr>
        <w:t xml:space="preserve">Text Proposal Sec </w:t>
      </w:r>
      <w:r>
        <w:t>12</w:t>
      </w:r>
      <w:r w:rsidR="00E17CFB">
        <w:rPr>
          <w:rFonts w:eastAsia="SimSun"/>
        </w:rPr>
        <w:t xml:space="preserve"> of 38.213 ---</w:t>
      </w:r>
    </w:p>
    <w:p w14:paraId="6B95373C" w14:textId="77777777" w:rsidR="00D97877" w:rsidRDefault="00D97877" w:rsidP="00DE1869">
      <w:pPr>
        <w:rPr>
          <w:lang w:eastAsia="zh-CN"/>
        </w:rPr>
      </w:pPr>
      <w:r>
        <w:rPr>
          <w:lang w:eastAsia="zh-CN"/>
        </w:rPr>
        <w:t>&lt; Omitted &gt;</w:t>
      </w:r>
    </w:p>
    <w:p w14:paraId="5674EF8F" w14:textId="77777777" w:rsidR="00D97877" w:rsidRPr="001C6C1C" w:rsidRDefault="00D97877" w:rsidP="00DE1869">
      <w:r w:rsidRPr="008476B3">
        <w:rPr>
          <w:rFonts w:eastAsia="MS Mincho"/>
        </w:rPr>
        <w:t xml:space="preserve">For each DL BWP or UL BWP in a set of DL BWPs or UL BWPs, respectively, the UE is configured the following parameters for the serving cell as defined in </w:t>
      </w:r>
      <w:r w:rsidRPr="008476B3">
        <w:rPr>
          <w:rFonts w:eastAsia="SimSun"/>
          <w:kern w:val="2"/>
          <w:lang w:eastAsia="zh-CN"/>
        </w:rPr>
        <w:t>[4, TS 38.211] or [6, TS 38.214]</w:t>
      </w:r>
      <w:r w:rsidRPr="001C6C1C">
        <w:t>:</w:t>
      </w:r>
    </w:p>
    <w:p w14:paraId="5F17170A" w14:textId="77777777" w:rsidR="00D97877" w:rsidRPr="008476B3" w:rsidRDefault="00D97877" w:rsidP="00BC4EF6">
      <w:pPr>
        <w:numPr>
          <w:ilvl w:val="0"/>
          <w:numId w:val="159"/>
        </w:numPr>
        <w:tabs>
          <w:tab w:val="left" w:pos="720"/>
        </w:tabs>
        <w:rPr>
          <w:rFonts w:eastAsia="MS Mincho"/>
        </w:rPr>
      </w:pPr>
      <w:r w:rsidRPr="008476B3">
        <w:rPr>
          <w:rFonts w:eastAsia="MS Mincho"/>
        </w:rPr>
        <w:t xml:space="preserve">a subcarrier spacing provided by higher layer parameter </w:t>
      </w:r>
      <w:r w:rsidRPr="008476B3">
        <w:rPr>
          <w:rFonts w:eastAsia="MS Mincho"/>
          <w:i/>
        </w:rPr>
        <w:t>DL-BWP-mu</w:t>
      </w:r>
      <w:r w:rsidRPr="008476B3">
        <w:rPr>
          <w:rFonts w:eastAsia="MS Mincho"/>
        </w:rPr>
        <w:t xml:space="preserve"> or </w:t>
      </w:r>
      <w:r w:rsidRPr="008476B3">
        <w:rPr>
          <w:rFonts w:eastAsia="MS Mincho"/>
          <w:i/>
        </w:rPr>
        <w:t>UL-BWP-mu</w:t>
      </w:r>
      <w:r w:rsidRPr="008476B3">
        <w:rPr>
          <w:rFonts w:eastAsia="MS Mincho"/>
        </w:rPr>
        <w:t>;</w:t>
      </w:r>
    </w:p>
    <w:p w14:paraId="13DBCF86" w14:textId="77777777" w:rsidR="00D97877" w:rsidRPr="001C6C1C" w:rsidRDefault="00D97877" w:rsidP="00BC4EF6">
      <w:pPr>
        <w:numPr>
          <w:ilvl w:val="0"/>
          <w:numId w:val="159"/>
        </w:numPr>
        <w:tabs>
          <w:tab w:val="left" w:pos="720"/>
        </w:tabs>
      </w:pPr>
      <w:r w:rsidRPr="008476B3">
        <w:rPr>
          <w:rFonts w:eastAsia="MS Mincho"/>
        </w:rPr>
        <w:t xml:space="preserve">a cyclic prefix provided by higher layer parameter </w:t>
      </w:r>
      <w:r w:rsidRPr="008476B3">
        <w:rPr>
          <w:rFonts w:eastAsia="MS Mincho"/>
          <w:i/>
        </w:rPr>
        <w:t>DL-BWP-CP</w:t>
      </w:r>
      <w:r w:rsidRPr="008476B3">
        <w:rPr>
          <w:rFonts w:eastAsia="MS Mincho"/>
        </w:rPr>
        <w:t xml:space="preserve"> or </w:t>
      </w:r>
      <w:r w:rsidRPr="008476B3">
        <w:rPr>
          <w:rFonts w:eastAsia="MS Mincho"/>
          <w:i/>
        </w:rPr>
        <w:t>UL-BWP-CP</w:t>
      </w:r>
      <w:r w:rsidRPr="008476B3">
        <w:rPr>
          <w:rFonts w:eastAsia="MS Mincho"/>
        </w:rPr>
        <w:t>;</w:t>
      </w:r>
    </w:p>
    <w:p w14:paraId="72B508F1" w14:textId="77777777" w:rsidR="00D97877" w:rsidRPr="008476B3" w:rsidRDefault="00D97877" w:rsidP="00BC4EF6">
      <w:pPr>
        <w:numPr>
          <w:ilvl w:val="0"/>
          <w:numId w:val="159"/>
        </w:numPr>
        <w:tabs>
          <w:tab w:val="left" w:pos="720"/>
        </w:tabs>
        <w:rPr>
          <w:color w:val="FF0000"/>
        </w:rPr>
      </w:pPr>
      <w:r w:rsidRPr="008476B3">
        <w:rPr>
          <w:strike/>
          <w:color w:val="FF0000"/>
          <w:u w:val="single"/>
        </w:rPr>
        <w:t xml:space="preserve">a PRB offset with respect to the PRB determined by higher layer parameters </w:t>
      </w:r>
      <w:r w:rsidRPr="008476B3">
        <w:rPr>
          <w:i/>
          <w:strike/>
          <w:color w:val="FF0000"/>
          <w:u w:val="single"/>
        </w:rPr>
        <w:t>offset-pointA-low-scs</w:t>
      </w:r>
      <w:r w:rsidRPr="008476B3">
        <w:rPr>
          <w:strike/>
          <w:color w:val="FF0000"/>
          <w:u w:val="single"/>
        </w:rPr>
        <w:t xml:space="preserve"> and </w:t>
      </w:r>
      <w:r w:rsidRPr="008476B3">
        <w:rPr>
          <w:i/>
          <w:strike/>
          <w:color w:val="FF0000"/>
          <w:u w:val="single"/>
        </w:rPr>
        <w:t>ref-scs</w:t>
      </w:r>
      <w:r w:rsidRPr="008476B3">
        <w:rPr>
          <w:strike/>
          <w:color w:val="FF0000"/>
          <w:u w:val="single"/>
        </w:rPr>
        <w:t xml:space="preserve"> and</w:t>
      </w:r>
      <w:r w:rsidRPr="008476B3">
        <w:rPr>
          <w:strike/>
          <w:color w:val="FF0000"/>
        </w:rPr>
        <w:t xml:space="preserve"> a number of contiguous PRBs provided by higher layer parameter </w:t>
      </w:r>
      <w:r w:rsidRPr="008476B3">
        <w:rPr>
          <w:i/>
          <w:strike/>
          <w:color w:val="FF0000"/>
        </w:rPr>
        <w:t>DL-BWP-BW</w:t>
      </w:r>
      <w:r w:rsidRPr="008476B3">
        <w:rPr>
          <w:strike/>
          <w:color w:val="FF0000"/>
        </w:rPr>
        <w:t xml:space="preserve"> or </w:t>
      </w:r>
      <w:r w:rsidRPr="008476B3">
        <w:rPr>
          <w:i/>
          <w:strike/>
          <w:color w:val="FF0000"/>
        </w:rPr>
        <w:t>UL-BWP-BW</w:t>
      </w:r>
      <w:r w:rsidRPr="008476B3">
        <w:rPr>
          <w:strike/>
          <w:color w:val="FF0000"/>
        </w:rPr>
        <w:t xml:space="preserve">; </w:t>
      </w:r>
    </w:p>
    <w:p w14:paraId="2624E769" w14:textId="77777777" w:rsidR="00D97877" w:rsidRPr="009B146D" w:rsidRDefault="00D97877" w:rsidP="00BC4EF6">
      <w:pPr>
        <w:numPr>
          <w:ilvl w:val="0"/>
          <w:numId w:val="159"/>
        </w:numPr>
        <w:tabs>
          <w:tab w:val="left" w:pos="720"/>
        </w:tabs>
        <w:rPr>
          <w:color w:val="0000FF"/>
          <w:u w:val="single"/>
        </w:rPr>
      </w:pPr>
      <w:r w:rsidRPr="009B146D">
        <w:rPr>
          <w:color w:val="0000FF"/>
          <w:u w:val="single"/>
        </w:rPr>
        <w:t xml:space="preserve">a starting PRB and a number of contiguous PRBs indicated by higher layer parameter </w:t>
      </w:r>
      <w:r w:rsidRPr="009B146D">
        <w:rPr>
          <w:i/>
          <w:color w:val="0000FF"/>
          <w:u w:val="single"/>
        </w:rPr>
        <w:t xml:space="preserve">locationAndBandwidth </w:t>
      </w:r>
      <w:r w:rsidRPr="009B146D">
        <w:rPr>
          <w:color w:val="0000FF"/>
          <w:u w:val="single"/>
        </w:rPr>
        <w:t xml:space="preserve">which is interpreted as RIV according to [5.1.2.2.2, TS 38.213], setting </w:t>
      </w:r>
      <w:r w:rsidRPr="009B146D">
        <w:rPr>
          <w:color w:val="0000FF"/>
          <w:position w:val="-10"/>
          <w:u w:val="single"/>
        </w:rPr>
        <w:object w:dxaOrig="540" w:dyaOrig="340" w14:anchorId="0BE886F5">
          <v:shape id="_x0000_i1347" type="#_x0000_t75" style="width:30pt;height:18pt" o:ole="">
            <v:imagedata r:id="rId1856" o:title=""/>
          </v:shape>
          <o:OLEObject Type="Embed" ProgID="Equation.3" ShapeID="_x0000_i1347" DrawAspect="Content" ObjectID="_1587929192" r:id="rId1857"/>
        </w:object>
      </w:r>
      <w:r w:rsidRPr="009B146D">
        <w:rPr>
          <w:color w:val="0000FF"/>
          <w:u w:val="single"/>
        </w:rPr>
        <w:t xml:space="preserve">=275 and the starting PRB is a PRB offset with respect to the PRB indicated by higher layer parameters </w:t>
      </w:r>
      <w:r w:rsidRPr="009B146D">
        <w:rPr>
          <w:i/>
          <w:color w:val="0000FF"/>
          <w:u w:val="single"/>
        </w:rPr>
        <w:t>offsetToCarrier</w:t>
      </w:r>
      <w:r w:rsidRPr="009B146D">
        <w:rPr>
          <w:color w:val="0000FF"/>
          <w:u w:val="single"/>
        </w:rPr>
        <w:t xml:space="preserve"> and </w:t>
      </w:r>
      <w:r w:rsidRPr="009B146D">
        <w:rPr>
          <w:i/>
          <w:color w:val="0000FF"/>
          <w:u w:val="single"/>
        </w:rPr>
        <w:t>subcarrierSpacing</w:t>
      </w:r>
      <w:r w:rsidRPr="009B146D">
        <w:rPr>
          <w:color w:val="0000FF"/>
          <w:u w:val="single"/>
        </w:rPr>
        <w:t>.</w:t>
      </w:r>
    </w:p>
    <w:p w14:paraId="70CE634F" w14:textId="77777777" w:rsidR="00D97877" w:rsidRPr="001C6C1C" w:rsidRDefault="00D97877" w:rsidP="00BC4EF6">
      <w:pPr>
        <w:numPr>
          <w:ilvl w:val="0"/>
          <w:numId w:val="159"/>
        </w:numPr>
        <w:tabs>
          <w:tab w:val="left" w:pos="720"/>
        </w:tabs>
      </w:pPr>
      <w:r w:rsidRPr="001C6C1C">
        <w:t xml:space="preserve">an index in the set of DL BWPs or UL BWPs by respective higher layer parameters </w:t>
      </w:r>
      <w:r w:rsidRPr="008476B3">
        <w:rPr>
          <w:rFonts w:eastAsia="MS Mincho"/>
          <w:i/>
        </w:rPr>
        <w:t>DL-BWP-index</w:t>
      </w:r>
      <w:r w:rsidRPr="008476B3">
        <w:rPr>
          <w:rFonts w:eastAsia="MS Mincho"/>
        </w:rPr>
        <w:t xml:space="preserve"> or </w:t>
      </w:r>
      <w:r w:rsidRPr="008476B3">
        <w:rPr>
          <w:rFonts w:eastAsia="MS Mincho"/>
          <w:i/>
        </w:rPr>
        <w:t>UL-BWP-index</w:t>
      </w:r>
      <w:r w:rsidRPr="008476B3">
        <w:rPr>
          <w:rFonts w:eastAsia="MS Mincho"/>
        </w:rPr>
        <w:t>;</w:t>
      </w:r>
    </w:p>
    <w:p w14:paraId="38C4C86F" w14:textId="77777777" w:rsidR="00D97877" w:rsidRDefault="00D97877" w:rsidP="00BC4EF6">
      <w:pPr>
        <w:numPr>
          <w:ilvl w:val="0"/>
          <w:numId w:val="159"/>
        </w:numPr>
        <w:tabs>
          <w:tab w:val="left" w:pos="720"/>
        </w:tabs>
      </w:pPr>
      <w:r w:rsidRPr="001C6C1C">
        <w:t xml:space="preserve">DCI format 1_0 or DCI format 1_1 detection to a PDSCH reception timing values by higher layer parameter </w:t>
      </w:r>
      <w:r w:rsidRPr="008476B3">
        <w:rPr>
          <w:i/>
        </w:rPr>
        <w:t>DL-data-time-domain</w:t>
      </w:r>
      <w:r w:rsidRPr="001C6C1C">
        <w:t xml:space="preserve">, PDSCH reception to a HARQ-ACK transmission timing values by higher layer parameter </w:t>
      </w:r>
      <w:r w:rsidRPr="008476B3">
        <w:rPr>
          <w:i/>
        </w:rPr>
        <w:t>DL-data-DL-acknowledgement</w:t>
      </w:r>
      <w:r w:rsidRPr="001C6C1C">
        <w:t xml:space="preserve">, and DCI format 0_0 or DCI format 0_1 detection to a PUSCH transmission timing values by higher layer parameter </w:t>
      </w:r>
      <w:r w:rsidRPr="008476B3">
        <w:rPr>
          <w:i/>
        </w:rPr>
        <w:t>UL-data-time-domain</w:t>
      </w:r>
      <w:r w:rsidRPr="001C6C1C">
        <w:t xml:space="preserve">; </w:t>
      </w:r>
    </w:p>
    <w:p w14:paraId="704A122E" w14:textId="77777777" w:rsidR="00D97877" w:rsidRPr="00E17CFB" w:rsidRDefault="00D97877" w:rsidP="00DE1869">
      <w:pPr>
        <w:rPr>
          <w:szCs w:val="20"/>
          <w:lang w:eastAsia="zh-TW"/>
        </w:rPr>
      </w:pPr>
      <w:r w:rsidRPr="00E17CFB">
        <w:rPr>
          <w:szCs w:val="20"/>
          <w:lang w:eastAsia="zh-CN"/>
        </w:rPr>
        <w:t>&lt; Omitted &gt;</w:t>
      </w:r>
    </w:p>
    <w:p w14:paraId="64A84FF7" w14:textId="155CAE65" w:rsidR="00D97877" w:rsidRPr="00B54B74" w:rsidRDefault="00E17CFB" w:rsidP="00DE1869">
      <w:pPr>
        <w:jc w:val="both"/>
        <w:rPr>
          <w:rFonts w:eastAsia="SimSun"/>
        </w:rPr>
      </w:pPr>
      <w:r>
        <w:rPr>
          <w:rFonts w:eastAsia="SimSun"/>
        </w:rPr>
        <w:t>---</w:t>
      </w:r>
      <w:r w:rsidR="00D97877">
        <w:rPr>
          <w:rFonts w:eastAsia="SimSun"/>
        </w:rPr>
        <w:t xml:space="preserve">End </w:t>
      </w:r>
      <w:r>
        <w:rPr>
          <w:rFonts w:eastAsia="SimSun"/>
        </w:rPr>
        <w:t xml:space="preserve">of </w:t>
      </w:r>
      <w:r w:rsidR="00D97877">
        <w:rPr>
          <w:rFonts w:eastAsia="SimSun"/>
        </w:rPr>
        <w:t xml:space="preserve">Text Proposal Sec </w:t>
      </w:r>
      <w:r w:rsidR="00D97877">
        <w:t>12</w:t>
      </w:r>
      <w:r>
        <w:rPr>
          <w:rFonts w:eastAsia="SimSun"/>
        </w:rPr>
        <w:t xml:space="preserve"> of 38.213 ---</w:t>
      </w:r>
    </w:p>
    <w:p w14:paraId="2810AE3E" w14:textId="77777777" w:rsidR="00D97877" w:rsidRPr="00E17CFB" w:rsidRDefault="00D97877" w:rsidP="00DE1869">
      <w:pPr>
        <w:rPr>
          <w:lang w:eastAsia="x-none"/>
        </w:rPr>
      </w:pPr>
    </w:p>
    <w:p w14:paraId="61C3FBF2" w14:textId="1A6CCB88" w:rsidR="00D97877" w:rsidRPr="00A474AE" w:rsidRDefault="00AE463F" w:rsidP="00DE1869">
      <w:pPr>
        <w:ind w:left="720" w:hanging="720"/>
        <w:rPr>
          <w:b/>
        </w:rPr>
      </w:pPr>
      <w:r w:rsidRPr="00A474AE">
        <w:rPr>
          <w:b/>
        </w:rPr>
        <w:lastRenderedPageBreak/>
        <w:t>Thursday</w:t>
      </w:r>
    </w:p>
    <w:p w14:paraId="5C40BEE6" w14:textId="2990D6EA" w:rsidR="00A474AE" w:rsidRPr="00A474AE" w:rsidRDefault="00603E09" w:rsidP="00AE463F">
      <w:pPr>
        <w:ind w:left="720" w:hanging="720"/>
        <w:rPr>
          <w:b/>
          <w:color w:val="0000FF"/>
          <w:u w:val="single"/>
          <w:lang w:eastAsia="x-none"/>
        </w:rPr>
      </w:pPr>
      <w:hyperlink r:id="rId1858" w:history="1">
        <w:r w:rsidR="00FE4C7E">
          <w:rPr>
            <w:rStyle w:val="Hyperlink"/>
            <w:b/>
            <w:lang w:eastAsia="x-none"/>
          </w:rPr>
          <w:t>R1-1805693</w:t>
        </w:r>
      </w:hyperlink>
      <w:r w:rsidR="00A474AE" w:rsidRPr="00A474AE">
        <w:rPr>
          <w:b/>
          <w:lang w:eastAsia="x-none"/>
        </w:rPr>
        <w:tab/>
        <w:t>Summary of bandwidth part remaining issues</w:t>
      </w:r>
      <w:r w:rsidR="00A474AE" w:rsidRPr="00A474AE">
        <w:rPr>
          <w:b/>
          <w:lang w:eastAsia="x-none"/>
        </w:rPr>
        <w:tab/>
        <w:t>MediaTek</w:t>
      </w:r>
    </w:p>
    <w:p w14:paraId="2EB6EC29" w14:textId="77777777" w:rsidR="00A474AE" w:rsidRDefault="00A474AE" w:rsidP="00A474A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3ABCFBBF" w14:textId="77777777" w:rsidR="00AE463F" w:rsidRPr="00AE463F" w:rsidRDefault="00AE463F" w:rsidP="00AE463F">
      <w:pPr>
        <w:ind w:left="720" w:hanging="720"/>
        <w:rPr>
          <w:b/>
          <w:lang w:eastAsia="x-none"/>
        </w:rPr>
      </w:pPr>
    </w:p>
    <w:p w14:paraId="7F12A646" w14:textId="393C638E" w:rsidR="00AE463F" w:rsidRPr="00A474AE" w:rsidRDefault="00603E09" w:rsidP="00AE463F">
      <w:pPr>
        <w:spacing w:after="60"/>
        <w:ind w:left="1985" w:hanging="1985"/>
        <w:rPr>
          <w:rFonts w:ascii="Arial" w:hAnsi="Arial" w:cs="Arial"/>
          <w:b/>
          <w:bCs/>
        </w:rPr>
      </w:pPr>
      <w:hyperlink r:id="rId1859" w:history="1">
        <w:r w:rsidR="00FE4C7E" w:rsidRPr="00A474AE">
          <w:rPr>
            <w:rStyle w:val="Hyperlink"/>
            <w:b/>
            <w:lang w:eastAsia="x-none"/>
          </w:rPr>
          <w:t>R1-1805662</w:t>
        </w:r>
      </w:hyperlink>
      <w:r w:rsidR="00AE463F" w:rsidRPr="00A474AE">
        <w:rPr>
          <w:b/>
          <w:lang w:eastAsia="x-none"/>
        </w:rPr>
        <w:tab/>
      </w:r>
      <w:r w:rsidR="00AE463F" w:rsidRPr="00A474AE">
        <w:rPr>
          <w:b/>
        </w:rPr>
        <w:t>[Draft] Reply LS on SI Reception in BWP</w:t>
      </w:r>
      <w:r w:rsidR="00A474AE">
        <w:rPr>
          <w:b/>
        </w:rPr>
        <w:tab/>
      </w:r>
      <w:r w:rsidR="00AE463F" w:rsidRPr="00A474AE">
        <w:rPr>
          <w:b/>
        </w:rPr>
        <w:t>LGE, MediaTek</w:t>
      </w:r>
    </w:p>
    <w:p w14:paraId="0981CE1C" w14:textId="1EF91E8C" w:rsidR="00AE463F" w:rsidRPr="00AE463F" w:rsidRDefault="00A474AE" w:rsidP="00AE463F">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endorsed and final LS </w:t>
      </w:r>
      <w:r w:rsidR="00AE463F" w:rsidRPr="00AE463F">
        <w:t xml:space="preserve">is </w:t>
      </w:r>
      <w:r w:rsidR="00AE463F" w:rsidRPr="00A474AE">
        <w:rPr>
          <w:highlight w:val="green"/>
        </w:rPr>
        <w:t>approved</w:t>
      </w:r>
      <w:r w:rsidRPr="00A474AE">
        <w:rPr>
          <w:highlight w:val="green"/>
        </w:rPr>
        <w:t xml:space="preserve"> </w:t>
      </w:r>
      <w:r w:rsidR="00AE463F" w:rsidRPr="00A474AE">
        <w:rPr>
          <w:highlight w:val="green"/>
        </w:rPr>
        <w:t xml:space="preserve">(accepting all change marks) in </w:t>
      </w:r>
      <w:hyperlink r:id="rId1860" w:history="1">
        <w:r w:rsidR="00FE4C7E" w:rsidRPr="00A474AE">
          <w:rPr>
            <w:rStyle w:val="Hyperlink"/>
            <w:highlight w:val="green"/>
          </w:rPr>
          <w:t>R1-1805726</w:t>
        </w:r>
      </w:hyperlink>
    </w:p>
    <w:p w14:paraId="53CCB341" w14:textId="77777777" w:rsidR="00AE463F" w:rsidRPr="00AE463F" w:rsidRDefault="00AE463F" w:rsidP="00AE463F">
      <w:pPr>
        <w:ind w:left="720" w:hanging="720"/>
        <w:rPr>
          <w:b/>
          <w:lang w:eastAsia="x-none"/>
        </w:rPr>
      </w:pPr>
    </w:p>
    <w:p w14:paraId="6F05AF75" w14:textId="77777777" w:rsidR="00AE463F" w:rsidRPr="00AE463F" w:rsidRDefault="00AE463F" w:rsidP="00AE463F">
      <w:pPr>
        <w:ind w:left="720" w:hanging="720"/>
        <w:rPr>
          <w:b/>
          <w:szCs w:val="20"/>
          <w:lang w:eastAsia="x-none"/>
        </w:rPr>
      </w:pPr>
      <w:r w:rsidRPr="00AE463F">
        <w:rPr>
          <w:szCs w:val="20"/>
          <w:highlight w:val="green"/>
          <w:lang w:eastAsia="x-none"/>
        </w:rPr>
        <w:t>Agreements</w:t>
      </w:r>
      <w:r w:rsidRPr="00AE463F">
        <w:rPr>
          <w:b/>
          <w:szCs w:val="20"/>
          <w:highlight w:val="green"/>
          <w:lang w:eastAsia="x-none"/>
        </w:rPr>
        <w:t xml:space="preserve"> </w:t>
      </w:r>
      <w:r w:rsidRPr="00AE463F">
        <w:rPr>
          <w:b/>
          <w:szCs w:val="20"/>
          <w:lang w:eastAsia="x-none"/>
        </w:rPr>
        <w:t>(</w:t>
      </w:r>
      <w:r w:rsidRPr="00AE463F">
        <w:rPr>
          <w:b/>
          <w:color w:val="FF0000"/>
          <w:szCs w:val="20"/>
          <w:u w:val="single"/>
          <w:lang w:eastAsia="x-none"/>
        </w:rPr>
        <w:t>RAN2 impact</w:t>
      </w:r>
      <w:r w:rsidRPr="00AE463F">
        <w:rPr>
          <w:b/>
          <w:szCs w:val="20"/>
          <w:lang w:eastAsia="x-none"/>
        </w:rPr>
        <w:t>)</w:t>
      </w:r>
    </w:p>
    <w:p w14:paraId="48291C75" w14:textId="1D0072F2" w:rsidR="00AE463F" w:rsidRPr="00A474AE" w:rsidRDefault="00AE463F" w:rsidP="00A474AE">
      <w:pPr>
        <w:pStyle w:val="ListParagraph"/>
        <w:numPr>
          <w:ilvl w:val="0"/>
          <w:numId w:val="160"/>
        </w:numPr>
        <w:rPr>
          <w:lang w:eastAsia="zh-TW"/>
        </w:rPr>
      </w:pPr>
      <w:r w:rsidRPr="00A474AE">
        <w:t xml:space="preserve">The existing higher-layer parameter </w:t>
      </w:r>
      <w:r w:rsidRPr="00A474AE">
        <w:rPr>
          <w:i/>
          <w:lang w:eastAsia="zh-TW"/>
        </w:rPr>
        <w:t>SCS-SpecificCarrier</w:t>
      </w:r>
      <w:r w:rsidRPr="00A474AE">
        <w:t xml:space="preserve"> provided to a UE via a dedicated RRC signal is also applicable to Scell &amp; SUL</w:t>
      </w:r>
      <w:r w:rsidR="00A474AE">
        <w:t>.</w:t>
      </w:r>
    </w:p>
    <w:p w14:paraId="6C357F34" w14:textId="77777777" w:rsidR="00AE463F" w:rsidRPr="00AE463F" w:rsidRDefault="00AE463F" w:rsidP="00AE463F">
      <w:pPr>
        <w:ind w:left="720" w:hanging="720"/>
        <w:rPr>
          <w:b/>
          <w:lang w:eastAsia="x-none"/>
        </w:rPr>
      </w:pPr>
    </w:p>
    <w:p w14:paraId="5B5DF1C3" w14:textId="77777777" w:rsidR="00AE463F" w:rsidRPr="00AE463F" w:rsidRDefault="00AE463F" w:rsidP="00AE463F">
      <w:pPr>
        <w:ind w:left="720" w:hanging="720"/>
        <w:rPr>
          <w:b/>
          <w:szCs w:val="20"/>
          <w:lang w:eastAsia="x-none"/>
        </w:rPr>
      </w:pPr>
      <w:r w:rsidRPr="00AE463F">
        <w:rPr>
          <w:szCs w:val="20"/>
          <w:highlight w:val="green"/>
          <w:lang w:eastAsia="x-none"/>
        </w:rPr>
        <w:t>Agreements</w:t>
      </w:r>
      <w:r w:rsidRPr="00AE463F">
        <w:rPr>
          <w:b/>
          <w:szCs w:val="20"/>
          <w:lang w:eastAsia="x-none"/>
        </w:rPr>
        <w:t>:</w:t>
      </w:r>
    </w:p>
    <w:p w14:paraId="3E10BA0E" w14:textId="77777777" w:rsidR="00AE463F" w:rsidRPr="00A474AE" w:rsidRDefault="00AE463F" w:rsidP="00A474AE">
      <w:pPr>
        <w:pStyle w:val="ListParagraph"/>
        <w:numPr>
          <w:ilvl w:val="0"/>
          <w:numId w:val="160"/>
        </w:numPr>
        <w:rPr>
          <w:lang w:val="en-US" w:eastAsia="zh-TW"/>
        </w:rPr>
      </w:pPr>
      <w:r w:rsidRPr="00A474AE">
        <w:rPr>
          <w:lang w:val="en-US" w:eastAsia="zh-TW"/>
        </w:rPr>
        <w:t>It’s RAN1’s understanding that the active DL (or UL) BWP switching delay (i.e. T μs) for two types of UE capability will be specified in RAN4 specs.</w:t>
      </w:r>
    </w:p>
    <w:p w14:paraId="22BE7A5D" w14:textId="7B6DC982" w:rsidR="00AE463F" w:rsidRPr="00A474AE" w:rsidRDefault="00AE463F" w:rsidP="00A474AE">
      <w:pPr>
        <w:pStyle w:val="ListParagraph"/>
        <w:numPr>
          <w:ilvl w:val="1"/>
          <w:numId w:val="160"/>
        </w:numPr>
        <w:rPr>
          <w:lang w:val="en-US" w:eastAsia="zh-TW"/>
        </w:rPr>
      </w:pPr>
      <w:r w:rsidRPr="00A474AE">
        <w:rPr>
          <w:lang w:val="en-US"/>
        </w:rPr>
        <w:t xml:space="preserve">Send LS to RAN4 – </w:t>
      </w:r>
      <w:hyperlink r:id="rId1861" w:history="1">
        <w:r w:rsidR="00FE4C7E" w:rsidRPr="00A474AE">
          <w:rPr>
            <w:rStyle w:val="Hyperlink"/>
            <w:lang w:val="en-US"/>
          </w:rPr>
          <w:t>R1-1805727</w:t>
        </w:r>
      </w:hyperlink>
    </w:p>
    <w:p w14:paraId="0068FC02" w14:textId="77777777" w:rsidR="00AE463F" w:rsidRPr="00A474AE" w:rsidRDefault="00AE463F" w:rsidP="00A474AE">
      <w:pPr>
        <w:pStyle w:val="ListParagraph"/>
        <w:numPr>
          <w:ilvl w:val="0"/>
          <w:numId w:val="160"/>
        </w:numPr>
        <w:rPr>
          <w:lang w:val="en-US" w:eastAsia="zh-TW"/>
        </w:rPr>
      </w:pPr>
      <w:r w:rsidRPr="00A474AE">
        <w:rPr>
          <w:lang w:val="en-US"/>
        </w:rPr>
        <w:t>For DCI-based active DL (or UL) BWP switching, a UE is not expected to switch its active DL (or UL) BWP based on an active DL (or UL) BWP switching DCI which is considered as  invalid where invalidity is defined as when the signaled K0 (or K2) value in the DCI can’t guarantee the active DL (or UL) BWP switching delay equal to or larger than the one specified in RAN4 specs to the UE based on the UE’s capability.</w:t>
      </w:r>
    </w:p>
    <w:p w14:paraId="5698915F" w14:textId="77777777" w:rsidR="00AE463F" w:rsidRPr="00AE463F" w:rsidRDefault="00AE463F" w:rsidP="00AE463F">
      <w:pPr>
        <w:ind w:left="720" w:hanging="720"/>
        <w:rPr>
          <w:b/>
          <w:lang w:eastAsia="x-none"/>
        </w:rPr>
      </w:pPr>
    </w:p>
    <w:p w14:paraId="5AC8ED35" w14:textId="24F9DCC1" w:rsidR="00AE463F" w:rsidRPr="00A474AE" w:rsidRDefault="00A474AE" w:rsidP="00DE1869">
      <w:pPr>
        <w:ind w:left="720" w:hanging="720"/>
        <w:rPr>
          <w:b/>
        </w:rPr>
      </w:pPr>
      <w:r w:rsidRPr="00A474AE">
        <w:rPr>
          <w:b/>
        </w:rPr>
        <w:t>Friday</w:t>
      </w:r>
    </w:p>
    <w:p w14:paraId="50713EBB" w14:textId="77777777" w:rsidR="00A474AE" w:rsidRPr="00A474AE" w:rsidRDefault="00A474AE" w:rsidP="00A474AE">
      <w:pPr>
        <w:ind w:left="720" w:hanging="720"/>
        <w:rPr>
          <w:b/>
        </w:rPr>
      </w:pPr>
      <w:r w:rsidRPr="00A474AE">
        <w:rPr>
          <w:b/>
        </w:rPr>
        <w:t>R1-1805727</w:t>
      </w:r>
      <w:r w:rsidRPr="00A474AE">
        <w:rPr>
          <w:b/>
        </w:rPr>
        <w:tab/>
        <w:t>[Draft] LS on active BWP switching delay specification</w:t>
      </w:r>
      <w:r w:rsidRPr="00A474AE">
        <w:rPr>
          <w:b/>
        </w:rPr>
        <w:tab/>
        <w:t>MediaTek</w:t>
      </w:r>
    </w:p>
    <w:p w14:paraId="72D54625" w14:textId="32A15C47" w:rsidR="00A474AE" w:rsidRPr="00AE463F" w:rsidRDefault="00A474AE" w:rsidP="00A474AE">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endorsed and final LS </w:t>
      </w:r>
      <w:r w:rsidRPr="00AE463F">
        <w:t xml:space="preserve">is </w:t>
      </w:r>
      <w:r w:rsidRPr="00A474AE">
        <w:rPr>
          <w:highlight w:val="green"/>
        </w:rPr>
        <w:t xml:space="preserve">approved in </w:t>
      </w:r>
      <w:hyperlink r:id="rId1862" w:history="1">
        <w:r>
          <w:rPr>
            <w:rStyle w:val="Hyperlink"/>
            <w:highlight w:val="green"/>
          </w:rPr>
          <w:t>R1-1805755</w:t>
        </w:r>
      </w:hyperlink>
    </w:p>
    <w:p w14:paraId="068CA463" w14:textId="77777777" w:rsidR="00A474AE" w:rsidRDefault="00A474AE" w:rsidP="00A474AE">
      <w:pPr>
        <w:ind w:left="720" w:hanging="720"/>
      </w:pPr>
    </w:p>
    <w:p w14:paraId="209698B4" w14:textId="7AF0E4F6" w:rsidR="00A474AE" w:rsidRPr="00A474AE" w:rsidRDefault="00A474AE" w:rsidP="00A474AE">
      <w:pPr>
        <w:ind w:left="720" w:hanging="720"/>
        <w:rPr>
          <w:b/>
        </w:rPr>
      </w:pPr>
      <w:r w:rsidRPr="00A474AE">
        <w:rPr>
          <w:b/>
        </w:rPr>
        <w:t>R1-1805750</w:t>
      </w:r>
      <w:r w:rsidRPr="00A474AE">
        <w:rPr>
          <w:b/>
        </w:rPr>
        <w:tab/>
        <w:t>Summary of bandwidth part remaining issues</w:t>
      </w:r>
      <w:r w:rsidRPr="00A474AE">
        <w:rPr>
          <w:b/>
        </w:rPr>
        <w:tab/>
        <w:t>MediaTek</w:t>
      </w:r>
    </w:p>
    <w:p w14:paraId="576D09FC" w14:textId="77777777" w:rsidR="00A474AE" w:rsidRDefault="00A474AE" w:rsidP="00A474A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60A5A914" w14:textId="6C4170E7" w:rsidR="00A474AE" w:rsidRDefault="00A474AE" w:rsidP="00A474AE">
      <w:pPr>
        <w:ind w:left="720" w:hanging="720"/>
      </w:pPr>
    </w:p>
    <w:p w14:paraId="4ECDB2F0" w14:textId="77777777" w:rsidR="00A474AE" w:rsidRPr="00A474AE" w:rsidRDefault="00A474AE" w:rsidP="00A474AE">
      <w:pPr>
        <w:rPr>
          <w:b/>
          <w:szCs w:val="20"/>
          <w:lang w:eastAsia="x-none"/>
        </w:rPr>
      </w:pPr>
      <w:r w:rsidRPr="00A474AE">
        <w:rPr>
          <w:szCs w:val="20"/>
          <w:highlight w:val="green"/>
          <w:lang w:eastAsia="x-none"/>
        </w:rPr>
        <w:t>Agreements</w:t>
      </w:r>
      <w:r w:rsidRPr="00A474AE">
        <w:rPr>
          <w:b/>
          <w:szCs w:val="20"/>
          <w:lang w:eastAsia="x-none"/>
        </w:rPr>
        <w:t>:</w:t>
      </w:r>
    </w:p>
    <w:p w14:paraId="4456722F" w14:textId="77777777" w:rsidR="00A474AE" w:rsidRPr="00A474AE" w:rsidRDefault="00A474AE" w:rsidP="00A474AE">
      <w:pPr>
        <w:rPr>
          <w:szCs w:val="20"/>
          <w:lang w:eastAsia="x-none"/>
        </w:rPr>
      </w:pPr>
      <w:r w:rsidRPr="00A474AE">
        <w:rPr>
          <w:szCs w:val="20"/>
          <w:lang w:eastAsia="x-none"/>
        </w:rPr>
        <w:t>Confirm the following working assumption with updates:</w:t>
      </w:r>
    </w:p>
    <w:p w14:paraId="43675C7A" w14:textId="77777777" w:rsidR="00A474AE" w:rsidRPr="00A474AE" w:rsidRDefault="00A474AE" w:rsidP="00A474AE">
      <w:pPr>
        <w:pStyle w:val="ListParagraph"/>
        <w:numPr>
          <w:ilvl w:val="0"/>
          <w:numId w:val="420"/>
        </w:numPr>
        <w:rPr>
          <w:lang w:eastAsia="x-none"/>
        </w:rPr>
      </w:pPr>
      <w:r w:rsidRPr="00A474AE">
        <w:rPr>
          <w:lang w:eastAsia="x-none"/>
        </w:rPr>
        <w:t>Sizes of all DCI bitfields in DCI formats 0-1 and 1-1 in USS determined by current BWP. Data transmitted on the BWP indicated by the BWP index. If the BWP index activates another BWP, transform as follows:</w:t>
      </w:r>
    </w:p>
    <w:p w14:paraId="6F538145" w14:textId="77777777" w:rsidR="00A474AE" w:rsidRPr="00A474AE" w:rsidRDefault="00A474AE" w:rsidP="00A474AE">
      <w:pPr>
        <w:pStyle w:val="ListParagraph"/>
        <w:numPr>
          <w:ilvl w:val="1"/>
          <w:numId w:val="420"/>
        </w:numPr>
        <w:rPr>
          <w:lang w:eastAsia="x-none"/>
        </w:rPr>
      </w:pPr>
      <w:r w:rsidRPr="00A474AE">
        <w:rPr>
          <w:lang w:eastAsia="x-none"/>
        </w:rPr>
        <w:t>Zero-pad too small bitfields to match the new BWP</w:t>
      </w:r>
    </w:p>
    <w:p w14:paraId="719322CF" w14:textId="77777777" w:rsidR="00A474AE" w:rsidRPr="00A474AE" w:rsidRDefault="00A474AE" w:rsidP="00A474AE">
      <w:pPr>
        <w:pStyle w:val="ListParagraph"/>
        <w:numPr>
          <w:ilvl w:val="1"/>
          <w:numId w:val="420"/>
        </w:numPr>
        <w:rPr>
          <w:b/>
          <w:lang w:eastAsia="x-none"/>
        </w:rPr>
      </w:pPr>
      <w:r w:rsidRPr="00A474AE">
        <w:rPr>
          <w:lang w:eastAsia="x-none"/>
        </w:rPr>
        <w:t>Truncate too large bitfields to match the new BWP</w:t>
      </w:r>
    </w:p>
    <w:p w14:paraId="34AB4B06" w14:textId="77777777" w:rsidR="00A474AE" w:rsidRPr="00A474AE" w:rsidRDefault="00A474AE" w:rsidP="00A474AE">
      <w:pPr>
        <w:pStyle w:val="ListParagraph"/>
        <w:numPr>
          <w:ilvl w:val="1"/>
          <w:numId w:val="420"/>
        </w:numPr>
        <w:rPr>
          <w:color w:val="FF0000"/>
          <w:u w:val="single"/>
          <w:lang w:eastAsia="x-none"/>
        </w:rPr>
      </w:pPr>
      <w:r w:rsidRPr="00A474AE">
        <w:rPr>
          <w:color w:val="FF0000"/>
          <w:u w:val="single"/>
          <w:lang w:eastAsia="x-none"/>
        </w:rPr>
        <w:t>The truncation is done from MSB (including the bit indicating the resource allocation type)</w:t>
      </w:r>
    </w:p>
    <w:p w14:paraId="2A69E758" w14:textId="77777777" w:rsidR="00A474AE" w:rsidRPr="00A474AE" w:rsidRDefault="00A474AE" w:rsidP="00A474AE">
      <w:pPr>
        <w:pStyle w:val="ListParagraph"/>
        <w:numPr>
          <w:ilvl w:val="1"/>
          <w:numId w:val="420"/>
        </w:numPr>
        <w:rPr>
          <w:color w:val="FF0000"/>
          <w:u w:val="single"/>
          <w:lang w:eastAsia="x-none"/>
        </w:rPr>
      </w:pPr>
      <w:r w:rsidRPr="00A474AE">
        <w:rPr>
          <w:color w:val="FF0000"/>
          <w:u w:val="single"/>
          <w:lang w:eastAsia="x-none"/>
        </w:rPr>
        <w:t>Zero-padding is done for MSB</w:t>
      </w:r>
    </w:p>
    <w:p w14:paraId="2595340C" w14:textId="77777777" w:rsidR="00A474AE" w:rsidRDefault="00A474AE" w:rsidP="00A474AE">
      <w:pPr>
        <w:ind w:left="720" w:hanging="720"/>
      </w:pPr>
    </w:p>
    <w:p w14:paraId="14323D34" w14:textId="77777777" w:rsidR="00A474AE" w:rsidRDefault="00A474AE" w:rsidP="00A474AE">
      <w:pPr>
        <w:ind w:left="720" w:hanging="720"/>
      </w:pPr>
    </w:p>
    <w:p w14:paraId="320959E4" w14:textId="7177E1AA" w:rsidR="00254752" w:rsidRPr="00254752" w:rsidRDefault="00603E09" w:rsidP="00DE1869">
      <w:pPr>
        <w:ind w:left="720" w:hanging="720"/>
        <w:rPr>
          <w:lang w:eastAsia="x-none"/>
        </w:rPr>
      </w:pPr>
      <w:hyperlink r:id="rId1863" w:history="1">
        <w:r w:rsidR="00FE4C7E">
          <w:rPr>
            <w:rStyle w:val="Hyperlink"/>
            <w:lang w:eastAsia="x-none"/>
          </w:rPr>
          <w:t>R1-1803653</w:t>
        </w:r>
      </w:hyperlink>
      <w:r w:rsidR="00254752" w:rsidRPr="00254752">
        <w:rPr>
          <w:lang w:eastAsia="x-none"/>
        </w:rPr>
        <w:tab/>
        <w:t>Remaining issues on bandwidth part and wideband operation</w:t>
      </w:r>
      <w:r w:rsidR="00254752" w:rsidRPr="00254752">
        <w:rPr>
          <w:lang w:eastAsia="x-none"/>
        </w:rPr>
        <w:tab/>
        <w:t>Huawei, HiSilicon</w:t>
      </w:r>
    </w:p>
    <w:p w14:paraId="2BCA4763" w14:textId="3D513B55" w:rsidR="00254752" w:rsidRPr="00254752" w:rsidRDefault="00603E09" w:rsidP="00254752">
      <w:pPr>
        <w:ind w:left="720" w:hanging="720"/>
        <w:rPr>
          <w:lang w:eastAsia="x-none"/>
        </w:rPr>
      </w:pPr>
      <w:hyperlink r:id="rId1864" w:history="1">
        <w:r w:rsidR="00FE4C7E">
          <w:rPr>
            <w:rStyle w:val="Hyperlink"/>
            <w:lang w:eastAsia="x-none"/>
          </w:rPr>
          <w:t>R1-1803761</w:t>
        </w:r>
      </w:hyperlink>
      <w:r w:rsidR="00254752" w:rsidRPr="00254752">
        <w:rPr>
          <w:lang w:eastAsia="x-none"/>
        </w:rPr>
        <w:tab/>
        <w:t>Corrections to BWP operation</w:t>
      </w:r>
      <w:r w:rsidR="00254752" w:rsidRPr="00254752">
        <w:rPr>
          <w:lang w:eastAsia="x-none"/>
        </w:rPr>
        <w:tab/>
        <w:t>CATT</w:t>
      </w:r>
    </w:p>
    <w:p w14:paraId="0A21665A" w14:textId="278787B9" w:rsidR="00254752" w:rsidRPr="00254752" w:rsidRDefault="00603E09" w:rsidP="00254752">
      <w:pPr>
        <w:ind w:left="720" w:hanging="720"/>
        <w:rPr>
          <w:lang w:eastAsia="x-none"/>
        </w:rPr>
      </w:pPr>
      <w:hyperlink r:id="rId1865" w:history="1">
        <w:r w:rsidR="00FE4C7E">
          <w:rPr>
            <w:rStyle w:val="Hyperlink"/>
            <w:lang w:eastAsia="x-none"/>
          </w:rPr>
          <w:t>R1-1803798</w:t>
        </w:r>
      </w:hyperlink>
      <w:r w:rsidR="00254752" w:rsidRPr="00254752">
        <w:rPr>
          <w:lang w:eastAsia="x-none"/>
        </w:rPr>
        <w:tab/>
        <w:t>Issues for scell BWP</w:t>
      </w:r>
      <w:r w:rsidR="00254752" w:rsidRPr="00254752">
        <w:rPr>
          <w:lang w:eastAsia="x-none"/>
        </w:rPr>
        <w:tab/>
        <w:t>ZTE, Sanechips</w:t>
      </w:r>
    </w:p>
    <w:p w14:paraId="3E6045D0" w14:textId="05F4CDB4" w:rsidR="00254752" w:rsidRPr="00254752" w:rsidRDefault="00603E09" w:rsidP="00254752">
      <w:pPr>
        <w:ind w:left="720" w:hanging="720"/>
        <w:rPr>
          <w:lang w:eastAsia="x-none"/>
        </w:rPr>
      </w:pPr>
      <w:hyperlink r:id="rId1866" w:history="1">
        <w:r w:rsidR="00FE4C7E">
          <w:rPr>
            <w:rStyle w:val="Hyperlink"/>
            <w:lang w:eastAsia="x-none"/>
          </w:rPr>
          <w:t>R1-1803840</w:t>
        </w:r>
      </w:hyperlink>
      <w:r w:rsidR="00254752" w:rsidRPr="00254752">
        <w:rPr>
          <w:lang w:eastAsia="x-none"/>
        </w:rPr>
        <w:tab/>
        <w:t>Remaining issues on BWP operation</w:t>
      </w:r>
      <w:r w:rsidR="00254752" w:rsidRPr="00254752">
        <w:rPr>
          <w:lang w:eastAsia="x-none"/>
        </w:rPr>
        <w:tab/>
        <w:t>vivo</w:t>
      </w:r>
    </w:p>
    <w:p w14:paraId="0E632278" w14:textId="16C1F7E3" w:rsidR="00254752" w:rsidRPr="00254752" w:rsidRDefault="00603E09" w:rsidP="00254752">
      <w:pPr>
        <w:ind w:left="720" w:hanging="720"/>
        <w:rPr>
          <w:lang w:eastAsia="x-none"/>
        </w:rPr>
      </w:pPr>
      <w:hyperlink r:id="rId1867" w:history="1">
        <w:r w:rsidR="00FE4C7E">
          <w:rPr>
            <w:rStyle w:val="Hyperlink"/>
            <w:lang w:eastAsia="x-none"/>
          </w:rPr>
          <w:t>R1-1803966</w:t>
        </w:r>
      </w:hyperlink>
      <w:r w:rsidR="00254752" w:rsidRPr="00254752">
        <w:rPr>
          <w:lang w:eastAsia="x-none"/>
        </w:rPr>
        <w:tab/>
        <w:t>Discussion on bandwidth part operation</w:t>
      </w:r>
      <w:r w:rsidR="00254752" w:rsidRPr="00254752">
        <w:rPr>
          <w:lang w:eastAsia="x-none"/>
        </w:rPr>
        <w:tab/>
        <w:t>ITRI</w:t>
      </w:r>
    </w:p>
    <w:p w14:paraId="0C2E0A46" w14:textId="7187F33D" w:rsidR="00254752" w:rsidRPr="00254752" w:rsidRDefault="00603E09" w:rsidP="00254752">
      <w:pPr>
        <w:ind w:left="720" w:hanging="720"/>
        <w:rPr>
          <w:lang w:eastAsia="x-none"/>
        </w:rPr>
      </w:pPr>
      <w:hyperlink r:id="rId1868" w:history="1">
        <w:r w:rsidR="00FE4C7E">
          <w:rPr>
            <w:rStyle w:val="Hyperlink"/>
            <w:lang w:eastAsia="x-none"/>
          </w:rPr>
          <w:t>R1-1804017</w:t>
        </w:r>
      </w:hyperlink>
      <w:r w:rsidR="00254752" w:rsidRPr="00254752">
        <w:rPr>
          <w:lang w:eastAsia="x-none"/>
        </w:rPr>
        <w:tab/>
        <w:t>Other aspects on bandwidth parts</w:t>
      </w:r>
      <w:r w:rsidR="00254752" w:rsidRPr="00254752">
        <w:rPr>
          <w:lang w:eastAsia="x-none"/>
        </w:rPr>
        <w:tab/>
        <w:t>OPPO</w:t>
      </w:r>
    </w:p>
    <w:p w14:paraId="5D4CC724" w14:textId="62DC6870" w:rsidR="00254752" w:rsidRPr="00254752" w:rsidRDefault="00603E09" w:rsidP="00254752">
      <w:pPr>
        <w:ind w:left="720" w:hanging="720"/>
        <w:rPr>
          <w:lang w:eastAsia="x-none"/>
        </w:rPr>
      </w:pPr>
      <w:hyperlink r:id="rId1869" w:history="1">
        <w:r w:rsidR="00FE4C7E">
          <w:rPr>
            <w:rStyle w:val="Hyperlink"/>
            <w:lang w:eastAsia="x-none"/>
          </w:rPr>
          <w:t>R1-1804049</w:t>
        </w:r>
      </w:hyperlink>
      <w:r w:rsidR="00254752" w:rsidRPr="00254752">
        <w:rPr>
          <w:lang w:eastAsia="x-none"/>
        </w:rPr>
        <w:tab/>
        <w:t>Remaining details on bandwidth part operation</w:t>
      </w:r>
      <w:r w:rsidR="00254752" w:rsidRPr="00254752">
        <w:rPr>
          <w:lang w:eastAsia="x-none"/>
        </w:rPr>
        <w:tab/>
        <w:t>MediaTek Inc.</w:t>
      </w:r>
    </w:p>
    <w:p w14:paraId="65809441" w14:textId="7F08214F" w:rsidR="00254752" w:rsidRPr="00254752" w:rsidRDefault="00603E09" w:rsidP="00254752">
      <w:pPr>
        <w:ind w:left="720" w:hanging="720"/>
        <w:rPr>
          <w:lang w:eastAsia="x-none"/>
        </w:rPr>
      </w:pPr>
      <w:hyperlink r:id="rId1870" w:history="1">
        <w:r w:rsidR="00FE4C7E">
          <w:rPr>
            <w:rStyle w:val="Hyperlink"/>
            <w:lang w:eastAsia="x-none"/>
          </w:rPr>
          <w:t>R1-1804226</w:t>
        </w:r>
      </w:hyperlink>
      <w:r w:rsidR="00254752" w:rsidRPr="00254752">
        <w:rPr>
          <w:lang w:eastAsia="x-none"/>
        </w:rPr>
        <w:tab/>
        <w:t>Remaining issues on BWP</w:t>
      </w:r>
      <w:r w:rsidR="00254752" w:rsidRPr="00254752">
        <w:rPr>
          <w:lang w:eastAsia="x-none"/>
        </w:rPr>
        <w:tab/>
        <w:t>Spreadtrum Communications</w:t>
      </w:r>
    </w:p>
    <w:p w14:paraId="10C47C33" w14:textId="03F73572" w:rsidR="00254752" w:rsidRPr="00254752" w:rsidRDefault="00603E09" w:rsidP="00254752">
      <w:pPr>
        <w:ind w:left="720" w:hanging="720"/>
        <w:rPr>
          <w:lang w:eastAsia="x-none"/>
        </w:rPr>
      </w:pPr>
      <w:hyperlink r:id="rId1871" w:history="1">
        <w:r w:rsidR="00FE4C7E">
          <w:rPr>
            <w:rStyle w:val="Hyperlink"/>
            <w:lang w:eastAsia="x-none"/>
          </w:rPr>
          <w:t>R1-1804380</w:t>
        </w:r>
      </w:hyperlink>
      <w:r w:rsidR="00254752" w:rsidRPr="00254752">
        <w:rPr>
          <w:lang w:eastAsia="x-none"/>
        </w:rPr>
        <w:tab/>
        <w:t>Corrections on Bandwidth Part Operation</w:t>
      </w:r>
      <w:r w:rsidR="00254752" w:rsidRPr="00254752">
        <w:rPr>
          <w:lang w:eastAsia="x-none"/>
        </w:rPr>
        <w:tab/>
        <w:t>Samsung</w:t>
      </w:r>
    </w:p>
    <w:p w14:paraId="5CDD6A4C" w14:textId="5ED29E08" w:rsidR="00254752" w:rsidRPr="00254752" w:rsidRDefault="00603E09" w:rsidP="00254752">
      <w:pPr>
        <w:ind w:left="720" w:hanging="720"/>
        <w:rPr>
          <w:lang w:eastAsia="x-none"/>
        </w:rPr>
      </w:pPr>
      <w:hyperlink r:id="rId1872" w:history="1">
        <w:r w:rsidR="00FE4C7E">
          <w:rPr>
            <w:rStyle w:val="Hyperlink"/>
            <w:lang w:eastAsia="x-none"/>
          </w:rPr>
          <w:t>R1-1804502</w:t>
        </w:r>
      </w:hyperlink>
      <w:r w:rsidR="00254752" w:rsidRPr="00254752">
        <w:rPr>
          <w:lang w:eastAsia="x-none"/>
        </w:rPr>
        <w:tab/>
        <w:t>Remaining details on common PRB indexing and RRC parameters</w:t>
      </w:r>
      <w:r w:rsidR="00254752" w:rsidRPr="00254752">
        <w:rPr>
          <w:lang w:eastAsia="x-none"/>
        </w:rPr>
        <w:tab/>
        <w:t>NEC Corporation</w:t>
      </w:r>
    </w:p>
    <w:p w14:paraId="3543C12C" w14:textId="0837D07B" w:rsidR="00254752" w:rsidRPr="00254752" w:rsidRDefault="00603E09" w:rsidP="00254752">
      <w:pPr>
        <w:ind w:left="720" w:hanging="720"/>
        <w:rPr>
          <w:lang w:eastAsia="x-none"/>
        </w:rPr>
      </w:pPr>
      <w:hyperlink r:id="rId1873" w:history="1">
        <w:r w:rsidR="00FE4C7E">
          <w:rPr>
            <w:rStyle w:val="Hyperlink"/>
            <w:lang w:eastAsia="x-none"/>
          </w:rPr>
          <w:t>R1-1804561</w:t>
        </w:r>
      </w:hyperlink>
      <w:r w:rsidR="00254752" w:rsidRPr="00254752">
        <w:rPr>
          <w:lang w:eastAsia="x-none"/>
        </w:rPr>
        <w:tab/>
        <w:t>Remaining issues on bandwidth part operation</w:t>
      </w:r>
      <w:r w:rsidR="00254752" w:rsidRPr="00254752">
        <w:rPr>
          <w:lang w:eastAsia="x-none"/>
        </w:rPr>
        <w:tab/>
        <w:t>LG Electronics</w:t>
      </w:r>
    </w:p>
    <w:p w14:paraId="03568D7B" w14:textId="010B62AD" w:rsidR="00254752" w:rsidRPr="00254752" w:rsidRDefault="00603E09" w:rsidP="00254752">
      <w:pPr>
        <w:ind w:left="720" w:hanging="720"/>
        <w:rPr>
          <w:lang w:eastAsia="x-none"/>
        </w:rPr>
      </w:pPr>
      <w:hyperlink r:id="rId1874" w:history="1">
        <w:r w:rsidR="00FE4C7E">
          <w:rPr>
            <w:rStyle w:val="Hyperlink"/>
            <w:lang w:eastAsia="x-none"/>
          </w:rPr>
          <w:t>R1-1804674</w:t>
        </w:r>
      </w:hyperlink>
      <w:r w:rsidR="00254752" w:rsidRPr="00254752">
        <w:rPr>
          <w:lang w:eastAsia="x-none"/>
        </w:rPr>
        <w:tab/>
        <w:t>Remaining issues on dynamic BWP switching</w:t>
      </w:r>
      <w:r w:rsidR="00254752" w:rsidRPr="00254752">
        <w:rPr>
          <w:lang w:eastAsia="x-none"/>
        </w:rPr>
        <w:tab/>
        <w:t>InterDigital, Inc.</w:t>
      </w:r>
    </w:p>
    <w:p w14:paraId="2A7E48A7" w14:textId="2E380D4F" w:rsidR="00254752" w:rsidRPr="00254752" w:rsidRDefault="00603E09" w:rsidP="00254752">
      <w:pPr>
        <w:ind w:left="720" w:hanging="720"/>
        <w:rPr>
          <w:lang w:eastAsia="x-none"/>
        </w:rPr>
      </w:pPr>
      <w:hyperlink r:id="rId1875" w:history="1">
        <w:r w:rsidR="00FE4C7E">
          <w:rPr>
            <w:rStyle w:val="Hyperlink"/>
            <w:lang w:eastAsia="x-none"/>
          </w:rPr>
          <w:t>R1-1804762</w:t>
        </w:r>
      </w:hyperlink>
      <w:r w:rsidR="00254752" w:rsidRPr="00254752">
        <w:rPr>
          <w:lang w:eastAsia="x-none"/>
        </w:rPr>
        <w:tab/>
        <w:t>On remaining details of BWPs</w:t>
      </w:r>
      <w:r w:rsidR="00254752" w:rsidRPr="00254752">
        <w:rPr>
          <w:lang w:eastAsia="x-none"/>
        </w:rPr>
        <w:tab/>
        <w:t>Nokia, Nokia Shanghai Bell</w:t>
      </w:r>
    </w:p>
    <w:p w14:paraId="49B60582" w14:textId="3AAAC668" w:rsidR="00254752" w:rsidRPr="00254752" w:rsidRDefault="00603E09" w:rsidP="00254752">
      <w:pPr>
        <w:ind w:left="720" w:hanging="720"/>
        <w:rPr>
          <w:lang w:eastAsia="x-none"/>
        </w:rPr>
      </w:pPr>
      <w:hyperlink r:id="rId1876" w:history="1">
        <w:r w:rsidR="00FE4C7E">
          <w:rPr>
            <w:rStyle w:val="Hyperlink"/>
            <w:lang w:eastAsia="x-none"/>
          </w:rPr>
          <w:t>R1-1804809</w:t>
        </w:r>
      </w:hyperlink>
      <w:r w:rsidR="00254752" w:rsidRPr="00254752">
        <w:rPr>
          <w:lang w:eastAsia="x-none"/>
        </w:rPr>
        <w:tab/>
        <w:t>Remaining issues on BWP</w:t>
      </w:r>
      <w:r w:rsidR="00254752" w:rsidRPr="00254752">
        <w:rPr>
          <w:lang w:eastAsia="x-none"/>
        </w:rPr>
        <w:tab/>
        <w:t>Qualcomm Incorporated</w:t>
      </w:r>
    </w:p>
    <w:p w14:paraId="66FE3A12" w14:textId="5AD803CF" w:rsidR="00254752" w:rsidRPr="00254752" w:rsidRDefault="00603E09" w:rsidP="00254752">
      <w:pPr>
        <w:ind w:left="720" w:hanging="720"/>
        <w:rPr>
          <w:lang w:eastAsia="x-none"/>
        </w:rPr>
      </w:pPr>
      <w:hyperlink r:id="rId1877" w:history="1">
        <w:r w:rsidR="00FE4C7E">
          <w:rPr>
            <w:rStyle w:val="Hyperlink"/>
            <w:lang w:eastAsia="x-none"/>
          </w:rPr>
          <w:t>R1-1805058</w:t>
        </w:r>
      </w:hyperlink>
      <w:r w:rsidR="00254752" w:rsidRPr="00254752">
        <w:rPr>
          <w:lang w:eastAsia="x-none"/>
        </w:rPr>
        <w:tab/>
        <w:t>Other aspects on bandwidth Parts</w:t>
      </w:r>
      <w:r w:rsidR="00254752" w:rsidRPr="00254752">
        <w:rPr>
          <w:lang w:eastAsia="x-none"/>
        </w:rPr>
        <w:tab/>
        <w:t>NTT DOCOMO, INC.</w:t>
      </w:r>
    </w:p>
    <w:p w14:paraId="4206A951" w14:textId="29C1189F" w:rsidR="00254752" w:rsidRPr="00254752" w:rsidRDefault="00603E09" w:rsidP="00254752">
      <w:pPr>
        <w:ind w:left="720" w:hanging="720"/>
        <w:rPr>
          <w:lang w:eastAsia="x-none"/>
        </w:rPr>
      </w:pPr>
      <w:hyperlink r:id="rId1878" w:history="1">
        <w:r w:rsidR="00FE4C7E">
          <w:rPr>
            <w:rStyle w:val="Hyperlink"/>
            <w:lang w:eastAsia="x-none"/>
          </w:rPr>
          <w:t>R1-1805199</w:t>
        </w:r>
      </w:hyperlink>
      <w:r w:rsidR="00254752" w:rsidRPr="00254752">
        <w:rPr>
          <w:lang w:eastAsia="x-none"/>
        </w:rPr>
        <w:tab/>
        <w:t>On BWP adaptation</w:t>
      </w:r>
      <w:r w:rsidR="00254752" w:rsidRPr="00254752">
        <w:rPr>
          <w:lang w:eastAsia="x-none"/>
        </w:rPr>
        <w:tab/>
        <w:t>Ericsson</w:t>
      </w:r>
    </w:p>
    <w:p w14:paraId="149A6E08" w14:textId="4FA6E420" w:rsidR="00254752" w:rsidRPr="00254752" w:rsidRDefault="00603E09" w:rsidP="00254752">
      <w:pPr>
        <w:ind w:left="720" w:hanging="720"/>
        <w:rPr>
          <w:lang w:eastAsia="x-none"/>
        </w:rPr>
      </w:pPr>
      <w:hyperlink r:id="rId1879" w:history="1">
        <w:r w:rsidR="00FE4C7E">
          <w:rPr>
            <w:rStyle w:val="Hyperlink"/>
            <w:lang w:eastAsia="x-none"/>
          </w:rPr>
          <w:t>R1-1805244</w:t>
        </w:r>
      </w:hyperlink>
      <w:r w:rsidR="00254752" w:rsidRPr="00254752">
        <w:rPr>
          <w:lang w:eastAsia="x-none"/>
        </w:rPr>
        <w:tab/>
        <w:t>Remaining issues on BWP switching</w:t>
      </w:r>
      <w:r w:rsidR="00254752" w:rsidRPr="00254752">
        <w:rPr>
          <w:lang w:eastAsia="x-none"/>
        </w:rPr>
        <w:tab/>
        <w:t>WILUS Inc.</w:t>
      </w:r>
    </w:p>
    <w:p w14:paraId="037BE813" w14:textId="77777777" w:rsidR="00254752" w:rsidRPr="00254752" w:rsidRDefault="00254752" w:rsidP="007C53B4">
      <w:pPr>
        <w:pStyle w:val="Heading5"/>
      </w:pPr>
      <w:bookmarkStart w:id="614" w:name="_Toc514184699"/>
      <w:r w:rsidRPr="00254752">
        <w:t>Other aspects on carrier aggregation</w:t>
      </w:r>
      <w:bookmarkEnd w:id="614"/>
    </w:p>
    <w:p w14:paraId="4382D919" w14:textId="77777777" w:rsidR="00254752" w:rsidRPr="00254752" w:rsidRDefault="00254752" w:rsidP="00254752">
      <w:pPr>
        <w:ind w:left="720" w:hanging="720"/>
        <w:rPr>
          <w:i/>
          <w:lang w:eastAsia="x-none"/>
        </w:rPr>
      </w:pPr>
      <w:r w:rsidRPr="00254752">
        <w:rPr>
          <w:i/>
          <w:lang w:eastAsia="x-none"/>
        </w:rPr>
        <w:t>Including up to two different numerologies per PUCCH group</w:t>
      </w:r>
    </w:p>
    <w:p w14:paraId="46CD6692" w14:textId="77777777" w:rsidR="00D65277" w:rsidRDefault="00D65277" w:rsidP="00254752">
      <w:pPr>
        <w:ind w:left="720" w:hanging="720"/>
      </w:pPr>
    </w:p>
    <w:p w14:paraId="0B68B00E" w14:textId="2202DA49" w:rsidR="00D65277" w:rsidRPr="00D65277" w:rsidRDefault="00603E09" w:rsidP="00D65277">
      <w:pPr>
        <w:ind w:left="720" w:hanging="720"/>
        <w:rPr>
          <w:b/>
        </w:rPr>
      </w:pPr>
      <w:hyperlink r:id="rId1880" w:history="1">
        <w:r w:rsidR="00FE4C7E">
          <w:rPr>
            <w:rStyle w:val="Hyperlink"/>
            <w:b/>
          </w:rPr>
          <w:t>R1-1805277</w:t>
        </w:r>
      </w:hyperlink>
      <w:r w:rsidR="00D65277" w:rsidRPr="00D65277">
        <w:rPr>
          <w:b/>
        </w:rPr>
        <w:tab/>
        <w:t>Summary on CA Aspects</w:t>
      </w:r>
      <w:r w:rsidR="00D65277" w:rsidRPr="00D65277">
        <w:rPr>
          <w:b/>
        </w:rPr>
        <w:tab/>
        <w:t>Samsung</w:t>
      </w:r>
    </w:p>
    <w:p w14:paraId="3242DD14" w14:textId="77777777" w:rsidR="00D65277" w:rsidRDefault="00D65277" w:rsidP="00D65277">
      <w:pPr>
        <w:rPr>
          <w:rFonts w:ascii="Times New Roman" w:hAnsi="Times New Roman"/>
          <w:szCs w:val="20"/>
        </w:rPr>
      </w:pPr>
      <w:r w:rsidRPr="00777035">
        <w:rPr>
          <w:rFonts w:ascii="Times New Roman" w:hAnsi="Times New Roman"/>
          <w:b/>
          <w:szCs w:val="20"/>
        </w:rPr>
        <w:lastRenderedPageBreak/>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EA84538" w14:textId="188A4E28" w:rsidR="00D65277" w:rsidRDefault="00D65277" w:rsidP="00D65277">
      <w:pPr>
        <w:ind w:left="720" w:hanging="720"/>
      </w:pPr>
    </w:p>
    <w:p w14:paraId="5128D925" w14:textId="77777777" w:rsidR="00921D7C" w:rsidRPr="00921D7C" w:rsidRDefault="00921D7C" w:rsidP="00921D7C">
      <w:pPr>
        <w:rPr>
          <w:szCs w:val="20"/>
        </w:rPr>
      </w:pPr>
      <w:r w:rsidRPr="00921D7C">
        <w:rPr>
          <w:b/>
          <w:szCs w:val="20"/>
          <w:u w:val="single"/>
        </w:rPr>
        <w:t>Conclusion</w:t>
      </w:r>
      <w:r w:rsidRPr="00921D7C">
        <w:rPr>
          <w:szCs w:val="20"/>
        </w:rPr>
        <w:t>:</w:t>
      </w:r>
    </w:p>
    <w:p w14:paraId="271F3077" w14:textId="77777777" w:rsidR="00921D7C" w:rsidRPr="00921D7C" w:rsidRDefault="00921D7C" w:rsidP="00BC4EF6">
      <w:pPr>
        <w:numPr>
          <w:ilvl w:val="0"/>
          <w:numId w:val="127"/>
        </w:numPr>
        <w:rPr>
          <w:szCs w:val="20"/>
          <w:lang w:val="en-US"/>
        </w:rPr>
      </w:pPr>
      <w:r w:rsidRPr="00921D7C">
        <w:rPr>
          <w:szCs w:val="20"/>
          <w:lang w:val="en-US"/>
        </w:rPr>
        <w:t>It is confirmed that when a UE is configured with semi-static HARQ-ACK codebook, the HARQ association set is determined based on the semi-static (via RMSI/UE-specific) UL/DL configurations for PDSCH occasions in addition to HARQ-ACK in response to SPS release</w:t>
      </w:r>
    </w:p>
    <w:p w14:paraId="72931EC4" w14:textId="77777777" w:rsidR="00921D7C" w:rsidRPr="00921D7C" w:rsidRDefault="00921D7C" w:rsidP="00BC4EF6">
      <w:pPr>
        <w:numPr>
          <w:ilvl w:val="1"/>
          <w:numId w:val="127"/>
        </w:numPr>
        <w:rPr>
          <w:szCs w:val="20"/>
          <w:lang w:val="en-US"/>
        </w:rPr>
      </w:pPr>
      <w:r w:rsidRPr="00921D7C">
        <w:rPr>
          <w:szCs w:val="20"/>
          <w:lang w:val="en-US"/>
        </w:rPr>
        <w:t>This is already reflected in the current specs</w:t>
      </w:r>
    </w:p>
    <w:p w14:paraId="111047BB" w14:textId="77777777" w:rsidR="00921D7C" w:rsidRPr="00921D7C" w:rsidRDefault="00921D7C" w:rsidP="00921D7C">
      <w:pPr>
        <w:ind w:left="720" w:hanging="720"/>
        <w:rPr>
          <w:b/>
        </w:rPr>
      </w:pPr>
    </w:p>
    <w:p w14:paraId="389C9498" w14:textId="77777777" w:rsidR="00921D7C" w:rsidRPr="00921D7C" w:rsidRDefault="00921D7C" w:rsidP="00921D7C">
      <w:pPr>
        <w:ind w:left="720" w:hanging="720"/>
        <w:rPr>
          <w:szCs w:val="20"/>
        </w:rPr>
      </w:pPr>
      <w:r w:rsidRPr="00921D7C">
        <w:rPr>
          <w:szCs w:val="20"/>
          <w:highlight w:val="green"/>
        </w:rPr>
        <w:t>Agreements</w:t>
      </w:r>
      <w:r w:rsidRPr="00921D7C">
        <w:rPr>
          <w:szCs w:val="20"/>
        </w:rPr>
        <w:t>:</w:t>
      </w:r>
    </w:p>
    <w:p w14:paraId="69FD65E1" w14:textId="77777777" w:rsidR="00921D7C" w:rsidRPr="00921D7C" w:rsidRDefault="00921D7C" w:rsidP="00BC4EF6">
      <w:pPr>
        <w:numPr>
          <w:ilvl w:val="0"/>
          <w:numId w:val="128"/>
        </w:numPr>
        <w:rPr>
          <w:szCs w:val="20"/>
          <w:lang w:val="en-US"/>
        </w:rPr>
      </w:pPr>
      <w:r w:rsidRPr="00921D7C">
        <w:rPr>
          <w:szCs w:val="20"/>
          <w:lang w:val="en-US"/>
        </w:rPr>
        <w:t>Confirm WA from RAN1#92 with the following update</w:t>
      </w:r>
    </w:p>
    <w:p w14:paraId="393A60B3" w14:textId="77777777" w:rsidR="00921D7C" w:rsidRPr="00921D7C" w:rsidRDefault="00921D7C" w:rsidP="00BC4EF6">
      <w:pPr>
        <w:numPr>
          <w:ilvl w:val="1"/>
          <w:numId w:val="128"/>
        </w:numPr>
        <w:rPr>
          <w:szCs w:val="20"/>
          <w:lang w:val="en-US"/>
        </w:rPr>
      </w:pPr>
      <w:r w:rsidRPr="00921D7C">
        <w:rPr>
          <w:szCs w:val="20"/>
        </w:rPr>
        <w:t>When a UE is configured with semi-static HARQ-ACK Codebook, on a per cell basis:</w:t>
      </w:r>
    </w:p>
    <w:p w14:paraId="0F9C8574" w14:textId="77777777" w:rsidR="00921D7C" w:rsidRPr="00921D7C" w:rsidRDefault="00921D7C" w:rsidP="00BC4EF6">
      <w:pPr>
        <w:numPr>
          <w:ilvl w:val="2"/>
          <w:numId w:val="128"/>
        </w:numPr>
        <w:rPr>
          <w:szCs w:val="20"/>
          <w:lang w:val="en-US"/>
        </w:rPr>
      </w:pPr>
      <w:r w:rsidRPr="00921D7C">
        <w:rPr>
          <w:szCs w:val="20"/>
        </w:rPr>
        <w:t xml:space="preserve">If the UE indicates capability to receive more than one unicast PDSCH per slot, it assumes a max number of non-overlapping candidate unicast PDSCH occasions per slot as determined by the SLIV in the configured pdsch-symbolAllocation table. </w:t>
      </w:r>
    </w:p>
    <w:p w14:paraId="02B85F21" w14:textId="77777777" w:rsidR="00921D7C" w:rsidRPr="00921D7C" w:rsidRDefault="00921D7C" w:rsidP="00BC4EF6">
      <w:pPr>
        <w:numPr>
          <w:ilvl w:val="2"/>
          <w:numId w:val="128"/>
        </w:numPr>
        <w:rPr>
          <w:szCs w:val="20"/>
          <w:lang w:val="en-US"/>
        </w:rPr>
      </w:pPr>
      <w:r w:rsidRPr="00921D7C">
        <w:rPr>
          <w:szCs w:val="20"/>
        </w:rPr>
        <w:t>Otherwise, the UE is expected to receive only one unicast PDSCH per slot, and HARQ-ACK association set assumes one unicast PDSCH per slot</w:t>
      </w:r>
    </w:p>
    <w:p w14:paraId="76261A00" w14:textId="77777777" w:rsidR="00921D7C" w:rsidRPr="00921D7C" w:rsidRDefault="00921D7C" w:rsidP="00BC4EF6">
      <w:pPr>
        <w:numPr>
          <w:ilvl w:val="3"/>
          <w:numId w:val="128"/>
        </w:numPr>
        <w:rPr>
          <w:color w:val="FF0000"/>
          <w:szCs w:val="20"/>
          <w:u w:val="single"/>
          <w:lang w:val="en-US"/>
        </w:rPr>
      </w:pPr>
      <w:r w:rsidRPr="00921D7C">
        <w:rPr>
          <w:color w:val="FF0000"/>
          <w:szCs w:val="20"/>
          <w:u w:val="single"/>
        </w:rPr>
        <w:t>The UE is not expected to receive SPS PDSCH release and unicast PDSCH in a same slot</w:t>
      </w:r>
    </w:p>
    <w:p w14:paraId="2EC067DE" w14:textId="77777777" w:rsidR="00921D7C" w:rsidRPr="00921D7C" w:rsidRDefault="00921D7C" w:rsidP="00BC4EF6">
      <w:pPr>
        <w:numPr>
          <w:ilvl w:val="1"/>
          <w:numId w:val="128"/>
        </w:numPr>
        <w:rPr>
          <w:szCs w:val="20"/>
          <w:lang w:val="en-US"/>
        </w:rPr>
      </w:pPr>
      <w:r w:rsidRPr="00921D7C">
        <w:rPr>
          <w:szCs w:val="20"/>
        </w:rPr>
        <w:t>Handling HARQ-ACK for PDCCH for SPS release follows the same way as in LTE</w:t>
      </w:r>
    </w:p>
    <w:p w14:paraId="265D6F6A" w14:textId="77777777" w:rsidR="00921D7C" w:rsidRPr="00921D7C" w:rsidRDefault="00921D7C" w:rsidP="00921D7C">
      <w:pPr>
        <w:ind w:left="720" w:hanging="720"/>
        <w:rPr>
          <w:b/>
        </w:rPr>
      </w:pPr>
    </w:p>
    <w:p w14:paraId="0CE50251" w14:textId="105A274A" w:rsidR="00921D7C" w:rsidRPr="00A474AE" w:rsidRDefault="00AE463F" w:rsidP="00D65277">
      <w:pPr>
        <w:ind w:left="720" w:hanging="720"/>
        <w:rPr>
          <w:b/>
        </w:rPr>
      </w:pPr>
      <w:r w:rsidRPr="00A474AE">
        <w:rPr>
          <w:b/>
        </w:rPr>
        <w:t>Thursday</w:t>
      </w:r>
    </w:p>
    <w:p w14:paraId="6DA1F641" w14:textId="33387406" w:rsidR="00AE463F" w:rsidRPr="00A474AE" w:rsidRDefault="00603E09" w:rsidP="00D65277">
      <w:pPr>
        <w:ind w:left="720" w:hanging="720"/>
        <w:rPr>
          <w:b/>
        </w:rPr>
      </w:pPr>
      <w:hyperlink r:id="rId1881" w:history="1">
        <w:r w:rsidR="00FE4C7E">
          <w:rPr>
            <w:rStyle w:val="Hyperlink"/>
            <w:b/>
          </w:rPr>
          <w:t>R1-1805719</w:t>
        </w:r>
      </w:hyperlink>
      <w:r w:rsidR="00A474AE" w:rsidRPr="00A474AE">
        <w:rPr>
          <w:b/>
        </w:rPr>
        <w:tab/>
        <w:t>Offline summary on CA aspects</w:t>
      </w:r>
      <w:r w:rsidR="00A474AE" w:rsidRPr="00A474AE">
        <w:rPr>
          <w:b/>
        </w:rPr>
        <w:tab/>
        <w:t>Samsung</w:t>
      </w:r>
    </w:p>
    <w:p w14:paraId="012CED70" w14:textId="77777777" w:rsidR="00A474AE" w:rsidRDefault="00A474AE" w:rsidP="00A474A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56BBA39" w14:textId="77777777" w:rsidR="00A474AE" w:rsidRDefault="00A474AE" w:rsidP="00D65277">
      <w:pPr>
        <w:ind w:left="720" w:hanging="720"/>
      </w:pPr>
    </w:p>
    <w:p w14:paraId="1A557F53" w14:textId="263FF295" w:rsidR="00A474AE" w:rsidRPr="00A474AE" w:rsidRDefault="00A474AE" w:rsidP="00A474AE">
      <w:pPr>
        <w:ind w:left="720" w:hanging="720"/>
        <w:rPr>
          <w:szCs w:val="20"/>
        </w:rPr>
      </w:pPr>
      <w:r w:rsidRPr="00A474AE">
        <w:rPr>
          <w:szCs w:val="20"/>
          <w:highlight w:val="green"/>
        </w:rPr>
        <w:t>Agreement</w:t>
      </w:r>
      <w:r w:rsidRPr="00A474AE">
        <w:rPr>
          <w:szCs w:val="20"/>
        </w:rPr>
        <w:t>:</w:t>
      </w:r>
    </w:p>
    <w:p w14:paraId="5D025A2F" w14:textId="77777777" w:rsidR="00A474AE" w:rsidRPr="00A474AE" w:rsidRDefault="00A474AE" w:rsidP="00A474AE">
      <w:pPr>
        <w:pStyle w:val="ListParagraph"/>
        <w:numPr>
          <w:ilvl w:val="0"/>
          <w:numId w:val="422"/>
        </w:numPr>
        <w:rPr>
          <w:lang w:val="en-US"/>
        </w:rPr>
      </w:pPr>
      <w:r w:rsidRPr="00A474AE">
        <w:rPr>
          <w:lang w:val="en-US"/>
        </w:rPr>
        <w:t xml:space="preserve">For unpaired spectrum and DL/UL BWP switching </w:t>
      </w:r>
    </w:p>
    <w:p w14:paraId="3E4A9E68" w14:textId="77777777" w:rsidR="00A474AE" w:rsidRPr="00A474AE" w:rsidRDefault="00A474AE" w:rsidP="00A474AE">
      <w:pPr>
        <w:pStyle w:val="ListParagraph"/>
        <w:numPr>
          <w:ilvl w:val="1"/>
          <w:numId w:val="422"/>
        </w:numPr>
      </w:pPr>
      <w:r w:rsidRPr="00A474AE">
        <w:rPr>
          <w:lang w:val="en-US"/>
        </w:rPr>
        <w:t>UE does not transmit HARQ-ACK for PDSCH reception(s) on the DL BWP prior to DL/UL BWP switching</w:t>
      </w:r>
    </w:p>
    <w:p w14:paraId="25CE5C36" w14:textId="42FB7C12" w:rsidR="00A474AE" w:rsidRDefault="00A474AE" w:rsidP="00D65277">
      <w:pPr>
        <w:ind w:left="720" w:hanging="720"/>
      </w:pPr>
    </w:p>
    <w:p w14:paraId="44D39DA9" w14:textId="77777777" w:rsidR="00A474AE" w:rsidRDefault="00A474AE" w:rsidP="00D65277">
      <w:pPr>
        <w:ind w:left="720" w:hanging="720"/>
      </w:pPr>
    </w:p>
    <w:p w14:paraId="0DCF76C4" w14:textId="514F7B36" w:rsidR="00254752" w:rsidRPr="00254752" w:rsidRDefault="00603E09" w:rsidP="00D65277">
      <w:pPr>
        <w:ind w:left="720" w:hanging="720"/>
        <w:rPr>
          <w:lang w:eastAsia="x-none"/>
        </w:rPr>
      </w:pPr>
      <w:hyperlink r:id="rId1882" w:history="1">
        <w:r w:rsidR="00FE4C7E">
          <w:rPr>
            <w:rStyle w:val="Hyperlink"/>
            <w:lang w:eastAsia="x-none"/>
          </w:rPr>
          <w:t>R1-1803655</w:t>
        </w:r>
      </w:hyperlink>
      <w:r w:rsidR="00254752" w:rsidRPr="00254752">
        <w:rPr>
          <w:lang w:eastAsia="x-none"/>
        </w:rPr>
        <w:tab/>
        <w:t>Remaining issues on NR CA</w:t>
      </w:r>
      <w:r w:rsidR="00254752" w:rsidRPr="00254752">
        <w:rPr>
          <w:lang w:eastAsia="x-none"/>
        </w:rPr>
        <w:tab/>
        <w:t>Huawei, HiSilicon</w:t>
      </w:r>
    </w:p>
    <w:p w14:paraId="6B0BF925" w14:textId="09E7CB82" w:rsidR="00254752" w:rsidRPr="00254752" w:rsidRDefault="00603E09" w:rsidP="00254752">
      <w:pPr>
        <w:ind w:left="720" w:hanging="720"/>
        <w:rPr>
          <w:lang w:eastAsia="x-none"/>
        </w:rPr>
      </w:pPr>
      <w:hyperlink r:id="rId1883" w:history="1">
        <w:r w:rsidR="00FE4C7E">
          <w:rPr>
            <w:rStyle w:val="Hyperlink"/>
            <w:lang w:eastAsia="x-none"/>
          </w:rPr>
          <w:t>R1-1803762</w:t>
        </w:r>
      </w:hyperlink>
      <w:r w:rsidR="00254752" w:rsidRPr="00254752">
        <w:rPr>
          <w:lang w:eastAsia="x-none"/>
        </w:rPr>
        <w:tab/>
        <w:t>Remaining issues on NR CA operation</w:t>
      </w:r>
      <w:r w:rsidR="00254752" w:rsidRPr="00254752">
        <w:rPr>
          <w:lang w:eastAsia="x-none"/>
        </w:rPr>
        <w:tab/>
        <w:t>CATT</w:t>
      </w:r>
    </w:p>
    <w:p w14:paraId="4561E645" w14:textId="69A39667" w:rsidR="00254752" w:rsidRPr="00254752" w:rsidRDefault="00603E09" w:rsidP="00254752">
      <w:pPr>
        <w:ind w:left="720" w:hanging="720"/>
        <w:rPr>
          <w:lang w:eastAsia="x-none"/>
        </w:rPr>
      </w:pPr>
      <w:hyperlink r:id="rId1884" w:history="1">
        <w:r w:rsidR="00FE4C7E">
          <w:rPr>
            <w:rStyle w:val="Hyperlink"/>
            <w:lang w:eastAsia="x-none"/>
          </w:rPr>
          <w:t>R1-1803841</w:t>
        </w:r>
      </w:hyperlink>
      <w:r w:rsidR="00254752" w:rsidRPr="00254752">
        <w:rPr>
          <w:lang w:eastAsia="x-none"/>
        </w:rPr>
        <w:tab/>
        <w:t>Other aspects on carrier aggregation</w:t>
      </w:r>
      <w:r w:rsidR="00254752" w:rsidRPr="00254752">
        <w:rPr>
          <w:lang w:eastAsia="x-none"/>
        </w:rPr>
        <w:tab/>
        <w:t>vivo</w:t>
      </w:r>
    </w:p>
    <w:p w14:paraId="57CBB936" w14:textId="40EAC641" w:rsidR="00254752" w:rsidRPr="00254752" w:rsidRDefault="00603E09" w:rsidP="00254752">
      <w:pPr>
        <w:ind w:left="720" w:hanging="720"/>
        <w:rPr>
          <w:lang w:eastAsia="x-none"/>
        </w:rPr>
      </w:pPr>
      <w:hyperlink r:id="rId1885" w:history="1">
        <w:r w:rsidR="00FE4C7E">
          <w:rPr>
            <w:rStyle w:val="Hyperlink"/>
            <w:lang w:eastAsia="x-none"/>
          </w:rPr>
          <w:t>R1-1804008</w:t>
        </w:r>
      </w:hyperlink>
      <w:r w:rsidR="00254752" w:rsidRPr="00254752">
        <w:rPr>
          <w:lang w:eastAsia="x-none"/>
        </w:rPr>
        <w:tab/>
        <w:t>Remaining details on HARQ-ACK transmission</w:t>
      </w:r>
      <w:r w:rsidR="00254752" w:rsidRPr="00254752">
        <w:rPr>
          <w:lang w:eastAsia="x-none"/>
        </w:rPr>
        <w:tab/>
        <w:t>OPPO</w:t>
      </w:r>
    </w:p>
    <w:p w14:paraId="3D8D25C8" w14:textId="6A2F769D" w:rsidR="00254752" w:rsidRPr="00254752" w:rsidRDefault="00603E09" w:rsidP="00254752">
      <w:pPr>
        <w:ind w:left="720" w:hanging="720"/>
        <w:rPr>
          <w:lang w:eastAsia="x-none"/>
        </w:rPr>
      </w:pPr>
      <w:hyperlink r:id="rId1886" w:history="1">
        <w:r w:rsidR="00FE4C7E">
          <w:rPr>
            <w:rStyle w:val="Hyperlink"/>
            <w:lang w:eastAsia="x-none"/>
          </w:rPr>
          <w:t>R1-1804034</w:t>
        </w:r>
      </w:hyperlink>
      <w:r w:rsidR="00254752" w:rsidRPr="00254752">
        <w:rPr>
          <w:lang w:eastAsia="x-none"/>
        </w:rPr>
        <w:tab/>
        <w:t>Discussion about semi static codebook</w:t>
      </w:r>
      <w:r w:rsidR="00254752" w:rsidRPr="00254752">
        <w:rPr>
          <w:lang w:eastAsia="x-none"/>
        </w:rPr>
        <w:tab/>
        <w:t>ASUSTEK COMPUTER (SHANGHAI)</w:t>
      </w:r>
    </w:p>
    <w:p w14:paraId="6AEF4956" w14:textId="7D25FD75" w:rsidR="00254752" w:rsidRPr="00254752" w:rsidRDefault="00603E09" w:rsidP="00254752">
      <w:pPr>
        <w:ind w:left="720" w:hanging="720"/>
        <w:rPr>
          <w:lang w:eastAsia="x-none"/>
        </w:rPr>
      </w:pPr>
      <w:hyperlink r:id="rId1887" w:history="1">
        <w:r w:rsidR="00FE4C7E">
          <w:rPr>
            <w:rStyle w:val="Hyperlink"/>
            <w:lang w:eastAsia="x-none"/>
          </w:rPr>
          <w:t>R1-1804046</w:t>
        </w:r>
      </w:hyperlink>
      <w:r w:rsidR="00254752" w:rsidRPr="00254752">
        <w:rPr>
          <w:lang w:eastAsia="x-none"/>
        </w:rPr>
        <w:tab/>
        <w:t>Remaining issues in carrier aggregation</w:t>
      </w:r>
      <w:r w:rsidR="00254752" w:rsidRPr="00254752">
        <w:rPr>
          <w:lang w:eastAsia="x-none"/>
        </w:rPr>
        <w:tab/>
        <w:t>MediaTek Inc.</w:t>
      </w:r>
    </w:p>
    <w:p w14:paraId="78DD66B8" w14:textId="1E6E5B1C" w:rsidR="00254752" w:rsidRPr="00254752" w:rsidRDefault="00603E09" w:rsidP="00254752">
      <w:pPr>
        <w:ind w:left="720" w:hanging="720"/>
        <w:rPr>
          <w:lang w:eastAsia="x-none"/>
        </w:rPr>
      </w:pPr>
      <w:hyperlink r:id="rId1888" w:history="1">
        <w:r w:rsidR="00FE4C7E">
          <w:rPr>
            <w:rStyle w:val="Hyperlink"/>
            <w:lang w:eastAsia="x-none"/>
          </w:rPr>
          <w:t>R1-1804208</w:t>
        </w:r>
      </w:hyperlink>
      <w:r w:rsidR="00254752" w:rsidRPr="00254752">
        <w:rPr>
          <w:lang w:eastAsia="x-none"/>
        </w:rPr>
        <w:tab/>
        <w:t>Remaining issues for CA with different numerologies</w:t>
      </w:r>
      <w:r w:rsidR="00254752" w:rsidRPr="00254752">
        <w:rPr>
          <w:lang w:eastAsia="x-none"/>
        </w:rPr>
        <w:tab/>
        <w:t>Lenovo, Motorola Mobility</w:t>
      </w:r>
    </w:p>
    <w:p w14:paraId="60BA920F" w14:textId="4FB95D19" w:rsidR="00254752" w:rsidRPr="00254752" w:rsidRDefault="00603E09" w:rsidP="00254752">
      <w:pPr>
        <w:ind w:left="720" w:hanging="720"/>
        <w:rPr>
          <w:lang w:eastAsia="x-none"/>
        </w:rPr>
      </w:pPr>
      <w:hyperlink r:id="rId1889" w:history="1">
        <w:r w:rsidR="00FE4C7E">
          <w:rPr>
            <w:rStyle w:val="Hyperlink"/>
            <w:lang w:eastAsia="x-none"/>
          </w:rPr>
          <w:t>R1-1804227</w:t>
        </w:r>
      </w:hyperlink>
      <w:r w:rsidR="00254752" w:rsidRPr="00254752">
        <w:rPr>
          <w:lang w:eastAsia="x-none"/>
        </w:rPr>
        <w:tab/>
        <w:t>Remaining issues on HARQ-ACK codebook</w:t>
      </w:r>
      <w:r w:rsidR="00254752" w:rsidRPr="00254752">
        <w:rPr>
          <w:lang w:eastAsia="x-none"/>
        </w:rPr>
        <w:tab/>
        <w:t>Spreadtrum Communications</w:t>
      </w:r>
    </w:p>
    <w:p w14:paraId="708234F8" w14:textId="481B6EA9" w:rsidR="00254752" w:rsidRPr="00254752" w:rsidRDefault="00603E09" w:rsidP="00254752">
      <w:pPr>
        <w:ind w:left="720" w:hanging="720"/>
        <w:rPr>
          <w:lang w:eastAsia="x-none"/>
        </w:rPr>
      </w:pPr>
      <w:hyperlink r:id="rId1890" w:history="1">
        <w:r w:rsidR="00FE4C7E">
          <w:rPr>
            <w:rStyle w:val="Hyperlink"/>
            <w:lang w:eastAsia="x-none"/>
          </w:rPr>
          <w:t>R1-1804381</w:t>
        </w:r>
      </w:hyperlink>
      <w:r w:rsidR="00254752" w:rsidRPr="00254752">
        <w:rPr>
          <w:lang w:eastAsia="x-none"/>
        </w:rPr>
        <w:tab/>
        <w:t>Corrections on CA Operation</w:t>
      </w:r>
      <w:r w:rsidR="00254752" w:rsidRPr="00254752">
        <w:rPr>
          <w:lang w:eastAsia="x-none"/>
        </w:rPr>
        <w:tab/>
        <w:t>Samsung</w:t>
      </w:r>
    </w:p>
    <w:p w14:paraId="4E370109" w14:textId="5E15E02E" w:rsidR="00254752" w:rsidRPr="00254752" w:rsidRDefault="00603E09" w:rsidP="00254752">
      <w:pPr>
        <w:ind w:left="720" w:hanging="720"/>
        <w:rPr>
          <w:lang w:eastAsia="x-none"/>
        </w:rPr>
      </w:pPr>
      <w:hyperlink r:id="rId1891" w:history="1">
        <w:r w:rsidR="00FE4C7E">
          <w:rPr>
            <w:rStyle w:val="Hyperlink"/>
            <w:lang w:eastAsia="x-none"/>
          </w:rPr>
          <w:t>R1-1804562</w:t>
        </w:r>
      </w:hyperlink>
      <w:r w:rsidR="00254752" w:rsidRPr="00254752">
        <w:rPr>
          <w:lang w:eastAsia="x-none"/>
        </w:rPr>
        <w:tab/>
        <w:t>Remaining issues on CA and HARQ-ACK codebook</w:t>
      </w:r>
      <w:r w:rsidR="00254752" w:rsidRPr="00254752">
        <w:rPr>
          <w:lang w:eastAsia="x-none"/>
        </w:rPr>
        <w:tab/>
        <w:t>LG Electronics</w:t>
      </w:r>
    </w:p>
    <w:p w14:paraId="2F2F8253" w14:textId="02266FF2" w:rsidR="00254752" w:rsidRPr="00254752" w:rsidRDefault="00603E09" w:rsidP="00254752">
      <w:pPr>
        <w:ind w:left="720" w:hanging="720"/>
        <w:rPr>
          <w:lang w:eastAsia="x-none"/>
        </w:rPr>
      </w:pPr>
      <w:hyperlink r:id="rId1892" w:history="1">
        <w:r w:rsidR="00FE4C7E">
          <w:rPr>
            <w:rStyle w:val="Hyperlink"/>
            <w:lang w:eastAsia="x-none"/>
          </w:rPr>
          <w:t>R1-1804735</w:t>
        </w:r>
      </w:hyperlink>
      <w:r w:rsidR="00254752" w:rsidRPr="00254752">
        <w:rPr>
          <w:lang w:eastAsia="x-none"/>
        </w:rPr>
        <w:tab/>
        <w:t>Further discussion UCI mapping for carrier aggregation</w:t>
      </w:r>
      <w:r w:rsidR="00254752" w:rsidRPr="00254752">
        <w:rPr>
          <w:lang w:eastAsia="x-none"/>
        </w:rPr>
        <w:tab/>
        <w:t>Intel Corporation</w:t>
      </w:r>
    </w:p>
    <w:p w14:paraId="4CA76BA4" w14:textId="3010F313" w:rsidR="00254752" w:rsidRPr="00254752" w:rsidRDefault="00603E09" w:rsidP="00254752">
      <w:pPr>
        <w:ind w:left="720" w:hanging="720"/>
        <w:rPr>
          <w:lang w:eastAsia="x-none"/>
        </w:rPr>
      </w:pPr>
      <w:hyperlink r:id="rId1893" w:history="1">
        <w:r w:rsidR="00FE4C7E">
          <w:rPr>
            <w:rStyle w:val="Hyperlink"/>
            <w:lang w:eastAsia="x-none"/>
          </w:rPr>
          <w:t>R1-1804763</w:t>
        </w:r>
      </w:hyperlink>
      <w:r w:rsidR="00254752" w:rsidRPr="00254752">
        <w:rPr>
          <w:lang w:eastAsia="x-none"/>
        </w:rPr>
        <w:tab/>
        <w:t>Remaining aspects of NR CA</w:t>
      </w:r>
      <w:r w:rsidR="00254752" w:rsidRPr="00254752">
        <w:rPr>
          <w:lang w:eastAsia="x-none"/>
        </w:rPr>
        <w:tab/>
        <w:t>Nokia, Nokia Shanghai Bell</w:t>
      </w:r>
    </w:p>
    <w:p w14:paraId="4DD942FA" w14:textId="0E7CA40B" w:rsidR="00254752" w:rsidRPr="00254752" w:rsidRDefault="00603E09" w:rsidP="00254752">
      <w:pPr>
        <w:ind w:left="720" w:hanging="720"/>
        <w:rPr>
          <w:lang w:eastAsia="x-none"/>
        </w:rPr>
      </w:pPr>
      <w:hyperlink r:id="rId1894" w:history="1">
        <w:r w:rsidR="00FE4C7E">
          <w:rPr>
            <w:rStyle w:val="Hyperlink"/>
            <w:lang w:eastAsia="x-none"/>
          </w:rPr>
          <w:t>R1-1804810</w:t>
        </w:r>
      </w:hyperlink>
      <w:r w:rsidR="00254752" w:rsidRPr="00254752">
        <w:rPr>
          <w:lang w:eastAsia="x-none"/>
        </w:rPr>
        <w:tab/>
        <w:t>Remaining issues on CA</w:t>
      </w:r>
      <w:r w:rsidR="00254752" w:rsidRPr="00254752">
        <w:rPr>
          <w:lang w:eastAsia="x-none"/>
        </w:rPr>
        <w:tab/>
        <w:t>Qualcomm Incorporated</w:t>
      </w:r>
    </w:p>
    <w:p w14:paraId="22EB46D7" w14:textId="13C1E9EC" w:rsidR="00254752" w:rsidRPr="00254752" w:rsidRDefault="00603E09" w:rsidP="00254752">
      <w:pPr>
        <w:ind w:left="720" w:hanging="720"/>
        <w:rPr>
          <w:lang w:eastAsia="x-none"/>
        </w:rPr>
      </w:pPr>
      <w:hyperlink r:id="rId1895" w:history="1">
        <w:r w:rsidR="00FE4C7E">
          <w:rPr>
            <w:rStyle w:val="Hyperlink"/>
            <w:lang w:eastAsia="x-none"/>
          </w:rPr>
          <w:t>R1-1805059</w:t>
        </w:r>
      </w:hyperlink>
      <w:r w:rsidR="00254752" w:rsidRPr="00254752">
        <w:rPr>
          <w:lang w:eastAsia="x-none"/>
        </w:rPr>
        <w:tab/>
        <w:t>Remaining issues on HARQ-ACK codebook and CA</w:t>
      </w:r>
      <w:r w:rsidR="00254752" w:rsidRPr="00254752">
        <w:rPr>
          <w:lang w:eastAsia="x-none"/>
        </w:rPr>
        <w:tab/>
        <w:t>NTT DOCOMO, INC.</w:t>
      </w:r>
    </w:p>
    <w:p w14:paraId="37096DAA" w14:textId="2AAC75EF" w:rsidR="00254752" w:rsidRPr="00254752" w:rsidRDefault="00603E09" w:rsidP="00254752">
      <w:pPr>
        <w:ind w:left="720" w:hanging="720"/>
        <w:rPr>
          <w:lang w:eastAsia="x-none"/>
        </w:rPr>
      </w:pPr>
      <w:hyperlink r:id="rId1896" w:history="1">
        <w:r w:rsidR="00FE4C7E">
          <w:rPr>
            <w:rStyle w:val="Hyperlink"/>
            <w:lang w:eastAsia="x-none"/>
          </w:rPr>
          <w:t>R1-1805200</w:t>
        </w:r>
      </w:hyperlink>
      <w:r w:rsidR="00254752" w:rsidRPr="00254752">
        <w:rPr>
          <w:lang w:eastAsia="x-none"/>
        </w:rPr>
        <w:tab/>
        <w:t>On remaining issues of carrier aggregation</w:t>
      </w:r>
      <w:r w:rsidR="00254752" w:rsidRPr="00254752">
        <w:rPr>
          <w:lang w:eastAsia="x-none"/>
        </w:rPr>
        <w:tab/>
        <w:t>Ericsson</w:t>
      </w:r>
    </w:p>
    <w:p w14:paraId="7FC0D823" w14:textId="6A9B9B10" w:rsidR="00254752" w:rsidRPr="00254752" w:rsidRDefault="00603E09" w:rsidP="00254752">
      <w:pPr>
        <w:ind w:left="720" w:hanging="720"/>
        <w:rPr>
          <w:lang w:eastAsia="x-none"/>
        </w:rPr>
      </w:pPr>
      <w:hyperlink r:id="rId1897" w:history="1">
        <w:r w:rsidR="00FE4C7E">
          <w:rPr>
            <w:rStyle w:val="Hyperlink"/>
            <w:lang w:eastAsia="x-none"/>
          </w:rPr>
          <w:t>R1-1805245</w:t>
        </w:r>
      </w:hyperlink>
      <w:r w:rsidR="00254752" w:rsidRPr="00254752">
        <w:rPr>
          <w:lang w:eastAsia="x-none"/>
        </w:rPr>
        <w:tab/>
        <w:t>Remaining issues on HARQ-ACK codebook construction</w:t>
      </w:r>
      <w:r w:rsidR="00254752" w:rsidRPr="00254752">
        <w:rPr>
          <w:lang w:eastAsia="x-none"/>
        </w:rPr>
        <w:tab/>
        <w:t>WILUS Inc.</w:t>
      </w:r>
    </w:p>
    <w:p w14:paraId="2430BE90" w14:textId="77777777" w:rsidR="00254752" w:rsidRPr="00254752" w:rsidRDefault="00254752" w:rsidP="007C53B4">
      <w:pPr>
        <w:pStyle w:val="Heading4"/>
      </w:pPr>
      <w:bookmarkStart w:id="615" w:name="_Toc510867630"/>
      <w:bookmarkStart w:id="616" w:name="_Toc514184700"/>
      <w:r w:rsidRPr="00254752">
        <w:t>Rate matching aspects for NR DL and UL</w:t>
      </w:r>
      <w:bookmarkEnd w:id="615"/>
      <w:bookmarkEnd w:id="616"/>
    </w:p>
    <w:p w14:paraId="5A1DC867" w14:textId="066C6764" w:rsidR="00D60687" w:rsidRPr="00D60687" w:rsidRDefault="00603E09" w:rsidP="00D60687">
      <w:pPr>
        <w:ind w:left="720" w:hanging="720"/>
        <w:rPr>
          <w:b/>
        </w:rPr>
      </w:pPr>
      <w:hyperlink r:id="rId1898" w:history="1">
        <w:r w:rsidR="00FE4C7E">
          <w:rPr>
            <w:rStyle w:val="Hyperlink"/>
            <w:b/>
          </w:rPr>
          <w:t>R1-1805518</w:t>
        </w:r>
      </w:hyperlink>
      <w:r w:rsidR="00D60687" w:rsidRPr="00D60687">
        <w:rPr>
          <w:b/>
        </w:rPr>
        <w:tab/>
        <w:t>Summary of open issues related to rate-matching in NR</w:t>
      </w:r>
      <w:r w:rsidR="00D60687" w:rsidRPr="00D60687">
        <w:rPr>
          <w:b/>
        </w:rPr>
        <w:tab/>
        <w:t>Nokia, Nokia Shanghai Bell</w:t>
      </w:r>
    </w:p>
    <w:p w14:paraId="1D8DC973" w14:textId="77777777" w:rsidR="00D60687" w:rsidRDefault="00D60687" w:rsidP="00D6068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07F8CA5" w14:textId="4614369C" w:rsidR="00D60687" w:rsidRDefault="00D60687" w:rsidP="00D60687">
      <w:pPr>
        <w:ind w:left="720" w:hanging="720"/>
      </w:pPr>
    </w:p>
    <w:p w14:paraId="4E9EB0B6" w14:textId="77777777" w:rsidR="00921D7C" w:rsidRPr="00F22C11" w:rsidRDefault="00921D7C" w:rsidP="00921D7C">
      <w:pPr>
        <w:ind w:left="720" w:hanging="720"/>
        <w:rPr>
          <w:szCs w:val="20"/>
          <w:lang w:eastAsia="x-none"/>
        </w:rPr>
      </w:pPr>
      <w:r w:rsidRPr="00F22C11">
        <w:rPr>
          <w:szCs w:val="20"/>
          <w:lang w:eastAsia="x-none"/>
        </w:rPr>
        <w:t>Proposals:</w:t>
      </w:r>
    </w:p>
    <w:p w14:paraId="38EE04F1" w14:textId="77777777" w:rsidR="00921D7C" w:rsidRPr="00F22C11" w:rsidRDefault="00921D7C" w:rsidP="00BC4EF6">
      <w:pPr>
        <w:pStyle w:val="ListParagraph"/>
        <w:numPr>
          <w:ilvl w:val="0"/>
          <w:numId w:val="131"/>
        </w:numPr>
      </w:pPr>
      <w:r w:rsidRPr="00F22C11">
        <w:t xml:space="preserve">Clarify in the TS 38.214 that </w:t>
      </w:r>
    </w:p>
    <w:p w14:paraId="1E406EB0" w14:textId="77777777" w:rsidR="00921D7C" w:rsidRPr="00F22C11" w:rsidRDefault="00921D7C" w:rsidP="00BC4EF6">
      <w:pPr>
        <w:pStyle w:val="ListParagraph"/>
        <w:numPr>
          <w:ilvl w:val="1"/>
          <w:numId w:val="131"/>
        </w:numPr>
      </w:pPr>
      <w:r w:rsidRPr="00F22C11">
        <w:t xml:space="preserve">a PDSCH conveying [RAR, OSI, Paging, Msg4] is rate-matched only around </w:t>
      </w:r>
      <w:r w:rsidRPr="00F22C11">
        <w:rPr>
          <w:i/>
        </w:rPr>
        <w:t xml:space="preserve">SSB-transmitted-SIB1 </w:t>
      </w:r>
      <w:r w:rsidRPr="00F22C11">
        <w:t>and the PDCCH that scheduled the PDSCH.</w:t>
      </w:r>
      <w:r w:rsidRPr="00F22C11">
        <w:rPr>
          <w:i/>
        </w:rPr>
        <w:t xml:space="preserve"> </w:t>
      </w:r>
    </w:p>
    <w:p w14:paraId="28E32750" w14:textId="77777777" w:rsidR="00921D7C" w:rsidRPr="00F22C11" w:rsidRDefault="00921D7C" w:rsidP="00BC4EF6">
      <w:pPr>
        <w:pStyle w:val="ListParagraph"/>
        <w:numPr>
          <w:ilvl w:val="1"/>
          <w:numId w:val="131"/>
        </w:numPr>
      </w:pPr>
      <w:r w:rsidRPr="00F22C11">
        <w:t>a PDSCH conveying [SIB1] is rate-matched only around the PDCCH that scheduled the PDSCH</w:t>
      </w:r>
    </w:p>
    <w:p w14:paraId="2D67E595" w14:textId="77777777" w:rsidR="00921D7C" w:rsidRPr="00F22C11" w:rsidRDefault="00921D7C" w:rsidP="00BC4EF6">
      <w:pPr>
        <w:pStyle w:val="ListParagraph"/>
        <w:numPr>
          <w:ilvl w:val="0"/>
          <w:numId w:val="131"/>
        </w:numPr>
      </w:pPr>
      <w:r w:rsidRPr="00F22C11">
        <w:t>To check offline (also with initial access experts/DL control concepts e.g. w.r.t. wideband RS), to prepare TP if necessary</w:t>
      </w:r>
    </w:p>
    <w:p w14:paraId="05DF3D7B" w14:textId="77777777" w:rsidR="00921D7C" w:rsidRPr="00921D7C" w:rsidRDefault="00921D7C" w:rsidP="00921D7C">
      <w:pPr>
        <w:ind w:left="720" w:hanging="720"/>
        <w:rPr>
          <w:lang w:eastAsia="x-none"/>
        </w:rPr>
      </w:pPr>
    </w:p>
    <w:p w14:paraId="60463B93" w14:textId="77777777" w:rsidR="00921D7C" w:rsidRPr="00A474AE" w:rsidRDefault="00921D7C" w:rsidP="00921D7C">
      <w:pPr>
        <w:ind w:left="720" w:hanging="720"/>
        <w:rPr>
          <w:lang w:eastAsia="x-none"/>
        </w:rPr>
      </w:pPr>
      <w:r w:rsidRPr="00A474AE">
        <w:rPr>
          <w:lang w:eastAsia="x-none"/>
        </w:rPr>
        <w:t>Proposals:</w:t>
      </w:r>
    </w:p>
    <w:p w14:paraId="01685078" w14:textId="77777777" w:rsidR="00921D7C" w:rsidRPr="00A474AE" w:rsidRDefault="00921D7C" w:rsidP="00921D7C">
      <w:pPr>
        <w:ind w:left="720" w:hanging="720"/>
        <w:rPr>
          <w:color w:val="000000"/>
        </w:rPr>
      </w:pPr>
      <w:r w:rsidRPr="00A474AE">
        <w:rPr>
          <w:color w:val="000000"/>
        </w:rPr>
        <w:t xml:space="preserve">For resources of a bitmap pair configured with rate-match-PDSCH-bitmap3 and of a CORESET included in one or two groups of resource sets, the dynamic indication of availability for PDSCH applies  </w:t>
      </w:r>
    </w:p>
    <w:p w14:paraId="19E3CBCF" w14:textId="77777777" w:rsidR="00921D7C" w:rsidRPr="00A474AE" w:rsidRDefault="00921D7C" w:rsidP="00BC4EF6">
      <w:pPr>
        <w:pStyle w:val="ListParagraph"/>
        <w:numPr>
          <w:ilvl w:val="0"/>
          <w:numId w:val="130"/>
        </w:numPr>
      </w:pPr>
      <w:r w:rsidRPr="00A474AE">
        <w:t>Alt 1: to a set of slot(s) where the bitmap pair/CORESET actually exists among the slots of PDSCH scheduled.</w:t>
      </w:r>
    </w:p>
    <w:p w14:paraId="530E913A" w14:textId="77777777" w:rsidR="00921D7C" w:rsidRPr="00A474AE" w:rsidRDefault="00921D7C" w:rsidP="00BC4EF6">
      <w:pPr>
        <w:pStyle w:val="ListParagraph"/>
        <w:numPr>
          <w:ilvl w:val="0"/>
          <w:numId w:val="130"/>
        </w:numPr>
      </w:pPr>
      <w:r w:rsidRPr="00A474AE">
        <w:lastRenderedPageBreak/>
        <w:t>Alt 2: to the first slot among the slots of PDSCH scheduled (if bitmap pair / CORESET is present in that slot).</w:t>
      </w:r>
    </w:p>
    <w:p w14:paraId="70E638EB" w14:textId="77777777" w:rsidR="00921D7C" w:rsidRPr="00921D7C" w:rsidRDefault="00921D7C" w:rsidP="00921D7C">
      <w:pPr>
        <w:ind w:left="720" w:hanging="720"/>
        <w:rPr>
          <w:lang w:eastAsia="x-none"/>
        </w:rPr>
      </w:pPr>
    </w:p>
    <w:p w14:paraId="4B22859C" w14:textId="77777777" w:rsidR="00921D7C" w:rsidRPr="00921D7C" w:rsidRDefault="00921D7C" w:rsidP="00921D7C">
      <w:pPr>
        <w:rPr>
          <w:szCs w:val="20"/>
        </w:rPr>
      </w:pPr>
      <w:r w:rsidRPr="00921D7C">
        <w:rPr>
          <w:szCs w:val="20"/>
          <w:highlight w:val="green"/>
        </w:rPr>
        <w:t>Agreements</w:t>
      </w:r>
      <w:r w:rsidRPr="00921D7C">
        <w:rPr>
          <w:szCs w:val="20"/>
        </w:rPr>
        <w:t>:</w:t>
      </w:r>
    </w:p>
    <w:p w14:paraId="066C7D6E" w14:textId="77777777" w:rsidR="00921D7C" w:rsidRPr="00921D7C" w:rsidRDefault="00921D7C" w:rsidP="00BC4EF6">
      <w:pPr>
        <w:pStyle w:val="ListParagraph"/>
        <w:numPr>
          <w:ilvl w:val="0"/>
          <w:numId w:val="129"/>
        </w:numPr>
      </w:pPr>
      <w:r w:rsidRPr="00921D7C">
        <w:t xml:space="preserve">When UE is to rate-match a PDSCH around PDCCH scheduling the PDSCH, and PDCCH is received in the CORESET configured with WB RS, the UE shall rate-match around </w:t>
      </w:r>
    </w:p>
    <w:p w14:paraId="0B148A94" w14:textId="77777777" w:rsidR="00921D7C" w:rsidRPr="00921D7C" w:rsidRDefault="00921D7C" w:rsidP="00BC4EF6">
      <w:pPr>
        <w:pStyle w:val="ListParagraph"/>
        <w:numPr>
          <w:ilvl w:val="1"/>
          <w:numId w:val="129"/>
        </w:numPr>
      </w:pPr>
      <w:r w:rsidRPr="00921D7C">
        <w:t>The union of REs of the PDCCH scheduling the PDSCH and the WB RS REs for the configured CORESET</w:t>
      </w:r>
    </w:p>
    <w:p w14:paraId="2E150A49" w14:textId="77777777" w:rsidR="00921D7C" w:rsidRPr="00921D7C" w:rsidRDefault="00921D7C" w:rsidP="00921D7C">
      <w:pPr>
        <w:ind w:left="720" w:hanging="720"/>
        <w:rPr>
          <w:szCs w:val="20"/>
        </w:rPr>
      </w:pPr>
    </w:p>
    <w:p w14:paraId="78386709" w14:textId="77777777" w:rsidR="00921D7C" w:rsidRPr="00A474AE" w:rsidRDefault="00921D7C" w:rsidP="00921D7C">
      <w:pPr>
        <w:ind w:left="720" w:hanging="720"/>
        <w:rPr>
          <w:szCs w:val="20"/>
        </w:rPr>
      </w:pPr>
      <w:r w:rsidRPr="00A474AE">
        <w:rPr>
          <w:szCs w:val="20"/>
        </w:rPr>
        <w:t>Proposals:</w:t>
      </w:r>
    </w:p>
    <w:p w14:paraId="26D5C047" w14:textId="77777777" w:rsidR="00921D7C" w:rsidRPr="00A474AE" w:rsidRDefault="00921D7C" w:rsidP="00BC4EF6">
      <w:pPr>
        <w:pStyle w:val="ListParagraph"/>
        <w:numPr>
          <w:ilvl w:val="0"/>
          <w:numId w:val="129"/>
        </w:numPr>
      </w:pPr>
      <w:r w:rsidRPr="00A474AE">
        <w:t xml:space="preserve">Update the agreement from the last meeting: </w:t>
      </w:r>
    </w:p>
    <w:p w14:paraId="713E2EF2" w14:textId="77777777" w:rsidR="00921D7C" w:rsidRPr="00A474AE" w:rsidRDefault="00921D7C" w:rsidP="00BC4EF6">
      <w:pPr>
        <w:pStyle w:val="ListParagraph"/>
        <w:numPr>
          <w:ilvl w:val="1"/>
          <w:numId w:val="129"/>
        </w:numPr>
      </w:pPr>
      <w:r w:rsidRPr="00A474AE">
        <w:t xml:space="preserve">When </w:t>
      </w:r>
      <w:r w:rsidRPr="00A474AE">
        <w:rPr>
          <w:strike/>
          <w:color w:val="FF0000"/>
        </w:rPr>
        <w:t>non-interleaved CORESET which is 1 symbol long and</w:t>
      </w:r>
      <w:r w:rsidRPr="00A474AE">
        <w:t xml:space="preserve"> AL8 and AL16 PDCCH candidates have the same starting CCE, when the UE successfully decodes a PDCCH with AL8 or AL16 satisfying the ambiguity condition, the UE performs rate-matching for PDSCH by assuming AL 16.</w:t>
      </w:r>
    </w:p>
    <w:p w14:paraId="799BDADE" w14:textId="77777777" w:rsidR="00921D7C" w:rsidRPr="00A474AE" w:rsidRDefault="00921D7C" w:rsidP="00BC4EF6">
      <w:pPr>
        <w:pStyle w:val="ListParagraph"/>
        <w:numPr>
          <w:ilvl w:val="2"/>
          <w:numId w:val="129"/>
        </w:numPr>
      </w:pPr>
      <w:r w:rsidRPr="00A474AE">
        <w:t>Note: the actual spec text wording can be refined</w:t>
      </w:r>
    </w:p>
    <w:p w14:paraId="2E9DD247" w14:textId="77777777" w:rsidR="00F22C11" w:rsidRPr="00A474AE" w:rsidRDefault="00F22C11" w:rsidP="00BC4EF6">
      <w:pPr>
        <w:numPr>
          <w:ilvl w:val="2"/>
          <w:numId w:val="161"/>
        </w:numPr>
        <w:rPr>
          <w:rFonts w:ascii="Times New Roman" w:hAnsi="Times New Roman"/>
          <w:color w:val="FF0000"/>
          <w:szCs w:val="20"/>
          <w:u w:val="single"/>
        </w:rPr>
      </w:pPr>
      <w:r w:rsidRPr="00A474AE">
        <w:rPr>
          <w:rFonts w:ascii="Times New Roman" w:hAnsi="Times New Roman"/>
          <w:color w:val="FF0000"/>
          <w:szCs w:val="20"/>
          <w:u w:val="single"/>
        </w:rPr>
        <w:t>Applies to at least non-interleaved CORESET which is 1 symbol long</w:t>
      </w:r>
    </w:p>
    <w:p w14:paraId="7798C47B" w14:textId="77777777" w:rsidR="00F22C11" w:rsidRPr="00A474AE" w:rsidRDefault="00F22C11" w:rsidP="00BC4EF6">
      <w:pPr>
        <w:numPr>
          <w:ilvl w:val="2"/>
          <w:numId w:val="161"/>
        </w:numPr>
        <w:rPr>
          <w:rFonts w:ascii="Times New Roman" w:hAnsi="Times New Roman"/>
          <w:color w:val="FF0000"/>
          <w:szCs w:val="20"/>
          <w:u w:val="single"/>
        </w:rPr>
      </w:pPr>
      <w:r w:rsidRPr="00A474AE">
        <w:rPr>
          <w:rFonts w:ascii="Times New Roman" w:hAnsi="Times New Roman"/>
          <w:color w:val="FF0000"/>
          <w:szCs w:val="20"/>
          <w:u w:val="single"/>
        </w:rPr>
        <w:t>Decide on other scenarios by the end of RAN1#92bis</w:t>
      </w:r>
    </w:p>
    <w:p w14:paraId="3AB6A8F5" w14:textId="77777777" w:rsidR="00F22C11" w:rsidRPr="00F22C11" w:rsidRDefault="00F22C11" w:rsidP="00F22C11">
      <w:pPr>
        <w:ind w:left="720" w:hanging="720"/>
        <w:rPr>
          <w:rFonts w:ascii="Times New Roman" w:hAnsi="Times New Roman"/>
          <w:szCs w:val="20"/>
          <w:highlight w:val="yellow"/>
        </w:rPr>
      </w:pPr>
    </w:p>
    <w:p w14:paraId="0C7C85AA" w14:textId="2F53AEA9" w:rsidR="00F22C11" w:rsidRPr="00F22C11" w:rsidRDefault="00F22C11" w:rsidP="00F22C11">
      <w:pPr>
        <w:ind w:left="720" w:hanging="720"/>
        <w:rPr>
          <w:szCs w:val="20"/>
        </w:rPr>
      </w:pPr>
      <w:r w:rsidRPr="00F22C11">
        <w:rPr>
          <w:szCs w:val="20"/>
          <w:highlight w:val="green"/>
        </w:rPr>
        <w:t>Agreeme</w:t>
      </w:r>
      <w:r>
        <w:rPr>
          <w:szCs w:val="20"/>
          <w:highlight w:val="green"/>
        </w:rPr>
        <w:t>nt</w:t>
      </w:r>
      <w:r w:rsidRPr="00F22C11">
        <w:rPr>
          <w:szCs w:val="20"/>
        </w:rPr>
        <w:t>:</w:t>
      </w:r>
    </w:p>
    <w:p w14:paraId="20208940" w14:textId="77777777" w:rsidR="00F22C11" w:rsidRPr="00F22C11" w:rsidRDefault="00F22C11" w:rsidP="00BC4EF6">
      <w:pPr>
        <w:numPr>
          <w:ilvl w:val="0"/>
          <w:numId w:val="162"/>
        </w:numPr>
        <w:rPr>
          <w:szCs w:val="20"/>
        </w:rPr>
      </w:pPr>
      <w:r w:rsidRPr="00F22C11">
        <w:rPr>
          <w:szCs w:val="20"/>
        </w:rPr>
        <w:t>To adopt the following TP to 5.1.4 of 38.214</w:t>
      </w:r>
    </w:p>
    <w:p w14:paraId="1B3E2276" w14:textId="77777777" w:rsidR="00F22C11" w:rsidRPr="00F22C11" w:rsidRDefault="00F22C11" w:rsidP="00F22C11">
      <w:pPr>
        <w:ind w:left="720"/>
        <w:rPr>
          <w:rFonts w:ascii="Times New Roman" w:eastAsia="SimSun" w:hAnsi="Times New Roman"/>
          <w:color w:val="000000"/>
          <w:kern w:val="2"/>
          <w:szCs w:val="20"/>
          <w:lang w:eastAsia="zh-CN"/>
        </w:rPr>
      </w:pPr>
      <w:r w:rsidRPr="00F22C11">
        <w:rPr>
          <w:rFonts w:ascii="Times New Roman" w:eastAsia="SimSun" w:hAnsi="Times New Roman"/>
          <w:color w:val="FF0000"/>
          <w:kern w:val="2"/>
          <w:szCs w:val="20"/>
          <w:u w:val="single"/>
          <w:lang w:eastAsia="zh-CN"/>
        </w:rPr>
        <w:t>When receiving PDSCH not conveying [RAR, OSI, Paging, Msg4, SIB1],</w:t>
      </w:r>
      <w:r w:rsidRPr="00F22C11">
        <w:rPr>
          <w:rFonts w:ascii="Times New Roman" w:eastAsia="SimSun" w:hAnsi="Times New Roman"/>
          <w:color w:val="000000"/>
          <w:kern w:val="2"/>
          <w:szCs w:val="20"/>
          <w:lang w:eastAsia="zh-CN"/>
        </w:rPr>
        <w:t xml:space="preserve"> </w:t>
      </w:r>
      <w:r w:rsidRPr="00F22C11">
        <w:rPr>
          <w:rFonts w:ascii="Times New Roman" w:eastAsia="SimSun" w:hAnsi="Times New Roman"/>
          <w:strike/>
          <w:color w:val="FF0000"/>
          <w:kern w:val="2"/>
          <w:szCs w:val="20"/>
          <w:lang w:eastAsia="zh-CN"/>
        </w:rPr>
        <w:t>T</w:t>
      </w:r>
      <w:r w:rsidRPr="00F22C11">
        <w:rPr>
          <w:rFonts w:ascii="Times New Roman" w:eastAsia="SimSun" w:hAnsi="Times New Roman"/>
          <w:color w:val="FF0000"/>
          <w:kern w:val="2"/>
          <w:szCs w:val="20"/>
          <w:u w:val="single"/>
          <w:lang w:eastAsia="zh-CN"/>
        </w:rPr>
        <w:t>t</w:t>
      </w:r>
      <w:r w:rsidRPr="00F22C11">
        <w:rPr>
          <w:rFonts w:ascii="Times New Roman" w:eastAsia="SimSun" w:hAnsi="Times New Roman"/>
          <w:color w:val="000000"/>
          <w:kern w:val="2"/>
          <w:szCs w:val="20"/>
          <w:lang w:eastAsia="zh-CN"/>
        </w:rPr>
        <w:t>he REs corresponding to the union of configured or dynamically indicated resources in Subclauses 5.1.4.1, 5.1.4.2 and resources corresponding to SS/PBCH are declared as not available for PDSCH in Subclause 7.3.1.5 of [4, TS 38.211].</w:t>
      </w:r>
    </w:p>
    <w:p w14:paraId="39BCC3E9" w14:textId="77777777" w:rsidR="00F22C11" w:rsidRPr="00F22C11" w:rsidRDefault="00F22C11" w:rsidP="00F22C11">
      <w:pPr>
        <w:ind w:left="720" w:hanging="720"/>
        <w:rPr>
          <w:szCs w:val="20"/>
        </w:rPr>
      </w:pPr>
    </w:p>
    <w:p w14:paraId="19B4A095" w14:textId="77777777" w:rsidR="00F22C11" w:rsidRPr="00F22C11" w:rsidRDefault="00F22C11" w:rsidP="00F22C11">
      <w:pPr>
        <w:ind w:left="720" w:hanging="720"/>
        <w:rPr>
          <w:szCs w:val="20"/>
        </w:rPr>
      </w:pPr>
      <w:r w:rsidRPr="00F22C11">
        <w:rPr>
          <w:szCs w:val="20"/>
          <w:highlight w:val="green"/>
        </w:rPr>
        <w:t>Agreements</w:t>
      </w:r>
      <w:r w:rsidRPr="00F22C11">
        <w:rPr>
          <w:szCs w:val="20"/>
        </w:rPr>
        <w:t>:</w:t>
      </w:r>
    </w:p>
    <w:p w14:paraId="41812CED" w14:textId="77777777" w:rsidR="00F22C11" w:rsidRPr="00F22C11" w:rsidRDefault="00F22C11" w:rsidP="00BC4EF6">
      <w:pPr>
        <w:numPr>
          <w:ilvl w:val="0"/>
          <w:numId w:val="163"/>
        </w:numPr>
        <w:rPr>
          <w:rFonts w:ascii="Times New Roman" w:hAnsi="Times New Roman"/>
          <w:bCs/>
          <w:szCs w:val="20"/>
        </w:rPr>
      </w:pPr>
      <w:r w:rsidRPr="00F22C11">
        <w:rPr>
          <w:rFonts w:ascii="Times New Roman" w:hAnsi="Times New Roman"/>
          <w:szCs w:val="20"/>
        </w:rPr>
        <w:t xml:space="preserve">When an PDCCH candidate collides with any RB-level resource (FFS RE-level), where PDSCH is semi-statically not mapped, as described in TS38.214 Section 5.1.4.1 then </w:t>
      </w:r>
    </w:p>
    <w:p w14:paraId="13A54DCD" w14:textId="77777777" w:rsidR="00F22C11" w:rsidRPr="00F22C11" w:rsidRDefault="00F22C11" w:rsidP="00BC4EF6">
      <w:pPr>
        <w:numPr>
          <w:ilvl w:val="1"/>
          <w:numId w:val="163"/>
        </w:numPr>
        <w:rPr>
          <w:szCs w:val="20"/>
        </w:rPr>
      </w:pPr>
      <w:r w:rsidRPr="00F22C11">
        <w:rPr>
          <w:szCs w:val="20"/>
        </w:rPr>
        <w:t>T</w:t>
      </w:r>
      <w:r w:rsidRPr="00F22C11">
        <w:rPr>
          <w:rFonts w:ascii="Times New Roman" w:hAnsi="Times New Roman"/>
          <w:szCs w:val="20"/>
        </w:rPr>
        <w:t>he UE is not required to monitor the PDCCH candidate overlapping with the resource even only by one RE</w:t>
      </w:r>
    </w:p>
    <w:p w14:paraId="6A2F1CF5" w14:textId="1477F4CA" w:rsidR="00F22C11" w:rsidRDefault="00F22C11" w:rsidP="00D60687">
      <w:pPr>
        <w:ind w:left="720" w:hanging="720"/>
      </w:pPr>
    </w:p>
    <w:p w14:paraId="58F6A9F8" w14:textId="178A93B9" w:rsidR="00F22C11" w:rsidRPr="00EF28FB" w:rsidRDefault="00EF28FB" w:rsidP="00D60687">
      <w:pPr>
        <w:ind w:left="720" w:hanging="720"/>
        <w:rPr>
          <w:b/>
        </w:rPr>
      </w:pPr>
      <w:r w:rsidRPr="00EF28FB">
        <w:rPr>
          <w:b/>
        </w:rPr>
        <w:t>Friday</w:t>
      </w:r>
    </w:p>
    <w:p w14:paraId="42F536E9" w14:textId="61AC4824" w:rsidR="00EF28FB" w:rsidRPr="00EF28FB" w:rsidRDefault="00EF28FB" w:rsidP="00EF28FB">
      <w:pPr>
        <w:ind w:left="720" w:hanging="720"/>
        <w:rPr>
          <w:rFonts w:ascii="Times New Roman" w:hAnsi="Times New Roman"/>
          <w:szCs w:val="20"/>
        </w:rPr>
      </w:pPr>
      <w:r w:rsidRPr="00EF28FB">
        <w:rPr>
          <w:szCs w:val="20"/>
          <w:highlight w:val="green"/>
        </w:rPr>
        <w:t>Agreements</w:t>
      </w:r>
      <w:r w:rsidRPr="00EF28FB">
        <w:rPr>
          <w:szCs w:val="20"/>
        </w:rPr>
        <w:t>:</w:t>
      </w:r>
      <w:r>
        <w:rPr>
          <w:szCs w:val="20"/>
        </w:rPr>
        <w:t xml:space="preserve"> </w:t>
      </w:r>
      <w:r w:rsidRPr="00EF28FB">
        <w:rPr>
          <w:rFonts w:ascii="Times New Roman" w:eastAsia="SimSun" w:hAnsi="Times New Roman"/>
          <w:szCs w:val="20"/>
        </w:rPr>
        <w:t xml:space="preserve">Clarify in the specification that the periodicity of bitmap-pair, when bitmap-3 is not configured, is equal to the length of the bitmap-2. </w:t>
      </w:r>
    </w:p>
    <w:p w14:paraId="54485AEA" w14:textId="77777777" w:rsidR="00EF28FB" w:rsidRPr="00EF28FB" w:rsidRDefault="00EF28FB" w:rsidP="00EF28FB">
      <w:pPr>
        <w:numPr>
          <w:ilvl w:val="0"/>
          <w:numId w:val="423"/>
        </w:numPr>
        <w:spacing w:line="254" w:lineRule="auto"/>
        <w:rPr>
          <w:rFonts w:ascii="Times New Roman" w:eastAsia="SimSun" w:hAnsi="Times New Roman"/>
          <w:b/>
          <w:bCs/>
          <w:szCs w:val="20"/>
          <w:u w:val="single"/>
        </w:rPr>
      </w:pPr>
      <w:r w:rsidRPr="00EF28FB">
        <w:rPr>
          <w:rFonts w:ascii="Times New Roman" w:eastAsia="SimSun" w:hAnsi="Times New Roman"/>
          <w:szCs w:val="20"/>
        </w:rPr>
        <w:t xml:space="preserve">For bitmap-pair not </w:t>
      </w:r>
      <w:r w:rsidRPr="00EF28FB">
        <w:rPr>
          <w:rFonts w:ascii="Times New Roman" w:eastAsia="SimSun" w:hAnsi="Times New Roman"/>
          <w:color w:val="000000"/>
          <w:szCs w:val="20"/>
        </w:rPr>
        <w:t xml:space="preserve">included in one or two groups of resource sets (semi-static RMR) and </w:t>
      </w:r>
      <w:r w:rsidRPr="00EF28FB">
        <w:rPr>
          <w:rFonts w:ascii="Times New Roman" w:eastAsia="SimSun" w:hAnsi="Times New Roman"/>
          <w:szCs w:val="20"/>
        </w:rPr>
        <w:t>associated with two-slot long bitmap-2, first slot of bitmap-2 corresponds to even slots, second slot corresponds to odd slots.</w:t>
      </w:r>
    </w:p>
    <w:p w14:paraId="76D4ADC7" w14:textId="77777777" w:rsidR="00EF28FB" w:rsidRPr="00EF28FB" w:rsidRDefault="00EF28FB" w:rsidP="00EF28FB">
      <w:pPr>
        <w:numPr>
          <w:ilvl w:val="0"/>
          <w:numId w:val="424"/>
        </w:numPr>
        <w:spacing w:line="254" w:lineRule="auto"/>
        <w:rPr>
          <w:rFonts w:ascii="Times New Roman" w:eastAsia="SimSun" w:hAnsi="Times New Roman"/>
          <w:b/>
          <w:bCs/>
          <w:szCs w:val="20"/>
          <w:u w:val="single"/>
        </w:rPr>
      </w:pPr>
      <w:r w:rsidRPr="00EF28FB">
        <w:rPr>
          <w:rFonts w:ascii="Times New Roman" w:eastAsia="SimSun" w:hAnsi="Times New Roman"/>
          <w:szCs w:val="20"/>
        </w:rPr>
        <w:t xml:space="preserve">For bitmap-pair not </w:t>
      </w:r>
      <w:r w:rsidRPr="00EF28FB">
        <w:rPr>
          <w:rFonts w:ascii="Times New Roman" w:eastAsia="SimSun" w:hAnsi="Times New Roman"/>
          <w:color w:val="000000"/>
          <w:szCs w:val="20"/>
        </w:rPr>
        <w:t xml:space="preserve">included in one or two groups of resource sets (semi-static RMR) and </w:t>
      </w:r>
      <w:r w:rsidRPr="00EF28FB">
        <w:rPr>
          <w:rFonts w:ascii="Times New Roman" w:eastAsia="SimSun" w:hAnsi="Times New Roman"/>
          <w:szCs w:val="20"/>
        </w:rPr>
        <w:t>associated with one slot long bitmap-2, corresponds to every slot.</w:t>
      </w:r>
    </w:p>
    <w:p w14:paraId="581BA546" w14:textId="77777777" w:rsidR="00EF28FB" w:rsidRPr="00EF28FB" w:rsidRDefault="00EF28FB" w:rsidP="00EF28FB">
      <w:pPr>
        <w:ind w:left="720" w:hanging="720"/>
        <w:rPr>
          <w:szCs w:val="20"/>
        </w:rPr>
      </w:pPr>
    </w:p>
    <w:p w14:paraId="37A0638B" w14:textId="77777777" w:rsidR="00EF28FB" w:rsidRPr="00EF28FB" w:rsidRDefault="00EF28FB" w:rsidP="00EF28FB">
      <w:pPr>
        <w:ind w:left="720" w:hanging="720"/>
        <w:rPr>
          <w:szCs w:val="20"/>
        </w:rPr>
      </w:pPr>
      <w:r w:rsidRPr="00EF28FB">
        <w:rPr>
          <w:szCs w:val="20"/>
          <w:highlight w:val="green"/>
        </w:rPr>
        <w:t>Agreements</w:t>
      </w:r>
      <w:r w:rsidRPr="00EF28FB">
        <w:rPr>
          <w:szCs w:val="20"/>
        </w:rPr>
        <w:t>:</w:t>
      </w:r>
    </w:p>
    <w:p w14:paraId="1F17A1AA" w14:textId="77777777" w:rsidR="00EF28FB" w:rsidRPr="00EF28FB" w:rsidRDefault="00EF28FB" w:rsidP="00EF28FB">
      <w:pPr>
        <w:pStyle w:val="ListParagraph"/>
        <w:numPr>
          <w:ilvl w:val="0"/>
          <w:numId w:val="163"/>
        </w:numPr>
        <w:rPr>
          <w:color w:val="000000"/>
        </w:rPr>
      </w:pPr>
      <w:r w:rsidRPr="00EF28FB">
        <w:rPr>
          <w:color w:val="000000"/>
        </w:rPr>
        <w:t>For resources of a bitmap-pair configured with bitmap-3 and of a CORESET included in one or two groups of resource sets (dynamic RMR), the dynamic indication of availability for PDSCH applies to a set of slot(s) where the bitmap-pair/CORESET actually exists among the slots of PDSCH scheduled.</w:t>
      </w:r>
    </w:p>
    <w:p w14:paraId="3A51DF13" w14:textId="77777777" w:rsidR="00EF28FB" w:rsidRDefault="00EF28FB" w:rsidP="00D60687">
      <w:pPr>
        <w:ind w:left="720" w:hanging="720"/>
      </w:pPr>
    </w:p>
    <w:p w14:paraId="7D0B59EC" w14:textId="03C16EE1" w:rsidR="00254752" w:rsidRPr="00254752" w:rsidRDefault="00603E09" w:rsidP="00D60687">
      <w:pPr>
        <w:ind w:left="720" w:hanging="720"/>
        <w:rPr>
          <w:lang w:eastAsia="x-none"/>
        </w:rPr>
      </w:pPr>
      <w:hyperlink r:id="rId1899" w:history="1">
        <w:r w:rsidR="00FE4C7E">
          <w:rPr>
            <w:rStyle w:val="Hyperlink"/>
            <w:lang w:eastAsia="x-none"/>
          </w:rPr>
          <w:t>R1-1803654</w:t>
        </w:r>
      </w:hyperlink>
      <w:r w:rsidR="00254752" w:rsidRPr="00254752">
        <w:rPr>
          <w:lang w:eastAsia="x-none"/>
        </w:rPr>
        <w:tab/>
        <w:t>Remaining issues on reserved resources and rate-matching</w:t>
      </w:r>
      <w:r w:rsidR="00254752" w:rsidRPr="00254752">
        <w:rPr>
          <w:lang w:eastAsia="x-none"/>
        </w:rPr>
        <w:tab/>
        <w:t>Huawei, HiSilicon</w:t>
      </w:r>
    </w:p>
    <w:p w14:paraId="3785BB1B" w14:textId="68F87D1F" w:rsidR="00254752" w:rsidRPr="00254752" w:rsidRDefault="00603E09" w:rsidP="00254752">
      <w:pPr>
        <w:ind w:left="720" w:hanging="720"/>
        <w:rPr>
          <w:lang w:eastAsia="x-none"/>
        </w:rPr>
      </w:pPr>
      <w:hyperlink r:id="rId1900" w:history="1">
        <w:r w:rsidR="00FE4C7E">
          <w:rPr>
            <w:rStyle w:val="Hyperlink"/>
            <w:lang w:eastAsia="x-none"/>
          </w:rPr>
          <w:t>R1-1803799</w:t>
        </w:r>
      </w:hyperlink>
      <w:r w:rsidR="00254752" w:rsidRPr="00254752">
        <w:rPr>
          <w:lang w:eastAsia="x-none"/>
        </w:rPr>
        <w:tab/>
        <w:t>Remaining aspects for rate matching</w:t>
      </w:r>
      <w:r w:rsidR="00254752" w:rsidRPr="00254752">
        <w:rPr>
          <w:lang w:eastAsia="x-none"/>
        </w:rPr>
        <w:tab/>
        <w:t>ZTE, Sanechips</w:t>
      </w:r>
    </w:p>
    <w:p w14:paraId="2067C4C4" w14:textId="2C819C71" w:rsidR="00254752" w:rsidRPr="00254752" w:rsidRDefault="00603E09" w:rsidP="00254752">
      <w:pPr>
        <w:ind w:left="720" w:hanging="720"/>
        <w:rPr>
          <w:lang w:eastAsia="x-none"/>
        </w:rPr>
      </w:pPr>
      <w:hyperlink r:id="rId1901" w:history="1">
        <w:r w:rsidR="00FE4C7E">
          <w:rPr>
            <w:rStyle w:val="Hyperlink"/>
            <w:lang w:eastAsia="x-none"/>
          </w:rPr>
          <w:t>R1-1804215</w:t>
        </w:r>
      </w:hyperlink>
      <w:r w:rsidR="00254752" w:rsidRPr="00254752">
        <w:rPr>
          <w:lang w:eastAsia="x-none"/>
        </w:rPr>
        <w:tab/>
        <w:t>On PDSCH rate-matching when UE configured with WB RS</w:t>
      </w:r>
      <w:r w:rsidR="00254752" w:rsidRPr="00254752">
        <w:rPr>
          <w:lang w:eastAsia="x-none"/>
        </w:rPr>
        <w:tab/>
        <w:t>Spreadtrum Communications</w:t>
      </w:r>
    </w:p>
    <w:p w14:paraId="47F45165" w14:textId="59FB73C1" w:rsidR="00254752" w:rsidRPr="00254752" w:rsidRDefault="00603E09" w:rsidP="00254752">
      <w:pPr>
        <w:ind w:left="720" w:hanging="720"/>
        <w:rPr>
          <w:lang w:eastAsia="x-none"/>
        </w:rPr>
      </w:pPr>
      <w:hyperlink r:id="rId1902" w:history="1">
        <w:r w:rsidR="00FE4C7E">
          <w:rPr>
            <w:rStyle w:val="Hyperlink"/>
            <w:lang w:eastAsia="x-none"/>
          </w:rPr>
          <w:t>R1-1804267</w:t>
        </w:r>
      </w:hyperlink>
      <w:r w:rsidR="00254752" w:rsidRPr="00254752">
        <w:rPr>
          <w:lang w:eastAsia="x-none"/>
        </w:rPr>
        <w:tab/>
        <w:t>Handling of PDCCH on rate matching resource</w:t>
      </w:r>
      <w:r w:rsidR="00254752" w:rsidRPr="00254752">
        <w:rPr>
          <w:lang w:eastAsia="x-none"/>
        </w:rPr>
        <w:tab/>
        <w:t>vivo</w:t>
      </w:r>
    </w:p>
    <w:p w14:paraId="02E36065" w14:textId="27FBB72A" w:rsidR="00254752" w:rsidRPr="00254752" w:rsidRDefault="00603E09" w:rsidP="00254752">
      <w:pPr>
        <w:ind w:left="720" w:hanging="720"/>
        <w:rPr>
          <w:lang w:eastAsia="x-none"/>
        </w:rPr>
      </w:pPr>
      <w:hyperlink r:id="rId1903" w:history="1">
        <w:r w:rsidR="00FE4C7E">
          <w:rPr>
            <w:rStyle w:val="Hyperlink"/>
            <w:lang w:eastAsia="x-none"/>
          </w:rPr>
          <w:t>R1-1804382</w:t>
        </w:r>
      </w:hyperlink>
      <w:r w:rsidR="00254752" w:rsidRPr="00254752">
        <w:rPr>
          <w:lang w:eastAsia="x-none"/>
        </w:rPr>
        <w:tab/>
        <w:t>Corrections on Rate Matching</w:t>
      </w:r>
      <w:r w:rsidR="00254752" w:rsidRPr="00254752">
        <w:rPr>
          <w:lang w:eastAsia="x-none"/>
        </w:rPr>
        <w:tab/>
        <w:t>Samsung</w:t>
      </w:r>
    </w:p>
    <w:p w14:paraId="67F5A7DB" w14:textId="1BDAD6F5" w:rsidR="00254752" w:rsidRPr="00254752" w:rsidRDefault="00603E09" w:rsidP="00254752">
      <w:pPr>
        <w:ind w:left="720" w:hanging="720"/>
        <w:rPr>
          <w:lang w:eastAsia="x-none"/>
        </w:rPr>
      </w:pPr>
      <w:hyperlink r:id="rId1904" w:history="1">
        <w:r w:rsidR="00FE4C7E">
          <w:rPr>
            <w:rStyle w:val="Hyperlink"/>
            <w:lang w:eastAsia="x-none"/>
          </w:rPr>
          <w:t>R1-1804563</w:t>
        </w:r>
      </w:hyperlink>
      <w:r w:rsidR="00254752" w:rsidRPr="00254752">
        <w:rPr>
          <w:lang w:eastAsia="x-none"/>
        </w:rPr>
        <w:tab/>
        <w:t>Remaining issues on rate matching</w:t>
      </w:r>
      <w:r w:rsidR="00254752" w:rsidRPr="00254752">
        <w:rPr>
          <w:lang w:eastAsia="x-none"/>
        </w:rPr>
        <w:tab/>
        <w:t>LG Electronics</w:t>
      </w:r>
    </w:p>
    <w:p w14:paraId="563559FF" w14:textId="53AEED29" w:rsidR="00254752" w:rsidRPr="00254752" w:rsidRDefault="00603E09" w:rsidP="00254752">
      <w:pPr>
        <w:ind w:left="720" w:hanging="720"/>
        <w:rPr>
          <w:lang w:eastAsia="x-none"/>
        </w:rPr>
      </w:pPr>
      <w:hyperlink r:id="rId1905" w:history="1">
        <w:r w:rsidR="00FE4C7E">
          <w:rPr>
            <w:rStyle w:val="Hyperlink"/>
            <w:lang w:eastAsia="x-none"/>
          </w:rPr>
          <w:t>R1-1804764</w:t>
        </w:r>
      </w:hyperlink>
      <w:r w:rsidR="00254752" w:rsidRPr="00254752">
        <w:rPr>
          <w:lang w:eastAsia="x-none"/>
        </w:rPr>
        <w:tab/>
        <w:t>Remaining details on rate-matching in NR</w:t>
      </w:r>
      <w:r w:rsidR="00254752" w:rsidRPr="00254752">
        <w:rPr>
          <w:lang w:eastAsia="x-none"/>
        </w:rPr>
        <w:tab/>
        <w:t>Nokia, Nokia Shanghai Bell</w:t>
      </w:r>
    </w:p>
    <w:p w14:paraId="57CA6985" w14:textId="4E63F7C4" w:rsidR="00254752" w:rsidRPr="00254752" w:rsidRDefault="00603E09" w:rsidP="00254752">
      <w:pPr>
        <w:ind w:left="720" w:hanging="720"/>
        <w:rPr>
          <w:lang w:eastAsia="x-none"/>
        </w:rPr>
      </w:pPr>
      <w:hyperlink r:id="rId1906" w:history="1">
        <w:r w:rsidR="00FE4C7E">
          <w:rPr>
            <w:rStyle w:val="Hyperlink"/>
            <w:lang w:eastAsia="x-none"/>
          </w:rPr>
          <w:t>R1-1805250</w:t>
        </w:r>
      </w:hyperlink>
      <w:r w:rsidR="00254752" w:rsidRPr="00254752">
        <w:rPr>
          <w:lang w:eastAsia="x-none"/>
        </w:rPr>
        <w:tab/>
        <w:t>Remaining issues on PDSCH rate matching in CORESET</w:t>
      </w:r>
      <w:r w:rsidR="00254752" w:rsidRPr="00254752">
        <w:rPr>
          <w:lang w:eastAsia="x-none"/>
        </w:rPr>
        <w:tab/>
        <w:t>Qualcomm Incorporated</w:t>
      </w:r>
    </w:p>
    <w:p w14:paraId="0B3F0403" w14:textId="77777777" w:rsidR="00254752" w:rsidRPr="00254752" w:rsidRDefault="00254752" w:rsidP="007C53B4">
      <w:pPr>
        <w:pStyle w:val="Heading4"/>
      </w:pPr>
      <w:bookmarkStart w:id="617" w:name="_Toc510867631"/>
      <w:bookmarkStart w:id="618" w:name="_Toc514184701"/>
      <w:r w:rsidRPr="00254752">
        <w:t>Other</w:t>
      </w:r>
      <w:bookmarkEnd w:id="617"/>
      <w:bookmarkEnd w:id="618"/>
    </w:p>
    <w:p w14:paraId="0B89A1C3" w14:textId="2C1C1CDF" w:rsidR="00254752" w:rsidRPr="00254752" w:rsidRDefault="00603E09" w:rsidP="00254752">
      <w:pPr>
        <w:ind w:left="720" w:hanging="720"/>
        <w:rPr>
          <w:lang w:eastAsia="x-none"/>
        </w:rPr>
      </w:pPr>
      <w:hyperlink r:id="rId1907" w:history="1">
        <w:r w:rsidR="00FE4C7E">
          <w:rPr>
            <w:rStyle w:val="Hyperlink"/>
            <w:lang w:eastAsia="x-none"/>
          </w:rPr>
          <w:t>R1-1804283</w:t>
        </w:r>
      </w:hyperlink>
      <w:r w:rsidR="00254752" w:rsidRPr="00254752">
        <w:rPr>
          <w:lang w:eastAsia="x-none"/>
        </w:rPr>
        <w:tab/>
        <w:t>Consideration on power saving for NR CA</w:t>
      </w:r>
      <w:r w:rsidR="00254752" w:rsidRPr="00254752">
        <w:rPr>
          <w:lang w:eastAsia="x-none"/>
        </w:rPr>
        <w:tab/>
        <w:t>Huawei, HiSilicon</w:t>
      </w:r>
    </w:p>
    <w:p w14:paraId="3A0F71EF" w14:textId="51BA9A22" w:rsidR="00254752" w:rsidRPr="00254752" w:rsidRDefault="00603E09" w:rsidP="00254752">
      <w:pPr>
        <w:ind w:left="720" w:hanging="720"/>
        <w:rPr>
          <w:lang w:eastAsia="x-none"/>
        </w:rPr>
      </w:pPr>
      <w:hyperlink r:id="rId1908" w:history="1">
        <w:r w:rsidR="00FE4C7E">
          <w:rPr>
            <w:rStyle w:val="Hyperlink"/>
            <w:lang w:eastAsia="x-none"/>
          </w:rPr>
          <w:t>R1-1804773</w:t>
        </w:r>
      </w:hyperlink>
      <w:r w:rsidR="00254752" w:rsidRPr="00254752">
        <w:rPr>
          <w:lang w:eastAsia="x-none"/>
        </w:rPr>
        <w:tab/>
        <w:t>Potential enhancements for NR UE power saving</w:t>
      </w:r>
      <w:r w:rsidR="00254752" w:rsidRPr="00254752">
        <w:rPr>
          <w:lang w:eastAsia="x-none"/>
        </w:rPr>
        <w:tab/>
        <w:t>Apple Inc.</w:t>
      </w:r>
    </w:p>
    <w:p w14:paraId="7D92AB39" w14:textId="56F86CA0" w:rsidR="00254752" w:rsidRPr="00254752" w:rsidRDefault="00603E09" w:rsidP="00254752">
      <w:pPr>
        <w:ind w:left="720" w:hanging="720"/>
        <w:rPr>
          <w:lang w:eastAsia="x-none"/>
        </w:rPr>
      </w:pPr>
      <w:hyperlink r:id="rId1909" w:history="1">
        <w:r w:rsidR="00FE4C7E">
          <w:rPr>
            <w:rStyle w:val="Hyperlink"/>
            <w:lang w:eastAsia="x-none"/>
          </w:rPr>
          <w:t>R1-1805201</w:t>
        </w:r>
      </w:hyperlink>
      <w:r w:rsidR="00254752" w:rsidRPr="00254752">
        <w:rPr>
          <w:lang w:eastAsia="x-none"/>
        </w:rPr>
        <w:tab/>
        <w:t>TP on remaining issues of carrier aggregation</w:t>
      </w:r>
      <w:r w:rsidR="00254752" w:rsidRPr="00254752">
        <w:rPr>
          <w:lang w:eastAsia="x-none"/>
        </w:rPr>
        <w:tab/>
        <w:t>Ericsson</w:t>
      </w:r>
    </w:p>
    <w:p w14:paraId="7EBF9BE5" w14:textId="1747DE2B" w:rsidR="00254752" w:rsidRDefault="00254752" w:rsidP="008C192C">
      <w:pPr>
        <w:pStyle w:val="Heading3"/>
      </w:pPr>
      <w:bookmarkStart w:id="619" w:name="_Toc510867632"/>
      <w:bookmarkStart w:id="620" w:name="_Toc514184702"/>
      <w:r w:rsidRPr="00254752">
        <w:t>Channel coding</w:t>
      </w:r>
      <w:bookmarkEnd w:id="619"/>
      <w:bookmarkEnd w:id="620"/>
    </w:p>
    <w:p w14:paraId="661D8583" w14:textId="0ABF23F7" w:rsidR="00C16ED6" w:rsidRPr="00C16ED6" w:rsidRDefault="00603E09" w:rsidP="00C16ED6">
      <w:pPr>
        <w:rPr>
          <w:b/>
        </w:rPr>
      </w:pPr>
      <w:hyperlink r:id="rId1910" w:history="1">
        <w:r w:rsidR="00FE4C7E">
          <w:rPr>
            <w:rStyle w:val="Hyperlink"/>
            <w:b/>
          </w:rPr>
          <w:t>R1-1805710</w:t>
        </w:r>
      </w:hyperlink>
      <w:r w:rsidR="00C16ED6" w:rsidRPr="00C16ED6">
        <w:rPr>
          <w:b/>
        </w:rPr>
        <w:tab/>
        <w:t>Chairman's notes of AI 7.1.4 Channel coding</w:t>
      </w:r>
      <w:r w:rsidR="00C16ED6" w:rsidRPr="00C16ED6">
        <w:rPr>
          <w:b/>
        </w:rPr>
        <w:tab/>
        <w:t>Ad-hoc chair (Ericsson)</w:t>
      </w:r>
    </w:p>
    <w:p w14:paraId="4B3E4B2F" w14:textId="77777777" w:rsidR="00C16ED6" w:rsidRDefault="00C16ED6" w:rsidP="00C16ED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1A9E289C" w14:textId="2E4475ED" w:rsidR="00C16ED6" w:rsidRDefault="00C16ED6" w:rsidP="00C16ED6"/>
    <w:p w14:paraId="136CCAB6" w14:textId="77777777" w:rsidR="002E31CF" w:rsidRPr="00C16ED6" w:rsidRDefault="002E31CF" w:rsidP="00C16ED6"/>
    <w:bookmarkStart w:id="621" w:name="_Toc486620681"/>
    <w:bookmarkStart w:id="622" w:name="_Toc510867633"/>
    <w:bookmarkEnd w:id="233"/>
    <w:p w14:paraId="44CA640D" w14:textId="38801A00" w:rsidR="002E31CF" w:rsidRPr="00A42F6E" w:rsidRDefault="00FE4C7E" w:rsidP="002E31CF">
      <w:pPr>
        <w:ind w:left="720" w:hanging="720"/>
        <w:rPr>
          <w:b/>
          <w:lang w:eastAsia="x-none"/>
        </w:rPr>
      </w:pPr>
      <w:r w:rsidRPr="00A42F6E">
        <w:rPr>
          <w:b/>
          <w:color w:val="0000FF"/>
          <w:u w:val="single"/>
          <w:lang w:eastAsia="x-none"/>
        </w:rPr>
        <w:fldChar w:fldCharType="begin"/>
      </w:r>
      <w:r w:rsidR="0095611E" w:rsidRPr="00A42F6E">
        <w:rPr>
          <w:b/>
          <w:color w:val="0000FF"/>
          <w:u w:val="single"/>
          <w:lang w:eastAsia="x-none"/>
        </w:rPr>
        <w:instrText>HYPERLINK "C:\\Users\\Merias\\Documents\\RAN1\\TSGR1_92b-China\\Docs\\R1-1803937.zip"</w:instrText>
      </w:r>
      <w:r w:rsidRPr="00A42F6E">
        <w:rPr>
          <w:b/>
          <w:color w:val="0000FF"/>
          <w:u w:val="single"/>
          <w:lang w:eastAsia="x-none"/>
        </w:rPr>
        <w:fldChar w:fldCharType="separate"/>
      </w:r>
      <w:r w:rsidRPr="00A42F6E">
        <w:rPr>
          <w:rStyle w:val="Hyperlink"/>
          <w:b/>
          <w:lang w:eastAsia="x-none"/>
        </w:rPr>
        <w:t>R1-1803937</w:t>
      </w:r>
      <w:r w:rsidRPr="00A42F6E">
        <w:rPr>
          <w:b/>
          <w:color w:val="0000FF"/>
          <w:u w:val="single"/>
          <w:lang w:eastAsia="x-none"/>
        </w:rPr>
        <w:fldChar w:fldCharType="end"/>
      </w:r>
      <w:r w:rsidR="002E31CF" w:rsidRPr="00A42F6E">
        <w:rPr>
          <w:b/>
          <w:lang w:eastAsia="x-none"/>
        </w:rPr>
        <w:tab/>
        <w:t>Remaining Issues of Channel Coding</w:t>
      </w:r>
      <w:r w:rsidR="002E31CF" w:rsidRPr="00A42F6E">
        <w:rPr>
          <w:b/>
          <w:lang w:eastAsia="x-none"/>
        </w:rPr>
        <w:tab/>
        <w:t>Ericsson</w:t>
      </w:r>
    </w:p>
    <w:p w14:paraId="236D2E0D" w14:textId="550A8CB0" w:rsidR="002E31CF" w:rsidRPr="00A42F6E" w:rsidRDefault="00603E09" w:rsidP="002E31CF">
      <w:pPr>
        <w:ind w:left="720" w:hanging="720"/>
        <w:rPr>
          <w:b/>
          <w:lang w:eastAsia="x-none"/>
        </w:rPr>
      </w:pPr>
      <w:hyperlink r:id="rId1911" w:history="1">
        <w:r w:rsidR="00FE4C7E" w:rsidRPr="00A42F6E">
          <w:rPr>
            <w:rStyle w:val="Hyperlink"/>
            <w:b/>
            <w:lang w:eastAsia="x-none"/>
          </w:rPr>
          <w:t>R1-1804383</w:t>
        </w:r>
      </w:hyperlink>
      <w:r w:rsidR="002E31CF" w:rsidRPr="00A42F6E">
        <w:rPr>
          <w:b/>
          <w:lang w:eastAsia="x-none"/>
        </w:rPr>
        <w:tab/>
        <w:t>Corrections on Channel Coding</w:t>
      </w:r>
      <w:r w:rsidR="002E31CF" w:rsidRPr="00A42F6E">
        <w:rPr>
          <w:b/>
          <w:lang w:eastAsia="x-none"/>
        </w:rPr>
        <w:tab/>
        <w:t>Samsung</w:t>
      </w:r>
    </w:p>
    <w:p w14:paraId="2E8C6EB5" w14:textId="77777777" w:rsidR="002E31CF" w:rsidRPr="002E31CF" w:rsidRDefault="002E31CF" w:rsidP="002E31CF">
      <w:pPr>
        <w:ind w:left="720" w:hanging="720"/>
        <w:rPr>
          <w:lang w:eastAsia="x-none"/>
        </w:rPr>
      </w:pPr>
    </w:p>
    <w:p w14:paraId="5C7FE241" w14:textId="67E6A4C2" w:rsidR="002E31CF" w:rsidRPr="002E31CF" w:rsidRDefault="00603E09" w:rsidP="002E31CF">
      <w:pPr>
        <w:ind w:left="720" w:hanging="720"/>
        <w:rPr>
          <w:lang w:eastAsia="x-none"/>
        </w:rPr>
      </w:pPr>
      <w:hyperlink r:id="rId1912" w:history="1">
        <w:r w:rsidR="00FE4C7E">
          <w:rPr>
            <w:rStyle w:val="Hyperlink"/>
            <w:lang w:eastAsia="x-none"/>
          </w:rPr>
          <w:t>R1-1804849</w:t>
        </w:r>
      </w:hyperlink>
      <w:r w:rsidR="002E31CF" w:rsidRPr="002E31CF">
        <w:rPr>
          <w:lang w:eastAsia="x-none"/>
        </w:rPr>
        <w:tab/>
        <w:t xml:space="preserve">Remaining Issues on URLLC Data Channel Coding </w:t>
      </w:r>
      <w:r w:rsidR="002E31CF" w:rsidRPr="002E31CF">
        <w:rPr>
          <w:lang w:eastAsia="x-none"/>
        </w:rPr>
        <w:tab/>
        <w:t>InterDigital, Inc.</w:t>
      </w:r>
    </w:p>
    <w:p w14:paraId="3117C2E9" w14:textId="31640E9E" w:rsidR="002E31CF" w:rsidRPr="00A42F6E" w:rsidRDefault="00603E09" w:rsidP="002E31CF">
      <w:pPr>
        <w:ind w:left="720" w:hanging="720"/>
        <w:rPr>
          <w:b/>
          <w:lang w:eastAsia="x-none"/>
        </w:rPr>
      </w:pPr>
      <w:hyperlink r:id="rId1913" w:history="1">
        <w:r w:rsidR="00FE4C7E" w:rsidRPr="00A42F6E">
          <w:rPr>
            <w:rStyle w:val="Hyperlink"/>
            <w:b/>
            <w:lang w:eastAsia="x-none"/>
          </w:rPr>
          <w:t>R1-1804889</w:t>
        </w:r>
      </w:hyperlink>
      <w:r w:rsidR="002E31CF" w:rsidRPr="00A42F6E">
        <w:rPr>
          <w:b/>
          <w:lang w:eastAsia="x-none"/>
        </w:rPr>
        <w:tab/>
        <w:t>Consideration on TBS determination</w:t>
      </w:r>
      <w:r w:rsidR="002E31CF" w:rsidRPr="00A42F6E">
        <w:rPr>
          <w:b/>
          <w:lang w:eastAsia="x-none"/>
        </w:rPr>
        <w:tab/>
        <w:t>ZTE, Sanechips</w:t>
      </w:r>
    </w:p>
    <w:p w14:paraId="779D42AD" w14:textId="77777777" w:rsidR="002E31CF" w:rsidRPr="002E31CF" w:rsidRDefault="002E31CF" w:rsidP="002E31CF">
      <w:r w:rsidRPr="002E31CF">
        <w:rPr>
          <w:lang w:eastAsia="x-none"/>
        </w:rPr>
        <w:t xml:space="preserve">Discussed </w:t>
      </w:r>
      <w:r w:rsidRPr="002E31CF">
        <w:t>VoIP support of TBS determination procedure in 38.214. There is no consensus on modifying the TBS table. Further discussion in Scheduling/HARQ session when DOCOMO’s contribution is discussed in that agenda item</w:t>
      </w:r>
    </w:p>
    <w:p w14:paraId="6713E579" w14:textId="77777777" w:rsidR="002E31CF" w:rsidRPr="002E31CF" w:rsidRDefault="002E31CF" w:rsidP="002E31CF">
      <w:pPr>
        <w:ind w:left="720" w:hanging="720"/>
        <w:rPr>
          <w:lang w:eastAsia="x-none"/>
        </w:rPr>
      </w:pPr>
    </w:p>
    <w:p w14:paraId="01575244" w14:textId="4A913263" w:rsidR="002E31CF" w:rsidRPr="00A42F6E" w:rsidRDefault="00603E09" w:rsidP="002E31CF">
      <w:pPr>
        <w:ind w:left="720" w:hanging="720"/>
        <w:rPr>
          <w:b/>
        </w:rPr>
      </w:pPr>
      <w:hyperlink r:id="rId1914" w:history="1">
        <w:r w:rsidR="00FE4C7E" w:rsidRPr="00A42F6E">
          <w:rPr>
            <w:rStyle w:val="Hyperlink"/>
            <w:b/>
            <w:lang w:eastAsia="x-none"/>
          </w:rPr>
          <w:t>R1-1805556</w:t>
        </w:r>
      </w:hyperlink>
      <w:r w:rsidR="002E31CF" w:rsidRPr="00A42F6E">
        <w:rPr>
          <w:b/>
          <w:lang w:eastAsia="x-none"/>
        </w:rPr>
        <w:tab/>
      </w:r>
      <w:r w:rsidR="002E31CF" w:rsidRPr="00A42F6E">
        <w:rPr>
          <w:b/>
        </w:rPr>
        <w:t>TBS determination for HARQ re-transmission, Intel</w:t>
      </w:r>
    </w:p>
    <w:p w14:paraId="0DFB9F1F" w14:textId="77777777" w:rsidR="002E31CF" w:rsidRPr="002E31CF" w:rsidRDefault="002E31CF" w:rsidP="002E31CF">
      <w:pPr>
        <w:ind w:left="720" w:hanging="720"/>
        <w:rPr>
          <w:lang w:eastAsia="x-none"/>
        </w:rPr>
      </w:pPr>
    </w:p>
    <w:p w14:paraId="09142662" w14:textId="6355020D" w:rsidR="002E31CF" w:rsidRPr="00A42F6E" w:rsidRDefault="00603E09" w:rsidP="002E31CF">
      <w:pPr>
        <w:ind w:left="720" w:hanging="720"/>
        <w:rPr>
          <w:b/>
          <w:lang w:eastAsia="x-none"/>
        </w:rPr>
      </w:pPr>
      <w:hyperlink r:id="rId1915" w:history="1">
        <w:r w:rsidR="00FE4C7E" w:rsidRPr="00A42F6E">
          <w:rPr>
            <w:rStyle w:val="Hyperlink"/>
            <w:b/>
            <w:lang w:eastAsia="x-none"/>
          </w:rPr>
          <w:t>R1-1805645</w:t>
        </w:r>
      </w:hyperlink>
      <w:r w:rsidR="002E31CF" w:rsidRPr="00A42F6E">
        <w:rPr>
          <w:b/>
          <w:lang w:eastAsia="x-none"/>
        </w:rPr>
        <w:tab/>
        <w:t>Text Proposals on Polar Codes</w:t>
      </w:r>
      <w:r w:rsidR="002E31CF" w:rsidRPr="00A42F6E">
        <w:rPr>
          <w:b/>
          <w:lang w:eastAsia="x-none"/>
        </w:rPr>
        <w:tab/>
        <w:t>Samsung, Ericsson, MediaTek, Nokia</w:t>
      </w:r>
    </w:p>
    <w:p w14:paraId="65112C78" w14:textId="77777777" w:rsidR="002E31CF" w:rsidRPr="002E31CF" w:rsidRDefault="002E31CF" w:rsidP="002E31CF">
      <w:pPr>
        <w:ind w:left="720" w:hanging="720"/>
        <w:rPr>
          <w:lang w:eastAsia="x-none"/>
        </w:rPr>
      </w:pPr>
    </w:p>
    <w:p w14:paraId="5EE3D5E4" w14:textId="77777777" w:rsidR="002E31CF" w:rsidRPr="002E31CF" w:rsidRDefault="002E31CF" w:rsidP="002E31CF">
      <w:pPr>
        <w:ind w:left="720" w:hanging="720"/>
        <w:rPr>
          <w:lang w:eastAsia="x-none"/>
        </w:rPr>
      </w:pPr>
      <w:r w:rsidRPr="002E31CF">
        <w:rPr>
          <w:highlight w:val="green"/>
          <w:lang w:eastAsia="x-none"/>
        </w:rPr>
        <w:t>Agreement:</w:t>
      </w:r>
    </w:p>
    <w:p w14:paraId="65916956" w14:textId="77777777" w:rsidR="002E31CF" w:rsidRPr="002E31CF" w:rsidRDefault="002E31CF" w:rsidP="002E31CF">
      <w:pPr>
        <w:rPr>
          <w:lang w:eastAsia="x-none"/>
        </w:rPr>
      </w:pPr>
      <w:r w:rsidRPr="002E31CF">
        <w:rPr>
          <w:lang w:eastAsia="x-none"/>
        </w:rPr>
        <w:t xml:space="preserve">The UE is not expected to transmit or receive the bit sequence if </w:t>
      </w:r>
      <m:oMath>
        <m:r>
          <w:rPr>
            <w:rFonts w:ascii="Cambria Math" w:hAnsi="Cambria Math"/>
            <w:lang w:eastAsia="x-none"/>
          </w:rPr>
          <m:t>K+</m:t>
        </m:r>
        <m:sSub>
          <m:sSubPr>
            <m:ctrlPr>
              <w:rPr>
                <w:rFonts w:ascii="Cambria Math" w:hAnsi="Cambria Math"/>
                <w:i/>
                <w:lang w:eastAsia="x-none"/>
              </w:rPr>
            </m:ctrlPr>
          </m:sSubPr>
          <m:e>
            <m:r>
              <w:rPr>
                <w:rFonts w:ascii="Cambria Math" w:hAnsi="Cambria Math"/>
                <w:lang w:eastAsia="x-none"/>
              </w:rPr>
              <m:t>n</m:t>
            </m:r>
          </m:e>
          <m:sub>
            <m:r>
              <w:rPr>
                <w:rFonts w:ascii="Cambria Math" w:hAnsi="Cambria Math"/>
                <w:lang w:eastAsia="x-none"/>
              </w:rPr>
              <m:t>pc</m:t>
            </m:r>
          </m:sub>
        </m:sSub>
        <m:r>
          <w:rPr>
            <w:rFonts w:ascii="Cambria Math" w:hAnsi="Cambria Math"/>
            <w:lang w:eastAsia="x-none"/>
          </w:rPr>
          <m:t>&gt;E</m:t>
        </m:r>
      </m:oMath>
      <w:r w:rsidRPr="002E31CF">
        <w:rPr>
          <w:lang w:eastAsia="x-none"/>
        </w:rPr>
        <w:t xml:space="preserve">, where </w:t>
      </w:r>
      <m:oMath>
        <m:sSub>
          <m:sSubPr>
            <m:ctrlPr>
              <w:rPr>
                <w:rFonts w:ascii="Cambria Math" w:hAnsi="Cambria Math"/>
                <w:i/>
                <w:lang w:eastAsia="x-none"/>
              </w:rPr>
            </m:ctrlPr>
          </m:sSubPr>
          <m:e>
            <m:r>
              <w:rPr>
                <w:rFonts w:ascii="Cambria Math" w:hAnsi="Cambria Math"/>
                <w:lang w:eastAsia="x-none"/>
              </w:rPr>
              <m:t>n</m:t>
            </m:r>
          </m:e>
          <m:sub>
            <m:r>
              <w:rPr>
                <w:rFonts w:ascii="Cambria Math" w:hAnsi="Cambria Math"/>
                <w:lang w:eastAsia="x-none"/>
              </w:rPr>
              <m:t>pc</m:t>
            </m:r>
          </m:sub>
        </m:sSub>
      </m:oMath>
      <w:r w:rsidRPr="002E31CF">
        <w:rPr>
          <w:lang w:eastAsia="x-none"/>
        </w:rPr>
        <w:t xml:space="preserve"> is the number of parity check bits as defined in Section 5.3.1.2;</w:t>
      </w:r>
    </w:p>
    <w:p w14:paraId="1682FC75" w14:textId="77777777" w:rsidR="002E31CF" w:rsidRPr="002E31CF" w:rsidRDefault="002E31CF" w:rsidP="002E31CF">
      <w:pPr>
        <w:pStyle w:val="ListParagraph"/>
        <w:numPr>
          <w:ilvl w:val="0"/>
          <w:numId w:val="163"/>
        </w:numPr>
      </w:pPr>
      <w:r w:rsidRPr="002E31CF">
        <w:t>Editor to capture this in Section 5.3 of TS 38.212</w:t>
      </w:r>
    </w:p>
    <w:p w14:paraId="5AFE29E0" w14:textId="77777777" w:rsidR="002E31CF" w:rsidRPr="002E31CF" w:rsidRDefault="002E31CF" w:rsidP="002E31CF">
      <w:pPr>
        <w:ind w:left="720" w:hanging="720"/>
        <w:rPr>
          <w:rFonts w:cs="Times"/>
        </w:rPr>
      </w:pPr>
    </w:p>
    <w:p w14:paraId="63995562" w14:textId="77777777" w:rsidR="002E31CF" w:rsidRPr="002E31CF" w:rsidRDefault="002E31CF" w:rsidP="002E31CF">
      <w:pPr>
        <w:ind w:left="720" w:hanging="720"/>
        <w:rPr>
          <w:rFonts w:cs="Times"/>
        </w:rPr>
      </w:pPr>
      <w:r w:rsidRPr="002E31CF">
        <w:rPr>
          <w:rFonts w:cs="Times"/>
          <w:highlight w:val="green"/>
        </w:rPr>
        <w:t>Agreement:</w:t>
      </w:r>
    </w:p>
    <w:p w14:paraId="0C6D76BB" w14:textId="77777777" w:rsidR="002E31CF" w:rsidRPr="002E31CF" w:rsidRDefault="002E31CF" w:rsidP="002E31CF">
      <w:pPr>
        <w:ind w:left="720" w:hanging="720"/>
        <w:rPr>
          <w:rFonts w:ascii="Times New Roman" w:eastAsia="SimSun" w:hAnsi="Times New Roman"/>
          <w:szCs w:val="20"/>
        </w:rPr>
      </w:pPr>
      <w:r w:rsidRPr="002E31CF">
        <w:rPr>
          <w:rFonts w:ascii="Times New Roman" w:eastAsia="SimSun" w:hAnsi="Times New Roman"/>
          <w:szCs w:val="20"/>
          <w:lang w:eastAsia="zh-CN"/>
        </w:rPr>
        <w:t>Polar code segmentation is applied if (</w:t>
      </w:r>
      <w:r w:rsidRPr="002E31CF">
        <w:rPr>
          <w:rFonts w:ascii="Times New Roman" w:eastAsia="SimSun" w:hAnsi="Times New Roman"/>
          <w:position w:val="-6"/>
          <w:szCs w:val="20"/>
        </w:rPr>
        <w:object w:dxaOrig="735" w:dyaOrig="255" w14:anchorId="54684DFE">
          <v:shape id="_x0000_i1348" type="#_x0000_t75" style="width:36.6pt;height:12.6pt" o:ole="">
            <v:imagedata r:id="rId1916" o:title=""/>
          </v:shape>
          <o:OLEObject Type="Embed" ProgID="Equation.3" ShapeID="_x0000_i1348" DrawAspect="Content" ObjectID="_1587929193" r:id="rId1917"/>
        </w:object>
      </w:r>
      <w:r w:rsidRPr="002E31CF">
        <w:rPr>
          <w:rFonts w:ascii="Times New Roman" w:eastAsia="SimSun" w:hAnsi="Times New Roman"/>
          <w:szCs w:val="20"/>
          <w:lang w:eastAsia="zh-CN"/>
        </w:rPr>
        <w:t xml:space="preserve"> and </w:t>
      </w:r>
      <w:r w:rsidRPr="002E31CF">
        <w:rPr>
          <w:rFonts w:ascii="Times New Roman" w:eastAsia="SimSun" w:hAnsi="Times New Roman"/>
          <w:position w:val="-6"/>
          <w:szCs w:val="20"/>
        </w:rPr>
        <w:object w:dxaOrig="840" w:dyaOrig="255" w14:anchorId="4084E177">
          <v:shape id="_x0000_i1349" type="#_x0000_t75" style="width:42pt;height:12.6pt" o:ole="">
            <v:imagedata r:id="rId1918" o:title=""/>
          </v:shape>
          <o:OLEObject Type="Embed" ProgID="Equation.3" ShapeID="_x0000_i1349" DrawAspect="Content" ObjectID="_1587929194" r:id="rId1919"/>
        </w:object>
      </w:r>
      <w:r w:rsidRPr="002E31CF">
        <w:rPr>
          <w:rFonts w:ascii="Times New Roman" w:eastAsia="SimSun" w:hAnsi="Times New Roman"/>
          <w:szCs w:val="20"/>
        </w:rPr>
        <w:t>) or A &gt;= 1013</w:t>
      </w:r>
    </w:p>
    <w:p w14:paraId="5E70AD83" w14:textId="77777777" w:rsidR="002E31CF" w:rsidRPr="002E31CF" w:rsidRDefault="002E31CF" w:rsidP="002E31CF">
      <w:pPr>
        <w:pStyle w:val="ListParagraph"/>
        <w:numPr>
          <w:ilvl w:val="0"/>
          <w:numId w:val="163"/>
        </w:numPr>
      </w:pPr>
      <w:r w:rsidRPr="002E31CF">
        <w:t>Editor to capture this in Section 6.3.1.2.1 of TS 38.212</w:t>
      </w:r>
    </w:p>
    <w:p w14:paraId="23BD62AB" w14:textId="77777777" w:rsidR="002E31CF" w:rsidRPr="002E31CF" w:rsidRDefault="002E31CF" w:rsidP="002E31CF">
      <w:pPr>
        <w:rPr>
          <w:lang w:eastAsia="x-none"/>
        </w:rPr>
      </w:pPr>
    </w:p>
    <w:p w14:paraId="337EF910" w14:textId="77777777" w:rsidR="002E31CF" w:rsidRPr="002E31CF" w:rsidRDefault="002E31CF" w:rsidP="002E31CF">
      <w:pPr>
        <w:rPr>
          <w:u w:val="single"/>
          <w:lang w:eastAsia="x-none"/>
        </w:rPr>
      </w:pPr>
      <w:r w:rsidRPr="002E31CF">
        <w:rPr>
          <w:u w:val="single"/>
          <w:lang w:eastAsia="x-none"/>
        </w:rPr>
        <w:t>Conclusion:</w:t>
      </w:r>
    </w:p>
    <w:p w14:paraId="2925A478" w14:textId="77777777" w:rsidR="002E31CF" w:rsidRPr="002E31CF" w:rsidRDefault="002E31CF" w:rsidP="002E31CF">
      <w:pPr>
        <w:rPr>
          <w:lang w:eastAsia="x-none"/>
        </w:rPr>
      </w:pPr>
      <w:r w:rsidRPr="002E31CF">
        <w:rPr>
          <w:lang w:eastAsia="x-none"/>
        </w:rPr>
        <w:t xml:space="preserve">It is RAN1’s understanding that a UE is not expected to receive a retransmission with a TB size that is different from the last valid TB size signalled for this TB. </w:t>
      </w:r>
    </w:p>
    <w:p w14:paraId="0A4D8F11" w14:textId="234AFB1D" w:rsidR="002E31CF" w:rsidRPr="002E31CF" w:rsidRDefault="002E31CF" w:rsidP="002E31CF">
      <w:pPr>
        <w:rPr>
          <w:lang w:eastAsia="x-none"/>
        </w:rPr>
      </w:pPr>
      <w:r w:rsidRPr="002E31CF">
        <w:rPr>
          <w:lang w:eastAsia="x-none"/>
        </w:rPr>
        <w:t>Note: This does not have any RAN1 specification impact. A note similar to the one in TS36.321, Subclause 5.3.2.2 can be added to 38.321.</w:t>
      </w:r>
    </w:p>
    <w:p w14:paraId="3B8ACE69" w14:textId="218D3949" w:rsidR="00254752" w:rsidRDefault="00254752" w:rsidP="008C192C">
      <w:pPr>
        <w:pStyle w:val="Heading3"/>
      </w:pPr>
      <w:bookmarkStart w:id="623" w:name="_Toc514184703"/>
      <w:r w:rsidRPr="00254752">
        <w:rPr>
          <w:rFonts w:hint="eastAsia"/>
        </w:rPr>
        <w:t>NR-LTE co-existence</w:t>
      </w:r>
      <w:bookmarkEnd w:id="621"/>
      <w:bookmarkEnd w:id="622"/>
      <w:bookmarkEnd w:id="623"/>
    </w:p>
    <w:p w14:paraId="4D3360AA" w14:textId="75E8DFDC" w:rsidR="00C16ED6" w:rsidRPr="00C16ED6" w:rsidRDefault="00603E09" w:rsidP="00C16ED6">
      <w:pPr>
        <w:rPr>
          <w:b/>
        </w:rPr>
      </w:pPr>
      <w:hyperlink r:id="rId1920" w:history="1">
        <w:r w:rsidR="00FE4C7E">
          <w:rPr>
            <w:rStyle w:val="Hyperlink"/>
            <w:b/>
          </w:rPr>
          <w:t>R1-1805709</w:t>
        </w:r>
      </w:hyperlink>
      <w:r w:rsidR="00C16ED6" w:rsidRPr="00C16ED6">
        <w:rPr>
          <w:b/>
        </w:rPr>
        <w:tab/>
        <w:t>Chairman's notes of AI 7.1.5 NR-LTE co-existence</w:t>
      </w:r>
      <w:r w:rsidR="00C16ED6" w:rsidRPr="00C16ED6">
        <w:rPr>
          <w:b/>
        </w:rPr>
        <w:tab/>
        <w:t>Ad-Hoc chair (Ericsson)</w:t>
      </w:r>
    </w:p>
    <w:p w14:paraId="7F8A2AB8" w14:textId="77777777" w:rsidR="00C16ED6" w:rsidRDefault="00C16ED6" w:rsidP="00C16ED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2C3E75E0" w14:textId="77777777" w:rsidR="00C16ED6" w:rsidRPr="00C16ED6" w:rsidRDefault="00C16ED6" w:rsidP="00C16ED6"/>
    <w:p w14:paraId="571D6A7C" w14:textId="77777777" w:rsidR="00254752" w:rsidRPr="00254752" w:rsidRDefault="00254752" w:rsidP="00254752">
      <w:pPr>
        <w:ind w:left="720" w:hanging="720"/>
        <w:rPr>
          <w:i/>
          <w:lang w:eastAsia="x-none"/>
        </w:rPr>
      </w:pPr>
      <w:r w:rsidRPr="00254752">
        <w:rPr>
          <w:i/>
          <w:lang w:eastAsia="x-none"/>
        </w:rPr>
        <w:t xml:space="preserve">Including architecture option 4 related issues for </w:t>
      </w:r>
      <w:r w:rsidRPr="00254752">
        <w:rPr>
          <w:b/>
          <w:i/>
          <w:lang w:eastAsia="x-none"/>
        </w:rPr>
        <w:t>both NR and LTE</w:t>
      </w:r>
      <w:r w:rsidRPr="00254752">
        <w:rPr>
          <w:i/>
          <w:lang w:eastAsia="x-none"/>
        </w:rPr>
        <w:t>, if any</w:t>
      </w:r>
    </w:p>
    <w:p w14:paraId="05D04EF7" w14:textId="77777777" w:rsidR="007C160C" w:rsidRDefault="007C160C" w:rsidP="00254752">
      <w:pPr>
        <w:ind w:left="720" w:hanging="720"/>
      </w:pPr>
    </w:p>
    <w:bookmarkStart w:id="624" w:name="_Toc510867634"/>
    <w:p w14:paraId="69984F4E" w14:textId="7F195C52" w:rsidR="007C160C" w:rsidRPr="00A42F6E" w:rsidRDefault="00FE4C7E" w:rsidP="007C160C">
      <w:pPr>
        <w:ind w:left="720" w:hanging="720"/>
        <w:rPr>
          <w:b/>
          <w:lang w:eastAsia="x-none"/>
        </w:rPr>
      </w:pPr>
      <w:r w:rsidRPr="00A42F6E">
        <w:rPr>
          <w:b/>
          <w:color w:val="0000FF"/>
          <w:u w:val="single"/>
          <w:lang w:eastAsia="x-none"/>
        </w:rPr>
        <w:fldChar w:fldCharType="begin"/>
      </w:r>
      <w:r w:rsidR="0095611E" w:rsidRPr="00A42F6E">
        <w:rPr>
          <w:b/>
          <w:color w:val="0000FF"/>
          <w:u w:val="single"/>
          <w:lang w:eastAsia="x-none"/>
        </w:rPr>
        <w:instrText>HYPERLINK "C:\\Users\\Merias\\Documents\\RAN1\\TSGR1_92b-China\\Docs\\R1-1803656.zip"</w:instrText>
      </w:r>
      <w:r w:rsidRPr="00A42F6E">
        <w:rPr>
          <w:b/>
          <w:color w:val="0000FF"/>
          <w:u w:val="single"/>
          <w:lang w:eastAsia="x-none"/>
        </w:rPr>
        <w:fldChar w:fldCharType="separate"/>
      </w:r>
      <w:r w:rsidRPr="00A42F6E">
        <w:rPr>
          <w:rStyle w:val="Hyperlink"/>
          <w:b/>
          <w:lang w:eastAsia="x-none"/>
        </w:rPr>
        <w:t>R1-1803656</w:t>
      </w:r>
      <w:r w:rsidRPr="00A42F6E">
        <w:rPr>
          <w:b/>
          <w:color w:val="0000FF"/>
          <w:u w:val="single"/>
          <w:lang w:eastAsia="x-none"/>
        </w:rPr>
        <w:fldChar w:fldCharType="end"/>
      </w:r>
      <w:r w:rsidR="007C160C" w:rsidRPr="00A42F6E">
        <w:rPr>
          <w:b/>
          <w:lang w:eastAsia="x-none"/>
        </w:rPr>
        <w:tab/>
        <w:t>Discussion on remaining issues for SUL and EN-DC</w:t>
      </w:r>
      <w:r w:rsidR="007C160C" w:rsidRPr="00A42F6E">
        <w:rPr>
          <w:b/>
          <w:lang w:eastAsia="x-none"/>
        </w:rPr>
        <w:tab/>
        <w:t>Huawei, HiSilicon</w:t>
      </w:r>
    </w:p>
    <w:p w14:paraId="13275E12" w14:textId="32E965E1" w:rsidR="007C160C" w:rsidRPr="00A42F6E" w:rsidRDefault="00603E09" w:rsidP="007C160C">
      <w:pPr>
        <w:ind w:left="720" w:hanging="720"/>
        <w:rPr>
          <w:b/>
          <w:lang w:eastAsia="x-none"/>
        </w:rPr>
      </w:pPr>
      <w:hyperlink r:id="rId1921" w:history="1">
        <w:r w:rsidR="00FE4C7E" w:rsidRPr="00A42F6E">
          <w:rPr>
            <w:rStyle w:val="Hyperlink"/>
            <w:b/>
            <w:lang w:eastAsia="x-none"/>
          </w:rPr>
          <w:t>R1-1804384</w:t>
        </w:r>
      </w:hyperlink>
      <w:r w:rsidR="007C160C" w:rsidRPr="00A42F6E">
        <w:rPr>
          <w:b/>
          <w:lang w:eastAsia="x-none"/>
        </w:rPr>
        <w:tab/>
        <w:t>Corrections on LTE-NR Coexistence</w:t>
      </w:r>
      <w:r w:rsidR="007C160C" w:rsidRPr="00A42F6E">
        <w:rPr>
          <w:b/>
          <w:lang w:eastAsia="x-none"/>
        </w:rPr>
        <w:tab/>
        <w:t>Samsung</w:t>
      </w:r>
    </w:p>
    <w:p w14:paraId="6850A03E" w14:textId="505ACF5D" w:rsidR="007C160C" w:rsidRPr="00A42F6E" w:rsidRDefault="00603E09" w:rsidP="007C160C">
      <w:pPr>
        <w:ind w:left="720" w:hanging="720"/>
        <w:rPr>
          <w:b/>
          <w:lang w:eastAsia="x-none"/>
        </w:rPr>
      </w:pPr>
      <w:hyperlink r:id="rId1922" w:history="1">
        <w:r w:rsidR="00FE4C7E" w:rsidRPr="00A42F6E">
          <w:rPr>
            <w:rStyle w:val="Hyperlink"/>
            <w:b/>
            <w:lang w:eastAsia="x-none"/>
          </w:rPr>
          <w:t>R1-1804455</w:t>
        </w:r>
      </w:hyperlink>
      <w:r w:rsidR="007C160C" w:rsidRPr="00A42F6E">
        <w:rPr>
          <w:b/>
          <w:lang w:eastAsia="x-none"/>
        </w:rPr>
        <w:tab/>
        <w:t>On NR-LTE coex design</w:t>
      </w:r>
      <w:r w:rsidR="007C160C" w:rsidRPr="00A42F6E">
        <w:rPr>
          <w:b/>
          <w:lang w:eastAsia="x-none"/>
        </w:rPr>
        <w:tab/>
        <w:t>Ericsson GmbH, Eurolab</w:t>
      </w:r>
    </w:p>
    <w:p w14:paraId="78206434" w14:textId="246BF899" w:rsidR="007C160C" w:rsidRPr="00A42F6E" w:rsidRDefault="00603E09" w:rsidP="007C160C">
      <w:pPr>
        <w:ind w:left="720" w:hanging="720"/>
        <w:rPr>
          <w:b/>
          <w:lang w:eastAsia="x-none"/>
        </w:rPr>
      </w:pPr>
      <w:hyperlink r:id="rId1923" w:history="1">
        <w:r w:rsidR="00FE4C7E" w:rsidRPr="00A42F6E">
          <w:rPr>
            <w:rStyle w:val="Hyperlink"/>
            <w:b/>
            <w:lang w:eastAsia="x-none"/>
          </w:rPr>
          <w:t>R1-1804564</w:t>
        </w:r>
      </w:hyperlink>
      <w:r w:rsidR="007C160C" w:rsidRPr="00A42F6E">
        <w:rPr>
          <w:b/>
          <w:lang w:eastAsia="x-none"/>
        </w:rPr>
        <w:tab/>
        <w:t>Remaining issues on NR-LTE DC/Coexistence</w:t>
      </w:r>
      <w:r w:rsidR="007C160C" w:rsidRPr="00A42F6E">
        <w:rPr>
          <w:b/>
          <w:lang w:eastAsia="x-none"/>
        </w:rPr>
        <w:tab/>
        <w:t>LG Electronics</w:t>
      </w:r>
    </w:p>
    <w:p w14:paraId="0DB11E7F" w14:textId="77777777" w:rsidR="007C160C" w:rsidRPr="007C160C" w:rsidRDefault="007C160C" w:rsidP="007C160C">
      <w:pPr>
        <w:ind w:left="720" w:hanging="720"/>
        <w:rPr>
          <w:u w:val="single"/>
          <w:lang w:eastAsia="x-none"/>
        </w:rPr>
      </w:pPr>
    </w:p>
    <w:p w14:paraId="5EEBAE80" w14:textId="77777777" w:rsidR="007C160C" w:rsidRPr="007C160C" w:rsidRDefault="007C160C" w:rsidP="007C160C">
      <w:pPr>
        <w:ind w:left="720" w:hanging="720"/>
        <w:rPr>
          <w:u w:val="single"/>
          <w:lang w:eastAsia="x-none"/>
        </w:rPr>
      </w:pPr>
      <w:r w:rsidRPr="007C160C">
        <w:rPr>
          <w:u w:val="single"/>
          <w:lang w:eastAsia="x-none"/>
        </w:rPr>
        <w:t>Conclusion:</w:t>
      </w:r>
    </w:p>
    <w:p w14:paraId="12923F77" w14:textId="77777777" w:rsidR="007C160C" w:rsidRPr="007C160C" w:rsidRDefault="007C160C" w:rsidP="007C160C">
      <w:pPr>
        <w:ind w:left="720" w:hanging="720"/>
        <w:rPr>
          <w:lang w:eastAsia="x-none"/>
        </w:rPr>
      </w:pPr>
      <w:r w:rsidRPr="007C160C">
        <w:rPr>
          <w:lang w:eastAsia="x-none"/>
        </w:rPr>
        <w:t xml:space="preserve">Placement of the SUL CIF field in DCI needs to be corrected. </w:t>
      </w:r>
    </w:p>
    <w:p w14:paraId="0F997F57" w14:textId="77777777" w:rsidR="007C160C" w:rsidRPr="007C160C" w:rsidRDefault="007C160C" w:rsidP="007C160C">
      <w:pPr>
        <w:numPr>
          <w:ilvl w:val="0"/>
          <w:numId w:val="223"/>
        </w:numPr>
        <w:rPr>
          <w:lang w:eastAsia="x-none"/>
        </w:rPr>
      </w:pPr>
      <w:r w:rsidRPr="007C160C">
        <w:rPr>
          <w:lang w:eastAsia="x-none"/>
        </w:rPr>
        <w:t>Details should be handled in the DCI discussions in scheduling and HARQ AI</w:t>
      </w:r>
    </w:p>
    <w:p w14:paraId="0EB6EE8C" w14:textId="77777777" w:rsidR="007C160C" w:rsidRPr="007C160C" w:rsidRDefault="007C160C" w:rsidP="007C160C">
      <w:pPr>
        <w:ind w:left="720" w:hanging="720"/>
        <w:rPr>
          <w:lang w:eastAsia="x-none"/>
        </w:rPr>
      </w:pPr>
    </w:p>
    <w:p w14:paraId="1AEA1E58" w14:textId="1719AE8A" w:rsidR="007C160C" w:rsidRPr="00A42F6E" w:rsidRDefault="00603E09" w:rsidP="007C160C">
      <w:pPr>
        <w:ind w:left="720" w:hanging="720"/>
        <w:rPr>
          <w:b/>
          <w:lang w:eastAsia="x-none"/>
        </w:rPr>
      </w:pPr>
      <w:hyperlink r:id="rId1924" w:history="1">
        <w:r w:rsidR="00FE4C7E" w:rsidRPr="00A42F6E">
          <w:rPr>
            <w:rStyle w:val="Hyperlink"/>
            <w:b/>
            <w:lang w:eastAsia="x-none"/>
          </w:rPr>
          <w:t>R1-1804811</w:t>
        </w:r>
      </w:hyperlink>
      <w:r w:rsidR="007C160C" w:rsidRPr="00A42F6E">
        <w:rPr>
          <w:b/>
          <w:lang w:eastAsia="x-none"/>
        </w:rPr>
        <w:tab/>
        <w:t>Remaining aspects of NR-LTE coexistence</w:t>
      </w:r>
      <w:r w:rsidR="007C160C" w:rsidRPr="00A42F6E">
        <w:rPr>
          <w:b/>
          <w:lang w:eastAsia="x-none"/>
        </w:rPr>
        <w:tab/>
        <w:t>Qualcomm Incorporated</w:t>
      </w:r>
    </w:p>
    <w:p w14:paraId="229AD343" w14:textId="69830245" w:rsidR="007C160C" w:rsidRPr="00A42F6E" w:rsidRDefault="00603E09" w:rsidP="007C160C">
      <w:pPr>
        <w:ind w:left="720" w:hanging="720"/>
        <w:rPr>
          <w:b/>
          <w:lang w:eastAsia="x-none"/>
        </w:rPr>
      </w:pPr>
      <w:hyperlink r:id="rId1925" w:history="1">
        <w:r w:rsidR="00FE4C7E" w:rsidRPr="00A42F6E">
          <w:rPr>
            <w:rStyle w:val="Hyperlink"/>
            <w:b/>
            <w:lang w:eastAsia="x-none"/>
          </w:rPr>
          <w:t>R1-1805143</w:t>
        </w:r>
      </w:hyperlink>
      <w:r w:rsidR="007C160C" w:rsidRPr="00A42F6E">
        <w:rPr>
          <w:b/>
          <w:lang w:eastAsia="x-none"/>
        </w:rPr>
        <w:tab/>
        <w:t>Power control for EN-DC option 4</w:t>
      </w:r>
      <w:r w:rsidR="007C160C" w:rsidRPr="00A42F6E">
        <w:rPr>
          <w:b/>
          <w:lang w:eastAsia="x-none"/>
        </w:rPr>
        <w:tab/>
        <w:t>Nokia, Nokia Shanghai Bell</w:t>
      </w:r>
    </w:p>
    <w:p w14:paraId="28A77B25" w14:textId="77777777" w:rsidR="007C160C" w:rsidRPr="007C160C" w:rsidRDefault="007C160C" w:rsidP="007C160C">
      <w:pPr>
        <w:rPr>
          <w:lang w:eastAsia="x-none"/>
        </w:rPr>
      </w:pPr>
      <w:bookmarkStart w:id="625" w:name="_Hlk511591916"/>
    </w:p>
    <w:p w14:paraId="7C686849" w14:textId="77777777" w:rsidR="007C160C" w:rsidRPr="007C160C" w:rsidRDefault="007C160C" w:rsidP="007C160C">
      <w:pPr>
        <w:ind w:left="720" w:hanging="720"/>
        <w:rPr>
          <w:lang w:eastAsia="x-none"/>
        </w:rPr>
      </w:pPr>
      <w:r w:rsidRPr="007C160C">
        <w:rPr>
          <w:highlight w:val="green"/>
          <w:lang w:eastAsia="x-none"/>
        </w:rPr>
        <w:t>Agreement:</w:t>
      </w:r>
    </w:p>
    <w:p w14:paraId="4C75B41D" w14:textId="77777777" w:rsidR="007C160C" w:rsidRPr="007C160C" w:rsidRDefault="007C160C" w:rsidP="007C160C">
      <w:pPr>
        <w:ind w:left="720" w:hanging="720"/>
        <w:rPr>
          <w:lang w:eastAsia="x-none"/>
        </w:rPr>
      </w:pPr>
      <w:r w:rsidRPr="007C160C">
        <w:rPr>
          <w:lang w:eastAsia="x-none"/>
        </w:rPr>
        <w:t>In Rel-15, Case 1 HARQ timing is supported for the LTE serving cells only for the following cases</w:t>
      </w:r>
    </w:p>
    <w:p w14:paraId="5A8B9ADE" w14:textId="77777777" w:rsidR="007C160C" w:rsidRPr="007C160C" w:rsidRDefault="007C160C" w:rsidP="007C160C">
      <w:pPr>
        <w:pStyle w:val="ListParagraph"/>
        <w:numPr>
          <w:ilvl w:val="0"/>
          <w:numId w:val="163"/>
        </w:numPr>
      </w:pPr>
      <w:r w:rsidRPr="007C160C">
        <w:t xml:space="preserve">A single FDD cell </w:t>
      </w:r>
    </w:p>
    <w:p w14:paraId="38C12ACA" w14:textId="77777777" w:rsidR="007C160C" w:rsidRPr="007C160C" w:rsidRDefault="007C160C" w:rsidP="007C160C">
      <w:pPr>
        <w:pStyle w:val="ListParagraph"/>
        <w:numPr>
          <w:ilvl w:val="0"/>
          <w:numId w:val="163"/>
        </w:numPr>
      </w:pPr>
      <w:r w:rsidRPr="007C160C">
        <w:t>DL CA with FDD-FDD CA and FDD-TDD CA, where the LTE PCell is FDD and there is only one UL carrier</w:t>
      </w:r>
    </w:p>
    <w:p w14:paraId="65934FB0" w14:textId="77777777" w:rsidR="007C160C" w:rsidRPr="007C160C" w:rsidRDefault="007C160C" w:rsidP="007C160C">
      <w:pPr>
        <w:pStyle w:val="ListParagraph"/>
        <w:numPr>
          <w:ilvl w:val="1"/>
          <w:numId w:val="163"/>
        </w:numPr>
      </w:pPr>
      <w:r w:rsidRPr="007C160C">
        <w:t>The UE is not configured for cross-carrier scheduling</w:t>
      </w:r>
    </w:p>
    <w:p w14:paraId="3F7D2D37" w14:textId="77777777" w:rsidR="007C160C" w:rsidRPr="007C160C" w:rsidRDefault="007C160C" w:rsidP="007C160C">
      <w:pPr>
        <w:ind w:left="720" w:hanging="720"/>
        <w:rPr>
          <w:lang w:val="en-US" w:eastAsia="x-none"/>
        </w:rPr>
      </w:pPr>
    </w:p>
    <w:p w14:paraId="403C5A44" w14:textId="77777777" w:rsidR="007C160C" w:rsidRPr="007C160C" w:rsidRDefault="007C160C" w:rsidP="007C160C">
      <w:pPr>
        <w:rPr>
          <w:lang w:val="en-US" w:eastAsia="x-none"/>
        </w:rPr>
      </w:pPr>
      <w:r w:rsidRPr="007C160C">
        <w:rPr>
          <w:highlight w:val="green"/>
          <w:lang w:val="en-US" w:eastAsia="x-none"/>
        </w:rPr>
        <w:t>Agreement:</w:t>
      </w:r>
    </w:p>
    <w:p w14:paraId="665FC0E3" w14:textId="77777777" w:rsidR="007C160C" w:rsidRPr="007C160C" w:rsidRDefault="007C160C" w:rsidP="007C160C">
      <w:pPr>
        <w:rPr>
          <w:lang w:val="en-US" w:eastAsia="x-none"/>
        </w:rPr>
      </w:pPr>
      <w:r w:rsidRPr="007C160C">
        <w:rPr>
          <w:lang w:eastAsia="zh-CN"/>
        </w:rPr>
        <w:t>F</w:t>
      </w:r>
      <w:r w:rsidRPr="007C160C">
        <w:rPr>
          <w:lang w:val="en-US" w:eastAsia="x-none"/>
        </w:rPr>
        <w:t>or a UE operating in EN-DC when configured with Case 1 HARQ timing on an FDD PCell, the following is supported for the LTE serving cells</w:t>
      </w:r>
    </w:p>
    <w:p w14:paraId="0277AAAC" w14:textId="77777777" w:rsidR="007C160C" w:rsidRPr="007C160C" w:rsidRDefault="007C160C" w:rsidP="007C160C">
      <w:pPr>
        <w:pStyle w:val="ListParagraph"/>
        <w:numPr>
          <w:ilvl w:val="0"/>
          <w:numId w:val="225"/>
        </w:numPr>
        <w:rPr>
          <w:lang w:val="en-US"/>
        </w:rPr>
      </w:pPr>
      <w:r w:rsidRPr="007C160C">
        <w:rPr>
          <w:lang w:val="en-US"/>
        </w:rPr>
        <w:t>For an FDD SCell, the same DL HARQ timing as the PCell is applied for the FDD SCell,</w:t>
      </w:r>
    </w:p>
    <w:p w14:paraId="43DB32AB" w14:textId="77777777" w:rsidR="007C160C" w:rsidRPr="007C160C" w:rsidRDefault="007C160C" w:rsidP="007C160C">
      <w:pPr>
        <w:pStyle w:val="ListParagraph"/>
        <w:numPr>
          <w:ilvl w:val="0"/>
          <w:numId w:val="225"/>
        </w:numPr>
        <w:rPr>
          <w:lang w:val="en-US"/>
        </w:rPr>
      </w:pPr>
      <w:r w:rsidRPr="007C160C">
        <w:rPr>
          <w:lang w:val="en-US"/>
        </w:rPr>
        <w:t>For a TDD SCell, the same DL HARQ timing as the PCell is applied restricted to the set of DL/special subframes on the TDD SCell</w:t>
      </w:r>
    </w:p>
    <w:p w14:paraId="04EC2AB4" w14:textId="1B1F778A" w:rsidR="007C160C" w:rsidRPr="007C160C" w:rsidRDefault="007C160C" w:rsidP="007C160C">
      <w:pPr>
        <w:pStyle w:val="ListParagraph"/>
        <w:numPr>
          <w:ilvl w:val="0"/>
          <w:numId w:val="225"/>
        </w:numPr>
        <w:rPr>
          <w:lang w:val="en-US"/>
        </w:rPr>
      </w:pPr>
      <w:r w:rsidRPr="007C160C">
        <w:rPr>
          <w:lang w:val="en-US"/>
        </w:rPr>
        <w:t>The UL HARQ timing for the FDD PCell is the same for the CA and non-CA cases</w:t>
      </w:r>
    </w:p>
    <w:p w14:paraId="1F41B537" w14:textId="57A8F2CD" w:rsidR="00254752" w:rsidRDefault="00254752" w:rsidP="008C192C">
      <w:pPr>
        <w:pStyle w:val="Heading3"/>
      </w:pPr>
      <w:bookmarkStart w:id="626" w:name="_Toc514184704"/>
      <w:bookmarkEnd w:id="625"/>
      <w:r w:rsidRPr="00254752">
        <w:rPr>
          <w:rFonts w:hint="eastAsia"/>
        </w:rPr>
        <w:lastRenderedPageBreak/>
        <w:t>UL power control</w:t>
      </w:r>
      <w:bookmarkEnd w:id="624"/>
      <w:bookmarkEnd w:id="626"/>
    </w:p>
    <w:p w14:paraId="39103618" w14:textId="3467ED3E" w:rsidR="00C16ED6" w:rsidRPr="00C16ED6" w:rsidRDefault="00603E09" w:rsidP="00C16ED6">
      <w:pPr>
        <w:rPr>
          <w:b/>
        </w:rPr>
      </w:pPr>
      <w:hyperlink r:id="rId1926" w:history="1">
        <w:r w:rsidR="00FE4C7E">
          <w:rPr>
            <w:rStyle w:val="Hyperlink"/>
            <w:b/>
          </w:rPr>
          <w:t>R1-1805708</w:t>
        </w:r>
      </w:hyperlink>
      <w:r w:rsidR="00C16ED6" w:rsidRPr="00C16ED6">
        <w:rPr>
          <w:b/>
        </w:rPr>
        <w:tab/>
        <w:t>Chairman's notes of AI 7.1.6 UL Power control</w:t>
      </w:r>
      <w:r w:rsidR="00C16ED6" w:rsidRPr="00C16ED6">
        <w:rPr>
          <w:b/>
        </w:rPr>
        <w:tab/>
        <w:t>Ad-Hoc chair (Samsung)</w:t>
      </w:r>
    </w:p>
    <w:p w14:paraId="2774852C" w14:textId="77777777" w:rsidR="00C16ED6" w:rsidRDefault="00C16ED6" w:rsidP="00C16ED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04CFC80C" w14:textId="77777777" w:rsidR="00C16ED6" w:rsidRPr="00C16ED6" w:rsidRDefault="00C16ED6" w:rsidP="00C16ED6"/>
    <w:p w14:paraId="7652BEE6" w14:textId="77777777" w:rsidR="008157A3" w:rsidRDefault="008157A3" w:rsidP="008157A3">
      <w:pPr>
        <w:pStyle w:val="Heading4"/>
      </w:pPr>
      <w:bookmarkStart w:id="627" w:name="_Toc510867635"/>
      <w:bookmarkStart w:id="628" w:name="_Toc510867638"/>
      <w:bookmarkStart w:id="629" w:name="_Toc514184705"/>
      <w:r>
        <w:t>NR UL power control - non-CA aspects</w:t>
      </w:r>
      <w:bookmarkEnd w:id="627"/>
      <w:bookmarkEnd w:id="629"/>
    </w:p>
    <w:p w14:paraId="5F726421" w14:textId="6F2397A8" w:rsidR="008157A3" w:rsidRPr="00A42F6E" w:rsidRDefault="00603E09" w:rsidP="008157A3">
      <w:pPr>
        <w:rPr>
          <w:b/>
          <w:lang w:eastAsia="x-none"/>
        </w:rPr>
      </w:pPr>
      <w:hyperlink r:id="rId1927" w:history="1">
        <w:r w:rsidR="00FE4C7E" w:rsidRPr="00A42F6E">
          <w:rPr>
            <w:rStyle w:val="Hyperlink"/>
            <w:b/>
          </w:rPr>
          <w:t>R1-1805553</w:t>
        </w:r>
      </w:hyperlink>
      <w:r w:rsidR="008157A3" w:rsidRPr="00A42F6E">
        <w:rPr>
          <w:b/>
          <w:lang w:eastAsia="x-none"/>
        </w:rPr>
        <w:tab/>
        <w:t>Summary for Al 7.1.6.1 NR UL power control in non-CA aspects</w:t>
      </w:r>
      <w:r w:rsidR="008157A3" w:rsidRPr="00A42F6E">
        <w:rPr>
          <w:b/>
          <w:lang w:eastAsia="x-none"/>
        </w:rPr>
        <w:tab/>
        <w:t>ZTE, Sanechips</w:t>
      </w:r>
    </w:p>
    <w:p w14:paraId="42783974" w14:textId="77777777" w:rsidR="008157A3" w:rsidRPr="00A42F6E" w:rsidRDefault="008157A3" w:rsidP="008157A3">
      <w:pPr>
        <w:rPr>
          <w:lang w:eastAsia="x-none"/>
        </w:rPr>
      </w:pPr>
    </w:p>
    <w:p w14:paraId="1940ED76" w14:textId="77777777" w:rsidR="008157A3" w:rsidRPr="00A42F6E" w:rsidRDefault="008157A3" w:rsidP="008157A3">
      <w:pPr>
        <w:snapToGrid w:val="0"/>
        <w:jc w:val="both"/>
        <w:rPr>
          <w:szCs w:val="20"/>
          <w:highlight w:val="green"/>
        </w:rPr>
      </w:pPr>
      <w:r w:rsidRPr="00A42F6E">
        <w:rPr>
          <w:szCs w:val="20"/>
          <w:highlight w:val="green"/>
        </w:rPr>
        <w:t>Agreement</w:t>
      </w:r>
    </w:p>
    <w:p w14:paraId="6AE284EE" w14:textId="77777777" w:rsidR="008157A3" w:rsidRPr="00F602B2" w:rsidRDefault="008157A3" w:rsidP="008157A3">
      <w:pPr>
        <w:snapToGrid w:val="0"/>
        <w:jc w:val="both"/>
        <w:rPr>
          <w:szCs w:val="20"/>
        </w:rPr>
      </w:pPr>
      <w:r w:rsidRPr="00F602B2">
        <w:rPr>
          <w:szCs w:val="20"/>
        </w:rPr>
        <w:t>Definition of PUSCH open-loop parameter j=0 should also include Msg3 transmission in the RRC_CONNECTED state</w:t>
      </w:r>
    </w:p>
    <w:p w14:paraId="0F12A017" w14:textId="77777777" w:rsidR="008157A3" w:rsidRPr="00A42F6E" w:rsidRDefault="008157A3" w:rsidP="008157A3">
      <w:pPr>
        <w:contextualSpacing/>
        <w:jc w:val="both"/>
        <w:rPr>
          <w:szCs w:val="28"/>
        </w:rPr>
      </w:pPr>
    </w:p>
    <w:p w14:paraId="58944F1F" w14:textId="77777777" w:rsidR="008157A3" w:rsidRPr="00A42F6E" w:rsidRDefault="008157A3" w:rsidP="008157A3">
      <w:pPr>
        <w:contextualSpacing/>
        <w:jc w:val="both"/>
        <w:rPr>
          <w:szCs w:val="28"/>
        </w:rPr>
      </w:pPr>
      <w:r w:rsidRPr="00A42F6E">
        <w:rPr>
          <w:szCs w:val="28"/>
          <w:highlight w:val="green"/>
        </w:rPr>
        <w:t>Agreement</w:t>
      </w:r>
    </w:p>
    <w:p w14:paraId="4CAC3E04" w14:textId="77777777" w:rsidR="008157A3" w:rsidRPr="003D7DAD" w:rsidRDefault="008157A3" w:rsidP="008157A3">
      <w:pPr>
        <w:contextualSpacing/>
        <w:jc w:val="both"/>
        <w:rPr>
          <w:szCs w:val="28"/>
        </w:rPr>
      </w:pPr>
      <w:r w:rsidRPr="003D7DAD">
        <w:rPr>
          <w:szCs w:val="28"/>
        </w:rPr>
        <w:t>For PUSCH Msg3 in the RRC_CONNECTED state, UE shall use the SSB or CSI-RS associated with the PRACH for the pathloss measurement</w:t>
      </w:r>
    </w:p>
    <w:p w14:paraId="06D3EC8F" w14:textId="77777777" w:rsidR="008157A3" w:rsidRPr="00A42F6E" w:rsidRDefault="008157A3" w:rsidP="008157A3">
      <w:pPr>
        <w:contextualSpacing/>
        <w:jc w:val="both"/>
        <w:rPr>
          <w:szCs w:val="28"/>
        </w:rPr>
      </w:pPr>
    </w:p>
    <w:p w14:paraId="0B26D9E8" w14:textId="77777777" w:rsidR="008157A3" w:rsidRPr="00A42F6E" w:rsidRDefault="008157A3" w:rsidP="008157A3">
      <w:pPr>
        <w:contextualSpacing/>
        <w:jc w:val="both"/>
        <w:rPr>
          <w:szCs w:val="28"/>
        </w:rPr>
      </w:pPr>
      <w:r w:rsidRPr="00A42F6E">
        <w:rPr>
          <w:szCs w:val="28"/>
          <w:highlight w:val="green"/>
        </w:rPr>
        <w:t>Agreement</w:t>
      </w:r>
    </w:p>
    <w:p w14:paraId="6C825658" w14:textId="77777777" w:rsidR="008157A3" w:rsidRPr="00420AF6" w:rsidRDefault="008157A3" w:rsidP="008157A3">
      <w:pPr>
        <w:contextualSpacing/>
        <w:jc w:val="both"/>
        <w:rPr>
          <w:szCs w:val="28"/>
        </w:rPr>
      </w:pPr>
      <w:r w:rsidRPr="00420AF6">
        <w:rPr>
          <w:szCs w:val="28"/>
        </w:rPr>
        <w:t xml:space="preserve">For PUSCH Msg3 and UE in RRC_CONNECTED state, if the UE is configured with more than one closed-loop process for PUSCH, the CL-PC index shall be fixed to </w:t>
      </w:r>
      <w:r w:rsidRPr="00420AF6">
        <w:rPr>
          <w:i/>
          <w:szCs w:val="28"/>
        </w:rPr>
        <w:t>l=0</w:t>
      </w:r>
      <w:r w:rsidRPr="00420AF6">
        <w:rPr>
          <w:szCs w:val="28"/>
        </w:rPr>
        <w:t xml:space="preserve">.   </w:t>
      </w:r>
    </w:p>
    <w:p w14:paraId="5F376F98" w14:textId="77777777" w:rsidR="008157A3" w:rsidRPr="00A42F6E" w:rsidRDefault="008157A3" w:rsidP="008157A3">
      <w:pPr>
        <w:contextualSpacing/>
        <w:jc w:val="both"/>
        <w:rPr>
          <w:szCs w:val="28"/>
          <w:lang w:val="en-US"/>
        </w:rPr>
      </w:pPr>
    </w:p>
    <w:p w14:paraId="6CC0FD59" w14:textId="77777777" w:rsidR="008157A3" w:rsidRPr="00A42F6E" w:rsidRDefault="008157A3" w:rsidP="008157A3">
      <w:pPr>
        <w:contextualSpacing/>
        <w:jc w:val="both"/>
        <w:rPr>
          <w:szCs w:val="28"/>
        </w:rPr>
      </w:pPr>
      <w:r w:rsidRPr="00A42F6E">
        <w:rPr>
          <w:szCs w:val="28"/>
          <w:highlight w:val="green"/>
        </w:rPr>
        <w:t>Agreement</w:t>
      </w:r>
    </w:p>
    <w:p w14:paraId="42C42516" w14:textId="77777777" w:rsidR="008157A3" w:rsidRDefault="008157A3" w:rsidP="008157A3">
      <w:pPr>
        <w:rPr>
          <w:szCs w:val="28"/>
        </w:rPr>
      </w:pPr>
      <w:r w:rsidRPr="00420AF6">
        <w:rPr>
          <w:bCs/>
          <w:szCs w:val="28"/>
        </w:rPr>
        <w:t xml:space="preserve">For PUCCH without high layer parameter </w:t>
      </w:r>
      <w:r w:rsidRPr="00420AF6">
        <w:rPr>
          <w:bCs/>
          <w:i/>
          <w:szCs w:val="28"/>
        </w:rPr>
        <w:t>PUCCH-Spatial-relation-info</w:t>
      </w:r>
      <w:r w:rsidRPr="00420AF6">
        <w:rPr>
          <w:szCs w:val="28"/>
        </w:rPr>
        <w:t>, t</w:t>
      </w:r>
      <w:r w:rsidRPr="00420AF6">
        <w:rPr>
          <w:rFonts w:hint="eastAsia"/>
          <w:szCs w:val="28"/>
        </w:rPr>
        <w:t xml:space="preserve">he closed loop index </w:t>
      </w:r>
      <w:r w:rsidRPr="00420AF6">
        <w:rPr>
          <w:rFonts w:hint="eastAsia"/>
          <w:i/>
          <w:szCs w:val="28"/>
        </w:rPr>
        <w:t>l</w:t>
      </w:r>
      <w:r w:rsidRPr="00420AF6">
        <w:rPr>
          <w:rFonts w:hint="eastAsia"/>
          <w:szCs w:val="28"/>
        </w:rPr>
        <w:t xml:space="preserve"> should also be set to a fixed value, i.e.</w:t>
      </w:r>
      <w:r w:rsidRPr="00420AF6">
        <w:rPr>
          <w:szCs w:val="28"/>
        </w:rPr>
        <w:t>,</w:t>
      </w:r>
      <w:r w:rsidRPr="00420AF6">
        <w:rPr>
          <w:rFonts w:hint="eastAsia"/>
          <w:szCs w:val="28"/>
        </w:rPr>
        <w:t xml:space="preserve"> </w:t>
      </w:r>
      <w:r w:rsidRPr="00420AF6">
        <w:rPr>
          <w:i/>
          <w:szCs w:val="28"/>
        </w:rPr>
        <w:t>l</w:t>
      </w:r>
      <w:r w:rsidRPr="00420AF6">
        <w:rPr>
          <w:szCs w:val="28"/>
        </w:rPr>
        <w:t>=</w:t>
      </w:r>
      <w:r w:rsidRPr="00420AF6">
        <w:rPr>
          <w:rFonts w:hint="eastAsia"/>
          <w:szCs w:val="28"/>
        </w:rPr>
        <w:t>0</w:t>
      </w:r>
      <w:r w:rsidRPr="00420AF6">
        <w:rPr>
          <w:szCs w:val="28"/>
        </w:rPr>
        <w:t>.</w:t>
      </w:r>
    </w:p>
    <w:p w14:paraId="79CF8A3D" w14:textId="77777777" w:rsidR="008157A3" w:rsidRPr="00A42F6E" w:rsidRDefault="008157A3" w:rsidP="008157A3">
      <w:pPr>
        <w:rPr>
          <w:szCs w:val="20"/>
          <w:lang w:eastAsia="x-none"/>
        </w:rPr>
      </w:pPr>
    </w:p>
    <w:p w14:paraId="29F750C7" w14:textId="77777777" w:rsidR="008157A3" w:rsidRPr="00A42F6E" w:rsidRDefault="008157A3" w:rsidP="008157A3">
      <w:pPr>
        <w:rPr>
          <w:szCs w:val="20"/>
          <w:lang w:eastAsia="x-none"/>
        </w:rPr>
      </w:pPr>
      <w:r w:rsidRPr="00A42F6E">
        <w:rPr>
          <w:szCs w:val="20"/>
          <w:highlight w:val="green"/>
          <w:lang w:eastAsia="x-none"/>
        </w:rPr>
        <w:t>Agreement:</w:t>
      </w:r>
    </w:p>
    <w:p w14:paraId="0FE2BDA2" w14:textId="77777777" w:rsidR="008157A3" w:rsidRDefault="008157A3" w:rsidP="008157A3">
      <w:pPr>
        <w:rPr>
          <w:szCs w:val="20"/>
          <w:lang w:eastAsia="x-none"/>
        </w:rPr>
      </w:pPr>
      <w:r w:rsidRPr="002549DA">
        <w:rPr>
          <w:szCs w:val="20"/>
          <w:lang w:eastAsia="x-none"/>
        </w:rPr>
        <w:t>Single K1 value is supported for PUCCH power control</w:t>
      </w:r>
    </w:p>
    <w:p w14:paraId="2C861E07" w14:textId="77777777" w:rsidR="00A42F6E" w:rsidRPr="00A42F6E" w:rsidRDefault="00A42F6E" w:rsidP="00A42F6E">
      <w:pPr>
        <w:pStyle w:val="ListParagraph"/>
        <w:numPr>
          <w:ilvl w:val="0"/>
          <w:numId w:val="382"/>
        </w:numPr>
      </w:pPr>
      <w:r w:rsidRPr="00A42F6E">
        <w:t>The value will be decided in RAN1#93</w:t>
      </w:r>
    </w:p>
    <w:p w14:paraId="3291BC52" w14:textId="77777777" w:rsidR="008157A3" w:rsidRPr="00A42F6E" w:rsidRDefault="008157A3" w:rsidP="008157A3">
      <w:pPr>
        <w:rPr>
          <w:szCs w:val="20"/>
          <w:lang w:eastAsia="x-none"/>
        </w:rPr>
      </w:pPr>
      <w:r w:rsidRPr="00A42F6E">
        <w:rPr>
          <w:szCs w:val="20"/>
          <w:highlight w:val="green"/>
          <w:lang w:eastAsia="x-none"/>
        </w:rPr>
        <w:t>Agreement</w:t>
      </w:r>
    </w:p>
    <w:p w14:paraId="1BF267D7" w14:textId="77777777" w:rsidR="008157A3" w:rsidRDefault="008157A3" w:rsidP="008157A3">
      <w:pPr>
        <w:rPr>
          <w:szCs w:val="20"/>
          <w:lang w:eastAsia="x-none"/>
        </w:rPr>
      </w:pPr>
      <w:r w:rsidRPr="00975B0C">
        <w:rPr>
          <w:szCs w:val="20"/>
          <w:lang w:eastAsia="x-none"/>
        </w:rPr>
        <w:t>Single K2 value is supported for PUCCH power control</w:t>
      </w:r>
    </w:p>
    <w:p w14:paraId="3D86529C" w14:textId="77777777" w:rsidR="008157A3" w:rsidRPr="00A42F6E" w:rsidRDefault="008157A3" w:rsidP="00A42F6E">
      <w:pPr>
        <w:pStyle w:val="ListParagraph"/>
        <w:numPr>
          <w:ilvl w:val="0"/>
          <w:numId w:val="382"/>
        </w:numPr>
      </w:pPr>
      <w:r w:rsidRPr="00A42F6E">
        <w:t>The value will be decided in RAN1#93</w:t>
      </w:r>
    </w:p>
    <w:p w14:paraId="651C0AA7" w14:textId="77777777" w:rsidR="008157A3" w:rsidRDefault="008157A3" w:rsidP="008157A3">
      <w:pPr>
        <w:rPr>
          <w:szCs w:val="20"/>
          <w:lang w:eastAsia="x-none"/>
        </w:rPr>
      </w:pPr>
    </w:p>
    <w:p w14:paraId="7FD19CA7" w14:textId="745B2510" w:rsidR="008157A3" w:rsidRPr="00A42F6E" w:rsidRDefault="00603E09" w:rsidP="008157A3">
      <w:pPr>
        <w:rPr>
          <w:b/>
          <w:szCs w:val="20"/>
          <w:lang w:eastAsia="x-none"/>
        </w:rPr>
      </w:pPr>
      <w:hyperlink r:id="rId1928" w:history="1">
        <w:r w:rsidR="00FE4C7E" w:rsidRPr="00A42F6E">
          <w:rPr>
            <w:rStyle w:val="Hyperlink"/>
            <w:b/>
          </w:rPr>
          <w:t>R1-1805665</w:t>
        </w:r>
      </w:hyperlink>
      <w:r w:rsidR="008157A3" w:rsidRPr="00A42F6E">
        <w:rPr>
          <w:b/>
          <w:szCs w:val="20"/>
          <w:lang w:eastAsia="x-none"/>
        </w:rPr>
        <w:tab/>
        <w:t>Summary 2 for Al 7.1.6.1 NR UL power control in non-CA aspects</w:t>
      </w:r>
      <w:r w:rsidR="008157A3" w:rsidRPr="00A42F6E">
        <w:rPr>
          <w:b/>
          <w:szCs w:val="20"/>
          <w:lang w:eastAsia="x-none"/>
        </w:rPr>
        <w:tab/>
        <w:t>ZTE, Sanechips</w:t>
      </w:r>
    </w:p>
    <w:p w14:paraId="2773B9C4" w14:textId="77777777" w:rsidR="008157A3" w:rsidRPr="00A42F6E" w:rsidRDefault="008157A3" w:rsidP="008157A3">
      <w:pPr>
        <w:rPr>
          <w:szCs w:val="20"/>
          <w:lang w:eastAsia="x-none"/>
        </w:rPr>
      </w:pPr>
    </w:p>
    <w:p w14:paraId="1DAA5ADD" w14:textId="77777777" w:rsidR="008157A3" w:rsidRPr="00A42F6E" w:rsidRDefault="008157A3" w:rsidP="008157A3">
      <w:pPr>
        <w:spacing w:line="276" w:lineRule="auto"/>
        <w:contextualSpacing/>
        <w:jc w:val="both"/>
        <w:rPr>
          <w:szCs w:val="28"/>
        </w:rPr>
      </w:pPr>
      <w:r w:rsidRPr="00A42F6E">
        <w:rPr>
          <w:szCs w:val="28"/>
          <w:highlight w:val="green"/>
        </w:rPr>
        <w:t>Agreement</w:t>
      </w:r>
      <w:r w:rsidRPr="00A42F6E">
        <w:rPr>
          <w:rFonts w:hint="eastAsia"/>
          <w:szCs w:val="28"/>
          <w:highlight w:val="green"/>
        </w:rPr>
        <w:t>:</w:t>
      </w:r>
      <w:r w:rsidRPr="00A42F6E">
        <w:rPr>
          <w:szCs w:val="28"/>
        </w:rPr>
        <w:t xml:space="preserve"> </w:t>
      </w:r>
    </w:p>
    <w:p w14:paraId="2B6C8EC7" w14:textId="77777777" w:rsidR="008157A3" w:rsidRPr="000328A4" w:rsidRDefault="008157A3" w:rsidP="008157A3">
      <w:pPr>
        <w:spacing w:line="276" w:lineRule="auto"/>
        <w:contextualSpacing/>
        <w:jc w:val="both"/>
        <w:rPr>
          <w:szCs w:val="28"/>
        </w:rPr>
      </w:pPr>
      <w:r w:rsidRPr="000328A4">
        <w:rPr>
          <w:szCs w:val="28"/>
        </w:rPr>
        <w:t>UE uses one selected SSB or CSI-RS resource among SSB(s) and CSI-RS resource(s) associated with indicated RACH resource(s) in the handover message for pathloss estimation for PRACH during handover.</w:t>
      </w:r>
    </w:p>
    <w:p w14:paraId="7EAE2E7F" w14:textId="77777777" w:rsidR="008157A3" w:rsidRPr="00A42F6E" w:rsidRDefault="008157A3" w:rsidP="00A42F6E"/>
    <w:p w14:paraId="7B3AC5E7" w14:textId="1FEA1195" w:rsidR="008157A3" w:rsidRDefault="008157A3" w:rsidP="00A42F6E">
      <w:pPr>
        <w:rPr>
          <w:rFonts w:eastAsia="Malgun Gothic"/>
          <w:szCs w:val="21"/>
        </w:rPr>
      </w:pPr>
      <w:r w:rsidRPr="00A42F6E">
        <w:rPr>
          <w:rFonts w:eastAsia="Malgun Gothic"/>
          <w:szCs w:val="21"/>
          <w:highlight w:val="green"/>
        </w:rPr>
        <w:t>Agreement:</w:t>
      </w:r>
    </w:p>
    <w:p w14:paraId="18C73438" w14:textId="35F41400" w:rsidR="008157A3" w:rsidRPr="00A42F6E" w:rsidRDefault="008157A3" w:rsidP="00A42F6E">
      <w:pPr>
        <w:pStyle w:val="ListParagraph"/>
        <w:numPr>
          <w:ilvl w:val="0"/>
          <w:numId w:val="382"/>
        </w:numPr>
      </w:pPr>
      <w:r w:rsidRPr="006F6130">
        <w:t>For group-common TPC command in DCI format 2-2, both closed loops can be adjusted dynamically</w:t>
      </w:r>
    </w:p>
    <w:p w14:paraId="2D2B0137" w14:textId="77777777" w:rsidR="008157A3" w:rsidRDefault="008157A3" w:rsidP="008157A3">
      <w:pPr>
        <w:rPr>
          <w:szCs w:val="20"/>
          <w:lang w:eastAsia="x-none"/>
        </w:rPr>
      </w:pPr>
    </w:p>
    <w:p w14:paraId="65DA6FA6" w14:textId="77777777" w:rsidR="008157A3" w:rsidRPr="00A42F6E" w:rsidRDefault="008157A3" w:rsidP="008157A3">
      <w:pPr>
        <w:rPr>
          <w:lang w:eastAsia="x-none"/>
        </w:rPr>
      </w:pPr>
      <w:r w:rsidRPr="00A42F6E">
        <w:rPr>
          <w:highlight w:val="darkYellow"/>
          <w:lang w:eastAsia="x-none"/>
        </w:rPr>
        <w:t>Working Assumption</w:t>
      </w:r>
    </w:p>
    <w:p w14:paraId="07FA16E3" w14:textId="77777777" w:rsidR="008157A3" w:rsidRPr="00FE481C" w:rsidRDefault="008157A3" w:rsidP="008157A3">
      <w:pPr>
        <w:snapToGrid w:val="0"/>
        <w:jc w:val="both"/>
      </w:pPr>
      <w:r w:rsidRPr="00FE481C">
        <w:t xml:space="preserve">For group-common TPC command in DCI format 2-2, </w:t>
      </w:r>
    </w:p>
    <w:p w14:paraId="204CC54E" w14:textId="77777777" w:rsidR="008157A3" w:rsidRPr="00FE481C" w:rsidRDefault="008157A3" w:rsidP="008157A3">
      <w:pPr>
        <w:snapToGrid w:val="0"/>
        <w:jc w:val="both"/>
      </w:pPr>
      <w:r w:rsidRPr="00FE481C">
        <w:t xml:space="preserve">One bit </w:t>
      </w:r>
      <w:r w:rsidRPr="00FE481C">
        <w:rPr>
          <w:i/>
        </w:rPr>
        <w:t>closedloopindex</w:t>
      </w:r>
      <w:r w:rsidRPr="00FE481C">
        <w:t xml:space="preserve"> field is present along with the TPC command in the DCI format 2_2 to indicate which closed loop the TPC command applies to</w:t>
      </w:r>
    </w:p>
    <w:p w14:paraId="3C39F5B6" w14:textId="77777777" w:rsidR="008157A3" w:rsidRPr="00FE481C" w:rsidRDefault="008157A3" w:rsidP="00A42F6E">
      <w:pPr>
        <w:pStyle w:val="ListParagraph"/>
        <w:numPr>
          <w:ilvl w:val="0"/>
          <w:numId w:val="382"/>
        </w:numPr>
        <w:snapToGrid w:val="0"/>
        <w:jc w:val="both"/>
      </w:pPr>
      <w:r w:rsidRPr="00FE481C">
        <w:rPr>
          <w:rFonts w:hint="eastAsia"/>
        </w:rPr>
        <w:t xml:space="preserve">When a UE is configured with 1 closed loop, the bit </w:t>
      </w:r>
      <w:r w:rsidRPr="00A42F6E">
        <w:rPr>
          <w:i/>
        </w:rPr>
        <w:t>closedloopindex</w:t>
      </w:r>
      <w:r w:rsidRPr="00FE481C">
        <w:t xml:space="preserve"> field is NOT present.</w:t>
      </w:r>
    </w:p>
    <w:p w14:paraId="16941FAF" w14:textId="77777777" w:rsidR="008157A3" w:rsidRPr="00FE481C" w:rsidRDefault="008157A3" w:rsidP="00A42F6E">
      <w:pPr>
        <w:pStyle w:val="ListParagraph"/>
        <w:numPr>
          <w:ilvl w:val="0"/>
          <w:numId w:val="382"/>
        </w:numPr>
        <w:snapToGrid w:val="0"/>
        <w:jc w:val="both"/>
      </w:pPr>
      <w:r w:rsidRPr="00FE481C">
        <w:rPr>
          <w:rFonts w:hint="eastAsia"/>
        </w:rPr>
        <w:t xml:space="preserve">When a UE is configured with </w:t>
      </w:r>
      <w:r w:rsidRPr="00FE481C">
        <w:t>2</w:t>
      </w:r>
      <w:r w:rsidRPr="00FE481C">
        <w:rPr>
          <w:rFonts w:hint="eastAsia"/>
        </w:rPr>
        <w:t xml:space="preserve"> closed loop</w:t>
      </w:r>
      <w:r w:rsidRPr="00FE481C">
        <w:t>s</w:t>
      </w:r>
      <w:r w:rsidRPr="00FE481C">
        <w:rPr>
          <w:rFonts w:hint="eastAsia"/>
        </w:rPr>
        <w:t>, the bit</w:t>
      </w:r>
      <w:r w:rsidRPr="00FE481C">
        <w:t xml:space="preserve"> location of</w:t>
      </w:r>
      <w:r w:rsidRPr="00FE481C">
        <w:rPr>
          <w:rFonts w:hint="eastAsia"/>
        </w:rPr>
        <w:t xml:space="preserve"> </w:t>
      </w:r>
      <w:r w:rsidRPr="00A42F6E">
        <w:rPr>
          <w:i/>
        </w:rPr>
        <w:t>closedloopindex</w:t>
      </w:r>
      <w:r w:rsidRPr="00FE481C">
        <w:t xml:space="preserve"> field follows the 2 bit TPC command.</w:t>
      </w:r>
    </w:p>
    <w:p w14:paraId="4B904AE0" w14:textId="77777777" w:rsidR="008157A3" w:rsidRPr="00FE481C" w:rsidRDefault="008157A3" w:rsidP="008157A3">
      <w:pPr>
        <w:rPr>
          <w:lang w:eastAsia="x-none"/>
        </w:rPr>
      </w:pPr>
      <w:r w:rsidRPr="00FE481C">
        <w:t>Notes: UE assumes that the start bit of the TPC command is X*tpc_index, where X=3 if configured with 2 closed-loop process, otherwise X=2.</w:t>
      </w:r>
    </w:p>
    <w:p w14:paraId="79954618" w14:textId="77777777" w:rsidR="008157A3" w:rsidRDefault="008157A3" w:rsidP="008157A3">
      <w:pPr>
        <w:rPr>
          <w:szCs w:val="20"/>
          <w:lang w:eastAsia="x-none"/>
        </w:rPr>
      </w:pPr>
    </w:p>
    <w:p w14:paraId="6EAEF4F0" w14:textId="44E8B2AB" w:rsidR="008157A3" w:rsidRPr="00A42F6E" w:rsidRDefault="00603E09" w:rsidP="008157A3">
      <w:pPr>
        <w:rPr>
          <w:b/>
          <w:szCs w:val="20"/>
          <w:lang w:eastAsia="x-none"/>
        </w:rPr>
      </w:pPr>
      <w:hyperlink r:id="rId1929" w:history="1">
        <w:r w:rsidR="00FE4C7E" w:rsidRPr="00A42F6E">
          <w:rPr>
            <w:rStyle w:val="Hyperlink"/>
            <w:b/>
          </w:rPr>
          <w:t>R1-1805637</w:t>
        </w:r>
      </w:hyperlink>
      <w:r w:rsidR="008157A3" w:rsidRPr="00A42F6E">
        <w:rPr>
          <w:b/>
          <w:szCs w:val="20"/>
          <w:lang w:eastAsia="x-none"/>
        </w:rPr>
        <w:tab/>
        <w:t>Way Forward on UL Power Control Regarding NR Scheduling</w:t>
      </w:r>
      <w:r w:rsidR="008157A3" w:rsidRPr="00A42F6E">
        <w:rPr>
          <w:b/>
          <w:szCs w:val="20"/>
          <w:lang w:eastAsia="x-none"/>
        </w:rPr>
        <w:tab/>
        <w:t>MediaTek</w:t>
      </w:r>
    </w:p>
    <w:p w14:paraId="48F77C85" w14:textId="77777777" w:rsidR="008157A3" w:rsidRDefault="008157A3" w:rsidP="008157A3">
      <w:pPr>
        <w:rPr>
          <w:szCs w:val="20"/>
          <w:lang w:eastAsia="x-none"/>
        </w:rPr>
      </w:pPr>
    </w:p>
    <w:p w14:paraId="5970D25B" w14:textId="77777777" w:rsidR="008157A3" w:rsidRPr="0094789A" w:rsidRDefault="008157A3" w:rsidP="008157A3">
      <w:pPr>
        <w:rPr>
          <w:b/>
          <w:szCs w:val="20"/>
          <w:lang w:eastAsia="x-none"/>
        </w:rPr>
      </w:pPr>
      <w:r w:rsidRPr="0094789A">
        <w:rPr>
          <w:b/>
          <w:szCs w:val="20"/>
          <w:lang w:eastAsia="x-none"/>
        </w:rPr>
        <w:t>Conclusion</w:t>
      </w:r>
    </w:p>
    <w:p w14:paraId="5842D74E" w14:textId="77777777" w:rsidR="008157A3" w:rsidRPr="0094789A" w:rsidRDefault="008157A3" w:rsidP="008157A3">
      <w:pPr>
        <w:rPr>
          <w:szCs w:val="20"/>
          <w:lang w:eastAsia="x-none"/>
        </w:rPr>
      </w:pPr>
      <w:r w:rsidRPr="0094789A">
        <w:rPr>
          <w:szCs w:val="20"/>
          <w:lang w:eastAsia="x-none"/>
        </w:rPr>
        <w:t>For further discussion in RAN1#93</w:t>
      </w:r>
    </w:p>
    <w:p w14:paraId="174ABAE8" w14:textId="77777777" w:rsidR="008157A3" w:rsidRPr="00A42F6E" w:rsidRDefault="008157A3" w:rsidP="00A42F6E">
      <w:pPr>
        <w:pStyle w:val="ListParagraph"/>
        <w:numPr>
          <w:ilvl w:val="0"/>
          <w:numId w:val="382"/>
        </w:numPr>
        <w:rPr>
          <w:lang w:val="en-US" w:eastAsia="x-none"/>
        </w:rPr>
      </w:pPr>
      <w:r w:rsidRPr="00A42F6E">
        <w:rPr>
          <w:lang w:val="en-US" w:eastAsia="x-none"/>
        </w:rPr>
        <w:t>K value for group common TPC is the minimum of the configured K2 values plus one.</w:t>
      </w:r>
    </w:p>
    <w:p w14:paraId="28F11B84" w14:textId="77777777" w:rsidR="008157A3" w:rsidRPr="00A42F6E" w:rsidRDefault="008157A3" w:rsidP="00A42F6E">
      <w:pPr>
        <w:pStyle w:val="ListParagraph"/>
        <w:numPr>
          <w:ilvl w:val="1"/>
          <w:numId w:val="382"/>
        </w:numPr>
        <w:rPr>
          <w:lang w:val="en-US" w:eastAsia="x-none"/>
        </w:rPr>
      </w:pPr>
      <w:r w:rsidRPr="00A42F6E">
        <w:rPr>
          <w:lang w:val="en-US" w:eastAsia="x-none"/>
        </w:rPr>
        <w:t>Applies for both PUCCH, PUSCH, SRS</w:t>
      </w:r>
    </w:p>
    <w:p w14:paraId="44B96A80" w14:textId="77777777" w:rsidR="008157A3" w:rsidRPr="00A42F6E" w:rsidRDefault="008157A3" w:rsidP="00A42F6E">
      <w:pPr>
        <w:pStyle w:val="ListParagraph"/>
        <w:numPr>
          <w:ilvl w:val="0"/>
          <w:numId w:val="382"/>
        </w:numPr>
        <w:rPr>
          <w:lang w:val="en-US" w:eastAsia="x-none"/>
        </w:rPr>
      </w:pPr>
      <w:r w:rsidRPr="00A42F6E">
        <w:rPr>
          <w:bCs/>
        </w:rPr>
        <w:t>Power scaling</w:t>
      </w:r>
    </w:p>
    <w:p w14:paraId="141447EC" w14:textId="77777777" w:rsidR="00A42F6E" w:rsidRDefault="00A42F6E" w:rsidP="008157A3">
      <w:pPr>
        <w:rPr>
          <w:szCs w:val="20"/>
          <w:lang w:eastAsia="x-none"/>
        </w:rPr>
      </w:pPr>
    </w:p>
    <w:p w14:paraId="230E3C72" w14:textId="654657D5" w:rsidR="008157A3" w:rsidRDefault="00603E09" w:rsidP="008157A3">
      <w:pPr>
        <w:rPr>
          <w:lang w:eastAsia="x-none"/>
        </w:rPr>
      </w:pPr>
      <w:hyperlink r:id="rId1930" w:history="1">
        <w:r w:rsidR="00FE4C7E">
          <w:rPr>
            <w:rStyle w:val="Hyperlink"/>
            <w:lang w:eastAsia="x-none"/>
          </w:rPr>
          <w:t>R1-1803641</w:t>
        </w:r>
      </w:hyperlink>
      <w:r w:rsidR="008157A3">
        <w:rPr>
          <w:lang w:eastAsia="x-none"/>
        </w:rPr>
        <w:tab/>
        <w:t>Remaining details of UL power control design</w:t>
      </w:r>
      <w:r w:rsidR="008157A3">
        <w:rPr>
          <w:lang w:eastAsia="x-none"/>
        </w:rPr>
        <w:tab/>
        <w:t>Huawei, HiSilicon</w:t>
      </w:r>
    </w:p>
    <w:p w14:paraId="7431B688" w14:textId="473165D0" w:rsidR="008157A3" w:rsidRDefault="00603E09" w:rsidP="008157A3">
      <w:pPr>
        <w:rPr>
          <w:lang w:eastAsia="x-none"/>
        </w:rPr>
      </w:pPr>
      <w:hyperlink r:id="rId1931" w:history="1">
        <w:r w:rsidR="00FE4C7E">
          <w:rPr>
            <w:rStyle w:val="Hyperlink"/>
            <w:lang w:eastAsia="x-none"/>
          </w:rPr>
          <w:t>R1-1803763</w:t>
        </w:r>
      </w:hyperlink>
      <w:r w:rsidR="008157A3">
        <w:rPr>
          <w:lang w:eastAsia="x-none"/>
        </w:rPr>
        <w:tab/>
        <w:t>Remaining issues of Non-CA based power control</w:t>
      </w:r>
      <w:r w:rsidR="008157A3">
        <w:rPr>
          <w:lang w:eastAsia="x-none"/>
        </w:rPr>
        <w:tab/>
        <w:t>CATT</w:t>
      </w:r>
    </w:p>
    <w:p w14:paraId="3234666F" w14:textId="7BE6F83A" w:rsidR="008157A3" w:rsidRDefault="00603E09" w:rsidP="008157A3">
      <w:pPr>
        <w:rPr>
          <w:lang w:eastAsia="x-none"/>
        </w:rPr>
      </w:pPr>
      <w:hyperlink r:id="rId1932" w:history="1">
        <w:r w:rsidR="00FE4C7E">
          <w:rPr>
            <w:rStyle w:val="Hyperlink"/>
            <w:lang w:eastAsia="x-none"/>
          </w:rPr>
          <w:t>R1-1803842</w:t>
        </w:r>
      </w:hyperlink>
      <w:r w:rsidR="008157A3">
        <w:rPr>
          <w:lang w:eastAsia="x-none"/>
        </w:rPr>
        <w:tab/>
        <w:t>Remaining issues on non-CA UL power control</w:t>
      </w:r>
      <w:r w:rsidR="008157A3">
        <w:rPr>
          <w:lang w:eastAsia="x-none"/>
        </w:rPr>
        <w:tab/>
        <w:t>vivo</w:t>
      </w:r>
    </w:p>
    <w:p w14:paraId="1F4A80E0" w14:textId="40228FCD" w:rsidR="008157A3" w:rsidRDefault="00603E09" w:rsidP="008157A3">
      <w:pPr>
        <w:rPr>
          <w:lang w:eastAsia="x-none"/>
        </w:rPr>
      </w:pPr>
      <w:hyperlink r:id="rId1933" w:history="1">
        <w:r w:rsidR="00FE4C7E">
          <w:rPr>
            <w:rStyle w:val="Hyperlink"/>
            <w:lang w:eastAsia="x-none"/>
          </w:rPr>
          <w:t>R1-1803916</w:t>
        </w:r>
      </w:hyperlink>
      <w:r w:rsidR="008157A3">
        <w:rPr>
          <w:lang w:eastAsia="x-none"/>
        </w:rPr>
        <w:tab/>
        <w:t>Remaining issues on NR power control in non-CA aspects</w:t>
      </w:r>
      <w:r w:rsidR="008157A3">
        <w:rPr>
          <w:lang w:eastAsia="x-none"/>
        </w:rPr>
        <w:tab/>
        <w:t>ZTE, Sanechips</w:t>
      </w:r>
    </w:p>
    <w:p w14:paraId="083ECEF8" w14:textId="7C97A9EA" w:rsidR="008157A3" w:rsidRDefault="00603E09" w:rsidP="008157A3">
      <w:pPr>
        <w:rPr>
          <w:lang w:eastAsia="x-none"/>
        </w:rPr>
      </w:pPr>
      <w:hyperlink r:id="rId1934" w:history="1">
        <w:r w:rsidR="00FE4C7E">
          <w:rPr>
            <w:rStyle w:val="Hyperlink"/>
            <w:lang w:eastAsia="x-none"/>
          </w:rPr>
          <w:t>R1-1803972</w:t>
        </w:r>
      </w:hyperlink>
      <w:r w:rsidR="008157A3">
        <w:rPr>
          <w:lang w:eastAsia="x-none"/>
        </w:rPr>
        <w:tab/>
        <w:t>Remaining issues on uplink power control for non-CA</w:t>
      </w:r>
      <w:r w:rsidR="008157A3">
        <w:rPr>
          <w:lang w:eastAsia="x-none"/>
        </w:rPr>
        <w:tab/>
        <w:t>OPPO</w:t>
      </w:r>
    </w:p>
    <w:p w14:paraId="6C96BF68" w14:textId="55337DE8" w:rsidR="008157A3" w:rsidRDefault="00603E09" w:rsidP="008157A3">
      <w:pPr>
        <w:rPr>
          <w:lang w:eastAsia="x-none"/>
        </w:rPr>
      </w:pPr>
      <w:hyperlink r:id="rId1935" w:history="1">
        <w:r w:rsidR="00FE4C7E">
          <w:rPr>
            <w:rStyle w:val="Hyperlink"/>
            <w:lang w:eastAsia="x-none"/>
          </w:rPr>
          <w:t>R1-1804069</w:t>
        </w:r>
      </w:hyperlink>
      <w:r w:rsidR="008157A3">
        <w:rPr>
          <w:lang w:eastAsia="x-none"/>
        </w:rPr>
        <w:tab/>
        <w:t>Remaining issues of UL power control</w:t>
      </w:r>
      <w:r w:rsidR="008157A3">
        <w:rPr>
          <w:lang w:eastAsia="x-none"/>
        </w:rPr>
        <w:tab/>
        <w:t>MediaTek Inc.</w:t>
      </w:r>
    </w:p>
    <w:p w14:paraId="6E39E546" w14:textId="594B22A7" w:rsidR="008157A3" w:rsidRDefault="00603E09" w:rsidP="008157A3">
      <w:pPr>
        <w:rPr>
          <w:lang w:eastAsia="x-none"/>
        </w:rPr>
      </w:pPr>
      <w:hyperlink r:id="rId1936" w:history="1">
        <w:r w:rsidR="00FE4C7E">
          <w:rPr>
            <w:rStyle w:val="Hyperlink"/>
            <w:lang w:eastAsia="x-none"/>
          </w:rPr>
          <w:t>R1-1804104</w:t>
        </w:r>
      </w:hyperlink>
      <w:r w:rsidR="008157A3">
        <w:rPr>
          <w:lang w:eastAsia="x-none"/>
        </w:rPr>
        <w:tab/>
        <w:t>Discussion on power control signalling</w:t>
      </w:r>
      <w:r w:rsidR="008157A3">
        <w:rPr>
          <w:lang w:eastAsia="x-none"/>
        </w:rPr>
        <w:tab/>
        <w:t>CMCC</w:t>
      </w:r>
    </w:p>
    <w:p w14:paraId="3E1DAF3B" w14:textId="2B6979F2" w:rsidR="008157A3" w:rsidRDefault="00603E09" w:rsidP="008157A3">
      <w:pPr>
        <w:rPr>
          <w:lang w:eastAsia="x-none"/>
        </w:rPr>
      </w:pPr>
      <w:hyperlink r:id="rId1937" w:history="1">
        <w:r w:rsidR="00FE4C7E">
          <w:rPr>
            <w:rStyle w:val="Hyperlink"/>
            <w:lang w:eastAsia="x-none"/>
          </w:rPr>
          <w:t>R1-1804385</w:t>
        </w:r>
      </w:hyperlink>
      <w:r w:rsidR="008157A3">
        <w:rPr>
          <w:lang w:eastAsia="x-none"/>
        </w:rPr>
        <w:tab/>
        <w:t>Corrections on UL Power Control</w:t>
      </w:r>
      <w:r w:rsidR="008157A3">
        <w:rPr>
          <w:lang w:eastAsia="x-none"/>
        </w:rPr>
        <w:tab/>
        <w:t>Samsung</w:t>
      </w:r>
    </w:p>
    <w:p w14:paraId="13D84D91" w14:textId="27299E2C" w:rsidR="008157A3" w:rsidRDefault="00603E09" w:rsidP="008157A3">
      <w:pPr>
        <w:rPr>
          <w:lang w:eastAsia="x-none"/>
        </w:rPr>
      </w:pPr>
      <w:hyperlink r:id="rId1938" w:history="1">
        <w:r w:rsidR="00FE4C7E">
          <w:rPr>
            <w:rStyle w:val="Hyperlink"/>
            <w:lang w:eastAsia="x-none"/>
          </w:rPr>
          <w:t>R1-1804503</w:t>
        </w:r>
      </w:hyperlink>
      <w:r w:rsidR="008157A3">
        <w:rPr>
          <w:lang w:eastAsia="x-none"/>
        </w:rPr>
        <w:tab/>
        <w:t>RRC parameter alignment for EN-DC power control</w:t>
      </w:r>
      <w:r w:rsidR="008157A3">
        <w:rPr>
          <w:lang w:eastAsia="x-none"/>
        </w:rPr>
        <w:tab/>
        <w:t>NEC Corporation</w:t>
      </w:r>
    </w:p>
    <w:p w14:paraId="6C247310" w14:textId="138EE6DD" w:rsidR="008157A3" w:rsidRDefault="00603E09" w:rsidP="008157A3">
      <w:pPr>
        <w:rPr>
          <w:lang w:eastAsia="x-none"/>
        </w:rPr>
      </w:pPr>
      <w:hyperlink r:id="rId1939" w:history="1">
        <w:r w:rsidR="00FE4C7E">
          <w:rPr>
            <w:rStyle w:val="Hyperlink"/>
            <w:lang w:eastAsia="x-none"/>
          </w:rPr>
          <w:t>R1-1804566</w:t>
        </w:r>
      </w:hyperlink>
      <w:r w:rsidR="008157A3">
        <w:rPr>
          <w:lang w:eastAsia="x-none"/>
        </w:rPr>
        <w:tab/>
        <w:t>Remaining issues on non-CA aspect of UL power control</w:t>
      </w:r>
      <w:r w:rsidR="008157A3">
        <w:rPr>
          <w:lang w:eastAsia="x-none"/>
        </w:rPr>
        <w:tab/>
        <w:t>LG Electronics</w:t>
      </w:r>
    </w:p>
    <w:p w14:paraId="4D5F2047" w14:textId="1B51AA3A" w:rsidR="008157A3" w:rsidRDefault="00603E09" w:rsidP="008157A3">
      <w:pPr>
        <w:rPr>
          <w:lang w:eastAsia="x-none"/>
        </w:rPr>
      </w:pPr>
      <w:hyperlink r:id="rId1940" w:history="1">
        <w:r w:rsidR="00FE4C7E">
          <w:rPr>
            <w:rStyle w:val="Hyperlink"/>
            <w:lang w:eastAsia="x-none"/>
          </w:rPr>
          <w:t>R1-1804736</w:t>
        </w:r>
      </w:hyperlink>
      <w:r w:rsidR="008157A3">
        <w:rPr>
          <w:lang w:eastAsia="x-none"/>
        </w:rPr>
        <w:tab/>
        <w:t>On Power Control framework</w:t>
      </w:r>
      <w:r w:rsidR="008157A3">
        <w:rPr>
          <w:lang w:eastAsia="x-none"/>
        </w:rPr>
        <w:tab/>
        <w:t>Intel Corporation</w:t>
      </w:r>
    </w:p>
    <w:p w14:paraId="55661A2F" w14:textId="7E020ED5" w:rsidR="008157A3" w:rsidRDefault="00603E09" w:rsidP="008157A3">
      <w:pPr>
        <w:rPr>
          <w:lang w:eastAsia="x-none"/>
        </w:rPr>
      </w:pPr>
      <w:hyperlink r:id="rId1941" w:history="1">
        <w:r w:rsidR="00FE4C7E">
          <w:rPr>
            <w:rStyle w:val="Hyperlink"/>
            <w:lang w:eastAsia="x-none"/>
          </w:rPr>
          <w:t>R1-1804812</w:t>
        </w:r>
      </w:hyperlink>
      <w:r w:rsidR="008157A3">
        <w:rPr>
          <w:lang w:eastAsia="x-none"/>
        </w:rPr>
        <w:tab/>
        <w:t>Remaining issues on power control for NR</w:t>
      </w:r>
      <w:r w:rsidR="008157A3">
        <w:rPr>
          <w:lang w:eastAsia="x-none"/>
        </w:rPr>
        <w:tab/>
        <w:t>Qualcomm Incorporated</w:t>
      </w:r>
    </w:p>
    <w:p w14:paraId="49076779" w14:textId="7CC0B05D" w:rsidR="008157A3" w:rsidRDefault="00603E09" w:rsidP="008157A3">
      <w:pPr>
        <w:rPr>
          <w:lang w:eastAsia="x-none"/>
        </w:rPr>
      </w:pPr>
      <w:hyperlink r:id="rId1942" w:history="1">
        <w:r w:rsidR="00FE4C7E">
          <w:rPr>
            <w:rStyle w:val="Hyperlink"/>
            <w:lang w:eastAsia="x-none"/>
          </w:rPr>
          <w:t>R1-1804850</w:t>
        </w:r>
      </w:hyperlink>
      <w:r w:rsidR="008157A3">
        <w:rPr>
          <w:lang w:eastAsia="x-none"/>
        </w:rPr>
        <w:tab/>
        <w:t xml:space="preserve">On Pathloss Correction during Beam Switch </w:t>
      </w:r>
      <w:r w:rsidR="008157A3">
        <w:rPr>
          <w:lang w:eastAsia="x-none"/>
        </w:rPr>
        <w:tab/>
        <w:t>InterDigital, Inc.</w:t>
      </w:r>
    </w:p>
    <w:p w14:paraId="3C196419" w14:textId="36D78F93" w:rsidR="008157A3" w:rsidRDefault="00603E09" w:rsidP="008157A3">
      <w:pPr>
        <w:rPr>
          <w:lang w:eastAsia="x-none"/>
        </w:rPr>
      </w:pPr>
      <w:hyperlink r:id="rId1943" w:history="1">
        <w:r w:rsidR="00FE4C7E">
          <w:rPr>
            <w:rStyle w:val="Hyperlink"/>
            <w:lang w:eastAsia="x-none"/>
          </w:rPr>
          <w:t>R1-1804959</w:t>
        </w:r>
      </w:hyperlink>
      <w:r w:rsidR="008157A3">
        <w:rPr>
          <w:lang w:eastAsia="x-none"/>
        </w:rPr>
        <w:tab/>
        <w:t>Remaining Details on non-CA NR UL power control</w:t>
      </w:r>
      <w:r w:rsidR="008157A3">
        <w:rPr>
          <w:lang w:eastAsia="x-none"/>
        </w:rPr>
        <w:tab/>
        <w:t>Motorola Mobility, Lenovo</w:t>
      </w:r>
    </w:p>
    <w:p w14:paraId="3521F670" w14:textId="11D2F457" w:rsidR="008157A3" w:rsidRDefault="00603E09" w:rsidP="008157A3">
      <w:pPr>
        <w:rPr>
          <w:lang w:eastAsia="x-none"/>
        </w:rPr>
      </w:pPr>
      <w:hyperlink r:id="rId1944" w:history="1">
        <w:r w:rsidR="00FE4C7E">
          <w:rPr>
            <w:rStyle w:val="Hyperlink"/>
            <w:lang w:eastAsia="x-none"/>
          </w:rPr>
          <w:t>R1-1805060</w:t>
        </w:r>
      </w:hyperlink>
      <w:r w:rsidR="008157A3">
        <w:rPr>
          <w:lang w:eastAsia="x-none"/>
        </w:rPr>
        <w:tab/>
        <w:t>Remaining issues on PHR</w:t>
      </w:r>
      <w:r w:rsidR="008157A3">
        <w:rPr>
          <w:lang w:eastAsia="x-none"/>
        </w:rPr>
        <w:tab/>
        <w:t>NTT DOCOMO, INC.</w:t>
      </w:r>
    </w:p>
    <w:p w14:paraId="72F7FAFB" w14:textId="471D3B38" w:rsidR="008157A3" w:rsidRDefault="00603E09" w:rsidP="008157A3">
      <w:pPr>
        <w:rPr>
          <w:lang w:eastAsia="x-none"/>
        </w:rPr>
      </w:pPr>
      <w:hyperlink r:id="rId1945" w:history="1">
        <w:r w:rsidR="00FE4C7E">
          <w:rPr>
            <w:rStyle w:val="Hyperlink"/>
            <w:lang w:eastAsia="x-none"/>
          </w:rPr>
          <w:t>R1-1805156</w:t>
        </w:r>
      </w:hyperlink>
      <w:r w:rsidR="008157A3">
        <w:rPr>
          <w:lang w:eastAsia="x-none"/>
        </w:rPr>
        <w:tab/>
        <w:t>Remaining details on NR PUSCH power control</w:t>
      </w:r>
      <w:r w:rsidR="008157A3">
        <w:rPr>
          <w:lang w:eastAsia="x-none"/>
        </w:rPr>
        <w:tab/>
        <w:t>Nokia, Nokia Shanghai Bell</w:t>
      </w:r>
    </w:p>
    <w:p w14:paraId="2E645649" w14:textId="46040614" w:rsidR="008157A3" w:rsidRDefault="00603E09" w:rsidP="008157A3">
      <w:pPr>
        <w:rPr>
          <w:lang w:eastAsia="x-none"/>
        </w:rPr>
      </w:pPr>
      <w:hyperlink r:id="rId1946" w:history="1">
        <w:r w:rsidR="00FE4C7E">
          <w:rPr>
            <w:rStyle w:val="Hyperlink"/>
            <w:lang w:eastAsia="x-none"/>
          </w:rPr>
          <w:t>R1-1805202</w:t>
        </w:r>
      </w:hyperlink>
      <w:r w:rsidR="008157A3">
        <w:rPr>
          <w:lang w:eastAsia="x-none"/>
        </w:rPr>
        <w:tab/>
        <w:t>Remaining issues for NR power control</w:t>
      </w:r>
      <w:r w:rsidR="008157A3">
        <w:rPr>
          <w:lang w:eastAsia="x-none"/>
        </w:rPr>
        <w:tab/>
        <w:t>Ericsson</w:t>
      </w:r>
    </w:p>
    <w:p w14:paraId="5A4F05F6" w14:textId="77777777" w:rsidR="008157A3" w:rsidRDefault="008157A3" w:rsidP="008157A3">
      <w:pPr>
        <w:pStyle w:val="Heading4"/>
      </w:pPr>
      <w:bookmarkStart w:id="630" w:name="_Toc510867636"/>
      <w:bookmarkStart w:id="631" w:name="_Toc514184706"/>
      <w:r>
        <w:t>NR UL power control – CA aspects</w:t>
      </w:r>
      <w:bookmarkEnd w:id="630"/>
      <w:bookmarkEnd w:id="631"/>
    </w:p>
    <w:p w14:paraId="24A4873C" w14:textId="7E2E411A" w:rsidR="008157A3" w:rsidRPr="00A42F6E" w:rsidRDefault="00603E09" w:rsidP="008157A3">
      <w:pPr>
        <w:rPr>
          <w:b/>
          <w:lang w:eastAsia="x-none"/>
        </w:rPr>
      </w:pPr>
      <w:hyperlink r:id="rId1947" w:history="1">
        <w:r w:rsidR="00FE4C7E" w:rsidRPr="00A42F6E">
          <w:rPr>
            <w:rStyle w:val="Hyperlink"/>
            <w:b/>
          </w:rPr>
          <w:t>R1-1805571</w:t>
        </w:r>
      </w:hyperlink>
      <w:r w:rsidR="008157A3" w:rsidRPr="00A42F6E">
        <w:rPr>
          <w:b/>
          <w:lang w:eastAsia="x-none"/>
        </w:rPr>
        <w:tab/>
        <w:t>Summary of NR UL power control – CA aspects</w:t>
      </w:r>
      <w:r w:rsidR="008157A3" w:rsidRPr="00A42F6E">
        <w:rPr>
          <w:b/>
          <w:lang w:eastAsia="x-none"/>
        </w:rPr>
        <w:tab/>
        <w:t>Samsung</w:t>
      </w:r>
    </w:p>
    <w:p w14:paraId="56E4CC9B" w14:textId="77777777" w:rsidR="008157A3" w:rsidRPr="00A42F6E" w:rsidRDefault="008157A3" w:rsidP="008157A3">
      <w:pPr>
        <w:rPr>
          <w:lang w:eastAsia="x-none"/>
        </w:rPr>
      </w:pPr>
    </w:p>
    <w:p w14:paraId="228A3EE9" w14:textId="77777777" w:rsidR="008157A3" w:rsidRPr="00A42F6E" w:rsidRDefault="008157A3" w:rsidP="008157A3">
      <w:pPr>
        <w:pStyle w:val="ListParagraph"/>
        <w:spacing w:line="240" w:lineRule="exact"/>
        <w:ind w:left="0"/>
        <w:jc w:val="both"/>
      </w:pPr>
      <w:r w:rsidRPr="00A42F6E">
        <w:rPr>
          <w:highlight w:val="green"/>
        </w:rPr>
        <w:t>Agreement</w:t>
      </w:r>
    </w:p>
    <w:p w14:paraId="2C9C3A00" w14:textId="77777777" w:rsidR="008157A3" w:rsidRPr="00135CB2" w:rsidRDefault="008157A3" w:rsidP="00A42F6E">
      <w:r w:rsidRPr="00135CB2">
        <w:rPr>
          <w:rFonts w:hint="eastAsia"/>
        </w:rPr>
        <w:t>Default parameter setting for virtual PHR</w:t>
      </w:r>
    </w:p>
    <w:p w14:paraId="0069E52D" w14:textId="77777777" w:rsidR="008157A3" w:rsidRPr="00135CB2" w:rsidRDefault="008157A3" w:rsidP="00A42F6E">
      <w:pPr>
        <w:rPr>
          <w:i/>
        </w:rPr>
      </w:pPr>
      <w:r w:rsidRPr="00135CB2">
        <w:rPr>
          <w:rFonts w:hint="eastAsia"/>
        </w:rPr>
        <w:t>H</w:t>
      </w:r>
      <w:r w:rsidRPr="00135CB2">
        <w:t>o</w:t>
      </w:r>
      <w:r w:rsidRPr="00135CB2">
        <w:rPr>
          <w:rFonts w:hint="eastAsia"/>
        </w:rPr>
        <w:t>w to set</w:t>
      </w:r>
      <w:r w:rsidRPr="00135CB2">
        <w:rPr>
          <w:rFonts w:hint="eastAsia"/>
          <w:i/>
        </w:rPr>
        <w:t xml:space="preserve"> {j, q</w:t>
      </w:r>
      <w:r w:rsidRPr="00135CB2">
        <w:rPr>
          <w:rFonts w:hint="eastAsia"/>
          <w:i/>
          <w:vertAlign w:val="subscript"/>
        </w:rPr>
        <w:t>d</w:t>
      </w:r>
      <w:r w:rsidRPr="00135CB2">
        <w:rPr>
          <w:rFonts w:hint="eastAsia"/>
          <w:i/>
        </w:rPr>
        <w:t>, l}</w:t>
      </w:r>
    </w:p>
    <w:p w14:paraId="79899449" w14:textId="77777777" w:rsidR="008157A3" w:rsidRPr="00135CB2" w:rsidRDefault="008157A3" w:rsidP="00F5209E">
      <w:pPr>
        <w:pStyle w:val="ListParagraph"/>
        <w:numPr>
          <w:ilvl w:val="0"/>
          <w:numId w:val="385"/>
        </w:numPr>
      </w:pPr>
      <w:bookmarkStart w:id="632" w:name="_Hlk511820611"/>
      <w:r w:rsidRPr="00135CB2">
        <w:rPr>
          <w:rFonts w:hint="eastAsia"/>
        </w:rPr>
        <w:t xml:space="preserve">For </w:t>
      </w:r>
      <w:r w:rsidRPr="00F5209E">
        <w:rPr>
          <w:rFonts w:hint="eastAsia"/>
        </w:rPr>
        <w:t>j, P0alphasetindex</w:t>
      </w:r>
      <w:r w:rsidRPr="00135CB2">
        <w:rPr>
          <w:rFonts w:hint="eastAsia"/>
        </w:rPr>
        <w:t xml:space="preserve"> = 0 of </w:t>
      </w:r>
      <w:r w:rsidRPr="00F5209E">
        <w:rPr>
          <w:rFonts w:hint="eastAsia"/>
        </w:rPr>
        <w:t>p0-pusch-alpha-setconfig</w:t>
      </w:r>
    </w:p>
    <w:p w14:paraId="2E0AA36B" w14:textId="77777777" w:rsidR="008157A3" w:rsidRPr="00135CB2" w:rsidRDefault="008157A3" w:rsidP="00F5209E">
      <w:pPr>
        <w:pStyle w:val="ListParagraph"/>
        <w:numPr>
          <w:ilvl w:val="0"/>
          <w:numId w:val="385"/>
        </w:numPr>
      </w:pPr>
      <w:r w:rsidRPr="00135CB2">
        <w:rPr>
          <w:rFonts w:hint="eastAsia"/>
        </w:rPr>
        <w:t xml:space="preserve">For </w:t>
      </w:r>
      <w:r w:rsidRPr="00F5209E">
        <w:rPr>
          <w:rFonts w:hint="eastAsia"/>
        </w:rPr>
        <w:t>q</w:t>
      </w:r>
      <w:r w:rsidRPr="00F5209E">
        <w:rPr>
          <w:rFonts w:hint="eastAsia"/>
          <w:vertAlign w:val="subscript"/>
        </w:rPr>
        <w:t>d</w:t>
      </w:r>
      <w:r w:rsidRPr="00135CB2">
        <w:rPr>
          <w:rFonts w:hint="eastAsia"/>
        </w:rPr>
        <w:t xml:space="preserve">, </w:t>
      </w:r>
      <w:r w:rsidRPr="00F5209E">
        <w:rPr>
          <w:rFonts w:hint="eastAsia"/>
        </w:rPr>
        <w:t>pusch-pathlossreference-index</w:t>
      </w:r>
      <w:r w:rsidRPr="00135CB2">
        <w:rPr>
          <w:rFonts w:hint="eastAsia"/>
        </w:rPr>
        <w:t xml:space="preserve"> = 0 of </w:t>
      </w:r>
      <w:r w:rsidRPr="00F5209E">
        <w:rPr>
          <w:rFonts w:hint="eastAsia"/>
        </w:rPr>
        <w:t>pusch-pathloss-Reference-rs</w:t>
      </w:r>
    </w:p>
    <w:p w14:paraId="692BFB23" w14:textId="77777777" w:rsidR="008157A3" w:rsidRDefault="008157A3" w:rsidP="00F5209E">
      <w:pPr>
        <w:pStyle w:val="ListParagraph"/>
        <w:numPr>
          <w:ilvl w:val="0"/>
          <w:numId w:val="385"/>
        </w:numPr>
      </w:pPr>
      <w:bookmarkStart w:id="633" w:name="_Hlk511820652"/>
      <w:r w:rsidRPr="00135CB2">
        <w:rPr>
          <w:rFonts w:hint="eastAsia"/>
        </w:rPr>
        <w:t xml:space="preserve">For </w:t>
      </w:r>
      <w:r w:rsidRPr="00F5209E">
        <w:rPr>
          <w:rFonts w:hint="eastAsia"/>
        </w:rPr>
        <w:t>l, l =</w:t>
      </w:r>
      <w:r w:rsidRPr="00135CB2">
        <w:rPr>
          <w:rFonts w:hint="eastAsia"/>
        </w:rPr>
        <w:t>0</w:t>
      </w:r>
    </w:p>
    <w:p w14:paraId="574E618E" w14:textId="77777777" w:rsidR="008157A3" w:rsidRPr="00135CB2" w:rsidRDefault="008157A3" w:rsidP="00F5209E">
      <w:pPr>
        <w:pStyle w:val="ListParagraph"/>
        <w:numPr>
          <w:ilvl w:val="0"/>
          <w:numId w:val="385"/>
        </w:numPr>
      </w:pPr>
      <w:r w:rsidRPr="00135CB2">
        <w:t>Note: If the UE is configured with multiple UL BWPs, j, qd, l corresponding to lowest BWP ID are used</w:t>
      </w:r>
    </w:p>
    <w:bookmarkEnd w:id="632"/>
    <w:bookmarkEnd w:id="633"/>
    <w:p w14:paraId="75015761" w14:textId="77777777" w:rsidR="008157A3" w:rsidRDefault="008157A3" w:rsidP="008157A3">
      <w:pPr>
        <w:rPr>
          <w:lang w:eastAsia="x-none"/>
        </w:rPr>
      </w:pPr>
    </w:p>
    <w:p w14:paraId="4D1647BC" w14:textId="3175757D" w:rsidR="008157A3" w:rsidRPr="003312BE" w:rsidRDefault="008157A3" w:rsidP="00F5209E">
      <w:r w:rsidRPr="003312BE">
        <w:rPr>
          <w:b/>
          <w:lang w:eastAsia="x-none"/>
        </w:rPr>
        <w:t>Conclusion:</w:t>
      </w:r>
      <w:r w:rsidR="00F5209E">
        <w:rPr>
          <w:b/>
          <w:lang w:eastAsia="x-none"/>
        </w:rPr>
        <w:t xml:space="preserve"> </w:t>
      </w:r>
      <w:r w:rsidRPr="003312BE">
        <w:t>Type 3 PHR is supported only in case PUSCH is not configured</w:t>
      </w:r>
    </w:p>
    <w:p w14:paraId="6ACAC8AB" w14:textId="77777777" w:rsidR="008157A3" w:rsidRPr="00A42F6E" w:rsidRDefault="008157A3" w:rsidP="00A42F6E"/>
    <w:p w14:paraId="00812C01" w14:textId="77777777" w:rsidR="008157A3" w:rsidRPr="00A42F6E" w:rsidRDefault="008157A3" w:rsidP="00A42F6E">
      <w:r w:rsidRPr="00A42F6E">
        <w:rPr>
          <w:highlight w:val="green"/>
        </w:rPr>
        <w:t>Agreement</w:t>
      </w:r>
    </w:p>
    <w:p w14:paraId="7681DAC8" w14:textId="77777777" w:rsidR="008157A3" w:rsidRPr="00BB13D9" w:rsidRDefault="008157A3" w:rsidP="008157A3">
      <w:pPr>
        <w:pStyle w:val="ListParagraph"/>
        <w:numPr>
          <w:ilvl w:val="0"/>
          <w:numId w:val="299"/>
        </w:numPr>
        <w:overflowPunct/>
        <w:autoSpaceDE/>
        <w:autoSpaceDN/>
        <w:adjustRightInd/>
        <w:spacing w:after="0"/>
        <w:contextualSpacing w:val="0"/>
        <w:jc w:val="both"/>
        <w:textAlignment w:val="auto"/>
      </w:pPr>
      <w:r w:rsidRPr="00BB13D9">
        <w:t>At least from RAN1 perspective, it is not needed to include Pcmax,c together with PH in case of virtual PHR</w:t>
      </w:r>
    </w:p>
    <w:p w14:paraId="6EB3223E" w14:textId="77777777" w:rsidR="008157A3" w:rsidRPr="00A42F6E" w:rsidRDefault="008157A3" w:rsidP="008157A3">
      <w:pPr>
        <w:rPr>
          <w:lang w:eastAsia="x-none"/>
        </w:rPr>
      </w:pPr>
    </w:p>
    <w:p w14:paraId="4562BA57" w14:textId="79930CDD" w:rsidR="008157A3" w:rsidRPr="00135CB2" w:rsidRDefault="008157A3" w:rsidP="008157A3">
      <w:pPr>
        <w:pStyle w:val="ListParagraph"/>
        <w:ind w:left="0"/>
        <w:jc w:val="both"/>
      </w:pPr>
      <w:r w:rsidRPr="00A42F6E">
        <w:rPr>
          <w:highlight w:val="green"/>
        </w:rPr>
        <w:t>Agreement</w:t>
      </w:r>
      <w:r w:rsidR="00A42F6E">
        <w:t xml:space="preserve">: </w:t>
      </w:r>
      <w:r w:rsidRPr="00135CB2">
        <w:rPr>
          <w:rFonts w:hint="eastAsia"/>
        </w:rPr>
        <w:t>Priority rule for SUL</w:t>
      </w:r>
    </w:p>
    <w:p w14:paraId="77937D9C" w14:textId="77777777" w:rsidR="008157A3" w:rsidRPr="00135CB2" w:rsidRDefault="008157A3" w:rsidP="008157A3">
      <w:pPr>
        <w:pStyle w:val="ListParagraph"/>
        <w:numPr>
          <w:ilvl w:val="0"/>
          <w:numId w:val="299"/>
        </w:numPr>
        <w:overflowPunct/>
        <w:autoSpaceDE/>
        <w:autoSpaceDN/>
        <w:adjustRightInd/>
        <w:spacing w:after="0"/>
        <w:contextualSpacing w:val="0"/>
        <w:jc w:val="both"/>
        <w:textAlignment w:val="auto"/>
      </w:pPr>
      <w:r w:rsidRPr="00BB13D9">
        <w:t>For simultaneous uplink transmissions that are power-limited, when one or multiple serving cell(s) are configured with both UL and SUL carriers</w:t>
      </w:r>
    </w:p>
    <w:p w14:paraId="7046B9FD" w14:textId="77777777" w:rsidR="008157A3" w:rsidRPr="00135CB2" w:rsidRDefault="008157A3" w:rsidP="008157A3">
      <w:pPr>
        <w:pStyle w:val="ListParagraph"/>
        <w:numPr>
          <w:ilvl w:val="1"/>
          <w:numId w:val="299"/>
        </w:numPr>
        <w:overflowPunct/>
        <w:autoSpaceDE/>
        <w:autoSpaceDN/>
        <w:adjustRightInd/>
        <w:spacing w:after="0"/>
        <w:contextualSpacing w:val="0"/>
        <w:jc w:val="both"/>
        <w:textAlignment w:val="auto"/>
      </w:pPr>
      <w:r w:rsidRPr="00BB13D9">
        <w:rPr>
          <w:rFonts w:hint="eastAsia"/>
        </w:rPr>
        <w:t xml:space="preserve">Existing </w:t>
      </w:r>
      <w:r w:rsidRPr="00BB13D9">
        <w:t>priority rule based on signals/channels content</w:t>
      </w:r>
    </w:p>
    <w:p w14:paraId="645A0389" w14:textId="77777777" w:rsidR="008157A3" w:rsidRPr="00135CB2" w:rsidRDefault="008157A3" w:rsidP="008157A3">
      <w:pPr>
        <w:pStyle w:val="ListParagraph"/>
        <w:numPr>
          <w:ilvl w:val="1"/>
          <w:numId w:val="299"/>
        </w:numPr>
        <w:overflowPunct/>
        <w:autoSpaceDE/>
        <w:autoSpaceDN/>
        <w:adjustRightInd/>
        <w:spacing w:after="0"/>
        <w:contextualSpacing w:val="0"/>
        <w:jc w:val="both"/>
        <w:textAlignment w:val="auto"/>
      </w:pPr>
      <w:r w:rsidRPr="00BB13D9">
        <w:t xml:space="preserve">In case transmissions with the same priority level on the two UL carriers, </w:t>
      </w:r>
    </w:p>
    <w:p w14:paraId="6C469CDF" w14:textId="77777777" w:rsidR="008157A3" w:rsidRPr="00135CB2" w:rsidRDefault="008157A3" w:rsidP="008157A3">
      <w:pPr>
        <w:pStyle w:val="ListParagraph"/>
        <w:numPr>
          <w:ilvl w:val="2"/>
          <w:numId w:val="299"/>
        </w:numPr>
        <w:overflowPunct/>
        <w:autoSpaceDE/>
        <w:autoSpaceDN/>
        <w:adjustRightInd/>
        <w:spacing w:after="0"/>
        <w:contextualSpacing w:val="0"/>
        <w:jc w:val="both"/>
        <w:textAlignment w:val="auto"/>
      </w:pPr>
      <w:r w:rsidRPr="00BB13D9">
        <w:t>the UL carrier which is configured for PUCCH has higher priority</w:t>
      </w:r>
    </w:p>
    <w:p w14:paraId="6BFD0BBF" w14:textId="6149612C" w:rsidR="008157A3" w:rsidRDefault="008157A3" w:rsidP="008157A3">
      <w:pPr>
        <w:rPr>
          <w:lang w:eastAsia="x-none"/>
        </w:rPr>
      </w:pPr>
    </w:p>
    <w:p w14:paraId="5721BE68" w14:textId="77777777" w:rsidR="00A42F6E" w:rsidRDefault="00A42F6E" w:rsidP="008157A3">
      <w:pPr>
        <w:rPr>
          <w:lang w:eastAsia="x-none"/>
        </w:rPr>
      </w:pPr>
    </w:p>
    <w:p w14:paraId="65B89E96" w14:textId="6E4DD1A6" w:rsidR="008157A3" w:rsidRDefault="00603E09" w:rsidP="008157A3">
      <w:pPr>
        <w:rPr>
          <w:lang w:eastAsia="x-none"/>
        </w:rPr>
      </w:pPr>
      <w:hyperlink r:id="rId1948" w:history="1">
        <w:r w:rsidR="00FE4C7E">
          <w:rPr>
            <w:rStyle w:val="Hyperlink"/>
            <w:lang w:eastAsia="x-none"/>
          </w:rPr>
          <w:t>R1-1803700</w:t>
        </w:r>
      </w:hyperlink>
      <w:r w:rsidR="008157A3">
        <w:rPr>
          <w:lang w:eastAsia="x-none"/>
        </w:rPr>
        <w:tab/>
        <w:t>Remaining details of UL power control design for CA</w:t>
      </w:r>
      <w:r w:rsidR="008157A3">
        <w:rPr>
          <w:lang w:eastAsia="x-none"/>
        </w:rPr>
        <w:tab/>
        <w:t>Huawei, HiSilicon</w:t>
      </w:r>
    </w:p>
    <w:p w14:paraId="76A8D899" w14:textId="41AF33D4" w:rsidR="008157A3" w:rsidRDefault="00603E09" w:rsidP="008157A3">
      <w:pPr>
        <w:rPr>
          <w:lang w:eastAsia="x-none"/>
        </w:rPr>
      </w:pPr>
      <w:hyperlink r:id="rId1949" w:history="1">
        <w:r w:rsidR="00FE4C7E">
          <w:rPr>
            <w:rStyle w:val="Hyperlink"/>
            <w:lang w:eastAsia="x-none"/>
          </w:rPr>
          <w:t>R1-1803764</w:t>
        </w:r>
      </w:hyperlink>
      <w:r w:rsidR="008157A3">
        <w:rPr>
          <w:lang w:eastAsia="x-none"/>
        </w:rPr>
        <w:tab/>
        <w:t>Parameters setting on virtual PHR for CA</w:t>
      </w:r>
      <w:r w:rsidR="008157A3">
        <w:rPr>
          <w:lang w:eastAsia="x-none"/>
        </w:rPr>
        <w:tab/>
        <w:t>CATT</w:t>
      </w:r>
    </w:p>
    <w:p w14:paraId="468A6C4E" w14:textId="18D7FFBC" w:rsidR="008157A3" w:rsidRDefault="00603E09" w:rsidP="008157A3">
      <w:pPr>
        <w:rPr>
          <w:lang w:eastAsia="x-none"/>
        </w:rPr>
      </w:pPr>
      <w:hyperlink r:id="rId1950" w:history="1">
        <w:r w:rsidR="00FE4C7E">
          <w:rPr>
            <w:rStyle w:val="Hyperlink"/>
            <w:lang w:eastAsia="x-none"/>
          </w:rPr>
          <w:t>R1-1803843</w:t>
        </w:r>
      </w:hyperlink>
      <w:r w:rsidR="008157A3">
        <w:rPr>
          <w:lang w:eastAsia="x-none"/>
        </w:rPr>
        <w:tab/>
        <w:t>Remaining issues on CA UL power control</w:t>
      </w:r>
      <w:r w:rsidR="008157A3">
        <w:rPr>
          <w:lang w:eastAsia="x-none"/>
        </w:rPr>
        <w:tab/>
        <w:t>vivo</w:t>
      </w:r>
    </w:p>
    <w:p w14:paraId="4769B697" w14:textId="28A8DA0F" w:rsidR="008157A3" w:rsidRDefault="00603E09" w:rsidP="008157A3">
      <w:pPr>
        <w:rPr>
          <w:lang w:eastAsia="x-none"/>
        </w:rPr>
      </w:pPr>
      <w:hyperlink r:id="rId1951" w:history="1">
        <w:r w:rsidR="00FE4C7E">
          <w:rPr>
            <w:rStyle w:val="Hyperlink"/>
            <w:lang w:eastAsia="x-none"/>
          </w:rPr>
          <w:t>R1-1803917</w:t>
        </w:r>
      </w:hyperlink>
      <w:r w:rsidR="008157A3">
        <w:rPr>
          <w:lang w:eastAsia="x-none"/>
        </w:rPr>
        <w:tab/>
        <w:t>Remaining issues on NR power control in CA aspects</w:t>
      </w:r>
      <w:r w:rsidR="008157A3">
        <w:rPr>
          <w:lang w:eastAsia="x-none"/>
        </w:rPr>
        <w:tab/>
        <w:t>ZTE, Sanechips</w:t>
      </w:r>
    </w:p>
    <w:p w14:paraId="3D8E98EB" w14:textId="2CCACCD0" w:rsidR="008157A3" w:rsidRDefault="00603E09" w:rsidP="008157A3">
      <w:pPr>
        <w:rPr>
          <w:lang w:eastAsia="x-none"/>
        </w:rPr>
      </w:pPr>
      <w:hyperlink r:id="rId1952" w:history="1">
        <w:r w:rsidR="00FE4C7E">
          <w:rPr>
            <w:rStyle w:val="Hyperlink"/>
            <w:lang w:eastAsia="x-none"/>
          </w:rPr>
          <w:t>R1-1804039</w:t>
        </w:r>
      </w:hyperlink>
      <w:r w:rsidR="008157A3">
        <w:rPr>
          <w:lang w:eastAsia="x-none"/>
        </w:rPr>
        <w:tab/>
        <w:t>Virtual PHR derivation in some situations</w:t>
      </w:r>
      <w:r w:rsidR="008157A3">
        <w:rPr>
          <w:lang w:eastAsia="x-none"/>
        </w:rPr>
        <w:tab/>
        <w:t>ASUSTEK COMPUTER (SHANGHAI)</w:t>
      </w:r>
    </w:p>
    <w:p w14:paraId="228D55F3" w14:textId="64F8CCAF" w:rsidR="008157A3" w:rsidRDefault="00603E09" w:rsidP="008157A3">
      <w:pPr>
        <w:rPr>
          <w:lang w:eastAsia="x-none"/>
        </w:rPr>
      </w:pPr>
      <w:hyperlink r:id="rId1953" w:history="1">
        <w:r w:rsidR="00FE4C7E">
          <w:rPr>
            <w:rStyle w:val="Hyperlink"/>
            <w:lang w:eastAsia="x-none"/>
          </w:rPr>
          <w:t>R1-1804386</w:t>
        </w:r>
      </w:hyperlink>
      <w:r w:rsidR="008157A3">
        <w:rPr>
          <w:lang w:eastAsia="x-none"/>
        </w:rPr>
        <w:tab/>
        <w:t>Corrections on UL Power Control for EN-DC</w:t>
      </w:r>
      <w:r w:rsidR="008157A3">
        <w:rPr>
          <w:lang w:eastAsia="x-none"/>
        </w:rPr>
        <w:tab/>
        <w:t>Samsung</w:t>
      </w:r>
    </w:p>
    <w:p w14:paraId="2327184E" w14:textId="2FB55286" w:rsidR="008157A3" w:rsidRDefault="00603E09" w:rsidP="008157A3">
      <w:pPr>
        <w:rPr>
          <w:lang w:eastAsia="x-none"/>
        </w:rPr>
      </w:pPr>
      <w:hyperlink r:id="rId1954" w:history="1">
        <w:r w:rsidR="00FE4C7E">
          <w:rPr>
            <w:rStyle w:val="Hyperlink"/>
            <w:lang w:eastAsia="x-none"/>
          </w:rPr>
          <w:t>R1-1804567</w:t>
        </w:r>
      </w:hyperlink>
      <w:r w:rsidR="008157A3">
        <w:rPr>
          <w:lang w:eastAsia="x-none"/>
        </w:rPr>
        <w:tab/>
        <w:t>Remaining issues on CA aspect of UL power control</w:t>
      </w:r>
      <w:r w:rsidR="008157A3">
        <w:rPr>
          <w:lang w:eastAsia="x-none"/>
        </w:rPr>
        <w:tab/>
        <w:t>LG Electronics</w:t>
      </w:r>
    </w:p>
    <w:p w14:paraId="2DDC37B0" w14:textId="588B7B8D" w:rsidR="008157A3" w:rsidRDefault="00603E09" w:rsidP="008157A3">
      <w:pPr>
        <w:rPr>
          <w:lang w:eastAsia="x-none"/>
        </w:rPr>
      </w:pPr>
      <w:hyperlink r:id="rId1955" w:history="1">
        <w:r w:rsidR="00FE4C7E">
          <w:rPr>
            <w:rStyle w:val="Hyperlink"/>
            <w:lang w:eastAsia="x-none"/>
          </w:rPr>
          <w:t>R1-1804737</w:t>
        </w:r>
      </w:hyperlink>
      <w:r w:rsidR="008157A3">
        <w:rPr>
          <w:lang w:eastAsia="x-none"/>
        </w:rPr>
        <w:tab/>
        <w:t>Power headroom report for NR carrier aggregation</w:t>
      </w:r>
      <w:r w:rsidR="008157A3">
        <w:rPr>
          <w:lang w:eastAsia="x-none"/>
        </w:rPr>
        <w:tab/>
        <w:t>Intel Corporation</w:t>
      </w:r>
    </w:p>
    <w:p w14:paraId="74511C1F" w14:textId="2D386A5F" w:rsidR="008157A3" w:rsidRDefault="00603E09" w:rsidP="008157A3">
      <w:pPr>
        <w:rPr>
          <w:lang w:eastAsia="x-none"/>
        </w:rPr>
      </w:pPr>
      <w:hyperlink r:id="rId1956" w:history="1">
        <w:r w:rsidR="00FE4C7E">
          <w:rPr>
            <w:rStyle w:val="Hyperlink"/>
            <w:lang w:eastAsia="x-none"/>
          </w:rPr>
          <w:t>R1-1804813</w:t>
        </w:r>
      </w:hyperlink>
      <w:r w:rsidR="008157A3">
        <w:rPr>
          <w:lang w:eastAsia="x-none"/>
        </w:rPr>
        <w:tab/>
        <w:t>Remaining Issues on power control  for NR CA</w:t>
      </w:r>
      <w:r w:rsidR="008157A3">
        <w:rPr>
          <w:lang w:eastAsia="x-none"/>
        </w:rPr>
        <w:tab/>
        <w:t>Qualcomm Incorporated</w:t>
      </w:r>
    </w:p>
    <w:p w14:paraId="66B0D283" w14:textId="67E28227" w:rsidR="008157A3" w:rsidRDefault="00603E09" w:rsidP="008157A3">
      <w:pPr>
        <w:rPr>
          <w:lang w:eastAsia="x-none"/>
        </w:rPr>
      </w:pPr>
      <w:hyperlink r:id="rId1957" w:history="1">
        <w:r w:rsidR="00FE4C7E">
          <w:rPr>
            <w:rStyle w:val="Hyperlink"/>
            <w:lang w:eastAsia="x-none"/>
          </w:rPr>
          <w:t>R1-1804960</w:t>
        </w:r>
      </w:hyperlink>
      <w:r w:rsidR="008157A3">
        <w:rPr>
          <w:lang w:eastAsia="x-none"/>
        </w:rPr>
        <w:tab/>
        <w:t>On CA-related NR UL power control</w:t>
      </w:r>
      <w:r w:rsidR="008157A3">
        <w:rPr>
          <w:lang w:eastAsia="x-none"/>
        </w:rPr>
        <w:tab/>
        <w:t>Motorola Mobility, Lenovo</w:t>
      </w:r>
    </w:p>
    <w:p w14:paraId="2888D22B" w14:textId="6F3E695A" w:rsidR="008157A3" w:rsidRDefault="00603E09" w:rsidP="008157A3">
      <w:pPr>
        <w:rPr>
          <w:lang w:eastAsia="x-none"/>
        </w:rPr>
      </w:pPr>
      <w:hyperlink r:id="rId1958" w:history="1">
        <w:r w:rsidR="00FE4C7E">
          <w:rPr>
            <w:rStyle w:val="Hyperlink"/>
            <w:lang w:eastAsia="x-none"/>
          </w:rPr>
          <w:t>R1-1805203</w:t>
        </w:r>
      </w:hyperlink>
      <w:r w:rsidR="008157A3">
        <w:rPr>
          <w:lang w:eastAsia="x-none"/>
        </w:rPr>
        <w:tab/>
        <w:t>Remaining issues for CA and power sharing</w:t>
      </w:r>
      <w:r w:rsidR="008157A3">
        <w:rPr>
          <w:lang w:eastAsia="x-none"/>
        </w:rPr>
        <w:tab/>
        <w:t>Ericsson</w:t>
      </w:r>
    </w:p>
    <w:p w14:paraId="23F388A6" w14:textId="77777777" w:rsidR="008157A3" w:rsidRDefault="008157A3" w:rsidP="008157A3">
      <w:pPr>
        <w:pStyle w:val="Heading4"/>
      </w:pPr>
      <w:bookmarkStart w:id="634" w:name="_Toc510867637"/>
      <w:bookmarkStart w:id="635" w:name="_Toc514184707"/>
      <w:r>
        <w:t>Other</w:t>
      </w:r>
      <w:bookmarkEnd w:id="634"/>
      <w:bookmarkEnd w:id="635"/>
    </w:p>
    <w:p w14:paraId="50CE17A7" w14:textId="4F1875F5" w:rsidR="008157A3" w:rsidRDefault="00603E09" w:rsidP="008157A3">
      <w:pPr>
        <w:rPr>
          <w:lang w:eastAsia="x-none"/>
        </w:rPr>
      </w:pPr>
      <w:hyperlink r:id="rId1959" w:history="1">
        <w:r w:rsidR="00FE4C7E">
          <w:rPr>
            <w:rStyle w:val="Hyperlink"/>
            <w:lang w:eastAsia="x-none"/>
          </w:rPr>
          <w:t>R1-1804286</w:t>
        </w:r>
      </w:hyperlink>
      <w:r w:rsidR="008157A3">
        <w:rPr>
          <w:lang w:eastAsia="x-none"/>
        </w:rPr>
        <w:tab/>
        <w:t>Discussion on PHR for SUL</w:t>
      </w:r>
      <w:r w:rsidR="008157A3">
        <w:rPr>
          <w:lang w:eastAsia="x-none"/>
        </w:rPr>
        <w:tab/>
        <w:t>Huawei, HiSilicon</w:t>
      </w:r>
    </w:p>
    <w:p w14:paraId="0D6E4939" w14:textId="6426BE9D" w:rsidR="008157A3" w:rsidRDefault="00603E09" w:rsidP="008157A3">
      <w:pPr>
        <w:rPr>
          <w:lang w:eastAsia="x-none"/>
        </w:rPr>
      </w:pPr>
      <w:hyperlink r:id="rId1960" w:history="1">
        <w:r w:rsidR="00FE4C7E">
          <w:rPr>
            <w:rStyle w:val="Hyperlink"/>
            <w:lang w:eastAsia="x-none"/>
          </w:rPr>
          <w:t>R1-1804288</w:t>
        </w:r>
      </w:hyperlink>
      <w:r w:rsidR="008157A3">
        <w:rPr>
          <w:lang w:eastAsia="x-none"/>
        </w:rPr>
        <w:tab/>
        <w:t>TP on power control for concurrent transmission of SRS on both UL and SUL</w:t>
      </w:r>
      <w:r w:rsidR="008157A3">
        <w:rPr>
          <w:lang w:eastAsia="x-none"/>
        </w:rPr>
        <w:tab/>
        <w:t>Huawei, HiSilicon</w:t>
      </w:r>
    </w:p>
    <w:p w14:paraId="5AFBC43B" w14:textId="2B91D489" w:rsidR="008157A3" w:rsidRDefault="00603E09" w:rsidP="008157A3">
      <w:pPr>
        <w:rPr>
          <w:lang w:eastAsia="x-none"/>
        </w:rPr>
      </w:pPr>
      <w:hyperlink r:id="rId1961" w:history="1">
        <w:r w:rsidR="00FE4C7E">
          <w:rPr>
            <w:rStyle w:val="Hyperlink"/>
            <w:lang w:eastAsia="x-none"/>
          </w:rPr>
          <w:t>R1-1804387</w:t>
        </w:r>
      </w:hyperlink>
      <w:r w:rsidR="008157A3">
        <w:rPr>
          <w:lang w:eastAsia="x-none"/>
        </w:rPr>
        <w:tab/>
        <w:t>Corrections on PHR calculation for CA</w:t>
      </w:r>
      <w:r w:rsidR="008157A3">
        <w:rPr>
          <w:lang w:eastAsia="x-none"/>
        </w:rPr>
        <w:tab/>
        <w:t>Samsung</w:t>
      </w:r>
    </w:p>
    <w:p w14:paraId="07A3F1F0" w14:textId="57903F30" w:rsidR="008157A3" w:rsidRDefault="00603E09" w:rsidP="008157A3">
      <w:pPr>
        <w:rPr>
          <w:lang w:eastAsia="x-none"/>
        </w:rPr>
      </w:pPr>
      <w:hyperlink r:id="rId1962" w:history="1">
        <w:r w:rsidR="00FE4C7E">
          <w:rPr>
            <w:rStyle w:val="Hyperlink"/>
            <w:lang w:eastAsia="x-none"/>
          </w:rPr>
          <w:t>R1-1804449</w:t>
        </w:r>
      </w:hyperlink>
      <w:r w:rsidR="008157A3">
        <w:rPr>
          <w:lang w:eastAsia="x-none"/>
        </w:rPr>
        <w:tab/>
        <w:t>Independent Power control for SRS</w:t>
      </w:r>
      <w:r w:rsidR="008157A3">
        <w:rPr>
          <w:lang w:eastAsia="x-none"/>
        </w:rPr>
        <w:tab/>
        <w:t>Huawei, HiSilicon</w:t>
      </w:r>
    </w:p>
    <w:p w14:paraId="37854A3F" w14:textId="3BA49716" w:rsidR="008157A3" w:rsidRDefault="00603E09" w:rsidP="008157A3">
      <w:pPr>
        <w:rPr>
          <w:lang w:eastAsia="x-none"/>
        </w:rPr>
      </w:pPr>
      <w:hyperlink r:id="rId1963" w:history="1">
        <w:r w:rsidR="00FE4C7E">
          <w:rPr>
            <w:rStyle w:val="Hyperlink"/>
            <w:lang w:eastAsia="x-none"/>
          </w:rPr>
          <w:t>R1-1804675</w:t>
        </w:r>
      </w:hyperlink>
      <w:r w:rsidR="008157A3">
        <w:rPr>
          <w:lang w:eastAsia="x-none"/>
        </w:rPr>
        <w:tab/>
        <w:t>Timing and Asynchronous Transmissions with Power Control for NR DC</w:t>
      </w:r>
      <w:r w:rsidR="008157A3">
        <w:rPr>
          <w:lang w:eastAsia="x-none"/>
        </w:rPr>
        <w:tab/>
        <w:t>InterDigital, Inc.</w:t>
      </w:r>
    </w:p>
    <w:p w14:paraId="0F7E265C" w14:textId="08507129" w:rsidR="008157A3" w:rsidRDefault="00603E09" w:rsidP="008157A3">
      <w:pPr>
        <w:rPr>
          <w:lang w:eastAsia="x-none"/>
        </w:rPr>
      </w:pPr>
      <w:hyperlink r:id="rId1964" w:history="1">
        <w:r w:rsidR="00FE4C7E">
          <w:rPr>
            <w:rStyle w:val="Hyperlink"/>
            <w:lang w:eastAsia="x-none"/>
          </w:rPr>
          <w:t>R1-1804676</w:t>
        </w:r>
      </w:hyperlink>
      <w:r w:rsidR="008157A3">
        <w:rPr>
          <w:lang w:eastAsia="x-none"/>
        </w:rPr>
        <w:tab/>
        <w:t>Power Control for NR DC</w:t>
      </w:r>
      <w:r w:rsidR="008157A3">
        <w:rPr>
          <w:lang w:eastAsia="x-none"/>
        </w:rPr>
        <w:tab/>
        <w:t>InterDigital, Inc.</w:t>
      </w:r>
    </w:p>
    <w:p w14:paraId="7592583B" w14:textId="4B4B1A49" w:rsidR="008157A3" w:rsidRDefault="00603E09" w:rsidP="008157A3">
      <w:pPr>
        <w:rPr>
          <w:lang w:eastAsia="x-none"/>
        </w:rPr>
      </w:pPr>
      <w:hyperlink r:id="rId1965" w:history="1">
        <w:r w:rsidR="00FE4C7E">
          <w:rPr>
            <w:rStyle w:val="Hyperlink"/>
            <w:lang w:eastAsia="x-none"/>
          </w:rPr>
          <w:t>R1-1805204</w:t>
        </w:r>
      </w:hyperlink>
      <w:r w:rsidR="008157A3">
        <w:rPr>
          <w:lang w:eastAsia="x-none"/>
        </w:rPr>
        <w:tab/>
        <w:t>Remaining issues on closed loop power control</w:t>
      </w:r>
      <w:r w:rsidR="008157A3">
        <w:rPr>
          <w:lang w:eastAsia="x-none"/>
        </w:rPr>
        <w:tab/>
        <w:t>Ericsson</w:t>
      </w:r>
    </w:p>
    <w:p w14:paraId="0A4FD436" w14:textId="3F5268A8" w:rsidR="008157A3" w:rsidRDefault="00603E09" w:rsidP="008157A3">
      <w:pPr>
        <w:rPr>
          <w:lang w:eastAsia="x-none"/>
        </w:rPr>
      </w:pPr>
      <w:hyperlink r:id="rId1966" w:history="1">
        <w:r w:rsidR="00FE4C7E">
          <w:rPr>
            <w:rStyle w:val="Hyperlink"/>
            <w:lang w:eastAsia="x-none"/>
          </w:rPr>
          <w:t>R1-1805205</w:t>
        </w:r>
      </w:hyperlink>
      <w:r w:rsidR="008157A3">
        <w:rPr>
          <w:lang w:eastAsia="x-none"/>
        </w:rPr>
        <w:tab/>
        <w:t>Power control for UL MIMO</w:t>
      </w:r>
      <w:r w:rsidR="008157A3">
        <w:rPr>
          <w:lang w:eastAsia="x-none"/>
        </w:rPr>
        <w:tab/>
        <w:t>Ericsson</w:t>
      </w:r>
    </w:p>
    <w:p w14:paraId="10E2531B" w14:textId="41B55020" w:rsidR="00254752" w:rsidRDefault="00254752" w:rsidP="008C192C">
      <w:pPr>
        <w:pStyle w:val="Heading3"/>
      </w:pPr>
      <w:bookmarkStart w:id="636" w:name="_Toc514184708"/>
      <w:r w:rsidRPr="00254752">
        <w:t>UE features</w:t>
      </w:r>
      <w:bookmarkEnd w:id="628"/>
      <w:bookmarkEnd w:id="636"/>
    </w:p>
    <w:p w14:paraId="16759EF6" w14:textId="63E50ED9" w:rsidR="00C16ED6" w:rsidRPr="00C16ED6" w:rsidRDefault="00603E09" w:rsidP="00C16ED6">
      <w:pPr>
        <w:rPr>
          <w:b/>
        </w:rPr>
      </w:pPr>
      <w:hyperlink r:id="rId1967" w:history="1">
        <w:r w:rsidR="00FE4C7E">
          <w:rPr>
            <w:rStyle w:val="Hyperlink"/>
            <w:b/>
          </w:rPr>
          <w:t>R1-1805707</w:t>
        </w:r>
      </w:hyperlink>
      <w:r w:rsidR="00C16ED6" w:rsidRPr="00C16ED6">
        <w:rPr>
          <w:b/>
        </w:rPr>
        <w:tab/>
        <w:t>Chairman's notes of AI 7.1.7 on NR - UE features</w:t>
      </w:r>
      <w:r w:rsidR="00C16ED6" w:rsidRPr="00C16ED6">
        <w:rPr>
          <w:b/>
        </w:rPr>
        <w:tab/>
        <w:t>Ad-hoc chair (NTT DOCOMO, AT&amp;T)</w:t>
      </w:r>
    </w:p>
    <w:p w14:paraId="37E7FAD5" w14:textId="77777777" w:rsidR="00C16ED6" w:rsidRDefault="00C16ED6" w:rsidP="00C16ED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31B6CD69" w14:textId="77777777" w:rsidR="00C16ED6" w:rsidRPr="00C16ED6" w:rsidRDefault="00C16ED6" w:rsidP="00C16ED6"/>
    <w:bookmarkStart w:id="637" w:name="_Toc510867639"/>
    <w:p w14:paraId="1734E142" w14:textId="599F4AC0" w:rsidR="00713DA0" w:rsidRPr="00713DA0" w:rsidRDefault="00FE4C7E" w:rsidP="00713DA0">
      <w:pPr>
        <w:ind w:left="720" w:hanging="720"/>
        <w:rPr>
          <w:lang w:eastAsia="x-none"/>
        </w:rPr>
      </w:pPr>
      <w:r>
        <w:rPr>
          <w:color w:val="0000FF"/>
          <w:u w:val="single"/>
          <w:lang w:eastAsia="x-none"/>
        </w:rPr>
        <w:fldChar w:fldCharType="begin"/>
      </w:r>
      <w:r w:rsidR="0095611E">
        <w:rPr>
          <w:color w:val="0000FF"/>
          <w:u w:val="single"/>
          <w:lang w:eastAsia="x-none"/>
        </w:rPr>
        <w:instrText>HYPERLINK "C:\\Users\\Merias\\Documents\\RAN1\\TSGR1_92b-China\\Docs\\R1-1803844.zip"</w:instrText>
      </w:r>
      <w:r>
        <w:rPr>
          <w:color w:val="0000FF"/>
          <w:u w:val="single"/>
          <w:lang w:eastAsia="x-none"/>
        </w:rPr>
        <w:fldChar w:fldCharType="separate"/>
      </w:r>
      <w:r>
        <w:rPr>
          <w:rStyle w:val="Hyperlink"/>
          <w:lang w:eastAsia="x-none"/>
        </w:rPr>
        <w:t>R1-1803844</w:t>
      </w:r>
      <w:r>
        <w:rPr>
          <w:color w:val="0000FF"/>
          <w:u w:val="single"/>
          <w:lang w:eastAsia="x-none"/>
        </w:rPr>
        <w:fldChar w:fldCharType="end"/>
      </w:r>
      <w:r w:rsidR="00713DA0" w:rsidRPr="00713DA0">
        <w:rPr>
          <w:lang w:eastAsia="x-none"/>
        </w:rPr>
        <w:tab/>
        <w:t>Discussion on Rel-15 NR UE features</w:t>
      </w:r>
      <w:r w:rsidR="00713DA0" w:rsidRPr="00713DA0">
        <w:rPr>
          <w:lang w:eastAsia="x-none"/>
        </w:rPr>
        <w:tab/>
        <w:t>vivo</w:t>
      </w:r>
    </w:p>
    <w:p w14:paraId="62B265FC" w14:textId="224BC3E7" w:rsidR="00713DA0" w:rsidRPr="00F5209E" w:rsidRDefault="00603E09" w:rsidP="00713DA0">
      <w:pPr>
        <w:ind w:left="720" w:hanging="720"/>
        <w:rPr>
          <w:b/>
          <w:lang w:eastAsia="x-none"/>
        </w:rPr>
      </w:pPr>
      <w:hyperlink r:id="rId1968" w:history="1">
        <w:r w:rsidR="00FE4C7E" w:rsidRPr="00F5209E">
          <w:rPr>
            <w:rStyle w:val="Hyperlink"/>
            <w:b/>
            <w:lang w:eastAsia="x-none"/>
          </w:rPr>
          <w:t>R1-1804055</w:t>
        </w:r>
      </w:hyperlink>
      <w:r w:rsidR="00713DA0" w:rsidRPr="00F5209E">
        <w:rPr>
          <w:b/>
          <w:lang w:eastAsia="x-none"/>
        </w:rPr>
        <w:tab/>
        <w:t>Discussion on NR UE Feature List</w:t>
      </w:r>
      <w:r w:rsidR="00713DA0" w:rsidRPr="00F5209E">
        <w:rPr>
          <w:b/>
          <w:lang w:eastAsia="x-none"/>
        </w:rPr>
        <w:tab/>
        <w:t>MediaTek Inc.</w:t>
      </w:r>
    </w:p>
    <w:p w14:paraId="70FF598C" w14:textId="166EB33A" w:rsidR="00713DA0" w:rsidRPr="00713DA0" w:rsidRDefault="00603E09" w:rsidP="00713DA0">
      <w:pPr>
        <w:ind w:left="720" w:hanging="720"/>
        <w:rPr>
          <w:lang w:eastAsia="x-none"/>
        </w:rPr>
      </w:pPr>
      <w:hyperlink r:id="rId1969" w:history="1">
        <w:r w:rsidR="00FE4C7E">
          <w:rPr>
            <w:rStyle w:val="Hyperlink"/>
            <w:lang w:eastAsia="x-none"/>
          </w:rPr>
          <w:t>R1-1804305</w:t>
        </w:r>
      </w:hyperlink>
      <w:r w:rsidR="00713DA0" w:rsidRPr="00713DA0">
        <w:rPr>
          <w:lang w:eastAsia="x-none"/>
        </w:rPr>
        <w:tab/>
        <w:t>Remaining issues of NR UE features</w:t>
      </w:r>
      <w:r w:rsidR="00713DA0" w:rsidRPr="00713DA0">
        <w:rPr>
          <w:lang w:eastAsia="x-none"/>
        </w:rPr>
        <w:tab/>
        <w:t>Huawei, HiSilicon</w:t>
      </w:r>
    </w:p>
    <w:p w14:paraId="0F1B4A5F" w14:textId="1E1FC7D9" w:rsidR="00713DA0" w:rsidRPr="00713DA0" w:rsidRDefault="00603E09" w:rsidP="00713DA0">
      <w:pPr>
        <w:ind w:left="720" w:hanging="720"/>
        <w:rPr>
          <w:lang w:eastAsia="x-none"/>
        </w:rPr>
      </w:pPr>
      <w:hyperlink r:id="rId1970" w:history="1">
        <w:r w:rsidR="00FE4C7E">
          <w:rPr>
            <w:rStyle w:val="Hyperlink"/>
            <w:lang w:eastAsia="x-none"/>
          </w:rPr>
          <w:t>R1-1804388</w:t>
        </w:r>
      </w:hyperlink>
      <w:r w:rsidR="00713DA0" w:rsidRPr="00713DA0">
        <w:rPr>
          <w:lang w:eastAsia="x-none"/>
        </w:rPr>
        <w:tab/>
        <w:t>UE Features</w:t>
      </w:r>
      <w:r w:rsidR="00713DA0" w:rsidRPr="00713DA0">
        <w:rPr>
          <w:lang w:eastAsia="x-none"/>
        </w:rPr>
        <w:tab/>
        <w:t>Samsung</w:t>
      </w:r>
    </w:p>
    <w:p w14:paraId="2500D164" w14:textId="3A591EC3" w:rsidR="00713DA0" w:rsidRPr="00713DA0" w:rsidRDefault="00603E09" w:rsidP="00713DA0">
      <w:pPr>
        <w:ind w:left="720" w:hanging="720"/>
        <w:rPr>
          <w:lang w:eastAsia="x-none"/>
        </w:rPr>
      </w:pPr>
      <w:hyperlink r:id="rId1971" w:history="1">
        <w:r w:rsidR="00FE4C7E">
          <w:rPr>
            <w:rStyle w:val="Hyperlink"/>
            <w:lang w:eastAsia="x-none"/>
          </w:rPr>
          <w:t>R1-1804568</w:t>
        </w:r>
      </w:hyperlink>
      <w:r w:rsidR="00713DA0" w:rsidRPr="00713DA0">
        <w:rPr>
          <w:lang w:eastAsia="x-none"/>
        </w:rPr>
        <w:tab/>
        <w:t>Views on UE feature (scheduling, BWP)</w:t>
      </w:r>
      <w:r w:rsidR="00713DA0" w:rsidRPr="00713DA0">
        <w:rPr>
          <w:lang w:eastAsia="x-none"/>
        </w:rPr>
        <w:tab/>
        <w:t>LG Electronics</w:t>
      </w:r>
    </w:p>
    <w:p w14:paraId="2B6DA99E" w14:textId="1320A297" w:rsidR="00713DA0" w:rsidRPr="00F5209E" w:rsidRDefault="00603E09" w:rsidP="00713DA0">
      <w:pPr>
        <w:ind w:left="720" w:hanging="720"/>
        <w:rPr>
          <w:b/>
          <w:lang w:eastAsia="x-none"/>
        </w:rPr>
      </w:pPr>
      <w:hyperlink r:id="rId1972" w:history="1">
        <w:r w:rsidR="00FE4C7E" w:rsidRPr="00F5209E">
          <w:rPr>
            <w:rStyle w:val="Hyperlink"/>
            <w:b/>
            <w:lang w:eastAsia="x-none"/>
          </w:rPr>
          <w:t>R1-1804651</w:t>
        </w:r>
      </w:hyperlink>
      <w:r w:rsidR="00713DA0" w:rsidRPr="00F5209E">
        <w:rPr>
          <w:b/>
          <w:lang w:eastAsia="x-none"/>
        </w:rPr>
        <w:tab/>
        <w:t>Further details on NR UE Feature List</w:t>
      </w:r>
      <w:r w:rsidR="00713DA0" w:rsidRPr="00F5209E">
        <w:rPr>
          <w:b/>
          <w:lang w:eastAsia="x-none"/>
        </w:rPr>
        <w:tab/>
        <w:t>AT&amp;T</w:t>
      </w:r>
    </w:p>
    <w:p w14:paraId="08637BEC" w14:textId="3A30197A" w:rsidR="00713DA0" w:rsidRPr="00713DA0" w:rsidRDefault="00603E09" w:rsidP="00713DA0">
      <w:pPr>
        <w:ind w:left="720" w:hanging="720"/>
        <w:rPr>
          <w:rFonts w:eastAsia="Yu Mincho"/>
          <w:lang w:eastAsia="ja-JP"/>
        </w:rPr>
      </w:pPr>
      <w:hyperlink r:id="rId1973" w:history="1">
        <w:r w:rsidR="00FE4C7E" w:rsidRPr="00F5209E">
          <w:rPr>
            <w:rStyle w:val="Hyperlink"/>
            <w:b/>
            <w:lang w:eastAsia="x-none"/>
          </w:rPr>
          <w:t>R1-1805546</w:t>
        </w:r>
      </w:hyperlink>
      <w:r w:rsidR="00713DA0" w:rsidRPr="00F5209E">
        <w:rPr>
          <w:b/>
          <w:lang w:eastAsia="x-none"/>
        </w:rPr>
        <w:tab/>
        <w:t>On NR UE feature list</w:t>
      </w:r>
      <w:r w:rsidR="00713DA0" w:rsidRPr="00F5209E">
        <w:rPr>
          <w:b/>
          <w:lang w:eastAsia="x-none"/>
        </w:rPr>
        <w:tab/>
        <w:t>Intel Corporation</w:t>
      </w:r>
      <w:r w:rsidR="00F5209E">
        <w:rPr>
          <w:rFonts w:eastAsia="Yu Mincho"/>
          <w:lang w:eastAsia="ja-JP"/>
        </w:rPr>
        <w:tab/>
        <w:t>(</w:t>
      </w:r>
      <w:r w:rsidR="00713DA0" w:rsidRPr="00713DA0">
        <w:rPr>
          <w:rFonts w:eastAsia="Yu Mincho" w:hint="eastAsia"/>
          <w:lang w:eastAsia="ja-JP"/>
        </w:rPr>
        <w:t>R</w:t>
      </w:r>
      <w:r w:rsidR="00713DA0" w:rsidRPr="00713DA0">
        <w:rPr>
          <w:rFonts w:eastAsia="Yu Mincho"/>
          <w:lang w:eastAsia="ja-JP"/>
        </w:rPr>
        <w:t xml:space="preserve">evision of </w:t>
      </w:r>
      <w:hyperlink r:id="rId1974" w:history="1">
        <w:r w:rsidR="00FE4C7E">
          <w:rPr>
            <w:rStyle w:val="Hyperlink"/>
            <w:rFonts w:eastAsia="Yu Mincho"/>
            <w:lang w:eastAsia="ja-JP"/>
          </w:rPr>
          <w:t>R1-1804738</w:t>
        </w:r>
      </w:hyperlink>
      <w:r w:rsidR="00F5209E">
        <w:rPr>
          <w:rStyle w:val="Hyperlink"/>
          <w:rFonts w:eastAsia="Yu Mincho"/>
          <w:lang w:eastAsia="ja-JP"/>
        </w:rPr>
        <w:t>)</w:t>
      </w:r>
    </w:p>
    <w:p w14:paraId="6B95CE4B" w14:textId="3BB69810" w:rsidR="00713DA0" w:rsidRPr="00713DA0" w:rsidRDefault="00603E09" w:rsidP="00713DA0">
      <w:pPr>
        <w:ind w:left="720" w:hanging="720"/>
        <w:rPr>
          <w:lang w:eastAsia="x-none"/>
        </w:rPr>
      </w:pPr>
      <w:hyperlink r:id="rId1975" w:history="1">
        <w:r w:rsidR="00FE4C7E">
          <w:rPr>
            <w:rStyle w:val="Hyperlink"/>
            <w:lang w:eastAsia="x-none"/>
          </w:rPr>
          <w:t>R1-1804814</w:t>
        </w:r>
      </w:hyperlink>
      <w:r w:rsidR="00713DA0" w:rsidRPr="00713DA0">
        <w:rPr>
          <w:lang w:eastAsia="x-none"/>
        </w:rPr>
        <w:tab/>
        <w:t>NR Features and Capabilities</w:t>
      </w:r>
      <w:r w:rsidR="00713DA0" w:rsidRPr="00713DA0">
        <w:rPr>
          <w:lang w:eastAsia="x-none"/>
        </w:rPr>
        <w:tab/>
        <w:t>Qualcomm Incorporated</w:t>
      </w:r>
    </w:p>
    <w:p w14:paraId="6D1810F9" w14:textId="28FC5945" w:rsidR="00713DA0" w:rsidRPr="00713DA0" w:rsidRDefault="00603E09" w:rsidP="00713DA0">
      <w:pPr>
        <w:ind w:left="720" w:hanging="720"/>
        <w:rPr>
          <w:lang w:eastAsia="x-none"/>
        </w:rPr>
      </w:pPr>
      <w:hyperlink r:id="rId1976" w:history="1">
        <w:r w:rsidR="00FE4C7E">
          <w:rPr>
            <w:rStyle w:val="Hyperlink"/>
            <w:lang w:eastAsia="x-none"/>
          </w:rPr>
          <w:t>R1-1804815</w:t>
        </w:r>
      </w:hyperlink>
      <w:r w:rsidR="00713DA0" w:rsidRPr="00713DA0">
        <w:rPr>
          <w:lang w:eastAsia="x-none"/>
        </w:rPr>
        <w:tab/>
        <w:t>Signaling aspects for UE capabilities</w:t>
      </w:r>
      <w:r w:rsidR="00713DA0" w:rsidRPr="00713DA0">
        <w:rPr>
          <w:lang w:eastAsia="x-none"/>
        </w:rPr>
        <w:tab/>
        <w:t>Qualcomm Incorporated</w:t>
      </w:r>
    </w:p>
    <w:p w14:paraId="4F5018DE" w14:textId="3C13E426" w:rsidR="00713DA0" w:rsidRPr="00713DA0" w:rsidRDefault="00603E09" w:rsidP="00713DA0">
      <w:pPr>
        <w:ind w:left="720" w:hanging="720"/>
        <w:rPr>
          <w:lang w:eastAsia="x-none"/>
        </w:rPr>
      </w:pPr>
      <w:hyperlink r:id="rId1977" w:history="1">
        <w:r w:rsidR="00FE4C7E">
          <w:rPr>
            <w:rStyle w:val="Hyperlink"/>
            <w:lang w:eastAsia="x-none"/>
          </w:rPr>
          <w:t>R1-1804961</w:t>
        </w:r>
      </w:hyperlink>
      <w:r w:rsidR="00713DA0" w:rsidRPr="00713DA0">
        <w:rPr>
          <w:lang w:eastAsia="x-none"/>
        </w:rPr>
        <w:tab/>
        <w:t>On DL 4-layer MIMO supporting</w:t>
      </w:r>
      <w:r w:rsidR="00713DA0" w:rsidRPr="00713DA0">
        <w:rPr>
          <w:lang w:eastAsia="x-none"/>
        </w:rPr>
        <w:tab/>
        <w:t>China Unicom</w:t>
      </w:r>
    </w:p>
    <w:p w14:paraId="4ED6D297" w14:textId="45C66522" w:rsidR="00713DA0" w:rsidRPr="00713DA0" w:rsidRDefault="00603E09" w:rsidP="00713DA0">
      <w:pPr>
        <w:ind w:left="720" w:hanging="720"/>
        <w:rPr>
          <w:lang w:eastAsia="x-none"/>
        </w:rPr>
      </w:pPr>
      <w:hyperlink r:id="rId1978" w:history="1">
        <w:r w:rsidR="00FE4C7E">
          <w:rPr>
            <w:rStyle w:val="Hyperlink"/>
            <w:lang w:eastAsia="x-none"/>
          </w:rPr>
          <w:t>R1-1805002</w:t>
        </w:r>
      </w:hyperlink>
      <w:r w:rsidR="00713DA0" w:rsidRPr="00713DA0">
        <w:rPr>
          <w:lang w:eastAsia="x-none"/>
        </w:rPr>
        <w:tab/>
        <w:t>Discussion on UE capability list</w:t>
      </w:r>
      <w:r w:rsidR="00713DA0" w:rsidRPr="00713DA0">
        <w:rPr>
          <w:lang w:eastAsia="x-none"/>
        </w:rPr>
        <w:tab/>
        <w:t>Ericsson</w:t>
      </w:r>
    </w:p>
    <w:p w14:paraId="2259D1CF" w14:textId="28F39F08" w:rsidR="00713DA0" w:rsidRPr="00F5209E" w:rsidRDefault="00603E09" w:rsidP="00713DA0">
      <w:pPr>
        <w:ind w:left="720" w:hanging="720"/>
        <w:rPr>
          <w:b/>
          <w:lang w:eastAsia="x-none"/>
        </w:rPr>
      </w:pPr>
      <w:hyperlink r:id="rId1979" w:history="1">
        <w:r w:rsidR="00FE4C7E" w:rsidRPr="00F5209E">
          <w:rPr>
            <w:rStyle w:val="Hyperlink"/>
            <w:b/>
            <w:lang w:eastAsia="x-none"/>
          </w:rPr>
          <w:t>R1-1805061</w:t>
        </w:r>
      </w:hyperlink>
      <w:r w:rsidR="00713DA0" w:rsidRPr="00F5209E">
        <w:rPr>
          <w:b/>
          <w:lang w:eastAsia="x-none"/>
        </w:rPr>
        <w:tab/>
        <w:t>Views on NR UE features</w:t>
      </w:r>
      <w:r w:rsidR="00713DA0" w:rsidRPr="00F5209E">
        <w:rPr>
          <w:b/>
          <w:lang w:eastAsia="x-none"/>
        </w:rPr>
        <w:tab/>
        <w:t>NTT DOCOMO, INC.</w:t>
      </w:r>
    </w:p>
    <w:p w14:paraId="6AD2BBB4" w14:textId="77777777" w:rsidR="00713DA0" w:rsidRPr="00713DA0" w:rsidRDefault="00713DA0" w:rsidP="00713DA0">
      <w:pPr>
        <w:ind w:left="720" w:hanging="720"/>
        <w:rPr>
          <w:lang w:eastAsia="x-none"/>
        </w:rPr>
      </w:pPr>
    </w:p>
    <w:p w14:paraId="3177C980" w14:textId="77777777" w:rsidR="00713DA0" w:rsidRPr="00713DA0" w:rsidRDefault="00713DA0" w:rsidP="00713DA0">
      <w:pPr>
        <w:ind w:left="720" w:hanging="720"/>
        <w:rPr>
          <w:rFonts w:eastAsia="Yu Mincho"/>
          <w:szCs w:val="20"/>
          <w:lang w:eastAsia="ja-JP"/>
        </w:rPr>
      </w:pPr>
      <w:r w:rsidRPr="00713DA0">
        <w:rPr>
          <w:rFonts w:eastAsia="Yu Mincho"/>
          <w:szCs w:val="20"/>
          <w:highlight w:val="green"/>
          <w:lang w:eastAsia="ja-JP"/>
        </w:rPr>
        <w:t>Agreement</w:t>
      </w:r>
    </w:p>
    <w:p w14:paraId="5B79F68F" w14:textId="77777777" w:rsidR="00713DA0" w:rsidRPr="00713DA0" w:rsidRDefault="00713DA0" w:rsidP="00713DA0">
      <w:pPr>
        <w:rPr>
          <w:rFonts w:eastAsia="Yu Mincho"/>
          <w:szCs w:val="20"/>
          <w:lang w:eastAsia="ja-JP"/>
        </w:rPr>
      </w:pPr>
      <w:r w:rsidRPr="00713DA0">
        <w:rPr>
          <w:rFonts w:eastAsia="Yu Mincho"/>
          <w:szCs w:val="20"/>
          <w:lang w:eastAsia="ja-JP"/>
        </w:rPr>
        <w:t xml:space="preserve">Feature </w:t>
      </w:r>
      <w:r w:rsidRPr="00713DA0">
        <w:rPr>
          <w:rFonts w:eastAsia="Yu Mincho" w:hint="eastAsia"/>
          <w:szCs w:val="20"/>
          <w:lang w:eastAsia="ja-JP"/>
        </w:rPr>
        <w:t>0</w:t>
      </w:r>
      <w:r w:rsidRPr="00713DA0">
        <w:rPr>
          <w:rFonts w:eastAsia="Yu Mincho"/>
          <w:szCs w:val="20"/>
          <w:lang w:eastAsia="ja-JP"/>
        </w:rPr>
        <w:t>-13 “Phase coherence across non-contiguous UL symbols in slot in the transmission of one channel” deleted from the NR UE feature list as this feature is not supported in Rel-15.</w:t>
      </w:r>
    </w:p>
    <w:p w14:paraId="70F4BB97" w14:textId="77777777" w:rsidR="00713DA0" w:rsidRPr="00713DA0" w:rsidRDefault="00713DA0" w:rsidP="00713DA0">
      <w:pPr>
        <w:rPr>
          <w:rFonts w:eastAsia="Yu Mincho"/>
          <w:szCs w:val="20"/>
          <w:lang w:eastAsia="ja-JP"/>
        </w:rPr>
      </w:pPr>
    </w:p>
    <w:p w14:paraId="77CD826B" w14:textId="77777777" w:rsidR="00713DA0" w:rsidRPr="00713DA0" w:rsidRDefault="00713DA0" w:rsidP="00713DA0">
      <w:pPr>
        <w:rPr>
          <w:rFonts w:eastAsia="Yu Mincho"/>
          <w:szCs w:val="20"/>
          <w:lang w:eastAsia="ja-JP"/>
        </w:rPr>
      </w:pPr>
      <w:r w:rsidRPr="00713DA0">
        <w:rPr>
          <w:rFonts w:eastAsia="Yu Mincho"/>
          <w:szCs w:val="20"/>
          <w:lang w:eastAsia="ja-JP"/>
        </w:rPr>
        <w:t>Note :</w:t>
      </w:r>
    </w:p>
    <w:p w14:paraId="221138BC" w14:textId="429E83C0" w:rsidR="00713DA0" w:rsidRPr="00713DA0" w:rsidRDefault="00713DA0" w:rsidP="00713DA0">
      <w:pPr>
        <w:rPr>
          <w:rFonts w:eastAsia="Yu Mincho"/>
          <w:szCs w:val="20"/>
          <w:lang w:eastAsia="ja-JP"/>
        </w:rPr>
      </w:pPr>
      <w:r w:rsidRPr="00713DA0">
        <w:rPr>
          <w:rFonts w:eastAsia="Yu Mincho"/>
          <w:szCs w:val="20"/>
          <w:lang w:eastAsia="ja-JP"/>
        </w:rPr>
        <w:t>Creat</w:t>
      </w:r>
      <w:r w:rsidR="00F5209E">
        <w:rPr>
          <w:rFonts w:eastAsia="Yu Mincho"/>
          <w:szCs w:val="20"/>
          <w:lang w:eastAsia="ja-JP"/>
        </w:rPr>
        <w:t>e</w:t>
      </w:r>
      <w:r w:rsidRPr="00713DA0">
        <w:rPr>
          <w:rFonts w:eastAsia="Yu Mincho"/>
          <w:szCs w:val="20"/>
          <w:lang w:eastAsia="ja-JP"/>
        </w:rPr>
        <w:t xml:space="preserve"> the following new feature if the following new feature is supported in Rel-15 after other discussion related to </w:t>
      </w:r>
      <w:hyperlink r:id="rId1980" w:history="1">
        <w:r w:rsidR="00FE4C7E">
          <w:rPr>
            <w:rStyle w:val="Hyperlink"/>
            <w:rFonts w:eastAsia="Yu Mincho"/>
            <w:szCs w:val="20"/>
            <w:lang w:eastAsia="ja-JP"/>
          </w:rPr>
          <w:t>R1-1803374</w:t>
        </w:r>
      </w:hyperlink>
      <w:r w:rsidRPr="00713DA0">
        <w:rPr>
          <w:rFonts w:eastAsia="Yu Mincho"/>
          <w:szCs w:val="20"/>
          <w:lang w:eastAsia="ja-JP"/>
        </w:rPr>
        <w:t>.</w:t>
      </w:r>
    </w:p>
    <w:p w14:paraId="09BA5380" w14:textId="77777777" w:rsidR="00713DA0" w:rsidRPr="00713DA0" w:rsidRDefault="00713DA0" w:rsidP="00713DA0">
      <w:pPr>
        <w:widowControl w:val="0"/>
        <w:autoSpaceDE w:val="0"/>
        <w:autoSpaceDN w:val="0"/>
        <w:adjustRightInd w:val="0"/>
        <w:snapToGrid w:val="0"/>
        <w:spacing w:before="20"/>
        <w:jc w:val="both"/>
        <w:rPr>
          <w:rFonts w:ascii="Times New Roman" w:hAnsi="Times New Roman"/>
          <w:b/>
          <w:kern w:val="2"/>
          <w:szCs w:val="20"/>
          <w:u w:val="single"/>
          <w:lang w:val="en-US" w:eastAsia="ko-KR"/>
        </w:rPr>
      </w:pPr>
      <w:r w:rsidRPr="00713DA0">
        <w:rPr>
          <w:rFonts w:ascii="Times New Roman" w:hAnsi="Times New Roman"/>
          <w:b/>
          <w:kern w:val="2"/>
          <w:szCs w:val="20"/>
          <w:u w:val="single"/>
          <w:lang w:val="en-US" w:eastAsia="ko-KR"/>
        </w:rPr>
        <w:t>1-13: Simultaneous Transmission of PRACH and SR (new): Optional with capability signaling</w:t>
      </w:r>
    </w:p>
    <w:p w14:paraId="4C2208C0" w14:textId="77777777" w:rsidR="00713DA0" w:rsidRPr="00713DA0" w:rsidRDefault="00713DA0" w:rsidP="00713DA0">
      <w:pPr>
        <w:widowControl w:val="0"/>
        <w:autoSpaceDE w:val="0"/>
        <w:autoSpaceDN w:val="0"/>
        <w:adjustRightInd w:val="0"/>
        <w:snapToGrid w:val="0"/>
        <w:spacing w:before="20"/>
        <w:jc w:val="both"/>
        <w:rPr>
          <w:rFonts w:ascii="Times New Roman" w:hAnsi="Times New Roman"/>
          <w:kern w:val="2"/>
          <w:szCs w:val="20"/>
          <w:lang w:val="en-US" w:eastAsia="ko-KR"/>
        </w:rPr>
      </w:pPr>
    </w:p>
    <w:p w14:paraId="50B690E1" w14:textId="77777777" w:rsidR="00713DA0" w:rsidRPr="00713DA0" w:rsidRDefault="00713DA0" w:rsidP="00713DA0">
      <w:pPr>
        <w:widowControl w:val="0"/>
        <w:autoSpaceDE w:val="0"/>
        <w:autoSpaceDN w:val="0"/>
        <w:adjustRightInd w:val="0"/>
        <w:snapToGrid w:val="0"/>
        <w:spacing w:before="20"/>
        <w:jc w:val="both"/>
        <w:rPr>
          <w:rFonts w:ascii="Times New Roman" w:eastAsia="Yu Mincho" w:hAnsi="Times New Roman"/>
          <w:b/>
          <w:kern w:val="2"/>
          <w:szCs w:val="20"/>
          <w:u w:val="single"/>
          <w:lang w:val="en-US" w:eastAsia="ja-JP"/>
        </w:rPr>
      </w:pPr>
      <w:r w:rsidRPr="00713DA0">
        <w:rPr>
          <w:rFonts w:ascii="Times New Roman" w:eastAsia="Yu Mincho" w:hAnsi="Times New Roman"/>
          <w:b/>
          <w:kern w:val="2"/>
          <w:szCs w:val="20"/>
          <w:u w:val="single"/>
          <w:lang w:val="en-US" w:eastAsia="ja-JP"/>
        </w:rPr>
        <w:t>Conclusion</w:t>
      </w:r>
    </w:p>
    <w:p w14:paraId="06E0ED7F" w14:textId="77777777" w:rsidR="00713DA0" w:rsidRPr="00713DA0" w:rsidRDefault="00713DA0" w:rsidP="00713DA0">
      <w:pPr>
        <w:widowControl w:val="0"/>
        <w:autoSpaceDE w:val="0"/>
        <w:autoSpaceDN w:val="0"/>
        <w:adjustRightInd w:val="0"/>
        <w:snapToGrid w:val="0"/>
        <w:spacing w:before="20"/>
        <w:jc w:val="both"/>
        <w:rPr>
          <w:rFonts w:ascii="Times New Roman" w:eastAsia="Yu Mincho" w:hAnsi="Times New Roman"/>
          <w:kern w:val="2"/>
          <w:szCs w:val="20"/>
          <w:lang w:val="en-US" w:eastAsia="ja-JP"/>
        </w:rPr>
      </w:pPr>
      <w:r w:rsidRPr="00713DA0">
        <w:rPr>
          <w:rFonts w:ascii="Times New Roman" w:eastAsia="Yu Mincho" w:hAnsi="Times New Roman"/>
          <w:kern w:val="2"/>
          <w:szCs w:val="20"/>
          <w:lang w:val="en-US" w:eastAsia="ja-JP"/>
        </w:rPr>
        <w:t>NR UE feature related to June version of Rel-15 specification will be discussed separately.</w:t>
      </w:r>
    </w:p>
    <w:p w14:paraId="7E03C7DF" w14:textId="77777777" w:rsidR="00713DA0" w:rsidRPr="00713DA0" w:rsidRDefault="00713DA0" w:rsidP="00713DA0">
      <w:pPr>
        <w:rPr>
          <w:rFonts w:eastAsia="Yu Mincho"/>
          <w:szCs w:val="20"/>
          <w:lang w:val="en-US" w:eastAsia="ja-JP"/>
        </w:rPr>
      </w:pPr>
    </w:p>
    <w:p w14:paraId="7217B2B1" w14:textId="77777777" w:rsidR="00713DA0" w:rsidRPr="00713DA0" w:rsidRDefault="00713DA0" w:rsidP="00713DA0">
      <w:pPr>
        <w:widowControl w:val="0"/>
        <w:autoSpaceDE w:val="0"/>
        <w:autoSpaceDN w:val="0"/>
        <w:adjustRightInd w:val="0"/>
        <w:snapToGrid w:val="0"/>
        <w:spacing w:before="20"/>
        <w:jc w:val="both"/>
        <w:rPr>
          <w:rFonts w:ascii="Times New Roman" w:eastAsia="Yu Mincho" w:hAnsi="Times New Roman"/>
          <w:b/>
          <w:kern w:val="2"/>
          <w:szCs w:val="20"/>
          <w:u w:val="single"/>
          <w:lang w:val="en-US" w:eastAsia="ja-JP"/>
        </w:rPr>
      </w:pPr>
      <w:r w:rsidRPr="00713DA0">
        <w:rPr>
          <w:rFonts w:ascii="Times New Roman" w:eastAsia="Yu Mincho" w:hAnsi="Times New Roman"/>
          <w:b/>
          <w:kern w:val="2"/>
          <w:szCs w:val="20"/>
          <w:u w:val="single"/>
          <w:lang w:val="en-US" w:eastAsia="ja-JP"/>
        </w:rPr>
        <w:t>Conclusion</w:t>
      </w:r>
      <w:r w:rsidRPr="00713DA0">
        <w:rPr>
          <w:rFonts w:ascii="Times New Roman" w:eastAsia="Yu Mincho" w:hAnsi="Times New Roman"/>
          <w:kern w:val="2"/>
          <w:szCs w:val="20"/>
          <w:lang w:val="en-US" w:eastAsia="ja-JP"/>
        </w:rPr>
        <w:t xml:space="preserve">: </w:t>
      </w:r>
    </w:p>
    <w:p w14:paraId="122F13BC" w14:textId="77777777" w:rsidR="00713DA0" w:rsidRPr="00713DA0" w:rsidRDefault="00713DA0" w:rsidP="00713DA0">
      <w:pPr>
        <w:rPr>
          <w:rFonts w:eastAsia="Yu Mincho"/>
          <w:szCs w:val="20"/>
          <w:lang w:val="en-US" w:eastAsia="ja-JP"/>
        </w:rPr>
      </w:pPr>
      <w:r w:rsidRPr="00713DA0">
        <w:rPr>
          <w:rFonts w:eastAsia="Yu Mincho"/>
          <w:szCs w:val="20"/>
          <w:lang w:val="en-US" w:eastAsia="ja-JP"/>
        </w:rPr>
        <w:t xml:space="preserve">“Optional” in the UE feature list means it’s optional with UE capaiblity signaling </w:t>
      </w:r>
    </w:p>
    <w:p w14:paraId="3314C846" w14:textId="2675F848" w:rsidR="00713DA0" w:rsidRDefault="00713DA0" w:rsidP="00713DA0">
      <w:pPr>
        <w:rPr>
          <w:rFonts w:eastAsia="Yu Mincho"/>
          <w:szCs w:val="20"/>
          <w:lang w:val="en-US" w:eastAsia="ja-JP"/>
        </w:rPr>
      </w:pPr>
    </w:p>
    <w:p w14:paraId="16C2A30C" w14:textId="7E34F7B4" w:rsidR="00F5209E" w:rsidRPr="00F5209E" w:rsidRDefault="00F5209E" w:rsidP="00713DA0">
      <w:pPr>
        <w:rPr>
          <w:rFonts w:eastAsia="Yu Mincho"/>
          <w:b/>
          <w:szCs w:val="20"/>
          <w:lang w:val="en-US" w:eastAsia="ja-JP"/>
        </w:rPr>
      </w:pPr>
      <w:r w:rsidRPr="00F5209E">
        <w:rPr>
          <w:rFonts w:eastAsia="Yu Mincho"/>
          <w:b/>
          <w:szCs w:val="20"/>
          <w:lang w:val="en-US" w:eastAsia="ja-JP"/>
        </w:rPr>
        <w:t>Friday</w:t>
      </w:r>
    </w:p>
    <w:p w14:paraId="3F53E904" w14:textId="609E4DE8" w:rsidR="00713DA0" w:rsidRPr="00713DA0" w:rsidRDefault="00603E09" w:rsidP="00713DA0">
      <w:pPr>
        <w:rPr>
          <w:rFonts w:eastAsia="Yu Mincho"/>
          <w:b/>
          <w:szCs w:val="20"/>
          <w:lang w:val="en-US" w:eastAsia="ja-JP"/>
        </w:rPr>
      </w:pPr>
      <w:hyperlink r:id="rId1981" w:history="1">
        <w:r w:rsidR="00FE4C7E" w:rsidRPr="00F5209E">
          <w:rPr>
            <w:rStyle w:val="Hyperlink"/>
            <w:rFonts w:eastAsia="Yu Mincho"/>
            <w:b/>
            <w:szCs w:val="20"/>
            <w:highlight w:val="green"/>
            <w:lang w:val="en-US" w:eastAsia="ja-JP"/>
          </w:rPr>
          <w:t>R1-1805728</w:t>
        </w:r>
      </w:hyperlink>
      <w:r w:rsidR="00713DA0" w:rsidRPr="00713DA0">
        <w:rPr>
          <w:rFonts w:eastAsia="Yu Mincho"/>
          <w:b/>
          <w:szCs w:val="20"/>
          <w:lang w:val="en-US" w:eastAsia="ja-JP"/>
        </w:rPr>
        <w:tab/>
        <w:t>NR UE feature list</w:t>
      </w:r>
      <w:r w:rsidR="00713DA0" w:rsidRPr="00713DA0">
        <w:rPr>
          <w:rFonts w:eastAsia="Yu Mincho"/>
          <w:b/>
          <w:szCs w:val="20"/>
          <w:lang w:val="en-US" w:eastAsia="ja-JP"/>
        </w:rPr>
        <w:tab/>
        <w:t>NTT DOCOMO, INC., AT&amp;T</w:t>
      </w:r>
    </w:p>
    <w:p w14:paraId="44925D41" w14:textId="082E6601" w:rsidR="00713DA0" w:rsidRPr="00713DA0" w:rsidRDefault="00713DA0" w:rsidP="00713DA0">
      <w:pPr>
        <w:rPr>
          <w:rFonts w:ascii="Times New Roman" w:hAnsi="Times New Roman"/>
          <w:szCs w:val="20"/>
        </w:rPr>
      </w:pPr>
      <w:r>
        <w:rPr>
          <w:rFonts w:ascii="Times New Roman" w:hAnsi="Times New Roman"/>
          <w:b/>
          <w:szCs w:val="20"/>
        </w:rPr>
        <w:t>Discussion:</w:t>
      </w:r>
      <w:r w:rsidRPr="00713DA0">
        <w:rPr>
          <w:rFonts w:ascii="Times New Roman" w:hAnsi="Times New Roman"/>
          <w:szCs w:val="20"/>
        </w:rPr>
        <w:t xml:space="preserve"> Late agreement made in the MIMO session not included in</w:t>
      </w:r>
    </w:p>
    <w:p w14:paraId="2A607B5A" w14:textId="40FCAEC5" w:rsidR="00713DA0" w:rsidRDefault="00713DA0" w:rsidP="00713DA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sidR="00F5209E">
        <w:rPr>
          <w:rFonts w:ascii="Times New Roman" w:hAnsi="Times New Roman"/>
          <w:szCs w:val="20"/>
        </w:rPr>
        <w:t>agre</w:t>
      </w:r>
      <w:r>
        <w:rPr>
          <w:rFonts w:ascii="Times New Roman" w:hAnsi="Times New Roman"/>
          <w:szCs w:val="20"/>
        </w:rPr>
        <w:t>e</w:t>
      </w:r>
      <w:r w:rsidRPr="00777035">
        <w:rPr>
          <w:rFonts w:ascii="Times New Roman" w:hAnsi="Times New Roman"/>
          <w:szCs w:val="20"/>
        </w:rPr>
        <w:t>d.</w:t>
      </w:r>
    </w:p>
    <w:p w14:paraId="111F1227" w14:textId="07BB67A0" w:rsidR="00713DA0" w:rsidRPr="00F5209E" w:rsidRDefault="00603E09" w:rsidP="00713DA0">
      <w:pPr>
        <w:rPr>
          <w:rFonts w:eastAsia="Yu Mincho"/>
          <w:b/>
          <w:szCs w:val="20"/>
          <w:lang w:val="en-US" w:eastAsia="ja-JP"/>
        </w:rPr>
      </w:pPr>
      <w:hyperlink r:id="rId1982" w:history="1">
        <w:r w:rsidR="00FE4C7E" w:rsidRPr="00F5209E">
          <w:rPr>
            <w:rStyle w:val="Hyperlink"/>
            <w:rFonts w:eastAsia="Yu Mincho"/>
            <w:b/>
            <w:szCs w:val="20"/>
            <w:lang w:val="en-US" w:eastAsia="ja-JP"/>
          </w:rPr>
          <w:t>R1-1805729</w:t>
        </w:r>
      </w:hyperlink>
      <w:r w:rsidR="00713DA0" w:rsidRPr="00F5209E">
        <w:rPr>
          <w:rFonts w:eastAsia="Yu Mincho"/>
          <w:b/>
          <w:szCs w:val="20"/>
          <w:lang w:val="en-US" w:eastAsia="ja-JP"/>
        </w:rPr>
        <w:tab/>
        <w:t>Draft LS on NR UE features</w:t>
      </w:r>
      <w:r w:rsidR="00713DA0" w:rsidRPr="00F5209E">
        <w:rPr>
          <w:rFonts w:eastAsia="Yu Mincho"/>
          <w:b/>
          <w:szCs w:val="20"/>
          <w:lang w:val="en-US" w:eastAsia="ja-JP"/>
        </w:rPr>
        <w:tab/>
        <w:t>NTT DOCOMO, INC., AT&amp;T</w:t>
      </w:r>
    </w:p>
    <w:p w14:paraId="772EBE10" w14:textId="43B65527" w:rsidR="00713DA0" w:rsidRPr="00F5209E" w:rsidRDefault="00713DA0" w:rsidP="00713DA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sidR="00F5209E">
        <w:rPr>
          <w:rFonts w:ascii="Times New Roman" w:hAnsi="Times New Roman"/>
          <w:szCs w:val="20"/>
        </w:rPr>
        <w:t xml:space="preserve">endorsed and final LS is </w:t>
      </w:r>
      <w:r w:rsidR="00F5209E" w:rsidRPr="00F5209E">
        <w:rPr>
          <w:rFonts w:ascii="Times New Roman" w:hAnsi="Times New Roman"/>
          <w:szCs w:val="20"/>
          <w:highlight w:val="green"/>
        </w:rPr>
        <w:t>approved in R1-1805752</w:t>
      </w:r>
      <w:r w:rsidR="00F5209E">
        <w:rPr>
          <w:rFonts w:ascii="Times New Roman" w:hAnsi="Times New Roman"/>
          <w:szCs w:val="20"/>
        </w:rPr>
        <w:t>.</w:t>
      </w:r>
    </w:p>
    <w:p w14:paraId="28F7C90D" w14:textId="77777777" w:rsidR="00254752" w:rsidRPr="00254752" w:rsidRDefault="00254752" w:rsidP="008C192C">
      <w:pPr>
        <w:pStyle w:val="Heading3"/>
      </w:pPr>
      <w:bookmarkStart w:id="638" w:name="_Toc514184709"/>
      <w:r w:rsidRPr="00254752">
        <w:t>Other</w:t>
      </w:r>
      <w:bookmarkEnd w:id="637"/>
      <w:bookmarkEnd w:id="638"/>
    </w:p>
    <w:p w14:paraId="7445F29D" w14:textId="1999F692" w:rsidR="00254752" w:rsidRPr="00254752" w:rsidRDefault="00603E09" w:rsidP="00254752">
      <w:pPr>
        <w:ind w:left="720" w:hanging="720"/>
        <w:rPr>
          <w:lang w:eastAsia="x-none"/>
        </w:rPr>
      </w:pPr>
      <w:hyperlink r:id="rId1983" w:history="1">
        <w:r w:rsidR="00FE4C7E">
          <w:rPr>
            <w:rStyle w:val="Hyperlink"/>
            <w:lang w:eastAsia="x-none"/>
          </w:rPr>
          <w:t>R1-1805206</w:t>
        </w:r>
      </w:hyperlink>
      <w:r w:rsidR="00254752" w:rsidRPr="00254752">
        <w:rPr>
          <w:lang w:eastAsia="x-none"/>
        </w:rPr>
        <w:tab/>
        <w:t>Corrections to 38.212</w:t>
      </w:r>
      <w:r w:rsidR="00254752" w:rsidRPr="00254752">
        <w:rPr>
          <w:lang w:eastAsia="x-none"/>
        </w:rPr>
        <w:tab/>
        <w:t>Ericsson</w:t>
      </w:r>
    </w:p>
    <w:p w14:paraId="3A796EEA" w14:textId="6BEC3C94" w:rsidR="00254752" w:rsidRPr="00254752" w:rsidRDefault="00603E09" w:rsidP="00254752">
      <w:pPr>
        <w:ind w:left="720" w:hanging="720"/>
        <w:rPr>
          <w:lang w:eastAsia="x-none"/>
        </w:rPr>
      </w:pPr>
      <w:hyperlink r:id="rId1984" w:history="1">
        <w:r w:rsidR="00FE4C7E">
          <w:rPr>
            <w:rStyle w:val="Hyperlink"/>
            <w:lang w:eastAsia="x-none"/>
          </w:rPr>
          <w:t>R1-1805207</w:t>
        </w:r>
      </w:hyperlink>
      <w:r w:rsidR="00254752" w:rsidRPr="00254752">
        <w:rPr>
          <w:lang w:eastAsia="x-none"/>
        </w:rPr>
        <w:tab/>
        <w:t>Corrections to 38.213</w:t>
      </w:r>
      <w:r w:rsidR="00254752" w:rsidRPr="00254752">
        <w:rPr>
          <w:lang w:eastAsia="x-none"/>
        </w:rPr>
        <w:tab/>
        <w:t>Ericsson</w:t>
      </w:r>
    </w:p>
    <w:p w14:paraId="5FA0E6D7" w14:textId="317387BB" w:rsidR="00254752" w:rsidRPr="00254752" w:rsidRDefault="00603E09" w:rsidP="00254752">
      <w:pPr>
        <w:ind w:left="720" w:hanging="720"/>
        <w:rPr>
          <w:lang w:eastAsia="x-none"/>
        </w:rPr>
      </w:pPr>
      <w:hyperlink r:id="rId1985" w:history="1">
        <w:r w:rsidR="00FE4C7E">
          <w:rPr>
            <w:rStyle w:val="Hyperlink"/>
            <w:lang w:eastAsia="x-none"/>
          </w:rPr>
          <w:t>R1-1805208</w:t>
        </w:r>
      </w:hyperlink>
      <w:r w:rsidR="00254752" w:rsidRPr="00254752">
        <w:rPr>
          <w:lang w:eastAsia="x-none"/>
        </w:rPr>
        <w:tab/>
        <w:t>Corrections to 38.214</w:t>
      </w:r>
      <w:r w:rsidR="00254752" w:rsidRPr="00254752">
        <w:rPr>
          <w:lang w:eastAsia="x-none"/>
        </w:rPr>
        <w:tab/>
        <w:t>Ericsson</w:t>
      </w:r>
    </w:p>
    <w:p w14:paraId="3AC4AC29" w14:textId="77777777" w:rsidR="00254752" w:rsidRPr="00254752" w:rsidRDefault="00254752" w:rsidP="008C192C">
      <w:pPr>
        <w:pStyle w:val="Heading2"/>
      </w:pPr>
      <w:bookmarkStart w:id="639" w:name="_Toc510867640"/>
      <w:bookmarkStart w:id="640" w:name="_Toc514184710"/>
      <w:r w:rsidRPr="00254752">
        <w:t>NR URLLC in Release 15</w:t>
      </w:r>
      <w:bookmarkEnd w:id="639"/>
      <w:bookmarkEnd w:id="640"/>
    </w:p>
    <w:p w14:paraId="260D6382" w14:textId="77777777" w:rsidR="00254752" w:rsidRPr="00254752" w:rsidRDefault="00254752" w:rsidP="008C192C">
      <w:pPr>
        <w:pStyle w:val="Heading3"/>
      </w:pPr>
      <w:bookmarkStart w:id="641" w:name="_Toc510867641"/>
      <w:bookmarkStart w:id="642" w:name="_Toc514184711"/>
      <w:r w:rsidRPr="00254752">
        <w:t>Support of separate CQI and MCS table(s) for URLLC</w:t>
      </w:r>
      <w:bookmarkEnd w:id="641"/>
      <w:bookmarkEnd w:id="642"/>
    </w:p>
    <w:p w14:paraId="6AAF380F" w14:textId="77777777" w:rsidR="00254752" w:rsidRPr="00254752" w:rsidRDefault="00254752" w:rsidP="00254752">
      <w:pPr>
        <w:ind w:left="720" w:hanging="720"/>
        <w:rPr>
          <w:i/>
          <w:lang w:eastAsia="x-none"/>
        </w:rPr>
      </w:pPr>
      <w:r w:rsidRPr="00254752">
        <w:rPr>
          <w:i/>
          <w:lang w:eastAsia="x-none"/>
        </w:rPr>
        <w:t>Focus on:</w:t>
      </w:r>
    </w:p>
    <w:p w14:paraId="5F067C60" w14:textId="77777777" w:rsidR="00254752" w:rsidRPr="00254752" w:rsidRDefault="00254752" w:rsidP="00600A22">
      <w:pPr>
        <w:numPr>
          <w:ilvl w:val="0"/>
          <w:numId w:val="35"/>
        </w:numPr>
        <w:rPr>
          <w:rFonts w:ascii="Calibri" w:eastAsia="Times New Roman" w:hAnsi="Calibri"/>
          <w:szCs w:val="22"/>
          <w:lang w:val="en-US"/>
        </w:rPr>
      </w:pPr>
      <w:r w:rsidRPr="00254752">
        <w:rPr>
          <w:rFonts w:eastAsia="Times New Roman"/>
          <w:i/>
          <w:iCs/>
        </w:rPr>
        <w:t>N separate CQI table(s) are supported for URLLC</w:t>
      </w:r>
    </w:p>
    <w:p w14:paraId="16DE626B" w14:textId="77777777" w:rsidR="00254752" w:rsidRPr="00254752" w:rsidRDefault="00254752" w:rsidP="00600A22">
      <w:pPr>
        <w:numPr>
          <w:ilvl w:val="1"/>
          <w:numId w:val="35"/>
        </w:numPr>
        <w:rPr>
          <w:rFonts w:eastAsia="Times New Roman"/>
        </w:rPr>
      </w:pPr>
      <w:r w:rsidRPr="00254752">
        <w:rPr>
          <w:rFonts w:eastAsia="Times New Roman"/>
          <w:i/>
          <w:iCs/>
        </w:rPr>
        <w:t>Downselect the value of N between 1 or 2</w:t>
      </w:r>
    </w:p>
    <w:p w14:paraId="6C7259CB" w14:textId="77777777" w:rsidR="00254752" w:rsidRPr="00254752" w:rsidRDefault="00254752" w:rsidP="00600A22">
      <w:pPr>
        <w:numPr>
          <w:ilvl w:val="0"/>
          <w:numId w:val="35"/>
        </w:numPr>
        <w:rPr>
          <w:rFonts w:eastAsia="Times New Roman"/>
        </w:rPr>
      </w:pPr>
      <w:r w:rsidRPr="00254752">
        <w:rPr>
          <w:rFonts w:eastAsia="Times New Roman"/>
          <w:i/>
          <w:iCs/>
        </w:rPr>
        <w:t>Two target BLER are supported for URLLC</w:t>
      </w:r>
    </w:p>
    <w:p w14:paraId="79EBA00D" w14:textId="77777777" w:rsidR="00254752" w:rsidRPr="00254752" w:rsidRDefault="00254752" w:rsidP="00600A22">
      <w:pPr>
        <w:numPr>
          <w:ilvl w:val="1"/>
          <w:numId w:val="35"/>
        </w:numPr>
        <w:rPr>
          <w:rFonts w:eastAsia="Times New Roman"/>
        </w:rPr>
      </w:pPr>
      <w:r w:rsidRPr="00254752">
        <w:rPr>
          <w:rFonts w:eastAsia="Times New Roman"/>
          <w:i/>
          <w:iCs/>
        </w:rPr>
        <w:t>Note: RRC signalling is used by gNB to select one of the two target BLER</w:t>
      </w:r>
    </w:p>
    <w:p w14:paraId="5F6814B9" w14:textId="77777777" w:rsidR="00254752" w:rsidRPr="00254752" w:rsidRDefault="00254752" w:rsidP="00600A22">
      <w:pPr>
        <w:numPr>
          <w:ilvl w:val="1"/>
          <w:numId w:val="35"/>
        </w:numPr>
        <w:rPr>
          <w:rFonts w:eastAsia="Times New Roman"/>
        </w:rPr>
      </w:pPr>
      <w:r w:rsidRPr="00254752">
        <w:rPr>
          <w:rFonts w:eastAsia="Times New Roman"/>
          <w:i/>
          <w:iCs/>
        </w:rPr>
        <w:t>Note: The configuration of target BLER or CQI table is part of CSI report setting</w:t>
      </w:r>
    </w:p>
    <w:p w14:paraId="6062B545" w14:textId="77777777" w:rsidR="002662F4" w:rsidRDefault="002662F4" w:rsidP="00254752"/>
    <w:p w14:paraId="36EFDCBE" w14:textId="791D0999" w:rsidR="00254752" w:rsidRPr="002662F4" w:rsidRDefault="00603E09" w:rsidP="00254752">
      <w:pPr>
        <w:rPr>
          <w:b/>
        </w:rPr>
      </w:pPr>
      <w:hyperlink r:id="rId1986" w:history="1">
        <w:r w:rsidR="00FE4C7E">
          <w:rPr>
            <w:rStyle w:val="Hyperlink"/>
            <w:b/>
          </w:rPr>
          <w:t>R1-1803661</w:t>
        </w:r>
      </w:hyperlink>
      <w:r w:rsidR="00254752" w:rsidRPr="002662F4">
        <w:rPr>
          <w:b/>
        </w:rPr>
        <w:tab/>
        <w:t>MCS/CQI design for URLLC</w:t>
      </w:r>
      <w:r w:rsidR="00254752" w:rsidRPr="002662F4">
        <w:rPr>
          <w:b/>
        </w:rPr>
        <w:tab/>
        <w:t>Huawei, HiSilicon</w:t>
      </w:r>
    </w:p>
    <w:p w14:paraId="56B3B59E" w14:textId="77777777" w:rsidR="002662F4" w:rsidRPr="002662F4" w:rsidRDefault="002662F4" w:rsidP="002662F4">
      <w:pPr>
        <w:pStyle w:val="ListParagraph"/>
        <w:numPr>
          <w:ilvl w:val="0"/>
          <w:numId w:val="47"/>
        </w:numPr>
        <w:spacing w:after="0"/>
        <w:ind w:left="714" w:hanging="357"/>
        <w:rPr>
          <w:lang w:val="en-US" w:eastAsia="zh-CN"/>
        </w:rPr>
      </w:pPr>
      <w:r w:rsidRPr="002662F4">
        <w:rPr>
          <w:lang w:val="en-US"/>
        </w:rPr>
        <w:t>Observation</w:t>
      </w:r>
      <w:r w:rsidRPr="002662F4">
        <w:rPr>
          <w:rFonts w:hint="eastAsia"/>
          <w:lang w:val="en-US"/>
        </w:rPr>
        <w:t>:</w:t>
      </w:r>
      <w:r w:rsidRPr="002662F4">
        <w:rPr>
          <w:lang w:val="en-US"/>
        </w:rPr>
        <w:t xml:space="preserve"> The fine granularity CQI/MCS table has a significant improvement on spectrum efficiency which translates directly to improved URLLC system capacity.</w:t>
      </w:r>
    </w:p>
    <w:p w14:paraId="474B5606" w14:textId="77777777" w:rsidR="002662F4" w:rsidRPr="002662F4" w:rsidRDefault="002662F4" w:rsidP="002662F4">
      <w:pPr>
        <w:pStyle w:val="ListParagraph"/>
        <w:numPr>
          <w:ilvl w:val="0"/>
          <w:numId w:val="47"/>
        </w:numPr>
        <w:spacing w:after="0"/>
        <w:ind w:left="714" w:hanging="357"/>
        <w:rPr>
          <w:lang w:val="en-US"/>
        </w:rPr>
      </w:pPr>
      <w:r w:rsidRPr="002662F4">
        <w:rPr>
          <w:bCs/>
          <w:lang w:val="en-US"/>
        </w:rPr>
        <w:t>Proposal 1: The CQI/MCS table with target BLER of 1e-3 and 1e-5 should be supported for URLLC.</w:t>
      </w:r>
    </w:p>
    <w:p w14:paraId="3030060A" w14:textId="77777777" w:rsidR="002662F4" w:rsidRPr="002662F4" w:rsidRDefault="002662F4" w:rsidP="002662F4">
      <w:pPr>
        <w:pStyle w:val="ListParagraph"/>
        <w:numPr>
          <w:ilvl w:val="0"/>
          <w:numId w:val="47"/>
        </w:numPr>
        <w:spacing w:after="0"/>
        <w:ind w:left="714" w:hanging="357"/>
        <w:rPr>
          <w:lang w:val="en-US"/>
        </w:rPr>
      </w:pPr>
      <w:r w:rsidRPr="002662F4">
        <w:rPr>
          <w:rFonts w:hint="eastAsia"/>
          <w:lang w:val="en-US"/>
        </w:rPr>
        <w:lastRenderedPageBreak/>
        <w:t>Proposal</w:t>
      </w:r>
      <w:r w:rsidRPr="002662F4">
        <w:rPr>
          <w:lang w:val="en-US"/>
        </w:rPr>
        <w:t xml:space="preserve"> 2</w:t>
      </w:r>
      <w:r w:rsidRPr="002662F4">
        <w:rPr>
          <w:rFonts w:hint="eastAsia"/>
          <w:lang w:val="en-US"/>
        </w:rPr>
        <w:t>:</w:t>
      </w:r>
      <w:r w:rsidRPr="002662F4">
        <w:rPr>
          <w:lang w:val="en-US"/>
        </w:rPr>
        <w:t xml:space="preserve"> CQI/MCS table design for URLLC should support the fine SNR granularity, as 1dB SNR CQI value granularity and 0.5dB SNR MCS value granularity.</w:t>
      </w:r>
    </w:p>
    <w:p w14:paraId="3D6469A7" w14:textId="77777777" w:rsidR="002662F4" w:rsidRPr="002662F4" w:rsidRDefault="002662F4" w:rsidP="002662F4">
      <w:pPr>
        <w:pStyle w:val="ListParagraph"/>
        <w:numPr>
          <w:ilvl w:val="0"/>
          <w:numId w:val="47"/>
        </w:numPr>
        <w:spacing w:after="0"/>
        <w:ind w:left="714" w:hanging="357"/>
        <w:rPr>
          <w:lang w:val="en-US"/>
        </w:rPr>
      </w:pPr>
      <w:r w:rsidRPr="002662F4">
        <w:rPr>
          <w:bCs/>
          <w:lang w:val="en-US"/>
        </w:rPr>
        <w:t>Proposal 3: Adopt Table 3 as the CQI tables with target BLER 1e-3 and 1e-5 for URLLC.</w:t>
      </w:r>
    </w:p>
    <w:p w14:paraId="5035F21A" w14:textId="77777777" w:rsidR="002662F4" w:rsidRPr="002662F4" w:rsidRDefault="002662F4" w:rsidP="002662F4">
      <w:pPr>
        <w:pStyle w:val="ListParagraph"/>
        <w:numPr>
          <w:ilvl w:val="0"/>
          <w:numId w:val="47"/>
        </w:numPr>
        <w:spacing w:after="0"/>
        <w:ind w:left="714" w:hanging="357"/>
        <w:rPr>
          <w:lang w:val="en-US"/>
        </w:rPr>
      </w:pPr>
      <w:r w:rsidRPr="002662F4">
        <w:rPr>
          <w:bCs/>
          <w:lang w:val="en-US"/>
        </w:rPr>
        <w:t>Proposal 4: Adopt Table 4 as the MCS tables with target BLER 1e-3 and 1e-5 for URLLC.</w:t>
      </w:r>
    </w:p>
    <w:p w14:paraId="40959F65" w14:textId="77777777" w:rsidR="002662F4" w:rsidRPr="002662F4" w:rsidRDefault="002662F4" w:rsidP="002662F4">
      <w:pPr>
        <w:pStyle w:val="ListParagraph"/>
        <w:numPr>
          <w:ilvl w:val="0"/>
          <w:numId w:val="47"/>
        </w:numPr>
        <w:spacing w:after="0"/>
        <w:ind w:left="714" w:hanging="357"/>
        <w:rPr>
          <w:lang w:val="en-US"/>
        </w:rPr>
      </w:pPr>
      <w:r w:rsidRPr="002662F4">
        <w:rPr>
          <w:rFonts w:hint="eastAsia"/>
          <w:lang w:val="en-US"/>
        </w:rPr>
        <w:t xml:space="preserve">Proposal </w:t>
      </w:r>
      <w:r w:rsidRPr="002662F4">
        <w:rPr>
          <w:lang w:val="en-US"/>
        </w:rPr>
        <w:t>5</w:t>
      </w:r>
      <w:r w:rsidRPr="002662F4">
        <w:rPr>
          <w:rFonts w:hint="eastAsia"/>
          <w:lang w:val="en-US"/>
        </w:rPr>
        <w:t>:</w:t>
      </w:r>
      <w:r w:rsidRPr="002662F4">
        <w:rPr>
          <w:lang w:val="en-US"/>
        </w:rPr>
        <w:t xml:space="preserve"> Selection of MCS table for URLLC should be dynamically indicated.</w:t>
      </w:r>
    </w:p>
    <w:p w14:paraId="2275E553" w14:textId="77777777" w:rsidR="002662F4" w:rsidRDefault="002662F4" w:rsidP="002662F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FE35743" w14:textId="5207499C" w:rsidR="002662F4" w:rsidRDefault="002662F4" w:rsidP="002662F4">
      <w:pPr>
        <w:rPr>
          <w:rFonts w:ascii="Times New Roman" w:eastAsia="SimSun" w:hAnsi="Times New Roman"/>
          <w:kern w:val="2"/>
          <w:szCs w:val="20"/>
        </w:rPr>
      </w:pPr>
    </w:p>
    <w:p w14:paraId="020AB50D" w14:textId="69C86C24" w:rsidR="00EB3E65" w:rsidRPr="00EB3E65" w:rsidRDefault="00603E09" w:rsidP="00EB3E65">
      <w:pPr>
        <w:rPr>
          <w:rFonts w:ascii="Times New Roman" w:eastAsia="SimSun" w:hAnsi="Times New Roman"/>
          <w:b/>
          <w:kern w:val="2"/>
          <w:szCs w:val="20"/>
        </w:rPr>
      </w:pPr>
      <w:hyperlink r:id="rId1987" w:history="1">
        <w:r w:rsidR="00FE4C7E">
          <w:rPr>
            <w:rStyle w:val="Hyperlink"/>
            <w:rFonts w:ascii="Times New Roman" w:eastAsia="SimSun" w:hAnsi="Times New Roman"/>
            <w:b/>
            <w:kern w:val="2"/>
            <w:szCs w:val="20"/>
          </w:rPr>
          <w:t>R1-1805515</w:t>
        </w:r>
      </w:hyperlink>
      <w:r w:rsidR="00EB3E65" w:rsidRPr="00EB3E65">
        <w:rPr>
          <w:b/>
        </w:rPr>
        <w:tab/>
        <w:t>Considerations on CQI /MCS table(s) and related aspects for URLLC</w:t>
      </w:r>
      <w:r w:rsidR="00EB3E65" w:rsidRPr="00EB3E65">
        <w:rPr>
          <w:b/>
        </w:rPr>
        <w:tab/>
        <w:t>ZTE, Sanechips</w:t>
      </w:r>
      <w:r w:rsidR="00EB3E65">
        <w:rPr>
          <w:b/>
        </w:rPr>
        <w:tab/>
      </w:r>
      <w:r w:rsidR="00EB3E65" w:rsidRPr="00EB3E65">
        <w:t xml:space="preserve">(rev of </w:t>
      </w:r>
      <w:hyperlink r:id="rId1988" w:history="1">
        <w:r w:rsidR="00FE4C7E">
          <w:rPr>
            <w:rStyle w:val="Hyperlink"/>
          </w:rPr>
          <w:t>R1-1803800</w:t>
        </w:r>
      </w:hyperlink>
      <w:r w:rsidR="00EB3E65" w:rsidRPr="00EB3E65">
        <w:rPr>
          <w:rStyle w:val="Hyperlink"/>
          <w:u w:val="none"/>
        </w:rPr>
        <w:t>)</w:t>
      </w:r>
    </w:p>
    <w:p w14:paraId="5FB8979B" w14:textId="77777777" w:rsidR="00EB3E65" w:rsidRPr="00EB3E65" w:rsidRDefault="00EB3E65" w:rsidP="00EB3E65">
      <w:pPr>
        <w:pStyle w:val="ListParagraph"/>
        <w:numPr>
          <w:ilvl w:val="0"/>
          <w:numId w:val="48"/>
        </w:numPr>
        <w:spacing w:after="0"/>
        <w:ind w:left="714" w:hanging="357"/>
        <w:rPr>
          <w:lang w:val="en-US" w:eastAsia="zh-CN"/>
        </w:rPr>
      </w:pPr>
      <w:r w:rsidRPr="00EB3E65">
        <w:rPr>
          <w:rFonts w:hint="eastAsia"/>
          <w:lang w:val="en-US" w:eastAsia="zh-CN"/>
        </w:rPr>
        <w:t>Proposal 1: One-shot transmission should be supported by URLLC for its lower latency.</w:t>
      </w:r>
    </w:p>
    <w:p w14:paraId="479D07D6" w14:textId="77777777" w:rsidR="00EB3E65" w:rsidRPr="00EB3E65" w:rsidRDefault="00EB3E65" w:rsidP="00EB3E65">
      <w:pPr>
        <w:pStyle w:val="ListParagraph"/>
        <w:numPr>
          <w:ilvl w:val="0"/>
          <w:numId w:val="48"/>
        </w:numPr>
        <w:spacing w:after="0"/>
        <w:ind w:left="714" w:hanging="357"/>
        <w:rPr>
          <w:lang w:val="en-US" w:eastAsia="zh-CN"/>
        </w:rPr>
      </w:pPr>
      <w:r w:rsidRPr="00EB3E65">
        <w:rPr>
          <w:rFonts w:hint="eastAsia"/>
          <w:lang w:val="en-US" w:eastAsia="zh-CN"/>
        </w:rPr>
        <w:t>Proposal 2: Two-shot transmission can also be supported by URLLC for its higher transmission efficiency.</w:t>
      </w:r>
    </w:p>
    <w:p w14:paraId="6E427BE6" w14:textId="77777777" w:rsidR="00EB3E65" w:rsidRPr="00EB3E65" w:rsidRDefault="00EB3E65" w:rsidP="00EB3E65">
      <w:pPr>
        <w:pStyle w:val="ListParagraph"/>
        <w:numPr>
          <w:ilvl w:val="0"/>
          <w:numId w:val="48"/>
        </w:numPr>
        <w:spacing w:after="0"/>
        <w:ind w:left="714" w:hanging="357"/>
        <w:rPr>
          <w:lang w:val="en-US" w:eastAsia="zh-CN"/>
        </w:rPr>
      </w:pPr>
      <w:r w:rsidRPr="00EB3E65">
        <w:rPr>
          <w:rFonts w:hint="eastAsia"/>
          <w:lang w:val="en-US" w:eastAsia="zh-CN"/>
        </w:rPr>
        <w:t>Proposal 3</w:t>
      </w:r>
      <w:r w:rsidRPr="00EB3E65">
        <w:rPr>
          <w:rFonts w:hint="eastAsia"/>
          <w:lang w:eastAsia="zh-CN"/>
        </w:rPr>
        <w:t xml:space="preserve">: </w:t>
      </w:r>
      <w:r w:rsidRPr="00EB3E65">
        <w:rPr>
          <w:rFonts w:hint="eastAsia"/>
          <w:lang w:val="en-US" w:eastAsia="zh-CN"/>
        </w:rPr>
        <w:t xml:space="preserve"> </w:t>
      </w:r>
      <w:r w:rsidRPr="00EB3E65">
        <w:rPr>
          <w:lang w:val="en-US" w:eastAsia="zh-CN"/>
        </w:rPr>
        <w:t>The BLER</w:t>
      </w:r>
      <w:r w:rsidRPr="00EB3E65">
        <w:rPr>
          <w:rFonts w:hint="eastAsia"/>
          <w:lang w:val="en-US" w:eastAsia="zh-CN"/>
        </w:rPr>
        <w:t xml:space="preserve"> targets of URLLC CQI reporting should be 10</w:t>
      </w:r>
      <w:r w:rsidRPr="00EB3E65">
        <w:rPr>
          <w:rFonts w:hint="eastAsia"/>
          <w:vertAlign w:val="superscript"/>
          <w:lang w:val="en-US" w:eastAsia="zh-CN"/>
        </w:rPr>
        <w:t>-1</w:t>
      </w:r>
      <w:r w:rsidRPr="00EB3E65">
        <w:rPr>
          <w:rFonts w:hint="eastAsia"/>
          <w:lang w:val="en-US" w:eastAsia="zh-CN"/>
        </w:rPr>
        <w:t xml:space="preserve"> and 10</w:t>
      </w:r>
      <w:r w:rsidRPr="00EB3E65">
        <w:rPr>
          <w:rFonts w:hint="eastAsia"/>
          <w:vertAlign w:val="superscript"/>
          <w:lang w:val="en-US" w:eastAsia="zh-CN"/>
        </w:rPr>
        <w:t>-5</w:t>
      </w:r>
      <w:r w:rsidRPr="00EB3E65">
        <w:rPr>
          <w:rFonts w:hint="eastAsia"/>
          <w:lang w:val="en-US" w:eastAsia="zh-CN"/>
        </w:rPr>
        <w:t>.</w:t>
      </w:r>
    </w:p>
    <w:p w14:paraId="07981A9F" w14:textId="77777777" w:rsidR="00EB3E65" w:rsidRPr="00EB3E65" w:rsidRDefault="00EB3E65" w:rsidP="00EB3E65">
      <w:pPr>
        <w:pStyle w:val="ListParagraph"/>
        <w:numPr>
          <w:ilvl w:val="0"/>
          <w:numId w:val="48"/>
        </w:numPr>
        <w:spacing w:after="0"/>
        <w:ind w:left="714" w:hanging="357"/>
        <w:rPr>
          <w:lang w:val="en-US" w:eastAsia="zh-CN"/>
        </w:rPr>
      </w:pPr>
      <w:r w:rsidRPr="00EB3E65">
        <w:rPr>
          <w:rFonts w:hint="eastAsia"/>
          <w:lang w:val="en-US" w:eastAsia="zh-CN"/>
        </w:rPr>
        <w:t>Proposal 4</w:t>
      </w:r>
      <w:r w:rsidRPr="00EB3E65">
        <w:rPr>
          <w:rFonts w:hint="eastAsia"/>
          <w:lang w:eastAsia="zh-CN"/>
        </w:rPr>
        <w:t xml:space="preserve">: </w:t>
      </w:r>
      <w:r w:rsidRPr="00EB3E65">
        <w:rPr>
          <w:rFonts w:hint="eastAsia"/>
          <w:lang w:val="en-US" w:eastAsia="zh-CN"/>
        </w:rPr>
        <w:t xml:space="preserve">The lowest code rate </w:t>
      </w:r>
      <w:r w:rsidRPr="00EB3E65">
        <w:rPr>
          <w:rFonts w:hint="eastAsia"/>
          <w:iCs/>
          <w:lang w:val="en-US" w:eastAsia="zh-CN"/>
        </w:rPr>
        <w:t>x</w:t>
      </w:r>
      <w:r w:rsidRPr="00EB3E65">
        <w:rPr>
          <w:rFonts w:hint="eastAsia"/>
          <w:lang w:val="en-US" w:eastAsia="zh-CN"/>
        </w:rPr>
        <w:t xml:space="preserve"> 1024 of URLLC CQI table </w:t>
      </w:r>
      <w:r w:rsidRPr="00EB3E65">
        <w:rPr>
          <w:lang w:val="en-US" w:eastAsia="zh-CN"/>
        </w:rPr>
        <w:t>sh</w:t>
      </w:r>
      <w:r w:rsidRPr="00EB3E65">
        <w:rPr>
          <w:rFonts w:hint="eastAsia"/>
          <w:lang w:val="en-US" w:eastAsia="zh-CN"/>
        </w:rPr>
        <w:t xml:space="preserve">ould be </w:t>
      </w:r>
      <w:r w:rsidRPr="00EB3E65">
        <w:rPr>
          <w:lang w:val="en-US" w:eastAsia="zh-CN"/>
        </w:rPr>
        <w:t>40 or 30</w:t>
      </w:r>
      <w:r w:rsidRPr="00EB3E65">
        <w:rPr>
          <w:rFonts w:hint="eastAsia"/>
          <w:lang w:val="en-US" w:eastAsia="zh-CN"/>
        </w:rPr>
        <w:t>.</w:t>
      </w:r>
    </w:p>
    <w:p w14:paraId="7142072C" w14:textId="77777777" w:rsidR="00EB3E65" w:rsidRPr="00EB3E65" w:rsidRDefault="00EB3E65" w:rsidP="00EB3E65">
      <w:pPr>
        <w:pStyle w:val="ListParagraph"/>
        <w:numPr>
          <w:ilvl w:val="0"/>
          <w:numId w:val="48"/>
        </w:numPr>
        <w:spacing w:after="0"/>
        <w:ind w:left="714" w:hanging="357"/>
        <w:rPr>
          <w:lang w:val="en-US" w:eastAsia="zh-CN"/>
        </w:rPr>
      </w:pPr>
      <w:r w:rsidRPr="00EB3E65">
        <w:rPr>
          <w:rFonts w:hint="eastAsia"/>
          <w:lang w:val="en-US" w:eastAsia="zh-CN"/>
        </w:rPr>
        <w:t>Proposal 5</w:t>
      </w:r>
      <w:r w:rsidRPr="00EB3E65">
        <w:rPr>
          <w:rFonts w:hint="eastAsia"/>
          <w:lang w:eastAsia="zh-CN"/>
        </w:rPr>
        <w:t>:</w:t>
      </w:r>
      <w:r w:rsidRPr="00EB3E65">
        <w:rPr>
          <w:lang w:eastAsia="zh-CN"/>
        </w:rPr>
        <w:t xml:space="preserve"> </w:t>
      </w:r>
      <w:r w:rsidRPr="00EB3E65">
        <w:rPr>
          <w:rFonts w:hint="eastAsia"/>
          <w:lang w:val="en-US" w:eastAsia="zh-CN"/>
        </w:rPr>
        <w:t xml:space="preserve">The highest code rate </w:t>
      </w:r>
      <w:r w:rsidRPr="00EB3E65">
        <w:rPr>
          <w:rFonts w:hint="eastAsia"/>
          <w:iCs/>
          <w:lang w:val="en-US" w:eastAsia="zh-CN"/>
        </w:rPr>
        <w:t>x</w:t>
      </w:r>
      <w:r w:rsidRPr="00EB3E65">
        <w:rPr>
          <w:rFonts w:hint="eastAsia"/>
          <w:lang w:val="en-US" w:eastAsia="zh-CN"/>
        </w:rPr>
        <w:t xml:space="preserve"> 1024 of URLLC CQI table </w:t>
      </w:r>
      <w:r w:rsidRPr="00EB3E65">
        <w:rPr>
          <w:lang w:val="en-US" w:eastAsia="zh-CN"/>
        </w:rPr>
        <w:t>sh</w:t>
      </w:r>
      <w:r w:rsidRPr="00EB3E65">
        <w:rPr>
          <w:rFonts w:hint="eastAsia"/>
          <w:lang w:val="en-US" w:eastAsia="zh-CN"/>
        </w:rPr>
        <w:t>ould be 666</w:t>
      </w:r>
      <w:r w:rsidRPr="00EB3E65">
        <w:rPr>
          <w:lang w:val="en-US" w:eastAsia="zh-CN"/>
        </w:rPr>
        <w:t xml:space="preserve"> or 873</w:t>
      </w:r>
      <w:r w:rsidRPr="00EB3E65">
        <w:rPr>
          <w:rFonts w:hint="eastAsia"/>
          <w:lang w:val="en-US" w:eastAsia="zh-CN"/>
        </w:rPr>
        <w:t>.</w:t>
      </w:r>
    </w:p>
    <w:p w14:paraId="0D1A12C8" w14:textId="77777777" w:rsidR="00EB3E65" w:rsidRPr="00EB3E65" w:rsidRDefault="00EB3E65" w:rsidP="00EB3E65">
      <w:pPr>
        <w:pStyle w:val="ListParagraph"/>
        <w:numPr>
          <w:ilvl w:val="0"/>
          <w:numId w:val="48"/>
        </w:numPr>
        <w:spacing w:after="0"/>
        <w:ind w:left="714" w:hanging="357"/>
        <w:rPr>
          <w:lang w:val="en-US" w:eastAsia="zh-CN"/>
        </w:rPr>
      </w:pPr>
      <w:r w:rsidRPr="00EB3E65">
        <w:rPr>
          <w:rFonts w:hint="eastAsia"/>
          <w:lang w:val="en-US" w:eastAsia="zh-CN"/>
        </w:rPr>
        <w:t>Proposal 6</w:t>
      </w:r>
      <w:r w:rsidRPr="00EB3E65">
        <w:rPr>
          <w:rFonts w:hint="eastAsia"/>
          <w:lang w:eastAsia="zh-CN"/>
        </w:rPr>
        <w:t>:</w:t>
      </w:r>
      <w:r w:rsidRPr="00EB3E65">
        <w:rPr>
          <w:lang w:eastAsia="zh-CN"/>
        </w:rPr>
        <w:t xml:space="preserve"> </w:t>
      </w:r>
      <w:r w:rsidRPr="00EB3E65">
        <w:rPr>
          <w:rFonts w:hint="eastAsia"/>
          <w:lang w:val="en-US" w:eastAsia="zh-CN"/>
        </w:rPr>
        <w:t xml:space="preserve">The CQI table of Option A or B </w:t>
      </w:r>
      <w:r w:rsidRPr="00EB3E65">
        <w:rPr>
          <w:lang w:val="en-US" w:eastAsia="zh-CN"/>
        </w:rPr>
        <w:t>should</w:t>
      </w:r>
      <w:r w:rsidRPr="00EB3E65">
        <w:rPr>
          <w:rFonts w:hint="eastAsia"/>
          <w:lang w:val="en-US" w:eastAsia="zh-CN"/>
        </w:rPr>
        <w:t xml:space="preserve"> be </w:t>
      </w:r>
      <w:r w:rsidRPr="00EB3E65">
        <w:rPr>
          <w:lang w:val="en-US" w:eastAsia="zh-CN"/>
        </w:rPr>
        <w:t>taken</w:t>
      </w:r>
      <w:r w:rsidRPr="00EB3E65">
        <w:rPr>
          <w:rFonts w:hint="eastAsia"/>
          <w:lang w:val="en-US" w:eastAsia="zh-CN"/>
        </w:rPr>
        <w:t xml:space="preserve"> as URLLC CQI table </w:t>
      </w:r>
      <w:r w:rsidRPr="00EB3E65">
        <w:rPr>
          <w:lang w:val="en-US" w:eastAsia="zh-CN"/>
        </w:rPr>
        <w:t>for</w:t>
      </w:r>
      <w:r w:rsidRPr="00EB3E65">
        <w:rPr>
          <w:rFonts w:hint="eastAsia"/>
          <w:lang w:val="en-US" w:eastAsia="zh-CN"/>
        </w:rPr>
        <w:t xml:space="preserve"> BLER target =10</w:t>
      </w:r>
      <w:r w:rsidRPr="00EB3E65">
        <w:rPr>
          <w:rFonts w:hint="eastAsia"/>
          <w:vertAlign w:val="superscript"/>
          <w:lang w:val="en-US" w:eastAsia="zh-CN"/>
        </w:rPr>
        <w:t>-5</w:t>
      </w:r>
      <w:r w:rsidRPr="00EB3E65">
        <w:rPr>
          <w:rFonts w:hint="eastAsia"/>
          <w:lang w:val="en-US" w:eastAsia="zh-CN"/>
        </w:rPr>
        <w:t>.</w:t>
      </w:r>
    </w:p>
    <w:p w14:paraId="3C4F366F" w14:textId="77777777" w:rsidR="00EB3E65" w:rsidRPr="00EB3E65" w:rsidRDefault="00EB3E65" w:rsidP="00EB3E65">
      <w:pPr>
        <w:pStyle w:val="ListParagraph"/>
        <w:numPr>
          <w:ilvl w:val="0"/>
          <w:numId w:val="48"/>
        </w:numPr>
        <w:spacing w:after="0"/>
        <w:ind w:left="714" w:hanging="357"/>
        <w:rPr>
          <w:iCs/>
          <w:lang w:eastAsia="zh-CN"/>
        </w:rPr>
      </w:pPr>
      <w:r w:rsidRPr="00EB3E65">
        <w:rPr>
          <w:rFonts w:hint="eastAsia"/>
          <w:lang w:val="en-US" w:eastAsia="zh-CN"/>
        </w:rPr>
        <w:t>Proposal 7</w:t>
      </w:r>
      <w:r w:rsidRPr="00EB3E65">
        <w:rPr>
          <w:rFonts w:hint="eastAsia"/>
          <w:lang w:eastAsia="zh-CN"/>
        </w:rPr>
        <w:t>:</w:t>
      </w:r>
      <w:r w:rsidRPr="00EB3E65">
        <w:rPr>
          <w:lang w:eastAsia="zh-CN"/>
        </w:rPr>
        <w:t xml:space="preserve"> </w:t>
      </w:r>
      <w:r w:rsidRPr="00EB3E65">
        <w:rPr>
          <w:rFonts w:hint="eastAsia"/>
          <w:lang w:val="en-US" w:eastAsia="zh-CN"/>
        </w:rPr>
        <w:t xml:space="preserve">The CQI table of Option C or D </w:t>
      </w:r>
      <w:r w:rsidRPr="00EB3E65">
        <w:rPr>
          <w:lang w:val="en-US" w:eastAsia="zh-CN"/>
        </w:rPr>
        <w:t>should</w:t>
      </w:r>
      <w:r w:rsidRPr="00EB3E65">
        <w:rPr>
          <w:rFonts w:hint="eastAsia"/>
          <w:lang w:val="en-US" w:eastAsia="zh-CN"/>
        </w:rPr>
        <w:t xml:space="preserve"> be </w:t>
      </w:r>
      <w:r w:rsidRPr="00EB3E65">
        <w:rPr>
          <w:lang w:val="en-US" w:eastAsia="zh-CN"/>
        </w:rPr>
        <w:t>taken</w:t>
      </w:r>
      <w:r w:rsidRPr="00EB3E65">
        <w:rPr>
          <w:rFonts w:hint="eastAsia"/>
          <w:lang w:val="en-US" w:eastAsia="zh-CN"/>
        </w:rPr>
        <w:t xml:space="preserve"> as URLLC CQI table </w:t>
      </w:r>
      <w:r w:rsidRPr="00EB3E65">
        <w:rPr>
          <w:lang w:val="en-US" w:eastAsia="zh-CN"/>
        </w:rPr>
        <w:t xml:space="preserve">for </w:t>
      </w:r>
      <w:r w:rsidRPr="00EB3E65">
        <w:rPr>
          <w:rFonts w:hint="eastAsia"/>
          <w:lang w:val="en-US" w:eastAsia="zh-CN"/>
        </w:rPr>
        <w:t>BLER target =10</w:t>
      </w:r>
      <w:r w:rsidRPr="00EB3E65">
        <w:rPr>
          <w:rFonts w:hint="eastAsia"/>
          <w:vertAlign w:val="superscript"/>
          <w:lang w:val="en-US" w:eastAsia="zh-CN"/>
        </w:rPr>
        <w:t>-1</w:t>
      </w:r>
      <w:r w:rsidRPr="00EB3E65">
        <w:rPr>
          <w:rFonts w:hint="eastAsia"/>
          <w:lang w:val="en-US" w:eastAsia="zh-CN"/>
        </w:rPr>
        <w:t>.</w:t>
      </w:r>
    </w:p>
    <w:p w14:paraId="45E80782" w14:textId="77777777" w:rsidR="00EB3E65" w:rsidRPr="00EB3E65" w:rsidRDefault="00EB3E65" w:rsidP="00EB3E65">
      <w:pPr>
        <w:pStyle w:val="ListParagraph"/>
        <w:numPr>
          <w:ilvl w:val="0"/>
          <w:numId w:val="48"/>
        </w:numPr>
        <w:spacing w:after="0"/>
        <w:ind w:left="714" w:hanging="357"/>
        <w:rPr>
          <w:lang w:eastAsia="zh-CN"/>
        </w:rPr>
      </w:pPr>
      <w:r w:rsidRPr="00EB3E65">
        <w:rPr>
          <w:lang w:eastAsia="zh-CN"/>
        </w:rPr>
        <w:t xml:space="preserve">Proposal </w:t>
      </w:r>
      <w:r w:rsidRPr="00EB3E65">
        <w:rPr>
          <w:rFonts w:hint="eastAsia"/>
          <w:lang w:val="en-US" w:eastAsia="zh-CN"/>
        </w:rPr>
        <w:t>8</w:t>
      </w:r>
      <w:r w:rsidRPr="00EB3E65">
        <w:rPr>
          <w:lang w:eastAsia="zh-CN"/>
        </w:rPr>
        <w:t xml:space="preserve">: </w:t>
      </w:r>
      <w:r w:rsidRPr="00EB3E65">
        <w:rPr>
          <w:rFonts w:hint="eastAsia"/>
          <w:lang w:val="en-US" w:eastAsia="zh-CN"/>
        </w:rPr>
        <w:t xml:space="preserve">The </w:t>
      </w:r>
      <w:r w:rsidRPr="00EB3E65">
        <w:rPr>
          <w:lang w:eastAsia="zh-CN"/>
        </w:rPr>
        <w:t>5-bit MCS table for URLLC should consist of all the CQI entries and the interpolation between adjacent CQI entries.</w:t>
      </w:r>
    </w:p>
    <w:p w14:paraId="7174CF21" w14:textId="77777777" w:rsidR="00EB3E65" w:rsidRPr="00EB3E65" w:rsidRDefault="00EB3E65" w:rsidP="00EB3E65">
      <w:pPr>
        <w:pStyle w:val="ListParagraph"/>
        <w:numPr>
          <w:ilvl w:val="0"/>
          <w:numId w:val="48"/>
        </w:numPr>
        <w:spacing w:after="0"/>
        <w:ind w:left="714" w:hanging="357"/>
        <w:rPr>
          <w:lang w:val="en-US" w:eastAsia="zh-CN"/>
        </w:rPr>
      </w:pPr>
      <w:r w:rsidRPr="00EB3E65">
        <w:rPr>
          <w:lang w:eastAsia="zh-CN"/>
        </w:rPr>
        <w:t xml:space="preserve">Proposal </w:t>
      </w:r>
      <w:r w:rsidRPr="00EB3E65">
        <w:rPr>
          <w:rFonts w:hint="eastAsia"/>
          <w:lang w:val="en-US" w:eastAsia="zh-CN"/>
        </w:rPr>
        <w:t>9</w:t>
      </w:r>
      <w:r w:rsidRPr="00EB3E65">
        <w:rPr>
          <w:lang w:eastAsia="zh-CN"/>
        </w:rPr>
        <w:t xml:space="preserve">: </w:t>
      </w:r>
      <w:r w:rsidRPr="00EB3E65">
        <w:rPr>
          <w:rFonts w:hint="eastAsia"/>
          <w:lang w:val="en-US" w:eastAsia="zh-CN"/>
        </w:rPr>
        <w:t>If the CQI table of Option A is ad</w:t>
      </w:r>
      <w:r w:rsidRPr="00EB3E65">
        <w:rPr>
          <w:lang w:val="en-US" w:eastAsia="zh-CN"/>
        </w:rPr>
        <w:t>o</w:t>
      </w:r>
      <w:r w:rsidRPr="00EB3E65">
        <w:rPr>
          <w:rFonts w:hint="eastAsia"/>
          <w:lang w:val="en-US" w:eastAsia="zh-CN"/>
        </w:rPr>
        <w:t>pted, its corresponding MCS table for CP-OFDM should be the on</w:t>
      </w:r>
      <w:r w:rsidRPr="00EB3E65">
        <w:rPr>
          <w:lang w:val="en-US" w:eastAsia="zh-CN"/>
        </w:rPr>
        <w:t>e</w:t>
      </w:r>
      <w:r w:rsidRPr="00EB3E65">
        <w:rPr>
          <w:rFonts w:hint="eastAsia"/>
          <w:lang w:val="en-US" w:eastAsia="zh-CN"/>
        </w:rPr>
        <w:t xml:space="preserve"> in Table </w:t>
      </w:r>
      <w:r w:rsidRPr="00EB3E65">
        <w:rPr>
          <w:lang w:val="en-US" w:eastAsia="zh-CN"/>
        </w:rPr>
        <w:t>8</w:t>
      </w:r>
      <w:r w:rsidRPr="00EB3E65">
        <w:rPr>
          <w:rFonts w:hint="eastAsia"/>
          <w:lang w:val="en-US" w:eastAsia="zh-CN"/>
        </w:rPr>
        <w:t xml:space="preserve">. </w:t>
      </w:r>
    </w:p>
    <w:p w14:paraId="293B1B14" w14:textId="77777777" w:rsidR="00EB3E65" w:rsidRPr="00EB3E65" w:rsidRDefault="00EB3E65" w:rsidP="00EB3E65">
      <w:pPr>
        <w:pStyle w:val="ListParagraph"/>
        <w:numPr>
          <w:ilvl w:val="0"/>
          <w:numId w:val="48"/>
        </w:numPr>
        <w:spacing w:after="0"/>
        <w:ind w:left="714" w:hanging="357"/>
        <w:rPr>
          <w:lang w:val="en-US" w:eastAsia="zh-CN"/>
        </w:rPr>
      </w:pPr>
      <w:r w:rsidRPr="00EB3E65">
        <w:rPr>
          <w:lang w:eastAsia="zh-CN"/>
        </w:rPr>
        <w:t xml:space="preserve">Proposal </w:t>
      </w:r>
      <w:r w:rsidRPr="00EB3E65">
        <w:rPr>
          <w:rFonts w:hint="eastAsia"/>
          <w:lang w:val="en-US" w:eastAsia="zh-CN"/>
        </w:rPr>
        <w:t>10</w:t>
      </w:r>
      <w:r w:rsidRPr="00EB3E65">
        <w:rPr>
          <w:lang w:eastAsia="zh-CN"/>
        </w:rPr>
        <w:t xml:space="preserve">: </w:t>
      </w:r>
      <w:r w:rsidRPr="00EB3E65">
        <w:rPr>
          <w:rFonts w:hint="eastAsia"/>
          <w:lang w:val="en-US" w:eastAsia="zh-CN"/>
        </w:rPr>
        <w:t xml:space="preserve">Some entries with </w:t>
      </w:r>
      <w:r w:rsidRPr="00EB3E65">
        <w:rPr>
          <w:lang w:eastAsia="zh-CN"/>
        </w:rPr>
        <w:t xml:space="preserve">QPSK </w:t>
      </w:r>
      <w:r w:rsidRPr="00EB3E65">
        <w:rPr>
          <w:rFonts w:hint="eastAsia"/>
          <w:lang w:val="en-US" w:eastAsia="zh-CN"/>
        </w:rPr>
        <w:t>modulation</w:t>
      </w:r>
      <w:r w:rsidRPr="00EB3E65">
        <w:rPr>
          <w:lang w:eastAsia="zh-CN"/>
        </w:rPr>
        <w:t xml:space="preserve"> should be changed into pi/2 BPSK with the same efficiencies for DFT-s-OFDM MCS table</w:t>
      </w:r>
      <w:r w:rsidRPr="00EB3E65">
        <w:rPr>
          <w:rFonts w:hint="eastAsia"/>
          <w:lang w:val="en-US" w:eastAsia="zh-CN"/>
        </w:rPr>
        <w:t>.</w:t>
      </w:r>
    </w:p>
    <w:p w14:paraId="5B8A8BEE" w14:textId="77777777" w:rsidR="00EB3E65" w:rsidRPr="00EB3E65" w:rsidRDefault="00EB3E65" w:rsidP="00EB3E65">
      <w:pPr>
        <w:pStyle w:val="ListParagraph"/>
        <w:numPr>
          <w:ilvl w:val="0"/>
          <w:numId w:val="48"/>
        </w:numPr>
        <w:spacing w:after="0"/>
        <w:ind w:left="714" w:hanging="357"/>
        <w:rPr>
          <w:iCs/>
          <w:lang w:eastAsia="zh-CN"/>
        </w:rPr>
      </w:pPr>
      <w:r w:rsidRPr="00EB3E65">
        <w:rPr>
          <w:lang w:eastAsia="zh-CN"/>
        </w:rPr>
        <w:t xml:space="preserve">Proposal </w:t>
      </w:r>
      <w:r w:rsidRPr="00EB3E65">
        <w:rPr>
          <w:rFonts w:hint="eastAsia"/>
          <w:lang w:val="en-US" w:eastAsia="zh-CN"/>
        </w:rPr>
        <w:t>11</w:t>
      </w:r>
      <w:r w:rsidRPr="00EB3E65">
        <w:rPr>
          <w:lang w:eastAsia="zh-CN"/>
        </w:rPr>
        <w:t xml:space="preserve">: </w:t>
      </w:r>
      <w:r w:rsidRPr="00EB3E65">
        <w:rPr>
          <w:rFonts w:hint="eastAsia"/>
          <w:lang w:val="en-US" w:eastAsia="zh-CN"/>
        </w:rPr>
        <w:t>If the CQI table of Option A is ad</w:t>
      </w:r>
      <w:r w:rsidRPr="00EB3E65">
        <w:rPr>
          <w:lang w:val="en-US" w:eastAsia="zh-CN"/>
        </w:rPr>
        <w:t>o</w:t>
      </w:r>
      <w:r w:rsidRPr="00EB3E65">
        <w:rPr>
          <w:rFonts w:hint="eastAsia"/>
          <w:lang w:val="en-US" w:eastAsia="zh-CN"/>
        </w:rPr>
        <w:t>pted, its corresponding MCS table for DFT-s-OFDM should be the on</w:t>
      </w:r>
      <w:r w:rsidRPr="00EB3E65">
        <w:rPr>
          <w:lang w:val="en-US" w:eastAsia="zh-CN"/>
        </w:rPr>
        <w:t>e</w:t>
      </w:r>
      <w:r w:rsidRPr="00EB3E65">
        <w:rPr>
          <w:rFonts w:hint="eastAsia"/>
          <w:lang w:val="en-US" w:eastAsia="zh-CN"/>
        </w:rPr>
        <w:t xml:space="preserve"> in Table </w:t>
      </w:r>
      <w:r w:rsidRPr="00EB3E65">
        <w:rPr>
          <w:lang w:val="en-US" w:eastAsia="zh-CN"/>
        </w:rPr>
        <w:t>9</w:t>
      </w:r>
      <w:r w:rsidRPr="00EB3E65">
        <w:rPr>
          <w:rFonts w:hint="eastAsia"/>
          <w:lang w:val="en-US" w:eastAsia="zh-CN"/>
        </w:rPr>
        <w:t xml:space="preserve">. </w:t>
      </w:r>
    </w:p>
    <w:p w14:paraId="6D27161B" w14:textId="77777777" w:rsidR="00EB3E65" w:rsidRPr="00EB3E65" w:rsidRDefault="00EB3E65" w:rsidP="00EB3E65">
      <w:pPr>
        <w:pStyle w:val="ListParagraph"/>
        <w:numPr>
          <w:ilvl w:val="0"/>
          <w:numId w:val="48"/>
        </w:numPr>
        <w:spacing w:after="0"/>
        <w:ind w:left="714" w:hanging="357"/>
        <w:rPr>
          <w:lang w:val="en-US" w:eastAsia="zh-CN"/>
        </w:rPr>
      </w:pPr>
      <w:r w:rsidRPr="00EB3E65">
        <w:rPr>
          <w:lang w:eastAsia="zh-CN"/>
        </w:rPr>
        <w:t xml:space="preserve">Proposal </w:t>
      </w:r>
      <w:r w:rsidRPr="00EB3E65">
        <w:rPr>
          <w:rFonts w:hint="eastAsia"/>
          <w:lang w:val="en-US" w:eastAsia="zh-CN"/>
        </w:rPr>
        <w:t>12</w:t>
      </w:r>
      <w:r w:rsidRPr="00EB3E65">
        <w:rPr>
          <w:lang w:eastAsia="zh-CN"/>
        </w:rPr>
        <w:t xml:space="preserve">: </w:t>
      </w:r>
      <w:r w:rsidRPr="00EB3E65">
        <w:rPr>
          <w:rFonts w:hint="eastAsia"/>
          <w:lang w:val="en-US" w:eastAsia="zh-CN"/>
        </w:rPr>
        <w:t>If the CQI table of Option A is ad</w:t>
      </w:r>
      <w:r w:rsidRPr="00EB3E65">
        <w:rPr>
          <w:lang w:val="en-US" w:eastAsia="zh-CN"/>
        </w:rPr>
        <w:t>o</w:t>
      </w:r>
      <w:r w:rsidRPr="00EB3E65">
        <w:rPr>
          <w:rFonts w:hint="eastAsia"/>
          <w:lang w:val="en-US" w:eastAsia="zh-CN"/>
        </w:rPr>
        <w:t xml:space="preserve">pted, its corresponding 4-bit MCS table for </w:t>
      </w:r>
      <w:r w:rsidRPr="00EB3E65">
        <w:rPr>
          <w:lang w:eastAsia="zh-CN"/>
        </w:rPr>
        <w:t>CP-OFDM</w:t>
      </w:r>
      <w:r w:rsidRPr="00EB3E65">
        <w:rPr>
          <w:rFonts w:hint="eastAsia"/>
          <w:lang w:val="en-US" w:eastAsia="zh-CN"/>
        </w:rPr>
        <w:t xml:space="preserve"> should be the on</w:t>
      </w:r>
      <w:r w:rsidRPr="00EB3E65">
        <w:rPr>
          <w:lang w:val="en-US" w:eastAsia="zh-CN"/>
        </w:rPr>
        <w:t>e</w:t>
      </w:r>
      <w:r w:rsidRPr="00EB3E65">
        <w:rPr>
          <w:rFonts w:hint="eastAsia"/>
          <w:lang w:val="en-US" w:eastAsia="zh-CN"/>
        </w:rPr>
        <w:t xml:space="preserve"> in Table </w:t>
      </w:r>
      <w:r w:rsidRPr="00EB3E65">
        <w:rPr>
          <w:lang w:val="en-US" w:eastAsia="zh-CN"/>
        </w:rPr>
        <w:t>10</w:t>
      </w:r>
      <w:r w:rsidRPr="00EB3E65">
        <w:rPr>
          <w:rFonts w:hint="eastAsia"/>
          <w:lang w:val="en-US" w:eastAsia="zh-CN"/>
        </w:rPr>
        <w:t xml:space="preserve">. </w:t>
      </w:r>
    </w:p>
    <w:p w14:paraId="0F87F230" w14:textId="77777777" w:rsidR="00EB3E65" w:rsidRPr="00EB3E65" w:rsidRDefault="00EB3E65" w:rsidP="00EB3E65">
      <w:pPr>
        <w:pStyle w:val="ListParagraph"/>
        <w:numPr>
          <w:ilvl w:val="0"/>
          <w:numId w:val="48"/>
        </w:numPr>
        <w:spacing w:after="0"/>
        <w:ind w:left="714" w:hanging="357"/>
        <w:rPr>
          <w:iCs/>
          <w:lang w:eastAsia="zh-CN"/>
        </w:rPr>
      </w:pPr>
      <w:r w:rsidRPr="00EB3E65">
        <w:rPr>
          <w:lang w:eastAsia="zh-CN"/>
        </w:rPr>
        <w:t xml:space="preserve">Proposal </w:t>
      </w:r>
      <w:r w:rsidRPr="00EB3E65">
        <w:rPr>
          <w:rFonts w:hint="eastAsia"/>
          <w:lang w:val="en-US" w:eastAsia="zh-CN"/>
        </w:rPr>
        <w:t>13</w:t>
      </w:r>
      <w:r w:rsidRPr="00EB3E65">
        <w:rPr>
          <w:lang w:eastAsia="zh-CN"/>
        </w:rPr>
        <w:t xml:space="preserve">: </w:t>
      </w:r>
      <w:r w:rsidRPr="00EB3E65">
        <w:rPr>
          <w:rFonts w:hint="eastAsia"/>
          <w:lang w:val="en-US" w:eastAsia="zh-CN"/>
        </w:rPr>
        <w:t>If the CQI table of Option A is ad</w:t>
      </w:r>
      <w:r w:rsidRPr="00EB3E65">
        <w:rPr>
          <w:lang w:val="en-US" w:eastAsia="zh-CN"/>
        </w:rPr>
        <w:t>o</w:t>
      </w:r>
      <w:r w:rsidRPr="00EB3E65">
        <w:rPr>
          <w:rFonts w:hint="eastAsia"/>
          <w:lang w:val="en-US" w:eastAsia="zh-CN"/>
        </w:rPr>
        <w:t>pted, its corresponding 4-bit MCS table for DFT-s</w:t>
      </w:r>
      <w:r w:rsidRPr="00EB3E65">
        <w:rPr>
          <w:lang w:eastAsia="zh-CN"/>
        </w:rPr>
        <w:t>-OFDM</w:t>
      </w:r>
      <w:r w:rsidRPr="00EB3E65">
        <w:rPr>
          <w:rFonts w:hint="eastAsia"/>
          <w:lang w:val="en-US" w:eastAsia="zh-CN"/>
        </w:rPr>
        <w:t xml:space="preserve"> should be the on</w:t>
      </w:r>
      <w:r w:rsidRPr="00EB3E65">
        <w:rPr>
          <w:lang w:val="en-US" w:eastAsia="zh-CN"/>
        </w:rPr>
        <w:t>e</w:t>
      </w:r>
      <w:r w:rsidRPr="00EB3E65">
        <w:rPr>
          <w:rFonts w:hint="eastAsia"/>
          <w:lang w:val="en-US" w:eastAsia="zh-CN"/>
        </w:rPr>
        <w:t xml:space="preserve"> in Table 1</w:t>
      </w:r>
      <w:r w:rsidRPr="00EB3E65">
        <w:rPr>
          <w:lang w:val="en-US" w:eastAsia="zh-CN"/>
        </w:rPr>
        <w:t>1</w:t>
      </w:r>
      <w:r w:rsidRPr="00EB3E65">
        <w:rPr>
          <w:rFonts w:hint="eastAsia"/>
          <w:lang w:val="en-US" w:eastAsia="zh-CN"/>
        </w:rPr>
        <w:t xml:space="preserve">. </w:t>
      </w:r>
    </w:p>
    <w:p w14:paraId="6D62CFF6" w14:textId="77777777" w:rsidR="00EB3E65" w:rsidRPr="00EB3E65" w:rsidRDefault="00EB3E65" w:rsidP="00EB3E65">
      <w:pPr>
        <w:pStyle w:val="ListParagraph"/>
        <w:numPr>
          <w:ilvl w:val="0"/>
          <w:numId w:val="48"/>
        </w:numPr>
        <w:spacing w:after="0"/>
        <w:ind w:left="714" w:hanging="357"/>
        <w:rPr>
          <w:lang w:eastAsia="zh-CN"/>
        </w:rPr>
      </w:pPr>
      <w:r w:rsidRPr="00EB3E65">
        <w:rPr>
          <w:lang w:eastAsia="zh-CN"/>
        </w:rPr>
        <w:t xml:space="preserve">Proposal </w:t>
      </w:r>
      <w:r w:rsidRPr="00EB3E65">
        <w:rPr>
          <w:rFonts w:hint="eastAsia"/>
          <w:lang w:val="en-US" w:eastAsia="zh-CN"/>
        </w:rPr>
        <w:t>14</w:t>
      </w:r>
      <w:r w:rsidRPr="00EB3E65">
        <w:rPr>
          <w:lang w:eastAsia="zh-CN"/>
        </w:rPr>
        <w:t>: Support gNB configuration of at least the number of DL symbols per slot to UE for URLLC CQI derivation.</w:t>
      </w:r>
    </w:p>
    <w:p w14:paraId="02D0F6E0" w14:textId="77777777" w:rsidR="00EB3E65" w:rsidRPr="00EB3E65" w:rsidRDefault="00EB3E65" w:rsidP="00EB3E65">
      <w:pPr>
        <w:pStyle w:val="ListParagraph"/>
        <w:numPr>
          <w:ilvl w:val="0"/>
          <w:numId w:val="48"/>
        </w:numPr>
        <w:spacing w:after="0"/>
        <w:ind w:left="714" w:hanging="357"/>
        <w:rPr>
          <w:lang w:val="en-US" w:eastAsia="zh-CN"/>
        </w:rPr>
      </w:pPr>
      <w:r w:rsidRPr="00EB3E65">
        <w:rPr>
          <w:rFonts w:hint="eastAsia"/>
          <w:lang w:val="en-US" w:eastAsia="zh-CN"/>
        </w:rPr>
        <w:t>Observation 1</w:t>
      </w:r>
      <w:r w:rsidRPr="00EB3E65">
        <w:rPr>
          <w:lang w:eastAsia="zh-CN"/>
        </w:rPr>
        <w:t xml:space="preserve">: </w:t>
      </w:r>
      <w:r w:rsidRPr="00EB3E65">
        <w:rPr>
          <w:rFonts w:hint="eastAsia"/>
          <w:lang w:val="en-US" w:eastAsia="zh-CN"/>
        </w:rPr>
        <w:t>T</w:t>
      </w:r>
      <w:r w:rsidRPr="00EB3E65">
        <w:rPr>
          <w:rFonts w:hint="eastAsia"/>
          <w:lang w:eastAsia="zh-CN"/>
        </w:rPr>
        <w:t xml:space="preserve">he accuracy of </w:t>
      </w:r>
      <w:r w:rsidRPr="00EB3E65">
        <w:rPr>
          <w:rFonts w:hint="eastAsia"/>
          <w:lang w:val="en-US" w:eastAsia="zh-CN"/>
        </w:rPr>
        <w:t xml:space="preserve">SNR </w:t>
      </w:r>
      <w:r w:rsidRPr="00EB3E65">
        <w:rPr>
          <w:rFonts w:hint="eastAsia"/>
          <w:lang w:eastAsia="zh-CN"/>
        </w:rPr>
        <w:t>estimation can be much improved by OLLA in EMBB.</w:t>
      </w:r>
    </w:p>
    <w:p w14:paraId="259B8F12" w14:textId="77777777" w:rsidR="00EB3E65" w:rsidRPr="00EB3E65" w:rsidRDefault="00EB3E65" w:rsidP="00EB3E65">
      <w:pPr>
        <w:pStyle w:val="ListParagraph"/>
        <w:numPr>
          <w:ilvl w:val="0"/>
          <w:numId w:val="48"/>
        </w:numPr>
        <w:spacing w:after="0"/>
        <w:ind w:left="714" w:hanging="357"/>
        <w:rPr>
          <w:bCs/>
          <w:lang w:val="en-US" w:eastAsia="zh-CN"/>
        </w:rPr>
      </w:pPr>
      <w:r w:rsidRPr="00EB3E65">
        <w:rPr>
          <w:rFonts w:hint="eastAsia"/>
          <w:lang w:val="en-US" w:eastAsia="zh-CN"/>
        </w:rPr>
        <w:t>Observation 2</w:t>
      </w:r>
      <w:r w:rsidRPr="00EB3E65">
        <w:rPr>
          <w:lang w:eastAsia="zh-CN"/>
        </w:rPr>
        <w:t xml:space="preserve">: </w:t>
      </w:r>
      <w:r w:rsidRPr="00EB3E65">
        <w:rPr>
          <w:rFonts w:hint="eastAsia"/>
          <w:lang w:val="en-US" w:eastAsia="zh-CN"/>
        </w:rPr>
        <w:t>The fact that</w:t>
      </w:r>
      <w:r w:rsidRPr="00EB3E65">
        <w:rPr>
          <w:rFonts w:hint="eastAsia"/>
          <w:lang w:eastAsia="zh-CN"/>
        </w:rPr>
        <w:t xml:space="preserve"> OLLA is not suitable in URLLC</w:t>
      </w:r>
      <w:r w:rsidRPr="00EB3E65">
        <w:rPr>
          <w:rFonts w:hint="eastAsia"/>
          <w:lang w:val="en-US" w:eastAsia="zh-CN"/>
        </w:rPr>
        <w:t xml:space="preserve"> scenario</w:t>
      </w:r>
      <w:r w:rsidRPr="00EB3E65">
        <w:rPr>
          <w:rFonts w:hint="eastAsia"/>
          <w:lang w:eastAsia="zh-CN"/>
        </w:rPr>
        <w:t xml:space="preserve"> makes </w:t>
      </w:r>
      <w:r w:rsidRPr="00EB3E65">
        <w:rPr>
          <w:rFonts w:hint="eastAsia"/>
          <w:lang w:val="en-US" w:eastAsia="zh-CN"/>
        </w:rPr>
        <w:t xml:space="preserve">it more important to </w:t>
      </w:r>
      <w:r w:rsidRPr="00EB3E65">
        <w:rPr>
          <w:lang w:val="en-US" w:eastAsia="zh-CN"/>
        </w:rPr>
        <w:t>reduce the</w:t>
      </w:r>
      <w:r w:rsidRPr="00EB3E65">
        <w:rPr>
          <w:rFonts w:hint="eastAsia"/>
          <w:lang w:val="en-US" w:eastAsia="zh-CN"/>
        </w:rPr>
        <w:t xml:space="preserve"> difference between the real and </w:t>
      </w:r>
      <w:r w:rsidRPr="00EB3E65">
        <w:rPr>
          <w:lang w:val="en-US" w:eastAsia="zh-CN"/>
        </w:rPr>
        <w:t xml:space="preserve">the </w:t>
      </w:r>
      <w:r w:rsidRPr="00EB3E65">
        <w:rPr>
          <w:rFonts w:hint="eastAsia"/>
          <w:lang w:val="en-US" w:eastAsia="zh-CN"/>
        </w:rPr>
        <w:t>target BLER.</w:t>
      </w:r>
    </w:p>
    <w:p w14:paraId="5BCC7903" w14:textId="77777777" w:rsidR="00EB3E65" w:rsidRPr="00EB3E65" w:rsidRDefault="00EB3E65" w:rsidP="00EB3E65">
      <w:pPr>
        <w:pStyle w:val="ListParagraph"/>
        <w:numPr>
          <w:ilvl w:val="0"/>
          <w:numId w:val="48"/>
        </w:numPr>
        <w:spacing w:after="0"/>
        <w:ind w:left="714" w:hanging="357"/>
        <w:rPr>
          <w:lang w:eastAsia="zh-CN"/>
        </w:rPr>
      </w:pPr>
      <w:r w:rsidRPr="00EB3E65">
        <w:rPr>
          <w:rFonts w:hint="eastAsia"/>
          <w:lang w:val="en-US" w:eastAsia="zh-CN"/>
        </w:rPr>
        <w:t>Observation 3</w:t>
      </w:r>
      <w:r w:rsidRPr="00EB3E65">
        <w:rPr>
          <w:lang w:eastAsia="zh-CN"/>
        </w:rPr>
        <w:t>:</w:t>
      </w:r>
      <w:r w:rsidRPr="00EB3E65">
        <w:rPr>
          <w:rFonts w:hint="eastAsia"/>
          <w:lang w:eastAsia="zh-CN"/>
        </w:rPr>
        <w:t xml:space="preserve"> </w:t>
      </w:r>
      <w:r w:rsidRPr="00EB3E65">
        <w:rPr>
          <w:rFonts w:hint="eastAsia"/>
          <w:lang w:val="en-US" w:eastAsia="zh-CN"/>
        </w:rPr>
        <w:t xml:space="preserve">The </w:t>
      </w:r>
      <w:r w:rsidRPr="00EB3E65">
        <w:rPr>
          <w:rFonts w:hint="eastAsia"/>
          <w:lang w:eastAsia="zh-CN"/>
        </w:rPr>
        <w:t xml:space="preserve">accuracy of </w:t>
      </w:r>
      <w:r w:rsidRPr="00EB3E65">
        <w:rPr>
          <w:rFonts w:hint="eastAsia"/>
          <w:lang w:val="en-US" w:eastAsia="zh-CN"/>
        </w:rPr>
        <w:t xml:space="preserve">SNR </w:t>
      </w:r>
      <w:r w:rsidRPr="00EB3E65">
        <w:rPr>
          <w:rFonts w:hint="eastAsia"/>
          <w:lang w:eastAsia="zh-CN"/>
        </w:rPr>
        <w:t>estimation have an impact on the transmission efficiency.</w:t>
      </w:r>
    </w:p>
    <w:p w14:paraId="4E4B3FE8" w14:textId="77777777" w:rsidR="00EB3E65" w:rsidRPr="00EB3E65" w:rsidRDefault="00EB3E65" w:rsidP="00EB3E65">
      <w:pPr>
        <w:pStyle w:val="ListParagraph"/>
        <w:numPr>
          <w:ilvl w:val="0"/>
          <w:numId w:val="48"/>
        </w:numPr>
        <w:spacing w:after="0"/>
        <w:ind w:left="714" w:hanging="357"/>
        <w:rPr>
          <w:szCs w:val="16"/>
          <w:lang w:val="en-US" w:eastAsia="zh-CN"/>
        </w:rPr>
      </w:pPr>
      <w:r w:rsidRPr="00EB3E65">
        <w:rPr>
          <w:lang w:val="en-US" w:eastAsia="zh-CN"/>
        </w:rPr>
        <w:t>Observation 4</w:t>
      </w:r>
      <w:r w:rsidRPr="00EB3E65">
        <w:rPr>
          <w:lang w:eastAsia="zh-CN"/>
        </w:rPr>
        <w:t>:</w:t>
      </w:r>
      <w:r w:rsidRPr="00EB3E65">
        <w:rPr>
          <w:lang w:val="en-US" w:eastAsia="zh-CN"/>
        </w:rPr>
        <w:t xml:space="preserve">  For low SNR range, the CQI report has low accuracy; for medium or high SNR range, the CQI report has high accuracy. </w:t>
      </w:r>
    </w:p>
    <w:p w14:paraId="37DF7CA0" w14:textId="77777777" w:rsidR="00EB3E65" w:rsidRPr="00EB3E65" w:rsidRDefault="00EB3E65" w:rsidP="00EB3E65">
      <w:pPr>
        <w:pStyle w:val="ListParagraph"/>
        <w:numPr>
          <w:ilvl w:val="0"/>
          <w:numId w:val="48"/>
        </w:numPr>
        <w:spacing w:after="0"/>
        <w:ind w:left="714" w:hanging="357"/>
        <w:rPr>
          <w:lang w:val="en-US" w:eastAsia="zh-CN"/>
        </w:rPr>
      </w:pPr>
      <w:r w:rsidRPr="00EB3E65">
        <w:rPr>
          <w:rFonts w:hint="eastAsia"/>
          <w:lang w:val="en-US" w:eastAsia="zh-CN"/>
        </w:rPr>
        <w:t>Observation 5</w:t>
      </w:r>
      <w:r w:rsidRPr="00EB3E65">
        <w:rPr>
          <w:lang w:eastAsia="zh-CN"/>
        </w:rPr>
        <w:t>:</w:t>
      </w:r>
      <w:r w:rsidRPr="00EB3E65">
        <w:rPr>
          <w:rFonts w:hint="eastAsia"/>
          <w:lang w:eastAsia="zh-CN"/>
        </w:rPr>
        <w:t xml:space="preserve"> </w:t>
      </w:r>
      <w:r w:rsidRPr="00EB3E65">
        <w:rPr>
          <w:rFonts w:hint="eastAsia"/>
          <w:lang w:val="en-US" w:eastAsia="zh-CN"/>
        </w:rPr>
        <w:t>One-shot transmission scheme has an overall lower latency, and the average latency of different two-shot transmission schemes are comparable</w:t>
      </w:r>
      <w:r w:rsidRPr="00EB3E65">
        <w:rPr>
          <w:lang w:val="en-US" w:eastAsia="zh-CN"/>
        </w:rPr>
        <w:t>.</w:t>
      </w:r>
      <w:r w:rsidRPr="00EB3E65">
        <w:rPr>
          <w:rFonts w:hint="eastAsia"/>
          <w:lang w:val="en-US" w:eastAsia="zh-CN"/>
        </w:rPr>
        <w:t xml:space="preserve"> </w:t>
      </w:r>
      <w:r w:rsidRPr="00EB3E65">
        <w:rPr>
          <w:lang w:val="en-US" w:eastAsia="zh-CN"/>
        </w:rPr>
        <w:t>I</w:t>
      </w:r>
      <w:r w:rsidRPr="00EB3E65">
        <w:rPr>
          <w:rFonts w:hint="eastAsia"/>
          <w:lang w:val="en-US" w:eastAsia="zh-CN"/>
        </w:rPr>
        <w:t>n the case when the initial transmission fails, the latency in most cases is beyond the URLLC user plane latency of 1 ms</w:t>
      </w:r>
      <w:r w:rsidRPr="00EB3E65">
        <w:rPr>
          <w:lang w:val="en-US" w:eastAsia="zh-CN"/>
        </w:rPr>
        <w:t xml:space="preserve"> for two-shot transmission</w:t>
      </w:r>
      <w:r w:rsidRPr="00EB3E65">
        <w:rPr>
          <w:rFonts w:hint="eastAsia"/>
          <w:lang w:val="en-US" w:eastAsia="zh-CN"/>
        </w:rPr>
        <w:t>.</w:t>
      </w:r>
    </w:p>
    <w:p w14:paraId="13BCDBB2" w14:textId="77777777" w:rsidR="00EB3E65" w:rsidRPr="00EB3E65" w:rsidRDefault="00EB3E65" w:rsidP="00EB3E65">
      <w:pPr>
        <w:pStyle w:val="ListParagraph"/>
        <w:numPr>
          <w:ilvl w:val="0"/>
          <w:numId w:val="48"/>
        </w:numPr>
        <w:spacing w:after="0"/>
        <w:ind w:left="714" w:hanging="357"/>
        <w:rPr>
          <w:lang w:val="en-US" w:eastAsia="zh-CN"/>
        </w:rPr>
      </w:pPr>
      <w:r w:rsidRPr="00EB3E65">
        <w:rPr>
          <w:rFonts w:hint="eastAsia"/>
          <w:lang w:val="en-US" w:eastAsia="zh-CN"/>
        </w:rPr>
        <w:t>Observation 6:</w:t>
      </w:r>
      <w:r w:rsidRPr="00EB3E65">
        <w:rPr>
          <w:lang w:val="en-US" w:eastAsia="zh-CN"/>
        </w:rPr>
        <w:t xml:space="preserve"> </w:t>
      </w:r>
      <w:r w:rsidRPr="00EB3E65">
        <w:rPr>
          <w:rFonts w:hint="eastAsia"/>
          <w:lang w:val="en-US" w:eastAsia="zh-CN"/>
        </w:rPr>
        <w:t xml:space="preserve">For two shot-transmission, the first transmission BLER target impacts the occupied resource most and </w:t>
      </w:r>
      <w:r w:rsidRPr="00EB3E65">
        <w:rPr>
          <w:lang w:val="en-US" w:eastAsia="zh-CN"/>
        </w:rPr>
        <w:t xml:space="preserve">a </w:t>
      </w:r>
      <w:r w:rsidRPr="00EB3E65">
        <w:rPr>
          <w:rFonts w:hint="eastAsia"/>
          <w:lang w:val="en-US" w:eastAsia="zh-CN"/>
        </w:rPr>
        <w:t>lower target occupies more RE.</w:t>
      </w:r>
    </w:p>
    <w:p w14:paraId="4F44FFC6" w14:textId="77777777" w:rsidR="00EB3E65" w:rsidRPr="00EB3E65" w:rsidRDefault="00EB3E65" w:rsidP="00EB3E65">
      <w:pPr>
        <w:pStyle w:val="ListParagraph"/>
        <w:numPr>
          <w:ilvl w:val="0"/>
          <w:numId w:val="48"/>
        </w:numPr>
        <w:spacing w:after="0"/>
        <w:ind w:left="714" w:hanging="357"/>
        <w:rPr>
          <w:lang w:val="en-US" w:eastAsia="zh-CN"/>
        </w:rPr>
      </w:pPr>
      <w:r w:rsidRPr="00EB3E65">
        <w:rPr>
          <w:rFonts w:hint="eastAsia"/>
          <w:lang w:val="en-US" w:eastAsia="zh-CN"/>
        </w:rPr>
        <w:t>Observation 7:</w:t>
      </w:r>
      <w:r w:rsidRPr="00EB3E65">
        <w:rPr>
          <w:lang w:val="en-US" w:eastAsia="zh-CN"/>
        </w:rPr>
        <w:t xml:space="preserve"> </w:t>
      </w:r>
      <w:r w:rsidRPr="00EB3E65">
        <w:rPr>
          <w:rFonts w:hint="eastAsia"/>
          <w:lang w:val="en-US" w:eastAsia="zh-CN"/>
        </w:rPr>
        <w:t>If 10</w:t>
      </w:r>
      <w:r w:rsidRPr="00EB3E65">
        <w:rPr>
          <w:rFonts w:hint="eastAsia"/>
          <w:vertAlign w:val="superscript"/>
          <w:lang w:val="en-US" w:eastAsia="zh-CN"/>
        </w:rPr>
        <w:t xml:space="preserve">-1 </w:t>
      </w:r>
      <w:r w:rsidRPr="00EB3E65">
        <w:rPr>
          <w:rFonts w:hint="eastAsia"/>
          <w:lang w:val="en-US" w:eastAsia="zh-CN"/>
        </w:rPr>
        <w:t>is set as the BLER target for the initial transmission, a BLER target of 10</w:t>
      </w:r>
      <w:r w:rsidRPr="00EB3E65">
        <w:rPr>
          <w:rFonts w:hint="eastAsia"/>
          <w:vertAlign w:val="superscript"/>
          <w:lang w:val="en-US" w:eastAsia="zh-CN"/>
        </w:rPr>
        <w:t>-5</w:t>
      </w:r>
      <w:r w:rsidRPr="00EB3E65">
        <w:rPr>
          <w:rFonts w:hint="eastAsia"/>
          <w:lang w:val="en-US" w:eastAsia="zh-CN"/>
        </w:rPr>
        <w:t xml:space="preserve"> or 10</w:t>
      </w:r>
      <w:r w:rsidRPr="00EB3E65">
        <w:rPr>
          <w:rFonts w:hint="eastAsia"/>
          <w:vertAlign w:val="superscript"/>
          <w:lang w:val="en-US" w:eastAsia="zh-CN"/>
        </w:rPr>
        <w:t>-4</w:t>
      </w:r>
      <w:r w:rsidRPr="00EB3E65">
        <w:rPr>
          <w:rFonts w:hint="eastAsia"/>
          <w:lang w:val="en-US" w:eastAsia="zh-CN"/>
        </w:rPr>
        <w:t xml:space="preserve"> for retransmission occupies almost the same resources.</w:t>
      </w:r>
    </w:p>
    <w:p w14:paraId="25152D0B" w14:textId="77777777" w:rsidR="00EB3E65" w:rsidRPr="00EB3E65" w:rsidRDefault="00EB3E65" w:rsidP="00EB3E65">
      <w:pPr>
        <w:pStyle w:val="ListParagraph"/>
        <w:numPr>
          <w:ilvl w:val="0"/>
          <w:numId w:val="48"/>
        </w:numPr>
        <w:spacing w:after="0"/>
        <w:ind w:left="714" w:hanging="357"/>
        <w:rPr>
          <w:lang w:eastAsia="zh-CN"/>
        </w:rPr>
      </w:pPr>
      <w:r w:rsidRPr="00EB3E65">
        <w:rPr>
          <w:lang w:eastAsia="zh-CN"/>
        </w:rPr>
        <w:t xml:space="preserve">Observation </w:t>
      </w:r>
      <w:r w:rsidRPr="00EB3E65">
        <w:rPr>
          <w:rFonts w:hint="eastAsia"/>
          <w:lang w:val="en-US" w:eastAsia="zh-CN"/>
        </w:rPr>
        <w:t>8</w:t>
      </w:r>
      <w:r w:rsidRPr="00EB3E65">
        <w:rPr>
          <w:lang w:eastAsia="zh-CN"/>
        </w:rPr>
        <w:t>: there is a about 2dB SNR offset between LTE 16QAM table and LTE 64QAM table at BLER=0.1 for the same CQI index.</w:t>
      </w:r>
    </w:p>
    <w:p w14:paraId="706FB12B" w14:textId="77777777" w:rsidR="00EB3E65" w:rsidRDefault="00EB3E65" w:rsidP="00EB3E65">
      <w:pPr>
        <w:pStyle w:val="ListParagraph"/>
        <w:numPr>
          <w:ilvl w:val="0"/>
          <w:numId w:val="48"/>
        </w:numPr>
        <w:spacing w:after="0"/>
        <w:ind w:left="714" w:hanging="357"/>
        <w:rPr>
          <w:lang w:eastAsia="zh-CN"/>
        </w:rPr>
      </w:pPr>
      <w:r w:rsidRPr="00EB3E65">
        <w:rPr>
          <w:lang w:eastAsia="zh-CN"/>
        </w:rPr>
        <w:t xml:space="preserve">Observation </w:t>
      </w:r>
      <w:r w:rsidRPr="00EB3E65">
        <w:rPr>
          <w:rFonts w:hint="eastAsia"/>
          <w:lang w:val="en-US" w:eastAsia="zh-CN"/>
        </w:rPr>
        <w:t>9</w:t>
      </w:r>
      <w:r w:rsidRPr="00EB3E65">
        <w:rPr>
          <w:lang w:eastAsia="zh-CN"/>
        </w:rPr>
        <w:t xml:space="preserve">: For pi/2 BPSK and QPSK, a similar performance is achieved in MCS 0~3 and the gap becomes large from MCS4 above. </w:t>
      </w:r>
    </w:p>
    <w:p w14:paraId="1FB8C58C" w14:textId="0162C27C" w:rsidR="002662F4" w:rsidRDefault="002662F4" w:rsidP="002662F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44CBCEBC" w14:textId="5B1918F1" w:rsidR="00EB3E65" w:rsidRDefault="00EB3E65" w:rsidP="002662F4">
      <w:pPr>
        <w:rPr>
          <w:rFonts w:ascii="Times New Roman" w:hAnsi="Times New Roman"/>
          <w:szCs w:val="20"/>
        </w:rPr>
      </w:pPr>
    </w:p>
    <w:p w14:paraId="4EB6662E" w14:textId="5DA5B077" w:rsidR="00585F54" w:rsidRPr="00585F54" w:rsidRDefault="00603E09" w:rsidP="00585F54">
      <w:pPr>
        <w:rPr>
          <w:b/>
        </w:rPr>
      </w:pPr>
      <w:hyperlink r:id="rId1989" w:history="1">
        <w:r w:rsidR="00FE4C7E">
          <w:rPr>
            <w:rStyle w:val="Hyperlink"/>
            <w:b/>
          </w:rPr>
          <w:t>R1-1803919</w:t>
        </w:r>
      </w:hyperlink>
      <w:r w:rsidR="00585F54" w:rsidRPr="00585F54">
        <w:rPr>
          <w:b/>
        </w:rPr>
        <w:tab/>
        <w:t>CQI and MCS Tables for URLLC</w:t>
      </w:r>
      <w:r w:rsidR="00585F54" w:rsidRPr="00585F54">
        <w:rPr>
          <w:b/>
        </w:rPr>
        <w:tab/>
        <w:t>Ericsson</w:t>
      </w:r>
    </w:p>
    <w:p w14:paraId="28A92830" w14:textId="5DFB90B4" w:rsidR="00585F54" w:rsidRPr="00585F54" w:rsidRDefault="00585F54" w:rsidP="0099597B">
      <w:pPr>
        <w:pStyle w:val="ListParagraph"/>
        <w:numPr>
          <w:ilvl w:val="0"/>
          <w:numId w:val="49"/>
        </w:numPr>
        <w:rPr>
          <w:rFonts w:eastAsia="Arial Unicode MS"/>
          <w:b/>
        </w:rPr>
      </w:pPr>
      <w:r w:rsidRPr="00585F54">
        <w:rPr>
          <w:lang w:val="en-US"/>
        </w:rPr>
        <w:fldChar w:fldCharType="begin"/>
      </w:r>
      <w:r w:rsidRPr="00585F54">
        <w:instrText xml:space="preserve"> TOC \n \t "Observation,1" </w:instrText>
      </w:r>
      <w:r w:rsidRPr="00585F54">
        <w:rPr>
          <w:lang w:val="en-US"/>
        </w:rPr>
        <w:fldChar w:fldCharType="separate"/>
      </w:r>
      <w:r w:rsidRPr="00585F54">
        <w:t>Observation 1</w:t>
      </w:r>
      <w:r>
        <w:t xml:space="preserve">: </w:t>
      </w:r>
      <w:r w:rsidRPr="00585F54">
        <w:t>In many scenarios physical layer has time for only one or two HARQ transmissions.</w:t>
      </w:r>
    </w:p>
    <w:p w14:paraId="7C776F15" w14:textId="5A18959D" w:rsidR="00585F54" w:rsidRPr="00585F54" w:rsidRDefault="00585F54" w:rsidP="0099597B">
      <w:pPr>
        <w:pStyle w:val="ListParagraph"/>
        <w:numPr>
          <w:ilvl w:val="0"/>
          <w:numId w:val="49"/>
        </w:numPr>
        <w:rPr>
          <w:rFonts w:eastAsia="Arial Unicode MS"/>
          <w:b/>
        </w:rPr>
      </w:pPr>
      <w:r w:rsidRPr="00585F54">
        <w:t>Observation 2</w:t>
      </w:r>
      <w:r>
        <w:t xml:space="preserve">: </w:t>
      </w:r>
      <w:r w:rsidRPr="00585F54">
        <w:t>Testing time for CQI reporting at BLER target 10</w:t>
      </w:r>
      <w:r w:rsidRPr="00585F54">
        <w:rPr>
          <w:vertAlign w:val="superscript"/>
        </w:rPr>
        <w:t>-5</w:t>
      </w:r>
      <w:r w:rsidRPr="00585F54">
        <w:t xml:space="preserve"> is equivalent to NB-IoT NPDCCH.</w:t>
      </w:r>
    </w:p>
    <w:p w14:paraId="0CED7AEF" w14:textId="761A642D" w:rsidR="00585F54" w:rsidRPr="00585F54" w:rsidRDefault="00585F54" w:rsidP="0099597B">
      <w:pPr>
        <w:pStyle w:val="ListParagraph"/>
        <w:numPr>
          <w:ilvl w:val="0"/>
          <w:numId w:val="49"/>
        </w:numPr>
        <w:rPr>
          <w:rFonts w:eastAsia="Arial Unicode MS"/>
          <w:b/>
        </w:rPr>
      </w:pPr>
      <w:r w:rsidRPr="00585F54">
        <w:t>Observation 3</w:t>
      </w:r>
      <w:r>
        <w:t xml:space="preserve">: </w:t>
      </w:r>
      <w:r w:rsidRPr="00585F54">
        <w:t>Low rate MCSs is more efficient compare to automatic repetitions in case of contiguous RA.</w:t>
      </w:r>
    </w:p>
    <w:p w14:paraId="7B652F53" w14:textId="69A8A462" w:rsidR="00585F54" w:rsidRPr="00585F54" w:rsidRDefault="00585F54" w:rsidP="0099597B">
      <w:pPr>
        <w:pStyle w:val="ListParagraph"/>
        <w:numPr>
          <w:ilvl w:val="0"/>
          <w:numId w:val="49"/>
        </w:numPr>
        <w:rPr>
          <w:rFonts w:eastAsia="Arial Unicode MS"/>
          <w:b/>
        </w:rPr>
      </w:pPr>
      <w:r w:rsidRPr="00585F54">
        <w:rPr>
          <w:rFonts w:ascii="Arial" w:eastAsia="Times New Roman" w:hAnsi="Arial"/>
          <w:b/>
          <w:noProof/>
          <w:lang w:val="en-US" w:eastAsia="zh-CN"/>
        </w:rPr>
        <w:fldChar w:fldCharType="end"/>
      </w:r>
      <w:r w:rsidRPr="00585F54">
        <w:rPr>
          <w:rFonts w:ascii="Arial" w:eastAsia="Times New Roman" w:hAnsi="Arial"/>
          <w:bCs/>
          <w:noProof/>
          <w:lang w:val="en-US" w:eastAsia="zh-CN"/>
        </w:rPr>
        <w:fldChar w:fldCharType="begin"/>
      </w:r>
      <w:r w:rsidRPr="00585F54">
        <w:rPr>
          <w:bCs/>
        </w:rPr>
        <w:instrText xml:space="preserve"> TOC \f \n \p " " \t "Prop</w:instrText>
      </w:r>
      <w:r w:rsidRPr="00585F54">
        <w:rPr>
          <w:bCs/>
          <w:lang w:val="en-US"/>
        </w:rPr>
        <w:instrText>o</w:instrText>
      </w:r>
      <w:r w:rsidRPr="00585F54">
        <w:rPr>
          <w:bCs/>
        </w:rPr>
        <w:instrText xml:space="preserve">sal,1" </w:instrText>
      </w:r>
      <w:r w:rsidRPr="00585F54">
        <w:rPr>
          <w:rFonts w:ascii="Arial" w:eastAsia="Times New Roman" w:hAnsi="Arial"/>
          <w:bCs/>
          <w:noProof/>
          <w:lang w:val="en-US" w:eastAsia="zh-CN"/>
        </w:rPr>
        <w:fldChar w:fldCharType="separate"/>
      </w:r>
      <w:r w:rsidRPr="00585F54">
        <w:t>Proposal 1</w:t>
      </w:r>
      <w:r>
        <w:t>:</w:t>
      </w:r>
      <w:r>
        <w:rPr>
          <w:rFonts w:eastAsia="Arial Unicode MS"/>
        </w:rPr>
        <w:t xml:space="preserve"> </w:t>
      </w:r>
      <w:r w:rsidRPr="00585F54">
        <w:t>CQI reporting target BLERs supported for URLLC are 10</w:t>
      </w:r>
      <w:r w:rsidRPr="00585F54">
        <w:rPr>
          <w:vertAlign w:val="superscript"/>
        </w:rPr>
        <w:t>-3</w:t>
      </w:r>
      <w:r w:rsidRPr="00585F54">
        <w:t xml:space="preserve"> and 10</w:t>
      </w:r>
      <w:r w:rsidRPr="00585F54">
        <w:rPr>
          <w:vertAlign w:val="superscript"/>
        </w:rPr>
        <w:t>-5</w:t>
      </w:r>
      <w:r w:rsidRPr="00585F54">
        <w:t xml:space="preserve"> (Option C).</w:t>
      </w:r>
    </w:p>
    <w:p w14:paraId="73D58620" w14:textId="25D95C71" w:rsidR="00585F54" w:rsidRPr="00585F54" w:rsidRDefault="00585F54" w:rsidP="0099597B">
      <w:pPr>
        <w:pStyle w:val="ListParagraph"/>
        <w:numPr>
          <w:ilvl w:val="0"/>
          <w:numId w:val="49"/>
        </w:numPr>
        <w:rPr>
          <w:rFonts w:eastAsia="Arial Unicode MS"/>
          <w:b/>
        </w:rPr>
      </w:pPr>
      <w:r w:rsidRPr="00585F54">
        <w:t>Proposal 2</w:t>
      </w:r>
      <w:r w:rsidRPr="00585F54">
        <w:rPr>
          <w:rFonts w:eastAsia="Arial Unicode MS"/>
        </w:rPr>
        <w:t xml:space="preserve">: </w:t>
      </w:r>
      <w:r w:rsidRPr="00585F54">
        <w:t>Selection of CQI table for URLLC should be done based on RRC configured target BLER.</w:t>
      </w:r>
    </w:p>
    <w:p w14:paraId="618766F2" w14:textId="1719A8EA" w:rsidR="00585F54" w:rsidRPr="00585F54" w:rsidRDefault="00585F54" w:rsidP="0099597B">
      <w:pPr>
        <w:pStyle w:val="ListParagraph"/>
        <w:numPr>
          <w:ilvl w:val="0"/>
          <w:numId w:val="49"/>
        </w:numPr>
        <w:rPr>
          <w:rFonts w:eastAsia="Arial Unicode MS"/>
          <w:b/>
        </w:rPr>
      </w:pPr>
      <w:r w:rsidRPr="00585F54">
        <w:t>Proposal 3</w:t>
      </w:r>
      <w:r w:rsidRPr="00585F54">
        <w:rPr>
          <w:rFonts w:eastAsia="Arial Unicode MS"/>
        </w:rPr>
        <w:t xml:space="preserve">: </w:t>
      </w:r>
      <w:r w:rsidRPr="00585F54">
        <w:t>Highest spectral efficiency in any/all CQI table is not greater than 873/1024 * 6 (Option C).</w:t>
      </w:r>
    </w:p>
    <w:p w14:paraId="22852C5B" w14:textId="0D9FA1B5" w:rsidR="00585F54" w:rsidRPr="00585F54" w:rsidRDefault="00585F54" w:rsidP="0099597B">
      <w:pPr>
        <w:pStyle w:val="ListParagraph"/>
        <w:numPr>
          <w:ilvl w:val="0"/>
          <w:numId w:val="49"/>
        </w:numPr>
        <w:rPr>
          <w:rFonts w:eastAsia="Arial Unicode MS"/>
          <w:b/>
        </w:rPr>
      </w:pPr>
      <w:r w:rsidRPr="00585F54">
        <w:t>Proposal 4</w:t>
      </w:r>
      <w:r w:rsidRPr="00585F54">
        <w:rPr>
          <w:rFonts w:eastAsia="Arial Unicode MS"/>
        </w:rPr>
        <w:t xml:space="preserve">: </w:t>
      </w:r>
      <w:r w:rsidRPr="00585F54">
        <w:t>Use Table 2 as the CQI table for URLLC, with one set of CQI index for BLER=10</w:t>
      </w:r>
      <w:r w:rsidRPr="00585F54">
        <w:rPr>
          <w:vertAlign w:val="superscript"/>
        </w:rPr>
        <w:t>-3</w:t>
      </w:r>
      <w:r w:rsidRPr="00585F54">
        <w:t xml:space="preserve"> and another set for BLER=10</w:t>
      </w:r>
      <w:r w:rsidRPr="00585F54">
        <w:rPr>
          <w:vertAlign w:val="superscript"/>
        </w:rPr>
        <w:t>-5</w:t>
      </w:r>
      <w:r w:rsidRPr="00585F54">
        <w:t>.</w:t>
      </w:r>
    </w:p>
    <w:p w14:paraId="6A035BC0" w14:textId="20976F7C" w:rsidR="00585F54" w:rsidRPr="00585F54" w:rsidRDefault="00585F54" w:rsidP="0099597B">
      <w:pPr>
        <w:pStyle w:val="ListParagraph"/>
        <w:numPr>
          <w:ilvl w:val="0"/>
          <w:numId w:val="49"/>
        </w:numPr>
        <w:spacing w:after="0"/>
        <w:ind w:left="714" w:hanging="357"/>
        <w:rPr>
          <w:rFonts w:eastAsia="Arial Unicode MS"/>
          <w:b/>
        </w:rPr>
      </w:pPr>
      <w:r w:rsidRPr="00585F54">
        <w:t>Proposal 5</w:t>
      </w:r>
      <w:r w:rsidRPr="00585F54">
        <w:rPr>
          <w:rFonts w:eastAsia="Arial Unicode MS"/>
        </w:rPr>
        <w:t xml:space="preserve">: </w:t>
      </w:r>
      <w:r w:rsidRPr="00585F54">
        <w:t>Highest spectral efficiency in any/all MCS table is not greater than 873/1024 * 6 (Option C).</w:t>
      </w:r>
    </w:p>
    <w:p w14:paraId="1DE3B389" w14:textId="5DDDD501" w:rsidR="00585F54" w:rsidRPr="00585F54" w:rsidRDefault="00585F54" w:rsidP="0099597B">
      <w:pPr>
        <w:pStyle w:val="ListParagraph"/>
        <w:numPr>
          <w:ilvl w:val="0"/>
          <w:numId w:val="49"/>
        </w:numPr>
        <w:rPr>
          <w:rFonts w:eastAsia="Arial Unicode MS"/>
          <w:b/>
        </w:rPr>
      </w:pPr>
      <w:r w:rsidRPr="00585F54">
        <w:t>Proposal 6</w:t>
      </w:r>
      <w:r w:rsidRPr="00585F54">
        <w:rPr>
          <w:rFonts w:eastAsia="Arial Unicode MS"/>
        </w:rPr>
        <w:t xml:space="preserve">: </w:t>
      </w:r>
      <w:r w:rsidRPr="00585F54">
        <w:t>Selection of MCS table for URLLC should be UE-specific RRC configured.</w:t>
      </w:r>
    </w:p>
    <w:p w14:paraId="436B5FFE" w14:textId="49CBC125" w:rsidR="00585F54" w:rsidRPr="00585F54" w:rsidRDefault="00585F54" w:rsidP="0099597B">
      <w:pPr>
        <w:pStyle w:val="ListParagraph"/>
        <w:numPr>
          <w:ilvl w:val="0"/>
          <w:numId w:val="49"/>
        </w:numPr>
        <w:rPr>
          <w:rFonts w:eastAsia="Arial Unicode MS"/>
          <w:b/>
        </w:rPr>
      </w:pPr>
      <w:r w:rsidRPr="00585F54">
        <w:t>Proposal 7</w:t>
      </w:r>
      <w:r w:rsidRPr="00585F54">
        <w:rPr>
          <w:rFonts w:eastAsia="Arial Unicode MS"/>
        </w:rPr>
        <w:t xml:space="preserve">: </w:t>
      </w:r>
      <w:r w:rsidRPr="00585F54">
        <w:t>Use Table 3 as the MCS table for PDSCH and PUSCH with CP-OFDM for URLLC.</w:t>
      </w:r>
    </w:p>
    <w:p w14:paraId="094E6938" w14:textId="356D9FDC" w:rsidR="00585F54" w:rsidRPr="00585F54" w:rsidRDefault="00585F54" w:rsidP="0099597B">
      <w:pPr>
        <w:pStyle w:val="ListParagraph"/>
        <w:numPr>
          <w:ilvl w:val="0"/>
          <w:numId w:val="49"/>
        </w:numPr>
        <w:rPr>
          <w:rFonts w:eastAsia="Arial Unicode MS"/>
          <w:b/>
        </w:rPr>
      </w:pPr>
      <w:r w:rsidRPr="00585F54">
        <w:lastRenderedPageBreak/>
        <w:t>Proposal 8</w:t>
      </w:r>
      <w:r w:rsidRPr="00585F54">
        <w:rPr>
          <w:rFonts w:eastAsia="Arial Unicode MS"/>
        </w:rPr>
        <w:t xml:space="preserve">: </w:t>
      </w:r>
      <w:r w:rsidRPr="00585F54">
        <w:t>Use Table 4 as the MCS table for PUSCH with DFT-s-OFDM for URLLC.</w:t>
      </w:r>
    </w:p>
    <w:p w14:paraId="202749EF" w14:textId="049E8C7C" w:rsidR="00585F54" w:rsidRPr="00585F54" w:rsidRDefault="00585F54" w:rsidP="0099597B">
      <w:pPr>
        <w:pStyle w:val="ListParagraph"/>
        <w:numPr>
          <w:ilvl w:val="0"/>
          <w:numId w:val="49"/>
        </w:numPr>
        <w:rPr>
          <w:rFonts w:eastAsia="Arial Unicode MS"/>
          <w:b/>
        </w:rPr>
      </w:pPr>
      <w:r w:rsidRPr="00585F54">
        <w:t>Proposal 9</w:t>
      </w:r>
      <w:r w:rsidRPr="00585F54">
        <w:rPr>
          <w:rFonts w:eastAsia="Arial Unicode MS"/>
        </w:rPr>
        <w:t xml:space="preserve">: </w:t>
      </w:r>
      <w:r w:rsidRPr="00585F54">
        <w:t>If compact DCI is to be adopted, consider limiting the size of MCS table(s) for URLLCs to be smaller than 5 bits, while taking into account scheduling flexibility.</w:t>
      </w:r>
    </w:p>
    <w:p w14:paraId="1E4C1F55" w14:textId="1AAB0577" w:rsidR="00585F54" w:rsidRPr="00585F54" w:rsidRDefault="00585F54" w:rsidP="0099597B">
      <w:pPr>
        <w:pStyle w:val="ListParagraph"/>
        <w:numPr>
          <w:ilvl w:val="0"/>
          <w:numId w:val="49"/>
        </w:numPr>
        <w:spacing w:after="0"/>
        <w:ind w:left="714" w:hanging="357"/>
        <w:rPr>
          <w:rFonts w:eastAsia="Arial Unicode MS"/>
          <w:b/>
        </w:rPr>
      </w:pPr>
      <w:r w:rsidRPr="00585F54">
        <w:t>Proposal 10</w:t>
      </w:r>
      <w:r w:rsidRPr="00585F54">
        <w:rPr>
          <w:rFonts w:eastAsia="Arial Unicode MS"/>
        </w:rPr>
        <w:t xml:space="preserve">: </w:t>
      </w:r>
      <w:r w:rsidRPr="00585F54">
        <w:t>TBS determination for URLLC follows the same procedure as eMBB.</w:t>
      </w:r>
    </w:p>
    <w:p w14:paraId="38BC1A39" w14:textId="695ABA9F" w:rsidR="00585F54" w:rsidRDefault="00585F54" w:rsidP="00585F54">
      <w:r w:rsidRPr="00585F54">
        <w:rPr>
          <w:b/>
          <w:bCs/>
        </w:rPr>
        <w:fldChar w:fldCharType="end"/>
      </w:r>
      <w:r w:rsidRPr="00777035">
        <w:rPr>
          <w:b/>
        </w:rPr>
        <w:t xml:space="preserve">Decision: </w:t>
      </w:r>
      <w:r w:rsidRPr="00777035">
        <w:t xml:space="preserve">The document is </w:t>
      </w:r>
      <w:r>
        <w:t>note</w:t>
      </w:r>
      <w:r w:rsidRPr="00777035">
        <w:t>d.</w:t>
      </w:r>
    </w:p>
    <w:p w14:paraId="6CDEB934" w14:textId="6F60FFF1" w:rsidR="00585F54" w:rsidRDefault="00585F54" w:rsidP="002662F4">
      <w:pPr>
        <w:rPr>
          <w:rFonts w:ascii="Times New Roman" w:hAnsi="Times New Roman"/>
          <w:szCs w:val="20"/>
        </w:rPr>
      </w:pPr>
    </w:p>
    <w:p w14:paraId="4E22DF30" w14:textId="698C26D2" w:rsidR="00D71C3B" w:rsidRDefault="00603E09" w:rsidP="00D71C3B">
      <w:pPr>
        <w:rPr>
          <w:b/>
        </w:rPr>
      </w:pPr>
      <w:hyperlink r:id="rId1990" w:history="1">
        <w:r w:rsidR="00FE4C7E">
          <w:rPr>
            <w:rStyle w:val="Hyperlink"/>
            <w:b/>
          </w:rPr>
          <w:t>R1-1804739</w:t>
        </w:r>
      </w:hyperlink>
      <w:r w:rsidR="00D71C3B" w:rsidRPr="00D71C3B">
        <w:rPr>
          <w:b/>
        </w:rPr>
        <w:tab/>
        <w:t>CQI and MCS tables for NR URLLC</w:t>
      </w:r>
      <w:r w:rsidR="00D71C3B" w:rsidRPr="00D71C3B">
        <w:rPr>
          <w:b/>
        </w:rPr>
        <w:tab/>
        <w:t>Intel Corporation</w:t>
      </w:r>
    </w:p>
    <w:p w14:paraId="116B5249" w14:textId="461E908E" w:rsidR="00D71C3B" w:rsidRPr="00284676" w:rsidRDefault="00D71C3B" w:rsidP="0099597B">
      <w:pPr>
        <w:pStyle w:val="ListParagraph"/>
        <w:numPr>
          <w:ilvl w:val="0"/>
          <w:numId w:val="51"/>
        </w:numPr>
        <w:spacing w:after="0"/>
        <w:ind w:left="714" w:hanging="357"/>
        <w:jc w:val="both"/>
        <w:rPr>
          <w:rFonts w:eastAsia="Times New Roman"/>
          <w:lang w:val="en-US" w:eastAsia="en-GB"/>
        </w:rPr>
      </w:pPr>
      <w:r w:rsidRPr="00284676">
        <w:rPr>
          <w:rFonts w:eastAsia="Times New Roman"/>
          <w:lang w:val="en-US" w:eastAsia="en-GB"/>
        </w:rPr>
        <w:t>Proposal 1: Select 10% and 0.001% (1e-1, 1e-5) as configurable BLER targets for CQI reporting targeting URLLC use cases</w:t>
      </w:r>
    </w:p>
    <w:p w14:paraId="0A950F26" w14:textId="52792A94" w:rsidR="00D71C3B" w:rsidRPr="00284676" w:rsidRDefault="00D71C3B" w:rsidP="0099597B">
      <w:pPr>
        <w:pStyle w:val="ListParagraph"/>
        <w:numPr>
          <w:ilvl w:val="0"/>
          <w:numId w:val="51"/>
        </w:numPr>
        <w:spacing w:after="0"/>
        <w:ind w:left="714" w:hanging="357"/>
        <w:jc w:val="both"/>
        <w:rPr>
          <w:rFonts w:eastAsia="Times New Roman"/>
          <w:lang w:val="en-US" w:eastAsia="en-GB"/>
        </w:rPr>
      </w:pPr>
      <w:r w:rsidRPr="00284676">
        <w:rPr>
          <w:rFonts w:eastAsia="Times New Roman"/>
          <w:lang w:val="en-US" w:eastAsia="en-GB"/>
        </w:rPr>
        <w:t>Proposal 2: Single separate CQI table is defined for the second (i.e. lowest) BLER target while the legacy 64QAM CQI table is reused for the first (i.e. higher) BLER target</w:t>
      </w:r>
    </w:p>
    <w:p w14:paraId="1372EACA" w14:textId="77777777" w:rsidR="00D71C3B" w:rsidRPr="00284676" w:rsidRDefault="00D71C3B" w:rsidP="0099597B">
      <w:pPr>
        <w:pStyle w:val="ListParagraph"/>
        <w:numPr>
          <w:ilvl w:val="0"/>
          <w:numId w:val="51"/>
        </w:numPr>
        <w:spacing w:after="0"/>
        <w:ind w:left="714" w:hanging="357"/>
        <w:jc w:val="both"/>
        <w:rPr>
          <w:rFonts w:eastAsia="Times New Roman"/>
          <w:lang w:val="en-US" w:eastAsia="en-GB"/>
        </w:rPr>
      </w:pPr>
      <w:r w:rsidRPr="00284676">
        <w:rPr>
          <w:rFonts w:eastAsia="Times New Roman"/>
          <w:lang w:val="en-US" w:eastAsia="en-GB"/>
        </w:rPr>
        <w:t>Proposal 3</w:t>
      </w:r>
    </w:p>
    <w:p w14:paraId="3AA613E3" w14:textId="77777777" w:rsidR="00D71C3B" w:rsidRPr="00D71C3B" w:rsidRDefault="00D71C3B" w:rsidP="0099597B">
      <w:pPr>
        <w:numPr>
          <w:ilvl w:val="1"/>
          <w:numId w:val="51"/>
        </w:numPr>
        <w:overflowPunct w:val="0"/>
        <w:autoSpaceDE w:val="0"/>
        <w:autoSpaceDN w:val="0"/>
        <w:adjustRightInd w:val="0"/>
        <w:jc w:val="both"/>
        <w:textAlignment w:val="baseline"/>
        <w:rPr>
          <w:rFonts w:ascii="Times New Roman" w:eastAsia="Times New Roman" w:hAnsi="Times New Roman"/>
          <w:szCs w:val="20"/>
          <w:lang w:val="en-US" w:eastAsia="en-GB"/>
        </w:rPr>
      </w:pPr>
      <w:r w:rsidRPr="00D71C3B">
        <w:rPr>
          <w:rFonts w:ascii="Times New Roman" w:eastAsia="Times New Roman" w:hAnsi="Times New Roman"/>
          <w:szCs w:val="20"/>
          <w:lang w:val="en-US" w:eastAsia="en-GB"/>
        </w:rPr>
        <w:t xml:space="preserve">Minimum SE point in the new CQI table designed specifically for URLLC is 50 * 2/1024. </w:t>
      </w:r>
    </w:p>
    <w:p w14:paraId="1055B067" w14:textId="77777777" w:rsidR="00D71C3B" w:rsidRPr="00D71C3B" w:rsidRDefault="00D71C3B" w:rsidP="0099597B">
      <w:pPr>
        <w:numPr>
          <w:ilvl w:val="1"/>
          <w:numId w:val="51"/>
        </w:numPr>
        <w:overflowPunct w:val="0"/>
        <w:autoSpaceDE w:val="0"/>
        <w:autoSpaceDN w:val="0"/>
        <w:adjustRightInd w:val="0"/>
        <w:jc w:val="both"/>
        <w:textAlignment w:val="baseline"/>
        <w:rPr>
          <w:rFonts w:ascii="Times New Roman" w:eastAsia="Times New Roman" w:hAnsi="Times New Roman"/>
          <w:szCs w:val="20"/>
          <w:lang w:val="en-US" w:eastAsia="en-GB"/>
        </w:rPr>
      </w:pPr>
      <w:r w:rsidRPr="00D71C3B">
        <w:rPr>
          <w:rFonts w:ascii="Times New Roman" w:eastAsia="Times New Roman" w:hAnsi="Times New Roman"/>
          <w:szCs w:val="20"/>
          <w:lang w:val="en-US" w:eastAsia="en-GB"/>
        </w:rPr>
        <w:t>Maximum SE point in the new CQI table designed specifically for URLLC for 64 QAM table is 873 * 6/1024</w:t>
      </w:r>
    </w:p>
    <w:p w14:paraId="084BA5A0" w14:textId="20ACFEC9" w:rsidR="00D71C3B" w:rsidRPr="00284676" w:rsidRDefault="00D71C3B" w:rsidP="0099597B">
      <w:pPr>
        <w:pStyle w:val="ListParagraph"/>
        <w:numPr>
          <w:ilvl w:val="0"/>
          <w:numId w:val="51"/>
        </w:numPr>
        <w:spacing w:after="0"/>
        <w:ind w:left="714" w:hanging="357"/>
        <w:jc w:val="both"/>
        <w:rPr>
          <w:rFonts w:eastAsia="Times New Roman"/>
          <w:lang w:val="en-US" w:eastAsia="en-GB"/>
        </w:rPr>
      </w:pPr>
      <w:r w:rsidRPr="00284676">
        <w:rPr>
          <w:rFonts w:eastAsia="Times New Roman"/>
          <w:lang w:val="en-US" w:eastAsia="en-GB"/>
        </w:rPr>
        <w:t>Proposal 4: Adopt Table 2 of current document for CQI table designed for configured BLER 10</w:t>
      </w:r>
      <w:r w:rsidRPr="00284676">
        <w:rPr>
          <w:rFonts w:eastAsia="Times New Roman"/>
          <w:vertAlign w:val="superscript"/>
          <w:lang w:val="en-US" w:eastAsia="en-GB"/>
        </w:rPr>
        <w:t>-5</w:t>
      </w:r>
    </w:p>
    <w:p w14:paraId="591D9D8D" w14:textId="77777777" w:rsidR="00D71C3B" w:rsidRPr="00284676" w:rsidRDefault="00D71C3B" w:rsidP="0099597B">
      <w:pPr>
        <w:pStyle w:val="ListParagraph"/>
        <w:numPr>
          <w:ilvl w:val="0"/>
          <w:numId w:val="51"/>
        </w:numPr>
        <w:spacing w:after="0"/>
        <w:ind w:left="714" w:hanging="357"/>
        <w:jc w:val="both"/>
        <w:rPr>
          <w:rFonts w:eastAsia="Times New Roman"/>
          <w:lang w:val="en-US" w:eastAsia="en-GB"/>
        </w:rPr>
      </w:pPr>
      <w:r w:rsidRPr="00284676">
        <w:rPr>
          <w:rFonts w:eastAsia="Times New Roman"/>
          <w:lang w:val="en-US" w:eastAsia="en-GB"/>
        </w:rPr>
        <w:t>Proposal 5</w:t>
      </w:r>
    </w:p>
    <w:p w14:paraId="60320D6D" w14:textId="77777777" w:rsidR="00D71C3B" w:rsidRPr="00D71C3B" w:rsidRDefault="00D71C3B" w:rsidP="0099597B">
      <w:pPr>
        <w:numPr>
          <w:ilvl w:val="1"/>
          <w:numId w:val="51"/>
        </w:numPr>
        <w:overflowPunct w:val="0"/>
        <w:autoSpaceDE w:val="0"/>
        <w:autoSpaceDN w:val="0"/>
        <w:adjustRightInd w:val="0"/>
        <w:jc w:val="both"/>
        <w:textAlignment w:val="baseline"/>
        <w:rPr>
          <w:rFonts w:ascii="Times New Roman" w:eastAsia="Times New Roman" w:hAnsi="Times New Roman"/>
          <w:szCs w:val="20"/>
          <w:lang w:val="en-US" w:eastAsia="en-GB"/>
        </w:rPr>
      </w:pPr>
      <w:r w:rsidRPr="00D71C3B">
        <w:rPr>
          <w:rFonts w:ascii="Times New Roman" w:eastAsia="Times New Roman" w:hAnsi="Times New Roman"/>
          <w:szCs w:val="20"/>
          <w:lang w:val="en-US" w:eastAsia="en-GB"/>
        </w:rPr>
        <w:t xml:space="preserve">Adopt Table 4 of current document as the MCS table designed specifically for URLLC </w:t>
      </w:r>
    </w:p>
    <w:p w14:paraId="7B39FB51" w14:textId="77777777" w:rsidR="00D71C3B" w:rsidRPr="00D71C3B" w:rsidRDefault="00D71C3B" w:rsidP="0099597B">
      <w:pPr>
        <w:numPr>
          <w:ilvl w:val="1"/>
          <w:numId w:val="51"/>
        </w:numPr>
        <w:overflowPunct w:val="0"/>
        <w:autoSpaceDE w:val="0"/>
        <w:autoSpaceDN w:val="0"/>
        <w:adjustRightInd w:val="0"/>
        <w:jc w:val="both"/>
        <w:textAlignment w:val="baseline"/>
        <w:rPr>
          <w:rFonts w:ascii="Times New Roman" w:eastAsia="Times New Roman" w:hAnsi="Times New Roman"/>
          <w:szCs w:val="20"/>
          <w:lang w:val="en-US" w:eastAsia="en-GB"/>
        </w:rPr>
      </w:pPr>
      <w:r w:rsidRPr="00D71C3B">
        <w:rPr>
          <w:rFonts w:ascii="Times New Roman" w:eastAsia="Times New Roman" w:hAnsi="Times New Roman"/>
          <w:szCs w:val="20"/>
          <w:lang w:val="en-US" w:eastAsia="en-GB"/>
        </w:rPr>
        <w:t>Minimum SE point of MCS table designed specifically for URLLC is 50 * 2 /1024</w:t>
      </w:r>
    </w:p>
    <w:p w14:paraId="7A6B41C4" w14:textId="77777777" w:rsidR="00D71C3B" w:rsidRPr="00D71C3B" w:rsidRDefault="00D71C3B" w:rsidP="0099597B">
      <w:pPr>
        <w:numPr>
          <w:ilvl w:val="1"/>
          <w:numId w:val="51"/>
        </w:numPr>
        <w:overflowPunct w:val="0"/>
        <w:autoSpaceDE w:val="0"/>
        <w:autoSpaceDN w:val="0"/>
        <w:adjustRightInd w:val="0"/>
        <w:jc w:val="both"/>
        <w:textAlignment w:val="baseline"/>
        <w:rPr>
          <w:rFonts w:ascii="Times New Roman" w:eastAsia="Times New Roman" w:hAnsi="Times New Roman"/>
          <w:szCs w:val="20"/>
          <w:lang w:val="en-US" w:eastAsia="en-GB"/>
        </w:rPr>
      </w:pPr>
      <w:r w:rsidRPr="00D71C3B">
        <w:rPr>
          <w:rFonts w:ascii="Times New Roman" w:eastAsia="Times New Roman" w:hAnsi="Times New Roman"/>
          <w:szCs w:val="20"/>
          <w:lang w:val="en-US" w:eastAsia="en-GB"/>
        </w:rPr>
        <w:t>Maximum SE point of MCS table designed specifically for URLLC is 772 * 6 /1024</w:t>
      </w:r>
    </w:p>
    <w:p w14:paraId="7FC6F968" w14:textId="77777777" w:rsidR="00D71C3B" w:rsidRPr="00284676" w:rsidRDefault="00D71C3B" w:rsidP="0099597B">
      <w:pPr>
        <w:pStyle w:val="ListParagraph"/>
        <w:numPr>
          <w:ilvl w:val="0"/>
          <w:numId w:val="51"/>
        </w:numPr>
        <w:spacing w:after="0"/>
        <w:ind w:left="714" w:hanging="357"/>
        <w:rPr>
          <w:rFonts w:eastAsia="Times New Roman"/>
          <w:lang w:val="en-US" w:eastAsia="en-GB"/>
        </w:rPr>
      </w:pPr>
      <w:r w:rsidRPr="00284676">
        <w:rPr>
          <w:rFonts w:eastAsia="Times New Roman"/>
          <w:lang w:val="en-US" w:eastAsia="en-GB"/>
        </w:rPr>
        <w:t>Proposal 6</w:t>
      </w:r>
    </w:p>
    <w:p w14:paraId="0F5AF8B4" w14:textId="77777777" w:rsidR="00D71C3B" w:rsidRPr="00D71C3B" w:rsidRDefault="00D71C3B" w:rsidP="0099597B">
      <w:pPr>
        <w:numPr>
          <w:ilvl w:val="1"/>
          <w:numId w:val="51"/>
        </w:numPr>
        <w:overflowPunct w:val="0"/>
        <w:autoSpaceDE w:val="0"/>
        <w:autoSpaceDN w:val="0"/>
        <w:adjustRightInd w:val="0"/>
        <w:jc w:val="both"/>
        <w:textAlignment w:val="baseline"/>
        <w:rPr>
          <w:rFonts w:ascii="Times New Roman" w:eastAsia="Times New Roman" w:hAnsi="Times New Roman"/>
          <w:szCs w:val="20"/>
          <w:lang w:val="en-US" w:eastAsia="en-GB"/>
        </w:rPr>
      </w:pPr>
      <w:r w:rsidRPr="00D71C3B">
        <w:rPr>
          <w:rFonts w:ascii="Times New Roman" w:eastAsia="Times New Roman" w:hAnsi="Times New Roman"/>
          <w:szCs w:val="20"/>
          <w:lang w:val="en-US" w:eastAsia="en-GB"/>
        </w:rPr>
        <w:t>MCS Table is independently configured from BLER target and CQI Table</w:t>
      </w:r>
    </w:p>
    <w:p w14:paraId="3003D6DA" w14:textId="77777777" w:rsidR="00D71C3B" w:rsidRPr="00D71C3B" w:rsidRDefault="00D71C3B" w:rsidP="0099597B">
      <w:pPr>
        <w:numPr>
          <w:ilvl w:val="1"/>
          <w:numId w:val="51"/>
        </w:numPr>
        <w:overflowPunct w:val="0"/>
        <w:autoSpaceDE w:val="0"/>
        <w:autoSpaceDN w:val="0"/>
        <w:adjustRightInd w:val="0"/>
        <w:jc w:val="both"/>
        <w:textAlignment w:val="baseline"/>
        <w:rPr>
          <w:rFonts w:ascii="Times New Roman" w:eastAsia="Times New Roman" w:hAnsi="Times New Roman"/>
          <w:szCs w:val="20"/>
          <w:lang w:val="en-US" w:eastAsia="en-GB"/>
        </w:rPr>
      </w:pPr>
      <w:r w:rsidRPr="00D71C3B">
        <w:rPr>
          <w:rFonts w:ascii="Times New Roman" w:eastAsia="Times New Roman" w:hAnsi="Times New Roman"/>
          <w:szCs w:val="20"/>
          <w:lang w:val="en-US" w:eastAsia="en-GB"/>
        </w:rPr>
        <w:t>MCS Table for UL and DL can be separately configured</w:t>
      </w:r>
    </w:p>
    <w:p w14:paraId="23FE5412" w14:textId="77777777" w:rsidR="00D71C3B" w:rsidRDefault="00D71C3B" w:rsidP="00D71C3B">
      <w:r w:rsidRPr="00777035">
        <w:rPr>
          <w:b/>
        </w:rPr>
        <w:t xml:space="preserve">Decision: </w:t>
      </w:r>
      <w:r w:rsidRPr="00777035">
        <w:t xml:space="preserve">The document is </w:t>
      </w:r>
      <w:r>
        <w:t>note</w:t>
      </w:r>
      <w:r w:rsidRPr="00777035">
        <w:t>d.</w:t>
      </w:r>
    </w:p>
    <w:p w14:paraId="6EEBEC69" w14:textId="6EB2D64C" w:rsidR="00D71C3B" w:rsidRDefault="00D71C3B" w:rsidP="00D71C3B">
      <w:pPr>
        <w:rPr>
          <w:rFonts w:ascii="Times New Roman" w:hAnsi="Times New Roman"/>
          <w:szCs w:val="20"/>
        </w:rPr>
      </w:pPr>
    </w:p>
    <w:p w14:paraId="06583EAB" w14:textId="20634C5E" w:rsidR="00284676" w:rsidRPr="00254752" w:rsidRDefault="00603E09" w:rsidP="00284676">
      <w:hyperlink r:id="rId1991" w:history="1">
        <w:r w:rsidR="00FE4C7E">
          <w:rPr>
            <w:rStyle w:val="Hyperlink"/>
            <w:b/>
          </w:rPr>
          <w:t>R1-1805511</w:t>
        </w:r>
      </w:hyperlink>
      <w:r w:rsidR="00284676" w:rsidRPr="00284676">
        <w:rPr>
          <w:b/>
        </w:rPr>
        <w:tab/>
        <w:t>Considerations for CQI and MCS for URLLC</w:t>
      </w:r>
      <w:r w:rsidR="00284676" w:rsidRPr="00284676">
        <w:rPr>
          <w:b/>
        </w:rPr>
        <w:tab/>
        <w:t>Qualcomm Incorporated</w:t>
      </w:r>
      <w:r w:rsidR="00284676">
        <w:tab/>
        <w:t xml:space="preserve">(rev of </w:t>
      </w:r>
      <w:hyperlink r:id="rId1992" w:history="1">
        <w:r w:rsidR="00FE4C7E">
          <w:rPr>
            <w:rStyle w:val="Hyperlink"/>
          </w:rPr>
          <w:t>R1-1804817</w:t>
        </w:r>
      </w:hyperlink>
      <w:r w:rsidR="00284676" w:rsidRPr="00284676">
        <w:rPr>
          <w:rStyle w:val="Hyperlink"/>
          <w:u w:val="none"/>
        </w:rPr>
        <w:t>)</w:t>
      </w:r>
    </w:p>
    <w:p w14:paraId="1EFC773A" w14:textId="77777777" w:rsidR="00284676" w:rsidRPr="00284676" w:rsidRDefault="00284676" w:rsidP="0099597B">
      <w:pPr>
        <w:pStyle w:val="ListParagraph"/>
        <w:numPr>
          <w:ilvl w:val="0"/>
          <w:numId w:val="50"/>
        </w:numPr>
        <w:spacing w:after="0"/>
        <w:ind w:left="714" w:hanging="357"/>
      </w:pPr>
      <w:r w:rsidRPr="00284676">
        <w:t>Proposal 1: The minimum SE in the URLLC CQI table should be 2*39/1024 (half of that of the EMBB table).</w:t>
      </w:r>
    </w:p>
    <w:p w14:paraId="5676C156" w14:textId="77777777" w:rsidR="00284676" w:rsidRPr="00284676" w:rsidRDefault="00284676" w:rsidP="0099597B">
      <w:pPr>
        <w:pStyle w:val="ListParagraph"/>
        <w:numPr>
          <w:ilvl w:val="0"/>
          <w:numId w:val="50"/>
        </w:numPr>
        <w:spacing w:after="0"/>
        <w:ind w:left="714" w:hanging="357"/>
        <w:rPr>
          <w:lang w:val="en-US"/>
        </w:rPr>
      </w:pPr>
      <w:r w:rsidRPr="00284676">
        <w:rPr>
          <w:lang w:val="en-US"/>
        </w:rPr>
        <w:t>Observation 1: The number of allocated RBs is very sensitive to variation in SE in the low SE region, but not in the high SE region.</w:t>
      </w:r>
    </w:p>
    <w:p w14:paraId="24E3F535" w14:textId="77777777" w:rsidR="00284676" w:rsidRPr="00284676" w:rsidRDefault="00284676" w:rsidP="0099597B">
      <w:pPr>
        <w:pStyle w:val="ListParagraph"/>
        <w:numPr>
          <w:ilvl w:val="0"/>
          <w:numId w:val="50"/>
        </w:numPr>
        <w:spacing w:after="0"/>
        <w:ind w:left="714" w:hanging="357"/>
        <w:rPr>
          <w:lang w:val="en-US"/>
        </w:rPr>
      </w:pPr>
      <w:r w:rsidRPr="00284676">
        <w:rPr>
          <w:lang w:val="en-US"/>
        </w:rPr>
        <w:t>Observation 2: The CQI table for EMBB has coarse granularity in low SE, which can result in either inefficient resource allocation or more transmission failures due to insufficient resource allocation.</w:t>
      </w:r>
    </w:p>
    <w:p w14:paraId="5842BA7C" w14:textId="77777777" w:rsidR="00284676" w:rsidRPr="00284676" w:rsidRDefault="00284676" w:rsidP="0099597B">
      <w:pPr>
        <w:pStyle w:val="ListParagraph"/>
        <w:numPr>
          <w:ilvl w:val="0"/>
          <w:numId w:val="50"/>
        </w:numPr>
        <w:spacing w:after="0"/>
        <w:ind w:left="714" w:hanging="357"/>
        <w:rPr>
          <w:lang w:val="en-US"/>
        </w:rPr>
      </w:pPr>
      <w:r w:rsidRPr="00284676">
        <w:rPr>
          <w:lang w:val="en-US"/>
        </w:rPr>
        <w:t>Proposal 2: The CQI table for URLLC should take into consideration the sensitivity of RB allocation with respect to SE.</w:t>
      </w:r>
    </w:p>
    <w:p w14:paraId="12F904C9" w14:textId="77777777" w:rsidR="00284676" w:rsidRPr="00284676" w:rsidRDefault="00284676" w:rsidP="0099597B">
      <w:pPr>
        <w:pStyle w:val="ListParagraph"/>
        <w:numPr>
          <w:ilvl w:val="0"/>
          <w:numId w:val="50"/>
        </w:numPr>
        <w:spacing w:after="0"/>
        <w:ind w:left="714" w:hanging="357"/>
        <w:rPr>
          <w:lang w:val="en-US"/>
        </w:rPr>
      </w:pPr>
      <w:r w:rsidRPr="00284676">
        <w:rPr>
          <w:lang w:val="en-US"/>
        </w:rPr>
        <w:t>Proposal 3: The CQI table for URLLC should have finer SE granularity in the low SE region and coarser granularity in the high SE region.</w:t>
      </w:r>
    </w:p>
    <w:p w14:paraId="76394F69" w14:textId="77777777" w:rsidR="00284676" w:rsidRPr="00284676" w:rsidRDefault="00284676" w:rsidP="0099597B">
      <w:pPr>
        <w:pStyle w:val="ListParagraph"/>
        <w:numPr>
          <w:ilvl w:val="0"/>
          <w:numId w:val="50"/>
        </w:numPr>
        <w:spacing w:after="0"/>
        <w:ind w:left="714" w:hanging="357"/>
      </w:pPr>
      <w:r w:rsidRPr="00284676">
        <w:t>Proposal 4: The minimum SE entry in the CQI table is included in the MCS table in URLLC.</w:t>
      </w:r>
    </w:p>
    <w:p w14:paraId="0FA8586C" w14:textId="77777777" w:rsidR="00284676" w:rsidRPr="00284676" w:rsidRDefault="00284676" w:rsidP="0099597B">
      <w:pPr>
        <w:pStyle w:val="ListParagraph"/>
        <w:numPr>
          <w:ilvl w:val="0"/>
          <w:numId w:val="50"/>
        </w:numPr>
        <w:spacing w:after="0"/>
        <w:ind w:left="714" w:hanging="357"/>
      </w:pPr>
      <w:r w:rsidRPr="00284676">
        <w:t>Observation 3: A low BLER target will cause the UE to underreport the achievable spectral efficiency.</w:t>
      </w:r>
    </w:p>
    <w:p w14:paraId="4854E2A7" w14:textId="77777777" w:rsidR="00284676" w:rsidRPr="00284676" w:rsidRDefault="00284676" w:rsidP="0099597B">
      <w:pPr>
        <w:pStyle w:val="ListParagraph"/>
        <w:numPr>
          <w:ilvl w:val="0"/>
          <w:numId w:val="50"/>
        </w:numPr>
        <w:spacing w:after="0"/>
        <w:ind w:left="714" w:hanging="357"/>
        <w:rPr>
          <w:lang w:val="en-US"/>
        </w:rPr>
      </w:pPr>
      <w:r w:rsidRPr="00284676">
        <w:rPr>
          <w:lang w:val="en-US"/>
        </w:rPr>
        <w:t>Observation 4: A BLER target of 1e-5 can lower the average reported SE by up to 20-50%.</w:t>
      </w:r>
    </w:p>
    <w:p w14:paraId="7B87FC14" w14:textId="77777777" w:rsidR="00284676" w:rsidRPr="00284676" w:rsidRDefault="00284676" w:rsidP="0099597B">
      <w:pPr>
        <w:pStyle w:val="ListParagraph"/>
        <w:numPr>
          <w:ilvl w:val="0"/>
          <w:numId w:val="50"/>
        </w:numPr>
        <w:spacing w:after="0"/>
        <w:ind w:left="714" w:hanging="357"/>
        <w:rPr>
          <w:lang w:val="en-US" w:eastAsia="zh-CN"/>
        </w:rPr>
      </w:pPr>
      <w:r w:rsidRPr="00284676">
        <w:rPr>
          <w:lang w:val="en-US" w:eastAsia="zh-CN"/>
        </w:rPr>
        <w:t>Observation 5: A first transmission BLER target between 10% and 1% minimizes amount of used resources.</w:t>
      </w:r>
    </w:p>
    <w:p w14:paraId="2ADE7C2F" w14:textId="77777777" w:rsidR="00284676" w:rsidRPr="00284676" w:rsidRDefault="00284676" w:rsidP="0099597B">
      <w:pPr>
        <w:pStyle w:val="ListParagraph"/>
        <w:numPr>
          <w:ilvl w:val="0"/>
          <w:numId w:val="50"/>
        </w:numPr>
        <w:spacing w:after="0"/>
        <w:ind w:left="714" w:hanging="357"/>
        <w:rPr>
          <w:color w:val="000000" w:themeColor="text1"/>
        </w:rPr>
      </w:pPr>
      <w:r w:rsidRPr="00284676">
        <w:rPr>
          <w:color w:val="000000" w:themeColor="text1"/>
        </w:rPr>
        <w:t xml:space="preserve">Observation 6: CQI report with low BLER target can only be practical use under static channel condition and with reasonably </w:t>
      </w:r>
    </w:p>
    <w:p w14:paraId="344EE6B9" w14:textId="77777777" w:rsidR="00284676" w:rsidRPr="00284676" w:rsidRDefault="00284676" w:rsidP="0099597B">
      <w:pPr>
        <w:pStyle w:val="ListParagraph"/>
        <w:numPr>
          <w:ilvl w:val="0"/>
          <w:numId w:val="50"/>
        </w:numPr>
        <w:spacing w:after="0"/>
        <w:ind w:left="714" w:hanging="357"/>
        <w:rPr>
          <w:color w:val="000000" w:themeColor="text1"/>
        </w:rPr>
      </w:pPr>
      <w:r w:rsidRPr="00284676">
        <w:rPr>
          <w:color w:val="000000" w:themeColor="text1"/>
        </w:rPr>
        <w:t>Proposal 5: UE should not be expected to achieve the reported the very low target BLER if channel and interference varies from where CSI measurement takes place to where data transmission occurs or CSI measurement cannot be done with sufficient accuracy (FFS the level of accuracy).</w:t>
      </w:r>
    </w:p>
    <w:p w14:paraId="51F62444" w14:textId="77777777" w:rsidR="00284676" w:rsidRPr="00284676" w:rsidRDefault="00284676" w:rsidP="0099597B">
      <w:pPr>
        <w:pStyle w:val="ListParagraph"/>
        <w:numPr>
          <w:ilvl w:val="0"/>
          <w:numId w:val="50"/>
        </w:numPr>
        <w:spacing w:after="0"/>
        <w:ind w:left="714" w:hanging="357"/>
        <w:rPr>
          <w:color w:val="000000" w:themeColor="text1"/>
        </w:rPr>
      </w:pPr>
      <w:r w:rsidRPr="00284676">
        <w:rPr>
          <w:color w:val="000000" w:themeColor="text1"/>
        </w:rPr>
        <w:t>Observation 7: Not using 1e-1 as a BLER target for URLLC increases CSI reporting complexity and UL resource.</w:t>
      </w:r>
    </w:p>
    <w:p w14:paraId="6ADA3578" w14:textId="77777777" w:rsidR="00284676" w:rsidRPr="00284676" w:rsidRDefault="00284676" w:rsidP="0099597B">
      <w:pPr>
        <w:pStyle w:val="ListParagraph"/>
        <w:numPr>
          <w:ilvl w:val="0"/>
          <w:numId w:val="50"/>
        </w:numPr>
        <w:spacing w:after="0"/>
        <w:ind w:left="714" w:hanging="357"/>
        <w:rPr>
          <w:color w:val="000000" w:themeColor="text1"/>
        </w:rPr>
      </w:pPr>
      <w:r w:rsidRPr="00284676">
        <w:rPr>
          <w:color w:val="000000" w:themeColor="text1"/>
        </w:rPr>
        <w:t>Proposal 6: For URLLC, 1e-4 can be considered as the low target BLER in addition to the 1e-1 BLER target for regular 1</w:t>
      </w:r>
      <w:r w:rsidRPr="00284676">
        <w:rPr>
          <w:color w:val="000000" w:themeColor="text1"/>
          <w:vertAlign w:val="superscript"/>
        </w:rPr>
        <w:t>st</w:t>
      </w:r>
      <w:r w:rsidRPr="00284676">
        <w:rPr>
          <w:color w:val="000000" w:themeColor="text1"/>
        </w:rPr>
        <w:t xml:space="preserve"> transmission BLER target considering all the practical challenges in the accuracy of reporting. Higher reliability can be achieved via gNB scheduling and HARQ retransmissions.</w:t>
      </w:r>
    </w:p>
    <w:p w14:paraId="61E622CB" w14:textId="77777777" w:rsidR="00284676" w:rsidRDefault="00284676" w:rsidP="00284676">
      <w:r w:rsidRPr="00777035">
        <w:rPr>
          <w:b/>
        </w:rPr>
        <w:t xml:space="preserve">Decision: </w:t>
      </w:r>
      <w:r w:rsidRPr="00777035">
        <w:t xml:space="preserve">The document is </w:t>
      </w:r>
      <w:r>
        <w:t>note</w:t>
      </w:r>
      <w:r w:rsidRPr="00777035">
        <w:t>d.</w:t>
      </w:r>
    </w:p>
    <w:p w14:paraId="7747A75A" w14:textId="43DB3015" w:rsidR="00D71C3B" w:rsidRDefault="00D71C3B" w:rsidP="002662F4">
      <w:pPr>
        <w:rPr>
          <w:rFonts w:ascii="Times New Roman" w:hAnsi="Times New Roman"/>
          <w:szCs w:val="20"/>
        </w:rPr>
      </w:pPr>
    </w:p>
    <w:p w14:paraId="348B791A" w14:textId="77777777" w:rsidR="00334C98" w:rsidRPr="00334C98" w:rsidRDefault="00334C98" w:rsidP="00334C98">
      <w:r w:rsidRPr="000514D1">
        <w:rPr>
          <w:rFonts w:ascii="Times New Roman" w:hAnsi="Times New Roman"/>
          <w:b/>
          <w:szCs w:val="20"/>
        </w:rPr>
        <w:t>Tuesday's wrap-up:</w:t>
      </w:r>
      <w:r w:rsidRPr="000514D1">
        <w:rPr>
          <w:rFonts w:ascii="Times New Roman" w:hAnsi="Times New Roman"/>
          <w:szCs w:val="20"/>
        </w:rPr>
        <w:t xml:space="preserve"> </w:t>
      </w:r>
      <w:r w:rsidRPr="000514D1">
        <w:t>Continue discussion offline – Yufei (Ericsson)</w:t>
      </w:r>
    </w:p>
    <w:p w14:paraId="4AD06F3E" w14:textId="12F4C700" w:rsidR="00334C98" w:rsidRDefault="00334C98" w:rsidP="002662F4">
      <w:pPr>
        <w:rPr>
          <w:rFonts w:ascii="Times New Roman" w:hAnsi="Times New Roman"/>
          <w:szCs w:val="20"/>
        </w:rPr>
      </w:pPr>
    </w:p>
    <w:p w14:paraId="53831939" w14:textId="1155FC91" w:rsidR="000514D1" w:rsidRPr="000514D1" w:rsidRDefault="000514D1" w:rsidP="002662F4">
      <w:pPr>
        <w:rPr>
          <w:rFonts w:ascii="Times New Roman" w:hAnsi="Times New Roman"/>
          <w:b/>
          <w:szCs w:val="20"/>
        </w:rPr>
      </w:pPr>
      <w:r w:rsidRPr="000514D1">
        <w:rPr>
          <w:rFonts w:ascii="Times New Roman" w:hAnsi="Times New Roman"/>
          <w:b/>
          <w:szCs w:val="20"/>
        </w:rPr>
        <w:t>Wednesday</w:t>
      </w:r>
    </w:p>
    <w:p w14:paraId="2AC708FE" w14:textId="1E6682DB" w:rsidR="000514D1" w:rsidRPr="000514D1" w:rsidRDefault="00603E09" w:rsidP="000514D1">
      <w:pPr>
        <w:rPr>
          <w:rFonts w:ascii="Times New Roman" w:hAnsi="Times New Roman"/>
          <w:b/>
          <w:szCs w:val="20"/>
        </w:rPr>
      </w:pPr>
      <w:hyperlink r:id="rId1993" w:history="1">
        <w:r w:rsidR="00FE4C7E">
          <w:rPr>
            <w:rStyle w:val="Hyperlink"/>
            <w:rFonts w:ascii="Times New Roman" w:hAnsi="Times New Roman"/>
            <w:b/>
            <w:szCs w:val="20"/>
          </w:rPr>
          <w:t>R1-1805613</w:t>
        </w:r>
      </w:hyperlink>
      <w:r w:rsidR="000514D1" w:rsidRPr="000514D1">
        <w:rPr>
          <w:rFonts w:ascii="Times New Roman" w:hAnsi="Times New Roman"/>
          <w:b/>
          <w:szCs w:val="20"/>
        </w:rPr>
        <w:tab/>
        <w:t>Offline Discussion on Support of Separate CQI and MCS table(s) for URLLC</w:t>
      </w:r>
      <w:r w:rsidR="000514D1" w:rsidRPr="000514D1">
        <w:rPr>
          <w:rFonts w:ascii="Times New Roman" w:hAnsi="Times New Roman"/>
          <w:b/>
          <w:szCs w:val="20"/>
        </w:rPr>
        <w:tab/>
        <w:t>Ericsson</w:t>
      </w:r>
    </w:p>
    <w:p w14:paraId="6AB208BF" w14:textId="77777777" w:rsidR="000514D1" w:rsidRDefault="000514D1" w:rsidP="000514D1">
      <w:r w:rsidRPr="00777035">
        <w:rPr>
          <w:b/>
        </w:rPr>
        <w:t xml:space="preserve">Decision: </w:t>
      </w:r>
      <w:r w:rsidRPr="00777035">
        <w:t xml:space="preserve">The document is </w:t>
      </w:r>
      <w:r>
        <w:t>note</w:t>
      </w:r>
      <w:r w:rsidRPr="00777035">
        <w:t>d.</w:t>
      </w:r>
    </w:p>
    <w:p w14:paraId="75A07FA2" w14:textId="1EBDCF60" w:rsidR="000514D1" w:rsidRDefault="000514D1" w:rsidP="000514D1">
      <w:pPr>
        <w:rPr>
          <w:rFonts w:ascii="Times New Roman" w:hAnsi="Times New Roman"/>
          <w:szCs w:val="20"/>
        </w:rPr>
      </w:pPr>
    </w:p>
    <w:p w14:paraId="2260B229" w14:textId="77777777" w:rsidR="00487CD4" w:rsidRPr="00487CD4" w:rsidRDefault="00487CD4" w:rsidP="00487CD4">
      <w:pPr>
        <w:rPr>
          <w:szCs w:val="20"/>
        </w:rPr>
      </w:pPr>
      <w:r w:rsidRPr="00487CD4">
        <w:rPr>
          <w:szCs w:val="20"/>
          <w:highlight w:val="green"/>
        </w:rPr>
        <w:t>Agreements</w:t>
      </w:r>
      <w:r w:rsidRPr="00487CD4">
        <w:rPr>
          <w:szCs w:val="20"/>
        </w:rPr>
        <w:t>:</w:t>
      </w:r>
    </w:p>
    <w:p w14:paraId="729FA463" w14:textId="77777777" w:rsidR="00487CD4" w:rsidRPr="00487CD4" w:rsidRDefault="00487CD4" w:rsidP="00BC4EF6">
      <w:pPr>
        <w:pStyle w:val="ListParagraph"/>
        <w:numPr>
          <w:ilvl w:val="0"/>
          <w:numId w:val="139"/>
        </w:numPr>
      </w:pPr>
      <w:r w:rsidRPr="00487CD4">
        <w:t>The two BLER targets that are configurable for URLLC for CSI reporting are:</w:t>
      </w:r>
    </w:p>
    <w:p w14:paraId="71724D78" w14:textId="77777777" w:rsidR="00487CD4" w:rsidRPr="00487CD4" w:rsidRDefault="00487CD4" w:rsidP="00BC4EF6">
      <w:pPr>
        <w:pStyle w:val="ListParagraph"/>
        <w:numPr>
          <w:ilvl w:val="1"/>
          <w:numId w:val="139"/>
        </w:numPr>
      </w:pPr>
      <w:r w:rsidRPr="00487CD4">
        <w:t>Option B. (10-1, 10-5)</w:t>
      </w:r>
    </w:p>
    <w:p w14:paraId="4912D6D3" w14:textId="77777777" w:rsidR="00487CD4" w:rsidRPr="00487CD4" w:rsidRDefault="00487CD4" w:rsidP="00BC4EF6">
      <w:pPr>
        <w:pStyle w:val="ListParagraph"/>
        <w:numPr>
          <w:ilvl w:val="1"/>
          <w:numId w:val="139"/>
        </w:numPr>
      </w:pPr>
      <w:r w:rsidRPr="00487CD4">
        <w:t>Note: The definition of the test case for the BLER target of 10-5 should take into account channel and interference variations and estimation errors.</w:t>
      </w:r>
    </w:p>
    <w:p w14:paraId="72C83B95" w14:textId="77777777" w:rsidR="00487CD4" w:rsidRPr="00487CD4" w:rsidRDefault="00487CD4" w:rsidP="00487CD4"/>
    <w:p w14:paraId="06A2C8A8" w14:textId="77777777" w:rsidR="00487CD4" w:rsidRPr="00487CD4" w:rsidRDefault="00487CD4" w:rsidP="00487CD4">
      <w:pPr>
        <w:rPr>
          <w:szCs w:val="20"/>
        </w:rPr>
      </w:pPr>
      <w:r w:rsidRPr="00487CD4">
        <w:rPr>
          <w:szCs w:val="20"/>
          <w:highlight w:val="green"/>
        </w:rPr>
        <w:lastRenderedPageBreak/>
        <w:t>Agreements</w:t>
      </w:r>
      <w:r w:rsidRPr="00487CD4">
        <w:rPr>
          <w:szCs w:val="20"/>
        </w:rPr>
        <w:t>:</w:t>
      </w:r>
    </w:p>
    <w:p w14:paraId="2DF87C85" w14:textId="77777777" w:rsidR="00487CD4" w:rsidRPr="00487CD4" w:rsidRDefault="00487CD4" w:rsidP="00BC4EF6">
      <w:pPr>
        <w:pStyle w:val="ListParagraph"/>
        <w:numPr>
          <w:ilvl w:val="0"/>
          <w:numId w:val="139"/>
        </w:numPr>
        <w:jc w:val="both"/>
        <w:rPr>
          <w:rFonts w:eastAsia="Arial Unicode MS"/>
        </w:rPr>
      </w:pPr>
      <w:r w:rsidRPr="00487CD4">
        <w:rPr>
          <w:rFonts w:eastAsia="Arial Unicode MS"/>
        </w:rPr>
        <w:t>Highest spectral efficiency for CQI based on 10-5 BLER target for URLLC is no more than 772/1024*6</w:t>
      </w:r>
    </w:p>
    <w:p w14:paraId="30CDC997" w14:textId="77777777" w:rsidR="00487CD4" w:rsidRPr="00487CD4" w:rsidRDefault="00487CD4" w:rsidP="00BC4EF6">
      <w:pPr>
        <w:pStyle w:val="ListParagraph"/>
        <w:numPr>
          <w:ilvl w:val="0"/>
          <w:numId w:val="139"/>
        </w:numPr>
        <w:jc w:val="both"/>
        <w:rPr>
          <w:rFonts w:eastAsia="Arial Unicode MS"/>
        </w:rPr>
      </w:pPr>
      <w:r w:rsidRPr="00487CD4">
        <w:rPr>
          <w:rFonts w:eastAsia="Arial Unicode MS"/>
        </w:rPr>
        <w:t>Highest spectral efficiency for CQI based on 10-1 BLER target for URLLC is no more than 873/1024*6</w:t>
      </w:r>
    </w:p>
    <w:p w14:paraId="61BB8670" w14:textId="77777777" w:rsidR="00487CD4" w:rsidRPr="00487CD4" w:rsidRDefault="00487CD4" w:rsidP="00BC4EF6">
      <w:pPr>
        <w:pStyle w:val="ListParagraph"/>
        <w:numPr>
          <w:ilvl w:val="1"/>
          <w:numId w:val="139"/>
        </w:numPr>
        <w:jc w:val="both"/>
        <w:rPr>
          <w:rFonts w:eastAsia="Arial Unicode MS"/>
        </w:rPr>
      </w:pPr>
      <w:r w:rsidRPr="00487CD4">
        <w:rPr>
          <w:rFonts w:eastAsia="Arial Unicode MS"/>
        </w:rPr>
        <w:t>It doesn’t necessarily mean that the CQI table introduced for eMBB can not be directly reused for URLLC – it’s still a separate discussion</w:t>
      </w:r>
    </w:p>
    <w:p w14:paraId="722155B2" w14:textId="77777777" w:rsidR="00487CD4" w:rsidRPr="00487CD4" w:rsidRDefault="00487CD4" w:rsidP="00BC4EF6">
      <w:pPr>
        <w:pStyle w:val="ListParagraph"/>
        <w:numPr>
          <w:ilvl w:val="0"/>
          <w:numId w:val="139"/>
        </w:numPr>
        <w:jc w:val="both"/>
        <w:rPr>
          <w:rFonts w:eastAsia="Arial Unicode MS"/>
        </w:rPr>
      </w:pPr>
      <w:r w:rsidRPr="00487CD4">
        <w:rPr>
          <w:rFonts w:eastAsia="Arial Unicode MS"/>
        </w:rPr>
        <w:t xml:space="preserve">Note that </w:t>
      </w:r>
    </w:p>
    <w:p w14:paraId="03E173CC" w14:textId="77777777" w:rsidR="00487CD4" w:rsidRPr="00487CD4" w:rsidRDefault="00487CD4" w:rsidP="00BC4EF6">
      <w:pPr>
        <w:pStyle w:val="ListParagraph"/>
        <w:numPr>
          <w:ilvl w:val="1"/>
          <w:numId w:val="139"/>
        </w:numPr>
        <w:jc w:val="both"/>
        <w:rPr>
          <w:rFonts w:eastAsia="Arial Unicode MS"/>
        </w:rPr>
      </w:pPr>
      <w:r w:rsidRPr="00487CD4">
        <w:rPr>
          <w:rFonts w:eastAsia="Arial Unicode MS"/>
        </w:rPr>
        <w:t>Whether or not to have two tables or a single table covering both BLER targets is a separate issue</w:t>
      </w:r>
    </w:p>
    <w:p w14:paraId="7B23FC66" w14:textId="77777777" w:rsidR="00487CD4" w:rsidRPr="00487CD4" w:rsidRDefault="00487CD4" w:rsidP="00487CD4"/>
    <w:p w14:paraId="72516E43" w14:textId="4CE9F0E8" w:rsidR="0048316E" w:rsidRPr="0048316E" w:rsidRDefault="0048316E" w:rsidP="0048316E">
      <w:pPr>
        <w:rPr>
          <w:rFonts w:ascii="Times New Roman" w:hAnsi="Times New Roman"/>
          <w:b/>
          <w:szCs w:val="20"/>
        </w:rPr>
      </w:pPr>
      <w:r w:rsidRPr="0048316E">
        <w:rPr>
          <w:rFonts w:ascii="Times New Roman" w:hAnsi="Times New Roman"/>
          <w:b/>
          <w:szCs w:val="20"/>
        </w:rPr>
        <w:t>Thursday</w:t>
      </w:r>
    </w:p>
    <w:p w14:paraId="72C95F3A" w14:textId="6A86DF5D" w:rsidR="000514D1" w:rsidRPr="0048316E" w:rsidRDefault="00603E09" w:rsidP="0048316E">
      <w:pPr>
        <w:rPr>
          <w:rFonts w:ascii="Times New Roman" w:hAnsi="Times New Roman"/>
          <w:b/>
          <w:szCs w:val="20"/>
        </w:rPr>
      </w:pPr>
      <w:hyperlink r:id="rId1994" w:history="1">
        <w:r w:rsidR="00FE4C7E">
          <w:rPr>
            <w:rStyle w:val="Hyperlink"/>
            <w:rFonts w:ascii="Times New Roman" w:hAnsi="Times New Roman"/>
            <w:b/>
            <w:szCs w:val="20"/>
          </w:rPr>
          <w:t>R1-1805642</w:t>
        </w:r>
      </w:hyperlink>
      <w:r w:rsidR="0048316E" w:rsidRPr="0048316E">
        <w:rPr>
          <w:rFonts w:ascii="Times New Roman" w:hAnsi="Times New Roman"/>
          <w:b/>
          <w:szCs w:val="20"/>
        </w:rPr>
        <w:tab/>
        <w:t>Summary of Wednesday offline discussion on Support of Separate CQI and MCS table(s) for URLLC</w:t>
      </w:r>
      <w:r w:rsidR="0048316E" w:rsidRPr="0048316E">
        <w:rPr>
          <w:rFonts w:ascii="Times New Roman" w:hAnsi="Times New Roman"/>
          <w:b/>
          <w:szCs w:val="20"/>
        </w:rPr>
        <w:tab/>
        <w:t>Ericsson</w:t>
      </w:r>
    </w:p>
    <w:p w14:paraId="035CE51F" w14:textId="77777777" w:rsidR="0048316E" w:rsidRDefault="0048316E" w:rsidP="0048316E">
      <w:r w:rsidRPr="00777035">
        <w:rPr>
          <w:b/>
        </w:rPr>
        <w:t xml:space="preserve">Decision: </w:t>
      </w:r>
      <w:r w:rsidRPr="00777035">
        <w:t xml:space="preserve">The document is </w:t>
      </w:r>
      <w:r>
        <w:t>note</w:t>
      </w:r>
      <w:r w:rsidRPr="00777035">
        <w:t>d.</w:t>
      </w:r>
    </w:p>
    <w:p w14:paraId="02EEEB6F" w14:textId="6D24D6AC" w:rsidR="0048316E" w:rsidRDefault="0048316E" w:rsidP="0048316E">
      <w:pPr>
        <w:rPr>
          <w:rFonts w:ascii="Times New Roman" w:hAnsi="Times New Roman"/>
          <w:szCs w:val="20"/>
        </w:rPr>
      </w:pPr>
    </w:p>
    <w:p w14:paraId="69EED73B" w14:textId="77777777" w:rsidR="00BD65D6" w:rsidRPr="00BD65D6" w:rsidRDefault="00BD65D6" w:rsidP="00BD65D6">
      <w:pPr>
        <w:rPr>
          <w:szCs w:val="20"/>
        </w:rPr>
      </w:pPr>
      <w:r w:rsidRPr="00BD65D6">
        <w:rPr>
          <w:szCs w:val="20"/>
          <w:highlight w:val="green"/>
        </w:rPr>
        <w:t>Agreements</w:t>
      </w:r>
      <w:r w:rsidRPr="00BD65D6">
        <w:rPr>
          <w:szCs w:val="20"/>
        </w:rPr>
        <w:t>:</w:t>
      </w:r>
    </w:p>
    <w:p w14:paraId="0AC3D0D9" w14:textId="77777777" w:rsidR="00BD65D6" w:rsidRPr="00BD65D6" w:rsidRDefault="00BD65D6" w:rsidP="00BC4EF6">
      <w:pPr>
        <w:numPr>
          <w:ilvl w:val="0"/>
          <w:numId w:val="138"/>
        </w:numPr>
        <w:rPr>
          <w:szCs w:val="20"/>
        </w:rPr>
      </w:pPr>
      <w:r w:rsidRPr="00BD65D6">
        <w:rPr>
          <w:szCs w:val="20"/>
        </w:rPr>
        <w:t>In total, there are two CQI tables for URLLC CQI reporting</w:t>
      </w:r>
    </w:p>
    <w:p w14:paraId="152FC337" w14:textId="77777777" w:rsidR="00BD65D6" w:rsidRPr="00BD65D6" w:rsidRDefault="00BD65D6" w:rsidP="00BC4EF6">
      <w:pPr>
        <w:numPr>
          <w:ilvl w:val="1"/>
          <w:numId w:val="138"/>
        </w:numPr>
        <w:rPr>
          <w:szCs w:val="20"/>
        </w:rPr>
      </w:pPr>
      <w:r w:rsidRPr="00BD65D6">
        <w:rPr>
          <w:szCs w:val="20"/>
        </w:rPr>
        <w:t xml:space="preserve">The first table </w:t>
      </w:r>
      <w:r w:rsidRPr="00BD65D6">
        <w:rPr>
          <w:bCs/>
          <w:szCs w:val="20"/>
        </w:rPr>
        <w:t xml:space="preserve">for URLLC CQI reporting </w:t>
      </w:r>
      <w:r w:rsidRPr="00BD65D6">
        <w:rPr>
          <w:szCs w:val="20"/>
        </w:rPr>
        <w:t xml:space="preserve">is the same as the existing </w:t>
      </w:r>
      <w:r w:rsidRPr="00BD65D6">
        <w:rPr>
          <w:bCs/>
          <w:szCs w:val="20"/>
        </w:rPr>
        <w:t>64QAM CQI table without any change, which is for BLER target 10-1 for URLLC</w:t>
      </w:r>
    </w:p>
    <w:p w14:paraId="6460D92A" w14:textId="77777777" w:rsidR="00BD65D6" w:rsidRPr="00BD65D6" w:rsidRDefault="00BD65D6" w:rsidP="00BC4EF6">
      <w:pPr>
        <w:numPr>
          <w:ilvl w:val="2"/>
          <w:numId w:val="138"/>
        </w:numPr>
        <w:rPr>
          <w:szCs w:val="20"/>
        </w:rPr>
      </w:pPr>
      <w:r w:rsidRPr="00BD65D6">
        <w:rPr>
          <w:szCs w:val="20"/>
        </w:rPr>
        <w:t>Note: this means the agreement on “Highest spectral efficiency for CQI based on 10-1 BLER target for URLLC is no more than 873/1024*6” is overturned</w:t>
      </w:r>
    </w:p>
    <w:p w14:paraId="72780555" w14:textId="77777777" w:rsidR="00BD65D6" w:rsidRPr="00BD65D6" w:rsidRDefault="00BD65D6" w:rsidP="00BC4EF6">
      <w:pPr>
        <w:numPr>
          <w:ilvl w:val="1"/>
          <w:numId w:val="138"/>
        </w:numPr>
        <w:rPr>
          <w:szCs w:val="20"/>
        </w:rPr>
      </w:pPr>
      <w:r w:rsidRPr="00BD65D6">
        <w:rPr>
          <w:szCs w:val="20"/>
        </w:rPr>
        <w:t>The new table will have entries corresponding to BLER target 10-5</w:t>
      </w:r>
    </w:p>
    <w:p w14:paraId="01718F5C" w14:textId="77777777" w:rsidR="00BD65D6" w:rsidRPr="00BD65D6" w:rsidRDefault="00BD65D6" w:rsidP="00BC4EF6">
      <w:pPr>
        <w:numPr>
          <w:ilvl w:val="0"/>
          <w:numId w:val="138"/>
        </w:numPr>
        <w:spacing w:after="180"/>
        <w:contextualSpacing/>
        <w:rPr>
          <w:szCs w:val="20"/>
          <w:lang w:eastAsia="x-none"/>
        </w:rPr>
      </w:pPr>
      <w:r w:rsidRPr="00BD65D6">
        <w:rPr>
          <w:szCs w:val="20"/>
          <w:lang w:eastAsia="x-none"/>
        </w:rPr>
        <w:t>For CSI reporting, the CQI field is 4-bit.</w:t>
      </w:r>
    </w:p>
    <w:p w14:paraId="7C956B19" w14:textId="77777777" w:rsidR="00BD65D6" w:rsidRPr="00BD65D6" w:rsidRDefault="00BD65D6" w:rsidP="00BD65D6">
      <w:pPr>
        <w:ind w:left="720" w:hanging="720"/>
      </w:pPr>
    </w:p>
    <w:p w14:paraId="0B3AA482" w14:textId="77777777" w:rsidR="00BD65D6" w:rsidRPr="00BD65D6" w:rsidRDefault="00BD65D6" w:rsidP="00BD65D6">
      <w:pPr>
        <w:ind w:left="720" w:hanging="720"/>
        <w:rPr>
          <w:szCs w:val="20"/>
        </w:rPr>
      </w:pPr>
      <w:r w:rsidRPr="00BD65D6">
        <w:rPr>
          <w:szCs w:val="20"/>
          <w:highlight w:val="green"/>
        </w:rPr>
        <w:t>Agreements</w:t>
      </w:r>
      <w:r w:rsidRPr="00BD65D6">
        <w:rPr>
          <w:szCs w:val="20"/>
        </w:rPr>
        <w:t>:</w:t>
      </w:r>
    </w:p>
    <w:p w14:paraId="63C5C8FF" w14:textId="77777777" w:rsidR="00BD65D6" w:rsidRPr="00BD65D6" w:rsidRDefault="00BD65D6" w:rsidP="00BC4EF6">
      <w:pPr>
        <w:numPr>
          <w:ilvl w:val="0"/>
          <w:numId w:val="138"/>
        </w:numPr>
        <w:rPr>
          <w:szCs w:val="20"/>
        </w:rPr>
      </w:pPr>
      <w:r w:rsidRPr="00BD65D6">
        <w:rPr>
          <w:szCs w:val="20"/>
        </w:rPr>
        <w:t xml:space="preserve">For BLER 10-5, </w:t>
      </w:r>
    </w:p>
    <w:p w14:paraId="35BCBA33" w14:textId="77777777" w:rsidR="00BD65D6" w:rsidRPr="00BD65D6" w:rsidRDefault="00BD65D6" w:rsidP="00BC4EF6">
      <w:pPr>
        <w:numPr>
          <w:ilvl w:val="0"/>
          <w:numId w:val="166"/>
        </w:numPr>
        <w:spacing w:after="180"/>
        <w:contextualSpacing/>
        <w:rPr>
          <w:szCs w:val="20"/>
          <w:lang w:eastAsia="x-none"/>
        </w:rPr>
      </w:pPr>
      <w:r w:rsidRPr="00BD65D6">
        <w:rPr>
          <w:szCs w:val="20"/>
          <w:lang w:eastAsia="x-none"/>
        </w:rPr>
        <w:t>Companies are encouraged to perform simulations for the new CQI table for URLLC, including</w:t>
      </w:r>
    </w:p>
    <w:p w14:paraId="24400F05" w14:textId="77777777" w:rsidR="00BD65D6" w:rsidRPr="00BD65D6" w:rsidRDefault="00BD65D6" w:rsidP="00BC4EF6">
      <w:pPr>
        <w:numPr>
          <w:ilvl w:val="1"/>
          <w:numId w:val="166"/>
        </w:numPr>
        <w:spacing w:after="180"/>
        <w:contextualSpacing/>
        <w:rPr>
          <w:szCs w:val="20"/>
          <w:lang w:eastAsia="x-none"/>
        </w:rPr>
      </w:pPr>
      <w:r w:rsidRPr="00BD65D6">
        <w:rPr>
          <w:szCs w:val="20"/>
          <w:lang w:eastAsia="x-none"/>
        </w:rPr>
        <w:t xml:space="preserve">The lowest SE entry </w:t>
      </w:r>
    </w:p>
    <w:p w14:paraId="488CFA26" w14:textId="77777777" w:rsidR="00BD65D6" w:rsidRPr="00BD65D6" w:rsidRDefault="00BD65D6" w:rsidP="00BC4EF6">
      <w:pPr>
        <w:numPr>
          <w:ilvl w:val="2"/>
          <w:numId w:val="166"/>
        </w:numPr>
        <w:spacing w:after="180"/>
        <w:contextualSpacing/>
        <w:rPr>
          <w:szCs w:val="20"/>
          <w:lang w:eastAsia="x-none"/>
        </w:rPr>
      </w:pPr>
      <w:r w:rsidRPr="00BD65D6">
        <w:rPr>
          <w:szCs w:val="20"/>
          <w:lang w:eastAsia="x-none"/>
        </w:rPr>
        <w:t>E.g., 30~50/1024*2</w:t>
      </w:r>
    </w:p>
    <w:p w14:paraId="63655AA5" w14:textId="77777777" w:rsidR="00BD65D6" w:rsidRPr="00BD65D6" w:rsidRDefault="00BD65D6" w:rsidP="00BC4EF6">
      <w:pPr>
        <w:numPr>
          <w:ilvl w:val="1"/>
          <w:numId w:val="166"/>
        </w:numPr>
        <w:spacing w:after="180"/>
        <w:contextualSpacing/>
        <w:rPr>
          <w:szCs w:val="20"/>
          <w:lang w:eastAsia="x-none"/>
        </w:rPr>
      </w:pPr>
      <w:r w:rsidRPr="00BD65D6">
        <w:rPr>
          <w:szCs w:val="20"/>
          <w:lang w:eastAsia="x-none"/>
        </w:rPr>
        <w:t>Note that the highest SE entry of no more than 772/1024*6 is already agreed</w:t>
      </w:r>
    </w:p>
    <w:p w14:paraId="425359C9" w14:textId="77777777" w:rsidR="00BD65D6" w:rsidRPr="00BD65D6" w:rsidRDefault="00BD65D6" w:rsidP="00BC4EF6">
      <w:pPr>
        <w:numPr>
          <w:ilvl w:val="1"/>
          <w:numId w:val="166"/>
        </w:numPr>
        <w:spacing w:after="180"/>
        <w:contextualSpacing/>
        <w:rPr>
          <w:szCs w:val="20"/>
          <w:lang w:eastAsia="x-none"/>
        </w:rPr>
      </w:pPr>
      <w:r w:rsidRPr="00BD65D6">
        <w:rPr>
          <w:szCs w:val="20"/>
          <w:lang w:eastAsia="x-none"/>
        </w:rPr>
        <w:t>Consider using approximately equally spaced SNR values</w:t>
      </w:r>
    </w:p>
    <w:p w14:paraId="12A858CD" w14:textId="77777777" w:rsidR="00BD65D6" w:rsidRPr="00BD65D6" w:rsidRDefault="00BD65D6" w:rsidP="00BC4EF6">
      <w:pPr>
        <w:numPr>
          <w:ilvl w:val="2"/>
          <w:numId w:val="166"/>
        </w:numPr>
        <w:spacing w:after="180"/>
        <w:contextualSpacing/>
        <w:rPr>
          <w:szCs w:val="20"/>
          <w:lang w:eastAsia="x-none"/>
        </w:rPr>
      </w:pPr>
      <w:r w:rsidRPr="00BD65D6">
        <w:rPr>
          <w:szCs w:val="20"/>
          <w:lang w:eastAsia="x-none"/>
        </w:rPr>
        <w:t>Other options are not precluded</w:t>
      </w:r>
    </w:p>
    <w:p w14:paraId="5F636FB6" w14:textId="77777777" w:rsidR="00BD65D6" w:rsidRPr="00BD65D6" w:rsidRDefault="00BD65D6" w:rsidP="00BC4EF6">
      <w:pPr>
        <w:numPr>
          <w:ilvl w:val="2"/>
          <w:numId w:val="166"/>
        </w:numPr>
        <w:spacing w:after="180"/>
        <w:contextualSpacing/>
        <w:rPr>
          <w:szCs w:val="20"/>
          <w:lang w:eastAsia="x-none"/>
        </w:rPr>
      </w:pPr>
      <w:r w:rsidRPr="00BD65D6">
        <w:rPr>
          <w:szCs w:val="20"/>
          <w:lang w:eastAsia="x-none"/>
        </w:rPr>
        <w:t>Whether or not some existing CQI entries for BLER 10-1 can be reused</w:t>
      </w:r>
    </w:p>
    <w:p w14:paraId="04C17EA6" w14:textId="77777777" w:rsidR="00BD65D6" w:rsidRPr="00BD65D6" w:rsidRDefault="00BD65D6" w:rsidP="00BC4EF6">
      <w:pPr>
        <w:numPr>
          <w:ilvl w:val="3"/>
          <w:numId w:val="166"/>
        </w:numPr>
        <w:spacing w:after="180"/>
        <w:contextualSpacing/>
        <w:rPr>
          <w:szCs w:val="20"/>
          <w:lang w:eastAsia="x-none"/>
        </w:rPr>
      </w:pPr>
      <w:r w:rsidRPr="00BD65D6">
        <w:rPr>
          <w:szCs w:val="20"/>
          <w:lang w:eastAsia="x-none"/>
        </w:rPr>
        <w:t>Consider exsiting CQI entires when applicable</w:t>
      </w:r>
    </w:p>
    <w:p w14:paraId="0E245E81" w14:textId="77777777" w:rsidR="00BD65D6" w:rsidRPr="00BD65D6" w:rsidRDefault="00BD65D6" w:rsidP="00BC4EF6">
      <w:pPr>
        <w:numPr>
          <w:ilvl w:val="1"/>
          <w:numId w:val="166"/>
        </w:numPr>
        <w:spacing w:after="180"/>
        <w:contextualSpacing/>
        <w:rPr>
          <w:szCs w:val="20"/>
          <w:lang w:eastAsia="x-none"/>
        </w:rPr>
      </w:pPr>
      <w:r w:rsidRPr="00BD65D6">
        <w:rPr>
          <w:szCs w:val="20"/>
          <w:lang w:eastAsia="x-none"/>
        </w:rPr>
        <w:t>In total 15 CQI entries (+1 OOR entry)</w:t>
      </w:r>
    </w:p>
    <w:p w14:paraId="244A372F" w14:textId="77777777" w:rsidR="00BD65D6" w:rsidRPr="00BD65D6" w:rsidRDefault="00BD65D6" w:rsidP="00BC4EF6">
      <w:pPr>
        <w:numPr>
          <w:ilvl w:val="0"/>
          <w:numId w:val="166"/>
        </w:numPr>
        <w:spacing w:after="180"/>
        <w:contextualSpacing/>
        <w:rPr>
          <w:szCs w:val="20"/>
          <w:lang w:eastAsia="x-none"/>
        </w:rPr>
      </w:pPr>
      <w:r w:rsidRPr="00BD65D6">
        <w:rPr>
          <w:szCs w:val="20"/>
          <w:lang w:eastAsia="x-none"/>
        </w:rPr>
        <w:t>In performing the simulations, consider</w:t>
      </w:r>
    </w:p>
    <w:p w14:paraId="4E33C204" w14:textId="77777777" w:rsidR="00BD65D6" w:rsidRPr="00BD65D6" w:rsidRDefault="00BD65D6" w:rsidP="00BC4EF6">
      <w:pPr>
        <w:numPr>
          <w:ilvl w:val="1"/>
          <w:numId w:val="166"/>
        </w:numPr>
        <w:spacing w:after="180"/>
        <w:contextualSpacing/>
        <w:rPr>
          <w:szCs w:val="20"/>
          <w:lang w:eastAsia="x-none"/>
        </w:rPr>
      </w:pPr>
      <w:r w:rsidRPr="00BD65D6">
        <w:rPr>
          <w:szCs w:val="20"/>
          <w:lang w:eastAsia="x-none"/>
        </w:rPr>
        <w:t>Fading channel (TDL-A, 30ns) &amp; (TDL-C, 300ns)</w:t>
      </w:r>
    </w:p>
    <w:p w14:paraId="32A6F948" w14:textId="77777777" w:rsidR="00BD65D6" w:rsidRPr="00BD65D6" w:rsidRDefault="00BD65D6" w:rsidP="00BC4EF6">
      <w:pPr>
        <w:numPr>
          <w:ilvl w:val="2"/>
          <w:numId w:val="166"/>
        </w:numPr>
        <w:spacing w:after="180"/>
        <w:contextualSpacing/>
        <w:rPr>
          <w:szCs w:val="20"/>
          <w:lang w:eastAsia="x-none"/>
        </w:rPr>
      </w:pPr>
      <w:r w:rsidRPr="00BD65D6">
        <w:rPr>
          <w:szCs w:val="20"/>
          <w:lang w:eastAsia="x-none"/>
        </w:rPr>
        <w:t>Other options are not precluded</w:t>
      </w:r>
    </w:p>
    <w:p w14:paraId="4AB6133A" w14:textId="77777777" w:rsidR="00BD65D6" w:rsidRPr="00BD65D6" w:rsidRDefault="00BD65D6" w:rsidP="00BC4EF6">
      <w:pPr>
        <w:numPr>
          <w:ilvl w:val="1"/>
          <w:numId w:val="166"/>
        </w:numPr>
        <w:spacing w:after="180"/>
        <w:contextualSpacing/>
        <w:rPr>
          <w:szCs w:val="20"/>
          <w:lang w:eastAsia="x-none"/>
        </w:rPr>
      </w:pPr>
      <w:r w:rsidRPr="00BD65D6">
        <w:rPr>
          <w:szCs w:val="20"/>
          <w:lang w:eastAsia="x-none"/>
        </w:rPr>
        <w:t>Payload of 32 bytes</w:t>
      </w:r>
    </w:p>
    <w:p w14:paraId="460C6A44" w14:textId="77777777" w:rsidR="00BD65D6" w:rsidRPr="00BD65D6" w:rsidRDefault="00BD65D6" w:rsidP="00BC4EF6">
      <w:pPr>
        <w:numPr>
          <w:ilvl w:val="2"/>
          <w:numId w:val="166"/>
        </w:numPr>
        <w:spacing w:after="180"/>
        <w:contextualSpacing/>
        <w:rPr>
          <w:szCs w:val="20"/>
          <w:lang w:eastAsia="x-none"/>
        </w:rPr>
      </w:pPr>
      <w:r w:rsidRPr="00BD65D6">
        <w:rPr>
          <w:szCs w:val="20"/>
          <w:lang w:eastAsia="x-none"/>
        </w:rPr>
        <w:t>Other payload sizes can also be considered, up to each company</w:t>
      </w:r>
    </w:p>
    <w:p w14:paraId="65559681" w14:textId="77777777" w:rsidR="00BD65D6" w:rsidRPr="00BD65D6" w:rsidRDefault="00BD65D6" w:rsidP="00BC4EF6">
      <w:pPr>
        <w:numPr>
          <w:ilvl w:val="1"/>
          <w:numId w:val="166"/>
        </w:numPr>
        <w:spacing w:after="180"/>
        <w:contextualSpacing/>
        <w:rPr>
          <w:szCs w:val="20"/>
          <w:lang w:eastAsia="x-none"/>
        </w:rPr>
      </w:pPr>
      <w:r w:rsidRPr="00BD65D6">
        <w:rPr>
          <w:szCs w:val="20"/>
          <w:lang w:eastAsia="x-none"/>
        </w:rPr>
        <w:t>SNR at 5% geometry for the lowest SE entry</w:t>
      </w:r>
    </w:p>
    <w:p w14:paraId="1F7BD0F8" w14:textId="77777777" w:rsidR="00BD65D6" w:rsidRPr="00BD65D6" w:rsidRDefault="00BD65D6" w:rsidP="00BC4EF6">
      <w:pPr>
        <w:numPr>
          <w:ilvl w:val="2"/>
          <w:numId w:val="166"/>
        </w:numPr>
        <w:spacing w:after="180"/>
        <w:contextualSpacing/>
        <w:rPr>
          <w:szCs w:val="20"/>
          <w:lang w:eastAsia="x-none"/>
        </w:rPr>
      </w:pPr>
      <w:r w:rsidRPr="00BD65D6">
        <w:rPr>
          <w:szCs w:val="20"/>
          <w:lang w:eastAsia="x-none"/>
        </w:rPr>
        <w:t>Other options are not precluded</w:t>
      </w:r>
    </w:p>
    <w:p w14:paraId="6C0C8877" w14:textId="77777777" w:rsidR="00BD65D6" w:rsidRPr="00BD65D6" w:rsidRDefault="00BD65D6" w:rsidP="00BC4EF6">
      <w:pPr>
        <w:numPr>
          <w:ilvl w:val="1"/>
          <w:numId w:val="166"/>
        </w:numPr>
        <w:spacing w:after="180"/>
        <w:contextualSpacing/>
        <w:rPr>
          <w:szCs w:val="20"/>
          <w:lang w:eastAsia="x-none"/>
        </w:rPr>
      </w:pPr>
      <w:r w:rsidRPr="00BD65D6">
        <w:rPr>
          <w:szCs w:val="20"/>
          <w:lang w:eastAsia="x-none"/>
        </w:rPr>
        <w:t>For other simulation assumptions, refer to agreements from RAN1#92</w:t>
      </w:r>
    </w:p>
    <w:p w14:paraId="37DC3D49" w14:textId="77777777" w:rsidR="00BD65D6" w:rsidRPr="00BD65D6" w:rsidRDefault="00BD65D6" w:rsidP="00BC4EF6">
      <w:pPr>
        <w:numPr>
          <w:ilvl w:val="0"/>
          <w:numId w:val="166"/>
        </w:numPr>
        <w:spacing w:after="180"/>
        <w:contextualSpacing/>
        <w:rPr>
          <w:szCs w:val="20"/>
          <w:lang w:eastAsia="x-none"/>
        </w:rPr>
      </w:pPr>
      <w:r w:rsidRPr="00BD65D6">
        <w:rPr>
          <w:szCs w:val="20"/>
          <w:lang w:eastAsia="x-none"/>
        </w:rPr>
        <w:t xml:space="preserve">Similar considerations are also applicable to the MCS table evaluations </w:t>
      </w:r>
    </w:p>
    <w:p w14:paraId="1727DD55" w14:textId="77777777" w:rsidR="00BD65D6" w:rsidRPr="00BD65D6" w:rsidRDefault="00BD65D6" w:rsidP="00BD65D6">
      <w:pPr>
        <w:ind w:left="720" w:hanging="720"/>
      </w:pPr>
    </w:p>
    <w:p w14:paraId="394C7361" w14:textId="77777777" w:rsidR="00BD65D6" w:rsidRDefault="00BD65D6" w:rsidP="0048316E">
      <w:pPr>
        <w:rPr>
          <w:rFonts w:ascii="Times New Roman" w:hAnsi="Times New Roman"/>
          <w:szCs w:val="20"/>
        </w:rPr>
      </w:pPr>
    </w:p>
    <w:p w14:paraId="2AF42F34" w14:textId="680B72BE" w:rsidR="00254752" w:rsidRPr="00254752" w:rsidRDefault="00603E09" w:rsidP="00254752">
      <w:hyperlink r:id="rId1995" w:history="1">
        <w:r w:rsidR="00FE4C7E">
          <w:rPr>
            <w:rStyle w:val="Hyperlink"/>
          </w:rPr>
          <w:t>R1-1803765</w:t>
        </w:r>
      </w:hyperlink>
      <w:r w:rsidR="00254752" w:rsidRPr="00254752">
        <w:tab/>
        <w:t>CQI and MCS design for NR URLLC</w:t>
      </w:r>
      <w:r w:rsidR="00254752" w:rsidRPr="00254752">
        <w:tab/>
        <w:t>CATT</w:t>
      </w:r>
    </w:p>
    <w:p w14:paraId="12699E3F" w14:textId="32D87FF6" w:rsidR="00254752" w:rsidRPr="00254752" w:rsidRDefault="00603E09" w:rsidP="00254752">
      <w:hyperlink r:id="rId1996" w:history="1">
        <w:r w:rsidR="00FE4C7E">
          <w:rPr>
            <w:rStyle w:val="Hyperlink"/>
          </w:rPr>
          <w:t>R1-1803845</w:t>
        </w:r>
      </w:hyperlink>
      <w:r w:rsidR="00254752" w:rsidRPr="00254752">
        <w:tab/>
        <w:t>Discussion on CSI report for URLLC</w:t>
      </w:r>
      <w:r w:rsidR="00254752" w:rsidRPr="00254752">
        <w:tab/>
        <w:t>vivo</w:t>
      </w:r>
    </w:p>
    <w:p w14:paraId="19A69B4A" w14:textId="19B0AE18" w:rsidR="00254752" w:rsidRPr="00254752" w:rsidRDefault="00603E09" w:rsidP="00254752">
      <w:hyperlink r:id="rId1997" w:history="1">
        <w:r w:rsidR="00FE4C7E">
          <w:rPr>
            <w:rStyle w:val="Hyperlink"/>
          </w:rPr>
          <w:t>R1-1804009</w:t>
        </w:r>
      </w:hyperlink>
      <w:r w:rsidR="00254752" w:rsidRPr="00254752">
        <w:tab/>
        <w:t>CQI and MCS design for URLLC</w:t>
      </w:r>
      <w:r w:rsidR="00254752" w:rsidRPr="00254752">
        <w:tab/>
        <w:t>OPPO</w:t>
      </w:r>
    </w:p>
    <w:p w14:paraId="27A02F64" w14:textId="26A9FFC5" w:rsidR="00254752" w:rsidRPr="00254752" w:rsidRDefault="00603E09" w:rsidP="00254752">
      <w:hyperlink r:id="rId1998" w:history="1">
        <w:r w:rsidR="00FE4C7E">
          <w:rPr>
            <w:rStyle w:val="Hyperlink"/>
          </w:rPr>
          <w:t>R1-1804078</w:t>
        </w:r>
      </w:hyperlink>
      <w:r w:rsidR="00254752" w:rsidRPr="00254752">
        <w:tab/>
        <w:t>On CQI and MCS Design for URLLC</w:t>
      </w:r>
      <w:r w:rsidR="00254752" w:rsidRPr="00254752">
        <w:tab/>
        <w:t>MediaTek Inc.</w:t>
      </w:r>
    </w:p>
    <w:p w14:paraId="4746CA12" w14:textId="00C770EC" w:rsidR="00254752" w:rsidRPr="00254752" w:rsidRDefault="00603E09" w:rsidP="00254752">
      <w:hyperlink r:id="rId1999" w:history="1">
        <w:r w:rsidR="00FE4C7E">
          <w:rPr>
            <w:rStyle w:val="Hyperlink"/>
          </w:rPr>
          <w:t>R1-1804105</w:t>
        </w:r>
      </w:hyperlink>
      <w:r w:rsidR="00254752" w:rsidRPr="00254752">
        <w:tab/>
        <w:t>Discussion on BLER requirement for URLLC</w:t>
      </w:r>
      <w:r w:rsidR="00254752" w:rsidRPr="00254752">
        <w:tab/>
        <w:t>CMCC</w:t>
      </w:r>
    </w:p>
    <w:p w14:paraId="3095B603" w14:textId="323339E2" w:rsidR="00254752" w:rsidRPr="00254752" w:rsidRDefault="00603E09" w:rsidP="00254752">
      <w:hyperlink r:id="rId2000" w:history="1">
        <w:r w:rsidR="00FE4C7E">
          <w:rPr>
            <w:rStyle w:val="Hyperlink"/>
          </w:rPr>
          <w:t>R1-1804569</w:t>
        </w:r>
      </w:hyperlink>
      <w:r w:rsidR="00254752" w:rsidRPr="00254752">
        <w:tab/>
        <w:t>Discussion on CQI and MCS table design for URLLC</w:t>
      </w:r>
      <w:r w:rsidR="00254752" w:rsidRPr="00254752">
        <w:tab/>
        <w:t>LG Electronics</w:t>
      </w:r>
    </w:p>
    <w:p w14:paraId="7A745D4B" w14:textId="5F5386FB" w:rsidR="00254752" w:rsidRPr="00254752" w:rsidRDefault="00603E09" w:rsidP="00254752">
      <w:hyperlink r:id="rId2001" w:history="1">
        <w:r w:rsidR="00FE4C7E">
          <w:rPr>
            <w:rStyle w:val="Hyperlink"/>
          </w:rPr>
          <w:t>R1-1804615</w:t>
        </w:r>
      </w:hyperlink>
      <w:r w:rsidR="00254752" w:rsidRPr="00254752">
        <w:tab/>
        <w:t>Remaining details of CQI and MCS for URLLC</w:t>
      </w:r>
      <w:r w:rsidR="00254752" w:rsidRPr="00254752">
        <w:tab/>
        <w:t>Nokia, Nokia Shanghai Bell</w:t>
      </w:r>
    </w:p>
    <w:p w14:paraId="5D2BECAC" w14:textId="3D92ED1C" w:rsidR="00254752" w:rsidRPr="00254752" w:rsidRDefault="00603E09" w:rsidP="00254752">
      <w:hyperlink r:id="rId2002" w:history="1">
        <w:r w:rsidR="00FE4C7E">
          <w:rPr>
            <w:rStyle w:val="Hyperlink"/>
          </w:rPr>
          <w:t>R1-1804641</w:t>
        </w:r>
      </w:hyperlink>
      <w:r w:rsidR="00254752" w:rsidRPr="00254752">
        <w:tab/>
        <w:t>On details of CQI and MCS tables for NR URLLC</w:t>
      </w:r>
      <w:r w:rsidR="00254752" w:rsidRPr="00254752">
        <w:tab/>
        <w:t>Panasonic</w:t>
      </w:r>
    </w:p>
    <w:p w14:paraId="79236802" w14:textId="38260F7F" w:rsidR="00254752" w:rsidRPr="00254752" w:rsidRDefault="00603E09" w:rsidP="00254752">
      <w:hyperlink r:id="rId2003" w:history="1">
        <w:r w:rsidR="00FE4C7E">
          <w:rPr>
            <w:rStyle w:val="Hyperlink"/>
          </w:rPr>
          <w:t>R1-1804658</w:t>
        </w:r>
      </w:hyperlink>
      <w:r w:rsidR="00254752" w:rsidRPr="00254752">
        <w:tab/>
        <w:t>CQI/MCS table design for URLLC</w:t>
      </w:r>
      <w:r w:rsidR="00254752" w:rsidRPr="00254752">
        <w:tab/>
        <w:t>AT&amp;T</w:t>
      </w:r>
    </w:p>
    <w:p w14:paraId="52EE8098" w14:textId="33B5DE11" w:rsidR="00254752" w:rsidRPr="00254752" w:rsidRDefault="00603E09" w:rsidP="00254752">
      <w:hyperlink r:id="rId2004" w:history="1">
        <w:r w:rsidR="00FE4C7E">
          <w:rPr>
            <w:rStyle w:val="Hyperlink"/>
          </w:rPr>
          <w:t>R1-1804851</w:t>
        </w:r>
      </w:hyperlink>
      <w:r w:rsidR="00254752" w:rsidRPr="00254752">
        <w:tab/>
        <w:t xml:space="preserve">Remaining Details of CQI and MCS Tables for URLLC </w:t>
      </w:r>
      <w:r w:rsidR="00254752" w:rsidRPr="00254752">
        <w:tab/>
        <w:t>InterDigital, Inc.</w:t>
      </w:r>
    </w:p>
    <w:p w14:paraId="22C824CE" w14:textId="2C588D8A" w:rsidR="00254752" w:rsidRPr="00254752" w:rsidRDefault="00E075D0" w:rsidP="00E075D0">
      <w:r>
        <w:t>R1-1805519</w:t>
      </w:r>
      <w:r>
        <w:tab/>
        <w:t>CQI and MCS Tables for URLLC</w:t>
      </w:r>
      <w:r>
        <w:tab/>
        <w:t>Samsung</w:t>
      </w:r>
      <w:r>
        <w:tab/>
        <w:t xml:space="preserve">(revision of </w:t>
      </w:r>
      <w:hyperlink r:id="rId2005" w:history="1">
        <w:r>
          <w:rPr>
            <w:rStyle w:val="Hyperlink"/>
          </w:rPr>
          <w:t>R1-1804389</w:t>
        </w:r>
      </w:hyperlink>
      <w:r>
        <w:t>)</w:t>
      </w:r>
    </w:p>
    <w:p w14:paraId="7338C7A7" w14:textId="77777777" w:rsidR="00254752" w:rsidRPr="00254752" w:rsidRDefault="00254752" w:rsidP="008C192C">
      <w:pPr>
        <w:pStyle w:val="Heading3"/>
      </w:pPr>
      <w:bookmarkStart w:id="643" w:name="_Toc510867642"/>
      <w:bookmarkStart w:id="644" w:name="_Toc514184712"/>
      <w:r w:rsidRPr="00254752">
        <w:t>Study of necessity of a new DCI format</w:t>
      </w:r>
      <w:bookmarkEnd w:id="643"/>
      <w:bookmarkEnd w:id="644"/>
    </w:p>
    <w:p w14:paraId="6450432F" w14:textId="77777777" w:rsidR="00254752" w:rsidRPr="00254752" w:rsidRDefault="00254752" w:rsidP="00254752">
      <w:pPr>
        <w:ind w:left="720" w:hanging="720"/>
        <w:rPr>
          <w:i/>
        </w:rPr>
      </w:pPr>
      <w:r w:rsidRPr="00254752">
        <w:rPr>
          <w:i/>
        </w:rPr>
        <w:t>Whether or not to define a new DCI format(s) that has a smaller DCI payload size than DCI format 0-0 and DCI format 1-0 unicast data</w:t>
      </w:r>
    </w:p>
    <w:p w14:paraId="14F6F078" w14:textId="77777777" w:rsidR="00484EB6" w:rsidRDefault="00484EB6" w:rsidP="00254752">
      <w:pPr>
        <w:ind w:left="720" w:hanging="720"/>
      </w:pPr>
    </w:p>
    <w:p w14:paraId="762E431A" w14:textId="39CC11B8" w:rsidR="00254752" w:rsidRPr="00484EB6" w:rsidRDefault="00603E09" w:rsidP="00254752">
      <w:pPr>
        <w:ind w:left="720" w:hanging="720"/>
        <w:rPr>
          <w:b/>
          <w:lang w:eastAsia="x-none"/>
        </w:rPr>
      </w:pPr>
      <w:hyperlink r:id="rId2006" w:history="1">
        <w:r w:rsidR="00FE4C7E">
          <w:rPr>
            <w:rStyle w:val="Hyperlink"/>
            <w:b/>
            <w:lang w:eastAsia="x-none"/>
          </w:rPr>
          <w:t>R1-1803657</w:t>
        </w:r>
      </w:hyperlink>
      <w:r w:rsidR="00254752" w:rsidRPr="00484EB6">
        <w:rPr>
          <w:b/>
          <w:lang w:eastAsia="x-none"/>
        </w:rPr>
        <w:tab/>
        <w:t>Compact DCI for URLLC</w:t>
      </w:r>
      <w:r w:rsidR="00254752" w:rsidRPr="00484EB6">
        <w:rPr>
          <w:b/>
          <w:lang w:eastAsia="x-none"/>
        </w:rPr>
        <w:tab/>
        <w:t>Huawei, HiSilicon</w:t>
      </w:r>
    </w:p>
    <w:p w14:paraId="2F84A6D6" w14:textId="77777777" w:rsidR="005A18C9" w:rsidRPr="005A18C9" w:rsidRDefault="005A18C9" w:rsidP="0099597B">
      <w:pPr>
        <w:pStyle w:val="ListParagraph"/>
        <w:numPr>
          <w:ilvl w:val="0"/>
          <w:numId w:val="55"/>
        </w:numPr>
        <w:rPr>
          <w:lang w:val="en-US" w:eastAsia="zh-CN"/>
        </w:rPr>
      </w:pPr>
      <w:r w:rsidRPr="005A18C9">
        <w:rPr>
          <w:lang w:val="en-US"/>
        </w:rPr>
        <w:lastRenderedPageBreak/>
        <w:t>Observation 1: For 1e-5 target BLER, around 1dB gain can be achieved by reducing the DCI payload from 40 bits to 24 bits without CRC for AL 16.</w:t>
      </w:r>
    </w:p>
    <w:p w14:paraId="0F012EF2" w14:textId="77777777" w:rsidR="005A18C9" w:rsidRPr="005A18C9" w:rsidRDefault="005A18C9" w:rsidP="0099597B">
      <w:pPr>
        <w:pStyle w:val="ListParagraph"/>
        <w:numPr>
          <w:ilvl w:val="0"/>
          <w:numId w:val="55"/>
        </w:numPr>
        <w:rPr>
          <w:lang w:val="en-US" w:eastAsia="zh-CN"/>
        </w:rPr>
      </w:pPr>
      <w:r w:rsidRPr="005A18C9">
        <w:rPr>
          <w:lang w:val="en-US"/>
        </w:rPr>
        <w:t>Observation 2: A compact DCI with a smaller DCI payload size than DCI format 0_0 and DCI format 1_0 requires more than 20% less resources in order to meet BLER of 1e-5.</w:t>
      </w:r>
    </w:p>
    <w:p w14:paraId="396A0763" w14:textId="77777777" w:rsidR="005A18C9" w:rsidRPr="005A18C9" w:rsidRDefault="005A18C9" w:rsidP="0099597B">
      <w:pPr>
        <w:pStyle w:val="ListParagraph"/>
        <w:numPr>
          <w:ilvl w:val="0"/>
          <w:numId w:val="55"/>
        </w:numPr>
        <w:rPr>
          <w:lang w:val="en-US" w:eastAsia="zh-CN"/>
        </w:rPr>
      </w:pPr>
      <w:r w:rsidRPr="005A18C9">
        <w:rPr>
          <w:lang w:val="en-US" w:eastAsia="zh-CN"/>
        </w:rPr>
        <w:t>Proposal 1: For transmission without HARQ-ACK feedback, the operating BLER of the PDCCH for URLLC should be on the order of 1e-5 or smaller.</w:t>
      </w:r>
    </w:p>
    <w:p w14:paraId="33AA46B8" w14:textId="77777777" w:rsidR="005A18C9" w:rsidRPr="005A18C9" w:rsidRDefault="005A18C9" w:rsidP="0099597B">
      <w:pPr>
        <w:pStyle w:val="ListParagraph"/>
        <w:numPr>
          <w:ilvl w:val="0"/>
          <w:numId w:val="55"/>
        </w:numPr>
        <w:rPr>
          <w:lang w:val="en-US" w:eastAsia="zh-CN"/>
        </w:rPr>
      </w:pPr>
      <w:r w:rsidRPr="005A18C9">
        <w:rPr>
          <w:lang w:val="en-US" w:eastAsia="zh-CN"/>
        </w:rPr>
        <w:t>Proposal 2: Support a new DCI format(s) design that has a smaller DCI payload size than DCI format 0_0 and DCI format 1_0 for URLLC.</w:t>
      </w:r>
    </w:p>
    <w:p w14:paraId="2667CDF2" w14:textId="77777777" w:rsidR="005A18C9" w:rsidRPr="005A18C9" w:rsidRDefault="005A18C9" w:rsidP="0099597B">
      <w:pPr>
        <w:pStyle w:val="ListParagraph"/>
        <w:numPr>
          <w:ilvl w:val="0"/>
          <w:numId w:val="55"/>
        </w:numPr>
        <w:rPr>
          <w:lang w:val="en-US"/>
        </w:rPr>
      </w:pPr>
      <w:r w:rsidRPr="005A18C9">
        <w:rPr>
          <w:kern w:val="2"/>
          <w:lang w:val="en-US" w:eastAsia="zh-CN"/>
        </w:rPr>
        <w:t>Proposal 3:</w:t>
      </w:r>
      <w:r w:rsidRPr="005A18C9">
        <w:rPr>
          <w:lang w:val="en-US"/>
        </w:rPr>
        <w:t xml:space="preserve"> Consider the following DL compact DCI format for URLLC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
        <w:gridCol w:w="856"/>
        <w:gridCol w:w="1100"/>
        <w:gridCol w:w="926"/>
        <w:gridCol w:w="858"/>
        <w:gridCol w:w="730"/>
        <w:gridCol w:w="665"/>
        <w:gridCol w:w="467"/>
        <w:gridCol w:w="786"/>
        <w:gridCol w:w="547"/>
        <w:gridCol w:w="1087"/>
        <w:gridCol w:w="526"/>
        <w:gridCol w:w="577"/>
        <w:gridCol w:w="786"/>
      </w:tblGrid>
      <w:tr w:rsidR="005A18C9" w:rsidRPr="005A18C9" w14:paraId="35E85EC8" w14:textId="77777777" w:rsidTr="00EC35CF">
        <w:trPr>
          <w:jc w:val="center"/>
        </w:trPr>
        <w:tc>
          <w:tcPr>
            <w:tcW w:w="273" w:type="pct"/>
            <w:tcBorders>
              <w:top w:val="single" w:sz="4" w:space="0" w:color="auto"/>
              <w:left w:val="single" w:sz="4" w:space="0" w:color="auto"/>
              <w:bottom w:val="single" w:sz="4" w:space="0" w:color="auto"/>
              <w:right w:val="single" w:sz="4" w:space="0" w:color="auto"/>
            </w:tcBorders>
            <w:shd w:val="clear" w:color="auto" w:fill="9FD3A4"/>
            <w:hideMark/>
          </w:tcPr>
          <w:p w14:paraId="7754933A"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DCI field</w:t>
            </w:r>
          </w:p>
        </w:tc>
        <w:tc>
          <w:tcPr>
            <w:tcW w:w="439" w:type="pct"/>
            <w:tcBorders>
              <w:top w:val="single" w:sz="4" w:space="0" w:color="auto"/>
              <w:left w:val="single" w:sz="4" w:space="0" w:color="auto"/>
              <w:bottom w:val="single" w:sz="4" w:space="0" w:color="auto"/>
              <w:right w:val="single" w:sz="4" w:space="0" w:color="auto"/>
            </w:tcBorders>
            <w:hideMark/>
          </w:tcPr>
          <w:p w14:paraId="02A121DE"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Header</w:t>
            </w:r>
          </w:p>
        </w:tc>
        <w:tc>
          <w:tcPr>
            <w:tcW w:w="547" w:type="pct"/>
            <w:tcBorders>
              <w:top w:val="single" w:sz="4" w:space="0" w:color="auto"/>
              <w:left w:val="single" w:sz="4" w:space="0" w:color="auto"/>
              <w:bottom w:val="single" w:sz="4" w:space="0" w:color="auto"/>
              <w:right w:val="single" w:sz="4" w:space="0" w:color="auto"/>
            </w:tcBorders>
            <w:hideMark/>
          </w:tcPr>
          <w:p w14:paraId="7A9CF69F"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Frequency domain resource allocation</w:t>
            </w:r>
          </w:p>
        </w:tc>
        <w:tc>
          <w:tcPr>
            <w:tcW w:w="452" w:type="pct"/>
            <w:tcBorders>
              <w:top w:val="single" w:sz="4" w:space="0" w:color="auto"/>
              <w:left w:val="single" w:sz="4" w:space="0" w:color="auto"/>
              <w:bottom w:val="single" w:sz="4" w:space="0" w:color="auto"/>
              <w:right w:val="single" w:sz="4" w:space="0" w:color="auto"/>
            </w:tcBorders>
            <w:hideMark/>
          </w:tcPr>
          <w:p w14:paraId="72AE1BB6"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Time domain resource allocation</w:t>
            </w:r>
          </w:p>
        </w:tc>
        <w:tc>
          <w:tcPr>
            <w:tcW w:w="442" w:type="pct"/>
            <w:tcBorders>
              <w:top w:val="single" w:sz="4" w:space="0" w:color="auto"/>
              <w:left w:val="single" w:sz="4" w:space="0" w:color="auto"/>
              <w:bottom w:val="single" w:sz="4" w:space="0" w:color="auto"/>
              <w:right w:val="single" w:sz="4" w:space="0" w:color="auto"/>
            </w:tcBorders>
            <w:hideMark/>
          </w:tcPr>
          <w:p w14:paraId="1C69FFE4"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HARQ process</w:t>
            </w:r>
          </w:p>
        </w:tc>
        <w:tc>
          <w:tcPr>
            <w:tcW w:w="369" w:type="pct"/>
            <w:tcBorders>
              <w:top w:val="single" w:sz="4" w:space="0" w:color="auto"/>
              <w:left w:val="single" w:sz="4" w:space="0" w:color="auto"/>
              <w:bottom w:val="single" w:sz="4" w:space="0" w:color="auto"/>
              <w:right w:val="single" w:sz="4" w:space="0" w:color="auto"/>
            </w:tcBorders>
            <w:hideMark/>
          </w:tcPr>
          <w:p w14:paraId="298AA186"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MCS</w:t>
            </w:r>
          </w:p>
        </w:tc>
        <w:tc>
          <w:tcPr>
            <w:tcW w:w="338" w:type="pct"/>
            <w:tcBorders>
              <w:top w:val="single" w:sz="4" w:space="0" w:color="auto"/>
              <w:left w:val="single" w:sz="4" w:space="0" w:color="auto"/>
              <w:bottom w:val="single" w:sz="4" w:space="0" w:color="auto"/>
              <w:right w:val="single" w:sz="4" w:space="0" w:color="auto"/>
            </w:tcBorders>
            <w:hideMark/>
          </w:tcPr>
          <w:p w14:paraId="46636766"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NDI</w:t>
            </w:r>
          </w:p>
        </w:tc>
        <w:tc>
          <w:tcPr>
            <w:tcW w:w="239" w:type="pct"/>
            <w:tcBorders>
              <w:top w:val="single" w:sz="4" w:space="0" w:color="auto"/>
              <w:left w:val="single" w:sz="4" w:space="0" w:color="auto"/>
              <w:bottom w:val="single" w:sz="4" w:space="0" w:color="auto"/>
              <w:right w:val="single" w:sz="4" w:space="0" w:color="auto"/>
            </w:tcBorders>
            <w:hideMark/>
          </w:tcPr>
          <w:p w14:paraId="6E828619"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RV</w:t>
            </w:r>
          </w:p>
        </w:tc>
        <w:tc>
          <w:tcPr>
            <w:tcW w:w="393" w:type="pct"/>
            <w:tcBorders>
              <w:top w:val="single" w:sz="4" w:space="0" w:color="auto"/>
              <w:left w:val="single" w:sz="4" w:space="0" w:color="auto"/>
              <w:bottom w:val="single" w:sz="4" w:space="0" w:color="auto"/>
              <w:right w:val="single" w:sz="4" w:space="0" w:color="auto"/>
            </w:tcBorders>
            <w:hideMark/>
          </w:tcPr>
          <w:p w14:paraId="205F6951"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 xml:space="preserve">HARQ-ACK timing </w:t>
            </w:r>
          </w:p>
        </w:tc>
        <w:tc>
          <w:tcPr>
            <w:tcW w:w="196" w:type="pct"/>
            <w:tcBorders>
              <w:top w:val="single" w:sz="4" w:space="0" w:color="auto"/>
              <w:left w:val="single" w:sz="4" w:space="0" w:color="auto"/>
              <w:bottom w:val="single" w:sz="4" w:space="0" w:color="auto"/>
              <w:right w:val="single" w:sz="4" w:space="0" w:color="auto"/>
            </w:tcBorders>
            <w:hideMark/>
          </w:tcPr>
          <w:p w14:paraId="07580233"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 xml:space="preserve">TPC </w:t>
            </w:r>
          </w:p>
        </w:tc>
        <w:tc>
          <w:tcPr>
            <w:tcW w:w="547" w:type="pct"/>
            <w:tcBorders>
              <w:top w:val="single" w:sz="4" w:space="0" w:color="auto"/>
              <w:left w:val="single" w:sz="4" w:space="0" w:color="auto"/>
              <w:bottom w:val="single" w:sz="4" w:space="0" w:color="auto"/>
              <w:right w:val="single" w:sz="4" w:space="0" w:color="auto"/>
            </w:tcBorders>
            <w:hideMark/>
          </w:tcPr>
          <w:p w14:paraId="565913BA"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PUCCH resource</w:t>
            </w:r>
          </w:p>
        </w:tc>
        <w:tc>
          <w:tcPr>
            <w:tcW w:w="191" w:type="pct"/>
            <w:tcBorders>
              <w:top w:val="single" w:sz="4" w:space="0" w:color="auto"/>
              <w:left w:val="single" w:sz="4" w:space="0" w:color="auto"/>
              <w:bottom w:val="single" w:sz="4" w:space="0" w:color="auto"/>
              <w:right w:val="single" w:sz="4" w:space="0" w:color="auto"/>
            </w:tcBorders>
            <w:hideMark/>
          </w:tcPr>
          <w:p w14:paraId="32569F10"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A-CQI</w:t>
            </w:r>
          </w:p>
          <w:p w14:paraId="4020F025"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 xml:space="preserve"> </w:t>
            </w:r>
          </w:p>
        </w:tc>
        <w:tc>
          <w:tcPr>
            <w:tcW w:w="295" w:type="pct"/>
            <w:tcBorders>
              <w:top w:val="single" w:sz="4" w:space="0" w:color="auto"/>
              <w:left w:val="single" w:sz="4" w:space="0" w:color="auto"/>
              <w:bottom w:val="single" w:sz="4" w:space="0" w:color="auto"/>
              <w:right w:val="single" w:sz="4" w:space="0" w:color="auto"/>
            </w:tcBorders>
            <w:hideMark/>
          </w:tcPr>
          <w:p w14:paraId="4AA99248"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CRC</w:t>
            </w:r>
          </w:p>
        </w:tc>
        <w:tc>
          <w:tcPr>
            <w:tcW w:w="279" w:type="pct"/>
            <w:tcBorders>
              <w:top w:val="single" w:sz="4" w:space="0" w:color="auto"/>
              <w:left w:val="single" w:sz="4" w:space="0" w:color="auto"/>
              <w:bottom w:val="single" w:sz="4" w:space="0" w:color="auto"/>
              <w:right w:val="single" w:sz="4" w:space="0" w:color="auto"/>
            </w:tcBorders>
            <w:hideMark/>
          </w:tcPr>
          <w:p w14:paraId="665DC200"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eastAsia="zh-CN"/>
              </w:rPr>
            </w:pPr>
            <w:r w:rsidRPr="005A18C9">
              <w:rPr>
                <w:rFonts w:ascii="Times New Roman" w:eastAsia="SimSun" w:hAnsi="Times New Roman"/>
                <w:sz w:val="18"/>
                <w:szCs w:val="18"/>
                <w:lang w:val="en-US" w:eastAsia="zh-CN"/>
              </w:rPr>
              <w:t>Total payload size</w:t>
            </w:r>
          </w:p>
        </w:tc>
      </w:tr>
      <w:tr w:rsidR="005A18C9" w:rsidRPr="005A18C9" w14:paraId="3ACBA4CF" w14:textId="77777777" w:rsidTr="00EC35CF">
        <w:trPr>
          <w:jc w:val="center"/>
        </w:trPr>
        <w:tc>
          <w:tcPr>
            <w:tcW w:w="273" w:type="pct"/>
            <w:tcBorders>
              <w:top w:val="single" w:sz="4" w:space="0" w:color="auto"/>
              <w:left w:val="single" w:sz="4" w:space="0" w:color="auto"/>
              <w:bottom w:val="single" w:sz="4" w:space="0" w:color="auto"/>
              <w:right w:val="single" w:sz="4" w:space="0" w:color="auto"/>
            </w:tcBorders>
            <w:shd w:val="clear" w:color="auto" w:fill="9FD3A4"/>
            <w:hideMark/>
          </w:tcPr>
          <w:p w14:paraId="2E88DDE6"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 bits</w:t>
            </w:r>
          </w:p>
        </w:tc>
        <w:tc>
          <w:tcPr>
            <w:tcW w:w="439" w:type="pct"/>
            <w:tcBorders>
              <w:top w:val="single" w:sz="4" w:space="0" w:color="auto"/>
              <w:left w:val="single" w:sz="4" w:space="0" w:color="auto"/>
              <w:bottom w:val="single" w:sz="4" w:space="0" w:color="auto"/>
              <w:right w:val="single" w:sz="4" w:space="0" w:color="auto"/>
            </w:tcBorders>
            <w:hideMark/>
          </w:tcPr>
          <w:p w14:paraId="53B57FB8"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1</w:t>
            </w:r>
          </w:p>
        </w:tc>
        <w:tc>
          <w:tcPr>
            <w:tcW w:w="547" w:type="pct"/>
            <w:tcBorders>
              <w:top w:val="single" w:sz="4" w:space="0" w:color="auto"/>
              <w:left w:val="single" w:sz="4" w:space="0" w:color="auto"/>
              <w:bottom w:val="single" w:sz="4" w:space="0" w:color="auto"/>
              <w:right w:val="single" w:sz="4" w:space="0" w:color="auto"/>
            </w:tcBorders>
            <w:hideMark/>
          </w:tcPr>
          <w:p w14:paraId="74F19466"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5</w:t>
            </w:r>
          </w:p>
        </w:tc>
        <w:tc>
          <w:tcPr>
            <w:tcW w:w="452" w:type="pct"/>
            <w:tcBorders>
              <w:top w:val="single" w:sz="4" w:space="0" w:color="auto"/>
              <w:left w:val="single" w:sz="4" w:space="0" w:color="auto"/>
              <w:bottom w:val="single" w:sz="4" w:space="0" w:color="auto"/>
              <w:right w:val="single" w:sz="4" w:space="0" w:color="auto"/>
            </w:tcBorders>
            <w:hideMark/>
          </w:tcPr>
          <w:p w14:paraId="72D71619"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2</w:t>
            </w:r>
          </w:p>
        </w:tc>
        <w:tc>
          <w:tcPr>
            <w:tcW w:w="442" w:type="pct"/>
            <w:tcBorders>
              <w:top w:val="single" w:sz="4" w:space="0" w:color="auto"/>
              <w:left w:val="single" w:sz="4" w:space="0" w:color="auto"/>
              <w:bottom w:val="single" w:sz="4" w:space="0" w:color="auto"/>
              <w:right w:val="single" w:sz="4" w:space="0" w:color="auto"/>
            </w:tcBorders>
            <w:hideMark/>
          </w:tcPr>
          <w:p w14:paraId="40779F77"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3</w:t>
            </w:r>
          </w:p>
        </w:tc>
        <w:tc>
          <w:tcPr>
            <w:tcW w:w="369" w:type="pct"/>
            <w:tcBorders>
              <w:top w:val="single" w:sz="4" w:space="0" w:color="auto"/>
              <w:left w:val="single" w:sz="4" w:space="0" w:color="auto"/>
              <w:bottom w:val="single" w:sz="4" w:space="0" w:color="auto"/>
              <w:right w:val="single" w:sz="4" w:space="0" w:color="auto"/>
            </w:tcBorders>
            <w:hideMark/>
          </w:tcPr>
          <w:p w14:paraId="482D5EBD"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4</w:t>
            </w:r>
          </w:p>
        </w:tc>
        <w:tc>
          <w:tcPr>
            <w:tcW w:w="338" w:type="pct"/>
            <w:tcBorders>
              <w:top w:val="single" w:sz="4" w:space="0" w:color="auto"/>
              <w:left w:val="single" w:sz="4" w:space="0" w:color="auto"/>
              <w:bottom w:val="single" w:sz="4" w:space="0" w:color="auto"/>
              <w:right w:val="single" w:sz="4" w:space="0" w:color="auto"/>
            </w:tcBorders>
            <w:hideMark/>
          </w:tcPr>
          <w:p w14:paraId="0F984F95"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1</w:t>
            </w:r>
          </w:p>
        </w:tc>
        <w:tc>
          <w:tcPr>
            <w:tcW w:w="239" w:type="pct"/>
            <w:tcBorders>
              <w:top w:val="single" w:sz="4" w:space="0" w:color="auto"/>
              <w:left w:val="single" w:sz="4" w:space="0" w:color="auto"/>
              <w:bottom w:val="single" w:sz="4" w:space="0" w:color="auto"/>
              <w:right w:val="single" w:sz="4" w:space="0" w:color="auto"/>
            </w:tcBorders>
            <w:hideMark/>
          </w:tcPr>
          <w:p w14:paraId="6131AF37"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2</w:t>
            </w:r>
          </w:p>
        </w:tc>
        <w:tc>
          <w:tcPr>
            <w:tcW w:w="393" w:type="pct"/>
            <w:tcBorders>
              <w:top w:val="single" w:sz="4" w:space="0" w:color="auto"/>
              <w:left w:val="single" w:sz="4" w:space="0" w:color="auto"/>
              <w:bottom w:val="single" w:sz="4" w:space="0" w:color="auto"/>
              <w:right w:val="single" w:sz="4" w:space="0" w:color="auto"/>
            </w:tcBorders>
            <w:hideMark/>
          </w:tcPr>
          <w:p w14:paraId="4A1BB1A3"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2</w:t>
            </w:r>
          </w:p>
        </w:tc>
        <w:tc>
          <w:tcPr>
            <w:tcW w:w="196" w:type="pct"/>
            <w:tcBorders>
              <w:top w:val="single" w:sz="4" w:space="0" w:color="auto"/>
              <w:left w:val="single" w:sz="4" w:space="0" w:color="auto"/>
              <w:bottom w:val="single" w:sz="4" w:space="0" w:color="auto"/>
              <w:right w:val="single" w:sz="4" w:space="0" w:color="auto"/>
            </w:tcBorders>
            <w:hideMark/>
          </w:tcPr>
          <w:p w14:paraId="237AA032"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2</w:t>
            </w:r>
          </w:p>
        </w:tc>
        <w:tc>
          <w:tcPr>
            <w:tcW w:w="547" w:type="pct"/>
            <w:tcBorders>
              <w:top w:val="single" w:sz="4" w:space="0" w:color="auto"/>
              <w:left w:val="single" w:sz="4" w:space="0" w:color="auto"/>
              <w:bottom w:val="single" w:sz="4" w:space="0" w:color="auto"/>
              <w:right w:val="single" w:sz="4" w:space="0" w:color="auto"/>
            </w:tcBorders>
            <w:hideMark/>
          </w:tcPr>
          <w:p w14:paraId="326059CF"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1</w:t>
            </w:r>
          </w:p>
        </w:tc>
        <w:tc>
          <w:tcPr>
            <w:tcW w:w="191" w:type="pct"/>
            <w:tcBorders>
              <w:top w:val="single" w:sz="4" w:space="0" w:color="auto"/>
              <w:left w:val="single" w:sz="4" w:space="0" w:color="auto"/>
              <w:bottom w:val="single" w:sz="4" w:space="0" w:color="auto"/>
              <w:right w:val="single" w:sz="4" w:space="0" w:color="auto"/>
            </w:tcBorders>
            <w:hideMark/>
          </w:tcPr>
          <w:p w14:paraId="35622428"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1</w:t>
            </w:r>
          </w:p>
        </w:tc>
        <w:tc>
          <w:tcPr>
            <w:tcW w:w="295" w:type="pct"/>
            <w:tcBorders>
              <w:top w:val="single" w:sz="4" w:space="0" w:color="auto"/>
              <w:left w:val="single" w:sz="4" w:space="0" w:color="auto"/>
              <w:bottom w:val="single" w:sz="4" w:space="0" w:color="auto"/>
              <w:right w:val="single" w:sz="4" w:space="0" w:color="auto"/>
            </w:tcBorders>
            <w:hideMark/>
          </w:tcPr>
          <w:p w14:paraId="1111D0BA"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24</w:t>
            </w:r>
          </w:p>
        </w:tc>
        <w:tc>
          <w:tcPr>
            <w:tcW w:w="279" w:type="pct"/>
            <w:tcBorders>
              <w:top w:val="single" w:sz="4" w:space="0" w:color="auto"/>
              <w:left w:val="single" w:sz="4" w:space="0" w:color="auto"/>
              <w:bottom w:val="single" w:sz="4" w:space="0" w:color="auto"/>
              <w:right w:val="single" w:sz="4" w:space="0" w:color="auto"/>
            </w:tcBorders>
            <w:hideMark/>
          </w:tcPr>
          <w:p w14:paraId="738119E7"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eastAsia="zh-CN"/>
              </w:rPr>
            </w:pPr>
            <w:r w:rsidRPr="005A18C9">
              <w:rPr>
                <w:rFonts w:ascii="Times New Roman" w:eastAsia="SimSun" w:hAnsi="Times New Roman"/>
                <w:sz w:val="18"/>
                <w:szCs w:val="18"/>
                <w:lang w:val="en-US" w:eastAsia="zh-CN"/>
              </w:rPr>
              <w:t>48</w:t>
            </w:r>
          </w:p>
        </w:tc>
      </w:tr>
    </w:tbl>
    <w:p w14:paraId="317E76A3" w14:textId="77777777" w:rsidR="005A18C9" w:rsidRPr="005A18C9" w:rsidRDefault="005A18C9" w:rsidP="005A18C9">
      <w:pPr>
        <w:rPr>
          <w:lang w:val="en-US"/>
        </w:rPr>
      </w:pPr>
    </w:p>
    <w:p w14:paraId="5B9A1218" w14:textId="77777777" w:rsidR="005A18C9" w:rsidRPr="005A18C9" w:rsidRDefault="005A18C9" w:rsidP="0099597B">
      <w:pPr>
        <w:pStyle w:val="ListParagraph"/>
        <w:numPr>
          <w:ilvl w:val="0"/>
          <w:numId w:val="56"/>
        </w:numPr>
        <w:rPr>
          <w:lang w:val="en-US"/>
        </w:rPr>
      </w:pPr>
      <w:r w:rsidRPr="005A18C9">
        <w:rPr>
          <w:lang w:val="en-US"/>
        </w:rPr>
        <w:t>Proposal 4: Consider the following UL compact DCI format for URLLC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914"/>
        <w:gridCol w:w="1223"/>
        <w:gridCol w:w="1159"/>
        <w:gridCol w:w="941"/>
        <w:gridCol w:w="736"/>
        <w:gridCol w:w="659"/>
        <w:gridCol w:w="569"/>
        <w:gridCol w:w="1223"/>
        <w:gridCol w:w="671"/>
        <w:gridCol w:w="711"/>
        <w:gridCol w:w="979"/>
      </w:tblGrid>
      <w:tr w:rsidR="005A18C9" w:rsidRPr="005A18C9" w14:paraId="54568C84" w14:textId="77777777" w:rsidTr="00EC35CF">
        <w:trPr>
          <w:trHeight w:val="1032"/>
          <w:jc w:val="center"/>
        </w:trPr>
        <w:tc>
          <w:tcPr>
            <w:tcW w:w="321" w:type="pct"/>
            <w:tcBorders>
              <w:top w:val="single" w:sz="4" w:space="0" w:color="auto"/>
              <w:left w:val="single" w:sz="4" w:space="0" w:color="auto"/>
              <w:bottom w:val="single" w:sz="4" w:space="0" w:color="auto"/>
              <w:right w:val="single" w:sz="4" w:space="0" w:color="auto"/>
            </w:tcBorders>
            <w:shd w:val="clear" w:color="auto" w:fill="9FD3A4"/>
            <w:hideMark/>
          </w:tcPr>
          <w:p w14:paraId="40B51C7A"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DCI field</w:t>
            </w:r>
          </w:p>
        </w:tc>
        <w:tc>
          <w:tcPr>
            <w:tcW w:w="437" w:type="pct"/>
            <w:tcBorders>
              <w:top w:val="single" w:sz="4" w:space="0" w:color="auto"/>
              <w:left w:val="single" w:sz="4" w:space="0" w:color="auto"/>
              <w:bottom w:val="single" w:sz="4" w:space="0" w:color="auto"/>
              <w:right w:val="single" w:sz="4" w:space="0" w:color="auto"/>
            </w:tcBorders>
            <w:hideMark/>
          </w:tcPr>
          <w:p w14:paraId="7F125486"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Header</w:t>
            </w:r>
          </w:p>
        </w:tc>
        <w:tc>
          <w:tcPr>
            <w:tcW w:w="585" w:type="pct"/>
            <w:tcBorders>
              <w:top w:val="single" w:sz="4" w:space="0" w:color="auto"/>
              <w:left w:val="single" w:sz="4" w:space="0" w:color="auto"/>
              <w:bottom w:val="single" w:sz="4" w:space="0" w:color="auto"/>
              <w:right w:val="single" w:sz="4" w:space="0" w:color="auto"/>
            </w:tcBorders>
            <w:hideMark/>
          </w:tcPr>
          <w:p w14:paraId="7D41A192"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Frequency domain resource allocation</w:t>
            </w:r>
          </w:p>
        </w:tc>
        <w:tc>
          <w:tcPr>
            <w:tcW w:w="554" w:type="pct"/>
            <w:tcBorders>
              <w:top w:val="single" w:sz="4" w:space="0" w:color="auto"/>
              <w:left w:val="single" w:sz="4" w:space="0" w:color="auto"/>
              <w:bottom w:val="single" w:sz="4" w:space="0" w:color="auto"/>
              <w:right w:val="single" w:sz="4" w:space="0" w:color="auto"/>
            </w:tcBorders>
            <w:hideMark/>
          </w:tcPr>
          <w:p w14:paraId="59E058D8"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Time domain resource allocation</w:t>
            </w:r>
          </w:p>
        </w:tc>
        <w:tc>
          <w:tcPr>
            <w:tcW w:w="450" w:type="pct"/>
            <w:tcBorders>
              <w:top w:val="single" w:sz="4" w:space="0" w:color="auto"/>
              <w:left w:val="single" w:sz="4" w:space="0" w:color="auto"/>
              <w:bottom w:val="single" w:sz="4" w:space="0" w:color="auto"/>
              <w:right w:val="single" w:sz="4" w:space="0" w:color="auto"/>
            </w:tcBorders>
            <w:hideMark/>
          </w:tcPr>
          <w:p w14:paraId="0EBD4B96"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HARQ process</w:t>
            </w:r>
          </w:p>
        </w:tc>
        <w:tc>
          <w:tcPr>
            <w:tcW w:w="352" w:type="pct"/>
            <w:tcBorders>
              <w:top w:val="single" w:sz="4" w:space="0" w:color="auto"/>
              <w:left w:val="single" w:sz="4" w:space="0" w:color="auto"/>
              <w:bottom w:val="single" w:sz="4" w:space="0" w:color="auto"/>
              <w:right w:val="single" w:sz="4" w:space="0" w:color="auto"/>
            </w:tcBorders>
            <w:hideMark/>
          </w:tcPr>
          <w:p w14:paraId="0F09694D"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MCS</w:t>
            </w:r>
          </w:p>
        </w:tc>
        <w:tc>
          <w:tcPr>
            <w:tcW w:w="315" w:type="pct"/>
            <w:tcBorders>
              <w:top w:val="single" w:sz="4" w:space="0" w:color="auto"/>
              <w:left w:val="single" w:sz="4" w:space="0" w:color="auto"/>
              <w:bottom w:val="single" w:sz="4" w:space="0" w:color="auto"/>
              <w:right w:val="single" w:sz="4" w:space="0" w:color="auto"/>
            </w:tcBorders>
            <w:hideMark/>
          </w:tcPr>
          <w:p w14:paraId="77195E19"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NDI</w:t>
            </w:r>
          </w:p>
        </w:tc>
        <w:tc>
          <w:tcPr>
            <w:tcW w:w="272" w:type="pct"/>
            <w:tcBorders>
              <w:top w:val="single" w:sz="4" w:space="0" w:color="auto"/>
              <w:left w:val="single" w:sz="4" w:space="0" w:color="auto"/>
              <w:bottom w:val="single" w:sz="4" w:space="0" w:color="auto"/>
              <w:right w:val="single" w:sz="4" w:space="0" w:color="auto"/>
            </w:tcBorders>
            <w:hideMark/>
          </w:tcPr>
          <w:p w14:paraId="233BEEF4"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RV</w:t>
            </w:r>
          </w:p>
        </w:tc>
        <w:tc>
          <w:tcPr>
            <w:tcW w:w="585" w:type="pct"/>
            <w:tcBorders>
              <w:top w:val="single" w:sz="4" w:space="0" w:color="auto"/>
              <w:left w:val="single" w:sz="4" w:space="0" w:color="auto"/>
              <w:bottom w:val="single" w:sz="4" w:space="0" w:color="auto"/>
              <w:right w:val="single" w:sz="4" w:space="0" w:color="auto"/>
            </w:tcBorders>
            <w:hideMark/>
          </w:tcPr>
          <w:p w14:paraId="4D4AC282"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eastAsia="zh-CN"/>
              </w:rPr>
              <w:t>Frequency hopping flag</w:t>
            </w:r>
          </w:p>
        </w:tc>
        <w:tc>
          <w:tcPr>
            <w:tcW w:w="321" w:type="pct"/>
            <w:tcBorders>
              <w:top w:val="single" w:sz="4" w:space="0" w:color="auto"/>
              <w:left w:val="single" w:sz="4" w:space="0" w:color="auto"/>
              <w:bottom w:val="single" w:sz="4" w:space="0" w:color="auto"/>
              <w:right w:val="single" w:sz="4" w:space="0" w:color="auto"/>
            </w:tcBorders>
            <w:hideMark/>
          </w:tcPr>
          <w:p w14:paraId="4814D416"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 xml:space="preserve">TPC </w:t>
            </w:r>
          </w:p>
        </w:tc>
        <w:tc>
          <w:tcPr>
            <w:tcW w:w="340" w:type="pct"/>
            <w:tcBorders>
              <w:top w:val="single" w:sz="4" w:space="0" w:color="auto"/>
              <w:left w:val="single" w:sz="4" w:space="0" w:color="auto"/>
              <w:bottom w:val="single" w:sz="4" w:space="0" w:color="auto"/>
              <w:right w:val="single" w:sz="4" w:space="0" w:color="auto"/>
            </w:tcBorders>
            <w:hideMark/>
          </w:tcPr>
          <w:p w14:paraId="6219282E"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CRC</w:t>
            </w:r>
          </w:p>
        </w:tc>
        <w:tc>
          <w:tcPr>
            <w:tcW w:w="468" w:type="pct"/>
            <w:tcBorders>
              <w:top w:val="single" w:sz="4" w:space="0" w:color="auto"/>
              <w:left w:val="single" w:sz="4" w:space="0" w:color="auto"/>
              <w:bottom w:val="single" w:sz="4" w:space="0" w:color="auto"/>
              <w:right w:val="single" w:sz="4" w:space="0" w:color="auto"/>
            </w:tcBorders>
            <w:hideMark/>
          </w:tcPr>
          <w:p w14:paraId="7A2764E5"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Total payload size</w:t>
            </w:r>
          </w:p>
        </w:tc>
      </w:tr>
      <w:tr w:rsidR="005A18C9" w:rsidRPr="005A18C9" w14:paraId="541D2A14" w14:textId="77777777" w:rsidTr="00EC35CF">
        <w:trPr>
          <w:jc w:val="center"/>
        </w:trPr>
        <w:tc>
          <w:tcPr>
            <w:tcW w:w="321" w:type="pct"/>
            <w:tcBorders>
              <w:top w:val="single" w:sz="4" w:space="0" w:color="auto"/>
              <w:left w:val="single" w:sz="4" w:space="0" w:color="auto"/>
              <w:bottom w:val="single" w:sz="4" w:space="0" w:color="auto"/>
              <w:right w:val="single" w:sz="4" w:space="0" w:color="auto"/>
            </w:tcBorders>
            <w:shd w:val="clear" w:color="auto" w:fill="9FD3A4"/>
            <w:hideMark/>
          </w:tcPr>
          <w:p w14:paraId="17599061"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 bits</w:t>
            </w:r>
          </w:p>
        </w:tc>
        <w:tc>
          <w:tcPr>
            <w:tcW w:w="437" w:type="pct"/>
            <w:tcBorders>
              <w:top w:val="single" w:sz="4" w:space="0" w:color="auto"/>
              <w:left w:val="single" w:sz="4" w:space="0" w:color="auto"/>
              <w:bottom w:val="single" w:sz="4" w:space="0" w:color="auto"/>
              <w:right w:val="single" w:sz="4" w:space="0" w:color="auto"/>
            </w:tcBorders>
            <w:hideMark/>
          </w:tcPr>
          <w:p w14:paraId="62048658"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1</w:t>
            </w:r>
          </w:p>
        </w:tc>
        <w:tc>
          <w:tcPr>
            <w:tcW w:w="585" w:type="pct"/>
            <w:tcBorders>
              <w:top w:val="single" w:sz="4" w:space="0" w:color="auto"/>
              <w:left w:val="single" w:sz="4" w:space="0" w:color="auto"/>
              <w:bottom w:val="single" w:sz="4" w:space="0" w:color="auto"/>
              <w:right w:val="single" w:sz="4" w:space="0" w:color="auto"/>
            </w:tcBorders>
            <w:hideMark/>
          </w:tcPr>
          <w:p w14:paraId="62A2C525"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5</w:t>
            </w:r>
          </w:p>
        </w:tc>
        <w:tc>
          <w:tcPr>
            <w:tcW w:w="554" w:type="pct"/>
            <w:tcBorders>
              <w:top w:val="single" w:sz="4" w:space="0" w:color="auto"/>
              <w:left w:val="single" w:sz="4" w:space="0" w:color="auto"/>
              <w:bottom w:val="single" w:sz="4" w:space="0" w:color="auto"/>
              <w:right w:val="single" w:sz="4" w:space="0" w:color="auto"/>
            </w:tcBorders>
            <w:hideMark/>
          </w:tcPr>
          <w:p w14:paraId="1971FADB"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2</w:t>
            </w:r>
          </w:p>
        </w:tc>
        <w:tc>
          <w:tcPr>
            <w:tcW w:w="450" w:type="pct"/>
            <w:tcBorders>
              <w:top w:val="single" w:sz="4" w:space="0" w:color="auto"/>
              <w:left w:val="single" w:sz="4" w:space="0" w:color="auto"/>
              <w:bottom w:val="single" w:sz="4" w:space="0" w:color="auto"/>
              <w:right w:val="single" w:sz="4" w:space="0" w:color="auto"/>
            </w:tcBorders>
            <w:hideMark/>
          </w:tcPr>
          <w:p w14:paraId="44B151F0"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3</w:t>
            </w:r>
          </w:p>
        </w:tc>
        <w:tc>
          <w:tcPr>
            <w:tcW w:w="352" w:type="pct"/>
            <w:tcBorders>
              <w:top w:val="single" w:sz="4" w:space="0" w:color="auto"/>
              <w:left w:val="single" w:sz="4" w:space="0" w:color="auto"/>
              <w:bottom w:val="single" w:sz="4" w:space="0" w:color="auto"/>
              <w:right w:val="single" w:sz="4" w:space="0" w:color="auto"/>
            </w:tcBorders>
            <w:hideMark/>
          </w:tcPr>
          <w:p w14:paraId="61A14EBC"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4</w:t>
            </w:r>
          </w:p>
        </w:tc>
        <w:tc>
          <w:tcPr>
            <w:tcW w:w="315" w:type="pct"/>
            <w:tcBorders>
              <w:top w:val="single" w:sz="4" w:space="0" w:color="auto"/>
              <w:left w:val="single" w:sz="4" w:space="0" w:color="auto"/>
              <w:bottom w:val="single" w:sz="4" w:space="0" w:color="auto"/>
              <w:right w:val="single" w:sz="4" w:space="0" w:color="auto"/>
            </w:tcBorders>
            <w:hideMark/>
          </w:tcPr>
          <w:p w14:paraId="04566761"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1</w:t>
            </w:r>
          </w:p>
        </w:tc>
        <w:tc>
          <w:tcPr>
            <w:tcW w:w="272" w:type="pct"/>
            <w:tcBorders>
              <w:top w:val="single" w:sz="4" w:space="0" w:color="auto"/>
              <w:left w:val="single" w:sz="4" w:space="0" w:color="auto"/>
              <w:bottom w:val="single" w:sz="4" w:space="0" w:color="auto"/>
              <w:right w:val="single" w:sz="4" w:space="0" w:color="auto"/>
            </w:tcBorders>
            <w:hideMark/>
          </w:tcPr>
          <w:p w14:paraId="01C8A8FE"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1</w:t>
            </w:r>
          </w:p>
        </w:tc>
        <w:tc>
          <w:tcPr>
            <w:tcW w:w="585" w:type="pct"/>
            <w:tcBorders>
              <w:top w:val="single" w:sz="4" w:space="0" w:color="auto"/>
              <w:left w:val="single" w:sz="4" w:space="0" w:color="auto"/>
              <w:bottom w:val="single" w:sz="4" w:space="0" w:color="auto"/>
              <w:right w:val="single" w:sz="4" w:space="0" w:color="auto"/>
            </w:tcBorders>
            <w:hideMark/>
          </w:tcPr>
          <w:p w14:paraId="0A07C6F5"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1</w:t>
            </w:r>
          </w:p>
        </w:tc>
        <w:tc>
          <w:tcPr>
            <w:tcW w:w="321" w:type="pct"/>
            <w:tcBorders>
              <w:top w:val="single" w:sz="4" w:space="0" w:color="auto"/>
              <w:left w:val="single" w:sz="4" w:space="0" w:color="auto"/>
              <w:bottom w:val="single" w:sz="4" w:space="0" w:color="auto"/>
              <w:right w:val="single" w:sz="4" w:space="0" w:color="auto"/>
            </w:tcBorders>
            <w:hideMark/>
          </w:tcPr>
          <w:p w14:paraId="67685EB3"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2</w:t>
            </w:r>
          </w:p>
        </w:tc>
        <w:tc>
          <w:tcPr>
            <w:tcW w:w="340" w:type="pct"/>
            <w:tcBorders>
              <w:top w:val="single" w:sz="4" w:space="0" w:color="auto"/>
              <w:left w:val="single" w:sz="4" w:space="0" w:color="auto"/>
              <w:bottom w:val="single" w:sz="4" w:space="0" w:color="auto"/>
              <w:right w:val="single" w:sz="4" w:space="0" w:color="auto"/>
            </w:tcBorders>
            <w:hideMark/>
          </w:tcPr>
          <w:p w14:paraId="2A05E49E"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24</w:t>
            </w:r>
          </w:p>
        </w:tc>
        <w:tc>
          <w:tcPr>
            <w:tcW w:w="468" w:type="pct"/>
            <w:tcBorders>
              <w:top w:val="single" w:sz="4" w:space="0" w:color="auto"/>
              <w:left w:val="single" w:sz="4" w:space="0" w:color="auto"/>
              <w:bottom w:val="single" w:sz="4" w:space="0" w:color="auto"/>
              <w:right w:val="single" w:sz="4" w:space="0" w:color="auto"/>
            </w:tcBorders>
            <w:hideMark/>
          </w:tcPr>
          <w:p w14:paraId="3F2045A9" w14:textId="77777777" w:rsidR="005A18C9" w:rsidRPr="005A18C9" w:rsidRDefault="005A18C9" w:rsidP="005A18C9">
            <w:pPr>
              <w:widowControl w:val="0"/>
              <w:autoSpaceDE w:val="0"/>
              <w:autoSpaceDN w:val="0"/>
              <w:adjustRightInd w:val="0"/>
              <w:snapToGrid w:val="0"/>
              <w:spacing w:after="120"/>
              <w:jc w:val="both"/>
              <w:rPr>
                <w:rFonts w:ascii="Times New Roman" w:eastAsia="SimSun" w:hAnsi="Times New Roman"/>
                <w:sz w:val="18"/>
                <w:szCs w:val="18"/>
                <w:lang w:val="en-US"/>
              </w:rPr>
            </w:pPr>
            <w:r w:rsidRPr="005A18C9">
              <w:rPr>
                <w:rFonts w:ascii="Times New Roman" w:eastAsia="SimSun" w:hAnsi="Times New Roman"/>
                <w:sz w:val="18"/>
                <w:szCs w:val="18"/>
                <w:lang w:val="en-US"/>
              </w:rPr>
              <w:t>44</w:t>
            </w:r>
          </w:p>
        </w:tc>
      </w:tr>
    </w:tbl>
    <w:p w14:paraId="7AA9120B" w14:textId="3E321DCF" w:rsidR="00484EB6" w:rsidRDefault="00484EB6" w:rsidP="00484EB6">
      <w:r w:rsidRPr="00777035">
        <w:rPr>
          <w:b/>
        </w:rPr>
        <w:t xml:space="preserve">Decision: </w:t>
      </w:r>
      <w:r w:rsidRPr="00777035">
        <w:t xml:space="preserve">The document is </w:t>
      </w:r>
      <w:r>
        <w:t>note</w:t>
      </w:r>
      <w:r w:rsidRPr="00777035">
        <w:t>d.</w:t>
      </w:r>
    </w:p>
    <w:p w14:paraId="23AE6B30" w14:textId="4E5B7144" w:rsidR="00334C98" w:rsidRDefault="00334C98" w:rsidP="00484EB6"/>
    <w:p w14:paraId="20222961" w14:textId="02FC3ACC" w:rsidR="00334C98" w:rsidRDefault="00603E09" w:rsidP="00334C98">
      <w:pPr>
        <w:ind w:left="720" w:hanging="720"/>
        <w:rPr>
          <w:b/>
          <w:lang w:eastAsia="x-none"/>
        </w:rPr>
      </w:pPr>
      <w:hyperlink r:id="rId2007" w:history="1">
        <w:r w:rsidR="00FE4C7E">
          <w:rPr>
            <w:rStyle w:val="Hyperlink"/>
            <w:b/>
            <w:lang w:eastAsia="x-none"/>
          </w:rPr>
          <w:t>R1-1804390</w:t>
        </w:r>
      </w:hyperlink>
      <w:r w:rsidR="00334C98" w:rsidRPr="00334C98">
        <w:rPr>
          <w:b/>
          <w:lang w:eastAsia="x-none"/>
        </w:rPr>
        <w:tab/>
        <w:t>On Need for Additional DCI Format</w:t>
      </w:r>
      <w:r w:rsidR="00334C98" w:rsidRPr="00334C98">
        <w:rPr>
          <w:b/>
          <w:lang w:eastAsia="x-none"/>
        </w:rPr>
        <w:tab/>
        <w:t>Samsung</w:t>
      </w:r>
    </w:p>
    <w:p w14:paraId="132542C4" w14:textId="77777777" w:rsidR="00334C98" w:rsidRPr="00334C98" w:rsidRDefault="00334C98" w:rsidP="0099597B">
      <w:pPr>
        <w:pStyle w:val="ListParagraph"/>
        <w:numPr>
          <w:ilvl w:val="0"/>
          <w:numId w:val="56"/>
        </w:numPr>
        <w:spacing w:after="0"/>
        <w:ind w:left="714" w:hanging="357"/>
        <w:rPr>
          <w:lang w:eastAsia="ko-KR"/>
        </w:rPr>
      </w:pPr>
      <w:r w:rsidRPr="00334C98">
        <w:rPr>
          <w:rFonts w:hint="eastAsia"/>
          <w:lang w:eastAsia="ko-KR"/>
        </w:rPr>
        <w:t xml:space="preserve">Observation 1: In case of 2 Rx and 700MHz, all DCI payloads with AL 16 </w:t>
      </w:r>
      <w:r w:rsidRPr="00334C98">
        <w:rPr>
          <w:lang w:eastAsia="ko-KR"/>
        </w:rPr>
        <w:t>satisfy</w:t>
      </w:r>
      <w:r w:rsidRPr="00334C98">
        <w:rPr>
          <w:rFonts w:hint="eastAsia"/>
          <w:lang w:eastAsia="ko-KR"/>
        </w:rPr>
        <w:t xml:space="preserve"> URLLC reliability requirements for all channel models.</w:t>
      </w:r>
    </w:p>
    <w:p w14:paraId="177F1573" w14:textId="77777777" w:rsidR="00334C98" w:rsidRPr="00334C98" w:rsidRDefault="00334C98" w:rsidP="0099597B">
      <w:pPr>
        <w:pStyle w:val="ListParagraph"/>
        <w:numPr>
          <w:ilvl w:val="0"/>
          <w:numId w:val="56"/>
        </w:numPr>
        <w:spacing w:after="0"/>
        <w:ind w:left="714" w:hanging="357"/>
        <w:rPr>
          <w:lang w:eastAsia="ko-KR"/>
        </w:rPr>
      </w:pPr>
      <w:r w:rsidRPr="00334C98">
        <w:rPr>
          <w:rFonts w:hint="eastAsia"/>
          <w:lang w:eastAsia="ko-KR"/>
        </w:rPr>
        <w:t>Observation 2: In case of 2 Rx and 700MHz, all DCI payloads with AL 4 does not satisfy URLLC reliability requirements for all channel models</w:t>
      </w:r>
    </w:p>
    <w:p w14:paraId="016691C1" w14:textId="77777777" w:rsidR="00334C98" w:rsidRPr="00334C98" w:rsidRDefault="00334C98" w:rsidP="0099597B">
      <w:pPr>
        <w:pStyle w:val="ListParagraph"/>
        <w:numPr>
          <w:ilvl w:val="0"/>
          <w:numId w:val="56"/>
        </w:numPr>
        <w:spacing w:after="0"/>
        <w:ind w:left="714" w:hanging="357"/>
        <w:rPr>
          <w:lang w:eastAsia="ko-KR"/>
        </w:rPr>
      </w:pPr>
      <w:r w:rsidRPr="00334C98">
        <w:rPr>
          <w:rFonts w:hint="eastAsia"/>
          <w:lang w:eastAsia="ko-KR"/>
        </w:rPr>
        <w:t xml:space="preserve">Observation 3: In case of 2 Rx and 700MHz, all DCI payloads with AL 8 </w:t>
      </w:r>
      <w:r w:rsidRPr="00334C98">
        <w:rPr>
          <w:lang w:eastAsia="ko-KR"/>
        </w:rPr>
        <w:t>satisfy</w:t>
      </w:r>
      <w:r w:rsidRPr="00334C98">
        <w:rPr>
          <w:rFonts w:hint="eastAsia"/>
          <w:lang w:eastAsia="ko-KR"/>
        </w:rPr>
        <w:t xml:space="preserve"> URLLC reliability requirements in TDL-B and TDL-C.</w:t>
      </w:r>
    </w:p>
    <w:p w14:paraId="56F25CB3" w14:textId="77777777" w:rsidR="00334C98" w:rsidRPr="00334C98" w:rsidRDefault="00334C98" w:rsidP="0099597B">
      <w:pPr>
        <w:pStyle w:val="ListParagraph"/>
        <w:numPr>
          <w:ilvl w:val="0"/>
          <w:numId w:val="56"/>
        </w:numPr>
        <w:spacing w:after="0"/>
        <w:ind w:left="714" w:hanging="357"/>
        <w:rPr>
          <w:lang w:eastAsia="ko-KR"/>
        </w:rPr>
      </w:pPr>
      <w:r w:rsidRPr="00334C98">
        <w:rPr>
          <w:rFonts w:hint="eastAsia"/>
          <w:lang w:eastAsia="ko-KR"/>
        </w:rPr>
        <w:t xml:space="preserve">Observation 4: In case of 2 Rx and 700MHz, only DCI payloads of 30bits and 24bits with AL 8 </w:t>
      </w:r>
      <w:r w:rsidRPr="00334C98">
        <w:rPr>
          <w:lang w:eastAsia="ko-KR"/>
        </w:rPr>
        <w:t>satisfy</w:t>
      </w:r>
      <w:r w:rsidRPr="00334C98">
        <w:rPr>
          <w:rFonts w:hint="eastAsia"/>
          <w:lang w:eastAsia="ko-KR"/>
        </w:rPr>
        <w:t xml:space="preserve"> URLLC reliability requirements in TDL-A.</w:t>
      </w:r>
    </w:p>
    <w:p w14:paraId="2ADB12BA" w14:textId="77777777" w:rsidR="00334C98" w:rsidRPr="00334C98" w:rsidRDefault="00334C98" w:rsidP="0099597B">
      <w:pPr>
        <w:pStyle w:val="ListParagraph"/>
        <w:numPr>
          <w:ilvl w:val="0"/>
          <w:numId w:val="56"/>
        </w:numPr>
        <w:spacing w:after="0"/>
        <w:ind w:left="714" w:hanging="357"/>
        <w:rPr>
          <w:lang w:eastAsia="ko-KR"/>
        </w:rPr>
      </w:pPr>
      <w:r w:rsidRPr="00334C98">
        <w:rPr>
          <w:rFonts w:hint="eastAsia"/>
          <w:lang w:eastAsia="ko-KR"/>
        </w:rPr>
        <w:t xml:space="preserve">Observation 5: In case of 4 Rx and 4GHz, all DCI payloads with AL 4, 8 and 16 satisfy URLLC reliability requirements for all channel models. </w:t>
      </w:r>
    </w:p>
    <w:p w14:paraId="316A2464" w14:textId="77777777" w:rsidR="00334C98" w:rsidRPr="00334C98" w:rsidRDefault="00334C98" w:rsidP="0099597B">
      <w:pPr>
        <w:pStyle w:val="ListParagraph"/>
        <w:numPr>
          <w:ilvl w:val="0"/>
          <w:numId w:val="56"/>
        </w:numPr>
        <w:spacing w:after="0"/>
        <w:ind w:left="714" w:hanging="357"/>
        <w:rPr>
          <w:lang w:eastAsia="ko-KR"/>
        </w:rPr>
      </w:pPr>
      <w:r w:rsidRPr="00334C98">
        <w:rPr>
          <w:rFonts w:hint="eastAsia"/>
          <w:lang w:eastAsia="ko-KR"/>
        </w:rPr>
        <w:t xml:space="preserve">Observation 6: Compact DCI might not support full scheduling </w:t>
      </w:r>
      <w:r w:rsidRPr="00334C98">
        <w:rPr>
          <w:lang w:eastAsia="ko-KR"/>
        </w:rPr>
        <w:t>flexibility</w:t>
      </w:r>
      <w:r w:rsidRPr="00334C98">
        <w:rPr>
          <w:rFonts w:hint="eastAsia"/>
          <w:lang w:eastAsia="ko-KR"/>
        </w:rPr>
        <w:t xml:space="preserve"> as Normal DCI does</w:t>
      </w:r>
    </w:p>
    <w:p w14:paraId="205083D5" w14:textId="3C86EB1D" w:rsidR="00334C98" w:rsidRPr="00334C98" w:rsidRDefault="00334C98" w:rsidP="0099597B">
      <w:pPr>
        <w:pStyle w:val="ListParagraph"/>
        <w:numPr>
          <w:ilvl w:val="0"/>
          <w:numId w:val="56"/>
        </w:numPr>
        <w:spacing w:after="0"/>
        <w:ind w:left="714" w:hanging="357"/>
      </w:pPr>
      <w:r>
        <w:rPr>
          <w:rFonts w:hint="eastAsia"/>
          <w:lang w:eastAsia="ko-KR"/>
        </w:rPr>
        <w:t>Proposal</w:t>
      </w:r>
      <w:r w:rsidRPr="00334C98">
        <w:rPr>
          <w:rFonts w:hint="eastAsia"/>
          <w:lang w:eastAsia="ko-KR"/>
        </w:rPr>
        <w:t xml:space="preserve">: It does not need to consider compact DCI because current NR specification can sufficiently satisfy URLLC reliability requirement by using normal DCI. </w:t>
      </w:r>
    </w:p>
    <w:p w14:paraId="1365D23A" w14:textId="77777777" w:rsidR="00334C98" w:rsidRDefault="00334C98" w:rsidP="00334C98">
      <w:r w:rsidRPr="00777035">
        <w:rPr>
          <w:b/>
        </w:rPr>
        <w:t xml:space="preserve">Decision: </w:t>
      </w:r>
      <w:r w:rsidRPr="00777035">
        <w:t xml:space="preserve">The document is </w:t>
      </w:r>
      <w:r>
        <w:t>note</w:t>
      </w:r>
      <w:r w:rsidRPr="00777035">
        <w:t>d.</w:t>
      </w:r>
    </w:p>
    <w:p w14:paraId="7D34502C" w14:textId="5EBFF9B3" w:rsidR="00484EB6" w:rsidRDefault="00484EB6" w:rsidP="00254752">
      <w:pPr>
        <w:ind w:left="720" w:hanging="720"/>
      </w:pPr>
    </w:p>
    <w:p w14:paraId="2BABDB4F" w14:textId="3C85ABA0" w:rsidR="00484EB6" w:rsidRPr="00254752" w:rsidRDefault="00603E09" w:rsidP="00484EB6">
      <w:pPr>
        <w:ind w:left="720" w:hanging="720"/>
        <w:rPr>
          <w:lang w:eastAsia="x-none"/>
        </w:rPr>
      </w:pPr>
      <w:hyperlink r:id="rId2008" w:history="1">
        <w:r w:rsidR="00FE4C7E">
          <w:rPr>
            <w:rStyle w:val="Hyperlink"/>
            <w:b/>
            <w:lang w:eastAsia="x-none"/>
          </w:rPr>
          <w:t>R1-1805268</w:t>
        </w:r>
      </w:hyperlink>
      <w:r w:rsidR="00484EB6" w:rsidRPr="005A18C9">
        <w:rPr>
          <w:b/>
          <w:lang w:eastAsia="x-none"/>
        </w:rPr>
        <w:tab/>
        <w:t>On further study of compact DCI for URLLC</w:t>
      </w:r>
      <w:r w:rsidR="00484EB6" w:rsidRPr="005A18C9">
        <w:rPr>
          <w:b/>
          <w:lang w:eastAsia="x-none"/>
        </w:rPr>
        <w:tab/>
        <w:t>Nokia, Nokia Shanghai Bell</w:t>
      </w:r>
      <w:r w:rsidR="00484EB6">
        <w:rPr>
          <w:lang w:eastAsia="x-none"/>
        </w:rPr>
        <w:tab/>
        <w:t xml:space="preserve">(rev of </w:t>
      </w:r>
      <w:hyperlink r:id="rId2009" w:history="1">
        <w:r w:rsidR="00FE4C7E">
          <w:rPr>
            <w:rStyle w:val="Hyperlink"/>
            <w:lang w:eastAsia="x-none"/>
          </w:rPr>
          <w:t>R1-1804616</w:t>
        </w:r>
      </w:hyperlink>
      <w:r w:rsidR="00484EB6" w:rsidRPr="00484EB6">
        <w:rPr>
          <w:rStyle w:val="Hyperlink"/>
          <w:u w:val="none"/>
          <w:lang w:eastAsia="x-none"/>
        </w:rPr>
        <w:t>)</w:t>
      </w:r>
    </w:p>
    <w:p w14:paraId="1284F36A" w14:textId="77777777" w:rsidR="005A18C9" w:rsidRPr="005A18C9" w:rsidRDefault="005A18C9" w:rsidP="0099597B">
      <w:pPr>
        <w:pStyle w:val="ListParagraph"/>
        <w:numPr>
          <w:ilvl w:val="0"/>
          <w:numId w:val="54"/>
        </w:numPr>
        <w:spacing w:after="0"/>
      </w:pPr>
      <w:r w:rsidRPr="005A18C9">
        <w:t>Observation 1: With the agreed RAN1 link level simulation assumptions, 0.4~0.8 dB gain can be achieved with the compact DCI (30 bits vs. 40 bits) with AL 8 at BLER=10</w:t>
      </w:r>
      <w:r w:rsidRPr="005A18C9">
        <w:rPr>
          <w:vertAlign w:val="superscript"/>
        </w:rPr>
        <w:t>-4</w:t>
      </w:r>
      <w:r w:rsidRPr="005A18C9">
        <w:t>.</w:t>
      </w:r>
    </w:p>
    <w:p w14:paraId="117AD6C5" w14:textId="77777777" w:rsidR="005A18C9" w:rsidRPr="005A18C9" w:rsidRDefault="005A18C9" w:rsidP="0099597B">
      <w:pPr>
        <w:pStyle w:val="ListParagraph"/>
        <w:numPr>
          <w:ilvl w:val="0"/>
          <w:numId w:val="54"/>
        </w:numPr>
        <w:spacing w:after="0"/>
        <w:rPr>
          <w:rFonts w:ascii="Calibri" w:hAnsi="Calibri"/>
          <w:sz w:val="22"/>
          <w:szCs w:val="22"/>
        </w:rPr>
      </w:pPr>
      <w:r w:rsidRPr="005A18C9">
        <w:t>Observation 2: With the agreed RAN1 link level simulation assumptions, 0.3~0.4 dB gain can be achieved with the compact DCI (30 bits vs. 40 bits) with AL 16 at BLER=10</w:t>
      </w:r>
      <w:r w:rsidRPr="005A18C9">
        <w:rPr>
          <w:vertAlign w:val="superscript"/>
        </w:rPr>
        <w:t>-4</w:t>
      </w:r>
      <w:r w:rsidRPr="005A18C9">
        <w:t>.</w:t>
      </w:r>
    </w:p>
    <w:p w14:paraId="308DEBF4" w14:textId="5888E592" w:rsidR="005A18C9" w:rsidRPr="005A18C9" w:rsidRDefault="00F5599B" w:rsidP="0099597B">
      <w:pPr>
        <w:pStyle w:val="ListParagraph"/>
        <w:numPr>
          <w:ilvl w:val="0"/>
          <w:numId w:val="54"/>
        </w:numPr>
        <w:spacing w:after="0"/>
      </w:pPr>
      <w:r>
        <w:t>Proposal</w:t>
      </w:r>
      <w:r w:rsidR="005A18C9" w:rsidRPr="005A18C9">
        <w:t>: Do not specify compact DCI in NR Rel-15, considering both the limited benefit and the resulted impact from compact DCI.</w:t>
      </w:r>
    </w:p>
    <w:p w14:paraId="2BABEE53" w14:textId="75EE2606" w:rsidR="00484EB6" w:rsidRDefault="00484EB6" w:rsidP="00484EB6">
      <w:r w:rsidRPr="00777035">
        <w:rPr>
          <w:b/>
        </w:rPr>
        <w:t xml:space="preserve">Decision: </w:t>
      </w:r>
      <w:r w:rsidRPr="00777035">
        <w:t xml:space="preserve">The document is </w:t>
      </w:r>
      <w:r>
        <w:t>note</w:t>
      </w:r>
      <w:r w:rsidRPr="00777035">
        <w:t>d.</w:t>
      </w:r>
    </w:p>
    <w:p w14:paraId="05DB40F7" w14:textId="61647C89" w:rsidR="00484EB6" w:rsidRDefault="00484EB6" w:rsidP="00254752">
      <w:pPr>
        <w:ind w:left="720" w:hanging="720"/>
      </w:pPr>
    </w:p>
    <w:p w14:paraId="0B6DE937" w14:textId="7F1D723E" w:rsidR="00F5599B" w:rsidRDefault="00603E09" w:rsidP="00F5599B">
      <w:pPr>
        <w:ind w:left="720" w:hanging="720"/>
        <w:rPr>
          <w:b/>
          <w:lang w:eastAsia="x-none"/>
        </w:rPr>
      </w:pPr>
      <w:hyperlink r:id="rId2010" w:history="1">
        <w:r w:rsidR="00FE4C7E">
          <w:rPr>
            <w:rStyle w:val="Hyperlink"/>
            <w:b/>
            <w:lang w:eastAsia="x-none"/>
          </w:rPr>
          <w:t>R1-1804943</w:t>
        </w:r>
      </w:hyperlink>
      <w:r w:rsidR="00F5599B" w:rsidRPr="00F5599B">
        <w:rPr>
          <w:b/>
          <w:lang w:eastAsia="x-none"/>
        </w:rPr>
        <w:tab/>
        <w:t>Discussion on compact DCI for NR URLLC</w:t>
      </w:r>
      <w:r w:rsidR="00F5599B" w:rsidRPr="00F5599B">
        <w:rPr>
          <w:b/>
          <w:lang w:eastAsia="x-none"/>
        </w:rPr>
        <w:tab/>
        <w:t>Beijing Xiaomi Mobile Software</w:t>
      </w:r>
    </w:p>
    <w:p w14:paraId="0C8A17E8" w14:textId="24CCF1DF" w:rsidR="00F5599B" w:rsidRPr="00F5599B" w:rsidRDefault="00F5599B" w:rsidP="0099597B">
      <w:pPr>
        <w:pStyle w:val="ListParagraph"/>
        <w:numPr>
          <w:ilvl w:val="0"/>
          <w:numId w:val="57"/>
        </w:numPr>
        <w:spacing w:after="0"/>
        <w:ind w:left="714" w:hanging="357"/>
        <w:rPr>
          <w:lang w:val="en-US" w:eastAsia="en-GB"/>
        </w:rPr>
      </w:pPr>
      <w:r w:rsidRPr="00F5599B">
        <w:rPr>
          <w:lang w:val="en-US" w:eastAsia="en-GB"/>
        </w:rPr>
        <w:t xml:space="preserve">Observation: </w:t>
      </w:r>
      <w:r w:rsidRPr="00F5599B">
        <w:rPr>
          <w:lang w:val="en-US" w:eastAsia="zh-CN"/>
        </w:rPr>
        <w:t>Around 1 dB performance gain can be achieved by reducing the DCI payload from 40bits to 24bits</w:t>
      </w:r>
    </w:p>
    <w:p w14:paraId="0E473A52" w14:textId="36477AFF" w:rsidR="00F5599B" w:rsidRPr="00F5599B" w:rsidRDefault="00F5599B" w:rsidP="0099597B">
      <w:pPr>
        <w:pStyle w:val="ListParagraph"/>
        <w:numPr>
          <w:ilvl w:val="0"/>
          <w:numId w:val="57"/>
        </w:numPr>
        <w:spacing w:after="0"/>
        <w:ind w:left="714" w:hanging="357"/>
        <w:rPr>
          <w:lang w:eastAsia="en-GB"/>
        </w:rPr>
      </w:pPr>
      <w:r w:rsidRPr="00F5599B">
        <w:rPr>
          <w:lang w:val="en-US" w:eastAsia="zh-CN"/>
        </w:rPr>
        <w:t>Proposal: The number of the monitored DCI formats should be limited for a URLLC UE.</w:t>
      </w:r>
    </w:p>
    <w:p w14:paraId="69233C56" w14:textId="77777777" w:rsidR="00F5599B" w:rsidRDefault="00F5599B" w:rsidP="00F5599B">
      <w:r w:rsidRPr="00777035">
        <w:rPr>
          <w:b/>
        </w:rPr>
        <w:t xml:space="preserve">Decision: </w:t>
      </w:r>
      <w:r w:rsidRPr="00777035">
        <w:t xml:space="preserve">The document is </w:t>
      </w:r>
      <w:r>
        <w:t>note</w:t>
      </w:r>
      <w:r w:rsidRPr="00777035">
        <w:t>d.</w:t>
      </w:r>
    </w:p>
    <w:p w14:paraId="670A7E77" w14:textId="5E54A7FF" w:rsidR="00F5599B" w:rsidRDefault="00F5599B" w:rsidP="00254752">
      <w:pPr>
        <w:ind w:left="720" w:hanging="720"/>
      </w:pPr>
    </w:p>
    <w:p w14:paraId="17316A61" w14:textId="771ED45C" w:rsidR="00334C98" w:rsidRPr="00334C98" w:rsidRDefault="00334C98" w:rsidP="00334C98">
      <w:r w:rsidRPr="007D4A98">
        <w:rPr>
          <w:rFonts w:ascii="Times New Roman" w:hAnsi="Times New Roman"/>
          <w:b/>
          <w:szCs w:val="20"/>
        </w:rPr>
        <w:t>Tuesday's wrap-up:</w:t>
      </w:r>
      <w:r w:rsidRPr="007D4A98">
        <w:rPr>
          <w:rFonts w:ascii="Times New Roman" w:hAnsi="Times New Roman"/>
          <w:szCs w:val="20"/>
        </w:rPr>
        <w:t xml:space="preserve"> </w:t>
      </w:r>
      <w:r w:rsidRPr="007D4A98">
        <w:t>Continue discussion offline – Xinghua (Huawei)</w:t>
      </w:r>
    </w:p>
    <w:p w14:paraId="70BDCDD5" w14:textId="1CE0AB52" w:rsidR="00334C98" w:rsidRDefault="00334C98" w:rsidP="00254752">
      <w:pPr>
        <w:ind w:left="720" w:hanging="720"/>
      </w:pPr>
    </w:p>
    <w:p w14:paraId="7219386F" w14:textId="01222558" w:rsidR="00E73CD4" w:rsidRPr="00E73CD4" w:rsidRDefault="00E73CD4" w:rsidP="00254752">
      <w:pPr>
        <w:ind w:left="720" w:hanging="720"/>
        <w:rPr>
          <w:b/>
        </w:rPr>
      </w:pPr>
      <w:r w:rsidRPr="00E73CD4">
        <w:rPr>
          <w:b/>
        </w:rPr>
        <w:t>Wednesday</w:t>
      </w:r>
    </w:p>
    <w:p w14:paraId="15FF42C4" w14:textId="04B11939" w:rsidR="00E73CD4" w:rsidRPr="00E73CD4" w:rsidRDefault="00603E09" w:rsidP="00E73CD4">
      <w:pPr>
        <w:ind w:left="720" w:hanging="720"/>
        <w:rPr>
          <w:b/>
        </w:rPr>
      </w:pPr>
      <w:hyperlink r:id="rId2011" w:history="1">
        <w:r w:rsidR="00FE4C7E">
          <w:rPr>
            <w:rStyle w:val="Hyperlink"/>
            <w:b/>
          </w:rPr>
          <w:t>R1-1805630</w:t>
        </w:r>
      </w:hyperlink>
      <w:r w:rsidR="00E73CD4" w:rsidRPr="00E73CD4">
        <w:rPr>
          <w:b/>
        </w:rPr>
        <w:tab/>
        <w:t>Summary of 7.2.2 Study of necessity of a new DCI format</w:t>
      </w:r>
      <w:r w:rsidR="00E73CD4" w:rsidRPr="00E73CD4">
        <w:rPr>
          <w:b/>
        </w:rPr>
        <w:tab/>
        <w:t>Huawei</w:t>
      </w:r>
    </w:p>
    <w:p w14:paraId="491A6F6B" w14:textId="77777777" w:rsidR="00E73CD4" w:rsidRDefault="00E73CD4" w:rsidP="00E73CD4">
      <w:r w:rsidRPr="00777035">
        <w:rPr>
          <w:b/>
        </w:rPr>
        <w:lastRenderedPageBreak/>
        <w:t xml:space="preserve">Decision: </w:t>
      </w:r>
      <w:r w:rsidRPr="00777035">
        <w:t xml:space="preserve">The document is </w:t>
      </w:r>
      <w:r>
        <w:t>note</w:t>
      </w:r>
      <w:r w:rsidRPr="00777035">
        <w:t>d.</w:t>
      </w:r>
    </w:p>
    <w:p w14:paraId="3A1AFF63" w14:textId="434C66B6" w:rsidR="00E73CD4" w:rsidRDefault="00E73CD4" w:rsidP="00E73CD4">
      <w:pPr>
        <w:ind w:left="720" w:hanging="720"/>
      </w:pPr>
    </w:p>
    <w:p w14:paraId="650D360C" w14:textId="77777777" w:rsidR="00E73CD4" w:rsidRDefault="00E73CD4" w:rsidP="00E73CD4">
      <w:pPr>
        <w:ind w:left="720" w:hanging="720"/>
      </w:pPr>
    </w:p>
    <w:p w14:paraId="67D14543" w14:textId="61487842" w:rsidR="00254752" w:rsidRPr="00254752" w:rsidRDefault="00603E09" w:rsidP="00254752">
      <w:pPr>
        <w:ind w:left="720" w:hanging="720"/>
        <w:rPr>
          <w:lang w:eastAsia="x-none"/>
        </w:rPr>
      </w:pPr>
      <w:hyperlink r:id="rId2012" w:history="1">
        <w:r w:rsidR="00FE4C7E">
          <w:rPr>
            <w:rStyle w:val="Hyperlink"/>
            <w:lang w:eastAsia="x-none"/>
          </w:rPr>
          <w:t>R1-1803766</w:t>
        </w:r>
      </w:hyperlink>
      <w:r w:rsidR="00254752" w:rsidRPr="00254752">
        <w:rPr>
          <w:lang w:eastAsia="x-none"/>
        </w:rPr>
        <w:tab/>
        <w:t>Necessity of a compact DCI format for NR URLLC</w:t>
      </w:r>
      <w:r w:rsidR="00254752" w:rsidRPr="00254752">
        <w:rPr>
          <w:lang w:eastAsia="x-none"/>
        </w:rPr>
        <w:tab/>
        <w:t>CATT</w:t>
      </w:r>
    </w:p>
    <w:p w14:paraId="625B0F41" w14:textId="41DE404F" w:rsidR="00254752" w:rsidRPr="00254752" w:rsidRDefault="00603E09" w:rsidP="00254752">
      <w:pPr>
        <w:ind w:left="720" w:hanging="720"/>
        <w:rPr>
          <w:lang w:eastAsia="x-none"/>
        </w:rPr>
      </w:pPr>
      <w:hyperlink r:id="rId2013" w:history="1">
        <w:r w:rsidR="00FE4C7E">
          <w:rPr>
            <w:rStyle w:val="Hyperlink"/>
            <w:lang w:eastAsia="x-none"/>
          </w:rPr>
          <w:t>R1-1803801</w:t>
        </w:r>
      </w:hyperlink>
      <w:r w:rsidR="00254752" w:rsidRPr="00254752">
        <w:rPr>
          <w:lang w:eastAsia="x-none"/>
        </w:rPr>
        <w:tab/>
        <w:t>NR compact DCI format for URLLC</w:t>
      </w:r>
      <w:r w:rsidR="00254752" w:rsidRPr="00254752">
        <w:rPr>
          <w:lang w:eastAsia="x-none"/>
        </w:rPr>
        <w:tab/>
        <w:t>ZTE, Sanechips</w:t>
      </w:r>
    </w:p>
    <w:p w14:paraId="5A650A60" w14:textId="5D3533BC" w:rsidR="00254752" w:rsidRPr="00254752" w:rsidRDefault="00603E09" w:rsidP="00254752">
      <w:pPr>
        <w:ind w:left="720" w:hanging="720"/>
        <w:rPr>
          <w:lang w:eastAsia="x-none"/>
        </w:rPr>
      </w:pPr>
      <w:hyperlink r:id="rId2014" w:history="1">
        <w:r w:rsidR="00FE4C7E">
          <w:rPr>
            <w:rStyle w:val="Hyperlink"/>
            <w:lang w:eastAsia="x-none"/>
          </w:rPr>
          <w:t>R1-1803846</w:t>
        </w:r>
      </w:hyperlink>
      <w:r w:rsidR="00254752" w:rsidRPr="00254752">
        <w:rPr>
          <w:lang w:eastAsia="x-none"/>
        </w:rPr>
        <w:tab/>
        <w:t>Discussion on compact DCI for URLLC</w:t>
      </w:r>
      <w:r w:rsidR="00254752" w:rsidRPr="00254752">
        <w:rPr>
          <w:lang w:eastAsia="x-none"/>
        </w:rPr>
        <w:tab/>
        <w:t>vivo</w:t>
      </w:r>
    </w:p>
    <w:p w14:paraId="714BF5F0" w14:textId="4237C83B" w:rsidR="00254752" w:rsidRPr="00254752" w:rsidRDefault="00603E09" w:rsidP="00254752">
      <w:pPr>
        <w:ind w:left="720" w:hanging="720"/>
        <w:rPr>
          <w:lang w:eastAsia="x-none"/>
        </w:rPr>
      </w:pPr>
      <w:hyperlink r:id="rId2015" w:history="1">
        <w:r w:rsidR="00FE4C7E">
          <w:rPr>
            <w:rStyle w:val="Hyperlink"/>
            <w:lang w:eastAsia="x-none"/>
          </w:rPr>
          <w:t>R1-1803920</w:t>
        </w:r>
      </w:hyperlink>
      <w:r w:rsidR="00254752" w:rsidRPr="00254752">
        <w:rPr>
          <w:lang w:eastAsia="x-none"/>
        </w:rPr>
        <w:tab/>
        <w:t>On Compact DCI for URLLC</w:t>
      </w:r>
      <w:r w:rsidR="00254752" w:rsidRPr="00254752">
        <w:rPr>
          <w:lang w:eastAsia="x-none"/>
        </w:rPr>
        <w:tab/>
        <w:t>Ericsson</w:t>
      </w:r>
    </w:p>
    <w:p w14:paraId="0A26FC11" w14:textId="22DC5389" w:rsidR="00254752" w:rsidRPr="00254752" w:rsidRDefault="00603E09" w:rsidP="00254752">
      <w:pPr>
        <w:ind w:left="720" w:hanging="720"/>
        <w:rPr>
          <w:lang w:eastAsia="x-none"/>
        </w:rPr>
      </w:pPr>
      <w:hyperlink r:id="rId2016" w:history="1">
        <w:r w:rsidR="00FE4C7E">
          <w:rPr>
            <w:rStyle w:val="Hyperlink"/>
            <w:lang w:eastAsia="x-none"/>
          </w:rPr>
          <w:t>R1-1804010</w:t>
        </w:r>
      </w:hyperlink>
      <w:r w:rsidR="00254752" w:rsidRPr="00254752">
        <w:rPr>
          <w:lang w:eastAsia="x-none"/>
        </w:rPr>
        <w:tab/>
        <w:t>DCI design for URLLC</w:t>
      </w:r>
      <w:r w:rsidR="00254752" w:rsidRPr="00254752">
        <w:rPr>
          <w:lang w:eastAsia="x-none"/>
        </w:rPr>
        <w:tab/>
        <w:t>OPPO</w:t>
      </w:r>
    </w:p>
    <w:p w14:paraId="14A0BFAA" w14:textId="2740CF8D" w:rsidR="00254752" w:rsidRPr="00254752" w:rsidRDefault="00603E09" w:rsidP="00254752">
      <w:pPr>
        <w:ind w:left="720" w:hanging="720"/>
        <w:rPr>
          <w:lang w:eastAsia="x-none"/>
        </w:rPr>
      </w:pPr>
      <w:hyperlink r:id="rId2017" w:history="1">
        <w:r w:rsidR="00FE4C7E">
          <w:rPr>
            <w:rStyle w:val="Hyperlink"/>
            <w:lang w:eastAsia="x-none"/>
          </w:rPr>
          <w:t>R1-1804079</w:t>
        </w:r>
      </w:hyperlink>
      <w:r w:rsidR="00254752" w:rsidRPr="00254752">
        <w:rPr>
          <w:lang w:eastAsia="x-none"/>
        </w:rPr>
        <w:tab/>
        <w:t>On Compact DCI Design for URLLC</w:t>
      </w:r>
      <w:r w:rsidR="00254752" w:rsidRPr="00254752">
        <w:rPr>
          <w:lang w:eastAsia="x-none"/>
        </w:rPr>
        <w:tab/>
        <w:t>MediaTek Inc.</w:t>
      </w:r>
    </w:p>
    <w:p w14:paraId="07058F7E" w14:textId="4F59D961" w:rsidR="00254752" w:rsidRPr="00254752" w:rsidRDefault="00603E09" w:rsidP="00254752">
      <w:pPr>
        <w:ind w:left="720" w:hanging="720"/>
        <w:rPr>
          <w:lang w:eastAsia="x-none"/>
        </w:rPr>
      </w:pPr>
      <w:hyperlink r:id="rId2018" w:history="1">
        <w:r w:rsidR="00FE4C7E">
          <w:rPr>
            <w:rStyle w:val="Hyperlink"/>
            <w:lang w:eastAsia="x-none"/>
          </w:rPr>
          <w:t>R1-1804497</w:t>
        </w:r>
      </w:hyperlink>
      <w:r w:rsidR="00254752" w:rsidRPr="00254752">
        <w:rPr>
          <w:lang w:eastAsia="x-none"/>
        </w:rPr>
        <w:tab/>
        <w:t>Discussion on compact DCI format for NR URLLC</w:t>
      </w:r>
      <w:r w:rsidR="00254752" w:rsidRPr="00254752">
        <w:rPr>
          <w:lang w:eastAsia="x-none"/>
        </w:rPr>
        <w:tab/>
        <w:t>Panasonic Corporation</w:t>
      </w:r>
    </w:p>
    <w:p w14:paraId="7B5E8D7E" w14:textId="228709CC" w:rsidR="00254752" w:rsidRPr="00254752" w:rsidRDefault="00603E09" w:rsidP="00254752">
      <w:pPr>
        <w:ind w:left="720" w:hanging="720"/>
        <w:rPr>
          <w:lang w:eastAsia="x-none"/>
        </w:rPr>
      </w:pPr>
      <w:hyperlink r:id="rId2019" w:history="1">
        <w:r w:rsidR="00FE4C7E">
          <w:rPr>
            <w:rStyle w:val="Hyperlink"/>
            <w:lang w:eastAsia="x-none"/>
          </w:rPr>
          <w:t>R1-1804570</w:t>
        </w:r>
      </w:hyperlink>
      <w:r w:rsidR="00254752" w:rsidRPr="00254752">
        <w:rPr>
          <w:lang w:eastAsia="x-none"/>
        </w:rPr>
        <w:tab/>
        <w:t>Discussion on compact DCI format design</w:t>
      </w:r>
      <w:r w:rsidR="00254752" w:rsidRPr="00254752">
        <w:rPr>
          <w:lang w:eastAsia="x-none"/>
        </w:rPr>
        <w:tab/>
        <w:t>LG Electronics</w:t>
      </w:r>
    </w:p>
    <w:p w14:paraId="756707DE" w14:textId="3F385D5F" w:rsidR="00254752" w:rsidRPr="00254752" w:rsidRDefault="00603E09" w:rsidP="00254752">
      <w:pPr>
        <w:ind w:left="720" w:hanging="720"/>
        <w:rPr>
          <w:lang w:eastAsia="x-none"/>
        </w:rPr>
      </w:pPr>
      <w:hyperlink r:id="rId2020" w:history="1">
        <w:r w:rsidR="00FE4C7E">
          <w:rPr>
            <w:rStyle w:val="Hyperlink"/>
            <w:lang w:eastAsia="x-none"/>
          </w:rPr>
          <w:t>R1-1804595</w:t>
        </w:r>
      </w:hyperlink>
      <w:r w:rsidR="00254752" w:rsidRPr="00254752">
        <w:rPr>
          <w:lang w:eastAsia="x-none"/>
        </w:rPr>
        <w:tab/>
        <w:t>Compact DCI for NR URLLC operation</w:t>
      </w:r>
      <w:r w:rsidR="00254752" w:rsidRPr="00254752">
        <w:rPr>
          <w:lang w:eastAsia="x-none"/>
        </w:rPr>
        <w:tab/>
        <w:t>Sony</w:t>
      </w:r>
    </w:p>
    <w:p w14:paraId="4D15D31E" w14:textId="4438F1F2" w:rsidR="00254752" w:rsidRPr="00254752" w:rsidRDefault="00603E09" w:rsidP="00254752">
      <w:pPr>
        <w:ind w:left="720" w:hanging="720"/>
        <w:rPr>
          <w:lang w:eastAsia="x-none"/>
        </w:rPr>
      </w:pPr>
      <w:hyperlink r:id="rId2021" w:history="1">
        <w:r w:rsidR="00FE4C7E">
          <w:rPr>
            <w:rStyle w:val="Hyperlink"/>
            <w:lang w:eastAsia="x-none"/>
          </w:rPr>
          <w:t>R1-1804659</w:t>
        </w:r>
      </w:hyperlink>
      <w:r w:rsidR="00254752" w:rsidRPr="00254752">
        <w:rPr>
          <w:lang w:eastAsia="x-none"/>
        </w:rPr>
        <w:tab/>
        <w:t>Compact DCI and DM-RS design for URLLC</w:t>
      </w:r>
      <w:r w:rsidR="00254752" w:rsidRPr="00254752">
        <w:rPr>
          <w:lang w:eastAsia="x-none"/>
        </w:rPr>
        <w:tab/>
        <w:t>AT&amp;T</w:t>
      </w:r>
    </w:p>
    <w:p w14:paraId="59510EA6" w14:textId="4F16F8FC" w:rsidR="00254752" w:rsidRPr="00254752" w:rsidRDefault="00603E09" w:rsidP="00254752">
      <w:pPr>
        <w:ind w:left="720" w:hanging="720"/>
        <w:rPr>
          <w:lang w:eastAsia="x-none"/>
        </w:rPr>
      </w:pPr>
      <w:hyperlink r:id="rId2022" w:history="1">
        <w:r w:rsidR="00FE4C7E">
          <w:rPr>
            <w:rStyle w:val="Hyperlink"/>
            <w:lang w:eastAsia="x-none"/>
          </w:rPr>
          <w:t>R1-1804740</w:t>
        </w:r>
      </w:hyperlink>
      <w:r w:rsidR="00254752" w:rsidRPr="00254752">
        <w:rPr>
          <w:lang w:eastAsia="x-none"/>
        </w:rPr>
        <w:tab/>
        <w:t>On compact DCI format for NR URLLC</w:t>
      </w:r>
      <w:r w:rsidR="00254752" w:rsidRPr="00254752">
        <w:rPr>
          <w:lang w:eastAsia="x-none"/>
        </w:rPr>
        <w:tab/>
        <w:t>Intel Corporation</w:t>
      </w:r>
    </w:p>
    <w:p w14:paraId="15ABCD99" w14:textId="62C34B9A" w:rsidR="00254752" w:rsidRPr="00254752" w:rsidRDefault="00603E09" w:rsidP="00254752">
      <w:pPr>
        <w:ind w:left="720" w:hanging="720"/>
        <w:rPr>
          <w:lang w:eastAsia="x-none"/>
        </w:rPr>
      </w:pPr>
      <w:hyperlink r:id="rId2023" w:history="1">
        <w:r w:rsidR="00FE4C7E">
          <w:rPr>
            <w:rStyle w:val="Hyperlink"/>
            <w:lang w:eastAsia="x-none"/>
          </w:rPr>
          <w:t>R1-1804818</w:t>
        </w:r>
      </w:hyperlink>
      <w:r w:rsidR="00254752" w:rsidRPr="00254752">
        <w:rPr>
          <w:lang w:eastAsia="x-none"/>
        </w:rPr>
        <w:tab/>
        <w:t>Considerations on new DCI format</w:t>
      </w:r>
      <w:r w:rsidR="00254752" w:rsidRPr="00254752">
        <w:rPr>
          <w:lang w:eastAsia="x-none"/>
        </w:rPr>
        <w:tab/>
        <w:t>Qualcomm Incorporated</w:t>
      </w:r>
    </w:p>
    <w:p w14:paraId="7AFB3182" w14:textId="04B3E4E4" w:rsidR="00254752" w:rsidRPr="00254752" w:rsidRDefault="00603E09" w:rsidP="00254752">
      <w:pPr>
        <w:ind w:left="720" w:hanging="720"/>
        <w:rPr>
          <w:lang w:eastAsia="x-none"/>
        </w:rPr>
      </w:pPr>
      <w:hyperlink r:id="rId2024" w:history="1">
        <w:r w:rsidR="00FE4C7E">
          <w:rPr>
            <w:rStyle w:val="Hyperlink"/>
            <w:lang w:eastAsia="x-none"/>
          </w:rPr>
          <w:t>R1-1804852</w:t>
        </w:r>
      </w:hyperlink>
      <w:r w:rsidR="00254752" w:rsidRPr="00254752">
        <w:rPr>
          <w:lang w:eastAsia="x-none"/>
        </w:rPr>
        <w:tab/>
        <w:t xml:space="preserve">Evaluation of Compact DCI for URLLC </w:t>
      </w:r>
      <w:r w:rsidR="00254752" w:rsidRPr="00254752">
        <w:rPr>
          <w:lang w:eastAsia="x-none"/>
        </w:rPr>
        <w:tab/>
        <w:t>InterDigital, Inc.</w:t>
      </w:r>
    </w:p>
    <w:p w14:paraId="11A73AA5" w14:textId="1EF1C98B" w:rsidR="00254752" w:rsidRPr="00254752" w:rsidRDefault="00603E09" w:rsidP="00254752">
      <w:pPr>
        <w:ind w:left="720" w:hanging="720"/>
        <w:rPr>
          <w:lang w:eastAsia="x-none"/>
        </w:rPr>
      </w:pPr>
      <w:hyperlink r:id="rId2025" w:history="1">
        <w:r w:rsidR="00FE4C7E">
          <w:rPr>
            <w:rStyle w:val="Hyperlink"/>
            <w:lang w:eastAsia="x-none"/>
          </w:rPr>
          <w:t>R1-1804940</w:t>
        </w:r>
      </w:hyperlink>
      <w:r w:rsidR="00254752" w:rsidRPr="00254752">
        <w:rPr>
          <w:lang w:eastAsia="x-none"/>
        </w:rPr>
        <w:tab/>
        <w:t>Consideration of compact DCI design for URLLC</w:t>
      </w:r>
      <w:r w:rsidR="00254752" w:rsidRPr="00254752">
        <w:rPr>
          <w:lang w:eastAsia="x-none"/>
        </w:rPr>
        <w:tab/>
        <w:t>China Unicom</w:t>
      </w:r>
    </w:p>
    <w:p w14:paraId="201E653B" w14:textId="71E45266" w:rsidR="00254752" w:rsidRPr="00254752" w:rsidRDefault="00603E09" w:rsidP="00254752">
      <w:pPr>
        <w:ind w:left="720" w:hanging="720"/>
        <w:rPr>
          <w:lang w:eastAsia="x-none"/>
        </w:rPr>
      </w:pPr>
      <w:hyperlink r:id="rId2026" w:history="1">
        <w:r w:rsidR="00FE4C7E">
          <w:rPr>
            <w:rStyle w:val="Hyperlink"/>
            <w:lang w:eastAsia="x-none"/>
          </w:rPr>
          <w:t>R1-1805062</w:t>
        </w:r>
      </w:hyperlink>
      <w:r w:rsidR="00254752" w:rsidRPr="00254752">
        <w:rPr>
          <w:lang w:eastAsia="x-none"/>
        </w:rPr>
        <w:tab/>
        <w:t>Necessity of compact DCI</w:t>
      </w:r>
      <w:r w:rsidR="00254752" w:rsidRPr="00254752">
        <w:rPr>
          <w:lang w:eastAsia="x-none"/>
        </w:rPr>
        <w:tab/>
        <w:t>NTT DOCOMO, INC.</w:t>
      </w:r>
    </w:p>
    <w:p w14:paraId="491E5A54" w14:textId="0C776B02" w:rsidR="00254752" w:rsidRPr="00254752" w:rsidRDefault="00603E09" w:rsidP="00254752">
      <w:pPr>
        <w:ind w:left="720" w:hanging="720"/>
        <w:rPr>
          <w:lang w:eastAsia="x-none"/>
        </w:rPr>
      </w:pPr>
      <w:hyperlink r:id="rId2027" w:history="1">
        <w:r w:rsidR="00FE4C7E">
          <w:rPr>
            <w:rStyle w:val="Hyperlink"/>
            <w:lang w:eastAsia="x-none"/>
          </w:rPr>
          <w:t>R1-1805096</w:t>
        </w:r>
      </w:hyperlink>
      <w:r w:rsidR="00254752" w:rsidRPr="00254752">
        <w:rPr>
          <w:lang w:eastAsia="x-none"/>
        </w:rPr>
        <w:tab/>
        <w:t>DCI format for URLLC</w:t>
      </w:r>
      <w:r w:rsidR="00254752" w:rsidRPr="00254752">
        <w:rPr>
          <w:lang w:eastAsia="x-none"/>
        </w:rPr>
        <w:tab/>
        <w:t>China Telecommunications</w:t>
      </w:r>
    </w:p>
    <w:p w14:paraId="2C7C36D0" w14:textId="77777777" w:rsidR="00254752" w:rsidRPr="00254752" w:rsidRDefault="00254752" w:rsidP="008C192C">
      <w:pPr>
        <w:pStyle w:val="Heading3"/>
      </w:pPr>
      <w:bookmarkStart w:id="645" w:name="_Toc510867643"/>
      <w:bookmarkStart w:id="646" w:name="_Toc514184713"/>
      <w:r w:rsidRPr="00254752">
        <w:t>Study of necessity of PDCCH repetition</w:t>
      </w:r>
      <w:bookmarkEnd w:id="645"/>
      <w:bookmarkEnd w:id="646"/>
    </w:p>
    <w:p w14:paraId="344F8B6D" w14:textId="77777777" w:rsidR="00254752" w:rsidRPr="00254752" w:rsidRDefault="00254752" w:rsidP="00254752">
      <w:pPr>
        <w:ind w:left="720" w:hanging="720"/>
        <w:rPr>
          <w:i/>
          <w:lang w:eastAsia="x-none"/>
        </w:rPr>
      </w:pPr>
      <w:r w:rsidRPr="00254752">
        <w:rPr>
          <w:rFonts w:eastAsia="Times New Roman"/>
          <w:i/>
        </w:rPr>
        <w:t>Whether or not for a given carrier, PDCCH repetitions over same or multiple PDCCH monitoring occasion(s) of the same or multiple CORESET and search space</w:t>
      </w:r>
    </w:p>
    <w:p w14:paraId="0BC70EB7" w14:textId="715BAB87" w:rsidR="00EC35CF" w:rsidRDefault="00EC35CF" w:rsidP="00254752">
      <w:pPr>
        <w:ind w:left="720" w:hanging="720"/>
      </w:pPr>
    </w:p>
    <w:p w14:paraId="3DF7177A" w14:textId="485FA9BA" w:rsidR="00014253" w:rsidRDefault="00603E09" w:rsidP="00014253">
      <w:pPr>
        <w:ind w:left="720" w:hanging="720"/>
        <w:rPr>
          <w:b/>
          <w:lang w:eastAsia="x-none"/>
        </w:rPr>
      </w:pPr>
      <w:hyperlink r:id="rId2028" w:history="1">
        <w:r w:rsidR="00FE4C7E">
          <w:rPr>
            <w:rStyle w:val="Hyperlink"/>
            <w:b/>
            <w:lang w:eastAsia="x-none"/>
          </w:rPr>
          <w:t>R1-1803921</w:t>
        </w:r>
      </w:hyperlink>
      <w:r w:rsidR="00014253" w:rsidRPr="00014253">
        <w:rPr>
          <w:b/>
          <w:lang w:eastAsia="x-none"/>
        </w:rPr>
        <w:tab/>
        <w:t>On PDCCH Repetition for URLLC</w:t>
      </w:r>
      <w:r w:rsidR="00014253" w:rsidRPr="00014253">
        <w:rPr>
          <w:b/>
          <w:lang w:eastAsia="x-none"/>
        </w:rPr>
        <w:tab/>
        <w:t>Ericsson</w:t>
      </w:r>
    </w:p>
    <w:p w14:paraId="6D89C91F" w14:textId="160759FC" w:rsidR="00BD798B" w:rsidRPr="00BD798B" w:rsidRDefault="00BD798B" w:rsidP="0099597B">
      <w:pPr>
        <w:pStyle w:val="ListParagraph"/>
        <w:numPr>
          <w:ilvl w:val="0"/>
          <w:numId w:val="66"/>
        </w:numPr>
        <w:spacing w:after="0"/>
        <w:rPr>
          <w:noProof/>
        </w:rPr>
      </w:pPr>
      <w:r w:rsidRPr="00BD798B">
        <w:fldChar w:fldCharType="begin"/>
      </w:r>
      <w:r w:rsidRPr="00BD798B">
        <w:rPr>
          <w:lang w:val="en-US"/>
        </w:rPr>
        <w:instrText xml:space="preserve"> TOC \f \n \t "Observation,1" </w:instrText>
      </w:r>
      <w:r w:rsidRPr="00BD798B">
        <w:fldChar w:fldCharType="separate"/>
      </w:r>
      <w:r w:rsidRPr="00BD798B">
        <w:t>Observation 1</w:t>
      </w:r>
      <w:r>
        <w:rPr>
          <w:rFonts w:eastAsia="Arial Unicode MS"/>
        </w:rPr>
        <w:t xml:space="preserve">: </w:t>
      </w:r>
      <w:r w:rsidRPr="00BD798B">
        <w:t>Existing PDCCH design and improved UE capability in terms of increased number of receive antennas provide a strong basis for PDCCH reliability enhancement fulfilling URLLC requirements.</w:t>
      </w:r>
    </w:p>
    <w:p w14:paraId="59F59628" w14:textId="0136B8EB" w:rsidR="00BD798B" w:rsidRPr="00BD798B" w:rsidRDefault="00BD798B" w:rsidP="0099597B">
      <w:pPr>
        <w:pStyle w:val="ListParagraph"/>
        <w:numPr>
          <w:ilvl w:val="0"/>
          <w:numId w:val="66"/>
        </w:numPr>
        <w:spacing w:after="0"/>
        <w:rPr>
          <w:rFonts w:eastAsia="Arial Unicode MS"/>
        </w:rPr>
      </w:pPr>
      <w:r w:rsidRPr="00BD798B">
        <w:t>Observation 2</w:t>
      </w:r>
      <w:r>
        <w:rPr>
          <w:rFonts w:eastAsia="Arial Unicode MS"/>
        </w:rPr>
        <w:t xml:space="preserve">: </w:t>
      </w:r>
      <w:r w:rsidRPr="00BD798B">
        <w:t xml:space="preserve">PDCCH repetition </w:t>
      </w:r>
      <w:r w:rsidRPr="00BD798B">
        <w:rPr>
          <w:rFonts w:cs="Arial"/>
        </w:rPr>
        <w:t>provides extra robustness for DL control information in general but also requires extra resources in time, or frequency.</w:t>
      </w:r>
    </w:p>
    <w:p w14:paraId="3D8E6BF3" w14:textId="456DD328" w:rsidR="00BD798B" w:rsidRPr="00BD798B" w:rsidRDefault="00BD798B" w:rsidP="0099597B">
      <w:pPr>
        <w:pStyle w:val="ListParagraph"/>
        <w:numPr>
          <w:ilvl w:val="0"/>
          <w:numId w:val="66"/>
        </w:numPr>
        <w:spacing w:after="0"/>
        <w:rPr>
          <w:rFonts w:eastAsia="Arial Unicode MS"/>
        </w:rPr>
      </w:pPr>
      <w:r w:rsidRPr="00BD798B">
        <w:t>Observation 3</w:t>
      </w:r>
      <w:r>
        <w:rPr>
          <w:rFonts w:eastAsia="Arial Unicode MS"/>
        </w:rPr>
        <w:t xml:space="preserve">: </w:t>
      </w:r>
      <w:r w:rsidRPr="00BD798B">
        <w:t>PDCCH repetition over multiple CORESETs and search spaces can lead to additional UE complexity regarding PDCCH monitoring and blind decoding.</w:t>
      </w:r>
    </w:p>
    <w:p w14:paraId="1BD026F1" w14:textId="597CF77C" w:rsidR="00BD798B" w:rsidRPr="00BD798B" w:rsidRDefault="00BD798B" w:rsidP="0099597B">
      <w:pPr>
        <w:pStyle w:val="ListParagraph"/>
        <w:numPr>
          <w:ilvl w:val="0"/>
          <w:numId w:val="66"/>
        </w:numPr>
        <w:spacing w:after="0"/>
        <w:rPr>
          <w:rFonts w:eastAsia="Arial Unicode MS"/>
        </w:rPr>
      </w:pPr>
      <w:r w:rsidRPr="00BD798B">
        <w:t>Observation 4</w:t>
      </w:r>
      <w:r>
        <w:rPr>
          <w:rFonts w:eastAsia="Arial Unicode MS"/>
        </w:rPr>
        <w:t xml:space="preserve">: </w:t>
      </w:r>
      <w:r w:rsidRPr="00BD798B">
        <w:t>Gain from PDCCH repetition over multiple monitoring occasions is unclear.</w:t>
      </w:r>
    </w:p>
    <w:p w14:paraId="46A08082" w14:textId="1DAD27EF" w:rsidR="00C73D51" w:rsidRPr="00C73D51" w:rsidRDefault="00BD798B" w:rsidP="0099597B">
      <w:pPr>
        <w:pStyle w:val="ListParagraph"/>
        <w:numPr>
          <w:ilvl w:val="0"/>
          <w:numId w:val="66"/>
        </w:numPr>
        <w:rPr>
          <w:rFonts w:eastAsia="Batang"/>
          <w:noProof/>
        </w:rPr>
      </w:pPr>
      <w:r w:rsidRPr="00BD798B">
        <w:fldChar w:fldCharType="end"/>
      </w:r>
      <w:r w:rsidR="00C73D51" w:rsidRPr="00C73D51">
        <w:fldChar w:fldCharType="begin"/>
      </w:r>
      <w:r w:rsidR="00C73D51" w:rsidRPr="00C73D51">
        <w:rPr>
          <w:lang w:val="en-US"/>
        </w:rPr>
        <w:instrText xml:space="preserve"> TOC \f \n \p " " \t "Proposal,1" </w:instrText>
      </w:r>
      <w:r w:rsidR="00C73D51" w:rsidRPr="00C73D51">
        <w:fldChar w:fldCharType="separate"/>
      </w:r>
      <w:r w:rsidR="00C73D51" w:rsidRPr="00C73D51">
        <w:t>Proposal 1</w:t>
      </w:r>
      <w:r w:rsidR="00C73D51" w:rsidRPr="00C73D51">
        <w:rPr>
          <w:rFonts w:eastAsia="Arial Unicode MS"/>
        </w:rPr>
        <w:tab/>
      </w:r>
      <w:r w:rsidR="00C73D51" w:rsidRPr="00C73D51">
        <w:t>If compact DCI is not adopted, PDCCH repetition associated with PDSCH repetition is considered for improving URLLC reliability.</w:t>
      </w:r>
    </w:p>
    <w:p w14:paraId="166EC928" w14:textId="31AA2747" w:rsidR="00C73D51" w:rsidRPr="00C73D51" w:rsidRDefault="00C73D51" w:rsidP="0099597B">
      <w:pPr>
        <w:pStyle w:val="ListParagraph"/>
        <w:numPr>
          <w:ilvl w:val="0"/>
          <w:numId w:val="66"/>
        </w:numPr>
        <w:spacing w:after="0"/>
        <w:ind w:left="714" w:hanging="357"/>
        <w:rPr>
          <w:rFonts w:eastAsia="Batang"/>
          <w:noProof/>
        </w:rPr>
      </w:pPr>
      <w:r w:rsidRPr="00C73D51">
        <w:t>Proposal 2</w:t>
      </w:r>
      <w:r w:rsidRPr="00C73D51">
        <w:rPr>
          <w:rFonts w:eastAsia="Arial Unicode MS"/>
        </w:rPr>
        <w:tab/>
      </w:r>
      <w:r w:rsidRPr="00C73D51">
        <w:t>Existing PDCCH design potentially together with compact DCI size are sufficient for fulfilling URLLC reliability requirement.</w:t>
      </w:r>
    </w:p>
    <w:p w14:paraId="09643A13" w14:textId="6E9B6CA5" w:rsidR="00014253" w:rsidRPr="00BD798B" w:rsidRDefault="00C73D51" w:rsidP="00014253">
      <w:pPr>
        <w:rPr>
          <w:b/>
        </w:rPr>
      </w:pPr>
      <w:r w:rsidRPr="00C73D51">
        <w:fldChar w:fldCharType="end"/>
      </w:r>
      <w:r w:rsidR="00014253" w:rsidRPr="00777035">
        <w:rPr>
          <w:b/>
        </w:rPr>
        <w:t xml:space="preserve">Decision: </w:t>
      </w:r>
      <w:r w:rsidR="00014253" w:rsidRPr="00777035">
        <w:t xml:space="preserve">The document is </w:t>
      </w:r>
      <w:r w:rsidR="00014253">
        <w:t>note</w:t>
      </w:r>
      <w:r w:rsidR="00014253" w:rsidRPr="00777035">
        <w:t>d.</w:t>
      </w:r>
    </w:p>
    <w:p w14:paraId="6258E6A5" w14:textId="77777777" w:rsidR="00014253" w:rsidRDefault="00014253" w:rsidP="00014253"/>
    <w:p w14:paraId="65F2360A" w14:textId="0A3E8961" w:rsidR="00014253" w:rsidRDefault="00603E09" w:rsidP="00014253">
      <w:pPr>
        <w:ind w:left="720" w:hanging="720"/>
        <w:rPr>
          <w:b/>
          <w:lang w:eastAsia="x-none"/>
        </w:rPr>
      </w:pPr>
      <w:hyperlink r:id="rId2029" w:history="1">
        <w:r w:rsidR="00FE4C7E">
          <w:rPr>
            <w:rStyle w:val="Hyperlink"/>
            <w:b/>
            <w:lang w:eastAsia="x-none"/>
          </w:rPr>
          <w:t>R1-1804071</w:t>
        </w:r>
      </w:hyperlink>
      <w:r w:rsidR="00014253" w:rsidRPr="00014253">
        <w:rPr>
          <w:b/>
          <w:lang w:eastAsia="x-none"/>
        </w:rPr>
        <w:tab/>
        <w:t>On PDCCH Repetition for URLLC</w:t>
      </w:r>
      <w:r w:rsidR="00014253" w:rsidRPr="00014253">
        <w:rPr>
          <w:b/>
          <w:lang w:eastAsia="x-none"/>
        </w:rPr>
        <w:tab/>
        <w:t>MediaTek Inc.</w:t>
      </w:r>
    </w:p>
    <w:p w14:paraId="4C504AD5" w14:textId="77777777" w:rsidR="00014253" w:rsidRPr="00014253" w:rsidRDefault="00014253" w:rsidP="0099597B">
      <w:pPr>
        <w:pStyle w:val="ListParagraph"/>
        <w:numPr>
          <w:ilvl w:val="0"/>
          <w:numId w:val="65"/>
        </w:numPr>
        <w:spacing w:after="0"/>
        <w:rPr>
          <w:rFonts w:eastAsiaTheme="minorEastAsia"/>
          <w:lang w:eastAsia="en-GB"/>
        </w:rPr>
      </w:pPr>
      <w:r w:rsidRPr="00014253">
        <w:rPr>
          <w:lang w:eastAsia="en-GB"/>
        </w:rPr>
        <w:t xml:space="preserve">Observation </w:t>
      </w:r>
      <w:r w:rsidRPr="00014253">
        <w:rPr>
          <w:rFonts w:eastAsiaTheme="minorEastAsia" w:hint="eastAsia"/>
          <w:lang w:eastAsia="en-GB"/>
        </w:rPr>
        <w:t>1</w:t>
      </w:r>
      <w:r w:rsidRPr="00014253">
        <w:rPr>
          <w:lang w:eastAsia="en-GB"/>
        </w:rPr>
        <w:t xml:space="preserve">: </w:t>
      </w:r>
      <w:r w:rsidRPr="00014253">
        <w:rPr>
          <w:rFonts w:eastAsiaTheme="minorEastAsia" w:hint="eastAsia"/>
          <w:lang w:eastAsia="en-GB"/>
        </w:rPr>
        <w:t xml:space="preserve">From IMT-2020 self evaluation results, 5 percentile </w:t>
      </w:r>
      <w:r w:rsidRPr="00014253">
        <w:rPr>
          <w:lang w:eastAsia="en-GB"/>
        </w:rPr>
        <w:t xml:space="preserve">SINR target </w:t>
      </w:r>
      <w:r w:rsidRPr="00014253">
        <w:rPr>
          <w:rFonts w:eastAsiaTheme="minorEastAsia" w:hint="eastAsia"/>
          <w:lang w:eastAsia="en-GB"/>
        </w:rPr>
        <w:t xml:space="preserve">can be set </w:t>
      </w:r>
      <w:r w:rsidRPr="00014253">
        <w:rPr>
          <w:lang w:eastAsia="en-GB"/>
        </w:rPr>
        <w:t>as -3.1dB for carrier frequency 4GHz and as -3.0dB for carrier frequency 700MHz.</w:t>
      </w:r>
    </w:p>
    <w:p w14:paraId="3F539C5B" w14:textId="77777777" w:rsidR="00014253" w:rsidRPr="00014253" w:rsidRDefault="00014253" w:rsidP="0099597B">
      <w:pPr>
        <w:pStyle w:val="ListParagraph"/>
        <w:numPr>
          <w:ilvl w:val="0"/>
          <w:numId w:val="65"/>
        </w:numPr>
        <w:spacing w:after="0"/>
        <w:rPr>
          <w:lang w:eastAsia="en-GB"/>
        </w:rPr>
      </w:pPr>
      <w:r w:rsidRPr="00014253">
        <w:rPr>
          <w:lang w:eastAsia="en-GB"/>
        </w:rPr>
        <w:t xml:space="preserve">Observation </w:t>
      </w:r>
      <w:r w:rsidRPr="00014253">
        <w:rPr>
          <w:rFonts w:eastAsiaTheme="minorEastAsia" w:hint="eastAsia"/>
          <w:lang w:eastAsia="en-GB"/>
        </w:rPr>
        <w:t>2</w:t>
      </w:r>
      <w:r w:rsidRPr="00014253">
        <w:rPr>
          <w:lang w:eastAsia="en-GB"/>
        </w:rPr>
        <w:t>: For carrier frequency 4GHz, NR PDCCH fulfils the reliability requirement of URLLC for UEs equipped with 4 receive antennas.</w:t>
      </w:r>
    </w:p>
    <w:p w14:paraId="05A213C6" w14:textId="4E3CC7AE" w:rsidR="00014253" w:rsidRPr="00014253" w:rsidRDefault="00014253" w:rsidP="0099597B">
      <w:pPr>
        <w:pStyle w:val="ListParagraph"/>
        <w:numPr>
          <w:ilvl w:val="0"/>
          <w:numId w:val="65"/>
        </w:numPr>
        <w:spacing w:after="0"/>
        <w:rPr>
          <w:lang w:eastAsia="en-GB"/>
        </w:rPr>
      </w:pPr>
      <w:r w:rsidRPr="00014253">
        <w:rPr>
          <w:lang w:eastAsia="en-GB"/>
        </w:rPr>
        <w:t xml:space="preserve">Observation </w:t>
      </w:r>
      <w:r w:rsidRPr="00014253">
        <w:rPr>
          <w:rFonts w:eastAsiaTheme="minorEastAsia" w:hint="eastAsia"/>
          <w:lang w:eastAsia="en-GB"/>
        </w:rPr>
        <w:t>3</w:t>
      </w:r>
      <w:r w:rsidRPr="00014253">
        <w:rPr>
          <w:lang w:eastAsia="en-GB"/>
        </w:rPr>
        <w:t xml:space="preserve">: For carrier frequency 700MHz with 2 Rx at the UE side, the current NR PDCCH can attain a BLER less than </w:t>
      </w:r>
      <m:oMath>
        <m:sSup>
          <m:sSupPr>
            <m:ctrlPr>
              <w:rPr>
                <w:rFonts w:ascii="Cambria Math" w:hAnsi="Cambria Math"/>
                <w:lang w:eastAsia="en-GB"/>
              </w:rPr>
            </m:ctrlPr>
          </m:sSupPr>
          <m:e>
            <m:r>
              <w:rPr>
                <w:rFonts w:ascii="Cambria Math" w:hAnsi="Cambria Math"/>
                <w:lang w:eastAsia="en-GB"/>
              </w:rPr>
              <m:t>10</m:t>
            </m:r>
          </m:e>
          <m:sup>
            <m:r>
              <w:rPr>
                <w:rFonts w:ascii="Cambria Math" w:hAnsi="Cambria Math"/>
                <w:lang w:eastAsia="en-GB"/>
              </w:rPr>
              <m:t>-5</m:t>
            </m:r>
          </m:sup>
        </m:sSup>
      </m:oMath>
      <w:r w:rsidRPr="00014253">
        <w:rPr>
          <w:lang w:eastAsia="en-GB"/>
        </w:rPr>
        <w:t xml:space="preserve"> at SNR -2.5dB.</w:t>
      </w:r>
    </w:p>
    <w:p w14:paraId="35DD35B3" w14:textId="77777777" w:rsidR="00014253" w:rsidRPr="00014253" w:rsidRDefault="00014253" w:rsidP="0099597B">
      <w:pPr>
        <w:pStyle w:val="ListParagraph"/>
        <w:numPr>
          <w:ilvl w:val="0"/>
          <w:numId w:val="65"/>
        </w:numPr>
        <w:spacing w:after="0"/>
        <w:rPr>
          <w:rFonts w:eastAsiaTheme="minorEastAsia"/>
          <w:lang w:eastAsia="en-GB"/>
        </w:rPr>
      </w:pPr>
      <w:r w:rsidRPr="00014253">
        <w:rPr>
          <w:lang w:eastAsia="en-GB"/>
        </w:rPr>
        <w:t xml:space="preserve">Observation </w:t>
      </w:r>
      <w:r w:rsidRPr="00014253">
        <w:rPr>
          <w:rFonts w:eastAsiaTheme="minorEastAsia" w:hint="eastAsia"/>
          <w:lang w:eastAsia="en-GB"/>
        </w:rPr>
        <w:t>4</w:t>
      </w:r>
      <w:r w:rsidRPr="00014253">
        <w:rPr>
          <w:lang w:eastAsia="en-GB"/>
        </w:rPr>
        <w:t xml:space="preserve">: </w:t>
      </w:r>
      <w:r w:rsidRPr="00014253">
        <w:rPr>
          <w:rFonts w:eastAsiaTheme="minorEastAsia" w:hint="eastAsia"/>
          <w:lang w:eastAsia="en-GB"/>
        </w:rPr>
        <w:t>Compact DCI is a more suitable solution to provide proper gain than PDCCH repetition</w:t>
      </w:r>
      <w:r w:rsidRPr="00014253">
        <w:rPr>
          <w:lang w:eastAsia="en-GB"/>
        </w:rPr>
        <w:t>.</w:t>
      </w:r>
    </w:p>
    <w:p w14:paraId="0261D24C" w14:textId="77777777" w:rsidR="00014253" w:rsidRPr="00014253" w:rsidRDefault="00014253" w:rsidP="0099597B">
      <w:pPr>
        <w:pStyle w:val="ListParagraph"/>
        <w:numPr>
          <w:ilvl w:val="0"/>
          <w:numId w:val="65"/>
        </w:numPr>
        <w:spacing w:after="0"/>
        <w:rPr>
          <w:lang w:eastAsia="en-GB"/>
        </w:rPr>
      </w:pPr>
      <w:r w:rsidRPr="00014253">
        <w:rPr>
          <w:lang w:eastAsia="en-GB"/>
        </w:rPr>
        <w:t xml:space="preserve">Observation </w:t>
      </w:r>
      <w:r w:rsidRPr="00014253">
        <w:rPr>
          <w:rFonts w:eastAsiaTheme="minorEastAsia" w:hint="eastAsia"/>
          <w:lang w:eastAsia="en-GB"/>
        </w:rPr>
        <w:t>5</w:t>
      </w:r>
      <w:r w:rsidRPr="00014253">
        <w:rPr>
          <w:lang w:eastAsia="en-GB"/>
        </w:rPr>
        <w:t>: PDCCH repetition can enhance reliability but is unnecessary for the existing NR-PDCCH.</w:t>
      </w:r>
    </w:p>
    <w:p w14:paraId="7DCD5EE9" w14:textId="77777777" w:rsidR="00014253" w:rsidRPr="00014253" w:rsidRDefault="00014253" w:rsidP="0099597B">
      <w:pPr>
        <w:pStyle w:val="ListParagraph"/>
        <w:numPr>
          <w:ilvl w:val="0"/>
          <w:numId w:val="65"/>
        </w:numPr>
        <w:spacing w:after="0"/>
        <w:rPr>
          <w:lang w:eastAsia="en-GB"/>
        </w:rPr>
      </w:pPr>
      <w:r w:rsidRPr="00014253">
        <w:rPr>
          <w:lang w:eastAsia="en-GB"/>
        </w:rPr>
        <w:t xml:space="preserve">Observation </w:t>
      </w:r>
      <w:r w:rsidRPr="00014253">
        <w:rPr>
          <w:rFonts w:eastAsiaTheme="minorEastAsia" w:hint="eastAsia"/>
          <w:lang w:eastAsia="en-GB"/>
        </w:rPr>
        <w:t>6</w:t>
      </w:r>
      <w:r w:rsidRPr="00014253">
        <w:rPr>
          <w:lang w:eastAsia="en-GB"/>
        </w:rPr>
        <w:t>: In terms of latency, PDCCH repetition provides little benefit to the existing NR-PDCCH.</w:t>
      </w:r>
    </w:p>
    <w:p w14:paraId="4ABEFE6B" w14:textId="77777777" w:rsidR="00014253" w:rsidRPr="00014253" w:rsidRDefault="00014253" w:rsidP="0099597B">
      <w:pPr>
        <w:pStyle w:val="ListParagraph"/>
        <w:numPr>
          <w:ilvl w:val="0"/>
          <w:numId w:val="65"/>
        </w:numPr>
        <w:spacing w:after="0"/>
        <w:rPr>
          <w:lang w:eastAsia="en-GB"/>
        </w:rPr>
      </w:pPr>
      <w:r w:rsidRPr="00014253">
        <w:rPr>
          <w:lang w:eastAsia="en-GB"/>
        </w:rPr>
        <w:t xml:space="preserve">Observation </w:t>
      </w:r>
      <w:r w:rsidRPr="00014253">
        <w:rPr>
          <w:rFonts w:eastAsiaTheme="minorEastAsia" w:hint="eastAsia"/>
          <w:lang w:eastAsia="en-GB"/>
        </w:rPr>
        <w:t>7</w:t>
      </w:r>
      <w:r w:rsidRPr="00014253">
        <w:rPr>
          <w:lang w:eastAsia="en-GB"/>
        </w:rPr>
        <w:t>: Under stringent latency and reliability requirements of URLLC, PDCCH repetition cannot improve spectral efficiency.</w:t>
      </w:r>
    </w:p>
    <w:p w14:paraId="1C331D53" w14:textId="77777777" w:rsidR="00014253" w:rsidRPr="00014253" w:rsidRDefault="00014253" w:rsidP="0099597B">
      <w:pPr>
        <w:pStyle w:val="ListParagraph"/>
        <w:numPr>
          <w:ilvl w:val="0"/>
          <w:numId w:val="65"/>
        </w:numPr>
        <w:spacing w:after="0"/>
        <w:rPr>
          <w:lang w:eastAsia="en-GB"/>
        </w:rPr>
      </w:pPr>
      <w:r w:rsidRPr="00014253">
        <w:rPr>
          <w:lang w:eastAsia="en-GB"/>
        </w:rPr>
        <w:t xml:space="preserve">Observation </w:t>
      </w:r>
      <w:r w:rsidRPr="00014253">
        <w:rPr>
          <w:rFonts w:eastAsiaTheme="minorEastAsia" w:hint="eastAsia"/>
          <w:lang w:eastAsia="en-GB"/>
        </w:rPr>
        <w:t>8</w:t>
      </w:r>
      <w:r w:rsidRPr="00014253">
        <w:rPr>
          <w:lang w:eastAsia="en-GB"/>
        </w:rPr>
        <w:t>: Comparing with PDCCH repetition, HARQ retransmission is a more efficient way to lower the blocking probability.</w:t>
      </w:r>
    </w:p>
    <w:p w14:paraId="6FF8B372" w14:textId="77777777" w:rsidR="00014253" w:rsidRPr="00014253" w:rsidRDefault="00014253" w:rsidP="0099597B">
      <w:pPr>
        <w:pStyle w:val="ListParagraph"/>
        <w:numPr>
          <w:ilvl w:val="0"/>
          <w:numId w:val="65"/>
        </w:numPr>
        <w:spacing w:after="0"/>
        <w:rPr>
          <w:lang w:eastAsia="en-GB"/>
        </w:rPr>
      </w:pPr>
      <w:r w:rsidRPr="00014253">
        <w:rPr>
          <w:lang w:eastAsia="en-GB"/>
        </w:rPr>
        <w:t xml:space="preserve">Observation </w:t>
      </w:r>
      <w:r w:rsidRPr="00014253">
        <w:rPr>
          <w:rFonts w:eastAsiaTheme="minorEastAsia" w:hint="eastAsia"/>
          <w:lang w:eastAsia="en-GB"/>
        </w:rPr>
        <w:t>9</w:t>
      </w:r>
      <w:r w:rsidRPr="00014253">
        <w:rPr>
          <w:lang w:eastAsia="en-GB"/>
        </w:rPr>
        <w:t>: PDCCH repetition can enhance scheduling flexibility but with increased monitoring and blind decoding complexity.</w:t>
      </w:r>
    </w:p>
    <w:p w14:paraId="33090265" w14:textId="77777777" w:rsidR="00014253" w:rsidRPr="00014253" w:rsidRDefault="00014253" w:rsidP="0099597B">
      <w:pPr>
        <w:pStyle w:val="ListParagraph"/>
        <w:numPr>
          <w:ilvl w:val="0"/>
          <w:numId w:val="65"/>
        </w:numPr>
        <w:spacing w:after="0"/>
        <w:rPr>
          <w:lang w:eastAsia="en-GB"/>
        </w:rPr>
      </w:pPr>
      <w:r w:rsidRPr="00014253">
        <w:rPr>
          <w:lang w:eastAsia="en-GB"/>
        </w:rPr>
        <w:t xml:space="preserve">Observation </w:t>
      </w:r>
      <w:r w:rsidRPr="00014253">
        <w:rPr>
          <w:rFonts w:eastAsiaTheme="minorEastAsia" w:hint="eastAsia"/>
          <w:lang w:eastAsia="en-GB"/>
        </w:rPr>
        <w:t>10</w:t>
      </w:r>
      <w:r w:rsidRPr="00014253">
        <w:rPr>
          <w:lang w:eastAsia="en-GB"/>
        </w:rPr>
        <w:t>: For carrier frequency 700MHz, NR PDCCH with a payload size of 30 bits fulfils the reliability requirement of URLLC for UEs equipped with 2 receive antennas.</w:t>
      </w:r>
    </w:p>
    <w:p w14:paraId="4DBCC511" w14:textId="77777777" w:rsidR="00014253" w:rsidRPr="00014253" w:rsidRDefault="00014253" w:rsidP="0099597B">
      <w:pPr>
        <w:pStyle w:val="ListParagraph"/>
        <w:numPr>
          <w:ilvl w:val="0"/>
          <w:numId w:val="65"/>
        </w:numPr>
        <w:spacing w:after="0"/>
        <w:rPr>
          <w:lang w:eastAsia="en-GB"/>
        </w:rPr>
      </w:pPr>
      <w:r w:rsidRPr="00014253">
        <w:rPr>
          <w:color w:val="000000" w:themeColor="text1"/>
          <w:lang w:eastAsia="en-GB"/>
        </w:rPr>
        <w:t>Proposal:</w:t>
      </w:r>
      <w:r w:rsidRPr="00014253">
        <w:rPr>
          <w:lang w:eastAsia="en-GB"/>
        </w:rPr>
        <w:t xml:space="preserve"> PDCCH repetition is not adopted in NR.</w:t>
      </w:r>
    </w:p>
    <w:p w14:paraId="0C58DA78" w14:textId="77777777" w:rsidR="00014253" w:rsidRDefault="00014253" w:rsidP="00014253">
      <w:r w:rsidRPr="00777035">
        <w:rPr>
          <w:b/>
        </w:rPr>
        <w:t xml:space="preserve">Decision: </w:t>
      </w:r>
      <w:r w:rsidRPr="00777035">
        <w:t xml:space="preserve">The document is </w:t>
      </w:r>
      <w:r>
        <w:t>note</w:t>
      </w:r>
      <w:r w:rsidRPr="00777035">
        <w:t>d.</w:t>
      </w:r>
    </w:p>
    <w:p w14:paraId="64D04B68" w14:textId="36045332" w:rsidR="00014253" w:rsidRDefault="00014253" w:rsidP="00254752">
      <w:pPr>
        <w:ind w:left="720" w:hanging="720"/>
      </w:pPr>
    </w:p>
    <w:p w14:paraId="7FEC6FB3" w14:textId="79EA2A82" w:rsidR="00014253" w:rsidRDefault="00603E09" w:rsidP="00014253">
      <w:pPr>
        <w:ind w:left="720" w:hanging="720"/>
        <w:rPr>
          <w:b/>
          <w:lang w:eastAsia="x-none"/>
        </w:rPr>
      </w:pPr>
      <w:hyperlink r:id="rId2030" w:history="1">
        <w:r w:rsidR="00FE4C7E">
          <w:rPr>
            <w:rStyle w:val="Hyperlink"/>
            <w:b/>
            <w:lang w:eastAsia="x-none"/>
          </w:rPr>
          <w:t>R1-1804644</w:t>
        </w:r>
      </w:hyperlink>
      <w:r w:rsidR="00014253" w:rsidRPr="00014253">
        <w:rPr>
          <w:b/>
          <w:lang w:eastAsia="x-none"/>
        </w:rPr>
        <w:tab/>
        <w:t>On PDCCH repetition for NR URLLC</w:t>
      </w:r>
      <w:r w:rsidR="00014253" w:rsidRPr="00014253">
        <w:rPr>
          <w:b/>
          <w:lang w:eastAsia="x-none"/>
        </w:rPr>
        <w:tab/>
        <w:t>Sequans Communications</w:t>
      </w:r>
    </w:p>
    <w:p w14:paraId="20765A05" w14:textId="77777777" w:rsidR="009F11BD" w:rsidRPr="009F11BD" w:rsidRDefault="009F11BD" w:rsidP="0099597B">
      <w:pPr>
        <w:pStyle w:val="ListParagraph"/>
        <w:numPr>
          <w:ilvl w:val="0"/>
          <w:numId w:val="69"/>
        </w:numPr>
        <w:spacing w:after="0"/>
        <w:ind w:left="714" w:hanging="357"/>
        <w:rPr>
          <w:lang w:val="en-US"/>
        </w:rPr>
      </w:pPr>
      <w:r w:rsidRPr="009F11BD">
        <w:rPr>
          <w:lang w:val="en-US"/>
        </w:rPr>
        <w:lastRenderedPageBreak/>
        <w:t>Observation 1: For URLLC PDCCH, keeping AL 16 or higher as the only mechanism to reach reliability target is inefficient in terms of CCE usage and PDCCH blocking probability, while AL 8 is inadequate.</w:t>
      </w:r>
    </w:p>
    <w:p w14:paraId="776846A2" w14:textId="77777777" w:rsidR="009F11BD" w:rsidRPr="009F11BD" w:rsidRDefault="009F11BD" w:rsidP="0099597B">
      <w:pPr>
        <w:pStyle w:val="ListParagraph"/>
        <w:numPr>
          <w:ilvl w:val="0"/>
          <w:numId w:val="69"/>
        </w:numPr>
        <w:spacing w:after="0"/>
        <w:ind w:left="714" w:hanging="357"/>
        <w:rPr>
          <w:lang w:val="en-US"/>
        </w:rPr>
      </w:pPr>
      <w:r w:rsidRPr="009F11BD">
        <w:rPr>
          <w:lang w:val="en-US"/>
        </w:rPr>
        <w:t>Observation 2: Compact DCI provides minor gain for AL of 8 or 16.</w:t>
      </w:r>
    </w:p>
    <w:p w14:paraId="766AA65D" w14:textId="77777777" w:rsidR="009F11BD" w:rsidRPr="009F11BD" w:rsidRDefault="009F11BD" w:rsidP="0099597B">
      <w:pPr>
        <w:pStyle w:val="ListParagraph"/>
        <w:numPr>
          <w:ilvl w:val="0"/>
          <w:numId w:val="69"/>
        </w:numPr>
        <w:spacing w:after="0"/>
        <w:ind w:left="714" w:hanging="357"/>
      </w:pPr>
      <w:r w:rsidRPr="009F11BD">
        <w:t>Proposal 1: For NR URLLC, RAN1 should decide on the necessity of compact DCI and PDCCH repetition by taking into account the Y&lt;10</w:t>
      </w:r>
      <w:r w:rsidRPr="009F11BD">
        <w:rPr>
          <w:vertAlign w:val="superscript"/>
        </w:rPr>
        <w:t>-5</w:t>
      </w:r>
      <w:r w:rsidRPr="009F11BD">
        <w:t xml:space="preserve"> PDCCH BLER target to support the one-shot data transmission case, i.e. where only a single PDSCH transmission is possible.</w:t>
      </w:r>
    </w:p>
    <w:p w14:paraId="747D452D" w14:textId="77777777" w:rsidR="009F11BD" w:rsidRPr="009F11BD" w:rsidRDefault="009F11BD" w:rsidP="0099597B">
      <w:pPr>
        <w:pStyle w:val="ListParagraph"/>
        <w:numPr>
          <w:ilvl w:val="0"/>
          <w:numId w:val="69"/>
        </w:numPr>
        <w:spacing w:after="0"/>
        <w:ind w:left="714" w:hanging="357"/>
      </w:pPr>
      <w:r w:rsidRPr="009F11BD">
        <w:t>Proposal 3: PDCCH repetition is supported to achieve URLLC reliability.</w:t>
      </w:r>
    </w:p>
    <w:p w14:paraId="648C0E17" w14:textId="04D3D83F" w:rsidR="009F11BD" w:rsidRPr="00014253" w:rsidRDefault="009F11BD" w:rsidP="0099597B">
      <w:pPr>
        <w:pStyle w:val="ListParagraph"/>
        <w:numPr>
          <w:ilvl w:val="0"/>
          <w:numId w:val="69"/>
        </w:numPr>
        <w:spacing w:after="0"/>
        <w:ind w:left="714" w:hanging="357"/>
        <w:rPr>
          <w:lang w:eastAsia="x-none"/>
        </w:rPr>
      </w:pPr>
      <w:r w:rsidRPr="009F11BD">
        <w:t>Proposal 4: PDCCH repetition in time, i.e. in different monitoring occasions, where the additional DCI transmission is conditional to the successful reception of the initial DCI by the UE, is supported.</w:t>
      </w:r>
    </w:p>
    <w:p w14:paraId="00AE79C7" w14:textId="77777777" w:rsidR="00014253" w:rsidRDefault="00014253" w:rsidP="00014253">
      <w:r w:rsidRPr="00777035">
        <w:rPr>
          <w:b/>
        </w:rPr>
        <w:t xml:space="preserve">Decision: </w:t>
      </w:r>
      <w:r w:rsidRPr="00777035">
        <w:t xml:space="preserve">The document is </w:t>
      </w:r>
      <w:r>
        <w:t>note</w:t>
      </w:r>
      <w:r w:rsidRPr="00777035">
        <w:t>d.</w:t>
      </w:r>
    </w:p>
    <w:p w14:paraId="5EF884B2" w14:textId="54482633" w:rsidR="00014253" w:rsidRDefault="00014253" w:rsidP="00254752">
      <w:pPr>
        <w:ind w:left="720" w:hanging="720"/>
      </w:pPr>
    </w:p>
    <w:p w14:paraId="39DD650B" w14:textId="1FEB902D" w:rsidR="005D0B35" w:rsidRDefault="00603E09" w:rsidP="005D0B35">
      <w:pPr>
        <w:ind w:left="720" w:hanging="720"/>
        <w:rPr>
          <w:b/>
          <w:lang w:eastAsia="x-none"/>
        </w:rPr>
      </w:pPr>
      <w:hyperlink r:id="rId2031" w:history="1">
        <w:r w:rsidR="00FE4C7E">
          <w:rPr>
            <w:rStyle w:val="Hyperlink"/>
            <w:b/>
            <w:lang w:eastAsia="x-none"/>
          </w:rPr>
          <w:t>R1-1804853</w:t>
        </w:r>
      </w:hyperlink>
      <w:r w:rsidR="005D0B35" w:rsidRPr="005D0B35">
        <w:rPr>
          <w:b/>
          <w:lang w:eastAsia="x-none"/>
        </w:rPr>
        <w:tab/>
        <w:t>Evaluatio</w:t>
      </w:r>
      <w:r w:rsidR="005D0B35">
        <w:rPr>
          <w:b/>
          <w:lang w:eastAsia="x-none"/>
        </w:rPr>
        <w:t>n of PDCCH Repetition for URLLC</w:t>
      </w:r>
      <w:r w:rsidR="005D0B35" w:rsidRPr="005D0B35">
        <w:rPr>
          <w:b/>
          <w:lang w:eastAsia="x-none"/>
        </w:rPr>
        <w:tab/>
        <w:t>InterDigital, Inc.</w:t>
      </w:r>
    </w:p>
    <w:p w14:paraId="61B1E69D" w14:textId="40F03A7A" w:rsidR="00313B40" w:rsidRPr="00313B40" w:rsidRDefault="00313B40" w:rsidP="0099597B">
      <w:pPr>
        <w:pStyle w:val="ListParagraph"/>
        <w:numPr>
          <w:ilvl w:val="0"/>
          <w:numId w:val="70"/>
        </w:numPr>
        <w:spacing w:after="0"/>
        <w:ind w:left="714" w:hanging="357"/>
      </w:pPr>
      <w:r w:rsidRPr="00313B40">
        <w:t>Observation 1: PDCCH repetition is needed for achieving the block error rate of less than 10</w:t>
      </w:r>
      <w:r w:rsidRPr="00313B40">
        <w:rPr>
          <w:vertAlign w:val="superscript"/>
        </w:rPr>
        <w:t>-5</w:t>
      </w:r>
      <w:r w:rsidRPr="00313B40">
        <w:t xml:space="preserve"> for URLLC with one-shot transmission.</w:t>
      </w:r>
    </w:p>
    <w:p w14:paraId="00E90C1A" w14:textId="77777777" w:rsidR="00313B40" w:rsidRPr="00313B40" w:rsidRDefault="00313B40" w:rsidP="0099597B">
      <w:pPr>
        <w:pStyle w:val="ListParagraph"/>
        <w:numPr>
          <w:ilvl w:val="0"/>
          <w:numId w:val="70"/>
        </w:numPr>
        <w:spacing w:after="0"/>
        <w:ind w:left="714" w:hanging="357"/>
      </w:pPr>
      <w:r w:rsidRPr="00313B40">
        <w:t xml:space="preserve">Observation 2: For the case of 2 receive antennas at the UE and the lack of frequency selectivity, PDCCH repetition with the highest aggregation level of 16 is not sufficient to satisfy URLLC requirement with one-shot transmission. </w:t>
      </w:r>
    </w:p>
    <w:p w14:paraId="3E3B208E" w14:textId="319A90CE" w:rsidR="00313B40" w:rsidRPr="00313B40" w:rsidRDefault="00313B40" w:rsidP="0099597B">
      <w:pPr>
        <w:pStyle w:val="ListParagraph"/>
        <w:numPr>
          <w:ilvl w:val="0"/>
          <w:numId w:val="70"/>
        </w:numPr>
        <w:spacing w:after="0"/>
        <w:ind w:left="714" w:hanging="357"/>
      </w:pPr>
      <w:r w:rsidRPr="00313B40">
        <w:t>Proposal 1:</w:t>
      </w:r>
      <w:r>
        <w:t xml:space="preserve"> </w:t>
      </w:r>
      <w:r w:rsidRPr="00313B40">
        <w:t>Introduce URLLC DCI diversity transmission by exploring DCI diversity based on:</w:t>
      </w:r>
    </w:p>
    <w:p w14:paraId="7D5CC9A0" w14:textId="77777777" w:rsidR="00313B40" w:rsidRPr="00313B40" w:rsidRDefault="00313B40" w:rsidP="0099597B">
      <w:pPr>
        <w:pStyle w:val="ListParagraph"/>
        <w:numPr>
          <w:ilvl w:val="1"/>
          <w:numId w:val="70"/>
        </w:numPr>
        <w:spacing w:after="0"/>
      </w:pPr>
      <w:r w:rsidRPr="00313B40">
        <w:t xml:space="preserve">Uncorrelated spatial resource assignment </w:t>
      </w:r>
    </w:p>
    <w:p w14:paraId="5AE89F91" w14:textId="788E061F" w:rsidR="00313B40" w:rsidRPr="00313B40" w:rsidRDefault="00313B40" w:rsidP="0099597B">
      <w:pPr>
        <w:pStyle w:val="ListParagraph"/>
        <w:numPr>
          <w:ilvl w:val="1"/>
          <w:numId w:val="70"/>
        </w:numPr>
        <w:spacing w:after="0"/>
      </w:pPr>
      <w:r w:rsidRPr="00313B40">
        <w:t>Disjoint frequency allocations with large frequency distance, e.g. carrier assignment for DCI transmission</w:t>
      </w:r>
      <w:r>
        <w:t xml:space="preserve"> </w:t>
      </w:r>
      <w:r w:rsidRPr="00313B40">
        <w:t xml:space="preserve">for the same UE. </w:t>
      </w:r>
    </w:p>
    <w:p w14:paraId="293E6DB2" w14:textId="77777777" w:rsidR="00313B40" w:rsidRPr="00313B40" w:rsidRDefault="00313B40" w:rsidP="0099597B">
      <w:pPr>
        <w:pStyle w:val="ListParagraph"/>
        <w:numPr>
          <w:ilvl w:val="0"/>
          <w:numId w:val="70"/>
        </w:numPr>
        <w:spacing w:after="0"/>
        <w:ind w:left="714" w:hanging="357"/>
      </w:pPr>
      <w:r w:rsidRPr="00313B40">
        <w:t xml:space="preserve">Proposal 2: NR should support paired search spaces over multiple CORESETs </w:t>
      </w:r>
    </w:p>
    <w:p w14:paraId="3CADB1EF" w14:textId="141BEDA2" w:rsidR="00313B40" w:rsidRPr="00313B40" w:rsidRDefault="00313B40" w:rsidP="0099597B">
      <w:pPr>
        <w:pStyle w:val="ListParagraph"/>
        <w:numPr>
          <w:ilvl w:val="1"/>
          <w:numId w:val="70"/>
        </w:numPr>
        <w:spacing w:after="0"/>
      </w:pPr>
      <w:r w:rsidRPr="00313B40">
        <w:t>FFS: One-to-one correspondence between the candidates of the paired search spaces.</w:t>
      </w:r>
    </w:p>
    <w:p w14:paraId="2427D3E4" w14:textId="77777777" w:rsidR="005D0B35" w:rsidRDefault="005D0B35" w:rsidP="005D0B35">
      <w:r w:rsidRPr="00777035">
        <w:rPr>
          <w:b/>
        </w:rPr>
        <w:t xml:space="preserve">Decision: </w:t>
      </w:r>
      <w:r w:rsidRPr="00777035">
        <w:t xml:space="preserve">The document is </w:t>
      </w:r>
      <w:r>
        <w:t>note</w:t>
      </w:r>
      <w:r w:rsidRPr="00777035">
        <w:t>d.</w:t>
      </w:r>
    </w:p>
    <w:p w14:paraId="6EEE5DF9" w14:textId="3B1611D5" w:rsidR="005D0B35" w:rsidRDefault="005D0B35" w:rsidP="00254752">
      <w:pPr>
        <w:ind w:left="720" w:hanging="720"/>
      </w:pPr>
    </w:p>
    <w:p w14:paraId="67459616" w14:textId="25D4A744" w:rsidR="00334C98" w:rsidRPr="00334C98" w:rsidRDefault="00334C98" w:rsidP="00334C98">
      <w:r w:rsidRPr="00FF440A">
        <w:rPr>
          <w:rFonts w:ascii="Times New Roman" w:hAnsi="Times New Roman"/>
          <w:b/>
          <w:szCs w:val="20"/>
        </w:rPr>
        <w:t>Tuesday's wrap-up:</w:t>
      </w:r>
      <w:r w:rsidRPr="00FF440A">
        <w:rPr>
          <w:rFonts w:ascii="Times New Roman" w:hAnsi="Times New Roman"/>
          <w:szCs w:val="20"/>
        </w:rPr>
        <w:t xml:space="preserve"> </w:t>
      </w:r>
      <w:r w:rsidRPr="00FF440A">
        <w:t>Continue discussion offline – Chih-Ping (Qualcomm)</w:t>
      </w:r>
    </w:p>
    <w:p w14:paraId="58B6DE49" w14:textId="25990214" w:rsidR="00334C98" w:rsidRDefault="00334C98" w:rsidP="00254752">
      <w:pPr>
        <w:ind w:left="720" w:hanging="720"/>
      </w:pPr>
    </w:p>
    <w:p w14:paraId="79F18EAE" w14:textId="45B97ECB" w:rsidR="00FF440A" w:rsidRPr="00FF440A" w:rsidRDefault="00FF440A" w:rsidP="00254752">
      <w:pPr>
        <w:ind w:left="720" w:hanging="720"/>
        <w:rPr>
          <w:b/>
        </w:rPr>
      </w:pPr>
      <w:r w:rsidRPr="00FF440A">
        <w:rPr>
          <w:b/>
        </w:rPr>
        <w:t>Wednesday</w:t>
      </w:r>
    </w:p>
    <w:p w14:paraId="78420CEE" w14:textId="4015F4C8" w:rsidR="00FF440A" w:rsidRPr="00FF440A" w:rsidRDefault="00603E09" w:rsidP="00FF440A">
      <w:pPr>
        <w:ind w:left="720" w:hanging="720"/>
        <w:rPr>
          <w:b/>
        </w:rPr>
      </w:pPr>
      <w:hyperlink r:id="rId2032" w:history="1">
        <w:r w:rsidR="00FE4C7E">
          <w:rPr>
            <w:rStyle w:val="Hyperlink"/>
            <w:b/>
          </w:rPr>
          <w:t>R1-1805633</w:t>
        </w:r>
      </w:hyperlink>
      <w:r w:rsidR="00FF440A" w:rsidRPr="00FF440A">
        <w:rPr>
          <w:b/>
        </w:rPr>
        <w:tab/>
        <w:t>Offline summary on the study of necessity of PDCCH repetition</w:t>
      </w:r>
      <w:r w:rsidR="00FF440A" w:rsidRPr="00FF440A">
        <w:rPr>
          <w:b/>
        </w:rPr>
        <w:tab/>
        <w:t>Qualcomm</w:t>
      </w:r>
    </w:p>
    <w:p w14:paraId="25960932" w14:textId="37A89A4B" w:rsidR="00487CD4" w:rsidRPr="00BD65D6" w:rsidRDefault="00FF440A" w:rsidP="00487CD4">
      <w:pPr>
        <w:rPr>
          <w:szCs w:val="20"/>
        </w:rPr>
      </w:pPr>
      <w:r w:rsidRPr="00BD65D6">
        <w:rPr>
          <w:b/>
        </w:rPr>
        <w:t xml:space="preserve">Decision: </w:t>
      </w:r>
      <w:r w:rsidRPr="00BD65D6">
        <w:t>The document is noted.</w:t>
      </w:r>
      <w:r w:rsidR="00487CD4" w:rsidRPr="00BD65D6">
        <w:t xml:space="preserve"> Continue o</w:t>
      </w:r>
      <w:r w:rsidR="00487CD4" w:rsidRPr="00BD65D6">
        <w:rPr>
          <w:szCs w:val="20"/>
        </w:rPr>
        <w:t>ffline discussion (Xinghua/Chih-Ping) focusing on:</w:t>
      </w:r>
    </w:p>
    <w:p w14:paraId="07EB90DE" w14:textId="77777777" w:rsidR="00487CD4" w:rsidRPr="00BD65D6" w:rsidRDefault="00487CD4" w:rsidP="00BC4EF6">
      <w:pPr>
        <w:numPr>
          <w:ilvl w:val="0"/>
          <w:numId w:val="138"/>
        </w:numPr>
        <w:rPr>
          <w:szCs w:val="20"/>
        </w:rPr>
      </w:pPr>
      <w:r w:rsidRPr="00BD65D6">
        <w:rPr>
          <w:szCs w:val="20"/>
        </w:rPr>
        <w:t>Whether or not the case of 700MHz, TDL-A, 30ns has issues or not in terms PDCCH reliability, and if so, whether such a case should be addressed by spec</w:t>
      </w:r>
    </w:p>
    <w:p w14:paraId="732155FC" w14:textId="77777777" w:rsidR="00487CD4" w:rsidRPr="00BD65D6" w:rsidRDefault="00487CD4" w:rsidP="00BC4EF6">
      <w:pPr>
        <w:numPr>
          <w:ilvl w:val="1"/>
          <w:numId w:val="138"/>
        </w:numPr>
        <w:rPr>
          <w:szCs w:val="20"/>
        </w:rPr>
      </w:pPr>
      <w:r w:rsidRPr="00BD65D6">
        <w:rPr>
          <w:szCs w:val="20"/>
        </w:rPr>
        <w:t>Including checking/discussing the target SINR operating point for URLLC</w:t>
      </w:r>
    </w:p>
    <w:p w14:paraId="60EC8D5F" w14:textId="77777777" w:rsidR="00487CD4" w:rsidRPr="00BD65D6" w:rsidRDefault="00487CD4" w:rsidP="00BC4EF6">
      <w:pPr>
        <w:numPr>
          <w:ilvl w:val="0"/>
          <w:numId w:val="138"/>
        </w:numPr>
        <w:rPr>
          <w:szCs w:val="20"/>
        </w:rPr>
      </w:pPr>
      <w:r w:rsidRPr="00BD65D6">
        <w:rPr>
          <w:szCs w:val="20"/>
        </w:rPr>
        <w:t>Whether or not to support one or both of the following:</w:t>
      </w:r>
    </w:p>
    <w:p w14:paraId="6DF853D8" w14:textId="77777777" w:rsidR="00487CD4" w:rsidRPr="00BD65D6" w:rsidRDefault="00487CD4" w:rsidP="00BC4EF6">
      <w:pPr>
        <w:numPr>
          <w:ilvl w:val="1"/>
          <w:numId w:val="138"/>
        </w:numPr>
        <w:rPr>
          <w:szCs w:val="20"/>
        </w:rPr>
      </w:pPr>
      <w:r w:rsidRPr="00BD65D6">
        <w:rPr>
          <w:szCs w:val="20"/>
        </w:rPr>
        <w:t>Compact DCI targeting minimal spec impact</w:t>
      </w:r>
    </w:p>
    <w:p w14:paraId="6AB5799B" w14:textId="77777777" w:rsidR="00487CD4" w:rsidRPr="00BD65D6" w:rsidRDefault="00487CD4" w:rsidP="00BC4EF6">
      <w:pPr>
        <w:numPr>
          <w:ilvl w:val="2"/>
          <w:numId w:val="138"/>
        </w:numPr>
        <w:rPr>
          <w:szCs w:val="20"/>
        </w:rPr>
      </w:pPr>
      <w:r w:rsidRPr="00BD65D6">
        <w:rPr>
          <w:szCs w:val="20"/>
        </w:rPr>
        <w:t>At least 10 bits reduction?</w:t>
      </w:r>
    </w:p>
    <w:p w14:paraId="4F071E20" w14:textId="77777777" w:rsidR="00487CD4" w:rsidRPr="00BD65D6" w:rsidRDefault="00487CD4" w:rsidP="00BC4EF6">
      <w:pPr>
        <w:numPr>
          <w:ilvl w:val="2"/>
          <w:numId w:val="138"/>
        </w:numPr>
        <w:rPr>
          <w:szCs w:val="20"/>
        </w:rPr>
      </w:pPr>
      <w:r w:rsidRPr="00BD65D6">
        <w:rPr>
          <w:szCs w:val="20"/>
        </w:rPr>
        <w:t>Target to have a list of information fields for reduction</w:t>
      </w:r>
    </w:p>
    <w:p w14:paraId="5F1BA444" w14:textId="77777777" w:rsidR="00487CD4" w:rsidRPr="00BD65D6" w:rsidRDefault="00487CD4" w:rsidP="00BC4EF6">
      <w:pPr>
        <w:numPr>
          <w:ilvl w:val="1"/>
          <w:numId w:val="138"/>
        </w:numPr>
        <w:rPr>
          <w:szCs w:val="20"/>
        </w:rPr>
      </w:pPr>
      <w:r w:rsidRPr="00BD65D6">
        <w:rPr>
          <w:szCs w:val="20"/>
        </w:rPr>
        <w:t xml:space="preserve">PDCCH repetition with minimal spec impact, e.g., </w:t>
      </w:r>
    </w:p>
    <w:p w14:paraId="42799B18" w14:textId="77777777" w:rsidR="00487CD4" w:rsidRPr="00BD65D6" w:rsidRDefault="00487CD4" w:rsidP="00BC4EF6">
      <w:pPr>
        <w:numPr>
          <w:ilvl w:val="2"/>
          <w:numId w:val="138"/>
        </w:numPr>
        <w:rPr>
          <w:szCs w:val="20"/>
        </w:rPr>
      </w:pPr>
      <w:r w:rsidRPr="00BD65D6">
        <w:rPr>
          <w:szCs w:val="20"/>
        </w:rPr>
        <w:t>Up to 4 repetitions?</w:t>
      </w:r>
    </w:p>
    <w:p w14:paraId="4E3FD21E" w14:textId="77777777" w:rsidR="00487CD4" w:rsidRPr="00BD65D6" w:rsidRDefault="00487CD4" w:rsidP="00BC4EF6">
      <w:pPr>
        <w:numPr>
          <w:ilvl w:val="2"/>
          <w:numId w:val="138"/>
        </w:numPr>
        <w:rPr>
          <w:szCs w:val="20"/>
        </w:rPr>
      </w:pPr>
      <w:r w:rsidRPr="00BD65D6">
        <w:rPr>
          <w:szCs w:val="20"/>
        </w:rPr>
        <w:t>Also in freq domain?</w:t>
      </w:r>
    </w:p>
    <w:p w14:paraId="22C3EA45" w14:textId="77777777" w:rsidR="00487CD4" w:rsidRDefault="00487CD4" w:rsidP="00FF440A">
      <w:pPr>
        <w:ind w:left="720" w:hanging="720"/>
      </w:pPr>
    </w:p>
    <w:p w14:paraId="31A8E8DD" w14:textId="207749B2" w:rsidR="00FF440A" w:rsidRPr="004F208D" w:rsidRDefault="004F208D" w:rsidP="00FF440A">
      <w:pPr>
        <w:ind w:left="720" w:hanging="720"/>
        <w:rPr>
          <w:b/>
        </w:rPr>
      </w:pPr>
      <w:r w:rsidRPr="004F208D">
        <w:rPr>
          <w:b/>
        </w:rPr>
        <w:t>Thursday</w:t>
      </w:r>
    </w:p>
    <w:p w14:paraId="1B52E5E4" w14:textId="30D4EBCD" w:rsidR="004F208D" w:rsidRPr="004F208D" w:rsidRDefault="00603E09" w:rsidP="004F208D">
      <w:pPr>
        <w:ind w:left="720" w:hanging="720"/>
        <w:rPr>
          <w:b/>
        </w:rPr>
      </w:pPr>
      <w:hyperlink r:id="rId2033" w:history="1">
        <w:r w:rsidR="00FE4C7E">
          <w:rPr>
            <w:rStyle w:val="Hyperlink"/>
            <w:b/>
          </w:rPr>
          <w:t>R1-1805683</w:t>
        </w:r>
      </w:hyperlink>
      <w:r w:rsidR="004F208D" w:rsidRPr="004F208D">
        <w:rPr>
          <w:b/>
        </w:rPr>
        <w:tab/>
        <w:t>Offline summary on compact DCI and PDCCH repetition</w:t>
      </w:r>
      <w:r w:rsidR="004F208D" w:rsidRPr="004F208D">
        <w:rPr>
          <w:b/>
        </w:rPr>
        <w:tab/>
        <w:t>Qualcomm</w:t>
      </w:r>
    </w:p>
    <w:p w14:paraId="11E6A93F" w14:textId="77AC87EB" w:rsidR="004F208D" w:rsidRDefault="004F208D" w:rsidP="004F208D">
      <w:pPr>
        <w:ind w:left="720" w:hanging="720"/>
      </w:pPr>
      <w:r w:rsidRPr="00777035">
        <w:rPr>
          <w:b/>
        </w:rPr>
        <w:t xml:space="preserve">Decision: </w:t>
      </w:r>
      <w:r w:rsidRPr="00777035">
        <w:t xml:space="preserve">The document is </w:t>
      </w:r>
      <w:r>
        <w:t>note</w:t>
      </w:r>
      <w:r w:rsidRPr="00777035">
        <w:t>d.</w:t>
      </w:r>
      <w:r>
        <w:t xml:space="preserve"> </w:t>
      </w:r>
    </w:p>
    <w:p w14:paraId="3A830DE9" w14:textId="2BD8C5CD" w:rsidR="004F208D" w:rsidRDefault="004F208D" w:rsidP="004F208D">
      <w:pPr>
        <w:ind w:left="720" w:hanging="720"/>
      </w:pPr>
    </w:p>
    <w:p w14:paraId="36290A23" w14:textId="7ABD8F03" w:rsidR="004F208D" w:rsidRDefault="004F208D" w:rsidP="00BC4EF6">
      <w:pPr>
        <w:pStyle w:val="ListParagraph"/>
        <w:numPr>
          <w:ilvl w:val="0"/>
          <w:numId w:val="164"/>
        </w:numPr>
      </w:pPr>
      <w:r>
        <w:t>Alt 1: No support of compact DCI and PDCCH repetition</w:t>
      </w:r>
    </w:p>
    <w:p w14:paraId="10824C96" w14:textId="06663D47" w:rsidR="004F208D" w:rsidRDefault="009116ED" w:rsidP="00BC4EF6">
      <w:pPr>
        <w:pStyle w:val="ListParagraph"/>
        <w:numPr>
          <w:ilvl w:val="1"/>
          <w:numId w:val="164"/>
        </w:numPr>
      </w:pPr>
      <w:r>
        <w:t xml:space="preserve">Yes: </w:t>
      </w:r>
      <w:r w:rsidR="004F208D">
        <w:t>AT</w:t>
      </w:r>
      <w:r>
        <w:t>&amp;</w:t>
      </w:r>
      <w:r w:rsidR="004F208D">
        <w:t>T</w:t>
      </w:r>
      <w:r>
        <w:t>,</w:t>
      </w:r>
      <w:r w:rsidR="004F208D">
        <w:t xml:space="preserve"> M</w:t>
      </w:r>
      <w:r>
        <w:t xml:space="preserve">ediaTek, Qualcomm, Samsung, </w:t>
      </w:r>
      <w:r w:rsidR="004F208D">
        <w:t xml:space="preserve">Nokia, </w:t>
      </w:r>
      <w:r>
        <w:t xml:space="preserve">NSB, </w:t>
      </w:r>
      <w:r w:rsidR="004F208D">
        <w:t>Fujitsu, Ericsson, Intel, NTT DOCOMO</w:t>
      </w:r>
    </w:p>
    <w:p w14:paraId="155DFB9B" w14:textId="6D8749B2" w:rsidR="009116ED" w:rsidRDefault="009116ED" w:rsidP="00BC4EF6">
      <w:pPr>
        <w:pStyle w:val="ListParagraph"/>
        <w:numPr>
          <w:ilvl w:val="1"/>
          <w:numId w:val="164"/>
        </w:numPr>
      </w:pPr>
      <w:r>
        <w:t>No: Huawei, HiSilicon, InterDigital, ZTE</w:t>
      </w:r>
    </w:p>
    <w:p w14:paraId="0E011A37" w14:textId="3D2EFE26" w:rsidR="004F208D" w:rsidRDefault="004F208D" w:rsidP="00BC4EF6">
      <w:pPr>
        <w:pStyle w:val="ListParagraph"/>
        <w:numPr>
          <w:ilvl w:val="0"/>
          <w:numId w:val="164"/>
        </w:numPr>
      </w:pPr>
      <w:r>
        <w:t>Alt.2: Support compact DCI but not PDCCH repetetion</w:t>
      </w:r>
    </w:p>
    <w:p w14:paraId="4ED8D35E" w14:textId="3017F5EE" w:rsidR="009116ED" w:rsidRDefault="009116ED" w:rsidP="00BC4EF6">
      <w:pPr>
        <w:pStyle w:val="ListParagraph"/>
        <w:numPr>
          <w:ilvl w:val="1"/>
          <w:numId w:val="164"/>
        </w:numPr>
      </w:pPr>
      <w:r>
        <w:t>Yes: Vivo, CATT, OPPO, Huawei, HiSilicon, Qualcomm, InterDigital</w:t>
      </w:r>
    </w:p>
    <w:p w14:paraId="78E99741" w14:textId="69016F00" w:rsidR="009116ED" w:rsidRDefault="009116ED" w:rsidP="00BC4EF6">
      <w:pPr>
        <w:pStyle w:val="ListParagraph"/>
        <w:numPr>
          <w:ilvl w:val="1"/>
          <w:numId w:val="164"/>
        </w:numPr>
      </w:pPr>
      <w:r>
        <w:t>No: Nokia, NSB, Samsung, LGE, Intel, Ericsson, KT</w:t>
      </w:r>
    </w:p>
    <w:p w14:paraId="434CF856" w14:textId="61E4BD61" w:rsidR="004F208D" w:rsidRDefault="004F208D" w:rsidP="00BC4EF6">
      <w:pPr>
        <w:pStyle w:val="ListParagraph"/>
        <w:numPr>
          <w:ilvl w:val="0"/>
          <w:numId w:val="164"/>
        </w:numPr>
      </w:pPr>
      <w:r>
        <w:t>Alt.3: not supporting compact DCI but support PDCCH repetetion</w:t>
      </w:r>
    </w:p>
    <w:p w14:paraId="1F420A22" w14:textId="5EA88D2A" w:rsidR="004F208D" w:rsidRDefault="009116ED" w:rsidP="00BC4EF6">
      <w:pPr>
        <w:pStyle w:val="ListParagraph"/>
        <w:numPr>
          <w:ilvl w:val="1"/>
          <w:numId w:val="164"/>
        </w:numPr>
      </w:pPr>
      <w:r>
        <w:t>Yes: Nokia, NSB, LGE</w:t>
      </w:r>
      <w:r w:rsidR="00BD65D6">
        <w:t>,</w:t>
      </w:r>
      <w:r>
        <w:t xml:space="preserve"> ZTE, Sequans, NTT DOCOMO, Intel, SONY</w:t>
      </w:r>
      <w:r w:rsidR="00BD65D6">
        <w:t>, KT</w:t>
      </w:r>
    </w:p>
    <w:p w14:paraId="44209691" w14:textId="5A1D22F5" w:rsidR="009116ED" w:rsidRDefault="009116ED" w:rsidP="00BC4EF6">
      <w:pPr>
        <w:pStyle w:val="ListParagraph"/>
        <w:numPr>
          <w:ilvl w:val="1"/>
          <w:numId w:val="164"/>
        </w:numPr>
      </w:pPr>
      <w:r>
        <w:t>No: Qualcomm, MediaTek, CATT, vivo, InterDigital, OPPO, AT&amp;T, Samsung</w:t>
      </w:r>
    </w:p>
    <w:p w14:paraId="63FCC4CA" w14:textId="3FA0E93C" w:rsidR="004F208D" w:rsidRDefault="004F208D" w:rsidP="00BC4EF6">
      <w:pPr>
        <w:pStyle w:val="ListParagraph"/>
        <w:numPr>
          <w:ilvl w:val="0"/>
          <w:numId w:val="164"/>
        </w:numPr>
      </w:pPr>
      <w:r>
        <w:t>Alt.4: support both</w:t>
      </w:r>
    </w:p>
    <w:p w14:paraId="1B206FAD" w14:textId="1F504D04" w:rsidR="004F208D" w:rsidRDefault="009116ED" w:rsidP="00BC4EF6">
      <w:pPr>
        <w:pStyle w:val="ListParagraph"/>
        <w:numPr>
          <w:ilvl w:val="1"/>
          <w:numId w:val="164"/>
        </w:numPr>
      </w:pPr>
      <w:r>
        <w:t xml:space="preserve">Yes: </w:t>
      </w:r>
      <w:r w:rsidR="004F208D">
        <w:t>Huawei, HiSilicon</w:t>
      </w:r>
      <w:r>
        <w:t>, ZTE</w:t>
      </w:r>
    </w:p>
    <w:p w14:paraId="2796523F" w14:textId="64F6F9F3" w:rsidR="004F208D" w:rsidRDefault="009116ED" w:rsidP="00BC4EF6">
      <w:pPr>
        <w:pStyle w:val="ListParagraph"/>
        <w:numPr>
          <w:ilvl w:val="1"/>
          <w:numId w:val="164"/>
        </w:numPr>
      </w:pPr>
      <w:r>
        <w:t xml:space="preserve">No: </w:t>
      </w:r>
      <w:r w:rsidR="00BD65D6">
        <w:t>Qualcomm, S</w:t>
      </w:r>
      <w:r w:rsidR="004F208D">
        <w:t>amsung, MediaTek, AT&amp;T, CATT, Ericsson, Nokia, NSB, vivo, OPPO, NTT DOCOMO</w:t>
      </w:r>
    </w:p>
    <w:p w14:paraId="3D0B172F" w14:textId="5D322C31" w:rsidR="00BD65D6" w:rsidRDefault="00BD65D6" w:rsidP="00254752">
      <w:pPr>
        <w:ind w:left="720" w:hanging="720"/>
      </w:pPr>
    </w:p>
    <w:p w14:paraId="3716871C" w14:textId="77777777" w:rsidR="00BD65D6" w:rsidRPr="00BD65D6" w:rsidRDefault="00BD65D6" w:rsidP="00BD65D6">
      <w:pPr>
        <w:ind w:left="720" w:hanging="720"/>
        <w:rPr>
          <w:szCs w:val="20"/>
        </w:rPr>
      </w:pPr>
      <w:r w:rsidRPr="00BD65D6">
        <w:rPr>
          <w:b/>
          <w:szCs w:val="20"/>
          <w:u w:val="single"/>
        </w:rPr>
        <w:t>Conclusion</w:t>
      </w:r>
      <w:r w:rsidRPr="00BD65D6">
        <w:rPr>
          <w:szCs w:val="20"/>
        </w:rPr>
        <w:t>:</w:t>
      </w:r>
    </w:p>
    <w:p w14:paraId="764A08C6" w14:textId="77777777" w:rsidR="00BD65D6" w:rsidRPr="00BD65D6" w:rsidRDefault="00BD65D6" w:rsidP="00BC4EF6">
      <w:pPr>
        <w:numPr>
          <w:ilvl w:val="0"/>
          <w:numId w:val="167"/>
        </w:numPr>
        <w:rPr>
          <w:szCs w:val="20"/>
        </w:rPr>
      </w:pPr>
      <w:r w:rsidRPr="00BD65D6">
        <w:rPr>
          <w:szCs w:val="20"/>
        </w:rPr>
        <w:t>There is no consensus in Rel-15 to support:</w:t>
      </w:r>
    </w:p>
    <w:p w14:paraId="113F7856" w14:textId="77777777" w:rsidR="00BD65D6" w:rsidRPr="00BD65D6" w:rsidRDefault="00BD65D6" w:rsidP="00BC4EF6">
      <w:pPr>
        <w:numPr>
          <w:ilvl w:val="1"/>
          <w:numId w:val="167"/>
        </w:numPr>
        <w:rPr>
          <w:szCs w:val="20"/>
        </w:rPr>
      </w:pPr>
      <w:r w:rsidRPr="00BD65D6">
        <w:rPr>
          <w:szCs w:val="20"/>
        </w:rPr>
        <w:t xml:space="preserve">Defining a new DCI format(s) that has a smaller DCI payload size than DCI format 0-0 and DCI format 1-0 unicast data, and/or </w:t>
      </w:r>
    </w:p>
    <w:p w14:paraId="4AF83E01" w14:textId="77777777" w:rsidR="00BD65D6" w:rsidRPr="00BD65D6" w:rsidRDefault="00BD65D6" w:rsidP="00BC4EF6">
      <w:pPr>
        <w:numPr>
          <w:ilvl w:val="1"/>
          <w:numId w:val="167"/>
        </w:numPr>
        <w:rPr>
          <w:szCs w:val="20"/>
        </w:rPr>
      </w:pPr>
      <w:r w:rsidRPr="00BD65D6">
        <w:rPr>
          <w:szCs w:val="20"/>
        </w:rPr>
        <w:lastRenderedPageBreak/>
        <w:t>For a given carrier, PDCCH repetitions over same or multiple PDCCH monitoring occasion(s) of the same or multiple CORESET and search space</w:t>
      </w:r>
    </w:p>
    <w:p w14:paraId="68D64CBC" w14:textId="13BD5435" w:rsidR="00BD65D6" w:rsidRDefault="00BD65D6" w:rsidP="00254752">
      <w:pPr>
        <w:ind w:left="720" w:hanging="720"/>
      </w:pPr>
    </w:p>
    <w:p w14:paraId="61542F06" w14:textId="77777777" w:rsidR="00BD65D6" w:rsidRDefault="00BD65D6" w:rsidP="00254752">
      <w:pPr>
        <w:ind w:left="720" w:hanging="720"/>
      </w:pPr>
    </w:p>
    <w:p w14:paraId="6AA4A179" w14:textId="393E06E5" w:rsidR="00254752" w:rsidRPr="00254752" w:rsidRDefault="00603E09" w:rsidP="00254752">
      <w:pPr>
        <w:ind w:left="720" w:hanging="720"/>
        <w:rPr>
          <w:lang w:eastAsia="x-none"/>
        </w:rPr>
      </w:pPr>
      <w:hyperlink r:id="rId2034" w:history="1">
        <w:r w:rsidR="00FE4C7E">
          <w:rPr>
            <w:rStyle w:val="Hyperlink"/>
            <w:lang w:eastAsia="x-none"/>
          </w:rPr>
          <w:t>R1-1803658</w:t>
        </w:r>
      </w:hyperlink>
      <w:r w:rsidR="00254752" w:rsidRPr="00254752">
        <w:rPr>
          <w:lang w:eastAsia="x-none"/>
        </w:rPr>
        <w:tab/>
        <w:t>PDCCH repetition for URLLC</w:t>
      </w:r>
      <w:r w:rsidR="00254752" w:rsidRPr="00254752">
        <w:rPr>
          <w:lang w:eastAsia="x-none"/>
        </w:rPr>
        <w:tab/>
        <w:t>Huawei, HiSilicon</w:t>
      </w:r>
    </w:p>
    <w:p w14:paraId="48D386BC" w14:textId="56FF5F49" w:rsidR="00254752" w:rsidRPr="00254752" w:rsidRDefault="00603E09" w:rsidP="00254752">
      <w:pPr>
        <w:ind w:left="720" w:hanging="720"/>
        <w:rPr>
          <w:lang w:eastAsia="x-none"/>
        </w:rPr>
      </w:pPr>
      <w:hyperlink r:id="rId2035" w:history="1">
        <w:r w:rsidR="00FE4C7E">
          <w:rPr>
            <w:rStyle w:val="Hyperlink"/>
            <w:lang w:eastAsia="x-none"/>
          </w:rPr>
          <w:t>R1-1803767</w:t>
        </w:r>
      </w:hyperlink>
      <w:r w:rsidR="00254752" w:rsidRPr="00254752">
        <w:rPr>
          <w:lang w:eastAsia="x-none"/>
        </w:rPr>
        <w:tab/>
        <w:t>Discussion on enhanced PDCCH for NR URLLC</w:t>
      </w:r>
      <w:r w:rsidR="00254752" w:rsidRPr="00254752">
        <w:rPr>
          <w:lang w:eastAsia="x-none"/>
        </w:rPr>
        <w:tab/>
        <w:t>CATT</w:t>
      </w:r>
    </w:p>
    <w:p w14:paraId="75E4A3B9" w14:textId="75E0A73E" w:rsidR="00254752" w:rsidRPr="00254752" w:rsidRDefault="00603E09" w:rsidP="00254752">
      <w:pPr>
        <w:ind w:left="720" w:hanging="720"/>
        <w:rPr>
          <w:lang w:eastAsia="x-none"/>
        </w:rPr>
      </w:pPr>
      <w:hyperlink r:id="rId2036" w:history="1">
        <w:r w:rsidR="00FE4C7E">
          <w:rPr>
            <w:rStyle w:val="Hyperlink"/>
            <w:lang w:eastAsia="x-none"/>
          </w:rPr>
          <w:t>R1-1803802</w:t>
        </w:r>
      </w:hyperlink>
      <w:r w:rsidR="00254752" w:rsidRPr="00254752">
        <w:rPr>
          <w:lang w:eastAsia="x-none"/>
        </w:rPr>
        <w:tab/>
        <w:t>Discussion on PDCCH repetition for URLLC</w:t>
      </w:r>
      <w:r w:rsidR="00254752" w:rsidRPr="00254752">
        <w:rPr>
          <w:lang w:eastAsia="x-none"/>
        </w:rPr>
        <w:tab/>
        <w:t>ZTE, Sanechips</w:t>
      </w:r>
    </w:p>
    <w:p w14:paraId="5F69F0B5" w14:textId="575BDA69" w:rsidR="00254752" w:rsidRPr="00254752" w:rsidRDefault="00603E09" w:rsidP="00254752">
      <w:pPr>
        <w:ind w:left="720" w:hanging="720"/>
        <w:rPr>
          <w:lang w:eastAsia="x-none"/>
        </w:rPr>
      </w:pPr>
      <w:hyperlink r:id="rId2037" w:history="1">
        <w:r w:rsidR="00FE4C7E">
          <w:rPr>
            <w:rStyle w:val="Hyperlink"/>
            <w:lang w:eastAsia="x-none"/>
          </w:rPr>
          <w:t>R1-1803847</w:t>
        </w:r>
      </w:hyperlink>
      <w:r w:rsidR="00254752" w:rsidRPr="00254752">
        <w:rPr>
          <w:lang w:eastAsia="x-none"/>
        </w:rPr>
        <w:tab/>
        <w:t>Discussion on PDCCH repetition for URLLC</w:t>
      </w:r>
      <w:r w:rsidR="00254752" w:rsidRPr="00254752">
        <w:rPr>
          <w:lang w:eastAsia="x-none"/>
        </w:rPr>
        <w:tab/>
        <w:t>vivo</w:t>
      </w:r>
    </w:p>
    <w:p w14:paraId="1AF35BC0" w14:textId="50CEAEFA" w:rsidR="00254752" w:rsidRPr="00254752" w:rsidRDefault="00603E09" w:rsidP="00254752">
      <w:pPr>
        <w:ind w:left="720" w:hanging="720"/>
        <w:rPr>
          <w:lang w:eastAsia="x-none"/>
        </w:rPr>
      </w:pPr>
      <w:hyperlink r:id="rId2038" w:history="1">
        <w:r w:rsidR="00FE4C7E">
          <w:rPr>
            <w:rStyle w:val="Hyperlink"/>
            <w:lang w:eastAsia="x-none"/>
          </w:rPr>
          <w:t>R1-1803943</w:t>
        </w:r>
      </w:hyperlink>
      <w:r w:rsidR="00254752" w:rsidRPr="00254752">
        <w:rPr>
          <w:lang w:eastAsia="x-none"/>
        </w:rPr>
        <w:tab/>
        <w:t>PDCCH repetition for URLLC transmissions</w:t>
      </w:r>
      <w:r w:rsidR="00254752" w:rsidRPr="00254752">
        <w:rPr>
          <w:lang w:eastAsia="x-none"/>
        </w:rPr>
        <w:tab/>
        <w:t>Fujitsu</w:t>
      </w:r>
    </w:p>
    <w:p w14:paraId="0513A082" w14:textId="39734A43" w:rsidR="00254752" w:rsidRPr="00254752" w:rsidRDefault="00603E09" w:rsidP="00254752">
      <w:pPr>
        <w:ind w:left="720" w:hanging="720"/>
        <w:rPr>
          <w:lang w:eastAsia="x-none"/>
        </w:rPr>
      </w:pPr>
      <w:hyperlink r:id="rId2039" w:history="1">
        <w:r w:rsidR="00FE4C7E">
          <w:rPr>
            <w:rStyle w:val="Hyperlink"/>
            <w:lang w:eastAsia="x-none"/>
          </w:rPr>
          <w:t>R1-1804011</w:t>
        </w:r>
      </w:hyperlink>
      <w:r w:rsidR="00254752" w:rsidRPr="00254752">
        <w:rPr>
          <w:lang w:eastAsia="x-none"/>
        </w:rPr>
        <w:tab/>
        <w:t>PDCCH repetition for URLLC</w:t>
      </w:r>
      <w:r w:rsidR="00254752" w:rsidRPr="00254752">
        <w:rPr>
          <w:lang w:eastAsia="x-none"/>
        </w:rPr>
        <w:tab/>
        <w:t>OPPO</w:t>
      </w:r>
    </w:p>
    <w:p w14:paraId="142158FE" w14:textId="52362169" w:rsidR="00254752" w:rsidRPr="00254752" w:rsidRDefault="00603E09" w:rsidP="00254752">
      <w:pPr>
        <w:ind w:left="720" w:hanging="720"/>
        <w:rPr>
          <w:lang w:eastAsia="x-none"/>
        </w:rPr>
      </w:pPr>
      <w:hyperlink r:id="rId2040" w:history="1">
        <w:r w:rsidR="00FE4C7E">
          <w:rPr>
            <w:rStyle w:val="Hyperlink"/>
            <w:lang w:eastAsia="x-none"/>
          </w:rPr>
          <w:t>R1-1804224</w:t>
        </w:r>
      </w:hyperlink>
      <w:r w:rsidR="00254752" w:rsidRPr="00254752">
        <w:rPr>
          <w:lang w:eastAsia="x-none"/>
        </w:rPr>
        <w:tab/>
        <w:t>On URLLC PDCCH simulation</w:t>
      </w:r>
      <w:r w:rsidR="00254752" w:rsidRPr="00254752">
        <w:rPr>
          <w:lang w:eastAsia="x-none"/>
        </w:rPr>
        <w:tab/>
        <w:t>Spreadtrum Communications</w:t>
      </w:r>
    </w:p>
    <w:p w14:paraId="5E5FB66E" w14:textId="4C226805" w:rsidR="00254752" w:rsidRPr="00254752" w:rsidRDefault="00603E09" w:rsidP="00254752">
      <w:pPr>
        <w:ind w:left="720" w:hanging="720"/>
        <w:rPr>
          <w:lang w:eastAsia="x-none"/>
        </w:rPr>
      </w:pPr>
      <w:hyperlink r:id="rId2041" w:history="1">
        <w:r w:rsidR="00FE4C7E">
          <w:rPr>
            <w:rStyle w:val="Hyperlink"/>
            <w:lang w:eastAsia="x-none"/>
          </w:rPr>
          <w:t>R1-1804234</w:t>
        </w:r>
      </w:hyperlink>
      <w:r w:rsidR="00254752" w:rsidRPr="00254752">
        <w:rPr>
          <w:lang w:eastAsia="x-none"/>
        </w:rPr>
        <w:tab/>
        <w:t>On enhancing reliability of PDCCH</w:t>
      </w:r>
      <w:r w:rsidR="00254752" w:rsidRPr="00254752">
        <w:rPr>
          <w:lang w:eastAsia="x-none"/>
        </w:rPr>
        <w:tab/>
        <w:t>NEC</w:t>
      </w:r>
    </w:p>
    <w:p w14:paraId="18E66F9B" w14:textId="612C48A6" w:rsidR="00254752" w:rsidRPr="00254752" w:rsidRDefault="00603E09" w:rsidP="00254752">
      <w:pPr>
        <w:ind w:left="720" w:hanging="720"/>
        <w:rPr>
          <w:lang w:eastAsia="x-none"/>
        </w:rPr>
      </w:pPr>
      <w:hyperlink r:id="rId2042" w:history="1">
        <w:r w:rsidR="00FE4C7E">
          <w:rPr>
            <w:rStyle w:val="Hyperlink"/>
            <w:lang w:eastAsia="x-none"/>
          </w:rPr>
          <w:t>R1-1804391</w:t>
        </w:r>
      </w:hyperlink>
      <w:r w:rsidR="00254752" w:rsidRPr="00254752">
        <w:rPr>
          <w:lang w:eastAsia="x-none"/>
        </w:rPr>
        <w:tab/>
        <w:t>On Need for PDCCH Repetitions</w:t>
      </w:r>
      <w:r w:rsidR="00254752" w:rsidRPr="00254752">
        <w:rPr>
          <w:lang w:eastAsia="x-none"/>
        </w:rPr>
        <w:tab/>
        <w:t>Samsung</w:t>
      </w:r>
    </w:p>
    <w:p w14:paraId="5B545863" w14:textId="496441A5" w:rsidR="00254752" w:rsidRPr="00254752" w:rsidRDefault="00603E09" w:rsidP="00254752">
      <w:pPr>
        <w:ind w:left="720" w:hanging="720"/>
        <w:rPr>
          <w:lang w:eastAsia="x-none"/>
        </w:rPr>
      </w:pPr>
      <w:hyperlink r:id="rId2043" w:history="1">
        <w:r w:rsidR="00FE4C7E">
          <w:rPr>
            <w:rStyle w:val="Hyperlink"/>
            <w:lang w:eastAsia="x-none"/>
          </w:rPr>
          <w:t>R1-1804571</w:t>
        </w:r>
      </w:hyperlink>
      <w:r w:rsidR="00254752" w:rsidRPr="00254752">
        <w:rPr>
          <w:lang w:eastAsia="x-none"/>
        </w:rPr>
        <w:tab/>
        <w:t>Discussion on PDCCH repetition for URLLC</w:t>
      </w:r>
      <w:r w:rsidR="00254752" w:rsidRPr="00254752">
        <w:rPr>
          <w:lang w:eastAsia="x-none"/>
        </w:rPr>
        <w:tab/>
        <w:t>LG Electronics</w:t>
      </w:r>
    </w:p>
    <w:p w14:paraId="4DCFA7F4" w14:textId="29DE92D2" w:rsidR="00254752" w:rsidRPr="00254752" w:rsidRDefault="00603E09" w:rsidP="00254752">
      <w:pPr>
        <w:ind w:left="720" w:hanging="720"/>
        <w:rPr>
          <w:lang w:eastAsia="x-none"/>
        </w:rPr>
      </w:pPr>
      <w:hyperlink r:id="rId2044" w:history="1">
        <w:r w:rsidR="00FE4C7E">
          <w:rPr>
            <w:rStyle w:val="Hyperlink"/>
            <w:lang w:eastAsia="x-none"/>
          </w:rPr>
          <w:t>R1-1804599</w:t>
        </w:r>
      </w:hyperlink>
      <w:r w:rsidR="00254752" w:rsidRPr="00254752">
        <w:rPr>
          <w:lang w:eastAsia="x-none"/>
        </w:rPr>
        <w:tab/>
        <w:t>PDCCH repetition for NR URLLC</w:t>
      </w:r>
      <w:r w:rsidR="00254752" w:rsidRPr="00254752">
        <w:rPr>
          <w:lang w:eastAsia="x-none"/>
        </w:rPr>
        <w:tab/>
        <w:t>Sony</w:t>
      </w:r>
    </w:p>
    <w:p w14:paraId="326B1B40" w14:textId="37CF25C4" w:rsidR="00254752" w:rsidRPr="00254752" w:rsidRDefault="00603E09" w:rsidP="00254752">
      <w:pPr>
        <w:ind w:left="720" w:hanging="720"/>
        <w:rPr>
          <w:lang w:eastAsia="x-none"/>
        </w:rPr>
      </w:pPr>
      <w:hyperlink r:id="rId2045" w:history="1">
        <w:r w:rsidR="00FE4C7E">
          <w:rPr>
            <w:rStyle w:val="Hyperlink"/>
            <w:lang w:eastAsia="x-none"/>
          </w:rPr>
          <w:t>R1-1804617</w:t>
        </w:r>
      </w:hyperlink>
      <w:r w:rsidR="00254752" w:rsidRPr="00254752">
        <w:rPr>
          <w:lang w:eastAsia="x-none"/>
        </w:rPr>
        <w:tab/>
        <w:t>Discussion on reliability enhancement for PDCCH</w:t>
      </w:r>
      <w:r w:rsidR="00254752" w:rsidRPr="00254752">
        <w:rPr>
          <w:lang w:eastAsia="x-none"/>
        </w:rPr>
        <w:tab/>
        <w:t>Nokia, Nokia Shanghai Bell</w:t>
      </w:r>
    </w:p>
    <w:p w14:paraId="13B71308" w14:textId="2BE39C21" w:rsidR="00254752" w:rsidRPr="00254752" w:rsidRDefault="00603E09" w:rsidP="00254752">
      <w:pPr>
        <w:ind w:left="720" w:hanging="720"/>
        <w:rPr>
          <w:lang w:eastAsia="x-none"/>
        </w:rPr>
      </w:pPr>
      <w:hyperlink r:id="rId2046" w:history="1">
        <w:r w:rsidR="00FE4C7E">
          <w:rPr>
            <w:rStyle w:val="Hyperlink"/>
            <w:lang w:eastAsia="x-none"/>
          </w:rPr>
          <w:t>R1-1804660</w:t>
        </w:r>
      </w:hyperlink>
      <w:r w:rsidR="00254752" w:rsidRPr="00254752">
        <w:rPr>
          <w:lang w:eastAsia="x-none"/>
        </w:rPr>
        <w:tab/>
        <w:t>On PDCCH repetition for URLLC</w:t>
      </w:r>
      <w:r w:rsidR="00254752" w:rsidRPr="00254752">
        <w:rPr>
          <w:lang w:eastAsia="x-none"/>
        </w:rPr>
        <w:tab/>
        <w:t>AT&amp;T</w:t>
      </w:r>
    </w:p>
    <w:p w14:paraId="7161DE9D" w14:textId="3E54DCA2" w:rsidR="00254752" w:rsidRPr="00254752" w:rsidRDefault="00603E09" w:rsidP="00254752">
      <w:pPr>
        <w:ind w:left="720" w:hanging="720"/>
        <w:rPr>
          <w:lang w:eastAsia="x-none"/>
        </w:rPr>
      </w:pPr>
      <w:hyperlink r:id="rId2047" w:history="1">
        <w:r w:rsidR="00FE4C7E">
          <w:rPr>
            <w:rStyle w:val="Hyperlink"/>
            <w:lang w:eastAsia="x-none"/>
          </w:rPr>
          <w:t>R1-1804741</w:t>
        </w:r>
      </w:hyperlink>
      <w:r w:rsidR="00254752" w:rsidRPr="00254752">
        <w:rPr>
          <w:lang w:eastAsia="x-none"/>
        </w:rPr>
        <w:tab/>
        <w:t>On NR PDCCH repetitions for URLLC</w:t>
      </w:r>
      <w:r w:rsidR="00254752" w:rsidRPr="00254752">
        <w:rPr>
          <w:lang w:eastAsia="x-none"/>
        </w:rPr>
        <w:tab/>
        <w:t>Intel Corporation</w:t>
      </w:r>
    </w:p>
    <w:p w14:paraId="52A61C87" w14:textId="0C4D3E24" w:rsidR="00254752" w:rsidRPr="00254752" w:rsidRDefault="00603E09" w:rsidP="00254752">
      <w:pPr>
        <w:ind w:left="720" w:hanging="720"/>
        <w:rPr>
          <w:lang w:eastAsia="x-none"/>
        </w:rPr>
      </w:pPr>
      <w:hyperlink r:id="rId2048" w:history="1">
        <w:r w:rsidR="00FE4C7E">
          <w:rPr>
            <w:rStyle w:val="Hyperlink"/>
            <w:lang w:eastAsia="x-none"/>
          </w:rPr>
          <w:t>R1-1804819</w:t>
        </w:r>
      </w:hyperlink>
      <w:r w:rsidR="00254752" w:rsidRPr="00254752">
        <w:rPr>
          <w:lang w:eastAsia="x-none"/>
        </w:rPr>
        <w:tab/>
        <w:t>Considerations on PDCCH repetition</w:t>
      </w:r>
      <w:r w:rsidR="00254752" w:rsidRPr="00254752">
        <w:rPr>
          <w:lang w:eastAsia="x-none"/>
        </w:rPr>
        <w:tab/>
        <w:t>Qualcomm Incorporated</w:t>
      </w:r>
    </w:p>
    <w:p w14:paraId="4BE0DD26" w14:textId="109A0865" w:rsidR="00254752" w:rsidRPr="00254752" w:rsidRDefault="00603E09" w:rsidP="00254752">
      <w:pPr>
        <w:ind w:left="720" w:hanging="720"/>
        <w:rPr>
          <w:lang w:eastAsia="x-none"/>
        </w:rPr>
      </w:pPr>
      <w:hyperlink r:id="rId2049" w:history="1">
        <w:r w:rsidR="00FE4C7E">
          <w:rPr>
            <w:rStyle w:val="Hyperlink"/>
            <w:lang w:eastAsia="x-none"/>
          </w:rPr>
          <w:t>R1-1804944</w:t>
        </w:r>
      </w:hyperlink>
      <w:r w:rsidR="00254752" w:rsidRPr="00254752">
        <w:rPr>
          <w:lang w:eastAsia="x-none"/>
        </w:rPr>
        <w:tab/>
        <w:t>Discussion on PDCCH repetition for NR URLLC</w:t>
      </w:r>
      <w:r w:rsidR="00254752" w:rsidRPr="00254752">
        <w:rPr>
          <w:lang w:eastAsia="x-none"/>
        </w:rPr>
        <w:tab/>
        <w:t>Beijing Xiaomi Mobile Software</w:t>
      </w:r>
    </w:p>
    <w:p w14:paraId="0C90E894" w14:textId="18E16DA9" w:rsidR="00254752" w:rsidRDefault="00603E09" w:rsidP="00254752">
      <w:pPr>
        <w:ind w:left="720" w:hanging="720"/>
        <w:rPr>
          <w:lang w:eastAsia="x-none"/>
        </w:rPr>
      </w:pPr>
      <w:hyperlink r:id="rId2050" w:history="1">
        <w:r w:rsidR="00FE4C7E">
          <w:rPr>
            <w:rStyle w:val="Hyperlink"/>
            <w:lang w:eastAsia="x-none"/>
          </w:rPr>
          <w:t>R1-1805063</w:t>
        </w:r>
      </w:hyperlink>
      <w:r w:rsidR="00254752" w:rsidRPr="00254752">
        <w:rPr>
          <w:lang w:eastAsia="x-none"/>
        </w:rPr>
        <w:tab/>
        <w:t>Necessity of PDCCH repetition</w:t>
      </w:r>
      <w:r w:rsidR="00254752" w:rsidRPr="00254752">
        <w:rPr>
          <w:lang w:eastAsia="x-none"/>
        </w:rPr>
        <w:tab/>
        <w:t>NTT DOCOMO, INC.</w:t>
      </w:r>
    </w:p>
    <w:p w14:paraId="1B389A7A" w14:textId="6B23E090" w:rsidR="00E075D0" w:rsidRPr="00254752" w:rsidRDefault="00E075D0" w:rsidP="00254752">
      <w:pPr>
        <w:ind w:left="720" w:hanging="720"/>
        <w:rPr>
          <w:lang w:eastAsia="x-none"/>
        </w:rPr>
      </w:pPr>
      <w:r w:rsidRPr="00E075D0">
        <w:rPr>
          <w:lang w:eastAsia="x-none"/>
        </w:rPr>
        <w:t>R1-1805547</w:t>
      </w:r>
      <w:r w:rsidRPr="00E075D0">
        <w:rPr>
          <w:lang w:eastAsia="x-none"/>
        </w:rPr>
        <w:tab/>
        <w:t>On PDCCH Reliability</w:t>
      </w:r>
      <w:r w:rsidRPr="00E075D0">
        <w:rPr>
          <w:lang w:eastAsia="x-none"/>
        </w:rPr>
        <w:tab/>
        <w:t>KT Corp.</w:t>
      </w:r>
    </w:p>
    <w:p w14:paraId="2E372D37" w14:textId="77777777" w:rsidR="00254752" w:rsidRPr="00254752" w:rsidRDefault="00254752" w:rsidP="008C192C">
      <w:pPr>
        <w:pStyle w:val="Heading3"/>
      </w:pPr>
      <w:bookmarkStart w:id="647" w:name="_Toc510867644"/>
      <w:bookmarkStart w:id="648" w:name="_Toc514184714"/>
      <w:r w:rsidRPr="00254752">
        <w:t>Study of handling UL multiplexing of transmissions with different reliability requirements</w:t>
      </w:r>
      <w:bookmarkEnd w:id="647"/>
      <w:bookmarkEnd w:id="648"/>
      <w:r w:rsidRPr="00254752">
        <w:t xml:space="preserve"> </w:t>
      </w:r>
    </w:p>
    <w:p w14:paraId="15CE5A58" w14:textId="77777777" w:rsidR="00254752" w:rsidRPr="00254752" w:rsidRDefault="00254752" w:rsidP="00254752">
      <w:pPr>
        <w:ind w:left="720" w:hanging="720"/>
        <w:rPr>
          <w:i/>
        </w:rPr>
      </w:pPr>
      <w:r w:rsidRPr="00254752">
        <w:rPr>
          <w:i/>
        </w:rPr>
        <w:t xml:space="preserve">Study of handling UL multiplexing of transmission with different reliability requirements (including the potential need for UL UE pre-emption) </w:t>
      </w:r>
    </w:p>
    <w:p w14:paraId="6E49CB61" w14:textId="77777777" w:rsidR="00044ABA" w:rsidRDefault="00044ABA" w:rsidP="00254752">
      <w:pPr>
        <w:ind w:left="720" w:hanging="720"/>
      </w:pPr>
    </w:p>
    <w:p w14:paraId="000619F9" w14:textId="49368D0E" w:rsidR="00044ABA" w:rsidRPr="009F11BD" w:rsidRDefault="00603E09" w:rsidP="009F11BD">
      <w:pPr>
        <w:rPr>
          <w:b/>
          <w:szCs w:val="20"/>
        </w:rPr>
      </w:pPr>
      <w:hyperlink r:id="rId2051" w:history="1">
        <w:r w:rsidR="00FE4C7E">
          <w:rPr>
            <w:rStyle w:val="Hyperlink"/>
            <w:b/>
            <w:lang w:eastAsia="x-none"/>
          </w:rPr>
          <w:t>R1-1804106</w:t>
        </w:r>
      </w:hyperlink>
      <w:r w:rsidR="00044ABA" w:rsidRPr="009F11BD">
        <w:rPr>
          <w:b/>
        </w:rPr>
        <w:tab/>
        <w:t>Discussion on handling for UL URLLC and eMBB collision issue</w:t>
      </w:r>
      <w:r w:rsidR="00044ABA" w:rsidRPr="009F11BD">
        <w:rPr>
          <w:b/>
        </w:rPr>
        <w:tab/>
        <w:t>CMCC</w:t>
      </w:r>
    </w:p>
    <w:p w14:paraId="2F31DCD0" w14:textId="77777777" w:rsidR="00044ABA" w:rsidRPr="009F11BD" w:rsidRDefault="00044ABA" w:rsidP="0099597B">
      <w:pPr>
        <w:pStyle w:val="ListParagraph"/>
        <w:numPr>
          <w:ilvl w:val="0"/>
          <w:numId w:val="68"/>
        </w:numPr>
        <w:spacing w:after="0"/>
        <w:rPr>
          <w:kern w:val="2"/>
          <w:lang w:val="en-US" w:eastAsia="zh-CN"/>
        </w:rPr>
      </w:pPr>
      <w:r w:rsidRPr="009F11BD">
        <w:rPr>
          <w:kern w:val="2"/>
          <w:lang w:val="en-US" w:eastAsia="zh-CN"/>
        </w:rPr>
        <w:t xml:space="preserve">Proposal 1: </w:t>
      </w:r>
      <w:r w:rsidRPr="009F11BD">
        <w:rPr>
          <w:rFonts w:eastAsia="Times New Roman"/>
          <w:kern w:val="2"/>
          <w:lang w:val="en-US" w:eastAsia="zh-CN"/>
        </w:rPr>
        <w:t xml:space="preserve">UE </w:t>
      </w:r>
      <w:r w:rsidRPr="009F11BD">
        <w:rPr>
          <w:kern w:val="2"/>
          <w:lang w:val="en-US" w:eastAsia="zh-CN"/>
        </w:rPr>
        <w:t>decides which one is transmitted when multiple UL transmissions with different traffic priority collide and are not allowed simultaneously.</w:t>
      </w:r>
      <w:r w:rsidRPr="009F11BD">
        <w:rPr>
          <w:rFonts w:eastAsia="Times New Roman"/>
          <w:kern w:val="2"/>
          <w:lang w:val="en-US" w:eastAsia="zh-CN"/>
        </w:rPr>
        <w:t xml:space="preserve"> </w:t>
      </w:r>
      <w:r w:rsidRPr="009F11BD">
        <w:rPr>
          <w:kern w:val="2"/>
          <w:lang w:val="en-US" w:eastAsia="zh-CN"/>
        </w:rPr>
        <w:t>Traffic priority could be taken into account by UE to make the decision.</w:t>
      </w:r>
    </w:p>
    <w:p w14:paraId="26F0D6BB" w14:textId="77777777" w:rsidR="00044ABA" w:rsidRPr="009F11BD" w:rsidRDefault="00044ABA" w:rsidP="0099597B">
      <w:pPr>
        <w:pStyle w:val="ListParagraph"/>
        <w:numPr>
          <w:ilvl w:val="0"/>
          <w:numId w:val="68"/>
        </w:numPr>
        <w:spacing w:after="0"/>
      </w:pPr>
      <w:r w:rsidRPr="009F11BD">
        <w:t>Specifically, in case of overlapping between URLLC UL transmission (for both grant-based and grant-free) and eMBB transmissions, URLLC transmission is prioritized and eMBB UL transmission is cancelled.</w:t>
      </w:r>
    </w:p>
    <w:p w14:paraId="006A7C22" w14:textId="77777777" w:rsidR="00044ABA" w:rsidRPr="009F11BD" w:rsidRDefault="00044ABA" w:rsidP="0099597B">
      <w:pPr>
        <w:pStyle w:val="ListParagraph"/>
        <w:numPr>
          <w:ilvl w:val="0"/>
          <w:numId w:val="68"/>
        </w:numPr>
        <w:spacing w:after="0"/>
        <w:rPr>
          <w:kern w:val="2"/>
          <w:lang w:val="en-US" w:eastAsia="zh-CN"/>
        </w:rPr>
      </w:pPr>
      <w:r w:rsidRPr="009F11BD">
        <w:rPr>
          <w:kern w:val="2"/>
          <w:lang w:val="en-US" w:eastAsia="zh-CN"/>
        </w:rPr>
        <w:t>Proposal 2: Semi-static power control mechanism is supported in Rel-15. Specifically, multiple sets of power control parameters should be configured by RRC signaling and UE can select one set of parameters according to the traffic priority.</w:t>
      </w:r>
    </w:p>
    <w:p w14:paraId="0C4B6C5F" w14:textId="77777777" w:rsidR="00044ABA" w:rsidRDefault="00044ABA" w:rsidP="00044ABA">
      <w:r w:rsidRPr="00777035">
        <w:rPr>
          <w:b/>
        </w:rPr>
        <w:t xml:space="preserve">Decision: </w:t>
      </w:r>
      <w:r w:rsidRPr="00777035">
        <w:t xml:space="preserve">The document is </w:t>
      </w:r>
      <w:r>
        <w:t>note</w:t>
      </w:r>
      <w:r w:rsidRPr="00777035">
        <w:t>d.</w:t>
      </w:r>
    </w:p>
    <w:p w14:paraId="0BCD3F56" w14:textId="161FC8FE" w:rsidR="00044ABA" w:rsidRDefault="00044ABA" w:rsidP="00254752">
      <w:pPr>
        <w:ind w:left="720" w:hanging="720"/>
      </w:pPr>
    </w:p>
    <w:p w14:paraId="61CC4A67" w14:textId="2070FB51" w:rsidR="00044ABA" w:rsidRDefault="00603E09" w:rsidP="00044ABA">
      <w:pPr>
        <w:ind w:left="720" w:hanging="720"/>
        <w:rPr>
          <w:b/>
          <w:lang w:eastAsia="x-none"/>
        </w:rPr>
      </w:pPr>
      <w:hyperlink r:id="rId2052" w:history="1">
        <w:r w:rsidR="00FE4C7E">
          <w:rPr>
            <w:rStyle w:val="Hyperlink"/>
            <w:b/>
            <w:lang w:eastAsia="x-none"/>
          </w:rPr>
          <w:t>R1-1804600</w:t>
        </w:r>
      </w:hyperlink>
      <w:r w:rsidR="00044ABA" w:rsidRPr="00044ABA">
        <w:rPr>
          <w:b/>
          <w:lang w:eastAsia="x-none"/>
        </w:rPr>
        <w:tab/>
        <w:t>Considerations on UL pre-emption</w:t>
      </w:r>
      <w:r w:rsidR="00044ABA" w:rsidRPr="00044ABA">
        <w:rPr>
          <w:b/>
          <w:lang w:eastAsia="x-none"/>
        </w:rPr>
        <w:tab/>
        <w:t>Sony</w:t>
      </w:r>
    </w:p>
    <w:p w14:paraId="7403E8EA" w14:textId="77777777" w:rsidR="00044ABA" w:rsidRPr="00044ABA" w:rsidRDefault="00044ABA" w:rsidP="0099597B">
      <w:pPr>
        <w:pStyle w:val="ListParagraph"/>
        <w:numPr>
          <w:ilvl w:val="0"/>
          <w:numId w:val="67"/>
        </w:numPr>
        <w:spacing w:after="0"/>
      </w:pPr>
      <w:r w:rsidRPr="00044ABA">
        <w:t>Observation 1: Intra-UE grant based uplink pre-emption of an ongoing eMBB transmission by a grant based URLLC transmission can be avoided via mini-slot level scheduling.</w:t>
      </w:r>
    </w:p>
    <w:p w14:paraId="550B4C2C" w14:textId="77777777" w:rsidR="00044ABA" w:rsidRPr="00044ABA" w:rsidRDefault="00044ABA" w:rsidP="0099597B">
      <w:pPr>
        <w:pStyle w:val="ListParagraph"/>
        <w:numPr>
          <w:ilvl w:val="0"/>
          <w:numId w:val="67"/>
        </w:numPr>
        <w:spacing w:after="0"/>
        <w:rPr>
          <w:rFonts w:eastAsiaTheme="minorHAnsi"/>
        </w:rPr>
      </w:pPr>
      <w:r w:rsidRPr="00044ABA">
        <w:rPr>
          <w:rFonts w:eastAsiaTheme="minorHAnsi"/>
        </w:rPr>
        <w:t>Observation 2: An intra-UE uplink grant based eMBB transmission can collide with an uplink grant free URLLC transmission.</w:t>
      </w:r>
    </w:p>
    <w:p w14:paraId="2D7614DE" w14:textId="77777777" w:rsidR="00044ABA" w:rsidRPr="00044ABA" w:rsidRDefault="00044ABA" w:rsidP="0099597B">
      <w:pPr>
        <w:pStyle w:val="ListParagraph"/>
        <w:numPr>
          <w:ilvl w:val="0"/>
          <w:numId w:val="67"/>
        </w:numPr>
        <w:spacing w:after="0"/>
        <w:rPr>
          <w:rFonts w:eastAsiaTheme="minorHAnsi"/>
        </w:rPr>
      </w:pPr>
      <w:r w:rsidRPr="00044ABA">
        <w:rPr>
          <w:rFonts w:eastAsiaTheme="minorHAnsi"/>
        </w:rPr>
        <w:t>Observation 3: Intra-UE uplink grant free URLLC repetitions can collide with another grant free URLLC transmission.</w:t>
      </w:r>
    </w:p>
    <w:p w14:paraId="260B5D2B" w14:textId="77777777" w:rsidR="00044ABA" w:rsidRPr="00044ABA" w:rsidRDefault="00044ABA" w:rsidP="0099597B">
      <w:pPr>
        <w:pStyle w:val="ListParagraph"/>
        <w:numPr>
          <w:ilvl w:val="0"/>
          <w:numId w:val="67"/>
        </w:numPr>
        <w:spacing w:after="0"/>
        <w:rPr>
          <w:rFonts w:eastAsiaTheme="minorHAnsi"/>
        </w:rPr>
      </w:pPr>
      <w:r w:rsidRPr="00044ABA">
        <w:rPr>
          <w:rFonts w:eastAsiaTheme="minorHAnsi"/>
        </w:rPr>
        <w:t xml:space="preserve">Observation 4: Since the gNB is unaware when a UE may use the grant free resource for URLLC transmission, transmitting a grant free URLLC transmission using resources originally granted for eMBB would require the gNB to blind detect for possible URLLC or mini-slot transmission for every scheduled eMBB transmission. </w:t>
      </w:r>
    </w:p>
    <w:p w14:paraId="1D021044" w14:textId="77777777" w:rsidR="00044ABA" w:rsidRPr="00044ABA" w:rsidRDefault="00044ABA" w:rsidP="0099597B">
      <w:pPr>
        <w:pStyle w:val="ListParagraph"/>
        <w:numPr>
          <w:ilvl w:val="0"/>
          <w:numId w:val="67"/>
        </w:numPr>
        <w:spacing w:after="0"/>
        <w:rPr>
          <w:rFonts w:eastAsiaTheme="minorHAnsi"/>
        </w:rPr>
      </w:pPr>
      <w:r w:rsidRPr="00044ABA">
        <w:rPr>
          <w:rFonts w:eastAsiaTheme="minorHAnsi"/>
        </w:rPr>
        <w:t>Observation 5: A Pre-emption Indicator can only be transmitted to an eMBB UE if the gNB receives an SR prior to the slot (PDCCH) where the eMBB is transmitted.</w:t>
      </w:r>
    </w:p>
    <w:p w14:paraId="33C446A0" w14:textId="224598DD" w:rsidR="00044ABA" w:rsidRPr="00044ABA" w:rsidRDefault="00044ABA" w:rsidP="0099597B">
      <w:pPr>
        <w:pStyle w:val="ListParagraph"/>
        <w:numPr>
          <w:ilvl w:val="0"/>
          <w:numId w:val="67"/>
        </w:numPr>
        <w:spacing w:after="0"/>
        <w:rPr>
          <w:lang w:val="en-US"/>
        </w:rPr>
      </w:pPr>
      <w:r w:rsidRPr="00044ABA">
        <w:rPr>
          <w:lang w:val="en-US"/>
        </w:rPr>
        <w:t>Observation 6: Increasing URLLC transmission power and/or reducing eMBB transmission power would lead to poor SNR for the eMBB transmission and cause spikes of inter-cell interferences.</w:t>
      </w:r>
    </w:p>
    <w:p w14:paraId="0BD6403F" w14:textId="77777777" w:rsidR="00044ABA" w:rsidRPr="00044ABA" w:rsidRDefault="00044ABA" w:rsidP="0099597B">
      <w:pPr>
        <w:pStyle w:val="ListParagraph"/>
        <w:numPr>
          <w:ilvl w:val="0"/>
          <w:numId w:val="67"/>
        </w:numPr>
        <w:spacing w:after="0"/>
      </w:pPr>
      <w:r w:rsidRPr="00044ABA">
        <w:t>Proposal 1: For eMBB scheduled at slot level, the eMBB transmission is terminated if the UE receives an UL grant for a mini-slot PUSCH.</w:t>
      </w:r>
    </w:p>
    <w:p w14:paraId="356B5561" w14:textId="77777777" w:rsidR="00044ABA" w:rsidRPr="00044ABA" w:rsidRDefault="00044ABA" w:rsidP="0099597B">
      <w:pPr>
        <w:pStyle w:val="ListParagraph"/>
        <w:numPr>
          <w:ilvl w:val="0"/>
          <w:numId w:val="67"/>
        </w:numPr>
        <w:spacing w:after="0"/>
        <w:rPr>
          <w:rFonts w:eastAsiaTheme="minorHAnsi"/>
        </w:rPr>
      </w:pPr>
      <w:r w:rsidRPr="00044ABA">
        <w:rPr>
          <w:rFonts w:eastAsiaTheme="minorHAnsi"/>
        </w:rPr>
        <w:t>Proposal 2: For intra-UE pre-emption, when an earlier ongoing (eMBB or URLLC repetition) is pre-empted by a later grant free URLLC transmission, the earlier transmission is terminated and the later grant free URLLC transmission will proceed.</w:t>
      </w:r>
    </w:p>
    <w:p w14:paraId="71B72F52" w14:textId="77777777" w:rsidR="00044ABA" w:rsidRPr="00044ABA" w:rsidRDefault="00044ABA" w:rsidP="0099597B">
      <w:pPr>
        <w:pStyle w:val="ListParagraph"/>
        <w:numPr>
          <w:ilvl w:val="0"/>
          <w:numId w:val="67"/>
        </w:numPr>
        <w:spacing w:after="0"/>
        <w:rPr>
          <w:lang w:val="en-US"/>
        </w:rPr>
      </w:pPr>
      <w:r w:rsidRPr="00044ABA">
        <w:rPr>
          <w:lang w:val="en-US"/>
        </w:rPr>
        <w:t>Proposal 3: For grant based inter-UE URLLC and eMBB pre-emption, a Pre-emption Indicator (PI) can be transmitted with a DCI using a PDCCH prior to the transmission of the eMBB data to terminate its eMBB transmission prior to the URLLC pre-emption.</w:t>
      </w:r>
    </w:p>
    <w:p w14:paraId="1B9F48C3" w14:textId="77777777" w:rsidR="00044ABA" w:rsidRPr="00044ABA" w:rsidRDefault="00044ABA" w:rsidP="0099597B">
      <w:pPr>
        <w:pStyle w:val="ListParagraph"/>
        <w:numPr>
          <w:ilvl w:val="0"/>
          <w:numId w:val="67"/>
        </w:numPr>
        <w:spacing w:after="0"/>
        <w:rPr>
          <w:lang w:val="en-US"/>
        </w:rPr>
      </w:pPr>
      <w:r w:rsidRPr="00044ABA">
        <w:rPr>
          <w:lang w:val="en-US"/>
        </w:rPr>
        <w:t>Proposal 4: For inter-UE URLLC and eMBB pre-emption where the URLLC is transmitted using uplink grant free that overlaps the eMBB transmission, the eMBB is transmitted in a DTX manner.</w:t>
      </w:r>
    </w:p>
    <w:p w14:paraId="156268F6" w14:textId="77777777" w:rsidR="00044ABA" w:rsidRDefault="00044ABA" w:rsidP="00044ABA">
      <w:r w:rsidRPr="00777035">
        <w:rPr>
          <w:b/>
        </w:rPr>
        <w:t xml:space="preserve">Decision: </w:t>
      </w:r>
      <w:r w:rsidRPr="00777035">
        <w:t xml:space="preserve">The document is </w:t>
      </w:r>
      <w:r>
        <w:t>note</w:t>
      </w:r>
      <w:r w:rsidRPr="00777035">
        <w:t>d.</w:t>
      </w:r>
    </w:p>
    <w:p w14:paraId="5C6E6441" w14:textId="2BF18C62" w:rsidR="00044ABA" w:rsidRDefault="00044ABA" w:rsidP="00254752">
      <w:pPr>
        <w:ind w:left="720" w:hanging="720"/>
      </w:pPr>
    </w:p>
    <w:p w14:paraId="0939163D" w14:textId="1161BB42" w:rsidR="001E4852" w:rsidRPr="001E4852" w:rsidRDefault="00603E09" w:rsidP="001E4852">
      <w:pPr>
        <w:ind w:left="720" w:hanging="720"/>
        <w:rPr>
          <w:b/>
          <w:lang w:eastAsia="x-none"/>
        </w:rPr>
      </w:pPr>
      <w:hyperlink r:id="rId2053" w:history="1">
        <w:r w:rsidR="00FE4C7E">
          <w:rPr>
            <w:rStyle w:val="Hyperlink"/>
            <w:b/>
            <w:lang w:eastAsia="x-none"/>
          </w:rPr>
          <w:t>R1-1804742</w:t>
        </w:r>
      </w:hyperlink>
      <w:r w:rsidR="001E4852" w:rsidRPr="001E4852">
        <w:rPr>
          <w:b/>
          <w:lang w:eastAsia="x-none"/>
        </w:rPr>
        <w:tab/>
        <w:t>Handling UL transmissions with different reliability requirements</w:t>
      </w:r>
      <w:r w:rsidR="001E4852" w:rsidRPr="001E4852">
        <w:rPr>
          <w:b/>
          <w:lang w:eastAsia="x-none"/>
        </w:rPr>
        <w:tab/>
        <w:t>Intel Corporation</w:t>
      </w:r>
    </w:p>
    <w:p w14:paraId="47FD87E3" w14:textId="7EF2AB2B" w:rsidR="001E4852" w:rsidRPr="001E4852" w:rsidRDefault="001E4852" w:rsidP="0099597B">
      <w:pPr>
        <w:pStyle w:val="ListParagraph"/>
        <w:numPr>
          <w:ilvl w:val="0"/>
          <w:numId w:val="71"/>
        </w:numPr>
        <w:spacing w:after="0"/>
        <w:ind w:left="714" w:hanging="357"/>
        <w:rPr>
          <w:lang w:eastAsia="en-GB"/>
        </w:rPr>
      </w:pPr>
      <w:r w:rsidRPr="001E4852">
        <w:rPr>
          <w:lang w:eastAsia="en-GB"/>
        </w:rPr>
        <w:t>Observation 1: There is no need for additional handling of configured grant and dynamic grant prioritization since RAN2 already considered the use cases of URLLC and eMBB multiplexing when taking the decision about current overriding behaviour</w:t>
      </w:r>
    </w:p>
    <w:p w14:paraId="5A463898" w14:textId="105B59B1" w:rsidR="001E4852" w:rsidRPr="001E4852" w:rsidRDefault="001E4852" w:rsidP="0099597B">
      <w:pPr>
        <w:pStyle w:val="ListParagraph"/>
        <w:numPr>
          <w:ilvl w:val="0"/>
          <w:numId w:val="71"/>
        </w:numPr>
        <w:spacing w:after="0"/>
        <w:ind w:left="714" w:hanging="357"/>
        <w:rPr>
          <w:lang w:eastAsia="en-GB"/>
        </w:rPr>
      </w:pPr>
      <w:r w:rsidRPr="001E4852">
        <w:rPr>
          <w:lang w:eastAsia="en-GB"/>
        </w:rPr>
        <w:t>Observation 2: NR provides sufficient mechanisms to configure different power control parameters for different services either dynamically or semi-statically</w:t>
      </w:r>
    </w:p>
    <w:p w14:paraId="44D01E8C" w14:textId="6C904430" w:rsidR="001E4852" w:rsidRPr="001E4852" w:rsidRDefault="001E4852" w:rsidP="0099597B">
      <w:pPr>
        <w:pStyle w:val="ListParagraph"/>
        <w:numPr>
          <w:ilvl w:val="0"/>
          <w:numId w:val="71"/>
        </w:numPr>
        <w:spacing w:after="0"/>
        <w:ind w:left="714" w:hanging="357"/>
        <w:rPr>
          <w:lang w:eastAsia="en-GB"/>
        </w:rPr>
      </w:pPr>
      <w:r w:rsidRPr="001E4852">
        <w:rPr>
          <w:lang w:eastAsia="en-GB"/>
        </w:rPr>
        <w:t>Observation 3: Dynamic reduction of eMBB power can be better classified as a generalized form of interruption indication and should be discussed in that context rather than power control techniques</w:t>
      </w:r>
    </w:p>
    <w:p w14:paraId="0C23AEF1" w14:textId="4D766B2E" w:rsidR="001E4852" w:rsidRPr="001E4852" w:rsidRDefault="001E4852" w:rsidP="0099597B">
      <w:pPr>
        <w:pStyle w:val="ListParagraph"/>
        <w:numPr>
          <w:ilvl w:val="0"/>
          <w:numId w:val="71"/>
        </w:numPr>
        <w:spacing w:after="0"/>
        <w:ind w:left="714" w:hanging="357"/>
        <w:rPr>
          <w:lang w:val="en-US" w:eastAsia="en-GB"/>
        </w:rPr>
      </w:pPr>
      <w:r w:rsidRPr="001E4852">
        <w:rPr>
          <w:lang w:val="en-US" w:eastAsia="en-GB"/>
        </w:rPr>
        <w:t>Observation 4: Different approaches may be considered to support cancellation of UL transmissions in favor of higher priority URLLC traffic in terms of either transmission interruption or continuation signaling and related UE behavior.</w:t>
      </w:r>
    </w:p>
    <w:p w14:paraId="745A0DC1" w14:textId="4DD7D5AE" w:rsidR="001E4852" w:rsidRPr="001E4852" w:rsidRDefault="001E4852" w:rsidP="0099597B">
      <w:pPr>
        <w:pStyle w:val="ListParagraph"/>
        <w:numPr>
          <w:ilvl w:val="0"/>
          <w:numId w:val="71"/>
        </w:numPr>
        <w:spacing w:after="0"/>
        <w:ind w:left="714" w:hanging="357"/>
        <w:rPr>
          <w:lang w:eastAsia="en-GB"/>
        </w:rPr>
      </w:pPr>
      <w:r w:rsidRPr="001E4852">
        <w:rPr>
          <w:lang w:eastAsia="en-GB"/>
        </w:rPr>
        <w:t>Proposal 1: For a UE supporting URLLC traffic, if the UE receives a dynamic grant scheduling PUSCH overlapping with another PUSCH scheduled by an earlier received grant, the UE follows the latter-received grant and the previously scheduled PUSCH is dropped in the overlapping symbols</w:t>
      </w:r>
    </w:p>
    <w:p w14:paraId="3DCE8F96" w14:textId="77777777" w:rsidR="001E4852" w:rsidRPr="001E4852" w:rsidRDefault="001E4852" w:rsidP="0099597B">
      <w:pPr>
        <w:pStyle w:val="ListParagraph"/>
        <w:numPr>
          <w:ilvl w:val="1"/>
          <w:numId w:val="71"/>
        </w:numPr>
        <w:spacing w:after="0"/>
        <w:rPr>
          <w:lang w:eastAsia="en-GB"/>
        </w:rPr>
      </w:pPr>
      <w:r w:rsidRPr="001E4852">
        <w:rPr>
          <w:lang w:eastAsia="en-GB"/>
        </w:rPr>
        <w:t>UE is not expected to continue transmission of the lower priority earlier scheduled PUSCH after dropping the overlapped symbols</w:t>
      </w:r>
    </w:p>
    <w:p w14:paraId="6DCF120C" w14:textId="2BFF37F1" w:rsidR="001E4852" w:rsidRPr="001E4852" w:rsidRDefault="001E4852" w:rsidP="0099597B">
      <w:pPr>
        <w:pStyle w:val="ListParagraph"/>
        <w:numPr>
          <w:ilvl w:val="0"/>
          <w:numId w:val="71"/>
        </w:numPr>
        <w:spacing w:after="0"/>
        <w:ind w:left="714" w:hanging="357"/>
        <w:rPr>
          <w:lang w:eastAsia="en-GB"/>
        </w:rPr>
      </w:pPr>
      <w:r w:rsidRPr="001E4852">
        <w:rPr>
          <w:lang w:eastAsia="en-GB"/>
        </w:rPr>
        <w:t>Proposal 2: For a UE supporting URLLC traffic, if the UE is instructed to trigger an UL transmission overlapping with a previously triggered UL transmission regardless whether this is PUSCH or UCI/PUCCH, SRS, the previously triggered UL transmission is dropped starting from the overlapping symbols</w:t>
      </w:r>
    </w:p>
    <w:p w14:paraId="26453419" w14:textId="347F5157" w:rsidR="001E4852" w:rsidRPr="001E4852" w:rsidRDefault="001E4852" w:rsidP="0099597B">
      <w:pPr>
        <w:pStyle w:val="ListParagraph"/>
        <w:numPr>
          <w:ilvl w:val="0"/>
          <w:numId w:val="71"/>
        </w:numPr>
        <w:spacing w:after="0"/>
        <w:ind w:left="714" w:hanging="357"/>
        <w:rPr>
          <w:lang w:val="en-US" w:eastAsia="en-GB"/>
        </w:rPr>
      </w:pPr>
      <w:r w:rsidRPr="001E4852">
        <w:rPr>
          <w:lang w:val="en-US" w:eastAsia="en-GB"/>
        </w:rPr>
        <w:t>Proposal 3: It is not essential to specify UL interruption indication in NR</w:t>
      </w:r>
    </w:p>
    <w:p w14:paraId="0AA483D8" w14:textId="77777777" w:rsidR="001E4852" w:rsidRDefault="001E4852" w:rsidP="001E4852">
      <w:r w:rsidRPr="00777035">
        <w:rPr>
          <w:b/>
        </w:rPr>
        <w:t xml:space="preserve">Decision: </w:t>
      </w:r>
      <w:r w:rsidRPr="00777035">
        <w:t xml:space="preserve">The document is </w:t>
      </w:r>
      <w:r>
        <w:t>note</w:t>
      </w:r>
      <w:r w:rsidRPr="00777035">
        <w:t>d.</w:t>
      </w:r>
    </w:p>
    <w:p w14:paraId="13BEB47E" w14:textId="422C0AC6" w:rsidR="001E4852" w:rsidRDefault="001E4852" w:rsidP="00254752">
      <w:pPr>
        <w:ind w:left="720" w:hanging="720"/>
      </w:pPr>
    </w:p>
    <w:p w14:paraId="6D8C8B74" w14:textId="4AC961AC" w:rsidR="00EC2835" w:rsidRPr="00EC2835" w:rsidRDefault="00603E09" w:rsidP="00EC2835">
      <w:pPr>
        <w:ind w:left="1440" w:hanging="1440"/>
        <w:rPr>
          <w:b/>
          <w:lang w:eastAsia="x-none"/>
        </w:rPr>
      </w:pPr>
      <w:hyperlink r:id="rId2054" w:history="1">
        <w:r w:rsidR="00FE4C7E">
          <w:rPr>
            <w:rStyle w:val="Hyperlink"/>
            <w:b/>
            <w:lang w:eastAsia="x-none"/>
          </w:rPr>
          <w:t>R1-1804820</w:t>
        </w:r>
      </w:hyperlink>
      <w:r w:rsidR="00EC2835" w:rsidRPr="00EC2835">
        <w:rPr>
          <w:b/>
          <w:lang w:eastAsia="x-none"/>
        </w:rPr>
        <w:tab/>
        <w:t>eMBB and URLLC dynamic multiplexing and preemption indication on the uplink</w:t>
      </w:r>
      <w:r w:rsidR="00EC2835" w:rsidRPr="00EC2835">
        <w:rPr>
          <w:b/>
          <w:lang w:eastAsia="x-none"/>
        </w:rPr>
        <w:tab/>
        <w:t>Qualcomm Incorporated</w:t>
      </w:r>
    </w:p>
    <w:p w14:paraId="5225E80B" w14:textId="77777777" w:rsidR="00EC2835" w:rsidRPr="00EC2835" w:rsidRDefault="00EC2835" w:rsidP="0099597B">
      <w:pPr>
        <w:pStyle w:val="ListParagraph"/>
        <w:numPr>
          <w:ilvl w:val="0"/>
          <w:numId w:val="72"/>
        </w:numPr>
        <w:spacing w:after="0"/>
        <w:rPr>
          <w:lang w:val="en-US" w:eastAsia="ko-KR"/>
        </w:rPr>
      </w:pPr>
      <w:r w:rsidRPr="00EC2835">
        <w:rPr>
          <w:lang w:eastAsia="ko-KR"/>
        </w:rPr>
        <w:t xml:space="preserve">Proposal 1: </w:t>
      </w:r>
      <w:r w:rsidRPr="00EC2835">
        <w:rPr>
          <w:lang w:val="en-US" w:eastAsia="ko-KR"/>
        </w:rPr>
        <w:t>NR supports dynamic resource sharing between different latency and/or reliability requirements for the eMBB and URLLC services on the uplink.</w:t>
      </w:r>
    </w:p>
    <w:p w14:paraId="2C4A57EA" w14:textId="77777777" w:rsidR="00EC2835" w:rsidRPr="00EC2835" w:rsidRDefault="00EC2835" w:rsidP="0099597B">
      <w:pPr>
        <w:pStyle w:val="ListParagraph"/>
        <w:numPr>
          <w:ilvl w:val="0"/>
          <w:numId w:val="72"/>
        </w:numPr>
        <w:spacing w:after="0"/>
        <w:rPr>
          <w:lang w:eastAsia="ko-KR"/>
        </w:rPr>
      </w:pPr>
      <w:r w:rsidRPr="00EC2835">
        <w:rPr>
          <w:lang w:eastAsia="ko-KR"/>
        </w:rPr>
        <w:t>Observation 1: Boosting transmission power of URLLC UEs is infeasible for cell-edge UEs that have limited power headroom, and is ineffective in the interference-limited regime for all URLLC UEs.</w:t>
      </w:r>
    </w:p>
    <w:p w14:paraId="25DFD610" w14:textId="77777777" w:rsidR="00EC2835" w:rsidRPr="00EC2835" w:rsidRDefault="00EC2835" w:rsidP="0099597B">
      <w:pPr>
        <w:pStyle w:val="ListParagraph"/>
        <w:numPr>
          <w:ilvl w:val="0"/>
          <w:numId w:val="72"/>
        </w:numPr>
        <w:spacing w:after="0"/>
        <w:rPr>
          <w:lang w:eastAsia="ko-KR"/>
        </w:rPr>
      </w:pPr>
      <w:r w:rsidRPr="00EC2835">
        <w:rPr>
          <w:lang w:eastAsia="ko-KR"/>
        </w:rPr>
        <w:t>Observation 2: Static or semi-static reduction of the transmission power of eMBB UEs significantly impacts the eMBB performance. Dynamic power reduction is similar to the pre-emption indication scheme.</w:t>
      </w:r>
    </w:p>
    <w:p w14:paraId="58D297D7" w14:textId="77777777" w:rsidR="00EC2835" w:rsidRPr="00EC2835" w:rsidRDefault="00EC2835" w:rsidP="0099597B">
      <w:pPr>
        <w:pStyle w:val="ListParagraph"/>
        <w:numPr>
          <w:ilvl w:val="0"/>
          <w:numId w:val="72"/>
        </w:numPr>
        <w:spacing w:after="0"/>
        <w:rPr>
          <w:lang w:eastAsia="zh-CN"/>
        </w:rPr>
      </w:pPr>
      <w:r w:rsidRPr="00EC2835">
        <w:rPr>
          <w:lang w:eastAsia="ko-KR"/>
        </w:rPr>
        <w:t>Observation 3: In intra-cell eMBB and URLLC multiplexing on the uplink, semi-static power control of eMBB UEs significantly degrades the URLLC performance, unless the target received data SNR of eMBB is very low, resulting in significantly degraded eMBB performance.</w:t>
      </w:r>
    </w:p>
    <w:p w14:paraId="22180706" w14:textId="77777777" w:rsidR="00EC2835" w:rsidRPr="00EC2835" w:rsidRDefault="00EC2835" w:rsidP="0099597B">
      <w:pPr>
        <w:pStyle w:val="ListParagraph"/>
        <w:numPr>
          <w:ilvl w:val="0"/>
          <w:numId w:val="72"/>
        </w:numPr>
        <w:spacing w:after="0"/>
        <w:rPr>
          <w:lang w:eastAsia="zh-CN"/>
        </w:rPr>
      </w:pPr>
      <w:r w:rsidRPr="00EC2835">
        <w:rPr>
          <w:lang w:eastAsia="ko-KR"/>
        </w:rPr>
        <w:t xml:space="preserve">Observation 4: Uplink pre-emption indication maximizes the URLLC performance by </w:t>
      </w:r>
      <w:r w:rsidRPr="00EC2835">
        <w:rPr>
          <w:rFonts w:hint="eastAsia"/>
          <w:lang w:eastAsia="zh-CN"/>
        </w:rPr>
        <w:t>muting</w:t>
      </w:r>
      <w:r w:rsidRPr="00EC2835">
        <w:rPr>
          <w:lang w:eastAsia="ko-KR"/>
        </w:rPr>
        <w:t xml:space="preserve"> eMBB transmissions that interfere with the URLLC ones. Compared to semi-static power control, the eMBB performance is substantially improved since eMBB transmissions are only suspended when URLLC transmission is present.</w:t>
      </w:r>
    </w:p>
    <w:p w14:paraId="0ED22495" w14:textId="77777777" w:rsidR="00EC2835" w:rsidRPr="00EC2835" w:rsidRDefault="00EC2835" w:rsidP="0099597B">
      <w:pPr>
        <w:pStyle w:val="ListParagraph"/>
        <w:numPr>
          <w:ilvl w:val="0"/>
          <w:numId w:val="72"/>
        </w:numPr>
        <w:spacing w:after="0"/>
        <w:rPr>
          <w:lang w:eastAsia="ko-KR"/>
        </w:rPr>
      </w:pPr>
      <w:r w:rsidRPr="00EC2835">
        <w:rPr>
          <w:lang w:eastAsia="ko-KR"/>
        </w:rPr>
        <w:t>Observation 5: The monitoring and reacting to ULPI, per UE capability, takes less processing time than monitoring UL grants and preparing for uplink data transmissions by URLLC UEs.</w:t>
      </w:r>
    </w:p>
    <w:p w14:paraId="2ED232D5" w14:textId="77777777" w:rsidR="00EC2835" w:rsidRPr="00EC2835" w:rsidRDefault="00EC2835" w:rsidP="0099597B">
      <w:pPr>
        <w:pStyle w:val="ListParagraph"/>
        <w:numPr>
          <w:ilvl w:val="0"/>
          <w:numId w:val="72"/>
        </w:numPr>
        <w:spacing w:after="0"/>
        <w:rPr>
          <w:lang w:eastAsia="ko-KR"/>
        </w:rPr>
      </w:pPr>
      <w:r w:rsidRPr="00EC2835">
        <w:rPr>
          <w:lang w:eastAsia="ko-KR"/>
        </w:rPr>
        <w:t>Observation 6: The timing alignments of UEs with different TAs for ULPI processing can be done the same way as how they are handled in SFI (which are signalled similarly in GC-PDCCH).</w:t>
      </w:r>
    </w:p>
    <w:p w14:paraId="50F4F2E4" w14:textId="77777777" w:rsidR="00EC2835" w:rsidRPr="00EC2835" w:rsidRDefault="00EC2835" w:rsidP="0099597B">
      <w:pPr>
        <w:pStyle w:val="ListParagraph"/>
        <w:numPr>
          <w:ilvl w:val="0"/>
          <w:numId w:val="72"/>
        </w:numPr>
        <w:spacing w:after="0"/>
        <w:rPr>
          <w:lang w:eastAsia="ko-KR"/>
        </w:rPr>
      </w:pPr>
      <w:r w:rsidRPr="00EC2835">
        <w:rPr>
          <w:lang w:eastAsia="ko-KR"/>
        </w:rPr>
        <w:t>Proposal 2: NR should support uplink pre-emption indication for eMBB and URLLC dynamic multiplexing on the uplink. Monitoring of ULPI by eMBB UEs, per UE capability, should be non-slot-based to align with non-slot-based UL URLLC transmissions. ULPI needs to be a current indication scheme and is received by eMBB UEs before the scheduled URLLC PUSCH resources.</w:t>
      </w:r>
    </w:p>
    <w:p w14:paraId="6016E2AD" w14:textId="77777777" w:rsidR="00EC2835" w:rsidRPr="00EC2835" w:rsidRDefault="00EC2835" w:rsidP="0099597B">
      <w:pPr>
        <w:pStyle w:val="ListParagraph"/>
        <w:numPr>
          <w:ilvl w:val="0"/>
          <w:numId w:val="72"/>
        </w:numPr>
        <w:spacing w:after="0"/>
      </w:pPr>
      <w:r w:rsidRPr="00EC2835">
        <w:t>Proposal 3: The discussions of inter-UE multiplexing of eMBB and URLLC should be prioritized over that of intra-UE multiplexing.</w:t>
      </w:r>
    </w:p>
    <w:p w14:paraId="2C3FF366" w14:textId="77777777" w:rsidR="00EC2835" w:rsidRDefault="00EC2835" w:rsidP="00EC2835">
      <w:r w:rsidRPr="00777035">
        <w:rPr>
          <w:b/>
        </w:rPr>
        <w:t xml:space="preserve">Decision: </w:t>
      </w:r>
      <w:r w:rsidRPr="00777035">
        <w:t xml:space="preserve">The document is </w:t>
      </w:r>
      <w:r>
        <w:t>note</w:t>
      </w:r>
      <w:r w:rsidRPr="00777035">
        <w:t>d.</w:t>
      </w:r>
    </w:p>
    <w:p w14:paraId="6E5E62C8" w14:textId="0DDF1763" w:rsidR="00EC2835" w:rsidRDefault="00EC2835" w:rsidP="00254752">
      <w:pPr>
        <w:ind w:left="720" w:hanging="720"/>
      </w:pPr>
    </w:p>
    <w:p w14:paraId="1CB82246" w14:textId="39C67C0A" w:rsidR="00204BF9" w:rsidRPr="00334C98" w:rsidRDefault="00204BF9" w:rsidP="00204BF9">
      <w:r w:rsidRPr="00022370">
        <w:rPr>
          <w:rFonts w:ascii="Times New Roman" w:hAnsi="Times New Roman"/>
          <w:b/>
          <w:szCs w:val="20"/>
        </w:rPr>
        <w:t>Tuesday's wrap-up:</w:t>
      </w:r>
      <w:r w:rsidRPr="00022370">
        <w:rPr>
          <w:rFonts w:ascii="Times New Roman" w:hAnsi="Times New Roman"/>
          <w:szCs w:val="20"/>
        </w:rPr>
        <w:t xml:space="preserve"> </w:t>
      </w:r>
      <w:r w:rsidRPr="00022370">
        <w:t>Continue discussion offline – Xueming (vivo)</w:t>
      </w:r>
    </w:p>
    <w:p w14:paraId="29D3057C" w14:textId="4F7A11AD" w:rsidR="00204BF9" w:rsidRDefault="00204BF9" w:rsidP="00254752">
      <w:pPr>
        <w:ind w:left="720" w:hanging="720"/>
      </w:pPr>
    </w:p>
    <w:p w14:paraId="1904F33D" w14:textId="631E7E6A" w:rsidR="00022370" w:rsidRPr="00022370" w:rsidRDefault="00022370" w:rsidP="00254752">
      <w:pPr>
        <w:ind w:left="720" w:hanging="720"/>
        <w:rPr>
          <w:b/>
        </w:rPr>
      </w:pPr>
      <w:r w:rsidRPr="00022370">
        <w:rPr>
          <w:b/>
        </w:rPr>
        <w:t>Wednesday</w:t>
      </w:r>
    </w:p>
    <w:p w14:paraId="23E4826C" w14:textId="676EC0E7" w:rsidR="00022370" w:rsidRPr="00022370" w:rsidRDefault="00603E09" w:rsidP="00022370">
      <w:pPr>
        <w:ind w:left="720" w:hanging="720"/>
        <w:rPr>
          <w:b/>
        </w:rPr>
      </w:pPr>
      <w:hyperlink r:id="rId2055" w:history="1">
        <w:r w:rsidR="00FE4C7E">
          <w:rPr>
            <w:rStyle w:val="Hyperlink"/>
            <w:b/>
          </w:rPr>
          <w:t>R1-1805629</w:t>
        </w:r>
      </w:hyperlink>
      <w:r w:rsidR="00022370" w:rsidRPr="00022370">
        <w:rPr>
          <w:b/>
        </w:rPr>
        <w:tab/>
        <w:t>Summary of handling UL multiplexing of transmission with different reliability requirements</w:t>
      </w:r>
      <w:r w:rsidR="00022370" w:rsidRPr="00022370">
        <w:rPr>
          <w:b/>
        </w:rPr>
        <w:tab/>
        <w:t>vivo</w:t>
      </w:r>
    </w:p>
    <w:p w14:paraId="590A8E0C" w14:textId="26A3C2B1" w:rsidR="00487CD4" w:rsidRPr="00586089" w:rsidRDefault="00022370" w:rsidP="00487CD4">
      <w:pPr>
        <w:rPr>
          <w:szCs w:val="20"/>
        </w:rPr>
      </w:pPr>
      <w:r w:rsidRPr="00586089">
        <w:rPr>
          <w:b/>
        </w:rPr>
        <w:t xml:space="preserve">Decision: </w:t>
      </w:r>
      <w:r w:rsidRPr="00586089">
        <w:t>The document is noted.</w:t>
      </w:r>
      <w:r w:rsidR="00487CD4" w:rsidRPr="00586089">
        <w:t xml:space="preserve"> </w:t>
      </w:r>
      <w:r w:rsidR="00487CD4" w:rsidRPr="00586089">
        <w:rPr>
          <w:szCs w:val="20"/>
        </w:rPr>
        <w:t>Continue discussion offline (Xueming) focusing on:</w:t>
      </w:r>
    </w:p>
    <w:p w14:paraId="04F84365" w14:textId="77777777" w:rsidR="00487CD4" w:rsidRPr="00586089" w:rsidRDefault="00487CD4" w:rsidP="00BC4EF6">
      <w:pPr>
        <w:numPr>
          <w:ilvl w:val="0"/>
          <w:numId w:val="140"/>
        </w:numPr>
        <w:rPr>
          <w:szCs w:val="20"/>
        </w:rPr>
      </w:pPr>
      <w:r w:rsidRPr="00586089">
        <w:rPr>
          <w:szCs w:val="20"/>
        </w:rPr>
        <w:t>Whether or not to have any enhancements</w:t>
      </w:r>
    </w:p>
    <w:p w14:paraId="433E35C9" w14:textId="77777777" w:rsidR="00487CD4" w:rsidRPr="00586089" w:rsidRDefault="00487CD4" w:rsidP="00BC4EF6">
      <w:pPr>
        <w:numPr>
          <w:ilvl w:val="0"/>
          <w:numId w:val="140"/>
        </w:numPr>
        <w:rPr>
          <w:szCs w:val="20"/>
        </w:rPr>
      </w:pPr>
      <w:r w:rsidRPr="00586089">
        <w:rPr>
          <w:szCs w:val="20"/>
        </w:rPr>
        <w:t>For any potential enhancements, aim to converge on a high-level summary of impacts</w:t>
      </w:r>
    </w:p>
    <w:p w14:paraId="44A22D6C" w14:textId="77777777" w:rsidR="00487CD4" w:rsidRPr="00586089" w:rsidRDefault="00487CD4" w:rsidP="00BC4EF6">
      <w:pPr>
        <w:numPr>
          <w:ilvl w:val="1"/>
          <w:numId w:val="140"/>
        </w:numPr>
        <w:rPr>
          <w:szCs w:val="20"/>
        </w:rPr>
      </w:pPr>
      <w:r w:rsidRPr="00586089">
        <w:rPr>
          <w:szCs w:val="20"/>
        </w:rPr>
        <w:t>Aim to have minimal spec impact</w:t>
      </w:r>
    </w:p>
    <w:p w14:paraId="2DE3A419" w14:textId="5748F864" w:rsidR="00022370" w:rsidRDefault="00022370" w:rsidP="00022370">
      <w:pPr>
        <w:ind w:left="720" w:hanging="720"/>
      </w:pPr>
    </w:p>
    <w:p w14:paraId="256DF643" w14:textId="5FF8BD58" w:rsidR="00022370" w:rsidRPr="005C1436" w:rsidRDefault="005C1436" w:rsidP="00022370">
      <w:pPr>
        <w:ind w:left="720" w:hanging="720"/>
        <w:rPr>
          <w:b/>
        </w:rPr>
      </w:pPr>
      <w:r w:rsidRPr="005C1436">
        <w:rPr>
          <w:b/>
        </w:rPr>
        <w:t>Thursday</w:t>
      </w:r>
    </w:p>
    <w:p w14:paraId="6484C277" w14:textId="25F20B4B" w:rsidR="005C1436" w:rsidRPr="005C1436" w:rsidRDefault="00603E09" w:rsidP="005C1436">
      <w:pPr>
        <w:ind w:left="720" w:hanging="720"/>
        <w:rPr>
          <w:b/>
        </w:rPr>
      </w:pPr>
      <w:hyperlink r:id="rId2056" w:history="1">
        <w:r w:rsidR="00FE4C7E">
          <w:rPr>
            <w:rStyle w:val="Hyperlink"/>
            <w:b/>
          </w:rPr>
          <w:t>R1-1805684</w:t>
        </w:r>
      </w:hyperlink>
      <w:r w:rsidR="005C1436" w:rsidRPr="005C1436">
        <w:rPr>
          <w:b/>
        </w:rPr>
        <w:tab/>
        <w:t>URLLC Wednesday Offline summary</w:t>
      </w:r>
      <w:r w:rsidR="005C1436" w:rsidRPr="005C1436">
        <w:rPr>
          <w:b/>
        </w:rPr>
        <w:tab/>
        <w:t>vivo</w:t>
      </w:r>
    </w:p>
    <w:p w14:paraId="0A8F6737" w14:textId="77777777" w:rsidR="005C1436" w:rsidRDefault="005C1436" w:rsidP="005C1436">
      <w:r w:rsidRPr="00777035">
        <w:rPr>
          <w:b/>
        </w:rPr>
        <w:t xml:space="preserve">Decision: </w:t>
      </w:r>
      <w:r w:rsidRPr="00777035">
        <w:t xml:space="preserve">The document is </w:t>
      </w:r>
      <w:r>
        <w:t>note</w:t>
      </w:r>
      <w:r w:rsidRPr="00777035">
        <w:t>d.</w:t>
      </w:r>
    </w:p>
    <w:p w14:paraId="2E2C329B" w14:textId="71ED91DC" w:rsidR="005C1436" w:rsidRDefault="005C1436" w:rsidP="005C1436">
      <w:pPr>
        <w:ind w:left="720" w:hanging="720"/>
      </w:pPr>
    </w:p>
    <w:p w14:paraId="1CF5265E" w14:textId="77777777" w:rsidR="00841A11" w:rsidRDefault="00841A11" w:rsidP="005C1436">
      <w:pPr>
        <w:ind w:left="720" w:hanging="720"/>
      </w:pPr>
      <w:r>
        <w:lastRenderedPageBreak/>
        <w:t xml:space="preserve">Proposal: </w:t>
      </w:r>
    </w:p>
    <w:p w14:paraId="4201A7BF" w14:textId="33F36EF9" w:rsidR="005C1436" w:rsidRDefault="00841A11" w:rsidP="00BC4EF6">
      <w:pPr>
        <w:pStyle w:val="ListParagraph"/>
        <w:numPr>
          <w:ilvl w:val="0"/>
          <w:numId w:val="165"/>
        </w:numPr>
      </w:pPr>
      <w:r>
        <w:t>Support of handling inter-UE UL multiplexing of transmission with different reliability requirements (inc. the potential need UL UE pre-emption)</w:t>
      </w:r>
    </w:p>
    <w:p w14:paraId="53203620" w14:textId="1BB2EA03" w:rsidR="00841A11" w:rsidRDefault="00841A11" w:rsidP="00BC4EF6">
      <w:pPr>
        <w:pStyle w:val="ListParagraph"/>
        <w:numPr>
          <w:ilvl w:val="1"/>
          <w:numId w:val="165"/>
        </w:numPr>
      </w:pPr>
      <w:r>
        <w:t>No: Huawei, HiSilicon, CATT, Intel, MediaTek</w:t>
      </w:r>
    </w:p>
    <w:p w14:paraId="1591AF87" w14:textId="7711A057" w:rsidR="00841A11" w:rsidRDefault="00841A11" w:rsidP="00BC4EF6">
      <w:pPr>
        <w:pStyle w:val="ListParagraph"/>
        <w:numPr>
          <w:ilvl w:val="1"/>
          <w:numId w:val="165"/>
        </w:numPr>
      </w:pPr>
      <w:r>
        <w:t>Yes: Qualcomm, ZTE, Sharp, NTT DOCOMO, CMCC, NEC, Ericsson, Fujitsu, Mitsubishi, vivo, OPPO, LGE, Sequans, MoTM, Lenovo, Nokia, NSB, Panasonic</w:t>
      </w:r>
    </w:p>
    <w:p w14:paraId="3CB8B2BE" w14:textId="6003EB5E" w:rsidR="00841A11" w:rsidRDefault="00DB4BC3" w:rsidP="00DB4BC3">
      <w:r>
        <w:t>General c</w:t>
      </w:r>
      <w:r w:rsidR="00841A11">
        <w:t>omment</w:t>
      </w:r>
      <w:r>
        <w:t xml:space="preserve"> from the "No" companies</w:t>
      </w:r>
      <w:r w:rsidR="00841A11">
        <w:t xml:space="preserve">: Only one company has provided simulation results (Qualcomm), how can a decision be made </w:t>
      </w:r>
      <w:r>
        <w:t>supporting such the above proposal without results showing the benefits/drawbacks?</w:t>
      </w:r>
    </w:p>
    <w:p w14:paraId="68F0D841" w14:textId="54D8AB7E" w:rsidR="00841A11" w:rsidRDefault="00841A11" w:rsidP="005C1436">
      <w:pPr>
        <w:ind w:left="720" w:hanging="720"/>
      </w:pPr>
    </w:p>
    <w:p w14:paraId="714B59F3" w14:textId="77777777" w:rsidR="00BD65D6" w:rsidRPr="00BD65D6" w:rsidRDefault="00BD65D6" w:rsidP="00BD65D6">
      <w:pPr>
        <w:ind w:left="720" w:hanging="720"/>
        <w:rPr>
          <w:szCs w:val="20"/>
        </w:rPr>
      </w:pPr>
      <w:r w:rsidRPr="00BD65D6">
        <w:rPr>
          <w:b/>
          <w:szCs w:val="20"/>
          <w:u w:val="single"/>
        </w:rPr>
        <w:t>Conclusion</w:t>
      </w:r>
      <w:r w:rsidRPr="00BD65D6">
        <w:rPr>
          <w:szCs w:val="20"/>
        </w:rPr>
        <w:t>:</w:t>
      </w:r>
    </w:p>
    <w:p w14:paraId="72C6AEB1" w14:textId="318EF2BD" w:rsidR="00BD65D6" w:rsidRPr="00BD65D6" w:rsidRDefault="00BD65D6" w:rsidP="00BC4EF6">
      <w:pPr>
        <w:numPr>
          <w:ilvl w:val="0"/>
          <w:numId w:val="167"/>
        </w:numPr>
        <w:rPr>
          <w:szCs w:val="20"/>
        </w:rPr>
      </w:pPr>
      <w:r w:rsidRPr="00BD65D6">
        <w:rPr>
          <w:szCs w:val="20"/>
        </w:rPr>
        <w:t>There is no concensus in Rel-15 to support handling inter-UE UL multiplexing of transmission with different reliability requirements (including the potential need for UL UE pre-emption)</w:t>
      </w:r>
      <w:r>
        <w:rPr>
          <w:szCs w:val="20"/>
        </w:rPr>
        <w:t>.</w:t>
      </w:r>
    </w:p>
    <w:p w14:paraId="1737D61F" w14:textId="5EF1944E" w:rsidR="00BD65D6" w:rsidRDefault="00BD65D6" w:rsidP="005C1436">
      <w:pPr>
        <w:ind w:left="720" w:hanging="720"/>
      </w:pPr>
    </w:p>
    <w:p w14:paraId="74D35F2E" w14:textId="77777777" w:rsidR="00BD65D6" w:rsidRDefault="00BD65D6" w:rsidP="005C1436">
      <w:pPr>
        <w:ind w:left="720" w:hanging="720"/>
      </w:pPr>
    </w:p>
    <w:p w14:paraId="286CA0C3" w14:textId="1FEC194C" w:rsidR="00254752" w:rsidRPr="00254752" w:rsidRDefault="00603E09" w:rsidP="00254752">
      <w:pPr>
        <w:ind w:left="720" w:hanging="720"/>
        <w:rPr>
          <w:lang w:eastAsia="x-none"/>
        </w:rPr>
      </w:pPr>
      <w:hyperlink r:id="rId2057" w:history="1">
        <w:r w:rsidR="00FE4C7E">
          <w:rPr>
            <w:rStyle w:val="Hyperlink"/>
            <w:lang w:eastAsia="x-none"/>
          </w:rPr>
          <w:t>R1-1803659</w:t>
        </w:r>
      </w:hyperlink>
      <w:r w:rsidR="00254752" w:rsidRPr="00254752">
        <w:rPr>
          <w:lang w:eastAsia="x-none"/>
        </w:rPr>
        <w:tab/>
        <w:t>UL multiplexing between URLLC and eMBB</w:t>
      </w:r>
      <w:r w:rsidR="00254752" w:rsidRPr="00254752">
        <w:rPr>
          <w:lang w:eastAsia="x-none"/>
        </w:rPr>
        <w:tab/>
        <w:t>Huawei, HiSilicon</w:t>
      </w:r>
    </w:p>
    <w:p w14:paraId="6A60148E" w14:textId="7453BE8F" w:rsidR="00254752" w:rsidRPr="00254752" w:rsidRDefault="00603E09" w:rsidP="00254752">
      <w:pPr>
        <w:ind w:left="720" w:hanging="720"/>
        <w:rPr>
          <w:lang w:eastAsia="x-none"/>
        </w:rPr>
      </w:pPr>
      <w:hyperlink r:id="rId2058" w:history="1">
        <w:r w:rsidR="00FE4C7E">
          <w:rPr>
            <w:rStyle w:val="Hyperlink"/>
            <w:lang w:eastAsia="x-none"/>
          </w:rPr>
          <w:t>R1-1803768</w:t>
        </w:r>
      </w:hyperlink>
      <w:r w:rsidR="00254752" w:rsidRPr="00254752">
        <w:rPr>
          <w:lang w:eastAsia="x-none"/>
        </w:rPr>
        <w:tab/>
        <w:t>Multiplexing of UL transmissions of different reliability requirements</w:t>
      </w:r>
      <w:r w:rsidR="00254752" w:rsidRPr="00254752">
        <w:rPr>
          <w:lang w:eastAsia="x-none"/>
        </w:rPr>
        <w:tab/>
        <w:t>CATT</w:t>
      </w:r>
    </w:p>
    <w:p w14:paraId="030182E0" w14:textId="5E57BA1A" w:rsidR="00254752" w:rsidRPr="00254752" w:rsidRDefault="00603E09" w:rsidP="00254752">
      <w:pPr>
        <w:ind w:left="720" w:hanging="720"/>
        <w:rPr>
          <w:lang w:eastAsia="x-none"/>
        </w:rPr>
      </w:pPr>
      <w:hyperlink r:id="rId2059" w:history="1">
        <w:r w:rsidR="00FE4C7E">
          <w:rPr>
            <w:rStyle w:val="Hyperlink"/>
            <w:lang w:eastAsia="x-none"/>
          </w:rPr>
          <w:t>R1-1803803</w:t>
        </w:r>
      </w:hyperlink>
      <w:r w:rsidR="00254752" w:rsidRPr="00254752">
        <w:rPr>
          <w:lang w:eastAsia="x-none"/>
        </w:rPr>
        <w:tab/>
        <w:t>UL multiplexing of transmissions with different reliability requirements</w:t>
      </w:r>
      <w:r w:rsidR="00254752" w:rsidRPr="00254752">
        <w:rPr>
          <w:lang w:eastAsia="x-none"/>
        </w:rPr>
        <w:tab/>
        <w:t>ZTE, Sanechips</w:t>
      </w:r>
    </w:p>
    <w:p w14:paraId="6C068571" w14:textId="47610926" w:rsidR="00254752" w:rsidRPr="00254752" w:rsidRDefault="00603E09" w:rsidP="00254752">
      <w:pPr>
        <w:ind w:left="720" w:hanging="720"/>
        <w:rPr>
          <w:lang w:eastAsia="x-none"/>
        </w:rPr>
      </w:pPr>
      <w:hyperlink r:id="rId2060" w:history="1">
        <w:r w:rsidR="00FE4C7E">
          <w:rPr>
            <w:rStyle w:val="Hyperlink"/>
            <w:lang w:eastAsia="x-none"/>
          </w:rPr>
          <w:t>R1-1803848</w:t>
        </w:r>
      </w:hyperlink>
      <w:r w:rsidR="00254752" w:rsidRPr="00254752">
        <w:rPr>
          <w:lang w:eastAsia="x-none"/>
        </w:rPr>
        <w:tab/>
        <w:t>Discussion on handling UL multiplexing of transmissions with different reliability requirements</w:t>
      </w:r>
      <w:r w:rsidR="00254752" w:rsidRPr="00254752">
        <w:rPr>
          <w:lang w:eastAsia="x-none"/>
        </w:rPr>
        <w:tab/>
        <w:t>vivo</w:t>
      </w:r>
    </w:p>
    <w:p w14:paraId="513A377D" w14:textId="4AFCE671" w:rsidR="00254752" w:rsidRPr="00254752" w:rsidRDefault="00603E09" w:rsidP="00254752">
      <w:pPr>
        <w:ind w:left="720" w:hanging="720"/>
        <w:rPr>
          <w:lang w:eastAsia="x-none"/>
        </w:rPr>
      </w:pPr>
      <w:hyperlink r:id="rId2061" w:history="1">
        <w:r w:rsidR="00FE4C7E">
          <w:rPr>
            <w:rStyle w:val="Hyperlink"/>
            <w:lang w:eastAsia="x-none"/>
          </w:rPr>
          <w:t>R1-1803922</w:t>
        </w:r>
      </w:hyperlink>
      <w:r w:rsidR="00254752" w:rsidRPr="00254752">
        <w:rPr>
          <w:lang w:eastAsia="x-none"/>
        </w:rPr>
        <w:tab/>
        <w:t>On Pre-emption in Uplink</w:t>
      </w:r>
      <w:r w:rsidR="00254752" w:rsidRPr="00254752">
        <w:rPr>
          <w:lang w:eastAsia="x-none"/>
        </w:rPr>
        <w:tab/>
        <w:t>Ericsson</w:t>
      </w:r>
    </w:p>
    <w:p w14:paraId="416F957F" w14:textId="6E4C3F03" w:rsidR="00254752" w:rsidRPr="00254752" w:rsidRDefault="00603E09" w:rsidP="00254752">
      <w:pPr>
        <w:ind w:left="720" w:hanging="720"/>
        <w:rPr>
          <w:lang w:eastAsia="x-none"/>
        </w:rPr>
      </w:pPr>
      <w:hyperlink r:id="rId2062" w:history="1">
        <w:r w:rsidR="00FE4C7E">
          <w:rPr>
            <w:rStyle w:val="Hyperlink"/>
            <w:lang w:eastAsia="x-none"/>
          </w:rPr>
          <w:t>R1-1803944</w:t>
        </w:r>
      </w:hyperlink>
      <w:r w:rsidR="00254752" w:rsidRPr="00254752">
        <w:rPr>
          <w:lang w:eastAsia="x-none"/>
        </w:rPr>
        <w:tab/>
        <w:t>On UL multiplexing of transmissions with different reliability requirements</w:t>
      </w:r>
      <w:r w:rsidR="00254752" w:rsidRPr="00254752">
        <w:rPr>
          <w:lang w:eastAsia="x-none"/>
        </w:rPr>
        <w:tab/>
        <w:t>Fujitsu</w:t>
      </w:r>
    </w:p>
    <w:p w14:paraId="70C6EFDE" w14:textId="0F2EC593" w:rsidR="00254752" w:rsidRPr="00254752" w:rsidRDefault="00603E09" w:rsidP="00254752">
      <w:pPr>
        <w:ind w:left="720" w:hanging="720"/>
        <w:rPr>
          <w:lang w:eastAsia="x-none"/>
        </w:rPr>
      </w:pPr>
      <w:hyperlink r:id="rId2063" w:history="1">
        <w:r w:rsidR="00FE4C7E">
          <w:rPr>
            <w:rStyle w:val="Hyperlink"/>
            <w:lang w:eastAsia="x-none"/>
          </w:rPr>
          <w:t>R1-1804012</w:t>
        </w:r>
      </w:hyperlink>
      <w:r w:rsidR="00254752" w:rsidRPr="00254752">
        <w:rPr>
          <w:lang w:eastAsia="x-none"/>
        </w:rPr>
        <w:tab/>
        <w:t>Low-latency transmission for uplink</w:t>
      </w:r>
      <w:r w:rsidR="00254752" w:rsidRPr="00254752">
        <w:rPr>
          <w:lang w:eastAsia="x-none"/>
        </w:rPr>
        <w:tab/>
        <w:t>OPPO</w:t>
      </w:r>
    </w:p>
    <w:p w14:paraId="1AED0379" w14:textId="03B3C3C8" w:rsidR="00254752" w:rsidRPr="00254752" w:rsidRDefault="00603E09" w:rsidP="00254752">
      <w:pPr>
        <w:ind w:left="720" w:hanging="720"/>
        <w:rPr>
          <w:lang w:eastAsia="x-none"/>
        </w:rPr>
      </w:pPr>
      <w:hyperlink r:id="rId2064" w:history="1">
        <w:r w:rsidR="00FE4C7E">
          <w:rPr>
            <w:rStyle w:val="Hyperlink"/>
            <w:lang w:eastAsia="x-none"/>
          </w:rPr>
          <w:t>R1-1804080</w:t>
        </w:r>
      </w:hyperlink>
      <w:r w:rsidR="00254752" w:rsidRPr="00254752">
        <w:rPr>
          <w:lang w:eastAsia="x-none"/>
        </w:rPr>
        <w:tab/>
        <w:t>On UL Multiplexing for URLLC</w:t>
      </w:r>
      <w:r w:rsidR="00254752" w:rsidRPr="00254752">
        <w:rPr>
          <w:lang w:eastAsia="x-none"/>
        </w:rPr>
        <w:tab/>
        <w:t>MediaTek Inc.</w:t>
      </w:r>
    </w:p>
    <w:p w14:paraId="11AAFB1F" w14:textId="422BC59F" w:rsidR="00254752" w:rsidRPr="00254752" w:rsidRDefault="00603E09" w:rsidP="00254752">
      <w:pPr>
        <w:ind w:left="1440" w:hanging="1440"/>
        <w:rPr>
          <w:lang w:eastAsia="x-none"/>
        </w:rPr>
      </w:pPr>
      <w:hyperlink r:id="rId2065" w:history="1">
        <w:r w:rsidR="00FE4C7E">
          <w:rPr>
            <w:rStyle w:val="Hyperlink"/>
            <w:lang w:eastAsia="x-none"/>
          </w:rPr>
          <w:t>R1-1804084</w:t>
        </w:r>
      </w:hyperlink>
      <w:r w:rsidR="00254752" w:rsidRPr="00254752">
        <w:rPr>
          <w:lang w:eastAsia="x-none"/>
        </w:rPr>
        <w:tab/>
        <w:t>Power control details for multiplexing UL eMBB and URLLC</w:t>
      </w:r>
      <w:r w:rsidR="00254752" w:rsidRPr="00254752">
        <w:rPr>
          <w:lang w:eastAsia="x-none"/>
        </w:rPr>
        <w:tab/>
        <w:t>ASUSTEK COMPUTER (SHANGHAI)</w:t>
      </w:r>
    </w:p>
    <w:p w14:paraId="65503598" w14:textId="32D61859" w:rsidR="00254752" w:rsidRPr="00254752" w:rsidRDefault="00603E09" w:rsidP="00254752">
      <w:pPr>
        <w:ind w:left="1440" w:hanging="1440"/>
        <w:rPr>
          <w:lang w:eastAsia="x-none"/>
        </w:rPr>
      </w:pPr>
      <w:hyperlink r:id="rId2066" w:history="1">
        <w:r w:rsidR="00FE4C7E">
          <w:rPr>
            <w:rStyle w:val="Hyperlink"/>
            <w:lang w:eastAsia="x-none"/>
          </w:rPr>
          <w:t>R1-1804222</w:t>
        </w:r>
      </w:hyperlink>
      <w:r w:rsidR="00254752" w:rsidRPr="00254752">
        <w:rPr>
          <w:lang w:eastAsia="x-none"/>
        </w:rPr>
        <w:tab/>
        <w:t>Discussion on UL multiplexing of transmissions with different reliability requirements</w:t>
      </w:r>
      <w:r w:rsidR="00254752" w:rsidRPr="00254752">
        <w:rPr>
          <w:lang w:eastAsia="x-none"/>
        </w:rPr>
        <w:tab/>
        <w:t>Spreadtrum Communications</w:t>
      </w:r>
    </w:p>
    <w:p w14:paraId="5124F982" w14:textId="7C55E18B" w:rsidR="00254752" w:rsidRPr="00254752" w:rsidRDefault="00603E09" w:rsidP="00254752">
      <w:pPr>
        <w:ind w:left="720" w:hanging="720"/>
        <w:rPr>
          <w:lang w:eastAsia="x-none"/>
        </w:rPr>
      </w:pPr>
      <w:hyperlink r:id="rId2067" w:history="1">
        <w:r w:rsidR="00FE4C7E">
          <w:rPr>
            <w:rStyle w:val="Hyperlink"/>
            <w:lang w:eastAsia="x-none"/>
          </w:rPr>
          <w:t>R1-1804392</w:t>
        </w:r>
      </w:hyperlink>
      <w:r w:rsidR="00254752" w:rsidRPr="00254752">
        <w:rPr>
          <w:lang w:eastAsia="x-none"/>
        </w:rPr>
        <w:tab/>
        <w:t>Multiplexing of UL transmissions with different reliability requirements</w:t>
      </w:r>
      <w:r w:rsidR="00254752" w:rsidRPr="00254752">
        <w:rPr>
          <w:lang w:eastAsia="x-none"/>
        </w:rPr>
        <w:tab/>
        <w:t>Samsung</w:t>
      </w:r>
    </w:p>
    <w:p w14:paraId="1284E2A5" w14:textId="3D927F2A" w:rsidR="00254752" w:rsidRPr="00254752" w:rsidRDefault="00603E09" w:rsidP="00254752">
      <w:pPr>
        <w:ind w:left="720" w:hanging="720"/>
        <w:rPr>
          <w:lang w:eastAsia="x-none"/>
        </w:rPr>
      </w:pPr>
      <w:hyperlink r:id="rId2068" w:history="1">
        <w:r w:rsidR="00FE4C7E">
          <w:rPr>
            <w:rStyle w:val="Hyperlink"/>
            <w:lang w:eastAsia="x-none"/>
          </w:rPr>
          <w:t>R1-1804450</w:t>
        </w:r>
      </w:hyperlink>
      <w:r w:rsidR="00254752" w:rsidRPr="00254752">
        <w:rPr>
          <w:lang w:eastAsia="x-none"/>
        </w:rPr>
        <w:tab/>
        <w:t>Uplink Pre-emption for URLLC Reliability</w:t>
      </w:r>
      <w:r w:rsidR="00254752" w:rsidRPr="00254752">
        <w:rPr>
          <w:lang w:eastAsia="x-none"/>
        </w:rPr>
        <w:tab/>
        <w:t>III</w:t>
      </w:r>
    </w:p>
    <w:p w14:paraId="0EF7956F" w14:textId="71D7CBF8" w:rsidR="00254752" w:rsidRPr="00254752" w:rsidRDefault="00603E09" w:rsidP="00254752">
      <w:pPr>
        <w:ind w:left="720" w:hanging="720"/>
        <w:rPr>
          <w:lang w:eastAsia="x-none"/>
        </w:rPr>
      </w:pPr>
      <w:hyperlink r:id="rId2069" w:history="1">
        <w:r w:rsidR="00FE4C7E">
          <w:rPr>
            <w:rStyle w:val="Hyperlink"/>
            <w:lang w:eastAsia="x-none"/>
          </w:rPr>
          <w:t>R1-1804572</w:t>
        </w:r>
      </w:hyperlink>
      <w:r w:rsidR="00254752" w:rsidRPr="00254752">
        <w:rPr>
          <w:lang w:eastAsia="x-none"/>
        </w:rPr>
        <w:tab/>
        <w:t>Discussion on multiplexing UL transmission with different requirements</w:t>
      </w:r>
      <w:r w:rsidR="00254752" w:rsidRPr="00254752">
        <w:rPr>
          <w:lang w:eastAsia="x-none"/>
        </w:rPr>
        <w:tab/>
        <w:t>LG Electronics</w:t>
      </w:r>
    </w:p>
    <w:p w14:paraId="026C3872" w14:textId="204A2A10" w:rsidR="00254752" w:rsidRPr="00254752" w:rsidRDefault="00603E09" w:rsidP="00254752">
      <w:pPr>
        <w:ind w:left="720" w:hanging="720"/>
        <w:rPr>
          <w:lang w:eastAsia="x-none"/>
        </w:rPr>
      </w:pPr>
      <w:hyperlink r:id="rId2070" w:history="1">
        <w:r w:rsidR="00FE4C7E">
          <w:rPr>
            <w:rStyle w:val="Hyperlink"/>
            <w:lang w:eastAsia="x-none"/>
          </w:rPr>
          <w:t>R1-1804618</w:t>
        </w:r>
      </w:hyperlink>
      <w:r w:rsidR="00254752" w:rsidRPr="00254752">
        <w:rPr>
          <w:lang w:eastAsia="x-none"/>
        </w:rPr>
        <w:tab/>
        <w:t>On UL multiplexing between eMBB and URLLC</w:t>
      </w:r>
      <w:r w:rsidR="00254752" w:rsidRPr="00254752">
        <w:rPr>
          <w:lang w:eastAsia="x-none"/>
        </w:rPr>
        <w:tab/>
        <w:t>Nokia, Nokia Shanghai Bell</w:t>
      </w:r>
    </w:p>
    <w:p w14:paraId="0CBE0E9C" w14:textId="0A4101B3" w:rsidR="00254752" w:rsidRPr="00254752" w:rsidRDefault="00603E09" w:rsidP="00254752">
      <w:pPr>
        <w:ind w:left="720" w:hanging="720"/>
        <w:rPr>
          <w:lang w:eastAsia="x-none"/>
        </w:rPr>
      </w:pPr>
      <w:hyperlink r:id="rId2071" w:history="1">
        <w:r w:rsidR="00FE4C7E">
          <w:rPr>
            <w:rStyle w:val="Hyperlink"/>
            <w:lang w:eastAsia="x-none"/>
          </w:rPr>
          <w:t>R1-1804642</w:t>
        </w:r>
      </w:hyperlink>
      <w:r w:rsidR="00254752" w:rsidRPr="00254752">
        <w:rPr>
          <w:lang w:eastAsia="x-none"/>
        </w:rPr>
        <w:tab/>
        <w:t>Discussion on URLLC UL multiplexing</w:t>
      </w:r>
      <w:r w:rsidR="00254752" w:rsidRPr="00254752">
        <w:rPr>
          <w:lang w:eastAsia="x-none"/>
        </w:rPr>
        <w:tab/>
        <w:t>Panasonic</w:t>
      </w:r>
    </w:p>
    <w:p w14:paraId="1863DD90" w14:textId="7E046C3D" w:rsidR="00254752" w:rsidRPr="00254752" w:rsidRDefault="00603E09" w:rsidP="00254752">
      <w:pPr>
        <w:ind w:left="720" w:hanging="720"/>
        <w:rPr>
          <w:lang w:eastAsia="x-none"/>
        </w:rPr>
      </w:pPr>
      <w:hyperlink r:id="rId2072" w:history="1">
        <w:r w:rsidR="00FE4C7E">
          <w:rPr>
            <w:rStyle w:val="Hyperlink"/>
            <w:lang w:eastAsia="x-none"/>
          </w:rPr>
          <w:t>R1-1804772</w:t>
        </w:r>
      </w:hyperlink>
      <w:r w:rsidR="00254752" w:rsidRPr="00254752">
        <w:rPr>
          <w:lang w:eastAsia="x-none"/>
        </w:rPr>
        <w:tab/>
        <w:t>Discussion on handling of UL multiplexing of transmissions with different reliability requirement</w:t>
      </w:r>
      <w:r w:rsidR="00254752" w:rsidRPr="00254752">
        <w:rPr>
          <w:lang w:eastAsia="x-none"/>
        </w:rPr>
        <w:tab/>
        <w:t>Apple Inc.</w:t>
      </w:r>
    </w:p>
    <w:p w14:paraId="54A879CA" w14:textId="2FA8E9BB" w:rsidR="00254752" w:rsidRPr="00254752" w:rsidRDefault="00603E09" w:rsidP="00254752">
      <w:pPr>
        <w:ind w:left="720" w:hanging="720"/>
        <w:rPr>
          <w:lang w:eastAsia="x-none"/>
        </w:rPr>
      </w:pPr>
      <w:hyperlink r:id="rId2073" w:history="1">
        <w:r w:rsidR="00FE4C7E">
          <w:rPr>
            <w:rStyle w:val="Hyperlink"/>
            <w:lang w:eastAsia="x-none"/>
          </w:rPr>
          <w:t>R1-1804854</w:t>
        </w:r>
      </w:hyperlink>
      <w:r w:rsidR="00254752" w:rsidRPr="00254752">
        <w:rPr>
          <w:lang w:eastAsia="x-none"/>
        </w:rPr>
        <w:tab/>
        <w:t xml:space="preserve">On Dynamic Resource Sharing between eMBB and URLLC in UL </w:t>
      </w:r>
      <w:r w:rsidR="00254752" w:rsidRPr="00254752">
        <w:rPr>
          <w:lang w:eastAsia="x-none"/>
        </w:rPr>
        <w:tab/>
        <w:t>InterDigital, Inc.</w:t>
      </w:r>
    </w:p>
    <w:p w14:paraId="5E552335" w14:textId="32032135" w:rsidR="00254752" w:rsidRPr="00254752" w:rsidRDefault="00603E09" w:rsidP="00254752">
      <w:pPr>
        <w:ind w:left="1440" w:hanging="1440"/>
        <w:rPr>
          <w:lang w:eastAsia="x-none"/>
        </w:rPr>
      </w:pPr>
      <w:hyperlink r:id="rId2074" w:history="1">
        <w:r w:rsidR="00FE4C7E">
          <w:rPr>
            <w:rStyle w:val="Hyperlink"/>
            <w:lang w:eastAsia="x-none"/>
          </w:rPr>
          <w:t>R1-1804945</w:t>
        </w:r>
      </w:hyperlink>
      <w:r w:rsidR="00254752" w:rsidRPr="00254752">
        <w:rPr>
          <w:lang w:eastAsia="x-none"/>
        </w:rPr>
        <w:tab/>
        <w:t>On UL multiplexing of transmission with different reliability requirements</w:t>
      </w:r>
      <w:r w:rsidR="00254752" w:rsidRPr="00254752">
        <w:rPr>
          <w:lang w:eastAsia="x-none"/>
        </w:rPr>
        <w:tab/>
        <w:t>Beijing Xiaomi Mobile Software</w:t>
      </w:r>
    </w:p>
    <w:p w14:paraId="03348685" w14:textId="77DB4B21" w:rsidR="00254752" w:rsidRPr="00254752" w:rsidRDefault="00603E09" w:rsidP="00254752">
      <w:pPr>
        <w:ind w:left="720" w:hanging="720"/>
        <w:rPr>
          <w:lang w:eastAsia="x-none"/>
        </w:rPr>
      </w:pPr>
      <w:hyperlink r:id="rId2075" w:history="1">
        <w:r w:rsidR="00FE4C7E">
          <w:rPr>
            <w:rStyle w:val="Hyperlink"/>
            <w:lang w:eastAsia="x-none"/>
          </w:rPr>
          <w:t>R1-1804947</w:t>
        </w:r>
      </w:hyperlink>
      <w:r w:rsidR="00254752" w:rsidRPr="00254752">
        <w:rPr>
          <w:lang w:eastAsia="x-none"/>
        </w:rPr>
        <w:tab/>
        <w:t>Discussions on UL multiplexing</w:t>
      </w:r>
      <w:r w:rsidR="00254752" w:rsidRPr="00254752">
        <w:rPr>
          <w:lang w:eastAsia="x-none"/>
        </w:rPr>
        <w:tab/>
        <w:t>Mitsubishi Electric Co.</w:t>
      </w:r>
    </w:p>
    <w:p w14:paraId="11193CC3" w14:textId="6BFB5906" w:rsidR="00254752" w:rsidRPr="00254752" w:rsidRDefault="00603E09" w:rsidP="00254752">
      <w:pPr>
        <w:ind w:left="720" w:hanging="720"/>
        <w:rPr>
          <w:lang w:eastAsia="x-none"/>
        </w:rPr>
      </w:pPr>
      <w:hyperlink r:id="rId2076" w:history="1">
        <w:r w:rsidR="00FE4C7E">
          <w:rPr>
            <w:rStyle w:val="Hyperlink"/>
            <w:lang w:eastAsia="x-none"/>
          </w:rPr>
          <w:t>R1-1804957</w:t>
        </w:r>
      </w:hyperlink>
      <w:r w:rsidR="00254752" w:rsidRPr="00254752">
        <w:rPr>
          <w:lang w:eastAsia="x-none"/>
        </w:rPr>
        <w:tab/>
        <w:t>Multiplexing of URLLC and eMBB uplink channels</w:t>
      </w:r>
      <w:r w:rsidR="00254752" w:rsidRPr="00254752">
        <w:rPr>
          <w:lang w:eastAsia="x-none"/>
        </w:rPr>
        <w:tab/>
        <w:t>Motorola Mobility, Lenovo</w:t>
      </w:r>
    </w:p>
    <w:p w14:paraId="103CD146" w14:textId="28B63D31" w:rsidR="00254752" w:rsidRPr="00254752" w:rsidRDefault="00603E09" w:rsidP="00254752">
      <w:pPr>
        <w:ind w:left="1440" w:hanging="1440"/>
        <w:rPr>
          <w:lang w:eastAsia="x-none"/>
        </w:rPr>
      </w:pPr>
      <w:hyperlink r:id="rId2077" w:history="1">
        <w:r w:rsidR="00FE4C7E">
          <w:rPr>
            <w:rStyle w:val="Hyperlink"/>
            <w:lang w:eastAsia="x-none"/>
          </w:rPr>
          <w:t>R1-1804963</w:t>
        </w:r>
      </w:hyperlink>
      <w:r w:rsidR="00254752" w:rsidRPr="00254752">
        <w:rPr>
          <w:lang w:eastAsia="x-none"/>
        </w:rPr>
        <w:tab/>
        <w:t xml:space="preserve"> Disscussion on UL multiplexing of transmissions with different reliability requirements</w:t>
      </w:r>
      <w:r w:rsidR="00254752" w:rsidRPr="00254752">
        <w:rPr>
          <w:lang w:eastAsia="x-none"/>
        </w:rPr>
        <w:tab/>
        <w:t>China Unicom</w:t>
      </w:r>
    </w:p>
    <w:p w14:paraId="0835190A" w14:textId="70A0D143" w:rsidR="00254752" w:rsidRPr="00254752" w:rsidRDefault="00603E09" w:rsidP="00254752">
      <w:pPr>
        <w:ind w:left="1440" w:hanging="1440"/>
        <w:rPr>
          <w:lang w:eastAsia="x-none"/>
        </w:rPr>
      </w:pPr>
      <w:hyperlink r:id="rId2078" w:history="1">
        <w:r w:rsidR="00FE4C7E">
          <w:rPr>
            <w:rStyle w:val="Hyperlink"/>
            <w:lang w:eastAsia="x-none"/>
          </w:rPr>
          <w:t>R1-1805064</w:t>
        </w:r>
      </w:hyperlink>
      <w:r w:rsidR="00254752" w:rsidRPr="00254752">
        <w:rPr>
          <w:lang w:eastAsia="x-none"/>
        </w:rPr>
        <w:tab/>
        <w:t>Handling UL multiplexing of transmissions with different reliability requirements</w:t>
      </w:r>
      <w:r w:rsidR="00254752" w:rsidRPr="00254752">
        <w:rPr>
          <w:lang w:eastAsia="x-none"/>
        </w:rPr>
        <w:tab/>
        <w:t>NTT DOCOMO, INC.</w:t>
      </w:r>
    </w:p>
    <w:p w14:paraId="780E475B" w14:textId="7F639792" w:rsidR="00254752" w:rsidRPr="00254752" w:rsidRDefault="00603E09" w:rsidP="00254752">
      <w:pPr>
        <w:ind w:left="720" w:hanging="720"/>
        <w:rPr>
          <w:lang w:eastAsia="x-none"/>
        </w:rPr>
      </w:pPr>
      <w:hyperlink r:id="rId2079" w:history="1">
        <w:r w:rsidR="00FE4C7E">
          <w:rPr>
            <w:rStyle w:val="Hyperlink"/>
            <w:lang w:eastAsia="x-none"/>
          </w:rPr>
          <w:t>R1-1805098</w:t>
        </w:r>
      </w:hyperlink>
      <w:r w:rsidR="00254752" w:rsidRPr="00254752">
        <w:rPr>
          <w:lang w:eastAsia="x-none"/>
        </w:rPr>
        <w:tab/>
        <w:t>UL Multiplexing for Transmissions of different Reliabilities</w:t>
      </w:r>
      <w:r w:rsidR="00254752" w:rsidRPr="00254752">
        <w:rPr>
          <w:lang w:eastAsia="x-none"/>
        </w:rPr>
        <w:tab/>
        <w:t>TCL Communication</w:t>
      </w:r>
    </w:p>
    <w:p w14:paraId="56D46D23" w14:textId="1FEA699D" w:rsidR="00254752" w:rsidRPr="00254752" w:rsidRDefault="00603E09" w:rsidP="00254752">
      <w:pPr>
        <w:ind w:left="720" w:hanging="720"/>
        <w:rPr>
          <w:lang w:eastAsia="x-none"/>
        </w:rPr>
      </w:pPr>
      <w:hyperlink r:id="rId2080" w:history="1">
        <w:r w:rsidR="00FE4C7E">
          <w:rPr>
            <w:rStyle w:val="Hyperlink"/>
            <w:lang w:eastAsia="x-none"/>
          </w:rPr>
          <w:t>R1-1805155</w:t>
        </w:r>
      </w:hyperlink>
      <w:r w:rsidR="00254752" w:rsidRPr="00254752">
        <w:rPr>
          <w:lang w:eastAsia="x-none"/>
        </w:rPr>
        <w:tab/>
        <w:t>On uplink multiplexing of transmissions with different reliability requirements</w:t>
      </w:r>
      <w:r w:rsidR="00254752" w:rsidRPr="00254752">
        <w:rPr>
          <w:lang w:eastAsia="x-none"/>
        </w:rPr>
        <w:tab/>
        <w:t>KDDI Corporation</w:t>
      </w:r>
    </w:p>
    <w:p w14:paraId="2E6BB3F4" w14:textId="0FDFD098" w:rsidR="00254752" w:rsidRPr="00254752" w:rsidRDefault="00603E09" w:rsidP="00254752">
      <w:pPr>
        <w:ind w:left="1440" w:hanging="1440"/>
        <w:rPr>
          <w:lang w:eastAsia="x-none"/>
        </w:rPr>
      </w:pPr>
      <w:hyperlink r:id="rId2081" w:history="1">
        <w:r w:rsidR="00FE4C7E">
          <w:rPr>
            <w:rStyle w:val="Hyperlink"/>
            <w:lang w:eastAsia="x-none"/>
          </w:rPr>
          <w:t>R1-1805158</w:t>
        </w:r>
      </w:hyperlink>
      <w:r w:rsidR="00254752" w:rsidRPr="00254752">
        <w:rPr>
          <w:lang w:eastAsia="x-none"/>
        </w:rPr>
        <w:tab/>
        <w:t>Considerations for UL multiplexing with different reliability requirements</w:t>
      </w:r>
      <w:r w:rsidR="00254752" w:rsidRPr="00254752">
        <w:rPr>
          <w:lang w:eastAsia="x-none"/>
        </w:rPr>
        <w:tab/>
        <w:t>Sequans Communications</w:t>
      </w:r>
    </w:p>
    <w:p w14:paraId="74E3621E" w14:textId="1913FC2B" w:rsidR="00254752" w:rsidRPr="00254752" w:rsidRDefault="00603E09" w:rsidP="00254752">
      <w:pPr>
        <w:ind w:left="720" w:hanging="720"/>
        <w:rPr>
          <w:lang w:eastAsia="x-none"/>
        </w:rPr>
      </w:pPr>
      <w:hyperlink r:id="rId2082" w:history="1">
        <w:r w:rsidR="00FE4C7E">
          <w:rPr>
            <w:rStyle w:val="Hyperlink"/>
            <w:lang w:eastAsia="x-none"/>
          </w:rPr>
          <w:t>R1-1805246</w:t>
        </w:r>
      </w:hyperlink>
      <w:r w:rsidR="00254752" w:rsidRPr="00254752">
        <w:rPr>
          <w:lang w:eastAsia="x-none"/>
        </w:rPr>
        <w:tab/>
        <w:t>UCI multiplexing considering URLLC data in PUSCH</w:t>
      </w:r>
      <w:r w:rsidR="00254752" w:rsidRPr="00254752">
        <w:rPr>
          <w:lang w:eastAsia="x-none"/>
        </w:rPr>
        <w:tab/>
        <w:t>WILUS Inc.</w:t>
      </w:r>
    </w:p>
    <w:p w14:paraId="523807DE" w14:textId="3C1F1A67" w:rsidR="00254752" w:rsidRPr="00254752" w:rsidRDefault="00254752" w:rsidP="008C192C">
      <w:pPr>
        <w:pStyle w:val="Heading3"/>
      </w:pPr>
      <w:bookmarkStart w:id="649" w:name="_Toc510867645"/>
      <w:bookmarkStart w:id="650" w:name="_Toc514184715"/>
      <w:r w:rsidRPr="00254752">
        <w:t>Other</w:t>
      </w:r>
      <w:bookmarkEnd w:id="649"/>
      <w:bookmarkEnd w:id="650"/>
    </w:p>
    <w:p w14:paraId="4A92A9F0" w14:textId="59684AFB" w:rsidR="00254752" w:rsidRPr="00254752" w:rsidRDefault="00603E09" w:rsidP="00254752">
      <w:pPr>
        <w:ind w:left="720" w:hanging="720"/>
        <w:rPr>
          <w:lang w:eastAsia="x-none"/>
        </w:rPr>
      </w:pPr>
      <w:hyperlink r:id="rId2083" w:history="1">
        <w:r w:rsidR="00FE4C7E">
          <w:rPr>
            <w:rStyle w:val="Hyperlink"/>
            <w:lang w:eastAsia="x-none"/>
          </w:rPr>
          <w:t>R1-1803660</w:t>
        </w:r>
      </w:hyperlink>
      <w:r w:rsidR="00254752" w:rsidRPr="00254752">
        <w:rPr>
          <w:lang w:eastAsia="x-none"/>
        </w:rPr>
        <w:tab/>
        <w:t>PDSCH reliability for URLLC</w:t>
      </w:r>
      <w:r w:rsidR="00254752" w:rsidRPr="00254752">
        <w:rPr>
          <w:lang w:eastAsia="x-none"/>
        </w:rPr>
        <w:tab/>
        <w:t>Huawei, HiSilicon</w:t>
      </w:r>
    </w:p>
    <w:p w14:paraId="778E314E" w14:textId="1BF63FEE" w:rsidR="00254752" w:rsidRPr="00254752" w:rsidRDefault="00603E09" w:rsidP="00254752">
      <w:pPr>
        <w:ind w:left="720" w:hanging="720"/>
        <w:rPr>
          <w:lang w:eastAsia="x-none"/>
        </w:rPr>
      </w:pPr>
      <w:hyperlink r:id="rId2084" w:history="1">
        <w:r w:rsidR="00FE4C7E">
          <w:rPr>
            <w:rStyle w:val="Hyperlink"/>
            <w:lang w:eastAsia="x-none"/>
          </w:rPr>
          <w:t>R1-1803698</w:t>
        </w:r>
      </w:hyperlink>
      <w:r w:rsidR="00254752" w:rsidRPr="00254752">
        <w:rPr>
          <w:lang w:eastAsia="x-none"/>
        </w:rPr>
        <w:tab/>
        <w:t>Discussion on semi-static HARQ-ACK codebook for slot aggregation</w:t>
      </w:r>
      <w:r w:rsidR="00254752" w:rsidRPr="00254752">
        <w:rPr>
          <w:lang w:eastAsia="x-none"/>
        </w:rPr>
        <w:tab/>
        <w:t>Huawei, HiSilicon</w:t>
      </w:r>
    </w:p>
    <w:p w14:paraId="2506645D" w14:textId="56989B4B" w:rsidR="00254752" w:rsidRPr="00254752" w:rsidRDefault="00603E09" w:rsidP="00254752">
      <w:pPr>
        <w:ind w:left="720" w:hanging="720"/>
        <w:rPr>
          <w:lang w:eastAsia="x-none"/>
        </w:rPr>
      </w:pPr>
      <w:hyperlink r:id="rId2085" w:history="1">
        <w:r w:rsidR="00FE4C7E">
          <w:rPr>
            <w:rStyle w:val="Hyperlink"/>
            <w:lang w:eastAsia="x-none"/>
          </w:rPr>
          <w:t>R1-1803769</w:t>
        </w:r>
      </w:hyperlink>
      <w:r w:rsidR="00254752" w:rsidRPr="00254752">
        <w:rPr>
          <w:lang w:eastAsia="x-none"/>
        </w:rPr>
        <w:tab/>
        <w:t>PUCCH enhancement for URLLC</w:t>
      </w:r>
      <w:r w:rsidR="00254752" w:rsidRPr="00254752">
        <w:rPr>
          <w:lang w:eastAsia="x-none"/>
        </w:rPr>
        <w:tab/>
        <w:t>CATT</w:t>
      </w:r>
    </w:p>
    <w:p w14:paraId="01451456" w14:textId="3FAAA566" w:rsidR="00254752" w:rsidRPr="00254752" w:rsidRDefault="00603E09" w:rsidP="00254752">
      <w:pPr>
        <w:ind w:left="720" w:hanging="720"/>
        <w:rPr>
          <w:lang w:eastAsia="x-none"/>
        </w:rPr>
      </w:pPr>
      <w:hyperlink r:id="rId2086" w:history="1">
        <w:r w:rsidR="00FE4C7E">
          <w:rPr>
            <w:rStyle w:val="Hyperlink"/>
            <w:lang w:eastAsia="x-none"/>
          </w:rPr>
          <w:t>R1-1803849</w:t>
        </w:r>
      </w:hyperlink>
      <w:r w:rsidR="00254752" w:rsidRPr="00254752">
        <w:rPr>
          <w:lang w:eastAsia="x-none"/>
        </w:rPr>
        <w:tab/>
        <w:t>Other aspects for URLLC</w:t>
      </w:r>
      <w:r w:rsidR="00254752" w:rsidRPr="00254752">
        <w:rPr>
          <w:lang w:eastAsia="x-none"/>
        </w:rPr>
        <w:tab/>
        <w:t>vivo</w:t>
      </w:r>
    </w:p>
    <w:p w14:paraId="5229E4D5" w14:textId="60268ADF" w:rsidR="00254752" w:rsidRPr="00254752" w:rsidRDefault="00603E09" w:rsidP="00254752">
      <w:pPr>
        <w:ind w:left="720" w:hanging="720"/>
        <w:rPr>
          <w:lang w:eastAsia="x-none"/>
        </w:rPr>
      </w:pPr>
      <w:hyperlink r:id="rId2087" w:history="1">
        <w:r w:rsidR="00FE4C7E">
          <w:rPr>
            <w:rStyle w:val="Hyperlink"/>
            <w:lang w:eastAsia="x-none"/>
          </w:rPr>
          <w:t>R1-1803923</w:t>
        </w:r>
      </w:hyperlink>
      <w:r w:rsidR="00254752" w:rsidRPr="00254752">
        <w:rPr>
          <w:lang w:eastAsia="x-none"/>
        </w:rPr>
        <w:tab/>
        <w:t>Channel Coding Techniques for URLLC</w:t>
      </w:r>
      <w:r w:rsidR="00254752" w:rsidRPr="00254752">
        <w:rPr>
          <w:lang w:eastAsia="x-none"/>
        </w:rPr>
        <w:tab/>
        <w:t>Ericsson</w:t>
      </w:r>
    </w:p>
    <w:p w14:paraId="2C3CA50F" w14:textId="2B8BE6AF" w:rsidR="00254752" w:rsidRPr="00254752" w:rsidRDefault="00603E09" w:rsidP="00254752">
      <w:pPr>
        <w:ind w:left="720" w:hanging="720"/>
        <w:rPr>
          <w:lang w:eastAsia="x-none"/>
        </w:rPr>
      </w:pPr>
      <w:hyperlink r:id="rId2088" w:history="1">
        <w:r w:rsidR="00FE4C7E">
          <w:rPr>
            <w:rStyle w:val="Hyperlink"/>
            <w:lang w:eastAsia="x-none"/>
          </w:rPr>
          <w:t>R1-1803924</w:t>
        </w:r>
      </w:hyperlink>
      <w:r w:rsidR="00254752" w:rsidRPr="00254752">
        <w:rPr>
          <w:lang w:eastAsia="x-none"/>
        </w:rPr>
        <w:tab/>
        <w:t>On PUCCH for Ultra-Reliable Transmission</w:t>
      </w:r>
      <w:r w:rsidR="00254752" w:rsidRPr="00254752">
        <w:rPr>
          <w:lang w:eastAsia="x-none"/>
        </w:rPr>
        <w:tab/>
        <w:t>Ericsson</w:t>
      </w:r>
    </w:p>
    <w:p w14:paraId="2D95020C" w14:textId="66431705" w:rsidR="00254752" w:rsidRPr="00254752" w:rsidRDefault="00603E09" w:rsidP="00254752">
      <w:pPr>
        <w:ind w:left="720" w:hanging="720"/>
        <w:rPr>
          <w:lang w:eastAsia="x-none"/>
        </w:rPr>
      </w:pPr>
      <w:hyperlink r:id="rId2089" w:history="1">
        <w:r w:rsidR="00FE4C7E">
          <w:rPr>
            <w:rStyle w:val="Hyperlink"/>
            <w:lang w:eastAsia="x-none"/>
          </w:rPr>
          <w:t>R1-1803925</w:t>
        </w:r>
      </w:hyperlink>
      <w:r w:rsidR="00254752" w:rsidRPr="00254752">
        <w:rPr>
          <w:lang w:eastAsia="x-none"/>
        </w:rPr>
        <w:tab/>
        <w:t>On Performance of PUCCH Format 0 for URLLC Use Cases</w:t>
      </w:r>
      <w:r w:rsidR="00254752" w:rsidRPr="00254752">
        <w:rPr>
          <w:lang w:eastAsia="x-none"/>
        </w:rPr>
        <w:tab/>
        <w:t>Ericsson</w:t>
      </w:r>
    </w:p>
    <w:p w14:paraId="487C58C8" w14:textId="7B2F9908" w:rsidR="00254752" w:rsidRPr="00254752" w:rsidRDefault="00603E09" w:rsidP="00254752">
      <w:pPr>
        <w:ind w:left="720" w:hanging="720"/>
        <w:rPr>
          <w:lang w:eastAsia="x-none"/>
        </w:rPr>
      </w:pPr>
      <w:hyperlink r:id="rId2090" w:history="1">
        <w:r w:rsidR="00FE4C7E">
          <w:rPr>
            <w:rStyle w:val="Hyperlink"/>
            <w:lang w:eastAsia="x-none"/>
          </w:rPr>
          <w:t>R1-1803926</w:t>
        </w:r>
      </w:hyperlink>
      <w:r w:rsidR="00254752" w:rsidRPr="00254752">
        <w:rPr>
          <w:lang w:eastAsia="x-none"/>
        </w:rPr>
        <w:tab/>
        <w:t>On Performance of PUCCH Format 2 for URLLC Use Cases</w:t>
      </w:r>
      <w:r w:rsidR="00254752" w:rsidRPr="00254752">
        <w:rPr>
          <w:lang w:eastAsia="x-none"/>
        </w:rPr>
        <w:tab/>
        <w:t>Ericsson</w:t>
      </w:r>
    </w:p>
    <w:p w14:paraId="6566C300" w14:textId="4895B61F" w:rsidR="00254752" w:rsidRPr="00254752" w:rsidRDefault="00603E09" w:rsidP="00254752">
      <w:pPr>
        <w:ind w:left="720" w:hanging="720"/>
        <w:rPr>
          <w:lang w:eastAsia="x-none"/>
        </w:rPr>
      </w:pPr>
      <w:hyperlink r:id="rId2091" w:history="1">
        <w:r w:rsidR="00FE4C7E">
          <w:rPr>
            <w:rStyle w:val="Hyperlink"/>
            <w:lang w:eastAsia="x-none"/>
          </w:rPr>
          <w:t>R1-1803927</w:t>
        </w:r>
      </w:hyperlink>
      <w:r w:rsidR="00254752" w:rsidRPr="00254752">
        <w:rPr>
          <w:lang w:eastAsia="x-none"/>
        </w:rPr>
        <w:tab/>
        <w:t>On Frequency Hopping for Ultra-reliable Transmission</w:t>
      </w:r>
      <w:r w:rsidR="00254752" w:rsidRPr="00254752">
        <w:rPr>
          <w:lang w:eastAsia="x-none"/>
        </w:rPr>
        <w:tab/>
        <w:t>Ericsson</w:t>
      </w:r>
    </w:p>
    <w:p w14:paraId="3253C8BE" w14:textId="323955BF" w:rsidR="00254752" w:rsidRPr="00254752" w:rsidRDefault="00603E09" w:rsidP="00254752">
      <w:pPr>
        <w:ind w:left="720" w:hanging="720"/>
        <w:rPr>
          <w:lang w:eastAsia="x-none"/>
        </w:rPr>
      </w:pPr>
      <w:hyperlink r:id="rId2092" w:history="1">
        <w:r w:rsidR="00FE4C7E">
          <w:rPr>
            <w:rStyle w:val="Hyperlink"/>
            <w:lang w:eastAsia="x-none"/>
          </w:rPr>
          <w:t>R1-1803928</w:t>
        </w:r>
      </w:hyperlink>
      <w:r w:rsidR="00254752" w:rsidRPr="00254752">
        <w:rPr>
          <w:lang w:eastAsia="x-none"/>
        </w:rPr>
        <w:tab/>
        <w:t>On Transmit Diversity for Ultra-high Reliability Use Cases</w:t>
      </w:r>
      <w:r w:rsidR="00254752" w:rsidRPr="00254752">
        <w:rPr>
          <w:lang w:eastAsia="x-none"/>
        </w:rPr>
        <w:tab/>
        <w:t>Ericsson</w:t>
      </w:r>
    </w:p>
    <w:p w14:paraId="5348F086" w14:textId="05019FBF" w:rsidR="00254752" w:rsidRPr="00254752" w:rsidRDefault="00603E09" w:rsidP="00254752">
      <w:pPr>
        <w:ind w:left="720" w:hanging="720"/>
        <w:rPr>
          <w:lang w:eastAsia="x-none"/>
        </w:rPr>
      </w:pPr>
      <w:hyperlink r:id="rId2093" w:history="1">
        <w:r w:rsidR="00FE4C7E">
          <w:rPr>
            <w:rStyle w:val="Hyperlink"/>
            <w:lang w:eastAsia="x-none"/>
          </w:rPr>
          <w:t>R1-1803929</w:t>
        </w:r>
      </w:hyperlink>
      <w:r w:rsidR="00254752" w:rsidRPr="00254752">
        <w:rPr>
          <w:lang w:eastAsia="x-none"/>
        </w:rPr>
        <w:tab/>
        <w:t>URLLC Downlink System Level Simulation Results</w:t>
      </w:r>
      <w:r w:rsidR="00254752" w:rsidRPr="00254752">
        <w:rPr>
          <w:lang w:eastAsia="x-none"/>
        </w:rPr>
        <w:tab/>
        <w:t>Ericsson</w:t>
      </w:r>
    </w:p>
    <w:p w14:paraId="304013CE" w14:textId="0061385C" w:rsidR="00254752" w:rsidRPr="00254752" w:rsidRDefault="00603E09" w:rsidP="00254752">
      <w:pPr>
        <w:ind w:left="720" w:hanging="720"/>
        <w:rPr>
          <w:lang w:eastAsia="x-none"/>
        </w:rPr>
      </w:pPr>
      <w:hyperlink r:id="rId2094" w:history="1">
        <w:r w:rsidR="00FE4C7E">
          <w:rPr>
            <w:rStyle w:val="Hyperlink"/>
            <w:lang w:eastAsia="x-none"/>
          </w:rPr>
          <w:t>R1-1803930</w:t>
        </w:r>
      </w:hyperlink>
      <w:r w:rsidR="00254752" w:rsidRPr="00254752">
        <w:rPr>
          <w:lang w:eastAsia="x-none"/>
        </w:rPr>
        <w:tab/>
        <w:t>On Supporting Reliable HARQ Feedback for UL Transmission with Configured Grant</w:t>
      </w:r>
      <w:r w:rsidR="00254752" w:rsidRPr="00254752">
        <w:rPr>
          <w:lang w:eastAsia="x-none"/>
        </w:rPr>
        <w:tab/>
        <w:t>Ericsson</w:t>
      </w:r>
    </w:p>
    <w:p w14:paraId="2544987C" w14:textId="01702FD9" w:rsidR="00254752" w:rsidRPr="00254752" w:rsidRDefault="00603E09" w:rsidP="00254752">
      <w:pPr>
        <w:ind w:left="720" w:hanging="720"/>
        <w:rPr>
          <w:lang w:eastAsia="x-none"/>
        </w:rPr>
      </w:pPr>
      <w:hyperlink r:id="rId2095" w:history="1">
        <w:r w:rsidR="00FE4C7E">
          <w:rPr>
            <w:rStyle w:val="Hyperlink"/>
            <w:lang w:eastAsia="x-none"/>
          </w:rPr>
          <w:t>R1-1803931</w:t>
        </w:r>
      </w:hyperlink>
      <w:r w:rsidR="00254752" w:rsidRPr="00254752">
        <w:rPr>
          <w:lang w:eastAsia="x-none"/>
        </w:rPr>
        <w:tab/>
        <w:t>UCI Transmission for URLLC</w:t>
      </w:r>
      <w:r w:rsidR="00254752" w:rsidRPr="00254752">
        <w:rPr>
          <w:lang w:eastAsia="x-none"/>
        </w:rPr>
        <w:tab/>
        <w:t>Ericsson</w:t>
      </w:r>
    </w:p>
    <w:p w14:paraId="539A8DEF" w14:textId="19DF7FEC" w:rsidR="00254752" w:rsidRPr="00254752" w:rsidRDefault="00603E09" w:rsidP="00254752">
      <w:pPr>
        <w:ind w:left="720" w:hanging="720"/>
        <w:rPr>
          <w:lang w:eastAsia="x-none"/>
        </w:rPr>
      </w:pPr>
      <w:hyperlink r:id="rId2096" w:history="1">
        <w:r w:rsidR="00FE4C7E">
          <w:rPr>
            <w:rStyle w:val="Hyperlink"/>
            <w:lang w:eastAsia="x-none"/>
          </w:rPr>
          <w:t>R1-1803932</w:t>
        </w:r>
      </w:hyperlink>
      <w:r w:rsidR="00254752" w:rsidRPr="00254752">
        <w:rPr>
          <w:lang w:eastAsia="x-none"/>
        </w:rPr>
        <w:tab/>
        <w:t>Evaluation of Reliability in NR</w:t>
      </w:r>
      <w:r w:rsidR="00254752" w:rsidRPr="00254752">
        <w:rPr>
          <w:lang w:eastAsia="x-none"/>
        </w:rPr>
        <w:tab/>
        <w:t>Ericsson</w:t>
      </w:r>
    </w:p>
    <w:p w14:paraId="6B43EF33" w14:textId="1B6FD208" w:rsidR="00254752" w:rsidRPr="00254752" w:rsidRDefault="00603E09" w:rsidP="00254752">
      <w:pPr>
        <w:ind w:left="720" w:hanging="720"/>
        <w:rPr>
          <w:lang w:eastAsia="x-none"/>
        </w:rPr>
      </w:pPr>
      <w:hyperlink r:id="rId2097" w:history="1">
        <w:r w:rsidR="00FE4C7E">
          <w:rPr>
            <w:rStyle w:val="Hyperlink"/>
            <w:lang w:eastAsia="x-none"/>
          </w:rPr>
          <w:t>R1-1803933</w:t>
        </w:r>
      </w:hyperlink>
      <w:r w:rsidR="00254752" w:rsidRPr="00254752">
        <w:rPr>
          <w:lang w:eastAsia="x-none"/>
        </w:rPr>
        <w:tab/>
        <w:t>Evaluation of UP latency in NR</w:t>
      </w:r>
      <w:r w:rsidR="00254752" w:rsidRPr="00254752">
        <w:rPr>
          <w:lang w:eastAsia="x-none"/>
        </w:rPr>
        <w:tab/>
        <w:t>Ericsson</w:t>
      </w:r>
    </w:p>
    <w:p w14:paraId="7B76D0FA" w14:textId="56DE072D" w:rsidR="00254752" w:rsidRPr="00254752" w:rsidRDefault="00603E09" w:rsidP="00254752">
      <w:pPr>
        <w:ind w:left="720" w:hanging="720"/>
        <w:rPr>
          <w:lang w:eastAsia="x-none"/>
        </w:rPr>
      </w:pPr>
      <w:hyperlink r:id="rId2098" w:history="1">
        <w:r w:rsidR="00FE4C7E">
          <w:rPr>
            <w:rStyle w:val="Hyperlink"/>
            <w:lang w:eastAsia="x-none"/>
          </w:rPr>
          <w:t>R1-1803936</w:t>
        </w:r>
      </w:hyperlink>
      <w:r w:rsidR="00254752" w:rsidRPr="00254752">
        <w:rPr>
          <w:lang w:eastAsia="x-none"/>
        </w:rPr>
        <w:tab/>
        <w:t>Indication of URLLC Configuration</w:t>
      </w:r>
      <w:r w:rsidR="00254752" w:rsidRPr="00254752">
        <w:rPr>
          <w:lang w:eastAsia="x-none"/>
        </w:rPr>
        <w:tab/>
        <w:t>Ericsson</w:t>
      </w:r>
    </w:p>
    <w:p w14:paraId="183BFBA3" w14:textId="2F33E914" w:rsidR="00254752" w:rsidRPr="00254752" w:rsidRDefault="00603E09" w:rsidP="00254752">
      <w:pPr>
        <w:ind w:left="720" w:hanging="720"/>
        <w:rPr>
          <w:lang w:eastAsia="x-none"/>
        </w:rPr>
      </w:pPr>
      <w:hyperlink r:id="rId2099" w:history="1">
        <w:r w:rsidR="00FE4C7E">
          <w:rPr>
            <w:rStyle w:val="Hyperlink"/>
            <w:lang w:eastAsia="x-none"/>
          </w:rPr>
          <w:t>R1-1803945</w:t>
        </w:r>
      </w:hyperlink>
      <w:r w:rsidR="00254752" w:rsidRPr="00254752">
        <w:rPr>
          <w:lang w:eastAsia="x-none"/>
        </w:rPr>
        <w:tab/>
        <w:t>UCI piggyback on PUSCH with URLLC data</w:t>
      </w:r>
      <w:r w:rsidR="00254752" w:rsidRPr="00254752">
        <w:rPr>
          <w:lang w:eastAsia="x-none"/>
        </w:rPr>
        <w:tab/>
        <w:t>Fujitsu</w:t>
      </w:r>
    </w:p>
    <w:p w14:paraId="50315695" w14:textId="77F2FA57" w:rsidR="00254752" w:rsidRPr="00254752" w:rsidRDefault="00603E09" w:rsidP="00254752">
      <w:pPr>
        <w:ind w:left="720" w:hanging="720"/>
        <w:rPr>
          <w:lang w:eastAsia="x-none"/>
        </w:rPr>
      </w:pPr>
      <w:hyperlink r:id="rId2100" w:history="1">
        <w:r w:rsidR="00FE4C7E">
          <w:rPr>
            <w:rStyle w:val="Hyperlink"/>
            <w:lang w:eastAsia="x-none"/>
          </w:rPr>
          <w:t>R1-1804081</w:t>
        </w:r>
      </w:hyperlink>
      <w:r w:rsidR="00254752" w:rsidRPr="00254752">
        <w:rPr>
          <w:lang w:eastAsia="x-none"/>
        </w:rPr>
        <w:tab/>
        <w:t>On Grant-Free Transmission Framework for URLLC</w:t>
      </w:r>
      <w:r w:rsidR="00254752" w:rsidRPr="00254752">
        <w:rPr>
          <w:lang w:eastAsia="x-none"/>
        </w:rPr>
        <w:tab/>
        <w:t>MediaTek Inc.</w:t>
      </w:r>
    </w:p>
    <w:p w14:paraId="0FD37F14" w14:textId="6C918229" w:rsidR="00254752" w:rsidRPr="00254752" w:rsidRDefault="00603E09" w:rsidP="00254752">
      <w:pPr>
        <w:ind w:left="720" w:hanging="720"/>
        <w:rPr>
          <w:lang w:eastAsia="x-none"/>
        </w:rPr>
      </w:pPr>
      <w:hyperlink r:id="rId2101" w:history="1">
        <w:r w:rsidR="00FE4C7E">
          <w:rPr>
            <w:rStyle w:val="Hyperlink"/>
            <w:lang w:eastAsia="x-none"/>
          </w:rPr>
          <w:t>R1-1804173</w:t>
        </w:r>
      </w:hyperlink>
      <w:r w:rsidR="00254752" w:rsidRPr="00254752">
        <w:rPr>
          <w:lang w:eastAsia="x-none"/>
        </w:rPr>
        <w:tab/>
        <w:t>UCI multiplexing for URLLC</w:t>
      </w:r>
      <w:r w:rsidR="00254752" w:rsidRPr="00254752">
        <w:rPr>
          <w:lang w:eastAsia="x-none"/>
        </w:rPr>
        <w:tab/>
        <w:t>ZTE, Sanechips</w:t>
      </w:r>
    </w:p>
    <w:p w14:paraId="3FBED9CA" w14:textId="43069B38" w:rsidR="00254752" w:rsidRPr="00254752" w:rsidRDefault="00603E09" w:rsidP="00254752">
      <w:pPr>
        <w:ind w:left="720" w:hanging="720"/>
        <w:rPr>
          <w:lang w:eastAsia="x-none"/>
        </w:rPr>
      </w:pPr>
      <w:hyperlink r:id="rId2102" w:history="1">
        <w:r w:rsidR="00FE4C7E">
          <w:rPr>
            <w:rStyle w:val="Hyperlink"/>
            <w:lang w:eastAsia="x-none"/>
          </w:rPr>
          <w:t>R1-1804217</w:t>
        </w:r>
      </w:hyperlink>
      <w:r w:rsidR="00254752" w:rsidRPr="00254752">
        <w:rPr>
          <w:lang w:eastAsia="x-none"/>
        </w:rPr>
        <w:tab/>
        <w:t>Discussion on possible open issues for PDCCH in URLLC</w:t>
      </w:r>
      <w:r w:rsidR="00254752" w:rsidRPr="00254752">
        <w:rPr>
          <w:lang w:eastAsia="x-none"/>
        </w:rPr>
        <w:tab/>
        <w:t>Spreadtrum Communications</w:t>
      </w:r>
    </w:p>
    <w:p w14:paraId="17B5E4B7" w14:textId="1343CB56" w:rsidR="00254752" w:rsidRPr="00254752" w:rsidRDefault="00603E09" w:rsidP="00254752">
      <w:pPr>
        <w:ind w:left="720" w:hanging="720"/>
        <w:rPr>
          <w:lang w:eastAsia="x-none"/>
        </w:rPr>
      </w:pPr>
      <w:hyperlink r:id="rId2103" w:history="1">
        <w:r w:rsidR="00FE4C7E">
          <w:rPr>
            <w:rStyle w:val="Hyperlink"/>
            <w:lang w:eastAsia="x-none"/>
          </w:rPr>
          <w:t>R1-1804289</w:t>
        </w:r>
      </w:hyperlink>
      <w:r w:rsidR="00254752" w:rsidRPr="00254752">
        <w:rPr>
          <w:lang w:eastAsia="x-none"/>
        </w:rPr>
        <w:tab/>
        <w:t>CSI feedback enhancements for URLLC</w:t>
      </w:r>
      <w:r w:rsidR="00254752" w:rsidRPr="00254752">
        <w:rPr>
          <w:lang w:eastAsia="x-none"/>
        </w:rPr>
        <w:tab/>
        <w:t>Huawei, HiSilicon</w:t>
      </w:r>
    </w:p>
    <w:p w14:paraId="3813FB26" w14:textId="26E965B2" w:rsidR="00254752" w:rsidRPr="00254752" w:rsidRDefault="00603E09" w:rsidP="00254752">
      <w:pPr>
        <w:ind w:left="720" w:hanging="720"/>
        <w:rPr>
          <w:lang w:eastAsia="x-none"/>
        </w:rPr>
      </w:pPr>
      <w:hyperlink r:id="rId2104" w:history="1">
        <w:r w:rsidR="00FE4C7E">
          <w:rPr>
            <w:rStyle w:val="Hyperlink"/>
            <w:lang w:eastAsia="x-none"/>
          </w:rPr>
          <w:t>R1-1804290</w:t>
        </w:r>
      </w:hyperlink>
      <w:r w:rsidR="00254752" w:rsidRPr="00254752">
        <w:rPr>
          <w:lang w:eastAsia="x-none"/>
        </w:rPr>
        <w:tab/>
        <w:t>UCI piggyback on PUSCH for URLLC</w:t>
      </w:r>
      <w:r w:rsidR="00254752" w:rsidRPr="00254752">
        <w:rPr>
          <w:lang w:eastAsia="x-none"/>
        </w:rPr>
        <w:tab/>
        <w:t>Huawei, HiSilicon</w:t>
      </w:r>
    </w:p>
    <w:p w14:paraId="7196C342" w14:textId="3124CA67" w:rsidR="00254752" w:rsidRPr="00254752" w:rsidRDefault="00603E09" w:rsidP="00254752">
      <w:pPr>
        <w:ind w:left="720" w:hanging="720"/>
        <w:rPr>
          <w:lang w:eastAsia="x-none"/>
        </w:rPr>
      </w:pPr>
      <w:hyperlink r:id="rId2105" w:history="1">
        <w:r w:rsidR="00FE4C7E">
          <w:rPr>
            <w:rStyle w:val="Hyperlink"/>
            <w:lang w:eastAsia="x-none"/>
          </w:rPr>
          <w:t>R1-1804291</w:t>
        </w:r>
      </w:hyperlink>
      <w:r w:rsidR="00254752" w:rsidRPr="00254752">
        <w:rPr>
          <w:lang w:eastAsia="x-none"/>
        </w:rPr>
        <w:tab/>
        <w:t>PUCCH reliability</w:t>
      </w:r>
      <w:r w:rsidR="00254752" w:rsidRPr="00254752">
        <w:rPr>
          <w:lang w:eastAsia="x-none"/>
        </w:rPr>
        <w:tab/>
        <w:t>Huawei, HiSilicon</w:t>
      </w:r>
    </w:p>
    <w:p w14:paraId="3FCDAEBE" w14:textId="11C255BD" w:rsidR="00254752" w:rsidRPr="00254752" w:rsidRDefault="00603E09" w:rsidP="00254752">
      <w:pPr>
        <w:ind w:left="720" w:hanging="720"/>
        <w:rPr>
          <w:lang w:eastAsia="x-none"/>
        </w:rPr>
      </w:pPr>
      <w:hyperlink r:id="rId2106" w:history="1">
        <w:r w:rsidR="00FE4C7E">
          <w:rPr>
            <w:rStyle w:val="Hyperlink"/>
            <w:lang w:eastAsia="x-none"/>
          </w:rPr>
          <w:t>R1-1804293</w:t>
        </w:r>
      </w:hyperlink>
      <w:r w:rsidR="00254752" w:rsidRPr="00254752">
        <w:rPr>
          <w:lang w:eastAsia="x-none"/>
        </w:rPr>
        <w:tab/>
        <w:t>PUCCH resource allocation for non-slot scheduling</w:t>
      </w:r>
      <w:r w:rsidR="00254752" w:rsidRPr="00254752">
        <w:rPr>
          <w:lang w:eastAsia="x-none"/>
        </w:rPr>
        <w:tab/>
        <w:t>Huawei, HiSilicon</w:t>
      </w:r>
    </w:p>
    <w:p w14:paraId="50B57AED" w14:textId="5769898C" w:rsidR="00254752" w:rsidRPr="00254752" w:rsidRDefault="00603E09" w:rsidP="00254752">
      <w:pPr>
        <w:ind w:left="720" w:hanging="720"/>
        <w:rPr>
          <w:lang w:eastAsia="x-none"/>
        </w:rPr>
      </w:pPr>
      <w:hyperlink r:id="rId2107" w:history="1">
        <w:r w:rsidR="00FE4C7E">
          <w:rPr>
            <w:rStyle w:val="Hyperlink"/>
            <w:lang w:eastAsia="x-none"/>
          </w:rPr>
          <w:t>R1-1804294</w:t>
        </w:r>
      </w:hyperlink>
      <w:r w:rsidR="00254752" w:rsidRPr="00254752">
        <w:rPr>
          <w:lang w:eastAsia="x-none"/>
        </w:rPr>
        <w:tab/>
        <w:t>Considerations on DMRS to support URLLC</w:t>
      </w:r>
      <w:r w:rsidR="00254752" w:rsidRPr="00254752">
        <w:rPr>
          <w:lang w:eastAsia="x-none"/>
        </w:rPr>
        <w:tab/>
        <w:t>Huawei, HiSilicon</w:t>
      </w:r>
    </w:p>
    <w:p w14:paraId="5D39B003" w14:textId="7199BEBB" w:rsidR="00254752" w:rsidRPr="00254752" w:rsidRDefault="00603E09" w:rsidP="00254752">
      <w:pPr>
        <w:ind w:left="720" w:hanging="720"/>
        <w:rPr>
          <w:lang w:eastAsia="x-none"/>
        </w:rPr>
      </w:pPr>
      <w:hyperlink r:id="rId2108" w:history="1">
        <w:r w:rsidR="00FE4C7E">
          <w:rPr>
            <w:rStyle w:val="Hyperlink"/>
            <w:lang w:eastAsia="x-none"/>
          </w:rPr>
          <w:t>R1-1804296</w:t>
        </w:r>
      </w:hyperlink>
      <w:r w:rsidR="00254752" w:rsidRPr="00254752">
        <w:rPr>
          <w:lang w:eastAsia="x-none"/>
        </w:rPr>
        <w:tab/>
        <w:t>Reliability enhancement for grant-free transmission</w:t>
      </w:r>
      <w:r w:rsidR="00254752" w:rsidRPr="00254752">
        <w:rPr>
          <w:lang w:eastAsia="x-none"/>
        </w:rPr>
        <w:tab/>
        <w:t>Huawei, HiSilicon</w:t>
      </w:r>
    </w:p>
    <w:p w14:paraId="09223BBC" w14:textId="77E202F6" w:rsidR="00254752" w:rsidRPr="00254752" w:rsidRDefault="00603E09" w:rsidP="00254752">
      <w:pPr>
        <w:ind w:left="720" w:hanging="720"/>
        <w:rPr>
          <w:lang w:eastAsia="x-none"/>
        </w:rPr>
      </w:pPr>
      <w:hyperlink r:id="rId2109" w:history="1">
        <w:r w:rsidR="00FE4C7E">
          <w:rPr>
            <w:rStyle w:val="Hyperlink"/>
            <w:lang w:eastAsia="x-none"/>
          </w:rPr>
          <w:t>R1-1804297</w:t>
        </w:r>
      </w:hyperlink>
      <w:r w:rsidR="00254752" w:rsidRPr="00254752">
        <w:rPr>
          <w:lang w:eastAsia="x-none"/>
        </w:rPr>
        <w:tab/>
        <w:t>Discussion on partially overlapped PUCCH and PUSCH for URLLC</w:t>
      </w:r>
      <w:r w:rsidR="00254752" w:rsidRPr="00254752">
        <w:rPr>
          <w:lang w:eastAsia="x-none"/>
        </w:rPr>
        <w:tab/>
        <w:t>Huawei, HiSilicon</w:t>
      </w:r>
    </w:p>
    <w:p w14:paraId="015A4A35" w14:textId="36E2C94F" w:rsidR="00254752" w:rsidRPr="00254752" w:rsidRDefault="00603E09" w:rsidP="00254752">
      <w:pPr>
        <w:ind w:left="720" w:hanging="720"/>
        <w:rPr>
          <w:lang w:eastAsia="x-none"/>
        </w:rPr>
      </w:pPr>
      <w:hyperlink r:id="rId2110" w:history="1">
        <w:r w:rsidR="00FE4C7E">
          <w:rPr>
            <w:rStyle w:val="Hyperlink"/>
            <w:lang w:eastAsia="x-none"/>
          </w:rPr>
          <w:t>R1-1804428</w:t>
        </w:r>
      </w:hyperlink>
      <w:r w:rsidR="00254752" w:rsidRPr="00254752">
        <w:rPr>
          <w:lang w:eastAsia="x-none"/>
        </w:rPr>
        <w:tab/>
        <w:t>Discussion on the feasibility of High Accuracy Time Synchronization for NR</w:t>
      </w:r>
      <w:r w:rsidR="00254752" w:rsidRPr="00254752">
        <w:rPr>
          <w:lang w:eastAsia="x-none"/>
        </w:rPr>
        <w:tab/>
        <w:t>Huawei, HiSilicon</w:t>
      </w:r>
    </w:p>
    <w:p w14:paraId="7FDD7B7D" w14:textId="7E042DB1" w:rsidR="00254752" w:rsidRPr="00254752" w:rsidRDefault="00603E09" w:rsidP="00254752">
      <w:pPr>
        <w:ind w:left="720" w:hanging="720"/>
        <w:rPr>
          <w:lang w:eastAsia="x-none"/>
        </w:rPr>
      </w:pPr>
      <w:hyperlink r:id="rId2111" w:history="1">
        <w:r w:rsidR="00FE4C7E">
          <w:rPr>
            <w:rStyle w:val="Hyperlink"/>
            <w:lang w:eastAsia="x-none"/>
          </w:rPr>
          <w:t>R1-1804429</w:t>
        </w:r>
      </w:hyperlink>
      <w:r w:rsidR="00254752" w:rsidRPr="00254752">
        <w:rPr>
          <w:lang w:eastAsia="x-none"/>
        </w:rPr>
        <w:tab/>
        <w:t>Discussion on the motivation of High Accuracy Time Synchronization for URLLC</w:t>
      </w:r>
      <w:r w:rsidR="00254752" w:rsidRPr="00254752">
        <w:rPr>
          <w:lang w:eastAsia="x-none"/>
        </w:rPr>
        <w:tab/>
        <w:t>Huawei, HiSilicon</w:t>
      </w:r>
    </w:p>
    <w:p w14:paraId="6ED75901" w14:textId="4C31508A" w:rsidR="00254752" w:rsidRPr="00254752" w:rsidRDefault="00603E09" w:rsidP="00254752">
      <w:pPr>
        <w:ind w:left="720" w:hanging="720"/>
        <w:rPr>
          <w:lang w:eastAsia="x-none"/>
        </w:rPr>
      </w:pPr>
      <w:hyperlink r:id="rId2112" w:history="1">
        <w:r w:rsidR="00FE4C7E">
          <w:rPr>
            <w:rStyle w:val="Hyperlink"/>
            <w:lang w:eastAsia="x-none"/>
          </w:rPr>
          <w:t>R1-1804619</w:t>
        </w:r>
      </w:hyperlink>
      <w:r w:rsidR="00254752" w:rsidRPr="00254752">
        <w:rPr>
          <w:lang w:eastAsia="x-none"/>
        </w:rPr>
        <w:tab/>
        <w:t>Simultaneous configuration of grant and grant-free based UL transmission for URLLC UEs</w:t>
      </w:r>
      <w:r w:rsidR="00254752" w:rsidRPr="00254752">
        <w:rPr>
          <w:lang w:eastAsia="x-none"/>
        </w:rPr>
        <w:tab/>
        <w:t>Nokia, Nokia Shanghai Bell</w:t>
      </w:r>
    </w:p>
    <w:p w14:paraId="567E64A3" w14:textId="41CAA63C" w:rsidR="00254752" w:rsidRPr="00254752" w:rsidRDefault="00603E09" w:rsidP="00254752">
      <w:pPr>
        <w:ind w:left="720" w:hanging="720"/>
        <w:rPr>
          <w:lang w:eastAsia="x-none"/>
        </w:rPr>
      </w:pPr>
      <w:hyperlink r:id="rId2113" w:history="1">
        <w:r w:rsidR="00FE4C7E">
          <w:rPr>
            <w:rStyle w:val="Hyperlink"/>
            <w:lang w:eastAsia="x-none"/>
          </w:rPr>
          <w:t>R1-1804643</w:t>
        </w:r>
      </w:hyperlink>
      <w:r w:rsidR="00254752" w:rsidRPr="00254752">
        <w:rPr>
          <w:lang w:eastAsia="x-none"/>
        </w:rPr>
        <w:tab/>
        <w:t>On support of faster inter-bandwidth part hopping for increased reliability</w:t>
      </w:r>
      <w:r w:rsidR="00254752" w:rsidRPr="00254752">
        <w:rPr>
          <w:lang w:eastAsia="x-none"/>
        </w:rPr>
        <w:tab/>
        <w:t>Panasonic</w:t>
      </w:r>
    </w:p>
    <w:p w14:paraId="49E7A2FF" w14:textId="12EDA9BB" w:rsidR="00254752" w:rsidRPr="00254752" w:rsidRDefault="00603E09" w:rsidP="00254752">
      <w:pPr>
        <w:ind w:left="720" w:hanging="720"/>
        <w:rPr>
          <w:lang w:eastAsia="x-none"/>
        </w:rPr>
      </w:pPr>
      <w:hyperlink r:id="rId2114" w:history="1">
        <w:r w:rsidR="00FE4C7E">
          <w:rPr>
            <w:rStyle w:val="Hyperlink"/>
            <w:lang w:eastAsia="x-none"/>
          </w:rPr>
          <w:t>R1-1804677</w:t>
        </w:r>
      </w:hyperlink>
      <w:r w:rsidR="00254752" w:rsidRPr="00254752">
        <w:rPr>
          <w:lang w:eastAsia="x-none"/>
        </w:rPr>
        <w:tab/>
        <w:t>Transmission of UCI with different reliability requirements</w:t>
      </w:r>
      <w:r w:rsidR="00254752" w:rsidRPr="00254752">
        <w:rPr>
          <w:lang w:eastAsia="x-none"/>
        </w:rPr>
        <w:tab/>
        <w:t>InterDigital, Inc.</w:t>
      </w:r>
    </w:p>
    <w:p w14:paraId="5664EC0C" w14:textId="08E4A65F" w:rsidR="00254752" w:rsidRPr="00254752" w:rsidRDefault="00603E09" w:rsidP="00254752">
      <w:pPr>
        <w:ind w:left="720" w:hanging="720"/>
        <w:rPr>
          <w:lang w:eastAsia="x-none"/>
        </w:rPr>
      </w:pPr>
      <w:hyperlink r:id="rId2115" w:history="1">
        <w:r w:rsidR="00FE4C7E">
          <w:rPr>
            <w:rStyle w:val="Hyperlink"/>
            <w:lang w:eastAsia="x-none"/>
          </w:rPr>
          <w:t>R1-1804678</w:t>
        </w:r>
      </w:hyperlink>
      <w:r w:rsidR="00254752" w:rsidRPr="00254752">
        <w:rPr>
          <w:lang w:eastAsia="x-none"/>
        </w:rPr>
        <w:tab/>
        <w:t>Power Control for Transmissions with Different Service Requirements</w:t>
      </w:r>
      <w:r w:rsidR="00254752" w:rsidRPr="00254752">
        <w:rPr>
          <w:lang w:eastAsia="x-none"/>
        </w:rPr>
        <w:tab/>
        <w:t>InterDigital, Inc.</w:t>
      </w:r>
    </w:p>
    <w:p w14:paraId="78C07946" w14:textId="3B151433" w:rsidR="00254752" w:rsidRPr="00254752" w:rsidRDefault="00603E09" w:rsidP="00254752">
      <w:pPr>
        <w:ind w:left="720" w:hanging="720"/>
        <w:rPr>
          <w:lang w:eastAsia="x-none"/>
        </w:rPr>
      </w:pPr>
      <w:hyperlink r:id="rId2116" w:history="1">
        <w:r w:rsidR="00FE4C7E">
          <w:rPr>
            <w:rStyle w:val="Hyperlink"/>
            <w:lang w:eastAsia="x-none"/>
          </w:rPr>
          <w:t>R1-1804765</w:t>
        </w:r>
      </w:hyperlink>
      <w:r w:rsidR="00254752" w:rsidRPr="00254752">
        <w:rPr>
          <w:lang w:eastAsia="x-none"/>
        </w:rPr>
        <w:tab/>
        <w:t>Precoder Update for SPS UL</w:t>
      </w:r>
      <w:r w:rsidR="00254752" w:rsidRPr="00254752">
        <w:rPr>
          <w:lang w:eastAsia="x-none"/>
        </w:rPr>
        <w:tab/>
        <w:t>Ericsson Inc.</w:t>
      </w:r>
    </w:p>
    <w:p w14:paraId="0AF9685F" w14:textId="45466EF6" w:rsidR="00254752" w:rsidRPr="00254752" w:rsidRDefault="00603E09" w:rsidP="00254752">
      <w:pPr>
        <w:ind w:left="720" w:hanging="720"/>
        <w:rPr>
          <w:lang w:eastAsia="x-none"/>
        </w:rPr>
      </w:pPr>
      <w:hyperlink r:id="rId2117" w:history="1">
        <w:r w:rsidR="00FE4C7E">
          <w:rPr>
            <w:rStyle w:val="Hyperlink"/>
            <w:lang w:eastAsia="x-none"/>
          </w:rPr>
          <w:t>R1-1804821</w:t>
        </w:r>
      </w:hyperlink>
      <w:r w:rsidR="00254752" w:rsidRPr="00254752">
        <w:rPr>
          <w:lang w:eastAsia="x-none"/>
        </w:rPr>
        <w:tab/>
        <w:t>Impact of UE processing timeline on the URLLC performance</w:t>
      </w:r>
      <w:r w:rsidR="00254752" w:rsidRPr="00254752">
        <w:rPr>
          <w:lang w:eastAsia="x-none"/>
        </w:rPr>
        <w:tab/>
        <w:t>Qualcomm Incorporated</w:t>
      </w:r>
    </w:p>
    <w:p w14:paraId="1D25B465" w14:textId="48088406" w:rsidR="00254752" w:rsidRPr="00254752" w:rsidRDefault="00603E09" w:rsidP="00254752">
      <w:pPr>
        <w:ind w:left="720" w:hanging="720"/>
        <w:rPr>
          <w:lang w:eastAsia="x-none"/>
        </w:rPr>
      </w:pPr>
      <w:hyperlink r:id="rId2118" w:history="1">
        <w:r w:rsidR="00FE4C7E">
          <w:rPr>
            <w:rStyle w:val="Hyperlink"/>
            <w:lang w:eastAsia="x-none"/>
          </w:rPr>
          <w:t>R1-1805157</w:t>
        </w:r>
      </w:hyperlink>
      <w:r w:rsidR="00254752" w:rsidRPr="00254752">
        <w:rPr>
          <w:lang w:eastAsia="x-none"/>
        </w:rPr>
        <w:tab/>
        <w:t>Considerations for PUCCH reliability</w:t>
      </w:r>
      <w:r w:rsidR="00254752" w:rsidRPr="00254752">
        <w:rPr>
          <w:lang w:eastAsia="x-none"/>
        </w:rPr>
        <w:tab/>
        <w:t>Sequans Communications</w:t>
      </w:r>
    </w:p>
    <w:p w14:paraId="1AD6F0C5" w14:textId="774B5506" w:rsidR="00254752" w:rsidRDefault="00254752" w:rsidP="00ED0503">
      <w:pPr>
        <w:pStyle w:val="Heading2"/>
        <w:ind w:left="720" w:hanging="720"/>
        <w:rPr>
          <w:color w:val="0000FF"/>
          <w:u w:val="single"/>
          <w:lang w:eastAsia="x-none"/>
        </w:rPr>
      </w:pPr>
      <w:bookmarkStart w:id="651" w:name="_Toc510867646"/>
      <w:bookmarkStart w:id="652" w:name="_Toc514184716"/>
      <w:r w:rsidRPr="00254752">
        <w:t>Study on enhanced NR to support Non-Terrestrial Networks</w:t>
      </w:r>
      <w:bookmarkEnd w:id="651"/>
      <w:r w:rsidR="00C16ED6">
        <w:t xml:space="preserve"> - </w:t>
      </w:r>
      <w:r w:rsidRPr="00254752">
        <w:rPr>
          <w:lang w:eastAsia="x-none"/>
        </w:rPr>
        <w:t xml:space="preserve">SID in </w:t>
      </w:r>
      <w:hyperlink r:id="rId2119" w:history="1">
        <w:r w:rsidRPr="00C16ED6">
          <w:rPr>
            <w:color w:val="0000FF"/>
            <w:u w:val="single"/>
            <w:lang w:eastAsia="x-none"/>
          </w:rPr>
          <w:t>RP-171450</w:t>
        </w:r>
        <w:bookmarkEnd w:id="652"/>
      </w:hyperlink>
    </w:p>
    <w:p w14:paraId="4D7287F0" w14:textId="44F66060" w:rsidR="00C16ED6" w:rsidRPr="00C16ED6" w:rsidRDefault="00603E09" w:rsidP="00C16ED6">
      <w:pPr>
        <w:rPr>
          <w:b/>
        </w:rPr>
      </w:pPr>
      <w:hyperlink r:id="rId2120" w:history="1">
        <w:r w:rsidR="00FE4C7E">
          <w:rPr>
            <w:rStyle w:val="Hyperlink"/>
            <w:b/>
          </w:rPr>
          <w:t>R1-1805706</w:t>
        </w:r>
      </w:hyperlink>
      <w:r w:rsidR="00C16ED6" w:rsidRPr="00C16ED6">
        <w:rPr>
          <w:b/>
        </w:rPr>
        <w:tab/>
        <w:t>Chairman's notes of 7.3 SI on NR to support non-terrestrial networks</w:t>
      </w:r>
      <w:r w:rsidR="00C16ED6" w:rsidRPr="00C16ED6">
        <w:rPr>
          <w:b/>
        </w:rPr>
        <w:tab/>
        <w:t>Ad-Hoc chair (Samsung)</w:t>
      </w:r>
    </w:p>
    <w:p w14:paraId="5A5E03B5" w14:textId="77777777" w:rsidR="00C16ED6" w:rsidRDefault="00C16ED6" w:rsidP="00C16ED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79A0B82A" w14:textId="5E00C724" w:rsidR="00C16ED6" w:rsidRDefault="00C16ED6" w:rsidP="00C16ED6">
      <w:pPr>
        <w:rPr>
          <w:szCs w:val="20"/>
          <w:lang w:eastAsia="x-none"/>
        </w:rPr>
      </w:pPr>
    </w:p>
    <w:p w14:paraId="5EE4A4F7" w14:textId="0A93D129" w:rsidR="008C0545" w:rsidRPr="00C16ED6" w:rsidRDefault="008C0545" w:rsidP="00C16ED6">
      <w:pPr>
        <w:rPr>
          <w:szCs w:val="20"/>
          <w:lang w:eastAsia="x-none"/>
        </w:rPr>
      </w:pPr>
      <w:r w:rsidRPr="008C0545">
        <w:rPr>
          <w:szCs w:val="20"/>
          <w:lang w:eastAsia="x-none"/>
        </w:rPr>
        <w:t>R1-1805652</w:t>
      </w:r>
      <w:r w:rsidRPr="008C0545">
        <w:rPr>
          <w:szCs w:val="20"/>
          <w:lang w:eastAsia="x-none"/>
        </w:rPr>
        <w:tab/>
        <w:t>Summary of NTN offline discussions</w:t>
      </w:r>
      <w:r w:rsidRPr="008C0545">
        <w:rPr>
          <w:szCs w:val="20"/>
          <w:lang w:eastAsia="x-none"/>
        </w:rPr>
        <w:tab/>
        <w:t>Thales</w:t>
      </w:r>
    </w:p>
    <w:p w14:paraId="0881A204" w14:textId="77777777" w:rsidR="000F713F" w:rsidRPr="000F713F" w:rsidRDefault="000F713F" w:rsidP="008C0545">
      <w:pPr>
        <w:pStyle w:val="Heading3"/>
      </w:pPr>
      <w:bookmarkStart w:id="653" w:name="_Toc510867647"/>
      <w:bookmarkStart w:id="654" w:name="_Toc510867649"/>
      <w:bookmarkStart w:id="655" w:name="_Toc514184717"/>
      <w:r w:rsidRPr="000F713F">
        <w:t>Channel Model</w:t>
      </w:r>
      <w:bookmarkEnd w:id="653"/>
      <w:bookmarkEnd w:id="655"/>
    </w:p>
    <w:p w14:paraId="154D05E4" w14:textId="071CC2FC" w:rsidR="000F713F" w:rsidRPr="000F713F" w:rsidRDefault="000F713F" w:rsidP="008C0545">
      <w:r w:rsidRPr="008C0545">
        <w:rPr>
          <w:highlight w:val="green"/>
        </w:rPr>
        <w:t>Agreement</w:t>
      </w:r>
      <w:r w:rsidR="008C0545">
        <w:t xml:space="preserve">: </w:t>
      </w:r>
      <w:r w:rsidRPr="000F713F">
        <w:t>Besides rural and sub-urban environments, two urban environments are included in the channel model for NTN: urban and dense urban.</w:t>
      </w:r>
    </w:p>
    <w:p w14:paraId="46E7C050" w14:textId="77777777" w:rsidR="000F713F" w:rsidRPr="000F713F" w:rsidRDefault="000F713F" w:rsidP="000F713F">
      <w:pPr>
        <w:ind w:left="720" w:hanging="720"/>
        <w:rPr>
          <w:lang w:eastAsia="x-none"/>
        </w:rPr>
      </w:pPr>
    </w:p>
    <w:p w14:paraId="27CBAC4C" w14:textId="79B18568" w:rsidR="000F713F" w:rsidRPr="000F713F" w:rsidRDefault="000F713F" w:rsidP="008C0545">
      <w:r w:rsidRPr="008C0545">
        <w:rPr>
          <w:highlight w:val="green"/>
        </w:rPr>
        <w:t>Agreement:</w:t>
      </w:r>
      <w:r w:rsidRPr="008C0545">
        <w:t xml:space="preserve"> </w:t>
      </w:r>
      <w:r w:rsidRPr="000F713F">
        <w:t xml:space="preserve">Use the formula </w:t>
      </w:r>
      <w:r w:rsidR="00603E09">
        <w:rPr>
          <w:position w:val="-30"/>
        </w:rPr>
        <w:pict w14:anchorId="144641A7">
          <v:shape id="_x0000_i1350" type="#_x0000_t75" style="width:45pt;height:27pt">
            <v:imagedata r:id="rId2121" o:title=""/>
          </v:shape>
        </w:pict>
      </w:r>
      <w:r w:rsidRPr="000F713F">
        <w:t xml:space="preserve"> to calculate the coherence bandwidth from the x percentile rms delay spread for each environment and elevation</w:t>
      </w:r>
    </w:p>
    <w:p w14:paraId="4B9DB627" w14:textId="77777777" w:rsidR="000F713F" w:rsidRPr="008C0545" w:rsidRDefault="000F713F" w:rsidP="000F713F"/>
    <w:p w14:paraId="7C61C823" w14:textId="77777777" w:rsidR="000F713F" w:rsidRPr="008C0545" w:rsidRDefault="000F713F" w:rsidP="000F713F">
      <w:pPr>
        <w:rPr>
          <w:szCs w:val="20"/>
        </w:rPr>
      </w:pPr>
      <w:r w:rsidRPr="008C0545">
        <w:rPr>
          <w:szCs w:val="20"/>
          <w:highlight w:val="darkYellow"/>
        </w:rPr>
        <w:t>Working Assumption</w:t>
      </w:r>
    </w:p>
    <w:p w14:paraId="4E47DBFA" w14:textId="77777777" w:rsidR="000F713F" w:rsidRPr="008C0545" w:rsidRDefault="000F713F" w:rsidP="008C0545">
      <w:pPr>
        <w:pStyle w:val="ListParagraph"/>
        <w:numPr>
          <w:ilvl w:val="0"/>
          <w:numId w:val="165"/>
        </w:numPr>
      </w:pPr>
      <w:r w:rsidRPr="008C0545">
        <w:t>α = 10 and x = 95</w:t>
      </w:r>
    </w:p>
    <w:p w14:paraId="35CEEA00" w14:textId="77777777" w:rsidR="000F713F" w:rsidRPr="008C0545" w:rsidRDefault="000F713F" w:rsidP="000F713F">
      <w:pPr>
        <w:rPr>
          <w:szCs w:val="20"/>
          <w:lang w:eastAsia="x-none"/>
        </w:rPr>
      </w:pPr>
    </w:p>
    <w:p w14:paraId="5DF3D638" w14:textId="77777777" w:rsidR="000F713F" w:rsidRPr="008C0545" w:rsidRDefault="000F713F" w:rsidP="000F713F">
      <w:pPr>
        <w:ind w:left="720" w:hanging="720"/>
      </w:pPr>
      <w:r w:rsidRPr="008C0545">
        <w:rPr>
          <w:highlight w:val="green"/>
        </w:rPr>
        <w:t>Agreement</w:t>
      </w:r>
    </w:p>
    <w:p w14:paraId="6E6E0279" w14:textId="77777777" w:rsidR="000F713F" w:rsidRPr="000F713F" w:rsidRDefault="000F713F" w:rsidP="000F713F">
      <w:r w:rsidRPr="000F713F">
        <w:t>The two-state ITU model (flat fading model) can be used as a simplified alternative to the TR38.901 methodology for:</w:t>
      </w:r>
    </w:p>
    <w:p w14:paraId="0D61DDE3" w14:textId="77777777" w:rsidR="000F713F" w:rsidRPr="000F713F" w:rsidRDefault="000F713F" w:rsidP="008C0545">
      <w:pPr>
        <w:pStyle w:val="ListParagraph"/>
        <w:numPr>
          <w:ilvl w:val="0"/>
          <w:numId w:val="165"/>
        </w:numPr>
      </w:pPr>
      <w:r w:rsidRPr="000F713F">
        <w:t>Omnidirectionnal UE antenna patterns</w:t>
      </w:r>
    </w:p>
    <w:p w14:paraId="7E89FFBD" w14:textId="77777777" w:rsidR="000F713F" w:rsidRPr="000F713F" w:rsidRDefault="000F713F" w:rsidP="008C0545">
      <w:pPr>
        <w:pStyle w:val="ListParagraph"/>
        <w:numPr>
          <w:ilvl w:val="0"/>
          <w:numId w:val="165"/>
        </w:numPr>
      </w:pPr>
      <w:r w:rsidRPr="000F713F">
        <w:t>If for all elevatation angles under consideration in an environment the UE bandwidth is lower than the coherence bandwidth</w:t>
      </w:r>
    </w:p>
    <w:p w14:paraId="17499900" w14:textId="77777777" w:rsidR="000F713F" w:rsidRPr="008C0545" w:rsidRDefault="000F713F" w:rsidP="000F713F">
      <w:pPr>
        <w:ind w:left="720" w:hanging="720"/>
      </w:pPr>
      <w:r w:rsidRPr="008C0545">
        <w:rPr>
          <w:highlight w:val="green"/>
        </w:rPr>
        <w:t>Agreement</w:t>
      </w:r>
    </w:p>
    <w:p w14:paraId="7D7F44CD" w14:textId="77777777" w:rsidR="000F713F" w:rsidRPr="000F713F" w:rsidRDefault="000F713F" w:rsidP="000F713F">
      <w:pPr>
        <w:ind w:left="720" w:hanging="720"/>
      </w:pPr>
      <w:r w:rsidRPr="000F713F">
        <w:t>For rural environments, the coherence bandwidth should be the same as that of suburban environment.</w:t>
      </w:r>
    </w:p>
    <w:p w14:paraId="167F6855" w14:textId="77777777" w:rsidR="000F713F" w:rsidRPr="000F713F" w:rsidRDefault="000F713F" w:rsidP="000F713F">
      <w:pPr>
        <w:rPr>
          <w:lang w:eastAsia="x-none"/>
        </w:rPr>
      </w:pPr>
    </w:p>
    <w:p w14:paraId="30D24219" w14:textId="77777777" w:rsidR="000F713F" w:rsidRPr="008C0545" w:rsidRDefault="000F713F" w:rsidP="000F713F">
      <w:pPr>
        <w:ind w:left="720" w:hanging="720"/>
      </w:pPr>
      <w:r w:rsidRPr="008C0545">
        <w:rPr>
          <w:highlight w:val="green"/>
        </w:rPr>
        <w:t>Agreement:</w:t>
      </w:r>
    </w:p>
    <w:p w14:paraId="0D3E7BEC" w14:textId="77777777" w:rsidR="000F713F" w:rsidRPr="000F713F" w:rsidRDefault="000F713F" w:rsidP="000F713F">
      <w:r w:rsidRPr="000F713F">
        <w:t>For dense urban environment, the following LOS probability is assumed:</w:t>
      </w:r>
    </w:p>
    <w:p w14:paraId="3124C11C" w14:textId="77777777" w:rsidR="000F713F" w:rsidRPr="000F713F" w:rsidRDefault="000F713F" w:rsidP="000F713F">
      <w:pPr>
        <w:rPr>
          <w:b/>
          <w: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3548"/>
      </w:tblGrid>
      <w:tr w:rsidR="000F713F" w:rsidRPr="000F713F" w14:paraId="1E24EF17" w14:textId="77777777" w:rsidTr="008C0545">
        <w:trPr>
          <w:trHeight w:val="20"/>
          <w:jc w:val="center"/>
        </w:trPr>
        <w:tc>
          <w:tcPr>
            <w:tcW w:w="1098" w:type="dxa"/>
            <w:tcBorders>
              <w:right w:val="double" w:sz="4" w:space="0" w:color="auto"/>
            </w:tcBorders>
            <w:shd w:val="clear" w:color="auto" w:fill="auto"/>
            <w:tcMar>
              <w:top w:w="43" w:type="dxa"/>
              <w:left w:w="115" w:type="dxa"/>
              <w:bottom w:w="43" w:type="dxa"/>
              <w:right w:w="115" w:type="dxa"/>
            </w:tcMar>
          </w:tcPr>
          <w:p w14:paraId="6A1127BC" w14:textId="77777777" w:rsidR="000F713F" w:rsidRPr="000F713F" w:rsidRDefault="000F713F" w:rsidP="008C0545">
            <w:pPr>
              <w:pStyle w:val="TAH"/>
            </w:pPr>
            <w:r w:rsidRPr="000F713F">
              <w:lastRenderedPageBreak/>
              <w:t>Elevation</w:t>
            </w:r>
          </w:p>
        </w:tc>
        <w:tc>
          <w:tcPr>
            <w:tcW w:w="3548" w:type="dxa"/>
            <w:tcBorders>
              <w:left w:val="double" w:sz="4" w:space="0" w:color="auto"/>
            </w:tcBorders>
            <w:shd w:val="clear" w:color="auto" w:fill="auto"/>
          </w:tcPr>
          <w:p w14:paraId="2F2E4BF6" w14:textId="77777777" w:rsidR="000F713F" w:rsidRPr="000F713F" w:rsidRDefault="000F713F" w:rsidP="008C0545">
            <w:pPr>
              <w:pStyle w:val="TAH"/>
            </w:pPr>
            <w:r w:rsidRPr="000F713F">
              <w:t>LOS probability</w:t>
            </w:r>
          </w:p>
        </w:tc>
      </w:tr>
      <w:tr w:rsidR="000F713F" w:rsidRPr="000F713F" w14:paraId="7D9CAF5E" w14:textId="77777777" w:rsidTr="008C0545">
        <w:trPr>
          <w:trHeight w:val="20"/>
          <w:jc w:val="center"/>
        </w:trPr>
        <w:tc>
          <w:tcPr>
            <w:tcW w:w="1098" w:type="dxa"/>
            <w:tcBorders>
              <w:right w:val="double" w:sz="4" w:space="0" w:color="auto"/>
            </w:tcBorders>
            <w:shd w:val="clear" w:color="auto" w:fill="auto"/>
            <w:tcMar>
              <w:top w:w="43" w:type="dxa"/>
              <w:left w:w="115" w:type="dxa"/>
              <w:bottom w:w="43" w:type="dxa"/>
              <w:right w:w="115" w:type="dxa"/>
            </w:tcMar>
          </w:tcPr>
          <w:p w14:paraId="09F50D37" w14:textId="77777777" w:rsidR="000F713F" w:rsidRPr="000F713F" w:rsidRDefault="000F713F" w:rsidP="008C0545">
            <w:pPr>
              <w:pStyle w:val="TAC"/>
            </w:pPr>
            <w:r w:rsidRPr="000F713F">
              <w:t>10°</w:t>
            </w:r>
          </w:p>
        </w:tc>
        <w:tc>
          <w:tcPr>
            <w:tcW w:w="3548" w:type="dxa"/>
            <w:tcBorders>
              <w:left w:val="double" w:sz="4" w:space="0" w:color="auto"/>
            </w:tcBorders>
            <w:shd w:val="clear" w:color="auto" w:fill="auto"/>
          </w:tcPr>
          <w:p w14:paraId="1908B1E0" w14:textId="77777777" w:rsidR="000F713F" w:rsidRPr="000F713F" w:rsidRDefault="000F713F" w:rsidP="008C0545">
            <w:pPr>
              <w:pStyle w:val="TAC"/>
            </w:pPr>
            <w:r w:rsidRPr="000F713F">
              <w:t>28.2%</w:t>
            </w:r>
          </w:p>
        </w:tc>
      </w:tr>
      <w:tr w:rsidR="000F713F" w:rsidRPr="000F713F" w14:paraId="1E4FD4D3" w14:textId="77777777" w:rsidTr="008C0545">
        <w:trPr>
          <w:trHeight w:val="20"/>
          <w:jc w:val="center"/>
        </w:trPr>
        <w:tc>
          <w:tcPr>
            <w:tcW w:w="1098" w:type="dxa"/>
            <w:tcBorders>
              <w:right w:val="double" w:sz="4" w:space="0" w:color="auto"/>
            </w:tcBorders>
            <w:shd w:val="clear" w:color="auto" w:fill="auto"/>
            <w:tcMar>
              <w:top w:w="43" w:type="dxa"/>
              <w:left w:w="115" w:type="dxa"/>
              <w:bottom w:w="43" w:type="dxa"/>
              <w:right w:w="115" w:type="dxa"/>
            </w:tcMar>
          </w:tcPr>
          <w:p w14:paraId="7F00B6E9" w14:textId="77777777" w:rsidR="000F713F" w:rsidRPr="000F713F" w:rsidRDefault="000F713F" w:rsidP="008C0545">
            <w:pPr>
              <w:pStyle w:val="TAC"/>
            </w:pPr>
            <w:r w:rsidRPr="000F713F">
              <w:t>20°</w:t>
            </w:r>
          </w:p>
        </w:tc>
        <w:tc>
          <w:tcPr>
            <w:tcW w:w="3548" w:type="dxa"/>
            <w:tcBorders>
              <w:left w:val="double" w:sz="4" w:space="0" w:color="auto"/>
            </w:tcBorders>
            <w:shd w:val="clear" w:color="auto" w:fill="auto"/>
          </w:tcPr>
          <w:p w14:paraId="5975FBF5" w14:textId="77777777" w:rsidR="000F713F" w:rsidRPr="000F713F" w:rsidRDefault="000F713F" w:rsidP="008C0545">
            <w:pPr>
              <w:pStyle w:val="TAC"/>
            </w:pPr>
            <w:r w:rsidRPr="000F713F">
              <w:t>33.1%</w:t>
            </w:r>
          </w:p>
        </w:tc>
      </w:tr>
      <w:tr w:rsidR="000F713F" w:rsidRPr="000F713F" w14:paraId="161C73AC" w14:textId="77777777" w:rsidTr="008C0545">
        <w:trPr>
          <w:trHeight w:val="20"/>
          <w:jc w:val="center"/>
        </w:trPr>
        <w:tc>
          <w:tcPr>
            <w:tcW w:w="1098" w:type="dxa"/>
            <w:tcBorders>
              <w:right w:val="double" w:sz="4" w:space="0" w:color="auto"/>
            </w:tcBorders>
            <w:shd w:val="clear" w:color="auto" w:fill="auto"/>
            <w:tcMar>
              <w:top w:w="43" w:type="dxa"/>
              <w:left w:w="115" w:type="dxa"/>
              <w:bottom w:w="43" w:type="dxa"/>
              <w:right w:w="115" w:type="dxa"/>
            </w:tcMar>
          </w:tcPr>
          <w:p w14:paraId="77A46EED" w14:textId="77777777" w:rsidR="000F713F" w:rsidRPr="000F713F" w:rsidRDefault="000F713F" w:rsidP="008C0545">
            <w:pPr>
              <w:pStyle w:val="TAC"/>
            </w:pPr>
            <w:r w:rsidRPr="000F713F">
              <w:t>30°</w:t>
            </w:r>
          </w:p>
        </w:tc>
        <w:tc>
          <w:tcPr>
            <w:tcW w:w="3548" w:type="dxa"/>
            <w:tcBorders>
              <w:left w:val="double" w:sz="4" w:space="0" w:color="auto"/>
            </w:tcBorders>
            <w:shd w:val="clear" w:color="auto" w:fill="auto"/>
          </w:tcPr>
          <w:p w14:paraId="7A4076DA" w14:textId="77777777" w:rsidR="000F713F" w:rsidRPr="000F713F" w:rsidRDefault="000F713F" w:rsidP="008C0545">
            <w:pPr>
              <w:pStyle w:val="TAC"/>
            </w:pPr>
            <w:r w:rsidRPr="000F713F">
              <w:t>39.8%</w:t>
            </w:r>
          </w:p>
        </w:tc>
      </w:tr>
      <w:tr w:rsidR="000F713F" w:rsidRPr="000F713F" w14:paraId="48F929AE" w14:textId="77777777" w:rsidTr="008C0545">
        <w:trPr>
          <w:trHeight w:val="20"/>
          <w:jc w:val="center"/>
        </w:trPr>
        <w:tc>
          <w:tcPr>
            <w:tcW w:w="1098" w:type="dxa"/>
            <w:tcBorders>
              <w:right w:val="double" w:sz="4" w:space="0" w:color="auto"/>
            </w:tcBorders>
            <w:shd w:val="clear" w:color="auto" w:fill="auto"/>
            <w:tcMar>
              <w:top w:w="43" w:type="dxa"/>
              <w:left w:w="115" w:type="dxa"/>
              <w:bottom w:w="43" w:type="dxa"/>
              <w:right w:w="115" w:type="dxa"/>
            </w:tcMar>
          </w:tcPr>
          <w:p w14:paraId="5C8E454E" w14:textId="77777777" w:rsidR="000F713F" w:rsidRPr="000F713F" w:rsidRDefault="000F713F" w:rsidP="008C0545">
            <w:pPr>
              <w:pStyle w:val="TAC"/>
            </w:pPr>
            <w:r w:rsidRPr="000F713F">
              <w:t>40°</w:t>
            </w:r>
          </w:p>
        </w:tc>
        <w:tc>
          <w:tcPr>
            <w:tcW w:w="3548" w:type="dxa"/>
            <w:tcBorders>
              <w:left w:val="double" w:sz="4" w:space="0" w:color="auto"/>
            </w:tcBorders>
            <w:shd w:val="clear" w:color="auto" w:fill="auto"/>
          </w:tcPr>
          <w:p w14:paraId="5905A789" w14:textId="77777777" w:rsidR="000F713F" w:rsidRPr="000F713F" w:rsidRDefault="000F713F" w:rsidP="008C0545">
            <w:pPr>
              <w:pStyle w:val="TAC"/>
            </w:pPr>
            <w:r w:rsidRPr="000F713F">
              <w:t>46.8%</w:t>
            </w:r>
          </w:p>
        </w:tc>
      </w:tr>
      <w:tr w:rsidR="000F713F" w:rsidRPr="000F713F" w14:paraId="0921E953" w14:textId="77777777" w:rsidTr="008C0545">
        <w:trPr>
          <w:trHeight w:val="20"/>
          <w:jc w:val="center"/>
        </w:trPr>
        <w:tc>
          <w:tcPr>
            <w:tcW w:w="1098" w:type="dxa"/>
            <w:tcBorders>
              <w:right w:val="double" w:sz="4" w:space="0" w:color="auto"/>
            </w:tcBorders>
            <w:shd w:val="clear" w:color="auto" w:fill="auto"/>
            <w:tcMar>
              <w:top w:w="43" w:type="dxa"/>
              <w:left w:w="115" w:type="dxa"/>
              <w:bottom w:w="43" w:type="dxa"/>
              <w:right w:w="115" w:type="dxa"/>
            </w:tcMar>
          </w:tcPr>
          <w:p w14:paraId="19C0DC2B" w14:textId="77777777" w:rsidR="000F713F" w:rsidRPr="000F713F" w:rsidRDefault="000F713F" w:rsidP="008C0545">
            <w:pPr>
              <w:pStyle w:val="TAC"/>
            </w:pPr>
            <w:r w:rsidRPr="000F713F">
              <w:t>50°</w:t>
            </w:r>
          </w:p>
        </w:tc>
        <w:tc>
          <w:tcPr>
            <w:tcW w:w="3548" w:type="dxa"/>
            <w:tcBorders>
              <w:left w:val="double" w:sz="4" w:space="0" w:color="auto"/>
            </w:tcBorders>
            <w:shd w:val="clear" w:color="auto" w:fill="auto"/>
          </w:tcPr>
          <w:p w14:paraId="16CB1CF0" w14:textId="77777777" w:rsidR="000F713F" w:rsidRPr="000F713F" w:rsidRDefault="000F713F" w:rsidP="008C0545">
            <w:pPr>
              <w:pStyle w:val="TAC"/>
            </w:pPr>
            <w:r w:rsidRPr="000F713F">
              <w:t>53.7%</w:t>
            </w:r>
          </w:p>
        </w:tc>
      </w:tr>
      <w:tr w:rsidR="000F713F" w:rsidRPr="000F713F" w14:paraId="0EE33F90" w14:textId="77777777" w:rsidTr="008C0545">
        <w:trPr>
          <w:trHeight w:val="20"/>
          <w:jc w:val="center"/>
        </w:trPr>
        <w:tc>
          <w:tcPr>
            <w:tcW w:w="1098" w:type="dxa"/>
            <w:tcBorders>
              <w:right w:val="double" w:sz="4" w:space="0" w:color="auto"/>
            </w:tcBorders>
            <w:shd w:val="clear" w:color="auto" w:fill="auto"/>
            <w:tcMar>
              <w:top w:w="43" w:type="dxa"/>
              <w:left w:w="115" w:type="dxa"/>
              <w:bottom w:w="43" w:type="dxa"/>
              <w:right w:w="115" w:type="dxa"/>
            </w:tcMar>
          </w:tcPr>
          <w:p w14:paraId="7500C939" w14:textId="77777777" w:rsidR="000F713F" w:rsidRPr="000F713F" w:rsidRDefault="000F713F" w:rsidP="008C0545">
            <w:pPr>
              <w:pStyle w:val="TAC"/>
            </w:pPr>
            <w:r w:rsidRPr="000F713F">
              <w:t>70°</w:t>
            </w:r>
          </w:p>
        </w:tc>
        <w:tc>
          <w:tcPr>
            <w:tcW w:w="3548" w:type="dxa"/>
            <w:tcBorders>
              <w:left w:val="double" w:sz="4" w:space="0" w:color="auto"/>
            </w:tcBorders>
            <w:shd w:val="clear" w:color="auto" w:fill="auto"/>
          </w:tcPr>
          <w:p w14:paraId="3A349920" w14:textId="77777777" w:rsidR="000F713F" w:rsidRPr="000F713F" w:rsidRDefault="000F713F" w:rsidP="008C0545">
            <w:pPr>
              <w:pStyle w:val="TAC"/>
            </w:pPr>
            <w:r w:rsidRPr="000F713F">
              <w:t>73.8%</w:t>
            </w:r>
          </w:p>
        </w:tc>
      </w:tr>
      <w:tr w:rsidR="000F713F" w:rsidRPr="000F713F" w14:paraId="4AA4A5B6" w14:textId="77777777" w:rsidTr="008C0545">
        <w:trPr>
          <w:trHeight w:val="20"/>
          <w:jc w:val="center"/>
        </w:trPr>
        <w:tc>
          <w:tcPr>
            <w:tcW w:w="1098" w:type="dxa"/>
            <w:tcBorders>
              <w:right w:val="double" w:sz="4" w:space="0" w:color="auto"/>
            </w:tcBorders>
            <w:shd w:val="clear" w:color="auto" w:fill="auto"/>
            <w:tcMar>
              <w:top w:w="43" w:type="dxa"/>
              <w:left w:w="115" w:type="dxa"/>
              <w:bottom w:w="43" w:type="dxa"/>
              <w:right w:w="115" w:type="dxa"/>
            </w:tcMar>
          </w:tcPr>
          <w:p w14:paraId="3F0A301C" w14:textId="77777777" w:rsidR="000F713F" w:rsidRPr="000F713F" w:rsidRDefault="000F713F" w:rsidP="008C0545">
            <w:pPr>
              <w:pStyle w:val="TAC"/>
            </w:pPr>
            <w:r w:rsidRPr="000F713F">
              <w:t>90°</w:t>
            </w:r>
          </w:p>
        </w:tc>
        <w:tc>
          <w:tcPr>
            <w:tcW w:w="3548" w:type="dxa"/>
            <w:tcBorders>
              <w:left w:val="double" w:sz="4" w:space="0" w:color="auto"/>
            </w:tcBorders>
            <w:shd w:val="clear" w:color="auto" w:fill="auto"/>
          </w:tcPr>
          <w:p w14:paraId="04E46FE0" w14:textId="77777777" w:rsidR="000F713F" w:rsidRPr="000F713F" w:rsidRDefault="000F713F" w:rsidP="008C0545">
            <w:pPr>
              <w:pStyle w:val="TAC"/>
            </w:pPr>
            <w:r w:rsidRPr="000F713F">
              <w:t>98.1%</w:t>
            </w:r>
          </w:p>
        </w:tc>
      </w:tr>
    </w:tbl>
    <w:p w14:paraId="29761FF2" w14:textId="77777777" w:rsidR="000F713F" w:rsidRPr="008C0545" w:rsidRDefault="000F713F" w:rsidP="000F713F">
      <w:pPr>
        <w:rPr>
          <w:i/>
        </w:rPr>
      </w:pPr>
    </w:p>
    <w:p w14:paraId="33B43ED0" w14:textId="77777777" w:rsidR="000F713F" w:rsidRPr="008C0545" w:rsidRDefault="000F713F" w:rsidP="000F713F">
      <w:pPr>
        <w:rPr>
          <w:szCs w:val="20"/>
        </w:rPr>
      </w:pPr>
      <w:r w:rsidRPr="008C0545">
        <w:rPr>
          <w:szCs w:val="20"/>
          <w:highlight w:val="green"/>
        </w:rPr>
        <w:t>Agreement:</w:t>
      </w:r>
    </w:p>
    <w:p w14:paraId="24DA785F" w14:textId="77777777" w:rsidR="000F713F" w:rsidRPr="000F713F" w:rsidRDefault="000F713F" w:rsidP="000F713F">
      <w:pPr>
        <w:rPr>
          <w:szCs w:val="20"/>
        </w:rPr>
      </w:pPr>
      <w:r w:rsidRPr="000F713F">
        <w:rPr>
          <w:szCs w:val="20"/>
        </w:rPr>
        <w:t xml:space="preserve">For urban environment, </w:t>
      </w:r>
      <w:r w:rsidRPr="000F713F">
        <w:t>the following LOS probability is assumed</w:t>
      </w:r>
      <w:r w:rsidRPr="000F713F">
        <w:rPr>
          <w:szCs w:val="20"/>
        </w:rPr>
        <w:t>:</w:t>
      </w:r>
    </w:p>
    <w:p w14:paraId="6C48A0F0" w14:textId="77777777" w:rsidR="000F713F" w:rsidRPr="000F713F" w:rsidRDefault="000F713F" w:rsidP="000F713F">
      <w:pPr>
        <w:rPr>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3370"/>
      </w:tblGrid>
      <w:tr w:rsidR="000F713F" w:rsidRPr="000F713F" w14:paraId="59A3BEEF" w14:textId="77777777" w:rsidTr="000F713F">
        <w:trPr>
          <w:trHeight w:val="288"/>
          <w:jc w:val="center"/>
        </w:trPr>
        <w:tc>
          <w:tcPr>
            <w:tcW w:w="1219" w:type="dxa"/>
            <w:shd w:val="clear" w:color="auto" w:fill="auto"/>
          </w:tcPr>
          <w:p w14:paraId="3952FB84" w14:textId="77777777" w:rsidR="000F713F" w:rsidRPr="000F713F" w:rsidRDefault="000F713F" w:rsidP="008C0545">
            <w:pPr>
              <w:pStyle w:val="TAH"/>
            </w:pPr>
            <w:r w:rsidRPr="000F713F">
              <w:t>Elevation</w:t>
            </w:r>
          </w:p>
        </w:tc>
        <w:tc>
          <w:tcPr>
            <w:tcW w:w="3370" w:type="dxa"/>
            <w:shd w:val="clear" w:color="auto" w:fill="auto"/>
          </w:tcPr>
          <w:p w14:paraId="3F87D92F" w14:textId="77777777" w:rsidR="000F713F" w:rsidRPr="000F713F" w:rsidRDefault="000F713F" w:rsidP="008C0545">
            <w:pPr>
              <w:pStyle w:val="TAH"/>
              <w:rPr>
                <w:lang w:val="es-ES"/>
              </w:rPr>
            </w:pPr>
            <w:r w:rsidRPr="000F713F">
              <w:rPr>
                <w:lang w:val="es-ES"/>
              </w:rPr>
              <w:t>LoS prob. Urban</w:t>
            </w:r>
          </w:p>
        </w:tc>
      </w:tr>
      <w:tr w:rsidR="000F713F" w:rsidRPr="000F713F" w14:paraId="1075AAC2" w14:textId="77777777" w:rsidTr="000F713F">
        <w:trPr>
          <w:trHeight w:val="288"/>
          <w:jc w:val="center"/>
        </w:trPr>
        <w:tc>
          <w:tcPr>
            <w:tcW w:w="1219" w:type="dxa"/>
            <w:shd w:val="clear" w:color="auto" w:fill="auto"/>
          </w:tcPr>
          <w:p w14:paraId="79E0AF03" w14:textId="77777777" w:rsidR="000F713F" w:rsidRPr="000F713F" w:rsidRDefault="000F713F" w:rsidP="008C0545">
            <w:pPr>
              <w:pStyle w:val="TAC"/>
              <w:rPr>
                <w:lang w:val="es-ES"/>
              </w:rPr>
            </w:pPr>
            <w:r w:rsidRPr="000F713F">
              <w:rPr>
                <w:lang w:val="es-ES"/>
              </w:rPr>
              <w:t>10°</w:t>
            </w:r>
          </w:p>
        </w:tc>
        <w:tc>
          <w:tcPr>
            <w:tcW w:w="3370" w:type="dxa"/>
            <w:shd w:val="clear" w:color="auto" w:fill="auto"/>
          </w:tcPr>
          <w:p w14:paraId="3BA6FE47" w14:textId="77777777" w:rsidR="000F713F" w:rsidRPr="000F713F" w:rsidRDefault="000F713F" w:rsidP="008C0545">
            <w:pPr>
              <w:pStyle w:val="TAC"/>
              <w:rPr>
                <w:lang w:val="es-ES"/>
              </w:rPr>
            </w:pPr>
            <w:r w:rsidRPr="000F713F">
              <w:t>24.58%</w:t>
            </w:r>
          </w:p>
        </w:tc>
      </w:tr>
      <w:tr w:rsidR="000F713F" w:rsidRPr="000F713F" w14:paraId="38DE9A72" w14:textId="77777777" w:rsidTr="000F713F">
        <w:trPr>
          <w:trHeight w:val="288"/>
          <w:jc w:val="center"/>
        </w:trPr>
        <w:tc>
          <w:tcPr>
            <w:tcW w:w="1219" w:type="dxa"/>
            <w:shd w:val="clear" w:color="auto" w:fill="auto"/>
          </w:tcPr>
          <w:p w14:paraId="0D249A77" w14:textId="77777777" w:rsidR="000F713F" w:rsidRPr="000F713F" w:rsidRDefault="000F713F" w:rsidP="008C0545">
            <w:pPr>
              <w:pStyle w:val="TAC"/>
              <w:rPr>
                <w:lang w:val="es-ES"/>
              </w:rPr>
            </w:pPr>
            <w:r w:rsidRPr="000F713F">
              <w:rPr>
                <w:lang w:val="es-ES"/>
              </w:rPr>
              <w:t>20°</w:t>
            </w:r>
          </w:p>
        </w:tc>
        <w:tc>
          <w:tcPr>
            <w:tcW w:w="3370" w:type="dxa"/>
            <w:shd w:val="clear" w:color="auto" w:fill="auto"/>
          </w:tcPr>
          <w:p w14:paraId="50466D5E" w14:textId="77777777" w:rsidR="000F713F" w:rsidRPr="000F713F" w:rsidRDefault="000F713F" w:rsidP="008C0545">
            <w:pPr>
              <w:pStyle w:val="TAC"/>
              <w:rPr>
                <w:lang w:val="es-ES"/>
              </w:rPr>
            </w:pPr>
            <w:r w:rsidRPr="000F713F">
              <w:t>38.56%</w:t>
            </w:r>
          </w:p>
        </w:tc>
      </w:tr>
      <w:tr w:rsidR="000F713F" w:rsidRPr="000F713F" w14:paraId="12878FCA" w14:textId="77777777" w:rsidTr="000F713F">
        <w:trPr>
          <w:trHeight w:val="288"/>
          <w:jc w:val="center"/>
        </w:trPr>
        <w:tc>
          <w:tcPr>
            <w:tcW w:w="1219" w:type="dxa"/>
            <w:shd w:val="clear" w:color="auto" w:fill="auto"/>
          </w:tcPr>
          <w:p w14:paraId="4ED7E573" w14:textId="77777777" w:rsidR="000F713F" w:rsidRPr="000F713F" w:rsidRDefault="000F713F" w:rsidP="008C0545">
            <w:pPr>
              <w:pStyle w:val="TAC"/>
              <w:rPr>
                <w:lang w:val="es-ES"/>
              </w:rPr>
            </w:pPr>
            <w:r w:rsidRPr="000F713F">
              <w:rPr>
                <w:lang w:val="es-ES"/>
              </w:rPr>
              <w:t>30°</w:t>
            </w:r>
          </w:p>
        </w:tc>
        <w:tc>
          <w:tcPr>
            <w:tcW w:w="3370" w:type="dxa"/>
            <w:shd w:val="clear" w:color="auto" w:fill="auto"/>
          </w:tcPr>
          <w:p w14:paraId="4B8A450B" w14:textId="77777777" w:rsidR="000F713F" w:rsidRPr="000F713F" w:rsidRDefault="000F713F" w:rsidP="008C0545">
            <w:pPr>
              <w:pStyle w:val="TAC"/>
              <w:rPr>
                <w:lang w:val="es-ES"/>
              </w:rPr>
            </w:pPr>
            <w:r w:rsidRPr="000F713F">
              <w:t>49.34%</w:t>
            </w:r>
          </w:p>
        </w:tc>
      </w:tr>
      <w:tr w:rsidR="000F713F" w:rsidRPr="000F713F" w14:paraId="562FDD04" w14:textId="77777777" w:rsidTr="000F713F">
        <w:trPr>
          <w:trHeight w:val="288"/>
          <w:jc w:val="center"/>
        </w:trPr>
        <w:tc>
          <w:tcPr>
            <w:tcW w:w="1219" w:type="dxa"/>
            <w:shd w:val="clear" w:color="auto" w:fill="auto"/>
          </w:tcPr>
          <w:p w14:paraId="75A3F539" w14:textId="77777777" w:rsidR="000F713F" w:rsidRPr="000F713F" w:rsidRDefault="000F713F" w:rsidP="008C0545">
            <w:pPr>
              <w:pStyle w:val="TAC"/>
              <w:rPr>
                <w:lang w:val="es-ES"/>
              </w:rPr>
            </w:pPr>
            <w:r w:rsidRPr="000F713F">
              <w:rPr>
                <w:lang w:val="es-ES"/>
              </w:rPr>
              <w:t>40°</w:t>
            </w:r>
          </w:p>
        </w:tc>
        <w:tc>
          <w:tcPr>
            <w:tcW w:w="3370" w:type="dxa"/>
            <w:shd w:val="clear" w:color="auto" w:fill="auto"/>
          </w:tcPr>
          <w:p w14:paraId="2E03786E" w14:textId="77777777" w:rsidR="000F713F" w:rsidRPr="000F713F" w:rsidRDefault="000F713F" w:rsidP="008C0545">
            <w:pPr>
              <w:pStyle w:val="TAC"/>
              <w:rPr>
                <w:lang w:val="es-ES"/>
              </w:rPr>
            </w:pPr>
            <w:r w:rsidRPr="000F713F">
              <w:t>61.33%</w:t>
            </w:r>
          </w:p>
        </w:tc>
      </w:tr>
      <w:tr w:rsidR="000F713F" w:rsidRPr="000F713F" w14:paraId="3015DB30" w14:textId="77777777" w:rsidTr="000F713F">
        <w:trPr>
          <w:trHeight w:val="288"/>
          <w:jc w:val="center"/>
        </w:trPr>
        <w:tc>
          <w:tcPr>
            <w:tcW w:w="1219" w:type="dxa"/>
            <w:shd w:val="clear" w:color="auto" w:fill="auto"/>
          </w:tcPr>
          <w:p w14:paraId="053EC01E" w14:textId="77777777" w:rsidR="000F713F" w:rsidRPr="000F713F" w:rsidRDefault="000F713F" w:rsidP="008C0545">
            <w:pPr>
              <w:pStyle w:val="TAC"/>
              <w:rPr>
                <w:lang w:val="es-ES"/>
              </w:rPr>
            </w:pPr>
            <w:r w:rsidRPr="000F713F">
              <w:rPr>
                <w:lang w:val="es-ES"/>
              </w:rPr>
              <w:t>50°</w:t>
            </w:r>
          </w:p>
        </w:tc>
        <w:tc>
          <w:tcPr>
            <w:tcW w:w="3370" w:type="dxa"/>
            <w:shd w:val="clear" w:color="auto" w:fill="auto"/>
          </w:tcPr>
          <w:p w14:paraId="535CF452" w14:textId="77777777" w:rsidR="000F713F" w:rsidRPr="000F713F" w:rsidRDefault="000F713F" w:rsidP="008C0545">
            <w:pPr>
              <w:pStyle w:val="TAC"/>
            </w:pPr>
            <w:r w:rsidRPr="000F713F">
              <w:t>72.59%</w:t>
            </w:r>
          </w:p>
        </w:tc>
      </w:tr>
      <w:tr w:rsidR="000F713F" w:rsidRPr="000F713F" w14:paraId="3D10AEAB" w14:textId="77777777" w:rsidTr="000F713F">
        <w:trPr>
          <w:trHeight w:val="288"/>
          <w:jc w:val="center"/>
        </w:trPr>
        <w:tc>
          <w:tcPr>
            <w:tcW w:w="1219" w:type="dxa"/>
            <w:shd w:val="clear" w:color="auto" w:fill="auto"/>
          </w:tcPr>
          <w:p w14:paraId="51867B68" w14:textId="77777777" w:rsidR="000F713F" w:rsidRPr="000F713F" w:rsidRDefault="000F713F" w:rsidP="008C0545">
            <w:pPr>
              <w:pStyle w:val="TAC"/>
            </w:pPr>
            <w:r w:rsidRPr="000F713F">
              <w:t>60°</w:t>
            </w:r>
          </w:p>
        </w:tc>
        <w:tc>
          <w:tcPr>
            <w:tcW w:w="3370" w:type="dxa"/>
            <w:shd w:val="clear" w:color="auto" w:fill="auto"/>
          </w:tcPr>
          <w:p w14:paraId="2F391CC0" w14:textId="77777777" w:rsidR="000F713F" w:rsidRPr="000F713F" w:rsidRDefault="000F713F" w:rsidP="008C0545">
            <w:pPr>
              <w:pStyle w:val="TAC"/>
            </w:pPr>
            <w:r w:rsidRPr="000F713F">
              <w:t>80.51%</w:t>
            </w:r>
          </w:p>
        </w:tc>
      </w:tr>
      <w:tr w:rsidR="000F713F" w:rsidRPr="000F713F" w14:paraId="0EF33F49" w14:textId="77777777" w:rsidTr="000F713F">
        <w:trPr>
          <w:jc w:val="center"/>
        </w:trPr>
        <w:tc>
          <w:tcPr>
            <w:tcW w:w="1219" w:type="dxa"/>
            <w:shd w:val="clear" w:color="auto" w:fill="auto"/>
          </w:tcPr>
          <w:p w14:paraId="4409A372" w14:textId="77777777" w:rsidR="000F713F" w:rsidRPr="000F713F" w:rsidRDefault="000F713F" w:rsidP="008C0545">
            <w:pPr>
              <w:pStyle w:val="TAC"/>
            </w:pPr>
            <w:r w:rsidRPr="000F713F">
              <w:t>70°</w:t>
            </w:r>
          </w:p>
        </w:tc>
        <w:tc>
          <w:tcPr>
            <w:tcW w:w="3370" w:type="dxa"/>
            <w:shd w:val="clear" w:color="auto" w:fill="auto"/>
          </w:tcPr>
          <w:p w14:paraId="40D037A3" w14:textId="77777777" w:rsidR="000F713F" w:rsidRPr="000F713F" w:rsidRDefault="000F713F" w:rsidP="008C0545">
            <w:pPr>
              <w:pStyle w:val="TAC"/>
            </w:pPr>
            <w:r w:rsidRPr="000F713F">
              <w:t>91.94%</w:t>
            </w:r>
          </w:p>
        </w:tc>
      </w:tr>
      <w:tr w:rsidR="000F713F" w:rsidRPr="000F713F" w14:paraId="4C0ADE5F" w14:textId="77777777" w:rsidTr="000F713F">
        <w:trPr>
          <w:jc w:val="center"/>
        </w:trPr>
        <w:tc>
          <w:tcPr>
            <w:tcW w:w="1219" w:type="dxa"/>
            <w:shd w:val="clear" w:color="auto" w:fill="auto"/>
          </w:tcPr>
          <w:p w14:paraId="24CF898B" w14:textId="77777777" w:rsidR="000F713F" w:rsidRPr="000F713F" w:rsidRDefault="000F713F" w:rsidP="008C0545">
            <w:pPr>
              <w:pStyle w:val="TAC"/>
            </w:pPr>
            <w:r w:rsidRPr="000F713F">
              <w:t>80°</w:t>
            </w:r>
          </w:p>
        </w:tc>
        <w:tc>
          <w:tcPr>
            <w:tcW w:w="3370" w:type="dxa"/>
            <w:shd w:val="clear" w:color="auto" w:fill="auto"/>
          </w:tcPr>
          <w:p w14:paraId="48DC71E9" w14:textId="77777777" w:rsidR="000F713F" w:rsidRPr="000F713F" w:rsidRDefault="000F713F" w:rsidP="008C0545">
            <w:pPr>
              <w:pStyle w:val="TAC"/>
            </w:pPr>
            <w:r w:rsidRPr="000F713F">
              <w:t>96.79%</w:t>
            </w:r>
          </w:p>
        </w:tc>
      </w:tr>
      <w:tr w:rsidR="000F713F" w:rsidRPr="000F713F" w14:paraId="768615E5" w14:textId="77777777" w:rsidTr="000F713F">
        <w:trPr>
          <w:jc w:val="center"/>
        </w:trPr>
        <w:tc>
          <w:tcPr>
            <w:tcW w:w="1219" w:type="dxa"/>
            <w:shd w:val="clear" w:color="auto" w:fill="auto"/>
          </w:tcPr>
          <w:p w14:paraId="5801BD79" w14:textId="574830FA" w:rsidR="000F713F" w:rsidRPr="000F713F" w:rsidRDefault="000F713F" w:rsidP="008C0545">
            <w:pPr>
              <w:pStyle w:val="TAC"/>
            </w:pPr>
            <w:r w:rsidRPr="000F713F">
              <w:t>90°</w:t>
            </w:r>
          </w:p>
        </w:tc>
        <w:tc>
          <w:tcPr>
            <w:tcW w:w="3370" w:type="dxa"/>
            <w:shd w:val="clear" w:color="auto" w:fill="auto"/>
          </w:tcPr>
          <w:p w14:paraId="55CEB86D" w14:textId="77777777" w:rsidR="000F713F" w:rsidRPr="000F713F" w:rsidRDefault="000F713F" w:rsidP="008C0545">
            <w:pPr>
              <w:pStyle w:val="TAC"/>
            </w:pPr>
            <w:r w:rsidRPr="000F713F">
              <w:t>99.21%</w:t>
            </w:r>
          </w:p>
        </w:tc>
      </w:tr>
    </w:tbl>
    <w:p w14:paraId="3833E8C9" w14:textId="77777777" w:rsidR="000F713F" w:rsidRPr="008C0545" w:rsidRDefault="000F713F" w:rsidP="000F713F">
      <w:pPr>
        <w:rPr>
          <w:i/>
        </w:rPr>
      </w:pPr>
    </w:p>
    <w:p w14:paraId="3A7637CB" w14:textId="77777777" w:rsidR="000F713F" w:rsidRPr="008C0545" w:rsidRDefault="000F713F" w:rsidP="000F713F">
      <w:pPr>
        <w:ind w:left="720" w:hanging="720"/>
        <w:rPr>
          <w:lang w:eastAsia="x-none"/>
        </w:rPr>
      </w:pPr>
      <w:r w:rsidRPr="008C0545">
        <w:rPr>
          <w:highlight w:val="green"/>
          <w:lang w:eastAsia="x-none"/>
        </w:rPr>
        <w:t>Agreement</w:t>
      </w:r>
    </w:p>
    <w:p w14:paraId="6447393E" w14:textId="77777777" w:rsidR="000F713F" w:rsidRPr="000F713F" w:rsidRDefault="000F713F" w:rsidP="000F713F">
      <w:pPr>
        <w:ind w:left="720" w:hanging="720"/>
        <w:rPr>
          <w:szCs w:val="20"/>
        </w:rPr>
      </w:pPr>
      <w:r w:rsidRPr="000F713F">
        <w:rPr>
          <w:szCs w:val="20"/>
        </w:rPr>
        <w:t>For suburban environment, the LOS probability is as follows:</w:t>
      </w:r>
    </w:p>
    <w:p w14:paraId="1B6BD8D7" w14:textId="77777777" w:rsidR="000F713F" w:rsidRPr="000F713F" w:rsidRDefault="000F713F" w:rsidP="000F713F">
      <w:pPr>
        <w:ind w:left="720" w:hanging="720"/>
        <w:rPr>
          <w:lang w:eastAsia="x-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3576"/>
      </w:tblGrid>
      <w:tr w:rsidR="000F713F" w:rsidRPr="000F713F" w14:paraId="0DA9F100" w14:textId="77777777" w:rsidTr="000F713F">
        <w:trPr>
          <w:jc w:val="center"/>
        </w:trPr>
        <w:tc>
          <w:tcPr>
            <w:tcW w:w="1098" w:type="dxa"/>
            <w:tcBorders>
              <w:top w:val="single" w:sz="4" w:space="0" w:color="auto"/>
              <w:left w:val="single" w:sz="4" w:space="0" w:color="auto"/>
              <w:bottom w:val="single" w:sz="4" w:space="0" w:color="auto"/>
              <w:right w:val="double" w:sz="4" w:space="0" w:color="auto"/>
            </w:tcBorders>
            <w:tcMar>
              <w:top w:w="43" w:type="dxa"/>
              <w:left w:w="115" w:type="dxa"/>
              <w:bottom w:w="43" w:type="dxa"/>
              <w:right w:w="115" w:type="dxa"/>
            </w:tcMar>
            <w:hideMark/>
          </w:tcPr>
          <w:p w14:paraId="136A775E" w14:textId="4087F427" w:rsidR="000F713F" w:rsidRPr="000F713F" w:rsidRDefault="008C0545" w:rsidP="008C0545">
            <w:pPr>
              <w:pStyle w:val="TAH"/>
            </w:pPr>
            <w:r>
              <w:t>E</w:t>
            </w:r>
            <w:r w:rsidR="000F713F" w:rsidRPr="000F713F">
              <w:t>levation</w:t>
            </w:r>
          </w:p>
        </w:tc>
        <w:tc>
          <w:tcPr>
            <w:tcW w:w="3576" w:type="dxa"/>
            <w:tcBorders>
              <w:top w:val="single" w:sz="4" w:space="0" w:color="auto"/>
              <w:left w:val="double" w:sz="4" w:space="0" w:color="auto"/>
              <w:bottom w:val="single" w:sz="4" w:space="0" w:color="auto"/>
              <w:right w:val="double" w:sz="4" w:space="0" w:color="auto"/>
            </w:tcBorders>
            <w:tcMar>
              <w:top w:w="43" w:type="dxa"/>
              <w:left w:w="115" w:type="dxa"/>
              <w:bottom w:w="43" w:type="dxa"/>
              <w:right w:w="115" w:type="dxa"/>
            </w:tcMar>
            <w:hideMark/>
          </w:tcPr>
          <w:p w14:paraId="7671FAA8" w14:textId="77777777" w:rsidR="000F713F" w:rsidRPr="000F713F" w:rsidRDefault="000F713F" w:rsidP="008C0545">
            <w:pPr>
              <w:pStyle w:val="TAH"/>
            </w:pPr>
            <w:r w:rsidRPr="000F713F">
              <w:t>LOS probability</w:t>
            </w:r>
          </w:p>
        </w:tc>
      </w:tr>
      <w:tr w:rsidR="000F713F" w:rsidRPr="000F713F" w14:paraId="13FCFB24" w14:textId="77777777" w:rsidTr="000F713F">
        <w:trPr>
          <w:jc w:val="center"/>
        </w:trPr>
        <w:tc>
          <w:tcPr>
            <w:tcW w:w="1098" w:type="dxa"/>
            <w:tcBorders>
              <w:top w:val="single" w:sz="4" w:space="0" w:color="auto"/>
              <w:left w:val="single" w:sz="4" w:space="0" w:color="auto"/>
              <w:bottom w:val="single" w:sz="4" w:space="0" w:color="auto"/>
              <w:right w:val="double" w:sz="4" w:space="0" w:color="auto"/>
            </w:tcBorders>
            <w:tcMar>
              <w:top w:w="43" w:type="dxa"/>
              <w:left w:w="115" w:type="dxa"/>
              <w:bottom w:w="43" w:type="dxa"/>
              <w:right w:w="115" w:type="dxa"/>
            </w:tcMar>
            <w:hideMark/>
          </w:tcPr>
          <w:p w14:paraId="4B8F4B1D" w14:textId="77777777" w:rsidR="000F713F" w:rsidRPr="000F713F" w:rsidRDefault="000F713F" w:rsidP="008C0545">
            <w:pPr>
              <w:pStyle w:val="TAC"/>
            </w:pPr>
            <w:r w:rsidRPr="000F713F">
              <w:t>10°</w:t>
            </w:r>
          </w:p>
        </w:tc>
        <w:tc>
          <w:tcPr>
            <w:tcW w:w="3576" w:type="dxa"/>
            <w:tcBorders>
              <w:top w:val="single" w:sz="4" w:space="0" w:color="auto"/>
              <w:left w:val="double" w:sz="4" w:space="0" w:color="auto"/>
              <w:bottom w:val="single" w:sz="4" w:space="0" w:color="auto"/>
              <w:right w:val="double" w:sz="4" w:space="0" w:color="auto"/>
            </w:tcBorders>
            <w:tcMar>
              <w:top w:w="43" w:type="dxa"/>
              <w:left w:w="115" w:type="dxa"/>
              <w:bottom w:w="43" w:type="dxa"/>
              <w:right w:w="115" w:type="dxa"/>
            </w:tcMar>
            <w:hideMark/>
          </w:tcPr>
          <w:p w14:paraId="534187A1" w14:textId="77777777" w:rsidR="000F713F" w:rsidRPr="000F713F" w:rsidRDefault="000F713F" w:rsidP="008C0545">
            <w:pPr>
              <w:pStyle w:val="TAC"/>
            </w:pPr>
            <w:r w:rsidRPr="000F713F">
              <w:t>78,2%</w:t>
            </w:r>
          </w:p>
        </w:tc>
      </w:tr>
      <w:tr w:rsidR="000F713F" w:rsidRPr="000F713F" w14:paraId="79F95ABC" w14:textId="77777777" w:rsidTr="000F713F">
        <w:trPr>
          <w:jc w:val="center"/>
        </w:trPr>
        <w:tc>
          <w:tcPr>
            <w:tcW w:w="1098" w:type="dxa"/>
            <w:tcBorders>
              <w:top w:val="single" w:sz="4" w:space="0" w:color="auto"/>
              <w:left w:val="single" w:sz="4" w:space="0" w:color="auto"/>
              <w:bottom w:val="single" w:sz="4" w:space="0" w:color="auto"/>
              <w:right w:val="double" w:sz="4" w:space="0" w:color="auto"/>
            </w:tcBorders>
            <w:tcMar>
              <w:top w:w="43" w:type="dxa"/>
              <w:left w:w="115" w:type="dxa"/>
              <w:bottom w:w="43" w:type="dxa"/>
              <w:right w:w="115" w:type="dxa"/>
            </w:tcMar>
            <w:hideMark/>
          </w:tcPr>
          <w:p w14:paraId="6B3B4AC6" w14:textId="77777777" w:rsidR="000F713F" w:rsidRPr="000F713F" w:rsidRDefault="000F713F" w:rsidP="008C0545">
            <w:pPr>
              <w:pStyle w:val="TAC"/>
            </w:pPr>
            <w:r w:rsidRPr="000F713F">
              <w:t>20°</w:t>
            </w:r>
          </w:p>
        </w:tc>
        <w:tc>
          <w:tcPr>
            <w:tcW w:w="3576" w:type="dxa"/>
            <w:tcBorders>
              <w:top w:val="single" w:sz="4" w:space="0" w:color="auto"/>
              <w:left w:val="double" w:sz="4" w:space="0" w:color="auto"/>
              <w:bottom w:val="single" w:sz="4" w:space="0" w:color="auto"/>
              <w:right w:val="double" w:sz="4" w:space="0" w:color="auto"/>
            </w:tcBorders>
            <w:tcMar>
              <w:top w:w="43" w:type="dxa"/>
              <w:left w:w="115" w:type="dxa"/>
              <w:bottom w:w="43" w:type="dxa"/>
              <w:right w:w="115" w:type="dxa"/>
            </w:tcMar>
            <w:hideMark/>
          </w:tcPr>
          <w:p w14:paraId="5CB07EB2" w14:textId="77777777" w:rsidR="000F713F" w:rsidRPr="000F713F" w:rsidRDefault="000F713F" w:rsidP="008C0545">
            <w:pPr>
              <w:pStyle w:val="TAC"/>
            </w:pPr>
            <w:r w:rsidRPr="000F713F">
              <w:t>86,9%</w:t>
            </w:r>
          </w:p>
        </w:tc>
      </w:tr>
      <w:tr w:rsidR="000F713F" w:rsidRPr="000F713F" w14:paraId="08C708B9" w14:textId="77777777" w:rsidTr="000F713F">
        <w:trPr>
          <w:jc w:val="center"/>
        </w:trPr>
        <w:tc>
          <w:tcPr>
            <w:tcW w:w="1098" w:type="dxa"/>
            <w:tcBorders>
              <w:top w:val="single" w:sz="4" w:space="0" w:color="auto"/>
              <w:left w:val="single" w:sz="4" w:space="0" w:color="auto"/>
              <w:bottom w:val="single" w:sz="4" w:space="0" w:color="auto"/>
              <w:right w:val="double" w:sz="4" w:space="0" w:color="auto"/>
            </w:tcBorders>
            <w:tcMar>
              <w:top w:w="43" w:type="dxa"/>
              <w:left w:w="115" w:type="dxa"/>
              <w:bottom w:w="43" w:type="dxa"/>
              <w:right w:w="115" w:type="dxa"/>
            </w:tcMar>
            <w:hideMark/>
          </w:tcPr>
          <w:p w14:paraId="6E1AE9F6" w14:textId="77777777" w:rsidR="000F713F" w:rsidRPr="000F713F" w:rsidRDefault="000F713F" w:rsidP="008C0545">
            <w:pPr>
              <w:pStyle w:val="TAC"/>
            </w:pPr>
            <w:r w:rsidRPr="000F713F">
              <w:t>30°</w:t>
            </w:r>
          </w:p>
        </w:tc>
        <w:tc>
          <w:tcPr>
            <w:tcW w:w="3576" w:type="dxa"/>
            <w:tcBorders>
              <w:top w:val="single" w:sz="4" w:space="0" w:color="auto"/>
              <w:left w:val="double" w:sz="4" w:space="0" w:color="auto"/>
              <w:bottom w:val="single" w:sz="4" w:space="0" w:color="auto"/>
              <w:right w:val="double" w:sz="4" w:space="0" w:color="auto"/>
            </w:tcBorders>
            <w:tcMar>
              <w:top w:w="43" w:type="dxa"/>
              <w:left w:w="115" w:type="dxa"/>
              <w:bottom w:w="43" w:type="dxa"/>
              <w:right w:w="115" w:type="dxa"/>
            </w:tcMar>
            <w:hideMark/>
          </w:tcPr>
          <w:p w14:paraId="198E7263" w14:textId="77777777" w:rsidR="000F713F" w:rsidRPr="000F713F" w:rsidRDefault="000F713F" w:rsidP="008C0545">
            <w:pPr>
              <w:pStyle w:val="TAC"/>
            </w:pPr>
            <w:r w:rsidRPr="000F713F">
              <w:t>91,9%</w:t>
            </w:r>
          </w:p>
        </w:tc>
      </w:tr>
      <w:tr w:rsidR="000F713F" w:rsidRPr="000F713F" w14:paraId="0B0C3E65" w14:textId="77777777" w:rsidTr="000F713F">
        <w:trPr>
          <w:jc w:val="center"/>
        </w:trPr>
        <w:tc>
          <w:tcPr>
            <w:tcW w:w="1098" w:type="dxa"/>
            <w:tcBorders>
              <w:top w:val="single" w:sz="4" w:space="0" w:color="auto"/>
              <w:left w:val="single" w:sz="4" w:space="0" w:color="auto"/>
              <w:bottom w:val="single" w:sz="4" w:space="0" w:color="auto"/>
              <w:right w:val="double" w:sz="4" w:space="0" w:color="auto"/>
            </w:tcBorders>
            <w:tcMar>
              <w:top w:w="43" w:type="dxa"/>
              <w:left w:w="115" w:type="dxa"/>
              <w:bottom w:w="43" w:type="dxa"/>
              <w:right w:w="115" w:type="dxa"/>
            </w:tcMar>
            <w:hideMark/>
          </w:tcPr>
          <w:p w14:paraId="56A662FE" w14:textId="77777777" w:rsidR="000F713F" w:rsidRPr="000F713F" w:rsidRDefault="000F713F" w:rsidP="008C0545">
            <w:pPr>
              <w:pStyle w:val="TAC"/>
            </w:pPr>
            <w:r w:rsidRPr="000F713F">
              <w:t>40°</w:t>
            </w:r>
          </w:p>
        </w:tc>
        <w:tc>
          <w:tcPr>
            <w:tcW w:w="3576" w:type="dxa"/>
            <w:tcBorders>
              <w:top w:val="single" w:sz="4" w:space="0" w:color="auto"/>
              <w:left w:val="double" w:sz="4" w:space="0" w:color="auto"/>
              <w:bottom w:val="single" w:sz="4" w:space="0" w:color="auto"/>
              <w:right w:val="double" w:sz="4" w:space="0" w:color="auto"/>
            </w:tcBorders>
            <w:tcMar>
              <w:top w:w="43" w:type="dxa"/>
              <w:left w:w="115" w:type="dxa"/>
              <w:bottom w:w="43" w:type="dxa"/>
              <w:right w:w="115" w:type="dxa"/>
            </w:tcMar>
            <w:hideMark/>
          </w:tcPr>
          <w:p w14:paraId="4830968B" w14:textId="77777777" w:rsidR="000F713F" w:rsidRPr="000F713F" w:rsidRDefault="000F713F" w:rsidP="008C0545">
            <w:pPr>
              <w:pStyle w:val="TAC"/>
            </w:pPr>
            <w:r w:rsidRPr="000F713F">
              <w:t>92,9%</w:t>
            </w:r>
          </w:p>
        </w:tc>
      </w:tr>
      <w:tr w:rsidR="000F713F" w:rsidRPr="000F713F" w14:paraId="3DC6CA4C" w14:textId="77777777" w:rsidTr="000F713F">
        <w:trPr>
          <w:jc w:val="center"/>
        </w:trPr>
        <w:tc>
          <w:tcPr>
            <w:tcW w:w="1098" w:type="dxa"/>
            <w:tcBorders>
              <w:top w:val="single" w:sz="4" w:space="0" w:color="auto"/>
              <w:left w:val="single" w:sz="4" w:space="0" w:color="auto"/>
              <w:bottom w:val="single" w:sz="4" w:space="0" w:color="auto"/>
              <w:right w:val="double" w:sz="4" w:space="0" w:color="auto"/>
            </w:tcBorders>
            <w:tcMar>
              <w:top w:w="43" w:type="dxa"/>
              <w:left w:w="115" w:type="dxa"/>
              <w:bottom w:w="43" w:type="dxa"/>
              <w:right w:w="115" w:type="dxa"/>
            </w:tcMar>
            <w:hideMark/>
          </w:tcPr>
          <w:p w14:paraId="6FC271BE" w14:textId="77777777" w:rsidR="000F713F" w:rsidRPr="000F713F" w:rsidRDefault="000F713F" w:rsidP="008C0545">
            <w:pPr>
              <w:pStyle w:val="TAC"/>
            </w:pPr>
            <w:r w:rsidRPr="000F713F">
              <w:t>50°</w:t>
            </w:r>
          </w:p>
        </w:tc>
        <w:tc>
          <w:tcPr>
            <w:tcW w:w="3576" w:type="dxa"/>
            <w:tcBorders>
              <w:top w:val="single" w:sz="4" w:space="0" w:color="auto"/>
              <w:left w:val="double" w:sz="4" w:space="0" w:color="auto"/>
              <w:bottom w:val="single" w:sz="4" w:space="0" w:color="auto"/>
              <w:right w:val="double" w:sz="4" w:space="0" w:color="auto"/>
            </w:tcBorders>
            <w:tcMar>
              <w:top w:w="43" w:type="dxa"/>
              <w:left w:w="115" w:type="dxa"/>
              <w:bottom w:w="43" w:type="dxa"/>
              <w:right w:w="115" w:type="dxa"/>
            </w:tcMar>
            <w:hideMark/>
          </w:tcPr>
          <w:p w14:paraId="11928A0D" w14:textId="77777777" w:rsidR="000F713F" w:rsidRPr="000F713F" w:rsidRDefault="000F713F" w:rsidP="008C0545">
            <w:pPr>
              <w:pStyle w:val="TAC"/>
            </w:pPr>
            <w:r w:rsidRPr="000F713F">
              <w:t>93,5%</w:t>
            </w:r>
          </w:p>
        </w:tc>
      </w:tr>
      <w:tr w:rsidR="000F713F" w:rsidRPr="000F713F" w14:paraId="19D8C247" w14:textId="77777777" w:rsidTr="000F713F">
        <w:trPr>
          <w:jc w:val="center"/>
        </w:trPr>
        <w:tc>
          <w:tcPr>
            <w:tcW w:w="1098" w:type="dxa"/>
            <w:tcBorders>
              <w:top w:val="single" w:sz="4" w:space="0" w:color="auto"/>
              <w:left w:val="single" w:sz="4" w:space="0" w:color="auto"/>
              <w:bottom w:val="single" w:sz="4" w:space="0" w:color="auto"/>
              <w:right w:val="double" w:sz="4" w:space="0" w:color="auto"/>
            </w:tcBorders>
            <w:tcMar>
              <w:top w:w="43" w:type="dxa"/>
              <w:left w:w="115" w:type="dxa"/>
              <w:bottom w:w="43" w:type="dxa"/>
              <w:right w:w="115" w:type="dxa"/>
            </w:tcMar>
            <w:hideMark/>
          </w:tcPr>
          <w:p w14:paraId="0E4B9A95" w14:textId="77777777" w:rsidR="000F713F" w:rsidRPr="000F713F" w:rsidRDefault="000F713F" w:rsidP="008C0545">
            <w:pPr>
              <w:pStyle w:val="TAC"/>
            </w:pPr>
            <w:r w:rsidRPr="000F713F">
              <w:t>60°</w:t>
            </w:r>
          </w:p>
        </w:tc>
        <w:tc>
          <w:tcPr>
            <w:tcW w:w="3576" w:type="dxa"/>
            <w:tcBorders>
              <w:top w:val="single" w:sz="4" w:space="0" w:color="auto"/>
              <w:left w:val="double" w:sz="4" w:space="0" w:color="auto"/>
              <w:bottom w:val="single" w:sz="4" w:space="0" w:color="auto"/>
              <w:right w:val="double" w:sz="4" w:space="0" w:color="auto"/>
            </w:tcBorders>
            <w:tcMar>
              <w:top w:w="43" w:type="dxa"/>
              <w:left w:w="115" w:type="dxa"/>
              <w:bottom w:w="43" w:type="dxa"/>
              <w:right w:w="115" w:type="dxa"/>
            </w:tcMar>
            <w:hideMark/>
          </w:tcPr>
          <w:p w14:paraId="0575F8DC" w14:textId="77777777" w:rsidR="000F713F" w:rsidRPr="000F713F" w:rsidRDefault="000F713F" w:rsidP="008C0545">
            <w:pPr>
              <w:pStyle w:val="TAC"/>
            </w:pPr>
            <w:r w:rsidRPr="000F713F">
              <w:t>94%</w:t>
            </w:r>
          </w:p>
        </w:tc>
      </w:tr>
      <w:tr w:rsidR="000F713F" w:rsidRPr="000F713F" w14:paraId="53AA098D" w14:textId="77777777" w:rsidTr="000F713F">
        <w:trPr>
          <w:jc w:val="center"/>
        </w:trPr>
        <w:tc>
          <w:tcPr>
            <w:tcW w:w="1098" w:type="dxa"/>
            <w:tcBorders>
              <w:top w:val="single" w:sz="4" w:space="0" w:color="auto"/>
              <w:left w:val="single" w:sz="4" w:space="0" w:color="auto"/>
              <w:bottom w:val="single" w:sz="4" w:space="0" w:color="auto"/>
              <w:right w:val="double" w:sz="4" w:space="0" w:color="auto"/>
            </w:tcBorders>
            <w:tcMar>
              <w:top w:w="43" w:type="dxa"/>
              <w:left w:w="115" w:type="dxa"/>
              <w:bottom w:w="43" w:type="dxa"/>
              <w:right w:w="115" w:type="dxa"/>
            </w:tcMar>
            <w:hideMark/>
          </w:tcPr>
          <w:p w14:paraId="2BA1D3AB" w14:textId="77777777" w:rsidR="000F713F" w:rsidRPr="000F713F" w:rsidRDefault="000F713F" w:rsidP="008C0545">
            <w:pPr>
              <w:pStyle w:val="TAC"/>
            </w:pPr>
            <w:r w:rsidRPr="000F713F">
              <w:t>70°</w:t>
            </w:r>
          </w:p>
        </w:tc>
        <w:tc>
          <w:tcPr>
            <w:tcW w:w="3576" w:type="dxa"/>
            <w:tcBorders>
              <w:top w:val="single" w:sz="4" w:space="0" w:color="auto"/>
              <w:left w:val="double" w:sz="4" w:space="0" w:color="auto"/>
              <w:bottom w:val="single" w:sz="4" w:space="0" w:color="auto"/>
              <w:right w:val="double" w:sz="4" w:space="0" w:color="auto"/>
            </w:tcBorders>
            <w:tcMar>
              <w:top w:w="43" w:type="dxa"/>
              <w:left w:w="115" w:type="dxa"/>
              <w:bottom w:w="43" w:type="dxa"/>
              <w:right w:w="115" w:type="dxa"/>
            </w:tcMar>
            <w:hideMark/>
          </w:tcPr>
          <w:p w14:paraId="7A421199" w14:textId="77777777" w:rsidR="000F713F" w:rsidRPr="000F713F" w:rsidRDefault="000F713F" w:rsidP="008C0545">
            <w:pPr>
              <w:pStyle w:val="TAC"/>
            </w:pPr>
            <w:r w:rsidRPr="000F713F">
              <w:t>94.9%</w:t>
            </w:r>
          </w:p>
        </w:tc>
      </w:tr>
      <w:tr w:rsidR="000F713F" w:rsidRPr="000F713F" w14:paraId="54CE24C8" w14:textId="77777777" w:rsidTr="000F713F">
        <w:trPr>
          <w:jc w:val="center"/>
        </w:trPr>
        <w:tc>
          <w:tcPr>
            <w:tcW w:w="1098" w:type="dxa"/>
            <w:tcBorders>
              <w:top w:val="single" w:sz="4" w:space="0" w:color="auto"/>
              <w:left w:val="single" w:sz="4" w:space="0" w:color="auto"/>
              <w:bottom w:val="single" w:sz="4" w:space="0" w:color="auto"/>
              <w:right w:val="double" w:sz="4" w:space="0" w:color="auto"/>
            </w:tcBorders>
            <w:tcMar>
              <w:top w:w="43" w:type="dxa"/>
              <w:left w:w="115" w:type="dxa"/>
              <w:bottom w:w="43" w:type="dxa"/>
              <w:right w:w="115" w:type="dxa"/>
            </w:tcMar>
            <w:hideMark/>
          </w:tcPr>
          <w:p w14:paraId="3D3D4083" w14:textId="77777777" w:rsidR="000F713F" w:rsidRPr="000F713F" w:rsidRDefault="000F713F" w:rsidP="008C0545">
            <w:pPr>
              <w:pStyle w:val="TAC"/>
            </w:pPr>
            <w:r w:rsidRPr="000F713F">
              <w:t>80°</w:t>
            </w:r>
          </w:p>
        </w:tc>
        <w:tc>
          <w:tcPr>
            <w:tcW w:w="3576" w:type="dxa"/>
            <w:tcBorders>
              <w:top w:val="single" w:sz="4" w:space="0" w:color="auto"/>
              <w:left w:val="double" w:sz="4" w:space="0" w:color="auto"/>
              <w:bottom w:val="single" w:sz="4" w:space="0" w:color="auto"/>
              <w:right w:val="double" w:sz="4" w:space="0" w:color="auto"/>
            </w:tcBorders>
            <w:tcMar>
              <w:top w:w="43" w:type="dxa"/>
              <w:left w:w="115" w:type="dxa"/>
              <w:bottom w:w="43" w:type="dxa"/>
              <w:right w:w="115" w:type="dxa"/>
            </w:tcMar>
            <w:hideMark/>
          </w:tcPr>
          <w:p w14:paraId="71E0B6B5" w14:textId="77777777" w:rsidR="000F713F" w:rsidRPr="000F713F" w:rsidRDefault="000F713F" w:rsidP="008C0545">
            <w:pPr>
              <w:pStyle w:val="TAC"/>
            </w:pPr>
            <w:r w:rsidRPr="000F713F">
              <w:t>95.2%</w:t>
            </w:r>
          </w:p>
        </w:tc>
      </w:tr>
      <w:tr w:rsidR="000F713F" w:rsidRPr="000F713F" w14:paraId="45A7FF25" w14:textId="77777777" w:rsidTr="000F713F">
        <w:trPr>
          <w:jc w:val="center"/>
        </w:trPr>
        <w:tc>
          <w:tcPr>
            <w:tcW w:w="1098" w:type="dxa"/>
            <w:tcBorders>
              <w:top w:val="single" w:sz="4" w:space="0" w:color="auto"/>
              <w:left w:val="single" w:sz="4" w:space="0" w:color="auto"/>
              <w:bottom w:val="single" w:sz="4" w:space="0" w:color="auto"/>
              <w:right w:val="double" w:sz="4" w:space="0" w:color="auto"/>
            </w:tcBorders>
            <w:tcMar>
              <w:top w:w="43" w:type="dxa"/>
              <w:left w:w="115" w:type="dxa"/>
              <w:bottom w:w="43" w:type="dxa"/>
              <w:right w:w="115" w:type="dxa"/>
            </w:tcMar>
            <w:hideMark/>
          </w:tcPr>
          <w:p w14:paraId="0365DD35" w14:textId="77777777" w:rsidR="000F713F" w:rsidRPr="000F713F" w:rsidRDefault="000F713F" w:rsidP="008C0545">
            <w:pPr>
              <w:pStyle w:val="TAC"/>
            </w:pPr>
            <w:r w:rsidRPr="000F713F">
              <w:t>90°</w:t>
            </w:r>
          </w:p>
        </w:tc>
        <w:tc>
          <w:tcPr>
            <w:tcW w:w="3576" w:type="dxa"/>
            <w:tcBorders>
              <w:top w:val="single" w:sz="4" w:space="0" w:color="auto"/>
              <w:left w:val="double" w:sz="4" w:space="0" w:color="auto"/>
              <w:bottom w:val="single" w:sz="4" w:space="0" w:color="auto"/>
              <w:right w:val="double" w:sz="4" w:space="0" w:color="auto"/>
            </w:tcBorders>
            <w:tcMar>
              <w:top w:w="43" w:type="dxa"/>
              <w:left w:w="115" w:type="dxa"/>
              <w:bottom w:w="43" w:type="dxa"/>
              <w:right w:w="115" w:type="dxa"/>
            </w:tcMar>
            <w:hideMark/>
          </w:tcPr>
          <w:p w14:paraId="75E3F7D8" w14:textId="77777777" w:rsidR="000F713F" w:rsidRPr="000F713F" w:rsidRDefault="000F713F" w:rsidP="008C0545">
            <w:pPr>
              <w:pStyle w:val="TAC"/>
            </w:pPr>
            <w:r w:rsidRPr="000F713F">
              <w:t>99.8%</w:t>
            </w:r>
          </w:p>
        </w:tc>
      </w:tr>
    </w:tbl>
    <w:p w14:paraId="27BD2380" w14:textId="77777777" w:rsidR="000F713F" w:rsidRPr="000F713F" w:rsidRDefault="000F713F" w:rsidP="000F713F">
      <w:pPr>
        <w:ind w:left="720" w:hanging="720"/>
        <w:rPr>
          <w:lang w:eastAsia="x-none"/>
        </w:rPr>
      </w:pPr>
    </w:p>
    <w:p w14:paraId="1E079E13" w14:textId="77777777" w:rsidR="000F713F" w:rsidRPr="008C0545" w:rsidRDefault="000F713F" w:rsidP="000F713F">
      <w:pPr>
        <w:ind w:left="720" w:hanging="720"/>
        <w:jc w:val="both"/>
      </w:pPr>
      <w:r w:rsidRPr="008C0545">
        <w:rPr>
          <w:highlight w:val="green"/>
        </w:rPr>
        <w:t>Agreement</w:t>
      </w:r>
    </w:p>
    <w:p w14:paraId="2547F7B3" w14:textId="77777777" w:rsidR="000F713F" w:rsidRPr="000F713F" w:rsidRDefault="000F713F" w:rsidP="000F713F">
      <w:pPr>
        <w:jc w:val="both"/>
      </w:pPr>
      <w:r w:rsidRPr="000F713F">
        <w:t xml:space="preserve">The tropospheric scintillation is only considered for satellite links above 6GHz, and is defined by the </w:t>
      </w:r>
      <w:r w:rsidRPr="000F713F">
        <w:rPr>
          <w:rFonts w:eastAsia="MS Mincho"/>
          <w:lang w:eastAsia="ja-JP"/>
        </w:rPr>
        <w:t>ITU-R P.618-13</w:t>
      </w:r>
      <w:r w:rsidRPr="000F713F">
        <w:t xml:space="preserve"> model.</w:t>
      </w:r>
    </w:p>
    <w:p w14:paraId="54F65BBA" w14:textId="77777777" w:rsidR="000F713F" w:rsidRPr="008C0545" w:rsidRDefault="000F713F" w:rsidP="000F713F">
      <w:pPr>
        <w:ind w:left="720" w:hanging="720"/>
        <w:jc w:val="both"/>
        <w:rPr>
          <w:szCs w:val="20"/>
        </w:rPr>
      </w:pPr>
    </w:p>
    <w:p w14:paraId="0A29D646" w14:textId="77777777" w:rsidR="000F713F" w:rsidRPr="008C0545" w:rsidRDefault="000F713F" w:rsidP="000F713F">
      <w:pPr>
        <w:ind w:left="720" w:hanging="720"/>
        <w:jc w:val="both"/>
      </w:pPr>
      <w:r w:rsidRPr="008C0545">
        <w:rPr>
          <w:highlight w:val="green"/>
        </w:rPr>
        <w:t>Agreement</w:t>
      </w:r>
    </w:p>
    <w:p w14:paraId="020DFDE5" w14:textId="77777777" w:rsidR="000F713F" w:rsidRPr="000F713F" w:rsidRDefault="000F713F" w:rsidP="000F713F">
      <w:pPr>
        <w:jc w:val="both"/>
      </w:pPr>
      <w:r w:rsidRPr="000F713F">
        <w:t xml:space="preserve">The ionospheric scintillation is only considered for satellite links below 6GHz, and is defined by the  </w:t>
      </w:r>
      <w:r w:rsidRPr="000F713F">
        <w:rPr>
          <w:rFonts w:eastAsia="MS Mincho"/>
          <w:lang w:eastAsia="ja-JP"/>
        </w:rPr>
        <w:t>ITU-R P.531-11</w:t>
      </w:r>
      <w:r w:rsidRPr="000F713F">
        <w:t xml:space="preserve"> model.</w:t>
      </w:r>
    </w:p>
    <w:p w14:paraId="6DD1F216" w14:textId="77777777" w:rsidR="000F713F" w:rsidRPr="008C0545" w:rsidRDefault="000F713F" w:rsidP="000F713F">
      <w:pPr>
        <w:ind w:left="720" w:hanging="720"/>
        <w:rPr>
          <w:szCs w:val="20"/>
          <w:lang w:eastAsia="x-none"/>
        </w:rPr>
      </w:pPr>
    </w:p>
    <w:p w14:paraId="2A41232B" w14:textId="77777777" w:rsidR="000F713F" w:rsidRPr="008C0545" w:rsidRDefault="000F713F" w:rsidP="000F713F">
      <w:pPr>
        <w:ind w:left="720" w:hanging="720"/>
      </w:pPr>
      <w:r w:rsidRPr="008C0545">
        <w:rPr>
          <w:highlight w:val="darkYellow"/>
        </w:rPr>
        <w:t>Working Assumption</w:t>
      </w:r>
    </w:p>
    <w:p w14:paraId="1FEEE5B1" w14:textId="77777777" w:rsidR="000F713F" w:rsidRPr="000F713F" w:rsidRDefault="000F713F" w:rsidP="000F713F">
      <w:pPr>
        <w:ind w:left="720" w:hanging="720"/>
        <w:rPr>
          <w:sz w:val="4"/>
          <w:lang w:eastAsia="x-none"/>
        </w:rPr>
      </w:pPr>
      <w:r w:rsidRPr="000F713F">
        <w:t>O2I loss is considered based on the ITU-R P.2109-0 recommendation</w:t>
      </w:r>
    </w:p>
    <w:p w14:paraId="2AEE6C34" w14:textId="77777777" w:rsidR="000F713F" w:rsidRPr="008C0545" w:rsidRDefault="000F713F" w:rsidP="000F713F">
      <w:pPr>
        <w:ind w:left="720" w:hanging="720"/>
        <w:rPr>
          <w:lang w:eastAsia="x-none"/>
        </w:rPr>
      </w:pPr>
    </w:p>
    <w:p w14:paraId="17B9C383" w14:textId="77777777" w:rsidR="000F713F" w:rsidRPr="008C0545" w:rsidRDefault="000F713F" w:rsidP="000F713F">
      <w:pPr>
        <w:rPr>
          <w:lang w:eastAsia="x-none"/>
        </w:rPr>
      </w:pPr>
      <w:r w:rsidRPr="008C0545">
        <w:rPr>
          <w:highlight w:val="green"/>
          <w:lang w:eastAsia="x-none"/>
        </w:rPr>
        <w:t>Agreement</w:t>
      </w:r>
    </w:p>
    <w:p w14:paraId="4C8E2A0B" w14:textId="77777777" w:rsidR="000F713F" w:rsidRPr="000F713F" w:rsidRDefault="000F713F" w:rsidP="000F713F">
      <w:pPr>
        <w:rPr>
          <w:lang w:eastAsia="x-none"/>
        </w:rPr>
      </w:pPr>
      <w:r w:rsidRPr="000F713F">
        <w:t>Atmospheric attenuation is only considered for above 10GHz, and is defined by the ITU-R P.676-11 model.</w:t>
      </w:r>
    </w:p>
    <w:p w14:paraId="04EFBD58" w14:textId="77777777" w:rsidR="000F713F" w:rsidRPr="000F713F" w:rsidRDefault="000F713F" w:rsidP="000F713F">
      <w:pPr>
        <w:rPr>
          <w:lang w:eastAsia="x-none"/>
        </w:rPr>
      </w:pPr>
    </w:p>
    <w:p w14:paraId="7C3F882C" w14:textId="77777777" w:rsidR="000F713F" w:rsidRPr="008C0545" w:rsidRDefault="000F713F" w:rsidP="000F713F">
      <w:pPr>
        <w:rPr>
          <w:b/>
          <w:szCs w:val="20"/>
          <w:lang w:eastAsia="x-none"/>
        </w:rPr>
      </w:pPr>
      <w:r w:rsidRPr="008C0545">
        <w:rPr>
          <w:b/>
          <w:color w:val="0000FF"/>
          <w:u w:val="single"/>
        </w:rPr>
        <w:t>R1-1805670</w:t>
      </w:r>
      <w:r w:rsidRPr="008C0545">
        <w:rPr>
          <w:b/>
          <w:szCs w:val="20"/>
          <w:lang w:eastAsia="x-none"/>
        </w:rPr>
        <w:tab/>
      </w:r>
      <w:r w:rsidRPr="008C0545">
        <w:rPr>
          <w:b/>
          <w:kern w:val="2"/>
          <w:szCs w:val="20"/>
          <w:lang w:eastAsia="zh-CN"/>
        </w:rPr>
        <w:t>TP for chapter 6 of TR38.811</w:t>
      </w:r>
      <w:r w:rsidRPr="008C0545">
        <w:rPr>
          <w:b/>
          <w:kern w:val="2"/>
          <w:szCs w:val="20"/>
          <w:lang w:eastAsia="zh-CN"/>
        </w:rPr>
        <w:tab/>
        <w:t>Huawei, HiSilicon, Thales, ESA, Nokia, Nokia Shanghai Bell</w:t>
      </w:r>
    </w:p>
    <w:p w14:paraId="2C57EA76" w14:textId="77777777" w:rsidR="000F713F" w:rsidRPr="000F713F" w:rsidRDefault="000F713F" w:rsidP="000F713F">
      <w:pPr>
        <w:ind w:left="720" w:hanging="720"/>
        <w:rPr>
          <w:lang w:eastAsia="x-none"/>
        </w:rPr>
      </w:pPr>
    </w:p>
    <w:p w14:paraId="43CA68B0" w14:textId="77777777" w:rsidR="000F713F" w:rsidRPr="008C0545" w:rsidRDefault="000F713F" w:rsidP="000F713F">
      <w:pPr>
        <w:ind w:left="720" w:hanging="720"/>
        <w:rPr>
          <w:lang w:eastAsia="x-none"/>
        </w:rPr>
      </w:pPr>
      <w:r w:rsidRPr="008C0545">
        <w:rPr>
          <w:highlight w:val="green"/>
          <w:lang w:eastAsia="x-none"/>
        </w:rPr>
        <w:t>Agreement</w:t>
      </w:r>
      <w:r w:rsidRPr="008C0545">
        <w:rPr>
          <w:lang w:eastAsia="x-none"/>
        </w:rPr>
        <w:t xml:space="preserve"> </w:t>
      </w:r>
    </w:p>
    <w:p w14:paraId="471F0E24" w14:textId="77777777" w:rsidR="000F713F" w:rsidRPr="000F713F" w:rsidRDefault="000F713F" w:rsidP="000F713F">
      <w:pPr>
        <w:ind w:left="720" w:hanging="720"/>
        <w:rPr>
          <w:lang w:eastAsia="x-none"/>
        </w:rPr>
      </w:pPr>
      <w:r w:rsidRPr="000F713F">
        <w:rPr>
          <w:lang w:eastAsia="x-none"/>
        </w:rPr>
        <w:t>The text proposal for TR38.811 is agreed.</w:t>
      </w:r>
    </w:p>
    <w:p w14:paraId="0D6E4BA1" w14:textId="77777777" w:rsidR="000F713F" w:rsidRPr="000F713F" w:rsidRDefault="000F713F" w:rsidP="000F713F">
      <w:pPr>
        <w:ind w:left="720" w:hanging="720"/>
        <w:rPr>
          <w:lang w:eastAsia="x-none"/>
        </w:rPr>
      </w:pPr>
    </w:p>
    <w:p w14:paraId="5B581D14" w14:textId="77777777" w:rsidR="000F713F" w:rsidRPr="000F713F" w:rsidRDefault="000F713F" w:rsidP="008C0545">
      <w:pPr>
        <w:rPr>
          <w:lang w:eastAsia="zh-CN"/>
        </w:rPr>
      </w:pPr>
      <w:r w:rsidRPr="000F713F">
        <w:rPr>
          <w:lang w:eastAsia="zh-CN"/>
        </w:rPr>
        <w:t>------- start of Text Proposal -------</w:t>
      </w:r>
    </w:p>
    <w:p w14:paraId="5E606DF1" w14:textId="77777777" w:rsidR="000F713F" w:rsidRPr="000F713F" w:rsidRDefault="000F713F" w:rsidP="000F713F">
      <w:pPr>
        <w:ind w:left="720" w:hanging="720"/>
        <w:rPr>
          <w:b/>
          <w:lang w:eastAsia="x-none"/>
        </w:rPr>
      </w:pPr>
      <w:bookmarkStart w:id="656" w:name="_Toc494837647"/>
      <w:r w:rsidRPr="000F713F">
        <w:rPr>
          <w:b/>
          <w:lang w:eastAsia="x-none"/>
        </w:rPr>
        <w:lastRenderedPageBreak/>
        <w:t>6</w:t>
      </w:r>
      <w:r w:rsidRPr="000F713F">
        <w:rPr>
          <w:b/>
          <w:lang w:eastAsia="x-none"/>
        </w:rPr>
        <w:tab/>
        <w:t>Non-Terrestrial Networks channel models</w:t>
      </w:r>
      <w:bookmarkEnd w:id="656"/>
    </w:p>
    <w:p w14:paraId="3466A30C" w14:textId="77777777" w:rsidR="000F713F" w:rsidRPr="000F713F" w:rsidRDefault="000F713F" w:rsidP="000F713F">
      <w:pPr>
        <w:ind w:left="720" w:hanging="720"/>
        <w:rPr>
          <w:ins w:id="657" w:author="Huawei" w:date="2018-03-23T19:06:00Z"/>
        </w:rPr>
      </w:pPr>
    </w:p>
    <w:p w14:paraId="6089DDCC" w14:textId="77777777" w:rsidR="000F713F" w:rsidRPr="000F713F" w:rsidRDefault="000F713F" w:rsidP="000F713F">
      <w:pPr>
        <w:ind w:left="720" w:hanging="720"/>
        <w:rPr>
          <w:ins w:id="658" w:author="Huawei" w:date="2018-03-23T19:06:00Z"/>
          <w:b/>
          <w:lang w:eastAsia="x-none"/>
        </w:rPr>
      </w:pPr>
      <w:ins w:id="659" w:author="Huawei" w:date="2018-03-23T19:06:00Z">
        <w:r w:rsidRPr="000F713F">
          <w:rPr>
            <w:b/>
            <w:lang w:eastAsia="x-none"/>
          </w:rPr>
          <w:t>6.1. Status/expectation of existing information for satellite/HAPS channels</w:t>
        </w:r>
      </w:ins>
    </w:p>
    <w:p w14:paraId="240EBE2B" w14:textId="77777777" w:rsidR="000F713F" w:rsidRPr="000F713F" w:rsidRDefault="000F713F" w:rsidP="000F713F">
      <w:pPr>
        <w:ind w:left="720" w:hanging="720"/>
        <w:rPr>
          <w:ins w:id="660" w:author="Huawei" w:date="2018-03-23T19:12:00Z"/>
          <w:b/>
          <w:lang w:eastAsia="x-none"/>
        </w:rPr>
      </w:pPr>
    </w:p>
    <w:p w14:paraId="64A2300A" w14:textId="77777777" w:rsidR="000F713F" w:rsidRPr="000F713F" w:rsidRDefault="000F713F" w:rsidP="000F713F">
      <w:pPr>
        <w:ind w:left="720" w:hanging="720"/>
        <w:rPr>
          <w:ins w:id="661" w:author="Huawei" w:date="2018-03-23T19:12:00Z"/>
          <w:b/>
          <w:lang w:eastAsia="x-none"/>
        </w:rPr>
      </w:pPr>
      <w:ins w:id="662" w:author="Huawei" w:date="2018-03-23T19:12:00Z">
        <w:r w:rsidRPr="000F713F">
          <w:rPr>
            <w:b/>
            <w:lang w:eastAsia="x-none"/>
          </w:rPr>
          <w:t>6.1.1 Channel modeling works outside of 3GPP</w:t>
        </w:r>
      </w:ins>
    </w:p>
    <w:p w14:paraId="3D19E738" w14:textId="77777777" w:rsidR="000F713F" w:rsidRPr="000F713F" w:rsidRDefault="000F713F" w:rsidP="000F713F">
      <w:pPr>
        <w:ind w:left="720" w:hanging="720"/>
        <w:rPr>
          <w:ins w:id="663" w:author="Huawei" w:date="2018-03-23T19:06:00Z"/>
          <w:b/>
          <w:lang w:eastAsia="x-none"/>
        </w:rPr>
      </w:pPr>
    </w:p>
    <w:p w14:paraId="25C8254A" w14:textId="77777777" w:rsidR="000F713F" w:rsidRPr="000F713F" w:rsidRDefault="000F713F" w:rsidP="000F713F">
      <w:pPr>
        <w:ind w:left="720" w:hanging="720"/>
        <w:rPr>
          <w:ins w:id="664" w:author="Huawei" w:date="2018-03-23T19:12:00Z"/>
          <w:b/>
          <w:lang w:eastAsia="x-none"/>
        </w:rPr>
      </w:pPr>
      <w:ins w:id="665" w:author="Huawei" w:date="2018-03-23T19:12:00Z">
        <w:r w:rsidRPr="000F713F">
          <w:rPr>
            <w:b/>
            <w:lang w:eastAsia="x-none"/>
          </w:rPr>
          <w:t>6.1.2 Targeted user environment (Satellite: outdoor only; HAPS: outdoor &amp; indoor)</w:t>
        </w:r>
      </w:ins>
    </w:p>
    <w:p w14:paraId="0A4B4879" w14:textId="77777777" w:rsidR="000F713F" w:rsidRPr="000F713F" w:rsidRDefault="000F713F" w:rsidP="000F713F">
      <w:pPr>
        <w:ind w:left="720" w:hanging="720"/>
        <w:rPr>
          <w:ins w:id="666" w:author="Huawei" w:date="2018-03-23T19:06:00Z"/>
          <w:b/>
          <w:lang w:eastAsia="x-none"/>
        </w:rPr>
      </w:pPr>
    </w:p>
    <w:p w14:paraId="05281377" w14:textId="77777777" w:rsidR="000F713F" w:rsidRPr="000F713F" w:rsidRDefault="000F713F" w:rsidP="000F713F">
      <w:pPr>
        <w:ind w:left="720" w:hanging="720"/>
        <w:rPr>
          <w:ins w:id="667" w:author="Huawei" w:date="2018-03-23T19:12:00Z"/>
          <w:b/>
          <w:lang w:eastAsia="x-none"/>
        </w:rPr>
      </w:pPr>
      <w:ins w:id="668" w:author="Huawei" w:date="2018-03-23T19:12:00Z">
        <w:r w:rsidRPr="000F713F">
          <w:rPr>
            <w:b/>
            <w:lang w:eastAsia="x-none"/>
          </w:rPr>
          <w:t>6.1.3 Modeling objectives</w:t>
        </w:r>
      </w:ins>
    </w:p>
    <w:p w14:paraId="6D7F76F9" w14:textId="77777777" w:rsidR="000F713F" w:rsidRPr="000F713F" w:rsidRDefault="000F713F" w:rsidP="000F713F">
      <w:pPr>
        <w:ind w:left="720" w:hanging="720"/>
        <w:rPr>
          <w:ins w:id="669" w:author="Huawei" w:date="2018-03-23T19:06:00Z"/>
        </w:rPr>
      </w:pPr>
    </w:p>
    <w:p w14:paraId="4E0417E1" w14:textId="77777777" w:rsidR="000F713F" w:rsidRPr="000F713F" w:rsidRDefault="000F713F" w:rsidP="000F713F">
      <w:pPr>
        <w:ind w:left="720" w:hanging="720"/>
        <w:rPr>
          <w:ins w:id="670" w:author="Huawei" w:date="2018-03-23T19:13:00Z"/>
          <w:b/>
          <w:lang w:eastAsia="x-none"/>
        </w:rPr>
      </w:pPr>
      <w:ins w:id="671" w:author="Huawei" w:date="2018-03-23T19:13:00Z">
        <w:r w:rsidRPr="000F713F">
          <w:rPr>
            <w:b/>
            <w:lang w:eastAsia="x-none"/>
          </w:rPr>
          <w:t>6.2 Differences between satellite/HAPS and terrestrial channel modelling approaches</w:t>
        </w:r>
      </w:ins>
    </w:p>
    <w:p w14:paraId="0E150276" w14:textId="77777777" w:rsidR="000F713F" w:rsidRPr="000F713F" w:rsidRDefault="000F713F" w:rsidP="000F713F">
      <w:pPr>
        <w:ind w:left="720" w:hanging="720"/>
        <w:rPr>
          <w:ins w:id="672" w:author="Huawei" w:date="2018-03-26T09:50:00Z"/>
        </w:rPr>
      </w:pPr>
      <w:ins w:id="673" w:author="Huawei" w:date="2018-03-28T14:21:00Z">
        <w:r w:rsidRPr="000F713F">
          <w:t>Figures 6.2-1 and 6.2-2 compare the macro-cellular and satellite access links in NLOS and LOS cases, respectively. The terrestrial propagation is quite similar: multipath propagation is caused by objects near the user. However, the angular spread from satellite is almost zero (due to its distant location) while it can still be several degrees from the base station.</w:t>
        </w:r>
      </w:ins>
    </w:p>
    <w:p w14:paraId="570C15AC" w14:textId="7A0B74E2" w:rsidR="000F713F" w:rsidRPr="000F713F" w:rsidRDefault="000F713F" w:rsidP="000F713F">
      <w:pPr>
        <w:ind w:left="720" w:hanging="720"/>
        <w:jc w:val="center"/>
        <w:rPr>
          <w:ins w:id="674" w:author="Huawei" w:date="2018-03-26T09:50:00Z"/>
          <w:rFonts w:eastAsia="MS Mincho"/>
          <w:lang w:eastAsia="ja-JP"/>
        </w:rPr>
      </w:pPr>
      <w:ins w:id="675" w:author="Huawei" w:date="2018-03-26T09:50:00Z">
        <w:r w:rsidRPr="000F713F">
          <w:rPr>
            <w:noProof/>
            <w:lang w:eastAsia="en-GB"/>
          </w:rPr>
          <w:drawing>
            <wp:inline distT="0" distB="0" distL="0" distR="0" wp14:anchorId="66516AC6" wp14:editId="134FDE2F">
              <wp:extent cx="4145280" cy="1874520"/>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22">
                        <a:extLst>
                          <a:ext uri="{28A0092B-C50C-407E-A947-70E740481C1C}">
                            <a14:useLocalDpi xmlns:a14="http://schemas.microsoft.com/office/drawing/2010/main" val="0"/>
                          </a:ext>
                        </a:extLst>
                      </a:blip>
                      <a:srcRect/>
                      <a:stretch>
                        <a:fillRect/>
                      </a:stretch>
                    </pic:blipFill>
                    <pic:spPr bwMode="auto">
                      <a:xfrm>
                        <a:off x="0" y="0"/>
                        <a:ext cx="4145280" cy="1874520"/>
                      </a:xfrm>
                      <a:prstGeom prst="rect">
                        <a:avLst/>
                      </a:prstGeom>
                      <a:noFill/>
                      <a:ln>
                        <a:noFill/>
                      </a:ln>
                    </pic:spPr>
                  </pic:pic>
                </a:graphicData>
              </a:graphic>
            </wp:inline>
          </w:drawing>
        </w:r>
      </w:ins>
    </w:p>
    <w:p w14:paraId="05A85928" w14:textId="77777777" w:rsidR="000F713F" w:rsidRPr="008C0545" w:rsidRDefault="000F713F" w:rsidP="000F713F">
      <w:pPr>
        <w:keepLines/>
        <w:spacing w:after="240"/>
        <w:jc w:val="center"/>
        <w:rPr>
          <w:ins w:id="676" w:author="Huawei" w:date="2018-03-26T09:50:00Z"/>
          <w:rFonts w:ascii="Arial" w:eastAsia="Malgun Gothic" w:hAnsi="Arial"/>
          <w:b/>
          <w:szCs w:val="20"/>
          <w:lang w:val="fr-FR"/>
        </w:rPr>
      </w:pPr>
      <w:ins w:id="677" w:author="Huawei" w:date="2018-03-26T09:50:00Z">
        <w:r w:rsidRPr="008C0545">
          <w:rPr>
            <w:rFonts w:ascii="Arial" w:eastAsia="Malgun Gothic" w:hAnsi="Arial" w:hint="eastAsia"/>
            <w:b/>
            <w:szCs w:val="20"/>
            <w:lang w:val="fr-FR"/>
          </w:rPr>
          <w:t>F</w:t>
        </w:r>
      </w:ins>
      <w:ins w:id="678" w:author="Huawei" w:date="2018-03-28T14:22:00Z">
        <w:r w:rsidRPr="008C0545">
          <w:rPr>
            <w:rFonts w:ascii="Arial" w:eastAsia="Malgun Gothic" w:hAnsi="Arial"/>
            <w:b/>
            <w:szCs w:val="20"/>
            <w:lang w:val="fr-FR"/>
          </w:rPr>
          <w:t>igure 6.2-1: Macro-cellular vs. satellite channel, NLOS</w:t>
        </w:r>
      </w:ins>
    </w:p>
    <w:p w14:paraId="2670F5B3" w14:textId="12497DF4" w:rsidR="000F713F" w:rsidRPr="000F713F" w:rsidRDefault="000F713F" w:rsidP="000F713F">
      <w:pPr>
        <w:ind w:left="720" w:hanging="720"/>
        <w:jc w:val="center"/>
        <w:rPr>
          <w:ins w:id="679" w:author="Huawei" w:date="2018-03-26T09:50:00Z"/>
          <w:noProof/>
          <w:lang w:val="en-US" w:eastAsia="zh-CN"/>
        </w:rPr>
      </w:pPr>
      <w:ins w:id="680" w:author="Huawei" w:date="2018-03-26T09:50:00Z">
        <w:r w:rsidRPr="000F713F">
          <w:rPr>
            <w:noProof/>
            <w:lang w:eastAsia="en-GB"/>
          </w:rPr>
          <w:drawing>
            <wp:inline distT="0" distB="0" distL="0" distR="0" wp14:anchorId="5C7A163A" wp14:editId="160D2B79">
              <wp:extent cx="4389120" cy="18745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123">
                        <a:extLst>
                          <a:ext uri="{28A0092B-C50C-407E-A947-70E740481C1C}">
                            <a14:useLocalDpi xmlns:a14="http://schemas.microsoft.com/office/drawing/2010/main" val="0"/>
                          </a:ext>
                        </a:extLst>
                      </a:blip>
                      <a:srcRect/>
                      <a:stretch>
                        <a:fillRect/>
                      </a:stretch>
                    </pic:blipFill>
                    <pic:spPr bwMode="auto">
                      <a:xfrm>
                        <a:off x="0" y="0"/>
                        <a:ext cx="4389120" cy="1874520"/>
                      </a:xfrm>
                      <a:prstGeom prst="rect">
                        <a:avLst/>
                      </a:prstGeom>
                      <a:noFill/>
                      <a:ln>
                        <a:noFill/>
                      </a:ln>
                    </pic:spPr>
                  </pic:pic>
                </a:graphicData>
              </a:graphic>
            </wp:inline>
          </w:drawing>
        </w:r>
      </w:ins>
    </w:p>
    <w:p w14:paraId="568EA746" w14:textId="77777777" w:rsidR="000F713F" w:rsidRPr="008C0545" w:rsidRDefault="000F713F" w:rsidP="000F713F">
      <w:pPr>
        <w:keepLines/>
        <w:spacing w:after="240"/>
        <w:jc w:val="center"/>
        <w:rPr>
          <w:ins w:id="681" w:author="Huawei" w:date="2018-03-28T14:23:00Z"/>
          <w:rFonts w:ascii="Arial" w:eastAsia="Malgun Gothic" w:hAnsi="Arial"/>
          <w:b/>
          <w:szCs w:val="20"/>
          <w:lang w:val="fr-FR"/>
        </w:rPr>
      </w:pPr>
      <w:ins w:id="682" w:author="Huawei" w:date="2018-03-28T14:23:00Z">
        <w:r w:rsidRPr="008C0545">
          <w:rPr>
            <w:rFonts w:ascii="Arial" w:eastAsia="Malgun Gothic" w:hAnsi="Arial" w:hint="eastAsia"/>
            <w:b/>
            <w:szCs w:val="20"/>
            <w:lang w:val="fr-FR"/>
          </w:rPr>
          <w:t>F</w:t>
        </w:r>
        <w:r w:rsidRPr="008C0545">
          <w:rPr>
            <w:rFonts w:ascii="Arial" w:eastAsia="Malgun Gothic" w:hAnsi="Arial"/>
            <w:b/>
            <w:szCs w:val="20"/>
            <w:lang w:val="fr-FR"/>
          </w:rPr>
          <w:t>igure 6.2-2: Macro-cellular vs. satellite channel, LOS</w:t>
        </w:r>
      </w:ins>
    </w:p>
    <w:p w14:paraId="39B3FAB4" w14:textId="77777777" w:rsidR="000F713F" w:rsidRPr="008C0545" w:rsidRDefault="000F713F" w:rsidP="000F713F">
      <w:pPr>
        <w:ind w:left="720" w:hanging="720"/>
        <w:rPr>
          <w:ins w:id="683" w:author="Huawei" w:date="2018-03-26T09:50:00Z"/>
          <w:noProof/>
          <w:lang w:val="fr-FR" w:eastAsia="zh-CN"/>
        </w:rPr>
      </w:pPr>
    </w:p>
    <w:p w14:paraId="48A58FCD" w14:textId="1E299C2F" w:rsidR="000F713F" w:rsidRPr="000F713F" w:rsidRDefault="000F713F" w:rsidP="000F713F">
      <w:pPr>
        <w:ind w:left="720" w:hanging="720"/>
        <w:jc w:val="center"/>
        <w:rPr>
          <w:ins w:id="684" w:author="Huawei" w:date="2018-03-28T14:23:00Z"/>
          <w:noProof/>
          <w:lang w:val="en-US" w:eastAsia="zh-CN"/>
        </w:rPr>
      </w:pPr>
      <w:ins w:id="685" w:author="Huawei" w:date="2018-03-28T14:23:00Z">
        <w:r w:rsidRPr="000F713F">
          <w:rPr>
            <w:noProof/>
            <w:lang w:eastAsia="en-GB"/>
          </w:rPr>
          <w:lastRenderedPageBreak/>
          <w:drawing>
            <wp:inline distT="0" distB="0" distL="0" distR="0" wp14:anchorId="52B3A947" wp14:editId="41D83302">
              <wp:extent cx="5913120" cy="29641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124">
                        <a:extLst>
                          <a:ext uri="{28A0092B-C50C-407E-A947-70E740481C1C}">
                            <a14:useLocalDpi xmlns:a14="http://schemas.microsoft.com/office/drawing/2010/main" val="0"/>
                          </a:ext>
                        </a:extLst>
                      </a:blip>
                      <a:srcRect/>
                      <a:stretch>
                        <a:fillRect/>
                      </a:stretch>
                    </pic:blipFill>
                    <pic:spPr bwMode="auto">
                      <a:xfrm>
                        <a:off x="0" y="0"/>
                        <a:ext cx="5913120" cy="2964180"/>
                      </a:xfrm>
                      <a:prstGeom prst="rect">
                        <a:avLst/>
                      </a:prstGeom>
                      <a:noFill/>
                      <a:ln>
                        <a:noFill/>
                      </a:ln>
                    </pic:spPr>
                  </pic:pic>
                </a:graphicData>
              </a:graphic>
            </wp:inline>
          </w:drawing>
        </w:r>
      </w:ins>
    </w:p>
    <w:p w14:paraId="128A7F19" w14:textId="77777777" w:rsidR="000F713F" w:rsidRPr="000F713F" w:rsidRDefault="000F713F" w:rsidP="000F713F">
      <w:pPr>
        <w:keepLines/>
        <w:spacing w:after="240"/>
        <w:jc w:val="center"/>
        <w:rPr>
          <w:ins w:id="686" w:author="Huawei" w:date="2018-03-28T14:23:00Z"/>
          <w:rFonts w:ascii="Arial" w:eastAsia="Malgun Gothic" w:hAnsi="Arial"/>
          <w:b/>
          <w:szCs w:val="20"/>
        </w:rPr>
      </w:pPr>
      <w:ins w:id="687" w:author="Huawei" w:date="2018-03-28T14:23:00Z">
        <w:r w:rsidRPr="000F713F">
          <w:rPr>
            <w:rFonts w:ascii="Arial" w:eastAsia="Malgun Gothic" w:hAnsi="Arial" w:hint="eastAsia"/>
            <w:b/>
            <w:szCs w:val="20"/>
          </w:rPr>
          <w:t>F</w:t>
        </w:r>
        <w:r w:rsidRPr="000F713F">
          <w:rPr>
            <w:rFonts w:ascii="Arial" w:eastAsia="Malgun Gothic" w:hAnsi="Arial"/>
            <w:b/>
            <w:szCs w:val="20"/>
          </w:rPr>
          <w:t>igure 6.2-3: Combined satellite and terrestrial channels (conceptual drawing).</w:t>
        </w:r>
      </w:ins>
    </w:p>
    <w:p w14:paraId="663A8A77" w14:textId="77777777" w:rsidR="000F713F" w:rsidRPr="000F713F" w:rsidRDefault="000F713F" w:rsidP="000F713F">
      <w:pPr>
        <w:ind w:left="720" w:hanging="720"/>
        <w:jc w:val="center"/>
        <w:rPr>
          <w:ins w:id="688" w:author="Huawei" w:date="2018-03-26T09:50:00Z"/>
          <w:rFonts w:eastAsia="MS Mincho"/>
          <w:lang w:eastAsia="ja-JP"/>
        </w:rPr>
      </w:pPr>
    </w:p>
    <w:p w14:paraId="6EDEF3C2" w14:textId="77777777" w:rsidR="000F713F" w:rsidRPr="000F713F" w:rsidRDefault="000F713F" w:rsidP="000F713F">
      <w:pPr>
        <w:ind w:left="720" w:hanging="720"/>
        <w:rPr>
          <w:ins w:id="689" w:author="Huawei" w:date="2018-03-23T19:06:00Z"/>
        </w:rPr>
      </w:pPr>
    </w:p>
    <w:p w14:paraId="7A3A5554" w14:textId="77777777" w:rsidR="000F713F" w:rsidRPr="000F713F" w:rsidRDefault="000F713F" w:rsidP="000F713F">
      <w:pPr>
        <w:ind w:left="720" w:hanging="720"/>
        <w:rPr>
          <w:ins w:id="690" w:author="Huawei" w:date="2018-03-23T19:13:00Z"/>
          <w:b/>
          <w:lang w:eastAsia="x-none"/>
        </w:rPr>
      </w:pPr>
      <w:ins w:id="691" w:author="Huawei" w:date="2018-03-23T19:13:00Z">
        <w:r w:rsidRPr="000F713F">
          <w:rPr>
            <w:b/>
            <w:lang w:eastAsia="x-none"/>
          </w:rPr>
          <w:t>6.3 Coordinate system</w:t>
        </w:r>
      </w:ins>
    </w:p>
    <w:p w14:paraId="2AE88176" w14:textId="77777777" w:rsidR="000F713F" w:rsidRPr="000F713F" w:rsidRDefault="000F713F" w:rsidP="000F713F">
      <w:pPr>
        <w:ind w:left="720" w:hanging="720"/>
        <w:rPr>
          <w:ins w:id="692" w:author="Huawei" w:date="2018-03-23T19:06:00Z"/>
        </w:rPr>
      </w:pPr>
    </w:p>
    <w:p w14:paraId="34BB4EC7" w14:textId="77777777" w:rsidR="000F713F" w:rsidRPr="000F713F" w:rsidRDefault="000F713F" w:rsidP="000F713F">
      <w:pPr>
        <w:ind w:left="720" w:hanging="720"/>
        <w:rPr>
          <w:ins w:id="693" w:author="Huawei" w:date="2018-03-23T19:13:00Z"/>
          <w:b/>
          <w:lang w:eastAsia="x-none"/>
        </w:rPr>
      </w:pPr>
      <w:ins w:id="694" w:author="Huawei" w:date="2018-03-23T19:13:00Z">
        <w:r w:rsidRPr="000F713F">
          <w:rPr>
            <w:b/>
            <w:lang w:eastAsia="x-none"/>
          </w:rPr>
          <w:t>6.4 Antenna modelling</w:t>
        </w:r>
      </w:ins>
    </w:p>
    <w:p w14:paraId="10CA0A01" w14:textId="77777777" w:rsidR="000F713F" w:rsidRPr="000F713F" w:rsidRDefault="000F713F" w:rsidP="000F713F">
      <w:pPr>
        <w:ind w:left="720" w:hanging="720"/>
        <w:rPr>
          <w:ins w:id="695" w:author="Huawei" w:date="2018-03-23T19:06:00Z"/>
        </w:rPr>
      </w:pPr>
    </w:p>
    <w:p w14:paraId="31EE7672" w14:textId="77777777" w:rsidR="000F713F" w:rsidRPr="000F713F" w:rsidRDefault="000F713F" w:rsidP="000F713F">
      <w:pPr>
        <w:ind w:left="720" w:hanging="720"/>
        <w:rPr>
          <w:ins w:id="696" w:author="Huawei" w:date="2018-03-23T19:13:00Z"/>
          <w:b/>
          <w:lang w:eastAsia="x-none"/>
        </w:rPr>
      </w:pPr>
      <w:ins w:id="697" w:author="Huawei" w:date="2018-03-23T19:13:00Z">
        <w:r w:rsidRPr="000F713F">
          <w:rPr>
            <w:b/>
            <w:lang w:eastAsia="x-none"/>
          </w:rPr>
          <w:t>6.4.1 HAPS/Satellite antenna</w:t>
        </w:r>
      </w:ins>
    </w:p>
    <w:p w14:paraId="2442C217" w14:textId="77777777" w:rsidR="000F713F" w:rsidRPr="000F713F" w:rsidRDefault="000F713F" w:rsidP="000F713F">
      <w:pPr>
        <w:ind w:left="720" w:hanging="720"/>
        <w:rPr>
          <w:ins w:id="698" w:author="Huawei" w:date="2018-03-23T19:06:00Z"/>
          <w:b/>
          <w:lang w:eastAsia="x-none"/>
        </w:rPr>
      </w:pPr>
    </w:p>
    <w:p w14:paraId="301CBB8E" w14:textId="77777777" w:rsidR="000F713F" w:rsidRPr="000F713F" w:rsidRDefault="000F713F" w:rsidP="000F713F">
      <w:pPr>
        <w:ind w:left="720" w:hanging="720"/>
        <w:rPr>
          <w:ins w:id="699" w:author="Huawei" w:date="2018-03-23T19:13:00Z"/>
          <w:b/>
          <w:lang w:eastAsia="x-none"/>
        </w:rPr>
      </w:pPr>
      <w:ins w:id="700" w:author="Huawei" w:date="2018-03-23T19:13:00Z">
        <w:r w:rsidRPr="000F713F">
          <w:rPr>
            <w:b/>
            <w:lang w:eastAsia="x-none"/>
          </w:rPr>
          <w:t>6.4.2 UE antenna</w:t>
        </w:r>
      </w:ins>
    </w:p>
    <w:p w14:paraId="59541033" w14:textId="77777777" w:rsidR="000F713F" w:rsidRPr="000F713F" w:rsidRDefault="000F713F" w:rsidP="000F713F">
      <w:pPr>
        <w:ind w:left="720" w:hanging="720"/>
        <w:rPr>
          <w:ins w:id="701" w:author="Huawei" w:date="2018-03-23T19:06:00Z"/>
          <w:b/>
          <w:lang w:eastAsia="x-none"/>
        </w:rPr>
      </w:pPr>
    </w:p>
    <w:p w14:paraId="08FE57A9" w14:textId="77777777" w:rsidR="000F713F" w:rsidRPr="000F713F" w:rsidRDefault="000F713F" w:rsidP="000F713F">
      <w:pPr>
        <w:ind w:left="720" w:hanging="720"/>
        <w:rPr>
          <w:ins w:id="702" w:author="Huawei" w:date="2018-03-23T19:06:00Z"/>
          <w:b/>
          <w:lang w:eastAsia="x-none"/>
        </w:rPr>
      </w:pPr>
      <w:ins w:id="703" w:author="Huawei" w:date="2018-03-23T19:06:00Z">
        <w:r w:rsidRPr="000F713F">
          <w:rPr>
            <w:b/>
            <w:lang w:eastAsia="x-none"/>
          </w:rPr>
          <w:t>6.5 Methodology to define channel models</w:t>
        </w:r>
      </w:ins>
    </w:p>
    <w:p w14:paraId="2075ADC9" w14:textId="77777777" w:rsidR="000F713F" w:rsidRPr="000F713F" w:rsidRDefault="000F713F" w:rsidP="000F713F">
      <w:pPr>
        <w:ind w:left="720" w:hanging="720"/>
        <w:rPr>
          <w:ins w:id="704" w:author="Huawei" w:date="2018-03-23T19:13:00Z"/>
          <w:b/>
          <w:lang w:eastAsia="x-none"/>
        </w:rPr>
      </w:pPr>
    </w:p>
    <w:p w14:paraId="5D98C51F" w14:textId="77777777" w:rsidR="000F713F" w:rsidRPr="000F713F" w:rsidRDefault="000F713F" w:rsidP="000F713F">
      <w:pPr>
        <w:ind w:left="720" w:hanging="720"/>
        <w:rPr>
          <w:ins w:id="705" w:author="Huawei" w:date="2018-03-23T19:06:00Z"/>
          <w:b/>
          <w:lang w:eastAsia="x-none"/>
        </w:rPr>
      </w:pPr>
      <w:ins w:id="706" w:author="Huawei" w:date="2018-03-23T19:06:00Z">
        <w:r w:rsidRPr="000F713F">
          <w:rPr>
            <w:b/>
            <w:lang w:eastAsia="x-none"/>
          </w:rPr>
          <w:t>6.5.1 for system-level simulations</w:t>
        </w:r>
      </w:ins>
    </w:p>
    <w:p w14:paraId="48CF0C94" w14:textId="77777777" w:rsidR="000F713F" w:rsidRPr="000F713F" w:rsidRDefault="000F713F" w:rsidP="000F713F">
      <w:pPr>
        <w:ind w:left="720" w:hanging="720"/>
        <w:rPr>
          <w:ins w:id="707" w:author="Huawei" w:date="2018-03-23T19:13:00Z"/>
          <w:b/>
          <w:lang w:eastAsia="x-none"/>
        </w:rPr>
      </w:pPr>
    </w:p>
    <w:p w14:paraId="4A226D32" w14:textId="77777777" w:rsidR="000F713F" w:rsidRPr="000F713F" w:rsidRDefault="000F713F" w:rsidP="000F713F">
      <w:pPr>
        <w:ind w:left="720" w:hanging="720"/>
        <w:rPr>
          <w:ins w:id="708" w:author="Huawei" w:date="2018-03-23T19:06:00Z"/>
          <w:b/>
          <w:lang w:eastAsia="x-none"/>
        </w:rPr>
      </w:pPr>
      <w:ins w:id="709" w:author="Huawei" w:date="2018-03-23T19:06:00Z">
        <w:r w:rsidRPr="000F713F">
          <w:rPr>
            <w:b/>
            <w:lang w:eastAsia="x-none"/>
          </w:rPr>
          <w:t>6.5.2 for link-level simulations</w:t>
        </w:r>
      </w:ins>
    </w:p>
    <w:p w14:paraId="25C3F26E" w14:textId="77777777" w:rsidR="000F713F" w:rsidRPr="000F713F" w:rsidRDefault="000F713F" w:rsidP="000F713F">
      <w:pPr>
        <w:ind w:left="720" w:hanging="720"/>
        <w:rPr>
          <w:ins w:id="710" w:author="Huawei" w:date="2018-03-23T19:13:00Z"/>
          <w:b/>
          <w:lang w:eastAsia="x-none"/>
        </w:rPr>
      </w:pPr>
    </w:p>
    <w:p w14:paraId="69382293" w14:textId="77777777" w:rsidR="000F713F" w:rsidRPr="000F713F" w:rsidRDefault="000F713F" w:rsidP="000F713F">
      <w:pPr>
        <w:ind w:left="720" w:hanging="720"/>
        <w:rPr>
          <w:ins w:id="711" w:author="Huawei" w:date="2018-03-23T19:06:00Z"/>
          <w:b/>
          <w:lang w:eastAsia="x-none"/>
        </w:rPr>
      </w:pPr>
      <w:ins w:id="712" w:author="Huawei" w:date="2018-03-23T19:06:00Z">
        <w:r w:rsidRPr="000F713F">
          <w:rPr>
            <w:b/>
            <w:lang w:eastAsia="x-none"/>
          </w:rPr>
          <w:t>6.6 Large scale model</w:t>
        </w:r>
      </w:ins>
    </w:p>
    <w:p w14:paraId="29935F95" w14:textId="77777777" w:rsidR="000F713F" w:rsidRPr="000F713F" w:rsidRDefault="000F713F" w:rsidP="000F713F">
      <w:pPr>
        <w:ind w:left="720" w:hanging="720"/>
        <w:rPr>
          <w:ins w:id="713" w:author="Huawei" w:date="2018-03-23T19:14:00Z"/>
          <w:b/>
          <w:lang w:eastAsia="x-none"/>
        </w:rPr>
      </w:pPr>
    </w:p>
    <w:p w14:paraId="15C6AC7A" w14:textId="77777777" w:rsidR="000F713F" w:rsidRPr="000F713F" w:rsidRDefault="000F713F" w:rsidP="000F713F">
      <w:pPr>
        <w:ind w:left="720" w:hanging="720"/>
        <w:rPr>
          <w:ins w:id="714" w:author="Huawei" w:date="2018-03-23T19:14:00Z"/>
          <w:b/>
          <w:lang w:eastAsia="x-none"/>
        </w:rPr>
      </w:pPr>
      <w:ins w:id="715" w:author="Huawei" w:date="2018-03-23T19:14:00Z">
        <w:r w:rsidRPr="000F713F">
          <w:rPr>
            <w:b/>
            <w:lang w:eastAsia="x-none"/>
          </w:rPr>
          <w:t>6.6.1 LOS probability</w:t>
        </w:r>
      </w:ins>
    </w:p>
    <w:p w14:paraId="01D37387" w14:textId="77777777" w:rsidR="000F713F" w:rsidRPr="000F713F" w:rsidRDefault="000F713F" w:rsidP="000F713F">
      <w:pPr>
        <w:ind w:left="720" w:hanging="720"/>
        <w:rPr>
          <w:ins w:id="716" w:author="Huawei" w:date="2018-03-23T19:06:00Z"/>
        </w:rPr>
      </w:pPr>
    </w:p>
    <w:p w14:paraId="2803C628" w14:textId="77777777" w:rsidR="000F713F" w:rsidRPr="000F713F" w:rsidRDefault="000F713F" w:rsidP="000F713F">
      <w:pPr>
        <w:ind w:left="720" w:hanging="720"/>
        <w:rPr>
          <w:ins w:id="717" w:author="Huawei" w:date="2018-03-23T19:14:00Z"/>
          <w:b/>
          <w:lang w:eastAsia="x-none"/>
        </w:rPr>
      </w:pPr>
      <w:ins w:id="718" w:author="Huawei" w:date="2018-03-23T19:14:00Z">
        <w:r w:rsidRPr="000F713F">
          <w:rPr>
            <w:b/>
            <w:lang w:eastAsia="x-none"/>
          </w:rPr>
          <w:t>6.6.2 Path loss and Shadow fading</w:t>
        </w:r>
      </w:ins>
    </w:p>
    <w:p w14:paraId="33D5A448" w14:textId="77777777" w:rsidR="000F713F" w:rsidRPr="000F713F" w:rsidRDefault="000F713F" w:rsidP="000F713F">
      <w:pPr>
        <w:ind w:left="720" w:hanging="720"/>
        <w:rPr>
          <w:ins w:id="719" w:author="Huawei" w:date="2018-03-23T19:06:00Z"/>
          <w:b/>
          <w:lang w:eastAsia="x-none"/>
        </w:rPr>
      </w:pPr>
    </w:p>
    <w:p w14:paraId="260C2E08" w14:textId="77777777" w:rsidR="000F713F" w:rsidRPr="000F713F" w:rsidRDefault="000F713F" w:rsidP="000F713F">
      <w:pPr>
        <w:ind w:left="720" w:hanging="720"/>
        <w:rPr>
          <w:ins w:id="720" w:author="Huawei" w:date="2018-03-23T19:14:00Z"/>
          <w:b/>
          <w:lang w:eastAsia="x-none"/>
        </w:rPr>
      </w:pPr>
      <w:ins w:id="721" w:author="Huawei" w:date="2018-03-23T19:14:00Z">
        <w:r w:rsidRPr="000F713F">
          <w:rPr>
            <w:b/>
            <w:lang w:eastAsia="x-none"/>
          </w:rPr>
          <w:t>6.6.3 O2I penetration loss</w:t>
        </w:r>
      </w:ins>
    </w:p>
    <w:p w14:paraId="3C4EB482" w14:textId="77777777" w:rsidR="000F713F" w:rsidRPr="000F713F" w:rsidRDefault="000F713F" w:rsidP="000F713F">
      <w:pPr>
        <w:ind w:left="720" w:hanging="720"/>
        <w:rPr>
          <w:ins w:id="722" w:author="Huawei" w:date="2018-03-23T19:06:00Z"/>
          <w:b/>
          <w:lang w:eastAsia="x-none"/>
        </w:rPr>
      </w:pPr>
    </w:p>
    <w:p w14:paraId="326FC3A2" w14:textId="77777777" w:rsidR="000F713F" w:rsidRPr="000F713F" w:rsidRDefault="000F713F" w:rsidP="000F713F">
      <w:pPr>
        <w:ind w:left="720" w:hanging="720"/>
        <w:rPr>
          <w:ins w:id="723" w:author="Huawei" w:date="2018-03-23T19:14:00Z"/>
          <w:b/>
          <w:lang w:eastAsia="x-none"/>
        </w:rPr>
      </w:pPr>
      <w:ins w:id="724" w:author="Huawei" w:date="2018-03-23T19:14:00Z">
        <w:r w:rsidRPr="000F713F">
          <w:rPr>
            <w:b/>
            <w:lang w:eastAsia="x-none"/>
          </w:rPr>
          <w:t>6.6.4 Atmospheric absorption</w:t>
        </w:r>
      </w:ins>
    </w:p>
    <w:p w14:paraId="04B0E09E" w14:textId="77777777" w:rsidR="000F713F" w:rsidRPr="000F713F" w:rsidRDefault="000F713F" w:rsidP="000F713F">
      <w:pPr>
        <w:ind w:left="720" w:hanging="720"/>
        <w:rPr>
          <w:ins w:id="725" w:author="Huawei" w:date="2018-03-23T19:06:00Z"/>
          <w:b/>
          <w:lang w:eastAsia="x-none"/>
        </w:rPr>
      </w:pPr>
    </w:p>
    <w:p w14:paraId="10A5BACF" w14:textId="77777777" w:rsidR="000F713F" w:rsidRPr="000F713F" w:rsidRDefault="000F713F" w:rsidP="000F713F">
      <w:pPr>
        <w:ind w:left="720" w:hanging="720"/>
        <w:rPr>
          <w:ins w:id="726" w:author="Huawei" w:date="2018-03-23T19:14:00Z"/>
          <w:b/>
          <w:lang w:eastAsia="x-none"/>
        </w:rPr>
      </w:pPr>
      <w:ins w:id="727" w:author="Huawei" w:date="2018-03-23T19:14:00Z">
        <w:r w:rsidRPr="000F713F">
          <w:rPr>
            <w:b/>
            <w:lang w:eastAsia="x-none"/>
          </w:rPr>
          <w:t>6.6.5 Rain and cloud attenuation</w:t>
        </w:r>
      </w:ins>
    </w:p>
    <w:p w14:paraId="40FC4D86" w14:textId="77777777" w:rsidR="000F713F" w:rsidRPr="000F713F" w:rsidRDefault="000F713F" w:rsidP="000F713F">
      <w:pPr>
        <w:ind w:left="720" w:hanging="720"/>
        <w:rPr>
          <w:ins w:id="728" w:author="Huawei" w:date="2018-03-23T19:06:00Z"/>
          <w:b/>
          <w:lang w:eastAsia="x-none"/>
        </w:rPr>
      </w:pPr>
    </w:p>
    <w:p w14:paraId="2A36DB9B" w14:textId="77777777" w:rsidR="000F713F" w:rsidRPr="000F713F" w:rsidRDefault="000F713F" w:rsidP="000F713F">
      <w:pPr>
        <w:ind w:left="720" w:hanging="720"/>
        <w:rPr>
          <w:ins w:id="729" w:author="Huawei" w:date="2018-03-23T19:14:00Z"/>
          <w:b/>
          <w:lang w:eastAsia="x-none"/>
        </w:rPr>
      </w:pPr>
      <w:ins w:id="730" w:author="Huawei" w:date="2018-03-23T19:14:00Z">
        <w:r w:rsidRPr="000F713F">
          <w:rPr>
            <w:b/>
            <w:lang w:eastAsia="x-none"/>
          </w:rPr>
          <w:t>6.6.6 Scintillation</w:t>
        </w:r>
      </w:ins>
    </w:p>
    <w:p w14:paraId="15939F8E" w14:textId="77777777" w:rsidR="000F713F" w:rsidRPr="000F713F" w:rsidRDefault="000F713F" w:rsidP="000F713F">
      <w:pPr>
        <w:ind w:left="720" w:hanging="720"/>
        <w:rPr>
          <w:ins w:id="731" w:author="Huawei" w:date="2018-03-23T19:06:00Z"/>
          <w:b/>
          <w:lang w:eastAsia="x-none"/>
        </w:rPr>
      </w:pPr>
    </w:p>
    <w:p w14:paraId="5B5CC0AF" w14:textId="77777777" w:rsidR="000F713F" w:rsidRPr="000F713F" w:rsidRDefault="000F713F" w:rsidP="000F713F">
      <w:pPr>
        <w:ind w:left="720" w:hanging="720"/>
        <w:rPr>
          <w:ins w:id="732" w:author="Huawei" w:date="2018-03-23T19:14:00Z"/>
          <w:b/>
          <w:lang w:eastAsia="x-none"/>
        </w:rPr>
      </w:pPr>
      <w:ins w:id="733" w:author="Huawei" w:date="2018-03-23T19:14:00Z">
        <w:r w:rsidRPr="000F713F">
          <w:rPr>
            <w:b/>
            <w:lang w:eastAsia="x-none"/>
          </w:rPr>
          <w:t>6.7 Fast fading model</w:t>
        </w:r>
      </w:ins>
    </w:p>
    <w:p w14:paraId="1058D8F6" w14:textId="77777777" w:rsidR="000F713F" w:rsidRPr="000F713F" w:rsidRDefault="000F713F" w:rsidP="000F713F">
      <w:pPr>
        <w:ind w:left="720" w:hanging="720"/>
        <w:rPr>
          <w:ins w:id="734" w:author="Huawei" w:date="2018-03-28T12:30:00Z"/>
          <w:b/>
          <w:lang w:eastAsia="x-none"/>
        </w:rPr>
      </w:pPr>
    </w:p>
    <w:p w14:paraId="3B88119C" w14:textId="77777777" w:rsidR="000F713F" w:rsidRPr="000F713F" w:rsidRDefault="000F713F" w:rsidP="000F713F">
      <w:pPr>
        <w:ind w:left="720" w:hanging="720"/>
        <w:rPr>
          <w:ins w:id="735" w:author="Huawei" w:date="2018-03-23T19:15:00Z"/>
          <w:b/>
          <w:lang w:eastAsia="x-none"/>
        </w:rPr>
      </w:pPr>
      <w:ins w:id="736" w:author="Huawei" w:date="2018-03-23T19:15:00Z">
        <w:r w:rsidRPr="000F713F">
          <w:rPr>
            <w:b/>
            <w:lang w:eastAsia="x-none"/>
          </w:rPr>
          <w:t>6.7.1 Flat fading</w:t>
        </w:r>
      </w:ins>
    </w:p>
    <w:p w14:paraId="6E186902" w14:textId="77777777" w:rsidR="000F713F" w:rsidRPr="000F713F" w:rsidRDefault="000F713F" w:rsidP="000F713F">
      <w:pPr>
        <w:ind w:left="720" w:hanging="720"/>
        <w:rPr>
          <w:ins w:id="737" w:author="Huawei" w:date="2018-03-26T11:03:00Z"/>
          <w:b/>
          <w:lang w:eastAsia="x-none"/>
        </w:rPr>
      </w:pPr>
    </w:p>
    <w:p w14:paraId="39815BAD" w14:textId="77777777" w:rsidR="000F713F" w:rsidRPr="000F713F" w:rsidRDefault="000F713F" w:rsidP="000F713F">
      <w:pPr>
        <w:ind w:left="720" w:hanging="720"/>
        <w:rPr>
          <w:ins w:id="738" w:author="Huawei" w:date="2018-03-23T19:15:00Z"/>
          <w:b/>
          <w:lang w:eastAsia="x-none"/>
        </w:rPr>
      </w:pPr>
      <w:ins w:id="739" w:author="Huawei" w:date="2018-03-23T19:15:00Z">
        <w:r w:rsidRPr="000F713F">
          <w:rPr>
            <w:b/>
            <w:lang w:eastAsia="x-none"/>
          </w:rPr>
          <w:t>6.7.2 Frequency selective fading</w:t>
        </w:r>
      </w:ins>
    </w:p>
    <w:p w14:paraId="32A6CFB2" w14:textId="77777777" w:rsidR="000F713F" w:rsidRPr="000F713F" w:rsidRDefault="000F713F" w:rsidP="000F713F">
      <w:pPr>
        <w:ind w:left="720" w:hanging="720"/>
        <w:rPr>
          <w:ins w:id="740" w:author="Huawei" w:date="2018-03-28T15:01:00Z"/>
        </w:rPr>
      </w:pPr>
    </w:p>
    <w:p w14:paraId="447A9CF5" w14:textId="77777777" w:rsidR="000F713F" w:rsidRPr="000F713F" w:rsidRDefault="000F713F" w:rsidP="000F713F">
      <w:pPr>
        <w:ind w:left="720" w:hanging="720"/>
        <w:rPr>
          <w:ins w:id="741" w:author="Huawei" w:date="2018-03-28T15:01:00Z"/>
          <w:rFonts w:eastAsia="Malgun Gothic"/>
        </w:rPr>
      </w:pPr>
      <w:ins w:id="742" w:author="Huawei" w:date="2018-03-28T15:01:00Z">
        <w:r w:rsidRPr="000F713F">
          <w:rPr>
            <w:rFonts w:eastAsia="Malgun Gothic" w:hint="eastAsia"/>
          </w:rPr>
          <w:t xml:space="preserve">In the fast fading model, the process in 7.5 of TR38.901 is used. </w:t>
        </w:r>
        <w:r w:rsidRPr="000F713F">
          <w:rPr>
            <w:rFonts w:eastAsia="Malgun Gothic"/>
          </w:rPr>
          <w:t>This section is not a stand-alone description of the fast fading model, but it describes the differences between the channel models used for terrestrial and satellite/HAPS communications.</w:t>
        </w:r>
      </w:ins>
    </w:p>
    <w:p w14:paraId="2EE42CCF" w14:textId="77777777" w:rsidR="000F713F" w:rsidRPr="000F713F" w:rsidRDefault="000F713F" w:rsidP="000F713F">
      <w:pPr>
        <w:ind w:left="720" w:hanging="720"/>
        <w:rPr>
          <w:ins w:id="743" w:author="Huawei" w:date="2018-03-28T15:01:00Z"/>
          <w:rFonts w:eastAsia="Malgun Gothic"/>
        </w:rPr>
      </w:pPr>
    </w:p>
    <w:p w14:paraId="0297D7D2" w14:textId="77777777" w:rsidR="000F713F" w:rsidRPr="000F713F" w:rsidRDefault="000F713F" w:rsidP="000F713F">
      <w:pPr>
        <w:ind w:left="720" w:hanging="720"/>
        <w:rPr>
          <w:ins w:id="744" w:author="Huawei" w:date="2018-03-28T15:01:00Z"/>
          <w:rFonts w:eastAsia="Malgun Gothic"/>
        </w:rPr>
      </w:pPr>
      <w:ins w:id="745" w:author="Huawei" w:date="2018-03-28T15:01:00Z">
        <w:r w:rsidRPr="000F713F">
          <w:rPr>
            <w:rFonts w:eastAsia="Malgun Gothic"/>
          </w:rPr>
          <w:lastRenderedPageBreak/>
          <w:t>The channel model parameter tables (Table 7.5-6 Part-1 and Part-2 in TR38.901) are replaced by the following tables.</w:t>
        </w:r>
      </w:ins>
    </w:p>
    <w:p w14:paraId="163F45DE" w14:textId="77777777" w:rsidR="000F713F" w:rsidRPr="000F713F" w:rsidRDefault="000F713F" w:rsidP="000F713F">
      <w:pPr>
        <w:ind w:left="720" w:hanging="720"/>
        <w:rPr>
          <w:ins w:id="746" w:author="Huawei" w:date="2018-03-28T15:01:00Z"/>
          <w:rFonts w:eastAsia="Malgun Gothic"/>
        </w:rPr>
      </w:pPr>
    </w:p>
    <w:p w14:paraId="1468206F" w14:textId="77777777" w:rsidR="000F713F" w:rsidRPr="000F713F" w:rsidRDefault="000F713F" w:rsidP="000F713F">
      <w:pPr>
        <w:keepNext/>
        <w:keepLines/>
        <w:overflowPunct w:val="0"/>
        <w:autoSpaceDE w:val="0"/>
        <w:autoSpaceDN w:val="0"/>
        <w:adjustRightInd w:val="0"/>
        <w:spacing w:before="60" w:after="180"/>
        <w:jc w:val="center"/>
        <w:textAlignment w:val="baseline"/>
        <w:rPr>
          <w:ins w:id="747" w:author="Huawei" w:date="2018-03-28T15:01:00Z"/>
          <w:rFonts w:ascii="Arial" w:eastAsia="Times New Roman" w:hAnsi="Arial"/>
          <w:b/>
          <w:szCs w:val="20"/>
          <w:lang w:eastAsia="ko-KR"/>
        </w:rPr>
      </w:pPr>
      <w:ins w:id="748" w:author="Huawei" w:date="2018-03-28T15:01:00Z">
        <w:r w:rsidRPr="000F713F">
          <w:rPr>
            <w:rFonts w:ascii="Arial" w:eastAsia="Times New Roman" w:hAnsi="Arial"/>
            <w:b/>
            <w:szCs w:val="20"/>
            <w:lang w:eastAsia="en-GB"/>
          </w:rPr>
          <w:t>Table 6.7-6 Part-1: Channel model parameters</w:t>
        </w:r>
        <w:r w:rsidRPr="000F713F">
          <w:rPr>
            <w:rFonts w:ascii="Arial" w:eastAsia="Times New Roman" w:hAnsi="Arial" w:hint="eastAsia"/>
            <w:b/>
            <w:szCs w:val="20"/>
            <w:lang w:eastAsia="ko-KR"/>
          </w:rPr>
          <w:t xml:space="preserve"> </w:t>
        </w:r>
        <w:r w:rsidRPr="000F713F">
          <w:rPr>
            <w:rFonts w:ascii="Arial" w:eastAsia="Times New Roman" w:hAnsi="Arial"/>
            <w:b/>
            <w:szCs w:val="20"/>
            <w:lang w:eastAsia="ko-KR"/>
          </w:rPr>
          <w:t xml:space="preserve">for Urban Scenario (LOS). </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1"/>
        <w:gridCol w:w="1311"/>
        <w:gridCol w:w="771"/>
        <w:gridCol w:w="771"/>
        <w:gridCol w:w="737"/>
        <w:gridCol w:w="737"/>
        <w:gridCol w:w="737"/>
        <w:gridCol w:w="737"/>
        <w:gridCol w:w="737"/>
        <w:gridCol w:w="738"/>
        <w:gridCol w:w="790"/>
      </w:tblGrid>
      <w:tr w:rsidR="000F713F" w:rsidRPr="000F713F" w14:paraId="48DCD4CB" w14:textId="77777777" w:rsidTr="000F713F">
        <w:trPr>
          <w:cantSplit/>
          <w:jc w:val="center"/>
          <w:ins w:id="749" w:author="Huawei" w:date="2018-03-28T15:01:00Z"/>
        </w:trPr>
        <w:tc>
          <w:tcPr>
            <w:tcW w:w="1387" w:type="pct"/>
            <w:gridSpan w:val="2"/>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79B0F114" w14:textId="77777777" w:rsidR="000F713F" w:rsidRPr="000F713F" w:rsidRDefault="000F713F" w:rsidP="000F713F">
            <w:pPr>
              <w:keepNext/>
              <w:keepLines/>
              <w:overflowPunct w:val="0"/>
              <w:autoSpaceDE w:val="0"/>
              <w:autoSpaceDN w:val="0"/>
              <w:adjustRightInd w:val="0"/>
              <w:jc w:val="center"/>
              <w:textAlignment w:val="baseline"/>
              <w:rPr>
                <w:ins w:id="750" w:author="Huawei" w:date="2018-03-28T15:01:00Z"/>
                <w:rFonts w:ascii="Arial" w:eastAsia="Times New Roman" w:hAnsi="Arial"/>
                <w:b/>
                <w:sz w:val="16"/>
                <w:szCs w:val="18"/>
                <w:lang w:eastAsia="en-GB"/>
              </w:rPr>
            </w:pPr>
            <w:ins w:id="751" w:author="Huawei" w:date="2018-03-28T15:01:00Z">
              <w:r w:rsidRPr="000F713F">
                <w:rPr>
                  <w:rFonts w:ascii="Arial" w:eastAsia="Times New Roman" w:hAnsi="Arial"/>
                  <w:b/>
                  <w:sz w:val="16"/>
                  <w:szCs w:val="18"/>
                  <w:lang w:eastAsia="en-GB"/>
                </w:rPr>
                <w:t>Scenarios</w:t>
              </w:r>
            </w:ins>
          </w:p>
        </w:tc>
        <w:tc>
          <w:tcPr>
            <w:tcW w:w="3613" w:type="pct"/>
            <w:gridSpan w:val="9"/>
            <w:tcBorders>
              <w:top w:val="single" w:sz="4" w:space="0" w:color="auto"/>
              <w:left w:val="single" w:sz="4" w:space="0" w:color="auto"/>
              <w:bottom w:val="single" w:sz="4" w:space="0" w:color="auto"/>
              <w:right w:val="single" w:sz="4" w:space="0" w:color="auto"/>
            </w:tcBorders>
            <w:shd w:val="clear" w:color="auto" w:fill="E0E0E0"/>
            <w:hideMark/>
          </w:tcPr>
          <w:p w14:paraId="141D734C" w14:textId="77777777" w:rsidR="000F713F" w:rsidRPr="000F713F" w:rsidRDefault="000F713F" w:rsidP="000F713F">
            <w:pPr>
              <w:keepNext/>
              <w:keepLines/>
              <w:overflowPunct w:val="0"/>
              <w:autoSpaceDE w:val="0"/>
              <w:autoSpaceDN w:val="0"/>
              <w:adjustRightInd w:val="0"/>
              <w:jc w:val="center"/>
              <w:textAlignment w:val="baseline"/>
              <w:rPr>
                <w:ins w:id="752" w:author="Huawei" w:date="2018-03-28T15:01:00Z"/>
                <w:rFonts w:ascii="Arial" w:eastAsia="Times New Roman" w:hAnsi="Arial"/>
                <w:b/>
                <w:sz w:val="16"/>
                <w:szCs w:val="18"/>
                <w:lang w:eastAsia="zh-CN"/>
              </w:rPr>
            </w:pPr>
            <w:ins w:id="753" w:author="Huawei" w:date="2018-03-28T15:01:00Z">
              <w:r w:rsidRPr="000F713F">
                <w:rPr>
                  <w:rFonts w:ascii="Arial" w:eastAsia="Times New Roman" w:hAnsi="Arial"/>
                  <w:b/>
                  <w:sz w:val="16"/>
                  <w:szCs w:val="18"/>
                  <w:lang w:eastAsia="en-GB"/>
                </w:rPr>
                <w:t>Urban LOS</w:t>
              </w:r>
            </w:ins>
          </w:p>
        </w:tc>
      </w:tr>
      <w:tr w:rsidR="000F713F" w:rsidRPr="000F713F" w14:paraId="589BA2B5" w14:textId="77777777" w:rsidTr="000F713F">
        <w:trPr>
          <w:cantSplit/>
          <w:jc w:val="center"/>
          <w:ins w:id="754" w:author="Huawei" w:date="2018-03-28T15:01:00Z"/>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5ADC53B3" w14:textId="77777777" w:rsidR="000F713F" w:rsidRPr="000F713F" w:rsidRDefault="000F713F" w:rsidP="000F713F">
            <w:pPr>
              <w:ind w:left="720" w:hanging="720"/>
              <w:rPr>
                <w:ins w:id="755" w:author="Huawei" w:date="2018-03-28T15:01:00Z"/>
                <w:rFonts w:ascii="Arial" w:eastAsia="Malgun Gothic" w:hAnsi="Arial" w:cs="Arial"/>
                <w:b/>
                <w:kern w:val="2"/>
                <w:sz w:val="16"/>
                <w:szCs w:val="18"/>
              </w:rPr>
            </w:pPr>
          </w:p>
        </w:tc>
        <w:tc>
          <w:tcPr>
            <w:tcW w:w="411" w:type="pct"/>
            <w:tcBorders>
              <w:top w:val="single" w:sz="4" w:space="0" w:color="auto"/>
              <w:left w:val="single" w:sz="4" w:space="0" w:color="auto"/>
              <w:bottom w:val="single" w:sz="4" w:space="0" w:color="auto"/>
              <w:right w:val="single" w:sz="4" w:space="0" w:color="auto"/>
            </w:tcBorders>
            <w:shd w:val="clear" w:color="auto" w:fill="E0E0E0"/>
            <w:hideMark/>
          </w:tcPr>
          <w:p w14:paraId="5183DFB4" w14:textId="77777777" w:rsidR="000F713F" w:rsidRPr="000F713F" w:rsidRDefault="000F713F" w:rsidP="000F713F">
            <w:pPr>
              <w:keepNext/>
              <w:keepLines/>
              <w:overflowPunct w:val="0"/>
              <w:autoSpaceDE w:val="0"/>
              <w:autoSpaceDN w:val="0"/>
              <w:adjustRightInd w:val="0"/>
              <w:jc w:val="center"/>
              <w:textAlignment w:val="baseline"/>
              <w:rPr>
                <w:ins w:id="756" w:author="Huawei" w:date="2018-03-28T15:01:00Z"/>
                <w:rFonts w:ascii="Arial" w:eastAsia="Malgun Gothic" w:hAnsi="Arial"/>
                <w:b/>
                <w:sz w:val="16"/>
                <w:szCs w:val="18"/>
                <w:lang w:eastAsia="en-GB"/>
              </w:rPr>
            </w:pPr>
            <w:ins w:id="757" w:author="Huawei" w:date="2018-03-28T15:01:00Z">
              <w:r w:rsidRPr="000F713F">
                <w:rPr>
                  <w:rFonts w:ascii="Arial" w:eastAsia="Times New Roman" w:hAnsi="Arial"/>
                  <w:b/>
                  <w:sz w:val="16"/>
                  <w:szCs w:val="18"/>
                  <w:lang w:eastAsia="en-GB"/>
                </w:rPr>
                <w:t>10</w:t>
              </w:r>
              <w:r w:rsidRPr="000F713F">
                <w:rPr>
                  <w:rFonts w:ascii="Arial" w:eastAsia="Times New Roman" w:hAnsi="Arial"/>
                  <w:sz w:val="16"/>
                  <w:szCs w:val="20"/>
                  <w:lang w:eastAsia="en-GB"/>
                </w:rPr>
                <w:t>°</w:t>
              </w:r>
            </w:ins>
          </w:p>
        </w:tc>
        <w:tc>
          <w:tcPr>
            <w:tcW w:w="411" w:type="pct"/>
            <w:tcBorders>
              <w:top w:val="single" w:sz="4" w:space="0" w:color="auto"/>
              <w:left w:val="single" w:sz="4" w:space="0" w:color="auto"/>
              <w:bottom w:val="single" w:sz="4" w:space="0" w:color="auto"/>
              <w:right w:val="single" w:sz="4" w:space="0" w:color="auto"/>
            </w:tcBorders>
            <w:shd w:val="clear" w:color="auto" w:fill="E0E0E0"/>
            <w:hideMark/>
          </w:tcPr>
          <w:p w14:paraId="4B29E8E3" w14:textId="77777777" w:rsidR="000F713F" w:rsidRPr="000F713F" w:rsidRDefault="000F713F" w:rsidP="000F713F">
            <w:pPr>
              <w:keepNext/>
              <w:keepLines/>
              <w:overflowPunct w:val="0"/>
              <w:autoSpaceDE w:val="0"/>
              <w:autoSpaceDN w:val="0"/>
              <w:adjustRightInd w:val="0"/>
              <w:jc w:val="center"/>
              <w:textAlignment w:val="baseline"/>
              <w:rPr>
                <w:ins w:id="758" w:author="Huawei" w:date="2018-03-28T15:01:00Z"/>
                <w:rFonts w:ascii="Arial" w:eastAsia="Times New Roman" w:hAnsi="Arial"/>
                <w:b/>
                <w:sz w:val="16"/>
                <w:szCs w:val="18"/>
                <w:lang w:eastAsia="en-GB"/>
              </w:rPr>
            </w:pPr>
            <w:ins w:id="759" w:author="Huawei" w:date="2018-03-28T15:01:00Z">
              <w:r w:rsidRPr="000F713F">
                <w:rPr>
                  <w:rFonts w:ascii="Arial" w:eastAsia="Times New Roman" w:hAnsi="Arial"/>
                  <w:b/>
                  <w:sz w:val="16"/>
                  <w:szCs w:val="18"/>
                  <w:lang w:eastAsia="en-GB"/>
                </w:rPr>
                <w:t>20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21D826E8" w14:textId="77777777" w:rsidR="000F713F" w:rsidRPr="000F713F" w:rsidRDefault="000F713F" w:rsidP="000F713F">
            <w:pPr>
              <w:keepNext/>
              <w:keepLines/>
              <w:overflowPunct w:val="0"/>
              <w:autoSpaceDE w:val="0"/>
              <w:autoSpaceDN w:val="0"/>
              <w:adjustRightInd w:val="0"/>
              <w:jc w:val="center"/>
              <w:textAlignment w:val="baseline"/>
              <w:rPr>
                <w:ins w:id="760" w:author="Huawei" w:date="2018-03-28T15:01:00Z"/>
                <w:rFonts w:ascii="Arial" w:eastAsia="Times New Roman" w:hAnsi="Arial"/>
                <w:b/>
                <w:sz w:val="16"/>
                <w:szCs w:val="18"/>
                <w:lang w:eastAsia="en-GB"/>
              </w:rPr>
            </w:pPr>
            <w:ins w:id="761" w:author="Huawei" w:date="2018-03-28T15:01:00Z">
              <w:r w:rsidRPr="000F713F">
                <w:rPr>
                  <w:rFonts w:ascii="Arial" w:eastAsia="Times New Roman" w:hAnsi="Arial"/>
                  <w:b/>
                  <w:sz w:val="16"/>
                  <w:szCs w:val="18"/>
                  <w:lang w:eastAsia="en-GB"/>
                </w:rPr>
                <w:t>30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7C594EF8" w14:textId="77777777" w:rsidR="000F713F" w:rsidRPr="000F713F" w:rsidRDefault="000F713F" w:rsidP="000F713F">
            <w:pPr>
              <w:keepNext/>
              <w:keepLines/>
              <w:overflowPunct w:val="0"/>
              <w:autoSpaceDE w:val="0"/>
              <w:autoSpaceDN w:val="0"/>
              <w:adjustRightInd w:val="0"/>
              <w:jc w:val="center"/>
              <w:textAlignment w:val="baseline"/>
              <w:rPr>
                <w:ins w:id="762" w:author="Huawei" w:date="2018-03-28T15:01:00Z"/>
                <w:rFonts w:ascii="Arial" w:eastAsia="Times New Roman" w:hAnsi="Arial"/>
                <w:b/>
                <w:sz w:val="16"/>
                <w:szCs w:val="18"/>
                <w:lang w:eastAsia="en-GB"/>
              </w:rPr>
            </w:pPr>
            <w:ins w:id="763" w:author="Huawei" w:date="2018-03-28T15:01:00Z">
              <w:r w:rsidRPr="000F713F">
                <w:rPr>
                  <w:rFonts w:ascii="Arial" w:eastAsia="Times New Roman" w:hAnsi="Arial"/>
                  <w:b/>
                  <w:sz w:val="16"/>
                  <w:szCs w:val="18"/>
                  <w:lang w:eastAsia="en-GB"/>
                </w:rPr>
                <w:t>40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0937853F" w14:textId="77777777" w:rsidR="000F713F" w:rsidRPr="000F713F" w:rsidRDefault="000F713F" w:rsidP="000F713F">
            <w:pPr>
              <w:keepNext/>
              <w:keepLines/>
              <w:overflowPunct w:val="0"/>
              <w:autoSpaceDE w:val="0"/>
              <w:autoSpaceDN w:val="0"/>
              <w:adjustRightInd w:val="0"/>
              <w:jc w:val="center"/>
              <w:textAlignment w:val="baseline"/>
              <w:rPr>
                <w:ins w:id="764" w:author="Huawei" w:date="2018-03-28T15:01:00Z"/>
                <w:rFonts w:ascii="Arial" w:eastAsia="Times New Roman" w:hAnsi="Arial"/>
                <w:b/>
                <w:sz w:val="16"/>
                <w:szCs w:val="18"/>
                <w:lang w:eastAsia="en-GB"/>
              </w:rPr>
            </w:pPr>
            <w:ins w:id="765" w:author="Huawei" w:date="2018-03-28T15:01:00Z">
              <w:r w:rsidRPr="000F713F">
                <w:rPr>
                  <w:rFonts w:ascii="Arial" w:eastAsia="Times New Roman" w:hAnsi="Arial"/>
                  <w:b/>
                  <w:sz w:val="16"/>
                  <w:szCs w:val="18"/>
                  <w:lang w:eastAsia="en-GB"/>
                </w:rPr>
                <w:t>50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31FF6CD2" w14:textId="77777777" w:rsidR="000F713F" w:rsidRPr="000F713F" w:rsidRDefault="000F713F" w:rsidP="000F713F">
            <w:pPr>
              <w:keepNext/>
              <w:keepLines/>
              <w:overflowPunct w:val="0"/>
              <w:autoSpaceDE w:val="0"/>
              <w:autoSpaceDN w:val="0"/>
              <w:adjustRightInd w:val="0"/>
              <w:jc w:val="center"/>
              <w:textAlignment w:val="baseline"/>
              <w:rPr>
                <w:ins w:id="766" w:author="Huawei" w:date="2018-03-28T15:01:00Z"/>
                <w:rFonts w:ascii="Arial" w:eastAsia="Times New Roman" w:hAnsi="Arial"/>
                <w:b/>
                <w:sz w:val="16"/>
                <w:szCs w:val="18"/>
                <w:lang w:eastAsia="en-GB"/>
              </w:rPr>
            </w:pPr>
            <w:ins w:id="767" w:author="Huawei" w:date="2018-03-28T15:01:00Z">
              <w:r w:rsidRPr="000F713F">
                <w:rPr>
                  <w:rFonts w:ascii="Arial" w:eastAsia="Times New Roman" w:hAnsi="Arial"/>
                  <w:b/>
                  <w:sz w:val="16"/>
                  <w:szCs w:val="18"/>
                  <w:lang w:eastAsia="en-GB"/>
                </w:rPr>
                <w:t>60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2EFE9134" w14:textId="77777777" w:rsidR="000F713F" w:rsidRPr="000F713F" w:rsidRDefault="000F713F" w:rsidP="000F713F">
            <w:pPr>
              <w:keepNext/>
              <w:keepLines/>
              <w:overflowPunct w:val="0"/>
              <w:autoSpaceDE w:val="0"/>
              <w:autoSpaceDN w:val="0"/>
              <w:adjustRightInd w:val="0"/>
              <w:jc w:val="center"/>
              <w:textAlignment w:val="baseline"/>
              <w:rPr>
                <w:ins w:id="768" w:author="Huawei" w:date="2018-03-28T15:01:00Z"/>
                <w:rFonts w:ascii="Arial" w:eastAsia="Times New Roman" w:hAnsi="Arial"/>
                <w:b/>
                <w:sz w:val="16"/>
                <w:szCs w:val="18"/>
                <w:lang w:eastAsia="en-GB"/>
              </w:rPr>
            </w:pPr>
            <w:ins w:id="769" w:author="Huawei" w:date="2018-03-28T15:01:00Z">
              <w:r w:rsidRPr="000F713F">
                <w:rPr>
                  <w:rFonts w:ascii="Arial" w:eastAsia="Times New Roman" w:hAnsi="Arial"/>
                  <w:b/>
                  <w:sz w:val="16"/>
                  <w:szCs w:val="18"/>
                  <w:lang w:eastAsia="en-GB"/>
                </w:rPr>
                <w:t>70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7715345B" w14:textId="77777777" w:rsidR="000F713F" w:rsidRPr="000F713F" w:rsidRDefault="000F713F" w:rsidP="000F713F">
            <w:pPr>
              <w:keepNext/>
              <w:keepLines/>
              <w:overflowPunct w:val="0"/>
              <w:autoSpaceDE w:val="0"/>
              <w:autoSpaceDN w:val="0"/>
              <w:adjustRightInd w:val="0"/>
              <w:jc w:val="center"/>
              <w:textAlignment w:val="baseline"/>
              <w:rPr>
                <w:ins w:id="770" w:author="Huawei" w:date="2018-03-28T15:01:00Z"/>
                <w:rFonts w:ascii="Arial" w:eastAsia="Times New Roman" w:hAnsi="Arial"/>
                <w:b/>
                <w:sz w:val="16"/>
                <w:szCs w:val="18"/>
                <w:lang w:eastAsia="en-GB"/>
              </w:rPr>
            </w:pPr>
            <w:ins w:id="771" w:author="Huawei" w:date="2018-03-28T15:01:00Z">
              <w:r w:rsidRPr="000F713F">
                <w:rPr>
                  <w:rFonts w:ascii="Arial" w:eastAsia="Times New Roman" w:hAnsi="Arial"/>
                  <w:b/>
                  <w:sz w:val="16"/>
                  <w:szCs w:val="18"/>
                  <w:lang w:eastAsia="en-GB"/>
                </w:rPr>
                <w:t>80</w:t>
              </w:r>
              <w:r w:rsidRPr="000F713F">
                <w:rPr>
                  <w:rFonts w:ascii="Arial" w:eastAsia="Times New Roman" w:hAnsi="Arial"/>
                  <w:sz w:val="16"/>
                  <w:szCs w:val="20"/>
                  <w:lang w:eastAsia="en-GB"/>
                </w:rPr>
                <w:t>°</w:t>
              </w:r>
            </w:ins>
          </w:p>
        </w:tc>
        <w:tc>
          <w:tcPr>
            <w:tcW w:w="420"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0386774E" w14:textId="77777777" w:rsidR="000F713F" w:rsidRPr="000F713F" w:rsidRDefault="000F713F" w:rsidP="000F713F">
            <w:pPr>
              <w:keepNext/>
              <w:keepLines/>
              <w:overflowPunct w:val="0"/>
              <w:autoSpaceDE w:val="0"/>
              <w:autoSpaceDN w:val="0"/>
              <w:adjustRightInd w:val="0"/>
              <w:jc w:val="center"/>
              <w:textAlignment w:val="baseline"/>
              <w:rPr>
                <w:ins w:id="772" w:author="Huawei" w:date="2018-03-28T15:01:00Z"/>
                <w:rFonts w:ascii="Arial" w:eastAsia="Times New Roman" w:hAnsi="Arial"/>
                <w:b/>
                <w:sz w:val="16"/>
                <w:szCs w:val="18"/>
                <w:lang w:eastAsia="en-GB"/>
              </w:rPr>
            </w:pPr>
            <w:ins w:id="773" w:author="Huawei" w:date="2018-03-28T15:01:00Z">
              <w:r w:rsidRPr="000F713F">
                <w:rPr>
                  <w:rFonts w:ascii="Arial" w:eastAsia="Times New Roman" w:hAnsi="Arial"/>
                  <w:b/>
                  <w:sz w:val="16"/>
                  <w:szCs w:val="18"/>
                  <w:lang w:eastAsia="en-GB"/>
                </w:rPr>
                <w:t>90</w:t>
              </w:r>
              <w:r w:rsidRPr="000F713F">
                <w:rPr>
                  <w:rFonts w:ascii="Arial" w:eastAsia="Times New Roman" w:hAnsi="Arial"/>
                  <w:sz w:val="16"/>
                  <w:szCs w:val="20"/>
                  <w:lang w:eastAsia="en-GB"/>
                </w:rPr>
                <w:t>°</w:t>
              </w:r>
            </w:ins>
          </w:p>
        </w:tc>
      </w:tr>
      <w:tr w:rsidR="000F713F" w:rsidRPr="000F713F" w14:paraId="50A642F6" w14:textId="77777777" w:rsidTr="000F713F">
        <w:trPr>
          <w:cantSplit/>
          <w:jc w:val="center"/>
          <w:ins w:id="774"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65BDDC82" w14:textId="77777777" w:rsidR="000F713F" w:rsidRPr="000F713F" w:rsidRDefault="000F713F" w:rsidP="000F713F">
            <w:pPr>
              <w:keepLines/>
              <w:numPr>
                <w:ilvl w:val="0"/>
                <w:numId w:val="33"/>
              </w:numPr>
              <w:spacing w:before="40" w:after="40"/>
              <w:ind w:firstLine="0"/>
              <w:jc w:val="center"/>
              <w:rPr>
                <w:ins w:id="775" w:author="Huawei" w:date="2018-03-28T15:01:00Z"/>
                <w:rFonts w:ascii="Symbol" w:eastAsia="SimSun" w:hAnsi="Symbol"/>
                <w:i/>
                <w:sz w:val="16"/>
                <w:szCs w:val="18"/>
                <w:lang w:eastAsia="x-none"/>
              </w:rPr>
            </w:pPr>
            <w:ins w:id="776" w:author="Huawei" w:date="2018-03-28T15:01:00Z">
              <w:r w:rsidRPr="000F713F">
                <w:rPr>
                  <w:rFonts w:ascii="Times New Roman" w:eastAsia="SimSun" w:hAnsi="Times New Roman"/>
                  <w:sz w:val="16"/>
                  <w:szCs w:val="18"/>
                  <w:lang w:eastAsia="x-none"/>
                </w:rPr>
                <w:t>Delay spread (DS)</w:t>
              </w:r>
            </w:ins>
          </w:p>
          <w:p w14:paraId="3FC15080" w14:textId="77777777" w:rsidR="000F713F" w:rsidRPr="000F713F" w:rsidRDefault="000F713F" w:rsidP="000F713F">
            <w:pPr>
              <w:keepLines/>
              <w:numPr>
                <w:ilvl w:val="0"/>
                <w:numId w:val="33"/>
              </w:numPr>
              <w:spacing w:before="40" w:after="40"/>
              <w:ind w:firstLine="0"/>
              <w:jc w:val="center"/>
              <w:rPr>
                <w:ins w:id="777" w:author="Huawei" w:date="2018-03-28T15:01:00Z"/>
                <w:rFonts w:ascii="Times New Roman" w:eastAsia="SimSun" w:hAnsi="Times New Roman" w:cs="Arial"/>
                <w:sz w:val="16"/>
                <w:szCs w:val="18"/>
                <w:lang w:eastAsia="x-none"/>
              </w:rPr>
            </w:pPr>
            <w:ins w:id="778" w:author="Huawei" w:date="2018-03-28T15:01:00Z">
              <w:r w:rsidRPr="000F713F">
                <w:rPr>
                  <w:rFonts w:ascii="Times New Roman" w:eastAsia="SimSun" w:hAnsi="Times New Roman"/>
                  <w:sz w:val="16"/>
                  <w:szCs w:val="18"/>
                  <w:lang w:eastAsia="x-none"/>
                </w:rPr>
                <w:t>lgDS=log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(DS/1s)</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763A2034" w14:textId="77777777" w:rsidR="000F713F" w:rsidRPr="000F713F" w:rsidRDefault="000F713F" w:rsidP="000F713F">
            <w:pPr>
              <w:keepLines/>
              <w:numPr>
                <w:ilvl w:val="0"/>
                <w:numId w:val="33"/>
              </w:numPr>
              <w:spacing w:before="40" w:after="40"/>
              <w:ind w:firstLine="0"/>
              <w:jc w:val="center"/>
              <w:rPr>
                <w:ins w:id="779" w:author="Huawei" w:date="2018-03-28T15:01:00Z"/>
                <w:rFonts w:ascii="Times New Roman" w:eastAsia="SimSun" w:hAnsi="Times New Roman"/>
                <w:sz w:val="16"/>
                <w:szCs w:val="18"/>
                <w:lang w:eastAsia="x-none"/>
              </w:rPr>
            </w:pPr>
            <w:ins w:id="780"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lgDS</w:t>
              </w:r>
            </w:ins>
          </w:p>
        </w:tc>
        <w:tc>
          <w:tcPr>
            <w:tcW w:w="411" w:type="pct"/>
            <w:tcBorders>
              <w:top w:val="single" w:sz="4" w:space="0" w:color="auto"/>
              <w:left w:val="single" w:sz="4" w:space="0" w:color="auto"/>
              <w:bottom w:val="single" w:sz="4" w:space="0" w:color="auto"/>
              <w:right w:val="single" w:sz="4" w:space="0" w:color="auto"/>
            </w:tcBorders>
          </w:tcPr>
          <w:p w14:paraId="2EF265B3" w14:textId="77777777" w:rsidR="000F713F" w:rsidRPr="000F713F" w:rsidRDefault="000F713F" w:rsidP="000F713F">
            <w:pPr>
              <w:keepLines/>
              <w:numPr>
                <w:ilvl w:val="0"/>
                <w:numId w:val="33"/>
              </w:numPr>
              <w:spacing w:before="40" w:after="40"/>
              <w:ind w:firstLine="0"/>
              <w:jc w:val="center"/>
              <w:rPr>
                <w:ins w:id="78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43452C7" w14:textId="77777777" w:rsidR="000F713F" w:rsidRPr="000F713F" w:rsidRDefault="000F713F" w:rsidP="000F713F">
            <w:pPr>
              <w:keepLines/>
              <w:numPr>
                <w:ilvl w:val="0"/>
                <w:numId w:val="33"/>
              </w:numPr>
              <w:spacing w:before="40" w:after="40"/>
              <w:ind w:firstLine="0"/>
              <w:jc w:val="center"/>
              <w:rPr>
                <w:ins w:id="78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587277" w14:textId="77777777" w:rsidR="000F713F" w:rsidRPr="000F713F" w:rsidRDefault="000F713F" w:rsidP="000F713F">
            <w:pPr>
              <w:keepLines/>
              <w:numPr>
                <w:ilvl w:val="0"/>
                <w:numId w:val="33"/>
              </w:numPr>
              <w:spacing w:before="40" w:after="40"/>
              <w:ind w:firstLine="0"/>
              <w:jc w:val="center"/>
              <w:rPr>
                <w:ins w:id="78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A2BEE5D" w14:textId="77777777" w:rsidR="000F713F" w:rsidRPr="000F713F" w:rsidRDefault="000F713F" w:rsidP="000F713F">
            <w:pPr>
              <w:keepLines/>
              <w:numPr>
                <w:ilvl w:val="0"/>
                <w:numId w:val="33"/>
              </w:numPr>
              <w:spacing w:before="40" w:after="40"/>
              <w:ind w:firstLine="0"/>
              <w:jc w:val="center"/>
              <w:rPr>
                <w:ins w:id="78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6422ED" w14:textId="77777777" w:rsidR="000F713F" w:rsidRPr="000F713F" w:rsidRDefault="000F713F" w:rsidP="000F713F">
            <w:pPr>
              <w:keepLines/>
              <w:numPr>
                <w:ilvl w:val="0"/>
                <w:numId w:val="33"/>
              </w:numPr>
              <w:spacing w:before="40" w:after="40"/>
              <w:ind w:firstLine="0"/>
              <w:jc w:val="center"/>
              <w:rPr>
                <w:ins w:id="7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9CC054" w14:textId="77777777" w:rsidR="000F713F" w:rsidRPr="000F713F" w:rsidRDefault="000F713F" w:rsidP="000F713F">
            <w:pPr>
              <w:keepLines/>
              <w:numPr>
                <w:ilvl w:val="0"/>
                <w:numId w:val="33"/>
              </w:numPr>
              <w:spacing w:before="40" w:after="40"/>
              <w:ind w:firstLine="0"/>
              <w:jc w:val="center"/>
              <w:rPr>
                <w:ins w:id="7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8B3560" w14:textId="77777777" w:rsidR="000F713F" w:rsidRPr="000F713F" w:rsidRDefault="000F713F" w:rsidP="000F713F">
            <w:pPr>
              <w:keepLines/>
              <w:numPr>
                <w:ilvl w:val="0"/>
                <w:numId w:val="33"/>
              </w:numPr>
              <w:spacing w:before="40" w:after="40"/>
              <w:ind w:firstLine="0"/>
              <w:jc w:val="center"/>
              <w:rPr>
                <w:ins w:id="7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8B7C11" w14:textId="77777777" w:rsidR="000F713F" w:rsidRPr="000F713F" w:rsidRDefault="000F713F" w:rsidP="000F713F">
            <w:pPr>
              <w:keepLines/>
              <w:numPr>
                <w:ilvl w:val="0"/>
                <w:numId w:val="33"/>
              </w:numPr>
              <w:spacing w:before="40" w:after="40"/>
              <w:ind w:firstLine="0"/>
              <w:jc w:val="center"/>
              <w:rPr>
                <w:ins w:id="78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3236A00" w14:textId="77777777" w:rsidR="000F713F" w:rsidRPr="000F713F" w:rsidRDefault="000F713F" w:rsidP="000F713F">
            <w:pPr>
              <w:keepLines/>
              <w:numPr>
                <w:ilvl w:val="0"/>
                <w:numId w:val="33"/>
              </w:numPr>
              <w:spacing w:before="40" w:after="40"/>
              <w:ind w:firstLine="0"/>
              <w:jc w:val="center"/>
              <w:rPr>
                <w:ins w:id="789" w:author="Huawei" w:date="2018-03-28T15:01:00Z"/>
                <w:rFonts w:ascii="Times New Roman" w:eastAsia="SimSun" w:hAnsi="Times New Roman"/>
                <w:color w:val="000000"/>
                <w:kern w:val="24"/>
                <w:sz w:val="16"/>
                <w:szCs w:val="18"/>
                <w:lang w:eastAsia="x-none"/>
              </w:rPr>
            </w:pPr>
          </w:p>
        </w:tc>
      </w:tr>
      <w:tr w:rsidR="000F713F" w:rsidRPr="000F713F" w14:paraId="30984461" w14:textId="77777777" w:rsidTr="000F713F">
        <w:trPr>
          <w:cantSplit/>
          <w:jc w:val="center"/>
          <w:ins w:id="790"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63C3B7" w14:textId="77777777" w:rsidR="000F713F" w:rsidRPr="000F713F" w:rsidRDefault="000F713F" w:rsidP="000F713F">
            <w:pPr>
              <w:ind w:left="720" w:hanging="720"/>
              <w:rPr>
                <w:ins w:id="791"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2F580FFC" w14:textId="77777777" w:rsidR="000F713F" w:rsidRPr="000F713F" w:rsidRDefault="000F713F" w:rsidP="000F713F">
            <w:pPr>
              <w:keepLines/>
              <w:numPr>
                <w:ilvl w:val="0"/>
                <w:numId w:val="33"/>
              </w:numPr>
              <w:spacing w:before="40" w:after="40"/>
              <w:ind w:firstLine="0"/>
              <w:jc w:val="center"/>
              <w:rPr>
                <w:ins w:id="792" w:author="Huawei" w:date="2018-03-28T15:01:00Z"/>
                <w:rFonts w:ascii="Times New Roman" w:eastAsia="SimSun" w:hAnsi="Times New Roman"/>
                <w:kern w:val="2"/>
                <w:sz w:val="16"/>
                <w:szCs w:val="18"/>
                <w:lang w:eastAsia="x-none"/>
              </w:rPr>
            </w:pPr>
            <w:ins w:id="793"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lgDS</w:t>
              </w:r>
            </w:ins>
          </w:p>
        </w:tc>
        <w:tc>
          <w:tcPr>
            <w:tcW w:w="411" w:type="pct"/>
            <w:tcBorders>
              <w:top w:val="single" w:sz="4" w:space="0" w:color="auto"/>
              <w:left w:val="single" w:sz="4" w:space="0" w:color="auto"/>
              <w:bottom w:val="single" w:sz="4" w:space="0" w:color="auto"/>
              <w:right w:val="single" w:sz="4" w:space="0" w:color="auto"/>
            </w:tcBorders>
          </w:tcPr>
          <w:p w14:paraId="6069FB7B" w14:textId="77777777" w:rsidR="000F713F" w:rsidRPr="000F713F" w:rsidRDefault="000F713F" w:rsidP="000F713F">
            <w:pPr>
              <w:keepLines/>
              <w:numPr>
                <w:ilvl w:val="0"/>
                <w:numId w:val="33"/>
              </w:numPr>
              <w:spacing w:before="40" w:after="40"/>
              <w:ind w:firstLine="0"/>
              <w:jc w:val="center"/>
              <w:rPr>
                <w:ins w:id="79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CE17BB8" w14:textId="77777777" w:rsidR="000F713F" w:rsidRPr="000F713F" w:rsidRDefault="000F713F" w:rsidP="000F713F">
            <w:pPr>
              <w:keepLines/>
              <w:numPr>
                <w:ilvl w:val="0"/>
                <w:numId w:val="33"/>
              </w:numPr>
              <w:spacing w:before="40" w:after="40"/>
              <w:ind w:firstLine="0"/>
              <w:jc w:val="center"/>
              <w:rPr>
                <w:ins w:id="79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1541A1C" w14:textId="77777777" w:rsidR="000F713F" w:rsidRPr="000F713F" w:rsidRDefault="000F713F" w:rsidP="000F713F">
            <w:pPr>
              <w:keepLines/>
              <w:numPr>
                <w:ilvl w:val="0"/>
                <w:numId w:val="33"/>
              </w:numPr>
              <w:spacing w:before="40" w:after="40"/>
              <w:ind w:firstLine="0"/>
              <w:jc w:val="center"/>
              <w:rPr>
                <w:ins w:id="79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7A7CF7" w14:textId="77777777" w:rsidR="000F713F" w:rsidRPr="000F713F" w:rsidRDefault="000F713F" w:rsidP="000F713F">
            <w:pPr>
              <w:keepLines/>
              <w:numPr>
                <w:ilvl w:val="0"/>
                <w:numId w:val="33"/>
              </w:numPr>
              <w:spacing w:before="40" w:after="40"/>
              <w:ind w:firstLine="0"/>
              <w:jc w:val="center"/>
              <w:rPr>
                <w:ins w:id="79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018CC92" w14:textId="77777777" w:rsidR="000F713F" w:rsidRPr="000F713F" w:rsidRDefault="000F713F" w:rsidP="000F713F">
            <w:pPr>
              <w:keepLines/>
              <w:numPr>
                <w:ilvl w:val="0"/>
                <w:numId w:val="33"/>
              </w:numPr>
              <w:spacing w:before="40" w:after="40"/>
              <w:ind w:firstLine="0"/>
              <w:jc w:val="center"/>
              <w:rPr>
                <w:ins w:id="7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26CE9C2" w14:textId="77777777" w:rsidR="000F713F" w:rsidRPr="000F713F" w:rsidRDefault="000F713F" w:rsidP="000F713F">
            <w:pPr>
              <w:keepLines/>
              <w:numPr>
                <w:ilvl w:val="0"/>
                <w:numId w:val="33"/>
              </w:numPr>
              <w:spacing w:before="40" w:after="40"/>
              <w:ind w:firstLine="0"/>
              <w:jc w:val="center"/>
              <w:rPr>
                <w:ins w:id="7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50A6D3" w14:textId="77777777" w:rsidR="000F713F" w:rsidRPr="000F713F" w:rsidRDefault="000F713F" w:rsidP="000F713F">
            <w:pPr>
              <w:keepLines/>
              <w:numPr>
                <w:ilvl w:val="0"/>
                <w:numId w:val="33"/>
              </w:numPr>
              <w:spacing w:before="40" w:after="40"/>
              <w:ind w:firstLine="0"/>
              <w:jc w:val="center"/>
              <w:rPr>
                <w:ins w:id="8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1C9CFB" w14:textId="77777777" w:rsidR="000F713F" w:rsidRPr="000F713F" w:rsidRDefault="000F713F" w:rsidP="000F713F">
            <w:pPr>
              <w:keepLines/>
              <w:numPr>
                <w:ilvl w:val="0"/>
                <w:numId w:val="33"/>
              </w:numPr>
              <w:spacing w:before="40" w:after="40"/>
              <w:ind w:firstLine="0"/>
              <w:jc w:val="center"/>
              <w:rPr>
                <w:ins w:id="80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0BF2918" w14:textId="77777777" w:rsidR="000F713F" w:rsidRPr="000F713F" w:rsidRDefault="000F713F" w:rsidP="000F713F">
            <w:pPr>
              <w:keepLines/>
              <w:numPr>
                <w:ilvl w:val="0"/>
                <w:numId w:val="33"/>
              </w:numPr>
              <w:spacing w:before="40" w:after="40"/>
              <w:ind w:firstLine="0"/>
              <w:jc w:val="center"/>
              <w:rPr>
                <w:ins w:id="802" w:author="Huawei" w:date="2018-03-28T15:01:00Z"/>
                <w:rFonts w:ascii="Times New Roman" w:eastAsia="SimSun" w:hAnsi="Times New Roman"/>
                <w:color w:val="000000"/>
                <w:kern w:val="24"/>
                <w:sz w:val="16"/>
                <w:szCs w:val="18"/>
                <w:lang w:eastAsia="x-none"/>
              </w:rPr>
            </w:pPr>
          </w:p>
        </w:tc>
      </w:tr>
      <w:tr w:rsidR="000F713F" w:rsidRPr="000F713F" w14:paraId="12F0B66B" w14:textId="77777777" w:rsidTr="000F713F">
        <w:trPr>
          <w:cantSplit/>
          <w:jc w:val="center"/>
          <w:ins w:id="803"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5C83FBBA" w14:textId="77777777" w:rsidR="000F713F" w:rsidRPr="000F713F" w:rsidRDefault="000F713F" w:rsidP="000F713F">
            <w:pPr>
              <w:keepLines/>
              <w:numPr>
                <w:ilvl w:val="0"/>
                <w:numId w:val="33"/>
              </w:numPr>
              <w:spacing w:before="40" w:after="40"/>
              <w:ind w:firstLine="0"/>
              <w:jc w:val="center"/>
              <w:rPr>
                <w:ins w:id="804" w:author="Huawei" w:date="2018-03-28T15:01:00Z"/>
                <w:rFonts w:ascii="Times New Roman" w:eastAsia="SimSun" w:hAnsi="Times New Roman"/>
                <w:kern w:val="2"/>
                <w:sz w:val="16"/>
                <w:szCs w:val="18"/>
                <w:lang w:eastAsia="x-none"/>
              </w:rPr>
            </w:pPr>
            <w:ins w:id="805" w:author="Huawei" w:date="2018-03-28T15:01:00Z">
              <w:r w:rsidRPr="000F713F">
                <w:rPr>
                  <w:rFonts w:ascii="Times New Roman" w:eastAsia="SimSun" w:hAnsi="Times New Roman"/>
                  <w:sz w:val="16"/>
                  <w:szCs w:val="18"/>
                  <w:lang w:eastAsia="x-none"/>
                </w:rPr>
                <w:t>AOD spread (ASD)</w:t>
              </w:r>
            </w:ins>
          </w:p>
          <w:p w14:paraId="4E5CFB24" w14:textId="77777777" w:rsidR="000F713F" w:rsidRPr="000F713F" w:rsidRDefault="000F713F" w:rsidP="000F713F">
            <w:pPr>
              <w:keepLines/>
              <w:numPr>
                <w:ilvl w:val="0"/>
                <w:numId w:val="33"/>
              </w:numPr>
              <w:spacing w:before="40" w:after="40"/>
              <w:ind w:firstLine="0"/>
              <w:jc w:val="center"/>
              <w:rPr>
                <w:ins w:id="806" w:author="Huawei" w:date="2018-03-28T15:01:00Z"/>
                <w:rFonts w:ascii="Times New Roman" w:eastAsia="SimSun" w:hAnsi="Times New Roman" w:cs="Arial"/>
                <w:sz w:val="16"/>
                <w:szCs w:val="18"/>
                <w:vertAlign w:val="superscript"/>
                <w:lang w:eastAsia="x-none"/>
              </w:rPr>
            </w:pPr>
            <w:ins w:id="807" w:author="Huawei" w:date="2018-03-28T15:01:00Z">
              <w:r w:rsidRPr="000F713F">
                <w:rPr>
                  <w:rFonts w:ascii="Times New Roman" w:eastAsia="SimSun" w:hAnsi="Times New Roman"/>
                  <w:sz w:val="16"/>
                  <w:szCs w:val="18"/>
                  <w:lang w:eastAsia="x-none"/>
                </w:rPr>
                <w:t>lgASD=log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(ASD/1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601B757C" w14:textId="77777777" w:rsidR="000F713F" w:rsidRPr="000F713F" w:rsidRDefault="000F713F" w:rsidP="000F713F">
            <w:pPr>
              <w:keepLines/>
              <w:numPr>
                <w:ilvl w:val="0"/>
                <w:numId w:val="33"/>
              </w:numPr>
              <w:spacing w:before="40" w:after="40"/>
              <w:ind w:firstLine="0"/>
              <w:jc w:val="center"/>
              <w:rPr>
                <w:ins w:id="808" w:author="Huawei" w:date="2018-03-28T15:01:00Z"/>
                <w:rFonts w:ascii="Times New Roman" w:eastAsia="SimSun" w:hAnsi="Times New Roman"/>
                <w:sz w:val="16"/>
                <w:szCs w:val="18"/>
                <w:lang w:eastAsia="x-none"/>
              </w:rPr>
            </w:pPr>
            <w:ins w:id="809"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lgASD</w:t>
              </w:r>
            </w:ins>
          </w:p>
        </w:tc>
        <w:tc>
          <w:tcPr>
            <w:tcW w:w="411" w:type="pct"/>
            <w:tcBorders>
              <w:top w:val="single" w:sz="4" w:space="0" w:color="auto"/>
              <w:left w:val="single" w:sz="4" w:space="0" w:color="auto"/>
              <w:bottom w:val="single" w:sz="4" w:space="0" w:color="auto"/>
              <w:right w:val="single" w:sz="4" w:space="0" w:color="auto"/>
            </w:tcBorders>
          </w:tcPr>
          <w:p w14:paraId="1876F4FC" w14:textId="77777777" w:rsidR="000F713F" w:rsidRPr="000F713F" w:rsidRDefault="000F713F" w:rsidP="000F713F">
            <w:pPr>
              <w:keepLines/>
              <w:numPr>
                <w:ilvl w:val="0"/>
                <w:numId w:val="33"/>
              </w:numPr>
              <w:spacing w:before="40" w:after="40"/>
              <w:ind w:firstLine="0"/>
              <w:jc w:val="center"/>
              <w:rPr>
                <w:ins w:id="81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6A12058" w14:textId="77777777" w:rsidR="000F713F" w:rsidRPr="000F713F" w:rsidRDefault="000F713F" w:rsidP="000F713F">
            <w:pPr>
              <w:keepLines/>
              <w:numPr>
                <w:ilvl w:val="0"/>
                <w:numId w:val="33"/>
              </w:numPr>
              <w:spacing w:before="40" w:after="40"/>
              <w:ind w:firstLine="0"/>
              <w:jc w:val="center"/>
              <w:rPr>
                <w:ins w:id="8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629DAC" w14:textId="77777777" w:rsidR="000F713F" w:rsidRPr="000F713F" w:rsidRDefault="000F713F" w:rsidP="000F713F">
            <w:pPr>
              <w:keepLines/>
              <w:numPr>
                <w:ilvl w:val="0"/>
                <w:numId w:val="33"/>
              </w:numPr>
              <w:spacing w:before="40" w:after="40"/>
              <w:ind w:firstLine="0"/>
              <w:jc w:val="center"/>
              <w:rPr>
                <w:ins w:id="8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4790D2" w14:textId="77777777" w:rsidR="000F713F" w:rsidRPr="000F713F" w:rsidRDefault="000F713F" w:rsidP="000F713F">
            <w:pPr>
              <w:keepLines/>
              <w:numPr>
                <w:ilvl w:val="0"/>
                <w:numId w:val="33"/>
              </w:numPr>
              <w:spacing w:before="40" w:after="40"/>
              <w:ind w:firstLine="0"/>
              <w:jc w:val="center"/>
              <w:rPr>
                <w:ins w:id="8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C8BB11D" w14:textId="77777777" w:rsidR="000F713F" w:rsidRPr="000F713F" w:rsidRDefault="000F713F" w:rsidP="000F713F">
            <w:pPr>
              <w:keepLines/>
              <w:numPr>
                <w:ilvl w:val="0"/>
                <w:numId w:val="33"/>
              </w:numPr>
              <w:spacing w:before="40" w:after="40"/>
              <w:ind w:firstLine="0"/>
              <w:jc w:val="center"/>
              <w:rPr>
                <w:ins w:id="8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1683DF" w14:textId="77777777" w:rsidR="000F713F" w:rsidRPr="000F713F" w:rsidRDefault="000F713F" w:rsidP="000F713F">
            <w:pPr>
              <w:keepLines/>
              <w:numPr>
                <w:ilvl w:val="0"/>
                <w:numId w:val="33"/>
              </w:numPr>
              <w:spacing w:before="40" w:after="40"/>
              <w:ind w:firstLine="0"/>
              <w:jc w:val="center"/>
              <w:rPr>
                <w:ins w:id="8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8CDCFDC" w14:textId="77777777" w:rsidR="000F713F" w:rsidRPr="000F713F" w:rsidRDefault="000F713F" w:rsidP="000F713F">
            <w:pPr>
              <w:keepLines/>
              <w:numPr>
                <w:ilvl w:val="0"/>
                <w:numId w:val="33"/>
              </w:numPr>
              <w:spacing w:before="40" w:after="40"/>
              <w:ind w:firstLine="0"/>
              <w:jc w:val="center"/>
              <w:rPr>
                <w:ins w:id="8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AC208F" w14:textId="77777777" w:rsidR="000F713F" w:rsidRPr="000F713F" w:rsidRDefault="000F713F" w:rsidP="000F713F">
            <w:pPr>
              <w:keepLines/>
              <w:numPr>
                <w:ilvl w:val="0"/>
                <w:numId w:val="33"/>
              </w:numPr>
              <w:spacing w:before="40" w:after="40"/>
              <w:ind w:firstLine="0"/>
              <w:jc w:val="center"/>
              <w:rPr>
                <w:ins w:id="81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869EE87" w14:textId="77777777" w:rsidR="000F713F" w:rsidRPr="000F713F" w:rsidRDefault="000F713F" w:rsidP="000F713F">
            <w:pPr>
              <w:keepLines/>
              <w:numPr>
                <w:ilvl w:val="0"/>
                <w:numId w:val="33"/>
              </w:numPr>
              <w:spacing w:before="40" w:after="40"/>
              <w:ind w:firstLine="0"/>
              <w:jc w:val="center"/>
              <w:rPr>
                <w:ins w:id="818" w:author="Huawei" w:date="2018-03-28T15:01:00Z"/>
                <w:rFonts w:ascii="Times New Roman" w:eastAsia="SimSun" w:hAnsi="Times New Roman"/>
                <w:color w:val="000000"/>
                <w:kern w:val="24"/>
                <w:sz w:val="16"/>
                <w:szCs w:val="18"/>
                <w:lang w:eastAsia="x-none"/>
              </w:rPr>
            </w:pPr>
          </w:p>
        </w:tc>
      </w:tr>
      <w:tr w:rsidR="000F713F" w:rsidRPr="000F713F" w14:paraId="06168553" w14:textId="77777777" w:rsidTr="000F713F">
        <w:trPr>
          <w:cantSplit/>
          <w:jc w:val="center"/>
          <w:ins w:id="819"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92E6A3" w14:textId="77777777" w:rsidR="000F713F" w:rsidRPr="000F713F" w:rsidRDefault="000F713F" w:rsidP="000F713F">
            <w:pPr>
              <w:ind w:left="720" w:hanging="720"/>
              <w:rPr>
                <w:ins w:id="820" w:author="Huawei" w:date="2018-03-28T15:01:00Z"/>
                <w:rFonts w:ascii="Arial" w:eastAsia="Malgun Gothic" w:hAnsi="Arial" w:cs="Arial"/>
                <w:kern w:val="2"/>
                <w:sz w:val="16"/>
                <w:szCs w:val="18"/>
                <w:vertAlign w:val="superscript"/>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19A6C4CC" w14:textId="77777777" w:rsidR="000F713F" w:rsidRPr="000F713F" w:rsidRDefault="000F713F" w:rsidP="000F713F">
            <w:pPr>
              <w:keepLines/>
              <w:numPr>
                <w:ilvl w:val="0"/>
                <w:numId w:val="33"/>
              </w:numPr>
              <w:spacing w:before="40" w:after="40"/>
              <w:ind w:firstLine="0"/>
              <w:jc w:val="center"/>
              <w:rPr>
                <w:ins w:id="821" w:author="Huawei" w:date="2018-03-28T15:01:00Z"/>
                <w:rFonts w:ascii="Times New Roman" w:eastAsia="SimSun" w:hAnsi="Times New Roman"/>
                <w:kern w:val="2"/>
                <w:sz w:val="16"/>
                <w:szCs w:val="18"/>
                <w:lang w:eastAsia="x-none"/>
              </w:rPr>
            </w:pPr>
            <w:ins w:id="822"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lgASD</w:t>
              </w:r>
            </w:ins>
          </w:p>
        </w:tc>
        <w:tc>
          <w:tcPr>
            <w:tcW w:w="411" w:type="pct"/>
            <w:tcBorders>
              <w:top w:val="single" w:sz="4" w:space="0" w:color="auto"/>
              <w:left w:val="single" w:sz="4" w:space="0" w:color="auto"/>
              <w:bottom w:val="single" w:sz="4" w:space="0" w:color="auto"/>
              <w:right w:val="single" w:sz="4" w:space="0" w:color="auto"/>
            </w:tcBorders>
          </w:tcPr>
          <w:p w14:paraId="2DD887D3" w14:textId="77777777" w:rsidR="000F713F" w:rsidRPr="000F713F" w:rsidRDefault="000F713F" w:rsidP="000F713F">
            <w:pPr>
              <w:keepLines/>
              <w:numPr>
                <w:ilvl w:val="0"/>
                <w:numId w:val="33"/>
              </w:numPr>
              <w:spacing w:before="40" w:after="40"/>
              <w:ind w:firstLine="0"/>
              <w:jc w:val="center"/>
              <w:rPr>
                <w:ins w:id="82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6DF6897" w14:textId="77777777" w:rsidR="000F713F" w:rsidRPr="000F713F" w:rsidRDefault="000F713F" w:rsidP="000F713F">
            <w:pPr>
              <w:keepLines/>
              <w:numPr>
                <w:ilvl w:val="0"/>
                <w:numId w:val="33"/>
              </w:numPr>
              <w:spacing w:before="40" w:after="40"/>
              <w:ind w:firstLine="0"/>
              <w:jc w:val="center"/>
              <w:rPr>
                <w:ins w:id="8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BC58E0" w14:textId="77777777" w:rsidR="000F713F" w:rsidRPr="000F713F" w:rsidRDefault="000F713F" w:rsidP="000F713F">
            <w:pPr>
              <w:keepLines/>
              <w:numPr>
                <w:ilvl w:val="0"/>
                <w:numId w:val="33"/>
              </w:numPr>
              <w:spacing w:before="40" w:after="40"/>
              <w:ind w:firstLine="0"/>
              <w:jc w:val="center"/>
              <w:rPr>
                <w:ins w:id="8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AA520F" w14:textId="77777777" w:rsidR="000F713F" w:rsidRPr="000F713F" w:rsidRDefault="000F713F" w:rsidP="000F713F">
            <w:pPr>
              <w:keepLines/>
              <w:numPr>
                <w:ilvl w:val="0"/>
                <w:numId w:val="33"/>
              </w:numPr>
              <w:spacing w:before="40" w:after="40"/>
              <w:ind w:firstLine="0"/>
              <w:jc w:val="center"/>
              <w:rPr>
                <w:ins w:id="8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01AC445" w14:textId="77777777" w:rsidR="000F713F" w:rsidRPr="000F713F" w:rsidRDefault="000F713F" w:rsidP="000F713F">
            <w:pPr>
              <w:keepLines/>
              <w:numPr>
                <w:ilvl w:val="0"/>
                <w:numId w:val="33"/>
              </w:numPr>
              <w:spacing w:before="40" w:after="40"/>
              <w:ind w:firstLine="0"/>
              <w:jc w:val="center"/>
              <w:rPr>
                <w:ins w:id="8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DE85519" w14:textId="77777777" w:rsidR="000F713F" w:rsidRPr="000F713F" w:rsidRDefault="000F713F" w:rsidP="000F713F">
            <w:pPr>
              <w:keepLines/>
              <w:numPr>
                <w:ilvl w:val="0"/>
                <w:numId w:val="33"/>
              </w:numPr>
              <w:spacing w:before="40" w:after="40"/>
              <w:ind w:firstLine="0"/>
              <w:jc w:val="center"/>
              <w:rPr>
                <w:ins w:id="8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15653E" w14:textId="77777777" w:rsidR="000F713F" w:rsidRPr="000F713F" w:rsidRDefault="000F713F" w:rsidP="000F713F">
            <w:pPr>
              <w:keepLines/>
              <w:numPr>
                <w:ilvl w:val="0"/>
                <w:numId w:val="33"/>
              </w:numPr>
              <w:spacing w:before="40" w:after="40"/>
              <w:ind w:firstLine="0"/>
              <w:jc w:val="center"/>
              <w:rPr>
                <w:ins w:id="82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0D9C819" w14:textId="77777777" w:rsidR="000F713F" w:rsidRPr="000F713F" w:rsidRDefault="000F713F" w:rsidP="000F713F">
            <w:pPr>
              <w:keepLines/>
              <w:numPr>
                <w:ilvl w:val="0"/>
                <w:numId w:val="33"/>
              </w:numPr>
              <w:spacing w:before="40" w:after="40"/>
              <w:ind w:firstLine="0"/>
              <w:jc w:val="center"/>
              <w:rPr>
                <w:ins w:id="83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DDE5958" w14:textId="77777777" w:rsidR="000F713F" w:rsidRPr="000F713F" w:rsidRDefault="000F713F" w:rsidP="000F713F">
            <w:pPr>
              <w:keepLines/>
              <w:numPr>
                <w:ilvl w:val="0"/>
                <w:numId w:val="33"/>
              </w:numPr>
              <w:spacing w:before="40" w:after="40"/>
              <w:ind w:firstLine="0"/>
              <w:jc w:val="center"/>
              <w:rPr>
                <w:ins w:id="831" w:author="Huawei" w:date="2018-03-28T15:01:00Z"/>
                <w:rFonts w:ascii="Times New Roman" w:eastAsia="SimSun" w:hAnsi="Times New Roman"/>
                <w:color w:val="000000"/>
                <w:kern w:val="24"/>
                <w:sz w:val="16"/>
                <w:szCs w:val="18"/>
                <w:lang w:eastAsia="x-none"/>
              </w:rPr>
            </w:pPr>
          </w:p>
        </w:tc>
      </w:tr>
      <w:tr w:rsidR="000F713F" w:rsidRPr="000F713F" w14:paraId="6AB86C70" w14:textId="77777777" w:rsidTr="000F713F">
        <w:trPr>
          <w:cantSplit/>
          <w:jc w:val="center"/>
          <w:ins w:id="832"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29057A79" w14:textId="77777777" w:rsidR="000F713F" w:rsidRPr="000F713F" w:rsidRDefault="000F713F" w:rsidP="000F713F">
            <w:pPr>
              <w:keepLines/>
              <w:numPr>
                <w:ilvl w:val="0"/>
                <w:numId w:val="33"/>
              </w:numPr>
              <w:spacing w:before="40" w:after="40"/>
              <w:ind w:firstLine="0"/>
              <w:jc w:val="center"/>
              <w:rPr>
                <w:ins w:id="833" w:author="Huawei" w:date="2018-03-28T15:01:00Z"/>
                <w:rFonts w:ascii="Times New Roman" w:eastAsia="SimSun" w:hAnsi="Times New Roman"/>
                <w:kern w:val="2"/>
                <w:sz w:val="16"/>
                <w:szCs w:val="18"/>
                <w:lang w:eastAsia="x-none"/>
              </w:rPr>
            </w:pPr>
            <w:ins w:id="834" w:author="Huawei" w:date="2018-03-28T15:01:00Z">
              <w:r w:rsidRPr="000F713F">
                <w:rPr>
                  <w:rFonts w:ascii="Times New Roman" w:eastAsia="SimSun" w:hAnsi="Times New Roman"/>
                  <w:sz w:val="16"/>
                  <w:szCs w:val="18"/>
                  <w:lang w:eastAsia="x-none"/>
                </w:rPr>
                <w:t>AOA spread (ASA)</w:t>
              </w:r>
            </w:ins>
          </w:p>
          <w:p w14:paraId="52384C12" w14:textId="77777777" w:rsidR="000F713F" w:rsidRPr="000F713F" w:rsidRDefault="000F713F" w:rsidP="000F713F">
            <w:pPr>
              <w:keepLines/>
              <w:numPr>
                <w:ilvl w:val="0"/>
                <w:numId w:val="33"/>
              </w:numPr>
              <w:spacing w:before="40" w:after="40"/>
              <w:ind w:firstLine="0"/>
              <w:jc w:val="center"/>
              <w:rPr>
                <w:ins w:id="835" w:author="Huawei" w:date="2018-03-28T15:01:00Z"/>
                <w:rFonts w:ascii="Times New Roman" w:eastAsia="SimSun" w:hAnsi="Times New Roman" w:cs="Arial"/>
                <w:sz w:val="16"/>
                <w:szCs w:val="18"/>
                <w:lang w:eastAsia="x-none"/>
              </w:rPr>
            </w:pPr>
            <w:ins w:id="836" w:author="Huawei" w:date="2018-03-28T15:01:00Z">
              <w:r w:rsidRPr="000F713F">
                <w:rPr>
                  <w:rFonts w:ascii="Times New Roman" w:eastAsia="SimSun" w:hAnsi="Times New Roman"/>
                  <w:sz w:val="16"/>
                  <w:szCs w:val="18"/>
                  <w:lang w:eastAsia="x-none"/>
                </w:rPr>
                <w:t>lgASA=log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(ASA/1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54CB3FC1" w14:textId="77777777" w:rsidR="000F713F" w:rsidRPr="000F713F" w:rsidRDefault="000F713F" w:rsidP="000F713F">
            <w:pPr>
              <w:keepLines/>
              <w:numPr>
                <w:ilvl w:val="0"/>
                <w:numId w:val="33"/>
              </w:numPr>
              <w:spacing w:before="40" w:after="40"/>
              <w:ind w:firstLine="0"/>
              <w:jc w:val="center"/>
              <w:rPr>
                <w:ins w:id="837" w:author="Huawei" w:date="2018-03-28T15:01:00Z"/>
                <w:rFonts w:ascii="Times New Roman" w:eastAsia="SimSun" w:hAnsi="Times New Roman"/>
                <w:sz w:val="16"/>
                <w:szCs w:val="18"/>
                <w:lang w:eastAsia="x-none"/>
              </w:rPr>
            </w:pPr>
            <w:ins w:id="838"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lgASA</w:t>
              </w:r>
            </w:ins>
          </w:p>
        </w:tc>
        <w:tc>
          <w:tcPr>
            <w:tcW w:w="411" w:type="pct"/>
            <w:tcBorders>
              <w:top w:val="single" w:sz="4" w:space="0" w:color="auto"/>
              <w:left w:val="single" w:sz="4" w:space="0" w:color="auto"/>
              <w:bottom w:val="single" w:sz="4" w:space="0" w:color="auto"/>
              <w:right w:val="single" w:sz="4" w:space="0" w:color="auto"/>
            </w:tcBorders>
          </w:tcPr>
          <w:p w14:paraId="1459BA90" w14:textId="77777777" w:rsidR="000F713F" w:rsidRPr="000F713F" w:rsidRDefault="000F713F" w:rsidP="000F713F">
            <w:pPr>
              <w:keepLines/>
              <w:numPr>
                <w:ilvl w:val="0"/>
                <w:numId w:val="33"/>
              </w:numPr>
              <w:spacing w:before="40" w:after="40"/>
              <w:ind w:firstLine="0"/>
              <w:jc w:val="center"/>
              <w:rPr>
                <w:ins w:id="83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156EBEC" w14:textId="77777777" w:rsidR="000F713F" w:rsidRPr="000F713F" w:rsidRDefault="000F713F" w:rsidP="000F713F">
            <w:pPr>
              <w:keepLines/>
              <w:numPr>
                <w:ilvl w:val="0"/>
                <w:numId w:val="33"/>
              </w:numPr>
              <w:spacing w:before="40" w:after="40"/>
              <w:ind w:firstLine="0"/>
              <w:jc w:val="center"/>
              <w:rPr>
                <w:ins w:id="8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A58CC3" w14:textId="77777777" w:rsidR="000F713F" w:rsidRPr="000F713F" w:rsidRDefault="000F713F" w:rsidP="000F713F">
            <w:pPr>
              <w:keepLines/>
              <w:numPr>
                <w:ilvl w:val="0"/>
                <w:numId w:val="33"/>
              </w:numPr>
              <w:spacing w:before="40" w:after="40"/>
              <w:ind w:firstLine="0"/>
              <w:jc w:val="center"/>
              <w:rPr>
                <w:ins w:id="84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15C805" w14:textId="77777777" w:rsidR="000F713F" w:rsidRPr="000F713F" w:rsidRDefault="000F713F" w:rsidP="000F713F">
            <w:pPr>
              <w:keepLines/>
              <w:numPr>
                <w:ilvl w:val="0"/>
                <w:numId w:val="33"/>
              </w:numPr>
              <w:spacing w:before="40" w:after="40"/>
              <w:ind w:firstLine="0"/>
              <w:jc w:val="center"/>
              <w:rPr>
                <w:ins w:id="84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EA71D9D" w14:textId="77777777" w:rsidR="000F713F" w:rsidRPr="000F713F" w:rsidRDefault="000F713F" w:rsidP="000F713F">
            <w:pPr>
              <w:keepLines/>
              <w:numPr>
                <w:ilvl w:val="0"/>
                <w:numId w:val="33"/>
              </w:numPr>
              <w:spacing w:before="40" w:after="40"/>
              <w:ind w:firstLine="0"/>
              <w:jc w:val="center"/>
              <w:rPr>
                <w:ins w:id="84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C27F9E9" w14:textId="77777777" w:rsidR="000F713F" w:rsidRPr="000F713F" w:rsidRDefault="000F713F" w:rsidP="000F713F">
            <w:pPr>
              <w:keepLines/>
              <w:numPr>
                <w:ilvl w:val="0"/>
                <w:numId w:val="33"/>
              </w:numPr>
              <w:spacing w:before="40" w:after="40"/>
              <w:ind w:firstLine="0"/>
              <w:jc w:val="center"/>
              <w:rPr>
                <w:ins w:id="84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AB3A02" w14:textId="77777777" w:rsidR="000F713F" w:rsidRPr="000F713F" w:rsidRDefault="000F713F" w:rsidP="000F713F">
            <w:pPr>
              <w:keepLines/>
              <w:numPr>
                <w:ilvl w:val="0"/>
                <w:numId w:val="33"/>
              </w:numPr>
              <w:spacing w:before="40" w:after="40"/>
              <w:ind w:firstLine="0"/>
              <w:jc w:val="center"/>
              <w:rPr>
                <w:ins w:id="84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DD3AD1" w14:textId="77777777" w:rsidR="000F713F" w:rsidRPr="000F713F" w:rsidRDefault="000F713F" w:rsidP="000F713F">
            <w:pPr>
              <w:keepLines/>
              <w:numPr>
                <w:ilvl w:val="0"/>
                <w:numId w:val="33"/>
              </w:numPr>
              <w:spacing w:before="40" w:after="40"/>
              <w:ind w:firstLine="0"/>
              <w:jc w:val="center"/>
              <w:rPr>
                <w:ins w:id="84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D262077" w14:textId="77777777" w:rsidR="000F713F" w:rsidRPr="000F713F" w:rsidRDefault="000F713F" w:rsidP="000F713F">
            <w:pPr>
              <w:keepLines/>
              <w:numPr>
                <w:ilvl w:val="0"/>
                <w:numId w:val="33"/>
              </w:numPr>
              <w:spacing w:before="40" w:after="40"/>
              <w:ind w:firstLine="0"/>
              <w:jc w:val="center"/>
              <w:rPr>
                <w:ins w:id="847" w:author="Huawei" w:date="2018-03-28T15:01:00Z"/>
                <w:rFonts w:ascii="Times New Roman" w:eastAsia="SimSun" w:hAnsi="Times New Roman"/>
                <w:color w:val="000000"/>
                <w:kern w:val="24"/>
                <w:sz w:val="16"/>
                <w:szCs w:val="18"/>
                <w:lang w:eastAsia="x-none"/>
              </w:rPr>
            </w:pPr>
          </w:p>
        </w:tc>
      </w:tr>
      <w:tr w:rsidR="000F713F" w:rsidRPr="000F713F" w14:paraId="7EFAAEC6" w14:textId="77777777" w:rsidTr="000F713F">
        <w:trPr>
          <w:cantSplit/>
          <w:jc w:val="center"/>
          <w:ins w:id="848"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250497" w14:textId="77777777" w:rsidR="000F713F" w:rsidRPr="000F713F" w:rsidRDefault="000F713F" w:rsidP="000F713F">
            <w:pPr>
              <w:ind w:left="720" w:hanging="720"/>
              <w:rPr>
                <w:ins w:id="84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672DF104" w14:textId="77777777" w:rsidR="000F713F" w:rsidRPr="000F713F" w:rsidRDefault="000F713F" w:rsidP="000F713F">
            <w:pPr>
              <w:keepLines/>
              <w:numPr>
                <w:ilvl w:val="0"/>
                <w:numId w:val="33"/>
              </w:numPr>
              <w:spacing w:before="40" w:after="40"/>
              <w:ind w:firstLine="0"/>
              <w:jc w:val="center"/>
              <w:rPr>
                <w:ins w:id="850" w:author="Huawei" w:date="2018-03-28T15:01:00Z"/>
                <w:rFonts w:ascii="Times New Roman" w:eastAsia="SimSun" w:hAnsi="Times New Roman"/>
                <w:kern w:val="2"/>
                <w:sz w:val="16"/>
                <w:szCs w:val="18"/>
                <w:lang w:eastAsia="x-none"/>
              </w:rPr>
            </w:pPr>
            <w:ins w:id="851"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lgASA</w:t>
              </w:r>
            </w:ins>
          </w:p>
        </w:tc>
        <w:tc>
          <w:tcPr>
            <w:tcW w:w="411" w:type="pct"/>
            <w:tcBorders>
              <w:top w:val="single" w:sz="4" w:space="0" w:color="auto"/>
              <w:left w:val="single" w:sz="4" w:space="0" w:color="auto"/>
              <w:bottom w:val="single" w:sz="4" w:space="0" w:color="auto"/>
              <w:right w:val="single" w:sz="4" w:space="0" w:color="auto"/>
            </w:tcBorders>
          </w:tcPr>
          <w:p w14:paraId="68841053" w14:textId="77777777" w:rsidR="000F713F" w:rsidRPr="000F713F" w:rsidRDefault="000F713F" w:rsidP="000F713F">
            <w:pPr>
              <w:keepLines/>
              <w:numPr>
                <w:ilvl w:val="0"/>
                <w:numId w:val="33"/>
              </w:numPr>
              <w:spacing w:before="40" w:after="40"/>
              <w:ind w:firstLine="0"/>
              <w:jc w:val="center"/>
              <w:rPr>
                <w:ins w:id="85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D73333E" w14:textId="77777777" w:rsidR="000F713F" w:rsidRPr="000F713F" w:rsidRDefault="000F713F" w:rsidP="000F713F">
            <w:pPr>
              <w:keepLines/>
              <w:numPr>
                <w:ilvl w:val="0"/>
                <w:numId w:val="33"/>
              </w:numPr>
              <w:spacing w:before="40" w:after="40"/>
              <w:ind w:firstLine="0"/>
              <w:jc w:val="center"/>
              <w:rPr>
                <w:ins w:id="8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81AB5D" w14:textId="77777777" w:rsidR="000F713F" w:rsidRPr="000F713F" w:rsidRDefault="000F713F" w:rsidP="000F713F">
            <w:pPr>
              <w:keepLines/>
              <w:numPr>
                <w:ilvl w:val="0"/>
                <w:numId w:val="33"/>
              </w:numPr>
              <w:spacing w:before="40" w:after="40"/>
              <w:ind w:firstLine="0"/>
              <w:jc w:val="center"/>
              <w:rPr>
                <w:ins w:id="85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97E076" w14:textId="77777777" w:rsidR="000F713F" w:rsidRPr="000F713F" w:rsidRDefault="000F713F" w:rsidP="000F713F">
            <w:pPr>
              <w:keepLines/>
              <w:numPr>
                <w:ilvl w:val="0"/>
                <w:numId w:val="33"/>
              </w:numPr>
              <w:spacing w:before="40" w:after="40"/>
              <w:ind w:firstLine="0"/>
              <w:jc w:val="center"/>
              <w:rPr>
                <w:ins w:id="85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18AC1E5" w14:textId="77777777" w:rsidR="000F713F" w:rsidRPr="000F713F" w:rsidRDefault="000F713F" w:rsidP="000F713F">
            <w:pPr>
              <w:keepLines/>
              <w:numPr>
                <w:ilvl w:val="0"/>
                <w:numId w:val="33"/>
              </w:numPr>
              <w:spacing w:before="40" w:after="40"/>
              <w:ind w:firstLine="0"/>
              <w:jc w:val="center"/>
              <w:rPr>
                <w:ins w:id="85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33D3C6A" w14:textId="77777777" w:rsidR="000F713F" w:rsidRPr="000F713F" w:rsidRDefault="000F713F" w:rsidP="000F713F">
            <w:pPr>
              <w:keepLines/>
              <w:numPr>
                <w:ilvl w:val="0"/>
                <w:numId w:val="33"/>
              </w:numPr>
              <w:spacing w:before="40" w:after="40"/>
              <w:ind w:firstLine="0"/>
              <w:jc w:val="center"/>
              <w:rPr>
                <w:ins w:id="85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43A09F" w14:textId="77777777" w:rsidR="000F713F" w:rsidRPr="000F713F" w:rsidRDefault="000F713F" w:rsidP="000F713F">
            <w:pPr>
              <w:keepLines/>
              <w:numPr>
                <w:ilvl w:val="0"/>
                <w:numId w:val="33"/>
              </w:numPr>
              <w:spacing w:before="40" w:after="40"/>
              <w:ind w:firstLine="0"/>
              <w:jc w:val="center"/>
              <w:rPr>
                <w:ins w:id="85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75E61B" w14:textId="77777777" w:rsidR="000F713F" w:rsidRPr="000F713F" w:rsidRDefault="000F713F" w:rsidP="000F713F">
            <w:pPr>
              <w:keepLines/>
              <w:numPr>
                <w:ilvl w:val="0"/>
                <w:numId w:val="33"/>
              </w:numPr>
              <w:spacing w:before="40" w:after="40"/>
              <w:ind w:firstLine="0"/>
              <w:jc w:val="center"/>
              <w:rPr>
                <w:ins w:id="85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609547B" w14:textId="77777777" w:rsidR="000F713F" w:rsidRPr="000F713F" w:rsidRDefault="000F713F" w:rsidP="000F713F">
            <w:pPr>
              <w:keepLines/>
              <w:numPr>
                <w:ilvl w:val="0"/>
                <w:numId w:val="33"/>
              </w:numPr>
              <w:spacing w:before="40" w:after="40"/>
              <w:ind w:firstLine="0"/>
              <w:jc w:val="center"/>
              <w:rPr>
                <w:ins w:id="860" w:author="Huawei" w:date="2018-03-28T15:01:00Z"/>
                <w:rFonts w:ascii="Times New Roman" w:eastAsia="SimSun" w:hAnsi="Times New Roman"/>
                <w:color w:val="000000"/>
                <w:kern w:val="24"/>
                <w:sz w:val="16"/>
                <w:szCs w:val="18"/>
                <w:lang w:eastAsia="x-none"/>
              </w:rPr>
            </w:pPr>
          </w:p>
        </w:tc>
      </w:tr>
      <w:tr w:rsidR="000F713F" w:rsidRPr="000F713F" w14:paraId="24758FFE" w14:textId="77777777" w:rsidTr="000F713F">
        <w:trPr>
          <w:cantSplit/>
          <w:jc w:val="center"/>
          <w:ins w:id="861"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720FD5B1" w14:textId="77777777" w:rsidR="000F713F" w:rsidRPr="000F713F" w:rsidRDefault="000F713F" w:rsidP="000F713F">
            <w:pPr>
              <w:keepLines/>
              <w:numPr>
                <w:ilvl w:val="0"/>
                <w:numId w:val="33"/>
              </w:numPr>
              <w:spacing w:before="40" w:after="40"/>
              <w:ind w:firstLine="0"/>
              <w:jc w:val="center"/>
              <w:rPr>
                <w:ins w:id="862" w:author="Huawei" w:date="2018-03-28T15:01:00Z"/>
                <w:rFonts w:ascii="Times New Roman" w:eastAsia="SimSun" w:hAnsi="Times New Roman"/>
                <w:kern w:val="2"/>
                <w:sz w:val="16"/>
                <w:szCs w:val="18"/>
                <w:lang w:eastAsia="x-none"/>
              </w:rPr>
            </w:pPr>
            <w:ins w:id="863" w:author="Huawei" w:date="2018-03-28T15:01:00Z">
              <w:r w:rsidRPr="000F713F">
                <w:rPr>
                  <w:rFonts w:ascii="Times New Roman" w:eastAsia="SimSun" w:hAnsi="Times New Roman"/>
                  <w:sz w:val="16"/>
                  <w:szCs w:val="18"/>
                  <w:lang w:eastAsia="x-none"/>
                </w:rPr>
                <w:t>ZOA spread (ZSA)</w:t>
              </w:r>
            </w:ins>
          </w:p>
          <w:p w14:paraId="6485D991" w14:textId="77777777" w:rsidR="000F713F" w:rsidRPr="000F713F" w:rsidRDefault="000F713F" w:rsidP="000F713F">
            <w:pPr>
              <w:keepLines/>
              <w:numPr>
                <w:ilvl w:val="0"/>
                <w:numId w:val="33"/>
              </w:numPr>
              <w:spacing w:before="40" w:after="40"/>
              <w:ind w:firstLine="0"/>
              <w:jc w:val="center"/>
              <w:rPr>
                <w:ins w:id="864" w:author="Huawei" w:date="2018-03-28T15:01:00Z"/>
                <w:rFonts w:ascii="Times New Roman" w:eastAsia="SimSun" w:hAnsi="Times New Roman" w:cs="Arial"/>
                <w:sz w:val="16"/>
                <w:szCs w:val="18"/>
                <w:lang w:eastAsia="x-none"/>
              </w:rPr>
            </w:pPr>
            <w:ins w:id="865" w:author="Huawei" w:date="2018-03-28T15:01:00Z">
              <w:r w:rsidRPr="000F713F">
                <w:rPr>
                  <w:rFonts w:ascii="Times New Roman" w:eastAsia="SimSun" w:hAnsi="Times New Roman"/>
                  <w:sz w:val="16"/>
                  <w:szCs w:val="18"/>
                  <w:lang w:eastAsia="x-none"/>
                </w:rPr>
                <w:t>lgZSA=log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(ZSA/1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7DF869A9" w14:textId="77777777" w:rsidR="000F713F" w:rsidRPr="000F713F" w:rsidRDefault="000F713F" w:rsidP="000F713F">
            <w:pPr>
              <w:keepLines/>
              <w:numPr>
                <w:ilvl w:val="0"/>
                <w:numId w:val="33"/>
              </w:numPr>
              <w:spacing w:before="40" w:after="40"/>
              <w:ind w:firstLine="0"/>
              <w:jc w:val="center"/>
              <w:rPr>
                <w:ins w:id="866" w:author="Huawei" w:date="2018-03-28T15:01:00Z"/>
                <w:rFonts w:ascii="Times New Roman" w:eastAsia="SimSun" w:hAnsi="Times New Roman"/>
                <w:sz w:val="16"/>
                <w:szCs w:val="18"/>
                <w:lang w:eastAsia="x-none"/>
              </w:rPr>
            </w:pPr>
            <w:ins w:id="867"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lgZSA</w:t>
              </w:r>
            </w:ins>
          </w:p>
        </w:tc>
        <w:tc>
          <w:tcPr>
            <w:tcW w:w="411" w:type="pct"/>
            <w:tcBorders>
              <w:top w:val="single" w:sz="4" w:space="0" w:color="auto"/>
              <w:left w:val="single" w:sz="4" w:space="0" w:color="auto"/>
              <w:bottom w:val="single" w:sz="4" w:space="0" w:color="auto"/>
              <w:right w:val="single" w:sz="4" w:space="0" w:color="auto"/>
            </w:tcBorders>
          </w:tcPr>
          <w:p w14:paraId="3DFA7E5E" w14:textId="77777777" w:rsidR="000F713F" w:rsidRPr="000F713F" w:rsidRDefault="000F713F" w:rsidP="000F713F">
            <w:pPr>
              <w:keepLines/>
              <w:numPr>
                <w:ilvl w:val="0"/>
                <w:numId w:val="33"/>
              </w:numPr>
              <w:spacing w:before="40" w:after="40"/>
              <w:ind w:firstLine="0"/>
              <w:jc w:val="center"/>
              <w:rPr>
                <w:ins w:id="86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DCEAD4C" w14:textId="77777777" w:rsidR="000F713F" w:rsidRPr="000F713F" w:rsidRDefault="000F713F" w:rsidP="000F713F">
            <w:pPr>
              <w:keepLines/>
              <w:numPr>
                <w:ilvl w:val="0"/>
                <w:numId w:val="33"/>
              </w:numPr>
              <w:spacing w:before="40" w:after="40"/>
              <w:ind w:firstLine="0"/>
              <w:jc w:val="center"/>
              <w:rPr>
                <w:ins w:id="86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DB0B96" w14:textId="77777777" w:rsidR="000F713F" w:rsidRPr="000F713F" w:rsidRDefault="000F713F" w:rsidP="000F713F">
            <w:pPr>
              <w:keepLines/>
              <w:numPr>
                <w:ilvl w:val="0"/>
                <w:numId w:val="33"/>
              </w:numPr>
              <w:spacing w:before="40" w:after="40"/>
              <w:ind w:firstLine="0"/>
              <w:jc w:val="center"/>
              <w:rPr>
                <w:ins w:id="87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583E33" w14:textId="77777777" w:rsidR="000F713F" w:rsidRPr="000F713F" w:rsidRDefault="000F713F" w:rsidP="000F713F">
            <w:pPr>
              <w:keepLines/>
              <w:numPr>
                <w:ilvl w:val="0"/>
                <w:numId w:val="33"/>
              </w:numPr>
              <w:spacing w:before="40" w:after="40"/>
              <w:ind w:firstLine="0"/>
              <w:jc w:val="center"/>
              <w:rPr>
                <w:ins w:id="87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571A06" w14:textId="77777777" w:rsidR="000F713F" w:rsidRPr="000F713F" w:rsidRDefault="000F713F" w:rsidP="000F713F">
            <w:pPr>
              <w:keepLines/>
              <w:numPr>
                <w:ilvl w:val="0"/>
                <w:numId w:val="33"/>
              </w:numPr>
              <w:spacing w:before="40" w:after="40"/>
              <w:ind w:firstLine="0"/>
              <w:jc w:val="center"/>
              <w:rPr>
                <w:ins w:id="87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8E1672" w14:textId="77777777" w:rsidR="000F713F" w:rsidRPr="000F713F" w:rsidRDefault="000F713F" w:rsidP="000F713F">
            <w:pPr>
              <w:keepLines/>
              <w:numPr>
                <w:ilvl w:val="0"/>
                <w:numId w:val="33"/>
              </w:numPr>
              <w:spacing w:before="40" w:after="40"/>
              <w:ind w:firstLine="0"/>
              <w:jc w:val="center"/>
              <w:rPr>
                <w:ins w:id="87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3FFEB14" w14:textId="77777777" w:rsidR="000F713F" w:rsidRPr="000F713F" w:rsidRDefault="000F713F" w:rsidP="000F713F">
            <w:pPr>
              <w:keepLines/>
              <w:numPr>
                <w:ilvl w:val="0"/>
                <w:numId w:val="33"/>
              </w:numPr>
              <w:spacing w:before="40" w:after="40"/>
              <w:ind w:firstLine="0"/>
              <w:jc w:val="center"/>
              <w:rPr>
                <w:ins w:id="8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EA4C0A" w14:textId="77777777" w:rsidR="000F713F" w:rsidRPr="000F713F" w:rsidRDefault="000F713F" w:rsidP="000F713F">
            <w:pPr>
              <w:keepLines/>
              <w:numPr>
                <w:ilvl w:val="0"/>
                <w:numId w:val="33"/>
              </w:numPr>
              <w:spacing w:before="40" w:after="40"/>
              <w:ind w:firstLine="0"/>
              <w:jc w:val="center"/>
              <w:rPr>
                <w:ins w:id="87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673D315" w14:textId="77777777" w:rsidR="000F713F" w:rsidRPr="000F713F" w:rsidRDefault="000F713F" w:rsidP="000F713F">
            <w:pPr>
              <w:keepLines/>
              <w:numPr>
                <w:ilvl w:val="0"/>
                <w:numId w:val="33"/>
              </w:numPr>
              <w:spacing w:before="40" w:after="40"/>
              <w:ind w:firstLine="0"/>
              <w:jc w:val="center"/>
              <w:rPr>
                <w:ins w:id="876" w:author="Huawei" w:date="2018-03-28T15:01:00Z"/>
                <w:rFonts w:ascii="Times New Roman" w:eastAsia="SimSun" w:hAnsi="Times New Roman"/>
                <w:color w:val="000000"/>
                <w:kern w:val="24"/>
                <w:sz w:val="16"/>
                <w:szCs w:val="18"/>
                <w:lang w:eastAsia="x-none"/>
              </w:rPr>
            </w:pPr>
          </w:p>
        </w:tc>
      </w:tr>
      <w:tr w:rsidR="000F713F" w:rsidRPr="000F713F" w14:paraId="1C054AF9" w14:textId="77777777" w:rsidTr="000F713F">
        <w:trPr>
          <w:cantSplit/>
          <w:jc w:val="center"/>
          <w:ins w:id="877"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21C210" w14:textId="77777777" w:rsidR="000F713F" w:rsidRPr="000F713F" w:rsidRDefault="000F713F" w:rsidP="000F713F">
            <w:pPr>
              <w:ind w:left="720" w:hanging="720"/>
              <w:rPr>
                <w:ins w:id="878"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231EC1E5" w14:textId="77777777" w:rsidR="000F713F" w:rsidRPr="000F713F" w:rsidRDefault="000F713F" w:rsidP="000F713F">
            <w:pPr>
              <w:keepLines/>
              <w:numPr>
                <w:ilvl w:val="0"/>
                <w:numId w:val="33"/>
              </w:numPr>
              <w:spacing w:before="40" w:after="40"/>
              <w:ind w:firstLine="0"/>
              <w:jc w:val="center"/>
              <w:rPr>
                <w:ins w:id="879" w:author="Huawei" w:date="2018-03-28T15:01:00Z"/>
                <w:rFonts w:ascii="Times New Roman" w:eastAsia="SimSun" w:hAnsi="Times New Roman"/>
                <w:kern w:val="2"/>
                <w:sz w:val="16"/>
                <w:szCs w:val="18"/>
                <w:lang w:eastAsia="x-none"/>
              </w:rPr>
            </w:pPr>
            <w:ins w:id="880"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lgZSA</w:t>
              </w:r>
            </w:ins>
          </w:p>
        </w:tc>
        <w:tc>
          <w:tcPr>
            <w:tcW w:w="411" w:type="pct"/>
            <w:tcBorders>
              <w:top w:val="single" w:sz="4" w:space="0" w:color="auto"/>
              <w:left w:val="single" w:sz="4" w:space="0" w:color="auto"/>
              <w:bottom w:val="single" w:sz="4" w:space="0" w:color="auto"/>
              <w:right w:val="single" w:sz="4" w:space="0" w:color="auto"/>
            </w:tcBorders>
          </w:tcPr>
          <w:p w14:paraId="6E013F1D" w14:textId="77777777" w:rsidR="000F713F" w:rsidRPr="000F713F" w:rsidRDefault="000F713F" w:rsidP="000F713F">
            <w:pPr>
              <w:keepLines/>
              <w:numPr>
                <w:ilvl w:val="0"/>
                <w:numId w:val="33"/>
              </w:numPr>
              <w:spacing w:before="40" w:after="40"/>
              <w:ind w:firstLine="0"/>
              <w:jc w:val="center"/>
              <w:rPr>
                <w:ins w:id="88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0DF1BF8" w14:textId="77777777" w:rsidR="000F713F" w:rsidRPr="000F713F" w:rsidRDefault="000F713F" w:rsidP="000F713F">
            <w:pPr>
              <w:keepLines/>
              <w:numPr>
                <w:ilvl w:val="0"/>
                <w:numId w:val="33"/>
              </w:numPr>
              <w:spacing w:before="40" w:after="40"/>
              <w:ind w:firstLine="0"/>
              <w:jc w:val="center"/>
              <w:rPr>
                <w:ins w:id="88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40CA3E" w14:textId="77777777" w:rsidR="000F713F" w:rsidRPr="000F713F" w:rsidRDefault="000F713F" w:rsidP="000F713F">
            <w:pPr>
              <w:keepLines/>
              <w:numPr>
                <w:ilvl w:val="0"/>
                <w:numId w:val="33"/>
              </w:numPr>
              <w:spacing w:before="40" w:after="40"/>
              <w:ind w:firstLine="0"/>
              <w:jc w:val="center"/>
              <w:rPr>
                <w:ins w:id="88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29B7B80" w14:textId="77777777" w:rsidR="000F713F" w:rsidRPr="000F713F" w:rsidRDefault="000F713F" w:rsidP="000F713F">
            <w:pPr>
              <w:keepLines/>
              <w:numPr>
                <w:ilvl w:val="0"/>
                <w:numId w:val="33"/>
              </w:numPr>
              <w:spacing w:before="40" w:after="40"/>
              <w:ind w:firstLine="0"/>
              <w:jc w:val="center"/>
              <w:rPr>
                <w:ins w:id="88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DDA236" w14:textId="77777777" w:rsidR="000F713F" w:rsidRPr="000F713F" w:rsidRDefault="000F713F" w:rsidP="000F713F">
            <w:pPr>
              <w:keepLines/>
              <w:numPr>
                <w:ilvl w:val="0"/>
                <w:numId w:val="33"/>
              </w:numPr>
              <w:spacing w:before="40" w:after="40"/>
              <w:ind w:firstLine="0"/>
              <w:jc w:val="center"/>
              <w:rPr>
                <w:ins w:id="8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A4BABE" w14:textId="77777777" w:rsidR="000F713F" w:rsidRPr="000F713F" w:rsidRDefault="000F713F" w:rsidP="000F713F">
            <w:pPr>
              <w:keepLines/>
              <w:numPr>
                <w:ilvl w:val="0"/>
                <w:numId w:val="33"/>
              </w:numPr>
              <w:spacing w:before="40" w:after="40"/>
              <w:ind w:firstLine="0"/>
              <w:jc w:val="center"/>
              <w:rPr>
                <w:ins w:id="8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9D1605" w14:textId="77777777" w:rsidR="000F713F" w:rsidRPr="000F713F" w:rsidRDefault="000F713F" w:rsidP="000F713F">
            <w:pPr>
              <w:keepLines/>
              <w:numPr>
                <w:ilvl w:val="0"/>
                <w:numId w:val="33"/>
              </w:numPr>
              <w:spacing w:before="40" w:after="40"/>
              <w:ind w:firstLine="0"/>
              <w:jc w:val="center"/>
              <w:rPr>
                <w:ins w:id="8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5626F31" w14:textId="77777777" w:rsidR="000F713F" w:rsidRPr="000F713F" w:rsidRDefault="000F713F" w:rsidP="000F713F">
            <w:pPr>
              <w:keepLines/>
              <w:numPr>
                <w:ilvl w:val="0"/>
                <w:numId w:val="33"/>
              </w:numPr>
              <w:spacing w:before="40" w:after="40"/>
              <w:ind w:firstLine="0"/>
              <w:jc w:val="center"/>
              <w:rPr>
                <w:ins w:id="88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C509F8A" w14:textId="77777777" w:rsidR="000F713F" w:rsidRPr="000F713F" w:rsidRDefault="000F713F" w:rsidP="000F713F">
            <w:pPr>
              <w:keepLines/>
              <w:numPr>
                <w:ilvl w:val="0"/>
                <w:numId w:val="33"/>
              </w:numPr>
              <w:spacing w:before="40" w:after="40"/>
              <w:ind w:firstLine="0"/>
              <w:jc w:val="center"/>
              <w:rPr>
                <w:ins w:id="889" w:author="Huawei" w:date="2018-03-28T15:01:00Z"/>
                <w:rFonts w:ascii="Times New Roman" w:eastAsia="SimSun" w:hAnsi="Times New Roman"/>
                <w:color w:val="000000"/>
                <w:kern w:val="24"/>
                <w:sz w:val="16"/>
                <w:szCs w:val="18"/>
                <w:lang w:eastAsia="x-none"/>
              </w:rPr>
            </w:pPr>
          </w:p>
        </w:tc>
      </w:tr>
      <w:tr w:rsidR="000F713F" w:rsidRPr="000F713F" w14:paraId="1394DAD2" w14:textId="77777777" w:rsidTr="000F713F">
        <w:trPr>
          <w:cantSplit/>
          <w:jc w:val="center"/>
          <w:ins w:id="890"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121A0422" w14:textId="77777777" w:rsidR="000F713F" w:rsidRPr="000F713F" w:rsidRDefault="000F713F" w:rsidP="000F713F">
            <w:pPr>
              <w:keepLines/>
              <w:numPr>
                <w:ilvl w:val="0"/>
                <w:numId w:val="33"/>
              </w:numPr>
              <w:spacing w:before="40" w:after="40"/>
              <w:ind w:firstLine="0"/>
              <w:jc w:val="center"/>
              <w:rPr>
                <w:ins w:id="891" w:author="Huawei" w:date="2018-03-28T15:01:00Z"/>
                <w:rFonts w:ascii="Times New Roman" w:eastAsia="SimSun" w:hAnsi="Times New Roman"/>
                <w:kern w:val="2"/>
                <w:sz w:val="16"/>
                <w:szCs w:val="18"/>
                <w:lang w:eastAsia="x-none"/>
              </w:rPr>
            </w:pPr>
            <w:ins w:id="892" w:author="Huawei" w:date="2018-03-28T15:01:00Z">
              <w:r w:rsidRPr="000F713F">
                <w:rPr>
                  <w:rFonts w:ascii="Times New Roman" w:eastAsia="SimSun" w:hAnsi="Times New Roman"/>
                  <w:sz w:val="16"/>
                  <w:szCs w:val="18"/>
                  <w:lang w:eastAsia="x-none"/>
                </w:rPr>
                <w:t>ZOD spread (ZSD)</w:t>
              </w:r>
            </w:ins>
          </w:p>
          <w:p w14:paraId="0B1D3F62" w14:textId="77777777" w:rsidR="000F713F" w:rsidRPr="000F713F" w:rsidRDefault="000F713F" w:rsidP="000F713F">
            <w:pPr>
              <w:keepLines/>
              <w:numPr>
                <w:ilvl w:val="0"/>
                <w:numId w:val="33"/>
              </w:numPr>
              <w:spacing w:before="40" w:after="40"/>
              <w:ind w:firstLine="0"/>
              <w:jc w:val="center"/>
              <w:rPr>
                <w:ins w:id="893" w:author="Huawei" w:date="2018-03-28T15:01:00Z"/>
                <w:rFonts w:ascii="Times New Roman" w:eastAsia="SimSun" w:hAnsi="Times New Roman" w:cs="Arial"/>
                <w:sz w:val="16"/>
                <w:szCs w:val="18"/>
                <w:lang w:eastAsia="x-none"/>
              </w:rPr>
            </w:pPr>
            <w:ins w:id="894" w:author="Huawei" w:date="2018-03-28T15:01:00Z">
              <w:r w:rsidRPr="000F713F">
                <w:rPr>
                  <w:rFonts w:ascii="Times New Roman" w:eastAsia="SimSun" w:hAnsi="Times New Roman"/>
                  <w:sz w:val="16"/>
                  <w:szCs w:val="18"/>
                  <w:lang w:eastAsia="x-none"/>
                </w:rPr>
                <w:t>lgZSA=log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(ZSD/1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7C153A76" w14:textId="77777777" w:rsidR="000F713F" w:rsidRPr="000F713F" w:rsidRDefault="000F713F" w:rsidP="000F713F">
            <w:pPr>
              <w:keepLines/>
              <w:numPr>
                <w:ilvl w:val="0"/>
                <w:numId w:val="33"/>
              </w:numPr>
              <w:spacing w:before="40" w:after="40"/>
              <w:ind w:firstLine="0"/>
              <w:jc w:val="center"/>
              <w:rPr>
                <w:ins w:id="895" w:author="Huawei" w:date="2018-03-28T15:01:00Z"/>
                <w:rFonts w:ascii="Symbol" w:eastAsia="SimSun" w:hAnsi="Symbol"/>
                <w:i/>
                <w:sz w:val="16"/>
                <w:szCs w:val="18"/>
                <w:lang w:eastAsia="x-none"/>
              </w:rPr>
            </w:pPr>
            <w:ins w:id="896"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lgZSD</w:t>
              </w:r>
            </w:ins>
          </w:p>
        </w:tc>
        <w:tc>
          <w:tcPr>
            <w:tcW w:w="411" w:type="pct"/>
            <w:tcBorders>
              <w:top w:val="single" w:sz="4" w:space="0" w:color="auto"/>
              <w:left w:val="single" w:sz="4" w:space="0" w:color="auto"/>
              <w:bottom w:val="single" w:sz="4" w:space="0" w:color="auto"/>
              <w:right w:val="single" w:sz="4" w:space="0" w:color="auto"/>
            </w:tcBorders>
          </w:tcPr>
          <w:p w14:paraId="5570B2FB" w14:textId="77777777" w:rsidR="000F713F" w:rsidRPr="000F713F" w:rsidRDefault="000F713F" w:rsidP="000F713F">
            <w:pPr>
              <w:keepLines/>
              <w:numPr>
                <w:ilvl w:val="0"/>
                <w:numId w:val="33"/>
              </w:numPr>
              <w:spacing w:before="40" w:after="40"/>
              <w:ind w:firstLine="0"/>
              <w:jc w:val="center"/>
              <w:rPr>
                <w:ins w:id="89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F8F3999" w14:textId="77777777" w:rsidR="000F713F" w:rsidRPr="000F713F" w:rsidRDefault="000F713F" w:rsidP="000F713F">
            <w:pPr>
              <w:keepLines/>
              <w:numPr>
                <w:ilvl w:val="0"/>
                <w:numId w:val="33"/>
              </w:numPr>
              <w:spacing w:before="40" w:after="40"/>
              <w:ind w:firstLine="0"/>
              <w:jc w:val="center"/>
              <w:rPr>
                <w:ins w:id="8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A18A70" w14:textId="77777777" w:rsidR="000F713F" w:rsidRPr="000F713F" w:rsidRDefault="000F713F" w:rsidP="000F713F">
            <w:pPr>
              <w:keepLines/>
              <w:numPr>
                <w:ilvl w:val="0"/>
                <w:numId w:val="33"/>
              </w:numPr>
              <w:spacing w:before="40" w:after="40"/>
              <w:ind w:firstLine="0"/>
              <w:jc w:val="center"/>
              <w:rPr>
                <w:ins w:id="8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4894BA" w14:textId="77777777" w:rsidR="000F713F" w:rsidRPr="000F713F" w:rsidRDefault="000F713F" w:rsidP="000F713F">
            <w:pPr>
              <w:keepLines/>
              <w:numPr>
                <w:ilvl w:val="0"/>
                <w:numId w:val="33"/>
              </w:numPr>
              <w:spacing w:before="40" w:after="40"/>
              <w:ind w:firstLine="0"/>
              <w:jc w:val="center"/>
              <w:rPr>
                <w:ins w:id="9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F7E533A" w14:textId="77777777" w:rsidR="000F713F" w:rsidRPr="000F713F" w:rsidRDefault="000F713F" w:rsidP="000F713F">
            <w:pPr>
              <w:keepLines/>
              <w:numPr>
                <w:ilvl w:val="0"/>
                <w:numId w:val="33"/>
              </w:numPr>
              <w:spacing w:before="40" w:after="40"/>
              <w:ind w:firstLine="0"/>
              <w:jc w:val="center"/>
              <w:rPr>
                <w:ins w:id="90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C4B9FA0" w14:textId="77777777" w:rsidR="000F713F" w:rsidRPr="000F713F" w:rsidRDefault="000F713F" w:rsidP="000F713F">
            <w:pPr>
              <w:keepLines/>
              <w:numPr>
                <w:ilvl w:val="0"/>
                <w:numId w:val="33"/>
              </w:numPr>
              <w:spacing w:before="40" w:after="40"/>
              <w:ind w:firstLine="0"/>
              <w:jc w:val="center"/>
              <w:rPr>
                <w:ins w:id="9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37A8E0" w14:textId="77777777" w:rsidR="000F713F" w:rsidRPr="000F713F" w:rsidRDefault="000F713F" w:rsidP="000F713F">
            <w:pPr>
              <w:keepLines/>
              <w:numPr>
                <w:ilvl w:val="0"/>
                <w:numId w:val="33"/>
              </w:numPr>
              <w:spacing w:before="40" w:after="40"/>
              <w:ind w:firstLine="0"/>
              <w:jc w:val="center"/>
              <w:rPr>
                <w:ins w:id="9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5654A4" w14:textId="77777777" w:rsidR="000F713F" w:rsidRPr="000F713F" w:rsidRDefault="000F713F" w:rsidP="000F713F">
            <w:pPr>
              <w:keepLines/>
              <w:numPr>
                <w:ilvl w:val="0"/>
                <w:numId w:val="33"/>
              </w:numPr>
              <w:spacing w:before="40" w:after="40"/>
              <w:ind w:firstLine="0"/>
              <w:jc w:val="center"/>
              <w:rPr>
                <w:ins w:id="90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0FA0B6C" w14:textId="77777777" w:rsidR="000F713F" w:rsidRPr="000F713F" w:rsidRDefault="000F713F" w:rsidP="000F713F">
            <w:pPr>
              <w:keepLines/>
              <w:numPr>
                <w:ilvl w:val="0"/>
                <w:numId w:val="33"/>
              </w:numPr>
              <w:spacing w:before="40" w:after="40"/>
              <w:ind w:firstLine="0"/>
              <w:jc w:val="center"/>
              <w:rPr>
                <w:ins w:id="905" w:author="Huawei" w:date="2018-03-28T15:01:00Z"/>
                <w:rFonts w:ascii="Times New Roman" w:eastAsia="SimSun" w:hAnsi="Times New Roman"/>
                <w:color w:val="000000"/>
                <w:kern w:val="24"/>
                <w:sz w:val="16"/>
                <w:szCs w:val="18"/>
                <w:lang w:eastAsia="x-none"/>
              </w:rPr>
            </w:pPr>
          </w:p>
        </w:tc>
      </w:tr>
      <w:tr w:rsidR="000F713F" w:rsidRPr="000F713F" w14:paraId="065941A9" w14:textId="77777777" w:rsidTr="000F713F">
        <w:trPr>
          <w:cantSplit/>
          <w:jc w:val="center"/>
          <w:ins w:id="906"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9B60B0" w14:textId="77777777" w:rsidR="000F713F" w:rsidRPr="000F713F" w:rsidRDefault="000F713F" w:rsidP="000F713F">
            <w:pPr>
              <w:ind w:left="720" w:hanging="720"/>
              <w:rPr>
                <w:ins w:id="907"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73D92054" w14:textId="77777777" w:rsidR="000F713F" w:rsidRPr="000F713F" w:rsidRDefault="000F713F" w:rsidP="000F713F">
            <w:pPr>
              <w:keepLines/>
              <w:numPr>
                <w:ilvl w:val="0"/>
                <w:numId w:val="33"/>
              </w:numPr>
              <w:spacing w:before="40" w:after="40"/>
              <w:ind w:firstLine="0"/>
              <w:jc w:val="center"/>
              <w:rPr>
                <w:ins w:id="908" w:author="Huawei" w:date="2018-03-28T15:01:00Z"/>
                <w:rFonts w:ascii="Symbol" w:eastAsia="SimSun" w:hAnsi="Symbol"/>
                <w:i/>
                <w:kern w:val="2"/>
                <w:sz w:val="16"/>
                <w:szCs w:val="18"/>
                <w:lang w:eastAsia="x-none"/>
              </w:rPr>
            </w:pPr>
            <w:ins w:id="909"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lgZSD</w:t>
              </w:r>
            </w:ins>
          </w:p>
        </w:tc>
        <w:tc>
          <w:tcPr>
            <w:tcW w:w="411" w:type="pct"/>
            <w:tcBorders>
              <w:top w:val="single" w:sz="4" w:space="0" w:color="auto"/>
              <w:left w:val="single" w:sz="4" w:space="0" w:color="auto"/>
              <w:bottom w:val="single" w:sz="4" w:space="0" w:color="auto"/>
              <w:right w:val="single" w:sz="4" w:space="0" w:color="auto"/>
            </w:tcBorders>
          </w:tcPr>
          <w:p w14:paraId="6BBA3DAF" w14:textId="77777777" w:rsidR="000F713F" w:rsidRPr="000F713F" w:rsidRDefault="000F713F" w:rsidP="000F713F">
            <w:pPr>
              <w:keepLines/>
              <w:numPr>
                <w:ilvl w:val="0"/>
                <w:numId w:val="33"/>
              </w:numPr>
              <w:spacing w:before="40" w:after="40"/>
              <w:ind w:firstLine="0"/>
              <w:jc w:val="center"/>
              <w:rPr>
                <w:ins w:id="91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2DD567D" w14:textId="77777777" w:rsidR="000F713F" w:rsidRPr="000F713F" w:rsidRDefault="000F713F" w:rsidP="000F713F">
            <w:pPr>
              <w:keepLines/>
              <w:numPr>
                <w:ilvl w:val="0"/>
                <w:numId w:val="33"/>
              </w:numPr>
              <w:spacing w:before="40" w:after="40"/>
              <w:ind w:firstLine="0"/>
              <w:jc w:val="center"/>
              <w:rPr>
                <w:ins w:id="9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04BD33F" w14:textId="77777777" w:rsidR="000F713F" w:rsidRPr="000F713F" w:rsidRDefault="000F713F" w:rsidP="000F713F">
            <w:pPr>
              <w:keepLines/>
              <w:numPr>
                <w:ilvl w:val="0"/>
                <w:numId w:val="33"/>
              </w:numPr>
              <w:spacing w:before="40" w:after="40"/>
              <w:ind w:firstLine="0"/>
              <w:jc w:val="center"/>
              <w:rPr>
                <w:ins w:id="9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F40FEC" w14:textId="77777777" w:rsidR="000F713F" w:rsidRPr="000F713F" w:rsidRDefault="000F713F" w:rsidP="000F713F">
            <w:pPr>
              <w:keepLines/>
              <w:numPr>
                <w:ilvl w:val="0"/>
                <w:numId w:val="33"/>
              </w:numPr>
              <w:spacing w:before="40" w:after="40"/>
              <w:ind w:firstLine="0"/>
              <w:jc w:val="center"/>
              <w:rPr>
                <w:ins w:id="9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913AA20" w14:textId="77777777" w:rsidR="000F713F" w:rsidRPr="000F713F" w:rsidRDefault="000F713F" w:rsidP="000F713F">
            <w:pPr>
              <w:keepLines/>
              <w:numPr>
                <w:ilvl w:val="0"/>
                <w:numId w:val="33"/>
              </w:numPr>
              <w:spacing w:before="40" w:after="40"/>
              <w:ind w:firstLine="0"/>
              <w:jc w:val="center"/>
              <w:rPr>
                <w:ins w:id="9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725BDA" w14:textId="77777777" w:rsidR="000F713F" w:rsidRPr="000F713F" w:rsidRDefault="000F713F" w:rsidP="000F713F">
            <w:pPr>
              <w:keepLines/>
              <w:numPr>
                <w:ilvl w:val="0"/>
                <w:numId w:val="33"/>
              </w:numPr>
              <w:spacing w:before="40" w:after="40"/>
              <w:ind w:firstLine="0"/>
              <w:jc w:val="center"/>
              <w:rPr>
                <w:ins w:id="9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3A85F3" w14:textId="77777777" w:rsidR="000F713F" w:rsidRPr="000F713F" w:rsidRDefault="000F713F" w:rsidP="000F713F">
            <w:pPr>
              <w:keepLines/>
              <w:numPr>
                <w:ilvl w:val="0"/>
                <w:numId w:val="33"/>
              </w:numPr>
              <w:spacing w:before="40" w:after="40"/>
              <w:ind w:firstLine="0"/>
              <w:jc w:val="center"/>
              <w:rPr>
                <w:ins w:id="9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318742" w14:textId="77777777" w:rsidR="000F713F" w:rsidRPr="000F713F" w:rsidRDefault="000F713F" w:rsidP="000F713F">
            <w:pPr>
              <w:keepLines/>
              <w:numPr>
                <w:ilvl w:val="0"/>
                <w:numId w:val="33"/>
              </w:numPr>
              <w:spacing w:before="40" w:after="40"/>
              <w:ind w:firstLine="0"/>
              <w:jc w:val="center"/>
              <w:rPr>
                <w:ins w:id="91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F1EA97E" w14:textId="77777777" w:rsidR="000F713F" w:rsidRPr="000F713F" w:rsidRDefault="000F713F" w:rsidP="000F713F">
            <w:pPr>
              <w:keepLines/>
              <w:numPr>
                <w:ilvl w:val="0"/>
                <w:numId w:val="33"/>
              </w:numPr>
              <w:spacing w:before="40" w:after="40"/>
              <w:ind w:firstLine="0"/>
              <w:jc w:val="center"/>
              <w:rPr>
                <w:ins w:id="918" w:author="Huawei" w:date="2018-03-28T15:01:00Z"/>
                <w:rFonts w:ascii="Times New Roman" w:eastAsia="SimSun" w:hAnsi="Times New Roman"/>
                <w:color w:val="000000"/>
                <w:kern w:val="24"/>
                <w:sz w:val="16"/>
                <w:szCs w:val="18"/>
                <w:lang w:eastAsia="x-none"/>
              </w:rPr>
            </w:pPr>
          </w:p>
        </w:tc>
      </w:tr>
      <w:tr w:rsidR="000F713F" w:rsidRPr="000F713F" w14:paraId="5C3830D7" w14:textId="77777777" w:rsidTr="000F713F">
        <w:trPr>
          <w:cantSplit/>
          <w:trHeight w:val="466"/>
          <w:jc w:val="center"/>
          <w:ins w:id="919" w:author="Huawei" w:date="2018-03-28T15:01:00Z"/>
        </w:trPr>
        <w:tc>
          <w:tcPr>
            <w:tcW w:w="0" w:type="auto"/>
            <w:tcBorders>
              <w:top w:val="single" w:sz="4" w:space="0" w:color="auto"/>
              <w:left w:val="single" w:sz="4" w:space="0" w:color="auto"/>
              <w:bottom w:val="single" w:sz="4" w:space="0" w:color="auto"/>
              <w:right w:val="single" w:sz="4" w:space="0" w:color="auto"/>
            </w:tcBorders>
            <w:vAlign w:val="center"/>
          </w:tcPr>
          <w:p w14:paraId="29389FAD" w14:textId="77777777" w:rsidR="000F713F" w:rsidRPr="000F713F" w:rsidRDefault="000F713F" w:rsidP="000F713F">
            <w:pPr>
              <w:ind w:left="720" w:hanging="720"/>
              <w:rPr>
                <w:ins w:id="920" w:author="Huawei" w:date="2018-03-28T15:01:00Z"/>
                <w:rFonts w:ascii="Arial" w:eastAsia="Malgun Gothic" w:hAnsi="Arial" w:cs="Arial"/>
                <w:kern w:val="2"/>
                <w:sz w:val="16"/>
                <w:szCs w:val="18"/>
              </w:rPr>
            </w:pPr>
            <w:ins w:id="921" w:author="Huawei" w:date="2018-03-28T15:01:00Z">
              <w:r w:rsidRPr="000F713F">
                <w:rPr>
                  <w:rFonts w:ascii="Arial" w:eastAsia="Malgun Gothic" w:hAnsi="Arial" w:cs="Arial"/>
                  <w:kern w:val="2"/>
                  <w:sz w:val="16"/>
                  <w:szCs w:val="18"/>
                </w:rPr>
                <w:t>Shadow fading (SF) [dB]</w:t>
              </w:r>
            </w:ins>
          </w:p>
        </w:tc>
        <w:tc>
          <w:tcPr>
            <w:tcW w:w="358" w:type="pct"/>
            <w:tcBorders>
              <w:top w:val="single" w:sz="4" w:space="0" w:color="auto"/>
              <w:left w:val="single" w:sz="4" w:space="0" w:color="auto"/>
              <w:bottom w:val="single" w:sz="4" w:space="0" w:color="auto"/>
              <w:right w:val="single" w:sz="4" w:space="0" w:color="auto"/>
            </w:tcBorders>
            <w:vAlign w:val="center"/>
          </w:tcPr>
          <w:p w14:paraId="7C527AEC" w14:textId="77777777" w:rsidR="000F713F" w:rsidRPr="000F713F" w:rsidRDefault="000F713F" w:rsidP="000F713F">
            <w:pPr>
              <w:keepLines/>
              <w:numPr>
                <w:ilvl w:val="0"/>
                <w:numId w:val="33"/>
              </w:numPr>
              <w:spacing w:before="40" w:after="40"/>
              <w:ind w:firstLine="0"/>
              <w:jc w:val="center"/>
              <w:rPr>
                <w:ins w:id="922" w:author="Huawei" w:date="2018-03-28T15:01:00Z"/>
                <w:rFonts w:ascii="Symbol" w:eastAsia="SimSun" w:hAnsi="Symbol"/>
                <w:i/>
                <w:sz w:val="16"/>
                <w:szCs w:val="18"/>
                <w:lang w:eastAsia="x-none"/>
              </w:rPr>
            </w:pPr>
            <w:ins w:id="923" w:author="Huawei" w:date="2018-03-28T15:0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0342B017" w14:textId="77777777" w:rsidR="000F713F" w:rsidRPr="000F713F" w:rsidRDefault="000F713F" w:rsidP="000F713F">
            <w:pPr>
              <w:keepLines/>
              <w:numPr>
                <w:ilvl w:val="0"/>
                <w:numId w:val="33"/>
              </w:numPr>
              <w:spacing w:before="40" w:after="40"/>
              <w:ind w:firstLine="0"/>
              <w:jc w:val="center"/>
              <w:rPr>
                <w:ins w:id="92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06A1BAD" w14:textId="77777777" w:rsidR="000F713F" w:rsidRPr="000F713F" w:rsidRDefault="000F713F" w:rsidP="000F713F">
            <w:pPr>
              <w:keepLines/>
              <w:numPr>
                <w:ilvl w:val="0"/>
                <w:numId w:val="33"/>
              </w:numPr>
              <w:spacing w:before="40" w:after="40"/>
              <w:ind w:firstLine="0"/>
              <w:jc w:val="center"/>
              <w:rPr>
                <w:ins w:id="9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B493F7" w14:textId="77777777" w:rsidR="000F713F" w:rsidRPr="000F713F" w:rsidRDefault="000F713F" w:rsidP="000F713F">
            <w:pPr>
              <w:keepLines/>
              <w:numPr>
                <w:ilvl w:val="0"/>
                <w:numId w:val="33"/>
              </w:numPr>
              <w:spacing w:before="40" w:after="40"/>
              <w:ind w:firstLine="0"/>
              <w:jc w:val="center"/>
              <w:rPr>
                <w:ins w:id="9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9D4C96" w14:textId="77777777" w:rsidR="000F713F" w:rsidRPr="000F713F" w:rsidRDefault="000F713F" w:rsidP="000F713F">
            <w:pPr>
              <w:keepLines/>
              <w:numPr>
                <w:ilvl w:val="0"/>
                <w:numId w:val="33"/>
              </w:numPr>
              <w:spacing w:before="40" w:after="40"/>
              <w:ind w:firstLine="0"/>
              <w:jc w:val="center"/>
              <w:rPr>
                <w:ins w:id="9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88FF906" w14:textId="77777777" w:rsidR="000F713F" w:rsidRPr="000F713F" w:rsidRDefault="000F713F" w:rsidP="000F713F">
            <w:pPr>
              <w:keepLines/>
              <w:numPr>
                <w:ilvl w:val="0"/>
                <w:numId w:val="33"/>
              </w:numPr>
              <w:spacing w:before="40" w:after="40"/>
              <w:ind w:firstLine="0"/>
              <w:jc w:val="center"/>
              <w:rPr>
                <w:ins w:id="9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512F8D" w14:textId="77777777" w:rsidR="000F713F" w:rsidRPr="000F713F" w:rsidRDefault="000F713F" w:rsidP="000F713F">
            <w:pPr>
              <w:keepLines/>
              <w:numPr>
                <w:ilvl w:val="0"/>
                <w:numId w:val="33"/>
              </w:numPr>
              <w:spacing w:before="40" w:after="40"/>
              <w:ind w:firstLine="0"/>
              <w:jc w:val="center"/>
              <w:rPr>
                <w:ins w:id="92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99FBED" w14:textId="77777777" w:rsidR="000F713F" w:rsidRPr="000F713F" w:rsidRDefault="000F713F" w:rsidP="000F713F">
            <w:pPr>
              <w:keepLines/>
              <w:numPr>
                <w:ilvl w:val="0"/>
                <w:numId w:val="33"/>
              </w:numPr>
              <w:spacing w:before="40" w:after="40"/>
              <w:ind w:firstLine="0"/>
              <w:jc w:val="center"/>
              <w:rPr>
                <w:ins w:id="93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562ACC8" w14:textId="77777777" w:rsidR="000F713F" w:rsidRPr="000F713F" w:rsidRDefault="000F713F" w:rsidP="000F713F">
            <w:pPr>
              <w:keepLines/>
              <w:numPr>
                <w:ilvl w:val="0"/>
                <w:numId w:val="33"/>
              </w:numPr>
              <w:spacing w:before="40" w:after="40"/>
              <w:ind w:firstLine="0"/>
              <w:jc w:val="center"/>
              <w:rPr>
                <w:ins w:id="93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58B4DE5" w14:textId="77777777" w:rsidR="000F713F" w:rsidRPr="000F713F" w:rsidRDefault="000F713F" w:rsidP="000F713F">
            <w:pPr>
              <w:keepLines/>
              <w:numPr>
                <w:ilvl w:val="0"/>
                <w:numId w:val="33"/>
              </w:numPr>
              <w:spacing w:before="40" w:after="40"/>
              <w:ind w:firstLine="0"/>
              <w:jc w:val="center"/>
              <w:rPr>
                <w:ins w:id="932" w:author="Huawei" w:date="2018-03-28T15:01:00Z"/>
                <w:rFonts w:ascii="Times New Roman" w:eastAsia="SimSun" w:hAnsi="Times New Roman"/>
                <w:color w:val="000000"/>
                <w:kern w:val="24"/>
                <w:sz w:val="16"/>
                <w:szCs w:val="18"/>
                <w:lang w:eastAsia="x-none"/>
              </w:rPr>
            </w:pPr>
          </w:p>
        </w:tc>
      </w:tr>
      <w:tr w:rsidR="000F713F" w:rsidRPr="000F713F" w14:paraId="6D45CD05" w14:textId="77777777" w:rsidTr="000F713F">
        <w:trPr>
          <w:cantSplit/>
          <w:jc w:val="center"/>
          <w:ins w:id="933" w:author="Huawei" w:date="2018-03-28T15:01:00Z"/>
        </w:trPr>
        <w:tc>
          <w:tcPr>
            <w:tcW w:w="0" w:type="auto"/>
            <w:vMerge w:val="restart"/>
            <w:tcBorders>
              <w:top w:val="single" w:sz="4" w:space="0" w:color="auto"/>
              <w:left w:val="single" w:sz="4" w:space="0" w:color="auto"/>
              <w:right w:val="single" w:sz="4" w:space="0" w:color="auto"/>
            </w:tcBorders>
            <w:vAlign w:val="center"/>
          </w:tcPr>
          <w:p w14:paraId="72B6A276" w14:textId="77777777" w:rsidR="000F713F" w:rsidRPr="000F713F" w:rsidRDefault="000F713F" w:rsidP="000F713F">
            <w:pPr>
              <w:ind w:left="720" w:hanging="720"/>
              <w:rPr>
                <w:ins w:id="934" w:author="Huawei" w:date="2018-03-28T15:01:00Z"/>
                <w:rFonts w:ascii="Arial" w:eastAsia="Malgun Gothic" w:hAnsi="Arial" w:cs="Arial"/>
                <w:kern w:val="2"/>
                <w:sz w:val="16"/>
                <w:szCs w:val="18"/>
              </w:rPr>
            </w:pPr>
            <w:ins w:id="935" w:author="Huawei" w:date="2018-03-28T15:01:00Z">
              <w:r w:rsidRPr="000F713F">
                <w:rPr>
                  <w:rFonts w:ascii="Arial" w:eastAsia="Malgun Gothic" w:hAnsi="Arial" w:cs="Arial"/>
                  <w:kern w:val="2"/>
                  <w:sz w:val="16"/>
                  <w:szCs w:val="18"/>
                </w:rPr>
                <w:t>K-factor (K) [dB]</w:t>
              </w:r>
            </w:ins>
          </w:p>
        </w:tc>
        <w:tc>
          <w:tcPr>
            <w:tcW w:w="358" w:type="pct"/>
            <w:tcBorders>
              <w:top w:val="single" w:sz="4" w:space="0" w:color="auto"/>
              <w:left w:val="single" w:sz="4" w:space="0" w:color="auto"/>
              <w:bottom w:val="single" w:sz="4" w:space="0" w:color="auto"/>
              <w:right w:val="single" w:sz="4" w:space="0" w:color="auto"/>
            </w:tcBorders>
            <w:vAlign w:val="center"/>
          </w:tcPr>
          <w:p w14:paraId="63837A75" w14:textId="77777777" w:rsidR="000F713F" w:rsidRPr="000F713F" w:rsidRDefault="000F713F" w:rsidP="000F713F">
            <w:pPr>
              <w:keepLines/>
              <w:numPr>
                <w:ilvl w:val="0"/>
                <w:numId w:val="33"/>
              </w:numPr>
              <w:spacing w:before="40" w:after="40"/>
              <w:ind w:firstLine="0"/>
              <w:jc w:val="center"/>
              <w:rPr>
                <w:ins w:id="936" w:author="Huawei" w:date="2018-03-28T15:01:00Z"/>
                <w:rFonts w:ascii="Symbol" w:eastAsia="SimSun" w:hAnsi="Symbol"/>
                <w:i/>
                <w:sz w:val="16"/>
                <w:szCs w:val="18"/>
                <w:lang w:eastAsia="x-none"/>
              </w:rPr>
            </w:pPr>
            <w:ins w:id="937" w:author="Huawei" w:date="2018-03-28T15:0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45FDC26E" w14:textId="77777777" w:rsidR="000F713F" w:rsidRPr="000F713F" w:rsidRDefault="000F713F" w:rsidP="000F713F">
            <w:pPr>
              <w:keepLines/>
              <w:numPr>
                <w:ilvl w:val="0"/>
                <w:numId w:val="33"/>
              </w:numPr>
              <w:spacing w:before="40" w:after="40"/>
              <w:ind w:firstLine="0"/>
              <w:jc w:val="center"/>
              <w:rPr>
                <w:ins w:id="93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318CD54" w14:textId="77777777" w:rsidR="000F713F" w:rsidRPr="000F713F" w:rsidRDefault="000F713F" w:rsidP="000F713F">
            <w:pPr>
              <w:keepLines/>
              <w:numPr>
                <w:ilvl w:val="0"/>
                <w:numId w:val="33"/>
              </w:numPr>
              <w:spacing w:before="40" w:after="40"/>
              <w:ind w:firstLine="0"/>
              <w:jc w:val="center"/>
              <w:rPr>
                <w:ins w:id="93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989E169" w14:textId="77777777" w:rsidR="000F713F" w:rsidRPr="000F713F" w:rsidRDefault="000F713F" w:rsidP="000F713F">
            <w:pPr>
              <w:keepLines/>
              <w:numPr>
                <w:ilvl w:val="0"/>
                <w:numId w:val="33"/>
              </w:numPr>
              <w:spacing w:before="40" w:after="40"/>
              <w:ind w:firstLine="0"/>
              <w:jc w:val="center"/>
              <w:rPr>
                <w:ins w:id="9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9996771" w14:textId="77777777" w:rsidR="000F713F" w:rsidRPr="000F713F" w:rsidRDefault="000F713F" w:rsidP="000F713F">
            <w:pPr>
              <w:keepLines/>
              <w:numPr>
                <w:ilvl w:val="0"/>
                <w:numId w:val="33"/>
              </w:numPr>
              <w:spacing w:before="40" w:after="40"/>
              <w:ind w:firstLine="0"/>
              <w:jc w:val="center"/>
              <w:rPr>
                <w:ins w:id="94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221BEA" w14:textId="77777777" w:rsidR="000F713F" w:rsidRPr="000F713F" w:rsidRDefault="000F713F" w:rsidP="000F713F">
            <w:pPr>
              <w:keepLines/>
              <w:numPr>
                <w:ilvl w:val="0"/>
                <w:numId w:val="33"/>
              </w:numPr>
              <w:spacing w:before="40" w:after="40"/>
              <w:ind w:firstLine="0"/>
              <w:jc w:val="center"/>
              <w:rPr>
                <w:ins w:id="94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95ACE3" w14:textId="77777777" w:rsidR="000F713F" w:rsidRPr="000F713F" w:rsidRDefault="000F713F" w:rsidP="000F713F">
            <w:pPr>
              <w:keepLines/>
              <w:numPr>
                <w:ilvl w:val="0"/>
                <w:numId w:val="33"/>
              </w:numPr>
              <w:spacing w:before="40" w:after="40"/>
              <w:ind w:firstLine="0"/>
              <w:jc w:val="center"/>
              <w:rPr>
                <w:ins w:id="94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91641E0" w14:textId="77777777" w:rsidR="000F713F" w:rsidRPr="000F713F" w:rsidRDefault="000F713F" w:rsidP="000F713F">
            <w:pPr>
              <w:keepLines/>
              <w:numPr>
                <w:ilvl w:val="0"/>
                <w:numId w:val="33"/>
              </w:numPr>
              <w:spacing w:before="40" w:after="40"/>
              <w:ind w:firstLine="0"/>
              <w:jc w:val="center"/>
              <w:rPr>
                <w:ins w:id="94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EA1E2B" w14:textId="77777777" w:rsidR="000F713F" w:rsidRPr="000F713F" w:rsidRDefault="000F713F" w:rsidP="000F713F">
            <w:pPr>
              <w:keepLines/>
              <w:numPr>
                <w:ilvl w:val="0"/>
                <w:numId w:val="33"/>
              </w:numPr>
              <w:spacing w:before="40" w:after="40"/>
              <w:ind w:firstLine="0"/>
              <w:jc w:val="center"/>
              <w:rPr>
                <w:ins w:id="94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19431C3" w14:textId="77777777" w:rsidR="000F713F" w:rsidRPr="000F713F" w:rsidRDefault="000F713F" w:rsidP="000F713F">
            <w:pPr>
              <w:keepLines/>
              <w:numPr>
                <w:ilvl w:val="0"/>
                <w:numId w:val="33"/>
              </w:numPr>
              <w:spacing w:before="40" w:after="40"/>
              <w:ind w:firstLine="0"/>
              <w:jc w:val="center"/>
              <w:rPr>
                <w:ins w:id="946" w:author="Huawei" w:date="2018-03-28T15:01:00Z"/>
                <w:rFonts w:ascii="Times New Roman" w:eastAsia="SimSun" w:hAnsi="Times New Roman"/>
                <w:color w:val="000000"/>
                <w:kern w:val="24"/>
                <w:sz w:val="16"/>
                <w:szCs w:val="18"/>
                <w:lang w:eastAsia="x-none"/>
              </w:rPr>
            </w:pPr>
          </w:p>
        </w:tc>
      </w:tr>
      <w:tr w:rsidR="000F713F" w:rsidRPr="000F713F" w14:paraId="60542F60" w14:textId="77777777" w:rsidTr="000F713F">
        <w:trPr>
          <w:cantSplit/>
          <w:jc w:val="center"/>
          <w:ins w:id="947" w:author="Huawei" w:date="2018-03-28T15:01:00Z"/>
        </w:trPr>
        <w:tc>
          <w:tcPr>
            <w:tcW w:w="0" w:type="auto"/>
            <w:vMerge/>
            <w:tcBorders>
              <w:left w:val="single" w:sz="4" w:space="0" w:color="auto"/>
              <w:bottom w:val="single" w:sz="4" w:space="0" w:color="auto"/>
              <w:right w:val="single" w:sz="4" w:space="0" w:color="auto"/>
            </w:tcBorders>
            <w:vAlign w:val="center"/>
          </w:tcPr>
          <w:p w14:paraId="29D72816" w14:textId="77777777" w:rsidR="000F713F" w:rsidRPr="000F713F" w:rsidRDefault="000F713F" w:rsidP="000F713F">
            <w:pPr>
              <w:ind w:left="720" w:hanging="720"/>
              <w:rPr>
                <w:ins w:id="948"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E29A3CB" w14:textId="77777777" w:rsidR="000F713F" w:rsidRPr="000F713F" w:rsidRDefault="000F713F" w:rsidP="000F713F">
            <w:pPr>
              <w:keepLines/>
              <w:numPr>
                <w:ilvl w:val="0"/>
                <w:numId w:val="33"/>
              </w:numPr>
              <w:spacing w:before="40" w:after="40"/>
              <w:ind w:firstLine="0"/>
              <w:jc w:val="center"/>
              <w:rPr>
                <w:ins w:id="949" w:author="Huawei" w:date="2018-03-28T15:01:00Z"/>
                <w:rFonts w:ascii="Symbol" w:eastAsia="SimSun" w:hAnsi="Symbol"/>
                <w:i/>
                <w:sz w:val="16"/>
                <w:szCs w:val="18"/>
                <w:lang w:eastAsia="x-none"/>
              </w:rPr>
            </w:pPr>
            <w:ins w:id="950" w:author="Huawei" w:date="2018-03-28T15:0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5E7D6761" w14:textId="77777777" w:rsidR="000F713F" w:rsidRPr="000F713F" w:rsidRDefault="000F713F" w:rsidP="000F713F">
            <w:pPr>
              <w:keepLines/>
              <w:numPr>
                <w:ilvl w:val="0"/>
                <w:numId w:val="33"/>
              </w:numPr>
              <w:spacing w:before="40" w:after="40"/>
              <w:ind w:firstLine="0"/>
              <w:jc w:val="center"/>
              <w:rPr>
                <w:ins w:id="95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BF3DCC4" w14:textId="77777777" w:rsidR="000F713F" w:rsidRPr="000F713F" w:rsidRDefault="000F713F" w:rsidP="000F713F">
            <w:pPr>
              <w:keepLines/>
              <w:numPr>
                <w:ilvl w:val="0"/>
                <w:numId w:val="33"/>
              </w:numPr>
              <w:spacing w:before="40" w:after="40"/>
              <w:ind w:firstLine="0"/>
              <w:jc w:val="center"/>
              <w:rPr>
                <w:ins w:id="95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5690D97" w14:textId="77777777" w:rsidR="000F713F" w:rsidRPr="000F713F" w:rsidRDefault="000F713F" w:rsidP="000F713F">
            <w:pPr>
              <w:keepLines/>
              <w:numPr>
                <w:ilvl w:val="0"/>
                <w:numId w:val="33"/>
              </w:numPr>
              <w:spacing w:before="40" w:after="40"/>
              <w:ind w:firstLine="0"/>
              <w:jc w:val="center"/>
              <w:rPr>
                <w:ins w:id="9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3B3126" w14:textId="77777777" w:rsidR="000F713F" w:rsidRPr="000F713F" w:rsidRDefault="000F713F" w:rsidP="000F713F">
            <w:pPr>
              <w:keepLines/>
              <w:numPr>
                <w:ilvl w:val="0"/>
                <w:numId w:val="33"/>
              </w:numPr>
              <w:spacing w:before="40" w:after="40"/>
              <w:ind w:firstLine="0"/>
              <w:jc w:val="center"/>
              <w:rPr>
                <w:ins w:id="95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BD949BB" w14:textId="77777777" w:rsidR="000F713F" w:rsidRPr="000F713F" w:rsidRDefault="000F713F" w:rsidP="000F713F">
            <w:pPr>
              <w:keepLines/>
              <w:numPr>
                <w:ilvl w:val="0"/>
                <w:numId w:val="33"/>
              </w:numPr>
              <w:spacing w:before="40" w:after="40"/>
              <w:ind w:firstLine="0"/>
              <w:jc w:val="center"/>
              <w:rPr>
                <w:ins w:id="95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EE7D5A" w14:textId="77777777" w:rsidR="000F713F" w:rsidRPr="000F713F" w:rsidRDefault="000F713F" w:rsidP="000F713F">
            <w:pPr>
              <w:keepLines/>
              <w:numPr>
                <w:ilvl w:val="0"/>
                <w:numId w:val="33"/>
              </w:numPr>
              <w:spacing w:before="40" w:after="40"/>
              <w:ind w:firstLine="0"/>
              <w:jc w:val="center"/>
              <w:rPr>
                <w:ins w:id="95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4BA730" w14:textId="77777777" w:rsidR="000F713F" w:rsidRPr="000F713F" w:rsidRDefault="000F713F" w:rsidP="000F713F">
            <w:pPr>
              <w:keepLines/>
              <w:numPr>
                <w:ilvl w:val="0"/>
                <w:numId w:val="33"/>
              </w:numPr>
              <w:spacing w:before="40" w:after="40"/>
              <w:ind w:firstLine="0"/>
              <w:jc w:val="center"/>
              <w:rPr>
                <w:ins w:id="95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A598679" w14:textId="77777777" w:rsidR="000F713F" w:rsidRPr="000F713F" w:rsidRDefault="000F713F" w:rsidP="000F713F">
            <w:pPr>
              <w:keepLines/>
              <w:numPr>
                <w:ilvl w:val="0"/>
                <w:numId w:val="33"/>
              </w:numPr>
              <w:spacing w:before="40" w:after="40"/>
              <w:ind w:firstLine="0"/>
              <w:jc w:val="center"/>
              <w:rPr>
                <w:ins w:id="95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788A5F9" w14:textId="77777777" w:rsidR="000F713F" w:rsidRPr="000F713F" w:rsidRDefault="000F713F" w:rsidP="000F713F">
            <w:pPr>
              <w:keepLines/>
              <w:numPr>
                <w:ilvl w:val="0"/>
                <w:numId w:val="33"/>
              </w:numPr>
              <w:spacing w:before="40" w:after="40"/>
              <w:ind w:firstLine="0"/>
              <w:jc w:val="center"/>
              <w:rPr>
                <w:ins w:id="959" w:author="Huawei" w:date="2018-03-28T15:01:00Z"/>
                <w:rFonts w:ascii="Times New Roman" w:eastAsia="SimSun" w:hAnsi="Times New Roman"/>
                <w:color w:val="000000"/>
                <w:kern w:val="24"/>
                <w:sz w:val="16"/>
                <w:szCs w:val="18"/>
                <w:lang w:eastAsia="x-none"/>
              </w:rPr>
            </w:pPr>
          </w:p>
        </w:tc>
      </w:tr>
      <w:tr w:rsidR="000F713F" w:rsidRPr="000F713F" w14:paraId="26DFCCD3" w14:textId="77777777" w:rsidTr="000F713F">
        <w:trPr>
          <w:cantSplit/>
          <w:jc w:val="center"/>
          <w:ins w:id="960" w:author="Huawei" w:date="2018-03-28T15:01:00Z"/>
        </w:trPr>
        <w:tc>
          <w:tcPr>
            <w:tcW w:w="0" w:type="auto"/>
            <w:vMerge w:val="restart"/>
            <w:tcBorders>
              <w:top w:val="single" w:sz="4" w:space="0" w:color="auto"/>
              <w:left w:val="single" w:sz="4" w:space="0" w:color="auto"/>
              <w:right w:val="single" w:sz="4" w:space="0" w:color="auto"/>
            </w:tcBorders>
            <w:vAlign w:val="center"/>
          </w:tcPr>
          <w:p w14:paraId="18AA61A0" w14:textId="77777777" w:rsidR="000F713F" w:rsidRPr="000F713F" w:rsidRDefault="000F713F" w:rsidP="000F713F">
            <w:pPr>
              <w:ind w:left="720" w:hanging="720"/>
              <w:rPr>
                <w:ins w:id="961" w:author="Huawei" w:date="2018-03-28T15:01:00Z"/>
                <w:rFonts w:ascii="Arial" w:eastAsia="Malgun Gothic" w:hAnsi="Arial" w:cs="Arial"/>
                <w:kern w:val="2"/>
                <w:sz w:val="16"/>
                <w:szCs w:val="18"/>
              </w:rPr>
            </w:pPr>
            <w:ins w:id="962" w:author="Huawei" w:date="2018-03-28T15:01:00Z">
              <w:r w:rsidRPr="000F713F">
                <w:rPr>
                  <w:rFonts w:ascii="Arial" w:eastAsia="Malgun Gothic" w:hAnsi="Arial" w:cs="Arial"/>
                  <w:kern w:val="2"/>
                  <w:sz w:val="16"/>
                  <w:szCs w:val="18"/>
                </w:rPr>
                <w:t>Cross-Correlations</w:t>
              </w:r>
            </w:ins>
          </w:p>
        </w:tc>
        <w:tc>
          <w:tcPr>
            <w:tcW w:w="358" w:type="pct"/>
            <w:tcBorders>
              <w:top w:val="single" w:sz="4" w:space="0" w:color="auto"/>
              <w:left w:val="single" w:sz="4" w:space="0" w:color="auto"/>
              <w:bottom w:val="single" w:sz="4" w:space="0" w:color="auto"/>
              <w:right w:val="single" w:sz="4" w:space="0" w:color="auto"/>
            </w:tcBorders>
            <w:vAlign w:val="center"/>
          </w:tcPr>
          <w:p w14:paraId="5B6FF23E" w14:textId="77777777" w:rsidR="000F713F" w:rsidRPr="000F713F" w:rsidRDefault="000F713F" w:rsidP="000F713F">
            <w:pPr>
              <w:keepLines/>
              <w:numPr>
                <w:ilvl w:val="0"/>
                <w:numId w:val="33"/>
              </w:numPr>
              <w:spacing w:before="40" w:after="40"/>
              <w:ind w:firstLine="0"/>
              <w:jc w:val="center"/>
              <w:rPr>
                <w:ins w:id="963" w:author="Huawei" w:date="2018-03-28T15:01:00Z"/>
                <w:rFonts w:ascii="Symbol" w:eastAsia="SimSun" w:hAnsi="Symbol"/>
                <w:i/>
                <w:sz w:val="16"/>
                <w:szCs w:val="18"/>
                <w:lang w:eastAsia="x-none"/>
              </w:rPr>
            </w:pPr>
            <w:ins w:id="964"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70AD1A6C" w14:textId="77777777" w:rsidR="000F713F" w:rsidRPr="000F713F" w:rsidRDefault="000F713F" w:rsidP="000F713F">
            <w:pPr>
              <w:keepLines/>
              <w:numPr>
                <w:ilvl w:val="0"/>
                <w:numId w:val="33"/>
              </w:numPr>
              <w:spacing w:before="40" w:after="40"/>
              <w:ind w:firstLine="0"/>
              <w:jc w:val="center"/>
              <w:rPr>
                <w:ins w:id="96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BDBA2A3" w14:textId="77777777" w:rsidR="000F713F" w:rsidRPr="000F713F" w:rsidRDefault="000F713F" w:rsidP="000F713F">
            <w:pPr>
              <w:keepLines/>
              <w:numPr>
                <w:ilvl w:val="0"/>
                <w:numId w:val="33"/>
              </w:numPr>
              <w:spacing w:before="40" w:after="40"/>
              <w:ind w:firstLine="0"/>
              <w:jc w:val="center"/>
              <w:rPr>
                <w:ins w:id="96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FB155D" w14:textId="77777777" w:rsidR="000F713F" w:rsidRPr="000F713F" w:rsidRDefault="000F713F" w:rsidP="000F713F">
            <w:pPr>
              <w:keepLines/>
              <w:numPr>
                <w:ilvl w:val="0"/>
                <w:numId w:val="33"/>
              </w:numPr>
              <w:spacing w:before="40" w:after="40"/>
              <w:ind w:firstLine="0"/>
              <w:jc w:val="center"/>
              <w:rPr>
                <w:ins w:id="96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6F7BF0" w14:textId="77777777" w:rsidR="000F713F" w:rsidRPr="000F713F" w:rsidRDefault="000F713F" w:rsidP="000F713F">
            <w:pPr>
              <w:keepLines/>
              <w:numPr>
                <w:ilvl w:val="0"/>
                <w:numId w:val="33"/>
              </w:numPr>
              <w:spacing w:before="40" w:after="40"/>
              <w:ind w:firstLine="0"/>
              <w:jc w:val="center"/>
              <w:rPr>
                <w:ins w:id="96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9F25013" w14:textId="77777777" w:rsidR="000F713F" w:rsidRPr="000F713F" w:rsidRDefault="000F713F" w:rsidP="000F713F">
            <w:pPr>
              <w:keepLines/>
              <w:numPr>
                <w:ilvl w:val="0"/>
                <w:numId w:val="33"/>
              </w:numPr>
              <w:spacing w:before="40" w:after="40"/>
              <w:ind w:firstLine="0"/>
              <w:jc w:val="center"/>
              <w:rPr>
                <w:ins w:id="96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F6B0FD" w14:textId="77777777" w:rsidR="000F713F" w:rsidRPr="000F713F" w:rsidRDefault="000F713F" w:rsidP="000F713F">
            <w:pPr>
              <w:keepLines/>
              <w:numPr>
                <w:ilvl w:val="0"/>
                <w:numId w:val="33"/>
              </w:numPr>
              <w:spacing w:before="40" w:after="40"/>
              <w:ind w:firstLine="0"/>
              <w:jc w:val="center"/>
              <w:rPr>
                <w:ins w:id="97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5F09A57" w14:textId="77777777" w:rsidR="000F713F" w:rsidRPr="000F713F" w:rsidRDefault="000F713F" w:rsidP="000F713F">
            <w:pPr>
              <w:keepLines/>
              <w:numPr>
                <w:ilvl w:val="0"/>
                <w:numId w:val="33"/>
              </w:numPr>
              <w:spacing w:before="40" w:after="40"/>
              <w:ind w:firstLine="0"/>
              <w:jc w:val="center"/>
              <w:rPr>
                <w:ins w:id="97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5DCE4B" w14:textId="77777777" w:rsidR="000F713F" w:rsidRPr="000F713F" w:rsidRDefault="000F713F" w:rsidP="000F713F">
            <w:pPr>
              <w:keepLines/>
              <w:numPr>
                <w:ilvl w:val="0"/>
                <w:numId w:val="33"/>
              </w:numPr>
              <w:spacing w:before="40" w:after="40"/>
              <w:ind w:firstLine="0"/>
              <w:jc w:val="center"/>
              <w:rPr>
                <w:ins w:id="97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BBFC470" w14:textId="77777777" w:rsidR="000F713F" w:rsidRPr="000F713F" w:rsidRDefault="000F713F" w:rsidP="000F713F">
            <w:pPr>
              <w:keepLines/>
              <w:numPr>
                <w:ilvl w:val="0"/>
                <w:numId w:val="33"/>
              </w:numPr>
              <w:spacing w:before="40" w:after="40"/>
              <w:ind w:firstLine="0"/>
              <w:jc w:val="center"/>
              <w:rPr>
                <w:ins w:id="973" w:author="Huawei" w:date="2018-03-28T15:01:00Z"/>
                <w:rFonts w:ascii="Times New Roman" w:eastAsia="SimSun" w:hAnsi="Times New Roman"/>
                <w:color w:val="000000"/>
                <w:kern w:val="24"/>
                <w:sz w:val="16"/>
                <w:szCs w:val="18"/>
                <w:lang w:eastAsia="x-none"/>
              </w:rPr>
            </w:pPr>
          </w:p>
        </w:tc>
      </w:tr>
      <w:tr w:rsidR="000F713F" w:rsidRPr="000F713F" w14:paraId="17B82CF6" w14:textId="77777777" w:rsidTr="000F713F">
        <w:trPr>
          <w:cantSplit/>
          <w:jc w:val="center"/>
          <w:ins w:id="974" w:author="Huawei" w:date="2018-03-28T15:01:00Z"/>
        </w:trPr>
        <w:tc>
          <w:tcPr>
            <w:tcW w:w="0" w:type="auto"/>
            <w:vMerge/>
            <w:tcBorders>
              <w:left w:val="single" w:sz="4" w:space="0" w:color="auto"/>
              <w:right w:val="single" w:sz="4" w:space="0" w:color="auto"/>
            </w:tcBorders>
            <w:vAlign w:val="center"/>
          </w:tcPr>
          <w:p w14:paraId="72C18B76" w14:textId="77777777" w:rsidR="000F713F" w:rsidRPr="000F713F" w:rsidRDefault="000F713F" w:rsidP="000F713F">
            <w:pPr>
              <w:ind w:left="720" w:hanging="720"/>
              <w:rPr>
                <w:ins w:id="975"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6101708" w14:textId="77777777" w:rsidR="000F713F" w:rsidRPr="000F713F" w:rsidRDefault="000F713F" w:rsidP="000F713F">
            <w:pPr>
              <w:keepLines/>
              <w:numPr>
                <w:ilvl w:val="0"/>
                <w:numId w:val="33"/>
              </w:numPr>
              <w:spacing w:before="40" w:after="40"/>
              <w:ind w:firstLine="0"/>
              <w:jc w:val="center"/>
              <w:rPr>
                <w:ins w:id="976" w:author="Huawei" w:date="2018-03-28T15:01:00Z"/>
                <w:rFonts w:ascii="Symbol" w:eastAsia="SimSun" w:hAnsi="Symbol"/>
                <w:i/>
                <w:sz w:val="16"/>
                <w:szCs w:val="18"/>
                <w:lang w:eastAsia="x-none"/>
              </w:rPr>
            </w:pPr>
            <w:ins w:id="977" w:author="Huawei" w:date="2018-03-28T15:0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32505204" w14:textId="77777777" w:rsidR="000F713F" w:rsidRPr="000F713F" w:rsidRDefault="000F713F" w:rsidP="000F713F">
            <w:pPr>
              <w:keepLines/>
              <w:numPr>
                <w:ilvl w:val="0"/>
                <w:numId w:val="33"/>
              </w:numPr>
              <w:spacing w:before="40" w:after="40"/>
              <w:ind w:firstLine="0"/>
              <w:jc w:val="center"/>
              <w:rPr>
                <w:ins w:id="97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E674190" w14:textId="77777777" w:rsidR="000F713F" w:rsidRPr="000F713F" w:rsidRDefault="000F713F" w:rsidP="000F713F">
            <w:pPr>
              <w:keepLines/>
              <w:numPr>
                <w:ilvl w:val="0"/>
                <w:numId w:val="33"/>
              </w:numPr>
              <w:spacing w:before="40" w:after="40"/>
              <w:ind w:firstLine="0"/>
              <w:jc w:val="center"/>
              <w:rPr>
                <w:ins w:id="97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A4B108B" w14:textId="77777777" w:rsidR="000F713F" w:rsidRPr="000F713F" w:rsidRDefault="000F713F" w:rsidP="000F713F">
            <w:pPr>
              <w:keepLines/>
              <w:numPr>
                <w:ilvl w:val="0"/>
                <w:numId w:val="33"/>
              </w:numPr>
              <w:spacing w:before="40" w:after="40"/>
              <w:ind w:firstLine="0"/>
              <w:jc w:val="center"/>
              <w:rPr>
                <w:ins w:id="98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CC69F87" w14:textId="77777777" w:rsidR="000F713F" w:rsidRPr="000F713F" w:rsidRDefault="000F713F" w:rsidP="000F713F">
            <w:pPr>
              <w:keepLines/>
              <w:numPr>
                <w:ilvl w:val="0"/>
                <w:numId w:val="33"/>
              </w:numPr>
              <w:spacing w:before="40" w:after="40"/>
              <w:ind w:firstLine="0"/>
              <w:jc w:val="center"/>
              <w:rPr>
                <w:ins w:id="98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E2E19F" w14:textId="77777777" w:rsidR="000F713F" w:rsidRPr="000F713F" w:rsidRDefault="000F713F" w:rsidP="000F713F">
            <w:pPr>
              <w:keepLines/>
              <w:numPr>
                <w:ilvl w:val="0"/>
                <w:numId w:val="33"/>
              </w:numPr>
              <w:spacing w:before="40" w:after="40"/>
              <w:ind w:firstLine="0"/>
              <w:jc w:val="center"/>
              <w:rPr>
                <w:ins w:id="98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F679F5" w14:textId="77777777" w:rsidR="000F713F" w:rsidRPr="000F713F" w:rsidRDefault="000F713F" w:rsidP="000F713F">
            <w:pPr>
              <w:keepLines/>
              <w:numPr>
                <w:ilvl w:val="0"/>
                <w:numId w:val="33"/>
              </w:numPr>
              <w:spacing w:before="40" w:after="40"/>
              <w:ind w:firstLine="0"/>
              <w:jc w:val="center"/>
              <w:rPr>
                <w:ins w:id="98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B1AD1C" w14:textId="77777777" w:rsidR="000F713F" w:rsidRPr="000F713F" w:rsidRDefault="000F713F" w:rsidP="000F713F">
            <w:pPr>
              <w:keepLines/>
              <w:numPr>
                <w:ilvl w:val="0"/>
                <w:numId w:val="33"/>
              </w:numPr>
              <w:spacing w:before="40" w:after="40"/>
              <w:ind w:firstLine="0"/>
              <w:jc w:val="center"/>
              <w:rPr>
                <w:ins w:id="98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4ABD73" w14:textId="77777777" w:rsidR="000F713F" w:rsidRPr="000F713F" w:rsidRDefault="000F713F" w:rsidP="000F713F">
            <w:pPr>
              <w:keepLines/>
              <w:numPr>
                <w:ilvl w:val="0"/>
                <w:numId w:val="33"/>
              </w:numPr>
              <w:spacing w:before="40" w:after="40"/>
              <w:ind w:firstLine="0"/>
              <w:jc w:val="center"/>
              <w:rPr>
                <w:ins w:id="98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352BA0D" w14:textId="77777777" w:rsidR="000F713F" w:rsidRPr="000F713F" w:rsidRDefault="000F713F" w:rsidP="000F713F">
            <w:pPr>
              <w:keepLines/>
              <w:numPr>
                <w:ilvl w:val="0"/>
                <w:numId w:val="33"/>
              </w:numPr>
              <w:spacing w:before="40" w:after="40"/>
              <w:ind w:firstLine="0"/>
              <w:jc w:val="center"/>
              <w:rPr>
                <w:ins w:id="986" w:author="Huawei" w:date="2018-03-28T15:01:00Z"/>
                <w:rFonts w:ascii="Times New Roman" w:eastAsia="SimSun" w:hAnsi="Times New Roman"/>
                <w:color w:val="000000"/>
                <w:kern w:val="24"/>
                <w:sz w:val="16"/>
                <w:szCs w:val="18"/>
                <w:lang w:eastAsia="x-none"/>
              </w:rPr>
            </w:pPr>
          </w:p>
        </w:tc>
      </w:tr>
      <w:tr w:rsidR="000F713F" w:rsidRPr="000F713F" w14:paraId="22FCB057" w14:textId="77777777" w:rsidTr="000F713F">
        <w:trPr>
          <w:cantSplit/>
          <w:jc w:val="center"/>
          <w:ins w:id="987" w:author="Huawei" w:date="2018-03-28T15:01:00Z"/>
        </w:trPr>
        <w:tc>
          <w:tcPr>
            <w:tcW w:w="0" w:type="auto"/>
            <w:vMerge/>
            <w:tcBorders>
              <w:left w:val="single" w:sz="4" w:space="0" w:color="auto"/>
              <w:right w:val="single" w:sz="4" w:space="0" w:color="auto"/>
            </w:tcBorders>
            <w:vAlign w:val="center"/>
          </w:tcPr>
          <w:p w14:paraId="0FA1A19B" w14:textId="77777777" w:rsidR="000F713F" w:rsidRPr="000F713F" w:rsidRDefault="000F713F" w:rsidP="000F713F">
            <w:pPr>
              <w:ind w:left="720" w:hanging="720"/>
              <w:rPr>
                <w:ins w:id="988"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6C15F52" w14:textId="77777777" w:rsidR="000F713F" w:rsidRPr="000F713F" w:rsidRDefault="000F713F" w:rsidP="000F713F">
            <w:pPr>
              <w:keepLines/>
              <w:numPr>
                <w:ilvl w:val="0"/>
                <w:numId w:val="33"/>
              </w:numPr>
              <w:spacing w:before="40" w:after="40"/>
              <w:ind w:firstLine="0"/>
              <w:jc w:val="center"/>
              <w:rPr>
                <w:ins w:id="989" w:author="Huawei" w:date="2018-03-28T15:01:00Z"/>
                <w:rFonts w:ascii="Symbol" w:eastAsia="SimSun" w:hAnsi="Symbol"/>
                <w:i/>
                <w:sz w:val="16"/>
                <w:szCs w:val="18"/>
                <w:lang w:eastAsia="x-none"/>
              </w:rPr>
            </w:pPr>
            <w:ins w:id="990" w:author="Huawei" w:date="2018-03-28T15:0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0372A67B" w14:textId="77777777" w:rsidR="000F713F" w:rsidRPr="000F713F" w:rsidRDefault="000F713F" w:rsidP="000F713F">
            <w:pPr>
              <w:keepLines/>
              <w:numPr>
                <w:ilvl w:val="0"/>
                <w:numId w:val="33"/>
              </w:numPr>
              <w:spacing w:before="40" w:after="40"/>
              <w:ind w:firstLine="0"/>
              <w:jc w:val="center"/>
              <w:rPr>
                <w:ins w:id="99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069806B" w14:textId="77777777" w:rsidR="000F713F" w:rsidRPr="000F713F" w:rsidRDefault="000F713F" w:rsidP="000F713F">
            <w:pPr>
              <w:keepLines/>
              <w:numPr>
                <w:ilvl w:val="0"/>
                <w:numId w:val="33"/>
              </w:numPr>
              <w:spacing w:before="40" w:after="40"/>
              <w:ind w:firstLine="0"/>
              <w:jc w:val="center"/>
              <w:rPr>
                <w:ins w:id="99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706A81" w14:textId="77777777" w:rsidR="000F713F" w:rsidRPr="000F713F" w:rsidRDefault="000F713F" w:rsidP="000F713F">
            <w:pPr>
              <w:keepLines/>
              <w:numPr>
                <w:ilvl w:val="0"/>
                <w:numId w:val="33"/>
              </w:numPr>
              <w:spacing w:before="40" w:after="40"/>
              <w:ind w:firstLine="0"/>
              <w:jc w:val="center"/>
              <w:rPr>
                <w:ins w:id="99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5B2A457" w14:textId="77777777" w:rsidR="000F713F" w:rsidRPr="000F713F" w:rsidRDefault="000F713F" w:rsidP="000F713F">
            <w:pPr>
              <w:keepLines/>
              <w:numPr>
                <w:ilvl w:val="0"/>
                <w:numId w:val="33"/>
              </w:numPr>
              <w:spacing w:before="40" w:after="40"/>
              <w:ind w:firstLine="0"/>
              <w:jc w:val="center"/>
              <w:rPr>
                <w:ins w:id="99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577067" w14:textId="77777777" w:rsidR="000F713F" w:rsidRPr="000F713F" w:rsidRDefault="000F713F" w:rsidP="000F713F">
            <w:pPr>
              <w:keepLines/>
              <w:numPr>
                <w:ilvl w:val="0"/>
                <w:numId w:val="33"/>
              </w:numPr>
              <w:spacing w:before="40" w:after="40"/>
              <w:ind w:firstLine="0"/>
              <w:jc w:val="center"/>
              <w:rPr>
                <w:ins w:id="99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7FEE3E" w14:textId="77777777" w:rsidR="000F713F" w:rsidRPr="000F713F" w:rsidRDefault="000F713F" w:rsidP="000F713F">
            <w:pPr>
              <w:keepLines/>
              <w:numPr>
                <w:ilvl w:val="0"/>
                <w:numId w:val="33"/>
              </w:numPr>
              <w:spacing w:before="40" w:after="40"/>
              <w:ind w:firstLine="0"/>
              <w:jc w:val="center"/>
              <w:rPr>
                <w:ins w:id="99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E39DAA" w14:textId="77777777" w:rsidR="000F713F" w:rsidRPr="000F713F" w:rsidRDefault="000F713F" w:rsidP="000F713F">
            <w:pPr>
              <w:keepLines/>
              <w:numPr>
                <w:ilvl w:val="0"/>
                <w:numId w:val="33"/>
              </w:numPr>
              <w:spacing w:before="40" w:after="40"/>
              <w:ind w:firstLine="0"/>
              <w:jc w:val="center"/>
              <w:rPr>
                <w:ins w:id="99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242DC5" w14:textId="77777777" w:rsidR="000F713F" w:rsidRPr="000F713F" w:rsidRDefault="000F713F" w:rsidP="000F713F">
            <w:pPr>
              <w:keepLines/>
              <w:numPr>
                <w:ilvl w:val="0"/>
                <w:numId w:val="33"/>
              </w:numPr>
              <w:spacing w:before="40" w:after="40"/>
              <w:ind w:firstLine="0"/>
              <w:jc w:val="center"/>
              <w:rPr>
                <w:ins w:id="99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1FC9C16" w14:textId="77777777" w:rsidR="000F713F" w:rsidRPr="000F713F" w:rsidRDefault="000F713F" w:rsidP="000F713F">
            <w:pPr>
              <w:keepLines/>
              <w:numPr>
                <w:ilvl w:val="0"/>
                <w:numId w:val="33"/>
              </w:numPr>
              <w:spacing w:before="40" w:after="40"/>
              <w:ind w:firstLine="0"/>
              <w:jc w:val="center"/>
              <w:rPr>
                <w:ins w:id="999" w:author="Huawei" w:date="2018-03-28T15:01:00Z"/>
                <w:rFonts w:ascii="Times New Roman" w:eastAsia="SimSun" w:hAnsi="Times New Roman"/>
                <w:color w:val="000000"/>
                <w:kern w:val="24"/>
                <w:sz w:val="16"/>
                <w:szCs w:val="18"/>
                <w:lang w:eastAsia="x-none"/>
              </w:rPr>
            </w:pPr>
          </w:p>
        </w:tc>
      </w:tr>
      <w:tr w:rsidR="000F713F" w:rsidRPr="000F713F" w14:paraId="091F66FE" w14:textId="77777777" w:rsidTr="000F713F">
        <w:trPr>
          <w:cantSplit/>
          <w:jc w:val="center"/>
          <w:ins w:id="1000" w:author="Huawei" w:date="2018-03-28T15:01:00Z"/>
        </w:trPr>
        <w:tc>
          <w:tcPr>
            <w:tcW w:w="0" w:type="auto"/>
            <w:vMerge/>
            <w:tcBorders>
              <w:left w:val="single" w:sz="4" w:space="0" w:color="auto"/>
              <w:right w:val="single" w:sz="4" w:space="0" w:color="auto"/>
            </w:tcBorders>
            <w:vAlign w:val="center"/>
          </w:tcPr>
          <w:p w14:paraId="5305C3DC" w14:textId="77777777" w:rsidR="000F713F" w:rsidRPr="000F713F" w:rsidRDefault="000F713F" w:rsidP="000F713F">
            <w:pPr>
              <w:ind w:left="720" w:hanging="720"/>
              <w:rPr>
                <w:ins w:id="1001"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F37A8FD" w14:textId="77777777" w:rsidR="000F713F" w:rsidRPr="000F713F" w:rsidRDefault="000F713F" w:rsidP="000F713F">
            <w:pPr>
              <w:keepLines/>
              <w:numPr>
                <w:ilvl w:val="0"/>
                <w:numId w:val="33"/>
              </w:numPr>
              <w:spacing w:before="40" w:after="40"/>
              <w:ind w:firstLine="0"/>
              <w:jc w:val="center"/>
              <w:rPr>
                <w:ins w:id="1002" w:author="Huawei" w:date="2018-03-28T15:01:00Z"/>
                <w:rFonts w:ascii="Symbol" w:eastAsia="SimSun" w:hAnsi="Symbol"/>
                <w:i/>
                <w:sz w:val="16"/>
                <w:szCs w:val="18"/>
                <w:lang w:eastAsia="x-none"/>
              </w:rPr>
            </w:pPr>
            <w:ins w:id="1003"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355AB220" w14:textId="77777777" w:rsidR="000F713F" w:rsidRPr="000F713F" w:rsidRDefault="000F713F" w:rsidP="000F713F">
            <w:pPr>
              <w:keepLines/>
              <w:numPr>
                <w:ilvl w:val="0"/>
                <w:numId w:val="33"/>
              </w:numPr>
              <w:spacing w:before="40" w:after="40"/>
              <w:ind w:firstLine="0"/>
              <w:jc w:val="center"/>
              <w:rPr>
                <w:ins w:id="100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37042A6" w14:textId="77777777" w:rsidR="000F713F" w:rsidRPr="000F713F" w:rsidRDefault="000F713F" w:rsidP="000F713F">
            <w:pPr>
              <w:keepLines/>
              <w:numPr>
                <w:ilvl w:val="0"/>
                <w:numId w:val="33"/>
              </w:numPr>
              <w:spacing w:before="40" w:after="40"/>
              <w:ind w:firstLine="0"/>
              <w:jc w:val="center"/>
              <w:rPr>
                <w:ins w:id="100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B9D005" w14:textId="77777777" w:rsidR="000F713F" w:rsidRPr="000F713F" w:rsidRDefault="000F713F" w:rsidP="000F713F">
            <w:pPr>
              <w:keepLines/>
              <w:numPr>
                <w:ilvl w:val="0"/>
                <w:numId w:val="33"/>
              </w:numPr>
              <w:spacing w:before="40" w:after="40"/>
              <w:ind w:firstLine="0"/>
              <w:jc w:val="center"/>
              <w:rPr>
                <w:ins w:id="100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6E1114" w14:textId="77777777" w:rsidR="000F713F" w:rsidRPr="000F713F" w:rsidRDefault="000F713F" w:rsidP="000F713F">
            <w:pPr>
              <w:keepLines/>
              <w:numPr>
                <w:ilvl w:val="0"/>
                <w:numId w:val="33"/>
              </w:numPr>
              <w:spacing w:before="40" w:after="40"/>
              <w:ind w:firstLine="0"/>
              <w:jc w:val="center"/>
              <w:rPr>
                <w:ins w:id="100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920E1F" w14:textId="77777777" w:rsidR="000F713F" w:rsidRPr="000F713F" w:rsidRDefault="000F713F" w:rsidP="000F713F">
            <w:pPr>
              <w:keepLines/>
              <w:numPr>
                <w:ilvl w:val="0"/>
                <w:numId w:val="33"/>
              </w:numPr>
              <w:spacing w:before="40" w:after="40"/>
              <w:ind w:firstLine="0"/>
              <w:jc w:val="center"/>
              <w:rPr>
                <w:ins w:id="100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2349DA4" w14:textId="77777777" w:rsidR="000F713F" w:rsidRPr="000F713F" w:rsidRDefault="000F713F" w:rsidP="000F713F">
            <w:pPr>
              <w:keepLines/>
              <w:numPr>
                <w:ilvl w:val="0"/>
                <w:numId w:val="33"/>
              </w:numPr>
              <w:spacing w:before="40" w:after="40"/>
              <w:ind w:firstLine="0"/>
              <w:jc w:val="center"/>
              <w:rPr>
                <w:ins w:id="100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908960" w14:textId="77777777" w:rsidR="000F713F" w:rsidRPr="000F713F" w:rsidRDefault="000F713F" w:rsidP="000F713F">
            <w:pPr>
              <w:keepLines/>
              <w:numPr>
                <w:ilvl w:val="0"/>
                <w:numId w:val="33"/>
              </w:numPr>
              <w:spacing w:before="40" w:after="40"/>
              <w:ind w:firstLine="0"/>
              <w:jc w:val="center"/>
              <w:rPr>
                <w:ins w:id="101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F2F7D3" w14:textId="77777777" w:rsidR="000F713F" w:rsidRPr="000F713F" w:rsidRDefault="000F713F" w:rsidP="000F713F">
            <w:pPr>
              <w:keepLines/>
              <w:numPr>
                <w:ilvl w:val="0"/>
                <w:numId w:val="33"/>
              </w:numPr>
              <w:spacing w:before="40" w:after="40"/>
              <w:ind w:firstLine="0"/>
              <w:jc w:val="center"/>
              <w:rPr>
                <w:ins w:id="101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A1A2C39" w14:textId="77777777" w:rsidR="000F713F" w:rsidRPr="000F713F" w:rsidRDefault="000F713F" w:rsidP="000F713F">
            <w:pPr>
              <w:keepLines/>
              <w:numPr>
                <w:ilvl w:val="0"/>
                <w:numId w:val="33"/>
              </w:numPr>
              <w:spacing w:before="40" w:after="40"/>
              <w:ind w:firstLine="0"/>
              <w:jc w:val="center"/>
              <w:rPr>
                <w:ins w:id="1012" w:author="Huawei" w:date="2018-03-28T15:01:00Z"/>
                <w:rFonts w:ascii="Times New Roman" w:eastAsia="SimSun" w:hAnsi="Times New Roman"/>
                <w:color w:val="000000"/>
                <w:kern w:val="24"/>
                <w:sz w:val="16"/>
                <w:szCs w:val="18"/>
                <w:lang w:eastAsia="x-none"/>
              </w:rPr>
            </w:pPr>
          </w:p>
        </w:tc>
      </w:tr>
      <w:tr w:rsidR="000F713F" w:rsidRPr="000F713F" w14:paraId="14A1D302" w14:textId="77777777" w:rsidTr="000F713F">
        <w:trPr>
          <w:cantSplit/>
          <w:jc w:val="center"/>
          <w:ins w:id="1013" w:author="Huawei" w:date="2018-03-28T15:01:00Z"/>
        </w:trPr>
        <w:tc>
          <w:tcPr>
            <w:tcW w:w="0" w:type="auto"/>
            <w:vMerge/>
            <w:tcBorders>
              <w:left w:val="single" w:sz="4" w:space="0" w:color="auto"/>
              <w:right w:val="single" w:sz="4" w:space="0" w:color="auto"/>
            </w:tcBorders>
            <w:vAlign w:val="center"/>
          </w:tcPr>
          <w:p w14:paraId="14BEE16A" w14:textId="77777777" w:rsidR="000F713F" w:rsidRPr="000F713F" w:rsidRDefault="000F713F" w:rsidP="000F713F">
            <w:pPr>
              <w:ind w:left="720" w:hanging="720"/>
              <w:rPr>
                <w:ins w:id="1014"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9DA4964" w14:textId="77777777" w:rsidR="000F713F" w:rsidRPr="000F713F" w:rsidRDefault="000F713F" w:rsidP="000F713F">
            <w:pPr>
              <w:keepLines/>
              <w:numPr>
                <w:ilvl w:val="0"/>
                <w:numId w:val="33"/>
              </w:numPr>
              <w:spacing w:before="40" w:after="40"/>
              <w:ind w:firstLine="0"/>
              <w:jc w:val="center"/>
              <w:rPr>
                <w:ins w:id="1015" w:author="Huawei" w:date="2018-03-28T15:01:00Z"/>
                <w:rFonts w:ascii="Symbol" w:eastAsia="SimSun" w:hAnsi="Symbol"/>
                <w:i/>
                <w:sz w:val="16"/>
                <w:szCs w:val="18"/>
                <w:lang w:eastAsia="x-none"/>
              </w:rPr>
            </w:pPr>
            <w:ins w:id="1016" w:author="Huawei" w:date="2018-03-28T15:01:00Z">
              <w:r w:rsidRPr="000F713F">
                <w:rPr>
                  <w:rFonts w:ascii="Times New Roman" w:eastAsia="SimSun" w:hAnsi="Times New Roman"/>
                  <w:i/>
                  <w:sz w:val="16"/>
                  <w:szCs w:val="18"/>
                  <w:lang w:eastAsia="x-none"/>
                </w:rPr>
                <w:t>DS</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463E6FC6" w14:textId="77777777" w:rsidR="000F713F" w:rsidRPr="000F713F" w:rsidRDefault="000F713F" w:rsidP="000F713F">
            <w:pPr>
              <w:keepLines/>
              <w:numPr>
                <w:ilvl w:val="0"/>
                <w:numId w:val="33"/>
              </w:numPr>
              <w:spacing w:before="40" w:after="40"/>
              <w:ind w:firstLine="0"/>
              <w:jc w:val="center"/>
              <w:rPr>
                <w:ins w:id="101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452CEE0" w14:textId="77777777" w:rsidR="000F713F" w:rsidRPr="000F713F" w:rsidRDefault="000F713F" w:rsidP="000F713F">
            <w:pPr>
              <w:keepLines/>
              <w:numPr>
                <w:ilvl w:val="0"/>
                <w:numId w:val="33"/>
              </w:numPr>
              <w:spacing w:before="40" w:after="40"/>
              <w:ind w:firstLine="0"/>
              <w:jc w:val="center"/>
              <w:rPr>
                <w:ins w:id="101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D7604F" w14:textId="77777777" w:rsidR="000F713F" w:rsidRPr="000F713F" w:rsidRDefault="000F713F" w:rsidP="000F713F">
            <w:pPr>
              <w:keepLines/>
              <w:numPr>
                <w:ilvl w:val="0"/>
                <w:numId w:val="33"/>
              </w:numPr>
              <w:spacing w:before="40" w:after="40"/>
              <w:ind w:firstLine="0"/>
              <w:jc w:val="center"/>
              <w:rPr>
                <w:ins w:id="101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9696FB" w14:textId="77777777" w:rsidR="000F713F" w:rsidRPr="000F713F" w:rsidRDefault="000F713F" w:rsidP="000F713F">
            <w:pPr>
              <w:keepLines/>
              <w:numPr>
                <w:ilvl w:val="0"/>
                <w:numId w:val="33"/>
              </w:numPr>
              <w:spacing w:before="40" w:after="40"/>
              <w:ind w:firstLine="0"/>
              <w:jc w:val="center"/>
              <w:rPr>
                <w:ins w:id="102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2B04AF" w14:textId="77777777" w:rsidR="000F713F" w:rsidRPr="000F713F" w:rsidRDefault="000F713F" w:rsidP="000F713F">
            <w:pPr>
              <w:keepLines/>
              <w:numPr>
                <w:ilvl w:val="0"/>
                <w:numId w:val="33"/>
              </w:numPr>
              <w:spacing w:before="40" w:after="40"/>
              <w:ind w:firstLine="0"/>
              <w:jc w:val="center"/>
              <w:rPr>
                <w:ins w:id="102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5F7DD2" w14:textId="77777777" w:rsidR="000F713F" w:rsidRPr="000F713F" w:rsidRDefault="000F713F" w:rsidP="000F713F">
            <w:pPr>
              <w:keepLines/>
              <w:numPr>
                <w:ilvl w:val="0"/>
                <w:numId w:val="33"/>
              </w:numPr>
              <w:spacing w:before="40" w:after="40"/>
              <w:ind w:firstLine="0"/>
              <w:jc w:val="center"/>
              <w:rPr>
                <w:ins w:id="102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6ACFBC" w14:textId="77777777" w:rsidR="000F713F" w:rsidRPr="000F713F" w:rsidRDefault="000F713F" w:rsidP="000F713F">
            <w:pPr>
              <w:keepLines/>
              <w:numPr>
                <w:ilvl w:val="0"/>
                <w:numId w:val="33"/>
              </w:numPr>
              <w:spacing w:before="40" w:after="40"/>
              <w:ind w:firstLine="0"/>
              <w:jc w:val="center"/>
              <w:rPr>
                <w:ins w:id="102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BB02F18" w14:textId="77777777" w:rsidR="000F713F" w:rsidRPr="000F713F" w:rsidRDefault="000F713F" w:rsidP="000F713F">
            <w:pPr>
              <w:keepLines/>
              <w:numPr>
                <w:ilvl w:val="0"/>
                <w:numId w:val="33"/>
              </w:numPr>
              <w:spacing w:before="40" w:after="40"/>
              <w:ind w:firstLine="0"/>
              <w:jc w:val="center"/>
              <w:rPr>
                <w:ins w:id="102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10B96B7" w14:textId="77777777" w:rsidR="000F713F" w:rsidRPr="000F713F" w:rsidRDefault="000F713F" w:rsidP="000F713F">
            <w:pPr>
              <w:keepLines/>
              <w:numPr>
                <w:ilvl w:val="0"/>
                <w:numId w:val="33"/>
              </w:numPr>
              <w:spacing w:before="40" w:after="40"/>
              <w:ind w:firstLine="0"/>
              <w:jc w:val="center"/>
              <w:rPr>
                <w:ins w:id="1025" w:author="Huawei" w:date="2018-03-28T15:01:00Z"/>
                <w:rFonts w:ascii="Times New Roman" w:eastAsia="SimSun" w:hAnsi="Times New Roman"/>
                <w:color w:val="000000"/>
                <w:kern w:val="24"/>
                <w:sz w:val="16"/>
                <w:szCs w:val="18"/>
                <w:lang w:eastAsia="x-none"/>
              </w:rPr>
            </w:pPr>
          </w:p>
        </w:tc>
      </w:tr>
      <w:tr w:rsidR="000F713F" w:rsidRPr="000F713F" w14:paraId="6D1AD2E8" w14:textId="77777777" w:rsidTr="000F713F">
        <w:trPr>
          <w:cantSplit/>
          <w:jc w:val="center"/>
          <w:ins w:id="1026" w:author="Huawei" w:date="2018-03-28T15:01:00Z"/>
        </w:trPr>
        <w:tc>
          <w:tcPr>
            <w:tcW w:w="0" w:type="auto"/>
            <w:vMerge/>
            <w:tcBorders>
              <w:left w:val="single" w:sz="4" w:space="0" w:color="auto"/>
              <w:right w:val="single" w:sz="4" w:space="0" w:color="auto"/>
            </w:tcBorders>
            <w:vAlign w:val="center"/>
          </w:tcPr>
          <w:p w14:paraId="1F28B61E" w14:textId="77777777" w:rsidR="000F713F" w:rsidRPr="000F713F" w:rsidRDefault="000F713F" w:rsidP="000F713F">
            <w:pPr>
              <w:ind w:left="720" w:hanging="720"/>
              <w:rPr>
                <w:ins w:id="1027"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7DF4DD3" w14:textId="77777777" w:rsidR="000F713F" w:rsidRPr="000F713F" w:rsidRDefault="000F713F" w:rsidP="000F713F">
            <w:pPr>
              <w:keepLines/>
              <w:numPr>
                <w:ilvl w:val="0"/>
                <w:numId w:val="33"/>
              </w:numPr>
              <w:spacing w:before="40" w:after="40"/>
              <w:ind w:firstLine="0"/>
              <w:jc w:val="center"/>
              <w:rPr>
                <w:ins w:id="1028" w:author="Huawei" w:date="2018-03-28T15:01:00Z"/>
                <w:rFonts w:ascii="Symbol" w:eastAsia="SimSun" w:hAnsi="Symbol"/>
                <w:i/>
                <w:sz w:val="16"/>
                <w:szCs w:val="18"/>
                <w:lang w:eastAsia="x-none"/>
              </w:rPr>
            </w:pPr>
            <w:ins w:id="1029"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vertAlign w:val="subscript"/>
                  <w:lang w:eastAsia="x-none"/>
                </w:rPr>
                <w:t xml:space="preserve"> </w:t>
              </w:r>
              <w:r w:rsidRPr="000F713F">
                <w:rPr>
                  <w:rFonts w:ascii="Times New Roman" w:eastAsia="SimSun" w:hAnsi="Times New Roman"/>
                  <w:sz w:val="16"/>
                  <w:szCs w:val="18"/>
                  <w:lang w:eastAsia="x-none"/>
                </w:rPr>
                <w:t xml:space="preserve">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4CB988F2" w14:textId="77777777" w:rsidR="000F713F" w:rsidRPr="000F713F" w:rsidRDefault="000F713F" w:rsidP="000F713F">
            <w:pPr>
              <w:keepLines/>
              <w:numPr>
                <w:ilvl w:val="0"/>
                <w:numId w:val="33"/>
              </w:numPr>
              <w:spacing w:before="40" w:after="40"/>
              <w:ind w:firstLine="0"/>
              <w:jc w:val="center"/>
              <w:rPr>
                <w:ins w:id="103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4C777F8" w14:textId="77777777" w:rsidR="000F713F" w:rsidRPr="000F713F" w:rsidRDefault="000F713F" w:rsidP="000F713F">
            <w:pPr>
              <w:keepLines/>
              <w:numPr>
                <w:ilvl w:val="0"/>
                <w:numId w:val="33"/>
              </w:numPr>
              <w:spacing w:before="40" w:after="40"/>
              <w:ind w:firstLine="0"/>
              <w:jc w:val="center"/>
              <w:rPr>
                <w:ins w:id="103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522694" w14:textId="77777777" w:rsidR="000F713F" w:rsidRPr="000F713F" w:rsidRDefault="000F713F" w:rsidP="000F713F">
            <w:pPr>
              <w:keepLines/>
              <w:numPr>
                <w:ilvl w:val="0"/>
                <w:numId w:val="33"/>
              </w:numPr>
              <w:spacing w:before="40" w:after="40"/>
              <w:ind w:firstLine="0"/>
              <w:jc w:val="center"/>
              <w:rPr>
                <w:ins w:id="103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9EF287" w14:textId="77777777" w:rsidR="000F713F" w:rsidRPr="000F713F" w:rsidRDefault="000F713F" w:rsidP="000F713F">
            <w:pPr>
              <w:keepLines/>
              <w:numPr>
                <w:ilvl w:val="0"/>
                <w:numId w:val="33"/>
              </w:numPr>
              <w:spacing w:before="40" w:after="40"/>
              <w:ind w:firstLine="0"/>
              <w:jc w:val="center"/>
              <w:rPr>
                <w:ins w:id="103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CAFB23" w14:textId="77777777" w:rsidR="000F713F" w:rsidRPr="000F713F" w:rsidRDefault="000F713F" w:rsidP="000F713F">
            <w:pPr>
              <w:keepLines/>
              <w:numPr>
                <w:ilvl w:val="0"/>
                <w:numId w:val="33"/>
              </w:numPr>
              <w:spacing w:before="40" w:after="40"/>
              <w:ind w:firstLine="0"/>
              <w:jc w:val="center"/>
              <w:rPr>
                <w:ins w:id="103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B113C3E" w14:textId="77777777" w:rsidR="000F713F" w:rsidRPr="000F713F" w:rsidRDefault="000F713F" w:rsidP="000F713F">
            <w:pPr>
              <w:keepLines/>
              <w:numPr>
                <w:ilvl w:val="0"/>
                <w:numId w:val="33"/>
              </w:numPr>
              <w:spacing w:before="40" w:after="40"/>
              <w:ind w:firstLine="0"/>
              <w:jc w:val="center"/>
              <w:rPr>
                <w:ins w:id="103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40D7CA" w14:textId="77777777" w:rsidR="000F713F" w:rsidRPr="000F713F" w:rsidRDefault="000F713F" w:rsidP="000F713F">
            <w:pPr>
              <w:keepLines/>
              <w:numPr>
                <w:ilvl w:val="0"/>
                <w:numId w:val="33"/>
              </w:numPr>
              <w:spacing w:before="40" w:after="40"/>
              <w:ind w:firstLine="0"/>
              <w:jc w:val="center"/>
              <w:rPr>
                <w:ins w:id="103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A31BE1" w14:textId="77777777" w:rsidR="000F713F" w:rsidRPr="000F713F" w:rsidRDefault="000F713F" w:rsidP="000F713F">
            <w:pPr>
              <w:keepLines/>
              <w:numPr>
                <w:ilvl w:val="0"/>
                <w:numId w:val="33"/>
              </w:numPr>
              <w:spacing w:before="40" w:after="40"/>
              <w:ind w:firstLine="0"/>
              <w:jc w:val="center"/>
              <w:rPr>
                <w:ins w:id="103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D7142C2" w14:textId="77777777" w:rsidR="000F713F" w:rsidRPr="000F713F" w:rsidRDefault="000F713F" w:rsidP="000F713F">
            <w:pPr>
              <w:keepLines/>
              <w:numPr>
                <w:ilvl w:val="0"/>
                <w:numId w:val="33"/>
              </w:numPr>
              <w:spacing w:before="40" w:after="40"/>
              <w:ind w:firstLine="0"/>
              <w:jc w:val="center"/>
              <w:rPr>
                <w:ins w:id="1038" w:author="Huawei" w:date="2018-03-28T15:01:00Z"/>
                <w:rFonts w:ascii="Times New Roman" w:eastAsia="SimSun" w:hAnsi="Times New Roman"/>
                <w:color w:val="000000"/>
                <w:kern w:val="24"/>
                <w:sz w:val="16"/>
                <w:szCs w:val="18"/>
                <w:lang w:eastAsia="x-none"/>
              </w:rPr>
            </w:pPr>
          </w:p>
        </w:tc>
      </w:tr>
      <w:tr w:rsidR="000F713F" w:rsidRPr="000F713F" w14:paraId="46385165" w14:textId="77777777" w:rsidTr="000F713F">
        <w:trPr>
          <w:cantSplit/>
          <w:jc w:val="center"/>
          <w:ins w:id="1039" w:author="Huawei" w:date="2018-03-28T15:01:00Z"/>
        </w:trPr>
        <w:tc>
          <w:tcPr>
            <w:tcW w:w="0" w:type="auto"/>
            <w:vMerge/>
            <w:tcBorders>
              <w:left w:val="single" w:sz="4" w:space="0" w:color="auto"/>
              <w:right w:val="single" w:sz="4" w:space="0" w:color="auto"/>
            </w:tcBorders>
            <w:vAlign w:val="center"/>
          </w:tcPr>
          <w:p w14:paraId="391A0498" w14:textId="77777777" w:rsidR="000F713F" w:rsidRPr="000F713F" w:rsidRDefault="000F713F" w:rsidP="000F713F">
            <w:pPr>
              <w:ind w:left="720" w:hanging="720"/>
              <w:rPr>
                <w:ins w:id="1040"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62F0DDE" w14:textId="77777777" w:rsidR="000F713F" w:rsidRPr="000F713F" w:rsidRDefault="000F713F" w:rsidP="000F713F">
            <w:pPr>
              <w:keepLines/>
              <w:numPr>
                <w:ilvl w:val="0"/>
                <w:numId w:val="33"/>
              </w:numPr>
              <w:spacing w:before="40" w:after="40"/>
              <w:ind w:firstLine="0"/>
              <w:jc w:val="center"/>
              <w:rPr>
                <w:ins w:id="1041" w:author="Huawei" w:date="2018-03-28T15:01:00Z"/>
                <w:rFonts w:ascii="Symbol" w:eastAsia="SimSun" w:hAnsi="Symbol"/>
                <w:i/>
                <w:sz w:val="16"/>
                <w:szCs w:val="18"/>
                <w:lang w:eastAsia="x-none"/>
              </w:rPr>
            </w:pPr>
            <w:ins w:id="1042"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4633BE89" w14:textId="77777777" w:rsidR="000F713F" w:rsidRPr="000F713F" w:rsidRDefault="000F713F" w:rsidP="000F713F">
            <w:pPr>
              <w:keepLines/>
              <w:numPr>
                <w:ilvl w:val="0"/>
                <w:numId w:val="33"/>
              </w:numPr>
              <w:spacing w:before="40" w:after="40"/>
              <w:ind w:firstLine="0"/>
              <w:jc w:val="center"/>
              <w:rPr>
                <w:ins w:id="104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A217326" w14:textId="77777777" w:rsidR="000F713F" w:rsidRPr="000F713F" w:rsidRDefault="000F713F" w:rsidP="000F713F">
            <w:pPr>
              <w:keepLines/>
              <w:numPr>
                <w:ilvl w:val="0"/>
                <w:numId w:val="33"/>
              </w:numPr>
              <w:spacing w:before="40" w:after="40"/>
              <w:ind w:firstLine="0"/>
              <w:jc w:val="center"/>
              <w:rPr>
                <w:ins w:id="104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4B496F" w14:textId="77777777" w:rsidR="000F713F" w:rsidRPr="000F713F" w:rsidRDefault="000F713F" w:rsidP="000F713F">
            <w:pPr>
              <w:keepLines/>
              <w:numPr>
                <w:ilvl w:val="0"/>
                <w:numId w:val="33"/>
              </w:numPr>
              <w:spacing w:before="40" w:after="40"/>
              <w:ind w:firstLine="0"/>
              <w:jc w:val="center"/>
              <w:rPr>
                <w:ins w:id="104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4CC585" w14:textId="77777777" w:rsidR="000F713F" w:rsidRPr="000F713F" w:rsidRDefault="000F713F" w:rsidP="000F713F">
            <w:pPr>
              <w:keepLines/>
              <w:numPr>
                <w:ilvl w:val="0"/>
                <w:numId w:val="33"/>
              </w:numPr>
              <w:spacing w:before="40" w:after="40"/>
              <w:ind w:firstLine="0"/>
              <w:jc w:val="center"/>
              <w:rPr>
                <w:ins w:id="104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34260E1" w14:textId="77777777" w:rsidR="000F713F" w:rsidRPr="000F713F" w:rsidRDefault="000F713F" w:rsidP="000F713F">
            <w:pPr>
              <w:keepLines/>
              <w:numPr>
                <w:ilvl w:val="0"/>
                <w:numId w:val="33"/>
              </w:numPr>
              <w:spacing w:before="40" w:after="40"/>
              <w:ind w:firstLine="0"/>
              <w:jc w:val="center"/>
              <w:rPr>
                <w:ins w:id="104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48B4644" w14:textId="77777777" w:rsidR="000F713F" w:rsidRPr="000F713F" w:rsidRDefault="000F713F" w:rsidP="000F713F">
            <w:pPr>
              <w:keepLines/>
              <w:numPr>
                <w:ilvl w:val="0"/>
                <w:numId w:val="33"/>
              </w:numPr>
              <w:spacing w:before="40" w:after="40"/>
              <w:ind w:firstLine="0"/>
              <w:jc w:val="center"/>
              <w:rPr>
                <w:ins w:id="104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139731" w14:textId="77777777" w:rsidR="000F713F" w:rsidRPr="000F713F" w:rsidRDefault="000F713F" w:rsidP="000F713F">
            <w:pPr>
              <w:keepLines/>
              <w:numPr>
                <w:ilvl w:val="0"/>
                <w:numId w:val="33"/>
              </w:numPr>
              <w:spacing w:before="40" w:after="40"/>
              <w:ind w:firstLine="0"/>
              <w:jc w:val="center"/>
              <w:rPr>
                <w:ins w:id="104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09BE945" w14:textId="77777777" w:rsidR="000F713F" w:rsidRPr="000F713F" w:rsidRDefault="000F713F" w:rsidP="000F713F">
            <w:pPr>
              <w:keepLines/>
              <w:numPr>
                <w:ilvl w:val="0"/>
                <w:numId w:val="33"/>
              </w:numPr>
              <w:spacing w:before="40" w:after="40"/>
              <w:ind w:firstLine="0"/>
              <w:jc w:val="center"/>
              <w:rPr>
                <w:ins w:id="105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850FE4B" w14:textId="77777777" w:rsidR="000F713F" w:rsidRPr="000F713F" w:rsidRDefault="000F713F" w:rsidP="000F713F">
            <w:pPr>
              <w:keepLines/>
              <w:numPr>
                <w:ilvl w:val="0"/>
                <w:numId w:val="33"/>
              </w:numPr>
              <w:spacing w:before="40" w:after="40"/>
              <w:ind w:firstLine="0"/>
              <w:jc w:val="center"/>
              <w:rPr>
                <w:ins w:id="1051" w:author="Huawei" w:date="2018-03-28T15:01:00Z"/>
                <w:rFonts w:ascii="Times New Roman" w:eastAsia="SimSun" w:hAnsi="Times New Roman"/>
                <w:color w:val="000000"/>
                <w:kern w:val="24"/>
                <w:sz w:val="16"/>
                <w:szCs w:val="18"/>
                <w:lang w:eastAsia="x-none"/>
              </w:rPr>
            </w:pPr>
          </w:p>
        </w:tc>
      </w:tr>
      <w:tr w:rsidR="000F713F" w:rsidRPr="000F713F" w14:paraId="69C01E95" w14:textId="77777777" w:rsidTr="000F713F">
        <w:trPr>
          <w:cantSplit/>
          <w:jc w:val="center"/>
          <w:ins w:id="1052" w:author="Huawei" w:date="2018-03-28T15:01:00Z"/>
        </w:trPr>
        <w:tc>
          <w:tcPr>
            <w:tcW w:w="0" w:type="auto"/>
            <w:vMerge/>
            <w:tcBorders>
              <w:left w:val="single" w:sz="4" w:space="0" w:color="auto"/>
              <w:right w:val="single" w:sz="4" w:space="0" w:color="auto"/>
            </w:tcBorders>
            <w:vAlign w:val="center"/>
          </w:tcPr>
          <w:p w14:paraId="79977AD6" w14:textId="77777777" w:rsidR="000F713F" w:rsidRPr="000F713F" w:rsidRDefault="000F713F" w:rsidP="000F713F">
            <w:pPr>
              <w:ind w:left="720" w:hanging="720"/>
              <w:rPr>
                <w:ins w:id="1053"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3505A34" w14:textId="77777777" w:rsidR="000F713F" w:rsidRPr="000F713F" w:rsidRDefault="000F713F" w:rsidP="000F713F">
            <w:pPr>
              <w:keepLines/>
              <w:numPr>
                <w:ilvl w:val="0"/>
                <w:numId w:val="33"/>
              </w:numPr>
              <w:spacing w:before="40" w:after="40"/>
              <w:ind w:firstLine="0"/>
              <w:jc w:val="center"/>
              <w:rPr>
                <w:ins w:id="1054" w:author="Huawei" w:date="2018-03-28T15:01:00Z"/>
                <w:rFonts w:ascii="Symbol" w:eastAsia="SimSun" w:hAnsi="Symbol"/>
                <w:i/>
                <w:sz w:val="16"/>
                <w:szCs w:val="18"/>
                <w:lang w:eastAsia="x-none"/>
              </w:rPr>
            </w:pPr>
            <w:ins w:id="1055" w:author="Huawei" w:date="2018-03-28T15:0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7CA15D78" w14:textId="77777777" w:rsidR="000F713F" w:rsidRPr="000F713F" w:rsidRDefault="000F713F" w:rsidP="000F713F">
            <w:pPr>
              <w:keepLines/>
              <w:numPr>
                <w:ilvl w:val="0"/>
                <w:numId w:val="33"/>
              </w:numPr>
              <w:spacing w:before="40" w:after="40"/>
              <w:ind w:firstLine="0"/>
              <w:jc w:val="center"/>
              <w:rPr>
                <w:ins w:id="105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58BC9F7" w14:textId="77777777" w:rsidR="000F713F" w:rsidRPr="000F713F" w:rsidRDefault="000F713F" w:rsidP="000F713F">
            <w:pPr>
              <w:keepLines/>
              <w:numPr>
                <w:ilvl w:val="0"/>
                <w:numId w:val="33"/>
              </w:numPr>
              <w:spacing w:before="40" w:after="40"/>
              <w:ind w:firstLine="0"/>
              <w:jc w:val="center"/>
              <w:rPr>
                <w:ins w:id="105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CFEEDB" w14:textId="77777777" w:rsidR="000F713F" w:rsidRPr="000F713F" w:rsidRDefault="000F713F" w:rsidP="000F713F">
            <w:pPr>
              <w:keepLines/>
              <w:numPr>
                <w:ilvl w:val="0"/>
                <w:numId w:val="33"/>
              </w:numPr>
              <w:spacing w:before="40" w:after="40"/>
              <w:ind w:firstLine="0"/>
              <w:jc w:val="center"/>
              <w:rPr>
                <w:ins w:id="105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0B3781" w14:textId="77777777" w:rsidR="000F713F" w:rsidRPr="000F713F" w:rsidRDefault="000F713F" w:rsidP="000F713F">
            <w:pPr>
              <w:keepLines/>
              <w:numPr>
                <w:ilvl w:val="0"/>
                <w:numId w:val="33"/>
              </w:numPr>
              <w:spacing w:before="40" w:after="40"/>
              <w:ind w:firstLine="0"/>
              <w:jc w:val="center"/>
              <w:rPr>
                <w:ins w:id="105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B5D11B9" w14:textId="77777777" w:rsidR="000F713F" w:rsidRPr="000F713F" w:rsidRDefault="000F713F" w:rsidP="000F713F">
            <w:pPr>
              <w:keepLines/>
              <w:numPr>
                <w:ilvl w:val="0"/>
                <w:numId w:val="33"/>
              </w:numPr>
              <w:spacing w:before="40" w:after="40"/>
              <w:ind w:firstLine="0"/>
              <w:jc w:val="center"/>
              <w:rPr>
                <w:ins w:id="106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7DD973" w14:textId="77777777" w:rsidR="000F713F" w:rsidRPr="000F713F" w:rsidRDefault="000F713F" w:rsidP="000F713F">
            <w:pPr>
              <w:keepLines/>
              <w:numPr>
                <w:ilvl w:val="0"/>
                <w:numId w:val="33"/>
              </w:numPr>
              <w:spacing w:before="40" w:after="40"/>
              <w:ind w:firstLine="0"/>
              <w:jc w:val="center"/>
              <w:rPr>
                <w:ins w:id="106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0BD231" w14:textId="77777777" w:rsidR="000F713F" w:rsidRPr="000F713F" w:rsidRDefault="000F713F" w:rsidP="000F713F">
            <w:pPr>
              <w:keepLines/>
              <w:numPr>
                <w:ilvl w:val="0"/>
                <w:numId w:val="33"/>
              </w:numPr>
              <w:spacing w:before="40" w:after="40"/>
              <w:ind w:firstLine="0"/>
              <w:jc w:val="center"/>
              <w:rPr>
                <w:ins w:id="106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8B6B3C" w14:textId="77777777" w:rsidR="000F713F" w:rsidRPr="000F713F" w:rsidRDefault="000F713F" w:rsidP="000F713F">
            <w:pPr>
              <w:keepLines/>
              <w:numPr>
                <w:ilvl w:val="0"/>
                <w:numId w:val="33"/>
              </w:numPr>
              <w:spacing w:before="40" w:after="40"/>
              <w:ind w:firstLine="0"/>
              <w:jc w:val="center"/>
              <w:rPr>
                <w:ins w:id="106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A9D9092" w14:textId="77777777" w:rsidR="000F713F" w:rsidRPr="000F713F" w:rsidRDefault="000F713F" w:rsidP="000F713F">
            <w:pPr>
              <w:keepLines/>
              <w:numPr>
                <w:ilvl w:val="0"/>
                <w:numId w:val="33"/>
              </w:numPr>
              <w:spacing w:before="40" w:after="40"/>
              <w:ind w:firstLine="0"/>
              <w:jc w:val="center"/>
              <w:rPr>
                <w:ins w:id="1064" w:author="Huawei" w:date="2018-03-28T15:01:00Z"/>
                <w:rFonts w:ascii="Times New Roman" w:eastAsia="SimSun" w:hAnsi="Times New Roman"/>
                <w:color w:val="000000"/>
                <w:kern w:val="24"/>
                <w:sz w:val="16"/>
                <w:szCs w:val="18"/>
                <w:lang w:eastAsia="x-none"/>
              </w:rPr>
            </w:pPr>
          </w:p>
        </w:tc>
      </w:tr>
      <w:tr w:rsidR="000F713F" w:rsidRPr="000F713F" w14:paraId="26625D0B" w14:textId="77777777" w:rsidTr="000F713F">
        <w:trPr>
          <w:cantSplit/>
          <w:jc w:val="center"/>
          <w:ins w:id="1065" w:author="Huawei" w:date="2018-03-28T15:01:00Z"/>
        </w:trPr>
        <w:tc>
          <w:tcPr>
            <w:tcW w:w="0" w:type="auto"/>
            <w:vMerge/>
            <w:tcBorders>
              <w:left w:val="single" w:sz="4" w:space="0" w:color="auto"/>
              <w:right w:val="single" w:sz="4" w:space="0" w:color="auto"/>
            </w:tcBorders>
            <w:vAlign w:val="center"/>
          </w:tcPr>
          <w:p w14:paraId="0A622967" w14:textId="77777777" w:rsidR="000F713F" w:rsidRPr="000F713F" w:rsidRDefault="000F713F" w:rsidP="000F713F">
            <w:pPr>
              <w:ind w:left="720" w:hanging="720"/>
              <w:rPr>
                <w:ins w:id="1066"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2DAFDC7" w14:textId="77777777" w:rsidR="000F713F" w:rsidRPr="000F713F" w:rsidRDefault="000F713F" w:rsidP="000F713F">
            <w:pPr>
              <w:keepLines/>
              <w:numPr>
                <w:ilvl w:val="0"/>
                <w:numId w:val="33"/>
              </w:numPr>
              <w:spacing w:before="40" w:after="40"/>
              <w:ind w:firstLine="0"/>
              <w:jc w:val="center"/>
              <w:rPr>
                <w:ins w:id="1067" w:author="Huawei" w:date="2018-03-28T15:01:00Z"/>
                <w:rFonts w:ascii="Symbol" w:eastAsia="SimSun" w:hAnsi="Symbol"/>
                <w:i/>
                <w:sz w:val="16"/>
                <w:szCs w:val="18"/>
                <w:lang w:eastAsia="x-none"/>
              </w:rPr>
            </w:pPr>
            <w:ins w:id="1068" w:author="Huawei" w:date="2018-03-28T15:01:00Z">
              <w:r w:rsidRPr="000F713F">
                <w:rPr>
                  <w:rFonts w:ascii="Times New Roman" w:eastAsia="SimSun" w:hAnsi="Times New Roman"/>
                  <w:i/>
                  <w:sz w:val="16"/>
                  <w:szCs w:val="18"/>
                  <w:lang w:eastAsia="x-none"/>
                </w:rPr>
                <w:t>DS</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56469F52" w14:textId="77777777" w:rsidR="000F713F" w:rsidRPr="000F713F" w:rsidRDefault="000F713F" w:rsidP="000F713F">
            <w:pPr>
              <w:keepLines/>
              <w:numPr>
                <w:ilvl w:val="0"/>
                <w:numId w:val="33"/>
              </w:numPr>
              <w:spacing w:before="40" w:after="40"/>
              <w:ind w:firstLine="0"/>
              <w:jc w:val="center"/>
              <w:rPr>
                <w:ins w:id="106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E5AF982" w14:textId="77777777" w:rsidR="000F713F" w:rsidRPr="000F713F" w:rsidRDefault="000F713F" w:rsidP="000F713F">
            <w:pPr>
              <w:keepLines/>
              <w:numPr>
                <w:ilvl w:val="0"/>
                <w:numId w:val="33"/>
              </w:numPr>
              <w:spacing w:before="40" w:after="40"/>
              <w:ind w:firstLine="0"/>
              <w:jc w:val="center"/>
              <w:rPr>
                <w:ins w:id="107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22DF92" w14:textId="77777777" w:rsidR="000F713F" w:rsidRPr="000F713F" w:rsidRDefault="000F713F" w:rsidP="000F713F">
            <w:pPr>
              <w:keepLines/>
              <w:numPr>
                <w:ilvl w:val="0"/>
                <w:numId w:val="33"/>
              </w:numPr>
              <w:spacing w:before="40" w:after="40"/>
              <w:ind w:firstLine="0"/>
              <w:jc w:val="center"/>
              <w:rPr>
                <w:ins w:id="107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BE7BAE1" w14:textId="77777777" w:rsidR="000F713F" w:rsidRPr="000F713F" w:rsidRDefault="000F713F" w:rsidP="000F713F">
            <w:pPr>
              <w:keepLines/>
              <w:numPr>
                <w:ilvl w:val="0"/>
                <w:numId w:val="33"/>
              </w:numPr>
              <w:spacing w:before="40" w:after="40"/>
              <w:ind w:firstLine="0"/>
              <w:jc w:val="center"/>
              <w:rPr>
                <w:ins w:id="107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F93795" w14:textId="77777777" w:rsidR="000F713F" w:rsidRPr="000F713F" w:rsidRDefault="000F713F" w:rsidP="000F713F">
            <w:pPr>
              <w:keepLines/>
              <w:numPr>
                <w:ilvl w:val="0"/>
                <w:numId w:val="33"/>
              </w:numPr>
              <w:spacing w:before="40" w:after="40"/>
              <w:ind w:firstLine="0"/>
              <w:jc w:val="center"/>
              <w:rPr>
                <w:ins w:id="107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AD633E8" w14:textId="77777777" w:rsidR="000F713F" w:rsidRPr="000F713F" w:rsidRDefault="000F713F" w:rsidP="000F713F">
            <w:pPr>
              <w:keepLines/>
              <w:numPr>
                <w:ilvl w:val="0"/>
                <w:numId w:val="33"/>
              </w:numPr>
              <w:spacing w:before="40" w:after="40"/>
              <w:ind w:firstLine="0"/>
              <w:jc w:val="center"/>
              <w:rPr>
                <w:ins w:id="10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9230E3" w14:textId="77777777" w:rsidR="000F713F" w:rsidRPr="000F713F" w:rsidRDefault="000F713F" w:rsidP="000F713F">
            <w:pPr>
              <w:keepLines/>
              <w:numPr>
                <w:ilvl w:val="0"/>
                <w:numId w:val="33"/>
              </w:numPr>
              <w:spacing w:before="40" w:after="40"/>
              <w:ind w:firstLine="0"/>
              <w:jc w:val="center"/>
              <w:rPr>
                <w:ins w:id="107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6A33A2" w14:textId="77777777" w:rsidR="000F713F" w:rsidRPr="000F713F" w:rsidRDefault="000F713F" w:rsidP="000F713F">
            <w:pPr>
              <w:keepLines/>
              <w:numPr>
                <w:ilvl w:val="0"/>
                <w:numId w:val="33"/>
              </w:numPr>
              <w:spacing w:before="40" w:after="40"/>
              <w:ind w:firstLine="0"/>
              <w:jc w:val="center"/>
              <w:rPr>
                <w:ins w:id="107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24B860D" w14:textId="77777777" w:rsidR="000F713F" w:rsidRPr="000F713F" w:rsidRDefault="000F713F" w:rsidP="000F713F">
            <w:pPr>
              <w:keepLines/>
              <w:numPr>
                <w:ilvl w:val="0"/>
                <w:numId w:val="33"/>
              </w:numPr>
              <w:spacing w:before="40" w:after="40"/>
              <w:ind w:firstLine="0"/>
              <w:jc w:val="center"/>
              <w:rPr>
                <w:ins w:id="1077" w:author="Huawei" w:date="2018-03-28T15:01:00Z"/>
                <w:rFonts w:ascii="Times New Roman" w:eastAsia="SimSun" w:hAnsi="Times New Roman"/>
                <w:color w:val="000000"/>
                <w:kern w:val="24"/>
                <w:sz w:val="16"/>
                <w:szCs w:val="18"/>
                <w:lang w:eastAsia="x-none"/>
              </w:rPr>
            </w:pPr>
          </w:p>
        </w:tc>
      </w:tr>
      <w:tr w:rsidR="000F713F" w:rsidRPr="000F713F" w14:paraId="0A67DB52" w14:textId="77777777" w:rsidTr="000F713F">
        <w:trPr>
          <w:cantSplit/>
          <w:jc w:val="center"/>
          <w:ins w:id="1078" w:author="Huawei" w:date="2018-03-28T15:01:00Z"/>
        </w:trPr>
        <w:tc>
          <w:tcPr>
            <w:tcW w:w="0" w:type="auto"/>
            <w:vMerge/>
            <w:tcBorders>
              <w:left w:val="single" w:sz="4" w:space="0" w:color="auto"/>
              <w:right w:val="single" w:sz="4" w:space="0" w:color="auto"/>
            </w:tcBorders>
            <w:vAlign w:val="center"/>
          </w:tcPr>
          <w:p w14:paraId="26982AF1" w14:textId="77777777" w:rsidR="000F713F" w:rsidRPr="000F713F" w:rsidRDefault="000F713F" w:rsidP="000F713F">
            <w:pPr>
              <w:ind w:left="720" w:hanging="720"/>
              <w:rPr>
                <w:ins w:id="107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6B43605" w14:textId="77777777" w:rsidR="000F713F" w:rsidRPr="000F713F" w:rsidRDefault="000F713F" w:rsidP="000F713F">
            <w:pPr>
              <w:keepLines/>
              <w:numPr>
                <w:ilvl w:val="0"/>
                <w:numId w:val="33"/>
              </w:numPr>
              <w:spacing w:before="40" w:after="40"/>
              <w:ind w:firstLine="0"/>
              <w:jc w:val="center"/>
              <w:rPr>
                <w:ins w:id="1080" w:author="Huawei" w:date="2018-03-28T15:01:00Z"/>
                <w:rFonts w:ascii="Symbol" w:eastAsia="SimSun" w:hAnsi="Symbol"/>
                <w:i/>
                <w:sz w:val="16"/>
                <w:szCs w:val="18"/>
                <w:lang w:eastAsia="x-none"/>
              </w:rPr>
            </w:pPr>
            <w:ins w:id="1081" w:author="Huawei" w:date="2018-03-28T15:01:00Z">
              <w:r w:rsidRPr="000F713F">
                <w:rPr>
                  <w:rFonts w:ascii="Times New Roman" w:eastAsia="SimSun" w:hAnsi="Times New Roman"/>
                  <w:i/>
                  <w:sz w:val="16"/>
                  <w:szCs w:val="18"/>
                  <w:lang w:eastAsia="x-none"/>
                </w:rPr>
                <w:t>SF</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3A8928D2" w14:textId="77777777" w:rsidR="000F713F" w:rsidRPr="000F713F" w:rsidRDefault="000F713F" w:rsidP="000F713F">
            <w:pPr>
              <w:keepLines/>
              <w:numPr>
                <w:ilvl w:val="0"/>
                <w:numId w:val="33"/>
              </w:numPr>
              <w:spacing w:before="40" w:after="40"/>
              <w:ind w:firstLine="0"/>
              <w:jc w:val="center"/>
              <w:rPr>
                <w:ins w:id="108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AEFD34F" w14:textId="77777777" w:rsidR="000F713F" w:rsidRPr="000F713F" w:rsidRDefault="000F713F" w:rsidP="000F713F">
            <w:pPr>
              <w:keepLines/>
              <w:numPr>
                <w:ilvl w:val="0"/>
                <w:numId w:val="33"/>
              </w:numPr>
              <w:spacing w:before="40" w:after="40"/>
              <w:ind w:firstLine="0"/>
              <w:jc w:val="center"/>
              <w:rPr>
                <w:ins w:id="108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D8A616E" w14:textId="77777777" w:rsidR="000F713F" w:rsidRPr="000F713F" w:rsidRDefault="000F713F" w:rsidP="000F713F">
            <w:pPr>
              <w:keepLines/>
              <w:numPr>
                <w:ilvl w:val="0"/>
                <w:numId w:val="33"/>
              </w:numPr>
              <w:spacing w:before="40" w:after="40"/>
              <w:ind w:firstLine="0"/>
              <w:jc w:val="center"/>
              <w:rPr>
                <w:ins w:id="108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0C889BB" w14:textId="77777777" w:rsidR="000F713F" w:rsidRPr="000F713F" w:rsidRDefault="000F713F" w:rsidP="000F713F">
            <w:pPr>
              <w:keepLines/>
              <w:numPr>
                <w:ilvl w:val="0"/>
                <w:numId w:val="33"/>
              </w:numPr>
              <w:spacing w:before="40" w:after="40"/>
              <w:ind w:firstLine="0"/>
              <w:jc w:val="center"/>
              <w:rPr>
                <w:ins w:id="10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58C3CC" w14:textId="77777777" w:rsidR="000F713F" w:rsidRPr="000F713F" w:rsidRDefault="000F713F" w:rsidP="000F713F">
            <w:pPr>
              <w:keepLines/>
              <w:numPr>
                <w:ilvl w:val="0"/>
                <w:numId w:val="33"/>
              </w:numPr>
              <w:spacing w:before="40" w:after="40"/>
              <w:ind w:firstLine="0"/>
              <w:jc w:val="center"/>
              <w:rPr>
                <w:ins w:id="10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05C1C0F" w14:textId="77777777" w:rsidR="000F713F" w:rsidRPr="000F713F" w:rsidRDefault="000F713F" w:rsidP="000F713F">
            <w:pPr>
              <w:keepLines/>
              <w:numPr>
                <w:ilvl w:val="0"/>
                <w:numId w:val="33"/>
              </w:numPr>
              <w:spacing w:before="40" w:after="40"/>
              <w:ind w:firstLine="0"/>
              <w:jc w:val="center"/>
              <w:rPr>
                <w:ins w:id="10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AD5911" w14:textId="77777777" w:rsidR="000F713F" w:rsidRPr="000F713F" w:rsidRDefault="000F713F" w:rsidP="000F713F">
            <w:pPr>
              <w:keepLines/>
              <w:numPr>
                <w:ilvl w:val="0"/>
                <w:numId w:val="33"/>
              </w:numPr>
              <w:spacing w:before="40" w:after="40"/>
              <w:ind w:firstLine="0"/>
              <w:jc w:val="center"/>
              <w:rPr>
                <w:ins w:id="108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3ED76A" w14:textId="77777777" w:rsidR="000F713F" w:rsidRPr="000F713F" w:rsidRDefault="000F713F" w:rsidP="000F713F">
            <w:pPr>
              <w:keepLines/>
              <w:numPr>
                <w:ilvl w:val="0"/>
                <w:numId w:val="33"/>
              </w:numPr>
              <w:spacing w:before="40" w:after="40"/>
              <w:ind w:firstLine="0"/>
              <w:jc w:val="center"/>
              <w:rPr>
                <w:ins w:id="108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EDAC942" w14:textId="77777777" w:rsidR="000F713F" w:rsidRPr="000F713F" w:rsidRDefault="000F713F" w:rsidP="000F713F">
            <w:pPr>
              <w:keepLines/>
              <w:numPr>
                <w:ilvl w:val="0"/>
                <w:numId w:val="33"/>
              </w:numPr>
              <w:spacing w:before="40" w:after="40"/>
              <w:ind w:firstLine="0"/>
              <w:jc w:val="center"/>
              <w:rPr>
                <w:ins w:id="1090" w:author="Huawei" w:date="2018-03-28T15:01:00Z"/>
                <w:rFonts w:ascii="Times New Roman" w:eastAsia="SimSun" w:hAnsi="Times New Roman"/>
                <w:color w:val="000000"/>
                <w:kern w:val="24"/>
                <w:sz w:val="16"/>
                <w:szCs w:val="18"/>
                <w:lang w:eastAsia="x-none"/>
              </w:rPr>
            </w:pPr>
          </w:p>
        </w:tc>
      </w:tr>
      <w:tr w:rsidR="000F713F" w:rsidRPr="000F713F" w14:paraId="700D6892" w14:textId="77777777" w:rsidTr="000F713F">
        <w:trPr>
          <w:cantSplit/>
          <w:jc w:val="center"/>
          <w:ins w:id="1091" w:author="Huawei" w:date="2018-03-28T15:01:00Z"/>
        </w:trPr>
        <w:tc>
          <w:tcPr>
            <w:tcW w:w="0" w:type="auto"/>
            <w:vMerge w:val="restart"/>
            <w:tcBorders>
              <w:top w:val="single" w:sz="4" w:space="0" w:color="auto"/>
              <w:left w:val="single" w:sz="4" w:space="0" w:color="auto"/>
              <w:right w:val="single" w:sz="4" w:space="0" w:color="auto"/>
            </w:tcBorders>
            <w:vAlign w:val="center"/>
          </w:tcPr>
          <w:p w14:paraId="4D55934F" w14:textId="77777777" w:rsidR="000F713F" w:rsidRPr="000F713F" w:rsidRDefault="000F713F" w:rsidP="000F713F">
            <w:pPr>
              <w:ind w:left="720" w:hanging="720"/>
              <w:rPr>
                <w:ins w:id="1092" w:author="Huawei" w:date="2018-03-28T15:01:00Z"/>
                <w:rFonts w:ascii="Arial" w:eastAsia="Malgun Gothic" w:hAnsi="Arial" w:cs="Arial"/>
                <w:kern w:val="2"/>
                <w:sz w:val="16"/>
                <w:szCs w:val="18"/>
              </w:rPr>
            </w:pPr>
            <w:ins w:id="1093" w:author="Huawei" w:date="2018-03-28T15:01:00Z">
              <w:r w:rsidRPr="000F713F">
                <w:rPr>
                  <w:rFonts w:ascii="Arial" w:eastAsia="Malgun Gothic" w:hAnsi="Arial" w:cs="Arial"/>
                  <w:kern w:val="2"/>
                  <w:sz w:val="16"/>
                  <w:szCs w:val="18"/>
                </w:rPr>
                <w:t>Cross-Correlations</w:t>
              </w:r>
            </w:ins>
          </w:p>
        </w:tc>
        <w:tc>
          <w:tcPr>
            <w:tcW w:w="358" w:type="pct"/>
            <w:tcBorders>
              <w:top w:val="single" w:sz="4" w:space="0" w:color="auto"/>
              <w:left w:val="single" w:sz="4" w:space="0" w:color="auto"/>
              <w:bottom w:val="single" w:sz="4" w:space="0" w:color="auto"/>
              <w:right w:val="single" w:sz="4" w:space="0" w:color="auto"/>
            </w:tcBorders>
            <w:vAlign w:val="center"/>
          </w:tcPr>
          <w:p w14:paraId="67011237" w14:textId="77777777" w:rsidR="000F713F" w:rsidRPr="000F713F" w:rsidRDefault="000F713F" w:rsidP="000F713F">
            <w:pPr>
              <w:keepLines/>
              <w:numPr>
                <w:ilvl w:val="0"/>
                <w:numId w:val="33"/>
              </w:numPr>
              <w:spacing w:before="40" w:after="40"/>
              <w:ind w:firstLine="0"/>
              <w:jc w:val="center"/>
              <w:rPr>
                <w:ins w:id="1094" w:author="Huawei" w:date="2018-03-28T15:01:00Z"/>
                <w:rFonts w:ascii="Times New Roman" w:eastAsia="SimSun" w:hAnsi="Times New Roman"/>
                <w:i/>
                <w:sz w:val="16"/>
                <w:szCs w:val="18"/>
                <w:lang w:eastAsia="x-none"/>
              </w:rPr>
            </w:pPr>
            <w:ins w:id="1095"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2F24C3FD" w14:textId="77777777" w:rsidR="000F713F" w:rsidRPr="000F713F" w:rsidRDefault="000F713F" w:rsidP="000F713F">
            <w:pPr>
              <w:keepLines/>
              <w:numPr>
                <w:ilvl w:val="0"/>
                <w:numId w:val="33"/>
              </w:numPr>
              <w:spacing w:before="40" w:after="40"/>
              <w:ind w:firstLine="0"/>
              <w:jc w:val="center"/>
              <w:rPr>
                <w:ins w:id="109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07F8BFD" w14:textId="77777777" w:rsidR="000F713F" w:rsidRPr="000F713F" w:rsidRDefault="000F713F" w:rsidP="000F713F">
            <w:pPr>
              <w:keepLines/>
              <w:numPr>
                <w:ilvl w:val="0"/>
                <w:numId w:val="33"/>
              </w:numPr>
              <w:spacing w:before="40" w:after="40"/>
              <w:ind w:firstLine="0"/>
              <w:jc w:val="center"/>
              <w:rPr>
                <w:ins w:id="109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82A42E7" w14:textId="77777777" w:rsidR="000F713F" w:rsidRPr="000F713F" w:rsidRDefault="000F713F" w:rsidP="000F713F">
            <w:pPr>
              <w:keepLines/>
              <w:numPr>
                <w:ilvl w:val="0"/>
                <w:numId w:val="33"/>
              </w:numPr>
              <w:spacing w:before="40" w:after="40"/>
              <w:ind w:firstLine="0"/>
              <w:jc w:val="center"/>
              <w:rPr>
                <w:ins w:id="10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555129" w14:textId="77777777" w:rsidR="000F713F" w:rsidRPr="000F713F" w:rsidRDefault="000F713F" w:rsidP="000F713F">
            <w:pPr>
              <w:keepLines/>
              <w:numPr>
                <w:ilvl w:val="0"/>
                <w:numId w:val="33"/>
              </w:numPr>
              <w:spacing w:before="40" w:after="40"/>
              <w:ind w:firstLine="0"/>
              <w:jc w:val="center"/>
              <w:rPr>
                <w:ins w:id="10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178967" w14:textId="77777777" w:rsidR="000F713F" w:rsidRPr="000F713F" w:rsidRDefault="000F713F" w:rsidP="000F713F">
            <w:pPr>
              <w:keepLines/>
              <w:numPr>
                <w:ilvl w:val="0"/>
                <w:numId w:val="33"/>
              </w:numPr>
              <w:spacing w:before="40" w:after="40"/>
              <w:ind w:firstLine="0"/>
              <w:jc w:val="center"/>
              <w:rPr>
                <w:ins w:id="11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FF29D5" w14:textId="77777777" w:rsidR="000F713F" w:rsidRPr="000F713F" w:rsidRDefault="000F713F" w:rsidP="000F713F">
            <w:pPr>
              <w:keepLines/>
              <w:numPr>
                <w:ilvl w:val="0"/>
                <w:numId w:val="33"/>
              </w:numPr>
              <w:spacing w:before="40" w:after="40"/>
              <w:ind w:firstLine="0"/>
              <w:jc w:val="center"/>
              <w:rPr>
                <w:ins w:id="110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F49C22" w14:textId="77777777" w:rsidR="000F713F" w:rsidRPr="000F713F" w:rsidRDefault="000F713F" w:rsidP="000F713F">
            <w:pPr>
              <w:keepLines/>
              <w:numPr>
                <w:ilvl w:val="0"/>
                <w:numId w:val="33"/>
              </w:numPr>
              <w:spacing w:before="40" w:after="40"/>
              <w:ind w:firstLine="0"/>
              <w:jc w:val="center"/>
              <w:rPr>
                <w:ins w:id="11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169054" w14:textId="77777777" w:rsidR="000F713F" w:rsidRPr="000F713F" w:rsidRDefault="000F713F" w:rsidP="000F713F">
            <w:pPr>
              <w:keepLines/>
              <w:numPr>
                <w:ilvl w:val="0"/>
                <w:numId w:val="33"/>
              </w:numPr>
              <w:spacing w:before="40" w:after="40"/>
              <w:ind w:firstLine="0"/>
              <w:jc w:val="center"/>
              <w:rPr>
                <w:ins w:id="110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3ABC767" w14:textId="77777777" w:rsidR="000F713F" w:rsidRPr="000F713F" w:rsidRDefault="000F713F" w:rsidP="000F713F">
            <w:pPr>
              <w:keepLines/>
              <w:numPr>
                <w:ilvl w:val="0"/>
                <w:numId w:val="33"/>
              </w:numPr>
              <w:spacing w:before="40" w:after="40"/>
              <w:ind w:firstLine="0"/>
              <w:jc w:val="center"/>
              <w:rPr>
                <w:ins w:id="1104" w:author="Huawei" w:date="2018-03-28T15:01:00Z"/>
                <w:rFonts w:ascii="Times New Roman" w:eastAsia="SimSun" w:hAnsi="Times New Roman"/>
                <w:color w:val="000000"/>
                <w:kern w:val="24"/>
                <w:sz w:val="16"/>
                <w:szCs w:val="18"/>
                <w:lang w:eastAsia="x-none"/>
              </w:rPr>
            </w:pPr>
          </w:p>
        </w:tc>
      </w:tr>
      <w:tr w:rsidR="000F713F" w:rsidRPr="000F713F" w14:paraId="4AFD414A" w14:textId="77777777" w:rsidTr="000F713F">
        <w:trPr>
          <w:cantSplit/>
          <w:jc w:val="center"/>
          <w:ins w:id="1105" w:author="Huawei" w:date="2018-03-28T15:01:00Z"/>
        </w:trPr>
        <w:tc>
          <w:tcPr>
            <w:tcW w:w="0" w:type="auto"/>
            <w:vMerge/>
            <w:tcBorders>
              <w:left w:val="single" w:sz="4" w:space="0" w:color="auto"/>
              <w:right w:val="single" w:sz="4" w:space="0" w:color="auto"/>
            </w:tcBorders>
            <w:vAlign w:val="center"/>
          </w:tcPr>
          <w:p w14:paraId="4D71A50B" w14:textId="77777777" w:rsidR="000F713F" w:rsidRPr="000F713F" w:rsidRDefault="000F713F" w:rsidP="000F713F">
            <w:pPr>
              <w:ind w:left="720" w:hanging="720"/>
              <w:rPr>
                <w:ins w:id="1106"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BD58884" w14:textId="77777777" w:rsidR="000F713F" w:rsidRPr="000F713F" w:rsidRDefault="000F713F" w:rsidP="000F713F">
            <w:pPr>
              <w:keepLines/>
              <w:numPr>
                <w:ilvl w:val="0"/>
                <w:numId w:val="33"/>
              </w:numPr>
              <w:spacing w:before="40" w:after="40"/>
              <w:ind w:firstLine="0"/>
              <w:jc w:val="center"/>
              <w:rPr>
                <w:ins w:id="1107" w:author="Huawei" w:date="2018-03-28T15:01:00Z"/>
                <w:rFonts w:ascii="Times New Roman" w:eastAsia="SimSun" w:hAnsi="Times New Roman"/>
                <w:i/>
                <w:sz w:val="16"/>
                <w:szCs w:val="18"/>
                <w:lang w:eastAsia="x-none"/>
              </w:rPr>
            </w:pPr>
            <w:ins w:id="1108"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69E2EA8B" w14:textId="77777777" w:rsidR="000F713F" w:rsidRPr="000F713F" w:rsidRDefault="000F713F" w:rsidP="000F713F">
            <w:pPr>
              <w:keepLines/>
              <w:numPr>
                <w:ilvl w:val="0"/>
                <w:numId w:val="33"/>
              </w:numPr>
              <w:spacing w:before="40" w:after="40"/>
              <w:ind w:firstLine="0"/>
              <w:jc w:val="center"/>
              <w:rPr>
                <w:ins w:id="110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14CD859" w14:textId="77777777" w:rsidR="000F713F" w:rsidRPr="000F713F" w:rsidRDefault="000F713F" w:rsidP="000F713F">
            <w:pPr>
              <w:keepLines/>
              <w:numPr>
                <w:ilvl w:val="0"/>
                <w:numId w:val="33"/>
              </w:numPr>
              <w:spacing w:before="40" w:after="40"/>
              <w:ind w:firstLine="0"/>
              <w:jc w:val="center"/>
              <w:rPr>
                <w:ins w:id="111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149FDB" w14:textId="77777777" w:rsidR="000F713F" w:rsidRPr="000F713F" w:rsidRDefault="000F713F" w:rsidP="000F713F">
            <w:pPr>
              <w:keepLines/>
              <w:numPr>
                <w:ilvl w:val="0"/>
                <w:numId w:val="33"/>
              </w:numPr>
              <w:spacing w:before="40" w:after="40"/>
              <w:ind w:firstLine="0"/>
              <w:jc w:val="center"/>
              <w:rPr>
                <w:ins w:id="11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456002" w14:textId="77777777" w:rsidR="000F713F" w:rsidRPr="000F713F" w:rsidRDefault="000F713F" w:rsidP="000F713F">
            <w:pPr>
              <w:keepLines/>
              <w:numPr>
                <w:ilvl w:val="0"/>
                <w:numId w:val="33"/>
              </w:numPr>
              <w:spacing w:before="40" w:after="40"/>
              <w:ind w:firstLine="0"/>
              <w:jc w:val="center"/>
              <w:rPr>
                <w:ins w:id="11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81298F" w14:textId="77777777" w:rsidR="000F713F" w:rsidRPr="000F713F" w:rsidRDefault="000F713F" w:rsidP="000F713F">
            <w:pPr>
              <w:keepLines/>
              <w:numPr>
                <w:ilvl w:val="0"/>
                <w:numId w:val="33"/>
              </w:numPr>
              <w:spacing w:before="40" w:after="40"/>
              <w:ind w:firstLine="0"/>
              <w:jc w:val="center"/>
              <w:rPr>
                <w:ins w:id="11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4241E1A" w14:textId="77777777" w:rsidR="000F713F" w:rsidRPr="000F713F" w:rsidRDefault="000F713F" w:rsidP="000F713F">
            <w:pPr>
              <w:keepLines/>
              <w:numPr>
                <w:ilvl w:val="0"/>
                <w:numId w:val="33"/>
              </w:numPr>
              <w:spacing w:before="40" w:after="40"/>
              <w:ind w:firstLine="0"/>
              <w:jc w:val="center"/>
              <w:rPr>
                <w:ins w:id="11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A3AC67" w14:textId="77777777" w:rsidR="000F713F" w:rsidRPr="000F713F" w:rsidRDefault="000F713F" w:rsidP="000F713F">
            <w:pPr>
              <w:keepLines/>
              <w:numPr>
                <w:ilvl w:val="0"/>
                <w:numId w:val="33"/>
              </w:numPr>
              <w:spacing w:before="40" w:after="40"/>
              <w:ind w:firstLine="0"/>
              <w:jc w:val="center"/>
              <w:rPr>
                <w:ins w:id="11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19C6E8" w14:textId="77777777" w:rsidR="000F713F" w:rsidRPr="000F713F" w:rsidRDefault="000F713F" w:rsidP="000F713F">
            <w:pPr>
              <w:keepLines/>
              <w:numPr>
                <w:ilvl w:val="0"/>
                <w:numId w:val="33"/>
              </w:numPr>
              <w:spacing w:before="40" w:after="40"/>
              <w:ind w:firstLine="0"/>
              <w:jc w:val="center"/>
              <w:rPr>
                <w:ins w:id="111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9F083CD" w14:textId="77777777" w:rsidR="000F713F" w:rsidRPr="000F713F" w:rsidRDefault="000F713F" w:rsidP="000F713F">
            <w:pPr>
              <w:keepLines/>
              <w:numPr>
                <w:ilvl w:val="0"/>
                <w:numId w:val="33"/>
              </w:numPr>
              <w:spacing w:before="40" w:after="40"/>
              <w:ind w:firstLine="0"/>
              <w:jc w:val="center"/>
              <w:rPr>
                <w:ins w:id="1117" w:author="Huawei" w:date="2018-03-28T15:01:00Z"/>
                <w:rFonts w:ascii="Times New Roman" w:eastAsia="SimSun" w:hAnsi="Times New Roman"/>
                <w:color w:val="000000"/>
                <w:kern w:val="24"/>
                <w:sz w:val="16"/>
                <w:szCs w:val="18"/>
                <w:lang w:eastAsia="x-none"/>
              </w:rPr>
            </w:pPr>
          </w:p>
        </w:tc>
      </w:tr>
      <w:tr w:rsidR="000F713F" w:rsidRPr="000F713F" w14:paraId="356E3AA7" w14:textId="77777777" w:rsidTr="000F713F">
        <w:trPr>
          <w:cantSplit/>
          <w:jc w:val="center"/>
          <w:ins w:id="1118" w:author="Huawei" w:date="2018-03-28T15:01:00Z"/>
        </w:trPr>
        <w:tc>
          <w:tcPr>
            <w:tcW w:w="0" w:type="auto"/>
            <w:vMerge/>
            <w:tcBorders>
              <w:left w:val="single" w:sz="4" w:space="0" w:color="auto"/>
              <w:right w:val="single" w:sz="4" w:space="0" w:color="auto"/>
            </w:tcBorders>
            <w:vAlign w:val="center"/>
          </w:tcPr>
          <w:p w14:paraId="70BE8A59" w14:textId="77777777" w:rsidR="000F713F" w:rsidRPr="000F713F" w:rsidRDefault="000F713F" w:rsidP="000F713F">
            <w:pPr>
              <w:ind w:left="720" w:hanging="720"/>
              <w:rPr>
                <w:ins w:id="111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8CE69B3" w14:textId="77777777" w:rsidR="000F713F" w:rsidRPr="000F713F" w:rsidRDefault="000F713F" w:rsidP="000F713F">
            <w:pPr>
              <w:keepLines/>
              <w:numPr>
                <w:ilvl w:val="0"/>
                <w:numId w:val="33"/>
              </w:numPr>
              <w:spacing w:before="40" w:after="40"/>
              <w:ind w:firstLine="0"/>
              <w:jc w:val="center"/>
              <w:rPr>
                <w:ins w:id="1120" w:author="Huawei" w:date="2018-03-28T15:01:00Z"/>
                <w:rFonts w:ascii="Times New Roman" w:eastAsia="SimSun" w:hAnsi="Times New Roman"/>
                <w:i/>
                <w:sz w:val="16"/>
                <w:szCs w:val="18"/>
                <w:lang w:eastAsia="x-none"/>
              </w:rPr>
            </w:pPr>
            <w:ins w:id="1121"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01B9CB20" w14:textId="77777777" w:rsidR="000F713F" w:rsidRPr="000F713F" w:rsidRDefault="000F713F" w:rsidP="000F713F">
            <w:pPr>
              <w:keepLines/>
              <w:numPr>
                <w:ilvl w:val="0"/>
                <w:numId w:val="33"/>
              </w:numPr>
              <w:spacing w:before="40" w:after="40"/>
              <w:ind w:firstLine="0"/>
              <w:jc w:val="center"/>
              <w:rPr>
                <w:ins w:id="112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FB24EF5" w14:textId="77777777" w:rsidR="000F713F" w:rsidRPr="000F713F" w:rsidRDefault="000F713F" w:rsidP="000F713F">
            <w:pPr>
              <w:keepLines/>
              <w:numPr>
                <w:ilvl w:val="0"/>
                <w:numId w:val="33"/>
              </w:numPr>
              <w:spacing w:before="40" w:after="40"/>
              <w:ind w:firstLine="0"/>
              <w:jc w:val="center"/>
              <w:rPr>
                <w:ins w:id="112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8C0006" w14:textId="77777777" w:rsidR="000F713F" w:rsidRPr="000F713F" w:rsidRDefault="000F713F" w:rsidP="000F713F">
            <w:pPr>
              <w:keepLines/>
              <w:numPr>
                <w:ilvl w:val="0"/>
                <w:numId w:val="33"/>
              </w:numPr>
              <w:spacing w:before="40" w:after="40"/>
              <w:ind w:firstLine="0"/>
              <w:jc w:val="center"/>
              <w:rPr>
                <w:ins w:id="11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E9A9B1" w14:textId="77777777" w:rsidR="000F713F" w:rsidRPr="000F713F" w:rsidRDefault="000F713F" w:rsidP="000F713F">
            <w:pPr>
              <w:keepLines/>
              <w:numPr>
                <w:ilvl w:val="0"/>
                <w:numId w:val="33"/>
              </w:numPr>
              <w:spacing w:before="40" w:after="40"/>
              <w:ind w:firstLine="0"/>
              <w:jc w:val="center"/>
              <w:rPr>
                <w:ins w:id="11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61FB806" w14:textId="77777777" w:rsidR="000F713F" w:rsidRPr="000F713F" w:rsidRDefault="000F713F" w:rsidP="000F713F">
            <w:pPr>
              <w:keepLines/>
              <w:numPr>
                <w:ilvl w:val="0"/>
                <w:numId w:val="33"/>
              </w:numPr>
              <w:spacing w:before="40" w:after="40"/>
              <w:ind w:firstLine="0"/>
              <w:jc w:val="center"/>
              <w:rPr>
                <w:ins w:id="11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E3BE62" w14:textId="77777777" w:rsidR="000F713F" w:rsidRPr="000F713F" w:rsidRDefault="000F713F" w:rsidP="000F713F">
            <w:pPr>
              <w:keepLines/>
              <w:numPr>
                <w:ilvl w:val="0"/>
                <w:numId w:val="33"/>
              </w:numPr>
              <w:spacing w:before="40" w:after="40"/>
              <w:ind w:firstLine="0"/>
              <w:jc w:val="center"/>
              <w:rPr>
                <w:ins w:id="11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0B8758" w14:textId="77777777" w:rsidR="000F713F" w:rsidRPr="000F713F" w:rsidRDefault="000F713F" w:rsidP="000F713F">
            <w:pPr>
              <w:keepLines/>
              <w:numPr>
                <w:ilvl w:val="0"/>
                <w:numId w:val="33"/>
              </w:numPr>
              <w:spacing w:before="40" w:after="40"/>
              <w:ind w:firstLine="0"/>
              <w:jc w:val="center"/>
              <w:rPr>
                <w:ins w:id="11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25441B0" w14:textId="77777777" w:rsidR="000F713F" w:rsidRPr="000F713F" w:rsidRDefault="000F713F" w:rsidP="000F713F">
            <w:pPr>
              <w:keepLines/>
              <w:numPr>
                <w:ilvl w:val="0"/>
                <w:numId w:val="33"/>
              </w:numPr>
              <w:spacing w:before="40" w:after="40"/>
              <w:ind w:firstLine="0"/>
              <w:jc w:val="center"/>
              <w:rPr>
                <w:ins w:id="112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568ED8E" w14:textId="77777777" w:rsidR="000F713F" w:rsidRPr="000F713F" w:rsidRDefault="000F713F" w:rsidP="000F713F">
            <w:pPr>
              <w:keepLines/>
              <w:numPr>
                <w:ilvl w:val="0"/>
                <w:numId w:val="33"/>
              </w:numPr>
              <w:spacing w:before="40" w:after="40"/>
              <w:ind w:firstLine="0"/>
              <w:jc w:val="center"/>
              <w:rPr>
                <w:ins w:id="1130" w:author="Huawei" w:date="2018-03-28T15:01:00Z"/>
                <w:rFonts w:ascii="Times New Roman" w:eastAsia="SimSun" w:hAnsi="Times New Roman"/>
                <w:color w:val="000000"/>
                <w:kern w:val="24"/>
                <w:sz w:val="16"/>
                <w:szCs w:val="18"/>
                <w:lang w:eastAsia="x-none"/>
              </w:rPr>
            </w:pPr>
          </w:p>
        </w:tc>
      </w:tr>
      <w:tr w:rsidR="000F713F" w:rsidRPr="000F713F" w14:paraId="3E5543B6" w14:textId="77777777" w:rsidTr="000F713F">
        <w:trPr>
          <w:cantSplit/>
          <w:jc w:val="center"/>
          <w:ins w:id="1131" w:author="Huawei" w:date="2018-03-28T15:01:00Z"/>
        </w:trPr>
        <w:tc>
          <w:tcPr>
            <w:tcW w:w="0" w:type="auto"/>
            <w:vMerge/>
            <w:tcBorders>
              <w:left w:val="single" w:sz="4" w:space="0" w:color="auto"/>
              <w:right w:val="single" w:sz="4" w:space="0" w:color="auto"/>
            </w:tcBorders>
            <w:vAlign w:val="center"/>
          </w:tcPr>
          <w:p w14:paraId="60CCD8E1" w14:textId="77777777" w:rsidR="000F713F" w:rsidRPr="000F713F" w:rsidRDefault="000F713F" w:rsidP="000F713F">
            <w:pPr>
              <w:ind w:left="720" w:hanging="720"/>
              <w:rPr>
                <w:ins w:id="1132"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DA92321" w14:textId="77777777" w:rsidR="000F713F" w:rsidRPr="000F713F" w:rsidRDefault="000F713F" w:rsidP="000F713F">
            <w:pPr>
              <w:keepLines/>
              <w:numPr>
                <w:ilvl w:val="0"/>
                <w:numId w:val="33"/>
              </w:numPr>
              <w:spacing w:before="40" w:after="40"/>
              <w:ind w:firstLine="0"/>
              <w:jc w:val="center"/>
              <w:rPr>
                <w:ins w:id="1133" w:author="Huawei" w:date="2018-03-28T15:01:00Z"/>
                <w:rFonts w:ascii="Times New Roman" w:eastAsia="SimSun" w:hAnsi="Times New Roman"/>
                <w:i/>
                <w:sz w:val="16"/>
                <w:szCs w:val="18"/>
                <w:lang w:eastAsia="x-none"/>
              </w:rPr>
            </w:pPr>
            <w:ins w:id="1134"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4CB57856" w14:textId="77777777" w:rsidR="000F713F" w:rsidRPr="000F713F" w:rsidRDefault="000F713F" w:rsidP="000F713F">
            <w:pPr>
              <w:keepLines/>
              <w:numPr>
                <w:ilvl w:val="0"/>
                <w:numId w:val="33"/>
              </w:numPr>
              <w:spacing w:before="40" w:after="40"/>
              <w:ind w:firstLine="0"/>
              <w:jc w:val="center"/>
              <w:rPr>
                <w:ins w:id="113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8D662CA" w14:textId="77777777" w:rsidR="000F713F" w:rsidRPr="000F713F" w:rsidRDefault="000F713F" w:rsidP="000F713F">
            <w:pPr>
              <w:keepLines/>
              <w:numPr>
                <w:ilvl w:val="0"/>
                <w:numId w:val="33"/>
              </w:numPr>
              <w:spacing w:before="40" w:after="40"/>
              <w:ind w:firstLine="0"/>
              <w:jc w:val="center"/>
              <w:rPr>
                <w:ins w:id="113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398E0A3" w14:textId="77777777" w:rsidR="000F713F" w:rsidRPr="000F713F" w:rsidRDefault="000F713F" w:rsidP="000F713F">
            <w:pPr>
              <w:keepLines/>
              <w:numPr>
                <w:ilvl w:val="0"/>
                <w:numId w:val="33"/>
              </w:numPr>
              <w:spacing w:before="40" w:after="40"/>
              <w:ind w:firstLine="0"/>
              <w:jc w:val="center"/>
              <w:rPr>
                <w:ins w:id="113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EE8D5B" w14:textId="77777777" w:rsidR="000F713F" w:rsidRPr="000F713F" w:rsidRDefault="000F713F" w:rsidP="000F713F">
            <w:pPr>
              <w:keepLines/>
              <w:numPr>
                <w:ilvl w:val="0"/>
                <w:numId w:val="33"/>
              </w:numPr>
              <w:spacing w:before="40" w:after="40"/>
              <w:ind w:firstLine="0"/>
              <w:jc w:val="center"/>
              <w:rPr>
                <w:ins w:id="113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CB1A21E" w14:textId="77777777" w:rsidR="000F713F" w:rsidRPr="000F713F" w:rsidRDefault="000F713F" w:rsidP="000F713F">
            <w:pPr>
              <w:keepLines/>
              <w:numPr>
                <w:ilvl w:val="0"/>
                <w:numId w:val="33"/>
              </w:numPr>
              <w:spacing w:before="40" w:after="40"/>
              <w:ind w:firstLine="0"/>
              <w:jc w:val="center"/>
              <w:rPr>
                <w:ins w:id="113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5A52C5E" w14:textId="77777777" w:rsidR="000F713F" w:rsidRPr="000F713F" w:rsidRDefault="000F713F" w:rsidP="000F713F">
            <w:pPr>
              <w:keepLines/>
              <w:numPr>
                <w:ilvl w:val="0"/>
                <w:numId w:val="33"/>
              </w:numPr>
              <w:spacing w:before="40" w:after="40"/>
              <w:ind w:firstLine="0"/>
              <w:jc w:val="center"/>
              <w:rPr>
                <w:ins w:id="11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A3F953" w14:textId="77777777" w:rsidR="000F713F" w:rsidRPr="000F713F" w:rsidRDefault="000F713F" w:rsidP="000F713F">
            <w:pPr>
              <w:keepLines/>
              <w:numPr>
                <w:ilvl w:val="0"/>
                <w:numId w:val="33"/>
              </w:numPr>
              <w:spacing w:before="40" w:after="40"/>
              <w:ind w:firstLine="0"/>
              <w:jc w:val="center"/>
              <w:rPr>
                <w:ins w:id="114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9A0C38F" w14:textId="77777777" w:rsidR="000F713F" w:rsidRPr="000F713F" w:rsidRDefault="000F713F" w:rsidP="000F713F">
            <w:pPr>
              <w:keepLines/>
              <w:numPr>
                <w:ilvl w:val="0"/>
                <w:numId w:val="33"/>
              </w:numPr>
              <w:spacing w:before="40" w:after="40"/>
              <w:ind w:firstLine="0"/>
              <w:jc w:val="center"/>
              <w:rPr>
                <w:ins w:id="114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77B400F" w14:textId="77777777" w:rsidR="000F713F" w:rsidRPr="000F713F" w:rsidRDefault="000F713F" w:rsidP="000F713F">
            <w:pPr>
              <w:keepLines/>
              <w:numPr>
                <w:ilvl w:val="0"/>
                <w:numId w:val="33"/>
              </w:numPr>
              <w:spacing w:before="40" w:after="40"/>
              <w:ind w:firstLine="0"/>
              <w:jc w:val="center"/>
              <w:rPr>
                <w:ins w:id="1143" w:author="Huawei" w:date="2018-03-28T15:01:00Z"/>
                <w:rFonts w:ascii="Times New Roman" w:eastAsia="SimSun" w:hAnsi="Times New Roman"/>
                <w:color w:val="000000"/>
                <w:kern w:val="24"/>
                <w:sz w:val="16"/>
                <w:szCs w:val="18"/>
                <w:lang w:eastAsia="x-none"/>
              </w:rPr>
            </w:pPr>
          </w:p>
        </w:tc>
      </w:tr>
      <w:tr w:rsidR="000F713F" w:rsidRPr="000F713F" w14:paraId="0438316B" w14:textId="77777777" w:rsidTr="000F713F">
        <w:trPr>
          <w:cantSplit/>
          <w:jc w:val="center"/>
          <w:ins w:id="1144" w:author="Huawei" w:date="2018-03-28T15:01:00Z"/>
        </w:trPr>
        <w:tc>
          <w:tcPr>
            <w:tcW w:w="0" w:type="auto"/>
            <w:vMerge/>
            <w:tcBorders>
              <w:left w:val="single" w:sz="4" w:space="0" w:color="auto"/>
              <w:right w:val="single" w:sz="4" w:space="0" w:color="auto"/>
            </w:tcBorders>
            <w:vAlign w:val="center"/>
          </w:tcPr>
          <w:p w14:paraId="681362CC" w14:textId="77777777" w:rsidR="000F713F" w:rsidRPr="000F713F" w:rsidRDefault="000F713F" w:rsidP="000F713F">
            <w:pPr>
              <w:ind w:left="720" w:hanging="720"/>
              <w:rPr>
                <w:ins w:id="1145"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AC22977" w14:textId="77777777" w:rsidR="000F713F" w:rsidRPr="000F713F" w:rsidRDefault="000F713F" w:rsidP="000F713F">
            <w:pPr>
              <w:keepLines/>
              <w:numPr>
                <w:ilvl w:val="0"/>
                <w:numId w:val="33"/>
              </w:numPr>
              <w:spacing w:before="40" w:after="40"/>
              <w:ind w:firstLine="0"/>
              <w:jc w:val="center"/>
              <w:rPr>
                <w:ins w:id="1146" w:author="Huawei" w:date="2018-03-28T15:01:00Z"/>
                <w:rFonts w:ascii="Times New Roman" w:eastAsia="SimSun" w:hAnsi="Times New Roman"/>
                <w:i/>
                <w:sz w:val="16"/>
                <w:szCs w:val="18"/>
                <w:lang w:eastAsia="x-none"/>
              </w:rPr>
            </w:pPr>
            <w:ins w:id="1147"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15BD8FA7" w14:textId="77777777" w:rsidR="000F713F" w:rsidRPr="000F713F" w:rsidRDefault="000F713F" w:rsidP="000F713F">
            <w:pPr>
              <w:keepLines/>
              <w:numPr>
                <w:ilvl w:val="0"/>
                <w:numId w:val="33"/>
              </w:numPr>
              <w:spacing w:before="40" w:after="40"/>
              <w:ind w:firstLine="0"/>
              <w:jc w:val="center"/>
              <w:rPr>
                <w:ins w:id="114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43CAFD8" w14:textId="77777777" w:rsidR="000F713F" w:rsidRPr="000F713F" w:rsidRDefault="000F713F" w:rsidP="000F713F">
            <w:pPr>
              <w:keepLines/>
              <w:numPr>
                <w:ilvl w:val="0"/>
                <w:numId w:val="33"/>
              </w:numPr>
              <w:spacing w:before="40" w:after="40"/>
              <w:ind w:firstLine="0"/>
              <w:jc w:val="center"/>
              <w:rPr>
                <w:ins w:id="114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732B175" w14:textId="77777777" w:rsidR="000F713F" w:rsidRPr="000F713F" w:rsidRDefault="000F713F" w:rsidP="000F713F">
            <w:pPr>
              <w:keepLines/>
              <w:numPr>
                <w:ilvl w:val="0"/>
                <w:numId w:val="33"/>
              </w:numPr>
              <w:spacing w:before="40" w:after="40"/>
              <w:ind w:firstLine="0"/>
              <w:jc w:val="center"/>
              <w:rPr>
                <w:ins w:id="11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CEB3FC" w14:textId="77777777" w:rsidR="000F713F" w:rsidRPr="000F713F" w:rsidRDefault="000F713F" w:rsidP="000F713F">
            <w:pPr>
              <w:keepLines/>
              <w:numPr>
                <w:ilvl w:val="0"/>
                <w:numId w:val="33"/>
              </w:numPr>
              <w:spacing w:before="40" w:after="40"/>
              <w:ind w:firstLine="0"/>
              <w:jc w:val="center"/>
              <w:rPr>
                <w:ins w:id="115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DBCC9F" w14:textId="77777777" w:rsidR="000F713F" w:rsidRPr="000F713F" w:rsidRDefault="000F713F" w:rsidP="000F713F">
            <w:pPr>
              <w:keepLines/>
              <w:numPr>
                <w:ilvl w:val="0"/>
                <w:numId w:val="33"/>
              </w:numPr>
              <w:spacing w:before="40" w:after="40"/>
              <w:ind w:firstLine="0"/>
              <w:jc w:val="center"/>
              <w:rPr>
                <w:ins w:id="115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D45D630" w14:textId="77777777" w:rsidR="000F713F" w:rsidRPr="000F713F" w:rsidRDefault="000F713F" w:rsidP="000F713F">
            <w:pPr>
              <w:keepLines/>
              <w:numPr>
                <w:ilvl w:val="0"/>
                <w:numId w:val="33"/>
              </w:numPr>
              <w:spacing w:before="40" w:after="40"/>
              <w:ind w:firstLine="0"/>
              <w:jc w:val="center"/>
              <w:rPr>
                <w:ins w:id="11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B36D4E4" w14:textId="77777777" w:rsidR="000F713F" w:rsidRPr="000F713F" w:rsidRDefault="000F713F" w:rsidP="000F713F">
            <w:pPr>
              <w:keepLines/>
              <w:numPr>
                <w:ilvl w:val="0"/>
                <w:numId w:val="33"/>
              </w:numPr>
              <w:spacing w:before="40" w:after="40"/>
              <w:ind w:firstLine="0"/>
              <w:jc w:val="center"/>
              <w:rPr>
                <w:ins w:id="115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92066B" w14:textId="77777777" w:rsidR="000F713F" w:rsidRPr="000F713F" w:rsidRDefault="000F713F" w:rsidP="000F713F">
            <w:pPr>
              <w:keepLines/>
              <w:numPr>
                <w:ilvl w:val="0"/>
                <w:numId w:val="33"/>
              </w:numPr>
              <w:spacing w:before="40" w:after="40"/>
              <w:ind w:firstLine="0"/>
              <w:jc w:val="center"/>
              <w:rPr>
                <w:ins w:id="115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A0D1DAD" w14:textId="77777777" w:rsidR="000F713F" w:rsidRPr="000F713F" w:rsidRDefault="000F713F" w:rsidP="000F713F">
            <w:pPr>
              <w:keepLines/>
              <w:numPr>
                <w:ilvl w:val="0"/>
                <w:numId w:val="33"/>
              </w:numPr>
              <w:spacing w:before="40" w:after="40"/>
              <w:ind w:firstLine="0"/>
              <w:jc w:val="center"/>
              <w:rPr>
                <w:ins w:id="1156" w:author="Huawei" w:date="2018-03-28T15:01:00Z"/>
                <w:rFonts w:ascii="Times New Roman" w:eastAsia="SimSun" w:hAnsi="Times New Roman"/>
                <w:color w:val="000000"/>
                <w:kern w:val="24"/>
                <w:sz w:val="16"/>
                <w:szCs w:val="18"/>
                <w:lang w:eastAsia="x-none"/>
              </w:rPr>
            </w:pPr>
          </w:p>
        </w:tc>
      </w:tr>
      <w:tr w:rsidR="000F713F" w:rsidRPr="000F713F" w14:paraId="43D64F20" w14:textId="77777777" w:rsidTr="000F713F">
        <w:trPr>
          <w:cantSplit/>
          <w:jc w:val="center"/>
          <w:ins w:id="1157" w:author="Huawei" w:date="2018-03-28T15:01:00Z"/>
        </w:trPr>
        <w:tc>
          <w:tcPr>
            <w:tcW w:w="0" w:type="auto"/>
            <w:vMerge/>
            <w:tcBorders>
              <w:left w:val="single" w:sz="4" w:space="0" w:color="auto"/>
              <w:right w:val="single" w:sz="4" w:space="0" w:color="auto"/>
            </w:tcBorders>
            <w:vAlign w:val="center"/>
          </w:tcPr>
          <w:p w14:paraId="7ACC98DB" w14:textId="77777777" w:rsidR="000F713F" w:rsidRPr="000F713F" w:rsidRDefault="000F713F" w:rsidP="000F713F">
            <w:pPr>
              <w:ind w:left="720" w:hanging="720"/>
              <w:rPr>
                <w:ins w:id="1158"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610F23C" w14:textId="77777777" w:rsidR="000F713F" w:rsidRPr="000F713F" w:rsidRDefault="000F713F" w:rsidP="000F713F">
            <w:pPr>
              <w:keepLines/>
              <w:numPr>
                <w:ilvl w:val="0"/>
                <w:numId w:val="33"/>
              </w:numPr>
              <w:spacing w:before="40" w:after="40"/>
              <w:ind w:firstLine="0"/>
              <w:jc w:val="center"/>
              <w:rPr>
                <w:ins w:id="1159" w:author="Huawei" w:date="2018-03-28T15:01:00Z"/>
                <w:rFonts w:ascii="Times New Roman" w:eastAsia="SimSun" w:hAnsi="Times New Roman"/>
                <w:i/>
                <w:sz w:val="16"/>
                <w:szCs w:val="18"/>
                <w:lang w:eastAsia="x-none"/>
              </w:rPr>
            </w:pPr>
            <w:ins w:id="1160"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vertAlign w:val="subscript"/>
                  <w:lang w:eastAsia="x-none"/>
                </w:rPr>
                <w:t xml:space="preserve"> </w:t>
              </w:r>
              <w:r w:rsidRPr="000F713F">
                <w:rPr>
                  <w:rFonts w:ascii="Times New Roman" w:eastAsia="SimSun" w:hAnsi="Times New Roman"/>
                  <w:sz w:val="16"/>
                  <w:szCs w:val="18"/>
                  <w:lang w:eastAsia="x-none"/>
                </w:rPr>
                <w:t xml:space="preserve">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2329B832" w14:textId="77777777" w:rsidR="000F713F" w:rsidRPr="000F713F" w:rsidRDefault="000F713F" w:rsidP="000F713F">
            <w:pPr>
              <w:keepLines/>
              <w:numPr>
                <w:ilvl w:val="0"/>
                <w:numId w:val="33"/>
              </w:numPr>
              <w:spacing w:before="40" w:after="40"/>
              <w:ind w:firstLine="0"/>
              <w:jc w:val="center"/>
              <w:rPr>
                <w:ins w:id="116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28C2C2F" w14:textId="77777777" w:rsidR="000F713F" w:rsidRPr="000F713F" w:rsidRDefault="000F713F" w:rsidP="000F713F">
            <w:pPr>
              <w:keepLines/>
              <w:numPr>
                <w:ilvl w:val="0"/>
                <w:numId w:val="33"/>
              </w:numPr>
              <w:spacing w:before="40" w:after="40"/>
              <w:ind w:firstLine="0"/>
              <w:jc w:val="center"/>
              <w:rPr>
                <w:ins w:id="116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87CEA2" w14:textId="77777777" w:rsidR="000F713F" w:rsidRPr="000F713F" w:rsidRDefault="000F713F" w:rsidP="000F713F">
            <w:pPr>
              <w:keepLines/>
              <w:numPr>
                <w:ilvl w:val="0"/>
                <w:numId w:val="33"/>
              </w:numPr>
              <w:spacing w:before="40" w:after="40"/>
              <w:ind w:firstLine="0"/>
              <w:jc w:val="center"/>
              <w:rPr>
                <w:ins w:id="116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0EE23C" w14:textId="77777777" w:rsidR="000F713F" w:rsidRPr="000F713F" w:rsidRDefault="000F713F" w:rsidP="000F713F">
            <w:pPr>
              <w:keepLines/>
              <w:numPr>
                <w:ilvl w:val="0"/>
                <w:numId w:val="33"/>
              </w:numPr>
              <w:spacing w:before="40" w:after="40"/>
              <w:ind w:firstLine="0"/>
              <w:jc w:val="center"/>
              <w:rPr>
                <w:ins w:id="11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09F948" w14:textId="77777777" w:rsidR="000F713F" w:rsidRPr="000F713F" w:rsidRDefault="000F713F" w:rsidP="000F713F">
            <w:pPr>
              <w:keepLines/>
              <w:numPr>
                <w:ilvl w:val="0"/>
                <w:numId w:val="33"/>
              </w:numPr>
              <w:spacing w:before="40" w:after="40"/>
              <w:ind w:firstLine="0"/>
              <w:jc w:val="center"/>
              <w:rPr>
                <w:ins w:id="116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2ACFEB1" w14:textId="77777777" w:rsidR="000F713F" w:rsidRPr="000F713F" w:rsidRDefault="000F713F" w:rsidP="000F713F">
            <w:pPr>
              <w:keepLines/>
              <w:numPr>
                <w:ilvl w:val="0"/>
                <w:numId w:val="33"/>
              </w:numPr>
              <w:spacing w:before="40" w:after="40"/>
              <w:ind w:firstLine="0"/>
              <w:jc w:val="center"/>
              <w:rPr>
                <w:ins w:id="116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B3CDB3" w14:textId="77777777" w:rsidR="000F713F" w:rsidRPr="000F713F" w:rsidRDefault="000F713F" w:rsidP="000F713F">
            <w:pPr>
              <w:keepLines/>
              <w:numPr>
                <w:ilvl w:val="0"/>
                <w:numId w:val="33"/>
              </w:numPr>
              <w:spacing w:before="40" w:after="40"/>
              <w:ind w:firstLine="0"/>
              <w:jc w:val="center"/>
              <w:rPr>
                <w:ins w:id="116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9E7408B" w14:textId="77777777" w:rsidR="000F713F" w:rsidRPr="000F713F" w:rsidRDefault="000F713F" w:rsidP="000F713F">
            <w:pPr>
              <w:keepLines/>
              <w:numPr>
                <w:ilvl w:val="0"/>
                <w:numId w:val="33"/>
              </w:numPr>
              <w:spacing w:before="40" w:after="40"/>
              <w:ind w:firstLine="0"/>
              <w:jc w:val="center"/>
              <w:rPr>
                <w:ins w:id="116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7A3D95B" w14:textId="77777777" w:rsidR="000F713F" w:rsidRPr="000F713F" w:rsidRDefault="000F713F" w:rsidP="000F713F">
            <w:pPr>
              <w:keepLines/>
              <w:numPr>
                <w:ilvl w:val="0"/>
                <w:numId w:val="33"/>
              </w:numPr>
              <w:spacing w:before="40" w:after="40"/>
              <w:ind w:firstLine="0"/>
              <w:jc w:val="center"/>
              <w:rPr>
                <w:ins w:id="1169" w:author="Huawei" w:date="2018-03-28T15:01:00Z"/>
                <w:rFonts w:ascii="Times New Roman" w:eastAsia="SimSun" w:hAnsi="Times New Roman"/>
                <w:color w:val="000000"/>
                <w:kern w:val="24"/>
                <w:sz w:val="16"/>
                <w:szCs w:val="18"/>
                <w:lang w:eastAsia="x-none"/>
              </w:rPr>
            </w:pPr>
          </w:p>
        </w:tc>
      </w:tr>
      <w:tr w:rsidR="000F713F" w:rsidRPr="000F713F" w14:paraId="782C7D7A" w14:textId="77777777" w:rsidTr="000F713F">
        <w:trPr>
          <w:cantSplit/>
          <w:jc w:val="center"/>
          <w:ins w:id="1170" w:author="Huawei" w:date="2018-03-28T15:01:00Z"/>
        </w:trPr>
        <w:tc>
          <w:tcPr>
            <w:tcW w:w="0" w:type="auto"/>
            <w:vMerge/>
            <w:tcBorders>
              <w:left w:val="single" w:sz="4" w:space="0" w:color="auto"/>
              <w:right w:val="single" w:sz="4" w:space="0" w:color="auto"/>
            </w:tcBorders>
            <w:vAlign w:val="center"/>
          </w:tcPr>
          <w:p w14:paraId="0FA65B04" w14:textId="77777777" w:rsidR="000F713F" w:rsidRPr="000F713F" w:rsidRDefault="000F713F" w:rsidP="000F713F">
            <w:pPr>
              <w:ind w:left="720" w:hanging="720"/>
              <w:rPr>
                <w:ins w:id="1171"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BFE5A80" w14:textId="77777777" w:rsidR="000F713F" w:rsidRPr="000F713F" w:rsidRDefault="000F713F" w:rsidP="000F713F">
            <w:pPr>
              <w:keepLines/>
              <w:numPr>
                <w:ilvl w:val="0"/>
                <w:numId w:val="33"/>
              </w:numPr>
              <w:spacing w:before="40" w:after="40"/>
              <w:ind w:firstLine="0"/>
              <w:jc w:val="center"/>
              <w:rPr>
                <w:ins w:id="1172" w:author="Huawei" w:date="2018-03-28T15:01:00Z"/>
                <w:rFonts w:ascii="Times New Roman" w:eastAsia="SimSun" w:hAnsi="Times New Roman"/>
                <w:i/>
                <w:sz w:val="16"/>
                <w:szCs w:val="18"/>
                <w:lang w:eastAsia="x-none"/>
              </w:rPr>
            </w:pPr>
            <w:ins w:id="1173"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67E2ED96" w14:textId="77777777" w:rsidR="000F713F" w:rsidRPr="000F713F" w:rsidRDefault="000F713F" w:rsidP="000F713F">
            <w:pPr>
              <w:keepLines/>
              <w:numPr>
                <w:ilvl w:val="0"/>
                <w:numId w:val="33"/>
              </w:numPr>
              <w:spacing w:before="40" w:after="40"/>
              <w:ind w:firstLine="0"/>
              <w:jc w:val="center"/>
              <w:rPr>
                <w:ins w:id="117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7C194E6" w14:textId="77777777" w:rsidR="000F713F" w:rsidRPr="000F713F" w:rsidRDefault="000F713F" w:rsidP="000F713F">
            <w:pPr>
              <w:keepLines/>
              <w:numPr>
                <w:ilvl w:val="0"/>
                <w:numId w:val="33"/>
              </w:numPr>
              <w:spacing w:before="40" w:after="40"/>
              <w:ind w:firstLine="0"/>
              <w:jc w:val="center"/>
              <w:rPr>
                <w:ins w:id="117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879E345" w14:textId="77777777" w:rsidR="000F713F" w:rsidRPr="000F713F" w:rsidRDefault="000F713F" w:rsidP="000F713F">
            <w:pPr>
              <w:keepLines/>
              <w:numPr>
                <w:ilvl w:val="0"/>
                <w:numId w:val="33"/>
              </w:numPr>
              <w:spacing w:before="40" w:after="40"/>
              <w:ind w:firstLine="0"/>
              <w:jc w:val="center"/>
              <w:rPr>
                <w:ins w:id="117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108BE1" w14:textId="77777777" w:rsidR="000F713F" w:rsidRPr="000F713F" w:rsidRDefault="000F713F" w:rsidP="000F713F">
            <w:pPr>
              <w:keepLines/>
              <w:numPr>
                <w:ilvl w:val="0"/>
                <w:numId w:val="33"/>
              </w:numPr>
              <w:spacing w:before="40" w:after="40"/>
              <w:ind w:firstLine="0"/>
              <w:jc w:val="center"/>
              <w:rPr>
                <w:ins w:id="117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D33153" w14:textId="77777777" w:rsidR="000F713F" w:rsidRPr="000F713F" w:rsidRDefault="000F713F" w:rsidP="000F713F">
            <w:pPr>
              <w:keepLines/>
              <w:numPr>
                <w:ilvl w:val="0"/>
                <w:numId w:val="33"/>
              </w:numPr>
              <w:spacing w:before="40" w:after="40"/>
              <w:ind w:firstLine="0"/>
              <w:jc w:val="center"/>
              <w:rPr>
                <w:ins w:id="117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17F6EC" w14:textId="77777777" w:rsidR="000F713F" w:rsidRPr="000F713F" w:rsidRDefault="000F713F" w:rsidP="000F713F">
            <w:pPr>
              <w:keepLines/>
              <w:numPr>
                <w:ilvl w:val="0"/>
                <w:numId w:val="33"/>
              </w:numPr>
              <w:spacing w:before="40" w:after="40"/>
              <w:ind w:firstLine="0"/>
              <w:jc w:val="center"/>
              <w:rPr>
                <w:ins w:id="117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F68974C" w14:textId="77777777" w:rsidR="000F713F" w:rsidRPr="000F713F" w:rsidRDefault="000F713F" w:rsidP="000F713F">
            <w:pPr>
              <w:keepLines/>
              <w:numPr>
                <w:ilvl w:val="0"/>
                <w:numId w:val="33"/>
              </w:numPr>
              <w:spacing w:before="40" w:after="40"/>
              <w:ind w:firstLine="0"/>
              <w:jc w:val="center"/>
              <w:rPr>
                <w:ins w:id="118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81228F" w14:textId="77777777" w:rsidR="000F713F" w:rsidRPr="000F713F" w:rsidRDefault="000F713F" w:rsidP="000F713F">
            <w:pPr>
              <w:keepLines/>
              <w:numPr>
                <w:ilvl w:val="0"/>
                <w:numId w:val="33"/>
              </w:numPr>
              <w:spacing w:before="40" w:after="40"/>
              <w:ind w:firstLine="0"/>
              <w:jc w:val="center"/>
              <w:rPr>
                <w:ins w:id="118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717D3FD" w14:textId="77777777" w:rsidR="000F713F" w:rsidRPr="000F713F" w:rsidRDefault="000F713F" w:rsidP="000F713F">
            <w:pPr>
              <w:keepLines/>
              <w:numPr>
                <w:ilvl w:val="0"/>
                <w:numId w:val="33"/>
              </w:numPr>
              <w:spacing w:before="40" w:after="40"/>
              <w:ind w:firstLine="0"/>
              <w:jc w:val="center"/>
              <w:rPr>
                <w:ins w:id="1182" w:author="Huawei" w:date="2018-03-28T15:01:00Z"/>
                <w:rFonts w:ascii="Times New Roman" w:eastAsia="SimSun" w:hAnsi="Times New Roman"/>
                <w:color w:val="000000"/>
                <w:kern w:val="24"/>
                <w:sz w:val="16"/>
                <w:szCs w:val="18"/>
                <w:lang w:eastAsia="x-none"/>
              </w:rPr>
            </w:pPr>
          </w:p>
        </w:tc>
      </w:tr>
      <w:tr w:rsidR="000F713F" w:rsidRPr="000F713F" w14:paraId="0A2D62C4" w14:textId="77777777" w:rsidTr="000F713F">
        <w:trPr>
          <w:cantSplit/>
          <w:jc w:val="center"/>
          <w:ins w:id="1183" w:author="Huawei" w:date="2018-03-28T15:01:00Z"/>
        </w:trPr>
        <w:tc>
          <w:tcPr>
            <w:tcW w:w="0" w:type="auto"/>
            <w:vMerge/>
            <w:tcBorders>
              <w:left w:val="single" w:sz="4" w:space="0" w:color="auto"/>
              <w:right w:val="single" w:sz="4" w:space="0" w:color="auto"/>
            </w:tcBorders>
            <w:vAlign w:val="center"/>
          </w:tcPr>
          <w:p w14:paraId="5DD6B917" w14:textId="77777777" w:rsidR="000F713F" w:rsidRPr="000F713F" w:rsidRDefault="000F713F" w:rsidP="000F713F">
            <w:pPr>
              <w:ind w:left="720" w:hanging="720"/>
              <w:rPr>
                <w:ins w:id="1184"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187864B" w14:textId="77777777" w:rsidR="000F713F" w:rsidRPr="000F713F" w:rsidRDefault="000F713F" w:rsidP="000F713F">
            <w:pPr>
              <w:keepLines/>
              <w:numPr>
                <w:ilvl w:val="0"/>
                <w:numId w:val="33"/>
              </w:numPr>
              <w:spacing w:before="40" w:after="40"/>
              <w:ind w:firstLine="0"/>
              <w:jc w:val="center"/>
              <w:rPr>
                <w:ins w:id="1185" w:author="Huawei" w:date="2018-03-28T15:01:00Z"/>
                <w:rFonts w:ascii="Times New Roman" w:eastAsia="SimSun" w:hAnsi="Times New Roman"/>
                <w:i/>
                <w:sz w:val="16"/>
                <w:szCs w:val="18"/>
                <w:lang w:eastAsia="x-none"/>
              </w:rPr>
            </w:pPr>
            <w:ins w:id="1186"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1737A40B" w14:textId="77777777" w:rsidR="000F713F" w:rsidRPr="000F713F" w:rsidRDefault="000F713F" w:rsidP="000F713F">
            <w:pPr>
              <w:keepLines/>
              <w:numPr>
                <w:ilvl w:val="0"/>
                <w:numId w:val="33"/>
              </w:numPr>
              <w:spacing w:before="40" w:after="40"/>
              <w:ind w:firstLine="0"/>
              <w:jc w:val="center"/>
              <w:rPr>
                <w:ins w:id="118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C9D07B2" w14:textId="77777777" w:rsidR="000F713F" w:rsidRPr="000F713F" w:rsidRDefault="000F713F" w:rsidP="000F713F">
            <w:pPr>
              <w:keepLines/>
              <w:numPr>
                <w:ilvl w:val="0"/>
                <w:numId w:val="33"/>
              </w:numPr>
              <w:spacing w:before="40" w:after="40"/>
              <w:ind w:firstLine="0"/>
              <w:jc w:val="center"/>
              <w:rPr>
                <w:ins w:id="118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F3D1F5D" w14:textId="77777777" w:rsidR="000F713F" w:rsidRPr="000F713F" w:rsidRDefault="000F713F" w:rsidP="000F713F">
            <w:pPr>
              <w:keepLines/>
              <w:numPr>
                <w:ilvl w:val="0"/>
                <w:numId w:val="33"/>
              </w:numPr>
              <w:spacing w:before="40" w:after="40"/>
              <w:ind w:firstLine="0"/>
              <w:jc w:val="center"/>
              <w:rPr>
                <w:ins w:id="118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E91B9D" w14:textId="77777777" w:rsidR="000F713F" w:rsidRPr="000F713F" w:rsidRDefault="000F713F" w:rsidP="000F713F">
            <w:pPr>
              <w:keepLines/>
              <w:numPr>
                <w:ilvl w:val="0"/>
                <w:numId w:val="33"/>
              </w:numPr>
              <w:spacing w:before="40" w:after="40"/>
              <w:ind w:firstLine="0"/>
              <w:jc w:val="center"/>
              <w:rPr>
                <w:ins w:id="119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D50DEE" w14:textId="77777777" w:rsidR="000F713F" w:rsidRPr="000F713F" w:rsidRDefault="000F713F" w:rsidP="000F713F">
            <w:pPr>
              <w:keepLines/>
              <w:numPr>
                <w:ilvl w:val="0"/>
                <w:numId w:val="33"/>
              </w:numPr>
              <w:spacing w:before="40" w:after="40"/>
              <w:ind w:firstLine="0"/>
              <w:jc w:val="center"/>
              <w:rPr>
                <w:ins w:id="119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8450A2" w14:textId="77777777" w:rsidR="000F713F" w:rsidRPr="000F713F" w:rsidRDefault="000F713F" w:rsidP="000F713F">
            <w:pPr>
              <w:keepLines/>
              <w:numPr>
                <w:ilvl w:val="0"/>
                <w:numId w:val="33"/>
              </w:numPr>
              <w:spacing w:before="40" w:after="40"/>
              <w:ind w:firstLine="0"/>
              <w:jc w:val="center"/>
              <w:rPr>
                <w:ins w:id="119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162348" w14:textId="77777777" w:rsidR="000F713F" w:rsidRPr="000F713F" w:rsidRDefault="000F713F" w:rsidP="000F713F">
            <w:pPr>
              <w:keepLines/>
              <w:numPr>
                <w:ilvl w:val="0"/>
                <w:numId w:val="33"/>
              </w:numPr>
              <w:spacing w:before="40" w:after="40"/>
              <w:ind w:firstLine="0"/>
              <w:jc w:val="center"/>
              <w:rPr>
                <w:ins w:id="119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543F1F" w14:textId="77777777" w:rsidR="000F713F" w:rsidRPr="000F713F" w:rsidRDefault="000F713F" w:rsidP="000F713F">
            <w:pPr>
              <w:keepLines/>
              <w:numPr>
                <w:ilvl w:val="0"/>
                <w:numId w:val="33"/>
              </w:numPr>
              <w:spacing w:before="40" w:after="40"/>
              <w:ind w:firstLine="0"/>
              <w:jc w:val="center"/>
              <w:rPr>
                <w:ins w:id="119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D066A6B" w14:textId="77777777" w:rsidR="000F713F" w:rsidRPr="000F713F" w:rsidRDefault="000F713F" w:rsidP="000F713F">
            <w:pPr>
              <w:keepLines/>
              <w:numPr>
                <w:ilvl w:val="0"/>
                <w:numId w:val="33"/>
              </w:numPr>
              <w:spacing w:before="40" w:after="40"/>
              <w:ind w:firstLine="0"/>
              <w:jc w:val="center"/>
              <w:rPr>
                <w:ins w:id="1195" w:author="Huawei" w:date="2018-03-28T15:01:00Z"/>
                <w:rFonts w:ascii="Times New Roman" w:eastAsia="SimSun" w:hAnsi="Times New Roman"/>
                <w:color w:val="000000"/>
                <w:kern w:val="24"/>
                <w:sz w:val="16"/>
                <w:szCs w:val="18"/>
                <w:lang w:eastAsia="x-none"/>
              </w:rPr>
            </w:pPr>
          </w:p>
        </w:tc>
      </w:tr>
      <w:tr w:rsidR="000F713F" w:rsidRPr="000F713F" w14:paraId="36C5D0E0" w14:textId="77777777" w:rsidTr="000F713F">
        <w:trPr>
          <w:cantSplit/>
          <w:jc w:val="center"/>
          <w:ins w:id="1196" w:author="Huawei" w:date="2018-03-28T15:01:00Z"/>
        </w:trPr>
        <w:tc>
          <w:tcPr>
            <w:tcW w:w="0" w:type="auto"/>
            <w:vMerge/>
            <w:tcBorders>
              <w:left w:val="single" w:sz="4" w:space="0" w:color="auto"/>
              <w:right w:val="single" w:sz="4" w:space="0" w:color="auto"/>
            </w:tcBorders>
            <w:vAlign w:val="center"/>
          </w:tcPr>
          <w:p w14:paraId="0A32AF28" w14:textId="77777777" w:rsidR="000F713F" w:rsidRPr="000F713F" w:rsidRDefault="000F713F" w:rsidP="000F713F">
            <w:pPr>
              <w:ind w:left="720" w:hanging="720"/>
              <w:rPr>
                <w:ins w:id="1197"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5763C9D" w14:textId="77777777" w:rsidR="000F713F" w:rsidRPr="000F713F" w:rsidRDefault="000F713F" w:rsidP="000F713F">
            <w:pPr>
              <w:keepLines/>
              <w:numPr>
                <w:ilvl w:val="0"/>
                <w:numId w:val="33"/>
              </w:numPr>
              <w:spacing w:before="40" w:after="40"/>
              <w:ind w:firstLine="0"/>
              <w:jc w:val="center"/>
              <w:rPr>
                <w:ins w:id="1198" w:author="Huawei" w:date="2018-03-28T15:01:00Z"/>
                <w:rFonts w:ascii="Times New Roman" w:eastAsia="SimSun" w:hAnsi="Times New Roman"/>
                <w:i/>
                <w:sz w:val="16"/>
                <w:szCs w:val="18"/>
                <w:lang w:eastAsia="x-none"/>
              </w:rPr>
            </w:pPr>
            <w:ins w:id="1199"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34003DE2" w14:textId="77777777" w:rsidR="000F713F" w:rsidRPr="000F713F" w:rsidRDefault="000F713F" w:rsidP="000F713F">
            <w:pPr>
              <w:keepLines/>
              <w:numPr>
                <w:ilvl w:val="0"/>
                <w:numId w:val="33"/>
              </w:numPr>
              <w:spacing w:before="40" w:after="40"/>
              <w:ind w:firstLine="0"/>
              <w:jc w:val="center"/>
              <w:rPr>
                <w:ins w:id="120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852E1B2" w14:textId="77777777" w:rsidR="000F713F" w:rsidRPr="000F713F" w:rsidRDefault="000F713F" w:rsidP="000F713F">
            <w:pPr>
              <w:keepLines/>
              <w:numPr>
                <w:ilvl w:val="0"/>
                <w:numId w:val="33"/>
              </w:numPr>
              <w:spacing w:before="40" w:after="40"/>
              <w:ind w:firstLine="0"/>
              <w:jc w:val="center"/>
              <w:rPr>
                <w:ins w:id="120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A90DED" w14:textId="77777777" w:rsidR="000F713F" w:rsidRPr="000F713F" w:rsidRDefault="000F713F" w:rsidP="000F713F">
            <w:pPr>
              <w:keepLines/>
              <w:numPr>
                <w:ilvl w:val="0"/>
                <w:numId w:val="33"/>
              </w:numPr>
              <w:spacing w:before="40" w:after="40"/>
              <w:ind w:firstLine="0"/>
              <w:jc w:val="center"/>
              <w:rPr>
                <w:ins w:id="12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883A00" w14:textId="77777777" w:rsidR="000F713F" w:rsidRPr="000F713F" w:rsidRDefault="000F713F" w:rsidP="000F713F">
            <w:pPr>
              <w:keepLines/>
              <w:numPr>
                <w:ilvl w:val="0"/>
                <w:numId w:val="33"/>
              </w:numPr>
              <w:spacing w:before="40" w:after="40"/>
              <w:ind w:firstLine="0"/>
              <w:jc w:val="center"/>
              <w:rPr>
                <w:ins w:id="12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3260A6A" w14:textId="77777777" w:rsidR="000F713F" w:rsidRPr="000F713F" w:rsidRDefault="000F713F" w:rsidP="000F713F">
            <w:pPr>
              <w:keepLines/>
              <w:numPr>
                <w:ilvl w:val="0"/>
                <w:numId w:val="33"/>
              </w:numPr>
              <w:spacing w:before="40" w:after="40"/>
              <w:ind w:firstLine="0"/>
              <w:jc w:val="center"/>
              <w:rPr>
                <w:ins w:id="120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6A3403" w14:textId="77777777" w:rsidR="000F713F" w:rsidRPr="000F713F" w:rsidRDefault="000F713F" w:rsidP="000F713F">
            <w:pPr>
              <w:keepLines/>
              <w:numPr>
                <w:ilvl w:val="0"/>
                <w:numId w:val="33"/>
              </w:numPr>
              <w:spacing w:before="40" w:after="40"/>
              <w:ind w:firstLine="0"/>
              <w:jc w:val="center"/>
              <w:rPr>
                <w:ins w:id="120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5A3713" w14:textId="77777777" w:rsidR="000F713F" w:rsidRPr="000F713F" w:rsidRDefault="000F713F" w:rsidP="000F713F">
            <w:pPr>
              <w:keepLines/>
              <w:numPr>
                <w:ilvl w:val="0"/>
                <w:numId w:val="33"/>
              </w:numPr>
              <w:spacing w:before="40" w:after="40"/>
              <w:ind w:firstLine="0"/>
              <w:jc w:val="center"/>
              <w:rPr>
                <w:ins w:id="120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FFA188" w14:textId="77777777" w:rsidR="000F713F" w:rsidRPr="000F713F" w:rsidRDefault="000F713F" w:rsidP="000F713F">
            <w:pPr>
              <w:keepLines/>
              <w:numPr>
                <w:ilvl w:val="0"/>
                <w:numId w:val="33"/>
              </w:numPr>
              <w:spacing w:before="40" w:after="40"/>
              <w:ind w:firstLine="0"/>
              <w:jc w:val="center"/>
              <w:rPr>
                <w:ins w:id="120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2E498C7" w14:textId="77777777" w:rsidR="000F713F" w:rsidRPr="000F713F" w:rsidRDefault="000F713F" w:rsidP="000F713F">
            <w:pPr>
              <w:keepLines/>
              <w:numPr>
                <w:ilvl w:val="0"/>
                <w:numId w:val="33"/>
              </w:numPr>
              <w:spacing w:before="40" w:after="40"/>
              <w:ind w:firstLine="0"/>
              <w:jc w:val="center"/>
              <w:rPr>
                <w:ins w:id="1208" w:author="Huawei" w:date="2018-03-28T15:01:00Z"/>
                <w:rFonts w:ascii="Times New Roman" w:eastAsia="SimSun" w:hAnsi="Times New Roman"/>
                <w:color w:val="000000"/>
                <w:kern w:val="24"/>
                <w:sz w:val="16"/>
                <w:szCs w:val="18"/>
                <w:lang w:eastAsia="x-none"/>
              </w:rPr>
            </w:pPr>
          </w:p>
        </w:tc>
      </w:tr>
      <w:tr w:rsidR="000F713F" w:rsidRPr="000F713F" w14:paraId="005D6E70" w14:textId="77777777" w:rsidTr="000F713F">
        <w:trPr>
          <w:cantSplit/>
          <w:jc w:val="center"/>
          <w:ins w:id="1209" w:author="Huawei" w:date="2018-03-28T15:01:00Z"/>
        </w:trPr>
        <w:tc>
          <w:tcPr>
            <w:tcW w:w="0" w:type="auto"/>
            <w:vMerge/>
            <w:tcBorders>
              <w:left w:val="single" w:sz="4" w:space="0" w:color="auto"/>
              <w:right w:val="single" w:sz="4" w:space="0" w:color="auto"/>
            </w:tcBorders>
            <w:vAlign w:val="center"/>
          </w:tcPr>
          <w:p w14:paraId="5DEAFF42" w14:textId="77777777" w:rsidR="000F713F" w:rsidRPr="000F713F" w:rsidRDefault="000F713F" w:rsidP="000F713F">
            <w:pPr>
              <w:ind w:left="720" w:hanging="720"/>
              <w:rPr>
                <w:ins w:id="1210"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B4F77AC" w14:textId="77777777" w:rsidR="000F713F" w:rsidRPr="000F713F" w:rsidRDefault="000F713F" w:rsidP="000F713F">
            <w:pPr>
              <w:keepLines/>
              <w:numPr>
                <w:ilvl w:val="0"/>
                <w:numId w:val="33"/>
              </w:numPr>
              <w:spacing w:before="40" w:after="40"/>
              <w:ind w:firstLine="0"/>
              <w:jc w:val="center"/>
              <w:rPr>
                <w:ins w:id="1211" w:author="Huawei" w:date="2018-03-28T15:01:00Z"/>
                <w:rFonts w:ascii="Times New Roman" w:eastAsia="SimSun" w:hAnsi="Times New Roman"/>
                <w:i/>
                <w:sz w:val="16"/>
                <w:szCs w:val="18"/>
                <w:lang w:eastAsia="x-none"/>
              </w:rPr>
            </w:pPr>
            <w:ins w:id="1212"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52AEBC27" w14:textId="77777777" w:rsidR="000F713F" w:rsidRPr="000F713F" w:rsidRDefault="000F713F" w:rsidP="000F713F">
            <w:pPr>
              <w:keepLines/>
              <w:numPr>
                <w:ilvl w:val="0"/>
                <w:numId w:val="33"/>
              </w:numPr>
              <w:spacing w:before="40" w:after="40"/>
              <w:ind w:firstLine="0"/>
              <w:jc w:val="center"/>
              <w:rPr>
                <w:ins w:id="121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47506A0" w14:textId="77777777" w:rsidR="000F713F" w:rsidRPr="000F713F" w:rsidRDefault="000F713F" w:rsidP="000F713F">
            <w:pPr>
              <w:keepLines/>
              <w:numPr>
                <w:ilvl w:val="0"/>
                <w:numId w:val="33"/>
              </w:numPr>
              <w:spacing w:before="40" w:after="40"/>
              <w:ind w:firstLine="0"/>
              <w:jc w:val="center"/>
              <w:rPr>
                <w:ins w:id="12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88BF586" w14:textId="77777777" w:rsidR="000F713F" w:rsidRPr="000F713F" w:rsidRDefault="000F713F" w:rsidP="000F713F">
            <w:pPr>
              <w:keepLines/>
              <w:numPr>
                <w:ilvl w:val="0"/>
                <w:numId w:val="33"/>
              </w:numPr>
              <w:spacing w:before="40" w:after="40"/>
              <w:ind w:firstLine="0"/>
              <w:jc w:val="center"/>
              <w:rPr>
                <w:ins w:id="12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C5707DE" w14:textId="77777777" w:rsidR="000F713F" w:rsidRPr="000F713F" w:rsidRDefault="000F713F" w:rsidP="000F713F">
            <w:pPr>
              <w:keepLines/>
              <w:numPr>
                <w:ilvl w:val="0"/>
                <w:numId w:val="33"/>
              </w:numPr>
              <w:spacing w:before="40" w:after="40"/>
              <w:ind w:firstLine="0"/>
              <w:jc w:val="center"/>
              <w:rPr>
                <w:ins w:id="12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D5C8F6" w14:textId="77777777" w:rsidR="000F713F" w:rsidRPr="000F713F" w:rsidRDefault="000F713F" w:rsidP="000F713F">
            <w:pPr>
              <w:keepLines/>
              <w:numPr>
                <w:ilvl w:val="0"/>
                <w:numId w:val="33"/>
              </w:numPr>
              <w:spacing w:before="40" w:after="40"/>
              <w:ind w:firstLine="0"/>
              <w:jc w:val="center"/>
              <w:rPr>
                <w:ins w:id="121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18B3BC4" w14:textId="77777777" w:rsidR="000F713F" w:rsidRPr="000F713F" w:rsidRDefault="000F713F" w:rsidP="000F713F">
            <w:pPr>
              <w:keepLines/>
              <w:numPr>
                <w:ilvl w:val="0"/>
                <w:numId w:val="33"/>
              </w:numPr>
              <w:spacing w:before="40" w:after="40"/>
              <w:ind w:firstLine="0"/>
              <w:jc w:val="center"/>
              <w:rPr>
                <w:ins w:id="121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80A318" w14:textId="77777777" w:rsidR="000F713F" w:rsidRPr="000F713F" w:rsidRDefault="000F713F" w:rsidP="000F713F">
            <w:pPr>
              <w:keepLines/>
              <w:numPr>
                <w:ilvl w:val="0"/>
                <w:numId w:val="33"/>
              </w:numPr>
              <w:spacing w:before="40" w:after="40"/>
              <w:ind w:firstLine="0"/>
              <w:jc w:val="center"/>
              <w:rPr>
                <w:ins w:id="121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FDC835" w14:textId="77777777" w:rsidR="000F713F" w:rsidRPr="000F713F" w:rsidRDefault="000F713F" w:rsidP="000F713F">
            <w:pPr>
              <w:keepLines/>
              <w:numPr>
                <w:ilvl w:val="0"/>
                <w:numId w:val="33"/>
              </w:numPr>
              <w:spacing w:before="40" w:after="40"/>
              <w:ind w:firstLine="0"/>
              <w:jc w:val="center"/>
              <w:rPr>
                <w:ins w:id="122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CF64FBA" w14:textId="77777777" w:rsidR="000F713F" w:rsidRPr="000F713F" w:rsidRDefault="000F713F" w:rsidP="000F713F">
            <w:pPr>
              <w:keepLines/>
              <w:numPr>
                <w:ilvl w:val="0"/>
                <w:numId w:val="33"/>
              </w:numPr>
              <w:spacing w:before="40" w:after="40"/>
              <w:ind w:firstLine="0"/>
              <w:jc w:val="center"/>
              <w:rPr>
                <w:ins w:id="1221" w:author="Huawei" w:date="2018-03-28T15:01:00Z"/>
                <w:rFonts w:ascii="Times New Roman" w:eastAsia="SimSun" w:hAnsi="Times New Roman"/>
                <w:color w:val="000000"/>
                <w:kern w:val="24"/>
                <w:sz w:val="16"/>
                <w:szCs w:val="18"/>
                <w:lang w:eastAsia="x-none"/>
              </w:rPr>
            </w:pPr>
          </w:p>
        </w:tc>
      </w:tr>
      <w:tr w:rsidR="000F713F" w:rsidRPr="000F713F" w14:paraId="7ADDFCA2" w14:textId="77777777" w:rsidTr="000F713F">
        <w:trPr>
          <w:cantSplit/>
          <w:jc w:val="center"/>
          <w:ins w:id="1222" w:author="Huawei" w:date="2018-03-28T15:01:00Z"/>
        </w:trPr>
        <w:tc>
          <w:tcPr>
            <w:tcW w:w="0" w:type="auto"/>
            <w:vMerge/>
            <w:tcBorders>
              <w:left w:val="single" w:sz="4" w:space="0" w:color="auto"/>
              <w:right w:val="single" w:sz="4" w:space="0" w:color="auto"/>
            </w:tcBorders>
            <w:vAlign w:val="center"/>
          </w:tcPr>
          <w:p w14:paraId="1B626654" w14:textId="77777777" w:rsidR="000F713F" w:rsidRPr="000F713F" w:rsidRDefault="000F713F" w:rsidP="000F713F">
            <w:pPr>
              <w:ind w:left="720" w:hanging="720"/>
              <w:rPr>
                <w:ins w:id="1223"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8FC5B5E" w14:textId="77777777" w:rsidR="000F713F" w:rsidRPr="000F713F" w:rsidRDefault="000F713F" w:rsidP="000F713F">
            <w:pPr>
              <w:keepLines/>
              <w:numPr>
                <w:ilvl w:val="0"/>
                <w:numId w:val="33"/>
              </w:numPr>
              <w:spacing w:before="40" w:after="40"/>
              <w:ind w:firstLine="0"/>
              <w:jc w:val="center"/>
              <w:rPr>
                <w:ins w:id="1224" w:author="Huawei" w:date="2018-03-28T15:01:00Z"/>
                <w:rFonts w:ascii="Times New Roman" w:eastAsia="SimSun" w:hAnsi="Times New Roman"/>
                <w:i/>
                <w:sz w:val="16"/>
                <w:szCs w:val="18"/>
                <w:lang w:eastAsia="x-none"/>
              </w:rPr>
            </w:pPr>
            <w:ins w:id="1225"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ZSA</w:t>
              </w:r>
            </w:ins>
          </w:p>
        </w:tc>
        <w:tc>
          <w:tcPr>
            <w:tcW w:w="411" w:type="pct"/>
            <w:tcBorders>
              <w:top w:val="single" w:sz="4" w:space="0" w:color="auto"/>
              <w:left w:val="single" w:sz="4" w:space="0" w:color="auto"/>
              <w:bottom w:val="single" w:sz="4" w:space="0" w:color="auto"/>
              <w:right w:val="single" w:sz="4" w:space="0" w:color="auto"/>
            </w:tcBorders>
          </w:tcPr>
          <w:p w14:paraId="7449E582" w14:textId="77777777" w:rsidR="000F713F" w:rsidRPr="000F713F" w:rsidRDefault="000F713F" w:rsidP="000F713F">
            <w:pPr>
              <w:keepLines/>
              <w:numPr>
                <w:ilvl w:val="0"/>
                <w:numId w:val="33"/>
              </w:numPr>
              <w:spacing w:before="40" w:after="40"/>
              <w:ind w:firstLine="0"/>
              <w:jc w:val="center"/>
              <w:rPr>
                <w:ins w:id="122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1F6AD8D" w14:textId="77777777" w:rsidR="000F713F" w:rsidRPr="000F713F" w:rsidRDefault="000F713F" w:rsidP="000F713F">
            <w:pPr>
              <w:keepLines/>
              <w:numPr>
                <w:ilvl w:val="0"/>
                <w:numId w:val="33"/>
              </w:numPr>
              <w:spacing w:before="40" w:after="40"/>
              <w:ind w:firstLine="0"/>
              <w:jc w:val="center"/>
              <w:rPr>
                <w:ins w:id="12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F6CE7D7" w14:textId="77777777" w:rsidR="000F713F" w:rsidRPr="000F713F" w:rsidRDefault="000F713F" w:rsidP="000F713F">
            <w:pPr>
              <w:keepLines/>
              <w:numPr>
                <w:ilvl w:val="0"/>
                <w:numId w:val="33"/>
              </w:numPr>
              <w:spacing w:before="40" w:after="40"/>
              <w:ind w:firstLine="0"/>
              <w:jc w:val="center"/>
              <w:rPr>
                <w:ins w:id="12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071958" w14:textId="77777777" w:rsidR="000F713F" w:rsidRPr="000F713F" w:rsidRDefault="000F713F" w:rsidP="000F713F">
            <w:pPr>
              <w:keepLines/>
              <w:numPr>
                <w:ilvl w:val="0"/>
                <w:numId w:val="33"/>
              </w:numPr>
              <w:spacing w:before="40" w:after="40"/>
              <w:ind w:firstLine="0"/>
              <w:jc w:val="center"/>
              <w:rPr>
                <w:ins w:id="122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B6410B8" w14:textId="77777777" w:rsidR="000F713F" w:rsidRPr="000F713F" w:rsidRDefault="000F713F" w:rsidP="000F713F">
            <w:pPr>
              <w:keepLines/>
              <w:numPr>
                <w:ilvl w:val="0"/>
                <w:numId w:val="33"/>
              </w:numPr>
              <w:spacing w:before="40" w:after="40"/>
              <w:ind w:firstLine="0"/>
              <w:jc w:val="center"/>
              <w:rPr>
                <w:ins w:id="123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E2552F" w14:textId="77777777" w:rsidR="000F713F" w:rsidRPr="000F713F" w:rsidRDefault="000F713F" w:rsidP="000F713F">
            <w:pPr>
              <w:keepLines/>
              <w:numPr>
                <w:ilvl w:val="0"/>
                <w:numId w:val="33"/>
              </w:numPr>
              <w:spacing w:before="40" w:after="40"/>
              <w:ind w:firstLine="0"/>
              <w:jc w:val="center"/>
              <w:rPr>
                <w:ins w:id="123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EACD1C" w14:textId="77777777" w:rsidR="000F713F" w:rsidRPr="000F713F" w:rsidRDefault="000F713F" w:rsidP="000F713F">
            <w:pPr>
              <w:keepLines/>
              <w:numPr>
                <w:ilvl w:val="0"/>
                <w:numId w:val="33"/>
              </w:numPr>
              <w:spacing w:before="40" w:after="40"/>
              <w:ind w:firstLine="0"/>
              <w:jc w:val="center"/>
              <w:rPr>
                <w:ins w:id="123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CB6744" w14:textId="77777777" w:rsidR="000F713F" w:rsidRPr="000F713F" w:rsidRDefault="000F713F" w:rsidP="000F713F">
            <w:pPr>
              <w:keepLines/>
              <w:numPr>
                <w:ilvl w:val="0"/>
                <w:numId w:val="33"/>
              </w:numPr>
              <w:spacing w:before="40" w:after="40"/>
              <w:ind w:firstLine="0"/>
              <w:jc w:val="center"/>
              <w:rPr>
                <w:ins w:id="123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D45691B" w14:textId="77777777" w:rsidR="000F713F" w:rsidRPr="000F713F" w:rsidRDefault="000F713F" w:rsidP="000F713F">
            <w:pPr>
              <w:keepLines/>
              <w:numPr>
                <w:ilvl w:val="0"/>
                <w:numId w:val="33"/>
              </w:numPr>
              <w:spacing w:before="40" w:after="40"/>
              <w:ind w:firstLine="0"/>
              <w:jc w:val="center"/>
              <w:rPr>
                <w:ins w:id="1234" w:author="Huawei" w:date="2018-03-28T15:01:00Z"/>
                <w:rFonts w:ascii="Times New Roman" w:eastAsia="SimSun" w:hAnsi="Times New Roman"/>
                <w:color w:val="000000"/>
                <w:kern w:val="24"/>
                <w:sz w:val="16"/>
                <w:szCs w:val="18"/>
                <w:lang w:eastAsia="x-none"/>
              </w:rPr>
            </w:pPr>
          </w:p>
        </w:tc>
      </w:tr>
      <w:tr w:rsidR="000F713F" w:rsidRPr="000F713F" w14:paraId="7391F1EB" w14:textId="77777777" w:rsidTr="000F713F">
        <w:trPr>
          <w:cantSplit/>
          <w:jc w:val="center"/>
          <w:ins w:id="1235" w:author="Huawei" w:date="2018-03-28T15:01:00Z"/>
        </w:trPr>
        <w:tc>
          <w:tcPr>
            <w:tcW w:w="1387" w:type="pct"/>
            <w:gridSpan w:val="2"/>
            <w:tcBorders>
              <w:left w:val="single" w:sz="4" w:space="0" w:color="auto"/>
              <w:right w:val="single" w:sz="4" w:space="0" w:color="auto"/>
            </w:tcBorders>
            <w:vAlign w:val="center"/>
          </w:tcPr>
          <w:p w14:paraId="3131CC29" w14:textId="77777777" w:rsidR="000F713F" w:rsidRPr="000F713F" w:rsidRDefault="000F713F" w:rsidP="000F713F">
            <w:pPr>
              <w:keepLines/>
              <w:numPr>
                <w:ilvl w:val="0"/>
                <w:numId w:val="33"/>
              </w:numPr>
              <w:spacing w:before="40" w:after="40"/>
              <w:ind w:firstLine="0"/>
              <w:jc w:val="center"/>
              <w:rPr>
                <w:ins w:id="1236" w:author="Huawei" w:date="2018-03-28T15:01:00Z"/>
                <w:rFonts w:ascii="Times New Roman" w:eastAsia="SimSun" w:hAnsi="Times New Roman"/>
                <w:i/>
                <w:sz w:val="16"/>
                <w:szCs w:val="18"/>
                <w:lang w:eastAsia="x-none"/>
              </w:rPr>
            </w:pPr>
            <w:ins w:id="1237" w:author="Huawei" w:date="2018-03-28T15:01:00Z">
              <w:r w:rsidRPr="000F713F">
                <w:rPr>
                  <w:rFonts w:ascii="Times New Roman" w:eastAsia="SimSun" w:hAnsi="Times New Roman"/>
                  <w:sz w:val="16"/>
                  <w:szCs w:val="18"/>
                  <w:lang w:eastAsia="x-none"/>
                </w:rPr>
                <w:t xml:space="preserve">Delay scaling parameter </w:t>
              </w:r>
              <w:r w:rsidRPr="000F713F">
                <w:rPr>
                  <w:rFonts w:ascii="Times New Roman" w:eastAsia="SimSun" w:hAnsi="Times New Roman"/>
                  <w:i/>
                  <w:sz w:val="16"/>
                  <w:szCs w:val="18"/>
                  <w:lang w:eastAsia="x-none"/>
                </w:rPr>
                <w:t>r</w:t>
              </w:r>
              <w:r w:rsidRPr="000F713F">
                <w:rPr>
                  <w:rFonts w:ascii="Times New Roman" w:eastAsia="SimSun" w:hAnsi="Times New Roman"/>
                  <w:i/>
                  <w:sz w:val="16"/>
                  <w:szCs w:val="18"/>
                  <w:vertAlign w:val="subscript"/>
                  <w:lang w:eastAsia="x-none"/>
                </w:rPr>
                <w:sym w:font="Symbol" w:char="F074"/>
              </w:r>
            </w:ins>
          </w:p>
        </w:tc>
        <w:tc>
          <w:tcPr>
            <w:tcW w:w="411" w:type="pct"/>
            <w:tcBorders>
              <w:top w:val="single" w:sz="4" w:space="0" w:color="auto"/>
              <w:left w:val="single" w:sz="4" w:space="0" w:color="auto"/>
              <w:bottom w:val="single" w:sz="4" w:space="0" w:color="auto"/>
              <w:right w:val="single" w:sz="4" w:space="0" w:color="auto"/>
            </w:tcBorders>
          </w:tcPr>
          <w:p w14:paraId="5E721DBB" w14:textId="77777777" w:rsidR="000F713F" w:rsidRPr="000F713F" w:rsidRDefault="000F713F" w:rsidP="000F713F">
            <w:pPr>
              <w:keepLines/>
              <w:numPr>
                <w:ilvl w:val="0"/>
                <w:numId w:val="33"/>
              </w:numPr>
              <w:spacing w:before="40" w:after="40"/>
              <w:ind w:firstLine="0"/>
              <w:jc w:val="center"/>
              <w:rPr>
                <w:ins w:id="123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AEB6ACB" w14:textId="77777777" w:rsidR="000F713F" w:rsidRPr="000F713F" w:rsidRDefault="000F713F" w:rsidP="000F713F">
            <w:pPr>
              <w:keepLines/>
              <w:numPr>
                <w:ilvl w:val="0"/>
                <w:numId w:val="33"/>
              </w:numPr>
              <w:spacing w:before="40" w:after="40"/>
              <w:ind w:firstLine="0"/>
              <w:jc w:val="center"/>
              <w:rPr>
                <w:ins w:id="123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6CE21D" w14:textId="77777777" w:rsidR="000F713F" w:rsidRPr="000F713F" w:rsidRDefault="000F713F" w:rsidP="000F713F">
            <w:pPr>
              <w:keepLines/>
              <w:numPr>
                <w:ilvl w:val="0"/>
                <w:numId w:val="33"/>
              </w:numPr>
              <w:spacing w:before="40" w:after="40"/>
              <w:ind w:firstLine="0"/>
              <w:jc w:val="center"/>
              <w:rPr>
                <w:ins w:id="12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2B2962" w14:textId="77777777" w:rsidR="000F713F" w:rsidRPr="000F713F" w:rsidRDefault="000F713F" w:rsidP="000F713F">
            <w:pPr>
              <w:keepLines/>
              <w:numPr>
                <w:ilvl w:val="0"/>
                <w:numId w:val="33"/>
              </w:numPr>
              <w:spacing w:before="40" w:after="40"/>
              <w:ind w:firstLine="0"/>
              <w:jc w:val="center"/>
              <w:rPr>
                <w:ins w:id="124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DF6CF2" w14:textId="77777777" w:rsidR="000F713F" w:rsidRPr="000F713F" w:rsidRDefault="000F713F" w:rsidP="000F713F">
            <w:pPr>
              <w:keepLines/>
              <w:numPr>
                <w:ilvl w:val="0"/>
                <w:numId w:val="33"/>
              </w:numPr>
              <w:spacing w:before="40" w:after="40"/>
              <w:ind w:firstLine="0"/>
              <w:jc w:val="center"/>
              <w:rPr>
                <w:ins w:id="124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063394F" w14:textId="77777777" w:rsidR="000F713F" w:rsidRPr="000F713F" w:rsidRDefault="000F713F" w:rsidP="000F713F">
            <w:pPr>
              <w:keepLines/>
              <w:numPr>
                <w:ilvl w:val="0"/>
                <w:numId w:val="33"/>
              </w:numPr>
              <w:spacing w:before="40" w:after="40"/>
              <w:ind w:firstLine="0"/>
              <w:jc w:val="center"/>
              <w:rPr>
                <w:ins w:id="124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99A6ACA" w14:textId="77777777" w:rsidR="000F713F" w:rsidRPr="000F713F" w:rsidRDefault="000F713F" w:rsidP="000F713F">
            <w:pPr>
              <w:keepLines/>
              <w:numPr>
                <w:ilvl w:val="0"/>
                <w:numId w:val="33"/>
              </w:numPr>
              <w:spacing w:before="40" w:after="40"/>
              <w:ind w:firstLine="0"/>
              <w:jc w:val="center"/>
              <w:rPr>
                <w:ins w:id="124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3FF7EC2" w14:textId="77777777" w:rsidR="000F713F" w:rsidRPr="000F713F" w:rsidRDefault="000F713F" w:rsidP="000F713F">
            <w:pPr>
              <w:keepLines/>
              <w:numPr>
                <w:ilvl w:val="0"/>
                <w:numId w:val="33"/>
              </w:numPr>
              <w:spacing w:before="40" w:after="40"/>
              <w:ind w:firstLine="0"/>
              <w:jc w:val="center"/>
              <w:rPr>
                <w:ins w:id="124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BAE94DE" w14:textId="77777777" w:rsidR="000F713F" w:rsidRPr="000F713F" w:rsidRDefault="000F713F" w:rsidP="000F713F">
            <w:pPr>
              <w:keepLines/>
              <w:numPr>
                <w:ilvl w:val="0"/>
                <w:numId w:val="33"/>
              </w:numPr>
              <w:spacing w:before="40" w:after="40"/>
              <w:ind w:firstLine="0"/>
              <w:jc w:val="center"/>
              <w:rPr>
                <w:ins w:id="1246" w:author="Huawei" w:date="2018-03-28T15:01:00Z"/>
                <w:rFonts w:ascii="Times New Roman" w:eastAsia="SimSun" w:hAnsi="Times New Roman"/>
                <w:color w:val="000000"/>
                <w:kern w:val="24"/>
                <w:sz w:val="16"/>
                <w:szCs w:val="18"/>
                <w:lang w:eastAsia="x-none"/>
              </w:rPr>
            </w:pPr>
          </w:p>
        </w:tc>
      </w:tr>
      <w:tr w:rsidR="000F713F" w:rsidRPr="000F713F" w14:paraId="65DB2707" w14:textId="77777777" w:rsidTr="000F713F">
        <w:trPr>
          <w:cantSplit/>
          <w:jc w:val="center"/>
          <w:ins w:id="1247" w:author="Huawei" w:date="2018-03-28T15:01:00Z"/>
        </w:trPr>
        <w:tc>
          <w:tcPr>
            <w:tcW w:w="0" w:type="auto"/>
            <w:vMerge w:val="restart"/>
            <w:tcBorders>
              <w:left w:val="single" w:sz="4" w:space="0" w:color="auto"/>
              <w:right w:val="single" w:sz="4" w:space="0" w:color="auto"/>
            </w:tcBorders>
            <w:vAlign w:val="center"/>
          </w:tcPr>
          <w:p w14:paraId="40FACC84" w14:textId="77777777" w:rsidR="000F713F" w:rsidRPr="000F713F" w:rsidRDefault="000F713F" w:rsidP="000F713F">
            <w:pPr>
              <w:keepLines/>
              <w:numPr>
                <w:ilvl w:val="0"/>
                <w:numId w:val="33"/>
              </w:numPr>
              <w:spacing w:before="40" w:after="40"/>
              <w:ind w:firstLine="0"/>
              <w:jc w:val="center"/>
              <w:rPr>
                <w:ins w:id="1248" w:author="Huawei" w:date="2018-03-28T15:01:00Z"/>
                <w:rFonts w:ascii="Times New Roman" w:eastAsia="Malgun Gothic" w:hAnsi="Times New Roman" w:cs="Arial"/>
                <w:kern w:val="2"/>
                <w:sz w:val="16"/>
                <w:szCs w:val="18"/>
                <w:lang w:eastAsia="x-none"/>
              </w:rPr>
            </w:pPr>
            <w:ins w:id="1249" w:author="Huawei" w:date="2018-03-28T15:01:00Z">
              <w:r w:rsidRPr="000F713F">
                <w:rPr>
                  <w:rFonts w:ascii="Times New Roman" w:eastAsia="Malgun Gothic" w:hAnsi="Times New Roman"/>
                  <w:sz w:val="16"/>
                  <w:szCs w:val="18"/>
                  <w:lang w:eastAsia="x-none"/>
                </w:rPr>
                <w:t>XPR [dB]</w:t>
              </w:r>
            </w:ins>
          </w:p>
        </w:tc>
        <w:tc>
          <w:tcPr>
            <w:tcW w:w="358" w:type="pct"/>
            <w:tcBorders>
              <w:top w:val="single" w:sz="4" w:space="0" w:color="auto"/>
              <w:left w:val="single" w:sz="4" w:space="0" w:color="auto"/>
              <w:bottom w:val="single" w:sz="4" w:space="0" w:color="auto"/>
              <w:right w:val="single" w:sz="4" w:space="0" w:color="auto"/>
            </w:tcBorders>
            <w:vAlign w:val="center"/>
          </w:tcPr>
          <w:p w14:paraId="7084BF70" w14:textId="77777777" w:rsidR="000F713F" w:rsidRPr="000F713F" w:rsidRDefault="000F713F" w:rsidP="000F713F">
            <w:pPr>
              <w:keepLines/>
              <w:numPr>
                <w:ilvl w:val="0"/>
                <w:numId w:val="33"/>
              </w:numPr>
              <w:spacing w:before="40" w:after="40"/>
              <w:ind w:firstLine="0"/>
              <w:jc w:val="center"/>
              <w:rPr>
                <w:ins w:id="1250" w:author="Huawei" w:date="2018-03-28T15:01:00Z"/>
                <w:rFonts w:ascii="Times New Roman" w:eastAsia="SimSun" w:hAnsi="Times New Roman"/>
                <w:i/>
                <w:sz w:val="16"/>
                <w:szCs w:val="18"/>
                <w:lang w:eastAsia="x-none"/>
              </w:rPr>
            </w:pPr>
            <w:ins w:id="1251"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XPR</w:t>
              </w:r>
            </w:ins>
          </w:p>
        </w:tc>
        <w:tc>
          <w:tcPr>
            <w:tcW w:w="411" w:type="pct"/>
            <w:tcBorders>
              <w:top w:val="single" w:sz="4" w:space="0" w:color="auto"/>
              <w:left w:val="single" w:sz="4" w:space="0" w:color="auto"/>
              <w:bottom w:val="single" w:sz="4" w:space="0" w:color="auto"/>
              <w:right w:val="single" w:sz="4" w:space="0" w:color="auto"/>
            </w:tcBorders>
          </w:tcPr>
          <w:p w14:paraId="2FB12393" w14:textId="77777777" w:rsidR="000F713F" w:rsidRPr="000F713F" w:rsidRDefault="000F713F" w:rsidP="000F713F">
            <w:pPr>
              <w:keepLines/>
              <w:numPr>
                <w:ilvl w:val="0"/>
                <w:numId w:val="33"/>
              </w:numPr>
              <w:spacing w:before="40" w:after="40"/>
              <w:ind w:firstLine="0"/>
              <w:jc w:val="center"/>
              <w:rPr>
                <w:ins w:id="125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9AE89DB" w14:textId="77777777" w:rsidR="000F713F" w:rsidRPr="000F713F" w:rsidRDefault="000F713F" w:rsidP="000F713F">
            <w:pPr>
              <w:keepLines/>
              <w:numPr>
                <w:ilvl w:val="0"/>
                <w:numId w:val="33"/>
              </w:numPr>
              <w:spacing w:before="40" w:after="40"/>
              <w:ind w:firstLine="0"/>
              <w:jc w:val="center"/>
              <w:rPr>
                <w:ins w:id="12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7EB6D06" w14:textId="77777777" w:rsidR="000F713F" w:rsidRPr="000F713F" w:rsidRDefault="000F713F" w:rsidP="000F713F">
            <w:pPr>
              <w:keepLines/>
              <w:numPr>
                <w:ilvl w:val="0"/>
                <w:numId w:val="33"/>
              </w:numPr>
              <w:spacing w:before="40" w:after="40"/>
              <w:ind w:firstLine="0"/>
              <w:jc w:val="center"/>
              <w:rPr>
                <w:ins w:id="125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DC2708C" w14:textId="77777777" w:rsidR="000F713F" w:rsidRPr="000F713F" w:rsidRDefault="000F713F" w:rsidP="000F713F">
            <w:pPr>
              <w:keepLines/>
              <w:numPr>
                <w:ilvl w:val="0"/>
                <w:numId w:val="33"/>
              </w:numPr>
              <w:spacing w:before="40" w:after="40"/>
              <w:ind w:firstLine="0"/>
              <w:jc w:val="center"/>
              <w:rPr>
                <w:ins w:id="125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7647DF4" w14:textId="77777777" w:rsidR="000F713F" w:rsidRPr="000F713F" w:rsidRDefault="000F713F" w:rsidP="000F713F">
            <w:pPr>
              <w:keepLines/>
              <w:numPr>
                <w:ilvl w:val="0"/>
                <w:numId w:val="33"/>
              </w:numPr>
              <w:spacing w:before="40" w:after="40"/>
              <w:ind w:firstLine="0"/>
              <w:jc w:val="center"/>
              <w:rPr>
                <w:ins w:id="125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540E456" w14:textId="77777777" w:rsidR="000F713F" w:rsidRPr="000F713F" w:rsidRDefault="000F713F" w:rsidP="000F713F">
            <w:pPr>
              <w:keepLines/>
              <w:numPr>
                <w:ilvl w:val="0"/>
                <w:numId w:val="33"/>
              </w:numPr>
              <w:spacing w:before="40" w:after="40"/>
              <w:ind w:firstLine="0"/>
              <w:jc w:val="center"/>
              <w:rPr>
                <w:ins w:id="125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584AA42" w14:textId="77777777" w:rsidR="000F713F" w:rsidRPr="000F713F" w:rsidRDefault="000F713F" w:rsidP="000F713F">
            <w:pPr>
              <w:keepLines/>
              <w:numPr>
                <w:ilvl w:val="0"/>
                <w:numId w:val="33"/>
              </w:numPr>
              <w:spacing w:before="40" w:after="40"/>
              <w:ind w:firstLine="0"/>
              <w:jc w:val="center"/>
              <w:rPr>
                <w:ins w:id="125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D8478EC" w14:textId="77777777" w:rsidR="000F713F" w:rsidRPr="000F713F" w:rsidRDefault="000F713F" w:rsidP="000F713F">
            <w:pPr>
              <w:keepLines/>
              <w:numPr>
                <w:ilvl w:val="0"/>
                <w:numId w:val="33"/>
              </w:numPr>
              <w:spacing w:before="40" w:after="40"/>
              <w:ind w:firstLine="0"/>
              <w:jc w:val="center"/>
              <w:rPr>
                <w:ins w:id="125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E1FD27F" w14:textId="77777777" w:rsidR="000F713F" w:rsidRPr="000F713F" w:rsidRDefault="000F713F" w:rsidP="000F713F">
            <w:pPr>
              <w:keepLines/>
              <w:numPr>
                <w:ilvl w:val="0"/>
                <w:numId w:val="33"/>
              </w:numPr>
              <w:spacing w:before="40" w:after="40"/>
              <w:ind w:firstLine="0"/>
              <w:jc w:val="center"/>
              <w:rPr>
                <w:ins w:id="1260" w:author="Huawei" w:date="2018-03-28T15:01:00Z"/>
                <w:rFonts w:ascii="Times New Roman" w:eastAsia="SimSun" w:hAnsi="Times New Roman"/>
                <w:color w:val="000000"/>
                <w:kern w:val="24"/>
                <w:sz w:val="16"/>
                <w:szCs w:val="18"/>
                <w:lang w:eastAsia="x-none"/>
              </w:rPr>
            </w:pPr>
          </w:p>
        </w:tc>
      </w:tr>
      <w:tr w:rsidR="000F713F" w:rsidRPr="000F713F" w14:paraId="7EBBA746" w14:textId="77777777" w:rsidTr="000F713F">
        <w:trPr>
          <w:cantSplit/>
          <w:jc w:val="center"/>
          <w:ins w:id="1261" w:author="Huawei" w:date="2018-03-28T15:01:00Z"/>
        </w:trPr>
        <w:tc>
          <w:tcPr>
            <w:tcW w:w="0" w:type="auto"/>
            <w:vMerge/>
            <w:tcBorders>
              <w:left w:val="single" w:sz="4" w:space="0" w:color="auto"/>
              <w:right w:val="single" w:sz="4" w:space="0" w:color="auto"/>
            </w:tcBorders>
            <w:vAlign w:val="center"/>
          </w:tcPr>
          <w:p w14:paraId="23753008" w14:textId="77777777" w:rsidR="000F713F" w:rsidRPr="000F713F" w:rsidRDefault="000F713F" w:rsidP="000F713F">
            <w:pPr>
              <w:ind w:left="720" w:hanging="720"/>
              <w:rPr>
                <w:ins w:id="1262"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1C05961" w14:textId="77777777" w:rsidR="000F713F" w:rsidRPr="000F713F" w:rsidRDefault="000F713F" w:rsidP="000F713F">
            <w:pPr>
              <w:keepLines/>
              <w:numPr>
                <w:ilvl w:val="0"/>
                <w:numId w:val="33"/>
              </w:numPr>
              <w:spacing w:before="40" w:after="40"/>
              <w:ind w:firstLine="0"/>
              <w:jc w:val="center"/>
              <w:rPr>
                <w:ins w:id="1263" w:author="Huawei" w:date="2018-03-28T15:01:00Z"/>
                <w:rFonts w:ascii="Times New Roman" w:eastAsia="SimSun" w:hAnsi="Times New Roman"/>
                <w:i/>
                <w:sz w:val="16"/>
                <w:szCs w:val="18"/>
                <w:lang w:eastAsia="x-none"/>
              </w:rPr>
            </w:pPr>
            <w:ins w:id="1264"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XPR</w:t>
              </w:r>
            </w:ins>
          </w:p>
        </w:tc>
        <w:tc>
          <w:tcPr>
            <w:tcW w:w="411" w:type="pct"/>
            <w:tcBorders>
              <w:top w:val="single" w:sz="4" w:space="0" w:color="auto"/>
              <w:left w:val="single" w:sz="4" w:space="0" w:color="auto"/>
              <w:bottom w:val="single" w:sz="4" w:space="0" w:color="auto"/>
              <w:right w:val="single" w:sz="4" w:space="0" w:color="auto"/>
            </w:tcBorders>
          </w:tcPr>
          <w:p w14:paraId="2B31BA1A" w14:textId="77777777" w:rsidR="000F713F" w:rsidRPr="000F713F" w:rsidRDefault="000F713F" w:rsidP="000F713F">
            <w:pPr>
              <w:keepLines/>
              <w:numPr>
                <w:ilvl w:val="0"/>
                <w:numId w:val="33"/>
              </w:numPr>
              <w:spacing w:before="40" w:after="40"/>
              <w:ind w:firstLine="0"/>
              <w:jc w:val="center"/>
              <w:rPr>
                <w:ins w:id="126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DBD4572" w14:textId="77777777" w:rsidR="000F713F" w:rsidRPr="000F713F" w:rsidRDefault="000F713F" w:rsidP="000F713F">
            <w:pPr>
              <w:keepLines/>
              <w:numPr>
                <w:ilvl w:val="0"/>
                <w:numId w:val="33"/>
              </w:numPr>
              <w:spacing w:before="40" w:after="40"/>
              <w:ind w:firstLine="0"/>
              <w:jc w:val="center"/>
              <w:rPr>
                <w:ins w:id="126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11E03A0" w14:textId="77777777" w:rsidR="000F713F" w:rsidRPr="000F713F" w:rsidRDefault="000F713F" w:rsidP="000F713F">
            <w:pPr>
              <w:keepLines/>
              <w:numPr>
                <w:ilvl w:val="0"/>
                <w:numId w:val="33"/>
              </w:numPr>
              <w:spacing w:before="40" w:after="40"/>
              <w:ind w:firstLine="0"/>
              <w:jc w:val="center"/>
              <w:rPr>
                <w:ins w:id="126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7DE978" w14:textId="77777777" w:rsidR="000F713F" w:rsidRPr="000F713F" w:rsidRDefault="000F713F" w:rsidP="000F713F">
            <w:pPr>
              <w:keepLines/>
              <w:numPr>
                <w:ilvl w:val="0"/>
                <w:numId w:val="33"/>
              </w:numPr>
              <w:spacing w:before="40" w:after="40"/>
              <w:ind w:firstLine="0"/>
              <w:jc w:val="center"/>
              <w:rPr>
                <w:ins w:id="126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7259FE" w14:textId="77777777" w:rsidR="000F713F" w:rsidRPr="000F713F" w:rsidRDefault="000F713F" w:rsidP="000F713F">
            <w:pPr>
              <w:keepLines/>
              <w:numPr>
                <w:ilvl w:val="0"/>
                <w:numId w:val="33"/>
              </w:numPr>
              <w:spacing w:before="40" w:after="40"/>
              <w:ind w:firstLine="0"/>
              <w:jc w:val="center"/>
              <w:rPr>
                <w:ins w:id="126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F31DFF" w14:textId="77777777" w:rsidR="000F713F" w:rsidRPr="000F713F" w:rsidRDefault="000F713F" w:rsidP="000F713F">
            <w:pPr>
              <w:keepLines/>
              <w:numPr>
                <w:ilvl w:val="0"/>
                <w:numId w:val="33"/>
              </w:numPr>
              <w:spacing w:before="40" w:after="40"/>
              <w:ind w:firstLine="0"/>
              <w:jc w:val="center"/>
              <w:rPr>
                <w:ins w:id="127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6D2865E" w14:textId="77777777" w:rsidR="000F713F" w:rsidRPr="000F713F" w:rsidRDefault="000F713F" w:rsidP="000F713F">
            <w:pPr>
              <w:keepLines/>
              <w:numPr>
                <w:ilvl w:val="0"/>
                <w:numId w:val="33"/>
              </w:numPr>
              <w:spacing w:before="40" w:after="40"/>
              <w:ind w:firstLine="0"/>
              <w:jc w:val="center"/>
              <w:rPr>
                <w:ins w:id="127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79AFF8" w14:textId="77777777" w:rsidR="000F713F" w:rsidRPr="000F713F" w:rsidRDefault="000F713F" w:rsidP="000F713F">
            <w:pPr>
              <w:keepLines/>
              <w:numPr>
                <w:ilvl w:val="0"/>
                <w:numId w:val="33"/>
              </w:numPr>
              <w:spacing w:before="40" w:after="40"/>
              <w:ind w:firstLine="0"/>
              <w:jc w:val="center"/>
              <w:rPr>
                <w:ins w:id="127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860A58C" w14:textId="77777777" w:rsidR="000F713F" w:rsidRPr="000F713F" w:rsidRDefault="000F713F" w:rsidP="000F713F">
            <w:pPr>
              <w:keepLines/>
              <w:numPr>
                <w:ilvl w:val="0"/>
                <w:numId w:val="33"/>
              </w:numPr>
              <w:spacing w:before="40" w:after="40"/>
              <w:ind w:firstLine="0"/>
              <w:jc w:val="center"/>
              <w:rPr>
                <w:ins w:id="1273" w:author="Huawei" w:date="2018-03-28T15:01:00Z"/>
                <w:rFonts w:ascii="Times New Roman" w:eastAsia="SimSun" w:hAnsi="Times New Roman"/>
                <w:color w:val="000000"/>
                <w:kern w:val="24"/>
                <w:sz w:val="16"/>
                <w:szCs w:val="18"/>
                <w:lang w:eastAsia="x-none"/>
              </w:rPr>
            </w:pPr>
          </w:p>
        </w:tc>
      </w:tr>
      <w:tr w:rsidR="000F713F" w:rsidRPr="000F713F" w14:paraId="7E8AF683" w14:textId="77777777" w:rsidTr="000F713F">
        <w:trPr>
          <w:cantSplit/>
          <w:jc w:val="center"/>
          <w:ins w:id="1274" w:author="Huawei" w:date="2018-03-28T15:01:00Z"/>
        </w:trPr>
        <w:tc>
          <w:tcPr>
            <w:tcW w:w="1387" w:type="pct"/>
            <w:gridSpan w:val="2"/>
            <w:tcBorders>
              <w:left w:val="single" w:sz="4" w:space="0" w:color="auto"/>
              <w:right w:val="single" w:sz="4" w:space="0" w:color="auto"/>
            </w:tcBorders>
            <w:vAlign w:val="center"/>
          </w:tcPr>
          <w:p w14:paraId="000D2A36" w14:textId="77777777" w:rsidR="000F713F" w:rsidRPr="000F713F" w:rsidRDefault="000F713F" w:rsidP="000F713F">
            <w:pPr>
              <w:keepLines/>
              <w:numPr>
                <w:ilvl w:val="0"/>
                <w:numId w:val="33"/>
              </w:numPr>
              <w:spacing w:before="40" w:after="40"/>
              <w:ind w:firstLine="0"/>
              <w:jc w:val="center"/>
              <w:rPr>
                <w:ins w:id="1275" w:author="Huawei" w:date="2018-03-28T15:01:00Z"/>
                <w:rFonts w:ascii="Times New Roman" w:eastAsia="SimSun" w:hAnsi="Times New Roman"/>
                <w:i/>
                <w:sz w:val="16"/>
                <w:szCs w:val="18"/>
                <w:lang w:eastAsia="x-none"/>
              </w:rPr>
            </w:pPr>
            <w:ins w:id="1276" w:author="Huawei" w:date="2018-03-28T15:01:00Z">
              <w:r w:rsidRPr="000F713F">
                <w:rPr>
                  <w:rFonts w:ascii="Times New Roman" w:eastAsia="SimSun" w:hAnsi="Times New Roman"/>
                  <w:sz w:val="16"/>
                  <w:szCs w:val="18"/>
                  <w:lang w:eastAsia="x-none"/>
                </w:rPr>
                <w:t xml:space="preserve">Number of clusters </w:t>
              </w:r>
              <w:r w:rsidR="00603E09">
                <w:rPr>
                  <w:rFonts w:ascii="Times New Roman" w:eastAsia="SimSun" w:hAnsi="Times New Roman"/>
                  <w:position w:val="-6"/>
                  <w:sz w:val="16"/>
                  <w:szCs w:val="18"/>
                  <w:lang w:eastAsia="x-none"/>
                </w:rPr>
                <w:pict w14:anchorId="5171EC72">
                  <v:shape id="_x0000_i1351" type="#_x0000_t75" style="width:14.4pt;height:15pt">
                    <v:imagedata r:id="rId2125" o:title=""/>
                  </v:shape>
                </w:pict>
              </w:r>
            </w:ins>
          </w:p>
        </w:tc>
        <w:tc>
          <w:tcPr>
            <w:tcW w:w="411" w:type="pct"/>
            <w:tcBorders>
              <w:top w:val="single" w:sz="4" w:space="0" w:color="auto"/>
              <w:left w:val="single" w:sz="4" w:space="0" w:color="auto"/>
              <w:bottom w:val="single" w:sz="4" w:space="0" w:color="auto"/>
              <w:right w:val="single" w:sz="4" w:space="0" w:color="auto"/>
            </w:tcBorders>
          </w:tcPr>
          <w:p w14:paraId="1418FDD0" w14:textId="77777777" w:rsidR="000F713F" w:rsidRPr="000F713F" w:rsidRDefault="000F713F" w:rsidP="000F713F">
            <w:pPr>
              <w:keepLines/>
              <w:numPr>
                <w:ilvl w:val="0"/>
                <w:numId w:val="33"/>
              </w:numPr>
              <w:spacing w:before="40" w:after="40"/>
              <w:ind w:firstLine="0"/>
              <w:jc w:val="center"/>
              <w:rPr>
                <w:ins w:id="127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DCDBDC7" w14:textId="77777777" w:rsidR="000F713F" w:rsidRPr="000F713F" w:rsidRDefault="000F713F" w:rsidP="000F713F">
            <w:pPr>
              <w:keepLines/>
              <w:numPr>
                <w:ilvl w:val="0"/>
                <w:numId w:val="33"/>
              </w:numPr>
              <w:spacing w:before="40" w:after="40"/>
              <w:ind w:firstLine="0"/>
              <w:jc w:val="center"/>
              <w:rPr>
                <w:ins w:id="127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F638AD" w14:textId="77777777" w:rsidR="000F713F" w:rsidRPr="000F713F" w:rsidRDefault="000F713F" w:rsidP="000F713F">
            <w:pPr>
              <w:keepLines/>
              <w:numPr>
                <w:ilvl w:val="0"/>
                <w:numId w:val="33"/>
              </w:numPr>
              <w:spacing w:before="40" w:after="40"/>
              <w:ind w:firstLine="0"/>
              <w:jc w:val="center"/>
              <w:rPr>
                <w:ins w:id="127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E9341E" w14:textId="77777777" w:rsidR="000F713F" w:rsidRPr="000F713F" w:rsidRDefault="000F713F" w:rsidP="000F713F">
            <w:pPr>
              <w:keepLines/>
              <w:numPr>
                <w:ilvl w:val="0"/>
                <w:numId w:val="33"/>
              </w:numPr>
              <w:spacing w:before="40" w:after="40"/>
              <w:ind w:firstLine="0"/>
              <w:jc w:val="center"/>
              <w:rPr>
                <w:ins w:id="128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8132B2" w14:textId="77777777" w:rsidR="000F713F" w:rsidRPr="000F713F" w:rsidRDefault="000F713F" w:rsidP="000F713F">
            <w:pPr>
              <w:keepLines/>
              <w:numPr>
                <w:ilvl w:val="0"/>
                <w:numId w:val="33"/>
              </w:numPr>
              <w:spacing w:before="40" w:after="40"/>
              <w:ind w:firstLine="0"/>
              <w:jc w:val="center"/>
              <w:rPr>
                <w:ins w:id="128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82C1AA" w14:textId="77777777" w:rsidR="000F713F" w:rsidRPr="000F713F" w:rsidRDefault="000F713F" w:rsidP="000F713F">
            <w:pPr>
              <w:keepLines/>
              <w:numPr>
                <w:ilvl w:val="0"/>
                <w:numId w:val="33"/>
              </w:numPr>
              <w:spacing w:before="40" w:after="40"/>
              <w:ind w:firstLine="0"/>
              <w:jc w:val="center"/>
              <w:rPr>
                <w:ins w:id="128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4C58EC" w14:textId="77777777" w:rsidR="000F713F" w:rsidRPr="000F713F" w:rsidRDefault="000F713F" w:rsidP="000F713F">
            <w:pPr>
              <w:keepLines/>
              <w:numPr>
                <w:ilvl w:val="0"/>
                <w:numId w:val="33"/>
              </w:numPr>
              <w:spacing w:before="40" w:after="40"/>
              <w:ind w:firstLine="0"/>
              <w:jc w:val="center"/>
              <w:rPr>
                <w:ins w:id="128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FC181F" w14:textId="77777777" w:rsidR="000F713F" w:rsidRPr="000F713F" w:rsidRDefault="000F713F" w:rsidP="000F713F">
            <w:pPr>
              <w:keepLines/>
              <w:numPr>
                <w:ilvl w:val="0"/>
                <w:numId w:val="33"/>
              </w:numPr>
              <w:spacing w:before="40" w:after="40"/>
              <w:ind w:firstLine="0"/>
              <w:jc w:val="center"/>
              <w:rPr>
                <w:ins w:id="128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436348E" w14:textId="77777777" w:rsidR="000F713F" w:rsidRPr="000F713F" w:rsidRDefault="000F713F" w:rsidP="000F713F">
            <w:pPr>
              <w:keepLines/>
              <w:numPr>
                <w:ilvl w:val="0"/>
                <w:numId w:val="33"/>
              </w:numPr>
              <w:spacing w:before="40" w:after="40"/>
              <w:ind w:firstLine="0"/>
              <w:jc w:val="center"/>
              <w:rPr>
                <w:ins w:id="1285" w:author="Huawei" w:date="2018-03-28T15:01:00Z"/>
                <w:rFonts w:ascii="Times New Roman" w:eastAsia="SimSun" w:hAnsi="Times New Roman"/>
                <w:color w:val="000000"/>
                <w:kern w:val="24"/>
                <w:sz w:val="16"/>
                <w:szCs w:val="18"/>
                <w:lang w:eastAsia="x-none"/>
              </w:rPr>
            </w:pPr>
          </w:p>
        </w:tc>
      </w:tr>
      <w:tr w:rsidR="000F713F" w:rsidRPr="000F713F" w14:paraId="4B927608" w14:textId="77777777" w:rsidTr="000F713F">
        <w:trPr>
          <w:cantSplit/>
          <w:jc w:val="center"/>
          <w:ins w:id="1286" w:author="Huawei" w:date="2018-03-28T15:01:00Z"/>
        </w:trPr>
        <w:tc>
          <w:tcPr>
            <w:tcW w:w="1387" w:type="pct"/>
            <w:gridSpan w:val="2"/>
            <w:tcBorders>
              <w:left w:val="single" w:sz="4" w:space="0" w:color="auto"/>
              <w:right w:val="single" w:sz="4" w:space="0" w:color="auto"/>
            </w:tcBorders>
            <w:vAlign w:val="center"/>
          </w:tcPr>
          <w:p w14:paraId="341FF202" w14:textId="77777777" w:rsidR="000F713F" w:rsidRPr="000F713F" w:rsidRDefault="000F713F" w:rsidP="000F713F">
            <w:pPr>
              <w:keepLines/>
              <w:numPr>
                <w:ilvl w:val="0"/>
                <w:numId w:val="33"/>
              </w:numPr>
              <w:spacing w:before="40" w:after="40"/>
              <w:ind w:firstLine="0"/>
              <w:jc w:val="center"/>
              <w:rPr>
                <w:ins w:id="1287" w:author="Huawei" w:date="2018-03-28T15:01:00Z"/>
                <w:rFonts w:ascii="Times New Roman" w:eastAsia="SimSun" w:hAnsi="Times New Roman"/>
                <w:i/>
                <w:sz w:val="16"/>
                <w:szCs w:val="18"/>
                <w:lang w:eastAsia="x-none"/>
              </w:rPr>
            </w:pPr>
            <w:ins w:id="1288" w:author="Huawei" w:date="2018-03-28T15:01:00Z">
              <w:r w:rsidRPr="000F713F">
                <w:rPr>
                  <w:rFonts w:ascii="Times New Roman" w:eastAsia="SimSun" w:hAnsi="Times New Roman"/>
                  <w:sz w:val="16"/>
                  <w:szCs w:val="18"/>
                  <w:lang w:eastAsia="x-none"/>
                </w:rPr>
                <w:t xml:space="preserve">Number of rays per cluster </w:t>
              </w:r>
              <w:r w:rsidR="00603E09">
                <w:rPr>
                  <w:rFonts w:ascii="Times New Roman" w:eastAsia="SimSun" w:hAnsi="Times New Roman"/>
                  <w:position w:val="-4"/>
                  <w:sz w:val="16"/>
                  <w:szCs w:val="18"/>
                  <w:lang w:eastAsia="x-none"/>
                </w:rPr>
                <w:pict w14:anchorId="1A88C196">
                  <v:shape id="_x0000_i1352" type="#_x0000_t75" style="width:15.6pt;height:13.8pt">
                    <v:imagedata r:id="rId2126" o:title=""/>
                  </v:shape>
                </w:pict>
              </w:r>
            </w:ins>
          </w:p>
        </w:tc>
        <w:tc>
          <w:tcPr>
            <w:tcW w:w="411" w:type="pct"/>
            <w:tcBorders>
              <w:top w:val="single" w:sz="4" w:space="0" w:color="auto"/>
              <w:left w:val="single" w:sz="4" w:space="0" w:color="auto"/>
              <w:bottom w:val="single" w:sz="4" w:space="0" w:color="auto"/>
              <w:right w:val="single" w:sz="4" w:space="0" w:color="auto"/>
            </w:tcBorders>
          </w:tcPr>
          <w:p w14:paraId="4893F84A" w14:textId="77777777" w:rsidR="000F713F" w:rsidRPr="000F713F" w:rsidRDefault="000F713F" w:rsidP="000F713F">
            <w:pPr>
              <w:keepLines/>
              <w:numPr>
                <w:ilvl w:val="0"/>
                <w:numId w:val="33"/>
              </w:numPr>
              <w:spacing w:before="40" w:after="40"/>
              <w:ind w:firstLine="0"/>
              <w:jc w:val="center"/>
              <w:rPr>
                <w:ins w:id="128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FA9063F" w14:textId="77777777" w:rsidR="000F713F" w:rsidRPr="000F713F" w:rsidRDefault="000F713F" w:rsidP="000F713F">
            <w:pPr>
              <w:keepLines/>
              <w:numPr>
                <w:ilvl w:val="0"/>
                <w:numId w:val="33"/>
              </w:numPr>
              <w:spacing w:before="40" w:after="40"/>
              <w:ind w:firstLine="0"/>
              <w:jc w:val="center"/>
              <w:rPr>
                <w:ins w:id="129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2619726" w14:textId="77777777" w:rsidR="000F713F" w:rsidRPr="000F713F" w:rsidRDefault="000F713F" w:rsidP="000F713F">
            <w:pPr>
              <w:keepLines/>
              <w:numPr>
                <w:ilvl w:val="0"/>
                <w:numId w:val="33"/>
              </w:numPr>
              <w:spacing w:before="40" w:after="40"/>
              <w:ind w:firstLine="0"/>
              <w:jc w:val="center"/>
              <w:rPr>
                <w:ins w:id="129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F054D0" w14:textId="77777777" w:rsidR="000F713F" w:rsidRPr="000F713F" w:rsidRDefault="000F713F" w:rsidP="000F713F">
            <w:pPr>
              <w:keepLines/>
              <w:numPr>
                <w:ilvl w:val="0"/>
                <w:numId w:val="33"/>
              </w:numPr>
              <w:spacing w:before="40" w:after="40"/>
              <w:ind w:firstLine="0"/>
              <w:jc w:val="center"/>
              <w:rPr>
                <w:ins w:id="129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F27866" w14:textId="77777777" w:rsidR="000F713F" w:rsidRPr="000F713F" w:rsidRDefault="000F713F" w:rsidP="000F713F">
            <w:pPr>
              <w:keepLines/>
              <w:numPr>
                <w:ilvl w:val="0"/>
                <w:numId w:val="33"/>
              </w:numPr>
              <w:spacing w:before="40" w:after="40"/>
              <w:ind w:firstLine="0"/>
              <w:jc w:val="center"/>
              <w:rPr>
                <w:ins w:id="129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B018373" w14:textId="77777777" w:rsidR="000F713F" w:rsidRPr="000F713F" w:rsidRDefault="000F713F" w:rsidP="000F713F">
            <w:pPr>
              <w:keepLines/>
              <w:numPr>
                <w:ilvl w:val="0"/>
                <w:numId w:val="33"/>
              </w:numPr>
              <w:spacing w:before="40" w:after="40"/>
              <w:ind w:firstLine="0"/>
              <w:jc w:val="center"/>
              <w:rPr>
                <w:ins w:id="129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41C9490" w14:textId="77777777" w:rsidR="000F713F" w:rsidRPr="000F713F" w:rsidRDefault="000F713F" w:rsidP="000F713F">
            <w:pPr>
              <w:keepLines/>
              <w:numPr>
                <w:ilvl w:val="0"/>
                <w:numId w:val="33"/>
              </w:numPr>
              <w:spacing w:before="40" w:after="40"/>
              <w:ind w:firstLine="0"/>
              <w:jc w:val="center"/>
              <w:rPr>
                <w:ins w:id="129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7C5B97" w14:textId="77777777" w:rsidR="000F713F" w:rsidRPr="000F713F" w:rsidRDefault="000F713F" w:rsidP="000F713F">
            <w:pPr>
              <w:keepLines/>
              <w:numPr>
                <w:ilvl w:val="0"/>
                <w:numId w:val="33"/>
              </w:numPr>
              <w:spacing w:before="40" w:after="40"/>
              <w:ind w:firstLine="0"/>
              <w:jc w:val="center"/>
              <w:rPr>
                <w:ins w:id="129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8D26C53" w14:textId="77777777" w:rsidR="000F713F" w:rsidRPr="000F713F" w:rsidRDefault="000F713F" w:rsidP="000F713F">
            <w:pPr>
              <w:keepLines/>
              <w:numPr>
                <w:ilvl w:val="0"/>
                <w:numId w:val="33"/>
              </w:numPr>
              <w:spacing w:before="40" w:after="40"/>
              <w:ind w:firstLine="0"/>
              <w:jc w:val="center"/>
              <w:rPr>
                <w:ins w:id="1297" w:author="Huawei" w:date="2018-03-28T15:01:00Z"/>
                <w:rFonts w:ascii="Times New Roman" w:eastAsia="SimSun" w:hAnsi="Times New Roman"/>
                <w:color w:val="000000"/>
                <w:kern w:val="24"/>
                <w:sz w:val="16"/>
                <w:szCs w:val="18"/>
                <w:lang w:eastAsia="x-none"/>
              </w:rPr>
            </w:pPr>
          </w:p>
        </w:tc>
      </w:tr>
      <w:tr w:rsidR="000F713F" w:rsidRPr="000F713F" w14:paraId="1A091644" w14:textId="77777777" w:rsidTr="000F713F">
        <w:trPr>
          <w:cantSplit/>
          <w:jc w:val="center"/>
          <w:ins w:id="1298" w:author="Huawei" w:date="2018-03-28T15:01:00Z"/>
        </w:trPr>
        <w:tc>
          <w:tcPr>
            <w:tcW w:w="1387" w:type="pct"/>
            <w:gridSpan w:val="2"/>
            <w:tcBorders>
              <w:left w:val="single" w:sz="4" w:space="0" w:color="auto"/>
              <w:right w:val="single" w:sz="4" w:space="0" w:color="auto"/>
            </w:tcBorders>
            <w:vAlign w:val="center"/>
          </w:tcPr>
          <w:p w14:paraId="4CC6EE7E" w14:textId="77777777" w:rsidR="000F713F" w:rsidRPr="000F713F" w:rsidRDefault="000F713F" w:rsidP="000F713F">
            <w:pPr>
              <w:keepLines/>
              <w:numPr>
                <w:ilvl w:val="0"/>
                <w:numId w:val="33"/>
              </w:numPr>
              <w:spacing w:before="40" w:after="40"/>
              <w:ind w:firstLine="0"/>
              <w:jc w:val="center"/>
              <w:rPr>
                <w:ins w:id="1299" w:author="Huawei" w:date="2018-03-28T15:01:00Z"/>
                <w:rFonts w:ascii="Times New Roman" w:eastAsia="SimSun" w:hAnsi="Times New Roman"/>
                <w:i/>
                <w:sz w:val="16"/>
                <w:szCs w:val="18"/>
                <w:lang w:eastAsia="x-none"/>
              </w:rPr>
            </w:pPr>
            <w:ins w:id="1300" w:author="Huawei" w:date="2018-03-28T15:01:00Z">
              <w:r w:rsidRPr="000F713F">
                <w:rPr>
                  <w:rFonts w:ascii="Times New Roman" w:eastAsia="SimSun" w:hAnsi="Times New Roman"/>
                  <w:sz w:val="16"/>
                  <w:szCs w:val="18"/>
                  <w:lang w:eastAsia="ko-KR"/>
                </w:rPr>
                <w:t xml:space="preserve">Cluster </w:t>
              </w:r>
              <w:r w:rsidRPr="000F713F">
                <w:rPr>
                  <w:rFonts w:ascii="Times New Roman" w:eastAsia="SimSun" w:hAnsi="Times New Roman"/>
                  <w:i/>
                  <w:sz w:val="16"/>
                  <w:szCs w:val="18"/>
                  <w:lang w:eastAsia="ko-KR"/>
                </w:rPr>
                <w:t>DS</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0B7747C0">
                  <v:shape id="_x0000_i1353" type="#_x0000_t75" style="width:18pt;height:18.6pt">
                    <v:imagedata r:id="rId2127"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[ns]</w:t>
              </w:r>
            </w:ins>
          </w:p>
        </w:tc>
        <w:tc>
          <w:tcPr>
            <w:tcW w:w="411" w:type="pct"/>
            <w:tcBorders>
              <w:top w:val="single" w:sz="4" w:space="0" w:color="auto"/>
              <w:left w:val="single" w:sz="4" w:space="0" w:color="auto"/>
              <w:bottom w:val="single" w:sz="4" w:space="0" w:color="auto"/>
              <w:right w:val="single" w:sz="4" w:space="0" w:color="auto"/>
            </w:tcBorders>
          </w:tcPr>
          <w:p w14:paraId="06B82C99" w14:textId="77777777" w:rsidR="000F713F" w:rsidRPr="000F713F" w:rsidRDefault="000F713F" w:rsidP="000F713F">
            <w:pPr>
              <w:keepLines/>
              <w:numPr>
                <w:ilvl w:val="0"/>
                <w:numId w:val="33"/>
              </w:numPr>
              <w:spacing w:before="40" w:after="40"/>
              <w:ind w:firstLine="0"/>
              <w:jc w:val="center"/>
              <w:rPr>
                <w:ins w:id="130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2938E5F" w14:textId="77777777" w:rsidR="000F713F" w:rsidRPr="000F713F" w:rsidRDefault="000F713F" w:rsidP="000F713F">
            <w:pPr>
              <w:keepLines/>
              <w:numPr>
                <w:ilvl w:val="0"/>
                <w:numId w:val="33"/>
              </w:numPr>
              <w:spacing w:before="40" w:after="40"/>
              <w:ind w:firstLine="0"/>
              <w:jc w:val="center"/>
              <w:rPr>
                <w:ins w:id="13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1C9B378" w14:textId="77777777" w:rsidR="000F713F" w:rsidRPr="000F713F" w:rsidRDefault="000F713F" w:rsidP="000F713F">
            <w:pPr>
              <w:keepLines/>
              <w:numPr>
                <w:ilvl w:val="0"/>
                <w:numId w:val="33"/>
              </w:numPr>
              <w:spacing w:before="40" w:after="40"/>
              <w:ind w:firstLine="0"/>
              <w:jc w:val="center"/>
              <w:rPr>
                <w:ins w:id="13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F6DE15" w14:textId="77777777" w:rsidR="000F713F" w:rsidRPr="000F713F" w:rsidRDefault="000F713F" w:rsidP="000F713F">
            <w:pPr>
              <w:keepLines/>
              <w:numPr>
                <w:ilvl w:val="0"/>
                <w:numId w:val="33"/>
              </w:numPr>
              <w:spacing w:before="40" w:after="40"/>
              <w:ind w:firstLine="0"/>
              <w:jc w:val="center"/>
              <w:rPr>
                <w:ins w:id="130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B29D27" w14:textId="77777777" w:rsidR="000F713F" w:rsidRPr="000F713F" w:rsidRDefault="000F713F" w:rsidP="000F713F">
            <w:pPr>
              <w:keepLines/>
              <w:numPr>
                <w:ilvl w:val="0"/>
                <w:numId w:val="33"/>
              </w:numPr>
              <w:spacing w:before="40" w:after="40"/>
              <w:ind w:firstLine="0"/>
              <w:jc w:val="center"/>
              <w:rPr>
                <w:ins w:id="130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D43AC9E" w14:textId="77777777" w:rsidR="000F713F" w:rsidRPr="000F713F" w:rsidRDefault="000F713F" w:rsidP="000F713F">
            <w:pPr>
              <w:keepLines/>
              <w:numPr>
                <w:ilvl w:val="0"/>
                <w:numId w:val="33"/>
              </w:numPr>
              <w:spacing w:before="40" w:after="40"/>
              <w:ind w:firstLine="0"/>
              <w:jc w:val="center"/>
              <w:rPr>
                <w:ins w:id="130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842263B" w14:textId="77777777" w:rsidR="000F713F" w:rsidRPr="000F713F" w:rsidRDefault="000F713F" w:rsidP="000F713F">
            <w:pPr>
              <w:keepLines/>
              <w:numPr>
                <w:ilvl w:val="0"/>
                <w:numId w:val="33"/>
              </w:numPr>
              <w:spacing w:before="40" w:after="40"/>
              <w:ind w:firstLine="0"/>
              <w:jc w:val="center"/>
              <w:rPr>
                <w:ins w:id="130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C17097" w14:textId="77777777" w:rsidR="000F713F" w:rsidRPr="000F713F" w:rsidRDefault="000F713F" w:rsidP="000F713F">
            <w:pPr>
              <w:keepLines/>
              <w:numPr>
                <w:ilvl w:val="0"/>
                <w:numId w:val="33"/>
              </w:numPr>
              <w:spacing w:before="40" w:after="40"/>
              <w:ind w:firstLine="0"/>
              <w:jc w:val="center"/>
              <w:rPr>
                <w:ins w:id="130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4090B72" w14:textId="77777777" w:rsidR="000F713F" w:rsidRPr="000F713F" w:rsidRDefault="000F713F" w:rsidP="000F713F">
            <w:pPr>
              <w:keepLines/>
              <w:numPr>
                <w:ilvl w:val="0"/>
                <w:numId w:val="33"/>
              </w:numPr>
              <w:spacing w:before="40" w:after="40"/>
              <w:ind w:firstLine="0"/>
              <w:jc w:val="center"/>
              <w:rPr>
                <w:ins w:id="1309" w:author="Huawei" w:date="2018-03-28T15:01:00Z"/>
                <w:rFonts w:ascii="Times New Roman" w:eastAsia="SimSun" w:hAnsi="Times New Roman"/>
                <w:color w:val="000000"/>
                <w:kern w:val="24"/>
                <w:sz w:val="16"/>
                <w:szCs w:val="18"/>
                <w:lang w:eastAsia="x-none"/>
              </w:rPr>
            </w:pPr>
          </w:p>
        </w:tc>
      </w:tr>
      <w:tr w:rsidR="000F713F" w:rsidRPr="000F713F" w14:paraId="4614B0DE" w14:textId="77777777" w:rsidTr="000F713F">
        <w:trPr>
          <w:cantSplit/>
          <w:jc w:val="center"/>
          <w:ins w:id="1310" w:author="Huawei" w:date="2018-03-28T15:01:00Z"/>
        </w:trPr>
        <w:tc>
          <w:tcPr>
            <w:tcW w:w="1387" w:type="pct"/>
            <w:gridSpan w:val="2"/>
            <w:tcBorders>
              <w:left w:val="single" w:sz="4" w:space="0" w:color="auto"/>
              <w:right w:val="single" w:sz="4" w:space="0" w:color="auto"/>
            </w:tcBorders>
            <w:vAlign w:val="center"/>
          </w:tcPr>
          <w:p w14:paraId="69A8004C" w14:textId="77777777" w:rsidR="000F713F" w:rsidRPr="000F713F" w:rsidRDefault="000F713F" w:rsidP="000F713F">
            <w:pPr>
              <w:keepLines/>
              <w:numPr>
                <w:ilvl w:val="0"/>
                <w:numId w:val="33"/>
              </w:numPr>
              <w:spacing w:before="40" w:after="40"/>
              <w:ind w:firstLine="0"/>
              <w:jc w:val="center"/>
              <w:rPr>
                <w:ins w:id="1311" w:author="Huawei" w:date="2018-03-28T15:01:00Z"/>
                <w:rFonts w:ascii="Times New Roman" w:eastAsia="SimSun" w:hAnsi="Times New Roman"/>
                <w:i/>
                <w:sz w:val="16"/>
                <w:szCs w:val="18"/>
                <w:lang w:eastAsia="x-none"/>
              </w:rPr>
            </w:pPr>
            <w:ins w:id="1312" w:author="Huawei" w:date="2018-03-28T15:0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ASD</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7A084353">
                  <v:shape id="_x0000_i1354" type="#_x0000_t75" style="width:23.4pt;height:18.6pt">
                    <v:imagedata r:id="rId2128"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6D205C64" w14:textId="77777777" w:rsidR="000F713F" w:rsidRPr="000F713F" w:rsidRDefault="000F713F" w:rsidP="000F713F">
            <w:pPr>
              <w:keepLines/>
              <w:numPr>
                <w:ilvl w:val="0"/>
                <w:numId w:val="33"/>
              </w:numPr>
              <w:spacing w:before="40" w:after="40"/>
              <w:ind w:firstLine="0"/>
              <w:jc w:val="center"/>
              <w:rPr>
                <w:ins w:id="131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D85610A" w14:textId="77777777" w:rsidR="000F713F" w:rsidRPr="000F713F" w:rsidRDefault="000F713F" w:rsidP="000F713F">
            <w:pPr>
              <w:keepLines/>
              <w:numPr>
                <w:ilvl w:val="0"/>
                <w:numId w:val="33"/>
              </w:numPr>
              <w:spacing w:before="40" w:after="40"/>
              <w:ind w:firstLine="0"/>
              <w:jc w:val="center"/>
              <w:rPr>
                <w:ins w:id="13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0E88816" w14:textId="77777777" w:rsidR="000F713F" w:rsidRPr="000F713F" w:rsidRDefault="000F713F" w:rsidP="000F713F">
            <w:pPr>
              <w:keepLines/>
              <w:numPr>
                <w:ilvl w:val="0"/>
                <w:numId w:val="33"/>
              </w:numPr>
              <w:spacing w:before="40" w:after="40"/>
              <w:ind w:firstLine="0"/>
              <w:jc w:val="center"/>
              <w:rPr>
                <w:ins w:id="13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3B98A77" w14:textId="77777777" w:rsidR="000F713F" w:rsidRPr="000F713F" w:rsidRDefault="000F713F" w:rsidP="000F713F">
            <w:pPr>
              <w:keepLines/>
              <w:numPr>
                <w:ilvl w:val="0"/>
                <w:numId w:val="33"/>
              </w:numPr>
              <w:spacing w:before="40" w:after="40"/>
              <w:ind w:firstLine="0"/>
              <w:jc w:val="center"/>
              <w:rPr>
                <w:ins w:id="13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019BE0" w14:textId="77777777" w:rsidR="000F713F" w:rsidRPr="000F713F" w:rsidRDefault="000F713F" w:rsidP="000F713F">
            <w:pPr>
              <w:keepLines/>
              <w:numPr>
                <w:ilvl w:val="0"/>
                <w:numId w:val="33"/>
              </w:numPr>
              <w:spacing w:before="40" w:after="40"/>
              <w:ind w:firstLine="0"/>
              <w:jc w:val="center"/>
              <w:rPr>
                <w:ins w:id="131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C58D08" w14:textId="77777777" w:rsidR="000F713F" w:rsidRPr="000F713F" w:rsidRDefault="000F713F" w:rsidP="000F713F">
            <w:pPr>
              <w:keepLines/>
              <w:numPr>
                <w:ilvl w:val="0"/>
                <w:numId w:val="33"/>
              </w:numPr>
              <w:spacing w:before="40" w:after="40"/>
              <w:ind w:firstLine="0"/>
              <w:jc w:val="center"/>
              <w:rPr>
                <w:ins w:id="131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C04FA3" w14:textId="77777777" w:rsidR="000F713F" w:rsidRPr="000F713F" w:rsidRDefault="000F713F" w:rsidP="000F713F">
            <w:pPr>
              <w:keepLines/>
              <w:numPr>
                <w:ilvl w:val="0"/>
                <w:numId w:val="33"/>
              </w:numPr>
              <w:spacing w:before="40" w:after="40"/>
              <w:ind w:firstLine="0"/>
              <w:jc w:val="center"/>
              <w:rPr>
                <w:ins w:id="131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BBFED9" w14:textId="77777777" w:rsidR="000F713F" w:rsidRPr="000F713F" w:rsidRDefault="000F713F" w:rsidP="000F713F">
            <w:pPr>
              <w:keepLines/>
              <w:numPr>
                <w:ilvl w:val="0"/>
                <w:numId w:val="33"/>
              </w:numPr>
              <w:spacing w:before="40" w:after="40"/>
              <w:ind w:firstLine="0"/>
              <w:jc w:val="center"/>
              <w:rPr>
                <w:ins w:id="132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82CB47B" w14:textId="77777777" w:rsidR="000F713F" w:rsidRPr="000F713F" w:rsidRDefault="000F713F" w:rsidP="000F713F">
            <w:pPr>
              <w:keepLines/>
              <w:numPr>
                <w:ilvl w:val="0"/>
                <w:numId w:val="33"/>
              </w:numPr>
              <w:spacing w:before="40" w:after="40"/>
              <w:ind w:firstLine="0"/>
              <w:jc w:val="center"/>
              <w:rPr>
                <w:ins w:id="1321" w:author="Huawei" w:date="2018-03-28T15:01:00Z"/>
                <w:rFonts w:ascii="Times New Roman" w:eastAsia="SimSun" w:hAnsi="Times New Roman"/>
                <w:color w:val="000000"/>
                <w:kern w:val="24"/>
                <w:sz w:val="16"/>
                <w:szCs w:val="18"/>
                <w:lang w:eastAsia="x-none"/>
              </w:rPr>
            </w:pPr>
          </w:p>
        </w:tc>
      </w:tr>
      <w:tr w:rsidR="000F713F" w:rsidRPr="000F713F" w14:paraId="57FB9AF7" w14:textId="77777777" w:rsidTr="000F713F">
        <w:trPr>
          <w:cantSplit/>
          <w:jc w:val="center"/>
          <w:ins w:id="1322" w:author="Huawei" w:date="2018-03-28T15:01:00Z"/>
        </w:trPr>
        <w:tc>
          <w:tcPr>
            <w:tcW w:w="1387" w:type="pct"/>
            <w:gridSpan w:val="2"/>
            <w:tcBorders>
              <w:left w:val="single" w:sz="4" w:space="0" w:color="auto"/>
              <w:right w:val="single" w:sz="4" w:space="0" w:color="auto"/>
            </w:tcBorders>
            <w:vAlign w:val="center"/>
          </w:tcPr>
          <w:p w14:paraId="22D21ADA" w14:textId="77777777" w:rsidR="000F713F" w:rsidRPr="000F713F" w:rsidRDefault="000F713F" w:rsidP="000F713F">
            <w:pPr>
              <w:keepLines/>
              <w:numPr>
                <w:ilvl w:val="0"/>
                <w:numId w:val="33"/>
              </w:numPr>
              <w:spacing w:before="40" w:after="40"/>
              <w:ind w:firstLine="0"/>
              <w:jc w:val="center"/>
              <w:rPr>
                <w:ins w:id="1323" w:author="Huawei" w:date="2018-03-28T15:01:00Z"/>
                <w:rFonts w:ascii="Times New Roman" w:eastAsia="SimSun" w:hAnsi="Times New Roman"/>
                <w:i/>
                <w:sz w:val="16"/>
                <w:szCs w:val="18"/>
                <w:lang w:eastAsia="x-none"/>
              </w:rPr>
            </w:pPr>
            <w:ins w:id="1324" w:author="Huawei" w:date="2018-03-28T15:0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ASA</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2A0BB84C">
                  <v:shape id="_x0000_i1355" type="#_x0000_t75" style="width:21pt;height:18.6pt">
                    <v:imagedata r:id="rId2129"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715CEDBE" w14:textId="77777777" w:rsidR="000F713F" w:rsidRPr="000F713F" w:rsidRDefault="000F713F" w:rsidP="000F713F">
            <w:pPr>
              <w:keepLines/>
              <w:numPr>
                <w:ilvl w:val="0"/>
                <w:numId w:val="33"/>
              </w:numPr>
              <w:spacing w:before="40" w:after="40"/>
              <w:ind w:firstLine="0"/>
              <w:jc w:val="center"/>
              <w:rPr>
                <w:ins w:id="132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51975FB" w14:textId="77777777" w:rsidR="000F713F" w:rsidRPr="000F713F" w:rsidRDefault="000F713F" w:rsidP="000F713F">
            <w:pPr>
              <w:keepLines/>
              <w:numPr>
                <w:ilvl w:val="0"/>
                <w:numId w:val="33"/>
              </w:numPr>
              <w:spacing w:before="40" w:after="40"/>
              <w:ind w:firstLine="0"/>
              <w:jc w:val="center"/>
              <w:rPr>
                <w:ins w:id="13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CFDDA7" w14:textId="77777777" w:rsidR="000F713F" w:rsidRPr="000F713F" w:rsidRDefault="000F713F" w:rsidP="000F713F">
            <w:pPr>
              <w:keepLines/>
              <w:numPr>
                <w:ilvl w:val="0"/>
                <w:numId w:val="33"/>
              </w:numPr>
              <w:spacing w:before="40" w:after="40"/>
              <w:ind w:firstLine="0"/>
              <w:jc w:val="center"/>
              <w:rPr>
                <w:ins w:id="13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D76FD60" w14:textId="77777777" w:rsidR="000F713F" w:rsidRPr="000F713F" w:rsidRDefault="000F713F" w:rsidP="000F713F">
            <w:pPr>
              <w:keepLines/>
              <w:numPr>
                <w:ilvl w:val="0"/>
                <w:numId w:val="33"/>
              </w:numPr>
              <w:spacing w:before="40" w:after="40"/>
              <w:ind w:firstLine="0"/>
              <w:jc w:val="center"/>
              <w:rPr>
                <w:ins w:id="13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E31E11" w14:textId="77777777" w:rsidR="000F713F" w:rsidRPr="000F713F" w:rsidRDefault="000F713F" w:rsidP="000F713F">
            <w:pPr>
              <w:keepLines/>
              <w:numPr>
                <w:ilvl w:val="0"/>
                <w:numId w:val="33"/>
              </w:numPr>
              <w:spacing w:before="40" w:after="40"/>
              <w:ind w:firstLine="0"/>
              <w:jc w:val="center"/>
              <w:rPr>
                <w:ins w:id="132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057C58" w14:textId="77777777" w:rsidR="000F713F" w:rsidRPr="000F713F" w:rsidRDefault="000F713F" w:rsidP="000F713F">
            <w:pPr>
              <w:keepLines/>
              <w:numPr>
                <w:ilvl w:val="0"/>
                <w:numId w:val="33"/>
              </w:numPr>
              <w:spacing w:before="40" w:after="40"/>
              <w:ind w:firstLine="0"/>
              <w:jc w:val="center"/>
              <w:rPr>
                <w:ins w:id="133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8013B6" w14:textId="77777777" w:rsidR="000F713F" w:rsidRPr="000F713F" w:rsidRDefault="000F713F" w:rsidP="000F713F">
            <w:pPr>
              <w:keepLines/>
              <w:numPr>
                <w:ilvl w:val="0"/>
                <w:numId w:val="33"/>
              </w:numPr>
              <w:spacing w:before="40" w:after="40"/>
              <w:ind w:firstLine="0"/>
              <w:jc w:val="center"/>
              <w:rPr>
                <w:ins w:id="133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180FB7F" w14:textId="77777777" w:rsidR="000F713F" w:rsidRPr="000F713F" w:rsidRDefault="000F713F" w:rsidP="000F713F">
            <w:pPr>
              <w:keepLines/>
              <w:numPr>
                <w:ilvl w:val="0"/>
                <w:numId w:val="33"/>
              </w:numPr>
              <w:spacing w:before="40" w:after="40"/>
              <w:ind w:firstLine="0"/>
              <w:jc w:val="center"/>
              <w:rPr>
                <w:ins w:id="133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C3CEA76" w14:textId="77777777" w:rsidR="000F713F" w:rsidRPr="000F713F" w:rsidRDefault="000F713F" w:rsidP="000F713F">
            <w:pPr>
              <w:keepLines/>
              <w:numPr>
                <w:ilvl w:val="0"/>
                <w:numId w:val="33"/>
              </w:numPr>
              <w:spacing w:before="40" w:after="40"/>
              <w:ind w:firstLine="0"/>
              <w:jc w:val="center"/>
              <w:rPr>
                <w:ins w:id="1333" w:author="Huawei" w:date="2018-03-28T15:01:00Z"/>
                <w:rFonts w:ascii="Times New Roman" w:eastAsia="SimSun" w:hAnsi="Times New Roman"/>
                <w:color w:val="000000"/>
                <w:kern w:val="24"/>
                <w:sz w:val="16"/>
                <w:szCs w:val="18"/>
                <w:lang w:eastAsia="x-none"/>
              </w:rPr>
            </w:pPr>
          </w:p>
        </w:tc>
      </w:tr>
      <w:tr w:rsidR="000F713F" w:rsidRPr="000F713F" w14:paraId="5ED05E4C" w14:textId="77777777" w:rsidTr="000F713F">
        <w:trPr>
          <w:cantSplit/>
          <w:jc w:val="center"/>
          <w:ins w:id="1334" w:author="Huawei" w:date="2018-03-28T15:01:00Z"/>
        </w:trPr>
        <w:tc>
          <w:tcPr>
            <w:tcW w:w="1387" w:type="pct"/>
            <w:gridSpan w:val="2"/>
            <w:tcBorders>
              <w:left w:val="single" w:sz="4" w:space="0" w:color="auto"/>
              <w:right w:val="single" w:sz="4" w:space="0" w:color="auto"/>
            </w:tcBorders>
            <w:vAlign w:val="center"/>
          </w:tcPr>
          <w:p w14:paraId="6A74E2D3" w14:textId="77777777" w:rsidR="000F713F" w:rsidRPr="000F713F" w:rsidRDefault="000F713F" w:rsidP="000F713F">
            <w:pPr>
              <w:keepLines/>
              <w:numPr>
                <w:ilvl w:val="0"/>
                <w:numId w:val="33"/>
              </w:numPr>
              <w:spacing w:before="40" w:after="40"/>
              <w:ind w:firstLine="0"/>
              <w:jc w:val="center"/>
              <w:rPr>
                <w:ins w:id="1335" w:author="Huawei" w:date="2018-03-28T15:01:00Z"/>
                <w:rFonts w:ascii="Times New Roman" w:eastAsia="SimSun" w:hAnsi="Times New Roman"/>
                <w:i/>
                <w:sz w:val="16"/>
                <w:szCs w:val="18"/>
                <w:lang w:eastAsia="x-none"/>
              </w:rPr>
            </w:pPr>
            <w:ins w:id="1336" w:author="Huawei" w:date="2018-03-28T15:0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ZSA</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1EA9F9E1">
                  <v:shape id="_x0000_i1356" type="#_x0000_t75" style="width:21pt;height:18.6pt">
                    <v:imagedata r:id="rId2130"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212EA47A" w14:textId="77777777" w:rsidR="000F713F" w:rsidRPr="000F713F" w:rsidRDefault="000F713F" w:rsidP="000F713F">
            <w:pPr>
              <w:keepLines/>
              <w:numPr>
                <w:ilvl w:val="0"/>
                <w:numId w:val="33"/>
              </w:numPr>
              <w:spacing w:before="40" w:after="40"/>
              <w:ind w:firstLine="0"/>
              <w:jc w:val="center"/>
              <w:rPr>
                <w:ins w:id="133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5689E69" w14:textId="77777777" w:rsidR="000F713F" w:rsidRPr="000F713F" w:rsidRDefault="000F713F" w:rsidP="000F713F">
            <w:pPr>
              <w:keepLines/>
              <w:numPr>
                <w:ilvl w:val="0"/>
                <w:numId w:val="33"/>
              </w:numPr>
              <w:spacing w:before="40" w:after="40"/>
              <w:ind w:firstLine="0"/>
              <w:jc w:val="center"/>
              <w:rPr>
                <w:ins w:id="133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991DD8F" w14:textId="77777777" w:rsidR="000F713F" w:rsidRPr="000F713F" w:rsidRDefault="000F713F" w:rsidP="000F713F">
            <w:pPr>
              <w:keepLines/>
              <w:numPr>
                <w:ilvl w:val="0"/>
                <w:numId w:val="33"/>
              </w:numPr>
              <w:spacing w:before="40" w:after="40"/>
              <w:ind w:firstLine="0"/>
              <w:jc w:val="center"/>
              <w:rPr>
                <w:ins w:id="133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EDB8BA" w14:textId="77777777" w:rsidR="000F713F" w:rsidRPr="000F713F" w:rsidRDefault="000F713F" w:rsidP="000F713F">
            <w:pPr>
              <w:keepLines/>
              <w:numPr>
                <w:ilvl w:val="0"/>
                <w:numId w:val="33"/>
              </w:numPr>
              <w:spacing w:before="40" w:after="40"/>
              <w:ind w:firstLine="0"/>
              <w:jc w:val="center"/>
              <w:rPr>
                <w:ins w:id="13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9D48221" w14:textId="77777777" w:rsidR="000F713F" w:rsidRPr="000F713F" w:rsidRDefault="000F713F" w:rsidP="000F713F">
            <w:pPr>
              <w:keepLines/>
              <w:numPr>
                <w:ilvl w:val="0"/>
                <w:numId w:val="33"/>
              </w:numPr>
              <w:spacing w:before="40" w:after="40"/>
              <w:ind w:firstLine="0"/>
              <w:jc w:val="center"/>
              <w:rPr>
                <w:ins w:id="134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90D533" w14:textId="77777777" w:rsidR="000F713F" w:rsidRPr="000F713F" w:rsidRDefault="000F713F" w:rsidP="000F713F">
            <w:pPr>
              <w:keepLines/>
              <w:numPr>
                <w:ilvl w:val="0"/>
                <w:numId w:val="33"/>
              </w:numPr>
              <w:spacing w:before="40" w:after="40"/>
              <w:ind w:firstLine="0"/>
              <w:jc w:val="center"/>
              <w:rPr>
                <w:ins w:id="134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4FDB9F" w14:textId="77777777" w:rsidR="000F713F" w:rsidRPr="000F713F" w:rsidRDefault="000F713F" w:rsidP="000F713F">
            <w:pPr>
              <w:keepLines/>
              <w:numPr>
                <w:ilvl w:val="0"/>
                <w:numId w:val="33"/>
              </w:numPr>
              <w:spacing w:before="40" w:after="40"/>
              <w:ind w:firstLine="0"/>
              <w:jc w:val="center"/>
              <w:rPr>
                <w:ins w:id="134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DA93149" w14:textId="77777777" w:rsidR="000F713F" w:rsidRPr="000F713F" w:rsidRDefault="000F713F" w:rsidP="000F713F">
            <w:pPr>
              <w:keepLines/>
              <w:numPr>
                <w:ilvl w:val="0"/>
                <w:numId w:val="33"/>
              </w:numPr>
              <w:spacing w:before="40" w:after="40"/>
              <w:ind w:firstLine="0"/>
              <w:jc w:val="center"/>
              <w:rPr>
                <w:ins w:id="134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ED4A526" w14:textId="77777777" w:rsidR="000F713F" w:rsidRPr="000F713F" w:rsidRDefault="000F713F" w:rsidP="000F713F">
            <w:pPr>
              <w:keepLines/>
              <w:numPr>
                <w:ilvl w:val="0"/>
                <w:numId w:val="33"/>
              </w:numPr>
              <w:spacing w:before="40" w:after="40"/>
              <w:ind w:firstLine="0"/>
              <w:jc w:val="center"/>
              <w:rPr>
                <w:ins w:id="1345" w:author="Huawei" w:date="2018-03-28T15:01:00Z"/>
                <w:rFonts w:ascii="Times New Roman" w:eastAsia="SimSun" w:hAnsi="Times New Roman"/>
                <w:color w:val="000000"/>
                <w:kern w:val="24"/>
                <w:sz w:val="16"/>
                <w:szCs w:val="18"/>
                <w:lang w:eastAsia="x-none"/>
              </w:rPr>
            </w:pPr>
          </w:p>
        </w:tc>
      </w:tr>
      <w:tr w:rsidR="000F713F" w:rsidRPr="000F713F" w14:paraId="5C9BF784" w14:textId="77777777" w:rsidTr="000F713F">
        <w:trPr>
          <w:cantSplit/>
          <w:jc w:val="center"/>
          <w:ins w:id="1346" w:author="Huawei" w:date="2018-03-28T15:01:00Z"/>
        </w:trPr>
        <w:tc>
          <w:tcPr>
            <w:tcW w:w="1387" w:type="pct"/>
            <w:gridSpan w:val="2"/>
            <w:tcBorders>
              <w:left w:val="single" w:sz="4" w:space="0" w:color="auto"/>
              <w:right w:val="single" w:sz="4" w:space="0" w:color="auto"/>
            </w:tcBorders>
            <w:vAlign w:val="center"/>
          </w:tcPr>
          <w:p w14:paraId="7ABE6BFD" w14:textId="77777777" w:rsidR="000F713F" w:rsidRPr="000F713F" w:rsidRDefault="000F713F" w:rsidP="000F713F">
            <w:pPr>
              <w:keepLines/>
              <w:numPr>
                <w:ilvl w:val="0"/>
                <w:numId w:val="33"/>
              </w:numPr>
              <w:spacing w:before="40" w:after="40"/>
              <w:ind w:firstLine="0"/>
              <w:jc w:val="center"/>
              <w:rPr>
                <w:ins w:id="1347" w:author="Huawei" w:date="2018-03-28T15:01:00Z"/>
                <w:rFonts w:ascii="Times New Roman" w:eastAsia="SimSun" w:hAnsi="Times New Roman"/>
                <w:i/>
                <w:sz w:val="16"/>
                <w:szCs w:val="18"/>
                <w:lang w:eastAsia="x-none"/>
              </w:rPr>
            </w:pPr>
            <w:ins w:id="1348" w:author="Huawei" w:date="2018-03-28T15:01:00Z">
              <w:r w:rsidRPr="000F713F">
                <w:rPr>
                  <w:rFonts w:ascii="Times New Roman" w:eastAsia="SimSun" w:hAnsi="Times New Roman"/>
                  <w:sz w:val="16"/>
                  <w:szCs w:val="18"/>
                  <w:lang w:eastAsia="x-none"/>
                </w:rPr>
                <w:t xml:space="preserve">Per cluster shadowing std </w:t>
              </w:r>
              <w:r w:rsidRPr="000F713F">
                <w:rPr>
                  <w:rFonts w:ascii="Symbol" w:eastAsia="SimSun" w:hAnsi="Symbol"/>
                  <w:sz w:val="16"/>
                  <w:szCs w:val="18"/>
                  <w:lang w:eastAsia="x-none"/>
                </w:rPr>
                <w:t></w:t>
              </w:r>
              <w:r w:rsidRPr="000F713F">
                <w:rPr>
                  <w:rFonts w:ascii="Times New Roman" w:eastAsia="SimSun" w:hAnsi="Times New Roman"/>
                  <w:sz w:val="16"/>
                  <w:szCs w:val="18"/>
                  <w:lang w:eastAsia="x-none"/>
                </w:rPr>
                <w:t xml:space="preserve"> [dB]</w:t>
              </w:r>
            </w:ins>
          </w:p>
        </w:tc>
        <w:tc>
          <w:tcPr>
            <w:tcW w:w="411" w:type="pct"/>
            <w:tcBorders>
              <w:top w:val="single" w:sz="4" w:space="0" w:color="auto"/>
              <w:left w:val="single" w:sz="4" w:space="0" w:color="auto"/>
              <w:bottom w:val="single" w:sz="4" w:space="0" w:color="auto"/>
              <w:right w:val="single" w:sz="4" w:space="0" w:color="auto"/>
            </w:tcBorders>
          </w:tcPr>
          <w:p w14:paraId="7641B5B4" w14:textId="77777777" w:rsidR="000F713F" w:rsidRPr="000F713F" w:rsidRDefault="000F713F" w:rsidP="000F713F">
            <w:pPr>
              <w:keepLines/>
              <w:numPr>
                <w:ilvl w:val="0"/>
                <w:numId w:val="33"/>
              </w:numPr>
              <w:spacing w:before="40" w:after="40"/>
              <w:ind w:firstLine="0"/>
              <w:jc w:val="center"/>
              <w:rPr>
                <w:ins w:id="134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1E4B0B4" w14:textId="77777777" w:rsidR="000F713F" w:rsidRPr="000F713F" w:rsidRDefault="000F713F" w:rsidP="000F713F">
            <w:pPr>
              <w:keepLines/>
              <w:numPr>
                <w:ilvl w:val="0"/>
                <w:numId w:val="33"/>
              </w:numPr>
              <w:spacing w:before="40" w:after="40"/>
              <w:ind w:firstLine="0"/>
              <w:jc w:val="center"/>
              <w:rPr>
                <w:ins w:id="13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5BBC09" w14:textId="77777777" w:rsidR="000F713F" w:rsidRPr="000F713F" w:rsidRDefault="000F713F" w:rsidP="000F713F">
            <w:pPr>
              <w:keepLines/>
              <w:numPr>
                <w:ilvl w:val="0"/>
                <w:numId w:val="33"/>
              </w:numPr>
              <w:spacing w:before="40" w:after="40"/>
              <w:ind w:firstLine="0"/>
              <w:jc w:val="center"/>
              <w:rPr>
                <w:ins w:id="135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3498C85" w14:textId="77777777" w:rsidR="000F713F" w:rsidRPr="000F713F" w:rsidRDefault="000F713F" w:rsidP="000F713F">
            <w:pPr>
              <w:keepLines/>
              <w:numPr>
                <w:ilvl w:val="0"/>
                <w:numId w:val="33"/>
              </w:numPr>
              <w:spacing w:before="40" w:after="40"/>
              <w:ind w:firstLine="0"/>
              <w:jc w:val="center"/>
              <w:rPr>
                <w:ins w:id="135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7A0AFB2" w14:textId="77777777" w:rsidR="000F713F" w:rsidRPr="000F713F" w:rsidRDefault="000F713F" w:rsidP="000F713F">
            <w:pPr>
              <w:keepLines/>
              <w:numPr>
                <w:ilvl w:val="0"/>
                <w:numId w:val="33"/>
              </w:numPr>
              <w:spacing w:before="40" w:after="40"/>
              <w:ind w:firstLine="0"/>
              <w:jc w:val="center"/>
              <w:rPr>
                <w:ins w:id="13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811049" w14:textId="77777777" w:rsidR="000F713F" w:rsidRPr="000F713F" w:rsidRDefault="000F713F" w:rsidP="000F713F">
            <w:pPr>
              <w:keepLines/>
              <w:numPr>
                <w:ilvl w:val="0"/>
                <w:numId w:val="33"/>
              </w:numPr>
              <w:spacing w:before="40" w:after="40"/>
              <w:ind w:firstLine="0"/>
              <w:jc w:val="center"/>
              <w:rPr>
                <w:ins w:id="135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45AAB71" w14:textId="77777777" w:rsidR="000F713F" w:rsidRPr="000F713F" w:rsidRDefault="000F713F" w:rsidP="000F713F">
            <w:pPr>
              <w:keepLines/>
              <w:numPr>
                <w:ilvl w:val="0"/>
                <w:numId w:val="33"/>
              </w:numPr>
              <w:spacing w:before="40" w:after="40"/>
              <w:ind w:firstLine="0"/>
              <w:jc w:val="center"/>
              <w:rPr>
                <w:ins w:id="135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6FEFAE" w14:textId="77777777" w:rsidR="000F713F" w:rsidRPr="000F713F" w:rsidRDefault="000F713F" w:rsidP="000F713F">
            <w:pPr>
              <w:keepLines/>
              <w:numPr>
                <w:ilvl w:val="0"/>
                <w:numId w:val="33"/>
              </w:numPr>
              <w:spacing w:before="40" w:after="40"/>
              <w:ind w:firstLine="0"/>
              <w:jc w:val="center"/>
              <w:rPr>
                <w:ins w:id="135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24ADA0E" w14:textId="77777777" w:rsidR="000F713F" w:rsidRPr="000F713F" w:rsidRDefault="000F713F" w:rsidP="000F713F">
            <w:pPr>
              <w:keepLines/>
              <w:numPr>
                <w:ilvl w:val="0"/>
                <w:numId w:val="33"/>
              </w:numPr>
              <w:spacing w:before="40" w:after="40"/>
              <w:ind w:firstLine="0"/>
              <w:jc w:val="center"/>
              <w:rPr>
                <w:ins w:id="1357" w:author="Huawei" w:date="2018-03-28T15:01:00Z"/>
                <w:rFonts w:ascii="Times New Roman" w:eastAsia="SimSun" w:hAnsi="Times New Roman"/>
                <w:color w:val="000000"/>
                <w:kern w:val="24"/>
                <w:sz w:val="16"/>
                <w:szCs w:val="18"/>
                <w:lang w:eastAsia="x-none"/>
              </w:rPr>
            </w:pPr>
          </w:p>
        </w:tc>
      </w:tr>
      <w:tr w:rsidR="000F713F" w:rsidRPr="000F713F" w14:paraId="28059A17" w14:textId="77777777" w:rsidTr="000F713F">
        <w:trPr>
          <w:cantSplit/>
          <w:jc w:val="center"/>
          <w:ins w:id="1358" w:author="Huawei" w:date="2018-03-28T15:01:00Z"/>
        </w:trPr>
        <w:tc>
          <w:tcPr>
            <w:tcW w:w="0" w:type="auto"/>
            <w:vMerge w:val="restart"/>
            <w:tcBorders>
              <w:left w:val="single" w:sz="4" w:space="0" w:color="auto"/>
              <w:right w:val="single" w:sz="4" w:space="0" w:color="auto"/>
            </w:tcBorders>
            <w:vAlign w:val="center"/>
          </w:tcPr>
          <w:p w14:paraId="66737824" w14:textId="77777777" w:rsidR="000F713F" w:rsidRPr="000F713F" w:rsidRDefault="000F713F" w:rsidP="000F713F">
            <w:pPr>
              <w:keepLines/>
              <w:numPr>
                <w:ilvl w:val="0"/>
                <w:numId w:val="33"/>
              </w:numPr>
              <w:spacing w:before="40" w:after="40"/>
              <w:ind w:firstLine="0"/>
              <w:jc w:val="center"/>
              <w:rPr>
                <w:ins w:id="1359" w:author="Huawei" w:date="2018-03-28T15:01:00Z"/>
                <w:rFonts w:ascii="Times New Roman" w:eastAsia="Malgun Gothic" w:hAnsi="Times New Roman" w:cs="Arial"/>
                <w:kern w:val="2"/>
                <w:sz w:val="16"/>
                <w:szCs w:val="18"/>
                <w:lang w:eastAsia="x-none"/>
              </w:rPr>
            </w:pPr>
            <w:ins w:id="1360" w:author="Huawei" w:date="2018-03-28T15:01:00Z">
              <w:r w:rsidRPr="000F713F">
                <w:rPr>
                  <w:rFonts w:ascii="Times New Roman" w:eastAsia="SimSun" w:hAnsi="Times New Roman"/>
                  <w:sz w:val="16"/>
                  <w:szCs w:val="18"/>
                  <w:lang w:eastAsia="x-none"/>
                </w:rPr>
                <w:t>Correlation distance in the horizontal plane [m]</w:t>
              </w:r>
            </w:ins>
          </w:p>
        </w:tc>
        <w:tc>
          <w:tcPr>
            <w:tcW w:w="358" w:type="pct"/>
            <w:tcBorders>
              <w:top w:val="single" w:sz="4" w:space="0" w:color="auto"/>
              <w:left w:val="single" w:sz="4" w:space="0" w:color="auto"/>
              <w:bottom w:val="single" w:sz="4" w:space="0" w:color="auto"/>
              <w:right w:val="single" w:sz="4" w:space="0" w:color="auto"/>
            </w:tcBorders>
            <w:vAlign w:val="center"/>
          </w:tcPr>
          <w:p w14:paraId="76D4DA36" w14:textId="77777777" w:rsidR="000F713F" w:rsidRPr="000F713F" w:rsidRDefault="000F713F" w:rsidP="000F713F">
            <w:pPr>
              <w:keepLines/>
              <w:numPr>
                <w:ilvl w:val="0"/>
                <w:numId w:val="33"/>
              </w:numPr>
              <w:spacing w:before="40" w:after="40"/>
              <w:ind w:firstLine="0"/>
              <w:jc w:val="center"/>
              <w:rPr>
                <w:ins w:id="1361" w:author="Huawei" w:date="2018-03-28T15:01:00Z"/>
                <w:rFonts w:ascii="Times New Roman" w:eastAsia="SimSun" w:hAnsi="Times New Roman"/>
                <w:i/>
                <w:sz w:val="16"/>
                <w:szCs w:val="18"/>
                <w:lang w:eastAsia="x-none"/>
              </w:rPr>
            </w:pPr>
            <w:ins w:id="1362" w:author="Huawei" w:date="2018-03-28T15:01:00Z">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5EC4415A" w14:textId="77777777" w:rsidR="000F713F" w:rsidRPr="000F713F" w:rsidRDefault="000F713F" w:rsidP="000F713F">
            <w:pPr>
              <w:keepLines/>
              <w:numPr>
                <w:ilvl w:val="0"/>
                <w:numId w:val="33"/>
              </w:numPr>
              <w:spacing w:before="40" w:after="40"/>
              <w:ind w:firstLine="0"/>
              <w:jc w:val="center"/>
              <w:rPr>
                <w:ins w:id="136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A0BFDBA" w14:textId="77777777" w:rsidR="000F713F" w:rsidRPr="000F713F" w:rsidRDefault="000F713F" w:rsidP="000F713F">
            <w:pPr>
              <w:keepLines/>
              <w:numPr>
                <w:ilvl w:val="0"/>
                <w:numId w:val="33"/>
              </w:numPr>
              <w:spacing w:before="40" w:after="40"/>
              <w:ind w:firstLine="0"/>
              <w:jc w:val="center"/>
              <w:rPr>
                <w:ins w:id="13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118EDB" w14:textId="77777777" w:rsidR="000F713F" w:rsidRPr="000F713F" w:rsidRDefault="000F713F" w:rsidP="000F713F">
            <w:pPr>
              <w:keepLines/>
              <w:numPr>
                <w:ilvl w:val="0"/>
                <w:numId w:val="33"/>
              </w:numPr>
              <w:spacing w:before="40" w:after="40"/>
              <w:ind w:firstLine="0"/>
              <w:jc w:val="center"/>
              <w:rPr>
                <w:ins w:id="136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A22993" w14:textId="77777777" w:rsidR="000F713F" w:rsidRPr="000F713F" w:rsidRDefault="000F713F" w:rsidP="000F713F">
            <w:pPr>
              <w:keepLines/>
              <w:numPr>
                <w:ilvl w:val="0"/>
                <w:numId w:val="33"/>
              </w:numPr>
              <w:spacing w:before="40" w:after="40"/>
              <w:ind w:firstLine="0"/>
              <w:jc w:val="center"/>
              <w:rPr>
                <w:ins w:id="136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21A0DA" w14:textId="77777777" w:rsidR="000F713F" w:rsidRPr="000F713F" w:rsidRDefault="000F713F" w:rsidP="000F713F">
            <w:pPr>
              <w:keepLines/>
              <w:numPr>
                <w:ilvl w:val="0"/>
                <w:numId w:val="33"/>
              </w:numPr>
              <w:spacing w:before="40" w:after="40"/>
              <w:ind w:firstLine="0"/>
              <w:jc w:val="center"/>
              <w:rPr>
                <w:ins w:id="136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624AABA" w14:textId="77777777" w:rsidR="000F713F" w:rsidRPr="000F713F" w:rsidRDefault="000F713F" w:rsidP="000F713F">
            <w:pPr>
              <w:keepLines/>
              <w:numPr>
                <w:ilvl w:val="0"/>
                <w:numId w:val="33"/>
              </w:numPr>
              <w:spacing w:before="40" w:after="40"/>
              <w:ind w:firstLine="0"/>
              <w:jc w:val="center"/>
              <w:rPr>
                <w:ins w:id="136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B6921D" w14:textId="77777777" w:rsidR="000F713F" w:rsidRPr="000F713F" w:rsidRDefault="000F713F" w:rsidP="000F713F">
            <w:pPr>
              <w:keepLines/>
              <w:numPr>
                <w:ilvl w:val="0"/>
                <w:numId w:val="33"/>
              </w:numPr>
              <w:spacing w:before="40" w:after="40"/>
              <w:ind w:firstLine="0"/>
              <w:jc w:val="center"/>
              <w:rPr>
                <w:ins w:id="136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1035A2" w14:textId="77777777" w:rsidR="000F713F" w:rsidRPr="000F713F" w:rsidRDefault="000F713F" w:rsidP="000F713F">
            <w:pPr>
              <w:keepLines/>
              <w:numPr>
                <w:ilvl w:val="0"/>
                <w:numId w:val="33"/>
              </w:numPr>
              <w:spacing w:before="40" w:after="40"/>
              <w:ind w:firstLine="0"/>
              <w:jc w:val="center"/>
              <w:rPr>
                <w:ins w:id="137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2E64C30" w14:textId="77777777" w:rsidR="000F713F" w:rsidRPr="000F713F" w:rsidRDefault="000F713F" w:rsidP="000F713F">
            <w:pPr>
              <w:keepLines/>
              <w:numPr>
                <w:ilvl w:val="0"/>
                <w:numId w:val="33"/>
              </w:numPr>
              <w:spacing w:before="40" w:after="40"/>
              <w:ind w:firstLine="0"/>
              <w:jc w:val="center"/>
              <w:rPr>
                <w:ins w:id="1371" w:author="Huawei" w:date="2018-03-28T15:01:00Z"/>
                <w:rFonts w:ascii="Times New Roman" w:eastAsia="SimSun" w:hAnsi="Times New Roman"/>
                <w:color w:val="000000"/>
                <w:kern w:val="24"/>
                <w:sz w:val="16"/>
                <w:szCs w:val="18"/>
                <w:lang w:eastAsia="x-none"/>
              </w:rPr>
            </w:pPr>
          </w:p>
        </w:tc>
      </w:tr>
      <w:tr w:rsidR="000F713F" w:rsidRPr="000F713F" w14:paraId="2295EE5D" w14:textId="77777777" w:rsidTr="000F713F">
        <w:trPr>
          <w:cantSplit/>
          <w:jc w:val="center"/>
          <w:ins w:id="1372" w:author="Huawei" w:date="2018-03-28T15:01:00Z"/>
        </w:trPr>
        <w:tc>
          <w:tcPr>
            <w:tcW w:w="0" w:type="auto"/>
            <w:vMerge/>
            <w:tcBorders>
              <w:left w:val="single" w:sz="4" w:space="0" w:color="auto"/>
              <w:right w:val="single" w:sz="4" w:space="0" w:color="auto"/>
            </w:tcBorders>
            <w:vAlign w:val="center"/>
          </w:tcPr>
          <w:p w14:paraId="79F53739" w14:textId="77777777" w:rsidR="000F713F" w:rsidRPr="000F713F" w:rsidRDefault="000F713F" w:rsidP="000F713F">
            <w:pPr>
              <w:ind w:left="720" w:hanging="720"/>
              <w:rPr>
                <w:ins w:id="1373"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F5481DD" w14:textId="77777777" w:rsidR="000F713F" w:rsidRPr="000F713F" w:rsidRDefault="000F713F" w:rsidP="000F713F">
            <w:pPr>
              <w:keepLines/>
              <w:numPr>
                <w:ilvl w:val="0"/>
                <w:numId w:val="33"/>
              </w:numPr>
              <w:spacing w:before="40" w:after="40"/>
              <w:ind w:firstLine="0"/>
              <w:jc w:val="center"/>
              <w:rPr>
                <w:ins w:id="1374" w:author="Huawei" w:date="2018-03-28T15:01:00Z"/>
                <w:rFonts w:ascii="Times New Roman" w:eastAsia="SimSun" w:hAnsi="Times New Roman"/>
                <w:i/>
                <w:sz w:val="16"/>
                <w:szCs w:val="18"/>
                <w:lang w:eastAsia="x-none"/>
              </w:rPr>
            </w:pPr>
            <w:ins w:id="1375" w:author="Huawei" w:date="2018-03-28T15:01:00Z">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7806D45F" w14:textId="77777777" w:rsidR="000F713F" w:rsidRPr="000F713F" w:rsidRDefault="000F713F" w:rsidP="000F713F">
            <w:pPr>
              <w:keepLines/>
              <w:numPr>
                <w:ilvl w:val="0"/>
                <w:numId w:val="33"/>
              </w:numPr>
              <w:spacing w:before="40" w:after="40"/>
              <w:ind w:firstLine="0"/>
              <w:jc w:val="center"/>
              <w:rPr>
                <w:ins w:id="137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90E3F97" w14:textId="77777777" w:rsidR="000F713F" w:rsidRPr="000F713F" w:rsidRDefault="000F713F" w:rsidP="000F713F">
            <w:pPr>
              <w:keepLines/>
              <w:numPr>
                <w:ilvl w:val="0"/>
                <w:numId w:val="33"/>
              </w:numPr>
              <w:spacing w:before="40" w:after="40"/>
              <w:ind w:firstLine="0"/>
              <w:jc w:val="center"/>
              <w:rPr>
                <w:ins w:id="137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2AA6017" w14:textId="77777777" w:rsidR="000F713F" w:rsidRPr="000F713F" w:rsidRDefault="000F713F" w:rsidP="000F713F">
            <w:pPr>
              <w:keepLines/>
              <w:numPr>
                <w:ilvl w:val="0"/>
                <w:numId w:val="33"/>
              </w:numPr>
              <w:spacing w:before="40" w:after="40"/>
              <w:ind w:firstLine="0"/>
              <w:jc w:val="center"/>
              <w:rPr>
                <w:ins w:id="137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354333" w14:textId="77777777" w:rsidR="000F713F" w:rsidRPr="000F713F" w:rsidRDefault="000F713F" w:rsidP="000F713F">
            <w:pPr>
              <w:keepLines/>
              <w:numPr>
                <w:ilvl w:val="0"/>
                <w:numId w:val="33"/>
              </w:numPr>
              <w:spacing w:before="40" w:after="40"/>
              <w:ind w:firstLine="0"/>
              <w:jc w:val="center"/>
              <w:rPr>
                <w:ins w:id="137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F5FC448" w14:textId="77777777" w:rsidR="000F713F" w:rsidRPr="000F713F" w:rsidRDefault="000F713F" w:rsidP="000F713F">
            <w:pPr>
              <w:keepLines/>
              <w:numPr>
                <w:ilvl w:val="0"/>
                <w:numId w:val="33"/>
              </w:numPr>
              <w:spacing w:before="40" w:after="40"/>
              <w:ind w:firstLine="0"/>
              <w:jc w:val="center"/>
              <w:rPr>
                <w:ins w:id="138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F9E64F" w14:textId="77777777" w:rsidR="000F713F" w:rsidRPr="000F713F" w:rsidRDefault="000F713F" w:rsidP="000F713F">
            <w:pPr>
              <w:keepLines/>
              <w:numPr>
                <w:ilvl w:val="0"/>
                <w:numId w:val="33"/>
              </w:numPr>
              <w:spacing w:before="40" w:after="40"/>
              <w:ind w:firstLine="0"/>
              <w:jc w:val="center"/>
              <w:rPr>
                <w:ins w:id="138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052A9C" w14:textId="77777777" w:rsidR="000F713F" w:rsidRPr="000F713F" w:rsidRDefault="000F713F" w:rsidP="000F713F">
            <w:pPr>
              <w:keepLines/>
              <w:numPr>
                <w:ilvl w:val="0"/>
                <w:numId w:val="33"/>
              </w:numPr>
              <w:spacing w:before="40" w:after="40"/>
              <w:ind w:firstLine="0"/>
              <w:jc w:val="center"/>
              <w:rPr>
                <w:ins w:id="138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406835" w14:textId="77777777" w:rsidR="000F713F" w:rsidRPr="000F713F" w:rsidRDefault="000F713F" w:rsidP="000F713F">
            <w:pPr>
              <w:keepLines/>
              <w:numPr>
                <w:ilvl w:val="0"/>
                <w:numId w:val="33"/>
              </w:numPr>
              <w:spacing w:before="40" w:after="40"/>
              <w:ind w:firstLine="0"/>
              <w:jc w:val="center"/>
              <w:rPr>
                <w:ins w:id="138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FEA824F" w14:textId="77777777" w:rsidR="000F713F" w:rsidRPr="000F713F" w:rsidRDefault="000F713F" w:rsidP="000F713F">
            <w:pPr>
              <w:keepLines/>
              <w:numPr>
                <w:ilvl w:val="0"/>
                <w:numId w:val="33"/>
              </w:numPr>
              <w:spacing w:before="40" w:after="40"/>
              <w:ind w:firstLine="0"/>
              <w:jc w:val="center"/>
              <w:rPr>
                <w:ins w:id="1384" w:author="Huawei" w:date="2018-03-28T15:01:00Z"/>
                <w:rFonts w:ascii="Times New Roman" w:eastAsia="SimSun" w:hAnsi="Times New Roman"/>
                <w:color w:val="000000"/>
                <w:kern w:val="24"/>
                <w:sz w:val="16"/>
                <w:szCs w:val="18"/>
                <w:lang w:eastAsia="x-none"/>
              </w:rPr>
            </w:pPr>
          </w:p>
        </w:tc>
      </w:tr>
      <w:tr w:rsidR="000F713F" w:rsidRPr="000F713F" w14:paraId="201F0549" w14:textId="77777777" w:rsidTr="000F713F">
        <w:trPr>
          <w:cantSplit/>
          <w:jc w:val="center"/>
          <w:ins w:id="1385" w:author="Huawei" w:date="2018-03-28T15:01:00Z"/>
        </w:trPr>
        <w:tc>
          <w:tcPr>
            <w:tcW w:w="0" w:type="auto"/>
            <w:vMerge/>
            <w:tcBorders>
              <w:left w:val="single" w:sz="4" w:space="0" w:color="auto"/>
              <w:right w:val="single" w:sz="4" w:space="0" w:color="auto"/>
            </w:tcBorders>
            <w:vAlign w:val="center"/>
          </w:tcPr>
          <w:p w14:paraId="6CE61B35" w14:textId="77777777" w:rsidR="000F713F" w:rsidRPr="000F713F" w:rsidRDefault="000F713F" w:rsidP="000F713F">
            <w:pPr>
              <w:ind w:left="720" w:hanging="720"/>
              <w:rPr>
                <w:ins w:id="1386"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2AEADA6" w14:textId="77777777" w:rsidR="000F713F" w:rsidRPr="000F713F" w:rsidRDefault="000F713F" w:rsidP="000F713F">
            <w:pPr>
              <w:keepLines/>
              <w:numPr>
                <w:ilvl w:val="0"/>
                <w:numId w:val="33"/>
              </w:numPr>
              <w:spacing w:before="40" w:after="40"/>
              <w:ind w:firstLine="0"/>
              <w:jc w:val="center"/>
              <w:rPr>
                <w:ins w:id="1387" w:author="Huawei" w:date="2018-03-28T15:01:00Z"/>
                <w:rFonts w:ascii="Times New Roman" w:eastAsia="SimSun" w:hAnsi="Times New Roman"/>
                <w:i/>
                <w:sz w:val="16"/>
                <w:szCs w:val="18"/>
                <w:lang w:eastAsia="x-none"/>
              </w:rPr>
            </w:pPr>
            <w:ins w:id="1388" w:author="Huawei" w:date="2018-03-28T15:01:00Z">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12489AA4" w14:textId="77777777" w:rsidR="000F713F" w:rsidRPr="000F713F" w:rsidRDefault="000F713F" w:rsidP="000F713F">
            <w:pPr>
              <w:keepLines/>
              <w:numPr>
                <w:ilvl w:val="0"/>
                <w:numId w:val="33"/>
              </w:numPr>
              <w:spacing w:before="40" w:after="40"/>
              <w:ind w:firstLine="0"/>
              <w:jc w:val="center"/>
              <w:rPr>
                <w:ins w:id="138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661372F" w14:textId="77777777" w:rsidR="000F713F" w:rsidRPr="000F713F" w:rsidRDefault="000F713F" w:rsidP="000F713F">
            <w:pPr>
              <w:keepLines/>
              <w:numPr>
                <w:ilvl w:val="0"/>
                <w:numId w:val="33"/>
              </w:numPr>
              <w:spacing w:before="40" w:after="40"/>
              <w:ind w:firstLine="0"/>
              <w:jc w:val="center"/>
              <w:rPr>
                <w:ins w:id="139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8EC2FD" w14:textId="77777777" w:rsidR="000F713F" w:rsidRPr="000F713F" w:rsidRDefault="000F713F" w:rsidP="000F713F">
            <w:pPr>
              <w:keepLines/>
              <w:numPr>
                <w:ilvl w:val="0"/>
                <w:numId w:val="33"/>
              </w:numPr>
              <w:spacing w:before="40" w:after="40"/>
              <w:ind w:firstLine="0"/>
              <w:jc w:val="center"/>
              <w:rPr>
                <w:ins w:id="139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DB579A" w14:textId="77777777" w:rsidR="000F713F" w:rsidRPr="000F713F" w:rsidRDefault="000F713F" w:rsidP="000F713F">
            <w:pPr>
              <w:keepLines/>
              <w:numPr>
                <w:ilvl w:val="0"/>
                <w:numId w:val="33"/>
              </w:numPr>
              <w:spacing w:before="40" w:after="40"/>
              <w:ind w:firstLine="0"/>
              <w:jc w:val="center"/>
              <w:rPr>
                <w:ins w:id="139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BC73CE" w14:textId="77777777" w:rsidR="000F713F" w:rsidRPr="000F713F" w:rsidRDefault="000F713F" w:rsidP="000F713F">
            <w:pPr>
              <w:keepLines/>
              <w:numPr>
                <w:ilvl w:val="0"/>
                <w:numId w:val="33"/>
              </w:numPr>
              <w:spacing w:before="40" w:after="40"/>
              <w:ind w:firstLine="0"/>
              <w:jc w:val="center"/>
              <w:rPr>
                <w:ins w:id="139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B37CE7" w14:textId="77777777" w:rsidR="000F713F" w:rsidRPr="000F713F" w:rsidRDefault="000F713F" w:rsidP="000F713F">
            <w:pPr>
              <w:keepLines/>
              <w:numPr>
                <w:ilvl w:val="0"/>
                <w:numId w:val="33"/>
              </w:numPr>
              <w:spacing w:before="40" w:after="40"/>
              <w:ind w:firstLine="0"/>
              <w:jc w:val="center"/>
              <w:rPr>
                <w:ins w:id="139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CB864D" w14:textId="77777777" w:rsidR="000F713F" w:rsidRPr="000F713F" w:rsidRDefault="000F713F" w:rsidP="000F713F">
            <w:pPr>
              <w:keepLines/>
              <w:numPr>
                <w:ilvl w:val="0"/>
                <w:numId w:val="33"/>
              </w:numPr>
              <w:spacing w:before="40" w:after="40"/>
              <w:ind w:firstLine="0"/>
              <w:jc w:val="center"/>
              <w:rPr>
                <w:ins w:id="139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EC36C1" w14:textId="77777777" w:rsidR="000F713F" w:rsidRPr="000F713F" w:rsidRDefault="000F713F" w:rsidP="000F713F">
            <w:pPr>
              <w:keepLines/>
              <w:numPr>
                <w:ilvl w:val="0"/>
                <w:numId w:val="33"/>
              </w:numPr>
              <w:spacing w:before="40" w:after="40"/>
              <w:ind w:firstLine="0"/>
              <w:jc w:val="center"/>
              <w:rPr>
                <w:ins w:id="139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0FD4A7A" w14:textId="77777777" w:rsidR="000F713F" w:rsidRPr="000F713F" w:rsidRDefault="000F713F" w:rsidP="000F713F">
            <w:pPr>
              <w:keepLines/>
              <w:numPr>
                <w:ilvl w:val="0"/>
                <w:numId w:val="33"/>
              </w:numPr>
              <w:spacing w:before="40" w:after="40"/>
              <w:ind w:firstLine="0"/>
              <w:jc w:val="center"/>
              <w:rPr>
                <w:ins w:id="1397" w:author="Huawei" w:date="2018-03-28T15:01:00Z"/>
                <w:rFonts w:ascii="Times New Roman" w:eastAsia="SimSun" w:hAnsi="Times New Roman"/>
                <w:color w:val="000000"/>
                <w:kern w:val="24"/>
                <w:sz w:val="16"/>
                <w:szCs w:val="18"/>
                <w:lang w:eastAsia="x-none"/>
              </w:rPr>
            </w:pPr>
          </w:p>
        </w:tc>
      </w:tr>
      <w:tr w:rsidR="000F713F" w:rsidRPr="000F713F" w14:paraId="55BD7254" w14:textId="77777777" w:rsidTr="000F713F">
        <w:trPr>
          <w:cantSplit/>
          <w:jc w:val="center"/>
          <w:ins w:id="1398" w:author="Huawei" w:date="2018-03-28T15:01:00Z"/>
        </w:trPr>
        <w:tc>
          <w:tcPr>
            <w:tcW w:w="0" w:type="auto"/>
            <w:vMerge/>
            <w:tcBorders>
              <w:left w:val="single" w:sz="4" w:space="0" w:color="auto"/>
              <w:right w:val="single" w:sz="4" w:space="0" w:color="auto"/>
            </w:tcBorders>
            <w:vAlign w:val="center"/>
          </w:tcPr>
          <w:p w14:paraId="611A88A0" w14:textId="77777777" w:rsidR="000F713F" w:rsidRPr="000F713F" w:rsidRDefault="000F713F" w:rsidP="000F713F">
            <w:pPr>
              <w:ind w:left="720" w:hanging="720"/>
              <w:rPr>
                <w:ins w:id="139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1F84A6D" w14:textId="77777777" w:rsidR="000F713F" w:rsidRPr="000F713F" w:rsidRDefault="000F713F" w:rsidP="000F713F">
            <w:pPr>
              <w:keepLines/>
              <w:numPr>
                <w:ilvl w:val="0"/>
                <w:numId w:val="33"/>
              </w:numPr>
              <w:spacing w:before="40" w:after="40"/>
              <w:ind w:firstLine="0"/>
              <w:jc w:val="center"/>
              <w:rPr>
                <w:ins w:id="1400" w:author="Huawei" w:date="2018-03-28T15:01:00Z"/>
                <w:rFonts w:ascii="Times New Roman" w:eastAsia="SimSun" w:hAnsi="Times New Roman"/>
                <w:i/>
                <w:sz w:val="16"/>
                <w:szCs w:val="18"/>
                <w:lang w:eastAsia="x-none"/>
              </w:rPr>
            </w:pPr>
            <w:ins w:id="1401" w:author="Huawei" w:date="2018-03-28T15:01:00Z">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3D4C0B71" w14:textId="77777777" w:rsidR="000F713F" w:rsidRPr="000F713F" w:rsidRDefault="000F713F" w:rsidP="000F713F">
            <w:pPr>
              <w:keepLines/>
              <w:numPr>
                <w:ilvl w:val="0"/>
                <w:numId w:val="33"/>
              </w:numPr>
              <w:spacing w:before="40" w:after="40"/>
              <w:ind w:firstLine="0"/>
              <w:jc w:val="center"/>
              <w:rPr>
                <w:ins w:id="140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95FD1B5" w14:textId="77777777" w:rsidR="000F713F" w:rsidRPr="000F713F" w:rsidRDefault="000F713F" w:rsidP="000F713F">
            <w:pPr>
              <w:keepLines/>
              <w:numPr>
                <w:ilvl w:val="0"/>
                <w:numId w:val="33"/>
              </w:numPr>
              <w:spacing w:before="40" w:after="40"/>
              <w:ind w:firstLine="0"/>
              <w:jc w:val="center"/>
              <w:rPr>
                <w:ins w:id="14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BFCD68F" w14:textId="77777777" w:rsidR="000F713F" w:rsidRPr="000F713F" w:rsidRDefault="000F713F" w:rsidP="000F713F">
            <w:pPr>
              <w:keepLines/>
              <w:numPr>
                <w:ilvl w:val="0"/>
                <w:numId w:val="33"/>
              </w:numPr>
              <w:spacing w:before="40" w:after="40"/>
              <w:ind w:firstLine="0"/>
              <w:jc w:val="center"/>
              <w:rPr>
                <w:ins w:id="140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C00292" w14:textId="77777777" w:rsidR="000F713F" w:rsidRPr="000F713F" w:rsidRDefault="000F713F" w:rsidP="000F713F">
            <w:pPr>
              <w:keepLines/>
              <w:numPr>
                <w:ilvl w:val="0"/>
                <w:numId w:val="33"/>
              </w:numPr>
              <w:spacing w:before="40" w:after="40"/>
              <w:ind w:firstLine="0"/>
              <w:jc w:val="center"/>
              <w:rPr>
                <w:ins w:id="140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2F4D9E" w14:textId="77777777" w:rsidR="000F713F" w:rsidRPr="000F713F" w:rsidRDefault="000F713F" w:rsidP="000F713F">
            <w:pPr>
              <w:keepLines/>
              <w:numPr>
                <w:ilvl w:val="0"/>
                <w:numId w:val="33"/>
              </w:numPr>
              <w:spacing w:before="40" w:after="40"/>
              <w:ind w:firstLine="0"/>
              <w:jc w:val="center"/>
              <w:rPr>
                <w:ins w:id="140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C1712E" w14:textId="77777777" w:rsidR="000F713F" w:rsidRPr="000F713F" w:rsidRDefault="000F713F" w:rsidP="000F713F">
            <w:pPr>
              <w:keepLines/>
              <w:numPr>
                <w:ilvl w:val="0"/>
                <w:numId w:val="33"/>
              </w:numPr>
              <w:spacing w:before="40" w:after="40"/>
              <w:ind w:firstLine="0"/>
              <w:jc w:val="center"/>
              <w:rPr>
                <w:ins w:id="140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F1FAFD3" w14:textId="77777777" w:rsidR="000F713F" w:rsidRPr="000F713F" w:rsidRDefault="000F713F" w:rsidP="000F713F">
            <w:pPr>
              <w:keepLines/>
              <w:numPr>
                <w:ilvl w:val="0"/>
                <w:numId w:val="33"/>
              </w:numPr>
              <w:spacing w:before="40" w:after="40"/>
              <w:ind w:firstLine="0"/>
              <w:jc w:val="center"/>
              <w:rPr>
                <w:ins w:id="140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A921C0" w14:textId="77777777" w:rsidR="000F713F" w:rsidRPr="000F713F" w:rsidRDefault="000F713F" w:rsidP="000F713F">
            <w:pPr>
              <w:keepLines/>
              <w:numPr>
                <w:ilvl w:val="0"/>
                <w:numId w:val="33"/>
              </w:numPr>
              <w:spacing w:before="40" w:after="40"/>
              <w:ind w:firstLine="0"/>
              <w:jc w:val="center"/>
              <w:rPr>
                <w:ins w:id="140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C806C09" w14:textId="77777777" w:rsidR="000F713F" w:rsidRPr="000F713F" w:rsidRDefault="000F713F" w:rsidP="000F713F">
            <w:pPr>
              <w:keepLines/>
              <w:numPr>
                <w:ilvl w:val="0"/>
                <w:numId w:val="33"/>
              </w:numPr>
              <w:spacing w:before="40" w:after="40"/>
              <w:ind w:firstLine="0"/>
              <w:jc w:val="center"/>
              <w:rPr>
                <w:ins w:id="1410" w:author="Huawei" w:date="2018-03-28T15:01:00Z"/>
                <w:rFonts w:ascii="Times New Roman" w:eastAsia="SimSun" w:hAnsi="Times New Roman"/>
                <w:color w:val="000000"/>
                <w:kern w:val="24"/>
                <w:sz w:val="16"/>
                <w:szCs w:val="18"/>
                <w:lang w:eastAsia="x-none"/>
              </w:rPr>
            </w:pPr>
          </w:p>
        </w:tc>
      </w:tr>
      <w:tr w:rsidR="000F713F" w:rsidRPr="000F713F" w14:paraId="5AC6B94F" w14:textId="77777777" w:rsidTr="000F713F">
        <w:trPr>
          <w:cantSplit/>
          <w:jc w:val="center"/>
          <w:ins w:id="1411" w:author="Huawei" w:date="2018-03-28T15:01:00Z"/>
        </w:trPr>
        <w:tc>
          <w:tcPr>
            <w:tcW w:w="0" w:type="auto"/>
            <w:vMerge/>
            <w:tcBorders>
              <w:left w:val="single" w:sz="4" w:space="0" w:color="auto"/>
              <w:right w:val="single" w:sz="4" w:space="0" w:color="auto"/>
            </w:tcBorders>
            <w:vAlign w:val="center"/>
          </w:tcPr>
          <w:p w14:paraId="5FD7F148" w14:textId="77777777" w:rsidR="000F713F" w:rsidRPr="000F713F" w:rsidRDefault="000F713F" w:rsidP="000F713F">
            <w:pPr>
              <w:ind w:left="720" w:hanging="720"/>
              <w:rPr>
                <w:ins w:id="1412"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A503F27" w14:textId="77777777" w:rsidR="000F713F" w:rsidRPr="000F713F" w:rsidRDefault="000F713F" w:rsidP="000F713F">
            <w:pPr>
              <w:keepLines/>
              <w:numPr>
                <w:ilvl w:val="0"/>
                <w:numId w:val="33"/>
              </w:numPr>
              <w:spacing w:before="40" w:after="40"/>
              <w:ind w:firstLine="0"/>
              <w:jc w:val="center"/>
              <w:rPr>
                <w:ins w:id="1413" w:author="Huawei" w:date="2018-03-28T15:01:00Z"/>
                <w:rFonts w:ascii="Times New Roman" w:eastAsia="SimSun" w:hAnsi="Times New Roman"/>
                <w:i/>
                <w:sz w:val="16"/>
                <w:szCs w:val="18"/>
                <w:lang w:eastAsia="x-none"/>
              </w:rPr>
            </w:pPr>
            <w:ins w:id="1414" w:author="Huawei" w:date="2018-03-28T15:01:00Z">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7393BFDD" w14:textId="77777777" w:rsidR="000F713F" w:rsidRPr="000F713F" w:rsidRDefault="000F713F" w:rsidP="000F713F">
            <w:pPr>
              <w:keepLines/>
              <w:numPr>
                <w:ilvl w:val="0"/>
                <w:numId w:val="33"/>
              </w:numPr>
              <w:spacing w:before="40" w:after="40"/>
              <w:ind w:firstLine="0"/>
              <w:jc w:val="center"/>
              <w:rPr>
                <w:ins w:id="141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6347581" w14:textId="77777777" w:rsidR="000F713F" w:rsidRPr="000F713F" w:rsidRDefault="000F713F" w:rsidP="000F713F">
            <w:pPr>
              <w:keepLines/>
              <w:numPr>
                <w:ilvl w:val="0"/>
                <w:numId w:val="33"/>
              </w:numPr>
              <w:spacing w:before="40" w:after="40"/>
              <w:ind w:firstLine="0"/>
              <w:jc w:val="center"/>
              <w:rPr>
                <w:ins w:id="14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58C7EDA" w14:textId="77777777" w:rsidR="000F713F" w:rsidRPr="000F713F" w:rsidRDefault="000F713F" w:rsidP="000F713F">
            <w:pPr>
              <w:keepLines/>
              <w:numPr>
                <w:ilvl w:val="0"/>
                <w:numId w:val="33"/>
              </w:numPr>
              <w:spacing w:before="40" w:after="40"/>
              <w:ind w:firstLine="0"/>
              <w:jc w:val="center"/>
              <w:rPr>
                <w:ins w:id="141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9EB3263" w14:textId="77777777" w:rsidR="000F713F" w:rsidRPr="000F713F" w:rsidRDefault="000F713F" w:rsidP="000F713F">
            <w:pPr>
              <w:keepLines/>
              <w:numPr>
                <w:ilvl w:val="0"/>
                <w:numId w:val="33"/>
              </w:numPr>
              <w:spacing w:before="40" w:after="40"/>
              <w:ind w:firstLine="0"/>
              <w:jc w:val="center"/>
              <w:rPr>
                <w:ins w:id="141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F8B47D" w14:textId="77777777" w:rsidR="000F713F" w:rsidRPr="000F713F" w:rsidRDefault="000F713F" w:rsidP="000F713F">
            <w:pPr>
              <w:keepLines/>
              <w:numPr>
                <w:ilvl w:val="0"/>
                <w:numId w:val="33"/>
              </w:numPr>
              <w:spacing w:before="40" w:after="40"/>
              <w:ind w:firstLine="0"/>
              <w:jc w:val="center"/>
              <w:rPr>
                <w:ins w:id="141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63105E9" w14:textId="77777777" w:rsidR="000F713F" w:rsidRPr="000F713F" w:rsidRDefault="000F713F" w:rsidP="000F713F">
            <w:pPr>
              <w:keepLines/>
              <w:numPr>
                <w:ilvl w:val="0"/>
                <w:numId w:val="33"/>
              </w:numPr>
              <w:spacing w:before="40" w:after="40"/>
              <w:ind w:firstLine="0"/>
              <w:jc w:val="center"/>
              <w:rPr>
                <w:ins w:id="142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BCA811" w14:textId="77777777" w:rsidR="000F713F" w:rsidRPr="000F713F" w:rsidRDefault="000F713F" w:rsidP="000F713F">
            <w:pPr>
              <w:keepLines/>
              <w:numPr>
                <w:ilvl w:val="0"/>
                <w:numId w:val="33"/>
              </w:numPr>
              <w:spacing w:before="40" w:after="40"/>
              <w:ind w:firstLine="0"/>
              <w:jc w:val="center"/>
              <w:rPr>
                <w:ins w:id="142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8867A6" w14:textId="77777777" w:rsidR="000F713F" w:rsidRPr="000F713F" w:rsidRDefault="000F713F" w:rsidP="000F713F">
            <w:pPr>
              <w:keepLines/>
              <w:numPr>
                <w:ilvl w:val="0"/>
                <w:numId w:val="33"/>
              </w:numPr>
              <w:spacing w:before="40" w:after="40"/>
              <w:ind w:firstLine="0"/>
              <w:jc w:val="center"/>
              <w:rPr>
                <w:ins w:id="142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4FD0C1E" w14:textId="77777777" w:rsidR="000F713F" w:rsidRPr="000F713F" w:rsidRDefault="000F713F" w:rsidP="000F713F">
            <w:pPr>
              <w:keepLines/>
              <w:numPr>
                <w:ilvl w:val="0"/>
                <w:numId w:val="33"/>
              </w:numPr>
              <w:spacing w:before="40" w:after="40"/>
              <w:ind w:firstLine="0"/>
              <w:jc w:val="center"/>
              <w:rPr>
                <w:ins w:id="1423" w:author="Huawei" w:date="2018-03-28T15:01:00Z"/>
                <w:rFonts w:ascii="Times New Roman" w:eastAsia="SimSun" w:hAnsi="Times New Roman"/>
                <w:color w:val="000000"/>
                <w:kern w:val="24"/>
                <w:sz w:val="16"/>
                <w:szCs w:val="18"/>
                <w:lang w:eastAsia="x-none"/>
              </w:rPr>
            </w:pPr>
          </w:p>
        </w:tc>
      </w:tr>
      <w:tr w:rsidR="000F713F" w:rsidRPr="000F713F" w14:paraId="2518A4D3" w14:textId="77777777" w:rsidTr="000F713F">
        <w:trPr>
          <w:cantSplit/>
          <w:jc w:val="center"/>
          <w:ins w:id="1424" w:author="Huawei" w:date="2018-03-28T15:01:00Z"/>
        </w:trPr>
        <w:tc>
          <w:tcPr>
            <w:tcW w:w="0" w:type="auto"/>
            <w:vMerge/>
            <w:tcBorders>
              <w:left w:val="single" w:sz="4" w:space="0" w:color="auto"/>
              <w:right w:val="single" w:sz="4" w:space="0" w:color="auto"/>
            </w:tcBorders>
            <w:vAlign w:val="center"/>
          </w:tcPr>
          <w:p w14:paraId="14BFE072" w14:textId="77777777" w:rsidR="000F713F" w:rsidRPr="000F713F" w:rsidRDefault="000F713F" w:rsidP="000F713F">
            <w:pPr>
              <w:ind w:left="720" w:hanging="720"/>
              <w:rPr>
                <w:ins w:id="1425"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012399A" w14:textId="77777777" w:rsidR="000F713F" w:rsidRPr="000F713F" w:rsidRDefault="000F713F" w:rsidP="000F713F">
            <w:pPr>
              <w:keepLines/>
              <w:numPr>
                <w:ilvl w:val="0"/>
                <w:numId w:val="33"/>
              </w:numPr>
              <w:spacing w:before="40" w:after="40"/>
              <w:ind w:firstLine="0"/>
              <w:jc w:val="center"/>
              <w:rPr>
                <w:ins w:id="1426" w:author="Huawei" w:date="2018-03-28T15:01:00Z"/>
                <w:rFonts w:ascii="Times New Roman" w:eastAsia="SimSun" w:hAnsi="Times New Roman"/>
                <w:i/>
                <w:sz w:val="16"/>
                <w:szCs w:val="18"/>
                <w:lang w:eastAsia="x-none"/>
              </w:rPr>
            </w:pPr>
            <w:ins w:id="1427" w:author="Huawei" w:date="2018-03-28T15:01:00Z">
              <w:r w:rsidRPr="000F713F">
                <w:rPr>
                  <w:rFonts w:ascii="Times New Roman" w:eastAsia="SimSun" w:hAnsi="Times New Roman"/>
                  <w:i/>
                  <w:sz w:val="16"/>
                  <w:szCs w:val="18"/>
                  <w:lang w:eastAsia="x-none"/>
                </w:rPr>
                <w:t>ZSA</w:t>
              </w:r>
            </w:ins>
          </w:p>
        </w:tc>
        <w:tc>
          <w:tcPr>
            <w:tcW w:w="411" w:type="pct"/>
            <w:tcBorders>
              <w:top w:val="single" w:sz="4" w:space="0" w:color="auto"/>
              <w:left w:val="single" w:sz="4" w:space="0" w:color="auto"/>
              <w:bottom w:val="single" w:sz="4" w:space="0" w:color="auto"/>
              <w:right w:val="single" w:sz="4" w:space="0" w:color="auto"/>
            </w:tcBorders>
          </w:tcPr>
          <w:p w14:paraId="763887A8" w14:textId="77777777" w:rsidR="000F713F" w:rsidRPr="000F713F" w:rsidRDefault="000F713F" w:rsidP="000F713F">
            <w:pPr>
              <w:keepLines/>
              <w:numPr>
                <w:ilvl w:val="0"/>
                <w:numId w:val="33"/>
              </w:numPr>
              <w:spacing w:before="40" w:after="40"/>
              <w:ind w:firstLine="0"/>
              <w:jc w:val="center"/>
              <w:rPr>
                <w:ins w:id="142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1B93981" w14:textId="77777777" w:rsidR="000F713F" w:rsidRPr="000F713F" w:rsidRDefault="000F713F" w:rsidP="000F713F">
            <w:pPr>
              <w:keepLines/>
              <w:numPr>
                <w:ilvl w:val="0"/>
                <w:numId w:val="33"/>
              </w:numPr>
              <w:spacing w:before="40" w:after="40"/>
              <w:ind w:firstLine="0"/>
              <w:jc w:val="center"/>
              <w:rPr>
                <w:ins w:id="142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9E00545" w14:textId="77777777" w:rsidR="000F713F" w:rsidRPr="000F713F" w:rsidRDefault="000F713F" w:rsidP="000F713F">
            <w:pPr>
              <w:keepLines/>
              <w:numPr>
                <w:ilvl w:val="0"/>
                <w:numId w:val="33"/>
              </w:numPr>
              <w:spacing w:before="40" w:after="40"/>
              <w:ind w:firstLine="0"/>
              <w:jc w:val="center"/>
              <w:rPr>
                <w:ins w:id="143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370833" w14:textId="77777777" w:rsidR="000F713F" w:rsidRPr="000F713F" w:rsidRDefault="000F713F" w:rsidP="000F713F">
            <w:pPr>
              <w:keepLines/>
              <w:numPr>
                <w:ilvl w:val="0"/>
                <w:numId w:val="33"/>
              </w:numPr>
              <w:spacing w:before="40" w:after="40"/>
              <w:ind w:firstLine="0"/>
              <w:jc w:val="center"/>
              <w:rPr>
                <w:ins w:id="143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4426817" w14:textId="77777777" w:rsidR="000F713F" w:rsidRPr="000F713F" w:rsidRDefault="000F713F" w:rsidP="000F713F">
            <w:pPr>
              <w:keepLines/>
              <w:numPr>
                <w:ilvl w:val="0"/>
                <w:numId w:val="33"/>
              </w:numPr>
              <w:spacing w:before="40" w:after="40"/>
              <w:ind w:firstLine="0"/>
              <w:jc w:val="center"/>
              <w:rPr>
                <w:ins w:id="143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A012D9" w14:textId="77777777" w:rsidR="000F713F" w:rsidRPr="000F713F" w:rsidRDefault="000F713F" w:rsidP="000F713F">
            <w:pPr>
              <w:keepLines/>
              <w:numPr>
                <w:ilvl w:val="0"/>
                <w:numId w:val="33"/>
              </w:numPr>
              <w:spacing w:before="40" w:after="40"/>
              <w:ind w:firstLine="0"/>
              <w:jc w:val="center"/>
              <w:rPr>
                <w:ins w:id="143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FFD629" w14:textId="77777777" w:rsidR="000F713F" w:rsidRPr="000F713F" w:rsidRDefault="000F713F" w:rsidP="000F713F">
            <w:pPr>
              <w:keepLines/>
              <w:numPr>
                <w:ilvl w:val="0"/>
                <w:numId w:val="33"/>
              </w:numPr>
              <w:spacing w:before="40" w:after="40"/>
              <w:ind w:firstLine="0"/>
              <w:jc w:val="center"/>
              <w:rPr>
                <w:ins w:id="143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C7E019" w14:textId="77777777" w:rsidR="000F713F" w:rsidRPr="000F713F" w:rsidRDefault="000F713F" w:rsidP="000F713F">
            <w:pPr>
              <w:keepLines/>
              <w:numPr>
                <w:ilvl w:val="0"/>
                <w:numId w:val="33"/>
              </w:numPr>
              <w:spacing w:before="40" w:after="40"/>
              <w:ind w:firstLine="0"/>
              <w:jc w:val="center"/>
              <w:rPr>
                <w:ins w:id="143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4ED0D00" w14:textId="77777777" w:rsidR="000F713F" w:rsidRPr="000F713F" w:rsidRDefault="000F713F" w:rsidP="000F713F">
            <w:pPr>
              <w:keepLines/>
              <w:numPr>
                <w:ilvl w:val="0"/>
                <w:numId w:val="33"/>
              </w:numPr>
              <w:spacing w:before="40" w:after="40"/>
              <w:ind w:firstLine="0"/>
              <w:jc w:val="center"/>
              <w:rPr>
                <w:ins w:id="1436" w:author="Huawei" w:date="2018-03-28T15:01:00Z"/>
                <w:rFonts w:ascii="Times New Roman" w:eastAsia="SimSun" w:hAnsi="Times New Roman"/>
                <w:color w:val="000000"/>
                <w:kern w:val="24"/>
                <w:sz w:val="16"/>
                <w:szCs w:val="18"/>
                <w:lang w:eastAsia="x-none"/>
              </w:rPr>
            </w:pPr>
          </w:p>
        </w:tc>
      </w:tr>
      <w:tr w:rsidR="000F713F" w:rsidRPr="000F713F" w14:paraId="755D9710" w14:textId="77777777" w:rsidTr="000F713F">
        <w:trPr>
          <w:cantSplit/>
          <w:jc w:val="center"/>
          <w:ins w:id="1437" w:author="Huawei" w:date="2018-03-28T15:01:00Z"/>
        </w:trPr>
        <w:tc>
          <w:tcPr>
            <w:tcW w:w="0" w:type="auto"/>
            <w:vMerge/>
            <w:tcBorders>
              <w:left w:val="single" w:sz="4" w:space="0" w:color="auto"/>
              <w:right w:val="single" w:sz="4" w:space="0" w:color="auto"/>
            </w:tcBorders>
            <w:vAlign w:val="center"/>
          </w:tcPr>
          <w:p w14:paraId="3D77F4BD" w14:textId="77777777" w:rsidR="000F713F" w:rsidRPr="000F713F" w:rsidRDefault="000F713F" w:rsidP="000F713F">
            <w:pPr>
              <w:ind w:left="720" w:hanging="720"/>
              <w:rPr>
                <w:ins w:id="1438"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DF4D871" w14:textId="77777777" w:rsidR="000F713F" w:rsidRPr="000F713F" w:rsidRDefault="000F713F" w:rsidP="000F713F">
            <w:pPr>
              <w:keepLines/>
              <w:numPr>
                <w:ilvl w:val="0"/>
                <w:numId w:val="33"/>
              </w:numPr>
              <w:spacing w:before="40" w:after="40"/>
              <w:ind w:firstLine="0"/>
              <w:jc w:val="center"/>
              <w:rPr>
                <w:ins w:id="1439" w:author="Huawei" w:date="2018-03-28T15:01:00Z"/>
                <w:rFonts w:ascii="Times New Roman" w:eastAsia="SimSun" w:hAnsi="Times New Roman"/>
                <w:i/>
                <w:sz w:val="16"/>
                <w:szCs w:val="18"/>
                <w:lang w:eastAsia="x-none"/>
              </w:rPr>
            </w:pPr>
            <w:ins w:id="1440" w:author="Huawei" w:date="2018-03-28T15:01:00Z">
              <w:r w:rsidRPr="000F713F">
                <w:rPr>
                  <w:rFonts w:ascii="Times New Roman" w:eastAsia="SimSun" w:hAnsi="Times New Roman"/>
                  <w:i/>
                  <w:sz w:val="16"/>
                  <w:szCs w:val="18"/>
                  <w:lang w:eastAsia="x-none"/>
                </w:rPr>
                <w:t>ZSD</w:t>
              </w:r>
            </w:ins>
          </w:p>
        </w:tc>
        <w:tc>
          <w:tcPr>
            <w:tcW w:w="411" w:type="pct"/>
            <w:tcBorders>
              <w:top w:val="single" w:sz="4" w:space="0" w:color="auto"/>
              <w:left w:val="single" w:sz="4" w:space="0" w:color="auto"/>
              <w:bottom w:val="single" w:sz="4" w:space="0" w:color="auto"/>
              <w:right w:val="single" w:sz="4" w:space="0" w:color="auto"/>
            </w:tcBorders>
          </w:tcPr>
          <w:p w14:paraId="75204276" w14:textId="77777777" w:rsidR="000F713F" w:rsidRPr="000F713F" w:rsidRDefault="000F713F" w:rsidP="000F713F">
            <w:pPr>
              <w:keepLines/>
              <w:numPr>
                <w:ilvl w:val="0"/>
                <w:numId w:val="33"/>
              </w:numPr>
              <w:spacing w:before="40" w:after="40"/>
              <w:ind w:firstLine="0"/>
              <w:jc w:val="center"/>
              <w:rPr>
                <w:ins w:id="144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1A299C8" w14:textId="77777777" w:rsidR="000F713F" w:rsidRPr="000F713F" w:rsidRDefault="000F713F" w:rsidP="000F713F">
            <w:pPr>
              <w:keepLines/>
              <w:numPr>
                <w:ilvl w:val="0"/>
                <w:numId w:val="33"/>
              </w:numPr>
              <w:spacing w:before="40" w:after="40"/>
              <w:ind w:firstLine="0"/>
              <w:jc w:val="center"/>
              <w:rPr>
                <w:ins w:id="144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F283AC" w14:textId="77777777" w:rsidR="000F713F" w:rsidRPr="000F713F" w:rsidRDefault="000F713F" w:rsidP="000F713F">
            <w:pPr>
              <w:keepLines/>
              <w:numPr>
                <w:ilvl w:val="0"/>
                <w:numId w:val="33"/>
              </w:numPr>
              <w:spacing w:before="40" w:after="40"/>
              <w:ind w:firstLine="0"/>
              <w:jc w:val="center"/>
              <w:rPr>
                <w:ins w:id="144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B21442" w14:textId="77777777" w:rsidR="000F713F" w:rsidRPr="000F713F" w:rsidRDefault="000F713F" w:rsidP="000F713F">
            <w:pPr>
              <w:keepLines/>
              <w:numPr>
                <w:ilvl w:val="0"/>
                <w:numId w:val="33"/>
              </w:numPr>
              <w:spacing w:before="40" w:after="40"/>
              <w:ind w:firstLine="0"/>
              <w:jc w:val="center"/>
              <w:rPr>
                <w:ins w:id="144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BFF95A" w14:textId="77777777" w:rsidR="000F713F" w:rsidRPr="000F713F" w:rsidRDefault="000F713F" w:rsidP="000F713F">
            <w:pPr>
              <w:keepLines/>
              <w:numPr>
                <w:ilvl w:val="0"/>
                <w:numId w:val="33"/>
              </w:numPr>
              <w:spacing w:before="40" w:after="40"/>
              <w:ind w:firstLine="0"/>
              <w:jc w:val="center"/>
              <w:rPr>
                <w:ins w:id="144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CCDAF36" w14:textId="77777777" w:rsidR="000F713F" w:rsidRPr="000F713F" w:rsidRDefault="000F713F" w:rsidP="000F713F">
            <w:pPr>
              <w:keepLines/>
              <w:numPr>
                <w:ilvl w:val="0"/>
                <w:numId w:val="33"/>
              </w:numPr>
              <w:spacing w:before="40" w:after="40"/>
              <w:ind w:firstLine="0"/>
              <w:jc w:val="center"/>
              <w:rPr>
                <w:ins w:id="144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9C78953" w14:textId="77777777" w:rsidR="000F713F" w:rsidRPr="000F713F" w:rsidRDefault="000F713F" w:rsidP="000F713F">
            <w:pPr>
              <w:keepLines/>
              <w:numPr>
                <w:ilvl w:val="0"/>
                <w:numId w:val="33"/>
              </w:numPr>
              <w:spacing w:before="40" w:after="40"/>
              <w:ind w:firstLine="0"/>
              <w:jc w:val="center"/>
              <w:rPr>
                <w:ins w:id="144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6EC25C5" w14:textId="77777777" w:rsidR="000F713F" w:rsidRPr="000F713F" w:rsidRDefault="000F713F" w:rsidP="000F713F">
            <w:pPr>
              <w:keepLines/>
              <w:numPr>
                <w:ilvl w:val="0"/>
                <w:numId w:val="33"/>
              </w:numPr>
              <w:spacing w:before="40" w:after="40"/>
              <w:ind w:firstLine="0"/>
              <w:jc w:val="center"/>
              <w:rPr>
                <w:ins w:id="144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C71D0A1" w14:textId="77777777" w:rsidR="000F713F" w:rsidRPr="000F713F" w:rsidRDefault="000F713F" w:rsidP="000F713F">
            <w:pPr>
              <w:keepLines/>
              <w:numPr>
                <w:ilvl w:val="0"/>
                <w:numId w:val="33"/>
              </w:numPr>
              <w:spacing w:before="40" w:after="40"/>
              <w:ind w:firstLine="0"/>
              <w:jc w:val="center"/>
              <w:rPr>
                <w:ins w:id="1449" w:author="Huawei" w:date="2018-03-28T15:01:00Z"/>
                <w:rFonts w:ascii="Times New Roman" w:eastAsia="SimSun" w:hAnsi="Times New Roman"/>
                <w:color w:val="000000"/>
                <w:kern w:val="24"/>
                <w:sz w:val="16"/>
                <w:szCs w:val="18"/>
                <w:lang w:eastAsia="x-none"/>
              </w:rPr>
            </w:pPr>
          </w:p>
        </w:tc>
      </w:tr>
      <w:tr w:rsidR="000F713F" w:rsidRPr="000F713F" w14:paraId="3B7E8883" w14:textId="77777777" w:rsidTr="000F713F">
        <w:trPr>
          <w:cantSplit/>
          <w:jc w:val="center"/>
          <w:ins w:id="1450" w:author="Huawei" w:date="2018-03-28T15:01:00Z"/>
        </w:trPr>
        <w:tc>
          <w:tcPr>
            <w:tcW w:w="5000" w:type="pct"/>
            <w:gridSpan w:val="11"/>
            <w:tcBorders>
              <w:left w:val="single" w:sz="4" w:space="0" w:color="auto"/>
              <w:bottom w:val="single" w:sz="4" w:space="0" w:color="auto"/>
              <w:right w:val="single" w:sz="4" w:space="0" w:color="auto"/>
            </w:tcBorders>
            <w:vAlign w:val="center"/>
          </w:tcPr>
          <w:p w14:paraId="22793434" w14:textId="77777777" w:rsidR="000F713F" w:rsidRPr="000F713F" w:rsidRDefault="000F713F" w:rsidP="000F713F">
            <w:pPr>
              <w:keepNext/>
              <w:keepLines/>
              <w:ind w:left="851" w:hanging="851"/>
              <w:rPr>
                <w:ins w:id="1451" w:author="Huawei" w:date="2018-03-28T15:01:00Z"/>
                <w:rFonts w:ascii="Arial" w:eastAsia="SimSun" w:hAnsi="Arial"/>
                <w:sz w:val="16"/>
                <w:szCs w:val="18"/>
                <w:lang w:eastAsia="ko-KR"/>
              </w:rPr>
            </w:pPr>
            <w:ins w:id="1452" w:author="Huawei" w:date="2018-03-28T15:01:00Z">
              <w:r w:rsidRPr="000F713F">
                <w:rPr>
                  <w:rFonts w:ascii="Arial" w:eastAsia="SimSun" w:hAnsi="Arial"/>
                  <w:i/>
                  <w:sz w:val="16"/>
                  <w:szCs w:val="18"/>
                  <w:lang w:eastAsia="ko-KR"/>
                </w:rPr>
                <w:t>f</w:t>
              </w:r>
              <w:r w:rsidRPr="000F713F">
                <w:rPr>
                  <w:rFonts w:ascii="Arial" w:eastAsia="SimSun" w:hAnsi="Arial" w:hint="eastAsia"/>
                  <w:i/>
                  <w:sz w:val="16"/>
                  <w:szCs w:val="18"/>
                  <w:vertAlign w:val="subscript"/>
                  <w:lang w:eastAsia="ko-KR"/>
                </w:rPr>
                <w:t>c</w:t>
              </w:r>
              <w:r w:rsidRPr="000F713F">
                <w:rPr>
                  <w:rFonts w:ascii="Arial" w:eastAsia="SimSun" w:hAnsi="Arial" w:hint="eastAsia"/>
                  <w:sz w:val="16"/>
                  <w:szCs w:val="18"/>
                  <w:lang w:eastAsia="ko-KR"/>
                </w:rPr>
                <w:t xml:space="preserve"> is carrier frequency in GHz; </w:t>
              </w:r>
              <w:r w:rsidRPr="000F713F">
                <w:rPr>
                  <w:rFonts w:ascii="Arial" w:eastAsia="SimSun" w:hAnsi="Arial" w:hint="eastAsia"/>
                  <w:i/>
                  <w:sz w:val="16"/>
                  <w:szCs w:val="18"/>
                  <w:lang w:eastAsia="ko-KR"/>
                </w:rPr>
                <w:t>d</w:t>
              </w:r>
              <w:r w:rsidRPr="000F713F">
                <w:rPr>
                  <w:rFonts w:ascii="Arial" w:eastAsia="SimSun" w:hAnsi="Arial" w:hint="eastAsia"/>
                  <w:sz w:val="16"/>
                  <w:szCs w:val="18"/>
                  <w:vertAlign w:val="subscript"/>
                  <w:lang w:eastAsia="ko-KR"/>
                </w:rPr>
                <w:t>2D</w:t>
              </w:r>
              <w:r w:rsidRPr="000F713F">
                <w:rPr>
                  <w:rFonts w:ascii="Arial" w:eastAsia="SimSun" w:hAnsi="Arial" w:hint="eastAsia"/>
                  <w:sz w:val="16"/>
                  <w:szCs w:val="18"/>
                  <w:lang w:eastAsia="ko-KR"/>
                </w:rPr>
                <w:t xml:space="preserve"> is </w:t>
              </w:r>
              <w:r w:rsidRPr="000F713F">
                <w:rPr>
                  <w:rFonts w:ascii="Arial" w:eastAsia="SimSun" w:hAnsi="Arial"/>
                  <w:sz w:val="16"/>
                  <w:szCs w:val="18"/>
                  <w:lang w:eastAsia="ko-KR"/>
                </w:rPr>
                <w:t>B</w:t>
              </w:r>
              <w:r w:rsidRPr="000F713F">
                <w:rPr>
                  <w:rFonts w:ascii="Arial" w:eastAsia="SimSun" w:hAnsi="Arial" w:hint="eastAsia"/>
                  <w:sz w:val="16"/>
                  <w:szCs w:val="18"/>
                  <w:lang w:eastAsia="ko-KR"/>
                </w:rPr>
                <w:t>S-</w:t>
              </w:r>
              <w:r w:rsidRPr="000F713F">
                <w:rPr>
                  <w:rFonts w:ascii="Arial" w:eastAsia="SimSun" w:hAnsi="Arial"/>
                  <w:sz w:val="16"/>
                  <w:szCs w:val="18"/>
                  <w:lang w:eastAsia="ko-KR"/>
                </w:rPr>
                <w:t>UT</w:t>
              </w:r>
              <w:r w:rsidRPr="000F713F">
                <w:rPr>
                  <w:rFonts w:ascii="Arial" w:eastAsia="SimSun" w:hAnsi="Arial" w:hint="eastAsia"/>
                  <w:sz w:val="16"/>
                  <w:szCs w:val="18"/>
                  <w:lang w:eastAsia="ko-KR"/>
                </w:rPr>
                <w:t xml:space="preserve"> distance in km.</w:t>
              </w:r>
            </w:ins>
          </w:p>
          <w:p w14:paraId="1ED47E3E" w14:textId="77777777" w:rsidR="000F713F" w:rsidRPr="000F713F" w:rsidRDefault="000F713F" w:rsidP="000F713F">
            <w:pPr>
              <w:keepNext/>
              <w:keepLines/>
              <w:ind w:left="851" w:hanging="851"/>
              <w:rPr>
                <w:ins w:id="1453" w:author="Huawei" w:date="2018-03-28T15:01:00Z"/>
                <w:rFonts w:ascii="Arial" w:eastAsia="SimSun" w:hAnsi="Arial"/>
                <w:sz w:val="16"/>
                <w:szCs w:val="18"/>
              </w:rPr>
            </w:pPr>
            <w:ins w:id="1454" w:author="Huawei" w:date="2018-03-28T15:01:00Z">
              <w:r w:rsidRPr="000F713F">
                <w:rPr>
                  <w:rFonts w:ascii="Arial" w:eastAsia="SimSun" w:hAnsi="Arial"/>
                  <w:sz w:val="16"/>
                  <w:szCs w:val="18"/>
                </w:rPr>
                <w:t>NOTE 1:</w:t>
              </w:r>
              <w:r w:rsidRPr="000F713F">
                <w:rPr>
                  <w:rFonts w:ascii="Arial" w:eastAsia="SimSun" w:hAnsi="Arial"/>
                  <w:sz w:val="16"/>
                  <w:szCs w:val="18"/>
                </w:rPr>
                <w:tab/>
              </w:r>
              <w:r w:rsidRPr="000F713F">
                <w:rPr>
                  <w:rFonts w:ascii="Arial" w:eastAsia="SimSun" w:hAnsi="Arial"/>
                  <w:i/>
                  <w:sz w:val="16"/>
                  <w:szCs w:val="18"/>
                </w:rPr>
                <w:t>DS</w:t>
              </w:r>
              <w:r w:rsidRPr="000F713F">
                <w:rPr>
                  <w:rFonts w:ascii="Arial" w:eastAsia="SimSun" w:hAnsi="Arial"/>
                  <w:sz w:val="16"/>
                  <w:szCs w:val="18"/>
                </w:rPr>
                <w:t xml:space="preserve"> = rms delay spread, </w:t>
              </w:r>
              <w:r w:rsidRPr="000F713F">
                <w:rPr>
                  <w:rFonts w:ascii="Arial" w:eastAsia="SimSun" w:hAnsi="Arial"/>
                  <w:i/>
                  <w:sz w:val="16"/>
                  <w:szCs w:val="18"/>
                </w:rPr>
                <w:t>ASD</w:t>
              </w:r>
              <w:r w:rsidRPr="000F713F">
                <w:rPr>
                  <w:rFonts w:ascii="Arial" w:eastAsia="SimSun" w:hAnsi="Arial"/>
                  <w:sz w:val="16"/>
                  <w:szCs w:val="18"/>
                </w:rPr>
                <w:t xml:space="preserve"> = rms azimuth spread of departure angles, </w:t>
              </w:r>
              <w:r w:rsidRPr="000F713F">
                <w:rPr>
                  <w:rFonts w:ascii="Arial" w:eastAsia="SimSun" w:hAnsi="Arial"/>
                  <w:i/>
                  <w:sz w:val="16"/>
                  <w:szCs w:val="18"/>
                </w:rPr>
                <w:t>ASA</w:t>
              </w:r>
              <w:r w:rsidRPr="000F713F">
                <w:rPr>
                  <w:rFonts w:ascii="Arial" w:eastAsia="SimSun" w:hAnsi="Arial"/>
                  <w:sz w:val="16"/>
                  <w:szCs w:val="18"/>
                </w:rPr>
                <w:t xml:space="preserve"> = rms azimuth spread of arrival angles, </w:t>
              </w:r>
              <w:r w:rsidRPr="000F713F">
                <w:rPr>
                  <w:rFonts w:ascii="Arial" w:eastAsia="SimSun" w:hAnsi="Arial"/>
                  <w:i/>
                  <w:sz w:val="16"/>
                  <w:szCs w:val="18"/>
                </w:rPr>
                <w:t>ZSD</w:t>
              </w:r>
              <w:r w:rsidRPr="000F713F">
                <w:rPr>
                  <w:rFonts w:ascii="Arial" w:eastAsia="SimSun" w:hAnsi="Arial"/>
                  <w:sz w:val="16"/>
                  <w:szCs w:val="18"/>
                </w:rPr>
                <w:t xml:space="preserve"> = rms zenith spread of departure angles, </w:t>
              </w:r>
              <w:r w:rsidRPr="000F713F">
                <w:rPr>
                  <w:rFonts w:ascii="Arial" w:eastAsia="SimSun" w:hAnsi="Arial"/>
                  <w:i/>
                  <w:sz w:val="16"/>
                  <w:szCs w:val="18"/>
                </w:rPr>
                <w:t>ZSA</w:t>
              </w:r>
              <w:r w:rsidRPr="000F713F">
                <w:rPr>
                  <w:rFonts w:ascii="Arial" w:eastAsia="SimSun" w:hAnsi="Arial"/>
                  <w:sz w:val="16"/>
                  <w:szCs w:val="18"/>
                </w:rPr>
                <w:t xml:space="preserve"> = rms zenith spread of arrival angles,</w:t>
              </w:r>
              <w:r w:rsidRPr="000F713F">
                <w:rPr>
                  <w:rFonts w:ascii="Arial" w:eastAsia="SimSun" w:hAnsi="Arial"/>
                  <w:i/>
                  <w:sz w:val="16"/>
                  <w:szCs w:val="18"/>
                </w:rPr>
                <w:t xml:space="preserve"> SF</w:t>
              </w:r>
              <w:r w:rsidRPr="000F713F">
                <w:rPr>
                  <w:rFonts w:ascii="Arial" w:eastAsia="SimSun" w:hAnsi="Arial"/>
                  <w:sz w:val="16"/>
                  <w:szCs w:val="18"/>
                </w:rPr>
                <w:t xml:space="preserve"> = shadow fading, and </w:t>
              </w:r>
              <w:r w:rsidRPr="000F713F">
                <w:rPr>
                  <w:rFonts w:ascii="Arial" w:eastAsia="SimSun" w:hAnsi="Arial"/>
                  <w:i/>
                  <w:sz w:val="16"/>
                  <w:szCs w:val="18"/>
                </w:rPr>
                <w:t>K</w:t>
              </w:r>
              <w:r w:rsidRPr="000F713F">
                <w:rPr>
                  <w:rFonts w:ascii="Arial" w:eastAsia="SimSun" w:hAnsi="Arial"/>
                  <w:sz w:val="16"/>
                  <w:szCs w:val="18"/>
                </w:rPr>
                <w:t xml:space="preserve"> = Ricean K-factor.</w:t>
              </w:r>
            </w:ins>
          </w:p>
          <w:p w14:paraId="58FBD1B6" w14:textId="77777777" w:rsidR="000F713F" w:rsidRPr="000F713F" w:rsidRDefault="000F713F" w:rsidP="000F713F">
            <w:pPr>
              <w:keepNext/>
              <w:keepLines/>
              <w:ind w:left="851" w:hanging="851"/>
              <w:rPr>
                <w:ins w:id="1455" w:author="Huawei" w:date="2018-03-28T15:01:00Z"/>
                <w:rFonts w:ascii="Arial" w:eastAsia="SimSun" w:hAnsi="Arial"/>
                <w:sz w:val="16"/>
                <w:szCs w:val="18"/>
                <w:lang w:eastAsia="ko-KR"/>
              </w:rPr>
            </w:pPr>
            <w:ins w:id="1456" w:author="Huawei" w:date="2018-03-28T15:01:00Z">
              <w:r w:rsidRPr="000F713F">
                <w:rPr>
                  <w:rFonts w:ascii="Arial" w:eastAsia="SimSun" w:hAnsi="Arial"/>
                  <w:sz w:val="16"/>
                  <w:szCs w:val="18"/>
                </w:rPr>
                <w:t>NOTE 2:</w:t>
              </w:r>
              <w:r w:rsidRPr="000F713F">
                <w:rPr>
                  <w:rFonts w:ascii="Arial" w:eastAsia="SimSun" w:hAnsi="Arial"/>
                  <w:sz w:val="16"/>
                  <w:szCs w:val="18"/>
                </w:rPr>
                <w:tab/>
                <w:t>The sign of the shadow fading is defined so that positive SF means more received power at UT than predicted by the path loss model.</w:t>
              </w:r>
            </w:ins>
          </w:p>
          <w:p w14:paraId="4FA90E01" w14:textId="77777777" w:rsidR="000F713F" w:rsidRPr="000F713F" w:rsidRDefault="000F713F" w:rsidP="000F713F">
            <w:pPr>
              <w:keepNext/>
              <w:keepLines/>
              <w:ind w:left="851" w:hanging="851"/>
              <w:rPr>
                <w:ins w:id="1457" w:author="Huawei" w:date="2018-03-28T15:01:00Z"/>
                <w:rFonts w:ascii="Arial" w:eastAsia="SimSun" w:hAnsi="Arial"/>
                <w:sz w:val="16"/>
                <w:szCs w:val="18"/>
                <w:lang w:eastAsia="ko-KR"/>
              </w:rPr>
            </w:pPr>
            <w:ins w:id="1458" w:author="Huawei" w:date="2018-03-28T15:01:00Z">
              <w:r w:rsidRPr="000F713F">
                <w:rPr>
                  <w:rFonts w:ascii="Arial" w:eastAsia="SimSun" w:hAnsi="Arial"/>
                  <w:sz w:val="16"/>
                  <w:szCs w:val="18"/>
                  <w:lang w:eastAsia="ja-JP"/>
                </w:rPr>
                <w:t xml:space="preserve">NOTE </w:t>
              </w:r>
              <w:r w:rsidRPr="000F713F">
                <w:rPr>
                  <w:rFonts w:ascii="Arial" w:eastAsia="SimSun" w:hAnsi="Arial" w:hint="eastAsia"/>
                  <w:sz w:val="16"/>
                  <w:szCs w:val="18"/>
                  <w:lang w:eastAsia="ko-KR"/>
                </w:rPr>
                <w:t>3</w:t>
              </w:r>
              <w:r w:rsidRPr="000F713F">
                <w:rPr>
                  <w:rFonts w:ascii="Arial" w:eastAsia="SimSun" w:hAnsi="Arial"/>
                  <w:sz w:val="16"/>
                  <w:szCs w:val="18"/>
                  <w:lang w:eastAsia="ja-JP"/>
                </w:rPr>
                <w:t>:</w:t>
              </w:r>
              <w:r w:rsidRPr="000F713F">
                <w:rPr>
                  <w:rFonts w:ascii="Arial" w:eastAsia="SimSun" w:hAnsi="Arial"/>
                  <w:sz w:val="16"/>
                  <w:szCs w:val="18"/>
                  <w:lang w:eastAsia="ja-JP"/>
                </w:rPr>
                <w:tab/>
                <w:t>All large scale parameters are assumed to have no correlation between different floors.</w:t>
              </w:r>
            </w:ins>
          </w:p>
          <w:p w14:paraId="238B22DE" w14:textId="77777777" w:rsidR="000F713F" w:rsidRPr="000F713F" w:rsidRDefault="000F713F" w:rsidP="000F713F">
            <w:pPr>
              <w:keepNext/>
              <w:keepLines/>
              <w:ind w:left="851" w:hanging="851"/>
              <w:rPr>
                <w:ins w:id="1459" w:author="Huawei" w:date="2018-03-28T15:01:00Z"/>
                <w:rFonts w:ascii="Arial" w:eastAsia="SimSun" w:hAnsi="Arial"/>
                <w:sz w:val="16"/>
                <w:szCs w:val="18"/>
              </w:rPr>
            </w:pPr>
            <w:ins w:id="1460" w:author="Huawei" w:date="2018-03-28T15:01:00Z">
              <w:r w:rsidRPr="000F713F">
                <w:rPr>
                  <w:rFonts w:ascii="Arial" w:eastAsia="SimSun" w:hAnsi="Arial"/>
                  <w:sz w:val="16"/>
                  <w:szCs w:val="18"/>
                </w:rPr>
                <w:t xml:space="preserve">NOTE </w:t>
              </w:r>
              <w:r w:rsidRPr="000F713F">
                <w:rPr>
                  <w:rFonts w:ascii="Arial" w:eastAsia="SimSun" w:hAnsi="Arial" w:hint="eastAsia"/>
                  <w:sz w:val="16"/>
                  <w:szCs w:val="18"/>
                  <w:lang w:eastAsia="ko-KR"/>
                </w:rPr>
                <w:t>4</w:t>
              </w:r>
              <w:r w:rsidRPr="000F713F">
                <w:rPr>
                  <w:rFonts w:ascii="Arial" w:eastAsia="SimSun" w:hAnsi="Arial"/>
                  <w:sz w:val="16"/>
                  <w:szCs w:val="18"/>
                </w:rPr>
                <w:t>:</w:t>
              </w:r>
              <w:r w:rsidRPr="000F713F">
                <w:rPr>
                  <w:rFonts w:ascii="Arial" w:eastAsia="SimSun" w:hAnsi="Arial"/>
                  <w:sz w:val="16"/>
                  <w:szCs w:val="18"/>
                </w:rPr>
                <w:tab/>
                <w:t>The following notation for mean (</w:t>
              </w:r>
              <w:r w:rsidRPr="000F713F">
                <w:rPr>
                  <w:rFonts w:ascii="Arial" w:eastAsia="SimSun" w:hAnsi="Arial"/>
                  <w:i/>
                  <w:sz w:val="16"/>
                  <w:szCs w:val="18"/>
                </w:rPr>
                <w:t>μ</w:t>
              </w:r>
              <w:r w:rsidRPr="000F713F">
                <w:rPr>
                  <w:rFonts w:ascii="Arial" w:eastAsia="SimSun" w:hAnsi="Arial"/>
                  <w:sz w:val="16"/>
                  <w:szCs w:val="18"/>
                  <w:vertAlign w:val="subscript"/>
                </w:rPr>
                <w:t>lgX</w:t>
              </w:r>
              <w:r w:rsidRPr="000F713F">
                <w:rPr>
                  <w:rFonts w:ascii="Arial" w:eastAsia="SimSun" w:hAnsi="Arial"/>
                  <w:sz w:val="16"/>
                  <w:szCs w:val="18"/>
                </w:rPr>
                <w:t>=mean{log</w:t>
              </w:r>
              <w:r w:rsidRPr="000F713F">
                <w:rPr>
                  <w:rFonts w:ascii="Arial" w:eastAsia="SimSun" w:hAnsi="Arial"/>
                  <w:sz w:val="16"/>
                  <w:szCs w:val="18"/>
                  <w:vertAlign w:val="subscript"/>
                </w:rPr>
                <w:t>10</w:t>
              </w:r>
              <w:r w:rsidRPr="000F713F">
                <w:rPr>
                  <w:rFonts w:ascii="Arial" w:eastAsia="SimSun" w:hAnsi="Arial"/>
                  <w:sz w:val="16"/>
                  <w:szCs w:val="18"/>
                </w:rPr>
                <w:t>(X) }) and standard deviation (</w:t>
              </w:r>
              <w:r w:rsidRPr="000F713F">
                <w:rPr>
                  <w:rFonts w:ascii="Arial" w:eastAsia="SimSun" w:hAnsi="Arial" w:cs="Arial"/>
                  <w:i/>
                  <w:sz w:val="16"/>
                  <w:szCs w:val="18"/>
                </w:rPr>
                <w:t>σ</w:t>
              </w:r>
              <w:r w:rsidRPr="000F713F">
                <w:rPr>
                  <w:rFonts w:ascii="Arial" w:eastAsia="SimSun" w:hAnsi="Arial"/>
                  <w:sz w:val="16"/>
                  <w:szCs w:val="18"/>
                  <w:vertAlign w:val="subscript"/>
                </w:rPr>
                <w:t>lgX</w:t>
              </w:r>
              <w:r w:rsidRPr="000F713F">
                <w:rPr>
                  <w:rFonts w:ascii="Arial" w:eastAsia="SimSun" w:hAnsi="Arial"/>
                  <w:sz w:val="16"/>
                  <w:szCs w:val="18"/>
                </w:rPr>
                <w:t>=std{log</w:t>
              </w:r>
              <w:r w:rsidRPr="000F713F">
                <w:rPr>
                  <w:rFonts w:ascii="Arial" w:eastAsia="SimSun" w:hAnsi="Arial"/>
                  <w:sz w:val="16"/>
                  <w:szCs w:val="18"/>
                  <w:vertAlign w:val="subscript"/>
                </w:rPr>
                <w:t>10</w:t>
              </w:r>
              <w:r w:rsidRPr="000F713F">
                <w:rPr>
                  <w:rFonts w:ascii="Arial" w:eastAsia="SimSun" w:hAnsi="Arial"/>
                  <w:sz w:val="16"/>
                  <w:szCs w:val="18"/>
                </w:rPr>
                <w:t xml:space="preserve">(X) }) is used for logarithmized parameters X. </w:t>
              </w:r>
            </w:ins>
          </w:p>
          <w:p w14:paraId="2BC564B5" w14:textId="77777777" w:rsidR="000F713F" w:rsidRPr="000F713F" w:rsidRDefault="000F713F" w:rsidP="000F713F">
            <w:pPr>
              <w:keepNext/>
              <w:keepLines/>
              <w:ind w:left="851" w:hanging="851"/>
              <w:rPr>
                <w:ins w:id="1461" w:author="Huawei" w:date="2018-03-28T15:01:00Z"/>
                <w:rFonts w:ascii="Arial" w:eastAsia="SimSun" w:hAnsi="Arial"/>
                <w:sz w:val="16"/>
                <w:szCs w:val="18"/>
              </w:rPr>
            </w:pPr>
            <w:ins w:id="1462" w:author="Huawei" w:date="2018-03-28T15:01:00Z">
              <w:r w:rsidRPr="000F713F">
                <w:rPr>
                  <w:rFonts w:ascii="Arial" w:eastAsia="SimSun" w:hAnsi="Arial"/>
                  <w:sz w:val="16"/>
                  <w:szCs w:val="18"/>
                </w:rPr>
                <w:t xml:space="preserve">NOTE 5: </w:t>
              </w:r>
              <w:r w:rsidRPr="000F713F">
                <w:rPr>
                  <w:rFonts w:ascii="Arial" w:eastAsia="SimSun" w:hAnsi="Arial"/>
                  <w:sz w:val="16"/>
                  <w:szCs w:val="18"/>
                </w:rPr>
                <w:tab/>
                <w:t>For all considered scenarios the AOD/AOA distributions are modelled by a wrapped Gaussian distribution, the ZOD/ZOA distributions are modelled by a Laplacian distribution and the delay distribution is modelled by an exponential distribution.</w:t>
              </w:r>
            </w:ins>
          </w:p>
          <w:p w14:paraId="4EB54739" w14:textId="77777777" w:rsidR="000F713F" w:rsidRPr="000F713F" w:rsidRDefault="000F713F" w:rsidP="000F713F">
            <w:pPr>
              <w:keepNext/>
              <w:keepLines/>
              <w:ind w:left="851" w:hanging="851"/>
              <w:rPr>
                <w:ins w:id="1463" w:author="Huawei" w:date="2018-03-28T15:01:00Z"/>
                <w:rFonts w:ascii="Arial" w:eastAsia="SimSun" w:hAnsi="Arial"/>
                <w:sz w:val="16"/>
                <w:szCs w:val="18"/>
              </w:rPr>
            </w:pPr>
            <w:ins w:id="1464" w:author="Huawei" w:date="2018-03-28T15:01:00Z">
              <w:r w:rsidRPr="000F713F">
                <w:rPr>
                  <w:rFonts w:ascii="Arial" w:eastAsia="SimSun" w:hAnsi="Arial"/>
                  <w:sz w:val="16"/>
                  <w:szCs w:val="18"/>
                </w:rPr>
                <w:t xml:space="preserve">NOTE 6: </w:t>
              </w:r>
              <w:r w:rsidRPr="000F713F">
                <w:rPr>
                  <w:rFonts w:ascii="Arial" w:eastAsia="SimSun" w:hAnsi="Arial"/>
                  <w:sz w:val="16"/>
                  <w:szCs w:val="18"/>
                </w:rPr>
                <w:tab/>
                <w:t xml:space="preserve">For UMa and frequencies below 6 GHz, use </w:t>
              </w:r>
              <w:r w:rsidRPr="000F713F">
                <w:rPr>
                  <w:rFonts w:ascii="Arial" w:eastAsia="SimSun" w:hAnsi="Arial"/>
                  <w:i/>
                  <w:sz w:val="16"/>
                  <w:szCs w:val="18"/>
                  <w:lang w:eastAsia="ko-KR"/>
                </w:rPr>
                <w:t>f</w:t>
              </w:r>
              <w:r w:rsidRPr="000F713F">
                <w:rPr>
                  <w:rFonts w:ascii="Arial" w:eastAsia="SimSun" w:hAnsi="Arial" w:hint="eastAsia"/>
                  <w:i/>
                  <w:sz w:val="16"/>
                  <w:szCs w:val="18"/>
                  <w:vertAlign w:val="subscript"/>
                  <w:lang w:eastAsia="ko-KR"/>
                </w:rPr>
                <w:t>c</w:t>
              </w:r>
              <w:r w:rsidRPr="000F713F">
                <w:rPr>
                  <w:rFonts w:ascii="Arial" w:eastAsia="SimSun" w:hAnsi="Arial"/>
                  <w:i/>
                  <w:sz w:val="16"/>
                  <w:szCs w:val="18"/>
                  <w:vertAlign w:val="subscript"/>
                  <w:lang w:eastAsia="ko-KR"/>
                </w:rPr>
                <w:t xml:space="preserve"> </w:t>
              </w:r>
              <w:r w:rsidRPr="000F713F">
                <w:rPr>
                  <w:rFonts w:ascii="Arial" w:eastAsia="SimSun" w:hAnsi="Arial"/>
                  <w:sz w:val="16"/>
                  <w:szCs w:val="18"/>
                </w:rPr>
                <w:t xml:space="preserve">= 6 when determining the values of the frequency-dependent LSP values </w:t>
              </w:r>
            </w:ins>
          </w:p>
          <w:p w14:paraId="1B7A3CE3" w14:textId="77777777" w:rsidR="000F713F" w:rsidRPr="000F713F" w:rsidRDefault="000F713F" w:rsidP="000F713F">
            <w:pPr>
              <w:keepLines/>
              <w:numPr>
                <w:ilvl w:val="0"/>
                <w:numId w:val="33"/>
              </w:numPr>
              <w:spacing w:before="40" w:after="40"/>
              <w:ind w:firstLine="0"/>
              <w:jc w:val="center"/>
              <w:rPr>
                <w:ins w:id="1465" w:author="Huawei" w:date="2018-03-28T15:01:00Z"/>
                <w:rFonts w:ascii="Times New Roman" w:eastAsia="SimSun" w:hAnsi="Times New Roman"/>
                <w:color w:val="000000"/>
                <w:kern w:val="24"/>
                <w:sz w:val="16"/>
                <w:szCs w:val="18"/>
                <w:lang w:eastAsia="x-none"/>
              </w:rPr>
            </w:pPr>
            <w:ins w:id="1466" w:author="Huawei" w:date="2018-03-28T15:01:00Z">
              <w:r w:rsidRPr="000F713F">
                <w:rPr>
                  <w:rFonts w:ascii="Times New Roman" w:eastAsia="SimSun" w:hAnsi="Times New Roman"/>
                  <w:sz w:val="16"/>
                  <w:szCs w:val="18"/>
                  <w:lang w:eastAsia="x-none"/>
                </w:rPr>
                <w:t xml:space="preserve">NOTE 7: </w:t>
              </w:r>
              <w:r w:rsidRPr="000F713F">
                <w:rPr>
                  <w:rFonts w:ascii="Times New Roman" w:eastAsia="SimSun" w:hAnsi="Times New Roman"/>
                  <w:sz w:val="16"/>
                  <w:szCs w:val="18"/>
                  <w:lang w:eastAsia="x-none"/>
                </w:rPr>
                <w:tab/>
                <w:t xml:space="preserve">For UMi and frequencies below 2 GHz, use </w:t>
              </w:r>
              <w:r w:rsidRPr="000F713F">
                <w:rPr>
                  <w:rFonts w:ascii="Times New Roman" w:eastAsia="SimSun" w:hAnsi="Times New Roman"/>
                  <w:i/>
                  <w:sz w:val="16"/>
                  <w:szCs w:val="18"/>
                  <w:lang w:eastAsia="ko-KR"/>
                </w:rPr>
                <w:t>f</w:t>
              </w:r>
              <w:r w:rsidRPr="000F713F">
                <w:rPr>
                  <w:rFonts w:ascii="Times New Roman" w:eastAsia="SimSun" w:hAnsi="Times New Roman" w:hint="eastAsia"/>
                  <w:i/>
                  <w:sz w:val="16"/>
                  <w:szCs w:val="18"/>
                  <w:vertAlign w:val="subscript"/>
                  <w:lang w:eastAsia="ko-KR"/>
                </w:rPr>
                <w:t>c</w:t>
              </w:r>
              <w:r w:rsidRPr="000F713F">
                <w:rPr>
                  <w:rFonts w:ascii="Times New Roman" w:eastAsia="SimSun" w:hAnsi="Times New Roman"/>
                  <w:i/>
                  <w:sz w:val="16"/>
                  <w:szCs w:val="18"/>
                  <w:vertAlign w:val="subscript"/>
                  <w:lang w:eastAsia="ko-KR"/>
                </w:rPr>
                <w:t xml:space="preserve"> </w:t>
              </w:r>
              <w:r w:rsidRPr="000F713F">
                <w:rPr>
                  <w:rFonts w:ascii="Times New Roman" w:eastAsia="SimSun" w:hAnsi="Times New Roman"/>
                  <w:sz w:val="16"/>
                  <w:szCs w:val="18"/>
                  <w:lang w:eastAsia="x-none"/>
                </w:rPr>
                <w:t xml:space="preserve">= 2 when determining the values of the frequency-dependent LSP values </w:t>
              </w:r>
            </w:ins>
          </w:p>
        </w:tc>
      </w:tr>
    </w:tbl>
    <w:p w14:paraId="0047DE57" w14:textId="77777777" w:rsidR="000F713F" w:rsidRPr="000F713F" w:rsidRDefault="000F713F" w:rsidP="000F713F">
      <w:pPr>
        <w:ind w:left="720" w:hanging="720"/>
        <w:rPr>
          <w:ins w:id="1467" w:author="Huawei" w:date="2018-03-28T15:01:00Z"/>
          <w:rFonts w:eastAsia="Malgun Gothic"/>
        </w:rPr>
      </w:pPr>
    </w:p>
    <w:p w14:paraId="60294D6D" w14:textId="77777777" w:rsidR="000F713F" w:rsidRPr="000F713F" w:rsidRDefault="000F713F" w:rsidP="000F713F">
      <w:pPr>
        <w:keepNext/>
        <w:keepLines/>
        <w:overflowPunct w:val="0"/>
        <w:autoSpaceDE w:val="0"/>
        <w:autoSpaceDN w:val="0"/>
        <w:adjustRightInd w:val="0"/>
        <w:spacing w:before="60" w:after="180"/>
        <w:jc w:val="center"/>
        <w:textAlignment w:val="baseline"/>
        <w:rPr>
          <w:ins w:id="1468" w:author="Huawei" w:date="2018-03-28T15:01:00Z"/>
          <w:rFonts w:ascii="Arial" w:eastAsia="Times New Roman" w:hAnsi="Arial"/>
          <w:b/>
          <w:szCs w:val="20"/>
          <w:lang w:eastAsia="ko-KR"/>
        </w:rPr>
      </w:pPr>
      <w:ins w:id="1469" w:author="Huawei" w:date="2018-03-28T15:01:00Z">
        <w:r w:rsidRPr="000F713F">
          <w:rPr>
            <w:rFonts w:ascii="Arial" w:eastAsia="Times New Roman" w:hAnsi="Arial"/>
            <w:b/>
            <w:szCs w:val="20"/>
            <w:lang w:eastAsia="en-GB"/>
          </w:rPr>
          <w:t>Table 6.7-6 Part-2: Channel model parameters</w:t>
        </w:r>
        <w:r w:rsidRPr="000F713F">
          <w:rPr>
            <w:rFonts w:ascii="Arial" w:eastAsia="Times New Roman" w:hAnsi="Arial" w:hint="eastAsia"/>
            <w:b/>
            <w:szCs w:val="20"/>
            <w:lang w:eastAsia="ko-KR"/>
          </w:rPr>
          <w:t xml:space="preserve"> </w:t>
        </w:r>
        <w:r w:rsidRPr="000F713F">
          <w:rPr>
            <w:rFonts w:ascii="Arial" w:eastAsia="Times New Roman" w:hAnsi="Arial"/>
            <w:b/>
            <w:szCs w:val="20"/>
            <w:lang w:eastAsia="ko-KR"/>
          </w:rPr>
          <w:t xml:space="preserve">for Urban Scenario (NLOS). </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1"/>
        <w:gridCol w:w="1311"/>
        <w:gridCol w:w="771"/>
        <w:gridCol w:w="771"/>
        <w:gridCol w:w="737"/>
        <w:gridCol w:w="737"/>
        <w:gridCol w:w="737"/>
        <w:gridCol w:w="737"/>
        <w:gridCol w:w="737"/>
        <w:gridCol w:w="738"/>
        <w:gridCol w:w="790"/>
      </w:tblGrid>
      <w:tr w:rsidR="000F713F" w:rsidRPr="000F713F" w14:paraId="7BB4EF94" w14:textId="77777777" w:rsidTr="000F713F">
        <w:trPr>
          <w:cantSplit/>
          <w:jc w:val="center"/>
          <w:ins w:id="1470" w:author="Huawei" w:date="2018-03-28T15:01:00Z"/>
        </w:trPr>
        <w:tc>
          <w:tcPr>
            <w:tcW w:w="1387" w:type="pct"/>
            <w:gridSpan w:val="2"/>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2B8C33AE" w14:textId="77777777" w:rsidR="000F713F" w:rsidRPr="000F713F" w:rsidRDefault="000F713F" w:rsidP="000F713F">
            <w:pPr>
              <w:keepNext/>
              <w:keepLines/>
              <w:overflowPunct w:val="0"/>
              <w:autoSpaceDE w:val="0"/>
              <w:autoSpaceDN w:val="0"/>
              <w:adjustRightInd w:val="0"/>
              <w:jc w:val="center"/>
              <w:textAlignment w:val="baseline"/>
              <w:rPr>
                <w:ins w:id="1471" w:author="Huawei" w:date="2018-03-28T15:01:00Z"/>
                <w:rFonts w:ascii="Arial" w:eastAsia="Times New Roman" w:hAnsi="Arial"/>
                <w:b/>
                <w:sz w:val="16"/>
                <w:szCs w:val="18"/>
                <w:lang w:eastAsia="en-GB"/>
              </w:rPr>
            </w:pPr>
            <w:ins w:id="1472" w:author="Huawei" w:date="2018-03-28T15:01:00Z">
              <w:r w:rsidRPr="000F713F">
                <w:rPr>
                  <w:rFonts w:ascii="Arial" w:eastAsia="Times New Roman" w:hAnsi="Arial"/>
                  <w:b/>
                  <w:sz w:val="16"/>
                  <w:szCs w:val="18"/>
                  <w:lang w:eastAsia="en-GB"/>
                </w:rPr>
                <w:t>Scenarios</w:t>
              </w:r>
            </w:ins>
          </w:p>
        </w:tc>
        <w:tc>
          <w:tcPr>
            <w:tcW w:w="3613" w:type="pct"/>
            <w:gridSpan w:val="9"/>
            <w:tcBorders>
              <w:top w:val="single" w:sz="4" w:space="0" w:color="auto"/>
              <w:left w:val="single" w:sz="4" w:space="0" w:color="auto"/>
              <w:bottom w:val="single" w:sz="4" w:space="0" w:color="auto"/>
              <w:right w:val="single" w:sz="4" w:space="0" w:color="auto"/>
            </w:tcBorders>
            <w:shd w:val="clear" w:color="auto" w:fill="E0E0E0"/>
            <w:hideMark/>
          </w:tcPr>
          <w:p w14:paraId="3CA75D59" w14:textId="77777777" w:rsidR="000F713F" w:rsidRPr="000F713F" w:rsidRDefault="000F713F" w:rsidP="000F713F">
            <w:pPr>
              <w:keepNext/>
              <w:keepLines/>
              <w:overflowPunct w:val="0"/>
              <w:autoSpaceDE w:val="0"/>
              <w:autoSpaceDN w:val="0"/>
              <w:adjustRightInd w:val="0"/>
              <w:jc w:val="center"/>
              <w:textAlignment w:val="baseline"/>
              <w:rPr>
                <w:ins w:id="1473" w:author="Huawei" w:date="2018-03-28T15:01:00Z"/>
                <w:rFonts w:ascii="Arial" w:eastAsia="Times New Roman" w:hAnsi="Arial"/>
                <w:b/>
                <w:sz w:val="16"/>
                <w:szCs w:val="18"/>
                <w:lang w:eastAsia="zh-CN"/>
              </w:rPr>
            </w:pPr>
            <w:ins w:id="1474" w:author="Huawei" w:date="2018-03-28T15:01:00Z">
              <w:r w:rsidRPr="000F713F">
                <w:rPr>
                  <w:rFonts w:ascii="Arial" w:eastAsia="Times New Roman" w:hAnsi="Arial"/>
                  <w:b/>
                  <w:sz w:val="16"/>
                  <w:szCs w:val="18"/>
                  <w:lang w:eastAsia="en-GB"/>
                </w:rPr>
                <w:t>Urban NLOS</w:t>
              </w:r>
            </w:ins>
          </w:p>
        </w:tc>
      </w:tr>
      <w:tr w:rsidR="000F713F" w:rsidRPr="000F713F" w14:paraId="78B6DEFC" w14:textId="77777777" w:rsidTr="000F713F">
        <w:trPr>
          <w:cantSplit/>
          <w:jc w:val="center"/>
          <w:ins w:id="1475" w:author="Huawei" w:date="2018-03-28T15:01:00Z"/>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6757EF35" w14:textId="77777777" w:rsidR="000F713F" w:rsidRPr="000F713F" w:rsidRDefault="000F713F" w:rsidP="000F713F">
            <w:pPr>
              <w:ind w:left="720" w:hanging="720"/>
              <w:rPr>
                <w:ins w:id="1476" w:author="Huawei" w:date="2018-03-28T15:01:00Z"/>
                <w:rFonts w:ascii="Arial" w:eastAsia="Malgun Gothic" w:hAnsi="Arial" w:cs="Arial"/>
                <w:b/>
                <w:kern w:val="2"/>
                <w:sz w:val="16"/>
                <w:szCs w:val="18"/>
              </w:rPr>
            </w:pPr>
          </w:p>
        </w:tc>
        <w:tc>
          <w:tcPr>
            <w:tcW w:w="411" w:type="pct"/>
            <w:tcBorders>
              <w:top w:val="single" w:sz="4" w:space="0" w:color="auto"/>
              <w:left w:val="single" w:sz="4" w:space="0" w:color="auto"/>
              <w:bottom w:val="single" w:sz="4" w:space="0" w:color="auto"/>
              <w:right w:val="single" w:sz="4" w:space="0" w:color="auto"/>
            </w:tcBorders>
            <w:shd w:val="clear" w:color="auto" w:fill="E0E0E0"/>
            <w:hideMark/>
          </w:tcPr>
          <w:p w14:paraId="3380BA91" w14:textId="77777777" w:rsidR="000F713F" w:rsidRPr="000F713F" w:rsidRDefault="000F713F" w:rsidP="000F713F">
            <w:pPr>
              <w:keepNext/>
              <w:keepLines/>
              <w:overflowPunct w:val="0"/>
              <w:autoSpaceDE w:val="0"/>
              <w:autoSpaceDN w:val="0"/>
              <w:adjustRightInd w:val="0"/>
              <w:jc w:val="center"/>
              <w:textAlignment w:val="baseline"/>
              <w:rPr>
                <w:ins w:id="1477" w:author="Huawei" w:date="2018-03-28T15:01:00Z"/>
                <w:rFonts w:ascii="Arial" w:eastAsia="Malgun Gothic" w:hAnsi="Arial"/>
                <w:b/>
                <w:sz w:val="16"/>
                <w:szCs w:val="18"/>
                <w:lang w:eastAsia="en-GB"/>
              </w:rPr>
            </w:pPr>
            <w:ins w:id="1478" w:author="Huawei" w:date="2018-03-28T15:01:00Z">
              <w:r w:rsidRPr="000F713F">
                <w:rPr>
                  <w:rFonts w:ascii="Arial" w:eastAsia="Times New Roman" w:hAnsi="Arial"/>
                  <w:b/>
                  <w:sz w:val="16"/>
                  <w:szCs w:val="18"/>
                  <w:lang w:eastAsia="en-GB"/>
                </w:rPr>
                <w:t>10</w:t>
              </w:r>
              <w:r w:rsidRPr="000F713F">
                <w:rPr>
                  <w:rFonts w:ascii="Arial" w:eastAsia="Times New Roman" w:hAnsi="Arial"/>
                  <w:sz w:val="16"/>
                  <w:szCs w:val="20"/>
                  <w:lang w:eastAsia="en-GB"/>
                </w:rPr>
                <w:t>°</w:t>
              </w:r>
            </w:ins>
          </w:p>
        </w:tc>
        <w:tc>
          <w:tcPr>
            <w:tcW w:w="411" w:type="pct"/>
            <w:tcBorders>
              <w:top w:val="single" w:sz="4" w:space="0" w:color="auto"/>
              <w:left w:val="single" w:sz="4" w:space="0" w:color="auto"/>
              <w:bottom w:val="single" w:sz="4" w:space="0" w:color="auto"/>
              <w:right w:val="single" w:sz="4" w:space="0" w:color="auto"/>
            </w:tcBorders>
            <w:shd w:val="clear" w:color="auto" w:fill="E0E0E0"/>
            <w:hideMark/>
          </w:tcPr>
          <w:p w14:paraId="6C821F3F" w14:textId="77777777" w:rsidR="000F713F" w:rsidRPr="000F713F" w:rsidRDefault="000F713F" w:rsidP="000F713F">
            <w:pPr>
              <w:keepNext/>
              <w:keepLines/>
              <w:overflowPunct w:val="0"/>
              <w:autoSpaceDE w:val="0"/>
              <w:autoSpaceDN w:val="0"/>
              <w:adjustRightInd w:val="0"/>
              <w:jc w:val="center"/>
              <w:textAlignment w:val="baseline"/>
              <w:rPr>
                <w:ins w:id="1479" w:author="Huawei" w:date="2018-03-28T15:01:00Z"/>
                <w:rFonts w:ascii="Arial" w:eastAsia="Times New Roman" w:hAnsi="Arial"/>
                <w:b/>
                <w:sz w:val="16"/>
                <w:szCs w:val="18"/>
                <w:lang w:eastAsia="en-GB"/>
              </w:rPr>
            </w:pPr>
            <w:ins w:id="1480" w:author="Huawei" w:date="2018-03-28T15:01:00Z">
              <w:r w:rsidRPr="000F713F">
                <w:rPr>
                  <w:rFonts w:ascii="Arial" w:eastAsia="Times New Roman" w:hAnsi="Arial"/>
                  <w:b/>
                  <w:sz w:val="16"/>
                  <w:szCs w:val="18"/>
                  <w:lang w:eastAsia="en-GB"/>
                </w:rPr>
                <w:t>20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56F5942B" w14:textId="77777777" w:rsidR="000F713F" w:rsidRPr="000F713F" w:rsidRDefault="000F713F" w:rsidP="000F713F">
            <w:pPr>
              <w:keepNext/>
              <w:keepLines/>
              <w:overflowPunct w:val="0"/>
              <w:autoSpaceDE w:val="0"/>
              <w:autoSpaceDN w:val="0"/>
              <w:adjustRightInd w:val="0"/>
              <w:jc w:val="center"/>
              <w:textAlignment w:val="baseline"/>
              <w:rPr>
                <w:ins w:id="1481" w:author="Huawei" w:date="2018-03-28T15:01:00Z"/>
                <w:rFonts w:ascii="Arial" w:eastAsia="Times New Roman" w:hAnsi="Arial"/>
                <w:b/>
                <w:sz w:val="16"/>
                <w:szCs w:val="18"/>
                <w:lang w:eastAsia="en-GB"/>
              </w:rPr>
            </w:pPr>
            <w:ins w:id="1482" w:author="Huawei" w:date="2018-03-28T15:01:00Z">
              <w:r w:rsidRPr="000F713F">
                <w:rPr>
                  <w:rFonts w:ascii="Arial" w:eastAsia="Times New Roman" w:hAnsi="Arial"/>
                  <w:b/>
                  <w:sz w:val="16"/>
                  <w:szCs w:val="18"/>
                  <w:lang w:eastAsia="en-GB"/>
                </w:rPr>
                <w:t>30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26421F32" w14:textId="77777777" w:rsidR="000F713F" w:rsidRPr="000F713F" w:rsidRDefault="000F713F" w:rsidP="000F713F">
            <w:pPr>
              <w:keepNext/>
              <w:keepLines/>
              <w:overflowPunct w:val="0"/>
              <w:autoSpaceDE w:val="0"/>
              <w:autoSpaceDN w:val="0"/>
              <w:adjustRightInd w:val="0"/>
              <w:jc w:val="center"/>
              <w:textAlignment w:val="baseline"/>
              <w:rPr>
                <w:ins w:id="1483" w:author="Huawei" w:date="2018-03-28T15:01:00Z"/>
                <w:rFonts w:ascii="Arial" w:eastAsia="Times New Roman" w:hAnsi="Arial"/>
                <w:b/>
                <w:sz w:val="16"/>
                <w:szCs w:val="18"/>
                <w:lang w:eastAsia="en-GB"/>
              </w:rPr>
            </w:pPr>
            <w:ins w:id="1484" w:author="Huawei" w:date="2018-03-28T15:01:00Z">
              <w:r w:rsidRPr="000F713F">
                <w:rPr>
                  <w:rFonts w:ascii="Arial" w:eastAsia="Times New Roman" w:hAnsi="Arial"/>
                  <w:b/>
                  <w:sz w:val="16"/>
                  <w:szCs w:val="18"/>
                  <w:lang w:eastAsia="en-GB"/>
                </w:rPr>
                <w:t>40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51B39861" w14:textId="77777777" w:rsidR="000F713F" w:rsidRPr="000F713F" w:rsidRDefault="000F713F" w:rsidP="000F713F">
            <w:pPr>
              <w:keepNext/>
              <w:keepLines/>
              <w:overflowPunct w:val="0"/>
              <w:autoSpaceDE w:val="0"/>
              <w:autoSpaceDN w:val="0"/>
              <w:adjustRightInd w:val="0"/>
              <w:jc w:val="center"/>
              <w:textAlignment w:val="baseline"/>
              <w:rPr>
                <w:ins w:id="1485" w:author="Huawei" w:date="2018-03-28T15:01:00Z"/>
                <w:rFonts w:ascii="Arial" w:eastAsia="Times New Roman" w:hAnsi="Arial"/>
                <w:b/>
                <w:sz w:val="16"/>
                <w:szCs w:val="18"/>
                <w:lang w:eastAsia="en-GB"/>
              </w:rPr>
            </w:pPr>
            <w:ins w:id="1486" w:author="Huawei" w:date="2018-03-28T15:01:00Z">
              <w:r w:rsidRPr="000F713F">
                <w:rPr>
                  <w:rFonts w:ascii="Arial" w:eastAsia="Times New Roman" w:hAnsi="Arial"/>
                  <w:b/>
                  <w:sz w:val="16"/>
                  <w:szCs w:val="18"/>
                  <w:lang w:eastAsia="en-GB"/>
                </w:rPr>
                <w:t>50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71E9AB8F" w14:textId="77777777" w:rsidR="000F713F" w:rsidRPr="000F713F" w:rsidRDefault="000F713F" w:rsidP="000F713F">
            <w:pPr>
              <w:keepNext/>
              <w:keepLines/>
              <w:overflowPunct w:val="0"/>
              <w:autoSpaceDE w:val="0"/>
              <w:autoSpaceDN w:val="0"/>
              <w:adjustRightInd w:val="0"/>
              <w:jc w:val="center"/>
              <w:textAlignment w:val="baseline"/>
              <w:rPr>
                <w:ins w:id="1487" w:author="Huawei" w:date="2018-03-28T15:01:00Z"/>
                <w:rFonts w:ascii="Arial" w:eastAsia="Times New Roman" w:hAnsi="Arial"/>
                <w:b/>
                <w:sz w:val="16"/>
                <w:szCs w:val="18"/>
                <w:lang w:eastAsia="en-GB"/>
              </w:rPr>
            </w:pPr>
            <w:ins w:id="1488" w:author="Huawei" w:date="2018-03-28T15:01:00Z">
              <w:r w:rsidRPr="000F713F">
                <w:rPr>
                  <w:rFonts w:ascii="Arial" w:eastAsia="Times New Roman" w:hAnsi="Arial"/>
                  <w:b/>
                  <w:sz w:val="16"/>
                  <w:szCs w:val="18"/>
                  <w:lang w:eastAsia="en-GB"/>
                </w:rPr>
                <w:t>60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2C67837D" w14:textId="77777777" w:rsidR="000F713F" w:rsidRPr="000F713F" w:rsidRDefault="000F713F" w:rsidP="000F713F">
            <w:pPr>
              <w:keepNext/>
              <w:keepLines/>
              <w:overflowPunct w:val="0"/>
              <w:autoSpaceDE w:val="0"/>
              <w:autoSpaceDN w:val="0"/>
              <w:adjustRightInd w:val="0"/>
              <w:jc w:val="center"/>
              <w:textAlignment w:val="baseline"/>
              <w:rPr>
                <w:ins w:id="1489" w:author="Huawei" w:date="2018-03-28T15:01:00Z"/>
                <w:rFonts w:ascii="Arial" w:eastAsia="Times New Roman" w:hAnsi="Arial"/>
                <w:b/>
                <w:sz w:val="16"/>
                <w:szCs w:val="18"/>
                <w:lang w:eastAsia="en-GB"/>
              </w:rPr>
            </w:pPr>
            <w:ins w:id="1490" w:author="Huawei" w:date="2018-03-28T15:01:00Z">
              <w:r w:rsidRPr="000F713F">
                <w:rPr>
                  <w:rFonts w:ascii="Arial" w:eastAsia="Times New Roman" w:hAnsi="Arial"/>
                  <w:b/>
                  <w:sz w:val="16"/>
                  <w:szCs w:val="18"/>
                  <w:lang w:eastAsia="en-GB"/>
                </w:rPr>
                <w:t>70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1A2C13AD" w14:textId="77777777" w:rsidR="000F713F" w:rsidRPr="000F713F" w:rsidRDefault="000F713F" w:rsidP="000F713F">
            <w:pPr>
              <w:keepNext/>
              <w:keepLines/>
              <w:overflowPunct w:val="0"/>
              <w:autoSpaceDE w:val="0"/>
              <w:autoSpaceDN w:val="0"/>
              <w:adjustRightInd w:val="0"/>
              <w:jc w:val="center"/>
              <w:textAlignment w:val="baseline"/>
              <w:rPr>
                <w:ins w:id="1491" w:author="Huawei" w:date="2018-03-28T15:01:00Z"/>
                <w:rFonts w:ascii="Arial" w:eastAsia="Times New Roman" w:hAnsi="Arial"/>
                <w:b/>
                <w:sz w:val="16"/>
                <w:szCs w:val="18"/>
                <w:lang w:eastAsia="en-GB"/>
              </w:rPr>
            </w:pPr>
            <w:ins w:id="1492" w:author="Huawei" w:date="2018-03-28T15:01:00Z">
              <w:r w:rsidRPr="000F713F">
                <w:rPr>
                  <w:rFonts w:ascii="Arial" w:eastAsia="Times New Roman" w:hAnsi="Arial"/>
                  <w:b/>
                  <w:sz w:val="16"/>
                  <w:szCs w:val="18"/>
                  <w:lang w:eastAsia="en-GB"/>
                </w:rPr>
                <w:t>80</w:t>
              </w:r>
              <w:r w:rsidRPr="000F713F">
                <w:rPr>
                  <w:rFonts w:ascii="Arial" w:eastAsia="Times New Roman" w:hAnsi="Arial"/>
                  <w:sz w:val="16"/>
                  <w:szCs w:val="20"/>
                  <w:lang w:eastAsia="en-GB"/>
                </w:rPr>
                <w:t>°</w:t>
              </w:r>
            </w:ins>
          </w:p>
        </w:tc>
        <w:tc>
          <w:tcPr>
            <w:tcW w:w="420"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27FB8F58" w14:textId="77777777" w:rsidR="000F713F" w:rsidRPr="000F713F" w:rsidRDefault="000F713F" w:rsidP="000F713F">
            <w:pPr>
              <w:keepNext/>
              <w:keepLines/>
              <w:overflowPunct w:val="0"/>
              <w:autoSpaceDE w:val="0"/>
              <w:autoSpaceDN w:val="0"/>
              <w:adjustRightInd w:val="0"/>
              <w:jc w:val="center"/>
              <w:textAlignment w:val="baseline"/>
              <w:rPr>
                <w:ins w:id="1493" w:author="Huawei" w:date="2018-03-28T15:01:00Z"/>
                <w:rFonts w:ascii="Arial" w:eastAsia="Times New Roman" w:hAnsi="Arial"/>
                <w:b/>
                <w:sz w:val="16"/>
                <w:szCs w:val="18"/>
                <w:lang w:eastAsia="en-GB"/>
              </w:rPr>
            </w:pPr>
            <w:ins w:id="1494" w:author="Huawei" w:date="2018-03-28T15:01:00Z">
              <w:r w:rsidRPr="000F713F">
                <w:rPr>
                  <w:rFonts w:ascii="Arial" w:eastAsia="Times New Roman" w:hAnsi="Arial"/>
                  <w:b/>
                  <w:sz w:val="16"/>
                  <w:szCs w:val="18"/>
                  <w:lang w:eastAsia="en-GB"/>
                </w:rPr>
                <w:t>90</w:t>
              </w:r>
              <w:r w:rsidRPr="000F713F">
                <w:rPr>
                  <w:rFonts w:ascii="Arial" w:eastAsia="Times New Roman" w:hAnsi="Arial"/>
                  <w:sz w:val="16"/>
                  <w:szCs w:val="20"/>
                  <w:lang w:eastAsia="en-GB"/>
                </w:rPr>
                <w:t>°</w:t>
              </w:r>
            </w:ins>
          </w:p>
        </w:tc>
      </w:tr>
      <w:tr w:rsidR="000F713F" w:rsidRPr="000F713F" w14:paraId="12194C58" w14:textId="77777777" w:rsidTr="000F713F">
        <w:trPr>
          <w:cantSplit/>
          <w:jc w:val="center"/>
          <w:ins w:id="1495"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1A955658" w14:textId="77777777" w:rsidR="000F713F" w:rsidRPr="000F713F" w:rsidRDefault="000F713F" w:rsidP="000F713F">
            <w:pPr>
              <w:keepLines/>
              <w:numPr>
                <w:ilvl w:val="0"/>
                <w:numId w:val="33"/>
              </w:numPr>
              <w:spacing w:before="40" w:after="40"/>
              <w:ind w:firstLine="0"/>
              <w:jc w:val="center"/>
              <w:rPr>
                <w:ins w:id="1496" w:author="Huawei" w:date="2018-03-28T15:01:00Z"/>
                <w:rFonts w:ascii="Symbol" w:eastAsia="SimSun" w:hAnsi="Symbol"/>
                <w:i/>
                <w:sz w:val="16"/>
                <w:szCs w:val="18"/>
                <w:lang w:eastAsia="x-none"/>
              </w:rPr>
            </w:pPr>
            <w:ins w:id="1497" w:author="Huawei" w:date="2018-03-28T15:01:00Z">
              <w:r w:rsidRPr="000F713F">
                <w:rPr>
                  <w:rFonts w:ascii="Times New Roman" w:eastAsia="SimSun" w:hAnsi="Times New Roman"/>
                  <w:sz w:val="16"/>
                  <w:szCs w:val="18"/>
                  <w:lang w:eastAsia="x-none"/>
                </w:rPr>
                <w:t>Delay spread (DS)</w:t>
              </w:r>
            </w:ins>
          </w:p>
          <w:p w14:paraId="6E1E3DEA" w14:textId="77777777" w:rsidR="000F713F" w:rsidRPr="000F713F" w:rsidRDefault="000F713F" w:rsidP="000F713F">
            <w:pPr>
              <w:keepLines/>
              <w:numPr>
                <w:ilvl w:val="0"/>
                <w:numId w:val="33"/>
              </w:numPr>
              <w:spacing w:before="40" w:after="40"/>
              <w:ind w:firstLine="0"/>
              <w:jc w:val="center"/>
              <w:rPr>
                <w:ins w:id="1498" w:author="Huawei" w:date="2018-03-28T15:01:00Z"/>
                <w:rFonts w:ascii="Times New Roman" w:eastAsia="SimSun" w:hAnsi="Times New Roman" w:cs="Arial"/>
                <w:sz w:val="16"/>
                <w:szCs w:val="18"/>
                <w:lang w:eastAsia="x-none"/>
              </w:rPr>
            </w:pPr>
            <w:ins w:id="1499" w:author="Huawei" w:date="2018-03-28T15:01:00Z">
              <w:r w:rsidRPr="000F713F">
                <w:rPr>
                  <w:rFonts w:ascii="Times New Roman" w:eastAsia="SimSun" w:hAnsi="Times New Roman"/>
                  <w:sz w:val="16"/>
                  <w:szCs w:val="18"/>
                  <w:lang w:eastAsia="x-none"/>
                </w:rPr>
                <w:t>lgDS=log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(DS/1s)</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193A32F2" w14:textId="77777777" w:rsidR="000F713F" w:rsidRPr="000F713F" w:rsidRDefault="000F713F" w:rsidP="000F713F">
            <w:pPr>
              <w:keepLines/>
              <w:numPr>
                <w:ilvl w:val="0"/>
                <w:numId w:val="33"/>
              </w:numPr>
              <w:spacing w:before="40" w:after="40"/>
              <w:ind w:firstLine="0"/>
              <w:jc w:val="center"/>
              <w:rPr>
                <w:ins w:id="1500" w:author="Huawei" w:date="2018-03-28T15:01:00Z"/>
                <w:rFonts w:ascii="Times New Roman" w:eastAsia="SimSun" w:hAnsi="Times New Roman"/>
                <w:sz w:val="16"/>
                <w:szCs w:val="18"/>
                <w:lang w:eastAsia="x-none"/>
              </w:rPr>
            </w:pPr>
            <w:ins w:id="1501"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lgDS</w:t>
              </w:r>
            </w:ins>
          </w:p>
        </w:tc>
        <w:tc>
          <w:tcPr>
            <w:tcW w:w="411" w:type="pct"/>
            <w:tcBorders>
              <w:top w:val="single" w:sz="4" w:space="0" w:color="auto"/>
              <w:left w:val="single" w:sz="4" w:space="0" w:color="auto"/>
              <w:bottom w:val="single" w:sz="4" w:space="0" w:color="auto"/>
              <w:right w:val="single" w:sz="4" w:space="0" w:color="auto"/>
            </w:tcBorders>
          </w:tcPr>
          <w:p w14:paraId="68C127FB" w14:textId="77777777" w:rsidR="000F713F" w:rsidRPr="000F713F" w:rsidRDefault="000F713F" w:rsidP="000F713F">
            <w:pPr>
              <w:keepLines/>
              <w:numPr>
                <w:ilvl w:val="0"/>
                <w:numId w:val="33"/>
              </w:numPr>
              <w:spacing w:before="40" w:after="40"/>
              <w:ind w:firstLine="0"/>
              <w:jc w:val="center"/>
              <w:rPr>
                <w:ins w:id="150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527BF9E" w14:textId="77777777" w:rsidR="000F713F" w:rsidRPr="000F713F" w:rsidRDefault="000F713F" w:rsidP="000F713F">
            <w:pPr>
              <w:keepLines/>
              <w:numPr>
                <w:ilvl w:val="0"/>
                <w:numId w:val="33"/>
              </w:numPr>
              <w:spacing w:before="40" w:after="40"/>
              <w:ind w:firstLine="0"/>
              <w:jc w:val="center"/>
              <w:rPr>
                <w:ins w:id="15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0EEFEC4" w14:textId="77777777" w:rsidR="000F713F" w:rsidRPr="000F713F" w:rsidRDefault="000F713F" w:rsidP="000F713F">
            <w:pPr>
              <w:keepLines/>
              <w:numPr>
                <w:ilvl w:val="0"/>
                <w:numId w:val="33"/>
              </w:numPr>
              <w:spacing w:before="40" w:after="40"/>
              <w:ind w:firstLine="0"/>
              <w:jc w:val="center"/>
              <w:rPr>
                <w:ins w:id="150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B09466" w14:textId="77777777" w:rsidR="000F713F" w:rsidRPr="000F713F" w:rsidRDefault="000F713F" w:rsidP="000F713F">
            <w:pPr>
              <w:keepLines/>
              <w:numPr>
                <w:ilvl w:val="0"/>
                <w:numId w:val="33"/>
              </w:numPr>
              <w:spacing w:before="40" w:after="40"/>
              <w:ind w:firstLine="0"/>
              <w:jc w:val="center"/>
              <w:rPr>
                <w:ins w:id="150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039D5CF" w14:textId="77777777" w:rsidR="000F713F" w:rsidRPr="000F713F" w:rsidRDefault="000F713F" w:rsidP="000F713F">
            <w:pPr>
              <w:keepLines/>
              <w:numPr>
                <w:ilvl w:val="0"/>
                <w:numId w:val="33"/>
              </w:numPr>
              <w:spacing w:before="40" w:after="40"/>
              <w:ind w:firstLine="0"/>
              <w:jc w:val="center"/>
              <w:rPr>
                <w:ins w:id="150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5CC4E5A" w14:textId="77777777" w:rsidR="000F713F" w:rsidRPr="000F713F" w:rsidRDefault="000F713F" w:rsidP="000F713F">
            <w:pPr>
              <w:keepLines/>
              <w:numPr>
                <w:ilvl w:val="0"/>
                <w:numId w:val="33"/>
              </w:numPr>
              <w:spacing w:before="40" w:after="40"/>
              <w:ind w:firstLine="0"/>
              <w:jc w:val="center"/>
              <w:rPr>
                <w:ins w:id="150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E6989B" w14:textId="77777777" w:rsidR="000F713F" w:rsidRPr="000F713F" w:rsidRDefault="000F713F" w:rsidP="000F713F">
            <w:pPr>
              <w:keepLines/>
              <w:numPr>
                <w:ilvl w:val="0"/>
                <w:numId w:val="33"/>
              </w:numPr>
              <w:spacing w:before="40" w:after="40"/>
              <w:ind w:firstLine="0"/>
              <w:jc w:val="center"/>
              <w:rPr>
                <w:ins w:id="150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7937D8" w14:textId="77777777" w:rsidR="000F713F" w:rsidRPr="000F713F" w:rsidRDefault="000F713F" w:rsidP="000F713F">
            <w:pPr>
              <w:keepLines/>
              <w:numPr>
                <w:ilvl w:val="0"/>
                <w:numId w:val="33"/>
              </w:numPr>
              <w:spacing w:before="40" w:after="40"/>
              <w:ind w:firstLine="0"/>
              <w:jc w:val="center"/>
              <w:rPr>
                <w:ins w:id="150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B602286" w14:textId="77777777" w:rsidR="000F713F" w:rsidRPr="000F713F" w:rsidRDefault="000F713F" w:rsidP="000F713F">
            <w:pPr>
              <w:keepLines/>
              <w:numPr>
                <w:ilvl w:val="0"/>
                <w:numId w:val="33"/>
              </w:numPr>
              <w:spacing w:before="40" w:after="40"/>
              <w:ind w:firstLine="0"/>
              <w:jc w:val="center"/>
              <w:rPr>
                <w:ins w:id="1510" w:author="Huawei" w:date="2018-03-28T15:01:00Z"/>
                <w:rFonts w:ascii="Times New Roman" w:eastAsia="SimSun" w:hAnsi="Times New Roman"/>
                <w:color w:val="000000"/>
                <w:kern w:val="24"/>
                <w:sz w:val="16"/>
                <w:szCs w:val="18"/>
                <w:lang w:eastAsia="x-none"/>
              </w:rPr>
            </w:pPr>
          </w:p>
        </w:tc>
      </w:tr>
      <w:tr w:rsidR="000F713F" w:rsidRPr="000F713F" w14:paraId="4EEA5713" w14:textId="77777777" w:rsidTr="000F713F">
        <w:trPr>
          <w:cantSplit/>
          <w:jc w:val="center"/>
          <w:ins w:id="1511"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928164" w14:textId="77777777" w:rsidR="000F713F" w:rsidRPr="000F713F" w:rsidRDefault="000F713F" w:rsidP="000F713F">
            <w:pPr>
              <w:ind w:left="720" w:hanging="720"/>
              <w:rPr>
                <w:ins w:id="1512"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627AC6B9" w14:textId="77777777" w:rsidR="000F713F" w:rsidRPr="000F713F" w:rsidRDefault="000F713F" w:rsidP="000F713F">
            <w:pPr>
              <w:keepLines/>
              <w:numPr>
                <w:ilvl w:val="0"/>
                <w:numId w:val="33"/>
              </w:numPr>
              <w:spacing w:before="40" w:after="40"/>
              <w:ind w:firstLine="0"/>
              <w:jc w:val="center"/>
              <w:rPr>
                <w:ins w:id="1513" w:author="Huawei" w:date="2018-03-28T15:01:00Z"/>
                <w:rFonts w:ascii="Times New Roman" w:eastAsia="SimSun" w:hAnsi="Times New Roman"/>
                <w:kern w:val="2"/>
                <w:sz w:val="16"/>
                <w:szCs w:val="18"/>
                <w:lang w:eastAsia="x-none"/>
              </w:rPr>
            </w:pPr>
            <w:ins w:id="1514"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lgDS</w:t>
              </w:r>
            </w:ins>
          </w:p>
        </w:tc>
        <w:tc>
          <w:tcPr>
            <w:tcW w:w="411" w:type="pct"/>
            <w:tcBorders>
              <w:top w:val="single" w:sz="4" w:space="0" w:color="auto"/>
              <w:left w:val="single" w:sz="4" w:space="0" w:color="auto"/>
              <w:bottom w:val="single" w:sz="4" w:space="0" w:color="auto"/>
              <w:right w:val="single" w:sz="4" w:space="0" w:color="auto"/>
            </w:tcBorders>
          </w:tcPr>
          <w:p w14:paraId="1B26888B" w14:textId="77777777" w:rsidR="000F713F" w:rsidRPr="000F713F" w:rsidRDefault="000F713F" w:rsidP="000F713F">
            <w:pPr>
              <w:keepLines/>
              <w:numPr>
                <w:ilvl w:val="0"/>
                <w:numId w:val="33"/>
              </w:numPr>
              <w:spacing w:before="40" w:after="40"/>
              <w:ind w:firstLine="0"/>
              <w:jc w:val="center"/>
              <w:rPr>
                <w:ins w:id="151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050EE1A" w14:textId="77777777" w:rsidR="000F713F" w:rsidRPr="000F713F" w:rsidRDefault="000F713F" w:rsidP="000F713F">
            <w:pPr>
              <w:keepLines/>
              <w:numPr>
                <w:ilvl w:val="0"/>
                <w:numId w:val="33"/>
              </w:numPr>
              <w:spacing w:before="40" w:after="40"/>
              <w:ind w:firstLine="0"/>
              <w:jc w:val="center"/>
              <w:rPr>
                <w:ins w:id="15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BCB185D" w14:textId="77777777" w:rsidR="000F713F" w:rsidRPr="000F713F" w:rsidRDefault="000F713F" w:rsidP="000F713F">
            <w:pPr>
              <w:keepLines/>
              <w:numPr>
                <w:ilvl w:val="0"/>
                <w:numId w:val="33"/>
              </w:numPr>
              <w:spacing w:before="40" w:after="40"/>
              <w:ind w:firstLine="0"/>
              <w:jc w:val="center"/>
              <w:rPr>
                <w:ins w:id="151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72751D" w14:textId="77777777" w:rsidR="000F713F" w:rsidRPr="000F713F" w:rsidRDefault="000F713F" w:rsidP="000F713F">
            <w:pPr>
              <w:keepLines/>
              <w:numPr>
                <w:ilvl w:val="0"/>
                <w:numId w:val="33"/>
              </w:numPr>
              <w:spacing w:before="40" w:after="40"/>
              <w:ind w:firstLine="0"/>
              <w:jc w:val="center"/>
              <w:rPr>
                <w:ins w:id="151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039E65" w14:textId="77777777" w:rsidR="000F713F" w:rsidRPr="000F713F" w:rsidRDefault="000F713F" w:rsidP="000F713F">
            <w:pPr>
              <w:keepLines/>
              <w:numPr>
                <w:ilvl w:val="0"/>
                <w:numId w:val="33"/>
              </w:numPr>
              <w:spacing w:before="40" w:after="40"/>
              <w:ind w:firstLine="0"/>
              <w:jc w:val="center"/>
              <w:rPr>
                <w:ins w:id="151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0E05FC2" w14:textId="77777777" w:rsidR="000F713F" w:rsidRPr="000F713F" w:rsidRDefault="000F713F" w:rsidP="000F713F">
            <w:pPr>
              <w:keepLines/>
              <w:numPr>
                <w:ilvl w:val="0"/>
                <w:numId w:val="33"/>
              </w:numPr>
              <w:spacing w:before="40" w:after="40"/>
              <w:ind w:firstLine="0"/>
              <w:jc w:val="center"/>
              <w:rPr>
                <w:ins w:id="152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C671DD" w14:textId="77777777" w:rsidR="000F713F" w:rsidRPr="000F713F" w:rsidRDefault="000F713F" w:rsidP="000F713F">
            <w:pPr>
              <w:keepLines/>
              <w:numPr>
                <w:ilvl w:val="0"/>
                <w:numId w:val="33"/>
              </w:numPr>
              <w:spacing w:before="40" w:after="40"/>
              <w:ind w:firstLine="0"/>
              <w:jc w:val="center"/>
              <w:rPr>
                <w:ins w:id="152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0B03B4" w14:textId="77777777" w:rsidR="000F713F" w:rsidRPr="000F713F" w:rsidRDefault="000F713F" w:rsidP="000F713F">
            <w:pPr>
              <w:keepLines/>
              <w:numPr>
                <w:ilvl w:val="0"/>
                <w:numId w:val="33"/>
              </w:numPr>
              <w:spacing w:before="40" w:after="40"/>
              <w:ind w:firstLine="0"/>
              <w:jc w:val="center"/>
              <w:rPr>
                <w:ins w:id="152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399D0C1" w14:textId="77777777" w:rsidR="000F713F" w:rsidRPr="000F713F" w:rsidRDefault="000F713F" w:rsidP="000F713F">
            <w:pPr>
              <w:keepLines/>
              <w:numPr>
                <w:ilvl w:val="0"/>
                <w:numId w:val="33"/>
              </w:numPr>
              <w:spacing w:before="40" w:after="40"/>
              <w:ind w:firstLine="0"/>
              <w:jc w:val="center"/>
              <w:rPr>
                <w:ins w:id="1523" w:author="Huawei" w:date="2018-03-28T15:01:00Z"/>
                <w:rFonts w:ascii="Times New Roman" w:eastAsia="SimSun" w:hAnsi="Times New Roman"/>
                <w:color w:val="000000"/>
                <w:kern w:val="24"/>
                <w:sz w:val="16"/>
                <w:szCs w:val="18"/>
                <w:lang w:eastAsia="x-none"/>
              </w:rPr>
            </w:pPr>
          </w:p>
        </w:tc>
      </w:tr>
      <w:tr w:rsidR="000F713F" w:rsidRPr="000F713F" w14:paraId="1307FAD8" w14:textId="77777777" w:rsidTr="000F713F">
        <w:trPr>
          <w:cantSplit/>
          <w:jc w:val="center"/>
          <w:ins w:id="1524"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0F1B6160" w14:textId="77777777" w:rsidR="000F713F" w:rsidRPr="000F713F" w:rsidRDefault="000F713F" w:rsidP="000F713F">
            <w:pPr>
              <w:keepLines/>
              <w:numPr>
                <w:ilvl w:val="0"/>
                <w:numId w:val="33"/>
              </w:numPr>
              <w:spacing w:before="40" w:after="40"/>
              <w:ind w:firstLine="0"/>
              <w:jc w:val="center"/>
              <w:rPr>
                <w:ins w:id="1525" w:author="Huawei" w:date="2018-03-28T15:01:00Z"/>
                <w:rFonts w:ascii="Times New Roman" w:eastAsia="SimSun" w:hAnsi="Times New Roman"/>
                <w:kern w:val="2"/>
                <w:sz w:val="16"/>
                <w:szCs w:val="18"/>
                <w:lang w:eastAsia="x-none"/>
              </w:rPr>
            </w:pPr>
            <w:ins w:id="1526" w:author="Huawei" w:date="2018-03-28T15:01:00Z">
              <w:r w:rsidRPr="000F713F">
                <w:rPr>
                  <w:rFonts w:ascii="Times New Roman" w:eastAsia="SimSun" w:hAnsi="Times New Roman"/>
                  <w:sz w:val="16"/>
                  <w:szCs w:val="18"/>
                  <w:lang w:eastAsia="x-none"/>
                </w:rPr>
                <w:t>AOD spread (ASD)</w:t>
              </w:r>
            </w:ins>
          </w:p>
          <w:p w14:paraId="287361D0" w14:textId="77777777" w:rsidR="000F713F" w:rsidRPr="000F713F" w:rsidRDefault="000F713F" w:rsidP="000F713F">
            <w:pPr>
              <w:keepLines/>
              <w:numPr>
                <w:ilvl w:val="0"/>
                <w:numId w:val="33"/>
              </w:numPr>
              <w:spacing w:before="40" w:after="40"/>
              <w:ind w:firstLine="0"/>
              <w:jc w:val="center"/>
              <w:rPr>
                <w:ins w:id="1527" w:author="Huawei" w:date="2018-03-28T15:01:00Z"/>
                <w:rFonts w:ascii="Times New Roman" w:eastAsia="SimSun" w:hAnsi="Times New Roman" w:cs="Arial"/>
                <w:sz w:val="16"/>
                <w:szCs w:val="18"/>
                <w:vertAlign w:val="superscript"/>
                <w:lang w:eastAsia="x-none"/>
              </w:rPr>
            </w:pPr>
            <w:ins w:id="1528" w:author="Huawei" w:date="2018-03-28T15:01:00Z">
              <w:r w:rsidRPr="000F713F">
                <w:rPr>
                  <w:rFonts w:ascii="Times New Roman" w:eastAsia="SimSun" w:hAnsi="Times New Roman"/>
                  <w:sz w:val="16"/>
                  <w:szCs w:val="18"/>
                  <w:lang w:eastAsia="x-none"/>
                </w:rPr>
                <w:t>lgASD=log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(ASD/1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6D7C3C68" w14:textId="77777777" w:rsidR="000F713F" w:rsidRPr="000F713F" w:rsidRDefault="000F713F" w:rsidP="000F713F">
            <w:pPr>
              <w:keepLines/>
              <w:numPr>
                <w:ilvl w:val="0"/>
                <w:numId w:val="33"/>
              </w:numPr>
              <w:spacing w:before="40" w:after="40"/>
              <w:ind w:firstLine="0"/>
              <w:jc w:val="center"/>
              <w:rPr>
                <w:ins w:id="1529" w:author="Huawei" w:date="2018-03-28T15:01:00Z"/>
                <w:rFonts w:ascii="Times New Roman" w:eastAsia="SimSun" w:hAnsi="Times New Roman"/>
                <w:sz w:val="16"/>
                <w:szCs w:val="18"/>
                <w:lang w:eastAsia="x-none"/>
              </w:rPr>
            </w:pPr>
            <w:ins w:id="1530"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lgASD</w:t>
              </w:r>
            </w:ins>
          </w:p>
        </w:tc>
        <w:tc>
          <w:tcPr>
            <w:tcW w:w="411" w:type="pct"/>
            <w:tcBorders>
              <w:top w:val="single" w:sz="4" w:space="0" w:color="auto"/>
              <w:left w:val="single" w:sz="4" w:space="0" w:color="auto"/>
              <w:bottom w:val="single" w:sz="4" w:space="0" w:color="auto"/>
              <w:right w:val="single" w:sz="4" w:space="0" w:color="auto"/>
            </w:tcBorders>
          </w:tcPr>
          <w:p w14:paraId="5226456F" w14:textId="77777777" w:rsidR="000F713F" w:rsidRPr="000F713F" w:rsidRDefault="000F713F" w:rsidP="000F713F">
            <w:pPr>
              <w:keepLines/>
              <w:numPr>
                <w:ilvl w:val="0"/>
                <w:numId w:val="33"/>
              </w:numPr>
              <w:spacing w:before="40" w:after="40"/>
              <w:ind w:firstLine="0"/>
              <w:jc w:val="center"/>
              <w:rPr>
                <w:ins w:id="153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142A3A5" w14:textId="77777777" w:rsidR="000F713F" w:rsidRPr="000F713F" w:rsidRDefault="000F713F" w:rsidP="000F713F">
            <w:pPr>
              <w:keepLines/>
              <w:numPr>
                <w:ilvl w:val="0"/>
                <w:numId w:val="33"/>
              </w:numPr>
              <w:spacing w:before="40" w:after="40"/>
              <w:ind w:firstLine="0"/>
              <w:jc w:val="center"/>
              <w:rPr>
                <w:ins w:id="153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8CAF23" w14:textId="77777777" w:rsidR="000F713F" w:rsidRPr="000F713F" w:rsidRDefault="000F713F" w:rsidP="000F713F">
            <w:pPr>
              <w:keepLines/>
              <w:numPr>
                <w:ilvl w:val="0"/>
                <w:numId w:val="33"/>
              </w:numPr>
              <w:spacing w:before="40" w:after="40"/>
              <w:ind w:firstLine="0"/>
              <w:jc w:val="center"/>
              <w:rPr>
                <w:ins w:id="153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4277C0C" w14:textId="77777777" w:rsidR="000F713F" w:rsidRPr="000F713F" w:rsidRDefault="000F713F" w:rsidP="000F713F">
            <w:pPr>
              <w:keepLines/>
              <w:numPr>
                <w:ilvl w:val="0"/>
                <w:numId w:val="33"/>
              </w:numPr>
              <w:spacing w:before="40" w:after="40"/>
              <w:ind w:firstLine="0"/>
              <w:jc w:val="center"/>
              <w:rPr>
                <w:ins w:id="153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CECA41" w14:textId="77777777" w:rsidR="000F713F" w:rsidRPr="000F713F" w:rsidRDefault="000F713F" w:rsidP="000F713F">
            <w:pPr>
              <w:keepLines/>
              <w:numPr>
                <w:ilvl w:val="0"/>
                <w:numId w:val="33"/>
              </w:numPr>
              <w:spacing w:before="40" w:after="40"/>
              <w:ind w:firstLine="0"/>
              <w:jc w:val="center"/>
              <w:rPr>
                <w:ins w:id="153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D31D6AF" w14:textId="77777777" w:rsidR="000F713F" w:rsidRPr="000F713F" w:rsidRDefault="000F713F" w:rsidP="000F713F">
            <w:pPr>
              <w:keepLines/>
              <w:numPr>
                <w:ilvl w:val="0"/>
                <w:numId w:val="33"/>
              </w:numPr>
              <w:spacing w:before="40" w:after="40"/>
              <w:ind w:firstLine="0"/>
              <w:jc w:val="center"/>
              <w:rPr>
                <w:ins w:id="153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05E4D1" w14:textId="77777777" w:rsidR="000F713F" w:rsidRPr="000F713F" w:rsidRDefault="000F713F" w:rsidP="000F713F">
            <w:pPr>
              <w:keepLines/>
              <w:numPr>
                <w:ilvl w:val="0"/>
                <w:numId w:val="33"/>
              </w:numPr>
              <w:spacing w:before="40" w:after="40"/>
              <w:ind w:firstLine="0"/>
              <w:jc w:val="center"/>
              <w:rPr>
                <w:ins w:id="153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9281FD6" w14:textId="77777777" w:rsidR="000F713F" w:rsidRPr="000F713F" w:rsidRDefault="000F713F" w:rsidP="000F713F">
            <w:pPr>
              <w:keepLines/>
              <w:numPr>
                <w:ilvl w:val="0"/>
                <w:numId w:val="33"/>
              </w:numPr>
              <w:spacing w:before="40" w:after="40"/>
              <w:ind w:firstLine="0"/>
              <w:jc w:val="center"/>
              <w:rPr>
                <w:ins w:id="153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35A1C99" w14:textId="77777777" w:rsidR="000F713F" w:rsidRPr="000F713F" w:rsidRDefault="000F713F" w:rsidP="000F713F">
            <w:pPr>
              <w:keepLines/>
              <w:numPr>
                <w:ilvl w:val="0"/>
                <w:numId w:val="33"/>
              </w:numPr>
              <w:spacing w:before="40" w:after="40"/>
              <w:ind w:firstLine="0"/>
              <w:jc w:val="center"/>
              <w:rPr>
                <w:ins w:id="1539" w:author="Huawei" w:date="2018-03-28T15:01:00Z"/>
                <w:rFonts w:ascii="Times New Roman" w:eastAsia="SimSun" w:hAnsi="Times New Roman"/>
                <w:color w:val="000000"/>
                <w:kern w:val="24"/>
                <w:sz w:val="16"/>
                <w:szCs w:val="18"/>
                <w:lang w:eastAsia="x-none"/>
              </w:rPr>
            </w:pPr>
          </w:p>
        </w:tc>
      </w:tr>
      <w:tr w:rsidR="000F713F" w:rsidRPr="000F713F" w14:paraId="33109FE4" w14:textId="77777777" w:rsidTr="000F713F">
        <w:trPr>
          <w:cantSplit/>
          <w:jc w:val="center"/>
          <w:ins w:id="1540"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2EDB1B" w14:textId="77777777" w:rsidR="000F713F" w:rsidRPr="000F713F" w:rsidRDefault="000F713F" w:rsidP="000F713F">
            <w:pPr>
              <w:ind w:left="720" w:hanging="720"/>
              <w:rPr>
                <w:ins w:id="1541" w:author="Huawei" w:date="2018-03-28T15:01:00Z"/>
                <w:rFonts w:ascii="Arial" w:eastAsia="Malgun Gothic" w:hAnsi="Arial" w:cs="Arial"/>
                <w:kern w:val="2"/>
                <w:sz w:val="16"/>
                <w:szCs w:val="18"/>
                <w:vertAlign w:val="superscript"/>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04985BDA" w14:textId="77777777" w:rsidR="000F713F" w:rsidRPr="000F713F" w:rsidRDefault="000F713F" w:rsidP="000F713F">
            <w:pPr>
              <w:keepLines/>
              <w:numPr>
                <w:ilvl w:val="0"/>
                <w:numId w:val="33"/>
              </w:numPr>
              <w:spacing w:before="40" w:after="40"/>
              <w:ind w:firstLine="0"/>
              <w:jc w:val="center"/>
              <w:rPr>
                <w:ins w:id="1542" w:author="Huawei" w:date="2018-03-28T15:01:00Z"/>
                <w:rFonts w:ascii="Times New Roman" w:eastAsia="SimSun" w:hAnsi="Times New Roman"/>
                <w:kern w:val="2"/>
                <w:sz w:val="16"/>
                <w:szCs w:val="18"/>
                <w:lang w:eastAsia="x-none"/>
              </w:rPr>
            </w:pPr>
            <w:ins w:id="1543"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lgASD</w:t>
              </w:r>
            </w:ins>
          </w:p>
        </w:tc>
        <w:tc>
          <w:tcPr>
            <w:tcW w:w="411" w:type="pct"/>
            <w:tcBorders>
              <w:top w:val="single" w:sz="4" w:space="0" w:color="auto"/>
              <w:left w:val="single" w:sz="4" w:space="0" w:color="auto"/>
              <w:bottom w:val="single" w:sz="4" w:space="0" w:color="auto"/>
              <w:right w:val="single" w:sz="4" w:space="0" w:color="auto"/>
            </w:tcBorders>
          </w:tcPr>
          <w:p w14:paraId="640860C8" w14:textId="77777777" w:rsidR="000F713F" w:rsidRPr="000F713F" w:rsidRDefault="000F713F" w:rsidP="000F713F">
            <w:pPr>
              <w:keepLines/>
              <w:numPr>
                <w:ilvl w:val="0"/>
                <w:numId w:val="33"/>
              </w:numPr>
              <w:spacing w:before="40" w:after="40"/>
              <w:ind w:firstLine="0"/>
              <w:jc w:val="center"/>
              <w:rPr>
                <w:ins w:id="154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075C767" w14:textId="77777777" w:rsidR="000F713F" w:rsidRPr="000F713F" w:rsidRDefault="000F713F" w:rsidP="000F713F">
            <w:pPr>
              <w:keepLines/>
              <w:numPr>
                <w:ilvl w:val="0"/>
                <w:numId w:val="33"/>
              </w:numPr>
              <w:spacing w:before="40" w:after="40"/>
              <w:ind w:firstLine="0"/>
              <w:jc w:val="center"/>
              <w:rPr>
                <w:ins w:id="154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6F7FBA" w14:textId="77777777" w:rsidR="000F713F" w:rsidRPr="000F713F" w:rsidRDefault="000F713F" w:rsidP="000F713F">
            <w:pPr>
              <w:keepLines/>
              <w:numPr>
                <w:ilvl w:val="0"/>
                <w:numId w:val="33"/>
              </w:numPr>
              <w:spacing w:before="40" w:after="40"/>
              <w:ind w:firstLine="0"/>
              <w:jc w:val="center"/>
              <w:rPr>
                <w:ins w:id="154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D83DD16" w14:textId="77777777" w:rsidR="000F713F" w:rsidRPr="000F713F" w:rsidRDefault="000F713F" w:rsidP="000F713F">
            <w:pPr>
              <w:keepLines/>
              <w:numPr>
                <w:ilvl w:val="0"/>
                <w:numId w:val="33"/>
              </w:numPr>
              <w:spacing w:before="40" w:after="40"/>
              <w:ind w:firstLine="0"/>
              <w:jc w:val="center"/>
              <w:rPr>
                <w:ins w:id="154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C558A7" w14:textId="77777777" w:rsidR="000F713F" w:rsidRPr="000F713F" w:rsidRDefault="000F713F" w:rsidP="000F713F">
            <w:pPr>
              <w:keepLines/>
              <w:numPr>
                <w:ilvl w:val="0"/>
                <w:numId w:val="33"/>
              </w:numPr>
              <w:spacing w:before="40" w:after="40"/>
              <w:ind w:firstLine="0"/>
              <w:jc w:val="center"/>
              <w:rPr>
                <w:ins w:id="154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BE6D955" w14:textId="77777777" w:rsidR="000F713F" w:rsidRPr="000F713F" w:rsidRDefault="000F713F" w:rsidP="000F713F">
            <w:pPr>
              <w:keepLines/>
              <w:numPr>
                <w:ilvl w:val="0"/>
                <w:numId w:val="33"/>
              </w:numPr>
              <w:spacing w:before="40" w:after="40"/>
              <w:ind w:firstLine="0"/>
              <w:jc w:val="center"/>
              <w:rPr>
                <w:ins w:id="154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2C637A" w14:textId="77777777" w:rsidR="000F713F" w:rsidRPr="000F713F" w:rsidRDefault="000F713F" w:rsidP="000F713F">
            <w:pPr>
              <w:keepLines/>
              <w:numPr>
                <w:ilvl w:val="0"/>
                <w:numId w:val="33"/>
              </w:numPr>
              <w:spacing w:before="40" w:after="40"/>
              <w:ind w:firstLine="0"/>
              <w:jc w:val="center"/>
              <w:rPr>
                <w:ins w:id="15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F111BE" w14:textId="77777777" w:rsidR="000F713F" w:rsidRPr="000F713F" w:rsidRDefault="000F713F" w:rsidP="000F713F">
            <w:pPr>
              <w:keepLines/>
              <w:numPr>
                <w:ilvl w:val="0"/>
                <w:numId w:val="33"/>
              </w:numPr>
              <w:spacing w:before="40" w:after="40"/>
              <w:ind w:firstLine="0"/>
              <w:jc w:val="center"/>
              <w:rPr>
                <w:ins w:id="155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A427860" w14:textId="77777777" w:rsidR="000F713F" w:rsidRPr="000F713F" w:rsidRDefault="000F713F" w:rsidP="000F713F">
            <w:pPr>
              <w:keepLines/>
              <w:numPr>
                <w:ilvl w:val="0"/>
                <w:numId w:val="33"/>
              </w:numPr>
              <w:spacing w:before="40" w:after="40"/>
              <w:ind w:firstLine="0"/>
              <w:jc w:val="center"/>
              <w:rPr>
                <w:ins w:id="1552" w:author="Huawei" w:date="2018-03-28T15:01:00Z"/>
                <w:rFonts w:ascii="Times New Roman" w:eastAsia="SimSun" w:hAnsi="Times New Roman"/>
                <w:color w:val="000000"/>
                <w:kern w:val="24"/>
                <w:sz w:val="16"/>
                <w:szCs w:val="18"/>
                <w:lang w:eastAsia="x-none"/>
              </w:rPr>
            </w:pPr>
          </w:p>
        </w:tc>
      </w:tr>
      <w:tr w:rsidR="000F713F" w:rsidRPr="000F713F" w14:paraId="739B4832" w14:textId="77777777" w:rsidTr="000F713F">
        <w:trPr>
          <w:cantSplit/>
          <w:jc w:val="center"/>
          <w:ins w:id="1553"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1FD2BD54" w14:textId="77777777" w:rsidR="000F713F" w:rsidRPr="000F713F" w:rsidRDefault="000F713F" w:rsidP="000F713F">
            <w:pPr>
              <w:keepLines/>
              <w:numPr>
                <w:ilvl w:val="0"/>
                <w:numId w:val="33"/>
              </w:numPr>
              <w:spacing w:before="40" w:after="40"/>
              <w:ind w:firstLine="0"/>
              <w:jc w:val="center"/>
              <w:rPr>
                <w:ins w:id="1554" w:author="Huawei" w:date="2018-03-28T15:01:00Z"/>
                <w:rFonts w:ascii="Times New Roman" w:eastAsia="SimSun" w:hAnsi="Times New Roman"/>
                <w:kern w:val="2"/>
                <w:sz w:val="16"/>
                <w:szCs w:val="18"/>
                <w:lang w:eastAsia="x-none"/>
              </w:rPr>
            </w:pPr>
            <w:ins w:id="1555" w:author="Huawei" w:date="2018-03-28T15:01:00Z">
              <w:r w:rsidRPr="000F713F">
                <w:rPr>
                  <w:rFonts w:ascii="Times New Roman" w:eastAsia="SimSun" w:hAnsi="Times New Roman"/>
                  <w:sz w:val="16"/>
                  <w:szCs w:val="18"/>
                  <w:lang w:eastAsia="x-none"/>
                </w:rPr>
                <w:t>AOA spread (ASA)</w:t>
              </w:r>
            </w:ins>
          </w:p>
          <w:p w14:paraId="72B60EA3" w14:textId="77777777" w:rsidR="000F713F" w:rsidRPr="000F713F" w:rsidRDefault="000F713F" w:rsidP="000F713F">
            <w:pPr>
              <w:keepLines/>
              <w:numPr>
                <w:ilvl w:val="0"/>
                <w:numId w:val="33"/>
              </w:numPr>
              <w:spacing w:before="40" w:after="40"/>
              <w:ind w:firstLine="0"/>
              <w:jc w:val="center"/>
              <w:rPr>
                <w:ins w:id="1556" w:author="Huawei" w:date="2018-03-28T15:01:00Z"/>
                <w:rFonts w:ascii="Times New Roman" w:eastAsia="SimSun" w:hAnsi="Times New Roman" w:cs="Arial"/>
                <w:sz w:val="16"/>
                <w:szCs w:val="18"/>
                <w:lang w:eastAsia="x-none"/>
              </w:rPr>
            </w:pPr>
            <w:ins w:id="1557" w:author="Huawei" w:date="2018-03-28T15:01:00Z">
              <w:r w:rsidRPr="000F713F">
                <w:rPr>
                  <w:rFonts w:ascii="Times New Roman" w:eastAsia="SimSun" w:hAnsi="Times New Roman"/>
                  <w:sz w:val="16"/>
                  <w:szCs w:val="18"/>
                  <w:lang w:eastAsia="x-none"/>
                </w:rPr>
                <w:t>lgASA=log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(ASA/1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4D5C7C39" w14:textId="77777777" w:rsidR="000F713F" w:rsidRPr="000F713F" w:rsidRDefault="000F713F" w:rsidP="000F713F">
            <w:pPr>
              <w:keepLines/>
              <w:numPr>
                <w:ilvl w:val="0"/>
                <w:numId w:val="33"/>
              </w:numPr>
              <w:spacing w:before="40" w:after="40"/>
              <w:ind w:firstLine="0"/>
              <w:jc w:val="center"/>
              <w:rPr>
                <w:ins w:id="1558" w:author="Huawei" w:date="2018-03-28T15:01:00Z"/>
                <w:rFonts w:ascii="Times New Roman" w:eastAsia="SimSun" w:hAnsi="Times New Roman"/>
                <w:sz w:val="16"/>
                <w:szCs w:val="18"/>
                <w:lang w:eastAsia="x-none"/>
              </w:rPr>
            </w:pPr>
            <w:ins w:id="1559"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lgASA</w:t>
              </w:r>
            </w:ins>
          </w:p>
        </w:tc>
        <w:tc>
          <w:tcPr>
            <w:tcW w:w="411" w:type="pct"/>
            <w:tcBorders>
              <w:top w:val="single" w:sz="4" w:space="0" w:color="auto"/>
              <w:left w:val="single" w:sz="4" w:space="0" w:color="auto"/>
              <w:bottom w:val="single" w:sz="4" w:space="0" w:color="auto"/>
              <w:right w:val="single" w:sz="4" w:space="0" w:color="auto"/>
            </w:tcBorders>
          </w:tcPr>
          <w:p w14:paraId="70167E08" w14:textId="77777777" w:rsidR="000F713F" w:rsidRPr="000F713F" w:rsidRDefault="000F713F" w:rsidP="000F713F">
            <w:pPr>
              <w:keepLines/>
              <w:numPr>
                <w:ilvl w:val="0"/>
                <w:numId w:val="33"/>
              </w:numPr>
              <w:spacing w:before="40" w:after="40"/>
              <w:ind w:firstLine="0"/>
              <w:jc w:val="center"/>
              <w:rPr>
                <w:ins w:id="156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9EDE541" w14:textId="77777777" w:rsidR="000F713F" w:rsidRPr="000F713F" w:rsidRDefault="000F713F" w:rsidP="000F713F">
            <w:pPr>
              <w:keepLines/>
              <w:numPr>
                <w:ilvl w:val="0"/>
                <w:numId w:val="33"/>
              </w:numPr>
              <w:spacing w:before="40" w:after="40"/>
              <w:ind w:firstLine="0"/>
              <w:jc w:val="center"/>
              <w:rPr>
                <w:ins w:id="156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80BB44" w14:textId="77777777" w:rsidR="000F713F" w:rsidRPr="000F713F" w:rsidRDefault="000F713F" w:rsidP="000F713F">
            <w:pPr>
              <w:keepLines/>
              <w:numPr>
                <w:ilvl w:val="0"/>
                <w:numId w:val="33"/>
              </w:numPr>
              <w:spacing w:before="40" w:after="40"/>
              <w:ind w:firstLine="0"/>
              <w:jc w:val="center"/>
              <w:rPr>
                <w:ins w:id="156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9CF293" w14:textId="77777777" w:rsidR="000F713F" w:rsidRPr="000F713F" w:rsidRDefault="000F713F" w:rsidP="000F713F">
            <w:pPr>
              <w:keepLines/>
              <w:numPr>
                <w:ilvl w:val="0"/>
                <w:numId w:val="33"/>
              </w:numPr>
              <w:spacing w:before="40" w:after="40"/>
              <w:ind w:firstLine="0"/>
              <w:jc w:val="center"/>
              <w:rPr>
                <w:ins w:id="156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12C732" w14:textId="77777777" w:rsidR="000F713F" w:rsidRPr="000F713F" w:rsidRDefault="000F713F" w:rsidP="000F713F">
            <w:pPr>
              <w:keepLines/>
              <w:numPr>
                <w:ilvl w:val="0"/>
                <w:numId w:val="33"/>
              </w:numPr>
              <w:spacing w:before="40" w:after="40"/>
              <w:ind w:firstLine="0"/>
              <w:jc w:val="center"/>
              <w:rPr>
                <w:ins w:id="15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70A22F" w14:textId="77777777" w:rsidR="000F713F" w:rsidRPr="000F713F" w:rsidRDefault="000F713F" w:rsidP="000F713F">
            <w:pPr>
              <w:keepLines/>
              <w:numPr>
                <w:ilvl w:val="0"/>
                <w:numId w:val="33"/>
              </w:numPr>
              <w:spacing w:before="40" w:after="40"/>
              <w:ind w:firstLine="0"/>
              <w:jc w:val="center"/>
              <w:rPr>
                <w:ins w:id="156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0A9074" w14:textId="77777777" w:rsidR="000F713F" w:rsidRPr="000F713F" w:rsidRDefault="000F713F" w:rsidP="000F713F">
            <w:pPr>
              <w:keepLines/>
              <w:numPr>
                <w:ilvl w:val="0"/>
                <w:numId w:val="33"/>
              </w:numPr>
              <w:spacing w:before="40" w:after="40"/>
              <w:ind w:firstLine="0"/>
              <w:jc w:val="center"/>
              <w:rPr>
                <w:ins w:id="156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54B8DE" w14:textId="77777777" w:rsidR="000F713F" w:rsidRPr="000F713F" w:rsidRDefault="000F713F" w:rsidP="000F713F">
            <w:pPr>
              <w:keepLines/>
              <w:numPr>
                <w:ilvl w:val="0"/>
                <w:numId w:val="33"/>
              </w:numPr>
              <w:spacing w:before="40" w:after="40"/>
              <w:ind w:firstLine="0"/>
              <w:jc w:val="center"/>
              <w:rPr>
                <w:ins w:id="156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744C08B" w14:textId="77777777" w:rsidR="000F713F" w:rsidRPr="000F713F" w:rsidRDefault="000F713F" w:rsidP="000F713F">
            <w:pPr>
              <w:keepLines/>
              <w:numPr>
                <w:ilvl w:val="0"/>
                <w:numId w:val="33"/>
              </w:numPr>
              <w:spacing w:before="40" w:after="40"/>
              <w:ind w:firstLine="0"/>
              <w:jc w:val="center"/>
              <w:rPr>
                <w:ins w:id="1568" w:author="Huawei" w:date="2018-03-28T15:01:00Z"/>
                <w:rFonts w:ascii="Times New Roman" w:eastAsia="SimSun" w:hAnsi="Times New Roman"/>
                <w:color w:val="000000"/>
                <w:kern w:val="24"/>
                <w:sz w:val="16"/>
                <w:szCs w:val="18"/>
                <w:lang w:eastAsia="x-none"/>
              </w:rPr>
            </w:pPr>
          </w:p>
        </w:tc>
      </w:tr>
      <w:tr w:rsidR="000F713F" w:rsidRPr="000F713F" w14:paraId="652FE4CD" w14:textId="77777777" w:rsidTr="000F713F">
        <w:trPr>
          <w:cantSplit/>
          <w:jc w:val="center"/>
          <w:ins w:id="1569"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2DA3BD" w14:textId="77777777" w:rsidR="000F713F" w:rsidRPr="000F713F" w:rsidRDefault="000F713F" w:rsidP="000F713F">
            <w:pPr>
              <w:ind w:left="720" w:hanging="720"/>
              <w:rPr>
                <w:ins w:id="1570"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1CEF3E7D" w14:textId="77777777" w:rsidR="000F713F" w:rsidRPr="000F713F" w:rsidRDefault="000F713F" w:rsidP="000F713F">
            <w:pPr>
              <w:keepLines/>
              <w:numPr>
                <w:ilvl w:val="0"/>
                <w:numId w:val="33"/>
              </w:numPr>
              <w:spacing w:before="40" w:after="40"/>
              <w:ind w:firstLine="0"/>
              <w:jc w:val="center"/>
              <w:rPr>
                <w:ins w:id="1571" w:author="Huawei" w:date="2018-03-28T15:01:00Z"/>
                <w:rFonts w:ascii="Times New Roman" w:eastAsia="SimSun" w:hAnsi="Times New Roman"/>
                <w:kern w:val="2"/>
                <w:sz w:val="16"/>
                <w:szCs w:val="18"/>
                <w:lang w:eastAsia="x-none"/>
              </w:rPr>
            </w:pPr>
            <w:ins w:id="1572"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lgASA</w:t>
              </w:r>
            </w:ins>
          </w:p>
        </w:tc>
        <w:tc>
          <w:tcPr>
            <w:tcW w:w="411" w:type="pct"/>
            <w:tcBorders>
              <w:top w:val="single" w:sz="4" w:space="0" w:color="auto"/>
              <w:left w:val="single" w:sz="4" w:space="0" w:color="auto"/>
              <w:bottom w:val="single" w:sz="4" w:space="0" w:color="auto"/>
              <w:right w:val="single" w:sz="4" w:space="0" w:color="auto"/>
            </w:tcBorders>
          </w:tcPr>
          <w:p w14:paraId="213CF710" w14:textId="77777777" w:rsidR="000F713F" w:rsidRPr="000F713F" w:rsidRDefault="000F713F" w:rsidP="000F713F">
            <w:pPr>
              <w:keepLines/>
              <w:numPr>
                <w:ilvl w:val="0"/>
                <w:numId w:val="33"/>
              </w:numPr>
              <w:spacing w:before="40" w:after="40"/>
              <w:ind w:firstLine="0"/>
              <w:jc w:val="center"/>
              <w:rPr>
                <w:ins w:id="157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ADED663" w14:textId="77777777" w:rsidR="000F713F" w:rsidRPr="000F713F" w:rsidRDefault="000F713F" w:rsidP="000F713F">
            <w:pPr>
              <w:keepLines/>
              <w:numPr>
                <w:ilvl w:val="0"/>
                <w:numId w:val="33"/>
              </w:numPr>
              <w:spacing w:before="40" w:after="40"/>
              <w:ind w:firstLine="0"/>
              <w:jc w:val="center"/>
              <w:rPr>
                <w:ins w:id="15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D368F0" w14:textId="77777777" w:rsidR="000F713F" w:rsidRPr="000F713F" w:rsidRDefault="000F713F" w:rsidP="000F713F">
            <w:pPr>
              <w:keepLines/>
              <w:numPr>
                <w:ilvl w:val="0"/>
                <w:numId w:val="33"/>
              </w:numPr>
              <w:spacing w:before="40" w:after="40"/>
              <w:ind w:firstLine="0"/>
              <w:jc w:val="center"/>
              <w:rPr>
                <w:ins w:id="157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66D71E9" w14:textId="77777777" w:rsidR="000F713F" w:rsidRPr="000F713F" w:rsidRDefault="000F713F" w:rsidP="000F713F">
            <w:pPr>
              <w:keepLines/>
              <w:numPr>
                <w:ilvl w:val="0"/>
                <w:numId w:val="33"/>
              </w:numPr>
              <w:spacing w:before="40" w:after="40"/>
              <w:ind w:firstLine="0"/>
              <w:jc w:val="center"/>
              <w:rPr>
                <w:ins w:id="157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FB7F6B9" w14:textId="77777777" w:rsidR="000F713F" w:rsidRPr="000F713F" w:rsidRDefault="000F713F" w:rsidP="000F713F">
            <w:pPr>
              <w:keepLines/>
              <w:numPr>
                <w:ilvl w:val="0"/>
                <w:numId w:val="33"/>
              </w:numPr>
              <w:spacing w:before="40" w:after="40"/>
              <w:ind w:firstLine="0"/>
              <w:jc w:val="center"/>
              <w:rPr>
                <w:ins w:id="157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80F372" w14:textId="77777777" w:rsidR="000F713F" w:rsidRPr="000F713F" w:rsidRDefault="000F713F" w:rsidP="000F713F">
            <w:pPr>
              <w:keepLines/>
              <w:numPr>
                <w:ilvl w:val="0"/>
                <w:numId w:val="33"/>
              </w:numPr>
              <w:spacing w:before="40" w:after="40"/>
              <w:ind w:firstLine="0"/>
              <w:jc w:val="center"/>
              <w:rPr>
                <w:ins w:id="157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10826E6" w14:textId="77777777" w:rsidR="000F713F" w:rsidRPr="000F713F" w:rsidRDefault="000F713F" w:rsidP="000F713F">
            <w:pPr>
              <w:keepLines/>
              <w:numPr>
                <w:ilvl w:val="0"/>
                <w:numId w:val="33"/>
              </w:numPr>
              <w:spacing w:before="40" w:after="40"/>
              <w:ind w:firstLine="0"/>
              <w:jc w:val="center"/>
              <w:rPr>
                <w:ins w:id="157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C8E7CC" w14:textId="77777777" w:rsidR="000F713F" w:rsidRPr="000F713F" w:rsidRDefault="000F713F" w:rsidP="000F713F">
            <w:pPr>
              <w:keepLines/>
              <w:numPr>
                <w:ilvl w:val="0"/>
                <w:numId w:val="33"/>
              </w:numPr>
              <w:spacing w:before="40" w:after="40"/>
              <w:ind w:firstLine="0"/>
              <w:jc w:val="center"/>
              <w:rPr>
                <w:ins w:id="158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6715753" w14:textId="77777777" w:rsidR="000F713F" w:rsidRPr="000F713F" w:rsidRDefault="000F713F" w:rsidP="000F713F">
            <w:pPr>
              <w:keepLines/>
              <w:numPr>
                <w:ilvl w:val="0"/>
                <w:numId w:val="33"/>
              </w:numPr>
              <w:spacing w:before="40" w:after="40"/>
              <w:ind w:firstLine="0"/>
              <w:jc w:val="center"/>
              <w:rPr>
                <w:ins w:id="1581" w:author="Huawei" w:date="2018-03-28T15:01:00Z"/>
                <w:rFonts w:ascii="Times New Roman" w:eastAsia="SimSun" w:hAnsi="Times New Roman"/>
                <w:color w:val="000000"/>
                <w:kern w:val="24"/>
                <w:sz w:val="16"/>
                <w:szCs w:val="18"/>
                <w:lang w:eastAsia="x-none"/>
              </w:rPr>
            </w:pPr>
          </w:p>
        </w:tc>
      </w:tr>
      <w:tr w:rsidR="000F713F" w:rsidRPr="000F713F" w14:paraId="449AD070" w14:textId="77777777" w:rsidTr="000F713F">
        <w:trPr>
          <w:cantSplit/>
          <w:jc w:val="center"/>
          <w:ins w:id="1582"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79698644" w14:textId="77777777" w:rsidR="000F713F" w:rsidRPr="000F713F" w:rsidRDefault="000F713F" w:rsidP="000F713F">
            <w:pPr>
              <w:keepLines/>
              <w:numPr>
                <w:ilvl w:val="0"/>
                <w:numId w:val="33"/>
              </w:numPr>
              <w:spacing w:before="40" w:after="40"/>
              <w:ind w:firstLine="0"/>
              <w:jc w:val="center"/>
              <w:rPr>
                <w:ins w:id="1583" w:author="Huawei" w:date="2018-03-28T15:01:00Z"/>
                <w:rFonts w:ascii="Times New Roman" w:eastAsia="SimSun" w:hAnsi="Times New Roman"/>
                <w:kern w:val="2"/>
                <w:sz w:val="16"/>
                <w:szCs w:val="18"/>
                <w:lang w:eastAsia="x-none"/>
              </w:rPr>
            </w:pPr>
            <w:ins w:id="1584" w:author="Huawei" w:date="2018-03-28T15:01:00Z">
              <w:r w:rsidRPr="000F713F">
                <w:rPr>
                  <w:rFonts w:ascii="Times New Roman" w:eastAsia="SimSun" w:hAnsi="Times New Roman"/>
                  <w:sz w:val="16"/>
                  <w:szCs w:val="18"/>
                  <w:lang w:eastAsia="x-none"/>
                </w:rPr>
                <w:t>ZOA spread (ZSA)</w:t>
              </w:r>
            </w:ins>
          </w:p>
          <w:p w14:paraId="6050D58A" w14:textId="77777777" w:rsidR="000F713F" w:rsidRPr="000F713F" w:rsidRDefault="000F713F" w:rsidP="000F713F">
            <w:pPr>
              <w:keepLines/>
              <w:numPr>
                <w:ilvl w:val="0"/>
                <w:numId w:val="33"/>
              </w:numPr>
              <w:spacing w:before="40" w:after="40"/>
              <w:ind w:firstLine="0"/>
              <w:jc w:val="center"/>
              <w:rPr>
                <w:ins w:id="1585" w:author="Huawei" w:date="2018-03-28T15:01:00Z"/>
                <w:rFonts w:ascii="Times New Roman" w:eastAsia="SimSun" w:hAnsi="Times New Roman" w:cs="Arial"/>
                <w:sz w:val="16"/>
                <w:szCs w:val="18"/>
                <w:lang w:eastAsia="x-none"/>
              </w:rPr>
            </w:pPr>
            <w:ins w:id="1586" w:author="Huawei" w:date="2018-03-28T15:01:00Z">
              <w:r w:rsidRPr="000F713F">
                <w:rPr>
                  <w:rFonts w:ascii="Times New Roman" w:eastAsia="SimSun" w:hAnsi="Times New Roman"/>
                  <w:sz w:val="16"/>
                  <w:szCs w:val="18"/>
                  <w:lang w:eastAsia="x-none"/>
                </w:rPr>
                <w:t>lgZSA=log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(ZSA/1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181CEC45" w14:textId="77777777" w:rsidR="000F713F" w:rsidRPr="000F713F" w:rsidRDefault="000F713F" w:rsidP="000F713F">
            <w:pPr>
              <w:keepLines/>
              <w:numPr>
                <w:ilvl w:val="0"/>
                <w:numId w:val="33"/>
              </w:numPr>
              <w:spacing w:before="40" w:after="40"/>
              <w:ind w:firstLine="0"/>
              <w:jc w:val="center"/>
              <w:rPr>
                <w:ins w:id="1587" w:author="Huawei" w:date="2018-03-28T15:01:00Z"/>
                <w:rFonts w:ascii="Times New Roman" w:eastAsia="SimSun" w:hAnsi="Times New Roman"/>
                <w:sz w:val="16"/>
                <w:szCs w:val="18"/>
                <w:lang w:eastAsia="x-none"/>
              </w:rPr>
            </w:pPr>
            <w:ins w:id="1588"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lgZSA</w:t>
              </w:r>
            </w:ins>
          </w:p>
        </w:tc>
        <w:tc>
          <w:tcPr>
            <w:tcW w:w="411" w:type="pct"/>
            <w:tcBorders>
              <w:top w:val="single" w:sz="4" w:space="0" w:color="auto"/>
              <w:left w:val="single" w:sz="4" w:space="0" w:color="auto"/>
              <w:bottom w:val="single" w:sz="4" w:space="0" w:color="auto"/>
              <w:right w:val="single" w:sz="4" w:space="0" w:color="auto"/>
            </w:tcBorders>
          </w:tcPr>
          <w:p w14:paraId="28A0E471" w14:textId="77777777" w:rsidR="000F713F" w:rsidRPr="000F713F" w:rsidRDefault="000F713F" w:rsidP="000F713F">
            <w:pPr>
              <w:keepLines/>
              <w:numPr>
                <w:ilvl w:val="0"/>
                <w:numId w:val="33"/>
              </w:numPr>
              <w:spacing w:before="40" w:after="40"/>
              <w:ind w:firstLine="0"/>
              <w:jc w:val="center"/>
              <w:rPr>
                <w:ins w:id="158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F688091" w14:textId="77777777" w:rsidR="000F713F" w:rsidRPr="000F713F" w:rsidRDefault="000F713F" w:rsidP="000F713F">
            <w:pPr>
              <w:keepLines/>
              <w:numPr>
                <w:ilvl w:val="0"/>
                <w:numId w:val="33"/>
              </w:numPr>
              <w:spacing w:before="40" w:after="40"/>
              <w:ind w:firstLine="0"/>
              <w:jc w:val="center"/>
              <w:rPr>
                <w:ins w:id="159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191963" w14:textId="77777777" w:rsidR="000F713F" w:rsidRPr="000F713F" w:rsidRDefault="000F713F" w:rsidP="000F713F">
            <w:pPr>
              <w:keepLines/>
              <w:numPr>
                <w:ilvl w:val="0"/>
                <w:numId w:val="33"/>
              </w:numPr>
              <w:spacing w:before="40" w:after="40"/>
              <w:ind w:firstLine="0"/>
              <w:jc w:val="center"/>
              <w:rPr>
                <w:ins w:id="159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EFB539" w14:textId="77777777" w:rsidR="000F713F" w:rsidRPr="000F713F" w:rsidRDefault="000F713F" w:rsidP="000F713F">
            <w:pPr>
              <w:keepLines/>
              <w:numPr>
                <w:ilvl w:val="0"/>
                <w:numId w:val="33"/>
              </w:numPr>
              <w:spacing w:before="40" w:after="40"/>
              <w:ind w:firstLine="0"/>
              <w:jc w:val="center"/>
              <w:rPr>
                <w:ins w:id="159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07FF68" w14:textId="77777777" w:rsidR="000F713F" w:rsidRPr="000F713F" w:rsidRDefault="000F713F" w:rsidP="000F713F">
            <w:pPr>
              <w:keepLines/>
              <w:numPr>
                <w:ilvl w:val="0"/>
                <w:numId w:val="33"/>
              </w:numPr>
              <w:spacing w:before="40" w:after="40"/>
              <w:ind w:firstLine="0"/>
              <w:jc w:val="center"/>
              <w:rPr>
                <w:ins w:id="159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0DE1F5C" w14:textId="77777777" w:rsidR="000F713F" w:rsidRPr="000F713F" w:rsidRDefault="000F713F" w:rsidP="000F713F">
            <w:pPr>
              <w:keepLines/>
              <w:numPr>
                <w:ilvl w:val="0"/>
                <w:numId w:val="33"/>
              </w:numPr>
              <w:spacing w:before="40" w:after="40"/>
              <w:ind w:firstLine="0"/>
              <w:jc w:val="center"/>
              <w:rPr>
                <w:ins w:id="159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65D987" w14:textId="77777777" w:rsidR="000F713F" w:rsidRPr="000F713F" w:rsidRDefault="000F713F" w:rsidP="000F713F">
            <w:pPr>
              <w:keepLines/>
              <w:numPr>
                <w:ilvl w:val="0"/>
                <w:numId w:val="33"/>
              </w:numPr>
              <w:spacing w:before="40" w:after="40"/>
              <w:ind w:firstLine="0"/>
              <w:jc w:val="center"/>
              <w:rPr>
                <w:ins w:id="159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56BFFF" w14:textId="77777777" w:rsidR="000F713F" w:rsidRPr="000F713F" w:rsidRDefault="000F713F" w:rsidP="000F713F">
            <w:pPr>
              <w:keepLines/>
              <w:numPr>
                <w:ilvl w:val="0"/>
                <w:numId w:val="33"/>
              </w:numPr>
              <w:spacing w:before="40" w:after="40"/>
              <w:ind w:firstLine="0"/>
              <w:jc w:val="center"/>
              <w:rPr>
                <w:ins w:id="159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5107D11" w14:textId="77777777" w:rsidR="000F713F" w:rsidRPr="000F713F" w:rsidRDefault="000F713F" w:rsidP="000F713F">
            <w:pPr>
              <w:keepLines/>
              <w:numPr>
                <w:ilvl w:val="0"/>
                <w:numId w:val="33"/>
              </w:numPr>
              <w:spacing w:before="40" w:after="40"/>
              <w:ind w:firstLine="0"/>
              <w:jc w:val="center"/>
              <w:rPr>
                <w:ins w:id="1597" w:author="Huawei" w:date="2018-03-28T15:01:00Z"/>
                <w:rFonts w:ascii="Times New Roman" w:eastAsia="SimSun" w:hAnsi="Times New Roman"/>
                <w:color w:val="000000"/>
                <w:kern w:val="24"/>
                <w:sz w:val="16"/>
                <w:szCs w:val="18"/>
                <w:lang w:eastAsia="x-none"/>
              </w:rPr>
            </w:pPr>
          </w:p>
        </w:tc>
      </w:tr>
      <w:tr w:rsidR="000F713F" w:rsidRPr="000F713F" w14:paraId="6BC9DAB4" w14:textId="77777777" w:rsidTr="000F713F">
        <w:trPr>
          <w:cantSplit/>
          <w:jc w:val="center"/>
          <w:ins w:id="1598"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3B3BAC" w14:textId="77777777" w:rsidR="000F713F" w:rsidRPr="000F713F" w:rsidRDefault="000F713F" w:rsidP="000F713F">
            <w:pPr>
              <w:ind w:left="720" w:hanging="720"/>
              <w:rPr>
                <w:ins w:id="159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356CE6F0" w14:textId="77777777" w:rsidR="000F713F" w:rsidRPr="000F713F" w:rsidRDefault="000F713F" w:rsidP="000F713F">
            <w:pPr>
              <w:keepLines/>
              <w:numPr>
                <w:ilvl w:val="0"/>
                <w:numId w:val="33"/>
              </w:numPr>
              <w:spacing w:before="40" w:after="40"/>
              <w:ind w:firstLine="0"/>
              <w:jc w:val="center"/>
              <w:rPr>
                <w:ins w:id="1600" w:author="Huawei" w:date="2018-03-28T15:01:00Z"/>
                <w:rFonts w:ascii="Times New Roman" w:eastAsia="SimSun" w:hAnsi="Times New Roman"/>
                <w:kern w:val="2"/>
                <w:sz w:val="16"/>
                <w:szCs w:val="18"/>
                <w:lang w:eastAsia="x-none"/>
              </w:rPr>
            </w:pPr>
            <w:ins w:id="1601"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lgZSA</w:t>
              </w:r>
            </w:ins>
          </w:p>
        </w:tc>
        <w:tc>
          <w:tcPr>
            <w:tcW w:w="411" w:type="pct"/>
            <w:tcBorders>
              <w:top w:val="single" w:sz="4" w:space="0" w:color="auto"/>
              <w:left w:val="single" w:sz="4" w:space="0" w:color="auto"/>
              <w:bottom w:val="single" w:sz="4" w:space="0" w:color="auto"/>
              <w:right w:val="single" w:sz="4" w:space="0" w:color="auto"/>
            </w:tcBorders>
          </w:tcPr>
          <w:p w14:paraId="2DE45A89" w14:textId="77777777" w:rsidR="000F713F" w:rsidRPr="000F713F" w:rsidRDefault="000F713F" w:rsidP="000F713F">
            <w:pPr>
              <w:keepLines/>
              <w:numPr>
                <w:ilvl w:val="0"/>
                <w:numId w:val="33"/>
              </w:numPr>
              <w:spacing w:before="40" w:after="40"/>
              <w:ind w:firstLine="0"/>
              <w:jc w:val="center"/>
              <w:rPr>
                <w:ins w:id="160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C71FFFB" w14:textId="77777777" w:rsidR="000F713F" w:rsidRPr="000F713F" w:rsidRDefault="000F713F" w:rsidP="000F713F">
            <w:pPr>
              <w:keepLines/>
              <w:numPr>
                <w:ilvl w:val="0"/>
                <w:numId w:val="33"/>
              </w:numPr>
              <w:spacing w:before="40" w:after="40"/>
              <w:ind w:firstLine="0"/>
              <w:jc w:val="center"/>
              <w:rPr>
                <w:ins w:id="16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75FB3B" w14:textId="77777777" w:rsidR="000F713F" w:rsidRPr="000F713F" w:rsidRDefault="000F713F" w:rsidP="000F713F">
            <w:pPr>
              <w:keepLines/>
              <w:numPr>
                <w:ilvl w:val="0"/>
                <w:numId w:val="33"/>
              </w:numPr>
              <w:spacing w:before="40" w:after="40"/>
              <w:ind w:firstLine="0"/>
              <w:jc w:val="center"/>
              <w:rPr>
                <w:ins w:id="160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33BF01" w14:textId="77777777" w:rsidR="000F713F" w:rsidRPr="000F713F" w:rsidRDefault="000F713F" w:rsidP="000F713F">
            <w:pPr>
              <w:keepLines/>
              <w:numPr>
                <w:ilvl w:val="0"/>
                <w:numId w:val="33"/>
              </w:numPr>
              <w:spacing w:before="40" w:after="40"/>
              <w:ind w:firstLine="0"/>
              <w:jc w:val="center"/>
              <w:rPr>
                <w:ins w:id="160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D336885" w14:textId="77777777" w:rsidR="000F713F" w:rsidRPr="000F713F" w:rsidRDefault="000F713F" w:rsidP="000F713F">
            <w:pPr>
              <w:keepLines/>
              <w:numPr>
                <w:ilvl w:val="0"/>
                <w:numId w:val="33"/>
              </w:numPr>
              <w:spacing w:before="40" w:after="40"/>
              <w:ind w:firstLine="0"/>
              <w:jc w:val="center"/>
              <w:rPr>
                <w:ins w:id="160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83DAA61" w14:textId="77777777" w:rsidR="000F713F" w:rsidRPr="000F713F" w:rsidRDefault="000F713F" w:rsidP="000F713F">
            <w:pPr>
              <w:keepLines/>
              <w:numPr>
                <w:ilvl w:val="0"/>
                <w:numId w:val="33"/>
              </w:numPr>
              <w:spacing w:before="40" w:after="40"/>
              <w:ind w:firstLine="0"/>
              <w:jc w:val="center"/>
              <w:rPr>
                <w:ins w:id="160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0BE3304" w14:textId="77777777" w:rsidR="000F713F" w:rsidRPr="000F713F" w:rsidRDefault="000F713F" w:rsidP="000F713F">
            <w:pPr>
              <w:keepLines/>
              <w:numPr>
                <w:ilvl w:val="0"/>
                <w:numId w:val="33"/>
              </w:numPr>
              <w:spacing w:before="40" w:after="40"/>
              <w:ind w:firstLine="0"/>
              <w:jc w:val="center"/>
              <w:rPr>
                <w:ins w:id="160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BB7E9E2" w14:textId="77777777" w:rsidR="000F713F" w:rsidRPr="000F713F" w:rsidRDefault="000F713F" w:rsidP="000F713F">
            <w:pPr>
              <w:keepLines/>
              <w:numPr>
                <w:ilvl w:val="0"/>
                <w:numId w:val="33"/>
              </w:numPr>
              <w:spacing w:before="40" w:after="40"/>
              <w:ind w:firstLine="0"/>
              <w:jc w:val="center"/>
              <w:rPr>
                <w:ins w:id="160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9945D3E" w14:textId="77777777" w:rsidR="000F713F" w:rsidRPr="000F713F" w:rsidRDefault="000F713F" w:rsidP="000F713F">
            <w:pPr>
              <w:keepLines/>
              <w:numPr>
                <w:ilvl w:val="0"/>
                <w:numId w:val="33"/>
              </w:numPr>
              <w:spacing w:before="40" w:after="40"/>
              <w:ind w:firstLine="0"/>
              <w:jc w:val="center"/>
              <w:rPr>
                <w:ins w:id="1610" w:author="Huawei" w:date="2018-03-28T15:01:00Z"/>
                <w:rFonts w:ascii="Times New Roman" w:eastAsia="SimSun" w:hAnsi="Times New Roman"/>
                <w:color w:val="000000"/>
                <w:kern w:val="24"/>
                <w:sz w:val="16"/>
                <w:szCs w:val="18"/>
                <w:lang w:eastAsia="x-none"/>
              </w:rPr>
            </w:pPr>
          </w:p>
        </w:tc>
      </w:tr>
      <w:tr w:rsidR="000F713F" w:rsidRPr="000F713F" w14:paraId="3242341A" w14:textId="77777777" w:rsidTr="000F713F">
        <w:trPr>
          <w:cantSplit/>
          <w:jc w:val="center"/>
          <w:ins w:id="1611"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39D81AA9" w14:textId="77777777" w:rsidR="000F713F" w:rsidRPr="000F713F" w:rsidRDefault="000F713F" w:rsidP="000F713F">
            <w:pPr>
              <w:keepLines/>
              <w:numPr>
                <w:ilvl w:val="0"/>
                <w:numId w:val="33"/>
              </w:numPr>
              <w:spacing w:before="40" w:after="40"/>
              <w:ind w:firstLine="0"/>
              <w:jc w:val="center"/>
              <w:rPr>
                <w:ins w:id="1612" w:author="Huawei" w:date="2018-03-28T15:01:00Z"/>
                <w:rFonts w:ascii="Times New Roman" w:eastAsia="SimSun" w:hAnsi="Times New Roman"/>
                <w:kern w:val="2"/>
                <w:sz w:val="16"/>
                <w:szCs w:val="18"/>
                <w:lang w:eastAsia="x-none"/>
              </w:rPr>
            </w:pPr>
            <w:ins w:id="1613" w:author="Huawei" w:date="2018-03-28T15:01:00Z">
              <w:r w:rsidRPr="000F713F">
                <w:rPr>
                  <w:rFonts w:ascii="Times New Roman" w:eastAsia="SimSun" w:hAnsi="Times New Roman"/>
                  <w:sz w:val="16"/>
                  <w:szCs w:val="18"/>
                  <w:lang w:eastAsia="x-none"/>
                </w:rPr>
                <w:t>ZOD spread (ZSD)</w:t>
              </w:r>
            </w:ins>
          </w:p>
          <w:p w14:paraId="32839532" w14:textId="77777777" w:rsidR="000F713F" w:rsidRPr="000F713F" w:rsidRDefault="000F713F" w:rsidP="000F713F">
            <w:pPr>
              <w:keepLines/>
              <w:numPr>
                <w:ilvl w:val="0"/>
                <w:numId w:val="33"/>
              </w:numPr>
              <w:spacing w:before="40" w:after="40"/>
              <w:ind w:firstLine="0"/>
              <w:jc w:val="center"/>
              <w:rPr>
                <w:ins w:id="1614" w:author="Huawei" w:date="2018-03-28T15:01:00Z"/>
                <w:rFonts w:ascii="Times New Roman" w:eastAsia="SimSun" w:hAnsi="Times New Roman" w:cs="Arial"/>
                <w:sz w:val="16"/>
                <w:szCs w:val="18"/>
                <w:lang w:eastAsia="x-none"/>
              </w:rPr>
            </w:pPr>
            <w:ins w:id="1615" w:author="Huawei" w:date="2018-03-28T15:01:00Z">
              <w:r w:rsidRPr="000F713F">
                <w:rPr>
                  <w:rFonts w:ascii="Times New Roman" w:eastAsia="SimSun" w:hAnsi="Times New Roman"/>
                  <w:sz w:val="16"/>
                  <w:szCs w:val="18"/>
                  <w:lang w:eastAsia="x-none"/>
                </w:rPr>
                <w:t>lgZSA=log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(ZSD/1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7CFF63CC" w14:textId="77777777" w:rsidR="000F713F" w:rsidRPr="000F713F" w:rsidRDefault="000F713F" w:rsidP="000F713F">
            <w:pPr>
              <w:keepLines/>
              <w:numPr>
                <w:ilvl w:val="0"/>
                <w:numId w:val="33"/>
              </w:numPr>
              <w:spacing w:before="40" w:after="40"/>
              <w:ind w:firstLine="0"/>
              <w:jc w:val="center"/>
              <w:rPr>
                <w:ins w:id="1616" w:author="Huawei" w:date="2018-03-28T15:01:00Z"/>
                <w:rFonts w:ascii="Symbol" w:eastAsia="SimSun" w:hAnsi="Symbol"/>
                <w:i/>
                <w:sz w:val="16"/>
                <w:szCs w:val="18"/>
                <w:lang w:eastAsia="x-none"/>
              </w:rPr>
            </w:pPr>
            <w:ins w:id="1617"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lgZSD</w:t>
              </w:r>
            </w:ins>
          </w:p>
        </w:tc>
        <w:tc>
          <w:tcPr>
            <w:tcW w:w="411" w:type="pct"/>
            <w:tcBorders>
              <w:top w:val="single" w:sz="4" w:space="0" w:color="auto"/>
              <w:left w:val="single" w:sz="4" w:space="0" w:color="auto"/>
              <w:bottom w:val="single" w:sz="4" w:space="0" w:color="auto"/>
              <w:right w:val="single" w:sz="4" w:space="0" w:color="auto"/>
            </w:tcBorders>
          </w:tcPr>
          <w:p w14:paraId="6CA471A2" w14:textId="77777777" w:rsidR="000F713F" w:rsidRPr="000F713F" w:rsidRDefault="000F713F" w:rsidP="000F713F">
            <w:pPr>
              <w:keepLines/>
              <w:numPr>
                <w:ilvl w:val="0"/>
                <w:numId w:val="33"/>
              </w:numPr>
              <w:spacing w:before="40" w:after="40"/>
              <w:ind w:firstLine="0"/>
              <w:jc w:val="center"/>
              <w:rPr>
                <w:ins w:id="161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BA83CAC" w14:textId="77777777" w:rsidR="000F713F" w:rsidRPr="000F713F" w:rsidRDefault="000F713F" w:rsidP="000F713F">
            <w:pPr>
              <w:keepLines/>
              <w:numPr>
                <w:ilvl w:val="0"/>
                <w:numId w:val="33"/>
              </w:numPr>
              <w:spacing w:before="40" w:after="40"/>
              <w:ind w:firstLine="0"/>
              <w:jc w:val="center"/>
              <w:rPr>
                <w:ins w:id="161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2C9730" w14:textId="77777777" w:rsidR="000F713F" w:rsidRPr="000F713F" w:rsidRDefault="000F713F" w:rsidP="000F713F">
            <w:pPr>
              <w:keepLines/>
              <w:numPr>
                <w:ilvl w:val="0"/>
                <w:numId w:val="33"/>
              </w:numPr>
              <w:spacing w:before="40" w:after="40"/>
              <w:ind w:firstLine="0"/>
              <w:jc w:val="center"/>
              <w:rPr>
                <w:ins w:id="162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9B0B3ED" w14:textId="77777777" w:rsidR="000F713F" w:rsidRPr="000F713F" w:rsidRDefault="000F713F" w:rsidP="000F713F">
            <w:pPr>
              <w:keepLines/>
              <w:numPr>
                <w:ilvl w:val="0"/>
                <w:numId w:val="33"/>
              </w:numPr>
              <w:spacing w:before="40" w:after="40"/>
              <w:ind w:firstLine="0"/>
              <w:jc w:val="center"/>
              <w:rPr>
                <w:ins w:id="162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F35A60" w14:textId="77777777" w:rsidR="000F713F" w:rsidRPr="000F713F" w:rsidRDefault="000F713F" w:rsidP="000F713F">
            <w:pPr>
              <w:keepLines/>
              <w:numPr>
                <w:ilvl w:val="0"/>
                <w:numId w:val="33"/>
              </w:numPr>
              <w:spacing w:before="40" w:after="40"/>
              <w:ind w:firstLine="0"/>
              <w:jc w:val="center"/>
              <w:rPr>
                <w:ins w:id="162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DEDD7C" w14:textId="77777777" w:rsidR="000F713F" w:rsidRPr="000F713F" w:rsidRDefault="000F713F" w:rsidP="000F713F">
            <w:pPr>
              <w:keepLines/>
              <w:numPr>
                <w:ilvl w:val="0"/>
                <w:numId w:val="33"/>
              </w:numPr>
              <w:spacing w:before="40" w:after="40"/>
              <w:ind w:firstLine="0"/>
              <w:jc w:val="center"/>
              <w:rPr>
                <w:ins w:id="162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4E391E5" w14:textId="77777777" w:rsidR="000F713F" w:rsidRPr="000F713F" w:rsidRDefault="000F713F" w:rsidP="000F713F">
            <w:pPr>
              <w:keepLines/>
              <w:numPr>
                <w:ilvl w:val="0"/>
                <w:numId w:val="33"/>
              </w:numPr>
              <w:spacing w:before="40" w:after="40"/>
              <w:ind w:firstLine="0"/>
              <w:jc w:val="center"/>
              <w:rPr>
                <w:ins w:id="16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960F2B4" w14:textId="77777777" w:rsidR="000F713F" w:rsidRPr="000F713F" w:rsidRDefault="000F713F" w:rsidP="000F713F">
            <w:pPr>
              <w:keepLines/>
              <w:numPr>
                <w:ilvl w:val="0"/>
                <w:numId w:val="33"/>
              </w:numPr>
              <w:spacing w:before="40" w:after="40"/>
              <w:ind w:firstLine="0"/>
              <w:jc w:val="center"/>
              <w:rPr>
                <w:ins w:id="162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74BCE9C" w14:textId="77777777" w:rsidR="000F713F" w:rsidRPr="000F713F" w:rsidRDefault="000F713F" w:rsidP="000F713F">
            <w:pPr>
              <w:keepLines/>
              <w:numPr>
                <w:ilvl w:val="0"/>
                <w:numId w:val="33"/>
              </w:numPr>
              <w:spacing w:before="40" w:after="40"/>
              <w:ind w:firstLine="0"/>
              <w:jc w:val="center"/>
              <w:rPr>
                <w:ins w:id="1626" w:author="Huawei" w:date="2018-03-28T15:01:00Z"/>
                <w:rFonts w:ascii="Times New Roman" w:eastAsia="SimSun" w:hAnsi="Times New Roman"/>
                <w:color w:val="000000"/>
                <w:kern w:val="24"/>
                <w:sz w:val="16"/>
                <w:szCs w:val="18"/>
                <w:lang w:eastAsia="x-none"/>
              </w:rPr>
            </w:pPr>
          </w:p>
        </w:tc>
      </w:tr>
      <w:tr w:rsidR="000F713F" w:rsidRPr="000F713F" w14:paraId="3D357711" w14:textId="77777777" w:rsidTr="000F713F">
        <w:trPr>
          <w:cantSplit/>
          <w:jc w:val="center"/>
          <w:ins w:id="1627"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D5A5FC" w14:textId="77777777" w:rsidR="000F713F" w:rsidRPr="000F713F" w:rsidRDefault="000F713F" w:rsidP="000F713F">
            <w:pPr>
              <w:ind w:left="720" w:hanging="720"/>
              <w:rPr>
                <w:ins w:id="1628"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0F4D748A" w14:textId="77777777" w:rsidR="000F713F" w:rsidRPr="000F713F" w:rsidRDefault="000F713F" w:rsidP="000F713F">
            <w:pPr>
              <w:keepLines/>
              <w:numPr>
                <w:ilvl w:val="0"/>
                <w:numId w:val="33"/>
              </w:numPr>
              <w:spacing w:before="40" w:after="40"/>
              <w:ind w:firstLine="0"/>
              <w:jc w:val="center"/>
              <w:rPr>
                <w:ins w:id="1629" w:author="Huawei" w:date="2018-03-28T15:01:00Z"/>
                <w:rFonts w:ascii="Symbol" w:eastAsia="SimSun" w:hAnsi="Symbol"/>
                <w:i/>
                <w:kern w:val="2"/>
                <w:sz w:val="16"/>
                <w:szCs w:val="18"/>
                <w:lang w:eastAsia="x-none"/>
              </w:rPr>
            </w:pPr>
            <w:ins w:id="1630"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lgZSD</w:t>
              </w:r>
            </w:ins>
          </w:p>
        </w:tc>
        <w:tc>
          <w:tcPr>
            <w:tcW w:w="411" w:type="pct"/>
            <w:tcBorders>
              <w:top w:val="single" w:sz="4" w:space="0" w:color="auto"/>
              <w:left w:val="single" w:sz="4" w:space="0" w:color="auto"/>
              <w:bottom w:val="single" w:sz="4" w:space="0" w:color="auto"/>
              <w:right w:val="single" w:sz="4" w:space="0" w:color="auto"/>
            </w:tcBorders>
          </w:tcPr>
          <w:p w14:paraId="297C8A41" w14:textId="77777777" w:rsidR="000F713F" w:rsidRPr="000F713F" w:rsidRDefault="000F713F" w:rsidP="000F713F">
            <w:pPr>
              <w:keepLines/>
              <w:numPr>
                <w:ilvl w:val="0"/>
                <w:numId w:val="33"/>
              </w:numPr>
              <w:spacing w:before="40" w:after="40"/>
              <w:ind w:firstLine="0"/>
              <w:jc w:val="center"/>
              <w:rPr>
                <w:ins w:id="163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9D0BB54" w14:textId="77777777" w:rsidR="000F713F" w:rsidRPr="000F713F" w:rsidRDefault="000F713F" w:rsidP="000F713F">
            <w:pPr>
              <w:keepLines/>
              <w:numPr>
                <w:ilvl w:val="0"/>
                <w:numId w:val="33"/>
              </w:numPr>
              <w:spacing w:before="40" w:after="40"/>
              <w:ind w:firstLine="0"/>
              <w:jc w:val="center"/>
              <w:rPr>
                <w:ins w:id="163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7AF4594" w14:textId="77777777" w:rsidR="000F713F" w:rsidRPr="000F713F" w:rsidRDefault="000F713F" w:rsidP="000F713F">
            <w:pPr>
              <w:keepLines/>
              <w:numPr>
                <w:ilvl w:val="0"/>
                <w:numId w:val="33"/>
              </w:numPr>
              <w:spacing w:before="40" w:after="40"/>
              <w:ind w:firstLine="0"/>
              <w:jc w:val="center"/>
              <w:rPr>
                <w:ins w:id="163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A0D2438" w14:textId="77777777" w:rsidR="000F713F" w:rsidRPr="000F713F" w:rsidRDefault="000F713F" w:rsidP="000F713F">
            <w:pPr>
              <w:keepLines/>
              <w:numPr>
                <w:ilvl w:val="0"/>
                <w:numId w:val="33"/>
              </w:numPr>
              <w:spacing w:before="40" w:after="40"/>
              <w:ind w:firstLine="0"/>
              <w:jc w:val="center"/>
              <w:rPr>
                <w:ins w:id="163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5334FEF" w14:textId="77777777" w:rsidR="000F713F" w:rsidRPr="000F713F" w:rsidRDefault="000F713F" w:rsidP="000F713F">
            <w:pPr>
              <w:keepLines/>
              <w:numPr>
                <w:ilvl w:val="0"/>
                <w:numId w:val="33"/>
              </w:numPr>
              <w:spacing w:before="40" w:after="40"/>
              <w:ind w:firstLine="0"/>
              <w:jc w:val="center"/>
              <w:rPr>
                <w:ins w:id="163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8E6AA1" w14:textId="77777777" w:rsidR="000F713F" w:rsidRPr="000F713F" w:rsidRDefault="000F713F" w:rsidP="000F713F">
            <w:pPr>
              <w:keepLines/>
              <w:numPr>
                <w:ilvl w:val="0"/>
                <w:numId w:val="33"/>
              </w:numPr>
              <w:spacing w:before="40" w:after="40"/>
              <w:ind w:firstLine="0"/>
              <w:jc w:val="center"/>
              <w:rPr>
                <w:ins w:id="163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9D5E0E" w14:textId="77777777" w:rsidR="000F713F" w:rsidRPr="000F713F" w:rsidRDefault="000F713F" w:rsidP="000F713F">
            <w:pPr>
              <w:keepLines/>
              <w:numPr>
                <w:ilvl w:val="0"/>
                <w:numId w:val="33"/>
              </w:numPr>
              <w:spacing w:before="40" w:after="40"/>
              <w:ind w:firstLine="0"/>
              <w:jc w:val="center"/>
              <w:rPr>
                <w:ins w:id="163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2E2870" w14:textId="77777777" w:rsidR="000F713F" w:rsidRPr="000F713F" w:rsidRDefault="000F713F" w:rsidP="000F713F">
            <w:pPr>
              <w:keepLines/>
              <w:numPr>
                <w:ilvl w:val="0"/>
                <w:numId w:val="33"/>
              </w:numPr>
              <w:spacing w:before="40" w:after="40"/>
              <w:ind w:firstLine="0"/>
              <w:jc w:val="center"/>
              <w:rPr>
                <w:ins w:id="163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3D21326" w14:textId="77777777" w:rsidR="000F713F" w:rsidRPr="000F713F" w:rsidRDefault="000F713F" w:rsidP="000F713F">
            <w:pPr>
              <w:keepLines/>
              <w:numPr>
                <w:ilvl w:val="0"/>
                <w:numId w:val="33"/>
              </w:numPr>
              <w:spacing w:before="40" w:after="40"/>
              <w:ind w:firstLine="0"/>
              <w:jc w:val="center"/>
              <w:rPr>
                <w:ins w:id="1639" w:author="Huawei" w:date="2018-03-28T15:01:00Z"/>
                <w:rFonts w:ascii="Times New Roman" w:eastAsia="SimSun" w:hAnsi="Times New Roman"/>
                <w:color w:val="000000"/>
                <w:kern w:val="24"/>
                <w:sz w:val="16"/>
                <w:szCs w:val="18"/>
                <w:lang w:eastAsia="x-none"/>
              </w:rPr>
            </w:pPr>
          </w:p>
        </w:tc>
      </w:tr>
      <w:tr w:rsidR="000F713F" w:rsidRPr="000F713F" w14:paraId="04EDA17F" w14:textId="77777777" w:rsidTr="000F713F">
        <w:trPr>
          <w:cantSplit/>
          <w:trHeight w:val="466"/>
          <w:jc w:val="center"/>
          <w:ins w:id="1640" w:author="Huawei" w:date="2018-03-28T15:01:00Z"/>
        </w:trPr>
        <w:tc>
          <w:tcPr>
            <w:tcW w:w="0" w:type="auto"/>
            <w:tcBorders>
              <w:top w:val="single" w:sz="4" w:space="0" w:color="auto"/>
              <w:left w:val="single" w:sz="4" w:space="0" w:color="auto"/>
              <w:bottom w:val="single" w:sz="4" w:space="0" w:color="auto"/>
              <w:right w:val="single" w:sz="4" w:space="0" w:color="auto"/>
            </w:tcBorders>
            <w:vAlign w:val="center"/>
          </w:tcPr>
          <w:p w14:paraId="47258DFC" w14:textId="77777777" w:rsidR="000F713F" w:rsidRPr="000F713F" w:rsidRDefault="000F713F" w:rsidP="000F713F">
            <w:pPr>
              <w:ind w:left="720" w:hanging="720"/>
              <w:rPr>
                <w:ins w:id="1641" w:author="Huawei" w:date="2018-03-28T15:01:00Z"/>
                <w:rFonts w:ascii="Arial" w:eastAsia="Malgun Gothic" w:hAnsi="Arial" w:cs="Arial"/>
                <w:kern w:val="2"/>
                <w:sz w:val="16"/>
                <w:szCs w:val="18"/>
              </w:rPr>
            </w:pPr>
            <w:ins w:id="1642" w:author="Huawei" w:date="2018-03-28T15:01:00Z">
              <w:r w:rsidRPr="000F713F">
                <w:rPr>
                  <w:rFonts w:ascii="Arial" w:eastAsia="Malgun Gothic" w:hAnsi="Arial" w:cs="Arial"/>
                  <w:kern w:val="2"/>
                  <w:sz w:val="16"/>
                  <w:szCs w:val="18"/>
                </w:rPr>
                <w:t>Shadow fading (SF) [dB]</w:t>
              </w:r>
            </w:ins>
          </w:p>
        </w:tc>
        <w:tc>
          <w:tcPr>
            <w:tcW w:w="358" w:type="pct"/>
            <w:tcBorders>
              <w:top w:val="single" w:sz="4" w:space="0" w:color="auto"/>
              <w:left w:val="single" w:sz="4" w:space="0" w:color="auto"/>
              <w:bottom w:val="single" w:sz="4" w:space="0" w:color="auto"/>
              <w:right w:val="single" w:sz="4" w:space="0" w:color="auto"/>
            </w:tcBorders>
            <w:vAlign w:val="center"/>
          </w:tcPr>
          <w:p w14:paraId="06C4C8FA" w14:textId="77777777" w:rsidR="000F713F" w:rsidRPr="000F713F" w:rsidRDefault="000F713F" w:rsidP="000F713F">
            <w:pPr>
              <w:keepLines/>
              <w:numPr>
                <w:ilvl w:val="0"/>
                <w:numId w:val="33"/>
              </w:numPr>
              <w:spacing w:before="40" w:after="40"/>
              <w:ind w:firstLine="0"/>
              <w:jc w:val="center"/>
              <w:rPr>
                <w:ins w:id="1643" w:author="Huawei" w:date="2018-03-28T15:01:00Z"/>
                <w:rFonts w:ascii="Symbol" w:eastAsia="SimSun" w:hAnsi="Symbol"/>
                <w:i/>
                <w:sz w:val="16"/>
                <w:szCs w:val="18"/>
                <w:lang w:eastAsia="x-none"/>
              </w:rPr>
            </w:pPr>
            <w:ins w:id="1644" w:author="Huawei" w:date="2018-03-28T15:0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465EDCC9" w14:textId="77777777" w:rsidR="000F713F" w:rsidRPr="000F713F" w:rsidRDefault="000F713F" w:rsidP="000F713F">
            <w:pPr>
              <w:keepLines/>
              <w:numPr>
                <w:ilvl w:val="0"/>
                <w:numId w:val="33"/>
              </w:numPr>
              <w:spacing w:before="40" w:after="40"/>
              <w:ind w:firstLine="0"/>
              <w:jc w:val="center"/>
              <w:rPr>
                <w:ins w:id="164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048ED2D" w14:textId="77777777" w:rsidR="000F713F" w:rsidRPr="000F713F" w:rsidRDefault="000F713F" w:rsidP="000F713F">
            <w:pPr>
              <w:keepLines/>
              <w:numPr>
                <w:ilvl w:val="0"/>
                <w:numId w:val="33"/>
              </w:numPr>
              <w:spacing w:before="40" w:after="40"/>
              <w:ind w:firstLine="0"/>
              <w:jc w:val="center"/>
              <w:rPr>
                <w:ins w:id="164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BFAF3D" w14:textId="77777777" w:rsidR="000F713F" w:rsidRPr="000F713F" w:rsidRDefault="000F713F" w:rsidP="000F713F">
            <w:pPr>
              <w:keepLines/>
              <w:numPr>
                <w:ilvl w:val="0"/>
                <w:numId w:val="33"/>
              </w:numPr>
              <w:spacing w:before="40" w:after="40"/>
              <w:ind w:firstLine="0"/>
              <w:jc w:val="center"/>
              <w:rPr>
                <w:ins w:id="164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B29378" w14:textId="77777777" w:rsidR="000F713F" w:rsidRPr="000F713F" w:rsidRDefault="000F713F" w:rsidP="000F713F">
            <w:pPr>
              <w:keepLines/>
              <w:numPr>
                <w:ilvl w:val="0"/>
                <w:numId w:val="33"/>
              </w:numPr>
              <w:spacing w:before="40" w:after="40"/>
              <w:ind w:firstLine="0"/>
              <w:jc w:val="center"/>
              <w:rPr>
                <w:ins w:id="164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9D05A67" w14:textId="77777777" w:rsidR="000F713F" w:rsidRPr="000F713F" w:rsidRDefault="000F713F" w:rsidP="000F713F">
            <w:pPr>
              <w:keepLines/>
              <w:numPr>
                <w:ilvl w:val="0"/>
                <w:numId w:val="33"/>
              </w:numPr>
              <w:spacing w:before="40" w:after="40"/>
              <w:ind w:firstLine="0"/>
              <w:jc w:val="center"/>
              <w:rPr>
                <w:ins w:id="164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9290C56" w14:textId="77777777" w:rsidR="000F713F" w:rsidRPr="000F713F" w:rsidRDefault="000F713F" w:rsidP="000F713F">
            <w:pPr>
              <w:keepLines/>
              <w:numPr>
                <w:ilvl w:val="0"/>
                <w:numId w:val="33"/>
              </w:numPr>
              <w:spacing w:before="40" w:after="40"/>
              <w:ind w:firstLine="0"/>
              <w:jc w:val="center"/>
              <w:rPr>
                <w:ins w:id="16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CB472A" w14:textId="77777777" w:rsidR="000F713F" w:rsidRPr="000F713F" w:rsidRDefault="000F713F" w:rsidP="000F713F">
            <w:pPr>
              <w:keepLines/>
              <w:numPr>
                <w:ilvl w:val="0"/>
                <w:numId w:val="33"/>
              </w:numPr>
              <w:spacing w:before="40" w:after="40"/>
              <w:ind w:firstLine="0"/>
              <w:jc w:val="center"/>
              <w:rPr>
                <w:ins w:id="165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75DCEB" w14:textId="77777777" w:rsidR="000F713F" w:rsidRPr="000F713F" w:rsidRDefault="000F713F" w:rsidP="000F713F">
            <w:pPr>
              <w:keepLines/>
              <w:numPr>
                <w:ilvl w:val="0"/>
                <w:numId w:val="33"/>
              </w:numPr>
              <w:spacing w:before="40" w:after="40"/>
              <w:ind w:firstLine="0"/>
              <w:jc w:val="center"/>
              <w:rPr>
                <w:ins w:id="165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7A8E1DC" w14:textId="77777777" w:rsidR="000F713F" w:rsidRPr="000F713F" w:rsidRDefault="000F713F" w:rsidP="000F713F">
            <w:pPr>
              <w:keepLines/>
              <w:numPr>
                <w:ilvl w:val="0"/>
                <w:numId w:val="33"/>
              </w:numPr>
              <w:spacing w:before="40" w:after="40"/>
              <w:ind w:firstLine="0"/>
              <w:jc w:val="center"/>
              <w:rPr>
                <w:ins w:id="1653" w:author="Huawei" w:date="2018-03-28T15:01:00Z"/>
                <w:rFonts w:ascii="Times New Roman" w:eastAsia="SimSun" w:hAnsi="Times New Roman"/>
                <w:color w:val="000000"/>
                <w:kern w:val="24"/>
                <w:sz w:val="16"/>
                <w:szCs w:val="18"/>
                <w:lang w:eastAsia="x-none"/>
              </w:rPr>
            </w:pPr>
          </w:p>
        </w:tc>
      </w:tr>
      <w:tr w:rsidR="000F713F" w:rsidRPr="000F713F" w14:paraId="6FE3F93D" w14:textId="77777777" w:rsidTr="000F713F">
        <w:trPr>
          <w:cantSplit/>
          <w:jc w:val="center"/>
          <w:ins w:id="1654" w:author="Huawei" w:date="2018-03-28T15:01:00Z"/>
        </w:trPr>
        <w:tc>
          <w:tcPr>
            <w:tcW w:w="0" w:type="auto"/>
            <w:vMerge w:val="restart"/>
            <w:tcBorders>
              <w:top w:val="single" w:sz="4" w:space="0" w:color="auto"/>
              <w:left w:val="single" w:sz="4" w:space="0" w:color="auto"/>
              <w:right w:val="single" w:sz="4" w:space="0" w:color="auto"/>
            </w:tcBorders>
            <w:vAlign w:val="center"/>
          </w:tcPr>
          <w:p w14:paraId="2B59402F" w14:textId="77777777" w:rsidR="000F713F" w:rsidRPr="000F713F" w:rsidRDefault="000F713F" w:rsidP="000F713F">
            <w:pPr>
              <w:ind w:left="720" w:hanging="720"/>
              <w:rPr>
                <w:ins w:id="1655" w:author="Huawei" w:date="2018-03-28T15:01:00Z"/>
                <w:rFonts w:ascii="Arial" w:eastAsia="Malgun Gothic" w:hAnsi="Arial" w:cs="Arial"/>
                <w:kern w:val="2"/>
                <w:sz w:val="16"/>
                <w:szCs w:val="18"/>
              </w:rPr>
            </w:pPr>
            <w:ins w:id="1656" w:author="Huawei" w:date="2018-03-28T15:01:00Z">
              <w:r w:rsidRPr="000F713F">
                <w:rPr>
                  <w:rFonts w:ascii="Arial" w:eastAsia="Malgun Gothic" w:hAnsi="Arial" w:cs="Arial"/>
                  <w:kern w:val="2"/>
                  <w:sz w:val="16"/>
                  <w:szCs w:val="18"/>
                </w:rPr>
                <w:t>K-factor (K) [dB]</w:t>
              </w:r>
            </w:ins>
          </w:p>
        </w:tc>
        <w:tc>
          <w:tcPr>
            <w:tcW w:w="358" w:type="pct"/>
            <w:tcBorders>
              <w:top w:val="single" w:sz="4" w:space="0" w:color="auto"/>
              <w:left w:val="single" w:sz="4" w:space="0" w:color="auto"/>
              <w:bottom w:val="single" w:sz="4" w:space="0" w:color="auto"/>
              <w:right w:val="single" w:sz="4" w:space="0" w:color="auto"/>
            </w:tcBorders>
            <w:vAlign w:val="center"/>
          </w:tcPr>
          <w:p w14:paraId="1A0003A6" w14:textId="77777777" w:rsidR="000F713F" w:rsidRPr="000F713F" w:rsidRDefault="000F713F" w:rsidP="000F713F">
            <w:pPr>
              <w:keepLines/>
              <w:numPr>
                <w:ilvl w:val="0"/>
                <w:numId w:val="33"/>
              </w:numPr>
              <w:spacing w:before="40" w:after="40"/>
              <w:ind w:firstLine="0"/>
              <w:jc w:val="center"/>
              <w:rPr>
                <w:ins w:id="1657" w:author="Huawei" w:date="2018-03-28T15:01:00Z"/>
                <w:rFonts w:ascii="Symbol" w:eastAsia="SimSun" w:hAnsi="Symbol"/>
                <w:i/>
                <w:sz w:val="16"/>
                <w:szCs w:val="18"/>
                <w:lang w:eastAsia="x-none"/>
              </w:rPr>
            </w:pPr>
            <w:ins w:id="1658" w:author="Huawei" w:date="2018-03-28T15:0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0D98B01B" w14:textId="77777777" w:rsidR="000F713F" w:rsidRPr="000F713F" w:rsidRDefault="000F713F" w:rsidP="000F713F">
            <w:pPr>
              <w:keepLines/>
              <w:numPr>
                <w:ilvl w:val="0"/>
                <w:numId w:val="33"/>
              </w:numPr>
              <w:spacing w:before="40" w:after="40"/>
              <w:ind w:firstLine="0"/>
              <w:jc w:val="center"/>
              <w:rPr>
                <w:ins w:id="165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5A8A326" w14:textId="77777777" w:rsidR="000F713F" w:rsidRPr="000F713F" w:rsidRDefault="000F713F" w:rsidP="000F713F">
            <w:pPr>
              <w:keepLines/>
              <w:numPr>
                <w:ilvl w:val="0"/>
                <w:numId w:val="33"/>
              </w:numPr>
              <w:spacing w:before="40" w:after="40"/>
              <w:ind w:firstLine="0"/>
              <w:jc w:val="center"/>
              <w:rPr>
                <w:ins w:id="166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87AA25" w14:textId="77777777" w:rsidR="000F713F" w:rsidRPr="000F713F" w:rsidRDefault="000F713F" w:rsidP="000F713F">
            <w:pPr>
              <w:keepLines/>
              <w:numPr>
                <w:ilvl w:val="0"/>
                <w:numId w:val="33"/>
              </w:numPr>
              <w:spacing w:before="40" w:after="40"/>
              <w:ind w:firstLine="0"/>
              <w:jc w:val="center"/>
              <w:rPr>
                <w:ins w:id="166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C970FE7" w14:textId="77777777" w:rsidR="000F713F" w:rsidRPr="000F713F" w:rsidRDefault="000F713F" w:rsidP="000F713F">
            <w:pPr>
              <w:keepLines/>
              <w:numPr>
                <w:ilvl w:val="0"/>
                <w:numId w:val="33"/>
              </w:numPr>
              <w:spacing w:before="40" w:after="40"/>
              <w:ind w:firstLine="0"/>
              <w:jc w:val="center"/>
              <w:rPr>
                <w:ins w:id="166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49EF2D" w14:textId="77777777" w:rsidR="000F713F" w:rsidRPr="000F713F" w:rsidRDefault="000F713F" w:rsidP="000F713F">
            <w:pPr>
              <w:keepLines/>
              <w:numPr>
                <w:ilvl w:val="0"/>
                <w:numId w:val="33"/>
              </w:numPr>
              <w:spacing w:before="40" w:after="40"/>
              <w:ind w:firstLine="0"/>
              <w:jc w:val="center"/>
              <w:rPr>
                <w:ins w:id="166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1697EAC" w14:textId="77777777" w:rsidR="000F713F" w:rsidRPr="000F713F" w:rsidRDefault="000F713F" w:rsidP="000F713F">
            <w:pPr>
              <w:keepLines/>
              <w:numPr>
                <w:ilvl w:val="0"/>
                <w:numId w:val="33"/>
              </w:numPr>
              <w:spacing w:before="40" w:after="40"/>
              <w:ind w:firstLine="0"/>
              <w:jc w:val="center"/>
              <w:rPr>
                <w:ins w:id="16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72D408F" w14:textId="77777777" w:rsidR="000F713F" w:rsidRPr="000F713F" w:rsidRDefault="000F713F" w:rsidP="000F713F">
            <w:pPr>
              <w:keepLines/>
              <w:numPr>
                <w:ilvl w:val="0"/>
                <w:numId w:val="33"/>
              </w:numPr>
              <w:spacing w:before="40" w:after="40"/>
              <w:ind w:firstLine="0"/>
              <w:jc w:val="center"/>
              <w:rPr>
                <w:ins w:id="166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E129102" w14:textId="77777777" w:rsidR="000F713F" w:rsidRPr="000F713F" w:rsidRDefault="000F713F" w:rsidP="000F713F">
            <w:pPr>
              <w:keepLines/>
              <w:numPr>
                <w:ilvl w:val="0"/>
                <w:numId w:val="33"/>
              </w:numPr>
              <w:spacing w:before="40" w:after="40"/>
              <w:ind w:firstLine="0"/>
              <w:jc w:val="center"/>
              <w:rPr>
                <w:ins w:id="166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951BD9D" w14:textId="77777777" w:rsidR="000F713F" w:rsidRPr="000F713F" w:rsidRDefault="000F713F" w:rsidP="000F713F">
            <w:pPr>
              <w:keepLines/>
              <w:numPr>
                <w:ilvl w:val="0"/>
                <w:numId w:val="33"/>
              </w:numPr>
              <w:spacing w:before="40" w:after="40"/>
              <w:ind w:firstLine="0"/>
              <w:jc w:val="center"/>
              <w:rPr>
                <w:ins w:id="1667" w:author="Huawei" w:date="2018-03-28T15:01:00Z"/>
                <w:rFonts w:ascii="Times New Roman" w:eastAsia="SimSun" w:hAnsi="Times New Roman"/>
                <w:color w:val="000000"/>
                <w:kern w:val="24"/>
                <w:sz w:val="16"/>
                <w:szCs w:val="18"/>
                <w:lang w:eastAsia="x-none"/>
              </w:rPr>
            </w:pPr>
          </w:p>
        </w:tc>
      </w:tr>
      <w:tr w:rsidR="000F713F" w:rsidRPr="000F713F" w14:paraId="4504A78B" w14:textId="77777777" w:rsidTr="000F713F">
        <w:trPr>
          <w:cantSplit/>
          <w:jc w:val="center"/>
          <w:ins w:id="1668" w:author="Huawei" w:date="2018-03-28T15:01:00Z"/>
        </w:trPr>
        <w:tc>
          <w:tcPr>
            <w:tcW w:w="0" w:type="auto"/>
            <w:vMerge/>
            <w:tcBorders>
              <w:left w:val="single" w:sz="4" w:space="0" w:color="auto"/>
              <w:bottom w:val="single" w:sz="4" w:space="0" w:color="auto"/>
              <w:right w:val="single" w:sz="4" w:space="0" w:color="auto"/>
            </w:tcBorders>
            <w:vAlign w:val="center"/>
          </w:tcPr>
          <w:p w14:paraId="17DD84C3" w14:textId="77777777" w:rsidR="000F713F" w:rsidRPr="000F713F" w:rsidRDefault="000F713F" w:rsidP="000F713F">
            <w:pPr>
              <w:ind w:left="720" w:hanging="720"/>
              <w:rPr>
                <w:ins w:id="166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83ADA06" w14:textId="77777777" w:rsidR="000F713F" w:rsidRPr="000F713F" w:rsidRDefault="000F713F" w:rsidP="000F713F">
            <w:pPr>
              <w:keepLines/>
              <w:numPr>
                <w:ilvl w:val="0"/>
                <w:numId w:val="33"/>
              </w:numPr>
              <w:spacing w:before="40" w:after="40"/>
              <w:ind w:firstLine="0"/>
              <w:jc w:val="center"/>
              <w:rPr>
                <w:ins w:id="1670" w:author="Huawei" w:date="2018-03-28T15:01:00Z"/>
                <w:rFonts w:ascii="Symbol" w:eastAsia="SimSun" w:hAnsi="Symbol"/>
                <w:i/>
                <w:sz w:val="16"/>
                <w:szCs w:val="18"/>
                <w:lang w:eastAsia="x-none"/>
              </w:rPr>
            </w:pPr>
            <w:ins w:id="1671" w:author="Huawei" w:date="2018-03-28T15:0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74CADFF5" w14:textId="77777777" w:rsidR="000F713F" w:rsidRPr="000F713F" w:rsidRDefault="000F713F" w:rsidP="000F713F">
            <w:pPr>
              <w:keepLines/>
              <w:numPr>
                <w:ilvl w:val="0"/>
                <w:numId w:val="33"/>
              </w:numPr>
              <w:spacing w:before="40" w:after="40"/>
              <w:ind w:firstLine="0"/>
              <w:jc w:val="center"/>
              <w:rPr>
                <w:ins w:id="167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5FEBAA8" w14:textId="77777777" w:rsidR="000F713F" w:rsidRPr="000F713F" w:rsidRDefault="000F713F" w:rsidP="000F713F">
            <w:pPr>
              <w:keepLines/>
              <w:numPr>
                <w:ilvl w:val="0"/>
                <w:numId w:val="33"/>
              </w:numPr>
              <w:spacing w:before="40" w:after="40"/>
              <w:ind w:firstLine="0"/>
              <w:jc w:val="center"/>
              <w:rPr>
                <w:ins w:id="167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4B943A" w14:textId="77777777" w:rsidR="000F713F" w:rsidRPr="000F713F" w:rsidRDefault="000F713F" w:rsidP="000F713F">
            <w:pPr>
              <w:keepLines/>
              <w:numPr>
                <w:ilvl w:val="0"/>
                <w:numId w:val="33"/>
              </w:numPr>
              <w:spacing w:before="40" w:after="40"/>
              <w:ind w:firstLine="0"/>
              <w:jc w:val="center"/>
              <w:rPr>
                <w:ins w:id="16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823CB4" w14:textId="77777777" w:rsidR="000F713F" w:rsidRPr="000F713F" w:rsidRDefault="000F713F" w:rsidP="000F713F">
            <w:pPr>
              <w:keepLines/>
              <w:numPr>
                <w:ilvl w:val="0"/>
                <w:numId w:val="33"/>
              </w:numPr>
              <w:spacing w:before="40" w:after="40"/>
              <w:ind w:firstLine="0"/>
              <w:jc w:val="center"/>
              <w:rPr>
                <w:ins w:id="167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5F91BF" w14:textId="77777777" w:rsidR="000F713F" w:rsidRPr="000F713F" w:rsidRDefault="000F713F" w:rsidP="000F713F">
            <w:pPr>
              <w:keepLines/>
              <w:numPr>
                <w:ilvl w:val="0"/>
                <w:numId w:val="33"/>
              </w:numPr>
              <w:spacing w:before="40" w:after="40"/>
              <w:ind w:firstLine="0"/>
              <w:jc w:val="center"/>
              <w:rPr>
                <w:ins w:id="167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670363" w14:textId="77777777" w:rsidR="000F713F" w:rsidRPr="000F713F" w:rsidRDefault="000F713F" w:rsidP="000F713F">
            <w:pPr>
              <w:keepLines/>
              <w:numPr>
                <w:ilvl w:val="0"/>
                <w:numId w:val="33"/>
              </w:numPr>
              <w:spacing w:before="40" w:after="40"/>
              <w:ind w:firstLine="0"/>
              <w:jc w:val="center"/>
              <w:rPr>
                <w:ins w:id="167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F9ACE1" w14:textId="77777777" w:rsidR="000F713F" w:rsidRPr="000F713F" w:rsidRDefault="000F713F" w:rsidP="000F713F">
            <w:pPr>
              <w:keepLines/>
              <w:numPr>
                <w:ilvl w:val="0"/>
                <w:numId w:val="33"/>
              </w:numPr>
              <w:spacing w:before="40" w:after="40"/>
              <w:ind w:firstLine="0"/>
              <w:jc w:val="center"/>
              <w:rPr>
                <w:ins w:id="167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D6A0B40" w14:textId="77777777" w:rsidR="000F713F" w:rsidRPr="000F713F" w:rsidRDefault="000F713F" w:rsidP="000F713F">
            <w:pPr>
              <w:keepLines/>
              <w:numPr>
                <w:ilvl w:val="0"/>
                <w:numId w:val="33"/>
              </w:numPr>
              <w:spacing w:before="40" w:after="40"/>
              <w:ind w:firstLine="0"/>
              <w:jc w:val="center"/>
              <w:rPr>
                <w:ins w:id="167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83E9C72" w14:textId="77777777" w:rsidR="000F713F" w:rsidRPr="000F713F" w:rsidRDefault="000F713F" w:rsidP="000F713F">
            <w:pPr>
              <w:keepLines/>
              <w:numPr>
                <w:ilvl w:val="0"/>
                <w:numId w:val="33"/>
              </w:numPr>
              <w:spacing w:before="40" w:after="40"/>
              <w:ind w:firstLine="0"/>
              <w:jc w:val="center"/>
              <w:rPr>
                <w:ins w:id="1680" w:author="Huawei" w:date="2018-03-28T15:01:00Z"/>
                <w:rFonts w:ascii="Times New Roman" w:eastAsia="SimSun" w:hAnsi="Times New Roman"/>
                <w:color w:val="000000"/>
                <w:kern w:val="24"/>
                <w:sz w:val="16"/>
                <w:szCs w:val="18"/>
                <w:lang w:eastAsia="x-none"/>
              </w:rPr>
            </w:pPr>
          </w:p>
        </w:tc>
      </w:tr>
      <w:tr w:rsidR="000F713F" w:rsidRPr="000F713F" w14:paraId="2B1B90EF" w14:textId="77777777" w:rsidTr="000F713F">
        <w:trPr>
          <w:cantSplit/>
          <w:jc w:val="center"/>
          <w:ins w:id="1681" w:author="Huawei" w:date="2018-03-28T15:01:00Z"/>
        </w:trPr>
        <w:tc>
          <w:tcPr>
            <w:tcW w:w="0" w:type="auto"/>
            <w:vMerge w:val="restart"/>
            <w:tcBorders>
              <w:top w:val="single" w:sz="4" w:space="0" w:color="auto"/>
              <w:left w:val="single" w:sz="4" w:space="0" w:color="auto"/>
              <w:right w:val="single" w:sz="4" w:space="0" w:color="auto"/>
            </w:tcBorders>
            <w:vAlign w:val="center"/>
          </w:tcPr>
          <w:p w14:paraId="5E9C4913" w14:textId="77777777" w:rsidR="000F713F" w:rsidRPr="000F713F" w:rsidRDefault="000F713F" w:rsidP="000F713F">
            <w:pPr>
              <w:ind w:left="720" w:hanging="720"/>
              <w:rPr>
                <w:ins w:id="1682" w:author="Huawei" w:date="2018-03-28T15:01:00Z"/>
                <w:rFonts w:ascii="Arial" w:eastAsia="Malgun Gothic" w:hAnsi="Arial" w:cs="Arial"/>
                <w:kern w:val="2"/>
                <w:sz w:val="16"/>
                <w:szCs w:val="18"/>
              </w:rPr>
            </w:pPr>
            <w:ins w:id="1683" w:author="Huawei" w:date="2018-03-28T15:01:00Z">
              <w:r w:rsidRPr="000F713F">
                <w:rPr>
                  <w:rFonts w:ascii="Arial" w:eastAsia="Malgun Gothic" w:hAnsi="Arial" w:cs="Arial"/>
                  <w:kern w:val="2"/>
                  <w:sz w:val="16"/>
                  <w:szCs w:val="18"/>
                </w:rPr>
                <w:lastRenderedPageBreak/>
                <w:t>Cross-Correlations</w:t>
              </w:r>
            </w:ins>
          </w:p>
        </w:tc>
        <w:tc>
          <w:tcPr>
            <w:tcW w:w="358" w:type="pct"/>
            <w:tcBorders>
              <w:top w:val="single" w:sz="4" w:space="0" w:color="auto"/>
              <w:left w:val="single" w:sz="4" w:space="0" w:color="auto"/>
              <w:bottom w:val="single" w:sz="4" w:space="0" w:color="auto"/>
              <w:right w:val="single" w:sz="4" w:space="0" w:color="auto"/>
            </w:tcBorders>
            <w:vAlign w:val="center"/>
          </w:tcPr>
          <w:p w14:paraId="2CAC45FB" w14:textId="77777777" w:rsidR="000F713F" w:rsidRPr="000F713F" w:rsidRDefault="000F713F" w:rsidP="000F713F">
            <w:pPr>
              <w:keepLines/>
              <w:numPr>
                <w:ilvl w:val="0"/>
                <w:numId w:val="33"/>
              </w:numPr>
              <w:spacing w:before="40" w:after="40"/>
              <w:ind w:firstLine="0"/>
              <w:jc w:val="center"/>
              <w:rPr>
                <w:ins w:id="1684" w:author="Huawei" w:date="2018-03-28T15:01:00Z"/>
                <w:rFonts w:ascii="Symbol" w:eastAsia="SimSun" w:hAnsi="Symbol"/>
                <w:i/>
                <w:sz w:val="16"/>
                <w:szCs w:val="18"/>
                <w:lang w:eastAsia="x-none"/>
              </w:rPr>
            </w:pPr>
            <w:ins w:id="1685"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68056D1F" w14:textId="77777777" w:rsidR="000F713F" w:rsidRPr="000F713F" w:rsidRDefault="000F713F" w:rsidP="000F713F">
            <w:pPr>
              <w:keepLines/>
              <w:numPr>
                <w:ilvl w:val="0"/>
                <w:numId w:val="33"/>
              </w:numPr>
              <w:spacing w:before="40" w:after="40"/>
              <w:ind w:firstLine="0"/>
              <w:jc w:val="center"/>
              <w:rPr>
                <w:ins w:id="168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3382E48" w14:textId="77777777" w:rsidR="000F713F" w:rsidRPr="000F713F" w:rsidRDefault="000F713F" w:rsidP="000F713F">
            <w:pPr>
              <w:keepLines/>
              <w:numPr>
                <w:ilvl w:val="0"/>
                <w:numId w:val="33"/>
              </w:numPr>
              <w:spacing w:before="40" w:after="40"/>
              <w:ind w:firstLine="0"/>
              <w:jc w:val="center"/>
              <w:rPr>
                <w:ins w:id="16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5448D7" w14:textId="77777777" w:rsidR="000F713F" w:rsidRPr="000F713F" w:rsidRDefault="000F713F" w:rsidP="000F713F">
            <w:pPr>
              <w:keepLines/>
              <w:numPr>
                <w:ilvl w:val="0"/>
                <w:numId w:val="33"/>
              </w:numPr>
              <w:spacing w:before="40" w:after="40"/>
              <w:ind w:firstLine="0"/>
              <w:jc w:val="center"/>
              <w:rPr>
                <w:ins w:id="168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57B1AEC" w14:textId="77777777" w:rsidR="000F713F" w:rsidRPr="000F713F" w:rsidRDefault="000F713F" w:rsidP="000F713F">
            <w:pPr>
              <w:keepLines/>
              <w:numPr>
                <w:ilvl w:val="0"/>
                <w:numId w:val="33"/>
              </w:numPr>
              <w:spacing w:before="40" w:after="40"/>
              <w:ind w:firstLine="0"/>
              <w:jc w:val="center"/>
              <w:rPr>
                <w:ins w:id="168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C4C021" w14:textId="77777777" w:rsidR="000F713F" w:rsidRPr="000F713F" w:rsidRDefault="000F713F" w:rsidP="000F713F">
            <w:pPr>
              <w:keepLines/>
              <w:numPr>
                <w:ilvl w:val="0"/>
                <w:numId w:val="33"/>
              </w:numPr>
              <w:spacing w:before="40" w:after="40"/>
              <w:ind w:firstLine="0"/>
              <w:jc w:val="center"/>
              <w:rPr>
                <w:ins w:id="169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0B7726" w14:textId="77777777" w:rsidR="000F713F" w:rsidRPr="000F713F" w:rsidRDefault="000F713F" w:rsidP="000F713F">
            <w:pPr>
              <w:keepLines/>
              <w:numPr>
                <w:ilvl w:val="0"/>
                <w:numId w:val="33"/>
              </w:numPr>
              <w:spacing w:before="40" w:after="40"/>
              <w:ind w:firstLine="0"/>
              <w:jc w:val="center"/>
              <w:rPr>
                <w:ins w:id="169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BE6B962" w14:textId="77777777" w:rsidR="000F713F" w:rsidRPr="000F713F" w:rsidRDefault="000F713F" w:rsidP="000F713F">
            <w:pPr>
              <w:keepLines/>
              <w:numPr>
                <w:ilvl w:val="0"/>
                <w:numId w:val="33"/>
              </w:numPr>
              <w:spacing w:before="40" w:after="40"/>
              <w:ind w:firstLine="0"/>
              <w:jc w:val="center"/>
              <w:rPr>
                <w:ins w:id="169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62B081" w14:textId="77777777" w:rsidR="000F713F" w:rsidRPr="000F713F" w:rsidRDefault="000F713F" w:rsidP="000F713F">
            <w:pPr>
              <w:keepLines/>
              <w:numPr>
                <w:ilvl w:val="0"/>
                <w:numId w:val="33"/>
              </w:numPr>
              <w:spacing w:before="40" w:after="40"/>
              <w:ind w:firstLine="0"/>
              <w:jc w:val="center"/>
              <w:rPr>
                <w:ins w:id="169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E1A1EC7" w14:textId="77777777" w:rsidR="000F713F" w:rsidRPr="000F713F" w:rsidRDefault="000F713F" w:rsidP="000F713F">
            <w:pPr>
              <w:keepLines/>
              <w:numPr>
                <w:ilvl w:val="0"/>
                <w:numId w:val="33"/>
              </w:numPr>
              <w:spacing w:before="40" w:after="40"/>
              <w:ind w:firstLine="0"/>
              <w:jc w:val="center"/>
              <w:rPr>
                <w:ins w:id="1694" w:author="Huawei" w:date="2018-03-28T15:01:00Z"/>
                <w:rFonts w:ascii="Times New Roman" w:eastAsia="SimSun" w:hAnsi="Times New Roman"/>
                <w:color w:val="000000"/>
                <w:kern w:val="24"/>
                <w:sz w:val="16"/>
                <w:szCs w:val="18"/>
                <w:lang w:eastAsia="x-none"/>
              </w:rPr>
            </w:pPr>
          </w:p>
        </w:tc>
      </w:tr>
      <w:tr w:rsidR="000F713F" w:rsidRPr="000F713F" w14:paraId="259CAE7A" w14:textId="77777777" w:rsidTr="000F713F">
        <w:trPr>
          <w:cantSplit/>
          <w:jc w:val="center"/>
          <w:ins w:id="1695" w:author="Huawei" w:date="2018-03-28T15:01:00Z"/>
        </w:trPr>
        <w:tc>
          <w:tcPr>
            <w:tcW w:w="0" w:type="auto"/>
            <w:vMerge/>
            <w:tcBorders>
              <w:left w:val="single" w:sz="4" w:space="0" w:color="auto"/>
              <w:right w:val="single" w:sz="4" w:space="0" w:color="auto"/>
            </w:tcBorders>
            <w:vAlign w:val="center"/>
          </w:tcPr>
          <w:p w14:paraId="5B93F617" w14:textId="77777777" w:rsidR="000F713F" w:rsidRPr="000F713F" w:rsidRDefault="000F713F" w:rsidP="000F713F">
            <w:pPr>
              <w:ind w:left="720" w:hanging="720"/>
              <w:rPr>
                <w:ins w:id="1696"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654C551" w14:textId="77777777" w:rsidR="000F713F" w:rsidRPr="000F713F" w:rsidRDefault="000F713F" w:rsidP="000F713F">
            <w:pPr>
              <w:keepLines/>
              <w:numPr>
                <w:ilvl w:val="0"/>
                <w:numId w:val="33"/>
              </w:numPr>
              <w:spacing w:before="40" w:after="40"/>
              <w:ind w:firstLine="0"/>
              <w:jc w:val="center"/>
              <w:rPr>
                <w:ins w:id="1697" w:author="Huawei" w:date="2018-03-28T15:01:00Z"/>
                <w:rFonts w:ascii="Symbol" w:eastAsia="SimSun" w:hAnsi="Symbol"/>
                <w:i/>
                <w:sz w:val="16"/>
                <w:szCs w:val="18"/>
                <w:lang w:eastAsia="x-none"/>
              </w:rPr>
            </w:pPr>
            <w:ins w:id="1698" w:author="Huawei" w:date="2018-03-28T15:0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0D22A306" w14:textId="77777777" w:rsidR="000F713F" w:rsidRPr="000F713F" w:rsidRDefault="000F713F" w:rsidP="000F713F">
            <w:pPr>
              <w:keepLines/>
              <w:numPr>
                <w:ilvl w:val="0"/>
                <w:numId w:val="33"/>
              </w:numPr>
              <w:spacing w:before="40" w:after="40"/>
              <w:ind w:firstLine="0"/>
              <w:jc w:val="center"/>
              <w:rPr>
                <w:ins w:id="169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4D4D48E" w14:textId="77777777" w:rsidR="000F713F" w:rsidRPr="000F713F" w:rsidRDefault="000F713F" w:rsidP="000F713F">
            <w:pPr>
              <w:keepLines/>
              <w:numPr>
                <w:ilvl w:val="0"/>
                <w:numId w:val="33"/>
              </w:numPr>
              <w:spacing w:before="40" w:after="40"/>
              <w:ind w:firstLine="0"/>
              <w:jc w:val="center"/>
              <w:rPr>
                <w:ins w:id="17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EB07FA" w14:textId="77777777" w:rsidR="000F713F" w:rsidRPr="000F713F" w:rsidRDefault="000F713F" w:rsidP="000F713F">
            <w:pPr>
              <w:keepLines/>
              <w:numPr>
                <w:ilvl w:val="0"/>
                <w:numId w:val="33"/>
              </w:numPr>
              <w:spacing w:before="40" w:after="40"/>
              <w:ind w:firstLine="0"/>
              <w:jc w:val="center"/>
              <w:rPr>
                <w:ins w:id="170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9DEB19" w14:textId="77777777" w:rsidR="000F713F" w:rsidRPr="000F713F" w:rsidRDefault="000F713F" w:rsidP="000F713F">
            <w:pPr>
              <w:keepLines/>
              <w:numPr>
                <w:ilvl w:val="0"/>
                <w:numId w:val="33"/>
              </w:numPr>
              <w:spacing w:before="40" w:after="40"/>
              <w:ind w:firstLine="0"/>
              <w:jc w:val="center"/>
              <w:rPr>
                <w:ins w:id="17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50D980" w14:textId="77777777" w:rsidR="000F713F" w:rsidRPr="000F713F" w:rsidRDefault="000F713F" w:rsidP="000F713F">
            <w:pPr>
              <w:keepLines/>
              <w:numPr>
                <w:ilvl w:val="0"/>
                <w:numId w:val="33"/>
              </w:numPr>
              <w:spacing w:before="40" w:after="40"/>
              <w:ind w:firstLine="0"/>
              <w:jc w:val="center"/>
              <w:rPr>
                <w:ins w:id="17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B4DEEA" w14:textId="77777777" w:rsidR="000F713F" w:rsidRPr="000F713F" w:rsidRDefault="000F713F" w:rsidP="000F713F">
            <w:pPr>
              <w:keepLines/>
              <w:numPr>
                <w:ilvl w:val="0"/>
                <w:numId w:val="33"/>
              </w:numPr>
              <w:spacing w:before="40" w:after="40"/>
              <w:ind w:firstLine="0"/>
              <w:jc w:val="center"/>
              <w:rPr>
                <w:ins w:id="170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D88190" w14:textId="77777777" w:rsidR="000F713F" w:rsidRPr="000F713F" w:rsidRDefault="000F713F" w:rsidP="000F713F">
            <w:pPr>
              <w:keepLines/>
              <w:numPr>
                <w:ilvl w:val="0"/>
                <w:numId w:val="33"/>
              </w:numPr>
              <w:spacing w:before="40" w:after="40"/>
              <w:ind w:firstLine="0"/>
              <w:jc w:val="center"/>
              <w:rPr>
                <w:ins w:id="170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EF40E3" w14:textId="77777777" w:rsidR="000F713F" w:rsidRPr="000F713F" w:rsidRDefault="000F713F" w:rsidP="000F713F">
            <w:pPr>
              <w:keepLines/>
              <w:numPr>
                <w:ilvl w:val="0"/>
                <w:numId w:val="33"/>
              </w:numPr>
              <w:spacing w:before="40" w:after="40"/>
              <w:ind w:firstLine="0"/>
              <w:jc w:val="center"/>
              <w:rPr>
                <w:ins w:id="170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D991A8E" w14:textId="77777777" w:rsidR="000F713F" w:rsidRPr="000F713F" w:rsidRDefault="000F713F" w:rsidP="000F713F">
            <w:pPr>
              <w:keepLines/>
              <w:numPr>
                <w:ilvl w:val="0"/>
                <w:numId w:val="33"/>
              </w:numPr>
              <w:spacing w:before="40" w:after="40"/>
              <w:ind w:firstLine="0"/>
              <w:jc w:val="center"/>
              <w:rPr>
                <w:ins w:id="1707" w:author="Huawei" w:date="2018-03-28T15:01:00Z"/>
                <w:rFonts w:ascii="Times New Roman" w:eastAsia="SimSun" w:hAnsi="Times New Roman"/>
                <w:color w:val="000000"/>
                <w:kern w:val="24"/>
                <w:sz w:val="16"/>
                <w:szCs w:val="18"/>
                <w:lang w:eastAsia="x-none"/>
              </w:rPr>
            </w:pPr>
          </w:p>
        </w:tc>
      </w:tr>
      <w:tr w:rsidR="000F713F" w:rsidRPr="000F713F" w14:paraId="40FDA86D" w14:textId="77777777" w:rsidTr="000F713F">
        <w:trPr>
          <w:cantSplit/>
          <w:jc w:val="center"/>
          <w:ins w:id="1708" w:author="Huawei" w:date="2018-03-28T15:01:00Z"/>
        </w:trPr>
        <w:tc>
          <w:tcPr>
            <w:tcW w:w="0" w:type="auto"/>
            <w:vMerge/>
            <w:tcBorders>
              <w:left w:val="single" w:sz="4" w:space="0" w:color="auto"/>
              <w:right w:val="single" w:sz="4" w:space="0" w:color="auto"/>
            </w:tcBorders>
            <w:vAlign w:val="center"/>
          </w:tcPr>
          <w:p w14:paraId="06DE3F96" w14:textId="77777777" w:rsidR="000F713F" w:rsidRPr="000F713F" w:rsidRDefault="000F713F" w:rsidP="000F713F">
            <w:pPr>
              <w:ind w:left="720" w:hanging="720"/>
              <w:rPr>
                <w:ins w:id="170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73A18FD" w14:textId="77777777" w:rsidR="000F713F" w:rsidRPr="000F713F" w:rsidRDefault="000F713F" w:rsidP="000F713F">
            <w:pPr>
              <w:keepLines/>
              <w:numPr>
                <w:ilvl w:val="0"/>
                <w:numId w:val="33"/>
              </w:numPr>
              <w:spacing w:before="40" w:after="40"/>
              <w:ind w:firstLine="0"/>
              <w:jc w:val="center"/>
              <w:rPr>
                <w:ins w:id="1710" w:author="Huawei" w:date="2018-03-28T15:01:00Z"/>
                <w:rFonts w:ascii="Symbol" w:eastAsia="SimSun" w:hAnsi="Symbol"/>
                <w:i/>
                <w:sz w:val="16"/>
                <w:szCs w:val="18"/>
                <w:lang w:eastAsia="x-none"/>
              </w:rPr>
            </w:pPr>
            <w:ins w:id="1711" w:author="Huawei" w:date="2018-03-28T15:0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2ADD5DEE" w14:textId="77777777" w:rsidR="000F713F" w:rsidRPr="000F713F" w:rsidRDefault="000F713F" w:rsidP="000F713F">
            <w:pPr>
              <w:keepLines/>
              <w:numPr>
                <w:ilvl w:val="0"/>
                <w:numId w:val="33"/>
              </w:numPr>
              <w:spacing w:before="40" w:after="40"/>
              <w:ind w:firstLine="0"/>
              <w:jc w:val="center"/>
              <w:rPr>
                <w:ins w:id="171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96939E6" w14:textId="77777777" w:rsidR="000F713F" w:rsidRPr="000F713F" w:rsidRDefault="000F713F" w:rsidP="000F713F">
            <w:pPr>
              <w:keepLines/>
              <w:numPr>
                <w:ilvl w:val="0"/>
                <w:numId w:val="33"/>
              </w:numPr>
              <w:spacing w:before="40" w:after="40"/>
              <w:ind w:firstLine="0"/>
              <w:jc w:val="center"/>
              <w:rPr>
                <w:ins w:id="17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4DED624" w14:textId="77777777" w:rsidR="000F713F" w:rsidRPr="000F713F" w:rsidRDefault="000F713F" w:rsidP="000F713F">
            <w:pPr>
              <w:keepLines/>
              <w:numPr>
                <w:ilvl w:val="0"/>
                <w:numId w:val="33"/>
              </w:numPr>
              <w:spacing w:before="40" w:after="40"/>
              <w:ind w:firstLine="0"/>
              <w:jc w:val="center"/>
              <w:rPr>
                <w:ins w:id="17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3C9F5A7" w14:textId="77777777" w:rsidR="000F713F" w:rsidRPr="000F713F" w:rsidRDefault="000F713F" w:rsidP="000F713F">
            <w:pPr>
              <w:keepLines/>
              <w:numPr>
                <w:ilvl w:val="0"/>
                <w:numId w:val="33"/>
              </w:numPr>
              <w:spacing w:before="40" w:after="40"/>
              <w:ind w:firstLine="0"/>
              <w:jc w:val="center"/>
              <w:rPr>
                <w:ins w:id="17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E1C196" w14:textId="77777777" w:rsidR="000F713F" w:rsidRPr="000F713F" w:rsidRDefault="000F713F" w:rsidP="000F713F">
            <w:pPr>
              <w:keepLines/>
              <w:numPr>
                <w:ilvl w:val="0"/>
                <w:numId w:val="33"/>
              </w:numPr>
              <w:spacing w:before="40" w:after="40"/>
              <w:ind w:firstLine="0"/>
              <w:jc w:val="center"/>
              <w:rPr>
                <w:ins w:id="17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CC80FF" w14:textId="77777777" w:rsidR="000F713F" w:rsidRPr="000F713F" w:rsidRDefault="000F713F" w:rsidP="000F713F">
            <w:pPr>
              <w:keepLines/>
              <w:numPr>
                <w:ilvl w:val="0"/>
                <w:numId w:val="33"/>
              </w:numPr>
              <w:spacing w:before="40" w:after="40"/>
              <w:ind w:firstLine="0"/>
              <w:jc w:val="center"/>
              <w:rPr>
                <w:ins w:id="171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07D6086" w14:textId="77777777" w:rsidR="000F713F" w:rsidRPr="000F713F" w:rsidRDefault="000F713F" w:rsidP="000F713F">
            <w:pPr>
              <w:keepLines/>
              <w:numPr>
                <w:ilvl w:val="0"/>
                <w:numId w:val="33"/>
              </w:numPr>
              <w:spacing w:before="40" w:after="40"/>
              <w:ind w:firstLine="0"/>
              <w:jc w:val="center"/>
              <w:rPr>
                <w:ins w:id="171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4ECBCC4" w14:textId="77777777" w:rsidR="000F713F" w:rsidRPr="000F713F" w:rsidRDefault="000F713F" w:rsidP="000F713F">
            <w:pPr>
              <w:keepLines/>
              <w:numPr>
                <w:ilvl w:val="0"/>
                <w:numId w:val="33"/>
              </w:numPr>
              <w:spacing w:before="40" w:after="40"/>
              <w:ind w:firstLine="0"/>
              <w:jc w:val="center"/>
              <w:rPr>
                <w:ins w:id="171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912601B" w14:textId="77777777" w:rsidR="000F713F" w:rsidRPr="000F713F" w:rsidRDefault="000F713F" w:rsidP="000F713F">
            <w:pPr>
              <w:keepLines/>
              <w:numPr>
                <w:ilvl w:val="0"/>
                <w:numId w:val="33"/>
              </w:numPr>
              <w:spacing w:before="40" w:after="40"/>
              <w:ind w:firstLine="0"/>
              <w:jc w:val="center"/>
              <w:rPr>
                <w:ins w:id="1720" w:author="Huawei" w:date="2018-03-28T15:01:00Z"/>
                <w:rFonts w:ascii="Times New Roman" w:eastAsia="SimSun" w:hAnsi="Times New Roman"/>
                <w:color w:val="000000"/>
                <w:kern w:val="24"/>
                <w:sz w:val="16"/>
                <w:szCs w:val="18"/>
                <w:lang w:eastAsia="x-none"/>
              </w:rPr>
            </w:pPr>
          </w:p>
        </w:tc>
      </w:tr>
      <w:tr w:rsidR="000F713F" w:rsidRPr="000F713F" w14:paraId="47C39E91" w14:textId="77777777" w:rsidTr="000F713F">
        <w:trPr>
          <w:cantSplit/>
          <w:jc w:val="center"/>
          <w:ins w:id="1721" w:author="Huawei" w:date="2018-03-28T15:01:00Z"/>
        </w:trPr>
        <w:tc>
          <w:tcPr>
            <w:tcW w:w="0" w:type="auto"/>
            <w:vMerge/>
            <w:tcBorders>
              <w:left w:val="single" w:sz="4" w:space="0" w:color="auto"/>
              <w:right w:val="single" w:sz="4" w:space="0" w:color="auto"/>
            </w:tcBorders>
            <w:vAlign w:val="center"/>
          </w:tcPr>
          <w:p w14:paraId="5E333569" w14:textId="77777777" w:rsidR="000F713F" w:rsidRPr="000F713F" w:rsidRDefault="000F713F" w:rsidP="000F713F">
            <w:pPr>
              <w:ind w:left="720" w:hanging="720"/>
              <w:rPr>
                <w:ins w:id="1722"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D94F8D9" w14:textId="77777777" w:rsidR="000F713F" w:rsidRPr="000F713F" w:rsidRDefault="000F713F" w:rsidP="000F713F">
            <w:pPr>
              <w:keepLines/>
              <w:numPr>
                <w:ilvl w:val="0"/>
                <w:numId w:val="33"/>
              </w:numPr>
              <w:spacing w:before="40" w:after="40"/>
              <w:ind w:firstLine="0"/>
              <w:jc w:val="center"/>
              <w:rPr>
                <w:ins w:id="1723" w:author="Huawei" w:date="2018-03-28T15:01:00Z"/>
                <w:rFonts w:ascii="Symbol" w:eastAsia="SimSun" w:hAnsi="Symbol"/>
                <w:i/>
                <w:sz w:val="16"/>
                <w:szCs w:val="18"/>
                <w:lang w:eastAsia="x-none"/>
              </w:rPr>
            </w:pPr>
            <w:ins w:id="1724"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071B98C4" w14:textId="77777777" w:rsidR="000F713F" w:rsidRPr="000F713F" w:rsidRDefault="000F713F" w:rsidP="000F713F">
            <w:pPr>
              <w:keepLines/>
              <w:numPr>
                <w:ilvl w:val="0"/>
                <w:numId w:val="33"/>
              </w:numPr>
              <w:spacing w:before="40" w:after="40"/>
              <w:ind w:firstLine="0"/>
              <w:jc w:val="center"/>
              <w:rPr>
                <w:ins w:id="172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8C05B76" w14:textId="77777777" w:rsidR="000F713F" w:rsidRPr="000F713F" w:rsidRDefault="000F713F" w:rsidP="000F713F">
            <w:pPr>
              <w:keepLines/>
              <w:numPr>
                <w:ilvl w:val="0"/>
                <w:numId w:val="33"/>
              </w:numPr>
              <w:spacing w:before="40" w:after="40"/>
              <w:ind w:firstLine="0"/>
              <w:jc w:val="center"/>
              <w:rPr>
                <w:ins w:id="17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81A9EB" w14:textId="77777777" w:rsidR="000F713F" w:rsidRPr="000F713F" w:rsidRDefault="000F713F" w:rsidP="000F713F">
            <w:pPr>
              <w:keepLines/>
              <w:numPr>
                <w:ilvl w:val="0"/>
                <w:numId w:val="33"/>
              </w:numPr>
              <w:spacing w:before="40" w:after="40"/>
              <w:ind w:firstLine="0"/>
              <w:jc w:val="center"/>
              <w:rPr>
                <w:ins w:id="17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604D01" w14:textId="77777777" w:rsidR="000F713F" w:rsidRPr="000F713F" w:rsidRDefault="000F713F" w:rsidP="000F713F">
            <w:pPr>
              <w:keepLines/>
              <w:numPr>
                <w:ilvl w:val="0"/>
                <w:numId w:val="33"/>
              </w:numPr>
              <w:spacing w:before="40" w:after="40"/>
              <w:ind w:firstLine="0"/>
              <w:jc w:val="center"/>
              <w:rPr>
                <w:ins w:id="17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76CE6C" w14:textId="77777777" w:rsidR="000F713F" w:rsidRPr="000F713F" w:rsidRDefault="000F713F" w:rsidP="000F713F">
            <w:pPr>
              <w:keepLines/>
              <w:numPr>
                <w:ilvl w:val="0"/>
                <w:numId w:val="33"/>
              </w:numPr>
              <w:spacing w:before="40" w:after="40"/>
              <w:ind w:firstLine="0"/>
              <w:jc w:val="center"/>
              <w:rPr>
                <w:ins w:id="172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D9BB69" w14:textId="77777777" w:rsidR="000F713F" w:rsidRPr="000F713F" w:rsidRDefault="000F713F" w:rsidP="000F713F">
            <w:pPr>
              <w:keepLines/>
              <w:numPr>
                <w:ilvl w:val="0"/>
                <w:numId w:val="33"/>
              </w:numPr>
              <w:spacing w:before="40" w:after="40"/>
              <w:ind w:firstLine="0"/>
              <w:jc w:val="center"/>
              <w:rPr>
                <w:ins w:id="173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F76B22" w14:textId="77777777" w:rsidR="000F713F" w:rsidRPr="000F713F" w:rsidRDefault="000F713F" w:rsidP="000F713F">
            <w:pPr>
              <w:keepLines/>
              <w:numPr>
                <w:ilvl w:val="0"/>
                <w:numId w:val="33"/>
              </w:numPr>
              <w:spacing w:before="40" w:after="40"/>
              <w:ind w:firstLine="0"/>
              <w:jc w:val="center"/>
              <w:rPr>
                <w:ins w:id="173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D5D5D6" w14:textId="77777777" w:rsidR="000F713F" w:rsidRPr="000F713F" w:rsidRDefault="000F713F" w:rsidP="000F713F">
            <w:pPr>
              <w:keepLines/>
              <w:numPr>
                <w:ilvl w:val="0"/>
                <w:numId w:val="33"/>
              </w:numPr>
              <w:spacing w:before="40" w:after="40"/>
              <w:ind w:firstLine="0"/>
              <w:jc w:val="center"/>
              <w:rPr>
                <w:ins w:id="173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B794E75" w14:textId="77777777" w:rsidR="000F713F" w:rsidRPr="000F713F" w:rsidRDefault="000F713F" w:rsidP="000F713F">
            <w:pPr>
              <w:keepLines/>
              <w:numPr>
                <w:ilvl w:val="0"/>
                <w:numId w:val="33"/>
              </w:numPr>
              <w:spacing w:before="40" w:after="40"/>
              <w:ind w:firstLine="0"/>
              <w:jc w:val="center"/>
              <w:rPr>
                <w:ins w:id="1733" w:author="Huawei" w:date="2018-03-28T15:01:00Z"/>
                <w:rFonts w:ascii="Times New Roman" w:eastAsia="SimSun" w:hAnsi="Times New Roman"/>
                <w:color w:val="000000"/>
                <w:kern w:val="24"/>
                <w:sz w:val="16"/>
                <w:szCs w:val="18"/>
                <w:lang w:eastAsia="x-none"/>
              </w:rPr>
            </w:pPr>
          </w:p>
        </w:tc>
      </w:tr>
      <w:tr w:rsidR="000F713F" w:rsidRPr="000F713F" w14:paraId="5C7B909B" w14:textId="77777777" w:rsidTr="000F713F">
        <w:trPr>
          <w:cantSplit/>
          <w:jc w:val="center"/>
          <w:ins w:id="1734" w:author="Huawei" w:date="2018-03-28T15:01:00Z"/>
        </w:trPr>
        <w:tc>
          <w:tcPr>
            <w:tcW w:w="0" w:type="auto"/>
            <w:vMerge/>
            <w:tcBorders>
              <w:left w:val="single" w:sz="4" w:space="0" w:color="auto"/>
              <w:right w:val="single" w:sz="4" w:space="0" w:color="auto"/>
            </w:tcBorders>
            <w:vAlign w:val="center"/>
          </w:tcPr>
          <w:p w14:paraId="36A70621" w14:textId="77777777" w:rsidR="000F713F" w:rsidRPr="000F713F" w:rsidRDefault="000F713F" w:rsidP="000F713F">
            <w:pPr>
              <w:ind w:left="720" w:hanging="720"/>
              <w:rPr>
                <w:ins w:id="1735"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0A2F794" w14:textId="77777777" w:rsidR="000F713F" w:rsidRPr="000F713F" w:rsidRDefault="000F713F" w:rsidP="000F713F">
            <w:pPr>
              <w:keepLines/>
              <w:numPr>
                <w:ilvl w:val="0"/>
                <w:numId w:val="33"/>
              </w:numPr>
              <w:spacing w:before="40" w:after="40"/>
              <w:ind w:firstLine="0"/>
              <w:jc w:val="center"/>
              <w:rPr>
                <w:ins w:id="1736" w:author="Huawei" w:date="2018-03-28T15:01:00Z"/>
                <w:rFonts w:ascii="Symbol" w:eastAsia="SimSun" w:hAnsi="Symbol"/>
                <w:i/>
                <w:sz w:val="16"/>
                <w:szCs w:val="18"/>
                <w:lang w:eastAsia="x-none"/>
              </w:rPr>
            </w:pPr>
            <w:ins w:id="1737" w:author="Huawei" w:date="2018-03-28T15:01:00Z">
              <w:r w:rsidRPr="000F713F">
                <w:rPr>
                  <w:rFonts w:ascii="Times New Roman" w:eastAsia="SimSun" w:hAnsi="Times New Roman"/>
                  <w:i/>
                  <w:sz w:val="16"/>
                  <w:szCs w:val="18"/>
                  <w:lang w:eastAsia="x-none"/>
                </w:rPr>
                <w:t>DS</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4700CF91" w14:textId="77777777" w:rsidR="000F713F" w:rsidRPr="000F713F" w:rsidRDefault="000F713F" w:rsidP="000F713F">
            <w:pPr>
              <w:keepLines/>
              <w:numPr>
                <w:ilvl w:val="0"/>
                <w:numId w:val="33"/>
              </w:numPr>
              <w:spacing w:before="40" w:after="40"/>
              <w:ind w:firstLine="0"/>
              <w:jc w:val="center"/>
              <w:rPr>
                <w:ins w:id="173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527CF9C" w14:textId="77777777" w:rsidR="000F713F" w:rsidRPr="000F713F" w:rsidRDefault="000F713F" w:rsidP="000F713F">
            <w:pPr>
              <w:keepLines/>
              <w:numPr>
                <w:ilvl w:val="0"/>
                <w:numId w:val="33"/>
              </w:numPr>
              <w:spacing w:before="40" w:after="40"/>
              <w:ind w:firstLine="0"/>
              <w:jc w:val="center"/>
              <w:rPr>
                <w:ins w:id="173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5456A8" w14:textId="77777777" w:rsidR="000F713F" w:rsidRPr="000F713F" w:rsidRDefault="000F713F" w:rsidP="000F713F">
            <w:pPr>
              <w:keepLines/>
              <w:numPr>
                <w:ilvl w:val="0"/>
                <w:numId w:val="33"/>
              </w:numPr>
              <w:spacing w:before="40" w:after="40"/>
              <w:ind w:firstLine="0"/>
              <w:jc w:val="center"/>
              <w:rPr>
                <w:ins w:id="17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8D53B5" w14:textId="77777777" w:rsidR="000F713F" w:rsidRPr="000F713F" w:rsidRDefault="000F713F" w:rsidP="000F713F">
            <w:pPr>
              <w:keepLines/>
              <w:numPr>
                <w:ilvl w:val="0"/>
                <w:numId w:val="33"/>
              </w:numPr>
              <w:spacing w:before="40" w:after="40"/>
              <w:ind w:firstLine="0"/>
              <w:jc w:val="center"/>
              <w:rPr>
                <w:ins w:id="174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9D11715" w14:textId="77777777" w:rsidR="000F713F" w:rsidRPr="000F713F" w:rsidRDefault="000F713F" w:rsidP="000F713F">
            <w:pPr>
              <w:keepLines/>
              <w:numPr>
                <w:ilvl w:val="0"/>
                <w:numId w:val="33"/>
              </w:numPr>
              <w:spacing w:before="40" w:after="40"/>
              <w:ind w:firstLine="0"/>
              <w:jc w:val="center"/>
              <w:rPr>
                <w:ins w:id="174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6F2951" w14:textId="77777777" w:rsidR="000F713F" w:rsidRPr="000F713F" w:rsidRDefault="000F713F" w:rsidP="000F713F">
            <w:pPr>
              <w:keepLines/>
              <w:numPr>
                <w:ilvl w:val="0"/>
                <w:numId w:val="33"/>
              </w:numPr>
              <w:spacing w:before="40" w:after="40"/>
              <w:ind w:firstLine="0"/>
              <w:jc w:val="center"/>
              <w:rPr>
                <w:ins w:id="174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90D41B" w14:textId="77777777" w:rsidR="000F713F" w:rsidRPr="000F713F" w:rsidRDefault="000F713F" w:rsidP="000F713F">
            <w:pPr>
              <w:keepLines/>
              <w:numPr>
                <w:ilvl w:val="0"/>
                <w:numId w:val="33"/>
              </w:numPr>
              <w:spacing w:before="40" w:after="40"/>
              <w:ind w:firstLine="0"/>
              <w:jc w:val="center"/>
              <w:rPr>
                <w:ins w:id="174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25D4D1" w14:textId="77777777" w:rsidR="000F713F" w:rsidRPr="000F713F" w:rsidRDefault="000F713F" w:rsidP="000F713F">
            <w:pPr>
              <w:keepLines/>
              <w:numPr>
                <w:ilvl w:val="0"/>
                <w:numId w:val="33"/>
              </w:numPr>
              <w:spacing w:before="40" w:after="40"/>
              <w:ind w:firstLine="0"/>
              <w:jc w:val="center"/>
              <w:rPr>
                <w:ins w:id="174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D623AEE" w14:textId="77777777" w:rsidR="000F713F" w:rsidRPr="000F713F" w:rsidRDefault="000F713F" w:rsidP="000F713F">
            <w:pPr>
              <w:keepLines/>
              <w:numPr>
                <w:ilvl w:val="0"/>
                <w:numId w:val="33"/>
              </w:numPr>
              <w:spacing w:before="40" w:after="40"/>
              <w:ind w:firstLine="0"/>
              <w:jc w:val="center"/>
              <w:rPr>
                <w:ins w:id="1746" w:author="Huawei" w:date="2018-03-28T15:01:00Z"/>
                <w:rFonts w:ascii="Times New Roman" w:eastAsia="SimSun" w:hAnsi="Times New Roman"/>
                <w:color w:val="000000"/>
                <w:kern w:val="24"/>
                <w:sz w:val="16"/>
                <w:szCs w:val="18"/>
                <w:lang w:eastAsia="x-none"/>
              </w:rPr>
            </w:pPr>
          </w:p>
        </w:tc>
      </w:tr>
      <w:tr w:rsidR="000F713F" w:rsidRPr="000F713F" w14:paraId="26A0E5E5" w14:textId="77777777" w:rsidTr="000F713F">
        <w:trPr>
          <w:cantSplit/>
          <w:jc w:val="center"/>
          <w:ins w:id="1747" w:author="Huawei" w:date="2018-03-28T15:01:00Z"/>
        </w:trPr>
        <w:tc>
          <w:tcPr>
            <w:tcW w:w="0" w:type="auto"/>
            <w:vMerge/>
            <w:tcBorders>
              <w:left w:val="single" w:sz="4" w:space="0" w:color="auto"/>
              <w:right w:val="single" w:sz="4" w:space="0" w:color="auto"/>
            </w:tcBorders>
            <w:vAlign w:val="center"/>
          </w:tcPr>
          <w:p w14:paraId="0B67637A" w14:textId="77777777" w:rsidR="000F713F" w:rsidRPr="000F713F" w:rsidRDefault="000F713F" w:rsidP="000F713F">
            <w:pPr>
              <w:ind w:left="720" w:hanging="720"/>
              <w:rPr>
                <w:ins w:id="1748"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85FF8A5" w14:textId="77777777" w:rsidR="000F713F" w:rsidRPr="000F713F" w:rsidRDefault="000F713F" w:rsidP="000F713F">
            <w:pPr>
              <w:keepLines/>
              <w:numPr>
                <w:ilvl w:val="0"/>
                <w:numId w:val="33"/>
              </w:numPr>
              <w:spacing w:before="40" w:after="40"/>
              <w:ind w:firstLine="0"/>
              <w:jc w:val="center"/>
              <w:rPr>
                <w:ins w:id="1749" w:author="Huawei" w:date="2018-03-28T15:01:00Z"/>
                <w:rFonts w:ascii="Symbol" w:eastAsia="SimSun" w:hAnsi="Symbol"/>
                <w:i/>
                <w:sz w:val="16"/>
                <w:szCs w:val="18"/>
                <w:lang w:eastAsia="x-none"/>
              </w:rPr>
            </w:pPr>
            <w:ins w:id="1750"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vertAlign w:val="subscript"/>
                  <w:lang w:eastAsia="x-none"/>
                </w:rPr>
                <w:t xml:space="preserve"> </w:t>
              </w:r>
              <w:r w:rsidRPr="000F713F">
                <w:rPr>
                  <w:rFonts w:ascii="Times New Roman" w:eastAsia="SimSun" w:hAnsi="Times New Roman"/>
                  <w:sz w:val="16"/>
                  <w:szCs w:val="18"/>
                  <w:lang w:eastAsia="x-none"/>
                </w:rPr>
                <w:t xml:space="preserve">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34D283B2" w14:textId="77777777" w:rsidR="000F713F" w:rsidRPr="000F713F" w:rsidRDefault="000F713F" w:rsidP="000F713F">
            <w:pPr>
              <w:keepLines/>
              <w:numPr>
                <w:ilvl w:val="0"/>
                <w:numId w:val="33"/>
              </w:numPr>
              <w:spacing w:before="40" w:after="40"/>
              <w:ind w:firstLine="0"/>
              <w:jc w:val="center"/>
              <w:rPr>
                <w:ins w:id="175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B130E85" w14:textId="77777777" w:rsidR="000F713F" w:rsidRPr="000F713F" w:rsidRDefault="000F713F" w:rsidP="000F713F">
            <w:pPr>
              <w:keepLines/>
              <w:numPr>
                <w:ilvl w:val="0"/>
                <w:numId w:val="33"/>
              </w:numPr>
              <w:spacing w:before="40" w:after="40"/>
              <w:ind w:firstLine="0"/>
              <w:jc w:val="center"/>
              <w:rPr>
                <w:ins w:id="175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520C966" w14:textId="77777777" w:rsidR="000F713F" w:rsidRPr="000F713F" w:rsidRDefault="000F713F" w:rsidP="000F713F">
            <w:pPr>
              <w:keepLines/>
              <w:numPr>
                <w:ilvl w:val="0"/>
                <w:numId w:val="33"/>
              </w:numPr>
              <w:spacing w:before="40" w:after="40"/>
              <w:ind w:firstLine="0"/>
              <w:jc w:val="center"/>
              <w:rPr>
                <w:ins w:id="17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DB3A08" w14:textId="77777777" w:rsidR="000F713F" w:rsidRPr="000F713F" w:rsidRDefault="000F713F" w:rsidP="000F713F">
            <w:pPr>
              <w:keepLines/>
              <w:numPr>
                <w:ilvl w:val="0"/>
                <w:numId w:val="33"/>
              </w:numPr>
              <w:spacing w:before="40" w:after="40"/>
              <w:ind w:firstLine="0"/>
              <w:jc w:val="center"/>
              <w:rPr>
                <w:ins w:id="175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4DEEA4" w14:textId="77777777" w:rsidR="000F713F" w:rsidRPr="000F713F" w:rsidRDefault="000F713F" w:rsidP="000F713F">
            <w:pPr>
              <w:keepLines/>
              <w:numPr>
                <w:ilvl w:val="0"/>
                <w:numId w:val="33"/>
              </w:numPr>
              <w:spacing w:before="40" w:after="40"/>
              <w:ind w:firstLine="0"/>
              <w:jc w:val="center"/>
              <w:rPr>
                <w:ins w:id="175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C8EA16" w14:textId="77777777" w:rsidR="000F713F" w:rsidRPr="000F713F" w:rsidRDefault="000F713F" w:rsidP="000F713F">
            <w:pPr>
              <w:keepLines/>
              <w:numPr>
                <w:ilvl w:val="0"/>
                <w:numId w:val="33"/>
              </w:numPr>
              <w:spacing w:before="40" w:after="40"/>
              <w:ind w:firstLine="0"/>
              <w:jc w:val="center"/>
              <w:rPr>
                <w:ins w:id="175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C92608" w14:textId="77777777" w:rsidR="000F713F" w:rsidRPr="000F713F" w:rsidRDefault="000F713F" w:rsidP="000F713F">
            <w:pPr>
              <w:keepLines/>
              <w:numPr>
                <w:ilvl w:val="0"/>
                <w:numId w:val="33"/>
              </w:numPr>
              <w:spacing w:before="40" w:after="40"/>
              <w:ind w:firstLine="0"/>
              <w:jc w:val="center"/>
              <w:rPr>
                <w:ins w:id="175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C4EB28" w14:textId="77777777" w:rsidR="000F713F" w:rsidRPr="000F713F" w:rsidRDefault="000F713F" w:rsidP="000F713F">
            <w:pPr>
              <w:keepLines/>
              <w:numPr>
                <w:ilvl w:val="0"/>
                <w:numId w:val="33"/>
              </w:numPr>
              <w:spacing w:before="40" w:after="40"/>
              <w:ind w:firstLine="0"/>
              <w:jc w:val="center"/>
              <w:rPr>
                <w:ins w:id="175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47E26BC" w14:textId="77777777" w:rsidR="000F713F" w:rsidRPr="000F713F" w:rsidRDefault="000F713F" w:rsidP="000F713F">
            <w:pPr>
              <w:keepLines/>
              <w:numPr>
                <w:ilvl w:val="0"/>
                <w:numId w:val="33"/>
              </w:numPr>
              <w:spacing w:before="40" w:after="40"/>
              <w:ind w:firstLine="0"/>
              <w:jc w:val="center"/>
              <w:rPr>
                <w:ins w:id="1759" w:author="Huawei" w:date="2018-03-28T15:01:00Z"/>
                <w:rFonts w:ascii="Times New Roman" w:eastAsia="SimSun" w:hAnsi="Times New Roman"/>
                <w:color w:val="000000"/>
                <w:kern w:val="24"/>
                <w:sz w:val="16"/>
                <w:szCs w:val="18"/>
                <w:lang w:eastAsia="x-none"/>
              </w:rPr>
            </w:pPr>
          </w:p>
        </w:tc>
      </w:tr>
      <w:tr w:rsidR="000F713F" w:rsidRPr="000F713F" w14:paraId="7DF56FA7" w14:textId="77777777" w:rsidTr="000F713F">
        <w:trPr>
          <w:cantSplit/>
          <w:jc w:val="center"/>
          <w:ins w:id="1760" w:author="Huawei" w:date="2018-03-28T15:01:00Z"/>
        </w:trPr>
        <w:tc>
          <w:tcPr>
            <w:tcW w:w="0" w:type="auto"/>
            <w:vMerge/>
            <w:tcBorders>
              <w:left w:val="single" w:sz="4" w:space="0" w:color="auto"/>
              <w:right w:val="single" w:sz="4" w:space="0" w:color="auto"/>
            </w:tcBorders>
            <w:vAlign w:val="center"/>
          </w:tcPr>
          <w:p w14:paraId="05A055BE" w14:textId="77777777" w:rsidR="000F713F" w:rsidRPr="000F713F" w:rsidRDefault="000F713F" w:rsidP="000F713F">
            <w:pPr>
              <w:ind w:left="720" w:hanging="720"/>
              <w:rPr>
                <w:ins w:id="1761"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305FB70" w14:textId="77777777" w:rsidR="000F713F" w:rsidRPr="000F713F" w:rsidRDefault="000F713F" w:rsidP="000F713F">
            <w:pPr>
              <w:keepLines/>
              <w:numPr>
                <w:ilvl w:val="0"/>
                <w:numId w:val="33"/>
              </w:numPr>
              <w:spacing w:before="40" w:after="40"/>
              <w:ind w:firstLine="0"/>
              <w:jc w:val="center"/>
              <w:rPr>
                <w:ins w:id="1762" w:author="Huawei" w:date="2018-03-28T15:01:00Z"/>
                <w:rFonts w:ascii="Symbol" w:eastAsia="SimSun" w:hAnsi="Symbol"/>
                <w:i/>
                <w:sz w:val="16"/>
                <w:szCs w:val="18"/>
                <w:lang w:eastAsia="x-none"/>
              </w:rPr>
            </w:pPr>
            <w:ins w:id="1763"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478BF857" w14:textId="77777777" w:rsidR="000F713F" w:rsidRPr="000F713F" w:rsidRDefault="000F713F" w:rsidP="000F713F">
            <w:pPr>
              <w:keepLines/>
              <w:numPr>
                <w:ilvl w:val="0"/>
                <w:numId w:val="33"/>
              </w:numPr>
              <w:spacing w:before="40" w:after="40"/>
              <w:ind w:firstLine="0"/>
              <w:jc w:val="center"/>
              <w:rPr>
                <w:ins w:id="176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FC2F6CC" w14:textId="77777777" w:rsidR="000F713F" w:rsidRPr="000F713F" w:rsidRDefault="000F713F" w:rsidP="000F713F">
            <w:pPr>
              <w:keepLines/>
              <w:numPr>
                <w:ilvl w:val="0"/>
                <w:numId w:val="33"/>
              </w:numPr>
              <w:spacing w:before="40" w:after="40"/>
              <w:ind w:firstLine="0"/>
              <w:jc w:val="center"/>
              <w:rPr>
                <w:ins w:id="176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582DE1A" w14:textId="77777777" w:rsidR="000F713F" w:rsidRPr="000F713F" w:rsidRDefault="000F713F" w:rsidP="000F713F">
            <w:pPr>
              <w:keepLines/>
              <w:numPr>
                <w:ilvl w:val="0"/>
                <w:numId w:val="33"/>
              </w:numPr>
              <w:spacing w:before="40" w:after="40"/>
              <w:ind w:firstLine="0"/>
              <w:jc w:val="center"/>
              <w:rPr>
                <w:ins w:id="176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8F7E2A" w14:textId="77777777" w:rsidR="000F713F" w:rsidRPr="000F713F" w:rsidRDefault="000F713F" w:rsidP="000F713F">
            <w:pPr>
              <w:keepLines/>
              <w:numPr>
                <w:ilvl w:val="0"/>
                <w:numId w:val="33"/>
              </w:numPr>
              <w:spacing w:before="40" w:after="40"/>
              <w:ind w:firstLine="0"/>
              <w:jc w:val="center"/>
              <w:rPr>
                <w:ins w:id="176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3E7C841" w14:textId="77777777" w:rsidR="000F713F" w:rsidRPr="000F713F" w:rsidRDefault="000F713F" w:rsidP="000F713F">
            <w:pPr>
              <w:keepLines/>
              <w:numPr>
                <w:ilvl w:val="0"/>
                <w:numId w:val="33"/>
              </w:numPr>
              <w:spacing w:before="40" w:after="40"/>
              <w:ind w:firstLine="0"/>
              <w:jc w:val="center"/>
              <w:rPr>
                <w:ins w:id="176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DFA4BE3" w14:textId="77777777" w:rsidR="000F713F" w:rsidRPr="000F713F" w:rsidRDefault="000F713F" w:rsidP="000F713F">
            <w:pPr>
              <w:keepLines/>
              <w:numPr>
                <w:ilvl w:val="0"/>
                <w:numId w:val="33"/>
              </w:numPr>
              <w:spacing w:before="40" w:after="40"/>
              <w:ind w:firstLine="0"/>
              <w:jc w:val="center"/>
              <w:rPr>
                <w:ins w:id="176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3E4159" w14:textId="77777777" w:rsidR="000F713F" w:rsidRPr="000F713F" w:rsidRDefault="000F713F" w:rsidP="000F713F">
            <w:pPr>
              <w:keepLines/>
              <w:numPr>
                <w:ilvl w:val="0"/>
                <w:numId w:val="33"/>
              </w:numPr>
              <w:spacing w:before="40" w:after="40"/>
              <w:ind w:firstLine="0"/>
              <w:jc w:val="center"/>
              <w:rPr>
                <w:ins w:id="177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D5DACCE" w14:textId="77777777" w:rsidR="000F713F" w:rsidRPr="000F713F" w:rsidRDefault="000F713F" w:rsidP="000F713F">
            <w:pPr>
              <w:keepLines/>
              <w:numPr>
                <w:ilvl w:val="0"/>
                <w:numId w:val="33"/>
              </w:numPr>
              <w:spacing w:before="40" w:after="40"/>
              <w:ind w:firstLine="0"/>
              <w:jc w:val="center"/>
              <w:rPr>
                <w:ins w:id="177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DBB1A87" w14:textId="77777777" w:rsidR="000F713F" w:rsidRPr="000F713F" w:rsidRDefault="000F713F" w:rsidP="000F713F">
            <w:pPr>
              <w:keepLines/>
              <w:numPr>
                <w:ilvl w:val="0"/>
                <w:numId w:val="33"/>
              </w:numPr>
              <w:spacing w:before="40" w:after="40"/>
              <w:ind w:firstLine="0"/>
              <w:jc w:val="center"/>
              <w:rPr>
                <w:ins w:id="1772" w:author="Huawei" w:date="2018-03-28T15:01:00Z"/>
                <w:rFonts w:ascii="Times New Roman" w:eastAsia="SimSun" w:hAnsi="Times New Roman"/>
                <w:color w:val="000000"/>
                <w:kern w:val="24"/>
                <w:sz w:val="16"/>
                <w:szCs w:val="18"/>
                <w:lang w:eastAsia="x-none"/>
              </w:rPr>
            </w:pPr>
          </w:p>
        </w:tc>
      </w:tr>
      <w:tr w:rsidR="000F713F" w:rsidRPr="000F713F" w14:paraId="4B99DDDF" w14:textId="77777777" w:rsidTr="000F713F">
        <w:trPr>
          <w:cantSplit/>
          <w:jc w:val="center"/>
          <w:ins w:id="1773" w:author="Huawei" w:date="2018-03-28T15:01:00Z"/>
        </w:trPr>
        <w:tc>
          <w:tcPr>
            <w:tcW w:w="0" w:type="auto"/>
            <w:vMerge/>
            <w:tcBorders>
              <w:left w:val="single" w:sz="4" w:space="0" w:color="auto"/>
              <w:right w:val="single" w:sz="4" w:space="0" w:color="auto"/>
            </w:tcBorders>
            <w:vAlign w:val="center"/>
          </w:tcPr>
          <w:p w14:paraId="4BC945DD" w14:textId="77777777" w:rsidR="000F713F" w:rsidRPr="000F713F" w:rsidRDefault="000F713F" w:rsidP="000F713F">
            <w:pPr>
              <w:ind w:left="720" w:hanging="720"/>
              <w:rPr>
                <w:ins w:id="1774"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38A1438" w14:textId="77777777" w:rsidR="000F713F" w:rsidRPr="000F713F" w:rsidRDefault="000F713F" w:rsidP="000F713F">
            <w:pPr>
              <w:keepLines/>
              <w:numPr>
                <w:ilvl w:val="0"/>
                <w:numId w:val="33"/>
              </w:numPr>
              <w:spacing w:before="40" w:after="40"/>
              <w:ind w:firstLine="0"/>
              <w:jc w:val="center"/>
              <w:rPr>
                <w:ins w:id="1775" w:author="Huawei" w:date="2018-03-28T15:01:00Z"/>
                <w:rFonts w:ascii="Symbol" w:eastAsia="SimSun" w:hAnsi="Symbol"/>
                <w:i/>
                <w:sz w:val="16"/>
                <w:szCs w:val="18"/>
                <w:lang w:eastAsia="x-none"/>
              </w:rPr>
            </w:pPr>
            <w:ins w:id="1776" w:author="Huawei" w:date="2018-03-28T15:0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63364F28" w14:textId="77777777" w:rsidR="000F713F" w:rsidRPr="000F713F" w:rsidRDefault="000F713F" w:rsidP="000F713F">
            <w:pPr>
              <w:keepLines/>
              <w:numPr>
                <w:ilvl w:val="0"/>
                <w:numId w:val="33"/>
              </w:numPr>
              <w:spacing w:before="40" w:after="40"/>
              <w:ind w:firstLine="0"/>
              <w:jc w:val="center"/>
              <w:rPr>
                <w:ins w:id="177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5878ED1" w14:textId="77777777" w:rsidR="000F713F" w:rsidRPr="000F713F" w:rsidRDefault="000F713F" w:rsidP="000F713F">
            <w:pPr>
              <w:keepLines/>
              <w:numPr>
                <w:ilvl w:val="0"/>
                <w:numId w:val="33"/>
              </w:numPr>
              <w:spacing w:before="40" w:after="40"/>
              <w:ind w:firstLine="0"/>
              <w:jc w:val="center"/>
              <w:rPr>
                <w:ins w:id="177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7EC73C" w14:textId="77777777" w:rsidR="000F713F" w:rsidRPr="000F713F" w:rsidRDefault="000F713F" w:rsidP="000F713F">
            <w:pPr>
              <w:keepLines/>
              <w:numPr>
                <w:ilvl w:val="0"/>
                <w:numId w:val="33"/>
              </w:numPr>
              <w:spacing w:before="40" w:after="40"/>
              <w:ind w:firstLine="0"/>
              <w:jc w:val="center"/>
              <w:rPr>
                <w:ins w:id="177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AE2470" w14:textId="77777777" w:rsidR="000F713F" w:rsidRPr="000F713F" w:rsidRDefault="000F713F" w:rsidP="000F713F">
            <w:pPr>
              <w:keepLines/>
              <w:numPr>
                <w:ilvl w:val="0"/>
                <w:numId w:val="33"/>
              </w:numPr>
              <w:spacing w:before="40" w:after="40"/>
              <w:ind w:firstLine="0"/>
              <w:jc w:val="center"/>
              <w:rPr>
                <w:ins w:id="178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B895C9" w14:textId="77777777" w:rsidR="000F713F" w:rsidRPr="000F713F" w:rsidRDefault="000F713F" w:rsidP="000F713F">
            <w:pPr>
              <w:keepLines/>
              <w:numPr>
                <w:ilvl w:val="0"/>
                <w:numId w:val="33"/>
              </w:numPr>
              <w:spacing w:before="40" w:after="40"/>
              <w:ind w:firstLine="0"/>
              <w:jc w:val="center"/>
              <w:rPr>
                <w:ins w:id="178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57033C" w14:textId="77777777" w:rsidR="000F713F" w:rsidRPr="000F713F" w:rsidRDefault="000F713F" w:rsidP="000F713F">
            <w:pPr>
              <w:keepLines/>
              <w:numPr>
                <w:ilvl w:val="0"/>
                <w:numId w:val="33"/>
              </w:numPr>
              <w:spacing w:before="40" w:after="40"/>
              <w:ind w:firstLine="0"/>
              <w:jc w:val="center"/>
              <w:rPr>
                <w:ins w:id="178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23C5A6" w14:textId="77777777" w:rsidR="000F713F" w:rsidRPr="000F713F" w:rsidRDefault="000F713F" w:rsidP="000F713F">
            <w:pPr>
              <w:keepLines/>
              <w:numPr>
                <w:ilvl w:val="0"/>
                <w:numId w:val="33"/>
              </w:numPr>
              <w:spacing w:before="40" w:after="40"/>
              <w:ind w:firstLine="0"/>
              <w:jc w:val="center"/>
              <w:rPr>
                <w:ins w:id="178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625BA1" w14:textId="77777777" w:rsidR="000F713F" w:rsidRPr="000F713F" w:rsidRDefault="000F713F" w:rsidP="000F713F">
            <w:pPr>
              <w:keepLines/>
              <w:numPr>
                <w:ilvl w:val="0"/>
                <w:numId w:val="33"/>
              </w:numPr>
              <w:spacing w:before="40" w:after="40"/>
              <w:ind w:firstLine="0"/>
              <w:jc w:val="center"/>
              <w:rPr>
                <w:ins w:id="178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561FFA9" w14:textId="77777777" w:rsidR="000F713F" w:rsidRPr="000F713F" w:rsidRDefault="000F713F" w:rsidP="000F713F">
            <w:pPr>
              <w:keepLines/>
              <w:numPr>
                <w:ilvl w:val="0"/>
                <w:numId w:val="33"/>
              </w:numPr>
              <w:spacing w:before="40" w:after="40"/>
              <w:ind w:firstLine="0"/>
              <w:jc w:val="center"/>
              <w:rPr>
                <w:ins w:id="1785" w:author="Huawei" w:date="2018-03-28T15:01:00Z"/>
                <w:rFonts w:ascii="Times New Roman" w:eastAsia="SimSun" w:hAnsi="Times New Roman"/>
                <w:color w:val="000000"/>
                <w:kern w:val="24"/>
                <w:sz w:val="16"/>
                <w:szCs w:val="18"/>
                <w:lang w:eastAsia="x-none"/>
              </w:rPr>
            </w:pPr>
          </w:p>
        </w:tc>
      </w:tr>
      <w:tr w:rsidR="000F713F" w:rsidRPr="000F713F" w14:paraId="7ECF9B1C" w14:textId="77777777" w:rsidTr="000F713F">
        <w:trPr>
          <w:cantSplit/>
          <w:jc w:val="center"/>
          <w:ins w:id="1786" w:author="Huawei" w:date="2018-03-28T15:01:00Z"/>
        </w:trPr>
        <w:tc>
          <w:tcPr>
            <w:tcW w:w="0" w:type="auto"/>
            <w:vMerge/>
            <w:tcBorders>
              <w:left w:val="single" w:sz="4" w:space="0" w:color="auto"/>
              <w:right w:val="single" w:sz="4" w:space="0" w:color="auto"/>
            </w:tcBorders>
            <w:vAlign w:val="center"/>
          </w:tcPr>
          <w:p w14:paraId="68E18801" w14:textId="77777777" w:rsidR="000F713F" w:rsidRPr="000F713F" w:rsidRDefault="000F713F" w:rsidP="000F713F">
            <w:pPr>
              <w:ind w:left="720" w:hanging="720"/>
              <w:rPr>
                <w:ins w:id="1787"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F2B7FF5" w14:textId="77777777" w:rsidR="000F713F" w:rsidRPr="000F713F" w:rsidRDefault="000F713F" w:rsidP="000F713F">
            <w:pPr>
              <w:keepLines/>
              <w:numPr>
                <w:ilvl w:val="0"/>
                <w:numId w:val="33"/>
              </w:numPr>
              <w:spacing w:before="40" w:after="40"/>
              <w:ind w:firstLine="0"/>
              <w:jc w:val="center"/>
              <w:rPr>
                <w:ins w:id="1788" w:author="Huawei" w:date="2018-03-28T15:01:00Z"/>
                <w:rFonts w:ascii="Symbol" w:eastAsia="SimSun" w:hAnsi="Symbol"/>
                <w:i/>
                <w:sz w:val="16"/>
                <w:szCs w:val="18"/>
                <w:lang w:eastAsia="x-none"/>
              </w:rPr>
            </w:pPr>
            <w:ins w:id="1789" w:author="Huawei" w:date="2018-03-28T15:01:00Z">
              <w:r w:rsidRPr="000F713F">
                <w:rPr>
                  <w:rFonts w:ascii="Times New Roman" w:eastAsia="SimSun" w:hAnsi="Times New Roman"/>
                  <w:i/>
                  <w:sz w:val="16"/>
                  <w:szCs w:val="18"/>
                  <w:lang w:eastAsia="x-none"/>
                </w:rPr>
                <w:t>DS</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32D89B91" w14:textId="77777777" w:rsidR="000F713F" w:rsidRPr="000F713F" w:rsidRDefault="000F713F" w:rsidP="000F713F">
            <w:pPr>
              <w:keepLines/>
              <w:numPr>
                <w:ilvl w:val="0"/>
                <w:numId w:val="33"/>
              </w:numPr>
              <w:spacing w:before="40" w:after="40"/>
              <w:ind w:firstLine="0"/>
              <w:jc w:val="center"/>
              <w:rPr>
                <w:ins w:id="179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AD4E10B" w14:textId="77777777" w:rsidR="000F713F" w:rsidRPr="000F713F" w:rsidRDefault="000F713F" w:rsidP="000F713F">
            <w:pPr>
              <w:keepLines/>
              <w:numPr>
                <w:ilvl w:val="0"/>
                <w:numId w:val="33"/>
              </w:numPr>
              <w:spacing w:before="40" w:after="40"/>
              <w:ind w:firstLine="0"/>
              <w:jc w:val="center"/>
              <w:rPr>
                <w:ins w:id="179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3CA34E5" w14:textId="77777777" w:rsidR="000F713F" w:rsidRPr="000F713F" w:rsidRDefault="000F713F" w:rsidP="000F713F">
            <w:pPr>
              <w:keepLines/>
              <w:numPr>
                <w:ilvl w:val="0"/>
                <w:numId w:val="33"/>
              </w:numPr>
              <w:spacing w:before="40" w:after="40"/>
              <w:ind w:firstLine="0"/>
              <w:jc w:val="center"/>
              <w:rPr>
                <w:ins w:id="179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F5BFD1F" w14:textId="77777777" w:rsidR="000F713F" w:rsidRPr="000F713F" w:rsidRDefault="000F713F" w:rsidP="000F713F">
            <w:pPr>
              <w:keepLines/>
              <w:numPr>
                <w:ilvl w:val="0"/>
                <w:numId w:val="33"/>
              </w:numPr>
              <w:spacing w:before="40" w:after="40"/>
              <w:ind w:firstLine="0"/>
              <w:jc w:val="center"/>
              <w:rPr>
                <w:ins w:id="179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0A767D" w14:textId="77777777" w:rsidR="000F713F" w:rsidRPr="000F713F" w:rsidRDefault="000F713F" w:rsidP="000F713F">
            <w:pPr>
              <w:keepLines/>
              <w:numPr>
                <w:ilvl w:val="0"/>
                <w:numId w:val="33"/>
              </w:numPr>
              <w:spacing w:before="40" w:after="40"/>
              <w:ind w:firstLine="0"/>
              <w:jc w:val="center"/>
              <w:rPr>
                <w:ins w:id="179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70664A" w14:textId="77777777" w:rsidR="000F713F" w:rsidRPr="000F713F" w:rsidRDefault="000F713F" w:rsidP="000F713F">
            <w:pPr>
              <w:keepLines/>
              <w:numPr>
                <w:ilvl w:val="0"/>
                <w:numId w:val="33"/>
              </w:numPr>
              <w:spacing w:before="40" w:after="40"/>
              <w:ind w:firstLine="0"/>
              <w:jc w:val="center"/>
              <w:rPr>
                <w:ins w:id="179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10E64B" w14:textId="77777777" w:rsidR="000F713F" w:rsidRPr="000F713F" w:rsidRDefault="000F713F" w:rsidP="000F713F">
            <w:pPr>
              <w:keepLines/>
              <w:numPr>
                <w:ilvl w:val="0"/>
                <w:numId w:val="33"/>
              </w:numPr>
              <w:spacing w:before="40" w:after="40"/>
              <w:ind w:firstLine="0"/>
              <w:jc w:val="center"/>
              <w:rPr>
                <w:ins w:id="179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95FBB09" w14:textId="77777777" w:rsidR="000F713F" w:rsidRPr="000F713F" w:rsidRDefault="000F713F" w:rsidP="000F713F">
            <w:pPr>
              <w:keepLines/>
              <w:numPr>
                <w:ilvl w:val="0"/>
                <w:numId w:val="33"/>
              </w:numPr>
              <w:spacing w:before="40" w:after="40"/>
              <w:ind w:firstLine="0"/>
              <w:jc w:val="center"/>
              <w:rPr>
                <w:ins w:id="179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89748C6" w14:textId="77777777" w:rsidR="000F713F" w:rsidRPr="000F713F" w:rsidRDefault="000F713F" w:rsidP="000F713F">
            <w:pPr>
              <w:keepLines/>
              <w:numPr>
                <w:ilvl w:val="0"/>
                <w:numId w:val="33"/>
              </w:numPr>
              <w:spacing w:before="40" w:after="40"/>
              <w:ind w:firstLine="0"/>
              <w:jc w:val="center"/>
              <w:rPr>
                <w:ins w:id="1798" w:author="Huawei" w:date="2018-03-28T15:01:00Z"/>
                <w:rFonts w:ascii="Times New Roman" w:eastAsia="SimSun" w:hAnsi="Times New Roman"/>
                <w:color w:val="000000"/>
                <w:kern w:val="24"/>
                <w:sz w:val="16"/>
                <w:szCs w:val="18"/>
                <w:lang w:eastAsia="x-none"/>
              </w:rPr>
            </w:pPr>
          </w:p>
        </w:tc>
      </w:tr>
      <w:tr w:rsidR="000F713F" w:rsidRPr="000F713F" w14:paraId="033FAAB7" w14:textId="77777777" w:rsidTr="000F713F">
        <w:trPr>
          <w:cantSplit/>
          <w:jc w:val="center"/>
          <w:ins w:id="1799" w:author="Huawei" w:date="2018-03-28T15:01:00Z"/>
        </w:trPr>
        <w:tc>
          <w:tcPr>
            <w:tcW w:w="0" w:type="auto"/>
            <w:vMerge/>
            <w:tcBorders>
              <w:left w:val="single" w:sz="4" w:space="0" w:color="auto"/>
              <w:right w:val="single" w:sz="4" w:space="0" w:color="auto"/>
            </w:tcBorders>
            <w:vAlign w:val="center"/>
          </w:tcPr>
          <w:p w14:paraId="7D7E7070" w14:textId="77777777" w:rsidR="000F713F" w:rsidRPr="000F713F" w:rsidRDefault="000F713F" w:rsidP="000F713F">
            <w:pPr>
              <w:ind w:left="720" w:hanging="720"/>
              <w:rPr>
                <w:ins w:id="1800"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6AC6ED9" w14:textId="77777777" w:rsidR="000F713F" w:rsidRPr="000F713F" w:rsidRDefault="000F713F" w:rsidP="000F713F">
            <w:pPr>
              <w:keepLines/>
              <w:numPr>
                <w:ilvl w:val="0"/>
                <w:numId w:val="33"/>
              </w:numPr>
              <w:spacing w:before="40" w:after="40"/>
              <w:ind w:firstLine="0"/>
              <w:jc w:val="center"/>
              <w:rPr>
                <w:ins w:id="1801" w:author="Huawei" w:date="2018-03-28T15:01:00Z"/>
                <w:rFonts w:ascii="Symbol" w:eastAsia="SimSun" w:hAnsi="Symbol"/>
                <w:i/>
                <w:sz w:val="16"/>
                <w:szCs w:val="18"/>
                <w:lang w:eastAsia="x-none"/>
              </w:rPr>
            </w:pPr>
            <w:ins w:id="1802" w:author="Huawei" w:date="2018-03-28T15:01:00Z">
              <w:r w:rsidRPr="000F713F">
                <w:rPr>
                  <w:rFonts w:ascii="Times New Roman" w:eastAsia="SimSun" w:hAnsi="Times New Roman"/>
                  <w:i/>
                  <w:sz w:val="16"/>
                  <w:szCs w:val="18"/>
                  <w:lang w:eastAsia="x-none"/>
                </w:rPr>
                <w:t>SF</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502565E7" w14:textId="77777777" w:rsidR="000F713F" w:rsidRPr="000F713F" w:rsidRDefault="000F713F" w:rsidP="000F713F">
            <w:pPr>
              <w:keepLines/>
              <w:numPr>
                <w:ilvl w:val="0"/>
                <w:numId w:val="33"/>
              </w:numPr>
              <w:spacing w:before="40" w:after="40"/>
              <w:ind w:firstLine="0"/>
              <w:jc w:val="center"/>
              <w:rPr>
                <w:ins w:id="180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5C33E7C" w14:textId="77777777" w:rsidR="000F713F" w:rsidRPr="000F713F" w:rsidRDefault="000F713F" w:rsidP="000F713F">
            <w:pPr>
              <w:keepLines/>
              <w:numPr>
                <w:ilvl w:val="0"/>
                <w:numId w:val="33"/>
              </w:numPr>
              <w:spacing w:before="40" w:after="40"/>
              <w:ind w:firstLine="0"/>
              <w:jc w:val="center"/>
              <w:rPr>
                <w:ins w:id="180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4106A4" w14:textId="77777777" w:rsidR="000F713F" w:rsidRPr="000F713F" w:rsidRDefault="000F713F" w:rsidP="000F713F">
            <w:pPr>
              <w:keepLines/>
              <w:numPr>
                <w:ilvl w:val="0"/>
                <w:numId w:val="33"/>
              </w:numPr>
              <w:spacing w:before="40" w:after="40"/>
              <w:ind w:firstLine="0"/>
              <w:jc w:val="center"/>
              <w:rPr>
                <w:ins w:id="180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FA8BB7C" w14:textId="77777777" w:rsidR="000F713F" w:rsidRPr="000F713F" w:rsidRDefault="000F713F" w:rsidP="000F713F">
            <w:pPr>
              <w:keepLines/>
              <w:numPr>
                <w:ilvl w:val="0"/>
                <w:numId w:val="33"/>
              </w:numPr>
              <w:spacing w:before="40" w:after="40"/>
              <w:ind w:firstLine="0"/>
              <w:jc w:val="center"/>
              <w:rPr>
                <w:ins w:id="180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2D7245" w14:textId="77777777" w:rsidR="000F713F" w:rsidRPr="000F713F" w:rsidRDefault="000F713F" w:rsidP="000F713F">
            <w:pPr>
              <w:keepLines/>
              <w:numPr>
                <w:ilvl w:val="0"/>
                <w:numId w:val="33"/>
              </w:numPr>
              <w:spacing w:before="40" w:after="40"/>
              <w:ind w:firstLine="0"/>
              <w:jc w:val="center"/>
              <w:rPr>
                <w:ins w:id="180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857BF6" w14:textId="77777777" w:rsidR="000F713F" w:rsidRPr="000F713F" w:rsidRDefault="000F713F" w:rsidP="000F713F">
            <w:pPr>
              <w:keepLines/>
              <w:numPr>
                <w:ilvl w:val="0"/>
                <w:numId w:val="33"/>
              </w:numPr>
              <w:spacing w:before="40" w:after="40"/>
              <w:ind w:firstLine="0"/>
              <w:jc w:val="center"/>
              <w:rPr>
                <w:ins w:id="180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F15D5E" w14:textId="77777777" w:rsidR="000F713F" w:rsidRPr="000F713F" w:rsidRDefault="000F713F" w:rsidP="000F713F">
            <w:pPr>
              <w:keepLines/>
              <w:numPr>
                <w:ilvl w:val="0"/>
                <w:numId w:val="33"/>
              </w:numPr>
              <w:spacing w:before="40" w:after="40"/>
              <w:ind w:firstLine="0"/>
              <w:jc w:val="center"/>
              <w:rPr>
                <w:ins w:id="180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297A030" w14:textId="77777777" w:rsidR="000F713F" w:rsidRPr="000F713F" w:rsidRDefault="000F713F" w:rsidP="000F713F">
            <w:pPr>
              <w:keepLines/>
              <w:numPr>
                <w:ilvl w:val="0"/>
                <w:numId w:val="33"/>
              </w:numPr>
              <w:spacing w:before="40" w:after="40"/>
              <w:ind w:firstLine="0"/>
              <w:jc w:val="center"/>
              <w:rPr>
                <w:ins w:id="181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DE91E63" w14:textId="77777777" w:rsidR="000F713F" w:rsidRPr="000F713F" w:rsidRDefault="000F713F" w:rsidP="000F713F">
            <w:pPr>
              <w:keepLines/>
              <w:numPr>
                <w:ilvl w:val="0"/>
                <w:numId w:val="33"/>
              </w:numPr>
              <w:spacing w:before="40" w:after="40"/>
              <w:ind w:firstLine="0"/>
              <w:jc w:val="center"/>
              <w:rPr>
                <w:ins w:id="1811" w:author="Huawei" w:date="2018-03-28T15:01:00Z"/>
                <w:rFonts w:ascii="Times New Roman" w:eastAsia="SimSun" w:hAnsi="Times New Roman"/>
                <w:color w:val="000000"/>
                <w:kern w:val="24"/>
                <w:sz w:val="16"/>
                <w:szCs w:val="18"/>
                <w:lang w:eastAsia="x-none"/>
              </w:rPr>
            </w:pPr>
          </w:p>
        </w:tc>
      </w:tr>
      <w:tr w:rsidR="000F713F" w:rsidRPr="000F713F" w14:paraId="232007EF" w14:textId="77777777" w:rsidTr="000F713F">
        <w:trPr>
          <w:cantSplit/>
          <w:jc w:val="center"/>
          <w:ins w:id="1812" w:author="Huawei" w:date="2018-03-28T15:01:00Z"/>
        </w:trPr>
        <w:tc>
          <w:tcPr>
            <w:tcW w:w="0" w:type="auto"/>
            <w:vMerge w:val="restart"/>
            <w:tcBorders>
              <w:top w:val="single" w:sz="4" w:space="0" w:color="auto"/>
              <w:left w:val="single" w:sz="4" w:space="0" w:color="auto"/>
              <w:right w:val="single" w:sz="4" w:space="0" w:color="auto"/>
            </w:tcBorders>
            <w:vAlign w:val="center"/>
          </w:tcPr>
          <w:p w14:paraId="3C84CD6D" w14:textId="77777777" w:rsidR="000F713F" w:rsidRPr="000F713F" w:rsidRDefault="000F713F" w:rsidP="000F713F">
            <w:pPr>
              <w:ind w:left="720" w:hanging="720"/>
              <w:rPr>
                <w:ins w:id="1813" w:author="Huawei" w:date="2018-03-28T15:01:00Z"/>
                <w:rFonts w:ascii="Arial" w:eastAsia="Malgun Gothic" w:hAnsi="Arial" w:cs="Arial"/>
                <w:kern w:val="2"/>
                <w:sz w:val="16"/>
                <w:szCs w:val="18"/>
              </w:rPr>
            </w:pPr>
            <w:ins w:id="1814" w:author="Huawei" w:date="2018-03-28T15:01:00Z">
              <w:r w:rsidRPr="000F713F">
                <w:rPr>
                  <w:rFonts w:ascii="Arial" w:eastAsia="Malgun Gothic" w:hAnsi="Arial" w:cs="Arial"/>
                  <w:kern w:val="2"/>
                  <w:sz w:val="16"/>
                  <w:szCs w:val="18"/>
                </w:rPr>
                <w:t>Cross-Correlations</w:t>
              </w:r>
            </w:ins>
          </w:p>
        </w:tc>
        <w:tc>
          <w:tcPr>
            <w:tcW w:w="358" w:type="pct"/>
            <w:tcBorders>
              <w:top w:val="single" w:sz="4" w:space="0" w:color="auto"/>
              <w:left w:val="single" w:sz="4" w:space="0" w:color="auto"/>
              <w:bottom w:val="single" w:sz="4" w:space="0" w:color="auto"/>
              <w:right w:val="single" w:sz="4" w:space="0" w:color="auto"/>
            </w:tcBorders>
            <w:vAlign w:val="center"/>
          </w:tcPr>
          <w:p w14:paraId="4DC9A91D" w14:textId="77777777" w:rsidR="000F713F" w:rsidRPr="000F713F" w:rsidRDefault="000F713F" w:rsidP="000F713F">
            <w:pPr>
              <w:keepLines/>
              <w:numPr>
                <w:ilvl w:val="0"/>
                <w:numId w:val="33"/>
              </w:numPr>
              <w:spacing w:before="40" w:after="40"/>
              <w:ind w:firstLine="0"/>
              <w:jc w:val="center"/>
              <w:rPr>
                <w:ins w:id="1815" w:author="Huawei" w:date="2018-03-28T15:01:00Z"/>
                <w:rFonts w:ascii="Times New Roman" w:eastAsia="SimSun" w:hAnsi="Times New Roman"/>
                <w:i/>
                <w:sz w:val="16"/>
                <w:szCs w:val="18"/>
                <w:lang w:eastAsia="x-none"/>
              </w:rPr>
            </w:pPr>
            <w:ins w:id="1816"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4C699833" w14:textId="77777777" w:rsidR="000F713F" w:rsidRPr="000F713F" w:rsidRDefault="000F713F" w:rsidP="000F713F">
            <w:pPr>
              <w:keepLines/>
              <w:numPr>
                <w:ilvl w:val="0"/>
                <w:numId w:val="33"/>
              </w:numPr>
              <w:spacing w:before="40" w:after="40"/>
              <w:ind w:firstLine="0"/>
              <w:jc w:val="center"/>
              <w:rPr>
                <w:ins w:id="181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A00AE21" w14:textId="77777777" w:rsidR="000F713F" w:rsidRPr="000F713F" w:rsidRDefault="000F713F" w:rsidP="000F713F">
            <w:pPr>
              <w:keepLines/>
              <w:numPr>
                <w:ilvl w:val="0"/>
                <w:numId w:val="33"/>
              </w:numPr>
              <w:spacing w:before="40" w:after="40"/>
              <w:ind w:firstLine="0"/>
              <w:jc w:val="center"/>
              <w:rPr>
                <w:ins w:id="181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24D40C" w14:textId="77777777" w:rsidR="000F713F" w:rsidRPr="000F713F" w:rsidRDefault="000F713F" w:rsidP="000F713F">
            <w:pPr>
              <w:keepLines/>
              <w:numPr>
                <w:ilvl w:val="0"/>
                <w:numId w:val="33"/>
              </w:numPr>
              <w:spacing w:before="40" w:after="40"/>
              <w:ind w:firstLine="0"/>
              <w:jc w:val="center"/>
              <w:rPr>
                <w:ins w:id="181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E7A2B5" w14:textId="77777777" w:rsidR="000F713F" w:rsidRPr="000F713F" w:rsidRDefault="000F713F" w:rsidP="000F713F">
            <w:pPr>
              <w:keepLines/>
              <w:numPr>
                <w:ilvl w:val="0"/>
                <w:numId w:val="33"/>
              </w:numPr>
              <w:spacing w:before="40" w:after="40"/>
              <w:ind w:firstLine="0"/>
              <w:jc w:val="center"/>
              <w:rPr>
                <w:ins w:id="182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59C521" w14:textId="77777777" w:rsidR="000F713F" w:rsidRPr="000F713F" w:rsidRDefault="000F713F" w:rsidP="000F713F">
            <w:pPr>
              <w:keepLines/>
              <w:numPr>
                <w:ilvl w:val="0"/>
                <w:numId w:val="33"/>
              </w:numPr>
              <w:spacing w:before="40" w:after="40"/>
              <w:ind w:firstLine="0"/>
              <w:jc w:val="center"/>
              <w:rPr>
                <w:ins w:id="182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EC78DB" w14:textId="77777777" w:rsidR="000F713F" w:rsidRPr="000F713F" w:rsidRDefault="000F713F" w:rsidP="000F713F">
            <w:pPr>
              <w:keepLines/>
              <w:numPr>
                <w:ilvl w:val="0"/>
                <w:numId w:val="33"/>
              </w:numPr>
              <w:spacing w:before="40" w:after="40"/>
              <w:ind w:firstLine="0"/>
              <w:jc w:val="center"/>
              <w:rPr>
                <w:ins w:id="182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BE51251" w14:textId="77777777" w:rsidR="000F713F" w:rsidRPr="000F713F" w:rsidRDefault="000F713F" w:rsidP="000F713F">
            <w:pPr>
              <w:keepLines/>
              <w:numPr>
                <w:ilvl w:val="0"/>
                <w:numId w:val="33"/>
              </w:numPr>
              <w:spacing w:before="40" w:after="40"/>
              <w:ind w:firstLine="0"/>
              <w:jc w:val="center"/>
              <w:rPr>
                <w:ins w:id="182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DFCA66E" w14:textId="77777777" w:rsidR="000F713F" w:rsidRPr="000F713F" w:rsidRDefault="000F713F" w:rsidP="000F713F">
            <w:pPr>
              <w:keepLines/>
              <w:numPr>
                <w:ilvl w:val="0"/>
                <w:numId w:val="33"/>
              </w:numPr>
              <w:spacing w:before="40" w:after="40"/>
              <w:ind w:firstLine="0"/>
              <w:jc w:val="center"/>
              <w:rPr>
                <w:ins w:id="182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089D793" w14:textId="77777777" w:rsidR="000F713F" w:rsidRPr="000F713F" w:rsidRDefault="000F713F" w:rsidP="000F713F">
            <w:pPr>
              <w:keepLines/>
              <w:numPr>
                <w:ilvl w:val="0"/>
                <w:numId w:val="33"/>
              </w:numPr>
              <w:spacing w:before="40" w:after="40"/>
              <w:ind w:firstLine="0"/>
              <w:jc w:val="center"/>
              <w:rPr>
                <w:ins w:id="1825" w:author="Huawei" w:date="2018-03-28T15:01:00Z"/>
                <w:rFonts w:ascii="Times New Roman" w:eastAsia="SimSun" w:hAnsi="Times New Roman"/>
                <w:color w:val="000000"/>
                <w:kern w:val="24"/>
                <w:sz w:val="16"/>
                <w:szCs w:val="18"/>
                <w:lang w:eastAsia="x-none"/>
              </w:rPr>
            </w:pPr>
          </w:p>
        </w:tc>
      </w:tr>
      <w:tr w:rsidR="000F713F" w:rsidRPr="000F713F" w14:paraId="38AF9357" w14:textId="77777777" w:rsidTr="000F713F">
        <w:trPr>
          <w:cantSplit/>
          <w:jc w:val="center"/>
          <w:ins w:id="1826" w:author="Huawei" w:date="2018-03-28T15:01:00Z"/>
        </w:trPr>
        <w:tc>
          <w:tcPr>
            <w:tcW w:w="0" w:type="auto"/>
            <w:vMerge/>
            <w:tcBorders>
              <w:left w:val="single" w:sz="4" w:space="0" w:color="auto"/>
              <w:right w:val="single" w:sz="4" w:space="0" w:color="auto"/>
            </w:tcBorders>
            <w:vAlign w:val="center"/>
          </w:tcPr>
          <w:p w14:paraId="1EDD1406" w14:textId="77777777" w:rsidR="000F713F" w:rsidRPr="000F713F" w:rsidRDefault="000F713F" w:rsidP="000F713F">
            <w:pPr>
              <w:ind w:left="720" w:hanging="720"/>
              <w:rPr>
                <w:ins w:id="1827"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255E680" w14:textId="77777777" w:rsidR="000F713F" w:rsidRPr="000F713F" w:rsidRDefault="000F713F" w:rsidP="000F713F">
            <w:pPr>
              <w:keepLines/>
              <w:numPr>
                <w:ilvl w:val="0"/>
                <w:numId w:val="33"/>
              </w:numPr>
              <w:spacing w:before="40" w:after="40"/>
              <w:ind w:firstLine="0"/>
              <w:jc w:val="center"/>
              <w:rPr>
                <w:ins w:id="1828" w:author="Huawei" w:date="2018-03-28T15:01:00Z"/>
                <w:rFonts w:ascii="Times New Roman" w:eastAsia="SimSun" w:hAnsi="Times New Roman"/>
                <w:i/>
                <w:sz w:val="16"/>
                <w:szCs w:val="18"/>
                <w:lang w:eastAsia="x-none"/>
              </w:rPr>
            </w:pPr>
            <w:ins w:id="1829"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54787871" w14:textId="77777777" w:rsidR="000F713F" w:rsidRPr="000F713F" w:rsidRDefault="000F713F" w:rsidP="000F713F">
            <w:pPr>
              <w:keepLines/>
              <w:numPr>
                <w:ilvl w:val="0"/>
                <w:numId w:val="33"/>
              </w:numPr>
              <w:spacing w:before="40" w:after="40"/>
              <w:ind w:firstLine="0"/>
              <w:jc w:val="center"/>
              <w:rPr>
                <w:ins w:id="183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CB16CE1" w14:textId="77777777" w:rsidR="000F713F" w:rsidRPr="000F713F" w:rsidRDefault="000F713F" w:rsidP="000F713F">
            <w:pPr>
              <w:keepLines/>
              <w:numPr>
                <w:ilvl w:val="0"/>
                <w:numId w:val="33"/>
              </w:numPr>
              <w:spacing w:before="40" w:after="40"/>
              <w:ind w:firstLine="0"/>
              <w:jc w:val="center"/>
              <w:rPr>
                <w:ins w:id="183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AAC7CF" w14:textId="77777777" w:rsidR="000F713F" w:rsidRPr="000F713F" w:rsidRDefault="000F713F" w:rsidP="000F713F">
            <w:pPr>
              <w:keepLines/>
              <w:numPr>
                <w:ilvl w:val="0"/>
                <w:numId w:val="33"/>
              </w:numPr>
              <w:spacing w:before="40" w:after="40"/>
              <w:ind w:firstLine="0"/>
              <w:jc w:val="center"/>
              <w:rPr>
                <w:ins w:id="183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C02266" w14:textId="77777777" w:rsidR="000F713F" w:rsidRPr="000F713F" w:rsidRDefault="000F713F" w:rsidP="000F713F">
            <w:pPr>
              <w:keepLines/>
              <w:numPr>
                <w:ilvl w:val="0"/>
                <w:numId w:val="33"/>
              </w:numPr>
              <w:spacing w:before="40" w:after="40"/>
              <w:ind w:firstLine="0"/>
              <w:jc w:val="center"/>
              <w:rPr>
                <w:ins w:id="183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4F4607E" w14:textId="77777777" w:rsidR="000F713F" w:rsidRPr="000F713F" w:rsidRDefault="000F713F" w:rsidP="000F713F">
            <w:pPr>
              <w:keepLines/>
              <w:numPr>
                <w:ilvl w:val="0"/>
                <w:numId w:val="33"/>
              </w:numPr>
              <w:spacing w:before="40" w:after="40"/>
              <w:ind w:firstLine="0"/>
              <w:jc w:val="center"/>
              <w:rPr>
                <w:ins w:id="183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26BFE2" w14:textId="77777777" w:rsidR="000F713F" w:rsidRPr="000F713F" w:rsidRDefault="000F713F" w:rsidP="000F713F">
            <w:pPr>
              <w:keepLines/>
              <w:numPr>
                <w:ilvl w:val="0"/>
                <w:numId w:val="33"/>
              </w:numPr>
              <w:spacing w:before="40" w:after="40"/>
              <w:ind w:firstLine="0"/>
              <w:jc w:val="center"/>
              <w:rPr>
                <w:ins w:id="183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F9BE91C" w14:textId="77777777" w:rsidR="000F713F" w:rsidRPr="000F713F" w:rsidRDefault="000F713F" w:rsidP="000F713F">
            <w:pPr>
              <w:keepLines/>
              <w:numPr>
                <w:ilvl w:val="0"/>
                <w:numId w:val="33"/>
              </w:numPr>
              <w:spacing w:before="40" w:after="40"/>
              <w:ind w:firstLine="0"/>
              <w:jc w:val="center"/>
              <w:rPr>
                <w:ins w:id="183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4AD73A" w14:textId="77777777" w:rsidR="000F713F" w:rsidRPr="000F713F" w:rsidRDefault="000F713F" w:rsidP="000F713F">
            <w:pPr>
              <w:keepLines/>
              <w:numPr>
                <w:ilvl w:val="0"/>
                <w:numId w:val="33"/>
              </w:numPr>
              <w:spacing w:before="40" w:after="40"/>
              <w:ind w:firstLine="0"/>
              <w:jc w:val="center"/>
              <w:rPr>
                <w:ins w:id="183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12F8FE2" w14:textId="77777777" w:rsidR="000F713F" w:rsidRPr="000F713F" w:rsidRDefault="000F713F" w:rsidP="000F713F">
            <w:pPr>
              <w:keepLines/>
              <w:numPr>
                <w:ilvl w:val="0"/>
                <w:numId w:val="33"/>
              </w:numPr>
              <w:spacing w:before="40" w:after="40"/>
              <w:ind w:firstLine="0"/>
              <w:jc w:val="center"/>
              <w:rPr>
                <w:ins w:id="1838" w:author="Huawei" w:date="2018-03-28T15:01:00Z"/>
                <w:rFonts w:ascii="Times New Roman" w:eastAsia="SimSun" w:hAnsi="Times New Roman"/>
                <w:color w:val="000000"/>
                <w:kern w:val="24"/>
                <w:sz w:val="16"/>
                <w:szCs w:val="18"/>
                <w:lang w:eastAsia="x-none"/>
              </w:rPr>
            </w:pPr>
          </w:p>
        </w:tc>
      </w:tr>
      <w:tr w:rsidR="000F713F" w:rsidRPr="000F713F" w14:paraId="0F8A73EC" w14:textId="77777777" w:rsidTr="000F713F">
        <w:trPr>
          <w:cantSplit/>
          <w:jc w:val="center"/>
          <w:ins w:id="1839" w:author="Huawei" w:date="2018-03-28T15:01:00Z"/>
        </w:trPr>
        <w:tc>
          <w:tcPr>
            <w:tcW w:w="0" w:type="auto"/>
            <w:vMerge/>
            <w:tcBorders>
              <w:left w:val="single" w:sz="4" w:space="0" w:color="auto"/>
              <w:right w:val="single" w:sz="4" w:space="0" w:color="auto"/>
            </w:tcBorders>
            <w:vAlign w:val="center"/>
          </w:tcPr>
          <w:p w14:paraId="42B439F6" w14:textId="77777777" w:rsidR="000F713F" w:rsidRPr="000F713F" w:rsidRDefault="000F713F" w:rsidP="000F713F">
            <w:pPr>
              <w:ind w:left="720" w:hanging="720"/>
              <w:rPr>
                <w:ins w:id="1840"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720658A" w14:textId="77777777" w:rsidR="000F713F" w:rsidRPr="000F713F" w:rsidRDefault="000F713F" w:rsidP="000F713F">
            <w:pPr>
              <w:keepLines/>
              <w:numPr>
                <w:ilvl w:val="0"/>
                <w:numId w:val="33"/>
              </w:numPr>
              <w:spacing w:before="40" w:after="40"/>
              <w:ind w:firstLine="0"/>
              <w:jc w:val="center"/>
              <w:rPr>
                <w:ins w:id="1841" w:author="Huawei" w:date="2018-03-28T15:01:00Z"/>
                <w:rFonts w:ascii="Times New Roman" w:eastAsia="SimSun" w:hAnsi="Times New Roman"/>
                <w:i/>
                <w:sz w:val="16"/>
                <w:szCs w:val="18"/>
                <w:lang w:eastAsia="x-none"/>
              </w:rPr>
            </w:pPr>
            <w:ins w:id="1842"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50E42A6F" w14:textId="77777777" w:rsidR="000F713F" w:rsidRPr="000F713F" w:rsidRDefault="000F713F" w:rsidP="000F713F">
            <w:pPr>
              <w:keepLines/>
              <w:numPr>
                <w:ilvl w:val="0"/>
                <w:numId w:val="33"/>
              </w:numPr>
              <w:spacing w:before="40" w:after="40"/>
              <w:ind w:firstLine="0"/>
              <w:jc w:val="center"/>
              <w:rPr>
                <w:ins w:id="184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C3CD337" w14:textId="77777777" w:rsidR="000F713F" w:rsidRPr="000F713F" w:rsidRDefault="000F713F" w:rsidP="000F713F">
            <w:pPr>
              <w:keepLines/>
              <w:numPr>
                <w:ilvl w:val="0"/>
                <w:numId w:val="33"/>
              </w:numPr>
              <w:spacing w:before="40" w:after="40"/>
              <w:ind w:firstLine="0"/>
              <w:jc w:val="center"/>
              <w:rPr>
                <w:ins w:id="184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47FDE97" w14:textId="77777777" w:rsidR="000F713F" w:rsidRPr="000F713F" w:rsidRDefault="000F713F" w:rsidP="000F713F">
            <w:pPr>
              <w:keepLines/>
              <w:numPr>
                <w:ilvl w:val="0"/>
                <w:numId w:val="33"/>
              </w:numPr>
              <w:spacing w:before="40" w:after="40"/>
              <w:ind w:firstLine="0"/>
              <w:jc w:val="center"/>
              <w:rPr>
                <w:ins w:id="184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8B1920" w14:textId="77777777" w:rsidR="000F713F" w:rsidRPr="000F713F" w:rsidRDefault="000F713F" w:rsidP="000F713F">
            <w:pPr>
              <w:keepLines/>
              <w:numPr>
                <w:ilvl w:val="0"/>
                <w:numId w:val="33"/>
              </w:numPr>
              <w:spacing w:before="40" w:after="40"/>
              <w:ind w:firstLine="0"/>
              <w:jc w:val="center"/>
              <w:rPr>
                <w:ins w:id="184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B4FCB65" w14:textId="77777777" w:rsidR="000F713F" w:rsidRPr="000F713F" w:rsidRDefault="000F713F" w:rsidP="000F713F">
            <w:pPr>
              <w:keepLines/>
              <w:numPr>
                <w:ilvl w:val="0"/>
                <w:numId w:val="33"/>
              </w:numPr>
              <w:spacing w:before="40" w:after="40"/>
              <w:ind w:firstLine="0"/>
              <w:jc w:val="center"/>
              <w:rPr>
                <w:ins w:id="184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3ADBAC" w14:textId="77777777" w:rsidR="000F713F" w:rsidRPr="000F713F" w:rsidRDefault="000F713F" w:rsidP="000F713F">
            <w:pPr>
              <w:keepLines/>
              <w:numPr>
                <w:ilvl w:val="0"/>
                <w:numId w:val="33"/>
              </w:numPr>
              <w:spacing w:before="40" w:after="40"/>
              <w:ind w:firstLine="0"/>
              <w:jc w:val="center"/>
              <w:rPr>
                <w:ins w:id="184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00A4A99" w14:textId="77777777" w:rsidR="000F713F" w:rsidRPr="000F713F" w:rsidRDefault="000F713F" w:rsidP="000F713F">
            <w:pPr>
              <w:keepLines/>
              <w:numPr>
                <w:ilvl w:val="0"/>
                <w:numId w:val="33"/>
              </w:numPr>
              <w:spacing w:before="40" w:after="40"/>
              <w:ind w:firstLine="0"/>
              <w:jc w:val="center"/>
              <w:rPr>
                <w:ins w:id="184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DCA5D3" w14:textId="77777777" w:rsidR="000F713F" w:rsidRPr="000F713F" w:rsidRDefault="000F713F" w:rsidP="000F713F">
            <w:pPr>
              <w:keepLines/>
              <w:numPr>
                <w:ilvl w:val="0"/>
                <w:numId w:val="33"/>
              </w:numPr>
              <w:spacing w:before="40" w:after="40"/>
              <w:ind w:firstLine="0"/>
              <w:jc w:val="center"/>
              <w:rPr>
                <w:ins w:id="185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CD26C1D" w14:textId="77777777" w:rsidR="000F713F" w:rsidRPr="000F713F" w:rsidRDefault="000F713F" w:rsidP="000F713F">
            <w:pPr>
              <w:keepLines/>
              <w:numPr>
                <w:ilvl w:val="0"/>
                <w:numId w:val="33"/>
              </w:numPr>
              <w:spacing w:before="40" w:after="40"/>
              <w:ind w:firstLine="0"/>
              <w:jc w:val="center"/>
              <w:rPr>
                <w:ins w:id="1851" w:author="Huawei" w:date="2018-03-28T15:01:00Z"/>
                <w:rFonts w:ascii="Times New Roman" w:eastAsia="SimSun" w:hAnsi="Times New Roman"/>
                <w:color w:val="000000"/>
                <w:kern w:val="24"/>
                <w:sz w:val="16"/>
                <w:szCs w:val="18"/>
                <w:lang w:eastAsia="x-none"/>
              </w:rPr>
            </w:pPr>
          </w:p>
        </w:tc>
      </w:tr>
      <w:tr w:rsidR="000F713F" w:rsidRPr="000F713F" w14:paraId="29531F47" w14:textId="77777777" w:rsidTr="000F713F">
        <w:trPr>
          <w:cantSplit/>
          <w:jc w:val="center"/>
          <w:ins w:id="1852" w:author="Huawei" w:date="2018-03-28T15:01:00Z"/>
        </w:trPr>
        <w:tc>
          <w:tcPr>
            <w:tcW w:w="0" w:type="auto"/>
            <w:vMerge/>
            <w:tcBorders>
              <w:left w:val="single" w:sz="4" w:space="0" w:color="auto"/>
              <w:right w:val="single" w:sz="4" w:space="0" w:color="auto"/>
            </w:tcBorders>
            <w:vAlign w:val="center"/>
          </w:tcPr>
          <w:p w14:paraId="4D8DE0FA" w14:textId="77777777" w:rsidR="000F713F" w:rsidRPr="000F713F" w:rsidRDefault="000F713F" w:rsidP="000F713F">
            <w:pPr>
              <w:ind w:left="720" w:hanging="720"/>
              <w:rPr>
                <w:ins w:id="1853"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6FCB228" w14:textId="77777777" w:rsidR="000F713F" w:rsidRPr="000F713F" w:rsidRDefault="000F713F" w:rsidP="000F713F">
            <w:pPr>
              <w:keepLines/>
              <w:numPr>
                <w:ilvl w:val="0"/>
                <w:numId w:val="33"/>
              </w:numPr>
              <w:spacing w:before="40" w:after="40"/>
              <w:ind w:firstLine="0"/>
              <w:jc w:val="center"/>
              <w:rPr>
                <w:ins w:id="1854" w:author="Huawei" w:date="2018-03-28T15:01:00Z"/>
                <w:rFonts w:ascii="Times New Roman" w:eastAsia="SimSun" w:hAnsi="Times New Roman"/>
                <w:i/>
                <w:sz w:val="16"/>
                <w:szCs w:val="18"/>
                <w:lang w:eastAsia="x-none"/>
              </w:rPr>
            </w:pPr>
            <w:ins w:id="1855"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374B927B" w14:textId="77777777" w:rsidR="000F713F" w:rsidRPr="000F713F" w:rsidRDefault="000F713F" w:rsidP="000F713F">
            <w:pPr>
              <w:keepLines/>
              <w:numPr>
                <w:ilvl w:val="0"/>
                <w:numId w:val="33"/>
              </w:numPr>
              <w:spacing w:before="40" w:after="40"/>
              <w:ind w:firstLine="0"/>
              <w:jc w:val="center"/>
              <w:rPr>
                <w:ins w:id="185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93F4C60" w14:textId="77777777" w:rsidR="000F713F" w:rsidRPr="000F713F" w:rsidRDefault="000F713F" w:rsidP="000F713F">
            <w:pPr>
              <w:keepLines/>
              <w:numPr>
                <w:ilvl w:val="0"/>
                <w:numId w:val="33"/>
              </w:numPr>
              <w:spacing w:before="40" w:after="40"/>
              <w:ind w:firstLine="0"/>
              <w:jc w:val="center"/>
              <w:rPr>
                <w:ins w:id="185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61FAF5" w14:textId="77777777" w:rsidR="000F713F" w:rsidRPr="000F713F" w:rsidRDefault="000F713F" w:rsidP="000F713F">
            <w:pPr>
              <w:keepLines/>
              <w:numPr>
                <w:ilvl w:val="0"/>
                <w:numId w:val="33"/>
              </w:numPr>
              <w:spacing w:before="40" w:after="40"/>
              <w:ind w:firstLine="0"/>
              <w:jc w:val="center"/>
              <w:rPr>
                <w:ins w:id="185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E55B0E" w14:textId="77777777" w:rsidR="000F713F" w:rsidRPr="000F713F" w:rsidRDefault="000F713F" w:rsidP="000F713F">
            <w:pPr>
              <w:keepLines/>
              <w:numPr>
                <w:ilvl w:val="0"/>
                <w:numId w:val="33"/>
              </w:numPr>
              <w:spacing w:before="40" w:after="40"/>
              <w:ind w:firstLine="0"/>
              <w:jc w:val="center"/>
              <w:rPr>
                <w:ins w:id="185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E2D798" w14:textId="77777777" w:rsidR="000F713F" w:rsidRPr="000F713F" w:rsidRDefault="000F713F" w:rsidP="000F713F">
            <w:pPr>
              <w:keepLines/>
              <w:numPr>
                <w:ilvl w:val="0"/>
                <w:numId w:val="33"/>
              </w:numPr>
              <w:spacing w:before="40" w:after="40"/>
              <w:ind w:firstLine="0"/>
              <w:jc w:val="center"/>
              <w:rPr>
                <w:ins w:id="186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759BD8" w14:textId="77777777" w:rsidR="000F713F" w:rsidRPr="000F713F" w:rsidRDefault="000F713F" w:rsidP="000F713F">
            <w:pPr>
              <w:keepLines/>
              <w:numPr>
                <w:ilvl w:val="0"/>
                <w:numId w:val="33"/>
              </w:numPr>
              <w:spacing w:before="40" w:after="40"/>
              <w:ind w:firstLine="0"/>
              <w:jc w:val="center"/>
              <w:rPr>
                <w:ins w:id="186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E854BB" w14:textId="77777777" w:rsidR="000F713F" w:rsidRPr="000F713F" w:rsidRDefault="000F713F" w:rsidP="000F713F">
            <w:pPr>
              <w:keepLines/>
              <w:numPr>
                <w:ilvl w:val="0"/>
                <w:numId w:val="33"/>
              </w:numPr>
              <w:spacing w:before="40" w:after="40"/>
              <w:ind w:firstLine="0"/>
              <w:jc w:val="center"/>
              <w:rPr>
                <w:ins w:id="186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076AAB" w14:textId="77777777" w:rsidR="000F713F" w:rsidRPr="000F713F" w:rsidRDefault="000F713F" w:rsidP="000F713F">
            <w:pPr>
              <w:keepLines/>
              <w:numPr>
                <w:ilvl w:val="0"/>
                <w:numId w:val="33"/>
              </w:numPr>
              <w:spacing w:before="40" w:after="40"/>
              <w:ind w:firstLine="0"/>
              <w:jc w:val="center"/>
              <w:rPr>
                <w:ins w:id="186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493E8B4" w14:textId="77777777" w:rsidR="000F713F" w:rsidRPr="000F713F" w:rsidRDefault="000F713F" w:rsidP="000F713F">
            <w:pPr>
              <w:keepLines/>
              <w:numPr>
                <w:ilvl w:val="0"/>
                <w:numId w:val="33"/>
              </w:numPr>
              <w:spacing w:before="40" w:after="40"/>
              <w:ind w:firstLine="0"/>
              <w:jc w:val="center"/>
              <w:rPr>
                <w:ins w:id="1864" w:author="Huawei" w:date="2018-03-28T15:01:00Z"/>
                <w:rFonts w:ascii="Times New Roman" w:eastAsia="SimSun" w:hAnsi="Times New Roman"/>
                <w:color w:val="000000"/>
                <w:kern w:val="24"/>
                <w:sz w:val="16"/>
                <w:szCs w:val="18"/>
                <w:lang w:eastAsia="x-none"/>
              </w:rPr>
            </w:pPr>
          </w:p>
        </w:tc>
      </w:tr>
      <w:tr w:rsidR="000F713F" w:rsidRPr="000F713F" w14:paraId="2F1E366A" w14:textId="77777777" w:rsidTr="000F713F">
        <w:trPr>
          <w:cantSplit/>
          <w:jc w:val="center"/>
          <w:ins w:id="1865" w:author="Huawei" w:date="2018-03-28T15:01:00Z"/>
        </w:trPr>
        <w:tc>
          <w:tcPr>
            <w:tcW w:w="0" w:type="auto"/>
            <w:vMerge/>
            <w:tcBorders>
              <w:left w:val="single" w:sz="4" w:space="0" w:color="auto"/>
              <w:right w:val="single" w:sz="4" w:space="0" w:color="auto"/>
            </w:tcBorders>
            <w:vAlign w:val="center"/>
          </w:tcPr>
          <w:p w14:paraId="74E3B11E" w14:textId="77777777" w:rsidR="000F713F" w:rsidRPr="000F713F" w:rsidRDefault="000F713F" w:rsidP="000F713F">
            <w:pPr>
              <w:ind w:left="720" w:hanging="720"/>
              <w:rPr>
                <w:ins w:id="1866"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E0ED34B" w14:textId="77777777" w:rsidR="000F713F" w:rsidRPr="000F713F" w:rsidRDefault="000F713F" w:rsidP="000F713F">
            <w:pPr>
              <w:keepLines/>
              <w:numPr>
                <w:ilvl w:val="0"/>
                <w:numId w:val="33"/>
              </w:numPr>
              <w:spacing w:before="40" w:after="40"/>
              <w:ind w:firstLine="0"/>
              <w:jc w:val="center"/>
              <w:rPr>
                <w:ins w:id="1867" w:author="Huawei" w:date="2018-03-28T15:01:00Z"/>
                <w:rFonts w:ascii="Times New Roman" w:eastAsia="SimSun" w:hAnsi="Times New Roman"/>
                <w:i/>
                <w:sz w:val="16"/>
                <w:szCs w:val="18"/>
                <w:lang w:eastAsia="x-none"/>
              </w:rPr>
            </w:pPr>
            <w:ins w:id="1868"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79CCC6C6" w14:textId="77777777" w:rsidR="000F713F" w:rsidRPr="000F713F" w:rsidRDefault="000F713F" w:rsidP="000F713F">
            <w:pPr>
              <w:keepLines/>
              <w:numPr>
                <w:ilvl w:val="0"/>
                <w:numId w:val="33"/>
              </w:numPr>
              <w:spacing w:before="40" w:after="40"/>
              <w:ind w:firstLine="0"/>
              <w:jc w:val="center"/>
              <w:rPr>
                <w:ins w:id="186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FF294AA" w14:textId="77777777" w:rsidR="000F713F" w:rsidRPr="000F713F" w:rsidRDefault="000F713F" w:rsidP="000F713F">
            <w:pPr>
              <w:keepLines/>
              <w:numPr>
                <w:ilvl w:val="0"/>
                <w:numId w:val="33"/>
              </w:numPr>
              <w:spacing w:before="40" w:after="40"/>
              <w:ind w:firstLine="0"/>
              <w:jc w:val="center"/>
              <w:rPr>
                <w:ins w:id="187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3E059D" w14:textId="77777777" w:rsidR="000F713F" w:rsidRPr="000F713F" w:rsidRDefault="000F713F" w:rsidP="000F713F">
            <w:pPr>
              <w:keepLines/>
              <w:numPr>
                <w:ilvl w:val="0"/>
                <w:numId w:val="33"/>
              </w:numPr>
              <w:spacing w:before="40" w:after="40"/>
              <w:ind w:firstLine="0"/>
              <w:jc w:val="center"/>
              <w:rPr>
                <w:ins w:id="187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E6A394A" w14:textId="77777777" w:rsidR="000F713F" w:rsidRPr="000F713F" w:rsidRDefault="000F713F" w:rsidP="000F713F">
            <w:pPr>
              <w:keepLines/>
              <w:numPr>
                <w:ilvl w:val="0"/>
                <w:numId w:val="33"/>
              </w:numPr>
              <w:spacing w:before="40" w:after="40"/>
              <w:ind w:firstLine="0"/>
              <w:jc w:val="center"/>
              <w:rPr>
                <w:ins w:id="187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24C33F" w14:textId="77777777" w:rsidR="000F713F" w:rsidRPr="000F713F" w:rsidRDefault="000F713F" w:rsidP="000F713F">
            <w:pPr>
              <w:keepLines/>
              <w:numPr>
                <w:ilvl w:val="0"/>
                <w:numId w:val="33"/>
              </w:numPr>
              <w:spacing w:before="40" w:after="40"/>
              <w:ind w:firstLine="0"/>
              <w:jc w:val="center"/>
              <w:rPr>
                <w:ins w:id="187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96308ED" w14:textId="77777777" w:rsidR="000F713F" w:rsidRPr="000F713F" w:rsidRDefault="000F713F" w:rsidP="000F713F">
            <w:pPr>
              <w:keepLines/>
              <w:numPr>
                <w:ilvl w:val="0"/>
                <w:numId w:val="33"/>
              </w:numPr>
              <w:spacing w:before="40" w:after="40"/>
              <w:ind w:firstLine="0"/>
              <w:jc w:val="center"/>
              <w:rPr>
                <w:ins w:id="18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5A390E" w14:textId="77777777" w:rsidR="000F713F" w:rsidRPr="000F713F" w:rsidRDefault="000F713F" w:rsidP="000F713F">
            <w:pPr>
              <w:keepLines/>
              <w:numPr>
                <w:ilvl w:val="0"/>
                <w:numId w:val="33"/>
              </w:numPr>
              <w:spacing w:before="40" w:after="40"/>
              <w:ind w:firstLine="0"/>
              <w:jc w:val="center"/>
              <w:rPr>
                <w:ins w:id="187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B4B701B" w14:textId="77777777" w:rsidR="000F713F" w:rsidRPr="000F713F" w:rsidRDefault="000F713F" w:rsidP="000F713F">
            <w:pPr>
              <w:keepLines/>
              <w:numPr>
                <w:ilvl w:val="0"/>
                <w:numId w:val="33"/>
              </w:numPr>
              <w:spacing w:before="40" w:after="40"/>
              <w:ind w:firstLine="0"/>
              <w:jc w:val="center"/>
              <w:rPr>
                <w:ins w:id="187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818811F" w14:textId="77777777" w:rsidR="000F713F" w:rsidRPr="000F713F" w:rsidRDefault="000F713F" w:rsidP="000F713F">
            <w:pPr>
              <w:keepLines/>
              <w:numPr>
                <w:ilvl w:val="0"/>
                <w:numId w:val="33"/>
              </w:numPr>
              <w:spacing w:before="40" w:after="40"/>
              <w:ind w:firstLine="0"/>
              <w:jc w:val="center"/>
              <w:rPr>
                <w:ins w:id="1877" w:author="Huawei" w:date="2018-03-28T15:01:00Z"/>
                <w:rFonts w:ascii="Times New Roman" w:eastAsia="SimSun" w:hAnsi="Times New Roman"/>
                <w:color w:val="000000"/>
                <w:kern w:val="24"/>
                <w:sz w:val="16"/>
                <w:szCs w:val="18"/>
                <w:lang w:eastAsia="x-none"/>
              </w:rPr>
            </w:pPr>
          </w:p>
        </w:tc>
      </w:tr>
      <w:tr w:rsidR="000F713F" w:rsidRPr="000F713F" w14:paraId="51515131" w14:textId="77777777" w:rsidTr="000F713F">
        <w:trPr>
          <w:cantSplit/>
          <w:jc w:val="center"/>
          <w:ins w:id="1878" w:author="Huawei" w:date="2018-03-28T15:01:00Z"/>
        </w:trPr>
        <w:tc>
          <w:tcPr>
            <w:tcW w:w="0" w:type="auto"/>
            <w:vMerge/>
            <w:tcBorders>
              <w:left w:val="single" w:sz="4" w:space="0" w:color="auto"/>
              <w:right w:val="single" w:sz="4" w:space="0" w:color="auto"/>
            </w:tcBorders>
            <w:vAlign w:val="center"/>
          </w:tcPr>
          <w:p w14:paraId="351A442B" w14:textId="77777777" w:rsidR="000F713F" w:rsidRPr="000F713F" w:rsidRDefault="000F713F" w:rsidP="000F713F">
            <w:pPr>
              <w:ind w:left="720" w:hanging="720"/>
              <w:rPr>
                <w:ins w:id="187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BB60049" w14:textId="77777777" w:rsidR="000F713F" w:rsidRPr="000F713F" w:rsidRDefault="000F713F" w:rsidP="000F713F">
            <w:pPr>
              <w:keepLines/>
              <w:numPr>
                <w:ilvl w:val="0"/>
                <w:numId w:val="33"/>
              </w:numPr>
              <w:spacing w:before="40" w:after="40"/>
              <w:ind w:firstLine="0"/>
              <w:jc w:val="center"/>
              <w:rPr>
                <w:ins w:id="1880" w:author="Huawei" w:date="2018-03-28T15:01:00Z"/>
                <w:rFonts w:ascii="Times New Roman" w:eastAsia="SimSun" w:hAnsi="Times New Roman"/>
                <w:i/>
                <w:sz w:val="16"/>
                <w:szCs w:val="18"/>
                <w:lang w:eastAsia="x-none"/>
              </w:rPr>
            </w:pPr>
            <w:ins w:id="1881"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vertAlign w:val="subscript"/>
                  <w:lang w:eastAsia="x-none"/>
                </w:rPr>
                <w:t xml:space="preserve"> </w:t>
              </w:r>
              <w:r w:rsidRPr="000F713F">
                <w:rPr>
                  <w:rFonts w:ascii="Times New Roman" w:eastAsia="SimSun" w:hAnsi="Times New Roman"/>
                  <w:sz w:val="16"/>
                  <w:szCs w:val="18"/>
                  <w:lang w:eastAsia="x-none"/>
                </w:rPr>
                <w:t xml:space="preserve">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2035C21E" w14:textId="77777777" w:rsidR="000F713F" w:rsidRPr="000F713F" w:rsidRDefault="000F713F" w:rsidP="000F713F">
            <w:pPr>
              <w:keepLines/>
              <w:numPr>
                <w:ilvl w:val="0"/>
                <w:numId w:val="33"/>
              </w:numPr>
              <w:spacing w:before="40" w:after="40"/>
              <w:ind w:firstLine="0"/>
              <w:jc w:val="center"/>
              <w:rPr>
                <w:ins w:id="188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964CB52" w14:textId="77777777" w:rsidR="000F713F" w:rsidRPr="000F713F" w:rsidRDefault="000F713F" w:rsidP="000F713F">
            <w:pPr>
              <w:keepLines/>
              <w:numPr>
                <w:ilvl w:val="0"/>
                <w:numId w:val="33"/>
              </w:numPr>
              <w:spacing w:before="40" w:after="40"/>
              <w:ind w:firstLine="0"/>
              <w:jc w:val="center"/>
              <w:rPr>
                <w:ins w:id="188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D8DB23" w14:textId="77777777" w:rsidR="000F713F" w:rsidRPr="000F713F" w:rsidRDefault="000F713F" w:rsidP="000F713F">
            <w:pPr>
              <w:keepLines/>
              <w:numPr>
                <w:ilvl w:val="0"/>
                <w:numId w:val="33"/>
              </w:numPr>
              <w:spacing w:before="40" w:after="40"/>
              <w:ind w:firstLine="0"/>
              <w:jc w:val="center"/>
              <w:rPr>
                <w:ins w:id="188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5B9918" w14:textId="77777777" w:rsidR="000F713F" w:rsidRPr="000F713F" w:rsidRDefault="000F713F" w:rsidP="000F713F">
            <w:pPr>
              <w:keepLines/>
              <w:numPr>
                <w:ilvl w:val="0"/>
                <w:numId w:val="33"/>
              </w:numPr>
              <w:spacing w:before="40" w:after="40"/>
              <w:ind w:firstLine="0"/>
              <w:jc w:val="center"/>
              <w:rPr>
                <w:ins w:id="18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10CFD38" w14:textId="77777777" w:rsidR="000F713F" w:rsidRPr="000F713F" w:rsidRDefault="000F713F" w:rsidP="000F713F">
            <w:pPr>
              <w:keepLines/>
              <w:numPr>
                <w:ilvl w:val="0"/>
                <w:numId w:val="33"/>
              </w:numPr>
              <w:spacing w:before="40" w:after="40"/>
              <w:ind w:firstLine="0"/>
              <w:jc w:val="center"/>
              <w:rPr>
                <w:ins w:id="18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5B1C77" w14:textId="77777777" w:rsidR="000F713F" w:rsidRPr="000F713F" w:rsidRDefault="000F713F" w:rsidP="000F713F">
            <w:pPr>
              <w:keepLines/>
              <w:numPr>
                <w:ilvl w:val="0"/>
                <w:numId w:val="33"/>
              </w:numPr>
              <w:spacing w:before="40" w:after="40"/>
              <w:ind w:firstLine="0"/>
              <w:jc w:val="center"/>
              <w:rPr>
                <w:ins w:id="18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5FFA3E" w14:textId="77777777" w:rsidR="000F713F" w:rsidRPr="000F713F" w:rsidRDefault="000F713F" w:rsidP="000F713F">
            <w:pPr>
              <w:keepLines/>
              <w:numPr>
                <w:ilvl w:val="0"/>
                <w:numId w:val="33"/>
              </w:numPr>
              <w:spacing w:before="40" w:after="40"/>
              <w:ind w:firstLine="0"/>
              <w:jc w:val="center"/>
              <w:rPr>
                <w:ins w:id="188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0FDD7D" w14:textId="77777777" w:rsidR="000F713F" w:rsidRPr="000F713F" w:rsidRDefault="000F713F" w:rsidP="000F713F">
            <w:pPr>
              <w:keepLines/>
              <w:numPr>
                <w:ilvl w:val="0"/>
                <w:numId w:val="33"/>
              </w:numPr>
              <w:spacing w:before="40" w:after="40"/>
              <w:ind w:firstLine="0"/>
              <w:jc w:val="center"/>
              <w:rPr>
                <w:ins w:id="188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8B0CA65" w14:textId="77777777" w:rsidR="000F713F" w:rsidRPr="000F713F" w:rsidRDefault="000F713F" w:rsidP="000F713F">
            <w:pPr>
              <w:keepLines/>
              <w:numPr>
                <w:ilvl w:val="0"/>
                <w:numId w:val="33"/>
              </w:numPr>
              <w:spacing w:before="40" w:after="40"/>
              <w:ind w:firstLine="0"/>
              <w:jc w:val="center"/>
              <w:rPr>
                <w:ins w:id="1890" w:author="Huawei" w:date="2018-03-28T15:01:00Z"/>
                <w:rFonts w:ascii="Times New Roman" w:eastAsia="SimSun" w:hAnsi="Times New Roman"/>
                <w:color w:val="000000"/>
                <w:kern w:val="24"/>
                <w:sz w:val="16"/>
                <w:szCs w:val="18"/>
                <w:lang w:eastAsia="x-none"/>
              </w:rPr>
            </w:pPr>
          </w:p>
        </w:tc>
      </w:tr>
      <w:tr w:rsidR="000F713F" w:rsidRPr="000F713F" w14:paraId="6D43AD41" w14:textId="77777777" w:rsidTr="000F713F">
        <w:trPr>
          <w:cantSplit/>
          <w:jc w:val="center"/>
          <w:ins w:id="1891" w:author="Huawei" w:date="2018-03-28T15:01:00Z"/>
        </w:trPr>
        <w:tc>
          <w:tcPr>
            <w:tcW w:w="0" w:type="auto"/>
            <w:vMerge/>
            <w:tcBorders>
              <w:left w:val="single" w:sz="4" w:space="0" w:color="auto"/>
              <w:right w:val="single" w:sz="4" w:space="0" w:color="auto"/>
            </w:tcBorders>
            <w:vAlign w:val="center"/>
          </w:tcPr>
          <w:p w14:paraId="37A4B019" w14:textId="77777777" w:rsidR="000F713F" w:rsidRPr="000F713F" w:rsidRDefault="000F713F" w:rsidP="000F713F">
            <w:pPr>
              <w:ind w:left="720" w:hanging="720"/>
              <w:rPr>
                <w:ins w:id="1892"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4048D1E" w14:textId="77777777" w:rsidR="000F713F" w:rsidRPr="000F713F" w:rsidRDefault="000F713F" w:rsidP="000F713F">
            <w:pPr>
              <w:keepLines/>
              <w:numPr>
                <w:ilvl w:val="0"/>
                <w:numId w:val="33"/>
              </w:numPr>
              <w:spacing w:before="40" w:after="40"/>
              <w:ind w:firstLine="0"/>
              <w:jc w:val="center"/>
              <w:rPr>
                <w:ins w:id="1893" w:author="Huawei" w:date="2018-03-28T15:01:00Z"/>
                <w:rFonts w:ascii="Times New Roman" w:eastAsia="SimSun" w:hAnsi="Times New Roman"/>
                <w:i/>
                <w:sz w:val="16"/>
                <w:szCs w:val="18"/>
                <w:lang w:eastAsia="x-none"/>
              </w:rPr>
            </w:pPr>
            <w:ins w:id="1894"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7DA69029" w14:textId="77777777" w:rsidR="000F713F" w:rsidRPr="000F713F" w:rsidRDefault="000F713F" w:rsidP="000F713F">
            <w:pPr>
              <w:keepLines/>
              <w:numPr>
                <w:ilvl w:val="0"/>
                <w:numId w:val="33"/>
              </w:numPr>
              <w:spacing w:before="40" w:after="40"/>
              <w:ind w:firstLine="0"/>
              <w:jc w:val="center"/>
              <w:rPr>
                <w:ins w:id="189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9F5740B" w14:textId="77777777" w:rsidR="000F713F" w:rsidRPr="000F713F" w:rsidRDefault="000F713F" w:rsidP="000F713F">
            <w:pPr>
              <w:keepLines/>
              <w:numPr>
                <w:ilvl w:val="0"/>
                <w:numId w:val="33"/>
              </w:numPr>
              <w:spacing w:before="40" w:after="40"/>
              <w:ind w:firstLine="0"/>
              <w:jc w:val="center"/>
              <w:rPr>
                <w:ins w:id="189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71D3A3" w14:textId="77777777" w:rsidR="000F713F" w:rsidRPr="000F713F" w:rsidRDefault="000F713F" w:rsidP="000F713F">
            <w:pPr>
              <w:keepLines/>
              <w:numPr>
                <w:ilvl w:val="0"/>
                <w:numId w:val="33"/>
              </w:numPr>
              <w:spacing w:before="40" w:after="40"/>
              <w:ind w:firstLine="0"/>
              <w:jc w:val="center"/>
              <w:rPr>
                <w:ins w:id="189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D107FB" w14:textId="77777777" w:rsidR="000F713F" w:rsidRPr="000F713F" w:rsidRDefault="000F713F" w:rsidP="000F713F">
            <w:pPr>
              <w:keepLines/>
              <w:numPr>
                <w:ilvl w:val="0"/>
                <w:numId w:val="33"/>
              </w:numPr>
              <w:spacing w:before="40" w:after="40"/>
              <w:ind w:firstLine="0"/>
              <w:jc w:val="center"/>
              <w:rPr>
                <w:ins w:id="18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B2BF402" w14:textId="77777777" w:rsidR="000F713F" w:rsidRPr="000F713F" w:rsidRDefault="000F713F" w:rsidP="000F713F">
            <w:pPr>
              <w:keepLines/>
              <w:numPr>
                <w:ilvl w:val="0"/>
                <w:numId w:val="33"/>
              </w:numPr>
              <w:spacing w:before="40" w:after="40"/>
              <w:ind w:firstLine="0"/>
              <w:jc w:val="center"/>
              <w:rPr>
                <w:ins w:id="18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3CEA0A" w14:textId="77777777" w:rsidR="000F713F" w:rsidRPr="000F713F" w:rsidRDefault="000F713F" w:rsidP="000F713F">
            <w:pPr>
              <w:keepLines/>
              <w:numPr>
                <w:ilvl w:val="0"/>
                <w:numId w:val="33"/>
              </w:numPr>
              <w:spacing w:before="40" w:after="40"/>
              <w:ind w:firstLine="0"/>
              <w:jc w:val="center"/>
              <w:rPr>
                <w:ins w:id="19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EB381C" w14:textId="77777777" w:rsidR="000F713F" w:rsidRPr="000F713F" w:rsidRDefault="000F713F" w:rsidP="000F713F">
            <w:pPr>
              <w:keepLines/>
              <w:numPr>
                <w:ilvl w:val="0"/>
                <w:numId w:val="33"/>
              </w:numPr>
              <w:spacing w:before="40" w:after="40"/>
              <w:ind w:firstLine="0"/>
              <w:jc w:val="center"/>
              <w:rPr>
                <w:ins w:id="190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9D43FAB" w14:textId="77777777" w:rsidR="000F713F" w:rsidRPr="000F713F" w:rsidRDefault="000F713F" w:rsidP="000F713F">
            <w:pPr>
              <w:keepLines/>
              <w:numPr>
                <w:ilvl w:val="0"/>
                <w:numId w:val="33"/>
              </w:numPr>
              <w:spacing w:before="40" w:after="40"/>
              <w:ind w:firstLine="0"/>
              <w:jc w:val="center"/>
              <w:rPr>
                <w:ins w:id="190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E9B777C" w14:textId="77777777" w:rsidR="000F713F" w:rsidRPr="000F713F" w:rsidRDefault="000F713F" w:rsidP="000F713F">
            <w:pPr>
              <w:keepLines/>
              <w:numPr>
                <w:ilvl w:val="0"/>
                <w:numId w:val="33"/>
              </w:numPr>
              <w:spacing w:before="40" w:after="40"/>
              <w:ind w:firstLine="0"/>
              <w:jc w:val="center"/>
              <w:rPr>
                <w:ins w:id="1903" w:author="Huawei" w:date="2018-03-28T15:01:00Z"/>
                <w:rFonts w:ascii="Times New Roman" w:eastAsia="SimSun" w:hAnsi="Times New Roman"/>
                <w:color w:val="000000"/>
                <w:kern w:val="24"/>
                <w:sz w:val="16"/>
                <w:szCs w:val="18"/>
                <w:lang w:eastAsia="x-none"/>
              </w:rPr>
            </w:pPr>
          </w:p>
        </w:tc>
      </w:tr>
      <w:tr w:rsidR="000F713F" w:rsidRPr="000F713F" w14:paraId="60D9616B" w14:textId="77777777" w:rsidTr="000F713F">
        <w:trPr>
          <w:cantSplit/>
          <w:jc w:val="center"/>
          <w:ins w:id="1904" w:author="Huawei" w:date="2018-03-28T15:01:00Z"/>
        </w:trPr>
        <w:tc>
          <w:tcPr>
            <w:tcW w:w="0" w:type="auto"/>
            <w:vMerge/>
            <w:tcBorders>
              <w:left w:val="single" w:sz="4" w:space="0" w:color="auto"/>
              <w:right w:val="single" w:sz="4" w:space="0" w:color="auto"/>
            </w:tcBorders>
            <w:vAlign w:val="center"/>
          </w:tcPr>
          <w:p w14:paraId="585A9551" w14:textId="77777777" w:rsidR="000F713F" w:rsidRPr="000F713F" w:rsidRDefault="000F713F" w:rsidP="000F713F">
            <w:pPr>
              <w:ind w:left="720" w:hanging="720"/>
              <w:rPr>
                <w:ins w:id="1905"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61F2443" w14:textId="77777777" w:rsidR="000F713F" w:rsidRPr="000F713F" w:rsidRDefault="000F713F" w:rsidP="000F713F">
            <w:pPr>
              <w:keepLines/>
              <w:numPr>
                <w:ilvl w:val="0"/>
                <w:numId w:val="33"/>
              </w:numPr>
              <w:spacing w:before="40" w:after="40"/>
              <w:ind w:firstLine="0"/>
              <w:jc w:val="center"/>
              <w:rPr>
                <w:ins w:id="1906" w:author="Huawei" w:date="2018-03-28T15:01:00Z"/>
                <w:rFonts w:ascii="Times New Roman" w:eastAsia="SimSun" w:hAnsi="Times New Roman"/>
                <w:i/>
                <w:sz w:val="16"/>
                <w:szCs w:val="18"/>
                <w:lang w:eastAsia="x-none"/>
              </w:rPr>
            </w:pPr>
            <w:ins w:id="1907"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13BEDE08" w14:textId="77777777" w:rsidR="000F713F" w:rsidRPr="000F713F" w:rsidRDefault="000F713F" w:rsidP="000F713F">
            <w:pPr>
              <w:keepLines/>
              <w:numPr>
                <w:ilvl w:val="0"/>
                <w:numId w:val="33"/>
              </w:numPr>
              <w:spacing w:before="40" w:after="40"/>
              <w:ind w:firstLine="0"/>
              <w:jc w:val="center"/>
              <w:rPr>
                <w:ins w:id="190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C589B85" w14:textId="77777777" w:rsidR="000F713F" w:rsidRPr="000F713F" w:rsidRDefault="000F713F" w:rsidP="000F713F">
            <w:pPr>
              <w:keepLines/>
              <w:numPr>
                <w:ilvl w:val="0"/>
                <w:numId w:val="33"/>
              </w:numPr>
              <w:spacing w:before="40" w:after="40"/>
              <w:ind w:firstLine="0"/>
              <w:jc w:val="center"/>
              <w:rPr>
                <w:ins w:id="190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530327" w14:textId="77777777" w:rsidR="000F713F" w:rsidRPr="000F713F" w:rsidRDefault="000F713F" w:rsidP="000F713F">
            <w:pPr>
              <w:keepLines/>
              <w:numPr>
                <w:ilvl w:val="0"/>
                <w:numId w:val="33"/>
              </w:numPr>
              <w:spacing w:before="40" w:after="40"/>
              <w:ind w:firstLine="0"/>
              <w:jc w:val="center"/>
              <w:rPr>
                <w:ins w:id="191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ACADBC" w14:textId="77777777" w:rsidR="000F713F" w:rsidRPr="000F713F" w:rsidRDefault="000F713F" w:rsidP="000F713F">
            <w:pPr>
              <w:keepLines/>
              <w:numPr>
                <w:ilvl w:val="0"/>
                <w:numId w:val="33"/>
              </w:numPr>
              <w:spacing w:before="40" w:after="40"/>
              <w:ind w:firstLine="0"/>
              <w:jc w:val="center"/>
              <w:rPr>
                <w:ins w:id="19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91D278" w14:textId="77777777" w:rsidR="000F713F" w:rsidRPr="000F713F" w:rsidRDefault="000F713F" w:rsidP="000F713F">
            <w:pPr>
              <w:keepLines/>
              <w:numPr>
                <w:ilvl w:val="0"/>
                <w:numId w:val="33"/>
              </w:numPr>
              <w:spacing w:before="40" w:after="40"/>
              <w:ind w:firstLine="0"/>
              <w:jc w:val="center"/>
              <w:rPr>
                <w:ins w:id="19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44493F" w14:textId="77777777" w:rsidR="000F713F" w:rsidRPr="000F713F" w:rsidRDefault="000F713F" w:rsidP="000F713F">
            <w:pPr>
              <w:keepLines/>
              <w:numPr>
                <w:ilvl w:val="0"/>
                <w:numId w:val="33"/>
              </w:numPr>
              <w:spacing w:before="40" w:after="40"/>
              <w:ind w:firstLine="0"/>
              <w:jc w:val="center"/>
              <w:rPr>
                <w:ins w:id="19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FBAAEE9" w14:textId="77777777" w:rsidR="000F713F" w:rsidRPr="000F713F" w:rsidRDefault="000F713F" w:rsidP="000F713F">
            <w:pPr>
              <w:keepLines/>
              <w:numPr>
                <w:ilvl w:val="0"/>
                <w:numId w:val="33"/>
              </w:numPr>
              <w:spacing w:before="40" w:after="40"/>
              <w:ind w:firstLine="0"/>
              <w:jc w:val="center"/>
              <w:rPr>
                <w:ins w:id="19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D4DCE4" w14:textId="77777777" w:rsidR="000F713F" w:rsidRPr="000F713F" w:rsidRDefault="000F713F" w:rsidP="000F713F">
            <w:pPr>
              <w:keepLines/>
              <w:numPr>
                <w:ilvl w:val="0"/>
                <w:numId w:val="33"/>
              </w:numPr>
              <w:spacing w:before="40" w:after="40"/>
              <w:ind w:firstLine="0"/>
              <w:jc w:val="center"/>
              <w:rPr>
                <w:ins w:id="191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C2ACBCE" w14:textId="77777777" w:rsidR="000F713F" w:rsidRPr="000F713F" w:rsidRDefault="000F713F" w:rsidP="000F713F">
            <w:pPr>
              <w:keepLines/>
              <w:numPr>
                <w:ilvl w:val="0"/>
                <w:numId w:val="33"/>
              </w:numPr>
              <w:spacing w:before="40" w:after="40"/>
              <w:ind w:firstLine="0"/>
              <w:jc w:val="center"/>
              <w:rPr>
                <w:ins w:id="1916" w:author="Huawei" w:date="2018-03-28T15:01:00Z"/>
                <w:rFonts w:ascii="Times New Roman" w:eastAsia="SimSun" w:hAnsi="Times New Roman"/>
                <w:color w:val="000000"/>
                <w:kern w:val="24"/>
                <w:sz w:val="16"/>
                <w:szCs w:val="18"/>
                <w:lang w:eastAsia="x-none"/>
              </w:rPr>
            </w:pPr>
          </w:p>
        </w:tc>
      </w:tr>
      <w:tr w:rsidR="000F713F" w:rsidRPr="000F713F" w14:paraId="4D269C1F" w14:textId="77777777" w:rsidTr="000F713F">
        <w:trPr>
          <w:cantSplit/>
          <w:jc w:val="center"/>
          <w:ins w:id="1917" w:author="Huawei" w:date="2018-03-28T15:01:00Z"/>
        </w:trPr>
        <w:tc>
          <w:tcPr>
            <w:tcW w:w="0" w:type="auto"/>
            <w:vMerge/>
            <w:tcBorders>
              <w:left w:val="single" w:sz="4" w:space="0" w:color="auto"/>
              <w:right w:val="single" w:sz="4" w:space="0" w:color="auto"/>
            </w:tcBorders>
            <w:vAlign w:val="center"/>
          </w:tcPr>
          <w:p w14:paraId="0E7B3FEF" w14:textId="77777777" w:rsidR="000F713F" w:rsidRPr="000F713F" w:rsidRDefault="000F713F" w:rsidP="000F713F">
            <w:pPr>
              <w:ind w:left="720" w:hanging="720"/>
              <w:rPr>
                <w:ins w:id="1918"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950632E" w14:textId="77777777" w:rsidR="000F713F" w:rsidRPr="000F713F" w:rsidRDefault="000F713F" w:rsidP="000F713F">
            <w:pPr>
              <w:keepLines/>
              <w:numPr>
                <w:ilvl w:val="0"/>
                <w:numId w:val="33"/>
              </w:numPr>
              <w:spacing w:before="40" w:after="40"/>
              <w:ind w:firstLine="0"/>
              <w:jc w:val="center"/>
              <w:rPr>
                <w:ins w:id="1919" w:author="Huawei" w:date="2018-03-28T15:01:00Z"/>
                <w:rFonts w:ascii="Times New Roman" w:eastAsia="SimSun" w:hAnsi="Times New Roman"/>
                <w:i/>
                <w:sz w:val="16"/>
                <w:szCs w:val="18"/>
                <w:lang w:eastAsia="x-none"/>
              </w:rPr>
            </w:pPr>
            <w:ins w:id="1920"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0BF9ADC3" w14:textId="77777777" w:rsidR="000F713F" w:rsidRPr="000F713F" w:rsidRDefault="000F713F" w:rsidP="000F713F">
            <w:pPr>
              <w:keepLines/>
              <w:numPr>
                <w:ilvl w:val="0"/>
                <w:numId w:val="33"/>
              </w:numPr>
              <w:spacing w:before="40" w:after="40"/>
              <w:ind w:firstLine="0"/>
              <w:jc w:val="center"/>
              <w:rPr>
                <w:ins w:id="192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48BC159" w14:textId="77777777" w:rsidR="000F713F" w:rsidRPr="000F713F" w:rsidRDefault="000F713F" w:rsidP="000F713F">
            <w:pPr>
              <w:keepLines/>
              <w:numPr>
                <w:ilvl w:val="0"/>
                <w:numId w:val="33"/>
              </w:numPr>
              <w:spacing w:before="40" w:after="40"/>
              <w:ind w:firstLine="0"/>
              <w:jc w:val="center"/>
              <w:rPr>
                <w:ins w:id="192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852CF5" w14:textId="77777777" w:rsidR="000F713F" w:rsidRPr="000F713F" w:rsidRDefault="000F713F" w:rsidP="000F713F">
            <w:pPr>
              <w:keepLines/>
              <w:numPr>
                <w:ilvl w:val="0"/>
                <w:numId w:val="33"/>
              </w:numPr>
              <w:spacing w:before="40" w:after="40"/>
              <w:ind w:firstLine="0"/>
              <w:jc w:val="center"/>
              <w:rPr>
                <w:ins w:id="192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1A5A45" w14:textId="77777777" w:rsidR="000F713F" w:rsidRPr="000F713F" w:rsidRDefault="000F713F" w:rsidP="000F713F">
            <w:pPr>
              <w:keepLines/>
              <w:numPr>
                <w:ilvl w:val="0"/>
                <w:numId w:val="33"/>
              </w:numPr>
              <w:spacing w:before="40" w:after="40"/>
              <w:ind w:firstLine="0"/>
              <w:jc w:val="center"/>
              <w:rPr>
                <w:ins w:id="19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E05C36F" w14:textId="77777777" w:rsidR="000F713F" w:rsidRPr="000F713F" w:rsidRDefault="000F713F" w:rsidP="000F713F">
            <w:pPr>
              <w:keepLines/>
              <w:numPr>
                <w:ilvl w:val="0"/>
                <w:numId w:val="33"/>
              </w:numPr>
              <w:spacing w:before="40" w:after="40"/>
              <w:ind w:firstLine="0"/>
              <w:jc w:val="center"/>
              <w:rPr>
                <w:ins w:id="19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2771C6" w14:textId="77777777" w:rsidR="000F713F" w:rsidRPr="000F713F" w:rsidRDefault="000F713F" w:rsidP="000F713F">
            <w:pPr>
              <w:keepLines/>
              <w:numPr>
                <w:ilvl w:val="0"/>
                <w:numId w:val="33"/>
              </w:numPr>
              <w:spacing w:before="40" w:after="40"/>
              <w:ind w:firstLine="0"/>
              <w:jc w:val="center"/>
              <w:rPr>
                <w:ins w:id="19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A447F0F" w14:textId="77777777" w:rsidR="000F713F" w:rsidRPr="000F713F" w:rsidRDefault="000F713F" w:rsidP="000F713F">
            <w:pPr>
              <w:keepLines/>
              <w:numPr>
                <w:ilvl w:val="0"/>
                <w:numId w:val="33"/>
              </w:numPr>
              <w:spacing w:before="40" w:after="40"/>
              <w:ind w:firstLine="0"/>
              <w:jc w:val="center"/>
              <w:rPr>
                <w:ins w:id="19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0CB6340" w14:textId="77777777" w:rsidR="000F713F" w:rsidRPr="000F713F" w:rsidRDefault="000F713F" w:rsidP="000F713F">
            <w:pPr>
              <w:keepLines/>
              <w:numPr>
                <w:ilvl w:val="0"/>
                <w:numId w:val="33"/>
              </w:numPr>
              <w:spacing w:before="40" w:after="40"/>
              <w:ind w:firstLine="0"/>
              <w:jc w:val="center"/>
              <w:rPr>
                <w:ins w:id="192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5AB714D" w14:textId="77777777" w:rsidR="000F713F" w:rsidRPr="000F713F" w:rsidRDefault="000F713F" w:rsidP="000F713F">
            <w:pPr>
              <w:keepLines/>
              <w:numPr>
                <w:ilvl w:val="0"/>
                <w:numId w:val="33"/>
              </w:numPr>
              <w:spacing w:before="40" w:after="40"/>
              <w:ind w:firstLine="0"/>
              <w:jc w:val="center"/>
              <w:rPr>
                <w:ins w:id="1929" w:author="Huawei" w:date="2018-03-28T15:01:00Z"/>
                <w:rFonts w:ascii="Times New Roman" w:eastAsia="SimSun" w:hAnsi="Times New Roman"/>
                <w:color w:val="000000"/>
                <w:kern w:val="24"/>
                <w:sz w:val="16"/>
                <w:szCs w:val="18"/>
                <w:lang w:eastAsia="x-none"/>
              </w:rPr>
            </w:pPr>
          </w:p>
        </w:tc>
      </w:tr>
      <w:tr w:rsidR="000F713F" w:rsidRPr="000F713F" w14:paraId="72870947" w14:textId="77777777" w:rsidTr="000F713F">
        <w:trPr>
          <w:cantSplit/>
          <w:jc w:val="center"/>
          <w:ins w:id="1930" w:author="Huawei" w:date="2018-03-28T15:01:00Z"/>
        </w:trPr>
        <w:tc>
          <w:tcPr>
            <w:tcW w:w="0" w:type="auto"/>
            <w:vMerge/>
            <w:tcBorders>
              <w:left w:val="single" w:sz="4" w:space="0" w:color="auto"/>
              <w:right w:val="single" w:sz="4" w:space="0" w:color="auto"/>
            </w:tcBorders>
            <w:vAlign w:val="center"/>
          </w:tcPr>
          <w:p w14:paraId="5D40228F" w14:textId="77777777" w:rsidR="000F713F" w:rsidRPr="000F713F" w:rsidRDefault="000F713F" w:rsidP="000F713F">
            <w:pPr>
              <w:ind w:left="720" w:hanging="720"/>
              <w:rPr>
                <w:ins w:id="1931"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07AA4DD" w14:textId="77777777" w:rsidR="000F713F" w:rsidRPr="000F713F" w:rsidRDefault="000F713F" w:rsidP="000F713F">
            <w:pPr>
              <w:keepLines/>
              <w:numPr>
                <w:ilvl w:val="0"/>
                <w:numId w:val="33"/>
              </w:numPr>
              <w:spacing w:before="40" w:after="40"/>
              <w:ind w:firstLine="0"/>
              <w:jc w:val="center"/>
              <w:rPr>
                <w:ins w:id="1932" w:author="Huawei" w:date="2018-03-28T15:01:00Z"/>
                <w:rFonts w:ascii="Times New Roman" w:eastAsia="SimSun" w:hAnsi="Times New Roman"/>
                <w:i/>
                <w:sz w:val="16"/>
                <w:szCs w:val="18"/>
                <w:lang w:eastAsia="x-none"/>
              </w:rPr>
            </w:pPr>
            <w:ins w:id="1933"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7C136EC0" w14:textId="77777777" w:rsidR="000F713F" w:rsidRPr="000F713F" w:rsidRDefault="000F713F" w:rsidP="000F713F">
            <w:pPr>
              <w:keepLines/>
              <w:numPr>
                <w:ilvl w:val="0"/>
                <w:numId w:val="33"/>
              </w:numPr>
              <w:spacing w:before="40" w:after="40"/>
              <w:ind w:firstLine="0"/>
              <w:jc w:val="center"/>
              <w:rPr>
                <w:ins w:id="193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08CABFF" w14:textId="77777777" w:rsidR="000F713F" w:rsidRPr="000F713F" w:rsidRDefault="000F713F" w:rsidP="000F713F">
            <w:pPr>
              <w:keepLines/>
              <w:numPr>
                <w:ilvl w:val="0"/>
                <w:numId w:val="33"/>
              </w:numPr>
              <w:spacing w:before="40" w:after="40"/>
              <w:ind w:firstLine="0"/>
              <w:jc w:val="center"/>
              <w:rPr>
                <w:ins w:id="193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FAF1865" w14:textId="77777777" w:rsidR="000F713F" w:rsidRPr="000F713F" w:rsidRDefault="000F713F" w:rsidP="000F713F">
            <w:pPr>
              <w:keepLines/>
              <w:numPr>
                <w:ilvl w:val="0"/>
                <w:numId w:val="33"/>
              </w:numPr>
              <w:spacing w:before="40" w:after="40"/>
              <w:ind w:firstLine="0"/>
              <w:jc w:val="center"/>
              <w:rPr>
                <w:ins w:id="193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B47D4D2" w14:textId="77777777" w:rsidR="000F713F" w:rsidRPr="000F713F" w:rsidRDefault="000F713F" w:rsidP="000F713F">
            <w:pPr>
              <w:keepLines/>
              <w:numPr>
                <w:ilvl w:val="0"/>
                <w:numId w:val="33"/>
              </w:numPr>
              <w:spacing w:before="40" w:after="40"/>
              <w:ind w:firstLine="0"/>
              <w:jc w:val="center"/>
              <w:rPr>
                <w:ins w:id="193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BC7F7E" w14:textId="77777777" w:rsidR="000F713F" w:rsidRPr="000F713F" w:rsidRDefault="000F713F" w:rsidP="000F713F">
            <w:pPr>
              <w:keepLines/>
              <w:numPr>
                <w:ilvl w:val="0"/>
                <w:numId w:val="33"/>
              </w:numPr>
              <w:spacing w:before="40" w:after="40"/>
              <w:ind w:firstLine="0"/>
              <w:jc w:val="center"/>
              <w:rPr>
                <w:ins w:id="193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373BA5A" w14:textId="77777777" w:rsidR="000F713F" w:rsidRPr="000F713F" w:rsidRDefault="000F713F" w:rsidP="000F713F">
            <w:pPr>
              <w:keepLines/>
              <w:numPr>
                <w:ilvl w:val="0"/>
                <w:numId w:val="33"/>
              </w:numPr>
              <w:spacing w:before="40" w:after="40"/>
              <w:ind w:firstLine="0"/>
              <w:jc w:val="center"/>
              <w:rPr>
                <w:ins w:id="193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9C0BD4D" w14:textId="77777777" w:rsidR="000F713F" w:rsidRPr="000F713F" w:rsidRDefault="000F713F" w:rsidP="000F713F">
            <w:pPr>
              <w:keepLines/>
              <w:numPr>
                <w:ilvl w:val="0"/>
                <w:numId w:val="33"/>
              </w:numPr>
              <w:spacing w:before="40" w:after="40"/>
              <w:ind w:firstLine="0"/>
              <w:jc w:val="center"/>
              <w:rPr>
                <w:ins w:id="19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2B0C10" w14:textId="77777777" w:rsidR="000F713F" w:rsidRPr="000F713F" w:rsidRDefault="000F713F" w:rsidP="000F713F">
            <w:pPr>
              <w:keepLines/>
              <w:numPr>
                <w:ilvl w:val="0"/>
                <w:numId w:val="33"/>
              </w:numPr>
              <w:spacing w:before="40" w:after="40"/>
              <w:ind w:firstLine="0"/>
              <w:jc w:val="center"/>
              <w:rPr>
                <w:ins w:id="194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87A9A87" w14:textId="77777777" w:rsidR="000F713F" w:rsidRPr="000F713F" w:rsidRDefault="000F713F" w:rsidP="000F713F">
            <w:pPr>
              <w:keepLines/>
              <w:numPr>
                <w:ilvl w:val="0"/>
                <w:numId w:val="33"/>
              </w:numPr>
              <w:spacing w:before="40" w:after="40"/>
              <w:ind w:firstLine="0"/>
              <w:jc w:val="center"/>
              <w:rPr>
                <w:ins w:id="1942" w:author="Huawei" w:date="2018-03-28T15:01:00Z"/>
                <w:rFonts w:ascii="Times New Roman" w:eastAsia="SimSun" w:hAnsi="Times New Roman"/>
                <w:color w:val="000000"/>
                <w:kern w:val="24"/>
                <w:sz w:val="16"/>
                <w:szCs w:val="18"/>
                <w:lang w:eastAsia="x-none"/>
              </w:rPr>
            </w:pPr>
          </w:p>
        </w:tc>
      </w:tr>
      <w:tr w:rsidR="000F713F" w:rsidRPr="000F713F" w14:paraId="79B22161" w14:textId="77777777" w:rsidTr="000F713F">
        <w:trPr>
          <w:cantSplit/>
          <w:jc w:val="center"/>
          <w:ins w:id="1943" w:author="Huawei" w:date="2018-03-28T15:01:00Z"/>
        </w:trPr>
        <w:tc>
          <w:tcPr>
            <w:tcW w:w="0" w:type="auto"/>
            <w:vMerge/>
            <w:tcBorders>
              <w:left w:val="single" w:sz="4" w:space="0" w:color="auto"/>
              <w:right w:val="single" w:sz="4" w:space="0" w:color="auto"/>
            </w:tcBorders>
            <w:vAlign w:val="center"/>
          </w:tcPr>
          <w:p w14:paraId="417BD9A3" w14:textId="77777777" w:rsidR="000F713F" w:rsidRPr="000F713F" w:rsidRDefault="000F713F" w:rsidP="000F713F">
            <w:pPr>
              <w:ind w:left="720" w:hanging="720"/>
              <w:rPr>
                <w:ins w:id="1944"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7590AF8" w14:textId="77777777" w:rsidR="000F713F" w:rsidRPr="000F713F" w:rsidRDefault="000F713F" w:rsidP="000F713F">
            <w:pPr>
              <w:keepLines/>
              <w:numPr>
                <w:ilvl w:val="0"/>
                <w:numId w:val="33"/>
              </w:numPr>
              <w:spacing w:before="40" w:after="40"/>
              <w:ind w:firstLine="0"/>
              <w:jc w:val="center"/>
              <w:rPr>
                <w:ins w:id="1945" w:author="Huawei" w:date="2018-03-28T15:01:00Z"/>
                <w:rFonts w:ascii="Times New Roman" w:eastAsia="SimSun" w:hAnsi="Times New Roman"/>
                <w:i/>
                <w:sz w:val="16"/>
                <w:szCs w:val="18"/>
                <w:lang w:eastAsia="x-none"/>
              </w:rPr>
            </w:pPr>
            <w:ins w:id="1946"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ZSA</w:t>
              </w:r>
            </w:ins>
          </w:p>
        </w:tc>
        <w:tc>
          <w:tcPr>
            <w:tcW w:w="411" w:type="pct"/>
            <w:tcBorders>
              <w:top w:val="single" w:sz="4" w:space="0" w:color="auto"/>
              <w:left w:val="single" w:sz="4" w:space="0" w:color="auto"/>
              <w:bottom w:val="single" w:sz="4" w:space="0" w:color="auto"/>
              <w:right w:val="single" w:sz="4" w:space="0" w:color="auto"/>
            </w:tcBorders>
          </w:tcPr>
          <w:p w14:paraId="3E06B43F" w14:textId="77777777" w:rsidR="000F713F" w:rsidRPr="000F713F" w:rsidRDefault="000F713F" w:rsidP="000F713F">
            <w:pPr>
              <w:keepLines/>
              <w:numPr>
                <w:ilvl w:val="0"/>
                <w:numId w:val="33"/>
              </w:numPr>
              <w:spacing w:before="40" w:after="40"/>
              <w:ind w:firstLine="0"/>
              <w:jc w:val="center"/>
              <w:rPr>
                <w:ins w:id="194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23D9ACC" w14:textId="77777777" w:rsidR="000F713F" w:rsidRPr="000F713F" w:rsidRDefault="000F713F" w:rsidP="000F713F">
            <w:pPr>
              <w:keepLines/>
              <w:numPr>
                <w:ilvl w:val="0"/>
                <w:numId w:val="33"/>
              </w:numPr>
              <w:spacing w:before="40" w:after="40"/>
              <w:ind w:firstLine="0"/>
              <w:jc w:val="center"/>
              <w:rPr>
                <w:ins w:id="194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6849A5" w14:textId="77777777" w:rsidR="000F713F" w:rsidRPr="000F713F" w:rsidRDefault="000F713F" w:rsidP="000F713F">
            <w:pPr>
              <w:keepLines/>
              <w:numPr>
                <w:ilvl w:val="0"/>
                <w:numId w:val="33"/>
              </w:numPr>
              <w:spacing w:before="40" w:after="40"/>
              <w:ind w:firstLine="0"/>
              <w:jc w:val="center"/>
              <w:rPr>
                <w:ins w:id="194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BDE0800" w14:textId="77777777" w:rsidR="000F713F" w:rsidRPr="000F713F" w:rsidRDefault="000F713F" w:rsidP="000F713F">
            <w:pPr>
              <w:keepLines/>
              <w:numPr>
                <w:ilvl w:val="0"/>
                <w:numId w:val="33"/>
              </w:numPr>
              <w:spacing w:before="40" w:after="40"/>
              <w:ind w:firstLine="0"/>
              <w:jc w:val="center"/>
              <w:rPr>
                <w:ins w:id="19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FE59F4B" w14:textId="77777777" w:rsidR="000F713F" w:rsidRPr="000F713F" w:rsidRDefault="000F713F" w:rsidP="000F713F">
            <w:pPr>
              <w:keepLines/>
              <w:numPr>
                <w:ilvl w:val="0"/>
                <w:numId w:val="33"/>
              </w:numPr>
              <w:spacing w:before="40" w:after="40"/>
              <w:ind w:firstLine="0"/>
              <w:jc w:val="center"/>
              <w:rPr>
                <w:ins w:id="195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1D0266" w14:textId="77777777" w:rsidR="000F713F" w:rsidRPr="000F713F" w:rsidRDefault="000F713F" w:rsidP="000F713F">
            <w:pPr>
              <w:keepLines/>
              <w:numPr>
                <w:ilvl w:val="0"/>
                <w:numId w:val="33"/>
              </w:numPr>
              <w:spacing w:before="40" w:after="40"/>
              <w:ind w:firstLine="0"/>
              <w:jc w:val="center"/>
              <w:rPr>
                <w:ins w:id="195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F1CA2A" w14:textId="77777777" w:rsidR="000F713F" w:rsidRPr="000F713F" w:rsidRDefault="000F713F" w:rsidP="000F713F">
            <w:pPr>
              <w:keepLines/>
              <w:numPr>
                <w:ilvl w:val="0"/>
                <w:numId w:val="33"/>
              </w:numPr>
              <w:spacing w:before="40" w:after="40"/>
              <w:ind w:firstLine="0"/>
              <w:jc w:val="center"/>
              <w:rPr>
                <w:ins w:id="19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E56F32" w14:textId="77777777" w:rsidR="000F713F" w:rsidRPr="000F713F" w:rsidRDefault="000F713F" w:rsidP="000F713F">
            <w:pPr>
              <w:keepLines/>
              <w:numPr>
                <w:ilvl w:val="0"/>
                <w:numId w:val="33"/>
              </w:numPr>
              <w:spacing w:before="40" w:after="40"/>
              <w:ind w:firstLine="0"/>
              <w:jc w:val="center"/>
              <w:rPr>
                <w:ins w:id="195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8E7A502" w14:textId="77777777" w:rsidR="000F713F" w:rsidRPr="000F713F" w:rsidRDefault="000F713F" w:rsidP="000F713F">
            <w:pPr>
              <w:keepLines/>
              <w:numPr>
                <w:ilvl w:val="0"/>
                <w:numId w:val="33"/>
              </w:numPr>
              <w:spacing w:before="40" w:after="40"/>
              <w:ind w:firstLine="0"/>
              <w:jc w:val="center"/>
              <w:rPr>
                <w:ins w:id="1955" w:author="Huawei" w:date="2018-03-28T15:01:00Z"/>
                <w:rFonts w:ascii="Times New Roman" w:eastAsia="SimSun" w:hAnsi="Times New Roman"/>
                <w:color w:val="000000"/>
                <w:kern w:val="24"/>
                <w:sz w:val="16"/>
                <w:szCs w:val="18"/>
                <w:lang w:eastAsia="x-none"/>
              </w:rPr>
            </w:pPr>
          </w:p>
        </w:tc>
      </w:tr>
      <w:tr w:rsidR="000F713F" w:rsidRPr="000F713F" w14:paraId="6CD7612E" w14:textId="77777777" w:rsidTr="000F713F">
        <w:trPr>
          <w:cantSplit/>
          <w:jc w:val="center"/>
          <w:ins w:id="1956" w:author="Huawei" w:date="2018-03-28T15:01:00Z"/>
        </w:trPr>
        <w:tc>
          <w:tcPr>
            <w:tcW w:w="1387" w:type="pct"/>
            <w:gridSpan w:val="2"/>
            <w:tcBorders>
              <w:left w:val="single" w:sz="4" w:space="0" w:color="auto"/>
              <w:right w:val="single" w:sz="4" w:space="0" w:color="auto"/>
            </w:tcBorders>
            <w:vAlign w:val="center"/>
          </w:tcPr>
          <w:p w14:paraId="41B77668" w14:textId="77777777" w:rsidR="000F713F" w:rsidRPr="000F713F" w:rsidRDefault="000F713F" w:rsidP="000F713F">
            <w:pPr>
              <w:keepLines/>
              <w:numPr>
                <w:ilvl w:val="0"/>
                <w:numId w:val="33"/>
              </w:numPr>
              <w:spacing w:before="40" w:after="40"/>
              <w:ind w:firstLine="0"/>
              <w:jc w:val="center"/>
              <w:rPr>
                <w:ins w:id="1957" w:author="Huawei" w:date="2018-03-28T15:01:00Z"/>
                <w:rFonts w:ascii="Times New Roman" w:eastAsia="SimSun" w:hAnsi="Times New Roman"/>
                <w:i/>
                <w:sz w:val="16"/>
                <w:szCs w:val="18"/>
                <w:lang w:eastAsia="x-none"/>
              </w:rPr>
            </w:pPr>
            <w:ins w:id="1958" w:author="Huawei" w:date="2018-03-28T15:01:00Z">
              <w:r w:rsidRPr="000F713F">
                <w:rPr>
                  <w:rFonts w:ascii="Times New Roman" w:eastAsia="SimSun" w:hAnsi="Times New Roman"/>
                  <w:sz w:val="16"/>
                  <w:szCs w:val="18"/>
                  <w:lang w:eastAsia="x-none"/>
                </w:rPr>
                <w:t xml:space="preserve">Delay scaling parameter </w:t>
              </w:r>
              <w:r w:rsidRPr="000F713F">
                <w:rPr>
                  <w:rFonts w:ascii="Times New Roman" w:eastAsia="SimSun" w:hAnsi="Times New Roman"/>
                  <w:i/>
                  <w:sz w:val="16"/>
                  <w:szCs w:val="18"/>
                  <w:lang w:eastAsia="x-none"/>
                </w:rPr>
                <w:t>r</w:t>
              </w:r>
              <w:r w:rsidRPr="000F713F">
                <w:rPr>
                  <w:rFonts w:ascii="Times New Roman" w:eastAsia="SimSun" w:hAnsi="Times New Roman"/>
                  <w:i/>
                  <w:sz w:val="16"/>
                  <w:szCs w:val="18"/>
                  <w:vertAlign w:val="subscript"/>
                  <w:lang w:eastAsia="x-none"/>
                </w:rPr>
                <w:sym w:font="Symbol" w:char="F074"/>
              </w:r>
            </w:ins>
          </w:p>
        </w:tc>
        <w:tc>
          <w:tcPr>
            <w:tcW w:w="411" w:type="pct"/>
            <w:tcBorders>
              <w:top w:val="single" w:sz="4" w:space="0" w:color="auto"/>
              <w:left w:val="single" w:sz="4" w:space="0" w:color="auto"/>
              <w:bottom w:val="single" w:sz="4" w:space="0" w:color="auto"/>
              <w:right w:val="single" w:sz="4" w:space="0" w:color="auto"/>
            </w:tcBorders>
          </w:tcPr>
          <w:p w14:paraId="36464A79" w14:textId="77777777" w:rsidR="000F713F" w:rsidRPr="000F713F" w:rsidRDefault="000F713F" w:rsidP="000F713F">
            <w:pPr>
              <w:keepLines/>
              <w:numPr>
                <w:ilvl w:val="0"/>
                <w:numId w:val="33"/>
              </w:numPr>
              <w:spacing w:before="40" w:after="40"/>
              <w:ind w:firstLine="0"/>
              <w:jc w:val="center"/>
              <w:rPr>
                <w:ins w:id="195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1A3E3DE" w14:textId="77777777" w:rsidR="000F713F" w:rsidRPr="000F713F" w:rsidRDefault="000F713F" w:rsidP="000F713F">
            <w:pPr>
              <w:keepLines/>
              <w:numPr>
                <w:ilvl w:val="0"/>
                <w:numId w:val="33"/>
              </w:numPr>
              <w:spacing w:before="40" w:after="40"/>
              <w:ind w:firstLine="0"/>
              <w:jc w:val="center"/>
              <w:rPr>
                <w:ins w:id="196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769824E" w14:textId="77777777" w:rsidR="000F713F" w:rsidRPr="000F713F" w:rsidRDefault="000F713F" w:rsidP="000F713F">
            <w:pPr>
              <w:keepLines/>
              <w:numPr>
                <w:ilvl w:val="0"/>
                <w:numId w:val="33"/>
              </w:numPr>
              <w:spacing w:before="40" w:after="40"/>
              <w:ind w:firstLine="0"/>
              <w:jc w:val="center"/>
              <w:rPr>
                <w:ins w:id="196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B8CF31" w14:textId="77777777" w:rsidR="000F713F" w:rsidRPr="000F713F" w:rsidRDefault="000F713F" w:rsidP="000F713F">
            <w:pPr>
              <w:keepLines/>
              <w:numPr>
                <w:ilvl w:val="0"/>
                <w:numId w:val="33"/>
              </w:numPr>
              <w:spacing w:before="40" w:after="40"/>
              <w:ind w:firstLine="0"/>
              <w:jc w:val="center"/>
              <w:rPr>
                <w:ins w:id="196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F15103" w14:textId="77777777" w:rsidR="000F713F" w:rsidRPr="000F713F" w:rsidRDefault="000F713F" w:rsidP="000F713F">
            <w:pPr>
              <w:keepLines/>
              <w:numPr>
                <w:ilvl w:val="0"/>
                <w:numId w:val="33"/>
              </w:numPr>
              <w:spacing w:before="40" w:after="40"/>
              <w:ind w:firstLine="0"/>
              <w:jc w:val="center"/>
              <w:rPr>
                <w:ins w:id="196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DBD9B21" w14:textId="77777777" w:rsidR="000F713F" w:rsidRPr="000F713F" w:rsidRDefault="000F713F" w:rsidP="000F713F">
            <w:pPr>
              <w:keepLines/>
              <w:numPr>
                <w:ilvl w:val="0"/>
                <w:numId w:val="33"/>
              </w:numPr>
              <w:spacing w:before="40" w:after="40"/>
              <w:ind w:firstLine="0"/>
              <w:jc w:val="center"/>
              <w:rPr>
                <w:ins w:id="19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DF54649" w14:textId="77777777" w:rsidR="000F713F" w:rsidRPr="000F713F" w:rsidRDefault="000F713F" w:rsidP="000F713F">
            <w:pPr>
              <w:keepLines/>
              <w:numPr>
                <w:ilvl w:val="0"/>
                <w:numId w:val="33"/>
              </w:numPr>
              <w:spacing w:before="40" w:after="40"/>
              <w:ind w:firstLine="0"/>
              <w:jc w:val="center"/>
              <w:rPr>
                <w:ins w:id="196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5963DC0" w14:textId="77777777" w:rsidR="000F713F" w:rsidRPr="000F713F" w:rsidRDefault="000F713F" w:rsidP="000F713F">
            <w:pPr>
              <w:keepLines/>
              <w:numPr>
                <w:ilvl w:val="0"/>
                <w:numId w:val="33"/>
              </w:numPr>
              <w:spacing w:before="40" w:after="40"/>
              <w:ind w:firstLine="0"/>
              <w:jc w:val="center"/>
              <w:rPr>
                <w:ins w:id="196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FCBE9DC" w14:textId="77777777" w:rsidR="000F713F" w:rsidRPr="000F713F" w:rsidRDefault="000F713F" w:rsidP="000F713F">
            <w:pPr>
              <w:keepLines/>
              <w:numPr>
                <w:ilvl w:val="0"/>
                <w:numId w:val="33"/>
              </w:numPr>
              <w:spacing w:before="40" w:after="40"/>
              <w:ind w:firstLine="0"/>
              <w:jc w:val="center"/>
              <w:rPr>
                <w:ins w:id="1967" w:author="Huawei" w:date="2018-03-28T15:01:00Z"/>
                <w:rFonts w:ascii="Times New Roman" w:eastAsia="SimSun" w:hAnsi="Times New Roman"/>
                <w:color w:val="000000"/>
                <w:kern w:val="24"/>
                <w:sz w:val="16"/>
                <w:szCs w:val="18"/>
                <w:lang w:eastAsia="x-none"/>
              </w:rPr>
            </w:pPr>
          </w:p>
        </w:tc>
      </w:tr>
      <w:tr w:rsidR="000F713F" w:rsidRPr="000F713F" w14:paraId="1CFEF60F" w14:textId="77777777" w:rsidTr="000F713F">
        <w:trPr>
          <w:cantSplit/>
          <w:jc w:val="center"/>
          <w:ins w:id="1968" w:author="Huawei" w:date="2018-03-28T15:01:00Z"/>
        </w:trPr>
        <w:tc>
          <w:tcPr>
            <w:tcW w:w="0" w:type="auto"/>
            <w:vMerge w:val="restart"/>
            <w:tcBorders>
              <w:left w:val="single" w:sz="4" w:space="0" w:color="auto"/>
              <w:right w:val="single" w:sz="4" w:space="0" w:color="auto"/>
            </w:tcBorders>
            <w:vAlign w:val="center"/>
          </w:tcPr>
          <w:p w14:paraId="1DB80DC3" w14:textId="77777777" w:rsidR="000F713F" w:rsidRPr="000F713F" w:rsidRDefault="000F713F" w:rsidP="000F713F">
            <w:pPr>
              <w:keepLines/>
              <w:numPr>
                <w:ilvl w:val="0"/>
                <w:numId w:val="33"/>
              </w:numPr>
              <w:spacing w:before="40" w:after="40"/>
              <w:ind w:firstLine="0"/>
              <w:jc w:val="center"/>
              <w:rPr>
                <w:ins w:id="1969" w:author="Huawei" w:date="2018-03-28T15:01:00Z"/>
                <w:rFonts w:ascii="Times New Roman" w:eastAsia="Malgun Gothic" w:hAnsi="Times New Roman" w:cs="Arial"/>
                <w:kern w:val="2"/>
                <w:sz w:val="16"/>
                <w:szCs w:val="18"/>
                <w:lang w:eastAsia="x-none"/>
              </w:rPr>
            </w:pPr>
            <w:ins w:id="1970" w:author="Huawei" w:date="2018-03-28T15:01:00Z">
              <w:r w:rsidRPr="000F713F">
                <w:rPr>
                  <w:rFonts w:ascii="Times New Roman" w:eastAsia="Malgun Gothic" w:hAnsi="Times New Roman"/>
                  <w:sz w:val="16"/>
                  <w:szCs w:val="18"/>
                  <w:lang w:eastAsia="x-none"/>
                </w:rPr>
                <w:t>XPR [dB]</w:t>
              </w:r>
            </w:ins>
          </w:p>
        </w:tc>
        <w:tc>
          <w:tcPr>
            <w:tcW w:w="358" w:type="pct"/>
            <w:tcBorders>
              <w:top w:val="single" w:sz="4" w:space="0" w:color="auto"/>
              <w:left w:val="single" w:sz="4" w:space="0" w:color="auto"/>
              <w:bottom w:val="single" w:sz="4" w:space="0" w:color="auto"/>
              <w:right w:val="single" w:sz="4" w:space="0" w:color="auto"/>
            </w:tcBorders>
            <w:vAlign w:val="center"/>
          </w:tcPr>
          <w:p w14:paraId="38F4A29E" w14:textId="77777777" w:rsidR="000F713F" w:rsidRPr="000F713F" w:rsidRDefault="000F713F" w:rsidP="000F713F">
            <w:pPr>
              <w:keepLines/>
              <w:numPr>
                <w:ilvl w:val="0"/>
                <w:numId w:val="33"/>
              </w:numPr>
              <w:spacing w:before="40" w:after="40"/>
              <w:ind w:firstLine="0"/>
              <w:jc w:val="center"/>
              <w:rPr>
                <w:ins w:id="1971" w:author="Huawei" w:date="2018-03-28T15:01:00Z"/>
                <w:rFonts w:ascii="Times New Roman" w:eastAsia="SimSun" w:hAnsi="Times New Roman"/>
                <w:i/>
                <w:sz w:val="16"/>
                <w:szCs w:val="18"/>
                <w:lang w:eastAsia="x-none"/>
              </w:rPr>
            </w:pPr>
            <w:ins w:id="1972"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XPR</w:t>
              </w:r>
            </w:ins>
          </w:p>
        </w:tc>
        <w:tc>
          <w:tcPr>
            <w:tcW w:w="411" w:type="pct"/>
            <w:tcBorders>
              <w:top w:val="single" w:sz="4" w:space="0" w:color="auto"/>
              <w:left w:val="single" w:sz="4" w:space="0" w:color="auto"/>
              <w:bottom w:val="single" w:sz="4" w:space="0" w:color="auto"/>
              <w:right w:val="single" w:sz="4" w:space="0" w:color="auto"/>
            </w:tcBorders>
          </w:tcPr>
          <w:p w14:paraId="1C0F6AC2" w14:textId="77777777" w:rsidR="000F713F" w:rsidRPr="000F713F" w:rsidRDefault="000F713F" w:rsidP="000F713F">
            <w:pPr>
              <w:keepLines/>
              <w:numPr>
                <w:ilvl w:val="0"/>
                <w:numId w:val="33"/>
              </w:numPr>
              <w:spacing w:before="40" w:after="40"/>
              <w:ind w:firstLine="0"/>
              <w:jc w:val="center"/>
              <w:rPr>
                <w:ins w:id="197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67F4269" w14:textId="77777777" w:rsidR="000F713F" w:rsidRPr="000F713F" w:rsidRDefault="000F713F" w:rsidP="000F713F">
            <w:pPr>
              <w:keepLines/>
              <w:numPr>
                <w:ilvl w:val="0"/>
                <w:numId w:val="33"/>
              </w:numPr>
              <w:spacing w:before="40" w:after="40"/>
              <w:ind w:firstLine="0"/>
              <w:jc w:val="center"/>
              <w:rPr>
                <w:ins w:id="19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B2376E2" w14:textId="77777777" w:rsidR="000F713F" w:rsidRPr="000F713F" w:rsidRDefault="000F713F" w:rsidP="000F713F">
            <w:pPr>
              <w:keepLines/>
              <w:numPr>
                <w:ilvl w:val="0"/>
                <w:numId w:val="33"/>
              </w:numPr>
              <w:spacing w:before="40" w:after="40"/>
              <w:ind w:firstLine="0"/>
              <w:jc w:val="center"/>
              <w:rPr>
                <w:ins w:id="197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A94938C" w14:textId="77777777" w:rsidR="000F713F" w:rsidRPr="000F713F" w:rsidRDefault="000F713F" w:rsidP="000F713F">
            <w:pPr>
              <w:keepLines/>
              <w:numPr>
                <w:ilvl w:val="0"/>
                <w:numId w:val="33"/>
              </w:numPr>
              <w:spacing w:before="40" w:after="40"/>
              <w:ind w:firstLine="0"/>
              <w:jc w:val="center"/>
              <w:rPr>
                <w:ins w:id="197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ED145D" w14:textId="77777777" w:rsidR="000F713F" w:rsidRPr="000F713F" w:rsidRDefault="000F713F" w:rsidP="000F713F">
            <w:pPr>
              <w:keepLines/>
              <w:numPr>
                <w:ilvl w:val="0"/>
                <w:numId w:val="33"/>
              </w:numPr>
              <w:spacing w:before="40" w:after="40"/>
              <w:ind w:firstLine="0"/>
              <w:jc w:val="center"/>
              <w:rPr>
                <w:ins w:id="197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32F799" w14:textId="77777777" w:rsidR="000F713F" w:rsidRPr="000F713F" w:rsidRDefault="000F713F" w:rsidP="000F713F">
            <w:pPr>
              <w:keepLines/>
              <w:numPr>
                <w:ilvl w:val="0"/>
                <w:numId w:val="33"/>
              </w:numPr>
              <w:spacing w:before="40" w:after="40"/>
              <w:ind w:firstLine="0"/>
              <w:jc w:val="center"/>
              <w:rPr>
                <w:ins w:id="197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516AD3" w14:textId="77777777" w:rsidR="000F713F" w:rsidRPr="000F713F" w:rsidRDefault="000F713F" w:rsidP="000F713F">
            <w:pPr>
              <w:keepLines/>
              <w:numPr>
                <w:ilvl w:val="0"/>
                <w:numId w:val="33"/>
              </w:numPr>
              <w:spacing w:before="40" w:after="40"/>
              <w:ind w:firstLine="0"/>
              <w:jc w:val="center"/>
              <w:rPr>
                <w:ins w:id="197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7BCF26" w14:textId="77777777" w:rsidR="000F713F" w:rsidRPr="000F713F" w:rsidRDefault="000F713F" w:rsidP="000F713F">
            <w:pPr>
              <w:keepLines/>
              <w:numPr>
                <w:ilvl w:val="0"/>
                <w:numId w:val="33"/>
              </w:numPr>
              <w:spacing w:before="40" w:after="40"/>
              <w:ind w:firstLine="0"/>
              <w:jc w:val="center"/>
              <w:rPr>
                <w:ins w:id="198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6C6A042" w14:textId="77777777" w:rsidR="000F713F" w:rsidRPr="000F713F" w:rsidRDefault="000F713F" w:rsidP="000F713F">
            <w:pPr>
              <w:keepLines/>
              <w:numPr>
                <w:ilvl w:val="0"/>
                <w:numId w:val="33"/>
              </w:numPr>
              <w:spacing w:before="40" w:after="40"/>
              <w:ind w:firstLine="0"/>
              <w:jc w:val="center"/>
              <w:rPr>
                <w:ins w:id="1981" w:author="Huawei" w:date="2018-03-28T15:01:00Z"/>
                <w:rFonts w:ascii="Times New Roman" w:eastAsia="SimSun" w:hAnsi="Times New Roman"/>
                <w:color w:val="000000"/>
                <w:kern w:val="24"/>
                <w:sz w:val="16"/>
                <w:szCs w:val="18"/>
                <w:lang w:eastAsia="x-none"/>
              </w:rPr>
            </w:pPr>
          </w:p>
        </w:tc>
      </w:tr>
      <w:tr w:rsidR="000F713F" w:rsidRPr="000F713F" w14:paraId="71FC4A15" w14:textId="77777777" w:rsidTr="000F713F">
        <w:trPr>
          <w:cantSplit/>
          <w:jc w:val="center"/>
          <w:ins w:id="1982" w:author="Huawei" w:date="2018-03-28T15:01:00Z"/>
        </w:trPr>
        <w:tc>
          <w:tcPr>
            <w:tcW w:w="0" w:type="auto"/>
            <w:vMerge/>
            <w:tcBorders>
              <w:left w:val="single" w:sz="4" w:space="0" w:color="auto"/>
              <w:right w:val="single" w:sz="4" w:space="0" w:color="auto"/>
            </w:tcBorders>
            <w:vAlign w:val="center"/>
          </w:tcPr>
          <w:p w14:paraId="7C3252CB" w14:textId="77777777" w:rsidR="000F713F" w:rsidRPr="000F713F" w:rsidRDefault="000F713F" w:rsidP="000F713F">
            <w:pPr>
              <w:ind w:left="720" w:hanging="720"/>
              <w:rPr>
                <w:ins w:id="1983"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19F428A" w14:textId="77777777" w:rsidR="000F713F" w:rsidRPr="000F713F" w:rsidRDefault="000F713F" w:rsidP="000F713F">
            <w:pPr>
              <w:keepLines/>
              <w:numPr>
                <w:ilvl w:val="0"/>
                <w:numId w:val="33"/>
              </w:numPr>
              <w:spacing w:before="40" w:after="40"/>
              <w:ind w:firstLine="0"/>
              <w:jc w:val="center"/>
              <w:rPr>
                <w:ins w:id="1984" w:author="Huawei" w:date="2018-03-28T15:01:00Z"/>
                <w:rFonts w:ascii="Times New Roman" w:eastAsia="SimSun" w:hAnsi="Times New Roman"/>
                <w:i/>
                <w:sz w:val="16"/>
                <w:szCs w:val="18"/>
                <w:lang w:eastAsia="x-none"/>
              </w:rPr>
            </w:pPr>
            <w:ins w:id="1985"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XPR</w:t>
              </w:r>
            </w:ins>
          </w:p>
        </w:tc>
        <w:tc>
          <w:tcPr>
            <w:tcW w:w="411" w:type="pct"/>
            <w:tcBorders>
              <w:top w:val="single" w:sz="4" w:space="0" w:color="auto"/>
              <w:left w:val="single" w:sz="4" w:space="0" w:color="auto"/>
              <w:bottom w:val="single" w:sz="4" w:space="0" w:color="auto"/>
              <w:right w:val="single" w:sz="4" w:space="0" w:color="auto"/>
            </w:tcBorders>
          </w:tcPr>
          <w:p w14:paraId="45C8674C" w14:textId="77777777" w:rsidR="000F713F" w:rsidRPr="000F713F" w:rsidRDefault="000F713F" w:rsidP="000F713F">
            <w:pPr>
              <w:keepLines/>
              <w:numPr>
                <w:ilvl w:val="0"/>
                <w:numId w:val="33"/>
              </w:numPr>
              <w:spacing w:before="40" w:after="40"/>
              <w:ind w:firstLine="0"/>
              <w:jc w:val="center"/>
              <w:rPr>
                <w:ins w:id="198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42FAD2C" w14:textId="77777777" w:rsidR="000F713F" w:rsidRPr="000F713F" w:rsidRDefault="000F713F" w:rsidP="000F713F">
            <w:pPr>
              <w:keepLines/>
              <w:numPr>
                <w:ilvl w:val="0"/>
                <w:numId w:val="33"/>
              </w:numPr>
              <w:spacing w:before="40" w:after="40"/>
              <w:ind w:firstLine="0"/>
              <w:jc w:val="center"/>
              <w:rPr>
                <w:ins w:id="19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4132D4E" w14:textId="77777777" w:rsidR="000F713F" w:rsidRPr="000F713F" w:rsidRDefault="000F713F" w:rsidP="000F713F">
            <w:pPr>
              <w:keepLines/>
              <w:numPr>
                <w:ilvl w:val="0"/>
                <w:numId w:val="33"/>
              </w:numPr>
              <w:spacing w:before="40" w:after="40"/>
              <w:ind w:firstLine="0"/>
              <w:jc w:val="center"/>
              <w:rPr>
                <w:ins w:id="198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BDC548" w14:textId="77777777" w:rsidR="000F713F" w:rsidRPr="000F713F" w:rsidRDefault="000F713F" w:rsidP="000F713F">
            <w:pPr>
              <w:keepLines/>
              <w:numPr>
                <w:ilvl w:val="0"/>
                <w:numId w:val="33"/>
              </w:numPr>
              <w:spacing w:before="40" w:after="40"/>
              <w:ind w:firstLine="0"/>
              <w:jc w:val="center"/>
              <w:rPr>
                <w:ins w:id="198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461A9F" w14:textId="77777777" w:rsidR="000F713F" w:rsidRPr="000F713F" w:rsidRDefault="000F713F" w:rsidP="000F713F">
            <w:pPr>
              <w:keepLines/>
              <w:numPr>
                <w:ilvl w:val="0"/>
                <w:numId w:val="33"/>
              </w:numPr>
              <w:spacing w:before="40" w:after="40"/>
              <w:ind w:firstLine="0"/>
              <w:jc w:val="center"/>
              <w:rPr>
                <w:ins w:id="199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97819D5" w14:textId="77777777" w:rsidR="000F713F" w:rsidRPr="000F713F" w:rsidRDefault="000F713F" w:rsidP="000F713F">
            <w:pPr>
              <w:keepLines/>
              <w:numPr>
                <w:ilvl w:val="0"/>
                <w:numId w:val="33"/>
              </w:numPr>
              <w:spacing w:before="40" w:after="40"/>
              <w:ind w:firstLine="0"/>
              <w:jc w:val="center"/>
              <w:rPr>
                <w:ins w:id="199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83D294" w14:textId="77777777" w:rsidR="000F713F" w:rsidRPr="000F713F" w:rsidRDefault="000F713F" w:rsidP="000F713F">
            <w:pPr>
              <w:keepLines/>
              <w:numPr>
                <w:ilvl w:val="0"/>
                <w:numId w:val="33"/>
              </w:numPr>
              <w:spacing w:before="40" w:after="40"/>
              <w:ind w:firstLine="0"/>
              <w:jc w:val="center"/>
              <w:rPr>
                <w:ins w:id="199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323534" w14:textId="77777777" w:rsidR="000F713F" w:rsidRPr="000F713F" w:rsidRDefault="000F713F" w:rsidP="000F713F">
            <w:pPr>
              <w:keepLines/>
              <w:numPr>
                <w:ilvl w:val="0"/>
                <w:numId w:val="33"/>
              </w:numPr>
              <w:spacing w:before="40" w:after="40"/>
              <w:ind w:firstLine="0"/>
              <w:jc w:val="center"/>
              <w:rPr>
                <w:ins w:id="199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43009FE" w14:textId="77777777" w:rsidR="000F713F" w:rsidRPr="000F713F" w:rsidRDefault="000F713F" w:rsidP="000F713F">
            <w:pPr>
              <w:keepLines/>
              <w:numPr>
                <w:ilvl w:val="0"/>
                <w:numId w:val="33"/>
              </w:numPr>
              <w:spacing w:before="40" w:after="40"/>
              <w:ind w:firstLine="0"/>
              <w:jc w:val="center"/>
              <w:rPr>
                <w:ins w:id="1994" w:author="Huawei" w:date="2018-03-28T15:01:00Z"/>
                <w:rFonts w:ascii="Times New Roman" w:eastAsia="SimSun" w:hAnsi="Times New Roman"/>
                <w:color w:val="000000"/>
                <w:kern w:val="24"/>
                <w:sz w:val="16"/>
                <w:szCs w:val="18"/>
                <w:lang w:eastAsia="x-none"/>
              </w:rPr>
            </w:pPr>
          </w:p>
        </w:tc>
      </w:tr>
      <w:tr w:rsidR="000F713F" w:rsidRPr="000F713F" w14:paraId="38A55F0A" w14:textId="77777777" w:rsidTr="000F713F">
        <w:trPr>
          <w:cantSplit/>
          <w:jc w:val="center"/>
          <w:ins w:id="1995" w:author="Huawei" w:date="2018-03-28T15:01:00Z"/>
        </w:trPr>
        <w:tc>
          <w:tcPr>
            <w:tcW w:w="1387" w:type="pct"/>
            <w:gridSpan w:val="2"/>
            <w:tcBorders>
              <w:left w:val="single" w:sz="4" w:space="0" w:color="auto"/>
              <w:right w:val="single" w:sz="4" w:space="0" w:color="auto"/>
            </w:tcBorders>
            <w:vAlign w:val="center"/>
          </w:tcPr>
          <w:p w14:paraId="76B30EB9" w14:textId="77777777" w:rsidR="000F713F" w:rsidRPr="000F713F" w:rsidRDefault="000F713F" w:rsidP="000F713F">
            <w:pPr>
              <w:keepLines/>
              <w:numPr>
                <w:ilvl w:val="0"/>
                <w:numId w:val="33"/>
              </w:numPr>
              <w:spacing w:before="40" w:after="40"/>
              <w:ind w:firstLine="0"/>
              <w:jc w:val="center"/>
              <w:rPr>
                <w:ins w:id="1996" w:author="Huawei" w:date="2018-03-28T15:01:00Z"/>
                <w:rFonts w:ascii="Times New Roman" w:eastAsia="SimSun" w:hAnsi="Times New Roman"/>
                <w:i/>
                <w:sz w:val="16"/>
                <w:szCs w:val="18"/>
                <w:lang w:eastAsia="x-none"/>
              </w:rPr>
            </w:pPr>
            <w:ins w:id="1997" w:author="Huawei" w:date="2018-03-28T15:01:00Z">
              <w:r w:rsidRPr="000F713F">
                <w:rPr>
                  <w:rFonts w:ascii="Times New Roman" w:eastAsia="SimSun" w:hAnsi="Times New Roman"/>
                  <w:sz w:val="16"/>
                  <w:szCs w:val="18"/>
                  <w:lang w:eastAsia="x-none"/>
                </w:rPr>
                <w:t xml:space="preserve">Number of clusters </w:t>
              </w:r>
              <w:r w:rsidR="00603E09">
                <w:rPr>
                  <w:rFonts w:ascii="Times New Roman" w:eastAsia="SimSun" w:hAnsi="Times New Roman"/>
                  <w:position w:val="-6"/>
                  <w:sz w:val="16"/>
                  <w:szCs w:val="18"/>
                  <w:lang w:eastAsia="x-none"/>
                </w:rPr>
                <w:pict w14:anchorId="79E3DE0A">
                  <v:shape id="_x0000_i1357" type="#_x0000_t75" style="width:14.4pt;height:15pt">
                    <v:imagedata r:id="rId2125" o:title=""/>
                  </v:shape>
                </w:pict>
              </w:r>
            </w:ins>
          </w:p>
        </w:tc>
        <w:tc>
          <w:tcPr>
            <w:tcW w:w="411" w:type="pct"/>
            <w:tcBorders>
              <w:top w:val="single" w:sz="4" w:space="0" w:color="auto"/>
              <w:left w:val="single" w:sz="4" w:space="0" w:color="auto"/>
              <w:bottom w:val="single" w:sz="4" w:space="0" w:color="auto"/>
              <w:right w:val="single" w:sz="4" w:space="0" w:color="auto"/>
            </w:tcBorders>
          </w:tcPr>
          <w:p w14:paraId="4E48BC3A" w14:textId="77777777" w:rsidR="000F713F" w:rsidRPr="000F713F" w:rsidRDefault="000F713F" w:rsidP="000F713F">
            <w:pPr>
              <w:keepLines/>
              <w:numPr>
                <w:ilvl w:val="0"/>
                <w:numId w:val="33"/>
              </w:numPr>
              <w:spacing w:before="40" w:after="40"/>
              <w:ind w:firstLine="0"/>
              <w:jc w:val="center"/>
              <w:rPr>
                <w:ins w:id="199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769E1FF" w14:textId="77777777" w:rsidR="000F713F" w:rsidRPr="000F713F" w:rsidRDefault="000F713F" w:rsidP="000F713F">
            <w:pPr>
              <w:keepLines/>
              <w:numPr>
                <w:ilvl w:val="0"/>
                <w:numId w:val="33"/>
              </w:numPr>
              <w:spacing w:before="40" w:after="40"/>
              <w:ind w:firstLine="0"/>
              <w:jc w:val="center"/>
              <w:rPr>
                <w:ins w:id="19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0FE72E" w14:textId="77777777" w:rsidR="000F713F" w:rsidRPr="000F713F" w:rsidRDefault="000F713F" w:rsidP="000F713F">
            <w:pPr>
              <w:keepLines/>
              <w:numPr>
                <w:ilvl w:val="0"/>
                <w:numId w:val="33"/>
              </w:numPr>
              <w:spacing w:before="40" w:after="40"/>
              <w:ind w:firstLine="0"/>
              <w:jc w:val="center"/>
              <w:rPr>
                <w:ins w:id="20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2486A2" w14:textId="77777777" w:rsidR="000F713F" w:rsidRPr="000F713F" w:rsidRDefault="000F713F" w:rsidP="000F713F">
            <w:pPr>
              <w:keepLines/>
              <w:numPr>
                <w:ilvl w:val="0"/>
                <w:numId w:val="33"/>
              </w:numPr>
              <w:spacing w:before="40" w:after="40"/>
              <w:ind w:firstLine="0"/>
              <w:jc w:val="center"/>
              <w:rPr>
                <w:ins w:id="200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4DD429" w14:textId="77777777" w:rsidR="000F713F" w:rsidRPr="000F713F" w:rsidRDefault="000F713F" w:rsidP="000F713F">
            <w:pPr>
              <w:keepLines/>
              <w:numPr>
                <w:ilvl w:val="0"/>
                <w:numId w:val="33"/>
              </w:numPr>
              <w:spacing w:before="40" w:after="40"/>
              <w:ind w:firstLine="0"/>
              <w:jc w:val="center"/>
              <w:rPr>
                <w:ins w:id="20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D10489" w14:textId="77777777" w:rsidR="000F713F" w:rsidRPr="000F713F" w:rsidRDefault="000F713F" w:rsidP="000F713F">
            <w:pPr>
              <w:keepLines/>
              <w:numPr>
                <w:ilvl w:val="0"/>
                <w:numId w:val="33"/>
              </w:numPr>
              <w:spacing w:before="40" w:after="40"/>
              <w:ind w:firstLine="0"/>
              <w:jc w:val="center"/>
              <w:rPr>
                <w:ins w:id="20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A7B4DE" w14:textId="77777777" w:rsidR="000F713F" w:rsidRPr="000F713F" w:rsidRDefault="000F713F" w:rsidP="000F713F">
            <w:pPr>
              <w:keepLines/>
              <w:numPr>
                <w:ilvl w:val="0"/>
                <w:numId w:val="33"/>
              </w:numPr>
              <w:spacing w:before="40" w:after="40"/>
              <w:ind w:firstLine="0"/>
              <w:jc w:val="center"/>
              <w:rPr>
                <w:ins w:id="200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ED26BDC" w14:textId="77777777" w:rsidR="000F713F" w:rsidRPr="000F713F" w:rsidRDefault="000F713F" w:rsidP="000F713F">
            <w:pPr>
              <w:keepLines/>
              <w:numPr>
                <w:ilvl w:val="0"/>
                <w:numId w:val="33"/>
              </w:numPr>
              <w:spacing w:before="40" w:after="40"/>
              <w:ind w:firstLine="0"/>
              <w:jc w:val="center"/>
              <w:rPr>
                <w:ins w:id="200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980AE23" w14:textId="77777777" w:rsidR="000F713F" w:rsidRPr="000F713F" w:rsidRDefault="000F713F" w:rsidP="000F713F">
            <w:pPr>
              <w:keepLines/>
              <w:numPr>
                <w:ilvl w:val="0"/>
                <w:numId w:val="33"/>
              </w:numPr>
              <w:spacing w:before="40" w:after="40"/>
              <w:ind w:firstLine="0"/>
              <w:jc w:val="center"/>
              <w:rPr>
                <w:ins w:id="2006" w:author="Huawei" w:date="2018-03-28T15:01:00Z"/>
                <w:rFonts w:ascii="Times New Roman" w:eastAsia="SimSun" w:hAnsi="Times New Roman"/>
                <w:color w:val="000000"/>
                <w:kern w:val="24"/>
                <w:sz w:val="16"/>
                <w:szCs w:val="18"/>
                <w:lang w:eastAsia="x-none"/>
              </w:rPr>
            </w:pPr>
          </w:p>
        </w:tc>
      </w:tr>
      <w:tr w:rsidR="000F713F" w:rsidRPr="000F713F" w14:paraId="66833E1A" w14:textId="77777777" w:rsidTr="000F713F">
        <w:trPr>
          <w:cantSplit/>
          <w:jc w:val="center"/>
          <w:ins w:id="2007" w:author="Huawei" w:date="2018-03-28T15:01:00Z"/>
        </w:trPr>
        <w:tc>
          <w:tcPr>
            <w:tcW w:w="1387" w:type="pct"/>
            <w:gridSpan w:val="2"/>
            <w:tcBorders>
              <w:left w:val="single" w:sz="4" w:space="0" w:color="auto"/>
              <w:right w:val="single" w:sz="4" w:space="0" w:color="auto"/>
            </w:tcBorders>
            <w:vAlign w:val="center"/>
          </w:tcPr>
          <w:p w14:paraId="3B3BD2CF" w14:textId="77777777" w:rsidR="000F713F" w:rsidRPr="000F713F" w:rsidRDefault="000F713F" w:rsidP="000F713F">
            <w:pPr>
              <w:keepLines/>
              <w:numPr>
                <w:ilvl w:val="0"/>
                <w:numId w:val="33"/>
              </w:numPr>
              <w:spacing w:before="40" w:after="40"/>
              <w:ind w:firstLine="0"/>
              <w:jc w:val="center"/>
              <w:rPr>
                <w:ins w:id="2008" w:author="Huawei" w:date="2018-03-28T15:01:00Z"/>
                <w:rFonts w:ascii="Times New Roman" w:eastAsia="SimSun" w:hAnsi="Times New Roman"/>
                <w:i/>
                <w:sz w:val="16"/>
                <w:szCs w:val="18"/>
                <w:lang w:eastAsia="x-none"/>
              </w:rPr>
            </w:pPr>
            <w:ins w:id="2009" w:author="Huawei" w:date="2018-03-28T15:01:00Z">
              <w:r w:rsidRPr="000F713F">
                <w:rPr>
                  <w:rFonts w:ascii="Times New Roman" w:eastAsia="SimSun" w:hAnsi="Times New Roman"/>
                  <w:sz w:val="16"/>
                  <w:szCs w:val="18"/>
                  <w:lang w:eastAsia="x-none"/>
                </w:rPr>
                <w:t xml:space="preserve">Number of rays per cluster </w:t>
              </w:r>
              <w:r w:rsidR="00603E09">
                <w:rPr>
                  <w:rFonts w:ascii="Times New Roman" w:eastAsia="SimSun" w:hAnsi="Times New Roman"/>
                  <w:position w:val="-4"/>
                  <w:sz w:val="16"/>
                  <w:szCs w:val="18"/>
                  <w:lang w:eastAsia="x-none"/>
                </w:rPr>
                <w:pict w14:anchorId="35CA1367">
                  <v:shape id="_x0000_i1358" type="#_x0000_t75" style="width:15.6pt;height:13.8pt">
                    <v:imagedata r:id="rId2126" o:title=""/>
                  </v:shape>
                </w:pict>
              </w:r>
            </w:ins>
          </w:p>
        </w:tc>
        <w:tc>
          <w:tcPr>
            <w:tcW w:w="411" w:type="pct"/>
            <w:tcBorders>
              <w:top w:val="single" w:sz="4" w:space="0" w:color="auto"/>
              <w:left w:val="single" w:sz="4" w:space="0" w:color="auto"/>
              <w:bottom w:val="single" w:sz="4" w:space="0" w:color="auto"/>
              <w:right w:val="single" w:sz="4" w:space="0" w:color="auto"/>
            </w:tcBorders>
          </w:tcPr>
          <w:p w14:paraId="01131051" w14:textId="77777777" w:rsidR="000F713F" w:rsidRPr="000F713F" w:rsidRDefault="000F713F" w:rsidP="000F713F">
            <w:pPr>
              <w:keepLines/>
              <w:numPr>
                <w:ilvl w:val="0"/>
                <w:numId w:val="33"/>
              </w:numPr>
              <w:spacing w:before="40" w:after="40"/>
              <w:ind w:firstLine="0"/>
              <w:jc w:val="center"/>
              <w:rPr>
                <w:ins w:id="201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365A0FB" w14:textId="77777777" w:rsidR="000F713F" w:rsidRPr="000F713F" w:rsidRDefault="000F713F" w:rsidP="000F713F">
            <w:pPr>
              <w:keepLines/>
              <w:numPr>
                <w:ilvl w:val="0"/>
                <w:numId w:val="33"/>
              </w:numPr>
              <w:spacing w:before="40" w:after="40"/>
              <w:ind w:firstLine="0"/>
              <w:jc w:val="center"/>
              <w:rPr>
                <w:ins w:id="20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DDA7CE" w14:textId="77777777" w:rsidR="000F713F" w:rsidRPr="000F713F" w:rsidRDefault="000F713F" w:rsidP="000F713F">
            <w:pPr>
              <w:keepLines/>
              <w:numPr>
                <w:ilvl w:val="0"/>
                <w:numId w:val="33"/>
              </w:numPr>
              <w:spacing w:before="40" w:after="40"/>
              <w:ind w:firstLine="0"/>
              <w:jc w:val="center"/>
              <w:rPr>
                <w:ins w:id="20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E7B8158" w14:textId="77777777" w:rsidR="000F713F" w:rsidRPr="000F713F" w:rsidRDefault="000F713F" w:rsidP="000F713F">
            <w:pPr>
              <w:keepLines/>
              <w:numPr>
                <w:ilvl w:val="0"/>
                <w:numId w:val="33"/>
              </w:numPr>
              <w:spacing w:before="40" w:after="40"/>
              <w:ind w:firstLine="0"/>
              <w:jc w:val="center"/>
              <w:rPr>
                <w:ins w:id="20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1E0262" w14:textId="77777777" w:rsidR="000F713F" w:rsidRPr="000F713F" w:rsidRDefault="000F713F" w:rsidP="000F713F">
            <w:pPr>
              <w:keepLines/>
              <w:numPr>
                <w:ilvl w:val="0"/>
                <w:numId w:val="33"/>
              </w:numPr>
              <w:spacing w:before="40" w:after="40"/>
              <w:ind w:firstLine="0"/>
              <w:jc w:val="center"/>
              <w:rPr>
                <w:ins w:id="20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4E3547" w14:textId="77777777" w:rsidR="000F713F" w:rsidRPr="000F713F" w:rsidRDefault="000F713F" w:rsidP="000F713F">
            <w:pPr>
              <w:keepLines/>
              <w:numPr>
                <w:ilvl w:val="0"/>
                <w:numId w:val="33"/>
              </w:numPr>
              <w:spacing w:before="40" w:after="40"/>
              <w:ind w:firstLine="0"/>
              <w:jc w:val="center"/>
              <w:rPr>
                <w:ins w:id="20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05ED02A" w14:textId="77777777" w:rsidR="000F713F" w:rsidRPr="000F713F" w:rsidRDefault="000F713F" w:rsidP="000F713F">
            <w:pPr>
              <w:keepLines/>
              <w:numPr>
                <w:ilvl w:val="0"/>
                <w:numId w:val="33"/>
              </w:numPr>
              <w:spacing w:before="40" w:after="40"/>
              <w:ind w:firstLine="0"/>
              <w:jc w:val="center"/>
              <w:rPr>
                <w:ins w:id="20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64C056" w14:textId="77777777" w:rsidR="000F713F" w:rsidRPr="000F713F" w:rsidRDefault="000F713F" w:rsidP="000F713F">
            <w:pPr>
              <w:keepLines/>
              <w:numPr>
                <w:ilvl w:val="0"/>
                <w:numId w:val="33"/>
              </w:numPr>
              <w:spacing w:before="40" w:after="40"/>
              <w:ind w:firstLine="0"/>
              <w:jc w:val="center"/>
              <w:rPr>
                <w:ins w:id="201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4337E5B" w14:textId="77777777" w:rsidR="000F713F" w:rsidRPr="000F713F" w:rsidRDefault="000F713F" w:rsidP="000F713F">
            <w:pPr>
              <w:keepLines/>
              <w:numPr>
                <w:ilvl w:val="0"/>
                <w:numId w:val="33"/>
              </w:numPr>
              <w:spacing w:before="40" w:after="40"/>
              <w:ind w:firstLine="0"/>
              <w:jc w:val="center"/>
              <w:rPr>
                <w:ins w:id="2018" w:author="Huawei" w:date="2018-03-28T15:01:00Z"/>
                <w:rFonts w:ascii="Times New Roman" w:eastAsia="SimSun" w:hAnsi="Times New Roman"/>
                <w:color w:val="000000"/>
                <w:kern w:val="24"/>
                <w:sz w:val="16"/>
                <w:szCs w:val="18"/>
                <w:lang w:eastAsia="x-none"/>
              </w:rPr>
            </w:pPr>
          </w:p>
        </w:tc>
      </w:tr>
      <w:tr w:rsidR="000F713F" w:rsidRPr="000F713F" w14:paraId="531A4B2E" w14:textId="77777777" w:rsidTr="000F713F">
        <w:trPr>
          <w:cantSplit/>
          <w:jc w:val="center"/>
          <w:ins w:id="2019" w:author="Huawei" w:date="2018-03-28T15:01:00Z"/>
        </w:trPr>
        <w:tc>
          <w:tcPr>
            <w:tcW w:w="1387" w:type="pct"/>
            <w:gridSpan w:val="2"/>
            <w:tcBorders>
              <w:left w:val="single" w:sz="4" w:space="0" w:color="auto"/>
              <w:right w:val="single" w:sz="4" w:space="0" w:color="auto"/>
            </w:tcBorders>
            <w:vAlign w:val="center"/>
          </w:tcPr>
          <w:p w14:paraId="53F24B81" w14:textId="77777777" w:rsidR="000F713F" w:rsidRPr="000F713F" w:rsidRDefault="000F713F" w:rsidP="000F713F">
            <w:pPr>
              <w:keepLines/>
              <w:numPr>
                <w:ilvl w:val="0"/>
                <w:numId w:val="33"/>
              </w:numPr>
              <w:spacing w:before="40" w:after="40"/>
              <w:ind w:firstLine="0"/>
              <w:jc w:val="center"/>
              <w:rPr>
                <w:ins w:id="2020" w:author="Huawei" w:date="2018-03-28T15:01:00Z"/>
                <w:rFonts w:ascii="Times New Roman" w:eastAsia="SimSun" w:hAnsi="Times New Roman"/>
                <w:i/>
                <w:sz w:val="16"/>
                <w:szCs w:val="18"/>
                <w:lang w:eastAsia="x-none"/>
              </w:rPr>
            </w:pPr>
            <w:ins w:id="2021" w:author="Huawei" w:date="2018-03-28T15:01:00Z">
              <w:r w:rsidRPr="000F713F">
                <w:rPr>
                  <w:rFonts w:ascii="Times New Roman" w:eastAsia="SimSun" w:hAnsi="Times New Roman"/>
                  <w:sz w:val="16"/>
                  <w:szCs w:val="18"/>
                  <w:lang w:eastAsia="ko-KR"/>
                </w:rPr>
                <w:t xml:space="preserve">Cluster </w:t>
              </w:r>
              <w:r w:rsidRPr="000F713F">
                <w:rPr>
                  <w:rFonts w:ascii="Times New Roman" w:eastAsia="SimSun" w:hAnsi="Times New Roman"/>
                  <w:i/>
                  <w:sz w:val="16"/>
                  <w:szCs w:val="18"/>
                  <w:lang w:eastAsia="ko-KR"/>
                </w:rPr>
                <w:t>DS</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2457344E">
                  <v:shape id="_x0000_i1359" type="#_x0000_t75" style="width:18pt;height:18.6pt">
                    <v:imagedata r:id="rId2127"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[ns]</w:t>
              </w:r>
            </w:ins>
          </w:p>
        </w:tc>
        <w:tc>
          <w:tcPr>
            <w:tcW w:w="411" w:type="pct"/>
            <w:tcBorders>
              <w:top w:val="single" w:sz="4" w:space="0" w:color="auto"/>
              <w:left w:val="single" w:sz="4" w:space="0" w:color="auto"/>
              <w:bottom w:val="single" w:sz="4" w:space="0" w:color="auto"/>
              <w:right w:val="single" w:sz="4" w:space="0" w:color="auto"/>
            </w:tcBorders>
          </w:tcPr>
          <w:p w14:paraId="11476876" w14:textId="77777777" w:rsidR="000F713F" w:rsidRPr="000F713F" w:rsidRDefault="000F713F" w:rsidP="000F713F">
            <w:pPr>
              <w:keepLines/>
              <w:numPr>
                <w:ilvl w:val="0"/>
                <w:numId w:val="33"/>
              </w:numPr>
              <w:spacing w:before="40" w:after="40"/>
              <w:ind w:firstLine="0"/>
              <w:jc w:val="center"/>
              <w:rPr>
                <w:ins w:id="202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B7F2D1D" w14:textId="77777777" w:rsidR="000F713F" w:rsidRPr="000F713F" w:rsidRDefault="000F713F" w:rsidP="000F713F">
            <w:pPr>
              <w:keepLines/>
              <w:numPr>
                <w:ilvl w:val="0"/>
                <w:numId w:val="33"/>
              </w:numPr>
              <w:spacing w:before="40" w:after="40"/>
              <w:ind w:firstLine="0"/>
              <w:jc w:val="center"/>
              <w:rPr>
                <w:ins w:id="202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F29EDB" w14:textId="77777777" w:rsidR="000F713F" w:rsidRPr="000F713F" w:rsidRDefault="000F713F" w:rsidP="000F713F">
            <w:pPr>
              <w:keepLines/>
              <w:numPr>
                <w:ilvl w:val="0"/>
                <w:numId w:val="33"/>
              </w:numPr>
              <w:spacing w:before="40" w:after="40"/>
              <w:ind w:firstLine="0"/>
              <w:jc w:val="center"/>
              <w:rPr>
                <w:ins w:id="20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C511FF" w14:textId="77777777" w:rsidR="000F713F" w:rsidRPr="000F713F" w:rsidRDefault="000F713F" w:rsidP="000F713F">
            <w:pPr>
              <w:keepLines/>
              <w:numPr>
                <w:ilvl w:val="0"/>
                <w:numId w:val="33"/>
              </w:numPr>
              <w:spacing w:before="40" w:after="40"/>
              <w:ind w:firstLine="0"/>
              <w:jc w:val="center"/>
              <w:rPr>
                <w:ins w:id="20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95046B2" w14:textId="77777777" w:rsidR="000F713F" w:rsidRPr="000F713F" w:rsidRDefault="000F713F" w:rsidP="000F713F">
            <w:pPr>
              <w:keepLines/>
              <w:numPr>
                <w:ilvl w:val="0"/>
                <w:numId w:val="33"/>
              </w:numPr>
              <w:spacing w:before="40" w:after="40"/>
              <w:ind w:firstLine="0"/>
              <w:jc w:val="center"/>
              <w:rPr>
                <w:ins w:id="20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B4D33C" w14:textId="77777777" w:rsidR="000F713F" w:rsidRPr="000F713F" w:rsidRDefault="000F713F" w:rsidP="000F713F">
            <w:pPr>
              <w:keepLines/>
              <w:numPr>
                <w:ilvl w:val="0"/>
                <w:numId w:val="33"/>
              </w:numPr>
              <w:spacing w:before="40" w:after="40"/>
              <w:ind w:firstLine="0"/>
              <w:jc w:val="center"/>
              <w:rPr>
                <w:ins w:id="20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1883F5" w14:textId="77777777" w:rsidR="000F713F" w:rsidRPr="000F713F" w:rsidRDefault="000F713F" w:rsidP="000F713F">
            <w:pPr>
              <w:keepLines/>
              <w:numPr>
                <w:ilvl w:val="0"/>
                <w:numId w:val="33"/>
              </w:numPr>
              <w:spacing w:before="40" w:after="40"/>
              <w:ind w:firstLine="0"/>
              <w:jc w:val="center"/>
              <w:rPr>
                <w:ins w:id="20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8B1BB4" w14:textId="77777777" w:rsidR="000F713F" w:rsidRPr="000F713F" w:rsidRDefault="000F713F" w:rsidP="000F713F">
            <w:pPr>
              <w:keepLines/>
              <w:numPr>
                <w:ilvl w:val="0"/>
                <w:numId w:val="33"/>
              </w:numPr>
              <w:spacing w:before="40" w:after="40"/>
              <w:ind w:firstLine="0"/>
              <w:jc w:val="center"/>
              <w:rPr>
                <w:ins w:id="202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5B2B018" w14:textId="77777777" w:rsidR="000F713F" w:rsidRPr="000F713F" w:rsidRDefault="000F713F" w:rsidP="000F713F">
            <w:pPr>
              <w:keepLines/>
              <w:numPr>
                <w:ilvl w:val="0"/>
                <w:numId w:val="33"/>
              </w:numPr>
              <w:spacing w:before="40" w:after="40"/>
              <w:ind w:firstLine="0"/>
              <w:jc w:val="center"/>
              <w:rPr>
                <w:ins w:id="2030" w:author="Huawei" w:date="2018-03-28T15:01:00Z"/>
                <w:rFonts w:ascii="Times New Roman" w:eastAsia="SimSun" w:hAnsi="Times New Roman"/>
                <w:color w:val="000000"/>
                <w:kern w:val="24"/>
                <w:sz w:val="16"/>
                <w:szCs w:val="18"/>
                <w:lang w:eastAsia="x-none"/>
              </w:rPr>
            </w:pPr>
          </w:p>
        </w:tc>
      </w:tr>
      <w:tr w:rsidR="000F713F" w:rsidRPr="000F713F" w14:paraId="1FEC6430" w14:textId="77777777" w:rsidTr="000F713F">
        <w:trPr>
          <w:cantSplit/>
          <w:jc w:val="center"/>
          <w:ins w:id="2031" w:author="Huawei" w:date="2018-03-28T15:01:00Z"/>
        </w:trPr>
        <w:tc>
          <w:tcPr>
            <w:tcW w:w="1387" w:type="pct"/>
            <w:gridSpan w:val="2"/>
            <w:tcBorders>
              <w:left w:val="single" w:sz="4" w:space="0" w:color="auto"/>
              <w:right w:val="single" w:sz="4" w:space="0" w:color="auto"/>
            </w:tcBorders>
            <w:vAlign w:val="center"/>
          </w:tcPr>
          <w:p w14:paraId="32C301F9" w14:textId="77777777" w:rsidR="000F713F" w:rsidRPr="000F713F" w:rsidRDefault="000F713F" w:rsidP="000F713F">
            <w:pPr>
              <w:keepLines/>
              <w:numPr>
                <w:ilvl w:val="0"/>
                <w:numId w:val="33"/>
              </w:numPr>
              <w:spacing w:before="40" w:after="40"/>
              <w:ind w:firstLine="0"/>
              <w:jc w:val="center"/>
              <w:rPr>
                <w:ins w:id="2032" w:author="Huawei" w:date="2018-03-28T15:01:00Z"/>
                <w:rFonts w:ascii="Times New Roman" w:eastAsia="SimSun" w:hAnsi="Times New Roman"/>
                <w:i/>
                <w:sz w:val="16"/>
                <w:szCs w:val="18"/>
                <w:lang w:eastAsia="x-none"/>
              </w:rPr>
            </w:pPr>
            <w:ins w:id="2033" w:author="Huawei" w:date="2018-03-28T15:0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ASD</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407E5EAA">
                  <v:shape id="_x0000_i1360" type="#_x0000_t75" style="width:23.4pt;height:18.6pt">
                    <v:imagedata r:id="rId2128"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7E2F7443" w14:textId="77777777" w:rsidR="000F713F" w:rsidRPr="000F713F" w:rsidRDefault="000F713F" w:rsidP="000F713F">
            <w:pPr>
              <w:keepLines/>
              <w:numPr>
                <w:ilvl w:val="0"/>
                <w:numId w:val="33"/>
              </w:numPr>
              <w:spacing w:before="40" w:after="40"/>
              <w:ind w:firstLine="0"/>
              <w:jc w:val="center"/>
              <w:rPr>
                <w:ins w:id="203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D8C2120" w14:textId="77777777" w:rsidR="000F713F" w:rsidRPr="000F713F" w:rsidRDefault="000F713F" w:rsidP="000F713F">
            <w:pPr>
              <w:keepLines/>
              <w:numPr>
                <w:ilvl w:val="0"/>
                <w:numId w:val="33"/>
              </w:numPr>
              <w:spacing w:before="40" w:after="40"/>
              <w:ind w:firstLine="0"/>
              <w:jc w:val="center"/>
              <w:rPr>
                <w:ins w:id="203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3DFD352" w14:textId="77777777" w:rsidR="000F713F" w:rsidRPr="000F713F" w:rsidRDefault="000F713F" w:rsidP="000F713F">
            <w:pPr>
              <w:keepLines/>
              <w:numPr>
                <w:ilvl w:val="0"/>
                <w:numId w:val="33"/>
              </w:numPr>
              <w:spacing w:before="40" w:after="40"/>
              <w:ind w:firstLine="0"/>
              <w:jc w:val="center"/>
              <w:rPr>
                <w:ins w:id="203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BAACA8" w14:textId="77777777" w:rsidR="000F713F" w:rsidRPr="000F713F" w:rsidRDefault="000F713F" w:rsidP="000F713F">
            <w:pPr>
              <w:keepLines/>
              <w:numPr>
                <w:ilvl w:val="0"/>
                <w:numId w:val="33"/>
              </w:numPr>
              <w:spacing w:before="40" w:after="40"/>
              <w:ind w:firstLine="0"/>
              <w:jc w:val="center"/>
              <w:rPr>
                <w:ins w:id="203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07E87E4" w14:textId="77777777" w:rsidR="000F713F" w:rsidRPr="000F713F" w:rsidRDefault="000F713F" w:rsidP="000F713F">
            <w:pPr>
              <w:keepLines/>
              <w:numPr>
                <w:ilvl w:val="0"/>
                <w:numId w:val="33"/>
              </w:numPr>
              <w:spacing w:before="40" w:after="40"/>
              <w:ind w:firstLine="0"/>
              <w:jc w:val="center"/>
              <w:rPr>
                <w:ins w:id="203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300E04" w14:textId="77777777" w:rsidR="000F713F" w:rsidRPr="000F713F" w:rsidRDefault="000F713F" w:rsidP="000F713F">
            <w:pPr>
              <w:keepLines/>
              <w:numPr>
                <w:ilvl w:val="0"/>
                <w:numId w:val="33"/>
              </w:numPr>
              <w:spacing w:before="40" w:after="40"/>
              <w:ind w:firstLine="0"/>
              <w:jc w:val="center"/>
              <w:rPr>
                <w:ins w:id="203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B96A7A3" w14:textId="77777777" w:rsidR="000F713F" w:rsidRPr="000F713F" w:rsidRDefault="000F713F" w:rsidP="000F713F">
            <w:pPr>
              <w:keepLines/>
              <w:numPr>
                <w:ilvl w:val="0"/>
                <w:numId w:val="33"/>
              </w:numPr>
              <w:spacing w:before="40" w:after="40"/>
              <w:ind w:firstLine="0"/>
              <w:jc w:val="center"/>
              <w:rPr>
                <w:ins w:id="20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DA9FF8B" w14:textId="77777777" w:rsidR="000F713F" w:rsidRPr="000F713F" w:rsidRDefault="000F713F" w:rsidP="000F713F">
            <w:pPr>
              <w:keepLines/>
              <w:numPr>
                <w:ilvl w:val="0"/>
                <w:numId w:val="33"/>
              </w:numPr>
              <w:spacing w:before="40" w:after="40"/>
              <w:ind w:firstLine="0"/>
              <w:jc w:val="center"/>
              <w:rPr>
                <w:ins w:id="204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DBD3D7B" w14:textId="77777777" w:rsidR="000F713F" w:rsidRPr="000F713F" w:rsidRDefault="000F713F" w:rsidP="000F713F">
            <w:pPr>
              <w:keepLines/>
              <w:numPr>
                <w:ilvl w:val="0"/>
                <w:numId w:val="33"/>
              </w:numPr>
              <w:spacing w:before="40" w:after="40"/>
              <w:ind w:firstLine="0"/>
              <w:jc w:val="center"/>
              <w:rPr>
                <w:ins w:id="2042" w:author="Huawei" w:date="2018-03-28T15:01:00Z"/>
                <w:rFonts w:ascii="Times New Roman" w:eastAsia="SimSun" w:hAnsi="Times New Roman"/>
                <w:color w:val="000000"/>
                <w:kern w:val="24"/>
                <w:sz w:val="16"/>
                <w:szCs w:val="18"/>
                <w:lang w:eastAsia="x-none"/>
              </w:rPr>
            </w:pPr>
          </w:p>
        </w:tc>
      </w:tr>
      <w:tr w:rsidR="000F713F" w:rsidRPr="000F713F" w14:paraId="115F2D23" w14:textId="77777777" w:rsidTr="000F713F">
        <w:trPr>
          <w:cantSplit/>
          <w:jc w:val="center"/>
          <w:ins w:id="2043" w:author="Huawei" w:date="2018-03-28T15:01:00Z"/>
        </w:trPr>
        <w:tc>
          <w:tcPr>
            <w:tcW w:w="1387" w:type="pct"/>
            <w:gridSpan w:val="2"/>
            <w:tcBorders>
              <w:left w:val="single" w:sz="4" w:space="0" w:color="auto"/>
              <w:right w:val="single" w:sz="4" w:space="0" w:color="auto"/>
            </w:tcBorders>
            <w:vAlign w:val="center"/>
          </w:tcPr>
          <w:p w14:paraId="4ACC4A5F" w14:textId="77777777" w:rsidR="000F713F" w:rsidRPr="000F713F" w:rsidRDefault="000F713F" w:rsidP="000F713F">
            <w:pPr>
              <w:keepLines/>
              <w:numPr>
                <w:ilvl w:val="0"/>
                <w:numId w:val="33"/>
              </w:numPr>
              <w:spacing w:before="40" w:after="40"/>
              <w:ind w:firstLine="0"/>
              <w:jc w:val="center"/>
              <w:rPr>
                <w:ins w:id="2044" w:author="Huawei" w:date="2018-03-28T15:01:00Z"/>
                <w:rFonts w:ascii="Times New Roman" w:eastAsia="SimSun" w:hAnsi="Times New Roman"/>
                <w:i/>
                <w:sz w:val="16"/>
                <w:szCs w:val="18"/>
                <w:lang w:eastAsia="x-none"/>
              </w:rPr>
            </w:pPr>
            <w:ins w:id="2045" w:author="Huawei" w:date="2018-03-28T15:0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ASA</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4B0280CA">
                  <v:shape id="_x0000_i1361" type="#_x0000_t75" style="width:21pt;height:18.6pt">
                    <v:imagedata r:id="rId2129"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1A4DFC8D" w14:textId="77777777" w:rsidR="000F713F" w:rsidRPr="000F713F" w:rsidRDefault="000F713F" w:rsidP="000F713F">
            <w:pPr>
              <w:keepLines/>
              <w:numPr>
                <w:ilvl w:val="0"/>
                <w:numId w:val="33"/>
              </w:numPr>
              <w:spacing w:before="40" w:after="40"/>
              <w:ind w:firstLine="0"/>
              <w:jc w:val="center"/>
              <w:rPr>
                <w:ins w:id="204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CDE5F20" w14:textId="77777777" w:rsidR="000F713F" w:rsidRPr="000F713F" w:rsidRDefault="000F713F" w:rsidP="000F713F">
            <w:pPr>
              <w:keepLines/>
              <w:numPr>
                <w:ilvl w:val="0"/>
                <w:numId w:val="33"/>
              </w:numPr>
              <w:spacing w:before="40" w:after="40"/>
              <w:ind w:firstLine="0"/>
              <w:jc w:val="center"/>
              <w:rPr>
                <w:ins w:id="204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F4276A" w14:textId="77777777" w:rsidR="000F713F" w:rsidRPr="000F713F" w:rsidRDefault="000F713F" w:rsidP="000F713F">
            <w:pPr>
              <w:keepLines/>
              <w:numPr>
                <w:ilvl w:val="0"/>
                <w:numId w:val="33"/>
              </w:numPr>
              <w:spacing w:before="40" w:after="40"/>
              <w:ind w:firstLine="0"/>
              <w:jc w:val="center"/>
              <w:rPr>
                <w:ins w:id="204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98F0B6" w14:textId="77777777" w:rsidR="000F713F" w:rsidRPr="000F713F" w:rsidRDefault="000F713F" w:rsidP="000F713F">
            <w:pPr>
              <w:keepLines/>
              <w:numPr>
                <w:ilvl w:val="0"/>
                <w:numId w:val="33"/>
              </w:numPr>
              <w:spacing w:before="40" w:after="40"/>
              <w:ind w:firstLine="0"/>
              <w:jc w:val="center"/>
              <w:rPr>
                <w:ins w:id="204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5762D7" w14:textId="77777777" w:rsidR="000F713F" w:rsidRPr="000F713F" w:rsidRDefault="000F713F" w:rsidP="000F713F">
            <w:pPr>
              <w:keepLines/>
              <w:numPr>
                <w:ilvl w:val="0"/>
                <w:numId w:val="33"/>
              </w:numPr>
              <w:spacing w:before="40" w:after="40"/>
              <w:ind w:firstLine="0"/>
              <w:jc w:val="center"/>
              <w:rPr>
                <w:ins w:id="20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7779B15" w14:textId="77777777" w:rsidR="000F713F" w:rsidRPr="000F713F" w:rsidRDefault="000F713F" w:rsidP="000F713F">
            <w:pPr>
              <w:keepLines/>
              <w:numPr>
                <w:ilvl w:val="0"/>
                <w:numId w:val="33"/>
              </w:numPr>
              <w:spacing w:before="40" w:after="40"/>
              <w:ind w:firstLine="0"/>
              <w:jc w:val="center"/>
              <w:rPr>
                <w:ins w:id="205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28571AF" w14:textId="77777777" w:rsidR="000F713F" w:rsidRPr="000F713F" w:rsidRDefault="000F713F" w:rsidP="000F713F">
            <w:pPr>
              <w:keepLines/>
              <w:numPr>
                <w:ilvl w:val="0"/>
                <w:numId w:val="33"/>
              </w:numPr>
              <w:spacing w:before="40" w:after="40"/>
              <w:ind w:firstLine="0"/>
              <w:jc w:val="center"/>
              <w:rPr>
                <w:ins w:id="205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67268F" w14:textId="77777777" w:rsidR="000F713F" w:rsidRPr="000F713F" w:rsidRDefault="000F713F" w:rsidP="000F713F">
            <w:pPr>
              <w:keepLines/>
              <w:numPr>
                <w:ilvl w:val="0"/>
                <w:numId w:val="33"/>
              </w:numPr>
              <w:spacing w:before="40" w:after="40"/>
              <w:ind w:firstLine="0"/>
              <w:jc w:val="center"/>
              <w:rPr>
                <w:ins w:id="205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43F0993" w14:textId="77777777" w:rsidR="000F713F" w:rsidRPr="000F713F" w:rsidRDefault="000F713F" w:rsidP="000F713F">
            <w:pPr>
              <w:keepLines/>
              <w:numPr>
                <w:ilvl w:val="0"/>
                <w:numId w:val="33"/>
              </w:numPr>
              <w:spacing w:before="40" w:after="40"/>
              <w:ind w:firstLine="0"/>
              <w:jc w:val="center"/>
              <w:rPr>
                <w:ins w:id="2054" w:author="Huawei" w:date="2018-03-28T15:01:00Z"/>
                <w:rFonts w:ascii="Times New Roman" w:eastAsia="SimSun" w:hAnsi="Times New Roman"/>
                <w:color w:val="000000"/>
                <w:kern w:val="24"/>
                <w:sz w:val="16"/>
                <w:szCs w:val="18"/>
                <w:lang w:eastAsia="x-none"/>
              </w:rPr>
            </w:pPr>
          </w:p>
        </w:tc>
      </w:tr>
      <w:tr w:rsidR="000F713F" w:rsidRPr="000F713F" w14:paraId="4A6A4D80" w14:textId="77777777" w:rsidTr="000F713F">
        <w:trPr>
          <w:cantSplit/>
          <w:jc w:val="center"/>
          <w:ins w:id="2055" w:author="Huawei" w:date="2018-03-28T15:01:00Z"/>
        </w:trPr>
        <w:tc>
          <w:tcPr>
            <w:tcW w:w="1387" w:type="pct"/>
            <w:gridSpan w:val="2"/>
            <w:tcBorders>
              <w:left w:val="single" w:sz="4" w:space="0" w:color="auto"/>
              <w:right w:val="single" w:sz="4" w:space="0" w:color="auto"/>
            </w:tcBorders>
            <w:vAlign w:val="center"/>
          </w:tcPr>
          <w:p w14:paraId="0B535E4D" w14:textId="77777777" w:rsidR="000F713F" w:rsidRPr="000F713F" w:rsidRDefault="000F713F" w:rsidP="000F713F">
            <w:pPr>
              <w:keepLines/>
              <w:numPr>
                <w:ilvl w:val="0"/>
                <w:numId w:val="33"/>
              </w:numPr>
              <w:spacing w:before="40" w:after="40"/>
              <w:ind w:firstLine="0"/>
              <w:jc w:val="center"/>
              <w:rPr>
                <w:ins w:id="2056" w:author="Huawei" w:date="2018-03-28T15:01:00Z"/>
                <w:rFonts w:ascii="Times New Roman" w:eastAsia="SimSun" w:hAnsi="Times New Roman"/>
                <w:i/>
                <w:sz w:val="16"/>
                <w:szCs w:val="18"/>
                <w:lang w:eastAsia="x-none"/>
              </w:rPr>
            </w:pPr>
            <w:ins w:id="2057" w:author="Huawei" w:date="2018-03-28T15:0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ZSA</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3A13A7D7">
                  <v:shape id="_x0000_i1362" type="#_x0000_t75" style="width:21pt;height:18.6pt">
                    <v:imagedata r:id="rId2130"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1855677F" w14:textId="77777777" w:rsidR="000F713F" w:rsidRPr="000F713F" w:rsidRDefault="000F713F" w:rsidP="000F713F">
            <w:pPr>
              <w:keepLines/>
              <w:numPr>
                <w:ilvl w:val="0"/>
                <w:numId w:val="33"/>
              </w:numPr>
              <w:spacing w:before="40" w:after="40"/>
              <w:ind w:firstLine="0"/>
              <w:jc w:val="center"/>
              <w:rPr>
                <w:ins w:id="205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F703D78" w14:textId="77777777" w:rsidR="000F713F" w:rsidRPr="000F713F" w:rsidRDefault="000F713F" w:rsidP="000F713F">
            <w:pPr>
              <w:keepLines/>
              <w:numPr>
                <w:ilvl w:val="0"/>
                <w:numId w:val="33"/>
              </w:numPr>
              <w:spacing w:before="40" w:after="40"/>
              <w:ind w:firstLine="0"/>
              <w:jc w:val="center"/>
              <w:rPr>
                <w:ins w:id="205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F2DF44" w14:textId="77777777" w:rsidR="000F713F" w:rsidRPr="000F713F" w:rsidRDefault="000F713F" w:rsidP="000F713F">
            <w:pPr>
              <w:keepLines/>
              <w:numPr>
                <w:ilvl w:val="0"/>
                <w:numId w:val="33"/>
              </w:numPr>
              <w:spacing w:before="40" w:after="40"/>
              <w:ind w:firstLine="0"/>
              <w:jc w:val="center"/>
              <w:rPr>
                <w:ins w:id="206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36BEFCC" w14:textId="77777777" w:rsidR="000F713F" w:rsidRPr="000F713F" w:rsidRDefault="000F713F" w:rsidP="000F713F">
            <w:pPr>
              <w:keepLines/>
              <w:numPr>
                <w:ilvl w:val="0"/>
                <w:numId w:val="33"/>
              </w:numPr>
              <w:spacing w:before="40" w:after="40"/>
              <w:ind w:firstLine="0"/>
              <w:jc w:val="center"/>
              <w:rPr>
                <w:ins w:id="206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EDB3283" w14:textId="77777777" w:rsidR="000F713F" w:rsidRPr="000F713F" w:rsidRDefault="000F713F" w:rsidP="000F713F">
            <w:pPr>
              <w:keepLines/>
              <w:numPr>
                <w:ilvl w:val="0"/>
                <w:numId w:val="33"/>
              </w:numPr>
              <w:spacing w:before="40" w:after="40"/>
              <w:ind w:firstLine="0"/>
              <w:jc w:val="center"/>
              <w:rPr>
                <w:ins w:id="206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A2D976B" w14:textId="77777777" w:rsidR="000F713F" w:rsidRPr="000F713F" w:rsidRDefault="000F713F" w:rsidP="000F713F">
            <w:pPr>
              <w:keepLines/>
              <w:numPr>
                <w:ilvl w:val="0"/>
                <w:numId w:val="33"/>
              </w:numPr>
              <w:spacing w:before="40" w:after="40"/>
              <w:ind w:firstLine="0"/>
              <w:jc w:val="center"/>
              <w:rPr>
                <w:ins w:id="206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216B6D1" w14:textId="77777777" w:rsidR="000F713F" w:rsidRPr="000F713F" w:rsidRDefault="000F713F" w:rsidP="000F713F">
            <w:pPr>
              <w:keepLines/>
              <w:numPr>
                <w:ilvl w:val="0"/>
                <w:numId w:val="33"/>
              </w:numPr>
              <w:spacing w:before="40" w:after="40"/>
              <w:ind w:firstLine="0"/>
              <w:jc w:val="center"/>
              <w:rPr>
                <w:ins w:id="20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704CB0" w14:textId="77777777" w:rsidR="000F713F" w:rsidRPr="000F713F" w:rsidRDefault="000F713F" w:rsidP="000F713F">
            <w:pPr>
              <w:keepLines/>
              <w:numPr>
                <w:ilvl w:val="0"/>
                <w:numId w:val="33"/>
              </w:numPr>
              <w:spacing w:before="40" w:after="40"/>
              <w:ind w:firstLine="0"/>
              <w:jc w:val="center"/>
              <w:rPr>
                <w:ins w:id="206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B3AD0D4" w14:textId="77777777" w:rsidR="000F713F" w:rsidRPr="000F713F" w:rsidRDefault="000F713F" w:rsidP="000F713F">
            <w:pPr>
              <w:keepLines/>
              <w:numPr>
                <w:ilvl w:val="0"/>
                <w:numId w:val="33"/>
              </w:numPr>
              <w:spacing w:before="40" w:after="40"/>
              <w:ind w:firstLine="0"/>
              <w:jc w:val="center"/>
              <w:rPr>
                <w:ins w:id="2066" w:author="Huawei" w:date="2018-03-28T15:01:00Z"/>
                <w:rFonts w:ascii="Times New Roman" w:eastAsia="SimSun" w:hAnsi="Times New Roman"/>
                <w:color w:val="000000"/>
                <w:kern w:val="24"/>
                <w:sz w:val="16"/>
                <w:szCs w:val="18"/>
                <w:lang w:eastAsia="x-none"/>
              </w:rPr>
            </w:pPr>
          </w:p>
        </w:tc>
      </w:tr>
      <w:tr w:rsidR="000F713F" w:rsidRPr="000F713F" w14:paraId="573F66B8" w14:textId="77777777" w:rsidTr="000F713F">
        <w:trPr>
          <w:cantSplit/>
          <w:jc w:val="center"/>
          <w:ins w:id="2067" w:author="Huawei" w:date="2018-03-28T15:01:00Z"/>
        </w:trPr>
        <w:tc>
          <w:tcPr>
            <w:tcW w:w="1387" w:type="pct"/>
            <w:gridSpan w:val="2"/>
            <w:tcBorders>
              <w:left w:val="single" w:sz="4" w:space="0" w:color="auto"/>
              <w:right w:val="single" w:sz="4" w:space="0" w:color="auto"/>
            </w:tcBorders>
            <w:vAlign w:val="center"/>
          </w:tcPr>
          <w:p w14:paraId="6B2C0455" w14:textId="77777777" w:rsidR="000F713F" w:rsidRPr="000F713F" w:rsidRDefault="000F713F" w:rsidP="000F713F">
            <w:pPr>
              <w:keepLines/>
              <w:numPr>
                <w:ilvl w:val="0"/>
                <w:numId w:val="33"/>
              </w:numPr>
              <w:spacing w:before="40" w:after="40"/>
              <w:ind w:firstLine="0"/>
              <w:jc w:val="center"/>
              <w:rPr>
                <w:ins w:id="2068" w:author="Huawei" w:date="2018-03-28T15:01:00Z"/>
                <w:rFonts w:ascii="Times New Roman" w:eastAsia="SimSun" w:hAnsi="Times New Roman"/>
                <w:i/>
                <w:sz w:val="16"/>
                <w:szCs w:val="18"/>
                <w:lang w:eastAsia="x-none"/>
              </w:rPr>
            </w:pPr>
            <w:ins w:id="2069" w:author="Huawei" w:date="2018-03-28T15:01:00Z">
              <w:r w:rsidRPr="000F713F">
                <w:rPr>
                  <w:rFonts w:ascii="Times New Roman" w:eastAsia="SimSun" w:hAnsi="Times New Roman"/>
                  <w:sz w:val="16"/>
                  <w:szCs w:val="18"/>
                  <w:lang w:eastAsia="x-none"/>
                </w:rPr>
                <w:t xml:space="preserve">Per cluster shadowing std </w:t>
              </w:r>
              <w:r w:rsidRPr="000F713F">
                <w:rPr>
                  <w:rFonts w:ascii="Symbol" w:eastAsia="SimSun" w:hAnsi="Symbol"/>
                  <w:sz w:val="16"/>
                  <w:szCs w:val="18"/>
                  <w:lang w:eastAsia="x-none"/>
                </w:rPr>
                <w:t></w:t>
              </w:r>
              <w:r w:rsidRPr="000F713F">
                <w:rPr>
                  <w:rFonts w:ascii="Times New Roman" w:eastAsia="SimSun" w:hAnsi="Times New Roman"/>
                  <w:sz w:val="16"/>
                  <w:szCs w:val="18"/>
                  <w:lang w:eastAsia="x-none"/>
                </w:rPr>
                <w:t xml:space="preserve"> [dB]</w:t>
              </w:r>
            </w:ins>
          </w:p>
        </w:tc>
        <w:tc>
          <w:tcPr>
            <w:tcW w:w="411" w:type="pct"/>
            <w:tcBorders>
              <w:top w:val="single" w:sz="4" w:space="0" w:color="auto"/>
              <w:left w:val="single" w:sz="4" w:space="0" w:color="auto"/>
              <w:bottom w:val="single" w:sz="4" w:space="0" w:color="auto"/>
              <w:right w:val="single" w:sz="4" w:space="0" w:color="auto"/>
            </w:tcBorders>
          </w:tcPr>
          <w:p w14:paraId="12AF331B" w14:textId="77777777" w:rsidR="000F713F" w:rsidRPr="000F713F" w:rsidRDefault="000F713F" w:rsidP="000F713F">
            <w:pPr>
              <w:keepLines/>
              <w:numPr>
                <w:ilvl w:val="0"/>
                <w:numId w:val="33"/>
              </w:numPr>
              <w:spacing w:before="40" w:after="40"/>
              <w:ind w:firstLine="0"/>
              <w:jc w:val="center"/>
              <w:rPr>
                <w:ins w:id="207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64860F5" w14:textId="77777777" w:rsidR="000F713F" w:rsidRPr="000F713F" w:rsidRDefault="000F713F" w:rsidP="000F713F">
            <w:pPr>
              <w:keepLines/>
              <w:numPr>
                <w:ilvl w:val="0"/>
                <w:numId w:val="33"/>
              </w:numPr>
              <w:spacing w:before="40" w:after="40"/>
              <w:ind w:firstLine="0"/>
              <w:jc w:val="center"/>
              <w:rPr>
                <w:ins w:id="207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1BC8228" w14:textId="77777777" w:rsidR="000F713F" w:rsidRPr="000F713F" w:rsidRDefault="000F713F" w:rsidP="000F713F">
            <w:pPr>
              <w:keepLines/>
              <w:numPr>
                <w:ilvl w:val="0"/>
                <w:numId w:val="33"/>
              </w:numPr>
              <w:spacing w:before="40" w:after="40"/>
              <w:ind w:firstLine="0"/>
              <w:jc w:val="center"/>
              <w:rPr>
                <w:ins w:id="207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D9E244" w14:textId="77777777" w:rsidR="000F713F" w:rsidRPr="000F713F" w:rsidRDefault="000F713F" w:rsidP="000F713F">
            <w:pPr>
              <w:keepLines/>
              <w:numPr>
                <w:ilvl w:val="0"/>
                <w:numId w:val="33"/>
              </w:numPr>
              <w:spacing w:before="40" w:after="40"/>
              <w:ind w:firstLine="0"/>
              <w:jc w:val="center"/>
              <w:rPr>
                <w:ins w:id="207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CA2B37" w14:textId="77777777" w:rsidR="000F713F" w:rsidRPr="000F713F" w:rsidRDefault="000F713F" w:rsidP="000F713F">
            <w:pPr>
              <w:keepLines/>
              <w:numPr>
                <w:ilvl w:val="0"/>
                <w:numId w:val="33"/>
              </w:numPr>
              <w:spacing w:before="40" w:after="40"/>
              <w:ind w:firstLine="0"/>
              <w:jc w:val="center"/>
              <w:rPr>
                <w:ins w:id="20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2E8A5A9" w14:textId="77777777" w:rsidR="000F713F" w:rsidRPr="000F713F" w:rsidRDefault="000F713F" w:rsidP="000F713F">
            <w:pPr>
              <w:keepLines/>
              <w:numPr>
                <w:ilvl w:val="0"/>
                <w:numId w:val="33"/>
              </w:numPr>
              <w:spacing w:before="40" w:after="40"/>
              <w:ind w:firstLine="0"/>
              <w:jc w:val="center"/>
              <w:rPr>
                <w:ins w:id="207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282594" w14:textId="77777777" w:rsidR="000F713F" w:rsidRPr="000F713F" w:rsidRDefault="000F713F" w:rsidP="000F713F">
            <w:pPr>
              <w:keepLines/>
              <w:numPr>
                <w:ilvl w:val="0"/>
                <w:numId w:val="33"/>
              </w:numPr>
              <w:spacing w:before="40" w:after="40"/>
              <w:ind w:firstLine="0"/>
              <w:jc w:val="center"/>
              <w:rPr>
                <w:ins w:id="207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93668CB" w14:textId="77777777" w:rsidR="000F713F" w:rsidRPr="000F713F" w:rsidRDefault="000F713F" w:rsidP="000F713F">
            <w:pPr>
              <w:keepLines/>
              <w:numPr>
                <w:ilvl w:val="0"/>
                <w:numId w:val="33"/>
              </w:numPr>
              <w:spacing w:before="40" w:after="40"/>
              <w:ind w:firstLine="0"/>
              <w:jc w:val="center"/>
              <w:rPr>
                <w:ins w:id="207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75F1F45" w14:textId="77777777" w:rsidR="000F713F" w:rsidRPr="000F713F" w:rsidRDefault="000F713F" w:rsidP="000F713F">
            <w:pPr>
              <w:keepLines/>
              <w:numPr>
                <w:ilvl w:val="0"/>
                <w:numId w:val="33"/>
              </w:numPr>
              <w:spacing w:before="40" w:after="40"/>
              <w:ind w:firstLine="0"/>
              <w:jc w:val="center"/>
              <w:rPr>
                <w:ins w:id="2078" w:author="Huawei" w:date="2018-03-28T15:01:00Z"/>
                <w:rFonts w:ascii="Times New Roman" w:eastAsia="SimSun" w:hAnsi="Times New Roman"/>
                <w:color w:val="000000"/>
                <w:kern w:val="24"/>
                <w:sz w:val="16"/>
                <w:szCs w:val="18"/>
                <w:lang w:eastAsia="x-none"/>
              </w:rPr>
            </w:pPr>
          </w:p>
        </w:tc>
      </w:tr>
      <w:tr w:rsidR="000F713F" w:rsidRPr="000F713F" w14:paraId="7EDDA4EA" w14:textId="77777777" w:rsidTr="000F713F">
        <w:trPr>
          <w:cantSplit/>
          <w:jc w:val="center"/>
          <w:ins w:id="2079" w:author="Huawei" w:date="2018-03-28T15:01:00Z"/>
        </w:trPr>
        <w:tc>
          <w:tcPr>
            <w:tcW w:w="0" w:type="auto"/>
            <w:vMerge w:val="restart"/>
            <w:tcBorders>
              <w:left w:val="single" w:sz="4" w:space="0" w:color="auto"/>
              <w:right w:val="single" w:sz="4" w:space="0" w:color="auto"/>
            </w:tcBorders>
            <w:vAlign w:val="center"/>
          </w:tcPr>
          <w:p w14:paraId="365473B7" w14:textId="77777777" w:rsidR="000F713F" w:rsidRPr="000F713F" w:rsidRDefault="000F713F" w:rsidP="000F713F">
            <w:pPr>
              <w:keepLines/>
              <w:numPr>
                <w:ilvl w:val="0"/>
                <w:numId w:val="33"/>
              </w:numPr>
              <w:spacing w:before="40" w:after="40"/>
              <w:ind w:firstLine="0"/>
              <w:jc w:val="center"/>
              <w:rPr>
                <w:ins w:id="2080" w:author="Huawei" w:date="2018-03-28T15:01:00Z"/>
                <w:rFonts w:ascii="Times New Roman" w:eastAsia="Malgun Gothic" w:hAnsi="Times New Roman" w:cs="Arial"/>
                <w:kern w:val="2"/>
                <w:sz w:val="16"/>
                <w:szCs w:val="18"/>
                <w:lang w:eastAsia="x-none"/>
              </w:rPr>
            </w:pPr>
            <w:ins w:id="2081" w:author="Huawei" w:date="2018-03-28T15:01:00Z">
              <w:r w:rsidRPr="000F713F">
                <w:rPr>
                  <w:rFonts w:ascii="Times New Roman" w:eastAsia="SimSun" w:hAnsi="Times New Roman"/>
                  <w:sz w:val="16"/>
                  <w:szCs w:val="18"/>
                  <w:lang w:eastAsia="x-none"/>
                </w:rPr>
                <w:t>Correlation distance in the horizontal plane [m]</w:t>
              </w:r>
            </w:ins>
          </w:p>
        </w:tc>
        <w:tc>
          <w:tcPr>
            <w:tcW w:w="358" w:type="pct"/>
            <w:tcBorders>
              <w:top w:val="single" w:sz="4" w:space="0" w:color="auto"/>
              <w:left w:val="single" w:sz="4" w:space="0" w:color="auto"/>
              <w:bottom w:val="single" w:sz="4" w:space="0" w:color="auto"/>
              <w:right w:val="single" w:sz="4" w:space="0" w:color="auto"/>
            </w:tcBorders>
            <w:vAlign w:val="center"/>
          </w:tcPr>
          <w:p w14:paraId="60E80946" w14:textId="77777777" w:rsidR="000F713F" w:rsidRPr="000F713F" w:rsidRDefault="000F713F" w:rsidP="000F713F">
            <w:pPr>
              <w:keepLines/>
              <w:numPr>
                <w:ilvl w:val="0"/>
                <w:numId w:val="33"/>
              </w:numPr>
              <w:spacing w:before="40" w:after="40"/>
              <w:ind w:firstLine="0"/>
              <w:jc w:val="center"/>
              <w:rPr>
                <w:ins w:id="2082" w:author="Huawei" w:date="2018-03-28T15:01:00Z"/>
                <w:rFonts w:ascii="Times New Roman" w:eastAsia="SimSun" w:hAnsi="Times New Roman"/>
                <w:i/>
                <w:sz w:val="16"/>
                <w:szCs w:val="18"/>
                <w:lang w:eastAsia="x-none"/>
              </w:rPr>
            </w:pPr>
            <w:ins w:id="2083" w:author="Huawei" w:date="2018-03-28T15:01:00Z">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40B89B72" w14:textId="77777777" w:rsidR="000F713F" w:rsidRPr="000F713F" w:rsidRDefault="000F713F" w:rsidP="000F713F">
            <w:pPr>
              <w:keepLines/>
              <w:numPr>
                <w:ilvl w:val="0"/>
                <w:numId w:val="33"/>
              </w:numPr>
              <w:spacing w:before="40" w:after="40"/>
              <w:ind w:firstLine="0"/>
              <w:jc w:val="center"/>
              <w:rPr>
                <w:ins w:id="208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530362A" w14:textId="77777777" w:rsidR="000F713F" w:rsidRPr="000F713F" w:rsidRDefault="000F713F" w:rsidP="000F713F">
            <w:pPr>
              <w:keepLines/>
              <w:numPr>
                <w:ilvl w:val="0"/>
                <w:numId w:val="33"/>
              </w:numPr>
              <w:spacing w:before="40" w:after="40"/>
              <w:ind w:firstLine="0"/>
              <w:jc w:val="center"/>
              <w:rPr>
                <w:ins w:id="20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59AA341" w14:textId="77777777" w:rsidR="000F713F" w:rsidRPr="000F713F" w:rsidRDefault="000F713F" w:rsidP="000F713F">
            <w:pPr>
              <w:keepLines/>
              <w:numPr>
                <w:ilvl w:val="0"/>
                <w:numId w:val="33"/>
              </w:numPr>
              <w:spacing w:before="40" w:after="40"/>
              <w:ind w:firstLine="0"/>
              <w:jc w:val="center"/>
              <w:rPr>
                <w:ins w:id="20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75BEB8" w14:textId="77777777" w:rsidR="000F713F" w:rsidRPr="000F713F" w:rsidRDefault="000F713F" w:rsidP="000F713F">
            <w:pPr>
              <w:keepLines/>
              <w:numPr>
                <w:ilvl w:val="0"/>
                <w:numId w:val="33"/>
              </w:numPr>
              <w:spacing w:before="40" w:after="40"/>
              <w:ind w:firstLine="0"/>
              <w:jc w:val="center"/>
              <w:rPr>
                <w:ins w:id="20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2264F9" w14:textId="77777777" w:rsidR="000F713F" w:rsidRPr="000F713F" w:rsidRDefault="000F713F" w:rsidP="000F713F">
            <w:pPr>
              <w:keepLines/>
              <w:numPr>
                <w:ilvl w:val="0"/>
                <w:numId w:val="33"/>
              </w:numPr>
              <w:spacing w:before="40" w:after="40"/>
              <w:ind w:firstLine="0"/>
              <w:jc w:val="center"/>
              <w:rPr>
                <w:ins w:id="208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886CE9" w14:textId="77777777" w:rsidR="000F713F" w:rsidRPr="000F713F" w:rsidRDefault="000F713F" w:rsidP="000F713F">
            <w:pPr>
              <w:keepLines/>
              <w:numPr>
                <w:ilvl w:val="0"/>
                <w:numId w:val="33"/>
              </w:numPr>
              <w:spacing w:before="40" w:after="40"/>
              <w:ind w:firstLine="0"/>
              <w:jc w:val="center"/>
              <w:rPr>
                <w:ins w:id="208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EC71949" w14:textId="77777777" w:rsidR="000F713F" w:rsidRPr="000F713F" w:rsidRDefault="000F713F" w:rsidP="000F713F">
            <w:pPr>
              <w:keepLines/>
              <w:numPr>
                <w:ilvl w:val="0"/>
                <w:numId w:val="33"/>
              </w:numPr>
              <w:spacing w:before="40" w:after="40"/>
              <w:ind w:firstLine="0"/>
              <w:jc w:val="center"/>
              <w:rPr>
                <w:ins w:id="209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21DC11" w14:textId="77777777" w:rsidR="000F713F" w:rsidRPr="000F713F" w:rsidRDefault="000F713F" w:rsidP="000F713F">
            <w:pPr>
              <w:keepLines/>
              <w:numPr>
                <w:ilvl w:val="0"/>
                <w:numId w:val="33"/>
              </w:numPr>
              <w:spacing w:before="40" w:after="40"/>
              <w:ind w:firstLine="0"/>
              <w:jc w:val="center"/>
              <w:rPr>
                <w:ins w:id="209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90423CA" w14:textId="77777777" w:rsidR="000F713F" w:rsidRPr="000F713F" w:rsidRDefault="000F713F" w:rsidP="000F713F">
            <w:pPr>
              <w:keepLines/>
              <w:numPr>
                <w:ilvl w:val="0"/>
                <w:numId w:val="33"/>
              </w:numPr>
              <w:spacing w:before="40" w:after="40"/>
              <w:ind w:firstLine="0"/>
              <w:jc w:val="center"/>
              <w:rPr>
                <w:ins w:id="2092" w:author="Huawei" w:date="2018-03-28T15:01:00Z"/>
                <w:rFonts w:ascii="Times New Roman" w:eastAsia="SimSun" w:hAnsi="Times New Roman"/>
                <w:color w:val="000000"/>
                <w:kern w:val="24"/>
                <w:sz w:val="16"/>
                <w:szCs w:val="18"/>
                <w:lang w:eastAsia="x-none"/>
              </w:rPr>
            </w:pPr>
          </w:p>
        </w:tc>
      </w:tr>
      <w:tr w:rsidR="000F713F" w:rsidRPr="000F713F" w14:paraId="355D1A9F" w14:textId="77777777" w:rsidTr="000F713F">
        <w:trPr>
          <w:cantSplit/>
          <w:jc w:val="center"/>
          <w:ins w:id="2093" w:author="Huawei" w:date="2018-03-28T15:01:00Z"/>
        </w:trPr>
        <w:tc>
          <w:tcPr>
            <w:tcW w:w="0" w:type="auto"/>
            <w:vMerge/>
            <w:tcBorders>
              <w:left w:val="single" w:sz="4" w:space="0" w:color="auto"/>
              <w:right w:val="single" w:sz="4" w:space="0" w:color="auto"/>
            </w:tcBorders>
            <w:vAlign w:val="center"/>
          </w:tcPr>
          <w:p w14:paraId="180CAF7A" w14:textId="77777777" w:rsidR="000F713F" w:rsidRPr="000F713F" w:rsidRDefault="000F713F" w:rsidP="000F713F">
            <w:pPr>
              <w:ind w:left="720" w:hanging="720"/>
              <w:rPr>
                <w:ins w:id="2094"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9B4A892" w14:textId="77777777" w:rsidR="000F713F" w:rsidRPr="000F713F" w:rsidRDefault="000F713F" w:rsidP="000F713F">
            <w:pPr>
              <w:keepLines/>
              <w:numPr>
                <w:ilvl w:val="0"/>
                <w:numId w:val="33"/>
              </w:numPr>
              <w:spacing w:before="40" w:after="40"/>
              <w:ind w:firstLine="0"/>
              <w:jc w:val="center"/>
              <w:rPr>
                <w:ins w:id="2095" w:author="Huawei" w:date="2018-03-28T15:01:00Z"/>
                <w:rFonts w:ascii="Times New Roman" w:eastAsia="SimSun" w:hAnsi="Times New Roman"/>
                <w:i/>
                <w:sz w:val="16"/>
                <w:szCs w:val="18"/>
                <w:lang w:eastAsia="x-none"/>
              </w:rPr>
            </w:pPr>
            <w:ins w:id="2096" w:author="Huawei" w:date="2018-03-28T15:01:00Z">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62B3CD4B" w14:textId="77777777" w:rsidR="000F713F" w:rsidRPr="000F713F" w:rsidRDefault="000F713F" w:rsidP="000F713F">
            <w:pPr>
              <w:keepLines/>
              <w:numPr>
                <w:ilvl w:val="0"/>
                <w:numId w:val="33"/>
              </w:numPr>
              <w:spacing w:before="40" w:after="40"/>
              <w:ind w:firstLine="0"/>
              <w:jc w:val="center"/>
              <w:rPr>
                <w:ins w:id="209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6D79170" w14:textId="77777777" w:rsidR="000F713F" w:rsidRPr="000F713F" w:rsidRDefault="000F713F" w:rsidP="000F713F">
            <w:pPr>
              <w:keepLines/>
              <w:numPr>
                <w:ilvl w:val="0"/>
                <w:numId w:val="33"/>
              </w:numPr>
              <w:spacing w:before="40" w:after="40"/>
              <w:ind w:firstLine="0"/>
              <w:jc w:val="center"/>
              <w:rPr>
                <w:ins w:id="20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F32B56" w14:textId="77777777" w:rsidR="000F713F" w:rsidRPr="000F713F" w:rsidRDefault="000F713F" w:rsidP="000F713F">
            <w:pPr>
              <w:keepLines/>
              <w:numPr>
                <w:ilvl w:val="0"/>
                <w:numId w:val="33"/>
              </w:numPr>
              <w:spacing w:before="40" w:after="40"/>
              <w:ind w:firstLine="0"/>
              <w:jc w:val="center"/>
              <w:rPr>
                <w:ins w:id="20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D25E2E" w14:textId="77777777" w:rsidR="000F713F" w:rsidRPr="000F713F" w:rsidRDefault="000F713F" w:rsidP="000F713F">
            <w:pPr>
              <w:keepLines/>
              <w:numPr>
                <w:ilvl w:val="0"/>
                <w:numId w:val="33"/>
              </w:numPr>
              <w:spacing w:before="40" w:after="40"/>
              <w:ind w:firstLine="0"/>
              <w:jc w:val="center"/>
              <w:rPr>
                <w:ins w:id="21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73DFAF" w14:textId="77777777" w:rsidR="000F713F" w:rsidRPr="000F713F" w:rsidRDefault="000F713F" w:rsidP="000F713F">
            <w:pPr>
              <w:keepLines/>
              <w:numPr>
                <w:ilvl w:val="0"/>
                <w:numId w:val="33"/>
              </w:numPr>
              <w:spacing w:before="40" w:after="40"/>
              <w:ind w:firstLine="0"/>
              <w:jc w:val="center"/>
              <w:rPr>
                <w:ins w:id="210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58EF4D" w14:textId="77777777" w:rsidR="000F713F" w:rsidRPr="000F713F" w:rsidRDefault="000F713F" w:rsidP="000F713F">
            <w:pPr>
              <w:keepLines/>
              <w:numPr>
                <w:ilvl w:val="0"/>
                <w:numId w:val="33"/>
              </w:numPr>
              <w:spacing w:before="40" w:after="40"/>
              <w:ind w:firstLine="0"/>
              <w:jc w:val="center"/>
              <w:rPr>
                <w:ins w:id="21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E135B0" w14:textId="77777777" w:rsidR="000F713F" w:rsidRPr="000F713F" w:rsidRDefault="000F713F" w:rsidP="000F713F">
            <w:pPr>
              <w:keepLines/>
              <w:numPr>
                <w:ilvl w:val="0"/>
                <w:numId w:val="33"/>
              </w:numPr>
              <w:spacing w:before="40" w:after="40"/>
              <w:ind w:firstLine="0"/>
              <w:jc w:val="center"/>
              <w:rPr>
                <w:ins w:id="21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D57D2D" w14:textId="77777777" w:rsidR="000F713F" w:rsidRPr="000F713F" w:rsidRDefault="000F713F" w:rsidP="000F713F">
            <w:pPr>
              <w:keepLines/>
              <w:numPr>
                <w:ilvl w:val="0"/>
                <w:numId w:val="33"/>
              </w:numPr>
              <w:spacing w:before="40" w:after="40"/>
              <w:ind w:firstLine="0"/>
              <w:jc w:val="center"/>
              <w:rPr>
                <w:ins w:id="210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72FF1D3" w14:textId="77777777" w:rsidR="000F713F" w:rsidRPr="000F713F" w:rsidRDefault="000F713F" w:rsidP="000F713F">
            <w:pPr>
              <w:keepLines/>
              <w:numPr>
                <w:ilvl w:val="0"/>
                <w:numId w:val="33"/>
              </w:numPr>
              <w:spacing w:before="40" w:after="40"/>
              <w:ind w:firstLine="0"/>
              <w:jc w:val="center"/>
              <w:rPr>
                <w:ins w:id="2105" w:author="Huawei" w:date="2018-03-28T15:01:00Z"/>
                <w:rFonts w:ascii="Times New Roman" w:eastAsia="SimSun" w:hAnsi="Times New Roman"/>
                <w:color w:val="000000"/>
                <w:kern w:val="24"/>
                <w:sz w:val="16"/>
                <w:szCs w:val="18"/>
                <w:lang w:eastAsia="x-none"/>
              </w:rPr>
            </w:pPr>
          </w:p>
        </w:tc>
      </w:tr>
      <w:tr w:rsidR="000F713F" w:rsidRPr="000F713F" w14:paraId="5881B4A9" w14:textId="77777777" w:rsidTr="000F713F">
        <w:trPr>
          <w:cantSplit/>
          <w:jc w:val="center"/>
          <w:ins w:id="2106" w:author="Huawei" w:date="2018-03-28T15:01:00Z"/>
        </w:trPr>
        <w:tc>
          <w:tcPr>
            <w:tcW w:w="0" w:type="auto"/>
            <w:vMerge/>
            <w:tcBorders>
              <w:left w:val="single" w:sz="4" w:space="0" w:color="auto"/>
              <w:right w:val="single" w:sz="4" w:space="0" w:color="auto"/>
            </w:tcBorders>
            <w:vAlign w:val="center"/>
          </w:tcPr>
          <w:p w14:paraId="4FD31FFA" w14:textId="77777777" w:rsidR="000F713F" w:rsidRPr="000F713F" w:rsidRDefault="000F713F" w:rsidP="000F713F">
            <w:pPr>
              <w:ind w:left="720" w:hanging="720"/>
              <w:rPr>
                <w:ins w:id="2107"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17E87F8" w14:textId="77777777" w:rsidR="000F713F" w:rsidRPr="000F713F" w:rsidRDefault="000F713F" w:rsidP="000F713F">
            <w:pPr>
              <w:keepLines/>
              <w:numPr>
                <w:ilvl w:val="0"/>
                <w:numId w:val="33"/>
              </w:numPr>
              <w:spacing w:before="40" w:after="40"/>
              <w:ind w:firstLine="0"/>
              <w:jc w:val="center"/>
              <w:rPr>
                <w:ins w:id="2108" w:author="Huawei" w:date="2018-03-28T15:01:00Z"/>
                <w:rFonts w:ascii="Times New Roman" w:eastAsia="SimSun" w:hAnsi="Times New Roman"/>
                <w:i/>
                <w:sz w:val="16"/>
                <w:szCs w:val="18"/>
                <w:lang w:eastAsia="x-none"/>
              </w:rPr>
            </w:pPr>
            <w:ins w:id="2109" w:author="Huawei" w:date="2018-03-28T15:01:00Z">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1E33203E" w14:textId="77777777" w:rsidR="000F713F" w:rsidRPr="000F713F" w:rsidRDefault="000F713F" w:rsidP="000F713F">
            <w:pPr>
              <w:keepLines/>
              <w:numPr>
                <w:ilvl w:val="0"/>
                <w:numId w:val="33"/>
              </w:numPr>
              <w:spacing w:before="40" w:after="40"/>
              <w:ind w:firstLine="0"/>
              <w:jc w:val="center"/>
              <w:rPr>
                <w:ins w:id="211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A68BAC6" w14:textId="77777777" w:rsidR="000F713F" w:rsidRPr="000F713F" w:rsidRDefault="000F713F" w:rsidP="000F713F">
            <w:pPr>
              <w:keepLines/>
              <w:numPr>
                <w:ilvl w:val="0"/>
                <w:numId w:val="33"/>
              </w:numPr>
              <w:spacing w:before="40" w:after="40"/>
              <w:ind w:firstLine="0"/>
              <w:jc w:val="center"/>
              <w:rPr>
                <w:ins w:id="21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D20604" w14:textId="77777777" w:rsidR="000F713F" w:rsidRPr="000F713F" w:rsidRDefault="000F713F" w:rsidP="000F713F">
            <w:pPr>
              <w:keepLines/>
              <w:numPr>
                <w:ilvl w:val="0"/>
                <w:numId w:val="33"/>
              </w:numPr>
              <w:spacing w:before="40" w:after="40"/>
              <w:ind w:firstLine="0"/>
              <w:jc w:val="center"/>
              <w:rPr>
                <w:ins w:id="21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A3D70E4" w14:textId="77777777" w:rsidR="000F713F" w:rsidRPr="000F713F" w:rsidRDefault="000F713F" w:rsidP="000F713F">
            <w:pPr>
              <w:keepLines/>
              <w:numPr>
                <w:ilvl w:val="0"/>
                <w:numId w:val="33"/>
              </w:numPr>
              <w:spacing w:before="40" w:after="40"/>
              <w:ind w:firstLine="0"/>
              <w:jc w:val="center"/>
              <w:rPr>
                <w:ins w:id="21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209F77" w14:textId="77777777" w:rsidR="000F713F" w:rsidRPr="000F713F" w:rsidRDefault="000F713F" w:rsidP="000F713F">
            <w:pPr>
              <w:keepLines/>
              <w:numPr>
                <w:ilvl w:val="0"/>
                <w:numId w:val="33"/>
              </w:numPr>
              <w:spacing w:before="40" w:after="40"/>
              <w:ind w:firstLine="0"/>
              <w:jc w:val="center"/>
              <w:rPr>
                <w:ins w:id="21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925A65" w14:textId="77777777" w:rsidR="000F713F" w:rsidRPr="000F713F" w:rsidRDefault="000F713F" w:rsidP="000F713F">
            <w:pPr>
              <w:keepLines/>
              <w:numPr>
                <w:ilvl w:val="0"/>
                <w:numId w:val="33"/>
              </w:numPr>
              <w:spacing w:before="40" w:after="40"/>
              <w:ind w:firstLine="0"/>
              <w:jc w:val="center"/>
              <w:rPr>
                <w:ins w:id="21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A29713" w14:textId="77777777" w:rsidR="000F713F" w:rsidRPr="000F713F" w:rsidRDefault="000F713F" w:rsidP="000F713F">
            <w:pPr>
              <w:keepLines/>
              <w:numPr>
                <w:ilvl w:val="0"/>
                <w:numId w:val="33"/>
              </w:numPr>
              <w:spacing w:before="40" w:after="40"/>
              <w:ind w:firstLine="0"/>
              <w:jc w:val="center"/>
              <w:rPr>
                <w:ins w:id="21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8AB190" w14:textId="77777777" w:rsidR="000F713F" w:rsidRPr="000F713F" w:rsidRDefault="000F713F" w:rsidP="000F713F">
            <w:pPr>
              <w:keepLines/>
              <w:numPr>
                <w:ilvl w:val="0"/>
                <w:numId w:val="33"/>
              </w:numPr>
              <w:spacing w:before="40" w:after="40"/>
              <w:ind w:firstLine="0"/>
              <w:jc w:val="center"/>
              <w:rPr>
                <w:ins w:id="211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4CA85F4" w14:textId="77777777" w:rsidR="000F713F" w:rsidRPr="000F713F" w:rsidRDefault="000F713F" w:rsidP="000F713F">
            <w:pPr>
              <w:keepLines/>
              <w:numPr>
                <w:ilvl w:val="0"/>
                <w:numId w:val="33"/>
              </w:numPr>
              <w:spacing w:before="40" w:after="40"/>
              <w:ind w:firstLine="0"/>
              <w:jc w:val="center"/>
              <w:rPr>
                <w:ins w:id="2118" w:author="Huawei" w:date="2018-03-28T15:01:00Z"/>
                <w:rFonts w:ascii="Times New Roman" w:eastAsia="SimSun" w:hAnsi="Times New Roman"/>
                <w:color w:val="000000"/>
                <w:kern w:val="24"/>
                <w:sz w:val="16"/>
                <w:szCs w:val="18"/>
                <w:lang w:eastAsia="x-none"/>
              </w:rPr>
            </w:pPr>
          </w:p>
        </w:tc>
      </w:tr>
      <w:tr w:rsidR="000F713F" w:rsidRPr="000F713F" w14:paraId="4A19CD6E" w14:textId="77777777" w:rsidTr="000F713F">
        <w:trPr>
          <w:cantSplit/>
          <w:jc w:val="center"/>
          <w:ins w:id="2119" w:author="Huawei" w:date="2018-03-28T15:01:00Z"/>
        </w:trPr>
        <w:tc>
          <w:tcPr>
            <w:tcW w:w="0" w:type="auto"/>
            <w:vMerge/>
            <w:tcBorders>
              <w:left w:val="single" w:sz="4" w:space="0" w:color="auto"/>
              <w:right w:val="single" w:sz="4" w:space="0" w:color="auto"/>
            </w:tcBorders>
            <w:vAlign w:val="center"/>
          </w:tcPr>
          <w:p w14:paraId="02FC9B21" w14:textId="77777777" w:rsidR="000F713F" w:rsidRPr="000F713F" w:rsidRDefault="000F713F" w:rsidP="000F713F">
            <w:pPr>
              <w:ind w:left="720" w:hanging="720"/>
              <w:rPr>
                <w:ins w:id="2120"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FD7EB66" w14:textId="77777777" w:rsidR="000F713F" w:rsidRPr="000F713F" w:rsidRDefault="000F713F" w:rsidP="000F713F">
            <w:pPr>
              <w:keepLines/>
              <w:numPr>
                <w:ilvl w:val="0"/>
                <w:numId w:val="33"/>
              </w:numPr>
              <w:spacing w:before="40" w:after="40"/>
              <w:ind w:firstLine="0"/>
              <w:jc w:val="center"/>
              <w:rPr>
                <w:ins w:id="2121" w:author="Huawei" w:date="2018-03-28T15:01:00Z"/>
                <w:rFonts w:ascii="Times New Roman" w:eastAsia="SimSun" w:hAnsi="Times New Roman"/>
                <w:i/>
                <w:sz w:val="16"/>
                <w:szCs w:val="18"/>
                <w:lang w:eastAsia="x-none"/>
              </w:rPr>
            </w:pPr>
            <w:ins w:id="2122" w:author="Huawei" w:date="2018-03-28T15:01:00Z">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096E7A8F" w14:textId="77777777" w:rsidR="000F713F" w:rsidRPr="000F713F" w:rsidRDefault="000F713F" w:rsidP="000F713F">
            <w:pPr>
              <w:keepLines/>
              <w:numPr>
                <w:ilvl w:val="0"/>
                <w:numId w:val="33"/>
              </w:numPr>
              <w:spacing w:before="40" w:after="40"/>
              <w:ind w:firstLine="0"/>
              <w:jc w:val="center"/>
              <w:rPr>
                <w:ins w:id="212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E60638A" w14:textId="77777777" w:rsidR="000F713F" w:rsidRPr="000F713F" w:rsidRDefault="000F713F" w:rsidP="000F713F">
            <w:pPr>
              <w:keepLines/>
              <w:numPr>
                <w:ilvl w:val="0"/>
                <w:numId w:val="33"/>
              </w:numPr>
              <w:spacing w:before="40" w:after="40"/>
              <w:ind w:firstLine="0"/>
              <w:jc w:val="center"/>
              <w:rPr>
                <w:ins w:id="21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D789B1" w14:textId="77777777" w:rsidR="000F713F" w:rsidRPr="000F713F" w:rsidRDefault="000F713F" w:rsidP="000F713F">
            <w:pPr>
              <w:keepLines/>
              <w:numPr>
                <w:ilvl w:val="0"/>
                <w:numId w:val="33"/>
              </w:numPr>
              <w:spacing w:before="40" w:after="40"/>
              <w:ind w:firstLine="0"/>
              <w:jc w:val="center"/>
              <w:rPr>
                <w:ins w:id="21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C9F5CA" w14:textId="77777777" w:rsidR="000F713F" w:rsidRPr="000F713F" w:rsidRDefault="000F713F" w:rsidP="000F713F">
            <w:pPr>
              <w:keepLines/>
              <w:numPr>
                <w:ilvl w:val="0"/>
                <w:numId w:val="33"/>
              </w:numPr>
              <w:spacing w:before="40" w:after="40"/>
              <w:ind w:firstLine="0"/>
              <w:jc w:val="center"/>
              <w:rPr>
                <w:ins w:id="21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BE6F97C" w14:textId="77777777" w:rsidR="000F713F" w:rsidRPr="000F713F" w:rsidRDefault="000F713F" w:rsidP="000F713F">
            <w:pPr>
              <w:keepLines/>
              <w:numPr>
                <w:ilvl w:val="0"/>
                <w:numId w:val="33"/>
              </w:numPr>
              <w:spacing w:before="40" w:after="40"/>
              <w:ind w:firstLine="0"/>
              <w:jc w:val="center"/>
              <w:rPr>
                <w:ins w:id="21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FDF63E" w14:textId="77777777" w:rsidR="000F713F" w:rsidRPr="000F713F" w:rsidRDefault="000F713F" w:rsidP="000F713F">
            <w:pPr>
              <w:keepLines/>
              <w:numPr>
                <w:ilvl w:val="0"/>
                <w:numId w:val="33"/>
              </w:numPr>
              <w:spacing w:before="40" w:after="40"/>
              <w:ind w:firstLine="0"/>
              <w:jc w:val="center"/>
              <w:rPr>
                <w:ins w:id="21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DC8D74" w14:textId="77777777" w:rsidR="000F713F" w:rsidRPr="000F713F" w:rsidRDefault="000F713F" w:rsidP="000F713F">
            <w:pPr>
              <w:keepLines/>
              <w:numPr>
                <w:ilvl w:val="0"/>
                <w:numId w:val="33"/>
              </w:numPr>
              <w:spacing w:before="40" w:after="40"/>
              <w:ind w:firstLine="0"/>
              <w:jc w:val="center"/>
              <w:rPr>
                <w:ins w:id="212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32B6852" w14:textId="77777777" w:rsidR="000F713F" w:rsidRPr="000F713F" w:rsidRDefault="000F713F" w:rsidP="000F713F">
            <w:pPr>
              <w:keepLines/>
              <w:numPr>
                <w:ilvl w:val="0"/>
                <w:numId w:val="33"/>
              </w:numPr>
              <w:spacing w:before="40" w:after="40"/>
              <w:ind w:firstLine="0"/>
              <w:jc w:val="center"/>
              <w:rPr>
                <w:ins w:id="213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34DC8B6" w14:textId="77777777" w:rsidR="000F713F" w:rsidRPr="000F713F" w:rsidRDefault="000F713F" w:rsidP="000F713F">
            <w:pPr>
              <w:keepLines/>
              <w:numPr>
                <w:ilvl w:val="0"/>
                <w:numId w:val="33"/>
              </w:numPr>
              <w:spacing w:before="40" w:after="40"/>
              <w:ind w:firstLine="0"/>
              <w:jc w:val="center"/>
              <w:rPr>
                <w:ins w:id="2131" w:author="Huawei" w:date="2018-03-28T15:01:00Z"/>
                <w:rFonts w:ascii="Times New Roman" w:eastAsia="SimSun" w:hAnsi="Times New Roman"/>
                <w:color w:val="000000"/>
                <w:kern w:val="24"/>
                <w:sz w:val="16"/>
                <w:szCs w:val="18"/>
                <w:lang w:eastAsia="x-none"/>
              </w:rPr>
            </w:pPr>
          </w:p>
        </w:tc>
      </w:tr>
      <w:tr w:rsidR="000F713F" w:rsidRPr="000F713F" w14:paraId="10463357" w14:textId="77777777" w:rsidTr="000F713F">
        <w:trPr>
          <w:cantSplit/>
          <w:jc w:val="center"/>
          <w:ins w:id="2132" w:author="Huawei" w:date="2018-03-28T15:01:00Z"/>
        </w:trPr>
        <w:tc>
          <w:tcPr>
            <w:tcW w:w="0" w:type="auto"/>
            <w:vMerge/>
            <w:tcBorders>
              <w:left w:val="single" w:sz="4" w:space="0" w:color="auto"/>
              <w:right w:val="single" w:sz="4" w:space="0" w:color="auto"/>
            </w:tcBorders>
            <w:vAlign w:val="center"/>
          </w:tcPr>
          <w:p w14:paraId="5AEAC13D" w14:textId="77777777" w:rsidR="000F713F" w:rsidRPr="000F713F" w:rsidRDefault="000F713F" w:rsidP="000F713F">
            <w:pPr>
              <w:ind w:left="720" w:hanging="720"/>
              <w:rPr>
                <w:ins w:id="2133"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B04178D" w14:textId="77777777" w:rsidR="000F713F" w:rsidRPr="000F713F" w:rsidRDefault="000F713F" w:rsidP="000F713F">
            <w:pPr>
              <w:keepLines/>
              <w:numPr>
                <w:ilvl w:val="0"/>
                <w:numId w:val="33"/>
              </w:numPr>
              <w:spacing w:before="40" w:after="40"/>
              <w:ind w:firstLine="0"/>
              <w:jc w:val="center"/>
              <w:rPr>
                <w:ins w:id="2134" w:author="Huawei" w:date="2018-03-28T15:01:00Z"/>
                <w:rFonts w:ascii="Times New Roman" w:eastAsia="SimSun" w:hAnsi="Times New Roman"/>
                <w:i/>
                <w:sz w:val="16"/>
                <w:szCs w:val="18"/>
                <w:lang w:eastAsia="x-none"/>
              </w:rPr>
            </w:pPr>
            <w:ins w:id="2135" w:author="Huawei" w:date="2018-03-28T15:01:00Z">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6708669E" w14:textId="77777777" w:rsidR="000F713F" w:rsidRPr="000F713F" w:rsidRDefault="000F713F" w:rsidP="000F713F">
            <w:pPr>
              <w:keepLines/>
              <w:numPr>
                <w:ilvl w:val="0"/>
                <w:numId w:val="33"/>
              </w:numPr>
              <w:spacing w:before="40" w:after="40"/>
              <w:ind w:firstLine="0"/>
              <w:jc w:val="center"/>
              <w:rPr>
                <w:ins w:id="213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855B8E7" w14:textId="77777777" w:rsidR="000F713F" w:rsidRPr="000F713F" w:rsidRDefault="000F713F" w:rsidP="000F713F">
            <w:pPr>
              <w:keepLines/>
              <w:numPr>
                <w:ilvl w:val="0"/>
                <w:numId w:val="33"/>
              </w:numPr>
              <w:spacing w:before="40" w:after="40"/>
              <w:ind w:firstLine="0"/>
              <w:jc w:val="center"/>
              <w:rPr>
                <w:ins w:id="213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A35947" w14:textId="77777777" w:rsidR="000F713F" w:rsidRPr="000F713F" w:rsidRDefault="000F713F" w:rsidP="000F713F">
            <w:pPr>
              <w:keepLines/>
              <w:numPr>
                <w:ilvl w:val="0"/>
                <w:numId w:val="33"/>
              </w:numPr>
              <w:spacing w:before="40" w:after="40"/>
              <w:ind w:firstLine="0"/>
              <w:jc w:val="center"/>
              <w:rPr>
                <w:ins w:id="213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4A4A6B9" w14:textId="77777777" w:rsidR="000F713F" w:rsidRPr="000F713F" w:rsidRDefault="000F713F" w:rsidP="000F713F">
            <w:pPr>
              <w:keepLines/>
              <w:numPr>
                <w:ilvl w:val="0"/>
                <w:numId w:val="33"/>
              </w:numPr>
              <w:spacing w:before="40" w:after="40"/>
              <w:ind w:firstLine="0"/>
              <w:jc w:val="center"/>
              <w:rPr>
                <w:ins w:id="213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9CEE50" w14:textId="77777777" w:rsidR="000F713F" w:rsidRPr="000F713F" w:rsidRDefault="000F713F" w:rsidP="000F713F">
            <w:pPr>
              <w:keepLines/>
              <w:numPr>
                <w:ilvl w:val="0"/>
                <w:numId w:val="33"/>
              </w:numPr>
              <w:spacing w:before="40" w:after="40"/>
              <w:ind w:firstLine="0"/>
              <w:jc w:val="center"/>
              <w:rPr>
                <w:ins w:id="21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6F2423" w14:textId="77777777" w:rsidR="000F713F" w:rsidRPr="000F713F" w:rsidRDefault="000F713F" w:rsidP="000F713F">
            <w:pPr>
              <w:keepLines/>
              <w:numPr>
                <w:ilvl w:val="0"/>
                <w:numId w:val="33"/>
              </w:numPr>
              <w:spacing w:before="40" w:after="40"/>
              <w:ind w:firstLine="0"/>
              <w:jc w:val="center"/>
              <w:rPr>
                <w:ins w:id="214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CA51F2" w14:textId="77777777" w:rsidR="000F713F" w:rsidRPr="000F713F" w:rsidRDefault="000F713F" w:rsidP="000F713F">
            <w:pPr>
              <w:keepLines/>
              <w:numPr>
                <w:ilvl w:val="0"/>
                <w:numId w:val="33"/>
              </w:numPr>
              <w:spacing w:before="40" w:after="40"/>
              <w:ind w:firstLine="0"/>
              <w:jc w:val="center"/>
              <w:rPr>
                <w:ins w:id="214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4B674E0" w14:textId="77777777" w:rsidR="000F713F" w:rsidRPr="000F713F" w:rsidRDefault="000F713F" w:rsidP="000F713F">
            <w:pPr>
              <w:keepLines/>
              <w:numPr>
                <w:ilvl w:val="0"/>
                <w:numId w:val="33"/>
              </w:numPr>
              <w:spacing w:before="40" w:after="40"/>
              <w:ind w:firstLine="0"/>
              <w:jc w:val="center"/>
              <w:rPr>
                <w:ins w:id="214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6AE858D" w14:textId="77777777" w:rsidR="000F713F" w:rsidRPr="000F713F" w:rsidRDefault="000F713F" w:rsidP="000F713F">
            <w:pPr>
              <w:keepLines/>
              <w:numPr>
                <w:ilvl w:val="0"/>
                <w:numId w:val="33"/>
              </w:numPr>
              <w:spacing w:before="40" w:after="40"/>
              <w:ind w:firstLine="0"/>
              <w:jc w:val="center"/>
              <w:rPr>
                <w:ins w:id="2144" w:author="Huawei" w:date="2018-03-28T15:01:00Z"/>
                <w:rFonts w:ascii="Times New Roman" w:eastAsia="SimSun" w:hAnsi="Times New Roman"/>
                <w:color w:val="000000"/>
                <w:kern w:val="24"/>
                <w:sz w:val="16"/>
                <w:szCs w:val="18"/>
                <w:lang w:eastAsia="x-none"/>
              </w:rPr>
            </w:pPr>
          </w:p>
        </w:tc>
      </w:tr>
      <w:tr w:rsidR="000F713F" w:rsidRPr="000F713F" w14:paraId="5226DDDF" w14:textId="77777777" w:rsidTr="000F713F">
        <w:trPr>
          <w:cantSplit/>
          <w:jc w:val="center"/>
          <w:ins w:id="2145" w:author="Huawei" w:date="2018-03-28T15:01:00Z"/>
        </w:trPr>
        <w:tc>
          <w:tcPr>
            <w:tcW w:w="0" w:type="auto"/>
            <w:vMerge/>
            <w:tcBorders>
              <w:left w:val="single" w:sz="4" w:space="0" w:color="auto"/>
              <w:right w:val="single" w:sz="4" w:space="0" w:color="auto"/>
            </w:tcBorders>
            <w:vAlign w:val="center"/>
          </w:tcPr>
          <w:p w14:paraId="702C3E29" w14:textId="77777777" w:rsidR="000F713F" w:rsidRPr="000F713F" w:rsidRDefault="000F713F" w:rsidP="000F713F">
            <w:pPr>
              <w:ind w:left="720" w:hanging="720"/>
              <w:rPr>
                <w:ins w:id="2146"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C599584" w14:textId="77777777" w:rsidR="000F713F" w:rsidRPr="000F713F" w:rsidRDefault="000F713F" w:rsidP="000F713F">
            <w:pPr>
              <w:keepLines/>
              <w:numPr>
                <w:ilvl w:val="0"/>
                <w:numId w:val="33"/>
              </w:numPr>
              <w:spacing w:before="40" w:after="40"/>
              <w:ind w:firstLine="0"/>
              <w:jc w:val="center"/>
              <w:rPr>
                <w:ins w:id="2147" w:author="Huawei" w:date="2018-03-28T15:01:00Z"/>
                <w:rFonts w:ascii="Times New Roman" w:eastAsia="SimSun" w:hAnsi="Times New Roman"/>
                <w:i/>
                <w:sz w:val="16"/>
                <w:szCs w:val="18"/>
                <w:lang w:eastAsia="x-none"/>
              </w:rPr>
            </w:pPr>
            <w:ins w:id="2148" w:author="Huawei" w:date="2018-03-28T15:01:00Z">
              <w:r w:rsidRPr="000F713F">
                <w:rPr>
                  <w:rFonts w:ascii="Times New Roman" w:eastAsia="SimSun" w:hAnsi="Times New Roman"/>
                  <w:i/>
                  <w:sz w:val="16"/>
                  <w:szCs w:val="18"/>
                  <w:lang w:eastAsia="x-none"/>
                </w:rPr>
                <w:t>ZSA</w:t>
              </w:r>
            </w:ins>
          </w:p>
        </w:tc>
        <w:tc>
          <w:tcPr>
            <w:tcW w:w="411" w:type="pct"/>
            <w:tcBorders>
              <w:top w:val="single" w:sz="4" w:space="0" w:color="auto"/>
              <w:left w:val="single" w:sz="4" w:space="0" w:color="auto"/>
              <w:bottom w:val="single" w:sz="4" w:space="0" w:color="auto"/>
              <w:right w:val="single" w:sz="4" w:space="0" w:color="auto"/>
            </w:tcBorders>
          </w:tcPr>
          <w:p w14:paraId="43C9D513" w14:textId="77777777" w:rsidR="000F713F" w:rsidRPr="000F713F" w:rsidRDefault="000F713F" w:rsidP="000F713F">
            <w:pPr>
              <w:keepLines/>
              <w:numPr>
                <w:ilvl w:val="0"/>
                <w:numId w:val="33"/>
              </w:numPr>
              <w:spacing w:before="40" w:after="40"/>
              <w:ind w:firstLine="0"/>
              <w:jc w:val="center"/>
              <w:rPr>
                <w:ins w:id="214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10017F0" w14:textId="77777777" w:rsidR="000F713F" w:rsidRPr="000F713F" w:rsidRDefault="000F713F" w:rsidP="000F713F">
            <w:pPr>
              <w:keepLines/>
              <w:numPr>
                <w:ilvl w:val="0"/>
                <w:numId w:val="33"/>
              </w:numPr>
              <w:spacing w:before="40" w:after="40"/>
              <w:ind w:firstLine="0"/>
              <w:jc w:val="center"/>
              <w:rPr>
                <w:ins w:id="21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BA32A73" w14:textId="77777777" w:rsidR="000F713F" w:rsidRPr="000F713F" w:rsidRDefault="000F713F" w:rsidP="000F713F">
            <w:pPr>
              <w:keepLines/>
              <w:numPr>
                <w:ilvl w:val="0"/>
                <w:numId w:val="33"/>
              </w:numPr>
              <w:spacing w:before="40" w:after="40"/>
              <w:ind w:firstLine="0"/>
              <w:jc w:val="center"/>
              <w:rPr>
                <w:ins w:id="215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DA07CEE" w14:textId="77777777" w:rsidR="000F713F" w:rsidRPr="000F713F" w:rsidRDefault="000F713F" w:rsidP="000F713F">
            <w:pPr>
              <w:keepLines/>
              <w:numPr>
                <w:ilvl w:val="0"/>
                <w:numId w:val="33"/>
              </w:numPr>
              <w:spacing w:before="40" w:after="40"/>
              <w:ind w:firstLine="0"/>
              <w:jc w:val="center"/>
              <w:rPr>
                <w:ins w:id="215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0E599BE" w14:textId="77777777" w:rsidR="000F713F" w:rsidRPr="000F713F" w:rsidRDefault="000F713F" w:rsidP="000F713F">
            <w:pPr>
              <w:keepLines/>
              <w:numPr>
                <w:ilvl w:val="0"/>
                <w:numId w:val="33"/>
              </w:numPr>
              <w:spacing w:before="40" w:after="40"/>
              <w:ind w:firstLine="0"/>
              <w:jc w:val="center"/>
              <w:rPr>
                <w:ins w:id="21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47DB6D" w14:textId="77777777" w:rsidR="000F713F" w:rsidRPr="000F713F" w:rsidRDefault="000F713F" w:rsidP="000F713F">
            <w:pPr>
              <w:keepLines/>
              <w:numPr>
                <w:ilvl w:val="0"/>
                <w:numId w:val="33"/>
              </w:numPr>
              <w:spacing w:before="40" w:after="40"/>
              <w:ind w:firstLine="0"/>
              <w:jc w:val="center"/>
              <w:rPr>
                <w:ins w:id="215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B9B06D" w14:textId="77777777" w:rsidR="000F713F" w:rsidRPr="000F713F" w:rsidRDefault="000F713F" w:rsidP="000F713F">
            <w:pPr>
              <w:keepLines/>
              <w:numPr>
                <w:ilvl w:val="0"/>
                <w:numId w:val="33"/>
              </w:numPr>
              <w:spacing w:before="40" w:after="40"/>
              <w:ind w:firstLine="0"/>
              <w:jc w:val="center"/>
              <w:rPr>
                <w:ins w:id="215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B2188C" w14:textId="77777777" w:rsidR="000F713F" w:rsidRPr="000F713F" w:rsidRDefault="000F713F" w:rsidP="000F713F">
            <w:pPr>
              <w:keepLines/>
              <w:numPr>
                <w:ilvl w:val="0"/>
                <w:numId w:val="33"/>
              </w:numPr>
              <w:spacing w:before="40" w:after="40"/>
              <w:ind w:firstLine="0"/>
              <w:jc w:val="center"/>
              <w:rPr>
                <w:ins w:id="215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7646942" w14:textId="77777777" w:rsidR="000F713F" w:rsidRPr="000F713F" w:rsidRDefault="000F713F" w:rsidP="000F713F">
            <w:pPr>
              <w:keepLines/>
              <w:numPr>
                <w:ilvl w:val="0"/>
                <w:numId w:val="33"/>
              </w:numPr>
              <w:spacing w:before="40" w:after="40"/>
              <w:ind w:firstLine="0"/>
              <w:jc w:val="center"/>
              <w:rPr>
                <w:ins w:id="2157" w:author="Huawei" w:date="2018-03-28T15:01:00Z"/>
                <w:rFonts w:ascii="Times New Roman" w:eastAsia="SimSun" w:hAnsi="Times New Roman"/>
                <w:color w:val="000000"/>
                <w:kern w:val="24"/>
                <w:sz w:val="16"/>
                <w:szCs w:val="18"/>
                <w:lang w:eastAsia="x-none"/>
              </w:rPr>
            </w:pPr>
          </w:p>
        </w:tc>
      </w:tr>
      <w:tr w:rsidR="000F713F" w:rsidRPr="000F713F" w14:paraId="324CB63C" w14:textId="77777777" w:rsidTr="000F713F">
        <w:trPr>
          <w:cantSplit/>
          <w:jc w:val="center"/>
          <w:ins w:id="2158" w:author="Huawei" w:date="2018-03-28T15:01:00Z"/>
        </w:trPr>
        <w:tc>
          <w:tcPr>
            <w:tcW w:w="0" w:type="auto"/>
            <w:vMerge/>
            <w:tcBorders>
              <w:left w:val="single" w:sz="4" w:space="0" w:color="auto"/>
              <w:right w:val="single" w:sz="4" w:space="0" w:color="auto"/>
            </w:tcBorders>
            <w:vAlign w:val="center"/>
          </w:tcPr>
          <w:p w14:paraId="381A8622" w14:textId="77777777" w:rsidR="000F713F" w:rsidRPr="000F713F" w:rsidRDefault="000F713F" w:rsidP="000F713F">
            <w:pPr>
              <w:ind w:left="720" w:hanging="720"/>
              <w:rPr>
                <w:ins w:id="215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C98A32F" w14:textId="77777777" w:rsidR="000F713F" w:rsidRPr="000F713F" w:rsidRDefault="000F713F" w:rsidP="000F713F">
            <w:pPr>
              <w:keepLines/>
              <w:numPr>
                <w:ilvl w:val="0"/>
                <w:numId w:val="33"/>
              </w:numPr>
              <w:spacing w:before="40" w:after="40"/>
              <w:ind w:firstLine="0"/>
              <w:jc w:val="center"/>
              <w:rPr>
                <w:ins w:id="2160" w:author="Huawei" w:date="2018-03-28T15:01:00Z"/>
                <w:rFonts w:ascii="Times New Roman" w:eastAsia="SimSun" w:hAnsi="Times New Roman"/>
                <w:i/>
                <w:sz w:val="16"/>
                <w:szCs w:val="18"/>
                <w:lang w:eastAsia="x-none"/>
              </w:rPr>
            </w:pPr>
            <w:ins w:id="2161" w:author="Huawei" w:date="2018-03-28T15:01:00Z">
              <w:r w:rsidRPr="000F713F">
                <w:rPr>
                  <w:rFonts w:ascii="Times New Roman" w:eastAsia="SimSun" w:hAnsi="Times New Roman"/>
                  <w:i/>
                  <w:sz w:val="16"/>
                  <w:szCs w:val="18"/>
                  <w:lang w:eastAsia="x-none"/>
                </w:rPr>
                <w:t>ZSD</w:t>
              </w:r>
            </w:ins>
          </w:p>
        </w:tc>
        <w:tc>
          <w:tcPr>
            <w:tcW w:w="411" w:type="pct"/>
            <w:tcBorders>
              <w:top w:val="single" w:sz="4" w:space="0" w:color="auto"/>
              <w:left w:val="single" w:sz="4" w:space="0" w:color="auto"/>
              <w:bottom w:val="single" w:sz="4" w:space="0" w:color="auto"/>
              <w:right w:val="single" w:sz="4" w:space="0" w:color="auto"/>
            </w:tcBorders>
          </w:tcPr>
          <w:p w14:paraId="36B9444D" w14:textId="77777777" w:rsidR="000F713F" w:rsidRPr="000F713F" w:rsidRDefault="000F713F" w:rsidP="000F713F">
            <w:pPr>
              <w:keepLines/>
              <w:numPr>
                <w:ilvl w:val="0"/>
                <w:numId w:val="33"/>
              </w:numPr>
              <w:spacing w:before="40" w:after="40"/>
              <w:ind w:firstLine="0"/>
              <w:jc w:val="center"/>
              <w:rPr>
                <w:ins w:id="216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C7E0C1F" w14:textId="77777777" w:rsidR="000F713F" w:rsidRPr="000F713F" w:rsidRDefault="000F713F" w:rsidP="000F713F">
            <w:pPr>
              <w:keepLines/>
              <w:numPr>
                <w:ilvl w:val="0"/>
                <w:numId w:val="33"/>
              </w:numPr>
              <w:spacing w:before="40" w:after="40"/>
              <w:ind w:firstLine="0"/>
              <w:jc w:val="center"/>
              <w:rPr>
                <w:ins w:id="216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AA3EC6A" w14:textId="77777777" w:rsidR="000F713F" w:rsidRPr="000F713F" w:rsidRDefault="000F713F" w:rsidP="000F713F">
            <w:pPr>
              <w:keepLines/>
              <w:numPr>
                <w:ilvl w:val="0"/>
                <w:numId w:val="33"/>
              </w:numPr>
              <w:spacing w:before="40" w:after="40"/>
              <w:ind w:firstLine="0"/>
              <w:jc w:val="center"/>
              <w:rPr>
                <w:ins w:id="21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B14864" w14:textId="77777777" w:rsidR="000F713F" w:rsidRPr="000F713F" w:rsidRDefault="000F713F" w:rsidP="000F713F">
            <w:pPr>
              <w:keepLines/>
              <w:numPr>
                <w:ilvl w:val="0"/>
                <w:numId w:val="33"/>
              </w:numPr>
              <w:spacing w:before="40" w:after="40"/>
              <w:ind w:firstLine="0"/>
              <w:jc w:val="center"/>
              <w:rPr>
                <w:ins w:id="216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53312C6" w14:textId="77777777" w:rsidR="000F713F" w:rsidRPr="000F713F" w:rsidRDefault="000F713F" w:rsidP="000F713F">
            <w:pPr>
              <w:keepLines/>
              <w:numPr>
                <w:ilvl w:val="0"/>
                <w:numId w:val="33"/>
              </w:numPr>
              <w:spacing w:before="40" w:after="40"/>
              <w:ind w:firstLine="0"/>
              <w:jc w:val="center"/>
              <w:rPr>
                <w:ins w:id="216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6405BB" w14:textId="77777777" w:rsidR="000F713F" w:rsidRPr="000F713F" w:rsidRDefault="000F713F" w:rsidP="000F713F">
            <w:pPr>
              <w:keepLines/>
              <w:numPr>
                <w:ilvl w:val="0"/>
                <w:numId w:val="33"/>
              </w:numPr>
              <w:spacing w:before="40" w:after="40"/>
              <w:ind w:firstLine="0"/>
              <w:jc w:val="center"/>
              <w:rPr>
                <w:ins w:id="216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3C9B92" w14:textId="77777777" w:rsidR="000F713F" w:rsidRPr="000F713F" w:rsidRDefault="000F713F" w:rsidP="000F713F">
            <w:pPr>
              <w:keepLines/>
              <w:numPr>
                <w:ilvl w:val="0"/>
                <w:numId w:val="33"/>
              </w:numPr>
              <w:spacing w:before="40" w:after="40"/>
              <w:ind w:firstLine="0"/>
              <w:jc w:val="center"/>
              <w:rPr>
                <w:ins w:id="216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28F233" w14:textId="77777777" w:rsidR="000F713F" w:rsidRPr="000F713F" w:rsidRDefault="000F713F" w:rsidP="000F713F">
            <w:pPr>
              <w:keepLines/>
              <w:numPr>
                <w:ilvl w:val="0"/>
                <w:numId w:val="33"/>
              </w:numPr>
              <w:spacing w:before="40" w:after="40"/>
              <w:ind w:firstLine="0"/>
              <w:jc w:val="center"/>
              <w:rPr>
                <w:ins w:id="216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4E07748" w14:textId="77777777" w:rsidR="000F713F" w:rsidRPr="000F713F" w:rsidRDefault="000F713F" w:rsidP="000F713F">
            <w:pPr>
              <w:keepLines/>
              <w:numPr>
                <w:ilvl w:val="0"/>
                <w:numId w:val="33"/>
              </w:numPr>
              <w:spacing w:before="40" w:after="40"/>
              <w:ind w:firstLine="0"/>
              <w:jc w:val="center"/>
              <w:rPr>
                <w:ins w:id="2170" w:author="Huawei" w:date="2018-03-28T15:01:00Z"/>
                <w:rFonts w:ascii="Times New Roman" w:eastAsia="SimSun" w:hAnsi="Times New Roman"/>
                <w:color w:val="000000"/>
                <w:kern w:val="24"/>
                <w:sz w:val="16"/>
                <w:szCs w:val="18"/>
                <w:lang w:eastAsia="x-none"/>
              </w:rPr>
            </w:pPr>
          </w:p>
        </w:tc>
      </w:tr>
      <w:tr w:rsidR="000F713F" w:rsidRPr="000F713F" w14:paraId="4A311C90" w14:textId="77777777" w:rsidTr="000F713F">
        <w:trPr>
          <w:cantSplit/>
          <w:jc w:val="center"/>
          <w:ins w:id="2171" w:author="Huawei" w:date="2018-03-28T15:01:00Z"/>
        </w:trPr>
        <w:tc>
          <w:tcPr>
            <w:tcW w:w="5000" w:type="pct"/>
            <w:gridSpan w:val="11"/>
            <w:tcBorders>
              <w:left w:val="single" w:sz="4" w:space="0" w:color="auto"/>
              <w:bottom w:val="single" w:sz="4" w:space="0" w:color="auto"/>
              <w:right w:val="single" w:sz="4" w:space="0" w:color="auto"/>
            </w:tcBorders>
            <w:vAlign w:val="center"/>
          </w:tcPr>
          <w:p w14:paraId="43F7F4A9" w14:textId="77777777" w:rsidR="000F713F" w:rsidRPr="000F713F" w:rsidRDefault="000F713F" w:rsidP="000F713F">
            <w:pPr>
              <w:keepNext/>
              <w:keepLines/>
              <w:ind w:left="851" w:hanging="851"/>
              <w:rPr>
                <w:ins w:id="2172" w:author="Huawei" w:date="2018-03-28T15:01:00Z"/>
                <w:rFonts w:ascii="Arial" w:eastAsia="SimSun" w:hAnsi="Arial"/>
                <w:sz w:val="16"/>
                <w:szCs w:val="18"/>
                <w:lang w:eastAsia="ko-KR"/>
              </w:rPr>
            </w:pPr>
            <w:ins w:id="2173" w:author="Huawei" w:date="2018-03-28T15:01:00Z">
              <w:r w:rsidRPr="000F713F">
                <w:rPr>
                  <w:rFonts w:ascii="Arial" w:eastAsia="SimSun" w:hAnsi="Arial"/>
                  <w:i/>
                  <w:sz w:val="16"/>
                  <w:szCs w:val="18"/>
                  <w:lang w:eastAsia="ko-KR"/>
                </w:rPr>
                <w:t>f</w:t>
              </w:r>
              <w:r w:rsidRPr="000F713F">
                <w:rPr>
                  <w:rFonts w:ascii="Arial" w:eastAsia="SimSun" w:hAnsi="Arial" w:hint="eastAsia"/>
                  <w:i/>
                  <w:sz w:val="16"/>
                  <w:szCs w:val="18"/>
                  <w:vertAlign w:val="subscript"/>
                  <w:lang w:eastAsia="ko-KR"/>
                </w:rPr>
                <w:t>c</w:t>
              </w:r>
              <w:r w:rsidRPr="000F713F">
                <w:rPr>
                  <w:rFonts w:ascii="Arial" w:eastAsia="SimSun" w:hAnsi="Arial" w:hint="eastAsia"/>
                  <w:sz w:val="16"/>
                  <w:szCs w:val="18"/>
                  <w:lang w:eastAsia="ko-KR"/>
                </w:rPr>
                <w:t xml:space="preserve"> is carrier frequency in GHz; </w:t>
              </w:r>
              <w:r w:rsidRPr="000F713F">
                <w:rPr>
                  <w:rFonts w:ascii="Arial" w:eastAsia="SimSun" w:hAnsi="Arial" w:hint="eastAsia"/>
                  <w:i/>
                  <w:sz w:val="16"/>
                  <w:szCs w:val="18"/>
                  <w:lang w:eastAsia="ko-KR"/>
                </w:rPr>
                <w:t>d</w:t>
              </w:r>
              <w:r w:rsidRPr="000F713F">
                <w:rPr>
                  <w:rFonts w:ascii="Arial" w:eastAsia="SimSun" w:hAnsi="Arial" w:hint="eastAsia"/>
                  <w:sz w:val="16"/>
                  <w:szCs w:val="18"/>
                  <w:vertAlign w:val="subscript"/>
                  <w:lang w:eastAsia="ko-KR"/>
                </w:rPr>
                <w:t>2D</w:t>
              </w:r>
              <w:r w:rsidRPr="000F713F">
                <w:rPr>
                  <w:rFonts w:ascii="Arial" w:eastAsia="SimSun" w:hAnsi="Arial" w:hint="eastAsia"/>
                  <w:sz w:val="16"/>
                  <w:szCs w:val="18"/>
                  <w:lang w:eastAsia="ko-KR"/>
                </w:rPr>
                <w:t xml:space="preserve"> is </w:t>
              </w:r>
              <w:r w:rsidRPr="000F713F">
                <w:rPr>
                  <w:rFonts w:ascii="Arial" w:eastAsia="SimSun" w:hAnsi="Arial"/>
                  <w:sz w:val="16"/>
                  <w:szCs w:val="18"/>
                  <w:lang w:eastAsia="ko-KR"/>
                </w:rPr>
                <w:t>B</w:t>
              </w:r>
              <w:r w:rsidRPr="000F713F">
                <w:rPr>
                  <w:rFonts w:ascii="Arial" w:eastAsia="SimSun" w:hAnsi="Arial" w:hint="eastAsia"/>
                  <w:sz w:val="16"/>
                  <w:szCs w:val="18"/>
                  <w:lang w:eastAsia="ko-KR"/>
                </w:rPr>
                <w:t>S-</w:t>
              </w:r>
              <w:r w:rsidRPr="000F713F">
                <w:rPr>
                  <w:rFonts w:ascii="Arial" w:eastAsia="SimSun" w:hAnsi="Arial"/>
                  <w:sz w:val="16"/>
                  <w:szCs w:val="18"/>
                  <w:lang w:eastAsia="ko-KR"/>
                </w:rPr>
                <w:t>UT</w:t>
              </w:r>
              <w:r w:rsidRPr="000F713F">
                <w:rPr>
                  <w:rFonts w:ascii="Arial" w:eastAsia="SimSun" w:hAnsi="Arial" w:hint="eastAsia"/>
                  <w:sz w:val="16"/>
                  <w:szCs w:val="18"/>
                  <w:lang w:eastAsia="ko-KR"/>
                </w:rPr>
                <w:t xml:space="preserve"> distance in km.</w:t>
              </w:r>
            </w:ins>
          </w:p>
          <w:p w14:paraId="1A71E192" w14:textId="77777777" w:rsidR="000F713F" w:rsidRPr="000F713F" w:rsidRDefault="000F713F" w:rsidP="000F713F">
            <w:pPr>
              <w:keepNext/>
              <w:keepLines/>
              <w:ind w:left="851" w:hanging="851"/>
              <w:rPr>
                <w:ins w:id="2174" w:author="Huawei" w:date="2018-03-28T15:01:00Z"/>
                <w:rFonts w:ascii="Arial" w:eastAsia="SimSun" w:hAnsi="Arial"/>
                <w:sz w:val="16"/>
                <w:szCs w:val="18"/>
              </w:rPr>
            </w:pPr>
            <w:ins w:id="2175" w:author="Huawei" w:date="2018-03-28T15:01:00Z">
              <w:r w:rsidRPr="000F713F">
                <w:rPr>
                  <w:rFonts w:ascii="Arial" w:eastAsia="SimSun" w:hAnsi="Arial"/>
                  <w:sz w:val="16"/>
                  <w:szCs w:val="18"/>
                </w:rPr>
                <w:t>NOTE 1:</w:t>
              </w:r>
              <w:r w:rsidRPr="000F713F">
                <w:rPr>
                  <w:rFonts w:ascii="Arial" w:eastAsia="SimSun" w:hAnsi="Arial"/>
                  <w:sz w:val="16"/>
                  <w:szCs w:val="18"/>
                </w:rPr>
                <w:tab/>
              </w:r>
              <w:r w:rsidRPr="000F713F">
                <w:rPr>
                  <w:rFonts w:ascii="Arial" w:eastAsia="SimSun" w:hAnsi="Arial"/>
                  <w:i/>
                  <w:sz w:val="16"/>
                  <w:szCs w:val="18"/>
                </w:rPr>
                <w:t>DS</w:t>
              </w:r>
              <w:r w:rsidRPr="000F713F">
                <w:rPr>
                  <w:rFonts w:ascii="Arial" w:eastAsia="SimSun" w:hAnsi="Arial"/>
                  <w:sz w:val="16"/>
                  <w:szCs w:val="18"/>
                </w:rPr>
                <w:t xml:space="preserve"> = rms delay spread, </w:t>
              </w:r>
              <w:r w:rsidRPr="000F713F">
                <w:rPr>
                  <w:rFonts w:ascii="Arial" w:eastAsia="SimSun" w:hAnsi="Arial"/>
                  <w:i/>
                  <w:sz w:val="16"/>
                  <w:szCs w:val="18"/>
                </w:rPr>
                <w:t>ASD</w:t>
              </w:r>
              <w:r w:rsidRPr="000F713F">
                <w:rPr>
                  <w:rFonts w:ascii="Arial" w:eastAsia="SimSun" w:hAnsi="Arial"/>
                  <w:sz w:val="16"/>
                  <w:szCs w:val="18"/>
                </w:rPr>
                <w:t xml:space="preserve"> = rms azimuth spread of departure angles, </w:t>
              </w:r>
              <w:r w:rsidRPr="000F713F">
                <w:rPr>
                  <w:rFonts w:ascii="Arial" w:eastAsia="SimSun" w:hAnsi="Arial"/>
                  <w:i/>
                  <w:sz w:val="16"/>
                  <w:szCs w:val="18"/>
                </w:rPr>
                <w:t>ASA</w:t>
              </w:r>
              <w:r w:rsidRPr="000F713F">
                <w:rPr>
                  <w:rFonts w:ascii="Arial" w:eastAsia="SimSun" w:hAnsi="Arial"/>
                  <w:sz w:val="16"/>
                  <w:szCs w:val="18"/>
                </w:rPr>
                <w:t xml:space="preserve"> = rms azimuth spread of arrival angles, </w:t>
              </w:r>
              <w:r w:rsidRPr="000F713F">
                <w:rPr>
                  <w:rFonts w:ascii="Arial" w:eastAsia="SimSun" w:hAnsi="Arial"/>
                  <w:i/>
                  <w:sz w:val="16"/>
                  <w:szCs w:val="18"/>
                </w:rPr>
                <w:t>ZSD</w:t>
              </w:r>
              <w:r w:rsidRPr="000F713F">
                <w:rPr>
                  <w:rFonts w:ascii="Arial" w:eastAsia="SimSun" w:hAnsi="Arial"/>
                  <w:sz w:val="16"/>
                  <w:szCs w:val="18"/>
                </w:rPr>
                <w:t xml:space="preserve"> = rms zenith spread of departure angles, </w:t>
              </w:r>
              <w:r w:rsidRPr="000F713F">
                <w:rPr>
                  <w:rFonts w:ascii="Arial" w:eastAsia="SimSun" w:hAnsi="Arial"/>
                  <w:i/>
                  <w:sz w:val="16"/>
                  <w:szCs w:val="18"/>
                </w:rPr>
                <w:t>ZSA</w:t>
              </w:r>
              <w:r w:rsidRPr="000F713F">
                <w:rPr>
                  <w:rFonts w:ascii="Arial" w:eastAsia="SimSun" w:hAnsi="Arial"/>
                  <w:sz w:val="16"/>
                  <w:szCs w:val="18"/>
                </w:rPr>
                <w:t xml:space="preserve"> = rms zenith spread of arrival angles,</w:t>
              </w:r>
              <w:r w:rsidRPr="000F713F">
                <w:rPr>
                  <w:rFonts w:ascii="Arial" w:eastAsia="SimSun" w:hAnsi="Arial"/>
                  <w:i/>
                  <w:sz w:val="16"/>
                  <w:szCs w:val="18"/>
                </w:rPr>
                <w:t xml:space="preserve"> SF</w:t>
              </w:r>
              <w:r w:rsidRPr="000F713F">
                <w:rPr>
                  <w:rFonts w:ascii="Arial" w:eastAsia="SimSun" w:hAnsi="Arial"/>
                  <w:sz w:val="16"/>
                  <w:szCs w:val="18"/>
                </w:rPr>
                <w:t xml:space="preserve"> = shadow fading, and </w:t>
              </w:r>
              <w:r w:rsidRPr="000F713F">
                <w:rPr>
                  <w:rFonts w:ascii="Arial" w:eastAsia="SimSun" w:hAnsi="Arial"/>
                  <w:i/>
                  <w:sz w:val="16"/>
                  <w:szCs w:val="18"/>
                </w:rPr>
                <w:t>K</w:t>
              </w:r>
              <w:r w:rsidRPr="000F713F">
                <w:rPr>
                  <w:rFonts w:ascii="Arial" w:eastAsia="SimSun" w:hAnsi="Arial"/>
                  <w:sz w:val="16"/>
                  <w:szCs w:val="18"/>
                </w:rPr>
                <w:t xml:space="preserve"> = Ricean K-factor.</w:t>
              </w:r>
            </w:ins>
          </w:p>
          <w:p w14:paraId="1DE76047" w14:textId="77777777" w:rsidR="000F713F" w:rsidRPr="000F713F" w:rsidRDefault="000F713F" w:rsidP="000F713F">
            <w:pPr>
              <w:keepNext/>
              <w:keepLines/>
              <w:ind w:left="851" w:hanging="851"/>
              <w:rPr>
                <w:ins w:id="2176" w:author="Huawei" w:date="2018-03-28T15:01:00Z"/>
                <w:rFonts w:ascii="Arial" w:eastAsia="SimSun" w:hAnsi="Arial"/>
                <w:sz w:val="16"/>
                <w:szCs w:val="18"/>
                <w:lang w:eastAsia="ko-KR"/>
              </w:rPr>
            </w:pPr>
            <w:ins w:id="2177" w:author="Huawei" w:date="2018-03-28T15:01:00Z">
              <w:r w:rsidRPr="000F713F">
                <w:rPr>
                  <w:rFonts w:ascii="Arial" w:eastAsia="SimSun" w:hAnsi="Arial"/>
                  <w:sz w:val="16"/>
                  <w:szCs w:val="18"/>
                </w:rPr>
                <w:t>NOTE 2:</w:t>
              </w:r>
              <w:r w:rsidRPr="000F713F">
                <w:rPr>
                  <w:rFonts w:ascii="Arial" w:eastAsia="SimSun" w:hAnsi="Arial"/>
                  <w:sz w:val="16"/>
                  <w:szCs w:val="18"/>
                </w:rPr>
                <w:tab/>
                <w:t>The sign of the shadow fading is defined so that positive SF means more received power at UT than predicted by the path loss model.</w:t>
              </w:r>
            </w:ins>
          </w:p>
          <w:p w14:paraId="50654D26" w14:textId="77777777" w:rsidR="000F713F" w:rsidRPr="000F713F" w:rsidRDefault="000F713F" w:rsidP="000F713F">
            <w:pPr>
              <w:keepNext/>
              <w:keepLines/>
              <w:ind w:left="851" w:hanging="851"/>
              <w:rPr>
                <w:ins w:id="2178" w:author="Huawei" w:date="2018-03-28T15:01:00Z"/>
                <w:rFonts w:ascii="Arial" w:eastAsia="SimSun" w:hAnsi="Arial"/>
                <w:sz w:val="16"/>
                <w:szCs w:val="18"/>
                <w:lang w:eastAsia="ko-KR"/>
              </w:rPr>
            </w:pPr>
            <w:ins w:id="2179" w:author="Huawei" w:date="2018-03-28T15:01:00Z">
              <w:r w:rsidRPr="000F713F">
                <w:rPr>
                  <w:rFonts w:ascii="Arial" w:eastAsia="SimSun" w:hAnsi="Arial"/>
                  <w:sz w:val="16"/>
                  <w:szCs w:val="18"/>
                  <w:lang w:eastAsia="ja-JP"/>
                </w:rPr>
                <w:t xml:space="preserve">NOTE </w:t>
              </w:r>
              <w:r w:rsidRPr="000F713F">
                <w:rPr>
                  <w:rFonts w:ascii="Arial" w:eastAsia="SimSun" w:hAnsi="Arial" w:hint="eastAsia"/>
                  <w:sz w:val="16"/>
                  <w:szCs w:val="18"/>
                  <w:lang w:eastAsia="ko-KR"/>
                </w:rPr>
                <w:t>3</w:t>
              </w:r>
              <w:r w:rsidRPr="000F713F">
                <w:rPr>
                  <w:rFonts w:ascii="Arial" w:eastAsia="SimSun" w:hAnsi="Arial"/>
                  <w:sz w:val="16"/>
                  <w:szCs w:val="18"/>
                  <w:lang w:eastAsia="ja-JP"/>
                </w:rPr>
                <w:t>:</w:t>
              </w:r>
              <w:r w:rsidRPr="000F713F">
                <w:rPr>
                  <w:rFonts w:ascii="Arial" w:eastAsia="SimSun" w:hAnsi="Arial"/>
                  <w:sz w:val="16"/>
                  <w:szCs w:val="18"/>
                  <w:lang w:eastAsia="ja-JP"/>
                </w:rPr>
                <w:tab/>
                <w:t>All large scale parameters are assumed to have no correlation between different floors.</w:t>
              </w:r>
            </w:ins>
          </w:p>
          <w:p w14:paraId="594D7DF9" w14:textId="77777777" w:rsidR="000F713F" w:rsidRPr="000F713F" w:rsidRDefault="000F713F" w:rsidP="000F713F">
            <w:pPr>
              <w:keepNext/>
              <w:keepLines/>
              <w:ind w:left="851" w:hanging="851"/>
              <w:rPr>
                <w:ins w:id="2180" w:author="Huawei" w:date="2018-03-28T15:01:00Z"/>
                <w:rFonts w:ascii="Arial" w:eastAsia="SimSun" w:hAnsi="Arial"/>
                <w:sz w:val="16"/>
                <w:szCs w:val="18"/>
              </w:rPr>
            </w:pPr>
            <w:ins w:id="2181" w:author="Huawei" w:date="2018-03-28T15:01:00Z">
              <w:r w:rsidRPr="000F713F">
                <w:rPr>
                  <w:rFonts w:ascii="Arial" w:eastAsia="SimSun" w:hAnsi="Arial"/>
                  <w:sz w:val="16"/>
                  <w:szCs w:val="18"/>
                </w:rPr>
                <w:t xml:space="preserve">NOTE </w:t>
              </w:r>
              <w:r w:rsidRPr="000F713F">
                <w:rPr>
                  <w:rFonts w:ascii="Arial" w:eastAsia="SimSun" w:hAnsi="Arial" w:hint="eastAsia"/>
                  <w:sz w:val="16"/>
                  <w:szCs w:val="18"/>
                  <w:lang w:eastAsia="ko-KR"/>
                </w:rPr>
                <w:t>4</w:t>
              </w:r>
              <w:r w:rsidRPr="000F713F">
                <w:rPr>
                  <w:rFonts w:ascii="Arial" w:eastAsia="SimSun" w:hAnsi="Arial"/>
                  <w:sz w:val="16"/>
                  <w:szCs w:val="18"/>
                </w:rPr>
                <w:t>:</w:t>
              </w:r>
              <w:r w:rsidRPr="000F713F">
                <w:rPr>
                  <w:rFonts w:ascii="Arial" w:eastAsia="SimSun" w:hAnsi="Arial"/>
                  <w:sz w:val="16"/>
                  <w:szCs w:val="18"/>
                </w:rPr>
                <w:tab/>
                <w:t>The following notation for mean (</w:t>
              </w:r>
              <w:r w:rsidRPr="000F713F">
                <w:rPr>
                  <w:rFonts w:ascii="Arial" w:eastAsia="SimSun" w:hAnsi="Arial"/>
                  <w:i/>
                  <w:sz w:val="16"/>
                  <w:szCs w:val="18"/>
                </w:rPr>
                <w:t>μ</w:t>
              </w:r>
              <w:r w:rsidRPr="000F713F">
                <w:rPr>
                  <w:rFonts w:ascii="Arial" w:eastAsia="SimSun" w:hAnsi="Arial"/>
                  <w:sz w:val="16"/>
                  <w:szCs w:val="18"/>
                  <w:vertAlign w:val="subscript"/>
                </w:rPr>
                <w:t>lgX</w:t>
              </w:r>
              <w:r w:rsidRPr="000F713F">
                <w:rPr>
                  <w:rFonts w:ascii="Arial" w:eastAsia="SimSun" w:hAnsi="Arial"/>
                  <w:sz w:val="16"/>
                  <w:szCs w:val="18"/>
                </w:rPr>
                <w:t>=mean{log</w:t>
              </w:r>
              <w:r w:rsidRPr="000F713F">
                <w:rPr>
                  <w:rFonts w:ascii="Arial" w:eastAsia="SimSun" w:hAnsi="Arial"/>
                  <w:sz w:val="16"/>
                  <w:szCs w:val="18"/>
                  <w:vertAlign w:val="subscript"/>
                </w:rPr>
                <w:t>10</w:t>
              </w:r>
              <w:r w:rsidRPr="000F713F">
                <w:rPr>
                  <w:rFonts w:ascii="Arial" w:eastAsia="SimSun" w:hAnsi="Arial"/>
                  <w:sz w:val="16"/>
                  <w:szCs w:val="18"/>
                </w:rPr>
                <w:t>(X) }) and standard deviation (</w:t>
              </w:r>
              <w:r w:rsidRPr="000F713F">
                <w:rPr>
                  <w:rFonts w:ascii="Arial" w:eastAsia="SimSun" w:hAnsi="Arial" w:cs="Arial"/>
                  <w:i/>
                  <w:sz w:val="16"/>
                  <w:szCs w:val="18"/>
                </w:rPr>
                <w:t>σ</w:t>
              </w:r>
              <w:r w:rsidRPr="000F713F">
                <w:rPr>
                  <w:rFonts w:ascii="Arial" w:eastAsia="SimSun" w:hAnsi="Arial"/>
                  <w:sz w:val="16"/>
                  <w:szCs w:val="18"/>
                  <w:vertAlign w:val="subscript"/>
                </w:rPr>
                <w:t>lgX</w:t>
              </w:r>
              <w:r w:rsidRPr="000F713F">
                <w:rPr>
                  <w:rFonts w:ascii="Arial" w:eastAsia="SimSun" w:hAnsi="Arial"/>
                  <w:sz w:val="16"/>
                  <w:szCs w:val="18"/>
                </w:rPr>
                <w:t>=std{log</w:t>
              </w:r>
              <w:r w:rsidRPr="000F713F">
                <w:rPr>
                  <w:rFonts w:ascii="Arial" w:eastAsia="SimSun" w:hAnsi="Arial"/>
                  <w:sz w:val="16"/>
                  <w:szCs w:val="18"/>
                  <w:vertAlign w:val="subscript"/>
                </w:rPr>
                <w:t>10</w:t>
              </w:r>
              <w:r w:rsidRPr="000F713F">
                <w:rPr>
                  <w:rFonts w:ascii="Arial" w:eastAsia="SimSun" w:hAnsi="Arial"/>
                  <w:sz w:val="16"/>
                  <w:szCs w:val="18"/>
                </w:rPr>
                <w:t xml:space="preserve">(X) }) is used for logarithmized parameters X. </w:t>
              </w:r>
            </w:ins>
          </w:p>
          <w:p w14:paraId="0CE6AB20" w14:textId="77777777" w:rsidR="000F713F" w:rsidRPr="000F713F" w:rsidRDefault="000F713F" w:rsidP="000F713F">
            <w:pPr>
              <w:keepNext/>
              <w:keepLines/>
              <w:ind w:left="851" w:hanging="851"/>
              <w:rPr>
                <w:ins w:id="2182" w:author="Huawei" w:date="2018-03-28T15:01:00Z"/>
                <w:rFonts w:ascii="Arial" w:eastAsia="SimSun" w:hAnsi="Arial"/>
                <w:sz w:val="16"/>
                <w:szCs w:val="18"/>
              </w:rPr>
            </w:pPr>
            <w:ins w:id="2183" w:author="Huawei" w:date="2018-03-28T15:01:00Z">
              <w:r w:rsidRPr="000F713F">
                <w:rPr>
                  <w:rFonts w:ascii="Arial" w:eastAsia="SimSun" w:hAnsi="Arial"/>
                  <w:sz w:val="16"/>
                  <w:szCs w:val="18"/>
                </w:rPr>
                <w:t xml:space="preserve">NOTE 5: </w:t>
              </w:r>
              <w:r w:rsidRPr="000F713F">
                <w:rPr>
                  <w:rFonts w:ascii="Arial" w:eastAsia="SimSun" w:hAnsi="Arial"/>
                  <w:sz w:val="16"/>
                  <w:szCs w:val="18"/>
                </w:rPr>
                <w:tab/>
                <w:t>For all considered scenarios the AOD/AOA distributions are modelled by a wrapped Gaussian distribution, the ZOD/ZOA distributions are modelled by a Laplacian distribution and the delay distribution is modelled by an exponential distribution.</w:t>
              </w:r>
            </w:ins>
          </w:p>
          <w:p w14:paraId="083FB329" w14:textId="77777777" w:rsidR="000F713F" w:rsidRPr="000F713F" w:rsidRDefault="000F713F" w:rsidP="000F713F">
            <w:pPr>
              <w:keepNext/>
              <w:keepLines/>
              <w:ind w:left="851" w:hanging="851"/>
              <w:rPr>
                <w:ins w:id="2184" w:author="Huawei" w:date="2018-03-28T15:01:00Z"/>
                <w:rFonts w:ascii="Arial" w:eastAsia="SimSun" w:hAnsi="Arial"/>
                <w:sz w:val="16"/>
                <w:szCs w:val="18"/>
              </w:rPr>
            </w:pPr>
            <w:ins w:id="2185" w:author="Huawei" w:date="2018-03-28T15:01:00Z">
              <w:r w:rsidRPr="000F713F">
                <w:rPr>
                  <w:rFonts w:ascii="Arial" w:eastAsia="SimSun" w:hAnsi="Arial"/>
                  <w:sz w:val="16"/>
                  <w:szCs w:val="18"/>
                </w:rPr>
                <w:t xml:space="preserve">NOTE 6: </w:t>
              </w:r>
              <w:r w:rsidRPr="000F713F">
                <w:rPr>
                  <w:rFonts w:ascii="Arial" w:eastAsia="SimSun" w:hAnsi="Arial"/>
                  <w:sz w:val="16"/>
                  <w:szCs w:val="18"/>
                </w:rPr>
                <w:tab/>
                <w:t xml:space="preserve">For UMa and frequencies below 6 GHz, use </w:t>
              </w:r>
              <w:r w:rsidRPr="000F713F">
                <w:rPr>
                  <w:rFonts w:ascii="Arial" w:eastAsia="SimSun" w:hAnsi="Arial"/>
                  <w:i/>
                  <w:sz w:val="16"/>
                  <w:szCs w:val="18"/>
                  <w:lang w:eastAsia="ko-KR"/>
                </w:rPr>
                <w:t>f</w:t>
              </w:r>
              <w:r w:rsidRPr="000F713F">
                <w:rPr>
                  <w:rFonts w:ascii="Arial" w:eastAsia="SimSun" w:hAnsi="Arial" w:hint="eastAsia"/>
                  <w:i/>
                  <w:sz w:val="16"/>
                  <w:szCs w:val="18"/>
                  <w:vertAlign w:val="subscript"/>
                  <w:lang w:eastAsia="ko-KR"/>
                </w:rPr>
                <w:t>c</w:t>
              </w:r>
              <w:r w:rsidRPr="000F713F">
                <w:rPr>
                  <w:rFonts w:ascii="Arial" w:eastAsia="SimSun" w:hAnsi="Arial"/>
                  <w:i/>
                  <w:sz w:val="16"/>
                  <w:szCs w:val="18"/>
                  <w:vertAlign w:val="subscript"/>
                  <w:lang w:eastAsia="ko-KR"/>
                </w:rPr>
                <w:t xml:space="preserve"> </w:t>
              </w:r>
              <w:r w:rsidRPr="000F713F">
                <w:rPr>
                  <w:rFonts w:ascii="Arial" w:eastAsia="SimSun" w:hAnsi="Arial"/>
                  <w:sz w:val="16"/>
                  <w:szCs w:val="18"/>
                </w:rPr>
                <w:t xml:space="preserve">= 6 when determining the values of the frequency-dependent LSP values </w:t>
              </w:r>
            </w:ins>
          </w:p>
          <w:p w14:paraId="0EC8D8C8" w14:textId="77777777" w:rsidR="000F713F" w:rsidRPr="000F713F" w:rsidRDefault="000F713F" w:rsidP="000F713F">
            <w:pPr>
              <w:keepLines/>
              <w:numPr>
                <w:ilvl w:val="0"/>
                <w:numId w:val="33"/>
              </w:numPr>
              <w:spacing w:before="40" w:after="40"/>
              <w:ind w:firstLine="0"/>
              <w:jc w:val="center"/>
              <w:rPr>
                <w:ins w:id="2186" w:author="Huawei" w:date="2018-03-28T15:01:00Z"/>
                <w:rFonts w:ascii="Times New Roman" w:eastAsia="SimSun" w:hAnsi="Times New Roman"/>
                <w:color w:val="000000"/>
                <w:kern w:val="24"/>
                <w:sz w:val="16"/>
                <w:szCs w:val="18"/>
                <w:lang w:eastAsia="x-none"/>
              </w:rPr>
            </w:pPr>
            <w:ins w:id="2187" w:author="Huawei" w:date="2018-03-28T15:01:00Z">
              <w:r w:rsidRPr="000F713F">
                <w:rPr>
                  <w:rFonts w:ascii="Times New Roman" w:eastAsia="SimSun" w:hAnsi="Times New Roman"/>
                  <w:sz w:val="16"/>
                  <w:szCs w:val="18"/>
                  <w:lang w:eastAsia="x-none"/>
                </w:rPr>
                <w:t xml:space="preserve">NOTE 7: </w:t>
              </w:r>
              <w:r w:rsidRPr="000F713F">
                <w:rPr>
                  <w:rFonts w:ascii="Times New Roman" w:eastAsia="SimSun" w:hAnsi="Times New Roman"/>
                  <w:sz w:val="16"/>
                  <w:szCs w:val="18"/>
                  <w:lang w:eastAsia="x-none"/>
                </w:rPr>
                <w:tab/>
                <w:t xml:space="preserve">For UMi and frequencies below 2 GHz, use </w:t>
              </w:r>
              <w:r w:rsidRPr="000F713F">
                <w:rPr>
                  <w:rFonts w:ascii="Times New Roman" w:eastAsia="SimSun" w:hAnsi="Times New Roman"/>
                  <w:i/>
                  <w:sz w:val="16"/>
                  <w:szCs w:val="18"/>
                  <w:lang w:eastAsia="ko-KR"/>
                </w:rPr>
                <w:t>f</w:t>
              </w:r>
              <w:r w:rsidRPr="000F713F">
                <w:rPr>
                  <w:rFonts w:ascii="Times New Roman" w:eastAsia="SimSun" w:hAnsi="Times New Roman" w:hint="eastAsia"/>
                  <w:i/>
                  <w:sz w:val="16"/>
                  <w:szCs w:val="18"/>
                  <w:vertAlign w:val="subscript"/>
                  <w:lang w:eastAsia="ko-KR"/>
                </w:rPr>
                <w:t>c</w:t>
              </w:r>
              <w:r w:rsidRPr="000F713F">
                <w:rPr>
                  <w:rFonts w:ascii="Times New Roman" w:eastAsia="SimSun" w:hAnsi="Times New Roman"/>
                  <w:i/>
                  <w:sz w:val="16"/>
                  <w:szCs w:val="18"/>
                  <w:vertAlign w:val="subscript"/>
                  <w:lang w:eastAsia="ko-KR"/>
                </w:rPr>
                <w:t xml:space="preserve"> </w:t>
              </w:r>
              <w:r w:rsidRPr="000F713F">
                <w:rPr>
                  <w:rFonts w:ascii="Times New Roman" w:eastAsia="SimSun" w:hAnsi="Times New Roman"/>
                  <w:sz w:val="16"/>
                  <w:szCs w:val="18"/>
                  <w:lang w:eastAsia="x-none"/>
                </w:rPr>
                <w:t xml:space="preserve">= 2 when determining the values of the frequency-dependent LSP values </w:t>
              </w:r>
            </w:ins>
          </w:p>
        </w:tc>
      </w:tr>
    </w:tbl>
    <w:p w14:paraId="7BAD3E9C" w14:textId="77777777" w:rsidR="000F713F" w:rsidRPr="000F713F" w:rsidRDefault="000F713F" w:rsidP="000F713F">
      <w:pPr>
        <w:ind w:left="720" w:hanging="720"/>
        <w:rPr>
          <w:ins w:id="2188" w:author="Huawei" w:date="2018-03-28T15:01:00Z"/>
          <w:rFonts w:eastAsia="Malgun Gothic"/>
        </w:rPr>
      </w:pPr>
    </w:p>
    <w:p w14:paraId="4047DBC9" w14:textId="77777777" w:rsidR="000F713F" w:rsidRPr="000F713F" w:rsidRDefault="000F713F" w:rsidP="000F713F">
      <w:pPr>
        <w:keepNext/>
        <w:keepLines/>
        <w:overflowPunct w:val="0"/>
        <w:autoSpaceDE w:val="0"/>
        <w:autoSpaceDN w:val="0"/>
        <w:adjustRightInd w:val="0"/>
        <w:spacing w:before="60" w:after="180"/>
        <w:jc w:val="center"/>
        <w:textAlignment w:val="baseline"/>
        <w:rPr>
          <w:ins w:id="2189" w:author="Huawei" w:date="2018-03-28T15:01:00Z"/>
          <w:rFonts w:ascii="Arial" w:eastAsia="Times New Roman" w:hAnsi="Arial"/>
          <w:b/>
          <w:szCs w:val="20"/>
          <w:lang w:eastAsia="ko-KR"/>
        </w:rPr>
      </w:pPr>
      <w:ins w:id="2190" w:author="Huawei" w:date="2018-03-28T15:01:00Z">
        <w:r w:rsidRPr="000F713F">
          <w:rPr>
            <w:rFonts w:ascii="Arial" w:eastAsia="Times New Roman" w:hAnsi="Arial"/>
            <w:b/>
            <w:szCs w:val="20"/>
            <w:lang w:eastAsia="en-GB"/>
          </w:rPr>
          <w:t>Table 6.7-6 Part-3: Channel model parameters</w:t>
        </w:r>
        <w:r w:rsidRPr="000F713F">
          <w:rPr>
            <w:rFonts w:ascii="Arial" w:eastAsia="Times New Roman" w:hAnsi="Arial" w:hint="eastAsia"/>
            <w:b/>
            <w:szCs w:val="20"/>
            <w:lang w:eastAsia="ko-KR"/>
          </w:rPr>
          <w:t xml:space="preserve"> </w:t>
        </w:r>
      </w:ins>
      <w:ins w:id="2191" w:author="Huawei" w:date="2018-04-18T14:50:00Z">
        <w:r w:rsidRPr="000F713F">
          <w:rPr>
            <w:rFonts w:ascii="Arial" w:eastAsia="Times New Roman" w:hAnsi="Arial"/>
            <w:b/>
            <w:szCs w:val="20"/>
            <w:lang w:eastAsia="ko-KR"/>
          </w:rPr>
          <w:t>for Dense Urban Scenario (LOS)</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1"/>
        <w:gridCol w:w="1311"/>
        <w:gridCol w:w="771"/>
        <w:gridCol w:w="771"/>
        <w:gridCol w:w="737"/>
        <w:gridCol w:w="737"/>
        <w:gridCol w:w="737"/>
        <w:gridCol w:w="737"/>
        <w:gridCol w:w="737"/>
        <w:gridCol w:w="738"/>
        <w:gridCol w:w="790"/>
      </w:tblGrid>
      <w:tr w:rsidR="000F713F" w:rsidRPr="000F713F" w14:paraId="14BBC9DC" w14:textId="77777777" w:rsidTr="000F713F">
        <w:trPr>
          <w:cantSplit/>
          <w:jc w:val="center"/>
          <w:ins w:id="2192" w:author="Huawei" w:date="2018-03-28T15:01:00Z"/>
        </w:trPr>
        <w:tc>
          <w:tcPr>
            <w:tcW w:w="1387" w:type="pct"/>
            <w:gridSpan w:val="2"/>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1FC78444" w14:textId="77777777" w:rsidR="000F713F" w:rsidRPr="000F713F" w:rsidRDefault="000F713F" w:rsidP="000F713F">
            <w:pPr>
              <w:keepNext/>
              <w:keepLines/>
              <w:overflowPunct w:val="0"/>
              <w:autoSpaceDE w:val="0"/>
              <w:autoSpaceDN w:val="0"/>
              <w:adjustRightInd w:val="0"/>
              <w:jc w:val="center"/>
              <w:textAlignment w:val="baseline"/>
              <w:rPr>
                <w:ins w:id="2193" w:author="Huawei" w:date="2018-03-28T15:01:00Z"/>
                <w:rFonts w:ascii="Arial" w:eastAsia="Times New Roman" w:hAnsi="Arial"/>
                <w:b/>
                <w:sz w:val="16"/>
                <w:szCs w:val="18"/>
                <w:lang w:eastAsia="en-GB"/>
              </w:rPr>
            </w:pPr>
            <w:ins w:id="2194" w:author="Huawei" w:date="2018-03-28T15:01:00Z">
              <w:r w:rsidRPr="000F713F">
                <w:rPr>
                  <w:rFonts w:ascii="Arial" w:eastAsia="Times New Roman" w:hAnsi="Arial"/>
                  <w:b/>
                  <w:sz w:val="16"/>
                  <w:szCs w:val="18"/>
                  <w:lang w:eastAsia="en-GB"/>
                </w:rPr>
                <w:t>Scenarios</w:t>
              </w:r>
            </w:ins>
          </w:p>
        </w:tc>
        <w:tc>
          <w:tcPr>
            <w:tcW w:w="3613" w:type="pct"/>
            <w:gridSpan w:val="9"/>
            <w:tcBorders>
              <w:top w:val="single" w:sz="4" w:space="0" w:color="auto"/>
              <w:left w:val="single" w:sz="4" w:space="0" w:color="auto"/>
              <w:bottom w:val="single" w:sz="4" w:space="0" w:color="auto"/>
              <w:right w:val="single" w:sz="4" w:space="0" w:color="auto"/>
            </w:tcBorders>
            <w:shd w:val="clear" w:color="auto" w:fill="E0E0E0"/>
            <w:hideMark/>
          </w:tcPr>
          <w:p w14:paraId="4429DACD" w14:textId="77777777" w:rsidR="000F713F" w:rsidRPr="000F713F" w:rsidRDefault="000F713F" w:rsidP="000F713F">
            <w:pPr>
              <w:keepNext/>
              <w:keepLines/>
              <w:overflowPunct w:val="0"/>
              <w:autoSpaceDE w:val="0"/>
              <w:autoSpaceDN w:val="0"/>
              <w:adjustRightInd w:val="0"/>
              <w:jc w:val="center"/>
              <w:textAlignment w:val="baseline"/>
              <w:rPr>
                <w:ins w:id="2195" w:author="Huawei" w:date="2018-03-28T15:01:00Z"/>
                <w:rFonts w:ascii="Arial" w:eastAsia="Times New Roman" w:hAnsi="Arial"/>
                <w:b/>
                <w:sz w:val="16"/>
                <w:szCs w:val="18"/>
                <w:lang w:eastAsia="zh-CN"/>
              </w:rPr>
            </w:pPr>
            <w:ins w:id="2196" w:author="Huawei" w:date="2018-03-28T15:01:00Z">
              <w:r w:rsidRPr="000F713F">
                <w:rPr>
                  <w:rFonts w:ascii="Arial" w:eastAsia="Times New Roman" w:hAnsi="Arial"/>
                  <w:b/>
                  <w:sz w:val="16"/>
                  <w:szCs w:val="18"/>
                  <w:lang w:eastAsia="en-GB"/>
                </w:rPr>
                <w:t>D</w:t>
              </w:r>
            </w:ins>
            <w:ins w:id="2197" w:author="Huawei" w:date="2018-04-18T14:50:00Z">
              <w:r w:rsidRPr="000F713F">
                <w:rPr>
                  <w:rFonts w:ascii="Arial" w:eastAsia="Times New Roman" w:hAnsi="Arial"/>
                  <w:b/>
                  <w:sz w:val="16"/>
                  <w:szCs w:val="18"/>
                  <w:lang w:eastAsia="en-GB"/>
                </w:rPr>
                <w:t>ense</w:t>
              </w:r>
            </w:ins>
            <w:ins w:id="2198" w:author="Huawei" w:date="2018-03-28T15:01:00Z">
              <w:r w:rsidRPr="000F713F">
                <w:rPr>
                  <w:rFonts w:ascii="Arial" w:eastAsia="Times New Roman" w:hAnsi="Arial"/>
                  <w:b/>
                  <w:sz w:val="16"/>
                  <w:szCs w:val="18"/>
                  <w:lang w:eastAsia="en-GB"/>
                </w:rPr>
                <w:t xml:space="preserve"> Urban LOS</w:t>
              </w:r>
            </w:ins>
          </w:p>
        </w:tc>
      </w:tr>
      <w:tr w:rsidR="000F713F" w:rsidRPr="000F713F" w14:paraId="6D6383EE" w14:textId="77777777" w:rsidTr="000F713F">
        <w:trPr>
          <w:cantSplit/>
          <w:jc w:val="center"/>
          <w:ins w:id="2199" w:author="Huawei" w:date="2018-03-28T15:01:00Z"/>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033BB92B" w14:textId="77777777" w:rsidR="000F713F" w:rsidRPr="000F713F" w:rsidRDefault="000F713F" w:rsidP="000F713F">
            <w:pPr>
              <w:ind w:left="720" w:hanging="720"/>
              <w:rPr>
                <w:ins w:id="2200" w:author="Huawei" w:date="2018-03-28T15:01:00Z"/>
                <w:rFonts w:ascii="Arial" w:eastAsia="Malgun Gothic" w:hAnsi="Arial" w:cs="Arial"/>
                <w:b/>
                <w:kern w:val="2"/>
                <w:sz w:val="16"/>
                <w:szCs w:val="18"/>
              </w:rPr>
            </w:pPr>
          </w:p>
        </w:tc>
        <w:tc>
          <w:tcPr>
            <w:tcW w:w="411" w:type="pct"/>
            <w:tcBorders>
              <w:top w:val="single" w:sz="4" w:space="0" w:color="auto"/>
              <w:left w:val="single" w:sz="4" w:space="0" w:color="auto"/>
              <w:bottom w:val="single" w:sz="4" w:space="0" w:color="auto"/>
              <w:right w:val="single" w:sz="4" w:space="0" w:color="auto"/>
            </w:tcBorders>
            <w:shd w:val="clear" w:color="auto" w:fill="E0E0E0"/>
            <w:hideMark/>
          </w:tcPr>
          <w:p w14:paraId="253B5B99" w14:textId="77777777" w:rsidR="000F713F" w:rsidRPr="000F713F" w:rsidRDefault="000F713F" w:rsidP="000F713F">
            <w:pPr>
              <w:keepNext/>
              <w:keepLines/>
              <w:overflowPunct w:val="0"/>
              <w:autoSpaceDE w:val="0"/>
              <w:autoSpaceDN w:val="0"/>
              <w:adjustRightInd w:val="0"/>
              <w:jc w:val="center"/>
              <w:textAlignment w:val="baseline"/>
              <w:rPr>
                <w:ins w:id="2201" w:author="Huawei" w:date="2018-03-28T15:01:00Z"/>
                <w:rFonts w:ascii="Arial" w:eastAsia="Malgun Gothic" w:hAnsi="Arial"/>
                <w:b/>
                <w:sz w:val="16"/>
                <w:szCs w:val="18"/>
                <w:lang w:eastAsia="en-GB"/>
              </w:rPr>
            </w:pPr>
            <w:ins w:id="2202" w:author="Huawei" w:date="2018-03-28T15:01:00Z">
              <w:r w:rsidRPr="000F713F">
                <w:rPr>
                  <w:rFonts w:ascii="Arial" w:eastAsia="Times New Roman" w:hAnsi="Arial"/>
                  <w:b/>
                  <w:sz w:val="16"/>
                  <w:szCs w:val="18"/>
                  <w:lang w:eastAsia="en-GB"/>
                </w:rPr>
                <w:t>10</w:t>
              </w:r>
              <w:r w:rsidRPr="000F713F">
                <w:rPr>
                  <w:rFonts w:ascii="Arial" w:eastAsia="Times New Roman" w:hAnsi="Arial"/>
                  <w:sz w:val="16"/>
                  <w:szCs w:val="20"/>
                  <w:lang w:eastAsia="en-GB"/>
                </w:rPr>
                <w:t>°</w:t>
              </w:r>
            </w:ins>
          </w:p>
        </w:tc>
        <w:tc>
          <w:tcPr>
            <w:tcW w:w="411" w:type="pct"/>
            <w:tcBorders>
              <w:top w:val="single" w:sz="4" w:space="0" w:color="auto"/>
              <w:left w:val="single" w:sz="4" w:space="0" w:color="auto"/>
              <w:bottom w:val="single" w:sz="4" w:space="0" w:color="auto"/>
              <w:right w:val="single" w:sz="4" w:space="0" w:color="auto"/>
            </w:tcBorders>
            <w:shd w:val="clear" w:color="auto" w:fill="E0E0E0"/>
            <w:hideMark/>
          </w:tcPr>
          <w:p w14:paraId="7135C02B" w14:textId="77777777" w:rsidR="000F713F" w:rsidRPr="000F713F" w:rsidRDefault="000F713F" w:rsidP="000F713F">
            <w:pPr>
              <w:keepNext/>
              <w:keepLines/>
              <w:overflowPunct w:val="0"/>
              <w:autoSpaceDE w:val="0"/>
              <w:autoSpaceDN w:val="0"/>
              <w:adjustRightInd w:val="0"/>
              <w:jc w:val="center"/>
              <w:textAlignment w:val="baseline"/>
              <w:rPr>
                <w:ins w:id="2203" w:author="Huawei" w:date="2018-03-28T15:01:00Z"/>
                <w:rFonts w:ascii="Arial" w:eastAsia="Times New Roman" w:hAnsi="Arial"/>
                <w:b/>
                <w:sz w:val="16"/>
                <w:szCs w:val="18"/>
                <w:lang w:eastAsia="en-GB"/>
              </w:rPr>
            </w:pPr>
            <w:ins w:id="2204" w:author="Huawei" w:date="2018-03-28T15:01:00Z">
              <w:r w:rsidRPr="000F713F">
                <w:rPr>
                  <w:rFonts w:ascii="Arial" w:eastAsia="Times New Roman" w:hAnsi="Arial"/>
                  <w:b/>
                  <w:sz w:val="16"/>
                  <w:szCs w:val="18"/>
                  <w:lang w:eastAsia="en-GB"/>
                </w:rPr>
                <w:t>20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361A1C52" w14:textId="77777777" w:rsidR="000F713F" w:rsidRPr="000F713F" w:rsidRDefault="000F713F" w:rsidP="000F713F">
            <w:pPr>
              <w:keepNext/>
              <w:keepLines/>
              <w:overflowPunct w:val="0"/>
              <w:autoSpaceDE w:val="0"/>
              <w:autoSpaceDN w:val="0"/>
              <w:adjustRightInd w:val="0"/>
              <w:jc w:val="center"/>
              <w:textAlignment w:val="baseline"/>
              <w:rPr>
                <w:ins w:id="2205" w:author="Huawei" w:date="2018-03-28T15:01:00Z"/>
                <w:rFonts w:ascii="Arial" w:eastAsia="Times New Roman" w:hAnsi="Arial"/>
                <w:b/>
                <w:sz w:val="16"/>
                <w:szCs w:val="18"/>
                <w:lang w:eastAsia="en-GB"/>
              </w:rPr>
            </w:pPr>
            <w:ins w:id="2206" w:author="Huawei" w:date="2018-03-28T15:01:00Z">
              <w:r w:rsidRPr="000F713F">
                <w:rPr>
                  <w:rFonts w:ascii="Arial" w:eastAsia="Times New Roman" w:hAnsi="Arial"/>
                  <w:b/>
                  <w:sz w:val="16"/>
                  <w:szCs w:val="18"/>
                  <w:lang w:eastAsia="en-GB"/>
                </w:rPr>
                <w:t>30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22BD4271" w14:textId="77777777" w:rsidR="000F713F" w:rsidRPr="000F713F" w:rsidRDefault="000F713F" w:rsidP="000F713F">
            <w:pPr>
              <w:keepNext/>
              <w:keepLines/>
              <w:overflowPunct w:val="0"/>
              <w:autoSpaceDE w:val="0"/>
              <w:autoSpaceDN w:val="0"/>
              <w:adjustRightInd w:val="0"/>
              <w:jc w:val="center"/>
              <w:textAlignment w:val="baseline"/>
              <w:rPr>
                <w:ins w:id="2207" w:author="Huawei" w:date="2018-03-28T15:01:00Z"/>
                <w:rFonts w:ascii="Arial" w:eastAsia="Times New Roman" w:hAnsi="Arial"/>
                <w:b/>
                <w:sz w:val="16"/>
                <w:szCs w:val="18"/>
                <w:lang w:eastAsia="en-GB"/>
              </w:rPr>
            </w:pPr>
            <w:ins w:id="2208" w:author="Huawei" w:date="2018-03-28T15:01:00Z">
              <w:r w:rsidRPr="000F713F">
                <w:rPr>
                  <w:rFonts w:ascii="Arial" w:eastAsia="Times New Roman" w:hAnsi="Arial"/>
                  <w:b/>
                  <w:sz w:val="16"/>
                  <w:szCs w:val="18"/>
                  <w:lang w:eastAsia="en-GB"/>
                </w:rPr>
                <w:t>40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51AABBEC" w14:textId="77777777" w:rsidR="000F713F" w:rsidRPr="000F713F" w:rsidRDefault="000F713F" w:rsidP="000F713F">
            <w:pPr>
              <w:keepNext/>
              <w:keepLines/>
              <w:overflowPunct w:val="0"/>
              <w:autoSpaceDE w:val="0"/>
              <w:autoSpaceDN w:val="0"/>
              <w:adjustRightInd w:val="0"/>
              <w:jc w:val="center"/>
              <w:textAlignment w:val="baseline"/>
              <w:rPr>
                <w:ins w:id="2209" w:author="Huawei" w:date="2018-03-28T15:01:00Z"/>
                <w:rFonts w:ascii="Arial" w:eastAsia="Times New Roman" w:hAnsi="Arial"/>
                <w:b/>
                <w:sz w:val="16"/>
                <w:szCs w:val="18"/>
                <w:lang w:eastAsia="en-GB"/>
              </w:rPr>
            </w:pPr>
            <w:ins w:id="2210" w:author="Huawei" w:date="2018-03-28T15:01:00Z">
              <w:r w:rsidRPr="000F713F">
                <w:rPr>
                  <w:rFonts w:ascii="Arial" w:eastAsia="Times New Roman" w:hAnsi="Arial"/>
                  <w:b/>
                  <w:sz w:val="16"/>
                  <w:szCs w:val="18"/>
                  <w:lang w:eastAsia="en-GB"/>
                </w:rPr>
                <w:t>50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1DF82288" w14:textId="77777777" w:rsidR="000F713F" w:rsidRPr="000F713F" w:rsidRDefault="000F713F" w:rsidP="000F713F">
            <w:pPr>
              <w:keepNext/>
              <w:keepLines/>
              <w:overflowPunct w:val="0"/>
              <w:autoSpaceDE w:val="0"/>
              <w:autoSpaceDN w:val="0"/>
              <w:adjustRightInd w:val="0"/>
              <w:jc w:val="center"/>
              <w:textAlignment w:val="baseline"/>
              <w:rPr>
                <w:ins w:id="2211" w:author="Huawei" w:date="2018-03-28T15:01:00Z"/>
                <w:rFonts w:ascii="Arial" w:eastAsia="Times New Roman" w:hAnsi="Arial"/>
                <w:b/>
                <w:sz w:val="16"/>
                <w:szCs w:val="18"/>
                <w:lang w:eastAsia="en-GB"/>
              </w:rPr>
            </w:pPr>
            <w:ins w:id="2212" w:author="Huawei" w:date="2018-03-28T15:01:00Z">
              <w:r w:rsidRPr="000F713F">
                <w:rPr>
                  <w:rFonts w:ascii="Arial" w:eastAsia="Times New Roman" w:hAnsi="Arial"/>
                  <w:b/>
                  <w:sz w:val="16"/>
                  <w:szCs w:val="18"/>
                  <w:lang w:eastAsia="en-GB"/>
                </w:rPr>
                <w:t>60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53516E0F" w14:textId="77777777" w:rsidR="000F713F" w:rsidRPr="000F713F" w:rsidRDefault="000F713F" w:rsidP="000F713F">
            <w:pPr>
              <w:keepNext/>
              <w:keepLines/>
              <w:overflowPunct w:val="0"/>
              <w:autoSpaceDE w:val="0"/>
              <w:autoSpaceDN w:val="0"/>
              <w:adjustRightInd w:val="0"/>
              <w:jc w:val="center"/>
              <w:textAlignment w:val="baseline"/>
              <w:rPr>
                <w:ins w:id="2213" w:author="Huawei" w:date="2018-03-28T15:01:00Z"/>
                <w:rFonts w:ascii="Arial" w:eastAsia="Times New Roman" w:hAnsi="Arial"/>
                <w:b/>
                <w:sz w:val="16"/>
                <w:szCs w:val="18"/>
                <w:lang w:eastAsia="en-GB"/>
              </w:rPr>
            </w:pPr>
            <w:ins w:id="2214" w:author="Huawei" w:date="2018-03-28T15:01:00Z">
              <w:r w:rsidRPr="000F713F">
                <w:rPr>
                  <w:rFonts w:ascii="Arial" w:eastAsia="Times New Roman" w:hAnsi="Arial"/>
                  <w:b/>
                  <w:sz w:val="16"/>
                  <w:szCs w:val="18"/>
                  <w:lang w:eastAsia="en-GB"/>
                </w:rPr>
                <w:t>70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75F80731" w14:textId="77777777" w:rsidR="000F713F" w:rsidRPr="000F713F" w:rsidRDefault="000F713F" w:rsidP="000F713F">
            <w:pPr>
              <w:keepNext/>
              <w:keepLines/>
              <w:overflowPunct w:val="0"/>
              <w:autoSpaceDE w:val="0"/>
              <w:autoSpaceDN w:val="0"/>
              <w:adjustRightInd w:val="0"/>
              <w:jc w:val="center"/>
              <w:textAlignment w:val="baseline"/>
              <w:rPr>
                <w:ins w:id="2215" w:author="Huawei" w:date="2018-03-28T15:01:00Z"/>
                <w:rFonts w:ascii="Arial" w:eastAsia="Times New Roman" w:hAnsi="Arial"/>
                <w:b/>
                <w:sz w:val="16"/>
                <w:szCs w:val="18"/>
                <w:lang w:eastAsia="en-GB"/>
              </w:rPr>
            </w:pPr>
            <w:ins w:id="2216" w:author="Huawei" w:date="2018-03-28T15:01:00Z">
              <w:r w:rsidRPr="000F713F">
                <w:rPr>
                  <w:rFonts w:ascii="Arial" w:eastAsia="Times New Roman" w:hAnsi="Arial"/>
                  <w:b/>
                  <w:sz w:val="16"/>
                  <w:szCs w:val="18"/>
                  <w:lang w:eastAsia="en-GB"/>
                </w:rPr>
                <w:t>80</w:t>
              </w:r>
              <w:r w:rsidRPr="000F713F">
                <w:rPr>
                  <w:rFonts w:ascii="Arial" w:eastAsia="Times New Roman" w:hAnsi="Arial"/>
                  <w:sz w:val="16"/>
                  <w:szCs w:val="20"/>
                  <w:lang w:eastAsia="en-GB"/>
                </w:rPr>
                <w:t>°</w:t>
              </w:r>
            </w:ins>
          </w:p>
        </w:tc>
        <w:tc>
          <w:tcPr>
            <w:tcW w:w="420"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4738E986" w14:textId="77777777" w:rsidR="000F713F" w:rsidRPr="000F713F" w:rsidRDefault="000F713F" w:rsidP="000F713F">
            <w:pPr>
              <w:keepNext/>
              <w:keepLines/>
              <w:overflowPunct w:val="0"/>
              <w:autoSpaceDE w:val="0"/>
              <w:autoSpaceDN w:val="0"/>
              <w:adjustRightInd w:val="0"/>
              <w:jc w:val="center"/>
              <w:textAlignment w:val="baseline"/>
              <w:rPr>
                <w:ins w:id="2217" w:author="Huawei" w:date="2018-03-28T15:01:00Z"/>
                <w:rFonts w:ascii="Arial" w:eastAsia="Times New Roman" w:hAnsi="Arial"/>
                <w:b/>
                <w:sz w:val="16"/>
                <w:szCs w:val="18"/>
                <w:lang w:eastAsia="en-GB"/>
              </w:rPr>
            </w:pPr>
            <w:ins w:id="2218" w:author="Huawei" w:date="2018-03-28T15:01:00Z">
              <w:r w:rsidRPr="000F713F">
                <w:rPr>
                  <w:rFonts w:ascii="Arial" w:eastAsia="Times New Roman" w:hAnsi="Arial"/>
                  <w:b/>
                  <w:sz w:val="16"/>
                  <w:szCs w:val="18"/>
                  <w:lang w:eastAsia="en-GB"/>
                </w:rPr>
                <w:t>90</w:t>
              </w:r>
              <w:r w:rsidRPr="000F713F">
                <w:rPr>
                  <w:rFonts w:ascii="Arial" w:eastAsia="Times New Roman" w:hAnsi="Arial"/>
                  <w:sz w:val="16"/>
                  <w:szCs w:val="20"/>
                  <w:lang w:eastAsia="en-GB"/>
                </w:rPr>
                <w:t>°</w:t>
              </w:r>
            </w:ins>
          </w:p>
        </w:tc>
      </w:tr>
      <w:tr w:rsidR="000F713F" w:rsidRPr="000F713F" w14:paraId="6B683541" w14:textId="77777777" w:rsidTr="000F713F">
        <w:trPr>
          <w:cantSplit/>
          <w:jc w:val="center"/>
          <w:ins w:id="2219"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1DC941E4" w14:textId="77777777" w:rsidR="000F713F" w:rsidRPr="000F713F" w:rsidRDefault="000F713F" w:rsidP="000F713F">
            <w:pPr>
              <w:keepLines/>
              <w:numPr>
                <w:ilvl w:val="0"/>
                <w:numId w:val="33"/>
              </w:numPr>
              <w:spacing w:before="40" w:after="40"/>
              <w:ind w:firstLine="0"/>
              <w:jc w:val="center"/>
              <w:rPr>
                <w:ins w:id="2220" w:author="Huawei" w:date="2018-03-28T15:01:00Z"/>
                <w:rFonts w:ascii="Symbol" w:eastAsia="SimSun" w:hAnsi="Symbol"/>
                <w:i/>
                <w:sz w:val="16"/>
                <w:szCs w:val="18"/>
                <w:lang w:eastAsia="x-none"/>
              </w:rPr>
            </w:pPr>
            <w:ins w:id="2221" w:author="Huawei" w:date="2018-03-28T15:01:00Z">
              <w:r w:rsidRPr="000F713F">
                <w:rPr>
                  <w:rFonts w:ascii="Times New Roman" w:eastAsia="SimSun" w:hAnsi="Times New Roman"/>
                  <w:sz w:val="16"/>
                  <w:szCs w:val="18"/>
                  <w:lang w:eastAsia="x-none"/>
                </w:rPr>
                <w:t>Delay spread (DS)</w:t>
              </w:r>
            </w:ins>
          </w:p>
          <w:p w14:paraId="4CF18831" w14:textId="77777777" w:rsidR="000F713F" w:rsidRPr="000F713F" w:rsidRDefault="000F713F" w:rsidP="000F713F">
            <w:pPr>
              <w:keepLines/>
              <w:numPr>
                <w:ilvl w:val="0"/>
                <w:numId w:val="33"/>
              </w:numPr>
              <w:spacing w:before="40" w:after="40"/>
              <w:ind w:firstLine="0"/>
              <w:jc w:val="center"/>
              <w:rPr>
                <w:ins w:id="2222" w:author="Huawei" w:date="2018-03-28T15:01:00Z"/>
                <w:rFonts w:ascii="Times New Roman" w:eastAsia="SimSun" w:hAnsi="Times New Roman" w:cs="Arial"/>
                <w:sz w:val="16"/>
                <w:szCs w:val="18"/>
                <w:lang w:eastAsia="x-none"/>
              </w:rPr>
            </w:pPr>
            <w:ins w:id="2223" w:author="Huawei" w:date="2018-03-28T15:01:00Z">
              <w:r w:rsidRPr="000F713F">
                <w:rPr>
                  <w:rFonts w:ascii="Times New Roman" w:eastAsia="SimSun" w:hAnsi="Times New Roman"/>
                  <w:sz w:val="16"/>
                  <w:szCs w:val="18"/>
                  <w:lang w:eastAsia="x-none"/>
                </w:rPr>
                <w:t>lgDS=log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(DS/1s)</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69029AC3" w14:textId="77777777" w:rsidR="000F713F" w:rsidRPr="000F713F" w:rsidRDefault="000F713F" w:rsidP="000F713F">
            <w:pPr>
              <w:keepLines/>
              <w:numPr>
                <w:ilvl w:val="0"/>
                <w:numId w:val="33"/>
              </w:numPr>
              <w:spacing w:before="40" w:after="40"/>
              <w:ind w:firstLine="0"/>
              <w:jc w:val="center"/>
              <w:rPr>
                <w:ins w:id="2224" w:author="Huawei" w:date="2018-03-28T15:01:00Z"/>
                <w:rFonts w:ascii="Times New Roman" w:eastAsia="SimSun" w:hAnsi="Times New Roman"/>
                <w:sz w:val="16"/>
                <w:szCs w:val="18"/>
                <w:lang w:eastAsia="x-none"/>
              </w:rPr>
            </w:pPr>
            <w:ins w:id="2225"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lgDS</w:t>
              </w:r>
            </w:ins>
          </w:p>
        </w:tc>
        <w:tc>
          <w:tcPr>
            <w:tcW w:w="411" w:type="pct"/>
            <w:tcBorders>
              <w:top w:val="single" w:sz="4" w:space="0" w:color="auto"/>
              <w:left w:val="single" w:sz="4" w:space="0" w:color="auto"/>
              <w:bottom w:val="single" w:sz="4" w:space="0" w:color="auto"/>
              <w:right w:val="single" w:sz="4" w:space="0" w:color="auto"/>
            </w:tcBorders>
          </w:tcPr>
          <w:p w14:paraId="23F81850" w14:textId="77777777" w:rsidR="000F713F" w:rsidRPr="000F713F" w:rsidRDefault="000F713F" w:rsidP="000F713F">
            <w:pPr>
              <w:keepLines/>
              <w:numPr>
                <w:ilvl w:val="0"/>
                <w:numId w:val="33"/>
              </w:numPr>
              <w:spacing w:before="40" w:after="40"/>
              <w:ind w:firstLine="0"/>
              <w:jc w:val="center"/>
              <w:rPr>
                <w:ins w:id="222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FC976FF" w14:textId="77777777" w:rsidR="000F713F" w:rsidRPr="000F713F" w:rsidRDefault="000F713F" w:rsidP="000F713F">
            <w:pPr>
              <w:keepLines/>
              <w:numPr>
                <w:ilvl w:val="0"/>
                <w:numId w:val="33"/>
              </w:numPr>
              <w:spacing w:before="40" w:after="40"/>
              <w:ind w:firstLine="0"/>
              <w:jc w:val="center"/>
              <w:rPr>
                <w:ins w:id="22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E70ED8" w14:textId="77777777" w:rsidR="000F713F" w:rsidRPr="000F713F" w:rsidRDefault="000F713F" w:rsidP="000F713F">
            <w:pPr>
              <w:keepLines/>
              <w:numPr>
                <w:ilvl w:val="0"/>
                <w:numId w:val="33"/>
              </w:numPr>
              <w:spacing w:before="40" w:after="40"/>
              <w:ind w:firstLine="0"/>
              <w:jc w:val="center"/>
              <w:rPr>
                <w:ins w:id="22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315833" w14:textId="77777777" w:rsidR="000F713F" w:rsidRPr="000F713F" w:rsidRDefault="000F713F" w:rsidP="000F713F">
            <w:pPr>
              <w:keepLines/>
              <w:numPr>
                <w:ilvl w:val="0"/>
                <w:numId w:val="33"/>
              </w:numPr>
              <w:spacing w:before="40" w:after="40"/>
              <w:ind w:firstLine="0"/>
              <w:jc w:val="center"/>
              <w:rPr>
                <w:ins w:id="222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116D60" w14:textId="77777777" w:rsidR="000F713F" w:rsidRPr="000F713F" w:rsidRDefault="000F713F" w:rsidP="000F713F">
            <w:pPr>
              <w:keepLines/>
              <w:numPr>
                <w:ilvl w:val="0"/>
                <w:numId w:val="33"/>
              </w:numPr>
              <w:spacing w:before="40" w:after="40"/>
              <w:ind w:firstLine="0"/>
              <w:jc w:val="center"/>
              <w:rPr>
                <w:ins w:id="223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9DD557" w14:textId="77777777" w:rsidR="000F713F" w:rsidRPr="000F713F" w:rsidRDefault="000F713F" w:rsidP="000F713F">
            <w:pPr>
              <w:keepLines/>
              <w:numPr>
                <w:ilvl w:val="0"/>
                <w:numId w:val="33"/>
              </w:numPr>
              <w:spacing w:before="40" w:after="40"/>
              <w:ind w:firstLine="0"/>
              <w:jc w:val="center"/>
              <w:rPr>
                <w:ins w:id="223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20E3FCD" w14:textId="77777777" w:rsidR="000F713F" w:rsidRPr="000F713F" w:rsidRDefault="000F713F" w:rsidP="000F713F">
            <w:pPr>
              <w:keepLines/>
              <w:numPr>
                <w:ilvl w:val="0"/>
                <w:numId w:val="33"/>
              </w:numPr>
              <w:spacing w:before="40" w:after="40"/>
              <w:ind w:firstLine="0"/>
              <w:jc w:val="center"/>
              <w:rPr>
                <w:ins w:id="223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B2631A" w14:textId="77777777" w:rsidR="000F713F" w:rsidRPr="000F713F" w:rsidRDefault="000F713F" w:rsidP="000F713F">
            <w:pPr>
              <w:keepLines/>
              <w:numPr>
                <w:ilvl w:val="0"/>
                <w:numId w:val="33"/>
              </w:numPr>
              <w:spacing w:before="40" w:after="40"/>
              <w:ind w:firstLine="0"/>
              <w:jc w:val="center"/>
              <w:rPr>
                <w:ins w:id="223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190CF29" w14:textId="77777777" w:rsidR="000F713F" w:rsidRPr="000F713F" w:rsidRDefault="000F713F" w:rsidP="000F713F">
            <w:pPr>
              <w:keepLines/>
              <w:numPr>
                <w:ilvl w:val="0"/>
                <w:numId w:val="33"/>
              </w:numPr>
              <w:spacing w:before="40" w:after="40"/>
              <w:ind w:firstLine="0"/>
              <w:jc w:val="center"/>
              <w:rPr>
                <w:ins w:id="2234" w:author="Huawei" w:date="2018-03-28T15:01:00Z"/>
                <w:rFonts w:ascii="Times New Roman" w:eastAsia="SimSun" w:hAnsi="Times New Roman"/>
                <w:color w:val="000000"/>
                <w:kern w:val="24"/>
                <w:sz w:val="16"/>
                <w:szCs w:val="18"/>
                <w:lang w:eastAsia="x-none"/>
              </w:rPr>
            </w:pPr>
          </w:p>
        </w:tc>
      </w:tr>
      <w:tr w:rsidR="000F713F" w:rsidRPr="000F713F" w14:paraId="77960BC9" w14:textId="77777777" w:rsidTr="000F713F">
        <w:trPr>
          <w:cantSplit/>
          <w:jc w:val="center"/>
          <w:ins w:id="2235"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CFE4E5" w14:textId="77777777" w:rsidR="000F713F" w:rsidRPr="000F713F" w:rsidRDefault="000F713F" w:rsidP="000F713F">
            <w:pPr>
              <w:ind w:left="720" w:hanging="720"/>
              <w:rPr>
                <w:ins w:id="2236"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1D8CD66C" w14:textId="77777777" w:rsidR="000F713F" w:rsidRPr="000F713F" w:rsidRDefault="000F713F" w:rsidP="000F713F">
            <w:pPr>
              <w:keepLines/>
              <w:numPr>
                <w:ilvl w:val="0"/>
                <w:numId w:val="33"/>
              </w:numPr>
              <w:spacing w:before="40" w:after="40"/>
              <w:ind w:firstLine="0"/>
              <w:jc w:val="center"/>
              <w:rPr>
                <w:ins w:id="2237" w:author="Huawei" w:date="2018-03-28T15:01:00Z"/>
                <w:rFonts w:ascii="Times New Roman" w:eastAsia="SimSun" w:hAnsi="Times New Roman"/>
                <w:kern w:val="2"/>
                <w:sz w:val="16"/>
                <w:szCs w:val="18"/>
                <w:lang w:eastAsia="x-none"/>
              </w:rPr>
            </w:pPr>
            <w:ins w:id="2238"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lgDS</w:t>
              </w:r>
            </w:ins>
          </w:p>
        </w:tc>
        <w:tc>
          <w:tcPr>
            <w:tcW w:w="411" w:type="pct"/>
            <w:tcBorders>
              <w:top w:val="single" w:sz="4" w:space="0" w:color="auto"/>
              <w:left w:val="single" w:sz="4" w:space="0" w:color="auto"/>
              <w:bottom w:val="single" w:sz="4" w:space="0" w:color="auto"/>
              <w:right w:val="single" w:sz="4" w:space="0" w:color="auto"/>
            </w:tcBorders>
          </w:tcPr>
          <w:p w14:paraId="3F0AADAC" w14:textId="77777777" w:rsidR="000F713F" w:rsidRPr="000F713F" w:rsidRDefault="000F713F" w:rsidP="000F713F">
            <w:pPr>
              <w:keepLines/>
              <w:numPr>
                <w:ilvl w:val="0"/>
                <w:numId w:val="33"/>
              </w:numPr>
              <w:spacing w:before="40" w:after="40"/>
              <w:ind w:firstLine="0"/>
              <w:jc w:val="center"/>
              <w:rPr>
                <w:ins w:id="223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7B5816B" w14:textId="77777777" w:rsidR="000F713F" w:rsidRPr="000F713F" w:rsidRDefault="000F713F" w:rsidP="000F713F">
            <w:pPr>
              <w:keepLines/>
              <w:numPr>
                <w:ilvl w:val="0"/>
                <w:numId w:val="33"/>
              </w:numPr>
              <w:spacing w:before="40" w:after="40"/>
              <w:ind w:firstLine="0"/>
              <w:jc w:val="center"/>
              <w:rPr>
                <w:ins w:id="22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32A8DC" w14:textId="77777777" w:rsidR="000F713F" w:rsidRPr="000F713F" w:rsidRDefault="000F713F" w:rsidP="000F713F">
            <w:pPr>
              <w:keepLines/>
              <w:numPr>
                <w:ilvl w:val="0"/>
                <w:numId w:val="33"/>
              </w:numPr>
              <w:spacing w:before="40" w:after="40"/>
              <w:ind w:firstLine="0"/>
              <w:jc w:val="center"/>
              <w:rPr>
                <w:ins w:id="224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84C23C" w14:textId="77777777" w:rsidR="000F713F" w:rsidRPr="000F713F" w:rsidRDefault="000F713F" w:rsidP="000F713F">
            <w:pPr>
              <w:keepLines/>
              <w:numPr>
                <w:ilvl w:val="0"/>
                <w:numId w:val="33"/>
              </w:numPr>
              <w:spacing w:before="40" w:after="40"/>
              <w:ind w:firstLine="0"/>
              <w:jc w:val="center"/>
              <w:rPr>
                <w:ins w:id="224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B1C481E" w14:textId="77777777" w:rsidR="000F713F" w:rsidRPr="000F713F" w:rsidRDefault="000F713F" w:rsidP="000F713F">
            <w:pPr>
              <w:keepLines/>
              <w:numPr>
                <w:ilvl w:val="0"/>
                <w:numId w:val="33"/>
              </w:numPr>
              <w:spacing w:before="40" w:after="40"/>
              <w:ind w:firstLine="0"/>
              <w:jc w:val="center"/>
              <w:rPr>
                <w:ins w:id="224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079C4F" w14:textId="77777777" w:rsidR="000F713F" w:rsidRPr="000F713F" w:rsidRDefault="000F713F" w:rsidP="000F713F">
            <w:pPr>
              <w:keepLines/>
              <w:numPr>
                <w:ilvl w:val="0"/>
                <w:numId w:val="33"/>
              </w:numPr>
              <w:spacing w:before="40" w:after="40"/>
              <w:ind w:firstLine="0"/>
              <w:jc w:val="center"/>
              <w:rPr>
                <w:ins w:id="224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A0474BE" w14:textId="77777777" w:rsidR="000F713F" w:rsidRPr="000F713F" w:rsidRDefault="000F713F" w:rsidP="000F713F">
            <w:pPr>
              <w:keepLines/>
              <w:numPr>
                <w:ilvl w:val="0"/>
                <w:numId w:val="33"/>
              </w:numPr>
              <w:spacing w:before="40" w:after="40"/>
              <w:ind w:firstLine="0"/>
              <w:jc w:val="center"/>
              <w:rPr>
                <w:ins w:id="224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FF6209" w14:textId="77777777" w:rsidR="000F713F" w:rsidRPr="000F713F" w:rsidRDefault="000F713F" w:rsidP="000F713F">
            <w:pPr>
              <w:keepLines/>
              <w:numPr>
                <w:ilvl w:val="0"/>
                <w:numId w:val="33"/>
              </w:numPr>
              <w:spacing w:before="40" w:after="40"/>
              <w:ind w:firstLine="0"/>
              <w:jc w:val="center"/>
              <w:rPr>
                <w:ins w:id="224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B60B1E8" w14:textId="77777777" w:rsidR="000F713F" w:rsidRPr="000F713F" w:rsidRDefault="000F713F" w:rsidP="000F713F">
            <w:pPr>
              <w:keepLines/>
              <w:numPr>
                <w:ilvl w:val="0"/>
                <w:numId w:val="33"/>
              </w:numPr>
              <w:spacing w:before="40" w:after="40"/>
              <w:ind w:firstLine="0"/>
              <w:jc w:val="center"/>
              <w:rPr>
                <w:ins w:id="2247" w:author="Huawei" w:date="2018-03-28T15:01:00Z"/>
                <w:rFonts w:ascii="Times New Roman" w:eastAsia="SimSun" w:hAnsi="Times New Roman"/>
                <w:color w:val="000000"/>
                <w:kern w:val="24"/>
                <w:sz w:val="16"/>
                <w:szCs w:val="18"/>
                <w:lang w:eastAsia="x-none"/>
              </w:rPr>
            </w:pPr>
          </w:p>
        </w:tc>
      </w:tr>
      <w:tr w:rsidR="000F713F" w:rsidRPr="000F713F" w14:paraId="1FD4ADFE" w14:textId="77777777" w:rsidTr="000F713F">
        <w:trPr>
          <w:cantSplit/>
          <w:jc w:val="center"/>
          <w:ins w:id="2248"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524F1D9F" w14:textId="77777777" w:rsidR="000F713F" w:rsidRPr="000F713F" w:rsidRDefault="000F713F" w:rsidP="000F713F">
            <w:pPr>
              <w:keepLines/>
              <w:numPr>
                <w:ilvl w:val="0"/>
                <w:numId w:val="33"/>
              </w:numPr>
              <w:spacing w:before="40" w:after="40"/>
              <w:ind w:firstLine="0"/>
              <w:jc w:val="center"/>
              <w:rPr>
                <w:ins w:id="2249" w:author="Huawei" w:date="2018-03-28T15:01:00Z"/>
                <w:rFonts w:ascii="Times New Roman" w:eastAsia="SimSun" w:hAnsi="Times New Roman"/>
                <w:kern w:val="2"/>
                <w:sz w:val="16"/>
                <w:szCs w:val="18"/>
                <w:lang w:eastAsia="x-none"/>
              </w:rPr>
            </w:pPr>
            <w:ins w:id="2250" w:author="Huawei" w:date="2018-03-28T15:01:00Z">
              <w:r w:rsidRPr="000F713F">
                <w:rPr>
                  <w:rFonts w:ascii="Times New Roman" w:eastAsia="SimSun" w:hAnsi="Times New Roman"/>
                  <w:sz w:val="16"/>
                  <w:szCs w:val="18"/>
                  <w:lang w:eastAsia="x-none"/>
                </w:rPr>
                <w:t>AOD spread (ASD)</w:t>
              </w:r>
            </w:ins>
          </w:p>
          <w:p w14:paraId="4030437D" w14:textId="77777777" w:rsidR="000F713F" w:rsidRPr="000F713F" w:rsidRDefault="000F713F" w:rsidP="000F713F">
            <w:pPr>
              <w:keepLines/>
              <w:numPr>
                <w:ilvl w:val="0"/>
                <w:numId w:val="33"/>
              </w:numPr>
              <w:spacing w:before="40" w:after="40"/>
              <w:ind w:firstLine="0"/>
              <w:jc w:val="center"/>
              <w:rPr>
                <w:ins w:id="2251" w:author="Huawei" w:date="2018-03-28T15:01:00Z"/>
                <w:rFonts w:ascii="Times New Roman" w:eastAsia="SimSun" w:hAnsi="Times New Roman" w:cs="Arial"/>
                <w:sz w:val="16"/>
                <w:szCs w:val="18"/>
                <w:vertAlign w:val="superscript"/>
                <w:lang w:eastAsia="x-none"/>
              </w:rPr>
            </w:pPr>
            <w:ins w:id="2252" w:author="Huawei" w:date="2018-03-28T15:01:00Z">
              <w:r w:rsidRPr="000F713F">
                <w:rPr>
                  <w:rFonts w:ascii="Times New Roman" w:eastAsia="SimSun" w:hAnsi="Times New Roman"/>
                  <w:sz w:val="16"/>
                  <w:szCs w:val="18"/>
                  <w:lang w:eastAsia="x-none"/>
                </w:rPr>
                <w:t>lgASD=log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(ASD/1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1699ED60" w14:textId="77777777" w:rsidR="000F713F" w:rsidRPr="000F713F" w:rsidRDefault="000F713F" w:rsidP="000F713F">
            <w:pPr>
              <w:keepLines/>
              <w:numPr>
                <w:ilvl w:val="0"/>
                <w:numId w:val="33"/>
              </w:numPr>
              <w:spacing w:before="40" w:after="40"/>
              <w:ind w:firstLine="0"/>
              <w:jc w:val="center"/>
              <w:rPr>
                <w:ins w:id="2253" w:author="Huawei" w:date="2018-03-28T15:01:00Z"/>
                <w:rFonts w:ascii="Times New Roman" w:eastAsia="SimSun" w:hAnsi="Times New Roman"/>
                <w:sz w:val="16"/>
                <w:szCs w:val="18"/>
                <w:lang w:eastAsia="x-none"/>
              </w:rPr>
            </w:pPr>
            <w:ins w:id="2254"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lgASD</w:t>
              </w:r>
            </w:ins>
          </w:p>
        </w:tc>
        <w:tc>
          <w:tcPr>
            <w:tcW w:w="411" w:type="pct"/>
            <w:tcBorders>
              <w:top w:val="single" w:sz="4" w:space="0" w:color="auto"/>
              <w:left w:val="single" w:sz="4" w:space="0" w:color="auto"/>
              <w:bottom w:val="single" w:sz="4" w:space="0" w:color="auto"/>
              <w:right w:val="single" w:sz="4" w:space="0" w:color="auto"/>
            </w:tcBorders>
          </w:tcPr>
          <w:p w14:paraId="2A3442FC" w14:textId="77777777" w:rsidR="000F713F" w:rsidRPr="000F713F" w:rsidRDefault="000F713F" w:rsidP="000F713F">
            <w:pPr>
              <w:keepLines/>
              <w:numPr>
                <w:ilvl w:val="0"/>
                <w:numId w:val="33"/>
              </w:numPr>
              <w:spacing w:before="40" w:after="40"/>
              <w:ind w:firstLine="0"/>
              <w:jc w:val="center"/>
              <w:rPr>
                <w:ins w:id="225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1FA7F7C" w14:textId="77777777" w:rsidR="000F713F" w:rsidRPr="000F713F" w:rsidRDefault="000F713F" w:rsidP="000F713F">
            <w:pPr>
              <w:keepLines/>
              <w:numPr>
                <w:ilvl w:val="0"/>
                <w:numId w:val="33"/>
              </w:numPr>
              <w:spacing w:before="40" w:after="40"/>
              <w:ind w:firstLine="0"/>
              <w:jc w:val="center"/>
              <w:rPr>
                <w:ins w:id="225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F98BE4" w14:textId="77777777" w:rsidR="000F713F" w:rsidRPr="000F713F" w:rsidRDefault="000F713F" w:rsidP="000F713F">
            <w:pPr>
              <w:keepLines/>
              <w:numPr>
                <w:ilvl w:val="0"/>
                <w:numId w:val="33"/>
              </w:numPr>
              <w:spacing w:before="40" w:after="40"/>
              <w:ind w:firstLine="0"/>
              <w:jc w:val="center"/>
              <w:rPr>
                <w:ins w:id="225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788D7C" w14:textId="77777777" w:rsidR="000F713F" w:rsidRPr="000F713F" w:rsidRDefault="000F713F" w:rsidP="000F713F">
            <w:pPr>
              <w:keepLines/>
              <w:numPr>
                <w:ilvl w:val="0"/>
                <w:numId w:val="33"/>
              </w:numPr>
              <w:spacing w:before="40" w:after="40"/>
              <w:ind w:firstLine="0"/>
              <w:jc w:val="center"/>
              <w:rPr>
                <w:ins w:id="225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4D89800" w14:textId="77777777" w:rsidR="000F713F" w:rsidRPr="000F713F" w:rsidRDefault="000F713F" w:rsidP="000F713F">
            <w:pPr>
              <w:keepLines/>
              <w:numPr>
                <w:ilvl w:val="0"/>
                <w:numId w:val="33"/>
              </w:numPr>
              <w:spacing w:before="40" w:after="40"/>
              <w:ind w:firstLine="0"/>
              <w:jc w:val="center"/>
              <w:rPr>
                <w:ins w:id="225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44C1C8D" w14:textId="77777777" w:rsidR="000F713F" w:rsidRPr="000F713F" w:rsidRDefault="000F713F" w:rsidP="000F713F">
            <w:pPr>
              <w:keepLines/>
              <w:numPr>
                <w:ilvl w:val="0"/>
                <w:numId w:val="33"/>
              </w:numPr>
              <w:spacing w:before="40" w:after="40"/>
              <w:ind w:firstLine="0"/>
              <w:jc w:val="center"/>
              <w:rPr>
                <w:ins w:id="226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6F04448" w14:textId="77777777" w:rsidR="000F713F" w:rsidRPr="000F713F" w:rsidRDefault="000F713F" w:rsidP="000F713F">
            <w:pPr>
              <w:keepLines/>
              <w:numPr>
                <w:ilvl w:val="0"/>
                <w:numId w:val="33"/>
              </w:numPr>
              <w:spacing w:before="40" w:after="40"/>
              <w:ind w:firstLine="0"/>
              <w:jc w:val="center"/>
              <w:rPr>
                <w:ins w:id="226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78700C" w14:textId="77777777" w:rsidR="000F713F" w:rsidRPr="000F713F" w:rsidRDefault="000F713F" w:rsidP="000F713F">
            <w:pPr>
              <w:keepLines/>
              <w:numPr>
                <w:ilvl w:val="0"/>
                <w:numId w:val="33"/>
              </w:numPr>
              <w:spacing w:before="40" w:after="40"/>
              <w:ind w:firstLine="0"/>
              <w:jc w:val="center"/>
              <w:rPr>
                <w:ins w:id="226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96F59CB" w14:textId="77777777" w:rsidR="000F713F" w:rsidRPr="000F713F" w:rsidRDefault="000F713F" w:rsidP="000F713F">
            <w:pPr>
              <w:keepLines/>
              <w:numPr>
                <w:ilvl w:val="0"/>
                <w:numId w:val="33"/>
              </w:numPr>
              <w:spacing w:before="40" w:after="40"/>
              <w:ind w:firstLine="0"/>
              <w:jc w:val="center"/>
              <w:rPr>
                <w:ins w:id="2263" w:author="Huawei" w:date="2018-03-28T15:01:00Z"/>
                <w:rFonts w:ascii="Times New Roman" w:eastAsia="SimSun" w:hAnsi="Times New Roman"/>
                <w:color w:val="000000"/>
                <w:kern w:val="24"/>
                <w:sz w:val="16"/>
                <w:szCs w:val="18"/>
                <w:lang w:eastAsia="x-none"/>
              </w:rPr>
            </w:pPr>
          </w:p>
        </w:tc>
      </w:tr>
      <w:tr w:rsidR="000F713F" w:rsidRPr="000F713F" w14:paraId="46AA8C42" w14:textId="77777777" w:rsidTr="000F713F">
        <w:trPr>
          <w:cantSplit/>
          <w:jc w:val="center"/>
          <w:ins w:id="2264"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23BCAB" w14:textId="77777777" w:rsidR="000F713F" w:rsidRPr="000F713F" w:rsidRDefault="000F713F" w:rsidP="000F713F">
            <w:pPr>
              <w:ind w:left="720" w:hanging="720"/>
              <w:rPr>
                <w:ins w:id="2265" w:author="Huawei" w:date="2018-03-28T15:01:00Z"/>
                <w:rFonts w:ascii="Arial" w:eastAsia="Malgun Gothic" w:hAnsi="Arial" w:cs="Arial"/>
                <w:kern w:val="2"/>
                <w:sz w:val="16"/>
                <w:szCs w:val="18"/>
                <w:vertAlign w:val="superscript"/>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1F09CC55" w14:textId="77777777" w:rsidR="000F713F" w:rsidRPr="000F713F" w:rsidRDefault="000F713F" w:rsidP="000F713F">
            <w:pPr>
              <w:keepLines/>
              <w:numPr>
                <w:ilvl w:val="0"/>
                <w:numId w:val="33"/>
              </w:numPr>
              <w:spacing w:before="40" w:after="40"/>
              <w:ind w:firstLine="0"/>
              <w:jc w:val="center"/>
              <w:rPr>
                <w:ins w:id="2266" w:author="Huawei" w:date="2018-03-28T15:01:00Z"/>
                <w:rFonts w:ascii="Times New Roman" w:eastAsia="SimSun" w:hAnsi="Times New Roman"/>
                <w:kern w:val="2"/>
                <w:sz w:val="16"/>
                <w:szCs w:val="18"/>
                <w:lang w:eastAsia="x-none"/>
              </w:rPr>
            </w:pPr>
            <w:ins w:id="2267"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lgASD</w:t>
              </w:r>
            </w:ins>
          </w:p>
        </w:tc>
        <w:tc>
          <w:tcPr>
            <w:tcW w:w="411" w:type="pct"/>
            <w:tcBorders>
              <w:top w:val="single" w:sz="4" w:space="0" w:color="auto"/>
              <w:left w:val="single" w:sz="4" w:space="0" w:color="auto"/>
              <w:bottom w:val="single" w:sz="4" w:space="0" w:color="auto"/>
              <w:right w:val="single" w:sz="4" w:space="0" w:color="auto"/>
            </w:tcBorders>
          </w:tcPr>
          <w:p w14:paraId="55F0950C" w14:textId="77777777" w:rsidR="000F713F" w:rsidRPr="000F713F" w:rsidRDefault="000F713F" w:rsidP="000F713F">
            <w:pPr>
              <w:keepLines/>
              <w:numPr>
                <w:ilvl w:val="0"/>
                <w:numId w:val="33"/>
              </w:numPr>
              <w:spacing w:before="40" w:after="40"/>
              <w:ind w:firstLine="0"/>
              <w:jc w:val="center"/>
              <w:rPr>
                <w:ins w:id="226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992C1BB" w14:textId="77777777" w:rsidR="000F713F" w:rsidRPr="000F713F" w:rsidRDefault="000F713F" w:rsidP="000F713F">
            <w:pPr>
              <w:keepLines/>
              <w:numPr>
                <w:ilvl w:val="0"/>
                <w:numId w:val="33"/>
              </w:numPr>
              <w:spacing w:before="40" w:after="40"/>
              <w:ind w:firstLine="0"/>
              <w:jc w:val="center"/>
              <w:rPr>
                <w:ins w:id="226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E1EEAA3" w14:textId="77777777" w:rsidR="000F713F" w:rsidRPr="000F713F" w:rsidRDefault="000F713F" w:rsidP="000F713F">
            <w:pPr>
              <w:keepLines/>
              <w:numPr>
                <w:ilvl w:val="0"/>
                <w:numId w:val="33"/>
              </w:numPr>
              <w:spacing w:before="40" w:after="40"/>
              <w:ind w:firstLine="0"/>
              <w:jc w:val="center"/>
              <w:rPr>
                <w:ins w:id="227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1C68E6" w14:textId="77777777" w:rsidR="000F713F" w:rsidRPr="000F713F" w:rsidRDefault="000F713F" w:rsidP="000F713F">
            <w:pPr>
              <w:keepLines/>
              <w:numPr>
                <w:ilvl w:val="0"/>
                <w:numId w:val="33"/>
              </w:numPr>
              <w:spacing w:before="40" w:after="40"/>
              <w:ind w:firstLine="0"/>
              <w:jc w:val="center"/>
              <w:rPr>
                <w:ins w:id="227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3F118CB" w14:textId="77777777" w:rsidR="000F713F" w:rsidRPr="000F713F" w:rsidRDefault="000F713F" w:rsidP="000F713F">
            <w:pPr>
              <w:keepLines/>
              <w:numPr>
                <w:ilvl w:val="0"/>
                <w:numId w:val="33"/>
              </w:numPr>
              <w:spacing w:before="40" w:after="40"/>
              <w:ind w:firstLine="0"/>
              <w:jc w:val="center"/>
              <w:rPr>
                <w:ins w:id="227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510A65" w14:textId="77777777" w:rsidR="000F713F" w:rsidRPr="000F713F" w:rsidRDefault="000F713F" w:rsidP="000F713F">
            <w:pPr>
              <w:keepLines/>
              <w:numPr>
                <w:ilvl w:val="0"/>
                <w:numId w:val="33"/>
              </w:numPr>
              <w:spacing w:before="40" w:after="40"/>
              <w:ind w:firstLine="0"/>
              <w:jc w:val="center"/>
              <w:rPr>
                <w:ins w:id="227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08BF0D" w14:textId="77777777" w:rsidR="000F713F" w:rsidRPr="000F713F" w:rsidRDefault="000F713F" w:rsidP="000F713F">
            <w:pPr>
              <w:keepLines/>
              <w:numPr>
                <w:ilvl w:val="0"/>
                <w:numId w:val="33"/>
              </w:numPr>
              <w:spacing w:before="40" w:after="40"/>
              <w:ind w:firstLine="0"/>
              <w:jc w:val="center"/>
              <w:rPr>
                <w:ins w:id="22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9620F3" w14:textId="77777777" w:rsidR="000F713F" w:rsidRPr="000F713F" w:rsidRDefault="000F713F" w:rsidP="000F713F">
            <w:pPr>
              <w:keepLines/>
              <w:numPr>
                <w:ilvl w:val="0"/>
                <w:numId w:val="33"/>
              </w:numPr>
              <w:spacing w:before="40" w:after="40"/>
              <w:ind w:firstLine="0"/>
              <w:jc w:val="center"/>
              <w:rPr>
                <w:ins w:id="227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B7AF234" w14:textId="77777777" w:rsidR="000F713F" w:rsidRPr="000F713F" w:rsidRDefault="000F713F" w:rsidP="000F713F">
            <w:pPr>
              <w:keepLines/>
              <w:numPr>
                <w:ilvl w:val="0"/>
                <w:numId w:val="33"/>
              </w:numPr>
              <w:spacing w:before="40" w:after="40"/>
              <w:ind w:firstLine="0"/>
              <w:jc w:val="center"/>
              <w:rPr>
                <w:ins w:id="2276" w:author="Huawei" w:date="2018-03-28T15:01:00Z"/>
                <w:rFonts w:ascii="Times New Roman" w:eastAsia="SimSun" w:hAnsi="Times New Roman"/>
                <w:color w:val="000000"/>
                <w:kern w:val="24"/>
                <w:sz w:val="16"/>
                <w:szCs w:val="18"/>
                <w:lang w:eastAsia="x-none"/>
              </w:rPr>
            </w:pPr>
          </w:p>
        </w:tc>
      </w:tr>
      <w:tr w:rsidR="000F713F" w:rsidRPr="000F713F" w14:paraId="5D1A5C0C" w14:textId="77777777" w:rsidTr="000F713F">
        <w:trPr>
          <w:cantSplit/>
          <w:jc w:val="center"/>
          <w:ins w:id="2277"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17D391E0" w14:textId="77777777" w:rsidR="000F713F" w:rsidRPr="000F713F" w:rsidRDefault="000F713F" w:rsidP="000F713F">
            <w:pPr>
              <w:keepLines/>
              <w:numPr>
                <w:ilvl w:val="0"/>
                <w:numId w:val="33"/>
              </w:numPr>
              <w:spacing w:before="40" w:after="40"/>
              <w:ind w:firstLine="0"/>
              <w:jc w:val="center"/>
              <w:rPr>
                <w:ins w:id="2278" w:author="Huawei" w:date="2018-03-28T15:01:00Z"/>
                <w:rFonts w:ascii="Times New Roman" w:eastAsia="SimSun" w:hAnsi="Times New Roman"/>
                <w:kern w:val="2"/>
                <w:sz w:val="16"/>
                <w:szCs w:val="18"/>
                <w:lang w:eastAsia="x-none"/>
              </w:rPr>
            </w:pPr>
            <w:ins w:id="2279" w:author="Huawei" w:date="2018-03-28T15:01:00Z">
              <w:r w:rsidRPr="000F713F">
                <w:rPr>
                  <w:rFonts w:ascii="Times New Roman" w:eastAsia="SimSun" w:hAnsi="Times New Roman"/>
                  <w:sz w:val="16"/>
                  <w:szCs w:val="18"/>
                  <w:lang w:eastAsia="x-none"/>
                </w:rPr>
                <w:t>AOA spread (ASA)</w:t>
              </w:r>
            </w:ins>
          </w:p>
          <w:p w14:paraId="2A90064F" w14:textId="77777777" w:rsidR="000F713F" w:rsidRPr="000F713F" w:rsidRDefault="000F713F" w:rsidP="000F713F">
            <w:pPr>
              <w:keepLines/>
              <w:numPr>
                <w:ilvl w:val="0"/>
                <w:numId w:val="33"/>
              </w:numPr>
              <w:spacing w:before="40" w:after="40"/>
              <w:ind w:firstLine="0"/>
              <w:jc w:val="center"/>
              <w:rPr>
                <w:ins w:id="2280" w:author="Huawei" w:date="2018-03-28T15:01:00Z"/>
                <w:rFonts w:ascii="Times New Roman" w:eastAsia="SimSun" w:hAnsi="Times New Roman" w:cs="Arial"/>
                <w:sz w:val="16"/>
                <w:szCs w:val="18"/>
                <w:lang w:eastAsia="x-none"/>
              </w:rPr>
            </w:pPr>
            <w:ins w:id="2281" w:author="Huawei" w:date="2018-03-28T15:01:00Z">
              <w:r w:rsidRPr="000F713F">
                <w:rPr>
                  <w:rFonts w:ascii="Times New Roman" w:eastAsia="SimSun" w:hAnsi="Times New Roman"/>
                  <w:sz w:val="16"/>
                  <w:szCs w:val="18"/>
                  <w:lang w:eastAsia="x-none"/>
                </w:rPr>
                <w:t>lgASA=log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(ASA/1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724EC68F" w14:textId="77777777" w:rsidR="000F713F" w:rsidRPr="000F713F" w:rsidRDefault="000F713F" w:rsidP="000F713F">
            <w:pPr>
              <w:keepLines/>
              <w:numPr>
                <w:ilvl w:val="0"/>
                <w:numId w:val="33"/>
              </w:numPr>
              <w:spacing w:before="40" w:after="40"/>
              <w:ind w:firstLine="0"/>
              <w:jc w:val="center"/>
              <w:rPr>
                <w:ins w:id="2282" w:author="Huawei" w:date="2018-03-28T15:01:00Z"/>
                <w:rFonts w:ascii="Times New Roman" w:eastAsia="SimSun" w:hAnsi="Times New Roman"/>
                <w:sz w:val="16"/>
                <w:szCs w:val="18"/>
                <w:lang w:eastAsia="x-none"/>
              </w:rPr>
            </w:pPr>
            <w:ins w:id="2283"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lgASA</w:t>
              </w:r>
            </w:ins>
          </w:p>
        </w:tc>
        <w:tc>
          <w:tcPr>
            <w:tcW w:w="411" w:type="pct"/>
            <w:tcBorders>
              <w:top w:val="single" w:sz="4" w:space="0" w:color="auto"/>
              <w:left w:val="single" w:sz="4" w:space="0" w:color="auto"/>
              <w:bottom w:val="single" w:sz="4" w:space="0" w:color="auto"/>
              <w:right w:val="single" w:sz="4" w:space="0" w:color="auto"/>
            </w:tcBorders>
          </w:tcPr>
          <w:p w14:paraId="53244F30" w14:textId="77777777" w:rsidR="000F713F" w:rsidRPr="000F713F" w:rsidRDefault="000F713F" w:rsidP="000F713F">
            <w:pPr>
              <w:keepLines/>
              <w:numPr>
                <w:ilvl w:val="0"/>
                <w:numId w:val="33"/>
              </w:numPr>
              <w:spacing w:before="40" w:after="40"/>
              <w:ind w:firstLine="0"/>
              <w:jc w:val="center"/>
              <w:rPr>
                <w:ins w:id="228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2FECC5D" w14:textId="77777777" w:rsidR="000F713F" w:rsidRPr="000F713F" w:rsidRDefault="000F713F" w:rsidP="000F713F">
            <w:pPr>
              <w:keepLines/>
              <w:numPr>
                <w:ilvl w:val="0"/>
                <w:numId w:val="33"/>
              </w:numPr>
              <w:spacing w:before="40" w:after="40"/>
              <w:ind w:firstLine="0"/>
              <w:jc w:val="center"/>
              <w:rPr>
                <w:ins w:id="22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F2E326" w14:textId="77777777" w:rsidR="000F713F" w:rsidRPr="000F713F" w:rsidRDefault="000F713F" w:rsidP="000F713F">
            <w:pPr>
              <w:keepLines/>
              <w:numPr>
                <w:ilvl w:val="0"/>
                <w:numId w:val="33"/>
              </w:numPr>
              <w:spacing w:before="40" w:after="40"/>
              <w:ind w:firstLine="0"/>
              <w:jc w:val="center"/>
              <w:rPr>
                <w:ins w:id="22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012110" w14:textId="77777777" w:rsidR="000F713F" w:rsidRPr="000F713F" w:rsidRDefault="000F713F" w:rsidP="000F713F">
            <w:pPr>
              <w:keepLines/>
              <w:numPr>
                <w:ilvl w:val="0"/>
                <w:numId w:val="33"/>
              </w:numPr>
              <w:spacing w:before="40" w:after="40"/>
              <w:ind w:firstLine="0"/>
              <w:jc w:val="center"/>
              <w:rPr>
                <w:ins w:id="22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5E512E" w14:textId="77777777" w:rsidR="000F713F" w:rsidRPr="000F713F" w:rsidRDefault="000F713F" w:rsidP="000F713F">
            <w:pPr>
              <w:keepLines/>
              <w:numPr>
                <w:ilvl w:val="0"/>
                <w:numId w:val="33"/>
              </w:numPr>
              <w:spacing w:before="40" w:after="40"/>
              <w:ind w:firstLine="0"/>
              <w:jc w:val="center"/>
              <w:rPr>
                <w:ins w:id="228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5D40E8" w14:textId="77777777" w:rsidR="000F713F" w:rsidRPr="000F713F" w:rsidRDefault="000F713F" w:rsidP="000F713F">
            <w:pPr>
              <w:keepLines/>
              <w:numPr>
                <w:ilvl w:val="0"/>
                <w:numId w:val="33"/>
              </w:numPr>
              <w:spacing w:before="40" w:after="40"/>
              <w:ind w:firstLine="0"/>
              <w:jc w:val="center"/>
              <w:rPr>
                <w:ins w:id="228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8FCD0A" w14:textId="77777777" w:rsidR="000F713F" w:rsidRPr="000F713F" w:rsidRDefault="000F713F" w:rsidP="000F713F">
            <w:pPr>
              <w:keepLines/>
              <w:numPr>
                <w:ilvl w:val="0"/>
                <w:numId w:val="33"/>
              </w:numPr>
              <w:spacing w:before="40" w:after="40"/>
              <w:ind w:firstLine="0"/>
              <w:jc w:val="center"/>
              <w:rPr>
                <w:ins w:id="229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6B9BA6B" w14:textId="77777777" w:rsidR="000F713F" w:rsidRPr="000F713F" w:rsidRDefault="000F713F" w:rsidP="000F713F">
            <w:pPr>
              <w:keepLines/>
              <w:numPr>
                <w:ilvl w:val="0"/>
                <w:numId w:val="33"/>
              </w:numPr>
              <w:spacing w:before="40" w:after="40"/>
              <w:ind w:firstLine="0"/>
              <w:jc w:val="center"/>
              <w:rPr>
                <w:ins w:id="229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E318724" w14:textId="77777777" w:rsidR="000F713F" w:rsidRPr="000F713F" w:rsidRDefault="000F713F" w:rsidP="000F713F">
            <w:pPr>
              <w:keepLines/>
              <w:numPr>
                <w:ilvl w:val="0"/>
                <w:numId w:val="33"/>
              </w:numPr>
              <w:spacing w:before="40" w:after="40"/>
              <w:ind w:firstLine="0"/>
              <w:jc w:val="center"/>
              <w:rPr>
                <w:ins w:id="2292" w:author="Huawei" w:date="2018-03-28T15:01:00Z"/>
                <w:rFonts w:ascii="Times New Roman" w:eastAsia="SimSun" w:hAnsi="Times New Roman"/>
                <w:color w:val="000000"/>
                <w:kern w:val="24"/>
                <w:sz w:val="16"/>
                <w:szCs w:val="18"/>
                <w:lang w:eastAsia="x-none"/>
              </w:rPr>
            </w:pPr>
          </w:p>
        </w:tc>
      </w:tr>
      <w:tr w:rsidR="000F713F" w:rsidRPr="000F713F" w14:paraId="2A9D53C1" w14:textId="77777777" w:rsidTr="000F713F">
        <w:trPr>
          <w:cantSplit/>
          <w:jc w:val="center"/>
          <w:ins w:id="2293"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4A2EBF" w14:textId="77777777" w:rsidR="000F713F" w:rsidRPr="000F713F" w:rsidRDefault="000F713F" w:rsidP="000F713F">
            <w:pPr>
              <w:ind w:left="720" w:hanging="720"/>
              <w:rPr>
                <w:ins w:id="2294"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53F02EED" w14:textId="77777777" w:rsidR="000F713F" w:rsidRPr="000F713F" w:rsidRDefault="000F713F" w:rsidP="000F713F">
            <w:pPr>
              <w:keepLines/>
              <w:numPr>
                <w:ilvl w:val="0"/>
                <w:numId w:val="33"/>
              </w:numPr>
              <w:spacing w:before="40" w:after="40"/>
              <w:ind w:firstLine="0"/>
              <w:jc w:val="center"/>
              <w:rPr>
                <w:ins w:id="2295" w:author="Huawei" w:date="2018-03-28T15:01:00Z"/>
                <w:rFonts w:ascii="Times New Roman" w:eastAsia="SimSun" w:hAnsi="Times New Roman"/>
                <w:kern w:val="2"/>
                <w:sz w:val="16"/>
                <w:szCs w:val="18"/>
                <w:lang w:eastAsia="x-none"/>
              </w:rPr>
            </w:pPr>
            <w:ins w:id="2296"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lgASA</w:t>
              </w:r>
            </w:ins>
          </w:p>
        </w:tc>
        <w:tc>
          <w:tcPr>
            <w:tcW w:w="411" w:type="pct"/>
            <w:tcBorders>
              <w:top w:val="single" w:sz="4" w:space="0" w:color="auto"/>
              <w:left w:val="single" w:sz="4" w:space="0" w:color="auto"/>
              <w:bottom w:val="single" w:sz="4" w:space="0" w:color="auto"/>
              <w:right w:val="single" w:sz="4" w:space="0" w:color="auto"/>
            </w:tcBorders>
          </w:tcPr>
          <w:p w14:paraId="40451642" w14:textId="77777777" w:rsidR="000F713F" w:rsidRPr="000F713F" w:rsidRDefault="000F713F" w:rsidP="000F713F">
            <w:pPr>
              <w:keepLines/>
              <w:numPr>
                <w:ilvl w:val="0"/>
                <w:numId w:val="33"/>
              </w:numPr>
              <w:spacing w:before="40" w:after="40"/>
              <w:ind w:firstLine="0"/>
              <w:jc w:val="center"/>
              <w:rPr>
                <w:ins w:id="229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573CBDA" w14:textId="77777777" w:rsidR="000F713F" w:rsidRPr="000F713F" w:rsidRDefault="000F713F" w:rsidP="000F713F">
            <w:pPr>
              <w:keepLines/>
              <w:numPr>
                <w:ilvl w:val="0"/>
                <w:numId w:val="33"/>
              </w:numPr>
              <w:spacing w:before="40" w:after="40"/>
              <w:ind w:firstLine="0"/>
              <w:jc w:val="center"/>
              <w:rPr>
                <w:ins w:id="22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6036EC" w14:textId="77777777" w:rsidR="000F713F" w:rsidRPr="000F713F" w:rsidRDefault="000F713F" w:rsidP="000F713F">
            <w:pPr>
              <w:keepLines/>
              <w:numPr>
                <w:ilvl w:val="0"/>
                <w:numId w:val="33"/>
              </w:numPr>
              <w:spacing w:before="40" w:after="40"/>
              <w:ind w:firstLine="0"/>
              <w:jc w:val="center"/>
              <w:rPr>
                <w:ins w:id="22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427D593" w14:textId="77777777" w:rsidR="000F713F" w:rsidRPr="000F713F" w:rsidRDefault="000F713F" w:rsidP="000F713F">
            <w:pPr>
              <w:keepLines/>
              <w:numPr>
                <w:ilvl w:val="0"/>
                <w:numId w:val="33"/>
              </w:numPr>
              <w:spacing w:before="40" w:after="40"/>
              <w:ind w:firstLine="0"/>
              <w:jc w:val="center"/>
              <w:rPr>
                <w:ins w:id="23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393A13" w14:textId="77777777" w:rsidR="000F713F" w:rsidRPr="000F713F" w:rsidRDefault="000F713F" w:rsidP="000F713F">
            <w:pPr>
              <w:keepLines/>
              <w:numPr>
                <w:ilvl w:val="0"/>
                <w:numId w:val="33"/>
              </w:numPr>
              <w:spacing w:before="40" w:after="40"/>
              <w:ind w:firstLine="0"/>
              <w:jc w:val="center"/>
              <w:rPr>
                <w:ins w:id="230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975C44A" w14:textId="77777777" w:rsidR="000F713F" w:rsidRPr="000F713F" w:rsidRDefault="000F713F" w:rsidP="000F713F">
            <w:pPr>
              <w:keepLines/>
              <w:numPr>
                <w:ilvl w:val="0"/>
                <w:numId w:val="33"/>
              </w:numPr>
              <w:spacing w:before="40" w:after="40"/>
              <w:ind w:firstLine="0"/>
              <w:jc w:val="center"/>
              <w:rPr>
                <w:ins w:id="23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F83F79" w14:textId="77777777" w:rsidR="000F713F" w:rsidRPr="000F713F" w:rsidRDefault="000F713F" w:rsidP="000F713F">
            <w:pPr>
              <w:keepLines/>
              <w:numPr>
                <w:ilvl w:val="0"/>
                <w:numId w:val="33"/>
              </w:numPr>
              <w:spacing w:before="40" w:after="40"/>
              <w:ind w:firstLine="0"/>
              <w:jc w:val="center"/>
              <w:rPr>
                <w:ins w:id="23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A7D0B5" w14:textId="77777777" w:rsidR="000F713F" w:rsidRPr="000F713F" w:rsidRDefault="000F713F" w:rsidP="000F713F">
            <w:pPr>
              <w:keepLines/>
              <w:numPr>
                <w:ilvl w:val="0"/>
                <w:numId w:val="33"/>
              </w:numPr>
              <w:spacing w:before="40" w:after="40"/>
              <w:ind w:firstLine="0"/>
              <w:jc w:val="center"/>
              <w:rPr>
                <w:ins w:id="230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3FEA219" w14:textId="77777777" w:rsidR="000F713F" w:rsidRPr="000F713F" w:rsidRDefault="000F713F" w:rsidP="000F713F">
            <w:pPr>
              <w:keepLines/>
              <w:numPr>
                <w:ilvl w:val="0"/>
                <w:numId w:val="33"/>
              </w:numPr>
              <w:spacing w:before="40" w:after="40"/>
              <w:ind w:firstLine="0"/>
              <w:jc w:val="center"/>
              <w:rPr>
                <w:ins w:id="2305" w:author="Huawei" w:date="2018-03-28T15:01:00Z"/>
                <w:rFonts w:ascii="Times New Roman" w:eastAsia="SimSun" w:hAnsi="Times New Roman"/>
                <w:color w:val="000000"/>
                <w:kern w:val="24"/>
                <w:sz w:val="16"/>
                <w:szCs w:val="18"/>
                <w:lang w:eastAsia="x-none"/>
              </w:rPr>
            </w:pPr>
          </w:p>
        </w:tc>
      </w:tr>
      <w:tr w:rsidR="000F713F" w:rsidRPr="000F713F" w14:paraId="65FFA015" w14:textId="77777777" w:rsidTr="000F713F">
        <w:trPr>
          <w:cantSplit/>
          <w:jc w:val="center"/>
          <w:ins w:id="2306"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70A2CF34" w14:textId="77777777" w:rsidR="000F713F" w:rsidRPr="000F713F" w:rsidRDefault="000F713F" w:rsidP="000F713F">
            <w:pPr>
              <w:keepLines/>
              <w:numPr>
                <w:ilvl w:val="0"/>
                <w:numId w:val="33"/>
              </w:numPr>
              <w:spacing w:before="40" w:after="40"/>
              <w:ind w:firstLine="0"/>
              <w:jc w:val="center"/>
              <w:rPr>
                <w:ins w:id="2307" w:author="Huawei" w:date="2018-03-28T15:01:00Z"/>
                <w:rFonts w:ascii="Times New Roman" w:eastAsia="SimSun" w:hAnsi="Times New Roman"/>
                <w:kern w:val="2"/>
                <w:sz w:val="16"/>
                <w:szCs w:val="18"/>
                <w:lang w:eastAsia="x-none"/>
              </w:rPr>
            </w:pPr>
            <w:ins w:id="2308" w:author="Huawei" w:date="2018-03-28T15:01:00Z">
              <w:r w:rsidRPr="000F713F">
                <w:rPr>
                  <w:rFonts w:ascii="Times New Roman" w:eastAsia="SimSun" w:hAnsi="Times New Roman"/>
                  <w:sz w:val="16"/>
                  <w:szCs w:val="18"/>
                  <w:lang w:eastAsia="x-none"/>
                </w:rPr>
                <w:t>ZOA spread (ZSA)</w:t>
              </w:r>
            </w:ins>
          </w:p>
          <w:p w14:paraId="30F3F1A8" w14:textId="77777777" w:rsidR="000F713F" w:rsidRPr="000F713F" w:rsidRDefault="000F713F" w:rsidP="000F713F">
            <w:pPr>
              <w:keepLines/>
              <w:numPr>
                <w:ilvl w:val="0"/>
                <w:numId w:val="33"/>
              </w:numPr>
              <w:spacing w:before="40" w:after="40"/>
              <w:ind w:firstLine="0"/>
              <w:jc w:val="center"/>
              <w:rPr>
                <w:ins w:id="2309" w:author="Huawei" w:date="2018-03-28T15:01:00Z"/>
                <w:rFonts w:ascii="Times New Roman" w:eastAsia="SimSun" w:hAnsi="Times New Roman" w:cs="Arial"/>
                <w:sz w:val="16"/>
                <w:szCs w:val="18"/>
                <w:lang w:eastAsia="x-none"/>
              </w:rPr>
            </w:pPr>
            <w:ins w:id="2310" w:author="Huawei" w:date="2018-03-28T15:01:00Z">
              <w:r w:rsidRPr="000F713F">
                <w:rPr>
                  <w:rFonts w:ascii="Times New Roman" w:eastAsia="SimSun" w:hAnsi="Times New Roman"/>
                  <w:sz w:val="16"/>
                  <w:szCs w:val="18"/>
                  <w:lang w:eastAsia="x-none"/>
                </w:rPr>
                <w:t>lgZSA=log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(ZSA/1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198A85F0" w14:textId="77777777" w:rsidR="000F713F" w:rsidRPr="000F713F" w:rsidRDefault="000F713F" w:rsidP="000F713F">
            <w:pPr>
              <w:keepLines/>
              <w:numPr>
                <w:ilvl w:val="0"/>
                <w:numId w:val="33"/>
              </w:numPr>
              <w:spacing w:before="40" w:after="40"/>
              <w:ind w:firstLine="0"/>
              <w:jc w:val="center"/>
              <w:rPr>
                <w:ins w:id="2311" w:author="Huawei" w:date="2018-03-28T15:01:00Z"/>
                <w:rFonts w:ascii="Times New Roman" w:eastAsia="SimSun" w:hAnsi="Times New Roman"/>
                <w:sz w:val="16"/>
                <w:szCs w:val="18"/>
                <w:lang w:eastAsia="x-none"/>
              </w:rPr>
            </w:pPr>
            <w:ins w:id="2312"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lgZSA</w:t>
              </w:r>
            </w:ins>
          </w:p>
        </w:tc>
        <w:tc>
          <w:tcPr>
            <w:tcW w:w="411" w:type="pct"/>
            <w:tcBorders>
              <w:top w:val="single" w:sz="4" w:space="0" w:color="auto"/>
              <w:left w:val="single" w:sz="4" w:space="0" w:color="auto"/>
              <w:bottom w:val="single" w:sz="4" w:space="0" w:color="auto"/>
              <w:right w:val="single" w:sz="4" w:space="0" w:color="auto"/>
            </w:tcBorders>
          </w:tcPr>
          <w:p w14:paraId="7240FBBC" w14:textId="77777777" w:rsidR="000F713F" w:rsidRPr="000F713F" w:rsidRDefault="000F713F" w:rsidP="000F713F">
            <w:pPr>
              <w:keepLines/>
              <w:numPr>
                <w:ilvl w:val="0"/>
                <w:numId w:val="33"/>
              </w:numPr>
              <w:spacing w:before="40" w:after="40"/>
              <w:ind w:firstLine="0"/>
              <w:jc w:val="center"/>
              <w:rPr>
                <w:ins w:id="231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2065A4D" w14:textId="77777777" w:rsidR="000F713F" w:rsidRPr="000F713F" w:rsidRDefault="000F713F" w:rsidP="000F713F">
            <w:pPr>
              <w:keepLines/>
              <w:numPr>
                <w:ilvl w:val="0"/>
                <w:numId w:val="33"/>
              </w:numPr>
              <w:spacing w:before="40" w:after="40"/>
              <w:ind w:firstLine="0"/>
              <w:jc w:val="center"/>
              <w:rPr>
                <w:ins w:id="23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C31152" w14:textId="77777777" w:rsidR="000F713F" w:rsidRPr="000F713F" w:rsidRDefault="000F713F" w:rsidP="000F713F">
            <w:pPr>
              <w:keepLines/>
              <w:numPr>
                <w:ilvl w:val="0"/>
                <w:numId w:val="33"/>
              </w:numPr>
              <w:spacing w:before="40" w:after="40"/>
              <w:ind w:firstLine="0"/>
              <w:jc w:val="center"/>
              <w:rPr>
                <w:ins w:id="23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E7C25FF" w14:textId="77777777" w:rsidR="000F713F" w:rsidRPr="000F713F" w:rsidRDefault="000F713F" w:rsidP="000F713F">
            <w:pPr>
              <w:keepLines/>
              <w:numPr>
                <w:ilvl w:val="0"/>
                <w:numId w:val="33"/>
              </w:numPr>
              <w:spacing w:before="40" w:after="40"/>
              <w:ind w:firstLine="0"/>
              <w:jc w:val="center"/>
              <w:rPr>
                <w:ins w:id="23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BCA6BBF" w14:textId="77777777" w:rsidR="000F713F" w:rsidRPr="000F713F" w:rsidRDefault="000F713F" w:rsidP="000F713F">
            <w:pPr>
              <w:keepLines/>
              <w:numPr>
                <w:ilvl w:val="0"/>
                <w:numId w:val="33"/>
              </w:numPr>
              <w:spacing w:before="40" w:after="40"/>
              <w:ind w:firstLine="0"/>
              <w:jc w:val="center"/>
              <w:rPr>
                <w:ins w:id="231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F945C7F" w14:textId="77777777" w:rsidR="000F713F" w:rsidRPr="000F713F" w:rsidRDefault="000F713F" w:rsidP="000F713F">
            <w:pPr>
              <w:keepLines/>
              <w:numPr>
                <w:ilvl w:val="0"/>
                <w:numId w:val="33"/>
              </w:numPr>
              <w:spacing w:before="40" w:after="40"/>
              <w:ind w:firstLine="0"/>
              <w:jc w:val="center"/>
              <w:rPr>
                <w:ins w:id="231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9AD535F" w14:textId="77777777" w:rsidR="000F713F" w:rsidRPr="000F713F" w:rsidRDefault="000F713F" w:rsidP="000F713F">
            <w:pPr>
              <w:keepLines/>
              <w:numPr>
                <w:ilvl w:val="0"/>
                <w:numId w:val="33"/>
              </w:numPr>
              <w:spacing w:before="40" w:after="40"/>
              <w:ind w:firstLine="0"/>
              <w:jc w:val="center"/>
              <w:rPr>
                <w:ins w:id="231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964382E" w14:textId="77777777" w:rsidR="000F713F" w:rsidRPr="000F713F" w:rsidRDefault="000F713F" w:rsidP="000F713F">
            <w:pPr>
              <w:keepLines/>
              <w:numPr>
                <w:ilvl w:val="0"/>
                <w:numId w:val="33"/>
              </w:numPr>
              <w:spacing w:before="40" w:after="40"/>
              <w:ind w:firstLine="0"/>
              <w:jc w:val="center"/>
              <w:rPr>
                <w:ins w:id="232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4CC204A" w14:textId="77777777" w:rsidR="000F713F" w:rsidRPr="000F713F" w:rsidRDefault="000F713F" w:rsidP="000F713F">
            <w:pPr>
              <w:keepLines/>
              <w:numPr>
                <w:ilvl w:val="0"/>
                <w:numId w:val="33"/>
              </w:numPr>
              <w:spacing w:before="40" w:after="40"/>
              <w:ind w:firstLine="0"/>
              <w:jc w:val="center"/>
              <w:rPr>
                <w:ins w:id="2321" w:author="Huawei" w:date="2018-03-28T15:01:00Z"/>
                <w:rFonts w:ascii="Times New Roman" w:eastAsia="SimSun" w:hAnsi="Times New Roman"/>
                <w:color w:val="000000"/>
                <w:kern w:val="24"/>
                <w:sz w:val="16"/>
                <w:szCs w:val="18"/>
                <w:lang w:eastAsia="x-none"/>
              </w:rPr>
            </w:pPr>
          </w:p>
        </w:tc>
      </w:tr>
      <w:tr w:rsidR="000F713F" w:rsidRPr="000F713F" w14:paraId="060E7D4E" w14:textId="77777777" w:rsidTr="000F713F">
        <w:trPr>
          <w:cantSplit/>
          <w:jc w:val="center"/>
          <w:ins w:id="2322"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AD205F" w14:textId="77777777" w:rsidR="000F713F" w:rsidRPr="000F713F" w:rsidRDefault="000F713F" w:rsidP="000F713F">
            <w:pPr>
              <w:ind w:left="720" w:hanging="720"/>
              <w:rPr>
                <w:ins w:id="2323"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7EBF8EB6" w14:textId="77777777" w:rsidR="000F713F" w:rsidRPr="000F713F" w:rsidRDefault="000F713F" w:rsidP="000F713F">
            <w:pPr>
              <w:keepLines/>
              <w:numPr>
                <w:ilvl w:val="0"/>
                <w:numId w:val="33"/>
              </w:numPr>
              <w:spacing w:before="40" w:after="40"/>
              <w:ind w:firstLine="0"/>
              <w:jc w:val="center"/>
              <w:rPr>
                <w:ins w:id="2324" w:author="Huawei" w:date="2018-03-28T15:01:00Z"/>
                <w:rFonts w:ascii="Times New Roman" w:eastAsia="SimSun" w:hAnsi="Times New Roman"/>
                <w:kern w:val="2"/>
                <w:sz w:val="16"/>
                <w:szCs w:val="18"/>
                <w:lang w:eastAsia="x-none"/>
              </w:rPr>
            </w:pPr>
            <w:ins w:id="2325"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lgZSA</w:t>
              </w:r>
            </w:ins>
          </w:p>
        </w:tc>
        <w:tc>
          <w:tcPr>
            <w:tcW w:w="411" w:type="pct"/>
            <w:tcBorders>
              <w:top w:val="single" w:sz="4" w:space="0" w:color="auto"/>
              <w:left w:val="single" w:sz="4" w:space="0" w:color="auto"/>
              <w:bottom w:val="single" w:sz="4" w:space="0" w:color="auto"/>
              <w:right w:val="single" w:sz="4" w:space="0" w:color="auto"/>
            </w:tcBorders>
          </w:tcPr>
          <w:p w14:paraId="15D2D0C9" w14:textId="77777777" w:rsidR="000F713F" w:rsidRPr="000F713F" w:rsidRDefault="000F713F" w:rsidP="000F713F">
            <w:pPr>
              <w:keepLines/>
              <w:numPr>
                <w:ilvl w:val="0"/>
                <w:numId w:val="33"/>
              </w:numPr>
              <w:spacing w:before="40" w:after="40"/>
              <w:ind w:firstLine="0"/>
              <w:jc w:val="center"/>
              <w:rPr>
                <w:ins w:id="232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3A05B73" w14:textId="77777777" w:rsidR="000F713F" w:rsidRPr="000F713F" w:rsidRDefault="000F713F" w:rsidP="000F713F">
            <w:pPr>
              <w:keepLines/>
              <w:numPr>
                <w:ilvl w:val="0"/>
                <w:numId w:val="33"/>
              </w:numPr>
              <w:spacing w:before="40" w:after="40"/>
              <w:ind w:firstLine="0"/>
              <w:jc w:val="center"/>
              <w:rPr>
                <w:ins w:id="23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9E13FF7" w14:textId="77777777" w:rsidR="000F713F" w:rsidRPr="000F713F" w:rsidRDefault="000F713F" w:rsidP="000F713F">
            <w:pPr>
              <w:keepLines/>
              <w:numPr>
                <w:ilvl w:val="0"/>
                <w:numId w:val="33"/>
              </w:numPr>
              <w:spacing w:before="40" w:after="40"/>
              <w:ind w:firstLine="0"/>
              <w:jc w:val="center"/>
              <w:rPr>
                <w:ins w:id="23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15FC3DD" w14:textId="77777777" w:rsidR="000F713F" w:rsidRPr="000F713F" w:rsidRDefault="000F713F" w:rsidP="000F713F">
            <w:pPr>
              <w:keepLines/>
              <w:numPr>
                <w:ilvl w:val="0"/>
                <w:numId w:val="33"/>
              </w:numPr>
              <w:spacing w:before="40" w:after="40"/>
              <w:ind w:firstLine="0"/>
              <w:jc w:val="center"/>
              <w:rPr>
                <w:ins w:id="232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E9ED06" w14:textId="77777777" w:rsidR="000F713F" w:rsidRPr="000F713F" w:rsidRDefault="000F713F" w:rsidP="000F713F">
            <w:pPr>
              <w:keepLines/>
              <w:numPr>
                <w:ilvl w:val="0"/>
                <w:numId w:val="33"/>
              </w:numPr>
              <w:spacing w:before="40" w:after="40"/>
              <w:ind w:firstLine="0"/>
              <w:jc w:val="center"/>
              <w:rPr>
                <w:ins w:id="233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636BCB1" w14:textId="77777777" w:rsidR="000F713F" w:rsidRPr="000F713F" w:rsidRDefault="000F713F" w:rsidP="000F713F">
            <w:pPr>
              <w:keepLines/>
              <w:numPr>
                <w:ilvl w:val="0"/>
                <w:numId w:val="33"/>
              </w:numPr>
              <w:spacing w:before="40" w:after="40"/>
              <w:ind w:firstLine="0"/>
              <w:jc w:val="center"/>
              <w:rPr>
                <w:ins w:id="233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F1D760" w14:textId="77777777" w:rsidR="000F713F" w:rsidRPr="000F713F" w:rsidRDefault="000F713F" w:rsidP="000F713F">
            <w:pPr>
              <w:keepLines/>
              <w:numPr>
                <w:ilvl w:val="0"/>
                <w:numId w:val="33"/>
              </w:numPr>
              <w:spacing w:before="40" w:after="40"/>
              <w:ind w:firstLine="0"/>
              <w:jc w:val="center"/>
              <w:rPr>
                <w:ins w:id="233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E04821" w14:textId="77777777" w:rsidR="000F713F" w:rsidRPr="000F713F" w:rsidRDefault="000F713F" w:rsidP="000F713F">
            <w:pPr>
              <w:keepLines/>
              <w:numPr>
                <w:ilvl w:val="0"/>
                <w:numId w:val="33"/>
              </w:numPr>
              <w:spacing w:before="40" w:after="40"/>
              <w:ind w:firstLine="0"/>
              <w:jc w:val="center"/>
              <w:rPr>
                <w:ins w:id="233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B3BF40D" w14:textId="77777777" w:rsidR="000F713F" w:rsidRPr="000F713F" w:rsidRDefault="000F713F" w:rsidP="000F713F">
            <w:pPr>
              <w:keepLines/>
              <w:numPr>
                <w:ilvl w:val="0"/>
                <w:numId w:val="33"/>
              </w:numPr>
              <w:spacing w:before="40" w:after="40"/>
              <w:ind w:firstLine="0"/>
              <w:jc w:val="center"/>
              <w:rPr>
                <w:ins w:id="2334" w:author="Huawei" w:date="2018-03-28T15:01:00Z"/>
                <w:rFonts w:ascii="Times New Roman" w:eastAsia="SimSun" w:hAnsi="Times New Roman"/>
                <w:color w:val="000000"/>
                <w:kern w:val="24"/>
                <w:sz w:val="16"/>
                <w:szCs w:val="18"/>
                <w:lang w:eastAsia="x-none"/>
              </w:rPr>
            </w:pPr>
          </w:p>
        </w:tc>
      </w:tr>
      <w:tr w:rsidR="000F713F" w:rsidRPr="000F713F" w14:paraId="0E378398" w14:textId="77777777" w:rsidTr="000F713F">
        <w:trPr>
          <w:cantSplit/>
          <w:jc w:val="center"/>
          <w:ins w:id="2335"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74E9BFFF" w14:textId="77777777" w:rsidR="000F713F" w:rsidRPr="000F713F" w:rsidRDefault="000F713F" w:rsidP="000F713F">
            <w:pPr>
              <w:keepLines/>
              <w:numPr>
                <w:ilvl w:val="0"/>
                <w:numId w:val="33"/>
              </w:numPr>
              <w:spacing w:before="40" w:after="40"/>
              <w:ind w:firstLine="0"/>
              <w:jc w:val="center"/>
              <w:rPr>
                <w:ins w:id="2336" w:author="Huawei" w:date="2018-03-28T15:01:00Z"/>
                <w:rFonts w:ascii="Times New Roman" w:eastAsia="SimSun" w:hAnsi="Times New Roman"/>
                <w:kern w:val="2"/>
                <w:sz w:val="16"/>
                <w:szCs w:val="18"/>
                <w:lang w:eastAsia="x-none"/>
              </w:rPr>
            </w:pPr>
            <w:ins w:id="2337" w:author="Huawei" w:date="2018-03-28T15:01:00Z">
              <w:r w:rsidRPr="000F713F">
                <w:rPr>
                  <w:rFonts w:ascii="Times New Roman" w:eastAsia="SimSun" w:hAnsi="Times New Roman"/>
                  <w:sz w:val="16"/>
                  <w:szCs w:val="18"/>
                  <w:lang w:eastAsia="x-none"/>
                </w:rPr>
                <w:t>ZOD spread (ZSD)</w:t>
              </w:r>
            </w:ins>
          </w:p>
          <w:p w14:paraId="46778F59" w14:textId="77777777" w:rsidR="000F713F" w:rsidRPr="000F713F" w:rsidRDefault="000F713F" w:rsidP="000F713F">
            <w:pPr>
              <w:keepLines/>
              <w:numPr>
                <w:ilvl w:val="0"/>
                <w:numId w:val="33"/>
              </w:numPr>
              <w:spacing w:before="40" w:after="40"/>
              <w:ind w:firstLine="0"/>
              <w:jc w:val="center"/>
              <w:rPr>
                <w:ins w:id="2338" w:author="Huawei" w:date="2018-03-28T15:01:00Z"/>
                <w:rFonts w:ascii="Times New Roman" w:eastAsia="SimSun" w:hAnsi="Times New Roman" w:cs="Arial"/>
                <w:sz w:val="16"/>
                <w:szCs w:val="18"/>
                <w:lang w:eastAsia="x-none"/>
              </w:rPr>
            </w:pPr>
            <w:ins w:id="2339" w:author="Huawei" w:date="2018-03-28T15:01:00Z">
              <w:r w:rsidRPr="000F713F">
                <w:rPr>
                  <w:rFonts w:ascii="Times New Roman" w:eastAsia="SimSun" w:hAnsi="Times New Roman"/>
                  <w:sz w:val="16"/>
                  <w:szCs w:val="18"/>
                  <w:lang w:eastAsia="x-none"/>
                </w:rPr>
                <w:t>lgZSA=log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(ZSD/1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73C330F4" w14:textId="77777777" w:rsidR="000F713F" w:rsidRPr="000F713F" w:rsidRDefault="000F713F" w:rsidP="000F713F">
            <w:pPr>
              <w:keepLines/>
              <w:numPr>
                <w:ilvl w:val="0"/>
                <w:numId w:val="33"/>
              </w:numPr>
              <w:spacing w:before="40" w:after="40"/>
              <w:ind w:firstLine="0"/>
              <w:jc w:val="center"/>
              <w:rPr>
                <w:ins w:id="2340" w:author="Huawei" w:date="2018-03-28T15:01:00Z"/>
                <w:rFonts w:ascii="Symbol" w:eastAsia="SimSun" w:hAnsi="Symbol"/>
                <w:i/>
                <w:sz w:val="16"/>
                <w:szCs w:val="18"/>
                <w:lang w:eastAsia="x-none"/>
              </w:rPr>
            </w:pPr>
            <w:ins w:id="2341"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lgZSD</w:t>
              </w:r>
            </w:ins>
          </w:p>
        </w:tc>
        <w:tc>
          <w:tcPr>
            <w:tcW w:w="411" w:type="pct"/>
            <w:tcBorders>
              <w:top w:val="single" w:sz="4" w:space="0" w:color="auto"/>
              <w:left w:val="single" w:sz="4" w:space="0" w:color="auto"/>
              <w:bottom w:val="single" w:sz="4" w:space="0" w:color="auto"/>
              <w:right w:val="single" w:sz="4" w:space="0" w:color="auto"/>
            </w:tcBorders>
          </w:tcPr>
          <w:p w14:paraId="223A08DD" w14:textId="77777777" w:rsidR="000F713F" w:rsidRPr="000F713F" w:rsidRDefault="000F713F" w:rsidP="000F713F">
            <w:pPr>
              <w:keepLines/>
              <w:numPr>
                <w:ilvl w:val="0"/>
                <w:numId w:val="33"/>
              </w:numPr>
              <w:spacing w:before="40" w:after="40"/>
              <w:ind w:firstLine="0"/>
              <w:jc w:val="center"/>
              <w:rPr>
                <w:ins w:id="234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772C274" w14:textId="77777777" w:rsidR="000F713F" w:rsidRPr="000F713F" w:rsidRDefault="000F713F" w:rsidP="000F713F">
            <w:pPr>
              <w:keepLines/>
              <w:numPr>
                <w:ilvl w:val="0"/>
                <w:numId w:val="33"/>
              </w:numPr>
              <w:spacing w:before="40" w:after="40"/>
              <w:ind w:firstLine="0"/>
              <w:jc w:val="center"/>
              <w:rPr>
                <w:ins w:id="234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9AB082" w14:textId="77777777" w:rsidR="000F713F" w:rsidRPr="000F713F" w:rsidRDefault="000F713F" w:rsidP="000F713F">
            <w:pPr>
              <w:keepLines/>
              <w:numPr>
                <w:ilvl w:val="0"/>
                <w:numId w:val="33"/>
              </w:numPr>
              <w:spacing w:before="40" w:after="40"/>
              <w:ind w:firstLine="0"/>
              <w:jc w:val="center"/>
              <w:rPr>
                <w:ins w:id="234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172594B" w14:textId="77777777" w:rsidR="000F713F" w:rsidRPr="000F713F" w:rsidRDefault="000F713F" w:rsidP="000F713F">
            <w:pPr>
              <w:keepLines/>
              <w:numPr>
                <w:ilvl w:val="0"/>
                <w:numId w:val="33"/>
              </w:numPr>
              <w:spacing w:before="40" w:after="40"/>
              <w:ind w:firstLine="0"/>
              <w:jc w:val="center"/>
              <w:rPr>
                <w:ins w:id="234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D88C00" w14:textId="77777777" w:rsidR="000F713F" w:rsidRPr="000F713F" w:rsidRDefault="000F713F" w:rsidP="000F713F">
            <w:pPr>
              <w:keepLines/>
              <w:numPr>
                <w:ilvl w:val="0"/>
                <w:numId w:val="33"/>
              </w:numPr>
              <w:spacing w:before="40" w:after="40"/>
              <w:ind w:firstLine="0"/>
              <w:jc w:val="center"/>
              <w:rPr>
                <w:ins w:id="234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07FE292" w14:textId="77777777" w:rsidR="000F713F" w:rsidRPr="000F713F" w:rsidRDefault="000F713F" w:rsidP="000F713F">
            <w:pPr>
              <w:keepLines/>
              <w:numPr>
                <w:ilvl w:val="0"/>
                <w:numId w:val="33"/>
              </w:numPr>
              <w:spacing w:before="40" w:after="40"/>
              <w:ind w:firstLine="0"/>
              <w:jc w:val="center"/>
              <w:rPr>
                <w:ins w:id="234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523DD92" w14:textId="77777777" w:rsidR="000F713F" w:rsidRPr="000F713F" w:rsidRDefault="000F713F" w:rsidP="000F713F">
            <w:pPr>
              <w:keepLines/>
              <w:numPr>
                <w:ilvl w:val="0"/>
                <w:numId w:val="33"/>
              </w:numPr>
              <w:spacing w:before="40" w:after="40"/>
              <w:ind w:firstLine="0"/>
              <w:jc w:val="center"/>
              <w:rPr>
                <w:ins w:id="234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BF7FE68" w14:textId="77777777" w:rsidR="000F713F" w:rsidRPr="000F713F" w:rsidRDefault="000F713F" w:rsidP="000F713F">
            <w:pPr>
              <w:keepLines/>
              <w:numPr>
                <w:ilvl w:val="0"/>
                <w:numId w:val="33"/>
              </w:numPr>
              <w:spacing w:before="40" w:after="40"/>
              <w:ind w:firstLine="0"/>
              <w:jc w:val="center"/>
              <w:rPr>
                <w:ins w:id="234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3E7C9DA" w14:textId="77777777" w:rsidR="000F713F" w:rsidRPr="000F713F" w:rsidRDefault="000F713F" w:rsidP="000F713F">
            <w:pPr>
              <w:keepLines/>
              <w:numPr>
                <w:ilvl w:val="0"/>
                <w:numId w:val="33"/>
              </w:numPr>
              <w:spacing w:before="40" w:after="40"/>
              <w:ind w:firstLine="0"/>
              <w:jc w:val="center"/>
              <w:rPr>
                <w:ins w:id="2350" w:author="Huawei" w:date="2018-03-28T15:01:00Z"/>
                <w:rFonts w:ascii="Times New Roman" w:eastAsia="SimSun" w:hAnsi="Times New Roman"/>
                <w:color w:val="000000"/>
                <w:kern w:val="24"/>
                <w:sz w:val="16"/>
                <w:szCs w:val="18"/>
                <w:lang w:eastAsia="x-none"/>
              </w:rPr>
            </w:pPr>
          </w:p>
        </w:tc>
      </w:tr>
      <w:tr w:rsidR="000F713F" w:rsidRPr="000F713F" w14:paraId="763D8715" w14:textId="77777777" w:rsidTr="000F713F">
        <w:trPr>
          <w:cantSplit/>
          <w:jc w:val="center"/>
          <w:ins w:id="2351"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C01811" w14:textId="77777777" w:rsidR="000F713F" w:rsidRPr="000F713F" w:rsidRDefault="000F713F" w:rsidP="000F713F">
            <w:pPr>
              <w:ind w:left="720" w:hanging="720"/>
              <w:rPr>
                <w:ins w:id="2352"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1E680058" w14:textId="77777777" w:rsidR="000F713F" w:rsidRPr="000F713F" w:rsidRDefault="000F713F" w:rsidP="000F713F">
            <w:pPr>
              <w:keepLines/>
              <w:numPr>
                <w:ilvl w:val="0"/>
                <w:numId w:val="33"/>
              </w:numPr>
              <w:spacing w:before="40" w:after="40"/>
              <w:ind w:firstLine="0"/>
              <w:jc w:val="center"/>
              <w:rPr>
                <w:ins w:id="2353" w:author="Huawei" w:date="2018-03-28T15:01:00Z"/>
                <w:rFonts w:ascii="Symbol" w:eastAsia="SimSun" w:hAnsi="Symbol"/>
                <w:i/>
                <w:kern w:val="2"/>
                <w:sz w:val="16"/>
                <w:szCs w:val="18"/>
                <w:lang w:eastAsia="x-none"/>
              </w:rPr>
            </w:pPr>
            <w:ins w:id="2354"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lgZSD</w:t>
              </w:r>
            </w:ins>
          </w:p>
        </w:tc>
        <w:tc>
          <w:tcPr>
            <w:tcW w:w="411" w:type="pct"/>
            <w:tcBorders>
              <w:top w:val="single" w:sz="4" w:space="0" w:color="auto"/>
              <w:left w:val="single" w:sz="4" w:space="0" w:color="auto"/>
              <w:bottom w:val="single" w:sz="4" w:space="0" w:color="auto"/>
              <w:right w:val="single" w:sz="4" w:space="0" w:color="auto"/>
            </w:tcBorders>
          </w:tcPr>
          <w:p w14:paraId="16E20458" w14:textId="77777777" w:rsidR="000F713F" w:rsidRPr="000F713F" w:rsidRDefault="000F713F" w:rsidP="000F713F">
            <w:pPr>
              <w:keepLines/>
              <w:numPr>
                <w:ilvl w:val="0"/>
                <w:numId w:val="33"/>
              </w:numPr>
              <w:spacing w:before="40" w:after="40"/>
              <w:ind w:firstLine="0"/>
              <w:jc w:val="center"/>
              <w:rPr>
                <w:ins w:id="235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7CD5C50" w14:textId="77777777" w:rsidR="000F713F" w:rsidRPr="000F713F" w:rsidRDefault="000F713F" w:rsidP="000F713F">
            <w:pPr>
              <w:keepLines/>
              <w:numPr>
                <w:ilvl w:val="0"/>
                <w:numId w:val="33"/>
              </w:numPr>
              <w:spacing w:before="40" w:after="40"/>
              <w:ind w:firstLine="0"/>
              <w:jc w:val="center"/>
              <w:rPr>
                <w:ins w:id="235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5B59AF" w14:textId="77777777" w:rsidR="000F713F" w:rsidRPr="000F713F" w:rsidRDefault="000F713F" w:rsidP="000F713F">
            <w:pPr>
              <w:keepLines/>
              <w:numPr>
                <w:ilvl w:val="0"/>
                <w:numId w:val="33"/>
              </w:numPr>
              <w:spacing w:before="40" w:after="40"/>
              <w:ind w:firstLine="0"/>
              <w:jc w:val="center"/>
              <w:rPr>
                <w:ins w:id="235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78C4259" w14:textId="77777777" w:rsidR="000F713F" w:rsidRPr="000F713F" w:rsidRDefault="000F713F" w:rsidP="000F713F">
            <w:pPr>
              <w:keepLines/>
              <w:numPr>
                <w:ilvl w:val="0"/>
                <w:numId w:val="33"/>
              </w:numPr>
              <w:spacing w:before="40" w:after="40"/>
              <w:ind w:firstLine="0"/>
              <w:jc w:val="center"/>
              <w:rPr>
                <w:ins w:id="235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DA3DE0" w14:textId="77777777" w:rsidR="000F713F" w:rsidRPr="000F713F" w:rsidRDefault="000F713F" w:rsidP="000F713F">
            <w:pPr>
              <w:keepLines/>
              <w:numPr>
                <w:ilvl w:val="0"/>
                <w:numId w:val="33"/>
              </w:numPr>
              <w:spacing w:before="40" w:after="40"/>
              <w:ind w:firstLine="0"/>
              <w:jc w:val="center"/>
              <w:rPr>
                <w:ins w:id="235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184A9CC" w14:textId="77777777" w:rsidR="000F713F" w:rsidRPr="000F713F" w:rsidRDefault="000F713F" w:rsidP="000F713F">
            <w:pPr>
              <w:keepLines/>
              <w:numPr>
                <w:ilvl w:val="0"/>
                <w:numId w:val="33"/>
              </w:numPr>
              <w:spacing w:before="40" w:after="40"/>
              <w:ind w:firstLine="0"/>
              <w:jc w:val="center"/>
              <w:rPr>
                <w:ins w:id="236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972AE68" w14:textId="77777777" w:rsidR="000F713F" w:rsidRPr="000F713F" w:rsidRDefault="000F713F" w:rsidP="000F713F">
            <w:pPr>
              <w:keepLines/>
              <w:numPr>
                <w:ilvl w:val="0"/>
                <w:numId w:val="33"/>
              </w:numPr>
              <w:spacing w:before="40" w:after="40"/>
              <w:ind w:firstLine="0"/>
              <w:jc w:val="center"/>
              <w:rPr>
                <w:ins w:id="236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99A792" w14:textId="77777777" w:rsidR="000F713F" w:rsidRPr="000F713F" w:rsidRDefault="000F713F" w:rsidP="000F713F">
            <w:pPr>
              <w:keepLines/>
              <w:numPr>
                <w:ilvl w:val="0"/>
                <w:numId w:val="33"/>
              </w:numPr>
              <w:spacing w:before="40" w:after="40"/>
              <w:ind w:firstLine="0"/>
              <w:jc w:val="center"/>
              <w:rPr>
                <w:ins w:id="236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4BE5E88" w14:textId="77777777" w:rsidR="000F713F" w:rsidRPr="000F713F" w:rsidRDefault="000F713F" w:rsidP="000F713F">
            <w:pPr>
              <w:keepLines/>
              <w:numPr>
                <w:ilvl w:val="0"/>
                <w:numId w:val="33"/>
              </w:numPr>
              <w:spacing w:before="40" w:after="40"/>
              <w:ind w:firstLine="0"/>
              <w:jc w:val="center"/>
              <w:rPr>
                <w:ins w:id="2363" w:author="Huawei" w:date="2018-03-28T15:01:00Z"/>
                <w:rFonts w:ascii="Times New Roman" w:eastAsia="SimSun" w:hAnsi="Times New Roman"/>
                <w:color w:val="000000"/>
                <w:kern w:val="24"/>
                <w:sz w:val="16"/>
                <w:szCs w:val="18"/>
                <w:lang w:eastAsia="x-none"/>
              </w:rPr>
            </w:pPr>
          </w:p>
        </w:tc>
      </w:tr>
      <w:tr w:rsidR="000F713F" w:rsidRPr="000F713F" w14:paraId="0480F377" w14:textId="77777777" w:rsidTr="000F713F">
        <w:trPr>
          <w:cantSplit/>
          <w:trHeight w:val="466"/>
          <w:jc w:val="center"/>
          <w:ins w:id="2364" w:author="Huawei" w:date="2018-03-28T15:01:00Z"/>
        </w:trPr>
        <w:tc>
          <w:tcPr>
            <w:tcW w:w="0" w:type="auto"/>
            <w:tcBorders>
              <w:top w:val="single" w:sz="4" w:space="0" w:color="auto"/>
              <w:left w:val="single" w:sz="4" w:space="0" w:color="auto"/>
              <w:bottom w:val="single" w:sz="4" w:space="0" w:color="auto"/>
              <w:right w:val="single" w:sz="4" w:space="0" w:color="auto"/>
            </w:tcBorders>
            <w:vAlign w:val="center"/>
          </w:tcPr>
          <w:p w14:paraId="31741E40" w14:textId="77777777" w:rsidR="000F713F" w:rsidRPr="000F713F" w:rsidRDefault="000F713F" w:rsidP="000F713F">
            <w:pPr>
              <w:ind w:left="720" w:hanging="720"/>
              <w:rPr>
                <w:ins w:id="2365" w:author="Huawei" w:date="2018-03-28T15:01:00Z"/>
                <w:rFonts w:ascii="Arial" w:eastAsia="Malgun Gothic" w:hAnsi="Arial" w:cs="Arial"/>
                <w:kern w:val="2"/>
                <w:sz w:val="16"/>
                <w:szCs w:val="18"/>
              </w:rPr>
            </w:pPr>
            <w:ins w:id="2366" w:author="Huawei" w:date="2018-03-28T15:01:00Z">
              <w:r w:rsidRPr="000F713F">
                <w:rPr>
                  <w:rFonts w:ascii="Arial" w:eastAsia="Malgun Gothic" w:hAnsi="Arial" w:cs="Arial"/>
                  <w:kern w:val="2"/>
                  <w:sz w:val="16"/>
                  <w:szCs w:val="18"/>
                </w:rPr>
                <w:t>Shadow fading (SF) [dB]</w:t>
              </w:r>
            </w:ins>
          </w:p>
        </w:tc>
        <w:tc>
          <w:tcPr>
            <w:tcW w:w="358" w:type="pct"/>
            <w:tcBorders>
              <w:top w:val="single" w:sz="4" w:space="0" w:color="auto"/>
              <w:left w:val="single" w:sz="4" w:space="0" w:color="auto"/>
              <w:bottom w:val="single" w:sz="4" w:space="0" w:color="auto"/>
              <w:right w:val="single" w:sz="4" w:space="0" w:color="auto"/>
            </w:tcBorders>
            <w:vAlign w:val="center"/>
          </w:tcPr>
          <w:p w14:paraId="4EB94D33" w14:textId="77777777" w:rsidR="000F713F" w:rsidRPr="000F713F" w:rsidRDefault="000F713F" w:rsidP="000F713F">
            <w:pPr>
              <w:keepLines/>
              <w:numPr>
                <w:ilvl w:val="0"/>
                <w:numId w:val="33"/>
              </w:numPr>
              <w:spacing w:before="40" w:after="40"/>
              <w:ind w:firstLine="0"/>
              <w:jc w:val="center"/>
              <w:rPr>
                <w:ins w:id="2367" w:author="Huawei" w:date="2018-03-28T15:01:00Z"/>
                <w:rFonts w:ascii="Symbol" w:eastAsia="SimSun" w:hAnsi="Symbol"/>
                <w:i/>
                <w:sz w:val="16"/>
                <w:szCs w:val="18"/>
                <w:lang w:eastAsia="x-none"/>
              </w:rPr>
            </w:pPr>
            <w:ins w:id="2368" w:author="Huawei" w:date="2018-03-28T15:0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35D37019" w14:textId="77777777" w:rsidR="000F713F" w:rsidRPr="000F713F" w:rsidRDefault="000F713F" w:rsidP="000F713F">
            <w:pPr>
              <w:keepLines/>
              <w:numPr>
                <w:ilvl w:val="0"/>
                <w:numId w:val="33"/>
              </w:numPr>
              <w:spacing w:before="40" w:after="40"/>
              <w:ind w:firstLine="0"/>
              <w:jc w:val="center"/>
              <w:rPr>
                <w:ins w:id="236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B804F5E" w14:textId="77777777" w:rsidR="000F713F" w:rsidRPr="000F713F" w:rsidRDefault="000F713F" w:rsidP="000F713F">
            <w:pPr>
              <w:keepLines/>
              <w:numPr>
                <w:ilvl w:val="0"/>
                <w:numId w:val="33"/>
              </w:numPr>
              <w:spacing w:before="40" w:after="40"/>
              <w:ind w:firstLine="0"/>
              <w:jc w:val="center"/>
              <w:rPr>
                <w:ins w:id="237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718C49" w14:textId="77777777" w:rsidR="000F713F" w:rsidRPr="000F713F" w:rsidRDefault="000F713F" w:rsidP="000F713F">
            <w:pPr>
              <w:keepLines/>
              <w:numPr>
                <w:ilvl w:val="0"/>
                <w:numId w:val="33"/>
              </w:numPr>
              <w:spacing w:before="40" w:after="40"/>
              <w:ind w:firstLine="0"/>
              <w:jc w:val="center"/>
              <w:rPr>
                <w:ins w:id="237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1F9CC5" w14:textId="77777777" w:rsidR="000F713F" w:rsidRPr="000F713F" w:rsidRDefault="000F713F" w:rsidP="000F713F">
            <w:pPr>
              <w:keepLines/>
              <w:numPr>
                <w:ilvl w:val="0"/>
                <w:numId w:val="33"/>
              </w:numPr>
              <w:spacing w:before="40" w:after="40"/>
              <w:ind w:firstLine="0"/>
              <w:jc w:val="center"/>
              <w:rPr>
                <w:ins w:id="237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CDF9A7" w14:textId="77777777" w:rsidR="000F713F" w:rsidRPr="000F713F" w:rsidRDefault="000F713F" w:rsidP="000F713F">
            <w:pPr>
              <w:keepLines/>
              <w:numPr>
                <w:ilvl w:val="0"/>
                <w:numId w:val="33"/>
              </w:numPr>
              <w:spacing w:before="40" w:after="40"/>
              <w:ind w:firstLine="0"/>
              <w:jc w:val="center"/>
              <w:rPr>
                <w:ins w:id="237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EF251B" w14:textId="77777777" w:rsidR="000F713F" w:rsidRPr="000F713F" w:rsidRDefault="000F713F" w:rsidP="000F713F">
            <w:pPr>
              <w:keepLines/>
              <w:numPr>
                <w:ilvl w:val="0"/>
                <w:numId w:val="33"/>
              </w:numPr>
              <w:spacing w:before="40" w:after="40"/>
              <w:ind w:firstLine="0"/>
              <w:jc w:val="center"/>
              <w:rPr>
                <w:ins w:id="23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6F4172" w14:textId="77777777" w:rsidR="000F713F" w:rsidRPr="000F713F" w:rsidRDefault="000F713F" w:rsidP="000F713F">
            <w:pPr>
              <w:keepLines/>
              <w:numPr>
                <w:ilvl w:val="0"/>
                <w:numId w:val="33"/>
              </w:numPr>
              <w:spacing w:before="40" w:after="40"/>
              <w:ind w:firstLine="0"/>
              <w:jc w:val="center"/>
              <w:rPr>
                <w:ins w:id="237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2E7493" w14:textId="77777777" w:rsidR="000F713F" w:rsidRPr="000F713F" w:rsidRDefault="000F713F" w:rsidP="000F713F">
            <w:pPr>
              <w:keepLines/>
              <w:numPr>
                <w:ilvl w:val="0"/>
                <w:numId w:val="33"/>
              </w:numPr>
              <w:spacing w:before="40" w:after="40"/>
              <w:ind w:firstLine="0"/>
              <w:jc w:val="center"/>
              <w:rPr>
                <w:ins w:id="237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B3B1427" w14:textId="77777777" w:rsidR="000F713F" w:rsidRPr="000F713F" w:rsidRDefault="000F713F" w:rsidP="000F713F">
            <w:pPr>
              <w:keepLines/>
              <w:numPr>
                <w:ilvl w:val="0"/>
                <w:numId w:val="33"/>
              </w:numPr>
              <w:spacing w:before="40" w:after="40"/>
              <w:ind w:firstLine="0"/>
              <w:jc w:val="center"/>
              <w:rPr>
                <w:ins w:id="2377" w:author="Huawei" w:date="2018-03-28T15:01:00Z"/>
                <w:rFonts w:ascii="Times New Roman" w:eastAsia="SimSun" w:hAnsi="Times New Roman"/>
                <w:color w:val="000000"/>
                <w:kern w:val="24"/>
                <w:sz w:val="16"/>
                <w:szCs w:val="18"/>
                <w:lang w:eastAsia="x-none"/>
              </w:rPr>
            </w:pPr>
          </w:p>
        </w:tc>
      </w:tr>
      <w:tr w:rsidR="000F713F" w:rsidRPr="000F713F" w14:paraId="2C0FB01D" w14:textId="77777777" w:rsidTr="000F713F">
        <w:trPr>
          <w:cantSplit/>
          <w:jc w:val="center"/>
          <w:ins w:id="2378" w:author="Huawei" w:date="2018-03-28T15:01:00Z"/>
        </w:trPr>
        <w:tc>
          <w:tcPr>
            <w:tcW w:w="0" w:type="auto"/>
            <w:vMerge w:val="restart"/>
            <w:tcBorders>
              <w:top w:val="single" w:sz="4" w:space="0" w:color="auto"/>
              <w:left w:val="single" w:sz="4" w:space="0" w:color="auto"/>
              <w:right w:val="single" w:sz="4" w:space="0" w:color="auto"/>
            </w:tcBorders>
            <w:vAlign w:val="center"/>
          </w:tcPr>
          <w:p w14:paraId="6208C0CB" w14:textId="77777777" w:rsidR="000F713F" w:rsidRPr="000F713F" w:rsidRDefault="000F713F" w:rsidP="000F713F">
            <w:pPr>
              <w:ind w:left="720" w:hanging="720"/>
              <w:rPr>
                <w:ins w:id="2379" w:author="Huawei" w:date="2018-03-28T15:01:00Z"/>
                <w:rFonts w:ascii="Arial" w:eastAsia="Malgun Gothic" w:hAnsi="Arial" w:cs="Arial"/>
                <w:kern w:val="2"/>
                <w:sz w:val="16"/>
                <w:szCs w:val="18"/>
              </w:rPr>
            </w:pPr>
            <w:ins w:id="2380" w:author="Huawei" w:date="2018-03-28T15:01:00Z">
              <w:r w:rsidRPr="000F713F">
                <w:rPr>
                  <w:rFonts w:ascii="Arial" w:eastAsia="Malgun Gothic" w:hAnsi="Arial" w:cs="Arial"/>
                  <w:kern w:val="2"/>
                  <w:sz w:val="16"/>
                  <w:szCs w:val="18"/>
                </w:rPr>
                <w:t>K-factor (K) [dB]</w:t>
              </w:r>
            </w:ins>
          </w:p>
        </w:tc>
        <w:tc>
          <w:tcPr>
            <w:tcW w:w="358" w:type="pct"/>
            <w:tcBorders>
              <w:top w:val="single" w:sz="4" w:space="0" w:color="auto"/>
              <w:left w:val="single" w:sz="4" w:space="0" w:color="auto"/>
              <w:bottom w:val="single" w:sz="4" w:space="0" w:color="auto"/>
              <w:right w:val="single" w:sz="4" w:space="0" w:color="auto"/>
            </w:tcBorders>
            <w:vAlign w:val="center"/>
          </w:tcPr>
          <w:p w14:paraId="04D91E2A" w14:textId="77777777" w:rsidR="000F713F" w:rsidRPr="000F713F" w:rsidRDefault="000F713F" w:rsidP="000F713F">
            <w:pPr>
              <w:keepLines/>
              <w:numPr>
                <w:ilvl w:val="0"/>
                <w:numId w:val="33"/>
              </w:numPr>
              <w:spacing w:before="40" w:after="40"/>
              <w:ind w:firstLine="0"/>
              <w:jc w:val="center"/>
              <w:rPr>
                <w:ins w:id="2381" w:author="Huawei" w:date="2018-03-28T15:01:00Z"/>
                <w:rFonts w:ascii="Symbol" w:eastAsia="SimSun" w:hAnsi="Symbol"/>
                <w:i/>
                <w:sz w:val="16"/>
                <w:szCs w:val="18"/>
                <w:lang w:eastAsia="x-none"/>
              </w:rPr>
            </w:pPr>
            <w:ins w:id="2382" w:author="Huawei" w:date="2018-03-28T15:0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1866F2BF" w14:textId="77777777" w:rsidR="000F713F" w:rsidRPr="000F713F" w:rsidRDefault="000F713F" w:rsidP="000F713F">
            <w:pPr>
              <w:keepLines/>
              <w:numPr>
                <w:ilvl w:val="0"/>
                <w:numId w:val="33"/>
              </w:numPr>
              <w:spacing w:before="40" w:after="40"/>
              <w:ind w:firstLine="0"/>
              <w:jc w:val="center"/>
              <w:rPr>
                <w:ins w:id="238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07B59C9" w14:textId="77777777" w:rsidR="000F713F" w:rsidRPr="000F713F" w:rsidRDefault="000F713F" w:rsidP="000F713F">
            <w:pPr>
              <w:keepLines/>
              <w:numPr>
                <w:ilvl w:val="0"/>
                <w:numId w:val="33"/>
              </w:numPr>
              <w:spacing w:before="40" w:after="40"/>
              <w:ind w:firstLine="0"/>
              <w:jc w:val="center"/>
              <w:rPr>
                <w:ins w:id="238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304A09" w14:textId="77777777" w:rsidR="000F713F" w:rsidRPr="000F713F" w:rsidRDefault="000F713F" w:rsidP="000F713F">
            <w:pPr>
              <w:keepLines/>
              <w:numPr>
                <w:ilvl w:val="0"/>
                <w:numId w:val="33"/>
              </w:numPr>
              <w:spacing w:before="40" w:after="40"/>
              <w:ind w:firstLine="0"/>
              <w:jc w:val="center"/>
              <w:rPr>
                <w:ins w:id="23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2952930" w14:textId="77777777" w:rsidR="000F713F" w:rsidRPr="000F713F" w:rsidRDefault="000F713F" w:rsidP="000F713F">
            <w:pPr>
              <w:keepLines/>
              <w:numPr>
                <w:ilvl w:val="0"/>
                <w:numId w:val="33"/>
              </w:numPr>
              <w:spacing w:before="40" w:after="40"/>
              <w:ind w:firstLine="0"/>
              <w:jc w:val="center"/>
              <w:rPr>
                <w:ins w:id="23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F5A022F" w14:textId="77777777" w:rsidR="000F713F" w:rsidRPr="000F713F" w:rsidRDefault="000F713F" w:rsidP="000F713F">
            <w:pPr>
              <w:keepLines/>
              <w:numPr>
                <w:ilvl w:val="0"/>
                <w:numId w:val="33"/>
              </w:numPr>
              <w:spacing w:before="40" w:after="40"/>
              <w:ind w:firstLine="0"/>
              <w:jc w:val="center"/>
              <w:rPr>
                <w:ins w:id="23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12A6B5" w14:textId="77777777" w:rsidR="000F713F" w:rsidRPr="000F713F" w:rsidRDefault="000F713F" w:rsidP="000F713F">
            <w:pPr>
              <w:keepLines/>
              <w:numPr>
                <w:ilvl w:val="0"/>
                <w:numId w:val="33"/>
              </w:numPr>
              <w:spacing w:before="40" w:after="40"/>
              <w:ind w:firstLine="0"/>
              <w:jc w:val="center"/>
              <w:rPr>
                <w:ins w:id="238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923B3B" w14:textId="77777777" w:rsidR="000F713F" w:rsidRPr="000F713F" w:rsidRDefault="000F713F" w:rsidP="000F713F">
            <w:pPr>
              <w:keepLines/>
              <w:numPr>
                <w:ilvl w:val="0"/>
                <w:numId w:val="33"/>
              </w:numPr>
              <w:spacing w:before="40" w:after="40"/>
              <w:ind w:firstLine="0"/>
              <w:jc w:val="center"/>
              <w:rPr>
                <w:ins w:id="238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F7193B" w14:textId="77777777" w:rsidR="000F713F" w:rsidRPr="000F713F" w:rsidRDefault="000F713F" w:rsidP="000F713F">
            <w:pPr>
              <w:keepLines/>
              <w:numPr>
                <w:ilvl w:val="0"/>
                <w:numId w:val="33"/>
              </w:numPr>
              <w:spacing w:before="40" w:after="40"/>
              <w:ind w:firstLine="0"/>
              <w:jc w:val="center"/>
              <w:rPr>
                <w:ins w:id="239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38FBB42" w14:textId="77777777" w:rsidR="000F713F" w:rsidRPr="000F713F" w:rsidRDefault="000F713F" w:rsidP="000F713F">
            <w:pPr>
              <w:keepLines/>
              <w:numPr>
                <w:ilvl w:val="0"/>
                <w:numId w:val="33"/>
              </w:numPr>
              <w:spacing w:before="40" w:after="40"/>
              <w:ind w:firstLine="0"/>
              <w:jc w:val="center"/>
              <w:rPr>
                <w:ins w:id="2391" w:author="Huawei" w:date="2018-03-28T15:01:00Z"/>
                <w:rFonts w:ascii="Times New Roman" w:eastAsia="SimSun" w:hAnsi="Times New Roman"/>
                <w:color w:val="000000"/>
                <w:kern w:val="24"/>
                <w:sz w:val="16"/>
                <w:szCs w:val="18"/>
                <w:lang w:eastAsia="x-none"/>
              </w:rPr>
            </w:pPr>
          </w:p>
        </w:tc>
      </w:tr>
      <w:tr w:rsidR="000F713F" w:rsidRPr="000F713F" w14:paraId="62068708" w14:textId="77777777" w:rsidTr="000F713F">
        <w:trPr>
          <w:cantSplit/>
          <w:jc w:val="center"/>
          <w:ins w:id="2392" w:author="Huawei" w:date="2018-03-28T15:01:00Z"/>
        </w:trPr>
        <w:tc>
          <w:tcPr>
            <w:tcW w:w="0" w:type="auto"/>
            <w:vMerge/>
            <w:tcBorders>
              <w:left w:val="single" w:sz="4" w:space="0" w:color="auto"/>
              <w:bottom w:val="single" w:sz="4" w:space="0" w:color="auto"/>
              <w:right w:val="single" w:sz="4" w:space="0" w:color="auto"/>
            </w:tcBorders>
            <w:vAlign w:val="center"/>
          </w:tcPr>
          <w:p w14:paraId="70E419E8" w14:textId="77777777" w:rsidR="000F713F" w:rsidRPr="000F713F" w:rsidRDefault="000F713F" w:rsidP="000F713F">
            <w:pPr>
              <w:ind w:left="720" w:hanging="720"/>
              <w:rPr>
                <w:ins w:id="2393"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9C2BD28" w14:textId="77777777" w:rsidR="000F713F" w:rsidRPr="000F713F" w:rsidRDefault="000F713F" w:rsidP="000F713F">
            <w:pPr>
              <w:keepLines/>
              <w:numPr>
                <w:ilvl w:val="0"/>
                <w:numId w:val="33"/>
              </w:numPr>
              <w:spacing w:before="40" w:after="40"/>
              <w:ind w:firstLine="0"/>
              <w:jc w:val="center"/>
              <w:rPr>
                <w:ins w:id="2394" w:author="Huawei" w:date="2018-03-28T15:01:00Z"/>
                <w:rFonts w:ascii="Symbol" w:eastAsia="SimSun" w:hAnsi="Symbol"/>
                <w:i/>
                <w:sz w:val="16"/>
                <w:szCs w:val="18"/>
                <w:lang w:eastAsia="x-none"/>
              </w:rPr>
            </w:pPr>
            <w:ins w:id="2395" w:author="Huawei" w:date="2018-03-28T15:0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3EDFACAE" w14:textId="77777777" w:rsidR="000F713F" w:rsidRPr="000F713F" w:rsidRDefault="000F713F" w:rsidP="000F713F">
            <w:pPr>
              <w:keepLines/>
              <w:numPr>
                <w:ilvl w:val="0"/>
                <w:numId w:val="33"/>
              </w:numPr>
              <w:spacing w:before="40" w:after="40"/>
              <w:ind w:firstLine="0"/>
              <w:jc w:val="center"/>
              <w:rPr>
                <w:ins w:id="239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5F06083" w14:textId="77777777" w:rsidR="000F713F" w:rsidRPr="000F713F" w:rsidRDefault="000F713F" w:rsidP="000F713F">
            <w:pPr>
              <w:keepLines/>
              <w:numPr>
                <w:ilvl w:val="0"/>
                <w:numId w:val="33"/>
              </w:numPr>
              <w:spacing w:before="40" w:after="40"/>
              <w:ind w:firstLine="0"/>
              <w:jc w:val="center"/>
              <w:rPr>
                <w:ins w:id="239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B33824" w14:textId="77777777" w:rsidR="000F713F" w:rsidRPr="000F713F" w:rsidRDefault="000F713F" w:rsidP="000F713F">
            <w:pPr>
              <w:keepLines/>
              <w:numPr>
                <w:ilvl w:val="0"/>
                <w:numId w:val="33"/>
              </w:numPr>
              <w:spacing w:before="40" w:after="40"/>
              <w:ind w:firstLine="0"/>
              <w:jc w:val="center"/>
              <w:rPr>
                <w:ins w:id="23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7D798C" w14:textId="77777777" w:rsidR="000F713F" w:rsidRPr="000F713F" w:rsidRDefault="000F713F" w:rsidP="000F713F">
            <w:pPr>
              <w:keepLines/>
              <w:numPr>
                <w:ilvl w:val="0"/>
                <w:numId w:val="33"/>
              </w:numPr>
              <w:spacing w:before="40" w:after="40"/>
              <w:ind w:firstLine="0"/>
              <w:jc w:val="center"/>
              <w:rPr>
                <w:ins w:id="23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ACB9BE" w14:textId="77777777" w:rsidR="000F713F" w:rsidRPr="000F713F" w:rsidRDefault="000F713F" w:rsidP="000F713F">
            <w:pPr>
              <w:keepLines/>
              <w:numPr>
                <w:ilvl w:val="0"/>
                <w:numId w:val="33"/>
              </w:numPr>
              <w:spacing w:before="40" w:after="40"/>
              <w:ind w:firstLine="0"/>
              <w:jc w:val="center"/>
              <w:rPr>
                <w:ins w:id="24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05E653F" w14:textId="77777777" w:rsidR="000F713F" w:rsidRPr="000F713F" w:rsidRDefault="000F713F" w:rsidP="000F713F">
            <w:pPr>
              <w:keepLines/>
              <w:numPr>
                <w:ilvl w:val="0"/>
                <w:numId w:val="33"/>
              </w:numPr>
              <w:spacing w:before="40" w:after="40"/>
              <w:ind w:firstLine="0"/>
              <w:jc w:val="center"/>
              <w:rPr>
                <w:ins w:id="240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5EF6B6" w14:textId="77777777" w:rsidR="000F713F" w:rsidRPr="000F713F" w:rsidRDefault="000F713F" w:rsidP="000F713F">
            <w:pPr>
              <w:keepLines/>
              <w:numPr>
                <w:ilvl w:val="0"/>
                <w:numId w:val="33"/>
              </w:numPr>
              <w:spacing w:before="40" w:after="40"/>
              <w:ind w:firstLine="0"/>
              <w:jc w:val="center"/>
              <w:rPr>
                <w:ins w:id="24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62B48E8" w14:textId="77777777" w:rsidR="000F713F" w:rsidRPr="000F713F" w:rsidRDefault="000F713F" w:rsidP="000F713F">
            <w:pPr>
              <w:keepLines/>
              <w:numPr>
                <w:ilvl w:val="0"/>
                <w:numId w:val="33"/>
              </w:numPr>
              <w:spacing w:before="40" w:after="40"/>
              <w:ind w:firstLine="0"/>
              <w:jc w:val="center"/>
              <w:rPr>
                <w:ins w:id="240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598CD3D" w14:textId="77777777" w:rsidR="000F713F" w:rsidRPr="000F713F" w:rsidRDefault="000F713F" w:rsidP="000F713F">
            <w:pPr>
              <w:keepLines/>
              <w:numPr>
                <w:ilvl w:val="0"/>
                <w:numId w:val="33"/>
              </w:numPr>
              <w:spacing w:before="40" w:after="40"/>
              <w:ind w:firstLine="0"/>
              <w:jc w:val="center"/>
              <w:rPr>
                <w:ins w:id="2404" w:author="Huawei" w:date="2018-03-28T15:01:00Z"/>
                <w:rFonts w:ascii="Times New Roman" w:eastAsia="SimSun" w:hAnsi="Times New Roman"/>
                <w:color w:val="000000"/>
                <w:kern w:val="24"/>
                <w:sz w:val="16"/>
                <w:szCs w:val="18"/>
                <w:lang w:eastAsia="x-none"/>
              </w:rPr>
            </w:pPr>
          </w:p>
        </w:tc>
      </w:tr>
      <w:tr w:rsidR="000F713F" w:rsidRPr="000F713F" w14:paraId="1D72CAE1" w14:textId="77777777" w:rsidTr="000F713F">
        <w:trPr>
          <w:cantSplit/>
          <w:jc w:val="center"/>
          <w:ins w:id="2405" w:author="Huawei" w:date="2018-03-28T15:01:00Z"/>
        </w:trPr>
        <w:tc>
          <w:tcPr>
            <w:tcW w:w="0" w:type="auto"/>
            <w:vMerge w:val="restart"/>
            <w:tcBorders>
              <w:top w:val="single" w:sz="4" w:space="0" w:color="auto"/>
              <w:left w:val="single" w:sz="4" w:space="0" w:color="auto"/>
              <w:right w:val="single" w:sz="4" w:space="0" w:color="auto"/>
            </w:tcBorders>
            <w:vAlign w:val="center"/>
          </w:tcPr>
          <w:p w14:paraId="2F7730FF" w14:textId="77777777" w:rsidR="000F713F" w:rsidRPr="000F713F" w:rsidRDefault="000F713F" w:rsidP="000F713F">
            <w:pPr>
              <w:ind w:left="720" w:hanging="720"/>
              <w:rPr>
                <w:ins w:id="2406" w:author="Huawei" w:date="2018-03-28T15:01:00Z"/>
                <w:rFonts w:ascii="Arial" w:eastAsia="Malgun Gothic" w:hAnsi="Arial" w:cs="Arial"/>
                <w:kern w:val="2"/>
                <w:sz w:val="16"/>
                <w:szCs w:val="18"/>
              </w:rPr>
            </w:pPr>
            <w:ins w:id="2407" w:author="Huawei" w:date="2018-03-28T15:01:00Z">
              <w:r w:rsidRPr="000F713F">
                <w:rPr>
                  <w:rFonts w:ascii="Arial" w:eastAsia="Malgun Gothic" w:hAnsi="Arial" w:cs="Arial"/>
                  <w:kern w:val="2"/>
                  <w:sz w:val="16"/>
                  <w:szCs w:val="18"/>
                </w:rPr>
                <w:t>Cross-Correlations</w:t>
              </w:r>
            </w:ins>
          </w:p>
        </w:tc>
        <w:tc>
          <w:tcPr>
            <w:tcW w:w="358" w:type="pct"/>
            <w:tcBorders>
              <w:top w:val="single" w:sz="4" w:space="0" w:color="auto"/>
              <w:left w:val="single" w:sz="4" w:space="0" w:color="auto"/>
              <w:bottom w:val="single" w:sz="4" w:space="0" w:color="auto"/>
              <w:right w:val="single" w:sz="4" w:space="0" w:color="auto"/>
            </w:tcBorders>
            <w:vAlign w:val="center"/>
          </w:tcPr>
          <w:p w14:paraId="0A9F807B" w14:textId="77777777" w:rsidR="000F713F" w:rsidRPr="000F713F" w:rsidRDefault="000F713F" w:rsidP="000F713F">
            <w:pPr>
              <w:keepLines/>
              <w:numPr>
                <w:ilvl w:val="0"/>
                <w:numId w:val="33"/>
              </w:numPr>
              <w:spacing w:before="40" w:after="40"/>
              <w:ind w:firstLine="0"/>
              <w:jc w:val="center"/>
              <w:rPr>
                <w:ins w:id="2408" w:author="Huawei" w:date="2018-03-28T15:01:00Z"/>
                <w:rFonts w:ascii="Symbol" w:eastAsia="SimSun" w:hAnsi="Symbol"/>
                <w:i/>
                <w:sz w:val="16"/>
                <w:szCs w:val="18"/>
                <w:lang w:eastAsia="x-none"/>
              </w:rPr>
            </w:pPr>
            <w:ins w:id="2409"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241099FF" w14:textId="77777777" w:rsidR="000F713F" w:rsidRPr="000F713F" w:rsidRDefault="000F713F" w:rsidP="000F713F">
            <w:pPr>
              <w:keepLines/>
              <w:numPr>
                <w:ilvl w:val="0"/>
                <w:numId w:val="33"/>
              </w:numPr>
              <w:spacing w:before="40" w:after="40"/>
              <w:ind w:firstLine="0"/>
              <w:jc w:val="center"/>
              <w:rPr>
                <w:ins w:id="241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BF07EAA" w14:textId="77777777" w:rsidR="000F713F" w:rsidRPr="000F713F" w:rsidRDefault="000F713F" w:rsidP="000F713F">
            <w:pPr>
              <w:keepLines/>
              <w:numPr>
                <w:ilvl w:val="0"/>
                <w:numId w:val="33"/>
              </w:numPr>
              <w:spacing w:before="40" w:after="40"/>
              <w:ind w:firstLine="0"/>
              <w:jc w:val="center"/>
              <w:rPr>
                <w:ins w:id="24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4380DFC" w14:textId="77777777" w:rsidR="000F713F" w:rsidRPr="000F713F" w:rsidRDefault="000F713F" w:rsidP="000F713F">
            <w:pPr>
              <w:keepLines/>
              <w:numPr>
                <w:ilvl w:val="0"/>
                <w:numId w:val="33"/>
              </w:numPr>
              <w:spacing w:before="40" w:after="40"/>
              <w:ind w:firstLine="0"/>
              <w:jc w:val="center"/>
              <w:rPr>
                <w:ins w:id="24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7D484D" w14:textId="77777777" w:rsidR="000F713F" w:rsidRPr="000F713F" w:rsidRDefault="000F713F" w:rsidP="000F713F">
            <w:pPr>
              <w:keepLines/>
              <w:numPr>
                <w:ilvl w:val="0"/>
                <w:numId w:val="33"/>
              </w:numPr>
              <w:spacing w:before="40" w:after="40"/>
              <w:ind w:firstLine="0"/>
              <w:jc w:val="center"/>
              <w:rPr>
                <w:ins w:id="24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4B7DF4" w14:textId="77777777" w:rsidR="000F713F" w:rsidRPr="000F713F" w:rsidRDefault="000F713F" w:rsidP="000F713F">
            <w:pPr>
              <w:keepLines/>
              <w:numPr>
                <w:ilvl w:val="0"/>
                <w:numId w:val="33"/>
              </w:numPr>
              <w:spacing w:before="40" w:after="40"/>
              <w:ind w:firstLine="0"/>
              <w:jc w:val="center"/>
              <w:rPr>
                <w:ins w:id="24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2BB429" w14:textId="77777777" w:rsidR="000F713F" w:rsidRPr="000F713F" w:rsidRDefault="000F713F" w:rsidP="000F713F">
            <w:pPr>
              <w:keepLines/>
              <w:numPr>
                <w:ilvl w:val="0"/>
                <w:numId w:val="33"/>
              </w:numPr>
              <w:spacing w:before="40" w:after="40"/>
              <w:ind w:firstLine="0"/>
              <w:jc w:val="center"/>
              <w:rPr>
                <w:ins w:id="24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AB5D6A" w14:textId="77777777" w:rsidR="000F713F" w:rsidRPr="000F713F" w:rsidRDefault="000F713F" w:rsidP="000F713F">
            <w:pPr>
              <w:keepLines/>
              <w:numPr>
                <w:ilvl w:val="0"/>
                <w:numId w:val="33"/>
              </w:numPr>
              <w:spacing w:before="40" w:after="40"/>
              <w:ind w:firstLine="0"/>
              <w:jc w:val="center"/>
              <w:rPr>
                <w:ins w:id="24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2B8127" w14:textId="77777777" w:rsidR="000F713F" w:rsidRPr="000F713F" w:rsidRDefault="000F713F" w:rsidP="000F713F">
            <w:pPr>
              <w:keepLines/>
              <w:numPr>
                <w:ilvl w:val="0"/>
                <w:numId w:val="33"/>
              </w:numPr>
              <w:spacing w:before="40" w:after="40"/>
              <w:ind w:firstLine="0"/>
              <w:jc w:val="center"/>
              <w:rPr>
                <w:ins w:id="241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D068040" w14:textId="77777777" w:rsidR="000F713F" w:rsidRPr="000F713F" w:rsidRDefault="000F713F" w:rsidP="000F713F">
            <w:pPr>
              <w:keepLines/>
              <w:numPr>
                <w:ilvl w:val="0"/>
                <w:numId w:val="33"/>
              </w:numPr>
              <w:spacing w:before="40" w:after="40"/>
              <w:ind w:firstLine="0"/>
              <w:jc w:val="center"/>
              <w:rPr>
                <w:ins w:id="2418" w:author="Huawei" w:date="2018-03-28T15:01:00Z"/>
                <w:rFonts w:ascii="Times New Roman" w:eastAsia="SimSun" w:hAnsi="Times New Roman"/>
                <w:color w:val="000000"/>
                <w:kern w:val="24"/>
                <w:sz w:val="16"/>
                <w:szCs w:val="18"/>
                <w:lang w:eastAsia="x-none"/>
              </w:rPr>
            </w:pPr>
          </w:p>
        </w:tc>
      </w:tr>
      <w:tr w:rsidR="000F713F" w:rsidRPr="000F713F" w14:paraId="437F9588" w14:textId="77777777" w:rsidTr="000F713F">
        <w:trPr>
          <w:cantSplit/>
          <w:jc w:val="center"/>
          <w:ins w:id="2419" w:author="Huawei" w:date="2018-03-28T15:01:00Z"/>
        </w:trPr>
        <w:tc>
          <w:tcPr>
            <w:tcW w:w="0" w:type="auto"/>
            <w:vMerge/>
            <w:tcBorders>
              <w:left w:val="single" w:sz="4" w:space="0" w:color="auto"/>
              <w:right w:val="single" w:sz="4" w:space="0" w:color="auto"/>
            </w:tcBorders>
            <w:vAlign w:val="center"/>
          </w:tcPr>
          <w:p w14:paraId="57DDD2FB" w14:textId="77777777" w:rsidR="000F713F" w:rsidRPr="000F713F" w:rsidRDefault="000F713F" w:rsidP="000F713F">
            <w:pPr>
              <w:ind w:left="720" w:hanging="720"/>
              <w:rPr>
                <w:ins w:id="2420"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3F3DEB1" w14:textId="77777777" w:rsidR="000F713F" w:rsidRPr="000F713F" w:rsidRDefault="000F713F" w:rsidP="000F713F">
            <w:pPr>
              <w:keepLines/>
              <w:numPr>
                <w:ilvl w:val="0"/>
                <w:numId w:val="33"/>
              </w:numPr>
              <w:spacing w:before="40" w:after="40"/>
              <w:ind w:firstLine="0"/>
              <w:jc w:val="center"/>
              <w:rPr>
                <w:ins w:id="2421" w:author="Huawei" w:date="2018-03-28T15:01:00Z"/>
                <w:rFonts w:ascii="Symbol" w:eastAsia="SimSun" w:hAnsi="Symbol"/>
                <w:i/>
                <w:sz w:val="16"/>
                <w:szCs w:val="18"/>
                <w:lang w:eastAsia="x-none"/>
              </w:rPr>
            </w:pPr>
            <w:ins w:id="2422" w:author="Huawei" w:date="2018-03-28T15:0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6DB321A3" w14:textId="77777777" w:rsidR="000F713F" w:rsidRPr="000F713F" w:rsidRDefault="000F713F" w:rsidP="000F713F">
            <w:pPr>
              <w:keepLines/>
              <w:numPr>
                <w:ilvl w:val="0"/>
                <w:numId w:val="33"/>
              </w:numPr>
              <w:spacing w:before="40" w:after="40"/>
              <w:ind w:firstLine="0"/>
              <w:jc w:val="center"/>
              <w:rPr>
                <w:ins w:id="242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C1E5571" w14:textId="77777777" w:rsidR="000F713F" w:rsidRPr="000F713F" w:rsidRDefault="000F713F" w:rsidP="000F713F">
            <w:pPr>
              <w:keepLines/>
              <w:numPr>
                <w:ilvl w:val="0"/>
                <w:numId w:val="33"/>
              </w:numPr>
              <w:spacing w:before="40" w:after="40"/>
              <w:ind w:firstLine="0"/>
              <w:jc w:val="center"/>
              <w:rPr>
                <w:ins w:id="24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C080D5" w14:textId="77777777" w:rsidR="000F713F" w:rsidRPr="000F713F" w:rsidRDefault="000F713F" w:rsidP="000F713F">
            <w:pPr>
              <w:keepLines/>
              <w:numPr>
                <w:ilvl w:val="0"/>
                <w:numId w:val="33"/>
              </w:numPr>
              <w:spacing w:before="40" w:after="40"/>
              <w:ind w:firstLine="0"/>
              <w:jc w:val="center"/>
              <w:rPr>
                <w:ins w:id="24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E1B285F" w14:textId="77777777" w:rsidR="000F713F" w:rsidRPr="000F713F" w:rsidRDefault="000F713F" w:rsidP="000F713F">
            <w:pPr>
              <w:keepLines/>
              <w:numPr>
                <w:ilvl w:val="0"/>
                <w:numId w:val="33"/>
              </w:numPr>
              <w:spacing w:before="40" w:after="40"/>
              <w:ind w:firstLine="0"/>
              <w:jc w:val="center"/>
              <w:rPr>
                <w:ins w:id="24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2E898CE" w14:textId="77777777" w:rsidR="000F713F" w:rsidRPr="000F713F" w:rsidRDefault="000F713F" w:rsidP="000F713F">
            <w:pPr>
              <w:keepLines/>
              <w:numPr>
                <w:ilvl w:val="0"/>
                <w:numId w:val="33"/>
              </w:numPr>
              <w:spacing w:before="40" w:after="40"/>
              <w:ind w:firstLine="0"/>
              <w:jc w:val="center"/>
              <w:rPr>
                <w:ins w:id="24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3B14F2" w14:textId="77777777" w:rsidR="000F713F" w:rsidRPr="000F713F" w:rsidRDefault="000F713F" w:rsidP="000F713F">
            <w:pPr>
              <w:keepLines/>
              <w:numPr>
                <w:ilvl w:val="0"/>
                <w:numId w:val="33"/>
              </w:numPr>
              <w:spacing w:before="40" w:after="40"/>
              <w:ind w:firstLine="0"/>
              <w:jc w:val="center"/>
              <w:rPr>
                <w:ins w:id="24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9F2FED" w14:textId="77777777" w:rsidR="000F713F" w:rsidRPr="000F713F" w:rsidRDefault="000F713F" w:rsidP="000F713F">
            <w:pPr>
              <w:keepLines/>
              <w:numPr>
                <w:ilvl w:val="0"/>
                <w:numId w:val="33"/>
              </w:numPr>
              <w:spacing w:before="40" w:after="40"/>
              <w:ind w:firstLine="0"/>
              <w:jc w:val="center"/>
              <w:rPr>
                <w:ins w:id="242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FE70CA" w14:textId="77777777" w:rsidR="000F713F" w:rsidRPr="000F713F" w:rsidRDefault="000F713F" w:rsidP="000F713F">
            <w:pPr>
              <w:keepLines/>
              <w:numPr>
                <w:ilvl w:val="0"/>
                <w:numId w:val="33"/>
              </w:numPr>
              <w:spacing w:before="40" w:after="40"/>
              <w:ind w:firstLine="0"/>
              <w:jc w:val="center"/>
              <w:rPr>
                <w:ins w:id="243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A39B91E" w14:textId="77777777" w:rsidR="000F713F" w:rsidRPr="000F713F" w:rsidRDefault="000F713F" w:rsidP="000F713F">
            <w:pPr>
              <w:keepLines/>
              <w:numPr>
                <w:ilvl w:val="0"/>
                <w:numId w:val="33"/>
              </w:numPr>
              <w:spacing w:before="40" w:after="40"/>
              <w:ind w:firstLine="0"/>
              <w:jc w:val="center"/>
              <w:rPr>
                <w:ins w:id="2431" w:author="Huawei" w:date="2018-03-28T15:01:00Z"/>
                <w:rFonts w:ascii="Times New Roman" w:eastAsia="SimSun" w:hAnsi="Times New Roman"/>
                <w:color w:val="000000"/>
                <w:kern w:val="24"/>
                <w:sz w:val="16"/>
                <w:szCs w:val="18"/>
                <w:lang w:eastAsia="x-none"/>
              </w:rPr>
            </w:pPr>
          </w:p>
        </w:tc>
      </w:tr>
      <w:tr w:rsidR="000F713F" w:rsidRPr="000F713F" w14:paraId="11943C1C" w14:textId="77777777" w:rsidTr="000F713F">
        <w:trPr>
          <w:cantSplit/>
          <w:jc w:val="center"/>
          <w:ins w:id="2432" w:author="Huawei" w:date="2018-03-28T15:01:00Z"/>
        </w:trPr>
        <w:tc>
          <w:tcPr>
            <w:tcW w:w="0" w:type="auto"/>
            <w:vMerge/>
            <w:tcBorders>
              <w:left w:val="single" w:sz="4" w:space="0" w:color="auto"/>
              <w:right w:val="single" w:sz="4" w:space="0" w:color="auto"/>
            </w:tcBorders>
            <w:vAlign w:val="center"/>
          </w:tcPr>
          <w:p w14:paraId="10984FE3" w14:textId="77777777" w:rsidR="000F713F" w:rsidRPr="000F713F" w:rsidRDefault="000F713F" w:rsidP="000F713F">
            <w:pPr>
              <w:ind w:left="720" w:hanging="720"/>
              <w:rPr>
                <w:ins w:id="2433"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E3D63E6" w14:textId="77777777" w:rsidR="000F713F" w:rsidRPr="000F713F" w:rsidRDefault="000F713F" w:rsidP="000F713F">
            <w:pPr>
              <w:keepLines/>
              <w:numPr>
                <w:ilvl w:val="0"/>
                <w:numId w:val="33"/>
              </w:numPr>
              <w:spacing w:before="40" w:after="40"/>
              <w:ind w:firstLine="0"/>
              <w:jc w:val="center"/>
              <w:rPr>
                <w:ins w:id="2434" w:author="Huawei" w:date="2018-03-28T15:01:00Z"/>
                <w:rFonts w:ascii="Symbol" w:eastAsia="SimSun" w:hAnsi="Symbol"/>
                <w:i/>
                <w:sz w:val="16"/>
                <w:szCs w:val="18"/>
                <w:lang w:eastAsia="x-none"/>
              </w:rPr>
            </w:pPr>
            <w:ins w:id="2435" w:author="Huawei" w:date="2018-03-28T15:0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542E3D61" w14:textId="77777777" w:rsidR="000F713F" w:rsidRPr="000F713F" w:rsidRDefault="000F713F" w:rsidP="000F713F">
            <w:pPr>
              <w:keepLines/>
              <w:numPr>
                <w:ilvl w:val="0"/>
                <w:numId w:val="33"/>
              </w:numPr>
              <w:spacing w:before="40" w:after="40"/>
              <w:ind w:firstLine="0"/>
              <w:jc w:val="center"/>
              <w:rPr>
                <w:ins w:id="243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CF58F61" w14:textId="77777777" w:rsidR="000F713F" w:rsidRPr="000F713F" w:rsidRDefault="000F713F" w:rsidP="000F713F">
            <w:pPr>
              <w:keepLines/>
              <w:numPr>
                <w:ilvl w:val="0"/>
                <w:numId w:val="33"/>
              </w:numPr>
              <w:spacing w:before="40" w:after="40"/>
              <w:ind w:firstLine="0"/>
              <w:jc w:val="center"/>
              <w:rPr>
                <w:ins w:id="243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8A273F" w14:textId="77777777" w:rsidR="000F713F" w:rsidRPr="000F713F" w:rsidRDefault="000F713F" w:rsidP="000F713F">
            <w:pPr>
              <w:keepLines/>
              <w:numPr>
                <w:ilvl w:val="0"/>
                <w:numId w:val="33"/>
              </w:numPr>
              <w:spacing w:before="40" w:after="40"/>
              <w:ind w:firstLine="0"/>
              <w:jc w:val="center"/>
              <w:rPr>
                <w:ins w:id="243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107FC5" w14:textId="77777777" w:rsidR="000F713F" w:rsidRPr="000F713F" w:rsidRDefault="000F713F" w:rsidP="000F713F">
            <w:pPr>
              <w:keepLines/>
              <w:numPr>
                <w:ilvl w:val="0"/>
                <w:numId w:val="33"/>
              </w:numPr>
              <w:spacing w:before="40" w:after="40"/>
              <w:ind w:firstLine="0"/>
              <w:jc w:val="center"/>
              <w:rPr>
                <w:ins w:id="243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20260E9" w14:textId="77777777" w:rsidR="000F713F" w:rsidRPr="000F713F" w:rsidRDefault="000F713F" w:rsidP="000F713F">
            <w:pPr>
              <w:keepLines/>
              <w:numPr>
                <w:ilvl w:val="0"/>
                <w:numId w:val="33"/>
              </w:numPr>
              <w:spacing w:before="40" w:after="40"/>
              <w:ind w:firstLine="0"/>
              <w:jc w:val="center"/>
              <w:rPr>
                <w:ins w:id="24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4CBB44" w14:textId="77777777" w:rsidR="000F713F" w:rsidRPr="000F713F" w:rsidRDefault="000F713F" w:rsidP="000F713F">
            <w:pPr>
              <w:keepLines/>
              <w:numPr>
                <w:ilvl w:val="0"/>
                <w:numId w:val="33"/>
              </w:numPr>
              <w:spacing w:before="40" w:after="40"/>
              <w:ind w:firstLine="0"/>
              <w:jc w:val="center"/>
              <w:rPr>
                <w:ins w:id="244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AB8D367" w14:textId="77777777" w:rsidR="000F713F" w:rsidRPr="000F713F" w:rsidRDefault="000F713F" w:rsidP="000F713F">
            <w:pPr>
              <w:keepLines/>
              <w:numPr>
                <w:ilvl w:val="0"/>
                <w:numId w:val="33"/>
              </w:numPr>
              <w:spacing w:before="40" w:after="40"/>
              <w:ind w:firstLine="0"/>
              <w:jc w:val="center"/>
              <w:rPr>
                <w:ins w:id="244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F92FCFF" w14:textId="77777777" w:rsidR="000F713F" w:rsidRPr="000F713F" w:rsidRDefault="000F713F" w:rsidP="000F713F">
            <w:pPr>
              <w:keepLines/>
              <w:numPr>
                <w:ilvl w:val="0"/>
                <w:numId w:val="33"/>
              </w:numPr>
              <w:spacing w:before="40" w:after="40"/>
              <w:ind w:firstLine="0"/>
              <w:jc w:val="center"/>
              <w:rPr>
                <w:ins w:id="244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5008FA9" w14:textId="77777777" w:rsidR="000F713F" w:rsidRPr="000F713F" w:rsidRDefault="000F713F" w:rsidP="000F713F">
            <w:pPr>
              <w:keepLines/>
              <w:numPr>
                <w:ilvl w:val="0"/>
                <w:numId w:val="33"/>
              </w:numPr>
              <w:spacing w:before="40" w:after="40"/>
              <w:ind w:firstLine="0"/>
              <w:jc w:val="center"/>
              <w:rPr>
                <w:ins w:id="2444" w:author="Huawei" w:date="2018-03-28T15:01:00Z"/>
                <w:rFonts w:ascii="Times New Roman" w:eastAsia="SimSun" w:hAnsi="Times New Roman"/>
                <w:color w:val="000000"/>
                <w:kern w:val="24"/>
                <w:sz w:val="16"/>
                <w:szCs w:val="18"/>
                <w:lang w:eastAsia="x-none"/>
              </w:rPr>
            </w:pPr>
          </w:p>
        </w:tc>
      </w:tr>
      <w:tr w:rsidR="000F713F" w:rsidRPr="000F713F" w14:paraId="140B1138" w14:textId="77777777" w:rsidTr="000F713F">
        <w:trPr>
          <w:cantSplit/>
          <w:jc w:val="center"/>
          <w:ins w:id="2445" w:author="Huawei" w:date="2018-03-28T15:01:00Z"/>
        </w:trPr>
        <w:tc>
          <w:tcPr>
            <w:tcW w:w="0" w:type="auto"/>
            <w:vMerge/>
            <w:tcBorders>
              <w:left w:val="single" w:sz="4" w:space="0" w:color="auto"/>
              <w:right w:val="single" w:sz="4" w:space="0" w:color="auto"/>
            </w:tcBorders>
            <w:vAlign w:val="center"/>
          </w:tcPr>
          <w:p w14:paraId="7ED2BF5B" w14:textId="77777777" w:rsidR="000F713F" w:rsidRPr="000F713F" w:rsidRDefault="000F713F" w:rsidP="000F713F">
            <w:pPr>
              <w:ind w:left="720" w:hanging="720"/>
              <w:rPr>
                <w:ins w:id="2446"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604074F" w14:textId="77777777" w:rsidR="000F713F" w:rsidRPr="000F713F" w:rsidRDefault="000F713F" w:rsidP="000F713F">
            <w:pPr>
              <w:keepLines/>
              <w:numPr>
                <w:ilvl w:val="0"/>
                <w:numId w:val="33"/>
              </w:numPr>
              <w:spacing w:before="40" w:after="40"/>
              <w:ind w:firstLine="0"/>
              <w:jc w:val="center"/>
              <w:rPr>
                <w:ins w:id="2447" w:author="Huawei" w:date="2018-03-28T15:01:00Z"/>
                <w:rFonts w:ascii="Symbol" w:eastAsia="SimSun" w:hAnsi="Symbol"/>
                <w:i/>
                <w:sz w:val="16"/>
                <w:szCs w:val="18"/>
                <w:lang w:eastAsia="x-none"/>
              </w:rPr>
            </w:pPr>
            <w:ins w:id="2448"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13994847" w14:textId="77777777" w:rsidR="000F713F" w:rsidRPr="000F713F" w:rsidRDefault="000F713F" w:rsidP="000F713F">
            <w:pPr>
              <w:keepLines/>
              <w:numPr>
                <w:ilvl w:val="0"/>
                <w:numId w:val="33"/>
              </w:numPr>
              <w:spacing w:before="40" w:after="40"/>
              <w:ind w:firstLine="0"/>
              <w:jc w:val="center"/>
              <w:rPr>
                <w:ins w:id="244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A7698E4" w14:textId="77777777" w:rsidR="000F713F" w:rsidRPr="000F713F" w:rsidRDefault="000F713F" w:rsidP="000F713F">
            <w:pPr>
              <w:keepLines/>
              <w:numPr>
                <w:ilvl w:val="0"/>
                <w:numId w:val="33"/>
              </w:numPr>
              <w:spacing w:before="40" w:after="40"/>
              <w:ind w:firstLine="0"/>
              <w:jc w:val="center"/>
              <w:rPr>
                <w:ins w:id="24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2D45F83" w14:textId="77777777" w:rsidR="000F713F" w:rsidRPr="000F713F" w:rsidRDefault="000F713F" w:rsidP="000F713F">
            <w:pPr>
              <w:keepLines/>
              <w:numPr>
                <w:ilvl w:val="0"/>
                <w:numId w:val="33"/>
              </w:numPr>
              <w:spacing w:before="40" w:after="40"/>
              <w:ind w:firstLine="0"/>
              <w:jc w:val="center"/>
              <w:rPr>
                <w:ins w:id="245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60E1A9" w14:textId="77777777" w:rsidR="000F713F" w:rsidRPr="000F713F" w:rsidRDefault="000F713F" w:rsidP="000F713F">
            <w:pPr>
              <w:keepLines/>
              <w:numPr>
                <w:ilvl w:val="0"/>
                <w:numId w:val="33"/>
              </w:numPr>
              <w:spacing w:before="40" w:after="40"/>
              <w:ind w:firstLine="0"/>
              <w:jc w:val="center"/>
              <w:rPr>
                <w:ins w:id="245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BDC54B" w14:textId="77777777" w:rsidR="000F713F" w:rsidRPr="000F713F" w:rsidRDefault="000F713F" w:rsidP="000F713F">
            <w:pPr>
              <w:keepLines/>
              <w:numPr>
                <w:ilvl w:val="0"/>
                <w:numId w:val="33"/>
              </w:numPr>
              <w:spacing w:before="40" w:after="40"/>
              <w:ind w:firstLine="0"/>
              <w:jc w:val="center"/>
              <w:rPr>
                <w:ins w:id="24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46B13A" w14:textId="77777777" w:rsidR="000F713F" w:rsidRPr="000F713F" w:rsidRDefault="000F713F" w:rsidP="000F713F">
            <w:pPr>
              <w:keepLines/>
              <w:numPr>
                <w:ilvl w:val="0"/>
                <w:numId w:val="33"/>
              </w:numPr>
              <w:spacing w:before="40" w:after="40"/>
              <w:ind w:firstLine="0"/>
              <w:jc w:val="center"/>
              <w:rPr>
                <w:ins w:id="245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109D5E4" w14:textId="77777777" w:rsidR="000F713F" w:rsidRPr="000F713F" w:rsidRDefault="000F713F" w:rsidP="000F713F">
            <w:pPr>
              <w:keepLines/>
              <w:numPr>
                <w:ilvl w:val="0"/>
                <w:numId w:val="33"/>
              </w:numPr>
              <w:spacing w:before="40" w:after="40"/>
              <w:ind w:firstLine="0"/>
              <w:jc w:val="center"/>
              <w:rPr>
                <w:ins w:id="245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5F3ACE" w14:textId="77777777" w:rsidR="000F713F" w:rsidRPr="000F713F" w:rsidRDefault="000F713F" w:rsidP="000F713F">
            <w:pPr>
              <w:keepLines/>
              <w:numPr>
                <w:ilvl w:val="0"/>
                <w:numId w:val="33"/>
              </w:numPr>
              <w:spacing w:before="40" w:after="40"/>
              <w:ind w:firstLine="0"/>
              <w:jc w:val="center"/>
              <w:rPr>
                <w:ins w:id="245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D5FECC4" w14:textId="77777777" w:rsidR="000F713F" w:rsidRPr="000F713F" w:rsidRDefault="000F713F" w:rsidP="000F713F">
            <w:pPr>
              <w:keepLines/>
              <w:numPr>
                <w:ilvl w:val="0"/>
                <w:numId w:val="33"/>
              </w:numPr>
              <w:spacing w:before="40" w:after="40"/>
              <w:ind w:firstLine="0"/>
              <w:jc w:val="center"/>
              <w:rPr>
                <w:ins w:id="2457" w:author="Huawei" w:date="2018-03-28T15:01:00Z"/>
                <w:rFonts w:ascii="Times New Roman" w:eastAsia="SimSun" w:hAnsi="Times New Roman"/>
                <w:color w:val="000000"/>
                <w:kern w:val="24"/>
                <w:sz w:val="16"/>
                <w:szCs w:val="18"/>
                <w:lang w:eastAsia="x-none"/>
              </w:rPr>
            </w:pPr>
          </w:p>
        </w:tc>
      </w:tr>
      <w:tr w:rsidR="000F713F" w:rsidRPr="000F713F" w14:paraId="7691F567" w14:textId="77777777" w:rsidTr="000F713F">
        <w:trPr>
          <w:cantSplit/>
          <w:jc w:val="center"/>
          <w:ins w:id="2458" w:author="Huawei" w:date="2018-03-28T15:01:00Z"/>
        </w:trPr>
        <w:tc>
          <w:tcPr>
            <w:tcW w:w="0" w:type="auto"/>
            <w:vMerge/>
            <w:tcBorders>
              <w:left w:val="single" w:sz="4" w:space="0" w:color="auto"/>
              <w:right w:val="single" w:sz="4" w:space="0" w:color="auto"/>
            </w:tcBorders>
            <w:vAlign w:val="center"/>
          </w:tcPr>
          <w:p w14:paraId="07A0481F" w14:textId="77777777" w:rsidR="000F713F" w:rsidRPr="000F713F" w:rsidRDefault="000F713F" w:rsidP="000F713F">
            <w:pPr>
              <w:ind w:left="720" w:hanging="720"/>
              <w:rPr>
                <w:ins w:id="245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AFB7846" w14:textId="77777777" w:rsidR="000F713F" w:rsidRPr="000F713F" w:rsidRDefault="000F713F" w:rsidP="000F713F">
            <w:pPr>
              <w:keepLines/>
              <w:numPr>
                <w:ilvl w:val="0"/>
                <w:numId w:val="33"/>
              </w:numPr>
              <w:spacing w:before="40" w:after="40"/>
              <w:ind w:firstLine="0"/>
              <w:jc w:val="center"/>
              <w:rPr>
                <w:ins w:id="2460" w:author="Huawei" w:date="2018-03-28T15:01:00Z"/>
                <w:rFonts w:ascii="Symbol" w:eastAsia="SimSun" w:hAnsi="Symbol"/>
                <w:i/>
                <w:sz w:val="16"/>
                <w:szCs w:val="18"/>
                <w:lang w:eastAsia="x-none"/>
              </w:rPr>
            </w:pPr>
            <w:ins w:id="2461" w:author="Huawei" w:date="2018-03-28T15:01:00Z">
              <w:r w:rsidRPr="000F713F">
                <w:rPr>
                  <w:rFonts w:ascii="Times New Roman" w:eastAsia="SimSun" w:hAnsi="Times New Roman"/>
                  <w:i/>
                  <w:sz w:val="16"/>
                  <w:szCs w:val="18"/>
                  <w:lang w:eastAsia="x-none"/>
                </w:rPr>
                <w:t>DS</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0C41D2F3" w14:textId="77777777" w:rsidR="000F713F" w:rsidRPr="000F713F" w:rsidRDefault="000F713F" w:rsidP="000F713F">
            <w:pPr>
              <w:keepLines/>
              <w:numPr>
                <w:ilvl w:val="0"/>
                <w:numId w:val="33"/>
              </w:numPr>
              <w:spacing w:before="40" w:after="40"/>
              <w:ind w:firstLine="0"/>
              <w:jc w:val="center"/>
              <w:rPr>
                <w:ins w:id="246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4466C9F" w14:textId="77777777" w:rsidR="000F713F" w:rsidRPr="000F713F" w:rsidRDefault="000F713F" w:rsidP="000F713F">
            <w:pPr>
              <w:keepLines/>
              <w:numPr>
                <w:ilvl w:val="0"/>
                <w:numId w:val="33"/>
              </w:numPr>
              <w:spacing w:before="40" w:after="40"/>
              <w:ind w:firstLine="0"/>
              <w:jc w:val="center"/>
              <w:rPr>
                <w:ins w:id="246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C20061" w14:textId="77777777" w:rsidR="000F713F" w:rsidRPr="000F713F" w:rsidRDefault="000F713F" w:rsidP="000F713F">
            <w:pPr>
              <w:keepLines/>
              <w:numPr>
                <w:ilvl w:val="0"/>
                <w:numId w:val="33"/>
              </w:numPr>
              <w:spacing w:before="40" w:after="40"/>
              <w:ind w:firstLine="0"/>
              <w:jc w:val="center"/>
              <w:rPr>
                <w:ins w:id="24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95634E" w14:textId="77777777" w:rsidR="000F713F" w:rsidRPr="000F713F" w:rsidRDefault="000F713F" w:rsidP="000F713F">
            <w:pPr>
              <w:keepLines/>
              <w:numPr>
                <w:ilvl w:val="0"/>
                <w:numId w:val="33"/>
              </w:numPr>
              <w:spacing w:before="40" w:after="40"/>
              <w:ind w:firstLine="0"/>
              <w:jc w:val="center"/>
              <w:rPr>
                <w:ins w:id="246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0F678C" w14:textId="77777777" w:rsidR="000F713F" w:rsidRPr="000F713F" w:rsidRDefault="000F713F" w:rsidP="000F713F">
            <w:pPr>
              <w:keepLines/>
              <w:numPr>
                <w:ilvl w:val="0"/>
                <w:numId w:val="33"/>
              </w:numPr>
              <w:spacing w:before="40" w:after="40"/>
              <w:ind w:firstLine="0"/>
              <w:jc w:val="center"/>
              <w:rPr>
                <w:ins w:id="246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104593F" w14:textId="77777777" w:rsidR="000F713F" w:rsidRPr="000F713F" w:rsidRDefault="000F713F" w:rsidP="000F713F">
            <w:pPr>
              <w:keepLines/>
              <w:numPr>
                <w:ilvl w:val="0"/>
                <w:numId w:val="33"/>
              </w:numPr>
              <w:spacing w:before="40" w:after="40"/>
              <w:ind w:firstLine="0"/>
              <w:jc w:val="center"/>
              <w:rPr>
                <w:ins w:id="246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E0BB98" w14:textId="77777777" w:rsidR="000F713F" w:rsidRPr="000F713F" w:rsidRDefault="000F713F" w:rsidP="000F713F">
            <w:pPr>
              <w:keepLines/>
              <w:numPr>
                <w:ilvl w:val="0"/>
                <w:numId w:val="33"/>
              </w:numPr>
              <w:spacing w:before="40" w:after="40"/>
              <w:ind w:firstLine="0"/>
              <w:jc w:val="center"/>
              <w:rPr>
                <w:ins w:id="246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89C423" w14:textId="77777777" w:rsidR="000F713F" w:rsidRPr="000F713F" w:rsidRDefault="000F713F" w:rsidP="000F713F">
            <w:pPr>
              <w:keepLines/>
              <w:numPr>
                <w:ilvl w:val="0"/>
                <w:numId w:val="33"/>
              </w:numPr>
              <w:spacing w:before="40" w:after="40"/>
              <w:ind w:firstLine="0"/>
              <w:jc w:val="center"/>
              <w:rPr>
                <w:ins w:id="246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6362763" w14:textId="77777777" w:rsidR="000F713F" w:rsidRPr="000F713F" w:rsidRDefault="000F713F" w:rsidP="000F713F">
            <w:pPr>
              <w:keepLines/>
              <w:numPr>
                <w:ilvl w:val="0"/>
                <w:numId w:val="33"/>
              </w:numPr>
              <w:spacing w:before="40" w:after="40"/>
              <w:ind w:firstLine="0"/>
              <w:jc w:val="center"/>
              <w:rPr>
                <w:ins w:id="2470" w:author="Huawei" w:date="2018-03-28T15:01:00Z"/>
                <w:rFonts w:ascii="Times New Roman" w:eastAsia="SimSun" w:hAnsi="Times New Roman"/>
                <w:color w:val="000000"/>
                <w:kern w:val="24"/>
                <w:sz w:val="16"/>
                <w:szCs w:val="18"/>
                <w:lang w:eastAsia="x-none"/>
              </w:rPr>
            </w:pPr>
          </w:p>
        </w:tc>
      </w:tr>
      <w:tr w:rsidR="000F713F" w:rsidRPr="000F713F" w14:paraId="6F6C03AD" w14:textId="77777777" w:rsidTr="000F713F">
        <w:trPr>
          <w:cantSplit/>
          <w:jc w:val="center"/>
          <w:ins w:id="2471" w:author="Huawei" w:date="2018-03-28T15:01:00Z"/>
        </w:trPr>
        <w:tc>
          <w:tcPr>
            <w:tcW w:w="0" w:type="auto"/>
            <w:vMerge/>
            <w:tcBorders>
              <w:left w:val="single" w:sz="4" w:space="0" w:color="auto"/>
              <w:right w:val="single" w:sz="4" w:space="0" w:color="auto"/>
            </w:tcBorders>
            <w:vAlign w:val="center"/>
          </w:tcPr>
          <w:p w14:paraId="58805499" w14:textId="77777777" w:rsidR="000F713F" w:rsidRPr="000F713F" w:rsidRDefault="000F713F" w:rsidP="000F713F">
            <w:pPr>
              <w:ind w:left="720" w:hanging="720"/>
              <w:rPr>
                <w:ins w:id="2472"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E3A45E0" w14:textId="77777777" w:rsidR="000F713F" w:rsidRPr="000F713F" w:rsidRDefault="000F713F" w:rsidP="000F713F">
            <w:pPr>
              <w:keepLines/>
              <w:numPr>
                <w:ilvl w:val="0"/>
                <w:numId w:val="33"/>
              </w:numPr>
              <w:spacing w:before="40" w:after="40"/>
              <w:ind w:firstLine="0"/>
              <w:jc w:val="center"/>
              <w:rPr>
                <w:ins w:id="2473" w:author="Huawei" w:date="2018-03-28T15:01:00Z"/>
                <w:rFonts w:ascii="Symbol" w:eastAsia="SimSun" w:hAnsi="Symbol"/>
                <w:i/>
                <w:sz w:val="16"/>
                <w:szCs w:val="18"/>
                <w:lang w:eastAsia="x-none"/>
              </w:rPr>
            </w:pPr>
            <w:ins w:id="2474"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vertAlign w:val="subscript"/>
                  <w:lang w:eastAsia="x-none"/>
                </w:rPr>
                <w:t xml:space="preserve"> </w:t>
              </w:r>
              <w:r w:rsidRPr="000F713F">
                <w:rPr>
                  <w:rFonts w:ascii="Times New Roman" w:eastAsia="SimSun" w:hAnsi="Times New Roman"/>
                  <w:sz w:val="16"/>
                  <w:szCs w:val="18"/>
                  <w:lang w:eastAsia="x-none"/>
                </w:rPr>
                <w:t xml:space="preserve">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2C97897A" w14:textId="77777777" w:rsidR="000F713F" w:rsidRPr="000F713F" w:rsidRDefault="000F713F" w:rsidP="000F713F">
            <w:pPr>
              <w:keepLines/>
              <w:numPr>
                <w:ilvl w:val="0"/>
                <w:numId w:val="33"/>
              </w:numPr>
              <w:spacing w:before="40" w:after="40"/>
              <w:ind w:firstLine="0"/>
              <w:jc w:val="center"/>
              <w:rPr>
                <w:ins w:id="247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C81E4C3" w14:textId="77777777" w:rsidR="000F713F" w:rsidRPr="000F713F" w:rsidRDefault="000F713F" w:rsidP="000F713F">
            <w:pPr>
              <w:keepLines/>
              <w:numPr>
                <w:ilvl w:val="0"/>
                <w:numId w:val="33"/>
              </w:numPr>
              <w:spacing w:before="40" w:after="40"/>
              <w:ind w:firstLine="0"/>
              <w:jc w:val="center"/>
              <w:rPr>
                <w:ins w:id="247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E31E5B5" w14:textId="77777777" w:rsidR="000F713F" w:rsidRPr="000F713F" w:rsidRDefault="000F713F" w:rsidP="000F713F">
            <w:pPr>
              <w:keepLines/>
              <w:numPr>
                <w:ilvl w:val="0"/>
                <w:numId w:val="33"/>
              </w:numPr>
              <w:spacing w:before="40" w:after="40"/>
              <w:ind w:firstLine="0"/>
              <w:jc w:val="center"/>
              <w:rPr>
                <w:ins w:id="247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B461490" w14:textId="77777777" w:rsidR="000F713F" w:rsidRPr="000F713F" w:rsidRDefault="000F713F" w:rsidP="000F713F">
            <w:pPr>
              <w:keepLines/>
              <w:numPr>
                <w:ilvl w:val="0"/>
                <w:numId w:val="33"/>
              </w:numPr>
              <w:spacing w:before="40" w:after="40"/>
              <w:ind w:firstLine="0"/>
              <w:jc w:val="center"/>
              <w:rPr>
                <w:ins w:id="247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8FC0E9" w14:textId="77777777" w:rsidR="000F713F" w:rsidRPr="000F713F" w:rsidRDefault="000F713F" w:rsidP="000F713F">
            <w:pPr>
              <w:keepLines/>
              <w:numPr>
                <w:ilvl w:val="0"/>
                <w:numId w:val="33"/>
              </w:numPr>
              <w:spacing w:before="40" w:after="40"/>
              <w:ind w:firstLine="0"/>
              <w:jc w:val="center"/>
              <w:rPr>
                <w:ins w:id="247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E89A5D" w14:textId="77777777" w:rsidR="000F713F" w:rsidRPr="000F713F" w:rsidRDefault="000F713F" w:rsidP="000F713F">
            <w:pPr>
              <w:keepLines/>
              <w:numPr>
                <w:ilvl w:val="0"/>
                <w:numId w:val="33"/>
              </w:numPr>
              <w:spacing w:before="40" w:after="40"/>
              <w:ind w:firstLine="0"/>
              <w:jc w:val="center"/>
              <w:rPr>
                <w:ins w:id="248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76B4F5" w14:textId="77777777" w:rsidR="000F713F" w:rsidRPr="000F713F" w:rsidRDefault="000F713F" w:rsidP="000F713F">
            <w:pPr>
              <w:keepLines/>
              <w:numPr>
                <w:ilvl w:val="0"/>
                <w:numId w:val="33"/>
              </w:numPr>
              <w:spacing w:before="40" w:after="40"/>
              <w:ind w:firstLine="0"/>
              <w:jc w:val="center"/>
              <w:rPr>
                <w:ins w:id="248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08E64F" w14:textId="77777777" w:rsidR="000F713F" w:rsidRPr="000F713F" w:rsidRDefault="000F713F" w:rsidP="000F713F">
            <w:pPr>
              <w:keepLines/>
              <w:numPr>
                <w:ilvl w:val="0"/>
                <w:numId w:val="33"/>
              </w:numPr>
              <w:spacing w:before="40" w:after="40"/>
              <w:ind w:firstLine="0"/>
              <w:jc w:val="center"/>
              <w:rPr>
                <w:ins w:id="248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A782D3A" w14:textId="77777777" w:rsidR="000F713F" w:rsidRPr="000F713F" w:rsidRDefault="000F713F" w:rsidP="000F713F">
            <w:pPr>
              <w:keepLines/>
              <w:numPr>
                <w:ilvl w:val="0"/>
                <w:numId w:val="33"/>
              </w:numPr>
              <w:spacing w:before="40" w:after="40"/>
              <w:ind w:firstLine="0"/>
              <w:jc w:val="center"/>
              <w:rPr>
                <w:ins w:id="2483" w:author="Huawei" w:date="2018-03-28T15:01:00Z"/>
                <w:rFonts w:ascii="Times New Roman" w:eastAsia="SimSun" w:hAnsi="Times New Roman"/>
                <w:color w:val="000000"/>
                <w:kern w:val="24"/>
                <w:sz w:val="16"/>
                <w:szCs w:val="18"/>
                <w:lang w:eastAsia="x-none"/>
              </w:rPr>
            </w:pPr>
          </w:p>
        </w:tc>
      </w:tr>
      <w:tr w:rsidR="000F713F" w:rsidRPr="000F713F" w14:paraId="02D6A9CE" w14:textId="77777777" w:rsidTr="000F713F">
        <w:trPr>
          <w:cantSplit/>
          <w:jc w:val="center"/>
          <w:ins w:id="2484" w:author="Huawei" w:date="2018-03-28T15:01:00Z"/>
        </w:trPr>
        <w:tc>
          <w:tcPr>
            <w:tcW w:w="0" w:type="auto"/>
            <w:vMerge/>
            <w:tcBorders>
              <w:left w:val="single" w:sz="4" w:space="0" w:color="auto"/>
              <w:right w:val="single" w:sz="4" w:space="0" w:color="auto"/>
            </w:tcBorders>
            <w:vAlign w:val="center"/>
          </w:tcPr>
          <w:p w14:paraId="1DD5FC8F" w14:textId="77777777" w:rsidR="000F713F" w:rsidRPr="000F713F" w:rsidRDefault="000F713F" w:rsidP="000F713F">
            <w:pPr>
              <w:ind w:left="720" w:hanging="720"/>
              <w:rPr>
                <w:ins w:id="2485"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546C567" w14:textId="77777777" w:rsidR="000F713F" w:rsidRPr="000F713F" w:rsidRDefault="000F713F" w:rsidP="000F713F">
            <w:pPr>
              <w:keepLines/>
              <w:numPr>
                <w:ilvl w:val="0"/>
                <w:numId w:val="33"/>
              </w:numPr>
              <w:spacing w:before="40" w:after="40"/>
              <w:ind w:firstLine="0"/>
              <w:jc w:val="center"/>
              <w:rPr>
                <w:ins w:id="2486" w:author="Huawei" w:date="2018-03-28T15:01:00Z"/>
                <w:rFonts w:ascii="Symbol" w:eastAsia="SimSun" w:hAnsi="Symbol"/>
                <w:i/>
                <w:sz w:val="16"/>
                <w:szCs w:val="18"/>
                <w:lang w:eastAsia="x-none"/>
              </w:rPr>
            </w:pPr>
            <w:ins w:id="2487"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770FD6E2" w14:textId="77777777" w:rsidR="000F713F" w:rsidRPr="000F713F" w:rsidRDefault="000F713F" w:rsidP="000F713F">
            <w:pPr>
              <w:keepLines/>
              <w:numPr>
                <w:ilvl w:val="0"/>
                <w:numId w:val="33"/>
              </w:numPr>
              <w:spacing w:before="40" w:after="40"/>
              <w:ind w:firstLine="0"/>
              <w:jc w:val="center"/>
              <w:rPr>
                <w:ins w:id="248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5B38D78" w14:textId="77777777" w:rsidR="000F713F" w:rsidRPr="000F713F" w:rsidRDefault="000F713F" w:rsidP="000F713F">
            <w:pPr>
              <w:keepLines/>
              <w:numPr>
                <w:ilvl w:val="0"/>
                <w:numId w:val="33"/>
              </w:numPr>
              <w:spacing w:before="40" w:after="40"/>
              <w:ind w:firstLine="0"/>
              <w:jc w:val="center"/>
              <w:rPr>
                <w:ins w:id="248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44707B0" w14:textId="77777777" w:rsidR="000F713F" w:rsidRPr="000F713F" w:rsidRDefault="000F713F" w:rsidP="000F713F">
            <w:pPr>
              <w:keepLines/>
              <w:numPr>
                <w:ilvl w:val="0"/>
                <w:numId w:val="33"/>
              </w:numPr>
              <w:spacing w:before="40" w:after="40"/>
              <w:ind w:firstLine="0"/>
              <w:jc w:val="center"/>
              <w:rPr>
                <w:ins w:id="249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FED5A2" w14:textId="77777777" w:rsidR="000F713F" w:rsidRPr="000F713F" w:rsidRDefault="000F713F" w:rsidP="000F713F">
            <w:pPr>
              <w:keepLines/>
              <w:numPr>
                <w:ilvl w:val="0"/>
                <w:numId w:val="33"/>
              </w:numPr>
              <w:spacing w:before="40" w:after="40"/>
              <w:ind w:firstLine="0"/>
              <w:jc w:val="center"/>
              <w:rPr>
                <w:ins w:id="249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569ADF" w14:textId="77777777" w:rsidR="000F713F" w:rsidRPr="000F713F" w:rsidRDefault="000F713F" w:rsidP="000F713F">
            <w:pPr>
              <w:keepLines/>
              <w:numPr>
                <w:ilvl w:val="0"/>
                <w:numId w:val="33"/>
              </w:numPr>
              <w:spacing w:before="40" w:after="40"/>
              <w:ind w:firstLine="0"/>
              <w:jc w:val="center"/>
              <w:rPr>
                <w:ins w:id="249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800999" w14:textId="77777777" w:rsidR="000F713F" w:rsidRPr="000F713F" w:rsidRDefault="000F713F" w:rsidP="000F713F">
            <w:pPr>
              <w:keepLines/>
              <w:numPr>
                <w:ilvl w:val="0"/>
                <w:numId w:val="33"/>
              </w:numPr>
              <w:spacing w:before="40" w:after="40"/>
              <w:ind w:firstLine="0"/>
              <w:jc w:val="center"/>
              <w:rPr>
                <w:ins w:id="249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FCE8FC" w14:textId="77777777" w:rsidR="000F713F" w:rsidRPr="000F713F" w:rsidRDefault="000F713F" w:rsidP="000F713F">
            <w:pPr>
              <w:keepLines/>
              <w:numPr>
                <w:ilvl w:val="0"/>
                <w:numId w:val="33"/>
              </w:numPr>
              <w:spacing w:before="40" w:after="40"/>
              <w:ind w:firstLine="0"/>
              <w:jc w:val="center"/>
              <w:rPr>
                <w:ins w:id="249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82BA14" w14:textId="77777777" w:rsidR="000F713F" w:rsidRPr="000F713F" w:rsidRDefault="000F713F" w:rsidP="000F713F">
            <w:pPr>
              <w:keepLines/>
              <w:numPr>
                <w:ilvl w:val="0"/>
                <w:numId w:val="33"/>
              </w:numPr>
              <w:spacing w:before="40" w:after="40"/>
              <w:ind w:firstLine="0"/>
              <w:jc w:val="center"/>
              <w:rPr>
                <w:ins w:id="249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4296363" w14:textId="77777777" w:rsidR="000F713F" w:rsidRPr="000F713F" w:rsidRDefault="000F713F" w:rsidP="000F713F">
            <w:pPr>
              <w:keepLines/>
              <w:numPr>
                <w:ilvl w:val="0"/>
                <w:numId w:val="33"/>
              </w:numPr>
              <w:spacing w:before="40" w:after="40"/>
              <w:ind w:firstLine="0"/>
              <w:jc w:val="center"/>
              <w:rPr>
                <w:ins w:id="2496" w:author="Huawei" w:date="2018-03-28T15:01:00Z"/>
                <w:rFonts w:ascii="Times New Roman" w:eastAsia="SimSun" w:hAnsi="Times New Roman"/>
                <w:color w:val="000000"/>
                <w:kern w:val="24"/>
                <w:sz w:val="16"/>
                <w:szCs w:val="18"/>
                <w:lang w:eastAsia="x-none"/>
              </w:rPr>
            </w:pPr>
          </w:p>
        </w:tc>
      </w:tr>
      <w:tr w:rsidR="000F713F" w:rsidRPr="000F713F" w14:paraId="188E3667" w14:textId="77777777" w:rsidTr="000F713F">
        <w:trPr>
          <w:cantSplit/>
          <w:jc w:val="center"/>
          <w:ins w:id="2497" w:author="Huawei" w:date="2018-03-28T15:01:00Z"/>
        </w:trPr>
        <w:tc>
          <w:tcPr>
            <w:tcW w:w="0" w:type="auto"/>
            <w:vMerge/>
            <w:tcBorders>
              <w:left w:val="single" w:sz="4" w:space="0" w:color="auto"/>
              <w:right w:val="single" w:sz="4" w:space="0" w:color="auto"/>
            </w:tcBorders>
            <w:vAlign w:val="center"/>
          </w:tcPr>
          <w:p w14:paraId="003CF957" w14:textId="77777777" w:rsidR="000F713F" w:rsidRPr="000F713F" w:rsidRDefault="000F713F" w:rsidP="000F713F">
            <w:pPr>
              <w:ind w:left="720" w:hanging="720"/>
              <w:rPr>
                <w:ins w:id="2498"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E36263F" w14:textId="77777777" w:rsidR="000F713F" w:rsidRPr="000F713F" w:rsidRDefault="000F713F" w:rsidP="000F713F">
            <w:pPr>
              <w:keepLines/>
              <w:numPr>
                <w:ilvl w:val="0"/>
                <w:numId w:val="33"/>
              </w:numPr>
              <w:spacing w:before="40" w:after="40"/>
              <w:ind w:firstLine="0"/>
              <w:jc w:val="center"/>
              <w:rPr>
                <w:ins w:id="2499" w:author="Huawei" w:date="2018-03-28T15:01:00Z"/>
                <w:rFonts w:ascii="Symbol" w:eastAsia="SimSun" w:hAnsi="Symbol"/>
                <w:i/>
                <w:sz w:val="16"/>
                <w:szCs w:val="18"/>
                <w:lang w:eastAsia="x-none"/>
              </w:rPr>
            </w:pPr>
            <w:ins w:id="2500" w:author="Huawei" w:date="2018-03-28T15:0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3E660CBB" w14:textId="77777777" w:rsidR="000F713F" w:rsidRPr="000F713F" w:rsidRDefault="000F713F" w:rsidP="000F713F">
            <w:pPr>
              <w:keepLines/>
              <w:numPr>
                <w:ilvl w:val="0"/>
                <w:numId w:val="33"/>
              </w:numPr>
              <w:spacing w:before="40" w:after="40"/>
              <w:ind w:firstLine="0"/>
              <w:jc w:val="center"/>
              <w:rPr>
                <w:ins w:id="250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C03474F" w14:textId="77777777" w:rsidR="000F713F" w:rsidRPr="000F713F" w:rsidRDefault="000F713F" w:rsidP="000F713F">
            <w:pPr>
              <w:keepLines/>
              <w:numPr>
                <w:ilvl w:val="0"/>
                <w:numId w:val="33"/>
              </w:numPr>
              <w:spacing w:before="40" w:after="40"/>
              <w:ind w:firstLine="0"/>
              <w:jc w:val="center"/>
              <w:rPr>
                <w:ins w:id="25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D398AF" w14:textId="77777777" w:rsidR="000F713F" w:rsidRPr="000F713F" w:rsidRDefault="000F713F" w:rsidP="000F713F">
            <w:pPr>
              <w:keepLines/>
              <w:numPr>
                <w:ilvl w:val="0"/>
                <w:numId w:val="33"/>
              </w:numPr>
              <w:spacing w:before="40" w:after="40"/>
              <w:ind w:firstLine="0"/>
              <w:jc w:val="center"/>
              <w:rPr>
                <w:ins w:id="25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955C7F" w14:textId="77777777" w:rsidR="000F713F" w:rsidRPr="000F713F" w:rsidRDefault="000F713F" w:rsidP="000F713F">
            <w:pPr>
              <w:keepLines/>
              <w:numPr>
                <w:ilvl w:val="0"/>
                <w:numId w:val="33"/>
              </w:numPr>
              <w:spacing w:before="40" w:after="40"/>
              <w:ind w:firstLine="0"/>
              <w:jc w:val="center"/>
              <w:rPr>
                <w:ins w:id="250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10A55B3" w14:textId="77777777" w:rsidR="000F713F" w:rsidRPr="000F713F" w:rsidRDefault="000F713F" w:rsidP="000F713F">
            <w:pPr>
              <w:keepLines/>
              <w:numPr>
                <w:ilvl w:val="0"/>
                <w:numId w:val="33"/>
              </w:numPr>
              <w:spacing w:before="40" w:after="40"/>
              <w:ind w:firstLine="0"/>
              <w:jc w:val="center"/>
              <w:rPr>
                <w:ins w:id="250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86542D" w14:textId="77777777" w:rsidR="000F713F" w:rsidRPr="000F713F" w:rsidRDefault="000F713F" w:rsidP="000F713F">
            <w:pPr>
              <w:keepLines/>
              <w:numPr>
                <w:ilvl w:val="0"/>
                <w:numId w:val="33"/>
              </w:numPr>
              <w:spacing w:before="40" w:after="40"/>
              <w:ind w:firstLine="0"/>
              <w:jc w:val="center"/>
              <w:rPr>
                <w:ins w:id="250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57F2E7" w14:textId="77777777" w:rsidR="000F713F" w:rsidRPr="000F713F" w:rsidRDefault="000F713F" w:rsidP="000F713F">
            <w:pPr>
              <w:keepLines/>
              <w:numPr>
                <w:ilvl w:val="0"/>
                <w:numId w:val="33"/>
              </w:numPr>
              <w:spacing w:before="40" w:after="40"/>
              <w:ind w:firstLine="0"/>
              <w:jc w:val="center"/>
              <w:rPr>
                <w:ins w:id="250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0E61DE" w14:textId="77777777" w:rsidR="000F713F" w:rsidRPr="000F713F" w:rsidRDefault="000F713F" w:rsidP="000F713F">
            <w:pPr>
              <w:keepLines/>
              <w:numPr>
                <w:ilvl w:val="0"/>
                <w:numId w:val="33"/>
              </w:numPr>
              <w:spacing w:before="40" w:after="40"/>
              <w:ind w:firstLine="0"/>
              <w:jc w:val="center"/>
              <w:rPr>
                <w:ins w:id="250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7CD42F2" w14:textId="77777777" w:rsidR="000F713F" w:rsidRPr="000F713F" w:rsidRDefault="000F713F" w:rsidP="000F713F">
            <w:pPr>
              <w:keepLines/>
              <w:numPr>
                <w:ilvl w:val="0"/>
                <w:numId w:val="33"/>
              </w:numPr>
              <w:spacing w:before="40" w:after="40"/>
              <w:ind w:firstLine="0"/>
              <w:jc w:val="center"/>
              <w:rPr>
                <w:ins w:id="2509" w:author="Huawei" w:date="2018-03-28T15:01:00Z"/>
                <w:rFonts w:ascii="Times New Roman" w:eastAsia="SimSun" w:hAnsi="Times New Roman"/>
                <w:color w:val="000000"/>
                <w:kern w:val="24"/>
                <w:sz w:val="16"/>
                <w:szCs w:val="18"/>
                <w:lang w:eastAsia="x-none"/>
              </w:rPr>
            </w:pPr>
          </w:p>
        </w:tc>
      </w:tr>
      <w:tr w:rsidR="000F713F" w:rsidRPr="000F713F" w14:paraId="43BF1824" w14:textId="77777777" w:rsidTr="000F713F">
        <w:trPr>
          <w:cantSplit/>
          <w:jc w:val="center"/>
          <w:ins w:id="2510" w:author="Huawei" w:date="2018-03-28T15:01:00Z"/>
        </w:trPr>
        <w:tc>
          <w:tcPr>
            <w:tcW w:w="0" w:type="auto"/>
            <w:vMerge/>
            <w:tcBorders>
              <w:left w:val="single" w:sz="4" w:space="0" w:color="auto"/>
              <w:right w:val="single" w:sz="4" w:space="0" w:color="auto"/>
            </w:tcBorders>
            <w:vAlign w:val="center"/>
          </w:tcPr>
          <w:p w14:paraId="22C9C3E5" w14:textId="77777777" w:rsidR="000F713F" w:rsidRPr="000F713F" w:rsidRDefault="000F713F" w:rsidP="000F713F">
            <w:pPr>
              <w:ind w:left="720" w:hanging="720"/>
              <w:rPr>
                <w:ins w:id="2511"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16CDDB1" w14:textId="77777777" w:rsidR="000F713F" w:rsidRPr="000F713F" w:rsidRDefault="000F713F" w:rsidP="000F713F">
            <w:pPr>
              <w:keepLines/>
              <w:numPr>
                <w:ilvl w:val="0"/>
                <w:numId w:val="33"/>
              </w:numPr>
              <w:spacing w:before="40" w:after="40"/>
              <w:ind w:firstLine="0"/>
              <w:jc w:val="center"/>
              <w:rPr>
                <w:ins w:id="2512" w:author="Huawei" w:date="2018-03-28T15:01:00Z"/>
                <w:rFonts w:ascii="Symbol" w:eastAsia="SimSun" w:hAnsi="Symbol"/>
                <w:i/>
                <w:sz w:val="16"/>
                <w:szCs w:val="18"/>
                <w:lang w:eastAsia="x-none"/>
              </w:rPr>
            </w:pPr>
            <w:ins w:id="2513" w:author="Huawei" w:date="2018-03-28T15:01:00Z">
              <w:r w:rsidRPr="000F713F">
                <w:rPr>
                  <w:rFonts w:ascii="Times New Roman" w:eastAsia="SimSun" w:hAnsi="Times New Roman"/>
                  <w:i/>
                  <w:sz w:val="16"/>
                  <w:szCs w:val="18"/>
                  <w:lang w:eastAsia="x-none"/>
                </w:rPr>
                <w:t>DS</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38819D4D" w14:textId="77777777" w:rsidR="000F713F" w:rsidRPr="000F713F" w:rsidRDefault="000F713F" w:rsidP="000F713F">
            <w:pPr>
              <w:keepLines/>
              <w:numPr>
                <w:ilvl w:val="0"/>
                <w:numId w:val="33"/>
              </w:numPr>
              <w:spacing w:before="40" w:after="40"/>
              <w:ind w:firstLine="0"/>
              <w:jc w:val="center"/>
              <w:rPr>
                <w:ins w:id="251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F7C702F" w14:textId="77777777" w:rsidR="000F713F" w:rsidRPr="000F713F" w:rsidRDefault="000F713F" w:rsidP="000F713F">
            <w:pPr>
              <w:keepLines/>
              <w:numPr>
                <w:ilvl w:val="0"/>
                <w:numId w:val="33"/>
              </w:numPr>
              <w:spacing w:before="40" w:after="40"/>
              <w:ind w:firstLine="0"/>
              <w:jc w:val="center"/>
              <w:rPr>
                <w:ins w:id="25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E8936A" w14:textId="77777777" w:rsidR="000F713F" w:rsidRPr="000F713F" w:rsidRDefault="000F713F" w:rsidP="000F713F">
            <w:pPr>
              <w:keepLines/>
              <w:numPr>
                <w:ilvl w:val="0"/>
                <w:numId w:val="33"/>
              </w:numPr>
              <w:spacing w:before="40" w:after="40"/>
              <w:ind w:firstLine="0"/>
              <w:jc w:val="center"/>
              <w:rPr>
                <w:ins w:id="25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C6C2944" w14:textId="77777777" w:rsidR="000F713F" w:rsidRPr="000F713F" w:rsidRDefault="000F713F" w:rsidP="000F713F">
            <w:pPr>
              <w:keepLines/>
              <w:numPr>
                <w:ilvl w:val="0"/>
                <w:numId w:val="33"/>
              </w:numPr>
              <w:spacing w:before="40" w:after="40"/>
              <w:ind w:firstLine="0"/>
              <w:jc w:val="center"/>
              <w:rPr>
                <w:ins w:id="251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C77F4C9" w14:textId="77777777" w:rsidR="000F713F" w:rsidRPr="000F713F" w:rsidRDefault="000F713F" w:rsidP="000F713F">
            <w:pPr>
              <w:keepLines/>
              <w:numPr>
                <w:ilvl w:val="0"/>
                <w:numId w:val="33"/>
              </w:numPr>
              <w:spacing w:before="40" w:after="40"/>
              <w:ind w:firstLine="0"/>
              <w:jc w:val="center"/>
              <w:rPr>
                <w:ins w:id="251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0F6B01D" w14:textId="77777777" w:rsidR="000F713F" w:rsidRPr="000F713F" w:rsidRDefault="000F713F" w:rsidP="000F713F">
            <w:pPr>
              <w:keepLines/>
              <w:numPr>
                <w:ilvl w:val="0"/>
                <w:numId w:val="33"/>
              </w:numPr>
              <w:spacing w:before="40" w:after="40"/>
              <w:ind w:firstLine="0"/>
              <w:jc w:val="center"/>
              <w:rPr>
                <w:ins w:id="251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CF345C" w14:textId="77777777" w:rsidR="000F713F" w:rsidRPr="000F713F" w:rsidRDefault="000F713F" w:rsidP="000F713F">
            <w:pPr>
              <w:keepLines/>
              <w:numPr>
                <w:ilvl w:val="0"/>
                <w:numId w:val="33"/>
              </w:numPr>
              <w:spacing w:before="40" w:after="40"/>
              <w:ind w:firstLine="0"/>
              <w:jc w:val="center"/>
              <w:rPr>
                <w:ins w:id="252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186F83" w14:textId="77777777" w:rsidR="000F713F" w:rsidRPr="000F713F" w:rsidRDefault="000F713F" w:rsidP="000F713F">
            <w:pPr>
              <w:keepLines/>
              <w:numPr>
                <w:ilvl w:val="0"/>
                <w:numId w:val="33"/>
              </w:numPr>
              <w:spacing w:before="40" w:after="40"/>
              <w:ind w:firstLine="0"/>
              <w:jc w:val="center"/>
              <w:rPr>
                <w:ins w:id="252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E7AB001" w14:textId="77777777" w:rsidR="000F713F" w:rsidRPr="000F713F" w:rsidRDefault="000F713F" w:rsidP="000F713F">
            <w:pPr>
              <w:keepLines/>
              <w:numPr>
                <w:ilvl w:val="0"/>
                <w:numId w:val="33"/>
              </w:numPr>
              <w:spacing w:before="40" w:after="40"/>
              <w:ind w:firstLine="0"/>
              <w:jc w:val="center"/>
              <w:rPr>
                <w:ins w:id="2522" w:author="Huawei" w:date="2018-03-28T15:01:00Z"/>
                <w:rFonts w:ascii="Times New Roman" w:eastAsia="SimSun" w:hAnsi="Times New Roman"/>
                <w:color w:val="000000"/>
                <w:kern w:val="24"/>
                <w:sz w:val="16"/>
                <w:szCs w:val="18"/>
                <w:lang w:eastAsia="x-none"/>
              </w:rPr>
            </w:pPr>
          </w:p>
        </w:tc>
      </w:tr>
      <w:tr w:rsidR="000F713F" w:rsidRPr="000F713F" w14:paraId="3EE05418" w14:textId="77777777" w:rsidTr="000F713F">
        <w:trPr>
          <w:cantSplit/>
          <w:jc w:val="center"/>
          <w:ins w:id="2523" w:author="Huawei" w:date="2018-03-28T15:01:00Z"/>
        </w:trPr>
        <w:tc>
          <w:tcPr>
            <w:tcW w:w="0" w:type="auto"/>
            <w:vMerge/>
            <w:tcBorders>
              <w:left w:val="single" w:sz="4" w:space="0" w:color="auto"/>
              <w:right w:val="single" w:sz="4" w:space="0" w:color="auto"/>
            </w:tcBorders>
            <w:vAlign w:val="center"/>
          </w:tcPr>
          <w:p w14:paraId="150DFEB6" w14:textId="77777777" w:rsidR="000F713F" w:rsidRPr="000F713F" w:rsidRDefault="000F713F" w:rsidP="000F713F">
            <w:pPr>
              <w:ind w:left="720" w:hanging="720"/>
              <w:rPr>
                <w:ins w:id="2524"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4F15998" w14:textId="77777777" w:rsidR="000F713F" w:rsidRPr="000F713F" w:rsidRDefault="000F713F" w:rsidP="000F713F">
            <w:pPr>
              <w:keepLines/>
              <w:numPr>
                <w:ilvl w:val="0"/>
                <w:numId w:val="33"/>
              </w:numPr>
              <w:spacing w:before="40" w:after="40"/>
              <w:ind w:firstLine="0"/>
              <w:jc w:val="center"/>
              <w:rPr>
                <w:ins w:id="2525" w:author="Huawei" w:date="2018-03-28T15:01:00Z"/>
                <w:rFonts w:ascii="Symbol" w:eastAsia="SimSun" w:hAnsi="Symbol"/>
                <w:i/>
                <w:sz w:val="16"/>
                <w:szCs w:val="18"/>
                <w:lang w:eastAsia="x-none"/>
              </w:rPr>
            </w:pPr>
            <w:ins w:id="2526" w:author="Huawei" w:date="2018-03-28T15:01:00Z">
              <w:r w:rsidRPr="000F713F">
                <w:rPr>
                  <w:rFonts w:ascii="Times New Roman" w:eastAsia="SimSun" w:hAnsi="Times New Roman"/>
                  <w:i/>
                  <w:sz w:val="16"/>
                  <w:szCs w:val="18"/>
                  <w:lang w:eastAsia="x-none"/>
                </w:rPr>
                <w:t>SF</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4A06EF04" w14:textId="77777777" w:rsidR="000F713F" w:rsidRPr="000F713F" w:rsidRDefault="000F713F" w:rsidP="000F713F">
            <w:pPr>
              <w:keepLines/>
              <w:numPr>
                <w:ilvl w:val="0"/>
                <w:numId w:val="33"/>
              </w:numPr>
              <w:spacing w:before="40" w:after="40"/>
              <w:ind w:firstLine="0"/>
              <w:jc w:val="center"/>
              <w:rPr>
                <w:ins w:id="252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70C3B48" w14:textId="77777777" w:rsidR="000F713F" w:rsidRPr="000F713F" w:rsidRDefault="000F713F" w:rsidP="000F713F">
            <w:pPr>
              <w:keepLines/>
              <w:numPr>
                <w:ilvl w:val="0"/>
                <w:numId w:val="33"/>
              </w:numPr>
              <w:spacing w:before="40" w:after="40"/>
              <w:ind w:firstLine="0"/>
              <w:jc w:val="center"/>
              <w:rPr>
                <w:ins w:id="25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B4AEFED" w14:textId="77777777" w:rsidR="000F713F" w:rsidRPr="000F713F" w:rsidRDefault="000F713F" w:rsidP="000F713F">
            <w:pPr>
              <w:keepLines/>
              <w:numPr>
                <w:ilvl w:val="0"/>
                <w:numId w:val="33"/>
              </w:numPr>
              <w:spacing w:before="40" w:after="40"/>
              <w:ind w:firstLine="0"/>
              <w:jc w:val="center"/>
              <w:rPr>
                <w:ins w:id="252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E34ED6" w14:textId="77777777" w:rsidR="000F713F" w:rsidRPr="000F713F" w:rsidRDefault="000F713F" w:rsidP="000F713F">
            <w:pPr>
              <w:keepLines/>
              <w:numPr>
                <w:ilvl w:val="0"/>
                <w:numId w:val="33"/>
              </w:numPr>
              <w:spacing w:before="40" w:after="40"/>
              <w:ind w:firstLine="0"/>
              <w:jc w:val="center"/>
              <w:rPr>
                <w:ins w:id="253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542569" w14:textId="77777777" w:rsidR="000F713F" w:rsidRPr="000F713F" w:rsidRDefault="000F713F" w:rsidP="000F713F">
            <w:pPr>
              <w:keepLines/>
              <w:numPr>
                <w:ilvl w:val="0"/>
                <w:numId w:val="33"/>
              </w:numPr>
              <w:spacing w:before="40" w:after="40"/>
              <w:ind w:firstLine="0"/>
              <w:jc w:val="center"/>
              <w:rPr>
                <w:ins w:id="253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2BF36D" w14:textId="77777777" w:rsidR="000F713F" w:rsidRPr="000F713F" w:rsidRDefault="000F713F" w:rsidP="000F713F">
            <w:pPr>
              <w:keepLines/>
              <w:numPr>
                <w:ilvl w:val="0"/>
                <w:numId w:val="33"/>
              </w:numPr>
              <w:spacing w:before="40" w:after="40"/>
              <w:ind w:firstLine="0"/>
              <w:jc w:val="center"/>
              <w:rPr>
                <w:ins w:id="253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32684FA" w14:textId="77777777" w:rsidR="000F713F" w:rsidRPr="000F713F" w:rsidRDefault="000F713F" w:rsidP="000F713F">
            <w:pPr>
              <w:keepLines/>
              <w:numPr>
                <w:ilvl w:val="0"/>
                <w:numId w:val="33"/>
              </w:numPr>
              <w:spacing w:before="40" w:after="40"/>
              <w:ind w:firstLine="0"/>
              <w:jc w:val="center"/>
              <w:rPr>
                <w:ins w:id="253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7C81F58" w14:textId="77777777" w:rsidR="000F713F" w:rsidRPr="000F713F" w:rsidRDefault="000F713F" w:rsidP="000F713F">
            <w:pPr>
              <w:keepLines/>
              <w:numPr>
                <w:ilvl w:val="0"/>
                <w:numId w:val="33"/>
              </w:numPr>
              <w:spacing w:before="40" w:after="40"/>
              <w:ind w:firstLine="0"/>
              <w:jc w:val="center"/>
              <w:rPr>
                <w:ins w:id="253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3675979" w14:textId="77777777" w:rsidR="000F713F" w:rsidRPr="000F713F" w:rsidRDefault="000F713F" w:rsidP="000F713F">
            <w:pPr>
              <w:keepLines/>
              <w:numPr>
                <w:ilvl w:val="0"/>
                <w:numId w:val="33"/>
              </w:numPr>
              <w:spacing w:before="40" w:after="40"/>
              <w:ind w:firstLine="0"/>
              <w:jc w:val="center"/>
              <w:rPr>
                <w:ins w:id="2535" w:author="Huawei" w:date="2018-03-28T15:01:00Z"/>
                <w:rFonts w:ascii="Times New Roman" w:eastAsia="SimSun" w:hAnsi="Times New Roman"/>
                <w:color w:val="000000"/>
                <w:kern w:val="24"/>
                <w:sz w:val="16"/>
                <w:szCs w:val="18"/>
                <w:lang w:eastAsia="x-none"/>
              </w:rPr>
            </w:pPr>
          </w:p>
        </w:tc>
      </w:tr>
      <w:tr w:rsidR="000F713F" w:rsidRPr="000F713F" w14:paraId="5A90C162" w14:textId="77777777" w:rsidTr="000F713F">
        <w:trPr>
          <w:cantSplit/>
          <w:jc w:val="center"/>
          <w:ins w:id="2536" w:author="Huawei" w:date="2018-03-28T15:01:00Z"/>
        </w:trPr>
        <w:tc>
          <w:tcPr>
            <w:tcW w:w="0" w:type="auto"/>
            <w:vMerge w:val="restart"/>
            <w:tcBorders>
              <w:top w:val="single" w:sz="4" w:space="0" w:color="auto"/>
              <w:left w:val="single" w:sz="4" w:space="0" w:color="auto"/>
              <w:right w:val="single" w:sz="4" w:space="0" w:color="auto"/>
            </w:tcBorders>
            <w:vAlign w:val="center"/>
          </w:tcPr>
          <w:p w14:paraId="3F06EE17" w14:textId="77777777" w:rsidR="000F713F" w:rsidRPr="000F713F" w:rsidRDefault="000F713F" w:rsidP="000F713F">
            <w:pPr>
              <w:ind w:left="720" w:hanging="720"/>
              <w:rPr>
                <w:ins w:id="2537" w:author="Huawei" w:date="2018-03-28T15:01:00Z"/>
                <w:rFonts w:ascii="Arial" w:eastAsia="Malgun Gothic" w:hAnsi="Arial" w:cs="Arial"/>
                <w:kern w:val="2"/>
                <w:sz w:val="16"/>
                <w:szCs w:val="18"/>
              </w:rPr>
            </w:pPr>
            <w:ins w:id="2538" w:author="Huawei" w:date="2018-03-28T15:01:00Z">
              <w:r w:rsidRPr="000F713F">
                <w:rPr>
                  <w:rFonts w:ascii="Arial" w:eastAsia="Malgun Gothic" w:hAnsi="Arial" w:cs="Arial"/>
                  <w:kern w:val="2"/>
                  <w:sz w:val="16"/>
                  <w:szCs w:val="18"/>
                </w:rPr>
                <w:t>Cross-Correlations</w:t>
              </w:r>
            </w:ins>
          </w:p>
        </w:tc>
        <w:tc>
          <w:tcPr>
            <w:tcW w:w="358" w:type="pct"/>
            <w:tcBorders>
              <w:top w:val="single" w:sz="4" w:space="0" w:color="auto"/>
              <w:left w:val="single" w:sz="4" w:space="0" w:color="auto"/>
              <w:bottom w:val="single" w:sz="4" w:space="0" w:color="auto"/>
              <w:right w:val="single" w:sz="4" w:space="0" w:color="auto"/>
            </w:tcBorders>
            <w:vAlign w:val="center"/>
          </w:tcPr>
          <w:p w14:paraId="07E8CC3D" w14:textId="77777777" w:rsidR="000F713F" w:rsidRPr="000F713F" w:rsidRDefault="000F713F" w:rsidP="000F713F">
            <w:pPr>
              <w:keepLines/>
              <w:numPr>
                <w:ilvl w:val="0"/>
                <w:numId w:val="33"/>
              </w:numPr>
              <w:spacing w:before="40" w:after="40"/>
              <w:ind w:firstLine="0"/>
              <w:jc w:val="center"/>
              <w:rPr>
                <w:ins w:id="2539" w:author="Huawei" w:date="2018-03-28T15:01:00Z"/>
                <w:rFonts w:ascii="Times New Roman" w:eastAsia="SimSun" w:hAnsi="Times New Roman"/>
                <w:i/>
                <w:sz w:val="16"/>
                <w:szCs w:val="18"/>
                <w:lang w:eastAsia="x-none"/>
              </w:rPr>
            </w:pPr>
            <w:ins w:id="2540"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08EFF883" w14:textId="77777777" w:rsidR="000F713F" w:rsidRPr="000F713F" w:rsidRDefault="000F713F" w:rsidP="000F713F">
            <w:pPr>
              <w:keepLines/>
              <w:numPr>
                <w:ilvl w:val="0"/>
                <w:numId w:val="33"/>
              </w:numPr>
              <w:spacing w:before="40" w:after="40"/>
              <w:ind w:firstLine="0"/>
              <w:jc w:val="center"/>
              <w:rPr>
                <w:ins w:id="254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91D5D7A" w14:textId="77777777" w:rsidR="000F713F" w:rsidRPr="000F713F" w:rsidRDefault="000F713F" w:rsidP="000F713F">
            <w:pPr>
              <w:keepLines/>
              <w:numPr>
                <w:ilvl w:val="0"/>
                <w:numId w:val="33"/>
              </w:numPr>
              <w:spacing w:before="40" w:after="40"/>
              <w:ind w:firstLine="0"/>
              <w:jc w:val="center"/>
              <w:rPr>
                <w:ins w:id="254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69811BF" w14:textId="77777777" w:rsidR="000F713F" w:rsidRPr="000F713F" w:rsidRDefault="000F713F" w:rsidP="000F713F">
            <w:pPr>
              <w:keepLines/>
              <w:numPr>
                <w:ilvl w:val="0"/>
                <w:numId w:val="33"/>
              </w:numPr>
              <w:spacing w:before="40" w:after="40"/>
              <w:ind w:firstLine="0"/>
              <w:jc w:val="center"/>
              <w:rPr>
                <w:ins w:id="254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2EDB31D" w14:textId="77777777" w:rsidR="000F713F" w:rsidRPr="000F713F" w:rsidRDefault="000F713F" w:rsidP="000F713F">
            <w:pPr>
              <w:keepLines/>
              <w:numPr>
                <w:ilvl w:val="0"/>
                <w:numId w:val="33"/>
              </w:numPr>
              <w:spacing w:before="40" w:after="40"/>
              <w:ind w:firstLine="0"/>
              <w:jc w:val="center"/>
              <w:rPr>
                <w:ins w:id="254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FD3A93" w14:textId="77777777" w:rsidR="000F713F" w:rsidRPr="000F713F" w:rsidRDefault="000F713F" w:rsidP="000F713F">
            <w:pPr>
              <w:keepLines/>
              <w:numPr>
                <w:ilvl w:val="0"/>
                <w:numId w:val="33"/>
              </w:numPr>
              <w:spacing w:before="40" w:after="40"/>
              <w:ind w:firstLine="0"/>
              <w:jc w:val="center"/>
              <w:rPr>
                <w:ins w:id="254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BCE77B" w14:textId="77777777" w:rsidR="000F713F" w:rsidRPr="000F713F" w:rsidRDefault="000F713F" w:rsidP="000F713F">
            <w:pPr>
              <w:keepLines/>
              <w:numPr>
                <w:ilvl w:val="0"/>
                <w:numId w:val="33"/>
              </w:numPr>
              <w:spacing w:before="40" w:after="40"/>
              <w:ind w:firstLine="0"/>
              <w:jc w:val="center"/>
              <w:rPr>
                <w:ins w:id="254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E091780" w14:textId="77777777" w:rsidR="000F713F" w:rsidRPr="000F713F" w:rsidRDefault="000F713F" w:rsidP="000F713F">
            <w:pPr>
              <w:keepLines/>
              <w:numPr>
                <w:ilvl w:val="0"/>
                <w:numId w:val="33"/>
              </w:numPr>
              <w:spacing w:before="40" w:after="40"/>
              <w:ind w:firstLine="0"/>
              <w:jc w:val="center"/>
              <w:rPr>
                <w:ins w:id="254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D75DB9" w14:textId="77777777" w:rsidR="000F713F" w:rsidRPr="000F713F" w:rsidRDefault="000F713F" w:rsidP="000F713F">
            <w:pPr>
              <w:keepLines/>
              <w:numPr>
                <w:ilvl w:val="0"/>
                <w:numId w:val="33"/>
              </w:numPr>
              <w:spacing w:before="40" w:after="40"/>
              <w:ind w:firstLine="0"/>
              <w:jc w:val="center"/>
              <w:rPr>
                <w:ins w:id="254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A333BFA" w14:textId="77777777" w:rsidR="000F713F" w:rsidRPr="000F713F" w:rsidRDefault="000F713F" w:rsidP="000F713F">
            <w:pPr>
              <w:keepLines/>
              <w:numPr>
                <w:ilvl w:val="0"/>
                <w:numId w:val="33"/>
              </w:numPr>
              <w:spacing w:before="40" w:after="40"/>
              <w:ind w:firstLine="0"/>
              <w:jc w:val="center"/>
              <w:rPr>
                <w:ins w:id="2549" w:author="Huawei" w:date="2018-03-28T15:01:00Z"/>
                <w:rFonts w:ascii="Times New Roman" w:eastAsia="SimSun" w:hAnsi="Times New Roman"/>
                <w:color w:val="000000"/>
                <w:kern w:val="24"/>
                <w:sz w:val="16"/>
                <w:szCs w:val="18"/>
                <w:lang w:eastAsia="x-none"/>
              </w:rPr>
            </w:pPr>
          </w:p>
        </w:tc>
      </w:tr>
      <w:tr w:rsidR="000F713F" w:rsidRPr="000F713F" w14:paraId="08B7D458" w14:textId="77777777" w:rsidTr="000F713F">
        <w:trPr>
          <w:cantSplit/>
          <w:jc w:val="center"/>
          <w:ins w:id="2550" w:author="Huawei" w:date="2018-03-28T15:01:00Z"/>
        </w:trPr>
        <w:tc>
          <w:tcPr>
            <w:tcW w:w="0" w:type="auto"/>
            <w:vMerge/>
            <w:tcBorders>
              <w:left w:val="single" w:sz="4" w:space="0" w:color="auto"/>
              <w:right w:val="single" w:sz="4" w:space="0" w:color="auto"/>
            </w:tcBorders>
            <w:vAlign w:val="center"/>
          </w:tcPr>
          <w:p w14:paraId="7E57A517" w14:textId="77777777" w:rsidR="000F713F" w:rsidRPr="000F713F" w:rsidRDefault="000F713F" w:rsidP="000F713F">
            <w:pPr>
              <w:ind w:left="720" w:hanging="720"/>
              <w:rPr>
                <w:ins w:id="2551"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365510E" w14:textId="77777777" w:rsidR="000F713F" w:rsidRPr="000F713F" w:rsidRDefault="000F713F" w:rsidP="000F713F">
            <w:pPr>
              <w:keepLines/>
              <w:numPr>
                <w:ilvl w:val="0"/>
                <w:numId w:val="33"/>
              </w:numPr>
              <w:spacing w:before="40" w:after="40"/>
              <w:ind w:firstLine="0"/>
              <w:jc w:val="center"/>
              <w:rPr>
                <w:ins w:id="2552" w:author="Huawei" w:date="2018-03-28T15:01:00Z"/>
                <w:rFonts w:ascii="Times New Roman" w:eastAsia="SimSun" w:hAnsi="Times New Roman"/>
                <w:i/>
                <w:sz w:val="16"/>
                <w:szCs w:val="18"/>
                <w:lang w:eastAsia="x-none"/>
              </w:rPr>
            </w:pPr>
            <w:ins w:id="2553"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60E33690" w14:textId="77777777" w:rsidR="000F713F" w:rsidRPr="000F713F" w:rsidRDefault="000F713F" w:rsidP="000F713F">
            <w:pPr>
              <w:keepLines/>
              <w:numPr>
                <w:ilvl w:val="0"/>
                <w:numId w:val="33"/>
              </w:numPr>
              <w:spacing w:before="40" w:after="40"/>
              <w:ind w:firstLine="0"/>
              <w:jc w:val="center"/>
              <w:rPr>
                <w:ins w:id="255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7B12029" w14:textId="77777777" w:rsidR="000F713F" w:rsidRPr="000F713F" w:rsidRDefault="000F713F" w:rsidP="000F713F">
            <w:pPr>
              <w:keepLines/>
              <w:numPr>
                <w:ilvl w:val="0"/>
                <w:numId w:val="33"/>
              </w:numPr>
              <w:spacing w:before="40" w:after="40"/>
              <w:ind w:firstLine="0"/>
              <w:jc w:val="center"/>
              <w:rPr>
                <w:ins w:id="255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2B8350" w14:textId="77777777" w:rsidR="000F713F" w:rsidRPr="000F713F" w:rsidRDefault="000F713F" w:rsidP="000F713F">
            <w:pPr>
              <w:keepLines/>
              <w:numPr>
                <w:ilvl w:val="0"/>
                <w:numId w:val="33"/>
              </w:numPr>
              <w:spacing w:before="40" w:after="40"/>
              <w:ind w:firstLine="0"/>
              <w:jc w:val="center"/>
              <w:rPr>
                <w:ins w:id="255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D59534D" w14:textId="77777777" w:rsidR="000F713F" w:rsidRPr="000F713F" w:rsidRDefault="000F713F" w:rsidP="000F713F">
            <w:pPr>
              <w:keepLines/>
              <w:numPr>
                <w:ilvl w:val="0"/>
                <w:numId w:val="33"/>
              </w:numPr>
              <w:spacing w:before="40" w:after="40"/>
              <w:ind w:firstLine="0"/>
              <w:jc w:val="center"/>
              <w:rPr>
                <w:ins w:id="255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DD9681" w14:textId="77777777" w:rsidR="000F713F" w:rsidRPr="000F713F" w:rsidRDefault="000F713F" w:rsidP="000F713F">
            <w:pPr>
              <w:keepLines/>
              <w:numPr>
                <w:ilvl w:val="0"/>
                <w:numId w:val="33"/>
              </w:numPr>
              <w:spacing w:before="40" w:after="40"/>
              <w:ind w:firstLine="0"/>
              <w:jc w:val="center"/>
              <w:rPr>
                <w:ins w:id="255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E38B22" w14:textId="77777777" w:rsidR="000F713F" w:rsidRPr="000F713F" w:rsidRDefault="000F713F" w:rsidP="000F713F">
            <w:pPr>
              <w:keepLines/>
              <w:numPr>
                <w:ilvl w:val="0"/>
                <w:numId w:val="33"/>
              </w:numPr>
              <w:spacing w:before="40" w:after="40"/>
              <w:ind w:firstLine="0"/>
              <w:jc w:val="center"/>
              <w:rPr>
                <w:ins w:id="255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5D8100" w14:textId="77777777" w:rsidR="000F713F" w:rsidRPr="000F713F" w:rsidRDefault="000F713F" w:rsidP="000F713F">
            <w:pPr>
              <w:keepLines/>
              <w:numPr>
                <w:ilvl w:val="0"/>
                <w:numId w:val="33"/>
              </w:numPr>
              <w:spacing w:before="40" w:after="40"/>
              <w:ind w:firstLine="0"/>
              <w:jc w:val="center"/>
              <w:rPr>
                <w:ins w:id="256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72ABB2F" w14:textId="77777777" w:rsidR="000F713F" w:rsidRPr="000F713F" w:rsidRDefault="000F713F" w:rsidP="000F713F">
            <w:pPr>
              <w:keepLines/>
              <w:numPr>
                <w:ilvl w:val="0"/>
                <w:numId w:val="33"/>
              </w:numPr>
              <w:spacing w:before="40" w:after="40"/>
              <w:ind w:firstLine="0"/>
              <w:jc w:val="center"/>
              <w:rPr>
                <w:ins w:id="256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D5BE047" w14:textId="77777777" w:rsidR="000F713F" w:rsidRPr="000F713F" w:rsidRDefault="000F713F" w:rsidP="000F713F">
            <w:pPr>
              <w:keepLines/>
              <w:numPr>
                <w:ilvl w:val="0"/>
                <w:numId w:val="33"/>
              </w:numPr>
              <w:spacing w:before="40" w:after="40"/>
              <w:ind w:firstLine="0"/>
              <w:jc w:val="center"/>
              <w:rPr>
                <w:ins w:id="2562" w:author="Huawei" w:date="2018-03-28T15:01:00Z"/>
                <w:rFonts w:ascii="Times New Roman" w:eastAsia="SimSun" w:hAnsi="Times New Roman"/>
                <w:color w:val="000000"/>
                <w:kern w:val="24"/>
                <w:sz w:val="16"/>
                <w:szCs w:val="18"/>
                <w:lang w:eastAsia="x-none"/>
              </w:rPr>
            </w:pPr>
          </w:p>
        </w:tc>
      </w:tr>
      <w:tr w:rsidR="000F713F" w:rsidRPr="000F713F" w14:paraId="73D81270" w14:textId="77777777" w:rsidTr="000F713F">
        <w:trPr>
          <w:cantSplit/>
          <w:jc w:val="center"/>
          <w:ins w:id="2563" w:author="Huawei" w:date="2018-03-28T15:01:00Z"/>
        </w:trPr>
        <w:tc>
          <w:tcPr>
            <w:tcW w:w="0" w:type="auto"/>
            <w:vMerge/>
            <w:tcBorders>
              <w:left w:val="single" w:sz="4" w:space="0" w:color="auto"/>
              <w:right w:val="single" w:sz="4" w:space="0" w:color="auto"/>
            </w:tcBorders>
            <w:vAlign w:val="center"/>
          </w:tcPr>
          <w:p w14:paraId="0F59F190" w14:textId="77777777" w:rsidR="000F713F" w:rsidRPr="000F713F" w:rsidRDefault="000F713F" w:rsidP="000F713F">
            <w:pPr>
              <w:ind w:left="720" w:hanging="720"/>
              <w:rPr>
                <w:ins w:id="2564"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894E0A1" w14:textId="77777777" w:rsidR="000F713F" w:rsidRPr="000F713F" w:rsidRDefault="000F713F" w:rsidP="000F713F">
            <w:pPr>
              <w:keepLines/>
              <w:numPr>
                <w:ilvl w:val="0"/>
                <w:numId w:val="33"/>
              </w:numPr>
              <w:spacing w:before="40" w:after="40"/>
              <w:ind w:firstLine="0"/>
              <w:jc w:val="center"/>
              <w:rPr>
                <w:ins w:id="2565" w:author="Huawei" w:date="2018-03-28T15:01:00Z"/>
                <w:rFonts w:ascii="Times New Roman" w:eastAsia="SimSun" w:hAnsi="Times New Roman"/>
                <w:i/>
                <w:sz w:val="16"/>
                <w:szCs w:val="18"/>
                <w:lang w:eastAsia="x-none"/>
              </w:rPr>
            </w:pPr>
            <w:ins w:id="2566"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527A469F" w14:textId="77777777" w:rsidR="000F713F" w:rsidRPr="000F713F" w:rsidRDefault="000F713F" w:rsidP="000F713F">
            <w:pPr>
              <w:keepLines/>
              <w:numPr>
                <w:ilvl w:val="0"/>
                <w:numId w:val="33"/>
              </w:numPr>
              <w:spacing w:before="40" w:after="40"/>
              <w:ind w:firstLine="0"/>
              <w:jc w:val="center"/>
              <w:rPr>
                <w:ins w:id="256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7F41C33" w14:textId="77777777" w:rsidR="000F713F" w:rsidRPr="000F713F" w:rsidRDefault="000F713F" w:rsidP="000F713F">
            <w:pPr>
              <w:keepLines/>
              <w:numPr>
                <w:ilvl w:val="0"/>
                <w:numId w:val="33"/>
              </w:numPr>
              <w:spacing w:before="40" w:after="40"/>
              <w:ind w:firstLine="0"/>
              <w:jc w:val="center"/>
              <w:rPr>
                <w:ins w:id="256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AEAB396" w14:textId="77777777" w:rsidR="000F713F" w:rsidRPr="000F713F" w:rsidRDefault="000F713F" w:rsidP="000F713F">
            <w:pPr>
              <w:keepLines/>
              <w:numPr>
                <w:ilvl w:val="0"/>
                <w:numId w:val="33"/>
              </w:numPr>
              <w:spacing w:before="40" w:after="40"/>
              <w:ind w:firstLine="0"/>
              <w:jc w:val="center"/>
              <w:rPr>
                <w:ins w:id="256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F839EB" w14:textId="77777777" w:rsidR="000F713F" w:rsidRPr="000F713F" w:rsidRDefault="000F713F" w:rsidP="000F713F">
            <w:pPr>
              <w:keepLines/>
              <w:numPr>
                <w:ilvl w:val="0"/>
                <w:numId w:val="33"/>
              </w:numPr>
              <w:spacing w:before="40" w:after="40"/>
              <w:ind w:firstLine="0"/>
              <w:jc w:val="center"/>
              <w:rPr>
                <w:ins w:id="257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D2973B" w14:textId="77777777" w:rsidR="000F713F" w:rsidRPr="000F713F" w:rsidRDefault="000F713F" w:rsidP="000F713F">
            <w:pPr>
              <w:keepLines/>
              <w:numPr>
                <w:ilvl w:val="0"/>
                <w:numId w:val="33"/>
              </w:numPr>
              <w:spacing w:before="40" w:after="40"/>
              <w:ind w:firstLine="0"/>
              <w:jc w:val="center"/>
              <w:rPr>
                <w:ins w:id="257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B008860" w14:textId="77777777" w:rsidR="000F713F" w:rsidRPr="000F713F" w:rsidRDefault="000F713F" w:rsidP="000F713F">
            <w:pPr>
              <w:keepLines/>
              <w:numPr>
                <w:ilvl w:val="0"/>
                <w:numId w:val="33"/>
              </w:numPr>
              <w:spacing w:before="40" w:after="40"/>
              <w:ind w:firstLine="0"/>
              <w:jc w:val="center"/>
              <w:rPr>
                <w:ins w:id="257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7CB1D4" w14:textId="77777777" w:rsidR="000F713F" w:rsidRPr="000F713F" w:rsidRDefault="000F713F" w:rsidP="000F713F">
            <w:pPr>
              <w:keepLines/>
              <w:numPr>
                <w:ilvl w:val="0"/>
                <w:numId w:val="33"/>
              </w:numPr>
              <w:spacing w:before="40" w:after="40"/>
              <w:ind w:firstLine="0"/>
              <w:jc w:val="center"/>
              <w:rPr>
                <w:ins w:id="257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0BEDBAB" w14:textId="77777777" w:rsidR="000F713F" w:rsidRPr="000F713F" w:rsidRDefault="000F713F" w:rsidP="000F713F">
            <w:pPr>
              <w:keepLines/>
              <w:numPr>
                <w:ilvl w:val="0"/>
                <w:numId w:val="33"/>
              </w:numPr>
              <w:spacing w:before="40" w:after="40"/>
              <w:ind w:firstLine="0"/>
              <w:jc w:val="center"/>
              <w:rPr>
                <w:ins w:id="257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4FE1E2B" w14:textId="77777777" w:rsidR="000F713F" w:rsidRPr="000F713F" w:rsidRDefault="000F713F" w:rsidP="000F713F">
            <w:pPr>
              <w:keepLines/>
              <w:numPr>
                <w:ilvl w:val="0"/>
                <w:numId w:val="33"/>
              </w:numPr>
              <w:spacing w:before="40" w:after="40"/>
              <w:ind w:firstLine="0"/>
              <w:jc w:val="center"/>
              <w:rPr>
                <w:ins w:id="2575" w:author="Huawei" w:date="2018-03-28T15:01:00Z"/>
                <w:rFonts w:ascii="Times New Roman" w:eastAsia="SimSun" w:hAnsi="Times New Roman"/>
                <w:color w:val="000000"/>
                <w:kern w:val="24"/>
                <w:sz w:val="16"/>
                <w:szCs w:val="18"/>
                <w:lang w:eastAsia="x-none"/>
              </w:rPr>
            </w:pPr>
          </w:p>
        </w:tc>
      </w:tr>
      <w:tr w:rsidR="000F713F" w:rsidRPr="000F713F" w14:paraId="47F52170" w14:textId="77777777" w:rsidTr="000F713F">
        <w:trPr>
          <w:cantSplit/>
          <w:jc w:val="center"/>
          <w:ins w:id="2576" w:author="Huawei" w:date="2018-03-28T15:01:00Z"/>
        </w:trPr>
        <w:tc>
          <w:tcPr>
            <w:tcW w:w="0" w:type="auto"/>
            <w:vMerge/>
            <w:tcBorders>
              <w:left w:val="single" w:sz="4" w:space="0" w:color="auto"/>
              <w:right w:val="single" w:sz="4" w:space="0" w:color="auto"/>
            </w:tcBorders>
            <w:vAlign w:val="center"/>
          </w:tcPr>
          <w:p w14:paraId="43484314" w14:textId="77777777" w:rsidR="000F713F" w:rsidRPr="000F713F" w:rsidRDefault="000F713F" w:rsidP="000F713F">
            <w:pPr>
              <w:ind w:left="720" w:hanging="720"/>
              <w:rPr>
                <w:ins w:id="2577"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64241CA" w14:textId="77777777" w:rsidR="000F713F" w:rsidRPr="000F713F" w:rsidRDefault="000F713F" w:rsidP="000F713F">
            <w:pPr>
              <w:keepLines/>
              <w:numPr>
                <w:ilvl w:val="0"/>
                <w:numId w:val="33"/>
              </w:numPr>
              <w:spacing w:before="40" w:after="40"/>
              <w:ind w:firstLine="0"/>
              <w:jc w:val="center"/>
              <w:rPr>
                <w:ins w:id="2578" w:author="Huawei" w:date="2018-03-28T15:01:00Z"/>
                <w:rFonts w:ascii="Times New Roman" w:eastAsia="SimSun" w:hAnsi="Times New Roman"/>
                <w:i/>
                <w:sz w:val="16"/>
                <w:szCs w:val="18"/>
                <w:lang w:eastAsia="x-none"/>
              </w:rPr>
            </w:pPr>
            <w:ins w:id="2579"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76E2AEF5" w14:textId="77777777" w:rsidR="000F713F" w:rsidRPr="000F713F" w:rsidRDefault="000F713F" w:rsidP="000F713F">
            <w:pPr>
              <w:keepLines/>
              <w:numPr>
                <w:ilvl w:val="0"/>
                <w:numId w:val="33"/>
              </w:numPr>
              <w:spacing w:before="40" w:after="40"/>
              <w:ind w:firstLine="0"/>
              <w:jc w:val="center"/>
              <w:rPr>
                <w:ins w:id="258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15EDF44" w14:textId="77777777" w:rsidR="000F713F" w:rsidRPr="000F713F" w:rsidRDefault="000F713F" w:rsidP="000F713F">
            <w:pPr>
              <w:keepLines/>
              <w:numPr>
                <w:ilvl w:val="0"/>
                <w:numId w:val="33"/>
              </w:numPr>
              <w:spacing w:before="40" w:after="40"/>
              <w:ind w:firstLine="0"/>
              <w:jc w:val="center"/>
              <w:rPr>
                <w:ins w:id="258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FA8340E" w14:textId="77777777" w:rsidR="000F713F" w:rsidRPr="000F713F" w:rsidRDefault="000F713F" w:rsidP="000F713F">
            <w:pPr>
              <w:keepLines/>
              <w:numPr>
                <w:ilvl w:val="0"/>
                <w:numId w:val="33"/>
              </w:numPr>
              <w:spacing w:before="40" w:after="40"/>
              <w:ind w:firstLine="0"/>
              <w:jc w:val="center"/>
              <w:rPr>
                <w:ins w:id="258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E1DCC5" w14:textId="77777777" w:rsidR="000F713F" w:rsidRPr="000F713F" w:rsidRDefault="000F713F" w:rsidP="000F713F">
            <w:pPr>
              <w:keepLines/>
              <w:numPr>
                <w:ilvl w:val="0"/>
                <w:numId w:val="33"/>
              </w:numPr>
              <w:spacing w:before="40" w:after="40"/>
              <w:ind w:firstLine="0"/>
              <w:jc w:val="center"/>
              <w:rPr>
                <w:ins w:id="258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DDF49AF" w14:textId="77777777" w:rsidR="000F713F" w:rsidRPr="000F713F" w:rsidRDefault="000F713F" w:rsidP="000F713F">
            <w:pPr>
              <w:keepLines/>
              <w:numPr>
                <w:ilvl w:val="0"/>
                <w:numId w:val="33"/>
              </w:numPr>
              <w:spacing w:before="40" w:after="40"/>
              <w:ind w:firstLine="0"/>
              <w:jc w:val="center"/>
              <w:rPr>
                <w:ins w:id="258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1A896E" w14:textId="77777777" w:rsidR="000F713F" w:rsidRPr="000F713F" w:rsidRDefault="000F713F" w:rsidP="000F713F">
            <w:pPr>
              <w:keepLines/>
              <w:numPr>
                <w:ilvl w:val="0"/>
                <w:numId w:val="33"/>
              </w:numPr>
              <w:spacing w:before="40" w:after="40"/>
              <w:ind w:firstLine="0"/>
              <w:jc w:val="center"/>
              <w:rPr>
                <w:ins w:id="25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17060C" w14:textId="77777777" w:rsidR="000F713F" w:rsidRPr="000F713F" w:rsidRDefault="000F713F" w:rsidP="000F713F">
            <w:pPr>
              <w:keepLines/>
              <w:numPr>
                <w:ilvl w:val="0"/>
                <w:numId w:val="33"/>
              </w:numPr>
              <w:spacing w:before="40" w:after="40"/>
              <w:ind w:firstLine="0"/>
              <w:jc w:val="center"/>
              <w:rPr>
                <w:ins w:id="25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4FBFF8" w14:textId="77777777" w:rsidR="000F713F" w:rsidRPr="000F713F" w:rsidRDefault="000F713F" w:rsidP="000F713F">
            <w:pPr>
              <w:keepLines/>
              <w:numPr>
                <w:ilvl w:val="0"/>
                <w:numId w:val="33"/>
              </w:numPr>
              <w:spacing w:before="40" w:after="40"/>
              <w:ind w:firstLine="0"/>
              <w:jc w:val="center"/>
              <w:rPr>
                <w:ins w:id="258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3845D1E" w14:textId="77777777" w:rsidR="000F713F" w:rsidRPr="000F713F" w:rsidRDefault="000F713F" w:rsidP="000F713F">
            <w:pPr>
              <w:keepLines/>
              <w:numPr>
                <w:ilvl w:val="0"/>
                <w:numId w:val="33"/>
              </w:numPr>
              <w:spacing w:before="40" w:after="40"/>
              <w:ind w:firstLine="0"/>
              <w:jc w:val="center"/>
              <w:rPr>
                <w:ins w:id="2588" w:author="Huawei" w:date="2018-03-28T15:01:00Z"/>
                <w:rFonts w:ascii="Times New Roman" w:eastAsia="SimSun" w:hAnsi="Times New Roman"/>
                <w:color w:val="000000"/>
                <w:kern w:val="24"/>
                <w:sz w:val="16"/>
                <w:szCs w:val="18"/>
                <w:lang w:eastAsia="x-none"/>
              </w:rPr>
            </w:pPr>
          </w:p>
        </w:tc>
      </w:tr>
      <w:tr w:rsidR="000F713F" w:rsidRPr="000F713F" w14:paraId="12730FB3" w14:textId="77777777" w:rsidTr="000F713F">
        <w:trPr>
          <w:cantSplit/>
          <w:jc w:val="center"/>
          <w:ins w:id="2589" w:author="Huawei" w:date="2018-03-28T15:01:00Z"/>
        </w:trPr>
        <w:tc>
          <w:tcPr>
            <w:tcW w:w="0" w:type="auto"/>
            <w:vMerge/>
            <w:tcBorders>
              <w:left w:val="single" w:sz="4" w:space="0" w:color="auto"/>
              <w:right w:val="single" w:sz="4" w:space="0" w:color="auto"/>
            </w:tcBorders>
            <w:vAlign w:val="center"/>
          </w:tcPr>
          <w:p w14:paraId="2210A1DA" w14:textId="77777777" w:rsidR="000F713F" w:rsidRPr="000F713F" w:rsidRDefault="000F713F" w:rsidP="000F713F">
            <w:pPr>
              <w:ind w:left="720" w:hanging="720"/>
              <w:rPr>
                <w:ins w:id="2590"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31DEBB4" w14:textId="77777777" w:rsidR="000F713F" w:rsidRPr="000F713F" w:rsidRDefault="000F713F" w:rsidP="000F713F">
            <w:pPr>
              <w:keepLines/>
              <w:numPr>
                <w:ilvl w:val="0"/>
                <w:numId w:val="33"/>
              </w:numPr>
              <w:spacing w:before="40" w:after="40"/>
              <w:ind w:firstLine="0"/>
              <w:jc w:val="center"/>
              <w:rPr>
                <w:ins w:id="2591" w:author="Huawei" w:date="2018-03-28T15:01:00Z"/>
                <w:rFonts w:ascii="Times New Roman" w:eastAsia="SimSun" w:hAnsi="Times New Roman"/>
                <w:i/>
                <w:sz w:val="16"/>
                <w:szCs w:val="18"/>
                <w:lang w:eastAsia="x-none"/>
              </w:rPr>
            </w:pPr>
            <w:ins w:id="2592"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5DE84B7B" w14:textId="77777777" w:rsidR="000F713F" w:rsidRPr="000F713F" w:rsidRDefault="000F713F" w:rsidP="000F713F">
            <w:pPr>
              <w:keepLines/>
              <w:numPr>
                <w:ilvl w:val="0"/>
                <w:numId w:val="33"/>
              </w:numPr>
              <w:spacing w:before="40" w:after="40"/>
              <w:ind w:firstLine="0"/>
              <w:jc w:val="center"/>
              <w:rPr>
                <w:ins w:id="259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3A48786" w14:textId="77777777" w:rsidR="000F713F" w:rsidRPr="000F713F" w:rsidRDefault="000F713F" w:rsidP="000F713F">
            <w:pPr>
              <w:keepLines/>
              <w:numPr>
                <w:ilvl w:val="0"/>
                <w:numId w:val="33"/>
              </w:numPr>
              <w:spacing w:before="40" w:after="40"/>
              <w:ind w:firstLine="0"/>
              <w:jc w:val="center"/>
              <w:rPr>
                <w:ins w:id="259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9EFF15A" w14:textId="77777777" w:rsidR="000F713F" w:rsidRPr="000F713F" w:rsidRDefault="000F713F" w:rsidP="000F713F">
            <w:pPr>
              <w:keepLines/>
              <w:numPr>
                <w:ilvl w:val="0"/>
                <w:numId w:val="33"/>
              </w:numPr>
              <w:spacing w:before="40" w:after="40"/>
              <w:ind w:firstLine="0"/>
              <w:jc w:val="center"/>
              <w:rPr>
                <w:ins w:id="259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0AE316" w14:textId="77777777" w:rsidR="000F713F" w:rsidRPr="000F713F" w:rsidRDefault="000F713F" w:rsidP="000F713F">
            <w:pPr>
              <w:keepLines/>
              <w:numPr>
                <w:ilvl w:val="0"/>
                <w:numId w:val="33"/>
              </w:numPr>
              <w:spacing w:before="40" w:after="40"/>
              <w:ind w:firstLine="0"/>
              <w:jc w:val="center"/>
              <w:rPr>
                <w:ins w:id="259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DB69137" w14:textId="77777777" w:rsidR="000F713F" w:rsidRPr="000F713F" w:rsidRDefault="000F713F" w:rsidP="000F713F">
            <w:pPr>
              <w:keepLines/>
              <w:numPr>
                <w:ilvl w:val="0"/>
                <w:numId w:val="33"/>
              </w:numPr>
              <w:spacing w:before="40" w:after="40"/>
              <w:ind w:firstLine="0"/>
              <w:jc w:val="center"/>
              <w:rPr>
                <w:ins w:id="259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FEDDD19" w14:textId="77777777" w:rsidR="000F713F" w:rsidRPr="000F713F" w:rsidRDefault="000F713F" w:rsidP="000F713F">
            <w:pPr>
              <w:keepLines/>
              <w:numPr>
                <w:ilvl w:val="0"/>
                <w:numId w:val="33"/>
              </w:numPr>
              <w:spacing w:before="40" w:after="40"/>
              <w:ind w:firstLine="0"/>
              <w:jc w:val="center"/>
              <w:rPr>
                <w:ins w:id="25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47D410" w14:textId="77777777" w:rsidR="000F713F" w:rsidRPr="000F713F" w:rsidRDefault="000F713F" w:rsidP="000F713F">
            <w:pPr>
              <w:keepLines/>
              <w:numPr>
                <w:ilvl w:val="0"/>
                <w:numId w:val="33"/>
              </w:numPr>
              <w:spacing w:before="40" w:after="40"/>
              <w:ind w:firstLine="0"/>
              <w:jc w:val="center"/>
              <w:rPr>
                <w:ins w:id="25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9F2456" w14:textId="77777777" w:rsidR="000F713F" w:rsidRPr="000F713F" w:rsidRDefault="000F713F" w:rsidP="000F713F">
            <w:pPr>
              <w:keepLines/>
              <w:numPr>
                <w:ilvl w:val="0"/>
                <w:numId w:val="33"/>
              </w:numPr>
              <w:spacing w:before="40" w:after="40"/>
              <w:ind w:firstLine="0"/>
              <w:jc w:val="center"/>
              <w:rPr>
                <w:ins w:id="260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541A567" w14:textId="77777777" w:rsidR="000F713F" w:rsidRPr="000F713F" w:rsidRDefault="000F713F" w:rsidP="000F713F">
            <w:pPr>
              <w:keepLines/>
              <w:numPr>
                <w:ilvl w:val="0"/>
                <w:numId w:val="33"/>
              </w:numPr>
              <w:spacing w:before="40" w:after="40"/>
              <w:ind w:firstLine="0"/>
              <w:jc w:val="center"/>
              <w:rPr>
                <w:ins w:id="2601" w:author="Huawei" w:date="2018-03-28T15:01:00Z"/>
                <w:rFonts w:ascii="Times New Roman" w:eastAsia="SimSun" w:hAnsi="Times New Roman"/>
                <w:color w:val="000000"/>
                <w:kern w:val="24"/>
                <w:sz w:val="16"/>
                <w:szCs w:val="18"/>
                <w:lang w:eastAsia="x-none"/>
              </w:rPr>
            </w:pPr>
          </w:p>
        </w:tc>
      </w:tr>
      <w:tr w:rsidR="000F713F" w:rsidRPr="000F713F" w14:paraId="1A576483" w14:textId="77777777" w:rsidTr="000F713F">
        <w:trPr>
          <w:cantSplit/>
          <w:jc w:val="center"/>
          <w:ins w:id="2602" w:author="Huawei" w:date="2018-03-28T15:01:00Z"/>
        </w:trPr>
        <w:tc>
          <w:tcPr>
            <w:tcW w:w="0" w:type="auto"/>
            <w:vMerge/>
            <w:tcBorders>
              <w:left w:val="single" w:sz="4" w:space="0" w:color="auto"/>
              <w:right w:val="single" w:sz="4" w:space="0" w:color="auto"/>
            </w:tcBorders>
            <w:vAlign w:val="center"/>
          </w:tcPr>
          <w:p w14:paraId="632E111B" w14:textId="77777777" w:rsidR="000F713F" w:rsidRPr="000F713F" w:rsidRDefault="000F713F" w:rsidP="000F713F">
            <w:pPr>
              <w:ind w:left="720" w:hanging="720"/>
              <w:rPr>
                <w:ins w:id="2603"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95312CB" w14:textId="77777777" w:rsidR="000F713F" w:rsidRPr="000F713F" w:rsidRDefault="000F713F" w:rsidP="000F713F">
            <w:pPr>
              <w:keepLines/>
              <w:numPr>
                <w:ilvl w:val="0"/>
                <w:numId w:val="33"/>
              </w:numPr>
              <w:spacing w:before="40" w:after="40"/>
              <w:ind w:firstLine="0"/>
              <w:jc w:val="center"/>
              <w:rPr>
                <w:ins w:id="2604" w:author="Huawei" w:date="2018-03-28T15:01:00Z"/>
                <w:rFonts w:ascii="Times New Roman" w:eastAsia="SimSun" w:hAnsi="Times New Roman"/>
                <w:i/>
                <w:sz w:val="16"/>
                <w:szCs w:val="18"/>
                <w:lang w:eastAsia="x-none"/>
              </w:rPr>
            </w:pPr>
            <w:ins w:id="2605"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vertAlign w:val="subscript"/>
                  <w:lang w:eastAsia="x-none"/>
                </w:rPr>
                <w:t xml:space="preserve"> </w:t>
              </w:r>
              <w:r w:rsidRPr="000F713F">
                <w:rPr>
                  <w:rFonts w:ascii="Times New Roman" w:eastAsia="SimSun" w:hAnsi="Times New Roman"/>
                  <w:sz w:val="16"/>
                  <w:szCs w:val="18"/>
                  <w:lang w:eastAsia="x-none"/>
                </w:rPr>
                <w:t xml:space="preserve">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0304FBB9" w14:textId="77777777" w:rsidR="000F713F" w:rsidRPr="000F713F" w:rsidRDefault="000F713F" w:rsidP="000F713F">
            <w:pPr>
              <w:keepLines/>
              <w:numPr>
                <w:ilvl w:val="0"/>
                <w:numId w:val="33"/>
              </w:numPr>
              <w:spacing w:before="40" w:after="40"/>
              <w:ind w:firstLine="0"/>
              <w:jc w:val="center"/>
              <w:rPr>
                <w:ins w:id="260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13992FD" w14:textId="77777777" w:rsidR="000F713F" w:rsidRPr="000F713F" w:rsidRDefault="000F713F" w:rsidP="000F713F">
            <w:pPr>
              <w:keepLines/>
              <w:numPr>
                <w:ilvl w:val="0"/>
                <w:numId w:val="33"/>
              </w:numPr>
              <w:spacing w:before="40" w:after="40"/>
              <w:ind w:firstLine="0"/>
              <w:jc w:val="center"/>
              <w:rPr>
                <w:ins w:id="260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C8E940" w14:textId="77777777" w:rsidR="000F713F" w:rsidRPr="000F713F" w:rsidRDefault="000F713F" w:rsidP="000F713F">
            <w:pPr>
              <w:keepLines/>
              <w:numPr>
                <w:ilvl w:val="0"/>
                <w:numId w:val="33"/>
              </w:numPr>
              <w:spacing w:before="40" w:after="40"/>
              <w:ind w:firstLine="0"/>
              <w:jc w:val="center"/>
              <w:rPr>
                <w:ins w:id="260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EA91809" w14:textId="77777777" w:rsidR="000F713F" w:rsidRPr="000F713F" w:rsidRDefault="000F713F" w:rsidP="000F713F">
            <w:pPr>
              <w:keepLines/>
              <w:numPr>
                <w:ilvl w:val="0"/>
                <w:numId w:val="33"/>
              </w:numPr>
              <w:spacing w:before="40" w:after="40"/>
              <w:ind w:firstLine="0"/>
              <w:jc w:val="center"/>
              <w:rPr>
                <w:ins w:id="260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0BFEAB" w14:textId="77777777" w:rsidR="000F713F" w:rsidRPr="000F713F" w:rsidRDefault="000F713F" w:rsidP="000F713F">
            <w:pPr>
              <w:keepLines/>
              <w:numPr>
                <w:ilvl w:val="0"/>
                <w:numId w:val="33"/>
              </w:numPr>
              <w:spacing w:before="40" w:after="40"/>
              <w:ind w:firstLine="0"/>
              <w:jc w:val="center"/>
              <w:rPr>
                <w:ins w:id="261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35A118" w14:textId="77777777" w:rsidR="000F713F" w:rsidRPr="000F713F" w:rsidRDefault="000F713F" w:rsidP="000F713F">
            <w:pPr>
              <w:keepLines/>
              <w:numPr>
                <w:ilvl w:val="0"/>
                <w:numId w:val="33"/>
              </w:numPr>
              <w:spacing w:before="40" w:after="40"/>
              <w:ind w:firstLine="0"/>
              <w:jc w:val="center"/>
              <w:rPr>
                <w:ins w:id="26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71C752" w14:textId="77777777" w:rsidR="000F713F" w:rsidRPr="000F713F" w:rsidRDefault="000F713F" w:rsidP="000F713F">
            <w:pPr>
              <w:keepLines/>
              <w:numPr>
                <w:ilvl w:val="0"/>
                <w:numId w:val="33"/>
              </w:numPr>
              <w:spacing w:before="40" w:after="40"/>
              <w:ind w:firstLine="0"/>
              <w:jc w:val="center"/>
              <w:rPr>
                <w:ins w:id="26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F87812" w14:textId="77777777" w:rsidR="000F713F" w:rsidRPr="000F713F" w:rsidRDefault="000F713F" w:rsidP="000F713F">
            <w:pPr>
              <w:keepLines/>
              <w:numPr>
                <w:ilvl w:val="0"/>
                <w:numId w:val="33"/>
              </w:numPr>
              <w:spacing w:before="40" w:after="40"/>
              <w:ind w:firstLine="0"/>
              <w:jc w:val="center"/>
              <w:rPr>
                <w:ins w:id="261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12317DD" w14:textId="77777777" w:rsidR="000F713F" w:rsidRPr="000F713F" w:rsidRDefault="000F713F" w:rsidP="000F713F">
            <w:pPr>
              <w:keepLines/>
              <w:numPr>
                <w:ilvl w:val="0"/>
                <w:numId w:val="33"/>
              </w:numPr>
              <w:spacing w:before="40" w:after="40"/>
              <w:ind w:firstLine="0"/>
              <w:jc w:val="center"/>
              <w:rPr>
                <w:ins w:id="2614" w:author="Huawei" w:date="2018-03-28T15:01:00Z"/>
                <w:rFonts w:ascii="Times New Roman" w:eastAsia="SimSun" w:hAnsi="Times New Roman"/>
                <w:color w:val="000000"/>
                <w:kern w:val="24"/>
                <w:sz w:val="16"/>
                <w:szCs w:val="18"/>
                <w:lang w:eastAsia="x-none"/>
              </w:rPr>
            </w:pPr>
          </w:p>
        </w:tc>
      </w:tr>
      <w:tr w:rsidR="000F713F" w:rsidRPr="000F713F" w14:paraId="01D054F2" w14:textId="77777777" w:rsidTr="000F713F">
        <w:trPr>
          <w:cantSplit/>
          <w:jc w:val="center"/>
          <w:ins w:id="2615" w:author="Huawei" w:date="2018-03-28T15:01:00Z"/>
        </w:trPr>
        <w:tc>
          <w:tcPr>
            <w:tcW w:w="0" w:type="auto"/>
            <w:vMerge/>
            <w:tcBorders>
              <w:left w:val="single" w:sz="4" w:space="0" w:color="auto"/>
              <w:right w:val="single" w:sz="4" w:space="0" w:color="auto"/>
            </w:tcBorders>
            <w:vAlign w:val="center"/>
          </w:tcPr>
          <w:p w14:paraId="25B7A64C" w14:textId="77777777" w:rsidR="000F713F" w:rsidRPr="000F713F" w:rsidRDefault="000F713F" w:rsidP="000F713F">
            <w:pPr>
              <w:ind w:left="720" w:hanging="720"/>
              <w:rPr>
                <w:ins w:id="2616"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17367A3" w14:textId="77777777" w:rsidR="000F713F" w:rsidRPr="000F713F" w:rsidRDefault="000F713F" w:rsidP="000F713F">
            <w:pPr>
              <w:keepLines/>
              <w:numPr>
                <w:ilvl w:val="0"/>
                <w:numId w:val="33"/>
              </w:numPr>
              <w:spacing w:before="40" w:after="40"/>
              <w:ind w:firstLine="0"/>
              <w:jc w:val="center"/>
              <w:rPr>
                <w:ins w:id="2617" w:author="Huawei" w:date="2018-03-28T15:01:00Z"/>
                <w:rFonts w:ascii="Times New Roman" w:eastAsia="SimSun" w:hAnsi="Times New Roman"/>
                <w:i/>
                <w:sz w:val="16"/>
                <w:szCs w:val="18"/>
                <w:lang w:eastAsia="x-none"/>
              </w:rPr>
            </w:pPr>
            <w:ins w:id="2618"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135B8A45" w14:textId="77777777" w:rsidR="000F713F" w:rsidRPr="000F713F" w:rsidRDefault="000F713F" w:rsidP="000F713F">
            <w:pPr>
              <w:keepLines/>
              <w:numPr>
                <w:ilvl w:val="0"/>
                <w:numId w:val="33"/>
              </w:numPr>
              <w:spacing w:before="40" w:after="40"/>
              <w:ind w:firstLine="0"/>
              <w:jc w:val="center"/>
              <w:rPr>
                <w:ins w:id="261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9D4396E" w14:textId="77777777" w:rsidR="000F713F" w:rsidRPr="000F713F" w:rsidRDefault="000F713F" w:rsidP="000F713F">
            <w:pPr>
              <w:keepLines/>
              <w:numPr>
                <w:ilvl w:val="0"/>
                <w:numId w:val="33"/>
              </w:numPr>
              <w:spacing w:before="40" w:after="40"/>
              <w:ind w:firstLine="0"/>
              <w:jc w:val="center"/>
              <w:rPr>
                <w:ins w:id="262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DAC0BED" w14:textId="77777777" w:rsidR="000F713F" w:rsidRPr="000F713F" w:rsidRDefault="000F713F" w:rsidP="000F713F">
            <w:pPr>
              <w:keepLines/>
              <w:numPr>
                <w:ilvl w:val="0"/>
                <w:numId w:val="33"/>
              </w:numPr>
              <w:spacing w:before="40" w:after="40"/>
              <w:ind w:firstLine="0"/>
              <w:jc w:val="center"/>
              <w:rPr>
                <w:ins w:id="262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C524A34" w14:textId="77777777" w:rsidR="000F713F" w:rsidRPr="000F713F" w:rsidRDefault="000F713F" w:rsidP="000F713F">
            <w:pPr>
              <w:keepLines/>
              <w:numPr>
                <w:ilvl w:val="0"/>
                <w:numId w:val="33"/>
              </w:numPr>
              <w:spacing w:before="40" w:after="40"/>
              <w:ind w:firstLine="0"/>
              <w:jc w:val="center"/>
              <w:rPr>
                <w:ins w:id="262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BF59531" w14:textId="77777777" w:rsidR="000F713F" w:rsidRPr="000F713F" w:rsidRDefault="000F713F" w:rsidP="000F713F">
            <w:pPr>
              <w:keepLines/>
              <w:numPr>
                <w:ilvl w:val="0"/>
                <w:numId w:val="33"/>
              </w:numPr>
              <w:spacing w:before="40" w:after="40"/>
              <w:ind w:firstLine="0"/>
              <w:jc w:val="center"/>
              <w:rPr>
                <w:ins w:id="262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694CA6" w14:textId="77777777" w:rsidR="000F713F" w:rsidRPr="000F713F" w:rsidRDefault="000F713F" w:rsidP="000F713F">
            <w:pPr>
              <w:keepLines/>
              <w:numPr>
                <w:ilvl w:val="0"/>
                <w:numId w:val="33"/>
              </w:numPr>
              <w:spacing w:before="40" w:after="40"/>
              <w:ind w:firstLine="0"/>
              <w:jc w:val="center"/>
              <w:rPr>
                <w:ins w:id="26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DAE3998" w14:textId="77777777" w:rsidR="000F713F" w:rsidRPr="000F713F" w:rsidRDefault="000F713F" w:rsidP="000F713F">
            <w:pPr>
              <w:keepLines/>
              <w:numPr>
                <w:ilvl w:val="0"/>
                <w:numId w:val="33"/>
              </w:numPr>
              <w:spacing w:before="40" w:after="40"/>
              <w:ind w:firstLine="0"/>
              <w:jc w:val="center"/>
              <w:rPr>
                <w:ins w:id="26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FE46C63" w14:textId="77777777" w:rsidR="000F713F" w:rsidRPr="000F713F" w:rsidRDefault="000F713F" w:rsidP="000F713F">
            <w:pPr>
              <w:keepLines/>
              <w:numPr>
                <w:ilvl w:val="0"/>
                <w:numId w:val="33"/>
              </w:numPr>
              <w:spacing w:before="40" w:after="40"/>
              <w:ind w:firstLine="0"/>
              <w:jc w:val="center"/>
              <w:rPr>
                <w:ins w:id="262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91EE8A9" w14:textId="77777777" w:rsidR="000F713F" w:rsidRPr="000F713F" w:rsidRDefault="000F713F" w:rsidP="000F713F">
            <w:pPr>
              <w:keepLines/>
              <w:numPr>
                <w:ilvl w:val="0"/>
                <w:numId w:val="33"/>
              </w:numPr>
              <w:spacing w:before="40" w:after="40"/>
              <w:ind w:firstLine="0"/>
              <w:jc w:val="center"/>
              <w:rPr>
                <w:ins w:id="2627" w:author="Huawei" w:date="2018-03-28T15:01:00Z"/>
                <w:rFonts w:ascii="Times New Roman" w:eastAsia="SimSun" w:hAnsi="Times New Roman"/>
                <w:color w:val="000000"/>
                <w:kern w:val="24"/>
                <w:sz w:val="16"/>
                <w:szCs w:val="18"/>
                <w:lang w:eastAsia="x-none"/>
              </w:rPr>
            </w:pPr>
          </w:p>
        </w:tc>
      </w:tr>
      <w:tr w:rsidR="000F713F" w:rsidRPr="000F713F" w14:paraId="491EB989" w14:textId="77777777" w:rsidTr="000F713F">
        <w:trPr>
          <w:cantSplit/>
          <w:jc w:val="center"/>
          <w:ins w:id="2628" w:author="Huawei" w:date="2018-03-28T15:01:00Z"/>
        </w:trPr>
        <w:tc>
          <w:tcPr>
            <w:tcW w:w="0" w:type="auto"/>
            <w:vMerge/>
            <w:tcBorders>
              <w:left w:val="single" w:sz="4" w:space="0" w:color="auto"/>
              <w:right w:val="single" w:sz="4" w:space="0" w:color="auto"/>
            </w:tcBorders>
            <w:vAlign w:val="center"/>
          </w:tcPr>
          <w:p w14:paraId="30576836" w14:textId="77777777" w:rsidR="000F713F" w:rsidRPr="000F713F" w:rsidRDefault="000F713F" w:rsidP="000F713F">
            <w:pPr>
              <w:ind w:left="720" w:hanging="720"/>
              <w:rPr>
                <w:ins w:id="262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4459E1D" w14:textId="77777777" w:rsidR="000F713F" w:rsidRPr="000F713F" w:rsidRDefault="000F713F" w:rsidP="000F713F">
            <w:pPr>
              <w:keepLines/>
              <w:numPr>
                <w:ilvl w:val="0"/>
                <w:numId w:val="33"/>
              </w:numPr>
              <w:spacing w:before="40" w:after="40"/>
              <w:ind w:firstLine="0"/>
              <w:jc w:val="center"/>
              <w:rPr>
                <w:ins w:id="2630" w:author="Huawei" w:date="2018-03-28T15:01:00Z"/>
                <w:rFonts w:ascii="Times New Roman" w:eastAsia="SimSun" w:hAnsi="Times New Roman"/>
                <w:i/>
                <w:sz w:val="16"/>
                <w:szCs w:val="18"/>
                <w:lang w:eastAsia="x-none"/>
              </w:rPr>
            </w:pPr>
            <w:ins w:id="2631"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1DCF7563" w14:textId="77777777" w:rsidR="000F713F" w:rsidRPr="000F713F" w:rsidRDefault="000F713F" w:rsidP="000F713F">
            <w:pPr>
              <w:keepLines/>
              <w:numPr>
                <w:ilvl w:val="0"/>
                <w:numId w:val="33"/>
              </w:numPr>
              <w:spacing w:before="40" w:after="40"/>
              <w:ind w:firstLine="0"/>
              <w:jc w:val="center"/>
              <w:rPr>
                <w:ins w:id="263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AD708F1" w14:textId="77777777" w:rsidR="000F713F" w:rsidRPr="000F713F" w:rsidRDefault="000F713F" w:rsidP="000F713F">
            <w:pPr>
              <w:keepLines/>
              <w:numPr>
                <w:ilvl w:val="0"/>
                <w:numId w:val="33"/>
              </w:numPr>
              <w:spacing w:before="40" w:after="40"/>
              <w:ind w:firstLine="0"/>
              <w:jc w:val="center"/>
              <w:rPr>
                <w:ins w:id="263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7EE54F" w14:textId="77777777" w:rsidR="000F713F" w:rsidRPr="000F713F" w:rsidRDefault="000F713F" w:rsidP="000F713F">
            <w:pPr>
              <w:keepLines/>
              <w:numPr>
                <w:ilvl w:val="0"/>
                <w:numId w:val="33"/>
              </w:numPr>
              <w:spacing w:before="40" w:after="40"/>
              <w:ind w:firstLine="0"/>
              <w:jc w:val="center"/>
              <w:rPr>
                <w:ins w:id="263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2FE6C9" w14:textId="77777777" w:rsidR="000F713F" w:rsidRPr="000F713F" w:rsidRDefault="000F713F" w:rsidP="000F713F">
            <w:pPr>
              <w:keepLines/>
              <w:numPr>
                <w:ilvl w:val="0"/>
                <w:numId w:val="33"/>
              </w:numPr>
              <w:spacing w:before="40" w:after="40"/>
              <w:ind w:firstLine="0"/>
              <w:jc w:val="center"/>
              <w:rPr>
                <w:ins w:id="263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B573C1" w14:textId="77777777" w:rsidR="000F713F" w:rsidRPr="000F713F" w:rsidRDefault="000F713F" w:rsidP="000F713F">
            <w:pPr>
              <w:keepLines/>
              <w:numPr>
                <w:ilvl w:val="0"/>
                <w:numId w:val="33"/>
              </w:numPr>
              <w:spacing w:before="40" w:after="40"/>
              <w:ind w:firstLine="0"/>
              <w:jc w:val="center"/>
              <w:rPr>
                <w:ins w:id="263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9267892" w14:textId="77777777" w:rsidR="000F713F" w:rsidRPr="000F713F" w:rsidRDefault="000F713F" w:rsidP="000F713F">
            <w:pPr>
              <w:keepLines/>
              <w:numPr>
                <w:ilvl w:val="0"/>
                <w:numId w:val="33"/>
              </w:numPr>
              <w:spacing w:before="40" w:after="40"/>
              <w:ind w:firstLine="0"/>
              <w:jc w:val="center"/>
              <w:rPr>
                <w:ins w:id="263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EC617D" w14:textId="77777777" w:rsidR="000F713F" w:rsidRPr="000F713F" w:rsidRDefault="000F713F" w:rsidP="000F713F">
            <w:pPr>
              <w:keepLines/>
              <w:numPr>
                <w:ilvl w:val="0"/>
                <w:numId w:val="33"/>
              </w:numPr>
              <w:spacing w:before="40" w:after="40"/>
              <w:ind w:firstLine="0"/>
              <w:jc w:val="center"/>
              <w:rPr>
                <w:ins w:id="263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64DA30" w14:textId="77777777" w:rsidR="000F713F" w:rsidRPr="000F713F" w:rsidRDefault="000F713F" w:rsidP="000F713F">
            <w:pPr>
              <w:keepLines/>
              <w:numPr>
                <w:ilvl w:val="0"/>
                <w:numId w:val="33"/>
              </w:numPr>
              <w:spacing w:before="40" w:after="40"/>
              <w:ind w:firstLine="0"/>
              <w:jc w:val="center"/>
              <w:rPr>
                <w:ins w:id="263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E136536" w14:textId="77777777" w:rsidR="000F713F" w:rsidRPr="000F713F" w:rsidRDefault="000F713F" w:rsidP="000F713F">
            <w:pPr>
              <w:keepLines/>
              <w:numPr>
                <w:ilvl w:val="0"/>
                <w:numId w:val="33"/>
              </w:numPr>
              <w:spacing w:before="40" w:after="40"/>
              <w:ind w:firstLine="0"/>
              <w:jc w:val="center"/>
              <w:rPr>
                <w:ins w:id="2640" w:author="Huawei" w:date="2018-03-28T15:01:00Z"/>
                <w:rFonts w:ascii="Times New Roman" w:eastAsia="SimSun" w:hAnsi="Times New Roman"/>
                <w:color w:val="000000"/>
                <w:kern w:val="24"/>
                <w:sz w:val="16"/>
                <w:szCs w:val="18"/>
                <w:lang w:eastAsia="x-none"/>
              </w:rPr>
            </w:pPr>
          </w:p>
        </w:tc>
      </w:tr>
      <w:tr w:rsidR="000F713F" w:rsidRPr="000F713F" w14:paraId="49D738C0" w14:textId="77777777" w:rsidTr="000F713F">
        <w:trPr>
          <w:cantSplit/>
          <w:jc w:val="center"/>
          <w:ins w:id="2641" w:author="Huawei" w:date="2018-03-28T15:01:00Z"/>
        </w:trPr>
        <w:tc>
          <w:tcPr>
            <w:tcW w:w="0" w:type="auto"/>
            <w:vMerge/>
            <w:tcBorders>
              <w:left w:val="single" w:sz="4" w:space="0" w:color="auto"/>
              <w:right w:val="single" w:sz="4" w:space="0" w:color="auto"/>
            </w:tcBorders>
            <w:vAlign w:val="center"/>
          </w:tcPr>
          <w:p w14:paraId="3AC08C6B" w14:textId="77777777" w:rsidR="000F713F" w:rsidRPr="000F713F" w:rsidRDefault="000F713F" w:rsidP="000F713F">
            <w:pPr>
              <w:ind w:left="720" w:hanging="720"/>
              <w:rPr>
                <w:ins w:id="2642"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7D7C1F0" w14:textId="77777777" w:rsidR="000F713F" w:rsidRPr="000F713F" w:rsidRDefault="000F713F" w:rsidP="000F713F">
            <w:pPr>
              <w:keepLines/>
              <w:numPr>
                <w:ilvl w:val="0"/>
                <w:numId w:val="33"/>
              </w:numPr>
              <w:spacing w:before="40" w:after="40"/>
              <w:ind w:firstLine="0"/>
              <w:jc w:val="center"/>
              <w:rPr>
                <w:ins w:id="2643" w:author="Huawei" w:date="2018-03-28T15:01:00Z"/>
                <w:rFonts w:ascii="Times New Roman" w:eastAsia="SimSun" w:hAnsi="Times New Roman"/>
                <w:i/>
                <w:sz w:val="16"/>
                <w:szCs w:val="18"/>
                <w:lang w:eastAsia="x-none"/>
              </w:rPr>
            </w:pPr>
            <w:ins w:id="2644"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7B37B83A" w14:textId="77777777" w:rsidR="000F713F" w:rsidRPr="000F713F" w:rsidRDefault="000F713F" w:rsidP="000F713F">
            <w:pPr>
              <w:keepLines/>
              <w:numPr>
                <w:ilvl w:val="0"/>
                <w:numId w:val="33"/>
              </w:numPr>
              <w:spacing w:before="40" w:after="40"/>
              <w:ind w:firstLine="0"/>
              <w:jc w:val="center"/>
              <w:rPr>
                <w:ins w:id="264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3A37113" w14:textId="77777777" w:rsidR="000F713F" w:rsidRPr="000F713F" w:rsidRDefault="000F713F" w:rsidP="000F713F">
            <w:pPr>
              <w:keepLines/>
              <w:numPr>
                <w:ilvl w:val="0"/>
                <w:numId w:val="33"/>
              </w:numPr>
              <w:spacing w:before="40" w:after="40"/>
              <w:ind w:firstLine="0"/>
              <w:jc w:val="center"/>
              <w:rPr>
                <w:ins w:id="264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0359DE0" w14:textId="77777777" w:rsidR="000F713F" w:rsidRPr="000F713F" w:rsidRDefault="000F713F" w:rsidP="000F713F">
            <w:pPr>
              <w:keepLines/>
              <w:numPr>
                <w:ilvl w:val="0"/>
                <w:numId w:val="33"/>
              </w:numPr>
              <w:spacing w:before="40" w:after="40"/>
              <w:ind w:firstLine="0"/>
              <w:jc w:val="center"/>
              <w:rPr>
                <w:ins w:id="264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F66827" w14:textId="77777777" w:rsidR="000F713F" w:rsidRPr="000F713F" w:rsidRDefault="000F713F" w:rsidP="000F713F">
            <w:pPr>
              <w:keepLines/>
              <w:numPr>
                <w:ilvl w:val="0"/>
                <w:numId w:val="33"/>
              </w:numPr>
              <w:spacing w:before="40" w:after="40"/>
              <w:ind w:firstLine="0"/>
              <w:jc w:val="center"/>
              <w:rPr>
                <w:ins w:id="264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F06687A" w14:textId="77777777" w:rsidR="000F713F" w:rsidRPr="000F713F" w:rsidRDefault="000F713F" w:rsidP="000F713F">
            <w:pPr>
              <w:keepLines/>
              <w:numPr>
                <w:ilvl w:val="0"/>
                <w:numId w:val="33"/>
              </w:numPr>
              <w:spacing w:before="40" w:after="40"/>
              <w:ind w:firstLine="0"/>
              <w:jc w:val="center"/>
              <w:rPr>
                <w:ins w:id="264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3E2CEAA" w14:textId="77777777" w:rsidR="000F713F" w:rsidRPr="000F713F" w:rsidRDefault="000F713F" w:rsidP="000F713F">
            <w:pPr>
              <w:keepLines/>
              <w:numPr>
                <w:ilvl w:val="0"/>
                <w:numId w:val="33"/>
              </w:numPr>
              <w:spacing w:before="40" w:after="40"/>
              <w:ind w:firstLine="0"/>
              <w:jc w:val="center"/>
              <w:rPr>
                <w:ins w:id="26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1F0808" w14:textId="77777777" w:rsidR="000F713F" w:rsidRPr="000F713F" w:rsidRDefault="000F713F" w:rsidP="000F713F">
            <w:pPr>
              <w:keepLines/>
              <w:numPr>
                <w:ilvl w:val="0"/>
                <w:numId w:val="33"/>
              </w:numPr>
              <w:spacing w:before="40" w:after="40"/>
              <w:ind w:firstLine="0"/>
              <w:jc w:val="center"/>
              <w:rPr>
                <w:ins w:id="265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83DE31" w14:textId="77777777" w:rsidR="000F713F" w:rsidRPr="000F713F" w:rsidRDefault="000F713F" w:rsidP="000F713F">
            <w:pPr>
              <w:keepLines/>
              <w:numPr>
                <w:ilvl w:val="0"/>
                <w:numId w:val="33"/>
              </w:numPr>
              <w:spacing w:before="40" w:after="40"/>
              <w:ind w:firstLine="0"/>
              <w:jc w:val="center"/>
              <w:rPr>
                <w:ins w:id="265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1EFDBFC" w14:textId="77777777" w:rsidR="000F713F" w:rsidRPr="000F713F" w:rsidRDefault="000F713F" w:rsidP="000F713F">
            <w:pPr>
              <w:keepLines/>
              <w:numPr>
                <w:ilvl w:val="0"/>
                <w:numId w:val="33"/>
              </w:numPr>
              <w:spacing w:before="40" w:after="40"/>
              <w:ind w:firstLine="0"/>
              <w:jc w:val="center"/>
              <w:rPr>
                <w:ins w:id="2653" w:author="Huawei" w:date="2018-03-28T15:01:00Z"/>
                <w:rFonts w:ascii="Times New Roman" w:eastAsia="SimSun" w:hAnsi="Times New Roman"/>
                <w:color w:val="000000"/>
                <w:kern w:val="24"/>
                <w:sz w:val="16"/>
                <w:szCs w:val="18"/>
                <w:lang w:eastAsia="x-none"/>
              </w:rPr>
            </w:pPr>
          </w:p>
        </w:tc>
      </w:tr>
      <w:tr w:rsidR="000F713F" w:rsidRPr="000F713F" w14:paraId="4F19D534" w14:textId="77777777" w:rsidTr="000F713F">
        <w:trPr>
          <w:cantSplit/>
          <w:jc w:val="center"/>
          <w:ins w:id="2654" w:author="Huawei" w:date="2018-03-28T15:01:00Z"/>
        </w:trPr>
        <w:tc>
          <w:tcPr>
            <w:tcW w:w="0" w:type="auto"/>
            <w:vMerge/>
            <w:tcBorders>
              <w:left w:val="single" w:sz="4" w:space="0" w:color="auto"/>
              <w:right w:val="single" w:sz="4" w:space="0" w:color="auto"/>
            </w:tcBorders>
            <w:vAlign w:val="center"/>
          </w:tcPr>
          <w:p w14:paraId="60A8EE4C" w14:textId="77777777" w:rsidR="000F713F" w:rsidRPr="000F713F" w:rsidRDefault="000F713F" w:rsidP="000F713F">
            <w:pPr>
              <w:ind w:left="720" w:hanging="720"/>
              <w:rPr>
                <w:ins w:id="2655"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BCABD90" w14:textId="77777777" w:rsidR="000F713F" w:rsidRPr="000F713F" w:rsidRDefault="000F713F" w:rsidP="000F713F">
            <w:pPr>
              <w:keepLines/>
              <w:numPr>
                <w:ilvl w:val="0"/>
                <w:numId w:val="33"/>
              </w:numPr>
              <w:spacing w:before="40" w:after="40"/>
              <w:ind w:firstLine="0"/>
              <w:jc w:val="center"/>
              <w:rPr>
                <w:ins w:id="2656" w:author="Huawei" w:date="2018-03-28T15:01:00Z"/>
                <w:rFonts w:ascii="Times New Roman" w:eastAsia="SimSun" w:hAnsi="Times New Roman"/>
                <w:i/>
                <w:sz w:val="16"/>
                <w:szCs w:val="18"/>
                <w:lang w:eastAsia="x-none"/>
              </w:rPr>
            </w:pPr>
            <w:ins w:id="2657"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3BD722FE" w14:textId="77777777" w:rsidR="000F713F" w:rsidRPr="000F713F" w:rsidRDefault="000F713F" w:rsidP="000F713F">
            <w:pPr>
              <w:keepLines/>
              <w:numPr>
                <w:ilvl w:val="0"/>
                <w:numId w:val="33"/>
              </w:numPr>
              <w:spacing w:before="40" w:after="40"/>
              <w:ind w:firstLine="0"/>
              <w:jc w:val="center"/>
              <w:rPr>
                <w:ins w:id="265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7663068" w14:textId="77777777" w:rsidR="000F713F" w:rsidRPr="000F713F" w:rsidRDefault="000F713F" w:rsidP="000F713F">
            <w:pPr>
              <w:keepLines/>
              <w:numPr>
                <w:ilvl w:val="0"/>
                <w:numId w:val="33"/>
              </w:numPr>
              <w:spacing w:before="40" w:after="40"/>
              <w:ind w:firstLine="0"/>
              <w:jc w:val="center"/>
              <w:rPr>
                <w:ins w:id="265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5BE038" w14:textId="77777777" w:rsidR="000F713F" w:rsidRPr="000F713F" w:rsidRDefault="000F713F" w:rsidP="000F713F">
            <w:pPr>
              <w:keepLines/>
              <w:numPr>
                <w:ilvl w:val="0"/>
                <w:numId w:val="33"/>
              </w:numPr>
              <w:spacing w:before="40" w:after="40"/>
              <w:ind w:firstLine="0"/>
              <w:jc w:val="center"/>
              <w:rPr>
                <w:ins w:id="266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DB5A765" w14:textId="77777777" w:rsidR="000F713F" w:rsidRPr="000F713F" w:rsidRDefault="000F713F" w:rsidP="000F713F">
            <w:pPr>
              <w:keepLines/>
              <w:numPr>
                <w:ilvl w:val="0"/>
                <w:numId w:val="33"/>
              </w:numPr>
              <w:spacing w:before="40" w:after="40"/>
              <w:ind w:firstLine="0"/>
              <w:jc w:val="center"/>
              <w:rPr>
                <w:ins w:id="266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E3D2D7" w14:textId="77777777" w:rsidR="000F713F" w:rsidRPr="000F713F" w:rsidRDefault="000F713F" w:rsidP="000F713F">
            <w:pPr>
              <w:keepLines/>
              <w:numPr>
                <w:ilvl w:val="0"/>
                <w:numId w:val="33"/>
              </w:numPr>
              <w:spacing w:before="40" w:after="40"/>
              <w:ind w:firstLine="0"/>
              <w:jc w:val="center"/>
              <w:rPr>
                <w:ins w:id="266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1C5368" w14:textId="77777777" w:rsidR="000F713F" w:rsidRPr="000F713F" w:rsidRDefault="000F713F" w:rsidP="000F713F">
            <w:pPr>
              <w:keepLines/>
              <w:numPr>
                <w:ilvl w:val="0"/>
                <w:numId w:val="33"/>
              </w:numPr>
              <w:spacing w:before="40" w:after="40"/>
              <w:ind w:firstLine="0"/>
              <w:jc w:val="center"/>
              <w:rPr>
                <w:ins w:id="266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B87354" w14:textId="77777777" w:rsidR="000F713F" w:rsidRPr="000F713F" w:rsidRDefault="000F713F" w:rsidP="000F713F">
            <w:pPr>
              <w:keepLines/>
              <w:numPr>
                <w:ilvl w:val="0"/>
                <w:numId w:val="33"/>
              </w:numPr>
              <w:spacing w:before="40" w:after="40"/>
              <w:ind w:firstLine="0"/>
              <w:jc w:val="center"/>
              <w:rPr>
                <w:ins w:id="26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2D4059" w14:textId="77777777" w:rsidR="000F713F" w:rsidRPr="000F713F" w:rsidRDefault="000F713F" w:rsidP="000F713F">
            <w:pPr>
              <w:keepLines/>
              <w:numPr>
                <w:ilvl w:val="0"/>
                <w:numId w:val="33"/>
              </w:numPr>
              <w:spacing w:before="40" w:after="40"/>
              <w:ind w:firstLine="0"/>
              <w:jc w:val="center"/>
              <w:rPr>
                <w:ins w:id="266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E0A6036" w14:textId="77777777" w:rsidR="000F713F" w:rsidRPr="000F713F" w:rsidRDefault="000F713F" w:rsidP="000F713F">
            <w:pPr>
              <w:keepLines/>
              <w:numPr>
                <w:ilvl w:val="0"/>
                <w:numId w:val="33"/>
              </w:numPr>
              <w:spacing w:before="40" w:after="40"/>
              <w:ind w:firstLine="0"/>
              <w:jc w:val="center"/>
              <w:rPr>
                <w:ins w:id="2666" w:author="Huawei" w:date="2018-03-28T15:01:00Z"/>
                <w:rFonts w:ascii="Times New Roman" w:eastAsia="SimSun" w:hAnsi="Times New Roman"/>
                <w:color w:val="000000"/>
                <w:kern w:val="24"/>
                <w:sz w:val="16"/>
                <w:szCs w:val="18"/>
                <w:lang w:eastAsia="x-none"/>
              </w:rPr>
            </w:pPr>
          </w:p>
        </w:tc>
      </w:tr>
      <w:tr w:rsidR="000F713F" w:rsidRPr="000F713F" w14:paraId="032CCF11" w14:textId="77777777" w:rsidTr="000F713F">
        <w:trPr>
          <w:cantSplit/>
          <w:jc w:val="center"/>
          <w:ins w:id="2667" w:author="Huawei" w:date="2018-03-28T15:01:00Z"/>
        </w:trPr>
        <w:tc>
          <w:tcPr>
            <w:tcW w:w="0" w:type="auto"/>
            <w:vMerge/>
            <w:tcBorders>
              <w:left w:val="single" w:sz="4" w:space="0" w:color="auto"/>
              <w:right w:val="single" w:sz="4" w:space="0" w:color="auto"/>
            </w:tcBorders>
            <w:vAlign w:val="center"/>
          </w:tcPr>
          <w:p w14:paraId="2D1500B6" w14:textId="77777777" w:rsidR="000F713F" w:rsidRPr="000F713F" w:rsidRDefault="000F713F" w:rsidP="000F713F">
            <w:pPr>
              <w:ind w:left="720" w:hanging="720"/>
              <w:rPr>
                <w:ins w:id="2668"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9C91146" w14:textId="77777777" w:rsidR="000F713F" w:rsidRPr="000F713F" w:rsidRDefault="000F713F" w:rsidP="000F713F">
            <w:pPr>
              <w:keepLines/>
              <w:numPr>
                <w:ilvl w:val="0"/>
                <w:numId w:val="33"/>
              </w:numPr>
              <w:spacing w:before="40" w:after="40"/>
              <w:ind w:firstLine="0"/>
              <w:jc w:val="center"/>
              <w:rPr>
                <w:ins w:id="2669" w:author="Huawei" w:date="2018-03-28T15:01:00Z"/>
                <w:rFonts w:ascii="Times New Roman" w:eastAsia="SimSun" w:hAnsi="Times New Roman"/>
                <w:i/>
                <w:sz w:val="16"/>
                <w:szCs w:val="18"/>
                <w:lang w:eastAsia="x-none"/>
              </w:rPr>
            </w:pPr>
            <w:ins w:id="2670"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ZSA</w:t>
              </w:r>
            </w:ins>
          </w:p>
        </w:tc>
        <w:tc>
          <w:tcPr>
            <w:tcW w:w="411" w:type="pct"/>
            <w:tcBorders>
              <w:top w:val="single" w:sz="4" w:space="0" w:color="auto"/>
              <w:left w:val="single" w:sz="4" w:space="0" w:color="auto"/>
              <w:bottom w:val="single" w:sz="4" w:space="0" w:color="auto"/>
              <w:right w:val="single" w:sz="4" w:space="0" w:color="auto"/>
            </w:tcBorders>
          </w:tcPr>
          <w:p w14:paraId="51A86506" w14:textId="77777777" w:rsidR="000F713F" w:rsidRPr="000F713F" w:rsidRDefault="000F713F" w:rsidP="000F713F">
            <w:pPr>
              <w:keepLines/>
              <w:numPr>
                <w:ilvl w:val="0"/>
                <w:numId w:val="33"/>
              </w:numPr>
              <w:spacing w:before="40" w:after="40"/>
              <w:ind w:firstLine="0"/>
              <w:jc w:val="center"/>
              <w:rPr>
                <w:ins w:id="267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43872AB" w14:textId="77777777" w:rsidR="000F713F" w:rsidRPr="000F713F" w:rsidRDefault="000F713F" w:rsidP="000F713F">
            <w:pPr>
              <w:keepLines/>
              <w:numPr>
                <w:ilvl w:val="0"/>
                <w:numId w:val="33"/>
              </w:numPr>
              <w:spacing w:before="40" w:after="40"/>
              <w:ind w:firstLine="0"/>
              <w:jc w:val="center"/>
              <w:rPr>
                <w:ins w:id="267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493DBA5" w14:textId="77777777" w:rsidR="000F713F" w:rsidRPr="000F713F" w:rsidRDefault="000F713F" w:rsidP="000F713F">
            <w:pPr>
              <w:keepLines/>
              <w:numPr>
                <w:ilvl w:val="0"/>
                <w:numId w:val="33"/>
              </w:numPr>
              <w:spacing w:before="40" w:after="40"/>
              <w:ind w:firstLine="0"/>
              <w:jc w:val="center"/>
              <w:rPr>
                <w:ins w:id="267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75E1464" w14:textId="77777777" w:rsidR="000F713F" w:rsidRPr="000F713F" w:rsidRDefault="000F713F" w:rsidP="000F713F">
            <w:pPr>
              <w:keepLines/>
              <w:numPr>
                <w:ilvl w:val="0"/>
                <w:numId w:val="33"/>
              </w:numPr>
              <w:spacing w:before="40" w:after="40"/>
              <w:ind w:firstLine="0"/>
              <w:jc w:val="center"/>
              <w:rPr>
                <w:ins w:id="26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413D28" w14:textId="77777777" w:rsidR="000F713F" w:rsidRPr="000F713F" w:rsidRDefault="000F713F" w:rsidP="000F713F">
            <w:pPr>
              <w:keepLines/>
              <w:numPr>
                <w:ilvl w:val="0"/>
                <w:numId w:val="33"/>
              </w:numPr>
              <w:spacing w:before="40" w:after="40"/>
              <w:ind w:firstLine="0"/>
              <w:jc w:val="center"/>
              <w:rPr>
                <w:ins w:id="267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D4190C" w14:textId="77777777" w:rsidR="000F713F" w:rsidRPr="000F713F" w:rsidRDefault="000F713F" w:rsidP="000F713F">
            <w:pPr>
              <w:keepLines/>
              <w:numPr>
                <w:ilvl w:val="0"/>
                <w:numId w:val="33"/>
              </w:numPr>
              <w:spacing w:before="40" w:after="40"/>
              <w:ind w:firstLine="0"/>
              <w:jc w:val="center"/>
              <w:rPr>
                <w:ins w:id="267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7D1C264" w14:textId="77777777" w:rsidR="000F713F" w:rsidRPr="000F713F" w:rsidRDefault="000F713F" w:rsidP="000F713F">
            <w:pPr>
              <w:keepLines/>
              <w:numPr>
                <w:ilvl w:val="0"/>
                <w:numId w:val="33"/>
              </w:numPr>
              <w:spacing w:before="40" w:after="40"/>
              <w:ind w:firstLine="0"/>
              <w:jc w:val="center"/>
              <w:rPr>
                <w:ins w:id="267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51B58C8" w14:textId="77777777" w:rsidR="000F713F" w:rsidRPr="000F713F" w:rsidRDefault="000F713F" w:rsidP="000F713F">
            <w:pPr>
              <w:keepLines/>
              <w:numPr>
                <w:ilvl w:val="0"/>
                <w:numId w:val="33"/>
              </w:numPr>
              <w:spacing w:before="40" w:after="40"/>
              <w:ind w:firstLine="0"/>
              <w:jc w:val="center"/>
              <w:rPr>
                <w:ins w:id="267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529E46C" w14:textId="77777777" w:rsidR="000F713F" w:rsidRPr="000F713F" w:rsidRDefault="000F713F" w:rsidP="000F713F">
            <w:pPr>
              <w:keepLines/>
              <w:numPr>
                <w:ilvl w:val="0"/>
                <w:numId w:val="33"/>
              </w:numPr>
              <w:spacing w:before="40" w:after="40"/>
              <w:ind w:firstLine="0"/>
              <w:jc w:val="center"/>
              <w:rPr>
                <w:ins w:id="2679" w:author="Huawei" w:date="2018-03-28T15:01:00Z"/>
                <w:rFonts w:ascii="Times New Roman" w:eastAsia="SimSun" w:hAnsi="Times New Roman"/>
                <w:color w:val="000000"/>
                <w:kern w:val="24"/>
                <w:sz w:val="16"/>
                <w:szCs w:val="18"/>
                <w:lang w:eastAsia="x-none"/>
              </w:rPr>
            </w:pPr>
          </w:p>
        </w:tc>
      </w:tr>
      <w:tr w:rsidR="000F713F" w:rsidRPr="000F713F" w14:paraId="26582D72" w14:textId="77777777" w:rsidTr="000F713F">
        <w:trPr>
          <w:cantSplit/>
          <w:jc w:val="center"/>
          <w:ins w:id="2680" w:author="Huawei" w:date="2018-03-28T15:01:00Z"/>
        </w:trPr>
        <w:tc>
          <w:tcPr>
            <w:tcW w:w="1387" w:type="pct"/>
            <w:gridSpan w:val="2"/>
            <w:tcBorders>
              <w:left w:val="single" w:sz="4" w:space="0" w:color="auto"/>
              <w:right w:val="single" w:sz="4" w:space="0" w:color="auto"/>
            </w:tcBorders>
            <w:vAlign w:val="center"/>
          </w:tcPr>
          <w:p w14:paraId="69106BC2" w14:textId="77777777" w:rsidR="000F713F" w:rsidRPr="000F713F" w:rsidRDefault="000F713F" w:rsidP="000F713F">
            <w:pPr>
              <w:keepLines/>
              <w:numPr>
                <w:ilvl w:val="0"/>
                <w:numId w:val="33"/>
              </w:numPr>
              <w:spacing w:before="40" w:after="40"/>
              <w:ind w:firstLine="0"/>
              <w:jc w:val="center"/>
              <w:rPr>
                <w:ins w:id="2681" w:author="Huawei" w:date="2018-03-28T15:01:00Z"/>
                <w:rFonts w:ascii="Times New Roman" w:eastAsia="SimSun" w:hAnsi="Times New Roman"/>
                <w:i/>
                <w:sz w:val="16"/>
                <w:szCs w:val="18"/>
                <w:lang w:eastAsia="x-none"/>
              </w:rPr>
            </w:pPr>
            <w:ins w:id="2682" w:author="Huawei" w:date="2018-03-28T15:01:00Z">
              <w:r w:rsidRPr="000F713F">
                <w:rPr>
                  <w:rFonts w:ascii="Times New Roman" w:eastAsia="SimSun" w:hAnsi="Times New Roman"/>
                  <w:sz w:val="16"/>
                  <w:szCs w:val="18"/>
                  <w:lang w:eastAsia="x-none"/>
                </w:rPr>
                <w:t xml:space="preserve">Delay scaling parameter </w:t>
              </w:r>
              <w:r w:rsidRPr="000F713F">
                <w:rPr>
                  <w:rFonts w:ascii="Times New Roman" w:eastAsia="SimSun" w:hAnsi="Times New Roman"/>
                  <w:i/>
                  <w:sz w:val="16"/>
                  <w:szCs w:val="18"/>
                  <w:lang w:eastAsia="x-none"/>
                </w:rPr>
                <w:t>r</w:t>
              </w:r>
              <w:r w:rsidRPr="000F713F">
                <w:rPr>
                  <w:rFonts w:ascii="Times New Roman" w:eastAsia="SimSun" w:hAnsi="Times New Roman"/>
                  <w:i/>
                  <w:sz w:val="16"/>
                  <w:szCs w:val="18"/>
                  <w:vertAlign w:val="subscript"/>
                  <w:lang w:eastAsia="x-none"/>
                </w:rPr>
                <w:sym w:font="Symbol" w:char="F074"/>
              </w:r>
            </w:ins>
          </w:p>
        </w:tc>
        <w:tc>
          <w:tcPr>
            <w:tcW w:w="411" w:type="pct"/>
            <w:tcBorders>
              <w:top w:val="single" w:sz="4" w:space="0" w:color="auto"/>
              <w:left w:val="single" w:sz="4" w:space="0" w:color="auto"/>
              <w:bottom w:val="single" w:sz="4" w:space="0" w:color="auto"/>
              <w:right w:val="single" w:sz="4" w:space="0" w:color="auto"/>
            </w:tcBorders>
          </w:tcPr>
          <w:p w14:paraId="3602CE3E" w14:textId="77777777" w:rsidR="000F713F" w:rsidRPr="000F713F" w:rsidRDefault="000F713F" w:rsidP="000F713F">
            <w:pPr>
              <w:keepLines/>
              <w:numPr>
                <w:ilvl w:val="0"/>
                <w:numId w:val="33"/>
              </w:numPr>
              <w:spacing w:before="40" w:after="40"/>
              <w:ind w:firstLine="0"/>
              <w:jc w:val="center"/>
              <w:rPr>
                <w:ins w:id="268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4AEE60F" w14:textId="77777777" w:rsidR="000F713F" w:rsidRPr="000F713F" w:rsidRDefault="000F713F" w:rsidP="000F713F">
            <w:pPr>
              <w:keepLines/>
              <w:numPr>
                <w:ilvl w:val="0"/>
                <w:numId w:val="33"/>
              </w:numPr>
              <w:spacing w:before="40" w:after="40"/>
              <w:ind w:firstLine="0"/>
              <w:jc w:val="center"/>
              <w:rPr>
                <w:ins w:id="268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4BC9681" w14:textId="77777777" w:rsidR="000F713F" w:rsidRPr="000F713F" w:rsidRDefault="000F713F" w:rsidP="000F713F">
            <w:pPr>
              <w:keepLines/>
              <w:numPr>
                <w:ilvl w:val="0"/>
                <w:numId w:val="33"/>
              </w:numPr>
              <w:spacing w:before="40" w:after="40"/>
              <w:ind w:firstLine="0"/>
              <w:jc w:val="center"/>
              <w:rPr>
                <w:ins w:id="26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E6B086" w14:textId="77777777" w:rsidR="000F713F" w:rsidRPr="000F713F" w:rsidRDefault="000F713F" w:rsidP="000F713F">
            <w:pPr>
              <w:keepLines/>
              <w:numPr>
                <w:ilvl w:val="0"/>
                <w:numId w:val="33"/>
              </w:numPr>
              <w:spacing w:before="40" w:after="40"/>
              <w:ind w:firstLine="0"/>
              <w:jc w:val="center"/>
              <w:rPr>
                <w:ins w:id="26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0EE077" w14:textId="77777777" w:rsidR="000F713F" w:rsidRPr="000F713F" w:rsidRDefault="000F713F" w:rsidP="000F713F">
            <w:pPr>
              <w:keepLines/>
              <w:numPr>
                <w:ilvl w:val="0"/>
                <w:numId w:val="33"/>
              </w:numPr>
              <w:spacing w:before="40" w:after="40"/>
              <w:ind w:firstLine="0"/>
              <w:jc w:val="center"/>
              <w:rPr>
                <w:ins w:id="26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C622A1" w14:textId="77777777" w:rsidR="000F713F" w:rsidRPr="000F713F" w:rsidRDefault="000F713F" w:rsidP="000F713F">
            <w:pPr>
              <w:keepLines/>
              <w:numPr>
                <w:ilvl w:val="0"/>
                <w:numId w:val="33"/>
              </w:numPr>
              <w:spacing w:before="40" w:after="40"/>
              <w:ind w:firstLine="0"/>
              <w:jc w:val="center"/>
              <w:rPr>
                <w:ins w:id="268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72B3574" w14:textId="77777777" w:rsidR="000F713F" w:rsidRPr="000F713F" w:rsidRDefault="000F713F" w:rsidP="000F713F">
            <w:pPr>
              <w:keepLines/>
              <w:numPr>
                <w:ilvl w:val="0"/>
                <w:numId w:val="33"/>
              </w:numPr>
              <w:spacing w:before="40" w:after="40"/>
              <w:ind w:firstLine="0"/>
              <w:jc w:val="center"/>
              <w:rPr>
                <w:ins w:id="268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FAEA178" w14:textId="77777777" w:rsidR="000F713F" w:rsidRPr="000F713F" w:rsidRDefault="000F713F" w:rsidP="000F713F">
            <w:pPr>
              <w:keepLines/>
              <w:numPr>
                <w:ilvl w:val="0"/>
                <w:numId w:val="33"/>
              </w:numPr>
              <w:spacing w:before="40" w:after="40"/>
              <w:ind w:firstLine="0"/>
              <w:jc w:val="center"/>
              <w:rPr>
                <w:ins w:id="269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9755C05" w14:textId="77777777" w:rsidR="000F713F" w:rsidRPr="000F713F" w:rsidRDefault="000F713F" w:rsidP="000F713F">
            <w:pPr>
              <w:keepLines/>
              <w:numPr>
                <w:ilvl w:val="0"/>
                <w:numId w:val="33"/>
              </w:numPr>
              <w:spacing w:before="40" w:after="40"/>
              <w:ind w:firstLine="0"/>
              <w:jc w:val="center"/>
              <w:rPr>
                <w:ins w:id="2691" w:author="Huawei" w:date="2018-03-28T15:01:00Z"/>
                <w:rFonts w:ascii="Times New Roman" w:eastAsia="SimSun" w:hAnsi="Times New Roman"/>
                <w:color w:val="000000"/>
                <w:kern w:val="24"/>
                <w:sz w:val="16"/>
                <w:szCs w:val="18"/>
                <w:lang w:eastAsia="x-none"/>
              </w:rPr>
            </w:pPr>
          </w:p>
        </w:tc>
      </w:tr>
      <w:tr w:rsidR="000F713F" w:rsidRPr="000F713F" w14:paraId="7963C8A4" w14:textId="77777777" w:rsidTr="000F713F">
        <w:trPr>
          <w:cantSplit/>
          <w:jc w:val="center"/>
          <w:ins w:id="2692" w:author="Huawei" w:date="2018-03-28T15:01:00Z"/>
        </w:trPr>
        <w:tc>
          <w:tcPr>
            <w:tcW w:w="0" w:type="auto"/>
            <w:vMerge w:val="restart"/>
            <w:tcBorders>
              <w:left w:val="single" w:sz="4" w:space="0" w:color="auto"/>
              <w:right w:val="single" w:sz="4" w:space="0" w:color="auto"/>
            </w:tcBorders>
            <w:vAlign w:val="center"/>
          </w:tcPr>
          <w:p w14:paraId="1FD42B2F" w14:textId="77777777" w:rsidR="000F713F" w:rsidRPr="000F713F" w:rsidRDefault="000F713F" w:rsidP="000F713F">
            <w:pPr>
              <w:keepLines/>
              <w:numPr>
                <w:ilvl w:val="0"/>
                <w:numId w:val="33"/>
              </w:numPr>
              <w:spacing w:before="40" w:after="40"/>
              <w:ind w:firstLine="0"/>
              <w:jc w:val="center"/>
              <w:rPr>
                <w:ins w:id="2693" w:author="Huawei" w:date="2018-03-28T15:01:00Z"/>
                <w:rFonts w:ascii="Times New Roman" w:eastAsia="Malgun Gothic" w:hAnsi="Times New Roman" w:cs="Arial"/>
                <w:kern w:val="2"/>
                <w:sz w:val="16"/>
                <w:szCs w:val="18"/>
                <w:lang w:eastAsia="x-none"/>
              </w:rPr>
            </w:pPr>
            <w:ins w:id="2694" w:author="Huawei" w:date="2018-03-28T15:01:00Z">
              <w:r w:rsidRPr="000F713F">
                <w:rPr>
                  <w:rFonts w:ascii="Times New Roman" w:eastAsia="Malgun Gothic" w:hAnsi="Times New Roman"/>
                  <w:sz w:val="16"/>
                  <w:szCs w:val="18"/>
                  <w:lang w:eastAsia="x-none"/>
                </w:rPr>
                <w:t>XPR [dB]</w:t>
              </w:r>
            </w:ins>
          </w:p>
        </w:tc>
        <w:tc>
          <w:tcPr>
            <w:tcW w:w="358" w:type="pct"/>
            <w:tcBorders>
              <w:top w:val="single" w:sz="4" w:space="0" w:color="auto"/>
              <w:left w:val="single" w:sz="4" w:space="0" w:color="auto"/>
              <w:bottom w:val="single" w:sz="4" w:space="0" w:color="auto"/>
              <w:right w:val="single" w:sz="4" w:space="0" w:color="auto"/>
            </w:tcBorders>
            <w:vAlign w:val="center"/>
          </w:tcPr>
          <w:p w14:paraId="29896977" w14:textId="77777777" w:rsidR="000F713F" w:rsidRPr="000F713F" w:rsidRDefault="000F713F" w:rsidP="000F713F">
            <w:pPr>
              <w:keepLines/>
              <w:numPr>
                <w:ilvl w:val="0"/>
                <w:numId w:val="33"/>
              </w:numPr>
              <w:spacing w:before="40" w:after="40"/>
              <w:ind w:firstLine="0"/>
              <w:jc w:val="center"/>
              <w:rPr>
                <w:ins w:id="2695" w:author="Huawei" w:date="2018-03-28T15:01:00Z"/>
                <w:rFonts w:ascii="Times New Roman" w:eastAsia="SimSun" w:hAnsi="Times New Roman"/>
                <w:i/>
                <w:sz w:val="16"/>
                <w:szCs w:val="18"/>
                <w:lang w:eastAsia="x-none"/>
              </w:rPr>
            </w:pPr>
            <w:ins w:id="2696"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XPR</w:t>
              </w:r>
            </w:ins>
          </w:p>
        </w:tc>
        <w:tc>
          <w:tcPr>
            <w:tcW w:w="411" w:type="pct"/>
            <w:tcBorders>
              <w:top w:val="single" w:sz="4" w:space="0" w:color="auto"/>
              <w:left w:val="single" w:sz="4" w:space="0" w:color="auto"/>
              <w:bottom w:val="single" w:sz="4" w:space="0" w:color="auto"/>
              <w:right w:val="single" w:sz="4" w:space="0" w:color="auto"/>
            </w:tcBorders>
          </w:tcPr>
          <w:p w14:paraId="179FC756" w14:textId="77777777" w:rsidR="000F713F" w:rsidRPr="000F713F" w:rsidRDefault="000F713F" w:rsidP="000F713F">
            <w:pPr>
              <w:keepLines/>
              <w:numPr>
                <w:ilvl w:val="0"/>
                <w:numId w:val="33"/>
              </w:numPr>
              <w:spacing w:before="40" w:after="40"/>
              <w:ind w:firstLine="0"/>
              <w:jc w:val="center"/>
              <w:rPr>
                <w:ins w:id="269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7AEDE32" w14:textId="77777777" w:rsidR="000F713F" w:rsidRPr="000F713F" w:rsidRDefault="000F713F" w:rsidP="000F713F">
            <w:pPr>
              <w:keepLines/>
              <w:numPr>
                <w:ilvl w:val="0"/>
                <w:numId w:val="33"/>
              </w:numPr>
              <w:spacing w:before="40" w:after="40"/>
              <w:ind w:firstLine="0"/>
              <w:jc w:val="center"/>
              <w:rPr>
                <w:ins w:id="26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8F0798" w14:textId="77777777" w:rsidR="000F713F" w:rsidRPr="000F713F" w:rsidRDefault="000F713F" w:rsidP="000F713F">
            <w:pPr>
              <w:keepLines/>
              <w:numPr>
                <w:ilvl w:val="0"/>
                <w:numId w:val="33"/>
              </w:numPr>
              <w:spacing w:before="40" w:after="40"/>
              <w:ind w:firstLine="0"/>
              <w:jc w:val="center"/>
              <w:rPr>
                <w:ins w:id="26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232D7C" w14:textId="77777777" w:rsidR="000F713F" w:rsidRPr="000F713F" w:rsidRDefault="000F713F" w:rsidP="000F713F">
            <w:pPr>
              <w:keepLines/>
              <w:numPr>
                <w:ilvl w:val="0"/>
                <w:numId w:val="33"/>
              </w:numPr>
              <w:spacing w:before="40" w:after="40"/>
              <w:ind w:firstLine="0"/>
              <w:jc w:val="center"/>
              <w:rPr>
                <w:ins w:id="27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94AAAB" w14:textId="77777777" w:rsidR="000F713F" w:rsidRPr="000F713F" w:rsidRDefault="000F713F" w:rsidP="000F713F">
            <w:pPr>
              <w:keepLines/>
              <w:numPr>
                <w:ilvl w:val="0"/>
                <w:numId w:val="33"/>
              </w:numPr>
              <w:spacing w:before="40" w:after="40"/>
              <w:ind w:firstLine="0"/>
              <w:jc w:val="center"/>
              <w:rPr>
                <w:ins w:id="270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E641393" w14:textId="77777777" w:rsidR="000F713F" w:rsidRPr="000F713F" w:rsidRDefault="000F713F" w:rsidP="000F713F">
            <w:pPr>
              <w:keepLines/>
              <w:numPr>
                <w:ilvl w:val="0"/>
                <w:numId w:val="33"/>
              </w:numPr>
              <w:spacing w:before="40" w:after="40"/>
              <w:ind w:firstLine="0"/>
              <w:jc w:val="center"/>
              <w:rPr>
                <w:ins w:id="27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04FC3BF" w14:textId="77777777" w:rsidR="000F713F" w:rsidRPr="000F713F" w:rsidRDefault="000F713F" w:rsidP="000F713F">
            <w:pPr>
              <w:keepLines/>
              <w:numPr>
                <w:ilvl w:val="0"/>
                <w:numId w:val="33"/>
              </w:numPr>
              <w:spacing w:before="40" w:after="40"/>
              <w:ind w:firstLine="0"/>
              <w:jc w:val="center"/>
              <w:rPr>
                <w:ins w:id="27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154BF5" w14:textId="77777777" w:rsidR="000F713F" w:rsidRPr="000F713F" w:rsidRDefault="000F713F" w:rsidP="000F713F">
            <w:pPr>
              <w:keepLines/>
              <w:numPr>
                <w:ilvl w:val="0"/>
                <w:numId w:val="33"/>
              </w:numPr>
              <w:spacing w:before="40" w:after="40"/>
              <w:ind w:firstLine="0"/>
              <w:jc w:val="center"/>
              <w:rPr>
                <w:ins w:id="270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F0FBA1D" w14:textId="77777777" w:rsidR="000F713F" w:rsidRPr="000F713F" w:rsidRDefault="000F713F" w:rsidP="000F713F">
            <w:pPr>
              <w:keepLines/>
              <w:numPr>
                <w:ilvl w:val="0"/>
                <w:numId w:val="33"/>
              </w:numPr>
              <w:spacing w:before="40" w:after="40"/>
              <w:ind w:firstLine="0"/>
              <w:jc w:val="center"/>
              <w:rPr>
                <w:ins w:id="2705" w:author="Huawei" w:date="2018-03-28T15:01:00Z"/>
                <w:rFonts w:ascii="Times New Roman" w:eastAsia="SimSun" w:hAnsi="Times New Roman"/>
                <w:color w:val="000000"/>
                <w:kern w:val="24"/>
                <w:sz w:val="16"/>
                <w:szCs w:val="18"/>
                <w:lang w:eastAsia="x-none"/>
              </w:rPr>
            </w:pPr>
          </w:p>
        </w:tc>
      </w:tr>
      <w:tr w:rsidR="000F713F" w:rsidRPr="000F713F" w14:paraId="2F764363" w14:textId="77777777" w:rsidTr="000F713F">
        <w:trPr>
          <w:cantSplit/>
          <w:jc w:val="center"/>
          <w:ins w:id="2706" w:author="Huawei" w:date="2018-03-28T15:01:00Z"/>
        </w:trPr>
        <w:tc>
          <w:tcPr>
            <w:tcW w:w="0" w:type="auto"/>
            <w:vMerge/>
            <w:tcBorders>
              <w:left w:val="single" w:sz="4" w:space="0" w:color="auto"/>
              <w:right w:val="single" w:sz="4" w:space="0" w:color="auto"/>
            </w:tcBorders>
            <w:vAlign w:val="center"/>
          </w:tcPr>
          <w:p w14:paraId="0415412E" w14:textId="77777777" w:rsidR="000F713F" w:rsidRPr="000F713F" w:rsidRDefault="000F713F" w:rsidP="000F713F">
            <w:pPr>
              <w:ind w:left="720" w:hanging="720"/>
              <w:rPr>
                <w:ins w:id="2707"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E723018" w14:textId="77777777" w:rsidR="000F713F" w:rsidRPr="000F713F" w:rsidRDefault="000F713F" w:rsidP="000F713F">
            <w:pPr>
              <w:keepLines/>
              <w:numPr>
                <w:ilvl w:val="0"/>
                <w:numId w:val="33"/>
              </w:numPr>
              <w:spacing w:before="40" w:after="40"/>
              <w:ind w:firstLine="0"/>
              <w:jc w:val="center"/>
              <w:rPr>
                <w:ins w:id="2708" w:author="Huawei" w:date="2018-03-28T15:01:00Z"/>
                <w:rFonts w:ascii="Times New Roman" w:eastAsia="SimSun" w:hAnsi="Times New Roman"/>
                <w:i/>
                <w:sz w:val="16"/>
                <w:szCs w:val="18"/>
                <w:lang w:eastAsia="x-none"/>
              </w:rPr>
            </w:pPr>
            <w:ins w:id="2709"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XPR</w:t>
              </w:r>
            </w:ins>
          </w:p>
        </w:tc>
        <w:tc>
          <w:tcPr>
            <w:tcW w:w="411" w:type="pct"/>
            <w:tcBorders>
              <w:top w:val="single" w:sz="4" w:space="0" w:color="auto"/>
              <w:left w:val="single" w:sz="4" w:space="0" w:color="auto"/>
              <w:bottom w:val="single" w:sz="4" w:space="0" w:color="auto"/>
              <w:right w:val="single" w:sz="4" w:space="0" w:color="auto"/>
            </w:tcBorders>
          </w:tcPr>
          <w:p w14:paraId="3DABCCE7" w14:textId="77777777" w:rsidR="000F713F" w:rsidRPr="000F713F" w:rsidRDefault="000F713F" w:rsidP="000F713F">
            <w:pPr>
              <w:keepLines/>
              <w:numPr>
                <w:ilvl w:val="0"/>
                <w:numId w:val="33"/>
              </w:numPr>
              <w:spacing w:before="40" w:after="40"/>
              <w:ind w:firstLine="0"/>
              <w:jc w:val="center"/>
              <w:rPr>
                <w:ins w:id="271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2E09F00" w14:textId="77777777" w:rsidR="000F713F" w:rsidRPr="000F713F" w:rsidRDefault="000F713F" w:rsidP="000F713F">
            <w:pPr>
              <w:keepLines/>
              <w:numPr>
                <w:ilvl w:val="0"/>
                <w:numId w:val="33"/>
              </w:numPr>
              <w:spacing w:before="40" w:after="40"/>
              <w:ind w:firstLine="0"/>
              <w:jc w:val="center"/>
              <w:rPr>
                <w:ins w:id="27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4077BF" w14:textId="77777777" w:rsidR="000F713F" w:rsidRPr="000F713F" w:rsidRDefault="000F713F" w:rsidP="000F713F">
            <w:pPr>
              <w:keepLines/>
              <w:numPr>
                <w:ilvl w:val="0"/>
                <w:numId w:val="33"/>
              </w:numPr>
              <w:spacing w:before="40" w:after="40"/>
              <w:ind w:firstLine="0"/>
              <w:jc w:val="center"/>
              <w:rPr>
                <w:ins w:id="27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A3ED5CD" w14:textId="77777777" w:rsidR="000F713F" w:rsidRPr="000F713F" w:rsidRDefault="000F713F" w:rsidP="000F713F">
            <w:pPr>
              <w:keepLines/>
              <w:numPr>
                <w:ilvl w:val="0"/>
                <w:numId w:val="33"/>
              </w:numPr>
              <w:spacing w:before="40" w:after="40"/>
              <w:ind w:firstLine="0"/>
              <w:jc w:val="center"/>
              <w:rPr>
                <w:ins w:id="27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9CC3CF" w14:textId="77777777" w:rsidR="000F713F" w:rsidRPr="000F713F" w:rsidRDefault="000F713F" w:rsidP="000F713F">
            <w:pPr>
              <w:keepLines/>
              <w:numPr>
                <w:ilvl w:val="0"/>
                <w:numId w:val="33"/>
              </w:numPr>
              <w:spacing w:before="40" w:after="40"/>
              <w:ind w:firstLine="0"/>
              <w:jc w:val="center"/>
              <w:rPr>
                <w:ins w:id="27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410A7BA" w14:textId="77777777" w:rsidR="000F713F" w:rsidRPr="000F713F" w:rsidRDefault="000F713F" w:rsidP="000F713F">
            <w:pPr>
              <w:keepLines/>
              <w:numPr>
                <w:ilvl w:val="0"/>
                <w:numId w:val="33"/>
              </w:numPr>
              <w:spacing w:before="40" w:after="40"/>
              <w:ind w:firstLine="0"/>
              <w:jc w:val="center"/>
              <w:rPr>
                <w:ins w:id="27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FF6801" w14:textId="77777777" w:rsidR="000F713F" w:rsidRPr="000F713F" w:rsidRDefault="000F713F" w:rsidP="000F713F">
            <w:pPr>
              <w:keepLines/>
              <w:numPr>
                <w:ilvl w:val="0"/>
                <w:numId w:val="33"/>
              </w:numPr>
              <w:spacing w:before="40" w:after="40"/>
              <w:ind w:firstLine="0"/>
              <w:jc w:val="center"/>
              <w:rPr>
                <w:ins w:id="27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45DB9C" w14:textId="77777777" w:rsidR="000F713F" w:rsidRPr="000F713F" w:rsidRDefault="000F713F" w:rsidP="000F713F">
            <w:pPr>
              <w:keepLines/>
              <w:numPr>
                <w:ilvl w:val="0"/>
                <w:numId w:val="33"/>
              </w:numPr>
              <w:spacing w:before="40" w:after="40"/>
              <w:ind w:firstLine="0"/>
              <w:jc w:val="center"/>
              <w:rPr>
                <w:ins w:id="271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506C311" w14:textId="77777777" w:rsidR="000F713F" w:rsidRPr="000F713F" w:rsidRDefault="000F713F" w:rsidP="000F713F">
            <w:pPr>
              <w:keepLines/>
              <w:numPr>
                <w:ilvl w:val="0"/>
                <w:numId w:val="33"/>
              </w:numPr>
              <w:spacing w:before="40" w:after="40"/>
              <w:ind w:firstLine="0"/>
              <w:jc w:val="center"/>
              <w:rPr>
                <w:ins w:id="2718" w:author="Huawei" w:date="2018-03-28T15:01:00Z"/>
                <w:rFonts w:ascii="Times New Roman" w:eastAsia="SimSun" w:hAnsi="Times New Roman"/>
                <w:color w:val="000000"/>
                <w:kern w:val="24"/>
                <w:sz w:val="16"/>
                <w:szCs w:val="18"/>
                <w:lang w:eastAsia="x-none"/>
              </w:rPr>
            </w:pPr>
          </w:p>
        </w:tc>
      </w:tr>
      <w:tr w:rsidR="000F713F" w:rsidRPr="000F713F" w14:paraId="18A1F0E6" w14:textId="77777777" w:rsidTr="000F713F">
        <w:trPr>
          <w:cantSplit/>
          <w:jc w:val="center"/>
          <w:ins w:id="2719" w:author="Huawei" w:date="2018-03-28T15:01:00Z"/>
        </w:trPr>
        <w:tc>
          <w:tcPr>
            <w:tcW w:w="1387" w:type="pct"/>
            <w:gridSpan w:val="2"/>
            <w:tcBorders>
              <w:left w:val="single" w:sz="4" w:space="0" w:color="auto"/>
              <w:right w:val="single" w:sz="4" w:space="0" w:color="auto"/>
            </w:tcBorders>
            <w:vAlign w:val="center"/>
          </w:tcPr>
          <w:p w14:paraId="6703E921" w14:textId="77777777" w:rsidR="000F713F" w:rsidRPr="000F713F" w:rsidRDefault="000F713F" w:rsidP="000F713F">
            <w:pPr>
              <w:keepLines/>
              <w:numPr>
                <w:ilvl w:val="0"/>
                <w:numId w:val="33"/>
              </w:numPr>
              <w:spacing w:before="40" w:after="40"/>
              <w:ind w:firstLine="0"/>
              <w:jc w:val="center"/>
              <w:rPr>
                <w:ins w:id="2720" w:author="Huawei" w:date="2018-03-28T15:01:00Z"/>
                <w:rFonts w:ascii="Times New Roman" w:eastAsia="SimSun" w:hAnsi="Times New Roman"/>
                <w:i/>
                <w:sz w:val="16"/>
                <w:szCs w:val="18"/>
                <w:lang w:eastAsia="x-none"/>
              </w:rPr>
            </w:pPr>
            <w:ins w:id="2721" w:author="Huawei" w:date="2018-03-28T15:01:00Z">
              <w:r w:rsidRPr="000F713F">
                <w:rPr>
                  <w:rFonts w:ascii="Times New Roman" w:eastAsia="SimSun" w:hAnsi="Times New Roman"/>
                  <w:sz w:val="16"/>
                  <w:szCs w:val="18"/>
                  <w:lang w:eastAsia="x-none"/>
                </w:rPr>
                <w:t xml:space="preserve">Number of clusters </w:t>
              </w:r>
              <w:r w:rsidR="00603E09">
                <w:rPr>
                  <w:rFonts w:ascii="Times New Roman" w:eastAsia="SimSun" w:hAnsi="Times New Roman"/>
                  <w:position w:val="-6"/>
                  <w:sz w:val="16"/>
                  <w:szCs w:val="18"/>
                  <w:lang w:eastAsia="x-none"/>
                </w:rPr>
                <w:pict w14:anchorId="1F1AB082">
                  <v:shape id="_x0000_i1363" type="#_x0000_t75" style="width:14.4pt;height:15pt">
                    <v:imagedata r:id="rId2125" o:title=""/>
                  </v:shape>
                </w:pict>
              </w:r>
            </w:ins>
          </w:p>
        </w:tc>
        <w:tc>
          <w:tcPr>
            <w:tcW w:w="411" w:type="pct"/>
            <w:tcBorders>
              <w:top w:val="single" w:sz="4" w:space="0" w:color="auto"/>
              <w:left w:val="single" w:sz="4" w:space="0" w:color="auto"/>
              <w:bottom w:val="single" w:sz="4" w:space="0" w:color="auto"/>
              <w:right w:val="single" w:sz="4" w:space="0" w:color="auto"/>
            </w:tcBorders>
          </w:tcPr>
          <w:p w14:paraId="1C1391B9" w14:textId="77777777" w:rsidR="000F713F" w:rsidRPr="000F713F" w:rsidRDefault="000F713F" w:rsidP="000F713F">
            <w:pPr>
              <w:keepLines/>
              <w:numPr>
                <w:ilvl w:val="0"/>
                <w:numId w:val="33"/>
              </w:numPr>
              <w:spacing w:before="40" w:after="40"/>
              <w:ind w:firstLine="0"/>
              <w:jc w:val="center"/>
              <w:rPr>
                <w:ins w:id="272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5CA2DEA" w14:textId="77777777" w:rsidR="000F713F" w:rsidRPr="000F713F" w:rsidRDefault="000F713F" w:rsidP="000F713F">
            <w:pPr>
              <w:keepLines/>
              <w:numPr>
                <w:ilvl w:val="0"/>
                <w:numId w:val="33"/>
              </w:numPr>
              <w:spacing w:before="40" w:after="40"/>
              <w:ind w:firstLine="0"/>
              <w:jc w:val="center"/>
              <w:rPr>
                <w:ins w:id="272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8503D54" w14:textId="77777777" w:rsidR="000F713F" w:rsidRPr="000F713F" w:rsidRDefault="000F713F" w:rsidP="000F713F">
            <w:pPr>
              <w:keepLines/>
              <w:numPr>
                <w:ilvl w:val="0"/>
                <w:numId w:val="33"/>
              </w:numPr>
              <w:spacing w:before="40" w:after="40"/>
              <w:ind w:firstLine="0"/>
              <w:jc w:val="center"/>
              <w:rPr>
                <w:ins w:id="27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4D98C2" w14:textId="77777777" w:rsidR="000F713F" w:rsidRPr="000F713F" w:rsidRDefault="000F713F" w:rsidP="000F713F">
            <w:pPr>
              <w:keepLines/>
              <w:numPr>
                <w:ilvl w:val="0"/>
                <w:numId w:val="33"/>
              </w:numPr>
              <w:spacing w:before="40" w:after="40"/>
              <w:ind w:firstLine="0"/>
              <w:jc w:val="center"/>
              <w:rPr>
                <w:ins w:id="27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0EA0AC4" w14:textId="77777777" w:rsidR="000F713F" w:rsidRPr="000F713F" w:rsidRDefault="000F713F" w:rsidP="000F713F">
            <w:pPr>
              <w:keepLines/>
              <w:numPr>
                <w:ilvl w:val="0"/>
                <w:numId w:val="33"/>
              </w:numPr>
              <w:spacing w:before="40" w:after="40"/>
              <w:ind w:firstLine="0"/>
              <w:jc w:val="center"/>
              <w:rPr>
                <w:ins w:id="27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ABD532" w14:textId="77777777" w:rsidR="000F713F" w:rsidRPr="000F713F" w:rsidRDefault="000F713F" w:rsidP="000F713F">
            <w:pPr>
              <w:keepLines/>
              <w:numPr>
                <w:ilvl w:val="0"/>
                <w:numId w:val="33"/>
              </w:numPr>
              <w:spacing w:before="40" w:after="40"/>
              <w:ind w:firstLine="0"/>
              <w:jc w:val="center"/>
              <w:rPr>
                <w:ins w:id="27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1ED0C1" w14:textId="77777777" w:rsidR="000F713F" w:rsidRPr="000F713F" w:rsidRDefault="000F713F" w:rsidP="000F713F">
            <w:pPr>
              <w:keepLines/>
              <w:numPr>
                <w:ilvl w:val="0"/>
                <w:numId w:val="33"/>
              </w:numPr>
              <w:spacing w:before="40" w:after="40"/>
              <w:ind w:firstLine="0"/>
              <w:jc w:val="center"/>
              <w:rPr>
                <w:ins w:id="27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D3B640A" w14:textId="77777777" w:rsidR="000F713F" w:rsidRPr="000F713F" w:rsidRDefault="000F713F" w:rsidP="000F713F">
            <w:pPr>
              <w:keepLines/>
              <w:numPr>
                <w:ilvl w:val="0"/>
                <w:numId w:val="33"/>
              </w:numPr>
              <w:spacing w:before="40" w:after="40"/>
              <w:ind w:firstLine="0"/>
              <w:jc w:val="center"/>
              <w:rPr>
                <w:ins w:id="272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A79AB00" w14:textId="77777777" w:rsidR="000F713F" w:rsidRPr="000F713F" w:rsidRDefault="000F713F" w:rsidP="000F713F">
            <w:pPr>
              <w:keepLines/>
              <w:numPr>
                <w:ilvl w:val="0"/>
                <w:numId w:val="33"/>
              </w:numPr>
              <w:spacing w:before="40" w:after="40"/>
              <w:ind w:firstLine="0"/>
              <w:jc w:val="center"/>
              <w:rPr>
                <w:ins w:id="2730" w:author="Huawei" w:date="2018-03-28T15:01:00Z"/>
                <w:rFonts w:ascii="Times New Roman" w:eastAsia="SimSun" w:hAnsi="Times New Roman"/>
                <w:color w:val="000000"/>
                <w:kern w:val="24"/>
                <w:sz w:val="16"/>
                <w:szCs w:val="18"/>
                <w:lang w:eastAsia="x-none"/>
              </w:rPr>
            </w:pPr>
          </w:p>
        </w:tc>
      </w:tr>
      <w:tr w:rsidR="000F713F" w:rsidRPr="000F713F" w14:paraId="46AD7DA4" w14:textId="77777777" w:rsidTr="000F713F">
        <w:trPr>
          <w:cantSplit/>
          <w:jc w:val="center"/>
          <w:ins w:id="2731" w:author="Huawei" w:date="2018-03-28T15:01:00Z"/>
        </w:trPr>
        <w:tc>
          <w:tcPr>
            <w:tcW w:w="1387" w:type="pct"/>
            <w:gridSpan w:val="2"/>
            <w:tcBorders>
              <w:left w:val="single" w:sz="4" w:space="0" w:color="auto"/>
              <w:right w:val="single" w:sz="4" w:space="0" w:color="auto"/>
            </w:tcBorders>
            <w:vAlign w:val="center"/>
          </w:tcPr>
          <w:p w14:paraId="17A36F7D" w14:textId="77777777" w:rsidR="000F713F" w:rsidRPr="000F713F" w:rsidRDefault="000F713F" w:rsidP="000F713F">
            <w:pPr>
              <w:keepLines/>
              <w:numPr>
                <w:ilvl w:val="0"/>
                <w:numId w:val="33"/>
              </w:numPr>
              <w:spacing w:before="40" w:after="40"/>
              <w:ind w:firstLine="0"/>
              <w:jc w:val="center"/>
              <w:rPr>
                <w:ins w:id="2732" w:author="Huawei" w:date="2018-03-28T15:01:00Z"/>
                <w:rFonts w:ascii="Times New Roman" w:eastAsia="SimSun" w:hAnsi="Times New Roman"/>
                <w:i/>
                <w:sz w:val="16"/>
                <w:szCs w:val="18"/>
                <w:lang w:eastAsia="x-none"/>
              </w:rPr>
            </w:pPr>
            <w:ins w:id="2733" w:author="Huawei" w:date="2018-03-28T15:01:00Z">
              <w:r w:rsidRPr="000F713F">
                <w:rPr>
                  <w:rFonts w:ascii="Times New Roman" w:eastAsia="SimSun" w:hAnsi="Times New Roman"/>
                  <w:sz w:val="16"/>
                  <w:szCs w:val="18"/>
                  <w:lang w:eastAsia="x-none"/>
                </w:rPr>
                <w:t xml:space="preserve">Number of rays per cluster </w:t>
              </w:r>
              <w:r w:rsidR="00603E09">
                <w:rPr>
                  <w:rFonts w:ascii="Times New Roman" w:eastAsia="SimSun" w:hAnsi="Times New Roman"/>
                  <w:position w:val="-4"/>
                  <w:sz w:val="16"/>
                  <w:szCs w:val="18"/>
                  <w:lang w:eastAsia="x-none"/>
                </w:rPr>
                <w:pict w14:anchorId="5DF2370D">
                  <v:shape id="_x0000_i1364" type="#_x0000_t75" style="width:15.6pt;height:13.8pt">
                    <v:imagedata r:id="rId2126" o:title=""/>
                  </v:shape>
                </w:pict>
              </w:r>
            </w:ins>
          </w:p>
        </w:tc>
        <w:tc>
          <w:tcPr>
            <w:tcW w:w="411" w:type="pct"/>
            <w:tcBorders>
              <w:top w:val="single" w:sz="4" w:space="0" w:color="auto"/>
              <w:left w:val="single" w:sz="4" w:space="0" w:color="auto"/>
              <w:bottom w:val="single" w:sz="4" w:space="0" w:color="auto"/>
              <w:right w:val="single" w:sz="4" w:space="0" w:color="auto"/>
            </w:tcBorders>
          </w:tcPr>
          <w:p w14:paraId="73F8D045" w14:textId="77777777" w:rsidR="000F713F" w:rsidRPr="000F713F" w:rsidRDefault="000F713F" w:rsidP="000F713F">
            <w:pPr>
              <w:keepLines/>
              <w:numPr>
                <w:ilvl w:val="0"/>
                <w:numId w:val="33"/>
              </w:numPr>
              <w:spacing w:before="40" w:after="40"/>
              <w:ind w:firstLine="0"/>
              <w:jc w:val="center"/>
              <w:rPr>
                <w:ins w:id="273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B5ADA4F" w14:textId="77777777" w:rsidR="000F713F" w:rsidRPr="000F713F" w:rsidRDefault="000F713F" w:rsidP="000F713F">
            <w:pPr>
              <w:keepLines/>
              <w:numPr>
                <w:ilvl w:val="0"/>
                <w:numId w:val="33"/>
              </w:numPr>
              <w:spacing w:before="40" w:after="40"/>
              <w:ind w:firstLine="0"/>
              <w:jc w:val="center"/>
              <w:rPr>
                <w:ins w:id="273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75CA43" w14:textId="77777777" w:rsidR="000F713F" w:rsidRPr="000F713F" w:rsidRDefault="000F713F" w:rsidP="000F713F">
            <w:pPr>
              <w:keepLines/>
              <w:numPr>
                <w:ilvl w:val="0"/>
                <w:numId w:val="33"/>
              </w:numPr>
              <w:spacing w:before="40" w:after="40"/>
              <w:ind w:firstLine="0"/>
              <w:jc w:val="center"/>
              <w:rPr>
                <w:ins w:id="273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CDD43B4" w14:textId="77777777" w:rsidR="000F713F" w:rsidRPr="000F713F" w:rsidRDefault="000F713F" w:rsidP="000F713F">
            <w:pPr>
              <w:keepLines/>
              <w:numPr>
                <w:ilvl w:val="0"/>
                <w:numId w:val="33"/>
              </w:numPr>
              <w:spacing w:before="40" w:after="40"/>
              <w:ind w:firstLine="0"/>
              <w:jc w:val="center"/>
              <w:rPr>
                <w:ins w:id="273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7B48A7" w14:textId="77777777" w:rsidR="000F713F" w:rsidRPr="000F713F" w:rsidRDefault="000F713F" w:rsidP="000F713F">
            <w:pPr>
              <w:keepLines/>
              <w:numPr>
                <w:ilvl w:val="0"/>
                <w:numId w:val="33"/>
              </w:numPr>
              <w:spacing w:before="40" w:after="40"/>
              <w:ind w:firstLine="0"/>
              <w:jc w:val="center"/>
              <w:rPr>
                <w:ins w:id="273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9EF69A" w14:textId="77777777" w:rsidR="000F713F" w:rsidRPr="000F713F" w:rsidRDefault="000F713F" w:rsidP="000F713F">
            <w:pPr>
              <w:keepLines/>
              <w:numPr>
                <w:ilvl w:val="0"/>
                <w:numId w:val="33"/>
              </w:numPr>
              <w:spacing w:before="40" w:after="40"/>
              <w:ind w:firstLine="0"/>
              <w:jc w:val="center"/>
              <w:rPr>
                <w:ins w:id="273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6733CF" w14:textId="77777777" w:rsidR="000F713F" w:rsidRPr="000F713F" w:rsidRDefault="000F713F" w:rsidP="000F713F">
            <w:pPr>
              <w:keepLines/>
              <w:numPr>
                <w:ilvl w:val="0"/>
                <w:numId w:val="33"/>
              </w:numPr>
              <w:spacing w:before="40" w:after="40"/>
              <w:ind w:firstLine="0"/>
              <w:jc w:val="center"/>
              <w:rPr>
                <w:ins w:id="27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3B5913" w14:textId="77777777" w:rsidR="000F713F" w:rsidRPr="000F713F" w:rsidRDefault="000F713F" w:rsidP="000F713F">
            <w:pPr>
              <w:keepLines/>
              <w:numPr>
                <w:ilvl w:val="0"/>
                <w:numId w:val="33"/>
              </w:numPr>
              <w:spacing w:before="40" w:after="40"/>
              <w:ind w:firstLine="0"/>
              <w:jc w:val="center"/>
              <w:rPr>
                <w:ins w:id="274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1D515AD" w14:textId="77777777" w:rsidR="000F713F" w:rsidRPr="000F713F" w:rsidRDefault="000F713F" w:rsidP="000F713F">
            <w:pPr>
              <w:keepLines/>
              <w:numPr>
                <w:ilvl w:val="0"/>
                <w:numId w:val="33"/>
              </w:numPr>
              <w:spacing w:before="40" w:after="40"/>
              <w:ind w:firstLine="0"/>
              <w:jc w:val="center"/>
              <w:rPr>
                <w:ins w:id="2742" w:author="Huawei" w:date="2018-03-28T15:01:00Z"/>
                <w:rFonts w:ascii="Times New Roman" w:eastAsia="SimSun" w:hAnsi="Times New Roman"/>
                <w:color w:val="000000"/>
                <w:kern w:val="24"/>
                <w:sz w:val="16"/>
                <w:szCs w:val="18"/>
                <w:lang w:eastAsia="x-none"/>
              </w:rPr>
            </w:pPr>
          </w:p>
        </w:tc>
      </w:tr>
      <w:tr w:rsidR="000F713F" w:rsidRPr="000F713F" w14:paraId="0FB81510" w14:textId="77777777" w:rsidTr="000F713F">
        <w:trPr>
          <w:cantSplit/>
          <w:jc w:val="center"/>
          <w:ins w:id="2743" w:author="Huawei" w:date="2018-03-28T15:01:00Z"/>
        </w:trPr>
        <w:tc>
          <w:tcPr>
            <w:tcW w:w="1387" w:type="pct"/>
            <w:gridSpan w:val="2"/>
            <w:tcBorders>
              <w:left w:val="single" w:sz="4" w:space="0" w:color="auto"/>
              <w:right w:val="single" w:sz="4" w:space="0" w:color="auto"/>
            </w:tcBorders>
            <w:vAlign w:val="center"/>
          </w:tcPr>
          <w:p w14:paraId="08B9D6B8" w14:textId="77777777" w:rsidR="000F713F" w:rsidRPr="000F713F" w:rsidRDefault="000F713F" w:rsidP="000F713F">
            <w:pPr>
              <w:keepLines/>
              <w:numPr>
                <w:ilvl w:val="0"/>
                <w:numId w:val="33"/>
              </w:numPr>
              <w:spacing w:before="40" w:after="40"/>
              <w:ind w:firstLine="0"/>
              <w:jc w:val="center"/>
              <w:rPr>
                <w:ins w:id="2744" w:author="Huawei" w:date="2018-03-28T15:01:00Z"/>
                <w:rFonts w:ascii="Times New Roman" w:eastAsia="SimSun" w:hAnsi="Times New Roman"/>
                <w:i/>
                <w:sz w:val="16"/>
                <w:szCs w:val="18"/>
                <w:lang w:eastAsia="x-none"/>
              </w:rPr>
            </w:pPr>
            <w:ins w:id="2745" w:author="Huawei" w:date="2018-03-28T15:01:00Z">
              <w:r w:rsidRPr="000F713F">
                <w:rPr>
                  <w:rFonts w:ascii="Times New Roman" w:eastAsia="SimSun" w:hAnsi="Times New Roman"/>
                  <w:sz w:val="16"/>
                  <w:szCs w:val="18"/>
                  <w:lang w:eastAsia="ko-KR"/>
                </w:rPr>
                <w:t xml:space="preserve">Cluster </w:t>
              </w:r>
              <w:r w:rsidRPr="000F713F">
                <w:rPr>
                  <w:rFonts w:ascii="Times New Roman" w:eastAsia="SimSun" w:hAnsi="Times New Roman"/>
                  <w:i/>
                  <w:sz w:val="16"/>
                  <w:szCs w:val="18"/>
                  <w:lang w:eastAsia="ko-KR"/>
                </w:rPr>
                <w:t>DS</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3036E708">
                  <v:shape id="_x0000_i1365" type="#_x0000_t75" style="width:18pt;height:18.6pt">
                    <v:imagedata r:id="rId2127"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[ns]</w:t>
              </w:r>
            </w:ins>
          </w:p>
        </w:tc>
        <w:tc>
          <w:tcPr>
            <w:tcW w:w="411" w:type="pct"/>
            <w:tcBorders>
              <w:top w:val="single" w:sz="4" w:space="0" w:color="auto"/>
              <w:left w:val="single" w:sz="4" w:space="0" w:color="auto"/>
              <w:bottom w:val="single" w:sz="4" w:space="0" w:color="auto"/>
              <w:right w:val="single" w:sz="4" w:space="0" w:color="auto"/>
            </w:tcBorders>
          </w:tcPr>
          <w:p w14:paraId="5C6F1806" w14:textId="77777777" w:rsidR="000F713F" w:rsidRPr="000F713F" w:rsidRDefault="000F713F" w:rsidP="000F713F">
            <w:pPr>
              <w:keepLines/>
              <w:numPr>
                <w:ilvl w:val="0"/>
                <w:numId w:val="33"/>
              </w:numPr>
              <w:spacing w:before="40" w:after="40"/>
              <w:ind w:firstLine="0"/>
              <w:jc w:val="center"/>
              <w:rPr>
                <w:ins w:id="274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CF98D73" w14:textId="77777777" w:rsidR="000F713F" w:rsidRPr="000F713F" w:rsidRDefault="000F713F" w:rsidP="000F713F">
            <w:pPr>
              <w:keepLines/>
              <w:numPr>
                <w:ilvl w:val="0"/>
                <w:numId w:val="33"/>
              </w:numPr>
              <w:spacing w:before="40" w:after="40"/>
              <w:ind w:firstLine="0"/>
              <w:jc w:val="center"/>
              <w:rPr>
                <w:ins w:id="274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B4447F" w14:textId="77777777" w:rsidR="000F713F" w:rsidRPr="000F713F" w:rsidRDefault="000F713F" w:rsidP="000F713F">
            <w:pPr>
              <w:keepLines/>
              <w:numPr>
                <w:ilvl w:val="0"/>
                <w:numId w:val="33"/>
              </w:numPr>
              <w:spacing w:before="40" w:after="40"/>
              <w:ind w:firstLine="0"/>
              <w:jc w:val="center"/>
              <w:rPr>
                <w:ins w:id="274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AB4C688" w14:textId="77777777" w:rsidR="000F713F" w:rsidRPr="000F713F" w:rsidRDefault="000F713F" w:rsidP="000F713F">
            <w:pPr>
              <w:keepLines/>
              <w:numPr>
                <w:ilvl w:val="0"/>
                <w:numId w:val="33"/>
              </w:numPr>
              <w:spacing w:before="40" w:after="40"/>
              <w:ind w:firstLine="0"/>
              <w:jc w:val="center"/>
              <w:rPr>
                <w:ins w:id="274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43115C3" w14:textId="77777777" w:rsidR="000F713F" w:rsidRPr="000F713F" w:rsidRDefault="000F713F" w:rsidP="000F713F">
            <w:pPr>
              <w:keepLines/>
              <w:numPr>
                <w:ilvl w:val="0"/>
                <w:numId w:val="33"/>
              </w:numPr>
              <w:spacing w:before="40" w:after="40"/>
              <w:ind w:firstLine="0"/>
              <w:jc w:val="center"/>
              <w:rPr>
                <w:ins w:id="27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1CC930" w14:textId="77777777" w:rsidR="000F713F" w:rsidRPr="000F713F" w:rsidRDefault="000F713F" w:rsidP="000F713F">
            <w:pPr>
              <w:keepLines/>
              <w:numPr>
                <w:ilvl w:val="0"/>
                <w:numId w:val="33"/>
              </w:numPr>
              <w:spacing w:before="40" w:after="40"/>
              <w:ind w:firstLine="0"/>
              <w:jc w:val="center"/>
              <w:rPr>
                <w:ins w:id="275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D5EE6EA" w14:textId="77777777" w:rsidR="000F713F" w:rsidRPr="000F713F" w:rsidRDefault="000F713F" w:rsidP="000F713F">
            <w:pPr>
              <w:keepLines/>
              <w:numPr>
                <w:ilvl w:val="0"/>
                <w:numId w:val="33"/>
              </w:numPr>
              <w:spacing w:before="40" w:after="40"/>
              <w:ind w:firstLine="0"/>
              <w:jc w:val="center"/>
              <w:rPr>
                <w:ins w:id="275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CD8CDB" w14:textId="77777777" w:rsidR="000F713F" w:rsidRPr="000F713F" w:rsidRDefault="000F713F" w:rsidP="000F713F">
            <w:pPr>
              <w:keepLines/>
              <w:numPr>
                <w:ilvl w:val="0"/>
                <w:numId w:val="33"/>
              </w:numPr>
              <w:spacing w:before="40" w:after="40"/>
              <w:ind w:firstLine="0"/>
              <w:jc w:val="center"/>
              <w:rPr>
                <w:ins w:id="275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4A16BFA" w14:textId="77777777" w:rsidR="000F713F" w:rsidRPr="000F713F" w:rsidRDefault="000F713F" w:rsidP="000F713F">
            <w:pPr>
              <w:keepLines/>
              <w:numPr>
                <w:ilvl w:val="0"/>
                <w:numId w:val="33"/>
              </w:numPr>
              <w:spacing w:before="40" w:after="40"/>
              <w:ind w:firstLine="0"/>
              <w:jc w:val="center"/>
              <w:rPr>
                <w:ins w:id="2754" w:author="Huawei" w:date="2018-03-28T15:01:00Z"/>
                <w:rFonts w:ascii="Times New Roman" w:eastAsia="SimSun" w:hAnsi="Times New Roman"/>
                <w:color w:val="000000"/>
                <w:kern w:val="24"/>
                <w:sz w:val="16"/>
                <w:szCs w:val="18"/>
                <w:lang w:eastAsia="x-none"/>
              </w:rPr>
            </w:pPr>
          </w:p>
        </w:tc>
      </w:tr>
      <w:tr w:rsidR="000F713F" w:rsidRPr="000F713F" w14:paraId="62381C57" w14:textId="77777777" w:rsidTr="000F713F">
        <w:trPr>
          <w:cantSplit/>
          <w:jc w:val="center"/>
          <w:ins w:id="2755" w:author="Huawei" w:date="2018-03-28T15:01:00Z"/>
        </w:trPr>
        <w:tc>
          <w:tcPr>
            <w:tcW w:w="1387" w:type="pct"/>
            <w:gridSpan w:val="2"/>
            <w:tcBorders>
              <w:left w:val="single" w:sz="4" w:space="0" w:color="auto"/>
              <w:right w:val="single" w:sz="4" w:space="0" w:color="auto"/>
            </w:tcBorders>
            <w:vAlign w:val="center"/>
          </w:tcPr>
          <w:p w14:paraId="240CC5FB" w14:textId="77777777" w:rsidR="000F713F" w:rsidRPr="000F713F" w:rsidRDefault="000F713F" w:rsidP="000F713F">
            <w:pPr>
              <w:keepLines/>
              <w:numPr>
                <w:ilvl w:val="0"/>
                <w:numId w:val="33"/>
              </w:numPr>
              <w:spacing w:before="40" w:after="40"/>
              <w:ind w:firstLine="0"/>
              <w:jc w:val="center"/>
              <w:rPr>
                <w:ins w:id="2756" w:author="Huawei" w:date="2018-03-28T15:01:00Z"/>
                <w:rFonts w:ascii="Times New Roman" w:eastAsia="SimSun" w:hAnsi="Times New Roman"/>
                <w:i/>
                <w:sz w:val="16"/>
                <w:szCs w:val="18"/>
                <w:lang w:eastAsia="x-none"/>
              </w:rPr>
            </w:pPr>
            <w:ins w:id="2757" w:author="Huawei" w:date="2018-03-28T15:0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ASD</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4549FAAB">
                  <v:shape id="_x0000_i1366" type="#_x0000_t75" style="width:23.4pt;height:18.6pt">
                    <v:imagedata r:id="rId2128"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1913E662" w14:textId="77777777" w:rsidR="000F713F" w:rsidRPr="000F713F" w:rsidRDefault="000F713F" w:rsidP="000F713F">
            <w:pPr>
              <w:keepLines/>
              <w:numPr>
                <w:ilvl w:val="0"/>
                <w:numId w:val="33"/>
              </w:numPr>
              <w:spacing w:before="40" w:after="40"/>
              <w:ind w:firstLine="0"/>
              <w:jc w:val="center"/>
              <w:rPr>
                <w:ins w:id="275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B79F9EC" w14:textId="77777777" w:rsidR="000F713F" w:rsidRPr="000F713F" w:rsidRDefault="000F713F" w:rsidP="000F713F">
            <w:pPr>
              <w:keepLines/>
              <w:numPr>
                <w:ilvl w:val="0"/>
                <w:numId w:val="33"/>
              </w:numPr>
              <w:spacing w:before="40" w:after="40"/>
              <w:ind w:firstLine="0"/>
              <w:jc w:val="center"/>
              <w:rPr>
                <w:ins w:id="275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1758EAE" w14:textId="77777777" w:rsidR="000F713F" w:rsidRPr="000F713F" w:rsidRDefault="000F713F" w:rsidP="000F713F">
            <w:pPr>
              <w:keepLines/>
              <w:numPr>
                <w:ilvl w:val="0"/>
                <w:numId w:val="33"/>
              </w:numPr>
              <w:spacing w:before="40" w:after="40"/>
              <w:ind w:firstLine="0"/>
              <w:jc w:val="center"/>
              <w:rPr>
                <w:ins w:id="276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EF68AE" w14:textId="77777777" w:rsidR="000F713F" w:rsidRPr="000F713F" w:rsidRDefault="000F713F" w:rsidP="000F713F">
            <w:pPr>
              <w:keepLines/>
              <w:numPr>
                <w:ilvl w:val="0"/>
                <w:numId w:val="33"/>
              </w:numPr>
              <w:spacing w:before="40" w:after="40"/>
              <w:ind w:firstLine="0"/>
              <w:jc w:val="center"/>
              <w:rPr>
                <w:ins w:id="276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8F88EC" w14:textId="77777777" w:rsidR="000F713F" w:rsidRPr="000F713F" w:rsidRDefault="000F713F" w:rsidP="000F713F">
            <w:pPr>
              <w:keepLines/>
              <w:numPr>
                <w:ilvl w:val="0"/>
                <w:numId w:val="33"/>
              </w:numPr>
              <w:spacing w:before="40" w:after="40"/>
              <w:ind w:firstLine="0"/>
              <w:jc w:val="center"/>
              <w:rPr>
                <w:ins w:id="276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9847D12" w14:textId="77777777" w:rsidR="000F713F" w:rsidRPr="000F713F" w:rsidRDefault="000F713F" w:rsidP="000F713F">
            <w:pPr>
              <w:keepLines/>
              <w:numPr>
                <w:ilvl w:val="0"/>
                <w:numId w:val="33"/>
              </w:numPr>
              <w:spacing w:before="40" w:after="40"/>
              <w:ind w:firstLine="0"/>
              <w:jc w:val="center"/>
              <w:rPr>
                <w:ins w:id="276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BEE7A0" w14:textId="77777777" w:rsidR="000F713F" w:rsidRPr="000F713F" w:rsidRDefault="000F713F" w:rsidP="000F713F">
            <w:pPr>
              <w:keepLines/>
              <w:numPr>
                <w:ilvl w:val="0"/>
                <w:numId w:val="33"/>
              </w:numPr>
              <w:spacing w:before="40" w:after="40"/>
              <w:ind w:firstLine="0"/>
              <w:jc w:val="center"/>
              <w:rPr>
                <w:ins w:id="27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C8E39C" w14:textId="77777777" w:rsidR="000F713F" w:rsidRPr="000F713F" w:rsidRDefault="000F713F" w:rsidP="000F713F">
            <w:pPr>
              <w:keepLines/>
              <w:numPr>
                <w:ilvl w:val="0"/>
                <w:numId w:val="33"/>
              </w:numPr>
              <w:spacing w:before="40" w:after="40"/>
              <w:ind w:firstLine="0"/>
              <w:jc w:val="center"/>
              <w:rPr>
                <w:ins w:id="276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DD07C2A" w14:textId="77777777" w:rsidR="000F713F" w:rsidRPr="000F713F" w:rsidRDefault="000F713F" w:rsidP="000F713F">
            <w:pPr>
              <w:keepLines/>
              <w:numPr>
                <w:ilvl w:val="0"/>
                <w:numId w:val="33"/>
              </w:numPr>
              <w:spacing w:before="40" w:after="40"/>
              <w:ind w:firstLine="0"/>
              <w:jc w:val="center"/>
              <w:rPr>
                <w:ins w:id="2766" w:author="Huawei" w:date="2018-03-28T15:01:00Z"/>
                <w:rFonts w:ascii="Times New Roman" w:eastAsia="SimSun" w:hAnsi="Times New Roman"/>
                <w:color w:val="000000"/>
                <w:kern w:val="24"/>
                <w:sz w:val="16"/>
                <w:szCs w:val="18"/>
                <w:lang w:eastAsia="x-none"/>
              </w:rPr>
            </w:pPr>
          </w:p>
        </w:tc>
      </w:tr>
      <w:tr w:rsidR="000F713F" w:rsidRPr="000F713F" w14:paraId="77D0FA14" w14:textId="77777777" w:rsidTr="000F713F">
        <w:trPr>
          <w:cantSplit/>
          <w:jc w:val="center"/>
          <w:ins w:id="2767" w:author="Huawei" w:date="2018-03-28T15:01:00Z"/>
        </w:trPr>
        <w:tc>
          <w:tcPr>
            <w:tcW w:w="1387" w:type="pct"/>
            <w:gridSpan w:val="2"/>
            <w:tcBorders>
              <w:left w:val="single" w:sz="4" w:space="0" w:color="auto"/>
              <w:right w:val="single" w:sz="4" w:space="0" w:color="auto"/>
            </w:tcBorders>
            <w:vAlign w:val="center"/>
          </w:tcPr>
          <w:p w14:paraId="1DA42194" w14:textId="77777777" w:rsidR="000F713F" w:rsidRPr="000F713F" w:rsidRDefault="000F713F" w:rsidP="000F713F">
            <w:pPr>
              <w:keepLines/>
              <w:numPr>
                <w:ilvl w:val="0"/>
                <w:numId w:val="33"/>
              </w:numPr>
              <w:spacing w:before="40" w:after="40"/>
              <w:ind w:firstLine="0"/>
              <w:jc w:val="center"/>
              <w:rPr>
                <w:ins w:id="2768" w:author="Huawei" w:date="2018-03-28T15:01:00Z"/>
                <w:rFonts w:ascii="Times New Roman" w:eastAsia="SimSun" w:hAnsi="Times New Roman"/>
                <w:i/>
                <w:sz w:val="16"/>
                <w:szCs w:val="18"/>
                <w:lang w:eastAsia="x-none"/>
              </w:rPr>
            </w:pPr>
            <w:ins w:id="2769" w:author="Huawei" w:date="2018-03-28T15:0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ASA</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42224704">
                  <v:shape id="_x0000_i1367" type="#_x0000_t75" style="width:21pt;height:18.6pt">
                    <v:imagedata r:id="rId2129"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3CA8FACA" w14:textId="77777777" w:rsidR="000F713F" w:rsidRPr="000F713F" w:rsidRDefault="000F713F" w:rsidP="000F713F">
            <w:pPr>
              <w:keepLines/>
              <w:numPr>
                <w:ilvl w:val="0"/>
                <w:numId w:val="33"/>
              </w:numPr>
              <w:spacing w:before="40" w:after="40"/>
              <w:ind w:firstLine="0"/>
              <w:jc w:val="center"/>
              <w:rPr>
                <w:ins w:id="277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9A9F0EC" w14:textId="77777777" w:rsidR="000F713F" w:rsidRPr="000F713F" w:rsidRDefault="000F713F" w:rsidP="000F713F">
            <w:pPr>
              <w:keepLines/>
              <w:numPr>
                <w:ilvl w:val="0"/>
                <w:numId w:val="33"/>
              </w:numPr>
              <w:spacing w:before="40" w:after="40"/>
              <w:ind w:firstLine="0"/>
              <w:jc w:val="center"/>
              <w:rPr>
                <w:ins w:id="277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78C69E5" w14:textId="77777777" w:rsidR="000F713F" w:rsidRPr="000F713F" w:rsidRDefault="000F713F" w:rsidP="000F713F">
            <w:pPr>
              <w:keepLines/>
              <w:numPr>
                <w:ilvl w:val="0"/>
                <w:numId w:val="33"/>
              </w:numPr>
              <w:spacing w:before="40" w:after="40"/>
              <w:ind w:firstLine="0"/>
              <w:jc w:val="center"/>
              <w:rPr>
                <w:ins w:id="277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0C76010" w14:textId="77777777" w:rsidR="000F713F" w:rsidRPr="000F713F" w:rsidRDefault="000F713F" w:rsidP="000F713F">
            <w:pPr>
              <w:keepLines/>
              <w:numPr>
                <w:ilvl w:val="0"/>
                <w:numId w:val="33"/>
              </w:numPr>
              <w:spacing w:before="40" w:after="40"/>
              <w:ind w:firstLine="0"/>
              <w:jc w:val="center"/>
              <w:rPr>
                <w:ins w:id="277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BBD38E7" w14:textId="77777777" w:rsidR="000F713F" w:rsidRPr="000F713F" w:rsidRDefault="000F713F" w:rsidP="000F713F">
            <w:pPr>
              <w:keepLines/>
              <w:numPr>
                <w:ilvl w:val="0"/>
                <w:numId w:val="33"/>
              </w:numPr>
              <w:spacing w:before="40" w:after="40"/>
              <w:ind w:firstLine="0"/>
              <w:jc w:val="center"/>
              <w:rPr>
                <w:ins w:id="27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3CCFC3" w14:textId="77777777" w:rsidR="000F713F" w:rsidRPr="000F713F" w:rsidRDefault="000F713F" w:rsidP="000F713F">
            <w:pPr>
              <w:keepLines/>
              <w:numPr>
                <w:ilvl w:val="0"/>
                <w:numId w:val="33"/>
              </w:numPr>
              <w:spacing w:before="40" w:after="40"/>
              <w:ind w:firstLine="0"/>
              <w:jc w:val="center"/>
              <w:rPr>
                <w:ins w:id="277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FB1726" w14:textId="77777777" w:rsidR="000F713F" w:rsidRPr="000F713F" w:rsidRDefault="000F713F" w:rsidP="000F713F">
            <w:pPr>
              <w:keepLines/>
              <w:numPr>
                <w:ilvl w:val="0"/>
                <w:numId w:val="33"/>
              </w:numPr>
              <w:spacing w:before="40" w:after="40"/>
              <w:ind w:firstLine="0"/>
              <w:jc w:val="center"/>
              <w:rPr>
                <w:ins w:id="277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B3E632" w14:textId="77777777" w:rsidR="000F713F" w:rsidRPr="000F713F" w:rsidRDefault="000F713F" w:rsidP="000F713F">
            <w:pPr>
              <w:keepLines/>
              <w:numPr>
                <w:ilvl w:val="0"/>
                <w:numId w:val="33"/>
              </w:numPr>
              <w:spacing w:before="40" w:after="40"/>
              <w:ind w:firstLine="0"/>
              <w:jc w:val="center"/>
              <w:rPr>
                <w:ins w:id="277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792DA64" w14:textId="77777777" w:rsidR="000F713F" w:rsidRPr="000F713F" w:rsidRDefault="000F713F" w:rsidP="000F713F">
            <w:pPr>
              <w:keepLines/>
              <w:numPr>
                <w:ilvl w:val="0"/>
                <w:numId w:val="33"/>
              </w:numPr>
              <w:spacing w:before="40" w:after="40"/>
              <w:ind w:firstLine="0"/>
              <w:jc w:val="center"/>
              <w:rPr>
                <w:ins w:id="2778" w:author="Huawei" w:date="2018-03-28T15:01:00Z"/>
                <w:rFonts w:ascii="Times New Roman" w:eastAsia="SimSun" w:hAnsi="Times New Roman"/>
                <w:color w:val="000000"/>
                <w:kern w:val="24"/>
                <w:sz w:val="16"/>
                <w:szCs w:val="18"/>
                <w:lang w:eastAsia="x-none"/>
              </w:rPr>
            </w:pPr>
          </w:p>
        </w:tc>
      </w:tr>
      <w:tr w:rsidR="000F713F" w:rsidRPr="000F713F" w14:paraId="28B063DF" w14:textId="77777777" w:rsidTr="000F713F">
        <w:trPr>
          <w:cantSplit/>
          <w:jc w:val="center"/>
          <w:ins w:id="2779" w:author="Huawei" w:date="2018-03-28T15:01:00Z"/>
        </w:trPr>
        <w:tc>
          <w:tcPr>
            <w:tcW w:w="1387" w:type="pct"/>
            <w:gridSpan w:val="2"/>
            <w:tcBorders>
              <w:left w:val="single" w:sz="4" w:space="0" w:color="auto"/>
              <w:right w:val="single" w:sz="4" w:space="0" w:color="auto"/>
            </w:tcBorders>
            <w:vAlign w:val="center"/>
          </w:tcPr>
          <w:p w14:paraId="2716C39C" w14:textId="77777777" w:rsidR="000F713F" w:rsidRPr="000F713F" w:rsidRDefault="000F713F" w:rsidP="000F713F">
            <w:pPr>
              <w:keepLines/>
              <w:numPr>
                <w:ilvl w:val="0"/>
                <w:numId w:val="33"/>
              </w:numPr>
              <w:spacing w:before="40" w:after="40"/>
              <w:ind w:firstLine="0"/>
              <w:jc w:val="center"/>
              <w:rPr>
                <w:ins w:id="2780" w:author="Huawei" w:date="2018-03-28T15:01:00Z"/>
                <w:rFonts w:ascii="Times New Roman" w:eastAsia="SimSun" w:hAnsi="Times New Roman"/>
                <w:i/>
                <w:sz w:val="16"/>
                <w:szCs w:val="18"/>
                <w:lang w:eastAsia="x-none"/>
              </w:rPr>
            </w:pPr>
            <w:ins w:id="2781" w:author="Huawei" w:date="2018-03-28T15:0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ZSA</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380B3693">
                  <v:shape id="_x0000_i1368" type="#_x0000_t75" style="width:21pt;height:18.6pt">
                    <v:imagedata r:id="rId2130"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2F5AF258" w14:textId="77777777" w:rsidR="000F713F" w:rsidRPr="000F713F" w:rsidRDefault="000F713F" w:rsidP="000F713F">
            <w:pPr>
              <w:keepLines/>
              <w:numPr>
                <w:ilvl w:val="0"/>
                <w:numId w:val="33"/>
              </w:numPr>
              <w:spacing w:before="40" w:after="40"/>
              <w:ind w:firstLine="0"/>
              <w:jc w:val="center"/>
              <w:rPr>
                <w:ins w:id="278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F0FD610" w14:textId="77777777" w:rsidR="000F713F" w:rsidRPr="000F713F" w:rsidRDefault="000F713F" w:rsidP="000F713F">
            <w:pPr>
              <w:keepLines/>
              <w:numPr>
                <w:ilvl w:val="0"/>
                <w:numId w:val="33"/>
              </w:numPr>
              <w:spacing w:before="40" w:after="40"/>
              <w:ind w:firstLine="0"/>
              <w:jc w:val="center"/>
              <w:rPr>
                <w:ins w:id="278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93F137" w14:textId="77777777" w:rsidR="000F713F" w:rsidRPr="000F713F" w:rsidRDefault="000F713F" w:rsidP="000F713F">
            <w:pPr>
              <w:keepLines/>
              <w:numPr>
                <w:ilvl w:val="0"/>
                <w:numId w:val="33"/>
              </w:numPr>
              <w:spacing w:before="40" w:after="40"/>
              <w:ind w:firstLine="0"/>
              <w:jc w:val="center"/>
              <w:rPr>
                <w:ins w:id="278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9996CF" w14:textId="77777777" w:rsidR="000F713F" w:rsidRPr="000F713F" w:rsidRDefault="000F713F" w:rsidP="000F713F">
            <w:pPr>
              <w:keepLines/>
              <w:numPr>
                <w:ilvl w:val="0"/>
                <w:numId w:val="33"/>
              </w:numPr>
              <w:spacing w:before="40" w:after="40"/>
              <w:ind w:firstLine="0"/>
              <w:jc w:val="center"/>
              <w:rPr>
                <w:ins w:id="27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23B5625" w14:textId="77777777" w:rsidR="000F713F" w:rsidRPr="000F713F" w:rsidRDefault="000F713F" w:rsidP="000F713F">
            <w:pPr>
              <w:keepLines/>
              <w:numPr>
                <w:ilvl w:val="0"/>
                <w:numId w:val="33"/>
              </w:numPr>
              <w:spacing w:before="40" w:after="40"/>
              <w:ind w:firstLine="0"/>
              <w:jc w:val="center"/>
              <w:rPr>
                <w:ins w:id="27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964A635" w14:textId="77777777" w:rsidR="000F713F" w:rsidRPr="000F713F" w:rsidRDefault="000F713F" w:rsidP="000F713F">
            <w:pPr>
              <w:keepLines/>
              <w:numPr>
                <w:ilvl w:val="0"/>
                <w:numId w:val="33"/>
              </w:numPr>
              <w:spacing w:before="40" w:after="40"/>
              <w:ind w:firstLine="0"/>
              <w:jc w:val="center"/>
              <w:rPr>
                <w:ins w:id="27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48EDC9" w14:textId="77777777" w:rsidR="000F713F" w:rsidRPr="000F713F" w:rsidRDefault="000F713F" w:rsidP="000F713F">
            <w:pPr>
              <w:keepLines/>
              <w:numPr>
                <w:ilvl w:val="0"/>
                <w:numId w:val="33"/>
              </w:numPr>
              <w:spacing w:before="40" w:after="40"/>
              <w:ind w:firstLine="0"/>
              <w:jc w:val="center"/>
              <w:rPr>
                <w:ins w:id="278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9D70A25" w14:textId="77777777" w:rsidR="000F713F" w:rsidRPr="000F713F" w:rsidRDefault="000F713F" w:rsidP="000F713F">
            <w:pPr>
              <w:keepLines/>
              <w:numPr>
                <w:ilvl w:val="0"/>
                <w:numId w:val="33"/>
              </w:numPr>
              <w:spacing w:before="40" w:after="40"/>
              <w:ind w:firstLine="0"/>
              <w:jc w:val="center"/>
              <w:rPr>
                <w:ins w:id="278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9ACE3E9" w14:textId="77777777" w:rsidR="000F713F" w:rsidRPr="000F713F" w:rsidRDefault="000F713F" w:rsidP="000F713F">
            <w:pPr>
              <w:keepLines/>
              <w:numPr>
                <w:ilvl w:val="0"/>
                <w:numId w:val="33"/>
              </w:numPr>
              <w:spacing w:before="40" w:after="40"/>
              <w:ind w:firstLine="0"/>
              <w:jc w:val="center"/>
              <w:rPr>
                <w:ins w:id="2790" w:author="Huawei" w:date="2018-03-28T15:01:00Z"/>
                <w:rFonts w:ascii="Times New Roman" w:eastAsia="SimSun" w:hAnsi="Times New Roman"/>
                <w:color w:val="000000"/>
                <w:kern w:val="24"/>
                <w:sz w:val="16"/>
                <w:szCs w:val="18"/>
                <w:lang w:eastAsia="x-none"/>
              </w:rPr>
            </w:pPr>
          </w:p>
        </w:tc>
      </w:tr>
      <w:tr w:rsidR="000F713F" w:rsidRPr="000F713F" w14:paraId="2F411C90" w14:textId="77777777" w:rsidTr="000F713F">
        <w:trPr>
          <w:cantSplit/>
          <w:jc w:val="center"/>
          <w:ins w:id="2791" w:author="Huawei" w:date="2018-03-28T15:01:00Z"/>
        </w:trPr>
        <w:tc>
          <w:tcPr>
            <w:tcW w:w="1387" w:type="pct"/>
            <w:gridSpan w:val="2"/>
            <w:tcBorders>
              <w:left w:val="single" w:sz="4" w:space="0" w:color="auto"/>
              <w:right w:val="single" w:sz="4" w:space="0" w:color="auto"/>
            </w:tcBorders>
            <w:vAlign w:val="center"/>
          </w:tcPr>
          <w:p w14:paraId="11F43004" w14:textId="77777777" w:rsidR="000F713F" w:rsidRPr="000F713F" w:rsidRDefault="000F713F" w:rsidP="000F713F">
            <w:pPr>
              <w:keepLines/>
              <w:numPr>
                <w:ilvl w:val="0"/>
                <w:numId w:val="33"/>
              </w:numPr>
              <w:spacing w:before="40" w:after="40"/>
              <w:ind w:firstLine="0"/>
              <w:jc w:val="center"/>
              <w:rPr>
                <w:ins w:id="2792" w:author="Huawei" w:date="2018-03-28T15:01:00Z"/>
                <w:rFonts w:ascii="Times New Roman" w:eastAsia="SimSun" w:hAnsi="Times New Roman"/>
                <w:i/>
                <w:sz w:val="16"/>
                <w:szCs w:val="18"/>
                <w:lang w:eastAsia="x-none"/>
              </w:rPr>
            </w:pPr>
            <w:ins w:id="2793" w:author="Huawei" w:date="2018-03-28T15:01:00Z">
              <w:r w:rsidRPr="000F713F">
                <w:rPr>
                  <w:rFonts w:ascii="Times New Roman" w:eastAsia="SimSun" w:hAnsi="Times New Roman"/>
                  <w:sz w:val="16"/>
                  <w:szCs w:val="18"/>
                  <w:lang w:eastAsia="x-none"/>
                </w:rPr>
                <w:t xml:space="preserve">Per cluster shadowing std </w:t>
              </w:r>
              <w:r w:rsidRPr="000F713F">
                <w:rPr>
                  <w:rFonts w:ascii="Symbol" w:eastAsia="SimSun" w:hAnsi="Symbol"/>
                  <w:sz w:val="16"/>
                  <w:szCs w:val="18"/>
                  <w:lang w:eastAsia="x-none"/>
                </w:rPr>
                <w:t></w:t>
              </w:r>
              <w:r w:rsidRPr="000F713F">
                <w:rPr>
                  <w:rFonts w:ascii="Times New Roman" w:eastAsia="SimSun" w:hAnsi="Times New Roman"/>
                  <w:sz w:val="16"/>
                  <w:szCs w:val="18"/>
                  <w:lang w:eastAsia="x-none"/>
                </w:rPr>
                <w:t xml:space="preserve"> [dB]</w:t>
              </w:r>
            </w:ins>
          </w:p>
        </w:tc>
        <w:tc>
          <w:tcPr>
            <w:tcW w:w="411" w:type="pct"/>
            <w:tcBorders>
              <w:top w:val="single" w:sz="4" w:space="0" w:color="auto"/>
              <w:left w:val="single" w:sz="4" w:space="0" w:color="auto"/>
              <w:bottom w:val="single" w:sz="4" w:space="0" w:color="auto"/>
              <w:right w:val="single" w:sz="4" w:space="0" w:color="auto"/>
            </w:tcBorders>
          </w:tcPr>
          <w:p w14:paraId="5FE2C04D" w14:textId="77777777" w:rsidR="000F713F" w:rsidRPr="000F713F" w:rsidRDefault="000F713F" w:rsidP="000F713F">
            <w:pPr>
              <w:keepLines/>
              <w:numPr>
                <w:ilvl w:val="0"/>
                <w:numId w:val="33"/>
              </w:numPr>
              <w:spacing w:before="40" w:after="40"/>
              <w:ind w:firstLine="0"/>
              <w:jc w:val="center"/>
              <w:rPr>
                <w:ins w:id="279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8F82251" w14:textId="77777777" w:rsidR="000F713F" w:rsidRPr="000F713F" w:rsidRDefault="000F713F" w:rsidP="000F713F">
            <w:pPr>
              <w:keepLines/>
              <w:numPr>
                <w:ilvl w:val="0"/>
                <w:numId w:val="33"/>
              </w:numPr>
              <w:spacing w:before="40" w:after="40"/>
              <w:ind w:firstLine="0"/>
              <w:jc w:val="center"/>
              <w:rPr>
                <w:ins w:id="279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4936D3" w14:textId="77777777" w:rsidR="000F713F" w:rsidRPr="000F713F" w:rsidRDefault="000F713F" w:rsidP="000F713F">
            <w:pPr>
              <w:keepLines/>
              <w:numPr>
                <w:ilvl w:val="0"/>
                <w:numId w:val="33"/>
              </w:numPr>
              <w:spacing w:before="40" w:after="40"/>
              <w:ind w:firstLine="0"/>
              <w:jc w:val="center"/>
              <w:rPr>
                <w:ins w:id="279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C8F55F" w14:textId="77777777" w:rsidR="000F713F" w:rsidRPr="000F713F" w:rsidRDefault="000F713F" w:rsidP="000F713F">
            <w:pPr>
              <w:keepLines/>
              <w:numPr>
                <w:ilvl w:val="0"/>
                <w:numId w:val="33"/>
              </w:numPr>
              <w:spacing w:before="40" w:after="40"/>
              <w:ind w:firstLine="0"/>
              <w:jc w:val="center"/>
              <w:rPr>
                <w:ins w:id="279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7A2A9C" w14:textId="77777777" w:rsidR="000F713F" w:rsidRPr="000F713F" w:rsidRDefault="000F713F" w:rsidP="000F713F">
            <w:pPr>
              <w:keepLines/>
              <w:numPr>
                <w:ilvl w:val="0"/>
                <w:numId w:val="33"/>
              </w:numPr>
              <w:spacing w:before="40" w:after="40"/>
              <w:ind w:firstLine="0"/>
              <w:jc w:val="center"/>
              <w:rPr>
                <w:ins w:id="27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C17F22" w14:textId="77777777" w:rsidR="000F713F" w:rsidRPr="000F713F" w:rsidRDefault="000F713F" w:rsidP="000F713F">
            <w:pPr>
              <w:keepLines/>
              <w:numPr>
                <w:ilvl w:val="0"/>
                <w:numId w:val="33"/>
              </w:numPr>
              <w:spacing w:before="40" w:after="40"/>
              <w:ind w:firstLine="0"/>
              <w:jc w:val="center"/>
              <w:rPr>
                <w:ins w:id="27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371ABC" w14:textId="77777777" w:rsidR="000F713F" w:rsidRPr="000F713F" w:rsidRDefault="000F713F" w:rsidP="000F713F">
            <w:pPr>
              <w:keepLines/>
              <w:numPr>
                <w:ilvl w:val="0"/>
                <w:numId w:val="33"/>
              </w:numPr>
              <w:spacing w:before="40" w:after="40"/>
              <w:ind w:firstLine="0"/>
              <w:jc w:val="center"/>
              <w:rPr>
                <w:ins w:id="28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0980E7" w14:textId="77777777" w:rsidR="000F713F" w:rsidRPr="000F713F" w:rsidRDefault="000F713F" w:rsidP="000F713F">
            <w:pPr>
              <w:keepLines/>
              <w:numPr>
                <w:ilvl w:val="0"/>
                <w:numId w:val="33"/>
              </w:numPr>
              <w:spacing w:before="40" w:after="40"/>
              <w:ind w:firstLine="0"/>
              <w:jc w:val="center"/>
              <w:rPr>
                <w:ins w:id="280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8A2F941" w14:textId="77777777" w:rsidR="000F713F" w:rsidRPr="000F713F" w:rsidRDefault="000F713F" w:rsidP="000F713F">
            <w:pPr>
              <w:keepLines/>
              <w:numPr>
                <w:ilvl w:val="0"/>
                <w:numId w:val="33"/>
              </w:numPr>
              <w:spacing w:before="40" w:after="40"/>
              <w:ind w:firstLine="0"/>
              <w:jc w:val="center"/>
              <w:rPr>
                <w:ins w:id="2802" w:author="Huawei" w:date="2018-03-28T15:01:00Z"/>
                <w:rFonts w:ascii="Times New Roman" w:eastAsia="SimSun" w:hAnsi="Times New Roman"/>
                <w:color w:val="000000"/>
                <w:kern w:val="24"/>
                <w:sz w:val="16"/>
                <w:szCs w:val="18"/>
                <w:lang w:eastAsia="x-none"/>
              </w:rPr>
            </w:pPr>
          </w:p>
        </w:tc>
      </w:tr>
      <w:tr w:rsidR="000F713F" w:rsidRPr="000F713F" w14:paraId="7C5A03F8" w14:textId="77777777" w:rsidTr="000F713F">
        <w:trPr>
          <w:cantSplit/>
          <w:jc w:val="center"/>
          <w:ins w:id="2803" w:author="Huawei" w:date="2018-03-28T15:01:00Z"/>
        </w:trPr>
        <w:tc>
          <w:tcPr>
            <w:tcW w:w="0" w:type="auto"/>
            <w:vMerge w:val="restart"/>
            <w:tcBorders>
              <w:left w:val="single" w:sz="4" w:space="0" w:color="auto"/>
              <w:right w:val="single" w:sz="4" w:space="0" w:color="auto"/>
            </w:tcBorders>
            <w:vAlign w:val="center"/>
          </w:tcPr>
          <w:p w14:paraId="6FF19401" w14:textId="77777777" w:rsidR="000F713F" w:rsidRPr="000F713F" w:rsidRDefault="000F713F" w:rsidP="000F713F">
            <w:pPr>
              <w:keepLines/>
              <w:numPr>
                <w:ilvl w:val="0"/>
                <w:numId w:val="33"/>
              </w:numPr>
              <w:spacing w:before="40" w:after="40"/>
              <w:ind w:firstLine="0"/>
              <w:jc w:val="center"/>
              <w:rPr>
                <w:ins w:id="2804" w:author="Huawei" w:date="2018-03-28T15:01:00Z"/>
                <w:rFonts w:ascii="Times New Roman" w:eastAsia="Malgun Gothic" w:hAnsi="Times New Roman" w:cs="Arial"/>
                <w:kern w:val="2"/>
                <w:sz w:val="16"/>
                <w:szCs w:val="18"/>
                <w:lang w:eastAsia="x-none"/>
              </w:rPr>
            </w:pPr>
            <w:ins w:id="2805" w:author="Huawei" w:date="2018-03-28T15:01:00Z">
              <w:r w:rsidRPr="000F713F">
                <w:rPr>
                  <w:rFonts w:ascii="Times New Roman" w:eastAsia="SimSun" w:hAnsi="Times New Roman"/>
                  <w:sz w:val="16"/>
                  <w:szCs w:val="18"/>
                  <w:lang w:eastAsia="x-none"/>
                </w:rPr>
                <w:t>Correlation distance in the horizontal plane [m]</w:t>
              </w:r>
            </w:ins>
          </w:p>
        </w:tc>
        <w:tc>
          <w:tcPr>
            <w:tcW w:w="358" w:type="pct"/>
            <w:tcBorders>
              <w:top w:val="single" w:sz="4" w:space="0" w:color="auto"/>
              <w:left w:val="single" w:sz="4" w:space="0" w:color="auto"/>
              <w:bottom w:val="single" w:sz="4" w:space="0" w:color="auto"/>
              <w:right w:val="single" w:sz="4" w:space="0" w:color="auto"/>
            </w:tcBorders>
            <w:vAlign w:val="center"/>
          </w:tcPr>
          <w:p w14:paraId="21C7E672" w14:textId="77777777" w:rsidR="000F713F" w:rsidRPr="000F713F" w:rsidRDefault="000F713F" w:rsidP="000F713F">
            <w:pPr>
              <w:keepLines/>
              <w:numPr>
                <w:ilvl w:val="0"/>
                <w:numId w:val="33"/>
              </w:numPr>
              <w:spacing w:before="40" w:after="40"/>
              <w:ind w:firstLine="0"/>
              <w:jc w:val="center"/>
              <w:rPr>
                <w:ins w:id="2806" w:author="Huawei" w:date="2018-03-28T15:01:00Z"/>
                <w:rFonts w:ascii="Times New Roman" w:eastAsia="SimSun" w:hAnsi="Times New Roman"/>
                <w:i/>
                <w:sz w:val="16"/>
                <w:szCs w:val="18"/>
                <w:lang w:eastAsia="x-none"/>
              </w:rPr>
            </w:pPr>
            <w:ins w:id="2807" w:author="Huawei" w:date="2018-03-28T15:01:00Z">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0CE07577" w14:textId="77777777" w:rsidR="000F713F" w:rsidRPr="000F713F" w:rsidRDefault="000F713F" w:rsidP="000F713F">
            <w:pPr>
              <w:keepLines/>
              <w:numPr>
                <w:ilvl w:val="0"/>
                <w:numId w:val="33"/>
              </w:numPr>
              <w:spacing w:before="40" w:after="40"/>
              <w:ind w:firstLine="0"/>
              <w:jc w:val="center"/>
              <w:rPr>
                <w:ins w:id="280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A0705BD" w14:textId="77777777" w:rsidR="000F713F" w:rsidRPr="000F713F" w:rsidRDefault="000F713F" w:rsidP="000F713F">
            <w:pPr>
              <w:keepLines/>
              <w:numPr>
                <w:ilvl w:val="0"/>
                <w:numId w:val="33"/>
              </w:numPr>
              <w:spacing w:before="40" w:after="40"/>
              <w:ind w:firstLine="0"/>
              <w:jc w:val="center"/>
              <w:rPr>
                <w:ins w:id="280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73DD48" w14:textId="77777777" w:rsidR="000F713F" w:rsidRPr="000F713F" w:rsidRDefault="000F713F" w:rsidP="000F713F">
            <w:pPr>
              <w:keepLines/>
              <w:numPr>
                <w:ilvl w:val="0"/>
                <w:numId w:val="33"/>
              </w:numPr>
              <w:spacing w:before="40" w:after="40"/>
              <w:ind w:firstLine="0"/>
              <w:jc w:val="center"/>
              <w:rPr>
                <w:ins w:id="281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9FCE0C8" w14:textId="77777777" w:rsidR="000F713F" w:rsidRPr="000F713F" w:rsidRDefault="000F713F" w:rsidP="000F713F">
            <w:pPr>
              <w:keepLines/>
              <w:numPr>
                <w:ilvl w:val="0"/>
                <w:numId w:val="33"/>
              </w:numPr>
              <w:spacing w:before="40" w:after="40"/>
              <w:ind w:firstLine="0"/>
              <w:jc w:val="center"/>
              <w:rPr>
                <w:ins w:id="28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5483964" w14:textId="77777777" w:rsidR="000F713F" w:rsidRPr="000F713F" w:rsidRDefault="000F713F" w:rsidP="000F713F">
            <w:pPr>
              <w:keepLines/>
              <w:numPr>
                <w:ilvl w:val="0"/>
                <w:numId w:val="33"/>
              </w:numPr>
              <w:spacing w:before="40" w:after="40"/>
              <w:ind w:firstLine="0"/>
              <w:jc w:val="center"/>
              <w:rPr>
                <w:ins w:id="28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ECE77E9" w14:textId="77777777" w:rsidR="000F713F" w:rsidRPr="000F713F" w:rsidRDefault="000F713F" w:rsidP="000F713F">
            <w:pPr>
              <w:keepLines/>
              <w:numPr>
                <w:ilvl w:val="0"/>
                <w:numId w:val="33"/>
              </w:numPr>
              <w:spacing w:before="40" w:after="40"/>
              <w:ind w:firstLine="0"/>
              <w:jc w:val="center"/>
              <w:rPr>
                <w:ins w:id="28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DB0388" w14:textId="77777777" w:rsidR="000F713F" w:rsidRPr="000F713F" w:rsidRDefault="000F713F" w:rsidP="000F713F">
            <w:pPr>
              <w:keepLines/>
              <w:numPr>
                <w:ilvl w:val="0"/>
                <w:numId w:val="33"/>
              </w:numPr>
              <w:spacing w:before="40" w:after="40"/>
              <w:ind w:firstLine="0"/>
              <w:jc w:val="center"/>
              <w:rPr>
                <w:ins w:id="28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2342BC" w14:textId="77777777" w:rsidR="000F713F" w:rsidRPr="000F713F" w:rsidRDefault="000F713F" w:rsidP="000F713F">
            <w:pPr>
              <w:keepLines/>
              <w:numPr>
                <w:ilvl w:val="0"/>
                <w:numId w:val="33"/>
              </w:numPr>
              <w:spacing w:before="40" w:after="40"/>
              <w:ind w:firstLine="0"/>
              <w:jc w:val="center"/>
              <w:rPr>
                <w:ins w:id="281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5C40753" w14:textId="77777777" w:rsidR="000F713F" w:rsidRPr="000F713F" w:rsidRDefault="000F713F" w:rsidP="000F713F">
            <w:pPr>
              <w:keepLines/>
              <w:numPr>
                <w:ilvl w:val="0"/>
                <w:numId w:val="33"/>
              </w:numPr>
              <w:spacing w:before="40" w:after="40"/>
              <w:ind w:firstLine="0"/>
              <w:jc w:val="center"/>
              <w:rPr>
                <w:ins w:id="2816" w:author="Huawei" w:date="2018-03-28T15:01:00Z"/>
                <w:rFonts w:ascii="Times New Roman" w:eastAsia="SimSun" w:hAnsi="Times New Roman"/>
                <w:color w:val="000000"/>
                <w:kern w:val="24"/>
                <w:sz w:val="16"/>
                <w:szCs w:val="18"/>
                <w:lang w:eastAsia="x-none"/>
              </w:rPr>
            </w:pPr>
          </w:p>
        </w:tc>
      </w:tr>
      <w:tr w:rsidR="000F713F" w:rsidRPr="000F713F" w14:paraId="1DF8482F" w14:textId="77777777" w:rsidTr="000F713F">
        <w:trPr>
          <w:cantSplit/>
          <w:jc w:val="center"/>
          <w:ins w:id="2817" w:author="Huawei" w:date="2018-03-28T15:01:00Z"/>
        </w:trPr>
        <w:tc>
          <w:tcPr>
            <w:tcW w:w="0" w:type="auto"/>
            <w:vMerge/>
            <w:tcBorders>
              <w:left w:val="single" w:sz="4" w:space="0" w:color="auto"/>
              <w:right w:val="single" w:sz="4" w:space="0" w:color="auto"/>
            </w:tcBorders>
            <w:vAlign w:val="center"/>
          </w:tcPr>
          <w:p w14:paraId="24573503" w14:textId="77777777" w:rsidR="000F713F" w:rsidRPr="000F713F" w:rsidRDefault="000F713F" w:rsidP="000F713F">
            <w:pPr>
              <w:ind w:left="720" w:hanging="720"/>
              <w:rPr>
                <w:ins w:id="2818"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0996791" w14:textId="77777777" w:rsidR="000F713F" w:rsidRPr="000F713F" w:rsidRDefault="000F713F" w:rsidP="000F713F">
            <w:pPr>
              <w:keepLines/>
              <w:numPr>
                <w:ilvl w:val="0"/>
                <w:numId w:val="33"/>
              </w:numPr>
              <w:spacing w:before="40" w:after="40"/>
              <w:ind w:firstLine="0"/>
              <w:jc w:val="center"/>
              <w:rPr>
                <w:ins w:id="2819" w:author="Huawei" w:date="2018-03-28T15:01:00Z"/>
                <w:rFonts w:ascii="Times New Roman" w:eastAsia="SimSun" w:hAnsi="Times New Roman"/>
                <w:i/>
                <w:sz w:val="16"/>
                <w:szCs w:val="18"/>
                <w:lang w:eastAsia="x-none"/>
              </w:rPr>
            </w:pPr>
            <w:ins w:id="2820" w:author="Huawei" w:date="2018-03-28T15:01:00Z">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5826F759" w14:textId="77777777" w:rsidR="000F713F" w:rsidRPr="000F713F" w:rsidRDefault="000F713F" w:rsidP="000F713F">
            <w:pPr>
              <w:keepLines/>
              <w:numPr>
                <w:ilvl w:val="0"/>
                <w:numId w:val="33"/>
              </w:numPr>
              <w:spacing w:before="40" w:after="40"/>
              <w:ind w:firstLine="0"/>
              <w:jc w:val="center"/>
              <w:rPr>
                <w:ins w:id="282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9EBEAB8" w14:textId="77777777" w:rsidR="000F713F" w:rsidRPr="000F713F" w:rsidRDefault="000F713F" w:rsidP="000F713F">
            <w:pPr>
              <w:keepLines/>
              <w:numPr>
                <w:ilvl w:val="0"/>
                <w:numId w:val="33"/>
              </w:numPr>
              <w:spacing w:before="40" w:after="40"/>
              <w:ind w:firstLine="0"/>
              <w:jc w:val="center"/>
              <w:rPr>
                <w:ins w:id="282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98896F" w14:textId="77777777" w:rsidR="000F713F" w:rsidRPr="000F713F" w:rsidRDefault="000F713F" w:rsidP="000F713F">
            <w:pPr>
              <w:keepLines/>
              <w:numPr>
                <w:ilvl w:val="0"/>
                <w:numId w:val="33"/>
              </w:numPr>
              <w:spacing w:before="40" w:after="40"/>
              <w:ind w:firstLine="0"/>
              <w:jc w:val="center"/>
              <w:rPr>
                <w:ins w:id="282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8DD3313" w14:textId="77777777" w:rsidR="000F713F" w:rsidRPr="000F713F" w:rsidRDefault="000F713F" w:rsidP="000F713F">
            <w:pPr>
              <w:keepLines/>
              <w:numPr>
                <w:ilvl w:val="0"/>
                <w:numId w:val="33"/>
              </w:numPr>
              <w:spacing w:before="40" w:after="40"/>
              <w:ind w:firstLine="0"/>
              <w:jc w:val="center"/>
              <w:rPr>
                <w:ins w:id="28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FD523F" w14:textId="77777777" w:rsidR="000F713F" w:rsidRPr="000F713F" w:rsidRDefault="000F713F" w:rsidP="000F713F">
            <w:pPr>
              <w:keepLines/>
              <w:numPr>
                <w:ilvl w:val="0"/>
                <w:numId w:val="33"/>
              </w:numPr>
              <w:spacing w:before="40" w:after="40"/>
              <w:ind w:firstLine="0"/>
              <w:jc w:val="center"/>
              <w:rPr>
                <w:ins w:id="28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948F567" w14:textId="77777777" w:rsidR="000F713F" w:rsidRPr="000F713F" w:rsidRDefault="000F713F" w:rsidP="000F713F">
            <w:pPr>
              <w:keepLines/>
              <w:numPr>
                <w:ilvl w:val="0"/>
                <w:numId w:val="33"/>
              </w:numPr>
              <w:spacing w:before="40" w:after="40"/>
              <w:ind w:firstLine="0"/>
              <w:jc w:val="center"/>
              <w:rPr>
                <w:ins w:id="28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FB6B4C" w14:textId="77777777" w:rsidR="000F713F" w:rsidRPr="000F713F" w:rsidRDefault="000F713F" w:rsidP="000F713F">
            <w:pPr>
              <w:keepLines/>
              <w:numPr>
                <w:ilvl w:val="0"/>
                <w:numId w:val="33"/>
              </w:numPr>
              <w:spacing w:before="40" w:after="40"/>
              <w:ind w:firstLine="0"/>
              <w:jc w:val="center"/>
              <w:rPr>
                <w:ins w:id="28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503E9E" w14:textId="77777777" w:rsidR="000F713F" w:rsidRPr="000F713F" w:rsidRDefault="000F713F" w:rsidP="000F713F">
            <w:pPr>
              <w:keepLines/>
              <w:numPr>
                <w:ilvl w:val="0"/>
                <w:numId w:val="33"/>
              </w:numPr>
              <w:spacing w:before="40" w:after="40"/>
              <w:ind w:firstLine="0"/>
              <w:jc w:val="center"/>
              <w:rPr>
                <w:ins w:id="282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77EFE8D" w14:textId="77777777" w:rsidR="000F713F" w:rsidRPr="000F713F" w:rsidRDefault="000F713F" w:rsidP="000F713F">
            <w:pPr>
              <w:keepLines/>
              <w:numPr>
                <w:ilvl w:val="0"/>
                <w:numId w:val="33"/>
              </w:numPr>
              <w:spacing w:before="40" w:after="40"/>
              <w:ind w:firstLine="0"/>
              <w:jc w:val="center"/>
              <w:rPr>
                <w:ins w:id="2829" w:author="Huawei" w:date="2018-03-28T15:01:00Z"/>
                <w:rFonts w:ascii="Times New Roman" w:eastAsia="SimSun" w:hAnsi="Times New Roman"/>
                <w:color w:val="000000"/>
                <w:kern w:val="24"/>
                <w:sz w:val="16"/>
                <w:szCs w:val="18"/>
                <w:lang w:eastAsia="x-none"/>
              </w:rPr>
            </w:pPr>
          </w:p>
        </w:tc>
      </w:tr>
      <w:tr w:rsidR="000F713F" w:rsidRPr="000F713F" w14:paraId="1DDD93AC" w14:textId="77777777" w:rsidTr="000F713F">
        <w:trPr>
          <w:cantSplit/>
          <w:jc w:val="center"/>
          <w:ins w:id="2830" w:author="Huawei" w:date="2018-03-28T15:01:00Z"/>
        </w:trPr>
        <w:tc>
          <w:tcPr>
            <w:tcW w:w="0" w:type="auto"/>
            <w:vMerge/>
            <w:tcBorders>
              <w:left w:val="single" w:sz="4" w:space="0" w:color="auto"/>
              <w:right w:val="single" w:sz="4" w:space="0" w:color="auto"/>
            </w:tcBorders>
            <w:vAlign w:val="center"/>
          </w:tcPr>
          <w:p w14:paraId="58F5E832" w14:textId="77777777" w:rsidR="000F713F" w:rsidRPr="000F713F" w:rsidRDefault="000F713F" w:rsidP="000F713F">
            <w:pPr>
              <w:ind w:left="720" w:hanging="720"/>
              <w:rPr>
                <w:ins w:id="2831"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CD9BE0C" w14:textId="77777777" w:rsidR="000F713F" w:rsidRPr="000F713F" w:rsidRDefault="000F713F" w:rsidP="000F713F">
            <w:pPr>
              <w:keepLines/>
              <w:numPr>
                <w:ilvl w:val="0"/>
                <w:numId w:val="33"/>
              </w:numPr>
              <w:spacing w:before="40" w:after="40"/>
              <w:ind w:firstLine="0"/>
              <w:jc w:val="center"/>
              <w:rPr>
                <w:ins w:id="2832" w:author="Huawei" w:date="2018-03-28T15:01:00Z"/>
                <w:rFonts w:ascii="Times New Roman" w:eastAsia="SimSun" w:hAnsi="Times New Roman"/>
                <w:i/>
                <w:sz w:val="16"/>
                <w:szCs w:val="18"/>
                <w:lang w:eastAsia="x-none"/>
              </w:rPr>
            </w:pPr>
            <w:ins w:id="2833" w:author="Huawei" w:date="2018-03-28T15:01:00Z">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785CC42C" w14:textId="77777777" w:rsidR="000F713F" w:rsidRPr="000F713F" w:rsidRDefault="000F713F" w:rsidP="000F713F">
            <w:pPr>
              <w:keepLines/>
              <w:numPr>
                <w:ilvl w:val="0"/>
                <w:numId w:val="33"/>
              </w:numPr>
              <w:spacing w:before="40" w:after="40"/>
              <w:ind w:firstLine="0"/>
              <w:jc w:val="center"/>
              <w:rPr>
                <w:ins w:id="283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9DEC8E4" w14:textId="77777777" w:rsidR="000F713F" w:rsidRPr="000F713F" w:rsidRDefault="000F713F" w:rsidP="000F713F">
            <w:pPr>
              <w:keepLines/>
              <w:numPr>
                <w:ilvl w:val="0"/>
                <w:numId w:val="33"/>
              </w:numPr>
              <w:spacing w:before="40" w:after="40"/>
              <w:ind w:firstLine="0"/>
              <w:jc w:val="center"/>
              <w:rPr>
                <w:ins w:id="283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CDA4E1" w14:textId="77777777" w:rsidR="000F713F" w:rsidRPr="000F713F" w:rsidRDefault="000F713F" w:rsidP="000F713F">
            <w:pPr>
              <w:keepLines/>
              <w:numPr>
                <w:ilvl w:val="0"/>
                <w:numId w:val="33"/>
              </w:numPr>
              <w:spacing w:before="40" w:after="40"/>
              <w:ind w:firstLine="0"/>
              <w:jc w:val="center"/>
              <w:rPr>
                <w:ins w:id="283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63AFB3D" w14:textId="77777777" w:rsidR="000F713F" w:rsidRPr="000F713F" w:rsidRDefault="000F713F" w:rsidP="000F713F">
            <w:pPr>
              <w:keepLines/>
              <w:numPr>
                <w:ilvl w:val="0"/>
                <w:numId w:val="33"/>
              </w:numPr>
              <w:spacing w:before="40" w:after="40"/>
              <w:ind w:firstLine="0"/>
              <w:jc w:val="center"/>
              <w:rPr>
                <w:ins w:id="283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FC55982" w14:textId="77777777" w:rsidR="000F713F" w:rsidRPr="000F713F" w:rsidRDefault="000F713F" w:rsidP="000F713F">
            <w:pPr>
              <w:keepLines/>
              <w:numPr>
                <w:ilvl w:val="0"/>
                <w:numId w:val="33"/>
              </w:numPr>
              <w:spacing w:before="40" w:after="40"/>
              <w:ind w:firstLine="0"/>
              <w:jc w:val="center"/>
              <w:rPr>
                <w:ins w:id="283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1079DED" w14:textId="77777777" w:rsidR="000F713F" w:rsidRPr="000F713F" w:rsidRDefault="000F713F" w:rsidP="000F713F">
            <w:pPr>
              <w:keepLines/>
              <w:numPr>
                <w:ilvl w:val="0"/>
                <w:numId w:val="33"/>
              </w:numPr>
              <w:spacing w:before="40" w:after="40"/>
              <w:ind w:firstLine="0"/>
              <w:jc w:val="center"/>
              <w:rPr>
                <w:ins w:id="283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4274CC" w14:textId="77777777" w:rsidR="000F713F" w:rsidRPr="000F713F" w:rsidRDefault="000F713F" w:rsidP="000F713F">
            <w:pPr>
              <w:keepLines/>
              <w:numPr>
                <w:ilvl w:val="0"/>
                <w:numId w:val="33"/>
              </w:numPr>
              <w:spacing w:before="40" w:after="40"/>
              <w:ind w:firstLine="0"/>
              <w:jc w:val="center"/>
              <w:rPr>
                <w:ins w:id="28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879EF0" w14:textId="77777777" w:rsidR="000F713F" w:rsidRPr="000F713F" w:rsidRDefault="000F713F" w:rsidP="000F713F">
            <w:pPr>
              <w:keepLines/>
              <w:numPr>
                <w:ilvl w:val="0"/>
                <w:numId w:val="33"/>
              </w:numPr>
              <w:spacing w:before="40" w:after="40"/>
              <w:ind w:firstLine="0"/>
              <w:jc w:val="center"/>
              <w:rPr>
                <w:ins w:id="284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9E91529" w14:textId="77777777" w:rsidR="000F713F" w:rsidRPr="000F713F" w:rsidRDefault="000F713F" w:rsidP="000F713F">
            <w:pPr>
              <w:keepLines/>
              <w:numPr>
                <w:ilvl w:val="0"/>
                <w:numId w:val="33"/>
              </w:numPr>
              <w:spacing w:before="40" w:after="40"/>
              <w:ind w:firstLine="0"/>
              <w:jc w:val="center"/>
              <w:rPr>
                <w:ins w:id="2842" w:author="Huawei" w:date="2018-03-28T15:01:00Z"/>
                <w:rFonts w:ascii="Times New Roman" w:eastAsia="SimSun" w:hAnsi="Times New Roman"/>
                <w:color w:val="000000"/>
                <w:kern w:val="24"/>
                <w:sz w:val="16"/>
                <w:szCs w:val="18"/>
                <w:lang w:eastAsia="x-none"/>
              </w:rPr>
            </w:pPr>
          </w:p>
        </w:tc>
      </w:tr>
      <w:tr w:rsidR="000F713F" w:rsidRPr="000F713F" w14:paraId="0628211C" w14:textId="77777777" w:rsidTr="000F713F">
        <w:trPr>
          <w:cantSplit/>
          <w:jc w:val="center"/>
          <w:ins w:id="2843" w:author="Huawei" w:date="2018-03-28T15:01:00Z"/>
        </w:trPr>
        <w:tc>
          <w:tcPr>
            <w:tcW w:w="0" w:type="auto"/>
            <w:vMerge/>
            <w:tcBorders>
              <w:left w:val="single" w:sz="4" w:space="0" w:color="auto"/>
              <w:right w:val="single" w:sz="4" w:space="0" w:color="auto"/>
            </w:tcBorders>
            <w:vAlign w:val="center"/>
          </w:tcPr>
          <w:p w14:paraId="5876F5CA" w14:textId="77777777" w:rsidR="000F713F" w:rsidRPr="000F713F" w:rsidRDefault="000F713F" w:rsidP="000F713F">
            <w:pPr>
              <w:ind w:left="720" w:hanging="720"/>
              <w:rPr>
                <w:ins w:id="2844"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6C02B16" w14:textId="77777777" w:rsidR="000F713F" w:rsidRPr="000F713F" w:rsidRDefault="000F713F" w:rsidP="000F713F">
            <w:pPr>
              <w:keepLines/>
              <w:numPr>
                <w:ilvl w:val="0"/>
                <w:numId w:val="33"/>
              </w:numPr>
              <w:spacing w:before="40" w:after="40"/>
              <w:ind w:firstLine="0"/>
              <w:jc w:val="center"/>
              <w:rPr>
                <w:ins w:id="2845" w:author="Huawei" w:date="2018-03-28T15:01:00Z"/>
                <w:rFonts w:ascii="Times New Roman" w:eastAsia="SimSun" w:hAnsi="Times New Roman"/>
                <w:i/>
                <w:sz w:val="16"/>
                <w:szCs w:val="18"/>
                <w:lang w:eastAsia="x-none"/>
              </w:rPr>
            </w:pPr>
            <w:ins w:id="2846" w:author="Huawei" w:date="2018-03-28T15:01:00Z">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7541C9A0" w14:textId="77777777" w:rsidR="000F713F" w:rsidRPr="000F713F" w:rsidRDefault="000F713F" w:rsidP="000F713F">
            <w:pPr>
              <w:keepLines/>
              <w:numPr>
                <w:ilvl w:val="0"/>
                <w:numId w:val="33"/>
              </w:numPr>
              <w:spacing w:before="40" w:after="40"/>
              <w:ind w:firstLine="0"/>
              <w:jc w:val="center"/>
              <w:rPr>
                <w:ins w:id="284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7E0E8C5" w14:textId="77777777" w:rsidR="000F713F" w:rsidRPr="000F713F" w:rsidRDefault="000F713F" w:rsidP="000F713F">
            <w:pPr>
              <w:keepLines/>
              <w:numPr>
                <w:ilvl w:val="0"/>
                <w:numId w:val="33"/>
              </w:numPr>
              <w:spacing w:before="40" w:after="40"/>
              <w:ind w:firstLine="0"/>
              <w:jc w:val="center"/>
              <w:rPr>
                <w:ins w:id="284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A4ED245" w14:textId="77777777" w:rsidR="000F713F" w:rsidRPr="000F713F" w:rsidRDefault="000F713F" w:rsidP="000F713F">
            <w:pPr>
              <w:keepLines/>
              <w:numPr>
                <w:ilvl w:val="0"/>
                <w:numId w:val="33"/>
              </w:numPr>
              <w:spacing w:before="40" w:after="40"/>
              <w:ind w:firstLine="0"/>
              <w:jc w:val="center"/>
              <w:rPr>
                <w:ins w:id="284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E5488F" w14:textId="77777777" w:rsidR="000F713F" w:rsidRPr="000F713F" w:rsidRDefault="000F713F" w:rsidP="000F713F">
            <w:pPr>
              <w:keepLines/>
              <w:numPr>
                <w:ilvl w:val="0"/>
                <w:numId w:val="33"/>
              </w:numPr>
              <w:spacing w:before="40" w:after="40"/>
              <w:ind w:firstLine="0"/>
              <w:jc w:val="center"/>
              <w:rPr>
                <w:ins w:id="28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31D3EDC" w14:textId="77777777" w:rsidR="000F713F" w:rsidRPr="000F713F" w:rsidRDefault="000F713F" w:rsidP="000F713F">
            <w:pPr>
              <w:keepLines/>
              <w:numPr>
                <w:ilvl w:val="0"/>
                <w:numId w:val="33"/>
              </w:numPr>
              <w:spacing w:before="40" w:after="40"/>
              <w:ind w:firstLine="0"/>
              <w:jc w:val="center"/>
              <w:rPr>
                <w:ins w:id="285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4015E82" w14:textId="77777777" w:rsidR="000F713F" w:rsidRPr="000F713F" w:rsidRDefault="000F713F" w:rsidP="000F713F">
            <w:pPr>
              <w:keepLines/>
              <w:numPr>
                <w:ilvl w:val="0"/>
                <w:numId w:val="33"/>
              </w:numPr>
              <w:spacing w:before="40" w:after="40"/>
              <w:ind w:firstLine="0"/>
              <w:jc w:val="center"/>
              <w:rPr>
                <w:ins w:id="285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9359DF" w14:textId="77777777" w:rsidR="000F713F" w:rsidRPr="000F713F" w:rsidRDefault="000F713F" w:rsidP="000F713F">
            <w:pPr>
              <w:keepLines/>
              <w:numPr>
                <w:ilvl w:val="0"/>
                <w:numId w:val="33"/>
              </w:numPr>
              <w:spacing w:before="40" w:after="40"/>
              <w:ind w:firstLine="0"/>
              <w:jc w:val="center"/>
              <w:rPr>
                <w:ins w:id="28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EBA624" w14:textId="77777777" w:rsidR="000F713F" w:rsidRPr="000F713F" w:rsidRDefault="000F713F" w:rsidP="000F713F">
            <w:pPr>
              <w:keepLines/>
              <w:numPr>
                <w:ilvl w:val="0"/>
                <w:numId w:val="33"/>
              </w:numPr>
              <w:spacing w:before="40" w:after="40"/>
              <w:ind w:firstLine="0"/>
              <w:jc w:val="center"/>
              <w:rPr>
                <w:ins w:id="285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9517CA9" w14:textId="77777777" w:rsidR="000F713F" w:rsidRPr="000F713F" w:rsidRDefault="000F713F" w:rsidP="000F713F">
            <w:pPr>
              <w:keepLines/>
              <w:numPr>
                <w:ilvl w:val="0"/>
                <w:numId w:val="33"/>
              </w:numPr>
              <w:spacing w:before="40" w:after="40"/>
              <w:ind w:firstLine="0"/>
              <w:jc w:val="center"/>
              <w:rPr>
                <w:ins w:id="2855" w:author="Huawei" w:date="2018-03-28T15:01:00Z"/>
                <w:rFonts w:ascii="Times New Roman" w:eastAsia="SimSun" w:hAnsi="Times New Roman"/>
                <w:color w:val="000000"/>
                <w:kern w:val="24"/>
                <w:sz w:val="16"/>
                <w:szCs w:val="18"/>
                <w:lang w:eastAsia="x-none"/>
              </w:rPr>
            </w:pPr>
          </w:p>
        </w:tc>
      </w:tr>
      <w:tr w:rsidR="000F713F" w:rsidRPr="000F713F" w14:paraId="6C0D60E2" w14:textId="77777777" w:rsidTr="000F713F">
        <w:trPr>
          <w:cantSplit/>
          <w:jc w:val="center"/>
          <w:ins w:id="2856" w:author="Huawei" w:date="2018-03-28T15:01:00Z"/>
        </w:trPr>
        <w:tc>
          <w:tcPr>
            <w:tcW w:w="0" w:type="auto"/>
            <w:vMerge/>
            <w:tcBorders>
              <w:left w:val="single" w:sz="4" w:space="0" w:color="auto"/>
              <w:right w:val="single" w:sz="4" w:space="0" w:color="auto"/>
            </w:tcBorders>
            <w:vAlign w:val="center"/>
          </w:tcPr>
          <w:p w14:paraId="4C8AEE1C" w14:textId="77777777" w:rsidR="000F713F" w:rsidRPr="000F713F" w:rsidRDefault="000F713F" w:rsidP="000F713F">
            <w:pPr>
              <w:ind w:left="720" w:hanging="720"/>
              <w:rPr>
                <w:ins w:id="2857"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8DD9832" w14:textId="77777777" w:rsidR="000F713F" w:rsidRPr="000F713F" w:rsidRDefault="000F713F" w:rsidP="000F713F">
            <w:pPr>
              <w:keepLines/>
              <w:numPr>
                <w:ilvl w:val="0"/>
                <w:numId w:val="33"/>
              </w:numPr>
              <w:spacing w:before="40" w:after="40"/>
              <w:ind w:firstLine="0"/>
              <w:jc w:val="center"/>
              <w:rPr>
                <w:ins w:id="2858" w:author="Huawei" w:date="2018-03-28T15:01:00Z"/>
                <w:rFonts w:ascii="Times New Roman" w:eastAsia="SimSun" w:hAnsi="Times New Roman"/>
                <w:i/>
                <w:sz w:val="16"/>
                <w:szCs w:val="18"/>
                <w:lang w:eastAsia="x-none"/>
              </w:rPr>
            </w:pPr>
            <w:ins w:id="2859" w:author="Huawei" w:date="2018-03-28T15:01:00Z">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3824587B" w14:textId="77777777" w:rsidR="000F713F" w:rsidRPr="000F713F" w:rsidRDefault="000F713F" w:rsidP="000F713F">
            <w:pPr>
              <w:keepLines/>
              <w:numPr>
                <w:ilvl w:val="0"/>
                <w:numId w:val="33"/>
              </w:numPr>
              <w:spacing w:before="40" w:after="40"/>
              <w:ind w:firstLine="0"/>
              <w:jc w:val="center"/>
              <w:rPr>
                <w:ins w:id="286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56347DD" w14:textId="77777777" w:rsidR="000F713F" w:rsidRPr="000F713F" w:rsidRDefault="000F713F" w:rsidP="000F713F">
            <w:pPr>
              <w:keepLines/>
              <w:numPr>
                <w:ilvl w:val="0"/>
                <w:numId w:val="33"/>
              </w:numPr>
              <w:spacing w:before="40" w:after="40"/>
              <w:ind w:firstLine="0"/>
              <w:jc w:val="center"/>
              <w:rPr>
                <w:ins w:id="286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C8D9AE" w14:textId="77777777" w:rsidR="000F713F" w:rsidRPr="000F713F" w:rsidRDefault="000F713F" w:rsidP="000F713F">
            <w:pPr>
              <w:keepLines/>
              <w:numPr>
                <w:ilvl w:val="0"/>
                <w:numId w:val="33"/>
              </w:numPr>
              <w:spacing w:before="40" w:after="40"/>
              <w:ind w:firstLine="0"/>
              <w:jc w:val="center"/>
              <w:rPr>
                <w:ins w:id="286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53AD5F" w14:textId="77777777" w:rsidR="000F713F" w:rsidRPr="000F713F" w:rsidRDefault="000F713F" w:rsidP="000F713F">
            <w:pPr>
              <w:keepLines/>
              <w:numPr>
                <w:ilvl w:val="0"/>
                <w:numId w:val="33"/>
              </w:numPr>
              <w:spacing w:before="40" w:after="40"/>
              <w:ind w:firstLine="0"/>
              <w:jc w:val="center"/>
              <w:rPr>
                <w:ins w:id="286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2EE217" w14:textId="77777777" w:rsidR="000F713F" w:rsidRPr="000F713F" w:rsidRDefault="000F713F" w:rsidP="000F713F">
            <w:pPr>
              <w:keepLines/>
              <w:numPr>
                <w:ilvl w:val="0"/>
                <w:numId w:val="33"/>
              </w:numPr>
              <w:spacing w:before="40" w:after="40"/>
              <w:ind w:firstLine="0"/>
              <w:jc w:val="center"/>
              <w:rPr>
                <w:ins w:id="28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2A45842" w14:textId="77777777" w:rsidR="000F713F" w:rsidRPr="000F713F" w:rsidRDefault="000F713F" w:rsidP="000F713F">
            <w:pPr>
              <w:keepLines/>
              <w:numPr>
                <w:ilvl w:val="0"/>
                <w:numId w:val="33"/>
              </w:numPr>
              <w:spacing w:before="40" w:after="40"/>
              <w:ind w:firstLine="0"/>
              <w:jc w:val="center"/>
              <w:rPr>
                <w:ins w:id="286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DAB5E4" w14:textId="77777777" w:rsidR="000F713F" w:rsidRPr="000F713F" w:rsidRDefault="000F713F" w:rsidP="000F713F">
            <w:pPr>
              <w:keepLines/>
              <w:numPr>
                <w:ilvl w:val="0"/>
                <w:numId w:val="33"/>
              </w:numPr>
              <w:spacing w:before="40" w:after="40"/>
              <w:ind w:firstLine="0"/>
              <w:jc w:val="center"/>
              <w:rPr>
                <w:ins w:id="286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80C478" w14:textId="77777777" w:rsidR="000F713F" w:rsidRPr="000F713F" w:rsidRDefault="000F713F" w:rsidP="000F713F">
            <w:pPr>
              <w:keepLines/>
              <w:numPr>
                <w:ilvl w:val="0"/>
                <w:numId w:val="33"/>
              </w:numPr>
              <w:spacing w:before="40" w:after="40"/>
              <w:ind w:firstLine="0"/>
              <w:jc w:val="center"/>
              <w:rPr>
                <w:ins w:id="286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0FE04DD" w14:textId="77777777" w:rsidR="000F713F" w:rsidRPr="000F713F" w:rsidRDefault="000F713F" w:rsidP="000F713F">
            <w:pPr>
              <w:keepLines/>
              <w:numPr>
                <w:ilvl w:val="0"/>
                <w:numId w:val="33"/>
              </w:numPr>
              <w:spacing w:before="40" w:after="40"/>
              <w:ind w:firstLine="0"/>
              <w:jc w:val="center"/>
              <w:rPr>
                <w:ins w:id="2868" w:author="Huawei" w:date="2018-03-28T15:01:00Z"/>
                <w:rFonts w:ascii="Times New Roman" w:eastAsia="SimSun" w:hAnsi="Times New Roman"/>
                <w:color w:val="000000"/>
                <w:kern w:val="24"/>
                <w:sz w:val="16"/>
                <w:szCs w:val="18"/>
                <w:lang w:eastAsia="x-none"/>
              </w:rPr>
            </w:pPr>
          </w:p>
        </w:tc>
      </w:tr>
      <w:tr w:rsidR="000F713F" w:rsidRPr="000F713F" w14:paraId="11C11BFA" w14:textId="77777777" w:rsidTr="000F713F">
        <w:trPr>
          <w:cantSplit/>
          <w:jc w:val="center"/>
          <w:ins w:id="2869" w:author="Huawei" w:date="2018-03-28T15:01:00Z"/>
        </w:trPr>
        <w:tc>
          <w:tcPr>
            <w:tcW w:w="0" w:type="auto"/>
            <w:vMerge/>
            <w:tcBorders>
              <w:left w:val="single" w:sz="4" w:space="0" w:color="auto"/>
              <w:right w:val="single" w:sz="4" w:space="0" w:color="auto"/>
            </w:tcBorders>
            <w:vAlign w:val="center"/>
          </w:tcPr>
          <w:p w14:paraId="584AACB2" w14:textId="77777777" w:rsidR="000F713F" w:rsidRPr="000F713F" w:rsidRDefault="000F713F" w:rsidP="000F713F">
            <w:pPr>
              <w:ind w:left="720" w:hanging="720"/>
              <w:rPr>
                <w:ins w:id="2870"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3D00666" w14:textId="77777777" w:rsidR="000F713F" w:rsidRPr="000F713F" w:rsidRDefault="000F713F" w:rsidP="000F713F">
            <w:pPr>
              <w:keepLines/>
              <w:numPr>
                <w:ilvl w:val="0"/>
                <w:numId w:val="33"/>
              </w:numPr>
              <w:spacing w:before="40" w:after="40"/>
              <w:ind w:firstLine="0"/>
              <w:jc w:val="center"/>
              <w:rPr>
                <w:ins w:id="2871" w:author="Huawei" w:date="2018-03-28T15:01:00Z"/>
                <w:rFonts w:ascii="Times New Roman" w:eastAsia="SimSun" w:hAnsi="Times New Roman"/>
                <w:i/>
                <w:sz w:val="16"/>
                <w:szCs w:val="18"/>
                <w:lang w:eastAsia="x-none"/>
              </w:rPr>
            </w:pPr>
            <w:ins w:id="2872" w:author="Huawei" w:date="2018-03-28T15:01:00Z">
              <w:r w:rsidRPr="000F713F">
                <w:rPr>
                  <w:rFonts w:ascii="Times New Roman" w:eastAsia="SimSun" w:hAnsi="Times New Roman"/>
                  <w:i/>
                  <w:sz w:val="16"/>
                  <w:szCs w:val="18"/>
                  <w:lang w:eastAsia="x-none"/>
                </w:rPr>
                <w:t>ZSA</w:t>
              </w:r>
            </w:ins>
          </w:p>
        </w:tc>
        <w:tc>
          <w:tcPr>
            <w:tcW w:w="411" w:type="pct"/>
            <w:tcBorders>
              <w:top w:val="single" w:sz="4" w:space="0" w:color="auto"/>
              <w:left w:val="single" w:sz="4" w:space="0" w:color="auto"/>
              <w:bottom w:val="single" w:sz="4" w:space="0" w:color="auto"/>
              <w:right w:val="single" w:sz="4" w:space="0" w:color="auto"/>
            </w:tcBorders>
          </w:tcPr>
          <w:p w14:paraId="1E9259D0" w14:textId="77777777" w:rsidR="000F713F" w:rsidRPr="000F713F" w:rsidRDefault="000F713F" w:rsidP="000F713F">
            <w:pPr>
              <w:keepLines/>
              <w:numPr>
                <w:ilvl w:val="0"/>
                <w:numId w:val="33"/>
              </w:numPr>
              <w:spacing w:before="40" w:after="40"/>
              <w:ind w:firstLine="0"/>
              <w:jc w:val="center"/>
              <w:rPr>
                <w:ins w:id="287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F8C4379" w14:textId="77777777" w:rsidR="000F713F" w:rsidRPr="000F713F" w:rsidRDefault="000F713F" w:rsidP="000F713F">
            <w:pPr>
              <w:keepLines/>
              <w:numPr>
                <w:ilvl w:val="0"/>
                <w:numId w:val="33"/>
              </w:numPr>
              <w:spacing w:before="40" w:after="40"/>
              <w:ind w:firstLine="0"/>
              <w:jc w:val="center"/>
              <w:rPr>
                <w:ins w:id="28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055AA9" w14:textId="77777777" w:rsidR="000F713F" w:rsidRPr="000F713F" w:rsidRDefault="000F713F" w:rsidP="000F713F">
            <w:pPr>
              <w:keepLines/>
              <w:numPr>
                <w:ilvl w:val="0"/>
                <w:numId w:val="33"/>
              </w:numPr>
              <w:spacing w:before="40" w:after="40"/>
              <w:ind w:firstLine="0"/>
              <w:jc w:val="center"/>
              <w:rPr>
                <w:ins w:id="287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740034" w14:textId="77777777" w:rsidR="000F713F" w:rsidRPr="000F713F" w:rsidRDefault="000F713F" w:rsidP="000F713F">
            <w:pPr>
              <w:keepLines/>
              <w:numPr>
                <w:ilvl w:val="0"/>
                <w:numId w:val="33"/>
              </w:numPr>
              <w:spacing w:before="40" w:after="40"/>
              <w:ind w:firstLine="0"/>
              <w:jc w:val="center"/>
              <w:rPr>
                <w:ins w:id="287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3899A5" w14:textId="77777777" w:rsidR="000F713F" w:rsidRPr="000F713F" w:rsidRDefault="000F713F" w:rsidP="000F713F">
            <w:pPr>
              <w:keepLines/>
              <w:numPr>
                <w:ilvl w:val="0"/>
                <w:numId w:val="33"/>
              </w:numPr>
              <w:spacing w:before="40" w:after="40"/>
              <w:ind w:firstLine="0"/>
              <w:jc w:val="center"/>
              <w:rPr>
                <w:ins w:id="287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6AFEBE" w14:textId="77777777" w:rsidR="000F713F" w:rsidRPr="000F713F" w:rsidRDefault="000F713F" w:rsidP="000F713F">
            <w:pPr>
              <w:keepLines/>
              <w:numPr>
                <w:ilvl w:val="0"/>
                <w:numId w:val="33"/>
              </w:numPr>
              <w:spacing w:before="40" w:after="40"/>
              <w:ind w:firstLine="0"/>
              <w:jc w:val="center"/>
              <w:rPr>
                <w:ins w:id="287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BBBAE2" w14:textId="77777777" w:rsidR="000F713F" w:rsidRPr="000F713F" w:rsidRDefault="000F713F" w:rsidP="000F713F">
            <w:pPr>
              <w:keepLines/>
              <w:numPr>
                <w:ilvl w:val="0"/>
                <w:numId w:val="33"/>
              </w:numPr>
              <w:spacing w:before="40" w:after="40"/>
              <w:ind w:firstLine="0"/>
              <w:jc w:val="center"/>
              <w:rPr>
                <w:ins w:id="287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9FD2D3F" w14:textId="77777777" w:rsidR="000F713F" w:rsidRPr="000F713F" w:rsidRDefault="000F713F" w:rsidP="000F713F">
            <w:pPr>
              <w:keepLines/>
              <w:numPr>
                <w:ilvl w:val="0"/>
                <w:numId w:val="33"/>
              </w:numPr>
              <w:spacing w:before="40" w:after="40"/>
              <w:ind w:firstLine="0"/>
              <w:jc w:val="center"/>
              <w:rPr>
                <w:ins w:id="288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0BD85C1" w14:textId="77777777" w:rsidR="000F713F" w:rsidRPr="000F713F" w:rsidRDefault="000F713F" w:rsidP="000F713F">
            <w:pPr>
              <w:keepLines/>
              <w:numPr>
                <w:ilvl w:val="0"/>
                <w:numId w:val="33"/>
              </w:numPr>
              <w:spacing w:before="40" w:after="40"/>
              <w:ind w:firstLine="0"/>
              <w:jc w:val="center"/>
              <w:rPr>
                <w:ins w:id="2881" w:author="Huawei" w:date="2018-03-28T15:01:00Z"/>
                <w:rFonts w:ascii="Times New Roman" w:eastAsia="SimSun" w:hAnsi="Times New Roman"/>
                <w:color w:val="000000"/>
                <w:kern w:val="24"/>
                <w:sz w:val="16"/>
                <w:szCs w:val="18"/>
                <w:lang w:eastAsia="x-none"/>
              </w:rPr>
            </w:pPr>
          </w:p>
        </w:tc>
      </w:tr>
      <w:tr w:rsidR="000F713F" w:rsidRPr="000F713F" w14:paraId="47A0AC3F" w14:textId="77777777" w:rsidTr="000F713F">
        <w:trPr>
          <w:cantSplit/>
          <w:jc w:val="center"/>
          <w:ins w:id="2882" w:author="Huawei" w:date="2018-03-28T15:01:00Z"/>
        </w:trPr>
        <w:tc>
          <w:tcPr>
            <w:tcW w:w="0" w:type="auto"/>
            <w:vMerge/>
            <w:tcBorders>
              <w:left w:val="single" w:sz="4" w:space="0" w:color="auto"/>
              <w:right w:val="single" w:sz="4" w:space="0" w:color="auto"/>
            </w:tcBorders>
            <w:vAlign w:val="center"/>
          </w:tcPr>
          <w:p w14:paraId="385AF7A6" w14:textId="77777777" w:rsidR="000F713F" w:rsidRPr="000F713F" w:rsidRDefault="000F713F" w:rsidP="000F713F">
            <w:pPr>
              <w:ind w:left="720" w:hanging="720"/>
              <w:rPr>
                <w:ins w:id="2883"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4DB6D21" w14:textId="77777777" w:rsidR="000F713F" w:rsidRPr="000F713F" w:rsidRDefault="000F713F" w:rsidP="000F713F">
            <w:pPr>
              <w:keepLines/>
              <w:numPr>
                <w:ilvl w:val="0"/>
                <w:numId w:val="33"/>
              </w:numPr>
              <w:spacing w:before="40" w:after="40"/>
              <w:ind w:firstLine="0"/>
              <w:jc w:val="center"/>
              <w:rPr>
                <w:ins w:id="2884" w:author="Huawei" w:date="2018-03-28T15:01:00Z"/>
                <w:rFonts w:ascii="Times New Roman" w:eastAsia="SimSun" w:hAnsi="Times New Roman"/>
                <w:i/>
                <w:sz w:val="16"/>
                <w:szCs w:val="18"/>
                <w:lang w:eastAsia="x-none"/>
              </w:rPr>
            </w:pPr>
            <w:ins w:id="2885" w:author="Huawei" w:date="2018-03-28T15:01:00Z">
              <w:r w:rsidRPr="000F713F">
                <w:rPr>
                  <w:rFonts w:ascii="Times New Roman" w:eastAsia="SimSun" w:hAnsi="Times New Roman"/>
                  <w:i/>
                  <w:sz w:val="16"/>
                  <w:szCs w:val="18"/>
                  <w:lang w:eastAsia="x-none"/>
                </w:rPr>
                <w:t>ZSD</w:t>
              </w:r>
            </w:ins>
          </w:p>
        </w:tc>
        <w:tc>
          <w:tcPr>
            <w:tcW w:w="411" w:type="pct"/>
            <w:tcBorders>
              <w:top w:val="single" w:sz="4" w:space="0" w:color="auto"/>
              <w:left w:val="single" w:sz="4" w:space="0" w:color="auto"/>
              <w:bottom w:val="single" w:sz="4" w:space="0" w:color="auto"/>
              <w:right w:val="single" w:sz="4" w:space="0" w:color="auto"/>
            </w:tcBorders>
          </w:tcPr>
          <w:p w14:paraId="40F64BF4" w14:textId="77777777" w:rsidR="000F713F" w:rsidRPr="000F713F" w:rsidRDefault="000F713F" w:rsidP="000F713F">
            <w:pPr>
              <w:keepLines/>
              <w:numPr>
                <w:ilvl w:val="0"/>
                <w:numId w:val="33"/>
              </w:numPr>
              <w:spacing w:before="40" w:after="40"/>
              <w:ind w:firstLine="0"/>
              <w:jc w:val="center"/>
              <w:rPr>
                <w:ins w:id="288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3CC95A0" w14:textId="77777777" w:rsidR="000F713F" w:rsidRPr="000F713F" w:rsidRDefault="000F713F" w:rsidP="000F713F">
            <w:pPr>
              <w:keepLines/>
              <w:numPr>
                <w:ilvl w:val="0"/>
                <w:numId w:val="33"/>
              </w:numPr>
              <w:spacing w:before="40" w:after="40"/>
              <w:ind w:firstLine="0"/>
              <w:jc w:val="center"/>
              <w:rPr>
                <w:ins w:id="28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94E7A1" w14:textId="77777777" w:rsidR="000F713F" w:rsidRPr="000F713F" w:rsidRDefault="000F713F" w:rsidP="000F713F">
            <w:pPr>
              <w:keepLines/>
              <w:numPr>
                <w:ilvl w:val="0"/>
                <w:numId w:val="33"/>
              </w:numPr>
              <w:spacing w:before="40" w:after="40"/>
              <w:ind w:firstLine="0"/>
              <w:jc w:val="center"/>
              <w:rPr>
                <w:ins w:id="288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D86D06C" w14:textId="77777777" w:rsidR="000F713F" w:rsidRPr="000F713F" w:rsidRDefault="000F713F" w:rsidP="000F713F">
            <w:pPr>
              <w:keepLines/>
              <w:numPr>
                <w:ilvl w:val="0"/>
                <w:numId w:val="33"/>
              </w:numPr>
              <w:spacing w:before="40" w:after="40"/>
              <w:ind w:firstLine="0"/>
              <w:jc w:val="center"/>
              <w:rPr>
                <w:ins w:id="288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F69D46" w14:textId="77777777" w:rsidR="000F713F" w:rsidRPr="000F713F" w:rsidRDefault="000F713F" w:rsidP="000F713F">
            <w:pPr>
              <w:keepLines/>
              <w:numPr>
                <w:ilvl w:val="0"/>
                <w:numId w:val="33"/>
              </w:numPr>
              <w:spacing w:before="40" w:after="40"/>
              <w:ind w:firstLine="0"/>
              <w:jc w:val="center"/>
              <w:rPr>
                <w:ins w:id="289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AFC3854" w14:textId="77777777" w:rsidR="000F713F" w:rsidRPr="000F713F" w:rsidRDefault="000F713F" w:rsidP="000F713F">
            <w:pPr>
              <w:keepLines/>
              <w:numPr>
                <w:ilvl w:val="0"/>
                <w:numId w:val="33"/>
              </w:numPr>
              <w:spacing w:before="40" w:after="40"/>
              <w:ind w:firstLine="0"/>
              <w:jc w:val="center"/>
              <w:rPr>
                <w:ins w:id="289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909EDAB" w14:textId="77777777" w:rsidR="000F713F" w:rsidRPr="000F713F" w:rsidRDefault="000F713F" w:rsidP="000F713F">
            <w:pPr>
              <w:keepLines/>
              <w:numPr>
                <w:ilvl w:val="0"/>
                <w:numId w:val="33"/>
              </w:numPr>
              <w:spacing w:before="40" w:after="40"/>
              <w:ind w:firstLine="0"/>
              <w:jc w:val="center"/>
              <w:rPr>
                <w:ins w:id="289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EF9C67" w14:textId="77777777" w:rsidR="000F713F" w:rsidRPr="000F713F" w:rsidRDefault="000F713F" w:rsidP="000F713F">
            <w:pPr>
              <w:keepLines/>
              <w:numPr>
                <w:ilvl w:val="0"/>
                <w:numId w:val="33"/>
              </w:numPr>
              <w:spacing w:before="40" w:after="40"/>
              <w:ind w:firstLine="0"/>
              <w:jc w:val="center"/>
              <w:rPr>
                <w:ins w:id="289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F4FE8BE" w14:textId="77777777" w:rsidR="000F713F" w:rsidRPr="000F713F" w:rsidRDefault="000F713F" w:rsidP="000F713F">
            <w:pPr>
              <w:keepLines/>
              <w:numPr>
                <w:ilvl w:val="0"/>
                <w:numId w:val="33"/>
              </w:numPr>
              <w:spacing w:before="40" w:after="40"/>
              <w:ind w:firstLine="0"/>
              <w:jc w:val="center"/>
              <w:rPr>
                <w:ins w:id="2894" w:author="Huawei" w:date="2018-03-28T15:01:00Z"/>
                <w:rFonts w:ascii="Times New Roman" w:eastAsia="SimSun" w:hAnsi="Times New Roman"/>
                <w:color w:val="000000"/>
                <w:kern w:val="24"/>
                <w:sz w:val="16"/>
                <w:szCs w:val="18"/>
                <w:lang w:eastAsia="x-none"/>
              </w:rPr>
            </w:pPr>
          </w:p>
        </w:tc>
      </w:tr>
      <w:tr w:rsidR="000F713F" w:rsidRPr="000F713F" w14:paraId="48687BF1" w14:textId="77777777" w:rsidTr="000F713F">
        <w:trPr>
          <w:cantSplit/>
          <w:jc w:val="center"/>
          <w:ins w:id="2895" w:author="Huawei" w:date="2018-03-28T15:01:00Z"/>
        </w:trPr>
        <w:tc>
          <w:tcPr>
            <w:tcW w:w="5000" w:type="pct"/>
            <w:gridSpan w:val="11"/>
            <w:tcBorders>
              <w:left w:val="single" w:sz="4" w:space="0" w:color="auto"/>
              <w:bottom w:val="single" w:sz="4" w:space="0" w:color="auto"/>
              <w:right w:val="single" w:sz="4" w:space="0" w:color="auto"/>
            </w:tcBorders>
            <w:vAlign w:val="center"/>
          </w:tcPr>
          <w:p w14:paraId="79FCC3F3" w14:textId="77777777" w:rsidR="000F713F" w:rsidRPr="000F713F" w:rsidRDefault="000F713F" w:rsidP="000F713F">
            <w:pPr>
              <w:keepNext/>
              <w:keepLines/>
              <w:ind w:left="851" w:hanging="851"/>
              <w:rPr>
                <w:ins w:id="2896" w:author="Huawei" w:date="2018-03-28T15:01:00Z"/>
                <w:rFonts w:ascii="Arial" w:eastAsia="SimSun" w:hAnsi="Arial"/>
                <w:sz w:val="16"/>
                <w:szCs w:val="18"/>
                <w:lang w:eastAsia="ko-KR"/>
              </w:rPr>
            </w:pPr>
            <w:ins w:id="2897" w:author="Huawei" w:date="2018-03-28T15:01:00Z">
              <w:r w:rsidRPr="000F713F">
                <w:rPr>
                  <w:rFonts w:ascii="Arial" w:eastAsia="SimSun" w:hAnsi="Arial"/>
                  <w:i/>
                  <w:sz w:val="16"/>
                  <w:szCs w:val="18"/>
                  <w:lang w:eastAsia="ko-KR"/>
                </w:rPr>
                <w:t>f</w:t>
              </w:r>
              <w:r w:rsidRPr="000F713F">
                <w:rPr>
                  <w:rFonts w:ascii="Arial" w:eastAsia="SimSun" w:hAnsi="Arial" w:hint="eastAsia"/>
                  <w:i/>
                  <w:sz w:val="16"/>
                  <w:szCs w:val="18"/>
                  <w:vertAlign w:val="subscript"/>
                  <w:lang w:eastAsia="ko-KR"/>
                </w:rPr>
                <w:t>c</w:t>
              </w:r>
              <w:r w:rsidRPr="000F713F">
                <w:rPr>
                  <w:rFonts w:ascii="Arial" w:eastAsia="SimSun" w:hAnsi="Arial" w:hint="eastAsia"/>
                  <w:sz w:val="16"/>
                  <w:szCs w:val="18"/>
                  <w:lang w:eastAsia="ko-KR"/>
                </w:rPr>
                <w:t xml:space="preserve"> is carrier frequency in GHz; </w:t>
              </w:r>
              <w:r w:rsidRPr="000F713F">
                <w:rPr>
                  <w:rFonts w:ascii="Arial" w:eastAsia="SimSun" w:hAnsi="Arial" w:hint="eastAsia"/>
                  <w:i/>
                  <w:sz w:val="16"/>
                  <w:szCs w:val="18"/>
                  <w:lang w:eastAsia="ko-KR"/>
                </w:rPr>
                <w:t>d</w:t>
              </w:r>
              <w:r w:rsidRPr="000F713F">
                <w:rPr>
                  <w:rFonts w:ascii="Arial" w:eastAsia="SimSun" w:hAnsi="Arial" w:hint="eastAsia"/>
                  <w:sz w:val="16"/>
                  <w:szCs w:val="18"/>
                  <w:vertAlign w:val="subscript"/>
                  <w:lang w:eastAsia="ko-KR"/>
                </w:rPr>
                <w:t>2D</w:t>
              </w:r>
              <w:r w:rsidRPr="000F713F">
                <w:rPr>
                  <w:rFonts w:ascii="Arial" w:eastAsia="SimSun" w:hAnsi="Arial" w:hint="eastAsia"/>
                  <w:sz w:val="16"/>
                  <w:szCs w:val="18"/>
                  <w:lang w:eastAsia="ko-KR"/>
                </w:rPr>
                <w:t xml:space="preserve"> is </w:t>
              </w:r>
              <w:r w:rsidRPr="000F713F">
                <w:rPr>
                  <w:rFonts w:ascii="Arial" w:eastAsia="SimSun" w:hAnsi="Arial"/>
                  <w:sz w:val="16"/>
                  <w:szCs w:val="18"/>
                  <w:lang w:eastAsia="ko-KR"/>
                </w:rPr>
                <w:t>B</w:t>
              </w:r>
              <w:r w:rsidRPr="000F713F">
                <w:rPr>
                  <w:rFonts w:ascii="Arial" w:eastAsia="SimSun" w:hAnsi="Arial" w:hint="eastAsia"/>
                  <w:sz w:val="16"/>
                  <w:szCs w:val="18"/>
                  <w:lang w:eastAsia="ko-KR"/>
                </w:rPr>
                <w:t>S-</w:t>
              </w:r>
              <w:r w:rsidRPr="000F713F">
                <w:rPr>
                  <w:rFonts w:ascii="Arial" w:eastAsia="SimSun" w:hAnsi="Arial"/>
                  <w:sz w:val="16"/>
                  <w:szCs w:val="18"/>
                  <w:lang w:eastAsia="ko-KR"/>
                </w:rPr>
                <w:t>UT</w:t>
              </w:r>
              <w:r w:rsidRPr="000F713F">
                <w:rPr>
                  <w:rFonts w:ascii="Arial" w:eastAsia="SimSun" w:hAnsi="Arial" w:hint="eastAsia"/>
                  <w:sz w:val="16"/>
                  <w:szCs w:val="18"/>
                  <w:lang w:eastAsia="ko-KR"/>
                </w:rPr>
                <w:t xml:space="preserve"> distance in km.</w:t>
              </w:r>
            </w:ins>
          </w:p>
          <w:p w14:paraId="70F64406" w14:textId="77777777" w:rsidR="000F713F" w:rsidRPr="000F713F" w:rsidRDefault="000F713F" w:rsidP="000F713F">
            <w:pPr>
              <w:keepNext/>
              <w:keepLines/>
              <w:ind w:left="851" w:hanging="851"/>
              <w:rPr>
                <w:ins w:id="2898" w:author="Huawei" w:date="2018-03-28T15:01:00Z"/>
                <w:rFonts w:ascii="Arial" w:eastAsia="SimSun" w:hAnsi="Arial"/>
                <w:sz w:val="16"/>
                <w:szCs w:val="18"/>
              </w:rPr>
            </w:pPr>
            <w:ins w:id="2899" w:author="Huawei" w:date="2018-03-28T15:01:00Z">
              <w:r w:rsidRPr="000F713F">
                <w:rPr>
                  <w:rFonts w:ascii="Arial" w:eastAsia="SimSun" w:hAnsi="Arial"/>
                  <w:sz w:val="16"/>
                  <w:szCs w:val="18"/>
                </w:rPr>
                <w:t>NOTE 1:</w:t>
              </w:r>
              <w:r w:rsidRPr="000F713F">
                <w:rPr>
                  <w:rFonts w:ascii="Arial" w:eastAsia="SimSun" w:hAnsi="Arial"/>
                  <w:sz w:val="16"/>
                  <w:szCs w:val="18"/>
                </w:rPr>
                <w:tab/>
              </w:r>
              <w:r w:rsidRPr="000F713F">
                <w:rPr>
                  <w:rFonts w:ascii="Arial" w:eastAsia="SimSun" w:hAnsi="Arial"/>
                  <w:i/>
                  <w:sz w:val="16"/>
                  <w:szCs w:val="18"/>
                </w:rPr>
                <w:t>DS</w:t>
              </w:r>
              <w:r w:rsidRPr="000F713F">
                <w:rPr>
                  <w:rFonts w:ascii="Arial" w:eastAsia="SimSun" w:hAnsi="Arial"/>
                  <w:sz w:val="16"/>
                  <w:szCs w:val="18"/>
                </w:rPr>
                <w:t xml:space="preserve"> = rms delay spread, </w:t>
              </w:r>
              <w:r w:rsidRPr="000F713F">
                <w:rPr>
                  <w:rFonts w:ascii="Arial" w:eastAsia="SimSun" w:hAnsi="Arial"/>
                  <w:i/>
                  <w:sz w:val="16"/>
                  <w:szCs w:val="18"/>
                </w:rPr>
                <w:t>ASD</w:t>
              </w:r>
              <w:r w:rsidRPr="000F713F">
                <w:rPr>
                  <w:rFonts w:ascii="Arial" w:eastAsia="SimSun" w:hAnsi="Arial"/>
                  <w:sz w:val="16"/>
                  <w:szCs w:val="18"/>
                </w:rPr>
                <w:t xml:space="preserve"> = rms azimuth spread of departure angles, </w:t>
              </w:r>
              <w:r w:rsidRPr="000F713F">
                <w:rPr>
                  <w:rFonts w:ascii="Arial" w:eastAsia="SimSun" w:hAnsi="Arial"/>
                  <w:i/>
                  <w:sz w:val="16"/>
                  <w:szCs w:val="18"/>
                </w:rPr>
                <w:t>ASA</w:t>
              </w:r>
              <w:r w:rsidRPr="000F713F">
                <w:rPr>
                  <w:rFonts w:ascii="Arial" w:eastAsia="SimSun" w:hAnsi="Arial"/>
                  <w:sz w:val="16"/>
                  <w:szCs w:val="18"/>
                </w:rPr>
                <w:t xml:space="preserve"> = rms azimuth spread of arrival angles, </w:t>
              </w:r>
              <w:r w:rsidRPr="000F713F">
                <w:rPr>
                  <w:rFonts w:ascii="Arial" w:eastAsia="SimSun" w:hAnsi="Arial"/>
                  <w:i/>
                  <w:sz w:val="16"/>
                  <w:szCs w:val="18"/>
                </w:rPr>
                <w:t>ZSD</w:t>
              </w:r>
              <w:r w:rsidRPr="000F713F">
                <w:rPr>
                  <w:rFonts w:ascii="Arial" w:eastAsia="SimSun" w:hAnsi="Arial"/>
                  <w:sz w:val="16"/>
                  <w:szCs w:val="18"/>
                </w:rPr>
                <w:t xml:space="preserve"> = rms zenith spread of departure angles, </w:t>
              </w:r>
              <w:r w:rsidRPr="000F713F">
                <w:rPr>
                  <w:rFonts w:ascii="Arial" w:eastAsia="SimSun" w:hAnsi="Arial"/>
                  <w:i/>
                  <w:sz w:val="16"/>
                  <w:szCs w:val="18"/>
                </w:rPr>
                <w:t>ZSA</w:t>
              </w:r>
              <w:r w:rsidRPr="000F713F">
                <w:rPr>
                  <w:rFonts w:ascii="Arial" w:eastAsia="SimSun" w:hAnsi="Arial"/>
                  <w:sz w:val="16"/>
                  <w:szCs w:val="18"/>
                </w:rPr>
                <w:t xml:space="preserve"> = rms zenith spread of arrival angles,</w:t>
              </w:r>
              <w:r w:rsidRPr="000F713F">
                <w:rPr>
                  <w:rFonts w:ascii="Arial" w:eastAsia="SimSun" w:hAnsi="Arial"/>
                  <w:i/>
                  <w:sz w:val="16"/>
                  <w:szCs w:val="18"/>
                </w:rPr>
                <w:t xml:space="preserve"> SF</w:t>
              </w:r>
              <w:r w:rsidRPr="000F713F">
                <w:rPr>
                  <w:rFonts w:ascii="Arial" w:eastAsia="SimSun" w:hAnsi="Arial"/>
                  <w:sz w:val="16"/>
                  <w:szCs w:val="18"/>
                </w:rPr>
                <w:t xml:space="preserve"> = shadow fading, and </w:t>
              </w:r>
              <w:r w:rsidRPr="000F713F">
                <w:rPr>
                  <w:rFonts w:ascii="Arial" w:eastAsia="SimSun" w:hAnsi="Arial"/>
                  <w:i/>
                  <w:sz w:val="16"/>
                  <w:szCs w:val="18"/>
                </w:rPr>
                <w:t>K</w:t>
              </w:r>
              <w:r w:rsidRPr="000F713F">
                <w:rPr>
                  <w:rFonts w:ascii="Arial" w:eastAsia="SimSun" w:hAnsi="Arial"/>
                  <w:sz w:val="16"/>
                  <w:szCs w:val="18"/>
                </w:rPr>
                <w:t xml:space="preserve"> = Ricean K-factor.</w:t>
              </w:r>
            </w:ins>
          </w:p>
          <w:p w14:paraId="329C9909" w14:textId="77777777" w:rsidR="000F713F" w:rsidRPr="000F713F" w:rsidRDefault="000F713F" w:rsidP="000F713F">
            <w:pPr>
              <w:keepNext/>
              <w:keepLines/>
              <w:ind w:left="851" w:hanging="851"/>
              <w:rPr>
                <w:ins w:id="2900" w:author="Huawei" w:date="2018-03-28T15:01:00Z"/>
                <w:rFonts w:ascii="Arial" w:eastAsia="SimSun" w:hAnsi="Arial"/>
                <w:sz w:val="16"/>
                <w:szCs w:val="18"/>
                <w:lang w:eastAsia="ko-KR"/>
              </w:rPr>
            </w:pPr>
            <w:ins w:id="2901" w:author="Huawei" w:date="2018-03-28T15:01:00Z">
              <w:r w:rsidRPr="000F713F">
                <w:rPr>
                  <w:rFonts w:ascii="Arial" w:eastAsia="SimSun" w:hAnsi="Arial"/>
                  <w:sz w:val="16"/>
                  <w:szCs w:val="18"/>
                </w:rPr>
                <w:t>NOTE 2:</w:t>
              </w:r>
              <w:r w:rsidRPr="000F713F">
                <w:rPr>
                  <w:rFonts w:ascii="Arial" w:eastAsia="SimSun" w:hAnsi="Arial"/>
                  <w:sz w:val="16"/>
                  <w:szCs w:val="18"/>
                </w:rPr>
                <w:tab/>
                <w:t>The sign of the shadow fading is defined so that positive SF means more received power at UT than predicted by the path loss model.</w:t>
              </w:r>
            </w:ins>
          </w:p>
          <w:p w14:paraId="3CA7B5AD" w14:textId="77777777" w:rsidR="000F713F" w:rsidRPr="000F713F" w:rsidRDefault="000F713F" w:rsidP="000F713F">
            <w:pPr>
              <w:keepNext/>
              <w:keepLines/>
              <w:ind w:left="851" w:hanging="851"/>
              <w:rPr>
                <w:ins w:id="2902" w:author="Huawei" w:date="2018-03-28T15:01:00Z"/>
                <w:rFonts w:ascii="Arial" w:eastAsia="SimSun" w:hAnsi="Arial"/>
                <w:sz w:val="16"/>
                <w:szCs w:val="18"/>
                <w:lang w:eastAsia="ko-KR"/>
              </w:rPr>
            </w:pPr>
            <w:ins w:id="2903" w:author="Huawei" w:date="2018-03-28T15:01:00Z">
              <w:r w:rsidRPr="000F713F">
                <w:rPr>
                  <w:rFonts w:ascii="Arial" w:eastAsia="SimSun" w:hAnsi="Arial"/>
                  <w:sz w:val="16"/>
                  <w:szCs w:val="18"/>
                  <w:lang w:eastAsia="ja-JP"/>
                </w:rPr>
                <w:t xml:space="preserve">NOTE </w:t>
              </w:r>
              <w:r w:rsidRPr="000F713F">
                <w:rPr>
                  <w:rFonts w:ascii="Arial" w:eastAsia="SimSun" w:hAnsi="Arial" w:hint="eastAsia"/>
                  <w:sz w:val="16"/>
                  <w:szCs w:val="18"/>
                  <w:lang w:eastAsia="ko-KR"/>
                </w:rPr>
                <w:t>3</w:t>
              </w:r>
              <w:r w:rsidRPr="000F713F">
                <w:rPr>
                  <w:rFonts w:ascii="Arial" w:eastAsia="SimSun" w:hAnsi="Arial"/>
                  <w:sz w:val="16"/>
                  <w:szCs w:val="18"/>
                  <w:lang w:eastAsia="ja-JP"/>
                </w:rPr>
                <w:t>:</w:t>
              </w:r>
              <w:r w:rsidRPr="000F713F">
                <w:rPr>
                  <w:rFonts w:ascii="Arial" w:eastAsia="SimSun" w:hAnsi="Arial"/>
                  <w:sz w:val="16"/>
                  <w:szCs w:val="18"/>
                  <w:lang w:eastAsia="ja-JP"/>
                </w:rPr>
                <w:tab/>
                <w:t>All large scale parameters are assumed to have no correlation between different floors.</w:t>
              </w:r>
            </w:ins>
          </w:p>
          <w:p w14:paraId="08F18BA9" w14:textId="77777777" w:rsidR="000F713F" w:rsidRPr="000F713F" w:rsidRDefault="000F713F" w:rsidP="000F713F">
            <w:pPr>
              <w:keepNext/>
              <w:keepLines/>
              <w:ind w:left="851" w:hanging="851"/>
              <w:rPr>
                <w:ins w:id="2904" w:author="Huawei" w:date="2018-03-28T15:01:00Z"/>
                <w:rFonts w:ascii="Arial" w:eastAsia="SimSun" w:hAnsi="Arial"/>
                <w:sz w:val="16"/>
                <w:szCs w:val="18"/>
              </w:rPr>
            </w:pPr>
            <w:ins w:id="2905" w:author="Huawei" w:date="2018-03-28T15:01:00Z">
              <w:r w:rsidRPr="000F713F">
                <w:rPr>
                  <w:rFonts w:ascii="Arial" w:eastAsia="SimSun" w:hAnsi="Arial"/>
                  <w:sz w:val="16"/>
                  <w:szCs w:val="18"/>
                </w:rPr>
                <w:t xml:space="preserve">NOTE </w:t>
              </w:r>
              <w:r w:rsidRPr="000F713F">
                <w:rPr>
                  <w:rFonts w:ascii="Arial" w:eastAsia="SimSun" w:hAnsi="Arial" w:hint="eastAsia"/>
                  <w:sz w:val="16"/>
                  <w:szCs w:val="18"/>
                  <w:lang w:eastAsia="ko-KR"/>
                </w:rPr>
                <w:t>4</w:t>
              </w:r>
              <w:r w:rsidRPr="000F713F">
                <w:rPr>
                  <w:rFonts w:ascii="Arial" w:eastAsia="SimSun" w:hAnsi="Arial"/>
                  <w:sz w:val="16"/>
                  <w:szCs w:val="18"/>
                </w:rPr>
                <w:t>:</w:t>
              </w:r>
              <w:r w:rsidRPr="000F713F">
                <w:rPr>
                  <w:rFonts w:ascii="Arial" w:eastAsia="SimSun" w:hAnsi="Arial"/>
                  <w:sz w:val="16"/>
                  <w:szCs w:val="18"/>
                </w:rPr>
                <w:tab/>
                <w:t>The following notation for mean (</w:t>
              </w:r>
              <w:r w:rsidRPr="000F713F">
                <w:rPr>
                  <w:rFonts w:ascii="Arial" w:eastAsia="SimSun" w:hAnsi="Arial"/>
                  <w:i/>
                  <w:sz w:val="16"/>
                  <w:szCs w:val="18"/>
                </w:rPr>
                <w:t>μ</w:t>
              </w:r>
              <w:r w:rsidRPr="000F713F">
                <w:rPr>
                  <w:rFonts w:ascii="Arial" w:eastAsia="SimSun" w:hAnsi="Arial"/>
                  <w:sz w:val="16"/>
                  <w:szCs w:val="18"/>
                  <w:vertAlign w:val="subscript"/>
                </w:rPr>
                <w:t>lgX</w:t>
              </w:r>
              <w:r w:rsidRPr="000F713F">
                <w:rPr>
                  <w:rFonts w:ascii="Arial" w:eastAsia="SimSun" w:hAnsi="Arial"/>
                  <w:sz w:val="16"/>
                  <w:szCs w:val="18"/>
                </w:rPr>
                <w:t>=mean{log</w:t>
              </w:r>
              <w:r w:rsidRPr="000F713F">
                <w:rPr>
                  <w:rFonts w:ascii="Arial" w:eastAsia="SimSun" w:hAnsi="Arial"/>
                  <w:sz w:val="16"/>
                  <w:szCs w:val="18"/>
                  <w:vertAlign w:val="subscript"/>
                </w:rPr>
                <w:t>10</w:t>
              </w:r>
              <w:r w:rsidRPr="000F713F">
                <w:rPr>
                  <w:rFonts w:ascii="Arial" w:eastAsia="SimSun" w:hAnsi="Arial"/>
                  <w:sz w:val="16"/>
                  <w:szCs w:val="18"/>
                </w:rPr>
                <w:t>(X) }) and standard deviation (</w:t>
              </w:r>
              <w:r w:rsidRPr="000F713F">
                <w:rPr>
                  <w:rFonts w:ascii="Arial" w:eastAsia="SimSun" w:hAnsi="Arial" w:cs="Arial"/>
                  <w:i/>
                  <w:sz w:val="16"/>
                  <w:szCs w:val="18"/>
                </w:rPr>
                <w:t>σ</w:t>
              </w:r>
              <w:r w:rsidRPr="000F713F">
                <w:rPr>
                  <w:rFonts w:ascii="Arial" w:eastAsia="SimSun" w:hAnsi="Arial"/>
                  <w:sz w:val="16"/>
                  <w:szCs w:val="18"/>
                  <w:vertAlign w:val="subscript"/>
                </w:rPr>
                <w:t>lgX</w:t>
              </w:r>
              <w:r w:rsidRPr="000F713F">
                <w:rPr>
                  <w:rFonts w:ascii="Arial" w:eastAsia="SimSun" w:hAnsi="Arial"/>
                  <w:sz w:val="16"/>
                  <w:szCs w:val="18"/>
                </w:rPr>
                <w:t>=std{log</w:t>
              </w:r>
              <w:r w:rsidRPr="000F713F">
                <w:rPr>
                  <w:rFonts w:ascii="Arial" w:eastAsia="SimSun" w:hAnsi="Arial"/>
                  <w:sz w:val="16"/>
                  <w:szCs w:val="18"/>
                  <w:vertAlign w:val="subscript"/>
                </w:rPr>
                <w:t>10</w:t>
              </w:r>
              <w:r w:rsidRPr="000F713F">
                <w:rPr>
                  <w:rFonts w:ascii="Arial" w:eastAsia="SimSun" w:hAnsi="Arial"/>
                  <w:sz w:val="16"/>
                  <w:szCs w:val="18"/>
                </w:rPr>
                <w:t xml:space="preserve">(X) }) is used for logarithmized parameters X. </w:t>
              </w:r>
            </w:ins>
          </w:p>
          <w:p w14:paraId="358795C2" w14:textId="77777777" w:rsidR="000F713F" w:rsidRPr="000F713F" w:rsidRDefault="000F713F" w:rsidP="000F713F">
            <w:pPr>
              <w:keepNext/>
              <w:keepLines/>
              <w:ind w:left="851" w:hanging="851"/>
              <w:rPr>
                <w:ins w:id="2906" w:author="Huawei" w:date="2018-03-28T15:01:00Z"/>
                <w:rFonts w:ascii="Arial" w:eastAsia="SimSun" w:hAnsi="Arial"/>
                <w:sz w:val="16"/>
                <w:szCs w:val="18"/>
              </w:rPr>
            </w:pPr>
            <w:ins w:id="2907" w:author="Huawei" w:date="2018-03-28T15:01:00Z">
              <w:r w:rsidRPr="000F713F">
                <w:rPr>
                  <w:rFonts w:ascii="Arial" w:eastAsia="SimSun" w:hAnsi="Arial"/>
                  <w:sz w:val="16"/>
                  <w:szCs w:val="18"/>
                </w:rPr>
                <w:t xml:space="preserve">NOTE 5: </w:t>
              </w:r>
              <w:r w:rsidRPr="000F713F">
                <w:rPr>
                  <w:rFonts w:ascii="Arial" w:eastAsia="SimSun" w:hAnsi="Arial"/>
                  <w:sz w:val="16"/>
                  <w:szCs w:val="18"/>
                </w:rPr>
                <w:tab/>
                <w:t>For all considered scenarios the AOD/AOA distributions are modelled by a wrapped Gaussian distribution, the ZOD/ZOA distributions are modelled by a Laplacian distribution and the delay distribution is modelled by an exponential distribution.</w:t>
              </w:r>
            </w:ins>
          </w:p>
          <w:p w14:paraId="2D88F245" w14:textId="77777777" w:rsidR="000F713F" w:rsidRPr="000F713F" w:rsidRDefault="000F713F" w:rsidP="000F713F">
            <w:pPr>
              <w:keepNext/>
              <w:keepLines/>
              <w:ind w:left="851" w:hanging="851"/>
              <w:rPr>
                <w:ins w:id="2908" w:author="Huawei" w:date="2018-03-28T15:01:00Z"/>
                <w:rFonts w:ascii="Arial" w:eastAsia="SimSun" w:hAnsi="Arial"/>
                <w:sz w:val="16"/>
                <w:szCs w:val="18"/>
              </w:rPr>
            </w:pPr>
            <w:ins w:id="2909" w:author="Huawei" w:date="2018-03-28T15:01:00Z">
              <w:r w:rsidRPr="000F713F">
                <w:rPr>
                  <w:rFonts w:ascii="Arial" w:eastAsia="SimSun" w:hAnsi="Arial"/>
                  <w:sz w:val="16"/>
                  <w:szCs w:val="18"/>
                </w:rPr>
                <w:t xml:space="preserve">NOTE 6: </w:t>
              </w:r>
              <w:r w:rsidRPr="000F713F">
                <w:rPr>
                  <w:rFonts w:ascii="Arial" w:eastAsia="SimSun" w:hAnsi="Arial"/>
                  <w:sz w:val="16"/>
                  <w:szCs w:val="18"/>
                </w:rPr>
                <w:tab/>
                <w:t xml:space="preserve">For UMa and frequencies below 6 GHz, use </w:t>
              </w:r>
              <w:r w:rsidRPr="000F713F">
                <w:rPr>
                  <w:rFonts w:ascii="Arial" w:eastAsia="SimSun" w:hAnsi="Arial"/>
                  <w:i/>
                  <w:sz w:val="16"/>
                  <w:szCs w:val="18"/>
                  <w:lang w:eastAsia="ko-KR"/>
                </w:rPr>
                <w:t>f</w:t>
              </w:r>
              <w:r w:rsidRPr="000F713F">
                <w:rPr>
                  <w:rFonts w:ascii="Arial" w:eastAsia="SimSun" w:hAnsi="Arial" w:hint="eastAsia"/>
                  <w:i/>
                  <w:sz w:val="16"/>
                  <w:szCs w:val="18"/>
                  <w:vertAlign w:val="subscript"/>
                  <w:lang w:eastAsia="ko-KR"/>
                </w:rPr>
                <w:t>c</w:t>
              </w:r>
              <w:r w:rsidRPr="000F713F">
                <w:rPr>
                  <w:rFonts w:ascii="Arial" w:eastAsia="SimSun" w:hAnsi="Arial"/>
                  <w:i/>
                  <w:sz w:val="16"/>
                  <w:szCs w:val="18"/>
                  <w:vertAlign w:val="subscript"/>
                  <w:lang w:eastAsia="ko-KR"/>
                </w:rPr>
                <w:t xml:space="preserve"> </w:t>
              </w:r>
              <w:r w:rsidRPr="000F713F">
                <w:rPr>
                  <w:rFonts w:ascii="Arial" w:eastAsia="SimSun" w:hAnsi="Arial"/>
                  <w:sz w:val="16"/>
                  <w:szCs w:val="18"/>
                </w:rPr>
                <w:t xml:space="preserve">= 6 when determining the values of the frequency-dependent LSP values </w:t>
              </w:r>
            </w:ins>
          </w:p>
          <w:p w14:paraId="79C2FCC8" w14:textId="77777777" w:rsidR="000F713F" w:rsidRPr="000F713F" w:rsidRDefault="000F713F" w:rsidP="000F713F">
            <w:pPr>
              <w:keepLines/>
              <w:numPr>
                <w:ilvl w:val="0"/>
                <w:numId w:val="33"/>
              </w:numPr>
              <w:spacing w:before="40" w:after="40"/>
              <w:ind w:firstLine="0"/>
              <w:jc w:val="center"/>
              <w:rPr>
                <w:ins w:id="2910" w:author="Huawei" w:date="2018-03-28T15:01:00Z"/>
                <w:rFonts w:ascii="Times New Roman" w:eastAsia="SimSun" w:hAnsi="Times New Roman"/>
                <w:color w:val="000000"/>
                <w:kern w:val="24"/>
                <w:sz w:val="16"/>
                <w:szCs w:val="18"/>
                <w:lang w:eastAsia="x-none"/>
              </w:rPr>
            </w:pPr>
            <w:ins w:id="2911" w:author="Huawei" w:date="2018-03-28T15:01:00Z">
              <w:r w:rsidRPr="000F713F">
                <w:rPr>
                  <w:rFonts w:ascii="Times New Roman" w:eastAsia="SimSun" w:hAnsi="Times New Roman"/>
                  <w:sz w:val="16"/>
                  <w:szCs w:val="18"/>
                  <w:lang w:eastAsia="x-none"/>
                </w:rPr>
                <w:t xml:space="preserve">NOTE 7: </w:t>
              </w:r>
              <w:r w:rsidRPr="000F713F">
                <w:rPr>
                  <w:rFonts w:ascii="Times New Roman" w:eastAsia="SimSun" w:hAnsi="Times New Roman"/>
                  <w:sz w:val="16"/>
                  <w:szCs w:val="18"/>
                  <w:lang w:eastAsia="x-none"/>
                </w:rPr>
                <w:tab/>
                <w:t xml:space="preserve">For UMi and frequencies below 2 GHz, use </w:t>
              </w:r>
              <w:r w:rsidRPr="000F713F">
                <w:rPr>
                  <w:rFonts w:ascii="Times New Roman" w:eastAsia="SimSun" w:hAnsi="Times New Roman"/>
                  <w:i/>
                  <w:sz w:val="16"/>
                  <w:szCs w:val="18"/>
                  <w:lang w:eastAsia="ko-KR"/>
                </w:rPr>
                <w:t>f</w:t>
              </w:r>
              <w:r w:rsidRPr="000F713F">
                <w:rPr>
                  <w:rFonts w:ascii="Times New Roman" w:eastAsia="SimSun" w:hAnsi="Times New Roman" w:hint="eastAsia"/>
                  <w:i/>
                  <w:sz w:val="16"/>
                  <w:szCs w:val="18"/>
                  <w:vertAlign w:val="subscript"/>
                  <w:lang w:eastAsia="ko-KR"/>
                </w:rPr>
                <w:t>c</w:t>
              </w:r>
              <w:r w:rsidRPr="000F713F">
                <w:rPr>
                  <w:rFonts w:ascii="Times New Roman" w:eastAsia="SimSun" w:hAnsi="Times New Roman"/>
                  <w:i/>
                  <w:sz w:val="16"/>
                  <w:szCs w:val="18"/>
                  <w:vertAlign w:val="subscript"/>
                  <w:lang w:eastAsia="ko-KR"/>
                </w:rPr>
                <w:t xml:space="preserve"> </w:t>
              </w:r>
              <w:r w:rsidRPr="000F713F">
                <w:rPr>
                  <w:rFonts w:ascii="Times New Roman" w:eastAsia="SimSun" w:hAnsi="Times New Roman"/>
                  <w:sz w:val="16"/>
                  <w:szCs w:val="18"/>
                  <w:lang w:eastAsia="x-none"/>
                </w:rPr>
                <w:t xml:space="preserve">= 2 when determining the values of the frequency-dependent LSP values </w:t>
              </w:r>
            </w:ins>
          </w:p>
        </w:tc>
      </w:tr>
    </w:tbl>
    <w:p w14:paraId="6B67ACFB" w14:textId="77777777" w:rsidR="000F713F" w:rsidRPr="000F713F" w:rsidRDefault="000F713F" w:rsidP="000F713F">
      <w:pPr>
        <w:ind w:left="720" w:hanging="720"/>
        <w:rPr>
          <w:ins w:id="2912" w:author="Huawei" w:date="2018-03-28T15:01:00Z"/>
          <w:rFonts w:eastAsia="Malgun Gothic"/>
        </w:rPr>
      </w:pPr>
    </w:p>
    <w:p w14:paraId="036410A0" w14:textId="77777777" w:rsidR="000F713F" w:rsidRPr="000F713F" w:rsidRDefault="000F713F" w:rsidP="000F713F">
      <w:pPr>
        <w:keepNext/>
        <w:keepLines/>
        <w:overflowPunct w:val="0"/>
        <w:autoSpaceDE w:val="0"/>
        <w:autoSpaceDN w:val="0"/>
        <w:adjustRightInd w:val="0"/>
        <w:spacing w:before="60" w:after="180"/>
        <w:jc w:val="center"/>
        <w:textAlignment w:val="baseline"/>
        <w:rPr>
          <w:ins w:id="2913" w:author="Huawei" w:date="2018-03-28T15:01:00Z"/>
          <w:rFonts w:ascii="Arial" w:eastAsia="Times New Roman" w:hAnsi="Arial"/>
          <w:b/>
          <w:szCs w:val="20"/>
          <w:lang w:eastAsia="ko-KR"/>
        </w:rPr>
      </w:pPr>
      <w:ins w:id="2914" w:author="Huawei" w:date="2018-03-28T15:01:00Z">
        <w:r w:rsidRPr="000F713F">
          <w:rPr>
            <w:rFonts w:ascii="Arial" w:eastAsia="Times New Roman" w:hAnsi="Arial"/>
            <w:b/>
            <w:szCs w:val="20"/>
            <w:lang w:eastAsia="en-GB"/>
          </w:rPr>
          <w:t>Table 6.7-6 Part-3: Channel model parameters</w:t>
        </w:r>
        <w:r w:rsidRPr="000F713F">
          <w:rPr>
            <w:rFonts w:ascii="Arial" w:eastAsia="Times New Roman" w:hAnsi="Arial" w:hint="eastAsia"/>
            <w:b/>
            <w:szCs w:val="20"/>
            <w:lang w:eastAsia="ko-KR"/>
          </w:rPr>
          <w:t xml:space="preserve"> </w:t>
        </w:r>
      </w:ins>
      <w:ins w:id="2915" w:author="Huawei" w:date="2018-04-18T14:50:00Z">
        <w:r w:rsidRPr="000F713F">
          <w:rPr>
            <w:rFonts w:ascii="Arial" w:eastAsia="Times New Roman" w:hAnsi="Arial"/>
            <w:b/>
            <w:szCs w:val="20"/>
            <w:lang w:eastAsia="ko-KR"/>
          </w:rPr>
          <w:t xml:space="preserve">for Dense </w:t>
        </w:r>
      </w:ins>
      <w:ins w:id="2916" w:author="Huawei" w:date="2018-03-28T15:01:00Z">
        <w:r w:rsidRPr="000F713F">
          <w:rPr>
            <w:rFonts w:ascii="Arial" w:eastAsia="Times New Roman" w:hAnsi="Arial"/>
            <w:b/>
            <w:szCs w:val="20"/>
            <w:lang w:eastAsia="ko-KR"/>
          </w:rPr>
          <w:t xml:space="preserve">Urban </w:t>
        </w:r>
      </w:ins>
      <w:ins w:id="2917" w:author="Huawei" w:date="2018-04-18T14:50:00Z">
        <w:r w:rsidRPr="000F713F">
          <w:rPr>
            <w:rFonts w:ascii="Arial" w:eastAsia="Times New Roman" w:hAnsi="Arial"/>
            <w:b/>
            <w:szCs w:val="20"/>
            <w:lang w:eastAsia="ko-KR"/>
          </w:rPr>
          <w:t>Scenario (NLOS)</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1"/>
        <w:gridCol w:w="1311"/>
        <w:gridCol w:w="771"/>
        <w:gridCol w:w="771"/>
        <w:gridCol w:w="737"/>
        <w:gridCol w:w="737"/>
        <w:gridCol w:w="737"/>
        <w:gridCol w:w="737"/>
        <w:gridCol w:w="737"/>
        <w:gridCol w:w="738"/>
        <w:gridCol w:w="790"/>
      </w:tblGrid>
      <w:tr w:rsidR="000F713F" w:rsidRPr="000F713F" w14:paraId="063C3E98" w14:textId="77777777" w:rsidTr="000F713F">
        <w:trPr>
          <w:cantSplit/>
          <w:jc w:val="center"/>
          <w:ins w:id="2918" w:author="Huawei" w:date="2018-03-28T15:01:00Z"/>
        </w:trPr>
        <w:tc>
          <w:tcPr>
            <w:tcW w:w="1387" w:type="pct"/>
            <w:gridSpan w:val="2"/>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30DE6BEB" w14:textId="77777777" w:rsidR="000F713F" w:rsidRPr="000F713F" w:rsidRDefault="000F713F" w:rsidP="000F713F">
            <w:pPr>
              <w:keepNext/>
              <w:keepLines/>
              <w:overflowPunct w:val="0"/>
              <w:autoSpaceDE w:val="0"/>
              <w:autoSpaceDN w:val="0"/>
              <w:adjustRightInd w:val="0"/>
              <w:jc w:val="center"/>
              <w:textAlignment w:val="baseline"/>
              <w:rPr>
                <w:ins w:id="2919" w:author="Huawei" w:date="2018-03-28T15:01:00Z"/>
                <w:rFonts w:ascii="Arial" w:eastAsia="Times New Roman" w:hAnsi="Arial"/>
                <w:b/>
                <w:sz w:val="16"/>
                <w:szCs w:val="18"/>
                <w:lang w:eastAsia="en-GB"/>
              </w:rPr>
            </w:pPr>
            <w:ins w:id="2920" w:author="Huawei" w:date="2018-03-28T15:01:00Z">
              <w:r w:rsidRPr="000F713F">
                <w:rPr>
                  <w:rFonts w:ascii="Arial" w:eastAsia="Times New Roman" w:hAnsi="Arial"/>
                  <w:b/>
                  <w:sz w:val="16"/>
                  <w:szCs w:val="18"/>
                  <w:lang w:eastAsia="en-GB"/>
                </w:rPr>
                <w:t>Scenarios</w:t>
              </w:r>
            </w:ins>
          </w:p>
        </w:tc>
        <w:tc>
          <w:tcPr>
            <w:tcW w:w="3613" w:type="pct"/>
            <w:gridSpan w:val="9"/>
            <w:tcBorders>
              <w:top w:val="single" w:sz="4" w:space="0" w:color="auto"/>
              <w:left w:val="single" w:sz="4" w:space="0" w:color="auto"/>
              <w:bottom w:val="single" w:sz="4" w:space="0" w:color="auto"/>
              <w:right w:val="single" w:sz="4" w:space="0" w:color="auto"/>
            </w:tcBorders>
            <w:shd w:val="clear" w:color="auto" w:fill="E0E0E0"/>
            <w:hideMark/>
          </w:tcPr>
          <w:p w14:paraId="5FDEED23" w14:textId="77777777" w:rsidR="000F713F" w:rsidRPr="000F713F" w:rsidRDefault="000F713F" w:rsidP="000F713F">
            <w:pPr>
              <w:keepNext/>
              <w:keepLines/>
              <w:overflowPunct w:val="0"/>
              <w:autoSpaceDE w:val="0"/>
              <w:autoSpaceDN w:val="0"/>
              <w:adjustRightInd w:val="0"/>
              <w:jc w:val="center"/>
              <w:textAlignment w:val="baseline"/>
              <w:rPr>
                <w:ins w:id="2921" w:author="Huawei" w:date="2018-03-28T15:01:00Z"/>
                <w:rFonts w:ascii="Arial" w:eastAsia="Times New Roman" w:hAnsi="Arial"/>
                <w:b/>
                <w:sz w:val="16"/>
                <w:szCs w:val="18"/>
                <w:lang w:eastAsia="zh-CN"/>
              </w:rPr>
            </w:pPr>
            <w:ins w:id="2922" w:author="Huawei" w:date="2018-03-28T15:01:00Z">
              <w:r w:rsidRPr="000F713F">
                <w:rPr>
                  <w:rFonts w:ascii="Arial" w:eastAsia="Times New Roman" w:hAnsi="Arial"/>
                  <w:b/>
                  <w:sz w:val="16"/>
                  <w:szCs w:val="18"/>
                  <w:lang w:eastAsia="en-GB"/>
                </w:rPr>
                <w:t>D</w:t>
              </w:r>
            </w:ins>
            <w:ins w:id="2923" w:author="Huawei" w:date="2018-04-18T14:50:00Z">
              <w:r w:rsidRPr="000F713F">
                <w:rPr>
                  <w:rFonts w:ascii="Arial" w:eastAsia="Times New Roman" w:hAnsi="Arial"/>
                  <w:b/>
                  <w:sz w:val="16"/>
                  <w:szCs w:val="18"/>
                  <w:lang w:eastAsia="en-GB"/>
                </w:rPr>
                <w:t xml:space="preserve">ense </w:t>
              </w:r>
            </w:ins>
            <w:ins w:id="2924" w:author="Huawei" w:date="2018-03-28T15:01:00Z">
              <w:r w:rsidRPr="000F713F">
                <w:rPr>
                  <w:rFonts w:ascii="Arial" w:eastAsia="Times New Roman" w:hAnsi="Arial"/>
                  <w:b/>
                  <w:sz w:val="16"/>
                  <w:szCs w:val="18"/>
                  <w:lang w:eastAsia="en-GB"/>
                </w:rPr>
                <w:t>Urban NLOS</w:t>
              </w:r>
            </w:ins>
          </w:p>
        </w:tc>
      </w:tr>
      <w:tr w:rsidR="000F713F" w:rsidRPr="000F713F" w14:paraId="305DD5F9" w14:textId="77777777" w:rsidTr="000F713F">
        <w:trPr>
          <w:cantSplit/>
          <w:jc w:val="center"/>
          <w:ins w:id="2925" w:author="Huawei" w:date="2018-03-28T15:01:00Z"/>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503A0FC1" w14:textId="77777777" w:rsidR="000F713F" w:rsidRPr="000F713F" w:rsidRDefault="000F713F" w:rsidP="000F713F">
            <w:pPr>
              <w:ind w:left="720" w:hanging="720"/>
              <w:rPr>
                <w:ins w:id="2926" w:author="Huawei" w:date="2018-03-28T15:01:00Z"/>
                <w:rFonts w:ascii="Arial" w:eastAsia="Malgun Gothic" w:hAnsi="Arial" w:cs="Arial"/>
                <w:b/>
                <w:kern w:val="2"/>
                <w:sz w:val="16"/>
                <w:szCs w:val="18"/>
              </w:rPr>
            </w:pPr>
          </w:p>
        </w:tc>
        <w:tc>
          <w:tcPr>
            <w:tcW w:w="411" w:type="pct"/>
            <w:tcBorders>
              <w:top w:val="single" w:sz="4" w:space="0" w:color="auto"/>
              <w:left w:val="single" w:sz="4" w:space="0" w:color="auto"/>
              <w:bottom w:val="single" w:sz="4" w:space="0" w:color="auto"/>
              <w:right w:val="single" w:sz="4" w:space="0" w:color="auto"/>
            </w:tcBorders>
            <w:shd w:val="clear" w:color="auto" w:fill="E0E0E0"/>
            <w:hideMark/>
          </w:tcPr>
          <w:p w14:paraId="5E7B4457" w14:textId="77777777" w:rsidR="000F713F" w:rsidRPr="000F713F" w:rsidRDefault="000F713F" w:rsidP="000F713F">
            <w:pPr>
              <w:keepNext/>
              <w:keepLines/>
              <w:overflowPunct w:val="0"/>
              <w:autoSpaceDE w:val="0"/>
              <w:autoSpaceDN w:val="0"/>
              <w:adjustRightInd w:val="0"/>
              <w:jc w:val="center"/>
              <w:textAlignment w:val="baseline"/>
              <w:rPr>
                <w:ins w:id="2927" w:author="Huawei" w:date="2018-03-28T15:01:00Z"/>
                <w:rFonts w:ascii="Arial" w:eastAsia="Malgun Gothic" w:hAnsi="Arial"/>
                <w:b/>
                <w:sz w:val="16"/>
                <w:szCs w:val="18"/>
                <w:lang w:eastAsia="en-GB"/>
              </w:rPr>
            </w:pPr>
            <w:ins w:id="2928" w:author="Huawei" w:date="2018-03-28T15:01:00Z">
              <w:r w:rsidRPr="000F713F">
                <w:rPr>
                  <w:rFonts w:ascii="Arial" w:eastAsia="Times New Roman" w:hAnsi="Arial"/>
                  <w:b/>
                  <w:sz w:val="16"/>
                  <w:szCs w:val="18"/>
                  <w:lang w:eastAsia="en-GB"/>
                </w:rPr>
                <w:t>10</w:t>
              </w:r>
              <w:r w:rsidRPr="000F713F">
                <w:rPr>
                  <w:rFonts w:ascii="Arial" w:eastAsia="Times New Roman" w:hAnsi="Arial"/>
                  <w:sz w:val="16"/>
                  <w:szCs w:val="20"/>
                  <w:lang w:eastAsia="en-GB"/>
                </w:rPr>
                <w:t>°</w:t>
              </w:r>
            </w:ins>
          </w:p>
        </w:tc>
        <w:tc>
          <w:tcPr>
            <w:tcW w:w="411" w:type="pct"/>
            <w:tcBorders>
              <w:top w:val="single" w:sz="4" w:space="0" w:color="auto"/>
              <w:left w:val="single" w:sz="4" w:space="0" w:color="auto"/>
              <w:bottom w:val="single" w:sz="4" w:space="0" w:color="auto"/>
              <w:right w:val="single" w:sz="4" w:space="0" w:color="auto"/>
            </w:tcBorders>
            <w:shd w:val="clear" w:color="auto" w:fill="E0E0E0"/>
            <w:hideMark/>
          </w:tcPr>
          <w:p w14:paraId="39F9A6A8" w14:textId="77777777" w:rsidR="000F713F" w:rsidRPr="000F713F" w:rsidRDefault="000F713F" w:rsidP="000F713F">
            <w:pPr>
              <w:keepNext/>
              <w:keepLines/>
              <w:overflowPunct w:val="0"/>
              <w:autoSpaceDE w:val="0"/>
              <w:autoSpaceDN w:val="0"/>
              <w:adjustRightInd w:val="0"/>
              <w:jc w:val="center"/>
              <w:textAlignment w:val="baseline"/>
              <w:rPr>
                <w:ins w:id="2929" w:author="Huawei" w:date="2018-03-28T15:01:00Z"/>
                <w:rFonts w:ascii="Arial" w:eastAsia="Times New Roman" w:hAnsi="Arial"/>
                <w:b/>
                <w:sz w:val="16"/>
                <w:szCs w:val="18"/>
                <w:lang w:eastAsia="en-GB"/>
              </w:rPr>
            </w:pPr>
            <w:ins w:id="2930" w:author="Huawei" w:date="2018-03-28T15:01:00Z">
              <w:r w:rsidRPr="000F713F">
                <w:rPr>
                  <w:rFonts w:ascii="Arial" w:eastAsia="Times New Roman" w:hAnsi="Arial"/>
                  <w:b/>
                  <w:sz w:val="16"/>
                  <w:szCs w:val="18"/>
                  <w:lang w:eastAsia="en-GB"/>
                </w:rPr>
                <w:t>20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397B47D5" w14:textId="77777777" w:rsidR="000F713F" w:rsidRPr="000F713F" w:rsidRDefault="000F713F" w:rsidP="000F713F">
            <w:pPr>
              <w:keepNext/>
              <w:keepLines/>
              <w:overflowPunct w:val="0"/>
              <w:autoSpaceDE w:val="0"/>
              <w:autoSpaceDN w:val="0"/>
              <w:adjustRightInd w:val="0"/>
              <w:jc w:val="center"/>
              <w:textAlignment w:val="baseline"/>
              <w:rPr>
                <w:ins w:id="2931" w:author="Huawei" w:date="2018-03-28T15:01:00Z"/>
                <w:rFonts w:ascii="Arial" w:eastAsia="Times New Roman" w:hAnsi="Arial"/>
                <w:b/>
                <w:sz w:val="16"/>
                <w:szCs w:val="18"/>
                <w:lang w:eastAsia="en-GB"/>
              </w:rPr>
            </w:pPr>
            <w:ins w:id="2932" w:author="Huawei" w:date="2018-03-28T15:01:00Z">
              <w:r w:rsidRPr="000F713F">
                <w:rPr>
                  <w:rFonts w:ascii="Arial" w:eastAsia="Times New Roman" w:hAnsi="Arial"/>
                  <w:b/>
                  <w:sz w:val="16"/>
                  <w:szCs w:val="18"/>
                  <w:lang w:eastAsia="en-GB"/>
                </w:rPr>
                <w:t>30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497F9730" w14:textId="77777777" w:rsidR="000F713F" w:rsidRPr="000F713F" w:rsidRDefault="000F713F" w:rsidP="000F713F">
            <w:pPr>
              <w:keepNext/>
              <w:keepLines/>
              <w:overflowPunct w:val="0"/>
              <w:autoSpaceDE w:val="0"/>
              <w:autoSpaceDN w:val="0"/>
              <w:adjustRightInd w:val="0"/>
              <w:jc w:val="center"/>
              <w:textAlignment w:val="baseline"/>
              <w:rPr>
                <w:ins w:id="2933" w:author="Huawei" w:date="2018-03-28T15:01:00Z"/>
                <w:rFonts w:ascii="Arial" w:eastAsia="Times New Roman" w:hAnsi="Arial"/>
                <w:b/>
                <w:sz w:val="16"/>
                <w:szCs w:val="18"/>
                <w:lang w:eastAsia="en-GB"/>
              </w:rPr>
            </w:pPr>
            <w:ins w:id="2934" w:author="Huawei" w:date="2018-03-28T15:01:00Z">
              <w:r w:rsidRPr="000F713F">
                <w:rPr>
                  <w:rFonts w:ascii="Arial" w:eastAsia="Times New Roman" w:hAnsi="Arial"/>
                  <w:b/>
                  <w:sz w:val="16"/>
                  <w:szCs w:val="18"/>
                  <w:lang w:eastAsia="en-GB"/>
                </w:rPr>
                <w:t>40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3ED7D9FD" w14:textId="77777777" w:rsidR="000F713F" w:rsidRPr="000F713F" w:rsidRDefault="000F713F" w:rsidP="000F713F">
            <w:pPr>
              <w:keepNext/>
              <w:keepLines/>
              <w:overflowPunct w:val="0"/>
              <w:autoSpaceDE w:val="0"/>
              <w:autoSpaceDN w:val="0"/>
              <w:adjustRightInd w:val="0"/>
              <w:jc w:val="center"/>
              <w:textAlignment w:val="baseline"/>
              <w:rPr>
                <w:ins w:id="2935" w:author="Huawei" w:date="2018-03-28T15:01:00Z"/>
                <w:rFonts w:ascii="Arial" w:eastAsia="Times New Roman" w:hAnsi="Arial"/>
                <w:b/>
                <w:sz w:val="16"/>
                <w:szCs w:val="18"/>
                <w:lang w:eastAsia="en-GB"/>
              </w:rPr>
            </w:pPr>
            <w:ins w:id="2936" w:author="Huawei" w:date="2018-03-28T15:01:00Z">
              <w:r w:rsidRPr="000F713F">
                <w:rPr>
                  <w:rFonts w:ascii="Arial" w:eastAsia="Times New Roman" w:hAnsi="Arial"/>
                  <w:b/>
                  <w:sz w:val="16"/>
                  <w:szCs w:val="18"/>
                  <w:lang w:eastAsia="en-GB"/>
                </w:rPr>
                <w:t>50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79D298AC" w14:textId="77777777" w:rsidR="000F713F" w:rsidRPr="000F713F" w:rsidRDefault="000F713F" w:rsidP="000F713F">
            <w:pPr>
              <w:keepNext/>
              <w:keepLines/>
              <w:overflowPunct w:val="0"/>
              <w:autoSpaceDE w:val="0"/>
              <w:autoSpaceDN w:val="0"/>
              <w:adjustRightInd w:val="0"/>
              <w:jc w:val="center"/>
              <w:textAlignment w:val="baseline"/>
              <w:rPr>
                <w:ins w:id="2937" w:author="Huawei" w:date="2018-03-28T15:01:00Z"/>
                <w:rFonts w:ascii="Arial" w:eastAsia="Times New Roman" w:hAnsi="Arial"/>
                <w:b/>
                <w:sz w:val="16"/>
                <w:szCs w:val="18"/>
                <w:lang w:eastAsia="en-GB"/>
              </w:rPr>
            </w:pPr>
            <w:ins w:id="2938" w:author="Huawei" w:date="2018-03-28T15:01:00Z">
              <w:r w:rsidRPr="000F713F">
                <w:rPr>
                  <w:rFonts w:ascii="Arial" w:eastAsia="Times New Roman" w:hAnsi="Arial"/>
                  <w:b/>
                  <w:sz w:val="16"/>
                  <w:szCs w:val="18"/>
                  <w:lang w:eastAsia="en-GB"/>
                </w:rPr>
                <w:t>60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1F37EF8E" w14:textId="77777777" w:rsidR="000F713F" w:rsidRPr="000F713F" w:rsidRDefault="000F713F" w:rsidP="000F713F">
            <w:pPr>
              <w:keepNext/>
              <w:keepLines/>
              <w:overflowPunct w:val="0"/>
              <w:autoSpaceDE w:val="0"/>
              <w:autoSpaceDN w:val="0"/>
              <w:adjustRightInd w:val="0"/>
              <w:jc w:val="center"/>
              <w:textAlignment w:val="baseline"/>
              <w:rPr>
                <w:ins w:id="2939" w:author="Huawei" w:date="2018-03-28T15:01:00Z"/>
                <w:rFonts w:ascii="Arial" w:eastAsia="Times New Roman" w:hAnsi="Arial"/>
                <w:b/>
                <w:sz w:val="16"/>
                <w:szCs w:val="18"/>
                <w:lang w:eastAsia="en-GB"/>
              </w:rPr>
            </w:pPr>
            <w:ins w:id="2940" w:author="Huawei" w:date="2018-03-28T15:01:00Z">
              <w:r w:rsidRPr="000F713F">
                <w:rPr>
                  <w:rFonts w:ascii="Arial" w:eastAsia="Times New Roman" w:hAnsi="Arial"/>
                  <w:b/>
                  <w:sz w:val="16"/>
                  <w:szCs w:val="18"/>
                  <w:lang w:eastAsia="en-GB"/>
                </w:rPr>
                <w:t>70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3FEDD1CF" w14:textId="77777777" w:rsidR="000F713F" w:rsidRPr="000F713F" w:rsidRDefault="000F713F" w:rsidP="000F713F">
            <w:pPr>
              <w:keepNext/>
              <w:keepLines/>
              <w:overflowPunct w:val="0"/>
              <w:autoSpaceDE w:val="0"/>
              <w:autoSpaceDN w:val="0"/>
              <w:adjustRightInd w:val="0"/>
              <w:jc w:val="center"/>
              <w:textAlignment w:val="baseline"/>
              <w:rPr>
                <w:ins w:id="2941" w:author="Huawei" w:date="2018-03-28T15:01:00Z"/>
                <w:rFonts w:ascii="Arial" w:eastAsia="Times New Roman" w:hAnsi="Arial"/>
                <w:b/>
                <w:sz w:val="16"/>
                <w:szCs w:val="18"/>
                <w:lang w:eastAsia="en-GB"/>
              </w:rPr>
            </w:pPr>
            <w:ins w:id="2942" w:author="Huawei" w:date="2018-03-28T15:01:00Z">
              <w:r w:rsidRPr="000F713F">
                <w:rPr>
                  <w:rFonts w:ascii="Arial" w:eastAsia="Times New Roman" w:hAnsi="Arial"/>
                  <w:b/>
                  <w:sz w:val="16"/>
                  <w:szCs w:val="18"/>
                  <w:lang w:eastAsia="en-GB"/>
                </w:rPr>
                <w:t>80</w:t>
              </w:r>
              <w:r w:rsidRPr="000F713F">
                <w:rPr>
                  <w:rFonts w:ascii="Arial" w:eastAsia="Times New Roman" w:hAnsi="Arial"/>
                  <w:sz w:val="16"/>
                  <w:szCs w:val="20"/>
                  <w:lang w:eastAsia="en-GB"/>
                </w:rPr>
                <w:t>°</w:t>
              </w:r>
            </w:ins>
          </w:p>
        </w:tc>
        <w:tc>
          <w:tcPr>
            <w:tcW w:w="420"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2196C705" w14:textId="77777777" w:rsidR="000F713F" w:rsidRPr="000F713F" w:rsidRDefault="000F713F" w:rsidP="000F713F">
            <w:pPr>
              <w:keepNext/>
              <w:keepLines/>
              <w:overflowPunct w:val="0"/>
              <w:autoSpaceDE w:val="0"/>
              <w:autoSpaceDN w:val="0"/>
              <w:adjustRightInd w:val="0"/>
              <w:jc w:val="center"/>
              <w:textAlignment w:val="baseline"/>
              <w:rPr>
                <w:ins w:id="2943" w:author="Huawei" w:date="2018-03-28T15:01:00Z"/>
                <w:rFonts w:ascii="Arial" w:eastAsia="Times New Roman" w:hAnsi="Arial"/>
                <w:b/>
                <w:sz w:val="16"/>
                <w:szCs w:val="18"/>
                <w:lang w:eastAsia="en-GB"/>
              </w:rPr>
            </w:pPr>
            <w:ins w:id="2944" w:author="Huawei" w:date="2018-03-28T15:01:00Z">
              <w:r w:rsidRPr="000F713F">
                <w:rPr>
                  <w:rFonts w:ascii="Arial" w:eastAsia="Times New Roman" w:hAnsi="Arial"/>
                  <w:b/>
                  <w:sz w:val="16"/>
                  <w:szCs w:val="18"/>
                  <w:lang w:eastAsia="en-GB"/>
                </w:rPr>
                <w:t>90</w:t>
              </w:r>
              <w:r w:rsidRPr="000F713F">
                <w:rPr>
                  <w:rFonts w:ascii="Arial" w:eastAsia="Times New Roman" w:hAnsi="Arial"/>
                  <w:sz w:val="16"/>
                  <w:szCs w:val="20"/>
                  <w:lang w:eastAsia="en-GB"/>
                </w:rPr>
                <w:t>°</w:t>
              </w:r>
            </w:ins>
          </w:p>
        </w:tc>
      </w:tr>
      <w:tr w:rsidR="000F713F" w:rsidRPr="000F713F" w14:paraId="1E4C871B" w14:textId="77777777" w:rsidTr="000F713F">
        <w:trPr>
          <w:cantSplit/>
          <w:jc w:val="center"/>
          <w:ins w:id="2945"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1AE66C0E" w14:textId="77777777" w:rsidR="000F713F" w:rsidRPr="000F713F" w:rsidRDefault="000F713F" w:rsidP="000F713F">
            <w:pPr>
              <w:keepLines/>
              <w:numPr>
                <w:ilvl w:val="0"/>
                <w:numId w:val="33"/>
              </w:numPr>
              <w:spacing w:before="40" w:after="40"/>
              <w:ind w:firstLine="0"/>
              <w:jc w:val="center"/>
              <w:rPr>
                <w:ins w:id="2946" w:author="Huawei" w:date="2018-03-28T15:01:00Z"/>
                <w:rFonts w:ascii="Symbol" w:eastAsia="SimSun" w:hAnsi="Symbol"/>
                <w:i/>
                <w:sz w:val="16"/>
                <w:szCs w:val="18"/>
                <w:lang w:eastAsia="x-none"/>
              </w:rPr>
            </w:pPr>
            <w:ins w:id="2947" w:author="Huawei" w:date="2018-03-28T15:01:00Z">
              <w:r w:rsidRPr="000F713F">
                <w:rPr>
                  <w:rFonts w:ascii="Times New Roman" w:eastAsia="SimSun" w:hAnsi="Times New Roman"/>
                  <w:sz w:val="16"/>
                  <w:szCs w:val="18"/>
                  <w:lang w:eastAsia="x-none"/>
                </w:rPr>
                <w:t>Delay spread (DS)</w:t>
              </w:r>
            </w:ins>
          </w:p>
          <w:p w14:paraId="14CC0A37" w14:textId="77777777" w:rsidR="000F713F" w:rsidRPr="000F713F" w:rsidRDefault="000F713F" w:rsidP="000F713F">
            <w:pPr>
              <w:keepLines/>
              <w:numPr>
                <w:ilvl w:val="0"/>
                <w:numId w:val="33"/>
              </w:numPr>
              <w:spacing w:before="40" w:after="40"/>
              <w:ind w:firstLine="0"/>
              <w:jc w:val="center"/>
              <w:rPr>
                <w:ins w:id="2948" w:author="Huawei" w:date="2018-03-28T15:01:00Z"/>
                <w:rFonts w:ascii="Times New Roman" w:eastAsia="SimSun" w:hAnsi="Times New Roman" w:cs="Arial"/>
                <w:sz w:val="16"/>
                <w:szCs w:val="18"/>
                <w:lang w:eastAsia="x-none"/>
              </w:rPr>
            </w:pPr>
            <w:ins w:id="2949" w:author="Huawei" w:date="2018-03-28T15:01:00Z">
              <w:r w:rsidRPr="000F713F">
                <w:rPr>
                  <w:rFonts w:ascii="Times New Roman" w:eastAsia="SimSun" w:hAnsi="Times New Roman"/>
                  <w:sz w:val="16"/>
                  <w:szCs w:val="18"/>
                  <w:lang w:eastAsia="x-none"/>
                </w:rPr>
                <w:t>lgDS=log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(DS/1s)</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72B08B23" w14:textId="77777777" w:rsidR="000F713F" w:rsidRPr="000F713F" w:rsidRDefault="000F713F" w:rsidP="000F713F">
            <w:pPr>
              <w:keepLines/>
              <w:numPr>
                <w:ilvl w:val="0"/>
                <w:numId w:val="33"/>
              </w:numPr>
              <w:spacing w:before="40" w:after="40"/>
              <w:ind w:firstLine="0"/>
              <w:jc w:val="center"/>
              <w:rPr>
                <w:ins w:id="2950" w:author="Huawei" w:date="2018-03-28T15:01:00Z"/>
                <w:rFonts w:ascii="Times New Roman" w:eastAsia="SimSun" w:hAnsi="Times New Roman"/>
                <w:sz w:val="16"/>
                <w:szCs w:val="18"/>
                <w:lang w:eastAsia="x-none"/>
              </w:rPr>
            </w:pPr>
            <w:ins w:id="2951"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lgDS</w:t>
              </w:r>
            </w:ins>
          </w:p>
        </w:tc>
        <w:tc>
          <w:tcPr>
            <w:tcW w:w="411" w:type="pct"/>
            <w:tcBorders>
              <w:top w:val="single" w:sz="4" w:space="0" w:color="auto"/>
              <w:left w:val="single" w:sz="4" w:space="0" w:color="auto"/>
              <w:bottom w:val="single" w:sz="4" w:space="0" w:color="auto"/>
              <w:right w:val="single" w:sz="4" w:space="0" w:color="auto"/>
            </w:tcBorders>
          </w:tcPr>
          <w:p w14:paraId="79D6AF87" w14:textId="77777777" w:rsidR="000F713F" w:rsidRPr="000F713F" w:rsidRDefault="000F713F" w:rsidP="000F713F">
            <w:pPr>
              <w:keepLines/>
              <w:numPr>
                <w:ilvl w:val="0"/>
                <w:numId w:val="33"/>
              </w:numPr>
              <w:spacing w:before="40" w:after="40"/>
              <w:ind w:firstLine="0"/>
              <w:jc w:val="center"/>
              <w:rPr>
                <w:ins w:id="295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C18CAF3" w14:textId="77777777" w:rsidR="000F713F" w:rsidRPr="000F713F" w:rsidRDefault="000F713F" w:rsidP="000F713F">
            <w:pPr>
              <w:keepLines/>
              <w:numPr>
                <w:ilvl w:val="0"/>
                <w:numId w:val="33"/>
              </w:numPr>
              <w:spacing w:before="40" w:after="40"/>
              <w:ind w:firstLine="0"/>
              <w:jc w:val="center"/>
              <w:rPr>
                <w:ins w:id="29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2E9E54" w14:textId="77777777" w:rsidR="000F713F" w:rsidRPr="000F713F" w:rsidRDefault="000F713F" w:rsidP="000F713F">
            <w:pPr>
              <w:keepLines/>
              <w:numPr>
                <w:ilvl w:val="0"/>
                <w:numId w:val="33"/>
              </w:numPr>
              <w:spacing w:before="40" w:after="40"/>
              <w:ind w:firstLine="0"/>
              <w:jc w:val="center"/>
              <w:rPr>
                <w:ins w:id="295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D7CAC04" w14:textId="77777777" w:rsidR="000F713F" w:rsidRPr="000F713F" w:rsidRDefault="000F713F" w:rsidP="000F713F">
            <w:pPr>
              <w:keepLines/>
              <w:numPr>
                <w:ilvl w:val="0"/>
                <w:numId w:val="33"/>
              </w:numPr>
              <w:spacing w:before="40" w:after="40"/>
              <w:ind w:firstLine="0"/>
              <w:jc w:val="center"/>
              <w:rPr>
                <w:ins w:id="295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2E01BCD" w14:textId="77777777" w:rsidR="000F713F" w:rsidRPr="000F713F" w:rsidRDefault="000F713F" w:rsidP="000F713F">
            <w:pPr>
              <w:keepLines/>
              <w:numPr>
                <w:ilvl w:val="0"/>
                <w:numId w:val="33"/>
              </w:numPr>
              <w:spacing w:before="40" w:after="40"/>
              <w:ind w:firstLine="0"/>
              <w:jc w:val="center"/>
              <w:rPr>
                <w:ins w:id="295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97552C" w14:textId="77777777" w:rsidR="000F713F" w:rsidRPr="000F713F" w:rsidRDefault="000F713F" w:rsidP="000F713F">
            <w:pPr>
              <w:keepLines/>
              <w:numPr>
                <w:ilvl w:val="0"/>
                <w:numId w:val="33"/>
              </w:numPr>
              <w:spacing w:before="40" w:after="40"/>
              <w:ind w:firstLine="0"/>
              <w:jc w:val="center"/>
              <w:rPr>
                <w:ins w:id="295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AB60AF" w14:textId="77777777" w:rsidR="000F713F" w:rsidRPr="000F713F" w:rsidRDefault="000F713F" w:rsidP="000F713F">
            <w:pPr>
              <w:keepLines/>
              <w:numPr>
                <w:ilvl w:val="0"/>
                <w:numId w:val="33"/>
              </w:numPr>
              <w:spacing w:before="40" w:after="40"/>
              <w:ind w:firstLine="0"/>
              <w:jc w:val="center"/>
              <w:rPr>
                <w:ins w:id="295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A90267" w14:textId="77777777" w:rsidR="000F713F" w:rsidRPr="000F713F" w:rsidRDefault="000F713F" w:rsidP="000F713F">
            <w:pPr>
              <w:keepLines/>
              <w:numPr>
                <w:ilvl w:val="0"/>
                <w:numId w:val="33"/>
              </w:numPr>
              <w:spacing w:before="40" w:after="40"/>
              <w:ind w:firstLine="0"/>
              <w:jc w:val="center"/>
              <w:rPr>
                <w:ins w:id="295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DCDE164" w14:textId="77777777" w:rsidR="000F713F" w:rsidRPr="000F713F" w:rsidRDefault="000F713F" w:rsidP="000F713F">
            <w:pPr>
              <w:keepLines/>
              <w:numPr>
                <w:ilvl w:val="0"/>
                <w:numId w:val="33"/>
              </w:numPr>
              <w:spacing w:before="40" w:after="40"/>
              <w:ind w:firstLine="0"/>
              <w:jc w:val="center"/>
              <w:rPr>
                <w:ins w:id="2960" w:author="Huawei" w:date="2018-03-28T15:01:00Z"/>
                <w:rFonts w:ascii="Times New Roman" w:eastAsia="SimSun" w:hAnsi="Times New Roman"/>
                <w:color w:val="000000"/>
                <w:kern w:val="24"/>
                <w:sz w:val="16"/>
                <w:szCs w:val="18"/>
                <w:lang w:eastAsia="x-none"/>
              </w:rPr>
            </w:pPr>
          </w:p>
        </w:tc>
      </w:tr>
      <w:tr w:rsidR="000F713F" w:rsidRPr="000F713F" w14:paraId="292A0B91" w14:textId="77777777" w:rsidTr="000F713F">
        <w:trPr>
          <w:cantSplit/>
          <w:jc w:val="center"/>
          <w:ins w:id="2961"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E7DF1C" w14:textId="77777777" w:rsidR="000F713F" w:rsidRPr="000F713F" w:rsidRDefault="000F713F" w:rsidP="000F713F">
            <w:pPr>
              <w:ind w:left="720" w:hanging="720"/>
              <w:rPr>
                <w:ins w:id="2962"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7267403C" w14:textId="77777777" w:rsidR="000F713F" w:rsidRPr="000F713F" w:rsidRDefault="000F713F" w:rsidP="000F713F">
            <w:pPr>
              <w:keepLines/>
              <w:numPr>
                <w:ilvl w:val="0"/>
                <w:numId w:val="33"/>
              </w:numPr>
              <w:spacing w:before="40" w:after="40"/>
              <w:ind w:firstLine="0"/>
              <w:jc w:val="center"/>
              <w:rPr>
                <w:ins w:id="2963" w:author="Huawei" w:date="2018-03-28T15:01:00Z"/>
                <w:rFonts w:ascii="Times New Roman" w:eastAsia="SimSun" w:hAnsi="Times New Roman"/>
                <w:kern w:val="2"/>
                <w:sz w:val="16"/>
                <w:szCs w:val="18"/>
                <w:lang w:eastAsia="x-none"/>
              </w:rPr>
            </w:pPr>
            <w:ins w:id="2964"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lgDS</w:t>
              </w:r>
            </w:ins>
          </w:p>
        </w:tc>
        <w:tc>
          <w:tcPr>
            <w:tcW w:w="411" w:type="pct"/>
            <w:tcBorders>
              <w:top w:val="single" w:sz="4" w:space="0" w:color="auto"/>
              <w:left w:val="single" w:sz="4" w:space="0" w:color="auto"/>
              <w:bottom w:val="single" w:sz="4" w:space="0" w:color="auto"/>
              <w:right w:val="single" w:sz="4" w:space="0" w:color="auto"/>
            </w:tcBorders>
          </w:tcPr>
          <w:p w14:paraId="7E1842CB" w14:textId="77777777" w:rsidR="000F713F" w:rsidRPr="000F713F" w:rsidRDefault="000F713F" w:rsidP="000F713F">
            <w:pPr>
              <w:keepLines/>
              <w:numPr>
                <w:ilvl w:val="0"/>
                <w:numId w:val="33"/>
              </w:numPr>
              <w:spacing w:before="40" w:after="40"/>
              <w:ind w:firstLine="0"/>
              <w:jc w:val="center"/>
              <w:rPr>
                <w:ins w:id="296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3C74F79" w14:textId="77777777" w:rsidR="000F713F" w:rsidRPr="000F713F" w:rsidRDefault="000F713F" w:rsidP="000F713F">
            <w:pPr>
              <w:keepLines/>
              <w:numPr>
                <w:ilvl w:val="0"/>
                <w:numId w:val="33"/>
              </w:numPr>
              <w:spacing w:before="40" w:after="40"/>
              <w:ind w:firstLine="0"/>
              <w:jc w:val="center"/>
              <w:rPr>
                <w:ins w:id="296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4093D3" w14:textId="77777777" w:rsidR="000F713F" w:rsidRPr="000F713F" w:rsidRDefault="000F713F" w:rsidP="000F713F">
            <w:pPr>
              <w:keepLines/>
              <w:numPr>
                <w:ilvl w:val="0"/>
                <w:numId w:val="33"/>
              </w:numPr>
              <w:spacing w:before="40" w:after="40"/>
              <w:ind w:firstLine="0"/>
              <w:jc w:val="center"/>
              <w:rPr>
                <w:ins w:id="296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73C857" w14:textId="77777777" w:rsidR="000F713F" w:rsidRPr="000F713F" w:rsidRDefault="000F713F" w:rsidP="000F713F">
            <w:pPr>
              <w:keepLines/>
              <w:numPr>
                <w:ilvl w:val="0"/>
                <w:numId w:val="33"/>
              </w:numPr>
              <w:spacing w:before="40" w:after="40"/>
              <w:ind w:firstLine="0"/>
              <w:jc w:val="center"/>
              <w:rPr>
                <w:ins w:id="296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D97E69" w14:textId="77777777" w:rsidR="000F713F" w:rsidRPr="000F713F" w:rsidRDefault="000F713F" w:rsidP="000F713F">
            <w:pPr>
              <w:keepLines/>
              <w:numPr>
                <w:ilvl w:val="0"/>
                <w:numId w:val="33"/>
              </w:numPr>
              <w:spacing w:before="40" w:after="40"/>
              <w:ind w:firstLine="0"/>
              <w:jc w:val="center"/>
              <w:rPr>
                <w:ins w:id="296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ED33C97" w14:textId="77777777" w:rsidR="000F713F" w:rsidRPr="000F713F" w:rsidRDefault="000F713F" w:rsidP="000F713F">
            <w:pPr>
              <w:keepLines/>
              <w:numPr>
                <w:ilvl w:val="0"/>
                <w:numId w:val="33"/>
              </w:numPr>
              <w:spacing w:before="40" w:after="40"/>
              <w:ind w:firstLine="0"/>
              <w:jc w:val="center"/>
              <w:rPr>
                <w:ins w:id="297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C83A67" w14:textId="77777777" w:rsidR="000F713F" w:rsidRPr="000F713F" w:rsidRDefault="000F713F" w:rsidP="000F713F">
            <w:pPr>
              <w:keepLines/>
              <w:numPr>
                <w:ilvl w:val="0"/>
                <w:numId w:val="33"/>
              </w:numPr>
              <w:spacing w:before="40" w:after="40"/>
              <w:ind w:firstLine="0"/>
              <w:jc w:val="center"/>
              <w:rPr>
                <w:ins w:id="297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75818C" w14:textId="77777777" w:rsidR="000F713F" w:rsidRPr="000F713F" w:rsidRDefault="000F713F" w:rsidP="000F713F">
            <w:pPr>
              <w:keepLines/>
              <w:numPr>
                <w:ilvl w:val="0"/>
                <w:numId w:val="33"/>
              </w:numPr>
              <w:spacing w:before="40" w:after="40"/>
              <w:ind w:firstLine="0"/>
              <w:jc w:val="center"/>
              <w:rPr>
                <w:ins w:id="297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AF7A2B7" w14:textId="77777777" w:rsidR="000F713F" w:rsidRPr="000F713F" w:rsidRDefault="000F713F" w:rsidP="000F713F">
            <w:pPr>
              <w:keepLines/>
              <w:numPr>
                <w:ilvl w:val="0"/>
                <w:numId w:val="33"/>
              </w:numPr>
              <w:spacing w:before="40" w:after="40"/>
              <w:ind w:firstLine="0"/>
              <w:jc w:val="center"/>
              <w:rPr>
                <w:ins w:id="2973" w:author="Huawei" w:date="2018-03-28T15:01:00Z"/>
                <w:rFonts w:ascii="Times New Roman" w:eastAsia="SimSun" w:hAnsi="Times New Roman"/>
                <w:color w:val="000000"/>
                <w:kern w:val="24"/>
                <w:sz w:val="16"/>
                <w:szCs w:val="18"/>
                <w:lang w:eastAsia="x-none"/>
              </w:rPr>
            </w:pPr>
          </w:p>
        </w:tc>
      </w:tr>
      <w:tr w:rsidR="000F713F" w:rsidRPr="000F713F" w14:paraId="19277877" w14:textId="77777777" w:rsidTr="000F713F">
        <w:trPr>
          <w:cantSplit/>
          <w:jc w:val="center"/>
          <w:ins w:id="2974"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4D0A7F49" w14:textId="77777777" w:rsidR="000F713F" w:rsidRPr="000F713F" w:rsidRDefault="000F713F" w:rsidP="000F713F">
            <w:pPr>
              <w:keepLines/>
              <w:numPr>
                <w:ilvl w:val="0"/>
                <w:numId w:val="33"/>
              </w:numPr>
              <w:spacing w:before="40" w:after="40"/>
              <w:ind w:firstLine="0"/>
              <w:jc w:val="center"/>
              <w:rPr>
                <w:ins w:id="2975" w:author="Huawei" w:date="2018-03-28T15:01:00Z"/>
                <w:rFonts w:ascii="Times New Roman" w:eastAsia="SimSun" w:hAnsi="Times New Roman"/>
                <w:kern w:val="2"/>
                <w:sz w:val="16"/>
                <w:szCs w:val="18"/>
                <w:lang w:eastAsia="x-none"/>
              </w:rPr>
            </w:pPr>
            <w:ins w:id="2976" w:author="Huawei" w:date="2018-03-28T15:01:00Z">
              <w:r w:rsidRPr="000F713F">
                <w:rPr>
                  <w:rFonts w:ascii="Times New Roman" w:eastAsia="SimSun" w:hAnsi="Times New Roman"/>
                  <w:sz w:val="16"/>
                  <w:szCs w:val="18"/>
                  <w:lang w:eastAsia="x-none"/>
                </w:rPr>
                <w:t>AOD spread (ASD)</w:t>
              </w:r>
            </w:ins>
          </w:p>
          <w:p w14:paraId="26C1E38B" w14:textId="77777777" w:rsidR="000F713F" w:rsidRPr="000F713F" w:rsidRDefault="000F713F" w:rsidP="000F713F">
            <w:pPr>
              <w:keepLines/>
              <w:numPr>
                <w:ilvl w:val="0"/>
                <w:numId w:val="33"/>
              </w:numPr>
              <w:spacing w:before="40" w:after="40"/>
              <w:ind w:firstLine="0"/>
              <w:jc w:val="center"/>
              <w:rPr>
                <w:ins w:id="2977" w:author="Huawei" w:date="2018-03-28T15:01:00Z"/>
                <w:rFonts w:ascii="Times New Roman" w:eastAsia="SimSun" w:hAnsi="Times New Roman" w:cs="Arial"/>
                <w:sz w:val="16"/>
                <w:szCs w:val="18"/>
                <w:vertAlign w:val="superscript"/>
                <w:lang w:eastAsia="x-none"/>
              </w:rPr>
            </w:pPr>
            <w:ins w:id="2978" w:author="Huawei" w:date="2018-03-28T15:01:00Z">
              <w:r w:rsidRPr="000F713F">
                <w:rPr>
                  <w:rFonts w:ascii="Times New Roman" w:eastAsia="SimSun" w:hAnsi="Times New Roman"/>
                  <w:sz w:val="16"/>
                  <w:szCs w:val="18"/>
                  <w:lang w:eastAsia="x-none"/>
                </w:rPr>
                <w:lastRenderedPageBreak/>
                <w:t>lgASD=log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(ASD/1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77432508" w14:textId="77777777" w:rsidR="000F713F" w:rsidRPr="000F713F" w:rsidRDefault="000F713F" w:rsidP="000F713F">
            <w:pPr>
              <w:keepLines/>
              <w:numPr>
                <w:ilvl w:val="0"/>
                <w:numId w:val="33"/>
              </w:numPr>
              <w:spacing w:before="40" w:after="40"/>
              <w:ind w:firstLine="0"/>
              <w:jc w:val="center"/>
              <w:rPr>
                <w:ins w:id="2979" w:author="Huawei" w:date="2018-03-28T15:01:00Z"/>
                <w:rFonts w:ascii="Times New Roman" w:eastAsia="SimSun" w:hAnsi="Times New Roman"/>
                <w:sz w:val="16"/>
                <w:szCs w:val="18"/>
                <w:lang w:eastAsia="x-none"/>
              </w:rPr>
            </w:pPr>
            <w:ins w:id="2980" w:author="Huawei" w:date="2018-03-28T15:01:00Z">
              <w:r w:rsidRPr="000F713F">
                <w:rPr>
                  <w:rFonts w:ascii="Symbol" w:eastAsia="SimSun" w:hAnsi="Symbol"/>
                  <w:i/>
                  <w:sz w:val="16"/>
                  <w:szCs w:val="18"/>
                  <w:lang w:eastAsia="x-none"/>
                </w:rPr>
                <w:lastRenderedPageBreak/>
                <w:t></w:t>
              </w:r>
              <w:r w:rsidRPr="000F713F">
                <w:rPr>
                  <w:rFonts w:ascii="Times New Roman" w:eastAsia="SimSun" w:hAnsi="Times New Roman"/>
                  <w:sz w:val="16"/>
                  <w:szCs w:val="18"/>
                  <w:vertAlign w:val="subscript"/>
                  <w:lang w:eastAsia="x-none"/>
                </w:rPr>
                <w:t>lgASD</w:t>
              </w:r>
            </w:ins>
          </w:p>
        </w:tc>
        <w:tc>
          <w:tcPr>
            <w:tcW w:w="411" w:type="pct"/>
            <w:tcBorders>
              <w:top w:val="single" w:sz="4" w:space="0" w:color="auto"/>
              <w:left w:val="single" w:sz="4" w:space="0" w:color="auto"/>
              <w:bottom w:val="single" w:sz="4" w:space="0" w:color="auto"/>
              <w:right w:val="single" w:sz="4" w:space="0" w:color="auto"/>
            </w:tcBorders>
          </w:tcPr>
          <w:p w14:paraId="65F0A66E" w14:textId="77777777" w:rsidR="000F713F" w:rsidRPr="000F713F" w:rsidRDefault="000F713F" w:rsidP="000F713F">
            <w:pPr>
              <w:keepLines/>
              <w:numPr>
                <w:ilvl w:val="0"/>
                <w:numId w:val="33"/>
              </w:numPr>
              <w:spacing w:before="40" w:after="40"/>
              <w:ind w:firstLine="0"/>
              <w:jc w:val="center"/>
              <w:rPr>
                <w:ins w:id="298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C2DB3FC" w14:textId="77777777" w:rsidR="000F713F" w:rsidRPr="000F713F" w:rsidRDefault="000F713F" w:rsidP="000F713F">
            <w:pPr>
              <w:keepLines/>
              <w:numPr>
                <w:ilvl w:val="0"/>
                <w:numId w:val="33"/>
              </w:numPr>
              <w:spacing w:before="40" w:after="40"/>
              <w:ind w:firstLine="0"/>
              <w:jc w:val="center"/>
              <w:rPr>
                <w:ins w:id="298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05EA535" w14:textId="77777777" w:rsidR="000F713F" w:rsidRPr="000F713F" w:rsidRDefault="000F713F" w:rsidP="000F713F">
            <w:pPr>
              <w:keepLines/>
              <w:numPr>
                <w:ilvl w:val="0"/>
                <w:numId w:val="33"/>
              </w:numPr>
              <w:spacing w:before="40" w:after="40"/>
              <w:ind w:firstLine="0"/>
              <w:jc w:val="center"/>
              <w:rPr>
                <w:ins w:id="298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F4DA37" w14:textId="77777777" w:rsidR="000F713F" w:rsidRPr="000F713F" w:rsidRDefault="000F713F" w:rsidP="000F713F">
            <w:pPr>
              <w:keepLines/>
              <w:numPr>
                <w:ilvl w:val="0"/>
                <w:numId w:val="33"/>
              </w:numPr>
              <w:spacing w:before="40" w:after="40"/>
              <w:ind w:firstLine="0"/>
              <w:jc w:val="center"/>
              <w:rPr>
                <w:ins w:id="298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644267" w14:textId="77777777" w:rsidR="000F713F" w:rsidRPr="000F713F" w:rsidRDefault="000F713F" w:rsidP="000F713F">
            <w:pPr>
              <w:keepLines/>
              <w:numPr>
                <w:ilvl w:val="0"/>
                <w:numId w:val="33"/>
              </w:numPr>
              <w:spacing w:before="40" w:after="40"/>
              <w:ind w:firstLine="0"/>
              <w:jc w:val="center"/>
              <w:rPr>
                <w:ins w:id="29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543BC3" w14:textId="77777777" w:rsidR="000F713F" w:rsidRPr="000F713F" w:rsidRDefault="000F713F" w:rsidP="000F713F">
            <w:pPr>
              <w:keepLines/>
              <w:numPr>
                <w:ilvl w:val="0"/>
                <w:numId w:val="33"/>
              </w:numPr>
              <w:spacing w:before="40" w:after="40"/>
              <w:ind w:firstLine="0"/>
              <w:jc w:val="center"/>
              <w:rPr>
                <w:ins w:id="29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859995" w14:textId="77777777" w:rsidR="000F713F" w:rsidRPr="000F713F" w:rsidRDefault="000F713F" w:rsidP="000F713F">
            <w:pPr>
              <w:keepLines/>
              <w:numPr>
                <w:ilvl w:val="0"/>
                <w:numId w:val="33"/>
              </w:numPr>
              <w:spacing w:before="40" w:after="40"/>
              <w:ind w:firstLine="0"/>
              <w:jc w:val="center"/>
              <w:rPr>
                <w:ins w:id="29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61B8C8" w14:textId="77777777" w:rsidR="000F713F" w:rsidRPr="000F713F" w:rsidRDefault="000F713F" w:rsidP="000F713F">
            <w:pPr>
              <w:keepLines/>
              <w:numPr>
                <w:ilvl w:val="0"/>
                <w:numId w:val="33"/>
              </w:numPr>
              <w:spacing w:before="40" w:after="40"/>
              <w:ind w:firstLine="0"/>
              <w:jc w:val="center"/>
              <w:rPr>
                <w:ins w:id="298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FFA875B" w14:textId="77777777" w:rsidR="000F713F" w:rsidRPr="000F713F" w:rsidRDefault="000F713F" w:rsidP="000F713F">
            <w:pPr>
              <w:keepLines/>
              <w:numPr>
                <w:ilvl w:val="0"/>
                <w:numId w:val="33"/>
              </w:numPr>
              <w:spacing w:before="40" w:after="40"/>
              <w:ind w:firstLine="0"/>
              <w:jc w:val="center"/>
              <w:rPr>
                <w:ins w:id="2989" w:author="Huawei" w:date="2018-03-28T15:01:00Z"/>
                <w:rFonts w:ascii="Times New Roman" w:eastAsia="SimSun" w:hAnsi="Times New Roman"/>
                <w:color w:val="000000"/>
                <w:kern w:val="24"/>
                <w:sz w:val="16"/>
                <w:szCs w:val="18"/>
                <w:lang w:eastAsia="x-none"/>
              </w:rPr>
            </w:pPr>
          </w:p>
        </w:tc>
      </w:tr>
      <w:tr w:rsidR="000F713F" w:rsidRPr="000F713F" w14:paraId="3702C112" w14:textId="77777777" w:rsidTr="000F713F">
        <w:trPr>
          <w:cantSplit/>
          <w:jc w:val="center"/>
          <w:ins w:id="2990"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452EDF" w14:textId="77777777" w:rsidR="000F713F" w:rsidRPr="000F713F" w:rsidRDefault="000F713F" w:rsidP="000F713F">
            <w:pPr>
              <w:ind w:left="720" w:hanging="720"/>
              <w:rPr>
                <w:ins w:id="2991" w:author="Huawei" w:date="2018-03-28T15:01:00Z"/>
                <w:rFonts w:ascii="Arial" w:eastAsia="Malgun Gothic" w:hAnsi="Arial" w:cs="Arial"/>
                <w:kern w:val="2"/>
                <w:sz w:val="16"/>
                <w:szCs w:val="18"/>
                <w:vertAlign w:val="superscript"/>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6B23D8FB" w14:textId="77777777" w:rsidR="000F713F" w:rsidRPr="000F713F" w:rsidRDefault="000F713F" w:rsidP="000F713F">
            <w:pPr>
              <w:keepLines/>
              <w:numPr>
                <w:ilvl w:val="0"/>
                <w:numId w:val="33"/>
              </w:numPr>
              <w:spacing w:before="40" w:after="40"/>
              <w:ind w:firstLine="0"/>
              <w:jc w:val="center"/>
              <w:rPr>
                <w:ins w:id="2992" w:author="Huawei" w:date="2018-03-28T15:01:00Z"/>
                <w:rFonts w:ascii="Times New Roman" w:eastAsia="SimSun" w:hAnsi="Times New Roman"/>
                <w:kern w:val="2"/>
                <w:sz w:val="16"/>
                <w:szCs w:val="18"/>
                <w:lang w:eastAsia="x-none"/>
              </w:rPr>
            </w:pPr>
            <w:ins w:id="2993"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lgASD</w:t>
              </w:r>
            </w:ins>
          </w:p>
        </w:tc>
        <w:tc>
          <w:tcPr>
            <w:tcW w:w="411" w:type="pct"/>
            <w:tcBorders>
              <w:top w:val="single" w:sz="4" w:space="0" w:color="auto"/>
              <w:left w:val="single" w:sz="4" w:space="0" w:color="auto"/>
              <w:bottom w:val="single" w:sz="4" w:space="0" w:color="auto"/>
              <w:right w:val="single" w:sz="4" w:space="0" w:color="auto"/>
            </w:tcBorders>
          </w:tcPr>
          <w:p w14:paraId="59480952" w14:textId="77777777" w:rsidR="000F713F" w:rsidRPr="000F713F" w:rsidRDefault="000F713F" w:rsidP="000F713F">
            <w:pPr>
              <w:keepLines/>
              <w:numPr>
                <w:ilvl w:val="0"/>
                <w:numId w:val="33"/>
              </w:numPr>
              <w:spacing w:before="40" w:after="40"/>
              <w:ind w:firstLine="0"/>
              <w:jc w:val="center"/>
              <w:rPr>
                <w:ins w:id="299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B9A7D9C" w14:textId="77777777" w:rsidR="000F713F" w:rsidRPr="000F713F" w:rsidRDefault="000F713F" w:rsidP="000F713F">
            <w:pPr>
              <w:keepLines/>
              <w:numPr>
                <w:ilvl w:val="0"/>
                <w:numId w:val="33"/>
              </w:numPr>
              <w:spacing w:before="40" w:after="40"/>
              <w:ind w:firstLine="0"/>
              <w:jc w:val="center"/>
              <w:rPr>
                <w:ins w:id="299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D195F3" w14:textId="77777777" w:rsidR="000F713F" w:rsidRPr="000F713F" w:rsidRDefault="000F713F" w:rsidP="000F713F">
            <w:pPr>
              <w:keepLines/>
              <w:numPr>
                <w:ilvl w:val="0"/>
                <w:numId w:val="33"/>
              </w:numPr>
              <w:spacing w:before="40" w:after="40"/>
              <w:ind w:firstLine="0"/>
              <w:jc w:val="center"/>
              <w:rPr>
                <w:ins w:id="299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7261AB" w14:textId="77777777" w:rsidR="000F713F" w:rsidRPr="000F713F" w:rsidRDefault="000F713F" w:rsidP="000F713F">
            <w:pPr>
              <w:keepLines/>
              <w:numPr>
                <w:ilvl w:val="0"/>
                <w:numId w:val="33"/>
              </w:numPr>
              <w:spacing w:before="40" w:after="40"/>
              <w:ind w:firstLine="0"/>
              <w:jc w:val="center"/>
              <w:rPr>
                <w:ins w:id="299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19C786" w14:textId="77777777" w:rsidR="000F713F" w:rsidRPr="000F713F" w:rsidRDefault="000F713F" w:rsidP="000F713F">
            <w:pPr>
              <w:keepLines/>
              <w:numPr>
                <w:ilvl w:val="0"/>
                <w:numId w:val="33"/>
              </w:numPr>
              <w:spacing w:before="40" w:after="40"/>
              <w:ind w:firstLine="0"/>
              <w:jc w:val="center"/>
              <w:rPr>
                <w:ins w:id="29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081076" w14:textId="77777777" w:rsidR="000F713F" w:rsidRPr="000F713F" w:rsidRDefault="000F713F" w:rsidP="000F713F">
            <w:pPr>
              <w:keepLines/>
              <w:numPr>
                <w:ilvl w:val="0"/>
                <w:numId w:val="33"/>
              </w:numPr>
              <w:spacing w:before="40" w:after="40"/>
              <w:ind w:firstLine="0"/>
              <w:jc w:val="center"/>
              <w:rPr>
                <w:ins w:id="29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6C3BDC" w14:textId="77777777" w:rsidR="000F713F" w:rsidRPr="000F713F" w:rsidRDefault="000F713F" w:rsidP="000F713F">
            <w:pPr>
              <w:keepLines/>
              <w:numPr>
                <w:ilvl w:val="0"/>
                <w:numId w:val="33"/>
              </w:numPr>
              <w:spacing w:before="40" w:after="40"/>
              <w:ind w:firstLine="0"/>
              <w:jc w:val="center"/>
              <w:rPr>
                <w:ins w:id="30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413B38" w14:textId="77777777" w:rsidR="000F713F" w:rsidRPr="000F713F" w:rsidRDefault="000F713F" w:rsidP="000F713F">
            <w:pPr>
              <w:keepLines/>
              <w:numPr>
                <w:ilvl w:val="0"/>
                <w:numId w:val="33"/>
              </w:numPr>
              <w:spacing w:before="40" w:after="40"/>
              <w:ind w:firstLine="0"/>
              <w:jc w:val="center"/>
              <w:rPr>
                <w:ins w:id="300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6899416" w14:textId="77777777" w:rsidR="000F713F" w:rsidRPr="000F713F" w:rsidRDefault="000F713F" w:rsidP="000F713F">
            <w:pPr>
              <w:keepLines/>
              <w:numPr>
                <w:ilvl w:val="0"/>
                <w:numId w:val="33"/>
              </w:numPr>
              <w:spacing w:before="40" w:after="40"/>
              <w:ind w:firstLine="0"/>
              <w:jc w:val="center"/>
              <w:rPr>
                <w:ins w:id="3002" w:author="Huawei" w:date="2018-03-28T15:01:00Z"/>
                <w:rFonts w:ascii="Times New Roman" w:eastAsia="SimSun" w:hAnsi="Times New Roman"/>
                <w:color w:val="000000"/>
                <w:kern w:val="24"/>
                <w:sz w:val="16"/>
                <w:szCs w:val="18"/>
                <w:lang w:eastAsia="x-none"/>
              </w:rPr>
            </w:pPr>
          </w:p>
        </w:tc>
      </w:tr>
      <w:tr w:rsidR="000F713F" w:rsidRPr="000F713F" w14:paraId="7E8D3C9B" w14:textId="77777777" w:rsidTr="000F713F">
        <w:trPr>
          <w:cantSplit/>
          <w:jc w:val="center"/>
          <w:ins w:id="3003"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7FB5A867" w14:textId="77777777" w:rsidR="000F713F" w:rsidRPr="000F713F" w:rsidRDefault="000F713F" w:rsidP="000F713F">
            <w:pPr>
              <w:keepLines/>
              <w:numPr>
                <w:ilvl w:val="0"/>
                <w:numId w:val="33"/>
              </w:numPr>
              <w:spacing w:before="40" w:after="40"/>
              <w:ind w:firstLine="0"/>
              <w:jc w:val="center"/>
              <w:rPr>
                <w:ins w:id="3004" w:author="Huawei" w:date="2018-03-28T15:01:00Z"/>
                <w:rFonts w:ascii="Times New Roman" w:eastAsia="SimSun" w:hAnsi="Times New Roman"/>
                <w:kern w:val="2"/>
                <w:sz w:val="16"/>
                <w:szCs w:val="18"/>
                <w:lang w:eastAsia="x-none"/>
              </w:rPr>
            </w:pPr>
            <w:ins w:id="3005" w:author="Huawei" w:date="2018-03-28T15:01:00Z">
              <w:r w:rsidRPr="000F713F">
                <w:rPr>
                  <w:rFonts w:ascii="Times New Roman" w:eastAsia="SimSun" w:hAnsi="Times New Roman"/>
                  <w:sz w:val="16"/>
                  <w:szCs w:val="18"/>
                  <w:lang w:eastAsia="x-none"/>
                </w:rPr>
                <w:lastRenderedPageBreak/>
                <w:t>AOA spread (ASA)</w:t>
              </w:r>
            </w:ins>
          </w:p>
          <w:p w14:paraId="770A6197" w14:textId="77777777" w:rsidR="000F713F" w:rsidRPr="000F713F" w:rsidRDefault="000F713F" w:rsidP="000F713F">
            <w:pPr>
              <w:keepLines/>
              <w:numPr>
                <w:ilvl w:val="0"/>
                <w:numId w:val="33"/>
              </w:numPr>
              <w:spacing w:before="40" w:after="40"/>
              <w:ind w:firstLine="0"/>
              <w:jc w:val="center"/>
              <w:rPr>
                <w:ins w:id="3006" w:author="Huawei" w:date="2018-03-28T15:01:00Z"/>
                <w:rFonts w:ascii="Times New Roman" w:eastAsia="SimSun" w:hAnsi="Times New Roman" w:cs="Arial"/>
                <w:sz w:val="16"/>
                <w:szCs w:val="18"/>
                <w:lang w:eastAsia="x-none"/>
              </w:rPr>
            </w:pPr>
            <w:ins w:id="3007" w:author="Huawei" w:date="2018-03-28T15:01:00Z">
              <w:r w:rsidRPr="000F713F">
                <w:rPr>
                  <w:rFonts w:ascii="Times New Roman" w:eastAsia="SimSun" w:hAnsi="Times New Roman"/>
                  <w:sz w:val="16"/>
                  <w:szCs w:val="18"/>
                  <w:lang w:eastAsia="x-none"/>
                </w:rPr>
                <w:t>lgASA=log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(ASA/1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644EC687" w14:textId="77777777" w:rsidR="000F713F" w:rsidRPr="000F713F" w:rsidRDefault="000F713F" w:rsidP="000F713F">
            <w:pPr>
              <w:keepLines/>
              <w:numPr>
                <w:ilvl w:val="0"/>
                <w:numId w:val="33"/>
              </w:numPr>
              <w:spacing w:before="40" w:after="40"/>
              <w:ind w:firstLine="0"/>
              <w:jc w:val="center"/>
              <w:rPr>
                <w:ins w:id="3008" w:author="Huawei" w:date="2018-03-28T15:01:00Z"/>
                <w:rFonts w:ascii="Times New Roman" w:eastAsia="SimSun" w:hAnsi="Times New Roman"/>
                <w:sz w:val="16"/>
                <w:szCs w:val="18"/>
                <w:lang w:eastAsia="x-none"/>
              </w:rPr>
            </w:pPr>
            <w:ins w:id="3009"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lgASA</w:t>
              </w:r>
            </w:ins>
          </w:p>
        </w:tc>
        <w:tc>
          <w:tcPr>
            <w:tcW w:w="411" w:type="pct"/>
            <w:tcBorders>
              <w:top w:val="single" w:sz="4" w:space="0" w:color="auto"/>
              <w:left w:val="single" w:sz="4" w:space="0" w:color="auto"/>
              <w:bottom w:val="single" w:sz="4" w:space="0" w:color="auto"/>
              <w:right w:val="single" w:sz="4" w:space="0" w:color="auto"/>
            </w:tcBorders>
          </w:tcPr>
          <w:p w14:paraId="3D231FCE" w14:textId="77777777" w:rsidR="000F713F" w:rsidRPr="000F713F" w:rsidRDefault="000F713F" w:rsidP="000F713F">
            <w:pPr>
              <w:keepLines/>
              <w:numPr>
                <w:ilvl w:val="0"/>
                <w:numId w:val="33"/>
              </w:numPr>
              <w:spacing w:before="40" w:after="40"/>
              <w:ind w:firstLine="0"/>
              <w:jc w:val="center"/>
              <w:rPr>
                <w:ins w:id="301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787F7DB" w14:textId="77777777" w:rsidR="000F713F" w:rsidRPr="000F713F" w:rsidRDefault="000F713F" w:rsidP="000F713F">
            <w:pPr>
              <w:keepLines/>
              <w:numPr>
                <w:ilvl w:val="0"/>
                <w:numId w:val="33"/>
              </w:numPr>
              <w:spacing w:before="40" w:after="40"/>
              <w:ind w:firstLine="0"/>
              <w:jc w:val="center"/>
              <w:rPr>
                <w:ins w:id="30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3C541E" w14:textId="77777777" w:rsidR="000F713F" w:rsidRPr="000F713F" w:rsidRDefault="000F713F" w:rsidP="000F713F">
            <w:pPr>
              <w:keepLines/>
              <w:numPr>
                <w:ilvl w:val="0"/>
                <w:numId w:val="33"/>
              </w:numPr>
              <w:spacing w:before="40" w:after="40"/>
              <w:ind w:firstLine="0"/>
              <w:jc w:val="center"/>
              <w:rPr>
                <w:ins w:id="30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373C848" w14:textId="77777777" w:rsidR="000F713F" w:rsidRPr="000F713F" w:rsidRDefault="000F713F" w:rsidP="000F713F">
            <w:pPr>
              <w:keepLines/>
              <w:numPr>
                <w:ilvl w:val="0"/>
                <w:numId w:val="33"/>
              </w:numPr>
              <w:spacing w:before="40" w:after="40"/>
              <w:ind w:firstLine="0"/>
              <w:jc w:val="center"/>
              <w:rPr>
                <w:ins w:id="30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D753A4" w14:textId="77777777" w:rsidR="000F713F" w:rsidRPr="000F713F" w:rsidRDefault="000F713F" w:rsidP="000F713F">
            <w:pPr>
              <w:keepLines/>
              <w:numPr>
                <w:ilvl w:val="0"/>
                <w:numId w:val="33"/>
              </w:numPr>
              <w:spacing w:before="40" w:after="40"/>
              <w:ind w:firstLine="0"/>
              <w:jc w:val="center"/>
              <w:rPr>
                <w:ins w:id="30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EB07A1E" w14:textId="77777777" w:rsidR="000F713F" w:rsidRPr="000F713F" w:rsidRDefault="000F713F" w:rsidP="000F713F">
            <w:pPr>
              <w:keepLines/>
              <w:numPr>
                <w:ilvl w:val="0"/>
                <w:numId w:val="33"/>
              </w:numPr>
              <w:spacing w:before="40" w:after="40"/>
              <w:ind w:firstLine="0"/>
              <w:jc w:val="center"/>
              <w:rPr>
                <w:ins w:id="30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49ABF0" w14:textId="77777777" w:rsidR="000F713F" w:rsidRPr="000F713F" w:rsidRDefault="000F713F" w:rsidP="000F713F">
            <w:pPr>
              <w:keepLines/>
              <w:numPr>
                <w:ilvl w:val="0"/>
                <w:numId w:val="33"/>
              </w:numPr>
              <w:spacing w:before="40" w:after="40"/>
              <w:ind w:firstLine="0"/>
              <w:jc w:val="center"/>
              <w:rPr>
                <w:ins w:id="30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55E442" w14:textId="77777777" w:rsidR="000F713F" w:rsidRPr="000F713F" w:rsidRDefault="000F713F" w:rsidP="000F713F">
            <w:pPr>
              <w:keepLines/>
              <w:numPr>
                <w:ilvl w:val="0"/>
                <w:numId w:val="33"/>
              </w:numPr>
              <w:spacing w:before="40" w:after="40"/>
              <w:ind w:firstLine="0"/>
              <w:jc w:val="center"/>
              <w:rPr>
                <w:ins w:id="301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622C286" w14:textId="77777777" w:rsidR="000F713F" w:rsidRPr="000F713F" w:rsidRDefault="000F713F" w:rsidP="000F713F">
            <w:pPr>
              <w:keepLines/>
              <w:numPr>
                <w:ilvl w:val="0"/>
                <w:numId w:val="33"/>
              </w:numPr>
              <w:spacing w:before="40" w:after="40"/>
              <w:ind w:firstLine="0"/>
              <w:jc w:val="center"/>
              <w:rPr>
                <w:ins w:id="3018" w:author="Huawei" w:date="2018-03-28T15:01:00Z"/>
                <w:rFonts w:ascii="Times New Roman" w:eastAsia="SimSun" w:hAnsi="Times New Roman"/>
                <w:color w:val="000000"/>
                <w:kern w:val="24"/>
                <w:sz w:val="16"/>
                <w:szCs w:val="18"/>
                <w:lang w:eastAsia="x-none"/>
              </w:rPr>
            </w:pPr>
          </w:p>
        </w:tc>
      </w:tr>
      <w:tr w:rsidR="000F713F" w:rsidRPr="000F713F" w14:paraId="75775903" w14:textId="77777777" w:rsidTr="000F713F">
        <w:trPr>
          <w:cantSplit/>
          <w:jc w:val="center"/>
          <w:ins w:id="3019"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5B13C7" w14:textId="77777777" w:rsidR="000F713F" w:rsidRPr="000F713F" w:rsidRDefault="000F713F" w:rsidP="000F713F">
            <w:pPr>
              <w:ind w:left="720" w:hanging="720"/>
              <w:rPr>
                <w:ins w:id="3020"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40126A5F" w14:textId="77777777" w:rsidR="000F713F" w:rsidRPr="000F713F" w:rsidRDefault="000F713F" w:rsidP="000F713F">
            <w:pPr>
              <w:keepLines/>
              <w:numPr>
                <w:ilvl w:val="0"/>
                <w:numId w:val="33"/>
              </w:numPr>
              <w:spacing w:before="40" w:after="40"/>
              <w:ind w:firstLine="0"/>
              <w:jc w:val="center"/>
              <w:rPr>
                <w:ins w:id="3021" w:author="Huawei" w:date="2018-03-28T15:01:00Z"/>
                <w:rFonts w:ascii="Times New Roman" w:eastAsia="SimSun" w:hAnsi="Times New Roman"/>
                <w:kern w:val="2"/>
                <w:sz w:val="16"/>
                <w:szCs w:val="18"/>
                <w:lang w:eastAsia="x-none"/>
              </w:rPr>
            </w:pPr>
            <w:ins w:id="3022"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lgASA</w:t>
              </w:r>
            </w:ins>
          </w:p>
        </w:tc>
        <w:tc>
          <w:tcPr>
            <w:tcW w:w="411" w:type="pct"/>
            <w:tcBorders>
              <w:top w:val="single" w:sz="4" w:space="0" w:color="auto"/>
              <w:left w:val="single" w:sz="4" w:space="0" w:color="auto"/>
              <w:bottom w:val="single" w:sz="4" w:space="0" w:color="auto"/>
              <w:right w:val="single" w:sz="4" w:space="0" w:color="auto"/>
            </w:tcBorders>
          </w:tcPr>
          <w:p w14:paraId="1D879761" w14:textId="77777777" w:rsidR="000F713F" w:rsidRPr="000F713F" w:rsidRDefault="000F713F" w:rsidP="000F713F">
            <w:pPr>
              <w:keepLines/>
              <w:numPr>
                <w:ilvl w:val="0"/>
                <w:numId w:val="33"/>
              </w:numPr>
              <w:spacing w:before="40" w:after="40"/>
              <w:ind w:firstLine="0"/>
              <w:jc w:val="center"/>
              <w:rPr>
                <w:ins w:id="302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5C7280C" w14:textId="77777777" w:rsidR="000F713F" w:rsidRPr="000F713F" w:rsidRDefault="000F713F" w:rsidP="000F713F">
            <w:pPr>
              <w:keepLines/>
              <w:numPr>
                <w:ilvl w:val="0"/>
                <w:numId w:val="33"/>
              </w:numPr>
              <w:spacing w:before="40" w:after="40"/>
              <w:ind w:firstLine="0"/>
              <w:jc w:val="center"/>
              <w:rPr>
                <w:ins w:id="30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4583CF5" w14:textId="77777777" w:rsidR="000F713F" w:rsidRPr="000F713F" w:rsidRDefault="000F713F" w:rsidP="000F713F">
            <w:pPr>
              <w:keepLines/>
              <w:numPr>
                <w:ilvl w:val="0"/>
                <w:numId w:val="33"/>
              </w:numPr>
              <w:spacing w:before="40" w:after="40"/>
              <w:ind w:firstLine="0"/>
              <w:jc w:val="center"/>
              <w:rPr>
                <w:ins w:id="30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2772B8" w14:textId="77777777" w:rsidR="000F713F" w:rsidRPr="000F713F" w:rsidRDefault="000F713F" w:rsidP="000F713F">
            <w:pPr>
              <w:keepLines/>
              <w:numPr>
                <w:ilvl w:val="0"/>
                <w:numId w:val="33"/>
              </w:numPr>
              <w:spacing w:before="40" w:after="40"/>
              <w:ind w:firstLine="0"/>
              <w:jc w:val="center"/>
              <w:rPr>
                <w:ins w:id="30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68F674" w14:textId="77777777" w:rsidR="000F713F" w:rsidRPr="000F713F" w:rsidRDefault="000F713F" w:rsidP="000F713F">
            <w:pPr>
              <w:keepLines/>
              <w:numPr>
                <w:ilvl w:val="0"/>
                <w:numId w:val="33"/>
              </w:numPr>
              <w:spacing w:before="40" w:after="40"/>
              <w:ind w:firstLine="0"/>
              <w:jc w:val="center"/>
              <w:rPr>
                <w:ins w:id="30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1C3927E" w14:textId="77777777" w:rsidR="000F713F" w:rsidRPr="000F713F" w:rsidRDefault="000F713F" w:rsidP="000F713F">
            <w:pPr>
              <w:keepLines/>
              <w:numPr>
                <w:ilvl w:val="0"/>
                <w:numId w:val="33"/>
              </w:numPr>
              <w:spacing w:before="40" w:after="40"/>
              <w:ind w:firstLine="0"/>
              <w:jc w:val="center"/>
              <w:rPr>
                <w:ins w:id="30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D790CA" w14:textId="77777777" w:rsidR="000F713F" w:rsidRPr="000F713F" w:rsidRDefault="000F713F" w:rsidP="000F713F">
            <w:pPr>
              <w:keepLines/>
              <w:numPr>
                <w:ilvl w:val="0"/>
                <w:numId w:val="33"/>
              </w:numPr>
              <w:spacing w:before="40" w:after="40"/>
              <w:ind w:firstLine="0"/>
              <w:jc w:val="center"/>
              <w:rPr>
                <w:ins w:id="302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6DA64E2" w14:textId="77777777" w:rsidR="000F713F" w:rsidRPr="000F713F" w:rsidRDefault="000F713F" w:rsidP="000F713F">
            <w:pPr>
              <w:keepLines/>
              <w:numPr>
                <w:ilvl w:val="0"/>
                <w:numId w:val="33"/>
              </w:numPr>
              <w:spacing w:before="40" w:after="40"/>
              <w:ind w:firstLine="0"/>
              <w:jc w:val="center"/>
              <w:rPr>
                <w:ins w:id="303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35D183B" w14:textId="77777777" w:rsidR="000F713F" w:rsidRPr="000F713F" w:rsidRDefault="000F713F" w:rsidP="000F713F">
            <w:pPr>
              <w:keepLines/>
              <w:numPr>
                <w:ilvl w:val="0"/>
                <w:numId w:val="33"/>
              </w:numPr>
              <w:spacing w:before="40" w:after="40"/>
              <w:ind w:firstLine="0"/>
              <w:jc w:val="center"/>
              <w:rPr>
                <w:ins w:id="3031" w:author="Huawei" w:date="2018-03-28T15:01:00Z"/>
                <w:rFonts w:ascii="Times New Roman" w:eastAsia="SimSun" w:hAnsi="Times New Roman"/>
                <w:color w:val="000000"/>
                <w:kern w:val="24"/>
                <w:sz w:val="16"/>
                <w:szCs w:val="18"/>
                <w:lang w:eastAsia="x-none"/>
              </w:rPr>
            </w:pPr>
          </w:p>
        </w:tc>
      </w:tr>
      <w:tr w:rsidR="000F713F" w:rsidRPr="000F713F" w14:paraId="17F8EED5" w14:textId="77777777" w:rsidTr="000F713F">
        <w:trPr>
          <w:cantSplit/>
          <w:jc w:val="center"/>
          <w:ins w:id="3032"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7E9EB029" w14:textId="77777777" w:rsidR="000F713F" w:rsidRPr="000F713F" w:rsidRDefault="000F713F" w:rsidP="000F713F">
            <w:pPr>
              <w:keepLines/>
              <w:numPr>
                <w:ilvl w:val="0"/>
                <w:numId w:val="33"/>
              </w:numPr>
              <w:spacing w:before="40" w:after="40"/>
              <w:ind w:firstLine="0"/>
              <w:jc w:val="center"/>
              <w:rPr>
                <w:ins w:id="3033" w:author="Huawei" w:date="2018-03-28T15:01:00Z"/>
                <w:rFonts w:ascii="Times New Roman" w:eastAsia="SimSun" w:hAnsi="Times New Roman"/>
                <w:kern w:val="2"/>
                <w:sz w:val="16"/>
                <w:szCs w:val="18"/>
                <w:lang w:eastAsia="x-none"/>
              </w:rPr>
            </w:pPr>
            <w:ins w:id="3034" w:author="Huawei" w:date="2018-03-28T15:01:00Z">
              <w:r w:rsidRPr="000F713F">
                <w:rPr>
                  <w:rFonts w:ascii="Times New Roman" w:eastAsia="SimSun" w:hAnsi="Times New Roman"/>
                  <w:sz w:val="16"/>
                  <w:szCs w:val="18"/>
                  <w:lang w:eastAsia="x-none"/>
                </w:rPr>
                <w:t>ZOA spread (ZSA)</w:t>
              </w:r>
            </w:ins>
          </w:p>
          <w:p w14:paraId="28D920A3" w14:textId="77777777" w:rsidR="000F713F" w:rsidRPr="000F713F" w:rsidRDefault="000F713F" w:rsidP="000F713F">
            <w:pPr>
              <w:keepLines/>
              <w:numPr>
                <w:ilvl w:val="0"/>
                <w:numId w:val="33"/>
              </w:numPr>
              <w:spacing w:before="40" w:after="40"/>
              <w:ind w:firstLine="0"/>
              <w:jc w:val="center"/>
              <w:rPr>
                <w:ins w:id="3035" w:author="Huawei" w:date="2018-03-28T15:01:00Z"/>
                <w:rFonts w:ascii="Times New Roman" w:eastAsia="SimSun" w:hAnsi="Times New Roman" w:cs="Arial"/>
                <w:sz w:val="16"/>
                <w:szCs w:val="18"/>
                <w:lang w:eastAsia="x-none"/>
              </w:rPr>
            </w:pPr>
            <w:ins w:id="3036" w:author="Huawei" w:date="2018-03-28T15:01:00Z">
              <w:r w:rsidRPr="000F713F">
                <w:rPr>
                  <w:rFonts w:ascii="Times New Roman" w:eastAsia="SimSun" w:hAnsi="Times New Roman"/>
                  <w:sz w:val="16"/>
                  <w:szCs w:val="18"/>
                  <w:lang w:eastAsia="x-none"/>
                </w:rPr>
                <w:t>lgZSA=log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(ZSA/1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2CC5DDEA" w14:textId="77777777" w:rsidR="000F713F" w:rsidRPr="000F713F" w:rsidRDefault="000F713F" w:rsidP="000F713F">
            <w:pPr>
              <w:keepLines/>
              <w:numPr>
                <w:ilvl w:val="0"/>
                <w:numId w:val="33"/>
              </w:numPr>
              <w:spacing w:before="40" w:after="40"/>
              <w:ind w:firstLine="0"/>
              <w:jc w:val="center"/>
              <w:rPr>
                <w:ins w:id="3037" w:author="Huawei" w:date="2018-03-28T15:01:00Z"/>
                <w:rFonts w:ascii="Times New Roman" w:eastAsia="SimSun" w:hAnsi="Times New Roman"/>
                <w:sz w:val="16"/>
                <w:szCs w:val="18"/>
                <w:lang w:eastAsia="x-none"/>
              </w:rPr>
            </w:pPr>
            <w:ins w:id="3038"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lgZSA</w:t>
              </w:r>
            </w:ins>
          </w:p>
        </w:tc>
        <w:tc>
          <w:tcPr>
            <w:tcW w:w="411" w:type="pct"/>
            <w:tcBorders>
              <w:top w:val="single" w:sz="4" w:space="0" w:color="auto"/>
              <w:left w:val="single" w:sz="4" w:space="0" w:color="auto"/>
              <w:bottom w:val="single" w:sz="4" w:space="0" w:color="auto"/>
              <w:right w:val="single" w:sz="4" w:space="0" w:color="auto"/>
            </w:tcBorders>
          </w:tcPr>
          <w:p w14:paraId="3DDF2589" w14:textId="77777777" w:rsidR="000F713F" w:rsidRPr="000F713F" w:rsidRDefault="000F713F" w:rsidP="000F713F">
            <w:pPr>
              <w:keepLines/>
              <w:numPr>
                <w:ilvl w:val="0"/>
                <w:numId w:val="33"/>
              </w:numPr>
              <w:spacing w:before="40" w:after="40"/>
              <w:ind w:firstLine="0"/>
              <w:jc w:val="center"/>
              <w:rPr>
                <w:ins w:id="303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4AFD635" w14:textId="77777777" w:rsidR="000F713F" w:rsidRPr="000F713F" w:rsidRDefault="000F713F" w:rsidP="000F713F">
            <w:pPr>
              <w:keepLines/>
              <w:numPr>
                <w:ilvl w:val="0"/>
                <w:numId w:val="33"/>
              </w:numPr>
              <w:spacing w:before="40" w:after="40"/>
              <w:ind w:firstLine="0"/>
              <w:jc w:val="center"/>
              <w:rPr>
                <w:ins w:id="30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B97623" w14:textId="77777777" w:rsidR="000F713F" w:rsidRPr="000F713F" w:rsidRDefault="000F713F" w:rsidP="000F713F">
            <w:pPr>
              <w:keepLines/>
              <w:numPr>
                <w:ilvl w:val="0"/>
                <w:numId w:val="33"/>
              </w:numPr>
              <w:spacing w:before="40" w:after="40"/>
              <w:ind w:firstLine="0"/>
              <w:jc w:val="center"/>
              <w:rPr>
                <w:ins w:id="304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DF5F01C" w14:textId="77777777" w:rsidR="000F713F" w:rsidRPr="000F713F" w:rsidRDefault="000F713F" w:rsidP="000F713F">
            <w:pPr>
              <w:keepLines/>
              <w:numPr>
                <w:ilvl w:val="0"/>
                <w:numId w:val="33"/>
              </w:numPr>
              <w:spacing w:before="40" w:after="40"/>
              <w:ind w:firstLine="0"/>
              <w:jc w:val="center"/>
              <w:rPr>
                <w:ins w:id="304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F094261" w14:textId="77777777" w:rsidR="000F713F" w:rsidRPr="000F713F" w:rsidRDefault="000F713F" w:rsidP="000F713F">
            <w:pPr>
              <w:keepLines/>
              <w:numPr>
                <w:ilvl w:val="0"/>
                <w:numId w:val="33"/>
              </w:numPr>
              <w:spacing w:before="40" w:after="40"/>
              <w:ind w:firstLine="0"/>
              <w:jc w:val="center"/>
              <w:rPr>
                <w:ins w:id="304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14465C4" w14:textId="77777777" w:rsidR="000F713F" w:rsidRPr="000F713F" w:rsidRDefault="000F713F" w:rsidP="000F713F">
            <w:pPr>
              <w:keepLines/>
              <w:numPr>
                <w:ilvl w:val="0"/>
                <w:numId w:val="33"/>
              </w:numPr>
              <w:spacing w:before="40" w:after="40"/>
              <w:ind w:firstLine="0"/>
              <w:jc w:val="center"/>
              <w:rPr>
                <w:ins w:id="304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010AF0" w14:textId="77777777" w:rsidR="000F713F" w:rsidRPr="000F713F" w:rsidRDefault="000F713F" w:rsidP="000F713F">
            <w:pPr>
              <w:keepLines/>
              <w:numPr>
                <w:ilvl w:val="0"/>
                <w:numId w:val="33"/>
              </w:numPr>
              <w:spacing w:before="40" w:after="40"/>
              <w:ind w:firstLine="0"/>
              <w:jc w:val="center"/>
              <w:rPr>
                <w:ins w:id="304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B0D60E4" w14:textId="77777777" w:rsidR="000F713F" w:rsidRPr="000F713F" w:rsidRDefault="000F713F" w:rsidP="000F713F">
            <w:pPr>
              <w:keepLines/>
              <w:numPr>
                <w:ilvl w:val="0"/>
                <w:numId w:val="33"/>
              </w:numPr>
              <w:spacing w:before="40" w:after="40"/>
              <w:ind w:firstLine="0"/>
              <w:jc w:val="center"/>
              <w:rPr>
                <w:ins w:id="304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B4B0483" w14:textId="77777777" w:rsidR="000F713F" w:rsidRPr="000F713F" w:rsidRDefault="000F713F" w:rsidP="000F713F">
            <w:pPr>
              <w:keepLines/>
              <w:numPr>
                <w:ilvl w:val="0"/>
                <w:numId w:val="33"/>
              </w:numPr>
              <w:spacing w:before="40" w:after="40"/>
              <w:ind w:firstLine="0"/>
              <w:jc w:val="center"/>
              <w:rPr>
                <w:ins w:id="3047" w:author="Huawei" w:date="2018-03-28T15:01:00Z"/>
                <w:rFonts w:ascii="Times New Roman" w:eastAsia="SimSun" w:hAnsi="Times New Roman"/>
                <w:color w:val="000000"/>
                <w:kern w:val="24"/>
                <w:sz w:val="16"/>
                <w:szCs w:val="18"/>
                <w:lang w:eastAsia="x-none"/>
              </w:rPr>
            </w:pPr>
          </w:p>
        </w:tc>
      </w:tr>
      <w:tr w:rsidR="000F713F" w:rsidRPr="000F713F" w14:paraId="68905920" w14:textId="77777777" w:rsidTr="000F713F">
        <w:trPr>
          <w:cantSplit/>
          <w:jc w:val="center"/>
          <w:ins w:id="3048"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EF21AB" w14:textId="77777777" w:rsidR="000F713F" w:rsidRPr="000F713F" w:rsidRDefault="000F713F" w:rsidP="000F713F">
            <w:pPr>
              <w:ind w:left="720" w:hanging="720"/>
              <w:rPr>
                <w:ins w:id="304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47EB711E" w14:textId="77777777" w:rsidR="000F713F" w:rsidRPr="000F713F" w:rsidRDefault="000F713F" w:rsidP="000F713F">
            <w:pPr>
              <w:keepLines/>
              <w:numPr>
                <w:ilvl w:val="0"/>
                <w:numId w:val="33"/>
              </w:numPr>
              <w:spacing w:before="40" w:after="40"/>
              <w:ind w:firstLine="0"/>
              <w:jc w:val="center"/>
              <w:rPr>
                <w:ins w:id="3050" w:author="Huawei" w:date="2018-03-28T15:01:00Z"/>
                <w:rFonts w:ascii="Times New Roman" w:eastAsia="SimSun" w:hAnsi="Times New Roman"/>
                <w:kern w:val="2"/>
                <w:sz w:val="16"/>
                <w:szCs w:val="18"/>
                <w:lang w:eastAsia="x-none"/>
              </w:rPr>
            </w:pPr>
            <w:ins w:id="3051"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lgZSA</w:t>
              </w:r>
            </w:ins>
          </w:p>
        </w:tc>
        <w:tc>
          <w:tcPr>
            <w:tcW w:w="411" w:type="pct"/>
            <w:tcBorders>
              <w:top w:val="single" w:sz="4" w:space="0" w:color="auto"/>
              <w:left w:val="single" w:sz="4" w:space="0" w:color="auto"/>
              <w:bottom w:val="single" w:sz="4" w:space="0" w:color="auto"/>
              <w:right w:val="single" w:sz="4" w:space="0" w:color="auto"/>
            </w:tcBorders>
          </w:tcPr>
          <w:p w14:paraId="2E5F5721" w14:textId="77777777" w:rsidR="000F713F" w:rsidRPr="000F713F" w:rsidRDefault="000F713F" w:rsidP="000F713F">
            <w:pPr>
              <w:keepLines/>
              <w:numPr>
                <w:ilvl w:val="0"/>
                <w:numId w:val="33"/>
              </w:numPr>
              <w:spacing w:before="40" w:after="40"/>
              <w:ind w:firstLine="0"/>
              <w:jc w:val="center"/>
              <w:rPr>
                <w:ins w:id="305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A9E4E8E" w14:textId="77777777" w:rsidR="000F713F" w:rsidRPr="000F713F" w:rsidRDefault="000F713F" w:rsidP="000F713F">
            <w:pPr>
              <w:keepLines/>
              <w:numPr>
                <w:ilvl w:val="0"/>
                <w:numId w:val="33"/>
              </w:numPr>
              <w:spacing w:before="40" w:after="40"/>
              <w:ind w:firstLine="0"/>
              <w:jc w:val="center"/>
              <w:rPr>
                <w:ins w:id="30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384E97" w14:textId="77777777" w:rsidR="000F713F" w:rsidRPr="000F713F" w:rsidRDefault="000F713F" w:rsidP="000F713F">
            <w:pPr>
              <w:keepLines/>
              <w:numPr>
                <w:ilvl w:val="0"/>
                <w:numId w:val="33"/>
              </w:numPr>
              <w:spacing w:before="40" w:after="40"/>
              <w:ind w:firstLine="0"/>
              <w:jc w:val="center"/>
              <w:rPr>
                <w:ins w:id="305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92BC8C0" w14:textId="77777777" w:rsidR="000F713F" w:rsidRPr="000F713F" w:rsidRDefault="000F713F" w:rsidP="000F713F">
            <w:pPr>
              <w:keepLines/>
              <w:numPr>
                <w:ilvl w:val="0"/>
                <w:numId w:val="33"/>
              </w:numPr>
              <w:spacing w:before="40" w:after="40"/>
              <w:ind w:firstLine="0"/>
              <w:jc w:val="center"/>
              <w:rPr>
                <w:ins w:id="305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C15C0C" w14:textId="77777777" w:rsidR="000F713F" w:rsidRPr="000F713F" w:rsidRDefault="000F713F" w:rsidP="000F713F">
            <w:pPr>
              <w:keepLines/>
              <w:numPr>
                <w:ilvl w:val="0"/>
                <w:numId w:val="33"/>
              </w:numPr>
              <w:spacing w:before="40" w:after="40"/>
              <w:ind w:firstLine="0"/>
              <w:jc w:val="center"/>
              <w:rPr>
                <w:ins w:id="305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F4FA38" w14:textId="77777777" w:rsidR="000F713F" w:rsidRPr="000F713F" w:rsidRDefault="000F713F" w:rsidP="000F713F">
            <w:pPr>
              <w:keepLines/>
              <w:numPr>
                <w:ilvl w:val="0"/>
                <w:numId w:val="33"/>
              </w:numPr>
              <w:spacing w:before="40" w:after="40"/>
              <w:ind w:firstLine="0"/>
              <w:jc w:val="center"/>
              <w:rPr>
                <w:ins w:id="305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C302995" w14:textId="77777777" w:rsidR="000F713F" w:rsidRPr="000F713F" w:rsidRDefault="000F713F" w:rsidP="000F713F">
            <w:pPr>
              <w:keepLines/>
              <w:numPr>
                <w:ilvl w:val="0"/>
                <w:numId w:val="33"/>
              </w:numPr>
              <w:spacing w:before="40" w:after="40"/>
              <w:ind w:firstLine="0"/>
              <w:jc w:val="center"/>
              <w:rPr>
                <w:ins w:id="305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B820E8" w14:textId="77777777" w:rsidR="000F713F" w:rsidRPr="000F713F" w:rsidRDefault="000F713F" w:rsidP="000F713F">
            <w:pPr>
              <w:keepLines/>
              <w:numPr>
                <w:ilvl w:val="0"/>
                <w:numId w:val="33"/>
              </w:numPr>
              <w:spacing w:before="40" w:after="40"/>
              <w:ind w:firstLine="0"/>
              <w:jc w:val="center"/>
              <w:rPr>
                <w:ins w:id="305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8D32DC9" w14:textId="77777777" w:rsidR="000F713F" w:rsidRPr="000F713F" w:rsidRDefault="000F713F" w:rsidP="000F713F">
            <w:pPr>
              <w:keepLines/>
              <w:numPr>
                <w:ilvl w:val="0"/>
                <w:numId w:val="33"/>
              </w:numPr>
              <w:spacing w:before="40" w:after="40"/>
              <w:ind w:firstLine="0"/>
              <w:jc w:val="center"/>
              <w:rPr>
                <w:ins w:id="3060" w:author="Huawei" w:date="2018-03-28T15:01:00Z"/>
                <w:rFonts w:ascii="Times New Roman" w:eastAsia="SimSun" w:hAnsi="Times New Roman"/>
                <w:color w:val="000000"/>
                <w:kern w:val="24"/>
                <w:sz w:val="16"/>
                <w:szCs w:val="18"/>
                <w:lang w:eastAsia="x-none"/>
              </w:rPr>
            </w:pPr>
          </w:p>
        </w:tc>
      </w:tr>
      <w:tr w:rsidR="000F713F" w:rsidRPr="000F713F" w14:paraId="6570EAEA" w14:textId="77777777" w:rsidTr="000F713F">
        <w:trPr>
          <w:cantSplit/>
          <w:jc w:val="center"/>
          <w:ins w:id="3061" w:author="Huawei" w:date="2018-03-28T15:0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04B80A0E" w14:textId="77777777" w:rsidR="000F713F" w:rsidRPr="000F713F" w:rsidRDefault="000F713F" w:rsidP="000F713F">
            <w:pPr>
              <w:keepLines/>
              <w:numPr>
                <w:ilvl w:val="0"/>
                <w:numId w:val="33"/>
              </w:numPr>
              <w:spacing w:before="40" w:after="40"/>
              <w:ind w:firstLine="0"/>
              <w:jc w:val="center"/>
              <w:rPr>
                <w:ins w:id="3062" w:author="Huawei" w:date="2018-03-28T15:01:00Z"/>
                <w:rFonts w:ascii="Times New Roman" w:eastAsia="SimSun" w:hAnsi="Times New Roman"/>
                <w:kern w:val="2"/>
                <w:sz w:val="16"/>
                <w:szCs w:val="18"/>
                <w:lang w:eastAsia="x-none"/>
              </w:rPr>
            </w:pPr>
            <w:ins w:id="3063" w:author="Huawei" w:date="2018-03-28T15:01:00Z">
              <w:r w:rsidRPr="000F713F">
                <w:rPr>
                  <w:rFonts w:ascii="Times New Roman" w:eastAsia="SimSun" w:hAnsi="Times New Roman"/>
                  <w:sz w:val="16"/>
                  <w:szCs w:val="18"/>
                  <w:lang w:eastAsia="x-none"/>
                </w:rPr>
                <w:t>ZOD spread (ZSD)</w:t>
              </w:r>
            </w:ins>
          </w:p>
          <w:p w14:paraId="23665E01" w14:textId="77777777" w:rsidR="000F713F" w:rsidRPr="000F713F" w:rsidRDefault="000F713F" w:rsidP="000F713F">
            <w:pPr>
              <w:keepLines/>
              <w:numPr>
                <w:ilvl w:val="0"/>
                <w:numId w:val="33"/>
              </w:numPr>
              <w:spacing w:before="40" w:after="40"/>
              <w:ind w:firstLine="0"/>
              <w:jc w:val="center"/>
              <w:rPr>
                <w:ins w:id="3064" w:author="Huawei" w:date="2018-03-28T15:01:00Z"/>
                <w:rFonts w:ascii="Times New Roman" w:eastAsia="SimSun" w:hAnsi="Times New Roman" w:cs="Arial"/>
                <w:sz w:val="16"/>
                <w:szCs w:val="18"/>
                <w:lang w:eastAsia="x-none"/>
              </w:rPr>
            </w:pPr>
            <w:ins w:id="3065" w:author="Huawei" w:date="2018-03-28T15:01:00Z">
              <w:r w:rsidRPr="000F713F">
                <w:rPr>
                  <w:rFonts w:ascii="Times New Roman" w:eastAsia="SimSun" w:hAnsi="Times New Roman"/>
                  <w:sz w:val="16"/>
                  <w:szCs w:val="18"/>
                  <w:lang w:eastAsia="x-none"/>
                </w:rPr>
                <w:t>lgZSA=log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(ZSD/1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29311891" w14:textId="77777777" w:rsidR="000F713F" w:rsidRPr="000F713F" w:rsidRDefault="000F713F" w:rsidP="000F713F">
            <w:pPr>
              <w:keepLines/>
              <w:numPr>
                <w:ilvl w:val="0"/>
                <w:numId w:val="33"/>
              </w:numPr>
              <w:spacing w:before="40" w:after="40"/>
              <w:ind w:firstLine="0"/>
              <w:jc w:val="center"/>
              <w:rPr>
                <w:ins w:id="3066" w:author="Huawei" w:date="2018-03-28T15:01:00Z"/>
                <w:rFonts w:ascii="Symbol" w:eastAsia="SimSun" w:hAnsi="Symbol"/>
                <w:i/>
                <w:sz w:val="16"/>
                <w:szCs w:val="18"/>
                <w:lang w:eastAsia="x-none"/>
              </w:rPr>
            </w:pPr>
            <w:ins w:id="3067"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lgZSD</w:t>
              </w:r>
            </w:ins>
          </w:p>
        </w:tc>
        <w:tc>
          <w:tcPr>
            <w:tcW w:w="411" w:type="pct"/>
            <w:tcBorders>
              <w:top w:val="single" w:sz="4" w:space="0" w:color="auto"/>
              <w:left w:val="single" w:sz="4" w:space="0" w:color="auto"/>
              <w:bottom w:val="single" w:sz="4" w:space="0" w:color="auto"/>
              <w:right w:val="single" w:sz="4" w:space="0" w:color="auto"/>
            </w:tcBorders>
          </w:tcPr>
          <w:p w14:paraId="5B884219" w14:textId="77777777" w:rsidR="000F713F" w:rsidRPr="000F713F" w:rsidRDefault="000F713F" w:rsidP="000F713F">
            <w:pPr>
              <w:keepLines/>
              <w:numPr>
                <w:ilvl w:val="0"/>
                <w:numId w:val="33"/>
              </w:numPr>
              <w:spacing w:before="40" w:after="40"/>
              <w:ind w:firstLine="0"/>
              <w:jc w:val="center"/>
              <w:rPr>
                <w:ins w:id="306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55CA79B" w14:textId="77777777" w:rsidR="000F713F" w:rsidRPr="000F713F" w:rsidRDefault="000F713F" w:rsidP="000F713F">
            <w:pPr>
              <w:keepLines/>
              <w:numPr>
                <w:ilvl w:val="0"/>
                <w:numId w:val="33"/>
              </w:numPr>
              <w:spacing w:before="40" w:after="40"/>
              <w:ind w:firstLine="0"/>
              <w:jc w:val="center"/>
              <w:rPr>
                <w:ins w:id="306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9695B7" w14:textId="77777777" w:rsidR="000F713F" w:rsidRPr="000F713F" w:rsidRDefault="000F713F" w:rsidP="000F713F">
            <w:pPr>
              <w:keepLines/>
              <w:numPr>
                <w:ilvl w:val="0"/>
                <w:numId w:val="33"/>
              </w:numPr>
              <w:spacing w:before="40" w:after="40"/>
              <w:ind w:firstLine="0"/>
              <w:jc w:val="center"/>
              <w:rPr>
                <w:ins w:id="307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FA4DFF" w14:textId="77777777" w:rsidR="000F713F" w:rsidRPr="000F713F" w:rsidRDefault="000F713F" w:rsidP="000F713F">
            <w:pPr>
              <w:keepLines/>
              <w:numPr>
                <w:ilvl w:val="0"/>
                <w:numId w:val="33"/>
              </w:numPr>
              <w:spacing w:before="40" w:after="40"/>
              <w:ind w:firstLine="0"/>
              <w:jc w:val="center"/>
              <w:rPr>
                <w:ins w:id="307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8EF22C" w14:textId="77777777" w:rsidR="000F713F" w:rsidRPr="000F713F" w:rsidRDefault="000F713F" w:rsidP="000F713F">
            <w:pPr>
              <w:keepLines/>
              <w:numPr>
                <w:ilvl w:val="0"/>
                <w:numId w:val="33"/>
              </w:numPr>
              <w:spacing w:before="40" w:after="40"/>
              <w:ind w:firstLine="0"/>
              <w:jc w:val="center"/>
              <w:rPr>
                <w:ins w:id="307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8ED6736" w14:textId="77777777" w:rsidR="000F713F" w:rsidRPr="000F713F" w:rsidRDefault="000F713F" w:rsidP="000F713F">
            <w:pPr>
              <w:keepLines/>
              <w:numPr>
                <w:ilvl w:val="0"/>
                <w:numId w:val="33"/>
              </w:numPr>
              <w:spacing w:before="40" w:after="40"/>
              <w:ind w:firstLine="0"/>
              <w:jc w:val="center"/>
              <w:rPr>
                <w:ins w:id="307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69D6BAA" w14:textId="77777777" w:rsidR="000F713F" w:rsidRPr="000F713F" w:rsidRDefault="000F713F" w:rsidP="000F713F">
            <w:pPr>
              <w:keepLines/>
              <w:numPr>
                <w:ilvl w:val="0"/>
                <w:numId w:val="33"/>
              </w:numPr>
              <w:spacing w:before="40" w:after="40"/>
              <w:ind w:firstLine="0"/>
              <w:jc w:val="center"/>
              <w:rPr>
                <w:ins w:id="30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384BED" w14:textId="77777777" w:rsidR="000F713F" w:rsidRPr="000F713F" w:rsidRDefault="000F713F" w:rsidP="000F713F">
            <w:pPr>
              <w:keepLines/>
              <w:numPr>
                <w:ilvl w:val="0"/>
                <w:numId w:val="33"/>
              </w:numPr>
              <w:spacing w:before="40" w:after="40"/>
              <w:ind w:firstLine="0"/>
              <w:jc w:val="center"/>
              <w:rPr>
                <w:ins w:id="307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AC57D9E" w14:textId="77777777" w:rsidR="000F713F" w:rsidRPr="000F713F" w:rsidRDefault="000F713F" w:rsidP="000F713F">
            <w:pPr>
              <w:keepLines/>
              <w:numPr>
                <w:ilvl w:val="0"/>
                <w:numId w:val="33"/>
              </w:numPr>
              <w:spacing w:before="40" w:after="40"/>
              <w:ind w:firstLine="0"/>
              <w:jc w:val="center"/>
              <w:rPr>
                <w:ins w:id="3076" w:author="Huawei" w:date="2018-03-28T15:01:00Z"/>
                <w:rFonts w:ascii="Times New Roman" w:eastAsia="SimSun" w:hAnsi="Times New Roman"/>
                <w:color w:val="000000"/>
                <w:kern w:val="24"/>
                <w:sz w:val="16"/>
                <w:szCs w:val="18"/>
                <w:lang w:eastAsia="x-none"/>
              </w:rPr>
            </w:pPr>
          </w:p>
        </w:tc>
      </w:tr>
      <w:tr w:rsidR="000F713F" w:rsidRPr="000F713F" w14:paraId="07074A07" w14:textId="77777777" w:rsidTr="000F713F">
        <w:trPr>
          <w:cantSplit/>
          <w:jc w:val="center"/>
          <w:ins w:id="3077" w:author="Huawei" w:date="2018-03-28T15:0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F10F04" w14:textId="77777777" w:rsidR="000F713F" w:rsidRPr="000F713F" w:rsidRDefault="000F713F" w:rsidP="000F713F">
            <w:pPr>
              <w:ind w:left="720" w:hanging="720"/>
              <w:rPr>
                <w:ins w:id="3078"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35D9D788" w14:textId="77777777" w:rsidR="000F713F" w:rsidRPr="000F713F" w:rsidRDefault="000F713F" w:rsidP="000F713F">
            <w:pPr>
              <w:keepLines/>
              <w:numPr>
                <w:ilvl w:val="0"/>
                <w:numId w:val="33"/>
              </w:numPr>
              <w:spacing w:before="40" w:after="40"/>
              <w:ind w:firstLine="0"/>
              <w:jc w:val="center"/>
              <w:rPr>
                <w:ins w:id="3079" w:author="Huawei" w:date="2018-03-28T15:01:00Z"/>
                <w:rFonts w:ascii="Symbol" w:eastAsia="SimSun" w:hAnsi="Symbol"/>
                <w:i/>
                <w:kern w:val="2"/>
                <w:sz w:val="16"/>
                <w:szCs w:val="18"/>
                <w:lang w:eastAsia="x-none"/>
              </w:rPr>
            </w:pPr>
            <w:ins w:id="3080"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lgZSD</w:t>
              </w:r>
            </w:ins>
          </w:p>
        </w:tc>
        <w:tc>
          <w:tcPr>
            <w:tcW w:w="411" w:type="pct"/>
            <w:tcBorders>
              <w:top w:val="single" w:sz="4" w:space="0" w:color="auto"/>
              <w:left w:val="single" w:sz="4" w:space="0" w:color="auto"/>
              <w:bottom w:val="single" w:sz="4" w:space="0" w:color="auto"/>
              <w:right w:val="single" w:sz="4" w:space="0" w:color="auto"/>
            </w:tcBorders>
          </w:tcPr>
          <w:p w14:paraId="012E5666" w14:textId="77777777" w:rsidR="000F713F" w:rsidRPr="000F713F" w:rsidRDefault="000F713F" w:rsidP="000F713F">
            <w:pPr>
              <w:keepLines/>
              <w:numPr>
                <w:ilvl w:val="0"/>
                <w:numId w:val="33"/>
              </w:numPr>
              <w:spacing w:before="40" w:after="40"/>
              <w:ind w:firstLine="0"/>
              <w:jc w:val="center"/>
              <w:rPr>
                <w:ins w:id="308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9B5404C" w14:textId="77777777" w:rsidR="000F713F" w:rsidRPr="000F713F" w:rsidRDefault="000F713F" w:rsidP="000F713F">
            <w:pPr>
              <w:keepLines/>
              <w:numPr>
                <w:ilvl w:val="0"/>
                <w:numId w:val="33"/>
              </w:numPr>
              <w:spacing w:before="40" w:after="40"/>
              <w:ind w:firstLine="0"/>
              <w:jc w:val="center"/>
              <w:rPr>
                <w:ins w:id="308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9709B1E" w14:textId="77777777" w:rsidR="000F713F" w:rsidRPr="000F713F" w:rsidRDefault="000F713F" w:rsidP="000F713F">
            <w:pPr>
              <w:keepLines/>
              <w:numPr>
                <w:ilvl w:val="0"/>
                <w:numId w:val="33"/>
              </w:numPr>
              <w:spacing w:before="40" w:after="40"/>
              <w:ind w:firstLine="0"/>
              <w:jc w:val="center"/>
              <w:rPr>
                <w:ins w:id="308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FBCEB4" w14:textId="77777777" w:rsidR="000F713F" w:rsidRPr="000F713F" w:rsidRDefault="000F713F" w:rsidP="000F713F">
            <w:pPr>
              <w:keepLines/>
              <w:numPr>
                <w:ilvl w:val="0"/>
                <w:numId w:val="33"/>
              </w:numPr>
              <w:spacing w:before="40" w:after="40"/>
              <w:ind w:firstLine="0"/>
              <w:jc w:val="center"/>
              <w:rPr>
                <w:ins w:id="308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358C16" w14:textId="77777777" w:rsidR="000F713F" w:rsidRPr="000F713F" w:rsidRDefault="000F713F" w:rsidP="000F713F">
            <w:pPr>
              <w:keepLines/>
              <w:numPr>
                <w:ilvl w:val="0"/>
                <w:numId w:val="33"/>
              </w:numPr>
              <w:spacing w:before="40" w:after="40"/>
              <w:ind w:firstLine="0"/>
              <w:jc w:val="center"/>
              <w:rPr>
                <w:ins w:id="30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34BE06B" w14:textId="77777777" w:rsidR="000F713F" w:rsidRPr="000F713F" w:rsidRDefault="000F713F" w:rsidP="000F713F">
            <w:pPr>
              <w:keepLines/>
              <w:numPr>
                <w:ilvl w:val="0"/>
                <w:numId w:val="33"/>
              </w:numPr>
              <w:spacing w:before="40" w:after="40"/>
              <w:ind w:firstLine="0"/>
              <w:jc w:val="center"/>
              <w:rPr>
                <w:ins w:id="30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0ED13BA" w14:textId="77777777" w:rsidR="000F713F" w:rsidRPr="000F713F" w:rsidRDefault="000F713F" w:rsidP="000F713F">
            <w:pPr>
              <w:keepLines/>
              <w:numPr>
                <w:ilvl w:val="0"/>
                <w:numId w:val="33"/>
              </w:numPr>
              <w:spacing w:before="40" w:after="40"/>
              <w:ind w:firstLine="0"/>
              <w:jc w:val="center"/>
              <w:rPr>
                <w:ins w:id="30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1AC2E1" w14:textId="77777777" w:rsidR="000F713F" w:rsidRPr="000F713F" w:rsidRDefault="000F713F" w:rsidP="000F713F">
            <w:pPr>
              <w:keepLines/>
              <w:numPr>
                <w:ilvl w:val="0"/>
                <w:numId w:val="33"/>
              </w:numPr>
              <w:spacing w:before="40" w:after="40"/>
              <w:ind w:firstLine="0"/>
              <w:jc w:val="center"/>
              <w:rPr>
                <w:ins w:id="308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7B2F253" w14:textId="77777777" w:rsidR="000F713F" w:rsidRPr="000F713F" w:rsidRDefault="000F713F" w:rsidP="000F713F">
            <w:pPr>
              <w:keepLines/>
              <w:numPr>
                <w:ilvl w:val="0"/>
                <w:numId w:val="33"/>
              </w:numPr>
              <w:spacing w:before="40" w:after="40"/>
              <w:ind w:firstLine="0"/>
              <w:jc w:val="center"/>
              <w:rPr>
                <w:ins w:id="3089" w:author="Huawei" w:date="2018-03-28T15:01:00Z"/>
                <w:rFonts w:ascii="Times New Roman" w:eastAsia="SimSun" w:hAnsi="Times New Roman"/>
                <w:color w:val="000000"/>
                <w:kern w:val="24"/>
                <w:sz w:val="16"/>
                <w:szCs w:val="18"/>
                <w:lang w:eastAsia="x-none"/>
              </w:rPr>
            </w:pPr>
          </w:p>
        </w:tc>
      </w:tr>
      <w:tr w:rsidR="000F713F" w:rsidRPr="000F713F" w14:paraId="70C3FECE" w14:textId="77777777" w:rsidTr="000F713F">
        <w:trPr>
          <w:cantSplit/>
          <w:trHeight w:val="466"/>
          <w:jc w:val="center"/>
          <w:ins w:id="3090" w:author="Huawei" w:date="2018-03-28T15:01:00Z"/>
        </w:trPr>
        <w:tc>
          <w:tcPr>
            <w:tcW w:w="0" w:type="auto"/>
            <w:tcBorders>
              <w:top w:val="single" w:sz="4" w:space="0" w:color="auto"/>
              <w:left w:val="single" w:sz="4" w:space="0" w:color="auto"/>
              <w:bottom w:val="single" w:sz="4" w:space="0" w:color="auto"/>
              <w:right w:val="single" w:sz="4" w:space="0" w:color="auto"/>
            </w:tcBorders>
            <w:vAlign w:val="center"/>
          </w:tcPr>
          <w:p w14:paraId="3DAF99ED" w14:textId="77777777" w:rsidR="000F713F" w:rsidRPr="000F713F" w:rsidRDefault="000F713F" w:rsidP="000F713F">
            <w:pPr>
              <w:ind w:left="720" w:hanging="720"/>
              <w:rPr>
                <w:ins w:id="3091" w:author="Huawei" w:date="2018-03-28T15:01:00Z"/>
                <w:rFonts w:ascii="Arial" w:eastAsia="Malgun Gothic" w:hAnsi="Arial" w:cs="Arial"/>
                <w:kern w:val="2"/>
                <w:sz w:val="16"/>
                <w:szCs w:val="18"/>
              </w:rPr>
            </w:pPr>
            <w:ins w:id="3092" w:author="Huawei" w:date="2018-03-28T15:01:00Z">
              <w:r w:rsidRPr="000F713F">
                <w:rPr>
                  <w:rFonts w:ascii="Arial" w:eastAsia="Malgun Gothic" w:hAnsi="Arial" w:cs="Arial"/>
                  <w:kern w:val="2"/>
                  <w:sz w:val="16"/>
                  <w:szCs w:val="18"/>
                </w:rPr>
                <w:t>Shadow fading (SF) [dB]</w:t>
              </w:r>
            </w:ins>
          </w:p>
        </w:tc>
        <w:tc>
          <w:tcPr>
            <w:tcW w:w="358" w:type="pct"/>
            <w:tcBorders>
              <w:top w:val="single" w:sz="4" w:space="0" w:color="auto"/>
              <w:left w:val="single" w:sz="4" w:space="0" w:color="auto"/>
              <w:bottom w:val="single" w:sz="4" w:space="0" w:color="auto"/>
              <w:right w:val="single" w:sz="4" w:space="0" w:color="auto"/>
            </w:tcBorders>
            <w:vAlign w:val="center"/>
          </w:tcPr>
          <w:p w14:paraId="14B0F975" w14:textId="77777777" w:rsidR="000F713F" w:rsidRPr="000F713F" w:rsidRDefault="000F713F" w:rsidP="000F713F">
            <w:pPr>
              <w:keepLines/>
              <w:numPr>
                <w:ilvl w:val="0"/>
                <w:numId w:val="33"/>
              </w:numPr>
              <w:spacing w:before="40" w:after="40"/>
              <w:ind w:firstLine="0"/>
              <w:jc w:val="center"/>
              <w:rPr>
                <w:ins w:id="3093" w:author="Huawei" w:date="2018-03-28T15:01:00Z"/>
                <w:rFonts w:ascii="Symbol" w:eastAsia="SimSun" w:hAnsi="Symbol"/>
                <w:i/>
                <w:sz w:val="16"/>
                <w:szCs w:val="18"/>
                <w:lang w:eastAsia="x-none"/>
              </w:rPr>
            </w:pPr>
            <w:ins w:id="3094" w:author="Huawei" w:date="2018-03-28T15:0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645EC79B" w14:textId="77777777" w:rsidR="000F713F" w:rsidRPr="000F713F" w:rsidRDefault="000F713F" w:rsidP="000F713F">
            <w:pPr>
              <w:keepLines/>
              <w:numPr>
                <w:ilvl w:val="0"/>
                <w:numId w:val="33"/>
              </w:numPr>
              <w:spacing w:before="40" w:after="40"/>
              <w:ind w:firstLine="0"/>
              <w:jc w:val="center"/>
              <w:rPr>
                <w:ins w:id="309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31C77CD" w14:textId="77777777" w:rsidR="000F713F" w:rsidRPr="000F713F" w:rsidRDefault="000F713F" w:rsidP="000F713F">
            <w:pPr>
              <w:keepLines/>
              <w:numPr>
                <w:ilvl w:val="0"/>
                <w:numId w:val="33"/>
              </w:numPr>
              <w:spacing w:before="40" w:after="40"/>
              <w:ind w:firstLine="0"/>
              <w:jc w:val="center"/>
              <w:rPr>
                <w:ins w:id="309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2CBBEE" w14:textId="77777777" w:rsidR="000F713F" w:rsidRPr="000F713F" w:rsidRDefault="000F713F" w:rsidP="000F713F">
            <w:pPr>
              <w:keepLines/>
              <w:numPr>
                <w:ilvl w:val="0"/>
                <w:numId w:val="33"/>
              </w:numPr>
              <w:spacing w:before="40" w:after="40"/>
              <w:ind w:firstLine="0"/>
              <w:jc w:val="center"/>
              <w:rPr>
                <w:ins w:id="309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3265BD" w14:textId="77777777" w:rsidR="000F713F" w:rsidRPr="000F713F" w:rsidRDefault="000F713F" w:rsidP="000F713F">
            <w:pPr>
              <w:keepLines/>
              <w:numPr>
                <w:ilvl w:val="0"/>
                <w:numId w:val="33"/>
              </w:numPr>
              <w:spacing w:before="40" w:after="40"/>
              <w:ind w:firstLine="0"/>
              <w:jc w:val="center"/>
              <w:rPr>
                <w:ins w:id="30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75DA0E" w14:textId="77777777" w:rsidR="000F713F" w:rsidRPr="000F713F" w:rsidRDefault="000F713F" w:rsidP="000F713F">
            <w:pPr>
              <w:keepLines/>
              <w:numPr>
                <w:ilvl w:val="0"/>
                <w:numId w:val="33"/>
              </w:numPr>
              <w:spacing w:before="40" w:after="40"/>
              <w:ind w:firstLine="0"/>
              <w:jc w:val="center"/>
              <w:rPr>
                <w:ins w:id="30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3B0F1F" w14:textId="77777777" w:rsidR="000F713F" w:rsidRPr="000F713F" w:rsidRDefault="000F713F" w:rsidP="000F713F">
            <w:pPr>
              <w:keepLines/>
              <w:numPr>
                <w:ilvl w:val="0"/>
                <w:numId w:val="33"/>
              </w:numPr>
              <w:spacing w:before="40" w:after="40"/>
              <w:ind w:firstLine="0"/>
              <w:jc w:val="center"/>
              <w:rPr>
                <w:ins w:id="31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BFEF68" w14:textId="77777777" w:rsidR="000F713F" w:rsidRPr="000F713F" w:rsidRDefault="000F713F" w:rsidP="000F713F">
            <w:pPr>
              <w:keepLines/>
              <w:numPr>
                <w:ilvl w:val="0"/>
                <w:numId w:val="33"/>
              </w:numPr>
              <w:spacing w:before="40" w:after="40"/>
              <w:ind w:firstLine="0"/>
              <w:jc w:val="center"/>
              <w:rPr>
                <w:ins w:id="310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5025C7" w14:textId="77777777" w:rsidR="000F713F" w:rsidRPr="000F713F" w:rsidRDefault="000F713F" w:rsidP="000F713F">
            <w:pPr>
              <w:keepLines/>
              <w:numPr>
                <w:ilvl w:val="0"/>
                <w:numId w:val="33"/>
              </w:numPr>
              <w:spacing w:before="40" w:after="40"/>
              <w:ind w:firstLine="0"/>
              <w:jc w:val="center"/>
              <w:rPr>
                <w:ins w:id="310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CC5F13A" w14:textId="77777777" w:rsidR="000F713F" w:rsidRPr="000F713F" w:rsidRDefault="000F713F" w:rsidP="000F713F">
            <w:pPr>
              <w:keepLines/>
              <w:numPr>
                <w:ilvl w:val="0"/>
                <w:numId w:val="33"/>
              </w:numPr>
              <w:spacing w:before="40" w:after="40"/>
              <w:ind w:firstLine="0"/>
              <w:jc w:val="center"/>
              <w:rPr>
                <w:ins w:id="3103" w:author="Huawei" w:date="2018-03-28T15:01:00Z"/>
                <w:rFonts w:ascii="Times New Roman" w:eastAsia="SimSun" w:hAnsi="Times New Roman"/>
                <w:color w:val="000000"/>
                <w:kern w:val="24"/>
                <w:sz w:val="16"/>
                <w:szCs w:val="18"/>
                <w:lang w:eastAsia="x-none"/>
              </w:rPr>
            </w:pPr>
          </w:p>
        </w:tc>
      </w:tr>
      <w:tr w:rsidR="000F713F" w:rsidRPr="000F713F" w14:paraId="5368C7DA" w14:textId="77777777" w:rsidTr="000F713F">
        <w:trPr>
          <w:cantSplit/>
          <w:jc w:val="center"/>
          <w:ins w:id="3104" w:author="Huawei" w:date="2018-03-28T15:01:00Z"/>
        </w:trPr>
        <w:tc>
          <w:tcPr>
            <w:tcW w:w="0" w:type="auto"/>
            <w:vMerge w:val="restart"/>
            <w:tcBorders>
              <w:top w:val="single" w:sz="4" w:space="0" w:color="auto"/>
              <w:left w:val="single" w:sz="4" w:space="0" w:color="auto"/>
              <w:right w:val="single" w:sz="4" w:space="0" w:color="auto"/>
            </w:tcBorders>
            <w:vAlign w:val="center"/>
          </w:tcPr>
          <w:p w14:paraId="2A1322A4" w14:textId="77777777" w:rsidR="000F713F" w:rsidRPr="000F713F" w:rsidRDefault="000F713F" w:rsidP="000F713F">
            <w:pPr>
              <w:ind w:left="720" w:hanging="720"/>
              <w:rPr>
                <w:ins w:id="3105" w:author="Huawei" w:date="2018-03-28T15:01:00Z"/>
                <w:rFonts w:ascii="Arial" w:eastAsia="Malgun Gothic" w:hAnsi="Arial" w:cs="Arial"/>
                <w:kern w:val="2"/>
                <w:sz w:val="16"/>
                <w:szCs w:val="18"/>
              </w:rPr>
            </w:pPr>
            <w:ins w:id="3106" w:author="Huawei" w:date="2018-03-28T15:01:00Z">
              <w:r w:rsidRPr="000F713F">
                <w:rPr>
                  <w:rFonts w:ascii="Arial" w:eastAsia="Malgun Gothic" w:hAnsi="Arial" w:cs="Arial"/>
                  <w:kern w:val="2"/>
                  <w:sz w:val="16"/>
                  <w:szCs w:val="18"/>
                </w:rPr>
                <w:t>K-factor (K) [dB]</w:t>
              </w:r>
            </w:ins>
          </w:p>
        </w:tc>
        <w:tc>
          <w:tcPr>
            <w:tcW w:w="358" w:type="pct"/>
            <w:tcBorders>
              <w:top w:val="single" w:sz="4" w:space="0" w:color="auto"/>
              <w:left w:val="single" w:sz="4" w:space="0" w:color="auto"/>
              <w:bottom w:val="single" w:sz="4" w:space="0" w:color="auto"/>
              <w:right w:val="single" w:sz="4" w:space="0" w:color="auto"/>
            </w:tcBorders>
            <w:vAlign w:val="center"/>
          </w:tcPr>
          <w:p w14:paraId="3B24C685" w14:textId="77777777" w:rsidR="000F713F" w:rsidRPr="000F713F" w:rsidRDefault="000F713F" w:rsidP="000F713F">
            <w:pPr>
              <w:keepLines/>
              <w:numPr>
                <w:ilvl w:val="0"/>
                <w:numId w:val="33"/>
              </w:numPr>
              <w:spacing w:before="40" w:after="40"/>
              <w:ind w:firstLine="0"/>
              <w:jc w:val="center"/>
              <w:rPr>
                <w:ins w:id="3107" w:author="Huawei" w:date="2018-03-28T15:01:00Z"/>
                <w:rFonts w:ascii="Symbol" w:eastAsia="SimSun" w:hAnsi="Symbol"/>
                <w:i/>
                <w:sz w:val="16"/>
                <w:szCs w:val="18"/>
                <w:lang w:eastAsia="x-none"/>
              </w:rPr>
            </w:pPr>
            <w:ins w:id="3108" w:author="Huawei" w:date="2018-03-28T15:0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0CE0A719" w14:textId="77777777" w:rsidR="000F713F" w:rsidRPr="000F713F" w:rsidRDefault="000F713F" w:rsidP="000F713F">
            <w:pPr>
              <w:keepLines/>
              <w:numPr>
                <w:ilvl w:val="0"/>
                <w:numId w:val="33"/>
              </w:numPr>
              <w:spacing w:before="40" w:after="40"/>
              <w:ind w:firstLine="0"/>
              <w:jc w:val="center"/>
              <w:rPr>
                <w:ins w:id="310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1772833" w14:textId="77777777" w:rsidR="000F713F" w:rsidRPr="000F713F" w:rsidRDefault="000F713F" w:rsidP="000F713F">
            <w:pPr>
              <w:keepLines/>
              <w:numPr>
                <w:ilvl w:val="0"/>
                <w:numId w:val="33"/>
              </w:numPr>
              <w:spacing w:before="40" w:after="40"/>
              <w:ind w:firstLine="0"/>
              <w:jc w:val="center"/>
              <w:rPr>
                <w:ins w:id="311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4DF641" w14:textId="77777777" w:rsidR="000F713F" w:rsidRPr="000F713F" w:rsidRDefault="000F713F" w:rsidP="000F713F">
            <w:pPr>
              <w:keepLines/>
              <w:numPr>
                <w:ilvl w:val="0"/>
                <w:numId w:val="33"/>
              </w:numPr>
              <w:spacing w:before="40" w:after="40"/>
              <w:ind w:firstLine="0"/>
              <w:jc w:val="center"/>
              <w:rPr>
                <w:ins w:id="31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ED11A1" w14:textId="77777777" w:rsidR="000F713F" w:rsidRPr="000F713F" w:rsidRDefault="000F713F" w:rsidP="000F713F">
            <w:pPr>
              <w:keepLines/>
              <w:numPr>
                <w:ilvl w:val="0"/>
                <w:numId w:val="33"/>
              </w:numPr>
              <w:spacing w:before="40" w:after="40"/>
              <w:ind w:firstLine="0"/>
              <w:jc w:val="center"/>
              <w:rPr>
                <w:ins w:id="31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CA0442" w14:textId="77777777" w:rsidR="000F713F" w:rsidRPr="000F713F" w:rsidRDefault="000F713F" w:rsidP="000F713F">
            <w:pPr>
              <w:keepLines/>
              <w:numPr>
                <w:ilvl w:val="0"/>
                <w:numId w:val="33"/>
              </w:numPr>
              <w:spacing w:before="40" w:after="40"/>
              <w:ind w:firstLine="0"/>
              <w:jc w:val="center"/>
              <w:rPr>
                <w:ins w:id="31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124FB6" w14:textId="77777777" w:rsidR="000F713F" w:rsidRPr="000F713F" w:rsidRDefault="000F713F" w:rsidP="000F713F">
            <w:pPr>
              <w:keepLines/>
              <w:numPr>
                <w:ilvl w:val="0"/>
                <w:numId w:val="33"/>
              </w:numPr>
              <w:spacing w:before="40" w:after="40"/>
              <w:ind w:firstLine="0"/>
              <w:jc w:val="center"/>
              <w:rPr>
                <w:ins w:id="31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F88DD25" w14:textId="77777777" w:rsidR="000F713F" w:rsidRPr="000F713F" w:rsidRDefault="000F713F" w:rsidP="000F713F">
            <w:pPr>
              <w:keepLines/>
              <w:numPr>
                <w:ilvl w:val="0"/>
                <w:numId w:val="33"/>
              </w:numPr>
              <w:spacing w:before="40" w:after="40"/>
              <w:ind w:firstLine="0"/>
              <w:jc w:val="center"/>
              <w:rPr>
                <w:ins w:id="31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098C129" w14:textId="77777777" w:rsidR="000F713F" w:rsidRPr="000F713F" w:rsidRDefault="000F713F" w:rsidP="000F713F">
            <w:pPr>
              <w:keepLines/>
              <w:numPr>
                <w:ilvl w:val="0"/>
                <w:numId w:val="33"/>
              </w:numPr>
              <w:spacing w:before="40" w:after="40"/>
              <w:ind w:firstLine="0"/>
              <w:jc w:val="center"/>
              <w:rPr>
                <w:ins w:id="311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F37313E" w14:textId="77777777" w:rsidR="000F713F" w:rsidRPr="000F713F" w:rsidRDefault="000F713F" w:rsidP="000F713F">
            <w:pPr>
              <w:keepLines/>
              <w:numPr>
                <w:ilvl w:val="0"/>
                <w:numId w:val="33"/>
              </w:numPr>
              <w:spacing w:before="40" w:after="40"/>
              <w:ind w:firstLine="0"/>
              <w:jc w:val="center"/>
              <w:rPr>
                <w:ins w:id="3117" w:author="Huawei" w:date="2018-03-28T15:01:00Z"/>
                <w:rFonts w:ascii="Times New Roman" w:eastAsia="SimSun" w:hAnsi="Times New Roman"/>
                <w:color w:val="000000"/>
                <w:kern w:val="24"/>
                <w:sz w:val="16"/>
                <w:szCs w:val="18"/>
                <w:lang w:eastAsia="x-none"/>
              </w:rPr>
            </w:pPr>
          </w:p>
        </w:tc>
      </w:tr>
      <w:tr w:rsidR="000F713F" w:rsidRPr="000F713F" w14:paraId="1F04C6E7" w14:textId="77777777" w:rsidTr="000F713F">
        <w:trPr>
          <w:cantSplit/>
          <w:jc w:val="center"/>
          <w:ins w:id="3118" w:author="Huawei" w:date="2018-03-28T15:01:00Z"/>
        </w:trPr>
        <w:tc>
          <w:tcPr>
            <w:tcW w:w="0" w:type="auto"/>
            <w:vMerge/>
            <w:tcBorders>
              <w:left w:val="single" w:sz="4" w:space="0" w:color="auto"/>
              <w:bottom w:val="single" w:sz="4" w:space="0" w:color="auto"/>
              <w:right w:val="single" w:sz="4" w:space="0" w:color="auto"/>
            </w:tcBorders>
            <w:vAlign w:val="center"/>
          </w:tcPr>
          <w:p w14:paraId="75C7D61A" w14:textId="77777777" w:rsidR="000F713F" w:rsidRPr="000F713F" w:rsidRDefault="000F713F" w:rsidP="000F713F">
            <w:pPr>
              <w:ind w:left="720" w:hanging="720"/>
              <w:rPr>
                <w:ins w:id="311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E6D9078" w14:textId="77777777" w:rsidR="000F713F" w:rsidRPr="000F713F" w:rsidRDefault="000F713F" w:rsidP="000F713F">
            <w:pPr>
              <w:keepLines/>
              <w:numPr>
                <w:ilvl w:val="0"/>
                <w:numId w:val="33"/>
              </w:numPr>
              <w:spacing w:before="40" w:after="40"/>
              <w:ind w:firstLine="0"/>
              <w:jc w:val="center"/>
              <w:rPr>
                <w:ins w:id="3120" w:author="Huawei" w:date="2018-03-28T15:01:00Z"/>
                <w:rFonts w:ascii="Symbol" w:eastAsia="SimSun" w:hAnsi="Symbol"/>
                <w:i/>
                <w:sz w:val="16"/>
                <w:szCs w:val="18"/>
                <w:lang w:eastAsia="x-none"/>
              </w:rPr>
            </w:pPr>
            <w:ins w:id="3121" w:author="Huawei" w:date="2018-03-28T15:0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1C4C0A29" w14:textId="77777777" w:rsidR="000F713F" w:rsidRPr="000F713F" w:rsidRDefault="000F713F" w:rsidP="000F713F">
            <w:pPr>
              <w:keepLines/>
              <w:numPr>
                <w:ilvl w:val="0"/>
                <w:numId w:val="33"/>
              </w:numPr>
              <w:spacing w:before="40" w:after="40"/>
              <w:ind w:firstLine="0"/>
              <w:jc w:val="center"/>
              <w:rPr>
                <w:ins w:id="312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C2E9412" w14:textId="77777777" w:rsidR="000F713F" w:rsidRPr="000F713F" w:rsidRDefault="000F713F" w:rsidP="000F713F">
            <w:pPr>
              <w:keepLines/>
              <w:numPr>
                <w:ilvl w:val="0"/>
                <w:numId w:val="33"/>
              </w:numPr>
              <w:spacing w:before="40" w:after="40"/>
              <w:ind w:firstLine="0"/>
              <w:jc w:val="center"/>
              <w:rPr>
                <w:ins w:id="312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F353D4" w14:textId="77777777" w:rsidR="000F713F" w:rsidRPr="000F713F" w:rsidRDefault="000F713F" w:rsidP="000F713F">
            <w:pPr>
              <w:keepLines/>
              <w:numPr>
                <w:ilvl w:val="0"/>
                <w:numId w:val="33"/>
              </w:numPr>
              <w:spacing w:before="40" w:after="40"/>
              <w:ind w:firstLine="0"/>
              <w:jc w:val="center"/>
              <w:rPr>
                <w:ins w:id="31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EE3A4F6" w14:textId="77777777" w:rsidR="000F713F" w:rsidRPr="000F713F" w:rsidRDefault="000F713F" w:rsidP="000F713F">
            <w:pPr>
              <w:keepLines/>
              <w:numPr>
                <w:ilvl w:val="0"/>
                <w:numId w:val="33"/>
              </w:numPr>
              <w:spacing w:before="40" w:after="40"/>
              <w:ind w:firstLine="0"/>
              <w:jc w:val="center"/>
              <w:rPr>
                <w:ins w:id="31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E3C4D01" w14:textId="77777777" w:rsidR="000F713F" w:rsidRPr="000F713F" w:rsidRDefault="000F713F" w:rsidP="000F713F">
            <w:pPr>
              <w:keepLines/>
              <w:numPr>
                <w:ilvl w:val="0"/>
                <w:numId w:val="33"/>
              </w:numPr>
              <w:spacing w:before="40" w:after="40"/>
              <w:ind w:firstLine="0"/>
              <w:jc w:val="center"/>
              <w:rPr>
                <w:ins w:id="31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A62FED3" w14:textId="77777777" w:rsidR="000F713F" w:rsidRPr="000F713F" w:rsidRDefault="000F713F" w:rsidP="000F713F">
            <w:pPr>
              <w:keepLines/>
              <w:numPr>
                <w:ilvl w:val="0"/>
                <w:numId w:val="33"/>
              </w:numPr>
              <w:spacing w:before="40" w:after="40"/>
              <w:ind w:firstLine="0"/>
              <w:jc w:val="center"/>
              <w:rPr>
                <w:ins w:id="31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2D6A7DD" w14:textId="77777777" w:rsidR="000F713F" w:rsidRPr="000F713F" w:rsidRDefault="000F713F" w:rsidP="000F713F">
            <w:pPr>
              <w:keepLines/>
              <w:numPr>
                <w:ilvl w:val="0"/>
                <w:numId w:val="33"/>
              </w:numPr>
              <w:spacing w:before="40" w:after="40"/>
              <w:ind w:firstLine="0"/>
              <w:jc w:val="center"/>
              <w:rPr>
                <w:ins w:id="31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F2A080" w14:textId="77777777" w:rsidR="000F713F" w:rsidRPr="000F713F" w:rsidRDefault="000F713F" w:rsidP="000F713F">
            <w:pPr>
              <w:keepLines/>
              <w:numPr>
                <w:ilvl w:val="0"/>
                <w:numId w:val="33"/>
              </w:numPr>
              <w:spacing w:before="40" w:after="40"/>
              <w:ind w:firstLine="0"/>
              <w:jc w:val="center"/>
              <w:rPr>
                <w:ins w:id="312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A0438D3" w14:textId="77777777" w:rsidR="000F713F" w:rsidRPr="000F713F" w:rsidRDefault="000F713F" w:rsidP="000F713F">
            <w:pPr>
              <w:keepLines/>
              <w:numPr>
                <w:ilvl w:val="0"/>
                <w:numId w:val="33"/>
              </w:numPr>
              <w:spacing w:before="40" w:after="40"/>
              <w:ind w:firstLine="0"/>
              <w:jc w:val="center"/>
              <w:rPr>
                <w:ins w:id="3130" w:author="Huawei" w:date="2018-03-28T15:01:00Z"/>
                <w:rFonts w:ascii="Times New Roman" w:eastAsia="SimSun" w:hAnsi="Times New Roman"/>
                <w:color w:val="000000"/>
                <w:kern w:val="24"/>
                <w:sz w:val="16"/>
                <w:szCs w:val="18"/>
                <w:lang w:eastAsia="x-none"/>
              </w:rPr>
            </w:pPr>
          </w:p>
        </w:tc>
      </w:tr>
      <w:tr w:rsidR="000F713F" w:rsidRPr="000F713F" w14:paraId="15EA4633" w14:textId="77777777" w:rsidTr="000F713F">
        <w:trPr>
          <w:cantSplit/>
          <w:jc w:val="center"/>
          <w:ins w:id="3131" w:author="Huawei" w:date="2018-03-28T15:01:00Z"/>
        </w:trPr>
        <w:tc>
          <w:tcPr>
            <w:tcW w:w="0" w:type="auto"/>
            <w:vMerge w:val="restart"/>
            <w:tcBorders>
              <w:top w:val="single" w:sz="4" w:space="0" w:color="auto"/>
              <w:left w:val="single" w:sz="4" w:space="0" w:color="auto"/>
              <w:right w:val="single" w:sz="4" w:space="0" w:color="auto"/>
            </w:tcBorders>
            <w:vAlign w:val="center"/>
          </w:tcPr>
          <w:p w14:paraId="154F5400" w14:textId="77777777" w:rsidR="000F713F" w:rsidRPr="000F713F" w:rsidRDefault="000F713F" w:rsidP="000F713F">
            <w:pPr>
              <w:ind w:left="720" w:hanging="720"/>
              <w:rPr>
                <w:ins w:id="3132" w:author="Huawei" w:date="2018-03-28T15:01:00Z"/>
                <w:rFonts w:ascii="Arial" w:eastAsia="Malgun Gothic" w:hAnsi="Arial" w:cs="Arial"/>
                <w:kern w:val="2"/>
                <w:sz w:val="16"/>
                <w:szCs w:val="18"/>
              </w:rPr>
            </w:pPr>
            <w:ins w:id="3133" w:author="Huawei" w:date="2018-03-28T15:01:00Z">
              <w:r w:rsidRPr="000F713F">
                <w:rPr>
                  <w:rFonts w:ascii="Arial" w:eastAsia="Malgun Gothic" w:hAnsi="Arial" w:cs="Arial"/>
                  <w:kern w:val="2"/>
                  <w:sz w:val="16"/>
                  <w:szCs w:val="18"/>
                </w:rPr>
                <w:t>Cross-Correlations</w:t>
              </w:r>
            </w:ins>
          </w:p>
        </w:tc>
        <w:tc>
          <w:tcPr>
            <w:tcW w:w="358" w:type="pct"/>
            <w:tcBorders>
              <w:top w:val="single" w:sz="4" w:space="0" w:color="auto"/>
              <w:left w:val="single" w:sz="4" w:space="0" w:color="auto"/>
              <w:bottom w:val="single" w:sz="4" w:space="0" w:color="auto"/>
              <w:right w:val="single" w:sz="4" w:space="0" w:color="auto"/>
            </w:tcBorders>
            <w:vAlign w:val="center"/>
          </w:tcPr>
          <w:p w14:paraId="1F5653CD" w14:textId="77777777" w:rsidR="000F713F" w:rsidRPr="000F713F" w:rsidRDefault="000F713F" w:rsidP="000F713F">
            <w:pPr>
              <w:keepLines/>
              <w:numPr>
                <w:ilvl w:val="0"/>
                <w:numId w:val="33"/>
              </w:numPr>
              <w:spacing w:before="40" w:after="40"/>
              <w:ind w:firstLine="0"/>
              <w:jc w:val="center"/>
              <w:rPr>
                <w:ins w:id="3134" w:author="Huawei" w:date="2018-03-28T15:01:00Z"/>
                <w:rFonts w:ascii="Symbol" w:eastAsia="SimSun" w:hAnsi="Symbol"/>
                <w:i/>
                <w:sz w:val="16"/>
                <w:szCs w:val="18"/>
                <w:lang w:eastAsia="x-none"/>
              </w:rPr>
            </w:pPr>
            <w:ins w:id="3135"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4DD9A41B" w14:textId="77777777" w:rsidR="000F713F" w:rsidRPr="000F713F" w:rsidRDefault="000F713F" w:rsidP="000F713F">
            <w:pPr>
              <w:keepLines/>
              <w:numPr>
                <w:ilvl w:val="0"/>
                <w:numId w:val="33"/>
              </w:numPr>
              <w:spacing w:before="40" w:after="40"/>
              <w:ind w:firstLine="0"/>
              <w:jc w:val="center"/>
              <w:rPr>
                <w:ins w:id="313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1798856" w14:textId="77777777" w:rsidR="000F713F" w:rsidRPr="000F713F" w:rsidRDefault="000F713F" w:rsidP="000F713F">
            <w:pPr>
              <w:keepLines/>
              <w:numPr>
                <w:ilvl w:val="0"/>
                <w:numId w:val="33"/>
              </w:numPr>
              <w:spacing w:before="40" w:after="40"/>
              <w:ind w:firstLine="0"/>
              <w:jc w:val="center"/>
              <w:rPr>
                <w:ins w:id="313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700DA2" w14:textId="77777777" w:rsidR="000F713F" w:rsidRPr="000F713F" w:rsidRDefault="000F713F" w:rsidP="000F713F">
            <w:pPr>
              <w:keepLines/>
              <w:numPr>
                <w:ilvl w:val="0"/>
                <w:numId w:val="33"/>
              </w:numPr>
              <w:spacing w:before="40" w:after="40"/>
              <w:ind w:firstLine="0"/>
              <w:jc w:val="center"/>
              <w:rPr>
                <w:ins w:id="313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BC7B0C8" w14:textId="77777777" w:rsidR="000F713F" w:rsidRPr="000F713F" w:rsidRDefault="000F713F" w:rsidP="000F713F">
            <w:pPr>
              <w:keepLines/>
              <w:numPr>
                <w:ilvl w:val="0"/>
                <w:numId w:val="33"/>
              </w:numPr>
              <w:spacing w:before="40" w:after="40"/>
              <w:ind w:firstLine="0"/>
              <w:jc w:val="center"/>
              <w:rPr>
                <w:ins w:id="313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D5B396" w14:textId="77777777" w:rsidR="000F713F" w:rsidRPr="000F713F" w:rsidRDefault="000F713F" w:rsidP="000F713F">
            <w:pPr>
              <w:keepLines/>
              <w:numPr>
                <w:ilvl w:val="0"/>
                <w:numId w:val="33"/>
              </w:numPr>
              <w:spacing w:before="40" w:after="40"/>
              <w:ind w:firstLine="0"/>
              <w:jc w:val="center"/>
              <w:rPr>
                <w:ins w:id="31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F574D8C" w14:textId="77777777" w:rsidR="000F713F" w:rsidRPr="000F713F" w:rsidRDefault="000F713F" w:rsidP="000F713F">
            <w:pPr>
              <w:keepLines/>
              <w:numPr>
                <w:ilvl w:val="0"/>
                <w:numId w:val="33"/>
              </w:numPr>
              <w:spacing w:before="40" w:after="40"/>
              <w:ind w:firstLine="0"/>
              <w:jc w:val="center"/>
              <w:rPr>
                <w:ins w:id="314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46B559" w14:textId="77777777" w:rsidR="000F713F" w:rsidRPr="000F713F" w:rsidRDefault="000F713F" w:rsidP="000F713F">
            <w:pPr>
              <w:keepLines/>
              <w:numPr>
                <w:ilvl w:val="0"/>
                <w:numId w:val="33"/>
              </w:numPr>
              <w:spacing w:before="40" w:after="40"/>
              <w:ind w:firstLine="0"/>
              <w:jc w:val="center"/>
              <w:rPr>
                <w:ins w:id="314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AA7E7BA" w14:textId="77777777" w:rsidR="000F713F" w:rsidRPr="000F713F" w:rsidRDefault="000F713F" w:rsidP="000F713F">
            <w:pPr>
              <w:keepLines/>
              <w:numPr>
                <w:ilvl w:val="0"/>
                <w:numId w:val="33"/>
              </w:numPr>
              <w:spacing w:before="40" w:after="40"/>
              <w:ind w:firstLine="0"/>
              <w:jc w:val="center"/>
              <w:rPr>
                <w:ins w:id="314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671C6F4" w14:textId="77777777" w:rsidR="000F713F" w:rsidRPr="000F713F" w:rsidRDefault="000F713F" w:rsidP="000F713F">
            <w:pPr>
              <w:keepLines/>
              <w:numPr>
                <w:ilvl w:val="0"/>
                <w:numId w:val="33"/>
              </w:numPr>
              <w:spacing w:before="40" w:after="40"/>
              <w:ind w:firstLine="0"/>
              <w:jc w:val="center"/>
              <w:rPr>
                <w:ins w:id="3144" w:author="Huawei" w:date="2018-03-28T15:01:00Z"/>
                <w:rFonts w:ascii="Times New Roman" w:eastAsia="SimSun" w:hAnsi="Times New Roman"/>
                <w:color w:val="000000"/>
                <w:kern w:val="24"/>
                <w:sz w:val="16"/>
                <w:szCs w:val="18"/>
                <w:lang w:eastAsia="x-none"/>
              </w:rPr>
            </w:pPr>
          </w:p>
        </w:tc>
      </w:tr>
      <w:tr w:rsidR="000F713F" w:rsidRPr="000F713F" w14:paraId="28B51F53" w14:textId="77777777" w:rsidTr="000F713F">
        <w:trPr>
          <w:cantSplit/>
          <w:jc w:val="center"/>
          <w:ins w:id="3145" w:author="Huawei" w:date="2018-03-28T15:01:00Z"/>
        </w:trPr>
        <w:tc>
          <w:tcPr>
            <w:tcW w:w="0" w:type="auto"/>
            <w:vMerge/>
            <w:tcBorders>
              <w:left w:val="single" w:sz="4" w:space="0" w:color="auto"/>
              <w:right w:val="single" w:sz="4" w:space="0" w:color="auto"/>
            </w:tcBorders>
            <w:vAlign w:val="center"/>
          </w:tcPr>
          <w:p w14:paraId="5793D7E9" w14:textId="77777777" w:rsidR="000F713F" w:rsidRPr="000F713F" w:rsidRDefault="000F713F" w:rsidP="000F713F">
            <w:pPr>
              <w:ind w:left="720" w:hanging="720"/>
              <w:rPr>
                <w:ins w:id="3146"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DCEE720" w14:textId="77777777" w:rsidR="000F713F" w:rsidRPr="000F713F" w:rsidRDefault="000F713F" w:rsidP="000F713F">
            <w:pPr>
              <w:keepLines/>
              <w:numPr>
                <w:ilvl w:val="0"/>
                <w:numId w:val="33"/>
              </w:numPr>
              <w:spacing w:before="40" w:after="40"/>
              <w:ind w:firstLine="0"/>
              <w:jc w:val="center"/>
              <w:rPr>
                <w:ins w:id="3147" w:author="Huawei" w:date="2018-03-28T15:01:00Z"/>
                <w:rFonts w:ascii="Symbol" w:eastAsia="SimSun" w:hAnsi="Symbol"/>
                <w:i/>
                <w:sz w:val="16"/>
                <w:szCs w:val="18"/>
                <w:lang w:eastAsia="x-none"/>
              </w:rPr>
            </w:pPr>
            <w:ins w:id="3148" w:author="Huawei" w:date="2018-03-28T15:0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65859C87" w14:textId="77777777" w:rsidR="000F713F" w:rsidRPr="000F713F" w:rsidRDefault="000F713F" w:rsidP="000F713F">
            <w:pPr>
              <w:keepLines/>
              <w:numPr>
                <w:ilvl w:val="0"/>
                <w:numId w:val="33"/>
              </w:numPr>
              <w:spacing w:before="40" w:after="40"/>
              <w:ind w:firstLine="0"/>
              <w:jc w:val="center"/>
              <w:rPr>
                <w:ins w:id="314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1D2C215" w14:textId="77777777" w:rsidR="000F713F" w:rsidRPr="000F713F" w:rsidRDefault="000F713F" w:rsidP="000F713F">
            <w:pPr>
              <w:keepLines/>
              <w:numPr>
                <w:ilvl w:val="0"/>
                <w:numId w:val="33"/>
              </w:numPr>
              <w:spacing w:before="40" w:after="40"/>
              <w:ind w:firstLine="0"/>
              <w:jc w:val="center"/>
              <w:rPr>
                <w:ins w:id="31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D6C6DB5" w14:textId="77777777" w:rsidR="000F713F" w:rsidRPr="000F713F" w:rsidRDefault="000F713F" w:rsidP="000F713F">
            <w:pPr>
              <w:keepLines/>
              <w:numPr>
                <w:ilvl w:val="0"/>
                <w:numId w:val="33"/>
              </w:numPr>
              <w:spacing w:before="40" w:after="40"/>
              <w:ind w:firstLine="0"/>
              <w:jc w:val="center"/>
              <w:rPr>
                <w:ins w:id="315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B97691" w14:textId="77777777" w:rsidR="000F713F" w:rsidRPr="000F713F" w:rsidRDefault="000F713F" w:rsidP="000F713F">
            <w:pPr>
              <w:keepLines/>
              <w:numPr>
                <w:ilvl w:val="0"/>
                <w:numId w:val="33"/>
              </w:numPr>
              <w:spacing w:before="40" w:after="40"/>
              <w:ind w:firstLine="0"/>
              <w:jc w:val="center"/>
              <w:rPr>
                <w:ins w:id="315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D069342" w14:textId="77777777" w:rsidR="000F713F" w:rsidRPr="000F713F" w:rsidRDefault="000F713F" w:rsidP="000F713F">
            <w:pPr>
              <w:keepLines/>
              <w:numPr>
                <w:ilvl w:val="0"/>
                <w:numId w:val="33"/>
              </w:numPr>
              <w:spacing w:before="40" w:after="40"/>
              <w:ind w:firstLine="0"/>
              <w:jc w:val="center"/>
              <w:rPr>
                <w:ins w:id="31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04C2B1C" w14:textId="77777777" w:rsidR="000F713F" w:rsidRPr="000F713F" w:rsidRDefault="000F713F" w:rsidP="000F713F">
            <w:pPr>
              <w:keepLines/>
              <w:numPr>
                <w:ilvl w:val="0"/>
                <w:numId w:val="33"/>
              </w:numPr>
              <w:spacing w:before="40" w:after="40"/>
              <w:ind w:firstLine="0"/>
              <w:jc w:val="center"/>
              <w:rPr>
                <w:ins w:id="315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1EACBB" w14:textId="77777777" w:rsidR="000F713F" w:rsidRPr="000F713F" w:rsidRDefault="000F713F" w:rsidP="000F713F">
            <w:pPr>
              <w:keepLines/>
              <w:numPr>
                <w:ilvl w:val="0"/>
                <w:numId w:val="33"/>
              </w:numPr>
              <w:spacing w:before="40" w:after="40"/>
              <w:ind w:firstLine="0"/>
              <w:jc w:val="center"/>
              <w:rPr>
                <w:ins w:id="315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4D580C9" w14:textId="77777777" w:rsidR="000F713F" w:rsidRPr="000F713F" w:rsidRDefault="000F713F" w:rsidP="000F713F">
            <w:pPr>
              <w:keepLines/>
              <w:numPr>
                <w:ilvl w:val="0"/>
                <w:numId w:val="33"/>
              </w:numPr>
              <w:spacing w:before="40" w:after="40"/>
              <w:ind w:firstLine="0"/>
              <w:jc w:val="center"/>
              <w:rPr>
                <w:ins w:id="315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DBA8CB6" w14:textId="77777777" w:rsidR="000F713F" w:rsidRPr="000F713F" w:rsidRDefault="000F713F" w:rsidP="000F713F">
            <w:pPr>
              <w:keepLines/>
              <w:numPr>
                <w:ilvl w:val="0"/>
                <w:numId w:val="33"/>
              </w:numPr>
              <w:spacing w:before="40" w:after="40"/>
              <w:ind w:firstLine="0"/>
              <w:jc w:val="center"/>
              <w:rPr>
                <w:ins w:id="3157" w:author="Huawei" w:date="2018-03-28T15:01:00Z"/>
                <w:rFonts w:ascii="Times New Roman" w:eastAsia="SimSun" w:hAnsi="Times New Roman"/>
                <w:color w:val="000000"/>
                <w:kern w:val="24"/>
                <w:sz w:val="16"/>
                <w:szCs w:val="18"/>
                <w:lang w:eastAsia="x-none"/>
              </w:rPr>
            </w:pPr>
          </w:p>
        </w:tc>
      </w:tr>
      <w:tr w:rsidR="000F713F" w:rsidRPr="000F713F" w14:paraId="1D3BC250" w14:textId="77777777" w:rsidTr="000F713F">
        <w:trPr>
          <w:cantSplit/>
          <w:jc w:val="center"/>
          <w:ins w:id="3158" w:author="Huawei" w:date="2018-03-28T15:01:00Z"/>
        </w:trPr>
        <w:tc>
          <w:tcPr>
            <w:tcW w:w="0" w:type="auto"/>
            <w:vMerge/>
            <w:tcBorders>
              <w:left w:val="single" w:sz="4" w:space="0" w:color="auto"/>
              <w:right w:val="single" w:sz="4" w:space="0" w:color="auto"/>
            </w:tcBorders>
            <w:vAlign w:val="center"/>
          </w:tcPr>
          <w:p w14:paraId="477F7AB5" w14:textId="77777777" w:rsidR="000F713F" w:rsidRPr="000F713F" w:rsidRDefault="000F713F" w:rsidP="000F713F">
            <w:pPr>
              <w:ind w:left="720" w:hanging="720"/>
              <w:rPr>
                <w:ins w:id="315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0935D81" w14:textId="77777777" w:rsidR="000F713F" w:rsidRPr="000F713F" w:rsidRDefault="000F713F" w:rsidP="000F713F">
            <w:pPr>
              <w:keepLines/>
              <w:numPr>
                <w:ilvl w:val="0"/>
                <w:numId w:val="33"/>
              </w:numPr>
              <w:spacing w:before="40" w:after="40"/>
              <w:ind w:firstLine="0"/>
              <w:jc w:val="center"/>
              <w:rPr>
                <w:ins w:id="3160" w:author="Huawei" w:date="2018-03-28T15:01:00Z"/>
                <w:rFonts w:ascii="Symbol" w:eastAsia="SimSun" w:hAnsi="Symbol"/>
                <w:i/>
                <w:sz w:val="16"/>
                <w:szCs w:val="18"/>
                <w:lang w:eastAsia="x-none"/>
              </w:rPr>
            </w:pPr>
            <w:ins w:id="3161" w:author="Huawei" w:date="2018-03-28T15:0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3076D8FC" w14:textId="77777777" w:rsidR="000F713F" w:rsidRPr="000F713F" w:rsidRDefault="000F713F" w:rsidP="000F713F">
            <w:pPr>
              <w:keepLines/>
              <w:numPr>
                <w:ilvl w:val="0"/>
                <w:numId w:val="33"/>
              </w:numPr>
              <w:spacing w:before="40" w:after="40"/>
              <w:ind w:firstLine="0"/>
              <w:jc w:val="center"/>
              <w:rPr>
                <w:ins w:id="316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A6EFB16" w14:textId="77777777" w:rsidR="000F713F" w:rsidRPr="000F713F" w:rsidRDefault="000F713F" w:rsidP="000F713F">
            <w:pPr>
              <w:keepLines/>
              <w:numPr>
                <w:ilvl w:val="0"/>
                <w:numId w:val="33"/>
              </w:numPr>
              <w:spacing w:before="40" w:after="40"/>
              <w:ind w:firstLine="0"/>
              <w:jc w:val="center"/>
              <w:rPr>
                <w:ins w:id="316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A36187" w14:textId="77777777" w:rsidR="000F713F" w:rsidRPr="000F713F" w:rsidRDefault="000F713F" w:rsidP="000F713F">
            <w:pPr>
              <w:keepLines/>
              <w:numPr>
                <w:ilvl w:val="0"/>
                <w:numId w:val="33"/>
              </w:numPr>
              <w:spacing w:before="40" w:after="40"/>
              <w:ind w:firstLine="0"/>
              <w:jc w:val="center"/>
              <w:rPr>
                <w:ins w:id="31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E17B2C" w14:textId="77777777" w:rsidR="000F713F" w:rsidRPr="000F713F" w:rsidRDefault="000F713F" w:rsidP="000F713F">
            <w:pPr>
              <w:keepLines/>
              <w:numPr>
                <w:ilvl w:val="0"/>
                <w:numId w:val="33"/>
              </w:numPr>
              <w:spacing w:before="40" w:after="40"/>
              <w:ind w:firstLine="0"/>
              <w:jc w:val="center"/>
              <w:rPr>
                <w:ins w:id="316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3EF5AA" w14:textId="77777777" w:rsidR="000F713F" w:rsidRPr="000F713F" w:rsidRDefault="000F713F" w:rsidP="000F713F">
            <w:pPr>
              <w:keepLines/>
              <w:numPr>
                <w:ilvl w:val="0"/>
                <w:numId w:val="33"/>
              </w:numPr>
              <w:spacing w:before="40" w:after="40"/>
              <w:ind w:firstLine="0"/>
              <w:jc w:val="center"/>
              <w:rPr>
                <w:ins w:id="316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635AD1" w14:textId="77777777" w:rsidR="000F713F" w:rsidRPr="000F713F" w:rsidRDefault="000F713F" w:rsidP="000F713F">
            <w:pPr>
              <w:keepLines/>
              <w:numPr>
                <w:ilvl w:val="0"/>
                <w:numId w:val="33"/>
              </w:numPr>
              <w:spacing w:before="40" w:after="40"/>
              <w:ind w:firstLine="0"/>
              <w:jc w:val="center"/>
              <w:rPr>
                <w:ins w:id="316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9FD886" w14:textId="77777777" w:rsidR="000F713F" w:rsidRPr="000F713F" w:rsidRDefault="000F713F" w:rsidP="000F713F">
            <w:pPr>
              <w:keepLines/>
              <w:numPr>
                <w:ilvl w:val="0"/>
                <w:numId w:val="33"/>
              </w:numPr>
              <w:spacing w:before="40" w:after="40"/>
              <w:ind w:firstLine="0"/>
              <w:jc w:val="center"/>
              <w:rPr>
                <w:ins w:id="316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44242ED" w14:textId="77777777" w:rsidR="000F713F" w:rsidRPr="000F713F" w:rsidRDefault="000F713F" w:rsidP="000F713F">
            <w:pPr>
              <w:keepLines/>
              <w:numPr>
                <w:ilvl w:val="0"/>
                <w:numId w:val="33"/>
              </w:numPr>
              <w:spacing w:before="40" w:after="40"/>
              <w:ind w:firstLine="0"/>
              <w:jc w:val="center"/>
              <w:rPr>
                <w:ins w:id="316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D0E6B6B" w14:textId="77777777" w:rsidR="000F713F" w:rsidRPr="000F713F" w:rsidRDefault="000F713F" w:rsidP="000F713F">
            <w:pPr>
              <w:keepLines/>
              <w:numPr>
                <w:ilvl w:val="0"/>
                <w:numId w:val="33"/>
              </w:numPr>
              <w:spacing w:before="40" w:after="40"/>
              <w:ind w:firstLine="0"/>
              <w:jc w:val="center"/>
              <w:rPr>
                <w:ins w:id="3170" w:author="Huawei" w:date="2018-03-28T15:01:00Z"/>
                <w:rFonts w:ascii="Times New Roman" w:eastAsia="SimSun" w:hAnsi="Times New Roman"/>
                <w:color w:val="000000"/>
                <w:kern w:val="24"/>
                <w:sz w:val="16"/>
                <w:szCs w:val="18"/>
                <w:lang w:eastAsia="x-none"/>
              </w:rPr>
            </w:pPr>
          </w:p>
        </w:tc>
      </w:tr>
      <w:tr w:rsidR="000F713F" w:rsidRPr="000F713F" w14:paraId="5311AC4D" w14:textId="77777777" w:rsidTr="000F713F">
        <w:trPr>
          <w:cantSplit/>
          <w:jc w:val="center"/>
          <w:ins w:id="3171" w:author="Huawei" w:date="2018-03-28T15:01:00Z"/>
        </w:trPr>
        <w:tc>
          <w:tcPr>
            <w:tcW w:w="0" w:type="auto"/>
            <w:vMerge/>
            <w:tcBorders>
              <w:left w:val="single" w:sz="4" w:space="0" w:color="auto"/>
              <w:right w:val="single" w:sz="4" w:space="0" w:color="auto"/>
            </w:tcBorders>
            <w:vAlign w:val="center"/>
          </w:tcPr>
          <w:p w14:paraId="189A33C2" w14:textId="77777777" w:rsidR="000F713F" w:rsidRPr="000F713F" w:rsidRDefault="000F713F" w:rsidP="000F713F">
            <w:pPr>
              <w:ind w:left="720" w:hanging="720"/>
              <w:rPr>
                <w:ins w:id="3172"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EC051E5" w14:textId="77777777" w:rsidR="000F713F" w:rsidRPr="000F713F" w:rsidRDefault="000F713F" w:rsidP="000F713F">
            <w:pPr>
              <w:keepLines/>
              <w:numPr>
                <w:ilvl w:val="0"/>
                <w:numId w:val="33"/>
              </w:numPr>
              <w:spacing w:before="40" w:after="40"/>
              <w:ind w:firstLine="0"/>
              <w:jc w:val="center"/>
              <w:rPr>
                <w:ins w:id="3173" w:author="Huawei" w:date="2018-03-28T15:01:00Z"/>
                <w:rFonts w:ascii="Symbol" w:eastAsia="SimSun" w:hAnsi="Symbol"/>
                <w:i/>
                <w:sz w:val="16"/>
                <w:szCs w:val="18"/>
                <w:lang w:eastAsia="x-none"/>
              </w:rPr>
            </w:pPr>
            <w:ins w:id="3174"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6312B5C6" w14:textId="77777777" w:rsidR="000F713F" w:rsidRPr="000F713F" w:rsidRDefault="000F713F" w:rsidP="000F713F">
            <w:pPr>
              <w:keepLines/>
              <w:numPr>
                <w:ilvl w:val="0"/>
                <w:numId w:val="33"/>
              </w:numPr>
              <w:spacing w:before="40" w:after="40"/>
              <w:ind w:firstLine="0"/>
              <w:jc w:val="center"/>
              <w:rPr>
                <w:ins w:id="317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FD4693C" w14:textId="77777777" w:rsidR="000F713F" w:rsidRPr="000F713F" w:rsidRDefault="000F713F" w:rsidP="000F713F">
            <w:pPr>
              <w:keepLines/>
              <w:numPr>
                <w:ilvl w:val="0"/>
                <w:numId w:val="33"/>
              </w:numPr>
              <w:spacing w:before="40" w:after="40"/>
              <w:ind w:firstLine="0"/>
              <w:jc w:val="center"/>
              <w:rPr>
                <w:ins w:id="317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2D609BF" w14:textId="77777777" w:rsidR="000F713F" w:rsidRPr="000F713F" w:rsidRDefault="000F713F" w:rsidP="000F713F">
            <w:pPr>
              <w:keepLines/>
              <w:numPr>
                <w:ilvl w:val="0"/>
                <w:numId w:val="33"/>
              </w:numPr>
              <w:spacing w:before="40" w:after="40"/>
              <w:ind w:firstLine="0"/>
              <w:jc w:val="center"/>
              <w:rPr>
                <w:ins w:id="317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40D442" w14:textId="77777777" w:rsidR="000F713F" w:rsidRPr="000F713F" w:rsidRDefault="000F713F" w:rsidP="000F713F">
            <w:pPr>
              <w:keepLines/>
              <w:numPr>
                <w:ilvl w:val="0"/>
                <w:numId w:val="33"/>
              </w:numPr>
              <w:spacing w:before="40" w:after="40"/>
              <w:ind w:firstLine="0"/>
              <w:jc w:val="center"/>
              <w:rPr>
                <w:ins w:id="317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A1BA2CD" w14:textId="77777777" w:rsidR="000F713F" w:rsidRPr="000F713F" w:rsidRDefault="000F713F" w:rsidP="000F713F">
            <w:pPr>
              <w:keepLines/>
              <w:numPr>
                <w:ilvl w:val="0"/>
                <w:numId w:val="33"/>
              </w:numPr>
              <w:spacing w:before="40" w:after="40"/>
              <w:ind w:firstLine="0"/>
              <w:jc w:val="center"/>
              <w:rPr>
                <w:ins w:id="317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1413623" w14:textId="77777777" w:rsidR="000F713F" w:rsidRPr="000F713F" w:rsidRDefault="000F713F" w:rsidP="000F713F">
            <w:pPr>
              <w:keepLines/>
              <w:numPr>
                <w:ilvl w:val="0"/>
                <w:numId w:val="33"/>
              </w:numPr>
              <w:spacing w:before="40" w:after="40"/>
              <w:ind w:firstLine="0"/>
              <w:jc w:val="center"/>
              <w:rPr>
                <w:ins w:id="318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DC6C83D" w14:textId="77777777" w:rsidR="000F713F" w:rsidRPr="000F713F" w:rsidRDefault="000F713F" w:rsidP="000F713F">
            <w:pPr>
              <w:keepLines/>
              <w:numPr>
                <w:ilvl w:val="0"/>
                <w:numId w:val="33"/>
              </w:numPr>
              <w:spacing w:before="40" w:after="40"/>
              <w:ind w:firstLine="0"/>
              <w:jc w:val="center"/>
              <w:rPr>
                <w:ins w:id="318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DFC98BC" w14:textId="77777777" w:rsidR="000F713F" w:rsidRPr="000F713F" w:rsidRDefault="000F713F" w:rsidP="000F713F">
            <w:pPr>
              <w:keepLines/>
              <w:numPr>
                <w:ilvl w:val="0"/>
                <w:numId w:val="33"/>
              </w:numPr>
              <w:spacing w:before="40" w:after="40"/>
              <w:ind w:firstLine="0"/>
              <w:jc w:val="center"/>
              <w:rPr>
                <w:ins w:id="318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E7C5691" w14:textId="77777777" w:rsidR="000F713F" w:rsidRPr="000F713F" w:rsidRDefault="000F713F" w:rsidP="000F713F">
            <w:pPr>
              <w:keepLines/>
              <w:numPr>
                <w:ilvl w:val="0"/>
                <w:numId w:val="33"/>
              </w:numPr>
              <w:spacing w:before="40" w:after="40"/>
              <w:ind w:firstLine="0"/>
              <w:jc w:val="center"/>
              <w:rPr>
                <w:ins w:id="3183" w:author="Huawei" w:date="2018-03-28T15:01:00Z"/>
                <w:rFonts w:ascii="Times New Roman" w:eastAsia="SimSun" w:hAnsi="Times New Roman"/>
                <w:color w:val="000000"/>
                <w:kern w:val="24"/>
                <w:sz w:val="16"/>
                <w:szCs w:val="18"/>
                <w:lang w:eastAsia="x-none"/>
              </w:rPr>
            </w:pPr>
          </w:p>
        </w:tc>
      </w:tr>
      <w:tr w:rsidR="000F713F" w:rsidRPr="000F713F" w14:paraId="33F8C143" w14:textId="77777777" w:rsidTr="000F713F">
        <w:trPr>
          <w:cantSplit/>
          <w:jc w:val="center"/>
          <w:ins w:id="3184" w:author="Huawei" w:date="2018-03-28T15:01:00Z"/>
        </w:trPr>
        <w:tc>
          <w:tcPr>
            <w:tcW w:w="0" w:type="auto"/>
            <w:vMerge/>
            <w:tcBorders>
              <w:left w:val="single" w:sz="4" w:space="0" w:color="auto"/>
              <w:right w:val="single" w:sz="4" w:space="0" w:color="auto"/>
            </w:tcBorders>
            <w:vAlign w:val="center"/>
          </w:tcPr>
          <w:p w14:paraId="680BE594" w14:textId="77777777" w:rsidR="000F713F" w:rsidRPr="000F713F" w:rsidRDefault="000F713F" w:rsidP="000F713F">
            <w:pPr>
              <w:ind w:left="720" w:hanging="720"/>
              <w:rPr>
                <w:ins w:id="3185"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B735647" w14:textId="77777777" w:rsidR="000F713F" w:rsidRPr="000F713F" w:rsidRDefault="000F713F" w:rsidP="000F713F">
            <w:pPr>
              <w:keepLines/>
              <w:numPr>
                <w:ilvl w:val="0"/>
                <w:numId w:val="33"/>
              </w:numPr>
              <w:spacing w:before="40" w:after="40"/>
              <w:ind w:firstLine="0"/>
              <w:jc w:val="center"/>
              <w:rPr>
                <w:ins w:id="3186" w:author="Huawei" w:date="2018-03-28T15:01:00Z"/>
                <w:rFonts w:ascii="Symbol" w:eastAsia="SimSun" w:hAnsi="Symbol"/>
                <w:i/>
                <w:sz w:val="16"/>
                <w:szCs w:val="18"/>
                <w:lang w:eastAsia="x-none"/>
              </w:rPr>
            </w:pPr>
            <w:ins w:id="3187" w:author="Huawei" w:date="2018-03-28T15:01:00Z">
              <w:r w:rsidRPr="000F713F">
                <w:rPr>
                  <w:rFonts w:ascii="Times New Roman" w:eastAsia="SimSun" w:hAnsi="Times New Roman"/>
                  <w:i/>
                  <w:sz w:val="16"/>
                  <w:szCs w:val="18"/>
                  <w:lang w:eastAsia="x-none"/>
                </w:rPr>
                <w:t>DS</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02C1B0C5" w14:textId="77777777" w:rsidR="000F713F" w:rsidRPr="000F713F" w:rsidRDefault="000F713F" w:rsidP="000F713F">
            <w:pPr>
              <w:keepLines/>
              <w:numPr>
                <w:ilvl w:val="0"/>
                <w:numId w:val="33"/>
              </w:numPr>
              <w:spacing w:before="40" w:after="40"/>
              <w:ind w:firstLine="0"/>
              <w:jc w:val="center"/>
              <w:rPr>
                <w:ins w:id="318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BA73A46" w14:textId="77777777" w:rsidR="000F713F" w:rsidRPr="000F713F" w:rsidRDefault="000F713F" w:rsidP="000F713F">
            <w:pPr>
              <w:keepLines/>
              <w:numPr>
                <w:ilvl w:val="0"/>
                <w:numId w:val="33"/>
              </w:numPr>
              <w:spacing w:before="40" w:after="40"/>
              <w:ind w:firstLine="0"/>
              <w:jc w:val="center"/>
              <w:rPr>
                <w:ins w:id="318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737EED" w14:textId="77777777" w:rsidR="000F713F" w:rsidRPr="000F713F" w:rsidRDefault="000F713F" w:rsidP="000F713F">
            <w:pPr>
              <w:keepLines/>
              <w:numPr>
                <w:ilvl w:val="0"/>
                <w:numId w:val="33"/>
              </w:numPr>
              <w:spacing w:before="40" w:after="40"/>
              <w:ind w:firstLine="0"/>
              <w:jc w:val="center"/>
              <w:rPr>
                <w:ins w:id="319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D91F5E" w14:textId="77777777" w:rsidR="000F713F" w:rsidRPr="000F713F" w:rsidRDefault="000F713F" w:rsidP="000F713F">
            <w:pPr>
              <w:keepLines/>
              <w:numPr>
                <w:ilvl w:val="0"/>
                <w:numId w:val="33"/>
              </w:numPr>
              <w:spacing w:before="40" w:after="40"/>
              <w:ind w:firstLine="0"/>
              <w:jc w:val="center"/>
              <w:rPr>
                <w:ins w:id="319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A9527C0" w14:textId="77777777" w:rsidR="000F713F" w:rsidRPr="000F713F" w:rsidRDefault="000F713F" w:rsidP="000F713F">
            <w:pPr>
              <w:keepLines/>
              <w:numPr>
                <w:ilvl w:val="0"/>
                <w:numId w:val="33"/>
              </w:numPr>
              <w:spacing w:before="40" w:after="40"/>
              <w:ind w:firstLine="0"/>
              <w:jc w:val="center"/>
              <w:rPr>
                <w:ins w:id="319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22B8FC" w14:textId="77777777" w:rsidR="000F713F" w:rsidRPr="000F713F" w:rsidRDefault="000F713F" w:rsidP="000F713F">
            <w:pPr>
              <w:keepLines/>
              <w:numPr>
                <w:ilvl w:val="0"/>
                <w:numId w:val="33"/>
              </w:numPr>
              <w:spacing w:before="40" w:after="40"/>
              <w:ind w:firstLine="0"/>
              <w:jc w:val="center"/>
              <w:rPr>
                <w:ins w:id="319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A1F52EC" w14:textId="77777777" w:rsidR="000F713F" w:rsidRPr="000F713F" w:rsidRDefault="000F713F" w:rsidP="000F713F">
            <w:pPr>
              <w:keepLines/>
              <w:numPr>
                <w:ilvl w:val="0"/>
                <w:numId w:val="33"/>
              </w:numPr>
              <w:spacing w:before="40" w:after="40"/>
              <w:ind w:firstLine="0"/>
              <w:jc w:val="center"/>
              <w:rPr>
                <w:ins w:id="319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BCE421" w14:textId="77777777" w:rsidR="000F713F" w:rsidRPr="000F713F" w:rsidRDefault="000F713F" w:rsidP="000F713F">
            <w:pPr>
              <w:keepLines/>
              <w:numPr>
                <w:ilvl w:val="0"/>
                <w:numId w:val="33"/>
              </w:numPr>
              <w:spacing w:before="40" w:after="40"/>
              <w:ind w:firstLine="0"/>
              <w:jc w:val="center"/>
              <w:rPr>
                <w:ins w:id="319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F8888E5" w14:textId="77777777" w:rsidR="000F713F" w:rsidRPr="000F713F" w:rsidRDefault="000F713F" w:rsidP="000F713F">
            <w:pPr>
              <w:keepLines/>
              <w:numPr>
                <w:ilvl w:val="0"/>
                <w:numId w:val="33"/>
              </w:numPr>
              <w:spacing w:before="40" w:after="40"/>
              <w:ind w:firstLine="0"/>
              <w:jc w:val="center"/>
              <w:rPr>
                <w:ins w:id="3196" w:author="Huawei" w:date="2018-03-28T15:01:00Z"/>
                <w:rFonts w:ascii="Times New Roman" w:eastAsia="SimSun" w:hAnsi="Times New Roman"/>
                <w:color w:val="000000"/>
                <w:kern w:val="24"/>
                <w:sz w:val="16"/>
                <w:szCs w:val="18"/>
                <w:lang w:eastAsia="x-none"/>
              </w:rPr>
            </w:pPr>
          </w:p>
        </w:tc>
      </w:tr>
      <w:tr w:rsidR="000F713F" w:rsidRPr="000F713F" w14:paraId="19DD2FF9" w14:textId="77777777" w:rsidTr="000F713F">
        <w:trPr>
          <w:cantSplit/>
          <w:jc w:val="center"/>
          <w:ins w:id="3197" w:author="Huawei" w:date="2018-03-28T15:01:00Z"/>
        </w:trPr>
        <w:tc>
          <w:tcPr>
            <w:tcW w:w="0" w:type="auto"/>
            <w:vMerge/>
            <w:tcBorders>
              <w:left w:val="single" w:sz="4" w:space="0" w:color="auto"/>
              <w:right w:val="single" w:sz="4" w:space="0" w:color="auto"/>
            </w:tcBorders>
            <w:vAlign w:val="center"/>
          </w:tcPr>
          <w:p w14:paraId="691AFBC8" w14:textId="77777777" w:rsidR="000F713F" w:rsidRPr="000F713F" w:rsidRDefault="000F713F" w:rsidP="000F713F">
            <w:pPr>
              <w:ind w:left="720" w:hanging="720"/>
              <w:rPr>
                <w:ins w:id="3198"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B3A1CB2" w14:textId="77777777" w:rsidR="000F713F" w:rsidRPr="000F713F" w:rsidRDefault="000F713F" w:rsidP="000F713F">
            <w:pPr>
              <w:keepLines/>
              <w:numPr>
                <w:ilvl w:val="0"/>
                <w:numId w:val="33"/>
              </w:numPr>
              <w:spacing w:before="40" w:after="40"/>
              <w:ind w:firstLine="0"/>
              <w:jc w:val="center"/>
              <w:rPr>
                <w:ins w:id="3199" w:author="Huawei" w:date="2018-03-28T15:01:00Z"/>
                <w:rFonts w:ascii="Symbol" w:eastAsia="SimSun" w:hAnsi="Symbol"/>
                <w:i/>
                <w:sz w:val="16"/>
                <w:szCs w:val="18"/>
                <w:lang w:eastAsia="x-none"/>
              </w:rPr>
            </w:pPr>
            <w:ins w:id="3200"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vertAlign w:val="subscript"/>
                  <w:lang w:eastAsia="x-none"/>
                </w:rPr>
                <w:t xml:space="preserve"> </w:t>
              </w:r>
              <w:r w:rsidRPr="000F713F">
                <w:rPr>
                  <w:rFonts w:ascii="Times New Roman" w:eastAsia="SimSun" w:hAnsi="Times New Roman"/>
                  <w:sz w:val="16"/>
                  <w:szCs w:val="18"/>
                  <w:lang w:eastAsia="x-none"/>
                </w:rPr>
                <w:t xml:space="preserve">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0F6BA7DE" w14:textId="77777777" w:rsidR="000F713F" w:rsidRPr="000F713F" w:rsidRDefault="000F713F" w:rsidP="000F713F">
            <w:pPr>
              <w:keepLines/>
              <w:numPr>
                <w:ilvl w:val="0"/>
                <w:numId w:val="33"/>
              </w:numPr>
              <w:spacing w:before="40" w:after="40"/>
              <w:ind w:firstLine="0"/>
              <w:jc w:val="center"/>
              <w:rPr>
                <w:ins w:id="320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013A2E7" w14:textId="77777777" w:rsidR="000F713F" w:rsidRPr="000F713F" w:rsidRDefault="000F713F" w:rsidP="000F713F">
            <w:pPr>
              <w:keepLines/>
              <w:numPr>
                <w:ilvl w:val="0"/>
                <w:numId w:val="33"/>
              </w:numPr>
              <w:spacing w:before="40" w:after="40"/>
              <w:ind w:firstLine="0"/>
              <w:jc w:val="center"/>
              <w:rPr>
                <w:ins w:id="32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5D34AE" w14:textId="77777777" w:rsidR="000F713F" w:rsidRPr="000F713F" w:rsidRDefault="000F713F" w:rsidP="000F713F">
            <w:pPr>
              <w:keepLines/>
              <w:numPr>
                <w:ilvl w:val="0"/>
                <w:numId w:val="33"/>
              </w:numPr>
              <w:spacing w:before="40" w:after="40"/>
              <w:ind w:firstLine="0"/>
              <w:jc w:val="center"/>
              <w:rPr>
                <w:ins w:id="32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BB0354" w14:textId="77777777" w:rsidR="000F713F" w:rsidRPr="000F713F" w:rsidRDefault="000F713F" w:rsidP="000F713F">
            <w:pPr>
              <w:keepLines/>
              <w:numPr>
                <w:ilvl w:val="0"/>
                <w:numId w:val="33"/>
              </w:numPr>
              <w:spacing w:before="40" w:after="40"/>
              <w:ind w:firstLine="0"/>
              <w:jc w:val="center"/>
              <w:rPr>
                <w:ins w:id="320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7B7AC5" w14:textId="77777777" w:rsidR="000F713F" w:rsidRPr="000F713F" w:rsidRDefault="000F713F" w:rsidP="000F713F">
            <w:pPr>
              <w:keepLines/>
              <w:numPr>
                <w:ilvl w:val="0"/>
                <w:numId w:val="33"/>
              </w:numPr>
              <w:spacing w:before="40" w:after="40"/>
              <w:ind w:firstLine="0"/>
              <w:jc w:val="center"/>
              <w:rPr>
                <w:ins w:id="320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219576" w14:textId="77777777" w:rsidR="000F713F" w:rsidRPr="000F713F" w:rsidRDefault="000F713F" w:rsidP="000F713F">
            <w:pPr>
              <w:keepLines/>
              <w:numPr>
                <w:ilvl w:val="0"/>
                <w:numId w:val="33"/>
              </w:numPr>
              <w:spacing w:before="40" w:after="40"/>
              <w:ind w:firstLine="0"/>
              <w:jc w:val="center"/>
              <w:rPr>
                <w:ins w:id="320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E6F84B1" w14:textId="77777777" w:rsidR="000F713F" w:rsidRPr="000F713F" w:rsidRDefault="000F713F" w:rsidP="000F713F">
            <w:pPr>
              <w:keepLines/>
              <w:numPr>
                <w:ilvl w:val="0"/>
                <w:numId w:val="33"/>
              </w:numPr>
              <w:spacing w:before="40" w:after="40"/>
              <w:ind w:firstLine="0"/>
              <w:jc w:val="center"/>
              <w:rPr>
                <w:ins w:id="320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425651" w14:textId="77777777" w:rsidR="000F713F" w:rsidRPr="000F713F" w:rsidRDefault="000F713F" w:rsidP="000F713F">
            <w:pPr>
              <w:keepLines/>
              <w:numPr>
                <w:ilvl w:val="0"/>
                <w:numId w:val="33"/>
              </w:numPr>
              <w:spacing w:before="40" w:after="40"/>
              <w:ind w:firstLine="0"/>
              <w:jc w:val="center"/>
              <w:rPr>
                <w:ins w:id="320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6F61700" w14:textId="77777777" w:rsidR="000F713F" w:rsidRPr="000F713F" w:rsidRDefault="000F713F" w:rsidP="000F713F">
            <w:pPr>
              <w:keepLines/>
              <w:numPr>
                <w:ilvl w:val="0"/>
                <w:numId w:val="33"/>
              </w:numPr>
              <w:spacing w:before="40" w:after="40"/>
              <w:ind w:firstLine="0"/>
              <w:jc w:val="center"/>
              <w:rPr>
                <w:ins w:id="3209" w:author="Huawei" w:date="2018-03-28T15:01:00Z"/>
                <w:rFonts w:ascii="Times New Roman" w:eastAsia="SimSun" w:hAnsi="Times New Roman"/>
                <w:color w:val="000000"/>
                <w:kern w:val="24"/>
                <w:sz w:val="16"/>
                <w:szCs w:val="18"/>
                <w:lang w:eastAsia="x-none"/>
              </w:rPr>
            </w:pPr>
          </w:p>
        </w:tc>
      </w:tr>
      <w:tr w:rsidR="000F713F" w:rsidRPr="000F713F" w14:paraId="166774F0" w14:textId="77777777" w:rsidTr="000F713F">
        <w:trPr>
          <w:cantSplit/>
          <w:jc w:val="center"/>
          <w:ins w:id="3210" w:author="Huawei" w:date="2018-03-28T15:01:00Z"/>
        </w:trPr>
        <w:tc>
          <w:tcPr>
            <w:tcW w:w="0" w:type="auto"/>
            <w:vMerge/>
            <w:tcBorders>
              <w:left w:val="single" w:sz="4" w:space="0" w:color="auto"/>
              <w:right w:val="single" w:sz="4" w:space="0" w:color="auto"/>
            </w:tcBorders>
            <w:vAlign w:val="center"/>
          </w:tcPr>
          <w:p w14:paraId="5586162F" w14:textId="77777777" w:rsidR="000F713F" w:rsidRPr="000F713F" w:rsidRDefault="000F713F" w:rsidP="000F713F">
            <w:pPr>
              <w:ind w:left="720" w:hanging="720"/>
              <w:rPr>
                <w:ins w:id="3211"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40DE1CB" w14:textId="77777777" w:rsidR="000F713F" w:rsidRPr="000F713F" w:rsidRDefault="000F713F" w:rsidP="000F713F">
            <w:pPr>
              <w:keepLines/>
              <w:numPr>
                <w:ilvl w:val="0"/>
                <w:numId w:val="33"/>
              </w:numPr>
              <w:spacing w:before="40" w:after="40"/>
              <w:ind w:firstLine="0"/>
              <w:jc w:val="center"/>
              <w:rPr>
                <w:ins w:id="3212" w:author="Huawei" w:date="2018-03-28T15:01:00Z"/>
                <w:rFonts w:ascii="Symbol" w:eastAsia="SimSun" w:hAnsi="Symbol"/>
                <w:i/>
                <w:sz w:val="16"/>
                <w:szCs w:val="18"/>
                <w:lang w:eastAsia="x-none"/>
              </w:rPr>
            </w:pPr>
            <w:ins w:id="3213" w:author="Huawei" w:date="2018-03-28T15:0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739BDE9E" w14:textId="77777777" w:rsidR="000F713F" w:rsidRPr="000F713F" w:rsidRDefault="000F713F" w:rsidP="000F713F">
            <w:pPr>
              <w:keepLines/>
              <w:numPr>
                <w:ilvl w:val="0"/>
                <w:numId w:val="33"/>
              </w:numPr>
              <w:spacing w:before="40" w:after="40"/>
              <w:ind w:firstLine="0"/>
              <w:jc w:val="center"/>
              <w:rPr>
                <w:ins w:id="321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DB8443E" w14:textId="77777777" w:rsidR="000F713F" w:rsidRPr="000F713F" w:rsidRDefault="000F713F" w:rsidP="000F713F">
            <w:pPr>
              <w:keepLines/>
              <w:numPr>
                <w:ilvl w:val="0"/>
                <w:numId w:val="33"/>
              </w:numPr>
              <w:spacing w:before="40" w:after="40"/>
              <w:ind w:firstLine="0"/>
              <w:jc w:val="center"/>
              <w:rPr>
                <w:ins w:id="32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11EC747" w14:textId="77777777" w:rsidR="000F713F" w:rsidRPr="000F713F" w:rsidRDefault="000F713F" w:rsidP="000F713F">
            <w:pPr>
              <w:keepLines/>
              <w:numPr>
                <w:ilvl w:val="0"/>
                <w:numId w:val="33"/>
              </w:numPr>
              <w:spacing w:before="40" w:after="40"/>
              <w:ind w:firstLine="0"/>
              <w:jc w:val="center"/>
              <w:rPr>
                <w:ins w:id="32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4CFD6F1" w14:textId="77777777" w:rsidR="000F713F" w:rsidRPr="000F713F" w:rsidRDefault="000F713F" w:rsidP="000F713F">
            <w:pPr>
              <w:keepLines/>
              <w:numPr>
                <w:ilvl w:val="0"/>
                <w:numId w:val="33"/>
              </w:numPr>
              <w:spacing w:before="40" w:after="40"/>
              <w:ind w:firstLine="0"/>
              <w:jc w:val="center"/>
              <w:rPr>
                <w:ins w:id="321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475C7D2" w14:textId="77777777" w:rsidR="000F713F" w:rsidRPr="000F713F" w:rsidRDefault="000F713F" w:rsidP="000F713F">
            <w:pPr>
              <w:keepLines/>
              <w:numPr>
                <w:ilvl w:val="0"/>
                <w:numId w:val="33"/>
              </w:numPr>
              <w:spacing w:before="40" w:after="40"/>
              <w:ind w:firstLine="0"/>
              <w:jc w:val="center"/>
              <w:rPr>
                <w:ins w:id="321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7FAF43" w14:textId="77777777" w:rsidR="000F713F" w:rsidRPr="000F713F" w:rsidRDefault="000F713F" w:rsidP="000F713F">
            <w:pPr>
              <w:keepLines/>
              <w:numPr>
                <w:ilvl w:val="0"/>
                <w:numId w:val="33"/>
              </w:numPr>
              <w:spacing w:before="40" w:after="40"/>
              <w:ind w:firstLine="0"/>
              <w:jc w:val="center"/>
              <w:rPr>
                <w:ins w:id="321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E736D5D" w14:textId="77777777" w:rsidR="000F713F" w:rsidRPr="000F713F" w:rsidRDefault="000F713F" w:rsidP="000F713F">
            <w:pPr>
              <w:keepLines/>
              <w:numPr>
                <w:ilvl w:val="0"/>
                <w:numId w:val="33"/>
              </w:numPr>
              <w:spacing w:before="40" w:after="40"/>
              <w:ind w:firstLine="0"/>
              <w:jc w:val="center"/>
              <w:rPr>
                <w:ins w:id="322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376254" w14:textId="77777777" w:rsidR="000F713F" w:rsidRPr="000F713F" w:rsidRDefault="000F713F" w:rsidP="000F713F">
            <w:pPr>
              <w:keepLines/>
              <w:numPr>
                <w:ilvl w:val="0"/>
                <w:numId w:val="33"/>
              </w:numPr>
              <w:spacing w:before="40" w:after="40"/>
              <w:ind w:firstLine="0"/>
              <w:jc w:val="center"/>
              <w:rPr>
                <w:ins w:id="322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0C3E651" w14:textId="77777777" w:rsidR="000F713F" w:rsidRPr="000F713F" w:rsidRDefault="000F713F" w:rsidP="000F713F">
            <w:pPr>
              <w:keepLines/>
              <w:numPr>
                <w:ilvl w:val="0"/>
                <w:numId w:val="33"/>
              </w:numPr>
              <w:spacing w:before="40" w:after="40"/>
              <w:ind w:firstLine="0"/>
              <w:jc w:val="center"/>
              <w:rPr>
                <w:ins w:id="3222" w:author="Huawei" w:date="2018-03-28T15:01:00Z"/>
                <w:rFonts w:ascii="Times New Roman" w:eastAsia="SimSun" w:hAnsi="Times New Roman"/>
                <w:color w:val="000000"/>
                <w:kern w:val="24"/>
                <w:sz w:val="16"/>
                <w:szCs w:val="18"/>
                <w:lang w:eastAsia="x-none"/>
              </w:rPr>
            </w:pPr>
          </w:p>
        </w:tc>
      </w:tr>
      <w:tr w:rsidR="000F713F" w:rsidRPr="000F713F" w14:paraId="6878DBB6" w14:textId="77777777" w:rsidTr="000F713F">
        <w:trPr>
          <w:cantSplit/>
          <w:jc w:val="center"/>
          <w:ins w:id="3223" w:author="Huawei" w:date="2018-03-28T15:01:00Z"/>
        </w:trPr>
        <w:tc>
          <w:tcPr>
            <w:tcW w:w="0" w:type="auto"/>
            <w:vMerge/>
            <w:tcBorders>
              <w:left w:val="single" w:sz="4" w:space="0" w:color="auto"/>
              <w:right w:val="single" w:sz="4" w:space="0" w:color="auto"/>
            </w:tcBorders>
            <w:vAlign w:val="center"/>
          </w:tcPr>
          <w:p w14:paraId="19FDE7EB" w14:textId="77777777" w:rsidR="000F713F" w:rsidRPr="000F713F" w:rsidRDefault="000F713F" w:rsidP="000F713F">
            <w:pPr>
              <w:ind w:left="720" w:hanging="720"/>
              <w:rPr>
                <w:ins w:id="3224"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CB6D5D9" w14:textId="77777777" w:rsidR="000F713F" w:rsidRPr="000F713F" w:rsidRDefault="000F713F" w:rsidP="000F713F">
            <w:pPr>
              <w:keepLines/>
              <w:numPr>
                <w:ilvl w:val="0"/>
                <w:numId w:val="33"/>
              </w:numPr>
              <w:spacing w:before="40" w:after="40"/>
              <w:ind w:firstLine="0"/>
              <w:jc w:val="center"/>
              <w:rPr>
                <w:ins w:id="3225" w:author="Huawei" w:date="2018-03-28T15:01:00Z"/>
                <w:rFonts w:ascii="Symbol" w:eastAsia="SimSun" w:hAnsi="Symbol"/>
                <w:i/>
                <w:sz w:val="16"/>
                <w:szCs w:val="18"/>
                <w:lang w:eastAsia="x-none"/>
              </w:rPr>
            </w:pPr>
            <w:ins w:id="3226" w:author="Huawei" w:date="2018-03-28T15:0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4D36B781" w14:textId="77777777" w:rsidR="000F713F" w:rsidRPr="000F713F" w:rsidRDefault="000F713F" w:rsidP="000F713F">
            <w:pPr>
              <w:keepLines/>
              <w:numPr>
                <w:ilvl w:val="0"/>
                <w:numId w:val="33"/>
              </w:numPr>
              <w:spacing w:before="40" w:after="40"/>
              <w:ind w:firstLine="0"/>
              <w:jc w:val="center"/>
              <w:rPr>
                <w:ins w:id="322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72AA941" w14:textId="77777777" w:rsidR="000F713F" w:rsidRPr="000F713F" w:rsidRDefault="000F713F" w:rsidP="000F713F">
            <w:pPr>
              <w:keepLines/>
              <w:numPr>
                <w:ilvl w:val="0"/>
                <w:numId w:val="33"/>
              </w:numPr>
              <w:spacing w:before="40" w:after="40"/>
              <w:ind w:firstLine="0"/>
              <w:jc w:val="center"/>
              <w:rPr>
                <w:ins w:id="32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ABF0D7" w14:textId="77777777" w:rsidR="000F713F" w:rsidRPr="000F713F" w:rsidRDefault="000F713F" w:rsidP="000F713F">
            <w:pPr>
              <w:keepLines/>
              <w:numPr>
                <w:ilvl w:val="0"/>
                <w:numId w:val="33"/>
              </w:numPr>
              <w:spacing w:before="40" w:after="40"/>
              <w:ind w:firstLine="0"/>
              <w:jc w:val="center"/>
              <w:rPr>
                <w:ins w:id="322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4333DC" w14:textId="77777777" w:rsidR="000F713F" w:rsidRPr="000F713F" w:rsidRDefault="000F713F" w:rsidP="000F713F">
            <w:pPr>
              <w:keepLines/>
              <w:numPr>
                <w:ilvl w:val="0"/>
                <w:numId w:val="33"/>
              </w:numPr>
              <w:spacing w:before="40" w:after="40"/>
              <w:ind w:firstLine="0"/>
              <w:jc w:val="center"/>
              <w:rPr>
                <w:ins w:id="323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294AE6" w14:textId="77777777" w:rsidR="000F713F" w:rsidRPr="000F713F" w:rsidRDefault="000F713F" w:rsidP="000F713F">
            <w:pPr>
              <w:keepLines/>
              <w:numPr>
                <w:ilvl w:val="0"/>
                <w:numId w:val="33"/>
              </w:numPr>
              <w:spacing w:before="40" w:after="40"/>
              <w:ind w:firstLine="0"/>
              <w:jc w:val="center"/>
              <w:rPr>
                <w:ins w:id="323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2B3A70" w14:textId="77777777" w:rsidR="000F713F" w:rsidRPr="000F713F" w:rsidRDefault="000F713F" w:rsidP="000F713F">
            <w:pPr>
              <w:keepLines/>
              <w:numPr>
                <w:ilvl w:val="0"/>
                <w:numId w:val="33"/>
              </w:numPr>
              <w:spacing w:before="40" w:after="40"/>
              <w:ind w:firstLine="0"/>
              <w:jc w:val="center"/>
              <w:rPr>
                <w:ins w:id="323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6DAF34" w14:textId="77777777" w:rsidR="000F713F" w:rsidRPr="000F713F" w:rsidRDefault="000F713F" w:rsidP="000F713F">
            <w:pPr>
              <w:keepLines/>
              <w:numPr>
                <w:ilvl w:val="0"/>
                <w:numId w:val="33"/>
              </w:numPr>
              <w:spacing w:before="40" w:after="40"/>
              <w:ind w:firstLine="0"/>
              <w:jc w:val="center"/>
              <w:rPr>
                <w:ins w:id="323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E759E7" w14:textId="77777777" w:rsidR="000F713F" w:rsidRPr="000F713F" w:rsidRDefault="000F713F" w:rsidP="000F713F">
            <w:pPr>
              <w:keepLines/>
              <w:numPr>
                <w:ilvl w:val="0"/>
                <w:numId w:val="33"/>
              </w:numPr>
              <w:spacing w:before="40" w:after="40"/>
              <w:ind w:firstLine="0"/>
              <w:jc w:val="center"/>
              <w:rPr>
                <w:ins w:id="323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67097B5" w14:textId="77777777" w:rsidR="000F713F" w:rsidRPr="000F713F" w:rsidRDefault="000F713F" w:rsidP="000F713F">
            <w:pPr>
              <w:keepLines/>
              <w:numPr>
                <w:ilvl w:val="0"/>
                <w:numId w:val="33"/>
              </w:numPr>
              <w:spacing w:before="40" w:after="40"/>
              <w:ind w:firstLine="0"/>
              <w:jc w:val="center"/>
              <w:rPr>
                <w:ins w:id="3235" w:author="Huawei" w:date="2018-03-28T15:01:00Z"/>
                <w:rFonts w:ascii="Times New Roman" w:eastAsia="SimSun" w:hAnsi="Times New Roman"/>
                <w:color w:val="000000"/>
                <w:kern w:val="24"/>
                <w:sz w:val="16"/>
                <w:szCs w:val="18"/>
                <w:lang w:eastAsia="x-none"/>
              </w:rPr>
            </w:pPr>
          </w:p>
        </w:tc>
      </w:tr>
      <w:tr w:rsidR="000F713F" w:rsidRPr="000F713F" w14:paraId="08421EC3" w14:textId="77777777" w:rsidTr="000F713F">
        <w:trPr>
          <w:cantSplit/>
          <w:jc w:val="center"/>
          <w:ins w:id="3236" w:author="Huawei" w:date="2018-03-28T15:01:00Z"/>
        </w:trPr>
        <w:tc>
          <w:tcPr>
            <w:tcW w:w="0" w:type="auto"/>
            <w:vMerge/>
            <w:tcBorders>
              <w:left w:val="single" w:sz="4" w:space="0" w:color="auto"/>
              <w:right w:val="single" w:sz="4" w:space="0" w:color="auto"/>
            </w:tcBorders>
            <w:vAlign w:val="center"/>
          </w:tcPr>
          <w:p w14:paraId="7F91BC11" w14:textId="77777777" w:rsidR="000F713F" w:rsidRPr="000F713F" w:rsidRDefault="000F713F" w:rsidP="000F713F">
            <w:pPr>
              <w:ind w:left="720" w:hanging="720"/>
              <w:rPr>
                <w:ins w:id="3237"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4E8C80C" w14:textId="77777777" w:rsidR="000F713F" w:rsidRPr="000F713F" w:rsidRDefault="000F713F" w:rsidP="000F713F">
            <w:pPr>
              <w:keepLines/>
              <w:numPr>
                <w:ilvl w:val="0"/>
                <w:numId w:val="33"/>
              </w:numPr>
              <w:spacing w:before="40" w:after="40"/>
              <w:ind w:firstLine="0"/>
              <w:jc w:val="center"/>
              <w:rPr>
                <w:ins w:id="3238" w:author="Huawei" w:date="2018-03-28T15:01:00Z"/>
                <w:rFonts w:ascii="Symbol" w:eastAsia="SimSun" w:hAnsi="Symbol"/>
                <w:i/>
                <w:sz w:val="16"/>
                <w:szCs w:val="18"/>
                <w:lang w:eastAsia="x-none"/>
              </w:rPr>
            </w:pPr>
            <w:ins w:id="3239" w:author="Huawei" w:date="2018-03-28T15:01:00Z">
              <w:r w:rsidRPr="000F713F">
                <w:rPr>
                  <w:rFonts w:ascii="Times New Roman" w:eastAsia="SimSun" w:hAnsi="Times New Roman"/>
                  <w:i/>
                  <w:sz w:val="16"/>
                  <w:szCs w:val="18"/>
                  <w:lang w:eastAsia="x-none"/>
                </w:rPr>
                <w:t>DS</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414F2F2E" w14:textId="77777777" w:rsidR="000F713F" w:rsidRPr="000F713F" w:rsidRDefault="000F713F" w:rsidP="000F713F">
            <w:pPr>
              <w:keepLines/>
              <w:numPr>
                <w:ilvl w:val="0"/>
                <w:numId w:val="33"/>
              </w:numPr>
              <w:spacing w:before="40" w:after="40"/>
              <w:ind w:firstLine="0"/>
              <w:jc w:val="center"/>
              <w:rPr>
                <w:ins w:id="324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5D1C1BE" w14:textId="77777777" w:rsidR="000F713F" w:rsidRPr="000F713F" w:rsidRDefault="000F713F" w:rsidP="000F713F">
            <w:pPr>
              <w:keepLines/>
              <w:numPr>
                <w:ilvl w:val="0"/>
                <w:numId w:val="33"/>
              </w:numPr>
              <w:spacing w:before="40" w:after="40"/>
              <w:ind w:firstLine="0"/>
              <w:jc w:val="center"/>
              <w:rPr>
                <w:ins w:id="324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B025B2F" w14:textId="77777777" w:rsidR="000F713F" w:rsidRPr="000F713F" w:rsidRDefault="000F713F" w:rsidP="000F713F">
            <w:pPr>
              <w:keepLines/>
              <w:numPr>
                <w:ilvl w:val="0"/>
                <w:numId w:val="33"/>
              </w:numPr>
              <w:spacing w:before="40" w:after="40"/>
              <w:ind w:firstLine="0"/>
              <w:jc w:val="center"/>
              <w:rPr>
                <w:ins w:id="324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70E6A7" w14:textId="77777777" w:rsidR="000F713F" w:rsidRPr="000F713F" w:rsidRDefault="000F713F" w:rsidP="000F713F">
            <w:pPr>
              <w:keepLines/>
              <w:numPr>
                <w:ilvl w:val="0"/>
                <w:numId w:val="33"/>
              </w:numPr>
              <w:spacing w:before="40" w:after="40"/>
              <w:ind w:firstLine="0"/>
              <w:jc w:val="center"/>
              <w:rPr>
                <w:ins w:id="324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4D6092" w14:textId="77777777" w:rsidR="000F713F" w:rsidRPr="000F713F" w:rsidRDefault="000F713F" w:rsidP="000F713F">
            <w:pPr>
              <w:keepLines/>
              <w:numPr>
                <w:ilvl w:val="0"/>
                <w:numId w:val="33"/>
              </w:numPr>
              <w:spacing w:before="40" w:after="40"/>
              <w:ind w:firstLine="0"/>
              <w:jc w:val="center"/>
              <w:rPr>
                <w:ins w:id="324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7E9AF5" w14:textId="77777777" w:rsidR="000F713F" w:rsidRPr="000F713F" w:rsidRDefault="000F713F" w:rsidP="000F713F">
            <w:pPr>
              <w:keepLines/>
              <w:numPr>
                <w:ilvl w:val="0"/>
                <w:numId w:val="33"/>
              </w:numPr>
              <w:spacing w:before="40" w:after="40"/>
              <w:ind w:firstLine="0"/>
              <w:jc w:val="center"/>
              <w:rPr>
                <w:ins w:id="324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0B5B48" w14:textId="77777777" w:rsidR="000F713F" w:rsidRPr="000F713F" w:rsidRDefault="000F713F" w:rsidP="000F713F">
            <w:pPr>
              <w:keepLines/>
              <w:numPr>
                <w:ilvl w:val="0"/>
                <w:numId w:val="33"/>
              </w:numPr>
              <w:spacing w:before="40" w:after="40"/>
              <w:ind w:firstLine="0"/>
              <w:jc w:val="center"/>
              <w:rPr>
                <w:ins w:id="324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FB9AE6E" w14:textId="77777777" w:rsidR="000F713F" w:rsidRPr="000F713F" w:rsidRDefault="000F713F" w:rsidP="000F713F">
            <w:pPr>
              <w:keepLines/>
              <w:numPr>
                <w:ilvl w:val="0"/>
                <w:numId w:val="33"/>
              </w:numPr>
              <w:spacing w:before="40" w:after="40"/>
              <w:ind w:firstLine="0"/>
              <w:jc w:val="center"/>
              <w:rPr>
                <w:ins w:id="324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1655A32" w14:textId="77777777" w:rsidR="000F713F" w:rsidRPr="000F713F" w:rsidRDefault="000F713F" w:rsidP="000F713F">
            <w:pPr>
              <w:keepLines/>
              <w:numPr>
                <w:ilvl w:val="0"/>
                <w:numId w:val="33"/>
              </w:numPr>
              <w:spacing w:before="40" w:after="40"/>
              <w:ind w:firstLine="0"/>
              <w:jc w:val="center"/>
              <w:rPr>
                <w:ins w:id="3248" w:author="Huawei" w:date="2018-03-28T15:01:00Z"/>
                <w:rFonts w:ascii="Times New Roman" w:eastAsia="SimSun" w:hAnsi="Times New Roman"/>
                <w:color w:val="000000"/>
                <w:kern w:val="24"/>
                <w:sz w:val="16"/>
                <w:szCs w:val="18"/>
                <w:lang w:eastAsia="x-none"/>
              </w:rPr>
            </w:pPr>
          </w:p>
        </w:tc>
      </w:tr>
      <w:tr w:rsidR="000F713F" w:rsidRPr="000F713F" w14:paraId="2EB96382" w14:textId="77777777" w:rsidTr="000F713F">
        <w:trPr>
          <w:cantSplit/>
          <w:jc w:val="center"/>
          <w:ins w:id="3249" w:author="Huawei" w:date="2018-03-28T15:01:00Z"/>
        </w:trPr>
        <w:tc>
          <w:tcPr>
            <w:tcW w:w="0" w:type="auto"/>
            <w:vMerge/>
            <w:tcBorders>
              <w:left w:val="single" w:sz="4" w:space="0" w:color="auto"/>
              <w:right w:val="single" w:sz="4" w:space="0" w:color="auto"/>
            </w:tcBorders>
            <w:vAlign w:val="center"/>
          </w:tcPr>
          <w:p w14:paraId="6BA2D636" w14:textId="77777777" w:rsidR="000F713F" w:rsidRPr="000F713F" w:rsidRDefault="000F713F" w:rsidP="000F713F">
            <w:pPr>
              <w:ind w:left="720" w:hanging="720"/>
              <w:rPr>
                <w:ins w:id="3250"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100B85F" w14:textId="77777777" w:rsidR="000F713F" w:rsidRPr="000F713F" w:rsidRDefault="000F713F" w:rsidP="000F713F">
            <w:pPr>
              <w:keepLines/>
              <w:numPr>
                <w:ilvl w:val="0"/>
                <w:numId w:val="33"/>
              </w:numPr>
              <w:spacing w:before="40" w:after="40"/>
              <w:ind w:firstLine="0"/>
              <w:jc w:val="center"/>
              <w:rPr>
                <w:ins w:id="3251" w:author="Huawei" w:date="2018-03-28T15:01:00Z"/>
                <w:rFonts w:ascii="Symbol" w:eastAsia="SimSun" w:hAnsi="Symbol"/>
                <w:i/>
                <w:sz w:val="16"/>
                <w:szCs w:val="18"/>
                <w:lang w:eastAsia="x-none"/>
              </w:rPr>
            </w:pPr>
            <w:ins w:id="3252" w:author="Huawei" w:date="2018-03-28T15:01:00Z">
              <w:r w:rsidRPr="000F713F">
                <w:rPr>
                  <w:rFonts w:ascii="Times New Roman" w:eastAsia="SimSun" w:hAnsi="Times New Roman"/>
                  <w:i/>
                  <w:sz w:val="16"/>
                  <w:szCs w:val="18"/>
                  <w:lang w:eastAsia="x-none"/>
                </w:rPr>
                <w:t>SF</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73ADFDEF" w14:textId="77777777" w:rsidR="000F713F" w:rsidRPr="000F713F" w:rsidRDefault="000F713F" w:rsidP="000F713F">
            <w:pPr>
              <w:keepLines/>
              <w:numPr>
                <w:ilvl w:val="0"/>
                <w:numId w:val="33"/>
              </w:numPr>
              <w:spacing w:before="40" w:after="40"/>
              <w:ind w:firstLine="0"/>
              <w:jc w:val="center"/>
              <w:rPr>
                <w:ins w:id="325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4F3A977" w14:textId="77777777" w:rsidR="000F713F" w:rsidRPr="000F713F" w:rsidRDefault="000F713F" w:rsidP="000F713F">
            <w:pPr>
              <w:keepLines/>
              <w:numPr>
                <w:ilvl w:val="0"/>
                <w:numId w:val="33"/>
              </w:numPr>
              <w:spacing w:before="40" w:after="40"/>
              <w:ind w:firstLine="0"/>
              <w:jc w:val="center"/>
              <w:rPr>
                <w:ins w:id="325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2B92CF2" w14:textId="77777777" w:rsidR="000F713F" w:rsidRPr="000F713F" w:rsidRDefault="000F713F" w:rsidP="000F713F">
            <w:pPr>
              <w:keepLines/>
              <w:numPr>
                <w:ilvl w:val="0"/>
                <w:numId w:val="33"/>
              </w:numPr>
              <w:spacing w:before="40" w:after="40"/>
              <w:ind w:firstLine="0"/>
              <w:jc w:val="center"/>
              <w:rPr>
                <w:ins w:id="325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FE1D59" w14:textId="77777777" w:rsidR="000F713F" w:rsidRPr="000F713F" w:rsidRDefault="000F713F" w:rsidP="000F713F">
            <w:pPr>
              <w:keepLines/>
              <w:numPr>
                <w:ilvl w:val="0"/>
                <w:numId w:val="33"/>
              </w:numPr>
              <w:spacing w:before="40" w:after="40"/>
              <w:ind w:firstLine="0"/>
              <w:jc w:val="center"/>
              <w:rPr>
                <w:ins w:id="325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B8CC94" w14:textId="77777777" w:rsidR="000F713F" w:rsidRPr="000F713F" w:rsidRDefault="000F713F" w:rsidP="000F713F">
            <w:pPr>
              <w:keepLines/>
              <w:numPr>
                <w:ilvl w:val="0"/>
                <w:numId w:val="33"/>
              </w:numPr>
              <w:spacing w:before="40" w:after="40"/>
              <w:ind w:firstLine="0"/>
              <w:jc w:val="center"/>
              <w:rPr>
                <w:ins w:id="325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38D1D29" w14:textId="77777777" w:rsidR="000F713F" w:rsidRPr="000F713F" w:rsidRDefault="000F713F" w:rsidP="000F713F">
            <w:pPr>
              <w:keepLines/>
              <w:numPr>
                <w:ilvl w:val="0"/>
                <w:numId w:val="33"/>
              </w:numPr>
              <w:spacing w:before="40" w:after="40"/>
              <w:ind w:firstLine="0"/>
              <w:jc w:val="center"/>
              <w:rPr>
                <w:ins w:id="325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A48E1A" w14:textId="77777777" w:rsidR="000F713F" w:rsidRPr="000F713F" w:rsidRDefault="000F713F" w:rsidP="000F713F">
            <w:pPr>
              <w:keepLines/>
              <w:numPr>
                <w:ilvl w:val="0"/>
                <w:numId w:val="33"/>
              </w:numPr>
              <w:spacing w:before="40" w:after="40"/>
              <w:ind w:firstLine="0"/>
              <w:jc w:val="center"/>
              <w:rPr>
                <w:ins w:id="325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EEC5DFA" w14:textId="77777777" w:rsidR="000F713F" w:rsidRPr="000F713F" w:rsidRDefault="000F713F" w:rsidP="000F713F">
            <w:pPr>
              <w:keepLines/>
              <w:numPr>
                <w:ilvl w:val="0"/>
                <w:numId w:val="33"/>
              </w:numPr>
              <w:spacing w:before="40" w:after="40"/>
              <w:ind w:firstLine="0"/>
              <w:jc w:val="center"/>
              <w:rPr>
                <w:ins w:id="326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CDE1431" w14:textId="77777777" w:rsidR="000F713F" w:rsidRPr="000F713F" w:rsidRDefault="000F713F" w:rsidP="000F713F">
            <w:pPr>
              <w:keepLines/>
              <w:numPr>
                <w:ilvl w:val="0"/>
                <w:numId w:val="33"/>
              </w:numPr>
              <w:spacing w:before="40" w:after="40"/>
              <w:ind w:firstLine="0"/>
              <w:jc w:val="center"/>
              <w:rPr>
                <w:ins w:id="3261" w:author="Huawei" w:date="2018-03-28T15:01:00Z"/>
                <w:rFonts w:ascii="Times New Roman" w:eastAsia="SimSun" w:hAnsi="Times New Roman"/>
                <w:color w:val="000000"/>
                <w:kern w:val="24"/>
                <w:sz w:val="16"/>
                <w:szCs w:val="18"/>
                <w:lang w:eastAsia="x-none"/>
              </w:rPr>
            </w:pPr>
          </w:p>
        </w:tc>
      </w:tr>
      <w:tr w:rsidR="000F713F" w:rsidRPr="000F713F" w14:paraId="078CE51E" w14:textId="77777777" w:rsidTr="000F713F">
        <w:trPr>
          <w:cantSplit/>
          <w:jc w:val="center"/>
          <w:ins w:id="3262" w:author="Huawei" w:date="2018-03-28T15:01:00Z"/>
        </w:trPr>
        <w:tc>
          <w:tcPr>
            <w:tcW w:w="0" w:type="auto"/>
            <w:vMerge w:val="restart"/>
            <w:tcBorders>
              <w:top w:val="single" w:sz="4" w:space="0" w:color="auto"/>
              <w:left w:val="single" w:sz="4" w:space="0" w:color="auto"/>
              <w:right w:val="single" w:sz="4" w:space="0" w:color="auto"/>
            </w:tcBorders>
            <w:vAlign w:val="center"/>
          </w:tcPr>
          <w:p w14:paraId="192B458D" w14:textId="77777777" w:rsidR="000F713F" w:rsidRPr="000F713F" w:rsidRDefault="000F713F" w:rsidP="000F713F">
            <w:pPr>
              <w:ind w:left="720" w:hanging="720"/>
              <w:rPr>
                <w:ins w:id="3263" w:author="Huawei" w:date="2018-03-28T15:01:00Z"/>
                <w:rFonts w:ascii="Arial" w:eastAsia="Malgun Gothic" w:hAnsi="Arial" w:cs="Arial"/>
                <w:kern w:val="2"/>
                <w:sz w:val="16"/>
                <w:szCs w:val="18"/>
              </w:rPr>
            </w:pPr>
            <w:ins w:id="3264" w:author="Huawei" w:date="2018-03-28T15:01:00Z">
              <w:r w:rsidRPr="000F713F">
                <w:rPr>
                  <w:rFonts w:ascii="Arial" w:eastAsia="Malgun Gothic" w:hAnsi="Arial" w:cs="Arial"/>
                  <w:kern w:val="2"/>
                  <w:sz w:val="16"/>
                  <w:szCs w:val="18"/>
                </w:rPr>
                <w:t>Cross-Correlations</w:t>
              </w:r>
            </w:ins>
          </w:p>
        </w:tc>
        <w:tc>
          <w:tcPr>
            <w:tcW w:w="358" w:type="pct"/>
            <w:tcBorders>
              <w:top w:val="single" w:sz="4" w:space="0" w:color="auto"/>
              <w:left w:val="single" w:sz="4" w:space="0" w:color="auto"/>
              <w:bottom w:val="single" w:sz="4" w:space="0" w:color="auto"/>
              <w:right w:val="single" w:sz="4" w:space="0" w:color="auto"/>
            </w:tcBorders>
            <w:vAlign w:val="center"/>
          </w:tcPr>
          <w:p w14:paraId="2C17E51A" w14:textId="77777777" w:rsidR="000F713F" w:rsidRPr="000F713F" w:rsidRDefault="000F713F" w:rsidP="000F713F">
            <w:pPr>
              <w:keepLines/>
              <w:numPr>
                <w:ilvl w:val="0"/>
                <w:numId w:val="33"/>
              </w:numPr>
              <w:spacing w:before="40" w:after="40"/>
              <w:ind w:firstLine="0"/>
              <w:jc w:val="center"/>
              <w:rPr>
                <w:ins w:id="3265" w:author="Huawei" w:date="2018-03-28T15:01:00Z"/>
                <w:rFonts w:ascii="Times New Roman" w:eastAsia="SimSun" w:hAnsi="Times New Roman"/>
                <w:i/>
                <w:sz w:val="16"/>
                <w:szCs w:val="18"/>
                <w:lang w:eastAsia="x-none"/>
              </w:rPr>
            </w:pPr>
            <w:ins w:id="3266"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2BBCD6BC" w14:textId="77777777" w:rsidR="000F713F" w:rsidRPr="000F713F" w:rsidRDefault="000F713F" w:rsidP="000F713F">
            <w:pPr>
              <w:keepLines/>
              <w:numPr>
                <w:ilvl w:val="0"/>
                <w:numId w:val="33"/>
              </w:numPr>
              <w:spacing w:before="40" w:after="40"/>
              <w:ind w:firstLine="0"/>
              <w:jc w:val="center"/>
              <w:rPr>
                <w:ins w:id="326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686BE4C" w14:textId="77777777" w:rsidR="000F713F" w:rsidRPr="000F713F" w:rsidRDefault="000F713F" w:rsidP="000F713F">
            <w:pPr>
              <w:keepLines/>
              <w:numPr>
                <w:ilvl w:val="0"/>
                <w:numId w:val="33"/>
              </w:numPr>
              <w:spacing w:before="40" w:after="40"/>
              <w:ind w:firstLine="0"/>
              <w:jc w:val="center"/>
              <w:rPr>
                <w:ins w:id="326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3F0E79" w14:textId="77777777" w:rsidR="000F713F" w:rsidRPr="000F713F" w:rsidRDefault="000F713F" w:rsidP="000F713F">
            <w:pPr>
              <w:keepLines/>
              <w:numPr>
                <w:ilvl w:val="0"/>
                <w:numId w:val="33"/>
              </w:numPr>
              <w:spacing w:before="40" w:after="40"/>
              <w:ind w:firstLine="0"/>
              <w:jc w:val="center"/>
              <w:rPr>
                <w:ins w:id="326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01B1FE2" w14:textId="77777777" w:rsidR="000F713F" w:rsidRPr="000F713F" w:rsidRDefault="000F713F" w:rsidP="000F713F">
            <w:pPr>
              <w:keepLines/>
              <w:numPr>
                <w:ilvl w:val="0"/>
                <w:numId w:val="33"/>
              </w:numPr>
              <w:spacing w:before="40" w:after="40"/>
              <w:ind w:firstLine="0"/>
              <w:jc w:val="center"/>
              <w:rPr>
                <w:ins w:id="327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A2F88C" w14:textId="77777777" w:rsidR="000F713F" w:rsidRPr="000F713F" w:rsidRDefault="000F713F" w:rsidP="000F713F">
            <w:pPr>
              <w:keepLines/>
              <w:numPr>
                <w:ilvl w:val="0"/>
                <w:numId w:val="33"/>
              </w:numPr>
              <w:spacing w:before="40" w:after="40"/>
              <w:ind w:firstLine="0"/>
              <w:jc w:val="center"/>
              <w:rPr>
                <w:ins w:id="327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25C55D" w14:textId="77777777" w:rsidR="000F713F" w:rsidRPr="000F713F" w:rsidRDefault="000F713F" w:rsidP="000F713F">
            <w:pPr>
              <w:keepLines/>
              <w:numPr>
                <w:ilvl w:val="0"/>
                <w:numId w:val="33"/>
              </w:numPr>
              <w:spacing w:before="40" w:after="40"/>
              <w:ind w:firstLine="0"/>
              <w:jc w:val="center"/>
              <w:rPr>
                <w:ins w:id="327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2114498" w14:textId="77777777" w:rsidR="000F713F" w:rsidRPr="000F713F" w:rsidRDefault="000F713F" w:rsidP="000F713F">
            <w:pPr>
              <w:keepLines/>
              <w:numPr>
                <w:ilvl w:val="0"/>
                <w:numId w:val="33"/>
              </w:numPr>
              <w:spacing w:before="40" w:after="40"/>
              <w:ind w:firstLine="0"/>
              <w:jc w:val="center"/>
              <w:rPr>
                <w:ins w:id="327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8163D2" w14:textId="77777777" w:rsidR="000F713F" w:rsidRPr="000F713F" w:rsidRDefault="000F713F" w:rsidP="000F713F">
            <w:pPr>
              <w:keepLines/>
              <w:numPr>
                <w:ilvl w:val="0"/>
                <w:numId w:val="33"/>
              </w:numPr>
              <w:spacing w:before="40" w:after="40"/>
              <w:ind w:firstLine="0"/>
              <w:jc w:val="center"/>
              <w:rPr>
                <w:ins w:id="327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DDF38A5" w14:textId="77777777" w:rsidR="000F713F" w:rsidRPr="000F713F" w:rsidRDefault="000F713F" w:rsidP="000F713F">
            <w:pPr>
              <w:keepLines/>
              <w:numPr>
                <w:ilvl w:val="0"/>
                <w:numId w:val="33"/>
              </w:numPr>
              <w:spacing w:before="40" w:after="40"/>
              <w:ind w:firstLine="0"/>
              <w:jc w:val="center"/>
              <w:rPr>
                <w:ins w:id="3275" w:author="Huawei" w:date="2018-03-28T15:01:00Z"/>
                <w:rFonts w:ascii="Times New Roman" w:eastAsia="SimSun" w:hAnsi="Times New Roman"/>
                <w:color w:val="000000"/>
                <w:kern w:val="24"/>
                <w:sz w:val="16"/>
                <w:szCs w:val="18"/>
                <w:lang w:eastAsia="x-none"/>
              </w:rPr>
            </w:pPr>
          </w:p>
        </w:tc>
      </w:tr>
      <w:tr w:rsidR="000F713F" w:rsidRPr="000F713F" w14:paraId="7222080B" w14:textId="77777777" w:rsidTr="000F713F">
        <w:trPr>
          <w:cantSplit/>
          <w:jc w:val="center"/>
          <w:ins w:id="3276" w:author="Huawei" w:date="2018-03-28T15:01:00Z"/>
        </w:trPr>
        <w:tc>
          <w:tcPr>
            <w:tcW w:w="0" w:type="auto"/>
            <w:vMerge/>
            <w:tcBorders>
              <w:left w:val="single" w:sz="4" w:space="0" w:color="auto"/>
              <w:right w:val="single" w:sz="4" w:space="0" w:color="auto"/>
            </w:tcBorders>
            <w:vAlign w:val="center"/>
          </w:tcPr>
          <w:p w14:paraId="433E54D7" w14:textId="77777777" w:rsidR="000F713F" w:rsidRPr="000F713F" w:rsidRDefault="000F713F" w:rsidP="000F713F">
            <w:pPr>
              <w:ind w:left="720" w:hanging="720"/>
              <w:rPr>
                <w:ins w:id="3277"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94984A3" w14:textId="77777777" w:rsidR="000F713F" w:rsidRPr="000F713F" w:rsidRDefault="000F713F" w:rsidP="000F713F">
            <w:pPr>
              <w:keepLines/>
              <w:numPr>
                <w:ilvl w:val="0"/>
                <w:numId w:val="33"/>
              </w:numPr>
              <w:spacing w:before="40" w:after="40"/>
              <w:ind w:firstLine="0"/>
              <w:jc w:val="center"/>
              <w:rPr>
                <w:ins w:id="3278" w:author="Huawei" w:date="2018-03-28T15:01:00Z"/>
                <w:rFonts w:ascii="Times New Roman" w:eastAsia="SimSun" w:hAnsi="Times New Roman"/>
                <w:i/>
                <w:sz w:val="16"/>
                <w:szCs w:val="18"/>
                <w:lang w:eastAsia="x-none"/>
              </w:rPr>
            </w:pPr>
            <w:ins w:id="3279"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24723476" w14:textId="77777777" w:rsidR="000F713F" w:rsidRPr="000F713F" w:rsidRDefault="000F713F" w:rsidP="000F713F">
            <w:pPr>
              <w:keepLines/>
              <w:numPr>
                <w:ilvl w:val="0"/>
                <w:numId w:val="33"/>
              </w:numPr>
              <w:spacing w:before="40" w:after="40"/>
              <w:ind w:firstLine="0"/>
              <w:jc w:val="center"/>
              <w:rPr>
                <w:ins w:id="328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C536523" w14:textId="77777777" w:rsidR="000F713F" w:rsidRPr="000F713F" w:rsidRDefault="000F713F" w:rsidP="000F713F">
            <w:pPr>
              <w:keepLines/>
              <w:numPr>
                <w:ilvl w:val="0"/>
                <w:numId w:val="33"/>
              </w:numPr>
              <w:spacing w:before="40" w:after="40"/>
              <w:ind w:firstLine="0"/>
              <w:jc w:val="center"/>
              <w:rPr>
                <w:ins w:id="328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5BDA7D" w14:textId="77777777" w:rsidR="000F713F" w:rsidRPr="000F713F" w:rsidRDefault="000F713F" w:rsidP="000F713F">
            <w:pPr>
              <w:keepLines/>
              <w:numPr>
                <w:ilvl w:val="0"/>
                <w:numId w:val="33"/>
              </w:numPr>
              <w:spacing w:before="40" w:after="40"/>
              <w:ind w:firstLine="0"/>
              <w:jc w:val="center"/>
              <w:rPr>
                <w:ins w:id="328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D9C107" w14:textId="77777777" w:rsidR="000F713F" w:rsidRPr="000F713F" w:rsidRDefault="000F713F" w:rsidP="000F713F">
            <w:pPr>
              <w:keepLines/>
              <w:numPr>
                <w:ilvl w:val="0"/>
                <w:numId w:val="33"/>
              </w:numPr>
              <w:spacing w:before="40" w:after="40"/>
              <w:ind w:firstLine="0"/>
              <w:jc w:val="center"/>
              <w:rPr>
                <w:ins w:id="328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CF1EA8" w14:textId="77777777" w:rsidR="000F713F" w:rsidRPr="000F713F" w:rsidRDefault="000F713F" w:rsidP="000F713F">
            <w:pPr>
              <w:keepLines/>
              <w:numPr>
                <w:ilvl w:val="0"/>
                <w:numId w:val="33"/>
              </w:numPr>
              <w:spacing w:before="40" w:after="40"/>
              <w:ind w:firstLine="0"/>
              <w:jc w:val="center"/>
              <w:rPr>
                <w:ins w:id="328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CD7E946" w14:textId="77777777" w:rsidR="000F713F" w:rsidRPr="000F713F" w:rsidRDefault="000F713F" w:rsidP="000F713F">
            <w:pPr>
              <w:keepLines/>
              <w:numPr>
                <w:ilvl w:val="0"/>
                <w:numId w:val="33"/>
              </w:numPr>
              <w:spacing w:before="40" w:after="40"/>
              <w:ind w:firstLine="0"/>
              <w:jc w:val="center"/>
              <w:rPr>
                <w:ins w:id="32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1CFEE5" w14:textId="77777777" w:rsidR="000F713F" w:rsidRPr="000F713F" w:rsidRDefault="000F713F" w:rsidP="000F713F">
            <w:pPr>
              <w:keepLines/>
              <w:numPr>
                <w:ilvl w:val="0"/>
                <w:numId w:val="33"/>
              </w:numPr>
              <w:spacing w:before="40" w:after="40"/>
              <w:ind w:firstLine="0"/>
              <w:jc w:val="center"/>
              <w:rPr>
                <w:ins w:id="32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D6B5035" w14:textId="77777777" w:rsidR="000F713F" w:rsidRPr="000F713F" w:rsidRDefault="000F713F" w:rsidP="000F713F">
            <w:pPr>
              <w:keepLines/>
              <w:numPr>
                <w:ilvl w:val="0"/>
                <w:numId w:val="33"/>
              </w:numPr>
              <w:spacing w:before="40" w:after="40"/>
              <w:ind w:firstLine="0"/>
              <w:jc w:val="center"/>
              <w:rPr>
                <w:ins w:id="328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8F10A3A" w14:textId="77777777" w:rsidR="000F713F" w:rsidRPr="000F713F" w:rsidRDefault="000F713F" w:rsidP="000F713F">
            <w:pPr>
              <w:keepLines/>
              <w:numPr>
                <w:ilvl w:val="0"/>
                <w:numId w:val="33"/>
              </w:numPr>
              <w:spacing w:before="40" w:after="40"/>
              <w:ind w:firstLine="0"/>
              <w:jc w:val="center"/>
              <w:rPr>
                <w:ins w:id="3288" w:author="Huawei" w:date="2018-03-28T15:01:00Z"/>
                <w:rFonts w:ascii="Times New Roman" w:eastAsia="SimSun" w:hAnsi="Times New Roman"/>
                <w:color w:val="000000"/>
                <w:kern w:val="24"/>
                <w:sz w:val="16"/>
                <w:szCs w:val="18"/>
                <w:lang w:eastAsia="x-none"/>
              </w:rPr>
            </w:pPr>
          </w:p>
        </w:tc>
      </w:tr>
      <w:tr w:rsidR="000F713F" w:rsidRPr="000F713F" w14:paraId="04E28CCE" w14:textId="77777777" w:rsidTr="000F713F">
        <w:trPr>
          <w:cantSplit/>
          <w:jc w:val="center"/>
          <w:ins w:id="3289" w:author="Huawei" w:date="2018-03-28T15:01:00Z"/>
        </w:trPr>
        <w:tc>
          <w:tcPr>
            <w:tcW w:w="0" w:type="auto"/>
            <w:vMerge/>
            <w:tcBorders>
              <w:left w:val="single" w:sz="4" w:space="0" w:color="auto"/>
              <w:right w:val="single" w:sz="4" w:space="0" w:color="auto"/>
            </w:tcBorders>
            <w:vAlign w:val="center"/>
          </w:tcPr>
          <w:p w14:paraId="1E9B77F2" w14:textId="77777777" w:rsidR="000F713F" w:rsidRPr="000F713F" w:rsidRDefault="000F713F" w:rsidP="000F713F">
            <w:pPr>
              <w:ind w:left="720" w:hanging="720"/>
              <w:rPr>
                <w:ins w:id="3290"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D5552C2" w14:textId="77777777" w:rsidR="000F713F" w:rsidRPr="000F713F" w:rsidRDefault="000F713F" w:rsidP="000F713F">
            <w:pPr>
              <w:keepLines/>
              <w:numPr>
                <w:ilvl w:val="0"/>
                <w:numId w:val="33"/>
              </w:numPr>
              <w:spacing w:before="40" w:after="40"/>
              <w:ind w:firstLine="0"/>
              <w:jc w:val="center"/>
              <w:rPr>
                <w:ins w:id="3291" w:author="Huawei" w:date="2018-03-28T15:01:00Z"/>
                <w:rFonts w:ascii="Times New Roman" w:eastAsia="SimSun" w:hAnsi="Times New Roman"/>
                <w:i/>
                <w:sz w:val="16"/>
                <w:szCs w:val="18"/>
                <w:lang w:eastAsia="x-none"/>
              </w:rPr>
            </w:pPr>
            <w:ins w:id="3292"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5D54C021" w14:textId="77777777" w:rsidR="000F713F" w:rsidRPr="000F713F" w:rsidRDefault="000F713F" w:rsidP="000F713F">
            <w:pPr>
              <w:keepLines/>
              <w:numPr>
                <w:ilvl w:val="0"/>
                <w:numId w:val="33"/>
              </w:numPr>
              <w:spacing w:before="40" w:after="40"/>
              <w:ind w:firstLine="0"/>
              <w:jc w:val="center"/>
              <w:rPr>
                <w:ins w:id="329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75BA229" w14:textId="77777777" w:rsidR="000F713F" w:rsidRPr="000F713F" w:rsidRDefault="000F713F" w:rsidP="000F713F">
            <w:pPr>
              <w:keepLines/>
              <w:numPr>
                <w:ilvl w:val="0"/>
                <w:numId w:val="33"/>
              </w:numPr>
              <w:spacing w:before="40" w:after="40"/>
              <w:ind w:firstLine="0"/>
              <w:jc w:val="center"/>
              <w:rPr>
                <w:ins w:id="329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68AF26" w14:textId="77777777" w:rsidR="000F713F" w:rsidRPr="000F713F" w:rsidRDefault="000F713F" w:rsidP="000F713F">
            <w:pPr>
              <w:keepLines/>
              <w:numPr>
                <w:ilvl w:val="0"/>
                <w:numId w:val="33"/>
              </w:numPr>
              <w:spacing w:before="40" w:after="40"/>
              <w:ind w:firstLine="0"/>
              <w:jc w:val="center"/>
              <w:rPr>
                <w:ins w:id="329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141DBF" w14:textId="77777777" w:rsidR="000F713F" w:rsidRPr="000F713F" w:rsidRDefault="000F713F" w:rsidP="000F713F">
            <w:pPr>
              <w:keepLines/>
              <w:numPr>
                <w:ilvl w:val="0"/>
                <w:numId w:val="33"/>
              </w:numPr>
              <w:spacing w:before="40" w:after="40"/>
              <w:ind w:firstLine="0"/>
              <w:jc w:val="center"/>
              <w:rPr>
                <w:ins w:id="329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6C5F32A" w14:textId="77777777" w:rsidR="000F713F" w:rsidRPr="000F713F" w:rsidRDefault="000F713F" w:rsidP="000F713F">
            <w:pPr>
              <w:keepLines/>
              <w:numPr>
                <w:ilvl w:val="0"/>
                <w:numId w:val="33"/>
              </w:numPr>
              <w:spacing w:before="40" w:after="40"/>
              <w:ind w:firstLine="0"/>
              <w:jc w:val="center"/>
              <w:rPr>
                <w:ins w:id="329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30E76BE" w14:textId="77777777" w:rsidR="000F713F" w:rsidRPr="000F713F" w:rsidRDefault="000F713F" w:rsidP="000F713F">
            <w:pPr>
              <w:keepLines/>
              <w:numPr>
                <w:ilvl w:val="0"/>
                <w:numId w:val="33"/>
              </w:numPr>
              <w:spacing w:before="40" w:after="40"/>
              <w:ind w:firstLine="0"/>
              <w:jc w:val="center"/>
              <w:rPr>
                <w:ins w:id="32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CEDFA63" w14:textId="77777777" w:rsidR="000F713F" w:rsidRPr="000F713F" w:rsidRDefault="000F713F" w:rsidP="000F713F">
            <w:pPr>
              <w:keepLines/>
              <w:numPr>
                <w:ilvl w:val="0"/>
                <w:numId w:val="33"/>
              </w:numPr>
              <w:spacing w:before="40" w:after="40"/>
              <w:ind w:firstLine="0"/>
              <w:jc w:val="center"/>
              <w:rPr>
                <w:ins w:id="32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AB9DFB" w14:textId="77777777" w:rsidR="000F713F" w:rsidRPr="000F713F" w:rsidRDefault="000F713F" w:rsidP="000F713F">
            <w:pPr>
              <w:keepLines/>
              <w:numPr>
                <w:ilvl w:val="0"/>
                <w:numId w:val="33"/>
              </w:numPr>
              <w:spacing w:before="40" w:after="40"/>
              <w:ind w:firstLine="0"/>
              <w:jc w:val="center"/>
              <w:rPr>
                <w:ins w:id="330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2D873E2" w14:textId="77777777" w:rsidR="000F713F" w:rsidRPr="000F713F" w:rsidRDefault="000F713F" w:rsidP="000F713F">
            <w:pPr>
              <w:keepLines/>
              <w:numPr>
                <w:ilvl w:val="0"/>
                <w:numId w:val="33"/>
              </w:numPr>
              <w:spacing w:before="40" w:after="40"/>
              <w:ind w:firstLine="0"/>
              <w:jc w:val="center"/>
              <w:rPr>
                <w:ins w:id="3301" w:author="Huawei" w:date="2018-03-28T15:01:00Z"/>
                <w:rFonts w:ascii="Times New Roman" w:eastAsia="SimSun" w:hAnsi="Times New Roman"/>
                <w:color w:val="000000"/>
                <w:kern w:val="24"/>
                <w:sz w:val="16"/>
                <w:szCs w:val="18"/>
                <w:lang w:eastAsia="x-none"/>
              </w:rPr>
            </w:pPr>
          </w:p>
        </w:tc>
      </w:tr>
      <w:tr w:rsidR="000F713F" w:rsidRPr="000F713F" w14:paraId="626050C2" w14:textId="77777777" w:rsidTr="000F713F">
        <w:trPr>
          <w:cantSplit/>
          <w:jc w:val="center"/>
          <w:ins w:id="3302" w:author="Huawei" w:date="2018-03-28T15:01:00Z"/>
        </w:trPr>
        <w:tc>
          <w:tcPr>
            <w:tcW w:w="0" w:type="auto"/>
            <w:vMerge/>
            <w:tcBorders>
              <w:left w:val="single" w:sz="4" w:space="0" w:color="auto"/>
              <w:right w:val="single" w:sz="4" w:space="0" w:color="auto"/>
            </w:tcBorders>
            <w:vAlign w:val="center"/>
          </w:tcPr>
          <w:p w14:paraId="02407D4D" w14:textId="77777777" w:rsidR="000F713F" w:rsidRPr="000F713F" w:rsidRDefault="000F713F" w:rsidP="000F713F">
            <w:pPr>
              <w:ind w:left="720" w:hanging="720"/>
              <w:rPr>
                <w:ins w:id="3303"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F13AADE" w14:textId="77777777" w:rsidR="000F713F" w:rsidRPr="000F713F" w:rsidRDefault="000F713F" w:rsidP="000F713F">
            <w:pPr>
              <w:keepLines/>
              <w:numPr>
                <w:ilvl w:val="0"/>
                <w:numId w:val="33"/>
              </w:numPr>
              <w:spacing w:before="40" w:after="40"/>
              <w:ind w:firstLine="0"/>
              <w:jc w:val="center"/>
              <w:rPr>
                <w:ins w:id="3304" w:author="Huawei" w:date="2018-03-28T15:01:00Z"/>
                <w:rFonts w:ascii="Times New Roman" w:eastAsia="SimSun" w:hAnsi="Times New Roman"/>
                <w:i/>
                <w:sz w:val="16"/>
                <w:szCs w:val="18"/>
                <w:lang w:eastAsia="x-none"/>
              </w:rPr>
            </w:pPr>
            <w:ins w:id="3305"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308EF3D3" w14:textId="77777777" w:rsidR="000F713F" w:rsidRPr="000F713F" w:rsidRDefault="000F713F" w:rsidP="000F713F">
            <w:pPr>
              <w:keepLines/>
              <w:numPr>
                <w:ilvl w:val="0"/>
                <w:numId w:val="33"/>
              </w:numPr>
              <w:spacing w:before="40" w:after="40"/>
              <w:ind w:firstLine="0"/>
              <w:jc w:val="center"/>
              <w:rPr>
                <w:ins w:id="330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72CA2B7" w14:textId="77777777" w:rsidR="000F713F" w:rsidRPr="000F713F" w:rsidRDefault="000F713F" w:rsidP="000F713F">
            <w:pPr>
              <w:keepLines/>
              <w:numPr>
                <w:ilvl w:val="0"/>
                <w:numId w:val="33"/>
              </w:numPr>
              <w:spacing w:before="40" w:after="40"/>
              <w:ind w:firstLine="0"/>
              <w:jc w:val="center"/>
              <w:rPr>
                <w:ins w:id="330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6B481C" w14:textId="77777777" w:rsidR="000F713F" w:rsidRPr="000F713F" w:rsidRDefault="000F713F" w:rsidP="000F713F">
            <w:pPr>
              <w:keepLines/>
              <w:numPr>
                <w:ilvl w:val="0"/>
                <w:numId w:val="33"/>
              </w:numPr>
              <w:spacing w:before="40" w:after="40"/>
              <w:ind w:firstLine="0"/>
              <w:jc w:val="center"/>
              <w:rPr>
                <w:ins w:id="330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CBA16F0" w14:textId="77777777" w:rsidR="000F713F" w:rsidRPr="000F713F" w:rsidRDefault="000F713F" w:rsidP="000F713F">
            <w:pPr>
              <w:keepLines/>
              <w:numPr>
                <w:ilvl w:val="0"/>
                <w:numId w:val="33"/>
              </w:numPr>
              <w:spacing w:before="40" w:after="40"/>
              <w:ind w:firstLine="0"/>
              <w:jc w:val="center"/>
              <w:rPr>
                <w:ins w:id="330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A0EDAF0" w14:textId="77777777" w:rsidR="000F713F" w:rsidRPr="000F713F" w:rsidRDefault="000F713F" w:rsidP="000F713F">
            <w:pPr>
              <w:keepLines/>
              <w:numPr>
                <w:ilvl w:val="0"/>
                <w:numId w:val="33"/>
              </w:numPr>
              <w:spacing w:before="40" w:after="40"/>
              <w:ind w:firstLine="0"/>
              <w:jc w:val="center"/>
              <w:rPr>
                <w:ins w:id="331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6F21CA7" w14:textId="77777777" w:rsidR="000F713F" w:rsidRPr="000F713F" w:rsidRDefault="000F713F" w:rsidP="000F713F">
            <w:pPr>
              <w:keepLines/>
              <w:numPr>
                <w:ilvl w:val="0"/>
                <w:numId w:val="33"/>
              </w:numPr>
              <w:spacing w:before="40" w:after="40"/>
              <w:ind w:firstLine="0"/>
              <w:jc w:val="center"/>
              <w:rPr>
                <w:ins w:id="33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4208FD" w14:textId="77777777" w:rsidR="000F713F" w:rsidRPr="000F713F" w:rsidRDefault="000F713F" w:rsidP="000F713F">
            <w:pPr>
              <w:keepLines/>
              <w:numPr>
                <w:ilvl w:val="0"/>
                <w:numId w:val="33"/>
              </w:numPr>
              <w:spacing w:before="40" w:after="40"/>
              <w:ind w:firstLine="0"/>
              <w:jc w:val="center"/>
              <w:rPr>
                <w:ins w:id="33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D5F8EF9" w14:textId="77777777" w:rsidR="000F713F" w:rsidRPr="000F713F" w:rsidRDefault="000F713F" w:rsidP="000F713F">
            <w:pPr>
              <w:keepLines/>
              <w:numPr>
                <w:ilvl w:val="0"/>
                <w:numId w:val="33"/>
              </w:numPr>
              <w:spacing w:before="40" w:after="40"/>
              <w:ind w:firstLine="0"/>
              <w:jc w:val="center"/>
              <w:rPr>
                <w:ins w:id="331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5FCE815" w14:textId="77777777" w:rsidR="000F713F" w:rsidRPr="000F713F" w:rsidRDefault="000F713F" w:rsidP="000F713F">
            <w:pPr>
              <w:keepLines/>
              <w:numPr>
                <w:ilvl w:val="0"/>
                <w:numId w:val="33"/>
              </w:numPr>
              <w:spacing w:before="40" w:after="40"/>
              <w:ind w:firstLine="0"/>
              <w:jc w:val="center"/>
              <w:rPr>
                <w:ins w:id="3314" w:author="Huawei" w:date="2018-03-28T15:01:00Z"/>
                <w:rFonts w:ascii="Times New Roman" w:eastAsia="SimSun" w:hAnsi="Times New Roman"/>
                <w:color w:val="000000"/>
                <w:kern w:val="24"/>
                <w:sz w:val="16"/>
                <w:szCs w:val="18"/>
                <w:lang w:eastAsia="x-none"/>
              </w:rPr>
            </w:pPr>
          </w:p>
        </w:tc>
      </w:tr>
      <w:tr w:rsidR="000F713F" w:rsidRPr="000F713F" w14:paraId="30ADCFB5" w14:textId="77777777" w:rsidTr="000F713F">
        <w:trPr>
          <w:cantSplit/>
          <w:jc w:val="center"/>
          <w:ins w:id="3315" w:author="Huawei" w:date="2018-03-28T15:01:00Z"/>
        </w:trPr>
        <w:tc>
          <w:tcPr>
            <w:tcW w:w="0" w:type="auto"/>
            <w:vMerge/>
            <w:tcBorders>
              <w:left w:val="single" w:sz="4" w:space="0" w:color="auto"/>
              <w:right w:val="single" w:sz="4" w:space="0" w:color="auto"/>
            </w:tcBorders>
            <w:vAlign w:val="center"/>
          </w:tcPr>
          <w:p w14:paraId="2407083B" w14:textId="77777777" w:rsidR="000F713F" w:rsidRPr="000F713F" w:rsidRDefault="000F713F" w:rsidP="000F713F">
            <w:pPr>
              <w:ind w:left="720" w:hanging="720"/>
              <w:rPr>
                <w:ins w:id="3316"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CD38C89" w14:textId="77777777" w:rsidR="000F713F" w:rsidRPr="000F713F" w:rsidRDefault="000F713F" w:rsidP="000F713F">
            <w:pPr>
              <w:keepLines/>
              <w:numPr>
                <w:ilvl w:val="0"/>
                <w:numId w:val="33"/>
              </w:numPr>
              <w:spacing w:before="40" w:after="40"/>
              <w:ind w:firstLine="0"/>
              <w:jc w:val="center"/>
              <w:rPr>
                <w:ins w:id="3317" w:author="Huawei" w:date="2018-03-28T15:01:00Z"/>
                <w:rFonts w:ascii="Times New Roman" w:eastAsia="SimSun" w:hAnsi="Times New Roman"/>
                <w:i/>
                <w:sz w:val="16"/>
                <w:szCs w:val="18"/>
                <w:lang w:eastAsia="x-none"/>
              </w:rPr>
            </w:pPr>
            <w:ins w:id="3318"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1AC33A17" w14:textId="77777777" w:rsidR="000F713F" w:rsidRPr="000F713F" w:rsidRDefault="000F713F" w:rsidP="000F713F">
            <w:pPr>
              <w:keepLines/>
              <w:numPr>
                <w:ilvl w:val="0"/>
                <w:numId w:val="33"/>
              </w:numPr>
              <w:spacing w:before="40" w:after="40"/>
              <w:ind w:firstLine="0"/>
              <w:jc w:val="center"/>
              <w:rPr>
                <w:ins w:id="331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E98416C" w14:textId="77777777" w:rsidR="000F713F" w:rsidRPr="000F713F" w:rsidRDefault="000F713F" w:rsidP="000F713F">
            <w:pPr>
              <w:keepLines/>
              <w:numPr>
                <w:ilvl w:val="0"/>
                <w:numId w:val="33"/>
              </w:numPr>
              <w:spacing w:before="40" w:after="40"/>
              <w:ind w:firstLine="0"/>
              <w:jc w:val="center"/>
              <w:rPr>
                <w:ins w:id="332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212A77F" w14:textId="77777777" w:rsidR="000F713F" w:rsidRPr="000F713F" w:rsidRDefault="000F713F" w:rsidP="000F713F">
            <w:pPr>
              <w:keepLines/>
              <w:numPr>
                <w:ilvl w:val="0"/>
                <w:numId w:val="33"/>
              </w:numPr>
              <w:spacing w:before="40" w:after="40"/>
              <w:ind w:firstLine="0"/>
              <w:jc w:val="center"/>
              <w:rPr>
                <w:ins w:id="332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0B0961E" w14:textId="77777777" w:rsidR="000F713F" w:rsidRPr="000F713F" w:rsidRDefault="000F713F" w:rsidP="000F713F">
            <w:pPr>
              <w:keepLines/>
              <w:numPr>
                <w:ilvl w:val="0"/>
                <w:numId w:val="33"/>
              </w:numPr>
              <w:spacing w:before="40" w:after="40"/>
              <w:ind w:firstLine="0"/>
              <w:jc w:val="center"/>
              <w:rPr>
                <w:ins w:id="332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7BD4B6" w14:textId="77777777" w:rsidR="000F713F" w:rsidRPr="000F713F" w:rsidRDefault="000F713F" w:rsidP="000F713F">
            <w:pPr>
              <w:keepLines/>
              <w:numPr>
                <w:ilvl w:val="0"/>
                <w:numId w:val="33"/>
              </w:numPr>
              <w:spacing w:before="40" w:after="40"/>
              <w:ind w:firstLine="0"/>
              <w:jc w:val="center"/>
              <w:rPr>
                <w:ins w:id="332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9C45D3" w14:textId="77777777" w:rsidR="000F713F" w:rsidRPr="000F713F" w:rsidRDefault="000F713F" w:rsidP="000F713F">
            <w:pPr>
              <w:keepLines/>
              <w:numPr>
                <w:ilvl w:val="0"/>
                <w:numId w:val="33"/>
              </w:numPr>
              <w:spacing w:before="40" w:after="40"/>
              <w:ind w:firstLine="0"/>
              <w:jc w:val="center"/>
              <w:rPr>
                <w:ins w:id="33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42F854C" w14:textId="77777777" w:rsidR="000F713F" w:rsidRPr="000F713F" w:rsidRDefault="000F713F" w:rsidP="000F713F">
            <w:pPr>
              <w:keepLines/>
              <w:numPr>
                <w:ilvl w:val="0"/>
                <w:numId w:val="33"/>
              </w:numPr>
              <w:spacing w:before="40" w:after="40"/>
              <w:ind w:firstLine="0"/>
              <w:jc w:val="center"/>
              <w:rPr>
                <w:ins w:id="33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E197FB0" w14:textId="77777777" w:rsidR="000F713F" w:rsidRPr="000F713F" w:rsidRDefault="000F713F" w:rsidP="000F713F">
            <w:pPr>
              <w:keepLines/>
              <w:numPr>
                <w:ilvl w:val="0"/>
                <w:numId w:val="33"/>
              </w:numPr>
              <w:spacing w:before="40" w:after="40"/>
              <w:ind w:firstLine="0"/>
              <w:jc w:val="center"/>
              <w:rPr>
                <w:ins w:id="332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3445CED" w14:textId="77777777" w:rsidR="000F713F" w:rsidRPr="000F713F" w:rsidRDefault="000F713F" w:rsidP="000F713F">
            <w:pPr>
              <w:keepLines/>
              <w:numPr>
                <w:ilvl w:val="0"/>
                <w:numId w:val="33"/>
              </w:numPr>
              <w:spacing w:before="40" w:after="40"/>
              <w:ind w:firstLine="0"/>
              <w:jc w:val="center"/>
              <w:rPr>
                <w:ins w:id="3327" w:author="Huawei" w:date="2018-03-28T15:01:00Z"/>
                <w:rFonts w:ascii="Times New Roman" w:eastAsia="SimSun" w:hAnsi="Times New Roman"/>
                <w:color w:val="000000"/>
                <w:kern w:val="24"/>
                <w:sz w:val="16"/>
                <w:szCs w:val="18"/>
                <w:lang w:eastAsia="x-none"/>
              </w:rPr>
            </w:pPr>
          </w:p>
        </w:tc>
      </w:tr>
      <w:tr w:rsidR="000F713F" w:rsidRPr="000F713F" w14:paraId="61905060" w14:textId="77777777" w:rsidTr="000F713F">
        <w:trPr>
          <w:cantSplit/>
          <w:jc w:val="center"/>
          <w:ins w:id="3328" w:author="Huawei" w:date="2018-03-28T15:01:00Z"/>
        </w:trPr>
        <w:tc>
          <w:tcPr>
            <w:tcW w:w="0" w:type="auto"/>
            <w:vMerge/>
            <w:tcBorders>
              <w:left w:val="single" w:sz="4" w:space="0" w:color="auto"/>
              <w:right w:val="single" w:sz="4" w:space="0" w:color="auto"/>
            </w:tcBorders>
            <w:vAlign w:val="center"/>
          </w:tcPr>
          <w:p w14:paraId="170623E7" w14:textId="77777777" w:rsidR="000F713F" w:rsidRPr="000F713F" w:rsidRDefault="000F713F" w:rsidP="000F713F">
            <w:pPr>
              <w:ind w:left="720" w:hanging="720"/>
              <w:rPr>
                <w:ins w:id="332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19C23E4" w14:textId="77777777" w:rsidR="000F713F" w:rsidRPr="000F713F" w:rsidRDefault="000F713F" w:rsidP="000F713F">
            <w:pPr>
              <w:keepLines/>
              <w:numPr>
                <w:ilvl w:val="0"/>
                <w:numId w:val="33"/>
              </w:numPr>
              <w:spacing w:before="40" w:after="40"/>
              <w:ind w:firstLine="0"/>
              <w:jc w:val="center"/>
              <w:rPr>
                <w:ins w:id="3330" w:author="Huawei" w:date="2018-03-28T15:01:00Z"/>
                <w:rFonts w:ascii="Times New Roman" w:eastAsia="SimSun" w:hAnsi="Times New Roman"/>
                <w:i/>
                <w:sz w:val="16"/>
                <w:szCs w:val="18"/>
                <w:lang w:eastAsia="x-none"/>
              </w:rPr>
            </w:pPr>
            <w:ins w:id="3331"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vertAlign w:val="subscript"/>
                  <w:lang w:eastAsia="x-none"/>
                </w:rPr>
                <w:t xml:space="preserve"> </w:t>
              </w:r>
              <w:r w:rsidRPr="000F713F">
                <w:rPr>
                  <w:rFonts w:ascii="Times New Roman" w:eastAsia="SimSun" w:hAnsi="Times New Roman"/>
                  <w:sz w:val="16"/>
                  <w:szCs w:val="18"/>
                  <w:lang w:eastAsia="x-none"/>
                </w:rPr>
                <w:t xml:space="preserve">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3E19CCE7" w14:textId="77777777" w:rsidR="000F713F" w:rsidRPr="000F713F" w:rsidRDefault="000F713F" w:rsidP="000F713F">
            <w:pPr>
              <w:keepLines/>
              <w:numPr>
                <w:ilvl w:val="0"/>
                <w:numId w:val="33"/>
              </w:numPr>
              <w:spacing w:before="40" w:after="40"/>
              <w:ind w:firstLine="0"/>
              <w:jc w:val="center"/>
              <w:rPr>
                <w:ins w:id="333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ED6830B" w14:textId="77777777" w:rsidR="000F713F" w:rsidRPr="000F713F" w:rsidRDefault="000F713F" w:rsidP="000F713F">
            <w:pPr>
              <w:keepLines/>
              <w:numPr>
                <w:ilvl w:val="0"/>
                <w:numId w:val="33"/>
              </w:numPr>
              <w:spacing w:before="40" w:after="40"/>
              <w:ind w:firstLine="0"/>
              <w:jc w:val="center"/>
              <w:rPr>
                <w:ins w:id="333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6E47FE" w14:textId="77777777" w:rsidR="000F713F" w:rsidRPr="000F713F" w:rsidRDefault="000F713F" w:rsidP="000F713F">
            <w:pPr>
              <w:keepLines/>
              <w:numPr>
                <w:ilvl w:val="0"/>
                <w:numId w:val="33"/>
              </w:numPr>
              <w:spacing w:before="40" w:after="40"/>
              <w:ind w:firstLine="0"/>
              <w:jc w:val="center"/>
              <w:rPr>
                <w:ins w:id="333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FCC8CA7" w14:textId="77777777" w:rsidR="000F713F" w:rsidRPr="000F713F" w:rsidRDefault="000F713F" w:rsidP="000F713F">
            <w:pPr>
              <w:keepLines/>
              <w:numPr>
                <w:ilvl w:val="0"/>
                <w:numId w:val="33"/>
              </w:numPr>
              <w:spacing w:before="40" w:after="40"/>
              <w:ind w:firstLine="0"/>
              <w:jc w:val="center"/>
              <w:rPr>
                <w:ins w:id="333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53CB10A" w14:textId="77777777" w:rsidR="000F713F" w:rsidRPr="000F713F" w:rsidRDefault="000F713F" w:rsidP="000F713F">
            <w:pPr>
              <w:keepLines/>
              <w:numPr>
                <w:ilvl w:val="0"/>
                <w:numId w:val="33"/>
              </w:numPr>
              <w:spacing w:before="40" w:after="40"/>
              <w:ind w:firstLine="0"/>
              <w:jc w:val="center"/>
              <w:rPr>
                <w:ins w:id="333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60CCB0" w14:textId="77777777" w:rsidR="000F713F" w:rsidRPr="000F713F" w:rsidRDefault="000F713F" w:rsidP="000F713F">
            <w:pPr>
              <w:keepLines/>
              <w:numPr>
                <w:ilvl w:val="0"/>
                <w:numId w:val="33"/>
              </w:numPr>
              <w:spacing w:before="40" w:after="40"/>
              <w:ind w:firstLine="0"/>
              <w:jc w:val="center"/>
              <w:rPr>
                <w:ins w:id="333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993FC0" w14:textId="77777777" w:rsidR="000F713F" w:rsidRPr="000F713F" w:rsidRDefault="000F713F" w:rsidP="000F713F">
            <w:pPr>
              <w:keepLines/>
              <w:numPr>
                <w:ilvl w:val="0"/>
                <w:numId w:val="33"/>
              </w:numPr>
              <w:spacing w:before="40" w:after="40"/>
              <w:ind w:firstLine="0"/>
              <w:jc w:val="center"/>
              <w:rPr>
                <w:ins w:id="333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2F6AFD" w14:textId="77777777" w:rsidR="000F713F" w:rsidRPr="000F713F" w:rsidRDefault="000F713F" w:rsidP="000F713F">
            <w:pPr>
              <w:keepLines/>
              <w:numPr>
                <w:ilvl w:val="0"/>
                <w:numId w:val="33"/>
              </w:numPr>
              <w:spacing w:before="40" w:after="40"/>
              <w:ind w:firstLine="0"/>
              <w:jc w:val="center"/>
              <w:rPr>
                <w:ins w:id="333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0283544" w14:textId="77777777" w:rsidR="000F713F" w:rsidRPr="000F713F" w:rsidRDefault="000F713F" w:rsidP="000F713F">
            <w:pPr>
              <w:keepLines/>
              <w:numPr>
                <w:ilvl w:val="0"/>
                <w:numId w:val="33"/>
              </w:numPr>
              <w:spacing w:before="40" w:after="40"/>
              <w:ind w:firstLine="0"/>
              <w:jc w:val="center"/>
              <w:rPr>
                <w:ins w:id="3340" w:author="Huawei" w:date="2018-03-28T15:01:00Z"/>
                <w:rFonts w:ascii="Times New Roman" w:eastAsia="SimSun" w:hAnsi="Times New Roman"/>
                <w:color w:val="000000"/>
                <w:kern w:val="24"/>
                <w:sz w:val="16"/>
                <w:szCs w:val="18"/>
                <w:lang w:eastAsia="x-none"/>
              </w:rPr>
            </w:pPr>
          </w:p>
        </w:tc>
      </w:tr>
      <w:tr w:rsidR="000F713F" w:rsidRPr="000F713F" w14:paraId="24E686A9" w14:textId="77777777" w:rsidTr="000F713F">
        <w:trPr>
          <w:cantSplit/>
          <w:jc w:val="center"/>
          <w:ins w:id="3341" w:author="Huawei" w:date="2018-03-28T15:01:00Z"/>
        </w:trPr>
        <w:tc>
          <w:tcPr>
            <w:tcW w:w="0" w:type="auto"/>
            <w:vMerge/>
            <w:tcBorders>
              <w:left w:val="single" w:sz="4" w:space="0" w:color="auto"/>
              <w:right w:val="single" w:sz="4" w:space="0" w:color="auto"/>
            </w:tcBorders>
            <w:vAlign w:val="center"/>
          </w:tcPr>
          <w:p w14:paraId="78684CC9" w14:textId="77777777" w:rsidR="000F713F" w:rsidRPr="000F713F" w:rsidRDefault="000F713F" w:rsidP="000F713F">
            <w:pPr>
              <w:ind w:left="720" w:hanging="720"/>
              <w:rPr>
                <w:ins w:id="3342"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456BA06" w14:textId="77777777" w:rsidR="000F713F" w:rsidRPr="000F713F" w:rsidRDefault="000F713F" w:rsidP="000F713F">
            <w:pPr>
              <w:keepLines/>
              <w:numPr>
                <w:ilvl w:val="0"/>
                <w:numId w:val="33"/>
              </w:numPr>
              <w:spacing w:before="40" w:after="40"/>
              <w:ind w:firstLine="0"/>
              <w:jc w:val="center"/>
              <w:rPr>
                <w:ins w:id="3343" w:author="Huawei" w:date="2018-03-28T15:01:00Z"/>
                <w:rFonts w:ascii="Times New Roman" w:eastAsia="SimSun" w:hAnsi="Times New Roman"/>
                <w:i/>
                <w:sz w:val="16"/>
                <w:szCs w:val="18"/>
                <w:lang w:eastAsia="x-none"/>
              </w:rPr>
            </w:pPr>
            <w:ins w:id="3344"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1E2B4D87" w14:textId="77777777" w:rsidR="000F713F" w:rsidRPr="000F713F" w:rsidRDefault="000F713F" w:rsidP="000F713F">
            <w:pPr>
              <w:keepLines/>
              <w:numPr>
                <w:ilvl w:val="0"/>
                <w:numId w:val="33"/>
              </w:numPr>
              <w:spacing w:before="40" w:after="40"/>
              <w:ind w:firstLine="0"/>
              <w:jc w:val="center"/>
              <w:rPr>
                <w:ins w:id="3345"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E49E33F" w14:textId="77777777" w:rsidR="000F713F" w:rsidRPr="000F713F" w:rsidRDefault="000F713F" w:rsidP="000F713F">
            <w:pPr>
              <w:keepLines/>
              <w:numPr>
                <w:ilvl w:val="0"/>
                <w:numId w:val="33"/>
              </w:numPr>
              <w:spacing w:before="40" w:after="40"/>
              <w:ind w:firstLine="0"/>
              <w:jc w:val="center"/>
              <w:rPr>
                <w:ins w:id="334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9FD25B" w14:textId="77777777" w:rsidR="000F713F" w:rsidRPr="000F713F" w:rsidRDefault="000F713F" w:rsidP="000F713F">
            <w:pPr>
              <w:keepLines/>
              <w:numPr>
                <w:ilvl w:val="0"/>
                <w:numId w:val="33"/>
              </w:numPr>
              <w:spacing w:before="40" w:after="40"/>
              <w:ind w:firstLine="0"/>
              <w:jc w:val="center"/>
              <w:rPr>
                <w:ins w:id="334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555F19B" w14:textId="77777777" w:rsidR="000F713F" w:rsidRPr="000F713F" w:rsidRDefault="000F713F" w:rsidP="000F713F">
            <w:pPr>
              <w:keepLines/>
              <w:numPr>
                <w:ilvl w:val="0"/>
                <w:numId w:val="33"/>
              </w:numPr>
              <w:spacing w:before="40" w:after="40"/>
              <w:ind w:firstLine="0"/>
              <w:jc w:val="center"/>
              <w:rPr>
                <w:ins w:id="334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D22AD96" w14:textId="77777777" w:rsidR="000F713F" w:rsidRPr="000F713F" w:rsidRDefault="000F713F" w:rsidP="000F713F">
            <w:pPr>
              <w:keepLines/>
              <w:numPr>
                <w:ilvl w:val="0"/>
                <w:numId w:val="33"/>
              </w:numPr>
              <w:spacing w:before="40" w:after="40"/>
              <w:ind w:firstLine="0"/>
              <w:jc w:val="center"/>
              <w:rPr>
                <w:ins w:id="334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6A2B03" w14:textId="77777777" w:rsidR="000F713F" w:rsidRPr="000F713F" w:rsidRDefault="000F713F" w:rsidP="000F713F">
            <w:pPr>
              <w:keepLines/>
              <w:numPr>
                <w:ilvl w:val="0"/>
                <w:numId w:val="33"/>
              </w:numPr>
              <w:spacing w:before="40" w:after="40"/>
              <w:ind w:firstLine="0"/>
              <w:jc w:val="center"/>
              <w:rPr>
                <w:ins w:id="33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00CB90" w14:textId="77777777" w:rsidR="000F713F" w:rsidRPr="000F713F" w:rsidRDefault="000F713F" w:rsidP="000F713F">
            <w:pPr>
              <w:keepLines/>
              <w:numPr>
                <w:ilvl w:val="0"/>
                <w:numId w:val="33"/>
              </w:numPr>
              <w:spacing w:before="40" w:after="40"/>
              <w:ind w:firstLine="0"/>
              <w:jc w:val="center"/>
              <w:rPr>
                <w:ins w:id="335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8E1300" w14:textId="77777777" w:rsidR="000F713F" w:rsidRPr="000F713F" w:rsidRDefault="000F713F" w:rsidP="000F713F">
            <w:pPr>
              <w:keepLines/>
              <w:numPr>
                <w:ilvl w:val="0"/>
                <w:numId w:val="33"/>
              </w:numPr>
              <w:spacing w:before="40" w:after="40"/>
              <w:ind w:firstLine="0"/>
              <w:jc w:val="center"/>
              <w:rPr>
                <w:ins w:id="3352"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C7BCFFA" w14:textId="77777777" w:rsidR="000F713F" w:rsidRPr="000F713F" w:rsidRDefault="000F713F" w:rsidP="000F713F">
            <w:pPr>
              <w:keepLines/>
              <w:numPr>
                <w:ilvl w:val="0"/>
                <w:numId w:val="33"/>
              </w:numPr>
              <w:spacing w:before="40" w:after="40"/>
              <w:ind w:firstLine="0"/>
              <w:jc w:val="center"/>
              <w:rPr>
                <w:ins w:id="3353" w:author="Huawei" w:date="2018-03-28T15:01:00Z"/>
                <w:rFonts w:ascii="Times New Roman" w:eastAsia="SimSun" w:hAnsi="Times New Roman"/>
                <w:color w:val="000000"/>
                <w:kern w:val="24"/>
                <w:sz w:val="16"/>
                <w:szCs w:val="18"/>
                <w:lang w:eastAsia="x-none"/>
              </w:rPr>
            </w:pPr>
          </w:p>
        </w:tc>
      </w:tr>
      <w:tr w:rsidR="000F713F" w:rsidRPr="000F713F" w14:paraId="4107E826" w14:textId="77777777" w:rsidTr="000F713F">
        <w:trPr>
          <w:cantSplit/>
          <w:jc w:val="center"/>
          <w:ins w:id="3354" w:author="Huawei" w:date="2018-03-28T15:01:00Z"/>
        </w:trPr>
        <w:tc>
          <w:tcPr>
            <w:tcW w:w="0" w:type="auto"/>
            <w:vMerge/>
            <w:tcBorders>
              <w:left w:val="single" w:sz="4" w:space="0" w:color="auto"/>
              <w:right w:val="single" w:sz="4" w:space="0" w:color="auto"/>
            </w:tcBorders>
            <w:vAlign w:val="center"/>
          </w:tcPr>
          <w:p w14:paraId="3AC8B6E5" w14:textId="77777777" w:rsidR="000F713F" w:rsidRPr="000F713F" w:rsidRDefault="000F713F" w:rsidP="000F713F">
            <w:pPr>
              <w:ind w:left="720" w:hanging="720"/>
              <w:rPr>
                <w:ins w:id="3355"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11D3D31" w14:textId="77777777" w:rsidR="000F713F" w:rsidRPr="000F713F" w:rsidRDefault="000F713F" w:rsidP="000F713F">
            <w:pPr>
              <w:keepLines/>
              <w:numPr>
                <w:ilvl w:val="0"/>
                <w:numId w:val="33"/>
              </w:numPr>
              <w:spacing w:before="40" w:after="40"/>
              <w:ind w:firstLine="0"/>
              <w:jc w:val="center"/>
              <w:rPr>
                <w:ins w:id="3356" w:author="Huawei" w:date="2018-03-28T15:01:00Z"/>
                <w:rFonts w:ascii="Times New Roman" w:eastAsia="SimSun" w:hAnsi="Times New Roman"/>
                <w:i/>
                <w:sz w:val="16"/>
                <w:szCs w:val="18"/>
                <w:lang w:eastAsia="x-none"/>
              </w:rPr>
            </w:pPr>
            <w:ins w:id="3357"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19C15E04" w14:textId="77777777" w:rsidR="000F713F" w:rsidRPr="000F713F" w:rsidRDefault="000F713F" w:rsidP="000F713F">
            <w:pPr>
              <w:keepLines/>
              <w:numPr>
                <w:ilvl w:val="0"/>
                <w:numId w:val="33"/>
              </w:numPr>
              <w:spacing w:before="40" w:after="40"/>
              <w:ind w:firstLine="0"/>
              <w:jc w:val="center"/>
              <w:rPr>
                <w:ins w:id="335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A40716F" w14:textId="77777777" w:rsidR="000F713F" w:rsidRPr="000F713F" w:rsidRDefault="000F713F" w:rsidP="000F713F">
            <w:pPr>
              <w:keepLines/>
              <w:numPr>
                <w:ilvl w:val="0"/>
                <w:numId w:val="33"/>
              </w:numPr>
              <w:spacing w:before="40" w:after="40"/>
              <w:ind w:firstLine="0"/>
              <w:jc w:val="center"/>
              <w:rPr>
                <w:ins w:id="335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4C68B9" w14:textId="77777777" w:rsidR="000F713F" w:rsidRPr="000F713F" w:rsidRDefault="000F713F" w:rsidP="000F713F">
            <w:pPr>
              <w:keepLines/>
              <w:numPr>
                <w:ilvl w:val="0"/>
                <w:numId w:val="33"/>
              </w:numPr>
              <w:spacing w:before="40" w:after="40"/>
              <w:ind w:firstLine="0"/>
              <w:jc w:val="center"/>
              <w:rPr>
                <w:ins w:id="336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F5A39ED" w14:textId="77777777" w:rsidR="000F713F" w:rsidRPr="000F713F" w:rsidRDefault="000F713F" w:rsidP="000F713F">
            <w:pPr>
              <w:keepLines/>
              <w:numPr>
                <w:ilvl w:val="0"/>
                <w:numId w:val="33"/>
              </w:numPr>
              <w:spacing w:before="40" w:after="40"/>
              <w:ind w:firstLine="0"/>
              <w:jc w:val="center"/>
              <w:rPr>
                <w:ins w:id="336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6D2632" w14:textId="77777777" w:rsidR="000F713F" w:rsidRPr="000F713F" w:rsidRDefault="000F713F" w:rsidP="000F713F">
            <w:pPr>
              <w:keepLines/>
              <w:numPr>
                <w:ilvl w:val="0"/>
                <w:numId w:val="33"/>
              </w:numPr>
              <w:spacing w:before="40" w:after="40"/>
              <w:ind w:firstLine="0"/>
              <w:jc w:val="center"/>
              <w:rPr>
                <w:ins w:id="336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5F11A0" w14:textId="77777777" w:rsidR="000F713F" w:rsidRPr="000F713F" w:rsidRDefault="000F713F" w:rsidP="000F713F">
            <w:pPr>
              <w:keepLines/>
              <w:numPr>
                <w:ilvl w:val="0"/>
                <w:numId w:val="33"/>
              </w:numPr>
              <w:spacing w:before="40" w:after="40"/>
              <w:ind w:firstLine="0"/>
              <w:jc w:val="center"/>
              <w:rPr>
                <w:ins w:id="336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33E936" w14:textId="77777777" w:rsidR="000F713F" w:rsidRPr="000F713F" w:rsidRDefault="000F713F" w:rsidP="000F713F">
            <w:pPr>
              <w:keepLines/>
              <w:numPr>
                <w:ilvl w:val="0"/>
                <w:numId w:val="33"/>
              </w:numPr>
              <w:spacing w:before="40" w:after="40"/>
              <w:ind w:firstLine="0"/>
              <w:jc w:val="center"/>
              <w:rPr>
                <w:ins w:id="33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9869E65" w14:textId="77777777" w:rsidR="000F713F" w:rsidRPr="000F713F" w:rsidRDefault="000F713F" w:rsidP="000F713F">
            <w:pPr>
              <w:keepLines/>
              <w:numPr>
                <w:ilvl w:val="0"/>
                <w:numId w:val="33"/>
              </w:numPr>
              <w:spacing w:before="40" w:after="40"/>
              <w:ind w:firstLine="0"/>
              <w:jc w:val="center"/>
              <w:rPr>
                <w:ins w:id="336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C778A77" w14:textId="77777777" w:rsidR="000F713F" w:rsidRPr="000F713F" w:rsidRDefault="000F713F" w:rsidP="000F713F">
            <w:pPr>
              <w:keepLines/>
              <w:numPr>
                <w:ilvl w:val="0"/>
                <w:numId w:val="33"/>
              </w:numPr>
              <w:spacing w:before="40" w:after="40"/>
              <w:ind w:firstLine="0"/>
              <w:jc w:val="center"/>
              <w:rPr>
                <w:ins w:id="3366" w:author="Huawei" w:date="2018-03-28T15:01:00Z"/>
                <w:rFonts w:ascii="Times New Roman" w:eastAsia="SimSun" w:hAnsi="Times New Roman"/>
                <w:color w:val="000000"/>
                <w:kern w:val="24"/>
                <w:sz w:val="16"/>
                <w:szCs w:val="18"/>
                <w:lang w:eastAsia="x-none"/>
              </w:rPr>
            </w:pPr>
          </w:p>
        </w:tc>
      </w:tr>
      <w:tr w:rsidR="000F713F" w:rsidRPr="000F713F" w14:paraId="271E260D" w14:textId="77777777" w:rsidTr="000F713F">
        <w:trPr>
          <w:cantSplit/>
          <w:jc w:val="center"/>
          <w:ins w:id="3367" w:author="Huawei" w:date="2018-03-28T15:01:00Z"/>
        </w:trPr>
        <w:tc>
          <w:tcPr>
            <w:tcW w:w="0" w:type="auto"/>
            <w:vMerge/>
            <w:tcBorders>
              <w:left w:val="single" w:sz="4" w:space="0" w:color="auto"/>
              <w:right w:val="single" w:sz="4" w:space="0" w:color="auto"/>
            </w:tcBorders>
            <w:vAlign w:val="center"/>
          </w:tcPr>
          <w:p w14:paraId="6761C974" w14:textId="77777777" w:rsidR="000F713F" w:rsidRPr="000F713F" w:rsidRDefault="000F713F" w:rsidP="000F713F">
            <w:pPr>
              <w:ind w:left="720" w:hanging="720"/>
              <w:rPr>
                <w:ins w:id="3368"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D7A4434" w14:textId="77777777" w:rsidR="000F713F" w:rsidRPr="000F713F" w:rsidRDefault="000F713F" w:rsidP="000F713F">
            <w:pPr>
              <w:keepLines/>
              <w:numPr>
                <w:ilvl w:val="0"/>
                <w:numId w:val="33"/>
              </w:numPr>
              <w:spacing w:before="40" w:after="40"/>
              <w:ind w:firstLine="0"/>
              <w:jc w:val="center"/>
              <w:rPr>
                <w:ins w:id="3369" w:author="Huawei" w:date="2018-03-28T15:01:00Z"/>
                <w:rFonts w:ascii="Times New Roman" w:eastAsia="SimSun" w:hAnsi="Times New Roman"/>
                <w:i/>
                <w:sz w:val="16"/>
                <w:szCs w:val="18"/>
                <w:lang w:eastAsia="x-none"/>
              </w:rPr>
            </w:pPr>
            <w:ins w:id="3370"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4697494B" w14:textId="77777777" w:rsidR="000F713F" w:rsidRPr="000F713F" w:rsidRDefault="000F713F" w:rsidP="000F713F">
            <w:pPr>
              <w:keepLines/>
              <w:numPr>
                <w:ilvl w:val="0"/>
                <w:numId w:val="33"/>
              </w:numPr>
              <w:spacing w:before="40" w:after="40"/>
              <w:ind w:firstLine="0"/>
              <w:jc w:val="center"/>
              <w:rPr>
                <w:ins w:id="3371"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4E3AA3F" w14:textId="77777777" w:rsidR="000F713F" w:rsidRPr="000F713F" w:rsidRDefault="000F713F" w:rsidP="000F713F">
            <w:pPr>
              <w:keepLines/>
              <w:numPr>
                <w:ilvl w:val="0"/>
                <w:numId w:val="33"/>
              </w:numPr>
              <w:spacing w:before="40" w:after="40"/>
              <w:ind w:firstLine="0"/>
              <w:jc w:val="center"/>
              <w:rPr>
                <w:ins w:id="337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D071139" w14:textId="77777777" w:rsidR="000F713F" w:rsidRPr="000F713F" w:rsidRDefault="000F713F" w:rsidP="000F713F">
            <w:pPr>
              <w:keepLines/>
              <w:numPr>
                <w:ilvl w:val="0"/>
                <w:numId w:val="33"/>
              </w:numPr>
              <w:spacing w:before="40" w:after="40"/>
              <w:ind w:firstLine="0"/>
              <w:jc w:val="center"/>
              <w:rPr>
                <w:ins w:id="337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2C857C" w14:textId="77777777" w:rsidR="000F713F" w:rsidRPr="000F713F" w:rsidRDefault="000F713F" w:rsidP="000F713F">
            <w:pPr>
              <w:keepLines/>
              <w:numPr>
                <w:ilvl w:val="0"/>
                <w:numId w:val="33"/>
              </w:numPr>
              <w:spacing w:before="40" w:after="40"/>
              <w:ind w:firstLine="0"/>
              <w:jc w:val="center"/>
              <w:rPr>
                <w:ins w:id="33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E09AE5A" w14:textId="77777777" w:rsidR="000F713F" w:rsidRPr="000F713F" w:rsidRDefault="000F713F" w:rsidP="000F713F">
            <w:pPr>
              <w:keepLines/>
              <w:numPr>
                <w:ilvl w:val="0"/>
                <w:numId w:val="33"/>
              </w:numPr>
              <w:spacing w:before="40" w:after="40"/>
              <w:ind w:firstLine="0"/>
              <w:jc w:val="center"/>
              <w:rPr>
                <w:ins w:id="337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4729766" w14:textId="77777777" w:rsidR="000F713F" w:rsidRPr="000F713F" w:rsidRDefault="000F713F" w:rsidP="000F713F">
            <w:pPr>
              <w:keepLines/>
              <w:numPr>
                <w:ilvl w:val="0"/>
                <w:numId w:val="33"/>
              </w:numPr>
              <w:spacing w:before="40" w:after="40"/>
              <w:ind w:firstLine="0"/>
              <w:jc w:val="center"/>
              <w:rPr>
                <w:ins w:id="337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2702B1" w14:textId="77777777" w:rsidR="000F713F" w:rsidRPr="000F713F" w:rsidRDefault="000F713F" w:rsidP="000F713F">
            <w:pPr>
              <w:keepLines/>
              <w:numPr>
                <w:ilvl w:val="0"/>
                <w:numId w:val="33"/>
              </w:numPr>
              <w:spacing w:before="40" w:after="40"/>
              <w:ind w:firstLine="0"/>
              <w:jc w:val="center"/>
              <w:rPr>
                <w:ins w:id="337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29F0396" w14:textId="77777777" w:rsidR="000F713F" w:rsidRPr="000F713F" w:rsidRDefault="000F713F" w:rsidP="000F713F">
            <w:pPr>
              <w:keepLines/>
              <w:numPr>
                <w:ilvl w:val="0"/>
                <w:numId w:val="33"/>
              </w:numPr>
              <w:spacing w:before="40" w:after="40"/>
              <w:ind w:firstLine="0"/>
              <w:jc w:val="center"/>
              <w:rPr>
                <w:ins w:id="3378"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9596FAD" w14:textId="77777777" w:rsidR="000F713F" w:rsidRPr="000F713F" w:rsidRDefault="000F713F" w:rsidP="000F713F">
            <w:pPr>
              <w:keepLines/>
              <w:numPr>
                <w:ilvl w:val="0"/>
                <w:numId w:val="33"/>
              </w:numPr>
              <w:spacing w:before="40" w:after="40"/>
              <w:ind w:firstLine="0"/>
              <w:jc w:val="center"/>
              <w:rPr>
                <w:ins w:id="3379" w:author="Huawei" w:date="2018-03-28T15:01:00Z"/>
                <w:rFonts w:ascii="Times New Roman" w:eastAsia="SimSun" w:hAnsi="Times New Roman"/>
                <w:color w:val="000000"/>
                <w:kern w:val="24"/>
                <w:sz w:val="16"/>
                <w:szCs w:val="18"/>
                <w:lang w:eastAsia="x-none"/>
              </w:rPr>
            </w:pPr>
          </w:p>
        </w:tc>
      </w:tr>
      <w:tr w:rsidR="000F713F" w:rsidRPr="000F713F" w14:paraId="7AEF9F86" w14:textId="77777777" w:rsidTr="000F713F">
        <w:trPr>
          <w:cantSplit/>
          <w:jc w:val="center"/>
          <w:ins w:id="3380" w:author="Huawei" w:date="2018-03-28T15:01:00Z"/>
        </w:trPr>
        <w:tc>
          <w:tcPr>
            <w:tcW w:w="0" w:type="auto"/>
            <w:vMerge/>
            <w:tcBorders>
              <w:left w:val="single" w:sz="4" w:space="0" w:color="auto"/>
              <w:right w:val="single" w:sz="4" w:space="0" w:color="auto"/>
            </w:tcBorders>
            <w:vAlign w:val="center"/>
          </w:tcPr>
          <w:p w14:paraId="4AA69145" w14:textId="77777777" w:rsidR="000F713F" w:rsidRPr="000F713F" w:rsidRDefault="000F713F" w:rsidP="000F713F">
            <w:pPr>
              <w:ind w:left="720" w:hanging="720"/>
              <w:rPr>
                <w:ins w:id="3381"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31FE805" w14:textId="77777777" w:rsidR="000F713F" w:rsidRPr="000F713F" w:rsidRDefault="000F713F" w:rsidP="000F713F">
            <w:pPr>
              <w:keepLines/>
              <w:numPr>
                <w:ilvl w:val="0"/>
                <w:numId w:val="33"/>
              </w:numPr>
              <w:spacing w:before="40" w:after="40"/>
              <w:ind w:firstLine="0"/>
              <w:jc w:val="center"/>
              <w:rPr>
                <w:ins w:id="3382" w:author="Huawei" w:date="2018-03-28T15:01:00Z"/>
                <w:rFonts w:ascii="Times New Roman" w:eastAsia="SimSun" w:hAnsi="Times New Roman"/>
                <w:i/>
                <w:sz w:val="16"/>
                <w:szCs w:val="18"/>
                <w:lang w:eastAsia="x-none"/>
              </w:rPr>
            </w:pPr>
            <w:ins w:id="3383" w:author="Huawei" w:date="2018-03-28T15:0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2A14ED7F" w14:textId="77777777" w:rsidR="000F713F" w:rsidRPr="000F713F" w:rsidRDefault="000F713F" w:rsidP="000F713F">
            <w:pPr>
              <w:keepLines/>
              <w:numPr>
                <w:ilvl w:val="0"/>
                <w:numId w:val="33"/>
              </w:numPr>
              <w:spacing w:before="40" w:after="40"/>
              <w:ind w:firstLine="0"/>
              <w:jc w:val="center"/>
              <w:rPr>
                <w:ins w:id="338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FE7E757" w14:textId="77777777" w:rsidR="000F713F" w:rsidRPr="000F713F" w:rsidRDefault="000F713F" w:rsidP="000F713F">
            <w:pPr>
              <w:keepLines/>
              <w:numPr>
                <w:ilvl w:val="0"/>
                <w:numId w:val="33"/>
              </w:numPr>
              <w:spacing w:before="40" w:after="40"/>
              <w:ind w:firstLine="0"/>
              <w:jc w:val="center"/>
              <w:rPr>
                <w:ins w:id="33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A2FC5F" w14:textId="77777777" w:rsidR="000F713F" w:rsidRPr="000F713F" w:rsidRDefault="000F713F" w:rsidP="000F713F">
            <w:pPr>
              <w:keepLines/>
              <w:numPr>
                <w:ilvl w:val="0"/>
                <w:numId w:val="33"/>
              </w:numPr>
              <w:spacing w:before="40" w:after="40"/>
              <w:ind w:firstLine="0"/>
              <w:jc w:val="center"/>
              <w:rPr>
                <w:ins w:id="33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B8CDCF" w14:textId="77777777" w:rsidR="000F713F" w:rsidRPr="000F713F" w:rsidRDefault="000F713F" w:rsidP="000F713F">
            <w:pPr>
              <w:keepLines/>
              <w:numPr>
                <w:ilvl w:val="0"/>
                <w:numId w:val="33"/>
              </w:numPr>
              <w:spacing w:before="40" w:after="40"/>
              <w:ind w:firstLine="0"/>
              <w:jc w:val="center"/>
              <w:rPr>
                <w:ins w:id="33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BC5D6F" w14:textId="77777777" w:rsidR="000F713F" w:rsidRPr="000F713F" w:rsidRDefault="000F713F" w:rsidP="000F713F">
            <w:pPr>
              <w:keepLines/>
              <w:numPr>
                <w:ilvl w:val="0"/>
                <w:numId w:val="33"/>
              </w:numPr>
              <w:spacing w:before="40" w:after="40"/>
              <w:ind w:firstLine="0"/>
              <w:jc w:val="center"/>
              <w:rPr>
                <w:ins w:id="338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593FFE" w14:textId="77777777" w:rsidR="000F713F" w:rsidRPr="000F713F" w:rsidRDefault="000F713F" w:rsidP="000F713F">
            <w:pPr>
              <w:keepLines/>
              <w:numPr>
                <w:ilvl w:val="0"/>
                <w:numId w:val="33"/>
              </w:numPr>
              <w:spacing w:before="40" w:after="40"/>
              <w:ind w:firstLine="0"/>
              <w:jc w:val="center"/>
              <w:rPr>
                <w:ins w:id="338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F8D6DB" w14:textId="77777777" w:rsidR="000F713F" w:rsidRPr="000F713F" w:rsidRDefault="000F713F" w:rsidP="000F713F">
            <w:pPr>
              <w:keepLines/>
              <w:numPr>
                <w:ilvl w:val="0"/>
                <w:numId w:val="33"/>
              </w:numPr>
              <w:spacing w:before="40" w:after="40"/>
              <w:ind w:firstLine="0"/>
              <w:jc w:val="center"/>
              <w:rPr>
                <w:ins w:id="339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575265" w14:textId="77777777" w:rsidR="000F713F" w:rsidRPr="000F713F" w:rsidRDefault="000F713F" w:rsidP="000F713F">
            <w:pPr>
              <w:keepLines/>
              <w:numPr>
                <w:ilvl w:val="0"/>
                <w:numId w:val="33"/>
              </w:numPr>
              <w:spacing w:before="40" w:after="40"/>
              <w:ind w:firstLine="0"/>
              <w:jc w:val="center"/>
              <w:rPr>
                <w:ins w:id="339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A00C76E" w14:textId="77777777" w:rsidR="000F713F" w:rsidRPr="000F713F" w:rsidRDefault="000F713F" w:rsidP="000F713F">
            <w:pPr>
              <w:keepLines/>
              <w:numPr>
                <w:ilvl w:val="0"/>
                <w:numId w:val="33"/>
              </w:numPr>
              <w:spacing w:before="40" w:after="40"/>
              <w:ind w:firstLine="0"/>
              <w:jc w:val="center"/>
              <w:rPr>
                <w:ins w:id="3392" w:author="Huawei" w:date="2018-03-28T15:01:00Z"/>
                <w:rFonts w:ascii="Times New Roman" w:eastAsia="SimSun" w:hAnsi="Times New Roman"/>
                <w:color w:val="000000"/>
                <w:kern w:val="24"/>
                <w:sz w:val="16"/>
                <w:szCs w:val="18"/>
                <w:lang w:eastAsia="x-none"/>
              </w:rPr>
            </w:pPr>
          </w:p>
        </w:tc>
      </w:tr>
      <w:tr w:rsidR="000F713F" w:rsidRPr="000F713F" w14:paraId="2DF29B2A" w14:textId="77777777" w:rsidTr="000F713F">
        <w:trPr>
          <w:cantSplit/>
          <w:jc w:val="center"/>
          <w:ins w:id="3393" w:author="Huawei" w:date="2018-03-28T15:01:00Z"/>
        </w:trPr>
        <w:tc>
          <w:tcPr>
            <w:tcW w:w="0" w:type="auto"/>
            <w:vMerge/>
            <w:tcBorders>
              <w:left w:val="single" w:sz="4" w:space="0" w:color="auto"/>
              <w:right w:val="single" w:sz="4" w:space="0" w:color="auto"/>
            </w:tcBorders>
            <w:vAlign w:val="center"/>
          </w:tcPr>
          <w:p w14:paraId="55C7CC58" w14:textId="77777777" w:rsidR="000F713F" w:rsidRPr="000F713F" w:rsidRDefault="000F713F" w:rsidP="000F713F">
            <w:pPr>
              <w:ind w:left="720" w:hanging="720"/>
              <w:rPr>
                <w:ins w:id="3394"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CF71EC3" w14:textId="77777777" w:rsidR="000F713F" w:rsidRPr="000F713F" w:rsidRDefault="000F713F" w:rsidP="000F713F">
            <w:pPr>
              <w:keepLines/>
              <w:numPr>
                <w:ilvl w:val="0"/>
                <w:numId w:val="33"/>
              </w:numPr>
              <w:spacing w:before="40" w:after="40"/>
              <w:ind w:firstLine="0"/>
              <w:jc w:val="center"/>
              <w:rPr>
                <w:ins w:id="3395" w:author="Huawei" w:date="2018-03-28T15:01:00Z"/>
                <w:rFonts w:ascii="Times New Roman" w:eastAsia="SimSun" w:hAnsi="Times New Roman"/>
                <w:i/>
                <w:sz w:val="16"/>
                <w:szCs w:val="18"/>
                <w:lang w:eastAsia="x-none"/>
              </w:rPr>
            </w:pPr>
            <w:ins w:id="3396" w:author="Huawei" w:date="2018-03-28T15:0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ZSA</w:t>
              </w:r>
            </w:ins>
          </w:p>
        </w:tc>
        <w:tc>
          <w:tcPr>
            <w:tcW w:w="411" w:type="pct"/>
            <w:tcBorders>
              <w:top w:val="single" w:sz="4" w:space="0" w:color="auto"/>
              <w:left w:val="single" w:sz="4" w:space="0" w:color="auto"/>
              <w:bottom w:val="single" w:sz="4" w:space="0" w:color="auto"/>
              <w:right w:val="single" w:sz="4" w:space="0" w:color="auto"/>
            </w:tcBorders>
          </w:tcPr>
          <w:p w14:paraId="5F641407" w14:textId="77777777" w:rsidR="000F713F" w:rsidRPr="000F713F" w:rsidRDefault="000F713F" w:rsidP="000F713F">
            <w:pPr>
              <w:keepLines/>
              <w:numPr>
                <w:ilvl w:val="0"/>
                <w:numId w:val="33"/>
              </w:numPr>
              <w:spacing w:before="40" w:after="40"/>
              <w:ind w:firstLine="0"/>
              <w:jc w:val="center"/>
              <w:rPr>
                <w:ins w:id="339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D612DAE" w14:textId="77777777" w:rsidR="000F713F" w:rsidRPr="000F713F" w:rsidRDefault="000F713F" w:rsidP="000F713F">
            <w:pPr>
              <w:keepLines/>
              <w:numPr>
                <w:ilvl w:val="0"/>
                <w:numId w:val="33"/>
              </w:numPr>
              <w:spacing w:before="40" w:after="40"/>
              <w:ind w:firstLine="0"/>
              <w:jc w:val="center"/>
              <w:rPr>
                <w:ins w:id="33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223D96" w14:textId="77777777" w:rsidR="000F713F" w:rsidRPr="000F713F" w:rsidRDefault="000F713F" w:rsidP="000F713F">
            <w:pPr>
              <w:keepLines/>
              <w:numPr>
                <w:ilvl w:val="0"/>
                <w:numId w:val="33"/>
              </w:numPr>
              <w:spacing w:before="40" w:after="40"/>
              <w:ind w:firstLine="0"/>
              <w:jc w:val="center"/>
              <w:rPr>
                <w:ins w:id="33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0A16103" w14:textId="77777777" w:rsidR="000F713F" w:rsidRPr="000F713F" w:rsidRDefault="000F713F" w:rsidP="000F713F">
            <w:pPr>
              <w:keepLines/>
              <w:numPr>
                <w:ilvl w:val="0"/>
                <w:numId w:val="33"/>
              </w:numPr>
              <w:spacing w:before="40" w:after="40"/>
              <w:ind w:firstLine="0"/>
              <w:jc w:val="center"/>
              <w:rPr>
                <w:ins w:id="34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A13686F" w14:textId="77777777" w:rsidR="000F713F" w:rsidRPr="000F713F" w:rsidRDefault="000F713F" w:rsidP="000F713F">
            <w:pPr>
              <w:keepLines/>
              <w:numPr>
                <w:ilvl w:val="0"/>
                <w:numId w:val="33"/>
              </w:numPr>
              <w:spacing w:before="40" w:after="40"/>
              <w:ind w:firstLine="0"/>
              <w:jc w:val="center"/>
              <w:rPr>
                <w:ins w:id="340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9A5AF2" w14:textId="77777777" w:rsidR="000F713F" w:rsidRPr="000F713F" w:rsidRDefault="000F713F" w:rsidP="000F713F">
            <w:pPr>
              <w:keepLines/>
              <w:numPr>
                <w:ilvl w:val="0"/>
                <w:numId w:val="33"/>
              </w:numPr>
              <w:spacing w:before="40" w:after="40"/>
              <w:ind w:firstLine="0"/>
              <w:jc w:val="center"/>
              <w:rPr>
                <w:ins w:id="34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9FA99E" w14:textId="77777777" w:rsidR="000F713F" w:rsidRPr="000F713F" w:rsidRDefault="000F713F" w:rsidP="000F713F">
            <w:pPr>
              <w:keepLines/>
              <w:numPr>
                <w:ilvl w:val="0"/>
                <w:numId w:val="33"/>
              </w:numPr>
              <w:spacing w:before="40" w:after="40"/>
              <w:ind w:firstLine="0"/>
              <w:jc w:val="center"/>
              <w:rPr>
                <w:ins w:id="34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3AD29D" w14:textId="77777777" w:rsidR="000F713F" w:rsidRPr="000F713F" w:rsidRDefault="000F713F" w:rsidP="000F713F">
            <w:pPr>
              <w:keepLines/>
              <w:numPr>
                <w:ilvl w:val="0"/>
                <w:numId w:val="33"/>
              </w:numPr>
              <w:spacing w:before="40" w:after="40"/>
              <w:ind w:firstLine="0"/>
              <w:jc w:val="center"/>
              <w:rPr>
                <w:ins w:id="340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8AE9E11" w14:textId="77777777" w:rsidR="000F713F" w:rsidRPr="000F713F" w:rsidRDefault="000F713F" w:rsidP="000F713F">
            <w:pPr>
              <w:keepLines/>
              <w:numPr>
                <w:ilvl w:val="0"/>
                <w:numId w:val="33"/>
              </w:numPr>
              <w:spacing w:before="40" w:after="40"/>
              <w:ind w:firstLine="0"/>
              <w:jc w:val="center"/>
              <w:rPr>
                <w:ins w:id="3405" w:author="Huawei" w:date="2018-03-28T15:01:00Z"/>
                <w:rFonts w:ascii="Times New Roman" w:eastAsia="SimSun" w:hAnsi="Times New Roman"/>
                <w:color w:val="000000"/>
                <w:kern w:val="24"/>
                <w:sz w:val="16"/>
                <w:szCs w:val="18"/>
                <w:lang w:eastAsia="x-none"/>
              </w:rPr>
            </w:pPr>
          </w:p>
        </w:tc>
      </w:tr>
      <w:tr w:rsidR="000F713F" w:rsidRPr="000F713F" w14:paraId="71111870" w14:textId="77777777" w:rsidTr="000F713F">
        <w:trPr>
          <w:cantSplit/>
          <w:jc w:val="center"/>
          <w:ins w:id="3406" w:author="Huawei" w:date="2018-03-28T15:01:00Z"/>
        </w:trPr>
        <w:tc>
          <w:tcPr>
            <w:tcW w:w="1387" w:type="pct"/>
            <w:gridSpan w:val="2"/>
            <w:tcBorders>
              <w:left w:val="single" w:sz="4" w:space="0" w:color="auto"/>
              <w:right w:val="single" w:sz="4" w:space="0" w:color="auto"/>
            </w:tcBorders>
            <w:vAlign w:val="center"/>
          </w:tcPr>
          <w:p w14:paraId="4F375B72" w14:textId="77777777" w:rsidR="000F713F" w:rsidRPr="000F713F" w:rsidRDefault="000F713F" w:rsidP="000F713F">
            <w:pPr>
              <w:keepLines/>
              <w:numPr>
                <w:ilvl w:val="0"/>
                <w:numId w:val="33"/>
              </w:numPr>
              <w:spacing w:before="40" w:after="40"/>
              <w:ind w:firstLine="0"/>
              <w:jc w:val="center"/>
              <w:rPr>
                <w:ins w:id="3407" w:author="Huawei" w:date="2018-03-28T15:01:00Z"/>
                <w:rFonts w:ascii="Times New Roman" w:eastAsia="SimSun" w:hAnsi="Times New Roman"/>
                <w:i/>
                <w:sz w:val="16"/>
                <w:szCs w:val="18"/>
                <w:lang w:eastAsia="x-none"/>
              </w:rPr>
            </w:pPr>
            <w:ins w:id="3408" w:author="Huawei" w:date="2018-03-28T15:01:00Z">
              <w:r w:rsidRPr="000F713F">
                <w:rPr>
                  <w:rFonts w:ascii="Times New Roman" w:eastAsia="SimSun" w:hAnsi="Times New Roman"/>
                  <w:sz w:val="16"/>
                  <w:szCs w:val="18"/>
                  <w:lang w:eastAsia="x-none"/>
                </w:rPr>
                <w:t xml:space="preserve">Delay scaling parameter </w:t>
              </w:r>
              <w:r w:rsidRPr="000F713F">
                <w:rPr>
                  <w:rFonts w:ascii="Times New Roman" w:eastAsia="SimSun" w:hAnsi="Times New Roman"/>
                  <w:i/>
                  <w:sz w:val="16"/>
                  <w:szCs w:val="18"/>
                  <w:lang w:eastAsia="x-none"/>
                </w:rPr>
                <w:t>r</w:t>
              </w:r>
              <w:r w:rsidRPr="000F713F">
                <w:rPr>
                  <w:rFonts w:ascii="Times New Roman" w:eastAsia="SimSun" w:hAnsi="Times New Roman"/>
                  <w:i/>
                  <w:sz w:val="16"/>
                  <w:szCs w:val="18"/>
                  <w:vertAlign w:val="subscript"/>
                  <w:lang w:eastAsia="x-none"/>
                </w:rPr>
                <w:sym w:font="Symbol" w:char="F074"/>
              </w:r>
            </w:ins>
          </w:p>
        </w:tc>
        <w:tc>
          <w:tcPr>
            <w:tcW w:w="411" w:type="pct"/>
            <w:tcBorders>
              <w:top w:val="single" w:sz="4" w:space="0" w:color="auto"/>
              <w:left w:val="single" w:sz="4" w:space="0" w:color="auto"/>
              <w:bottom w:val="single" w:sz="4" w:space="0" w:color="auto"/>
              <w:right w:val="single" w:sz="4" w:space="0" w:color="auto"/>
            </w:tcBorders>
          </w:tcPr>
          <w:p w14:paraId="19BBFF4E" w14:textId="77777777" w:rsidR="000F713F" w:rsidRPr="000F713F" w:rsidRDefault="000F713F" w:rsidP="000F713F">
            <w:pPr>
              <w:keepLines/>
              <w:numPr>
                <w:ilvl w:val="0"/>
                <w:numId w:val="33"/>
              </w:numPr>
              <w:spacing w:before="40" w:after="40"/>
              <w:ind w:firstLine="0"/>
              <w:jc w:val="center"/>
              <w:rPr>
                <w:ins w:id="340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C3E1379" w14:textId="77777777" w:rsidR="000F713F" w:rsidRPr="000F713F" w:rsidRDefault="000F713F" w:rsidP="000F713F">
            <w:pPr>
              <w:keepLines/>
              <w:numPr>
                <w:ilvl w:val="0"/>
                <w:numId w:val="33"/>
              </w:numPr>
              <w:spacing w:before="40" w:after="40"/>
              <w:ind w:firstLine="0"/>
              <w:jc w:val="center"/>
              <w:rPr>
                <w:ins w:id="341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7DF561" w14:textId="77777777" w:rsidR="000F713F" w:rsidRPr="000F713F" w:rsidRDefault="000F713F" w:rsidP="000F713F">
            <w:pPr>
              <w:keepLines/>
              <w:numPr>
                <w:ilvl w:val="0"/>
                <w:numId w:val="33"/>
              </w:numPr>
              <w:spacing w:before="40" w:after="40"/>
              <w:ind w:firstLine="0"/>
              <w:jc w:val="center"/>
              <w:rPr>
                <w:ins w:id="34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F3B5DB4" w14:textId="77777777" w:rsidR="000F713F" w:rsidRPr="000F713F" w:rsidRDefault="000F713F" w:rsidP="000F713F">
            <w:pPr>
              <w:keepLines/>
              <w:numPr>
                <w:ilvl w:val="0"/>
                <w:numId w:val="33"/>
              </w:numPr>
              <w:spacing w:before="40" w:after="40"/>
              <w:ind w:firstLine="0"/>
              <w:jc w:val="center"/>
              <w:rPr>
                <w:ins w:id="34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86CFEF" w14:textId="77777777" w:rsidR="000F713F" w:rsidRPr="000F713F" w:rsidRDefault="000F713F" w:rsidP="000F713F">
            <w:pPr>
              <w:keepLines/>
              <w:numPr>
                <w:ilvl w:val="0"/>
                <w:numId w:val="33"/>
              </w:numPr>
              <w:spacing w:before="40" w:after="40"/>
              <w:ind w:firstLine="0"/>
              <w:jc w:val="center"/>
              <w:rPr>
                <w:ins w:id="34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E3BBF3" w14:textId="77777777" w:rsidR="000F713F" w:rsidRPr="000F713F" w:rsidRDefault="000F713F" w:rsidP="000F713F">
            <w:pPr>
              <w:keepLines/>
              <w:numPr>
                <w:ilvl w:val="0"/>
                <w:numId w:val="33"/>
              </w:numPr>
              <w:spacing w:before="40" w:after="40"/>
              <w:ind w:firstLine="0"/>
              <w:jc w:val="center"/>
              <w:rPr>
                <w:ins w:id="34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AE0EA1" w14:textId="77777777" w:rsidR="000F713F" w:rsidRPr="000F713F" w:rsidRDefault="000F713F" w:rsidP="000F713F">
            <w:pPr>
              <w:keepLines/>
              <w:numPr>
                <w:ilvl w:val="0"/>
                <w:numId w:val="33"/>
              </w:numPr>
              <w:spacing w:before="40" w:after="40"/>
              <w:ind w:firstLine="0"/>
              <w:jc w:val="center"/>
              <w:rPr>
                <w:ins w:id="34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73F68E" w14:textId="77777777" w:rsidR="000F713F" w:rsidRPr="000F713F" w:rsidRDefault="000F713F" w:rsidP="000F713F">
            <w:pPr>
              <w:keepLines/>
              <w:numPr>
                <w:ilvl w:val="0"/>
                <w:numId w:val="33"/>
              </w:numPr>
              <w:spacing w:before="40" w:after="40"/>
              <w:ind w:firstLine="0"/>
              <w:jc w:val="center"/>
              <w:rPr>
                <w:ins w:id="341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7C664AD" w14:textId="77777777" w:rsidR="000F713F" w:rsidRPr="000F713F" w:rsidRDefault="000F713F" w:rsidP="000F713F">
            <w:pPr>
              <w:keepLines/>
              <w:numPr>
                <w:ilvl w:val="0"/>
                <w:numId w:val="33"/>
              </w:numPr>
              <w:spacing w:before="40" w:after="40"/>
              <w:ind w:firstLine="0"/>
              <w:jc w:val="center"/>
              <w:rPr>
                <w:ins w:id="3417" w:author="Huawei" w:date="2018-03-28T15:01:00Z"/>
                <w:rFonts w:ascii="Times New Roman" w:eastAsia="SimSun" w:hAnsi="Times New Roman"/>
                <w:color w:val="000000"/>
                <w:kern w:val="24"/>
                <w:sz w:val="16"/>
                <w:szCs w:val="18"/>
                <w:lang w:eastAsia="x-none"/>
              </w:rPr>
            </w:pPr>
          </w:p>
        </w:tc>
      </w:tr>
      <w:tr w:rsidR="000F713F" w:rsidRPr="000F713F" w14:paraId="0365F4A9" w14:textId="77777777" w:rsidTr="000F713F">
        <w:trPr>
          <w:cantSplit/>
          <w:jc w:val="center"/>
          <w:ins w:id="3418" w:author="Huawei" w:date="2018-03-28T15:01:00Z"/>
        </w:trPr>
        <w:tc>
          <w:tcPr>
            <w:tcW w:w="0" w:type="auto"/>
            <w:vMerge w:val="restart"/>
            <w:tcBorders>
              <w:left w:val="single" w:sz="4" w:space="0" w:color="auto"/>
              <w:right w:val="single" w:sz="4" w:space="0" w:color="auto"/>
            </w:tcBorders>
            <w:vAlign w:val="center"/>
          </w:tcPr>
          <w:p w14:paraId="37E3677D" w14:textId="77777777" w:rsidR="000F713F" w:rsidRPr="000F713F" w:rsidRDefault="000F713F" w:rsidP="000F713F">
            <w:pPr>
              <w:keepLines/>
              <w:numPr>
                <w:ilvl w:val="0"/>
                <w:numId w:val="33"/>
              </w:numPr>
              <w:spacing w:before="40" w:after="40"/>
              <w:ind w:firstLine="0"/>
              <w:jc w:val="center"/>
              <w:rPr>
                <w:ins w:id="3419" w:author="Huawei" w:date="2018-03-28T15:01:00Z"/>
                <w:rFonts w:ascii="Times New Roman" w:eastAsia="Malgun Gothic" w:hAnsi="Times New Roman" w:cs="Arial"/>
                <w:kern w:val="2"/>
                <w:sz w:val="16"/>
                <w:szCs w:val="18"/>
                <w:lang w:eastAsia="x-none"/>
              </w:rPr>
            </w:pPr>
            <w:ins w:id="3420" w:author="Huawei" w:date="2018-03-28T15:01:00Z">
              <w:r w:rsidRPr="000F713F">
                <w:rPr>
                  <w:rFonts w:ascii="Times New Roman" w:eastAsia="Malgun Gothic" w:hAnsi="Times New Roman"/>
                  <w:sz w:val="16"/>
                  <w:szCs w:val="18"/>
                  <w:lang w:eastAsia="x-none"/>
                </w:rPr>
                <w:t>XPR [dB]</w:t>
              </w:r>
            </w:ins>
          </w:p>
        </w:tc>
        <w:tc>
          <w:tcPr>
            <w:tcW w:w="358" w:type="pct"/>
            <w:tcBorders>
              <w:top w:val="single" w:sz="4" w:space="0" w:color="auto"/>
              <w:left w:val="single" w:sz="4" w:space="0" w:color="auto"/>
              <w:bottom w:val="single" w:sz="4" w:space="0" w:color="auto"/>
              <w:right w:val="single" w:sz="4" w:space="0" w:color="auto"/>
            </w:tcBorders>
            <w:vAlign w:val="center"/>
          </w:tcPr>
          <w:p w14:paraId="2A060858" w14:textId="77777777" w:rsidR="000F713F" w:rsidRPr="000F713F" w:rsidRDefault="000F713F" w:rsidP="000F713F">
            <w:pPr>
              <w:keepLines/>
              <w:numPr>
                <w:ilvl w:val="0"/>
                <w:numId w:val="33"/>
              </w:numPr>
              <w:spacing w:before="40" w:after="40"/>
              <w:ind w:firstLine="0"/>
              <w:jc w:val="center"/>
              <w:rPr>
                <w:ins w:id="3421" w:author="Huawei" w:date="2018-03-28T15:01:00Z"/>
                <w:rFonts w:ascii="Times New Roman" w:eastAsia="SimSun" w:hAnsi="Times New Roman"/>
                <w:i/>
                <w:sz w:val="16"/>
                <w:szCs w:val="18"/>
                <w:lang w:eastAsia="x-none"/>
              </w:rPr>
            </w:pPr>
            <w:ins w:id="3422"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XPR</w:t>
              </w:r>
            </w:ins>
          </w:p>
        </w:tc>
        <w:tc>
          <w:tcPr>
            <w:tcW w:w="411" w:type="pct"/>
            <w:tcBorders>
              <w:top w:val="single" w:sz="4" w:space="0" w:color="auto"/>
              <w:left w:val="single" w:sz="4" w:space="0" w:color="auto"/>
              <w:bottom w:val="single" w:sz="4" w:space="0" w:color="auto"/>
              <w:right w:val="single" w:sz="4" w:space="0" w:color="auto"/>
            </w:tcBorders>
          </w:tcPr>
          <w:p w14:paraId="447ADAF4" w14:textId="77777777" w:rsidR="000F713F" w:rsidRPr="000F713F" w:rsidRDefault="000F713F" w:rsidP="000F713F">
            <w:pPr>
              <w:keepLines/>
              <w:numPr>
                <w:ilvl w:val="0"/>
                <w:numId w:val="33"/>
              </w:numPr>
              <w:spacing w:before="40" w:after="40"/>
              <w:ind w:firstLine="0"/>
              <w:jc w:val="center"/>
              <w:rPr>
                <w:ins w:id="342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82EAB51" w14:textId="77777777" w:rsidR="000F713F" w:rsidRPr="000F713F" w:rsidRDefault="000F713F" w:rsidP="000F713F">
            <w:pPr>
              <w:keepLines/>
              <w:numPr>
                <w:ilvl w:val="0"/>
                <w:numId w:val="33"/>
              </w:numPr>
              <w:spacing w:before="40" w:after="40"/>
              <w:ind w:firstLine="0"/>
              <w:jc w:val="center"/>
              <w:rPr>
                <w:ins w:id="34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6F12BF" w14:textId="77777777" w:rsidR="000F713F" w:rsidRPr="000F713F" w:rsidRDefault="000F713F" w:rsidP="000F713F">
            <w:pPr>
              <w:keepLines/>
              <w:numPr>
                <w:ilvl w:val="0"/>
                <w:numId w:val="33"/>
              </w:numPr>
              <w:spacing w:before="40" w:after="40"/>
              <w:ind w:firstLine="0"/>
              <w:jc w:val="center"/>
              <w:rPr>
                <w:ins w:id="34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2F1ECD" w14:textId="77777777" w:rsidR="000F713F" w:rsidRPr="000F713F" w:rsidRDefault="000F713F" w:rsidP="000F713F">
            <w:pPr>
              <w:keepLines/>
              <w:numPr>
                <w:ilvl w:val="0"/>
                <w:numId w:val="33"/>
              </w:numPr>
              <w:spacing w:before="40" w:after="40"/>
              <w:ind w:firstLine="0"/>
              <w:jc w:val="center"/>
              <w:rPr>
                <w:ins w:id="34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BD6A3A" w14:textId="77777777" w:rsidR="000F713F" w:rsidRPr="000F713F" w:rsidRDefault="000F713F" w:rsidP="000F713F">
            <w:pPr>
              <w:keepLines/>
              <w:numPr>
                <w:ilvl w:val="0"/>
                <w:numId w:val="33"/>
              </w:numPr>
              <w:spacing w:before="40" w:after="40"/>
              <w:ind w:firstLine="0"/>
              <w:jc w:val="center"/>
              <w:rPr>
                <w:ins w:id="342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A0FF0C" w14:textId="77777777" w:rsidR="000F713F" w:rsidRPr="000F713F" w:rsidRDefault="000F713F" w:rsidP="000F713F">
            <w:pPr>
              <w:keepLines/>
              <w:numPr>
                <w:ilvl w:val="0"/>
                <w:numId w:val="33"/>
              </w:numPr>
              <w:spacing w:before="40" w:after="40"/>
              <w:ind w:firstLine="0"/>
              <w:jc w:val="center"/>
              <w:rPr>
                <w:ins w:id="342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65503E" w14:textId="77777777" w:rsidR="000F713F" w:rsidRPr="000F713F" w:rsidRDefault="000F713F" w:rsidP="000F713F">
            <w:pPr>
              <w:keepLines/>
              <w:numPr>
                <w:ilvl w:val="0"/>
                <w:numId w:val="33"/>
              </w:numPr>
              <w:spacing w:before="40" w:after="40"/>
              <w:ind w:firstLine="0"/>
              <w:jc w:val="center"/>
              <w:rPr>
                <w:ins w:id="342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C42F0C" w14:textId="77777777" w:rsidR="000F713F" w:rsidRPr="000F713F" w:rsidRDefault="000F713F" w:rsidP="000F713F">
            <w:pPr>
              <w:keepLines/>
              <w:numPr>
                <w:ilvl w:val="0"/>
                <w:numId w:val="33"/>
              </w:numPr>
              <w:spacing w:before="40" w:after="40"/>
              <w:ind w:firstLine="0"/>
              <w:jc w:val="center"/>
              <w:rPr>
                <w:ins w:id="343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D4D8EA3" w14:textId="77777777" w:rsidR="000F713F" w:rsidRPr="000F713F" w:rsidRDefault="000F713F" w:rsidP="000F713F">
            <w:pPr>
              <w:keepLines/>
              <w:numPr>
                <w:ilvl w:val="0"/>
                <w:numId w:val="33"/>
              </w:numPr>
              <w:spacing w:before="40" w:after="40"/>
              <w:ind w:firstLine="0"/>
              <w:jc w:val="center"/>
              <w:rPr>
                <w:ins w:id="3431" w:author="Huawei" w:date="2018-03-28T15:01:00Z"/>
                <w:rFonts w:ascii="Times New Roman" w:eastAsia="SimSun" w:hAnsi="Times New Roman"/>
                <w:color w:val="000000"/>
                <w:kern w:val="24"/>
                <w:sz w:val="16"/>
                <w:szCs w:val="18"/>
                <w:lang w:eastAsia="x-none"/>
              </w:rPr>
            </w:pPr>
          </w:p>
        </w:tc>
      </w:tr>
      <w:tr w:rsidR="000F713F" w:rsidRPr="000F713F" w14:paraId="77E2817D" w14:textId="77777777" w:rsidTr="000F713F">
        <w:trPr>
          <w:cantSplit/>
          <w:jc w:val="center"/>
          <w:ins w:id="3432" w:author="Huawei" w:date="2018-03-28T15:01:00Z"/>
        </w:trPr>
        <w:tc>
          <w:tcPr>
            <w:tcW w:w="0" w:type="auto"/>
            <w:vMerge/>
            <w:tcBorders>
              <w:left w:val="single" w:sz="4" w:space="0" w:color="auto"/>
              <w:right w:val="single" w:sz="4" w:space="0" w:color="auto"/>
            </w:tcBorders>
            <w:vAlign w:val="center"/>
          </w:tcPr>
          <w:p w14:paraId="7967AB04" w14:textId="77777777" w:rsidR="000F713F" w:rsidRPr="000F713F" w:rsidRDefault="000F713F" w:rsidP="000F713F">
            <w:pPr>
              <w:ind w:left="720" w:hanging="720"/>
              <w:rPr>
                <w:ins w:id="3433"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918BE6D" w14:textId="77777777" w:rsidR="000F713F" w:rsidRPr="000F713F" w:rsidRDefault="000F713F" w:rsidP="000F713F">
            <w:pPr>
              <w:keepLines/>
              <w:numPr>
                <w:ilvl w:val="0"/>
                <w:numId w:val="33"/>
              </w:numPr>
              <w:spacing w:before="40" w:after="40"/>
              <w:ind w:firstLine="0"/>
              <w:jc w:val="center"/>
              <w:rPr>
                <w:ins w:id="3434" w:author="Huawei" w:date="2018-03-28T15:01:00Z"/>
                <w:rFonts w:ascii="Times New Roman" w:eastAsia="SimSun" w:hAnsi="Times New Roman"/>
                <w:i/>
                <w:sz w:val="16"/>
                <w:szCs w:val="18"/>
                <w:lang w:eastAsia="x-none"/>
              </w:rPr>
            </w:pPr>
            <w:ins w:id="3435" w:author="Huawei" w:date="2018-03-28T15:0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XPR</w:t>
              </w:r>
            </w:ins>
          </w:p>
        </w:tc>
        <w:tc>
          <w:tcPr>
            <w:tcW w:w="411" w:type="pct"/>
            <w:tcBorders>
              <w:top w:val="single" w:sz="4" w:space="0" w:color="auto"/>
              <w:left w:val="single" w:sz="4" w:space="0" w:color="auto"/>
              <w:bottom w:val="single" w:sz="4" w:space="0" w:color="auto"/>
              <w:right w:val="single" w:sz="4" w:space="0" w:color="auto"/>
            </w:tcBorders>
          </w:tcPr>
          <w:p w14:paraId="654E2CBE" w14:textId="77777777" w:rsidR="000F713F" w:rsidRPr="000F713F" w:rsidRDefault="000F713F" w:rsidP="000F713F">
            <w:pPr>
              <w:keepLines/>
              <w:numPr>
                <w:ilvl w:val="0"/>
                <w:numId w:val="33"/>
              </w:numPr>
              <w:spacing w:before="40" w:after="40"/>
              <w:ind w:firstLine="0"/>
              <w:jc w:val="center"/>
              <w:rPr>
                <w:ins w:id="343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3176A5D" w14:textId="77777777" w:rsidR="000F713F" w:rsidRPr="000F713F" w:rsidRDefault="000F713F" w:rsidP="000F713F">
            <w:pPr>
              <w:keepLines/>
              <w:numPr>
                <w:ilvl w:val="0"/>
                <w:numId w:val="33"/>
              </w:numPr>
              <w:spacing w:before="40" w:after="40"/>
              <w:ind w:firstLine="0"/>
              <w:jc w:val="center"/>
              <w:rPr>
                <w:ins w:id="343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58367F" w14:textId="77777777" w:rsidR="000F713F" w:rsidRPr="000F713F" w:rsidRDefault="000F713F" w:rsidP="000F713F">
            <w:pPr>
              <w:keepLines/>
              <w:numPr>
                <w:ilvl w:val="0"/>
                <w:numId w:val="33"/>
              </w:numPr>
              <w:spacing w:before="40" w:after="40"/>
              <w:ind w:firstLine="0"/>
              <w:jc w:val="center"/>
              <w:rPr>
                <w:ins w:id="343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2F6F45" w14:textId="77777777" w:rsidR="000F713F" w:rsidRPr="000F713F" w:rsidRDefault="000F713F" w:rsidP="000F713F">
            <w:pPr>
              <w:keepLines/>
              <w:numPr>
                <w:ilvl w:val="0"/>
                <w:numId w:val="33"/>
              </w:numPr>
              <w:spacing w:before="40" w:after="40"/>
              <w:ind w:firstLine="0"/>
              <w:jc w:val="center"/>
              <w:rPr>
                <w:ins w:id="343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CC7F56" w14:textId="77777777" w:rsidR="000F713F" w:rsidRPr="000F713F" w:rsidRDefault="000F713F" w:rsidP="000F713F">
            <w:pPr>
              <w:keepLines/>
              <w:numPr>
                <w:ilvl w:val="0"/>
                <w:numId w:val="33"/>
              </w:numPr>
              <w:spacing w:before="40" w:after="40"/>
              <w:ind w:firstLine="0"/>
              <w:jc w:val="center"/>
              <w:rPr>
                <w:ins w:id="34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3DD4D8" w14:textId="77777777" w:rsidR="000F713F" w:rsidRPr="000F713F" w:rsidRDefault="000F713F" w:rsidP="000F713F">
            <w:pPr>
              <w:keepLines/>
              <w:numPr>
                <w:ilvl w:val="0"/>
                <w:numId w:val="33"/>
              </w:numPr>
              <w:spacing w:before="40" w:after="40"/>
              <w:ind w:firstLine="0"/>
              <w:jc w:val="center"/>
              <w:rPr>
                <w:ins w:id="344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1B2AB4" w14:textId="77777777" w:rsidR="000F713F" w:rsidRPr="000F713F" w:rsidRDefault="000F713F" w:rsidP="000F713F">
            <w:pPr>
              <w:keepLines/>
              <w:numPr>
                <w:ilvl w:val="0"/>
                <w:numId w:val="33"/>
              </w:numPr>
              <w:spacing w:before="40" w:after="40"/>
              <w:ind w:firstLine="0"/>
              <w:jc w:val="center"/>
              <w:rPr>
                <w:ins w:id="344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41F2C3" w14:textId="77777777" w:rsidR="000F713F" w:rsidRPr="000F713F" w:rsidRDefault="000F713F" w:rsidP="000F713F">
            <w:pPr>
              <w:keepLines/>
              <w:numPr>
                <w:ilvl w:val="0"/>
                <w:numId w:val="33"/>
              </w:numPr>
              <w:spacing w:before="40" w:after="40"/>
              <w:ind w:firstLine="0"/>
              <w:jc w:val="center"/>
              <w:rPr>
                <w:ins w:id="344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E0B0599" w14:textId="77777777" w:rsidR="000F713F" w:rsidRPr="000F713F" w:rsidRDefault="000F713F" w:rsidP="000F713F">
            <w:pPr>
              <w:keepLines/>
              <w:numPr>
                <w:ilvl w:val="0"/>
                <w:numId w:val="33"/>
              </w:numPr>
              <w:spacing w:before="40" w:after="40"/>
              <w:ind w:firstLine="0"/>
              <w:jc w:val="center"/>
              <w:rPr>
                <w:ins w:id="3444" w:author="Huawei" w:date="2018-03-28T15:01:00Z"/>
                <w:rFonts w:ascii="Times New Roman" w:eastAsia="SimSun" w:hAnsi="Times New Roman"/>
                <w:color w:val="000000"/>
                <w:kern w:val="24"/>
                <w:sz w:val="16"/>
                <w:szCs w:val="18"/>
                <w:lang w:eastAsia="x-none"/>
              </w:rPr>
            </w:pPr>
          </w:p>
        </w:tc>
      </w:tr>
      <w:tr w:rsidR="000F713F" w:rsidRPr="000F713F" w14:paraId="785C0BE6" w14:textId="77777777" w:rsidTr="000F713F">
        <w:trPr>
          <w:cantSplit/>
          <w:jc w:val="center"/>
          <w:ins w:id="3445" w:author="Huawei" w:date="2018-03-28T15:01:00Z"/>
        </w:trPr>
        <w:tc>
          <w:tcPr>
            <w:tcW w:w="1387" w:type="pct"/>
            <w:gridSpan w:val="2"/>
            <w:tcBorders>
              <w:left w:val="single" w:sz="4" w:space="0" w:color="auto"/>
              <w:right w:val="single" w:sz="4" w:space="0" w:color="auto"/>
            </w:tcBorders>
            <w:vAlign w:val="center"/>
          </w:tcPr>
          <w:p w14:paraId="478EA07B" w14:textId="77777777" w:rsidR="000F713F" w:rsidRPr="000F713F" w:rsidRDefault="000F713F" w:rsidP="000F713F">
            <w:pPr>
              <w:keepLines/>
              <w:numPr>
                <w:ilvl w:val="0"/>
                <w:numId w:val="33"/>
              </w:numPr>
              <w:spacing w:before="40" w:after="40"/>
              <w:ind w:firstLine="0"/>
              <w:jc w:val="center"/>
              <w:rPr>
                <w:ins w:id="3446" w:author="Huawei" w:date="2018-03-28T15:01:00Z"/>
                <w:rFonts w:ascii="Times New Roman" w:eastAsia="SimSun" w:hAnsi="Times New Roman"/>
                <w:i/>
                <w:sz w:val="16"/>
                <w:szCs w:val="18"/>
                <w:lang w:eastAsia="x-none"/>
              </w:rPr>
            </w:pPr>
            <w:ins w:id="3447" w:author="Huawei" w:date="2018-03-28T15:01:00Z">
              <w:r w:rsidRPr="000F713F">
                <w:rPr>
                  <w:rFonts w:ascii="Times New Roman" w:eastAsia="SimSun" w:hAnsi="Times New Roman"/>
                  <w:sz w:val="16"/>
                  <w:szCs w:val="18"/>
                  <w:lang w:eastAsia="x-none"/>
                </w:rPr>
                <w:t xml:space="preserve">Number of clusters </w:t>
              </w:r>
              <w:r w:rsidR="00603E09">
                <w:rPr>
                  <w:rFonts w:ascii="Times New Roman" w:eastAsia="SimSun" w:hAnsi="Times New Roman"/>
                  <w:position w:val="-6"/>
                  <w:sz w:val="16"/>
                  <w:szCs w:val="18"/>
                  <w:lang w:eastAsia="x-none"/>
                </w:rPr>
                <w:pict w14:anchorId="2139823E">
                  <v:shape id="_x0000_i1369" type="#_x0000_t75" style="width:14.4pt;height:15pt">
                    <v:imagedata r:id="rId2125" o:title=""/>
                  </v:shape>
                </w:pict>
              </w:r>
            </w:ins>
          </w:p>
        </w:tc>
        <w:tc>
          <w:tcPr>
            <w:tcW w:w="411" w:type="pct"/>
            <w:tcBorders>
              <w:top w:val="single" w:sz="4" w:space="0" w:color="auto"/>
              <w:left w:val="single" w:sz="4" w:space="0" w:color="auto"/>
              <w:bottom w:val="single" w:sz="4" w:space="0" w:color="auto"/>
              <w:right w:val="single" w:sz="4" w:space="0" w:color="auto"/>
            </w:tcBorders>
          </w:tcPr>
          <w:p w14:paraId="45AF6321" w14:textId="77777777" w:rsidR="000F713F" w:rsidRPr="000F713F" w:rsidRDefault="000F713F" w:rsidP="000F713F">
            <w:pPr>
              <w:keepLines/>
              <w:numPr>
                <w:ilvl w:val="0"/>
                <w:numId w:val="33"/>
              </w:numPr>
              <w:spacing w:before="40" w:after="40"/>
              <w:ind w:firstLine="0"/>
              <w:jc w:val="center"/>
              <w:rPr>
                <w:ins w:id="344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47AB7A9" w14:textId="77777777" w:rsidR="000F713F" w:rsidRPr="000F713F" w:rsidRDefault="000F713F" w:rsidP="000F713F">
            <w:pPr>
              <w:keepLines/>
              <w:numPr>
                <w:ilvl w:val="0"/>
                <w:numId w:val="33"/>
              </w:numPr>
              <w:spacing w:before="40" w:after="40"/>
              <w:ind w:firstLine="0"/>
              <w:jc w:val="center"/>
              <w:rPr>
                <w:ins w:id="344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E4C3F6" w14:textId="77777777" w:rsidR="000F713F" w:rsidRPr="000F713F" w:rsidRDefault="000F713F" w:rsidP="000F713F">
            <w:pPr>
              <w:keepLines/>
              <w:numPr>
                <w:ilvl w:val="0"/>
                <w:numId w:val="33"/>
              </w:numPr>
              <w:spacing w:before="40" w:after="40"/>
              <w:ind w:firstLine="0"/>
              <w:jc w:val="center"/>
              <w:rPr>
                <w:ins w:id="34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D3E67B2" w14:textId="77777777" w:rsidR="000F713F" w:rsidRPr="000F713F" w:rsidRDefault="000F713F" w:rsidP="000F713F">
            <w:pPr>
              <w:keepLines/>
              <w:numPr>
                <w:ilvl w:val="0"/>
                <w:numId w:val="33"/>
              </w:numPr>
              <w:spacing w:before="40" w:after="40"/>
              <w:ind w:firstLine="0"/>
              <w:jc w:val="center"/>
              <w:rPr>
                <w:ins w:id="345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1CDB67" w14:textId="77777777" w:rsidR="000F713F" w:rsidRPr="000F713F" w:rsidRDefault="000F713F" w:rsidP="000F713F">
            <w:pPr>
              <w:keepLines/>
              <w:numPr>
                <w:ilvl w:val="0"/>
                <w:numId w:val="33"/>
              </w:numPr>
              <w:spacing w:before="40" w:after="40"/>
              <w:ind w:firstLine="0"/>
              <w:jc w:val="center"/>
              <w:rPr>
                <w:ins w:id="345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19B9AF" w14:textId="77777777" w:rsidR="000F713F" w:rsidRPr="000F713F" w:rsidRDefault="000F713F" w:rsidP="000F713F">
            <w:pPr>
              <w:keepLines/>
              <w:numPr>
                <w:ilvl w:val="0"/>
                <w:numId w:val="33"/>
              </w:numPr>
              <w:spacing w:before="40" w:after="40"/>
              <w:ind w:firstLine="0"/>
              <w:jc w:val="center"/>
              <w:rPr>
                <w:ins w:id="34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9F56269" w14:textId="77777777" w:rsidR="000F713F" w:rsidRPr="000F713F" w:rsidRDefault="000F713F" w:rsidP="000F713F">
            <w:pPr>
              <w:keepLines/>
              <w:numPr>
                <w:ilvl w:val="0"/>
                <w:numId w:val="33"/>
              </w:numPr>
              <w:spacing w:before="40" w:after="40"/>
              <w:ind w:firstLine="0"/>
              <w:jc w:val="center"/>
              <w:rPr>
                <w:ins w:id="345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5CD4F4D" w14:textId="77777777" w:rsidR="000F713F" w:rsidRPr="000F713F" w:rsidRDefault="000F713F" w:rsidP="000F713F">
            <w:pPr>
              <w:keepLines/>
              <w:numPr>
                <w:ilvl w:val="0"/>
                <w:numId w:val="33"/>
              </w:numPr>
              <w:spacing w:before="40" w:after="40"/>
              <w:ind w:firstLine="0"/>
              <w:jc w:val="center"/>
              <w:rPr>
                <w:ins w:id="345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068323C" w14:textId="77777777" w:rsidR="000F713F" w:rsidRPr="000F713F" w:rsidRDefault="000F713F" w:rsidP="000F713F">
            <w:pPr>
              <w:keepLines/>
              <w:numPr>
                <w:ilvl w:val="0"/>
                <w:numId w:val="33"/>
              </w:numPr>
              <w:spacing w:before="40" w:after="40"/>
              <w:ind w:firstLine="0"/>
              <w:jc w:val="center"/>
              <w:rPr>
                <w:ins w:id="3456" w:author="Huawei" w:date="2018-03-28T15:01:00Z"/>
                <w:rFonts w:ascii="Times New Roman" w:eastAsia="SimSun" w:hAnsi="Times New Roman"/>
                <w:color w:val="000000"/>
                <w:kern w:val="24"/>
                <w:sz w:val="16"/>
                <w:szCs w:val="18"/>
                <w:lang w:eastAsia="x-none"/>
              </w:rPr>
            </w:pPr>
          </w:p>
        </w:tc>
      </w:tr>
      <w:tr w:rsidR="000F713F" w:rsidRPr="000F713F" w14:paraId="7CED6FA5" w14:textId="77777777" w:rsidTr="000F713F">
        <w:trPr>
          <w:cantSplit/>
          <w:jc w:val="center"/>
          <w:ins w:id="3457" w:author="Huawei" w:date="2018-03-28T15:01:00Z"/>
        </w:trPr>
        <w:tc>
          <w:tcPr>
            <w:tcW w:w="1387" w:type="pct"/>
            <w:gridSpan w:val="2"/>
            <w:tcBorders>
              <w:left w:val="single" w:sz="4" w:space="0" w:color="auto"/>
              <w:right w:val="single" w:sz="4" w:space="0" w:color="auto"/>
            </w:tcBorders>
            <w:vAlign w:val="center"/>
          </w:tcPr>
          <w:p w14:paraId="7E416A2A" w14:textId="77777777" w:rsidR="000F713F" w:rsidRPr="000F713F" w:rsidRDefault="000F713F" w:rsidP="000F713F">
            <w:pPr>
              <w:keepLines/>
              <w:numPr>
                <w:ilvl w:val="0"/>
                <w:numId w:val="33"/>
              </w:numPr>
              <w:spacing w:before="40" w:after="40"/>
              <w:ind w:firstLine="0"/>
              <w:jc w:val="center"/>
              <w:rPr>
                <w:ins w:id="3458" w:author="Huawei" w:date="2018-03-28T15:01:00Z"/>
                <w:rFonts w:ascii="Times New Roman" w:eastAsia="SimSun" w:hAnsi="Times New Roman"/>
                <w:i/>
                <w:sz w:val="16"/>
                <w:szCs w:val="18"/>
                <w:lang w:eastAsia="x-none"/>
              </w:rPr>
            </w:pPr>
            <w:ins w:id="3459" w:author="Huawei" w:date="2018-03-28T15:01:00Z">
              <w:r w:rsidRPr="000F713F">
                <w:rPr>
                  <w:rFonts w:ascii="Times New Roman" w:eastAsia="SimSun" w:hAnsi="Times New Roman"/>
                  <w:sz w:val="16"/>
                  <w:szCs w:val="18"/>
                  <w:lang w:eastAsia="x-none"/>
                </w:rPr>
                <w:lastRenderedPageBreak/>
                <w:t xml:space="preserve">Number of rays per cluster </w:t>
              </w:r>
              <w:r w:rsidR="00603E09">
                <w:rPr>
                  <w:rFonts w:ascii="Times New Roman" w:eastAsia="SimSun" w:hAnsi="Times New Roman"/>
                  <w:position w:val="-4"/>
                  <w:sz w:val="16"/>
                  <w:szCs w:val="18"/>
                  <w:lang w:eastAsia="x-none"/>
                </w:rPr>
                <w:pict w14:anchorId="36463A06">
                  <v:shape id="_x0000_i1370" type="#_x0000_t75" style="width:15.6pt;height:13.8pt">
                    <v:imagedata r:id="rId2126" o:title=""/>
                  </v:shape>
                </w:pict>
              </w:r>
            </w:ins>
          </w:p>
        </w:tc>
        <w:tc>
          <w:tcPr>
            <w:tcW w:w="411" w:type="pct"/>
            <w:tcBorders>
              <w:top w:val="single" w:sz="4" w:space="0" w:color="auto"/>
              <w:left w:val="single" w:sz="4" w:space="0" w:color="auto"/>
              <w:bottom w:val="single" w:sz="4" w:space="0" w:color="auto"/>
              <w:right w:val="single" w:sz="4" w:space="0" w:color="auto"/>
            </w:tcBorders>
          </w:tcPr>
          <w:p w14:paraId="2E92D7F4" w14:textId="77777777" w:rsidR="000F713F" w:rsidRPr="000F713F" w:rsidRDefault="000F713F" w:rsidP="000F713F">
            <w:pPr>
              <w:keepLines/>
              <w:numPr>
                <w:ilvl w:val="0"/>
                <w:numId w:val="33"/>
              </w:numPr>
              <w:spacing w:before="40" w:after="40"/>
              <w:ind w:firstLine="0"/>
              <w:jc w:val="center"/>
              <w:rPr>
                <w:ins w:id="346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2736782" w14:textId="77777777" w:rsidR="000F713F" w:rsidRPr="000F713F" w:rsidRDefault="000F713F" w:rsidP="000F713F">
            <w:pPr>
              <w:keepLines/>
              <w:numPr>
                <w:ilvl w:val="0"/>
                <w:numId w:val="33"/>
              </w:numPr>
              <w:spacing w:before="40" w:after="40"/>
              <w:ind w:firstLine="0"/>
              <w:jc w:val="center"/>
              <w:rPr>
                <w:ins w:id="346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56C516" w14:textId="77777777" w:rsidR="000F713F" w:rsidRPr="000F713F" w:rsidRDefault="000F713F" w:rsidP="000F713F">
            <w:pPr>
              <w:keepLines/>
              <w:numPr>
                <w:ilvl w:val="0"/>
                <w:numId w:val="33"/>
              </w:numPr>
              <w:spacing w:before="40" w:after="40"/>
              <w:ind w:firstLine="0"/>
              <w:jc w:val="center"/>
              <w:rPr>
                <w:ins w:id="346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D3B530" w14:textId="77777777" w:rsidR="000F713F" w:rsidRPr="000F713F" w:rsidRDefault="000F713F" w:rsidP="000F713F">
            <w:pPr>
              <w:keepLines/>
              <w:numPr>
                <w:ilvl w:val="0"/>
                <w:numId w:val="33"/>
              </w:numPr>
              <w:spacing w:before="40" w:after="40"/>
              <w:ind w:firstLine="0"/>
              <w:jc w:val="center"/>
              <w:rPr>
                <w:ins w:id="346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3DA9DE5" w14:textId="77777777" w:rsidR="000F713F" w:rsidRPr="000F713F" w:rsidRDefault="000F713F" w:rsidP="000F713F">
            <w:pPr>
              <w:keepLines/>
              <w:numPr>
                <w:ilvl w:val="0"/>
                <w:numId w:val="33"/>
              </w:numPr>
              <w:spacing w:before="40" w:after="40"/>
              <w:ind w:firstLine="0"/>
              <w:jc w:val="center"/>
              <w:rPr>
                <w:ins w:id="34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E84185" w14:textId="77777777" w:rsidR="000F713F" w:rsidRPr="000F713F" w:rsidRDefault="000F713F" w:rsidP="000F713F">
            <w:pPr>
              <w:keepLines/>
              <w:numPr>
                <w:ilvl w:val="0"/>
                <w:numId w:val="33"/>
              </w:numPr>
              <w:spacing w:before="40" w:after="40"/>
              <w:ind w:firstLine="0"/>
              <w:jc w:val="center"/>
              <w:rPr>
                <w:ins w:id="346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D26514C" w14:textId="77777777" w:rsidR="000F713F" w:rsidRPr="000F713F" w:rsidRDefault="000F713F" w:rsidP="000F713F">
            <w:pPr>
              <w:keepLines/>
              <w:numPr>
                <w:ilvl w:val="0"/>
                <w:numId w:val="33"/>
              </w:numPr>
              <w:spacing w:before="40" w:after="40"/>
              <w:ind w:firstLine="0"/>
              <w:jc w:val="center"/>
              <w:rPr>
                <w:ins w:id="346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09C37A" w14:textId="77777777" w:rsidR="000F713F" w:rsidRPr="000F713F" w:rsidRDefault="000F713F" w:rsidP="000F713F">
            <w:pPr>
              <w:keepLines/>
              <w:numPr>
                <w:ilvl w:val="0"/>
                <w:numId w:val="33"/>
              </w:numPr>
              <w:spacing w:before="40" w:after="40"/>
              <w:ind w:firstLine="0"/>
              <w:jc w:val="center"/>
              <w:rPr>
                <w:ins w:id="346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B9CE441" w14:textId="77777777" w:rsidR="000F713F" w:rsidRPr="000F713F" w:rsidRDefault="000F713F" w:rsidP="000F713F">
            <w:pPr>
              <w:keepLines/>
              <w:numPr>
                <w:ilvl w:val="0"/>
                <w:numId w:val="33"/>
              </w:numPr>
              <w:spacing w:before="40" w:after="40"/>
              <w:ind w:firstLine="0"/>
              <w:jc w:val="center"/>
              <w:rPr>
                <w:ins w:id="3468" w:author="Huawei" w:date="2018-03-28T15:01:00Z"/>
                <w:rFonts w:ascii="Times New Roman" w:eastAsia="SimSun" w:hAnsi="Times New Roman"/>
                <w:color w:val="000000"/>
                <w:kern w:val="24"/>
                <w:sz w:val="16"/>
                <w:szCs w:val="18"/>
                <w:lang w:eastAsia="x-none"/>
              </w:rPr>
            </w:pPr>
          </w:p>
        </w:tc>
      </w:tr>
      <w:tr w:rsidR="000F713F" w:rsidRPr="000F713F" w14:paraId="603CA65D" w14:textId="77777777" w:rsidTr="000F713F">
        <w:trPr>
          <w:cantSplit/>
          <w:jc w:val="center"/>
          <w:ins w:id="3469" w:author="Huawei" w:date="2018-03-28T15:01:00Z"/>
        </w:trPr>
        <w:tc>
          <w:tcPr>
            <w:tcW w:w="1387" w:type="pct"/>
            <w:gridSpan w:val="2"/>
            <w:tcBorders>
              <w:left w:val="single" w:sz="4" w:space="0" w:color="auto"/>
              <w:right w:val="single" w:sz="4" w:space="0" w:color="auto"/>
            </w:tcBorders>
            <w:vAlign w:val="center"/>
          </w:tcPr>
          <w:p w14:paraId="3BE10BA5" w14:textId="77777777" w:rsidR="000F713F" w:rsidRPr="000F713F" w:rsidRDefault="000F713F" w:rsidP="000F713F">
            <w:pPr>
              <w:keepLines/>
              <w:numPr>
                <w:ilvl w:val="0"/>
                <w:numId w:val="33"/>
              </w:numPr>
              <w:spacing w:before="40" w:after="40"/>
              <w:ind w:firstLine="0"/>
              <w:jc w:val="center"/>
              <w:rPr>
                <w:ins w:id="3470" w:author="Huawei" w:date="2018-03-28T15:01:00Z"/>
                <w:rFonts w:ascii="Times New Roman" w:eastAsia="SimSun" w:hAnsi="Times New Roman"/>
                <w:i/>
                <w:sz w:val="16"/>
                <w:szCs w:val="18"/>
                <w:lang w:eastAsia="x-none"/>
              </w:rPr>
            </w:pPr>
            <w:ins w:id="3471" w:author="Huawei" w:date="2018-03-28T15:01:00Z">
              <w:r w:rsidRPr="000F713F">
                <w:rPr>
                  <w:rFonts w:ascii="Times New Roman" w:eastAsia="SimSun" w:hAnsi="Times New Roman"/>
                  <w:sz w:val="16"/>
                  <w:szCs w:val="18"/>
                  <w:lang w:eastAsia="ko-KR"/>
                </w:rPr>
                <w:t xml:space="preserve">Cluster </w:t>
              </w:r>
              <w:r w:rsidRPr="000F713F">
                <w:rPr>
                  <w:rFonts w:ascii="Times New Roman" w:eastAsia="SimSun" w:hAnsi="Times New Roman"/>
                  <w:i/>
                  <w:sz w:val="16"/>
                  <w:szCs w:val="18"/>
                  <w:lang w:eastAsia="ko-KR"/>
                </w:rPr>
                <w:t>DS</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3F2CC62E">
                  <v:shape id="_x0000_i1371" type="#_x0000_t75" style="width:18pt;height:18.6pt">
                    <v:imagedata r:id="rId2127"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[ns]</w:t>
              </w:r>
            </w:ins>
          </w:p>
        </w:tc>
        <w:tc>
          <w:tcPr>
            <w:tcW w:w="411" w:type="pct"/>
            <w:tcBorders>
              <w:top w:val="single" w:sz="4" w:space="0" w:color="auto"/>
              <w:left w:val="single" w:sz="4" w:space="0" w:color="auto"/>
              <w:bottom w:val="single" w:sz="4" w:space="0" w:color="auto"/>
              <w:right w:val="single" w:sz="4" w:space="0" w:color="auto"/>
            </w:tcBorders>
          </w:tcPr>
          <w:p w14:paraId="438898C6" w14:textId="77777777" w:rsidR="000F713F" w:rsidRPr="000F713F" w:rsidRDefault="000F713F" w:rsidP="000F713F">
            <w:pPr>
              <w:keepLines/>
              <w:numPr>
                <w:ilvl w:val="0"/>
                <w:numId w:val="33"/>
              </w:numPr>
              <w:spacing w:before="40" w:after="40"/>
              <w:ind w:firstLine="0"/>
              <w:jc w:val="center"/>
              <w:rPr>
                <w:ins w:id="347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A59C9FB" w14:textId="77777777" w:rsidR="000F713F" w:rsidRPr="000F713F" w:rsidRDefault="000F713F" w:rsidP="000F713F">
            <w:pPr>
              <w:keepLines/>
              <w:numPr>
                <w:ilvl w:val="0"/>
                <w:numId w:val="33"/>
              </w:numPr>
              <w:spacing w:before="40" w:after="40"/>
              <w:ind w:firstLine="0"/>
              <w:jc w:val="center"/>
              <w:rPr>
                <w:ins w:id="347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A68B29" w14:textId="77777777" w:rsidR="000F713F" w:rsidRPr="000F713F" w:rsidRDefault="000F713F" w:rsidP="000F713F">
            <w:pPr>
              <w:keepLines/>
              <w:numPr>
                <w:ilvl w:val="0"/>
                <w:numId w:val="33"/>
              </w:numPr>
              <w:spacing w:before="40" w:after="40"/>
              <w:ind w:firstLine="0"/>
              <w:jc w:val="center"/>
              <w:rPr>
                <w:ins w:id="34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D3569BA" w14:textId="77777777" w:rsidR="000F713F" w:rsidRPr="000F713F" w:rsidRDefault="000F713F" w:rsidP="000F713F">
            <w:pPr>
              <w:keepLines/>
              <w:numPr>
                <w:ilvl w:val="0"/>
                <w:numId w:val="33"/>
              </w:numPr>
              <w:spacing w:before="40" w:after="40"/>
              <w:ind w:firstLine="0"/>
              <w:jc w:val="center"/>
              <w:rPr>
                <w:ins w:id="347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25E980" w14:textId="77777777" w:rsidR="000F713F" w:rsidRPr="000F713F" w:rsidRDefault="000F713F" w:rsidP="000F713F">
            <w:pPr>
              <w:keepLines/>
              <w:numPr>
                <w:ilvl w:val="0"/>
                <w:numId w:val="33"/>
              </w:numPr>
              <w:spacing w:before="40" w:after="40"/>
              <w:ind w:firstLine="0"/>
              <w:jc w:val="center"/>
              <w:rPr>
                <w:ins w:id="347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7BA0AD" w14:textId="77777777" w:rsidR="000F713F" w:rsidRPr="000F713F" w:rsidRDefault="000F713F" w:rsidP="000F713F">
            <w:pPr>
              <w:keepLines/>
              <w:numPr>
                <w:ilvl w:val="0"/>
                <w:numId w:val="33"/>
              </w:numPr>
              <w:spacing w:before="40" w:after="40"/>
              <w:ind w:firstLine="0"/>
              <w:jc w:val="center"/>
              <w:rPr>
                <w:ins w:id="347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3CFEA22" w14:textId="77777777" w:rsidR="000F713F" w:rsidRPr="000F713F" w:rsidRDefault="000F713F" w:rsidP="000F713F">
            <w:pPr>
              <w:keepLines/>
              <w:numPr>
                <w:ilvl w:val="0"/>
                <w:numId w:val="33"/>
              </w:numPr>
              <w:spacing w:before="40" w:after="40"/>
              <w:ind w:firstLine="0"/>
              <w:jc w:val="center"/>
              <w:rPr>
                <w:ins w:id="347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A55F9A8" w14:textId="77777777" w:rsidR="000F713F" w:rsidRPr="000F713F" w:rsidRDefault="000F713F" w:rsidP="000F713F">
            <w:pPr>
              <w:keepLines/>
              <w:numPr>
                <w:ilvl w:val="0"/>
                <w:numId w:val="33"/>
              </w:numPr>
              <w:spacing w:before="40" w:after="40"/>
              <w:ind w:firstLine="0"/>
              <w:jc w:val="center"/>
              <w:rPr>
                <w:ins w:id="347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F57A407" w14:textId="77777777" w:rsidR="000F713F" w:rsidRPr="000F713F" w:rsidRDefault="000F713F" w:rsidP="000F713F">
            <w:pPr>
              <w:keepLines/>
              <w:numPr>
                <w:ilvl w:val="0"/>
                <w:numId w:val="33"/>
              </w:numPr>
              <w:spacing w:before="40" w:after="40"/>
              <w:ind w:firstLine="0"/>
              <w:jc w:val="center"/>
              <w:rPr>
                <w:ins w:id="3480" w:author="Huawei" w:date="2018-03-28T15:01:00Z"/>
                <w:rFonts w:ascii="Times New Roman" w:eastAsia="SimSun" w:hAnsi="Times New Roman"/>
                <w:color w:val="000000"/>
                <w:kern w:val="24"/>
                <w:sz w:val="16"/>
                <w:szCs w:val="18"/>
                <w:lang w:eastAsia="x-none"/>
              </w:rPr>
            </w:pPr>
          </w:p>
        </w:tc>
      </w:tr>
      <w:tr w:rsidR="000F713F" w:rsidRPr="000F713F" w14:paraId="4F45AB0A" w14:textId="77777777" w:rsidTr="000F713F">
        <w:trPr>
          <w:cantSplit/>
          <w:jc w:val="center"/>
          <w:ins w:id="3481" w:author="Huawei" w:date="2018-03-28T15:01:00Z"/>
        </w:trPr>
        <w:tc>
          <w:tcPr>
            <w:tcW w:w="1387" w:type="pct"/>
            <w:gridSpan w:val="2"/>
            <w:tcBorders>
              <w:left w:val="single" w:sz="4" w:space="0" w:color="auto"/>
              <w:right w:val="single" w:sz="4" w:space="0" w:color="auto"/>
            </w:tcBorders>
            <w:vAlign w:val="center"/>
          </w:tcPr>
          <w:p w14:paraId="11C72783" w14:textId="77777777" w:rsidR="000F713F" w:rsidRPr="000F713F" w:rsidRDefault="000F713F" w:rsidP="000F713F">
            <w:pPr>
              <w:keepLines/>
              <w:numPr>
                <w:ilvl w:val="0"/>
                <w:numId w:val="33"/>
              </w:numPr>
              <w:spacing w:before="40" w:after="40"/>
              <w:ind w:firstLine="0"/>
              <w:jc w:val="center"/>
              <w:rPr>
                <w:ins w:id="3482" w:author="Huawei" w:date="2018-03-28T15:01:00Z"/>
                <w:rFonts w:ascii="Times New Roman" w:eastAsia="SimSun" w:hAnsi="Times New Roman"/>
                <w:i/>
                <w:sz w:val="16"/>
                <w:szCs w:val="18"/>
                <w:lang w:eastAsia="x-none"/>
              </w:rPr>
            </w:pPr>
            <w:ins w:id="3483" w:author="Huawei" w:date="2018-03-28T15:0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ASD</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33BBAFEC">
                  <v:shape id="_x0000_i1372" type="#_x0000_t75" style="width:23.4pt;height:18.6pt">
                    <v:imagedata r:id="rId2128"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20438B62" w14:textId="77777777" w:rsidR="000F713F" w:rsidRPr="000F713F" w:rsidRDefault="000F713F" w:rsidP="000F713F">
            <w:pPr>
              <w:keepLines/>
              <w:numPr>
                <w:ilvl w:val="0"/>
                <w:numId w:val="33"/>
              </w:numPr>
              <w:spacing w:before="40" w:after="40"/>
              <w:ind w:firstLine="0"/>
              <w:jc w:val="center"/>
              <w:rPr>
                <w:ins w:id="348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A46EA51" w14:textId="77777777" w:rsidR="000F713F" w:rsidRPr="000F713F" w:rsidRDefault="000F713F" w:rsidP="000F713F">
            <w:pPr>
              <w:keepLines/>
              <w:numPr>
                <w:ilvl w:val="0"/>
                <w:numId w:val="33"/>
              </w:numPr>
              <w:spacing w:before="40" w:after="40"/>
              <w:ind w:firstLine="0"/>
              <w:jc w:val="center"/>
              <w:rPr>
                <w:ins w:id="348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D981CB6" w14:textId="77777777" w:rsidR="000F713F" w:rsidRPr="000F713F" w:rsidRDefault="000F713F" w:rsidP="000F713F">
            <w:pPr>
              <w:keepLines/>
              <w:numPr>
                <w:ilvl w:val="0"/>
                <w:numId w:val="33"/>
              </w:numPr>
              <w:spacing w:before="40" w:after="40"/>
              <w:ind w:firstLine="0"/>
              <w:jc w:val="center"/>
              <w:rPr>
                <w:ins w:id="348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F92528C" w14:textId="77777777" w:rsidR="000F713F" w:rsidRPr="000F713F" w:rsidRDefault="000F713F" w:rsidP="000F713F">
            <w:pPr>
              <w:keepLines/>
              <w:numPr>
                <w:ilvl w:val="0"/>
                <w:numId w:val="33"/>
              </w:numPr>
              <w:spacing w:before="40" w:after="40"/>
              <w:ind w:firstLine="0"/>
              <w:jc w:val="center"/>
              <w:rPr>
                <w:ins w:id="34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B75BC5F" w14:textId="77777777" w:rsidR="000F713F" w:rsidRPr="000F713F" w:rsidRDefault="000F713F" w:rsidP="000F713F">
            <w:pPr>
              <w:keepLines/>
              <w:numPr>
                <w:ilvl w:val="0"/>
                <w:numId w:val="33"/>
              </w:numPr>
              <w:spacing w:before="40" w:after="40"/>
              <w:ind w:firstLine="0"/>
              <w:jc w:val="center"/>
              <w:rPr>
                <w:ins w:id="348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EC8578F" w14:textId="77777777" w:rsidR="000F713F" w:rsidRPr="000F713F" w:rsidRDefault="000F713F" w:rsidP="000F713F">
            <w:pPr>
              <w:keepLines/>
              <w:numPr>
                <w:ilvl w:val="0"/>
                <w:numId w:val="33"/>
              </w:numPr>
              <w:spacing w:before="40" w:after="40"/>
              <w:ind w:firstLine="0"/>
              <w:jc w:val="center"/>
              <w:rPr>
                <w:ins w:id="348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D3FAFD" w14:textId="77777777" w:rsidR="000F713F" w:rsidRPr="000F713F" w:rsidRDefault="000F713F" w:rsidP="000F713F">
            <w:pPr>
              <w:keepLines/>
              <w:numPr>
                <w:ilvl w:val="0"/>
                <w:numId w:val="33"/>
              </w:numPr>
              <w:spacing w:before="40" w:after="40"/>
              <w:ind w:firstLine="0"/>
              <w:jc w:val="center"/>
              <w:rPr>
                <w:ins w:id="349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50A748" w14:textId="77777777" w:rsidR="000F713F" w:rsidRPr="000F713F" w:rsidRDefault="000F713F" w:rsidP="000F713F">
            <w:pPr>
              <w:keepLines/>
              <w:numPr>
                <w:ilvl w:val="0"/>
                <w:numId w:val="33"/>
              </w:numPr>
              <w:spacing w:before="40" w:after="40"/>
              <w:ind w:firstLine="0"/>
              <w:jc w:val="center"/>
              <w:rPr>
                <w:ins w:id="349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A2E5A29" w14:textId="77777777" w:rsidR="000F713F" w:rsidRPr="000F713F" w:rsidRDefault="000F713F" w:rsidP="000F713F">
            <w:pPr>
              <w:keepLines/>
              <w:numPr>
                <w:ilvl w:val="0"/>
                <w:numId w:val="33"/>
              </w:numPr>
              <w:spacing w:before="40" w:after="40"/>
              <w:ind w:firstLine="0"/>
              <w:jc w:val="center"/>
              <w:rPr>
                <w:ins w:id="3492" w:author="Huawei" w:date="2018-03-28T15:01:00Z"/>
                <w:rFonts w:ascii="Times New Roman" w:eastAsia="SimSun" w:hAnsi="Times New Roman"/>
                <w:color w:val="000000"/>
                <w:kern w:val="24"/>
                <w:sz w:val="16"/>
                <w:szCs w:val="18"/>
                <w:lang w:eastAsia="x-none"/>
              </w:rPr>
            </w:pPr>
          </w:p>
        </w:tc>
      </w:tr>
      <w:tr w:rsidR="000F713F" w:rsidRPr="000F713F" w14:paraId="34E98B92" w14:textId="77777777" w:rsidTr="000F713F">
        <w:trPr>
          <w:cantSplit/>
          <w:jc w:val="center"/>
          <w:ins w:id="3493" w:author="Huawei" w:date="2018-03-28T15:01:00Z"/>
        </w:trPr>
        <w:tc>
          <w:tcPr>
            <w:tcW w:w="1387" w:type="pct"/>
            <w:gridSpan w:val="2"/>
            <w:tcBorders>
              <w:left w:val="single" w:sz="4" w:space="0" w:color="auto"/>
              <w:right w:val="single" w:sz="4" w:space="0" w:color="auto"/>
            </w:tcBorders>
            <w:vAlign w:val="center"/>
          </w:tcPr>
          <w:p w14:paraId="3EBF77CC" w14:textId="77777777" w:rsidR="000F713F" w:rsidRPr="000F713F" w:rsidRDefault="000F713F" w:rsidP="000F713F">
            <w:pPr>
              <w:keepLines/>
              <w:numPr>
                <w:ilvl w:val="0"/>
                <w:numId w:val="33"/>
              </w:numPr>
              <w:spacing w:before="40" w:after="40"/>
              <w:ind w:firstLine="0"/>
              <w:jc w:val="center"/>
              <w:rPr>
                <w:ins w:id="3494" w:author="Huawei" w:date="2018-03-28T15:01:00Z"/>
                <w:rFonts w:ascii="Times New Roman" w:eastAsia="SimSun" w:hAnsi="Times New Roman"/>
                <w:i/>
                <w:sz w:val="16"/>
                <w:szCs w:val="18"/>
                <w:lang w:eastAsia="x-none"/>
              </w:rPr>
            </w:pPr>
            <w:ins w:id="3495" w:author="Huawei" w:date="2018-03-28T15:0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ASA</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4258C913">
                  <v:shape id="_x0000_i1373" type="#_x0000_t75" style="width:21pt;height:18.6pt">
                    <v:imagedata r:id="rId2129"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5263ACCB" w14:textId="77777777" w:rsidR="000F713F" w:rsidRPr="000F713F" w:rsidRDefault="000F713F" w:rsidP="000F713F">
            <w:pPr>
              <w:keepLines/>
              <w:numPr>
                <w:ilvl w:val="0"/>
                <w:numId w:val="33"/>
              </w:numPr>
              <w:spacing w:before="40" w:after="40"/>
              <w:ind w:firstLine="0"/>
              <w:jc w:val="center"/>
              <w:rPr>
                <w:ins w:id="349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4E8BFDC" w14:textId="77777777" w:rsidR="000F713F" w:rsidRPr="000F713F" w:rsidRDefault="000F713F" w:rsidP="000F713F">
            <w:pPr>
              <w:keepLines/>
              <w:numPr>
                <w:ilvl w:val="0"/>
                <w:numId w:val="33"/>
              </w:numPr>
              <w:spacing w:before="40" w:after="40"/>
              <w:ind w:firstLine="0"/>
              <w:jc w:val="center"/>
              <w:rPr>
                <w:ins w:id="349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154C25" w14:textId="77777777" w:rsidR="000F713F" w:rsidRPr="000F713F" w:rsidRDefault="000F713F" w:rsidP="000F713F">
            <w:pPr>
              <w:keepLines/>
              <w:numPr>
                <w:ilvl w:val="0"/>
                <w:numId w:val="33"/>
              </w:numPr>
              <w:spacing w:before="40" w:after="40"/>
              <w:ind w:firstLine="0"/>
              <w:jc w:val="center"/>
              <w:rPr>
                <w:ins w:id="349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C16C629" w14:textId="77777777" w:rsidR="000F713F" w:rsidRPr="000F713F" w:rsidRDefault="000F713F" w:rsidP="000F713F">
            <w:pPr>
              <w:keepLines/>
              <w:numPr>
                <w:ilvl w:val="0"/>
                <w:numId w:val="33"/>
              </w:numPr>
              <w:spacing w:before="40" w:after="40"/>
              <w:ind w:firstLine="0"/>
              <w:jc w:val="center"/>
              <w:rPr>
                <w:ins w:id="349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0BCFEDF" w14:textId="77777777" w:rsidR="000F713F" w:rsidRPr="000F713F" w:rsidRDefault="000F713F" w:rsidP="000F713F">
            <w:pPr>
              <w:keepLines/>
              <w:numPr>
                <w:ilvl w:val="0"/>
                <w:numId w:val="33"/>
              </w:numPr>
              <w:spacing w:before="40" w:after="40"/>
              <w:ind w:firstLine="0"/>
              <w:jc w:val="center"/>
              <w:rPr>
                <w:ins w:id="35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8A6850" w14:textId="77777777" w:rsidR="000F713F" w:rsidRPr="000F713F" w:rsidRDefault="000F713F" w:rsidP="000F713F">
            <w:pPr>
              <w:keepLines/>
              <w:numPr>
                <w:ilvl w:val="0"/>
                <w:numId w:val="33"/>
              </w:numPr>
              <w:spacing w:before="40" w:after="40"/>
              <w:ind w:firstLine="0"/>
              <w:jc w:val="center"/>
              <w:rPr>
                <w:ins w:id="350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D07A7D" w14:textId="77777777" w:rsidR="000F713F" w:rsidRPr="000F713F" w:rsidRDefault="000F713F" w:rsidP="000F713F">
            <w:pPr>
              <w:keepLines/>
              <w:numPr>
                <w:ilvl w:val="0"/>
                <w:numId w:val="33"/>
              </w:numPr>
              <w:spacing w:before="40" w:after="40"/>
              <w:ind w:firstLine="0"/>
              <w:jc w:val="center"/>
              <w:rPr>
                <w:ins w:id="35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F7D472" w14:textId="77777777" w:rsidR="000F713F" w:rsidRPr="000F713F" w:rsidRDefault="000F713F" w:rsidP="000F713F">
            <w:pPr>
              <w:keepLines/>
              <w:numPr>
                <w:ilvl w:val="0"/>
                <w:numId w:val="33"/>
              </w:numPr>
              <w:spacing w:before="40" w:after="40"/>
              <w:ind w:firstLine="0"/>
              <w:jc w:val="center"/>
              <w:rPr>
                <w:ins w:id="350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F9DD463" w14:textId="77777777" w:rsidR="000F713F" w:rsidRPr="000F713F" w:rsidRDefault="000F713F" w:rsidP="000F713F">
            <w:pPr>
              <w:keepLines/>
              <w:numPr>
                <w:ilvl w:val="0"/>
                <w:numId w:val="33"/>
              </w:numPr>
              <w:spacing w:before="40" w:after="40"/>
              <w:ind w:firstLine="0"/>
              <w:jc w:val="center"/>
              <w:rPr>
                <w:ins w:id="3504" w:author="Huawei" w:date="2018-03-28T15:01:00Z"/>
                <w:rFonts w:ascii="Times New Roman" w:eastAsia="SimSun" w:hAnsi="Times New Roman"/>
                <w:color w:val="000000"/>
                <w:kern w:val="24"/>
                <w:sz w:val="16"/>
                <w:szCs w:val="18"/>
                <w:lang w:eastAsia="x-none"/>
              </w:rPr>
            </w:pPr>
          </w:p>
        </w:tc>
      </w:tr>
      <w:tr w:rsidR="000F713F" w:rsidRPr="000F713F" w14:paraId="2ED366C1" w14:textId="77777777" w:rsidTr="000F713F">
        <w:trPr>
          <w:cantSplit/>
          <w:jc w:val="center"/>
          <w:ins w:id="3505" w:author="Huawei" w:date="2018-03-28T15:01:00Z"/>
        </w:trPr>
        <w:tc>
          <w:tcPr>
            <w:tcW w:w="1387" w:type="pct"/>
            <w:gridSpan w:val="2"/>
            <w:tcBorders>
              <w:left w:val="single" w:sz="4" w:space="0" w:color="auto"/>
              <w:right w:val="single" w:sz="4" w:space="0" w:color="auto"/>
            </w:tcBorders>
            <w:vAlign w:val="center"/>
          </w:tcPr>
          <w:p w14:paraId="7E9C1CF4" w14:textId="77777777" w:rsidR="000F713F" w:rsidRPr="000F713F" w:rsidRDefault="000F713F" w:rsidP="000F713F">
            <w:pPr>
              <w:keepLines/>
              <w:numPr>
                <w:ilvl w:val="0"/>
                <w:numId w:val="33"/>
              </w:numPr>
              <w:spacing w:before="40" w:after="40"/>
              <w:ind w:firstLine="0"/>
              <w:jc w:val="center"/>
              <w:rPr>
                <w:ins w:id="3506" w:author="Huawei" w:date="2018-03-28T15:01:00Z"/>
                <w:rFonts w:ascii="Times New Roman" w:eastAsia="SimSun" w:hAnsi="Times New Roman"/>
                <w:i/>
                <w:sz w:val="16"/>
                <w:szCs w:val="18"/>
                <w:lang w:eastAsia="x-none"/>
              </w:rPr>
            </w:pPr>
            <w:ins w:id="3507" w:author="Huawei" w:date="2018-03-28T15:0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ZSA</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6326BDA9">
                  <v:shape id="_x0000_i1374" type="#_x0000_t75" style="width:21pt;height:18.6pt">
                    <v:imagedata r:id="rId2130"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460FB054" w14:textId="77777777" w:rsidR="000F713F" w:rsidRPr="000F713F" w:rsidRDefault="000F713F" w:rsidP="000F713F">
            <w:pPr>
              <w:keepLines/>
              <w:numPr>
                <w:ilvl w:val="0"/>
                <w:numId w:val="33"/>
              </w:numPr>
              <w:spacing w:before="40" w:after="40"/>
              <w:ind w:firstLine="0"/>
              <w:jc w:val="center"/>
              <w:rPr>
                <w:ins w:id="3508"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2EC71BC" w14:textId="77777777" w:rsidR="000F713F" w:rsidRPr="000F713F" w:rsidRDefault="000F713F" w:rsidP="000F713F">
            <w:pPr>
              <w:keepLines/>
              <w:numPr>
                <w:ilvl w:val="0"/>
                <w:numId w:val="33"/>
              </w:numPr>
              <w:spacing w:before="40" w:after="40"/>
              <w:ind w:firstLine="0"/>
              <w:jc w:val="center"/>
              <w:rPr>
                <w:ins w:id="350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D436BB" w14:textId="77777777" w:rsidR="000F713F" w:rsidRPr="000F713F" w:rsidRDefault="000F713F" w:rsidP="000F713F">
            <w:pPr>
              <w:keepLines/>
              <w:numPr>
                <w:ilvl w:val="0"/>
                <w:numId w:val="33"/>
              </w:numPr>
              <w:spacing w:before="40" w:after="40"/>
              <w:ind w:firstLine="0"/>
              <w:jc w:val="center"/>
              <w:rPr>
                <w:ins w:id="351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4459F6" w14:textId="77777777" w:rsidR="000F713F" w:rsidRPr="000F713F" w:rsidRDefault="000F713F" w:rsidP="000F713F">
            <w:pPr>
              <w:keepLines/>
              <w:numPr>
                <w:ilvl w:val="0"/>
                <w:numId w:val="33"/>
              </w:numPr>
              <w:spacing w:before="40" w:after="40"/>
              <w:ind w:firstLine="0"/>
              <w:jc w:val="center"/>
              <w:rPr>
                <w:ins w:id="351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3BE46C" w14:textId="77777777" w:rsidR="000F713F" w:rsidRPr="000F713F" w:rsidRDefault="000F713F" w:rsidP="000F713F">
            <w:pPr>
              <w:keepLines/>
              <w:numPr>
                <w:ilvl w:val="0"/>
                <w:numId w:val="33"/>
              </w:numPr>
              <w:spacing w:before="40" w:after="40"/>
              <w:ind w:firstLine="0"/>
              <w:jc w:val="center"/>
              <w:rPr>
                <w:ins w:id="351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0B6C399" w14:textId="77777777" w:rsidR="000F713F" w:rsidRPr="000F713F" w:rsidRDefault="000F713F" w:rsidP="000F713F">
            <w:pPr>
              <w:keepLines/>
              <w:numPr>
                <w:ilvl w:val="0"/>
                <w:numId w:val="33"/>
              </w:numPr>
              <w:spacing w:before="40" w:after="40"/>
              <w:ind w:firstLine="0"/>
              <w:jc w:val="center"/>
              <w:rPr>
                <w:ins w:id="35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E7A9F8C" w14:textId="77777777" w:rsidR="000F713F" w:rsidRPr="000F713F" w:rsidRDefault="000F713F" w:rsidP="000F713F">
            <w:pPr>
              <w:keepLines/>
              <w:numPr>
                <w:ilvl w:val="0"/>
                <w:numId w:val="33"/>
              </w:numPr>
              <w:spacing w:before="40" w:after="40"/>
              <w:ind w:firstLine="0"/>
              <w:jc w:val="center"/>
              <w:rPr>
                <w:ins w:id="35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14784F8" w14:textId="77777777" w:rsidR="000F713F" w:rsidRPr="000F713F" w:rsidRDefault="000F713F" w:rsidP="000F713F">
            <w:pPr>
              <w:keepLines/>
              <w:numPr>
                <w:ilvl w:val="0"/>
                <w:numId w:val="33"/>
              </w:numPr>
              <w:spacing w:before="40" w:after="40"/>
              <w:ind w:firstLine="0"/>
              <w:jc w:val="center"/>
              <w:rPr>
                <w:ins w:id="3515"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FC4E008" w14:textId="77777777" w:rsidR="000F713F" w:rsidRPr="000F713F" w:rsidRDefault="000F713F" w:rsidP="000F713F">
            <w:pPr>
              <w:keepLines/>
              <w:numPr>
                <w:ilvl w:val="0"/>
                <w:numId w:val="33"/>
              </w:numPr>
              <w:spacing w:before="40" w:after="40"/>
              <w:ind w:firstLine="0"/>
              <w:jc w:val="center"/>
              <w:rPr>
                <w:ins w:id="3516" w:author="Huawei" w:date="2018-03-28T15:01:00Z"/>
                <w:rFonts w:ascii="Times New Roman" w:eastAsia="SimSun" w:hAnsi="Times New Roman"/>
                <w:color w:val="000000"/>
                <w:kern w:val="24"/>
                <w:sz w:val="16"/>
                <w:szCs w:val="18"/>
                <w:lang w:eastAsia="x-none"/>
              </w:rPr>
            </w:pPr>
          </w:p>
        </w:tc>
      </w:tr>
      <w:tr w:rsidR="000F713F" w:rsidRPr="000F713F" w14:paraId="5E1BD8B2" w14:textId="77777777" w:rsidTr="000F713F">
        <w:trPr>
          <w:cantSplit/>
          <w:jc w:val="center"/>
          <w:ins w:id="3517" w:author="Huawei" w:date="2018-03-28T15:01:00Z"/>
        </w:trPr>
        <w:tc>
          <w:tcPr>
            <w:tcW w:w="1387" w:type="pct"/>
            <w:gridSpan w:val="2"/>
            <w:tcBorders>
              <w:left w:val="single" w:sz="4" w:space="0" w:color="auto"/>
              <w:right w:val="single" w:sz="4" w:space="0" w:color="auto"/>
            </w:tcBorders>
            <w:vAlign w:val="center"/>
          </w:tcPr>
          <w:p w14:paraId="7F19C2E7" w14:textId="77777777" w:rsidR="000F713F" w:rsidRPr="000F713F" w:rsidRDefault="000F713F" w:rsidP="000F713F">
            <w:pPr>
              <w:keepLines/>
              <w:numPr>
                <w:ilvl w:val="0"/>
                <w:numId w:val="33"/>
              </w:numPr>
              <w:spacing w:before="40" w:after="40"/>
              <w:ind w:firstLine="0"/>
              <w:jc w:val="center"/>
              <w:rPr>
                <w:ins w:id="3518" w:author="Huawei" w:date="2018-03-28T15:01:00Z"/>
                <w:rFonts w:ascii="Times New Roman" w:eastAsia="SimSun" w:hAnsi="Times New Roman"/>
                <w:i/>
                <w:sz w:val="16"/>
                <w:szCs w:val="18"/>
                <w:lang w:eastAsia="x-none"/>
              </w:rPr>
            </w:pPr>
            <w:ins w:id="3519" w:author="Huawei" w:date="2018-03-28T15:01:00Z">
              <w:r w:rsidRPr="000F713F">
                <w:rPr>
                  <w:rFonts w:ascii="Times New Roman" w:eastAsia="SimSun" w:hAnsi="Times New Roman"/>
                  <w:sz w:val="16"/>
                  <w:szCs w:val="18"/>
                  <w:lang w:eastAsia="x-none"/>
                </w:rPr>
                <w:t xml:space="preserve">Per cluster shadowing std </w:t>
              </w:r>
              <w:r w:rsidRPr="000F713F">
                <w:rPr>
                  <w:rFonts w:ascii="Symbol" w:eastAsia="SimSun" w:hAnsi="Symbol"/>
                  <w:sz w:val="16"/>
                  <w:szCs w:val="18"/>
                  <w:lang w:eastAsia="x-none"/>
                </w:rPr>
                <w:t></w:t>
              </w:r>
              <w:r w:rsidRPr="000F713F">
                <w:rPr>
                  <w:rFonts w:ascii="Times New Roman" w:eastAsia="SimSun" w:hAnsi="Times New Roman"/>
                  <w:sz w:val="16"/>
                  <w:szCs w:val="18"/>
                  <w:lang w:eastAsia="x-none"/>
                </w:rPr>
                <w:t xml:space="preserve"> [dB]</w:t>
              </w:r>
            </w:ins>
          </w:p>
        </w:tc>
        <w:tc>
          <w:tcPr>
            <w:tcW w:w="411" w:type="pct"/>
            <w:tcBorders>
              <w:top w:val="single" w:sz="4" w:space="0" w:color="auto"/>
              <w:left w:val="single" w:sz="4" w:space="0" w:color="auto"/>
              <w:bottom w:val="single" w:sz="4" w:space="0" w:color="auto"/>
              <w:right w:val="single" w:sz="4" w:space="0" w:color="auto"/>
            </w:tcBorders>
          </w:tcPr>
          <w:p w14:paraId="1A5716BD" w14:textId="77777777" w:rsidR="000F713F" w:rsidRPr="000F713F" w:rsidRDefault="000F713F" w:rsidP="000F713F">
            <w:pPr>
              <w:keepLines/>
              <w:numPr>
                <w:ilvl w:val="0"/>
                <w:numId w:val="33"/>
              </w:numPr>
              <w:spacing w:before="40" w:after="40"/>
              <w:ind w:firstLine="0"/>
              <w:jc w:val="center"/>
              <w:rPr>
                <w:ins w:id="352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A100171" w14:textId="77777777" w:rsidR="000F713F" w:rsidRPr="000F713F" w:rsidRDefault="000F713F" w:rsidP="000F713F">
            <w:pPr>
              <w:keepLines/>
              <w:numPr>
                <w:ilvl w:val="0"/>
                <w:numId w:val="33"/>
              </w:numPr>
              <w:spacing w:before="40" w:after="40"/>
              <w:ind w:firstLine="0"/>
              <w:jc w:val="center"/>
              <w:rPr>
                <w:ins w:id="352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14090A" w14:textId="77777777" w:rsidR="000F713F" w:rsidRPr="000F713F" w:rsidRDefault="000F713F" w:rsidP="000F713F">
            <w:pPr>
              <w:keepLines/>
              <w:numPr>
                <w:ilvl w:val="0"/>
                <w:numId w:val="33"/>
              </w:numPr>
              <w:spacing w:before="40" w:after="40"/>
              <w:ind w:firstLine="0"/>
              <w:jc w:val="center"/>
              <w:rPr>
                <w:ins w:id="352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2ABBF4A" w14:textId="77777777" w:rsidR="000F713F" w:rsidRPr="000F713F" w:rsidRDefault="000F713F" w:rsidP="000F713F">
            <w:pPr>
              <w:keepLines/>
              <w:numPr>
                <w:ilvl w:val="0"/>
                <w:numId w:val="33"/>
              </w:numPr>
              <w:spacing w:before="40" w:after="40"/>
              <w:ind w:firstLine="0"/>
              <w:jc w:val="center"/>
              <w:rPr>
                <w:ins w:id="352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D6610E" w14:textId="77777777" w:rsidR="000F713F" w:rsidRPr="000F713F" w:rsidRDefault="000F713F" w:rsidP="000F713F">
            <w:pPr>
              <w:keepLines/>
              <w:numPr>
                <w:ilvl w:val="0"/>
                <w:numId w:val="33"/>
              </w:numPr>
              <w:spacing w:before="40" w:after="40"/>
              <w:ind w:firstLine="0"/>
              <w:jc w:val="center"/>
              <w:rPr>
                <w:ins w:id="352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565ADC" w14:textId="77777777" w:rsidR="000F713F" w:rsidRPr="000F713F" w:rsidRDefault="000F713F" w:rsidP="000F713F">
            <w:pPr>
              <w:keepLines/>
              <w:numPr>
                <w:ilvl w:val="0"/>
                <w:numId w:val="33"/>
              </w:numPr>
              <w:spacing w:before="40" w:after="40"/>
              <w:ind w:firstLine="0"/>
              <w:jc w:val="center"/>
              <w:rPr>
                <w:ins w:id="352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E87EAB" w14:textId="77777777" w:rsidR="000F713F" w:rsidRPr="000F713F" w:rsidRDefault="000F713F" w:rsidP="000F713F">
            <w:pPr>
              <w:keepLines/>
              <w:numPr>
                <w:ilvl w:val="0"/>
                <w:numId w:val="33"/>
              </w:numPr>
              <w:spacing w:before="40" w:after="40"/>
              <w:ind w:firstLine="0"/>
              <w:jc w:val="center"/>
              <w:rPr>
                <w:ins w:id="352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9502A4D" w14:textId="77777777" w:rsidR="000F713F" w:rsidRPr="000F713F" w:rsidRDefault="000F713F" w:rsidP="000F713F">
            <w:pPr>
              <w:keepLines/>
              <w:numPr>
                <w:ilvl w:val="0"/>
                <w:numId w:val="33"/>
              </w:numPr>
              <w:spacing w:before="40" w:after="40"/>
              <w:ind w:firstLine="0"/>
              <w:jc w:val="center"/>
              <w:rPr>
                <w:ins w:id="352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373D76B" w14:textId="77777777" w:rsidR="000F713F" w:rsidRPr="000F713F" w:rsidRDefault="000F713F" w:rsidP="000F713F">
            <w:pPr>
              <w:keepLines/>
              <w:numPr>
                <w:ilvl w:val="0"/>
                <w:numId w:val="33"/>
              </w:numPr>
              <w:spacing w:before="40" w:after="40"/>
              <w:ind w:firstLine="0"/>
              <w:jc w:val="center"/>
              <w:rPr>
                <w:ins w:id="3528" w:author="Huawei" w:date="2018-03-28T15:01:00Z"/>
                <w:rFonts w:ascii="Times New Roman" w:eastAsia="SimSun" w:hAnsi="Times New Roman"/>
                <w:color w:val="000000"/>
                <w:kern w:val="24"/>
                <w:sz w:val="16"/>
                <w:szCs w:val="18"/>
                <w:lang w:eastAsia="x-none"/>
              </w:rPr>
            </w:pPr>
          </w:p>
        </w:tc>
      </w:tr>
      <w:tr w:rsidR="000F713F" w:rsidRPr="000F713F" w14:paraId="312F4A1E" w14:textId="77777777" w:rsidTr="000F713F">
        <w:trPr>
          <w:cantSplit/>
          <w:jc w:val="center"/>
          <w:ins w:id="3529" w:author="Huawei" w:date="2018-03-28T15:01:00Z"/>
        </w:trPr>
        <w:tc>
          <w:tcPr>
            <w:tcW w:w="0" w:type="auto"/>
            <w:vMerge w:val="restart"/>
            <w:tcBorders>
              <w:left w:val="single" w:sz="4" w:space="0" w:color="auto"/>
              <w:right w:val="single" w:sz="4" w:space="0" w:color="auto"/>
            </w:tcBorders>
            <w:vAlign w:val="center"/>
          </w:tcPr>
          <w:p w14:paraId="6D5500AC" w14:textId="77777777" w:rsidR="000F713F" w:rsidRPr="000F713F" w:rsidRDefault="000F713F" w:rsidP="000F713F">
            <w:pPr>
              <w:keepLines/>
              <w:numPr>
                <w:ilvl w:val="0"/>
                <w:numId w:val="33"/>
              </w:numPr>
              <w:spacing w:before="40" w:after="40"/>
              <w:ind w:firstLine="0"/>
              <w:jc w:val="center"/>
              <w:rPr>
                <w:ins w:id="3530" w:author="Huawei" w:date="2018-03-28T15:01:00Z"/>
                <w:rFonts w:ascii="Times New Roman" w:eastAsia="Malgun Gothic" w:hAnsi="Times New Roman" w:cs="Arial"/>
                <w:kern w:val="2"/>
                <w:sz w:val="16"/>
                <w:szCs w:val="18"/>
                <w:lang w:eastAsia="x-none"/>
              </w:rPr>
            </w:pPr>
            <w:ins w:id="3531" w:author="Huawei" w:date="2018-03-28T15:01:00Z">
              <w:r w:rsidRPr="000F713F">
                <w:rPr>
                  <w:rFonts w:ascii="Times New Roman" w:eastAsia="SimSun" w:hAnsi="Times New Roman"/>
                  <w:sz w:val="16"/>
                  <w:szCs w:val="18"/>
                  <w:lang w:eastAsia="x-none"/>
                </w:rPr>
                <w:t>Correlation distance in the horizontal plane [m]</w:t>
              </w:r>
            </w:ins>
          </w:p>
        </w:tc>
        <w:tc>
          <w:tcPr>
            <w:tcW w:w="358" w:type="pct"/>
            <w:tcBorders>
              <w:top w:val="single" w:sz="4" w:space="0" w:color="auto"/>
              <w:left w:val="single" w:sz="4" w:space="0" w:color="auto"/>
              <w:bottom w:val="single" w:sz="4" w:space="0" w:color="auto"/>
              <w:right w:val="single" w:sz="4" w:space="0" w:color="auto"/>
            </w:tcBorders>
            <w:vAlign w:val="center"/>
          </w:tcPr>
          <w:p w14:paraId="7107C8C8" w14:textId="77777777" w:rsidR="000F713F" w:rsidRPr="000F713F" w:rsidRDefault="000F713F" w:rsidP="000F713F">
            <w:pPr>
              <w:keepLines/>
              <w:numPr>
                <w:ilvl w:val="0"/>
                <w:numId w:val="33"/>
              </w:numPr>
              <w:spacing w:before="40" w:after="40"/>
              <w:ind w:firstLine="0"/>
              <w:jc w:val="center"/>
              <w:rPr>
                <w:ins w:id="3532" w:author="Huawei" w:date="2018-03-28T15:01:00Z"/>
                <w:rFonts w:ascii="Times New Roman" w:eastAsia="SimSun" w:hAnsi="Times New Roman"/>
                <w:i/>
                <w:sz w:val="16"/>
                <w:szCs w:val="18"/>
                <w:lang w:eastAsia="x-none"/>
              </w:rPr>
            </w:pPr>
            <w:ins w:id="3533" w:author="Huawei" w:date="2018-03-28T15:01:00Z">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52AE9C10" w14:textId="77777777" w:rsidR="000F713F" w:rsidRPr="000F713F" w:rsidRDefault="000F713F" w:rsidP="000F713F">
            <w:pPr>
              <w:keepLines/>
              <w:numPr>
                <w:ilvl w:val="0"/>
                <w:numId w:val="33"/>
              </w:numPr>
              <w:spacing w:before="40" w:after="40"/>
              <w:ind w:firstLine="0"/>
              <w:jc w:val="center"/>
              <w:rPr>
                <w:ins w:id="3534"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FA5F1F3" w14:textId="77777777" w:rsidR="000F713F" w:rsidRPr="000F713F" w:rsidRDefault="000F713F" w:rsidP="000F713F">
            <w:pPr>
              <w:keepLines/>
              <w:numPr>
                <w:ilvl w:val="0"/>
                <w:numId w:val="33"/>
              </w:numPr>
              <w:spacing w:before="40" w:after="40"/>
              <w:ind w:firstLine="0"/>
              <w:jc w:val="center"/>
              <w:rPr>
                <w:ins w:id="353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C3FAC79" w14:textId="77777777" w:rsidR="000F713F" w:rsidRPr="000F713F" w:rsidRDefault="000F713F" w:rsidP="000F713F">
            <w:pPr>
              <w:keepLines/>
              <w:numPr>
                <w:ilvl w:val="0"/>
                <w:numId w:val="33"/>
              </w:numPr>
              <w:spacing w:before="40" w:after="40"/>
              <w:ind w:firstLine="0"/>
              <w:jc w:val="center"/>
              <w:rPr>
                <w:ins w:id="353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1C89CCF" w14:textId="77777777" w:rsidR="000F713F" w:rsidRPr="000F713F" w:rsidRDefault="000F713F" w:rsidP="000F713F">
            <w:pPr>
              <w:keepLines/>
              <w:numPr>
                <w:ilvl w:val="0"/>
                <w:numId w:val="33"/>
              </w:numPr>
              <w:spacing w:before="40" w:after="40"/>
              <w:ind w:firstLine="0"/>
              <w:jc w:val="center"/>
              <w:rPr>
                <w:ins w:id="353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8349EF8" w14:textId="77777777" w:rsidR="000F713F" w:rsidRPr="000F713F" w:rsidRDefault="000F713F" w:rsidP="000F713F">
            <w:pPr>
              <w:keepLines/>
              <w:numPr>
                <w:ilvl w:val="0"/>
                <w:numId w:val="33"/>
              </w:numPr>
              <w:spacing w:before="40" w:after="40"/>
              <w:ind w:firstLine="0"/>
              <w:jc w:val="center"/>
              <w:rPr>
                <w:ins w:id="353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C36DE7" w14:textId="77777777" w:rsidR="000F713F" w:rsidRPr="000F713F" w:rsidRDefault="000F713F" w:rsidP="000F713F">
            <w:pPr>
              <w:keepLines/>
              <w:numPr>
                <w:ilvl w:val="0"/>
                <w:numId w:val="33"/>
              </w:numPr>
              <w:spacing w:before="40" w:after="40"/>
              <w:ind w:firstLine="0"/>
              <w:jc w:val="center"/>
              <w:rPr>
                <w:ins w:id="353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55C20A4" w14:textId="77777777" w:rsidR="000F713F" w:rsidRPr="000F713F" w:rsidRDefault="000F713F" w:rsidP="000F713F">
            <w:pPr>
              <w:keepLines/>
              <w:numPr>
                <w:ilvl w:val="0"/>
                <w:numId w:val="33"/>
              </w:numPr>
              <w:spacing w:before="40" w:after="40"/>
              <w:ind w:firstLine="0"/>
              <w:jc w:val="center"/>
              <w:rPr>
                <w:ins w:id="354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A5D18BB" w14:textId="77777777" w:rsidR="000F713F" w:rsidRPr="000F713F" w:rsidRDefault="000F713F" w:rsidP="000F713F">
            <w:pPr>
              <w:keepLines/>
              <w:numPr>
                <w:ilvl w:val="0"/>
                <w:numId w:val="33"/>
              </w:numPr>
              <w:spacing w:before="40" w:after="40"/>
              <w:ind w:firstLine="0"/>
              <w:jc w:val="center"/>
              <w:rPr>
                <w:ins w:id="3541"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08AA02B" w14:textId="77777777" w:rsidR="000F713F" w:rsidRPr="000F713F" w:rsidRDefault="000F713F" w:rsidP="000F713F">
            <w:pPr>
              <w:keepLines/>
              <w:numPr>
                <w:ilvl w:val="0"/>
                <w:numId w:val="33"/>
              </w:numPr>
              <w:spacing w:before="40" w:after="40"/>
              <w:ind w:firstLine="0"/>
              <w:jc w:val="center"/>
              <w:rPr>
                <w:ins w:id="3542" w:author="Huawei" w:date="2018-03-28T15:01:00Z"/>
                <w:rFonts w:ascii="Times New Roman" w:eastAsia="SimSun" w:hAnsi="Times New Roman"/>
                <w:color w:val="000000"/>
                <w:kern w:val="24"/>
                <w:sz w:val="16"/>
                <w:szCs w:val="18"/>
                <w:lang w:eastAsia="x-none"/>
              </w:rPr>
            </w:pPr>
          </w:p>
        </w:tc>
      </w:tr>
      <w:tr w:rsidR="000F713F" w:rsidRPr="000F713F" w14:paraId="1A1A1631" w14:textId="77777777" w:rsidTr="000F713F">
        <w:trPr>
          <w:cantSplit/>
          <w:jc w:val="center"/>
          <w:ins w:id="3543" w:author="Huawei" w:date="2018-03-28T15:01:00Z"/>
        </w:trPr>
        <w:tc>
          <w:tcPr>
            <w:tcW w:w="0" w:type="auto"/>
            <w:vMerge/>
            <w:tcBorders>
              <w:left w:val="single" w:sz="4" w:space="0" w:color="auto"/>
              <w:right w:val="single" w:sz="4" w:space="0" w:color="auto"/>
            </w:tcBorders>
            <w:vAlign w:val="center"/>
          </w:tcPr>
          <w:p w14:paraId="7E3B3916" w14:textId="77777777" w:rsidR="000F713F" w:rsidRPr="000F713F" w:rsidRDefault="000F713F" w:rsidP="000F713F">
            <w:pPr>
              <w:ind w:left="720" w:hanging="720"/>
              <w:rPr>
                <w:ins w:id="3544"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109F92D" w14:textId="77777777" w:rsidR="000F713F" w:rsidRPr="000F713F" w:rsidRDefault="000F713F" w:rsidP="000F713F">
            <w:pPr>
              <w:keepLines/>
              <w:numPr>
                <w:ilvl w:val="0"/>
                <w:numId w:val="33"/>
              </w:numPr>
              <w:spacing w:before="40" w:after="40"/>
              <w:ind w:firstLine="0"/>
              <w:jc w:val="center"/>
              <w:rPr>
                <w:ins w:id="3545" w:author="Huawei" w:date="2018-03-28T15:01:00Z"/>
                <w:rFonts w:ascii="Times New Roman" w:eastAsia="SimSun" w:hAnsi="Times New Roman"/>
                <w:i/>
                <w:sz w:val="16"/>
                <w:szCs w:val="18"/>
                <w:lang w:eastAsia="x-none"/>
              </w:rPr>
            </w:pPr>
            <w:ins w:id="3546" w:author="Huawei" w:date="2018-03-28T15:01:00Z">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36A91AAD" w14:textId="77777777" w:rsidR="000F713F" w:rsidRPr="000F713F" w:rsidRDefault="000F713F" w:rsidP="000F713F">
            <w:pPr>
              <w:keepLines/>
              <w:numPr>
                <w:ilvl w:val="0"/>
                <w:numId w:val="33"/>
              </w:numPr>
              <w:spacing w:before="40" w:after="40"/>
              <w:ind w:firstLine="0"/>
              <w:jc w:val="center"/>
              <w:rPr>
                <w:ins w:id="3547"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07124D5" w14:textId="77777777" w:rsidR="000F713F" w:rsidRPr="000F713F" w:rsidRDefault="000F713F" w:rsidP="000F713F">
            <w:pPr>
              <w:keepLines/>
              <w:numPr>
                <w:ilvl w:val="0"/>
                <w:numId w:val="33"/>
              </w:numPr>
              <w:spacing w:before="40" w:after="40"/>
              <w:ind w:firstLine="0"/>
              <w:jc w:val="center"/>
              <w:rPr>
                <w:ins w:id="354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F9ECBE1" w14:textId="77777777" w:rsidR="000F713F" w:rsidRPr="000F713F" w:rsidRDefault="000F713F" w:rsidP="000F713F">
            <w:pPr>
              <w:keepLines/>
              <w:numPr>
                <w:ilvl w:val="0"/>
                <w:numId w:val="33"/>
              </w:numPr>
              <w:spacing w:before="40" w:after="40"/>
              <w:ind w:firstLine="0"/>
              <w:jc w:val="center"/>
              <w:rPr>
                <w:ins w:id="354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A006209" w14:textId="77777777" w:rsidR="000F713F" w:rsidRPr="000F713F" w:rsidRDefault="000F713F" w:rsidP="000F713F">
            <w:pPr>
              <w:keepLines/>
              <w:numPr>
                <w:ilvl w:val="0"/>
                <w:numId w:val="33"/>
              </w:numPr>
              <w:spacing w:before="40" w:after="40"/>
              <w:ind w:firstLine="0"/>
              <w:jc w:val="center"/>
              <w:rPr>
                <w:ins w:id="355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BBDD14E" w14:textId="77777777" w:rsidR="000F713F" w:rsidRPr="000F713F" w:rsidRDefault="000F713F" w:rsidP="000F713F">
            <w:pPr>
              <w:keepLines/>
              <w:numPr>
                <w:ilvl w:val="0"/>
                <w:numId w:val="33"/>
              </w:numPr>
              <w:spacing w:before="40" w:after="40"/>
              <w:ind w:firstLine="0"/>
              <w:jc w:val="center"/>
              <w:rPr>
                <w:ins w:id="355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13759A" w14:textId="77777777" w:rsidR="000F713F" w:rsidRPr="000F713F" w:rsidRDefault="000F713F" w:rsidP="000F713F">
            <w:pPr>
              <w:keepLines/>
              <w:numPr>
                <w:ilvl w:val="0"/>
                <w:numId w:val="33"/>
              </w:numPr>
              <w:spacing w:before="40" w:after="40"/>
              <w:ind w:firstLine="0"/>
              <w:jc w:val="center"/>
              <w:rPr>
                <w:ins w:id="355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1936DBD" w14:textId="77777777" w:rsidR="000F713F" w:rsidRPr="000F713F" w:rsidRDefault="000F713F" w:rsidP="000F713F">
            <w:pPr>
              <w:keepLines/>
              <w:numPr>
                <w:ilvl w:val="0"/>
                <w:numId w:val="33"/>
              </w:numPr>
              <w:spacing w:before="40" w:after="40"/>
              <w:ind w:firstLine="0"/>
              <w:jc w:val="center"/>
              <w:rPr>
                <w:ins w:id="355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FE5A881" w14:textId="77777777" w:rsidR="000F713F" w:rsidRPr="000F713F" w:rsidRDefault="000F713F" w:rsidP="000F713F">
            <w:pPr>
              <w:keepLines/>
              <w:numPr>
                <w:ilvl w:val="0"/>
                <w:numId w:val="33"/>
              </w:numPr>
              <w:spacing w:before="40" w:after="40"/>
              <w:ind w:firstLine="0"/>
              <w:jc w:val="center"/>
              <w:rPr>
                <w:ins w:id="3554"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87E2338" w14:textId="77777777" w:rsidR="000F713F" w:rsidRPr="000F713F" w:rsidRDefault="000F713F" w:rsidP="000F713F">
            <w:pPr>
              <w:keepLines/>
              <w:numPr>
                <w:ilvl w:val="0"/>
                <w:numId w:val="33"/>
              </w:numPr>
              <w:spacing w:before="40" w:after="40"/>
              <w:ind w:firstLine="0"/>
              <w:jc w:val="center"/>
              <w:rPr>
                <w:ins w:id="3555" w:author="Huawei" w:date="2018-03-28T15:01:00Z"/>
                <w:rFonts w:ascii="Times New Roman" w:eastAsia="SimSun" w:hAnsi="Times New Roman"/>
                <w:color w:val="000000"/>
                <w:kern w:val="24"/>
                <w:sz w:val="16"/>
                <w:szCs w:val="18"/>
                <w:lang w:eastAsia="x-none"/>
              </w:rPr>
            </w:pPr>
          </w:p>
        </w:tc>
      </w:tr>
      <w:tr w:rsidR="000F713F" w:rsidRPr="000F713F" w14:paraId="05DFD45E" w14:textId="77777777" w:rsidTr="000F713F">
        <w:trPr>
          <w:cantSplit/>
          <w:jc w:val="center"/>
          <w:ins w:id="3556" w:author="Huawei" w:date="2018-03-28T15:01:00Z"/>
        </w:trPr>
        <w:tc>
          <w:tcPr>
            <w:tcW w:w="0" w:type="auto"/>
            <w:vMerge/>
            <w:tcBorders>
              <w:left w:val="single" w:sz="4" w:space="0" w:color="auto"/>
              <w:right w:val="single" w:sz="4" w:space="0" w:color="auto"/>
            </w:tcBorders>
            <w:vAlign w:val="center"/>
          </w:tcPr>
          <w:p w14:paraId="75D214D0" w14:textId="77777777" w:rsidR="000F713F" w:rsidRPr="000F713F" w:rsidRDefault="000F713F" w:rsidP="000F713F">
            <w:pPr>
              <w:ind w:left="720" w:hanging="720"/>
              <w:rPr>
                <w:ins w:id="3557"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775668D" w14:textId="77777777" w:rsidR="000F713F" w:rsidRPr="000F713F" w:rsidRDefault="000F713F" w:rsidP="000F713F">
            <w:pPr>
              <w:keepLines/>
              <w:numPr>
                <w:ilvl w:val="0"/>
                <w:numId w:val="33"/>
              </w:numPr>
              <w:spacing w:before="40" w:after="40"/>
              <w:ind w:firstLine="0"/>
              <w:jc w:val="center"/>
              <w:rPr>
                <w:ins w:id="3558" w:author="Huawei" w:date="2018-03-28T15:01:00Z"/>
                <w:rFonts w:ascii="Times New Roman" w:eastAsia="SimSun" w:hAnsi="Times New Roman"/>
                <w:i/>
                <w:sz w:val="16"/>
                <w:szCs w:val="18"/>
                <w:lang w:eastAsia="x-none"/>
              </w:rPr>
            </w:pPr>
            <w:ins w:id="3559" w:author="Huawei" w:date="2018-03-28T15:01:00Z">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0DEBF3C9" w14:textId="77777777" w:rsidR="000F713F" w:rsidRPr="000F713F" w:rsidRDefault="000F713F" w:rsidP="000F713F">
            <w:pPr>
              <w:keepLines/>
              <w:numPr>
                <w:ilvl w:val="0"/>
                <w:numId w:val="33"/>
              </w:numPr>
              <w:spacing w:before="40" w:after="40"/>
              <w:ind w:firstLine="0"/>
              <w:jc w:val="center"/>
              <w:rPr>
                <w:ins w:id="3560"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FF42137" w14:textId="77777777" w:rsidR="000F713F" w:rsidRPr="000F713F" w:rsidRDefault="000F713F" w:rsidP="000F713F">
            <w:pPr>
              <w:keepLines/>
              <w:numPr>
                <w:ilvl w:val="0"/>
                <w:numId w:val="33"/>
              </w:numPr>
              <w:spacing w:before="40" w:after="40"/>
              <w:ind w:firstLine="0"/>
              <w:jc w:val="center"/>
              <w:rPr>
                <w:ins w:id="356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AB017D" w14:textId="77777777" w:rsidR="000F713F" w:rsidRPr="000F713F" w:rsidRDefault="000F713F" w:rsidP="000F713F">
            <w:pPr>
              <w:keepLines/>
              <w:numPr>
                <w:ilvl w:val="0"/>
                <w:numId w:val="33"/>
              </w:numPr>
              <w:spacing w:before="40" w:after="40"/>
              <w:ind w:firstLine="0"/>
              <w:jc w:val="center"/>
              <w:rPr>
                <w:ins w:id="356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64EF55" w14:textId="77777777" w:rsidR="000F713F" w:rsidRPr="000F713F" w:rsidRDefault="000F713F" w:rsidP="000F713F">
            <w:pPr>
              <w:keepLines/>
              <w:numPr>
                <w:ilvl w:val="0"/>
                <w:numId w:val="33"/>
              </w:numPr>
              <w:spacing w:before="40" w:after="40"/>
              <w:ind w:firstLine="0"/>
              <w:jc w:val="center"/>
              <w:rPr>
                <w:ins w:id="356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3E37F7" w14:textId="77777777" w:rsidR="000F713F" w:rsidRPr="000F713F" w:rsidRDefault="000F713F" w:rsidP="000F713F">
            <w:pPr>
              <w:keepLines/>
              <w:numPr>
                <w:ilvl w:val="0"/>
                <w:numId w:val="33"/>
              </w:numPr>
              <w:spacing w:before="40" w:after="40"/>
              <w:ind w:firstLine="0"/>
              <w:jc w:val="center"/>
              <w:rPr>
                <w:ins w:id="356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F5DF62" w14:textId="77777777" w:rsidR="000F713F" w:rsidRPr="000F713F" w:rsidRDefault="000F713F" w:rsidP="000F713F">
            <w:pPr>
              <w:keepLines/>
              <w:numPr>
                <w:ilvl w:val="0"/>
                <w:numId w:val="33"/>
              </w:numPr>
              <w:spacing w:before="40" w:after="40"/>
              <w:ind w:firstLine="0"/>
              <w:jc w:val="center"/>
              <w:rPr>
                <w:ins w:id="356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87BEF1" w14:textId="77777777" w:rsidR="000F713F" w:rsidRPr="000F713F" w:rsidRDefault="000F713F" w:rsidP="000F713F">
            <w:pPr>
              <w:keepLines/>
              <w:numPr>
                <w:ilvl w:val="0"/>
                <w:numId w:val="33"/>
              </w:numPr>
              <w:spacing w:before="40" w:after="40"/>
              <w:ind w:firstLine="0"/>
              <w:jc w:val="center"/>
              <w:rPr>
                <w:ins w:id="356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B505A2" w14:textId="77777777" w:rsidR="000F713F" w:rsidRPr="000F713F" w:rsidRDefault="000F713F" w:rsidP="000F713F">
            <w:pPr>
              <w:keepLines/>
              <w:numPr>
                <w:ilvl w:val="0"/>
                <w:numId w:val="33"/>
              </w:numPr>
              <w:spacing w:before="40" w:after="40"/>
              <w:ind w:firstLine="0"/>
              <w:jc w:val="center"/>
              <w:rPr>
                <w:ins w:id="3567"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6A5E8C6" w14:textId="77777777" w:rsidR="000F713F" w:rsidRPr="000F713F" w:rsidRDefault="000F713F" w:rsidP="000F713F">
            <w:pPr>
              <w:keepLines/>
              <w:numPr>
                <w:ilvl w:val="0"/>
                <w:numId w:val="33"/>
              </w:numPr>
              <w:spacing w:before="40" w:after="40"/>
              <w:ind w:firstLine="0"/>
              <w:jc w:val="center"/>
              <w:rPr>
                <w:ins w:id="3568" w:author="Huawei" w:date="2018-03-28T15:01:00Z"/>
                <w:rFonts w:ascii="Times New Roman" w:eastAsia="SimSun" w:hAnsi="Times New Roman"/>
                <w:color w:val="000000"/>
                <w:kern w:val="24"/>
                <w:sz w:val="16"/>
                <w:szCs w:val="18"/>
                <w:lang w:eastAsia="x-none"/>
              </w:rPr>
            </w:pPr>
          </w:p>
        </w:tc>
      </w:tr>
      <w:tr w:rsidR="000F713F" w:rsidRPr="000F713F" w14:paraId="5AE0B3C7" w14:textId="77777777" w:rsidTr="000F713F">
        <w:trPr>
          <w:cantSplit/>
          <w:jc w:val="center"/>
          <w:ins w:id="3569" w:author="Huawei" w:date="2018-03-28T15:01:00Z"/>
        </w:trPr>
        <w:tc>
          <w:tcPr>
            <w:tcW w:w="0" w:type="auto"/>
            <w:vMerge/>
            <w:tcBorders>
              <w:left w:val="single" w:sz="4" w:space="0" w:color="auto"/>
              <w:right w:val="single" w:sz="4" w:space="0" w:color="auto"/>
            </w:tcBorders>
            <w:vAlign w:val="center"/>
          </w:tcPr>
          <w:p w14:paraId="76E2C4DB" w14:textId="77777777" w:rsidR="000F713F" w:rsidRPr="000F713F" w:rsidRDefault="000F713F" w:rsidP="000F713F">
            <w:pPr>
              <w:ind w:left="720" w:hanging="720"/>
              <w:rPr>
                <w:ins w:id="3570"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4A6F3ED" w14:textId="77777777" w:rsidR="000F713F" w:rsidRPr="000F713F" w:rsidRDefault="000F713F" w:rsidP="000F713F">
            <w:pPr>
              <w:keepLines/>
              <w:numPr>
                <w:ilvl w:val="0"/>
                <w:numId w:val="33"/>
              </w:numPr>
              <w:spacing w:before="40" w:after="40"/>
              <w:ind w:firstLine="0"/>
              <w:jc w:val="center"/>
              <w:rPr>
                <w:ins w:id="3571" w:author="Huawei" w:date="2018-03-28T15:01:00Z"/>
                <w:rFonts w:ascii="Times New Roman" w:eastAsia="SimSun" w:hAnsi="Times New Roman"/>
                <w:i/>
                <w:sz w:val="16"/>
                <w:szCs w:val="18"/>
                <w:lang w:eastAsia="x-none"/>
              </w:rPr>
            </w:pPr>
            <w:ins w:id="3572" w:author="Huawei" w:date="2018-03-28T15:01:00Z">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43E8BA5E" w14:textId="77777777" w:rsidR="000F713F" w:rsidRPr="000F713F" w:rsidRDefault="000F713F" w:rsidP="000F713F">
            <w:pPr>
              <w:keepLines/>
              <w:numPr>
                <w:ilvl w:val="0"/>
                <w:numId w:val="33"/>
              </w:numPr>
              <w:spacing w:before="40" w:after="40"/>
              <w:ind w:firstLine="0"/>
              <w:jc w:val="center"/>
              <w:rPr>
                <w:ins w:id="3573"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24277F2" w14:textId="77777777" w:rsidR="000F713F" w:rsidRPr="000F713F" w:rsidRDefault="000F713F" w:rsidP="000F713F">
            <w:pPr>
              <w:keepLines/>
              <w:numPr>
                <w:ilvl w:val="0"/>
                <w:numId w:val="33"/>
              </w:numPr>
              <w:spacing w:before="40" w:after="40"/>
              <w:ind w:firstLine="0"/>
              <w:jc w:val="center"/>
              <w:rPr>
                <w:ins w:id="357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B0069E9" w14:textId="77777777" w:rsidR="000F713F" w:rsidRPr="000F713F" w:rsidRDefault="000F713F" w:rsidP="000F713F">
            <w:pPr>
              <w:keepLines/>
              <w:numPr>
                <w:ilvl w:val="0"/>
                <w:numId w:val="33"/>
              </w:numPr>
              <w:spacing w:before="40" w:after="40"/>
              <w:ind w:firstLine="0"/>
              <w:jc w:val="center"/>
              <w:rPr>
                <w:ins w:id="357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EBF82C" w14:textId="77777777" w:rsidR="000F713F" w:rsidRPr="000F713F" w:rsidRDefault="000F713F" w:rsidP="000F713F">
            <w:pPr>
              <w:keepLines/>
              <w:numPr>
                <w:ilvl w:val="0"/>
                <w:numId w:val="33"/>
              </w:numPr>
              <w:spacing w:before="40" w:after="40"/>
              <w:ind w:firstLine="0"/>
              <w:jc w:val="center"/>
              <w:rPr>
                <w:ins w:id="357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9C725F" w14:textId="77777777" w:rsidR="000F713F" w:rsidRPr="000F713F" w:rsidRDefault="000F713F" w:rsidP="000F713F">
            <w:pPr>
              <w:keepLines/>
              <w:numPr>
                <w:ilvl w:val="0"/>
                <w:numId w:val="33"/>
              </w:numPr>
              <w:spacing w:before="40" w:after="40"/>
              <w:ind w:firstLine="0"/>
              <w:jc w:val="center"/>
              <w:rPr>
                <w:ins w:id="357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DC7DCF" w14:textId="77777777" w:rsidR="000F713F" w:rsidRPr="000F713F" w:rsidRDefault="000F713F" w:rsidP="000F713F">
            <w:pPr>
              <w:keepLines/>
              <w:numPr>
                <w:ilvl w:val="0"/>
                <w:numId w:val="33"/>
              </w:numPr>
              <w:spacing w:before="40" w:after="40"/>
              <w:ind w:firstLine="0"/>
              <w:jc w:val="center"/>
              <w:rPr>
                <w:ins w:id="357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D312C5" w14:textId="77777777" w:rsidR="000F713F" w:rsidRPr="000F713F" w:rsidRDefault="000F713F" w:rsidP="000F713F">
            <w:pPr>
              <w:keepLines/>
              <w:numPr>
                <w:ilvl w:val="0"/>
                <w:numId w:val="33"/>
              </w:numPr>
              <w:spacing w:before="40" w:after="40"/>
              <w:ind w:firstLine="0"/>
              <w:jc w:val="center"/>
              <w:rPr>
                <w:ins w:id="357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583B541" w14:textId="77777777" w:rsidR="000F713F" w:rsidRPr="000F713F" w:rsidRDefault="000F713F" w:rsidP="000F713F">
            <w:pPr>
              <w:keepLines/>
              <w:numPr>
                <w:ilvl w:val="0"/>
                <w:numId w:val="33"/>
              </w:numPr>
              <w:spacing w:before="40" w:after="40"/>
              <w:ind w:firstLine="0"/>
              <w:jc w:val="center"/>
              <w:rPr>
                <w:ins w:id="3580"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8CD6676" w14:textId="77777777" w:rsidR="000F713F" w:rsidRPr="000F713F" w:rsidRDefault="000F713F" w:rsidP="000F713F">
            <w:pPr>
              <w:keepLines/>
              <w:numPr>
                <w:ilvl w:val="0"/>
                <w:numId w:val="33"/>
              </w:numPr>
              <w:spacing w:before="40" w:after="40"/>
              <w:ind w:firstLine="0"/>
              <w:jc w:val="center"/>
              <w:rPr>
                <w:ins w:id="3581" w:author="Huawei" w:date="2018-03-28T15:01:00Z"/>
                <w:rFonts w:ascii="Times New Roman" w:eastAsia="SimSun" w:hAnsi="Times New Roman"/>
                <w:color w:val="000000"/>
                <w:kern w:val="24"/>
                <w:sz w:val="16"/>
                <w:szCs w:val="18"/>
                <w:lang w:eastAsia="x-none"/>
              </w:rPr>
            </w:pPr>
          </w:p>
        </w:tc>
      </w:tr>
      <w:tr w:rsidR="000F713F" w:rsidRPr="000F713F" w14:paraId="6A431175" w14:textId="77777777" w:rsidTr="000F713F">
        <w:trPr>
          <w:cantSplit/>
          <w:jc w:val="center"/>
          <w:ins w:id="3582" w:author="Huawei" w:date="2018-03-28T15:01:00Z"/>
        </w:trPr>
        <w:tc>
          <w:tcPr>
            <w:tcW w:w="0" w:type="auto"/>
            <w:vMerge/>
            <w:tcBorders>
              <w:left w:val="single" w:sz="4" w:space="0" w:color="auto"/>
              <w:right w:val="single" w:sz="4" w:space="0" w:color="auto"/>
            </w:tcBorders>
            <w:vAlign w:val="center"/>
          </w:tcPr>
          <w:p w14:paraId="795DBD3E" w14:textId="77777777" w:rsidR="000F713F" w:rsidRPr="000F713F" w:rsidRDefault="000F713F" w:rsidP="000F713F">
            <w:pPr>
              <w:ind w:left="720" w:hanging="720"/>
              <w:rPr>
                <w:ins w:id="3583"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C31FF91" w14:textId="77777777" w:rsidR="000F713F" w:rsidRPr="000F713F" w:rsidRDefault="000F713F" w:rsidP="000F713F">
            <w:pPr>
              <w:keepLines/>
              <w:numPr>
                <w:ilvl w:val="0"/>
                <w:numId w:val="33"/>
              </w:numPr>
              <w:spacing w:before="40" w:after="40"/>
              <w:ind w:firstLine="0"/>
              <w:jc w:val="center"/>
              <w:rPr>
                <w:ins w:id="3584" w:author="Huawei" w:date="2018-03-28T15:01:00Z"/>
                <w:rFonts w:ascii="Times New Roman" w:eastAsia="SimSun" w:hAnsi="Times New Roman"/>
                <w:i/>
                <w:sz w:val="16"/>
                <w:szCs w:val="18"/>
                <w:lang w:eastAsia="x-none"/>
              </w:rPr>
            </w:pPr>
            <w:ins w:id="3585" w:author="Huawei" w:date="2018-03-28T15:01:00Z">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452623E2" w14:textId="77777777" w:rsidR="000F713F" w:rsidRPr="000F713F" w:rsidRDefault="000F713F" w:rsidP="000F713F">
            <w:pPr>
              <w:keepLines/>
              <w:numPr>
                <w:ilvl w:val="0"/>
                <w:numId w:val="33"/>
              </w:numPr>
              <w:spacing w:before="40" w:after="40"/>
              <w:ind w:firstLine="0"/>
              <w:jc w:val="center"/>
              <w:rPr>
                <w:ins w:id="3586"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33B7682" w14:textId="77777777" w:rsidR="000F713F" w:rsidRPr="000F713F" w:rsidRDefault="000F713F" w:rsidP="000F713F">
            <w:pPr>
              <w:keepLines/>
              <w:numPr>
                <w:ilvl w:val="0"/>
                <w:numId w:val="33"/>
              </w:numPr>
              <w:spacing w:before="40" w:after="40"/>
              <w:ind w:firstLine="0"/>
              <w:jc w:val="center"/>
              <w:rPr>
                <w:ins w:id="358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B3E3828" w14:textId="77777777" w:rsidR="000F713F" w:rsidRPr="000F713F" w:rsidRDefault="000F713F" w:rsidP="000F713F">
            <w:pPr>
              <w:keepLines/>
              <w:numPr>
                <w:ilvl w:val="0"/>
                <w:numId w:val="33"/>
              </w:numPr>
              <w:spacing w:before="40" w:after="40"/>
              <w:ind w:firstLine="0"/>
              <w:jc w:val="center"/>
              <w:rPr>
                <w:ins w:id="358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FD5C0E" w14:textId="77777777" w:rsidR="000F713F" w:rsidRPr="000F713F" w:rsidRDefault="000F713F" w:rsidP="000F713F">
            <w:pPr>
              <w:keepLines/>
              <w:numPr>
                <w:ilvl w:val="0"/>
                <w:numId w:val="33"/>
              </w:numPr>
              <w:spacing w:before="40" w:after="40"/>
              <w:ind w:firstLine="0"/>
              <w:jc w:val="center"/>
              <w:rPr>
                <w:ins w:id="3589"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EC152F0" w14:textId="77777777" w:rsidR="000F713F" w:rsidRPr="000F713F" w:rsidRDefault="000F713F" w:rsidP="000F713F">
            <w:pPr>
              <w:keepLines/>
              <w:numPr>
                <w:ilvl w:val="0"/>
                <w:numId w:val="33"/>
              </w:numPr>
              <w:spacing w:before="40" w:after="40"/>
              <w:ind w:firstLine="0"/>
              <w:jc w:val="center"/>
              <w:rPr>
                <w:ins w:id="359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9979077" w14:textId="77777777" w:rsidR="000F713F" w:rsidRPr="000F713F" w:rsidRDefault="000F713F" w:rsidP="000F713F">
            <w:pPr>
              <w:keepLines/>
              <w:numPr>
                <w:ilvl w:val="0"/>
                <w:numId w:val="33"/>
              </w:numPr>
              <w:spacing w:before="40" w:after="40"/>
              <w:ind w:firstLine="0"/>
              <w:jc w:val="center"/>
              <w:rPr>
                <w:ins w:id="359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8DDF73" w14:textId="77777777" w:rsidR="000F713F" w:rsidRPr="000F713F" w:rsidRDefault="000F713F" w:rsidP="000F713F">
            <w:pPr>
              <w:keepLines/>
              <w:numPr>
                <w:ilvl w:val="0"/>
                <w:numId w:val="33"/>
              </w:numPr>
              <w:spacing w:before="40" w:after="40"/>
              <w:ind w:firstLine="0"/>
              <w:jc w:val="center"/>
              <w:rPr>
                <w:ins w:id="359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BC21DC9" w14:textId="77777777" w:rsidR="000F713F" w:rsidRPr="000F713F" w:rsidRDefault="000F713F" w:rsidP="000F713F">
            <w:pPr>
              <w:keepLines/>
              <w:numPr>
                <w:ilvl w:val="0"/>
                <w:numId w:val="33"/>
              </w:numPr>
              <w:spacing w:before="40" w:after="40"/>
              <w:ind w:firstLine="0"/>
              <w:jc w:val="center"/>
              <w:rPr>
                <w:ins w:id="3593"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0FD8E26" w14:textId="77777777" w:rsidR="000F713F" w:rsidRPr="000F713F" w:rsidRDefault="000F713F" w:rsidP="000F713F">
            <w:pPr>
              <w:keepLines/>
              <w:numPr>
                <w:ilvl w:val="0"/>
                <w:numId w:val="33"/>
              </w:numPr>
              <w:spacing w:before="40" w:after="40"/>
              <w:ind w:firstLine="0"/>
              <w:jc w:val="center"/>
              <w:rPr>
                <w:ins w:id="3594" w:author="Huawei" w:date="2018-03-28T15:01:00Z"/>
                <w:rFonts w:ascii="Times New Roman" w:eastAsia="SimSun" w:hAnsi="Times New Roman"/>
                <w:color w:val="000000"/>
                <w:kern w:val="24"/>
                <w:sz w:val="16"/>
                <w:szCs w:val="18"/>
                <w:lang w:eastAsia="x-none"/>
              </w:rPr>
            </w:pPr>
          </w:p>
        </w:tc>
      </w:tr>
      <w:tr w:rsidR="000F713F" w:rsidRPr="000F713F" w14:paraId="7A8237DA" w14:textId="77777777" w:rsidTr="000F713F">
        <w:trPr>
          <w:cantSplit/>
          <w:jc w:val="center"/>
          <w:ins w:id="3595" w:author="Huawei" w:date="2018-03-28T15:01:00Z"/>
        </w:trPr>
        <w:tc>
          <w:tcPr>
            <w:tcW w:w="0" w:type="auto"/>
            <w:vMerge/>
            <w:tcBorders>
              <w:left w:val="single" w:sz="4" w:space="0" w:color="auto"/>
              <w:right w:val="single" w:sz="4" w:space="0" w:color="auto"/>
            </w:tcBorders>
            <w:vAlign w:val="center"/>
          </w:tcPr>
          <w:p w14:paraId="2A01A48D" w14:textId="77777777" w:rsidR="000F713F" w:rsidRPr="000F713F" w:rsidRDefault="000F713F" w:rsidP="000F713F">
            <w:pPr>
              <w:ind w:left="720" w:hanging="720"/>
              <w:rPr>
                <w:ins w:id="3596"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C12700B" w14:textId="77777777" w:rsidR="000F713F" w:rsidRPr="000F713F" w:rsidRDefault="000F713F" w:rsidP="000F713F">
            <w:pPr>
              <w:keepLines/>
              <w:numPr>
                <w:ilvl w:val="0"/>
                <w:numId w:val="33"/>
              </w:numPr>
              <w:spacing w:before="40" w:after="40"/>
              <w:ind w:firstLine="0"/>
              <w:jc w:val="center"/>
              <w:rPr>
                <w:ins w:id="3597" w:author="Huawei" w:date="2018-03-28T15:01:00Z"/>
                <w:rFonts w:ascii="Times New Roman" w:eastAsia="SimSun" w:hAnsi="Times New Roman"/>
                <w:i/>
                <w:sz w:val="16"/>
                <w:szCs w:val="18"/>
                <w:lang w:eastAsia="x-none"/>
              </w:rPr>
            </w:pPr>
            <w:ins w:id="3598" w:author="Huawei" w:date="2018-03-28T15:01:00Z">
              <w:r w:rsidRPr="000F713F">
                <w:rPr>
                  <w:rFonts w:ascii="Times New Roman" w:eastAsia="SimSun" w:hAnsi="Times New Roman"/>
                  <w:i/>
                  <w:sz w:val="16"/>
                  <w:szCs w:val="18"/>
                  <w:lang w:eastAsia="x-none"/>
                </w:rPr>
                <w:t>ZSA</w:t>
              </w:r>
            </w:ins>
          </w:p>
        </w:tc>
        <w:tc>
          <w:tcPr>
            <w:tcW w:w="411" w:type="pct"/>
            <w:tcBorders>
              <w:top w:val="single" w:sz="4" w:space="0" w:color="auto"/>
              <w:left w:val="single" w:sz="4" w:space="0" w:color="auto"/>
              <w:bottom w:val="single" w:sz="4" w:space="0" w:color="auto"/>
              <w:right w:val="single" w:sz="4" w:space="0" w:color="auto"/>
            </w:tcBorders>
          </w:tcPr>
          <w:p w14:paraId="0A612007" w14:textId="77777777" w:rsidR="000F713F" w:rsidRPr="000F713F" w:rsidRDefault="000F713F" w:rsidP="000F713F">
            <w:pPr>
              <w:keepLines/>
              <w:numPr>
                <w:ilvl w:val="0"/>
                <w:numId w:val="33"/>
              </w:numPr>
              <w:spacing w:before="40" w:after="40"/>
              <w:ind w:firstLine="0"/>
              <w:jc w:val="center"/>
              <w:rPr>
                <w:ins w:id="3599"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B1671B4" w14:textId="77777777" w:rsidR="000F713F" w:rsidRPr="000F713F" w:rsidRDefault="000F713F" w:rsidP="000F713F">
            <w:pPr>
              <w:keepLines/>
              <w:numPr>
                <w:ilvl w:val="0"/>
                <w:numId w:val="33"/>
              </w:numPr>
              <w:spacing w:before="40" w:after="40"/>
              <w:ind w:firstLine="0"/>
              <w:jc w:val="center"/>
              <w:rPr>
                <w:ins w:id="3600"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14D2F8" w14:textId="77777777" w:rsidR="000F713F" w:rsidRPr="000F713F" w:rsidRDefault="000F713F" w:rsidP="000F713F">
            <w:pPr>
              <w:keepLines/>
              <w:numPr>
                <w:ilvl w:val="0"/>
                <w:numId w:val="33"/>
              </w:numPr>
              <w:spacing w:before="40" w:after="40"/>
              <w:ind w:firstLine="0"/>
              <w:jc w:val="center"/>
              <w:rPr>
                <w:ins w:id="3601"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EE3FFF" w14:textId="77777777" w:rsidR="000F713F" w:rsidRPr="000F713F" w:rsidRDefault="000F713F" w:rsidP="000F713F">
            <w:pPr>
              <w:keepLines/>
              <w:numPr>
                <w:ilvl w:val="0"/>
                <w:numId w:val="33"/>
              </w:numPr>
              <w:spacing w:before="40" w:after="40"/>
              <w:ind w:firstLine="0"/>
              <w:jc w:val="center"/>
              <w:rPr>
                <w:ins w:id="3602"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19F38D" w14:textId="77777777" w:rsidR="000F713F" w:rsidRPr="000F713F" w:rsidRDefault="000F713F" w:rsidP="000F713F">
            <w:pPr>
              <w:keepLines/>
              <w:numPr>
                <w:ilvl w:val="0"/>
                <w:numId w:val="33"/>
              </w:numPr>
              <w:spacing w:before="40" w:after="40"/>
              <w:ind w:firstLine="0"/>
              <w:jc w:val="center"/>
              <w:rPr>
                <w:ins w:id="360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A140DE" w14:textId="77777777" w:rsidR="000F713F" w:rsidRPr="000F713F" w:rsidRDefault="000F713F" w:rsidP="000F713F">
            <w:pPr>
              <w:keepLines/>
              <w:numPr>
                <w:ilvl w:val="0"/>
                <w:numId w:val="33"/>
              </w:numPr>
              <w:spacing w:before="40" w:after="40"/>
              <w:ind w:firstLine="0"/>
              <w:jc w:val="center"/>
              <w:rPr>
                <w:ins w:id="360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42338E" w14:textId="77777777" w:rsidR="000F713F" w:rsidRPr="000F713F" w:rsidRDefault="000F713F" w:rsidP="000F713F">
            <w:pPr>
              <w:keepLines/>
              <w:numPr>
                <w:ilvl w:val="0"/>
                <w:numId w:val="33"/>
              </w:numPr>
              <w:spacing w:before="40" w:after="40"/>
              <w:ind w:firstLine="0"/>
              <w:jc w:val="center"/>
              <w:rPr>
                <w:ins w:id="360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C09D31" w14:textId="77777777" w:rsidR="000F713F" w:rsidRPr="000F713F" w:rsidRDefault="000F713F" w:rsidP="000F713F">
            <w:pPr>
              <w:keepLines/>
              <w:numPr>
                <w:ilvl w:val="0"/>
                <w:numId w:val="33"/>
              </w:numPr>
              <w:spacing w:before="40" w:after="40"/>
              <w:ind w:firstLine="0"/>
              <w:jc w:val="center"/>
              <w:rPr>
                <w:ins w:id="3606"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C5B02AA" w14:textId="77777777" w:rsidR="000F713F" w:rsidRPr="000F713F" w:rsidRDefault="000F713F" w:rsidP="000F713F">
            <w:pPr>
              <w:keepLines/>
              <w:numPr>
                <w:ilvl w:val="0"/>
                <w:numId w:val="33"/>
              </w:numPr>
              <w:spacing w:before="40" w:after="40"/>
              <w:ind w:firstLine="0"/>
              <w:jc w:val="center"/>
              <w:rPr>
                <w:ins w:id="3607" w:author="Huawei" w:date="2018-03-28T15:01:00Z"/>
                <w:rFonts w:ascii="Times New Roman" w:eastAsia="SimSun" w:hAnsi="Times New Roman"/>
                <w:color w:val="000000"/>
                <w:kern w:val="24"/>
                <w:sz w:val="16"/>
                <w:szCs w:val="18"/>
                <w:lang w:eastAsia="x-none"/>
              </w:rPr>
            </w:pPr>
          </w:p>
        </w:tc>
      </w:tr>
      <w:tr w:rsidR="000F713F" w:rsidRPr="000F713F" w14:paraId="68D4B5CB" w14:textId="77777777" w:rsidTr="000F713F">
        <w:trPr>
          <w:cantSplit/>
          <w:jc w:val="center"/>
          <w:ins w:id="3608" w:author="Huawei" w:date="2018-03-28T15:01:00Z"/>
        </w:trPr>
        <w:tc>
          <w:tcPr>
            <w:tcW w:w="0" w:type="auto"/>
            <w:vMerge/>
            <w:tcBorders>
              <w:left w:val="single" w:sz="4" w:space="0" w:color="auto"/>
              <w:right w:val="single" w:sz="4" w:space="0" w:color="auto"/>
            </w:tcBorders>
            <w:vAlign w:val="center"/>
          </w:tcPr>
          <w:p w14:paraId="70A5AF63" w14:textId="77777777" w:rsidR="000F713F" w:rsidRPr="000F713F" w:rsidRDefault="000F713F" w:rsidP="000F713F">
            <w:pPr>
              <w:ind w:left="720" w:hanging="720"/>
              <w:rPr>
                <w:ins w:id="3609" w:author="Huawei" w:date="2018-03-28T15:0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F465949" w14:textId="77777777" w:rsidR="000F713F" w:rsidRPr="000F713F" w:rsidRDefault="000F713F" w:rsidP="000F713F">
            <w:pPr>
              <w:keepLines/>
              <w:numPr>
                <w:ilvl w:val="0"/>
                <w:numId w:val="33"/>
              </w:numPr>
              <w:spacing w:before="40" w:after="40"/>
              <w:ind w:firstLine="0"/>
              <w:jc w:val="center"/>
              <w:rPr>
                <w:ins w:id="3610" w:author="Huawei" w:date="2018-03-28T15:01:00Z"/>
                <w:rFonts w:ascii="Times New Roman" w:eastAsia="SimSun" w:hAnsi="Times New Roman"/>
                <w:i/>
                <w:sz w:val="16"/>
                <w:szCs w:val="18"/>
                <w:lang w:eastAsia="x-none"/>
              </w:rPr>
            </w:pPr>
            <w:ins w:id="3611" w:author="Huawei" w:date="2018-03-28T15:01:00Z">
              <w:r w:rsidRPr="000F713F">
                <w:rPr>
                  <w:rFonts w:ascii="Times New Roman" w:eastAsia="SimSun" w:hAnsi="Times New Roman"/>
                  <w:i/>
                  <w:sz w:val="16"/>
                  <w:szCs w:val="18"/>
                  <w:lang w:eastAsia="x-none"/>
                </w:rPr>
                <w:t>ZSD</w:t>
              </w:r>
            </w:ins>
          </w:p>
        </w:tc>
        <w:tc>
          <w:tcPr>
            <w:tcW w:w="411" w:type="pct"/>
            <w:tcBorders>
              <w:top w:val="single" w:sz="4" w:space="0" w:color="auto"/>
              <w:left w:val="single" w:sz="4" w:space="0" w:color="auto"/>
              <w:bottom w:val="single" w:sz="4" w:space="0" w:color="auto"/>
              <w:right w:val="single" w:sz="4" w:space="0" w:color="auto"/>
            </w:tcBorders>
          </w:tcPr>
          <w:p w14:paraId="68DC03C8" w14:textId="77777777" w:rsidR="000F713F" w:rsidRPr="000F713F" w:rsidRDefault="000F713F" w:rsidP="000F713F">
            <w:pPr>
              <w:keepLines/>
              <w:numPr>
                <w:ilvl w:val="0"/>
                <w:numId w:val="33"/>
              </w:numPr>
              <w:spacing w:before="40" w:after="40"/>
              <w:ind w:firstLine="0"/>
              <w:jc w:val="center"/>
              <w:rPr>
                <w:ins w:id="3612" w:author="Huawei" w:date="2018-03-28T15:0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B8A0DAF" w14:textId="77777777" w:rsidR="000F713F" w:rsidRPr="000F713F" w:rsidRDefault="000F713F" w:rsidP="000F713F">
            <w:pPr>
              <w:keepLines/>
              <w:numPr>
                <w:ilvl w:val="0"/>
                <w:numId w:val="33"/>
              </w:numPr>
              <w:spacing w:before="40" w:after="40"/>
              <w:ind w:firstLine="0"/>
              <w:jc w:val="center"/>
              <w:rPr>
                <w:ins w:id="3613"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3BE058" w14:textId="77777777" w:rsidR="000F713F" w:rsidRPr="000F713F" w:rsidRDefault="000F713F" w:rsidP="000F713F">
            <w:pPr>
              <w:keepLines/>
              <w:numPr>
                <w:ilvl w:val="0"/>
                <w:numId w:val="33"/>
              </w:numPr>
              <w:spacing w:before="40" w:after="40"/>
              <w:ind w:firstLine="0"/>
              <w:jc w:val="center"/>
              <w:rPr>
                <w:ins w:id="3614"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1A6DC7" w14:textId="77777777" w:rsidR="000F713F" w:rsidRPr="000F713F" w:rsidRDefault="000F713F" w:rsidP="000F713F">
            <w:pPr>
              <w:keepLines/>
              <w:numPr>
                <w:ilvl w:val="0"/>
                <w:numId w:val="33"/>
              </w:numPr>
              <w:spacing w:before="40" w:after="40"/>
              <w:ind w:firstLine="0"/>
              <w:jc w:val="center"/>
              <w:rPr>
                <w:ins w:id="3615"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F25503" w14:textId="77777777" w:rsidR="000F713F" w:rsidRPr="000F713F" w:rsidRDefault="000F713F" w:rsidP="000F713F">
            <w:pPr>
              <w:keepLines/>
              <w:numPr>
                <w:ilvl w:val="0"/>
                <w:numId w:val="33"/>
              </w:numPr>
              <w:spacing w:before="40" w:after="40"/>
              <w:ind w:firstLine="0"/>
              <w:jc w:val="center"/>
              <w:rPr>
                <w:ins w:id="3616"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B45F9C" w14:textId="77777777" w:rsidR="000F713F" w:rsidRPr="000F713F" w:rsidRDefault="000F713F" w:rsidP="000F713F">
            <w:pPr>
              <w:keepLines/>
              <w:numPr>
                <w:ilvl w:val="0"/>
                <w:numId w:val="33"/>
              </w:numPr>
              <w:spacing w:before="40" w:after="40"/>
              <w:ind w:firstLine="0"/>
              <w:jc w:val="center"/>
              <w:rPr>
                <w:ins w:id="3617"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C49F89" w14:textId="77777777" w:rsidR="000F713F" w:rsidRPr="000F713F" w:rsidRDefault="000F713F" w:rsidP="000F713F">
            <w:pPr>
              <w:keepLines/>
              <w:numPr>
                <w:ilvl w:val="0"/>
                <w:numId w:val="33"/>
              </w:numPr>
              <w:spacing w:before="40" w:after="40"/>
              <w:ind w:firstLine="0"/>
              <w:jc w:val="center"/>
              <w:rPr>
                <w:ins w:id="3618" w:author="Huawei" w:date="2018-03-28T15:0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294FFD" w14:textId="77777777" w:rsidR="000F713F" w:rsidRPr="000F713F" w:rsidRDefault="000F713F" w:rsidP="000F713F">
            <w:pPr>
              <w:keepLines/>
              <w:numPr>
                <w:ilvl w:val="0"/>
                <w:numId w:val="33"/>
              </w:numPr>
              <w:spacing w:before="40" w:after="40"/>
              <w:ind w:firstLine="0"/>
              <w:jc w:val="center"/>
              <w:rPr>
                <w:ins w:id="3619" w:author="Huawei" w:date="2018-03-28T15:0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CEE9B9C" w14:textId="77777777" w:rsidR="000F713F" w:rsidRPr="000F713F" w:rsidRDefault="000F713F" w:rsidP="000F713F">
            <w:pPr>
              <w:keepLines/>
              <w:numPr>
                <w:ilvl w:val="0"/>
                <w:numId w:val="33"/>
              </w:numPr>
              <w:spacing w:before="40" w:after="40"/>
              <w:ind w:firstLine="0"/>
              <w:jc w:val="center"/>
              <w:rPr>
                <w:ins w:id="3620" w:author="Huawei" w:date="2018-03-28T15:01:00Z"/>
                <w:rFonts w:ascii="Times New Roman" w:eastAsia="SimSun" w:hAnsi="Times New Roman"/>
                <w:color w:val="000000"/>
                <w:kern w:val="24"/>
                <w:sz w:val="16"/>
                <w:szCs w:val="18"/>
                <w:lang w:eastAsia="x-none"/>
              </w:rPr>
            </w:pPr>
          </w:p>
        </w:tc>
      </w:tr>
      <w:tr w:rsidR="000F713F" w:rsidRPr="000F713F" w14:paraId="3E931A34" w14:textId="77777777" w:rsidTr="000F713F">
        <w:trPr>
          <w:cantSplit/>
          <w:jc w:val="center"/>
          <w:ins w:id="3621" w:author="Huawei" w:date="2018-03-28T15:01:00Z"/>
        </w:trPr>
        <w:tc>
          <w:tcPr>
            <w:tcW w:w="5000" w:type="pct"/>
            <w:gridSpan w:val="11"/>
            <w:tcBorders>
              <w:left w:val="single" w:sz="4" w:space="0" w:color="auto"/>
              <w:bottom w:val="single" w:sz="4" w:space="0" w:color="auto"/>
              <w:right w:val="single" w:sz="4" w:space="0" w:color="auto"/>
            </w:tcBorders>
            <w:vAlign w:val="center"/>
          </w:tcPr>
          <w:p w14:paraId="434F0BFB" w14:textId="77777777" w:rsidR="000F713F" w:rsidRPr="000F713F" w:rsidRDefault="000F713F" w:rsidP="000F713F">
            <w:pPr>
              <w:keepNext/>
              <w:keepLines/>
              <w:ind w:left="851" w:hanging="851"/>
              <w:rPr>
                <w:ins w:id="3622" w:author="Huawei" w:date="2018-03-28T15:01:00Z"/>
                <w:rFonts w:ascii="Arial" w:eastAsia="SimSun" w:hAnsi="Arial"/>
                <w:sz w:val="16"/>
                <w:szCs w:val="18"/>
                <w:lang w:eastAsia="ko-KR"/>
              </w:rPr>
            </w:pPr>
            <w:ins w:id="3623" w:author="Huawei" w:date="2018-03-28T15:01:00Z">
              <w:r w:rsidRPr="000F713F">
                <w:rPr>
                  <w:rFonts w:ascii="Arial" w:eastAsia="SimSun" w:hAnsi="Arial"/>
                  <w:i/>
                  <w:sz w:val="16"/>
                  <w:szCs w:val="18"/>
                  <w:lang w:eastAsia="ko-KR"/>
                </w:rPr>
                <w:t>f</w:t>
              </w:r>
              <w:r w:rsidRPr="000F713F">
                <w:rPr>
                  <w:rFonts w:ascii="Arial" w:eastAsia="SimSun" w:hAnsi="Arial" w:hint="eastAsia"/>
                  <w:i/>
                  <w:sz w:val="16"/>
                  <w:szCs w:val="18"/>
                  <w:vertAlign w:val="subscript"/>
                  <w:lang w:eastAsia="ko-KR"/>
                </w:rPr>
                <w:t>c</w:t>
              </w:r>
              <w:r w:rsidRPr="000F713F">
                <w:rPr>
                  <w:rFonts w:ascii="Arial" w:eastAsia="SimSun" w:hAnsi="Arial" w:hint="eastAsia"/>
                  <w:sz w:val="16"/>
                  <w:szCs w:val="18"/>
                  <w:lang w:eastAsia="ko-KR"/>
                </w:rPr>
                <w:t xml:space="preserve"> is carrier frequency in GHz; </w:t>
              </w:r>
              <w:r w:rsidRPr="000F713F">
                <w:rPr>
                  <w:rFonts w:ascii="Arial" w:eastAsia="SimSun" w:hAnsi="Arial" w:hint="eastAsia"/>
                  <w:i/>
                  <w:sz w:val="16"/>
                  <w:szCs w:val="18"/>
                  <w:lang w:eastAsia="ko-KR"/>
                </w:rPr>
                <w:t>d</w:t>
              </w:r>
              <w:r w:rsidRPr="000F713F">
                <w:rPr>
                  <w:rFonts w:ascii="Arial" w:eastAsia="SimSun" w:hAnsi="Arial" w:hint="eastAsia"/>
                  <w:sz w:val="16"/>
                  <w:szCs w:val="18"/>
                  <w:vertAlign w:val="subscript"/>
                  <w:lang w:eastAsia="ko-KR"/>
                </w:rPr>
                <w:t>2D</w:t>
              </w:r>
              <w:r w:rsidRPr="000F713F">
                <w:rPr>
                  <w:rFonts w:ascii="Arial" w:eastAsia="SimSun" w:hAnsi="Arial" w:hint="eastAsia"/>
                  <w:sz w:val="16"/>
                  <w:szCs w:val="18"/>
                  <w:lang w:eastAsia="ko-KR"/>
                </w:rPr>
                <w:t xml:space="preserve"> is </w:t>
              </w:r>
              <w:r w:rsidRPr="000F713F">
                <w:rPr>
                  <w:rFonts w:ascii="Arial" w:eastAsia="SimSun" w:hAnsi="Arial"/>
                  <w:sz w:val="16"/>
                  <w:szCs w:val="18"/>
                  <w:lang w:eastAsia="ko-KR"/>
                </w:rPr>
                <w:t>B</w:t>
              </w:r>
              <w:r w:rsidRPr="000F713F">
                <w:rPr>
                  <w:rFonts w:ascii="Arial" w:eastAsia="SimSun" w:hAnsi="Arial" w:hint="eastAsia"/>
                  <w:sz w:val="16"/>
                  <w:szCs w:val="18"/>
                  <w:lang w:eastAsia="ko-KR"/>
                </w:rPr>
                <w:t>S-</w:t>
              </w:r>
              <w:r w:rsidRPr="000F713F">
                <w:rPr>
                  <w:rFonts w:ascii="Arial" w:eastAsia="SimSun" w:hAnsi="Arial"/>
                  <w:sz w:val="16"/>
                  <w:szCs w:val="18"/>
                  <w:lang w:eastAsia="ko-KR"/>
                </w:rPr>
                <w:t>UT</w:t>
              </w:r>
              <w:r w:rsidRPr="000F713F">
                <w:rPr>
                  <w:rFonts w:ascii="Arial" w:eastAsia="SimSun" w:hAnsi="Arial" w:hint="eastAsia"/>
                  <w:sz w:val="16"/>
                  <w:szCs w:val="18"/>
                  <w:lang w:eastAsia="ko-KR"/>
                </w:rPr>
                <w:t xml:space="preserve"> distance in km.</w:t>
              </w:r>
            </w:ins>
          </w:p>
          <w:p w14:paraId="4A8B70DA" w14:textId="77777777" w:rsidR="000F713F" w:rsidRPr="000F713F" w:rsidRDefault="000F713F" w:rsidP="000F713F">
            <w:pPr>
              <w:keepNext/>
              <w:keepLines/>
              <w:ind w:left="851" w:hanging="851"/>
              <w:rPr>
                <w:ins w:id="3624" w:author="Huawei" w:date="2018-03-28T15:01:00Z"/>
                <w:rFonts w:ascii="Arial" w:eastAsia="SimSun" w:hAnsi="Arial"/>
                <w:sz w:val="16"/>
                <w:szCs w:val="18"/>
              </w:rPr>
            </w:pPr>
            <w:ins w:id="3625" w:author="Huawei" w:date="2018-03-28T15:01:00Z">
              <w:r w:rsidRPr="000F713F">
                <w:rPr>
                  <w:rFonts w:ascii="Arial" w:eastAsia="SimSun" w:hAnsi="Arial"/>
                  <w:sz w:val="16"/>
                  <w:szCs w:val="18"/>
                </w:rPr>
                <w:t>NOTE 1:</w:t>
              </w:r>
              <w:r w:rsidRPr="000F713F">
                <w:rPr>
                  <w:rFonts w:ascii="Arial" w:eastAsia="SimSun" w:hAnsi="Arial"/>
                  <w:sz w:val="16"/>
                  <w:szCs w:val="18"/>
                </w:rPr>
                <w:tab/>
              </w:r>
              <w:r w:rsidRPr="000F713F">
                <w:rPr>
                  <w:rFonts w:ascii="Arial" w:eastAsia="SimSun" w:hAnsi="Arial"/>
                  <w:i/>
                  <w:sz w:val="16"/>
                  <w:szCs w:val="18"/>
                </w:rPr>
                <w:t>DS</w:t>
              </w:r>
              <w:r w:rsidRPr="000F713F">
                <w:rPr>
                  <w:rFonts w:ascii="Arial" w:eastAsia="SimSun" w:hAnsi="Arial"/>
                  <w:sz w:val="16"/>
                  <w:szCs w:val="18"/>
                </w:rPr>
                <w:t xml:space="preserve"> = rms delay spread, </w:t>
              </w:r>
              <w:r w:rsidRPr="000F713F">
                <w:rPr>
                  <w:rFonts w:ascii="Arial" w:eastAsia="SimSun" w:hAnsi="Arial"/>
                  <w:i/>
                  <w:sz w:val="16"/>
                  <w:szCs w:val="18"/>
                </w:rPr>
                <w:t>ASD</w:t>
              </w:r>
              <w:r w:rsidRPr="000F713F">
                <w:rPr>
                  <w:rFonts w:ascii="Arial" w:eastAsia="SimSun" w:hAnsi="Arial"/>
                  <w:sz w:val="16"/>
                  <w:szCs w:val="18"/>
                </w:rPr>
                <w:t xml:space="preserve"> = rms azimuth spread of departure angles, </w:t>
              </w:r>
              <w:r w:rsidRPr="000F713F">
                <w:rPr>
                  <w:rFonts w:ascii="Arial" w:eastAsia="SimSun" w:hAnsi="Arial"/>
                  <w:i/>
                  <w:sz w:val="16"/>
                  <w:szCs w:val="18"/>
                </w:rPr>
                <w:t>ASA</w:t>
              </w:r>
              <w:r w:rsidRPr="000F713F">
                <w:rPr>
                  <w:rFonts w:ascii="Arial" w:eastAsia="SimSun" w:hAnsi="Arial"/>
                  <w:sz w:val="16"/>
                  <w:szCs w:val="18"/>
                </w:rPr>
                <w:t xml:space="preserve"> = rms azimuth spread of arrival angles, </w:t>
              </w:r>
              <w:r w:rsidRPr="000F713F">
                <w:rPr>
                  <w:rFonts w:ascii="Arial" w:eastAsia="SimSun" w:hAnsi="Arial"/>
                  <w:i/>
                  <w:sz w:val="16"/>
                  <w:szCs w:val="18"/>
                </w:rPr>
                <w:t>ZSD</w:t>
              </w:r>
              <w:r w:rsidRPr="000F713F">
                <w:rPr>
                  <w:rFonts w:ascii="Arial" w:eastAsia="SimSun" w:hAnsi="Arial"/>
                  <w:sz w:val="16"/>
                  <w:szCs w:val="18"/>
                </w:rPr>
                <w:t xml:space="preserve"> = rms zenith spread of departure angles, </w:t>
              </w:r>
              <w:r w:rsidRPr="000F713F">
                <w:rPr>
                  <w:rFonts w:ascii="Arial" w:eastAsia="SimSun" w:hAnsi="Arial"/>
                  <w:i/>
                  <w:sz w:val="16"/>
                  <w:szCs w:val="18"/>
                </w:rPr>
                <w:t>ZSA</w:t>
              </w:r>
              <w:r w:rsidRPr="000F713F">
                <w:rPr>
                  <w:rFonts w:ascii="Arial" w:eastAsia="SimSun" w:hAnsi="Arial"/>
                  <w:sz w:val="16"/>
                  <w:szCs w:val="18"/>
                </w:rPr>
                <w:t xml:space="preserve"> = rms zenith spread of arrival angles,</w:t>
              </w:r>
              <w:r w:rsidRPr="000F713F">
                <w:rPr>
                  <w:rFonts w:ascii="Arial" w:eastAsia="SimSun" w:hAnsi="Arial"/>
                  <w:i/>
                  <w:sz w:val="16"/>
                  <w:szCs w:val="18"/>
                </w:rPr>
                <w:t xml:space="preserve"> SF</w:t>
              </w:r>
              <w:r w:rsidRPr="000F713F">
                <w:rPr>
                  <w:rFonts w:ascii="Arial" w:eastAsia="SimSun" w:hAnsi="Arial"/>
                  <w:sz w:val="16"/>
                  <w:szCs w:val="18"/>
                </w:rPr>
                <w:t xml:space="preserve"> = shadow fading, and </w:t>
              </w:r>
              <w:r w:rsidRPr="000F713F">
                <w:rPr>
                  <w:rFonts w:ascii="Arial" w:eastAsia="SimSun" w:hAnsi="Arial"/>
                  <w:i/>
                  <w:sz w:val="16"/>
                  <w:szCs w:val="18"/>
                </w:rPr>
                <w:t>K</w:t>
              </w:r>
              <w:r w:rsidRPr="000F713F">
                <w:rPr>
                  <w:rFonts w:ascii="Arial" w:eastAsia="SimSun" w:hAnsi="Arial"/>
                  <w:sz w:val="16"/>
                  <w:szCs w:val="18"/>
                </w:rPr>
                <w:t xml:space="preserve"> = Ricean K-factor.</w:t>
              </w:r>
            </w:ins>
          </w:p>
          <w:p w14:paraId="62753EC6" w14:textId="77777777" w:rsidR="000F713F" w:rsidRPr="000F713F" w:rsidRDefault="000F713F" w:rsidP="000F713F">
            <w:pPr>
              <w:keepNext/>
              <w:keepLines/>
              <w:ind w:left="851" w:hanging="851"/>
              <w:rPr>
                <w:ins w:id="3626" w:author="Huawei" w:date="2018-03-28T15:01:00Z"/>
                <w:rFonts w:ascii="Arial" w:eastAsia="SimSun" w:hAnsi="Arial"/>
                <w:sz w:val="16"/>
                <w:szCs w:val="18"/>
                <w:lang w:eastAsia="ko-KR"/>
              </w:rPr>
            </w:pPr>
            <w:ins w:id="3627" w:author="Huawei" w:date="2018-03-28T15:01:00Z">
              <w:r w:rsidRPr="000F713F">
                <w:rPr>
                  <w:rFonts w:ascii="Arial" w:eastAsia="SimSun" w:hAnsi="Arial"/>
                  <w:sz w:val="16"/>
                  <w:szCs w:val="18"/>
                </w:rPr>
                <w:t>NOTE 2:</w:t>
              </w:r>
              <w:r w:rsidRPr="000F713F">
                <w:rPr>
                  <w:rFonts w:ascii="Arial" w:eastAsia="SimSun" w:hAnsi="Arial"/>
                  <w:sz w:val="16"/>
                  <w:szCs w:val="18"/>
                </w:rPr>
                <w:tab/>
                <w:t>The sign of the shadow fading is defined so that positive SF means more received power at UT than predicted by the path loss model.</w:t>
              </w:r>
            </w:ins>
          </w:p>
          <w:p w14:paraId="46F61B21" w14:textId="77777777" w:rsidR="000F713F" w:rsidRPr="000F713F" w:rsidRDefault="000F713F" w:rsidP="000F713F">
            <w:pPr>
              <w:keepNext/>
              <w:keepLines/>
              <w:ind w:left="851" w:hanging="851"/>
              <w:rPr>
                <w:ins w:id="3628" w:author="Huawei" w:date="2018-03-28T15:01:00Z"/>
                <w:rFonts w:ascii="Arial" w:eastAsia="SimSun" w:hAnsi="Arial"/>
                <w:sz w:val="16"/>
                <w:szCs w:val="18"/>
                <w:lang w:eastAsia="ko-KR"/>
              </w:rPr>
            </w:pPr>
            <w:ins w:id="3629" w:author="Huawei" w:date="2018-03-28T15:01:00Z">
              <w:r w:rsidRPr="000F713F">
                <w:rPr>
                  <w:rFonts w:ascii="Arial" w:eastAsia="SimSun" w:hAnsi="Arial"/>
                  <w:sz w:val="16"/>
                  <w:szCs w:val="18"/>
                  <w:lang w:eastAsia="ja-JP"/>
                </w:rPr>
                <w:t xml:space="preserve">NOTE </w:t>
              </w:r>
              <w:r w:rsidRPr="000F713F">
                <w:rPr>
                  <w:rFonts w:ascii="Arial" w:eastAsia="SimSun" w:hAnsi="Arial" w:hint="eastAsia"/>
                  <w:sz w:val="16"/>
                  <w:szCs w:val="18"/>
                  <w:lang w:eastAsia="ko-KR"/>
                </w:rPr>
                <w:t>3</w:t>
              </w:r>
              <w:r w:rsidRPr="000F713F">
                <w:rPr>
                  <w:rFonts w:ascii="Arial" w:eastAsia="SimSun" w:hAnsi="Arial"/>
                  <w:sz w:val="16"/>
                  <w:szCs w:val="18"/>
                  <w:lang w:eastAsia="ja-JP"/>
                </w:rPr>
                <w:t>:</w:t>
              </w:r>
              <w:r w:rsidRPr="000F713F">
                <w:rPr>
                  <w:rFonts w:ascii="Arial" w:eastAsia="SimSun" w:hAnsi="Arial"/>
                  <w:sz w:val="16"/>
                  <w:szCs w:val="18"/>
                  <w:lang w:eastAsia="ja-JP"/>
                </w:rPr>
                <w:tab/>
                <w:t>All large scale parameters are assumed to have no correlation between different floors.</w:t>
              </w:r>
            </w:ins>
          </w:p>
          <w:p w14:paraId="6A7B9BB9" w14:textId="77777777" w:rsidR="000F713F" w:rsidRPr="000F713F" w:rsidRDefault="000F713F" w:rsidP="000F713F">
            <w:pPr>
              <w:keepNext/>
              <w:keepLines/>
              <w:ind w:left="851" w:hanging="851"/>
              <w:rPr>
                <w:ins w:id="3630" w:author="Huawei" w:date="2018-03-28T15:01:00Z"/>
                <w:rFonts w:ascii="Arial" w:eastAsia="SimSun" w:hAnsi="Arial"/>
                <w:sz w:val="16"/>
                <w:szCs w:val="18"/>
              </w:rPr>
            </w:pPr>
            <w:ins w:id="3631" w:author="Huawei" w:date="2018-03-28T15:01:00Z">
              <w:r w:rsidRPr="000F713F">
                <w:rPr>
                  <w:rFonts w:ascii="Arial" w:eastAsia="SimSun" w:hAnsi="Arial"/>
                  <w:sz w:val="16"/>
                  <w:szCs w:val="18"/>
                </w:rPr>
                <w:t xml:space="preserve">NOTE </w:t>
              </w:r>
              <w:r w:rsidRPr="000F713F">
                <w:rPr>
                  <w:rFonts w:ascii="Arial" w:eastAsia="SimSun" w:hAnsi="Arial" w:hint="eastAsia"/>
                  <w:sz w:val="16"/>
                  <w:szCs w:val="18"/>
                  <w:lang w:eastAsia="ko-KR"/>
                </w:rPr>
                <w:t>4</w:t>
              </w:r>
              <w:r w:rsidRPr="000F713F">
                <w:rPr>
                  <w:rFonts w:ascii="Arial" w:eastAsia="SimSun" w:hAnsi="Arial"/>
                  <w:sz w:val="16"/>
                  <w:szCs w:val="18"/>
                </w:rPr>
                <w:t>:</w:t>
              </w:r>
              <w:r w:rsidRPr="000F713F">
                <w:rPr>
                  <w:rFonts w:ascii="Arial" w:eastAsia="SimSun" w:hAnsi="Arial"/>
                  <w:sz w:val="16"/>
                  <w:szCs w:val="18"/>
                </w:rPr>
                <w:tab/>
                <w:t>The following notation for mean (</w:t>
              </w:r>
              <w:r w:rsidRPr="000F713F">
                <w:rPr>
                  <w:rFonts w:ascii="Arial" w:eastAsia="SimSun" w:hAnsi="Arial"/>
                  <w:i/>
                  <w:sz w:val="16"/>
                  <w:szCs w:val="18"/>
                </w:rPr>
                <w:t>μ</w:t>
              </w:r>
              <w:r w:rsidRPr="000F713F">
                <w:rPr>
                  <w:rFonts w:ascii="Arial" w:eastAsia="SimSun" w:hAnsi="Arial"/>
                  <w:sz w:val="16"/>
                  <w:szCs w:val="18"/>
                  <w:vertAlign w:val="subscript"/>
                </w:rPr>
                <w:t>lgX</w:t>
              </w:r>
              <w:r w:rsidRPr="000F713F">
                <w:rPr>
                  <w:rFonts w:ascii="Arial" w:eastAsia="SimSun" w:hAnsi="Arial"/>
                  <w:sz w:val="16"/>
                  <w:szCs w:val="18"/>
                </w:rPr>
                <w:t>=mean{log</w:t>
              </w:r>
              <w:r w:rsidRPr="000F713F">
                <w:rPr>
                  <w:rFonts w:ascii="Arial" w:eastAsia="SimSun" w:hAnsi="Arial"/>
                  <w:sz w:val="16"/>
                  <w:szCs w:val="18"/>
                  <w:vertAlign w:val="subscript"/>
                </w:rPr>
                <w:t>10</w:t>
              </w:r>
              <w:r w:rsidRPr="000F713F">
                <w:rPr>
                  <w:rFonts w:ascii="Arial" w:eastAsia="SimSun" w:hAnsi="Arial"/>
                  <w:sz w:val="16"/>
                  <w:szCs w:val="18"/>
                </w:rPr>
                <w:t>(X) }) and standard deviation (</w:t>
              </w:r>
              <w:r w:rsidRPr="000F713F">
                <w:rPr>
                  <w:rFonts w:ascii="Arial" w:eastAsia="SimSun" w:hAnsi="Arial" w:cs="Arial"/>
                  <w:i/>
                  <w:sz w:val="16"/>
                  <w:szCs w:val="18"/>
                </w:rPr>
                <w:t>σ</w:t>
              </w:r>
              <w:r w:rsidRPr="000F713F">
                <w:rPr>
                  <w:rFonts w:ascii="Arial" w:eastAsia="SimSun" w:hAnsi="Arial"/>
                  <w:sz w:val="16"/>
                  <w:szCs w:val="18"/>
                  <w:vertAlign w:val="subscript"/>
                </w:rPr>
                <w:t>lgX</w:t>
              </w:r>
              <w:r w:rsidRPr="000F713F">
                <w:rPr>
                  <w:rFonts w:ascii="Arial" w:eastAsia="SimSun" w:hAnsi="Arial"/>
                  <w:sz w:val="16"/>
                  <w:szCs w:val="18"/>
                </w:rPr>
                <w:t>=std{log</w:t>
              </w:r>
              <w:r w:rsidRPr="000F713F">
                <w:rPr>
                  <w:rFonts w:ascii="Arial" w:eastAsia="SimSun" w:hAnsi="Arial"/>
                  <w:sz w:val="16"/>
                  <w:szCs w:val="18"/>
                  <w:vertAlign w:val="subscript"/>
                </w:rPr>
                <w:t>10</w:t>
              </w:r>
              <w:r w:rsidRPr="000F713F">
                <w:rPr>
                  <w:rFonts w:ascii="Arial" w:eastAsia="SimSun" w:hAnsi="Arial"/>
                  <w:sz w:val="16"/>
                  <w:szCs w:val="18"/>
                </w:rPr>
                <w:t xml:space="preserve">(X) }) is used for logarithmized parameters X. </w:t>
              </w:r>
            </w:ins>
          </w:p>
          <w:p w14:paraId="23120723" w14:textId="77777777" w:rsidR="000F713F" w:rsidRPr="000F713F" w:rsidRDefault="000F713F" w:rsidP="000F713F">
            <w:pPr>
              <w:keepNext/>
              <w:keepLines/>
              <w:ind w:left="851" w:hanging="851"/>
              <w:rPr>
                <w:ins w:id="3632" w:author="Huawei" w:date="2018-03-28T15:01:00Z"/>
                <w:rFonts w:ascii="Arial" w:eastAsia="SimSun" w:hAnsi="Arial"/>
                <w:sz w:val="16"/>
                <w:szCs w:val="18"/>
              </w:rPr>
            </w:pPr>
            <w:ins w:id="3633" w:author="Huawei" w:date="2018-03-28T15:01:00Z">
              <w:r w:rsidRPr="000F713F">
                <w:rPr>
                  <w:rFonts w:ascii="Arial" w:eastAsia="SimSun" w:hAnsi="Arial"/>
                  <w:sz w:val="16"/>
                  <w:szCs w:val="18"/>
                </w:rPr>
                <w:t xml:space="preserve">NOTE 5: </w:t>
              </w:r>
              <w:r w:rsidRPr="000F713F">
                <w:rPr>
                  <w:rFonts w:ascii="Arial" w:eastAsia="SimSun" w:hAnsi="Arial"/>
                  <w:sz w:val="16"/>
                  <w:szCs w:val="18"/>
                </w:rPr>
                <w:tab/>
                <w:t>For all considered scenarios the AOD/AOA distributions are modelled by a wrapped Gaussian distribution, the ZOD/ZOA distributions are modelled by a Laplacian distribution and the delay distribution is modelled by an exponential distribution.</w:t>
              </w:r>
            </w:ins>
          </w:p>
          <w:p w14:paraId="05A89805" w14:textId="77777777" w:rsidR="000F713F" w:rsidRPr="000F713F" w:rsidRDefault="000F713F" w:rsidP="000F713F">
            <w:pPr>
              <w:keepNext/>
              <w:keepLines/>
              <w:ind w:left="851" w:hanging="851"/>
              <w:rPr>
                <w:ins w:id="3634" w:author="Huawei" w:date="2018-03-28T15:01:00Z"/>
                <w:rFonts w:ascii="Arial" w:eastAsia="SimSun" w:hAnsi="Arial"/>
                <w:sz w:val="16"/>
                <w:szCs w:val="18"/>
              </w:rPr>
            </w:pPr>
            <w:ins w:id="3635" w:author="Huawei" w:date="2018-03-28T15:01:00Z">
              <w:r w:rsidRPr="000F713F">
                <w:rPr>
                  <w:rFonts w:ascii="Arial" w:eastAsia="SimSun" w:hAnsi="Arial"/>
                  <w:sz w:val="16"/>
                  <w:szCs w:val="18"/>
                </w:rPr>
                <w:t xml:space="preserve">NOTE 6: </w:t>
              </w:r>
              <w:r w:rsidRPr="000F713F">
                <w:rPr>
                  <w:rFonts w:ascii="Arial" w:eastAsia="SimSun" w:hAnsi="Arial"/>
                  <w:sz w:val="16"/>
                  <w:szCs w:val="18"/>
                </w:rPr>
                <w:tab/>
                <w:t xml:space="preserve">For UMa and frequencies below 6 GHz, use </w:t>
              </w:r>
              <w:r w:rsidRPr="000F713F">
                <w:rPr>
                  <w:rFonts w:ascii="Arial" w:eastAsia="SimSun" w:hAnsi="Arial"/>
                  <w:i/>
                  <w:sz w:val="16"/>
                  <w:szCs w:val="18"/>
                  <w:lang w:eastAsia="ko-KR"/>
                </w:rPr>
                <w:t>f</w:t>
              </w:r>
              <w:r w:rsidRPr="000F713F">
                <w:rPr>
                  <w:rFonts w:ascii="Arial" w:eastAsia="SimSun" w:hAnsi="Arial" w:hint="eastAsia"/>
                  <w:i/>
                  <w:sz w:val="16"/>
                  <w:szCs w:val="18"/>
                  <w:vertAlign w:val="subscript"/>
                  <w:lang w:eastAsia="ko-KR"/>
                </w:rPr>
                <w:t>c</w:t>
              </w:r>
              <w:r w:rsidRPr="000F713F">
                <w:rPr>
                  <w:rFonts w:ascii="Arial" w:eastAsia="SimSun" w:hAnsi="Arial"/>
                  <w:i/>
                  <w:sz w:val="16"/>
                  <w:szCs w:val="18"/>
                  <w:vertAlign w:val="subscript"/>
                  <w:lang w:eastAsia="ko-KR"/>
                </w:rPr>
                <w:t xml:space="preserve"> </w:t>
              </w:r>
              <w:r w:rsidRPr="000F713F">
                <w:rPr>
                  <w:rFonts w:ascii="Arial" w:eastAsia="SimSun" w:hAnsi="Arial"/>
                  <w:sz w:val="16"/>
                  <w:szCs w:val="18"/>
                </w:rPr>
                <w:t xml:space="preserve">= 6 when determining the values of the frequency-dependent LSP values </w:t>
              </w:r>
            </w:ins>
          </w:p>
          <w:p w14:paraId="2FDCA42D" w14:textId="77777777" w:rsidR="000F713F" w:rsidRPr="000F713F" w:rsidRDefault="000F713F" w:rsidP="000F713F">
            <w:pPr>
              <w:keepLines/>
              <w:numPr>
                <w:ilvl w:val="0"/>
                <w:numId w:val="33"/>
              </w:numPr>
              <w:spacing w:before="40" w:after="40"/>
              <w:ind w:firstLine="0"/>
              <w:jc w:val="center"/>
              <w:rPr>
                <w:ins w:id="3636" w:author="Huawei" w:date="2018-03-28T15:01:00Z"/>
                <w:rFonts w:ascii="Times New Roman" w:eastAsia="SimSun" w:hAnsi="Times New Roman"/>
                <w:color w:val="000000"/>
                <w:kern w:val="24"/>
                <w:sz w:val="16"/>
                <w:szCs w:val="18"/>
                <w:lang w:eastAsia="x-none"/>
              </w:rPr>
            </w:pPr>
            <w:ins w:id="3637" w:author="Huawei" w:date="2018-03-28T15:01:00Z">
              <w:r w:rsidRPr="000F713F">
                <w:rPr>
                  <w:rFonts w:ascii="Times New Roman" w:eastAsia="SimSun" w:hAnsi="Times New Roman"/>
                  <w:sz w:val="16"/>
                  <w:szCs w:val="18"/>
                  <w:lang w:eastAsia="x-none"/>
                </w:rPr>
                <w:t xml:space="preserve">NOTE 7: </w:t>
              </w:r>
              <w:r w:rsidRPr="000F713F">
                <w:rPr>
                  <w:rFonts w:ascii="Times New Roman" w:eastAsia="SimSun" w:hAnsi="Times New Roman"/>
                  <w:sz w:val="16"/>
                  <w:szCs w:val="18"/>
                  <w:lang w:eastAsia="x-none"/>
                </w:rPr>
                <w:tab/>
                <w:t xml:space="preserve">For UMi and frequencies below 2 GHz, use </w:t>
              </w:r>
              <w:r w:rsidRPr="000F713F">
                <w:rPr>
                  <w:rFonts w:ascii="Times New Roman" w:eastAsia="SimSun" w:hAnsi="Times New Roman"/>
                  <w:i/>
                  <w:sz w:val="16"/>
                  <w:szCs w:val="18"/>
                  <w:lang w:eastAsia="ko-KR"/>
                </w:rPr>
                <w:t>f</w:t>
              </w:r>
              <w:r w:rsidRPr="000F713F">
                <w:rPr>
                  <w:rFonts w:ascii="Times New Roman" w:eastAsia="SimSun" w:hAnsi="Times New Roman" w:hint="eastAsia"/>
                  <w:i/>
                  <w:sz w:val="16"/>
                  <w:szCs w:val="18"/>
                  <w:vertAlign w:val="subscript"/>
                  <w:lang w:eastAsia="ko-KR"/>
                </w:rPr>
                <w:t>c</w:t>
              </w:r>
              <w:r w:rsidRPr="000F713F">
                <w:rPr>
                  <w:rFonts w:ascii="Times New Roman" w:eastAsia="SimSun" w:hAnsi="Times New Roman"/>
                  <w:i/>
                  <w:sz w:val="16"/>
                  <w:szCs w:val="18"/>
                  <w:vertAlign w:val="subscript"/>
                  <w:lang w:eastAsia="ko-KR"/>
                </w:rPr>
                <w:t xml:space="preserve"> </w:t>
              </w:r>
              <w:r w:rsidRPr="000F713F">
                <w:rPr>
                  <w:rFonts w:ascii="Times New Roman" w:eastAsia="SimSun" w:hAnsi="Times New Roman"/>
                  <w:sz w:val="16"/>
                  <w:szCs w:val="18"/>
                  <w:lang w:eastAsia="x-none"/>
                </w:rPr>
                <w:t xml:space="preserve">= 2 when determining the values of the frequency-dependent LSP values </w:t>
              </w:r>
            </w:ins>
          </w:p>
        </w:tc>
      </w:tr>
    </w:tbl>
    <w:p w14:paraId="2C611E26" w14:textId="77777777" w:rsidR="000F713F" w:rsidRPr="000F713F" w:rsidRDefault="000F713F" w:rsidP="008C0545">
      <w:pPr>
        <w:rPr>
          <w:ins w:id="3638" w:author="Huawei" w:date="2018-03-28T15:01:00Z"/>
          <w:lang w:eastAsia="ko-KR"/>
        </w:rPr>
      </w:pPr>
    </w:p>
    <w:p w14:paraId="24CE68CE" w14:textId="77777777" w:rsidR="000F713F" w:rsidRPr="000F713F" w:rsidRDefault="000F713F" w:rsidP="000F713F">
      <w:pPr>
        <w:keepNext/>
        <w:keepLines/>
        <w:overflowPunct w:val="0"/>
        <w:autoSpaceDE w:val="0"/>
        <w:autoSpaceDN w:val="0"/>
        <w:adjustRightInd w:val="0"/>
        <w:spacing w:before="60" w:after="180"/>
        <w:jc w:val="center"/>
        <w:textAlignment w:val="baseline"/>
        <w:rPr>
          <w:ins w:id="3639" w:author="Huawei" w:date="2018-04-18T14:51:00Z"/>
          <w:rFonts w:ascii="Arial" w:eastAsia="Times New Roman" w:hAnsi="Arial"/>
          <w:b/>
          <w:szCs w:val="20"/>
          <w:lang w:eastAsia="ko-KR"/>
        </w:rPr>
      </w:pPr>
      <w:ins w:id="3640" w:author="Huawei" w:date="2018-04-18T14:51:00Z">
        <w:r w:rsidRPr="000F713F">
          <w:rPr>
            <w:rFonts w:ascii="Arial" w:eastAsia="Times New Roman" w:hAnsi="Arial"/>
            <w:b/>
            <w:szCs w:val="20"/>
            <w:lang w:eastAsia="en-GB"/>
          </w:rPr>
          <w:t>Table 6.7-6 Part-1: Channel model parameters</w:t>
        </w:r>
        <w:r w:rsidRPr="000F713F">
          <w:rPr>
            <w:rFonts w:ascii="Arial" w:eastAsia="Times New Roman" w:hAnsi="Arial" w:hint="eastAsia"/>
            <w:b/>
            <w:szCs w:val="20"/>
            <w:lang w:eastAsia="ko-KR"/>
          </w:rPr>
          <w:t xml:space="preserve"> </w:t>
        </w:r>
        <w:r w:rsidRPr="000F713F">
          <w:rPr>
            <w:rFonts w:ascii="Arial" w:eastAsia="Times New Roman" w:hAnsi="Arial"/>
            <w:b/>
            <w:szCs w:val="20"/>
            <w:lang w:eastAsia="ko-KR"/>
          </w:rPr>
          <w:t>for Suburban and Rural Scenario</w:t>
        </w:r>
      </w:ins>
      <w:ins w:id="3641" w:author="Huawei" w:date="2018-04-18T14:52:00Z">
        <w:r w:rsidRPr="000F713F">
          <w:rPr>
            <w:rFonts w:ascii="Arial" w:eastAsia="Times New Roman" w:hAnsi="Arial"/>
            <w:b/>
            <w:szCs w:val="20"/>
            <w:lang w:eastAsia="ko-KR"/>
          </w:rPr>
          <w:t>s</w:t>
        </w:r>
      </w:ins>
      <w:ins w:id="3642" w:author="Huawei" w:date="2018-04-18T14:51:00Z">
        <w:r w:rsidRPr="000F713F">
          <w:rPr>
            <w:rFonts w:ascii="Arial" w:eastAsia="Times New Roman" w:hAnsi="Arial"/>
            <w:b/>
            <w:szCs w:val="20"/>
            <w:lang w:eastAsia="ko-KR"/>
          </w:rPr>
          <w:t xml:space="preserve"> (LOS). </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1"/>
        <w:gridCol w:w="1311"/>
        <w:gridCol w:w="771"/>
        <w:gridCol w:w="771"/>
        <w:gridCol w:w="737"/>
        <w:gridCol w:w="737"/>
        <w:gridCol w:w="737"/>
        <w:gridCol w:w="737"/>
        <w:gridCol w:w="737"/>
        <w:gridCol w:w="738"/>
        <w:gridCol w:w="790"/>
      </w:tblGrid>
      <w:tr w:rsidR="000F713F" w:rsidRPr="000F713F" w14:paraId="38D063E6" w14:textId="77777777" w:rsidTr="000F713F">
        <w:trPr>
          <w:cantSplit/>
          <w:jc w:val="center"/>
          <w:ins w:id="3643" w:author="Huawei" w:date="2018-04-18T14:51:00Z"/>
        </w:trPr>
        <w:tc>
          <w:tcPr>
            <w:tcW w:w="1387" w:type="pct"/>
            <w:gridSpan w:val="2"/>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1D9767E0" w14:textId="77777777" w:rsidR="000F713F" w:rsidRPr="000F713F" w:rsidRDefault="000F713F" w:rsidP="000F713F">
            <w:pPr>
              <w:keepNext/>
              <w:keepLines/>
              <w:overflowPunct w:val="0"/>
              <w:autoSpaceDE w:val="0"/>
              <w:autoSpaceDN w:val="0"/>
              <w:adjustRightInd w:val="0"/>
              <w:jc w:val="center"/>
              <w:textAlignment w:val="baseline"/>
              <w:rPr>
                <w:ins w:id="3644" w:author="Huawei" w:date="2018-04-18T14:51:00Z"/>
                <w:rFonts w:ascii="Arial" w:eastAsia="Times New Roman" w:hAnsi="Arial"/>
                <w:b/>
                <w:sz w:val="16"/>
                <w:szCs w:val="18"/>
                <w:lang w:eastAsia="en-GB"/>
              </w:rPr>
            </w:pPr>
            <w:ins w:id="3645" w:author="Huawei" w:date="2018-04-18T14:51:00Z">
              <w:r w:rsidRPr="000F713F">
                <w:rPr>
                  <w:rFonts w:ascii="Arial" w:eastAsia="Times New Roman" w:hAnsi="Arial"/>
                  <w:b/>
                  <w:sz w:val="16"/>
                  <w:szCs w:val="18"/>
                  <w:lang w:eastAsia="en-GB"/>
                </w:rPr>
                <w:t>Scenarios</w:t>
              </w:r>
            </w:ins>
          </w:p>
        </w:tc>
        <w:tc>
          <w:tcPr>
            <w:tcW w:w="3613" w:type="pct"/>
            <w:gridSpan w:val="9"/>
            <w:tcBorders>
              <w:top w:val="single" w:sz="4" w:space="0" w:color="auto"/>
              <w:left w:val="single" w:sz="4" w:space="0" w:color="auto"/>
              <w:bottom w:val="single" w:sz="4" w:space="0" w:color="auto"/>
              <w:right w:val="single" w:sz="4" w:space="0" w:color="auto"/>
            </w:tcBorders>
            <w:shd w:val="clear" w:color="auto" w:fill="E0E0E0"/>
            <w:hideMark/>
          </w:tcPr>
          <w:p w14:paraId="5478C953" w14:textId="77777777" w:rsidR="000F713F" w:rsidRPr="000F713F" w:rsidRDefault="000F713F" w:rsidP="000F713F">
            <w:pPr>
              <w:keepNext/>
              <w:keepLines/>
              <w:overflowPunct w:val="0"/>
              <w:autoSpaceDE w:val="0"/>
              <w:autoSpaceDN w:val="0"/>
              <w:adjustRightInd w:val="0"/>
              <w:jc w:val="center"/>
              <w:textAlignment w:val="baseline"/>
              <w:rPr>
                <w:ins w:id="3646" w:author="Huawei" w:date="2018-04-18T14:51:00Z"/>
                <w:rFonts w:ascii="Arial" w:eastAsia="Times New Roman" w:hAnsi="Arial"/>
                <w:b/>
                <w:sz w:val="16"/>
                <w:szCs w:val="18"/>
                <w:lang w:eastAsia="zh-CN"/>
              </w:rPr>
            </w:pPr>
            <w:ins w:id="3647" w:author="Huawei" w:date="2018-04-18T14:51:00Z">
              <w:r w:rsidRPr="000F713F">
                <w:rPr>
                  <w:rFonts w:ascii="Arial" w:eastAsia="Times New Roman" w:hAnsi="Arial"/>
                  <w:b/>
                  <w:sz w:val="16"/>
                  <w:szCs w:val="18"/>
                  <w:lang w:eastAsia="en-GB"/>
                </w:rPr>
                <w:t>Sub</w:t>
              </w:r>
            </w:ins>
            <w:ins w:id="3648" w:author="Huawei" w:date="2018-04-18T14:52:00Z">
              <w:r w:rsidRPr="000F713F">
                <w:rPr>
                  <w:rFonts w:ascii="Arial" w:eastAsia="Times New Roman" w:hAnsi="Arial"/>
                  <w:b/>
                  <w:sz w:val="16"/>
                  <w:szCs w:val="18"/>
                  <w:lang w:eastAsia="en-GB"/>
                </w:rPr>
                <w:t>u</w:t>
              </w:r>
            </w:ins>
            <w:ins w:id="3649" w:author="Huawei" w:date="2018-04-18T14:51:00Z">
              <w:r w:rsidRPr="000F713F">
                <w:rPr>
                  <w:rFonts w:ascii="Arial" w:eastAsia="Times New Roman" w:hAnsi="Arial"/>
                  <w:b/>
                  <w:sz w:val="16"/>
                  <w:szCs w:val="18"/>
                  <w:lang w:eastAsia="en-GB"/>
                </w:rPr>
                <w:t xml:space="preserve">rban </w:t>
              </w:r>
            </w:ins>
            <w:ins w:id="3650" w:author="Huawei" w:date="2018-04-18T14:52:00Z">
              <w:r w:rsidRPr="000F713F">
                <w:rPr>
                  <w:rFonts w:ascii="Arial" w:eastAsia="Times New Roman" w:hAnsi="Arial"/>
                  <w:b/>
                  <w:sz w:val="16"/>
                  <w:szCs w:val="18"/>
                  <w:lang w:eastAsia="en-GB"/>
                </w:rPr>
                <w:t xml:space="preserve">and Rural </w:t>
              </w:r>
            </w:ins>
            <w:ins w:id="3651" w:author="Huawei" w:date="2018-04-18T14:51:00Z">
              <w:r w:rsidRPr="000F713F">
                <w:rPr>
                  <w:rFonts w:ascii="Arial" w:eastAsia="Times New Roman" w:hAnsi="Arial"/>
                  <w:b/>
                  <w:sz w:val="16"/>
                  <w:szCs w:val="18"/>
                  <w:lang w:eastAsia="en-GB"/>
                </w:rPr>
                <w:t>LOS</w:t>
              </w:r>
            </w:ins>
          </w:p>
        </w:tc>
      </w:tr>
      <w:tr w:rsidR="000F713F" w:rsidRPr="000F713F" w14:paraId="7C989793" w14:textId="77777777" w:rsidTr="000F713F">
        <w:trPr>
          <w:cantSplit/>
          <w:jc w:val="center"/>
          <w:ins w:id="3652" w:author="Huawei" w:date="2018-04-18T14:51:00Z"/>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2D9533DD" w14:textId="77777777" w:rsidR="000F713F" w:rsidRPr="000F713F" w:rsidRDefault="000F713F" w:rsidP="000F713F">
            <w:pPr>
              <w:ind w:left="720" w:hanging="720"/>
              <w:rPr>
                <w:ins w:id="3653" w:author="Huawei" w:date="2018-04-18T14:51:00Z"/>
                <w:rFonts w:ascii="Arial" w:eastAsia="Malgun Gothic" w:hAnsi="Arial" w:cs="Arial"/>
                <w:b/>
                <w:kern w:val="2"/>
                <w:sz w:val="16"/>
                <w:szCs w:val="18"/>
              </w:rPr>
            </w:pPr>
          </w:p>
        </w:tc>
        <w:tc>
          <w:tcPr>
            <w:tcW w:w="411" w:type="pct"/>
            <w:tcBorders>
              <w:top w:val="single" w:sz="4" w:space="0" w:color="auto"/>
              <w:left w:val="single" w:sz="4" w:space="0" w:color="auto"/>
              <w:bottom w:val="single" w:sz="4" w:space="0" w:color="auto"/>
              <w:right w:val="single" w:sz="4" w:space="0" w:color="auto"/>
            </w:tcBorders>
            <w:shd w:val="clear" w:color="auto" w:fill="E0E0E0"/>
            <w:hideMark/>
          </w:tcPr>
          <w:p w14:paraId="4FF37FCC" w14:textId="77777777" w:rsidR="000F713F" w:rsidRPr="000F713F" w:rsidRDefault="000F713F" w:rsidP="000F713F">
            <w:pPr>
              <w:keepNext/>
              <w:keepLines/>
              <w:overflowPunct w:val="0"/>
              <w:autoSpaceDE w:val="0"/>
              <w:autoSpaceDN w:val="0"/>
              <w:adjustRightInd w:val="0"/>
              <w:jc w:val="center"/>
              <w:textAlignment w:val="baseline"/>
              <w:rPr>
                <w:ins w:id="3654" w:author="Huawei" w:date="2018-04-18T14:51:00Z"/>
                <w:rFonts w:ascii="Arial" w:eastAsia="Malgun Gothic" w:hAnsi="Arial"/>
                <w:b/>
                <w:sz w:val="16"/>
                <w:szCs w:val="18"/>
                <w:lang w:eastAsia="en-GB"/>
              </w:rPr>
            </w:pPr>
            <w:ins w:id="3655" w:author="Huawei" w:date="2018-04-18T14:51:00Z">
              <w:r w:rsidRPr="000F713F">
                <w:rPr>
                  <w:rFonts w:ascii="Arial" w:eastAsia="Times New Roman" w:hAnsi="Arial"/>
                  <w:b/>
                  <w:sz w:val="16"/>
                  <w:szCs w:val="18"/>
                  <w:lang w:eastAsia="en-GB"/>
                </w:rPr>
                <w:t>10</w:t>
              </w:r>
              <w:r w:rsidRPr="000F713F">
                <w:rPr>
                  <w:rFonts w:ascii="Arial" w:eastAsia="Times New Roman" w:hAnsi="Arial"/>
                  <w:sz w:val="16"/>
                  <w:szCs w:val="20"/>
                  <w:lang w:eastAsia="en-GB"/>
                </w:rPr>
                <w:t>°</w:t>
              </w:r>
            </w:ins>
          </w:p>
        </w:tc>
        <w:tc>
          <w:tcPr>
            <w:tcW w:w="411" w:type="pct"/>
            <w:tcBorders>
              <w:top w:val="single" w:sz="4" w:space="0" w:color="auto"/>
              <w:left w:val="single" w:sz="4" w:space="0" w:color="auto"/>
              <w:bottom w:val="single" w:sz="4" w:space="0" w:color="auto"/>
              <w:right w:val="single" w:sz="4" w:space="0" w:color="auto"/>
            </w:tcBorders>
            <w:shd w:val="clear" w:color="auto" w:fill="E0E0E0"/>
            <w:hideMark/>
          </w:tcPr>
          <w:p w14:paraId="4B7A9F22" w14:textId="77777777" w:rsidR="000F713F" w:rsidRPr="000F713F" w:rsidRDefault="000F713F" w:rsidP="000F713F">
            <w:pPr>
              <w:keepNext/>
              <w:keepLines/>
              <w:overflowPunct w:val="0"/>
              <w:autoSpaceDE w:val="0"/>
              <w:autoSpaceDN w:val="0"/>
              <w:adjustRightInd w:val="0"/>
              <w:jc w:val="center"/>
              <w:textAlignment w:val="baseline"/>
              <w:rPr>
                <w:ins w:id="3656" w:author="Huawei" w:date="2018-04-18T14:51:00Z"/>
                <w:rFonts w:ascii="Arial" w:eastAsia="Times New Roman" w:hAnsi="Arial"/>
                <w:b/>
                <w:sz w:val="16"/>
                <w:szCs w:val="18"/>
                <w:lang w:eastAsia="en-GB"/>
              </w:rPr>
            </w:pPr>
            <w:ins w:id="3657" w:author="Huawei" w:date="2018-04-18T14:51:00Z">
              <w:r w:rsidRPr="000F713F">
                <w:rPr>
                  <w:rFonts w:ascii="Arial" w:eastAsia="Times New Roman" w:hAnsi="Arial"/>
                  <w:b/>
                  <w:sz w:val="16"/>
                  <w:szCs w:val="18"/>
                  <w:lang w:eastAsia="en-GB"/>
                </w:rPr>
                <w:t>20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3A37B604" w14:textId="77777777" w:rsidR="000F713F" w:rsidRPr="000F713F" w:rsidRDefault="000F713F" w:rsidP="000F713F">
            <w:pPr>
              <w:keepNext/>
              <w:keepLines/>
              <w:overflowPunct w:val="0"/>
              <w:autoSpaceDE w:val="0"/>
              <w:autoSpaceDN w:val="0"/>
              <w:adjustRightInd w:val="0"/>
              <w:jc w:val="center"/>
              <w:textAlignment w:val="baseline"/>
              <w:rPr>
                <w:ins w:id="3658" w:author="Huawei" w:date="2018-04-18T14:51:00Z"/>
                <w:rFonts w:ascii="Arial" w:eastAsia="Times New Roman" w:hAnsi="Arial"/>
                <w:b/>
                <w:sz w:val="16"/>
                <w:szCs w:val="18"/>
                <w:lang w:eastAsia="en-GB"/>
              </w:rPr>
            </w:pPr>
            <w:ins w:id="3659" w:author="Huawei" w:date="2018-04-18T14:51:00Z">
              <w:r w:rsidRPr="000F713F">
                <w:rPr>
                  <w:rFonts w:ascii="Arial" w:eastAsia="Times New Roman" w:hAnsi="Arial"/>
                  <w:b/>
                  <w:sz w:val="16"/>
                  <w:szCs w:val="18"/>
                  <w:lang w:eastAsia="en-GB"/>
                </w:rPr>
                <w:t>30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064E890E" w14:textId="77777777" w:rsidR="000F713F" w:rsidRPr="000F713F" w:rsidRDefault="000F713F" w:rsidP="000F713F">
            <w:pPr>
              <w:keepNext/>
              <w:keepLines/>
              <w:overflowPunct w:val="0"/>
              <w:autoSpaceDE w:val="0"/>
              <w:autoSpaceDN w:val="0"/>
              <w:adjustRightInd w:val="0"/>
              <w:jc w:val="center"/>
              <w:textAlignment w:val="baseline"/>
              <w:rPr>
                <w:ins w:id="3660" w:author="Huawei" w:date="2018-04-18T14:51:00Z"/>
                <w:rFonts w:ascii="Arial" w:eastAsia="Times New Roman" w:hAnsi="Arial"/>
                <w:b/>
                <w:sz w:val="16"/>
                <w:szCs w:val="18"/>
                <w:lang w:eastAsia="en-GB"/>
              </w:rPr>
            </w:pPr>
            <w:ins w:id="3661" w:author="Huawei" w:date="2018-04-18T14:51:00Z">
              <w:r w:rsidRPr="000F713F">
                <w:rPr>
                  <w:rFonts w:ascii="Arial" w:eastAsia="Times New Roman" w:hAnsi="Arial"/>
                  <w:b/>
                  <w:sz w:val="16"/>
                  <w:szCs w:val="18"/>
                  <w:lang w:eastAsia="en-GB"/>
                </w:rPr>
                <w:t>40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0DEC8A26" w14:textId="77777777" w:rsidR="000F713F" w:rsidRPr="000F713F" w:rsidRDefault="000F713F" w:rsidP="000F713F">
            <w:pPr>
              <w:keepNext/>
              <w:keepLines/>
              <w:overflowPunct w:val="0"/>
              <w:autoSpaceDE w:val="0"/>
              <w:autoSpaceDN w:val="0"/>
              <w:adjustRightInd w:val="0"/>
              <w:jc w:val="center"/>
              <w:textAlignment w:val="baseline"/>
              <w:rPr>
                <w:ins w:id="3662" w:author="Huawei" w:date="2018-04-18T14:51:00Z"/>
                <w:rFonts w:ascii="Arial" w:eastAsia="Times New Roman" w:hAnsi="Arial"/>
                <w:b/>
                <w:sz w:val="16"/>
                <w:szCs w:val="18"/>
                <w:lang w:eastAsia="en-GB"/>
              </w:rPr>
            </w:pPr>
            <w:ins w:id="3663" w:author="Huawei" w:date="2018-04-18T14:51:00Z">
              <w:r w:rsidRPr="000F713F">
                <w:rPr>
                  <w:rFonts w:ascii="Arial" w:eastAsia="Times New Roman" w:hAnsi="Arial"/>
                  <w:b/>
                  <w:sz w:val="16"/>
                  <w:szCs w:val="18"/>
                  <w:lang w:eastAsia="en-GB"/>
                </w:rPr>
                <w:t>50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467C7FCA" w14:textId="77777777" w:rsidR="000F713F" w:rsidRPr="000F713F" w:rsidRDefault="000F713F" w:rsidP="000F713F">
            <w:pPr>
              <w:keepNext/>
              <w:keepLines/>
              <w:overflowPunct w:val="0"/>
              <w:autoSpaceDE w:val="0"/>
              <w:autoSpaceDN w:val="0"/>
              <w:adjustRightInd w:val="0"/>
              <w:jc w:val="center"/>
              <w:textAlignment w:val="baseline"/>
              <w:rPr>
                <w:ins w:id="3664" w:author="Huawei" w:date="2018-04-18T14:51:00Z"/>
                <w:rFonts w:ascii="Arial" w:eastAsia="Times New Roman" w:hAnsi="Arial"/>
                <w:b/>
                <w:sz w:val="16"/>
                <w:szCs w:val="18"/>
                <w:lang w:eastAsia="en-GB"/>
              </w:rPr>
            </w:pPr>
            <w:ins w:id="3665" w:author="Huawei" w:date="2018-04-18T14:51:00Z">
              <w:r w:rsidRPr="000F713F">
                <w:rPr>
                  <w:rFonts w:ascii="Arial" w:eastAsia="Times New Roman" w:hAnsi="Arial"/>
                  <w:b/>
                  <w:sz w:val="16"/>
                  <w:szCs w:val="18"/>
                  <w:lang w:eastAsia="en-GB"/>
                </w:rPr>
                <w:t>60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313F33C3" w14:textId="77777777" w:rsidR="000F713F" w:rsidRPr="000F713F" w:rsidRDefault="000F713F" w:rsidP="000F713F">
            <w:pPr>
              <w:keepNext/>
              <w:keepLines/>
              <w:overflowPunct w:val="0"/>
              <w:autoSpaceDE w:val="0"/>
              <w:autoSpaceDN w:val="0"/>
              <w:adjustRightInd w:val="0"/>
              <w:jc w:val="center"/>
              <w:textAlignment w:val="baseline"/>
              <w:rPr>
                <w:ins w:id="3666" w:author="Huawei" w:date="2018-04-18T14:51:00Z"/>
                <w:rFonts w:ascii="Arial" w:eastAsia="Times New Roman" w:hAnsi="Arial"/>
                <w:b/>
                <w:sz w:val="16"/>
                <w:szCs w:val="18"/>
                <w:lang w:eastAsia="en-GB"/>
              </w:rPr>
            </w:pPr>
            <w:ins w:id="3667" w:author="Huawei" w:date="2018-04-18T14:51:00Z">
              <w:r w:rsidRPr="000F713F">
                <w:rPr>
                  <w:rFonts w:ascii="Arial" w:eastAsia="Times New Roman" w:hAnsi="Arial"/>
                  <w:b/>
                  <w:sz w:val="16"/>
                  <w:szCs w:val="18"/>
                  <w:lang w:eastAsia="en-GB"/>
                </w:rPr>
                <w:t>70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60B18F56" w14:textId="77777777" w:rsidR="000F713F" w:rsidRPr="000F713F" w:rsidRDefault="000F713F" w:rsidP="000F713F">
            <w:pPr>
              <w:keepNext/>
              <w:keepLines/>
              <w:overflowPunct w:val="0"/>
              <w:autoSpaceDE w:val="0"/>
              <w:autoSpaceDN w:val="0"/>
              <w:adjustRightInd w:val="0"/>
              <w:jc w:val="center"/>
              <w:textAlignment w:val="baseline"/>
              <w:rPr>
                <w:ins w:id="3668" w:author="Huawei" w:date="2018-04-18T14:51:00Z"/>
                <w:rFonts w:ascii="Arial" w:eastAsia="Times New Roman" w:hAnsi="Arial"/>
                <w:b/>
                <w:sz w:val="16"/>
                <w:szCs w:val="18"/>
                <w:lang w:eastAsia="en-GB"/>
              </w:rPr>
            </w:pPr>
            <w:ins w:id="3669" w:author="Huawei" w:date="2018-04-18T14:51:00Z">
              <w:r w:rsidRPr="000F713F">
                <w:rPr>
                  <w:rFonts w:ascii="Arial" w:eastAsia="Times New Roman" w:hAnsi="Arial"/>
                  <w:b/>
                  <w:sz w:val="16"/>
                  <w:szCs w:val="18"/>
                  <w:lang w:eastAsia="en-GB"/>
                </w:rPr>
                <w:t>80</w:t>
              </w:r>
              <w:r w:rsidRPr="000F713F">
                <w:rPr>
                  <w:rFonts w:ascii="Arial" w:eastAsia="Times New Roman" w:hAnsi="Arial"/>
                  <w:sz w:val="16"/>
                  <w:szCs w:val="20"/>
                  <w:lang w:eastAsia="en-GB"/>
                </w:rPr>
                <w:t>°</w:t>
              </w:r>
            </w:ins>
          </w:p>
        </w:tc>
        <w:tc>
          <w:tcPr>
            <w:tcW w:w="420"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16D4CBBC" w14:textId="77777777" w:rsidR="000F713F" w:rsidRPr="000F713F" w:rsidRDefault="000F713F" w:rsidP="000F713F">
            <w:pPr>
              <w:keepNext/>
              <w:keepLines/>
              <w:overflowPunct w:val="0"/>
              <w:autoSpaceDE w:val="0"/>
              <w:autoSpaceDN w:val="0"/>
              <w:adjustRightInd w:val="0"/>
              <w:jc w:val="center"/>
              <w:textAlignment w:val="baseline"/>
              <w:rPr>
                <w:ins w:id="3670" w:author="Huawei" w:date="2018-04-18T14:51:00Z"/>
                <w:rFonts w:ascii="Arial" w:eastAsia="Times New Roman" w:hAnsi="Arial"/>
                <w:b/>
                <w:sz w:val="16"/>
                <w:szCs w:val="18"/>
                <w:lang w:eastAsia="en-GB"/>
              </w:rPr>
            </w:pPr>
            <w:ins w:id="3671" w:author="Huawei" w:date="2018-04-18T14:51:00Z">
              <w:r w:rsidRPr="000F713F">
                <w:rPr>
                  <w:rFonts w:ascii="Arial" w:eastAsia="Times New Roman" w:hAnsi="Arial"/>
                  <w:b/>
                  <w:sz w:val="16"/>
                  <w:szCs w:val="18"/>
                  <w:lang w:eastAsia="en-GB"/>
                </w:rPr>
                <w:t>90</w:t>
              </w:r>
              <w:r w:rsidRPr="000F713F">
                <w:rPr>
                  <w:rFonts w:ascii="Arial" w:eastAsia="Times New Roman" w:hAnsi="Arial"/>
                  <w:sz w:val="16"/>
                  <w:szCs w:val="20"/>
                  <w:lang w:eastAsia="en-GB"/>
                </w:rPr>
                <w:t>°</w:t>
              </w:r>
            </w:ins>
          </w:p>
        </w:tc>
      </w:tr>
      <w:tr w:rsidR="000F713F" w:rsidRPr="000F713F" w14:paraId="27E821F8" w14:textId="77777777" w:rsidTr="000F713F">
        <w:trPr>
          <w:cantSplit/>
          <w:jc w:val="center"/>
          <w:ins w:id="3672" w:author="Huawei" w:date="2018-04-18T14:5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04FBF005" w14:textId="77777777" w:rsidR="000F713F" w:rsidRPr="000F713F" w:rsidRDefault="000F713F" w:rsidP="000F713F">
            <w:pPr>
              <w:keepLines/>
              <w:numPr>
                <w:ilvl w:val="0"/>
                <w:numId w:val="33"/>
              </w:numPr>
              <w:spacing w:before="40" w:after="40"/>
              <w:ind w:firstLine="0"/>
              <w:jc w:val="center"/>
              <w:rPr>
                <w:ins w:id="3673" w:author="Huawei" w:date="2018-04-18T14:51:00Z"/>
                <w:rFonts w:ascii="Symbol" w:eastAsia="SimSun" w:hAnsi="Symbol"/>
                <w:i/>
                <w:sz w:val="16"/>
                <w:szCs w:val="18"/>
                <w:lang w:eastAsia="x-none"/>
              </w:rPr>
            </w:pPr>
            <w:ins w:id="3674" w:author="Huawei" w:date="2018-04-18T14:51:00Z">
              <w:r w:rsidRPr="000F713F">
                <w:rPr>
                  <w:rFonts w:ascii="Times New Roman" w:eastAsia="SimSun" w:hAnsi="Times New Roman"/>
                  <w:sz w:val="16"/>
                  <w:szCs w:val="18"/>
                  <w:lang w:eastAsia="x-none"/>
                </w:rPr>
                <w:t>Delay spread (DS)</w:t>
              </w:r>
            </w:ins>
          </w:p>
          <w:p w14:paraId="5033AEFB" w14:textId="77777777" w:rsidR="000F713F" w:rsidRPr="000F713F" w:rsidRDefault="000F713F" w:rsidP="000F713F">
            <w:pPr>
              <w:keepLines/>
              <w:numPr>
                <w:ilvl w:val="0"/>
                <w:numId w:val="33"/>
              </w:numPr>
              <w:spacing w:before="40" w:after="40"/>
              <w:ind w:firstLine="0"/>
              <w:jc w:val="center"/>
              <w:rPr>
                <w:ins w:id="3675" w:author="Huawei" w:date="2018-04-18T14:51:00Z"/>
                <w:rFonts w:ascii="Times New Roman" w:eastAsia="SimSun" w:hAnsi="Times New Roman" w:cs="Arial"/>
                <w:sz w:val="16"/>
                <w:szCs w:val="18"/>
                <w:lang w:eastAsia="x-none"/>
              </w:rPr>
            </w:pPr>
            <w:ins w:id="3676" w:author="Huawei" w:date="2018-04-18T14:51:00Z">
              <w:r w:rsidRPr="000F713F">
                <w:rPr>
                  <w:rFonts w:ascii="Times New Roman" w:eastAsia="SimSun" w:hAnsi="Times New Roman"/>
                  <w:sz w:val="16"/>
                  <w:szCs w:val="18"/>
                  <w:lang w:eastAsia="x-none"/>
                </w:rPr>
                <w:t>lgDS=log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(DS/1s)</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69CCB1BE" w14:textId="77777777" w:rsidR="000F713F" w:rsidRPr="000F713F" w:rsidRDefault="000F713F" w:rsidP="000F713F">
            <w:pPr>
              <w:keepLines/>
              <w:numPr>
                <w:ilvl w:val="0"/>
                <w:numId w:val="33"/>
              </w:numPr>
              <w:spacing w:before="40" w:after="40"/>
              <w:ind w:firstLine="0"/>
              <w:jc w:val="center"/>
              <w:rPr>
                <w:ins w:id="3677" w:author="Huawei" w:date="2018-04-18T14:51:00Z"/>
                <w:rFonts w:ascii="Times New Roman" w:eastAsia="SimSun" w:hAnsi="Times New Roman"/>
                <w:sz w:val="16"/>
                <w:szCs w:val="18"/>
                <w:lang w:eastAsia="x-none"/>
              </w:rPr>
            </w:pPr>
            <w:ins w:id="3678"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lgDS</w:t>
              </w:r>
            </w:ins>
          </w:p>
        </w:tc>
        <w:tc>
          <w:tcPr>
            <w:tcW w:w="411" w:type="pct"/>
            <w:tcBorders>
              <w:top w:val="single" w:sz="4" w:space="0" w:color="auto"/>
              <w:left w:val="single" w:sz="4" w:space="0" w:color="auto"/>
              <w:bottom w:val="single" w:sz="4" w:space="0" w:color="auto"/>
              <w:right w:val="single" w:sz="4" w:space="0" w:color="auto"/>
            </w:tcBorders>
          </w:tcPr>
          <w:p w14:paraId="6CCBA8B4" w14:textId="77777777" w:rsidR="000F713F" w:rsidRPr="000F713F" w:rsidRDefault="000F713F" w:rsidP="000F713F">
            <w:pPr>
              <w:keepLines/>
              <w:numPr>
                <w:ilvl w:val="0"/>
                <w:numId w:val="33"/>
              </w:numPr>
              <w:spacing w:before="40" w:after="40"/>
              <w:ind w:firstLine="0"/>
              <w:jc w:val="center"/>
              <w:rPr>
                <w:ins w:id="3679"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C13E3B2" w14:textId="77777777" w:rsidR="000F713F" w:rsidRPr="000F713F" w:rsidRDefault="000F713F" w:rsidP="000F713F">
            <w:pPr>
              <w:keepLines/>
              <w:numPr>
                <w:ilvl w:val="0"/>
                <w:numId w:val="33"/>
              </w:numPr>
              <w:spacing w:before="40" w:after="40"/>
              <w:ind w:firstLine="0"/>
              <w:jc w:val="center"/>
              <w:rPr>
                <w:ins w:id="368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13097F" w14:textId="77777777" w:rsidR="000F713F" w:rsidRPr="000F713F" w:rsidRDefault="000F713F" w:rsidP="000F713F">
            <w:pPr>
              <w:keepLines/>
              <w:numPr>
                <w:ilvl w:val="0"/>
                <w:numId w:val="33"/>
              </w:numPr>
              <w:spacing w:before="40" w:after="40"/>
              <w:ind w:firstLine="0"/>
              <w:jc w:val="center"/>
              <w:rPr>
                <w:ins w:id="368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5FFAD8" w14:textId="77777777" w:rsidR="000F713F" w:rsidRPr="000F713F" w:rsidRDefault="000F713F" w:rsidP="000F713F">
            <w:pPr>
              <w:keepLines/>
              <w:numPr>
                <w:ilvl w:val="0"/>
                <w:numId w:val="33"/>
              </w:numPr>
              <w:spacing w:before="40" w:after="40"/>
              <w:ind w:firstLine="0"/>
              <w:jc w:val="center"/>
              <w:rPr>
                <w:ins w:id="368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02702AC" w14:textId="77777777" w:rsidR="000F713F" w:rsidRPr="000F713F" w:rsidRDefault="000F713F" w:rsidP="000F713F">
            <w:pPr>
              <w:keepLines/>
              <w:numPr>
                <w:ilvl w:val="0"/>
                <w:numId w:val="33"/>
              </w:numPr>
              <w:spacing w:before="40" w:after="40"/>
              <w:ind w:firstLine="0"/>
              <w:jc w:val="center"/>
              <w:rPr>
                <w:ins w:id="368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9E2E91" w14:textId="77777777" w:rsidR="000F713F" w:rsidRPr="000F713F" w:rsidRDefault="000F713F" w:rsidP="000F713F">
            <w:pPr>
              <w:keepLines/>
              <w:numPr>
                <w:ilvl w:val="0"/>
                <w:numId w:val="33"/>
              </w:numPr>
              <w:spacing w:before="40" w:after="40"/>
              <w:ind w:firstLine="0"/>
              <w:jc w:val="center"/>
              <w:rPr>
                <w:ins w:id="368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6D3F5A" w14:textId="77777777" w:rsidR="000F713F" w:rsidRPr="000F713F" w:rsidRDefault="000F713F" w:rsidP="000F713F">
            <w:pPr>
              <w:keepLines/>
              <w:numPr>
                <w:ilvl w:val="0"/>
                <w:numId w:val="33"/>
              </w:numPr>
              <w:spacing w:before="40" w:after="40"/>
              <w:ind w:firstLine="0"/>
              <w:jc w:val="center"/>
              <w:rPr>
                <w:ins w:id="368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242EE5" w14:textId="77777777" w:rsidR="000F713F" w:rsidRPr="000F713F" w:rsidRDefault="000F713F" w:rsidP="000F713F">
            <w:pPr>
              <w:keepLines/>
              <w:numPr>
                <w:ilvl w:val="0"/>
                <w:numId w:val="33"/>
              </w:numPr>
              <w:spacing w:before="40" w:after="40"/>
              <w:ind w:firstLine="0"/>
              <w:jc w:val="center"/>
              <w:rPr>
                <w:ins w:id="3686"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F27E0CF" w14:textId="77777777" w:rsidR="000F713F" w:rsidRPr="000F713F" w:rsidRDefault="000F713F" w:rsidP="000F713F">
            <w:pPr>
              <w:keepLines/>
              <w:numPr>
                <w:ilvl w:val="0"/>
                <w:numId w:val="33"/>
              </w:numPr>
              <w:spacing w:before="40" w:after="40"/>
              <w:ind w:firstLine="0"/>
              <w:jc w:val="center"/>
              <w:rPr>
                <w:ins w:id="3687" w:author="Huawei" w:date="2018-04-18T14:51:00Z"/>
                <w:rFonts w:ascii="Times New Roman" w:eastAsia="SimSun" w:hAnsi="Times New Roman"/>
                <w:color w:val="000000"/>
                <w:kern w:val="24"/>
                <w:sz w:val="16"/>
                <w:szCs w:val="18"/>
                <w:lang w:eastAsia="x-none"/>
              </w:rPr>
            </w:pPr>
          </w:p>
        </w:tc>
      </w:tr>
      <w:tr w:rsidR="000F713F" w:rsidRPr="000F713F" w14:paraId="242B5D96" w14:textId="77777777" w:rsidTr="000F713F">
        <w:trPr>
          <w:cantSplit/>
          <w:jc w:val="center"/>
          <w:ins w:id="3688" w:author="Huawei" w:date="2018-04-18T14:5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6BE67D" w14:textId="77777777" w:rsidR="000F713F" w:rsidRPr="000F713F" w:rsidRDefault="000F713F" w:rsidP="000F713F">
            <w:pPr>
              <w:ind w:left="720" w:hanging="720"/>
              <w:rPr>
                <w:ins w:id="3689"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3975F026" w14:textId="77777777" w:rsidR="000F713F" w:rsidRPr="000F713F" w:rsidRDefault="000F713F" w:rsidP="000F713F">
            <w:pPr>
              <w:keepLines/>
              <w:numPr>
                <w:ilvl w:val="0"/>
                <w:numId w:val="33"/>
              </w:numPr>
              <w:spacing w:before="40" w:after="40"/>
              <w:ind w:firstLine="0"/>
              <w:jc w:val="center"/>
              <w:rPr>
                <w:ins w:id="3690" w:author="Huawei" w:date="2018-04-18T14:51:00Z"/>
                <w:rFonts w:ascii="Times New Roman" w:eastAsia="SimSun" w:hAnsi="Times New Roman"/>
                <w:kern w:val="2"/>
                <w:sz w:val="16"/>
                <w:szCs w:val="18"/>
                <w:lang w:eastAsia="x-none"/>
              </w:rPr>
            </w:pPr>
            <w:ins w:id="3691"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lgDS</w:t>
              </w:r>
            </w:ins>
          </w:p>
        </w:tc>
        <w:tc>
          <w:tcPr>
            <w:tcW w:w="411" w:type="pct"/>
            <w:tcBorders>
              <w:top w:val="single" w:sz="4" w:space="0" w:color="auto"/>
              <w:left w:val="single" w:sz="4" w:space="0" w:color="auto"/>
              <w:bottom w:val="single" w:sz="4" w:space="0" w:color="auto"/>
              <w:right w:val="single" w:sz="4" w:space="0" w:color="auto"/>
            </w:tcBorders>
          </w:tcPr>
          <w:p w14:paraId="7C8AB81E" w14:textId="77777777" w:rsidR="000F713F" w:rsidRPr="000F713F" w:rsidRDefault="000F713F" w:rsidP="000F713F">
            <w:pPr>
              <w:keepLines/>
              <w:numPr>
                <w:ilvl w:val="0"/>
                <w:numId w:val="33"/>
              </w:numPr>
              <w:spacing w:before="40" w:after="40"/>
              <w:ind w:firstLine="0"/>
              <w:jc w:val="center"/>
              <w:rPr>
                <w:ins w:id="3692"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0C660B0" w14:textId="77777777" w:rsidR="000F713F" w:rsidRPr="000F713F" w:rsidRDefault="000F713F" w:rsidP="000F713F">
            <w:pPr>
              <w:keepLines/>
              <w:numPr>
                <w:ilvl w:val="0"/>
                <w:numId w:val="33"/>
              </w:numPr>
              <w:spacing w:before="40" w:after="40"/>
              <w:ind w:firstLine="0"/>
              <w:jc w:val="center"/>
              <w:rPr>
                <w:ins w:id="369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7841A4" w14:textId="77777777" w:rsidR="000F713F" w:rsidRPr="000F713F" w:rsidRDefault="000F713F" w:rsidP="000F713F">
            <w:pPr>
              <w:keepLines/>
              <w:numPr>
                <w:ilvl w:val="0"/>
                <w:numId w:val="33"/>
              </w:numPr>
              <w:spacing w:before="40" w:after="40"/>
              <w:ind w:firstLine="0"/>
              <w:jc w:val="center"/>
              <w:rPr>
                <w:ins w:id="369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7AF43C" w14:textId="77777777" w:rsidR="000F713F" w:rsidRPr="000F713F" w:rsidRDefault="000F713F" w:rsidP="000F713F">
            <w:pPr>
              <w:keepLines/>
              <w:numPr>
                <w:ilvl w:val="0"/>
                <w:numId w:val="33"/>
              </w:numPr>
              <w:spacing w:before="40" w:after="40"/>
              <w:ind w:firstLine="0"/>
              <w:jc w:val="center"/>
              <w:rPr>
                <w:ins w:id="369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F8A2D4" w14:textId="77777777" w:rsidR="000F713F" w:rsidRPr="000F713F" w:rsidRDefault="000F713F" w:rsidP="000F713F">
            <w:pPr>
              <w:keepLines/>
              <w:numPr>
                <w:ilvl w:val="0"/>
                <w:numId w:val="33"/>
              </w:numPr>
              <w:spacing w:before="40" w:after="40"/>
              <w:ind w:firstLine="0"/>
              <w:jc w:val="center"/>
              <w:rPr>
                <w:ins w:id="369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8B4A67" w14:textId="77777777" w:rsidR="000F713F" w:rsidRPr="000F713F" w:rsidRDefault="000F713F" w:rsidP="000F713F">
            <w:pPr>
              <w:keepLines/>
              <w:numPr>
                <w:ilvl w:val="0"/>
                <w:numId w:val="33"/>
              </w:numPr>
              <w:spacing w:before="40" w:after="40"/>
              <w:ind w:firstLine="0"/>
              <w:jc w:val="center"/>
              <w:rPr>
                <w:ins w:id="369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7B20B69" w14:textId="77777777" w:rsidR="000F713F" w:rsidRPr="000F713F" w:rsidRDefault="000F713F" w:rsidP="000F713F">
            <w:pPr>
              <w:keepLines/>
              <w:numPr>
                <w:ilvl w:val="0"/>
                <w:numId w:val="33"/>
              </w:numPr>
              <w:spacing w:before="40" w:after="40"/>
              <w:ind w:firstLine="0"/>
              <w:jc w:val="center"/>
              <w:rPr>
                <w:ins w:id="369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6CAB9E" w14:textId="77777777" w:rsidR="000F713F" w:rsidRPr="000F713F" w:rsidRDefault="000F713F" w:rsidP="000F713F">
            <w:pPr>
              <w:keepLines/>
              <w:numPr>
                <w:ilvl w:val="0"/>
                <w:numId w:val="33"/>
              </w:numPr>
              <w:spacing w:before="40" w:after="40"/>
              <w:ind w:firstLine="0"/>
              <w:jc w:val="center"/>
              <w:rPr>
                <w:ins w:id="3699"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800723C" w14:textId="77777777" w:rsidR="000F713F" w:rsidRPr="000F713F" w:rsidRDefault="000F713F" w:rsidP="000F713F">
            <w:pPr>
              <w:keepLines/>
              <w:numPr>
                <w:ilvl w:val="0"/>
                <w:numId w:val="33"/>
              </w:numPr>
              <w:spacing w:before="40" w:after="40"/>
              <w:ind w:firstLine="0"/>
              <w:jc w:val="center"/>
              <w:rPr>
                <w:ins w:id="3700" w:author="Huawei" w:date="2018-04-18T14:51:00Z"/>
                <w:rFonts w:ascii="Times New Roman" w:eastAsia="SimSun" w:hAnsi="Times New Roman"/>
                <w:color w:val="000000"/>
                <w:kern w:val="24"/>
                <w:sz w:val="16"/>
                <w:szCs w:val="18"/>
                <w:lang w:eastAsia="x-none"/>
              </w:rPr>
            </w:pPr>
          </w:p>
        </w:tc>
      </w:tr>
      <w:tr w:rsidR="000F713F" w:rsidRPr="000F713F" w14:paraId="1164628A" w14:textId="77777777" w:rsidTr="000F713F">
        <w:trPr>
          <w:cantSplit/>
          <w:jc w:val="center"/>
          <w:ins w:id="3701" w:author="Huawei" w:date="2018-04-18T14:5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2EB20BA6" w14:textId="77777777" w:rsidR="000F713F" w:rsidRPr="000F713F" w:rsidRDefault="000F713F" w:rsidP="000F713F">
            <w:pPr>
              <w:keepLines/>
              <w:numPr>
                <w:ilvl w:val="0"/>
                <w:numId w:val="33"/>
              </w:numPr>
              <w:spacing w:before="40" w:after="40"/>
              <w:ind w:firstLine="0"/>
              <w:jc w:val="center"/>
              <w:rPr>
                <w:ins w:id="3702" w:author="Huawei" w:date="2018-04-18T14:51:00Z"/>
                <w:rFonts w:ascii="Times New Roman" w:eastAsia="SimSun" w:hAnsi="Times New Roman"/>
                <w:kern w:val="2"/>
                <w:sz w:val="16"/>
                <w:szCs w:val="18"/>
                <w:lang w:eastAsia="x-none"/>
              </w:rPr>
            </w:pPr>
            <w:ins w:id="3703" w:author="Huawei" w:date="2018-04-18T14:51:00Z">
              <w:r w:rsidRPr="000F713F">
                <w:rPr>
                  <w:rFonts w:ascii="Times New Roman" w:eastAsia="SimSun" w:hAnsi="Times New Roman"/>
                  <w:sz w:val="16"/>
                  <w:szCs w:val="18"/>
                  <w:lang w:eastAsia="x-none"/>
                </w:rPr>
                <w:t>AOD spread (ASD)</w:t>
              </w:r>
            </w:ins>
          </w:p>
          <w:p w14:paraId="7F75B611" w14:textId="77777777" w:rsidR="000F713F" w:rsidRPr="000F713F" w:rsidRDefault="000F713F" w:rsidP="000F713F">
            <w:pPr>
              <w:keepLines/>
              <w:numPr>
                <w:ilvl w:val="0"/>
                <w:numId w:val="33"/>
              </w:numPr>
              <w:spacing w:before="40" w:after="40"/>
              <w:ind w:firstLine="0"/>
              <w:jc w:val="center"/>
              <w:rPr>
                <w:ins w:id="3704" w:author="Huawei" w:date="2018-04-18T14:51:00Z"/>
                <w:rFonts w:ascii="Times New Roman" w:eastAsia="SimSun" w:hAnsi="Times New Roman" w:cs="Arial"/>
                <w:sz w:val="16"/>
                <w:szCs w:val="18"/>
                <w:vertAlign w:val="superscript"/>
                <w:lang w:eastAsia="x-none"/>
              </w:rPr>
            </w:pPr>
            <w:ins w:id="3705" w:author="Huawei" w:date="2018-04-18T14:51:00Z">
              <w:r w:rsidRPr="000F713F">
                <w:rPr>
                  <w:rFonts w:ascii="Times New Roman" w:eastAsia="SimSun" w:hAnsi="Times New Roman"/>
                  <w:sz w:val="16"/>
                  <w:szCs w:val="18"/>
                  <w:lang w:eastAsia="x-none"/>
                </w:rPr>
                <w:t>lgASD=log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(ASD/1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61D6B76A" w14:textId="77777777" w:rsidR="000F713F" w:rsidRPr="000F713F" w:rsidRDefault="000F713F" w:rsidP="000F713F">
            <w:pPr>
              <w:keepLines/>
              <w:numPr>
                <w:ilvl w:val="0"/>
                <w:numId w:val="33"/>
              </w:numPr>
              <w:spacing w:before="40" w:after="40"/>
              <w:ind w:firstLine="0"/>
              <w:jc w:val="center"/>
              <w:rPr>
                <w:ins w:id="3706" w:author="Huawei" w:date="2018-04-18T14:51:00Z"/>
                <w:rFonts w:ascii="Times New Roman" w:eastAsia="SimSun" w:hAnsi="Times New Roman"/>
                <w:sz w:val="16"/>
                <w:szCs w:val="18"/>
                <w:lang w:eastAsia="x-none"/>
              </w:rPr>
            </w:pPr>
            <w:ins w:id="3707"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lgASD</w:t>
              </w:r>
            </w:ins>
          </w:p>
        </w:tc>
        <w:tc>
          <w:tcPr>
            <w:tcW w:w="411" w:type="pct"/>
            <w:tcBorders>
              <w:top w:val="single" w:sz="4" w:space="0" w:color="auto"/>
              <w:left w:val="single" w:sz="4" w:space="0" w:color="auto"/>
              <w:bottom w:val="single" w:sz="4" w:space="0" w:color="auto"/>
              <w:right w:val="single" w:sz="4" w:space="0" w:color="auto"/>
            </w:tcBorders>
          </w:tcPr>
          <w:p w14:paraId="0547467C" w14:textId="77777777" w:rsidR="000F713F" w:rsidRPr="000F713F" w:rsidRDefault="000F713F" w:rsidP="000F713F">
            <w:pPr>
              <w:keepLines/>
              <w:numPr>
                <w:ilvl w:val="0"/>
                <w:numId w:val="33"/>
              </w:numPr>
              <w:spacing w:before="40" w:after="40"/>
              <w:ind w:firstLine="0"/>
              <w:jc w:val="center"/>
              <w:rPr>
                <w:ins w:id="3708"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A67C8E2" w14:textId="77777777" w:rsidR="000F713F" w:rsidRPr="000F713F" w:rsidRDefault="000F713F" w:rsidP="000F713F">
            <w:pPr>
              <w:keepLines/>
              <w:numPr>
                <w:ilvl w:val="0"/>
                <w:numId w:val="33"/>
              </w:numPr>
              <w:spacing w:before="40" w:after="40"/>
              <w:ind w:firstLine="0"/>
              <w:jc w:val="center"/>
              <w:rPr>
                <w:ins w:id="370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9244AB" w14:textId="77777777" w:rsidR="000F713F" w:rsidRPr="000F713F" w:rsidRDefault="000F713F" w:rsidP="000F713F">
            <w:pPr>
              <w:keepLines/>
              <w:numPr>
                <w:ilvl w:val="0"/>
                <w:numId w:val="33"/>
              </w:numPr>
              <w:spacing w:before="40" w:after="40"/>
              <w:ind w:firstLine="0"/>
              <w:jc w:val="center"/>
              <w:rPr>
                <w:ins w:id="371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61214B" w14:textId="77777777" w:rsidR="000F713F" w:rsidRPr="000F713F" w:rsidRDefault="000F713F" w:rsidP="000F713F">
            <w:pPr>
              <w:keepLines/>
              <w:numPr>
                <w:ilvl w:val="0"/>
                <w:numId w:val="33"/>
              </w:numPr>
              <w:spacing w:before="40" w:after="40"/>
              <w:ind w:firstLine="0"/>
              <w:jc w:val="center"/>
              <w:rPr>
                <w:ins w:id="371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473DE5" w14:textId="77777777" w:rsidR="000F713F" w:rsidRPr="000F713F" w:rsidRDefault="000F713F" w:rsidP="000F713F">
            <w:pPr>
              <w:keepLines/>
              <w:numPr>
                <w:ilvl w:val="0"/>
                <w:numId w:val="33"/>
              </w:numPr>
              <w:spacing w:before="40" w:after="40"/>
              <w:ind w:firstLine="0"/>
              <w:jc w:val="center"/>
              <w:rPr>
                <w:ins w:id="371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1E5993" w14:textId="77777777" w:rsidR="000F713F" w:rsidRPr="000F713F" w:rsidRDefault="000F713F" w:rsidP="000F713F">
            <w:pPr>
              <w:keepLines/>
              <w:numPr>
                <w:ilvl w:val="0"/>
                <w:numId w:val="33"/>
              </w:numPr>
              <w:spacing w:before="40" w:after="40"/>
              <w:ind w:firstLine="0"/>
              <w:jc w:val="center"/>
              <w:rPr>
                <w:ins w:id="371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5F3F02" w14:textId="77777777" w:rsidR="000F713F" w:rsidRPr="000F713F" w:rsidRDefault="000F713F" w:rsidP="000F713F">
            <w:pPr>
              <w:keepLines/>
              <w:numPr>
                <w:ilvl w:val="0"/>
                <w:numId w:val="33"/>
              </w:numPr>
              <w:spacing w:before="40" w:after="40"/>
              <w:ind w:firstLine="0"/>
              <w:jc w:val="center"/>
              <w:rPr>
                <w:ins w:id="371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9010B10" w14:textId="77777777" w:rsidR="000F713F" w:rsidRPr="000F713F" w:rsidRDefault="000F713F" w:rsidP="000F713F">
            <w:pPr>
              <w:keepLines/>
              <w:numPr>
                <w:ilvl w:val="0"/>
                <w:numId w:val="33"/>
              </w:numPr>
              <w:spacing w:before="40" w:after="40"/>
              <w:ind w:firstLine="0"/>
              <w:jc w:val="center"/>
              <w:rPr>
                <w:ins w:id="3715"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8124EC4" w14:textId="77777777" w:rsidR="000F713F" w:rsidRPr="000F713F" w:rsidRDefault="000F713F" w:rsidP="000F713F">
            <w:pPr>
              <w:keepLines/>
              <w:numPr>
                <w:ilvl w:val="0"/>
                <w:numId w:val="33"/>
              </w:numPr>
              <w:spacing w:before="40" w:after="40"/>
              <w:ind w:firstLine="0"/>
              <w:jc w:val="center"/>
              <w:rPr>
                <w:ins w:id="3716" w:author="Huawei" w:date="2018-04-18T14:51:00Z"/>
                <w:rFonts w:ascii="Times New Roman" w:eastAsia="SimSun" w:hAnsi="Times New Roman"/>
                <w:color w:val="000000"/>
                <w:kern w:val="24"/>
                <w:sz w:val="16"/>
                <w:szCs w:val="18"/>
                <w:lang w:eastAsia="x-none"/>
              </w:rPr>
            </w:pPr>
          </w:p>
        </w:tc>
      </w:tr>
      <w:tr w:rsidR="000F713F" w:rsidRPr="000F713F" w14:paraId="64B3795E" w14:textId="77777777" w:rsidTr="000F713F">
        <w:trPr>
          <w:cantSplit/>
          <w:jc w:val="center"/>
          <w:ins w:id="3717" w:author="Huawei" w:date="2018-04-18T14:5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24F77D" w14:textId="77777777" w:rsidR="000F713F" w:rsidRPr="000F713F" w:rsidRDefault="000F713F" w:rsidP="000F713F">
            <w:pPr>
              <w:ind w:left="720" w:hanging="720"/>
              <w:rPr>
                <w:ins w:id="3718" w:author="Huawei" w:date="2018-04-18T14:51:00Z"/>
                <w:rFonts w:ascii="Arial" w:eastAsia="Malgun Gothic" w:hAnsi="Arial" w:cs="Arial"/>
                <w:kern w:val="2"/>
                <w:sz w:val="16"/>
                <w:szCs w:val="18"/>
                <w:vertAlign w:val="superscript"/>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4C374875" w14:textId="77777777" w:rsidR="000F713F" w:rsidRPr="000F713F" w:rsidRDefault="000F713F" w:rsidP="000F713F">
            <w:pPr>
              <w:keepLines/>
              <w:numPr>
                <w:ilvl w:val="0"/>
                <w:numId w:val="33"/>
              </w:numPr>
              <w:spacing w:before="40" w:after="40"/>
              <w:ind w:firstLine="0"/>
              <w:jc w:val="center"/>
              <w:rPr>
                <w:ins w:id="3719" w:author="Huawei" w:date="2018-04-18T14:51:00Z"/>
                <w:rFonts w:ascii="Times New Roman" w:eastAsia="SimSun" w:hAnsi="Times New Roman"/>
                <w:kern w:val="2"/>
                <w:sz w:val="16"/>
                <w:szCs w:val="18"/>
                <w:lang w:eastAsia="x-none"/>
              </w:rPr>
            </w:pPr>
            <w:ins w:id="3720"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lgASD</w:t>
              </w:r>
            </w:ins>
          </w:p>
        </w:tc>
        <w:tc>
          <w:tcPr>
            <w:tcW w:w="411" w:type="pct"/>
            <w:tcBorders>
              <w:top w:val="single" w:sz="4" w:space="0" w:color="auto"/>
              <w:left w:val="single" w:sz="4" w:space="0" w:color="auto"/>
              <w:bottom w:val="single" w:sz="4" w:space="0" w:color="auto"/>
              <w:right w:val="single" w:sz="4" w:space="0" w:color="auto"/>
            </w:tcBorders>
          </w:tcPr>
          <w:p w14:paraId="7FE3865E" w14:textId="77777777" w:rsidR="000F713F" w:rsidRPr="000F713F" w:rsidRDefault="000F713F" w:rsidP="000F713F">
            <w:pPr>
              <w:keepLines/>
              <w:numPr>
                <w:ilvl w:val="0"/>
                <w:numId w:val="33"/>
              </w:numPr>
              <w:spacing w:before="40" w:after="40"/>
              <w:ind w:firstLine="0"/>
              <w:jc w:val="center"/>
              <w:rPr>
                <w:ins w:id="3721"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6A6CA7E" w14:textId="77777777" w:rsidR="000F713F" w:rsidRPr="000F713F" w:rsidRDefault="000F713F" w:rsidP="000F713F">
            <w:pPr>
              <w:keepLines/>
              <w:numPr>
                <w:ilvl w:val="0"/>
                <w:numId w:val="33"/>
              </w:numPr>
              <w:spacing w:before="40" w:after="40"/>
              <w:ind w:firstLine="0"/>
              <w:jc w:val="center"/>
              <w:rPr>
                <w:ins w:id="372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B337D6" w14:textId="77777777" w:rsidR="000F713F" w:rsidRPr="000F713F" w:rsidRDefault="000F713F" w:rsidP="000F713F">
            <w:pPr>
              <w:keepLines/>
              <w:numPr>
                <w:ilvl w:val="0"/>
                <w:numId w:val="33"/>
              </w:numPr>
              <w:spacing w:before="40" w:after="40"/>
              <w:ind w:firstLine="0"/>
              <w:jc w:val="center"/>
              <w:rPr>
                <w:ins w:id="372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71F472" w14:textId="77777777" w:rsidR="000F713F" w:rsidRPr="000F713F" w:rsidRDefault="000F713F" w:rsidP="000F713F">
            <w:pPr>
              <w:keepLines/>
              <w:numPr>
                <w:ilvl w:val="0"/>
                <w:numId w:val="33"/>
              </w:numPr>
              <w:spacing w:before="40" w:after="40"/>
              <w:ind w:firstLine="0"/>
              <w:jc w:val="center"/>
              <w:rPr>
                <w:ins w:id="372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BBB7BE0" w14:textId="77777777" w:rsidR="000F713F" w:rsidRPr="000F713F" w:rsidRDefault="000F713F" w:rsidP="000F713F">
            <w:pPr>
              <w:keepLines/>
              <w:numPr>
                <w:ilvl w:val="0"/>
                <w:numId w:val="33"/>
              </w:numPr>
              <w:spacing w:before="40" w:after="40"/>
              <w:ind w:firstLine="0"/>
              <w:jc w:val="center"/>
              <w:rPr>
                <w:ins w:id="372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28C1EA3" w14:textId="77777777" w:rsidR="000F713F" w:rsidRPr="000F713F" w:rsidRDefault="000F713F" w:rsidP="000F713F">
            <w:pPr>
              <w:keepLines/>
              <w:numPr>
                <w:ilvl w:val="0"/>
                <w:numId w:val="33"/>
              </w:numPr>
              <w:spacing w:before="40" w:after="40"/>
              <w:ind w:firstLine="0"/>
              <w:jc w:val="center"/>
              <w:rPr>
                <w:ins w:id="372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801A06" w14:textId="77777777" w:rsidR="000F713F" w:rsidRPr="000F713F" w:rsidRDefault="000F713F" w:rsidP="000F713F">
            <w:pPr>
              <w:keepLines/>
              <w:numPr>
                <w:ilvl w:val="0"/>
                <w:numId w:val="33"/>
              </w:numPr>
              <w:spacing w:before="40" w:after="40"/>
              <w:ind w:firstLine="0"/>
              <w:jc w:val="center"/>
              <w:rPr>
                <w:ins w:id="372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73249C" w14:textId="77777777" w:rsidR="000F713F" w:rsidRPr="000F713F" w:rsidRDefault="000F713F" w:rsidP="000F713F">
            <w:pPr>
              <w:keepLines/>
              <w:numPr>
                <w:ilvl w:val="0"/>
                <w:numId w:val="33"/>
              </w:numPr>
              <w:spacing w:before="40" w:after="40"/>
              <w:ind w:firstLine="0"/>
              <w:jc w:val="center"/>
              <w:rPr>
                <w:ins w:id="3728"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95032A4" w14:textId="77777777" w:rsidR="000F713F" w:rsidRPr="000F713F" w:rsidRDefault="000F713F" w:rsidP="000F713F">
            <w:pPr>
              <w:keepLines/>
              <w:numPr>
                <w:ilvl w:val="0"/>
                <w:numId w:val="33"/>
              </w:numPr>
              <w:spacing w:before="40" w:after="40"/>
              <w:ind w:firstLine="0"/>
              <w:jc w:val="center"/>
              <w:rPr>
                <w:ins w:id="3729" w:author="Huawei" w:date="2018-04-18T14:51:00Z"/>
                <w:rFonts w:ascii="Times New Roman" w:eastAsia="SimSun" w:hAnsi="Times New Roman"/>
                <w:color w:val="000000"/>
                <w:kern w:val="24"/>
                <w:sz w:val="16"/>
                <w:szCs w:val="18"/>
                <w:lang w:eastAsia="x-none"/>
              </w:rPr>
            </w:pPr>
          </w:p>
        </w:tc>
      </w:tr>
      <w:tr w:rsidR="000F713F" w:rsidRPr="000F713F" w14:paraId="659AE45C" w14:textId="77777777" w:rsidTr="000F713F">
        <w:trPr>
          <w:cantSplit/>
          <w:jc w:val="center"/>
          <w:ins w:id="3730" w:author="Huawei" w:date="2018-04-18T14:5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54440967" w14:textId="77777777" w:rsidR="000F713F" w:rsidRPr="000F713F" w:rsidRDefault="000F713F" w:rsidP="000F713F">
            <w:pPr>
              <w:keepLines/>
              <w:numPr>
                <w:ilvl w:val="0"/>
                <w:numId w:val="33"/>
              </w:numPr>
              <w:spacing w:before="40" w:after="40"/>
              <w:ind w:firstLine="0"/>
              <w:jc w:val="center"/>
              <w:rPr>
                <w:ins w:id="3731" w:author="Huawei" w:date="2018-04-18T14:51:00Z"/>
                <w:rFonts w:ascii="Times New Roman" w:eastAsia="SimSun" w:hAnsi="Times New Roman"/>
                <w:kern w:val="2"/>
                <w:sz w:val="16"/>
                <w:szCs w:val="18"/>
                <w:lang w:eastAsia="x-none"/>
              </w:rPr>
            </w:pPr>
            <w:ins w:id="3732" w:author="Huawei" w:date="2018-04-18T14:51:00Z">
              <w:r w:rsidRPr="000F713F">
                <w:rPr>
                  <w:rFonts w:ascii="Times New Roman" w:eastAsia="SimSun" w:hAnsi="Times New Roman"/>
                  <w:sz w:val="16"/>
                  <w:szCs w:val="18"/>
                  <w:lang w:eastAsia="x-none"/>
                </w:rPr>
                <w:t>AOA spread (ASA)</w:t>
              </w:r>
            </w:ins>
          </w:p>
          <w:p w14:paraId="512990BB" w14:textId="77777777" w:rsidR="000F713F" w:rsidRPr="000F713F" w:rsidRDefault="000F713F" w:rsidP="000F713F">
            <w:pPr>
              <w:keepLines/>
              <w:numPr>
                <w:ilvl w:val="0"/>
                <w:numId w:val="33"/>
              </w:numPr>
              <w:spacing w:before="40" w:after="40"/>
              <w:ind w:firstLine="0"/>
              <w:jc w:val="center"/>
              <w:rPr>
                <w:ins w:id="3733" w:author="Huawei" w:date="2018-04-18T14:51:00Z"/>
                <w:rFonts w:ascii="Times New Roman" w:eastAsia="SimSun" w:hAnsi="Times New Roman" w:cs="Arial"/>
                <w:sz w:val="16"/>
                <w:szCs w:val="18"/>
                <w:lang w:eastAsia="x-none"/>
              </w:rPr>
            </w:pPr>
            <w:ins w:id="3734" w:author="Huawei" w:date="2018-04-18T14:51:00Z">
              <w:r w:rsidRPr="000F713F">
                <w:rPr>
                  <w:rFonts w:ascii="Times New Roman" w:eastAsia="SimSun" w:hAnsi="Times New Roman"/>
                  <w:sz w:val="16"/>
                  <w:szCs w:val="18"/>
                  <w:lang w:eastAsia="x-none"/>
                </w:rPr>
                <w:t>lgASA=log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(ASA/1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42A22761" w14:textId="77777777" w:rsidR="000F713F" w:rsidRPr="000F713F" w:rsidRDefault="000F713F" w:rsidP="000F713F">
            <w:pPr>
              <w:keepLines/>
              <w:numPr>
                <w:ilvl w:val="0"/>
                <w:numId w:val="33"/>
              </w:numPr>
              <w:spacing w:before="40" w:after="40"/>
              <w:ind w:firstLine="0"/>
              <w:jc w:val="center"/>
              <w:rPr>
                <w:ins w:id="3735" w:author="Huawei" w:date="2018-04-18T14:51:00Z"/>
                <w:rFonts w:ascii="Times New Roman" w:eastAsia="SimSun" w:hAnsi="Times New Roman"/>
                <w:sz w:val="16"/>
                <w:szCs w:val="18"/>
                <w:lang w:eastAsia="x-none"/>
              </w:rPr>
            </w:pPr>
            <w:ins w:id="3736"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lgASA</w:t>
              </w:r>
            </w:ins>
          </w:p>
        </w:tc>
        <w:tc>
          <w:tcPr>
            <w:tcW w:w="411" w:type="pct"/>
            <w:tcBorders>
              <w:top w:val="single" w:sz="4" w:space="0" w:color="auto"/>
              <w:left w:val="single" w:sz="4" w:space="0" w:color="auto"/>
              <w:bottom w:val="single" w:sz="4" w:space="0" w:color="auto"/>
              <w:right w:val="single" w:sz="4" w:space="0" w:color="auto"/>
            </w:tcBorders>
          </w:tcPr>
          <w:p w14:paraId="61CD9F16" w14:textId="77777777" w:rsidR="000F713F" w:rsidRPr="000F713F" w:rsidRDefault="000F713F" w:rsidP="000F713F">
            <w:pPr>
              <w:keepLines/>
              <w:numPr>
                <w:ilvl w:val="0"/>
                <w:numId w:val="33"/>
              </w:numPr>
              <w:spacing w:before="40" w:after="40"/>
              <w:ind w:firstLine="0"/>
              <w:jc w:val="center"/>
              <w:rPr>
                <w:ins w:id="3737"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85CE995" w14:textId="77777777" w:rsidR="000F713F" w:rsidRPr="000F713F" w:rsidRDefault="000F713F" w:rsidP="000F713F">
            <w:pPr>
              <w:keepLines/>
              <w:numPr>
                <w:ilvl w:val="0"/>
                <w:numId w:val="33"/>
              </w:numPr>
              <w:spacing w:before="40" w:after="40"/>
              <w:ind w:firstLine="0"/>
              <w:jc w:val="center"/>
              <w:rPr>
                <w:ins w:id="373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F79C3C3" w14:textId="77777777" w:rsidR="000F713F" w:rsidRPr="000F713F" w:rsidRDefault="000F713F" w:rsidP="000F713F">
            <w:pPr>
              <w:keepLines/>
              <w:numPr>
                <w:ilvl w:val="0"/>
                <w:numId w:val="33"/>
              </w:numPr>
              <w:spacing w:before="40" w:after="40"/>
              <w:ind w:firstLine="0"/>
              <w:jc w:val="center"/>
              <w:rPr>
                <w:ins w:id="373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57C005" w14:textId="77777777" w:rsidR="000F713F" w:rsidRPr="000F713F" w:rsidRDefault="000F713F" w:rsidP="000F713F">
            <w:pPr>
              <w:keepLines/>
              <w:numPr>
                <w:ilvl w:val="0"/>
                <w:numId w:val="33"/>
              </w:numPr>
              <w:spacing w:before="40" w:after="40"/>
              <w:ind w:firstLine="0"/>
              <w:jc w:val="center"/>
              <w:rPr>
                <w:ins w:id="374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6E51CA" w14:textId="77777777" w:rsidR="000F713F" w:rsidRPr="000F713F" w:rsidRDefault="000F713F" w:rsidP="000F713F">
            <w:pPr>
              <w:keepLines/>
              <w:numPr>
                <w:ilvl w:val="0"/>
                <w:numId w:val="33"/>
              </w:numPr>
              <w:spacing w:before="40" w:after="40"/>
              <w:ind w:firstLine="0"/>
              <w:jc w:val="center"/>
              <w:rPr>
                <w:ins w:id="374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448149" w14:textId="77777777" w:rsidR="000F713F" w:rsidRPr="000F713F" w:rsidRDefault="000F713F" w:rsidP="000F713F">
            <w:pPr>
              <w:keepLines/>
              <w:numPr>
                <w:ilvl w:val="0"/>
                <w:numId w:val="33"/>
              </w:numPr>
              <w:spacing w:before="40" w:after="40"/>
              <w:ind w:firstLine="0"/>
              <w:jc w:val="center"/>
              <w:rPr>
                <w:ins w:id="374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0208B43" w14:textId="77777777" w:rsidR="000F713F" w:rsidRPr="000F713F" w:rsidRDefault="000F713F" w:rsidP="000F713F">
            <w:pPr>
              <w:keepLines/>
              <w:numPr>
                <w:ilvl w:val="0"/>
                <w:numId w:val="33"/>
              </w:numPr>
              <w:spacing w:before="40" w:after="40"/>
              <w:ind w:firstLine="0"/>
              <w:jc w:val="center"/>
              <w:rPr>
                <w:ins w:id="374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8B5698" w14:textId="77777777" w:rsidR="000F713F" w:rsidRPr="000F713F" w:rsidRDefault="000F713F" w:rsidP="000F713F">
            <w:pPr>
              <w:keepLines/>
              <w:numPr>
                <w:ilvl w:val="0"/>
                <w:numId w:val="33"/>
              </w:numPr>
              <w:spacing w:before="40" w:after="40"/>
              <w:ind w:firstLine="0"/>
              <w:jc w:val="center"/>
              <w:rPr>
                <w:ins w:id="3744"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B85C31C" w14:textId="77777777" w:rsidR="000F713F" w:rsidRPr="000F713F" w:rsidRDefault="000F713F" w:rsidP="000F713F">
            <w:pPr>
              <w:keepLines/>
              <w:numPr>
                <w:ilvl w:val="0"/>
                <w:numId w:val="33"/>
              </w:numPr>
              <w:spacing w:before="40" w:after="40"/>
              <w:ind w:firstLine="0"/>
              <w:jc w:val="center"/>
              <w:rPr>
                <w:ins w:id="3745" w:author="Huawei" w:date="2018-04-18T14:51:00Z"/>
                <w:rFonts w:ascii="Times New Roman" w:eastAsia="SimSun" w:hAnsi="Times New Roman"/>
                <w:color w:val="000000"/>
                <w:kern w:val="24"/>
                <w:sz w:val="16"/>
                <w:szCs w:val="18"/>
                <w:lang w:eastAsia="x-none"/>
              </w:rPr>
            </w:pPr>
          </w:p>
        </w:tc>
      </w:tr>
      <w:tr w:rsidR="000F713F" w:rsidRPr="000F713F" w14:paraId="41424D0F" w14:textId="77777777" w:rsidTr="000F713F">
        <w:trPr>
          <w:cantSplit/>
          <w:jc w:val="center"/>
          <w:ins w:id="3746" w:author="Huawei" w:date="2018-04-18T14:5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377970" w14:textId="77777777" w:rsidR="000F713F" w:rsidRPr="000F713F" w:rsidRDefault="000F713F" w:rsidP="000F713F">
            <w:pPr>
              <w:ind w:left="720" w:hanging="720"/>
              <w:rPr>
                <w:ins w:id="3747"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253A7343" w14:textId="77777777" w:rsidR="000F713F" w:rsidRPr="000F713F" w:rsidRDefault="000F713F" w:rsidP="000F713F">
            <w:pPr>
              <w:keepLines/>
              <w:numPr>
                <w:ilvl w:val="0"/>
                <w:numId w:val="33"/>
              </w:numPr>
              <w:spacing w:before="40" w:after="40"/>
              <w:ind w:firstLine="0"/>
              <w:jc w:val="center"/>
              <w:rPr>
                <w:ins w:id="3748" w:author="Huawei" w:date="2018-04-18T14:51:00Z"/>
                <w:rFonts w:ascii="Times New Roman" w:eastAsia="SimSun" w:hAnsi="Times New Roman"/>
                <w:kern w:val="2"/>
                <w:sz w:val="16"/>
                <w:szCs w:val="18"/>
                <w:lang w:eastAsia="x-none"/>
              </w:rPr>
            </w:pPr>
            <w:ins w:id="3749"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lgASA</w:t>
              </w:r>
            </w:ins>
          </w:p>
        </w:tc>
        <w:tc>
          <w:tcPr>
            <w:tcW w:w="411" w:type="pct"/>
            <w:tcBorders>
              <w:top w:val="single" w:sz="4" w:space="0" w:color="auto"/>
              <w:left w:val="single" w:sz="4" w:space="0" w:color="auto"/>
              <w:bottom w:val="single" w:sz="4" w:space="0" w:color="auto"/>
              <w:right w:val="single" w:sz="4" w:space="0" w:color="auto"/>
            </w:tcBorders>
          </w:tcPr>
          <w:p w14:paraId="4E64A64F" w14:textId="77777777" w:rsidR="000F713F" w:rsidRPr="000F713F" w:rsidRDefault="000F713F" w:rsidP="000F713F">
            <w:pPr>
              <w:keepLines/>
              <w:numPr>
                <w:ilvl w:val="0"/>
                <w:numId w:val="33"/>
              </w:numPr>
              <w:spacing w:before="40" w:after="40"/>
              <w:ind w:firstLine="0"/>
              <w:jc w:val="center"/>
              <w:rPr>
                <w:ins w:id="3750"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64D14CC" w14:textId="77777777" w:rsidR="000F713F" w:rsidRPr="000F713F" w:rsidRDefault="000F713F" w:rsidP="000F713F">
            <w:pPr>
              <w:keepLines/>
              <w:numPr>
                <w:ilvl w:val="0"/>
                <w:numId w:val="33"/>
              </w:numPr>
              <w:spacing w:before="40" w:after="40"/>
              <w:ind w:firstLine="0"/>
              <w:jc w:val="center"/>
              <w:rPr>
                <w:ins w:id="375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6237F65" w14:textId="77777777" w:rsidR="000F713F" w:rsidRPr="000F713F" w:rsidRDefault="000F713F" w:rsidP="000F713F">
            <w:pPr>
              <w:keepLines/>
              <w:numPr>
                <w:ilvl w:val="0"/>
                <w:numId w:val="33"/>
              </w:numPr>
              <w:spacing w:before="40" w:after="40"/>
              <w:ind w:firstLine="0"/>
              <w:jc w:val="center"/>
              <w:rPr>
                <w:ins w:id="375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ADB22C1" w14:textId="77777777" w:rsidR="000F713F" w:rsidRPr="000F713F" w:rsidRDefault="000F713F" w:rsidP="000F713F">
            <w:pPr>
              <w:keepLines/>
              <w:numPr>
                <w:ilvl w:val="0"/>
                <w:numId w:val="33"/>
              </w:numPr>
              <w:spacing w:before="40" w:after="40"/>
              <w:ind w:firstLine="0"/>
              <w:jc w:val="center"/>
              <w:rPr>
                <w:ins w:id="375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D11085" w14:textId="77777777" w:rsidR="000F713F" w:rsidRPr="000F713F" w:rsidRDefault="000F713F" w:rsidP="000F713F">
            <w:pPr>
              <w:keepLines/>
              <w:numPr>
                <w:ilvl w:val="0"/>
                <w:numId w:val="33"/>
              </w:numPr>
              <w:spacing w:before="40" w:after="40"/>
              <w:ind w:firstLine="0"/>
              <w:jc w:val="center"/>
              <w:rPr>
                <w:ins w:id="375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6737FF3" w14:textId="77777777" w:rsidR="000F713F" w:rsidRPr="000F713F" w:rsidRDefault="000F713F" w:rsidP="000F713F">
            <w:pPr>
              <w:keepLines/>
              <w:numPr>
                <w:ilvl w:val="0"/>
                <w:numId w:val="33"/>
              </w:numPr>
              <w:spacing w:before="40" w:after="40"/>
              <w:ind w:firstLine="0"/>
              <w:jc w:val="center"/>
              <w:rPr>
                <w:ins w:id="375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0091FA" w14:textId="77777777" w:rsidR="000F713F" w:rsidRPr="000F713F" w:rsidRDefault="000F713F" w:rsidP="000F713F">
            <w:pPr>
              <w:keepLines/>
              <w:numPr>
                <w:ilvl w:val="0"/>
                <w:numId w:val="33"/>
              </w:numPr>
              <w:spacing w:before="40" w:after="40"/>
              <w:ind w:firstLine="0"/>
              <w:jc w:val="center"/>
              <w:rPr>
                <w:ins w:id="375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ECF1AB" w14:textId="77777777" w:rsidR="000F713F" w:rsidRPr="000F713F" w:rsidRDefault="000F713F" w:rsidP="000F713F">
            <w:pPr>
              <w:keepLines/>
              <w:numPr>
                <w:ilvl w:val="0"/>
                <w:numId w:val="33"/>
              </w:numPr>
              <w:spacing w:before="40" w:after="40"/>
              <w:ind w:firstLine="0"/>
              <w:jc w:val="center"/>
              <w:rPr>
                <w:ins w:id="3757"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50022C3" w14:textId="77777777" w:rsidR="000F713F" w:rsidRPr="000F713F" w:rsidRDefault="000F713F" w:rsidP="000F713F">
            <w:pPr>
              <w:keepLines/>
              <w:numPr>
                <w:ilvl w:val="0"/>
                <w:numId w:val="33"/>
              </w:numPr>
              <w:spacing w:before="40" w:after="40"/>
              <w:ind w:firstLine="0"/>
              <w:jc w:val="center"/>
              <w:rPr>
                <w:ins w:id="3758" w:author="Huawei" w:date="2018-04-18T14:51:00Z"/>
                <w:rFonts w:ascii="Times New Roman" w:eastAsia="SimSun" w:hAnsi="Times New Roman"/>
                <w:color w:val="000000"/>
                <w:kern w:val="24"/>
                <w:sz w:val="16"/>
                <w:szCs w:val="18"/>
                <w:lang w:eastAsia="x-none"/>
              </w:rPr>
            </w:pPr>
          </w:p>
        </w:tc>
      </w:tr>
      <w:tr w:rsidR="000F713F" w:rsidRPr="000F713F" w14:paraId="4FA810D8" w14:textId="77777777" w:rsidTr="000F713F">
        <w:trPr>
          <w:cantSplit/>
          <w:jc w:val="center"/>
          <w:ins w:id="3759" w:author="Huawei" w:date="2018-04-18T14:5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27931776" w14:textId="77777777" w:rsidR="000F713F" w:rsidRPr="000F713F" w:rsidRDefault="000F713F" w:rsidP="000F713F">
            <w:pPr>
              <w:keepLines/>
              <w:numPr>
                <w:ilvl w:val="0"/>
                <w:numId w:val="33"/>
              </w:numPr>
              <w:spacing w:before="40" w:after="40"/>
              <w:ind w:firstLine="0"/>
              <w:jc w:val="center"/>
              <w:rPr>
                <w:ins w:id="3760" w:author="Huawei" w:date="2018-04-18T14:51:00Z"/>
                <w:rFonts w:ascii="Times New Roman" w:eastAsia="SimSun" w:hAnsi="Times New Roman"/>
                <w:kern w:val="2"/>
                <w:sz w:val="16"/>
                <w:szCs w:val="18"/>
                <w:lang w:eastAsia="x-none"/>
              </w:rPr>
            </w:pPr>
            <w:ins w:id="3761" w:author="Huawei" w:date="2018-04-18T14:51:00Z">
              <w:r w:rsidRPr="000F713F">
                <w:rPr>
                  <w:rFonts w:ascii="Times New Roman" w:eastAsia="SimSun" w:hAnsi="Times New Roman"/>
                  <w:sz w:val="16"/>
                  <w:szCs w:val="18"/>
                  <w:lang w:eastAsia="x-none"/>
                </w:rPr>
                <w:t>ZOA spread (ZSA)</w:t>
              </w:r>
            </w:ins>
          </w:p>
          <w:p w14:paraId="50F7C9A1" w14:textId="77777777" w:rsidR="000F713F" w:rsidRPr="000F713F" w:rsidRDefault="000F713F" w:rsidP="000F713F">
            <w:pPr>
              <w:keepLines/>
              <w:numPr>
                <w:ilvl w:val="0"/>
                <w:numId w:val="33"/>
              </w:numPr>
              <w:spacing w:before="40" w:after="40"/>
              <w:ind w:firstLine="0"/>
              <w:jc w:val="center"/>
              <w:rPr>
                <w:ins w:id="3762" w:author="Huawei" w:date="2018-04-18T14:51:00Z"/>
                <w:rFonts w:ascii="Times New Roman" w:eastAsia="SimSun" w:hAnsi="Times New Roman" w:cs="Arial"/>
                <w:sz w:val="16"/>
                <w:szCs w:val="18"/>
                <w:lang w:eastAsia="x-none"/>
              </w:rPr>
            </w:pPr>
            <w:ins w:id="3763" w:author="Huawei" w:date="2018-04-18T14:51:00Z">
              <w:r w:rsidRPr="000F713F">
                <w:rPr>
                  <w:rFonts w:ascii="Times New Roman" w:eastAsia="SimSun" w:hAnsi="Times New Roman"/>
                  <w:sz w:val="16"/>
                  <w:szCs w:val="18"/>
                  <w:lang w:eastAsia="x-none"/>
                </w:rPr>
                <w:t>lgZSA=log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(ZSA/1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4CFF156E" w14:textId="77777777" w:rsidR="000F713F" w:rsidRPr="000F713F" w:rsidRDefault="000F713F" w:rsidP="000F713F">
            <w:pPr>
              <w:keepLines/>
              <w:numPr>
                <w:ilvl w:val="0"/>
                <w:numId w:val="33"/>
              </w:numPr>
              <w:spacing w:before="40" w:after="40"/>
              <w:ind w:firstLine="0"/>
              <w:jc w:val="center"/>
              <w:rPr>
                <w:ins w:id="3764" w:author="Huawei" w:date="2018-04-18T14:51:00Z"/>
                <w:rFonts w:ascii="Times New Roman" w:eastAsia="SimSun" w:hAnsi="Times New Roman"/>
                <w:sz w:val="16"/>
                <w:szCs w:val="18"/>
                <w:lang w:eastAsia="x-none"/>
              </w:rPr>
            </w:pPr>
            <w:ins w:id="3765"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lgZSA</w:t>
              </w:r>
            </w:ins>
          </w:p>
        </w:tc>
        <w:tc>
          <w:tcPr>
            <w:tcW w:w="411" w:type="pct"/>
            <w:tcBorders>
              <w:top w:val="single" w:sz="4" w:space="0" w:color="auto"/>
              <w:left w:val="single" w:sz="4" w:space="0" w:color="auto"/>
              <w:bottom w:val="single" w:sz="4" w:space="0" w:color="auto"/>
              <w:right w:val="single" w:sz="4" w:space="0" w:color="auto"/>
            </w:tcBorders>
          </w:tcPr>
          <w:p w14:paraId="70E60509" w14:textId="77777777" w:rsidR="000F713F" w:rsidRPr="000F713F" w:rsidRDefault="000F713F" w:rsidP="000F713F">
            <w:pPr>
              <w:keepLines/>
              <w:numPr>
                <w:ilvl w:val="0"/>
                <w:numId w:val="33"/>
              </w:numPr>
              <w:spacing w:before="40" w:after="40"/>
              <w:ind w:firstLine="0"/>
              <w:jc w:val="center"/>
              <w:rPr>
                <w:ins w:id="3766"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35C0F93" w14:textId="77777777" w:rsidR="000F713F" w:rsidRPr="000F713F" w:rsidRDefault="000F713F" w:rsidP="000F713F">
            <w:pPr>
              <w:keepLines/>
              <w:numPr>
                <w:ilvl w:val="0"/>
                <w:numId w:val="33"/>
              </w:numPr>
              <w:spacing w:before="40" w:after="40"/>
              <w:ind w:firstLine="0"/>
              <w:jc w:val="center"/>
              <w:rPr>
                <w:ins w:id="376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DCE440F" w14:textId="77777777" w:rsidR="000F713F" w:rsidRPr="000F713F" w:rsidRDefault="000F713F" w:rsidP="000F713F">
            <w:pPr>
              <w:keepLines/>
              <w:numPr>
                <w:ilvl w:val="0"/>
                <w:numId w:val="33"/>
              </w:numPr>
              <w:spacing w:before="40" w:after="40"/>
              <w:ind w:firstLine="0"/>
              <w:jc w:val="center"/>
              <w:rPr>
                <w:ins w:id="376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15BC22" w14:textId="77777777" w:rsidR="000F713F" w:rsidRPr="000F713F" w:rsidRDefault="000F713F" w:rsidP="000F713F">
            <w:pPr>
              <w:keepLines/>
              <w:numPr>
                <w:ilvl w:val="0"/>
                <w:numId w:val="33"/>
              </w:numPr>
              <w:spacing w:before="40" w:after="40"/>
              <w:ind w:firstLine="0"/>
              <w:jc w:val="center"/>
              <w:rPr>
                <w:ins w:id="376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DF1F2C" w14:textId="77777777" w:rsidR="000F713F" w:rsidRPr="000F713F" w:rsidRDefault="000F713F" w:rsidP="000F713F">
            <w:pPr>
              <w:keepLines/>
              <w:numPr>
                <w:ilvl w:val="0"/>
                <w:numId w:val="33"/>
              </w:numPr>
              <w:spacing w:before="40" w:after="40"/>
              <w:ind w:firstLine="0"/>
              <w:jc w:val="center"/>
              <w:rPr>
                <w:ins w:id="377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BBBA503" w14:textId="77777777" w:rsidR="000F713F" w:rsidRPr="000F713F" w:rsidRDefault="000F713F" w:rsidP="000F713F">
            <w:pPr>
              <w:keepLines/>
              <w:numPr>
                <w:ilvl w:val="0"/>
                <w:numId w:val="33"/>
              </w:numPr>
              <w:spacing w:before="40" w:after="40"/>
              <w:ind w:firstLine="0"/>
              <w:jc w:val="center"/>
              <w:rPr>
                <w:ins w:id="377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B64F9C" w14:textId="77777777" w:rsidR="000F713F" w:rsidRPr="000F713F" w:rsidRDefault="000F713F" w:rsidP="000F713F">
            <w:pPr>
              <w:keepLines/>
              <w:numPr>
                <w:ilvl w:val="0"/>
                <w:numId w:val="33"/>
              </w:numPr>
              <w:spacing w:before="40" w:after="40"/>
              <w:ind w:firstLine="0"/>
              <w:jc w:val="center"/>
              <w:rPr>
                <w:ins w:id="377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19069E" w14:textId="77777777" w:rsidR="000F713F" w:rsidRPr="000F713F" w:rsidRDefault="000F713F" w:rsidP="000F713F">
            <w:pPr>
              <w:keepLines/>
              <w:numPr>
                <w:ilvl w:val="0"/>
                <w:numId w:val="33"/>
              </w:numPr>
              <w:spacing w:before="40" w:after="40"/>
              <w:ind w:firstLine="0"/>
              <w:jc w:val="center"/>
              <w:rPr>
                <w:ins w:id="3773"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C1F8117" w14:textId="77777777" w:rsidR="000F713F" w:rsidRPr="000F713F" w:rsidRDefault="000F713F" w:rsidP="000F713F">
            <w:pPr>
              <w:keepLines/>
              <w:numPr>
                <w:ilvl w:val="0"/>
                <w:numId w:val="33"/>
              </w:numPr>
              <w:spacing w:before="40" w:after="40"/>
              <w:ind w:firstLine="0"/>
              <w:jc w:val="center"/>
              <w:rPr>
                <w:ins w:id="3774" w:author="Huawei" w:date="2018-04-18T14:51:00Z"/>
                <w:rFonts w:ascii="Times New Roman" w:eastAsia="SimSun" w:hAnsi="Times New Roman"/>
                <w:color w:val="000000"/>
                <w:kern w:val="24"/>
                <w:sz w:val="16"/>
                <w:szCs w:val="18"/>
                <w:lang w:eastAsia="x-none"/>
              </w:rPr>
            </w:pPr>
          </w:p>
        </w:tc>
      </w:tr>
      <w:tr w:rsidR="000F713F" w:rsidRPr="000F713F" w14:paraId="03DC6DCC" w14:textId="77777777" w:rsidTr="000F713F">
        <w:trPr>
          <w:cantSplit/>
          <w:jc w:val="center"/>
          <w:ins w:id="3775" w:author="Huawei" w:date="2018-04-18T14:5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9AFEDD" w14:textId="77777777" w:rsidR="000F713F" w:rsidRPr="000F713F" w:rsidRDefault="000F713F" w:rsidP="000F713F">
            <w:pPr>
              <w:ind w:left="720" w:hanging="720"/>
              <w:rPr>
                <w:ins w:id="3776"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3E3060AB" w14:textId="77777777" w:rsidR="000F713F" w:rsidRPr="000F713F" w:rsidRDefault="000F713F" w:rsidP="000F713F">
            <w:pPr>
              <w:keepLines/>
              <w:numPr>
                <w:ilvl w:val="0"/>
                <w:numId w:val="33"/>
              </w:numPr>
              <w:spacing w:before="40" w:after="40"/>
              <w:ind w:firstLine="0"/>
              <w:jc w:val="center"/>
              <w:rPr>
                <w:ins w:id="3777" w:author="Huawei" w:date="2018-04-18T14:51:00Z"/>
                <w:rFonts w:ascii="Times New Roman" w:eastAsia="SimSun" w:hAnsi="Times New Roman"/>
                <w:kern w:val="2"/>
                <w:sz w:val="16"/>
                <w:szCs w:val="18"/>
                <w:lang w:eastAsia="x-none"/>
              </w:rPr>
            </w:pPr>
            <w:ins w:id="3778"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lgZSA</w:t>
              </w:r>
            </w:ins>
          </w:p>
        </w:tc>
        <w:tc>
          <w:tcPr>
            <w:tcW w:w="411" w:type="pct"/>
            <w:tcBorders>
              <w:top w:val="single" w:sz="4" w:space="0" w:color="auto"/>
              <w:left w:val="single" w:sz="4" w:space="0" w:color="auto"/>
              <w:bottom w:val="single" w:sz="4" w:space="0" w:color="auto"/>
              <w:right w:val="single" w:sz="4" w:space="0" w:color="auto"/>
            </w:tcBorders>
          </w:tcPr>
          <w:p w14:paraId="60F947AD" w14:textId="77777777" w:rsidR="000F713F" w:rsidRPr="000F713F" w:rsidRDefault="000F713F" w:rsidP="000F713F">
            <w:pPr>
              <w:keepLines/>
              <w:numPr>
                <w:ilvl w:val="0"/>
                <w:numId w:val="33"/>
              </w:numPr>
              <w:spacing w:before="40" w:after="40"/>
              <w:ind w:firstLine="0"/>
              <w:jc w:val="center"/>
              <w:rPr>
                <w:ins w:id="3779"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63FA398" w14:textId="77777777" w:rsidR="000F713F" w:rsidRPr="000F713F" w:rsidRDefault="000F713F" w:rsidP="000F713F">
            <w:pPr>
              <w:keepLines/>
              <w:numPr>
                <w:ilvl w:val="0"/>
                <w:numId w:val="33"/>
              </w:numPr>
              <w:spacing w:before="40" w:after="40"/>
              <w:ind w:firstLine="0"/>
              <w:jc w:val="center"/>
              <w:rPr>
                <w:ins w:id="378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273DFB3" w14:textId="77777777" w:rsidR="000F713F" w:rsidRPr="000F713F" w:rsidRDefault="000F713F" w:rsidP="000F713F">
            <w:pPr>
              <w:keepLines/>
              <w:numPr>
                <w:ilvl w:val="0"/>
                <w:numId w:val="33"/>
              </w:numPr>
              <w:spacing w:before="40" w:after="40"/>
              <w:ind w:firstLine="0"/>
              <w:jc w:val="center"/>
              <w:rPr>
                <w:ins w:id="378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59BBEF" w14:textId="77777777" w:rsidR="000F713F" w:rsidRPr="000F713F" w:rsidRDefault="000F713F" w:rsidP="000F713F">
            <w:pPr>
              <w:keepLines/>
              <w:numPr>
                <w:ilvl w:val="0"/>
                <w:numId w:val="33"/>
              </w:numPr>
              <w:spacing w:before="40" w:after="40"/>
              <w:ind w:firstLine="0"/>
              <w:jc w:val="center"/>
              <w:rPr>
                <w:ins w:id="378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8B7480" w14:textId="77777777" w:rsidR="000F713F" w:rsidRPr="000F713F" w:rsidRDefault="000F713F" w:rsidP="000F713F">
            <w:pPr>
              <w:keepLines/>
              <w:numPr>
                <w:ilvl w:val="0"/>
                <w:numId w:val="33"/>
              </w:numPr>
              <w:spacing w:before="40" w:after="40"/>
              <w:ind w:firstLine="0"/>
              <w:jc w:val="center"/>
              <w:rPr>
                <w:ins w:id="378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C012093" w14:textId="77777777" w:rsidR="000F713F" w:rsidRPr="000F713F" w:rsidRDefault="000F713F" w:rsidP="000F713F">
            <w:pPr>
              <w:keepLines/>
              <w:numPr>
                <w:ilvl w:val="0"/>
                <w:numId w:val="33"/>
              </w:numPr>
              <w:spacing w:before="40" w:after="40"/>
              <w:ind w:firstLine="0"/>
              <w:jc w:val="center"/>
              <w:rPr>
                <w:ins w:id="378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24B8B95" w14:textId="77777777" w:rsidR="000F713F" w:rsidRPr="000F713F" w:rsidRDefault="000F713F" w:rsidP="000F713F">
            <w:pPr>
              <w:keepLines/>
              <w:numPr>
                <w:ilvl w:val="0"/>
                <w:numId w:val="33"/>
              </w:numPr>
              <w:spacing w:before="40" w:after="40"/>
              <w:ind w:firstLine="0"/>
              <w:jc w:val="center"/>
              <w:rPr>
                <w:ins w:id="378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36A75A" w14:textId="77777777" w:rsidR="000F713F" w:rsidRPr="000F713F" w:rsidRDefault="000F713F" w:rsidP="000F713F">
            <w:pPr>
              <w:keepLines/>
              <w:numPr>
                <w:ilvl w:val="0"/>
                <w:numId w:val="33"/>
              </w:numPr>
              <w:spacing w:before="40" w:after="40"/>
              <w:ind w:firstLine="0"/>
              <w:jc w:val="center"/>
              <w:rPr>
                <w:ins w:id="3786"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6BEE178" w14:textId="77777777" w:rsidR="000F713F" w:rsidRPr="000F713F" w:rsidRDefault="000F713F" w:rsidP="000F713F">
            <w:pPr>
              <w:keepLines/>
              <w:numPr>
                <w:ilvl w:val="0"/>
                <w:numId w:val="33"/>
              </w:numPr>
              <w:spacing w:before="40" w:after="40"/>
              <w:ind w:firstLine="0"/>
              <w:jc w:val="center"/>
              <w:rPr>
                <w:ins w:id="3787" w:author="Huawei" w:date="2018-04-18T14:51:00Z"/>
                <w:rFonts w:ascii="Times New Roman" w:eastAsia="SimSun" w:hAnsi="Times New Roman"/>
                <w:color w:val="000000"/>
                <w:kern w:val="24"/>
                <w:sz w:val="16"/>
                <w:szCs w:val="18"/>
                <w:lang w:eastAsia="x-none"/>
              </w:rPr>
            </w:pPr>
          </w:p>
        </w:tc>
      </w:tr>
      <w:tr w:rsidR="000F713F" w:rsidRPr="000F713F" w14:paraId="599EAD76" w14:textId="77777777" w:rsidTr="000F713F">
        <w:trPr>
          <w:cantSplit/>
          <w:jc w:val="center"/>
          <w:ins w:id="3788" w:author="Huawei" w:date="2018-04-18T14:5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3A6CDD3D" w14:textId="77777777" w:rsidR="000F713F" w:rsidRPr="000F713F" w:rsidRDefault="000F713F" w:rsidP="000F713F">
            <w:pPr>
              <w:keepLines/>
              <w:numPr>
                <w:ilvl w:val="0"/>
                <w:numId w:val="33"/>
              </w:numPr>
              <w:spacing w:before="40" w:after="40"/>
              <w:ind w:firstLine="0"/>
              <w:jc w:val="center"/>
              <w:rPr>
                <w:ins w:id="3789" w:author="Huawei" w:date="2018-04-18T14:51:00Z"/>
                <w:rFonts w:ascii="Times New Roman" w:eastAsia="SimSun" w:hAnsi="Times New Roman"/>
                <w:kern w:val="2"/>
                <w:sz w:val="16"/>
                <w:szCs w:val="18"/>
                <w:lang w:eastAsia="x-none"/>
              </w:rPr>
            </w:pPr>
            <w:ins w:id="3790" w:author="Huawei" w:date="2018-04-18T14:51:00Z">
              <w:r w:rsidRPr="000F713F">
                <w:rPr>
                  <w:rFonts w:ascii="Times New Roman" w:eastAsia="SimSun" w:hAnsi="Times New Roman"/>
                  <w:sz w:val="16"/>
                  <w:szCs w:val="18"/>
                  <w:lang w:eastAsia="x-none"/>
                </w:rPr>
                <w:t>ZOD spread (ZSD)</w:t>
              </w:r>
            </w:ins>
          </w:p>
          <w:p w14:paraId="7D70347D" w14:textId="77777777" w:rsidR="000F713F" w:rsidRPr="000F713F" w:rsidRDefault="000F713F" w:rsidP="000F713F">
            <w:pPr>
              <w:keepLines/>
              <w:numPr>
                <w:ilvl w:val="0"/>
                <w:numId w:val="33"/>
              </w:numPr>
              <w:spacing w:before="40" w:after="40"/>
              <w:ind w:firstLine="0"/>
              <w:jc w:val="center"/>
              <w:rPr>
                <w:ins w:id="3791" w:author="Huawei" w:date="2018-04-18T14:51:00Z"/>
                <w:rFonts w:ascii="Times New Roman" w:eastAsia="SimSun" w:hAnsi="Times New Roman" w:cs="Arial"/>
                <w:sz w:val="16"/>
                <w:szCs w:val="18"/>
                <w:lang w:eastAsia="x-none"/>
              </w:rPr>
            </w:pPr>
            <w:ins w:id="3792" w:author="Huawei" w:date="2018-04-18T14:51:00Z">
              <w:r w:rsidRPr="000F713F">
                <w:rPr>
                  <w:rFonts w:ascii="Times New Roman" w:eastAsia="SimSun" w:hAnsi="Times New Roman"/>
                  <w:sz w:val="16"/>
                  <w:szCs w:val="18"/>
                  <w:lang w:eastAsia="x-none"/>
                </w:rPr>
                <w:t>lgZSA=log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(ZSD/1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549A9C9D" w14:textId="77777777" w:rsidR="000F713F" w:rsidRPr="000F713F" w:rsidRDefault="000F713F" w:rsidP="000F713F">
            <w:pPr>
              <w:keepLines/>
              <w:numPr>
                <w:ilvl w:val="0"/>
                <w:numId w:val="33"/>
              </w:numPr>
              <w:spacing w:before="40" w:after="40"/>
              <w:ind w:firstLine="0"/>
              <w:jc w:val="center"/>
              <w:rPr>
                <w:ins w:id="3793" w:author="Huawei" w:date="2018-04-18T14:51:00Z"/>
                <w:rFonts w:ascii="Symbol" w:eastAsia="SimSun" w:hAnsi="Symbol"/>
                <w:i/>
                <w:sz w:val="16"/>
                <w:szCs w:val="18"/>
                <w:lang w:eastAsia="x-none"/>
              </w:rPr>
            </w:pPr>
            <w:ins w:id="3794"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lgZSD</w:t>
              </w:r>
            </w:ins>
          </w:p>
        </w:tc>
        <w:tc>
          <w:tcPr>
            <w:tcW w:w="411" w:type="pct"/>
            <w:tcBorders>
              <w:top w:val="single" w:sz="4" w:space="0" w:color="auto"/>
              <w:left w:val="single" w:sz="4" w:space="0" w:color="auto"/>
              <w:bottom w:val="single" w:sz="4" w:space="0" w:color="auto"/>
              <w:right w:val="single" w:sz="4" w:space="0" w:color="auto"/>
            </w:tcBorders>
          </w:tcPr>
          <w:p w14:paraId="4A7720F4" w14:textId="77777777" w:rsidR="000F713F" w:rsidRPr="000F713F" w:rsidRDefault="000F713F" w:rsidP="000F713F">
            <w:pPr>
              <w:keepLines/>
              <w:numPr>
                <w:ilvl w:val="0"/>
                <w:numId w:val="33"/>
              </w:numPr>
              <w:spacing w:before="40" w:after="40"/>
              <w:ind w:firstLine="0"/>
              <w:jc w:val="center"/>
              <w:rPr>
                <w:ins w:id="3795"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7381C63" w14:textId="77777777" w:rsidR="000F713F" w:rsidRPr="000F713F" w:rsidRDefault="000F713F" w:rsidP="000F713F">
            <w:pPr>
              <w:keepLines/>
              <w:numPr>
                <w:ilvl w:val="0"/>
                <w:numId w:val="33"/>
              </w:numPr>
              <w:spacing w:before="40" w:after="40"/>
              <w:ind w:firstLine="0"/>
              <w:jc w:val="center"/>
              <w:rPr>
                <w:ins w:id="379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A5E373" w14:textId="77777777" w:rsidR="000F713F" w:rsidRPr="000F713F" w:rsidRDefault="000F713F" w:rsidP="000F713F">
            <w:pPr>
              <w:keepLines/>
              <w:numPr>
                <w:ilvl w:val="0"/>
                <w:numId w:val="33"/>
              </w:numPr>
              <w:spacing w:before="40" w:after="40"/>
              <w:ind w:firstLine="0"/>
              <w:jc w:val="center"/>
              <w:rPr>
                <w:ins w:id="379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D137251" w14:textId="77777777" w:rsidR="000F713F" w:rsidRPr="000F713F" w:rsidRDefault="000F713F" w:rsidP="000F713F">
            <w:pPr>
              <w:keepLines/>
              <w:numPr>
                <w:ilvl w:val="0"/>
                <w:numId w:val="33"/>
              </w:numPr>
              <w:spacing w:before="40" w:after="40"/>
              <w:ind w:firstLine="0"/>
              <w:jc w:val="center"/>
              <w:rPr>
                <w:ins w:id="379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E156877" w14:textId="77777777" w:rsidR="000F713F" w:rsidRPr="000F713F" w:rsidRDefault="000F713F" w:rsidP="000F713F">
            <w:pPr>
              <w:keepLines/>
              <w:numPr>
                <w:ilvl w:val="0"/>
                <w:numId w:val="33"/>
              </w:numPr>
              <w:spacing w:before="40" w:after="40"/>
              <w:ind w:firstLine="0"/>
              <w:jc w:val="center"/>
              <w:rPr>
                <w:ins w:id="379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556B4F" w14:textId="77777777" w:rsidR="000F713F" w:rsidRPr="000F713F" w:rsidRDefault="000F713F" w:rsidP="000F713F">
            <w:pPr>
              <w:keepLines/>
              <w:numPr>
                <w:ilvl w:val="0"/>
                <w:numId w:val="33"/>
              </w:numPr>
              <w:spacing w:before="40" w:after="40"/>
              <w:ind w:firstLine="0"/>
              <w:jc w:val="center"/>
              <w:rPr>
                <w:ins w:id="380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027384" w14:textId="77777777" w:rsidR="000F713F" w:rsidRPr="000F713F" w:rsidRDefault="000F713F" w:rsidP="000F713F">
            <w:pPr>
              <w:keepLines/>
              <w:numPr>
                <w:ilvl w:val="0"/>
                <w:numId w:val="33"/>
              </w:numPr>
              <w:spacing w:before="40" w:after="40"/>
              <w:ind w:firstLine="0"/>
              <w:jc w:val="center"/>
              <w:rPr>
                <w:ins w:id="380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16632D" w14:textId="77777777" w:rsidR="000F713F" w:rsidRPr="000F713F" w:rsidRDefault="000F713F" w:rsidP="000F713F">
            <w:pPr>
              <w:keepLines/>
              <w:numPr>
                <w:ilvl w:val="0"/>
                <w:numId w:val="33"/>
              </w:numPr>
              <w:spacing w:before="40" w:after="40"/>
              <w:ind w:firstLine="0"/>
              <w:jc w:val="center"/>
              <w:rPr>
                <w:ins w:id="3802"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0E76F1E" w14:textId="77777777" w:rsidR="000F713F" w:rsidRPr="000F713F" w:rsidRDefault="000F713F" w:rsidP="000F713F">
            <w:pPr>
              <w:keepLines/>
              <w:numPr>
                <w:ilvl w:val="0"/>
                <w:numId w:val="33"/>
              </w:numPr>
              <w:spacing w:before="40" w:after="40"/>
              <w:ind w:firstLine="0"/>
              <w:jc w:val="center"/>
              <w:rPr>
                <w:ins w:id="3803" w:author="Huawei" w:date="2018-04-18T14:51:00Z"/>
                <w:rFonts w:ascii="Times New Roman" w:eastAsia="SimSun" w:hAnsi="Times New Roman"/>
                <w:color w:val="000000"/>
                <w:kern w:val="24"/>
                <w:sz w:val="16"/>
                <w:szCs w:val="18"/>
                <w:lang w:eastAsia="x-none"/>
              </w:rPr>
            </w:pPr>
          </w:p>
        </w:tc>
      </w:tr>
      <w:tr w:rsidR="000F713F" w:rsidRPr="000F713F" w14:paraId="4B8F43B1" w14:textId="77777777" w:rsidTr="000F713F">
        <w:trPr>
          <w:cantSplit/>
          <w:jc w:val="center"/>
          <w:ins w:id="3804" w:author="Huawei" w:date="2018-04-18T14:5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71605C" w14:textId="77777777" w:rsidR="000F713F" w:rsidRPr="000F713F" w:rsidRDefault="000F713F" w:rsidP="000F713F">
            <w:pPr>
              <w:ind w:left="720" w:hanging="720"/>
              <w:rPr>
                <w:ins w:id="3805"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138A70C2" w14:textId="77777777" w:rsidR="000F713F" w:rsidRPr="000F713F" w:rsidRDefault="000F713F" w:rsidP="000F713F">
            <w:pPr>
              <w:keepLines/>
              <w:numPr>
                <w:ilvl w:val="0"/>
                <w:numId w:val="33"/>
              </w:numPr>
              <w:spacing w:before="40" w:after="40"/>
              <w:ind w:firstLine="0"/>
              <w:jc w:val="center"/>
              <w:rPr>
                <w:ins w:id="3806" w:author="Huawei" w:date="2018-04-18T14:51:00Z"/>
                <w:rFonts w:ascii="Symbol" w:eastAsia="SimSun" w:hAnsi="Symbol"/>
                <w:i/>
                <w:kern w:val="2"/>
                <w:sz w:val="16"/>
                <w:szCs w:val="18"/>
                <w:lang w:eastAsia="x-none"/>
              </w:rPr>
            </w:pPr>
            <w:ins w:id="3807"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lgZSD</w:t>
              </w:r>
            </w:ins>
          </w:p>
        </w:tc>
        <w:tc>
          <w:tcPr>
            <w:tcW w:w="411" w:type="pct"/>
            <w:tcBorders>
              <w:top w:val="single" w:sz="4" w:space="0" w:color="auto"/>
              <w:left w:val="single" w:sz="4" w:space="0" w:color="auto"/>
              <w:bottom w:val="single" w:sz="4" w:space="0" w:color="auto"/>
              <w:right w:val="single" w:sz="4" w:space="0" w:color="auto"/>
            </w:tcBorders>
          </w:tcPr>
          <w:p w14:paraId="411472F5" w14:textId="77777777" w:rsidR="000F713F" w:rsidRPr="000F713F" w:rsidRDefault="000F713F" w:rsidP="000F713F">
            <w:pPr>
              <w:keepLines/>
              <w:numPr>
                <w:ilvl w:val="0"/>
                <w:numId w:val="33"/>
              </w:numPr>
              <w:spacing w:before="40" w:after="40"/>
              <w:ind w:firstLine="0"/>
              <w:jc w:val="center"/>
              <w:rPr>
                <w:ins w:id="3808"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88AE87C" w14:textId="77777777" w:rsidR="000F713F" w:rsidRPr="000F713F" w:rsidRDefault="000F713F" w:rsidP="000F713F">
            <w:pPr>
              <w:keepLines/>
              <w:numPr>
                <w:ilvl w:val="0"/>
                <w:numId w:val="33"/>
              </w:numPr>
              <w:spacing w:before="40" w:after="40"/>
              <w:ind w:firstLine="0"/>
              <w:jc w:val="center"/>
              <w:rPr>
                <w:ins w:id="380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05C1D4" w14:textId="77777777" w:rsidR="000F713F" w:rsidRPr="000F713F" w:rsidRDefault="000F713F" w:rsidP="000F713F">
            <w:pPr>
              <w:keepLines/>
              <w:numPr>
                <w:ilvl w:val="0"/>
                <w:numId w:val="33"/>
              </w:numPr>
              <w:spacing w:before="40" w:after="40"/>
              <w:ind w:firstLine="0"/>
              <w:jc w:val="center"/>
              <w:rPr>
                <w:ins w:id="381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BE9A141" w14:textId="77777777" w:rsidR="000F713F" w:rsidRPr="000F713F" w:rsidRDefault="000F713F" w:rsidP="000F713F">
            <w:pPr>
              <w:keepLines/>
              <w:numPr>
                <w:ilvl w:val="0"/>
                <w:numId w:val="33"/>
              </w:numPr>
              <w:spacing w:before="40" w:after="40"/>
              <w:ind w:firstLine="0"/>
              <w:jc w:val="center"/>
              <w:rPr>
                <w:ins w:id="381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DC2025" w14:textId="77777777" w:rsidR="000F713F" w:rsidRPr="000F713F" w:rsidRDefault="000F713F" w:rsidP="000F713F">
            <w:pPr>
              <w:keepLines/>
              <w:numPr>
                <w:ilvl w:val="0"/>
                <w:numId w:val="33"/>
              </w:numPr>
              <w:spacing w:before="40" w:after="40"/>
              <w:ind w:firstLine="0"/>
              <w:jc w:val="center"/>
              <w:rPr>
                <w:ins w:id="381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C9E3A3" w14:textId="77777777" w:rsidR="000F713F" w:rsidRPr="000F713F" w:rsidRDefault="000F713F" w:rsidP="000F713F">
            <w:pPr>
              <w:keepLines/>
              <w:numPr>
                <w:ilvl w:val="0"/>
                <w:numId w:val="33"/>
              </w:numPr>
              <w:spacing w:before="40" w:after="40"/>
              <w:ind w:firstLine="0"/>
              <w:jc w:val="center"/>
              <w:rPr>
                <w:ins w:id="381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2EC6E6" w14:textId="77777777" w:rsidR="000F713F" w:rsidRPr="000F713F" w:rsidRDefault="000F713F" w:rsidP="000F713F">
            <w:pPr>
              <w:keepLines/>
              <w:numPr>
                <w:ilvl w:val="0"/>
                <w:numId w:val="33"/>
              </w:numPr>
              <w:spacing w:before="40" w:after="40"/>
              <w:ind w:firstLine="0"/>
              <w:jc w:val="center"/>
              <w:rPr>
                <w:ins w:id="381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912192" w14:textId="77777777" w:rsidR="000F713F" w:rsidRPr="000F713F" w:rsidRDefault="000F713F" w:rsidP="000F713F">
            <w:pPr>
              <w:keepLines/>
              <w:numPr>
                <w:ilvl w:val="0"/>
                <w:numId w:val="33"/>
              </w:numPr>
              <w:spacing w:before="40" w:after="40"/>
              <w:ind w:firstLine="0"/>
              <w:jc w:val="center"/>
              <w:rPr>
                <w:ins w:id="3815"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EC1CAD5" w14:textId="77777777" w:rsidR="000F713F" w:rsidRPr="000F713F" w:rsidRDefault="000F713F" w:rsidP="000F713F">
            <w:pPr>
              <w:keepLines/>
              <w:numPr>
                <w:ilvl w:val="0"/>
                <w:numId w:val="33"/>
              </w:numPr>
              <w:spacing w:before="40" w:after="40"/>
              <w:ind w:firstLine="0"/>
              <w:jc w:val="center"/>
              <w:rPr>
                <w:ins w:id="3816" w:author="Huawei" w:date="2018-04-18T14:51:00Z"/>
                <w:rFonts w:ascii="Times New Roman" w:eastAsia="SimSun" w:hAnsi="Times New Roman"/>
                <w:color w:val="000000"/>
                <w:kern w:val="24"/>
                <w:sz w:val="16"/>
                <w:szCs w:val="18"/>
                <w:lang w:eastAsia="x-none"/>
              </w:rPr>
            </w:pPr>
          </w:p>
        </w:tc>
      </w:tr>
      <w:tr w:rsidR="000F713F" w:rsidRPr="000F713F" w14:paraId="69B490FA" w14:textId="77777777" w:rsidTr="000F713F">
        <w:trPr>
          <w:cantSplit/>
          <w:trHeight w:val="466"/>
          <w:jc w:val="center"/>
          <w:ins w:id="3817" w:author="Huawei" w:date="2018-04-18T14:51:00Z"/>
        </w:trPr>
        <w:tc>
          <w:tcPr>
            <w:tcW w:w="0" w:type="auto"/>
            <w:tcBorders>
              <w:top w:val="single" w:sz="4" w:space="0" w:color="auto"/>
              <w:left w:val="single" w:sz="4" w:space="0" w:color="auto"/>
              <w:bottom w:val="single" w:sz="4" w:space="0" w:color="auto"/>
              <w:right w:val="single" w:sz="4" w:space="0" w:color="auto"/>
            </w:tcBorders>
            <w:vAlign w:val="center"/>
          </w:tcPr>
          <w:p w14:paraId="5224AFDF" w14:textId="77777777" w:rsidR="000F713F" w:rsidRPr="000F713F" w:rsidRDefault="000F713F" w:rsidP="000F713F">
            <w:pPr>
              <w:ind w:left="720" w:hanging="720"/>
              <w:rPr>
                <w:ins w:id="3818" w:author="Huawei" w:date="2018-04-18T14:51:00Z"/>
                <w:rFonts w:ascii="Arial" w:eastAsia="Malgun Gothic" w:hAnsi="Arial" w:cs="Arial"/>
                <w:kern w:val="2"/>
                <w:sz w:val="16"/>
                <w:szCs w:val="18"/>
              </w:rPr>
            </w:pPr>
            <w:ins w:id="3819" w:author="Huawei" w:date="2018-04-18T14:51:00Z">
              <w:r w:rsidRPr="000F713F">
                <w:rPr>
                  <w:rFonts w:ascii="Arial" w:eastAsia="Malgun Gothic" w:hAnsi="Arial" w:cs="Arial"/>
                  <w:kern w:val="2"/>
                  <w:sz w:val="16"/>
                  <w:szCs w:val="18"/>
                </w:rPr>
                <w:t>Shadow fading (SF) [dB]</w:t>
              </w:r>
            </w:ins>
          </w:p>
        </w:tc>
        <w:tc>
          <w:tcPr>
            <w:tcW w:w="358" w:type="pct"/>
            <w:tcBorders>
              <w:top w:val="single" w:sz="4" w:space="0" w:color="auto"/>
              <w:left w:val="single" w:sz="4" w:space="0" w:color="auto"/>
              <w:bottom w:val="single" w:sz="4" w:space="0" w:color="auto"/>
              <w:right w:val="single" w:sz="4" w:space="0" w:color="auto"/>
            </w:tcBorders>
            <w:vAlign w:val="center"/>
          </w:tcPr>
          <w:p w14:paraId="647BDE4B" w14:textId="77777777" w:rsidR="000F713F" w:rsidRPr="000F713F" w:rsidRDefault="000F713F" w:rsidP="000F713F">
            <w:pPr>
              <w:keepLines/>
              <w:numPr>
                <w:ilvl w:val="0"/>
                <w:numId w:val="33"/>
              </w:numPr>
              <w:spacing w:before="40" w:after="40"/>
              <w:ind w:firstLine="0"/>
              <w:jc w:val="center"/>
              <w:rPr>
                <w:ins w:id="3820" w:author="Huawei" w:date="2018-04-18T14:51:00Z"/>
                <w:rFonts w:ascii="Symbol" w:eastAsia="SimSun" w:hAnsi="Symbol"/>
                <w:i/>
                <w:sz w:val="16"/>
                <w:szCs w:val="18"/>
                <w:lang w:eastAsia="x-none"/>
              </w:rPr>
            </w:pPr>
            <w:ins w:id="3821" w:author="Huawei" w:date="2018-04-18T14:5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7F0BCCBE" w14:textId="77777777" w:rsidR="000F713F" w:rsidRPr="000F713F" w:rsidRDefault="000F713F" w:rsidP="000F713F">
            <w:pPr>
              <w:keepLines/>
              <w:numPr>
                <w:ilvl w:val="0"/>
                <w:numId w:val="33"/>
              </w:numPr>
              <w:spacing w:before="40" w:after="40"/>
              <w:ind w:firstLine="0"/>
              <w:jc w:val="center"/>
              <w:rPr>
                <w:ins w:id="3822"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2BA8BA4" w14:textId="77777777" w:rsidR="000F713F" w:rsidRPr="000F713F" w:rsidRDefault="000F713F" w:rsidP="000F713F">
            <w:pPr>
              <w:keepLines/>
              <w:numPr>
                <w:ilvl w:val="0"/>
                <w:numId w:val="33"/>
              </w:numPr>
              <w:spacing w:before="40" w:after="40"/>
              <w:ind w:firstLine="0"/>
              <w:jc w:val="center"/>
              <w:rPr>
                <w:ins w:id="382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98BB45F" w14:textId="77777777" w:rsidR="000F713F" w:rsidRPr="000F713F" w:rsidRDefault="000F713F" w:rsidP="000F713F">
            <w:pPr>
              <w:keepLines/>
              <w:numPr>
                <w:ilvl w:val="0"/>
                <w:numId w:val="33"/>
              </w:numPr>
              <w:spacing w:before="40" w:after="40"/>
              <w:ind w:firstLine="0"/>
              <w:jc w:val="center"/>
              <w:rPr>
                <w:ins w:id="382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F937749" w14:textId="77777777" w:rsidR="000F713F" w:rsidRPr="000F713F" w:rsidRDefault="000F713F" w:rsidP="000F713F">
            <w:pPr>
              <w:keepLines/>
              <w:numPr>
                <w:ilvl w:val="0"/>
                <w:numId w:val="33"/>
              </w:numPr>
              <w:spacing w:before="40" w:after="40"/>
              <w:ind w:firstLine="0"/>
              <w:jc w:val="center"/>
              <w:rPr>
                <w:ins w:id="382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53DCAD" w14:textId="77777777" w:rsidR="000F713F" w:rsidRPr="000F713F" w:rsidRDefault="000F713F" w:rsidP="000F713F">
            <w:pPr>
              <w:keepLines/>
              <w:numPr>
                <w:ilvl w:val="0"/>
                <w:numId w:val="33"/>
              </w:numPr>
              <w:spacing w:before="40" w:after="40"/>
              <w:ind w:firstLine="0"/>
              <w:jc w:val="center"/>
              <w:rPr>
                <w:ins w:id="382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459251" w14:textId="77777777" w:rsidR="000F713F" w:rsidRPr="000F713F" w:rsidRDefault="000F713F" w:rsidP="000F713F">
            <w:pPr>
              <w:keepLines/>
              <w:numPr>
                <w:ilvl w:val="0"/>
                <w:numId w:val="33"/>
              </w:numPr>
              <w:spacing w:before="40" w:after="40"/>
              <w:ind w:firstLine="0"/>
              <w:jc w:val="center"/>
              <w:rPr>
                <w:ins w:id="382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0B137B" w14:textId="77777777" w:rsidR="000F713F" w:rsidRPr="000F713F" w:rsidRDefault="000F713F" w:rsidP="000F713F">
            <w:pPr>
              <w:keepLines/>
              <w:numPr>
                <w:ilvl w:val="0"/>
                <w:numId w:val="33"/>
              </w:numPr>
              <w:spacing w:before="40" w:after="40"/>
              <w:ind w:firstLine="0"/>
              <w:jc w:val="center"/>
              <w:rPr>
                <w:ins w:id="382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F7184B" w14:textId="77777777" w:rsidR="000F713F" w:rsidRPr="000F713F" w:rsidRDefault="000F713F" w:rsidP="000F713F">
            <w:pPr>
              <w:keepLines/>
              <w:numPr>
                <w:ilvl w:val="0"/>
                <w:numId w:val="33"/>
              </w:numPr>
              <w:spacing w:before="40" w:after="40"/>
              <w:ind w:firstLine="0"/>
              <w:jc w:val="center"/>
              <w:rPr>
                <w:ins w:id="3829"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46BE171" w14:textId="77777777" w:rsidR="000F713F" w:rsidRPr="000F713F" w:rsidRDefault="000F713F" w:rsidP="000F713F">
            <w:pPr>
              <w:keepLines/>
              <w:numPr>
                <w:ilvl w:val="0"/>
                <w:numId w:val="33"/>
              </w:numPr>
              <w:spacing w:before="40" w:after="40"/>
              <w:ind w:firstLine="0"/>
              <w:jc w:val="center"/>
              <w:rPr>
                <w:ins w:id="3830" w:author="Huawei" w:date="2018-04-18T14:51:00Z"/>
                <w:rFonts w:ascii="Times New Roman" w:eastAsia="SimSun" w:hAnsi="Times New Roman"/>
                <w:color w:val="000000"/>
                <w:kern w:val="24"/>
                <w:sz w:val="16"/>
                <w:szCs w:val="18"/>
                <w:lang w:eastAsia="x-none"/>
              </w:rPr>
            </w:pPr>
          </w:p>
        </w:tc>
      </w:tr>
      <w:tr w:rsidR="000F713F" w:rsidRPr="000F713F" w14:paraId="40D80C12" w14:textId="77777777" w:rsidTr="000F713F">
        <w:trPr>
          <w:cantSplit/>
          <w:jc w:val="center"/>
          <w:ins w:id="3831" w:author="Huawei" w:date="2018-04-18T14:51:00Z"/>
        </w:trPr>
        <w:tc>
          <w:tcPr>
            <w:tcW w:w="0" w:type="auto"/>
            <w:vMerge w:val="restart"/>
            <w:tcBorders>
              <w:top w:val="single" w:sz="4" w:space="0" w:color="auto"/>
              <w:left w:val="single" w:sz="4" w:space="0" w:color="auto"/>
              <w:right w:val="single" w:sz="4" w:space="0" w:color="auto"/>
            </w:tcBorders>
            <w:vAlign w:val="center"/>
          </w:tcPr>
          <w:p w14:paraId="4F2ABA6F" w14:textId="77777777" w:rsidR="000F713F" w:rsidRPr="000F713F" w:rsidRDefault="000F713F" w:rsidP="000F713F">
            <w:pPr>
              <w:ind w:left="720" w:hanging="720"/>
              <w:rPr>
                <w:ins w:id="3832" w:author="Huawei" w:date="2018-04-18T14:51:00Z"/>
                <w:rFonts w:ascii="Arial" w:eastAsia="Malgun Gothic" w:hAnsi="Arial" w:cs="Arial"/>
                <w:kern w:val="2"/>
                <w:sz w:val="16"/>
                <w:szCs w:val="18"/>
              </w:rPr>
            </w:pPr>
            <w:ins w:id="3833" w:author="Huawei" w:date="2018-04-18T14:51:00Z">
              <w:r w:rsidRPr="000F713F">
                <w:rPr>
                  <w:rFonts w:ascii="Arial" w:eastAsia="Malgun Gothic" w:hAnsi="Arial" w:cs="Arial"/>
                  <w:kern w:val="2"/>
                  <w:sz w:val="16"/>
                  <w:szCs w:val="18"/>
                </w:rPr>
                <w:t>K-factor (K) [dB]</w:t>
              </w:r>
            </w:ins>
          </w:p>
        </w:tc>
        <w:tc>
          <w:tcPr>
            <w:tcW w:w="358" w:type="pct"/>
            <w:tcBorders>
              <w:top w:val="single" w:sz="4" w:space="0" w:color="auto"/>
              <w:left w:val="single" w:sz="4" w:space="0" w:color="auto"/>
              <w:bottom w:val="single" w:sz="4" w:space="0" w:color="auto"/>
              <w:right w:val="single" w:sz="4" w:space="0" w:color="auto"/>
            </w:tcBorders>
            <w:vAlign w:val="center"/>
          </w:tcPr>
          <w:p w14:paraId="353F1894" w14:textId="77777777" w:rsidR="000F713F" w:rsidRPr="000F713F" w:rsidRDefault="000F713F" w:rsidP="000F713F">
            <w:pPr>
              <w:keepLines/>
              <w:numPr>
                <w:ilvl w:val="0"/>
                <w:numId w:val="33"/>
              </w:numPr>
              <w:spacing w:before="40" w:after="40"/>
              <w:ind w:firstLine="0"/>
              <w:jc w:val="center"/>
              <w:rPr>
                <w:ins w:id="3834" w:author="Huawei" w:date="2018-04-18T14:51:00Z"/>
                <w:rFonts w:ascii="Symbol" w:eastAsia="SimSun" w:hAnsi="Symbol"/>
                <w:i/>
                <w:sz w:val="16"/>
                <w:szCs w:val="18"/>
                <w:lang w:eastAsia="x-none"/>
              </w:rPr>
            </w:pPr>
            <w:ins w:id="3835" w:author="Huawei" w:date="2018-04-18T14:5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509EC0F4" w14:textId="77777777" w:rsidR="000F713F" w:rsidRPr="000F713F" w:rsidRDefault="000F713F" w:rsidP="000F713F">
            <w:pPr>
              <w:keepLines/>
              <w:numPr>
                <w:ilvl w:val="0"/>
                <w:numId w:val="33"/>
              </w:numPr>
              <w:spacing w:before="40" w:after="40"/>
              <w:ind w:firstLine="0"/>
              <w:jc w:val="center"/>
              <w:rPr>
                <w:ins w:id="3836"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55D2CA6" w14:textId="77777777" w:rsidR="000F713F" w:rsidRPr="000F713F" w:rsidRDefault="000F713F" w:rsidP="000F713F">
            <w:pPr>
              <w:keepLines/>
              <w:numPr>
                <w:ilvl w:val="0"/>
                <w:numId w:val="33"/>
              </w:numPr>
              <w:spacing w:before="40" w:after="40"/>
              <w:ind w:firstLine="0"/>
              <w:jc w:val="center"/>
              <w:rPr>
                <w:ins w:id="383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86DE9C" w14:textId="77777777" w:rsidR="000F713F" w:rsidRPr="000F713F" w:rsidRDefault="000F713F" w:rsidP="000F713F">
            <w:pPr>
              <w:keepLines/>
              <w:numPr>
                <w:ilvl w:val="0"/>
                <w:numId w:val="33"/>
              </w:numPr>
              <w:spacing w:before="40" w:after="40"/>
              <w:ind w:firstLine="0"/>
              <w:jc w:val="center"/>
              <w:rPr>
                <w:ins w:id="383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B16B55A" w14:textId="77777777" w:rsidR="000F713F" w:rsidRPr="000F713F" w:rsidRDefault="000F713F" w:rsidP="000F713F">
            <w:pPr>
              <w:keepLines/>
              <w:numPr>
                <w:ilvl w:val="0"/>
                <w:numId w:val="33"/>
              </w:numPr>
              <w:spacing w:before="40" w:after="40"/>
              <w:ind w:firstLine="0"/>
              <w:jc w:val="center"/>
              <w:rPr>
                <w:ins w:id="383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381DC2" w14:textId="77777777" w:rsidR="000F713F" w:rsidRPr="000F713F" w:rsidRDefault="000F713F" w:rsidP="000F713F">
            <w:pPr>
              <w:keepLines/>
              <w:numPr>
                <w:ilvl w:val="0"/>
                <w:numId w:val="33"/>
              </w:numPr>
              <w:spacing w:before="40" w:after="40"/>
              <w:ind w:firstLine="0"/>
              <w:jc w:val="center"/>
              <w:rPr>
                <w:ins w:id="384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DA49B5" w14:textId="77777777" w:rsidR="000F713F" w:rsidRPr="000F713F" w:rsidRDefault="000F713F" w:rsidP="000F713F">
            <w:pPr>
              <w:keepLines/>
              <w:numPr>
                <w:ilvl w:val="0"/>
                <w:numId w:val="33"/>
              </w:numPr>
              <w:spacing w:before="40" w:after="40"/>
              <w:ind w:firstLine="0"/>
              <w:jc w:val="center"/>
              <w:rPr>
                <w:ins w:id="384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4A815E" w14:textId="77777777" w:rsidR="000F713F" w:rsidRPr="000F713F" w:rsidRDefault="000F713F" w:rsidP="000F713F">
            <w:pPr>
              <w:keepLines/>
              <w:numPr>
                <w:ilvl w:val="0"/>
                <w:numId w:val="33"/>
              </w:numPr>
              <w:spacing w:before="40" w:after="40"/>
              <w:ind w:firstLine="0"/>
              <w:jc w:val="center"/>
              <w:rPr>
                <w:ins w:id="384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251BA1B" w14:textId="77777777" w:rsidR="000F713F" w:rsidRPr="000F713F" w:rsidRDefault="000F713F" w:rsidP="000F713F">
            <w:pPr>
              <w:keepLines/>
              <w:numPr>
                <w:ilvl w:val="0"/>
                <w:numId w:val="33"/>
              </w:numPr>
              <w:spacing w:before="40" w:after="40"/>
              <w:ind w:firstLine="0"/>
              <w:jc w:val="center"/>
              <w:rPr>
                <w:ins w:id="3843"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45D782B" w14:textId="77777777" w:rsidR="000F713F" w:rsidRPr="000F713F" w:rsidRDefault="000F713F" w:rsidP="000F713F">
            <w:pPr>
              <w:keepLines/>
              <w:numPr>
                <w:ilvl w:val="0"/>
                <w:numId w:val="33"/>
              </w:numPr>
              <w:spacing w:before="40" w:after="40"/>
              <w:ind w:firstLine="0"/>
              <w:jc w:val="center"/>
              <w:rPr>
                <w:ins w:id="3844" w:author="Huawei" w:date="2018-04-18T14:51:00Z"/>
                <w:rFonts w:ascii="Times New Roman" w:eastAsia="SimSun" w:hAnsi="Times New Roman"/>
                <w:color w:val="000000"/>
                <w:kern w:val="24"/>
                <w:sz w:val="16"/>
                <w:szCs w:val="18"/>
                <w:lang w:eastAsia="x-none"/>
              </w:rPr>
            </w:pPr>
          </w:p>
        </w:tc>
      </w:tr>
      <w:tr w:rsidR="000F713F" w:rsidRPr="000F713F" w14:paraId="0FFEA473" w14:textId="77777777" w:rsidTr="000F713F">
        <w:trPr>
          <w:cantSplit/>
          <w:jc w:val="center"/>
          <w:ins w:id="3845" w:author="Huawei" w:date="2018-04-18T14:51:00Z"/>
        </w:trPr>
        <w:tc>
          <w:tcPr>
            <w:tcW w:w="0" w:type="auto"/>
            <w:vMerge/>
            <w:tcBorders>
              <w:left w:val="single" w:sz="4" w:space="0" w:color="auto"/>
              <w:bottom w:val="single" w:sz="4" w:space="0" w:color="auto"/>
              <w:right w:val="single" w:sz="4" w:space="0" w:color="auto"/>
            </w:tcBorders>
            <w:vAlign w:val="center"/>
          </w:tcPr>
          <w:p w14:paraId="3B53F185" w14:textId="77777777" w:rsidR="000F713F" w:rsidRPr="000F713F" w:rsidRDefault="000F713F" w:rsidP="000F713F">
            <w:pPr>
              <w:ind w:left="720" w:hanging="720"/>
              <w:rPr>
                <w:ins w:id="3846"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E655322" w14:textId="77777777" w:rsidR="000F713F" w:rsidRPr="000F713F" w:rsidRDefault="000F713F" w:rsidP="000F713F">
            <w:pPr>
              <w:keepLines/>
              <w:numPr>
                <w:ilvl w:val="0"/>
                <w:numId w:val="33"/>
              </w:numPr>
              <w:spacing w:before="40" w:after="40"/>
              <w:ind w:firstLine="0"/>
              <w:jc w:val="center"/>
              <w:rPr>
                <w:ins w:id="3847" w:author="Huawei" w:date="2018-04-18T14:51:00Z"/>
                <w:rFonts w:ascii="Symbol" w:eastAsia="SimSun" w:hAnsi="Symbol"/>
                <w:i/>
                <w:sz w:val="16"/>
                <w:szCs w:val="18"/>
                <w:lang w:eastAsia="x-none"/>
              </w:rPr>
            </w:pPr>
            <w:ins w:id="3848" w:author="Huawei" w:date="2018-04-18T14:5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303314B2" w14:textId="77777777" w:rsidR="000F713F" w:rsidRPr="000F713F" w:rsidRDefault="000F713F" w:rsidP="000F713F">
            <w:pPr>
              <w:keepLines/>
              <w:numPr>
                <w:ilvl w:val="0"/>
                <w:numId w:val="33"/>
              </w:numPr>
              <w:spacing w:before="40" w:after="40"/>
              <w:ind w:firstLine="0"/>
              <w:jc w:val="center"/>
              <w:rPr>
                <w:ins w:id="3849"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2ADC63C" w14:textId="77777777" w:rsidR="000F713F" w:rsidRPr="000F713F" w:rsidRDefault="000F713F" w:rsidP="000F713F">
            <w:pPr>
              <w:keepLines/>
              <w:numPr>
                <w:ilvl w:val="0"/>
                <w:numId w:val="33"/>
              </w:numPr>
              <w:spacing w:before="40" w:after="40"/>
              <w:ind w:firstLine="0"/>
              <w:jc w:val="center"/>
              <w:rPr>
                <w:ins w:id="385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F9AAFE8" w14:textId="77777777" w:rsidR="000F713F" w:rsidRPr="000F713F" w:rsidRDefault="000F713F" w:rsidP="000F713F">
            <w:pPr>
              <w:keepLines/>
              <w:numPr>
                <w:ilvl w:val="0"/>
                <w:numId w:val="33"/>
              </w:numPr>
              <w:spacing w:before="40" w:after="40"/>
              <w:ind w:firstLine="0"/>
              <w:jc w:val="center"/>
              <w:rPr>
                <w:ins w:id="385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5B3563" w14:textId="77777777" w:rsidR="000F713F" w:rsidRPr="000F713F" w:rsidRDefault="000F713F" w:rsidP="000F713F">
            <w:pPr>
              <w:keepLines/>
              <w:numPr>
                <w:ilvl w:val="0"/>
                <w:numId w:val="33"/>
              </w:numPr>
              <w:spacing w:before="40" w:after="40"/>
              <w:ind w:firstLine="0"/>
              <w:jc w:val="center"/>
              <w:rPr>
                <w:ins w:id="385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1C1C90" w14:textId="77777777" w:rsidR="000F713F" w:rsidRPr="000F713F" w:rsidRDefault="000F713F" w:rsidP="000F713F">
            <w:pPr>
              <w:keepLines/>
              <w:numPr>
                <w:ilvl w:val="0"/>
                <w:numId w:val="33"/>
              </w:numPr>
              <w:spacing w:before="40" w:after="40"/>
              <w:ind w:firstLine="0"/>
              <w:jc w:val="center"/>
              <w:rPr>
                <w:ins w:id="385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80950F" w14:textId="77777777" w:rsidR="000F713F" w:rsidRPr="000F713F" w:rsidRDefault="000F713F" w:rsidP="000F713F">
            <w:pPr>
              <w:keepLines/>
              <w:numPr>
                <w:ilvl w:val="0"/>
                <w:numId w:val="33"/>
              </w:numPr>
              <w:spacing w:before="40" w:after="40"/>
              <w:ind w:firstLine="0"/>
              <w:jc w:val="center"/>
              <w:rPr>
                <w:ins w:id="385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EE324A3" w14:textId="77777777" w:rsidR="000F713F" w:rsidRPr="000F713F" w:rsidRDefault="000F713F" w:rsidP="000F713F">
            <w:pPr>
              <w:keepLines/>
              <w:numPr>
                <w:ilvl w:val="0"/>
                <w:numId w:val="33"/>
              </w:numPr>
              <w:spacing w:before="40" w:after="40"/>
              <w:ind w:firstLine="0"/>
              <w:jc w:val="center"/>
              <w:rPr>
                <w:ins w:id="385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B013FEE" w14:textId="77777777" w:rsidR="000F713F" w:rsidRPr="000F713F" w:rsidRDefault="000F713F" w:rsidP="000F713F">
            <w:pPr>
              <w:keepLines/>
              <w:numPr>
                <w:ilvl w:val="0"/>
                <w:numId w:val="33"/>
              </w:numPr>
              <w:spacing w:before="40" w:after="40"/>
              <w:ind w:firstLine="0"/>
              <w:jc w:val="center"/>
              <w:rPr>
                <w:ins w:id="3856"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9FE6893" w14:textId="77777777" w:rsidR="000F713F" w:rsidRPr="000F713F" w:rsidRDefault="000F713F" w:rsidP="000F713F">
            <w:pPr>
              <w:keepLines/>
              <w:numPr>
                <w:ilvl w:val="0"/>
                <w:numId w:val="33"/>
              </w:numPr>
              <w:spacing w:before="40" w:after="40"/>
              <w:ind w:firstLine="0"/>
              <w:jc w:val="center"/>
              <w:rPr>
                <w:ins w:id="3857" w:author="Huawei" w:date="2018-04-18T14:51:00Z"/>
                <w:rFonts w:ascii="Times New Roman" w:eastAsia="SimSun" w:hAnsi="Times New Roman"/>
                <w:color w:val="000000"/>
                <w:kern w:val="24"/>
                <w:sz w:val="16"/>
                <w:szCs w:val="18"/>
                <w:lang w:eastAsia="x-none"/>
              </w:rPr>
            </w:pPr>
          </w:p>
        </w:tc>
      </w:tr>
      <w:tr w:rsidR="000F713F" w:rsidRPr="000F713F" w14:paraId="1CD2AC15" w14:textId="77777777" w:rsidTr="000F713F">
        <w:trPr>
          <w:cantSplit/>
          <w:jc w:val="center"/>
          <w:ins w:id="3858" w:author="Huawei" w:date="2018-04-18T14:51:00Z"/>
        </w:trPr>
        <w:tc>
          <w:tcPr>
            <w:tcW w:w="0" w:type="auto"/>
            <w:vMerge w:val="restart"/>
            <w:tcBorders>
              <w:top w:val="single" w:sz="4" w:space="0" w:color="auto"/>
              <w:left w:val="single" w:sz="4" w:space="0" w:color="auto"/>
              <w:right w:val="single" w:sz="4" w:space="0" w:color="auto"/>
            </w:tcBorders>
            <w:vAlign w:val="center"/>
          </w:tcPr>
          <w:p w14:paraId="36F78979" w14:textId="77777777" w:rsidR="000F713F" w:rsidRPr="000F713F" w:rsidRDefault="000F713F" w:rsidP="000F713F">
            <w:pPr>
              <w:ind w:left="720" w:hanging="720"/>
              <w:rPr>
                <w:ins w:id="3859" w:author="Huawei" w:date="2018-04-18T14:51:00Z"/>
                <w:rFonts w:ascii="Arial" w:eastAsia="Malgun Gothic" w:hAnsi="Arial" w:cs="Arial"/>
                <w:kern w:val="2"/>
                <w:sz w:val="16"/>
                <w:szCs w:val="18"/>
              </w:rPr>
            </w:pPr>
            <w:ins w:id="3860" w:author="Huawei" w:date="2018-04-18T14:51:00Z">
              <w:r w:rsidRPr="000F713F">
                <w:rPr>
                  <w:rFonts w:ascii="Arial" w:eastAsia="Malgun Gothic" w:hAnsi="Arial" w:cs="Arial"/>
                  <w:kern w:val="2"/>
                  <w:sz w:val="16"/>
                  <w:szCs w:val="18"/>
                </w:rPr>
                <w:t>Cross-Correlations</w:t>
              </w:r>
            </w:ins>
          </w:p>
        </w:tc>
        <w:tc>
          <w:tcPr>
            <w:tcW w:w="358" w:type="pct"/>
            <w:tcBorders>
              <w:top w:val="single" w:sz="4" w:space="0" w:color="auto"/>
              <w:left w:val="single" w:sz="4" w:space="0" w:color="auto"/>
              <w:bottom w:val="single" w:sz="4" w:space="0" w:color="auto"/>
              <w:right w:val="single" w:sz="4" w:space="0" w:color="auto"/>
            </w:tcBorders>
            <w:vAlign w:val="center"/>
          </w:tcPr>
          <w:p w14:paraId="5161BB8D" w14:textId="77777777" w:rsidR="000F713F" w:rsidRPr="000F713F" w:rsidRDefault="000F713F" w:rsidP="000F713F">
            <w:pPr>
              <w:keepLines/>
              <w:numPr>
                <w:ilvl w:val="0"/>
                <w:numId w:val="33"/>
              </w:numPr>
              <w:spacing w:before="40" w:after="40"/>
              <w:ind w:firstLine="0"/>
              <w:jc w:val="center"/>
              <w:rPr>
                <w:ins w:id="3861" w:author="Huawei" w:date="2018-04-18T14:51:00Z"/>
                <w:rFonts w:ascii="Symbol" w:eastAsia="SimSun" w:hAnsi="Symbol"/>
                <w:i/>
                <w:sz w:val="16"/>
                <w:szCs w:val="18"/>
                <w:lang w:eastAsia="x-none"/>
              </w:rPr>
            </w:pPr>
            <w:ins w:id="3862" w:author="Huawei" w:date="2018-04-18T14:5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2D64ECD6" w14:textId="77777777" w:rsidR="000F713F" w:rsidRPr="000F713F" w:rsidRDefault="000F713F" w:rsidP="000F713F">
            <w:pPr>
              <w:keepLines/>
              <w:numPr>
                <w:ilvl w:val="0"/>
                <w:numId w:val="33"/>
              </w:numPr>
              <w:spacing w:before="40" w:after="40"/>
              <w:ind w:firstLine="0"/>
              <w:jc w:val="center"/>
              <w:rPr>
                <w:ins w:id="3863"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3DE94B4" w14:textId="77777777" w:rsidR="000F713F" w:rsidRPr="000F713F" w:rsidRDefault="000F713F" w:rsidP="000F713F">
            <w:pPr>
              <w:keepLines/>
              <w:numPr>
                <w:ilvl w:val="0"/>
                <w:numId w:val="33"/>
              </w:numPr>
              <w:spacing w:before="40" w:after="40"/>
              <w:ind w:firstLine="0"/>
              <w:jc w:val="center"/>
              <w:rPr>
                <w:ins w:id="386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CFB7164" w14:textId="77777777" w:rsidR="000F713F" w:rsidRPr="000F713F" w:rsidRDefault="000F713F" w:rsidP="000F713F">
            <w:pPr>
              <w:keepLines/>
              <w:numPr>
                <w:ilvl w:val="0"/>
                <w:numId w:val="33"/>
              </w:numPr>
              <w:spacing w:before="40" w:after="40"/>
              <w:ind w:firstLine="0"/>
              <w:jc w:val="center"/>
              <w:rPr>
                <w:ins w:id="386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39E56A" w14:textId="77777777" w:rsidR="000F713F" w:rsidRPr="000F713F" w:rsidRDefault="000F713F" w:rsidP="000F713F">
            <w:pPr>
              <w:keepLines/>
              <w:numPr>
                <w:ilvl w:val="0"/>
                <w:numId w:val="33"/>
              </w:numPr>
              <w:spacing w:before="40" w:after="40"/>
              <w:ind w:firstLine="0"/>
              <w:jc w:val="center"/>
              <w:rPr>
                <w:ins w:id="386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922F66B" w14:textId="77777777" w:rsidR="000F713F" w:rsidRPr="000F713F" w:rsidRDefault="000F713F" w:rsidP="000F713F">
            <w:pPr>
              <w:keepLines/>
              <w:numPr>
                <w:ilvl w:val="0"/>
                <w:numId w:val="33"/>
              </w:numPr>
              <w:spacing w:before="40" w:after="40"/>
              <w:ind w:firstLine="0"/>
              <w:jc w:val="center"/>
              <w:rPr>
                <w:ins w:id="386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D54115C" w14:textId="77777777" w:rsidR="000F713F" w:rsidRPr="000F713F" w:rsidRDefault="000F713F" w:rsidP="000F713F">
            <w:pPr>
              <w:keepLines/>
              <w:numPr>
                <w:ilvl w:val="0"/>
                <w:numId w:val="33"/>
              </w:numPr>
              <w:spacing w:before="40" w:after="40"/>
              <w:ind w:firstLine="0"/>
              <w:jc w:val="center"/>
              <w:rPr>
                <w:ins w:id="386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D2AA986" w14:textId="77777777" w:rsidR="000F713F" w:rsidRPr="000F713F" w:rsidRDefault="000F713F" w:rsidP="000F713F">
            <w:pPr>
              <w:keepLines/>
              <w:numPr>
                <w:ilvl w:val="0"/>
                <w:numId w:val="33"/>
              </w:numPr>
              <w:spacing w:before="40" w:after="40"/>
              <w:ind w:firstLine="0"/>
              <w:jc w:val="center"/>
              <w:rPr>
                <w:ins w:id="386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8B64EE0" w14:textId="77777777" w:rsidR="000F713F" w:rsidRPr="000F713F" w:rsidRDefault="000F713F" w:rsidP="000F713F">
            <w:pPr>
              <w:keepLines/>
              <w:numPr>
                <w:ilvl w:val="0"/>
                <w:numId w:val="33"/>
              </w:numPr>
              <w:spacing w:before="40" w:after="40"/>
              <w:ind w:firstLine="0"/>
              <w:jc w:val="center"/>
              <w:rPr>
                <w:ins w:id="3870"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4FCAF01" w14:textId="77777777" w:rsidR="000F713F" w:rsidRPr="000F713F" w:rsidRDefault="000F713F" w:rsidP="000F713F">
            <w:pPr>
              <w:keepLines/>
              <w:numPr>
                <w:ilvl w:val="0"/>
                <w:numId w:val="33"/>
              </w:numPr>
              <w:spacing w:before="40" w:after="40"/>
              <w:ind w:firstLine="0"/>
              <w:jc w:val="center"/>
              <w:rPr>
                <w:ins w:id="3871" w:author="Huawei" w:date="2018-04-18T14:51:00Z"/>
                <w:rFonts w:ascii="Times New Roman" w:eastAsia="SimSun" w:hAnsi="Times New Roman"/>
                <w:color w:val="000000"/>
                <w:kern w:val="24"/>
                <w:sz w:val="16"/>
                <w:szCs w:val="18"/>
                <w:lang w:eastAsia="x-none"/>
              </w:rPr>
            </w:pPr>
          </w:p>
        </w:tc>
      </w:tr>
      <w:tr w:rsidR="000F713F" w:rsidRPr="000F713F" w14:paraId="1A77B07C" w14:textId="77777777" w:rsidTr="000F713F">
        <w:trPr>
          <w:cantSplit/>
          <w:jc w:val="center"/>
          <w:ins w:id="3872" w:author="Huawei" w:date="2018-04-18T14:51:00Z"/>
        </w:trPr>
        <w:tc>
          <w:tcPr>
            <w:tcW w:w="0" w:type="auto"/>
            <w:vMerge/>
            <w:tcBorders>
              <w:left w:val="single" w:sz="4" w:space="0" w:color="auto"/>
              <w:right w:val="single" w:sz="4" w:space="0" w:color="auto"/>
            </w:tcBorders>
            <w:vAlign w:val="center"/>
          </w:tcPr>
          <w:p w14:paraId="592058B3" w14:textId="77777777" w:rsidR="000F713F" w:rsidRPr="000F713F" w:rsidRDefault="000F713F" w:rsidP="000F713F">
            <w:pPr>
              <w:ind w:left="720" w:hanging="720"/>
              <w:rPr>
                <w:ins w:id="3873"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8F7B846" w14:textId="77777777" w:rsidR="000F713F" w:rsidRPr="000F713F" w:rsidRDefault="000F713F" w:rsidP="000F713F">
            <w:pPr>
              <w:keepLines/>
              <w:numPr>
                <w:ilvl w:val="0"/>
                <w:numId w:val="33"/>
              </w:numPr>
              <w:spacing w:before="40" w:after="40"/>
              <w:ind w:firstLine="0"/>
              <w:jc w:val="center"/>
              <w:rPr>
                <w:ins w:id="3874" w:author="Huawei" w:date="2018-04-18T14:51:00Z"/>
                <w:rFonts w:ascii="Symbol" w:eastAsia="SimSun" w:hAnsi="Symbol"/>
                <w:i/>
                <w:sz w:val="16"/>
                <w:szCs w:val="18"/>
                <w:lang w:eastAsia="x-none"/>
              </w:rPr>
            </w:pPr>
            <w:ins w:id="3875" w:author="Huawei" w:date="2018-04-18T14:5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626528D3" w14:textId="77777777" w:rsidR="000F713F" w:rsidRPr="000F713F" w:rsidRDefault="000F713F" w:rsidP="000F713F">
            <w:pPr>
              <w:keepLines/>
              <w:numPr>
                <w:ilvl w:val="0"/>
                <w:numId w:val="33"/>
              </w:numPr>
              <w:spacing w:before="40" w:after="40"/>
              <w:ind w:firstLine="0"/>
              <w:jc w:val="center"/>
              <w:rPr>
                <w:ins w:id="3876"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DDC06DC" w14:textId="77777777" w:rsidR="000F713F" w:rsidRPr="000F713F" w:rsidRDefault="000F713F" w:rsidP="000F713F">
            <w:pPr>
              <w:keepLines/>
              <w:numPr>
                <w:ilvl w:val="0"/>
                <w:numId w:val="33"/>
              </w:numPr>
              <w:spacing w:before="40" w:after="40"/>
              <w:ind w:firstLine="0"/>
              <w:jc w:val="center"/>
              <w:rPr>
                <w:ins w:id="387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D000873" w14:textId="77777777" w:rsidR="000F713F" w:rsidRPr="000F713F" w:rsidRDefault="000F713F" w:rsidP="000F713F">
            <w:pPr>
              <w:keepLines/>
              <w:numPr>
                <w:ilvl w:val="0"/>
                <w:numId w:val="33"/>
              </w:numPr>
              <w:spacing w:before="40" w:after="40"/>
              <w:ind w:firstLine="0"/>
              <w:jc w:val="center"/>
              <w:rPr>
                <w:ins w:id="387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511E82" w14:textId="77777777" w:rsidR="000F713F" w:rsidRPr="000F713F" w:rsidRDefault="000F713F" w:rsidP="000F713F">
            <w:pPr>
              <w:keepLines/>
              <w:numPr>
                <w:ilvl w:val="0"/>
                <w:numId w:val="33"/>
              </w:numPr>
              <w:spacing w:before="40" w:after="40"/>
              <w:ind w:firstLine="0"/>
              <w:jc w:val="center"/>
              <w:rPr>
                <w:ins w:id="387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40C4F4B" w14:textId="77777777" w:rsidR="000F713F" w:rsidRPr="000F713F" w:rsidRDefault="000F713F" w:rsidP="000F713F">
            <w:pPr>
              <w:keepLines/>
              <w:numPr>
                <w:ilvl w:val="0"/>
                <w:numId w:val="33"/>
              </w:numPr>
              <w:spacing w:before="40" w:after="40"/>
              <w:ind w:firstLine="0"/>
              <w:jc w:val="center"/>
              <w:rPr>
                <w:ins w:id="388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4AE9EF" w14:textId="77777777" w:rsidR="000F713F" w:rsidRPr="000F713F" w:rsidRDefault="000F713F" w:rsidP="000F713F">
            <w:pPr>
              <w:keepLines/>
              <w:numPr>
                <w:ilvl w:val="0"/>
                <w:numId w:val="33"/>
              </w:numPr>
              <w:spacing w:before="40" w:after="40"/>
              <w:ind w:firstLine="0"/>
              <w:jc w:val="center"/>
              <w:rPr>
                <w:ins w:id="388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FD28B4" w14:textId="77777777" w:rsidR="000F713F" w:rsidRPr="000F713F" w:rsidRDefault="000F713F" w:rsidP="000F713F">
            <w:pPr>
              <w:keepLines/>
              <w:numPr>
                <w:ilvl w:val="0"/>
                <w:numId w:val="33"/>
              </w:numPr>
              <w:spacing w:before="40" w:after="40"/>
              <w:ind w:firstLine="0"/>
              <w:jc w:val="center"/>
              <w:rPr>
                <w:ins w:id="388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0F41AE" w14:textId="77777777" w:rsidR="000F713F" w:rsidRPr="000F713F" w:rsidRDefault="000F713F" w:rsidP="000F713F">
            <w:pPr>
              <w:keepLines/>
              <w:numPr>
                <w:ilvl w:val="0"/>
                <w:numId w:val="33"/>
              </w:numPr>
              <w:spacing w:before="40" w:after="40"/>
              <w:ind w:firstLine="0"/>
              <w:jc w:val="center"/>
              <w:rPr>
                <w:ins w:id="3883"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A578435" w14:textId="77777777" w:rsidR="000F713F" w:rsidRPr="000F713F" w:rsidRDefault="000F713F" w:rsidP="000F713F">
            <w:pPr>
              <w:keepLines/>
              <w:numPr>
                <w:ilvl w:val="0"/>
                <w:numId w:val="33"/>
              </w:numPr>
              <w:spacing w:before="40" w:after="40"/>
              <w:ind w:firstLine="0"/>
              <w:jc w:val="center"/>
              <w:rPr>
                <w:ins w:id="3884" w:author="Huawei" w:date="2018-04-18T14:51:00Z"/>
                <w:rFonts w:ascii="Times New Roman" w:eastAsia="SimSun" w:hAnsi="Times New Roman"/>
                <w:color w:val="000000"/>
                <w:kern w:val="24"/>
                <w:sz w:val="16"/>
                <w:szCs w:val="18"/>
                <w:lang w:eastAsia="x-none"/>
              </w:rPr>
            </w:pPr>
          </w:p>
        </w:tc>
      </w:tr>
      <w:tr w:rsidR="000F713F" w:rsidRPr="000F713F" w14:paraId="4EEF4B35" w14:textId="77777777" w:rsidTr="000F713F">
        <w:trPr>
          <w:cantSplit/>
          <w:jc w:val="center"/>
          <w:ins w:id="3885" w:author="Huawei" w:date="2018-04-18T14:51:00Z"/>
        </w:trPr>
        <w:tc>
          <w:tcPr>
            <w:tcW w:w="0" w:type="auto"/>
            <w:vMerge/>
            <w:tcBorders>
              <w:left w:val="single" w:sz="4" w:space="0" w:color="auto"/>
              <w:right w:val="single" w:sz="4" w:space="0" w:color="auto"/>
            </w:tcBorders>
            <w:vAlign w:val="center"/>
          </w:tcPr>
          <w:p w14:paraId="7CBA469B" w14:textId="77777777" w:rsidR="000F713F" w:rsidRPr="000F713F" w:rsidRDefault="000F713F" w:rsidP="000F713F">
            <w:pPr>
              <w:ind w:left="720" w:hanging="720"/>
              <w:rPr>
                <w:ins w:id="3886"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133A60B" w14:textId="77777777" w:rsidR="000F713F" w:rsidRPr="000F713F" w:rsidRDefault="000F713F" w:rsidP="000F713F">
            <w:pPr>
              <w:keepLines/>
              <w:numPr>
                <w:ilvl w:val="0"/>
                <w:numId w:val="33"/>
              </w:numPr>
              <w:spacing w:before="40" w:after="40"/>
              <w:ind w:firstLine="0"/>
              <w:jc w:val="center"/>
              <w:rPr>
                <w:ins w:id="3887" w:author="Huawei" w:date="2018-04-18T14:51:00Z"/>
                <w:rFonts w:ascii="Symbol" w:eastAsia="SimSun" w:hAnsi="Symbol"/>
                <w:i/>
                <w:sz w:val="16"/>
                <w:szCs w:val="18"/>
                <w:lang w:eastAsia="x-none"/>
              </w:rPr>
            </w:pPr>
            <w:ins w:id="3888" w:author="Huawei" w:date="2018-04-18T14:5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05759FAF" w14:textId="77777777" w:rsidR="000F713F" w:rsidRPr="000F713F" w:rsidRDefault="000F713F" w:rsidP="000F713F">
            <w:pPr>
              <w:keepLines/>
              <w:numPr>
                <w:ilvl w:val="0"/>
                <w:numId w:val="33"/>
              </w:numPr>
              <w:spacing w:before="40" w:after="40"/>
              <w:ind w:firstLine="0"/>
              <w:jc w:val="center"/>
              <w:rPr>
                <w:ins w:id="3889"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C7BAC15" w14:textId="77777777" w:rsidR="000F713F" w:rsidRPr="000F713F" w:rsidRDefault="000F713F" w:rsidP="000F713F">
            <w:pPr>
              <w:keepLines/>
              <w:numPr>
                <w:ilvl w:val="0"/>
                <w:numId w:val="33"/>
              </w:numPr>
              <w:spacing w:before="40" w:after="40"/>
              <w:ind w:firstLine="0"/>
              <w:jc w:val="center"/>
              <w:rPr>
                <w:ins w:id="389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F855B3F" w14:textId="77777777" w:rsidR="000F713F" w:rsidRPr="000F713F" w:rsidRDefault="000F713F" w:rsidP="000F713F">
            <w:pPr>
              <w:keepLines/>
              <w:numPr>
                <w:ilvl w:val="0"/>
                <w:numId w:val="33"/>
              </w:numPr>
              <w:spacing w:before="40" w:after="40"/>
              <w:ind w:firstLine="0"/>
              <w:jc w:val="center"/>
              <w:rPr>
                <w:ins w:id="389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0A73E0" w14:textId="77777777" w:rsidR="000F713F" w:rsidRPr="000F713F" w:rsidRDefault="000F713F" w:rsidP="000F713F">
            <w:pPr>
              <w:keepLines/>
              <w:numPr>
                <w:ilvl w:val="0"/>
                <w:numId w:val="33"/>
              </w:numPr>
              <w:spacing w:before="40" w:after="40"/>
              <w:ind w:firstLine="0"/>
              <w:jc w:val="center"/>
              <w:rPr>
                <w:ins w:id="389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E0C391C" w14:textId="77777777" w:rsidR="000F713F" w:rsidRPr="000F713F" w:rsidRDefault="000F713F" w:rsidP="000F713F">
            <w:pPr>
              <w:keepLines/>
              <w:numPr>
                <w:ilvl w:val="0"/>
                <w:numId w:val="33"/>
              </w:numPr>
              <w:spacing w:before="40" w:after="40"/>
              <w:ind w:firstLine="0"/>
              <w:jc w:val="center"/>
              <w:rPr>
                <w:ins w:id="389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5F7ADC0" w14:textId="77777777" w:rsidR="000F713F" w:rsidRPr="000F713F" w:rsidRDefault="000F713F" w:rsidP="000F713F">
            <w:pPr>
              <w:keepLines/>
              <w:numPr>
                <w:ilvl w:val="0"/>
                <w:numId w:val="33"/>
              </w:numPr>
              <w:spacing w:before="40" w:after="40"/>
              <w:ind w:firstLine="0"/>
              <w:jc w:val="center"/>
              <w:rPr>
                <w:ins w:id="389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D1A300" w14:textId="77777777" w:rsidR="000F713F" w:rsidRPr="000F713F" w:rsidRDefault="000F713F" w:rsidP="000F713F">
            <w:pPr>
              <w:keepLines/>
              <w:numPr>
                <w:ilvl w:val="0"/>
                <w:numId w:val="33"/>
              </w:numPr>
              <w:spacing w:before="40" w:after="40"/>
              <w:ind w:firstLine="0"/>
              <w:jc w:val="center"/>
              <w:rPr>
                <w:ins w:id="389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670168" w14:textId="77777777" w:rsidR="000F713F" w:rsidRPr="000F713F" w:rsidRDefault="000F713F" w:rsidP="000F713F">
            <w:pPr>
              <w:keepLines/>
              <w:numPr>
                <w:ilvl w:val="0"/>
                <w:numId w:val="33"/>
              </w:numPr>
              <w:spacing w:before="40" w:after="40"/>
              <w:ind w:firstLine="0"/>
              <w:jc w:val="center"/>
              <w:rPr>
                <w:ins w:id="3896"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CADB46C" w14:textId="77777777" w:rsidR="000F713F" w:rsidRPr="000F713F" w:rsidRDefault="000F713F" w:rsidP="000F713F">
            <w:pPr>
              <w:keepLines/>
              <w:numPr>
                <w:ilvl w:val="0"/>
                <w:numId w:val="33"/>
              </w:numPr>
              <w:spacing w:before="40" w:after="40"/>
              <w:ind w:firstLine="0"/>
              <w:jc w:val="center"/>
              <w:rPr>
                <w:ins w:id="3897" w:author="Huawei" w:date="2018-04-18T14:51:00Z"/>
                <w:rFonts w:ascii="Times New Roman" w:eastAsia="SimSun" w:hAnsi="Times New Roman"/>
                <w:color w:val="000000"/>
                <w:kern w:val="24"/>
                <w:sz w:val="16"/>
                <w:szCs w:val="18"/>
                <w:lang w:eastAsia="x-none"/>
              </w:rPr>
            </w:pPr>
          </w:p>
        </w:tc>
      </w:tr>
      <w:tr w:rsidR="000F713F" w:rsidRPr="000F713F" w14:paraId="424B2CBD" w14:textId="77777777" w:rsidTr="000F713F">
        <w:trPr>
          <w:cantSplit/>
          <w:jc w:val="center"/>
          <w:ins w:id="3898" w:author="Huawei" w:date="2018-04-18T14:51:00Z"/>
        </w:trPr>
        <w:tc>
          <w:tcPr>
            <w:tcW w:w="0" w:type="auto"/>
            <w:vMerge/>
            <w:tcBorders>
              <w:left w:val="single" w:sz="4" w:space="0" w:color="auto"/>
              <w:right w:val="single" w:sz="4" w:space="0" w:color="auto"/>
            </w:tcBorders>
            <w:vAlign w:val="center"/>
          </w:tcPr>
          <w:p w14:paraId="4D24FE07" w14:textId="77777777" w:rsidR="000F713F" w:rsidRPr="000F713F" w:rsidRDefault="000F713F" w:rsidP="000F713F">
            <w:pPr>
              <w:ind w:left="720" w:hanging="720"/>
              <w:rPr>
                <w:ins w:id="3899"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F324137" w14:textId="77777777" w:rsidR="000F713F" w:rsidRPr="000F713F" w:rsidRDefault="000F713F" w:rsidP="000F713F">
            <w:pPr>
              <w:keepLines/>
              <w:numPr>
                <w:ilvl w:val="0"/>
                <w:numId w:val="33"/>
              </w:numPr>
              <w:spacing w:before="40" w:after="40"/>
              <w:ind w:firstLine="0"/>
              <w:jc w:val="center"/>
              <w:rPr>
                <w:ins w:id="3900" w:author="Huawei" w:date="2018-04-18T14:51:00Z"/>
                <w:rFonts w:ascii="Symbol" w:eastAsia="SimSun" w:hAnsi="Symbol"/>
                <w:i/>
                <w:sz w:val="16"/>
                <w:szCs w:val="18"/>
                <w:lang w:eastAsia="x-none"/>
              </w:rPr>
            </w:pPr>
            <w:ins w:id="3901" w:author="Huawei" w:date="2018-04-18T14:5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65FC9952" w14:textId="77777777" w:rsidR="000F713F" w:rsidRPr="000F713F" w:rsidRDefault="000F713F" w:rsidP="000F713F">
            <w:pPr>
              <w:keepLines/>
              <w:numPr>
                <w:ilvl w:val="0"/>
                <w:numId w:val="33"/>
              </w:numPr>
              <w:spacing w:before="40" w:after="40"/>
              <w:ind w:firstLine="0"/>
              <w:jc w:val="center"/>
              <w:rPr>
                <w:ins w:id="3902"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692BD6D" w14:textId="77777777" w:rsidR="000F713F" w:rsidRPr="000F713F" w:rsidRDefault="000F713F" w:rsidP="000F713F">
            <w:pPr>
              <w:keepLines/>
              <w:numPr>
                <w:ilvl w:val="0"/>
                <w:numId w:val="33"/>
              </w:numPr>
              <w:spacing w:before="40" w:after="40"/>
              <w:ind w:firstLine="0"/>
              <w:jc w:val="center"/>
              <w:rPr>
                <w:ins w:id="390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79C1E2" w14:textId="77777777" w:rsidR="000F713F" w:rsidRPr="000F713F" w:rsidRDefault="000F713F" w:rsidP="000F713F">
            <w:pPr>
              <w:keepLines/>
              <w:numPr>
                <w:ilvl w:val="0"/>
                <w:numId w:val="33"/>
              </w:numPr>
              <w:spacing w:before="40" w:after="40"/>
              <w:ind w:firstLine="0"/>
              <w:jc w:val="center"/>
              <w:rPr>
                <w:ins w:id="390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80FD949" w14:textId="77777777" w:rsidR="000F713F" w:rsidRPr="000F713F" w:rsidRDefault="000F713F" w:rsidP="000F713F">
            <w:pPr>
              <w:keepLines/>
              <w:numPr>
                <w:ilvl w:val="0"/>
                <w:numId w:val="33"/>
              </w:numPr>
              <w:spacing w:before="40" w:after="40"/>
              <w:ind w:firstLine="0"/>
              <w:jc w:val="center"/>
              <w:rPr>
                <w:ins w:id="390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0FABB9" w14:textId="77777777" w:rsidR="000F713F" w:rsidRPr="000F713F" w:rsidRDefault="000F713F" w:rsidP="000F713F">
            <w:pPr>
              <w:keepLines/>
              <w:numPr>
                <w:ilvl w:val="0"/>
                <w:numId w:val="33"/>
              </w:numPr>
              <w:spacing w:before="40" w:after="40"/>
              <w:ind w:firstLine="0"/>
              <w:jc w:val="center"/>
              <w:rPr>
                <w:ins w:id="390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B3BA8C1" w14:textId="77777777" w:rsidR="000F713F" w:rsidRPr="000F713F" w:rsidRDefault="000F713F" w:rsidP="000F713F">
            <w:pPr>
              <w:keepLines/>
              <w:numPr>
                <w:ilvl w:val="0"/>
                <w:numId w:val="33"/>
              </w:numPr>
              <w:spacing w:before="40" w:after="40"/>
              <w:ind w:firstLine="0"/>
              <w:jc w:val="center"/>
              <w:rPr>
                <w:ins w:id="390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C5D811" w14:textId="77777777" w:rsidR="000F713F" w:rsidRPr="000F713F" w:rsidRDefault="000F713F" w:rsidP="000F713F">
            <w:pPr>
              <w:keepLines/>
              <w:numPr>
                <w:ilvl w:val="0"/>
                <w:numId w:val="33"/>
              </w:numPr>
              <w:spacing w:before="40" w:after="40"/>
              <w:ind w:firstLine="0"/>
              <w:jc w:val="center"/>
              <w:rPr>
                <w:ins w:id="390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FEE9DB" w14:textId="77777777" w:rsidR="000F713F" w:rsidRPr="000F713F" w:rsidRDefault="000F713F" w:rsidP="000F713F">
            <w:pPr>
              <w:keepLines/>
              <w:numPr>
                <w:ilvl w:val="0"/>
                <w:numId w:val="33"/>
              </w:numPr>
              <w:spacing w:before="40" w:after="40"/>
              <w:ind w:firstLine="0"/>
              <w:jc w:val="center"/>
              <w:rPr>
                <w:ins w:id="3909"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85E3CB1" w14:textId="77777777" w:rsidR="000F713F" w:rsidRPr="000F713F" w:rsidRDefault="000F713F" w:rsidP="000F713F">
            <w:pPr>
              <w:keepLines/>
              <w:numPr>
                <w:ilvl w:val="0"/>
                <w:numId w:val="33"/>
              </w:numPr>
              <w:spacing w:before="40" w:after="40"/>
              <w:ind w:firstLine="0"/>
              <w:jc w:val="center"/>
              <w:rPr>
                <w:ins w:id="3910" w:author="Huawei" w:date="2018-04-18T14:51:00Z"/>
                <w:rFonts w:ascii="Times New Roman" w:eastAsia="SimSun" w:hAnsi="Times New Roman"/>
                <w:color w:val="000000"/>
                <w:kern w:val="24"/>
                <w:sz w:val="16"/>
                <w:szCs w:val="18"/>
                <w:lang w:eastAsia="x-none"/>
              </w:rPr>
            </w:pPr>
          </w:p>
        </w:tc>
      </w:tr>
      <w:tr w:rsidR="000F713F" w:rsidRPr="000F713F" w14:paraId="246EFFE0" w14:textId="77777777" w:rsidTr="000F713F">
        <w:trPr>
          <w:cantSplit/>
          <w:jc w:val="center"/>
          <w:ins w:id="3911" w:author="Huawei" w:date="2018-04-18T14:51:00Z"/>
        </w:trPr>
        <w:tc>
          <w:tcPr>
            <w:tcW w:w="0" w:type="auto"/>
            <w:vMerge/>
            <w:tcBorders>
              <w:left w:val="single" w:sz="4" w:space="0" w:color="auto"/>
              <w:right w:val="single" w:sz="4" w:space="0" w:color="auto"/>
            </w:tcBorders>
            <w:vAlign w:val="center"/>
          </w:tcPr>
          <w:p w14:paraId="590031B7" w14:textId="77777777" w:rsidR="000F713F" w:rsidRPr="000F713F" w:rsidRDefault="000F713F" w:rsidP="000F713F">
            <w:pPr>
              <w:ind w:left="720" w:hanging="720"/>
              <w:rPr>
                <w:ins w:id="3912"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7801843" w14:textId="77777777" w:rsidR="000F713F" w:rsidRPr="000F713F" w:rsidRDefault="000F713F" w:rsidP="000F713F">
            <w:pPr>
              <w:keepLines/>
              <w:numPr>
                <w:ilvl w:val="0"/>
                <w:numId w:val="33"/>
              </w:numPr>
              <w:spacing w:before="40" w:after="40"/>
              <w:ind w:firstLine="0"/>
              <w:jc w:val="center"/>
              <w:rPr>
                <w:ins w:id="3913" w:author="Huawei" w:date="2018-04-18T14:51:00Z"/>
                <w:rFonts w:ascii="Symbol" w:eastAsia="SimSun" w:hAnsi="Symbol"/>
                <w:i/>
                <w:sz w:val="16"/>
                <w:szCs w:val="18"/>
                <w:lang w:eastAsia="x-none"/>
              </w:rPr>
            </w:pPr>
            <w:ins w:id="3914" w:author="Huawei" w:date="2018-04-18T14:51:00Z">
              <w:r w:rsidRPr="000F713F">
                <w:rPr>
                  <w:rFonts w:ascii="Times New Roman" w:eastAsia="SimSun" w:hAnsi="Times New Roman"/>
                  <w:i/>
                  <w:sz w:val="16"/>
                  <w:szCs w:val="18"/>
                  <w:lang w:eastAsia="x-none"/>
                </w:rPr>
                <w:t>DS</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082FB9EE" w14:textId="77777777" w:rsidR="000F713F" w:rsidRPr="000F713F" w:rsidRDefault="000F713F" w:rsidP="000F713F">
            <w:pPr>
              <w:keepLines/>
              <w:numPr>
                <w:ilvl w:val="0"/>
                <w:numId w:val="33"/>
              </w:numPr>
              <w:spacing w:before="40" w:after="40"/>
              <w:ind w:firstLine="0"/>
              <w:jc w:val="center"/>
              <w:rPr>
                <w:ins w:id="3915"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9FC8F0B" w14:textId="77777777" w:rsidR="000F713F" w:rsidRPr="000F713F" w:rsidRDefault="000F713F" w:rsidP="000F713F">
            <w:pPr>
              <w:keepLines/>
              <w:numPr>
                <w:ilvl w:val="0"/>
                <w:numId w:val="33"/>
              </w:numPr>
              <w:spacing w:before="40" w:after="40"/>
              <w:ind w:firstLine="0"/>
              <w:jc w:val="center"/>
              <w:rPr>
                <w:ins w:id="391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9085995" w14:textId="77777777" w:rsidR="000F713F" w:rsidRPr="000F713F" w:rsidRDefault="000F713F" w:rsidP="000F713F">
            <w:pPr>
              <w:keepLines/>
              <w:numPr>
                <w:ilvl w:val="0"/>
                <w:numId w:val="33"/>
              </w:numPr>
              <w:spacing w:before="40" w:after="40"/>
              <w:ind w:firstLine="0"/>
              <w:jc w:val="center"/>
              <w:rPr>
                <w:ins w:id="391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619900" w14:textId="77777777" w:rsidR="000F713F" w:rsidRPr="000F713F" w:rsidRDefault="000F713F" w:rsidP="000F713F">
            <w:pPr>
              <w:keepLines/>
              <w:numPr>
                <w:ilvl w:val="0"/>
                <w:numId w:val="33"/>
              </w:numPr>
              <w:spacing w:before="40" w:after="40"/>
              <w:ind w:firstLine="0"/>
              <w:jc w:val="center"/>
              <w:rPr>
                <w:ins w:id="391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B374FBF" w14:textId="77777777" w:rsidR="000F713F" w:rsidRPr="000F713F" w:rsidRDefault="000F713F" w:rsidP="000F713F">
            <w:pPr>
              <w:keepLines/>
              <w:numPr>
                <w:ilvl w:val="0"/>
                <w:numId w:val="33"/>
              </w:numPr>
              <w:spacing w:before="40" w:after="40"/>
              <w:ind w:firstLine="0"/>
              <w:jc w:val="center"/>
              <w:rPr>
                <w:ins w:id="391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3FB1574" w14:textId="77777777" w:rsidR="000F713F" w:rsidRPr="000F713F" w:rsidRDefault="000F713F" w:rsidP="000F713F">
            <w:pPr>
              <w:keepLines/>
              <w:numPr>
                <w:ilvl w:val="0"/>
                <w:numId w:val="33"/>
              </w:numPr>
              <w:spacing w:before="40" w:after="40"/>
              <w:ind w:firstLine="0"/>
              <w:jc w:val="center"/>
              <w:rPr>
                <w:ins w:id="392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72A60E" w14:textId="77777777" w:rsidR="000F713F" w:rsidRPr="000F713F" w:rsidRDefault="000F713F" w:rsidP="000F713F">
            <w:pPr>
              <w:keepLines/>
              <w:numPr>
                <w:ilvl w:val="0"/>
                <w:numId w:val="33"/>
              </w:numPr>
              <w:spacing w:before="40" w:after="40"/>
              <w:ind w:firstLine="0"/>
              <w:jc w:val="center"/>
              <w:rPr>
                <w:ins w:id="392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35959A8" w14:textId="77777777" w:rsidR="000F713F" w:rsidRPr="000F713F" w:rsidRDefault="000F713F" w:rsidP="000F713F">
            <w:pPr>
              <w:keepLines/>
              <w:numPr>
                <w:ilvl w:val="0"/>
                <w:numId w:val="33"/>
              </w:numPr>
              <w:spacing w:before="40" w:after="40"/>
              <w:ind w:firstLine="0"/>
              <w:jc w:val="center"/>
              <w:rPr>
                <w:ins w:id="3922"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5D12B17" w14:textId="77777777" w:rsidR="000F713F" w:rsidRPr="000F713F" w:rsidRDefault="000F713F" w:rsidP="000F713F">
            <w:pPr>
              <w:keepLines/>
              <w:numPr>
                <w:ilvl w:val="0"/>
                <w:numId w:val="33"/>
              </w:numPr>
              <w:spacing w:before="40" w:after="40"/>
              <w:ind w:firstLine="0"/>
              <w:jc w:val="center"/>
              <w:rPr>
                <w:ins w:id="3923" w:author="Huawei" w:date="2018-04-18T14:51:00Z"/>
                <w:rFonts w:ascii="Times New Roman" w:eastAsia="SimSun" w:hAnsi="Times New Roman"/>
                <w:color w:val="000000"/>
                <w:kern w:val="24"/>
                <w:sz w:val="16"/>
                <w:szCs w:val="18"/>
                <w:lang w:eastAsia="x-none"/>
              </w:rPr>
            </w:pPr>
          </w:p>
        </w:tc>
      </w:tr>
      <w:tr w:rsidR="000F713F" w:rsidRPr="000F713F" w14:paraId="0A9FED38" w14:textId="77777777" w:rsidTr="000F713F">
        <w:trPr>
          <w:cantSplit/>
          <w:jc w:val="center"/>
          <w:ins w:id="3924" w:author="Huawei" w:date="2018-04-18T14:51:00Z"/>
        </w:trPr>
        <w:tc>
          <w:tcPr>
            <w:tcW w:w="0" w:type="auto"/>
            <w:vMerge/>
            <w:tcBorders>
              <w:left w:val="single" w:sz="4" w:space="0" w:color="auto"/>
              <w:right w:val="single" w:sz="4" w:space="0" w:color="auto"/>
            </w:tcBorders>
            <w:vAlign w:val="center"/>
          </w:tcPr>
          <w:p w14:paraId="515B0B24" w14:textId="77777777" w:rsidR="000F713F" w:rsidRPr="000F713F" w:rsidRDefault="000F713F" w:rsidP="000F713F">
            <w:pPr>
              <w:ind w:left="720" w:hanging="720"/>
              <w:rPr>
                <w:ins w:id="3925"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CC74AF5" w14:textId="77777777" w:rsidR="000F713F" w:rsidRPr="000F713F" w:rsidRDefault="000F713F" w:rsidP="000F713F">
            <w:pPr>
              <w:keepLines/>
              <w:numPr>
                <w:ilvl w:val="0"/>
                <w:numId w:val="33"/>
              </w:numPr>
              <w:spacing w:before="40" w:after="40"/>
              <w:ind w:firstLine="0"/>
              <w:jc w:val="center"/>
              <w:rPr>
                <w:ins w:id="3926" w:author="Huawei" w:date="2018-04-18T14:51:00Z"/>
                <w:rFonts w:ascii="Symbol" w:eastAsia="SimSun" w:hAnsi="Symbol"/>
                <w:i/>
                <w:sz w:val="16"/>
                <w:szCs w:val="18"/>
                <w:lang w:eastAsia="x-none"/>
              </w:rPr>
            </w:pPr>
            <w:ins w:id="3927" w:author="Huawei" w:date="2018-04-18T14:5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vertAlign w:val="subscript"/>
                  <w:lang w:eastAsia="x-none"/>
                </w:rPr>
                <w:t xml:space="preserve"> </w:t>
              </w:r>
              <w:r w:rsidRPr="000F713F">
                <w:rPr>
                  <w:rFonts w:ascii="Times New Roman" w:eastAsia="SimSun" w:hAnsi="Times New Roman"/>
                  <w:sz w:val="16"/>
                  <w:szCs w:val="18"/>
                  <w:lang w:eastAsia="x-none"/>
                </w:rPr>
                <w:t xml:space="preserve">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74935B8A" w14:textId="77777777" w:rsidR="000F713F" w:rsidRPr="000F713F" w:rsidRDefault="000F713F" w:rsidP="000F713F">
            <w:pPr>
              <w:keepLines/>
              <w:numPr>
                <w:ilvl w:val="0"/>
                <w:numId w:val="33"/>
              </w:numPr>
              <w:spacing w:before="40" w:after="40"/>
              <w:ind w:firstLine="0"/>
              <w:jc w:val="center"/>
              <w:rPr>
                <w:ins w:id="3928"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42BA25C" w14:textId="77777777" w:rsidR="000F713F" w:rsidRPr="000F713F" w:rsidRDefault="000F713F" w:rsidP="000F713F">
            <w:pPr>
              <w:keepLines/>
              <w:numPr>
                <w:ilvl w:val="0"/>
                <w:numId w:val="33"/>
              </w:numPr>
              <w:spacing w:before="40" w:after="40"/>
              <w:ind w:firstLine="0"/>
              <w:jc w:val="center"/>
              <w:rPr>
                <w:ins w:id="392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008C8C" w14:textId="77777777" w:rsidR="000F713F" w:rsidRPr="000F713F" w:rsidRDefault="000F713F" w:rsidP="000F713F">
            <w:pPr>
              <w:keepLines/>
              <w:numPr>
                <w:ilvl w:val="0"/>
                <w:numId w:val="33"/>
              </w:numPr>
              <w:spacing w:before="40" w:after="40"/>
              <w:ind w:firstLine="0"/>
              <w:jc w:val="center"/>
              <w:rPr>
                <w:ins w:id="393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1CAAA2" w14:textId="77777777" w:rsidR="000F713F" w:rsidRPr="000F713F" w:rsidRDefault="000F713F" w:rsidP="000F713F">
            <w:pPr>
              <w:keepLines/>
              <w:numPr>
                <w:ilvl w:val="0"/>
                <w:numId w:val="33"/>
              </w:numPr>
              <w:spacing w:before="40" w:after="40"/>
              <w:ind w:firstLine="0"/>
              <w:jc w:val="center"/>
              <w:rPr>
                <w:ins w:id="393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CABF2E" w14:textId="77777777" w:rsidR="000F713F" w:rsidRPr="000F713F" w:rsidRDefault="000F713F" w:rsidP="000F713F">
            <w:pPr>
              <w:keepLines/>
              <w:numPr>
                <w:ilvl w:val="0"/>
                <w:numId w:val="33"/>
              </w:numPr>
              <w:spacing w:before="40" w:after="40"/>
              <w:ind w:firstLine="0"/>
              <w:jc w:val="center"/>
              <w:rPr>
                <w:ins w:id="393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14EF47" w14:textId="77777777" w:rsidR="000F713F" w:rsidRPr="000F713F" w:rsidRDefault="000F713F" w:rsidP="000F713F">
            <w:pPr>
              <w:keepLines/>
              <w:numPr>
                <w:ilvl w:val="0"/>
                <w:numId w:val="33"/>
              </w:numPr>
              <w:spacing w:before="40" w:after="40"/>
              <w:ind w:firstLine="0"/>
              <w:jc w:val="center"/>
              <w:rPr>
                <w:ins w:id="393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2C26AD" w14:textId="77777777" w:rsidR="000F713F" w:rsidRPr="000F713F" w:rsidRDefault="000F713F" w:rsidP="000F713F">
            <w:pPr>
              <w:keepLines/>
              <w:numPr>
                <w:ilvl w:val="0"/>
                <w:numId w:val="33"/>
              </w:numPr>
              <w:spacing w:before="40" w:after="40"/>
              <w:ind w:firstLine="0"/>
              <w:jc w:val="center"/>
              <w:rPr>
                <w:ins w:id="393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D470F3" w14:textId="77777777" w:rsidR="000F713F" w:rsidRPr="000F713F" w:rsidRDefault="000F713F" w:rsidP="000F713F">
            <w:pPr>
              <w:keepLines/>
              <w:numPr>
                <w:ilvl w:val="0"/>
                <w:numId w:val="33"/>
              </w:numPr>
              <w:spacing w:before="40" w:after="40"/>
              <w:ind w:firstLine="0"/>
              <w:jc w:val="center"/>
              <w:rPr>
                <w:ins w:id="3935"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EFDD34D" w14:textId="77777777" w:rsidR="000F713F" w:rsidRPr="000F713F" w:rsidRDefault="000F713F" w:rsidP="000F713F">
            <w:pPr>
              <w:keepLines/>
              <w:numPr>
                <w:ilvl w:val="0"/>
                <w:numId w:val="33"/>
              </w:numPr>
              <w:spacing w:before="40" w:after="40"/>
              <w:ind w:firstLine="0"/>
              <w:jc w:val="center"/>
              <w:rPr>
                <w:ins w:id="3936" w:author="Huawei" w:date="2018-04-18T14:51:00Z"/>
                <w:rFonts w:ascii="Times New Roman" w:eastAsia="SimSun" w:hAnsi="Times New Roman"/>
                <w:color w:val="000000"/>
                <w:kern w:val="24"/>
                <w:sz w:val="16"/>
                <w:szCs w:val="18"/>
                <w:lang w:eastAsia="x-none"/>
              </w:rPr>
            </w:pPr>
          </w:p>
        </w:tc>
      </w:tr>
      <w:tr w:rsidR="000F713F" w:rsidRPr="000F713F" w14:paraId="3A87F1AD" w14:textId="77777777" w:rsidTr="000F713F">
        <w:trPr>
          <w:cantSplit/>
          <w:jc w:val="center"/>
          <w:ins w:id="3937" w:author="Huawei" w:date="2018-04-18T14:51:00Z"/>
        </w:trPr>
        <w:tc>
          <w:tcPr>
            <w:tcW w:w="0" w:type="auto"/>
            <w:vMerge/>
            <w:tcBorders>
              <w:left w:val="single" w:sz="4" w:space="0" w:color="auto"/>
              <w:right w:val="single" w:sz="4" w:space="0" w:color="auto"/>
            </w:tcBorders>
            <w:vAlign w:val="center"/>
          </w:tcPr>
          <w:p w14:paraId="345C3252" w14:textId="77777777" w:rsidR="000F713F" w:rsidRPr="000F713F" w:rsidRDefault="000F713F" w:rsidP="000F713F">
            <w:pPr>
              <w:ind w:left="720" w:hanging="720"/>
              <w:rPr>
                <w:ins w:id="3938"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0033760" w14:textId="77777777" w:rsidR="000F713F" w:rsidRPr="000F713F" w:rsidRDefault="000F713F" w:rsidP="000F713F">
            <w:pPr>
              <w:keepLines/>
              <w:numPr>
                <w:ilvl w:val="0"/>
                <w:numId w:val="33"/>
              </w:numPr>
              <w:spacing w:before="40" w:after="40"/>
              <w:ind w:firstLine="0"/>
              <w:jc w:val="center"/>
              <w:rPr>
                <w:ins w:id="3939" w:author="Huawei" w:date="2018-04-18T14:51:00Z"/>
                <w:rFonts w:ascii="Symbol" w:eastAsia="SimSun" w:hAnsi="Symbol"/>
                <w:i/>
                <w:sz w:val="16"/>
                <w:szCs w:val="18"/>
                <w:lang w:eastAsia="x-none"/>
              </w:rPr>
            </w:pPr>
            <w:ins w:id="3940" w:author="Huawei" w:date="2018-04-18T14:5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26703192" w14:textId="77777777" w:rsidR="000F713F" w:rsidRPr="000F713F" w:rsidRDefault="000F713F" w:rsidP="000F713F">
            <w:pPr>
              <w:keepLines/>
              <w:numPr>
                <w:ilvl w:val="0"/>
                <w:numId w:val="33"/>
              </w:numPr>
              <w:spacing w:before="40" w:after="40"/>
              <w:ind w:firstLine="0"/>
              <w:jc w:val="center"/>
              <w:rPr>
                <w:ins w:id="3941"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92A83C2" w14:textId="77777777" w:rsidR="000F713F" w:rsidRPr="000F713F" w:rsidRDefault="000F713F" w:rsidP="000F713F">
            <w:pPr>
              <w:keepLines/>
              <w:numPr>
                <w:ilvl w:val="0"/>
                <w:numId w:val="33"/>
              </w:numPr>
              <w:spacing w:before="40" w:after="40"/>
              <w:ind w:firstLine="0"/>
              <w:jc w:val="center"/>
              <w:rPr>
                <w:ins w:id="394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0D7B86" w14:textId="77777777" w:rsidR="000F713F" w:rsidRPr="000F713F" w:rsidRDefault="000F713F" w:rsidP="000F713F">
            <w:pPr>
              <w:keepLines/>
              <w:numPr>
                <w:ilvl w:val="0"/>
                <w:numId w:val="33"/>
              </w:numPr>
              <w:spacing w:before="40" w:after="40"/>
              <w:ind w:firstLine="0"/>
              <w:jc w:val="center"/>
              <w:rPr>
                <w:ins w:id="394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48998C" w14:textId="77777777" w:rsidR="000F713F" w:rsidRPr="000F713F" w:rsidRDefault="000F713F" w:rsidP="000F713F">
            <w:pPr>
              <w:keepLines/>
              <w:numPr>
                <w:ilvl w:val="0"/>
                <w:numId w:val="33"/>
              </w:numPr>
              <w:spacing w:before="40" w:after="40"/>
              <w:ind w:firstLine="0"/>
              <w:jc w:val="center"/>
              <w:rPr>
                <w:ins w:id="394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3376FD9" w14:textId="77777777" w:rsidR="000F713F" w:rsidRPr="000F713F" w:rsidRDefault="000F713F" w:rsidP="000F713F">
            <w:pPr>
              <w:keepLines/>
              <w:numPr>
                <w:ilvl w:val="0"/>
                <w:numId w:val="33"/>
              </w:numPr>
              <w:spacing w:before="40" w:after="40"/>
              <w:ind w:firstLine="0"/>
              <w:jc w:val="center"/>
              <w:rPr>
                <w:ins w:id="394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CA7F19" w14:textId="77777777" w:rsidR="000F713F" w:rsidRPr="000F713F" w:rsidRDefault="000F713F" w:rsidP="000F713F">
            <w:pPr>
              <w:keepLines/>
              <w:numPr>
                <w:ilvl w:val="0"/>
                <w:numId w:val="33"/>
              </w:numPr>
              <w:spacing w:before="40" w:after="40"/>
              <w:ind w:firstLine="0"/>
              <w:jc w:val="center"/>
              <w:rPr>
                <w:ins w:id="394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7A9C73" w14:textId="77777777" w:rsidR="000F713F" w:rsidRPr="000F713F" w:rsidRDefault="000F713F" w:rsidP="000F713F">
            <w:pPr>
              <w:keepLines/>
              <w:numPr>
                <w:ilvl w:val="0"/>
                <w:numId w:val="33"/>
              </w:numPr>
              <w:spacing w:before="40" w:after="40"/>
              <w:ind w:firstLine="0"/>
              <w:jc w:val="center"/>
              <w:rPr>
                <w:ins w:id="394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D0EBB8" w14:textId="77777777" w:rsidR="000F713F" w:rsidRPr="000F713F" w:rsidRDefault="000F713F" w:rsidP="000F713F">
            <w:pPr>
              <w:keepLines/>
              <w:numPr>
                <w:ilvl w:val="0"/>
                <w:numId w:val="33"/>
              </w:numPr>
              <w:spacing w:before="40" w:after="40"/>
              <w:ind w:firstLine="0"/>
              <w:jc w:val="center"/>
              <w:rPr>
                <w:ins w:id="3948"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6EFD9EC" w14:textId="77777777" w:rsidR="000F713F" w:rsidRPr="000F713F" w:rsidRDefault="000F713F" w:rsidP="000F713F">
            <w:pPr>
              <w:keepLines/>
              <w:numPr>
                <w:ilvl w:val="0"/>
                <w:numId w:val="33"/>
              </w:numPr>
              <w:spacing w:before="40" w:after="40"/>
              <w:ind w:firstLine="0"/>
              <w:jc w:val="center"/>
              <w:rPr>
                <w:ins w:id="3949" w:author="Huawei" w:date="2018-04-18T14:51:00Z"/>
                <w:rFonts w:ascii="Times New Roman" w:eastAsia="SimSun" w:hAnsi="Times New Roman"/>
                <w:color w:val="000000"/>
                <w:kern w:val="24"/>
                <w:sz w:val="16"/>
                <w:szCs w:val="18"/>
                <w:lang w:eastAsia="x-none"/>
              </w:rPr>
            </w:pPr>
          </w:p>
        </w:tc>
      </w:tr>
      <w:tr w:rsidR="000F713F" w:rsidRPr="000F713F" w14:paraId="0F4081E2" w14:textId="77777777" w:rsidTr="000F713F">
        <w:trPr>
          <w:cantSplit/>
          <w:jc w:val="center"/>
          <w:ins w:id="3950" w:author="Huawei" w:date="2018-04-18T14:51:00Z"/>
        </w:trPr>
        <w:tc>
          <w:tcPr>
            <w:tcW w:w="0" w:type="auto"/>
            <w:vMerge/>
            <w:tcBorders>
              <w:left w:val="single" w:sz="4" w:space="0" w:color="auto"/>
              <w:right w:val="single" w:sz="4" w:space="0" w:color="auto"/>
            </w:tcBorders>
            <w:vAlign w:val="center"/>
          </w:tcPr>
          <w:p w14:paraId="0C4F4381" w14:textId="77777777" w:rsidR="000F713F" w:rsidRPr="000F713F" w:rsidRDefault="000F713F" w:rsidP="000F713F">
            <w:pPr>
              <w:ind w:left="720" w:hanging="720"/>
              <w:rPr>
                <w:ins w:id="3951"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7DD748B" w14:textId="77777777" w:rsidR="000F713F" w:rsidRPr="000F713F" w:rsidRDefault="000F713F" w:rsidP="000F713F">
            <w:pPr>
              <w:keepLines/>
              <w:numPr>
                <w:ilvl w:val="0"/>
                <w:numId w:val="33"/>
              </w:numPr>
              <w:spacing w:before="40" w:after="40"/>
              <w:ind w:firstLine="0"/>
              <w:jc w:val="center"/>
              <w:rPr>
                <w:ins w:id="3952" w:author="Huawei" w:date="2018-04-18T14:51:00Z"/>
                <w:rFonts w:ascii="Symbol" w:eastAsia="SimSun" w:hAnsi="Symbol"/>
                <w:i/>
                <w:sz w:val="16"/>
                <w:szCs w:val="18"/>
                <w:lang w:eastAsia="x-none"/>
              </w:rPr>
            </w:pPr>
            <w:ins w:id="3953" w:author="Huawei" w:date="2018-04-18T14:5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65CCD9AD" w14:textId="77777777" w:rsidR="000F713F" w:rsidRPr="000F713F" w:rsidRDefault="000F713F" w:rsidP="000F713F">
            <w:pPr>
              <w:keepLines/>
              <w:numPr>
                <w:ilvl w:val="0"/>
                <w:numId w:val="33"/>
              </w:numPr>
              <w:spacing w:before="40" w:after="40"/>
              <w:ind w:firstLine="0"/>
              <w:jc w:val="center"/>
              <w:rPr>
                <w:ins w:id="3954"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EC7B23D" w14:textId="77777777" w:rsidR="000F713F" w:rsidRPr="000F713F" w:rsidRDefault="000F713F" w:rsidP="000F713F">
            <w:pPr>
              <w:keepLines/>
              <w:numPr>
                <w:ilvl w:val="0"/>
                <w:numId w:val="33"/>
              </w:numPr>
              <w:spacing w:before="40" w:after="40"/>
              <w:ind w:firstLine="0"/>
              <w:jc w:val="center"/>
              <w:rPr>
                <w:ins w:id="395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E0DB9AF" w14:textId="77777777" w:rsidR="000F713F" w:rsidRPr="000F713F" w:rsidRDefault="000F713F" w:rsidP="000F713F">
            <w:pPr>
              <w:keepLines/>
              <w:numPr>
                <w:ilvl w:val="0"/>
                <w:numId w:val="33"/>
              </w:numPr>
              <w:spacing w:before="40" w:after="40"/>
              <w:ind w:firstLine="0"/>
              <w:jc w:val="center"/>
              <w:rPr>
                <w:ins w:id="395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F993B39" w14:textId="77777777" w:rsidR="000F713F" w:rsidRPr="000F713F" w:rsidRDefault="000F713F" w:rsidP="000F713F">
            <w:pPr>
              <w:keepLines/>
              <w:numPr>
                <w:ilvl w:val="0"/>
                <w:numId w:val="33"/>
              </w:numPr>
              <w:spacing w:before="40" w:after="40"/>
              <w:ind w:firstLine="0"/>
              <w:jc w:val="center"/>
              <w:rPr>
                <w:ins w:id="395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81F2F1" w14:textId="77777777" w:rsidR="000F713F" w:rsidRPr="000F713F" w:rsidRDefault="000F713F" w:rsidP="000F713F">
            <w:pPr>
              <w:keepLines/>
              <w:numPr>
                <w:ilvl w:val="0"/>
                <w:numId w:val="33"/>
              </w:numPr>
              <w:spacing w:before="40" w:after="40"/>
              <w:ind w:firstLine="0"/>
              <w:jc w:val="center"/>
              <w:rPr>
                <w:ins w:id="395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51DD7E" w14:textId="77777777" w:rsidR="000F713F" w:rsidRPr="000F713F" w:rsidRDefault="000F713F" w:rsidP="000F713F">
            <w:pPr>
              <w:keepLines/>
              <w:numPr>
                <w:ilvl w:val="0"/>
                <w:numId w:val="33"/>
              </w:numPr>
              <w:spacing w:before="40" w:after="40"/>
              <w:ind w:firstLine="0"/>
              <w:jc w:val="center"/>
              <w:rPr>
                <w:ins w:id="395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7AB11B9" w14:textId="77777777" w:rsidR="000F713F" w:rsidRPr="000F713F" w:rsidRDefault="000F713F" w:rsidP="000F713F">
            <w:pPr>
              <w:keepLines/>
              <w:numPr>
                <w:ilvl w:val="0"/>
                <w:numId w:val="33"/>
              </w:numPr>
              <w:spacing w:before="40" w:after="40"/>
              <w:ind w:firstLine="0"/>
              <w:jc w:val="center"/>
              <w:rPr>
                <w:ins w:id="396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D3D639" w14:textId="77777777" w:rsidR="000F713F" w:rsidRPr="000F713F" w:rsidRDefault="000F713F" w:rsidP="000F713F">
            <w:pPr>
              <w:keepLines/>
              <w:numPr>
                <w:ilvl w:val="0"/>
                <w:numId w:val="33"/>
              </w:numPr>
              <w:spacing w:before="40" w:after="40"/>
              <w:ind w:firstLine="0"/>
              <w:jc w:val="center"/>
              <w:rPr>
                <w:ins w:id="3961"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1CE37D3" w14:textId="77777777" w:rsidR="000F713F" w:rsidRPr="000F713F" w:rsidRDefault="000F713F" w:rsidP="000F713F">
            <w:pPr>
              <w:keepLines/>
              <w:numPr>
                <w:ilvl w:val="0"/>
                <w:numId w:val="33"/>
              </w:numPr>
              <w:spacing w:before="40" w:after="40"/>
              <w:ind w:firstLine="0"/>
              <w:jc w:val="center"/>
              <w:rPr>
                <w:ins w:id="3962" w:author="Huawei" w:date="2018-04-18T14:51:00Z"/>
                <w:rFonts w:ascii="Times New Roman" w:eastAsia="SimSun" w:hAnsi="Times New Roman"/>
                <w:color w:val="000000"/>
                <w:kern w:val="24"/>
                <w:sz w:val="16"/>
                <w:szCs w:val="18"/>
                <w:lang w:eastAsia="x-none"/>
              </w:rPr>
            </w:pPr>
          </w:p>
        </w:tc>
      </w:tr>
      <w:tr w:rsidR="000F713F" w:rsidRPr="000F713F" w14:paraId="6F24A853" w14:textId="77777777" w:rsidTr="000F713F">
        <w:trPr>
          <w:cantSplit/>
          <w:jc w:val="center"/>
          <w:ins w:id="3963" w:author="Huawei" w:date="2018-04-18T14:51:00Z"/>
        </w:trPr>
        <w:tc>
          <w:tcPr>
            <w:tcW w:w="0" w:type="auto"/>
            <w:vMerge/>
            <w:tcBorders>
              <w:left w:val="single" w:sz="4" w:space="0" w:color="auto"/>
              <w:right w:val="single" w:sz="4" w:space="0" w:color="auto"/>
            </w:tcBorders>
            <w:vAlign w:val="center"/>
          </w:tcPr>
          <w:p w14:paraId="38C361B1" w14:textId="77777777" w:rsidR="000F713F" w:rsidRPr="000F713F" w:rsidRDefault="000F713F" w:rsidP="000F713F">
            <w:pPr>
              <w:ind w:left="720" w:hanging="720"/>
              <w:rPr>
                <w:ins w:id="3964"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A878BAF" w14:textId="77777777" w:rsidR="000F713F" w:rsidRPr="000F713F" w:rsidRDefault="000F713F" w:rsidP="000F713F">
            <w:pPr>
              <w:keepLines/>
              <w:numPr>
                <w:ilvl w:val="0"/>
                <w:numId w:val="33"/>
              </w:numPr>
              <w:spacing w:before="40" w:after="40"/>
              <w:ind w:firstLine="0"/>
              <w:jc w:val="center"/>
              <w:rPr>
                <w:ins w:id="3965" w:author="Huawei" w:date="2018-04-18T14:51:00Z"/>
                <w:rFonts w:ascii="Symbol" w:eastAsia="SimSun" w:hAnsi="Symbol"/>
                <w:i/>
                <w:sz w:val="16"/>
                <w:szCs w:val="18"/>
                <w:lang w:eastAsia="x-none"/>
              </w:rPr>
            </w:pPr>
            <w:ins w:id="3966" w:author="Huawei" w:date="2018-04-18T14:51:00Z">
              <w:r w:rsidRPr="000F713F">
                <w:rPr>
                  <w:rFonts w:ascii="Times New Roman" w:eastAsia="SimSun" w:hAnsi="Times New Roman"/>
                  <w:i/>
                  <w:sz w:val="16"/>
                  <w:szCs w:val="18"/>
                  <w:lang w:eastAsia="x-none"/>
                </w:rPr>
                <w:t>DS</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7D067DE1" w14:textId="77777777" w:rsidR="000F713F" w:rsidRPr="000F713F" w:rsidRDefault="000F713F" w:rsidP="000F713F">
            <w:pPr>
              <w:keepLines/>
              <w:numPr>
                <w:ilvl w:val="0"/>
                <w:numId w:val="33"/>
              </w:numPr>
              <w:spacing w:before="40" w:after="40"/>
              <w:ind w:firstLine="0"/>
              <w:jc w:val="center"/>
              <w:rPr>
                <w:ins w:id="3967"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D18219D" w14:textId="77777777" w:rsidR="000F713F" w:rsidRPr="000F713F" w:rsidRDefault="000F713F" w:rsidP="000F713F">
            <w:pPr>
              <w:keepLines/>
              <w:numPr>
                <w:ilvl w:val="0"/>
                <w:numId w:val="33"/>
              </w:numPr>
              <w:spacing w:before="40" w:after="40"/>
              <w:ind w:firstLine="0"/>
              <w:jc w:val="center"/>
              <w:rPr>
                <w:ins w:id="396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CE6E10" w14:textId="77777777" w:rsidR="000F713F" w:rsidRPr="000F713F" w:rsidRDefault="000F713F" w:rsidP="000F713F">
            <w:pPr>
              <w:keepLines/>
              <w:numPr>
                <w:ilvl w:val="0"/>
                <w:numId w:val="33"/>
              </w:numPr>
              <w:spacing w:before="40" w:after="40"/>
              <w:ind w:firstLine="0"/>
              <w:jc w:val="center"/>
              <w:rPr>
                <w:ins w:id="396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611031" w14:textId="77777777" w:rsidR="000F713F" w:rsidRPr="000F713F" w:rsidRDefault="000F713F" w:rsidP="000F713F">
            <w:pPr>
              <w:keepLines/>
              <w:numPr>
                <w:ilvl w:val="0"/>
                <w:numId w:val="33"/>
              </w:numPr>
              <w:spacing w:before="40" w:after="40"/>
              <w:ind w:firstLine="0"/>
              <w:jc w:val="center"/>
              <w:rPr>
                <w:ins w:id="397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B6DA01" w14:textId="77777777" w:rsidR="000F713F" w:rsidRPr="000F713F" w:rsidRDefault="000F713F" w:rsidP="000F713F">
            <w:pPr>
              <w:keepLines/>
              <w:numPr>
                <w:ilvl w:val="0"/>
                <w:numId w:val="33"/>
              </w:numPr>
              <w:spacing w:before="40" w:after="40"/>
              <w:ind w:firstLine="0"/>
              <w:jc w:val="center"/>
              <w:rPr>
                <w:ins w:id="397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ED626AA" w14:textId="77777777" w:rsidR="000F713F" w:rsidRPr="000F713F" w:rsidRDefault="000F713F" w:rsidP="000F713F">
            <w:pPr>
              <w:keepLines/>
              <w:numPr>
                <w:ilvl w:val="0"/>
                <w:numId w:val="33"/>
              </w:numPr>
              <w:spacing w:before="40" w:after="40"/>
              <w:ind w:firstLine="0"/>
              <w:jc w:val="center"/>
              <w:rPr>
                <w:ins w:id="397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961A7B" w14:textId="77777777" w:rsidR="000F713F" w:rsidRPr="000F713F" w:rsidRDefault="000F713F" w:rsidP="000F713F">
            <w:pPr>
              <w:keepLines/>
              <w:numPr>
                <w:ilvl w:val="0"/>
                <w:numId w:val="33"/>
              </w:numPr>
              <w:spacing w:before="40" w:after="40"/>
              <w:ind w:firstLine="0"/>
              <w:jc w:val="center"/>
              <w:rPr>
                <w:ins w:id="397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182A88B" w14:textId="77777777" w:rsidR="000F713F" w:rsidRPr="000F713F" w:rsidRDefault="000F713F" w:rsidP="000F713F">
            <w:pPr>
              <w:keepLines/>
              <w:numPr>
                <w:ilvl w:val="0"/>
                <w:numId w:val="33"/>
              </w:numPr>
              <w:spacing w:before="40" w:after="40"/>
              <w:ind w:firstLine="0"/>
              <w:jc w:val="center"/>
              <w:rPr>
                <w:ins w:id="3974"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C889765" w14:textId="77777777" w:rsidR="000F713F" w:rsidRPr="000F713F" w:rsidRDefault="000F713F" w:rsidP="000F713F">
            <w:pPr>
              <w:keepLines/>
              <w:numPr>
                <w:ilvl w:val="0"/>
                <w:numId w:val="33"/>
              </w:numPr>
              <w:spacing w:before="40" w:after="40"/>
              <w:ind w:firstLine="0"/>
              <w:jc w:val="center"/>
              <w:rPr>
                <w:ins w:id="3975" w:author="Huawei" w:date="2018-04-18T14:51:00Z"/>
                <w:rFonts w:ascii="Times New Roman" w:eastAsia="SimSun" w:hAnsi="Times New Roman"/>
                <w:color w:val="000000"/>
                <w:kern w:val="24"/>
                <w:sz w:val="16"/>
                <w:szCs w:val="18"/>
                <w:lang w:eastAsia="x-none"/>
              </w:rPr>
            </w:pPr>
          </w:p>
        </w:tc>
      </w:tr>
      <w:tr w:rsidR="000F713F" w:rsidRPr="000F713F" w14:paraId="3D1280AB" w14:textId="77777777" w:rsidTr="000F713F">
        <w:trPr>
          <w:cantSplit/>
          <w:jc w:val="center"/>
          <w:ins w:id="3976" w:author="Huawei" w:date="2018-04-18T14:51:00Z"/>
        </w:trPr>
        <w:tc>
          <w:tcPr>
            <w:tcW w:w="0" w:type="auto"/>
            <w:vMerge/>
            <w:tcBorders>
              <w:left w:val="single" w:sz="4" w:space="0" w:color="auto"/>
              <w:right w:val="single" w:sz="4" w:space="0" w:color="auto"/>
            </w:tcBorders>
            <w:vAlign w:val="center"/>
          </w:tcPr>
          <w:p w14:paraId="6C5A6B0D" w14:textId="77777777" w:rsidR="000F713F" w:rsidRPr="000F713F" w:rsidRDefault="000F713F" w:rsidP="000F713F">
            <w:pPr>
              <w:ind w:left="720" w:hanging="720"/>
              <w:rPr>
                <w:ins w:id="3977"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3C9D3B9" w14:textId="77777777" w:rsidR="000F713F" w:rsidRPr="000F713F" w:rsidRDefault="000F713F" w:rsidP="000F713F">
            <w:pPr>
              <w:keepLines/>
              <w:numPr>
                <w:ilvl w:val="0"/>
                <w:numId w:val="33"/>
              </w:numPr>
              <w:spacing w:before="40" w:after="40"/>
              <w:ind w:firstLine="0"/>
              <w:jc w:val="center"/>
              <w:rPr>
                <w:ins w:id="3978" w:author="Huawei" w:date="2018-04-18T14:51:00Z"/>
                <w:rFonts w:ascii="Symbol" w:eastAsia="SimSun" w:hAnsi="Symbol"/>
                <w:i/>
                <w:sz w:val="16"/>
                <w:szCs w:val="18"/>
                <w:lang w:eastAsia="x-none"/>
              </w:rPr>
            </w:pPr>
            <w:ins w:id="3979" w:author="Huawei" w:date="2018-04-18T14:51:00Z">
              <w:r w:rsidRPr="000F713F">
                <w:rPr>
                  <w:rFonts w:ascii="Times New Roman" w:eastAsia="SimSun" w:hAnsi="Times New Roman"/>
                  <w:i/>
                  <w:sz w:val="16"/>
                  <w:szCs w:val="18"/>
                  <w:lang w:eastAsia="x-none"/>
                </w:rPr>
                <w:t>SF</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50CC3FBD" w14:textId="77777777" w:rsidR="000F713F" w:rsidRPr="000F713F" w:rsidRDefault="000F713F" w:rsidP="000F713F">
            <w:pPr>
              <w:keepLines/>
              <w:numPr>
                <w:ilvl w:val="0"/>
                <w:numId w:val="33"/>
              </w:numPr>
              <w:spacing w:before="40" w:after="40"/>
              <w:ind w:firstLine="0"/>
              <w:jc w:val="center"/>
              <w:rPr>
                <w:ins w:id="3980"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6B62634" w14:textId="77777777" w:rsidR="000F713F" w:rsidRPr="000F713F" w:rsidRDefault="000F713F" w:rsidP="000F713F">
            <w:pPr>
              <w:keepLines/>
              <w:numPr>
                <w:ilvl w:val="0"/>
                <w:numId w:val="33"/>
              </w:numPr>
              <w:spacing w:before="40" w:after="40"/>
              <w:ind w:firstLine="0"/>
              <w:jc w:val="center"/>
              <w:rPr>
                <w:ins w:id="398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E46BFC" w14:textId="77777777" w:rsidR="000F713F" w:rsidRPr="000F713F" w:rsidRDefault="000F713F" w:rsidP="000F713F">
            <w:pPr>
              <w:keepLines/>
              <w:numPr>
                <w:ilvl w:val="0"/>
                <w:numId w:val="33"/>
              </w:numPr>
              <w:spacing w:before="40" w:after="40"/>
              <w:ind w:firstLine="0"/>
              <w:jc w:val="center"/>
              <w:rPr>
                <w:ins w:id="398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0F8D3E" w14:textId="77777777" w:rsidR="000F713F" w:rsidRPr="000F713F" w:rsidRDefault="000F713F" w:rsidP="000F713F">
            <w:pPr>
              <w:keepLines/>
              <w:numPr>
                <w:ilvl w:val="0"/>
                <w:numId w:val="33"/>
              </w:numPr>
              <w:spacing w:before="40" w:after="40"/>
              <w:ind w:firstLine="0"/>
              <w:jc w:val="center"/>
              <w:rPr>
                <w:ins w:id="398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AA768A" w14:textId="77777777" w:rsidR="000F713F" w:rsidRPr="000F713F" w:rsidRDefault="000F713F" w:rsidP="000F713F">
            <w:pPr>
              <w:keepLines/>
              <w:numPr>
                <w:ilvl w:val="0"/>
                <w:numId w:val="33"/>
              </w:numPr>
              <w:spacing w:before="40" w:after="40"/>
              <w:ind w:firstLine="0"/>
              <w:jc w:val="center"/>
              <w:rPr>
                <w:ins w:id="398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925F01" w14:textId="77777777" w:rsidR="000F713F" w:rsidRPr="000F713F" w:rsidRDefault="000F713F" w:rsidP="000F713F">
            <w:pPr>
              <w:keepLines/>
              <w:numPr>
                <w:ilvl w:val="0"/>
                <w:numId w:val="33"/>
              </w:numPr>
              <w:spacing w:before="40" w:after="40"/>
              <w:ind w:firstLine="0"/>
              <w:jc w:val="center"/>
              <w:rPr>
                <w:ins w:id="398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537F28" w14:textId="77777777" w:rsidR="000F713F" w:rsidRPr="000F713F" w:rsidRDefault="000F713F" w:rsidP="000F713F">
            <w:pPr>
              <w:keepLines/>
              <w:numPr>
                <w:ilvl w:val="0"/>
                <w:numId w:val="33"/>
              </w:numPr>
              <w:spacing w:before="40" w:after="40"/>
              <w:ind w:firstLine="0"/>
              <w:jc w:val="center"/>
              <w:rPr>
                <w:ins w:id="398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B41FA8C" w14:textId="77777777" w:rsidR="000F713F" w:rsidRPr="000F713F" w:rsidRDefault="000F713F" w:rsidP="000F713F">
            <w:pPr>
              <w:keepLines/>
              <w:numPr>
                <w:ilvl w:val="0"/>
                <w:numId w:val="33"/>
              </w:numPr>
              <w:spacing w:before="40" w:after="40"/>
              <w:ind w:firstLine="0"/>
              <w:jc w:val="center"/>
              <w:rPr>
                <w:ins w:id="3987"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D359E9B" w14:textId="77777777" w:rsidR="000F713F" w:rsidRPr="000F713F" w:rsidRDefault="000F713F" w:rsidP="000F713F">
            <w:pPr>
              <w:keepLines/>
              <w:numPr>
                <w:ilvl w:val="0"/>
                <w:numId w:val="33"/>
              </w:numPr>
              <w:spacing w:before="40" w:after="40"/>
              <w:ind w:firstLine="0"/>
              <w:jc w:val="center"/>
              <w:rPr>
                <w:ins w:id="3988" w:author="Huawei" w:date="2018-04-18T14:51:00Z"/>
                <w:rFonts w:ascii="Times New Roman" w:eastAsia="SimSun" w:hAnsi="Times New Roman"/>
                <w:color w:val="000000"/>
                <w:kern w:val="24"/>
                <w:sz w:val="16"/>
                <w:szCs w:val="18"/>
                <w:lang w:eastAsia="x-none"/>
              </w:rPr>
            </w:pPr>
          </w:p>
        </w:tc>
      </w:tr>
      <w:tr w:rsidR="000F713F" w:rsidRPr="000F713F" w14:paraId="66A8C3E9" w14:textId="77777777" w:rsidTr="000F713F">
        <w:trPr>
          <w:cantSplit/>
          <w:jc w:val="center"/>
          <w:ins w:id="3989" w:author="Huawei" w:date="2018-04-18T14:51:00Z"/>
        </w:trPr>
        <w:tc>
          <w:tcPr>
            <w:tcW w:w="0" w:type="auto"/>
            <w:vMerge w:val="restart"/>
            <w:tcBorders>
              <w:top w:val="single" w:sz="4" w:space="0" w:color="auto"/>
              <w:left w:val="single" w:sz="4" w:space="0" w:color="auto"/>
              <w:right w:val="single" w:sz="4" w:space="0" w:color="auto"/>
            </w:tcBorders>
            <w:vAlign w:val="center"/>
          </w:tcPr>
          <w:p w14:paraId="09DEEA61" w14:textId="77777777" w:rsidR="000F713F" w:rsidRPr="000F713F" w:rsidRDefault="000F713F" w:rsidP="000F713F">
            <w:pPr>
              <w:ind w:left="720" w:hanging="720"/>
              <w:rPr>
                <w:ins w:id="3990" w:author="Huawei" w:date="2018-04-18T14:51:00Z"/>
                <w:rFonts w:ascii="Arial" w:eastAsia="Malgun Gothic" w:hAnsi="Arial" w:cs="Arial"/>
                <w:kern w:val="2"/>
                <w:sz w:val="16"/>
                <w:szCs w:val="18"/>
              </w:rPr>
            </w:pPr>
            <w:ins w:id="3991" w:author="Huawei" w:date="2018-04-18T14:51:00Z">
              <w:r w:rsidRPr="000F713F">
                <w:rPr>
                  <w:rFonts w:ascii="Arial" w:eastAsia="Malgun Gothic" w:hAnsi="Arial" w:cs="Arial"/>
                  <w:kern w:val="2"/>
                  <w:sz w:val="16"/>
                  <w:szCs w:val="18"/>
                </w:rPr>
                <w:t>Cross-Correlations</w:t>
              </w:r>
            </w:ins>
          </w:p>
        </w:tc>
        <w:tc>
          <w:tcPr>
            <w:tcW w:w="358" w:type="pct"/>
            <w:tcBorders>
              <w:top w:val="single" w:sz="4" w:space="0" w:color="auto"/>
              <w:left w:val="single" w:sz="4" w:space="0" w:color="auto"/>
              <w:bottom w:val="single" w:sz="4" w:space="0" w:color="auto"/>
              <w:right w:val="single" w:sz="4" w:space="0" w:color="auto"/>
            </w:tcBorders>
            <w:vAlign w:val="center"/>
          </w:tcPr>
          <w:p w14:paraId="47D23EF0" w14:textId="77777777" w:rsidR="000F713F" w:rsidRPr="000F713F" w:rsidRDefault="000F713F" w:rsidP="000F713F">
            <w:pPr>
              <w:keepLines/>
              <w:numPr>
                <w:ilvl w:val="0"/>
                <w:numId w:val="33"/>
              </w:numPr>
              <w:spacing w:before="40" w:after="40"/>
              <w:ind w:firstLine="0"/>
              <w:jc w:val="center"/>
              <w:rPr>
                <w:ins w:id="3992" w:author="Huawei" w:date="2018-04-18T14:51:00Z"/>
                <w:rFonts w:ascii="Times New Roman" w:eastAsia="SimSun" w:hAnsi="Times New Roman"/>
                <w:i/>
                <w:sz w:val="16"/>
                <w:szCs w:val="18"/>
                <w:lang w:eastAsia="x-none"/>
              </w:rPr>
            </w:pPr>
            <w:ins w:id="3993" w:author="Huawei" w:date="2018-04-18T14:5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67C563C3" w14:textId="77777777" w:rsidR="000F713F" w:rsidRPr="000F713F" w:rsidRDefault="000F713F" w:rsidP="000F713F">
            <w:pPr>
              <w:keepLines/>
              <w:numPr>
                <w:ilvl w:val="0"/>
                <w:numId w:val="33"/>
              </w:numPr>
              <w:spacing w:before="40" w:after="40"/>
              <w:ind w:firstLine="0"/>
              <w:jc w:val="center"/>
              <w:rPr>
                <w:ins w:id="3994"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A91233B" w14:textId="77777777" w:rsidR="000F713F" w:rsidRPr="000F713F" w:rsidRDefault="000F713F" w:rsidP="000F713F">
            <w:pPr>
              <w:keepLines/>
              <w:numPr>
                <w:ilvl w:val="0"/>
                <w:numId w:val="33"/>
              </w:numPr>
              <w:spacing w:before="40" w:after="40"/>
              <w:ind w:firstLine="0"/>
              <w:jc w:val="center"/>
              <w:rPr>
                <w:ins w:id="399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015DC8" w14:textId="77777777" w:rsidR="000F713F" w:rsidRPr="000F713F" w:rsidRDefault="000F713F" w:rsidP="000F713F">
            <w:pPr>
              <w:keepLines/>
              <w:numPr>
                <w:ilvl w:val="0"/>
                <w:numId w:val="33"/>
              </w:numPr>
              <w:spacing w:before="40" w:after="40"/>
              <w:ind w:firstLine="0"/>
              <w:jc w:val="center"/>
              <w:rPr>
                <w:ins w:id="399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77A935" w14:textId="77777777" w:rsidR="000F713F" w:rsidRPr="000F713F" w:rsidRDefault="000F713F" w:rsidP="000F713F">
            <w:pPr>
              <w:keepLines/>
              <w:numPr>
                <w:ilvl w:val="0"/>
                <w:numId w:val="33"/>
              </w:numPr>
              <w:spacing w:before="40" w:after="40"/>
              <w:ind w:firstLine="0"/>
              <w:jc w:val="center"/>
              <w:rPr>
                <w:ins w:id="399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A33125" w14:textId="77777777" w:rsidR="000F713F" w:rsidRPr="000F713F" w:rsidRDefault="000F713F" w:rsidP="000F713F">
            <w:pPr>
              <w:keepLines/>
              <w:numPr>
                <w:ilvl w:val="0"/>
                <w:numId w:val="33"/>
              </w:numPr>
              <w:spacing w:before="40" w:after="40"/>
              <w:ind w:firstLine="0"/>
              <w:jc w:val="center"/>
              <w:rPr>
                <w:ins w:id="399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CA11894" w14:textId="77777777" w:rsidR="000F713F" w:rsidRPr="000F713F" w:rsidRDefault="000F713F" w:rsidP="000F713F">
            <w:pPr>
              <w:keepLines/>
              <w:numPr>
                <w:ilvl w:val="0"/>
                <w:numId w:val="33"/>
              </w:numPr>
              <w:spacing w:before="40" w:after="40"/>
              <w:ind w:firstLine="0"/>
              <w:jc w:val="center"/>
              <w:rPr>
                <w:ins w:id="399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B38D230" w14:textId="77777777" w:rsidR="000F713F" w:rsidRPr="000F713F" w:rsidRDefault="000F713F" w:rsidP="000F713F">
            <w:pPr>
              <w:keepLines/>
              <w:numPr>
                <w:ilvl w:val="0"/>
                <w:numId w:val="33"/>
              </w:numPr>
              <w:spacing w:before="40" w:after="40"/>
              <w:ind w:firstLine="0"/>
              <w:jc w:val="center"/>
              <w:rPr>
                <w:ins w:id="400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DE44EE8" w14:textId="77777777" w:rsidR="000F713F" w:rsidRPr="000F713F" w:rsidRDefault="000F713F" w:rsidP="000F713F">
            <w:pPr>
              <w:keepLines/>
              <w:numPr>
                <w:ilvl w:val="0"/>
                <w:numId w:val="33"/>
              </w:numPr>
              <w:spacing w:before="40" w:after="40"/>
              <w:ind w:firstLine="0"/>
              <w:jc w:val="center"/>
              <w:rPr>
                <w:ins w:id="4001"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AB40174" w14:textId="77777777" w:rsidR="000F713F" w:rsidRPr="000F713F" w:rsidRDefault="000F713F" w:rsidP="000F713F">
            <w:pPr>
              <w:keepLines/>
              <w:numPr>
                <w:ilvl w:val="0"/>
                <w:numId w:val="33"/>
              </w:numPr>
              <w:spacing w:before="40" w:after="40"/>
              <w:ind w:firstLine="0"/>
              <w:jc w:val="center"/>
              <w:rPr>
                <w:ins w:id="4002" w:author="Huawei" w:date="2018-04-18T14:51:00Z"/>
                <w:rFonts w:ascii="Times New Roman" w:eastAsia="SimSun" w:hAnsi="Times New Roman"/>
                <w:color w:val="000000"/>
                <w:kern w:val="24"/>
                <w:sz w:val="16"/>
                <w:szCs w:val="18"/>
                <w:lang w:eastAsia="x-none"/>
              </w:rPr>
            </w:pPr>
          </w:p>
        </w:tc>
      </w:tr>
      <w:tr w:rsidR="000F713F" w:rsidRPr="000F713F" w14:paraId="4B11CBFB" w14:textId="77777777" w:rsidTr="000F713F">
        <w:trPr>
          <w:cantSplit/>
          <w:jc w:val="center"/>
          <w:ins w:id="4003" w:author="Huawei" w:date="2018-04-18T14:51:00Z"/>
        </w:trPr>
        <w:tc>
          <w:tcPr>
            <w:tcW w:w="0" w:type="auto"/>
            <w:vMerge/>
            <w:tcBorders>
              <w:left w:val="single" w:sz="4" w:space="0" w:color="auto"/>
              <w:right w:val="single" w:sz="4" w:space="0" w:color="auto"/>
            </w:tcBorders>
            <w:vAlign w:val="center"/>
          </w:tcPr>
          <w:p w14:paraId="7370BCC0" w14:textId="77777777" w:rsidR="000F713F" w:rsidRPr="000F713F" w:rsidRDefault="000F713F" w:rsidP="000F713F">
            <w:pPr>
              <w:ind w:left="720" w:hanging="720"/>
              <w:rPr>
                <w:ins w:id="4004"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705FC4C" w14:textId="77777777" w:rsidR="000F713F" w:rsidRPr="000F713F" w:rsidRDefault="000F713F" w:rsidP="000F713F">
            <w:pPr>
              <w:keepLines/>
              <w:numPr>
                <w:ilvl w:val="0"/>
                <w:numId w:val="33"/>
              </w:numPr>
              <w:spacing w:before="40" w:after="40"/>
              <w:ind w:firstLine="0"/>
              <w:jc w:val="center"/>
              <w:rPr>
                <w:ins w:id="4005" w:author="Huawei" w:date="2018-04-18T14:51:00Z"/>
                <w:rFonts w:ascii="Times New Roman" w:eastAsia="SimSun" w:hAnsi="Times New Roman"/>
                <w:i/>
                <w:sz w:val="16"/>
                <w:szCs w:val="18"/>
                <w:lang w:eastAsia="x-none"/>
              </w:rPr>
            </w:pPr>
            <w:ins w:id="4006" w:author="Huawei" w:date="2018-04-18T14:5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4BACD4D6" w14:textId="77777777" w:rsidR="000F713F" w:rsidRPr="000F713F" w:rsidRDefault="000F713F" w:rsidP="000F713F">
            <w:pPr>
              <w:keepLines/>
              <w:numPr>
                <w:ilvl w:val="0"/>
                <w:numId w:val="33"/>
              </w:numPr>
              <w:spacing w:before="40" w:after="40"/>
              <w:ind w:firstLine="0"/>
              <w:jc w:val="center"/>
              <w:rPr>
                <w:ins w:id="4007"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06DFECB" w14:textId="77777777" w:rsidR="000F713F" w:rsidRPr="000F713F" w:rsidRDefault="000F713F" w:rsidP="000F713F">
            <w:pPr>
              <w:keepLines/>
              <w:numPr>
                <w:ilvl w:val="0"/>
                <w:numId w:val="33"/>
              </w:numPr>
              <w:spacing w:before="40" w:after="40"/>
              <w:ind w:firstLine="0"/>
              <w:jc w:val="center"/>
              <w:rPr>
                <w:ins w:id="400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6D47E8C" w14:textId="77777777" w:rsidR="000F713F" w:rsidRPr="000F713F" w:rsidRDefault="000F713F" w:rsidP="000F713F">
            <w:pPr>
              <w:keepLines/>
              <w:numPr>
                <w:ilvl w:val="0"/>
                <w:numId w:val="33"/>
              </w:numPr>
              <w:spacing w:before="40" w:after="40"/>
              <w:ind w:firstLine="0"/>
              <w:jc w:val="center"/>
              <w:rPr>
                <w:ins w:id="400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07A1AB" w14:textId="77777777" w:rsidR="000F713F" w:rsidRPr="000F713F" w:rsidRDefault="000F713F" w:rsidP="000F713F">
            <w:pPr>
              <w:keepLines/>
              <w:numPr>
                <w:ilvl w:val="0"/>
                <w:numId w:val="33"/>
              </w:numPr>
              <w:spacing w:before="40" w:after="40"/>
              <w:ind w:firstLine="0"/>
              <w:jc w:val="center"/>
              <w:rPr>
                <w:ins w:id="401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D1EAAD" w14:textId="77777777" w:rsidR="000F713F" w:rsidRPr="000F713F" w:rsidRDefault="000F713F" w:rsidP="000F713F">
            <w:pPr>
              <w:keepLines/>
              <w:numPr>
                <w:ilvl w:val="0"/>
                <w:numId w:val="33"/>
              </w:numPr>
              <w:spacing w:before="40" w:after="40"/>
              <w:ind w:firstLine="0"/>
              <w:jc w:val="center"/>
              <w:rPr>
                <w:ins w:id="401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C24A23F" w14:textId="77777777" w:rsidR="000F713F" w:rsidRPr="000F713F" w:rsidRDefault="000F713F" w:rsidP="000F713F">
            <w:pPr>
              <w:keepLines/>
              <w:numPr>
                <w:ilvl w:val="0"/>
                <w:numId w:val="33"/>
              </w:numPr>
              <w:spacing w:before="40" w:after="40"/>
              <w:ind w:firstLine="0"/>
              <w:jc w:val="center"/>
              <w:rPr>
                <w:ins w:id="401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713BF4" w14:textId="77777777" w:rsidR="000F713F" w:rsidRPr="000F713F" w:rsidRDefault="000F713F" w:rsidP="000F713F">
            <w:pPr>
              <w:keepLines/>
              <w:numPr>
                <w:ilvl w:val="0"/>
                <w:numId w:val="33"/>
              </w:numPr>
              <w:spacing w:before="40" w:after="40"/>
              <w:ind w:firstLine="0"/>
              <w:jc w:val="center"/>
              <w:rPr>
                <w:ins w:id="401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15DD3B" w14:textId="77777777" w:rsidR="000F713F" w:rsidRPr="000F713F" w:rsidRDefault="000F713F" w:rsidP="000F713F">
            <w:pPr>
              <w:keepLines/>
              <w:numPr>
                <w:ilvl w:val="0"/>
                <w:numId w:val="33"/>
              </w:numPr>
              <w:spacing w:before="40" w:after="40"/>
              <w:ind w:firstLine="0"/>
              <w:jc w:val="center"/>
              <w:rPr>
                <w:ins w:id="4014"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CD4CEE4" w14:textId="77777777" w:rsidR="000F713F" w:rsidRPr="000F713F" w:rsidRDefault="000F713F" w:rsidP="000F713F">
            <w:pPr>
              <w:keepLines/>
              <w:numPr>
                <w:ilvl w:val="0"/>
                <w:numId w:val="33"/>
              </w:numPr>
              <w:spacing w:before="40" w:after="40"/>
              <w:ind w:firstLine="0"/>
              <w:jc w:val="center"/>
              <w:rPr>
                <w:ins w:id="4015" w:author="Huawei" w:date="2018-04-18T14:51:00Z"/>
                <w:rFonts w:ascii="Times New Roman" w:eastAsia="SimSun" w:hAnsi="Times New Roman"/>
                <w:color w:val="000000"/>
                <w:kern w:val="24"/>
                <w:sz w:val="16"/>
                <w:szCs w:val="18"/>
                <w:lang w:eastAsia="x-none"/>
              </w:rPr>
            </w:pPr>
          </w:p>
        </w:tc>
      </w:tr>
      <w:tr w:rsidR="000F713F" w:rsidRPr="000F713F" w14:paraId="47F60E19" w14:textId="77777777" w:rsidTr="000F713F">
        <w:trPr>
          <w:cantSplit/>
          <w:jc w:val="center"/>
          <w:ins w:id="4016" w:author="Huawei" w:date="2018-04-18T14:51:00Z"/>
        </w:trPr>
        <w:tc>
          <w:tcPr>
            <w:tcW w:w="0" w:type="auto"/>
            <w:vMerge/>
            <w:tcBorders>
              <w:left w:val="single" w:sz="4" w:space="0" w:color="auto"/>
              <w:right w:val="single" w:sz="4" w:space="0" w:color="auto"/>
            </w:tcBorders>
            <w:vAlign w:val="center"/>
          </w:tcPr>
          <w:p w14:paraId="04CB3D25" w14:textId="77777777" w:rsidR="000F713F" w:rsidRPr="000F713F" w:rsidRDefault="000F713F" w:rsidP="000F713F">
            <w:pPr>
              <w:ind w:left="720" w:hanging="720"/>
              <w:rPr>
                <w:ins w:id="4017"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3F56992" w14:textId="77777777" w:rsidR="000F713F" w:rsidRPr="000F713F" w:rsidRDefault="000F713F" w:rsidP="000F713F">
            <w:pPr>
              <w:keepLines/>
              <w:numPr>
                <w:ilvl w:val="0"/>
                <w:numId w:val="33"/>
              </w:numPr>
              <w:spacing w:before="40" w:after="40"/>
              <w:ind w:firstLine="0"/>
              <w:jc w:val="center"/>
              <w:rPr>
                <w:ins w:id="4018" w:author="Huawei" w:date="2018-04-18T14:51:00Z"/>
                <w:rFonts w:ascii="Times New Roman" w:eastAsia="SimSun" w:hAnsi="Times New Roman"/>
                <w:i/>
                <w:sz w:val="16"/>
                <w:szCs w:val="18"/>
                <w:lang w:eastAsia="x-none"/>
              </w:rPr>
            </w:pPr>
            <w:ins w:id="4019" w:author="Huawei" w:date="2018-04-18T14:5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78DFB132" w14:textId="77777777" w:rsidR="000F713F" w:rsidRPr="000F713F" w:rsidRDefault="000F713F" w:rsidP="000F713F">
            <w:pPr>
              <w:keepLines/>
              <w:numPr>
                <w:ilvl w:val="0"/>
                <w:numId w:val="33"/>
              </w:numPr>
              <w:spacing w:before="40" w:after="40"/>
              <w:ind w:firstLine="0"/>
              <w:jc w:val="center"/>
              <w:rPr>
                <w:ins w:id="4020"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89DBCFB" w14:textId="77777777" w:rsidR="000F713F" w:rsidRPr="000F713F" w:rsidRDefault="000F713F" w:rsidP="000F713F">
            <w:pPr>
              <w:keepLines/>
              <w:numPr>
                <w:ilvl w:val="0"/>
                <w:numId w:val="33"/>
              </w:numPr>
              <w:spacing w:before="40" w:after="40"/>
              <w:ind w:firstLine="0"/>
              <w:jc w:val="center"/>
              <w:rPr>
                <w:ins w:id="402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67BFBB" w14:textId="77777777" w:rsidR="000F713F" w:rsidRPr="000F713F" w:rsidRDefault="000F713F" w:rsidP="000F713F">
            <w:pPr>
              <w:keepLines/>
              <w:numPr>
                <w:ilvl w:val="0"/>
                <w:numId w:val="33"/>
              </w:numPr>
              <w:spacing w:before="40" w:after="40"/>
              <w:ind w:firstLine="0"/>
              <w:jc w:val="center"/>
              <w:rPr>
                <w:ins w:id="402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533148B" w14:textId="77777777" w:rsidR="000F713F" w:rsidRPr="000F713F" w:rsidRDefault="000F713F" w:rsidP="000F713F">
            <w:pPr>
              <w:keepLines/>
              <w:numPr>
                <w:ilvl w:val="0"/>
                <w:numId w:val="33"/>
              </w:numPr>
              <w:spacing w:before="40" w:after="40"/>
              <w:ind w:firstLine="0"/>
              <w:jc w:val="center"/>
              <w:rPr>
                <w:ins w:id="402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A7E766" w14:textId="77777777" w:rsidR="000F713F" w:rsidRPr="000F713F" w:rsidRDefault="000F713F" w:rsidP="000F713F">
            <w:pPr>
              <w:keepLines/>
              <w:numPr>
                <w:ilvl w:val="0"/>
                <w:numId w:val="33"/>
              </w:numPr>
              <w:spacing w:before="40" w:after="40"/>
              <w:ind w:firstLine="0"/>
              <w:jc w:val="center"/>
              <w:rPr>
                <w:ins w:id="402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B64F1CC" w14:textId="77777777" w:rsidR="000F713F" w:rsidRPr="000F713F" w:rsidRDefault="000F713F" w:rsidP="000F713F">
            <w:pPr>
              <w:keepLines/>
              <w:numPr>
                <w:ilvl w:val="0"/>
                <w:numId w:val="33"/>
              </w:numPr>
              <w:spacing w:before="40" w:after="40"/>
              <w:ind w:firstLine="0"/>
              <w:jc w:val="center"/>
              <w:rPr>
                <w:ins w:id="402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9CEC5B" w14:textId="77777777" w:rsidR="000F713F" w:rsidRPr="000F713F" w:rsidRDefault="000F713F" w:rsidP="000F713F">
            <w:pPr>
              <w:keepLines/>
              <w:numPr>
                <w:ilvl w:val="0"/>
                <w:numId w:val="33"/>
              </w:numPr>
              <w:spacing w:before="40" w:after="40"/>
              <w:ind w:firstLine="0"/>
              <w:jc w:val="center"/>
              <w:rPr>
                <w:ins w:id="402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2469AC" w14:textId="77777777" w:rsidR="000F713F" w:rsidRPr="000F713F" w:rsidRDefault="000F713F" w:rsidP="000F713F">
            <w:pPr>
              <w:keepLines/>
              <w:numPr>
                <w:ilvl w:val="0"/>
                <w:numId w:val="33"/>
              </w:numPr>
              <w:spacing w:before="40" w:after="40"/>
              <w:ind w:firstLine="0"/>
              <w:jc w:val="center"/>
              <w:rPr>
                <w:ins w:id="4027"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CF6ED30" w14:textId="77777777" w:rsidR="000F713F" w:rsidRPr="000F713F" w:rsidRDefault="000F713F" w:rsidP="000F713F">
            <w:pPr>
              <w:keepLines/>
              <w:numPr>
                <w:ilvl w:val="0"/>
                <w:numId w:val="33"/>
              </w:numPr>
              <w:spacing w:before="40" w:after="40"/>
              <w:ind w:firstLine="0"/>
              <w:jc w:val="center"/>
              <w:rPr>
                <w:ins w:id="4028" w:author="Huawei" w:date="2018-04-18T14:51:00Z"/>
                <w:rFonts w:ascii="Times New Roman" w:eastAsia="SimSun" w:hAnsi="Times New Roman"/>
                <w:color w:val="000000"/>
                <w:kern w:val="24"/>
                <w:sz w:val="16"/>
                <w:szCs w:val="18"/>
                <w:lang w:eastAsia="x-none"/>
              </w:rPr>
            </w:pPr>
          </w:p>
        </w:tc>
      </w:tr>
      <w:tr w:rsidR="000F713F" w:rsidRPr="000F713F" w14:paraId="3B3ED108" w14:textId="77777777" w:rsidTr="000F713F">
        <w:trPr>
          <w:cantSplit/>
          <w:jc w:val="center"/>
          <w:ins w:id="4029" w:author="Huawei" w:date="2018-04-18T14:51:00Z"/>
        </w:trPr>
        <w:tc>
          <w:tcPr>
            <w:tcW w:w="0" w:type="auto"/>
            <w:vMerge/>
            <w:tcBorders>
              <w:left w:val="single" w:sz="4" w:space="0" w:color="auto"/>
              <w:right w:val="single" w:sz="4" w:space="0" w:color="auto"/>
            </w:tcBorders>
            <w:vAlign w:val="center"/>
          </w:tcPr>
          <w:p w14:paraId="4587AFBF" w14:textId="77777777" w:rsidR="000F713F" w:rsidRPr="000F713F" w:rsidRDefault="000F713F" w:rsidP="000F713F">
            <w:pPr>
              <w:ind w:left="720" w:hanging="720"/>
              <w:rPr>
                <w:ins w:id="4030"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16E03FD" w14:textId="77777777" w:rsidR="000F713F" w:rsidRPr="000F713F" w:rsidRDefault="000F713F" w:rsidP="000F713F">
            <w:pPr>
              <w:keepLines/>
              <w:numPr>
                <w:ilvl w:val="0"/>
                <w:numId w:val="33"/>
              </w:numPr>
              <w:spacing w:before="40" w:after="40"/>
              <w:ind w:firstLine="0"/>
              <w:jc w:val="center"/>
              <w:rPr>
                <w:ins w:id="4031" w:author="Huawei" w:date="2018-04-18T14:51:00Z"/>
                <w:rFonts w:ascii="Times New Roman" w:eastAsia="SimSun" w:hAnsi="Times New Roman"/>
                <w:i/>
                <w:sz w:val="16"/>
                <w:szCs w:val="18"/>
                <w:lang w:eastAsia="x-none"/>
              </w:rPr>
            </w:pPr>
            <w:ins w:id="4032" w:author="Huawei" w:date="2018-04-18T14:5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749BACF7" w14:textId="77777777" w:rsidR="000F713F" w:rsidRPr="000F713F" w:rsidRDefault="000F713F" w:rsidP="000F713F">
            <w:pPr>
              <w:keepLines/>
              <w:numPr>
                <w:ilvl w:val="0"/>
                <w:numId w:val="33"/>
              </w:numPr>
              <w:spacing w:before="40" w:after="40"/>
              <w:ind w:firstLine="0"/>
              <w:jc w:val="center"/>
              <w:rPr>
                <w:ins w:id="4033"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3477872" w14:textId="77777777" w:rsidR="000F713F" w:rsidRPr="000F713F" w:rsidRDefault="000F713F" w:rsidP="000F713F">
            <w:pPr>
              <w:keepLines/>
              <w:numPr>
                <w:ilvl w:val="0"/>
                <w:numId w:val="33"/>
              </w:numPr>
              <w:spacing w:before="40" w:after="40"/>
              <w:ind w:firstLine="0"/>
              <w:jc w:val="center"/>
              <w:rPr>
                <w:ins w:id="403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E45E0B" w14:textId="77777777" w:rsidR="000F713F" w:rsidRPr="000F713F" w:rsidRDefault="000F713F" w:rsidP="000F713F">
            <w:pPr>
              <w:keepLines/>
              <w:numPr>
                <w:ilvl w:val="0"/>
                <w:numId w:val="33"/>
              </w:numPr>
              <w:spacing w:before="40" w:after="40"/>
              <w:ind w:firstLine="0"/>
              <w:jc w:val="center"/>
              <w:rPr>
                <w:ins w:id="403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EF8A16A" w14:textId="77777777" w:rsidR="000F713F" w:rsidRPr="000F713F" w:rsidRDefault="000F713F" w:rsidP="000F713F">
            <w:pPr>
              <w:keepLines/>
              <w:numPr>
                <w:ilvl w:val="0"/>
                <w:numId w:val="33"/>
              </w:numPr>
              <w:spacing w:before="40" w:after="40"/>
              <w:ind w:firstLine="0"/>
              <w:jc w:val="center"/>
              <w:rPr>
                <w:ins w:id="403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553C0C" w14:textId="77777777" w:rsidR="000F713F" w:rsidRPr="000F713F" w:rsidRDefault="000F713F" w:rsidP="000F713F">
            <w:pPr>
              <w:keepLines/>
              <w:numPr>
                <w:ilvl w:val="0"/>
                <w:numId w:val="33"/>
              </w:numPr>
              <w:spacing w:before="40" w:after="40"/>
              <w:ind w:firstLine="0"/>
              <w:jc w:val="center"/>
              <w:rPr>
                <w:ins w:id="403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ED5859" w14:textId="77777777" w:rsidR="000F713F" w:rsidRPr="000F713F" w:rsidRDefault="000F713F" w:rsidP="000F713F">
            <w:pPr>
              <w:keepLines/>
              <w:numPr>
                <w:ilvl w:val="0"/>
                <w:numId w:val="33"/>
              </w:numPr>
              <w:spacing w:before="40" w:after="40"/>
              <w:ind w:firstLine="0"/>
              <w:jc w:val="center"/>
              <w:rPr>
                <w:ins w:id="403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632CD2" w14:textId="77777777" w:rsidR="000F713F" w:rsidRPr="000F713F" w:rsidRDefault="000F713F" w:rsidP="000F713F">
            <w:pPr>
              <w:keepLines/>
              <w:numPr>
                <w:ilvl w:val="0"/>
                <w:numId w:val="33"/>
              </w:numPr>
              <w:spacing w:before="40" w:after="40"/>
              <w:ind w:firstLine="0"/>
              <w:jc w:val="center"/>
              <w:rPr>
                <w:ins w:id="403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BB29A3" w14:textId="77777777" w:rsidR="000F713F" w:rsidRPr="000F713F" w:rsidRDefault="000F713F" w:rsidP="000F713F">
            <w:pPr>
              <w:keepLines/>
              <w:numPr>
                <w:ilvl w:val="0"/>
                <w:numId w:val="33"/>
              </w:numPr>
              <w:spacing w:before="40" w:after="40"/>
              <w:ind w:firstLine="0"/>
              <w:jc w:val="center"/>
              <w:rPr>
                <w:ins w:id="4040"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13938A4" w14:textId="77777777" w:rsidR="000F713F" w:rsidRPr="000F713F" w:rsidRDefault="000F713F" w:rsidP="000F713F">
            <w:pPr>
              <w:keepLines/>
              <w:numPr>
                <w:ilvl w:val="0"/>
                <w:numId w:val="33"/>
              </w:numPr>
              <w:spacing w:before="40" w:after="40"/>
              <w:ind w:firstLine="0"/>
              <w:jc w:val="center"/>
              <w:rPr>
                <w:ins w:id="4041" w:author="Huawei" w:date="2018-04-18T14:51:00Z"/>
                <w:rFonts w:ascii="Times New Roman" w:eastAsia="SimSun" w:hAnsi="Times New Roman"/>
                <w:color w:val="000000"/>
                <w:kern w:val="24"/>
                <w:sz w:val="16"/>
                <w:szCs w:val="18"/>
                <w:lang w:eastAsia="x-none"/>
              </w:rPr>
            </w:pPr>
          </w:p>
        </w:tc>
      </w:tr>
      <w:tr w:rsidR="000F713F" w:rsidRPr="000F713F" w14:paraId="51EEDD06" w14:textId="77777777" w:rsidTr="000F713F">
        <w:trPr>
          <w:cantSplit/>
          <w:jc w:val="center"/>
          <w:ins w:id="4042" w:author="Huawei" w:date="2018-04-18T14:51:00Z"/>
        </w:trPr>
        <w:tc>
          <w:tcPr>
            <w:tcW w:w="0" w:type="auto"/>
            <w:vMerge/>
            <w:tcBorders>
              <w:left w:val="single" w:sz="4" w:space="0" w:color="auto"/>
              <w:right w:val="single" w:sz="4" w:space="0" w:color="auto"/>
            </w:tcBorders>
            <w:vAlign w:val="center"/>
          </w:tcPr>
          <w:p w14:paraId="73E5F7A5" w14:textId="77777777" w:rsidR="000F713F" w:rsidRPr="000F713F" w:rsidRDefault="000F713F" w:rsidP="000F713F">
            <w:pPr>
              <w:ind w:left="720" w:hanging="720"/>
              <w:rPr>
                <w:ins w:id="4043"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85A69AE" w14:textId="77777777" w:rsidR="000F713F" w:rsidRPr="000F713F" w:rsidRDefault="000F713F" w:rsidP="000F713F">
            <w:pPr>
              <w:keepLines/>
              <w:numPr>
                <w:ilvl w:val="0"/>
                <w:numId w:val="33"/>
              </w:numPr>
              <w:spacing w:before="40" w:after="40"/>
              <w:ind w:firstLine="0"/>
              <w:jc w:val="center"/>
              <w:rPr>
                <w:ins w:id="4044" w:author="Huawei" w:date="2018-04-18T14:51:00Z"/>
                <w:rFonts w:ascii="Times New Roman" w:eastAsia="SimSun" w:hAnsi="Times New Roman"/>
                <w:i/>
                <w:sz w:val="16"/>
                <w:szCs w:val="18"/>
                <w:lang w:eastAsia="x-none"/>
              </w:rPr>
            </w:pPr>
            <w:ins w:id="4045" w:author="Huawei" w:date="2018-04-18T14:5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1F95120D" w14:textId="77777777" w:rsidR="000F713F" w:rsidRPr="000F713F" w:rsidRDefault="000F713F" w:rsidP="000F713F">
            <w:pPr>
              <w:keepLines/>
              <w:numPr>
                <w:ilvl w:val="0"/>
                <w:numId w:val="33"/>
              </w:numPr>
              <w:spacing w:before="40" w:after="40"/>
              <w:ind w:firstLine="0"/>
              <w:jc w:val="center"/>
              <w:rPr>
                <w:ins w:id="4046"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4E24E65" w14:textId="77777777" w:rsidR="000F713F" w:rsidRPr="000F713F" w:rsidRDefault="000F713F" w:rsidP="000F713F">
            <w:pPr>
              <w:keepLines/>
              <w:numPr>
                <w:ilvl w:val="0"/>
                <w:numId w:val="33"/>
              </w:numPr>
              <w:spacing w:before="40" w:after="40"/>
              <w:ind w:firstLine="0"/>
              <w:jc w:val="center"/>
              <w:rPr>
                <w:ins w:id="404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8E65214" w14:textId="77777777" w:rsidR="000F713F" w:rsidRPr="000F713F" w:rsidRDefault="000F713F" w:rsidP="000F713F">
            <w:pPr>
              <w:keepLines/>
              <w:numPr>
                <w:ilvl w:val="0"/>
                <w:numId w:val="33"/>
              </w:numPr>
              <w:spacing w:before="40" w:after="40"/>
              <w:ind w:firstLine="0"/>
              <w:jc w:val="center"/>
              <w:rPr>
                <w:ins w:id="404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E7BDDA" w14:textId="77777777" w:rsidR="000F713F" w:rsidRPr="000F713F" w:rsidRDefault="000F713F" w:rsidP="000F713F">
            <w:pPr>
              <w:keepLines/>
              <w:numPr>
                <w:ilvl w:val="0"/>
                <w:numId w:val="33"/>
              </w:numPr>
              <w:spacing w:before="40" w:after="40"/>
              <w:ind w:firstLine="0"/>
              <w:jc w:val="center"/>
              <w:rPr>
                <w:ins w:id="404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6B464F" w14:textId="77777777" w:rsidR="000F713F" w:rsidRPr="000F713F" w:rsidRDefault="000F713F" w:rsidP="000F713F">
            <w:pPr>
              <w:keepLines/>
              <w:numPr>
                <w:ilvl w:val="0"/>
                <w:numId w:val="33"/>
              </w:numPr>
              <w:spacing w:before="40" w:after="40"/>
              <w:ind w:firstLine="0"/>
              <w:jc w:val="center"/>
              <w:rPr>
                <w:ins w:id="405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575370B" w14:textId="77777777" w:rsidR="000F713F" w:rsidRPr="000F713F" w:rsidRDefault="000F713F" w:rsidP="000F713F">
            <w:pPr>
              <w:keepLines/>
              <w:numPr>
                <w:ilvl w:val="0"/>
                <w:numId w:val="33"/>
              </w:numPr>
              <w:spacing w:before="40" w:after="40"/>
              <w:ind w:firstLine="0"/>
              <w:jc w:val="center"/>
              <w:rPr>
                <w:ins w:id="405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CD5B84" w14:textId="77777777" w:rsidR="000F713F" w:rsidRPr="000F713F" w:rsidRDefault="000F713F" w:rsidP="000F713F">
            <w:pPr>
              <w:keepLines/>
              <w:numPr>
                <w:ilvl w:val="0"/>
                <w:numId w:val="33"/>
              </w:numPr>
              <w:spacing w:before="40" w:after="40"/>
              <w:ind w:firstLine="0"/>
              <w:jc w:val="center"/>
              <w:rPr>
                <w:ins w:id="405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3CAB7A" w14:textId="77777777" w:rsidR="000F713F" w:rsidRPr="000F713F" w:rsidRDefault="000F713F" w:rsidP="000F713F">
            <w:pPr>
              <w:keepLines/>
              <w:numPr>
                <w:ilvl w:val="0"/>
                <w:numId w:val="33"/>
              </w:numPr>
              <w:spacing w:before="40" w:after="40"/>
              <w:ind w:firstLine="0"/>
              <w:jc w:val="center"/>
              <w:rPr>
                <w:ins w:id="4053"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B8B1699" w14:textId="77777777" w:rsidR="000F713F" w:rsidRPr="000F713F" w:rsidRDefault="000F713F" w:rsidP="000F713F">
            <w:pPr>
              <w:keepLines/>
              <w:numPr>
                <w:ilvl w:val="0"/>
                <w:numId w:val="33"/>
              </w:numPr>
              <w:spacing w:before="40" w:after="40"/>
              <w:ind w:firstLine="0"/>
              <w:jc w:val="center"/>
              <w:rPr>
                <w:ins w:id="4054" w:author="Huawei" w:date="2018-04-18T14:51:00Z"/>
                <w:rFonts w:ascii="Times New Roman" w:eastAsia="SimSun" w:hAnsi="Times New Roman"/>
                <w:color w:val="000000"/>
                <w:kern w:val="24"/>
                <w:sz w:val="16"/>
                <w:szCs w:val="18"/>
                <w:lang w:eastAsia="x-none"/>
              </w:rPr>
            </w:pPr>
          </w:p>
        </w:tc>
      </w:tr>
      <w:tr w:rsidR="000F713F" w:rsidRPr="000F713F" w14:paraId="32F17558" w14:textId="77777777" w:rsidTr="000F713F">
        <w:trPr>
          <w:cantSplit/>
          <w:jc w:val="center"/>
          <w:ins w:id="4055" w:author="Huawei" w:date="2018-04-18T14:51:00Z"/>
        </w:trPr>
        <w:tc>
          <w:tcPr>
            <w:tcW w:w="0" w:type="auto"/>
            <w:vMerge/>
            <w:tcBorders>
              <w:left w:val="single" w:sz="4" w:space="0" w:color="auto"/>
              <w:right w:val="single" w:sz="4" w:space="0" w:color="auto"/>
            </w:tcBorders>
            <w:vAlign w:val="center"/>
          </w:tcPr>
          <w:p w14:paraId="53A20951" w14:textId="77777777" w:rsidR="000F713F" w:rsidRPr="000F713F" w:rsidRDefault="000F713F" w:rsidP="000F713F">
            <w:pPr>
              <w:ind w:left="720" w:hanging="720"/>
              <w:rPr>
                <w:ins w:id="4056"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A4C55F9" w14:textId="77777777" w:rsidR="000F713F" w:rsidRPr="000F713F" w:rsidRDefault="000F713F" w:rsidP="000F713F">
            <w:pPr>
              <w:keepLines/>
              <w:numPr>
                <w:ilvl w:val="0"/>
                <w:numId w:val="33"/>
              </w:numPr>
              <w:spacing w:before="40" w:after="40"/>
              <w:ind w:firstLine="0"/>
              <w:jc w:val="center"/>
              <w:rPr>
                <w:ins w:id="4057" w:author="Huawei" w:date="2018-04-18T14:51:00Z"/>
                <w:rFonts w:ascii="Times New Roman" w:eastAsia="SimSun" w:hAnsi="Times New Roman"/>
                <w:i/>
                <w:sz w:val="16"/>
                <w:szCs w:val="18"/>
                <w:lang w:eastAsia="x-none"/>
              </w:rPr>
            </w:pPr>
            <w:ins w:id="4058" w:author="Huawei" w:date="2018-04-18T14:5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vertAlign w:val="subscript"/>
                  <w:lang w:eastAsia="x-none"/>
                </w:rPr>
                <w:t xml:space="preserve"> </w:t>
              </w:r>
              <w:r w:rsidRPr="000F713F">
                <w:rPr>
                  <w:rFonts w:ascii="Times New Roman" w:eastAsia="SimSun" w:hAnsi="Times New Roman"/>
                  <w:sz w:val="16"/>
                  <w:szCs w:val="18"/>
                  <w:lang w:eastAsia="x-none"/>
                </w:rPr>
                <w:t xml:space="preserve">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2D8AFA5D" w14:textId="77777777" w:rsidR="000F713F" w:rsidRPr="000F713F" w:rsidRDefault="000F713F" w:rsidP="000F713F">
            <w:pPr>
              <w:keepLines/>
              <w:numPr>
                <w:ilvl w:val="0"/>
                <w:numId w:val="33"/>
              </w:numPr>
              <w:spacing w:before="40" w:after="40"/>
              <w:ind w:firstLine="0"/>
              <w:jc w:val="center"/>
              <w:rPr>
                <w:ins w:id="4059"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7B39182" w14:textId="77777777" w:rsidR="000F713F" w:rsidRPr="000F713F" w:rsidRDefault="000F713F" w:rsidP="000F713F">
            <w:pPr>
              <w:keepLines/>
              <w:numPr>
                <w:ilvl w:val="0"/>
                <w:numId w:val="33"/>
              </w:numPr>
              <w:spacing w:before="40" w:after="40"/>
              <w:ind w:firstLine="0"/>
              <w:jc w:val="center"/>
              <w:rPr>
                <w:ins w:id="406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EE20C41" w14:textId="77777777" w:rsidR="000F713F" w:rsidRPr="000F713F" w:rsidRDefault="000F713F" w:rsidP="000F713F">
            <w:pPr>
              <w:keepLines/>
              <w:numPr>
                <w:ilvl w:val="0"/>
                <w:numId w:val="33"/>
              </w:numPr>
              <w:spacing w:before="40" w:after="40"/>
              <w:ind w:firstLine="0"/>
              <w:jc w:val="center"/>
              <w:rPr>
                <w:ins w:id="406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0FD0642" w14:textId="77777777" w:rsidR="000F713F" w:rsidRPr="000F713F" w:rsidRDefault="000F713F" w:rsidP="000F713F">
            <w:pPr>
              <w:keepLines/>
              <w:numPr>
                <w:ilvl w:val="0"/>
                <w:numId w:val="33"/>
              </w:numPr>
              <w:spacing w:before="40" w:after="40"/>
              <w:ind w:firstLine="0"/>
              <w:jc w:val="center"/>
              <w:rPr>
                <w:ins w:id="406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E5FA5B" w14:textId="77777777" w:rsidR="000F713F" w:rsidRPr="000F713F" w:rsidRDefault="000F713F" w:rsidP="000F713F">
            <w:pPr>
              <w:keepLines/>
              <w:numPr>
                <w:ilvl w:val="0"/>
                <w:numId w:val="33"/>
              </w:numPr>
              <w:spacing w:before="40" w:after="40"/>
              <w:ind w:firstLine="0"/>
              <w:jc w:val="center"/>
              <w:rPr>
                <w:ins w:id="406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2C22982" w14:textId="77777777" w:rsidR="000F713F" w:rsidRPr="000F713F" w:rsidRDefault="000F713F" w:rsidP="000F713F">
            <w:pPr>
              <w:keepLines/>
              <w:numPr>
                <w:ilvl w:val="0"/>
                <w:numId w:val="33"/>
              </w:numPr>
              <w:spacing w:before="40" w:after="40"/>
              <w:ind w:firstLine="0"/>
              <w:jc w:val="center"/>
              <w:rPr>
                <w:ins w:id="406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DBF3FC2" w14:textId="77777777" w:rsidR="000F713F" w:rsidRPr="000F713F" w:rsidRDefault="000F713F" w:rsidP="000F713F">
            <w:pPr>
              <w:keepLines/>
              <w:numPr>
                <w:ilvl w:val="0"/>
                <w:numId w:val="33"/>
              </w:numPr>
              <w:spacing w:before="40" w:after="40"/>
              <w:ind w:firstLine="0"/>
              <w:jc w:val="center"/>
              <w:rPr>
                <w:ins w:id="406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FDE606" w14:textId="77777777" w:rsidR="000F713F" w:rsidRPr="000F713F" w:rsidRDefault="000F713F" w:rsidP="000F713F">
            <w:pPr>
              <w:keepLines/>
              <w:numPr>
                <w:ilvl w:val="0"/>
                <w:numId w:val="33"/>
              </w:numPr>
              <w:spacing w:before="40" w:after="40"/>
              <w:ind w:firstLine="0"/>
              <w:jc w:val="center"/>
              <w:rPr>
                <w:ins w:id="4066"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36E20EA" w14:textId="77777777" w:rsidR="000F713F" w:rsidRPr="000F713F" w:rsidRDefault="000F713F" w:rsidP="000F713F">
            <w:pPr>
              <w:keepLines/>
              <w:numPr>
                <w:ilvl w:val="0"/>
                <w:numId w:val="33"/>
              </w:numPr>
              <w:spacing w:before="40" w:after="40"/>
              <w:ind w:firstLine="0"/>
              <w:jc w:val="center"/>
              <w:rPr>
                <w:ins w:id="4067" w:author="Huawei" w:date="2018-04-18T14:51:00Z"/>
                <w:rFonts w:ascii="Times New Roman" w:eastAsia="SimSun" w:hAnsi="Times New Roman"/>
                <w:color w:val="000000"/>
                <w:kern w:val="24"/>
                <w:sz w:val="16"/>
                <w:szCs w:val="18"/>
                <w:lang w:eastAsia="x-none"/>
              </w:rPr>
            </w:pPr>
          </w:p>
        </w:tc>
      </w:tr>
      <w:tr w:rsidR="000F713F" w:rsidRPr="000F713F" w14:paraId="217D2F08" w14:textId="77777777" w:rsidTr="000F713F">
        <w:trPr>
          <w:cantSplit/>
          <w:jc w:val="center"/>
          <w:ins w:id="4068" w:author="Huawei" w:date="2018-04-18T14:51:00Z"/>
        </w:trPr>
        <w:tc>
          <w:tcPr>
            <w:tcW w:w="0" w:type="auto"/>
            <w:vMerge/>
            <w:tcBorders>
              <w:left w:val="single" w:sz="4" w:space="0" w:color="auto"/>
              <w:right w:val="single" w:sz="4" w:space="0" w:color="auto"/>
            </w:tcBorders>
            <w:vAlign w:val="center"/>
          </w:tcPr>
          <w:p w14:paraId="742F7D9E" w14:textId="77777777" w:rsidR="000F713F" w:rsidRPr="000F713F" w:rsidRDefault="000F713F" w:rsidP="000F713F">
            <w:pPr>
              <w:ind w:left="720" w:hanging="720"/>
              <w:rPr>
                <w:ins w:id="4069"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CF30FA2" w14:textId="77777777" w:rsidR="000F713F" w:rsidRPr="000F713F" w:rsidRDefault="000F713F" w:rsidP="000F713F">
            <w:pPr>
              <w:keepLines/>
              <w:numPr>
                <w:ilvl w:val="0"/>
                <w:numId w:val="33"/>
              </w:numPr>
              <w:spacing w:before="40" w:after="40"/>
              <w:ind w:firstLine="0"/>
              <w:jc w:val="center"/>
              <w:rPr>
                <w:ins w:id="4070" w:author="Huawei" w:date="2018-04-18T14:51:00Z"/>
                <w:rFonts w:ascii="Times New Roman" w:eastAsia="SimSun" w:hAnsi="Times New Roman"/>
                <w:i/>
                <w:sz w:val="16"/>
                <w:szCs w:val="18"/>
                <w:lang w:eastAsia="x-none"/>
              </w:rPr>
            </w:pPr>
            <w:ins w:id="4071" w:author="Huawei" w:date="2018-04-18T14:5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73AB8FCB" w14:textId="77777777" w:rsidR="000F713F" w:rsidRPr="000F713F" w:rsidRDefault="000F713F" w:rsidP="000F713F">
            <w:pPr>
              <w:keepLines/>
              <w:numPr>
                <w:ilvl w:val="0"/>
                <w:numId w:val="33"/>
              </w:numPr>
              <w:spacing w:before="40" w:after="40"/>
              <w:ind w:firstLine="0"/>
              <w:jc w:val="center"/>
              <w:rPr>
                <w:ins w:id="4072"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7B845B3" w14:textId="77777777" w:rsidR="000F713F" w:rsidRPr="000F713F" w:rsidRDefault="000F713F" w:rsidP="000F713F">
            <w:pPr>
              <w:keepLines/>
              <w:numPr>
                <w:ilvl w:val="0"/>
                <w:numId w:val="33"/>
              </w:numPr>
              <w:spacing w:before="40" w:after="40"/>
              <w:ind w:firstLine="0"/>
              <w:jc w:val="center"/>
              <w:rPr>
                <w:ins w:id="407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356ADAF" w14:textId="77777777" w:rsidR="000F713F" w:rsidRPr="000F713F" w:rsidRDefault="000F713F" w:rsidP="000F713F">
            <w:pPr>
              <w:keepLines/>
              <w:numPr>
                <w:ilvl w:val="0"/>
                <w:numId w:val="33"/>
              </w:numPr>
              <w:spacing w:before="40" w:after="40"/>
              <w:ind w:firstLine="0"/>
              <w:jc w:val="center"/>
              <w:rPr>
                <w:ins w:id="407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F51DB40" w14:textId="77777777" w:rsidR="000F713F" w:rsidRPr="000F713F" w:rsidRDefault="000F713F" w:rsidP="000F713F">
            <w:pPr>
              <w:keepLines/>
              <w:numPr>
                <w:ilvl w:val="0"/>
                <w:numId w:val="33"/>
              </w:numPr>
              <w:spacing w:before="40" w:after="40"/>
              <w:ind w:firstLine="0"/>
              <w:jc w:val="center"/>
              <w:rPr>
                <w:ins w:id="407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552DCD" w14:textId="77777777" w:rsidR="000F713F" w:rsidRPr="000F713F" w:rsidRDefault="000F713F" w:rsidP="000F713F">
            <w:pPr>
              <w:keepLines/>
              <w:numPr>
                <w:ilvl w:val="0"/>
                <w:numId w:val="33"/>
              </w:numPr>
              <w:spacing w:before="40" w:after="40"/>
              <w:ind w:firstLine="0"/>
              <w:jc w:val="center"/>
              <w:rPr>
                <w:ins w:id="407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CAB537" w14:textId="77777777" w:rsidR="000F713F" w:rsidRPr="000F713F" w:rsidRDefault="000F713F" w:rsidP="000F713F">
            <w:pPr>
              <w:keepLines/>
              <w:numPr>
                <w:ilvl w:val="0"/>
                <w:numId w:val="33"/>
              </w:numPr>
              <w:spacing w:before="40" w:after="40"/>
              <w:ind w:firstLine="0"/>
              <w:jc w:val="center"/>
              <w:rPr>
                <w:ins w:id="407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96CB1C" w14:textId="77777777" w:rsidR="000F713F" w:rsidRPr="000F713F" w:rsidRDefault="000F713F" w:rsidP="000F713F">
            <w:pPr>
              <w:keepLines/>
              <w:numPr>
                <w:ilvl w:val="0"/>
                <w:numId w:val="33"/>
              </w:numPr>
              <w:spacing w:before="40" w:after="40"/>
              <w:ind w:firstLine="0"/>
              <w:jc w:val="center"/>
              <w:rPr>
                <w:ins w:id="407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FAD0A2" w14:textId="77777777" w:rsidR="000F713F" w:rsidRPr="000F713F" w:rsidRDefault="000F713F" w:rsidP="000F713F">
            <w:pPr>
              <w:keepLines/>
              <w:numPr>
                <w:ilvl w:val="0"/>
                <w:numId w:val="33"/>
              </w:numPr>
              <w:spacing w:before="40" w:after="40"/>
              <w:ind w:firstLine="0"/>
              <w:jc w:val="center"/>
              <w:rPr>
                <w:ins w:id="4079"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3229A10" w14:textId="77777777" w:rsidR="000F713F" w:rsidRPr="000F713F" w:rsidRDefault="000F713F" w:rsidP="000F713F">
            <w:pPr>
              <w:keepLines/>
              <w:numPr>
                <w:ilvl w:val="0"/>
                <w:numId w:val="33"/>
              </w:numPr>
              <w:spacing w:before="40" w:after="40"/>
              <w:ind w:firstLine="0"/>
              <w:jc w:val="center"/>
              <w:rPr>
                <w:ins w:id="4080" w:author="Huawei" w:date="2018-04-18T14:51:00Z"/>
                <w:rFonts w:ascii="Times New Roman" w:eastAsia="SimSun" w:hAnsi="Times New Roman"/>
                <w:color w:val="000000"/>
                <w:kern w:val="24"/>
                <w:sz w:val="16"/>
                <w:szCs w:val="18"/>
                <w:lang w:eastAsia="x-none"/>
              </w:rPr>
            </w:pPr>
          </w:p>
        </w:tc>
      </w:tr>
      <w:tr w:rsidR="000F713F" w:rsidRPr="000F713F" w14:paraId="5ABCE663" w14:textId="77777777" w:rsidTr="000F713F">
        <w:trPr>
          <w:cantSplit/>
          <w:jc w:val="center"/>
          <w:ins w:id="4081" w:author="Huawei" w:date="2018-04-18T14:51:00Z"/>
        </w:trPr>
        <w:tc>
          <w:tcPr>
            <w:tcW w:w="0" w:type="auto"/>
            <w:vMerge/>
            <w:tcBorders>
              <w:left w:val="single" w:sz="4" w:space="0" w:color="auto"/>
              <w:right w:val="single" w:sz="4" w:space="0" w:color="auto"/>
            </w:tcBorders>
            <w:vAlign w:val="center"/>
          </w:tcPr>
          <w:p w14:paraId="5A8209DD" w14:textId="77777777" w:rsidR="000F713F" w:rsidRPr="000F713F" w:rsidRDefault="000F713F" w:rsidP="000F713F">
            <w:pPr>
              <w:ind w:left="720" w:hanging="720"/>
              <w:rPr>
                <w:ins w:id="4082"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9C159D2" w14:textId="77777777" w:rsidR="000F713F" w:rsidRPr="000F713F" w:rsidRDefault="000F713F" w:rsidP="000F713F">
            <w:pPr>
              <w:keepLines/>
              <w:numPr>
                <w:ilvl w:val="0"/>
                <w:numId w:val="33"/>
              </w:numPr>
              <w:spacing w:before="40" w:after="40"/>
              <w:ind w:firstLine="0"/>
              <w:jc w:val="center"/>
              <w:rPr>
                <w:ins w:id="4083" w:author="Huawei" w:date="2018-04-18T14:51:00Z"/>
                <w:rFonts w:ascii="Times New Roman" w:eastAsia="SimSun" w:hAnsi="Times New Roman"/>
                <w:i/>
                <w:sz w:val="16"/>
                <w:szCs w:val="18"/>
                <w:lang w:eastAsia="x-none"/>
              </w:rPr>
            </w:pPr>
            <w:ins w:id="4084" w:author="Huawei" w:date="2018-04-18T14:5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199FB4C5" w14:textId="77777777" w:rsidR="000F713F" w:rsidRPr="000F713F" w:rsidRDefault="000F713F" w:rsidP="000F713F">
            <w:pPr>
              <w:keepLines/>
              <w:numPr>
                <w:ilvl w:val="0"/>
                <w:numId w:val="33"/>
              </w:numPr>
              <w:spacing w:before="40" w:after="40"/>
              <w:ind w:firstLine="0"/>
              <w:jc w:val="center"/>
              <w:rPr>
                <w:ins w:id="4085"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EE69720" w14:textId="77777777" w:rsidR="000F713F" w:rsidRPr="000F713F" w:rsidRDefault="000F713F" w:rsidP="000F713F">
            <w:pPr>
              <w:keepLines/>
              <w:numPr>
                <w:ilvl w:val="0"/>
                <w:numId w:val="33"/>
              </w:numPr>
              <w:spacing w:before="40" w:after="40"/>
              <w:ind w:firstLine="0"/>
              <w:jc w:val="center"/>
              <w:rPr>
                <w:ins w:id="408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F406AE3" w14:textId="77777777" w:rsidR="000F713F" w:rsidRPr="000F713F" w:rsidRDefault="000F713F" w:rsidP="000F713F">
            <w:pPr>
              <w:keepLines/>
              <w:numPr>
                <w:ilvl w:val="0"/>
                <w:numId w:val="33"/>
              </w:numPr>
              <w:spacing w:before="40" w:after="40"/>
              <w:ind w:firstLine="0"/>
              <w:jc w:val="center"/>
              <w:rPr>
                <w:ins w:id="408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514C26" w14:textId="77777777" w:rsidR="000F713F" w:rsidRPr="000F713F" w:rsidRDefault="000F713F" w:rsidP="000F713F">
            <w:pPr>
              <w:keepLines/>
              <w:numPr>
                <w:ilvl w:val="0"/>
                <w:numId w:val="33"/>
              </w:numPr>
              <w:spacing w:before="40" w:after="40"/>
              <w:ind w:firstLine="0"/>
              <w:jc w:val="center"/>
              <w:rPr>
                <w:ins w:id="408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AE324CD" w14:textId="77777777" w:rsidR="000F713F" w:rsidRPr="000F713F" w:rsidRDefault="000F713F" w:rsidP="000F713F">
            <w:pPr>
              <w:keepLines/>
              <w:numPr>
                <w:ilvl w:val="0"/>
                <w:numId w:val="33"/>
              </w:numPr>
              <w:spacing w:before="40" w:after="40"/>
              <w:ind w:firstLine="0"/>
              <w:jc w:val="center"/>
              <w:rPr>
                <w:ins w:id="408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7077B87" w14:textId="77777777" w:rsidR="000F713F" w:rsidRPr="000F713F" w:rsidRDefault="000F713F" w:rsidP="000F713F">
            <w:pPr>
              <w:keepLines/>
              <w:numPr>
                <w:ilvl w:val="0"/>
                <w:numId w:val="33"/>
              </w:numPr>
              <w:spacing w:before="40" w:after="40"/>
              <w:ind w:firstLine="0"/>
              <w:jc w:val="center"/>
              <w:rPr>
                <w:ins w:id="409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1AC695" w14:textId="77777777" w:rsidR="000F713F" w:rsidRPr="000F713F" w:rsidRDefault="000F713F" w:rsidP="000F713F">
            <w:pPr>
              <w:keepLines/>
              <w:numPr>
                <w:ilvl w:val="0"/>
                <w:numId w:val="33"/>
              </w:numPr>
              <w:spacing w:before="40" w:after="40"/>
              <w:ind w:firstLine="0"/>
              <w:jc w:val="center"/>
              <w:rPr>
                <w:ins w:id="409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41021D" w14:textId="77777777" w:rsidR="000F713F" w:rsidRPr="000F713F" w:rsidRDefault="000F713F" w:rsidP="000F713F">
            <w:pPr>
              <w:keepLines/>
              <w:numPr>
                <w:ilvl w:val="0"/>
                <w:numId w:val="33"/>
              </w:numPr>
              <w:spacing w:before="40" w:after="40"/>
              <w:ind w:firstLine="0"/>
              <w:jc w:val="center"/>
              <w:rPr>
                <w:ins w:id="4092"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BFB1762" w14:textId="77777777" w:rsidR="000F713F" w:rsidRPr="000F713F" w:rsidRDefault="000F713F" w:rsidP="000F713F">
            <w:pPr>
              <w:keepLines/>
              <w:numPr>
                <w:ilvl w:val="0"/>
                <w:numId w:val="33"/>
              </w:numPr>
              <w:spacing w:before="40" w:after="40"/>
              <w:ind w:firstLine="0"/>
              <w:jc w:val="center"/>
              <w:rPr>
                <w:ins w:id="4093" w:author="Huawei" w:date="2018-04-18T14:51:00Z"/>
                <w:rFonts w:ascii="Times New Roman" w:eastAsia="SimSun" w:hAnsi="Times New Roman"/>
                <w:color w:val="000000"/>
                <w:kern w:val="24"/>
                <w:sz w:val="16"/>
                <w:szCs w:val="18"/>
                <w:lang w:eastAsia="x-none"/>
              </w:rPr>
            </w:pPr>
          </w:p>
        </w:tc>
      </w:tr>
      <w:tr w:rsidR="000F713F" w:rsidRPr="000F713F" w14:paraId="5F9953EE" w14:textId="77777777" w:rsidTr="000F713F">
        <w:trPr>
          <w:cantSplit/>
          <w:jc w:val="center"/>
          <w:ins w:id="4094" w:author="Huawei" w:date="2018-04-18T14:51:00Z"/>
        </w:trPr>
        <w:tc>
          <w:tcPr>
            <w:tcW w:w="0" w:type="auto"/>
            <w:vMerge/>
            <w:tcBorders>
              <w:left w:val="single" w:sz="4" w:space="0" w:color="auto"/>
              <w:right w:val="single" w:sz="4" w:space="0" w:color="auto"/>
            </w:tcBorders>
            <w:vAlign w:val="center"/>
          </w:tcPr>
          <w:p w14:paraId="1BDF515D" w14:textId="77777777" w:rsidR="000F713F" w:rsidRPr="000F713F" w:rsidRDefault="000F713F" w:rsidP="000F713F">
            <w:pPr>
              <w:ind w:left="720" w:hanging="720"/>
              <w:rPr>
                <w:ins w:id="4095"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14117C1" w14:textId="77777777" w:rsidR="000F713F" w:rsidRPr="000F713F" w:rsidRDefault="000F713F" w:rsidP="000F713F">
            <w:pPr>
              <w:keepLines/>
              <w:numPr>
                <w:ilvl w:val="0"/>
                <w:numId w:val="33"/>
              </w:numPr>
              <w:spacing w:before="40" w:after="40"/>
              <w:ind w:firstLine="0"/>
              <w:jc w:val="center"/>
              <w:rPr>
                <w:ins w:id="4096" w:author="Huawei" w:date="2018-04-18T14:51:00Z"/>
                <w:rFonts w:ascii="Times New Roman" w:eastAsia="SimSun" w:hAnsi="Times New Roman"/>
                <w:i/>
                <w:sz w:val="16"/>
                <w:szCs w:val="18"/>
                <w:lang w:eastAsia="x-none"/>
              </w:rPr>
            </w:pPr>
            <w:ins w:id="4097" w:author="Huawei" w:date="2018-04-18T14:5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19391F15" w14:textId="77777777" w:rsidR="000F713F" w:rsidRPr="000F713F" w:rsidRDefault="000F713F" w:rsidP="000F713F">
            <w:pPr>
              <w:keepLines/>
              <w:numPr>
                <w:ilvl w:val="0"/>
                <w:numId w:val="33"/>
              </w:numPr>
              <w:spacing w:before="40" w:after="40"/>
              <w:ind w:firstLine="0"/>
              <w:jc w:val="center"/>
              <w:rPr>
                <w:ins w:id="4098"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F6A258C" w14:textId="77777777" w:rsidR="000F713F" w:rsidRPr="000F713F" w:rsidRDefault="000F713F" w:rsidP="000F713F">
            <w:pPr>
              <w:keepLines/>
              <w:numPr>
                <w:ilvl w:val="0"/>
                <w:numId w:val="33"/>
              </w:numPr>
              <w:spacing w:before="40" w:after="40"/>
              <w:ind w:firstLine="0"/>
              <w:jc w:val="center"/>
              <w:rPr>
                <w:ins w:id="409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2F392F" w14:textId="77777777" w:rsidR="000F713F" w:rsidRPr="000F713F" w:rsidRDefault="000F713F" w:rsidP="000F713F">
            <w:pPr>
              <w:keepLines/>
              <w:numPr>
                <w:ilvl w:val="0"/>
                <w:numId w:val="33"/>
              </w:numPr>
              <w:spacing w:before="40" w:after="40"/>
              <w:ind w:firstLine="0"/>
              <w:jc w:val="center"/>
              <w:rPr>
                <w:ins w:id="410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B1AB4C" w14:textId="77777777" w:rsidR="000F713F" w:rsidRPr="000F713F" w:rsidRDefault="000F713F" w:rsidP="000F713F">
            <w:pPr>
              <w:keepLines/>
              <w:numPr>
                <w:ilvl w:val="0"/>
                <w:numId w:val="33"/>
              </w:numPr>
              <w:spacing w:before="40" w:after="40"/>
              <w:ind w:firstLine="0"/>
              <w:jc w:val="center"/>
              <w:rPr>
                <w:ins w:id="410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0559AE" w14:textId="77777777" w:rsidR="000F713F" w:rsidRPr="000F713F" w:rsidRDefault="000F713F" w:rsidP="000F713F">
            <w:pPr>
              <w:keepLines/>
              <w:numPr>
                <w:ilvl w:val="0"/>
                <w:numId w:val="33"/>
              </w:numPr>
              <w:spacing w:before="40" w:after="40"/>
              <w:ind w:firstLine="0"/>
              <w:jc w:val="center"/>
              <w:rPr>
                <w:ins w:id="410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4E1E3B" w14:textId="77777777" w:rsidR="000F713F" w:rsidRPr="000F713F" w:rsidRDefault="000F713F" w:rsidP="000F713F">
            <w:pPr>
              <w:keepLines/>
              <w:numPr>
                <w:ilvl w:val="0"/>
                <w:numId w:val="33"/>
              </w:numPr>
              <w:spacing w:before="40" w:after="40"/>
              <w:ind w:firstLine="0"/>
              <w:jc w:val="center"/>
              <w:rPr>
                <w:ins w:id="410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EABC37" w14:textId="77777777" w:rsidR="000F713F" w:rsidRPr="000F713F" w:rsidRDefault="000F713F" w:rsidP="000F713F">
            <w:pPr>
              <w:keepLines/>
              <w:numPr>
                <w:ilvl w:val="0"/>
                <w:numId w:val="33"/>
              </w:numPr>
              <w:spacing w:before="40" w:after="40"/>
              <w:ind w:firstLine="0"/>
              <w:jc w:val="center"/>
              <w:rPr>
                <w:ins w:id="410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434A58" w14:textId="77777777" w:rsidR="000F713F" w:rsidRPr="000F713F" w:rsidRDefault="000F713F" w:rsidP="000F713F">
            <w:pPr>
              <w:keepLines/>
              <w:numPr>
                <w:ilvl w:val="0"/>
                <w:numId w:val="33"/>
              </w:numPr>
              <w:spacing w:before="40" w:after="40"/>
              <w:ind w:firstLine="0"/>
              <w:jc w:val="center"/>
              <w:rPr>
                <w:ins w:id="4105"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E87ECEF" w14:textId="77777777" w:rsidR="000F713F" w:rsidRPr="000F713F" w:rsidRDefault="000F713F" w:rsidP="000F713F">
            <w:pPr>
              <w:keepLines/>
              <w:numPr>
                <w:ilvl w:val="0"/>
                <w:numId w:val="33"/>
              </w:numPr>
              <w:spacing w:before="40" w:after="40"/>
              <w:ind w:firstLine="0"/>
              <w:jc w:val="center"/>
              <w:rPr>
                <w:ins w:id="4106" w:author="Huawei" w:date="2018-04-18T14:51:00Z"/>
                <w:rFonts w:ascii="Times New Roman" w:eastAsia="SimSun" w:hAnsi="Times New Roman"/>
                <w:color w:val="000000"/>
                <w:kern w:val="24"/>
                <w:sz w:val="16"/>
                <w:szCs w:val="18"/>
                <w:lang w:eastAsia="x-none"/>
              </w:rPr>
            </w:pPr>
          </w:p>
        </w:tc>
      </w:tr>
      <w:tr w:rsidR="000F713F" w:rsidRPr="000F713F" w14:paraId="6CD30AB6" w14:textId="77777777" w:rsidTr="000F713F">
        <w:trPr>
          <w:cantSplit/>
          <w:jc w:val="center"/>
          <w:ins w:id="4107" w:author="Huawei" w:date="2018-04-18T14:51:00Z"/>
        </w:trPr>
        <w:tc>
          <w:tcPr>
            <w:tcW w:w="0" w:type="auto"/>
            <w:vMerge/>
            <w:tcBorders>
              <w:left w:val="single" w:sz="4" w:space="0" w:color="auto"/>
              <w:right w:val="single" w:sz="4" w:space="0" w:color="auto"/>
            </w:tcBorders>
            <w:vAlign w:val="center"/>
          </w:tcPr>
          <w:p w14:paraId="1835B9C4" w14:textId="77777777" w:rsidR="000F713F" w:rsidRPr="000F713F" w:rsidRDefault="000F713F" w:rsidP="000F713F">
            <w:pPr>
              <w:ind w:left="720" w:hanging="720"/>
              <w:rPr>
                <w:ins w:id="4108"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02441AF" w14:textId="77777777" w:rsidR="000F713F" w:rsidRPr="000F713F" w:rsidRDefault="000F713F" w:rsidP="000F713F">
            <w:pPr>
              <w:keepLines/>
              <w:numPr>
                <w:ilvl w:val="0"/>
                <w:numId w:val="33"/>
              </w:numPr>
              <w:spacing w:before="40" w:after="40"/>
              <w:ind w:firstLine="0"/>
              <w:jc w:val="center"/>
              <w:rPr>
                <w:ins w:id="4109" w:author="Huawei" w:date="2018-04-18T14:51:00Z"/>
                <w:rFonts w:ascii="Times New Roman" w:eastAsia="SimSun" w:hAnsi="Times New Roman"/>
                <w:i/>
                <w:sz w:val="16"/>
                <w:szCs w:val="18"/>
                <w:lang w:eastAsia="x-none"/>
              </w:rPr>
            </w:pPr>
            <w:ins w:id="4110" w:author="Huawei" w:date="2018-04-18T14:5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69F8BA3A" w14:textId="77777777" w:rsidR="000F713F" w:rsidRPr="000F713F" w:rsidRDefault="000F713F" w:rsidP="000F713F">
            <w:pPr>
              <w:keepLines/>
              <w:numPr>
                <w:ilvl w:val="0"/>
                <w:numId w:val="33"/>
              </w:numPr>
              <w:spacing w:before="40" w:after="40"/>
              <w:ind w:firstLine="0"/>
              <w:jc w:val="center"/>
              <w:rPr>
                <w:ins w:id="4111"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60D333E" w14:textId="77777777" w:rsidR="000F713F" w:rsidRPr="000F713F" w:rsidRDefault="000F713F" w:rsidP="000F713F">
            <w:pPr>
              <w:keepLines/>
              <w:numPr>
                <w:ilvl w:val="0"/>
                <w:numId w:val="33"/>
              </w:numPr>
              <w:spacing w:before="40" w:after="40"/>
              <w:ind w:firstLine="0"/>
              <w:jc w:val="center"/>
              <w:rPr>
                <w:ins w:id="411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7381C7" w14:textId="77777777" w:rsidR="000F713F" w:rsidRPr="000F713F" w:rsidRDefault="000F713F" w:rsidP="000F713F">
            <w:pPr>
              <w:keepLines/>
              <w:numPr>
                <w:ilvl w:val="0"/>
                <w:numId w:val="33"/>
              </w:numPr>
              <w:spacing w:before="40" w:after="40"/>
              <w:ind w:firstLine="0"/>
              <w:jc w:val="center"/>
              <w:rPr>
                <w:ins w:id="411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46883C" w14:textId="77777777" w:rsidR="000F713F" w:rsidRPr="000F713F" w:rsidRDefault="000F713F" w:rsidP="000F713F">
            <w:pPr>
              <w:keepLines/>
              <w:numPr>
                <w:ilvl w:val="0"/>
                <w:numId w:val="33"/>
              </w:numPr>
              <w:spacing w:before="40" w:after="40"/>
              <w:ind w:firstLine="0"/>
              <w:jc w:val="center"/>
              <w:rPr>
                <w:ins w:id="411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9E53093" w14:textId="77777777" w:rsidR="000F713F" w:rsidRPr="000F713F" w:rsidRDefault="000F713F" w:rsidP="000F713F">
            <w:pPr>
              <w:keepLines/>
              <w:numPr>
                <w:ilvl w:val="0"/>
                <w:numId w:val="33"/>
              </w:numPr>
              <w:spacing w:before="40" w:after="40"/>
              <w:ind w:firstLine="0"/>
              <w:jc w:val="center"/>
              <w:rPr>
                <w:ins w:id="411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855BE1" w14:textId="77777777" w:rsidR="000F713F" w:rsidRPr="000F713F" w:rsidRDefault="000F713F" w:rsidP="000F713F">
            <w:pPr>
              <w:keepLines/>
              <w:numPr>
                <w:ilvl w:val="0"/>
                <w:numId w:val="33"/>
              </w:numPr>
              <w:spacing w:before="40" w:after="40"/>
              <w:ind w:firstLine="0"/>
              <w:jc w:val="center"/>
              <w:rPr>
                <w:ins w:id="411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22B6D5" w14:textId="77777777" w:rsidR="000F713F" w:rsidRPr="000F713F" w:rsidRDefault="000F713F" w:rsidP="000F713F">
            <w:pPr>
              <w:keepLines/>
              <w:numPr>
                <w:ilvl w:val="0"/>
                <w:numId w:val="33"/>
              </w:numPr>
              <w:spacing w:before="40" w:after="40"/>
              <w:ind w:firstLine="0"/>
              <w:jc w:val="center"/>
              <w:rPr>
                <w:ins w:id="411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1CCD907" w14:textId="77777777" w:rsidR="000F713F" w:rsidRPr="000F713F" w:rsidRDefault="000F713F" w:rsidP="000F713F">
            <w:pPr>
              <w:keepLines/>
              <w:numPr>
                <w:ilvl w:val="0"/>
                <w:numId w:val="33"/>
              </w:numPr>
              <w:spacing w:before="40" w:after="40"/>
              <w:ind w:firstLine="0"/>
              <w:jc w:val="center"/>
              <w:rPr>
                <w:ins w:id="4118"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AAEBE9C" w14:textId="77777777" w:rsidR="000F713F" w:rsidRPr="000F713F" w:rsidRDefault="000F713F" w:rsidP="000F713F">
            <w:pPr>
              <w:keepLines/>
              <w:numPr>
                <w:ilvl w:val="0"/>
                <w:numId w:val="33"/>
              </w:numPr>
              <w:spacing w:before="40" w:after="40"/>
              <w:ind w:firstLine="0"/>
              <w:jc w:val="center"/>
              <w:rPr>
                <w:ins w:id="4119" w:author="Huawei" w:date="2018-04-18T14:51:00Z"/>
                <w:rFonts w:ascii="Times New Roman" w:eastAsia="SimSun" w:hAnsi="Times New Roman"/>
                <w:color w:val="000000"/>
                <w:kern w:val="24"/>
                <w:sz w:val="16"/>
                <w:szCs w:val="18"/>
                <w:lang w:eastAsia="x-none"/>
              </w:rPr>
            </w:pPr>
          </w:p>
        </w:tc>
      </w:tr>
      <w:tr w:rsidR="000F713F" w:rsidRPr="000F713F" w14:paraId="53047039" w14:textId="77777777" w:rsidTr="000F713F">
        <w:trPr>
          <w:cantSplit/>
          <w:jc w:val="center"/>
          <w:ins w:id="4120" w:author="Huawei" w:date="2018-04-18T14:51:00Z"/>
        </w:trPr>
        <w:tc>
          <w:tcPr>
            <w:tcW w:w="0" w:type="auto"/>
            <w:vMerge/>
            <w:tcBorders>
              <w:left w:val="single" w:sz="4" w:space="0" w:color="auto"/>
              <w:right w:val="single" w:sz="4" w:space="0" w:color="auto"/>
            </w:tcBorders>
            <w:vAlign w:val="center"/>
          </w:tcPr>
          <w:p w14:paraId="774ED01D" w14:textId="77777777" w:rsidR="000F713F" w:rsidRPr="000F713F" w:rsidRDefault="000F713F" w:rsidP="000F713F">
            <w:pPr>
              <w:ind w:left="720" w:hanging="720"/>
              <w:rPr>
                <w:ins w:id="4121"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2592ED3C" w14:textId="77777777" w:rsidR="000F713F" w:rsidRPr="000F713F" w:rsidRDefault="000F713F" w:rsidP="000F713F">
            <w:pPr>
              <w:keepLines/>
              <w:numPr>
                <w:ilvl w:val="0"/>
                <w:numId w:val="33"/>
              </w:numPr>
              <w:spacing w:before="40" w:after="40"/>
              <w:ind w:firstLine="0"/>
              <w:jc w:val="center"/>
              <w:rPr>
                <w:ins w:id="4122" w:author="Huawei" w:date="2018-04-18T14:51:00Z"/>
                <w:rFonts w:ascii="Times New Roman" w:eastAsia="SimSun" w:hAnsi="Times New Roman"/>
                <w:i/>
                <w:sz w:val="16"/>
                <w:szCs w:val="18"/>
                <w:lang w:eastAsia="x-none"/>
              </w:rPr>
            </w:pPr>
            <w:ins w:id="4123" w:author="Huawei" w:date="2018-04-18T14:5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ZSA</w:t>
              </w:r>
            </w:ins>
          </w:p>
        </w:tc>
        <w:tc>
          <w:tcPr>
            <w:tcW w:w="411" w:type="pct"/>
            <w:tcBorders>
              <w:top w:val="single" w:sz="4" w:space="0" w:color="auto"/>
              <w:left w:val="single" w:sz="4" w:space="0" w:color="auto"/>
              <w:bottom w:val="single" w:sz="4" w:space="0" w:color="auto"/>
              <w:right w:val="single" w:sz="4" w:space="0" w:color="auto"/>
            </w:tcBorders>
          </w:tcPr>
          <w:p w14:paraId="10A3E4A7" w14:textId="77777777" w:rsidR="000F713F" w:rsidRPr="000F713F" w:rsidRDefault="000F713F" w:rsidP="000F713F">
            <w:pPr>
              <w:keepLines/>
              <w:numPr>
                <w:ilvl w:val="0"/>
                <w:numId w:val="33"/>
              </w:numPr>
              <w:spacing w:before="40" w:after="40"/>
              <w:ind w:firstLine="0"/>
              <w:jc w:val="center"/>
              <w:rPr>
                <w:ins w:id="4124"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A878393" w14:textId="77777777" w:rsidR="000F713F" w:rsidRPr="000F713F" w:rsidRDefault="000F713F" w:rsidP="000F713F">
            <w:pPr>
              <w:keepLines/>
              <w:numPr>
                <w:ilvl w:val="0"/>
                <w:numId w:val="33"/>
              </w:numPr>
              <w:spacing w:before="40" w:after="40"/>
              <w:ind w:firstLine="0"/>
              <w:jc w:val="center"/>
              <w:rPr>
                <w:ins w:id="412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BCFA559" w14:textId="77777777" w:rsidR="000F713F" w:rsidRPr="000F713F" w:rsidRDefault="000F713F" w:rsidP="000F713F">
            <w:pPr>
              <w:keepLines/>
              <w:numPr>
                <w:ilvl w:val="0"/>
                <w:numId w:val="33"/>
              </w:numPr>
              <w:spacing w:before="40" w:after="40"/>
              <w:ind w:firstLine="0"/>
              <w:jc w:val="center"/>
              <w:rPr>
                <w:ins w:id="412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807266B" w14:textId="77777777" w:rsidR="000F713F" w:rsidRPr="000F713F" w:rsidRDefault="000F713F" w:rsidP="000F713F">
            <w:pPr>
              <w:keepLines/>
              <w:numPr>
                <w:ilvl w:val="0"/>
                <w:numId w:val="33"/>
              </w:numPr>
              <w:spacing w:before="40" w:after="40"/>
              <w:ind w:firstLine="0"/>
              <w:jc w:val="center"/>
              <w:rPr>
                <w:ins w:id="412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599D9B" w14:textId="77777777" w:rsidR="000F713F" w:rsidRPr="000F713F" w:rsidRDefault="000F713F" w:rsidP="000F713F">
            <w:pPr>
              <w:keepLines/>
              <w:numPr>
                <w:ilvl w:val="0"/>
                <w:numId w:val="33"/>
              </w:numPr>
              <w:spacing w:before="40" w:after="40"/>
              <w:ind w:firstLine="0"/>
              <w:jc w:val="center"/>
              <w:rPr>
                <w:ins w:id="412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0008C4" w14:textId="77777777" w:rsidR="000F713F" w:rsidRPr="000F713F" w:rsidRDefault="000F713F" w:rsidP="000F713F">
            <w:pPr>
              <w:keepLines/>
              <w:numPr>
                <w:ilvl w:val="0"/>
                <w:numId w:val="33"/>
              </w:numPr>
              <w:spacing w:before="40" w:after="40"/>
              <w:ind w:firstLine="0"/>
              <w:jc w:val="center"/>
              <w:rPr>
                <w:ins w:id="412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5D2FA6" w14:textId="77777777" w:rsidR="000F713F" w:rsidRPr="000F713F" w:rsidRDefault="000F713F" w:rsidP="000F713F">
            <w:pPr>
              <w:keepLines/>
              <w:numPr>
                <w:ilvl w:val="0"/>
                <w:numId w:val="33"/>
              </w:numPr>
              <w:spacing w:before="40" w:after="40"/>
              <w:ind w:firstLine="0"/>
              <w:jc w:val="center"/>
              <w:rPr>
                <w:ins w:id="413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F9FB73" w14:textId="77777777" w:rsidR="000F713F" w:rsidRPr="000F713F" w:rsidRDefault="000F713F" w:rsidP="000F713F">
            <w:pPr>
              <w:keepLines/>
              <w:numPr>
                <w:ilvl w:val="0"/>
                <w:numId w:val="33"/>
              </w:numPr>
              <w:spacing w:before="40" w:after="40"/>
              <w:ind w:firstLine="0"/>
              <w:jc w:val="center"/>
              <w:rPr>
                <w:ins w:id="4131"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C304644" w14:textId="77777777" w:rsidR="000F713F" w:rsidRPr="000F713F" w:rsidRDefault="000F713F" w:rsidP="000F713F">
            <w:pPr>
              <w:keepLines/>
              <w:numPr>
                <w:ilvl w:val="0"/>
                <w:numId w:val="33"/>
              </w:numPr>
              <w:spacing w:before="40" w:after="40"/>
              <w:ind w:firstLine="0"/>
              <w:jc w:val="center"/>
              <w:rPr>
                <w:ins w:id="4132" w:author="Huawei" w:date="2018-04-18T14:51:00Z"/>
                <w:rFonts w:ascii="Times New Roman" w:eastAsia="SimSun" w:hAnsi="Times New Roman"/>
                <w:color w:val="000000"/>
                <w:kern w:val="24"/>
                <w:sz w:val="16"/>
                <w:szCs w:val="18"/>
                <w:lang w:eastAsia="x-none"/>
              </w:rPr>
            </w:pPr>
          </w:p>
        </w:tc>
      </w:tr>
      <w:tr w:rsidR="000F713F" w:rsidRPr="000F713F" w14:paraId="2F23FA06" w14:textId="77777777" w:rsidTr="000F713F">
        <w:trPr>
          <w:cantSplit/>
          <w:jc w:val="center"/>
          <w:ins w:id="4133" w:author="Huawei" w:date="2018-04-18T14:51:00Z"/>
        </w:trPr>
        <w:tc>
          <w:tcPr>
            <w:tcW w:w="1387" w:type="pct"/>
            <w:gridSpan w:val="2"/>
            <w:tcBorders>
              <w:left w:val="single" w:sz="4" w:space="0" w:color="auto"/>
              <w:right w:val="single" w:sz="4" w:space="0" w:color="auto"/>
            </w:tcBorders>
            <w:vAlign w:val="center"/>
          </w:tcPr>
          <w:p w14:paraId="6C522C85" w14:textId="77777777" w:rsidR="000F713F" w:rsidRPr="000F713F" w:rsidRDefault="000F713F" w:rsidP="000F713F">
            <w:pPr>
              <w:keepLines/>
              <w:numPr>
                <w:ilvl w:val="0"/>
                <w:numId w:val="33"/>
              </w:numPr>
              <w:spacing w:before="40" w:after="40"/>
              <w:ind w:firstLine="0"/>
              <w:jc w:val="center"/>
              <w:rPr>
                <w:ins w:id="4134" w:author="Huawei" w:date="2018-04-18T14:51:00Z"/>
                <w:rFonts w:ascii="Times New Roman" w:eastAsia="SimSun" w:hAnsi="Times New Roman"/>
                <w:i/>
                <w:sz w:val="16"/>
                <w:szCs w:val="18"/>
                <w:lang w:eastAsia="x-none"/>
              </w:rPr>
            </w:pPr>
            <w:ins w:id="4135" w:author="Huawei" w:date="2018-04-18T14:51:00Z">
              <w:r w:rsidRPr="000F713F">
                <w:rPr>
                  <w:rFonts w:ascii="Times New Roman" w:eastAsia="SimSun" w:hAnsi="Times New Roman"/>
                  <w:sz w:val="16"/>
                  <w:szCs w:val="18"/>
                  <w:lang w:eastAsia="x-none"/>
                </w:rPr>
                <w:t xml:space="preserve">Delay scaling parameter </w:t>
              </w:r>
              <w:r w:rsidRPr="000F713F">
                <w:rPr>
                  <w:rFonts w:ascii="Times New Roman" w:eastAsia="SimSun" w:hAnsi="Times New Roman"/>
                  <w:i/>
                  <w:sz w:val="16"/>
                  <w:szCs w:val="18"/>
                  <w:lang w:eastAsia="x-none"/>
                </w:rPr>
                <w:t>r</w:t>
              </w:r>
              <w:r w:rsidRPr="000F713F">
                <w:rPr>
                  <w:rFonts w:ascii="Times New Roman" w:eastAsia="SimSun" w:hAnsi="Times New Roman"/>
                  <w:i/>
                  <w:sz w:val="16"/>
                  <w:szCs w:val="18"/>
                  <w:vertAlign w:val="subscript"/>
                  <w:lang w:eastAsia="x-none"/>
                </w:rPr>
                <w:sym w:font="Symbol" w:char="F074"/>
              </w:r>
            </w:ins>
          </w:p>
        </w:tc>
        <w:tc>
          <w:tcPr>
            <w:tcW w:w="411" w:type="pct"/>
            <w:tcBorders>
              <w:top w:val="single" w:sz="4" w:space="0" w:color="auto"/>
              <w:left w:val="single" w:sz="4" w:space="0" w:color="auto"/>
              <w:bottom w:val="single" w:sz="4" w:space="0" w:color="auto"/>
              <w:right w:val="single" w:sz="4" w:space="0" w:color="auto"/>
            </w:tcBorders>
          </w:tcPr>
          <w:p w14:paraId="2782E726" w14:textId="77777777" w:rsidR="000F713F" w:rsidRPr="000F713F" w:rsidRDefault="000F713F" w:rsidP="000F713F">
            <w:pPr>
              <w:keepLines/>
              <w:numPr>
                <w:ilvl w:val="0"/>
                <w:numId w:val="33"/>
              </w:numPr>
              <w:spacing w:before="40" w:after="40"/>
              <w:ind w:firstLine="0"/>
              <w:jc w:val="center"/>
              <w:rPr>
                <w:ins w:id="4136"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3EA67F5" w14:textId="77777777" w:rsidR="000F713F" w:rsidRPr="000F713F" w:rsidRDefault="000F713F" w:rsidP="000F713F">
            <w:pPr>
              <w:keepLines/>
              <w:numPr>
                <w:ilvl w:val="0"/>
                <w:numId w:val="33"/>
              </w:numPr>
              <w:spacing w:before="40" w:after="40"/>
              <w:ind w:firstLine="0"/>
              <w:jc w:val="center"/>
              <w:rPr>
                <w:ins w:id="413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2A302F6" w14:textId="77777777" w:rsidR="000F713F" w:rsidRPr="000F713F" w:rsidRDefault="000F713F" w:rsidP="000F713F">
            <w:pPr>
              <w:keepLines/>
              <w:numPr>
                <w:ilvl w:val="0"/>
                <w:numId w:val="33"/>
              </w:numPr>
              <w:spacing w:before="40" w:after="40"/>
              <w:ind w:firstLine="0"/>
              <w:jc w:val="center"/>
              <w:rPr>
                <w:ins w:id="413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2B572DB" w14:textId="77777777" w:rsidR="000F713F" w:rsidRPr="000F713F" w:rsidRDefault="000F713F" w:rsidP="000F713F">
            <w:pPr>
              <w:keepLines/>
              <w:numPr>
                <w:ilvl w:val="0"/>
                <w:numId w:val="33"/>
              </w:numPr>
              <w:spacing w:before="40" w:after="40"/>
              <w:ind w:firstLine="0"/>
              <w:jc w:val="center"/>
              <w:rPr>
                <w:ins w:id="413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6040D14" w14:textId="77777777" w:rsidR="000F713F" w:rsidRPr="000F713F" w:rsidRDefault="000F713F" w:rsidP="000F713F">
            <w:pPr>
              <w:keepLines/>
              <w:numPr>
                <w:ilvl w:val="0"/>
                <w:numId w:val="33"/>
              </w:numPr>
              <w:spacing w:before="40" w:after="40"/>
              <w:ind w:firstLine="0"/>
              <w:jc w:val="center"/>
              <w:rPr>
                <w:ins w:id="414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76AA16" w14:textId="77777777" w:rsidR="000F713F" w:rsidRPr="000F713F" w:rsidRDefault="000F713F" w:rsidP="000F713F">
            <w:pPr>
              <w:keepLines/>
              <w:numPr>
                <w:ilvl w:val="0"/>
                <w:numId w:val="33"/>
              </w:numPr>
              <w:spacing w:before="40" w:after="40"/>
              <w:ind w:firstLine="0"/>
              <w:jc w:val="center"/>
              <w:rPr>
                <w:ins w:id="414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67BE2C" w14:textId="77777777" w:rsidR="000F713F" w:rsidRPr="000F713F" w:rsidRDefault="000F713F" w:rsidP="000F713F">
            <w:pPr>
              <w:keepLines/>
              <w:numPr>
                <w:ilvl w:val="0"/>
                <w:numId w:val="33"/>
              </w:numPr>
              <w:spacing w:before="40" w:after="40"/>
              <w:ind w:firstLine="0"/>
              <w:jc w:val="center"/>
              <w:rPr>
                <w:ins w:id="414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1F76FF5" w14:textId="77777777" w:rsidR="000F713F" w:rsidRPr="000F713F" w:rsidRDefault="000F713F" w:rsidP="000F713F">
            <w:pPr>
              <w:keepLines/>
              <w:numPr>
                <w:ilvl w:val="0"/>
                <w:numId w:val="33"/>
              </w:numPr>
              <w:spacing w:before="40" w:after="40"/>
              <w:ind w:firstLine="0"/>
              <w:jc w:val="center"/>
              <w:rPr>
                <w:ins w:id="4143"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C8ED8E8" w14:textId="77777777" w:rsidR="000F713F" w:rsidRPr="000F713F" w:rsidRDefault="000F713F" w:rsidP="000F713F">
            <w:pPr>
              <w:keepLines/>
              <w:numPr>
                <w:ilvl w:val="0"/>
                <w:numId w:val="33"/>
              </w:numPr>
              <w:spacing w:before="40" w:after="40"/>
              <w:ind w:firstLine="0"/>
              <w:jc w:val="center"/>
              <w:rPr>
                <w:ins w:id="4144" w:author="Huawei" w:date="2018-04-18T14:51:00Z"/>
                <w:rFonts w:ascii="Times New Roman" w:eastAsia="SimSun" w:hAnsi="Times New Roman"/>
                <w:color w:val="000000"/>
                <w:kern w:val="24"/>
                <w:sz w:val="16"/>
                <w:szCs w:val="18"/>
                <w:lang w:eastAsia="x-none"/>
              </w:rPr>
            </w:pPr>
          </w:p>
        </w:tc>
      </w:tr>
      <w:tr w:rsidR="000F713F" w:rsidRPr="000F713F" w14:paraId="72CCC757" w14:textId="77777777" w:rsidTr="000F713F">
        <w:trPr>
          <w:cantSplit/>
          <w:jc w:val="center"/>
          <w:ins w:id="4145" w:author="Huawei" w:date="2018-04-18T14:51:00Z"/>
        </w:trPr>
        <w:tc>
          <w:tcPr>
            <w:tcW w:w="0" w:type="auto"/>
            <w:vMerge w:val="restart"/>
            <w:tcBorders>
              <w:left w:val="single" w:sz="4" w:space="0" w:color="auto"/>
              <w:right w:val="single" w:sz="4" w:space="0" w:color="auto"/>
            </w:tcBorders>
            <w:vAlign w:val="center"/>
          </w:tcPr>
          <w:p w14:paraId="123B856F" w14:textId="77777777" w:rsidR="000F713F" w:rsidRPr="000F713F" w:rsidRDefault="000F713F" w:rsidP="000F713F">
            <w:pPr>
              <w:keepLines/>
              <w:numPr>
                <w:ilvl w:val="0"/>
                <w:numId w:val="33"/>
              </w:numPr>
              <w:spacing w:before="40" w:after="40"/>
              <w:ind w:firstLine="0"/>
              <w:jc w:val="center"/>
              <w:rPr>
                <w:ins w:id="4146" w:author="Huawei" w:date="2018-04-18T14:51:00Z"/>
                <w:rFonts w:ascii="Times New Roman" w:eastAsia="Malgun Gothic" w:hAnsi="Times New Roman" w:cs="Arial"/>
                <w:kern w:val="2"/>
                <w:sz w:val="16"/>
                <w:szCs w:val="18"/>
                <w:lang w:eastAsia="x-none"/>
              </w:rPr>
            </w:pPr>
            <w:ins w:id="4147" w:author="Huawei" w:date="2018-04-18T14:51:00Z">
              <w:r w:rsidRPr="000F713F">
                <w:rPr>
                  <w:rFonts w:ascii="Times New Roman" w:eastAsia="Malgun Gothic" w:hAnsi="Times New Roman"/>
                  <w:sz w:val="16"/>
                  <w:szCs w:val="18"/>
                  <w:lang w:eastAsia="x-none"/>
                </w:rPr>
                <w:t>XPR [dB]</w:t>
              </w:r>
            </w:ins>
          </w:p>
        </w:tc>
        <w:tc>
          <w:tcPr>
            <w:tcW w:w="358" w:type="pct"/>
            <w:tcBorders>
              <w:top w:val="single" w:sz="4" w:space="0" w:color="auto"/>
              <w:left w:val="single" w:sz="4" w:space="0" w:color="auto"/>
              <w:bottom w:val="single" w:sz="4" w:space="0" w:color="auto"/>
              <w:right w:val="single" w:sz="4" w:space="0" w:color="auto"/>
            </w:tcBorders>
            <w:vAlign w:val="center"/>
          </w:tcPr>
          <w:p w14:paraId="107AB138" w14:textId="77777777" w:rsidR="000F713F" w:rsidRPr="000F713F" w:rsidRDefault="000F713F" w:rsidP="000F713F">
            <w:pPr>
              <w:keepLines/>
              <w:numPr>
                <w:ilvl w:val="0"/>
                <w:numId w:val="33"/>
              </w:numPr>
              <w:spacing w:before="40" w:after="40"/>
              <w:ind w:firstLine="0"/>
              <w:jc w:val="center"/>
              <w:rPr>
                <w:ins w:id="4148" w:author="Huawei" w:date="2018-04-18T14:51:00Z"/>
                <w:rFonts w:ascii="Times New Roman" w:eastAsia="SimSun" w:hAnsi="Times New Roman"/>
                <w:i/>
                <w:sz w:val="16"/>
                <w:szCs w:val="18"/>
                <w:lang w:eastAsia="x-none"/>
              </w:rPr>
            </w:pPr>
            <w:ins w:id="4149"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XPR</w:t>
              </w:r>
            </w:ins>
          </w:p>
        </w:tc>
        <w:tc>
          <w:tcPr>
            <w:tcW w:w="411" w:type="pct"/>
            <w:tcBorders>
              <w:top w:val="single" w:sz="4" w:space="0" w:color="auto"/>
              <w:left w:val="single" w:sz="4" w:space="0" w:color="auto"/>
              <w:bottom w:val="single" w:sz="4" w:space="0" w:color="auto"/>
              <w:right w:val="single" w:sz="4" w:space="0" w:color="auto"/>
            </w:tcBorders>
          </w:tcPr>
          <w:p w14:paraId="4DED662B" w14:textId="77777777" w:rsidR="000F713F" w:rsidRPr="000F713F" w:rsidRDefault="000F713F" w:rsidP="000F713F">
            <w:pPr>
              <w:keepLines/>
              <w:numPr>
                <w:ilvl w:val="0"/>
                <w:numId w:val="33"/>
              </w:numPr>
              <w:spacing w:before="40" w:after="40"/>
              <w:ind w:firstLine="0"/>
              <w:jc w:val="center"/>
              <w:rPr>
                <w:ins w:id="4150"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7755BA3" w14:textId="77777777" w:rsidR="000F713F" w:rsidRPr="000F713F" w:rsidRDefault="000F713F" w:rsidP="000F713F">
            <w:pPr>
              <w:keepLines/>
              <w:numPr>
                <w:ilvl w:val="0"/>
                <w:numId w:val="33"/>
              </w:numPr>
              <w:spacing w:before="40" w:after="40"/>
              <w:ind w:firstLine="0"/>
              <w:jc w:val="center"/>
              <w:rPr>
                <w:ins w:id="415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C4931CA" w14:textId="77777777" w:rsidR="000F713F" w:rsidRPr="000F713F" w:rsidRDefault="000F713F" w:rsidP="000F713F">
            <w:pPr>
              <w:keepLines/>
              <w:numPr>
                <w:ilvl w:val="0"/>
                <w:numId w:val="33"/>
              </w:numPr>
              <w:spacing w:before="40" w:after="40"/>
              <w:ind w:firstLine="0"/>
              <w:jc w:val="center"/>
              <w:rPr>
                <w:ins w:id="415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F07E759" w14:textId="77777777" w:rsidR="000F713F" w:rsidRPr="000F713F" w:rsidRDefault="000F713F" w:rsidP="000F713F">
            <w:pPr>
              <w:keepLines/>
              <w:numPr>
                <w:ilvl w:val="0"/>
                <w:numId w:val="33"/>
              </w:numPr>
              <w:spacing w:before="40" w:after="40"/>
              <w:ind w:firstLine="0"/>
              <w:jc w:val="center"/>
              <w:rPr>
                <w:ins w:id="415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D4340C8" w14:textId="77777777" w:rsidR="000F713F" w:rsidRPr="000F713F" w:rsidRDefault="000F713F" w:rsidP="000F713F">
            <w:pPr>
              <w:keepLines/>
              <w:numPr>
                <w:ilvl w:val="0"/>
                <w:numId w:val="33"/>
              </w:numPr>
              <w:spacing w:before="40" w:after="40"/>
              <w:ind w:firstLine="0"/>
              <w:jc w:val="center"/>
              <w:rPr>
                <w:ins w:id="415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1937CF" w14:textId="77777777" w:rsidR="000F713F" w:rsidRPr="000F713F" w:rsidRDefault="000F713F" w:rsidP="000F713F">
            <w:pPr>
              <w:keepLines/>
              <w:numPr>
                <w:ilvl w:val="0"/>
                <w:numId w:val="33"/>
              </w:numPr>
              <w:spacing w:before="40" w:after="40"/>
              <w:ind w:firstLine="0"/>
              <w:jc w:val="center"/>
              <w:rPr>
                <w:ins w:id="415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A7EE37C" w14:textId="77777777" w:rsidR="000F713F" w:rsidRPr="000F713F" w:rsidRDefault="000F713F" w:rsidP="000F713F">
            <w:pPr>
              <w:keepLines/>
              <w:numPr>
                <w:ilvl w:val="0"/>
                <w:numId w:val="33"/>
              </w:numPr>
              <w:spacing w:before="40" w:after="40"/>
              <w:ind w:firstLine="0"/>
              <w:jc w:val="center"/>
              <w:rPr>
                <w:ins w:id="415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0E9B303" w14:textId="77777777" w:rsidR="000F713F" w:rsidRPr="000F713F" w:rsidRDefault="000F713F" w:rsidP="000F713F">
            <w:pPr>
              <w:keepLines/>
              <w:numPr>
                <w:ilvl w:val="0"/>
                <w:numId w:val="33"/>
              </w:numPr>
              <w:spacing w:before="40" w:after="40"/>
              <w:ind w:firstLine="0"/>
              <w:jc w:val="center"/>
              <w:rPr>
                <w:ins w:id="4157"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0853EF3" w14:textId="77777777" w:rsidR="000F713F" w:rsidRPr="000F713F" w:rsidRDefault="000F713F" w:rsidP="000F713F">
            <w:pPr>
              <w:keepLines/>
              <w:numPr>
                <w:ilvl w:val="0"/>
                <w:numId w:val="33"/>
              </w:numPr>
              <w:spacing w:before="40" w:after="40"/>
              <w:ind w:firstLine="0"/>
              <w:jc w:val="center"/>
              <w:rPr>
                <w:ins w:id="4158" w:author="Huawei" w:date="2018-04-18T14:51:00Z"/>
                <w:rFonts w:ascii="Times New Roman" w:eastAsia="SimSun" w:hAnsi="Times New Roman"/>
                <w:color w:val="000000"/>
                <w:kern w:val="24"/>
                <w:sz w:val="16"/>
                <w:szCs w:val="18"/>
                <w:lang w:eastAsia="x-none"/>
              </w:rPr>
            </w:pPr>
          </w:p>
        </w:tc>
      </w:tr>
      <w:tr w:rsidR="000F713F" w:rsidRPr="000F713F" w14:paraId="313C2810" w14:textId="77777777" w:rsidTr="000F713F">
        <w:trPr>
          <w:cantSplit/>
          <w:jc w:val="center"/>
          <w:ins w:id="4159" w:author="Huawei" w:date="2018-04-18T14:51:00Z"/>
        </w:trPr>
        <w:tc>
          <w:tcPr>
            <w:tcW w:w="0" w:type="auto"/>
            <w:vMerge/>
            <w:tcBorders>
              <w:left w:val="single" w:sz="4" w:space="0" w:color="auto"/>
              <w:right w:val="single" w:sz="4" w:space="0" w:color="auto"/>
            </w:tcBorders>
            <w:vAlign w:val="center"/>
          </w:tcPr>
          <w:p w14:paraId="3508575B" w14:textId="77777777" w:rsidR="000F713F" w:rsidRPr="000F713F" w:rsidRDefault="000F713F" w:rsidP="000F713F">
            <w:pPr>
              <w:ind w:left="720" w:hanging="720"/>
              <w:rPr>
                <w:ins w:id="4160"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C0C168D" w14:textId="77777777" w:rsidR="000F713F" w:rsidRPr="000F713F" w:rsidRDefault="000F713F" w:rsidP="000F713F">
            <w:pPr>
              <w:keepLines/>
              <w:numPr>
                <w:ilvl w:val="0"/>
                <w:numId w:val="33"/>
              </w:numPr>
              <w:spacing w:before="40" w:after="40"/>
              <w:ind w:firstLine="0"/>
              <w:jc w:val="center"/>
              <w:rPr>
                <w:ins w:id="4161" w:author="Huawei" w:date="2018-04-18T14:51:00Z"/>
                <w:rFonts w:ascii="Times New Roman" w:eastAsia="SimSun" w:hAnsi="Times New Roman"/>
                <w:i/>
                <w:sz w:val="16"/>
                <w:szCs w:val="18"/>
                <w:lang w:eastAsia="x-none"/>
              </w:rPr>
            </w:pPr>
            <w:ins w:id="4162"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XPR</w:t>
              </w:r>
            </w:ins>
          </w:p>
        </w:tc>
        <w:tc>
          <w:tcPr>
            <w:tcW w:w="411" w:type="pct"/>
            <w:tcBorders>
              <w:top w:val="single" w:sz="4" w:space="0" w:color="auto"/>
              <w:left w:val="single" w:sz="4" w:space="0" w:color="auto"/>
              <w:bottom w:val="single" w:sz="4" w:space="0" w:color="auto"/>
              <w:right w:val="single" w:sz="4" w:space="0" w:color="auto"/>
            </w:tcBorders>
          </w:tcPr>
          <w:p w14:paraId="16C9E68F" w14:textId="77777777" w:rsidR="000F713F" w:rsidRPr="000F713F" w:rsidRDefault="000F713F" w:rsidP="000F713F">
            <w:pPr>
              <w:keepLines/>
              <w:numPr>
                <w:ilvl w:val="0"/>
                <w:numId w:val="33"/>
              </w:numPr>
              <w:spacing w:before="40" w:after="40"/>
              <w:ind w:firstLine="0"/>
              <w:jc w:val="center"/>
              <w:rPr>
                <w:ins w:id="4163"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A9EAC6D" w14:textId="77777777" w:rsidR="000F713F" w:rsidRPr="000F713F" w:rsidRDefault="000F713F" w:rsidP="000F713F">
            <w:pPr>
              <w:keepLines/>
              <w:numPr>
                <w:ilvl w:val="0"/>
                <w:numId w:val="33"/>
              </w:numPr>
              <w:spacing w:before="40" w:after="40"/>
              <w:ind w:firstLine="0"/>
              <w:jc w:val="center"/>
              <w:rPr>
                <w:ins w:id="416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49BF72" w14:textId="77777777" w:rsidR="000F713F" w:rsidRPr="000F713F" w:rsidRDefault="000F713F" w:rsidP="000F713F">
            <w:pPr>
              <w:keepLines/>
              <w:numPr>
                <w:ilvl w:val="0"/>
                <w:numId w:val="33"/>
              </w:numPr>
              <w:spacing w:before="40" w:after="40"/>
              <w:ind w:firstLine="0"/>
              <w:jc w:val="center"/>
              <w:rPr>
                <w:ins w:id="416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C4236D4" w14:textId="77777777" w:rsidR="000F713F" w:rsidRPr="000F713F" w:rsidRDefault="000F713F" w:rsidP="000F713F">
            <w:pPr>
              <w:keepLines/>
              <w:numPr>
                <w:ilvl w:val="0"/>
                <w:numId w:val="33"/>
              </w:numPr>
              <w:spacing w:before="40" w:after="40"/>
              <w:ind w:firstLine="0"/>
              <w:jc w:val="center"/>
              <w:rPr>
                <w:ins w:id="416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3E489E" w14:textId="77777777" w:rsidR="000F713F" w:rsidRPr="000F713F" w:rsidRDefault="000F713F" w:rsidP="000F713F">
            <w:pPr>
              <w:keepLines/>
              <w:numPr>
                <w:ilvl w:val="0"/>
                <w:numId w:val="33"/>
              </w:numPr>
              <w:spacing w:before="40" w:after="40"/>
              <w:ind w:firstLine="0"/>
              <w:jc w:val="center"/>
              <w:rPr>
                <w:ins w:id="416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774BAED" w14:textId="77777777" w:rsidR="000F713F" w:rsidRPr="000F713F" w:rsidRDefault="000F713F" w:rsidP="000F713F">
            <w:pPr>
              <w:keepLines/>
              <w:numPr>
                <w:ilvl w:val="0"/>
                <w:numId w:val="33"/>
              </w:numPr>
              <w:spacing w:before="40" w:after="40"/>
              <w:ind w:firstLine="0"/>
              <w:jc w:val="center"/>
              <w:rPr>
                <w:ins w:id="416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433F4A8" w14:textId="77777777" w:rsidR="000F713F" w:rsidRPr="000F713F" w:rsidRDefault="000F713F" w:rsidP="000F713F">
            <w:pPr>
              <w:keepLines/>
              <w:numPr>
                <w:ilvl w:val="0"/>
                <w:numId w:val="33"/>
              </w:numPr>
              <w:spacing w:before="40" w:after="40"/>
              <w:ind w:firstLine="0"/>
              <w:jc w:val="center"/>
              <w:rPr>
                <w:ins w:id="416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3DB3B6" w14:textId="77777777" w:rsidR="000F713F" w:rsidRPr="000F713F" w:rsidRDefault="000F713F" w:rsidP="000F713F">
            <w:pPr>
              <w:keepLines/>
              <w:numPr>
                <w:ilvl w:val="0"/>
                <w:numId w:val="33"/>
              </w:numPr>
              <w:spacing w:before="40" w:after="40"/>
              <w:ind w:firstLine="0"/>
              <w:jc w:val="center"/>
              <w:rPr>
                <w:ins w:id="4170"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2242F6D" w14:textId="77777777" w:rsidR="000F713F" w:rsidRPr="000F713F" w:rsidRDefault="000F713F" w:rsidP="000F713F">
            <w:pPr>
              <w:keepLines/>
              <w:numPr>
                <w:ilvl w:val="0"/>
                <w:numId w:val="33"/>
              </w:numPr>
              <w:spacing w:before="40" w:after="40"/>
              <w:ind w:firstLine="0"/>
              <w:jc w:val="center"/>
              <w:rPr>
                <w:ins w:id="4171" w:author="Huawei" w:date="2018-04-18T14:51:00Z"/>
                <w:rFonts w:ascii="Times New Roman" w:eastAsia="SimSun" w:hAnsi="Times New Roman"/>
                <w:color w:val="000000"/>
                <w:kern w:val="24"/>
                <w:sz w:val="16"/>
                <w:szCs w:val="18"/>
                <w:lang w:eastAsia="x-none"/>
              </w:rPr>
            </w:pPr>
          </w:p>
        </w:tc>
      </w:tr>
      <w:tr w:rsidR="000F713F" w:rsidRPr="000F713F" w14:paraId="48D220DC" w14:textId="77777777" w:rsidTr="000F713F">
        <w:trPr>
          <w:cantSplit/>
          <w:jc w:val="center"/>
          <w:ins w:id="4172" w:author="Huawei" w:date="2018-04-18T14:51:00Z"/>
        </w:trPr>
        <w:tc>
          <w:tcPr>
            <w:tcW w:w="1387" w:type="pct"/>
            <w:gridSpan w:val="2"/>
            <w:tcBorders>
              <w:left w:val="single" w:sz="4" w:space="0" w:color="auto"/>
              <w:right w:val="single" w:sz="4" w:space="0" w:color="auto"/>
            </w:tcBorders>
            <w:vAlign w:val="center"/>
          </w:tcPr>
          <w:p w14:paraId="6BD9C1E1" w14:textId="77777777" w:rsidR="000F713F" w:rsidRPr="000F713F" w:rsidRDefault="000F713F" w:rsidP="000F713F">
            <w:pPr>
              <w:keepLines/>
              <w:numPr>
                <w:ilvl w:val="0"/>
                <w:numId w:val="33"/>
              </w:numPr>
              <w:spacing w:before="40" w:after="40"/>
              <w:ind w:firstLine="0"/>
              <w:jc w:val="center"/>
              <w:rPr>
                <w:ins w:id="4173" w:author="Huawei" w:date="2018-04-18T14:51:00Z"/>
                <w:rFonts w:ascii="Times New Roman" w:eastAsia="SimSun" w:hAnsi="Times New Roman"/>
                <w:i/>
                <w:sz w:val="16"/>
                <w:szCs w:val="18"/>
                <w:lang w:eastAsia="x-none"/>
              </w:rPr>
            </w:pPr>
            <w:ins w:id="4174" w:author="Huawei" w:date="2018-04-18T14:51:00Z">
              <w:r w:rsidRPr="000F713F">
                <w:rPr>
                  <w:rFonts w:ascii="Times New Roman" w:eastAsia="SimSun" w:hAnsi="Times New Roman"/>
                  <w:sz w:val="16"/>
                  <w:szCs w:val="18"/>
                  <w:lang w:eastAsia="x-none"/>
                </w:rPr>
                <w:t xml:space="preserve">Number of clusters </w:t>
              </w:r>
              <w:r w:rsidR="00603E09">
                <w:rPr>
                  <w:rFonts w:ascii="Times New Roman" w:eastAsia="SimSun" w:hAnsi="Times New Roman"/>
                  <w:position w:val="-6"/>
                  <w:sz w:val="16"/>
                  <w:szCs w:val="18"/>
                  <w:lang w:eastAsia="x-none"/>
                </w:rPr>
                <w:pict w14:anchorId="6046DB7A">
                  <v:shape id="_x0000_i1375" type="#_x0000_t75" style="width:14.4pt;height:15pt">
                    <v:imagedata r:id="rId2125" o:title=""/>
                  </v:shape>
                </w:pict>
              </w:r>
            </w:ins>
          </w:p>
        </w:tc>
        <w:tc>
          <w:tcPr>
            <w:tcW w:w="411" w:type="pct"/>
            <w:tcBorders>
              <w:top w:val="single" w:sz="4" w:space="0" w:color="auto"/>
              <w:left w:val="single" w:sz="4" w:space="0" w:color="auto"/>
              <w:bottom w:val="single" w:sz="4" w:space="0" w:color="auto"/>
              <w:right w:val="single" w:sz="4" w:space="0" w:color="auto"/>
            </w:tcBorders>
          </w:tcPr>
          <w:p w14:paraId="1BEFCD4D" w14:textId="77777777" w:rsidR="000F713F" w:rsidRPr="000F713F" w:rsidRDefault="000F713F" w:rsidP="000F713F">
            <w:pPr>
              <w:keepLines/>
              <w:numPr>
                <w:ilvl w:val="0"/>
                <w:numId w:val="33"/>
              </w:numPr>
              <w:spacing w:before="40" w:after="40"/>
              <w:ind w:firstLine="0"/>
              <w:jc w:val="center"/>
              <w:rPr>
                <w:ins w:id="4175"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9A3C07D" w14:textId="77777777" w:rsidR="000F713F" w:rsidRPr="000F713F" w:rsidRDefault="000F713F" w:rsidP="000F713F">
            <w:pPr>
              <w:keepLines/>
              <w:numPr>
                <w:ilvl w:val="0"/>
                <w:numId w:val="33"/>
              </w:numPr>
              <w:spacing w:before="40" w:after="40"/>
              <w:ind w:firstLine="0"/>
              <w:jc w:val="center"/>
              <w:rPr>
                <w:ins w:id="417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1C5A1E" w14:textId="77777777" w:rsidR="000F713F" w:rsidRPr="000F713F" w:rsidRDefault="000F713F" w:rsidP="000F713F">
            <w:pPr>
              <w:keepLines/>
              <w:numPr>
                <w:ilvl w:val="0"/>
                <w:numId w:val="33"/>
              </w:numPr>
              <w:spacing w:before="40" w:after="40"/>
              <w:ind w:firstLine="0"/>
              <w:jc w:val="center"/>
              <w:rPr>
                <w:ins w:id="417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BA2184" w14:textId="77777777" w:rsidR="000F713F" w:rsidRPr="000F713F" w:rsidRDefault="000F713F" w:rsidP="000F713F">
            <w:pPr>
              <w:keepLines/>
              <w:numPr>
                <w:ilvl w:val="0"/>
                <w:numId w:val="33"/>
              </w:numPr>
              <w:spacing w:before="40" w:after="40"/>
              <w:ind w:firstLine="0"/>
              <w:jc w:val="center"/>
              <w:rPr>
                <w:ins w:id="417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BA49F17" w14:textId="77777777" w:rsidR="000F713F" w:rsidRPr="000F713F" w:rsidRDefault="000F713F" w:rsidP="000F713F">
            <w:pPr>
              <w:keepLines/>
              <w:numPr>
                <w:ilvl w:val="0"/>
                <w:numId w:val="33"/>
              </w:numPr>
              <w:spacing w:before="40" w:after="40"/>
              <w:ind w:firstLine="0"/>
              <w:jc w:val="center"/>
              <w:rPr>
                <w:ins w:id="417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57822E6" w14:textId="77777777" w:rsidR="000F713F" w:rsidRPr="000F713F" w:rsidRDefault="000F713F" w:rsidP="000F713F">
            <w:pPr>
              <w:keepLines/>
              <w:numPr>
                <w:ilvl w:val="0"/>
                <w:numId w:val="33"/>
              </w:numPr>
              <w:spacing w:before="40" w:after="40"/>
              <w:ind w:firstLine="0"/>
              <w:jc w:val="center"/>
              <w:rPr>
                <w:ins w:id="418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DFC0FA" w14:textId="77777777" w:rsidR="000F713F" w:rsidRPr="000F713F" w:rsidRDefault="000F713F" w:rsidP="000F713F">
            <w:pPr>
              <w:keepLines/>
              <w:numPr>
                <w:ilvl w:val="0"/>
                <w:numId w:val="33"/>
              </w:numPr>
              <w:spacing w:before="40" w:after="40"/>
              <w:ind w:firstLine="0"/>
              <w:jc w:val="center"/>
              <w:rPr>
                <w:ins w:id="418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EFAEE31" w14:textId="77777777" w:rsidR="000F713F" w:rsidRPr="000F713F" w:rsidRDefault="000F713F" w:rsidP="000F713F">
            <w:pPr>
              <w:keepLines/>
              <w:numPr>
                <w:ilvl w:val="0"/>
                <w:numId w:val="33"/>
              </w:numPr>
              <w:spacing w:before="40" w:after="40"/>
              <w:ind w:firstLine="0"/>
              <w:jc w:val="center"/>
              <w:rPr>
                <w:ins w:id="4182"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B90B08F" w14:textId="77777777" w:rsidR="000F713F" w:rsidRPr="000F713F" w:rsidRDefault="000F713F" w:rsidP="000F713F">
            <w:pPr>
              <w:keepLines/>
              <w:numPr>
                <w:ilvl w:val="0"/>
                <w:numId w:val="33"/>
              </w:numPr>
              <w:spacing w:before="40" w:after="40"/>
              <w:ind w:firstLine="0"/>
              <w:jc w:val="center"/>
              <w:rPr>
                <w:ins w:id="4183" w:author="Huawei" w:date="2018-04-18T14:51:00Z"/>
                <w:rFonts w:ascii="Times New Roman" w:eastAsia="SimSun" w:hAnsi="Times New Roman"/>
                <w:color w:val="000000"/>
                <w:kern w:val="24"/>
                <w:sz w:val="16"/>
                <w:szCs w:val="18"/>
                <w:lang w:eastAsia="x-none"/>
              </w:rPr>
            </w:pPr>
          </w:p>
        </w:tc>
      </w:tr>
      <w:tr w:rsidR="000F713F" w:rsidRPr="000F713F" w14:paraId="5968FD4B" w14:textId="77777777" w:rsidTr="000F713F">
        <w:trPr>
          <w:cantSplit/>
          <w:jc w:val="center"/>
          <w:ins w:id="4184" w:author="Huawei" w:date="2018-04-18T14:51:00Z"/>
        </w:trPr>
        <w:tc>
          <w:tcPr>
            <w:tcW w:w="1387" w:type="pct"/>
            <w:gridSpan w:val="2"/>
            <w:tcBorders>
              <w:left w:val="single" w:sz="4" w:space="0" w:color="auto"/>
              <w:right w:val="single" w:sz="4" w:space="0" w:color="auto"/>
            </w:tcBorders>
            <w:vAlign w:val="center"/>
          </w:tcPr>
          <w:p w14:paraId="404379A1" w14:textId="77777777" w:rsidR="000F713F" w:rsidRPr="000F713F" w:rsidRDefault="000F713F" w:rsidP="000F713F">
            <w:pPr>
              <w:keepLines/>
              <w:numPr>
                <w:ilvl w:val="0"/>
                <w:numId w:val="33"/>
              </w:numPr>
              <w:spacing w:before="40" w:after="40"/>
              <w:ind w:firstLine="0"/>
              <w:jc w:val="center"/>
              <w:rPr>
                <w:ins w:id="4185" w:author="Huawei" w:date="2018-04-18T14:51:00Z"/>
                <w:rFonts w:ascii="Times New Roman" w:eastAsia="SimSun" w:hAnsi="Times New Roman"/>
                <w:i/>
                <w:sz w:val="16"/>
                <w:szCs w:val="18"/>
                <w:lang w:eastAsia="x-none"/>
              </w:rPr>
            </w:pPr>
            <w:ins w:id="4186" w:author="Huawei" w:date="2018-04-18T14:51:00Z">
              <w:r w:rsidRPr="000F713F">
                <w:rPr>
                  <w:rFonts w:ascii="Times New Roman" w:eastAsia="SimSun" w:hAnsi="Times New Roman"/>
                  <w:sz w:val="16"/>
                  <w:szCs w:val="18"/>
                  <w:lang w:eastAsia="x-none"/>
                </w:rPr>
                <w:t xml:space="preserve">Number of rays per cluster </w:t>
              </w:r>
              <w:r w:rsidR="00603E09">
                <w:rPr>
                  <w:rFonts w:ascii="Times New Roman" w:eastAsia="SimSun" w:hAnsi="Times New Roman"/>
                  <w:position w:val="-4"/>
                  <w:sz w:val="16"/>
                  <w:szCs w:val="18"/>
                  <w:lang w:eastAsia="x-none"/>
                </w:rPr>
                <w:pict w14:anchorId="195EC46B">
                  <v:shape id="_x0000_i1376" type="#_x0000_t75" style="width:15.6pt;height:13.8pt">
                    <v:imagedata r:id="rId2126" o:title=""/>
                  </v:shape>
                </w:pict>
              </w:r>
            </w:ins>
          </w:p>
        </w:tc>
        <w:tc>
          <w:tcPr>
            <w:tcW w:w="411" w:type="pct"/>
            <w:tcBorders>
              <w:top w:val="single" w:sz="4" w:space="0" w:color="auto"/>
              <w:left w:val="single" w:sz="4" w:space="0" w:color="auto"/>
              <w:bottom w:val="single" w:sz="4" w:space="0" w:color="auto"/>
              <w:right w:val="single" w:sz="4" w:space="0" w:color="auto"/>
            </w:tcBorders>
          </w:tcPr>
          <w:p w14:paraId="779DE9EE" w14:textId="77777777" w:rsidR="000F713F" w:rsidRPr="000F713F" w:rsidRDefault="000F713F" w:rsidP="000F713F">
            <w:pPr>
              <w:keepLines/>
              <w:numPr>
                <w:ilvl w:val="0"/>
                <w:numId w:val="33"/>
              </w:numPr>
              <w:spacing w:before="40" w:after="40"/>
              <w:ind w:firstLine="0"/>
              <w:jc w:val="center"/>
              <w:rPr>
                <w:ins w:id="4187"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0244481" w14:textId="77777777" w:rsidR="000F713F" w:rsidRPr="000F713F" w:rsidRDefault="000F713F" w:rsidP="000F713F">
            <w:pPr>
              <w:keepLines/>
              <w:numPr>
                <w:ilvl w:val="0"/>
                <w:numId w:val="33"/>
              </w:numPr>
              <w:spacing w:before="40" w:after="40"/>
              <w:ind w:firstLine="0"/>
              <w:jc w:val="center"/>
              <w:rPr>
                <w:ins w:id="418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A64B1DA" w14:textId="77777777" w:rsidR="000F713F" w:rsidRPr="000F713F" w:rsidRDefault="000F713F" w:rsidP="000F713F">
            <w:pPr>
              <w:keepLines/>
              <w:numPr>
                <w:ilvl w:val="0"/>
                <w:numId w:val="33"/>
              </w:numPr>
              <w:spacing w:before="40" w:after="40"/>
              <w:ind w:firstLine="0"/>
              <w:jc w:val="center"/>
              <w:rPr>
                <w:ins w:id="418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07B962" w14:textId="77777777" w:rsidR="000F713F" w:rsidRPr="000F713F" w:rsidRDefault="000F713F" w:rsidP="000F713F">
            <w:pPr>
              <w:keepLines/>
              <w:numPr>
                <w:ilvl w:val="0"/>
                <w:numId w:val="33"/>
              </w:numPr>
              <w:spacing w:before="40" w:after="40"/>
              <w:ind w:firstLine="0"/>
              <w:jc w:val="center"/>
              <w:rPr>
                <w:ins w:id="419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75FCDDE" w14:textId="77777777" w:rsidR="000F713F" w:rsidRPr="000F713F" w:rsidRDefault="000F713F" w:rsidP="000F713F">
            <w:pPr>
              <w:keepLines/>
              <w:numPr>
                <w:ilvl w:val="0"/>
                <w:numId w:val="33"/>
              </w:numPr>
              <w:spacing w:before="40" w:after="40"/>
              <w:ind w:firstLine="0"/>
              <w:jc w:val="center"/>
              <w:rPr>
                <w:ins w:id="419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699012" w14:textId="77777777" w:rsidR="000F713F" w:rsidRPr="000F713F" w:rsidRDefault="000F713F" w:rsidP="000F713F">
            <w:pPr>
              <w:keepLines/>
              <w:numPr>
                <w:ilvl w:val="0"/>
                <w:numId w:val="33"/>
              </w:numPr>
              <w:spacing w:before="40" w:after="40"/>
              <w:ind w:firstLine="0"/>
              <w:jc w:val="center"/>
              <w:rPr>
                <w:ins w:id="419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9C8D4E4" w14:textId="77777777" w:rsidR="000F713F" w:rsidRPr="000F713F" w:rsidRDefault="000F713F" w:rsidP="000F713F">
            <w:pPr>
              <w:keepLines/>
              <w:numPr>
                <w:ilvl w:val="0"/>
                <w:numId w:val="33"/>
              </w:numPr>
              <w:spacing w:before="40" w:after="40"/>
              <w:ind w:firstLine="0"/>
              <w:jc w:val="center"/>
              <w:rPr>
                <w:ins w:id="419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9BD3D7" w14:textId="77777777" w:rsidR="000F713F" w:rsidRPr="000F713F" w:rsidRDefault="000F713F" w:rsidP="000F713F">
            <w:pPr>
              <w:keepLines/>
              <w:numPr>
                <w:ilvl w:val="0"/>
                <w:numId w:val="33"/>
              </w:numPr>
              <w:spacing w:before="40" w:after="40"/>
              <w:ind w:firstLine="0"/>
              <w:jc w:val="center"/>
              <w:rPr>
                <w:ins w:id="4194"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D1AD4F9" w14:textId="77777777" w:rsidR="000F713F" w:rsidRPr="000F713F" w:rsidRDefault="000F713F" w:rsidP="000F713F">
            <w:pPr>
              <w:keepLines/>
              <w:numPr>
                <w:ilvl w:val="0"/>
                <w:numId w:val="33"/>
              </w:numPr>
              <w:spacing w:before="40" w:after="40"/>
              <w:ind w:firstLine="0"/>
              <w:jc w:val="center"/>
              <w:rPr>
                <w:ins w:id="4195" w:author="Huawei" w:date="2018-04-18T14:51:00Z"/>
                <w:rFonts w:ascii="Times New Roman" w:eastAsia="SimSun" w:hAnsi="Times New Roman"/>
                <w:color w:val="000000"/>
                <w:kern w:val="24"/>
                <w:sz w:val="16"/>
                <w:szCs w:val="18"/>
                <w:lang w:eastAsia="x-none"/>
              </w:rPr>
            </w:pPr>
          </w:p>
        </w:tc>
      </w:tr>
      <w:tr w:rsidR="000F713F" w:rsidRPr="000F713F" w14:paraId="782784AF" w14:textId="77777777" w:rsidTr="000F713F">
        <w:trPr>
          <w:cantSplit/>
          <w:jc w:val="center"/>
          <w:ins w:id="4196" w:author="Huawei" w:date="2018-04-18T14:51:00Z"/>
        </w:trPr>
        <w:tc>
          <w:tcPr>
            <w:tcW w:w="1387" w:type="pct"/>
            <w:gridSpan w:val="2"/>
            <w:tcBorders>
              <w:left w:val="single" w:sz="4" w:space="0" w:color="auto"/>
              <w:right w:val="single" w:sz="4" w:space="0" w:color="auto"/>
            </w:tcBorders>
            <w:vAlign w:val="center"/>
          </w:tcPr>
          <w:p w14:paraId="2BC9FFDD" w14:textId="77777777" w:rsidR="000F713F" w:rsidRPr="000F713F" w:rsidRDefault="000F713F" w:rsidP="000F713F">
            <w:pPr>
              <w:keepLines/>
              <w:numPr>
                <w:ilvl w:val="0"/>
                <w:numId w:val="33"/>
              </w:numPr>
              <w:spacing w:before="40" w:after="40"/>
              <w:ind w:firstLine="0"/>
              <w:jc w:val="center"/>
              <w:rPr>
                <w:ins w:id="4197" w:author="Huawei" w:date="2018-04-18T14:51:00Z"/>
                <w:rFonts w:ascii="Times New Roman" w:eastAsia="SimSun" w:hAnsi="Times New Roman"/>
                <w:i/>
                <w:sz w:val="16"/>
                <w:szCs w:val="18"/>
                <w:lang w:eastAsia="x-none"/>
              </w:rPr>
            </w:pPr>
            <w:ins w:id="4198" w:author="Huawei" w:date="2018-04-18T14:51:00Z">
              <w:r w:rsidRPr="000F713F">
                <w:rPr>
                  <w:rFonts w:ascii="Times New Roman" w:eastAsia="SimSun" w:hAnsi="Times New Roman"/>
                  <w:sz w:val="16"/>
                  <w:szCs w:val="18"/>
                  <w:lang w:eastAsia="ko-KR"/>
                </w:rPr>
                <w:t xml:space="preserve">Cluster </w:t>
              </w:r>
              <w:r w:rsidRPr="000F713F">
                <w:rPr>
                  <w:rFonts w:ascii="Times New Roman" w:eastAsia="SimSun" w:hAnsi="Times New Roman"/>
                  <w:i/>
                  <w:sz w:val="16"/>
                  <w:szCs w:val="18"/>
                  <w:lang w:eastAsia="ko-KR"/>
                </w:rPr>
                <w:t>DS</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63A20254">
                  <v:shape id="_x0000_i1377" type="#_x0000_t75" style="width:18pt;height:18.6pt">
                    <v:imagedata r:id="rId2127"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[ns]</w:t>
              </w:r>
            </w:ins>
          </w:p>
        </w:tc>
        <w:tc>
          <w:tcPr>
            <w:tcW w:w="411" w:type="pct"/>
            <w:tcBorders>
              <w:top w:val="single" w:sz="4" w:space="0" w:color="auto"/>
              <w:left w:val="single" w:sz="4" w:space="0" w:color="auto"/>
              <w:bottom w:val="single" w:sz="4" w:space="0" w:color="auto"/>
              <w:right w:val="single" w:sz="4" w:space="0" w:color="auto"/>
            </w:tcBorders>
          </w:tcPr>
          <w:p w14:paraId="7F697E0C" w14:textId="77777777" w:rsidR="000F713F" w:rsidRPr="000F713F" w:rsidRDefault="000F713F" w:rsidP="000F713F">
            <w:pPr>
              <w:keepLines/>
              <w:numPr>
                <w:ilvl w:val="0"/>
                <w:numId w:val="33"/>
              </w:numPr>
              <w:spacing w:before="40" w:after="40"/>
              <w:ind w:firstLine="0"/>
              <w:jc w:val="center"/>
              <w:rPr>
                <w:ins w:id="4199"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D159E7B" w14:textId="77777777" w:rsidR="000F713F" w:rsidRPr="000F713F" w:rsidRDefault="000F713F" w:rsidP="000F713F">
            <w:pPr>
              <w:keepLines/>
              <w:numPr>
                <w:ilvl w:val="0"/>
                <w:numId w:val="33"/>
              </w:numPr>
              <w:spacing w:before="40" w:after="40"/>
              <w:ind w:firstLine="0"/>
              <w:jc w:val="center"/>
              <w:rPr>
                <w:ins w:id="420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6D7B93" w14:textId="77777777" w:rsidR="000F713F" w:rsidRPr="000F713F" w:rsidRDefault="000F713F" w:rsidP="000F713F">
            <w:pPr>
              <w:keepLines/>
              <w:numPr>
                <w:ilvl w:val="0"/>
                <w:numId w:val="33"/>
              </w:numPr>
              <w:spacing w:before="40" w:after="40"/>
              <w:ind w:firstLine="0"/>
              <w:jc w:val="center"/>
              <w:rPr>
                <w:ins w:id="420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2A744B" w14:textId="77777777" w:rsidR="000F713F" w:rsidRPr="000F713F" w:rsidRDefault="000F713F" w:rsidP="000F713F">
            <w:pPr>
              <w:keepLines/>
              <w:numPr>
                <w:ilvl w:val="0"/>
                <w:numId w:val="33"/>
              </w:numPr>
              <w:spacing w:before="40" w:after="40"/>
              <w:ind w:firstLine="0"/>
              <w:jc w:val="center"/>
              <w:rPr>
                <w:ins w:id="420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BC3C6F" w14:textId="77777777" w:rsidR="000F713F" w:rsidRPr="000F713F" w:rsidRDefault="000F713F" w:rsidP="000F713F">
            <w:pPr>
              <w:keepLines/>
              <w:numPr>
                <w:ilvl w:val="0"/>
                <w:numId w:val="33"/>
              </w:numPr>
              <w:spacing w:before="40" w:after="40"/>
              <w:ind w:firstLine="0"/>
              <w:jc w:val="center"/>
              <w:rPr>
                <w:ins w:id="420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B674A56" w14:textId="77777777" w:rsidR="000F713F" w:rsidRPr="000F713F" w:rsidRDefault="000F713F" w:rsidP="000F713F">
            <w:pPr>
              <w:keepLines/>
              <w:numPr>
                <w:ilvl w:val="0"/>
                <w:numId w:val="33"/>
              </w:numPr>
              <w:spacing w:before="40" w:after="40"/>
              <w:ind w:firstLine="0"/>
              <w:jc w:val="center"/>
              <w:rPr>
                <w:ins w:id="420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9BA12F" w14:textId="77777777" w:rsidR="000F713F" w:rsidRPr="000F713F" w:rsidRDefault="000F713F" w:rsidP="000F713F">
            <w:pPr>
              <w:keepLines/>
              <w:numPr>
                <w:ilvl w:val="0"/>
                <w:numId w:val="33"/>
              </w:numPr>
              <w:spacing w:before="40" w:after="40"/>
              <w:ind w:firstLine="0"/>
              <w:jc w:val="center"/>
              <w:rPr>
                <w:ins w:id="420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18336AE" w14:textId="77777777" w:rsidR="000F713F" w:rsidRPr="000F713F" w:rsidRDefault="000F713F" w:rsidP="000F713F">
            <w:pPr>
              <w:keepLines/>
              <w:numPr>
                <w:ilvl w:val="0"/>
                <w:numId w:val="33"/>
              </w:numPr>
              <w:spacing w:before="40" w:after="40"/>
              <w:ind w:firstLine="0"/>
              <w:jc w:val="center"/>
              <w:rPr>
                <w:ins w:id="4206"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1D58A4E" w14:textId="77777777" w:rsidR="000F713F" w:rsidRPr="000F713F" w:rsidRDefault="000F713F" w:rsidP="000F713F">
            <w:pPr>
              <w:keepLines/>
              <w:numPr>
                <w:ilvl w:val="0"/>
                <w:numId w:val="33"/>
              </w:numPr>
              <w:spacing w:before="40" w:after="40"/>
              <w:ind w:firstLine="0"/>
              <w:jc w:val="center"/>
              <w:rPr>
                <w:ins w:id="4207" w:author="Huawei" w:date="2018-04-18T14:51:00Z"/>
                <w:rFonts w:ascii="Times New Roman" w:eastAsia="SimSun" w:hAnsi="Times New Roman"/>
                <w:color w:val="000000"/>
                <w:kern w:val="24"/>
                <w:sz w:val="16"/>
                <w:szCs w:val="18"/>
                <w:lang w:eastAsia="x-none"/>
              </w:rPr>
            </w:pPr>
          </w:p>
        </w:tc>
      </w:tr>
      <w:tr w:rsidR="000F713F" w:rsidRPr="000F713F" w14:paraId="49120CC2" w14:textId="77777777" w:rsidTr="000F713F">
        <w:trPr>
          <w:cantSplit/>
          <w:jc w:val="center"/>
          <w:ins w:id="4208" w:author="Huawei" w:date="2018-04-18T14:51:00Z"/>
        </w:trPr>
        <w:tc>
          <w:tcPr>
            <w:tcW w:w="1387" w:type="pct"/>
            <w:gridSpan w:val="2"/>
            <w:tcBorders>
              <w:left w:val="single" w:sz="4" w:space="0" w:color="auto"/>
              <w:right w:val="single" w:sz="4" w:space="0" w:color="auto"/>
            </w:tcBorders>
            <w:vAlign w:val="center"/>
          </w:tcPr>
          <w:p w14:paraId="1F1A302E" w14:textId="77777777" w:rsidR="000F713F" w:rsidRPr="000F713F" w:rsidRDefault="000F713F" w:rsidP="000F713F">
            <w:pPr>
              <w:keepLines/>
              <w:numPr>
                <w:ilvl w:val="0"/>
                <w:numId w:val="33"/>
              </w:numPr>
              <w:spacing w:before="40" w:after="40"/>
              <w:ind w:firstLine="0"/>
              <w:jc w:val="center"/>
              <w:rPr>
                <w:ins w:id="4209" w:author="Huawei" w:date="2018-04-18T14:51:00Z"/>
                <w:rFonts w:ascii="Times New Roman" w:eastAsia="SimSun" w:hAnsi="Times New Roman"/>
                <w:i/>
                <w:sz w:val="16"/>
                <w:szCs w:val="18"/>
                <w:lang w:eastAsia="x-none"/>
              </w:rPr>
            </w:pPr>
            <w:ins w:id="4210" w:author="Huawei" w:date="2018-04-18T14:5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ASD</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594038F7">
                  <v:shape id="_x0000_i1378" type="#_x0000_t75" style="width:23.4pt;height:18.6pt">
                    <v:imagedata r:id="rId2128"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4AB70FD4" w14:textId="77777777" w:rsidR="000F713F" w:rsidRPr="000F713F" w:rsidRDefault="000F713F" w:rsidP="000F713F">
            <w:pPr>
              <w:keepLines/>
              <w:numPr>
                <w:ilvl w:val="0"/>
                <w:numId w:val="33"/>
              </w:numPr>
              <w:spacing w:before="40" w:after="40"/>
              <w:ind w:firstLine="0"/>
              <w:jc w:val="center"/>
              <w:rPr>
                <w:ins w:id="4211"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BE71DEA" w14:textId="77777777" w:rsidR="000F713F" w:rsidRPr="000F713F" w:rsidRDefault="000F713F" w:rsidP="000F713F">
            <w:pPr>
              <w:keepLines/>
              <w:numPr>
                <w:ilvl w:val="0"/>
                <w:numId w:val="33"/>
              </w:numPr>
              <w:spacing w:before="40" w:after="40"/>
              <w:ind w:firstLine="0"/>
              <w:jc w:val="center"/>
              <w:rPr>
                <w:ins w:id="421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739B69" w14:textId="77777777" w:rsidR="000F713F" w:rsidRPr="000F713F" w:rsidRDefault="000F713F" w:rsidP="000F713F">
            <w:pPr>
              <w:keepLines/>
              <w:numPr>
                <w:ilvl w:val="0"/>
                <w:numId w:val="33"/>
              </w:numPr>
              <w:spacing w:before="40" w:after="40"/>
              <w:ind w:firstLine="0"/>
              <w:jc w:val="center"/>
              <w:rPr>
                <w:ins w:id="421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1DD94C" w14:textId="77777777" w:rsidR="000F713F" w:rsidRPr="000F713F" w:rsidRDefault="000F713F" w:rsidP="000F713F">
            <w:pPr>
              <w:keepLines/>
              <w:numPr>
                <w:ilvl w:val="0"/>
                <w:numId w:val="33"/>
              </w:numPr>
              <w:spacing w:before="40" w:after="40"/>
              <w:ind w:firstLine="0"/>
              <w:jc w:val="center"/>
              <w:rPr>
                <w:ins w:id="421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25FD66" w14:textId="77777777" w:rsidR="000F713F" w:rsidRPr="000F713F" w:rsidRDefault="000F713F" w:rsidP="000F713F">
            <w:pPr>
              <w:keepLines/>
              <w:numPr>
                <w:ilvl w:val="0"/>
                <w:numId w:val="33"/>
              </w:numPr>
              <w:spacing w:before="40" w:after="40"/>
              <w:ind w:firstLine="0"/>
              <w:jc w:val="center"/>
              <w:rPr>
                <w:ins w:id="421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76DBC9" w14:textId="77777777" w:rsidR="000F713F" w:rsidRPr="000F713F" w:rsidRDefault="000F713F" w:rsidP="000F713F">
            <w:pPr>
              <w:keepLines/>
              <w:numPr>
                <w:ilvl w:val="0"/>
                <w:numId w:val="33"/>
              </w:numPr>
              <w:spacing w:before="40" w:after="40"/>
              <w:ind w:firstLine="0"/>
              <w:jc w:val="center"/>
              <w:rPr>
                <w:ins w:id="421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DAB4E4" w14:textId="77777777" w:rsidR="000F713F" w:rsidRPr="000F713F" w:rsidRDefault="000F713F" w:rsidP="000F713F">
            <w:pPr>
              <w:keepLines/>
              <w:numPr>
                <w:ilvl w:val="0"/>
                <w:numId w:val="33"/>
              </w:numPr>
              <w:spacing w:before="40" w:after="40"/>
              <w:ind w:firstLine="0"/>
              <w:jc w:val="center"/>
              <w:rPr>
                <w:ins w:id="421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5A66DF" w14:textId="77777777" w:rsidR="000F713F" w:rsidRPr="000F713F" w:rsidRDefault="000F713F" w:rsidP="000F713F">
            <w:pPr>
              <w:keepLines/>
              <w:numPr>
                <w:ilvl w:val="0"/>
                <w:numId w:val="33"/>
              </w:numPr>
              <w:spacing w:before="40" w:after="40"/>
              <w:ind w:firstLine="0"/>
              <w:jc w:val="center"/>
              <w:rPr>
                <w:ins w:id="4218"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0293CE7" w14:textId="77777777" w:rsidR="000F713F" w:rsidRPr="000F713F" w:rsidRDefault="000F713F" w:rsidP="000F713F">
            <w:pPr>
              <w:keepLines/>
              <w:numPr>
                <w:ilvl w:val="0"/>
                <w:numId w:val="33"/>
              </w:numPr>
              <w:spacing w:before="40" w:after="40"/>
              <w:ind w:firstLine="0"/>
              <w:jc w:val="center"/>
              <w:rPr>
                <w:ins w:id="4219" w:author="Huawei" w:date="2018-04-18T14:51:00Z"/>
                <w:rFonts w:ascii="Times New Roman" w:eastAsia="SimSun" w:hAnsi="Times New Roman"/>
                <w:color w:val="000000"/>
                <w:kern w:val="24"/>
                <w:sz w:val="16"/>
                <w:szCs w:val="18"/>
                <w:lang w:eastAsia="x-none"/>
              </w:rPr>
            </w:pPr>
          </w:p>
        </w:tc>
      </w:tr>
      <w:tr w:rsidR="000F713F" w:rsidRPr="000F713F" w14:paraId="506098CB" w14:textId="77777777" w:rsidTr="000F713F">
        <w:trPr>
          <w:cantSplit/>
          <w:jc w:val="center"/>
          <w:ins w:id="4220" w:author="Huawei" w:date="2018-04-18T14:51:00Z"/>
        </w:trPr>
        <w:tc>
          <w:tcPr>
            <w:tcW w:w="1387" w:type="pct"/>
            <w:gridSpan w:val="2"/>
            <w:tcBorders>
              <w:left w:val="single" w:sz="4" w:space="0" w:color="auto"/>
              <w:right w:val="single" w:sz="4" w:space="0" w:color="auto"/>
            </w:tcBorders>
            <w:vAlign w:val="center"/>
          </w:tcPr>
          <w:p w14:paraId="54805A13" w14:textId="77777777" w:rsidR="000F713F" w:rsidRPr="000F713F" w:rsidRDefault="000F713F" w:rsidP="000F713F">
            <w:pPr>
              <w:keepLines/>
              <w:numPr>
                <w:ilvl w:val="0"/>
                <w:numId w:val="33"/>
              </w:numPr>
              <w:spacing w:before="40" w:after="40"/>
              <w:ind w:firstLine="0"/>
              <w:jc w:val="center"/>
              <w:rPr>
                <w:ins w:id="4221" w:author="Huawei" w:date="2018-04-18T14:51:00Z"/>
                <w:rFonts w:ascii="Times New Roman" w:eastAsia="SimSun" w:hAnsi="Times New Roman"/>
                <w:i/>
                <w:sz w:val="16"/>
                <w:szCs w:val="18"/>
                <w:lang w:eastAsia="x-none"/>
              </w:rPr>
            </w:pPr>
            <w:ins w:id="4222" w:author="Huawei" w:date="2018-04-18T14:5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ASA</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0FD63D84">
                  <v:shape id="_x0000_i1379" type="#_x0000_t75" style="width:21pt;height:18.6pt">
                    <v:imagedata r:id="rId2129"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5B0C6CD5" w14:textId="77777777" w:rsidR="000F713F" w:rsidRPr="000F713F" w:rsidRDefault="000F713F" w:rsidP="000F713F">
            <w:pPr>
              <w:keepLines/>
              <w:numPr>
                <w:ilvl w:val="0"/>
                <w:numId w:val="33"/>
              </w:numPr>
              <w:spacing w:before="40" w:after="40"/>
              <w:ind w:firstLine="0"/>
              <w:jc w:val="center"/>
              <w:rPr>
                <w:ins w:id="4223"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6B810BB" w14:textId="77777777" w:rsidR="000F713F" w:rsidRPr="000F713F" w:rsidRDefault="000F713F" w:rsidP="000F713F">
            <w:pPr>
              <w:keepLines/>
              <w:numPr>
                <w:ilvl w:val="0"/>
                <w:numId w:val="33"/>
              </w:numPr>
              <w:spacing w:before="40" w:after="40"/>
              <w:ind w:firstLine="0"/>
              <w:jc w:val="center"/>
              <w:rPr>
                <w:ins w:id="422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E66983E" w14:textId="77777777" w:rsidR="000F713F" w:rsidRPr="000F713F" w:rsidRDefault="000F713F" w:rsidP="000F713F">
            <w:pPr>
              <w:keepLines/>
              <w:numPr>
                <w:ilvl w:val="0"/>
                <w:numId w:val="33"/>
              </w:numPr>
              <w:spacing w:before="40" w:after="40"/>
              <w:ind w:firstLine="0"/>
              <w:jc w:val="center"/>
              <w:rPr>
                <w:ins w:id="422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0EB7936" w14:textId="77777777" w:rsidR="000F713F" w:rsidRPr="000F713F" w:rsidRDefault="000F713F" w:rsidP="000F713F">
            <w:pPr>
              <w:keepLines/>
              <w:numPr>
                <w:ilvl w:val="0"/>
                <w:numId w:val="33"/>
              </w:numPr>
              <w:spacing w:before="40" w:after="40"/>
              <w:ind w:firstLine="0"/>
              <w:jc w:val="center"/>
              <w:rPr>
                <w:ins w:id="422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95DBAC" w14:textId="77777777" w:rsidR="000F713F" w:rsidRPr="000F713F" w:rsidRDefault="000F713F" w:rsidP="000F713F">
            <w:pPr>
              <w:keepLines/>
              <w:numPr>
                <w:ilvl w:val="0"/>
                <w:numId w:val="33"/>
              </w:numPr>
              <w:spacing w:before="40" w:after="40"/>
              <w:ind w:firstLine="0"/>
              <w:jc w:val="center"/>
              <w:rPr>
                <w:ins w:id="422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18FACD" w14:textId="77777777" w:rsidR="000F713F" w:rsidRPr="000F713F" w:rsidRDefault="000F713F" w:rsidP="000F713F">
            <w:pPr>
              <w:keepLines/>
              <w:numPr>
                <w:ilvl w:val="0"/>
                <w:numId w:val="33"/>
              </w:numPr>
              <w:spacing w:before="40" w:after="40"/>
              <w:ind w:firstLine="0"/>
              <w:jc w:val="center"/>
              <w:rPr>
                <w:ins w:id="422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5A4F7B" w14:textId="77777777" w:rsidR="000F713F" w:rsidRPr="000F713F" w:rsidRDefault="000F713F" w:rsidP="000F713F">
            <w:pPr>
              <w:keepLines/>
              <w:numPr>
                <w:ilvl w:val="0"/>
                <w:numId w:val="33"/>
              </w:numPr>
              <w:spacing w:before="40" w:after="40"/>
              <w:ind w:firstLine="0"/>
              <w:jc w:val="center"/>
              <w:rPr>
                <w:ins w:id="422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A806B0" w14:textId="77777777" w:rsidR="000F713F" w:rsidRPr="000F713F" w:rsidRDefault="000F713F" w:rsidP="000F713F">
            <w:pPr>
              <w:keepLines/>
              <w:numPr>
                <w:ilvl w:val="0"/>
                <w:numId w:val="33"/>
              </w:numPr>
              <w:spacing w:before="40" w:after="40"/>
              <w:ind w:firstLine="0"/>
              <w:jc w:val="center"/>
              <w:rPr>
                <w:ins w:id="4230"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5156214" w14:textId="77777777" w:rsidR="000F713F" w:rsidRPr="000F713F" w:rsidRDefault="000F713F" w:rsidP="000F713F">
            <w:pPr>
              <w:keepLines/>
              <w:numPr>
                <w:ilvl w:val="0"/>
                <w:numId w:val="33"/>
              </w:numPr>
              <w:spacing w:before="40" w:after="40"/>
              <w:ind w:firstLine="0"/>
              <w:jc w:val="center"/>
              <w:rPr>
                <w:ins w:id="4231" w:author="Huawei" w:date="2018-04-18T14:51:00Z"/>
                <w:rFonts w:ascii="Times New Roman" w:eastAsia="SimSun" w:hAnsi="Times New Roman"/>
                <w:color w:val="000000"/>
                <w:kern w:val="24"/>
                <w:sz w:val="16"/>
                <w:szCs w:val="18"/>
                <w:lang w:eastAsia="x-none"/>
              </w:rPr>
            </w:pPr>
          </w:p>
        </w:tc>
      </w:tr>
      <w:tr w:rsidR="000F713F" w:rsidRPr="000F713F" w14:paraId="098C16FB" w14:textId="77777777" w:rsidTr="000F713F">
        <w:trPr>
          <w:cantSplit/>
          <w:jc w:val="center"/>
          <w:ins w:id="4232" w:author="Huawei" w:date="2018-04-18T14:51:00Z"/>
        </w:trPr>
        <w:tc>
          <w:tcPr>
            <w:tcW w:w="1387" w:type="pct"/>
            <w:gridSpan w:val="2"/>
            <w:tcBorders>
              <w:left w:val="single" w:sz="4" w:space="0" w:color="auto"/>
              <w:right w:val="single" w:sz="4" w:space="0" w:color="auto"/>
            </w:tcBorders>
            <w:vAlign w:val="center"/>
          </w:tcPr>
          <w:p w14:paraId="24D28395" w14:textId="77777777" w:rsidR="000F713F" w:rsidRPr="000F713F" w:rsidRDefault="000F713F" w:rsidP="000F713F">
            <w:pPr>
              <w:keepLines/>
              <w:numPr>
                <w:ilvl w:val="0"/>
                <w:numId w:val="33"/>
              </w:numPr>
              <w:spacing w:before="40" w:after="40"/>
              <w:ind w:firstLine="0"/>
              <w:jc w:val="center"/>
              <w:rPr>
                <w:ins w:id="4233" w:author="Huawei" w:date="2018-04-18T14:51:00Z"/>
                <w:rFonts w:ascii="Times New Roman" w:eastAsia="SimSun" w:hAnsi="Times New Roman"/>
                <w:i/>
                <w:sz w:val="16"/>
                <w:szCs w:val="18"/>
                <w:lang w:eastAsia="x-none"/>
              </w:rPr>
            </w:pPr>
            <w:ins w:id="4234" w:author="Huawei" w:date="2018-04-18T14:5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ZSA</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2902A601">
                  <v:shape id="_x0000_i1380" type="#_x0000_t75" style="width:21pt;height:18.6pt">
                    <v:imagedata r:id="rId2130"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3B0EAAD2" w14:textId="77777777" w:rsidR="000F713F" w:rsidRPr="000F713F" w:rsidRDefault="000F713F" w:rsidP="000F713F">
            <w:pPr>
              <w:keepLines/>
              <w:numPr>
                <w:ilvl w:val="0"/>
                <w:numId w:val="33"/>
              </w:numPr>
              <w:spacing w:before="40" w:after="40"/>
              <w:ind w:firstLine="0"/>
              <w:jc w:val="center"/>
              <w:rPr>
                <w:ins w:id="4235"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CBBFCE7" w14:textId="77777777" w:rsidR="000F713F" w:rsidRPr="000F713F" w:rsidRDefault="000F713F" w:rsidP="000F713F">
            <w:pPr>
              <w:keepLines/>
              <w:numPr>
                <w:ilvl w:val="0"/>
                <w:numId w:val="33"/>
              </w:numPr>
              <w:spacing w:before="40" w:after="40"/>
              <w:ind w:firstLine="0"/>
              <w:jc w:val="center"/>
              <w:rPr>
                <w:ins w:id="423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E1EFC1" w14:textId="77777777" w:rsidR="000F713F" w:rsidRPr="000F713F" w:rsidRDefault="000F713F" w:rsidP="000F713F">
            <w:pPr>
              <w:keepLines/>
              <w:numPr>
                <w:ilvl w:val="0"/>
                <w:numId w:val="33"/>
              </w:numPr>
              <w:spacing w:before="40" w:after="40"/>
              <w:ind w:firstLine="0"/>
              <w:jc w:val="center"/>
              <w:rPr>
                <w:ins w:id="423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B77DAF" w14:textId="77777777" w:rsidR="000F713F" w:rsidRPr="000F713F" w:rsidRDefault="000F713F" w:rsidP="000F713F">
            <w:pPr>
              <w:keepLines/>
              <w:numPr>
                <w:ilvl w:val="0"/>
                <w:numId w:val="33"/>
              </w:numPr>
              <w:spacing w:before="40" w:after="40"/>
              <w:ind w:firstLine="0"/>
              <w:jc w:val="center"/>
              <w:rPr>
                <w:ins w:id="423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A5D4964" w14:textId="77777777" w:rsidR="000F713F" w:rsidRPr="000F713F" w:rsidRDefault="000F713F" w:rsidP="000F713F">
            <w:pPr>
              <w:keepLines/>
              <w:numPr>
                <w:ilvl w:val="0"/>
                <w:numId w:val="33"/>
              </w:numPr>
              <w:spacing w:before="40" w:after="40"/>
              <w:ind w:firstLine="0"/>
              <w:jc w:val="center"/>
              <w:rPr>
                <w:ins w:id="423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7D53841" w14:textId="77777777" w:rsidR="000F713F" w:rsidRPr="000F713F" w:rsidRDefault="000F713F" w:rsidP="000F713F">
            <w:pPr>
              <w:keepLines/>
              <w:numPr>
                <w:ilvl w:val="0"/>
                <w:numId w:val="33"/>
              </w:numPr>
              <w:spacing w:before="40" w:after="40"/>
              <w:ind w:firstLine="0"/>
              <w:jc w:val="center"/>
              <w:rPr>
                <w:ins w:id="424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9DBDA10" w14:textId="77777777" w:rsidR="000F713F" w:rsidRPr="000F713F" w:rsidRDefault="000F713F" w:rsidP="000F713F">
            <w:pPr>
              <w:keepLines/>
              <w:numPr>
                <w:ilvl w:val="0"/>
                <w:numId w:val="33"/>
              </w:numPr>
              <w:spacing w:before="40" w:after="40"/>
              <w:ind w:firstLine="0"/>
              <w:jc w:val="center"/>
              <w:rPr>
                <w:ins w:id="424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495BBD" w14:textId="77777777" w:rsidR="000F713F" w:rsidRPr="000F713F" w:rsidRDefault="000F713F" w:rsidP="000F713F">
            <w:pPr>
              <w:keepLines/>
              <w:numPr>
                <w:ilvl w:val="0"/>
                <w:numId w:val="33"/>
              </w:numPr>
              <w:spacing w:before="40" w:after="40"/>
              <w:ind w:firstLine="0"/>
              <w:jc w:val="center"/>
              <w:rPr>
                <w:ins w:id="4242"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3511B2A" w14:textId="77777777" w:rsidR="000F713F" w:rsidRPr="000F713F" w:rsidRDefault="000F713F" w:rsidP="000F713F">
            <w:pPr>
              <w:keepLines/>
              <w:numPr>
                <w:ilvl w:val="0"/>
                <w:numId w:val="33"/>
              </w:numPr>
              <w:spacing w:before="40" w:after="40"/>
              <w:ind w:firstLine="0"/>
              <w:jc w:val="center"/>
              <w:rPr>
                <w:ins w:id="4243" w:author="Huawei" w:date="2018-04-18T14:51:00Z"/>
                <w:rFonts w:ascii="Times New Roman" w:eastAsia="SimSun" w:hAnsi="Times New Roman"/>
                <w:color w:val="000000"/>
                <w:kern w:val="24"/>
                <w:sz w:val="16"/>
                <w:szCs w:val="18"/>
                <w:lang w:eastAsia="x-none"/>
              </w:rPr>
            </w:pPr>
          </w:p>
        </w:tc>
      </w:tr>
      <w:tr w:rsidR="000F713F" w:rsidRPr="000F713F" w14:paraId="5AAB42F0" w14:textId="77777777" w:rsidTr="000F713F">
        <w:trPr>
          <w:cantSplit/>
          <w:jc w:val="center"/>
          <w:ins w:id="4244" w:author="Huawei" w:date="2018-04-18T14:51:00Z"/>
        </w:trPr>
        <w:tc>
          <w:tcPr>
            <w:tcW w:w="1387" w:type="pct"/>
            <w:gridSpan w:val="2"/>
            <w:tcBorders>
              <w:left w:val="single" w:sz="4" w:space="0" w:color="auto"/>
              <w:right w:val="single" w:sz="4" w:space="0" w:color="auto"/>
            </w:tcBorders>
            <w:vAlign w:val="center"/>
          </w:tcPr>
          <w:p w14:paraId="5E5A48AA" w14:textId="77777777" w:rsidR="000F713F" w:rsidRPr="000F713F" w:rsidRDefault="000F713F" w:rsidP="000F713F">
            <w:pPr>
              <w:keepLines/>
              <w:numPr>
                <w:ilvl w:val="0"/>
                <w:numId w:val="33"/>
              </w:numPr>
              <w:spacing w:before="40" w:after="40"/>
              <w:ind w:firstLine="0"/>
              <w:jc w:val="center"/>
              <w:rPr>
                <w:ins w:id="4245" w:author="Huawei" w:date="2018-04-18T14:51:00Z"/>
                <w:rFonts w:ascii="Times New Roman" w:eastAsia="SimSun" w:hAnsi="Times New Roman"/>
                <w:i/>
                <w:sz w:val="16"/>
                <w:szCs w:val="18"/>
                <w:lang w:eastAsia="x-none"/>
              </w:rPr>
            </w:pPr>
            <w:ins w:id="4246" w:author="Huawei" w:date="2018-04-18T14:51:00Z">
              <w:r w:rsidRPr="000F713F">
                <w:rPr>
                  <w:rFonts w:ascii="Times New Roman" w:eastAsia="SimSun" w:hAnsi="Times New Roman"/>
                  <w:sz w:val="16"/>
                  <w:szCs w:val="18"/>
                  <w:lang w:eastAsia="x-none"/>
                </w:rPr>
                <w:t xml:space="preserve">Per cluster shadowing std </w:t>
              </w:r>
              <w:r w:rsidRPr="000F713F">
                <w:rPr>
                  <w:rFonts w:ascii="Symbol" w:eastAsia="SimSun" w:hAnsi="Symbol"/>
                  <w:sz w:val="16"/>
                  <w:szCs w:val="18"/>
                  <w:lang w:eastAsia="x-none"/>
                </w:rPr>
                <w:t></w:t>
              </w:r>
              <w:r w:rsidRPr="000F713F">
                <w:rPr>
                  <w:rFonts w:ascii="Times New Roman" w:eastAsia="SimSun" w:hAnsi="Times New Roman"/>
                  <w:sz w:val="16"/>
                  <w:szCs w:val="18"/>
                  <w:lang w:eastAsia="x-none"/>
                </w:rPr>
                <w:t xml:space="preserve"> [dB]</w:t>
              </w:r>
            </w:ins>
          </w:p>
        </w:tc>
        <w:tc>
          <w:tcPr>
            <w:tcW w:w="411" w:type="pct"/>
            <w:tcBorders>
              <w:top w:val="single" w:sz="4" w:space="0" w:color="auto"/>
              <w:left w:val="single" w:sz="4" w:space="0" w:color="auto"/>
              <w:bottom w:val="single" w:sz="4" w:space="0" w:color="auto"/>
              <w:right w:val="single" w:sz="4" w:space="0" w:color="auto"/>
            </w:tcBorders>
          </w:tcPr>
          <w:p w14:paraId="48A2856A" w14:textId="77777777" w:rsidR="000F713F" w:rsidRPr="000F713F" w:rsidRDefault="000F713F" w:rsidP="000F713F">
            <w:pPr>
              <w:keepLines/>
              <w:numPr>
                <w:ilvl w:val="0"/>
                <w:numId w:val="33"/>
              </w:numPr>
              <w:spacing w:before="40" w:after="40"/>
              <w:ind w:firstLine="0"/>
              <w:jc w:val="center"/>
              <w:rPr>
                <w:ins w:id="4247"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DE4FD51" w14:textId="77777777" w:rsidR="000F713F" w:rsidRPr="000F713F" w:rsidRDefault="000F713F" w:rsidP="000F713F">
            <w:pPr>
              <w:keepLines/>
              <w:numPr>
                <w:ilvl w:val="0"/>
                <w:numId w:val="33"/>
              </w:numPr>
              <w:spacing w:before="40" w:after="40"/>
              <w:ind w:firstLine="0"/>
              <w:jc w:val="center"/>
              <w:rPr>
                <w:ins w:id="424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4D6BCAD" w14:textId="77777777" w:rsidR="000F713F" w:rsidRPr="000F713F" w:rsidRDefault="000F713F" w:rsidP="000F713F">
            <w:pPr>
              <w:keepLines/>
              <w:numPr>
                <w:ilvl w:val="0"/>
                <w:numId w:val="33"/>
              </w:numPr>
              <w:spacing w:before="40" w:after="40"/>
              <w:ind w:firstLine="0"/>
              <w:jc w:val="center"/>
              <w:rPr>
                <w:ins w:id="424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D113826" w14:textId="77777777" w:rsidR="000F713F" w:rsidRPr="000F713F" w:rsidRDefault="000F713F" w:rsidP="000F713F">
            <w:pPr>
              <w:keepLines/>
              <w:numPr>
                <w:ilvl w:val="0"/>
                <w:numId w:val="33"/>
              </w:numPr>
              <w:spacing w:before="40" w:after="40"/>
              <w:ind w:firstLine="0"/>
              <w:jc w:val="center"/>
              <w:rPr>
                <w:ins w:id="425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A3FB05" w14:textId="77777777" w:rsidR="000F713F" w:rsidRPr="000F713F" w:rsidRDefault="000F713F" w:rsidP="000F713F">
            <w:pPr>
              <w:keepLines/>
              <w:numPr>
                <w:ilvl w:val="0"/>
                <w:numId w:val="33"/>
              </w:numPr>
              <w:spacing w:before="40" w:after="40"/>
              <w:ind w:firstLine="0"/>
              <w:jc w:val="center"/>
              <w:rPr>
                <w:ins w:id="425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5E1DA56" w14:textId="77777777" w:rsidR="000F713F" w:rsidRPr="000F713F" w:rsidRDefault="000F713F" w:rsidP="000F713F">
            <w:pPr>
              <w:keepLines/>
              <w:numPr>
                <w:ilvl w:val="0"/>
                <w:numId w:val="33"/>
              </w:numPr>
              <w:spacing w:before="40" w:after="40"/>
              <w:ind w:firstLine="0"/>
              <w:jc w:val="center"/>
              <w:rPr>
                <w:ins w:id="425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82082E" w14:textId="77777777" w:rsidR="000F713F" w:rsidRPr="000F713F" w:rsidRDefault="000F713F" w:rsidP="000F713F">
            <w:pPr>
              <w:keepLines/>
              <w:numPr>
                <w:ilvl w:val="0"/>
                <w:numId w:val="33"/>
              </w:numPr>
              <w:spacing w:before="40" w:after="40"/>
              <w:ind w:firstLine="0"/>
              <w:jc w:val="center"/>
              <w:rPr>
                <w:ins w:id="425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80BEFB" w14:textId="77777777" w:rsidR="000F713F" w:rsidRPr="000F713F" w:rsidRDefault="000F713F" w:rsidP="000F713F">
            <w:pPr>
              <w:keepLines/>
              <w:numPr>
                <w:ilvl w:val="0"/>
                <w:numId w:val="33"/>
              </w:numPr>
              <w:spacing w:before="40" w:after="40"/>
              <w:ind w:firstLine="0"/>
              <w:jc w:val="center"/>
              <w:rPr>
                <w:ins w:id="4254"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52B56BC" w14:textId="77777777" w:rsidR="000F713F" w:rsidRPr="000F713F" w:rsidRDefault="000F713F" w:rsidP="000F713F">
            <w:pPr>
              <w:keepLines/>
              <w:numPr>
                <w:ilvl w:val="0"/>
                <w:numId w:val="33"/>
              </w:numPr>
              <w:spacing w:before="40" w:after="40"/>
              <w:ind w:firstLine="0"/>
              <w:jc w:val="center"/>
              <w:rPr>
                <w:ins w:id="4255" w:author="Huawei" w:date="2018-04-18T14:51:00Z"/>
                <w:rFonts w:ascii="Times New Roman" w:eastAsia="SimSun" w:hAnsi="Times New Roman"/>
                <w:color w:val="000000"/>
                <w:kern w:val="24"/>
                <w:sz w:val="16"/>
                <w:szCs w:val="18"/>
                <w:lang w:eastAsia="x-none"/>
              </w:rPr>
            </w:pPr>
          </w:p>
        </w:tc>
      </w:tr>
      <w:tr w:rsidR="000F713F" w:rsidRPr="000F713F" w14:paraId="4444FC3B" w14:textId="77777777" w:rsidTr="000F713F">
        <w:trPr>
          <w:cantSplit/>
          <w:jc w:val="center"/>
          <w:ins w:id="4256" w:author="Huawei" w:date="2018-04-18T14:51:00Z"/>
        </w:trPr>
        <w:tc>
          <w:tcPr>
            <w:tcW w:w="0" w:type="auto"/>
            <w:vMerge w:val="restart"/>
            <w:tcBorders>
              <w:left w:val="single" w:sz="4" w:space="0" w:color="auto"/>
              <w:right w:val="single" w:sz="4" w:space="0" w:color="auto"/>
            </w:tcBorders>
            <w:vAlign w:val="center"/>
          </w:tcPr>
          <w:p w14:paraId="7733C674" w14:textId="77777777" w:rsidR="000F713F" w:rsidRPr="000F713F" w:rsidRDefault="000F713F" w:rsidP="000F713F">
            <w:pPr>
              <w:keepLines/>
              <w:numPr>
                <w:ilvl w:val="0"/>
                <w:numId w:val="33"/>
              </w:numPr>
              <w:spacing w:before="40" w:after="40"/>
              <w:ind w:firstLine="0"/>
              <w:jc w:val="center"/>
              <w:rPr>
                <w:ins w:id="4257" w:author="Huawei" w:date="2018-04-18T14:51:00Z"/>
                <w:rFonts w:ascii="Times New Roman" w:eastAsia="Malgun Gothic" w:hAnsi="Times New Roman" w:cs="Arial"/>
                <w:kern w:val="2"/>
                <w:sz w:val="16"/>
                <w:szCs w:val="18"/>
                <w:lang w:eastAsia="x-none"/>
              </w:rPr>
            </w:pPr>
            <w:ins w:id="4258" w:author="Huawei" w:date="2018-04-18T14:51:00Z">
              <w:r w:rsidRPr="000F713F">
                <w:rPr>
                  <w:rFonts w:ascii="Times New Roman" w:eastAsia="SimSun" w:hAnsi="Times New Roman"/>
                  <w:sz w:val="16"/>
                  <w:szCs w:val="18"/>
                  <w:lang w:eastAsia="x-none"/>
                </w:rPr>
                <w:t>Correlation distance in the horizontal plane [m]</w:t>
              </w:r>
            </w:ins>
          </w:p>
        </w:tc>
        <w:tc>
          <w:tcPr>
            <w:tcW w:w="358" w:type="pct"/>
            <w:tcBorders>
              <w:top w:val="single" w:sz="4" w:space="0" w:color="auto"/>
              <w:left w:val="single" w:sz="4" w:space="0" w:color="auto"/>
              <w:bottom w:val="single" w:sz="4" w:space="0" w:color="auto"/>
              <w:right w:val="single" w:sz="4" w:space="0" w:color="auto"/>
            </w:tcBorders>
            <w:vAlign w:val="center"/>
          </w:tcPr>
          <w:p w14:paraId="1851451B" w14:textId="77777777" w:rsidR="000F713F" w:rsidRPr="000F713F" w:rsidRDefault="000F713F" w:rsidP="000F713F">
            <w:pPr>
              <w:keepLines/>
              <w:numPr>
                <w:ilvl w:val="0"/>
                <w:numId w:val="33"/>
              </w:numPr>
              <w:spacing w:before="40" w:after="40"/>
              <w:ind w:firstLine="0"/>
              <w:jc w:val="center"/>
              <w:rPr>
                <w:ins w:id="4259" w:author="Huawei" w:date="2018-04-18T14:51:00Z"/>
                <w:rFonts w:ascii="Times New Roman" w:eastAsia="SimSun" w:hAnsi="Times New Roman"/>
                <w:i/>
                <w:sz w:val="16"/>
                <w:szCs w:val="18"/>
                <w:lang w:eastAsia="x-none"/>
              </w:rPr>
            </w:pPr>
            <w:ins w:id="4260" w:author="Huawei" w:date="2018-04-18T14:51:00Z">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00D4E51E" w14:textId="77777777" w:rsidR="000F713F" w:rsidRPr="000F713F" w:rsidRDefault="000F713F" w:rsidP="000F713F">
            <w:pPr>
              <w:keepLines/>
              <w:numPr>
                <w:ilvl w:val="0"/>
                <w:numId w:val="33"/>
              </w:numPr>
              <w:spacing w:before="40" w:after="40"/>
              <w:ind w:firstLine="0"/>
              <w:jc w:val="center"/>
              <w:rPr>
                <w:ins w:id="4261"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2666E3E" w14:textId="77777777" w:rsidR="000F713F" w:rsidRPr="000F713F" w:rsidRDefault="000F713F" w:rsidP="000F713F">
            <w:pPr>
              <w:keepLines/>
              <w:numPr>
                <w:ilvl w:val="0"/>
                <w:numId w:val="33"/>
              </w:numPr>
              <w:spacing w:before="40" w:after="40"/>
              <w:ind w:firstLine="0"/>
              <w:jc w:val="center"/>
              <w:rPr>
                <w:ins w:id="426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E9FF8CC" w14:textId="77777777" w:rsidR="000F713F" w:rsidRPr="000F713F" w:rsidRDefault="000F713F" w:rsidP="000F713F">
            <w:pPr>
              <w:keepLines/>
              <w:numPr>
                <w:ilvl w:val="0"/>
                <w:numId w:val="33"/>
              </w:numPr>
              <w:spacing w:before="40" w:after="40"/>
              <w:ind w:firstLine="0"/>
              <w:jc w:val="center"/>
              <w:rPr>
                <w:ins w:id="426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1878E5" w14:textId="77777777" w:rsidR="000F713F" w:rsidRPr="000F713F" w:rsidRDefault="000F713F" w:rsidP="000F713F">
            <w:pPr>
              <w:keepLines/>
              <w:numPr>
                <w:ilvl w:val="0"/>
                <w:numId w:val="33"/>
              </w:numPr>
              <w:spacing w:before="40" w:after="40"/>
              <w:ind w:firstLine="0"/>
              <w:jc w:val="center"/>
              <w:rPr>
                <w:ins w:id="426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E2BF06" w14:textId="77777777" w:rsidR="000F713F" w:rsidRPr="000F713F" w:rsidRDefault="000F713F" w:rsidP="000F713F">
            <w:pPr>
              <w:keepLines/>
              <w:numPr>
                <w:ilvl w:val="0"/>
                <w:numId w:val="33"/>
              </w:numPr>
              <w:spacing w:before="40" w:after="40"/>
              <w:ind w:firstLine="0"/>
              <w:jc w:val="center"/>
              <w:rPr>
                <w:ins w:id="426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0C71276" w14:textId="77777777" w:rsidR="000F713F" w:rsidRPr="000F713F" w:rsidRDefault="000F713F" w:rsidP="000F713F">
            <w:pPr>
              <w:keepLines/>
              <w:numPr>
                <w:ilvl w:val="0"/>
                <w:numId w:val="33"/>
              </w:numPr>
              <w:spacing w:before="40" w:after="40"/>
              <w:ind w:firstLine="0"/>
              <w:jc w:val="center"/>
              <w:rPr>
                <w:ins w:id="426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1C0512" w14:textId="77777777" w:rsidR="000F713F" w:rsidRPr="000F713F" w:rsidRDefault="000F713F" w:rsidP="000F713F">
            <w:pPr>
              <w:keepLines/>
              <w:numPr>
                <w:ilvl w:val="0"/>
                <w:numId w:val="33"/>
              </w:numPr>
              <w:spacing w:before="40" w:after="40"/>
              <w:ind w:firstLine="0"/>
              <w:jc w:val="center"/>
              <w:rPr>
                <w:ins w:id="426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DFB52F7" w14:textId="77777777" w:rsidR="000F713F" w:rsidRPr="000F713F" w:rsidRDefault="000F713F" w:rsidP="000F713F">
            <w:pPr>
              <w:keepLines/>
              <w:numPr>
                <w:ilvl w:val="0"/>
                <w:numId w:val="33"/>
              </w:numPr>
              <w:spacing w:before="40" w:after="40"/>
              <w:ind w:firstLine="0"/>
              <w:jc w:val="center"/>
              <w:rPr>
                <w:ins w:id="4268"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DAA95E2" w14:textId="77777777" w:rsidR="000F713F" w:rsidRPr="000F713F" w:rsidRDefault="000F713F" w:rsidP="000F713F">
            <w:pPr>
              <w:keepLines/>
              <w:numPr>
                <w:ilvl w:val="0"/>
                <w:numId w:val="33"/>
              </w:numPr>
              <w:spacing w:before="40" w:after="40"/>
              <w:ind w:firstLine="0"/>
              <w:jc w:val="center"/>
              <w:rPr>
                <w:ins w:id="4269" w:author="Huawei" w:date="2018-04-18T14:51:00Z"/>
                <w:rFonts w:ascii="Times New Roman" w:eastAsia="SimSun" w:hAnsi="Times New Roman"/>
                <w:color w:val="000000"/>
                <w:kern w:val="24"/>
                <w:sz w:val="16"/>
                <w:szCs w:val="18"/>
                <w:lang w:eastAsia="x-none"/>
              </w:rPr>
            </w:pPr>
          </w:p>
        </w:tc>
      </w:tr>
      <w:tr w:rsidR="000F713F" w:rsidRPr="000F713F" w14:paraId="66B12876" w14:textId="77777777" w:rsidTr="000F713F">
        <w:trPr>
          <w:cantSplit/>
          <w:jc w:val="center"/>
          <w:ins w:id="4270" w:author="Huawei" w:date="2018-04-18T14:51:00Z"/>
        </w:trPr>
        <w:tc>
          <w:tcPr>
            <w:tcW w:w="0" w:type="auto"/>
            <w:vMerge/>
            <w:tcBorders>
              <w:left w:val="single" w:sz="4" w:space="0" w:color="auto"/>
              <w:right w:val="single" w:sz="4" w:space="0" w:color="auto"/>
            </w:tcBorders>
            <w:vAlign w:val="center"/>
          </w:tcPr>
          <w:p w14:paraId="258D4A76" w14:textId="77777777" w:rsidR="000F713F" w:rsidRPr="000F713F" w:rsidRDefault="000F713F" w:rsidP="000F713F">
            <w:pPr>
              <w:ind w:left="720" w:hanging="720"/>
              <w:rPr>
                <w:ins w:id="4271"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86E6157" w14:textId="77777777" w:rsidR="000F713F" w:rsidRPr="000F713F" w:rsidRDefault="000F713F" w:rsidP="000F713F">
            <w:pPr>
              <w:keepLines/>
              <w:numPr>
                <w:ilvl w:val="0"/>
                <w:numId w:val="33"/>
              </w:numPr>
              <w:spacing w:before="40" w:after="40"/>
              <w:ind w:firstLine="0"/>
              <w:jc w:val="center"/>
              <w:rPr>
                <w:ins w:id="4272" w:author="Huawei" w:date="2018-04-18T14:51:00Z"/>
                <w:rFonts w:ascii="Times New Roman" w:eastAsia="SimSun" w:hAnsi="Times New Roman"/>
                <w:i/>
                <w:sz w:val="16"/>
                <w:szCs w:val="18"/>
                <w:lang w:eastAsia="x-none"/>
              </w:rPr>
            </w:pPr>
            <w:ins w:id="4273" w:author="Huawei" w:date="2018-04-18T14:51:00Z">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7D992397" w14:textId="77777777" w:rsidR="000F713F" w:rsidRPr="000F713F" w:rsidRDefault="000F713F" w:rsidP="000F713F">
            <w:pPr>
              <w:keepLines/>
              <w:numPr>
                <w:ilvl w:val="0"/>
                <w:numId w:val="33"/>
              </w:numPr>
              <w:spacing w:before="40" w:after="40"/>
              <w:ind w:firstLine="0"/>
              <w:jc w:val="center"/>
              <w:rPr>
                <w:ins w:id="4274"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6F741A7" w14:textId="77777777" w:rsidR="000F713F" w:rsidRPr="000F713F" w:rsidRDefault="000F713F" w:rsidP="000F713F">
            <w:pPr>
              <w:keepLines/>
              <w:numPr>
                <w:ilvl w:val="0"/>
                <w:numId w:val="33"/>
              </w:numPr>
              <w:spacing w:before="40" w:after="40"/>
              <w:ind w:firstLine="0"/>
              <w:jc w:val="center"/>
              <w:rPr>
                <w:ins w:id="427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9E8FCB" w14:textId="77777777" w:rsidR="000F713F" w:rsidRPr="000F713F" w:rsidRDefault="000F713F" w:rsidP="000F713F">
            <w:pPr>
              <w:keepLines/>
              <w:numPr>
                <w:ilvl w:val="0"/>
                <w:numId w:val="33"/>
              </w:numPr>
              <w:spacing w:before="40" w:after="40"/>
              <w:ind w:firstLine="0"/>
              <w:jc w:val="center"/>
              <w:rPr>
                <w:ins w:id="427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FF166C" w14:textId="77777777" w:rsidR="000F713F" w:rsidRPr="000F713F" w:rsidRDefault="000F713F" w:rsidP="000F713F">
            <w:pPr>
              <w:keepLines/>
              <w:numPr>
                <w:ilvl w:val="0"/>
                <w:numId w:val="33"/>
              </w:numPr>
              <w:spacing w:before="40" w:after="40"/>
              <w:ind w:firstLine="0"/>
              <w:jc w:val="center"/>
              <w:rPr>
                <w:ins w:id="427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0BDF23" w14:textId="77777777" w:rsidR="000F713F" w:rsidRPr="000F713F" w:rsidRDefault="000F713F" w:rsidP="000F713F">
            <w:pPr>
              <w:keepLines/>
              <w:numPr>
                <w:ilvl w:val="0"/>
                <w:numId w:val="33"/>
              </w:numPr>
              <w:spacing w:before="40" w:after="40"/>
              <w:ind w:firstLine="0"/>
              <w:jc w:val="center"/>
              <w:rPr>
                <w:ins w:id="427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7C1A81" w14:textId="77777777" w:rsidR="000F713F" w:rsidRPr="000F713F" w:rsidRDefault="000F713F" w:rsidP="000F713F">
            <w:pPr>
              <w:keepLines/>
              <w:numPr>
                <w:ilvl w:val="0"/>
                <w:numId w:val="33"/>
              </w:numPr>
              <w:spacing w:before="40" w:after="40"/>
              <w:ind w:firstLine="0"/>
              <w:jc w:val="center"/>
              <w:rPr>
                <w:ins w:id="427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211AA12" w14:textId="77777777" w:rsidR="000F713F" w:rsidRPr="000F713F" w:rsidRDefault="000F713F" w:rsidP="000F713F">
            <w:pPr>
              <w:keepLines/>
              <w:numPr>
                <w:ilvl w:val="0"/>
                <w:numId w:val="33"/>
              </w:numPr>
              <w:spacing w:before="40" w:after="40"/>
              <w:ind w:firstLine="0"/>
              <w:jc w:val="center"/>
              <w:rPr>
                <w:ins w:id="428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B63AE6" w14:textId="77777777" w:rsidR="000F713F" w:rsidRPr="000F713F" w:rsidRDefault="000F713F" w:rsidP="000F713F">
            <w:pPr>
              <w:keepLines/>
              <w:numPr>
                <w:ilvl w:val="0"/>
                <w:numId w:val="33"/>
              </w:numPr>
              <w:spacing w:before="40" w:after="40"/>
              <w:ind w:firstLine="0"/>
              <w:jc w:val="center"/>
              <w:rPr>
                <w:ins w:id="4281"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BFE5288" w14:textId="77777777" w:rsidR="000F713F" w:rsidRPr="000F713F" w:rsidRDefault="000F713F" w:rsidP="000F713F">
            <w:pPr>
              <w:keepLines/>
              <w:numPr>
                <w:ilvl w:val="0"/>
                <w:numId w:val="33"/>
              </w:numPr>
              <w:spacing w:before="40" w:after="40"/>
              <w:ind w:firstLine="0"/>
              <w:jc w:val="center"/>
              <w:rPr>
                <w:ins w:id="4282" w:author="Huawei" w:date="2018-04-18T14:51:00Z"/>
                <w:rFonts w:ascii="Times New Roman" w:eastAsia="SimSun" w:hAnsi="Times New Roman"/>
                <w:color w:val="000000"/>
                <w:kern w:val="24"/>
                <w:sz w:val="16"/>
                <w:szCs w:val="18"/>
                <w:lang w:eastAsia="x-none"/>
              </w:rPr>
            </w:pPr>
          </w:p>
        </w:tc>
      </w:tr>
      <w:tr w:rsidR="000F713F" w:rsidRPr="000F713F" w14:paraId="70D3E886" w14:textId="77777777" w:rsidTr="000F713F">
        <w:trPr>
          <w:cantSplit/>
          <w:jc w:val="center"/>
          <w:ins w:id="4283" w:author="Huawei" w:date="2018-04-18T14:51:00Z"/>
        </w:trPr>
        <w:tc>
          <w:tcPr>
            <w:tcW w:w="0" w:type="auto"/>
            <w:vMerge/>
            <w:tcBorders>
              <w:left w:val="single" w:sz="4" w:space="0" w:color="auto"/>
              <w:right w:val="single" w:sz="4" w:space="0" w:color="auto"/>
            </w:tcBorders>
            <w:vAlign w:val="center"/>
          </w:tcPr>
          <w:p w14:paraId="356A16DA" w14:textId="77777777" w:rsidR="000F713F" w:rsidRPr="000F713F" w:rsidRDefault="000F713F" w:rsidP="000F713F">
            <w:pPr>
              <w:ind w:left="720" w:hanging="720"/>
              <w:rPr>
                <w:ins w:id="4284"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1FB76D2" w14:textId="77777777" w:rsidR="000F713F" w:rsidRPr="000F713F" w:rsidRDefault="000F713F" w:rsidP="000F713F">
            <w:pPr>
              <w:keepLines/>
              <w:numPr>
                <w:ilvl w:val="0"/>
                <w:numId w:val="33"/>
              </w:numPr>
              <w:spacing w:before="40" w:after="40"/>
              <w:ind w:firstLine="0"/>
              <w:jc w:val="center"/>
              <w:rPr>
                <w:ins w:id="4285" w:author="Huawei" w:date="2018-04-18T14:51:00Z"/>
                <w:rFonts w:ascii="Times New Roman" w:eastAsia="SimSun" w:hAnsi="Times New Roman"/>
                <w:i/>
                <w:sz w:val="16"/>
                <w:szCs w:val="18"/>
                <w:lang w:eastAsia="x-none"/>
              </w:rPr>
            </w:pPr>
            <w:ins w:id="4286" w:author="Huawei" w:date="2018-04-18T14:51:00Z">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670A3705" w14:textId="77777777" w:rsidR="000F713F" w:rsidRPr="000F713F" w:rsidRDefault="000F713F" w:rsidP="000F713F">
            <w:pPr>
              <w:keepLines/>
              <w:numPr>
                <w:ilvl w:val="0"/>
                <w:numId w:val="33"/>
              </w:numPr>
              <w:spacing w:before="40" w:after="40"/>
              <w:ind w:firstLine="0"/>
              <w:jc w:val="center"/>
              <w:rPr>
                <w:ins w:id="4287"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DEDA7C4" w14:textId="77777777" w:rsidR="000F713F" w:rsidRPr="000F713F" w:rsidRDefault="000F713F" w:rsidP="000F713F">
            <w:pPr>
              <w:keepLines/>
              <w:numPr>
                <w:ilvl w:val="0"/>
                <w:numId w:val="33"/>
              </w:numPr>
              <w:spacing w:before="40" w:after="40"/>
              <w:ind w:firstLine="0"/>
              <w:jc w:val="center"/>
              <w:rPr>
                <w:ins w:id="428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49C1B9" w14:textId="77777777" w:rsidR="000F713F" w:rsidRPr="000F713F" w:rsidRDefault="000F713F" w:rsidP="000F713F">
            <w:pPr>
              <w:keepLines/>
              <w:numPr>
                <w:ilvl w:val="0"/>
                <w:numId w:val="33"/>
              </w:numPr>
              <w:spacing w:before="40" w:after="40"/>
              <w:ind w:firstLine="0"/>
              <w:jc w:val="center"/>
              <w:rPr>
                <w:ins w:id="428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99C6E6" w14:textId="77777777" w:rsidR="000F713F" w:rsidRPr="000F713F" w:rsidRDefault="000F713F" w:rsidP="000F713F">
            <w:pPr>
              <w:keepLines/>
              <w:numPr>
                <w:ilvl w:val="0"/>
                <w:numId w:val="33"/>
              </w:numPr>
              <w:spacing w:before="40" w:after="40"/>
              <w:ind w:firstLine="0"/>
              <w:jc w:val="center"/>
              <w:rPr>
                <w:ins w:id="429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704696" w14:textId="77777777" w:rsidR="000F713F" w:rsidRPr="000F713F" w:rsidRDefault="000F713F" w:rsidP="000F713F">
            <w:pPr>
              <w:keepLines/>
              <w:numPr>
                <w:ilvl w:val="0"/>
                <w:numId w:val="33"/>
              </w:numPr>
              <w:spacing w:before="40" w:after="40"/>
              <w:ind w:firstLine="0"/>
              <w:jc w:val="center"/>
              <w:rPr>
                <w:ins w:id="429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950CAF2" w14:textId="77777777" w:rsidR="000F713F" w:rsidRPr="000F713F" w:rsidRDefault="000F713F" w:rsidP="000F713F">
            <w:pPr>
              <w:keepLines/>
              <w:numPr>
                <w:ilvl w:val="0"/>
                <w:numId w:val="33"/>
              </w:numPr>
              <w:spacing w:before="40" w:after="40"/>
              <w:ind w:firstLine="0"/>
              <w:jc w:val="center"/>
              <w:rPr>
                <w:ins w:id="429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8699AF" w14:textId="77777777" w:rsidR="000F713F" w:rsidRPr="000F713F" w:rsidRDefault="000F713F" w:rsidP="000F713F">
            <w:pPr>
              <w:keepLines/>
              <w:numPr>
                <w:ilvl w:val="0"/>
                <w:numId w:val="33"/>
              </w:numPr>
              <w:spacing w:before="40" w:after="40"/>
              <w:ind w:firstLine="0"/>
              <w:jc w:val="center"/>
              <w:rPr>
                <w:ins w:id="429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C2740A" w14:textId="77777777" w:rsidR="000F713F" w:rsidRPr="000F713F" w:rsidRDefault="000F713F" w:rsidP="000F713F">
            <w:pPr>
              <w:keepLines/>
              <w:numPr>
                <w:ilvl w:val="0"/>
                <w:numId w:val="33"/>
              </w:numPr>
              <w:spacing w:before="40" w:after="40"/>
              <w:ind w:firstLine="0"/>
              <w:jc w:val="center"/>
              <w:rPr>
                <w:ins w:id="4294"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FEA7694" w14:textId="77777777" w:rsidR="000F713F" w:rsidRPr="000F713F" w:rsidRDefault="000F713F" w:rsidP="000F713F">
            <w:pPr>
              <w:keepLines/>
              <w:numPr>
                <w:ilvl w:val="0"/>
                <w:numId w:val="33"/>
              </w:numPr>
              <w:spacing w:before="40" w:after="40"/>
              <w:ind w:firstLine="0"/>
              <w:jc w:val="center"/>
              <w:rPr>
                <w:ins w:id="4295" w:author="Huawei" w:date="2018-04-18T14:51:00Z"/>
                <w:rFonts w:ascii="Times New Roman" w:eastAsia="SimSun" w:hAnsi="Times New Roman"/>
                <w:color w:val="000000"/>
                <w:kern w:val="24"/>
                <w:sz w:val="16"/>
                <w:szCs w:val="18"/>
                <w:lang w:eastAsia="x-none"/>
              </w:rPr>
            </w:pPr>
          </w:p>
        </w:tc>
      </w:tr>
      <w:tr w:rsidR="000F713F" w:rsidRPr="000F713F" w14:paraId="4F80D700" w14:textId="77777777" w:rsidTr="000F713F">
        <w:trPr>
          <w:cantSplit/>
          <w:jc w:val="center"/>
          <w:ins w:id="4296" w:author="Huawei" w:date="2018-04-18T14:51:00Z"/>
        </w:trPr>
        <w:tc>
          <w:tcPr>
            <w:tcW w:w="0" w:type="auto"/>
            <w:vMerge/>
            <w:tcBorders>
              <w:left w:val="single" w:sz="4" w:space="0" w:color="auto"/>
              <w:right w:val="single" w:sz="4" w:space="0" w:color="auto"/>
            </w:tcBorders>
            <w:vAlign w:val="center"/>
          </w:tcPr>
          <w:p w14:paraId="0C8C57F1" w14:textId="77777777" w:rsidR="000F713F" w:rsidRPr="000F713F" w:rsidRDefault="000F713F" w:rsidP="000F713F">
            <w:pPr>
              <w:ind w:left="720" w:hanging="720"/>
              <w:rPr>
                <w:ins w:id="4297"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F166461" w14:textId="77777777" w:rsidR="000F713F" w:rsidRPr="000F713F" w:rsidRDefault="000F713F" w:rsidP="000F713F">
            <w:pPr>
              <w:keepLines/>
              <w:numPr>
                <w:ilvl w:val="0"/>
                <w:numId w:val="33"/>
              </w:numPr>
              <w:spacing w:before="40" w:after="40"/>
              <w:ind w:firstLine="0"/>
              <w:jc w:val="center"/>
              <w:rPr>
                <w:ins w:id="4298" w:author="Huawei" w:date="2018-04-18T14:51:00Z"/>
                <w:rFonts w:ascii="Times New Roman" w:eastAsia="SimSun" w:hAnsi="Times New Roman"/>
                <w:i/>
                <w:sz w:val="16"/>
                <w:szCs w:val="18"/>
                <w:lang w:eastAsia="x-none"/>
              </w:rPr>
            </w:pPr>
            <w:ins w:id="4299" w:author="Huawei" w:date="2018-04-18T14:51:00Z">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1915E769" w14:textId="77777777" w:rsidR="000F713F" w:rsidRPr="000F713F" w:rsidRDefault="000F713F" w:rsidP="000F713F">
            <w:pPr>
              <w:keepLines/>
              <w:numPr>
                <w:ilvl w:val="0"/>
                <w:numId w:val="33"/>
              </w:numPr>
              <w:spacing w:before="40" w:after="40"/>
              <w:ind w:firstLine="0"/>
              <w:jc w:val="center"/>
              <w:rPr>
                <w:ins w:id="4300"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85B5885" w14:textId="77777777" w:rsidR="000F713F" w:rsidRPr="000F713F" w:rsidRDefault="000F713F" w:rsidP="000F713F">
            <w:pPr>
              <w:keepLines/>
              <w:numPr>
                <w:ilvl w:val="0"/>
                <w:numId w:val="33"/>
              </w:numPr>
              <w:spacing w:before="40" w:after="40"/>
              <w:ind w:firstLine="0"/>
              <w:jc w:val="center"/>
              <w:rPr>
                <w:ins w:id="430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5FDB0E" w14:textId="77777777" w:rsidR="000F713F" w:rsidRPr="000F713F" w:rsidRDefault="000F713F" w:rsidP="000F713F">
            <w:pPr>
              <w:keepLines/>
              <w:numPr>
                <w:ilvl w:val="0"/>
                <w:numId w:val="33"/>
              </w:numPr>
              <w:spacing w:before="40" w:after="40"/>
              <w:ind w:firstLine="0"/>
              <w:jc w:val="center"/>
              <w:rPr>
                <w:ins w:id="430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6381EC" w14:textId="77777777" w:rsidR="000F713F" w:rsidRPr="000F713F" w:rsidRDefault="000F713F" w:rsidP="000F713F">
            <w:pPr>
              <w:keepLines/>
              <w:numPr>
                <w:ilvl w:val="0"/>
                <w:numId w:val="33"/>
              </w:numPr>
              <w:spacing w:before="40" w:after="40"/>
              <w:ind w:firstLine="0"/>
              <w:jc w:val="center"/>
              <w:rPr>
                <w:ins w:id="430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7C32C5" w14:textId="77777777" w:rsidR="000F713F" w:rsidRPr="000F713F" w:rsidRDefault="000F713F" w:rsidP="000F713F">
            <w:pPr>
              <w:keepLines/>
              <w:numPr>
                <w:ilvl w:val="0"/>
                <w:numId w:val="33"/>
              </w:numPr>
              <w:spacing w:before="40" w:after="40"/>
              <w:ind w:firstLine="0"/>
              <w:jc w:val="center"/>
              <w:rPr>
                <w:ins w:id="430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B4891B" w14:textId="77777777" w:rsidR="000F713F" w:rsidRPr="000F713F" w:rsidRDefault="000F713F" w:rsidP="000F713F">
            <w:pPr>
              <w:keepLines/>
              <w:numPr>
                <w:ilvl w:val="0"/>
                <w:numId w:val="33"/>
              </w:numPr>
              <w:spacing w:before="40" w:after="40"/>
              <w:ind w:firstLine="0"/>
              <w:jc w:val="center"/>
              <w:rPr>
                <w:ins w:id="430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2FCACF8" w14:textId="77777777" w:rsidR="000F713F" w:rsidRPr="000F713F" w:rsidRDefault="000F713F" w:rsidP="000F713F">
            <w:pPr>
              <w:keepLines/>
              <w:numPr>
                <w:ilvl w:val="0"/>
                <w:numId w:val="33"/>
              </w:numPr>
              <w:spacing w:before="40" w:after="40"/>
              <w:ind w:firstLine="0"/>
              <w:jc w:val="center"/>
              <w:rPr>
                <w:ins w:id="430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2848FF7" w14:textId="77777777" w:rsidR="000F713F" w:rsidRPr="000F713F" w:rsidRDefault="000F713F" w:rsidP="000F713F">
            <w:pPr>
              <w:keepLines/>
              <w:numPr>
                <w:ilvl w:val="0"/>
                <w:numId w:val="33"/>
              </w:numPr>
              <w:spacing w:before="40" w:after="40"/>
              <w:ind w:firstLine="0"/>
              <w:jc w:val="center"/>
              <w:rPr>
                <w:ins w:id="4307"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293E9E6" w14:textId="77777777" w:rsidR="000F713F" w:rsidRPr="000F713F" w:rsidRDefault="000F713F" w:rsidP="000F713F">
            <w:pPr>
              <w:keepLines/>
              <w:numPr>
                <w:ilvl w:val="0"/>
                <w:numId w:val="33"/>
              </w:numPr>
              <w:spacing w:before="40" w:after="40"/>
              <w:ind w:firstLine="0"/>
              <w:jc w:val="center"/>
              <w:rPr>
                <w:ins w:id="4308" w:author="Huawei" w:date="2018-04-18T14:51:00Z"/>
                <w:rFonts w:ascii="Times New Roman" w:eastAsia="SimSun" w:hAnsi="Times New Roman"/>
                <w:color w:val="000000"/>
                <w:kern w:val="24"/>
                <w:sz w:val="16"/>
                <w:szCs w:val="18"/>
                <w:lang w:eastAsia="x-none"/>
              </w:rPr>
            </w:pPr>
          </w:p>
        </w:tc>
      </w:tr>
      <w:tr w:rsidR="000F713F" w:rsidRPr="000F713F" w14:paraId="605DA364" w14:textId="77777777" w:rsidTr="000F713F">
        <w:trPr>
          <w:cantSplit/>
          <w:jc w:val="center"/>
          <w:ins w:id="4309" w:author="Huawei" w:date="2018-04-18T14:51:00Z"/>
        </w:trPr>
        <w:tc>
          <w:tcPr>
            <w:tcW w:w="0" w:type="auto"/>
            <w:vMerge/>
            <w:tcBorders>
              <w:left w:val="single" w:sz="4" w:space="0" w:color="auto"/>
              <w:right w:val="single" w:sz="4" w:space="0" w:color="auto"/>
            </w:tcBorders>
            <w:vAlign w:val="center"/>
          </w:tcPr>
          <w:p w14:paraId="1CC4E88E" w14:textId="77777777" w:rsidR="000F713F" w:rsidRPr="000F713F" w:rsidRDefault="000F713F" w:rsidP="000F713F">
            <w:pPr>
              <w:ind w:left="720" w:hanging="720"/>
              <w:rPr>
                <w:ins w:id="4310"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91A42FD" w14:textId="77777777" w:rsidR="000F713F" w:rsidRPr="000F713F" w:rsidRDefault="000F713F" w:rsidP="000F713F">
            <w:pPr>
              <w:keepLines/>
              <w:numPr>
                <w:ilvl w:val="0"/>
                <w:numId w:val="33"/>
              </w:numPr>
              <w:spacing w:before="40" w:after="40"/>
              <w:ind w:firstLine="0"/>
              <w:jc w:val="center"/>
              <w:rPr>
                <w:ins w:id="4311" w:author="Huawei" w:date="2018-04-18T14:51:00Z"/>
                <w:rFonts w:ascii="Times New Roman" w:eastAsia="SimSun" w:hAnsi="Times New Roman"/>
                <w:i/>
                <w:sz w:val="16"/>
                <w:szCs w:val="18"/>
                <w:lang w:eastAsia="x-none"/>
              </w:rPr>
            </w:pPr>
            <w:ins w:id="4312" w:author="Huawei" w:date="2018-04-18T14:51:00Z">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0F88AE9E" w14:textId="77777777" w:rsidR="000F713F" w:rsidRPr="000F713F" w:rsidRDefault="000F713F" w:rsidP="000F713F">
            <w:pPr>
              <w:keepLines/>
              <w:numPr>
                <w:ilvl w:val="0"/>
                <w:numId w:val="33"/>
              </w:numPr>
              <w:spacing w:before="40" w:after="40"/>
              <w:ind w:firstLine="0"/>
              <w:jc w:val="center"/>
              <w:rPr>
                <w:ins w:id="4313"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99F9A8D" w14:textId="77777777" w:rsidR="000F713F" w:rsidRPr="000F713F" w:rsidRDefault="000F713F" w:rsidP="000F713F">
            <w:pPr>
              <w:keepLines/>
              <w:numPr>
                <w:ilvl w:val="0"/>
                <w:numId w:val="33"/>
              </w:numPr>
              <w:spacing w:before="40" w:after="40"/>
              <w:ind w:firstLine="0"/>
              <w:jc w:val="center"/>
              <w:rPr>
                <w:ins w:id="431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AF8BAB6" w14:textId="77777777" w:rsidR="000F713F" w:rsidRPr="000F713F" w:rsidRDefault="000F713F" w:rsidP="000F713F">
            <w:pPr>
              <w:keepLines/>
              <w:numPr>
                <w:ilvl w:val="0"/>
                <w:numId w:val="33"/>
              </w:numPr>
              <w:spacing w:before="40" w:after="40"/>
              <w:ind w:firstLine="0"/>
              <w:jc w:val="center"/>
              <w:rPr>
                <w:ins w:id="431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1FA764" w14:textId="77777777" w:rsidR="000F713F" w:rsidRPr="000F713F" w:rsidRDefault="000F713F" w:rsidP="000F713F">
            <w:pPr>
              <w:keepLines/>
              <w:numPr>
                <w:ilvl w:val="0"/>
                <w:numId w:val="33"/>
              </w:numPr>
              <w:spacing w:before="40" w:after="40"/>
              <w:ind w:firstLine="0"/>
              <w:jc w:val="center"/>
              <w:rPr>
                <w:ins w:id="431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06587E9" w14:textId="77777777" w:rsidR="000F713F" w:rsidRPr="000F713F" w:rsidRDefault="000F713F" w:rsidP="000F713F">
            <w:pPr>
              <w:keepLines/>
              <w:numPr>
                <w:ilvl w:val="0"/>
                <w:numId w:val="33"/>
              </w:numPr>
              <w:spacing w:before="40" w:after="40"/>
              <w:ind w:firstLine="0"/>
              <w:jc w:val="center"/>
              <w:rPr>
                <w:ins w:id="431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21BD4A7" w14:textId="77777777" w:rsidR="000F713F" w:rsidRPr="000F713F" w:rsidRDefault="000F713F" w:rsidP="000F713F">
            <w:pPr>
              <w:keepLines/>
              <w:numPr>
                <w:ilvl w:val="0"/>
                <w:numId w:val="33"/>
              </w:numPr>
              <w:spacing w:before="40" w:after="40"/>
              <w:ind w:firstLine="0"/>
              <w:jc w:val="center"/>
              <w:rPr>
                <w:ins w:id="431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0B9F0CC" w14:textId="77777777" w:rsidR="000F713F" w:rsidRPr="000F713F" w:rsidRDefault="000F713F" w:rsidP="000F713F">
            <w:pPr>
              <w:keepLines/>
              <w:numPr>
                <w:ilvl w:val="0"/>
                <w:numId w:val="33"/>
              </w:numPr>
              <w:spacing w:before="40" w:after="40"/>
              <w:ind w:firstLine="0"/>
              <w:jc w:val="center"/>
              <w:rPr>
                <w:ins w:id="431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578BB1" w14:textId="77777777" w:rsidR="000F713F" w:rsidRPr="000F713F" w:rsidRDefault="000F713F" w:rsidP="000F713F">
            <w:pPr>
              <w:keepLines/>
              <w:numPr>
                <w:ilvl w:val="0"/>
                <w:numId w:val="33"/>
              </w:numPr>
              <w:spacing w:before="40" w:after="40"/>
              <w:ind w:firstLine="0"/>
              <w:jc w:val="center"/>
              <w:rPr>
                <w:ins w:id="4320"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196C704" w14:textId="77777777" w:rsidR="000F713F" w:rsidRPr="000F713F" w:rsidRDefault="000F713F" w:rsidP="000F713F">
            <w:pPr>
              <w:keepLines/>
              <w:numPr>
                <w:ilvl w:val="0"/>
                <w:numId w:val="33"/>
              </w:numPr>
              <w:spacing w:before="40" w:after="40"/>
              <w:ind w:firstLine="0"/>
              <w:jc w:val="center"/>
              <w:rPr>
                <w:ins w:id="4321" w:author="Huawei" w:date="2018-04-18T14:51:00Z"/>
                <w:rFonts w:ascii="Times New Roman" w:eastAsia="SimSun" w:hAnsi="Times New Roman"/>
                <w:color w:val="000000"/>
                <w:kern w:val="24"/>
                <w:sz w:val="16"/>
                <w:szCs w:val="18"/>
                <w:lang w:eastAsia="x-none"/>
              </w:rPr>
            </w:pPr>
          </w:p>
        </w:tc>
      </w:tr>
      <w:tr w:rsidR="000F713F" w:rsidRPr="000F713F" w14:paraId="679BD56B" w14:textId="77777777" w:rsidTr="000F713F">
        <w:trPr>
          <w:cantSplit/>
          <w:jc w:val="center"/>
          <w:ins w:id="4322" w:author="Huawei" w:date="2018-04-18T14:51:00Z"/>
        </w:trPr>
        <w:tc>
          <w:tcPr>
            <w:tcW w:w="0" w:type="auto"/>
            <w:vMerge/>
            <w:tcBorders>
              <w:left w:val="single" w:sz="4" w:space="0" w:color="auto"/>
              <w:right w:val="single" w:sz="4" w:space="0" w:color="auto"/>
            </w:tcBorders>
            <w:vAlign w:val="center"/>
          </w:tcPr>
          <w:p w14:paraId="0352235A" w14:textId="77777777" w:rsidR="000F713F" w:rsidRPr="000F713F" w:rsidRDefault="000F713F" w:rsidP="000F713F">
            <w:pPr>
              <w:ind w:left="720" w:hanging="720"/>
              <w:rPr>
                <w:ins w:id="4323"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122D604" w14:textId="77777777" w:rsidR="000F713F" w:rsidRPr="000F713F" w:rsidRDefault="000F713F" w:rsidP="000F713F">
            <w:pPr>
              <w:keepLines/>
              <w:numPr>
                <w:ilvl w:val="0"/>
                <w:numId w:val="33"/>
              </w:numPr>
              <w:spacing w:before="40" w:after="40"/>
              <w:ind w:firstLine="0"/>
              <w:jc w:val="center"/>
              <w:rPr>
                <w:ins w:id="4324" w:author="Huawei" w:date="2018-04-18T14:51:00Z"/>
                <w:rFonts w:ascii="Times New Roman" w:eastAsia="SimSun" w:hAnsi="Times New Roman"/>
                <w:i/>
                <w:sz w:val="16"/>
                <w:szCs w:val="18"/>
                <w:lang w:eastAsia="x-none"/>
              </w:rPr>
            </w:pPr>
            <w:ins w:id="4325" w:author="Huawei" w:date="2018-04-18T14:51:00Z">
              <w:r w:rsidRPr="000F713F">
                <w:rPr>
                  <w:rFonts w:ascii="Times New Roman" w:eastAsia="SimSun" w:hAnsi="Times New Roman"/>
                  <w:i/>
                  <w:sz w:val="16"/>
                  <w:szCs w:val="18"/>
                  <w:lang w:eastAsia="x-none"/>
                </w:rPr>
                <w:t>ZSA</w:t>
              </w:r>
            </w:ins>
          </w:p>
        </w:tc>
        <w:tc>
          <w:tcPr>
            <w:tcW w:w="411" w:type="pct"/>
            <w:tcBorders>
              <w:top w:val="single" w:sz="4" w:space="0" w:color="auto"/>
              <w:left w:val="single" w:sz="4" w:space="0" w:color="auto"/>
              <w:bottom w:val="single" w:sz="4" w:space="0" w:color="auto"/>
              <w:right w:val="single" w:sz="4" w:space="0" w:color="auto"/>
            </w:tcBorders>
          </w:tcPr>
          <w:p w14:paraId="30791247" w14:textId="77777777" w:rsidR="000F713F" w:rsidRPr="000F713F" w:rsidRDefault="000F713F" w:rsidP="000F713F">
            <w:pPr>
              <w:keepLines/>
              <w:numPr>
                <w:ilvl w:val="0"/>
                <w:numId w:val="33"/>
              </w:numPr>
              <w:spacing w:before="40" w:after="40"/>
              <w:ind w:firstLine="0"/>
              <w:jc w:val="center"/>
              <w:rPr>
                <w:ins w:id="4326"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FBEE875" w14:textId="77777777" w:rsidR="000F713F" w:rsidRPr="000F713F" w:rsidRDefault="000F713F" w:rsidP="000F713F">
            <w:pPr>
              <w:keepLines/>
              <w:numPr>
                <w:ilvl w:val="0"/>
                <w:numId w:val="33"/>
              </w:numPr>
              <w:spacing w:before="40" w:after="40"/>
              <w:ind w:firstLine="0"/>
              <w:jc w:val="center"/>
              <w:rPr>
                <w:ins w:id="432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9E89FD1" w14:textId="77777777" w:rsidR="000F713F" w:rsidRPr="000F713F" w:rsidRDefault="000F713F" w:rsidP="000F713F">
            <w:pPr>
              <w:keepLines/>
              <w:numPr>
                <w:ilvl w:val="0"/>
                <w:numId w:val="33"/>
              </w:numPr>
              <w:spacing w:before="40" w:after="40"/>
              <w:ind w:firstLine="0"/>
              <w:jc w:val="center"/>
              <w:rPr>
                <w:ins w:id="432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47E5CF" w14:textId="77777777" w:rsidR="000F713F" w:rsidRPr="000F713F" w:rsidRDefault="000F713F" w:rsidP="000F713F">
            <w:pPr>
              <w:keepLines/>
              <w:numPr>
                <w:ilvl w:val="0"/>
                <w:numId w:val="33"/>
              </w:numPr>
              <w:spacing w:before="40" w:after="40"/>
              <w:ind w:firstLine="0"/>
              <w:jc w:val="center"/>
              <w:rPr>
                <w:ins w:id="432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D48264A" w14:textId="77777777" w:rsidR="000F713F" w:rsidRPr="000F713F" w:rsidRDefault="000F713F" w:rsidP="000F713F">
            <w:pPr>
              <w:keepLines/>
              <w:numPr>
                <w:ilvl w:val="0"/>
                <w:numId w:val="33"/>
              </w:numPr>
              <w:spacing w:before="40" w:after="40"/>
              <w:ind w:firstLine="0"/>
              <w:jc w:val="center"/>
              <w:rPr>
                <w:ins w:id="433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3F1DAE6" w14:textId="77777777" w:rsidR="000F713F" w:rsidRPr="000F713F" w:rsidRDefault="000F713F" w:rsidP="000F713F">
            <w:pPr>
              <w:keepLines/>
              <w:numPr>
                <w:ilvl w:val="0"/>
                <w:numId w:val="33"/>
              </w:numPr>
              <w:spacing w:before="40" w:after="40"/>
              <w:ind w:firstLine="0"/>
              <w:jc w:val="center"/>
              <w:rPr>
                <w:ins w:id="433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0676053" w14:textId="77777777" w:rsidR="000F713F" w:rsidRPr="000F713F" w:rsidRDefault="000F713F" w:rsidP="000F713F">
            <w:pPr>
              <w:keepLines/>
              <w:numPr>
                <w:ilvl w:val="0"/>
                <w:numId w:val="33"/>
              </w:numPr>
              <w:spacing w:before="40" w:after="40"/>
              <w:ind w:firstLine="0"/>
              <w:jc w:val="center"/>
              <w:rPr>
                <w:ins w:id="433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E747E3" w14:textId="77777777" w:rsidR="000F713F" w:rsidRPr="000F713F" w:rsidRDefault="000F713F" w:rsidP="000F713F">
            <w:pPr>
              <w:keepLines/>
              <w:numPr>
                <w:ilvl w:val="0"/>
                <w:numId w:val="33"/>
              </w:numPr>
              <w:spacing w:before="40" w:after="40"/>
              <w:ind w:firstLine="0"/>
              <w:jc w:val="center"/>
              <w:rPr>
                <w:ins w:id="4333"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BBDB37E" w14:textId="77777777" w:rsidR="000F713F" w:rsidRPr="000F713F" w:rsidRDefault="000F713F" w:rsidP="000F713F">
            <w:pPr>
              <w:keepLines/>
              <w:numPr>
                <w:ilvl w:val="0"/>
                <w:numId w:val="33"/>
              </w:numPr>
              <w:spacing w:before="40" w:after="40"/>
              <w:ind w:firstLine="0"/>
              <w:jc w:val="center"/>
              <w:rPr>
                <w:ins w:id="4334" w:author="Huawei" w:date="2018-04-18T14:51:00Z"/>
                <w:rFonts w:ascii="Times New Roman" w:eastAsia="SimSun" w:hAnsi="Times New Roman"/>
                <w:color w:val="000000"/>
                <w:kern w:val="24"/>
                <w:sz w:val="16"/>
                <w:szCs w:val="18"/>
                <w:lang w:eastAsia="x-none"/>
              </w:rPr>
            </w:pPr>
          </w:p>
        </w:tc>
      </w:tr>
      <w:tr w:rsidR="000F713F" w:rsidRPr="000F713F" w14:paraId="241200D8" w14:textId="77777777" w:rsidTr="000F713F">
        <w:trPr>
          <w:cantSplit/>
          <w:jc w:val="center"/>
          <w:ins w:id="4335" w:author="Huawei" w:date="2018-04-18T14:51:00Z"/>
        </w:trPr>
        <w:tc>
          <w:tcPr>
            <w:tcW w:w="0" w:type="auto"/>
            <w:vMerge/>
            <w:tcBorders>
              <w:left w:val="single" w:sz="4" w:space="0" w:color="auto"/>
              <w:right w:val="single" w:sz="4" w:space="0" w:color="auto"/>
            </w:tcBorders>
            <w:vAlign w:val="center"/>
          </w:tcPr>
          <w:p w14:paraId="60575265" w14:textId="77777777" w:rsidR="000F713F" w:rsidRPr="000F713F" w:rsidRDefault="000F713F" w:rsidP="000F713F">
            <w:pPr>
              <w:ind w:left="720" w:hanging="720"/>
              <w:rPr>
                <w:ins w:id="4336"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100D572" w14:textId="77777777" w:rsidR="000F713F" w:rsidRPr="000F713F" w:rsidRDefault="000F713F" w:rsidP="000F713F">
            <w:pPr>
              <w:keepLines/>
              <w:numPr>
                <w:ilvl w:val="0"/>
                <w:numId w:val="33"/>
              </w:numPr>
              <w:spacing w:before="40" w:after="40"/>
              <w:ind w:firstLine="0"/>
              <w:jc w:val="center"/>
              <w:rPr>
                <w:ins w:id="4337" w:author="Huawei" w:date="2018-04-18T14:51:00Z"/>
                <w:rFonts w:ascii="Times New Roman" w:eastAsia="SimSun" w:hAnsi="Times New Roman"/>
                <w:i/>
                <w:sz w:val="16"/>
                <w:szCs w:val="18"/>
                <w:lang w:eastAsia="x-none"/>
              </w:rPr>
            </w:pPr>
            <w:ins w:id="4338" w:author="Huawei" w:date="2018-04-18T14:51:00Z">
              <w:r w:rsidRPr="000F713F">
                <w:rPr>
                  <w:rFonts w:ascii="Times New Roman" w:eastAsia="SimSun" w:hAnsi="Times New Roman"/>
                  <w:i/>
                  <w:sz w:val="16"/>
                  <w:szCs w:val="18"/>
                  <w:lang w:eastAsia="x-none"/>
                </w:rPr>
                <w:t>ZSD</w:t>
              </w:r>
            </w:ins>
          </w:p>
        </w:tc>
        <w:tc>
          <w:tcPr>
            <w:tcW w:w="411" w:type="pct"/>
            <w:tcBorders>
              <w:top w:val="single" w:sz="4" w:space="0" w:color="auto"/>
              <w:left w:val="single" w:sz="4" w:space="0" w:color="auto"/>
              <w:bottom w:val="single" w:sz="4" w:space="0" w:color="auto"/>
              <w:right w:val="single" w:sz="4" w:space="0" w:color="auto"/>
            </w:tcBorders>
          </w:tcPr>
          <w:p w14:paraId="68092757" w14:textId="77777777" w:rsidR="000F713F" w:rsidRPr="000F713F" w:rsidRDefault="000F713F" w:rsidP="000F713F">
            <w:pPr>
              <w:keepLines/>
              <w:numPr>
                <w:ilvl w:val="0"/>
                <w:numId w:val="33"/>
              </w:numPr>
              <w:spacing w:before="40" w:after="40"/>
              <w:ind w:firstLine="0"/>
              <w:jc w:val="center"/>
              <w:rPr>
                <w:ins w:id="4339"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23725E6" w14:textId="77777777" w:rsidR="000F713F" w:rsidRPr="000F713F" w:rsidRDefault="000F713F" w:rsidP="000F713F">
            <w:pPr>
              <w:keepLines/>
              <w:numPr>
                <w:ilvl w:val="0"/>
                <w:numId w:val="33"/>
              </w:numPr>
              <w:spacing w:before="40" w:after="40"/>
              <w:ind w:firstLine="0"/>
              <w:jc w:val="center"/>
              <w:rPr>
                <w:ins w:id="434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B5B49B" w14:textId="77777777" w:rsidR="000F713F" w:rsidRPr="000F713F" w:rsidRDefault="000F713F" w:rsidP="000F713F">
            <w:pPr>
              <w:keepLines/>
              <w:numPr>
                <w:ilvl w:val="0"/>
                <w:numId w:val="33"/>
              </w:numPr>
              <w:spacing w:before="40" w:after="40"/>
              <w:ind w:firstLine="0"/>
              <w:jc w:val="center"/>
              <w:rPr>
                <w:ins w:id="434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DE8629" w14:textId="77777777" w:rsidR="000F713F" w:rsidRPr="000F713F" w:rsidRDefault="000F713F" w:rsidP="000F713F">
            <w:pPr>
              <w:keepLines/>
              <w:numPr>
                <w:ilvl w:val="0"/>
                <w:numId w:val="33"/>
              </w:numPr>
              <w:spacing w:before="40" w:after="40"/>
              <w:ind w:firstLine="0"/>
              <w:jc w:val="center"/>
              <w:rPr>
                <w:ins w:id="434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CCDA34A" w14:textId="77777777" w:rsidR="000F713F" w:rsidRPr="000F713F" w:rsidRDefault="000F713F" w:rsidP="000F713F">
            <w:pPr>
              <w:keepLines/>
              <w:numPr>
                <w:ilvl w:val="0"/>
                <w:numId w:val="33"/>
              </w:numPr>
              <w:spacing w:before="40" w:after="40"/>
              <w:ind w:firstLine="0"/>
              <w:jc w:val="center"/>
              <w:rPr>
                <w:ins w:id="434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FE4A44" w14:textId="77777777" w:rsidR="000F713F" w:rsidRPr="000F713F" w:rsidRDefault="000F713F" w:rsidP="000F713F">
            <w:pPr>
              <w:keepLines/>
              <w:numPr>
                <w:ilvl w:val="0"/>
                <w:numId w:val="33"/>
              </w:numPr>
              <w:spacing w:before="40" w:after="40"/>
              <w:ind w:firstLine="0"/>
              <w:jc w:val="center"/>
              <w:rPr>
                <w:ins w:id="434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173DA42" w14:textId="77777777" w:rsidR="000F713F" w:rsidRPr="000F713F" w:rsidRDefault="000F713F" w:rsidP="000F713F">
            <w:pPr>
              <w:keepLines/>
              <w:numPr>
                <w:ilvl w:val="0"/>
                <w:numId w:val="33"/>
              </w:numPr>
              <w:spacing w:before="40" w:after="40"/>
              <w:ind w:firstLine="0"/>
              <w:jc w:val="center"/>
              <w:rPr>
                <w:ins w:id="434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8901B9" w14:textId="77777777" w:rsidR="000F713F" w:rsidRPr="000F713F" w:rsidRDefault="000F713F" w:rsidP="000F713F">
            <w:pPr>
              <w:keepLines/>
              <w:numPr>
                <w:ilvl w:val="0"/>
                <w:numId w:val="33"/>
              </w:numPr>
              <w:spacing w:before="40" w:after="40"/>
              <w:ind w:firstLine="0"/>
              <w:jc w:val="center"/>
              <w:rPr>
                <w:ins w:id="4346"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713F7B1" w14:textId="77777777" w:rsidR="000F713F" w:rsidRPr="000F713F" w:rsidRDefault="000F713F" w:rsidP="000F713F">
            <w:pPr>
              <w:keepLines/>
              <w:numPr>
                <w:ilvl w:val="0"/>
                <w:numId w:val="33"/>
              </w:numPr>
              <w:spacing w:before="40" w:after="40"/>
              <w:ind w:firstLine="0"/>
              <w:jc w:val="center"/>
              <w:rPr>
                <w:ins w:id="4347" w:author="Huawei" w:date="2018-04-18T14:51:00Z"/>
                <w:rFonts w:ascii="Times New Roman" w:eastAsia="SimSun" w:hAnsi="Times New Roman"/>
                <w:color w:val="000000"/>
                <w:kern w:val="24"/>
                <w:sz w:val="16"/>
                <w:szCs w:val="18"/>
                <w:lang w:eastAsia="x-none"/>
              </w:rPr>
            </w:pPr>
          </w:p>
        </w:tc>
      </w:tr>
      <w:tr w:rsidR="000F713F" w:rsidRPr="000F713F" w14:paraId="6A447A41" w14:textId="77777777" w:rsidTr="000F713F">
        <w:trPr>
          <w:cantSplit/>
          <w:jc w:val="center"/>
          <w:ins w:id="4348" w:author="Huawei" w:date="2018-04-18T14:51:00Z"/>
        </w:trPr>
        <w:tc>
          <w:tcPr>
            <w:tcW w:w="5000" w:type="pct"/>
            <w:gridSpan w:val="11"/>
            <w:tcBorders>
              <w:left w:val="single" w:sz="4" w:space="0" w:color="auto"/>
              <w:bottom w:val="single" w:sz="4" w:space="0" w:color="auto"/>
              <w:right w:val="single" w:sz="4" w:space="0" w:color="auto"/>
            </w:tcBorders>
            <w:vAlign w:val="center"/>
          </w:tcPr>
          <w:p w14:paraId="61B71324" w14:textId="77777777" w:rsidR="000F713F" w:rsidRPr="000F713F" w:rsidRDefault="000F713F" w:rsidP="000F713F">
            <w:pPr>
              <w:keepNext/>
              <w:keepLines/>
              <w:ind w:left="851" w:hanging="851"/>
              <w:rPr>
                <w:ins w:id="4349" w:author="Huawei" w:date="2018-04-18T14:51:00Z"/>
                <w:rFonts w:ascii="Arial" w:eastAsia="SimSun" w:hAnsi="Arial"/>
                <w:sz w:val="16"/>
                <w:szCs w:val="18"/>
                <w:lang w:eastAsia="ko-KR"/>
              </w:rPr>
            </w:pPr>
            <w:ins w:id="4350" w:author="Huawei" w:date="2018-04-18T14:51:00Z">
              <w:r w:rsidRPr="000F713F">
                <w:rPr>
                  <w:rFonts w:ascii="Arial" w:eastAsia="SimSun" w:hAnsi="Arial"/>
                  <w:i/>
                  <w:sz w:val="16"/>
                  <w:szCs w:val="18"/>
                  <w:lang w:eastAsia="ko-KR"/>
                </w:rPr>
                <w:lastRenderedPageBreak/>
                <w:t>f</w:t>
              </w:r>
              <w:r w:rsidRPr="000F713F">
                <w:rPr>
                  <w:rFonts w:ascii="Arial" w:eastAsia="SimSun" w:hAnsi="Arial" w:hint="eastAsia"/>
                  <w:i/>
                  <w:sz w:val="16"/>
                  <w:szCs w:val="18"/>
                  <w:vertAlign w:val="subscript"/>
                  <w:lang w:eastAsia="ko-KR"/>
                </w:rPr>
                <w:t>c</w:t>
              </w:r>
              <w:r w:rsidRPr="000F713F">
                <w:rPr>
                  <w:rFonts w:ascii="Arial" w:eastAsia="SimSun" w:hAnsi="Arial" w:hint="eastAsia"/>
                  <w:sz w:val="16"/>
                  <w:szCs w:val="18"/>
                  <w:lang w:eastAsia="ko-KR"/>
                </w:rPr>
                <w:t xml:space="preserve"> is carrier frequency in GHz; </w:t>
              </w:r>
              <w:r w:rsidRPr="000F713F">
                <w:rPr>
                  <w:rFonts w:ascii="Arial" w:eastAsia="SimSun" w:hAnsi="Arial" w:hint="eastAsia"/>
                  <w:i/>
                  <w:sz w:val="16"/>
                  <w:szCs w:val="18"/>
                  <w:lang w:eastAsia="ko-KR"/>
                </w:rPr>
                <w:t>d</w:t>
              </w:r>
              <w:r w:rsidRPr="000F713F">
                <w:rPr>
                  <w:rFonts w:ascii="Arial" w:eastAsia="SimSun" w:hAnsi="Arial" w:hint="eastAsia"/>
                  <w:sz w:val="16"/>
                  <w:szCs w:val="18"/>
                  <w:vertAlign w:val="subscript"/>
                  <w:lang w:eastAsia="ko-KR"/>
                </w:rPr>
                <w:t>2D</w:t>
              </w:r>
              <w:r w:rsidRPr="000F713F">
                <w:rPr>
                  <w:rFonts w:ascii="Arial" w:eastAsia="SimSun" w:hAnsi="Arial" w:hint="eastAsia"/>
                  <w:sz w:val="16"/>
                  <w:szCs w:val="18"/>
                  <w:lang w:eastAsia="ko-KR"/>
                </w:rPr>
                <w:t xml:space="preserve"> is </w:t>
              </w:r>
              <w:r w:rsidRPr="000F713F">
                <w:rPr>
                  <w:rFonts w:ascii="Arial" w:eastAsia="SimSun" w:hAnsi="Arial"/>
                  <w:sz w:val="16"/>
                  <w:szCs w:val="18"/>
                  <w:lang w:eastAsia="ko-KR"/>
                </w:rPr>
                <w:t>B</w:t>
              </w:r>
              <w:r w:rsidRPr="000F713F">
                <w:rPr>
                  <w:rFonts w:ascii="Arial" w:eastAsia="SimSun" w:hAnsi="Arial" w:hint="eastAsia"/>
                  <w:sz w:val="16"/>
                  <w:szCs w:val="18"/>
                  <w:lang w:eastAsia="ko-KR"/>
                </w:rPr>
                <w:t>S-</w:t>
              </w:r>
              <w:r w:rsidRPr="000F713F">
                <w:rPr>
                  <w:rFonts w:ascii="Arial" w:eastAsia="SimSun" w:hAnsi="Arial"/>
                  <w:sz w:val="16"/>
                  <w:szCs w:val="18"/>
                  <w:lang w:eastAsia="ko-KR"/>
                </w:rPr>
                <w:t>UT</w:t>
              </w:r>
              <w:r w:rsidRPr="000F713F">
                <w:rPr>
                  <w:rFonts w:ascii="Arial" w:eastAsia="SimSun" w:hAnsi="Arial" w:hint="eastAsia"/>
                  <w:sz w:val="16"/>
                  <w:szCs w:val="18"/>
                  <w:lang w:eastAsia="ko-KR"/>
                </w:rPr>
                <w:t xml:space="preserve"> distance in km.</w:t>
              </w:r>
            </w:ins>
          </w:p>
          <w:p w14:paraId="47664084" w14:textId="77777777" w:rsidR="000F713F" w:rsidRPr="000F713F" w:rsidRDefault="000F713F" w:rsidP="000F713F">
            <w:pPr>
              <w:keepNext/>
              <w:keepLines/>
              <w:ind w:left="851" w:hanging="851"/>
              <w:rPr>
                <w:ins w:id="4351" w:author="Huawei" w:date="2018-04-18T14:51:00Z"/>
                <w:rFonts w:ascii="Arial" w:eastAsia="SimSun" w:hAnsi="Arial"/>
                <w:sz w:val="16"/>
                <w:szCs w:val="18"/>
              </w:rPr>
            </w:pPr>
            <w:ins w:id="4352" w:author="Huawei" w:date="2018-04-18T14:51:00Z">
              <w:r w:rsidRPr="000F713F">
                <w:rPr>
                  <w:rFonts w:ascii="Arial" w:eastAsia="SimSun" w:hAnsi="Arial"/>
                  <w:sz w:val="16"/>
                  <w:szCs w:val="18"/>
                </w:rPr>
                <w:t>NOTE 1:</w:t>
              </w:r>
              <w:r w:rsidRPr="000F713F">
                <w:rPr>
                  <w:rFonts w:ascii="Arial" w:eastAsia="SimSun" w:hAnsi="Arial"/>
                  <w:sz w:val="16"/>
                  <w:szCs w:val="18"/>
                </w:rPr>
                <w:tab/>
              </w:r>
              <w:r w:rsidRPr="000F713F">
                <w:rPr>
                  <w:rFonts w:ascii="Arial" w:eastAsia="SimSun" w:hAnsi="Arial"/>
                  <w:i/>
                  <w:sz w:val="16"/>
                  <w:szCs w:val="18"/>
                </w:rPr>
                <w:t>DS</w:t>
              </w:r>
              <w:r w:rsidRPr="000F713F">
                <w:rPr>
                  <w:rFonts w:ascii="Arial" w:eastAsia="SimSun" w:hAnsi="Arial"/>
                  <w:sz w:val="16"/>
                  <w:szCs w:val="18"/>
                </w:rPr>
                <w:t xml:space="preserve"> = rms delay spread, </w:t>
              </w:r>
              <w:r w:rsidRPr="000F713F">
                <w:rPr>
                  <w:rFonts w:ascii="Arial" w:eastAsia="SimSun" w:hAnsi="Arial"/>
                  <w:i/>
                  <w:sz w:val="16"/>
                  <w:szCs w:val="18"/>
                </w:rPr>
                <w:t>ASD</w:t>
              </w:r>
              <w:r w:rsidRPr="000F713F">
                <w:rPr>
                  <w:rFonts w:ascii="Arial" w:eastAsia="SimSun" w:hAnsi="Arial"/>
                  <w:sz w:val="16"/>
                  <w:szCs w:val="18"/>
                </w:rPr>
                <w:t xml:space="preserve"> = rms azimuth spread of departure angles, </w:t>
              </w:r>
              <w:r w:rsidRPr="000F713F">
                <w:rPr>
                  <w:rFonts w:ascii="Arial" w:eastAsia="SimSun" w:hAnsi="Arial"/>
                  <w:i/>
                  <w:sz w:val="16"/>
                  <w:szCs w:val="18"/>
                </w:rPr>
                <w:t>ASA</w:t>
              </w:r>
              <w:r w:rsidRPr="000F713F">
                <w:rPr>
                  <w:rFonts w:ascii="Arial" w:eastAsia="SimSun" w:hAnsi="Arial"/>
                  <w:sz w:val="16"/>
                  <w:szCs w:val="18"/>
                </w:rPr>
                <w:t xml:space="preserve"> = rms azimuth spread of arrival angles, </w:t>
              </w:r>
              <w:r w:rsidRPr="000F713F">
                <w:rPr>
                  <w:rFonts w:ascii="Arial" w:eastAsia="SimSun" w:hAnsi="Arial"/>
                  <w:i/>
                  <w:sz w:val="16"/>
                  <w:szCs w:val="18"/>
                </w:rPr>
                <w:t>ZSD</w:t>
              </w:r>
              <w:r w:rsidRPr="000F713F">
                <w:rPr>
                  <w:rFonts w:ascii="Arial" w:eastAsia="SimSun" w:hAnsi="Arial"/>
                  <w:sz w:val="16"/>
                  <w:szCs w:val="18"/>
                </w:rPr>
                <w:t xml:space="preserve"> = rms zenith spread of departure angles, </w:t>
              </w:r>
              <w:r w:rsidRPr="000F713F">
                <w:rPr>
                  <w:rFonts w:ascii="Arial" w:eastAsia="SimSun" w:hAnsi="Arial"/>
                  <w:i/>
                  <w:sz w:val="16"/>
                  <w:szCs w:val="18"/>
                </w:rPr>
                <w:t>ZSA</w:t>
              </w:r>
              <w:r w:rsidRPr="000F713F">
                <w:rPr>
                  <w:rFonts w:ascii="Arial" w:eastAsia="SimSun" w:hAnsi="Arial"/>
                  <w:sz w:val="16"/>
                  <w:szCs w:val="18"/>
                </w:rPr>
                <w:t xml:space="preserve"> = rms zenith spread of arrival angles,</w:t>
              </w:r>
              <w:r w:rsidRPr="000F713F">
                <w:rPr>
                  <w:rFonts w:ascii="Arial" w:eastAsia="SimSun" w:hAnsi="Arial"/>
                  <w:i/>
                  <w:sz w:val="16"/>
                  <w:szCs w:val="18"/>
                </w:rPr>
                <w:t xml:space="preserve"> SF</w:t>
              </w:r>
              <w:r w:rsidRPr="000F713F">
                <w:rPr>
                  <w:rFonts w:ascii="Arial" w:eastAsia="SimSun" w:hAnsi="Arial"/>
                  <w:sz w:val="16"/>
                  <w:szCs w:val="18"/>
                </w:rPr>
                <w:t xml:space="preserve"> = shadow fading, and </w:t>
              </w:r>
              <w:r w:rsidRPr="000F713F">
                <w:rPr>
                  <w:rFonts w:ascii="Arial" w:eastAsia="SimSun" w:hAnsi="Arial"/>
                  <w:i/>
                  <w:sz w:val="16"/>
                  <w:szCs w:val="18"/>
                </w:rPr>
                <w:t>K</w:t>
              </w:r>
              <w:r w:rsidRPr="000F713F">
                <w:rPr>
                  <w:rFonts w:ascii="Arial" w:eastAsia="SimSun" w:hAnsi="Arial"/>
                  <w:sz w:val="16"/>
                  <w:szCs w:val="18"/>
                </w:rPr>
                <w:t xml:space="preserve"> = Ricean K-factor.</w:t>
              </w:r>
            </w:ins>
          </w:p>
          <w:p w14:paraId="38C5EC22" w14:textId="77777777" w:rsidR="000F713F" w:rsidRPr="000F713F" w:rsidRDefault="000F713F" w:rsidP="000F713F">
            <w:pPr>
              <w:keepNext/>
              <w:keepLines/>
              <w:ind w:left="851" w:hanging="851"/>
              <w:rPr>
                <w:ins w:id="4353" w:author="Huawei" w:date="2018-04-18T14:51:00Z"/>
                <w:rFonts w:ascii="Arial" w:eastAsia="SimSun" w:hAnsi="Arial"/>
                <w:sz w:val="16"/>
                <w:szCs w:val="18"/>
                <w:lang w:eastAsia="ko-KR"/>
              </w:rPr>
            </w:pPr>
            <w:ins w:id="4354" w:author="Huawei" w:date="2018-04-18T14:51:00Z">
              <w:r w:rsidRPr="000F713F">
                <w:rPr>
                  <w:rFonts w:ascii="Arial" w:eastAsia="SimSun" w:hAnsi="Arial"/>
                  <w:sz w:val="16"/>
                  <w:szCs w:val="18"/>
                </w:rPr>
                <w:t>NOTE 2:</w:t>
              </w:r>
              <w:r w:rsidRPr="000F713F">
                <w:rPr>
                  <w:rFonts w:ascii="Arial" w:eastAsia="SimSun" w:hAnsi="Arial"/>
                  <w:sz w:val="16"/>
                  <w:szCs w:val="18"/>
                </w:rPr>
                <w:tab/>
                <w:t>The sign of the shadow fading is defined so that positive SF means more received power at UT than predicted by the path loss model.</w:t>
              </w:r>
            </w:ins>
          </w:p>
          <w:p w14:paraId="1C00A893" w14:textId="77777777" w:rsidR="000F713F" w:rsidRPr="000F713F" w:rsidRDefault="000F713F" w:rsidP="000F713F">
            <w:pPr>
              <w:keepNext/>
              <w:keepLines/>
              <w:ind w:left="851" w:hanging="851"/>
              <w:rPr>
                <w:ins w:id="4355" w:author="Huawei" w:date="2018-04-18T14:51:00Z"/>
                <w:rFonts w:ascii="Arial" w:eastAsia="SimSun" w:hAnsi="Arial"/>
                <w:sz w:val="16"/>
                <w:szCs w:val="18"/>
                <w:lang w:eastAsia="ko-KR"/>
              </w:rPr>
            </w:pPr>
            <w:ins w:id="4356" w:author="Huawei" w:date="2018-04-18T14:51:00Z">
              <w:r w:rsidRPr="000F713F">
                <w:rPr>
                  <w:rFonts w:ascii="Arial" w:eastAsia="SimSun" w:hAnsi="Arial"/>
                  <w:sz w:val="16"/>
                  <w:szCs w:val="18"/>
                  <w:lang w:eastAsia="ja-JP"/>
                </w:rPr>
                <w:t xml:space="preserve">NOTE </w:t>
              </w:r>
              <w:r w:rsidRPr="000F713F">
                <w:rPr>
                  <w:rFonts w:ascii="Arial" w:eastAsia="SimSun" w:hAnsi="Arial" w:hint="eastAsia"/>
                  <w:sz w:val="16"/>
                  <w:szCs w:val="18"/>
                  <w:lang w:eastAsia="ko-KR"/>
                </w:rPr>
                <w:t>3</w:t>
              </w:r>
              <w:r w:rsidRPr="000F713F">
                <w:rPr>
                  <w:rFonts w:ascii="Arial" w:eastAsia="SimSun" w:hAnsi="Arial"/>
                  <w:sz w:val="16"/>
                  <w:szCs w:val="18"/>
                  <w:lang w:eastAsia="ja-JP"/>
                </w:rPr>
                <w:t>:</w:t>
              </w:r>
              <w:r w:rsidRPr="000F713F">
                <w:rPr>
                  <w:rFonts w:ascii="Arial" w:eastAsia="SimSun" w:hAnsi="Arial"/>
                  <w:sz w:val="16"/>
                  <w:szCs w:val="18"/>
                  <w:lang w:eastAsia="ja-JP"/>
                </w:rPr>
                <w:tab/>
                <w:t>All large scale parameters are assumed to have no correlation between different floors.</w:t>
              </w:r>
            </w:ins>
          </w:p>
          <w:p w14:paraId="604FC92C" w14:textId="77777777" w:rsidR="000F713F" w:rsidRPr="000F713F" w:rsidRDefault="000F713F" w:rsidP="000F713F">
            <w:pPr>
              <w:keepNext/>
              <w:keepLines/>
              <w:ind w:left="851" w:hanging="851"/>
              <w:rPr>
                <w:ins w:id="4357" w:author="Huawei" w:date="2018-04-18T14:51:00Z"/>
                <w:rFonts w:ascii="Arial" w:eastAsia="SimSun" w:hAnsi="Arial"/>
                <w:sz w:val="16"/>
                <w:szCs w:val="18"/>
              </w:rPr>
            </w:pPr>
            <w:ins w:id="4358" w:author="Huawei" w:date="2018-04-18T14:51:00Z">
              <w:r w:rsidRPr="000F713F">
                <w:rPr>
                  <w:rFonts w:ascii="Arial" w:eastAsia="SimSun" w:hAnsi="Arial"/>
                  <w:sz w:val="16"/>
                  <w:szCs w:val="18"/>
                </w:rPr>
                <w:t xml:space="preserve">NOTE </w:t>
              </w:r>
              <w:r w:rsidRPr="000F713F">
                <w:rPr>
                  <w:rFonts w:ascii="Arial" w:eastAsia="SimSun" w:hAnsi="Arial" w:hint="eastAsia"/>
                  <w:sz w:val="16"/>
                  <w:szCs w:val="18"/>
                  <w:lang w:eastAsia="ko-KR"/>
                </w:rPr>
                <w:t>4</w:t>
              </w:r>
              <w:r w:rsidRPr="000F713F">
                <w:rPr>
                  <w:rFonts w:ascii="Arial" w:eastAsia="SimSun" w:hAnsi="Arial"/>
                  <w:sz w:val="16"/>
                  <w:szCs w:val="18"/>
                </w:rPr>
                <w:t>:</w:t>
              </w:r>
              <w:r w:rsidRPr="000F713F">
                <w:rPr>
                  <w:rFonts w:ascii="Arial" w:eastAsia="SimSun" w:hAnsi="Arial"/>
                  <w:sz w:val="16"/>
                  <w:szCs w:val="18"/>
                </w:rPr>
                <w:tab/>
                <w:t>The following notation for mean (</w:t>
              </w:r>
              <w:r w:rsidRPr="000F713F">
                <w:rPr>
                  <w:rFonts w:ascii="Arial" w:eastAsia="SimSun" w:hAnsi="Arial"/>
                  <w:i/>
                  <w:sz w:val="16"/>
                  <w:szCs w:val="18"/>
                </w:rPr>
                <w:t>μ</w:t>
              </w:r>
              <w:r w:rsidRPr="000F713F">
                <w:rPr>
                  <w:rFonts w:ascii="Arial" w:eastAsia="SimSun" w:hAnsi="Arial"/>
                  <w:sz w:val="16"/>
                  <w:szCs w:val="18"/>
                  <w:vertAlign w:val="subscript"/>
                </w:rPr>
                <w:t>lgX</w:t>
              </w:r>
              <w:r w:rsidRPr="000F713F">
                <w:rPr>
                  <w:rFonts w:ascii="Arial" w:eastAsia="SimSun" w:hAnsi="Arial"/>
                  <w:sz w:val="16"/>
                  <w:szCs w:val="18"/>
                </w:rPr>
                <w:t>=mean{log</w:t>
              </w:r>
              <w:r w:rsidRPr="000F713F">
                <w:rPr>
                  <w:rFonts w:ascii="Arial" w:eastAsia="SimSun" w:hAnsi="Arial"/>
                  <w:sz w:val="16"/>
                  <w:szCs w:val="18"/>
                  <w:vertAlign w:val="subscript"/>
                </w:rPr>
                <w:t>10</w:t>
              </w:r>
              <w:r w:rsidRPr="000F713F">
                <w:rPr>
                  <w:rFonts w:ascii="Arial" w:eastAsia="SimSun" w:hAnsi="Arial"/>
                  <w:sz w:val="16"/>
                  <w:szCs w:val="18"/>
                </w:rPr>
                <w:t>(X) }) and standard deviation (</w:t>
              </w:r>
              <w:r w:rsidRPr="000F713F">
                <w:rPr>
                  <w:rFonts w:ascii="Arial" w:eastAsia="SimSun" w:hAnsi="Arial" w:cs="Arial"/>
                  <w:i/>
                  <w:sz w:val="16"/>
                  <w:szCs w:val="18"/>
                </w:rPr>
                <w:t>σ</w:t>
              </w:r>
              <w:r w:rsidRPr="000F713F">
                <w:rPr>
                  <w:rFonts w:ascii="Arial" w:eastAsia="SimSun" w:hAnsi="Arial"/>
                  <w:sz w:val="16"/>
                  <w:szCs w:val="18"/>
                  <w:vertAlign w:val="subscript"/>
                </w:rPr>
                <w:t>lgX</w:t>
              </w:r>
              <w:r w:rsidRPr="000F713F">
                <w:rPr>
                  <w:rFonts w:ascii="Arial" w:eastAsia="SimSun" w:hAnsi="Arial"/>
                  <w:sz w:val="16"/>
                  <w:szCs w:val="18"/>
                </w:rPr>
                <w:t>=std{log</w:t>
              </w:r>
              <w:r w:rsidRPr="000F713F">
                <w:rPr>
                  <w:rFonts w:ascii="Arial" w:eastAsia="SimSun" w:hAnsi="Arial"/>
                  <w:sz w:val="16"/>
                  <w:szCs w:val="18"/>
                  <w:vertAlign w:val="subscript"/>
                </w:rPr>
                <w:t>10</w:t>
              </w:r>
              <w:r w:rsidRPr="000F713F">
                <w:rPr>
                  <w:rFonts w:ascii="Arial" w:eastAsia="SimSun" w:hAnsi="Arial"/>
                  <w:sz w:val="16"/>
                  <w:szCs w:val="18"/>
                </w:rPr>
                <w:t xml:space="preserve">(X) }) is used for logarithmized parameters X. </w:t>
              </w:r>
            </w:ins>
          </w:p>
          <w:p w14:paraId="6FE5788B" w14:textId="77777777" w:rsidR="000F713F" w:rsidRPr="000F713F" w:rsidRDefault="000F713F" w:rsidP="000F713F">
            <w:pPr>
              <w:keepNext/>
              <w:keepLines/>
              <w:ind w:left="851" w:hanging="851"/>
              <w:rPr>
                <w:ins w:id="4359" w:author="Huawei" w:date="2018-04-18T14:51:00Z"/>
                <w:rFonts w:ascii="Arial" w:eastAsia="SimSun" w:hAnsi="Arial"/>
                <w:sz w:val="16"/>
                <w:szCs w:val="18"/>
              </w:rPr>
            </w:pPr>
            <w:ins w:id="4360" w:author="Huawei" w:date="2018-04-18T14:51:00Z">
              <w:r w:rsidRPr="000F713F">
                <w:rPr>
                  <w:rFonts w:ascii="Arial" w:eastAsia="SimSun" w:hAnsi="Arial"/>
                  <w:sz w:val="16"/>
                  <w:szCs w:val="18"/>
                </w:rPr>
                <w:t xml:space="preserve">NOTE 5: </w:t>
              </w:r>
              <w:r w:rsidRPr="000F713F">
                <w:rPr>
                  <w:rFonts w:ascii="Arial" w:eastAsia="SimSun" w:hAnsi="Arial"/>
                  <w:sz w:val="16"/>
                  <w:szCs w:val="18"/>
                </w:rPr>
                <w:tab/>
                <w:t>For all considered scenarios the AOD/AOA distributions are modelled by a wrapped Gaussian distribution, the ZOD/ZOA distributions are modelled by a Laplacian distribution and the delay distribution is modelled by an exponential distribution.</w:t>
              </w:r>
            </w:ins>
          </w:p>
          <w:p w14:paraId="514E6B59" w14:textId="77777777" w:rsidR="000F713F" w:rsidRPr="000F713F" w:rsidRDefault="000F713F" w:rsidP="000F713F">
            <w:pPr>
              <w:keepNext/>
              <w:keepLines/>
              <w:ind w:left="851" w:hanging="851"/>
              <w:rPr>
                <w:ins w:id="4361" w:author="Huawei" w:date="2018-04-18T14:51:00Z"/>
                <w:rFonts w:ascii="Arial" w:eastAsia="SimSun" w:hAnsi="Arial"/>
                <w:sz w:val="16"/>
                <w:szCs w:val="18"/>
              </w:rPr>
            </w:pPr>
            <w:ins w:id="4362" w:author="Huawei" w:date="2018-04-18T14:51:00Z">
              <w:r w:rsidRPr="000F713F">
                <w:rPr>
                  <w:rFonts w:ascii="Arial" w:eastAsia="SimSun" w:hAnsi="Arial"/>
                  <w:sz w:val="16"/>
                  <w:szCs w:val="18"/>
                </w:rPr>
                <w:t xml:space="preserve">NOTE 6: </w:t>
              </w:r>
              <w:r w:rsidRPr="000F713F">
                <w:rPr>
                  <w:rFonts w:ascii="Arial" w:eastAsia="SimSun" w:hAnsi="Arial"/>
                  <w:sz w:val="16"/>
                  <w:szCs w:val="18"/>
                </w:rPr>
                <w:tab/>
                <w:t xml:space="preserve">For UMa and frequencies below 6 GHz, use </w:t>
              </w:r>
              <w:r w:rsidRPr="000F713F">
                <w:rPr>
                  <w:rFonts w:ascii="Arial" w:eastAsia="SimSun" w:hAnsi="Arial"/>
                  <w:i/>
                  <w:sz w:val="16"/>
                  <w:szCs w:val="18"/>
                  <w:lang w:eastAsia="ko-KR"/>
                </w:rPr>
                <w:t>f</w:t>
              </w:r>
              <w:r w:rsidRPr="000F713F">
                <w:rPr>
                  <w:rFonts w:ascii="Arial" w:eastAsia="SimSun" w:hAnsi="Arial" w:hint="eastAsia"/>
                  <w:i/>
                  <w:sz w:val="16"/>
                  <w:szCs w:val="18"/>
                  <w:vertAlign w:val="subscript"/>
                  <w:lang w:eastAsia="ko-KR"/>
                </w:rPr>
                <w:t>c</w:t>
              </w:r>
              <w:r w:rsidRPr="000F713F">
                <w:rPr>
                  <w:rFonts w:ascii="Arial" w:eastAsia="SimSun" w:hAnsi="Arial"/>
                  <w:i/>
                  <w:sz w:val="16"/>
                  <w:szCs w:val="18"/>
                  <w:vertAlign w:val="subscript"/>
                  <w:lang w:eastAsia="ko-KR"/>
                </w:rPr>
                <w:t xml:space="preserve"> </w:t>
              </w:r>
              <w:r w:rsidRPr="000F713F">
                <w:rPr>
                  <w:rFonts w:ascii="Arial" w:eastAsia="SimSun" w:hAnsi="Arial"/>
                  <w:sz w:val="16"/>
                  <w:szCs w:val="18"/>
                </w:rPr>
                <w:t xml:space="preserve">= 6 when determining the values of the frequency-dependent LSP values </w:t>
              </w:r>
            </w:ins>
          </w:p>
          <w:p w14:paraId="4879231A" w14:textId="77777777" w:rsidR="000F713F" w:rsidRPr="000F713F" w:rsidRDefault="000F713F" w:rsidP="000F713F">
            <w:pPr>
              <w:keepLines/>
              <w:numPr>
                <w:ilvl w:val="0"/>
                <w:numId w:val="33"/>
              </w:numPr>
              <w:spacing w:before="40" w:after="40"/>
              <w:ind w:firstLine="0"/>
              <w:jc w:val="center"/>
              <w:rPr>
                <w:ins w:id="4363" w:author="Huawei" w:date="2018-04-18T14:51:00Z"/>
                <w:rFonts w:ascii="Times New Roman" w:eastAsia="SimSun" w:hAnsi="Times New Roman"/>
                <w:color w:val="000000"/>
                <w:kern w:val="24"/>
                <w:sz w:val="16"/>
                <w:szCs w:val="18"/>
                <w:lang w:eastAsia="x-none"/>
              </w:rPr>
            </w:pPr>
            <w:ins w:id="4364" w:author="Huawei" w:date="2018-04-18T14:51:00Z">
              <w:r w:rsidRPr="000F713F">
                <w:rPr>
                  <w:rFonts w:ascii="Times New Roman" w:eastAsia="SimSun" w:hAnsi="Times New Roman"/>
                  <w:sz w:val="16"/>
                  <w:szCs w:val="18"/>
                  <w:lang w:eastAsia="x-none"/>
                </w:rPr>
                <w:t xml:space="preserve">NOTE 7: </w:t>
              </w:r>
              <w:r w:rsidRPr="000F713F">
                <w:rPr>
                  <w:rFonts w:ascii="Times New Roman" w:eastAsia="SimSun" w:hAnsi="Times New Roman"/>
                  <w:sz w:val="16"/>
                  <w:szCs w:val="18"/>
                  <w:lang w:eastAsia="x-none"/>
                </w:rPr>
                <w:tab/>
                <w:t xml:space="preserve">For UMi and frequencies below 2 GHz, use </w:t>
              </w:r>
              <w:r w:rsidRPr="000F713F">
                <w:rPr>
                  <w:rFonts w:ascii="Times New Roman" w:eastAsia="SimSun" w:hAnsi="Times New Roman"/>
                  <w:i/>
                  <w:sz w:val="16"/>
                  <w:szCs w:val="18"/>
                  <w:lang w:eastAsia="ko-KR"/>
                </w:rPr>
                <w:t>f</w:t>
              </w:r>
              <w:r w:rsidRPr="000F713F">
                <w:rPr>
                  <w:rFonts w:ascii="Times New Roman" w:eastAsia="SimSun" w:hAnsi="Times New Roman" w:hint="eastAsia"/>
                  <w:i/>
                  <w:sz w:val="16"/>
                  <w:szCs w:val="18"/>
                  <w:vertAlign w:val="subscript"/>
                  <w:lang w:eastAsia="ko-KR"/>
                </w:rPr>
                <w:t>c</w:t>
              </w:r>
              <w:r w:rsidRPr="000F713F">
                <w:rPr>
                  <w:rFonts w:ascii="Times New Roman" w:eastAsia="SimSun" w:hAnsi="Times New Roman"/>
                  <w:i/>
                  <w:sz w:val="16"/>
                  <w:szCs w:val="18"/>
                  <w:vertAlign w:val="subscript"/>
                  <w:lang w:eastAsia="ko-KR"/>
                </w:rPr>
                <w:t xml:space="preserve"> </w:t>
              </w:r>
              <w:r w:rsidRPr="000F713F">
                <w:rPr>
                  <w:rFonts w:ascii="Times New Roman" w:eastAsia="SimSun" w:hAnsi="Times New Roman"/>
                  <w:sz w:val="16"/>
                  <w:szCs w:val="18"/>
                  <w:lang w:eastAsia="x-none"/>
                </w:rPr>
                <w:t xml:space="preserve">= 2 when determining the values of the frequency-dependent LSP values </w:t>
              </w:r>
            </w:ins>
          </w:p>
        </w:tc>
      </w:tr>
    </w:tbl>
    <w:p w14:paraId="6012F956" w14:textId="77777777" w:rsidR="000F713F" w:rsidRPr="000F713F" w:rsidRDefault="000F713F" w:rsidP="000F713F">
      <w:pPr>
        <w:ind w:left="720" w:hanging="720"/>
        <w:rPr>
          <w:ins w:id="4365" w:author="Huawei" w:date="2018-04-18T14:51:00Z"/>
          <w:rFonts w:eastAsia="Malgun Gothic"/>
        </w:rPr>
      </w:pPr>
    </w:p>
    <w:p w14:paraId="52F43D65" w14:textId="77777777" w:rsidR="000F713F" w:rsidRPr="000F713F" w:rsidRDefault="000F713F" w:rsidP="000F713F">
      <w:pPr>
        <w:keepNext/>
        <w:keepLines/>
        <w:overflowPunct w:val="0"/>
        <w:autoSpaceDE w:val="0"/>
        <w:autoSpaceDN w:val="0"/>
        <w:adjustRightInd w:val="0"/>
        <w:spacing w:before="60" w:after="180"/>
        <w:jc w:val="center"/>
        <w:textAlignment w:val="baseline"/>
        <w:rPr>
          <w:ins w:id="4366" w:author="Huawei" w:date="2018-04-18T14:51:00Z"/>
          <w:rFonts w:ascii="Arial" w:eastAsia="Times New Roman" w:hAnsi="Arial"/>
          <w:b/>
          <w:szCs w:val="20"/>
          <w:lang w:eastAsia="ko-KR"/>
        </w:rPr>
      </w:pPr>
      <w:ins w:id="4367" w:author="Huawei" w:date="2018-04-18T14:51:00Z">
        <w:r w:rsidRPr="000F713F">
          <w:rPr>
            <w:rFonts w:ascii="Arial" w:eastAsia="Times New Roman" w:hAnsi="Arial"/>
            <w:b/>
            <w:szCs w:val="20"/>
            <w:lang w:eastAsia="en-GB"/>
          </w:rPr>
          <w:t>Table 6.7-6 Part-2: Channel model parameters</w:t>
        </w:r>
        <w:r w:rsidRPr="000F713F">
          <w:rPr>
            <w:rFonts w:ascii="Arial" w:eastAsia="Times New Roman" w:hAnsi="Arial" w:hint="eastAsia"/>
            <w:b/>
            <w:szCs w:val="20"/>
            <w:lang w:eastAsia="ko-KR"/>
          </w:rPr>
          <w:t xml:space="preserve"> </w:t>
        </w:r>
        <w:r w:rsidRPr="000F713F">
          <w:rPr>
            <w:rFonts w:ascii="Arial" w:eastAsia="Times New Roman" w:hAnsi="Arial"/>
            <w:b/>
            <w:szCs w:val="20"/>
            <w:lang w:eastAsia="ko-KR"/>
          </w:rPr>
          <w:t xml:space="preserve">for </w:t>
        </w:r>
      </w:ins>
      <w:ins w:id="4368" w:author="Huawei" w:date="2018-04-18T14:52:00Z">
        <w:r w:rsidRPr="000F713F">
          <w:rPr>
            <w:rFonts w:ascii="Arial" w:eastAsia="Times New Roman" w:hAnsi="Arial"/>
            <w:b/>
            <w:szCs w:val="20"/>
            <w:lang w:eastAsia="ko-KR"/>
          </w:rPr>
          <w:t>Subu</w:t>
        </w:r>
      </w:ins>
      <w:ins w:id="4369" w:author="Huawei" w:date="2018-04-18T14:51:00Z">
        <w:r w:rsidRPr="000F713F">
          <w:rPr>
            <w:rFonts w:ascii="Arial" w:eastAsia="Times New Roman" w:hAnsi="Arial"/>
            <w:b/>
            <w:szCs w:val="20"/>
            <w:lang w:eastAsia="ko-KR"/>
          </w:rPr>
          <w:t xml:space="preserve">rban </w:t>
        </w:r>
      </w:ins>
      <w:ins w:id="4370" w:author="Huawei" w:date="2018-04-18T14:52:00Z">
        <w:r w:rsidRPr="000F713F">
          <w:rPr>
            <w:rFonts w:ascii="Arial" w:eastAsia="Times New Roman" w:hAnsi="Arial"/>
            <w:b/>
            <w:szCs w:val="20"/>
            <w:lang w:eastAsia="ko-KR"/>
          </w:rPr>
          <w:t xml:space="preserve">and Rural </w:t>
        </w:r>
      </w:ins>
      <w:ins w:id="4371" w:author="Huawei" w:date="2018-04-18T14:51:00Z">
        <w:r w:rsidRPr="000F713F">
          <w:rPr>
            <w:rFonts w:ascii="Arial" w:eastAsia="Times New Roman" w:hAnsi="Arial"/>
            <w:b/>
            <w:szCs w:val="20"/>
            <w:lang w:eastAsia="ko-KR"/>
          </w:rPr>
          <w:t>Scenario</w:t>
        </w:r>
      </w:ins>
      <w:ins w:id="4372" w:author="Huawei" w:date="2018-04-18T14:52:00Z">
        <w:r w:rsidRPr="000F713F">
          <w:rPr>
            <w:rFonts w:ascii="Arial" w:eastAsia="Times New Roman" w:hAnsi="Arial"/>
            <w:b/>
            <w:szCs w:val="20"/>
            <w:lang w:eastAsia="ko-KR"/>
          </w:rPr>
          <w:t>s</w:t>
        </w:r>
      </w:ins>
      <w:ins w:id="4373" w:author="Huawei" w:date="2018-04-18T14:51:00Z">
        <w:r w:rsidRPr="000F713F">
          <w:rPr>
            <w:rFonts w:ascii="Arial" w:eastAsia="Times New Roman" w:hAnsi="Arial"/>
            <w:b/>
            <w:szCs w:val="20"/>
            <w:lang w:eastAsia="ko-KR"/>
          </w:rPr>
          <w:t xml:space="preserve"> (NLOS). </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1"/>
        <w:gridCol w:w="1311"/>
        <w:gridCol w:w="771"/>
        <w:gridCol w:w="771"/>
        <w:gridCol w:w="737"/>
        <w:gridCol w:w="737"/>
        <w:gridCol w:w="737"/>
        <w:gridCol w:w="737"/>
        <w:gridCol w:w="737"/>
        <w:gridCol w:w="738"/>
        <w:gridCol w:w="790"/>
      </w:tblGrid>
      <w:tr w:rsidR="000F713F" w:rsidRPr="000F713F" w14:paraId="7164ECA0" w14:textId="77777777" w:rsidTr="000F713F">
        <w:trPr>
          <w:cantSplit/>
          <w:jc w:val="center"/>
          <w:ins w:id="4374" w:author="Huawei" w:date="2018-04-18T14:51:00Z"/>
        </w:trPr>
        <w:tc>
          <w:tcPr>
            <w:tcW w:w="1387" w:type="pct"/>
            <w:gridSpan w:val="2"/>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7EE42DC5" w14:textId="77777777" w:rsidR="000F713F" w:rsidRPr="000F713F" w:rsidRDefault="000F713F" w:rsidP="000F713F">
            <w:pPr>
              <w:keepNext/>
              <w:keepLines/>
              <w:overflowPunct w:val="0"/>
              <w:autoSpaceDE w:val="0"/>
              <w:autoSpaceDN w:val="0"/>
              <w:adjustRightInd w:val="0"/>
              <w:jc w:val="center"/>
              <w:textAlignment w:val="baseline"/>
              <w:rPr>
                <w:ins w:id="4375" w:author="Huawei" w:date="2018-04-18T14:51:00Z"/>
                <w:rFonts w:ascii="Arial" w:eastAsia="Times New Roman" w:hAnsi="Arial"/>
                <w:b/>
                <w:sz w:val="16"/>
                <w:szCs w:val="18"/>
                <w:lang w:eastAsia="en-GB"/>
              </w:rPr>
            </w:pPr>
            <w:ins w:id="4376" w:author="Huawei" w:date="2018-04-18T14:51:00Z">
              <w:r w:rsidRPr="000F713F">
                <w:rPr>
                  <w:rFonts w:ascii="Arial" w:eastAsia="Times New Roman" w:hAnsi="Arial"/>
                  <w:b/>
                  <w:sz w:val="16"/>
                  <w:szCs w:val="18"/>
                  <w:lang w:eastAsia="en-GB"/>
                </w:rPr>
                <w:t>Scenarios</w:t>
              </w:r>
            </w:ins>
          </w:p>
        </w:tc>
        <w:tc>
          <w:tcPr>
            <w:tcW w:w="3613" w:type="pct"/>
            <w:gridSpan w:val="9"/>
            <w:tcBorders>
              <w:top w:val="single" w:sz="4" w:space="0" w:color="auto"/>
              <w:left w:val="single" w:sz="4" w:space="0" w:color="auto"/>
              <w:bottom w:val="single" w:sz="4" w:space="0" w:color="auto"/>
              <w:right w:val="single" w:sz="4" w:space="0" w:color="auto"/>
            </w:tcBorders>
            <w:shd w:val="clear" w:color="auto" w:fill="E0E0E0"/>
            <w:hideMark/>
          </w:tcPr>
          <w:p w14:paraId="12BCD5DB" w14:textId="77777777" w:rsidR="000F713F" w:rsidRPr="000F713F" w:rsidRDefault="000F713F" w:rsidP="000F713F">
            <w:pPr>
              <w:keepNext/>
              <w:keepLines/>
              <w:overflowPunct w:val="0"/>
              <w:autoSpaceDE w:val="0"/>
              <w:autoSpaceDN w:val="0"/>
              <w:adjustRightInd w:val="0"/>
              <w:jc w:val="center"/>
              <w:textAlignment w:val="baseline"/>
              <w:rPr>
                <w:ins w:id="4377" w:author="Huawei" w:date="2018-04-18T14:51:00Z"/>
                <w:rFonts w:ascii="Arial" w:eastAsia="Times New Roman" w:hAnsi="Arial"/>
                <w:b/>
                <w:sz w:val="16"/>
                <w:szCs w:val="18"/>
                <w:lang w:eastAsia="zh-CN"/>
              </w:rPr>
            </w:pPr>
            <w:ins w:id="4378" w:author="Huawei" w:date="2018-04-18T14:51:00Z">
              <w:r w:rsidRPr="000F713F">
                <w:rPr>
                  <w:rFonts w:ascii="Arial" w:eastAsia="Times New Roman" w:hAnsi="Arial"/>
                  <w:b/>
                  <w:sz w:val="16"/>
                  <w:szCs w:val="18"/>
                  <w:lang w:eastAsia="en-GB"/>
                </w:rPr>
                <w:t>S</w:t>
              </w:r>
            </w:ins>
            <w:ins w:id="4379" w:author="Huawei" w:date="2018-04-18T14:52:00Z">
              <w:r w:rsidRPr="000F713F">
                <w:rPr>
                  <w:rFonts w:ascii="Arial" w:eastAsia="Times New Roman" w:hAnsi="Arial"/>
                  <w:b/>
                  <w:sz w:val="16"/>
                  <w:szCs w:val="18"/>
                  <w:lang w:eastAsia="en-GB"/>
                </w:rPr>
                <w:t>uburban and Rural</w:t>
              </w:r>
            </w:ins>
            <w:ins w:id="4380" w:author="Huawei" w:date="2018-04-18T14:51:00Z">
              <w:r w:rsidRPr="000F713F">
                <w:rPr>
                  <w:rFonts w:ascii="Arial" w:eastAsia="Times New Roman" w:hAnsi="Arial"/>
                  <w:b/>
                  <w:sz w:val="16"/>
                  <w:szCs w:val="18"/>
                  <w:lang w:eastAsia="en-GB"/>
                </w:rPr>
                <w:t xml:space="preserve"> NLOS</w:t>
              </w:r>
            </w:ins>
          </w:p>
        </w:tc>
      </w:tr>
      <w:tr w:rsidR="000F713F" w:rsidRPr="000F713F" w14:paraId="548691E4" w14:textId="77777777" w:rsidTr="000F713F">
        <w:trPr>
          <w:cantSplit/>
          <w:jc w:val="center"/>
          <w:ins w:id="4381" w:author="Huawei" w:date="2018-04-18T14:51:00Z"/>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7D6AD90" w14:textId="77777777" w:rsidR="000F713F" w:rsidRPr="000F713F" w:rsidRDefault="000F713F" w:rsidP="000F713F">
            <w:pPr>
              <w:ind w:left="720" w:hanging="720"/>
              <w:rPr>
                <w:ins w:id="4382" w:author="Huawei" w:date="2018-04-18T14:51:00Z"/>
                <w:rFonts w:ascii="Arial" w:eastAsia="Malgun Gothic" w:hAnsi="Arial" w:cs="Arial"/>
                <w:b/>
                <w:kern w:val="2"/>
                <w:sz w:val="16"/>
                <w:szCs w:val="18"/>
              </w:rPr>
            </w:pPr>
          </w:p>
        </w:tc>
        <w:tc>
          <w:tcPr>
            <w:tcW w:w="411" w:type="pct"/>
            <w:tcBorders>
              <w:top w:val="single" w:sz="4" w:space="0" w:color="auto"/>
              <w:left w:val="single" w:sz="4" w:space="0" w:color="auto"/>
              <w:bottom w:val="single" w:sz="4" w:space="0" w:color="auto"/>
              <w:right w:val="single" w:sz="4" w:space="0" w:color="auto"/>
            </w:tcBorders>
            <w:shd w:val="clear" w:color="auto" w:fill="E0E0E0"/>
            <w:hideMark/>
          </w:tcPr>
          <w:p w14:paraId="11CD3579" w14:textId="77777777" w:rsidR="000F713F" w:rsidRPr="000F713F" w:rsidRDefault="000F713F" w:rsidP="000F713F">
            <w:pPr>
              <w:keepNext/>
              <w:keepLines/>
              <w:overflowPunct w:val="0"/>
              <w:autoSpaceDE w:val="0"/>
              <w:autoSpaceDN w:val="0"/>
              <w:adjustRightInd w:val="0"/>
              <w:jc w:val="center"/>
              <w:textAlignment w:val="baseline"/>
              <w:rPr>
                <w:ins w:id="4383" w:author="Huawei" w:date="2018-04-18T14:51:00Z"/>
                <w:rFonts w:ascii="Arial" w:eastAsia="Malgun Gothic" w:hAnsi="Arial"/>
                <w:b/>
                <w:sz w:val="16"/>
                <w:szCs w:val="18"/>
                <w:lang w:eastAsia="en-GB"/>
              </w:rPr>
            </w:pPr>
            <w:ins w:id="4384" w:author="Huawei" w:date="2018-04-18T14:51:00Z">
              <w:r w:rsidRPr="000F713F">
                <w:rPr>
                  <w:rFonts w:ascii="Arial" w:eastAsia="Times New Roman" w:hAnsi="Arial"/>
                  <w:b/>
                  <w:sz w:val="16"/>
                  <w:szCs w:val="18"/>
                  <w:lang w:eastAsia="en-GB"/>
                </w:rPr>
                <w:t>10</w:t>
              </w:r>
              <w:r w:rsidRPr="000F713F">
                <w:rPr>
                  <w:rFonts w:ascii="Arial" w:eastAsia="Times New Roman" w:hAnsi="Arial"/>
                  <w:sz w:val="16"/>
                  <w:szCs w:val="20"/>
                  <w:lang w:eastAsia="en-GB"/>
                </w:rPr>
                <w:t>°</w:t>
              </w:r>
            </w:ins>
          </w:p>
        </w:tc>
        <w:tc>
          <w:tcPr>
            <w:tcW w:w="411" w:type="pct"/>
            <w:tcBorders>
              <w:top w:val="single" w:sz="4" w:space="0" w:color="auto"/>
              <w:left w:val="single" w:sz="4" w:space="0" w:color="auto"/>
              <w:bottom w:val="single" w:sz="4" w:space="0" w:color="auto"/>
              <w:right w:val="single" w:sz="4" w:space="0" w:color="auto"/>
            </w:tcBorders>
            <w:shd w:val="clear" w:color="auto" w:fill="E0E0E0"/>
            <w:hideMark/>
          </w:tcPr>
          <w:p w14:paraId="0889135D" w14:textId="77777777" w:rsidR="000F713F" w:rsidRPr="000F713F" w:rsidRDefault="000F713F" w:rsidP="000F713F">
            <w:pPr>
              <w:keepNext/>
              <w:keepLines/>
              <w:overflowPunct w:val="0"/>
              <w:autoSpaceDE w:val="0"/>
              <w:autoSpaceDN w:val="0"/>
              <w:adjustRightInd w:val="0"/>
              <w:jc w:val="center"/>
              <w:textAlignment w:val="baseline"/>
              <w:rPr>
                <w:ins w:id="4385" w:author="Huawei" w:date="2018-04-18T14:51:00Z"/>
                <w:rFonts w:ascii="Arial" w:eastAsia="Times New Roman" w:hAnsi="Arial"/>
                <w:b/>
                <w:sz w:val="16"/>
                <w:szCs w:val="18"/>
                <w:lang w:eastAsia="en-GB"/>
              </w:rPr>
            </w:pPr>
            <w:ins w:id="4386" w:author="Huawei" w:date="2018-04-18T14:51:00Z">
              <w:r w:rsidRPr="000F713F">
                <w:rPr>
                  <w:rFonts w:ascii="Arial" w:eastAsia="Times New Roman" w:hAnsi="Arial"/>
                  <w:b/>
                  <w:sz w:val="16"/>
                  <w:szCs w:val="18"/>
                  <w:lang w:eastAsia="en-GB"/>
                </w:rPr>
                <w:t>20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0DB8974D" w14:textId="77777777" w:rsidR="000F713F" w:rsidRPr="000F713F" w:rsidRDefault="000F713F" w:rsidP="000F713F">
            <w:pPr>
              <w:keepNext/>
              <w:keepLines/>
              <w:overflowPunct w:val="0"/>
              <w:autoSpaceDE w:val="0"/>
              <w:autoSpaceDN w:val="0"/>
              <w:adjustRightInd w:val="0"/>
              <w:jc w:val="center"/>
              <w:textAlignment w:val="baseline"/>
              <w:rPr>
                <w:ins w:id="4387" w:author="Huawei" w:date="2018-04-18T14:51:00Z"/>
                <w:rFonts w:ascii="Arial" w:eastAsia="Times New Roman" w:hAnsi="Arial"/>
                <w:b/>
                <w:sz w:val="16"/>
                <w:szCs w:val="18"/>
                <w:lang w:eastAsia="en-GB"/>
              </w:rPr>
            </w:pPr>
            <w:ins w:id="4388" w:author="Huawei" w:date="2018-04-18T14:51:00Z">
              <w:r w:rsidRPr="000F713F">
                <w:rPr>
                  <w:rFonts w:ascii="Arial" w:eastAsia="Times New Roman" w:hAnsi="Arial"/>
                  <w:b/>
                  <w:sz w:val="16"/>
                  <w:szCs w:val="18"/>
                  <w:lang w:eastAsia="en-GB"/>
                </w:rPr>
                <w:t>30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7D912781" w14:textId="77777777" w:rsidR="000F713F" w:rsidRPr="000F713F" w:rsidRDefault="000F713F" w:rsidP="000F713F">
            <w:pPr>
              <w:keepNext/>
              <w:keepLines/>
              <w:overflowPunct w:val="0"/>
              <w:autoSpaceDE w:val="0"/>
              <w:autoSpaceDN w:val="0"/>
              <w:adjustRightInd w:val="0"/>
              <w:jc w:val="center"/>
              <w:textAlignment w:val="baseline"/>
              <w:rPr>
                <w:ins w:id="4389" w:author="Huawei" w:date="2018-04-18T14:51:00Z"/>
                <w:rFonts w:ascii="Arial" w:eastAsia="Times New Roman" w:hAnsi="Arial"/>
                <w:b/>
                <w:sz w:val="16"/>
                <w:szCs w:val="18"/>
                <w:lang w:eastAsia="en-GB"/>
              </w:rPr>
            </w:pPr>
            <w:ins w:id="4390" w:author="Huawei" w:date="2018-04-18T14:51:00Z">
              <w:r w:rsidRPr="000F713F">
                <w:rPr>
                  <w:rFonts w:ascii="Arial" w:eastAsia="Times New Roman" w:hAnsi="Arial"/>
                  <w:b/>
                  <w:sz w:val="16"/>
                  <w:szCs w:val="18"/>
                  <w:lang w:eastAsia="en-GB"/>
                </w:rPr>
                <w:t>40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44A58B74" w14:textId="77777777" w:rsidR="000F713F" w:rsidRPr="000F713F" w:rsidRDefault="000F713F" w:rsidP="000F713F">
            <w:pPr>
              <w:keepNext/>
              <w:keepLines/>
              <w:overflowPunct w:val="0"/>
              <w:autoSpaceDE w:val="0"/>
              <w:autoSpaceDN w:val="0"/>
              <w:adjustRightInd w:val="0"/>
              <w:jc w:val="center"/>
              <w:textAlignment w:val="baseline"/>
              <w:rPr>
                <w:ins w:id="4391" w:author="Huawei" w:date="2018-04-18T14:51:00Z"/>
                <w:rFonts w:ascii="Arial" w:eastAsia="Times New Roman" w:hAnsi="Arial"/>
                <w:b/>
                <w:sz w:val="16"/>
                <w:szCs w:val="18"/>
                <w:lang w:eastAsia="en-GB"/>
              </w:rPr>
            </w:pPr>
            <w:ins w:id="4392" w:author="Huawei" w:date="2018-04-18T14:51:00Z">
              <w:r w:rsidRPr="000F713F">
                <w:rPr>
                  <w:rFonts w:ascii="Arial" w:eastAsia="Times New Roman" w:hAnsi="Arial"/>
                  <w:b/>
                  <w:sz w:val="16"/>
                  <w:szCs w:val="18"/>
                  <w:lang w:eastAsia="en-GB"/>
                </w:rPr>
                <w:t>50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hideMark/>
          </w:tcPr>
          <w:p w14:paraId="1DE3CA44" w14:textId="77777777" w:rsidR="000F713F" w:rsidRPr="000F713F" w:rsidRDefault="000F713F" w:rsidP="000F713F">
            <w:pPr>
              <w:keepNext/>
              <w:keepLines/>
              <w:overflowPunct w:val="0"/>
              <w:autoSpaceDE w:val="0"/>
              <w:autoSpaceDN w:val="0"/>
              <w:adjustRightInd w:val="0"/>
              <w:jc w:val="center"/>
              <w:textAlignment w:val="baseline"/>
              <w:rPr>
                <w:ins w:id="4393" w:author="Huawei" w:date="2018-04-18T14:51:00Z"/>
                <w:rFonts w:ascii="Arial" w:eastAsia="Times New Roman" w:hAnsi="Arial"/>
                <w:b/>
                <w:sz w:val="16"/>
                <w:szCs w:val="18"/>
                <w:lang w:eastAsia="en-GB"/>
              </w:rPr>
            </w:pPr>
            <w:ins w:id="4394" w:author="Huawei" w:date="2018-04-18T14:51:00Z">
              <w:r w:rsidRPr="000F713F">
                <w:rPr>
                  <w:rFonts w:ascii="Arial" w:eastAsia="Times New Roman" w:hAnsi="Arial"/>
                  <w:b/>
                  <w:sz w:val="16"/>
                  <w:szCs w:val="18"/>
                  <w:lang w:eastAsia="en-GB"/>
                </w:rPr>
                <w:t>60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46D36679" w14:textId="77777777" w:rsidR="000F713F" w:rsidRPr="000F713F" w:rsidRDefault="000F713F" w:rsidP="000F713F">
            <w:pPr>
              <w:keepNext/>
              <w:keepLines/>
              <w:overflowPunct w:val="0"/>
              <w:autoSpaceDE w:val="0"/>
              <w:autoSpaceDN w:val="0"/>
              <w:adjustRightInd w:val="0"/>
              <w:jc w:val="center"/>
              <w:textAlignment w:val="baseline"/>
              <w:rPr>
                <w:ins w:id="4395" w:author="Huawei" w:date="2018-04-18T14:51:00Z"/>
                <w:rFonts w:ascii="Arial" w:eastAsia="Times New Roman" w:hAnsi="Arial"/>
                <w:b/>
                <w:sz w:val="16"/>
                <w:szCs w:val="18"/>
                <w:lang w:eastAsia="en-GB"/>
              </w:rPr>
            </w:pPr>
            <w:ins w:id="4396" w:author="Huawei" w:date="2018-04-18T14:51:00Z">
              <w:r w:rsidRPr="000F713F">
                <w:rPr>
                  <w:rFonts w:ascii="Arial" w:eastAsia="Times New Roman" w:hAnsi="Arial"/>
                  <w:b/>
                  <w:sz w:val="16"/>
                  <w:szCs w:val="18"/>
                  <w:lang w:eastAsia="en-GB"/>
                </w:rPr>
                <w:t>70</w:t>
              </w:r>
              <w:r w:rsidRPr="000F713F">
                <w:rPr>
                  <w:rFonts w:ascii="Arial" w:eastAsia="Times New Roman" w:hAnsi="Arial"/>
                  <w:sz w:val="16"/>
                  <w:szCs w:val="20"/>
                  <w:lang w:eastAsia="en-GB"/>
                </w:rPr>
                <w:t>°</w:t>
              </w:r>
            </w:ins>
          </w:p>
        </w:tc>
        <w:tc>
          <w:tcPr>
            <w:tcW w:w="395"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370F0CA5" w14:textId="77777777" w:rsidR="000F713F" w:rsidRPr="000F713F" w:rsidRDefault="000F713F" w:rsidP="000F713F">
            <w:pPr>
              <w:keepNext/>
              <w:keepLines/>
              <w:overflowPunct w:val="0"/>
              <w:autoSpaceDE w:val="0"/>
              <w:autoSpaceDN w:val="0"/>
              <w:adjustRightInd w:val="0"/>
              <w:jc w:val="center"/>
              <w:textAlignment w:val="baseline"/>
              <w:rPr>
                <w:ins w:id="4397" w:author="Huawei" w:date="2018-04-18T14:51:00Z"/>
                <w:rFonts w:ascii="Arial" w:eastAsia="Times New Roman" w:hAnsi="Arial"/>
                <w:b/>
                <w:sz w:val="16"/>
                <w:szCs w:val="18"/>
                <w:lang w:eastAsia="en-GB"/>
              </w:rPr>
            </w:pPr>
            <w:ins w:id="4398" w:author="Huawei" w:date="2018-04-18T14:51:00Z">
              <w:r w:rsidRPr="000F713F">
                <w:rPr>
                  <w:rFonts w:ascii="Arial" w:eastAsia="Times New Roman" w:hAnsi="Arial"/>
                  <w:b/>
                  <w:sz w:val="16"/>
                  <w:szCs w:val="18"/>
                  <w:lang w:eastAsia="en-GB"/>
                </w:rPr>
                <w:t>80</w:t>
              </w:r>
              <w:r w:rsidRPr="000F713F">
                <w:rPr>
                  <w:rFonts w:ascii="Arial" w:eastAsia="Times New Roman" w:hAnsi="Arial"/>
                  <w:sz w:val="16"/>
                  <w:szCs w:val="20"/>
                  <w:lang w:eastAsia="en-GB"/>
                </w:rPr>
                <w:t>°</w:t>
              </w:r>
            </w:ins>
          </w:p>
        </w:tc>
        <w:tc>
          <w:tcPr>
            <w:tcW w:w="420"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5764E3DE" w14:textId="77777777" w:rsidR="000F713F" w:rsidRPr="000F713F" w:rsidRDefault="000F713F" w:rsidP="000F713F">
            <w:pPr>
              <w:keepNext/>
              <w:keepLines/>
              <w:overflowPunct w:val="0"/>
              <w:autoSpaceDE w:val="0"/>
              <w:autoSpaceDN w:val="0"/>
              <w:adjustRightInd w:val="0"/>
              <w:jc w:val="center"/>
              <w:textAlignment w:val="baseline"/>
              <w:rPr>
                <w:ins w:id="4399" w:author="Huawei" w:date="2018-04-18T14:51:00Z"/>
                <w:rFonts w:ascii="Arial" w:eastAsia="Times New Roman" w:hAnsi="Arial"/>
                <w:b/>
                <w:sz w:val="16"/>
                <w:szCs w:val="18"/>
                <w:lang w:eastAsia="en-GB"/>
              </w:rPr>
            </w:pPr>
            <w:ins w:id="4400" w:author="Huawei" w:date="2018-04-18T14:51:00Z">
              <w:r w:rsidRPr="000F713F">
                <w:rPr>
                  <w:rFonts w:ascii="Arial" w:eastAsia="Times New Roman" w:hAnsi="Arial"/>
                  <w:b/>
                  <w:sz w:val="16"/>
                  <w:szCs w:val="18"/>
                  <w:lang w:eastAsia="en-GB"/>
                </w:rPr>
                <w:t>90</w:t>
              </w:r>
              <w:r w:rsidRPr="000F713F">
                <w:rPr>
                  <w:rFonts w:ascii="Arial" w:eastAsia="Times New Roman" w:hAnsi="Arial"/>
                  <w:sz w:val="16"/>
                  <w:szCs w:val="20"/>
                  <w:lang w:eastAsia="en-GB"/>
                </w:rPr>
                <w:t>°</w:t>
              </w:r>
            </w:ins>
          </w:p>
        </w:tc>
      </w:tr>
      <w:tr w:rsidR="000F713F" w:rsidRPr="000F713F" w14:paraId="7C458923" w14:textId="77777777" w:rsidTr="000F713F">
        <w:trPr>
          <w:cantSplit/>
          <w:jc w:val="center"/>
          <w:ins w:id="4401" w:author="Huawei" w:date="2018-04-18T14:5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4997B44A" w14:textId="77777777" w:rsidR="000F713F" w:rsidRPr="000F713F" w:rsidRDefault="000F713F" w:rsidP="000F713F">
            <w:pPr>
              <w:keepLines/>
              <w:numPr>
                <w:ilvl w:val="0"/>
                <w:numId w:val="33"/>
              </w:numPr>
              <w:spacing w:before="40" w:after="40"/>
              <w:ind w:firstLine="0"/>
              <w:jc w:val="center"/>
              <w:rPr>
                <w:ins w:id="4402" w:author="Huawei" w:date="2018-04-18T14:51:00Z"/>
                <w:rFonts w:ascii="Symbol" w:eastAsia="SimSun" w:hAnsi="Symbol"/>
                <w:i/>
                <w:sz w:val="16"/>
                <w:szCs w:val="18"/>
                <w:lang w:eastAsia="x-none"/>
              </w:rPr>
            </w:pPr>
            <w:ins w:id="4403" w:author="Huawei" w:date="2018-04-18T14:51:00Z">
              <w:r w:rsidRPr="000F713F">
                <w:rPr>
                  <w:rFonts w:ascii="Times New Roman" w:eastAsia="SimSun" w:hAnsi="Times New Roman"/>
                  <w:sz w:val="16"/>
                  <w:szCs w:val="18"/>
                  <w:lang w:eastAsia="x-none"/>
                </w:rPr>
                <w:t>Delay spread (DS)</w:t>
              </w:r>
            </w:ins>
          </w:p>
          <w:p w14:paraId="5BEC5A44" w14:textId="77777777" w:rsidR="000F713F" w:rsidRPr="000F713F" w:rsidRDefault="000F713F" w:rsidP="000F713F">
            <w:pPr>
              <w:keepLines/>
              <w:numPr>
                <w:ilvl w:val="0"/>
                <w:numId w:val="33"/>
              </w:numPr>
              <w:spacing w:before="40" w:after="40"/>
              <w:ind w:firstLine="0"/>
              <w:jc w:val="center"/>
              <w:rPr>
                <w:ins w:id="4404" w:author="Huawei" w:date="2018-04-18T14:51:00Z"/>
                <w:rFonts w:ascii="Times New Roman" w:eastAsia="SimSun" w:hAnsi="Times New Roman" w:cs="Arial"/>
                <w:sz w:val="16"/>
                <w:szCs w:val="18"/>
                <w:lang w:eastAsia="x-none"/>
              </w:rPr>
            </w:pPr>
            <w:ins w:id="4405" w:author="Huawei" w:date="2018-04-18T14:51:00Z">
              <w:r w:rsidRPr="000F713F">
                <w:rPr>
                  <w:rFonts w:ascii="Times New Roman" w:eastAsia="SimSun" w:hAnsi="Times New Roman"/>
                  <w:sz w:val="16"/>
                  <w:szCs w:val="18"/>
                  <w:lang w:eastAsia="x-none"/>
                </w:rPr>
                <w:t>lgDS=log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(DS/1s)</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154FC550" w14:textId="77777777" w:rsidR="000F713F" w:rsidRPr="000F713F" w:rsidRDefault="000F713F" w:rsidP="000F713F">
            <w:pPr>
              <w:keepLines/>
              <w:numPr>
                <w:ilvl w:val="0"/>
                <w:numId w:val="33"/>
              </w:numPr>
              <w:spacing w:before="40" w:after="40"/>
              <w:ind w:firstLine="0"/>
              <w:jc w:val="center"/>
              <w:rPr>
                <w:ins w:id="4406" w:author="Huawei" w:date="2018-04-18T14:51:00Z"/>
                <w:rFonts w:ascii="Times New Roman" w:eastAsia="SimSun" w:hAnsi="Times New Roman"/>
                <w:sz w:val="16"/>
                <w:szCs w:val="18"/>
                <w:lang w:eastAsia="x-none"/>
              </w:rPr>
            </w:pPr>
            <w:ins w:id="4407"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lgDS</w:t>
              </w:r>
            </w:ins>
          </w:p>
        </w:tc>
        <w:tc>
          <w:tcPr>
            <w:tcW w:w="411" w:type="pct"/>
            <w:tcBorders>
              <w:top w:val="single" w:sz="4" w:space="0" w:color="auto"/>
              <w:left w:val="single" w:sz="4" w:space="0" w:color="auto"/>
              <w:bottom w:val="single" w:sz="4" w:space="0" w:color="auto"/>
              <w:right w:val="single" w:sz="4" w:space="0" w:color="auto"/>
            </w:tcBorders>
          </w:tcPr>
          <w:p w14:paraId="3051430A" w14:textId="77777777" w:rsidR="000F713F" w:rsidRPr="000F713F" w:rsidRDefault="000F713F" w:rsidP="000F713F">
            <w:pPr>
              <w:keepLines/>
              <w:numPr>
                <w:ilvl w:val="0"/>
                <w:numId w:val="33"/>
              </w:numPr>
              <w:spacing w:before="40" w:after="40"/>
              <w:ind w:firstLine="0"/>
              <w:jc w:val="center"/>
              <w:rPr>
                <w:ins w:id="4408"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8859A38" w14:textId="77777777" w:rsidR="000F713F" w:rsidRPr="000F713F" w:rsidRDefault="000F713F" w:rsidP="000F713F">
            <w:pPr>
              <w:keepLines/>
              <w:numPr>
                <w:ilvl w:val="0"/>
                <w:numId w:val="33"/>
              </w:numPr>
              <w:spacing w:before="40" w:after="40"/>
              <w:ind w:firstLine="0"/>
              <w:jc w:val="center"/>
              <w:rPr>
                <w:ins w:id="440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7A2A09" w14:textId="77777777" w:rsidR="000F713F" w:rsidRPr="000F713F" w:rsidRDefault="000F713F" w:rsidP="000F713F">
            <w:pPr>
              <w:keepLines/>
              <w:numPr>
                <w:ilvl w:val="0"/>
                <w:numId w:val="33"/>
              </w:numPr>
              <w:spacing w:before="40" w:after="40"/>
              <w:ind w:firstLine="0"/>
              <w:jc w:val="center"/>
              <w:rPr>
                <w:ins w:id="441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1AB975B" w14:textId="77777777" w:rsidR="000F713F" w:rsidRPr="000F713F" w:rsidRDefault="000F713F" w:rsidP="000F713F">
            <w:pPr>
              <w:keepLines/>
              <w:numPr>
                <w:ilvl w:val="0"/>
                <w:numId w:val="33"/>
              </w:numPr>
              <w:spacing w:before="40" w:after="40"/>
              <w:ind w:firstLine="0"/>
              <w:jc w:val="center"/>
              <w:rPr>
                <w:ins w:id="441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EDA29BE" w14:textId="77777777" w:rsidR="000F713F" w:rsidRPr="000F713F" w:rsidRDefault="000F713F" w:rsidP="000F713F">
            <w:pPr>
              <w:keepLines/>
              <w:numPr>
                <w:ilvl w:val="0"/>
                <w:numId w:val="33"/>
              </w:numPr>
              <w:spacing w:before="40" w:after="40"/>
              <w:ind w:firstLine="0"/>
              <w:jc w:val="center"/>
              <w:rPr>
                <w:ins w:id="441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8033E6" w14:textId="77777777" w:rsidR="000F713F" w:rsidRPr="000F713F" w:rsidRDefault="000F713F" w:rsidP="000F713F">
            <w:pPr>
              <w:keepLines/>
              <w:numPr>
                <w:ilvl w:val="0"/>
                <w:numId w:val="33"/>
              </w:numPr>
              <w:spacing w:before="40" w:after="40"/>
              <w:ind w:firstLine="0"/>
              <w:jc w:val="center"/>
              <w:rPr>
                <w:ins w:id="441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53A8D1" w14:textId="77777777" w:rsidR="000F713F" w:rsidRPr="000F713F" w:rsidRDefault="000F713F" w:rsidP="000F713F">
            <w:pPr>
              <w:keepLines/>
              <w:numPr>
                <w:ilvl w:val="0"/>
                <w:numId w:val="33"/>
              </w:numPr>
              <w:spacing w:before="40" w:after="40"/>
              <w:ind w:firstLine="0"/>
              <w:jc w:val="center"/>
              <w:rPr>
                <w:ins w:id="441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801E7D" w14:textId="77777777" w:rsidR="000F713F" w:rsidRPr="000F713F" w:rsidRDefault="000F713F" w:rsidP="000F713F">
            <w:pPr>
              <w:keepLines/>
              <w:numPr>
                <w:ilvl w:val="0"/>
                <w:numId w:val="33"/>
              </w:numPr>
              <w:spacing w:before="40" w:after="40"/>
              <w:ind w:firstLine="0"/>
              <w:jc w:val="center"/>
              <w:rPr>
                <w:ins w:id="4415"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51E739A" w14:textId="77777777" w:rsidR="000F713F" w:rsidRPr="000F713F" w:rsidRDefault="000F713F" w:rsidP="000F713F">
            <w:pPr>
              <w:keepLines/>
              <w:numPr>
                <w:ilvl w:val="0"/>
                <w:numId w:val="33"/>
              </w:numPr>
              <w:spacing w:before="40" w:after="40"/>
              <w:ind w:firstLine="0"/>
              <w:jc w:val="center"/>
              <w:rPr>
                <w:ins w:id="4416" w:author="Huawei" w:date="2018-04-18T14:51:00Z"/>
                <w:rFonts w:ascii="Times New Roman" w:eastAsia="SimSun" w:hAnsi="Times New Roman"/>
                <w:color w:val="000000"/>
                <w:kern w:val="24"/>
                <w:sz w:val="16"/>
                <w:szCs w:val="18"/>
                <w:lang w:eastAsia="x-none"/>
              </w:rPr>
            </w:pPr>
          </w:p>
        </w:tc>
      </w:tr>
      <w:tr w:rsidR="000F713F" w:rsidRPr="000F713F" w14:paraId="1FB54AD3" w14:textId="77777777" w:rsidTr="000F713F">
        <w:trPr>
          <w:cantSplit/>
          <w:jc w:val="center"/>
          <w:ins w:id="4417" w:author="Huawei" w:date="2018-04-18T14:5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AAF007" w14:textId="77777777" w:rsidR="000F713F" w:rsidRPr="000F713F" w:rsidRDefault="000F713F" w:rsidP="000F713F">
            <w:pPr>
              <w:ind w:left="720" w:hanging="720"/>
              <w:rPr>
                <w:ins w:id="4418"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42C6F26B" w14:textId="77777777" w:rsidR="000F713F" w:rsidRPr="000F713F" w:rsidRDefault="000F713F" w:rsidP="000F713F">
            <w:pPr>
              <w:keepLines/>
              <w:numPr>
                <w:ilvl w:val="0"/>
                <w:numId w:val="33"/>
              </w:numPr>
              <w:spacing w:before="40" w:after="40"/>
              <w:ind w:firstLine="0"/>
              <w:jc w:val="center"/>
              <w:rPr>
                <w:ins w:id="4419" w:author="Huawei" w:date="2018-04-18T14:51:00Z"/>
                <w:rFonts w:ascii="Times New Roman" w:eastAsia="SimSun" w:hAnsi="Times New Roman"/>
                <w:kern w:val="2"/>
                <w:sz w:val="16"/>
                <w:szCs w:val="18"/>
                <w:lang w:eastAsia="x-none"/>
              </w:rPr>
            </w:pPr>
            <w:ins w:id="4420"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lgDS</w:t>
              </w:r>
            </w:ins>
          </w:p>
        </w:tc>
        <w:tc>
          <w:tcPr>
            <w:tcW w:w="411" w:type="pct"/>
            <w:tcBorders>
              <w:top w:val="single" w:sz="4" w:space="0" w:color="auto"/>
              <w:left w:val="single" w:sz="4" w:space="0" w:color="auto"/>
              <w:bottom w:val="single" w:sz="4" w:space="0" w:color="auto"/>
              <w:right w:val="single" w:sz="4" w:space="0" w:color="auto"/>
            </w:tcBorders>
          </w:tcPr>
          <w:p w14:paraId="654EBD59" w14:textId="77777777" w:rsidR="000F713F" w:rsidRPr="000F713F" w:rsidRDefault="000F713F" w:rsidP="000F713F">
            <w:pPr>
              <w:keepLines/>
              <w:numPr>
                <w:ilvl w:val="0"/>
                <w:numId w:val="33"/>
              </w:numPr>
              <w:spacing w:before="40" w:after="40"/>
              <w:ind w:firstLine="0"/>
              <w:jc w:val="center"/>
              <w:rPr>
                <w:ins w:id="4421"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8C2EE4E" w14:textId="77777777" w:rsidR="000F713F" w:rsidRPr="000F713F" w:rsidRDefault="000F713F" w:rsidP="000F713F">
            <w:pPr>
              <w:keepLines/>
              <w:numPr>
                <w:ilvl w:val="0"/>
                <w:numId w:val="33"/>
              </w:numPr>
              <w:spacing w:before="40" w:after="40"/>
              <w:ind w:firstLine="0"/>
              <w:jc w:val="center"/>
              <w:rPr>
                <w:ins w:id="442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93CDA31" w14:textId="77777777" w:rsidR="000F713F" w:rsidRPr="000F713F" w:rsidRDefault="000F713F" w:rsidP="000F713F">
            <w:pPr>
              <w:keepLines/>
              <w:numPr>
                <w:ilvl w:val="0"/>
                <w:numId w:val="33"/>
              </w:numPr>
              <w:spacing w:before="40" w:after="40"/>
              <w:ind w:firstLine="0"/>
              <w:jc w:val="center"/>
              <w:rPr>
                <w:ins w:id="442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8B3196" w14:textId="77777777" w:rsidR="000F713F" w:rsidRPr="000F713F" w:rsidRDefault="000F713F" w:rsidP="000F713F">
            <w:pPr>
              <w:keepLines/>
              <w:numPr>
                <w:ilvl w:val="0"/>
                <w:numId w:val="33"/>
              </w:numPr>
              <w:spacing w:before="40" w:after="40"/>
              <w:ind w:firstLine="0"/>
              <w:jc w:val="center"/>
              <w:rPr>
                <w:ins w:id="442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FA32A4" w14:textId="77777777" w:rsidR="000F713F" w:rsidRPr="000F713F" w:rsidRDefault="000F713F" w:rsidP="000F713F">
            <w:pPr>
              <w:keepLines/>
              <w:numPr>
                <w:ilvl w:val="0"/>
                <w:numId w:val="33"/>
              </w:numPr>
              <w:spacing w:before="40" w:after="40"/>
              <w:ind w:firstLine="0"/>
              <w:jc w:val="center"/>
              <w:rPr>
                <w:ins w:id="442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758DD3" w14:textId="77777777" w:rsidR="000F713F" w:rsidRPr="000F713F" w:rsidRDefault="000F713F" w:rsidP="000F713F">
            <w:pPr>
              <w:keepLines/>
              <w:numPr>
                <w:ilvl w:val="0"/>
                <w:numId w:val="33"/>
              </w:numPr>
              <w:spacing w:before="40" w:after="40"/>
              <w:ind w:firstLine="0"/>
              <w:jc w:val="center"/>
              <w:rPr>
                <w:ins w:id="442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9CEC618" w14:textId="77777777" w:rsidR="000F713F" w:rsidRPr="000F713F" w:rsidRDefault="000F713F" w:rsidP="000F713F">
            <w:pPr>
              <w:keepLines/>
              <w:numPr>
                <w:ilvl w:val="0"/>
                <w:numId w:val="33"/>
              </w:numPr>
              <w:spacing w:before="40" w:after="40"/>
              <w:ind w:firstLine="0"/>
              <w:jc w:val="center"/>
              <w:rPr>
                <w:ins w:id="442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927CE2" w14:textId="77777777" w:rsidR="000F713F" w:rsidRPr="000F713F" w:rsidRDefault="000F713F" w:rsidP="000F713F">
            <w:pPr>
              <w:keepLines/>
              <w:numPr>
                <w:ilvl w:val="0"/>
                <w:numId w:val="33"/>
              </w:numPr>
              <w:spacing w:before="40" w:after="40"/>
              <w:ind w:firstLine="0"/>
              <w:jc w:val="center"/>
              <w:rPr>
                <w:ins w:id="4428"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ACDAEBC" w14:textId="77777777" w:rsidR="000F713F" w:rsidRPr="000F713F" w:rsidRDefault="000F713F" w:rsidP="000F713F">
            <w:pPr>
              <w:keepLines/>
              <w:numPr>
                <w:ilvl w:val="0"/>
                <w:numId w:val="33"/>
              </w:numPr>
              <w:spacing w:before="40" w:after="40"/>
              <w:ind w:firstLine="0"/>
              <w:jc w:val="center"/>
              <w:rPr>
                <w:ins w:id="4429" w:author="Huawei" w:date="2018-04-18T14:51:00Z"/>
                <w:rFonts w:ascii="Times New Roman" w:eastAsia="SimSun" w:hAnsi="Times New Roman"/>
                <w:color w:val="000000"/>
                <w:kern w:val="24"/>
                <w:sz w:val="16"/>
                <w:szCs w:val="18"/>
                <w:lang w:eastAsia="x-none"/>
              </w:rPr>
            </w:pPr>
          </w:p>
        </w:tc>
      </w:tr>
      <w:tr w:rsidR="000F713F" w:rsidRPr="000F713F" w14:paraId="02B46FBE" w14:textId="77777777" w:rsidTr="000F713F">
        <w:trPr>
          <w:cantSplit/>
          <w:jc w:val="center"/>
          <w:ins w:id="4430" w:author="Huawei" w:date="2018-04-18T14:5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0904430B" w14:textId="77777777" w:rsidR="000F713F" w:rsidRPr="000F713F" w:rsidRDefault="000F713F" w:rsidP="000F713F">
            <w:pPr>
              <w:keepLines/>
              <w:numPr>
                <w:ilvl w:val="0"/>
                <w:numId w:val="33"/>
              </w:numPr>
              <w:spacing w:before="40" w:after="40"/>
              <w:ind w:firstLine="0"/>
              <w:jc w:val="center"/>
              <w:rPr>
                <w:ins w:id="4431" w:author="Huawei" w:date="2018-04-18T14:51:00Z"/>
                <w:rFonts w:ascii="Times New Roman" w:eastAsia="SimSun" w:hAnsi="Times New Roman"/>
                <w:kern w:val="2"/>
                <w:sz w:val="16"/>
                <w:szCs w:val="18"/>
                <w:lang w:eastAsia="x-none"/>
              </w:rPr>
            </w:pPr>
            <w:ins w:id="4432" w:author="Huawei" w:date="2018-04-18T14:51:00Z">
              <w:r w:rsidRPr="000F713F">
                <w:rPr>
                  <w:rFonts w:ascii="Times New Roman" w:eastAsia="SimSun" w:hAnsi="Times New Roman"/>
                  <w:sz w:val="16"/>
                  <w:szCs w:val="18"/>
                  <w:lang w:eastAsia="x-none"/>
                </w:rPr>
                <w:t>AOD spread (ASD)</w:t>
              </w:r>
            </w:ins>
          </w:p>
          <w:p w14:paraId="038CADEE" w14:textId="77777777" w:rsidR="000F713F" w:rsidRPr="000F713F" w:rsidRDefault="000F713F" w:rsidP="000F713F">
            <w:pPr>
              <w:keepLines/>
              <w:numPr>
                <w:ilvl w:val="0"/>
                <w:numId w:val="33"/>
              </w:numPr>
              <w:spacing w:before="40" w:after="40"/>
              <w:ind w:firstLine="0"/>
              <w:jc w:val="center"/>
              <w:rPr>
                <w:ins w:id="4433" w:author="Huawei" w:date="2018-04-18T14:51:00Z"/>
                <w:rFonts w:ascii="Times New Roman" w:eastAsia="SimSun" w:hAnsi="Times New Roman" w:cs="Arial"/>
                <w:sz w:val="16"/>
                <w:szCs w:val="18"/>
                <w:vertAlign w:val="superscript"/>
                <w:lang w:eastAsia="x-none"/>
              </w:rPr>
            </w:pPr>
            <w:ins w:id="4434" w:author="Huawei" w:date="2018-04-18T14:51:00Z">
              <w:r w:rsidRPr="000F713F">
                <w:rPr>
                  <w:rFonts w:ascii="Times New Roman" w:eastAsia="SimSun" w:hAnsi="Times New Roman"/>
                  <w:sz w:val="16"/>
                  <w:szCs w:val="18"/>
                  <w:lang w:eastAsia="x-none"/>
                </w:rPr>
                <w:t>lgASD=log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(ASD/1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46F92807" w14:textId="77777777" w:rsidR="000F713F" w:rsidRPr="000F713F" w:rsidRDefault="000F713F" w:rsidP="000F713F">
            <w:pPr>
              <w:keepLines/>
              <w:numPr>
                <w:ilvl w:val="0"/>
                <w:numId w:val="33"/>
              </w:numPr>
              <w:spacing w:before="40" w:after="40"/>
              <w:ind w:firstLine="0"/>
              <w:jc w:val="center"/>
              <w:rPr>
                <w:ins w:id="4435" w:author="Huawei" w:date="2018-04-18T14:51:00Z"/>
                <w:rFonts w:ascii="Times New Roman" w:eastAsia="SimSun" w:hAnsi="Times New Roman"/>
                <w:sz w:val="16"/>
                <w:szCs w:val="18"/>
                <w:lang w:eastAsia="x-none"/>
              </w:rPr>
            </w:pPr>
            <w:ins w:id="4436"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lgASD</w:t>
              </w:r>
            </w:ins>
          </w:p>
        </w:tc>
        <w:tc>
          <w:tcPr>
            <w:tcW w:w="411" w:type="pct"/>
            <w:tcBorders>
              <w:top w:val="single" w:sz="4" w:space="0" w:color="auto"/>
              <w:left w:val="single" w:sz="4" w:space="0" w:color="auto"/>
              <w:bottom w:val="single" w:sz="4" w:space="0" w:color="auto"/>
              <w:right w:val="single" w:sz="4" w:space="0" w:color="auto"/>
            </w:tcBorders>
          </w:tcPr>
          <w:p w14:paraId="5F816098" w14:textId="77777777" w:rsidR="000F713F" w:rsidRPr="000F713F" w:rsidRDefault="000F713F" w:rsidP="000F713F">
            <w:pPr>
              <w:keepLines/>
              <w:numPr>
                <w:ilvl w:val="0"/>
                <w:numId w:val="33"/>
              </w:numPr>
              <w:spacing w:before="40" w:after="40"/>
              <w:ind w:firstLine="0"/>
              <w:jc w:val="center"/>
              <w:rPr>
                <w:ins w:id="4437"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1638F13" w14:textId="77777777" w:rsidR="000F713F" w:rsidRPr="000F713F" w:rsidRDefault="000F713F" w:rsidP="000F713F">
            <w:pPr>
              <w:keepLines/>
              <w:numPr>
                <w:ilvl w:val="0"/>
                <w:numId w:val="33"/>
              </w:numPr>
              <w:spacing w:before="40" w:after="40"/>
              <w:ind w:firstLine="0"/>
              <w:jc w:val="center"/>
              <w:rPr>
                <w:ins w:id="443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7475EF" w14:textId="77777777" w:rsidR="000F713F" w:rsidRPr="000F713F" w:rsidRDefault="000F713F" w:rsidP="000F713F">
            <w:pPr>
              <w:keepLines/>
              <w:numPr>
                <w:ilvl w:val="0"/>
                <w:numId w:val="33"/>
              </w:numPr>
              <w:spacing w:before="40" w:after="40"/>
              <w:ind w:firstLine="0"/>
              <w:jc w:val="center"/>
              <w:rPr>
                <w:ins w:id="443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DD4E36" w14:textId="77777777" w:rsidR="000F713F" w:rsidRPr="000F713F" w:rsidRDefault="000F713F" w:rsidP="000F713F">
            <w:pPr>
              <w:keepLines/>
              <w:numPr>
                <w:ilvl w:val="0"/>
                <w:numId w:val="33"/>
              </w:numPr>
              <w:spacing w:before="40" w:after="40"/>
              <w:ind w:firstLine="0"/>
              <w:jc w:val="center"/>
              <w:rPr>
                <w:ins w:id="444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0E1A47" w14:textId="77777777" w:rsidR="000F713F" w:rsidRPr="000F713F" w:rsidRDefault="000F713F" w:rsidP="000F713F">
            <w:pPr>
              <w:keepLines/>
              <w:numPr>
                <w:ilvl w:val="0"/>
                <w:numId w:val="33"/>
              </w:numPr>
              <w:spacing w:before="40" w:after="40"/>
              <w:ind w:firstLine="0"/>
              <w:jc w:val="center"/>
              <w:rPr>
                <w:ins w:id="444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12D329" w14:textId="77777777" w:rsidR="000F713F" w:rsidRPr="000F713F" w:rsidRDefault="000F713F" w:rsidP="000F713F">
            <w:pPr>
              <w:keepLines/>
              <w:numPr>
                <w:ilvl w:val="0"/>
                <w:numId w:val="33"/>
              </w:numPr>
              <w:spacing w:before="40" w:after="40"/>
              <w:ind w:firstLine="0"/>
              <w:jc w:val="center"/>
              <w:rPr>
                <w:ins w:id="444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3B9CAC" w14:textId="77777777" w:rsidR="000F713F" w:rsidRPr="000F713F" w:rsidRDefault="000F713F" w:rsidP="000F713F">
            <w:pPr>
              <w:keepLines/>
              <w:numPr>
                <w:ilvl w:val="0"/>
                <w:numId w:val="33"/>
              </w:numPr>
              <w:spacing w:before="40" w:after="40"/>
              <w:ind w:firstLine="0"/>
              <w:jc w:val="center"/>
              <w:rPr>
                <w:ins w:id="444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F61E9F" w14:textId="77777777" w:rsidR="000F713F" w:rsidRPr="000F713F" w:rsidRDefault="000F713F" w:rsidP="000F713F">
            <w:pPr>
              <w:keepLines/>
              <w:numPr>
                <w:ilvl w:val="0"/>
                <w:numId w:val="33"/>
              </w:numPr>
              <w:spacing w:before="40" w:after="40"/>
              <w:ind w:firstLine="0"/>
              <w:jc w:val="center"/>
              <w:rPr>
                <w:ins w:id="4444"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5016CB6" w14:textId="77777777" w:rsidR="000F713F" w:rsidRPr="000F713F" w:rsidRDefault="000F713F" w:rsidP="000F713F">
            <w:pPr>
              <w:keepLines/>
              <w:numPr>
                <w:ilvl w:val="0"/>
                <w:numId w:val="33"/>
              </w:numPr>
              <w:spacing w:before="40" w:after="40"/>
              <w:ind w:firstLine="0"/>
              <w:jc w:val="center"/>
              <w:rPr>
                <w:ins w:id="4445" w:author="Huawei" w:date="2018-04-18T14:51:00Z"/>
                <w:rFonts w:ascii="Times New Roman" w:eastAsia="SimSun" w:hAnsi="Times New Roman"/>
                <w:color w:val="000000"/>
                <w:kern w:val="24"/>
                <w:sz w:val="16"/>
                <w:szCs w:val="18"/>
                <w:lang w:eastAsia="x-none"/>
              </w:rPr>
            </w:pPr>
          </w:p>
        </w:tc>
      </w:tr>
      <w:tr w:rsidR="000F713F" w:rsidRPr="000F713F" w14:paraId="4D82C127" w14:textId="77777777" w:rsidTr="000F713F">
        <w:trPr>
          <w:cantSplit/>
          <w:jc w:val="center"/>
          <w:ins w:id="4446" w:author="Huawei" w:date="2018-04-18T14:5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2F7588" w14:textId="77777777" w:rsidR="000F713F" w:rsidRPr="000F713F" w:rsidRDefault="000F713F" w:rsidP="000F713F">
            <w:pPr>
              <w:ind w:left="720" w:hanging="720"/>
              <w:rPr>
                <w:ins w:id="4447" w:author="Huawei" w:date="2018-04-18T14:51:00Z"/>
                <w:rFonts w:ascii="Arial" w:eastAsia="Malgun Gothic" w:hAnsi="Arial" w:cs="Arial"/>
                <w:kern w:val="2"/>
                <w:sz w:val="16"/>
                <w:szCs w:val="18"/>
                <w:vertAlign w:val="superscript"/>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3ABCD460" w14:textId="77777777" w:rsidR="000F713F" w:rsidRPr="000F713F" w:rsidRDefault="000F713F" w:rsidP="000F713F">
            <w:pPr>
              <w:keepLines/>
              <w:numPr>
                <w:ilvl w:val="0"/>
                <w:numId w:val="33"/>
              </w:numPr>
              <w:spacing w:before="40" w:after="40"/>
              <w:ind w:firstLine="0"/>
              <w:jc w:val="center"/>
              <w:rPr>
                <w:ins w:id="4448" w:author="Huawei" w:date="2018-04-18T14:51:00Z"/>
                <w:rFonts w:ascii="Times New Roman" w:eastAsia="SimSun" w:hAnsi="Times New Roman"/>
                <w:kern w:val="2"/>
                <w:sz w:val="16"/>
                <w:szCs w:val="18"/>
                <w:lang w:eastAsia="x-none"/>
              </w:rPr>
            </w:pPr>
            <w:ins w:id="4449"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lgASD</w:t>
              </w:r>
            </w:ins>
          </w:p>
        </w:tc>
        <w:tc>
          <w:tcPr>
            <w:tcW w:w="411" w:type="pct"/>
            <w:tcBorders>
              <w:top w:val="single" w:sz="4" w:space="0" w:color="auto"/>
              <w:left w:val="single" w:sz="4" w:space="0" w:color="auto"/>
              <w:bottom w:val="single" w:sz="4" w:space="0" w:color="auto"/>
              <w:right w:val="single" w:sz="4" w:space="0" w:color="auto"/>
            </w:tcBorders>
          </w:tcPr>
          <w:p w14:paraId="792C3BEA" w14:textId="77777777" w:rsidR="000F713F" w:rsidRPr="000F713F" w:rsidRDefault="000F713F" w:rsidP="000F713F">
            <w:pPr>
              <w:keepLines/>
              <w:numPr>
                <w:ilvl w:val="0"/>
                <w:numId w:val="33"/>
              </w:numPr>
              <w:spacing w:before="40" w:after="40"/>
              <w:ind w:firstLine="0"/>
              <w:jc w:val="center"/>
              <w:rPr>
                <w:ins w:id="4450"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103866E" w14:textId="77777777" w:rsidR="000F713F" w:rsidRPr="000F713F" w:rsidRDefault="000F713F" w:rsidP="000F713F">
            <w:pPr>
              <w:keepLines/>
              <w:numPr>
                <w:ilvl w:val="0"/>
                <w:numId w:val="33"/>
              </w:numPr>
              <w:spacing w:before="40" w:after="40"/>
              <w:ind w:firstLine="0"/>
              <w:jc w:val="center"/>
              <w:rPr>
                <w:ins w:id="445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48FEB4" w14:textId="77777777" w:rsidR="000F713F" w:rsidRPr="000F713F" w:rsidRDefault="000F713F" w:rsidP="000F713F">
            <w:pPr>
              <w:keepLines/>
              <w:numPr>
                <w:ilvl w:val="0"/>
                <w:numId w:val="33"/>
              </w:numPr>
              <w:spacing w:before="40" w:after="40"/>
              <w:ind w:firstLine="0"/>
              <w:jc w:val="center"/>
              <w:rPr>
                <w:ins w:id="445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E6029F0" w14:textId="77777777" w:rsidR="000F713F" w:rsidRPr="000F713F" w:rsidRDefault="000F713F" w:rsidP="000F713F">
            <w:pPr>
              <w:keepLines/>
              <w:numPr>
                <w:ilvl w:val="0"/>
                <w:numId w:val="33"/>
              </w:numPr>
              <w:spacing w:before="40" w:after="40"/>
              <w:ind w:firstLine="0"/>
              <w:jc w:val="center"/>
              <w:rPr>
                <w:ins w:id="445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A35C16B" w14:textId="77777777" w:rsidR="000F713F" w:rsidRPr="000F713F" w:rsidRDefault="000F713F" w:rsidP="000F713F">
            <w:pPr>
              <w:keepLines/>
              <w:numPr>
                <w:ilvl w:val="0"/>
                <w:numId w:val="33"/>
              </w:numPr>
              <w:spacing w:before="40" w:after="40"/>
              <w:ind w:firstLine="0"/>
              <w:jc w:val="center"/>
              <w:rPr>
                <w:ins w:id="445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B49E88E" w14:textId="77777777" w:rsidR="000F713F" w:rsidRPr="000F713F" w:rsidRDefault="000F713F" w:rsidP="000F713F">
            <w:pPr>
              <w:keepLines/>
              <w:numPr>
                <w:ilvl w:val="0"/>
                <w:numId w:val="33"/>
              </w:numPr>
              <w:spacing w:before="40" w:after="40"/>
              <w:ind w:firstLine="0"/>
              <w:jc w:val="center"/>
              <w:rPr>
                <w:ins w:id="445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6B82C1" w14:textId="77777777" w:rsidR="000F713F" w:rsidRPr="000F713F" w:rsidRDefault="000F713F" w:rsidP="000F713F">
            <w:pPr>
              <w:keepLines/>
              <w:numPr>
                <w:ilvl w:val="0"/>
                <w:numId w:val="33"/>
              </w:numPr>
              <w:spacing w:before="40" w:after="40"/>
              <w:ind w:firstLine="0"/>
              <w:jc w:val="center"/>
              <w:rPr>
                <w:ins w:id="445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083E0A1" w14:textId="77777777" w:rsidR="000F713F" w:rsidRPr="000F713F" w:rsidRDefault="000F713F" w:rsidP="000F713F">
            <w:pPr>
              <w:keepLines/>
              <w:numPr>
                <w:ilvl w:val="0"/>
                <w:numId w:val="33"/>
              </w:numPr>
              <w:spacing w:before="40" w:after="40"/>
              <w:ind w:firstLine="0"/>
              <w:jc w:val="center"/>
              <w:rPr>
                <w:ins w:id="4457"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E4D7B60" w14:textId="77777777" w:rsidR="000F713F" w:rsidRPr="000F713F" w:rsidRDefault="000F713F" w:rsidP="000F713F">
            <w:pPr>
              <w:keepLines/>
              <w:numPr>
                <w:ilvl w:val="0"/>
                <w:numId w:val="33"/>
              </w:numPr>
              <w:spacing w:before="40" w:after="40"/>
              <w:ind w:firstLine="0"/>
              <w:jc w:val="center"/>
              <w:rPr>
                <w:ins w:id="4458" w:author="Huawei" w:date="2018-04-18T14:51:00Z"/>
                <w:rFonts w:ascii="Times New Roman" w:eastAsia="SimSun" w:hAnsi="Times New Roman"/>
                <w:color w:val="000000"/>
                <w:kern w:val="24"/>
                <w:sz w:val="16"/>
                <w:szCs w:val="18"/>
                <w:lang w:eastAsia="x-none"/>
              </w:rPr>
            </w:pPr>
          </w:p>
        </w:tc>
      </w:tr>
      <w:tr w:rsidR="000F713F" w:rsidRPr="000F713F" w14:paraId="05E179FF" w14:textId="77777777" w:rsidTr="000F713F">
        <w:trPr>
          <w:cantSplit/>
          <w:jc w:val="center"/>
          <w:ins w:id="4459" w:author="Huawei" w:date="2018-04-18T14:5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2C38E69C" w14:textId="77777777" w:rsidR="000F713F" w:rsidRPr="000F713F" w:rsidRDefault="000F713F" w:rsidP="000F713F">
            <w:pPr>
              <w:keepLines/>
              <w:numPr>
                <w:ilvl w:val="0"/>
                <w:numId w:val="33"/>
              </w:numPr>
              <w:spacing w:before="40" w:after="40"/>
              <w:ind w:firstLine="0"/>
              <w:jc w:val="center"/>
              <w:rPr>
                <w:ins w:id="4460" w:author="Huawei" w:date="2018-04-18T14:51:00Z"/>
                <w:rFonts w:ascii="Times New Roman" w:eastAsia="SimSun" w:hAnsi="Times New Roman"/>
                <w:kern w:val="2"/>
                <w:sz w:val="16"/>
                <w:szCs w:val="18"/>
                <w:lang w:eastAsia="x-none"/>
              </w:rPr>
            </w:pPr>
            <w:ins w:id="4461" w:author="Huawei" w:date="2018-04-18T14:51:00Z">
              <w:r w:rsidRPr="000F713F">
                <w:rPr>
                  <w:rFonts w:ascii="Times New Roman" w:eastAsia="SimSun" w:hAnsi="Times New Roman"/>
                  <w:sz w:val="16"/>
                  <w:szCs w:val="18"/>
                  <w:lang w:eastAsia="x-none"/>
                </w:rPr>
                <w:t>AOA spread (ASA)</w:t>
              </w:r>
            </w:ins>
          </w:p>
          <w:p w14:paraId="1DF3C8AA" w14:textId="77777777" w:rsidR="000F713F" w:rsidRPr="000F713F" w:rsidRDefault="000F713F" w:rsidP="000F713F">
            <w:pPr>
              <w:keepLines/>
              <w:numPr>
                <w:ilvl w:val="0"/>
                <w:numId w:val="33"/>
              </w:numPr>
              <w:spacing w:before="40" w:after="40"/>
              <w:ind w:firstLine="0"/>
              <w:jc w:val="center"/>
              <w:rPr>
                <w:ins w:id="4462" w:author="Huawei" w:date="2018-04-18T14:51:00Z"/>
                <w:rFonts w:ascii="Times New Roman" w:eastAsia="SimSun" w:hAnsi="Times New Roman" w:cs="Arial"/>
                <w:sz w:val="16"/>
                <w:szCs w:val="18"/>
                <w:lang w:eastAsia="x-none"/>
              </w:rPr>
            </w:pPr>
            <w:ins w:id="4463" w:author="Huawei" w:date="2018-04-18T14:51:00Z">
              <w:r w:rsidRPr="000F713F">
                <w:rPr>
                  <w:rFonts w:ascii="Times New Roman" w:eastAsia="SimSun" w:hAnsi="Times New Roman"/>
                  <w:sz w:val="16"/>
                  <w:szCs w:val="18"/>
                  <w:lang w:eastAsia="x-none"/>
                </w:rPr>
                <w:t>lgASA=log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(ASA/1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2C65DB01" w14:textId="77777777" w:rsidR="000F713F" w:rsidRPr="000F713F" w:rsidRDefault="000F713F" w:rsidP="000F713F">
            <w:pPr>
              <w:keepLines/>
              <w:numPr>
                <w:ilvl w:val="0"/>
                <w:numId w:val="33"/>
              </w:numPr>
              <w:spacing w:before="40" w:after="40"/>
              <w:ind w:firstLine="0"/>
              <w:jc w:val="center"/>
              <w:rPr>
                <w:ins w:id="4464" w:author="Huawei" w:date="2018-04-18T14:51:00Z"/>
                <w:rFonts w:ascii="Times New Roman" w:eastAsia="SimSun" w:hAnsi="Times New Roman"/>
                <w:sz w:val="16"/>
                <w:szCs w:val="18"/>
                <w:lang w:eastAsia="x-none"/>
              </w:rPr>
            </w:pPr>
            <w:ins w:id="4465"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lgASA</w:t>
              </w:r>
            </w:ins>
          </w:p>
        </w:tc>
        <w:tc>
          <w:tcPr>
            <w:tcW w:w="411" w:type="pct"/>
            <w:tcBorders>
              <w:top w:val="single" w:sz="4" w:space="0" w:color="auto"/>
              <w:left w:val="single" w:sz="4" w:space="0" w:color="auto"/>
              <w:bottom w:val="single" w:sz="4" w:space="0" w:color="auto"/>
              <w:right w:val="single" w:sz="4" w:space="0" w:color="auto"/>
            </w:tcBorders>
          </w:tcPr>
          <w:p w14:paraId="5A8F8682" w14:textId="77777777" w:rsidR="000F713F" w:rsidRPr="000F713F" w:rsidRDefault="000F713F" w:rsidP="000F713F">
            <w:pPr>
              <w:keepLines/>
              <w:numPr>
                <w:ilvl w:val="0"/>
                <w:numId w:val="33"/>
              </w:numPr>
              <w:spacing w:before="40" w:after="40"/>
              <w:ind w:firstLine="0"/>
              <w:jc w:val="center"/>
              <w:rPr>
                <w:ins w:id="4466"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F281E90" w14:textId="77777777" w:rsidR="000F713F" w:rsidRPr="000F713F" w:rsidRDefault="000F713F" w:rsidP="000F713F">
            <w:pPr>
              <w:keepLines/>
              <w:numPr>
                <w:ilvl w:val="0"/>
                <w:numId w:val="33"/>
              </w:numPr>
              <w:spacing w:before="40" w:after="40"/>
              <w:ind w:firstLine="0"/>
              <w:jc w:val="center"/>
              <w:rPr>
                <w:ins w:id="446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1296562" w14:textId="77777777" w:rsidR="000F713F" w:rsidRPr="000F713F" w:rsidRDefault="000F713F" w:rsidP="000F713F">
            <w:pPr>
              <w:keepLines/>
              <w:numPr>
                <w:ilvl w:val="0"/>
                <w:numId w:val="33"/>
              </w:numPr>
              <w:spacing w:before="40" w:after="40"/>
              <w:ind w:firstLine="0"/>
              <w:jc w:val="center"/>
              <w:rPr>
                <w:ins w:id="446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235018" w14:textId="77777777" w:rsidR="000F713F" w:rsidRPr="000F713F" w:rsidRDefault="000F713F" w:rsidP="000F713F">
            <w:pPr>
              <w:keepLines/>
              <w:numPr>
                <w:ilvl w:val="0"/>
                <w:numId w:val="33"/>
              </w:numPr>
              <w:spacing w:before="40" w:after="40"/>
              <w:ind w:firstLine="0"/>
              <w:jc w:val="center"/>
              <w:rPr>
                <w:ins w:id="446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1C48D59" w14:textId="77777777" w:rsidR="000F713F" w:rsidRPr="000F713F" w:rsidRDefault="000F713F" w:rsidP="000F713F">
            <w:pPr>
              <w:keepLines/>
              <w:numPr>
                <w:ilvl w:val="0"/>
                <w:numId w:val="33"/>
              </w:numPr>
              <w:spacing w:before="40" w:after="40"/>
              <w:ind w:firstLine="0"/>
              <w:jc w:val="center"/>
              <w:rPr>
                <w:ins w:id="447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C6F66FF" w14:textId="77777777" w:rsidR="000F713F" w:rsidRPr="000F713F" w:rsidRDefault="000F713F" w:rsidP="000F713F">
            <w:pPr>
              <w:keepLines/>
              <w:numPr>
                <w:ilvl w:val="0"/>
                <w:numId w:val="33"/>
              </w:numPr>
              <w:spacing w:before="40" w:after="40"/>
              <w:ind w:firstLine="0"/>
              <w:jc w:val="center"/>
              <w:rPr>
                <w:ins w:id="447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CF3268" w14:textId="77777777" w:rsidR="000F713F" w:rsidRPr="000F713F" w:rsidRDefault="000F713F" w:rsidP="000F713F">
            <w:pPr>
              <w:keepLines/>
              <w:numPr>
                <w:ilvl w:val="0"/>
                <w:numId w:val="33"/>
              </w:numPr>
              <w:spacing w:before="40" w:after="40"/>
              <w:ind w:firstLine="0"/>
              <w:jc w:val="center"/>
              <w:rPr>
                <w:ins w:id="447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FCD9D97" w14:textId="77777777" w:rsidR="000F713F" w:rsidRPr="000F713F" w:rsidRDefault="000F713F" w:rsidP="000F713F">
            <w:pPr>
              <w:keepLines/>
              <w:numPr>
                <w:ilvl w:val="0"/>
                <w:numId w:val="33"/>
              </w:numPr>
              <w:spacing w:before="40" w:after="40"/>
              <w:ind w:firstLine="0"/>
              <w:jc w:val="center"/>
              <w:rPr>
                <w:ins w:id="4473"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E239395" w14:textId="77777777" w:rsidR="000F713F" w:rsidRPr="000F713F" w:rsidRDefault="000F713F" w:rsidP="000F713F">
            <w:pPr>
              <w:keepLines/>
              <w:numPr>
                <w:ilvl w:val="0"/>
                <w:numId w:val="33"/>
              </w:numPr>
              <w:spacing w:before="40" w:after="40"/>
              <w:ind w:firstLine="0"/>
              <w:jc w:val="center"/>
              <w:rPr>
                <w:ins w:id="4474" w:author="Huawei" w:date="2018-04-18T14:51:00Z"/>
                <w:rFonts w:ascii="Times New Roman" w:eastAsia="SimSun" w:hAnsi="Times New Roman"/>
                <w:color w:val="000000"/>
                <w:kern w:val="24"/>
                <w:sz w:val="16"/>
                <w:szCs w:val="18"/>
                <w:lang w:eastAsia="x-none"/>
              </w:rPr>
            </w:pPr>
          </w:p>
        </w:tc>
      </w:tr>
      <w:tr w:rsidR="000F713F" w:rsidRPr="000F713F" w14:paraId="2B3D091D" w14:textId="77777777" w:rsidTr="000F713F">
        <w:trPr>
          <w:cantSplit/>
          <w:jc w:val="center"/>
          <w:ins w:id="4475" w:author="Huawei" w:date="2018-04-18T14:5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11EE53" w14:textId="77777777" w:rsidR="000F713F" w:rsidRPr="000F713F" w:rsidRDefault="000F713F" w:rsidP="000F713F">
            <w:pPr>
              <w:ind w:left="720" w:hanging="720"/>
              <w:rPr>
                <w:ins w:id="4476"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68F0B2F4" w14:textId="77777777" w:rsidR="000F713F" w:rsidRPr="000F713F" w:rsidRDefault="000F713F" w:rsidP="000F713F">
            <w:pPr>
              <w:keepLines/>
              <w:numPr>
                <w:ilvl w:val="0"/>
                <w:numId w:val="33"/>
              </w:numPr>
              <w:spacing w:before="40" w:after="40"/>
              <w:ind w:firstLine="0"/>
              <w:jc w:val="center"/>
              <w:rPr>
                <w:ins w:id="4477" w:author="Huawei" w:date="2018-04-18T14:51:00Z"/>
                <w:rFonts w:ascii="Times New Roman" w:eastAsia="SimSun" w:hAnsi="Times New Roman"/>
                <w:kern w:val="2"/>
                <w:sz w:val="16"/>
                <w:szCs w:val="18"/>
                <w:lang w:eastAsia="x-none"/>
              </w:rPr>
            </w:pPr>
            <w:ins w:id="4478"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lgASA</w:t>
              </w:r>
            </w:ins>
          </w:p>
        </w:tc>
        <w:tc>
          <w:tcPr>
            <w:tcW w:w="411" w:type="pct"/>
            <w:tcBorders>
              <w:top w:val="single" w:sz="4" w:space="0" w:color="auto"/>
              <w:left w:val="single" w:sz="4" w:space="0" w:color="auto"/>
              <w:bottom w:val="single" w:sz="4" w:space="0" w:color="auto"/>
              <w:right w:val="single" w:sz="4" w:space="0" w:color="auto"/>
            </w:tcBorders>
          </w:tcPr>
          <w:p w14:paraId="750E1B72" w14:textId="77777777" w:rsidR="000F713F" w:rsidRPr="000F713F" w:rsidRDefault="000F713F" w:rsidP="000F713F">
            <w:pPr>
              <w:keepLines/>
              <w:numPr>
                <w:ilvl w:val="0"/>
                <w:numId w:val="33"/>
              </w:numPr>
              <w:spacing w:before="40" w:after="40"/>
              <w:ind w:firstLine="0"/>
              <w:jc w:val="center"/>
              <w:rPr>
                <w:ins w:id="4479"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93FD854" w14:textId="77777777" w:rsidR="000F713F" w:rsidRPr="000F713F" w:rsidRDefault="000F713F" w:rsidP="000F713F">
            <w:pPr>
              <w:keepLines/>
              <w:numPr>
                <w:ilvl w:val="0"/>
                <w:numId w:val="33"/>
              </w:numPr>
              <w:spacing w:before="40" w:after="40"/>
              <w:ind w:firstLine="0"/>
              <w:jc w:val="center"/>
              <w:rPr>
                <w:ins w:id="448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15AE85A" w14:textId="77777777" w:rsidR="000F713F" w:rsidRPr="000F713F" w:rsidRDefault="000F713F" w:rsidP="000F713F">
            <w:pPr>
              <w:keepLines/>
              <w:numPr>
                <w:ilvl w:val="0"/>
                <w:numId w:val="33"/>
              </w:numPr>
              <w:spacing w:before="40" w:after="40"/>
              <w:ind w:firstLine="0"/>
              <w:jc w:val="center"/>
              <w:rPr>
                <w:ins w:id="448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790BCBA" w14:textId="77777777" w:rsidR="000F713F" w:rsidRPr="000F713F" w:rsidRDefault="000F713F" w:rsidP="000F713F">
            <w:pPr>
              <w:keepLines/>
              <w:numPr>
                <w:ilvl w:val="0"/>
                <w:numId w:val="33"/>
              </w:numPr>
              <w:spacing w:before="40" w:after="40"/>
              <w:ind w:firstLine="0"/>
              <w:jc w:val="center"/>
              <w:rPr>
                <w:ins w:id="448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A52B54" w14:textId="77777777" w:rsidR="000F713F" w:rsidRPr="000F713F" w:rsidRDefault="000F713F" w:rsidP="000F713F">
            <w:pPr>
              <w:keepLines/>
              <w:numPr>
                <w:ilvl w:val="0"/>
                <w:numId w:val="33"/>
              </w:numPr>
              <w:spacing w:before="40" w:after="40"/>
              <w:ind w:firstLine="0"/>
              <w:jc w:val="center"/>
              <w:rPr>
                <w:ins w:id="448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97BDD75" w14:textId="77777777" w:rsidR="000F713F" w:rsidRPr="000F713F" w:rsidRDefault="000F713F" w:rsidP="000F713F">
            <w:pPr>
              <w:keepLines/>
              <w:numPr>
                <w:ilvl w:val="0"/>
                <w:numId w:val="33"/>
              </w:numPr>
              <w:spacing w:before="40" w:after="40"/>
              <w:ind w:firstLine="0"/>
              <w:jc w:val="center"/>
              <w:rPr>
                <w:ins w:id="448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EB7DDC" w14:textId="77777777" w:rsidR="000F713F" w:rsidRPr="000F713F" w:rsidRDefault="000F713F" w:rsidP="000F713F">
            <w:pPr>
              <w:keepLines/>
              <w:numPr>
                <w:ilvl w:val="0"/>
                <w:numId w:val="33"/>
              </w:numPr>
              <w:spacing w:before="40" w:after="40"/>
              <w:ind w:firstLine="0"/>
              <w:jc w:val="center"/>
              <w:rPr>
                <w:ins w:id="448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484F24" w14:textId="77777777" w:rsidR="000F713F" w:rsidRPr="000F713F" w:rsidRDefault="000F713F" w:rsidP="000F713F">
            <w:pPr>
              <w:keepLines/>
              <w:numPr>
                <w:ilvl w:val="0"/>
                <w:numId w:val="33"/>
              </w:numPr>
              <w:spacing w:before="40" w:after="40"/>
              <w:ind w:firstLine="0"/>
              <w:jc w:val="center"/>
              <w:rPr>
                <w:ins w:id="4486"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910F969" w14:textId="77777777" w:rsidR="000F713F" w:rsidRPr="000F713F" w:rsidRDefault="000F713F" w:rsidP="000F713F">
            <w:pPr>
              <w:keepLines/>
              <w:numPr>
                <w:ilvl w:val="0"/>
                <w:numId w:val="33"/>
              </w:numPr>
              <w:spacing w:before="40" w:after="40"/>
              <w:ind w:firstLine="0"/>
              <w:jc w:val="center"/>
              <w:rPr>
                <w:ins w:id="4487" w:author="Huawei" w:date="2018-04-18T14:51:00Z"/>
                <w:rFonts w:ascii="Times New Roman" w:eastAsia="SimSun" w:hAnsi="Times New Roman"/>
                <w:color w:val="000000"/>
                <w:kern w:val="24"/>
                <w:sz w:val="16"/>
                <w:szCs w:val="18"/>
                <w:lang w:eastAsia="x-none"/>
              </w:rPr>
            </w:pPr>
          </w:p>
        </w:tc>
      </w:tr>
      <w:tr w:rsidR="000F713F" w:rsidRPr="000F713F" w14:paraId="12EEA0A1" w14:textId="77777777" w:rsidTr="000F713F">
        <w:trPr>
          <w:cantSplit/>
          <w:jc w:val="center"/>
          <w:ins w:id="4488" w:author="Huawei" w:date="2018-04-18T14:5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5F935A73" w14:textId="77777777" w:rsidR="000F713F" w:rsidRPr="000F713F" w:rsidRDefault="000F713F" w:rsidP="000F713F">
            <w:pPr>
              <w:keepLines/>
              <w:numPr>
                <w:ilvl w:val="0"/>
                <w:numId w:val="33"/>
              </w:numPr>
              <w:spacing w:before="40" w:after="40"/>
              <w:ind w:firstLine="0"/>
              <w:jc w:val="center"/>
              <w:rPr>
                <w:ins w:id="4489" w:author="Huawei" w:date="2018-04-18T14:51:00Z"/>
                <w:rFonts w:ascii="Times New Roman" w:eastAsia="SimSun" w:hAnsi="Times New Roman"/>
                <w:kern w:val="2"/>
                <w:sz w:val="16"/>
                <w:szCs w:val="18"/>
                <w:lang w:eastAsia="x-none"/>
              </w:rPr>
            </w:pPr>
            <w:ins w:id="4490" w:author="Huawei" w:date="2018-04-18T14:51:00Z">
              <w:r w:rsidRPr="000F713F">
                <w:rPr>
                  <w:rFonts w:ascii="Times New Roman" w:eastAsia="SimSun" w:hAnsi="Times New Roman"/>
                  <w:sz w:val="16"/>
                  <w:szCs w:val="18"/>
                  <w:lang w:eastAsia="x-none"/>
                </w:rPr>
                <w:t>ZOA spread (ZSA)</w:t>
              </w:r>
            </w:ins>
          </w:p>
          <w:p w14:paraId="3301E178" w14:textId="77777777" w:rsidR="000F713F" w:rsidRPr="000F713F" w:rsidRDefault="000F713F" w:rsidP="000F713F">
            <w:pPr>
              <w:keepLines/>
              <w:numPr>
                <w:ilvl w:val="0"/>
                <w:numId w:val="33"/>
              </w:numPr>
              <w:spacing w:before="40" w:after="40"/>
              <w:ind w:firstLine="0"/>
              <w:jc w:val="center"/>
              <w:rPr>
                <w:ins w:id="4491" w:author="Huawei" w:date="2018-04-18T14:51:00Z"/>
                <w:rFonts w:ascii="Times New Roman" w:eastAsia="SimSun" w:hAnsi="Times New Roman" w:cs="Arial"/>
                <w:sz w:val="16"/>
                <w:szCs w:val="18"/>
                <w:lang w:eastAsia="x-none"/>
              </w:rPr>
            </w:pPr>
            <w:ins w:id="4492" w:author="Huawei" w:date="2018-04-18T14:51:00Z">
              <w:r w:rsidRPr="000F713F">
                <w:rPr>
                  <w:rFonts w:ascii="Times New Roman" w:eastAsia="SimSun" w:hAnsi="Times New Roman"/>
                  <w:sz w:val="16"/>
                  <w:szCs w:val="18"/>
                  <w:lang w:eastAsia="x-none"/>
                </w:rPr>
                <w:t>lgZSA=log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(ZSA/1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6A337D73" w14:textId="77777777" w:rsidR="000F713F" w:rsidRPr="000F713F" w:rsidRDefault="000F713F" w:rsidP="000F713F">
            <w:pPr>
              <w:keepLines/>
              <w:numPr>
                <w:ilvl w:val="0"/>
                <w:numId w:val="33"/>
              </w:numPr>
              <w:spacing w:before="40" w:after="40"/>
              <w:ind w:firstLine="0"/>
              <w:jc w:val="center"/>
              <w:rPr>
                <w:ins w:id="4493" w:author="Huawei" w:date="2018-04-18T14:51:00Z"/>
                <w:rFonts w:ascii="Times New Roman" w:eastAsia="SimSun" w:hAnsi="Times New Roman"/>
                <w:sz w:val="16"/>
                <w:szCs w:val="18"/>
                <w:lang w:eastAsia="x-none"/>
              </w:rPr>
            </w:pPr>
            <w:ins w:id="4494"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lgZSA</w:t>
              </w:r>
            </w:ins>
          </w:p>
        </w:tc>
        <w:tc>
          <w:tcPr>
            <w:tcW w:w="411" w:type="pct"/>
            <w:tcBorders>
              <w:top w:val="single" w:sz="4" w:space="0" w:color="auto"/>
              <w:left w:val="single" w:sz="4" w:space="0" w:color="auto"/>
              <w:bottom w:val="single" w:sz="4" w:space="0" w:color="auto"/>
              <w:right w:val="single" w:sz="4" w:space="0" w:color="auto"/>
            </w:tcBorders>
          </w:tcPr>
          <w:p w14:paraId="5460A235" w14:textId="77777777" w:rsidR="000F713F" w:rsidRPr="000F713F" w:rsidRDefault="000F713F" w:rsidP="000F713F">
            <w:pPr>
              <w:keepLines/>
              <w:numPr>
                <w:ilvl w:val="0"/>
                <w:numId w:val="33"/>
              </w:numPr>
              <w:spacing w:before="40" w:after="40"/>
              <w:ind w:firstLine="0"/>
              <w:jc w:val="center"/>
              <w:rPr>
                <w:ins w:id="4495"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A3BA7A5" w14:textId="77777777" w:rsidR="000F713F" w:rsidRPr="000F713F" w:rsidRDefault="000F713F" w:rsidP="000F713F">
            <w:pPr>
              <w:keepLines/>
              <w:numPr>
                <w:ilvl w:val="0"/>
                <w:numId w:val="33"/>
              </w:numPr>
              <w:spacing w:before="40" w:after="40"/>
              <w:ind w:firstLine="0"/>
              <w:jc w:val="center"/>
              <w:rPr>
                <w:ins w:id="449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D9B16FD" w14:textId="77777777" w:rsidR="000F713F" w:rsidRPr="000F713F" w:rsidRDefault="000F713F" w:rsidP="000F713F">
            <w:pPr>
              <w:keepLines/>
              <w:numPr>
                <w:ilvl w:val="0"/>
                <w:numId w:val="33"/>
              </w:numPr>
              <w:spacing w:before="40" w:after="40"/>
              <w:ind w:firstLine="0"/>
              <w:jc w:val="center"/>
              <w:rPr>
                <w:ins w:id="449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1CDF500" w14:textId="77777777" w:rsidR="000F713F" w:rsidRPr="000F713F" w:rsidRDefault="000F713F" w:rsidP="000F713F">
            <w:pPr>
              <w:keepLines/>
              <w:numPr>
                <w:ilvl w:val="0"/>
                <w:numId w:val="33"/>
              </w:numPr>
              <w:spacing w:before="40" w:after="40"/>
              <w:ind w:firstLine="0"/>
              <w:jc w:val="center"/>
              <w:rPr>
                <w:ins w:id="449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3CDC0A" w14:textId="77777777" w:rsidR="000F713F" w:rsidRPr="000F713F" w:rsidRDefault="000F713F" w:rsidP="000F713F">
            <w:pPr>
              <w:keepLines/>
              <w:numPr>
                <w:ilvl w:val="0"/>
                <w:numId w:val="33"/>
              </w:numPr>
              <w:spacing w:before="40" w:after="40"/>
              <w:ind w:firstLine="0"/>
              <w:jc w:val="center"/>
              <w:rPr>
                <w:ins w:id="449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D239B5" w14:textId="77777777" w:rsidR="000F713F" w:rsidRPr="000F713F" w:rsidRDefault="000F713F" w:rsidP="000F713F">
            <w:pPr>
              <w:keepLines/>
              <w:numPr>
                <w:ilvl w:val="0"/>
                <w:numId w:val="33"/>
              </w:numPr>
              <w:spacing w:before="40" w:after="40"/>
              <w:ind w:firstLine="0"/>
              <w:jc w:val="center"/>
              <w:rPr>
                <w:ins w:id="450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DFCB8EF" w14:textId="77777777" w:rsidR="000F713F" w:rsidRPr="000F713F" w:rsidRDefault="000F713F" w:rsidP="000F713F">
            <w:pPr>
              <w:keepLines/>
              <w:numPr>
                <w:ilvl w:val="0"/>
                <w:numId w:val="33"/>
              </w:numPr>
              <w:spacing w:before="40" w:after="40"/>
              <w:ind w:firstLine="0"/>
              <w:jc w:val="center"/>
              <w:rPr>
                <w:ins w:id="450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4F7D0A" w14:textId="77777777" w:rsidR="000F713F" w:rsidRPr="000F713F" w:rsidRDefault="000F713F" w:rsidP="000F713F">
            <w:pPr>
              <w:keepLines/>
              <w:numPr>
                <w:ilvl w:val="0"/>
                <w:numId w:val="33"/>
              </w:numPr>
              <w:spacing w:before="40" w:after="40"/>
              <w:ind w:firstLine="0"/>
              <w:jc w:val="center"/>
              <w:rPr>
                <w:ins w:id="4502"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B7CEF21" w14:textId="77777777" w:rsidR="000F713F" w:rsidRPr="000F713F" w:rsidRDefault="000F713F" w:rsidP="000F713F">
            <w:pPr>
              <w:keepLines/>
              <w:numPr>
                <w:ilvl w:val="0"/>
                <w:numId w:val="33"/>
              </w:numPr>
              <w:spacing w:before="40" w:after="40"/>
              <w:ind w:firstLine="0"/>
              <w:jc w:val="center"/>
              <w:rPr>
                <w:ins w:id="4503" w:author="Huawei" w:date="2018-04-18T14:51:00Z"/>
                <w:rFonts w:ascii="Times New Roman" w:eastAsia="SimSun" w:hAnsi="Times New Roman"/>
                <w:color w:val="000000"/>
                <w:kern w:val="24"/>
                <w:sz w:val="16"/>
                <w:szCs w:val="18"/>
                <w:lang w:eastAsia="x-none"/>
              </w:rPr>
            </w:pPr>
          </w:p>
        </w:tc>
      </w:tr>
      <w:tr w:rsidR="000F713F" w:rsidRPr="000F713F" w14:paraId="7AD1DE0B" w14:textId="77777777" w:rsidTr="000F713F">
        <w:trPr>
          <w:cantSplit/>
          <w:jc w:val="center"/>
          <w:ins w:id="4504" w:author="Huawei" w:date="2018-04-18T14:5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94F995" w14:textId="77777777" w:rsidR="000F713F" w:rsidRPr="000F713F" w:rsidRDefault="000F713F" w:rsidP="000F713F">
            <w:pPr>
              <w:ind w:left="720" w:hanging="720"/>
              <w:rPr>
                <w:ins w:id="4505"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5937B2B4" w14:textId="77777777" w:rsidR="000F713F" w:rsidRPr="000F713F" w:rsidRDefault="000F713F" w:rsidP="000F713F">
            <w:pPr>
              <w:keepLines/>
              <w:numPr>
                <w:ilvl w:val="0"/>
                <w:numId w:val="33"/>
              </w:numPr>
              <w:spacing w:before="40" w:after="40"/>
              <w:ind w:firstLine="0"/>
              <w:jc w:val="center"/>
              <w:rPr>
                <w:ins w:id="4506" w:author="Huawei" w:date="2018-04-18T14:51:00Z"/>
                <w:rFonts w:ascii="Times New Roman" w:eastAsia="SimSun" w:hAnsi="Times New Roman"/>
                <w:kern w:val="2"/>
                <w:sz w:val="16"/>
                <w:szCs w:val="18"/>
                <w:lang w:eastAsia="x-none"/>
              </w:rPr>
            </w:pPr>
            <w:ins w:id="4507"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lgZSA</w:t>
              </w:r>
            </w:ins>
          </w:p>
        </w:tc>
        <w:tc>
          <w:tcPr>
            <w:tcW w:w="411" w:type="pct"/>
            <w:tcBorders>
              <w:top w:val="single" w:sz="4" w:space="0" w:color="auto"/>
              <w:left w:val="single" w:sz="4" w:space="0" w:color="auto"/>
              <w:bottom w:val="single" w:sz="4" w:space="0" w:color="auto"/>
              <w:right w:val="single" w:sz="4" w:space="0" w:color="auto"/>
            </w:tcBorders>
          </w:tcPr>
          <w:p w14:paraId="48CF7A9B" w14:textId="77777777" w:rsidR="000F713F" w:rsidRPr="000F713F" w:rsidRDefault="000F713F" w:rsidP="000F713F">
            <w:pPr>
              <w:keepLines/>
              <w:numPr>
                <w:ilvl w:val="0"/>
                <w:numId w:val="33"/>
              </w:numPr>
              <w:spacing w:before="40" w:after="40"/>
              <w:ind w:firstLine="0"/>
              <w:jc w:val="center"/>
              <w:rPr>
                <w:ins w:id="4508"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A9F76A1" w14:textId="77777777" w:rsidR="000F713F" w:rsidRPr="000F713F" w:rsidRDefault="000F713F" w:rsidP="000F713F">
            <w:pPr>
              <w:keepLines/>
              <w:numPr>
                <w:ilvl w:val="0"/>
                <w:numId w:val="33"/>
              </w:numPr>
              <w:spacing w:before="40" w:after="40"/>
              <w:ind w:firstLine="0"/>
              <w:jc w:val="center"/>
              <w:rPr>
                <w:ins w:id="450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296F507" w14:textId="77777777" w:rsidR="000F713F" w:rsidRPr="000F713F" w:rsidRDefault="000F713F" w:rsidP="000F713F">
            <w:pPr>
              <w:keepLines/>
              <w:numPr>
                <w:ilvl w:val="0"/>
                <w:numId w:val="33"/>
              </w:numPr>
              <w:spacing w:before="40" w:after="40"/>
              <w:ind w:firstLine="0"/>
              <w:jc w:val="center"/>
              <w:rPr>
                <w:ins w:id="451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442CEA7" w14:textId="77777777" w:rsidR="000F713F" w:rsidRPr="000F713F" w:rsidRDefault="000F713F" w:rsidP="000F713F">
            <w:pPr>
              <w:keepLines/>
              <w:numPr>
                <w:ilvl w:val="0"/>
                <w:numId w:val="33"/>
              </w:numPr>
              <w:spacing w:before="40" w:after="40"/>
              <w:ind w:firstLine="0"/>
              <w:jc w:val="center"/>
              <w:rPr>
                <w:ins w:id="451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FED6F3" w14:textId="77777777" w:rsidR="000F713F" w:rsidRPr="000F713F" w:rsidRDefault="000F713F" w:rsidP="000F713F">
            <w:pPr>
              <w:keepLines/>
              <w:numPr>
                <w:ilvl w:val="0"/>
                <w:numId w:val="33"/>
              </w:numPr>
              <w:spacing w:before="40" w:after="40"/>
              <w:ind w:firstLine="0"/>
              <w:jc w:val="center"/>
              <w:rPr>
                <w:ins w:id="451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8912E6" w14:textId="77777777" w:rsidR="000F713F" w:rsidRPr="000F713F" w:rsidRDefault="000F713F" w:rsidP="000F713F">
            <w:pPr>
              <w:keepLines/>
              <w:numPr>
                <w:ilvl w:val="0"/>
                <w:numId w:val="33"/>
              </w:numPr>
              <w:spacing w:before="40" w:after="40"/>
              <w:ind w:firstLine="0"/>
              <w:jc w:val="center"/>
              <w:rPr>
                <w:ins w:id="451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DA6EDAE" w14:textId="77777777" w:rsidR="000F713F" w:rsidRPr="000F713F" w:rsidRDefault="000F713F" w:rsidP="000F713F">
            <w:pPr>
              <w:keepLines/>
              <w:numPr>
                <w:ilvl w:val="0"/>
                <w:numId w:val="33"/>
              </w:numPr>
              <w:spacing w:before="40" w:after="40"/>
              <w:ind w:firstLine="0"/>
              <w:jc w:val="center"/>
              <w:rPr>
                <w:ins w:id="451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F8E3CF" w14:textId="77777777" w:rsidR="000F713F" w:rsidRPr="000F713F" w:rsidRDefault="000F713F" w:rsidP="000F713F">
            <w:pPr>
              <w:keepLines/>
              <w:numPr>
                <w:ilvl w:val="0"/>
                <w:numId w:val="33"/>
              </w:numPr>
              <w:spacing w:before="40" w:after="40"/>
              <w:ind w:firstLine="0"/>
              <w:jc w:val="center"/>
              <w:rPr>
                <w:ins w:id="4515"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2484D80" w14:textId="77777777" w:rsidR="000F713F" w:rsidRPr="000F713F" w:rsidRDefault="000F713F" w:rsidP="000F713F">
            <w:pPr>
              <w:keepLines/>
              <w:numPr>
                <w:ilvl w:val="0"/>
                <w:numId w:val="33"/>
              </w:numPr>
              <w:spacing w:before="40" w:after="40"/>
              <w:ind w:firstLine="0"/>
              <w:jc w:val="center"/>
              <w:rPr>
                <w:ins w:id="4516" w:author="Huawei" w:date="2018-04-18T14:51:00Z"/>
                <w:rFonts w:ascii="Times New Roman" w:eastAsia="SimSun" w:hAnsi="Times New Roman"/>
                <w:color w:val="000000"/>
                <w:kern w:val="24"/>
                <w:sz w:val="16"/>
                <w:szCs w:val="18"/>
                <w:lang w:eastAsia="x-none"/>
              </w:rPr>
            </w:pPr>
          </w:p>
        </w:tc>
      </w:tr>
      <w:tr w:rsidR="000F713F" w:rsidRPr="000F713F" w14:paraId="16B619CC" w14:textId="77777777" w:rsidTr="000F713F">
        <w:trPr>
          <w:cantSplit/>
          <w:jc w:val="center"/>
          <w:ins w:id="4517" w:author="Huawei" w:date="2018-04-18T14:51:00Z"/>
        </w:trPr>
        <w:tc>
          <w:tcPr>
            <w:tcW w:w="1030" w:type="pct"/>
            <w:vMerge w:val="restart"/>
            <w:tcBorders>
              <w:top w:val="single" w:sz="4" w:space="0" w:color="auto"/>
              <w:left w:val="single" w:sz="4" w:space="0" w:color="auto"/>
              <w:bottom w:val="single" w:sz="4" w:space="0" w:color="auto"/>
              <w:right w:val="single" w:sz="4" w:space="0" w:color="auto"/>
            </w:tcBorders>
            <w:vAlign w:val="center"/>
            <w:hideMark/>
          </w:tcPr>
          <w:p w14:paraId="60405530" w14:textId="77777777" w:rsidR="000F713F" w:rsidRPr="000F713F" w:rsidRDefault="000F713F" w:rsidP="000F713F">
            <w:pPr>
              <w:keepLines/>
              <w:numPr>
                <w:ilvl w:val="0"/>
                <w:numId w:val="33"/>
              </w:numPr>
              <w:spacing w:before="40" w:after="40"/>
              <w:ind w:firstLine="0"/>
              <w:jc w:val="center"/>
              <w:rPr>
                <w:ins w:id="4518" w:author="Huawei" w:date="2018-04-18T14:51:00Z"/>
                <w:rFonts w:ascii="Times New Roman" w:eastAsia="SimSun" w:hAnsi="Times New Roman"/>
                <w:kern w:val="2"/>
                <w:sz w:val="16"/>
                <w:szCs w:val="18"/>
                <w:lang w:eastAsia="x-none"/>
              </w:rPr>
            </w:pPr>
            <w:ins w:id="4519" w:author="Huawei" w:date="2018-04-18T14:51:00Z">
              <w:r w:rsidRPr="000F713F">
                <w:rPr>
                  <w:rFonts w:ascii="Times New Roman" w:eastAsia="SimSun" w:hAnsi="Times New Roman"/>
                  <w:sz w:val="16"/>
                  <w:szCs w:val="18"/>
                  <w:lang w:eastAsia="x-none"/>
                </w:rPr>
                <w:t>ZOD spread (ZSD)</w:t>
              </w:r>
            </w:ins>
          </w:p>
          <w:p w14:paraId="1F1102C2" w14:textId="77777777" w:rsidR="000F713F" w:rsidRPr="000F713F" w:rsidRDefault="000F713F" w:rsidP="000F713F">
            <w:pPr>
              <w:keepLines/>
              <w:numPr>
                <w:ilvl w:val="0"/>
                <w:numId w:val="33"/>
              </w:numPr>
              <w:spacing w:before="40" w:after="40"/>
              <w:ind w:firstLine="0"/>
              <w:jc w:val="center"/>
              <w:rPr>
                <w:ins w:id="4520" w:author="Huawei" w:date="2018-04-18T14:51:00Z"/>
                <w:rFonts w:ascii="Times New Roman" w:eastAsia="SimSun" w:hAnsi="Times New Roman" w:cs="Arial"/>
                <w:sz w:val="16"/>
                <w:szCs w:val="18"/>
                <w:lang w:eastAsia="x-none"/>
              </w:rPr>
            </w:pPr>
            <w:ins w:id="4521" w:author="Huawei" w:date="2018-04-18T14:51:00Z">
              <w:r w:rsidRPr="000F713F">
                <w:rPr>
                  <w:rFonts w:ascii="Times New Roman" w:eastAsia="SimSun" w:hAnsi="Times New Roman"/>
                  <w:sz w:val="16"/>
                  <w:szCs w:val="18"/>
                  <w:lang w:eastAsia="x-none"/>
                </w:rPr>
                <w:t>lgZSA=log</w:t>
              </w:r>
              <w:r w:rsidRPr="000F713F">
                <w:rPr>
                  <w:rFonts w:ascii="Times New Roman" w:eastAsia="SimSun" w:hAnsi="Times New Roman"/>
                  <w:sz w:val="16"/>
                  <w:szCs w:val="18"/>
                  <w:vertAlign w:val="subscript"/>
                  <w:lang w:eastAsia="x-none"/>
                </w:rPr>
                <w:t>10</w:t>
              </w:r>
              <w:r w:rsidRPr="000F713F">
                <w:rPr>
                  <w:rFonts w:ascii="Times New Roman" w:eastAsia="SimSun" w:hAnsi="Times New Roman"/>
                  <w:sz w:val="16"/>
                  <w:szCs w:val="18"/>
                  <w:lang w:eastAsia="x-none"/>
                </w:rPr>
                <w:t>(ZSD/1</w:t>
              </w:r>
              <w:r w:rsidRPr="000F713F">
                <w:rPr>
                  <w:rFonts w:ascii="Times New Roman" w:eastAsia="SimSun" w:hAnsi="Times New Roman"/>
                  <w:sz w:val="16"/>
                  <w:szCs w:val="18"/>
                  <w:lang w:eastAsia="x-none"/>
                </w:rPr>
                <w:sym w:font="Symbol" w:char="F0B0"/>
              </w:r>
              <w:r w:rsidRPr="000F713F">
                <w:rPr>
                  <w:rFonts w:ascii="Times New Roman" w:eastAsia="SimSun" w:hAnsi="Times New Roman"/>
                  <w:sz w:val="16"/>
                  <w:szCs w:val="18"/>
                  <w:lang w:eastAsia="x-none"/>
                </w:rPr>
                <w:t>)</w:t>
              </w:r>
            </w:ins>
          </w:p>
        </w:tc>
        <w:tc>
          <w:tcPr>
            <w:tcW w:w="358" w:type="pct"/>
            <w:tcBorders>
              <w:top w:val="single" w:sz="4" w:space="0" w:color="auto"/>
              <w:left w:val="single" w:sz="4" w:space="0" w:color="auto"/>
              <w:bottom w:val="single" w:sz="4" w:space="0" w:color="auto"/>
              <w:right w:val="single" w:sz="4" w:space="0" w:color="auto"/>
            </w:tcBorders>
            <w:vAlign w:val="center"/>
            <w:hideMark/>
          </w:tcPr>
          <w:p w14:paraId="6AA38AAA" w14:textId="77777777" w:rsidR="000F713F" w:rsidRPr="000F713F" w:rsidRDefault="000F713F" w:rsidP="000F713F">
            <w:pPr>
              <w:keepLines/>
              <w:numPr>
                <w:ilvl w:val="0"/>
                <w:numId w:val="33"/>
              </w:numPr>
              <w:spacing w:before="40" w:after="40"/>
              <w:ind w:firstLine="0"/>
              <w:jc w:val="center"/>
              <w:rPr>
                <w:ins w:id="4522" w:author="Huawei" w:date="2018-04-18T14:51:00Z"/>
                <w:rFonts w:ascii="Symbol" w:eastAsia="SimSun" w:hAnsi="Symbol"/>
                <w:i/>
                <w:sz w:val="16"/>
                <w:szCs w:val="18"/>
                <w:lang w:eastAsia="x-none"/>
              </w:rPr>
            </w:pPr>
            <w:ins w:id="4523"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lgZSD</w:t>
              </w:r>
            </w:ins>
          </w:p>
        </w:tc>
        <w:tc>
          <w:tcPr>
            <w:tcW w:w="411" w:type="pct"/>
            <w:tcBorders>
              <w:top w:val="single" w:sz="4" w:space="0" w:color="auto"/>
              <w:left w:val="single" w:sz="4" w:space="0" w:color="auto"/>
              <w:bottom w:val="single" w:sz="4" w:space="0" w:color="auto"/>
              <w:right w:val="single" w:sz="4" w:space="0" w:color="auto"/>
            </w:tcBorders>
          </w:tcPr>
          <w:p w14:paraId="1F0B92D2" w14:textId="77777777" w:rsidR="000F713F" w:rsidRPr="000F713F" w:rsidRDefault="000F713F" w:rsidP="000F713F">
            <w:pPr>
              <w:keepLines/>
              <w:numPr>
                <w:ilvl w:val="0"/>
                <w:numId w:val="33"/>
              </w:numPr>
              <w:spacing w:before="40" w:after="40"/>
              <w:ind w:firstLine="0"/>
              <w:jc w:val="center"/>
              <w:rPr>
                <w:ins w:id="4524"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A0C4DD2" w14:textId="77777777" w:rsidR="000F713F" w:rsidRPr="000F713F" w:rsidRDefault="000F713F" w:rsidP="000F713F">
            <w:pPr>
              <w:keepLines/>
              <w:numPr>
                <w:ilvl w:val="0"/>
                <w:numId w:val="33"/>
              </w:numPr>
              <w:spacing w:before="40" w:after="40"/>
              <w:ind w:firstLine="0"/>
              <w:jc w:val="center"/>
              <w:rPr>
                <w:ins w:id="452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12285C" w14:textId="77777777" w:rsidR="000F713F" w:rsidRPr="000F713F" w:rsidRDefault="000F713F" w:rsidP="000F713F">
            <w:pPr>
              <w:keepLines/>
              <w:numPr>
                <w:ilvl w:val="0"/>
                <w:numId w:val="33"/>
              </w:numPr>
              <w:spacing w:before="40" w:after="40"/>
              <w:ind w:firstLine="0"/>
              <w:jc w:val="center"/>
              <w:rPr>
                <w:ins w:id="452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A33EAC" w14:textId="77777777" w:rsidR="000F713F" w:rsidRPr="000F713F" w:rsidRDefault="000F713F" w:rsidP="000F713F">
            <w:pPr>
              <w:keepLines/>
              <w:numPr>
                <w:ilvl w:val="0"/>
                <w:numId w:val="33"/>
              </w:numPr>
              <w:spacing w:before="40" w:after="40"/>
              <w:ind w:firstLine="0"/>
              <w:jc w:val="center"/>
              <w:rPr>
                <w:ins w:id="452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A7F985" w14:textId="77777777" w:rsidR="000F713F" w:rsidRPr="000F713F" w:rsidRDefault="000F713F" w:rsidP="000F713F">
            <w:pPr>
              <w:keepLines/>
              <w:numPr>
                <w:ilvl w:val="0"/>
                <w:numId w:val="33"/>
              </w:numPr>
              <w:spacing w:before="40" w:after="40"/>
              <w:ind w:firstLine="0"/>
              <w:jc w:val="center"/>
              <w:rPr>
                <w:ins w:id="452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1C1D2A" w14:textId="77777777" w:rsidR="000F713F" w:rsidRPr="000F713F" w:rsidRDefault="000F713F" w:rsidP="000F713F">
            <w:pPr>
              <w:keepLines/>
              <w:numPr>
                <w:ilvl w:val="0"/>
                <w:numId w:val="33"/>
              </w:numPr>
              <w:spacing w:before="40" w:after="40"/>
              <w:ind w:firstLine="0"/>
              <w:jc w:val="center"/>
              <w:rPr>
                <w:ins w:id="452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997906E" w14:textId="77777777" w:rsidR="000F713F" w:rsidRPr="000F713F" w:rsidRDefault="000F713F" w:rsidP="000F713F">
            <w:pPr>
              <w:keepLines/>
              <w:numPr>
                <w:ilvl w:val="0"/>
                <w:numId w:val="33"/>
              </w:numPr>
              <w:spacing w:before="40" w:after="40"/>
              <w:ind w:firstLine="0"/>
              <w:jc w:val="center"/>
              <w:rPr>
                <w:ins w:id="453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8C79F8" w14:textId="77777777" w:rsidR="000F713F" w:rsidRPr="000F713F" w:rsidRDefault="000F713F" w:rsidP="000F713F">
            <w:pPr>
              <w:keepLines/>
              <w:numPr>
                <w:ilvl w:val="0"/>
                <w:numId w:val="33"/>
              </w:numPr>
              <w:spacing w:before="40" w:after="40"/>
              <w:ind w:firstLine="0"/>
              <w:jc w:val="center"/>
              <w:rPr>
                <w:ins w:id="4531"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62FE6CD" w14:textId="77777777" w:rsidR="000F713F" w:rsidRPr="000F713F" w:rsidRDefault="000F713F" w:rsidP="000F713F">
            <w:pPr>
              <w:keepLines/>
              <w:numPr>
                <w:ilvl w:val="0"/>
                <w:numId w:val="33"/>
              </w:numPr>
              <w:spacing w:before="40" w:after="40"/>
              <w:ind w:firstLine="0"/>
              <w:jc w:val="center"/>
              <w:rPr>
                <w:ins w:id="4532" w:author="Huawei" w:date="2018-04-18T14:51:00Z"/>
                <w:rFonts w:ascii="Times New Roman" w:eastAsia="SimSun" w:hAnsi="Times New Roman"/>
                <w:color w:val="000000"/>
                <w:kern w:val="24"/>
                <w:sz w:val="16"/>
                <w:szCs w:val="18"/>
                <w:lang w:eastAsia="x-none"/>
              </w:rPr>
            </w:pPr>
          </w:p>
        </w:tc>
      </w:tr>
      <w:tr w:rsidR="000F713F" w:rsidRPr="000F713F" w14:paraId="421F227E" w14:textId="77777777" w:rsidTr="000F713F">
        <w:trPr>
          <w:cantSplit/>
          <w:jc w:val="center"/>
          <w:ins w:id="4533" w:author="Huawei" w:date="2018-04-18T14:51:00Z"/>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0859FC" w14:textId="77777777" w:rsidR="000F713F" w:rsidRPr="000F713F" w:rsidRDefault="000F713F" w:rsidP="000F713F">
            <w:pPr>
              <w:ind w:left="720" w:hanging="720"/>
              <w:rPr>
                <w:ins w:id="4534"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hideMark/>
          </w:tcPr>
          <w:p w14:paraId="5270FF33" w14:textId="77777777" w:rsidR="000F713F" w:rsidRPr="000F713F" w:rsidRDefault="000F713F" w:rsidP="000F713F">
            <w:pPr>
              <w:keepLines/>
              <w:numPr>
                <w:ilvl w:val="0"/>
                <w:numId w:val="33"/>
              </w:numPr>
              <w:spacing w:before="40" w:after="40"/>
              <w:ind w:firstLine="0"/>
              <w:jc w:val="center"/>
              <w:rPr>
                <w:ins w:id="4535" w:author="Huawei" w:date="2018-04-18T14:51:00Z"/>
                <w:rFonts w:ascii="Symbol" w:eastAsia="SimSun" w:hAnsi="Symbol"/>
                <w:i/>
                <w:kern w:val="2"/>
                <w:sz w:val="16"/>
                <w:szCs w:val="18"/>
                <w:lang w:eastAsia="x-none"/>
              </w:rPr>
            </w:pPr>
            <w:ins w:id="4536"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lgZSD</w:t>
              </w:r>
            </w:ins>
          </w:p>
        </w:tc>
        <w:tc>
          <w:tcPr>
            <w:tcW w:w="411" w:type="pct"/>
            <w:tcBorders>
              <w:top w:val="single" w:sz="4" w:space="0" w:color="auto"/>
              <w:left w:val="single" w:sz="4" w:space="0" w:color="auto"/>
              <w:bottom w:val="single" w:sz="4" w:space="0" w:color="auto"/>
              <w:right w:val="single" w:sz="4" w:space="0" w:color="auto"/>
            </w:tcBorders>
          </w:tcPr>
          <w:p w14:paraId="53FB1B85" w14:textId="77777777" w:rsidR="000F713F" w:rsidRPr="000F713F" w:rsidRDefault="000F713F" w:rsidP="000F713F">
            <w:pPr>
              <w:keepLines/>
              <w:numPr>
                <w:ilvl w:val="0"/>
                <w:numId w:val="33"/>
              </w:numPr>
              <w:spacing w:before="40" w:after="40"/>
              <w:ind w:firstLine="0"/>
              <w:jc w:val="center"/>
              <w:rPr>
                <w:ins w:id="4537"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35BAEE8" w14:textId="77777777" w:rsidR="000F713F" w:rsidRPr="000F713F" w:rsidRDefault="000F713F" w:rsidP="000F713F">
            <w:pPr>
              <w:keepLines/>
              <w:numPr>
                <w:ilvl w:val="0"/>
                <w:numId w:val="33"/>
              </w:numPr>
              <w:spacing w:before="40" w:after="40"/>
              <w:ind w:firstLine="0"/>
              <w:jc w:val="center"/>
              <w:rPr>
                <w:ins w:id="453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F51E235" w14:textId="77777777" w:rsidR="000F713F" w:rsidRPr="000F713F" w:rsidRDefault="000F713F" w:rsidP="000F713F">
            <w:pPr>
              <w:keepLines/>
              <w:numPr>
                <w:ilvl w:val="0"/>
                <w:numId w:val="33"/>
              </w:numPr>
              <w:spacing w:before="40" w:after="40"/>
              <w:ind w:firstLine="0"/>
              <w:jc w:val="center"/>
              <w:rPr>
                <w:ins w:id="453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35FE2A0" w14:textId="77777777" w:rsidR="000F713F" w:rsidRPr="000F713F" w:rsidRDefault="000F713F" w:rsidP="000F713F">
            <w:pPr>
              <w:keepLines/>
              <w:numPr>
                <w:ilvl w:val="0"/>
                <w:numId w:val="33"/>
              </w:numPr>
              <w:spacing w:before="40" w:after="40"/>
              <w:ind w:firstLine="0"/>
              <w:jc w:val="center"/>
              <w:rPr>
                <w:ins w:id="454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085BFA8" w14:textId="77777777" w:rsidR="000F713F" w:rsidRPr="000F713F" w:rsidRDefault="000F713F" w:rsidP="000F713F">
            <w:pPr>
              <w:keepLines/>
              <w:numPr>
                <w:ilvl w:val="0"/>
                <w:numId w:val="33"/>
              </w:numPr>
              <w:spacing w:before="40" w:after="40"/>
              <w:ind w:firstLine="0"/>
              <w:jc w:val="center"/>
              <w:rPr>
                <w:ins w:id="454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167E54" w14:textId="77777777" w:rsidR="000F713F" w:rsidRPr="000F713F" w:rsidRDefault="000F713F" w:rsidP="000F713F">
            <w:pPr>
              <w:keepLines/>
              <w:numPr>
                <w:ilvl w:val="0"/>
                <w:numId w:val="33"/>
              </w:numPr>
              <w:spacing w:before="40" w:after="40"/>
              <w:ind w:firstLine="0"/>
              <w:jc w:val="center"/>
              <w:rPr>
                <w:ins w:id="454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F91E61" w14:textId="77777777" w:rsidR="000F713F" w:rsidRPr="000F713F" w:rsidRDefault="000F713F" w:rsidP="000F713F">
            <w:pPr>
              <w:keepLines/>
              <w:numPr>
                <w:ilvl w:val="0"/>
                <w:numId w:val="33"/>
              </w:numPr>
              <w:spacing w:before="40" w:after="40"/>
              <w:ind w:firstLine="0"/>
              <w:jc w:val="center"/>
              <w:rPr>
                <w:ins w:id="454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0F3C1E" w14:textId="77777777" w:rsidR="000F713F" w:rsidRPr="000F713F" w:rsidRDefault="000F713F" w:rsidP="000F713F">
            <w:pPr>
              <w:keepLines/>
              <w:numPr>
                <w:ilvl w:val="0"/>
                <w:numId w:val="33"/>
              </w:numPr>
              <w:spacing w:before="40" w:after="40"/>
              <w:ind w:firstLine="0"/>
              <w:jc w:val="center"/>
              <w:rPr>
                <w:ins w:id="4544"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2820C50" w14:textId="77777777" w:rsidR="000F713F" w:rsidRPr="000F713F" w:rsidRDefault="000F713F" w:rsidP="000F713F">
            <w:pPr>
              <w:keepLines/>
              <w:numPr>
                <w:ilvl w:val="0"/>
                <w:numId w:val="33"/>
              </w:numPr>
              <w:spacing w:before="40" w:after="40"/>
              <w:ind w:firstLine="0"/>
              <w:jc w:val="center"/>
              <w:rPr>
                <w:ins w:id="4545" w:author="Huawei" w:date="2018-04-18T14:51:00Z"/>
                <w:rFonts w:ascii="Times New Roman" w:eastAsia="SimSun" w:hAnsi="Times New Roman"/>
                <w:color w:val="000000"/>
                <w:kern w:val="24"/>
                <w:sz w:val="16"/>
                <w:szCs w:val="18"/>
                <w:lang w:eastAsia="x-none"/>
              </w:rPr>
            </w:pPr>
          </w:p>
        </w:tc>
      </w:tr>
      <w:tr w:rsidR="000F713F" w:rsidRPr="000F713F" w14:paraId="04AA4210" w14:textId="77777777" w:rsidTr="000F713F">
        <w:trPr>
          <w:cantSplit/>
          <w:trHeight w:val="466"/>
          <w:jc w:val="center"/>
          <w:ins w:id="4546" w:author="Huawei" w:date="2018-04-18T14:51:00Z"/>
        </w:trPr>
        <w:tc>
          <w:tcPr>
            <w:tcW w:w="0" w:type="auto"/>
            <w:tcBorders>
              <w:top w:val="single" w:sz="4" w:space="0" w:color="auto"/>
              <w:left w:val="single" w:sz="4" w:space="0" w:color="auto"/>
              <w:bottom w:val="single" w:sz="4" w:space="0" w:color="auto"/>
              <w:right w:val="single" w:sz="4" w:space="0" w:color="auto"/>
            </w:tcBorders>
            <w:vAlign w:val="center"/>
          </w:tcPr>
          <w:p w14:paraId="3F7B15EA" w14:textId="77777777" w:rsidR="000F713F" w:rsidRPr="000F713F" w:rsidRDefault="000F713F" w:rsidP="000F713F">
            <w:pPr>
              <w:ind w:left="720" w:hanging="720"/>
              <w:rPr>
                <w:ins w:id="4547" w:author="Huawei" w:date="2018-04-18T14:51:00Z"/>
                <w:rFonts w:ascii="Arial" w:eastAsia="Malgun Gothic" w:hAnsi="Arial" w:cs="Arial"/>
                <w:kern w:val="2"/>
                <w:sz w:val="16"/>
                <w:szCs w:val="18"/>
              </w:rPr>
            </w:pPr>
            <w:ins w:id="4548" w:author="Huawei" w:date="2018-04-18T14:51:00Z">
              <w:r w:rsidRPr="000F713F">
                <w:rPr>
                  <w:rFonts w:ascii="Arial" w:eastAsia="Malgun Gothic" w:hAnsi="Arial" w:cs="Arial"/>
                  <w:kern w:val="2"/>
                  <w:sz w:val="16"/>
                  <w:szCs w:val="18"/>
                </w:rPr>
                <w:t>Shadow fading (SF) [dB]</w:t>
              </w:r>
            </w:ins>
          </w:p>
        </w:tc>
        <w:tc>
          <w:tcPr>
            <w:tcW w:w="358" w:type="pct"/>
            <w:tcBorders>
              <w:top w:val="single" w:sz="4" w:space="0" w:color="auto"/>
              <w:left w:val="single" w:sz="4" w:space="0" w:color="auto"/>
              <w:bottom w:val="single" w:sz="4" w:space="0" w:color="auto"/>
              <w:right w:val="single" w:sz="4" w:space="0" w:color="auto"/>
            </w:tcBorders>
            <w:vAlign w:val="center"/>
          </w:tcPr>
          <w:p w14:paraId="70047930" w14:textId="77777777" w:rsidR="000F713F" w:rsidRPr="000F713F" w:rsidRDefault="000F713F" w:rsidP="000F713F">
            <w:pPr>
              <w:keepLines/>
              <w:numPr>
                <w:ilvl w:val="0"/>
                <w:numId w:val="33"/>
              </w:numPr>
              <w:spacing w:before="40" w:after="40"/>
              <w:ind w:firstLine="0"/>
              <w:jc w:val="center"/>
              <w:rPr>
                <w:ins w:id="4549" w:author="Huawei" w:date="2018-04-18T14:51:00Z"/>
                <w:rFonts w:ascii="Symbol" w:eastAsia="SimSun" w:hAnsi="Symbol"/>
                <w:i/>
                <w:sz w:val="16"/>
                <w:szCs w:val="18"/>
                <w:lang w:eastAsia="x-none"/>
              </w:rPr>
            </w:pPr>
            <w:ins w:id="4550" w:author="Huawei" w:date="2018-04-18T14:5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76AA15B4" w14:textId="77777777" w:rsidR="000F713F" w:rsidRPr="000F713F" w:rsidRDefault="000F713F" w:rsidP="000F713F">
            <w:pPr>
              <w:keepLines/>
              <w:numPr>
                <w:ilvl w:val="0"/>
                <w:numId w:val="33"/>
              </w:numPr>
              <w:spacing w:before="40" w:after="40"/>
              <w:ind w:firstLine="0"/>
              <w:jc w:val="center"/>
              <w:rPr>
                <w:ins w:id="4551"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60F908D" w14:textId="77777777" w:rsidR="000F713F" w:rsidRPr="000F713F" w:rsidRDefault="000F713F" w:rsidP="000F713F">
            <w:pPr>
              <w:keepLines/>
              <w:numPr>
                <w:ilvl w:val="0"/>
                <w:numId w:val="33"/>
              </w:numPr>
              <w:spacing w:before="40" w:after="40"/>
              <w:ind w:firstLine="0"/>
              <w:jc w:val="center"/>
              <w:rPr>
                <w:ins w:id="455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E295C4B" w14:textId="77777777" w:rsidR="000F713F" w:rsidRPr="000F713F" w:rsidRDefault="000F713F" w:rsidP="000F713F">
            <w:pPr>
              <w:keepLines/>
              <w:numPr>
                <w:ilvl w:val="0"/>
                <w:numId w:val="33"/>
              </w:numPr>
              <w:spacing w:before="40" w:after="40"/>
              <w:ind w:firstLine="0"/>
              <w:jc w:val="center"/>
              <w:rPr>
                <w:ins w:id="455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3C698D1" w14:textId="77777777" w:rsidR="000F713F" w:rsidRPr="000F713F" w:rsidRDefault="000F713F" w:rsidP="000F713F">
            <w:pPr>
              <w:keepLines/>
              <w:numPr>
                <w:ilvl w:val="0"/>
                <w:numId w:val="33"/>
              </w:numPr>
              <w:spacing w:before="40" w:after="40"/>
              <w:ind w:firstLine="0"/>
              <w:jc w:val="center"/>
              <w:rPr>
                <w:ins w:id="455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E14F2A" w14:textId="77777777" w:rsidR="000F713F" w:rsidRPr="000F713F" w:rsidRDefault="000F713F" w:rsidP="000F713F">
            <w:pPr>
              <w:keepLines/>
              <w:numPr>
                <w:ilvl w:val="0"/>
                <w:numId w:val="33"/>
              </w:numPr>
              <w:spacing w:before="40" w:after="40"/>
              <w:ind w:firstLine="0"/>
              <w:jc w:val="center"/>
              <w:rPr>
                <w:ins w:id="455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A6AB71" w14:textId="77777777" w:rsidR="000F713F" w:rsidRPr="000F713F" w:rsidRDefault="000F713F" w:rsidP="000F713F">
            <w:pPr>
              <w:keepLines/>
              <w:numPr>
                <w:ilvl w:val="0"/>
                <w:numId w:val="33"/>
              </w:numPr>
              <w:spacing w:before="40" w:after="40"/>
              <w:ind w:firstLine="0"/>
              <w:jc w:val="center"/>
              <w:rPr>
                <w:ins w:id="455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0BD5D4" w14:textId="77777777" w:rsidR="000F713F" w:rsidRPr="000F713F" w:rsidRDefault="000F713F" w:rsidP="000F713F">
            <w:pPr>
              <w:keepLines/>
              <w:numPr>
                <w:ilvl w:val="0"/>
                <w:numId w:val="33"/>
              </w:numPr>
              <w:spacing w:before="40" w:after="40"/>
              <w:ind w:firstLine="0"/>
              <w:jc w:val="center"/>
              <w:rPr>
                <w:ins w:id="455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1726AB" w14:textId="77777777" w:rsidR="000F713F" w:rsidRPr="000F713F" w:rsidRDefault="000F713F" w:rsidP="000F713F">
            <w:pPr>
              <w:keepLines/>
              <w:numPr>
                <w:ilvl w:val="0"/>
                <w:numId w:val="33"/>
              </w:numPr>
              <w:spacing w:before="40" w:after="40"/>
              <w:ind w:firstLine="0"/>
              <w:jc w:val="center"/>
              <w:rPr>
                <w:ins w:id="4558"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7334350" w14:textId="77777777" w:rsidR="000F713F" w:rsidRPr="000F713F" w:rsidRDefault="000F713F" w:rsidP="000F713F">
            <w:pPr>
              <w:keepLines/>
              <w:numPr>
                <w:ilvl w:val="0"/>
                <w:numId w:val="33"/>
              </w:numPr>
              <w:spacing w:before="40" w:after="40"/>
              <w:ind w:firstLine="0"/>
              <w:jc w:val="center"/>
              <w:rPr>
                <w:ins w:id="4559" w:author="Huawei" w:date="2018-04-18T14:51:00Z"/>
                <w:rFonts w:ascii="Times New Roman" w:eastAsia="SimSun" w:hAnsi="Times New Roman"/>
                <w:color w:val="000000"/>
                <w:kern w:val="24"/>
                <w:sz w:val="16"/>
                <w:szCs w:val="18"/>
                <w:lang w:eastAsia="x-none"/>
              </w:rPr>
            </w:pPr>
          </w:p>
        </w:tc>
      </w:tr>
      <w:tr w:rsidR="000F713F" w:rsidRPr="000F713F" w14:paraId="066F9D3B" w14:textId="77777777" w:rsidTr="000F713F">
        <w:trPr>
          <w:cantSplit/>
          <w:jc w:val="center"/>
          <w:ins w:id="4560" w:author="Huawei" w:date="2018-04-18T14:51:00Z"/>
        </w:trPr>
        <w:tc>
          <w:tcPr>
            <w:tcW w:w="0" w:type="auto"/>
            <w:vMerge w:val="restart"/>
            <w:tcBorders>
              <w:top w:val="single" w:sz="4" w:space="0" w:color="auto"/>
              <w:left w:val="single" w:sz="4" w:space="0" w:color="auto"/>
              <w:right w:val="single" w:sz="4" w:space="0" w:color="auto"/>
            </w:tcBorders>
            <w:vAlign w:val="center"/>
          </w:tcPr>
          <w:p w14:paraId="12B505CE" w14:textId="77777777" w:rsidR="000F713F" w:rsidRPr="000F713F" w:rsidRDefault="000F713F" w:rsidP="000F713F">
            <w:pPr>
              <w:ind w:left="720" w:hanging="720"/>
              <w:rPr>
                <w:ins w:id="4561" w:author="Huawei" w:date="2018-04-18T14:51:00Z"/>
                <w:rFonts w:ascii="Arial" w:eastAsia="Malgun Gothic" w:hAnsi="Arial" w:cs="Arial"/>
                <w:kern w:val="2"/>
                <w:sz w:val="16"/>
                <w:szCs w:val="18"/>
              </w:rPr>
            </w:pPr>
            <w:ins w:id="4562" w:author="Huawei" w:date="2018-04-18T14:51:00Z">
              <w:r w:rsidRPr="000F713F">
                <w:rPr>
                  <w:rFonts w:ascii="Arial" w:eastAsia="Malgun Gothic" w:hAnsi="Arial" w:cs="Arial"/>
                  <w:kern w:val="2"/>
                  <w:sz w:val="16"/>
                  <w:szCs w:val="18"/>
                </w:rPr>
                <w:t>K-factor (K) [dB]</w:t>
              </w:r>
            </w:ins>
          </w:p>
        </w:tc>
        <w:tc>
          <w:tcPr>
            <w:tcW w:w="358" w:type="pct"/>
            <w:tcBorders>
              <w:top w:val="single" w:sz="4" w:space="0" w:color="auto"/>
              <w:left w:val="single" w:sz="4" w:space="0" w:color="auto"/>
              <w:bottom w:val="single" w:sz="4" w:space="0" w:color="auto"/>
              <w:right w:val="single" w:sz="4" w:space="0" w:color="auto"/>
            </w:tcBorders>
            <w:vAlign w:val="center"/>
          </w:tcPr>
          <w:p w14:paraId="45AC66D5" w14:textId="77777777" w:rsidR="000F713F" w:rsidRPr="000F713F" w:rsidRDefault="000F713F" w:rsidP="000F713F">
            <w:pPr>
              <w:keepLines/>
              <w:numPr>
                <w:ilvl w:val="0"/>
                <w:numId w:val="33"/>
              </w:numPr>
              <w:spacing w:before="40" w:after="40"/>
              <w:ind w:firstLine="0"/>
              <w:jc w:val="center"/>
              <w:rPr>
                <w:ins w:id="4563" w:author="Huawei" w:date="2018-04-18T14:51:00Z"/>
                <w:rFonts w:ascii="Symbol" w:eastAsia="SimSun" w:hAnsi="Symbol"/>
                <w:i/>
                <w:sz w:val="16"/>
                <w:szCs w:val="18"/>
                <w:lang w:eastAsia="x-none"/>
              </w:rPr>
            </w:pPr>
            <w:ins w:id="4564" w:author="Huawei" w:date="2018-04-18T14:5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01F1DFA9" w14:textId="77777777" w:rsidR="000F713F" w:rsidRPr="000F713F" w:rsidRDefault="000F713F" w:rsidP="000F713F">
            <w:pPr>
              <w:keepLines/>
              <w:numPr>
                <w:ilvl w:val="0"/>
                <w:numId w:val="33"/>
              </w:numPr>
              <w:spacing w:before="40" w:after="40"/>
              <w:ind w:firstLine="0"/>
              <w:jc w:val="center"/>
              <w:rPr>
                <w:ins w:id="4565"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71E078C" w14:textId="77777777" w:rsidR="000F713F" w:rsidRPr="000F713F" w:rsidRDefault="000F713F" w:rsidP="000F713F">
            <w:pPr>
              <w:keepLines/>
              <w:numPr>
                <w:ilvl w:val="0"/>
                <w:numId w:val="33"/>
              </w:numPr>
              <w:spacing w:before="40" w:after="40"/>
              <w:ind w:firstLine="0"/>
              <w:jc w:val="center"/>
              <w:rPr>
                <w:ins w:id="456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1465B3" w14:textId="77777777" w:rsidR="000F713F" w:rsidRPr="000F713F" w:rsidRDefault="000F713F" w:rsidP="000F713F">
            <w:pPr>
              <w:keepLines/>
              <w:numPr>
                <w:ilvl w:val="0"/>
                <w:numId w:val="33"/>
              </w:numPr>
              <w:spacing w:before="40" w:after="40"/>
              <w:ind w:firstLine="0"/>
              <w:jc w:val="center"/>
              <w:rPr>
                <w:ins w:id="456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78E345C" w14:textId="77777777" w:rsidR="000F713F" w:rsidRPr="000F713F" w:rsidRDefault="000F713F" w:rsidP="000F713F">
            <w:pPr>
              <w:keepLines/>
              <w:numPr>
                <w:ilvl w:val="0"/>
                <w:numId w:val="33"/>
              </w:numPr>
              <w:spacing w:before="40" w:after="40"/>
              <w:ind w:firstLine="0"/>
              <w:jc w:val="center"/>
              <w:rPr>
                <w:ins w:id="456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7B66F8" w14:textId="77777777" w:rsidR="000F713F" w:rsidRPr="000F713F" w:rsidRDefault="000F713F" w:rsidP="000F713F">
            <w:pPr>
              <w:keepLines/>
              <w:numPr>
                <w:ilvl w:val="0"/>
                <w:numId w:val="33"/>
              </w:numPr>
              <w:spacing w:before="40" w:after="40"/>
              <w:ind w:firstLine="0"/>
              <w:jc w:val="center"/>
              <w:rPr>
                <w:ins w:id="456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29FEC0" w14:textId="77777777" w:rsidR="000F713F" w:rsidRPr="000F713F" w:rsidRDefault="000F713F" w:rsidP="000F713F">
            <w:pPr>
              <w:keepLines/>
              <w:numPr>
                <w:ilvl w:val="0"/>
                <w:numId w:val="33"/>
              </w:numPr>
              <w:spacing w:before="40" w:after="40"/>
              <w:ind w:firstLine="0"/>
              <w:jc w:val="center"/>
              <w:rPr>
                <w:ins w:id="457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81EF09A" w14:textId="77777777" w:rsidR="000F713F" w:rsidRPr="000F713F" w:rsidRDefault="000F713F" w:rsidP="000F713F">
            <w:pPr>
              <w:keepLines/>
              <w:numPr>
                <w:ilvl w:val="0"/>
                <w:numId w:val="33"/>
              </w:numPr>
              <w:spacing w:before="40" w:after="40"/>
              <w:ind w:firstLine="0"/>
              <w:jc w:val="center"/>
              <w:rPr>
                <w:ins w:id="457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6013084" w14:textId="77777777" w:rsidR="000F713F" w:rsidRPr="000F713F" w:rsidRDefault="000F713F" w:rsidP="000F713F">
            <w:pPr>
              <w:keepLines/>
              <w:numPr>
                <w:ilvl w:val="0"/>
                <w:numId w:val="33"/>
              </w:numPr>
              <w:spacing w:before="40" w:after="40"/>
              <w:ind w:firstLine="0"/>
              <w:jc w:val="center"/>
              <w:rPr>
                <w:ins w:id="4572"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6AF1970" w14:textId="77777777" w:rsidR="000F713F" w:rsidRPr="000F713F" w:rsidRDefault="000F713F" w:rsidP="000F713F">
            <w:pPr>
              <w:keepLines/>
              <w:numPr>
                <w:ilvl w:val="0"/>
                <w:numId w:val="33"/>
              </w:numPr>
              <w:spacing w:before="40" w:after="40"/>
              <w:ind w:firstLine="0"/>
              <w:jc w:val="center"/>
              <w:rPr>
                <w:ins w:id="4573" w:author="Huawei" w:date="2018-04-18T14:51:00Z"/>
                <w:rFonts w:ascii="Times New Roman" w:eastAsia="SimSun" w:hAnsi="Times New Roman"/>
                <w:color w:val="000000"/>
                <w:kern w:val="24"/>
                <w:sz w:val="16"/>
                <w:szCs w:val="18"/>
                <w:lang w:eastAsia="x-none"/>
              </w:rPr>
            </w:pPr>
          </w:p>
        </w:tc>
      </w:tr>
      <w:tr w:rsidR="000F713F" w:rsidRPr="000F713F" w14:paraId="4AA66BD1" w14:textId="77777777" w:rsidTr="000F713F">
        <w:trPr>
          <w:cantSplit/>
          <w:jc w:val="center"/>
          <w:ins w:id="4574" w:author="Huawei" w:date="2018-04-18T14:51:00Z"/>
        </w:trPr>
        <w:tc>
          <w:tcPr>
            <w:tcW w:w="0" w:type="auto"/>
            <w:vMerge/>
            <w:tcBorders>
              <w:left w:val="single" w:sz="4" w:space="0" w:color="auto"/>
              <w:bottom w:val="single" w:sz="4" w:space="0" w:color="auto"/>
              <w:right w:val="single" w:sz="4" w:space="0" w:color="auto"/>
            </w:tcBorders>
            <w:vAlign w:val="center"/>
          </w:tcPr>
          <w:p w14:paraId="02EF951D" w14:textId="77777777" w:rsidR="000F713F" w:rsidRPr="000F713F" w:rsidRDefault="000F713F" w:rsidP="000F713F">
            <w:pPr>
              <w:ind w:left="720" w:hanging="720"/>
              <w:rPr>
                <w:ins w:id="4575"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C38213F" w14:textId="77777777" w:rsidR="000F713F" w:rsidRPr="000F713F" w:rsidRDefault="000F713F" w:rsidP="000F713F">
            <w:pPr>
              <w:keepLines/>
              <w:numPr>
                <w:ilvl w:val="0"/>
                <w:numId w:val="33"/>
              </w:numPr>
              <w:spacing w:before="40" w:after="40"/>
              <w:ind w:firstLine="0"/>
              <w:jc w:val="center"/>
              <w:rPr>
                <w:ins w:id="4576" w:author="Huawei" w:date="2018-04-18T14:51:00Z"/>
                <w:rFonts w:ascii="Symbol" w:eastAsia="SimSun" w:hAnsi="Symbol"/>
                <w:i/>
                <w:sz w:val="16"/>
                <w:szCs w:val="18"/>
                <w:lang w:eastAsia="x-none"/>
              </w:rPr>
            </w:pPr>
            <w:ins w:id="4577" w:author="Huawei" w:date="2018-04-18T14:51:00Z">
              <w:r w:rsidRPr="000F713F">
                <w:rPr>
                  <w:rFonts w:ascii="Symbol" w:eastAsia="SimSun" w:hAnsi="Symbol"/>
                  <w:i/>
                  <w:sz w:val="16"/>
                  <w:szCs w:val="18"/>
                  <w:lang w:eastAsia="x-none"/>
                </w:rPr>
                <w:t></w:t>
              </w:r>
              <w:r w:rsidRPr="000F713F">
                <w:rPr>
                  <w:rFonts w:ascii="Times New Roman" w:eastAsia="SimSun" w:hAnsi="Times New Roman"/>
                  <w:i/>
                  <w:sz w:val="16"/>
                  <w:szCs w:val="18"/>
                  <w:vertAlign w:val="subscript"/>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50605211" w14:textId="77777777" w:rsidR="000F713F" w:rsidRPr="000F713F" w:rsidRDefault="000F713F" w:rsidP="000F713F">
            <w:pPr>
              <w:keepLines/>
              <w:numPr>
                <w:ilvl w:val="0"/>
                <w:numId w:val="33"/>
              </w:numPr>
              <w:spacing w:before="40" w:after="40"/>
              <w:ind w:firstLine="0"/>
              <w:jc w:val="center"/>
              <w:rPr>
                <w:ins w:id="4578"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A394167" w14:textId="77777777" w:rsidR="000F713F" w:rsidRPr="000F713F" w:rsidRDefault="000F713F" w:rsidP="000F713F">
            <w:pPr>
              <w:keepLines/>
              <w:numPr>
                <w:ilvl w:val="0"/>
                <w:numId w:val="33"/>
              </w:numPr>
              <w:spacing w:before="40" w:after="40"/>
              <w:ind w:firstLine="0"/>
              <w:jc w:val="center"/>
              <w:rPr>
                <w:ins w:id="457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8EBD20" w14:textId="77777777" w:rsidR="000F713F" w:rsidRPr="000F713F" w:rsidRDefault="000F713F" w:rsidP="000F713F">
            <w:pPr>
              <w:keepLines/>
              <w:numPr>
                <w:ilvl w:val="0"/>
                <w:numId w:val="33"/>
              </w:numPr>
              <w:spacing w:before="40" w:after="40"/>
              <w:ind w:firstLine="0"/>
              <w:jc w:val="center"/>
              <w:rPr>
                <w:ins w:id="458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BFA2AA5" w14:textId="77777777" w:rsidR="000F713F" w:rsidRPr="000F713F" w:rsidRDefault="000F713F" w:rsidP="000F713F">
            <w:pPr>
              <w:keepLines/>
              <w:numPr>
                <w:ilvl w:val="0"/>
                <w:numId w:val="33"/>
              </w:numPr>
              <w:spacing w:before="40" w:after="40"/>
              <w:ind w:firstLine="0"/>
              <w:jc w:val="center"/>
              <w:rPr>
                <w:ins w:id="458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742FAB8" w14:textId="77777777" w:rsidR="000F713F" w:rsidRPr="000F713F" w:rsidRDefault="000F713F" w:rsidP="000F713F">
            <w:pPr>
              <w:keepLines/>
              <w:numPr>
                <w:ilvl w:val="0"/>
                <w:numId w:val="33"/>
              </w:numPr>
              <w:spacing w:before="40" w:after="40"/>
              <w:ind w:firstLine="0"/>
              <w:jc w:val="center"/>
              <w:rPr>
                <w:ins w:id="458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994B91" w14:textId="77777777" w:rsidR="000F713F" w:rsidRPr="000F713F" w:rsidRDefault="000F713F" w:rsidP="000F713F">
            <w:pPr>
              <w:keepLines/>
              <w:numPr>
                <w:ilvl w:val="0"/>
                <w:numId w:val="33"/>
              </w:numPr>
              <w:spacing w:before="40" w:after="40"/>
              <w:ind w:firstLine="0"/>
              <w:jc w:val="center"/>
              <w:rPr>
                <w:ins w:id="458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F4FB00" w14:textId="77777777" w:rsidR="000F713F" w:rsidRPr="000F713F" w:rsidRDefault="000F713F" w:rsidP="000F713F">
            <w:pPr>
              <w:keepLines/>
              <w:numPr>
                <w:ilvl w:val="0"/>
                <w:numId w:val="33"/>
              </w:numPr>
              <w:spacing w:before="40" w:after="40"/>
              <w:ind w:firstLine="0"/>
              <w:jc w:val="center"/>
              <w:rPr>
                <w:ins w:id="458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F4E1C9E" w14:textId="77777777" w:rsidR="000F713F" w:rsidRPr="000F713F" w:rsidRDefault="000F713F" w:rsidP="000F713F">
            <w:pPr>
              <w:keepLines/>
              <w:numPr>
                <w:ilvl w:val="0"/>
                <w:numId w:val="33"/>
              </w:numPr>
              <w:spacing w:before="40" w:after="40"/>
              <w:ind w:firstLine="0"/>
              <w:jc w:val="center"/>
              <w:rPr>
                <w:ins w:id="4585"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2ACCFA2" w14:textId="77777777" w:rsidR="000F713F" w:rsidRPr="000F713F" w:rsidRDefault="000F713F" w:rsidP="000F713F">
            <w:pPr>
              <w:keepLines/>
              <w:numPr>
                <w:ilvl w:val="0"/>
                <w:numId w:val="33"/>
              </w:numPr>
              <w:spacing w:before="40" w:after="40"/>
              <w:ind w:firstLine="0"/>
              <w:jc w:val="center"/>
              <w:rPr>
                <w:ins w:id="4586" w:author="Huawei" w:date="2018-04-18T14:51:00Z"/>
                <w:rFonts w:ascii="Times New Roman" w:eastAsia="SimSun" w:hAnsi="Times New Roman"/>
                <w:color w:val="000000"/>
                <w:kern w:val="24"/>
                <w:sz w:val="16"/>
                <w:szCs w:val="18"/>
                <w:lang w:eastAsia="x-none"/>
              </w:rPr>
            </w:pPr>
          </w:p>
        </w:tc>
      </w:tr>
      <w:tr w:rsidR="000F713F" w:rsidRPr="000F713F" w14:paraId="44A5AB76" w14:textId="77777777" w:rsidTr="000F713F">
        <w:trPr>
          <w:cantSplit/>
          <w:jc w:val="center"/>
          <w:ins w:id="4587" w:author="Huawei" w:date="2018-04-18T14:51:00Z"/>
        </w:trPr>
        <w:tc>
          <w:tcPr>
            <w:tcW w:w="0" w:type="auto"/>
            <w:vMerge w:val="restart"/>
            <w:tcBorders>
              <w:top w:val="single" w:sz="4" w:space="0" w:color="auto"/>
              <w:left w:val="single" w:sz="4" w:space="0" w:color="auto"/>
              <w:right w:val="single" w:sz="4" w:space="0" w:color="auto"/>
            </w:tcBorders>
            <w:vAlign w:val="center"/>
          </w:tcPr>
          <w:p w14:paraId="6D831554" w14:textId="77777777" w:rsidR="000F713F" w:rsidRPr="000F713F" w:rsidRDefault="000F713F" w:rsidP="000F713F">
            <w:pPr>
              <w:ind w:left="720" w:hanging="720"/>
              <w:rPr>
                <w:ins w:id="4588" w:author="Huawei" w:date="2018-04-18T14:51:00Z"/>
                <w:rFonts w:ascii="Arial" w:eastAsia="Malgun Gothic" w:hAnsi="Arial" w:cs="Arial"/>
                <w:kern w:val="2"/>
                <w:sz w:val="16"/>
                <w:szCs w:val="18"/>
              </w:rPr>
            </w:pPr>
            <w:ins w:id="4589" w:author="Huawei" w:date="2018-04-18T14:51:00Z">
              <w:r w:rsidRPr="000F713F">
                <w:rPr>
                  <w:rFonts w:ascii="Arial" w:eastAsia="Malgun Gothic" w:hAnsi="Arial" w:cs="Arial"/>
                  <w:kern w:val="2"/>
                  <w:sz w:val="16"/>
                  <w:szCs w:val="18"/>
                </w:rPr>
                <w:t>Cross-Correlations</w:t>
              </w:r>
            </w:ins>
          </w:p>
        </w:tc>
        <w:tc>
          <w:tcPr>
            <w:tcW w:w="358" w:type="pct"/>
            <w:tcBorders>
              <w:top w:val="single" w:sz="4" w:space="0" w:color="auto"/>
              <w:left w:val="single" w:sz="4" w:space="0" w:color="auto"/>
              <w:bottom w:val="single" w:sz="4" w:space="0" w:color="auto"/>
              <w:right w:val="single" w:sz="4" w:space="0" w:color="auto"/>
            </w:tcBorders>
            <w:vAlign w:val="center"/>
          </w:tcPr>
          <w:p w14:paraId="58D620A4" w14:textId="77777777" w:rsidR="000F713F" w:rsidRPr="000F713F" w:rsidRDefault="000F713F" w:rsidP="000F713F">
            <w:pPr>
              <w:keepLines/>
              <w:numPr>
                <w:ilvl w:val="0"/>
                <w:numId w:val="33"/>
              </w:numPr>
              <w:spacing w:before="40" w:after="40"/>
              <w:ind w:firstLine="0"/>
              <w:jc w:val="center"/>
              <w:rPr>
                <w:ins w:id="4590" w:author="Huawei" w:date="2018-04-18T14:51:00Z"/>
                <w:rFonts w:ascii="Symbol" w:eastAsia="SimSun" w:hAnsi="Symbol"/>
                <w:i/>
                <w:sz w:val="16"/>
                <w:szCs w:val="18"/>
                <w:lang w:eastAsia="x-none"/>
              </w:rPr>
            </w:pPr>
            <w:ins w:id="4591" w:author="Huawei" w:date="2018-04-18T14:5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29AF076D" w14:textId="77777777" w:rsidR="000F713F" w:rsidRPr="000F713F" w:rsidRDefault="000F713F" w:rsidP="000F713F">
            <w:pPr>
              <w:keepLines/>
              <w:numPr>
                <w:ilvl w:val="0"/>
                <w:numId w:val="33"/>
              </w:numPr>
              <w:spacing w:before="40" w:after="40"/>
              <w:ind w:firstLine="0"/>
              <w:jc w:val="center"/>
              <w:rPr>
                <w:ins w:id="4592"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ABC9DE4" w14:textId="77777777" w:rsidR="000F713F" w:rsidRPr="000F713F" w:rsidRDefault="000F713F" w:rsidP="000F713F">
            <w:pPr>
              <w:keepLines/>
              <w:numPr>
                <w:ilvl w:val="0"/>
                <w:numId w:val="33"/>
              </w:numPr>
              <w:spacing w:before="40" w:after="40"/>
              <w:ind w:firstLine="0"/>
              <w:jc w:val="center"/>
              <w:rPr>
                <w:ins w:id="459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01FDA1" w14:textId="77777777" w:rsidR="000F713F" w:rsidRPr="000F713F" w:rsidRDefault="000F713F" w:rsidP="000F713F">
            <w:pPr>
              <w:keepLines/>
              <w:numPr>
                <w:ilvl w:val="0"/>
                <w:numId w:val="33"/>
              </w:numPr>
              <w:spacing w:before="40" w:after="40"/>
              <w:ind w:firstLine="0"/>
              <w:jc w:val="center"/>
              <w:rPr>
                <w:ins w:id="459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46C0677" w14:textId="77777777" w:rsidR="000F713F" w:rsidRPr="000F713F" w:rsidRDefault="000F713F" w:rsidP="000F713F">
            <w:pPr>
              <w:keepLines/>
              <w:numPr>
                <w:ilvl w:val="0"/>
                <w:numId w:val="33"/>
              </w:numPr>
              <w:spacing w:before="40" w:after="40"/>
              <w:ind w:firstLine="0"/>
              <w:jc w:val="center"/>
              <w:rPr>
                <w:ins w:id="459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410288" w14:textId="77777777" w:rsidR="000F713F" w:rsidRPr="000F713F" w:rsidRDefault="000F713F" w:rsidP="000F713F">
            <w:pPr>
              <w:keepLines/>
              <w:numPr>
                <w:ilvl w:val="0"/>
                <w:numId w:val="33"/>
              </w:numPr>
              <w:spacing w:before="40" w:after="40"/>
              <w:ind w:firstLine="0"/>
              <w:jc w:val="center"/>
              <w:rPr>
                <w:ins w:id="459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0B0CA0" w14:textId="77777777" w:rsidR="000F713F" w:rsidRPr="000F713F" w:rsidRDefault="000F713F" w:rsidP="000F713F">
            <w:pPr>
              <w:keepLines/>
              <w:numPr>
                <w:ilvl w:val="0"/>
                <w:numId w:val="33"/>
              </w:numPr>
              <w:spacing w:before="40" w:after="40"/>
              <w:ind w:firstLine="0"/>
              <w:jc w:val="center"/>
              <w:rPr>
                <w:ins w:id="459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EF01B49" w14:textId="77777777" w:rsidR="000F713F" w:rsidRPr="000F713F" w:rsidRDefault="000F713F" w:rsidP="000F713F">
            <w:pPr>
              <w:keepLines/>
              <w:numPr>
                <w:ilvl w:val="0"/>
                <w:numId w:val="33"/>
              </w:numPr>
              <w:spacing w:before="40" w:after="40"/>
              <w:ind w:firstLine="0"/>
              <w:jc w:val="center"/>
              <w:rPr>
                <w:ins w:id="459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538C19" w14:textId="77777777" w:rsidR="000F713F" w:rsidRPr="000F713F" w:rsidRDefault="000F713F" w:rsidP="000F713F">
            <w:pPr>
              <w:keepLines/>
              <w:numPr>
                <w:ilvl w:val="0"/>
                <w:numId w:val="33"/>
              </w:numPr>
              <w:spacing w:before="40" w:after="40"/>
              <w:ind w:firstLine="0"/>
              <w:jc w:val="center"/>
              <w:rPr>
                <w:ins w:id="4599"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C3266FC" w14:textId="77777777" w:rsidR="000F713F" w:rsidRPr="000F713F" w:rsidRDefault="000F713F" w:rsidP="000F713F">
            <w:pPr>
              <w:keepLines/>
              <w:numPr>
                <w:ilvl w:val="0"/>
                <w:numId w:val="33"/>
              </w:numPr>
              <w:spacing w:before="40" w:after="40"/>
              <w:ind w:firstLine="0"/>
              <w:jc w:val="center"/>
              <w:rPr>
                <w:ins w:id="4600" w:author="Huawei" w:date="2018-04-18T14:51:00Z"/>
                <w:rFonts w:ascii="Times New Roman" w:eastAsia="SimSun" w:hAnsi="Times New Roman"/>
                <w:color w:val="000000"/>
                <w:kern w:val="24"/>
                <w:sz w:val="16"/>
                <w:szCs w:val="18"/>
                <w:lang w:eastAsia="x-none"/>
              </w:rPr>
            </w:pPr>
          </w:p>
        </w:tc>
      </w:tr>
      <w:tr w:rsidR="000F713F" w:rsidRPr="000F713F" w14:paraId="153B40BB" w14:textId="77777777" w:rsidTr="000F713F">
        <w:trPr>
          <w:cantSplit/>
          <w:jc w:val="center"/>
          <w:ins w:id="4601" w:author="Huawei" w:date="2018-04-18T14:51:00Z"/>
        </w:trPr>
        <w:tc>
          <w:tcPr>
            <w:tcW w:w="0" w:type="auto"/>
            <w:vMerge/>
            <w:tcBorders>
              <w:left w:val="single" w:sz="4" w:space="0" w:color="auto"/>
              <w:right w:val="single" w:sz="4" w:space="0" w:color="auto"/>
            </w:tcBorders>
            <w:vAlign w:val="center"/>
          </w:tcPr>
          <w:p w14:paraId="22AFA682" w14:textId="77777777" w:rsidR="000F713F" w:rsidRPr="000F713F" w:rsidRDefault="000F713F" w:rsidP="000F713F">
            <w:pPr>
              <w:ind w:left="720" w:hanging="720"/>
              <w:rPr>
                <w:ins w:id="4602"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7939E7F" w14:textId="77777777" w:rsidR="000F713F" w:rsidRPr="000F713F" w:rsidRDefault="000F713F" w:rsidP="000F713F">
            <w:pPr>
              <w:keepLines/>
              <w:numPr>
                <w:ilvl w:val="0"/>
                <w:numId w:val="33"/>
              </w:numPr>
              <w:spacing w:before="40" w:after="40"/>
              <w:ind w:firstLine="0"/>
              <w:jc w:val="center"/>
              <w:rPr>
                <w:ins w:id="4603" w:author="Huawei" w:date="2018-04-18T14:51:00Z"/>
                <w:rFonts w:ascii="Symbol" w:eastAsia="SimSun" w:hAnsi="Symbol"/>
                <w:i/>
                <w:sz w:val="16"/>
                <w:szCs w:val="18"/>
                <w:lang w:eastAsia="x-none"/>
              </w:rPr>
            </w:pPr>
            <w:ins w:id="4604" w:author="Huawei" w:date="2018-04-18T14:5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05343CBE" w14:textId="77777777" w:rsidR="000F713F" w:rsidRPr="000F713F" w:rsidRDefault="000F713F" w:rsidP="000F713F">
            <w:pPr>
              <w:keepLines/>
              <w:numPr>
                <w:ilvl w:val="0"/>
                <w:numId w:val="33"/>
              </w:numPr>
              <w:spacing w:before="40" w:after="40"/>
              <w:ind w:firstLine="0"/>
              <w:jc w:val="center"/>
              <w:rPr>
                <w:ins w:id="4605"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00AE6E4" w14:textId="77777777" w:rsidR="000F713F" w:rsidRPr="000F713F" w:rsidRDefault="000F713F" w:rsidP="000F713F">
            <w:pPr>
              <w:keepLines/>
              <w:numPr>
                <w:ilvl w:val="0"/>
                <w:numId w:val="33"/>
              </w:numPr>
              <w:spacing w:before="40" w:after="40"/>
              <w:ind w:firstLine="0"/>
              <w:jc w:val="center"/>
              <w:rPr>
                <w:ins w:id="460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D48968F" w14:textId="77777777" w:rsidR="000F713F" w:rsidRPr="000F713F" w:rsidRDefault="000F713F" w:rsidP="000F713F">
            <w:pPr>
              <w:keepLines/>
              <w:numPr>
                <w:ilvl w:val="0"/>
                <w:numId w:val="33"/>
              </w:numPr>
              <w:spacing w:before="40" w:after="40"/>
              <w:ind w:firstLine="0"/>
              <w:jc w:val="center"/>
              <w:rPr>
                <w:ins w:id="460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4C4F511" w14:textId="77777777" w:rsidR="000F713F" w:rsidRPr="000F713F" w:rsidRDefault="000F713F" w:rsidP="000F713F">
            <w:pPr>
              <w:keepLines/>
              <w:numPr>
                <w:ilvl w:val="0"/>
                <w:numId w:val="33"/>
              </w:numPr>
              <w:spacing w:before="40" w:after="40"/>
              <w:ind w:firstLine="0"/>
              <w:jc w:val="center"/>
              <w:rPr>
                <w:ins w:id="460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2FA7699" w14:textId="77777777" w:rsidR="000F713F" w:rsidRPr="000F713F" w:rsidRDefault="000F713F" w:rsidP="000F713F">
            <w:pPr>
              <w:keepLines/>
              <w:numPr>
                <w:ilvl w:val="0"/>
                <w:numId w:val="33"/>
              </w:numPr>
              <w:spacing w:before="40" w:after="40"/>
              <w:ind w:firstLine="0"/>
              <w:jc w:val="center"/>
              <w:rPr>
                <w:ins w:id="460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A4BB3B" w14:textId="77777777" w:rsidR="000F713F" w:rsidRPr="000F713F" w:rsidRDefault="000F713F" w:rsidP="000F713F">
            <w:pPr>
              <w:keepLines/>
              <w:numPr>
                <w:ilvl w:val="0"/>
                <w:numId w:val="33"/>
              </w:numPr>
              <w:spacing w:before="40" w:after="40"/>
              <w:ind w:firstLine="0"/>
              <w:jc w:val="center"/>
              <w:rPr>
                <w:ins w:id="461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3AF6C6D" w14:textId="77777777" w:rsidR="000F713F" w:rsidRPr="000F713F" w:rsidRDefault="000F713F" w:rsidP="000F713F">
            <w:pPr>
              <w:keepLines/>
              <w:numPr>
                <w:ilvl w:val="0"/>
                <w:numId w:val="33"/>
              </w:numPr>
              <w:spacing w:before="40" w:after="40"/>
              <w:ind w:firstLine="0"/>
              <w:jc w:val="center"/>
              <w:rPr>
                <w:ins w:id="461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BDF4897" w14:textId="77777777" w:rsidR="000F713F" w:rsidRPr="000F713F" w:rsidRDefault="000F713F" w:rsidP="000F713F">
            <w:pPr>
              <w:keepLines/>
              <w:numPr>
                <w:ilvl w:val="0"/>
                <w:numId w:val="33"/>
              </w:numPr>
              <w:spacing w:before="40" w:after="40"/>
              <w:ind w:firstLine="0"/>
              <w:jc w:val="center"/>
              <w:rPr>
                <w:ins w:id="4612"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FF0D57F" w14:textId="77777777" w:rsidR="000F713F" w:rsidRPr="000F713F" w:rsidRDefault="000F713F" w:rsidP="000F713F">
            <w:pPr>
              <w:keepLines/>
              <w:numPr>
                <w:ilvl w:val="0"/>
                <w:numId w:val="33"/>
              </w:numPr>
              <w:spacing w:before="40" w:after="40"/>
              <w:ind w:firstLine="0"/>
              <w:jc w:val="center"/>
              <w:rPr>
                <w:ins w:id="4613" w:author="Huawei" w:date="2018-04-18T14:51:00Z"/>
                <w:rFonts w:ascii="Times New Roman" w:eastAsia="SimSun" w:hAnsi="Times New Roman"/>
                <w:color w:val="000000"/>
                <w:kern w:val="24"/>
                <w:sz w:val="16"/>
                <w:szCs w:val="18"/>
                <w:lang w:eastAsia="x-none"/>
              </w:rPr>
            </w:pPr>
          </w:p>
        </w:tc>
      </w:tr>
      <w:tr w:rsidR="000F713F" w:rsidRPr="000F713F" w14:paraId="30BCD0EF" w14:textId="77777777" w:rsidTr="000F713F">
        <w:trPr>
          <w:cantSplit/>
          <w:jc w:val="center"/>
          <w:ins w:id="4614" w:author="Huawei" w:date="2018-04-18T14:51:00Z"/>
        </w:trPr>
        <w:tc>
          <w:tcPr>
            <w:tcW w:w="0" w:type="auto"/>
            <w:vMerge/>
            <w:tcBorders>
              <w:left w:val="single" w:sz="4" w:space="0" w:color="auto"/>
              <w:right w:val="single" w:sz="4" w:space="0" w:color="auto"/>
            </w:tcBorders>
            <w:vAlign w:val="center"/>
          </w:tcPr>
          <w:p w14:paraId="1D2F0660" w14:textId="77777777" w:rsidR="000F713F" w:rsidRPr="000F713F" w:rsidRDefault="000F713F" w:rsidP="000F713F">
            <w:pPr>
              <w:ind w:left="720" w:hanging="720"/>
              <w:rPr>
                <w:ins w:id="4615"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0144C72" w14:textId="77777777" w:rsidR="000F713F" w:rsidRPr="000F713F" w:rsidRDefault="000F713F" w:rsidP="000F713F">
            <w:pPr>
              <w:keepLines/>
              <w:numPr>
                <w:ilvl w:val="0"/>
                <w:numId w:val="33"/>
              </w:numPr>
              <w:spacing w:before="40" w:after="40"/>
              <w:ind w:firstLine="0"/>
              <w:jc w:val="center"/>
              <w:rPr>
                <w:ins w:id="4616" w:author="Huawei" w:date="2018-04-18T14:51:00Z"/>
                <w:rFonts w:ascii="Symbol" w:eastAsia="SimSun" w:hAnsi="Symbol"/>
                <w:i/>
                <w:sz w:val="16"/>
                <w:szCs w:val="18"/>
                <w:lang w:eastAsia="x-none"/>
              </w:rPr>
            </w:pPr>
            <w:ins w:id="4617" w:author="Huawei" w:date="2018-04-18T14:5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15C57467" w14:textId="77777777" w:rsidR="000F713F" w:rsidRPr="000F713F" w:rsidRDefault="000F713F" w:rsidP="000F713F">
            <w:pPr>
              <w:keepLines/>
              <w:numPr>
                <w:ilvl w:val="0"/>
                <w:numId w:val="33"/>
              </w:numPr>
              <w:spacing w:before="40" w:after="40"/>
              <w:ind w:firstLine="0"/>
              <w:jc w:val="center"/>
              <w:rPr>
                <w:ins w:id="4618"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30F55BB" w14:textId="77777777" w:rsidR="000F713F" w:rsidRPr="000F713F" w:rsidRDefault="000F713F" w:rsidP="000F713F">
            <w:pPr>
              <w:keepLines/>
              <w:numPr>
                <w:ilvl w:val="0"/>
                <w:numId w:val="33"/>
              </w:numPr>
              <w:spacing w:before="40" w:after="40"/>
              <w:ind w:firstLine="0"/>
              <w:jc w:val="center"/>
              <w:rPr>
                <w:ins w:id="461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58B743" w14:textId="77777777" w:rsidR="000F713F" w:rsidRPr="000F713F" w:rsidRDefault="000F713F" w:rsidP="000F713F">
            <w:pPr>
              <w:keepLines/>
              <w:numPr>
                <w:ilvl w:val="0"/>
                <w:numId w:val="33"/>
              </w:numPr>
              <w:spacing w:before="40" w:after="40"/>
              <w:ind w:firstLine="0"/>
              <w:jc w:val="center"/>
              <w:rPr>
                <w:ins w:id="462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7B2E06" w14:textId="77777777" w:rsidR="000F713F" w:rsidRPr="000F713F" w:rsidRDefault="000F713F" w:rsidP="000F713F">
            <w:pPr>
              <w:keepLines/>
              <w:numPr>
                <w:ilvl w:val="0"/>
                <w:numId w:val="33"/>
              </w:numPr>
              <w:spacing w:before="40" w:after="40"/>
              <w:ind w:firstLine="0"/>
              <w:jc w:val="center"/>
              <w:rPr>
                <w:ins w:id="462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A18E39" w14:textId="77777777" w:rsidR="000F713F" w:rsidRPr="000F713F" w:rsidRDefault="000F713F" w:rsidP="000F713F">
            <w:pPr>
              <w:keepLines/>
              <w:numPr>
                <w:ilvl w:val="0"/>
                <w:numId w:val="33"/>
              </w:numPr>
              <w:spacing w:before="40" w:after="40"/>
              <w:ind w:firstLine="0"/>
              <w:jc w:val="center"/>
              <w:rPr>
                <w:ins w:id="462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D9E5DD" w14:textId="77777777" w:rsidR="000F713F" w:rsidRPr="000F713F" w:rsidRDefault="000F713F" w:rsidP="000F713F">
            <w:pPr>
              <w:keepLines/>
              <w:numPr>
                <w:ilvl w:val="0"/>
                <w:numId w:val="33"/>
              </w:numPr>
              <w:spacing w:before="40" w:after="40"/>
              <w:ind w:firstLine="0"/>
              <w:jc w:val="center"/>
              <w:rPr>
                <w:ins w:id="462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E54423A" w14:textId="77777777" w:rsidR="000F713F" w:rsidRPr="000F713F" w:rsidRDefault="000F713F" w:rsidP="000F713F">
            <w:pPr>
              <w:keepLines/>
              <w:numPr>
                <w:ilvl w:val="0"/>
                <w:numId w:val="33"/>
              </w:numPr>
              <w:spacing w:before="40" w:after="40"/>
              <w:ind w:firstLine="0"/>
              <w:jc w:val="center"/>
              <w:rPr>
                <w:ins w:id="462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7D7720" w14:textId="77777777" w:rsidR="000F713F" w:rsidRPr="000F713F" w:rsidRDefault="000F713F" w:rsidP="000F713F">
            <w:pPr>
              <w:keepLines/>
              <w:numPr>
                <w:ilvl w:val="0"/>
                <w:numId w:val="33"/>
              </w:numPr>
              <w:spacing w:before="40" w:after="40"/>
              <w:ind w:firstLine="0"/>
              <w:jc w:val="center"/>
              <w:rPr>
                <w:ins w:id="4625"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54FC81E" w14:textId="77777777" w:rsidR="000F713F" w:rsidRPr="000F713F" w:rsidRDefault="000F713F" w:rsidP="000F713F">
            <w:pPr>
              <w:keepLines/>
              <w:numPr>
                <w:ilvl w:val="0"/>
                <w:numId w:val="33"/>
              </w:numPr>
              <w:spacing w:before="40" w:after="40"/>
              <w:ind w:firstLine="0"/>
              <w:jc w:val="center"/>
              <w:rPr>
                <w:ins w:id="4626" w:author="Huawei" w:date="2018-04-18T14:51:00Z"/>
                <w:rFonts w:ascii="Times New Roman" w:eastAsia="SimSun" w:hAnsi="Times New Roman"/>
                <w:color w:val="000000"/>
                <w:kern w:val="24"/>
                <w:sz w:val="16"/>
                <w:szCs w:val="18"/>
                <w:lang w:eastAsia="x-none"/>
              </w:rPr>
            </w:pPr>
          </w:p>
        </w:tc>
      </w:tr>
      <w:tr w:rsidR="000F713F" w:rsidRPr="000F713F" w14:paraId="048E389D" w14:textId="77777777" w:rsidTr="000F713F">
        <w:trPr>
          <w:cantSplit/>
          <w:jc w:val="center"/>
          <w:ins w:id="4627" w:author="Huawei" w:date="2018-04-18T14:51:00Z"/>
        </w:trPr>
        <w:tc>
          <w:tcPr>
            <w:tcW w:w="0" w:type="auto"/>
            <w:vMerge/>
            <w:tcBorders>
              <w:left w:val="single" w:sz="4" w:space="0" w:color="auto"/>
              <w:right w:val="single" w:sz="4" w:space="0" w:color="auto"/>
            </w:tcBorders>
            <w:vAlign w:val="center"/>
          </w:tcPr>
          <w:p w14:paraId="56A836D7" w14:textId="77777777" w:rsidR="000F713F" w:rsidRPr="000F713F" w:rsidRDefault="000F713F" w:rsidP="000F713F">
            <w:pPr>
              <w:ind w:left="720" w:hanging="720"/>
              <w:rPr>
                <w:ins w:id="4628"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E4CC407" w14:textId="77777777" w:rsidR="000F713F" w:rsidRPr="000F713F" w:rsidRDefault="000F713F" w:rsidP="000F713F">
            <w:pPr>
              <w:keepLines/>
              <w:numPr>
                <w:ilvl w:val="0"/>
                <w:numId w:val="33"/>
              </w:numPr>
              <w:spacing w:before="40" w:after="40"/>
              <w:ind w:firstLine="0"/>
              <w:jc w:val="center"/>
              <w:rPr>
                <w:ins w:id="4629" w:author="Huawei" w:date="2018-04-18T14:51:00Z"/>
                <w:rFonts w:ascii="Symbol" w:eastAsia="SimSun" w:hAnsi="Symbol"/>
                <w:i/>
                <w:sz w:val="16"/>
                <w:szCs w:val="18"/>
                <w:lang w:eastAsia="x-none"/>
              </w:rPr>
            </w:pPr>
            <w:ins w:id="4630" w:author="Huawei" w:date="2018-04-18T14:5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320905EE" w14:textId="77777777" w:rsidR="000F713F" w:rsidRPr="000F713F" w:rsidRDefault="000F713F" w:rsidP="000F713F">
            <w:pPr>
              <w:keepLines/>
              <w:numPr>
                <w:ilvl w:val="0"/>
                <w:numId w:val="33"/>
              </w:numPr>
              <w:spacing w:before="40" w:after="40"/>
              <w:ind w:firstLine="0"/>
              <w:jc w:val="center"/>
              <w:rPr>
                <w:ins w:id="4631"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F353695" w14:textId="77777777" w:rsidR="000F713F" w:rsidRPr="000F713F" w:rsidRDefault="000F713F" w:rsidP="000F713F">
            <w:pPr>
              <w:keepLines/>
              <w:numPr>
                <w:ilvl w:val="0"/>
                <w:numId w:val="33"/>
              </w:numPr>
              <w:spacing w:before="40" w:after="40"/>
              <w:ind w:firstLine="0"/>
              <w:jc w:val="center"/>
              <w:rPr>
                <w:ins w:id="463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77BB1AB" w14:textId="77777777" w:rsidR="000F713F" w:rsidRPr="000F713F" w:rsidRDefault="000F713F" w:rsidP="000F713F">
            <w:pPr>
              <w:keepLines/>
              <w:numPr>
                <w:ilvl w:val="0"/>
                <w:numId w:val="33"/>
              </w:numPr>
              <w:spacing w:before="40" w:after="40"/>
              <w:ind w:firstLine="0"/>
              <w:jc w:val="center"/>
              <w:rPr>
                <w:ins w:id="463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F5BC829" w14:textId="77777777" w:rsidR="000F713F" w:rsidRPr="000F713F" w:rsidRDefault="000F713F" w:rsidP="000F713F">
            <w:pPr>
              <w:keepLines/>
              <w:numPr>
                <w:ilvl w:val="0"/>
                <w:numId w:val="33"/>
              </w:numPr>
              <w:spacing w:before="40" w:after="40"/>
              <w:ind w:firstLine="0"/>
              <w:jc w:val="center"/>
              <w:rPr>
                <w:ins w:id="463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F1A9AF8" w14:textId="77777777" w:rsidR="000F713F" w:rsidRPr="000F713F" w:rsidRDefault="000F713F" w:rsidP="000F713F">
            <w:pPr>
              <w:keepLines/>
              <w:numPr>
                <w:ilvl w:val="0"/>
                <w:numId w:val="33"/>
              </w:numPr>
              <w:spacing w:before="40" w:after="40"/>
              <w:ind w:firstLine="0"/>
              <w:jc w:val="center"/>
              <w:rPr>
                <w:ins w:id="463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B80045" w14:textId="77777777" w:rsidR="000F713F" w:rsidRPr="000F713F" w:rsidRDefault="000F713F" w:rsidP="000F713F">
            <w:pPr>
              <w:keepLines/>
              <w:numPr>
                <w:ilvl w:val="0"/>
                <w:numId w:val="33"/>
              </w:numPr>
              <w:spacing w:before="40" w:after="40"/>
              <w:ind w:firstLine="0"/>
              <w:jc w:val="center"/>
              <w:rPr>
                <w:ins w:id="463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FEF51A5" w14:textId="77777777" w:rsidR="000F713F" w:rsidRPr="000F713F" w:rsidRDefault="000F713F" w:rsidP="000F713F">
            <w:pPr>
              <w:keepLines/>
              <w:numPr>
                <w:ilvl w:val="0"/>
                <w:numId w:val="33"/>
              </w:numPr>
              <w:spacing w:before="40" w:after="40"/>
              <w:ind w:firstLine="0"/>
              <w:jc w:val="center"/>
              <w:rPr>
                <w:ins w:id="463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1C2D71" w14:textId="77777777" w:rsidR="000F713F" w:rsidRPr="000F713F" w:rsidRDefault="000F713F" w:rsidP="000F713F">
            <w:pPr>
              <w:keepLines/>
              <w:numPr>
                <w:ilvl w:val="0"/>
                <w:numId w:val="33"/>
              </w:numPr>
              <w:spacing w:before="40" w:after="40"/>
              <w:ind w:firstLine="0"/>
              <w:jc w:val="center"/>
              <w:rPr>
                <w:ins w:id="4638"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307FD54" w14:textId="77777777" w:rsidR="000F713F" w:rsidRPr="000F713F" w:rsidRDefault="000F713F" w:rsidP="000F713F">
            <w:pPr>
              <w:keepLines/>
              <w:numPr>
                <w:ilvl w:val="0"/>
                <w:numId w:val="33"/>
              </w:numPr>
              <w:spacing w:before="40" w:after="40"/>
              <w:ind w:firstLine="0"/>
              <w:jc w:val="center"/>
              <w:rPr>
                <w:ins w:id="4639" w:author="Huawei" w:date="2018-04-18T14:51:00Z"/>
                <w:rFonts w:ascii="Times New Roman" w:eastAsia="SimSun" w:hAnsi="Times New Roman"/>
                <w:color w:val="000000"/>
                <w:kern w:val="24"/>
                <w:sz w:val="16"/>
                <w:szCs w:val="18"/>
                <w:lang w:eastAsia="x-none"/>
              </w:rPr>
            </w:pPr>
          </w:p>
        </w:tc>
      </w:tr>
      <w:tr w:rsidR="000F713F" w:rsidRPr="000F713F" w14:paraId="5DDA81A5" w14:textId="77777777" w:rsidTr="000F713F">
        <w:trPr>
          <w:cantSplit/>
          <w:jc w:val="center"/>
          <w:ins w:id="4640" w:author="Huawei" w:date="2018-04-18T14:51:00Z"/>
        </w:trPr>
        <w:tc>
          <w:tcPr>
            <w:tcW w:w="0" w:type="auto"/>
            <w:vMerge/>
            <w:tcBorders>
              <w:left w:val="single" w:sz="4" w:space="0" w:color="auto"/>
              <w:right w:val="single" w:sz="4" w:space="0" w:color="auto"/>
            </w:tcBorders>
            <w:vAlign w:val="center"/>
          </w:tcPr>
          <w:p w14:paraId="5F1EA23F" w14:textId="77777777" w:rsidR="000F713F" w:rsidRPr="000F713F" w:rsidRDefault="000F713F" w:rsidP="000F713F">
            <w:pPr>
              <w:ind w:left="720" w:hanging="720"/>
              <w:rPr>
                <w:ins w:id="4641"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543221B" w14:textId="77777777" w:rsidR="000F713F" w:rsidRPr="000F713F" w:rsidRDefault="000F713F" w:rsidP="000F713F">
            <w:pPr>
              <w:keepLines/>
              <w:numPr>
                <w:ilvl w:val="0"/>
                <w:numId w:val="33"/>
              </w:numPr>
              <w:spacing w:before="40" w:after="40"/>
              <w:ind w:firstLine="0"/>
              <w:jc w:val="center"/>
              <w:rPr>
                <w:ins w:id="4642" w:author="Huawei" w:date="2018-04-18T14:51:00Z"/>
                <w:rFonts w:ascii="Symbol" w:eastAsia="SimSun" w:hAnsi="Symbol"/>
                <w:i/>
                <w:sz w:val="16"/>
                <w:szCs w:val="18"/>
                <w:lang w:eastAsia="x-none"/>
              </w:rPr>
            </w:pPr>
            <w:ins w:id="4643" w:author="Huawei" w:date="2018-04-18T14:51:00Z">
              <w:r w:rsidRPr="000F713F">
                <w:rPr>
                  <w:rFonts w:ascii="Times New Roman" w:eastAsia="SimSun" w:hAnsi="Times New Roman"/>
                  <w:i/>
                  <w:sz w:val="16"/>
                  <w:szCs w:val="18"/>
                  <w:lang w:eastAsia="x-none"/>
                </w:rPr>
                <w:t>DS</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6B8029C4" w14:textId="77777777" w:rsidR="000F713F" w:rsidRPr="000F713F" w:rsidRDefault="000F713F" w:rsidP="000F713F">
            <w:pPr>
              <w:keepLines/>
              <w:numPr>
                <w:ilvl w:val="0"/>
                <w:numId w:val="33"/>
              </w:numPr>
              <w:spacing w:before="40" w:after="40"/>
              <w:ind w:firstLine="0"/>
              <w:jc w:val="center"/>
              <w:rPr>
                <w:ins w:id="4644"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ECF3ABE" w14:textId="77777777" w:rsidR="000F713F" w:rsidRPr="000F713F" w:rsidRDefault="000F713F" w:rsidP="000F713F">
            <w:pPr>
              <w:keepLines/>
              <w:numPr>
                <w:ilvl w:val="0"/>
                <w:numId w:val="33"/>
              </w:numPr>
              <w:spacing w:before="40" w:after="40"/>
              <w:ind w:firstLine="0"/>
              <w:jc w:val="center"/>
              <w:rPr>
                <w:ins w:id="464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F0D4C49" w14:textId="77777777" w:rsidR="000F713F" w:rsidRPr="000F713F" w:rsidRDefault="000F713F" w:rsidP="000F713F">
            <w:pPr>
              <w:keepLines/>
              <w:numPr>
                <w:ilvl w:val="0"/>
                <w:numId w:val="33"/>
              </w:numPr>
              <w:spacing w:before="40" w:after="40"/>
              <w:ind w:firstLine="0"/>
              <w:jc w:val="center"/>
              <w:rPr>
                <w:ins w:id="464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346E61" w14:textId="77777777" w:rsidR="000F713F" w:rsidRPr="000F713F" w:rsidRDefault="000F713F" w:rsidP="000F713F">
            <w:pPr>
              <w:keepLines/>
              <w:numPr>
                <w:ilvl w:val="0"/>
                <w:numId w:val="33"/>
              </w:numPr>
              <w:spacing w:before="40" w:after="40"/>
              <w:ind w:firstLine="0"/>
              <w:jc w:val="center"/>
              <w:rPr>
                <w:ins w:id="464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7B3B42" w14:textId="77777777" w:rsidR="000F713F" w:rsidRPr="000F713F" w:rsidRDefault="000F713F" w:rsidP="000F713F">
            <w:pPr>
              <w:keepLines/>
              <w:numPr>
                <w:ilvl w:val="0"/>
                <w:numId w:val="33"/>
              </w:numPr>
              <w:spacing w:before="40" w:after="40"/>
              <w:ind w:firstLine="0"/>
              <w:jc w:val="center"/>
              <w:rPr>
                <w:ins w:id="464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C9D1968" w14:textId="77777777" w:rsidR="000F713F" w:rsidRPr="000F713F" w:rsidRDefault="000F713F" w:rsidP="000F713F">
            <w:pPr>
              <w:keepLines/>
              <w:numPr>
                <w:ilvl w:val="0"/>
                <w:numId w:val="33"/>
              </w:numPr>
              <w:spacing w:before="40" w:after="40"/>
              <w:ind w:firstLine="0"/>
              <w:jc w:val="center"/>
              <w:rPr>
                <w:ins w:id="464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1E4A117" w14:textId="77777777" w:rsidR="000F713F" w:rsidRPr="000F713F" w:rsidRDefault="000F713F" w:rsidP="000F713F">
            <w:pPr>
              <w:keepLines/>
              <w:numPr>
                <w:ilvl w:val="0"/>
                <w:numId w:val="33"/>
              </w:numPr>
              <w:spacing w:before="40" w:after="40"/>
              <w:ind w:firstLine="0"/>
              <w:jc w:val="center"/>
              <w:rPr>
                <w:ins w:id="465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B04E85E" w14:textId="77777777" w:rsidR="000F713F" w:rsidRPr="000F713F" w:rsidRDefault="000F713F" w:rsidP="000F713F">
            <w:pPr>
              <w:keepLines/>
              <w:numPr>
                <w:ilvl w:val="0"/>
                <w:numId w:val="33"/>
              </w:numPr>
              <w:spacing w:before="40" w:after="40"/>
              <w:ind w:firstLine="0"/>
              <w:jc w:val="center"/>
              <w:rPr>
                <w:ins w:id="4651"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6531F0A" w14:textId="77777777" w:rsidR="000F713F" w:rsidRPr="000F713F" w:rsidRDefault="000F713F" w:rsidP="000F713F">
            <w:pPr>
              <w:keepLines/>
              <w:numPr>
                <w:ilvl w:val="0"/>
                <w:numId w:val="33"/>
              </w:numPr>
              <w:spacing w:before="40" w:after="40"/>
              <w:ind w:firstLine="0"/>
              <w:jc w:val="center"/>
              <w:rPr>
                <w:ins w:id="4652" w:author="Huawei" w:date="2018-04-18T14:51:00Z"/>
                <w:rFonts w:ascii="Times New Roman" w:eastAsia="SimSun" w:hAnsi="Times New Roman"/>
                <w:color w:val="000000"/>
                <w:kern w:val="24"/>
                <w:sz w:val="16"/>
                <w:szCs w:val="18"/>
                <w:lang w:eastAsia="x-none"/>
              </w:rPr>
            </w:pPr>
          </w:p>
        </w:tc>
      </w:tr>
      <w:tr w:rsidR="000F713F" w:rsidRPr="000F713F" w14:paraId="0A86F59A" w14:textId="77777777" w:rsidTr="000F713F">
        <w:trPr>
          <w:cantSplit/>
          <w:jc w:val="center"/>
          <w:ins w:id="4653" w:author="Huawei" w:date="2018-04-18T14:51:00Z"/>
        </w:trPr>
        <w:tc>
          <w:tcPr>
            <w:tcW w:w="0" w:type="auto"/>
            <w:vMerge/>
            <w:tcBorders>
              <w:left w:val="single" w:sz="4" w:space="0" w:color="auto"/>
              <w:right w:val="single" w:sz="4" w:space="0" w:color="auto"/>
            </w:tcBorders>
            <w:vAlign w:val="center"/>
          </w:tcPr>
          <w:p w14:paraId="22AC8DEE" w14:textId="77777777" w:rsidR="000F713F" w:rsidRPr="000F713F" w:rsidRDefault="000F713F" w:rsidP="000F713F">
            <w:pPr>
              <w:ind w:left="720" w:hanging="720"/>
              <w:rPr>
                <w:ins w:id="4654"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0CDA805" w14:textId="77777777" w:rsidR="000F713F" w:rsidRPr="000F713F" w:rsidRDefault="000F713F" w:rsidP="000F713F">
            <w:pPr>
              <w:keepLines/>
              <w:numPr>
                <w:ilvl w:val="0"/>
                <w:numId w:val="33"/>
              </w:numPr>
              <w:spacing w:before="40" w:after="40"/>
              <w:ind w:firstLine="0"/>
              <w:jc w:val="center"/>
              <w:rPr>
                <w:ins w:id="4655" w:author="Huawei" w:date="2018-04-18T14:51:00Z"/>
                <w:rFonts w:ascii="Symbol" w:eastAsia="SimSun" w:hAnsi="Symbol"/>
                <w:i/>
                <w:sz w:val="16"/>
                <w:szCs w:val="18"/>
                <w:lang w:eastAsia="x-none"/>
              </w:rPr>
            </w:pPr>
            <w:ins w:id="4656" w:author="Huawei" w:date="2018-04-18T14:5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vertAlign w:val="subscript"/>
                  <w:lang w:eastAsia="x-none"/>
                </w:rPr>
                <w:t xml:space="preserve"> </w:t>
              </w:r>
              <w:r w:rsidRPr="000F713F">
                <w:rPr>
                  <w:rFonts w:ascii="Times New Roman" w:eastAsia="SimSun" w:hAnsi="Times New Roman"/>
                  <w:sz w:val="16"/>
                  <w:szCs w:val="18"/>
                  <w:lang w:eastAsia="x-none"/>
                </w:rPr>
                <w:t xml:space="preserve">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7CB3A95F" w14:textId="77777777" w:rsidR="000F713F" w:rsidRPr="000F713F" w:rsidRDefault="000F713F" w:rsidP="000F713F">
            <w:pPr>
              <w:keepLines/>
              <w:numPr>
                <w:ilvl w:val="0"/>
                <w:numId w:val="33"/>
              </w:numPr>
              <w:spacing w:before="40" w:after="40"/>
              <w:ind w:firstLine="0"/>
              <w:jc w:val="center"/>
              <w:rPr>
                <w:ins w:id="4657"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3758E63" w14:textId="77777777" w:rsidR="000F713F" w:rsidRPr="000F713F" w:rsidRDefault="000F713F" w:rsidP="000F713F">
            <w:pPr>
              <w:keepLines/>
              <w:numPr>
                <w:ilvl w:val="0"/>
                <w:numId w:val="33"/>
              </w:numPr>
              <w:spacing w:before="40" w:after="40"/>
              <w:ind w:firstLine="0"/>
              <w:jc w:val="center"/>
              <w:rPr>
                <w:ins w:id="465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E41C98" w14:textId="77777777" w:rsidR="000F713F" w:rsidRPr="000F713F" w:rsidRDefault="000F713F" w:rsidP="000F713F">
            <w:pPr>
              <w:keepLines/>
              <w:numPr>
                <w:ilvl w:val="0"/>
                <w:numId w:val="33"/>
              </w:numPr>
              <w:spacing w:before="40" w:after="40"/>
              <w:ind w:firstLine="0"/>
              <w:jc w:val="center"/>
              <w:rPr>
                <w:ins w:id="465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D29C8A4" w14:textId="77777777" w:rsidR="000F713F" w:rsidRPr="000F713F" w:rsidRDefault="000F713F" w:rsidP="000F713F">
            <w:pPr>
              <w:keepLines/>
              <w:numPr>
                <w:ilvl w:val="0"/>
                <w:numId w:val="33"/>
              </w:numPr>
              <w:spacing w:before="40" w:after="40"/>
              <w:ind w:firstLine="0"/>
              <w:jc w:val="center"/>
              <w:rPr>
                <w:ins w:id="466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702F1C1" w14:textId="77777777" w:rsidR="000F713F" w:rsidRPr="000F713F" w:rsidRDefault="000F713F" w:rsidP="000F713F">
            <w:pPr>
              <w:keepLines/>
              <w:numPr>
                <w:ilvl w:val="0"/>
                <w:numId w:val="33"/>
              </w:numPr>
              <w:spacing w:before="40" w:after="40"/>
              <w:ind w:firstLine="0"/>
              <w:jc w:val="center"/>
              <w:rPr>
                <w:ins w:id="466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01391A" w14:textId="77777777" w:rsidR="000F713F" w:rsidRPr="000F713F" w:rsidRDefault="000F713F" w:rsidP="000F713F">
            <w:pPr>
              <w:keepLines/>
              <w:numPr>
                <w:ilvl w:val="0"/>
                <w:numId w:val="33"/>
              </w:numPr>
              <w:spacing w:before="40" w:after="40"/>
              <w:ind w:firstLine="0"/>
              <w:jc w:val="center"/>
              <w:rPr>
                <w:ins w:id="466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4F878EE" w14:textId="77777777" w:rsidR="000F713F" w:rsidRPr="000F713F" w:rsidRDefault="000F713F" w:rsidP="000F713F">
            <w:pPr>
              <w:keepLines/>
              <w:numPr>
                <w:ilvl w:val="0"/>
                <w:numId w:val="33"/>
              </w:numPr>
              <w:spacing w:before="40" w:after="40"/>
              <w:ind w:firstLine="0"/>
              <w:jc w:val="center"/>
              <w:rPr>
                <w:ins w:id="466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B441E2C" w14:textId="77777777" w:rsidR="000F713F" w:rsidRPr="000F713F" w:rsidRDefault="000F713F" w:rsidP="000F713F">
            <w:pPr>
              <w:keepLines/>
              <w:numPr>
                <w:ilvl w:val="0"/>
                <w:numId w:val="33"/>
              </w:numPr>
              <w:spacing w:before="40" w:after="40"/>
              <w:ind w:firstLine="0"/>
              <w:jc w:val="center"/>
              <w:rPr>
                <w:ins w:id="4664"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F466469" w14:textId="77777777" w:rsidR="000F713F" w:rsidRPr="000F713F" w:rsidRDefault="000F713F" w:rsidP="000F713F">
            <w:pPr>
              <w:keepLines/>
              <w:numPr>
                <w:ilvl w:val="0"/>
                <w:numId w:val="33"/>
              </w:numPr>
              <w:spacing w:before="40" w:after="40"/>
              <w:ind w:firstLine="0"/>
              <w:jc w:val="center"/>
              <w:rPr>
                <w:ins w:id="4665" w:author="Huawei" w:date="2018-04-18T14:51:00Z"/>
                <w:rFonts w:ascii="Times New Roman" w:eastAsia="SimSun" w:hAnsi="Times New Roman"/>
                <w:color w:val="000000"/>
                <w:kern w:val="24"/>
                <w:sz w:val="16"/>
                <w:szCs w:val="18"/>
                <w:lang w:eastAsia="x-none"/>
              </w:rPr>
            </w:pPr>
          </w:p>
        </w:tc>
      </w:tr>
      <w:tr w:rsidR="000F713F" w:rsidRPr="000F713F" w14:paraId="5516ED3D" w14:textId="77777777" w:rsidTr="000F713F">
        <w:trPr>
          <w:cantSplit/>
          <w:jc w:val="center"/>
          <w:ins w:id="4666" w:author="Huawei" w:date="2018-04-18T14:51:00Z"/>
        </w:trPr>
        <w:tc>
          <w:tcPr>
            <w:tcW w:w="0" w:type="auto"/>
            <w:vMerge/>
            <w:tcBorders>
              <w:left w:val="single" w:sz="4" w:space="0" w:color="auto"/>
              <w:right w:val="single" w:sz="4" w:space="0" w:color="auto"/>
            </w:tcBorders>
            <w:vAlign w:val="center"/>
          </w:tcPr>
          <w:p w14:paraId="7688C62C" w14:textId="77777777" w:rsidR="000F713F" w:rsidRPr="000F713F" w:rsidRDefault="000F713F" w:rsidP="000F713F">
            <w:pPr>
              <w:ind w:left="720" w:hanging="720"/>
              <w:rPr>
                <w:ins w:id="4667"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8276CC8" w14:textId="77777777" w:rsidR="000F713F" w:rsidRPr="000F713F" w:rsidRDefault="000F713F" w:rsidP="000F713F">
            <w:pPr>
              <w:keepLines/>
              <w:numPr>
                <w:ilvl w:val="0"/>
                <w:numId w:val="33"/>
              </w:numPr>
              <w:spacing w:before="40" w:after="40"/>
              <w:ind w:firstLine="0"/>
              <w:jc w:val="center"/>
              <w:rPr>
                <w:ins w:id="4668" w:author="Huawei" w:date="2018-04-18T14:51:00Z"/>
                <w:rFonts w:ascii="Symbol" w:eastAsia="SimSun" w:hAnsi="Symbol"/>
                <w:i/>
                <w:sz w:val="16"/>
                <w:szCs w:val="18"/>
                <w:lang w:eastAsia="x-none"/>
              </w:rPr>
            </w:pPr>
            <w:ins w:id="4669" w:author="Huawei" w:date="2018-04-18T14:51:00Z">
              <w:r w:rsidRPr="000F713F">
                <w:rPr>
                  <w:rFonts w:ascii="Times New Roman" w:eastAsia="SimSun" w:hAnsi="Times New Roman"/>
                  <w:i/>
                  <w:sz w:val="16"/>
                  <w:szCs w:val="18"/>
                  <w:lang w:eastAsia="x-none"/>
                </w:rPr>
                <w:t>ASD</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1B853CF4" w14:textId="77777777" w:rsidR="000F713F" w:rsidRPr="000F713F" w:rsidRDefault="000F713F" w:rsidP="000F713F">
            <w:pPr>
              <w:keepLines/>
              <w:numPr>
                <w:ilvl w:val="0"/>
                <w:numId w:val="33"/>
              </w:numPr>
              <w:spacing w:before="40" w:after="40"/>
              <w:ind w:firstLine="0"/>
              <w:jc w:val="center"/>
              <w:rPr>
                <w:ins w:id="4670"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1801FB3" w14:textId="77777777" w:rsidR="000F713F" w:rsidRPr="000F713F" w:rsidRDefault="000F713F" w:rsidP="000F713F">
            <w:pPr>
              <w:keepLines/>
              <w:numPr>
                <w:ilvl w:val="0"/>
                <w:numId w:val="33"/>
              </w:numPr>
              <w:spacing w:before="40" w:after="40"/>
              <w:ind w:firstLine="0"/>
              <w:jc w:val="center"/>
              <w:rPr>
                <w:ins w:id="467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4D05AD" w14:textId="77777777" w:rsidR="000F713F" w:rsidRPr="000F713F" w:rsidRDefault="000F713F" w:rsidP="000F713F">
            <w:pPr>
              <w:keepLines/>
              <w:numPr>
                <w:ilvl w:val="0"/>
                <w:numId w:val="33"/>
              </w:numPr>
              <w:spacing w:before="40" w:after="40"/>
              <w:ind w:firstLine="0"/>
              <w:jc w:val="center"/>
              <w:rPr>
                <w:ins w:id="467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4DF63B0" w14:textId="77777777" w:rsidR="000F713F" w:rsidRPr="000F713F" w:rsidRDefault="000F713F" w:rsidP="000F713F">
            <w:pPr>
              <w:keepLines/>
              <w:numPr>
                <w:ilvl w:val="0"/>
                <w:numId w:val="33"/>
              </w:numPr>
              <w:spacing w:before="40" w:after="40"/>
              <w:ind w:firstLine="0"/>
              <w:jc w:val="center"/>
              <w:rPr>
                <w:ins w:id="467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00265D" w14:textId="77777777" w:rsidR="000F713F" w:rsidRPr="000F713F" w:rsidRDefault="000F713F" w:rsidP="000F713F">
            <w:pPr>
              <w:keepLines/>
              <w:numPr>
                <w:ilvl w:val="0"/>
                <w:numId w:val="33"/>
              </w:numPr>
              <w:spacing w:before="40" w:after="40"/>
              <w:ind w:firstLine="0"/>
              <w:jc w:val="center"/>
              <w:rPr>
                <w:ins w:id="467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CC85F2" w14:textId="77777777" w:rsidR="000F713F" w:rsidRPr="000F713F" w:rsidRDefault="000F713F" w:rsidP="000F713F">
            <w:pPr>
              <w:keepLines/>
              <w:numPr>
                <w:ilvl w:val="0"/>
                <w:numId w:val="33"/>
              </w:numPr>
              <w:spacing w:before="40" w:after="40"/>
              <w:ind w:firstLine="0"/>
              <w:jc w:val="center"/>
              <w:rPr>
                <w:ins w:id="467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3B4552" w14:textId="77777777" w:rsidR="000F713F" w:rsidRPr="000F713F" w:rsidRDefault="000F713F" w:rsidP="000F713F">
            <w:pPr>
              <w:keepLines/>
              <w:numPr>
                <w:ilvl w:val="0"/>
                <w:numId w:val="33"/>
              </w:numPr>
              <w:spacing w:before="40" w:after="40"/>
              <w:ind w:firstLine="0"/>
              <w:jc w:val="center"/>
              <w:rPr>
                <w:ins w:id="467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DF1B4E" w14:textId="77777777" w:rsidR="000F713F" w:rsidRPr="000F713F" w:rsidRDefault="000F713F" w:rsidP="000F713F">
            <w:pPr>
              <w:keepLines/>
              <w:numPr>
                <w:ilvl w:val="0"/>
                <w:numId w:val="33"/>
              </w:numPr>
              <w:spacing w:before="40" w:after="40"/>
              <w:ind w:firstLine="0"/>
              <w:jc w:val="center"/>
              <w:rPr>
                <w:ins w:id="4677"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82741E0" w14:textId="77777777" w:rsidR="000F713F" w:rsidRPr="000F713F" w:rsidRDefault="000F713F" w:rsidP="000F713F">
            <w:pPr>
              <w:keepLines/>
              <w:numPr>
                <w:ilvl w:val="0"/>
                <w:numId w:val="33"/>
              </w:numPr>
              <w:spacing w:before="40" w:after="40"/>
              <w:ind w:firstLine="0"/>
              <w:jc w:val="center"/>
              <w:rPr>
                <w:ins w:id="4678" w:author="Huawei" w:date="2018-04-18T14:51:00Z"/>
                <w:rFonts w:ascii="Times New Roman" w:eastAsia="SimSun" w:hAnsi="Times New Roman"/>
                <w:color w:val="000000"/>
                <w:kern w:val="24"/>
                <w:sz w:val="16"/>
                <w:szCs w:val="18"/>
                <w:lang w:eastAsia="x-none"/>
              </w:rPr>
            </w:pPr>
          </w:p>
        </w:tc>
      </w:tr>
      <w:tr w:rsidR="000F713F" w:rsidRPr="000F713F" w14:paraId="1A492E4F" w14:textId="77777777" w:rsidTr="000F713F">
        <w:trPr>
          <w:cantSplit/>
          <w:jc w:val="center"/>
          <w:ins w:id="4679" w:author="Huawei" w:date="2018-04-18T14:51:00Z"/>
        </w:trPr>
        <w:tc>
          <w:tcPr>
            <w:tcW w:w="0" w:type="auto"/>
            <w:vMerge/>
            <w:tcBorders>
              <w:left w:val="single" w:sz="4" w:space="0" w:color="auto"/>
              <w:right w:val="single" w:sz="4" w:space="0" w:color="auto"/>
            </w:tcBorders>
            <w:vAlign w:val="center"/>
          </w:tcPr>
          <w:p w14:paraId="6B982635" w14:textId="77777777" w:rsidR="000F713F" w:rsidRPr="000F713F" w:rsidRDefault="000F713F" w:rsidP="000F713F">
            <w:pPr>
              <w:ind w:left="720" w:hanging="720"/>
              <w:rPr>
                <w:ins w:id="4680"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6FEB26B" w14:textId="77777777" w:rsidR="000F713F" w:rsidRPr="000F713F" w:rsidRDefault="000F713F" w:rsidP="000F713F">
            <w:pPr>
              <w:keepLines/>
              <w:numPr>
                <w:ilvl w:val="0"/>
                <w:numId w:val="33"/>
              </w:numPr>
              <w:spacing w:before="40" w:after="40"/>
              <w:ind w:firstLine="0"/>
              <w:jc w:val="center"/>
              <w:rPr>
                <w:ins w:id="4681" w:author="Huawei" w:date="2018-04-18T14:51:00Z"/>
                <w:rFonts w:ascii="Symbol" w:eastAsia="SimSun" w:hAnsi="Symbol"/>
                <w:i/>
                <w:sz w:val="16"/>
                <w:szCs w:val="18"/>
                <w:lang w:eastAsia="x-none"/>
              </w:rPr>
            </w:pPr>
            <w:ins w:id="4682" w:author="Huawei" w:date="2018-04-18T14:51:00Z">
              <w:r w:rsidRPr="000F713F">
                <w:rPr>
                  <w:rFonts w:ascii="Times New Roman" w:eastAsia="SimSun" w:hAnsi="Times New Roman"/>
                  <w:i/>
                  <w:sz w:val="16"/>
                  <w:szCs w:val="18"/>
                  <w:lang w:eastAsia="x-none"/>
                </w:rPr>
                <w:t>ASA</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340F93C1" w14:textId="77777777" w:rsidR="000F713F" w:rsidRPr="000F713F" w:rsidRDefault="000F713F" w:rsidP="000F713F">
            <w:pPr>
              <w:keepLines/>
              <w:numPr>
                <w:ilvl w:val="0"/>
                <w:numId w:val="33"/>
              </w:numPr>
              <w:spacing w:before="40" w:after="40"/>
              <w:ind w:firstLine="0"/>
              <w:jc w:val="center"/>
              <w:rPr>
                <w:ins w:id="4683"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4A427A2" w14:textId="77777777" w:rsidR="000F713F" w:rsidRPr="000F713F" w:rsidRDefault="000F713F" w:rsidP="000F713F">
            <w:pPr>
              <w:keepLines/>
              <w:numPr>
                <w:ilvl w:val="0"/>
                <w:numId w:val="33"/>
              </w:numPr>
              <w:spacing w:before="40" w:after="40"/>
              <w:ind w:firstLine="0"/>
              <w:jc w:val="center"/>
              <w:rPr>
                <w:ins w:id="468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91477F" w14:textId="77777777" w:rsidR="000F713F" w:rsidRPr="000F713F" w:rsidRDefault="000F713F" w:rsidP="000F713F">
            <w:pPr>
              <w:keepLines/>
              <w:numPr>
                <w:ilvl w:val="0"/>
                <w:numId w:val="33"/>
              </w:numPr>
              <w:spacing w:before="40" w:after="40"/>
              <w:ind w:firstLine="0"/>
              <w:jc w:val="center"/>
              <w:rPr>
                <w:ins w:id="468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709E37" w14:textId="77777777" w:rsidR="000F713F" w:rsidRPr="000F713F" w:rsidRDefault="000F713F" w:rsidP="000F713F">
            <w:pPr>
              <w:keepLines/>
              <w:numPr>
                <w:ilvl w:val="0"/>
                <w:numId w:val="33"/>
              </w:numPr>
              <w:spacing w:before="40" w:after="40"/>
              <w:ind w:firstLine="0"/>
              <w:jc w:val="center"/>
              <w:rPr>
                <w:ins w:id="468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3727DF8" w14:textId="77777777" w:rsidR="000F713F" w:rsidRPr="000F713F" w:rsidRDefault="000F713F" w:rsidP="000F713F">
            <w:pPr>
              <w:keepLines/>
              <w:numPr>
                <w:ilvl w:val="0"/>
                <w:numId w:val="33"/>
              </w:numPr>
              <w:spacing w:before="40" w:after="40"/>
              <w:ind w:firstLine="0"/>
              <w:jc w:val="center"/>
              <w:rPr>
                <w:ins w:id="468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A5772B3" w14:textId="77777777" w:rsidR="000F713F" w:rsidRPr="000F713F" w:rsidRDefault="000F713F" w:rsidP="000F713F">
            <w:pPr>
              <w:keepLines/>
              <w:numPr>
                <w:ilvl w:val="0"/>
                <w:numId w:val="33"/>
              </w:numPr>
              <w:spacing w:before="40" w:after="40"/>
              <w:ind w:firstLine="0"/>
              <w:jc w:val="center"/>
              <w:rPr>
                <w:ins w:id="468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D8348A" w14:textId="77777777" w:rsidR="000F713F" w:rsidRPr="000F713F" w:rsidRDefault="000F713F" w:rsidP="000F713F">
            <w:pPr>
              <w:keepLines/>
              <w:numPr>
                <w:ilvl w:val="0"/>
                <w:numId w:val="33"/>
              </w:numPr>
              <w:spacing w:before="40" w:after="40"/>
              <w:ind w:firstLine="0"/>
              <w:jc w:val="center"/>
              <w:rPr>
                <w:ins w:id="468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C64611B" w14:textId="77777777" w:rsidR="000F713F" w:rsidRPr="000F713F" w:rsidRDefault="000F713F" w:rsidP="000F713F">
            <w:pPr>
              <w:keepLines/>
              <w:numPr>
                <w:ilvl w:val="0"/>
                <w:numId w:val="33"/>
              </w:numPr>
              <w:spacing w:before="40" w:after="40"/>
              <w:ind w:firstLine="0"/>
              <w:jc w:val="center"/>
              <w:rPr>
                <w:ins w:id="4690"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1EE33E2" w14:textId="77777777" w:rsidR="000F713F" w:rsidRPr="000F713F" w:rsidRDefault="000F713F" w:rsidP="000F713F">
            <w:pPr>
              <w:keepLines/>
              <w:numPr>
                <w:ilvl w:val="0"/>
                <w:numId w:val="33"/>
              </w:numPr>
              <w:spacing w:before="40" w:after="40"/>
              <w:ind w:firstLine="0"/>
              <w:jc w:val="center"/>
              <w:rPr>
                <w:ins w:id="4691" w:author="Huawei" w:date="2018-04-18T14:51:00Z"/>
                <w:rFonts w:ascii="Times New Roman" w:eastAsia="SimSun" w:hAnsi="Times New Roman"/>
                <w:color w:val="000000"/>
                <w:kern w:val="24"/>
                <w:sz w:val="16"/>
                <w:szCs w:val="18"/>
                <w:lang w:eastAsia="x-none"/>
              </w:rPr>
            </w:pPr>
          </w:p>
        </w:tc>
      </w:tr>
      <w:tr w:rsidR="000F713F" w:rsidRPr="000F713F" w14:paraId="337B08EB" w14:textId="77777777" w:rsidTr="000F713F">
        <w:trPr>
          <w:cantSplit/>
          <w:jc w:val="center"/>
          <w:ins w:id="4692" w:author="Huawei" w:date="2018-04-18T14:51:00Z"/>
        </w:trPr>
        <w:tc>
          <w:tcPr>
            <w:tcW w:w="0" w:type="auto"/>
            <w:vMerge/>
            <w:tcBorders>
              <w:left w:val="single" w:sz="4" w:space="0" w:color="auto"/>
              <w:right w:val="single" w:sz="4" w:space="0" w:color="auto"/>
            </w:tcBorders>
            <w:vAlign w:val="center"/>
          </w:tcPr>
          <w:p w14:paraId="048251F0" w14:textId="77777777" w:rsidR="000F713F" w:rsidRPr="000F713F" w:rsidRDefault="000F713F" w:rsidP="000F713F">
            <w:pPr>
              <w:ind w:left="720" w:hanging="720"/>
              <w:rPr>
                <w:ins w:id="4693"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68E115F" w14:textId="77777777" w:rsidR="000F713F" w:rsidRPr="000F713F" w:rsidRDefault="000F713F" w:rsidP="000F713F">
            <w:pPr>
              <w:keepLines/>
              <w:numPr>
                <w:ilvl w:val="0"/>
                <w:numId w:val="33"/>
              </w:numPr>
              <w:spacing w:before="40" w:after="40"/>
              <w:ind w:firstLine="0"/>
              <w:jc w:val="center"/>
              <w:rPr>
                <w:ins w:id="4694" w:author="Huawei" w:date="2018-04-18T14:51:00Z"/>
                <w:rFonts w:ascii="Symbol" w:eastAsia="SimSun" w:hAnsi="Symbol"/>
                <w:i/>
                <w:sz w:val="16"/>
                <w:szCs w:val="18"/>
                <w:lang w:eastAsia="x-none"/>
              </w:rPr>
            </w:pPr>
            <w:ins w:id="4695" w:author="Huawei" w:date="2018-04-18T14:51:00Z">
              <w:r w:rsidRPr="000F713F">
                <w:rPr>
                  <w:rFonts w:ascii="Times New Roman" w:eastAsia="SimSun" w:hAnsi="Times New Roman"/>
                  <w:i/>
                  <w:sz w:val="16"/>
                  <w:szCs w:val="18"/>
                  <w:lang w:eastAsia="x-none"/>
                </w:rPr>
                <w:t>DS</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633D314B" w14:textId="77777777" w:rsidR="000F713F" w:rsidRPr="000F713F" w:rsidRDefault="000F713F" w:rsidP="000F713F">
            <w:pPr>
              <w:keepLines/>
              <w:numPr>
                <w:ilvl w:val="0"/>
                <w:numId w:val="33"/>
              </w:numPr>
              <w:spacing w:before="40" w:after="40"/>
              <w:ind w:firstLine="0"/>
              <w:jc w:val="center"/>
              <w:rPr>
                <w:ins w:id="4696"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D98E489" w14:textId="77777777" w:rsidR="000F713F" w:rsidRPr="000F713F" w:rsidRDefault="000F713F" w:rsidP="000F713F">
            <w:pPr>
              <w:keepLines/>
              <w:numPr>
                <w:ilvl w:val="0"/>
                <w:numId w:val="33"/>
              </w:numPr>
              <w:spacing w:before="40" w:after="40"/>
              <w:ind w:firstLine="0"/>
              <w:jc w:val="center"/>
              <w:rPr>
                <w:ins w:id="469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8430E4" w14:textId="77777777" w:rsidR="000F713F" w:rsidRPr="000F713F" w:rsidRDefault="000F713F" w:rsidP="000F713F">
            <w:pPr>
              <w:keepLines/>
              <w:numPr>
                <w:ilvl w:val="0"/>
                <w:numId w:val="33"/>
              </w:numPr>
              <w:spacing w:before="40" w:after="40"/>
              <w:ind w:firstLine="0"/>
              <w:jc w:val="center"/>
              <w:rPr>
                <w:ins w:id="469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3545B7E" w14:textId="77777777" w:rsidR="000F713F" w:rsidRPr="000F713F" w:rsidRDefault="000F713F" w:rsidP="000F713F">
            <w:pPr>
              <w:keepLines/>
              <w:numPr>
                <w:ilvl w:val="0"/>
                <w:numId w:val="33"/>
              </w:numPr>
              <w:spacing w:before="40" w:after="40"/>
              <w:ind w:firstLine="0"/>
              <w:jc w:val="center"/>
              <w:rPr>
                <w:ins w:id="469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646C140" w14:textId="77777777" w:rsidR="000F713F" w:rsidRPr="000F713F" w:rsidRDefault="000F713F" w:rsidP="000F713F">
            <w:pPr>
              <w:keepLines/>
              <w:numPr>
                <w:ilvl w:val="0"/>
                <w:numId w:val="33"/>
              </w:numPr>
              <w:spacing w:before="40" w:after="40"/>
              <w:ind w:firstLine="0"/>
              <w:jc w:val="center"/>
              <w:rPr>
                <w:ins w:id="470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3706AE0" w14:textId="77777777" w:rsidR="000F713F" w:rsidRPr="000F713F" w:rsidRDefault="000F713F" w:rsidP="000F713F">
            <w:pPr>
              <w:keepLines/>
              <w:numPr>
                <w:ilvl w:val="0"/>
                <w:numId w:val="33"/>
              </w:numPr>
              <w:spacing w:before="40" w:after="40"/>
              <w:ind w:firstLine="0"/>
              <w:jc w:val="center"/>
              <w:rPr>
                <w:ins w:id="470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C0D6CF" w14:textId="77777777" w:rsidR="000F713F" w:rsidRPr="000F713F" w:rsidRDefault="000F713F" w:rsidP="000F713F">
            <w:pPr>
              <w:keepLines/>
              <w:numPr>
                <w:ilvl w:val="0"/>
                <w:numId w:val="33"/>
              </w:numPr>
              <w:spacing w:before="40" w:after="40"/>
              <w:ind w:firstLine="0"/>
              <w:jc w:val="center"/>
              <w:rPr>
                <w:ins w:id="470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FDAF52" w14:textId="77777777" w:rsidR="000F713F" w:rsidRPr="000F713F" w:rsidRDefault="000F713F" w:rsidP="000F713F">
            <w:pPr>
              <w:keepLines/>
              <w:numPr>
                <w:ilvl w:val="0"/>
                <w:numId w:val="33"/>
              </w:numPr>
              <w:spacing w:before="40" w:after="40"/>
              <w:ind w:firstLine="0"/>
              <w:jc w:val="center"/>
              <w:rPr>
                <w:ins w:id="4703"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93BBAD2" w14:textId="77777777" w:rsidR="000F713F" w:rsidRPr="000F713F" w:rsidRDefault="000F713F" w:rsidP="000F713F">
            <w:pPr>
              <w:keepLines/>
              <w:numPr>
                <w:ilvl w:val="0"/>
                <w:numId w:val="33"/>
              </w:numPr>
              <w:spacing w:before="40" w:after="40"/>
              <w:ind w:firstLine="0"/>
              <w:jc w:val="center"/>
              <w:rPr>
                <w:ins w:id="4704" w:author="Huawei" w:date="2018-04-18T14:51:00Z"/>
                <w:rFonts w:ascii="Times New Roman" w:eastAsia="SimSun" w:hAnsi="Times New Roman"/>
                <w:color w:val="000000"/>
                <w:kern w:val="24"/>
                <w:sz w:val="16"/>
                <w:szCs w:val="18"/>
                <w:lang w:eastAsia="x-none"/>
              </w:rPr>
            </w:pPr>
          </w:p>
        </w:tc>
      </w:tr>
      <w:tr w:rsidR="000F713F" w:rsidRPr="000F713F" w14:paraId="610F1BA6" w14:textId="77777777" w:rsidTr="000F713F">
        <w:trPr>
          <w:cantSplit/>
          <w:jc w:val="center"/>
          <w:ins w:id="4705" w:author="Huawei" w:date="2018-04-18T14:51:00Z"/>
        </w:trPr>
        <w:tc>
          <w:tcPr>
            <w:tcW w:w="0" w:type="auto"/>
            <w:vMerge/>
            <w:tcBorders>
              <w:left w:val="single" w:sz="4" w:space="0" w:color="auto"/>
              <w:right w:val="single" w:sz="4" w:space="0" w:color="auto"/>
            </w:tcBorders>
            <w:vAlign w:val="center"/>
          </w:tcPr>
          <w:p w14:paraId="1211F82A" w14:textId="77777777" w:rsidR="000F713F" w:rsidRPr="000F713F" w:rsidRDefault="000F713F" w:rsidP="000F713F">
            <w:pPr>
              <w:ind w:left="720" w:hanging="720"/>
              <w:rPr>
                <w:ins w:id="4706"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66A2019" w14:textId="77777777" w:rsidR="000F713F" w:rsidRPr="000F713F" w:rsidRDefault="000F713F" w:rsidP="000F713F">
            <w:pPr>
              <w:keepLines/>
              <w:numPr>
                <w:ilvl w:val="0"/>
                <w:numId w:val="33"/>
              </w:numPr>
              <w:spacing w:before="40" w:after="40"/>
              <w:ind w:firstLine="0"/>
              <w:jc w:val="center"/>
              <w:rPr>
                <w:ins w:id="4707" w:author="Huawei" w:date="2018-04-18T14:51:00Z"/>
                <w:rFonts w:ascii="Symbol" w:eastAsia="SimSun" w:hAnsi="Symbol"/>
                <w:i/>
                <w:sz w:val="16"/>
                <w:szCs w:val="18"/>
                <w:lang w:eastAsia="x-none"/>
              </w:rPr>
            </w:pPr>
            <w:ins w:id="4708" w:author="Huawei" w:date="2018-04-18T14:51:00Z">
              <w:r w:rsidRPr="000F713F">
                <w:rPr>
                  <w:rFonts w:ascii="Times New Roman" w:eastAsia="SimSun" w:hAnsi="Times New Roman"/>
                  <w:i/>
                  <w:sz w:val="16"/>
                  <w:szCs w:val="18"/>
                  <w:lang w:eastAsia="x-none"/>
                </w:rPr>
                <w:t>SF</w:t>
              </w:r>
              <w:r w:rsidRPr="000F713F">
                <w:rPr>
                  <w:rFonts w:ascii="Times New Roman" w:eastAsia="SimSun" w:hAnsi="Times New Roman"/>
                  <w:sz w:val="16"/>
                  <w:szCs w:val="18"/>
                  <w:lang w:eastAsia="x-none"/>
                </w:rPr>
                <w:t xml:space="preserve"> vs </w:t>
              </w:r>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405E4BCE" w14:textId="77777777" w:rsidR="000F713F" w:rsidRPr="000F713F" w:rsidRDefault="000F713F" w:rsidP="000F713F">
            <w:pPr>
              <w:keepLines/>
              <w:numPr>
                <w:ilvl w:val="0"/>
                <w:numId w:val="33"/>
              </w:numPr>
              <w:spacing w:before="40" w:after="40"/>
              <w:ind w:firstLine="0"/>
              <w:jc w:val="center"/>
              <w:rPr>
                <w:ins w:id="4709"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C8EE6D0" w14:textId="77777777" w:rsidR="000F713F" w:rsidRPr="000F713F" w:rsidRDefault="000F713F" w:rsidP="000F713F">
            <w:pPr>
              <w:keepLines/>
              <w:numPr>
                <w:ilvl w:val="0"/>
                <w:numId w:val="33"/>
              </w:numPr>
              <w:spacing w:before="40" w:after="40"/>
              <w:ind w:firstLine="0"/>
              <w:jc w:val="center"/>
              <w:rPr>
                <w:ins w:id="471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39B69F" w14:textId="77777777" w:rsidR="000F713F" w:rsidRPr="000F713F" w:rsidRDefault="000F713F" w:rsidP="000F713F">
            <w:pPr>
              <w:keepLines/>
              <w:numPr>
                <w:ilvl w:val="0"/>
                <w:numId w:val="33"/>
              </w:numPr>
              <w:spacing w:before="40" w:after="40"/>
              <w:ind w:firstLine="0"/>
              <w:jc w:val="center"/>
              <w:rPr>
                <w:ins w:id="471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1FAB61" w14:textId="77777777" w:rsidR="000F713F" w:rsidRPr="000F713F" w:rsidRDefault="000F713F" w:rsidP="000F713F">
            <w:pPr>
              <w:keepLines/>
              <w:numPr>
                <w:ilvl w:val="0"/>
                <w:numId w:val="33"/>
              </w:numPr>
              <w:spacing w:before="40" w:after="40"/>
              <w:ind w:firstLine="0"/>
              <w:jc w:val="center"/>
              <w:rPr>
                <w:ins w:id="471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FFE9C3A" w14:textId="77777777" w:rsidR="000F713F" w:rsidRPr="000F713F" w:rsidRDefault="000F713F" w:rsidP="000F713F">
            <w:pPr>
              <w:keepLines/>
              <w:numPr>
                <w:ilvl w:val="0"/>
                <w:numId w:val="33"/>
              </w:numPr>
              <w:spacing w:before="40" w:after="40"/>
              <w:ind w:firstLine="0"/>
              <w:jc w:val="center"/>
              <w:rPr>
                <w:ins w:id="471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5BC3DCD" w14:textId="77777777" w:rsidR="000F713F" w:rsidRPr="000F713F" w:rsidRDefault="000F713F" w:rsidP="000F713F">
            <w:pPr>
              <w:keepLines/>
              <w:numPr>
                <w:ilvl w:val="0"/>
                <w:numId w:val="33"/>
              </w:numPr>
              <w:spacing w:before="40" w:after="40"/>
              <w:ind w:firstLine="0"/>
              <w:jc w:val="center"/>
              <w:rPr>
                <w:ins w:id="471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19BCE6B" w14:textId="77777777" w:rsidR="000F713F" w:rsidRPr="000F713F" w:rsidRDefault="000F713F" w:rsidP="000F713F">
            <w:pPr>
              <w:keepLines/>
              <w:numPr>
                <w:ilvl w:val="0"/>
                <w:numId w:val="33"/>
              </w:numPr>
              <w:spacing w:before="40" w:after="40"/>
              <w:ind w:firstLine="0"/>
              <w:jc w:val="center"/>
              <w:rPr>
                <w:ins w:id="471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14ABCE8" w14:textId="77777777" w:rsidR="000F713F" w:rsidRPr="000F713F" w:rsidRDefault="000F713F" w:rsidP="000F713F">
            <w:pPr>
              <w:keepLines/>
              <w:numPr>
                <w:ilvl w:val="0"/>
                <w:numId w:val="33"/>
              </w:numPr>
              <w:spacing w:before="40" w:after="40"/>
              <w:ind w:firstLine="0"/>
              <w:jc w:val="center"/>
              <w:rPr>
                <w:ins w:id="4716"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B3DE88D" w14:textId="77777777" w:rsidR="000F713F" w:rsidRPr="000F713F" w:rsidRDefault="000F713F" w:rsidP="000F713F">
            <w:pPr>
              <w:keepLines/>
              <w:numPr>
                <w:ilvl w:val="0"/>
                <w:numId w:val="33"/>
              </w:numPr>
              <w:spacing w:before="40" w:after="40"/>
              <w:ind w:firstLine="0"/>
              <w:jc w:val="center"/>
              <w:rPr>
                <w:ins w:id="4717" w:author="Huawei" w:date="2018-04-18T14:51:00Z"/>
                <w:rFonts w:ascii="Times New Roman" w:eastAsia="SimSun" w:hAnsi="Times New Roman"/>
                <w:color w:val="000000"/>
                <w:kern w:val="24"/>
                <w:sz w:val="16"/>
                <w:szCs w:val="18"/>
                <w:lang w:eastAsia="x-none"/>
              </w:rPr>
            </w:pPr>
          </w:p>
        </w:tc>
      </w:tr>
      <w:tr w:rsidR="000F713F" w:rsidRPr="000F713F" w14:paraId="5DC8095B" w14:textId="77777777" w:rsidTr="000F713F">
        <w:trPr>
          <w:cantSplit/>
          <w:jc w:val="center"/>
          <w:ins w:id="4718" w:author="Huawei" w:date="2018-04-18T14:51:00Z"/>
        </w:trPr>
        <w:tc>
          <w:tcPr>
            <w:tcW w:w="0" w:type="auto"/>
            <w:vMerge w:val="restart"/>
            <w:tcBorders>
              <w:top w:val="single" w:sz="4" w:space="0" w:color="auto"/>
              <w:left w:val="single" w:sz="4" w:space="0" w:color="auto"/>
              <w:right w:val="single" w:sz="4" w:space="0" w:color="auto"/>
            </w:tcBorders>
            <w:vAlign w:val="center"/>
          </w:tcPr>
          <w:p w14:paraId="1BA49283" w14:textId="77777777" w:rsidR="000F713F" w:rsidRPr="000F713F" w:rsidRDefault="000F713F" w:rsidP="000F713F">
            <w:pPr>
              <w:ind w:left="720" w:hanging="720"/>
              <w:rPr>
                <w:ins w:id="4719" w:author="Huawei" w:date="2018-04-18T14:51:00Z"/>
                <w:rFonts w:ascii="Arial" w:eastAsia="Malgun Gothic" w:hAnsi="Arial" w:cs="Arial"/>
                <w:kern w:val="2"/>
                <w:sz w:val="16"/>
                <w:szCs w:val="18"/>
              </w:rPr>
            </w:pPr>
            <w:ins w:id="4720" w:author="Huawei" w:date="2018-04-18T14:51:00Z">
              <w:r w:rsidRPr="000F713F">
                <w:rPr>
                  <w:rFonts w:ascii="Arial" w:eastAsia="Malgun Gothic" w:hAnsi="Arial" w:cs="Arial"/>
                  <w:kern w:val="2"/>
                  <w:sz w:val="16"/>
                  <w:szCs w:val="18"/>
                </w:rPr>
                <w:t>Cross-Correlations</w:t>
              </w:r>
            </w:ins>
          </w:p>
        </w:tc>
        <w:tc>
          <w:tcPr>
            <w:tcW w:w="358" w:type="pct"/>
            <w:tcBorders>
              <w:top w:val="single" w:sz="4" w:space="0" w:color="auto"/>
              <w:left w:val="single" w:sz="4" w:space="0" w:color="auto"/>
              <w:bottom w:val="single" w:sz="4" w:space="0" w:color="auto"/>
              <w:right w:val="single" w:sz="4" w:space="0" w:color="auto"/>
            </w:tcBorders>
            <w:vAlign w:val="center"/>
          </w:tcPr>
          <w:p w14:paraId="139571F3" w14:textId="77777777" w:rsidR="000F713F" w:rsidRPr="000F713F" w:rsidRDefault="000F713F" w:rsidP="000F713F">
            <w:pPr>
              <w:keepLines/>
              <w:numPr>
                <w:ilvl w:val="0"/>
                <w:numId w:val="33"/>
              </w:numPr>
              <w:spacing w:before="40" w:after="40"/>
              <w:ind w:firstLine="0"/>
              <w:jc w:val="center"/>
              <w:rPr>
                <w:ins w:id="4721" w:author="Huawei" w:date="2018-04-18T14:51:00Z"/>
                <w:rFonts w:ascii="Times New Roman" w:eastAsia="SimSun" w:hAnsi="Times New Roman"/>
                <w:i/>
                <w:sz w:val="16"/>
                <w:szCs w:val="18"/>
                <w:lang w:eastAsia="x-none"/>
              </w:rPr>
            </w:pPr>
            <w:ins w:id="4722" w:author="Huawei" w:date="2018-04-18T14:5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67414041" w14:textId="77777777" w:rsidR="000F713F" w:rsidRPr="000F713F" w:rsidRDefault="000F713F" w:rsidP="000F713F">
            <w:pPr>
              <w:keepLines/>
              <w:numPr>
                <w:ilvl w:val="0"/>
                <w:numId w:val="33"/>
              </w:numPr>
              <w:spacing w:before="40" w:after="40"/>
              <w:ind w:firstLine="0"/>
              <w:jc w:val="center"/>
              <w:rPr>
                <w:ins w:id="4723"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D4AFAAB" w14:textId="77777777" w:rsidR="000F713F" w:rsidRPr="000F713F" w:rsidRDefault="000F713F" w:rsidP="000F713F">
            <w:pPr>
              <w:keepLines/>
              <w:numPr>
                <w:ilvl w:val="0"/>
                <w:numId w:val="33"/>
              </w:numPr>
              <w:spacing w:before="40" w:after="40"/>
              <w:ind w:firstLine="0"/>
              <w:jc w:val="center"/>
              <w:rPr>
                <w:ins w:id="472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07F5207" w14:textId="77777777" w:rsidR="000F713F" w:rsidRPr="000F713F" w:rsidRDefault="000F713F" w:rsidP="000F713F">
            <w:pPr>
              <w:keepLines/>
              <w:numPr>
                <w:ilvl w:val="0"/>
                <w:numId w:val="33"/>
              </w:numPr>
              <w:spacing w:before="40" w:after="40"/>
              <w:ind w:firstLine="0"/>
              <w:jc w:val="center"/>
              <w:rPr>
                <w:ins w:id="472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F7AC390" w14:textId="77777777" w:rsidR="000F713F" w:rsidRPr="000F713F" w:rsidRDefault="000F713F" w:rsidP="000F713F">
            <w:pPr>
              <w:keepLines/>
              <w:numPr>
                <w:ilvl w:val="0"/>
                <w:numId w:val="33"/>
              </w:numPr>
              <w:spacing w:before="40" w:after="40"/>
              <w:ind w:firstLine="0"/>
              <w:jc w:val="center"/>
              <w:rPr>
                <w:ins w:id="472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3AD502A" w14:textId="77777777" w:rsidR="000F713F" w:rsidRPr="000F713F" w:rsidRDefault="000F713F" w:rsidP="000F713F">
            <w:pPr>
              <w:keepLines/>
              <w:numPr>
                <w:ilvl w:val="0"/>
                <w:numId w:val="33"/>
              </w:numPr>
              <w:spacing w:before="40" w:after="40"/>
              <w:ind w:firstLine="0"/>
              <w:jc w:val="center"/>
              <w:rPr>
                <w:ins w:id="472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AE947D5" w14:textId="77777777" w:rsidR="000F713F" w:rsidRPr="000F713F" w:rsidRDefault="000F713F" w:rsidP="000F713F">
            <w:pPr>
              <w:keepLines/>
              <w:numPr>
                <w:ilvl w:val="0"/>
                <w:numId w:val="33"/>
              </w:numPr>
              <w:spacing w:before="40" w:after="40"/>
              <w:ind w:firstLine="0"/>
              <w:jc w:val="center"/>
              <w:rPr>
                <w:ins w:id="472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275716C" w14:textId="77777777" w:rsidR="000F713F" w:rsidRPr="000F713F" w:rsidRDefault="000F713F" w:rsidP="000F713F">
            <w:pPr>
              <w:keepLines/>
              <w:numPr>
                <w:ilvl w:val="0"/>
                <w:numId w:val="33"/>
              </w:numPr>
              <w:spacing w:before="40" w:after="40"/>
              <w:ind w:firstLine="0"/>
              <w:jc w:val="center"/>
              <w:rPr>
                <w:ins w:id="472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E8D1B2B" w14:textId="77777777" w:rsidR="000F713F" w:rsidRPr="000F713F" w:rsidRDefault="000F713F" w:rsidP="000F713F">
            <w:pPr>
              <w:keepLines/>
              <w:numPr>
                <w:ilvl w:val="0"/>
                <w:numId w:val="33"/>
              </w:numPr>
              <w:spacing w:before="40" w:after="40"/>
              <w:ind w:firstLine="0"/>
              <w:jc w:val="center"/>
              <w:rPr>
                <w:ins w:id="4730"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6581FC7" w14:textId="77777777" w:rsidR="000F713F" w:rsidRPr="000F713F" w:rsidRDefault="000F713F" w:rsidP="000F713F">
            <w:pPr>
              <w:keepLines/>
              <w:numPr>
                <w:ilvl w:val="0"/>
                <w:numId w:val="33"/>
              </w:numPr>
              <w:spacing w:before="40" w:after="40"/>
              <w:ind w:firstLine="0"/>
              <w:jc w:val="center"/>
              <w:rPr>
                <w:ins w:id="4731" w:author="Huawei" w:date="2018-04-18T14:51:00Z"/>
                <w:rFonts w:ascii="Times New Roman" w:eastAsia="SimSun" w:hAnsi="Times New Roman"/>
                <w:color w:val="000000"/>
                <w:kern w:val="24"/>
                <w:sz w:val="16"/>
                <w:szCs w:val="18"/>
                <w:lang w:eastAsia="x-none"/>
              </w:rPr>
            </w:pPr>
          </w:p>
        </w:tc>
      </w:tr>
      <w:tr w:rsidR="000F713F" w:rsidRPr="000F713F" w14:paraId="2F8A3AD5" w14:textId="77777777" w:rsidTr="000F713F">
        <w:trPr>
          <w:cantSplit/>
          <w:jc w:val="center"/>
          <w:ins w:id="4732" w:author="Huawei" w:date="2018-04-18T14:51:00Z"/>
        </w:trPr>
        <w:tc>
          <w:tcPr>
            <w:tcW w:w="0" w:type="auto"/>
            <w:vMerge/>
            <w:tcBorders>
              <w:left w:val="single" w:sz="4" w:space="0" w:color="auto"/>
              <w:right w:val="single" w:sz="4" w:space="0" w:color="auto"/>
            </w:tcBorders>
            <w:vAlign w:val="center"/>
          </w:tcPr>
          <w:p w14:paraId="5E1BCFC2" w14:textId="77777777" w:rsidR="000F713F" w:rsidRPr="000F713F" w:rsidRDefault="000F713F" w:rsidP="000F713F">
            <w:pPr>
              <w:ind w:left="720" w:hanging="720"/>
              <w:rPr>
                <w:ins w:id="4733"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BFE2E4D" w14:textId="77777777" w:rsidR="000F713F" w:rsidRPr="000F713F" w:rsidRDefault="000F713F" w:rsidP="000F713F">
            <w:pPr>
              <w:keepLines/>
              <w:numPr>
                <w:ilvl w:val="0"/>
                <w:numId w:val="33"/>
              </w:numPr>
              <w:spacing w:before="40" w:after="40"/>
              <w:ind w:firstLine="0"/>
              <w:jc w:val="center"/>
              <w:rPr>
                <w:ins w:id="4734" w:author="Huawei" w:date="2018-04-18T14:51:00Z"/>
                <w:rFonts w:ascii="Times New Roman" w:eastAsia="SimSun" w:hAnsi="Times New Roman"/>
                <w:i/>
                <w:sz w:val="16"/>
                <w:szCs w:val="18"/>
                <w:lang w:eastAsia="x-none"/>
              </w:rPr>
            </w:pPr>
            <w:ins w:id="4735" w:author="Huawei" w:date="2018-04-18T14:5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11431E3C" w14:textId="77777777" w:rsidR="000F713F" w:rsidRPr="000F713F" w:rsidRDefault="000F713F" w:rsidP="000F713F">
            <w:pPr>
              <w:keepLines/>
              <w:numPr>
                <w:ilvl w:val="0"/>
                <w:numId w:val="33"/>
              </w:numPr>
              <w:spacing w:before="40" w:after="40"/>
              <w:ind w:firstLine="0"/>
              <w:jc w:val="center"/>
              <w:rPr>
                <w:ins w:id="4736"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6EBAAC1" w14:textId="77777777" w:rsidR="000F713F" w:rsidRPr="000F713F" w:rsidRDefault="000F713F" w:rsidP="000F713F">
            <w:pPr>
              <w:keepLines/>
              <w:numPr>
                <w:ilvl w:val="0"/>
                <w:numId w:val="33"/>
              </w:numPr>
              <w:spacing w:before="40" w:after="40"/>
              <w:ind w:firstLine="0"/>
              <w:jc w:val="center"/>
              <w:rPr>
                <w:ins w:id="473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A02887A" w14:textId="77777777" w:rsidR="000F713F" w:rsidRPr="000F713F" w:rsidRDefault="000F713F" w:rsidP="000F713F">
            <w:pPr>
              <w:keepLines/>
              <w:numPr>
                <w:ilvl w:val="0"/>
                <w:numId w:val="33"/>
              </w:numPr>
              <w:spacing w:before="40" w:after="40"/>
              <w:ind w:firstLine="0"/>
              <w:jc w:val="center"/>
              <w:rPr>
                <w:ins w:id="473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E3A8C68" w14:textId="77777777" w:rsidR="000F713F" w:rsidRPr="000F713F" w:rsidRDefault="000F713F" w:rsidP="000F713F">
            <w:pPr>
              <w:keepLines/>
              <w:numPr>
                <w:ilvl w:val="0"/>
                <w:numId w:val="33"/>
              </w:numPr>
              <w:spacing w:before="40" w:after="40"/>
              <w:ind w:firstLine="0"/>
              <w:jc w:val="center"/>
              <w:rPr>
                <w:ins w:id="473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2954AF" w14:textId="77777777" w:rsidR="000F713F" w:rsidRPr="000F713F" w:rsidRDefault="000F713F" w:rsidP="000F713F">
            <w:pPr>
              <w:keepLines/>
              <w:numPr>
                <w:ilvl w:val="0"/>
                <w:numId w:val="33"/>
              </w:numPr>
              <w:spacing w:before="40" w:after="40"/>
              <w:ind w:firstLine="0"/>
              <w:jc w:val="center"/>
              <w:rPr>
                <w:ins w:id="474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A2B4C9" w14:textId="77777777" w:rsidR="000F713F" w:rsidRPr="000F713F" w:rsidRDefault="000F713F" w:rsidP="000F713F">
            <w:pPr>
              <w:keepLines/>
              <w:numPr>
                <w:ilvl w:val="0"/>
                <w:numId w:val="33"/>
              </w:numPr>
              <w:spacing w:before="40" w:after="40"/>
              <w:ind w:firstLine="0"/>
              <w:jc w:val="center"/>
              <w:rPr>
                <w:ins w:id="474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7FE5C7B" w14:textId="77777777" w:rsidR="000F713F" w:rsidRPr="000F713F" w:rsidRDefault="000F713F" w:rsidP="000F713F">
            <w:pPr>
              <w:keepLines/>
              <w:numPr>
                <w:ilvl w:val="0"/>
                <w:numId w:val="33"/>
              </w:numPr>
              <w:spacing w:before="40" w:after="40"/>
              <w:ind w:firstLine="0"/>
              <w:jc w:val="center"/>
              <w:rPr>
                <w:ins w:id="474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42ED63D" w14:textId="77777777" w:rsidR="000F713F" w:rsidRPr="000F713F" w:rsidRDefault="000F713F" w:rsidP="000F713F">
            <w:pPr>
              <w:keepLines/>
              <w:numPr>
                <w:ilvl w:val="0"/>
                <w:numId w:val="33"/>
              </w:numPr>
              <w:spacing w:before="40" w:after="40"/>
              <w:ind w:firstLine="0"/>
              <w:jc w:val="center"/>
              <w:rPr>
                <w:ins w:id="4743"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3DDD03B" w14:textId="77777777" w:rsidR="000F713F" w:rsidRPr="000F713F" w:rsidRDefault="000F713F" w:rsidP="000F713F">
            <w:pPr>
              <w:keepLines/>
              <w:numPr>
                <w:ilvl w:val="0"/>
                <w:numId w:val="33"/>
              </w:numPr>
              <w:spacing w:before="40" w:after="40"/>
              <w:ind w:firstLine="0"/>
              <w:jc w:val="center"/>
              <w:rPr>
                <w:ins w:id="4744" w:author="Huawei" w:date="2018-04-18T14:51:00Z"/>
                <w:rFonts w:ascii="Times New Roman" w:eastAsia="SimSun" w:hAnsi="Times New Roman"/>
                <w:color w:val="000000"/>
                <w:kern w:val="24"/>
                <w:sz w:val="16"/>
                <w:szCs w:val="18"/>
                <w:lang w:eastAsia="x-none"/>
              </w:rPr>
            </w:pPr>
          </w:p>
        </w:tc>
      </w:tr>
      <w:tr w:rsidR="000F713F" w:rsidRPr="000F713F" w14:paraId="1127B67E" w14:textId="77777777" w:rsidTr="000F713F">
        <w:trPr>
          <w:cantSplit/>
          <w:jc w:val="center"/>
          <w:ins w:id="4745" w:author="Huawei" w:date="2018-04-18T14:51:00Z"/>
        </w:trPr>
        <w:tc>
          <w:tcPr>
            <w:tcW w:w="0" w:type="auto"/>
            <w:vMerge/>
            <w:tcBorders>
              <w:left w:val="single" w:sz="4" w:space="0" w:color="auto"/>
              <w:right w:val="single" w:sz="4" w:space="0" w:color="auto"/>
            </w:tcBorders>
            <w:vAlign w:val="center"/>
          </w:tcPr>
          <w:p w14:paraId="64FFB739" w14:textId="77777777" w:rsidR="000F713F" w:rsidRPr="000F713F" w:rsidRDefault="000F713F" w:rsidP="000F713F">
            <w:pPr>
              <w:ind w:left="720" w:hanging="720"/>
              <w:rPr>
                <w:ins w:id="4746"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124E83D" w14:textId="77777777" w:rsidR="000F713F" w:rsidRPr="000F713F" w:rsidRDefault="000F713F" w:rsidP="000F713F">
            <w:pPr>
              <w:keepLines/>
              <w:numPr>
                <w:ilvl w:val="0"/>
                <w:numId w:val="33"/>
              </w:numPr>
              <w:spacing w:before="40" w:after="40"/>
              <w:ind w:firstLine="0"/>
              <w:jc w:val="center"/>
              <w:rPr>
                <w:ins w:id="4747" w:author="Huawei" w:date="2018-04-18T14:51:00Z"/>
                <w:rFonts w:ascii="Times New Roman" w:eastAsia="SimSun" w:hAnsi="Times New Roman"/>
                <w:i/>
                <w:sz w:val="16"/>
                <w:szCs w:val="18"/>
                <w:lang w:eastAsia="x-none"/>
              </w:rPr>
            </w:pPr>
            <w:ins w:id="4748" w:author="Huawei" w:date="2018-04-18T14:5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3FEE4088" w14:textId="77777777" w:rsidR="000F713F" w:rsidRPr="000F713F" w:rsidRDefault="000F713F" w:rsidP="000F713F">
            <w:pPr>
              <w:keepLines/>
              <w:numPr>
                <w:ilvl w:val="0"/>
                <w:numId w:val="33"/>
              </w:numPr>
              <w:spacing w:before="40" w:after="40"/>
              <w:ind w:firstLine="0"/>
              <w:jc w:val="center"/>
              <w:rPr>
                <w:ins w:id="4749"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22E691D" w14:textId="77777777" w:rsidR="000F713F" w:rsidRPr="000F713F" w:rsidRDefault="000F713F" w:rsidP="000F713F">
            <w:pPr>
              <w:keepLines/>
              <w:numPr>
                <w:ilvl w:val="0"/>
                <w:numId w:val="33"/>
              </w:numPr>
              <w:spacing w:before="40" w:after="40"/>
              <w:ind w:firstLine="0"/>
              <w:jc w:val="center"/>
              <w:rPr>
                <w:ins w:id="475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98350DB" w14:textId="77777777" w:rsidR="000F713F" w:rsidRPr="000F713F" w:rsidRDefault="000F713F" w:rsidP="000F713F">
            <w:pPr>
              <w:keepLines/>
              <w:numPr>
                <w:ilvl w:val="0"/>
                <w:numId w:val="33"/>
              </w:numPr>
              <w:spacing w:before="40" w:after="40"/>
              <w:ind w:firstLine="0"/>
              <w:jc w:val="center"/>
              <w:rPr>
                <w:ins w:id="475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DC1BACB" w14:textId="77777777" w:rsidR="000F713F" w:rsidRPr="000F713F" w:rsidRDefault="000F713F" w:rsidP="000F713F">
            <w:pPr>
              <w:keepLines/>
              <w:numPr>
                <w:ilvl w:val="0"/>
                <w:numId w:val="33"/>
              </w:numPr>
              <w:spacing w:before="40" w:after="40"/>
              <w:ind w:firstLine="0"/>
              <w:jc w:val="center"/>
              <w:rPr>
                <w:ins w:id="475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280AC4" w14:textId="77777777" w:rsidR="000F713F" w:rsidRPr="000F713F" w:rsidRDefault="000F713F" w:rsidP="000F713F">
            <w:pPr>
              <w:keepLines/>
              <w:numPr>
                <w:ilvl w:val="0"/>
                <w:numId w:val="33"/>
              </w:numPr>
              <w:spacing w:before="40" w:after="40"/>
              <w:ind w:firstLine="0"/>
              <w:jc w:val="center"/>
              <w:rPr>
                <w:ins w:id="475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731AEFB" w14:textId="77777777" w:rsidR="000F713F" w:rsidRPr="000F713F" w:rsidRDefault="000F713F" w:rsidP="000F713F">
            <w:pPr>
              <w:keepLines/>
              <w:numPr>
                <w:ilvl w:val="0"/>
                <w:numId w:val="33"/>
              </w:numPr>
              <w:spacing w:before="40" w:after="40"/>
              <w:ind w:firstLine="0"/>
              <w:jc w:val="center"/>
              <w:rPr>
                <w:ins w:id="475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12D2B6" w14:textId="77777777" w:rsidR="000F713F" w:rsidRPr="000F713F" w:rsidRDefault="000F713F" w:rsidP="000F713F">
            <w:pPr>
              <w:keepLines/>
              <w:numPr>
                <w:ilvl w:val="0"/>
                <w:numId w:val="33"/>
              </w:numPr>
              <w:spacing w:before="40" w:after="40"/>
              <w:ind w:firstLine="0"/>
              <w:jc w:val="center"/>
              <w:rPr>
                <w:ins w:id="475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52A6FF4" w14:textId="77777777" w:rsidR="000F713F" w:rsidRPr="000F713F" w:rsidRDefault="000F713F" w:rsidP="000F713F">
            <w:pPr>
              <w:keepLines/>
              <w:numPr>
                <w:ilvl w:val="0"/>
                <w:numId w:val="33"/>
              </w:numPr>
              <w:spacing w:before="40" w:after="40"/>
              <w:ind w:firstLine="0"/>
              <w:jc w:val="center"/>
              <w:rPr>
                <w:ins w:id="4756"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815A355" w14:textId="77777777" w:rsidR="000F713F" w:rsidRPr="000F713F" w:rsidRDefault="000F713F" w:rsidP="000F713F">
            <w:pPr>
              <w:keepLines/>
              <w:numPr>
                <w:ilvl w:val="0"/>
                <w:numId w:val="33"/>
              </w:numPr>
              <w:spacing w:before="40" w:after="40"/>
              <w:ind w:firstLine="0"/>
              <w:jc w:val="center"/>
              <w:rPr>
                <w:ins w:id="4757" w:author="Huawei" w:date="2018-04-18T14:51:00Z"/>
                <w:rFonts w:ascii="Times New Roman" w:eastAsia="SimSun" w:hAnsi="Times New Roman"/>
                <w:color w:val="000000"/>
                <w:kern w:val="24"/>
                <w:sz w:val="16"/>
                <w:szCs w:val="18"/>
                <w:lang w:eastAsia="x-none"/>
              </w:rPr>
            </w:pPr>
          </w:p>
        </w:tc>
      </w:tr>
      <w:tr w:rsidR="000F713F" w:rsidRPr="000F713F" w14:paraId="162EFB69" w14:textId="77777777" w:rsidTr="000F713F">
        <w:trPr>
          <w:cantSplit/>
          <w:jc w:val="center"/>
          <w:ins w:id="4758" w:author="Huawei" w:date="2018-04-18T14:51:00Z"/>
        </w:trPr>
        <w:tc>
          <w:tcPr>
            <w:tcW w:w="0" w:type="auto"/>
            <w:vMerge/>
            <w:tcBorders>
              <w:left w:val="single" w:sz="4" w:space="0" w:color="auto"/>
              <w:right w:val="single" w:sz="4" w:space="0" w:color="auto"/>
            </w:tcBorders>
            <w:vAlign w:val="center"/>
          </w:tcPr>
          <w:p w14:paraId="3B90C59B" w14:textId="77777777" w:rsidR="000F713F" w:rsidRPr="000F713F" w:rsidRDefault="000F713F" w:rsidP="000F713F">
            <w:pPr>
              <w:ind w:left="720" w:hanging="720"/>
              <w:rPr>
                <w:ins w:id="4759"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3BF9B03D" w14:textId="77777777" w:rsidR="000F713F" w:rsidRPr="000F713F" w:rsidRDefault="000F713F" w:rsidP="000F713F">
            <w:pPr>
              <w:keepLines/>
              <w:numPr>
                <w:ilvl w:val="0"/>
                <w:numId w:val="33"/>
              </w:numPr>
              <w:spacing w:before="40" w:after="40"/>
              <w:ind w:firstLine="0"/>
              <w:jc w:val="center"/>
              <w:rPr>
                <w:ins w:id="4760" w:author="Huawei" w:date="2018-04-18T14:51:00Z"/>
                <w:rFonts w:ascii="Times New Roman" w:eastAsia="SimSun" w:hAnsi="Times New Roman"/>
                <w:i/>
                <w:sz w:val="16"/>
                <w:szCs w:val="18"/>
                <w:lang w:eastAsia="x-none"/>
              </w:rPr>
            </w:pPr>
            <w:ins w:id="4761" w:author="Huawei" w:date="2018-04-18T14:5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K</w:t>
              </w:r>
            </w:ins>
          </w:p>
        </w:tc>
        <w:tc>
          <w:tcPr>
            <w:tcW w:w="411" w:type="pct"/>
            <w:tcBorders>
              <w:top w:val="single" w:sz="4" w:space="0" w:color="auto"/>
              <w:left w:val="single" w:sz="4" w:space="0" w:color="auto"/>
              <w:bottom w:val="single" w:sz="4" w:space="0" w:color="auto"/>
              <w:right w:val="single" w:sz="4" w:space="0" w:color="auto"/>
            </w:tcBorders>
          </w:tcPr>
          <w:p w14:paraId="74EAE155" w14:textId="77777777" w:rsidR="000F713F" w:rsidRPr="000F713F" w:rsidRDefault="000F713F" w:rsidP="000F713F">
            <w:pPr>
              <w:keepLines/>
              <w:numPr>
                <w:ilvl w:val="0"/>
                <w:numId w:val="33"/>
              </w:numPr>
              <w:spacing w:before="40" w:after="40"/>
              <w:ind w:firstLine="0"/>
              <w:jc w:val="center"/>
              <w:rPr>
                <w:ins w:id="4762"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1D37D86" w14:textId="77777777" w:rsidR="000F713F" w:rsidRPr="000F713F" w:rsidRDefault="000F713F" w:rsidP="000F713F">
            <w:pPr>
              <w:keepLines/>
              <w:numPr>
                <w:ilvl w:val="0"/>
                <w:numId w:val="33"/>
              </w:numPr>
              <w:spacing w:before="40" w:after="40"/>
              <w:ind w:firstLine="0"/>
              <w:jc w:val="center"/>
              <w:rPr>
                <w:ins w:id="476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983836D" w14:textId="77777777" w:rsidR="000F713F" w:rsidRPr="000F713F" w:rsidRDefault="000F713F" w:rsidP="000F713F">
            <w:pPr>
              <w:keepLines/>
              <w:numPr>
                <w:ilvl w:val="0"/>
                <w:numId w:val="33"/>
              </w:numPr>
              <w:spacing w:before="40" w:after="40"/>
              <w:ind w:firstLine="0"/>
              <w:jc w:val="center"/>
              <w:rPr>
                <w:ins w:id="476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555CF48" w14:textId="77777777" w:rsidR="000F713F" w:rsidRPr="000F713F" w:rsidRDefault="000F713F" w:rsidP="000F713F">
            <w:pPr>
              <w:keepLines/>
              <w:numPr>
                <w:ilvl w:val="0"/>
                <w:numId w:val="33"/>
              </w:numPr>
              <w:spacing w:before="40" w:after="40"/>
              <w:ind w:firstLine="0"/>
              <w:jc w:val="center"/>
              <w:rPr>
                <w:ins w:id="476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FDB919" w14:textId="77777777" w:rsidR="000F713F" w:rsidRPr="000F713F" w:rsidRDefault="000F713F" w:rsidP="000F713F">
            <w:pPr>
              <w:keepLines/>
              <w:numPr>
                <w:ilvl w:val="0"/>
                <w:numId w:val="33"/>
              </w:numPr>
              <w:spacing w:before="40" w:after="40"/>
              <w:ind w:firstLine="0"/>
              <w:jc w:val="center"/>
              <w:rPr>
                <w:ins w:id="476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B2D9EA" w14:textId="77777777" w:rsidR="000F713F" w:rsidRPr="000F713F" w:rsidRDefault="000F713F" w:rsidP="000F713F">
            <w:pPr>
              <w:keepLines/>
              <w:numPr>
                <w:ilvl w:val="0"/>
                <w:numId w:val="33"/>
              </w:numPr>
              <w:spacing w:before="40" w:after="40"/>
              <w:ind w:firstLine="0"/>
              <w:jc w:val="center"/>
              <w:rPr>
                <w:ins w:id="476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5E93B6" w14:textId="77777777" w:rsidR="000F713F" w:rsidRPr="000F713F" w:rsidRDefault="000F713F" w:rsidP="000F713F">
            <w:pPr>
              <w:keepLines/>
              <w:numPr>
                <w:ilvl w:val="0"/>
                <w:numId w:val="33"/>
              </w:numPr>
              <w:spacing w:before="40" w:after="40"/>
              <w:ind w:firstLine="0"/>
              <w:jc w:val="center"/>
              <w:rPr>
                <w:ins w:id="476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255A5AE" w14:textId="77777777" w:rsidR="000F713F" w:rsidRPr="000F713F" w:rsidRDefault="000F713F" w:rsidP="000F713F">
            <w:pPr>
              <w:keepLines/>
              <w:numPr>
                <w:ilvl w:val="0"/>
                <w:numId w:val="33"/>
              </w:numPr>
              <w:spacing w:before="40" w:after="40"/>
              <w:ind w:firstLine="0"/>
              <w:jc w:val="center"/>
              <w:rPr>
                <w:ins w:id="4769"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1AC1C1A8" w14:textId="77777777" w:rsidR="000F713F" w:rsidRPr="000F713F" w:rsidRDefault="000F713F" w:rsidP="000F713F">
            <w:pPr>
              <w:keepLines/>
              <w:numPr>
                <w:ilvl w:val="0"/>
                <w:numId w:val="33"/>
              </w:numPr>
              <w:spacing w:before="40" w:after="40"/>
              <w:ind w:firstLine="0"/>
              <w:jc w:val="center"/>
              <w:rPr>
                <w:ins w:id="4770" w:author="Huawei" w:date="2018-04-18T14:51:00Z"/>
                <w:rFonts w:ascii="Times New Roman" w:eastAsia="SimSun" w:hAnsi="Times New Roman"/>
                <w:color w:val="000000"/>
                <w:kern w:val="24"/>
                <w:sz w:val="16"/>
                <w:szCs w:val="18"/>
                <w:lang w:eastAsia="x-none"/>
              </w:rPr>
            </w:pPr>
          </w:p>
        </w:tc>
      </w:tr>
      <w:tr w:rsidR="000F713F" w:rsidRPr="000F713F" w14:paraId="4CC0461A" w14:textId="77777777" w:rsidTr="000F713F">
        <w:trPr>
          <w:cantSplit/>
          <w:jc w:val="center"/>
          <w:ins w:id="4771" w:author="Huawei" w:date="2018-04-18T14:51:00Z"/>
        </w:trPr>
        <w:tc>
          <w:tcPr>
            <w:tcW w:w="0" w:type="auto"/>
            <w:vMerge/>
            <w:tcBorders>
              <w:left w:val="single" w:sz="4" w:space="0" w:color="auto"/>
              <w:right w:val="single" w:sz="4" w:space="0" w:color="auto"/>
            </w:tcBorders>
            <w:vAlign w:val="center"/>
          </w:tcPr>
          <w:p w14:paraId="236FB986" w14:textId="77777777" w:rsidR="000F713F" w:rsidRPr="000F713F" w:rsidRDefault="000F713F" w:rsidP="000F713F">
            <w:pPr>
              <w:ind w:left="720" w:hanging="720"/>
              <w:rPr>
                <w:ins w:id="4772"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02CFD02" w14:textId="77777777" w:rsidR="000F713F" w:rsidRPr="000F713F" w:rsidRDefault="000F713F" w:rsidP="000F713F">
            <w:pPr>
              <w:keepLines/>
              <w:numPr>
                <w:ilvl w:val="0"/>
                <w:numId w:val="33"/>
              </w:numPr>
              <w:spacing w:before="40" w:after="40"/>
              <w:ind w:firstLine="0"/>
              <w:jc w:val="center"/>
              <w:rPr>
                <w:ins w:id="4773" w:author="Huawei" w:date="2018-04-18T14:51:00Z"/>
                <w:rFonts w:ascii="Times New Roman" w:eastAsia="SimSun" w:hAnsi="Times New Roman"/>
                <w:i/>
                <w:sz w:val="16"/>
                <w:szCs w:val="18"/>
                <w:lang w:eastAsia="x-none"/>
              </w:rPr>
            </w:pPr>
            <w:ins w:id="4774" w:author="Huawei" w:date="2018-04-18T14:5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28F2F977" w14:textId="77777777" w:rsidR="000F713F" w:rsidRPr="000F713F" w:rsidRDefault="000F713F" w:rsidP="000F713F">
            <w:pPr>
              <w:keepLines/>
              <w:numPr>
                <w:ilvl w:val="0"/>
                <w:numId w:val="33"/>
              </w:numPr>
              <w:spacing w:before="40" w:after="40"/>
              <w:ind w:firstLine="0"/>
              <w:jc w:val="center"/>
              <w:rPr>
                <w:ins w:id="4775"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C590581" w14:textId="77777777" w:rsidR="000F713F" w:rsidRPr="000F713F" w:rsidRDefault="000F713F" w:rsidP="000F713F">
            <w:pPr>
              <w:keepLines/>
              <w:numPr>
                <w:ilvl w:val="0"/>
                <w:numId w:val="33"/>
              </w:numPr>
              <w:spacing w:before="40" w:after="40"/>
              <w:ind w:firstLine="0"/>
              <w:jc w:val="center"/>
              <w:rPr>
                <w:ins w:id="477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E34CCFA" w14:textId="77777777" w:rsidR="000F713F" w:rsidRPr="000F713F" w:rsidRDefault="000F713F" w:rsidP="000F713F">
            <w:pPr>
              <w:keepLines/>
              <w:numPr>
                <w:ilvl w:val="0"/>
                <w:numId w:val="33"/>
              </w:numPr>
              <w:spacing w:before="40" w:after="40"/>
              <w:ind w:firstLine="0"/>
              <w:jc w:val="center"/>
              <w:rPr>
                <w:ins w:id="477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A8659D" w14:textId="77777777" w:rsidR="000F713F" w:rsidRPr="000F713F" w:rsidRDefault="000F713F" w:rsidP="000F713F">
            <w:pPr>
              <w:keepLines/>
              <w:numPr>
                <w:ilvl w:val="0"/>
                <w:numId w:val="33"/>
              </w:numPr>
              <w:spacing w:before="40" w:after="40"/>
              <w:ind w:firstLine="0"/>
              <w:jc w:val="center"/>
              <w:rPr>
                <w:ins w:id="477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94F2D3A" w14:textId="77777777" w:rsidR="000F713F" w:rsidRPr="000F713F" w:rsidRDefault="000F713F" w:rsidP="000F713F">
            <w:pPr>
              <w:keepLines/>
              <w:numPr>
                <w:ilvl w:val="0"/>
                <w:numId w:val="33"/>
              </w:numPr>
              <w:spacing w:before="40" w:after="40"/>
              <w:ind w:firstLine="0"/>
              <w:jc w:val="center"/>
              <w:rPr>
                <w:ins w:id="477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D86C0D8" w14:textId="77777777" w:rsidR="000F713F" w:rsidRPr="000F713F" w:rsidRDefault="000F713F" w:rsidP="000F713F">
            <w:pPr>
              <w:keepLines/>
              <w:numPr>
                <w:ilvl w:val="0"/>
                <w:numId w:val="33"/>
              </w:numPr>
              <w:spacing w:before="40" w:after="40"/>
              <w:ind w:firstLine="0"/>
              <w:jc w:val="center"/>
              <w:rPr>
                <w:ins w:id="478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5A0EFD7" w14:textId="77777777" w:rsidR="000F713F" w:rsidRPr="000F713F" w:rsidRDefault="000F713F" w:rsidP="000F713F">
            <w:pPr>
              <w:keepLines/>
              <w:numPr>
                <w:ilvl w:val="0"/>
                <w:numId w:val="33"/>
              </w:numPr>
              <w:spacing w:before="40" w:after="40"/>
              <w:ind w:firstLine="0"/>
              <w:jc w:val="center"/>
              <w:rPr>
                <w:ins w:id="478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A1DEEFC" w14:textId="77777777" w:rsidR="000F713F" w:rsidRPr="000F713F" w:rsidRDefault="000F713F" w:rsidP="000F713F">
            <w:pPr>
              <w:keepLines/>
              <w:numPr>
                <w:ilvl w:val="0"/>
                <w:numId w:val="33"/>
              </w:numPr>
              <w:spacing w:before="40" w:after="40"/>
              <w:ind w:firstLine="0"/>
              <w:jc w:val="center"/>
              <w:rPr>
                <w:ins w:id="4782"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9661855" w14:textId="77777777" w:rsidR="000F713F" w:rsidRPr="000F713F" w:rsidRDefault="000F713F" w:rsidP="000F713F">
            <w:pPr>
              <w:keepLines/>
              <w:numPr>
                <w:ilvl w:val="0"/>
                <w:numId w:val="33"/>
              </w:numPr>
              <w:spacing w:before="40" w:after="40"/>
              <w:ind w:firstLine="0"/>
              <w:jc w:val="center"/>
              <w:rPr>
                <w:ins w:id="4783" w:author="Huawei" w:date="2018-04-18T14:51:00Z"/>
                <w:rFonts w:ascii="Times New Roman" w:eastAsia="SimSun" w:hAnsi="Times New Roman"/>
                <w:color w:val="000000"/>
                <w:kern w:val="24"/>
                <w:sz w:val="16"/>
                <w:szCs w:val="18"/>
                <w:lang w:eastAsia="x-none"/>
              </w:rPr>
            </w:pPr>
          </w:p>
        </w:tc>
      </w:tr>
      <w:tr w:rsidR="000F713F" w:rsidRPr="000F713F" w14:paraId="2E0FB568" w14:textId="77777777" w:rsidTr="000F713F">
        <w:trPr>
          <w:cantSplit/>
          <w:jc w:val="center"/>
          <w:ins w:id="4784" w:author="Huawei" w:date="2018-04-18T14:51:00Z"/>
        </w:trPr>
        <w:tc>
          <w:tcPr>
            <w:tcW w:w="0" w:type="auto"/>
            <w:vMerge/>
            <w:tcBorders>
              <w:left w:val="single" w:sz="4" w:space="0" w:color="auto"/>
              <w:right w:val="single" w:sz="4" w:space="0" w:color="auto"/>
            </w:tcBorders>
            <w:vAlign w:val="center"/>
          </w:tcPr>
          <w:p w14:paraId="074E2964" w14:textId="77777777" w:rsidR="000F713F" w:rsidRPr="000F713F" w:rsidRDefault="000F713F" w:rsidP="000F713F">
            <w:pPr>
              <w:ind w:left="720" w:hanging="720"/>
              <w:rPr>
                <w:ins w:id="4785"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5C96A1EA" w14:textId="77777777" w:rsidR="000F713F" w:rsidRPr="000F713F" w:rsidRDefault="000F713F" w:rsidP="000F713F">
            <w:pPr>
              <w:keepLines/>
              <w:numPr>
                <w:ilvl w:val="0"/>
                <w:numId w:val="33"/>
              </w:numPr>
              <w:spacing w:before="40" w:after="40"/>
              <w:ind w:firstLine="0"/>
              <w:jc w:val="center"/>
              <w:rPr>
                <w:ins w:id="4786" w:author="Huawei" w:date="2018-04-18T14:51:00Z"/>
                <w:rFonts w:ascii="Times New Roman" w:eastAsia="SimSun" w:hAnsi="Times New Roman"/>
                <w:i/>
                <w:sz w:val="16"/>
                <w:szCs w:val="18"/>
                <w:lang w:eastAsia="x-none"/>
              </w:rPr>
            </w:pPr>
            <w:ins w:id="4787" w:author="Huawei" w:date="2018-04-18T14:5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vertAlign w:val="subscript"/>
                  <w:lang w:eastAsia="x-none"/>
                </w:rPr>
                <w:t xml:space="preserve"> </w:t>
              </w:r>
              <w:r w:rsidRPr="000F713F">
                <w:rPr>
                  <w:rFonts w:ascii="Times New Roman" w:eastAsia="SimSun" w:hAnsi="Times New Roman"/>
                  <w:sz w:val="16"/>
                  <w:szCs w:val="18"/>
                  <w:lang w:eastAsia="x-none"/>
                </w:rPr>
                <w:t xml:space="preserve">vs </w:t>
              </w:r>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19CE7DE1" w14:textId="77777777" w:rsidR="000F713F" w:rsidRPr="000F713F" w:rsidRDefault="000F713F" w:rsidP="000F713F">
            <w:pPr>
              <w:keepLines/>
              <w:numPr>
                <w:ilvl w:val="0"/>
                <w:numId w:val="33"/>
              </w:numPr>
              <w:spacing w:before="40" w:after="40"/>
              <w:ind w:firstLine="0"/>
              <w:jc w:val="center"/>
              <w:rPr>
                <w:ins w:id="4788"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1BFDB7C" w14:textId="77777777" w:rsidR="000F713F" w:rsidRPr="000F713F" w:rsidRDefault="000F713F" w:rsidP="000F713F">
            <w:pPr>
              <w:keepLines/>
              <w:numPr>
                <w:ilvl w:val="0"/>
                <w:numId w:val="33"/>
              </w:numPr>
              <w:spacing w:before="40" w:after="40"/>
              <w:ind w:firstLine="0"/>
              <w:jc w:val="center"/>
              <w:rPr>
                <w:ins w:id="478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53E71B" w14:textId="77777777" w:rsidR="000F713F" w:rsidRPr="000F713F" w:rsidRDefault="000F713F" w:rsidP="000F713F">
            <w:pPr>
              <w:keepLines/>
              <w:numPr>
                <w:ilvl w:val="0"/>
                <w:numId w:val="33"/>
              </w:numPr>
              <w:spacing w:before="40" w:after="40"/>
              <w:ind w:firstLine="0"/>
              <w:jc w:val="center"/>
              <w:rPr>
                <w:ins w:id="479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5D5E674" w14:textId="77777777" w:rsidR="000F713F" w:rsidRPr="000F713F" w:rsidRDefault="000F713F" w:rsidP="000F713F">
            <w:pPr>
              <w:keepLines/>
              <w:numPr>
                <w:ilvl w:val="0"/>
                <w:numId w:val="33"/>
              </w:numPr>
              <w:spacing w:before="40" w:after="40"/>
              <w:ind w:firstLine="0"/>
              <w:jc w:val="center"/>
              <w:rPr>
                <w:ins w:id="479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9F6BC58" w14:textId="77777777" w:rsidR="000F713F" w:rsidRPr="000F713F" w:rsidRDefault="000F713F" w:rsidP="000F713F">
            <w:pPr>
              <w:keepLines/>
              <w:numPr>
                <w:ilvl w:val="0"/>
                <w:numId w:val="33"/>
              </w:numPr>
              <w:spacing w:before="40" w:after="40"/>
              <w:ind w:firstLine="0"/>
              <w:jc w:val="center"/>
              <w:rPr>
                <w:ins w:id="479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A44B65" w14:textId="77777777" w:rsidR="000F713F" w:rsidRPr="000F713F" w:rsidRDefault="000F713F" w:rsidP="000F713F">
            <w:pPr>
              <w:keepLines/>
              <w:numPr>
                <w:ilvl w:val="0"/>
                <w:numId w:val="33"/>
              </w:numPr>
              <w:spacing w:before="40" w:after="40"/>
              <w:ind w:firstLine="0"/>
              <w:jc w:val="center"/>
              <w:rPr>
                <w:ins w:id="479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ED29DA" w14:textId="77777777" w:rsidR="000F713F" w:rsidRPr="000F713F" w:rsidRDefault="000F713F" w:rsidP="000F713F">
            <w:pPr>
              <w:keepLines/>
              <w:numPr>
                <w:ilvl w:val="0"/>
                <w:numId w:val="33"/>
              </w:numPr>
              <w:spacing w:before="40" w:after="40"/>
              <w:ind w:firstLine="0"/>
              <w:jc w:val="center"/>
              <w:rPr>
                <w:ins w:id="479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6B409A" w14:textId="77777777" w:rsidR="000F713F" w:rsidRPr="000F713F" w:rsidRDefault="000F713F" w:rsidP="000F713F">
            <w:pPr>
              <w:keepLines/>
              <w:numPr>
                <w:ilvl w:val="0"/>
                <w:numId w:val="33"/>
              </w:numPr>
              <w:spacing w:before="40" w:after="40"/>
              <w:ind w:firstLine="0"/>
              <w:jc w:val="center"/>
              <w:rPr>
                <w:ins w:id="4795"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C9A1476" w14:textId="77777777" w:rsidR="000F713F" w:rsidRPr="000F713F" w:rsidRDefault="000F713F" w:rsidP="000F713F">
            <w:pPr>
              <w:keepLines/>
              <w:numPr>
                <w:ilvl w:val="0"/>
                <w:numId w:val="33"/>
              </w:numPr>
              <w:spacing w:before="40" w:after="40"/>
              <w:ind w:firstLine="0"/>
              <w:jc w:val="center"/>
              <w:rPr>
                <w:ins w:id="4796" w:author="Huawei" w:date="2018-04-18T14:51:00Z"/>
                <w:rFonts w:ascii="Times New Roman" w:eastAsia="SimSun" w:hAnsi="Times New Roman"/>
                <w:color w:val="000000"/>
                <w:kern w:val="24"/>
                <w:sz w:val="16"/>
                <w:szCs w:val="18"/>
                <w:lang w:eastAsia="x-none"/>
              </w:rPr>
            </w:pPr>
          </w:p>
        </w:tc>
      </w:tr>
      <w:tr w:rsidR="000F713F" w:rsidRPr="000F713F" w14:paraId="13F6F1A7" w14:textId="77777777" w:rsidTr="000F713F">
        <w:trPr>
          <w:cantSplit/>
          <w:jc w:val="center"/>
          <w:ins w:id="4797" w:author="Huawei" w:date="2018-04-18T14:51:00Z"/>
        </w:trPr>
        <w:tc>
          <w:tcPr>
            <w:tcW w:w="0" w:type="auto"/>
            <w:vMerge/>
            <w:tcBorders>
              <w:left w:val="single" w:sz="4" w:space="0" w:color="auto"/>
              <w:right w:val="single" w:sz="4" w:space="0" w:color="auto"/>
            </w:tcBorders>
            <w:vAlign w:val="center"/>
          </w:tcPr>
          <w:p w14:paraId="2BAF15A6" w14:textId="77777777" w:rsidR="000F713F" w:rsidRPr="000F713F" w:rsidRDefault="000F713F" w:rsidP="000F713F">
            <w:pPr>
              <w:ind w:left="720" w:hanging="720"/>
              <w:rPr>
                <w:ins w:id="4798"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6DE43FD" w14:textId="77777777" w:rsidR="000F713F" w:rsidRPr="000F713F" w:rsidRDefault="000F713F" w:rsidP="000F713F">
            <w:pPr>
              <w:keepLines/>
              <w:numPr>
                <w:ilvl w:val="0"/>
                <w:numId w:val="33"/>
              </w:numPr>
              <w:spacing w:before="40" w:after="40"/>
              <w:ind w:firstLine="0"/>
              <w:jc w:val="center"/>
              <w:rPr>
                <w:ins w:id="4799" w:author="Huawei" w:date="2018-04-18T14:51:00Z"/>
                <w:rFonts w:ascii="Times New Roman" w:eastAsia="SimSun" w:hAnsi="Times New Roman"/>
                <w:i/>
                <w:sz w:val="16"/>
                <w:szCs w:val="18"/>
                <w:lang w:eastAsia="x-none"/>
              </w:rPr>
            </w:pPr>
            <w:ins w:id="4800" w:author="Huawei" w:date="2018-04-18T14:5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47E33413" w14:textId="77777777" w:rsidR="000F713F" w:rsidRPr="000F713F" w:rsidRDefault="000F713F" w:rsidP="000F713F">
            <w:pPr>
              <w:keepLines/>
              <w:numPr>
                <w:ilvl w:val="0"/>
                <w:numId w:val="33"/>
              </w:numPr>
              <w:spacing w:before="40" w:after="40"/>
              <w:ind w:firstLine="0"/>
              <w:jc w:val="center"/>
              <w:rPr>
                <w:ins w:id="4801"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2519DC8" w14:textId="77777777" w:rsidR="000F713F" w:rsidRPr="000F713F" w:rsidRDefault="000F713F" w:rsidP="000F713F">
            <w:pPr>
              <w:keepLines/>
              <w:numPr>
                <w:ilvl w:val="0"/>
                <w:numId w:val="33"/>
              </w:numPr>
              <w:spacing w:before="40" w:after="40"/>
              <w:ind w:firstLine="0"/>
              <w:jc w:val="center"/>
              <w:rPr>
                <w:ins w:id="480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01EFC8A" w14:textId="77777777" w:rsidR="000F713F" w:rsidRPr="000F713F" w:rsidRDefault="000F713F" w:rsidP="000F713F">
            <w:pPr>
              <w:keepLines/>
              <w:numPr>
                <w:ilvl w:val="0"/>
                <w:numId w:val="33"/>
              </w:numPr>
              <w:spacing w:before="40" w:after="40"/>
              <w:ind w:firstLine="0"/>
              <w:jc w:val="center"/>
              <w:rPr>
                <w:ins w:id="480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FCB0FC6" w14:textId="77777777" w:rsidR="000F713F" w:rsidRPr="000F713F" w:rsidRDefault="000F713F" w:rsidP="000F713F">
            <w:pPr>
              <w:keepLines/>
              <w:numPr>
                <w:ilvl w:val="0"/>
                <w:numId w:val="33"/>
              </w:numPr>
              <w:spacing w:before="40" w:after="40"/>
              <w:ind w:firstLine="0"/>
              <w:jc w:val="center"/>
              <w:rPr>
                <w:ins w:id="480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29105F" w14:textId="77777777" w:rsidR="000F713F" w:rsidRPr="000F713F" w:rsidRDefault="000F713F" w:rsidP="000F713F">
            <w:pPr>
              <w:keepLines/>
              <w:numPr>
                <w:ilvl w:val="0"/>
                <w:numId w:val="33"/>
              </w:numPr>
              <w:spacing w:before="40" w:after="40"/>
              <w:ind w:firstLine="0"/>
              <w:jc w:val="center"/>
              <w:rPr>
                <w:ins w:id="480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E65E6A7" w14:textId="77777777" w:rsidR="000F713F" w:rsidRPr="000F713F" w:rsidRDefault="000F713F" w:rsidP="000F713F">
            <w:pPr>
              <w:keepLines/>
              <w:numPr>
                <w:ilvl w:val="0"/>
                <w:numId w:val="33"/>
              </w:numPr>
              <w:spacing w:before="40" w:after="40"/>
              <w:ind w:firstLine="0"/>
              <w:jc w:val="center"/>
              <w:rPr>
                <w:ins w:id="480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4E5BD9" w14:textId="77777777" w:rsidR="000F713F" w:rsidRPr="000F713F" w:rsidRDefault="000F713F" w:rsidP="000F713F">
            <w:pPr>
              <w:keepLines/>
              <w:numPr>
                <w:ilvl w:val="0"/>
                <w:numId w:val="33"/>
              </w:numPr>
              <w:spacing w:before="40" w:after="40"/>
              <w:ind w:firstLine="0"/>
              <w:jc w:val="center"/>
              <w:rPr>
                <w:ins w:id="480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268319" w14:textId="77777777" w:rsidR="000F713F" w:rsidRPr="000F713F" w:rsidRDefault="000F713F" w:rsidP="000F713F">
            <w:pPr>
              <w:keepLines/>
              <w:numPr>
                <w:ilvl w:val="0"/>
                <w:numId w:val="33"/>
              </w:numPr>
              <w:spacing w:before="40" w:after="40"/>
              <w:ind w:firstLine="0"/>
              <w:jc w:val="center"/>
              <w:rPr>
                <w:ins w:id="4808"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B804C2B" w14:textId="77777777" w:rsidR="000F713F" w:rsidRPr="000F713F" w:rsidRDefault="000F713F" w:rsidP="000F713F">
            <w:pPr>
              <w:keepLines/>
              <w:numPr>
                <w:ilvl w:val="0"/>
                <w:numId w:val="33"/>
              </w:numPr>
              <w:spacing w:before="40" w:after="40"/>
              <w:ind w:firstLine="0"/>
              <w:jc w:val="center"/>
              <w:rPr>
                <w:ins w:id="4809" w:author="Huawei" w:date="2018-04-18T14:51:00Z"/>
                <w:rFonts w:ascii="Times New Roman" w:eastAsia="SimSun" w:hAnsi="Times New Roman"/>
                <w:color w:val="000000"/>
                <w:kern w:val="24"/>
                <w:sz w:val="16"/>
                <w:szCs w:val="18"/>
                <w:lang w:eastAsia="x-none"/>
              </w:rPr>
            </w:pPr>
          </w:p>
        </w:tc>
      </w:tr>
      <w:tr w:rsidR="000F713F" w:rsidRPr="000F713F" w14:paraId="7F3941AE" w14:textId="77777777" w:rsidTr="000F713F">
        <w:trPr>
          <w:cantSplit/>
          <w:jc w:val="center"/>
          <w:ins w:id="4810" w:author="Huawei" w:date="2018-04-18T14:51:00Z"/>
        </w:trPr>
        <w:tc>
          <w:tcPr>
            <w:tcW w:w="0" w:type="auto"/>
            <w:vMerge/>
            <w:tcBorders>
              <w:left w:val="single" w:sz="4" w:space="0" w:color="auto"/>
              <w:right w:val="single" w:sz="4" w:space="0" w:color="auto"/>
            </w:tcBorders>
            <w:vAlign w:val="center"/>
          </w:tcPr>
          <w:p w14:paraId="03A159F4" w14:textId="77777777" w:rsidR="000F713F" w:rsidRPr="000F713F" w:rsidRDefault="000F713F" w:rsidP="000F713F">
            <w:pPr>
              <w:ind w:left="720" w:hanging="720"/>
              <w:rPr>
                <w:ins w:id="4811"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004A7A7" w14:textId="77777777" w:rsidR="000F713F" w:rsidRPr="000F713F" w:rsidRDefault="000F713F" w:rsidP="000F713F">
            <w:pPr>
              <w:keepLines/>
              <w:numPr>
                <w:ilvl w:val="0"/>
                <w:numId w:val="33"/>
              </w:numPr>
              <w:spacing w:before="40" w:after="40"/>
              <w:ind w:firstLine="0"/>
              <w:jc w:val="center"/>
              <w:rPr>
                <w:ins w:id="4812" w:author="Huawei" w:date="2018-04-18T14:51:00Z"/>
                <w:rFonts w:ascii="Times New Roman" w:eastAsia="SimSun" w:hAnsi="Times New Roman"/>
                <w:i/>
                <w:sz w:val="16"/>
                <w:szCs w:val="18"/>
                <w:lang w:eastAsia="x-none"/>
              </w:rPr>
            </w:pPr>
            <w:ins w:id="4813" w:author="Huawei" w:date="2018-04-18T14:5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2DA08C7C" w14:textId="77777777" w:rsidR="000F713F" w:rsidRPr="000F713F" w:rsidRDefault="000F713F" w:rsidP="000F713F">
            <w:pPr>
              <w:keepLines/>
              <w:numPr>
                <w:ilvl w:val="0"/>
                <w:numId w:val="33"/>
              </w:numPr>
              <w:spacing w:before="40" w:after="40"/>
              <w:ind w:firstLine="0"/>
              <w:jc w:val="center"/>
              <w:rPr>
                <w:ins w:id="4814"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33A2A39" w14:textId="77777777" w:rsidR="000F713F" w:rsidRPr="000F713F" w:rsidRDefault="000F713F" w:rsidP="000F713F">
            <w:pPr>
              <w:keepLines/>
              <w:numPr>
                <w:ilvl w:val="0"/>
                <w:numId w:val="33"/>
              </w:numPr>
              <w:spacing w:before="40" w:after="40"/>
              <w:ind w:firstLine="0"/>
              <w:jc w:val="center"/>
              <w:rPr>
                <w:ins w:id="481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9727085" w14:textId="77777777" w:rsidR="000F713F" w:rsidRPr="000F713F" w:rsidRDefault="000F713F" w:rsidP="000F713F">
            <w:pPr>
              <w:keepLines/>
              <w:numPr>
                <w:ilvl w:val="0"/>
                <w:numId w:val="33"/>
              </w:numPr>
              <w:spacing w:before="40" w:after="40"/>
              <w:ind w:firstLine="0"/>
              <w:jc w:val="center"/>
              <w:rPr>
                <w:ins w:id="481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5397C7" w14:textId="77777777" w:rsidR="000F713F" w:rsidRPr="000F713F" w:rsidRDefault="000F713F" w:rsidP="000F713F">
            <w:pPr>
              <w:keepLines/>
              <w:numPr>
                <w:ilvl w:val="0"/>
                <w:numId w:val="33"/>
              </w:numPr>
              <w:spacing w:before="40" w:after="40"/>
              <w:ind w:firstLine="0"/>
              <w:jc w:val="center"/>
              <w:rPr>
                <w:ins w:id="481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F288A2" w14:textId="77777777" w:rsidR="000F713F" w:rsidRPr="000F713F" w:rsidRDefault="000F713F" w:rsidP="000F713F">
            <w:pPr>
              <w:keepLines/>
              <w:numPr>
                <w:ilvl w:val="0"/>
                <w:numId w:val="33"/>
              </w:numPr>
              <w:spacing w:before="40" w:after="40"/>
              <w:ind w:firstLine="0"/>
              <w:jc w:val="center"/>
              <w:rPr>
                <w:ins w:id="481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707271" w14:textId="77777777" w:rsidR="000F713F" w:rsidRPr="000F713F" w:rsidRDefault="000F713F" w:rsidP="000F713F">
            <w:pPr>
              <w:keepLines/>
              <w:numPr>
                <w:ilvl w:val="0"/>
                <w:numId w:val="33"/>
              </w:numPr>
              <w:spacing w:before="40" w:after="40"/>
              <w:ind w:firstLine="0"/>
              <w:jc w:val="center"/>
              <w:rPr>
                <w:ins w:id="481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E30662" w14:textId="77777777" w:rsidR="000F713F" w:rsidRPr="000F713F" w:rsidRDefault="000F713F" w:rsidP="000F713F">
            <w:pPr>
              <w:keepLines/>
              <w:numPr>
                <w:ilvl w:val="0"/>
                <w:numId w:val="33"/>
              </w:numPr>
              <w:spacing w:before="40" w:after="40"/>
              <w:ind w:firstLine="0"/>
              <w:jc w:val="center"/>
              <w:rPr>
                <w:ins w:id="482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78B351" w14:textId="77777777" w:rsidR="000F713F" w:rsidRPr="000F713F" w:rsidRDefault="000F713F" w:rsidP="000F713F">
            <w:pPr>
              <w:keepLines/>
              <w:numPr>
                <w:ilvl w:val="0"/>
                <w:numId w:val="33"/>
              </w:numPr>
              <w:spacing w:before="40" w:after="40"/>
              <w:ind w:firstLine="0"/>
              <w:jc w:val="center"/>
              <w:rPr>
                <w:ins w:id="4821"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38422D7" w14:textId="77777777" w:rsidR="000F713F" w:rsidRPr="000F713F" w:rsidRDefault="000F713F" w:rsidP="000F713F">
            <w:pPr>
              <w:keepLines/>
              <w:numPr>
                <w:ilvl w:val="0"/>
                <w:numId w:val="33"/>
              </w:numPr>
              <w:spacing w:before="40" w:after="40"/>
              <w:ind w:firstLine="0"/>
              <w:jc w:val="center"/>
              <w:rPr>
                <w:ins w:id="4822" w:author="Huawei" w:date="2018-04-18T14:51:00Z"/>
                <w:rFonts w:ascii="Times New Roman" w:eastAsia="SimSun" w:hAnsi="Times New Roman"/>
                <w:color w:val="000000"/>
                <w:kern w:val="24"/>
                <w:sz w:val="16"/>
                <w:szCs w:val="18"/>
                <w:lang w:eastAsia="x-none"/>
              </w:rPr>
            </w:pPr>
          </w:p>
        </w:tc>
      </w:tr>
      <w:tr w:rsidR="000F713F" w:rsidRPr="000F713F" w14:paraId="799CC8A6" w14:textId="77777777" w:rsidTr="000F713F">
        <w:trPr>
          <w:cantSplit/>
          <w:jc w:val="center"/>
          <w:ins w:id="4823" w:author="Huawei" w:date="2018-04-18T14:51:00Z"/>
        </w:trPr>
        <w:tc>
          <w:tcPr>
            <w:tcW w:w="0" w:type="auto"/>
            <w:vMerge/>
            <w:tcBorders>
              <w:left w:val="single" w:sz="4" w:space="0" w:color="auto"/>
              <w:right w:val="single" w:sz="4" w:space="0" w:color="auto"/>
            </w:tcBorders>
            <w:vAlign w:val="center"/>
          </w:tcPr>
          <w:p w14:paraId="5299BD86" w14:textId="77777777" w:rsidR="000F713F" w:rsidRPr="000F713F" w:rsidRDefault="000F713F" w:rsidP="000F713F">
            <w:pPr>
              <w:ind w:left="720" w:hanging="720"/>
              <w:rPr>
                <w:ins w:id="4824"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6F08ADB2" w14:textId="77777777" w:rsidR="000F713F" w:rsidRPr="000F713F" w:rsidRDefault="000F713F" w:rsidP="000F713F">
            <w:pPr>
              <w:keepLines/>
              <w:numPr>
                <w:ilvl w:val="0"/>
                <w:numId w:val="33"/>
              </w:numPr>
              <w:spacing w:before="40" w:after="40"/>
              <w:ind w:firstLine="0"/>
              <w:jc w:val="center"/>
              <w:rPr>
                <w:ins w:id="4825" w:author="Huawei" w:date="2018-04-18T14:51:00Z"/>
                <w:rFonts w:ascii="Times New Roman" w:eastAsia="SimSun" w:hAnsi="Times New Roman"/>
                <w:i/>
                <w:sz w:val="16"/>
                <w:szCs w:val="18"/>
                <w:lang w:eastAsia="x-none"/>
              </w:rPr>
            </w:pPr>
            <w:ins w:id="4826" w:author="Huawei" w:date="2018-04-18T14:5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3AFC74B5" w14:textId="77777777" w:rsidR="000F713F" w:rsidRPr="000F713F" w:rsidRDefault="000F713F" w:rsidP="000F713F">
            <w:pPr>
              <w:keepLines/>
              <w:numPr>
                <w:ilvl w:val="0"/>
                <w:numId w:val="33"/>
              </w:numPr>
              <w:spacing w:before="40" w:after="40"/>
              <w:ind w:firstLine="0"/>
              <w:jc w:val="center"/>
              <w:rPr>
                <w:ins w:id="4827"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2162517" w14:textId="77777777" w:rsidR="000F713F" w:rsidRPr="000F713F" w:rsidRDefault="000F713F" w:rsidP="000F713F">
            <w:pPr>
              <w:keepLines/>
              <w:numPr>
                <w:ilvl w:val="0"/>
                <w:numId w:val="33"/>
              </w:numPr>
              <w:spacing w:before="40" w:after="40"/>
              <w:ind w:firstLine="0"/>
              <w:jc w:val="center"/>
              <w:rPr>
                <w:ins w:id="482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9994F6" w14:textId="77777777" w:rsidR="000F713F" w:rsidRPr="000F713F" w:rsidRDefault="000F713F" w:rsidP="000F713F">
            <w:pPr>
              <w:keepLines/>
              <w:numPr>
                <w:ilvl w:val="0"/>
                <w:numId w:val="33"/>
              </w:numPr>
              <w:spacing w:before="40" w:after="40"/>
              <w:ind w:firstLine="0"/>
              <w:jc w:val="center"/>
              <w:rPr>
                <w:ins w:id="482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CF45E49" w14:textId="77777777" w:rsidR="000F713F" w:rsidRPr="000F713F" w:rsidRDefault="000F713F" w:rsidP="000F713F">
            <w:pPr>
              <w:keepLines/>
              <w:numPr>
                <w:ilvl w:val="0"/>
                <w:numId w:val="33"/>
              </w:numPr>
              <w:spacing w:before="40" w:after="40"/>
              <w:ind w:firstLine="0"/>
              <w:jc w:val="center"/>
              <w:rPr>
                <w:ins w:id="483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5D1FAD8" w14:textId="77777777" w:rsidR="000F713F" w:rsidRPr="000F713F" w:rsidRDefault="000F713F" w:rsidP="000F713F">
            <w:pPr>
              <w:keepLines/>
              <w:numPr>
                <w:ilvl w:val="0"/>
                <w:numId w:val="33"/>
              </w:numPr>
              <w:spacing w:before="40" w:after="40"/>
              <w:ind w:firstLine="0"/>
              <w:jc w:val="center"/>
              <w:rPr>
                <w:ins w:id="483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3913911" w14:textId="77777777" w:rsidR="000F713F" w:rsidRPr="000F713F" w:rsidRDefault="000F713F" w:rsidP="000F713F">
            <w:pPr>
              <w:keepLines/>
              <w:numPr>
                <w:ilvl w:val="0"/>
                <w:numId w:val="33"/>
              </w:numPr>
              <w:spacing w:before="40" w:after="40"/>
              <w:ind w:firstLine="0"/>
              <w:jc w:val="center"/>
              <w:rPr>
                <w:ins w:id="483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46F9BF" w14:textId="77777777" w:rsidR="000F713F" w:rsidRPr="000F713F" w:rsidRDefault="000F713F" w:rsidP="000F713F">
            <w:pPr>
              <w:keepLines/>
              <w:numPr>
                <w:ilvl w:val="0"/>
                <w:numId w:val="33"/>
              </w:numPr>
              <w:spacing w:before="40" w:after="40"/>
              <w:ind w:firstLine="0"/>
              <w:jc w:val="center"/>
              <w:rPr>
                <w:ins w:id="483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EE7F38C" w14:textId="77777777" w:rsidR="000F713F" w:rsidRPr="000F713F" w:rsidRDefault="000F713F" w:rsidP="000F713F">
            <w:pPr>
              <w:keepLines/>
              <w:numPr>
                <w:ilvl w:val="0"/>
                <w:numId w:val="33"/>
              </w:numPr>
              <w:spacing w:before="40" w:after="40"/>
              <w:ind w:firstLine="0"/>
              <w:jc w:val="center"/>
              <w:rPr>
                <w:ins w:id="4834"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33770F90" w14:textId="77777777" w:rsidR="000F713F" w:rsidRPr="000F713F" w:rsidRDefault="000F713F" w:rsidP="000F713F">
            <w:pPr>
              <w:keepLines/>
              <w:numPr>
                <w:ilvl w:val="0"/>
                <w:numId w:val="33"/>
              </w:numPr>
              <w:spacing w:before="40" w:after="40"/>
              <w:ind w:firstLine="0"/>
              <w:jc w:val="center"/>
              <w:rPr>
                <w:ins w:id="4835" w:author="Huawei" w:date="2018-04-18T14:51:00Z"/>
                <w:rFonts w:ascii="Times New Roman" w:eastAsia="SimSun" w:hAnsi="Times New Roman"/>
                <w:color w:val="000000"/>
                <w:kern w:val="24"/>
                <w:sz w:val="16"/>
                <w:szCs w:val="18"/>
                <w:lang w:eastAsia="x-none"/>
              </w:rPr>
            </w:pPr>
          </w:p>
        </w:tc>
      </w:tr>
      <w:tr w:rsidR="000F713F" w:rsidRPr="000F713F" w14:paraId="7CF7FF14" w14:textId="77777777" w:rsidTr="000F713F">
        <w:trPr>
          <w:cantSplit/>
          <w:jc w:val="center"/>
          <w:ins w:id="4836" w:author="Huawei" w:date="2018-04-18T14:51:00Z"/>
        </w:trPr>
        <w:tc>
          <w:tcPr>
            <w:tcW w:w="0" w:type="auto"/>
            <w:vMerge/>
            <w:tcBorders>
              <w:left w:val="single" w:sz="4" w:space="0" w:color="auto"/>
              <w:right w:val="single" w:sz="4" w:space="0" w:color="auto"/>
            </w:tcBorders>
            <w:vAlign w:val="center"/>
          </w:tcPr>
          <w:p w14:paraId="0ECA7122" w14:textId="77777777" w:rsidR="000F713F" w:rsidRPr="000F713F" w:rsidRDefault="000F713F" w:rsidP="000F713F">
            <w:pPr>
              <w:ind w:left="720" w:hanging="720"/>
              <w:rPr>
                <w:ins w:id="4837"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762DD54" w14:textId="77777777" w:rsidR="000F713F" w:rsidRPr="000F713F" w:rsidRDefault="000F713F" w:rsidP="000F713F">
            <w:pPr>
              <w:keepLines/>
              <w:numPr>
                <w:ilvl w:val="0"/>
                <w:numId w:val="33"/>
              </w:numPr>
              <w:spacing w:before="40" w:after="40"/>
              <w:ind w:firstLine="0"/>
              <w:jc w:val="center"/>
              <w:rPr>
                <w:ins w:id="4838" w:author="Huawei" w:date="2018-04-18T14:51:00Z"/>
                <w:rFonts w:ascii="Times New Roman" w:eastAsia="SimSun" w:hAnsi="Times New Roman"/>
                <w:i/>
                <w:sz w:val="16"/>
                <w:szCs w:val="18"/>
                <w:lang w:eastAsia="x-none"/>
              </w:rPr>
            </w:pPr>
            <w:ins w:id="4839" w:author="Huawei" w:date="2018-04-18T14:51:00Z">
              <w:r w:rsidRPr="000F713F">
                <w:rPr>
                  <w:rFonts w:ascii="Times New Roman" w:eastAsia="SimSun" w:hAnsi="Times New Roman"/>
                  <w:i/>
                  <w:sz w:val="16"/>
                  <w:szCs w:val="18"/>
                  <w:lang w:eastAsia="x-none"/>
                </w:rPr>
                <w:t>ZSA</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76D186ED" w14:textId="77777777" w:rsidR="000F713F" w:rsidRPr="000F713F" w:rsidRDefault="000F713F" w:rsidP="000F713F">
            <w:pPr>
              <w:keepLines/>
              <w:numPr>
                <w:ilvl w:val="0"/>
                <w:numId w:val="33"/>
              </w:numPr>
              <w:spacing w:before="40" w:after="40"/>
              <w:ind w:firstLine="0"/>
              <w:jc w:val="center"/>
              <w:rPr>
                <w:ins w:id="4840"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F3220C4" w14:textId="77777777" w:rsidR="000F713F" w:rsidRPr="000F713F" w:rsidRDefault="000F713F" w:rsidP="000F713F">
            <w:pPr>
              <w:keepLines/>
              <w:numPr>
                <w:ilvl w:val="0"/>
                <w:numId w:val="33"/>
              </w:numPr>
              <w:spacing w:before="40" w:after="40"/>
              <w:ind w:firstLine="0"/>
              <w:jc w:val="center"/>
              <w:rPr>
                <w:ins w:id="484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1FE3FC" w14:textId="77777777" w:rsidR="000F713F" w:rsidRPr="000F713F" w:rsidRDefault="000F713F" w:rsidP="000F713F">
            <w:pPr>
              <w:keepLines/>
              <w:numPr>
                <w:ilvl w:val="0"/>
                <w:numId w:val="33"/>
              </w:numPr>
              <w:spacing w:before="40" w:after="40"/>
              <w:ind w:firstLine="0"/>
              <w:jc w:val="center"/>
              <w:rPr>
                <w:ins w:id="484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F79F9C9" w14:textId="77777777" w:rsidR="000F713F" w:rsidRPr="000F713F" w:rsidRDefault="000F713F" w:rsidP="000F713F">
            <w:pPr>
              <w:keepLines/>
              <w:numPr>
                <w:ilvl w:val="0"/>
                <w:numId w:val="33"/>
              </w:numPr>
              <w:spacing w:before="40" w:after="40"/>
              <w:ind w:firstLine="0"/>
              <w:jc w:val="center"/>
              <w:rPr>
                <w:ins w:id="484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570798C" w14:textId="77777777" w:rsidR="000F713F" w:rsidRPr="000F713F" w:rsidRDefault="000F713F" w:rsidP="000F713F">
            <w:pPr>
              <w:keepLines/>
              <w:numPr>
                <w:ilvl w:val="0"/>
                <w:numId w:val="33"/>
              </w:numPr>
              <w:spacing w:before="40" w:after="40"/>
              <w:ind w:firstLine="0"/>
              <w:jc w:val="center"/>
              <w:rPr>
                <w:ins w:id="484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F3CE6C" w14:textId="77777777" w:rsidR="000F713F" w:rsidRPr="000F713F" w:rsidRDefault="000F713F" w:rsidP="000F713F">
            <w:pPr>
              <w:keepLines/>
              <w:numPr>
                <w:ilvl w:val="0"/>
                <w:numId w:val="33"/>
              </w:numPr>
              <w:spacing w:before="40" w:after="40"/>
              <w:ind w:firstLine="0"/>
              <w:jc w:val="center"/>
              <w:rPr>
                <w:ins w:id="484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242C18D" w14:textId="77777777" w:rsidR="000F713F" w:rsidRPr="000F713F" w:rsidRDefault="000F713F" w:rsidP="000F713F">
            <w:pPr>
              <w:keepLines/>
              <w:numPr>
                <w:ilvl w:val="0"/>
                <w:numId w:val="33"/>
              </w:numPr>
              <w:spacing w:before="40" w:after="40"/>
              <w:ind w:firstLine="0"/>
              <w:jc w:val="center"/>
              <w:rPr>
                <w:ins w:id="484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082088" w14:textId="77777777" w:rsidR="000F713F" w:rsidRPr="000F713F" w:rsidRDefault="000F713F" w:rsidP="000F713F">
            <w:pPr>
              <w:keepLines/>
              <w:numPr>
                <w:ilvl w:val="0"/>
                <w:numId w:val="33"/>
              </w:numPr>
              <w:spacing w:before="40" w:after="40"/>
              <w:ind w:firstLine="0"/>
              <w:jc w:val="center"/>
              <w:rPr>
                <w:ins w:id="4847"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0D4C0E0" w14:textId="77777777" w:rsidR="000F713F" w:rsidRPr="000F713F" w:rsidRDefault="000F713F" w:rsidP="000F713F">
            <w:pPr>
              <w:keepLines/>
              <w:numPr>
                <w:ilvl w:val="0"/>
                <w:numId w:val="33"/>
              </w:numPr>
              <w:spacing w:before="40" w:after="40"/>
              <w:ind w:firstLine="0"/>
              <w:jc w:val="center"/>
              <w:rPr>
                <w:ins w:id="4848" w:author="Huawei" w:date="2018-04-18T14:51:00Z"/>
                <w:rFonts w:ascii="Times New Roman" w:eastAsia="SimSun" w:hAnsi="Times New Roman"/>
                <w:color w:val="000000"/>
                <w:kern w:val="24"/>
                <w:sz w:val="16"/>
                <w:szCs w:val="18"/>
                <w:lang w:eastAsia="x-none"/>
              </w:rPr>
            </w:pPr>
          </w:p>
        </w:tc>
      </w:tr>
      <w:tr w:rsidR="000F713F" w:rsidRPr="000F713F" w14:paraId="3CDDCB4A" w14:textId="77777777" w:rsidTr="000F713F">
        <w:trPr>
          <w:cantSplit/>
          <w:jc w:val="center"/>
          <w:ins w:id="4849" w:author="Huawei" w:date="2018-04-18T14:51:00Z"/>
        </w:trPr>
        <w:tc>
          <w:tcPr>
            <w:tcW w:w="0" w:type="auto"/>
            <w:vMerge/>
            <w:tcBorders>
              <w:left w:val="single" w:sz="4" w:space="0" w:color="auto"/>
              <w:right w:val="single" w:sz="4" w:space="0" w:color="auto"/>
            </w:tcBorders>
            <w:vAlign w:val="center"/>
          </w:tcPr>
          <w:p w14:paraId="51019AD3" w14:textId="77777777" w:rsidR="000F713F" w:rsidRPr="000F713F" w:rsidRDefault="000F713F" w:rsidP="000F713F">
            <w:pPr>
              <w:ind w:left="720" w:hanging="720"/>
              <w:rPr>
                <w:ins w:id="4850"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459D8012" w14:textId="77777777" w:rsidR="000F713F" w:rsidRPr="000F713F" w:rsidRDefault="000F713F" w:rsidP="000F713F">
            <w:pPr>
              <w:keepLines/>
              <w:numPr>
                <w:ilvl w:val="0"/>
                <w:numId w:val="33"/>
              </w:numPr>
              <w:spacing w:before="40" w:after="40"/>
              <w:ind w:firstLine="0"/>
              <w:jc w:val="center"/>
              <w:rPr>
                <w:ins w:id="4851" w:author="Huawei" w:date="2018-04-18T14:51:00Z"/>
                <w:rFonts w:ascii="Times New Roman" w:eastAsia="SimSun" w:hAnsi="Times New Roman"/>
                <w:i/>
                <w:sz w:val="16"/>
                <w:szCs w:val="18"/>
                <w:lang w:eastAsia="x-none"/>
              </w:rPr>
            </w:pPr>
            <w:ins w:id="4852" w:author="Huawei" w:date="2018-04-18T14:51:00Z">
              <w:r w:rsidRPr="000F713F">
                <w:rPr>
                  <w:rFonts w:ascii="Times New Roman" w:eastAsia="SimSun" w:hAnsi="Times New Roman"/>
                  <w:i/>
                  <w:sz w:val="16"/>
                  <w:szCs w:val="18"/>
                  <w:lang w:eastAsia="x-none"/>
                </w:rPr>
                <w:t>ZSD</w:t>
              </w:r>
              <w:r w:rsidRPr="000F713F">
                <w:rPr>
                  <w:rFonts w:ascii="Times New Roman" w:eastAsia="SimSun" w:hAnsi="Times New Roman"/>
                  <w:sz w:val="16"/>
                  <w:szCs w:val="18"/>
                  <w:lang w:eastAsia="x-none"/>
                </w:rPr>
                <w:t xml:space="preserve"> vs </w:t>
              </w:r>
              <w:r w:rsidRPr="000F713F">
                <w:rPr>
                  <w:rFonts w:ascii="Times New Roman" w:eastAsia="SimSun" w:hAnsi="Times New Roman"/>
                  <w:i/>
                  <w:sz w:val="16"/>
                  <w:szCs w:val="18"/>
                  <w:lang w:eastAsia="x-none"/>
                </w:rPr>
                <w:t>ZSA</w:t>
              </w:r>
            </w:ins>
          </w:p>
        </w:tc>
        <w:tc>
          <w:tcPr>
            <w:tcW w:w="411" w:type="pct"/>
            <w:tcBorders>
              <w:top w:val="single" w:sz="4" w:space="0" w:color="auto"/>
              <w:left w:val="single" w:sz="4" w:space="0" w:color="auto"/>
              <w:bottom w:val="single" w:sz="4" w:space="0" w:color="auto"/>
              <w:right w:val="single" w:sz="4" w:space="0" w:color="auto"/>
            </w:tcBorders>
          </w:tcPr>
          <w:p w14:paraId="46471033" w14:textId="77777777" w:rsidR="000F713F" w:rsidRPr="000F713F" w:rsidRDefault="000F713F" w:rsidP="000F713F">
            <w:pPr>
              <w:keepLines/>
              <w:numPr>
                <w:ilvl w:val="0"/>
                <w:numId w:val="33"/>
              </w:numPr>
              <w:spacing w:before="40" w:after="40"/>
              <w:ind w:firstLine="0"/>
              <w:jc w:val="center"/>
              <w:rPr>
                <w:ins w:id="4853"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F455051" w14:textId="77777777" w:rsidR="000F713F" w:rsidRPr="000F713F" w:rsidRDefault="000F713F" w:rsidP="000F713F">
            <w:pPr>
              <w:keepLines/>
              <w:numPr>
                <w:ilvl w:val="0"/>
                <w:numId w:val="33"/>
              </w:numPr>
              <w:spacing w:before="40" w:after="40"/>
              <w:ind w:firstLine="0"/>
              <w:jc w:val="center"/>
              <w:rPr>
                <w:ins w:id="485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26FA76" w14:textId="77777777" w:rsidR="000F713F" w:rsidRPr="000F713F" w:rsidRDefault="000F713F" w:rsidP="000F713F">
            <w:pPr>
              <w:keepLines/>
              <w:numPr>
                <w:ilvl w:val="0"/>
                <w:numId w:val="33"/>
              </w:numPr>
              <w:spacing w:before="40" w:after="40"/>
              <w:ind w:firstLine="0"/>
              <w:jc w:val="center"/>
              <w:rPr>
                <w:ins w:id="485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633BD7" w14:textId="77777777" w:rsidR="000F713F" w:rsidRPr="000F713F" w:rsidRDefault="000F713F" w:rsidP="000F713F">
            <w:pPr>
              <w:keepLines/>
              <w:numPr>
                <w:ilvl w:val="0"/>
                <w:numId w:val="33"/>
              </w:numPr>
              <w:spacing w:before="40" w:after="40"/>
              <w:ind w:firstLine="0"/>
              <w:jc w:val="center"/>
              <w:rPr>
                <w:ins w:id="485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CFB58B5" w14:textId="77777777" w:rsidR="000F713F" w:rsidRPr="000F713F" w:rsidRDefault="000F713F" w:rsidP="000F713F">
            <w:pPr>
              <w:keepLines/>
              <w:numPr>
                <w:ilvl w:val="0"/>
                <w:numId w:val="33"/>
              </w:numPr>
              <w:spacing w:before="40" w:after="40"/>
              <w:ind w:firstLine="0"/>
              <w:jc w:val="center"/>
              <w:rPr>
                <w:ins w:id="485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186FB09" w14:textId="77777777" w:rsidR="000F713F" w:rsidRPr="000F713F" w:rsidRDefault="000F713F" w:rsidP="000F713F">
            <w:pPr>
              <w:keepLines/>
              <w:numPr>
                <w:ilvl w:val="0"/>
                <w:numId w:val="33"/>
              </w:numPr>
              <w:spacing w:before="40" w:after="40"/>
              <w:ind w:firstLine="0"/>
              <w:jc w:val="center"/>
              <w:rPr>
                <w:ins w:id="485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59559A" w14:textId="77777777" w:rsidR="000F713F" w:rsidRPr="000F713F" w:rsidRDefault="000F713F" w:rsidP="000F713F">
            <w:pPr>
              <w:keepLines/>
              <w:numPr>
                <w:ilvl w:val="0"/>
                <w:numId w:val="33"/>
              </w:numPr>
              <w:spacing w:before="40" w:after="40"/>
              <w:ind w:firstLine="0"/>
              <w:jc w:val="center"/>
              <w:rPr>
                <w:ins w:id="485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359371" w14:textId="77777777" w:rsidR="000F713F" w:rsidRPr="000F713F" w:rsidRDefault="000F713F" w:rsidP="000F713F">
            <w:pPr>
              <w:keepLines/>
              <w:numPr>
                <w:ilvl w:val="0"/>
                <w:numId w:val="33"/>
              </w:numPr>
              <w:spacing w:before="40" w:after="40"/>
              <w:ind w:firstLine="0"/>
              <w:jc w:val="center"/>
              <w:rPr>
                <w:ins w:id="4860"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A662D1E" w14:textId="77777777" w:rsidR="000F713F" w:rsidRPr="000F713F" w:rsidRDefault="000F713F" w:rsidP="000F713F">
            <w:pPr>
              <w:keepLines/>
              <w:numPr>
                <w:ilvl w:val="0"/>
                <w:numId w:val="33"/>
              </w:numPr>
              <w:spacing w:before="40" w:after="40"/>
              <w:ind w:firstLine="0"/>
              <w:jc w:val="center"/>
              <w:rPr>
                <w:ins w:id="4861" w:author="Huawei" w:date="2018-04-18T14:51:00Z"/>
                <w:rFonts w:ascii="Times New Roman" w:eastAsia="SimSun" w:hAnsi="Times New Roman"/>
                <w:color w:val="000000"/>
                <w:kern w:val="24"/>
                <w:sz w:val="16"/>
                <w:szCs w:val="18"/>
                <w:lang w:eastAsia="x-none"/>
              </w:rPr>
            </w:pPr>
          </w:p>
        </w:tc>
      </w:tr>
      <w:tr w:rsidR="000F713F" w:rsidRPr="000F713F" w14:paraId="414E98CE" w14:textId="77777777" w:rsidTr="000F713F">
        <w:trPr>
          <w:cantSplit/>
          <w:jc w:val="center"/>
          <w:ins w:id="4862" w:author="Huawei" w:date="2018-04-18T14:51:00Z"/>
        </w:trPr>
        <w:tc>
          <w:tcPr>
            <w:tcW w:w="1387" w:type="pct"/>
            <w:gridSpan w:val="2"/>
            <w:tcBorders>
              <w:left w:val="single" w:sz="4" w:space="0" w:color="auto"/>
              <w:right w:val="single" w:sz="4" w:space="0" w:color="auto"/>
            </w:tcBorders>
            <w:vAlign w:val="center"/>
          </w:tcPr>
          <w:p w14:paraId="23CCA53C" w14:textId="77777777" w:rsidR="000F713F" w:rsidRPr="000F713F" w:rsidRDefault="000F713F" w:rsidP="000F713F">
            <w:pPr>
              <w:keepLines/>
              <w:numPr>
                <w:ilvl w:val="0"/>
                <w:numId w:val="33"/>
              </w:numPr>
              <w:spacing w:before="40" w:after="40"/>
              <w:ind w:firstLine="0"/>
              <w:jc w:val="center"/>
              <w:rPr>
                <w:ins w:id="4863" w:author="Huawei" w:date="2018-04-18T14:51:00Z"/>
                <w:rFonts w:ascii="Times New Roman" w:eastAsia="SimSun" w:hAnsi="Times New Roman"/>
                <w:i/>
                <w:sz w:val="16"/>
                <w:szCs w:val="18"/>
                <w:lang w:eastAsia="x-none"/>
              </w:rPr>
            </w:pPr>
            <w:ins w:id="4864" w:author="Huawei" w:date="2018-04-18T14:51:00Z">
              <w:r w:rsidRPr="000F713F">
                <w:rPr>
                  <w:rFonts w:ascii="Times New Roman" w:eastAsia="SimSun" w:hAnsi="Times New Roman"/>
                  <w:sz w:val="16"/>
                  <w:szCs w:val="18"/>
                  <w:lang w:eastAsia="x-none"/>
                </w:rPr>
                <w:t xml:space="preserve">Delay scaling parameter </w:t>
              </w:r>
              <w:r w:rsidRPr="000F713F">
                <w:rPr>
                  <w:rFonts w:ascii="Times New Roman" w:eastAsia="SimSun" w:hAnsi="Times New Roman"/>
                  <w:i/>
                  <w:sz w:val="16"/>
                  <w:szCs w:val="18"/>
                  <w:lang w:eastAsia="x-none"/>
                </w:rPr>
                <w:t>r</w:t>
              </w:r>
              <w:r w:rsidRPr="000F713F">
                <w:rPr>
                  <w:rFonts w:ascii="Times New Roman" w:eastAsia="SimSun" w:hAnsi="Times New Roman"/>
                  <w:i/>
                  <w:sz w:val="16"/>
                  <w:szCs w:val="18"/>
                  <w:vertAlign w:val="subscript"/>
                  <w:lang w:eastAsia="x-none"/>
                </w:rPr>
                <w:sym w:font="Symbol" w:char="F074"/>
              </w:r>
            </w:ins>
          </w:p>
        </w:tc>
        <w:tc>
          <w:tcPr>
            <w:tcW w:w="411" w:type="pct"/>
            <w:tcBorders>
              <w:top w:val="single" w:sz="4" w:space="0" w:color="auto"/>
              <w:left w:val="single" w:sz="4" w:space="0" w:color="auto"/>
              <w:bottom w:val="single" w:sz="4" w:space="0" w:color="auto"/>
              <w:right w:val="single" w:sz="4" w:space="0" w:color="auto"/>
            </w:tcBorders>
          </w:tcPr>
          <w:p w14:paraId="7CEBAFFB" w14:textId="77777777" w:rsidR="000F713F" w:rsidRPr="000F713F" w:rsidRDefault="000F713F" w:rsidP="000F713F">
            <w:pPr>
              <w:keepLines/>
              <w:numPr>
                <w:ilvl w:val="0"/>
                <w:numId w:val="33"/>
              </w:numPr>
              <w:spacing w:before="40" w:after="40"/>
              <w:ind w:firstLine="0"/>
              <w:jc w:val="center"/>
              <w:rPr>
                <w:ins w:id="4865"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8CB316F" w14:textId="77777777" w:rsidR="000F713F" w:rsidRPr="000F713F" w:rsidRDefault="000F713F" w:rsidP="000F713F">
            <w:pPr>
              <w:keepLines/>
              <w:numPr>
                <w:ilvl w:val="0"/>
                <w:numId w:val="33"/>
              </w:numPr>
              <w:spacing w:before="40" w:after="40"/>
              <w:ind w:firstLine="0"/>
              <w:jc w:val="center"/>
              <w:rPr>
                <w:ins w:id="486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63455E7" w14:textId="77777777" w:rsidR="000F713F" w:rsidRPr="000F713F" w:rsidRDefault="000F713F" w:rsidP="000F713F">
            <w:pPr>
              <w:keepLines/>
              <w:numPr>
                <w:ilvl w:val="0"/>
                <w:numId w:val="33"/>
              </w:numPr>
              <w:spacing w:before="40" w:after="40"/>
              <w:ind w:firstLine="0"/>
              <w:jc w:val="center"/>
              <w:rPr>
                <w:ins w:id="486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0D04C05" w14:textId="77777777" w:rsidR="000F713F" w:rsidRPr="000F713F" w:rsidRDefault="000F713F" w:rsidP="000F713F">
            <w:pPr>
              <w:keepLines/>
              <w:numPr>
                <w:ilvl w:val="0"/>
                <w:numId w:val="33"/>
              </w:numPr>
              <w:spacing w:before="40" w:after="40"/>
              <w:ind w:firstLine="0"/>
              <w:jc w:val="center"/>
              <w:rPr>
                <w:ins w:id="486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013223" w14:textId="77777777" w:rsidR="000F713F" w:rsidRPr="000F713F" w:rsidRDefault="000F713F" w:rsidP="000F713F">
            <w:pPr>
              <w:keepLines/>
              <w:numPr>
                <w:ilvl w:val="0"/>
                <w:numId w:val="33"/>
              </w:numPr>
              <w:spacing w:before="40" w:after="40"/>
              <w:ind w:firstLine="0"/>
              <w:jc w:val="center"/>
              <w:rPr>
                <w:ins w:id="486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ED25C8" w14:textId="77777777" w:rsidR="000F713F" w:rsidRPr="000F713F" w:rsidRDefault="000F713F" w:rsidP="000F713F">
            <w:pPr>
              <w:keepLines/>
              <w:numPr>
                <w:ilvl w:val="0"/>
                <w:numId w:val="33"/>
              </w:numPr>
              <w:spacing w:before="40" w:after="40"/>
              <w:ind w:firstLine="0"/>
              <w:jc w:val="center"/>
              <w:rPr>
                <w:ins w:id="487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CF44EB" w14:textId="77777777" w:rsidR="000F713F" w:rsidRPr="000F713F" w:rsidRDefault="000F713F" w:rsidP="000F713F">
            <w:pPr>
              <w:keepLines/>
              <w:numPr>
                <w:ilvl w:val="0"/>
                <w:numId w:val="33"/>
              </w:numPr>
              <w:spacing w:before="40" w:after="40"/>
              <w:ind w:firstLine="0"/>
              <w:jc w:val="center"/>
              <w:rPr>
                <w:ins w:id="487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093CE5B" w14:textId="77777777" w:rsidR="000F713F" w:rsidRPr="000F713F" w:rsidRDefault="000F713F" w:rsidP="000F713F">
            <w:pPr>
              <w:keepLines/>
              <w:numPr>
                <w:ilvl w:val="0"/>
                <w:numId w:val="33"/>
              </w:numPr>
              <w:spacing w:before="40" w:after="40"/>
              <w:ind w:firstLine="0"/>
              <w:jc w:val="center"/>
              <w:rPr>
                <w:ins w:id="4872"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1602A96" w14:textId="77777777" w:rsidR="000F713F" w:rsidRPr="000F713F" w:rsidRDefault="000F713F" w:rsidP="000F713F">
            <w:pPr>
              <w:keepLines/>
              <w:numPr>
                <w:ilvl w:val="0"/>
                <w:numId w:val="33"/>
              </w:numPr>
              <w:spacing w:before="40" w:after="40"/>
              <w:ind w:firstLine="0"/>
              <w:jc w:val="center"/>
              <w:rPr>
                <w:ins w:id="4873" w:author="Huawei" w:date="2018-04-18T14:51:00Z"/>
                <w:rFonts w:ascii="Times New Roman" w:eastAsia="SimSun" w:hAnsi="Times New Roman"/>
                <w:color w:val="000000"/>
                <w:kern w:val="24"/>
                <w:sz w:val="16"/>
                <w:szCs w:val="18"/>
                <w:lang w:eastAsia="x-none"/>
              </w:rPr>
            </w:pPr>
          </w:p>
        </w:tc>
      </w:tr>
      <w:tr w:rsidR="000F713F" w:rsidRPr="000F713F" w14:paraId="338808EB" w14:textId="77777777" w:rsidTr="000F713F">
        <w:trPr>
          <w:cantSplit/>
          <w:jc w:val="center"/>
          <w:ins w:id="4874" w:author="Huawei" w:date="2018-04-18T14:51:00Z"/>
        </w:trPr>
        <w:tc>
          <w:tcPr>
            <w:tcW w:w="0" w:type="auto"/>
            <w:vMerge w:val="restart"/>
            <w:tcBorders>
              <w:left w:val="single" w:sz="4" w:space="0" w:color="auto"/>
              <w:right w:val="single" w:sz="4" w:space="0" w:color="auto"/>
            </w:tcBorders>
            <w:vAlign w:val="center"/>
          </w:tcPr>
          <w:p w14:paraId="7F48E848" w14:textId="77777777" w:rsidR="000F713F" w:rsidRPr="000F713F" w:rsidRDefault="000F713F" w:rsidP="000F713F">
            <w:pPr>
              <w:keepLines/>
              <w:numPr>
                <w:ilvl w:val="0"/>
                <w:numId w:val="33"/>
              </w:numPr>
              <w:spacing w:before="40" w:after="40"/>
              <w:ind w:firstLine="0"/>
              <w:jc w:val="center"/>
              <w:rPr>
                <w:ins w:id="4875" w:author="Huawei" w:date="2018-04-18T14:51:00Z"/>
                <w:rFonts w:ascii="Times New Roman" w:eastAsia="Malgun Gothic" w:hAnsi="Times New Roman" w:cs="Arial"/>
                <w:kern w:val="2"/>
                <w:sz w:val="16"/>
                <w:szCs w:val="18"/>
                <w:lang w:eastAsia="x-none"/>
              </w:rPr>
            </w:pPr>
            <w:ins w:id="4876" w:author="Huawei" w:date="2018-04-18T14:51:00Z">
              <w:r w:rsidRPr="000F713F">
                <w:rPr>
                  <w:rFonts w:ascii="Times New Roman" w:eastAsia="Malgun Gothic" w:hAnsi="Times New Roman"/>
                  <w:sz w:val="16"/>
                  <w:szCs w:val="18"/>
                  <w:lang w:eastAsia="x-none"/>
                </w:rPr>
                <w:t>XPR [dB]</w:t>
              </w:r>
            </w:ins>
          </w:p>
        </w:tc>
        <w:tc>
          <w:tcPr>
            <w:tcW w:w="358" w:type="pct"/>
            <w:tcBorders>
              <w:top w:val="single" w:sz="4" w:space="0" w:color="auto"/>
              <w:left w:val="single" w:sz="4" w:space="0" w:color="auto"/>
              <w:bottom w:val="single" w:sz="4" w:space="0" w:color="auto"/>
              <w:right w:val="single" w:sz="4" w:space="0" w:color="auto"/>
            </w:tcBorders>
            <w:vAlign w:val="center"/>
          </w:tcPr>
          <w:p w14:paraId="2B03FD01" w14:textId="77777777" w:rsidR="000F713F" w:rsidRPr="000F713F" w:rsidRDefault="000F713F" w:rsidP="000F713F">
            <w:pPr>
              <w:keepLines/>
              <w:numPr>
                <w:ilvl w:val="0"/>
                <w:numId w:val="33"/>
              </w:numPr>
              <w:spacing w:before="40" w:after="40"/>
              <w:ind w:firstLine="0"/>
              <w:jc w:val="center"/>
              <w:rPr>
                <w:ins w:id="4877" w:author="Huawei" w:date="2018-04-18T14:51:00Z"/>
                <w:rFonts w:ascii="Times New Roman" w:eastAsia="SimSun" w:hAnsi="Times New Roman"/>
                <w:i/>
                <w:sz w:val="16"/>
                <w:szCs w:val="18"/>
                <w:lang w:eastAsia="x-none"/>
              </w:rPr>
            </w:pPr>
            <w:ins w:id="4878"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XPR</w:t>
              </w:r>
            </w:ins>
          </w:p>
        </w:tc>
        <w:tc>
          <w:tcPr>
            <w:tcW w:w="411" w:type="pct"/>
            <w:tcBorders>
              <w:top w:val="single" w:sz="4" w:space="0" w:color="auto"/>
              <w:left w:val="single" w:sz="4" w:space="0" w:color="auto"/>
              <w:bottom w:val="single" w:sz="4" w:space="0" w:color="auto"/>
              <w:right w:val="single" w:sz="4" w:space="0" w:color="auto"/>
            </w:tcBorders>
          </w:tcPr>
          <w:p w14:paraId="530DEA1A" w14:textId="77777777" w:rsidR="000F713F" w:rsidRPr="000F713F" w:rsidRDefault="000F713F" w:rsidP="000F713F">
            <w:pPr>
              <w:keepLines/>
              <w:numPr>
                <w:ilvl w:val="0"/>
                <w:numId w:val="33"/>
              </w:numPr>
              <w:spacing w:before="40" w:after="40"/>
              <w:ind w:firstLine="0"/>
              <w:jc w:val="center"/>
              <w:rPr>
                <w:ins w:id="4879"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7DAC002" w14:textId="77777777" w:rsidR="000F713F" w:rsidRPr="000F713F" w:rsidRDefault="000F713F" w:rsidP="000F713F">
            <w:pPr>
              <w:keepLines/>
              <w:numPr>
                <w:ilvl w:val="0"/>
                <w:numId w:val="33"/>
              </w:numPr>
              <w:spacing w:before="40" w:after="40"/>
              <w:ind w:firstLine="0"/>
              <w:jc w:val="center"/>
              <w:rPr>
                <w:ins w:id="488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E050163" w14:textId="77777777" w:rsidR="000F713F" w:rsidRPr="000F713F" w:rsidRDefault="000F713F" w:rsidP="000F713F">
            <w:pPr>
              <w:keepLines/>
              <w:numPr>
                <w:ilvl w:val="0"/>
                <w:numId w:val="33"/>
              </w:numPr>
              <w:spacing w:before="40" w:after="40"/>
              <w:ind w:firstLine="0"/>
              <w:jc w:val="center"/>
              <w:rPr>
                <w:ins w:id="488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132C0D" w14:textId="77777777" w:rsidR="000F713F" w:rsidRPr="000F713F" w:rsidRDefault="000F713F" w:rsidP="000F713F">
            <w:pPr>
              <w:keepLines/>
              <w:numPr>
                <w:ilvl w:val="0"/>
                <w:numId w:val="33"/>
              </w:numPr>
              <w:spacing w:before="40" w:after="40"/>
              <w:ind w:firstLine="0"/>
              <w:jc w:val="center"/>
              <w:rPr>
                <w:ins w:id="488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78DB693" w14:textId="77777777" w:rsidR="000F713F" w:rsidRPr="000F713F" w:rsidRDefault="000F713F" w:rsidP="000F713F">
            <w:pPr>
              <w:keepLines/>
              <w:numPr>
                <w:ilvl w:val="0"/>
                <w:numId w:val="33"/>
              </w:numPr>
              <w:spacing w:before="40" w:after="40"/>
              <w:ind w:firstLine="0"/>
              <w:jc w:val="center"/>
              <w:rPr>
                <w:ins w:id="488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2A22D07" w14:textId="77777777" w:rsidR="000F713F" w:rsidRPr="000F713F" w:rsidRDefault="000F713F" w:rsidP="000F713F">
            <w:pPr>
              <w:keepLines/>
              <w:numPr>
                <w:ilvl w:val="0"/>
                <w:numId w:val="33"/>
              </w:numPr>
              <w:spacing w:before="40" w:after="40"/>
              <w:ind w:firstLine="0"/>
              <w:jc w:val="center"/>
              <w:rPr>
                <w:ins w:id="488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2A61053" w14:textId="77777777" w:rsidR="000F713F" w:rsidRPr="000F713F" w:rsidRDefault="000F713F" w:rsidP="000F713F">
            <w:pPr>
              <w:keepLines/>
              <w:numPr>
                <w:ilvl w:val="0"/>
                <w:numId w:val="33"/>
              </w:numPr>
              <w:spacing w:before="40" w:after="40"/>
              <w:ind w:firstLine="0"/>
              <w:jc w:val="center"/>
              <w:rPr>
                <w:ins w:id="488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CD357D" w14:textId="77777777" w:rsidR="000F713F" w:rsidRPr="000F713F" w:rsidRDefault="000F713F" w:rsidP="000F713F">
            <w:pPr>
              <w:keepLines/>
              <w:numPr>
                <w:ilvl w:val="0"/>
                <w:numId w:val="33"/>
              </w:numPr>
              <w:spacing w:before="40" w:after="40"/>
              <w:ind w:firstLine="0"/>
              <w:jc w:val="center"/>
              <w:rPr>
                <w:ins w:id="4886"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4689E7A2" w14:textId="77777777" w:rsidR="000F713F" w:rsidRPr="000F713F" w:rsidRDefault="000F713F" w:rsidP="000F713F">
            <w:pPr>
              <w:keepLines/>
              <w:numPr>
                <w:ilvl w:val="0"/>
                <w:numId w:val="33"/>
              </w:numPr>
              <w:spacing w:before="40" w:after="40"/>
              <w:ind w:firstLine="0"/>
              <w:jc w:val="center"/>
              <w:rPr>
                <w:ins w:id="4887" w:author="Huawei" w:date="2018-04-18T14:51:00Z"/>
                <w:rFonts w:ascii="Times New Roman" w:eastAsia="SimSun" w:hAnsi="Times New Roman"/>
                <w:color w:val="000000"/>
                <w:kern w:val="24"/>
                <w:sz w:val="16"/>
                <w:szCs w:val="18"/>
                <w:lang w:eastAsia="x-none"/>
              </w:rPr>
            </w:pPr>
          </w:p>
        </w:tc>
      </w:tr>
      <w:tr w:rsidR="000F713F" w:rsidRPr="000F713F" w14:paraId="4A473C3E" w14:textId="77777777" w:rsidTr="000F713F">
        <w:trPr>
          <w:cantSplit/>
          <w:jc w:val="center"/>
          <w:ins w:id="4888" w:author="Huawei" w:date="2018-04-18T14:51:00Z"/>
        </w:trPr>
        <w:tc>
          <w:tcPr>
            <w:tcW w:w="0" w:type="auto"/>
            <w:vMerge/>
            <w:tcBorders>
              <w:left w:val="single" w:sz="4" w:space="0" w:color="auto"/>
              <w:right w:val="single" w:sz="4" w:space="0" w:color="auto"/>
            </w:tcBorders>
            <w:vAlign w:val="center"/>
          </w:tcPr>
          <w:p w14:paraId="04CAFBC3" w14:textId="77777777" w:rsidR="000F713F" w:rsidRPr="000F713F" w:rsidRDefault="000F713F" w:rsidP="000F713F">
            <w:pPr>
              <w:ind w:left="720" w:hanging="720"/>
              <w:rPr>
                <w:ins w:id="4889"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A2919E4" w14:textId="77777777" w:rsidR="000F713F" w:rsidRPr="000F713F" w:rsidRDefault="000F713F" w:rsidP="000F713F">
            <w:pPr>
              <w:keepLines/>
              <w:numPr>
                <w:ilvl w:val="0"/>
                <w:numId w:val="33"/>
              </w:numPr>
              <w:spacing w:before="40" w:after="40"/>
              <w:ind w:firstLine="0"/>
              <w:jc w:val="center"/>
              <w:rPr>
                <w:ins w:id="4890" w:author="Huawei" w:date="2018-04-18T14:51:00Z"/>
                <w:rFonts w:ascii="Times New Roman" w:eastAsia="SimSun" w:hAnsi="Times New Roman"/>
                <w:i/>
                <w:sz w:val="16"/>
                <w:szCs w:val="18"/>
                <w:lang w:eastAsia="x-none"/>
              </w:rPr>
            </w:pPr>
            <w:ins w:id="4891" w:author="Huawei" w:date="2018-04-18T14:51:00Z">
              <w:r w:rsidRPr="000F713F">
                <w:rPr>
                  <w:rFonts w:ascii="Symbol" w:eastAsia="SimSun" w:hAnsi="Symbol"/>
                  <w:i/>
                  <w:sz w:val="16"/>
                  <w:szCs w:val="18"/>
                  <w:lang w:eastAsia="x-none"/>
                </w:rPr>
                <w:t></w:t>
              </w:r>
              <w:r w:rsidRPr="000F713F">
                <w:rPr>
                  <w:rFonts w:ascii="Times New Roman" w:eastAsia="SimSun" w:hAnsi="Times New Roman"/>
                  <w:sz w:val="16"/>
                  <w:szCs w:val="18"/>
                  <w:vertAlign w:val="subscript"/>
                  <w:lang w:eastAsia="x-none"/>
                </w:rPr>
                <w:t>XPR</w:t>
              </w:r>
            </w:ins>
          </w:p>
        </w:tc>
        <w:tc>
          <w:tcPr>
            <w:tcW w:w="411" w:type="pct"/>
            <w:tcBorders>
              <w:top w:val="single" w:sz="4" w:space="0" w:color="auto"/>
              <w:left w:val="single" w:sz="4" w:space="0" w:color="auto"/>
              <w:bottom w:val="single" w:sz="4" w:space="0" w:color="auto"/>
              <w:right w:val="single" w:sz="4" w:space="0" w:color="auto"/>
            </w:tcBorders>
          </w:tcPr>
          <w:p w14:paraId="15D3268F" w14:textId="77777777" w:rsidR="000F713F" w:rsidRPr="000F713F" w:rsidRDefault="000F713F" w:rsidP="000F713F">
            <w:pPr>
              <w:keepLines/>
              <w:numPr>
                <w:ilvl w:val="0"/>
                <w:numId w:val="33"/>
              </w:numPr>
              <w:spacing w:before="40" w:after="40"/>
              <w:ind w:firstLine="0"/>
              <w:jc w:val="center"/>
              <w:rPr>
                <w:ins w:id="4892"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607AF09F" w14:textId="77777777" w:rsidR="000F713F" w:rsidRPr="000F713F" w:rsidRDefault="000F713F" w:rsidP="000F713F">
            <w:pPr>
              <w:keepLines/>
              <w:numPr>
                <w:ilvl w:val="0"/>
                <w:numId w:val="33"/>
              </w:numPr>
              <w:spacing w:before="40" w:after="40"/>
              <w:ind w:firstLine="0"/>
              <w:jc w:val="center"/>
              <w:rPr>
                <w:ins w:id="489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6DF833" w14:textId="77777777" w:rsidR="000F713F" w:rsidRPr="000F713F" w:rsidRDefault="000F713F" w:rsidP="000F713F">
            <w:pPr>
              <w:keepLines/>
              <w:numPr>
                <w:ilvl w:val="0"/>
                <w:numId w:val="33"/>
              </w:numPr>
              <w:spacing w:before="40" w:after="40"/>
              <w:ind w:firstLine="0"/>
              <w:jc w:val="center"/>
              <w:rPr>
                <w:ins w:id="489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0D7A0B6" w14:textId="77777777" w:rsidR="000F713F" w:rsidRPr="000F713F" w:rsidRDefault="000F713F" w:rsidP="000F713F">
            <w:pPr>
              <w:keepLines/>
              <w:numPr>
                <w:ilvl w:val="0"/>
                <w:numId w:val="33"/>
              </w:numPr>
              <w:spacing w:before="40" w:after="40"/>
              <w:ind w:firstLine="0"/>
              <w:jc w:val="center"/>
              <w:rPr>
                <w:ins w:id="489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B3D13F9" w14:textId="77777777" w:rsidR="000F713F" w:rsidRPr="000F713F" w:rsidRDefault="000F713F" w:rsidP="000F713F">
            <w:pPr>
              <w:keepLines/>
              <w:numPr>
                <w:ilvl w:val="0"/>
                <w:numId w:val="33"/>
              </w:numPr>
              <w:spacing w:before="40" w:after="40"/>
              <w:ind w:firstLine="0"/>
              <w:jc w:val="center"/>
              <w:rPr>
                <w:ins w:id="489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1341798" w14:textId="77777777" w:rsidR="000F713F" w:rsidRPr="000F713F" w:rsidRDefault="000F713F" w:rsidP="000F713F">
            <w:pPr>
              <w:keepLines/>
              <w:numPr>
                <w:ilvl w:val="0"/>
                <w:numId w:val="33"/>
              </w:numPr>
              <w:spacing w:before="40" w:after="40"/>
              <w:ind w:firstLine="0"/>
              <w:jc w:val="center"/>
              <w:rPr>
                <w:ins w:id="489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679E308" w14:textId="77777777" w:rsidR="000F713F" w:rsidRPr="000F713F" w:rsidRDefault="000F713F" w:rsidP="000F713F">
            <w:pPr>
              <w:keepLines/>
              <w:numPr>
                <w:ilvl w:val="0"/>
                <w:numId w:val="33"/>
              </w:numPr>
              <w:spacing w:before="40" w:after="40"/>
              <w:ind w:firstLine="0"/>
              <w:jc w:val="center"/>
              <w:rPr>
                <w:ins w:id="489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D078850" w14:textId="77777777" w:rsidR="000F713F" w:rsidRPr="000F713F" w:rsidRDefault="000F713F" w:rsidP="000F713F">
            <w:pPr>
              <w:keepLines/>
              <w:numPr>
                <w:ilvl w:val="0"/>
                <w:numId w:val="33"/>
              </w:numPr>
              <w:spacing w:before="40" w:after="40"/>
              <w:ind w:firstLine="0"/>
              <w:jc w:val="center"/>
              <w:rPr>
                <w:ins w:id="4899"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505602B" w14:textId="77777777" w:rsidR="000F713F" w:rsidRPr="000F713F" w:rsidRDefault="000F713F" w:rsidP="000F713F">
            <w:pPr>
              <w:keepLines/>
              <w:numPr>
                <w:ilvl w:val="0"/>
                <w:numId w:val="33"/>
              </w:numPr>
              <w:spacing w:before="40" w:after="40"/>
              <w:ind w:firstLine="0"/>
              <w:jc w:val="center"/>
              <w:rPr>
                <w:ins w:id="4900" w:author="Huawei" w:date="2018-04-18T14:51:00Z"/>
                <w:rFonts w:ascii="Times New Roman" w:eastAsia="SimSun" w:hAnsi="Times New Roman"/>
                <w:color w:val="000000"/>
                <w:kern w:val="24"/>
                <w:sz w:val="16"/>
                <w:szCs w:val="18"/>
                <w:lang w:eastAsia="x-none"/>
              </w:rPr>
            </w:pPr>
          </w:p>
        </w:tc>
      </w:tr>
      <w:tr w:rsidR="000F713F" w:rsidRPr="000F713F" w14:paraId="1FFE2A4A" w14:textId="77777777" w:rsidTr="000F713F">
        <w:trPr>
          <w:cantSplit/>
          <w:jc w:val="center"/>
          <w:ins w:id="4901" w:author="Huawei" w:date="2018-04-18T14:51:00Z"/>
        </w:trPr>
        <w:tc>
          <w:tcPr>
            <w:tcW w:w="1387" w:type="pct"/>
            <w:gridSpan w:val="2"/>
            <w:tcBorders>
              <w:left w:val="single" w:sz="4" w:space="0" w:color="auto"/>
              <w:right w:val="single" w:sz="4" w:space="0" w:color="auto"/>
            </w:tcBorders>
            <w:vAlign w:val="center"/>
          </w:tcPr>
          <w:p w14:paraId="29DF0292" w14:textId="77777777" w:rsidR="000F713F" w:rsidRPr="000F713F" w:rsidRDefault="000F713F" w:rsidP="000F713F">
            <w:pPr>
              <w:keepLines/>
              <w:numPr>
                <w:ilvl w:val="0"/>
                <w:numId w:val="33"/>
              </w:numPr>
              <w:spacing w:before="40" w:after="40"/>
              <w:ind w:firstLine="0"/>
              <w:jc w:val="center"/>
              <w:rPr>
                <w:ins w:id="4902" w:author="Huawei" w:date="2018-04-18T14:51:00Z"/>
                <w:rFonts w:ascii="Times New Roman" w:eastAsia="SimSun" w:hAnsi="Times New Roman"/>
                <w:i/>
                <w:sz w:val="16"/>
                <w:szCs w:val="18"/>
                <w:lang w:eastAsia="x-none"/>
              </w:rPr>
            </w:pPr>
            <w:ins w:id="4903" w:author="Huawei" w:date="2018-04-18T14:51:00Z">
              <w:r w:rsidRPr="000F713F">
                <w:rPr>
                  <w:rFonts w:ascii="Times New Roman" w:eastAsia="SimSun" w:hAnsi="Times New Roman"/>
                  <w:sz w:val="16"/>
                  <w:szCs w:val="18"/>
                  <w:lang w:eastAsia="x-none"/>
                </w:rPr>
                <w:t xml:space="preserve">Number of clusters </w:t>
              </w:r>
              <w:r w:rsidR="00603E09">
                <w:rPr>
                  <w:rFonts w:ascii="Times New Roman" w:eastAsia="SimSun" w:hAnsi="Times New Roman"/>
                  <w:position w:val="-6"/>
                  <w:sz w:val="16"/>
                  <w:szCs w:val="18"/>
                  <w:lang w:eastAsia="x-none"/>
                </w:rPr>
                <w:pict w14:anchorId="65A73EEA">
                  <v:shape id="_x0000_i1381" type="#_x0000_t75" style="width:14.4pt;height:15pt">
                    <v:imagedata r:id="rId2125" o:title=""/>
                  </v:shape>
                </w:pict>
              </w:r>
            </w:ins>
          </w:p>
        </w:tc>
        <w:tc>
          <w:tcPr>
            <w:tcW w:w="411" w:type="pct"/>
            <w:tcBorders>
              <w:top w:val="single" w:sz="4" w:space="0" w:color="auto"/>
              <w:left w:val="single" w:sz="4" w:space="0" w:color="auto"/>
              <w:bottom w:val="single" w:sz="4" w:space="0" w:color="auto"/>
              <w:right w:val="single" w:sz="4" w:space="0" w:color="auto"/>
            </w:tcBorders>
          </w:tcPr>
          <w:p w14:paraId="6B727207" w14:textId="77777777" w:rsidR="000F713F" w:rsidRPr="000F713F" w:rsidRDefault="000F713F" w:rsidP="000F713F">
            <w:pPr>
              <w:keepLines/>
              <w:numPr>
                <w:ilvl w:val="0"/>
                <w:numId w:val="33"/>
              </w:numPr>
              <w:spacing w:before="40" w:after="40"/>
              <w:ind w:firstLine="0"/>
              <w:jc w:val="center"/>
              <w:rPr>
                <w:ins w:id="4904"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08D7254" w14:textId="77777777" w:rsidR="000F713F" w:rsidRPr="000F713F" w:rsidRDefault="000F713F" w:rsidP="000F713F">
            <w:pPr>
              <w:keepLines/>
              <w:numPr>
                <w:ilvl w:val="0"/>
                <w:numId w:val="33"/>
              </w:numPr>
              <w:spacing w:before="40" w:after="40"/>
              <w:ind w:firstLine="0"/>
              <w:jc w:val="center"/>
              <w:rPr>
                <w:ins w:id="490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D67B6B0" w14:textId="77777777" w:rsidR="000F713F" w:rsidRPr="000F713F" w:rsidRDefault="000F713F" w:rsidP="000F713F">
            <w:pPr>
              <w:keepLines/>
              <w:numPr>
                <w:ilvl w:val="0"/>
                <w:numId w:val="33"/>
              </w:numPr>
              <w:spacing w:before="40" w:after="40"/>
              <w:ind w:firstLine="0"/>
              <w:jc w:val="center"/>
              <w:rPr>
                <w:ins w:id="490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ED8644A" w14:textId="77777777" w:rsidR="000F713F" w:rsidRPr="000F713F" w:rsidRDefault="000F713F" w:rsidP="000F713F">
            <w:pPr>
              <w:keepLines/>
              <w:numPr>
                <w:ilvl w:val="0"/>
                <w:numId w:val="33"/>
              </w:numPr>
              <w:spacing w:before="40" w:after="40"/>
              <w:ind w:firstLine="0"/>
              <w:jc w:val="center"/>
              <w:rPr>
                <w:ins w:id="490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E8C4985" w14:textId="77777777" w:rsidR="000F713F" w:rsidRPr="000F713F" w:rsidRDefault="000F713F" w:rsidP="000F713F">
            <w:pPr>
              <w:keepLines/>
              <w:numPr>
                <w:ilvl w:val="0"/>
                <w:numId w:val="33"/>
              </w:numPr>
              <w:spacing w:before="40" w:after="40"/>
              <w:ind w:firstLine="0"/>
              <w:jc w:val="center"/>
              <w:rPr>
                <w:ins w:id="490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ED369A" w14:textId="77777777" w:rsidR="000F713F" w:rsidRPr="000F713F" w:rsidRDefault="000F713F" w:rsidP="000F713F">
            <w:pPr>
              <w:keepLines/>
              <w:numPr>
                <w:ilvl w:val="0"/>
                <w:numId w:val="33"/>
              </w:numPr>
              <w:spacing w:before="40" w:after="40"/>
              <w:ind w:firstLine="0"/>
              <w:jc w:val="center"/>
              <w:rPr>
                <w:ins w:id="490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5549021" w14:textId="77777777" w:rsidR="000F713F" w:rsidRPr="000F713F" w:rsidRDefault="000F713F" w:rsidP="000F713F">
            <w:pPr>
              <w:keepLines/>
              <w:numPr>
                <w:ilvl w:val="0"/>
                <w:numId w:val="33"/>
              </w:numPr>
              <w:spacing w:before="40" w:after="40"/>
              <w:ind w:firstLine="0"/>
              <w:jc w:val="center"/>
              <w:rPr>
                <w:ins w:id="491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82A2830" w14:textId="77777777" w:rsidR="000F713F" w:rsidRPr="000F713F" w:rsidRDefault="000F713F" w:rsidP="000F713F">
            <w:pPr>
              <w:keepLines/>
              <w:numPr>
                <w:ilvl w:val="0"/>
                <w:numId w:val="33"/>
              </w:numPr>
              <w:spacing w:before="40" w:after="40"/>
              <w:ind w:firstLine="0"/>
              <w:jc w:val="center"/>
              <w:rPr>
                <w:ins w:id="4911"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454B059" w14:textId="77777777" w:rsidR="000F713F" w:rsidRPr="000F713F" w:rsidRDefault="000F713F" w:rsidP="000F713F">
            <w:pPr>
              <w:keepLines/>
              <w:numPr>
                <w:ilvl w:val="0"/>
                <w:numId w:val="33"/>
              </w:numPr>
              <w:spacing w:before="40" w:after="40"/>
              <w:ind w:firstLine="0"/>
              <w:jc w:val="center"/>
              <w:rPr>
                <w:ins w:id="4912" w:author="Huawei" w:date="2018-04-18T14:51:00Z"/>
                <w:rFonts w:ascii="Times New Roman" w:eastAsia="SimSun" w:hAnsi="Times New Roman"/>
                <w:color w:val="000000"/>
                <w:kern w:val="24"/>
                <w:sz w:val="16"/>
                <w:szCs w:val="18"/>
                <w:lang w:eastAsia="x-none"/>
              </w:rPr>
            </w:pPr>
          </w:p>
        </w:tc>
      </w:tr>
      <w:tr w:rsidR="000F713F" w:rsidRPr="000F713F" w14:paraId="7C51EFBE" w14:textId="77777777" w:rsidTr="000F713F">
        <w:trPr>
          <w:cantSplit/>
          <w:jc w:val="center"/>
          <w:ins w:id="4913" w:author="Huawei" w:date="2018-04-18T14:51:00Z"/>
        </w:trPr>
        <w:tc>
          <w:tcPr>
            <w:tcW w:w="1387" w:type="pct"/>
            <w:gridSpan w:val="2"/>
            <w:tcBorders>
              <w:left w:val="single" w:sz="4" w:space="0" w:color="auto"/>
              <w:right w:val="single" w:sz="4" w:space="0" w:color="auto"/>
            </w:tcBorders>
            <w:vAlign w:val="center"/>
          </w:tcPr>
          <w:p w14:paraId="74A91832" w14:textId="77777777" w:rsidR="000F713F" w:rsidRPr="000F713F" w:rsidRDefault="000F713F" w:rsidP="000F713F">
            <w:pPr>
              <w:keepLines/>
              <w:numPr>
                <w:ilvl w:val="0"/>
                <w:numId w:val="33"/>
              </w:numPr>
              <w:spacing w:before="40" w:after="40"/>
              <w:ind w:firstLine="0"/>
              <w:jc w:val="center"/>
              <w:rPr>
                <w:ins w:id="4914" w:author="Huawei" w:date="2018-04-18T14:51:00Z"/>
                <w:rFonts w:ascii="Times New Roman" w:eastAsia="SimSun" w:hAnsi="Times New Roman"/>
                <w:i/>
                <w:sz w:val="16"/>
                <w:szCs w:val="18"/>
                <w:lang w:eastAsia="x-none"/>
              </w:rPr>
            </w:pPr>
            <w:ins w:id="4915" w:author="Huawei" w:date="2018-04-18T14:51:00Z">
              <w:r w:rsidRPr="000F713F">
                <w:rPr>
                  <w:rFonts w:ascii="Times New Roman" w:eastAsia="SimSun" w:hAnsi="Times New Roman"/>
                  <w:sz w:val="16"/>
                  <w:szCs w:val="18"/>
                  <w:lang w:eastAsia="x-none"/>
                </w:rPr>
                <w:t xml:space="preserve">Number of rays per cluster </w:t>
              </w:r>
              <w:r w:rsidR="00603E09">
                <w:rPr>
                  <w:rFonts w:ascii="Times New Roman" w:eastAsia="SimSun" w:hAnsi="Times New Roman"/>
                  <w:position w:val="-4"/>
                  <w:sz w:val="16"/>
                  <w:szCs w:val="18"/>
                  <w:lang w:eastAsia="x-none"/>
                </w:rPr>
                <w:pict w14:anchorId="5C258CF2">
                  <v:shape id="_x0000_i1382" type="#_x0000_t75" style="width:15.6pt;height:13.8pt">
                    <v:imagedata r:id="rId2126" o:title=""/>
                  </v:shape>
                </w:pict>
              </w:r>
            </w:ins>
          </w:p>
        </w:tc>
        <w:tc>
          <w:tcPr>
            <w:tcW w:w="411" w:type="pct"/>
            <w:tcBorders>
              <w:top w:val="single" w:sz="4" w:space="0" w:color="auto"/>
              <w:left w:val="single" w:sz="4" w:space="0" w:color="auto"/>
              <w:bottom w:val="single" w:sz="4" w:space="0" w:color="auto"/>
              <w:right w:val="single" w:sz="4" w:space="0" w:color="auto"/>
            </w:tcBorders>
          </w:tcPr>
          <w:p w14:paraId="161222AA" w14:textId="77777777" w:rsidR="000F713F" w:rsidRPr="000F713F" w:rsidRDefault="000F713F" w:rsidP="000F713F">
            <w:pPr>
              <w:keepLines/>
              <w:numPr>
                <w:ilvl w:val="0"/>
                <w:numId w:val="33"/>
              </w:numPr>
              <w:spacing w:before="40" w:after="40"/>
              <w:ind w:firstLine="0"/>
              <w:jc w:val="center"/>
              <w:rPr>
                <w:ins w:id="4916"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0C887D5" w14:textId="77777777" w:rsidR="000F713F" w:rsidRPr="000F713F" w:rsidRDefault="000F713F" w:rsidP="000F713F">
            <w:pPr>
              <w:keepLines/>
              <w:numPr>
                <w:ilvl w:val="0"/>
                <w:numId w:val="33"/>
              </w:numPr>
              <w:spacing w:before="40" w:after="40"/>
              <w:ind w:firstLine="0"/>
              <w:jc w:val="center"/>
              <w:rPr>
                <w:ins w:id="491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80FD96F" w14:textId="77777777" w:rsidR="000F713F" w:rsidRPr="000F713F" w:rsidRDefault="000F713F" w:rsidP="000F713F">
            <w:pPr>
              <w:keepLines/>
              <w:numPr>
                <w:ilvl w:val="0"/>
                <w:numId w:val="33"/>
              </w:numPr>
              <w:spacing w:before="40" w:after="40"/>
              <w:ind w:firstLine="0"/>
              <w:jc w:val="center"/>
              <w:rPr>
                <w:ins w:id="491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315561C" w14:textId="77777777" w:rsidR="000F713F" w:rsidRPr="000F713F" w:rsidRDefault="000F713F" w:rsidP="000F713F">
            <w:pPr>
              <w:keepLines/>
              <w:numPr>
                <w:ilvl w:val="0"/>
                <w:numId w:val="33"/>
              </w:numPr>
              <w:spacing w:before="40" w:after="40"/>
              <w:ind w:firstLine="0"/>
              <w:jc w:val="center"/>
              <w:rPr>
                <w:ins w:id="491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4954164" w14:textId="77777777" w:rsidR="000F713F" w:rsidRPr="000F713F" w:rsidRDefault="000F713F" w:rsidP="000F713F">
            <w:pPr>
              <w:keepLines/>
              <w:numPr>
                <w:ilvl w:val="0"/>
                <w:numId w:val="33"/>
              </w:numPr>
              <w:spacing w:before="40" w:after="40"/>
              <w:ind w:firstLine="0"/>
              <w:jc w:val="center"/>
              <w:rPr>
                <w:ins w:id="492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CFA95A3" w14:textId="77777777" w:rsidR="000F713F" w:rsidRPr="000F713F" w:rsidRDefault="000F713F" w:rsidP="000F713F">
            <w:pPr>
              <w:keepLines/>
              <w:numPr>
                <w:ilvl w:val="0"/>
                <w:numId w:val="33"/>
              </w:numPr>
              <w:spacing w:before="40" w:after="40"/>
              <w:ind w:firstLine="0"/>
              <w:jc w:val="center"/>
              <w:rPr>
                <w:ins w:id="492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44B4EE1" w14:textId="77777777" w:rsidR="000F713F" w:rsidRPr="000F713F" w:rsidRDefault="000F713F" w:rsidP="000F713F">
            <w:pPr>
              <w:keepLines/>
              <w:numPr>
                <w:ilvl w:val="0"/>
                <w:numId w:val="33"/>
              </w:numPr>
              <w:spacing w:before="40" w:after="40"/>
              <w:ind w:firstLine="0"/>
              <w:jc w:val="center"/>
              <w:rPr>
                <w:ins w:id="492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81DDE36" w14:textId="77777777" w:rsidR="000F713F" w:rsidRPr="000F713F" w:rsidRDefault="000F713F" w:rsidP="000F713F">
            <w:pPr>
              <w:keepLines/>
              <w:numPr>
                <w:ilvl w:val="0"/>
                <w:numId w:val="33"/>
              </w:numPr>
              <w:spacing w:before="40" w:after="40"/>
              <w:ind w:firstLine="0"/>
              <w:jc w:val="center"/>
              <w:rPr>
                <w:ins w:id="4923"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CE29A9A" w14:textId="77777777" w:rsidR="000F713F" w:rsidRPr="000F713F" w:rsidRDefault="000F713F" w:rsidP="000F713F">
            <w:pPr>
              <w:keepLines/>
              <w:numPr>
                <w:ilvl w:val="0"/>
                <w:numId w:val="33"/>
              </w:numPr>
              <w:spacing w:before="40" w:after="40"/>
              <w:ind w:firstLine="0"/>
              <w:jc w:val="center"/>
              <w:rPr>
                <w:ins w:id="4924" w:author="Huawei" w:date="2018-04-18T14:51:00Z"/>
                <w:rFonts w:ascii="Times New Roman" w:eastAsia="SimSun" w:hAnsi="Times New Roman"/>
                <w:color w:val="000000"/>
                <w:kern w:val="24"/>
                <w:sz w:val="16"/>
                <w:szCs w:val="18"/>
                <w:lang w:eastAsia="x-none"/>
              </w:rPr>
            </w:pPr>
          </w:p>
        </w:tc>
      </w:tr>
      <w:tr w:rsidR="000F713F" w:rsidRPr="000F713F" w14:paraId="1D442141" w14:textId="77777777" w:rsidTr="000F713F">
        <w:trPr>
          <w:cantSplit/>
          <w:jc w:val="center"/>
          <w:ins w:id="4925" w:author="Huawei" w:date="2018-04-18T14:51:00Z"/>
        </w:trPr>
        <w:tc>
          <w:tcPr>
            <w:tcW w:w="1387" w:type="pct"/>
            <w:gridSpan w:val="2"/>
            <w:tcBorders>
              <w:left w:val="single" w:sz="4" w:space="0" w:color="auto"/>
              <w:right w:val="single" w:sz="4" w:space="0" w:color="auto"/>
            </w:tcBorders>
            <w:vAlign w:val="center"/>
          </w:tcPr>
          <w:p w14:paraId="6E673824" w14:textId="77777777" w:rsidR="000F713F" w:rsidRPr="000F713F" w:rsidRDefault="000F713F" w:rsidP="000F713F">
            <w:pPr>
              <w:keepLines/>
              <w:numPr>
                <w:ilvl w:val="0"/>
                <w:numId w:val="33"/>
              </w:numPr>
              <w:spacing w:before="40" w:after="40"/>
              <w:ind w:firstLine="0"/>
              <w:jc w:val="center"/>
              <w:rPr>
                <w:ins w:id="4926" w:author="Huawei" w:date="2018-04-18T14:51:00Z"/>
                <w:rFonts w:ascii="Times New Roman" w:eastAsia="SimSun" w:hAnsi="Times New Roman"/>
                <w:i/>
                <w:sz w:val="16"/>
                <w:szCs w:val="18"/>
                <w:lang w:eastAsia="x-none"/>
              </w:rPr>
            </w:pPr>
            <w:ins w:id="4927" w:author="Huawei" w:date="2018-04-18T14:51:00Z">
              <w:r w:rsidRPr="000F713F">
                <w:rPr>
                  <w:rFonts w:ascii="Times New Roman" w:eastAsia="SimSun" w:hAnsi="Times New Roman"/>
                  <w:sz w:val="16"/>
                  <w:szCs w:val="18"/>
                  <w:lang w:eastAsia="ko-KR"/>
                </w:rPr>
                <w:t xml:space="preserve">Cluster </w:t>
              </w:r>
              <w:r w:rsidRPr="000F713F">
                <w:rPr>
                  <w:rFonts w:ascii="Times New Roman" w:eastAsia="SimSun" w:hAnsi="Times New Roman"/>
                  <w:i/>
                  <w:sz w:val="16"/>
                  <w:szCs w:val="18"/>
                  <w:lang w:eastAsia="ko-KR"/>
                </w:rPr>
                <w:t>DS</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279CF602">
                  <v:shape id="_x0000_i1383" type="#_x0000_t75" style="width:18pt;height:18.6pt">
                    <v:imagedata r:id="rId2127"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[ns]</w:t>
              </w:r>
            </w:ins>
          </w:p>
        </w:tc>
        <w:tc>
          <w:tcPr>
            <w:tcW w:w="411" w:type="pct"/>
            <w:tcBorders>
              <w:top w:val="single" w:sz="4" w:space="0" w:color="auto"/>
              <w:left w:val="single" w:sz="4" w:space="0" w:color="auto"/>
              <w:bottom w:val="single" w:sz="4" w:space="0" w:color="auto"/>
              <w:right w:val="single" w:sz="4" w:space="0" w:color="auto"/>
            </w:tcBorders>
          </w:tcPr>
          <w:p w14:paraId="08E1C17B" w14:textId="77777777" w:rsidR="000F713F" w:rsidRPr="000F713F" w:rsidRDefault="000F713F" w:rsidP="000F713F">
            <w:pPr>
              <w:keepLines/>
              <w:numPr>
                <w:ilvl w:val="0"/>
                <w:numId w:val="33"/>
              </w:numPr>
              <w:spacing w:before="40" w:after="40"/>
              <w:ind w:firstLine="0"/>
              <w:jc w:val="center"/>
              <w:rPr>
                <w:ins w:id="4928"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7C83DA9" w14:textId="77777777" w:rsidR="000F713F" w:rsidRPr="000F713F" w:rsidRDefault="000F713F" w:rsidP="000F713F">
            <w:pPr>
              <w:keepLines/>
              <w:numPr>
                <w:ilvl w:val="0"/>
                <w:numId w:val="33"/>
              </w:numPr>
              <w:spacing w:before="40" w:after="40"/>
              <w:ind w:firstLine="0"/>
              <w:jc w:val="center"/>
              <w:rPr>
                <w:ins w:id="492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F25C27" w14:textId="77777777" w:rsidR="000F713F" w:rsidRPr="000F713F" w:rsidRDefault="000F713F" w:rsidP="000F713F">
            <w:pPr>
              <w:keepLines/>
              <w:numPr>
                <w:ilvl w:val="0"/>
                <w:numId w:val="33"/>
              </w:numPr>
              <w:spacing w:before="40" w:after="40"/>
              <w:ind w:firstLine="0"/>
              <w:jc w:val="center"/>
              <w:rPr>
                <w:ins w:id="493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C62340" w14:textId="77777777" w:rsidR="000F713F" w:rsidRPr="000F713F" w:rsidRDefault="000F713F" w:rsidP="000F713F">
            <w:pPr>
              <w:keepLines/>
              <w:numPr>
                <w:ilvl w:val="0"/>
                <w:numId w:val="33"/>
              </w:numPr>
              <w:spacing w:before="40" w:after="40"/>
              <w:ind w:firstLine="0"/>
              <w:jc w:val="center"/>
              <w:rPr>
                <w:ins w:id="493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7433B59" w14:textId="77777777" w:rsidR="000F713F" w:rsidRPr="000F713F" w:rsidRDefault="000F713F" w:rsidP="000F713F">
            <w:pPr>
              <w:keepLines/>
              <w:numPr>
                <w:ilvl w:val="0"/>
                <w:numId w:val="33"/>
              </w:numPr>
              <w:spacing w:before="40" w:after="40"/>
              <w:ind w:firstLine="0"/>
              <w:jc w:val="center"/>
              <w:rPr>
                <w:ins w:id="493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488ACB" w14:textId="77777777" w:rsidR="000F713F" w:rsidRPr="000F713F" w:rsidRDefault="000F713F" w:rsidP="000F713F">
            <w:pPr>
              <w:keepLines/>
              <w:numPr>
                <w:ilvl w:val="0"/>
                <w:numId w:val="33"/>
              </w:numPr>
              <w:spacing w:before="40" w:after="40"/>
              <w:ind w:firstLine="0"/>
              <w:jc w:val="center"/>
              <w:rPr>
                <w:ins w:id="493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F014FD5" w14:textId="77777777" w:rsidR="000F713F" w:rsidRPr="000F713F" w:rsidRDefault="000F713F" w:rsidP="000F713F">
            <w:pPr>
              <w:keepLines/>
              <w:numPr>
                <w:ilvl w:val="0"/>
                <w:numId w:val="33"/>
              </w:numPr>
              <w:spacing w:before="40" w:after="40"/>
              <w:ind w:firstLine="0"/>
              <w:jc w:val="center"/>
              <w:rPr>
                <w:ins w:id="493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0608029" w14:textId="77777777" w:rsidR="000F713F" w:rsidRPr="000F713F" w:rsidRDefault="000F713F" w:rsidP="000F713F">
            <w:pPr>
              <w:keepLines/>
              <w:numPr>
                <w:ilvl w:val="0"/>
                <w:numId w:val="33"/>
              </w:numPr>
              <w:spacing w:before="40" w:after="40"/>
              <w:ind w:firstLine="0"/>
              <w:jc w:val="center"/>
              <w:rPr>
                <w:ins w:id="4935"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121804F" w14:textId="77777777" w:rsidR="000F713F" w:rsidRPr="000F713F" w:rsidRDefault="000F713F" w:rsidP="000F713F">
            <w:pPr>
              <w:keepLines/>
              <w:numPr>
                <w:ilvl w:val="0"/>
                <w:numId w:val="33"/>
              </w:numPr>
              <w:spacing w:before="40" w:after="40"/>
              <w:ind w:firstLine="0"/>
              <w:jc w:val="center"/>
              <w:rPr>
                <w:ins w:id="4936" w:author="Huawei" w:date="2018-04-18T14:51:00Z"/>
                <w:rFonts w:ascii="Times New Roman" w:eastAsia="SimSun" w:hAnsi="Times New Roman"/>
                <w:color w:val="000000"/>
                <w:kern w:val="24"/>
                <w:sz w:val="16"/>
                <w:szCs w:val="18"/>
                <w:lang w:eastAsia="x-none"/>
              </w:rPr>
            </w:pPr>
          </w:p>
        </w:tc>
      </w:tr>
      <w:tr w:rsidR="000F713F" w:rsidRPr="000F713F" w14:paraId="53182E63" w14:textId="77777777" w:rsidTr="000F713F">
        <w:trPr>
          <w:cantSplit/>
          <w:jc w:val="center"/>
          <w:ins w:id="4937" w:author="Huawei" w:date="2018-04-18T14:51:00Z"/>
        </w:trPr>
        <w:tc>
          <w:tcPr>
            <w:tcW w:w="1387" w:type="pct"/>
            <w:gridSpan w:val="2"/>
            <w:tcBorders>
              <w:left w:val="single" w:sz="4" w:space="0" w:color="auto"/>
              <w:right w:val="single" w:sz="4" w:space="0" w:color="auto"/>
            </w:tcBorders>
            <w:vAlign w:val="center"/>
          </w:tcPr>
          <w:p w14:paraId="59BC8A30" w14:textId="77777777" w:rsidR="000F713F" w:rsidRPr="000F713F" w:rsidRDefault="000F713F" w:rsidP="000F713F">
            <w:pPr>
              <w:keepLines/>
              <w:numPr>
                <w:ilvl w:val="0"/>
                <w:numId w:val="33"/>
              </w:numPr>
              <w:spacing w:before="40" w:after="40"/>
              <w:ind w:firstLine="0"/>
              <w:jc w:val="center"/>
              <w:rPr>
                <w:ins w:id="4938" w:author="Huawei" w:date="2018-04-18T14:51:00Z"/>
                <w:rFonts w:ascii="Times New Roman" w:eastAsia="SimSun" w:hAnsi="Times New Roman"/>
                <w:i/>
                <w:sz w:val="16"/>
                <w:szCs w:val="18"/>
                <w:lang w:eastAsia="x-none"/>
              </w:rPr>
            </w:pPr>
            <w:ins w:id="4939" w:author="Huawei" w:date="2018-04-18T14:5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ASD</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4B967940">
                  <v:shape id="_x0000_i1384" type="#_x0000_t75" style="width:23.4pt;height:18.6pt">
                    <v:imagedata r:id="rId2128"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310E2988" w14:textId="77777777" w:rsidR="000F713F" w:rsidRPr="000F713F" w:rsidRDefault="000F713F" w:rsidP="000F713F">
            <w:pPr>
              <w:keepLines/>
              <w:numPr>
                <w:ilvl w:val="0"/>
                <w:numId w:val="33"/>
              </w:numPr>
              <w:spacing w:before="40" w:after="40"/>
              <w:ind w:firstLine="0"/>
              <w:jc w:val="center"/>
              <w:rPr>
                <w:ins w:id="4940"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75C14EF" w14:textId="77777777" w:rsidR="000F713F" w:rsidRPr="000F713F" w:rsidRDefault="000F713F" w:rsidP="000F713F">
            <w:pPr>
              <w:keepLines/>
              <w:numPr>
                <w:ilvl w:val="0"/>
                <w:numId w:val="33"/>
              </w:numPr>
              <w:spacing w:before="40" w:after="40"/>
              <w:ind w:firstLine="0"/>
              <w:jc w:val="center"/>
              <w:rPr>
                <w:ins w:id="494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29BD616" w14:textId="77777777" w:rsidR="000F713F" w:rsidRPr="000F713F" w:rsidRDefault="000F713F" w:rsidP="000F713F">
            <w:pPr>
              <w:keepLines/>
              <w:numPr>
                <w:ilvl w:val="0"/>
                <w:numId w:val="33"/>
              </w:numPr>
              <w:spacing w:before="40" w:after="40"/>
              <w:ind w:firstLine="0"/>
              <w:jc w:val="center"/>
              <w:rPr>
                <w:ins w:id="494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F70EBD9" w14:textId="77777777" w:rsidR="000F713F" w:rsidRPr="000F713F" w:rsidRDefault="000F713F" w:rsidP="000F713F">
            <w:pPr>
              <w:keepLines/>
              <w:numPr>
                <w:ilvl w:val="0"/>
                <w:numId w:val="33"/>
              </w:numPr>
              <w:spacing w:before="40" w:after="40"/>
              <w:ind w:firstLine="0"/>
              <w:jc w:val="center"/>
              <w:rPr>
                <w:ins w:id="494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A14C65E" w14:textId="77777777" w:rsidR="000F713F" w:rsidRPr="000F713F" w:rsidRDefault="000F713F" w:rsidP="000F713F">
            <w:pPr>
              <w:keepLines/>
              <w:numPr>
                <w:ilvl w:val="0"/>
                <w:numId w:val="33"/>
              </w:numPr>
              <w:spacing w:before="40" w:after="40"/>
              <w:ind w:firstLine="0"/>
              <w:jc w:val="center"/>
              <w:rPr>
                <w:ins w:id="494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0AB227" w14:textId="77777777" w:rsidR="000F713F" w:rsidRPr="000F713F" w:rsidRDefault="000F713F" w:rsidP="000F713F">
            <w:pPr>
              <w:keepLines/>
              <w:numPr>
                <w:ilvl w:val="0"/>
                <w:numId w:val="33"/>
              </w:numPr>
              <w:spacing w:before="40" w:after="40"/>
              <w:ind w:firstLine="0"/>
              <w:jc w:val="center"/>
              <w:rPr>
                <w:ins w:id="494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761703C" w14:textId="77777777" w:rsidR="000F713F" w:rsidRPr="000F713F" w:rsidRDefault="000F713F" w:rsidP="000F713F">
            <w:pPr>
              <w:keepLines/>
              <w:numPr>
                <w:ilvl w:val="0"/>
                <w:numId w:val="33"/>
              </w:numPr>
              <w:spacing w:before="40" w:after="40"/>
              <w:ind w:firstLine="0"/>
              <w:jc w:val="center"/>
              <w:rPr>
                <w:ins w:id="494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01BA77C" w14:textId="77777777" w:rsidR="000F713F" w:rsidRPr="000F713F" w:rsidRDefault="000F713F" w:rsidP="000F713F">
            <w:pPr>
              <w:keepLines/>
              <w:numPr>
                <w:ilvl w:val="0"/>
                <w:numId w:val="33"/>
              </w:numPr>
              <w:spacing w:before="40" w:after="40"/>
              <w:ind w:firstLine="0"/>
              <w:jc w:val="center"/>
              <w:rPr>
                <w:ins w:id="4947"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FF4F2EC" w14:textId="77777777" w:rsidR="000F713F" w:rsidRPr="000F713F" w:rsidRDefault="000F713F" w:rsidP="000F713F">
            <w:pPr>
              <w:keepLines/>
              <w:numPr>
                <w:ilvl w:val="0"/>
                <w:numId w:val="33"/>
              </w:numPr>
              <w:spacing w:before="40" w:after="40"/>
              <w:ind w:firstLine="0"/>
              <w:jc w:val="center"/>
              <w:rPr>
                <w:ins w:id="4948" w:author="Huawei" w:date="2018-04-18T14:51:00Z"/>
                <w:rFonts w:ascii="Times New Roman" w:eastAsia="SimSun" w:hAnsi="Times New Roman"/>
                <w:color w:val="000000"/>
                <w:kern w:val="24"/>
                <w:sz w:val="16"/>
                <w:szCs w:val="18"/>
                <w:lang w:eastAsia="x-none"/>
              </w:rPr>
            </w:pPr>
          </w:p>
        </w:tc>
      </w:tr>
      <w:tr w:rsidR="000F713F" w:rsidRPr="000F713F" w14:paraId="07A224C7" w14:textId="77777777" w:rsidTr="000F713F">
        <w:trPr>
          <w:cantSplit/>
          <w:jc w:val="center"/>
          <w:ins w:id="4949" w:author="Huawei" w:date="2018-04-18T14:51:00Z"/>
        </w:trPr>
        <w:tc>
          <w:tcPr>
            <w:tcW w:w="1387" w:type="pct"/>
            <w:gridSpan w:val="2"/>
            <w:tcBorders>
              <w:left w:val="single" w:sz="4" w:space="0" w:color="auto"/>
              <w:right w:val="single" w:sz="4" w:space="0" w:color="auto"/>
            </w:tcBorders>
            <w:vAlign w:val="center"/>
          </w:tcPr>
          <w:p w14:paraId="61B85FF5" w14:textId="77777777" w:rsidR="000F713F" w:rsidRPr="000F713F" w:rsidRDefault="000F713F" w:rsidP="000F713F">
            <w:pPr>
              <w:keepLines/>
              <w:numPr>
                <w:ilvl w:val="0"/>
                <w:numId w:val="33"/>
              </w:numPr>
              <w:spacing w:before="40" w:after="40"/>
              <w:ind w:firstLine="0"/>
              <w:jc w:val="center"/>
              <w:rPr>
                <w:ins w:id="4950" w:author="Huawei" w:date="2018-04-18T14:51:00Z"/>
                <w:rFonts w:ascii="Times New Roman" w:eastAsia="SimSun" w:hAnsi="Times New Roman"/>
                <w:i/>
                <w:sz w:val="16"/>
                <w:szCs w:val="18"/>
                <w:lang w:eastAsia="x-none"/>
              </w:rPr>
            </w:pPr>
            <w:ins w:id="4951" w:author="Huawei" w:date="2018-04-18T14:5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ASA</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66B673E0">
                  <v:shape id="_x0000_i1385" type="#_x0000_t75" style="width:21pt;height:18.6pt">
                    <v:imagedata r:id="rId2129"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79462B98" w14:textId="77777777" w:rsidR="000F713F" w:rsidRPr="000F713F" w:rsidRDefault="000F713F" w:rsidP="000F713F">
            <w:pPr>
              <w:keepLines/>
              <w:numPr>
                <w:ilvl w:val="0"/>
                <w:numId w:val="33"/>
              </w:numPr>
              <w:spacing w:before="40" w:after="40"/>
              <w:ind w:firstLine="0"/>
              <w:jc w:val="center"/>
              <w:rPr>
                <w:ins w:id="4952"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14034E26" w14:textId="77777777" w:rsidR="000F713F" w:rsidRPr="000F713F" w:rsidRDefault="000F713F" w:rsidP="000F713F">
            <w:pPr>
              <w:keepLines/>
              <w:numPr>
                <w:ilvl w:val="0"/>
                <w:numId w:val="33"/>
              </w:numPr>
              <w:spacing w:before="40" w:after="40"/>
              <w:ind w:firstLine="0"/>
              <w:jc w:val="center"/>
              <w:rPr>
                <w:ins w:id="495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DD9B8E2" w14:textId="77777777" w:rsidR="000F713F" w:rsidRPr="000F713F" w:rsidRDefault="000F713F" w:rsidP="000F713F">
            <w:pPr>
              <w:keepLines/>
              <w:numPr>
                <w:ilvl w:val="0"/>
                <w:numId w:val="33"/>
              </w:numPr>
              <w:spacing w:before="40" w:after="40"/>
              <w:ind w:firstLine="0"/>
              <w:jc w:val="center"/>
              <w:rPr>
                <w:ins w:id="495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4968EF8" w14:textId="77777777" w:rsidR="000F713F" w:rsidRPr="000F713F" w:rsidRDefault="000F713F" w:rsidP="000F713F">
            <w:pPr>
              <w:keepLines/>
              <w:numPr>
                <w:ilvl w:val="0"/>
                <w:numId w:val="33"/>
              </w:numPr>
              <w:spacing w:before="40" w:after="40"/>
              <w:ind w:firstLine="0"/>
              <w:jc w:val="center"/>
              <w:rPr>
                <w:ins w:id="495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F783E8" w14:textId="77777777" w:rsidR="000F713F" w:rsidRPr="000F713F" w:rsidRDefault="000F713F" w:rsidP="000F713F">
            <w:pPr>
              <w:keepLines/>
              <w:numPr>
                <w:ilvl w:val="0"/>
                <w:numId w:val="33"/>
              </w:numPr>
              <w:spacing w:before="40" w:after="40"/>
              <w:ind w:firstLine="0"/>
              <w:jc w:val="center"/>
              <w:rPr>
                <w:ins w:id="495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88C1D85" w14:textId="77777777" w:rsidR="000F713F" w:rsidRPr="000F713F" w:rsidRDefault="000F713F" w:rsidP="000F713F">
            <w:pPr>
              <w:keepLines/>
              <w:numPr>
                <w:ilvl w:val="0"/>
                <w:numId w:val="33"/>
              </w:numPr>
              <w:spacing w:before="40" w:after="40"/>
              <w:ind w:firstLine="0"/>
              <w:jc w:val="center"/>
              <w:rPr>
                <w:ins w:id="495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25540AC" w14:textId="77777777" w:rsidR="000F713F" w:rsidRPr="000F713F" w:rsidRDefault="000F713F" w:rsidP="000F713F">
            <w:pPr>
              <w:keepLines/>
              <w:numPr>
                <w:ilvl w:val="0"/>
                <w:numId w:val="33"/>
              </w:numPr>
              <w:spacing w:before="40" w:after="40"/>
              <w:ind w:firstLine="0"/>
              <w:jc w:val="center"/>
              <w:rPr>
                <w:ins w:id="495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B9ED9A8" w14:textId="77777777" w:rsidR="000F713F" w:rsidRPr="000F713F" w:rsidRDefault="000F713F" w:rsidP="000F713F">
            <w:pPr>
              <w:keepLines/>
              <w:numPr>
                <w:ilvl w:val="0"/>
                <w:numId w:val="33"/>
              </w:numPr>
              <w:spacing w:before="40" w:after="40"/>
              <w:ind w:firstLine="0"/>
              <w:jc w:val="center"/>
              <w:rPr>
                <w:ins w:id="4959"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810CD57" w14:textId="77777777" w:rsidR="000F713F" w:rsidRPr="000F713F" w:rsidRDefault="000F713F" w:rsidP="000F713F">
            <w:pPr>
              <w:keepLines/>
              <w:numPr>
                <w:ilvl w:val="0"/>
                <w:numId w:val="33"/>
              </w:numPr>
              <w:spacing w:before="40" w:after="40"/>
              <w:ind w:firstLine="0"/>
              <w:jc w:val="center"/>
              <w:rPr>
                <w:ins w:id="4960" w:author="Huawei" w:date="2018-04-18T14:51:00Z"/>
                <w:rFonts w:ascii="Times New Roman" w:eastAsia="SimSun" w:hAnsi="Times New Roman"/>
                <w:color w:val="000000"/>
                <w:kern w:val="24"/>
                <w:sz w:val="16"/>
                <w:szCs w:val="18"/>
                <w:lang w:eastAsia="x-none"/>
              </w:rPr>
            </w:pPr>
          </w:p>
        </w:tc>
      </w:tr>
      <w:tr w:rsidR="000F713F" w:rsidRPr="000F713F" w14:paraId="1C658B21" w14:textId="77777777" w:rsidTr="000F713F">
        <w:trPr>
          <w:cantSplit/>
          <w:jc w:val="center"/>
          <w:ins w:id="4961" w:author="Huawei" w:date="2018-04-18T14:51:00Z"/>
        </w:trPr>
        <w:tc>
          <w:tcPr>
            <w:tcW w:w="1387" w:type="pct"/>
            <w:gridSpan w:val="2"/>
            <w:tcBorders>
              <w:left w:val="single" w:sz="4" w:space="0" w:color="auto"/>
              <w:right w:val="single" w:sz="4" w:space="0" w:color="auto"/>
            </w:tcBorders>
            <w:vAlign w:val="center"/>
          </w:tcPr>
          <w:p w14:paraId="7269932C" w14:textId="77777777" w:rsidR="000F713F" w:rsidRPr="000F713F" w:rsidRDefault="000F713F" w:rsidP="000F713F">
            <w:pPr>
              <w:keepLines/>
              <w:numPr>
                <w:ilvl w:val="0"/>
                <w:numId w:val="33"/>
              </w:numPr>
              <w:spacing w:before="40" w:after="40"/>
              <w:ind w:firstLine="0"/>
              <w:jc w:val="center"/>
              <w:rPr>
                <w:ins w:id="4962" w:author="Huawei" w:date="2018-04-18T14:51:00Z"/>
                <w:rFonts w:ascii="Times New Roman" w:eastAsia="SimSun" w:hAnsi="Times New Roman"/>
                <w:i/>
                <w:sz w:val="16"/>
                <w:szCs w:val="18"/>
                <w:lang w:eastAsia="x-none"/>
              </w:rPr>
            </w:pPr>
            <w:ins w:id="4963" w:author="Huawei" w:date="2018-04-18T14:51:00Z">
              <w:r w:rsidRPr="000F713F">
                <w:rPr>
                  <w:rFonts w:ascii="Times New Roman" w:eastAsia="SimSun" w:hAnsi="Times New Roman"/>
                  <w:sz w:val="16"/>
                  <w:szCs w:val="18"/>
                  <w:lang w:eastAsia="x-none"/>
                </w:rPr>
                <w:t xml:space="preserve">Cluster </w:t>
              </w:r>
              <w:r w:rsidRPr="000F713F">
                <w:rPr>
                  <w:rFonts w:ascii="Times New Roman" w:eastAsia="SimSun" w:hAnsi="Times New Roman"/>
                  <w:i/>
                  <w:sz w:val="16"/>
                  <w:szCs w:val="18"/>
                  <w:lang w:eastAsia="x-none"/>
                </w:rPr>
                <w:t>ZSA</w:t>
              </w:r>
              <w:r w:rsidRPr="000F713F">
                <w:rPr>
                  <w:rFonts w:ascii="Times New Roman" w:eastAsia="SimSun" w:hAnsi="Times New Roman" w:hint="eastAsia"/>
                  <w:i/>
                  <w:sz w:val="16"/>
                  <w:szCs w:val="18"/>
                  <w:lang w:eastAsia="ko-KR"/>
                </w:rPr>
                <w:t xml:space="preserve"> </w:t>
              </w:r>
              <w:r w:rsidRPr="000F713F">
                <w:rPr>
                  <w:rFonts w:ascii="Times New Roman" w:eastAsia="MS Mincho" w:hAnsi="Times New Roman" w:hint="eastAsia"/>
                  <w:sz w:val="16"/>
                  <w:szCs w:val="18"/>
                  <w:lang w:eastAsia="ja-JP"/>
                </w:rPr>
                <w:t>(</w:t>
              </w:r>
              <w:r w:rsidR="00603E09">
                <w:rPr>
                  <w:rFonts w:ascii="Times New Roman" w:eastAsia="SimSun" w:hAnsi="Times New Roman"/>
                  <w:position w:val="-12"/>
                  <w:sz w:val="16"/>
                  <w:szCs w:val="18"/>
                  <w:lang w:eastAsia="x-none"/>
                </w:rPr>
                <w:pict w14:anchorId="00883A3C">
                  <v:shape id="_x0000_i1386" type="#_x0000_t75" style="width:21pt;height:18.6pt">
                    <v:imagedata r:id="rId2130" o:title=""/>
                  </v:shape>
                </w:pict>
              </w:r>
              <w:r w:rsidRPr="000F713F">
                <w:rPr>
                  <w:rFonts w:ascii="Times New Roman" w:eastAsia="MS Mincho" w:hAnsi="Times New Roman" w:hint="eastAsia"/>
                  <w:sz w:val="16"/>
                  <w:szCs w:val="18"/>
                  <w:lang w:eastAsia="ja-JP"/>
                </w:rPr>
                <w:t>)</w:t>
              </w:r>
              <w:r w:rsidRPr="000F713F">
                <w:rPr>
                  <w:rFonts w:ascii="Times New Roman" w:eastAsia="MS Mincho" w:hAnsi="Times New Roman"/>
                  <w:sz w:val="16"/>
                  <w:szCs w:val="18"/>
                  <w:lang w:eastAsia="ja-JP"/>
                </w:rPr>
                <w:t xml:space="preserve"> in [deg]</w:t>
              </w:r>
            </w:ins>
          </w:p>
        </w:tc>
        <w:tc>
          <w:tcPr>
            <w:tcW w:w="411" w:type="pct"/>
            <w:tcBorders>
              <w:top w:val="single" w:sz="4" w:space="0" w:color="auto"/>
              <w:left w:val="single" w:sz="4" w:space="0" w:color="auto"/>
              <w:bottom w:val="single" w:sz="4" w:space="0" w:color="auto"/>
              <w:right w:val="single" w:sz="4" w:space="0" w:color="auto"/>
            </w:tcBorders>
          </w:tcPr>
          <w:p w14:paraId="573FF79E" w14:textId="77777777" w:rsidR="000F713F" w:rsidRPr="000F713F" w:rsidRDefault="000F713F" w:rsidP="000F713F">
            <w:pPr>
              <w:keepLines/>
              <w:numPr>
                <w:ilvl w:val="0"/>
                <w:numId w:val="33"/>
              </w:numPr>
              <w:spacing w:before="40" w:after="40"/>
              <w:ind w:firstLine="0"/>
              <w:jc w:val="center"/>
              <w:rPr>
                <w:ins w:id="4964"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4C0B5352" w14:textId="77777777" w:rsidR="000F713F" w:rsidRPr="000F713F" w:rsidRDefault="000F713F" w:rsidP="000F713F">
            <w:pPr>
              <w:keepLines/>
              <w:numPr>
                <w:ilvl w:val="0"/>
                <w:numId w:val="33"/>
              </w:numPr>
              <w:spacing w:before="40" w:after="40"/>
              <w:ind w:firstLine="0"/>
              <w:jc w:val="center"/>
              <w:rPr>
                <w:ins w:id="496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9885258" w14:textId="77777777" w:rsidR="000F713F" w:rsidRPr="000F713F" w:rsidRDefault="000F713F" w:rsidP="000F713F">
            <w:pPr>
              <w:keepLines/>
              <w:numPr>
                <w:ilvl w:val="0"/>
                <w:numId w:val="33"/>
              </w:numPr>
              <w:spacing w:before="40" w:after="40"/>
              <w:ind w:firstLine="0"/>
              <w:jc w:val="center"/>
              <w:rPr>
                <w:ins w:id="496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CBE6D7" w14:textId="77777777" w:rsidR="000F713F" w:rsidRPr="000F713F" w:rsidRDefault="000F713F" w:rsidP="000F713F">
            <w:pPr>
              <w:keepLines/>
              <w:numPr>
                <w:ilvl w:val="0"/>
                <w:numId w:val="33"/>
              </w:numPr>
              <w:spacing w:before="40" w:after="40"/>
              <w:ind w:firstLine="0"/>
              <w:jc w:val="center"/>
              <w:rPr>
                <w:ins w:id="496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2639D07" w14:textId="77777777" w:rsidR="000F713F" w:rsidRPr="000F713F" w:rsidRDefault="000F713F" w:rsidP="000F713F">
            <w:pPr>
              <w:keepLines/>
              <w:numPr>
                <w:ilvl w:val="0"/>
                <w:numId w:val="33"/>
              </w:numPr>
              <w:spacing w:before="40" w:after="40"/>
              <w:ind w:firstLine="0"/>
              <w:jc w:val="center"/>
              <w:rPr>
                <w:ins w:id="496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28BBDA1" w14:textId="77777777" w:rsidR="000F713F" w:rsidRPr="000F713F" w:rsidRDefault="000F713F" w:rsidP="000F713F">
            <w:pPr>
              <w:keepLines/>
              <w:numPr>
                <w:ilvl w:val="0"/>
                <w:numId w:val="33"/>
              </w:numPr>
              <w:spacing w:before="40" w:after="40"/>
              <w:ind w:firstLine="0"/>
              <w:jc w:val="center"/>
              <w:rPr>
                <w:ins w:id="496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5F6AA27" w14:textId="77777777" w:rsidR="000F713F" w:rsidRPr="000F713F" w:rsidRDefault="000F713F" w:rsidP="000F713F">
            <w:pPr>
              <w:keepLines/>
              <w:numPr>
                <w:ilvl w:val="0"/>
                <w:numId w:val="33"/>
              </w:numPr>
              <w:spacing w:before="40" w:after="40"/>
              <w:ind w:firstLine="0"/>
              <w:jc w:val="center"/>
              <w:rPr>
                <w:ins w:id="497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2EA4A6C" w14:textId="77777777" w:rsidR="000F713F" w:rsidRPr="000F713F" w:rsidRDefault="000F713F" w:rsidP="000F713F">
            <w:pPr>
              <w:keepLines/>
              <w:numPr>
                <w:ilvl w:val="0"/>
                <w:numId w:val="33"/>
              </w:numPr>
              <w:spacing w:before="40" w:after="40"/>
              <w:ind w:firstLine="0"/>
              <w:jc w:val="center"/>
              <w:rPr>
                <w:ins w:id="4971"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135EA2C" w14:textId="77777777" w:rsidR="000F713F" w:rsidRPr="000F713F" w:rsidRDefault="000F713F" w:rsidP="000F713F">
            <w:pPr>
              <w:keepLines/>
              <w:numPr>
                <w:ilvl w:val="0"/>
                <w:numId w:val="33"/>
              </w:numPr>
              <w:spacing w:before="40" w:after="40"/>
              <w:ind w:firstLine="0"/>
              <w:jc w:val="center"/>
              <w:rPr>
                <w:ins w:id="4972" w:author="Huawei" w:date="2018-04-18T14:51:00Z"/>
                <w:rFonts w:ascii="Times New Roman" w:eastAsia="SimSun" w:hAnsi="Times New Roman"/>
                <w:color w:val="000000"/>
                <w:kern w:val="24"/>
                <w:sz w:val="16"/>
                <w:szCs w:val="18"/>
                <w:lang w:eastAsia="x-none"/>
              </w:rPr>
            </w:pPr>
          </w:p>
        </w:tc>
      </w:tr>
      <w:tr w:rsidR="000F713F" w:rsidRPr="000F713F" w14:paraId="0903CFCC" w14:textId="77777777" w:rsidTr="000F713F">
        <w:trPr>
          <w:cantSplit/>
          <w:jc w:val="center"/>
          <w:ins w:id="4973" w:author="Huawei" w:date="2018-04-18T14:51:00Z"/>
        </w:trPr>
        <w:tc>
          <w:tcPr>
            <w:tcW w:w="1387" w:type="pct"/>
            <w:gridSpan w:val="2"/>
            <w:tcBorders>
              <w:left w:val="single" w:sz="4" w:space="0" w:color="auto"/>
              <w:right w:val="single" w:sz="4" w:space="0" w:color="auto"/>
            </w:tcBorders>
            <w:vAlign w:val="center"/>
          </w:tcPr>
          <w:p w14:paraId="7E972F1A" w14:textId="77777777" w:rsidR="000F713F" w:rsidRPr="000F713F" w:rsidRDefault="000F713F" w:rsidP="000F713F">
            <w:pPr>
              <w:keepLines/>
              <w:numPr>
                <w:ilvl w:val="0"/>
                <w:numId w:val="33"/>
              </w:numPr>
              <w:spacing w:before="40" w:after="40"/>
              <w:ind w:firstLine="0"/>
              <w:jc w:val="center"/>
              <w:rPr>
                <w:ins w:id="4974" w:author="Huawei" w:date="2018-04-18T14:51:00Z"/>
                <w:rFonts w:ascii="Times New Roman" w:eastAsia="SimSun" w:hAnsi="Times New Roman"/>
                <w:i/>
                <w:sz w:val="16"/>
                <w:szCs w:val="18"/>
                <w:lang w:eastAsia="x-none"/>
              </w:rPr>
            </w:pPr>
            <w:ins w:id="4975" w:author="Huawei" w:date="2018-04-18T14:51:00Z">
              <w:r w:rsidRPr="000F713F">
                <w:rPr>
                  <w:rFonts w:ascii="Times New Roman" w:eastAsia="SimSun" w:hAnsi="Times New Roman"/>
                  <w:sz w:val="16"/>
                  <w:szCs w:val="18"/>
                  <w:lang w:eastAsia="x-none"/>
                </w:rPr>
                <w:t xml:space="preserve">Per cluster shadowing std </w:t>
              </w:r>
              <w:r w:rsidRPr="000F713F">
                <w:rPr>
                  <w:rFonts w:ascii="Symbol" w:eastAsia="SimSun" w:hAnsi="Symbol"/>
                  <w:sz w:val="16"/>
                  <w:szCs w:val="18"/>
                  <w:lang w:eastAsia="x-none"/>
                </w:rPr>
                <w:t></w:t>
              </w:r>
              <w:r w:rsidRPr="000F713F">
                <w:rPr>
                  <w:rFonts w:ascii="Times New Roman" w:eastAsia="SimSun" w:hAnsi="Times New Roman"/>
                  <w:sz w:val="16"/>
                  <w:szCs w:val="18"/>
                  <w:lang w:eastAsia="x-none"/>
                </w:rPr>
                <w:t xml:space="preserve"> [dB]</w:t>
              </w:r>
            </w:ins>
          </w:p>
        </w:tc>
        <w:tc>
          <w:tcPr>
            <w:tcW w:w="411" w:type="pct"/>
            <w:tcBorders>
              <w:top w:val="single" w:sz="4" w:space="0" w:color="auto"/>
              <w:left w:val="single" w:sz="4" w:space="0" w:color="auto"/>
              <w:bottom w:val="single" w:sz="4" w:space="0" w:color="auto"/>
              <w:right w:val="single" w:sz="4" w:space="0" w:color="auto"/>
            </w:tcBorders>
          </w:tcPr>
          <w:p w14:paraId="08F6E88B" w14:textId="77777777" w:rsidR="000F713F" w:rsidRPr="000F713F" w:rsidRDefault="000F713F" w:rsidP="000F713F">
            <w:pPr>
              <w:keepLines/>
              <w:numPr>
                <w:ilvl w:val="0"/>
                <w:numId w:val="33"/>
              </w:numPr>
              <w:spacing w:before="40" w:after="40"/>
              <w:ind w:firstLine="0"/>
              <w:jc w:val="center"/>
              <w:rPr>
                <w:ins w:id="4976"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343C5C9" w14:textId="77777777" w:rsidR="000F713F" w:rsidRPr="000F713F" w:rsidRDefault="000F713F" w:rsidP="000F713F">
            <w:pPr>
              <w:keepLines/>
              <w:numPr>
                <w:ilvl w:val="0"/>
                <w:numId w:val="33"/>
              </w:numPr>
              <w:spacing w:before="40" w:after="40"/>
              <w:ind w:firstLine="0"/>
              <w:jc w:val="center"/>
              <w:rPr>
                <w:ins w:id="497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0766B7" w14:textId="77777777" w:rsidR="000F713F" w:rsidRPr="000F713F" w:rsidRDefault="000F713F" w:rsidP="000F713F">
            <w:pPr>
              <w:keepLines/>
              <w:numPr>
                <w:ilvl w:val="0"/>
                <w:numId w:val="33"/>
              </w:numPr>
              <w:spacing w:before="40" w:after="40"/>
              <w:ind w:firstLine="0"/>
              <w:jc w:val="center"/>
              <w:rPr>
                <w:ins w:id="497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8FC6B3F" w14:textId="77777777" w:rsidR="000F713F" w:rsidRPr="000F713F" w:rsidRDefault="000F713F" w:rsidP="000F713F">
            <w:pPr>
              <w:keepLines/>
              <w:numPr>
                <w:ilvl w:val="0"/>
                <w:numId w:val="33"/>
              </w:numPr>
              <w:spacing w:before="40" w:after="40"/>
              <w:ind w:firstLine="0"/>
              <w:jc w:val="center"/>
              <w:rPr>
                <w:ins w:id="497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6AB4EE4" w14:textId="77777777" w:rsidR="000F713F" w:rsidRPr="000F713F" w:rsidRDefault="000F713F" w:rsidP="000F713F">
            <w:pPr>
              <w:keepLines/>
              <w:numPr>
                <w:ilvl w:val="0"/>
                <w:numId w:val="33"/>
              </w:numPr>
              <w:spacing w:before="40" w:after="40"/>
              <w:ind w:firstLine="0"/>
              <w:jc w:val="center"/>
              <w:rPr>
                <w:ins w:id="498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4FE5618" w14:textId="77777777" w:rsidR="000F713F" w:rsidRPr="000F713F" w:rsidRDefault="000F713F" w:rsidP="000F713F">
            <w:pPr>
              <w:keepLines/>
              <w:numPr>
                <w:ilvl w:val="0"/>
                <w:numId w:val="33"/>
              </w:numPr>
              <w:spacing w:before="40" w:after="40"/>
              <w:ind w:firstLine="0"/>
              <w:jc w:val="center"/>
              <w:rPr>
                <w:ins w:id="498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C39CBAF" w14:textId="77777777" w:rsidR="000F713F" w:rsidRPr="000F713F" w:rsidRDefault="000F713F" w:rsidP="000F713F">
            <w:pPr>
              <w:keepLines/>
              <w:numPr>
                <w:ilvl w:val="0"/>
                <w:numId w:val="33"/>
              </w:numPr>
              <w:spacing w:before="40" w:after="40"/>
              <w:ind w:firstLine="0"/>
              <w:jc w:val="center"/>
              <w:rPr>
                <w:ins w:id="498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047C0CF" w14:textId="77777777" w:rsidR="000F713F" w:rsidRPr="000F713F" w:rsidRDefault="000F713F" w:rsidP="000F713F">
            <w:pPr>
              <w:keepLines/>
              <w:numPr>
                <w:ilvl w:val="0"/>
                <w:numId w:val="33"/>
              </w:numPr>
              <w:spacing w:before="40" w:after="40"/>
              <w:ind w:firstLine="0"/>
              <w:jc w:val="center"/>
              <w:rPr>
                <w:ins w:id="4983"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7BBC7C91" w14:textId="77777777" w:rsidR="000F713F" w:rsidRPr="000F713F" w:rsidRDefault="000F713F" w:rsidP="000F713F">
            <w:pPr>
              <w:keepLines/>
              <w:numPr>
                <w:ilvl w:val="0"/>
                <w:numId w:val="33"/>
              </w:numPr>
              <w:spacing w:before="40" w:after="40"/>
              <w:ind w:firstLine="0"/>
              <w:jc w:val="center"/>
              <w:rPr>
                <w:ins w:id="4984" w:author="Huawei" w:date="2018-04-18T14:51:00Z"/>
                <w:rFonts w:ascii="Times New Roman" w:eastAsia="SimSun" w:hAnsi="Times New Roman"/>
                <w:color w:val="000000"/>
                <w:kern w:val="24"/>
                <w:sz w:val="16"/>
                <w:szCs w:val="18"/>
                <w:lang w:eastAsia="x-none"/>
              </w:rPr>
            </w:pPr>
          </w:p>
        </w:tc>
      </w:tr>
      <w:tr w:rsidR="000F713F" w:rsidRPr="000F713F" w14:paraId="7760AAA8" w14:textId="77777777" w:rsidTr="000F713F">
        <w:trPr>
          <w:cantSplit/>
          <w:jc w:val="center"/>
          <w:ins w:id="4985" w:author="Huawei" w:date="2018-04-18T14:51:00Z"/>
        </w:trPr>
        <w:tc>
          <w:tcPr>
            <w:tcW w:w="0" w:type="auto"/>
            <w:vMerge w:val="restart"/>
            <w:tcBorders>
              <w:left w:val="single" w:sz="4" w:space="0" w:color="auto"/>
              <w:right w:val="single" w:sz="4" w:space="0" w:color="auto"/>
            </w:tcBorders>
            <w:vAlign w:val="center"/>
          </w:tcPr>
          <w:p w14:paraId="7247882B" w14:textId="77777777" w:rsidR="000F713F" w:rsidRPr="000F713F" w:rsidRDefault="000F713F" w:rsidP="000F713F">
            <w:pPr>
              <w:keepLines/>
              <w:numPr>
                <w:ilvl w:val="0"/>
                <w:numId w:val="33"/>
              </w:numPr>
              <w:spacing w:before="40" w:after="40"/>
              <w:ind w:firstLine="0"/>
              <w:jc w:val="center"/>
              <w:rPr>
                <w:ins w:id="4986" w:author="Huawei" w:date="2018-04-18T14:51:00Z"/>
                <w:rFonts w:ascii="Times New Roman" w:eastAsia="Malgun Gothic" w:hAnsi="Times New Roman" w:cs="Arial"/>
                <w:kern w:val="2"/>
                <w:sz w:val="16"/>
                <w:szCs w:val="18"/>
                <w:lang w:eastAsia="x-none"/>
              </w:rPr>
            </w:pPr>
            <w:ins w:id="4987" w:author="Huawei" w:date="2018-04-18T14:51:00Z">
              <w:r w:rsidRPr="000F713F">
                <w:rPr>
                  <w:rFonts w:ascii="Times New Roman" w:eastAsia="SimSun" w:hAnsi="Times New Roman"/>
                  <w:sz w:val="16"/>
                  <w:szCs w:val="18"/>
                  <w:lang w:eastAsia="x-none"/>
                </w:rPr>
                <w:t>Correlation distance in the horizontal plane [m]</w:t>
              </w:r>
            </w:ins>
          </w:p>
        </w:tc>
        <w:tc>
          <w:tcPr>
            <w:tcW w:w="358" w:type="pct"/>
            <w:tcBorders>
              <w:top w:val="single" w:sz="4" w:space="0" w:color="auto"/>
              <w:left w:val="single" w:sz="4" w:space="0" w:color="auto"/>
              <w:bottom w:val="single" w:sz="4" w:space="0" w:color="auto"/>
              <w:right w:val="single" w:sz="4" w:space="0" w:color="auto"/>
            </w:tcBorders>
            <w:vAlign w:val="center"/>
          </w:tcPr>
          <w:p w14:paraId="3D3FC944" w14:textId="77777777" w:rsidR="000F713F" w:rsidRPr="000F713F" w:rsidRDefault="000F713F" w:rsidP="000F713F">
            <w:pPr>
              <w:keepLines/>
              <w:numPr>
                <w:ilvl w:val="0"/>
                <w:numId w:val="33"/>
              </w:numPr>
              <w:spacing w:before="40" w:after="40"/>
              <w:ind w:firstLine="0"/>
              <w:jc w:val="center"/>
              <w:rPr>
                <w:ins w:id="4988" w:author="Huawei" w:date="2018-04-18T14:51:00Z"/>
                <w:rFonts w:ascii="Times New Roman" w:eastAsia="SimSun" w:hAnsi="Times New Roman"/>
                <w:i/>
                <w:sz w:val="16"/>
                <w:szCs w:val="18"/>
                <w:lang w:eastAsia="x-none"/>
              </w:rPr>
            </w:pPr>
            <w:ins w:id="4989" w:author="Huawei" w:date="2018-04-18T14:51:00Z">
              <w:r w:rsidRPr="000F713F">
                <w:rPr>
                  <w:rFonts w:ascii="Times New Roman" w:eastAsia="SimSun" w:hAnsi="Times New Roman"/>
                  <w:i/>
                  <w:sz w:val="16"/>
                  <w:szCs w:val="18"/>
                  <w:lang w:eastAsia="x-none"/>
                </w:rPr>
                <w:t>DS</w:t>
              </w:r>
            </w:ins>
          </w:p>
        </w:tc>
        <w:tc>
          <w:tcPr>
            <w:tcW w:w="411" w:type="pct"/>
            <w:tcBorders>
              <w:top w:val="single" w:sz="4" w:space="0" w:color="auto"/>
              <w:left w:val="single" w:sz="4" w:space="0" w:color="auto"/>
              <w:bottom w:val="single" w:sz="4" w:space="0" w:color="auto"/>
              <w:right w:val="single" w:sz="4" w:space="0" w:color="auto"/>
            </w:tcBorders>
          </w:tcPr>
          <w:p w14:paraId="5319020E" w14:textId="77777777" w:rsidR="000F713F" w:rsidRPr="000F713F" w:rsidRDefault="000F713F" w:rsidP="000F713F">
            <w:pPr>
              <w:keepLines/>
              <w:numPr>
                <w:ilvl w:val="0"/>
                <w:numId w:val="33"/>
              </w:numPr>
              <w:spacing w:before="40" w:after="40"/>
              <w:ind w:firstLine="0"/>
              <w:jc w:val="center"/>
              <w:rPr>
                <w:ins w:id="4990"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0170B073" w14:textId="77777777" w:rsidR="000F713F" w:rsidRPr="000F713F" w:rsidRDefault="000F713F" w:rsidP="000F713F">
            <w:pPr>
              <w:keepLines/>
              <w:numPr>
                <w:ilvl w:val="0"/>
                <w:numId w:val="33"/>
              </w:numPr>
              <w:spacing w:before="40" w:after="40"/>
              <w:ind w:firstLine="0"/>
              <w:jc w:val="center"/>
              <w:rPr>
                <w:ins w:id="499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B2DEBB1" w14:textId="77777777" w:rsidR="000F713F" w:rsidRPr="000F713F" w:rsidRDefault="000F713F" w:rsidP="000F713F">
            <w:pPr>
              <w:keepLines/>
              <w:numPr>
                <w:ilvl w:val="0"/>
                <w:numId w:val="33"/>
              </w:numPr>
              <w:spacing w:before="40" w:after="40"/>
              <w:ind w:firstLine="0"/>
              <w:jc w:val="center"/>
              <w:rPr>
                <w:ins w:id="499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BB7BCD2" w14:textId="77777777" w:rsidR="000F713F" w:rsidRPr="000F713F" w:rsidRDefault="000F713F" w:rsidP="000F713F">
            <w:pPr>
              <w:keepLines/>
              <w:numPr>
                <w:ilvl w:val="0"/>
                <w:numId w:val="33"/>
              </w:numPr>
              <w:spacing w:before="40" w:after="40"/>
              <w:ind w:firstLine="0"/>
              <w:jc w:val="center"/>
              <w:rPr>
                <w:ins w:id="499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2D3893A" w14:textId="77777777" w:rsidR="000F713F" w:rsidRPr="000F713F" w:rsidRDefault="000F713F" w:rsidP="000F713F">
            <w:pPr>
              <w:keepLines/>
              <w:numPr>
                <w:ilvl w:val="0"/>
                <w:numId w:val="33"/>
              </w:numPr>
              <w:spacing w:before="40" w:after="40"/>
              <w:ind w:firstLine="0"/>
              <w:jc w:val="center"/>
              <w:rPr>
                <w:ins w:id="499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8442DBE" w14:textId="77777777" w:rsidR="000F713F" w:rsidRPr="000F713F" w:rsidRDefault="000F713F" w:rsidP="000F713F">
            <w:pPr>
              <w:keepLines/>
              <w:numPr>
                <w:ilvl w:val="0"/>
                <w:numId w:val="33"/>
              </w:numPr>
              <w:spacing w:before="40" w:after="40"/>
              <w:ind w:firstLine="0"/>
              <w:jc w:val="center"/>
              <w:rPr>
                <w:ins w:id="499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A9BAA4A" w14:textId="77777777" w:rsidR="000F713F" w:rsidRPr="000F713F" w:rsidRDefault="000F713F" w:rsidP="000F713F">
            <w:pPr>
              <w:keepLines/>
              <w:numPr>
                <w:ilvl w:val="0"/>
                <w:numId w:val="33"/>
              </w:numPr>
              <w:spacing w:before="40" w:after="40"/>
              <w:ind w:firstLine="0"/>
              <w:jc w:val="center"/>
              <w:rPr>
                <w:ins w:id="499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0E0B1AD" w14:textId="77777777" w:rsidR="000F713F" w:rsidRPr="000F713F" w:rsidRDefault="000F713F" w:rsidP="000F713F">
            <w:pPr>
              <w:keepLines/>
              <w:numPr>
                <w:ilvl w:val="0"/>
                <w:numId w:val="33"/>
              </w:numPr>
              <w:spacing w:before="40" w:after="40"/>
              <w:ind w:firstLine="0"/>
              <w:jc w:val="center"/>
              <w:rPr>
                <w:ins w:id="4997"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70CF6B0" w14:textId="77777777" w:rsidR="000F713F" w:rsidRPr="000F713F" w:rsidRDefault="000F713F" w:rsidP="000F713F">
            <w:pPr>
              <w:keepLines/>
              <w:numPr>
                <w:ilvl w:val="0"/>
                <w:numId w:val="33"/>
              </w:numPr>
              <w:spacing w:before="40" w:after="40"/>
              <w:ind w:firstLine="0"/>
              <w:jc w:val="center"/>
              <w:rPr>
                <w:ins w:id="4998" w:author="Huawei" w:date="2018-04-18T14:51:00Z"/>
                <w:rFonts w:ascii="Times New Roman" w:eastAsia="SimSun" w:hAnsi="Times New Roman"/>
                <w:color w:val="000000"/>
                <w:kern w:val="24"/>
                <w:sz w:val="16"/>
                <w:szCs w:val="18"/>
                <w:lang w:eastAsia="x-none"/>
              </w:rPr>
            </w:pPr>
          </w:p>
        </w:tc>
      </w:tr>
      <w:tr w:rsidR="000F713F" w:rsidRPr="000F713F" w14:paraId="6869C363" w14:textId="77777777" w:rsidTr="000F713F">
        <w:trPr>
          <w:cantSplit/>
          <w:jc w:val="center"/>
          <w:ins w:id="4999" w:author="Huawei" w:date="2018-04-18T14:51:00Z"/>
        </w:trPr>
        <w:tc>
          <w:tcPr>
            <w:tcW w:w="0" w:type="auto"/>
            <w:vMerge/>
            <w:tcBorders>
              <w:left w:val="single" w:sz="4" w:space="0" w:color="auto"/>
              <w:right w:val="single" w:sz="4" w:space="0" w:color="auto"/>
            </w:tcBorders>
            <w:vAlign w:val="center"/>
          </w:tcPr>
          <w:p w14:paraId="527FDE60" w14:textId="77777777" w:rsidR="000F713F" w:rsidRPr="000F713F" w:rsidRDefault="000F713F" w:rsidP="000F713F">
            <w:pPr>
              <w:ind w:left="720" w:hanging="720"/>
              <w:rPr>
                <w:ins w:id="5000"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E82DFB8" w14:textId="77777777" w:rsidR="000F713F" w:rsidRPr="000F713F" w:rsidRDefault="000F713F" w:rsidP="000F713F">
            <w:pPr>
              <w:keepLines/>
              <w:numPr>
                <w:ilvl w:val="0"/>
                <w:numId w:val="33"/>
              </w:numPr>
              <w:spacing w:before="40" w:after="40"/>
              <w:ind w:firstLine="0"/>
              <w:jc w:val="center"/>
              <w:rPr>
                <w:ins w:id="5001" w:author="Huawei" w:date="2018-04-18T14:51:00Z"/>
                <w:rFonts w:ascii="Times New Roman" w:eastAsia="SimSun" w:hAnsi="Times New Roman"/>
                <w:i/>
                <w:sz w:val="16"/>
                <w:szCs w:val="18"/>
                <w:lang w:eastAsia="x-none"/>
              </w:rPr>
            </w:pPr>
            <w:ins w:id="5002" w:author="Huawei" w:date="2018-04-18T14:51:00Z">
              <w:r w:rsidRPr="000F713F">
                <w:rPr>
                  <w:rFonts w:ascii="Times New Roman" w:eastAsia="SimSun" w:hAnsi="Times New Roman"/>
                  <w:i/>
                  <w:sz w:val="16"/>
                  <w:szCs w:val="18"/>
                  <w:lang w:eastAsia="x-none"/>
                </w:rPr>
                <w:t>ASD</w:t>
              </w:r>
            </w:ins>
          </w:p>
        </w:tc>
        <w:tc>
          <w:tcPr>
            <w:tcW w:w="411" w:type="pct"/>
            <w:tcBorders>
              <w:top w:val="single" w:sz="4" w:space="0" w:color="auto"/>
              <w:left w:val="single" w:sz="4" w:space="0" w:color="auto"/>
              <w:bottom w:val="single" w:sz="4" w:space="0" w:color="auto"/>
              <w:right w:val="single" w:sz="4" w:space="0" w:color="auto"/>
            </w:tcBorders>
          </w:tcPr>
          <w:p w14:paraId="4DCD5D53" w14:textId="77777777" w:rsidR="000F713F" w:rsidRPr="000F713F" w:rsidRDefault="000F713F" w:rsidP="000F713F">
            <w:pPr>
              <w:keepLines/>
              <w:numPr>
                <w:ilvl w:val="0"/>
                <w:numId w:val="33"/>
              </w:numPr>
              <w:spacing w:before="40" w:after="40"/>
              <w:ind w:firstLine="0"/>
              <w:jc w:val="center"/>
              <w:rPr>
                <w:ins w:id="5003"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5A821DEE" w14:textId="77777777" w:rsidR="000F713F" w:rsidRPr="000F713F" w:rsidRDefault="000F713F" w:rsidP="000F713F">
            <w:pPr>
              <w:keepLines/>
              <w:numPr>
                <w:ilvl w:val="0"/>
                <w:numId w:val="33"/>
              </w:numPr>
              <w:spacing w:before="40" w:after="40"/>
              <w:ind w:firstLine="0"/>
              <w:jc w:val="center"/>
              <w:rPr>
                <w:ins w:id="500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CC31910" w14:textId="77777777" w:rsidR="000F713F" w:rsidRPr="000F713F" w:rsidRDefault="000F713F" w:rsidP="000F713F">
            <w:pPr>
              <w:keepLines/>
              <w:numPr>
                <w:ilvl w:val="0"/>
                <w:numId w:val="33"/>
              </w:numPr>
              <w:spacing w:before="40" w:after="40"/>
              <w:ind w:firstLine="0"/>
              <w:jc w:val="center"/>
              <w:rPr>
                <w:ins w:id="500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3A56056" w14:textId="77777777" w:rsidR="000F713F" w:rsidRPr="000F713F" w:rsidRDefault="000F713F" w:rsidP="000F713F">
            <w:pPr>
              <w:keepLines/>
              <w:numPr>
                <w:ilvl w:val="0"/>
                <w:numId w:val="33"/>
              </w:numPr>
              <w:spacing w:before="40" w:after="40"/>
              <w:ind w:firstLine="0"/>
              <w:jc w:val="center"/>
              <w:rPr>
                <w:ins w:id="500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A6DC82B" w14:textId="77777777" w:rsidR="000F713F" w:rsidRPr="000F713F" w:rsidRDefault="000F713F" w:rsidP="000F713F">
            <w:pPr>
              <w:keepLines/>
              <w:numPr>
                <w:ilvl w:val="0"/>
                <w:numId w:val="33"/>
              </w:numPr>
              <w:spacing w:before="40" w:after="40"/>
              <w:ind w:firstLine="0"/>
              <w:jc w:val="center"/>
              <w:rPr>
                <w:ins w:id="500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0A4D616" w14:textId="77777777" w:rsidR="000F713F" w:rsidRPr="000F713F" w:rsidRDefault="000F713F" w:rsidP="000F713F">
            <w:pPr>
              <w:keepLines/>
              <w:numPr>
                <w:ilvl w:val="0"/>
                <w:numId w:val="33"/>
              </w:numPr>
              <w:spacing w:before="40" w:after="40"/>
              <w:ind w:firstLine="0"/>
              <w:jc w:val="center"/>
              <w:rPr>
                <w:ins w:id="500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EB5FA3C" w14:textId="77777777" w:rsidR="000F713F" w:rsidRPr="000F713F" w:rsidRDefault="000F713F" w:rsidP="000F713F">
            <w:pPr>
              <w:keepLines/>
              <w:numPr>
                <w:ilvl w:val="0"/>
                <w:numId w:val="33"/>
              </w:numPr>
              <w:spacing w:before="40" w:after="40"/>
              <w:ind w:firstLine="0"/>
              <w:jc w:val="center"/>
              <w:rPr>
                <w:ins w:id="500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64DAD63" w14:textId="77777777" w:rsidR="000F713F" w:rsidRPr="000F713F" w:rsidRDefault="000F713F" w:rsidP="000F713F">
            <w:pPr>
              <w:keepLines/>
              <w:numPr>
                <w:ilvl w:val="0"/>
                <w:numId w:val="33"/>
              </w:numPr>
              <w:spacing w:before="40" w:after="40"/>
              <w:ind w:firstLine="0"/>
              <w:jc w:val="center"/>
              <w:rPr>
                <w:ins w:id="5010"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6D015D6B" w14:textId="77777777" w:rsidR="000F713F" w:rsidRPr="000F713F" w:rsidRDefault="000F713F" w:rsidP="000F713F">
            <w:pPr>
              <w:keepLines/>
              <w:numPr>
                <w:ilvl w:val="0"/>
                <w:numId w:val="33"/>
              </w:numPr>
              <w:spacing w:before="40" w:after="40"/>
              <w:ind w:firstLine="0"/>
              <w:jc w:val="center"/>
              <w:rPr>
                <w:ins w:id="5011" w:author="Huawei" w:date="2018-04-18T14:51:00Z"/>
                <w:rFonts w:ascii="Times New Roman" w:eastAsia="SimSun" w:hAnsi="Times New Roman"/>
                <w:color w:val="000000"/>
                <w:kern w:val="24"/>
                <w:sz w:val="16"/>
                <w:szCs w:val="18"/>
                <w:lang w:eastAsia="x-none"/>
              </w:rPr>
            </w:pPr>
          </w:p>
        </w:tc>
      </w:tr>
      <w:tr w:rsidR="000F713F" w:rsidRPr="000F713F" w14:paraId="0F6D3AA5" w14:textId="77777777" w:rsidTr="000F713F">
        <w:trPr>
          <w:cantSplit/>
          <w:jc w:val="center"/>
          <w:ins w:id="5012" w:author="Huawei" w:date="2018-04-18T14:51:00Z"/>
        </w:trPr>
        <w:tc>
          <w:tcPr>
            <w:tcW w:w="0" w:type="auto"/>
            <w:vMerge/>
            <w:tcBorders>
              <w:left w:val="single" w:sz="4" w:space="0" w:color="auto"/>
              <w:right w:val="single" w:sz="4" w:space="0" w:color="auto"/>
            </w:tcBorders>
            <w:vAlign w:val="center"/>
          </w:tcPr>
          <w:p w14:paraId="3C798DFF" w14:textId="77777777" w:rsidR="000F713F" w:rsidRPr="000F713F" w:rsidRDefault="000F713F" w:rsidP="000F713F">
            <w:pPr>
              <w:ind w:left="720" w:hanging="720"/>
              <w:rPr>
                <w:ins w:id="5013"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1E495218" w14:textId="77777777" w:rsidR="000F713F" w:rsidRPr="000F713F" w:rsidRDefault="000F713F" w:rsidP="000F713F">
            <w:pPr>
              <w:keepLines/>
              <w:numPr>
                <w:ilvl w:val="0"/>
                <w:numId w:val="33"/>
              </w:numPr>
              <w:spacing w:before="40" w:after="40"/>
              <w:ind w:firstLine="0"/>
              <w:jc w:val="center"/>
              <w:rPr>
                <w:ins w:id="5014" w:author="Huawei" w:date="2018-04-18T14:51:00Z"/>
                <w:rFonts w:ascii="Times New Roman" w:eastAsia="SimSun" w:hAnsi="Times New Roman"/>
                <w:i/>
                <w:sz w:val="16"/>
                <w:szCs w:val="18"/>
                <w:lang w:eastAsia="x-none"/>
              </w:rPr>
            </w:pPr>
            <w:ins w:id="5015" w:author="Huawei" w:date="2018-04-18T14:51:00Z">
              <w:r w:rsidRPr="000F713F">
                <w:rPr>
                  <w:rFonts w:ascii="Times New Roman" w:eastAsia="SimSun" w:hAnsi="Times New Roman"/>
                  <w:i/>
                  <w:sz w:val="16"/>
                  <w:szCs w:val="18"/>
                  <w:lang w:eastAsia="x-none"/>
                </w:rPr>
                <w:t>ASA</w:t>
              </w:r>
            </w:ins>
          </w:p>
        </w:tc>
        <w:tc>
          <w:tcPr>
            <w:tcW w:w="411" w:type="pct"/>
            <w:tcBorders>
              <w:top w:val="single" w:sz="4" w:space="0" w:color="auto"/>
              <w:left w:val="single" w:sz="4" w:space="0" w:color="auto"/>
              <w:bottom w:val="single" w:sz="4" w:space="0" w:color="auto"/>
              <w:right w:val="single" w:sz="4" w:space="0" w:color="auto"/>
            </w:tcBorders>
          </w:tcPr>
          <w:p w14:paraId="7DDF301E" w14:textId="77777777" w:rsidR="000F713F" w:rsidRPr="000F713F" w:rsidRDefault="000F713F" w:rsidP="000F713F">
            <w:pPr>
              <w:keepLines/>
              <w:numPr>
                <w:ilvl w:val="0"/>
                <w:numId w:val="33"/>
              </w:numPr>
              <w:spacing w:before="40" w:after="40"/>
              <w:ind w:firstLine="0"/>
              <w:jc w:val="center"/>
              <w:rPr>
                <w:ins w:id="5016"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645E116" w14:textId="77777777" w:rsidR="000F713F" w:rsidRPr="000F713F" w:rsidRDefault="000F713F" w:rsidP="000F713F">
            <w:pPr>
              <w:keepLines/>
              <w:numPr>
                <w:ilvl w:val="0"/>
                <w:numId w:val="33"/>
              </w:numPr>
              <w:spacing w:before="40" w:after="40"/>
              <w:ind w:firstLine="0"/>
              <w:jc w:val="center"/>
              <w:rPr>
                <w:ins w:id="501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1D9024C" w14:textId="77777777" w:rsidR="000F713F" w:rsidRPr="000F713F" w:rsidRDefault="000F713F" w:rsidP="000F713F">
            <w:pPr>
              <w:keepLines/>
              <w:numPr>
                <w:ilvl w:val="0"/>
                <w:numId w:val="33"/>
              </w:numPr>
              <w:spacing w:before="40" w:after="40"/>
              <w:ind w:firstLine="0"/>
              <w:jc w:val="center"/>
              <w:rPr>
                <w:ins w:id="501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D3A20CF" w14:textId="77777777" w:rsidR="000F713F" w:rsidRPr="000F713F" w:rsidRDefault="000F713F" w:rsidP="000F713F">
            <w:pPr>
              <w:keepLines/>
              <w:numPr>
                <w:ilvl w:val="0"/>
                <w:numId w:val="33"/>
              </w:numPr>
              <w:spacing w:before="40" w:after="40"/>
              <w:ind w:firstLine="0"/>
              <w:jc w:val="center"/>
              <w:rPr>
                <w:ins w:id="501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A098123" w14:textId="77777777" w:rsidR="000F713F" w:rsidRPr="000F713F" w:rsidRDefault="000F713F" w:rsidP="000F713F">
            <w:pPr>
              <w:keepLines/>
              <w:numPr>
                <w:ilvl w:val="0"/>
                <w:numId w:val="33"/>
              </w:numPr>
              <w:spacing w:before="40" w:after="40"/>
              <w:ind w:firstLine="0"/>
              <w:jc w:val="center"/>
              <w:rPr>
                <w:ins w:id="502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9ABF0AF" w14:textId="77777777" w:rsidR="000F713F" w:rsidRPr="000F713F" w:rsidRDefault="000F713F" w:rsidP="000F713F">
            <w:pPr>
              <w:keepLines/>
              <w:numPr>
                <w:ilvl w:val="0"/>
                <w:numId w:val="33"/>
              </w:numPr>
              <w:spacing w:before="40" w:after="40"/>
              <w:ind w:firstLine="0"/>
              <w:jc w:val="center"/>
              <w:rPr>
                <w:ins w:id="502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43D42A9" w14:textId="77777777" w:rsidR="000F713F" w:rsidRPr="000F713F" w:rsidRDefault="000F713F" w:rsidP="000F713F">
            <w:pPr>
              <w:keepLines/>
              <w:numPr>
                <w:ilvl w:val="0"/>
                <w:numId w:val="33"/>
              </w:numPr>
              <w:spacing w:before="40" w:after="40"/>
              <w:ind w:firstLine="0"/>
              <w:jc w:val="center"/>
              <w:rPr>
                <w:ins w:id="502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D334C7A" w14:textId="77777777" w:rsidR="000F713F" w:rsidRPr="000F713F" w:rsidRDefault="000F713F" w:rsidP="000F713F">
            <w:pPr>
              <w:keepLines/>
              <w:numPr>
                <w:ilvl w:val="0"/>
                <w:numId w:val="33"/>
              </w:numPr>
              <w:spacing w:before="40" w:after="40"/>
              <w:ind w:firstLine="0"/>
              <w:jc w:val="center"/>
              <w:rPr>
                <w:ins w:id="5023"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54099A31" w14:textId="77777777" w:rsidR="000F713F" w:rsidRPr="000F713F" w:rsidRDefault="000F713F" w:rsidP="000F713F">
            <w:pPr>
              <w:keepLines/>
              <w:numPr>
                <w:ilvl w:val="0"/>
                <w:numId w:val="33"/>
              </w:numPr>
              <w:spacing w:before="40" w:after="40"/>
              <w:ind w:firstLine="0"/>
              <w:jc w:val="center"/>
              <w:rPr>
                <w:ins w:id="5024" w:author="Huawei" w:date="2018-04-18T14:51:00Z"/>
                <w:rFonts w:ascii="Times New Roman" w:eastAsia="SimSun" w:hAnsi="Times New Roman"/>
                <w:color w:val="000000"/>
                <w:kern w:val="24"/>
                <w:sz w:val="16"/>
                <w:szCs w:val="18"/>
                <w:lang w:eastAsia="x-none"/>
              </w:rPr>
            </w:pPr>
          </w:p>
        </w:tc>
      </w:tr>
      <w:tr w:rsidR="000F713F" w:rsidRPr="000F713F" w14:paraId="277A71F2" w14:textId="77777777" w:rsidTr="000F713F">
        <w:trPr>
          <w:cantSplit/>
          <w:jc w:val="center"/>
          <w:ins w:id="5025" w:author="Huawei" w:date="2018-04-18T14:51:00Z"/>
        </w:trPr>
        <w:tc>
          <w:tcPr>
            <w:tcW w:w="0" w:type="auto"/>
            <w:vMerge/>
            <w:tcBorders>
              <w:left w:val="single" w:sz="4" w:space="0" w:color="auto"/>
              <w:right w:val="single" w:sz="4" w:space="0" w:color="auto"/>
            </w:tcBorders>
            <w:vAlign w:val="center"/>
          </w:tcPr>
          <w:p w14:paraId="6C6F948B" w14:textId="77777777" w:rsidR="000F713F" w:rsidRPr="000F713F" w:rsidRDefault="000F713F" w:rsidP="000F713F">
            <w:pPr>
              <w:ind w:left="720" w:hanging="720"/>
              <w:rPr>
                <w:ins w:id="5026"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FA29914" w14:textId="77777777" w:rsidR="000F713F" w:rsidRPr="000F713F" w:rsidRDefault="000F713F" w:rsidP="000F713F">
            <w:pPr>
              <w:keepLines/>
              <w:numPr>
                <w:ilvl w:val="0"/>
                <w:numId w:val="33"/>
              </w:numPr>
              <w:spacing w:before="40" w:after="40"/>
              <w:ind w:firstLine="0"/>
              <w:jc w:val="center"/>
              <w:rPr>
                <w:ins w:id="5027" w:author="Huawei" w:date="2018-04-18T14:51:00Z"/>
                <w:rFonts w:ascii="Times New Roman" w:eastAsia="SimSun" w:hAnsi="Times New Roman"/>
                <w:i/>
                <w:sz w:val="16"/>
                <w:szCs w:val="18"/>
                <w:lang w:eastAsia="x-none"/>
              </w:rPr>
            </w:pPr>
            <w:ins w:id="5028" w:author="Huawei" w:date="2018-04-18T14:51:00Z">
              <w:r w:rsidRPr="000F713F">
                <w:rPr>
                  <w:rFonts w:ascii="Times New Roman" w:eastAsia="SimSun" w:hAnsi="Times New Roman"/>
                  <w:i/>
                  <w:sz w:val="16"/>
                  <w:szCs w:val="18"/>
                  <w:lang w:eastAsia="x-none"/>
                </w:rPr>
                <w:t>SF</w:t>
              </w:r>
            </w:ins>
          </w:p>
        </w:tc>
        <w:tc>
          <w:tcPr>
            <w:tcW w:w="411" w:type="pct"/>
            <w:tcBorders>
              <w:top w:val="single" w:sz="4" w:space="0" w:color="auto"/>
              <w:left w:val="single" w:sz="4" w:space="0" w:color="auto"/>
              <w:bottom w:val="single" w:sz="4" w:space="0" w:color="auto"/>
              <w:right w:val="single" w:sz="4" w:space="0" w:color="auto"/>
            </w:tcBorders>
          </w:tcPr>
          <w:p w14:paraId="6BD73C0D" w14:textId="77777777" w:rsidR="000F713F" w:rsidRPr="000F713F" w:rsidRDefault="000F713F" w:rsidP="000F713F">
            <w:pPr>
              <w:keepLines/>
              <w:numPr>
                <w:ilvl w:val="0"/>
                <w:numId w:val="33"/>
              </w:numPr>
              <w:spacing w:before="40" w:after="40"/>
              <w:ind w:firstLine="0"/>
              <w:jc w:val="center"/>
              <w:rPr>
                <w:ins w:id="5029"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3B27A9DF" w14:textId="77777777" w:rsidR="000F713F" w:rsidRPr="000F713F" w:rsidRDefault="000F713F" w:rsidP="000F713F">
            <w:pPr>
              <w:keepLines/>
              <w:numPr>
                <w:ilvl w:val="0"/>
                <w:numId w:val="33"/>
              </w:numPr>
              <w:spacing w:before="40" w:after="40"/>
              <w:ind w:firstLine="0"/>
              <w:jc w:val="center"/>
              <w:rPr>
                <w:ins w:id="503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BACA042" w14:textId="77777777" w:rsidR="000F713F" w:rsidRPr="000F713F" w:rsidRDefault="000F713F" w:rsidP="000F713F">
            <w:pPr>
              <w:keepLines/>
              <w:numPr>
                <w:ilvl w:val="0"/>
                <w:numId w:val="33"/>
              </w:numPr>
              <w:spacing w:before="40" w:after="40"/>
              <w:ind w:firstLine="0"/>
              <w:jc w:val="center"/>
              <w:rPr>
                <w:ins w:id="503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88CF26C" w14:textId="77777777" w:rsidR="000F713F" w:rsidRPr="000F713F" w:rsidRDefault="000F713F" w:rsidP="000F713F">
            <w:pPr>
              <w:keepLines/>
              <w:numPr>
                <w:ilvl w:val="0"/>
                <w:numId w:val="33"/>
              </w:numPr>
              <w:spacing w:before="40" w:after="40"/>
              <w:ind w:firstLine="0"/>
              <w:jc w:val="center"/>
              <w:rPr>
                <w:ins w:id="503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23CE92F" w14:textId="77777777" w:rsidR="000F713F" w:rsidRPr="000F713F" w:rsidRDefault="000F713F" w:rsidP="000F713F">
            <w:pPr>
              <w:keepLines/>
              <w:numPr>
                <w:ilvl w:val="0"/>
                <w:numId w:val="33"/>
              </w:numPr>
              <w:spacing w:before="40" w:after="40"/>
              <w:ind w:firstLine="0"/>
              <w:jc w:val="center"/>
              <w:rPr>
                <w:ins w:id="503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CA82A5" w14:textId="77777777" w:rsidR="000F713F" w:rsidRPr="000F713F" w:rsidRDefault="000F713F" w:rsidP="000F713F">
            <w:pPr>
              <w:keepLines/>
              <w:numPr>
                <w:ilvl w:val="0"/>
                <w:numId w:val="33"/>
              </w:numPr>
              <w:spacing w:before="40" w:after="40"/>
              <w:ind w:firstLine="0"/>
              <w:jc w:val="center"/>
              <w:rPr>
                <w:ins w:id="503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502D43A" w14:textId="77777777" w:rsidR="000F713F" w:rsidRPr="000F713F" w:rsidRDefault="000F713F" w:rsidP="000F713F">
            <w:pPr>
              <w:keepLines/>
              <w:numPr>
                <w:ilvl w:val="0"/>
                <w:numId w:val="33"/>
              </w:numPr>
              <w:spacing w:before="40" w:after="40"/>
              <w:ind w:firstLine="0"/>
              <w:jc w:val="center"/>
              <w:rPr>
                <w:ins w:id="503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947835" w14:textId="77777777" w:rsidR="000F713F" w:rsidRPr="000F713F" w:rsidRDefault="000F713F" w:rsidP="000F713F">
            <w:pPr>
              <w:keepLines/>
              <w:numPr>
                <w:ilvl w:val="0"/>
                <w:numId w:val="33"/>
              </w:numPr>
              <w:spacing w:before="40" w:after="40"/>
              <w:ind w:firstLine="0"/>
              <w:jc w:val="center"/>
              <w:rPr>
                <w:ins w:id="5036"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2D45982" w14:textId="77777777" w:rsidR="000F713F" w:rsidRPr="000F713F" w:rsidRDefault="000F713F" w:rsidP="000F713F">
            <w:pPr>
              <w:keepLines/>
              <w:numPr>
                <w:ilvl w:val="0"/>
                <w:numId w:val="33"/>
              </w:numPr>
              <w:spacing w:before="40" w:after="40"/>
              <w:ind w:firstLine="0"/>
              <w:jc w:val="center"/>
              <w:rPr>
                <w:ins w:id="5037" w:author="Huawei" w:date="2018-04-18T14:51:00Z"/>
                <w:rFonts w:ascii="Times New Roman" w:eastAsia="SimSun" w:hAnsi="Times New Roman"/>
                <w:color w:val="000000"/>
                <w:kern w:val="24"/>
                <w:sz w:val="16"/>
                <w:szCs w:val="18"/>
                <w:lang w:eastAsia="x-none"/>
              </w:rPr>
            </w:pPr>
          </w:p>
        </w:tc>
      </w:tr>
      <w:tr w:rsidR="000F713F" w:rsidRPr="000F713F" w14:paraId="12768CBA" w14:textId="77777777" w:rsidTr="000F713F">
        <w:trPr>
          <w:cantSplit/>
          <w:jc w:val="center"/>
          <w:ins w:id="5038" w:author="Huawei" w:date="2018-04-18T14:51:00Z"/>
        </w:trPr>
        <w:tc>
          <w:tcPr>
            <w:tcW w:w="0" w:type="auto"/>
            <w:vMerge/>
            <w:tcBorders>
              <w:left w:val="single" w:sz="4" w:space="0" w:color="auto"/>
              <w:right w:val="single" w:sz="4" w:space="0" w:color="auto"/>
            </w:tcBorders>
            <w:vAlign w:val="center"/>
          </w:tcPr>
          <w:p w14:paraId="1F7220B8" w14:textId="77777777" w:rsidR="000F713F" w:rsidRPr="000F713F" w:rsidRDefault="000F713F" w:rsidP="000F713F">
            <w:pPr>
              <w:ind w:left="720" w:hanging="720"/>
              <w:rPr>
                <w:ins w:id="5039"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85DE81D" w14:textId="77777777" w:rsidR="000F713F" w:rsidRPr="000F713F" w:rsidRDefault="000F713F" w:rsidP="000F713F">
            <w:pPr>
              <w:keepLines/>
              <w:numPr>
                <w:ilvl w:val="0"/>
                <w:numId w:val="33"/>
              </w:numPr>
              <w:spacing w:before="40" w:after="40"/>
              <w:ind w:firstLine="0"/>
              <w:jc w:val="center"/>
              <w:rPr>
                <w:ins w:id="5040" w:author="Huawei" w:date="2018-04-18T14:51:00Z"/>
                <w:rFonts w:ascii="Times New Roman" w:eastAsia="SimSun" w:hAnsi="Times New Roman"/>
                <w:i/>
                <w:sz w:val="16"/>
                <w:szCs w:val="18"/>
                <w:lang w:eastAsia="x-none"/>
              </w:rPr>
            </w:pPr>
            <w:ins w:id="5041" w:author="Huawei" w:date="2018-04-18T14:51:00Z">
              <w:r w:rsidRPr="000F713F">
                <w:rPr>
                  <w:rFonts w:ascii="Symbol" w:eastAsia="SimSun" w:hAnsi="Symbol"/>
                  <w:i/>
                  <w:sz w:val="16"/>
                  <w:szCs w:val="18"/>
                  <w:lang w:eastAsia="x-none"/>
                </w:rPr>
                <w:t></w:t>
              </w:r>
            </w:ins>
          </w:p>
        </w:tc>
        <w:tc>
          <w:tcPr>
            <w:tcW w:w="411" w:type="pct"/>
            <w:tcBorders>
              <w:top w:val="single" w:sz="4" w:space="0" w:color="auto"/>
              <w:left w:val="single" w:sz="4" w:space="0" w:color="auto"/>
              <w:bottom w:val="single" w:sz="4" w:space="0" w:color="auto"/>
              <w:right w:val="single" w:sz="4" w:space="0" w:color="auto"/>
            </w:tcBorders>
          </w:tcPr>
          <w:p w14:paraId="459EA65B" w14:textId="77777777" w:rsidR="000F713F" w:rsidRPr="000F713F" w:rsidRDefault="000F713F" w:rsidP="000F713F">
            <w:pPr>
              <w:keepLines/>
              <w:numPr>
                <w:ilvl w:val="0"/>
                <w:numId w:val="33"/>
              </w:numPr>
              <w:spacing w:before="40" w:after="40"/>
              <w:ind w:firstLine="0"/>
              <w:jc w:val="center"/>
              <w:rPr>
                <w:ins w:id="5042"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260DAC8" w14:textId="77777777" w:rsidR="000F713F" w:rsidRPr="000F713F" w:rsidRDefault="000F713F" w:rsidP="000F713F">
            <w:pPr>
              <w:keepLines/>
              <w:numPr>
                <w:ilvl w:val="0"/>
                <w:numId w:val="33"/>
              </w:numPr>
              <w:spacing w:before="40" w:after="40"/>
              <w:ind w:firstLine="0"/>
              <w:jc w:val="center"/>
              <w:rPr>
                <w:ins w:id="504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08B60FD0" w14:textId="77777777" w:rsidR="000F713F" w:rsidRPr="000F713F" w:rsidRDefault="000F713F" w:rsidP="000F713F">
            <w:pPr>
              <w:keepLines/>
              <w:numPr>
                <w:ilvl w:val="0"/>
                <w:numId w:val="33"/>
              </w:numPr>
              <w:spacing w:before="40" w:after="40"/>
              <w:ind w:firstLine="0"/>
              <w:jc w:val="center"/>
              <w:rPr>
                <w:ins w:id="504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B895A6E" w14:textId="77777777" w:rsidR="000F713F" w:rsidRPr="000F713F" w:rsidRDefault="000F713F" w:rsidP="000F713F">
            <w:pPr>
              <w:keepLines/>
              <w:numPr>
                <w:ilvl w:val="0"/>
                <w:numId w:val="33"/>
              </w:numPr>
              <w:spacing w:before="40" w:after="40"/>
              <w:ind w:firstLine="0"/>
              <w:jc w:val="center"/>
              <w:rPr>
                <w:ins w:id="5045"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F5F0CD1" w14:textId="77777777" w:rsidR="000F713F" w:rsidRPr="000F713F" w:rsidRDefault="000F713F" w:rsidP="000F713F">
            <w:pPr>
              <w:keepLines/>
              <w:numPr>
                <w:ilvl w:val="0"/>
                <w:numId w:val="33"/>
              </w:numPr>
              <w:spacing w:before="40" w:after="40"/>
              <w:ind w:firstLine="0"/>
              <w:jc w:val="center"/>
              <w:rPr>
                <w:ins w:id="504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C7BAC7B" w14:textId="77777777" w:rsidR="000F713F" w:rsidRPr="000F713F" w:rsidRDefault="000F713F" w:rsidP="000F713F">
            <w:pPr>
              <w:keepLines/>
              <w:numPr>
                <w:ilvl w:val="0"/>
                <w:numId w:val="33"/>
              </w:numPr>
              <w:spacing w:before="40" w:after="40"/>
              <w:ind w:firstLine="0"/>
              <w:jc w:val="center"/>
              <w:rPr>
                <w:ins w:id="504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F94BC95" w14:textId="77777777" w:rsidR="000F713F" w:rsidRPr="000F713F" w:rsidRDefault="000F713F" w:rsidP="000F713F">
            <w:pPr>
              <w:keepLines/>
              <w:numPr>
                <w:ilvl w:val="0"/>
                <w:numId w:val="33"/>
              </w:numPr>
              <w:spacing w:before="40" w:after="40"/>
              <w:ind w:firstLine="0"/>
              <w:jc w:val="center"/>
              <w:rPr>
                <w:ins w:id="504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8136810" w14:textId="77777777" w:rsidR="000F713F" w:rsidRPr="000F713F" w:rsidRDefault="000F713F" w:rsidP="000F713F">
            <w:pPr>
              <w:keepLines/>
              <w:numPr>
                <w:ilvl w:val="0"/>
                <w:numId w:val="33"/>
              </w:numPr>
              <w:spacing w:before="40" w:after="40"/>
              <w:ind w:firstLine="0"/>
              <w:jc w:val="center"/>
              <w:rPr>
                <w:ins w:id="5049"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0B8BEFAE" w14:textId="77777777" w:rsidR="000F713F" w:rsidRPr="000F713F" w:rsidRDefault="000F713F" w:rsidP="000F713F">
            <w:pPr>
              <w:keepLines/>
              <w:numPr>
                <w:ilvl w:val="0"/>
                <w:numId w:val="33"/>
              </w:numPr>
              <w:spacing w:before="40" w:after="40"/>
              <w:ind w:firstLine="0"/>
              <w:jc w:val="center"/>
              <w:rPr>
                <w:ins w:id="5050" w:author="Huawei" w:date="2018-04-18T14:51:00Z"/>
                <w:rFonts w:ascii="Times New Roman" w:eastAsia="SimSun" w:hAnsi="Times New Roman"/>
                <w:color w:val="000000"/>
                <w:kern w:val="24"/>
                <w:sz w:val="16"/>
                <w:szCs w:val="18"/>
                <w:lang w:eastAsia="x-none"/>
              </w:rPr>
            </w:pPr>
          </w:p>
        </w:tc>
      </w:tr>
      <w:tr w:rsidR="000F713F" w:rsidRPr="000F713F" w14:paraId="36D6FF34" w14:textId="77777777" w:rsidTr="000F713F">
        <w:trPr>
          <w:cantSplit/>
          <w:jc w:val="center"/>
          <w:ins w:id="5051" w:author="Huawei" w:date="2018-04-18T14:51:00Z"/>
        </w:trPr>
        <w:tc>
          <w:tcPr>
            <w:tcW w:w="0" w:type="auto"/>
            <w:vMerge/>
            <w:tcBorders>
              <w:left w:val="single" w:sz="4" w:space="0" w:color="auto"/>
              <w:right w:val="single" w:sz="4" w:space="0" w:color="auto"/>
            </w:tcBorders>
            <w:vAlign w:val="center"/>
          </w:tcPr>
          <w:p w14:paraId="69017CFB" w14:textId="77777777" w:rsidR="000F713F" w:rsidRPr="000F713F" w:rsidRDefault="000F713F" w:rsidP="000F713F">
            <w:pPr>
              <w:ind w:left="720" w:hanging="720"/>
              <w:rPr>
                <w:ins w:id="5052"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792498F9" w14:textId="77777777" w:rsidR="000F713F" w:rsidRPr="000F713F" w:rsidRDefault="000F713F" w:rsidP="000F713F">
            <w:pPr>
              <w:keepLines/>
              <w:numPr>
                <w:ilvl w:val="0"/>
                <w:numId w:val="33"/>
              </w:numPr>
              <w:spacing w:before="40" w:after="40"/>
              <w:ind w:firstLine="0"/>
              <w:jc w:val="center"/>
              <w:rPr>
                <w:ins w:id="5053" w:author="Huawei" w:date="2018-04-18T14:51:00Z"/>
                <w:rFonts w:ascii="Times New Roman" w:eastAsia="SimSun" w:hAnsi="Times New Roman"/>
                <w:i/>
                <w:sz w:val="16"/>
                <w:szCs w:val="18"/>
                <w:lang w:eastAsia="x-none"/>
              </w:rPr>
            </w:pPr>
            <w:ins w:id="5054" w:author="Huawei" w:date="2018-04-18T14:51:00Z">
              <w:r w:rsidRPr="000F713F">
                <w:rPr>
                  <w:rFonts w:ascii="Times New Roman" w:eastAsia="SimSun" w:hAnsi="Times New Roman"/>
                  <w:i/>
                  <w:sz w:val="16"/>
                  <w:szCs w:val="18"/>
                  <w:lang w:eastAsia="x-none"/>
                </w:rPr>
                <w:t>ZSA</w:t>
              </w:r>
            </w:ins>
          </w:p>
        </w:tc>
        <w:tc>
          <w:tcPr>
            <w:tcW w:w="411" w:type="pct"/>
            <w:tcBorders>
              <w:top w:val="single" w:sz="4" w:space="0" w:color="auto"/>
              <w:left w:val="single" w:sz="4" w:space="0" w:color="auto"/>
              <w:bottom w:val="single" w:sz="4" w:space="0" w:color="auto"/>
              <w:right w:val="single" w:sz="4" w:space="0" w:color="auto"/>
            </w:tcBorders>
          </w:tcPr>
          <w:p w14:paraId="0C0D88F6" w14:textId="77777777" w:rsidR="000F713F" w:rsidRPr="000F713F" w:rsidRDefault="000F713F" w:rsidP="000F713F">
            <w:pPr>
              <w:keepLines/>
              <w:numPr>
                <w:ilvl w:val="0"/>
                <w:numId w:val="33"/>
              </w:numPr>
              <w:spacing w:before="40" w:after="40"/>
              <w:ind w:firstLine="0"/>
              <w:jc w:val="center"/>
              <w:rPr>
                <w:ins w:id="5055"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7E4C0C9F" w14:textId="77777777" w:rsidR="000F713F" w:rsidRPr="000F713F" w:rsidRDefault="000F713F" w:rsidP="000F713F">
            <w:pPr>
              <w:keepLines/>
              <w:numPr>
                <w:ilvl w:val="0"/>
                <w:numId w:val="33"/>
              </w:numPr>
              <w:spacing w:before="40" w:after="40"/>
              <w:ind w:firstLine="0"/>
              <w:jc w:val="center"/>
              <w:rPr>
                <w:ins w:id="5056"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8D2600" w14:textId="77777777" w:rsidR="000F713F" w:rsidRPr="000F713F" w:rsidRDefault="000F713F" w:rsidP="000F713F">
            <w:pPr>
              <w:keepLines/>
              <w:numPr>
                <w:ilvl w:val="0"/>
                <w:numId w:val="33"/>
              </w:numPr>
              <w:spacing w:before="40" w:after="40"/>
              <w:ind w:firstLine="0"/>
              <w:jc w:val="center"/>
              <w:rPr>
                <w:ins w:id="5057"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FF799C1" w14:textId="77777777" w:rsidR="000F713F" w:rsidRPr="000F713F" w:rsidRDefault="000F713F" w:rsidP="000F713F">
            <w:pPr>
              <w:keepLines/>
              <w:numPr>
                <w:ilvl w:val="0"/>
                <w:numId w:val="33"/>
              </w:numPr>
              <w:spacing w:before="40" w:after="40"/>
              <w:ind w:firstLine="0"/>
              <w:jc w:val="center"/>
              <w:rPr>
                <w:ins w:id="5058"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8D24D17" w14:textId="77777777" w:rsidR="000F713F" w:rsidRPr="000F713F" w:rsidRDefault="000F713F" w:rsidP="000F713F">
            <w:pPr>
              <w:keepLines/>
              <w:numPr>
                <w:ilvl w:val="0"/>
                <w:numId w:val="33"/>
              </w:numPr>
              <w:spacing w:before="40" w:after="40"/>
              <w:ind w:firstLine="0"/>
              <w:jc w:val="center"/>
              <w:rPr>
                <w:ins w:id="505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46E44C3D" w14:textId="77777777" w:rsidR="000F713F" w:rsidRPr="000F713F" w:rsidRDefault="000F713F" w:rsidP="000F713F">
            <w:pPr>
              <w:keepLines/>
              <w:numPr>
                <w:ilvl w:val="0"/>
                <w:numId w:val="33"/>
              </w:numPr>
              <w:spacing w:before="40" w:after="40"/>
              <w:ind w:firstLine="0"/>
              <w:jc w:val="center"/>
              <w:rPr>
                <w:ins w:id="506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F4D94AE" w14:textId="77777777" w:rsidR="000F713F" w:rsidRPr="000F713F" w:rsidRDefault="000F713F" w:rsidP="000F713F">
            <w:pPr>
              <w:keepLines/>
              <w:numPr>
                <w:ilvl w:val="0"/>
                <w:numId w:val="33"/>
              </w:numPr>
              <w:spacing w:before="40" w:after="40"/>
              <w:ind w:firstLine="0"/>
              <w:jc w:val="center"/>
              <w:rPr>
                <w:ins w:id="506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E4DACDB" w14:textId="77777777" w:rsidR="000F713F" w:rsidRPr="000F713F" w:rsidRDefault="000F713F" w:rsidP="000F713F">
            <w:pPr>
              <w:keepLines/>
              <w:numPr>
                <w:ilvl w:val="0"/>
                <w:numId w:val="33"/>
              </w:numPr>
              <w:spacing w:before="40" w:after="40"/>
              <w:ind w:firstLine="0"/>
              <w:jc w:val="center"/>
              <w:rPr>
                <w:ins w:id="5062"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4ED18A4" w14:textId="77777777" w:rsidR="000F713F" w:rsidRPr="000F713F" w:rsidRDefault="000F713F" w:rsidP="000F713F">
            <w:pPr>
              <w:keepLines/>
              <w:numPr>
                <w:ilvl w:val="0"/>
                <w:numId w:val="33"/>
              </w:numPr>
              <w:spacing w:before="40" w:after="40"/>
              <w:ind w:firstLine="0"/>
              <w:jc w:val="center"/>
              <w:rPr>
                <w:ins w:id="5063" w:author="Huawei" w:date="2018-04-18T14:51:00Z"/>
                <w:rFonts w:ascii="Times New Roman" w:eastAsia="SimSun" w:hAnsi="Times New Roman"/>
                <w:color w:val="000000"/>
                <w:kern w:val="24"/>
                <w:sz w:val="16"/>
                <w:szCs w:val="18"/>
                <w:lang w:eastAsia="x-none"/>
              </w:rPr>
            </w:pPr>
          </w:p>
        </w:tc>
      </w:tr>
      <w:tr w:rsidR="000F713F" w:rsidRPr="000F713F" w14:paraId="662FE45B" w14:textId="77777777" w:rsidTr="000F713F">
        <w:trPr>
          <w:cantSplit/>
          <w:jc w:val="center"/>
          <w:ins w:id="5064" w:author="Huawei" w:date="2018-04-18T14:51:00Z"/>
        </w:trPr>
        <w:tc>
          <w:tcPr>
            <w:tcW w:w="0" w:type="auto"/>
            <w:vMerge/>
            <w:tcBorders>
              <w:left w:val="single" w:sz="4" w:space="0" w:color="auto"/>
              <w:right w:val="single" w:sz="4" w:space="0" w:color="auto"/>
            </w:tcBorders>
            <w:vAlign w:val="center"/>
          </w:tcPr>
          <w:p w14:paraId="71094D7F" w14:textId="77777777" w:rsidR="000F713F" w:rsidRPr="000F713F" w:rsidRDefault="000F713F" w:rsidP="000F713F">
            <w:pPr>
              <w:ind w:left="720" w:hanging="720"/>
              <w:rPr>
                <w:ins w:id="5065" w:author="Huawei" w:date="2018-04-18T14:51:00Z"/>
                <w:rFonts w:ascii="Arial" w:eastAsia="Malgun Gothic" w:hAnsi="Arial" w:cs="Arial"/>
                <w:kern w:val="2"/>
                <w:sz w:val="16"/>
                <w:szCs w:val="18"/>
              </w:rPr>
            </w:pPr>
          </w:p>
        </w:tc>
        <w:tc>
          <w:tcPr>
            <w:tcW w:w="358" w:type="pct"/>
            <w:tcBorders>
              <w:top w:val="single" w:sz="4" w:space="0" w:color="auto"/>
              <w:left w:val="single" w:sz="4" w:space="0" w:color="auto"/>
              <w:bottom w:val="single" w:sz="4" w:space="0" w:color="auto"/>
              <w:right w:val="single" w:sz="4" w:space="0" w:color="auto"/>
            </w:tcBorders>
            <w:vAlign w:val="center"/>
          </w:tcPr>
          <w:p w14:paraId="0CEEF8A7" w14:textId="77777777" w:rsidR="000F713F" w:rsidRPr="000F713F" w:rsidRDefault="000F713F" w:rsidP="000F713F">
            <w:pPr>
              <w:keepLines/>
              <w:numPr>
                <w:ilvl w:val="0"/>
                <w:numId w:val="33"/>
              </w:numPr>
              <w:spacing w:before="40" w:after="40"/>
              <w:ind w:firstLine="0"/>
              <w:jc w:val="center"/>
              <w:rPr>
                <w:ins w:id="5066" w:author="Huawei" w:date="2018-04-18T14:51:00Z"/>
                <w:rFonts w:ascii="Times New Roman" w:eastAsia="SimSun" w:hAnsi="Times New Roman"/>
                <w:i/>
                <w:sz w:val="16"/>
                <w:szCs w:val="18"/>
                <w:lang w:eastAsia="x-none"/>
              </w:rPr>
            </w:pPr>
            <w:ins w:id="5067" w:author="Huawei" w:date="2018-04-18T14:51:00Z">
              <w:r w:rsidRPr="000F713F">
                <w:rPr>
                  <w:rFonts w:ascii="Times New Roman" w:eastAsia="SimSun" w:hAnsi="Times New Roman"/>
                  <w:i/>
                  <w:sz w:val="16"/>
                  <w:szCs w:val="18"/>
                  <w:lang w:eastAsia="x-none"/>
                </w:rPr>
                <w:t>ZSD</w:t>
              </w:r>
            </w:ins>
          </w:p>
        </w:tc>
        <w:tc>
          <w:tcPr>
            <w:tcW w:w="411" w:type="pct"/>
            <w:tcBorders>
              <w:top w:val="single" w:sz="4" w:space="0" w:color="auto"/>
              <w:left w:val="single" w:sz="4" w:space="0" w:color="auto"/>
              <w:bottom w:val="single" w:sz="4" w:space="0" w:color="auto"/>
              <w:right w:val="single" w:sz="4" w:space="0" w:color="auto"/>
            </w:tcBorders>
          </w:tcPr>
          <w:p w14:paraId="46C5C75B" w14:textId="77777777" w:rsidR="000F713F" w:rsidRPr="000F713F" w:rsidRDefault="000F713F" w:rsidP="000F713F">
            <w:pPr>
              <w:keepLines/>
              <w:numPr>
                <w:ilvl w:val="0"/>
                <w:numId w:val="33"/>
              </w:numPr>
              <w:spacing w:before="40" w:after="40"/>
              <w:ind w:firstLine="0"/>
              <w:jc w:val="center"/>
              <w:rPr>
                <w:ins w:id="5068" w:author="Huawei" w:date="2018-04-18T14:51:00Z"/>
                <w:rFonts w:ascii="Times New Roman" w:eastAsia="SimSun" w:hAnsi="Times New Roman"/>
                <w:color w:val="000000"/>
                <w:kern w:val="24"/>
                <w:sz w:val="16"/>
                <w:szCs w:val="18"/>
                <w:lang w:eastAsia="x-none"/>
              </w:rPr>
            </w:pPr>
          </w:p>
        </w:tc>
        <w:tc>
          <w:tcPr>
            <w:tcW w:w="411" w:type="pct"/>
            <w:tcBorders>
              <w:top w:val="single" w:sz="4" w:space="0" w:color="auto"/>
              <w:left w:val="single" w:sz="4" w:space="0" w:color="auto"/>
              <w:bottom w:val="single" w:sz="4" w:space="0" w:color="auto"/>
              <w:right w:val="single" w:sz="4" w:space="0" w:color="auto"/>
            </w:tcBorders>
          </w:tcPr>
          <w:p w14:paraId="2C7DB9BD" w14:textId="77777777" w:rsidR="000F713F" w:rsidRPr="000F713F" w:rsidRDefault="000F713F" w:rsidP="000F713F">
            <w:pPr>
              <w:keepLines/>
              <w:numPr>
                <w:ilvl w:val="0"/>
                <w:numId w:val="33"/>
              </w:numPr>
              <w:spacing w:before="40" w:after="40"/>
              <w:ind w:firstLine="0"/>
              <w:jc w:val="center"/>
              <w:rPr>
                <w:ins w:id="5069"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6E4B4CAB" w14:textId="77777777" w:rsidR="000F713F" w:rsidRPr="000F713F" w:rsidRDefault="000F713F" w:rsidP="000F713F">
            <w:pPr>
              <w:keepLines/>
              <w:numPr>
                <w:ilvl w:val="0"/>
                <w:numId w:val="33"/>
              </w:numPr>
              <w:spacing w:before="40" w:after="40"/>
              <w:ind w:firstLine="0"/>
              <w:jc w:val="center"/>
              <w:rPr>
                <w:ins w:id="5070"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59C92120" w14:textId="77777777" w:rsidR="000F713F" w:rsidRPr="000F713F" w:rsidRDefault="000F713F" w:rsidP="000F713F">
            <w:pPr>
              <w:keepLines/>
              <w:numPr>
                <w:ilvl w:val="0"/>
                <w:numId w:val="33"/>
              </w:numPr>
              <w:spacing w:before="40" w:after="40"/>
              <w:ind w:firstLine="0"/>
              <w:jc w:val="center"/>
              <w:rPr>
                <w:ins w:id="5071"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14089CC6" w14:textId="77777777" w:rsidR="000F713F" w:rsidRPr="000F713F" w:rsidRDefault="000F713F" w:rsidP="000F713F">
            <w:pPr>
              <w:keepLines/>
              <w:numPr>
                <w:ilvl w:val="0"/>
                <w:numId w:val="33"/>
              </w:numPr>
              <w:spacing w:before="40" w:after="40"/>
              <w:ind w:firstLine="0"/>
              <w:jc w:val="center"/>
              <w:rPr>
                <w:ins w:id="5072"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29730ABC" w14:textId="77777777" w:rsidR="000F713F" w:rsidRPr="000F713F" w:rsidRDefault="000F713F" w:rsidP="000F713F">
            <w:pPr>
              <w:keepLines/>
              <w:numPr>
                <w:ilvl w:val="0"/>
                <w:numId w:val="33"/>
              </w:numPr>
              <w:spacing w:before="40" w:after="40"/>
              <w:ind w:firstLine="0"/>
              <w:jc w:val="center"/>
              <w:rPr>
                <w:ins w:id="5073"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3D6F879E" w14:textId="77777777" w:rsidR="000F713F" w:rsidRPr="000F713F" w:rsidRDefault="000F713F" w:rsidP="000F713F">
            <w:pPr>
              <w:keepLines/>
              <w:numPr>
                <w:ilvl w:val="0"/>
                <w:numId w:val="33"/>
              </w:numPr>
              <w:spacing w:before="40" w:after="40"/>
              <w:ind w:firstLine="0"/>
              <w:jc w:val="center"/>
              <w:rPr>
                <w:ins w:id="5074" w:author="Huawei" w:date="2018-04-18T14:51:00Z"/>
                <w:rFonts w:ascii="Times New Roman" w:eastAsia="SimSun" w:hAnsi="Times New Roman"/>
                <w:color w:val="000000"/>
                <w:kern w:val="24"/>
                <w:sz w:val="16"/>
                <w:szCs w:val="18"/>
                <w:lang w:eastAsia="x-none"/>
              </w:rPr>
            </w:pPr>
          </w:p>
        </w:tc>
        <w:tc>
          <w:tcPr>
            <w:tcW w:w="395" w:type="pct"/>
            <w:tcBorders>
              <w:top w:val="single" w:sz="4" w:space="0" w:color="auto"/>
              <w:left w:val="single" w:sz="4" w:space="0" w:color="auto"/>
              <w:bottom w:val="single" w:sz="4" w:space="0" w:color="auto"/>
              <w:right w:val="single" w:sz="4" w:space="0" w:color="auto"/>
            </w:tcBorders>
          </w:tcPr>
          <w:p w14:paraId="7AB29083" w14:textId="77777777" w:rsidR="000F713F" w:rsidRPr="000F713F" w:rsidRDefault="000F713F" w:rsidP="000F713F">
            <w:pPr>
              <w:keepLines/>
              <w:numPr>
                <w:ilvl w:val="0"/>
                <w:numId w:val="33"/>
              </w:numPr>
              <w:spacing w:before="40" w:after="40"/>
              <w:ind w:firstLine="0"/>
              <w:jc w:val="center"/>
              <w:rPr>
                <w:ins w:id="5075" w:author="Huawei" w:date="2018-04-18T14:51:00Z"/>
                <w:rFonts w:ascii="Times New Roman" w:eastAsia="SimSun" w:hAnsi="Times New Roman"/>
                <w:color w:val="000000"/>
                <w:kern w:val="24"/>
                <w:sz w:val="16"/>
                <w:szCs w:val="18"/>
                <w:lang w:eastAsia="x-none"/>
              </w:rPr>
            </w:pPr>
          </w:p>
        </w:tc>
        <w:tc>
          <w:tcPr>
            <w:tcW w:w="420" w:type="pct"/>
            <w:tcBorders>
              <w:top w:val="single" w:sz="4" w:space="0" w:color="auto"/>
              <w:left w:val="single" w:sz="4" w:space="0" w:color="auto"/>
              <w:bottom w:val="single" w:sz="4" w:space="0" w:color="auto"/>
              <w:right w:val="single" w:sz="4" w:space="0" w:color="auto"/>
            </w:tcBorders>
          </w:tcPr>
          <w:p w14:paraId="2F5EE2CF" w14:textId="77777777" w:rsidR="000F713F" w:rsidRPr="000F713F" w:rsidRDefault="000F713F" w:rsidP="000F713F">
            <w:pPr>
              <w:keepLines/>
              <w:numPr>
                <w:ilvl w:val="0"/>
                <w:numId w:val="33"/>
              </w:numPr>
              <w:spacing w:before="40" w:after="40"/>
              <w:ind w:firstLine="0"/>
              <w:jc w:val="center"/>
              <w:rPr>
                <w:ins w:id="5076" w:author="Huawei" w:date="2018-04-18T14:51:00Z"/>
                <w:rFonts w:ascii="Times New Roman" w:eastAsia="SimSun" w:hAnsi="Times New Roman"/>
                <w:color w:val="000000"/>
                <w:kern w:val="24"/>
                <w:sz w:val="16"/>
                <w:szCs w:val="18"/>
                <w:lang w:eastAsia="x-none"/>
              </w:rPr>
            </w:pPr>
          </w:p>
        </w:tc>
      </w:tr>
      <w:tr w:rsidR="000F713F" w:rsidRPr="000F713F" w14:paraId="7E8C167E" w14:textId="77777777" w:rsidTr="000F713F">
        <w:trPr>
          <w:cantSplit/>
          <w:jc w:val="center"/>
          <w:ins w:id="5077" w:author="Huawei" w:date="2018-04-18T14:51:00Z"/>
        </w:trPr>
        <w:tc>
          <w:tcPr>
            <w:tcW w:w="5000" w:type="pct"/>
            <w:gridSpan w:val="11"/>
            <w:tcBorders>
              <w:left w:val="single" w:sz="4" w:space="0" w:color="auto"/>
              <w:bottom w:val="single" w:sz="4" w:space="0" w:color="auto"/>
              <w:right w:val="single" w:sz="4" w:space="0" w:color="auto"/>
            </w:tcBorders>
            <w:vAlign w:val="center"/>
          </w:tcPr>
          <w:p w14:paraId="565869FF" w14:textId="77777777" w:rsidR="000F713F" w:rsidRPr="000F713F" w:rsidRDefault="000F713F" w:rsidP="000F713F">
            <w:pPr>
              <w:keepNext/>
              <w:keepLines/>
              <w:ind w:left="851" w:hanging="851"/>
              <w:rPr>
                <w:ins w:id="5078" w:author="Huawei" w:date="2018-04-18T14:51:00Z"/>
                <w:rFonts w:ascii="Arial" w:eastAsia="SimSun" w:hAnsi="Arial"/>
                <w:sz w:val="16"/>
                <w:szCs w:val="18"/>
                <w:lang w:eastAsia="ko-KR"/>
              </w:rPr>
            </w:pPr>
            <w:ins w:id="5079" w:author="Huawei" w:date="2018-04-18T14:51:00Z">
              <w:r w:rsidRPr="000F713F">
                <w:rPr>
                  <w:rFonts w:ascii="Arial" w:eastAsia="SimSun" w:hAnsi="Arial"/>
                  <w:i/>
                  <w:sz w:val="16"/>
                  <w:szCs w:val="18"/>
                  <w:lang w:eastAsia="ko-KR"/>
                </w:rPr>
                <w:t>f</w:t>
              </w:r>
              <w:r w:rsidRPr="000F713F">
                <w:rPr>
                  <w:rFonts w:ascii="Arial" w:eastAsia="SimSun" w:hAnsi="Arial" w:hint="eastAsia"/>
                  <w:i/>
                  <w:sz w:val="16"/>
                  <w:szCs w:val="18"/>
                  <w:vertAlign w:val="subscript"/>
                  <w:lang w:eastAsia="ko-KR"/>
                </w:rPr>
                <w:t>c</w:t>
              </w:r>
              <w:r w:rsidRPr="000F713F">
                <w:rPr>
                  <w:rFonts w:ascii="Arial" w:eastAsia="SimSun" w:hAnsi="Arial" w:hint="eastAsia"/>
                  <w:sz w:val="16"/>
                  <w:szCs w:val="18"/>
                  <w:lang w:eastAsia="ko-KR"/>
                </w:rPr>
                <w:t xml:space="preserve"> is carrier frequency in GHz; </w:t>
              </w:r>
              <w:r w:rsidRPr="000F713F">
                <w:rPr>
                  <w:rFonts w:ascii="Arial" w:eastAsia="SimSun" w:hAnsi="Arial" w:hint="eastAsia"/>
                  <w:i/>
                  <w:sz w:val="16"/>
                  <w:szCs w:val="18"/>
                  <w:lang w:eastAsia="ko-KR"/>
                </w:rPr>
                <w:t>d</w:t>
              </w:r>
              <w:r w:rsidRPr="000F713F">
                <w:rPr>
                  <w:rFonts w:ascii="Arial" w:eastAsia="SimSun" w:hAnsi="Arial" w:hint="eastAsia"/>
                  <w:sz w:val="16"/>
                  <w:szCs w:val="18"/>
                  <w:vertAlign w:val="subscript"/>
                  <w:lang w:eastAsia="ko-KR"/>
                </w:rPr>
                <w:t>2D</w:t>
              </w:r>
              <w:r w:rsidRPr="000F713F">
                <w:rPr>
                  <w:rFonts w:ascii="Arial" w:eastAsia="SimSun" w:hAnsi="Arial" w:hint="eastAsia"/>
                  <w:sz w:val="16"/>
                  <w:szCs w:val="18"/>
                  <w:lang w:eastAsia="ko-KR"/>
                </w:rPr>
                <w:t xml:space="preserve"> is </w:t>
              </w:r>
              <w:r w:rsidRPr="000F713F">
                <w:rPr>
                  <w:rFonts w:ascii="Arial" w:eastAsia="SimSun" w:hAnsi="Arial"/>
                  <w:sz w:val="16"/>
                  <w:szCs w:val="18"/>
                  <w:lang w:eastAsia="ko-KR"/>
                </w:rPr>
                <w:t>B</w:t>
              </w:r>
              <w:r w:rsidRPr="000F713F">
                <w:rPr>
                  <w:rFonts w:ascii="Arial" w:eastAsia="SimSun" w:hAnsi="Arial" w:hint="eastAsia"/>
                  <w:sz w:val="16"/>
                  <w:szCs w:val="18"/>
                  <w:lang w:eastAsia="ko-KR"/>
                </w:rPr>
                <w:t>S-</w:t>
              </w:r>
              <w:r w:rsidRPr="000F713F">
                <w:rPr>
                  <w:rFonts w:ascii="Arial" w:eastAsia="SimSun" w:hAnsi="Arial"/>
                  <w:sz w:val="16"/>
                  <w:szCs w:val="18"/>
                  <w:lang w:eastAsia="ko-KR"/>
                </w:rPr>
                <w:t>UT</w:t>
              </w:r>
              <w:r w:rsidRPr="000F713F">
                <w:rPr>
                  <w:rFonts w:ascii="Arial" w:eastAsia="SimSun" w:hAnsi="Arial" w:hint="eastAsia"/>
                  <w:sz w:val="16"/>
                  <w:szCs w:val="18"/>
                  <w:lang w:eastAsia="ko-KR"/>
                </w:rPr>
                <w:t xml:space="preserve"> distance in km.</w:t>
              </w:r>
            </w:ins>
          </w:p>
          <w:p w14:paraId="18E74DE8" w14:textId="77777777" w:rsidR="000F713F" w:rsidRPr="000F713F" w:rsidRDefault="000F713F" w:rsidP="000F713F">
            <w:pPr>
              <w:keepNext/>
              <w:keepLines/>
              <w:ind w:left="851" w:hanging="851"/>
              <w:rPr>
                <w:ins w:id="5080" w:author="Huawei" w:date="2018-04-18T14:51:00Z"/>
                <w:rFonts w:ascii="Arial" w:eastAsia="SimSun" w:hAnsi="Arial"/>
                <w:sz w:val="16"/>
                <w:szCs w:val="18"/>
              </w:rPr>
            </w:pPr>
            <w:ins w:id="5081" w:author="Huawei" w:date="2018-04-18T14:51:00Z">
              <w:r w:rsidRPr="000F713F">
                <w:rPr>
                  <w:rFonts w:ascii="Arial" w:eastAsia="SimSun" w:hAnsi="Arial"/>
                  <w:sz w:val="16"/>
                  <w:szCs w:val="18"/>
                </w:rPr>
                <w:t>NOTE 1:</w:t>
              </w:r>
              <w:r w:rsidRPr="000F713F">
                <w:rPr>
                  <w:rFonts w:ascii="Arial" w:eastAsia="SimSun" w:hAnsi="Arial"/>
                  <w:sz w:val="16"/>
                  <w:szCs w:val="18"/>
                </w:rPr>
                <w:tab/>
              </w:r>
              <w:r w:rsidRPr="000F713F">
                <w:rPr>
                  <w:rFonts w:ascii="Arial" w:eastAsia="SimSun" w:hAnsi="Arial"/>
                  <w:i/>
                  <w:sz w:val="16"/>
                  <w:szCs w:val="18"/>
                </w:rPr>
                <w:t>DS</w:t>
              </w:r>
              <w:r w:rsidRPr="000F713F">
                <w:rPr>
                  <w:rFonts w:ascii="Arial" w:eastAsia="SimSun" w:hAnsi="Arial"/>
                  <w:sz w:val="16"/>
                  <w:szCs w:val="18"/>
                </w:rPr>
                <w:t xml:space="preserve"> = rms delay spread, </w:t>
              </w:r>
              <w:r w:rsidRPr="000F713F">
                <w:rPr>
                  <w:rFonts w:ascii="Arial" w:eastAsia="SimSun" w:hAnsi="Arial"/>
                  <w:i/>
                  <w:sz w:val="16"/>
                  <w:szCs w:val="18"/>
                </w:rPr>
                <w:t>ASD</w:t>
              </w:r>
              <w:r w:rsidRPr="000F713F">
                <w:rPr>
                  <w:rFonts w:ascii="Arial" w:eastAsia="SimSun" w:hAnsi="Arial"/>
                  <w:sz w:val="16"/>
                  <w:szCs w:val="18"/>
                </w:rPr>
                <w:t xml:space="preserve"> = rms azimuth spread of departure angles, </w:t>
              </w:r>
              <w:r w:rsidRPr="000F713F">
                <w:rPr>
                  <w:rFonts w:ascii="Arial" w:eastAsia="SimSun" w:hAnsi="Arial"/>
                  <w:i/>
                  <w:sz w:val="16"/>
                  <w:szCs w:val="18"/>
                </w:rPr>
                <w:t>ASA</w:t>
              </w:r>
              <w:r w:rsidRPr="000F713F">
                <w:rPr>
                  <w:rFonts w:ascii="Arial" w:eastAsia="SimSun" w:hAnsi="Arial"/>
                  <w:sz w:val="16"/>
                  <w:szCs w:val="18"/>
                </w:rPr>
                <w:t xml:space="preserve"> = rms azimuth spread of arrival angles, </w:t>
              </w:r>
              <w:r w:rsidRPr="000F713F">
                <w:rPr>
                  <w:rFonts w:ascii="Arial" w:eastAsia="SimSun" w:hAnsi="Arial"/>
                  <w:i/>
                  <w:sz w:val="16"/>
                  <w:szCs w:val="18"/>
                </w:rPr>
                <w:t>ZSD</w:t>
              </w:r>
              <w:r w:rsidRPr="000F713F">
                <w:rPr>
                  <w:rFonts w:ascii="Arial" w:eastAsia="SimSun" w:hAnsi="Arial"/>
                  <w:sz w:val="16"/>
                  <w:szCs w:val="18"/>
                </w:rPr>
                <w:t xml:space="preserve"> = rms zenith spread of departure angles, </w:t>
              </w:r>
              <w:r w:rsidRPr="000F713F">
                <w:rPr>
                  <w:rFonts w:ascii="Arial" w:eastAsia="SimSun" w:hAnsi="Arial"/>
                  <w:i/>
                  <w:sz w:val="16"/>
                  <w:szCs w:val="18"/>
                </w:rPr>
                <w:t>ZSA</w:t>
              </w:r>
              <w:r w:rsidRPr="000F713F">
                <w:rPr>
                  <w:rFonts w:ascii="Arial" w:eastAsia="SimSun" w:hAnsi="Arial"/>
                  <w:sz w:val="16"/>
                  <w:szCs w:val="18"/>
                </w:rPr>
                <w:t xml:space="preserve"> = rms zenith spread of arrival angles,</w:t>
              </w:r>
              <w:r w:rsidRPr="000F713F">
                <w:rPr>
                  <w:rFonts w:ascii="Arial" w:eastAsia="SimSun" w:hAnsi="Arial"/>
                  <w:i/>
                  <w:sz w:val="16"/>
                  <w:szCs w:val="18"/>
                </w:rPr>
                <w:t xml:space="preserve"> SF</w:t>
              </w:r>
              <w:r w:rsidRPr="000F713F">
                <w:rPr>
                  <w:rFonts w:ascii="Arial" w:eastAsia="SimSun" w:hAnsi="Arial"/>
                  <w:sz w:val="16"/>
                  <w:szCs w:val="18"/>
                </w:rPr>
                <w:t xml:space="preserve"> = shadow fading, and </w:t>
              </w:r>
              <w:r w:rsidRPr="000F713F">
                <w:rPr>
                  <w:rFonts w:ascii="Arial" w:eastAsia="SimSun" w:hAnsi="Arial"/>
                  <w:i/>
                  <w:sz w:val="16"/>
                  <w:szCs w:val="18"/>
                </w:rPr>
                <w:t>K</w:t>
              </w:r>
              <w:r w:rsidRPr="000F713F">
                <w:rPr>
                  <w:rFonts w:ascii="Arial" w:eastAsia="SimSun" w:hAnsi="Arial"/>
                  <w:sz w:val="16"/>
                  <w:szCs w:val="18"/>
                </w:rPr>
                <w:t xml:space="preserve"> = Ricean K-factor.</w:t>
              </w:r>
            </w:ins>
          </w:p>
          <w:p w14:paraId="7CA470D4" w14:textId="77777777" w:rsidR="000F713F" w:rsidRPr="000F713F" w:rsidRDefault="000F713F" w:rsidP="000F713F">
            <w:pPr>
              <w:keepNext/>
              <w:keepLines/>
              <w:ind w:left="851" w:hanging="851"/>
              <w:rPr>
                <w:ins w:id="5082" w:author="Huawei" w:date="2018-04-18T14:51:00Z"/>
                <w:rFonts w:ascii="Arial" w:eastAsia="SimSun" w:hAnsi="Arial"/>
                <w:sz w:val="16"/>
                <w:szCs w:val="18"/>
                <w:lang w:eastAsia="ko-KR"/>
              </w:rPr>
            </w:pPr>
            <w:ins w:id="5083" w:author="Huawei" w:date="2018-04-18T14:51:00Z">
              <w:r w:rsidRPr="000F713F">
                <w:rPr>
                  <w:rFonts w:ascii="Arial" w:eastAsia="SimSun" w:hAnsi="Arial"/>
                  <w:sz w:val="16"/>
                  <w:szCs w:val="18"/>
                </w:rPr>
                <w:t>NOTE 2:</w:t>
              </w:r>
              <w:r w:rsidRPr="000F713F">
                <w:rPr>
                  <w:rFonts w:ascii="Arial" w:eastAsia="SimSun" w:hAnsi="Arial"/>
                  <w:sz w:val="16"/>
                  <w:szCs w:val="18"/>
                </w:rPr>
                <w:tab/>
                <w:t>The sign of the shadow fading is defined so that positive SF means more received power at UT than predicted by the path loss model.</w:t>
              </w:r>
            </w:ins>
          </w:p>
          <w:p w14:paraId="4B897405" w14:textId="77777777" w:rsidR="000F713F" w:rsidRPr="000F713F" w:rsidRDefault="000F713F" w:rsidP="000F713F">
            <w:pPr>
              <w:keepNext/>
              <w:keepLines/>
              <w:ind w:left="851" w:hanging="851"/>
              <w:rPr>
                <w:ins w:id="5084" w:author="Huawei" w:date="2018-04-18T14:51:00Z"/>
                <w:rFonts w:ascii="Arial" w:eastAsia="SimSun" w:hAnsi="Arial"/>
                <w:sz w:val="16"/>
                <w:szCs w:val="18"/>
                <w:lang w:eastAsia="ko-KR"/>
              </w:rPr>
            </w:pPr>
            <w:ins w:id="5085" w:author="Huawei" w:date="2018-04-18T14:51:00Z">
              <w:r w:rsidRPr="000F713F">
                <w:rPr>
                  <w:rFonts w:ascii="Arial" w:eastAsia="SimSun" w:hAnsi="Arial"/>
                  <w:sz w:val="16"/>
                  <w:szCs w:val="18"/>
                  <w:lang w:eastAsia="ja-JP"/>
                </w:rPr>
                <w:t xml:space="preserve">NOTE </w:t>
              </w:r>
              <w:r w:rsidRPr="000F713F">
                <w:rPr>
                  <w:rFonts w:ascii="Arial" w:eastAsia="SimSun" w:hAnsi="Arial" w:hint="eastAsia"/>
                  <w:sz w:val="16"/>
                  <w:szCs w:val="18"/>
                  <w:lang w:eastAsia="ko-KR"/>
                </w:rPr>
                <w:t>3</w:t>
              </w:r>
              <w:r w:rsidRPr="000F713F">
                <w:rPr>
                  <w:rFonts w:ascii="Arial" w:eastAsia="SimSun" w:hAnsi="Arial"/>
                  <w:sz w:val="16"/>
                  <w:szCs w:val="18"/>
                  <w:lang w:eastAsia="ja-JP"/>
                </w:rPr>
                <w:t>:</w:t>
              </w:r>
              <w:r w:rsidRPr="000F713F">
                <w:rPr>
                  <w:rFonts w:ascii="Arial" w:eastAsia="SimSun" w:hAnsi="Arial"/>
                  <w:sz w:val="16"/>
                  <w:szCs w:val="18"/>
                  <w:lang w:eastAsia="ja-JP"/>
                </w:rPr>
                <w:tab/>
                <w:t>All large scale parameters are assumed to have no correlation between different floors.</w:t>
              </w:r>
            </w:ins>
          </w:p>
          <w:p w14:paraId="7334B928" w14:textId="77777777" w:rsidR="000F713F" w:rsidRPr="000F713F" w:rsidRDefault="000F713F" w:rsidP="000F713F">
            <w:pPr>
              <w:keepNext/>
              <w:keepLines/>
              <w:ind w:left="851" w:hanging="851"/>
              <w:rPr>
                <w:ins w:id="5086" w:author="Huawei" w:date="2018-04-18T14:51:00Z"/>
                <w:rFonts w:ascii="Arial" w:eastAsia="SimSun" w:hAnsi="Arial"/>
                <w:sz w:val="16"/>
                <w:szCs w:val="18"/>
              </w:rPr>
            </w:pPr>
            <w:ins w:id="5087" w:author="Huawei" w:date="2018-04-18T14:51:00Z">
              <w:r w:rsidRPr="000F713F">
                <w:rPr>
                  <w:rFonts w:ascii="Arial" w:eastAsia="SimSun" w:hAnsi="Arial"/>
                  <w:sz w:val="16"/>
                  <w:szCs w:val="18"/>
                </w:rPr>
                <w:t xml:space="preserve">NOTE </w:t>
              </w:r>
              <w:r w:rsidRPr="000F713F">
                <w:rPr>
                  <w:rFonts w:ascii="Arial" w:eastAsia="SimSun" w:hAnsi="Arial" w:hint="eastAsia"/>
                  <w:sz w:val="16"/>
                  <w:szCs w:val="18"/>
                  <w:lang w:eastAsia="ko-KR"/>
                </w:rPr>
                <w:t>4</w:t>
              </w:r>
              <w:r w:rsidRPr="000F713F">
                <w:rPr>
                  <w:rFonts w:ascii="Arial" w:eastAsia="SimSun" w:hAnsi="Arial"/>
                  <w:sz w:val="16"/>
                  <w:szCs w:val="18"/>
                </w:rPr>
                <w:t>:</w:t>
              </w:r>
              <w:r w:rsidRPr="000F713F">
                <w:rPr>
                  <w:rFonts w:ascii="Arial" w:eastAsia="SimSun" w:hAnsi="Arial"/>
                  <w:sz w:val="16"/>
                  <w:szCs w:val="18"/>
                </w:rPr>
                <w:tab/>
                <w:t>The following notation for mean (</w:t>
              </w:r>
              <w:r w:rsidRPr="000F713F">
                <w:rPr>
                  <w:rFonts w:ascii="Arial" w:eastAsia="SimSun" w:hAnsi="Arial"/>
                  <w:i/>
                  <w:sz w:val="16"/>
                  <w:szCs w:val="18"/>
                </w:rPr>
                <w:t>μ</w:t>
              </w:r>
              <w:r w:rsidRPr="000F713F">
                <w:rPr>
                  <w:rFonts w:ascii="Arial" w:eastAsia="SimSun" w:hAnsi="Arial"/>
                  <w:sz w:val="16"/>
                  <w:szCs w:val="18"/>
                  <w:vertAlign w:val="subscript"/>
                </w:rPr>
                <w:t>lgX</w:t>
              </w:r>
              <w:r w:rsidRPr="000F713F">
                <w:rPr>
                  <w:rFonts w:ascii="Arial" w:eastAsia="SimSun" w:hAnsi="Arial"/>
                  <w:sz w:val="16"/>
                  <w:szCs w:val="18"/>
                </w:rPr>
                <w:t>=mean{log</w:t>
              </w:r>
              <w:r w:rsidRPr="000F713F">
                <w:rPr>
                  <w:rFonts w:ascii="Arial" w:eastAsia="SimSun" w:hAnsi="Arial"/>
                  <w:sz w:val="16"/>
                  <w:szCs w:val="18"/>
                  <w:vertAlign w:val="subscript"/>
                </w:rPr>
                <w:t>10</w:t>
              </w:r>
              <w:r w:rsidRPr="000F713F">
                <w:rPr>
                  <w:rFonts w:ascii="Arial" w:eastAsia="SimSun" w:hAnsi="Arial"/>
                  <w:sz w:val="16"/>
                  <w:szCs w:val="18"/>
                </w:rPr>
                <w:t>(X) }) and standard deviation (</w:t>
              </w:r>
              <w:r w:rsidRPr="000F713F">
                <w:rPr>
                  <w:rFonts w:ascii="Arial" w:eastAsia="SimSun" w:hAnsi="Arial" w:cs="Arial"/>
                  <w:i/>
                  <w:sz w:val="16"/>
                  <w:szCs w:val="18"/>
                </w:rPr>
                <w:t>σ</w:t>
              </w:r>
              <w:r w:rsidRPr="000F713F">
                <w:rPr>
                  <w:rFonts w:ascii="Arial" w:eastAsia="SimSun" w:hAnsi="Arial"/>
                  <w:sz w:val="16"/>
                  <w:szCs w:val="18"/>
                  <w:vertAlign w:val="subscript"/>
                </w:rPr>
                <w:t>lgX</w:t>
              </w:r>
              <w:r w:rsidRPr="000F713F">
                <w:rPr>
                  <w:rFonts w:ascii="Arial" w:eastAsia="SimSun" w:hAnsi="Arial"/>
                  <w:sz w:val="16"/>
                  <w:szCs w:val="18"/>
                </w:rPr>
                <w:t>=std{log</w:t>
              </w:r>
              <w:r w:rsidRPr="000F713F">
                <w:rPr>
                  <w:rFonts w:ascii="Arial" w:eastAsia="SimSun" w:hAnsi="Arial"/>
                  <w:sz w:val="16"/>
                  <w:szCs w:val="18"/>
                  <w:vertAlign w:val="subscript"/>
                </w:rPr>
                <w:t>10</w:t>
              </w:r>
              <w:r w:rsidRPr="000F713F">
                <w:rPr>
                  <w:rFonts w:ascii="Arial" w:eastAsia="SimSun" w:hAnsi="Arial"/>
                  <w:sz w:val="16"/>
                  <w:szCs w:val="18"/>
                </w:rPr>
                <w:t xml:space="preserve">(X) }) is used for logarithmized parameters X. </w:t>
              </w:r>
            </w:ins>
          </w:p>
          <w:p w14:paraId="48B02F76" w14:textId="77777777" w:rsidR="000F713F" w:rsidRPr="000F713F" w:rsidRDefault="000F713F" w:rsidP="000F713F">
            <w:pPr>
              <w:keepNext/>
              <w:keepLines/>
              <w:ind w:left="851" w:hanging="851"/>
              <w:rPr>
                <w:ins w:id="5088" w:author="Huawei" w:date="2018-04-18T14:51:00Z"/>
                <w:rFonts w:ascii="Arial" w:eastAsia="SimSun" w:hAnsi="Arial"/>
                <w:sz w:val="16"/>
                <w:szCs w:val="18"/>
              </w:rPr>
            </w:pPr>
            <w:ins w:id="5089" w:author="Huawei" w:date="2018-04-18T14:51:00Z">
              <w:r w:rsidRPr="000F713F">
                <w:rPr>
                  <w:rFonts w:ascii="Arial" w:eastAsia="SimSun" w:hAnsi="Arial"/>
                  <w:sz w:val="16"/>
                  <w:szCs w:val="18"/>
                </w:rPr>
                <w:t xml:space="preserve">NOTE 5: </w:t>
              </w:r>
              <w:r w:rsidRPr="000F713F">
                <w:rPr>
                  <w:rFonts w:ascii="Arial" w:eastAsia="SimSun" w:hAnsi="Arial"/>
                  <w:sz w:val="16"/>
                  <w:szCs w:val="18"/>
                </w:rPr>
                <w:tab/>
                <w:t>For all considered scenarios the AOD/AOA distributions are modelled by a wrapped Gaussian distribution, the ZOD/ZOA distributions are modelled by a Laplacian distribution and the delay distribution is modelled by an exponential distribution.</w:t>
              </w:r>
            </w:ins>
          </w:p>
          <w:p w14:paraId="2A19AC7E" w14:textId="77777777" w:rsidR="000F713F" w:rsidRPr="000F713F" w:rsidRDefault="000F713F" w:rsidP="000F713F">
            <w:pPr>
              <w:keepNext/>
              <w:keepLines/>
              <w:ind w:left="851" w:hanging="851"/>
              <w:rPr>
                <w:ins w:id="5090" w:author="Huawei" w:date="2018-04-18T14:51:00Z"/>
                <w:rFonts w:ascii="Arial" w:eastAsia="SimSun" w:hAnsi="Arial"/>
                <w:sz w:val="16"/>
                <w:szCs w:val="18"/>
              </w:rPr>
            </w:pPr>
            <w:ins w:id="5091" w:author="Huawei" w:date="2018-04-18T14:51:00Z">
              <w:r w:rsidRPr="000F713F">
                <w:rPr>
                  <w:rFonts w:ascii="Arial" w:eastAsia="SimSun" w:hAnsi="Arial"/>
                  <w:sz w:val="16"/>
                  <w:szCs w:val="18"/>
                </w:rPr>
                <w:t xml:space="preserve">NOTE 6: </w:t>
              </w:r>
              <w:r w:rsidRPr="000F713F">
                <w:rPr>
                  <w:rFonts w:ascii="Arial" w:eastAsia="SimSun" w:hAnsi="Arial"/>
                  <w:sz w:val="16"/>
                  <w:szCs w:val="18"/>
                </w:rPr>
                <w:tab/>
                <w:t xml:space="preserve">For UMa and frequencies below 6 GHz, use </w:t>
              </w:r>
              <w:r w:rsidRPr="000F713F">
                <w:rPr>
                  <w:rFonts w:ascii="Arial" w:eastAsia="SimSun" w:hAnsi="Arial"/>
                  <w:i/>
                  <w:sz w:val="16"/>
                  <w:szCs w:val="18"/>
                  <w:lang w:eastAsia="ko-KR"/>
                </w:rPr>
                <w:t>f</w:t>
              </w:r>
              <w:r w:rsidRPr="000F713F">
                <w:rPr>
                  <w:rFonts w:ascii="Arial" w:eastAsia="SimSun" w:hAnsi="Arial" w:hint="eastAsia"/>
                  <w:i/>
                  <w:sz w:val="16"/>
                  <w:szCs w:val="18"/>
                  <w:vertAlign w:val="subscript"/>
                  <w:lang w:eastAsia="ko-KR"/>
                </w:rPr>
                <w:t>c</w:t>
              </w:r>
              <w:r w:rsidRPr="000F713F">
                <w:rPr>
                  <w:rFonts w:ascii="Arial" w:eastAsia="SimSun" w:hAnsi="Arial"/>
                  <w:i/>
                  <w:sz w:val="16"/>
                  <w:szCs w:val="18"/>
                  <w:vertAlign w:val="subscript"/>
                  <w:lang w:eastAsia="ko-KR"/>
                </w:rPr>
                <w:t xml:space="preserve"> </w:t>
              </w:r>
              <w:r w:rsidRPr="000F713F">
                <w:rPr>
                  <w:rFonts w:ascii="Arial" w:eastAsia="SimSun" w:hAnsi="Arial"/>
                  <w:sz w:val="16"/>
                  <w:szCs w:val="18"/>
                </w:rPr>
                <w:t xml:space="preserve">= 6 when determining the values of the frequency-dependent LSP values </w:t>
              </w:r>
            </w:ins>
          </w:p>
          <w:p w14:paraId="35FB2375" w14:textId="77777777" w:rsidR="000F713F" w:rsidRPr="000F713F" w:rsidRDefault="000F713F" w:rsidP="000F713F">
            <w:pPr>
              <w:keepLines/>
              <w:numPr>
                <w:ilvl w:val="0"/>
                <w:numId w:val="33"/>
              </w:numPr>
              <w:spacing w:before="40" w:after="40"/>
              <w:ind w:firstLine="0"/>
              <w:jc w:val="center"/>
              <w:rPr>
                <w:ins w:id="5092" w:author="Huawei" w:date="2018-04-18T14:51:00Z"/>
                <w:rFonts w:ascii="Times New Roman" w:eastAsia="SimSun" w:hAnsi="Times New Roman"/>
                <w:color w:val="000000"/>
                <w:kern w:val="24"/>
                <w:sz w:val="16"/>
                <w:szCs w:val="18"/>
                <w:lang w:eastAsia="x-none"/>
              </w:rPr>
            </w:pPr>
            <w:ins w:id="5093" w:author="Huawei" w:date="2018-04-18T14:51:00Z">
              <w:r w:rsidRPr="000F713F">
                <w:rPr>
                  <w:rFonts w:ascii="Times New Roman" w:eastAsia="SimSun" w:hAnsi="Times New Roman"/>
                  <w:sz w:val="16"/>
                  <w:szCs w:val="18"/>
                  <w:lang w:eastAsia="x-none"/>
                </w:rPr>
                <w:t xml:space="preserve">NOTE 7: </w:t>
              </w:r>
              <w:r w:rsidRPr="000F713F">
                <w:rPr>
                  <w:rFonts w:ascii="Times New Roman" w:eastAsia="SimSun" w:hAnsi="Times New Roman"/>
                  <w:sz w:val="16"/>
                  <w:szCs w:val="18"/>
                  <w:lang w:eastAsia="x-none"/>
                </w:rPr>
                <w:tab/>
                <w:t xml:space="preserve">For UMi and frequencies below 2 GHz, use </w:t>
              </w:r>
              <w:r w:rsidRPr="000F713F">
                <w:rPr>
                  <w:rFonts w:ascii="Times New Roman" w:eastAsia="SimSun" w:hAnsi="Times New Roman"/>
                  <w:i/>
                  <w:sz w:val="16"/>
                  <w:szCs w:val="18"/>
                  <w:lang w:eastAsia="ko-KR"/>
                </w:rPr>
                <w:t>f</w:t>
              </w:r>
              <w:r w:rsidRPr="000F713F">
                <w:rPr>
                  <w:rFonts w:ascii="Times New Roman" w:eastAsia="SimSun" w:hAnsi="Times New Roman" w:hint="eastAsia"/>
                  <w:i/>
                  <w:sz w:val="16"/>
                  <w:szCs w:val="18"/>
                  <w:vertAlign w:val="subscript"/>
                  <w:lang w:eastAsia="ko-KR"/>
                </w:rPr>
                <w:t>c</w:t>
              </w:r>
              <w:r w:rsidRPr="000F713F">
                <w:rPr>
                  <w:rFonts w:ascii="Times New Roman" w:eastAsia="SimSun" w:hAnsi="Times New Roman"/>
                  <w:i/>
                  <w:sz w:val="16"/>
                  <w:szCs w:val="18"/>
                  <w:vertAlign w:val="subscript"/>
                  <w:lang w:eastAsia="ko-KR"/>
                </w:rPr>
                <w:t xml:space="preserve"> </w:t>
              </w:r>
              <w:r w:rsidRPr="000F713F">
                <w:rPr>
                  <w:rFonts w:ascii="Times New Roman" w:eastAsia="SimSun" w:hAnsi="Times New Roman"/>
                  <w:sz w:val="16"/>
                  <w:szCs w:val="18"/>
                  <w:lang w:eastAsia="x-none"/>
                </w:rPr>
                <w:t xml:space="preserve">= 2 when determining the values of the frequency-dependent LSP values </w:t>
              </w:r>
            </w:ins>
          </w:p>
        </w:tc>
      </w:tr>
    </w:tbl>
    <w:p w14:paraId="5F47DB8E" w14:textId="77777777" w:rsidR="000F713F" w:rsidRPr="000F713F" w:rsidRDefault="000F713F" w:rsidP="008C0545">
      <w:pPr>
        <w:rPr>
          <w:ins w:id="5094" w:author="Huawei" w:date="2018-04-18T14:51:00Z"/>
          <w:lang w:eastAsia="ko-KR"/>
        </w:rPr>
      </w:pPr>
    </w:p>
    <w:p w14:paraId="62BEB31F" w14:textId="77777777" w:rsidR="000F713F" w:rsidRPr="000F713F" w:rsidRDefault="000F713F" w:rsidP="000F713F">
      <w:pPr>
        <w:ind w:left="720" w:hanging="720"/>
        <w:rPr>
          <w:ins w:id="5095" w:author="Huawei" w:date="2018-03-23T19:15:00Z"/>
          <w:b/>
          <w:lang w:eastAsia="x-none"/>
        </w:rPr>
      </w:pPr>
      <w:ins w:id="5096" w:author="Huawei" w:date="2018-03-23T19:15:00Z">
        <w:r w:rsidRPr="000F713F">
          <w:rPr>
            <w:b/>
            <w:lang w:eastAsia="x-none"/>
          </w:rPr>
          <w:t>6.</w:t>
        </w:r>
      </w:ins>
      <w:r w:rsidRPr="000F713F">
        <w:rPr>
          <w:b/>
          <w:lang w:eastAsia="x-none"/>
        </w:rPr>
        <w:t>8</w:t>
      </w:r>
      <w:ins w:id="5097" w:author="Huawei" w:date="2018-03-23T19:06:00Z">
        <w:r w:rsidRPr="000F713F">
          <w:rPr>
            <w:b/>
            <w:lang w:eastAsia="x-none"/>
          </w:rPr>
          <w:t xml:space="preserve"> Additional modelling components</w:t>
        </w:r>
      </w:ins>
    </w:p>
    <w:p w14:paraId="48EA929D" w14:textId="77777777" w:rsidR="000F713F" w:rsidRPr="000F713F" w:rsidRDefault="000F713F" w:rsidP="000F713F">
      <w:pPr>
        <w:ind w:left="720" w:hanging="720"/>
        <w:rPr>
          <w:ins w:id="5098" w:author="Huawei" w:date="2018-03-23T19:06:00Z"/>
          <w:b/>
          <w:lang w:eastAsia="x-none"/>
        </w:rPr>
      </w:pPr>
    </w:p>
    <w:p w14:paraId="6A076F84" w14:textId="77777777" w:rsidR="000F713F" w:rsidRPr="000F713F" w:rsidRDefault="000F713F" w:rsidP="000F713F">
      <w:pPr>
        <w:ind w:left="720" w:hanging="720"/>
        <w:rPr>
          <w:ins w:id="5099" w:author="Huawei" w:date="2018-03-23T19:15:00Z"/>
          <w:b/>
          <w:lang w:eastAsia="x-none"/>
        </w:rPr>
      </w:pPr>
      <w:ins w:id="5100" w:author="Huawei" w:date="2018-03-23T19:15:00Z">
        <w:r w:rsidRPr="000F713F">
          <w:rPr>
            <w:b/>
            <w:lang w:eastAsia="x-none"/>
          </w:rPr>
          <w:t>6.</w:t>
        </w:r>
      </w:ins>
      <w:r w:rsidRPr="000F713F">
        <w:rPr>
          <w:b/>
          <w:lang w:eastAsia="x-none"/>
        </w:rPr>
        <w:t>8</w:t>
      </w:r>
      <w:ins w:id="5101" w:author="Huawei" w:date="2018-03-23T19:06:00Z">
        <w:r w:rsidRPr="000F713F">
          <w:rPr>
            <w:b/>
            <w:lang w:eastAsia="x-none"/>
          </w:rPr>
          <w:t>.</w:t>
        </w:r>
      </w:ins>
      <w:r w:rsidRPr="000F713F">
        <w:rPr>
          <w:b/>
          <w:lang w:eastAsia="x-none"/>
        </w:rPr>
        <w:t>1</w:t>
      </w:r>
      <w:ins w:id="5102" w:author="Huawei" w:date="2018-03-23T19:06:00Z">
        <w:r w:rsidRPr="000F713F">
          <w:rPr>
            <w:b/>
            <w:lang w:eastAsia="x-none"/>
          </w:rPr>
          <w:t xml:space="preserve"> Time-varying Doppler shift</w:t>
        </w:r>
      </w:ins>
    </w:p>
    <w:p w14:paraId="3A4E1D08" w14:textId="77777777" w:rsidR="000F713F" w:rsidRPr="000F713F" w:rsidRDefault="000F713F" w:rsidP="000F713F">
      <w:pPr>
        <w:ind w:left="720" w:hanging="720"/>
        <w:rPr>
          <w:ins w:id="5103" w:author="Huawei" w:date="2018-04-19T04:27:00Z"/>
          <w:b/>
          <w:lang w:eastAsia="x-none"/>
        </w:rPr>
      </w:pPr>
    </w:p>
    <w:p w14:paraId="61BC7BF8" w14:textId="77777777" w:rsidR="000F713F" w:rsidRPr="000F713F" w:rsidRDefault="000F713F" w:rsidP="000F713F">
      <w:pPr>
        <w:ind w:left="720" w:hanging="720"/>
        <w:rPr>
          <w:ins w:id="5104" w:author="Huawei" w:date="2018-03-23T19:15:00Z"/>
          <w:b/>
          <w:lang w:eastAsia="x-none"/>
        </w:rPr>
      </w:pPr>
      <w:ins w:id="5105" w:author="Huawei" w:date="2018-03-23T19:15:00Z">
        <w:r w:rsidRPr="000F713F">
          <w:rPr>
            <w:b/>
            <w:lang w:eastAsia="x-none"/>
          </w:rPr>
          <w:t>6.</w:t>
        </w:r>
      </w:ins>
      <w:r w:rsidRPr="000F713F">
        <w:rPr>
          <w:b/>
          <w:lang w:eastAsia="x-none"/>
        </w:rPr>
        <w:t>8</w:t>
      </w:r>
      <w:ins w:id="5106" w:author="Huawei" w:date="2018-03-23T19:06:00Z">
        <w:r w:rsidRPr="000F713F">
          <w:rPr>
            <w:b/>
            <w:lang w:eastAsia="x-none"/>
          </w:rPr>
          <w:t>.</w:t>
        </w:r>
      </w:ins>
      <w:r w:rsidRPr="000F713F">
        <w:rPr>
          <w:b/>
          <w:lang w:eastAsia="x-none"/>
        </w:rPr>
        <w:t>2</w:t>
      </w:r>
      <w:ins w:id="5107" w:author="Huawei" w:date="2018-03-23T19:06:00Z">
        <w:r w:rsidRPr="000F713F">
          <w:rPr>
            <w:b/>
            <w:lang w:eastAsia="x-none"/>
          </w:rPr>
          <w:t xml:space="preserve"> </w:t>
        </w:r>
      </w:ins>
      <w:r w:rsidRPr="000F713F">
        <w:rPr>
          <w:b/>
          <w:lang w:eastAsia="x-none"/>
        </w:rPr>
        <w:t>Faraday Rotation</w:t>
      </w:r>
    </w:p>
    <w:p w14:paraId="1356D874" w14:textId="77777777" w:rsidR="000F713F" w:rsidRPr="000F713F" w:rsidRDefault="000F713F" w:rsidP="000F713F">
      <w:pPr>
        <w:ind w:left="720" w:hanging="720"/>
        <w:rPr>
          <w:ins w:id="5108" w:author="Huawei" w:date="2018-03-23T19:06:00Z"/>
          <w:b/>
          <w:lang w:eastAsia="x-none"/>
        </w:rPr>
      </w:pPr>
    </w:p>
    <w:p w14:paraId="05BA9A95" w14:textId="77777777" w:rsidR="000F713F" w:rsidRPr="000F713F" w:rsidRDefault="000F713F" w:rsidP="000F713F">
      <w:pPr>
        <w:ind w:left="720" w:hanging="720"/>
        <w:rPr>
          <w:ins w:id="5109" w:author="Huawei" w:date="2018-03-23T19:15:00Z"/>
          <w:b/>
          <w:lang w:eastAsia="x-none"/>
        </w:rPr>
      </w:pPr>
      <w:ins w:id="5110" w:author="Huawei" w:date="2018-03-23T19:15:00Z">
        <w:r w:rsidRPr="000F713F">
          <w:rPr>
            <w:b/>
            <w:lang w:eastAsia="x-none"/>
          </w:rPr>
          <w:t>6.</w:t>
        </w:r>
      </w:ins>
      <w:r w:rsidRPr="000F713F">
        <w:rPr>
          <w:b/>
          <w:lang w:eastAsia="x-none"/>
        </w:rPr>
        <w:t>9</w:t>
      </w:r>
      <w:ins w:id="5111" w:author="Huawei" w:date="2018-03-23T19:06:00Z">
        <w:r w:rsidRPr="000F713F">
          <w:rPr>
            <w:b/>
            <w:lang w:eastAsia="x-none"/>
          </w:rPr>
          <w:t xml:space="preserve"> Channel models for link level simulations</w:t>
        </w:r>
      </w:ins>
    </w:p>
    <w:p w14:paraId="62C901B2" w14:textId="77777777" w:rsidR="000F713F" w:rsidRPr="000F713F" w:rsidRDefault="000F713F" w:rsidP="000F713F">
      <w:pPr>
        <w:ind w:left="720" w:hanging="720"/>
        <w:rPr>
          <w:ins w:id="5112" w:author="Huawei" w:date="2018-03-23T19:06:00Z"/>
          <w:b/>
          <w:lang w:eastAsia="x-none"/>
        </w:rPr>
      </w:pPr>
    </w:p>
    <w:p w14:paraId="5452F303" w14:textId="77777777" w:rsidR="000F713F" w:rsidRPr="000F713F" w:rsidRDefault="000F713F" w:rsidP="000F713F">
      <w:pPr>
        <w:ind w:left="720" w:hanging="720"/>
        <w:rPr>
          <w:ins w:id="5113" w:author="Huawei" w:date="2018-03-23T19:15:00Z"/>
          <w:b/>
          <w:lang w:eastAsia="x-none"/>
        </w:rPr>
      </w:pPr>
      <w:ins w:id="5114" w:author="Huawei" w:date="2018-03-23T19:15:00Z">
        <w:r w:rsidRPr="000F713F">
          <w:rPr>
            <w:b/>
            <w:lang w:eastAsia="x-none"/>
          </w:rPr>
          <w:t>6.</w:t>
        </w:r>
      </w:ins>
      <w:r w:rsidRPr="000F713F">
        <w:rPr>
          <w:b/>
          <w:lang w:eastAsia="x-none"/>
        </w:rPr>
        <w:t>9</w:t>
      </w:r>
      <w:ins w:id="5115" w:author="Huawei" w:date="2018-03-23T19:06:00Z">
        <w:r w:rsidRPr="000F713F">
          <w:rPr>
            <w:b/>
            <w:lang w:eastAsia="x-none"/>
          </w:rPr>
          <w:t>.1 CDL models</w:t>
        </w:r>
      </w:ins>
    </w:p>
    <w:p w14:paraId="0D41A2C5" w14:textId="77777777" w:rsidR="000F713F" w:rsidRPr="000F713F" w:rsidRDefault="000F713F" w:rsidP="000F713F">
      <w:pPr>
        <w:ind w:left="720" w:hanging="720"/>
        <w:rPr>
          <w:ins w:id="5116" w:author="Huawei" w:date="2018-03-23T19:06:00Z"/>
          <w:b/>
          <w:lang w:eastAsia="x-none"/>
        </w:rPr>
      </w:pPr>
    </w:p>
    <w:p w14:paraId="2A0E0987" w14:textId="77777777" w:rsidR="000F713F" w:rsidRPr="000F713F" w:rsidRDefault="000F713F" w:rsidP="000F713F">
      <w:pPr>
        <w:ind w:left="720" w:hanging="720"/>
        <w:rPr>
          <w:ins w:id="5117" w:author="Huawei" w:date="2018-03-23T19:15:00Z"/>
          <w:b/>
          <w:lang w:eastAsia="x-none"/>
        </w:rPr>
      </w:pPr>
      <w:ins w:id="5118" w:author="Huawei" w:date="2018-03-23T19:15:00Z">
        <w:r w:rsidRPr="000F713F">
          <w:rPr>
            <w:b/>
            <w:lang w:eastAsia="x-none"/>
          </w:rPr>
          <w:t>6.</w:t>
        </w:r>
      </w:ins>
      <w:r w:rsidRPr="000F713F">
        <w:rPr>
          <w:b/>
          <w:lang w:eastAsia="x-none"/>
        </w:rPr>
        <w:t>9</w:t>
      </w:r>
      <w:ins w:id="5119" w:author="Huawei" w:date="2018-03-23T19:06:00Z">
        <w:r w:rsidRPr="000F713F">
          <w:rPr>
            <w:b/>
            <w:lang w:eastAsia="x-none"/>
          </w:rPr>
          <w:t>.2 TDL models (3GPP TR38.901 based and ITU-R based)</w:t>
        </w:r>
      </w:ins>
    </w:p>
    <w:p w14:paraId="77904F17" w14:textId="77777777" w:rsidR="000F713F" w:rsidRPr="000F713F" w:rsidRDefault="000F713F" w:rsidP="000F713F">
      <w:pPr>
        <w:ind w:left="720" w:hanging="720"/>
        <w:rPr>
          <w:ins w:id="5120" w:author="Huawei" w:date="2018-03-23T19:06:00Z"/>
          <w:b/>
          <w:lang w:eastAsia="x-none"/>
        </w:rPr>
      </w:pPr>
    </w:p>
    <w:p w14:paraId="76371765" w14:textId="77777777" w:rsidR="000F713F" w:rsidRPr="000F713F" w:rsidRDefault="000F713F" w:rsidP="000F713F">
      <w:pPr>
        <w:ind w:left="720" w:hanging="720"/>
        <w:rPr>
          <w:ins w:id="5121" w:author="Huawei" w:date="2018-03-23T19:03:00Z"/>
          <w:b/>
          <w:lang w:eastAsia="x-none"/>
        </w:rPr>
      </w:pPr>
      <w:ins w:id="5122" w:author="Huawei" w:date="2018-03-23T19:03:00Z">
        <w:r w:rsidRPr="000F713F">
          <w:rPr>
            <w:b/>
            <w:lang w:eastAsia="x-none"/>
          </w:rPr>
          <w:t>6.</w:t>
        </w:r>
      </w:ins>
      <w:r w:rsidRPr="000F713F">
        <w:rPr>
          <w:b/>
          <w:lang w:eastAsia="x-none"/>
        </w:rPr>
        <w:t>10</w:t>
      </w:r>
      <w:ins w:id="5123" w:author="Huawei" w:date="2018-03-23T19:06:00Z">
        <w:r w:rsidRPr="000F713F">
          <w:rPr>
            <w:b/>
            <w:lang w:eastAsia="x-none"/>
          </w:rPr>
          <w:t xml:space="preserve"> Channel model calibration</w:t>
        </w:r>
      </w:ins>
    </w:p>
    <w:p w14:paraId="3A896937" w14:textId="77777777" w:rsidR="000F713F" w:rsidRPr="000F713F" w:rsidRDefault="000F713F" w:rsidP="000F713F">
      <w:pPr>
        <w:ind w:left="720" w:hanging="720"/>
        <w:rPr>
          <w:ins w:id="5124" w:author="Huawei" w:date="2018-03-23T19:03:00Z"/>
          <w:b/>
          <w:lang w:eastAsia="x-none"/>
        </w:rPr>
      </w:pPr>
    </w:p>
    <w:p w14:paraId="44962FA2" w14:textId="77777777" w:rsidR="000F713F" w:rsidRPr="000F713F" w:rsidRDefault="000F713F" w:rsidP="00590D58">
      <w:pPr>
        <w:rPr>
          <w:lang w:eastAsia="zh-CN"/>
        </w:rPr>
      </w:pPr>
      <w:r w:rsidRPr="000F713F">
        <w:rPr>
          <w:lang w:eastAsia="zh-CN"/>
        </w:rPr>
        <w:lastRenderedPageBreak/>
        <w:t>------- end of Text Proposal -------</w:t>
      </w:r>
    </w:p>
    <w:p w14:paraId="50AE2CB9" w14:textId="77777777" w:rsidR="000F713F" w:rsidRPr="000F713F" w:rsidRDefault="000F713F" w:rsidP="000F713F">
      <w:pPr>
        <w:ind w:left="720" w:hanging="720"/>
        <w:rPr>
          <w:lang w:eastAsia="x-none"/>
        </w:rPr>
      </w:pPr>
    </w:p>
    <w:p w14:paraId="44F68B00" w14:textId="77777777" w:rsidR="000F713F" w:rsidRPr="000F713F" w:rsidRDefault="000F713F" w:rsidP="000F713F">
      <w:pPr>
        <w:ind w:left="720" w:hanging="720"/>
        <w:rPr>
          <w:lang w:eastAsia="x-none"/>
        </w:rPr>
      </w:pPr>
    </w:p>
    <w:p w14:paraId="36206333" w14:textId="5D391623" w:rsidR="000F713F" w:rsidRDefault="000F713F" w:rsidP="000F713F">
      <w:pPr>
        <w:ind w:left="720" w:hanging="720"/>
        <w:rPr>
          <w:lang w:eastAsia="x-none"/>
        </w:rPr>
      </w:pPr>
      <w:r w:rsidRPr="00590D58">
        <w:rPr>
          <w:b/>
          <w:color w:val="0000FF"/>
          <w:u w:val="single"/>
          <w:lang w:eastAsia="x-none"/>
        </w:rPr>
        <w:t>R1-1805680</w:t>
      </w:r>
      <w:r w:rsidRPr="00590D58">
        <w:rPr>
          <w:b/>
          <w:kern w:val="2"/>
          <w:lang w:eastAsia="zh-CN"/>
        </w:rPr>
        <w:tab/>
        <w:t>NR-NTN Channel Modeling – Text proposal for the 6</w:t>
      </w:r>
      <w:r w:rsidRPr="00590D58">
        <w:rPr>
          <w:b/>
          <w:kern w:val="2"/>
          <w:vertAlign w:val="superscript"/>
          <w:lang w:eastAsia="zh-CN"/>
        </w:rPr>
        <w:t>th</w:t>
      </w:r>
      <w:r w:rsidRPr="00590D58">
        <w:rPr>
          <w:b/>
          <w:kern w:val="2"/>
          <w:lang w:eastAsia="zh-CN"/>
        </w:rPr>
        <w:t xml:space="preserve"> clause of TR38.811</w:t>
      </w:r>
      <w:r w:rsidRPr="00590D58">
        <w:rPr>
          <w:b/>
          <w:kern w:val="2"/>
          <w:lang w:eastAsia="zh-CN"/>
        </w:rPr>
        <w:tab/>
        <w:t>Thales</w:t>
      </w:r>
      <w:r w:rsidR="00590D58">
        <w:rPr>
          <w:lang w:eastAsia="x-none"/>
        </w:rPr>
        <w:tab/>
        <w:t>(Revision of R1-1805116)</w:t>
      </w:r>
    </w:p>
    <w:p w14:paraId="7213173A" w14:textId="77777777" w:rsidR="00590D58" w:rsidRPr="000F713F" w:rsidRDefault="00590D58" w:rsidP="000F713F">
      <w:pPr>
        <w:ind w:left="720" w:hanging="720"/>
        <w:rPr>
          <w:lang w:eastAsia="x-none"/>
        </w:rPr>
      </w:pPr>
    </w:p>
    <w:p w14:paraId="42BF7D92" w14:textId="6F263EF3" w:rsidR="000F713F" w:rsidRPr="000F713F" w:rsidRDefault="000F713F" w:rsidP="000F713F">
      <w:pPr>
        <w:ind w:left="720" w:hanging="720"/>
        <w:rPr>
          <w:lang w:eastAsia="x-none"/>
        </w:rPr>
      </w:pPr>
      <w:r w:rsidRPr="00590D58">
        <w:rPr>
          <w:highlight w:val="green"/>
          <w:lang w:eastAsia="x-none"/>
        </w:rPr>
        <w:t>Agreement</w:t>
      </w:r>
      <w:r w:rsidR="00590D58">
        <w:rPr>
          <w:lang w:eastAsia="x-none"/>
        </w:rPr>
        <w:t xml:space="preserve">: </w:t>
      </w:r>
      <w:r w:rsidRPr="000F713F">
        <w:rPr>
          <w:lang w:eastAsia="x-none"/>
        </w:rPr>
        <w:t>The text proposal in R1-1805680 for TR38.811 is endorsed.</w:t>
      </w:r>
    </w:p>
    <w:p w14:paraId="4741162B" w14:textId="77777777" w:rsidR="000F713F" w:rsidRPr="000F713F" w:rsidRDefault="000F713F" w:rsidP="000F713F">
      <w:pPr>
        <w:ind w:left="720" w:hanging="720"/>
        <w:rPr>
          <w:lang w:eastAsia="x-none"/>
        </w:rPr>
      </w:pPr>
    </w:p>
    <w:p w14:paraId="49982BDD" w14:textId="7F8703BE" w:rsidR="000F713F" w:rsidRPr="000F713F" w:rsidRDefault="000F713F" w:rsidP="00590D58">
      <w:pPr>
        <w:ind w:left="720" w:hanging="720"/>
        <w:rPr>
          <w:szCs w:val="40"/>
        </w:rPr>
      </w:pPr>
      <w:r w:rsidRPr="00590D58">
        <w:rPr>
          <w:szCs w:val="40"/>
          <w:highlight w:val="green"/>
          <w:lang w:eastAsia="x-none"/>
        </w:rPr>
        <w:t>Agreement</w:t>
      </w:r>
      <w:r w:rsidR="00590D58">
        <w:rPr>
          <w:szCs w:val="40"/>
          <w:lang w:eastAsia="x-none"/>
        </w:rPr>
        <w:t xml:space="preserve">: </w:t>
      </w:r>
      <w:r w:rsidRPr="000F713F">
        <w:rPr>
          <w:szCs w:val="40"/>
        </w:rPr>
        <w:t>The clear-air basic path loss for a single unwanted transmitter and victim receiver over an Earth-space path is composed of losses as follows:</w:t>
      </w:r>
    </w:p>
    <w:p w14:paraId="1DA5F116" w14:textId="49506282" w:rsidR="000F713F" w:rsidRPr="000F713F" w:rsidRDefault="00603E09" w:rsidP="000F713F">
      <w:pPr>
        <w:wordWrap w:val="0"/>
        <w:ind w:left="850" w:firstLine="425"/>
        <w:jc w:val="center"/>
        <w:rPr>
          <w:szCs w:val="40"/>
          <w:lang w:eastAsia="zh-CN"/>
        </w:rPr>
      </w:pPr>
      <w:r>
        <w:rPr>
          <w:position w:val="-14"/>
          <w:szCs w:val="40"/>
        </w:rPr>
        <w:pict w14:anchorId="052ECBD1">
          <v:shape id="_x0000_i1387" type="#_x0000_t75" style="width:135.6pt;height:19.8pt">
            <v:imagedata r:id="rId2131" o:title=""/>
          </v:shape>
        </w:pict>
      </w:r>
      <w:r w:rsidR="000F713F" w:rsidRPr="000F713F">
        <w:rPr>
          <w:szCs w:val="40"/>
          <w:lang w:val="de-CH" w:eastAsia="zh-CN"/>
        </w:rPr>
        <w:fldChar w:fldCharType="begin"/>
      </w:r>
      <w:r w:rsidR="000F713F" w:rsidRPr="000F713F">
        <w:rPr>
          <w:szCs w:val="40"/>
          <w:lang w:eastAsia="zh-CN"/>
        </w:rPr>
        <w:instrText xml:space="preserve"> QUOTE </w:instrText>
      </w:r>
      <m:oMath>
        <m:sSub>
          <m:sSubPr>
            <m:ctrlPr>
              <w:rPr>
                <w:rFonts w:ascii="Cambria Math" w:hAnsi="Cambria Math"/>
                <w:i/>
                <w:lang w:val="de-CH" w:eastAsia="zh-CN"/>
              </w:rPr>
            </m:ctrlPr>
          </m:sSubPr>
          <m:e>
            <m:r>
              <m:rPr>
                <m:sty m:val="p"/>
              </m:rPr>
              <w:rPr>
                <w:rFonts w:ascii="Cambria Math" w:hAnsi="Cambria Math"/>
                <w:lang w:val="de-CH" w:eastAsia="zh-CN"/>
              </w:rPr>
              <m:t>L</m:t>
            </m:r>
          </m:e>
          <m:sub>
            <m:r>
              <m:rPr>
                <m:sty m:val="p"/>
              </m:rPr>
              <w:rPr>
                <w:rFonts w:ascii="Cambria Math" w:hAnsi="Cambria Math"/>
                <w:lang w:val="de-CH" w:eastAsia="zh-CN"/>
              </w:rPr>
              <m:t>b</m:t>
            </m:r>
          </m:sub>
        </m:sSub>
        <m:r>
          <m:rPr>
            <m:sty m:val="p"/>
          </m:rPr>
          <w:rPr>
            <w:rFonts w:ascii="Cambria Math" w:hAnsi="Cambria Math"/>
            <w:lang w:val="de-CH" w:eastAsia="zh-CN"/>
          </w:rPr>
          <m:t>=</m:t>
        </m:r>
        <m:sSub>
          <m:sSubPr>
            <m:ctrlPr>
              <w:rPr>
                <w:rFonts w:ascii="Cambria Math" w:hAnsi="Cambria Math"/>
                <w:i/>
                <w:lang w:val="de-CH" w:eastAsia="zh-CN"/>
              </w:rPr>
            </m:ctrlPr>
          </m:sSubPr>
          <m:e>
            <m:r>
              <m:rPr>
                <m:sty m:val="p"/>
              </m:rPr>
              <w:rPr>
                <w:rFonts w:ascii="Cambria Math" w:hAnsi="Cambria Math"/>
                <w:lang w:val="de-CH" w:eastAsia="zh-CN"/>
              </w:rPr>
              <m:t>L</m:t>
            </m:r>
          </m:e>
          <m:sub>
            <m:r>
              <m:rPr>
                <m:sty m:val="p"/>
              </m:rPr>
              <w:rPr>
                <w:rFonts w:ascii="Cambria Math" w:hAnsi="Cambria Math"/>
                <w:lang w:val="de-CH" w:eastAsia="zh-CN"/>
              </w:rPr>
              <m:t>bfs</m:t>
            </m:r>
          </m:sub>
        </m:sSub>
        <m:r>
          <m:rPr>
            <m:sty m:val="p"/>
          </m:rPr>
          <w:rPr>
            <w:rFonts w:ascii="Cambria Math" w:hAnsi="Cambria Math"/>
            <w:lang w:val="de-CH" w:eastAsia="zh-CN"/>
          </w:rPr>
          <m:t>+</m:t>
        </m:r>
        <m:sSub>
          <m:sSubPr>
            <m:ctrlPr>
              <w:rPr>
                <w:rFonts w:ascii="Cambria Math" w:hAnsi="Cambria Math"/>
                <w:i/>
                <w:lang w:val="de-CH" w:eastAsia="zh-CN"/>
              </w:rPr>
            </m:ctrlPr>
          </m:sSubPr>
          <m:e>
            <m:r>
              <m:rPr>
                <m:sty m:val="p"/>
              </m:rPr>
              <w:rPr>
                <w:rFonts w:ascii="Cambria Math" w:hAnsi="Cambria Math"/>
                <w:lang w:val="de-CH" w:eastAsia="zh-CN"/>
              </w:rPr>
              <m:t>A</m:t>
            </m:r>
          </m:e>
          <m:sub>
            <m:r>
              <m:rPr>
                <m:sty m:val="p"/>
              </m:rPr>
              <w:rPr>
                <w:rFonts w:ascii="Cambria Math" w:hAnsi="Cambria Math"/>
                <w:lang w:val="de-CH" w:eastAsia="zh-CN"/>
              </w:rPr>
              <m:t>g</m:t>
            </m:r>
          </m:sub>
        </m:sSub>
        <m:r>
          <m:rPr>
            <m:sty m:val="p"/>
          </m:rPr>
          <w:rPr>
            <w:rFonts w:ascii="Cambria Math" w:hAnsi="Cambria Math"/>
            <w:lang w:val="de-CH" w:eastAsia="zh-CN"/>
          </w:rPr>
          <m:t>+</m:t>
        </m:r>
        <m:sSub>
          <m:sSubPr>
            <m:ctrlPr>
              <w:rPr>
                <w:rFonts w:ascii="Cambria Math" w:hAnsi="Cambria Math"/>
                <w:i/>
                <w:lang w:val="de-CH" w:eastAsia="zh-CN"/>
              </w:rPr>
            </m:ctrlPr>
          </m:sSubPr>
          <m:e>
            <m:r>
              <m:rPr>
                <m:sty m:val="p"/>
              </m:rPr>
              <w:rPr>
                <w:rFonts w:ascii="Cambria Math" w:hAnsi="Cambria Math"/>
                <w:lang w:val="de-CH" w:eastAsia="zh-CN"/>
              </w:rPr>
              <m:t>A</m:t>
            </m:r>
          </m:e>
          <m:sub>
            <m:r>
              <m:rPr>
                <m:sty m:val="p"/>
              </m:rPr>
              <w:rPr>
                <w:rFonts w:ascii="Cambria Math" w:hAnsi="Cambria Math"/>
                <w:lang w:val="de-CH" w:eastAsia="zh-CN"/>
              </w:rPr>
              <m:t>s</m:t>
            </m:r>
          </m:sub>
        </m:sSub>
        <m:r>
          <m:rPr>
            <m:sty m:val="p"/>
          </m:rPr>
          <w:rPr>
            <w:rFonts w:ascii="Cambria Math" w:hAnsi="Cambria Math"/>
            <w:lang w:val="de-CH" w:eastAsia="zh-CN"/>
          </w:rPr>
          <m:t>+</m:t>
        </m:r>
        <m:sSub>
          <m:sSubPr>
            <m:ctrlPr>
              <w:rPr>
                <w:rFonts w:ascii="Cambria Math" w:hAnsi="Cambria Math"/>
                <w:i/>
                <w:lang w:val="de-CH" w:eastAsia="zh-CN"/>
              </w:rPr>
            </m:ctrlPr>
          </m:sSubPr>
          <m:e>
            <m:r>
              <m:rPr>
                <m:sty m:val="p"/>
              </m:rPr>
              <w:rPr>
                <w:rFonts w:ascii="Cambria Math" w:hAnsi="Cambria Math"/>
                <w:lang w:val="de-CH" w:eastAsia="zh-CN"/>
              </w:rPr>
              <m:t>L</m:t>
            </m:r>
          </m:e>
          <m:sub>
            <m:r>
              <m:rPr>
                <m:sty m:val="p"/>
              </m:rPr>
              <w:rPr>
                <w:rFonts w:ascii="Cambria Math" w:hAnsi="Cambria Math"/>
                <w:lang w:val="de-CH" w:eastAsia="zh-CN"/>
              </w:rPr>
              <m:t>c</m:t>
            </m:r>
          </m:sub>
        </m:sSub>
        <m:r>
          <m:rPr>
            <m:sty m:val="p"/>
          </m:rPr>
          <w:rPr>
            <w:rFonts w:ascii="Cambria Math" w:hAnsi="Cambria Math"/>
            <w:lang w:val="de-CH" w:eastAsia="zh-CN"/>
          </w:rPr>
          <m:t>+</m:t>
        </m:r>
        <m:sSub>
          <m:sSubPr>
            <m:ctrlPr>
              <w:rPr>
                <w:rFonts w:ascii="Cambria Math" w:hAnsi="Cambria Math"/>
                <w:i/>
                <w:lang w:val="de-CH" w:eastAsia="zh-CN"/>
              </w:rPr>
            </m:ctrlPr>
          </m:sSubPr>
          <m:e>
            <m:r>
              <m:rPr>
                <m:sty m:val="p"/>
              </m:rPr>
              <w:rPr>
                <w:rFonts w:ascii="Cambria Math" w:hAnsi="Cambria Math"/>
                <w:lang w:val="de-CH" w:eastAsia="zh-CN"/>
              </w:rPr>
              <m:t>L</m:t>
            </m:r>
          </m:e>
          <m:sub>
            <m:r>
              <m:rPr>
                <m:sty m:val="p"/>
              </m:rPr>
              <w:rPr>
                <w:rFonts w:ascii="Cambria Math" w:hAnsi="Cambria Math"/>
                <w:lang w:val="de-CH" w:eastAsia="zh-CN"/>
              </w:rPr>
              <m:t>be</m:t>
            </m:r>
          </m:sub>
        </m:sSub>
      </m:oMath>
      <w:r w:rsidR="000F713F" w:rsidRPr="000F713F">
        <w:rPr>
          <w:szCs w:val="40"/>
          <w:lang w:eastAsia="zh-CN"/>
        </w:rPr>
        <w:instrText xml:space="preserve"> </w:instrText>
      </w:r>
      <w:r w:rsidR="000F713F" w:rsidRPr="000F713F">
        <w:rPr>
          <w:szCs w:val="40"/>
          <w:lang w:val="de-CH" w:eastAsia="zh-CN"/>
        </w:rPr>
        <w:fldChar w:fldCharType="end"/>
      </w:r>
      <w:r w:rsidR="000F713F" w:rsidRPr="000F713F">
        <w:rPr>
          <w:rFonts w:hint="eastAsia"/>
          <w:szCs w:val="40"/>
          <w:lang w:eastAsia="zh-CN"/>
        </w:rPr>
        <w:t xml:space="preserve">                                               (dB)</w:t>
      </w:r>
    </w:p>
    <w:p w14:paraId="021EA7AC" w14:textId="77777777" w:rsidR="000F713F" w:rsidRPr="000F713F" w:rsidRDefault="000F713F" w:rsidP="000F713F">
      <w:pPr>
        <w:ind w:left="720" w:hanging="720"/>
        <w:rPr>
          <w:szCs w:val="40"/>
        </w:rPr>
      </w:pPr>
      <w:r w:rsidRPr="000F713F">
        <w:rPr>
          <w:szCs w:val="40"/>
        </w:rPr>
        <w:t>where:</w:t>
      </w:r>
    </w:p>
    <w:p w14:paraId="6D133152" w14:textId="04F8F0FA" w:rsidR="000F713F" w:rsidRPr="000F713F" w:rsidRDefault="00603E09" w:rsidP="00590D58">
      <w:pPr>
        <w:tabs>
          <w:tab w:val="right" w:pos="1701"/>
          <w:tab w:val="left" w:pos="1985"/>
        </w:tabs>
        <w:overflowPunct w:val="0"/>
        <w:autoSpaceDE w:val="0"/>
        <w:autoSpaceDN w:val="0"/>
        <w:adjustRightInd w:val="0"/>
        <w:ind w:left="2707" w:hanging="1987"/>
        <w:jc w:val="both"/>
        <w:textAlignment w:val="baseline"/>
        <w:rPr>
          <w:rFonts w:ascii="Times New Roman" w:eastAsia="Times New Roman" w:hAnsi="Times New Roman"/>
          <w:szCs w:val="40"/>
        </w:rPr>
      </w:pPr>
      <w:r>
        <w:rPr>
          <w:rFonts w:ascii="Times New Roman" w:eastAsia="Times New Roman" w:hAnsi="Times New Roman"/>
          <w:position w:val="-8"/>
          <w:szCs w:val="40"/>
          <w:lang w:val="en-US"/>
        </w:rPr>
        <w:pict w14:anchorId="184BBFDF">
          <v:shape id="_x0000_i1388" type="#_x0000_t75" style="width:21pt;height:15pt">
            <v:imagedata r:id="rId2132" o:title=""/>
          </v:shape>
        </w:pict>
      </w:r>
      <w:r w:rsidR="000F713F" w:rsidRPr="000F713F">
        <w:rPr>
          <w:rFonts w:ascii="Times New Roman" w:eastAsia="Times New Roman" w:hAnsi="Times New Roman"/>
          <w:szCs w:val="40"/>
        </w:rPr>
        <w:t>:</w:t>
      </w:r>
      <w:r w:rsidR="000F713F" w:rsidRPr="000F713F">
        <w:rPr>
          <w:rFonts w:ascii="Times New Roman" w:eastAsia="Times New Roman" w:hAnsi="Times New Roman"/>
          <w:szCs w:val="40"/>
        </w:rPr>
        <w:tab/>
      </w:r>
      <w:r w:rsidR="00590D58">
        <w:rPr>
          <w:rFonts w:ascii="Times New Roman" w:eastAsia="Times New Roman" w:hAnsi="Times New Roman"/>
          <w:szCs w:val="40"/>
        </w:rPr>
        <w:t xml:space="preserve"> </w:t>
      </w:r>
      <w:r w:rsidR="000F713F" w:rsidRPr="000F713F">
        <w:rPr>
          <w:rFonts w:ascii="Times New Roman" w:eastAsia="Times New Roman" w:hAnsi="Times New Roman"/>
          <w:szCs w:val="40"/>
        </w:rPr>
        <w:t>Free space basic path loss</w:t>
      </w:r>
    </w:p>
    <w:p w14:paraId="14580DB5" w14:textId="724D9DB6" w:rsidR="000F713F" w:rsidRPr="000F713F" w:rsidRDefault="00603E09" w:rsidP="00590D58">
      <w:pPr>
        <w:tabs>
          <w:tab w:val="right" w:pos="1701"/>
          <w:tab w:val="left" w:pos="1985"/>
        </w:tabs>
        <w:overflowPunct w:val="0"/>
        <w:autoSpaceDE w:val="0"/>
        <w:autoSpaceDN w:val="0"/>
        <w:adjustRightInd w:val="0"/>
        <w:ind w:left="2707" w:hanging="1987"/>
        <w:jc w:val="both"/>
        <w:textAlignment w:val="baseline"/>
        <w:rPr>
          <w:rFonts w:ascii="Times New Roman" w:eastAsia="Times New Roman" w:hAnsi="Times New Roman"/>
          <w:szCs w:val="40"/>
        </w:rPr>
      </w:pPr>
      <w:r>
        <w:rPr>
          <w:rFonts w:ascii="Times New Roman" w:eastAsia="Times New Roman" w:hAnsi="Times New Roman"/>
          <w:position w:val="-8"/>
          <w:szCs w:val="40"/>
          <w:lang w:val="en-US"/>
        </w:rPr>
        <w:pict w14:anchorId="2D0C8157">
          <v:shape id="_x0000_i1389" type="#_x0000_t75" style="width:15pt;height:15pt">
            <v:imagedata r:id="rId2133" o:title=""/>
          </v:shape>
        </w:pict>
      </w:r>
      <w:r w:rsidR="000F713F" w:rsidRPr="000F713F">
        <w:rPr>
          <w:rFonts w:ascii="Times New Roman" w:eastAsia="Times New Roman" w:hAnsi="Times New Roman"/>
          <w:szCs w:val="40"/>
        </w:rPr>
        <w:t xml:space="preserve"> :</w:t>
      </w:r>
      <w:r w:rsidR="000F713F" w:rsidRPr="000F713F">
        <w:rPr>
          <w:rFonts w:ascii="Times New Roman" w:eastAsia="Times New Roman" w:hAnsi="Times New Roman"/>
          <w:szCs w:val="40"/>
        </w:rPr>
        <w:tab/>
      </w:r>
      <w:r w:rsidR="00590D58">
        <w:rPr>
          <w:rFonts w:ascii="Times New Roman" w:eastAsia="Times New Roman" w:hAnsi="Times New Roman"/>
          <w:szCs w:val="40"/>
        </w:rPr>
        <w:t xml:space="preserve"> </w:t>
      </w:r>
      <w:r w:rsidR="000F713F" w:rsidRPr="000F713F">
        <w:rPr>
          <w:rFonts w:ascii="Times New Roman" w:eastAsia="Times New Roman" w:hAnsi="Times New Roman"/>
          <w:szCs w:val="40"/>
        </w:rPr>
        <w:t xml:space="preserve">Attenuation due to atmospheric gasses </w:t>
      </w:r>
    </w:p>
    <w:p w14:paraId="111286FD" w14:textId="3FACE94B" w:rsidR="000F713F" w:rsidRPr="000F713F" w:rsidRDefault="00603E09" w:rsidP="00590D58">
      <w:pPr>
        <w:tabs>
          <w:tab w:val="right" w:pos="1701"/>
          <w:tab w:val="left" w:pos="1985"/>
        </w:tabs>
        <w:overflowPunct w:val="0"/>
        <w:autoSpaceDE w:val="0"/>
        <w:autoSpaceDN w:val="0"/>
        <w:adjustRightInd w:val="0"/>
        <w:ind w:left="2707" w:hanging="1987"/>
        <w:jc w:val="both"/>
        <w:textAlignment w:val="baseline"/>
        <w:rPr>
          <w:rFonts w:ascii="Times New Roman" w:eastAsia="Times New Roman" w:hAnsi="Times New Roman"/>
          <w:szCs w:val="40"/>
        </w:rPr>
      </w:pPr>
      <w:r>
        <w:rPr>
          <w:rFonts w:ascii="Times New Roman" w:eastAsia="Times New Roman" w:hAnsi="Times New Roman"/>
          <w:position w:val="-6"/>
          <w:szCs w:val="40"/>
          <w:lang w:val="en-US"/>
        </w:rPr>
        <w:pict w14:anchorId="53CAAA57">
          <v:shape id="_x0000_i1390" type="#_x0000_t75" style="width:15pt;height:14.4pt">
            <v:imagedata r:id="rId2134" o:title=""/>
          </v:shape>
        </w:pict>
      </w:r>
      <w:r w:rsidR="000F713F" w:rsidRPr="000F713F">
        <w:rPr>
          <w:rFonts w:ascii="Times New Roman" w:eastAsia="Times New Roman" w:hAnsi="Times New Roman"/>
          <w:szCs w:val="40"/>
          <w:lang w:val="en-US"/>
        </w:rPr>
        <w:t xml:space="preserve"> </w:t>
      </w:r>
      <w:r w:rsidR="000F713F" w:rsidRPr="000F713F">
        <w:rPr>
          <w:rFonts w:ascii="Times New Roman" w:eastAsia="Times New Roman" w:hAnsi="Times New Roman"/>
          <w:szCs w:val="40"/>
        </w:rPr>
        <w:t>:</w:t>
      </w:r>
      <w:r w:rsidR="00590D58">
        <w:rPr>
          <w:rFonts w:ascii="Times New Roman" w:eastAsia="Times New Roman" w:hAnsi="Times New Roman"/>
          <w:szCs w:val="40"/>
        </w:rPr>
        <w:t xml:space="preserve"> </w:t>
      </w:r>
      <w:r w:rsidR="000F713F" w:rsidRPr="000F713F">
        <w:rPr>
          <w:rFonts w:ascii="Times New Roman" w:eastAsia="Times New Roman" w:hAnsi="Times New Roman"/>
          <w:szCs w:val="40"/>
        </w:rPr>
        <w:tab/>
        <w:t>Attenuation due to either ionospheric or troposcatter scintillation</w:t>
      </w:r>
    </w:p>
    <w:p w14:paraId="0ED14E29" w14:textId="44DE3224" w:rsidR="000F713F" w:rsidRPr="000F713F" w:rsidRDefault="00603E09" w:rsidP="00590D58">
      <w:pPr>
        <w:tabs>
          <w:tab w:val="right" w:pos="1701"/>
          <w:tab w:val="left" w:pos="1985"/>
        </w:tabs>
        <w:overflowPunct w:val="0"/>
        <w:autoSpaceDE w:val="0"/>
        <w:autoSpaceDN w:val="0"/>
        <w:adjustRightInd w:val="0"/>
        <w:ind w:left="2707" w:hanging="1987"/>
        <w:jc w:val="both"/>
        <w:textAlignment w:val="baseline"/>
        <w:rPr>
          <w:rFonts w:ascii="Times New Roman" w:eastAsia="Times New Roman" w:hAnsi="Times New Roman"/>
          <w:szCs w:val="40"/>
          <w:lang w:val="en-US"/>
        </w:rPr>
      </w:pPr>
      <w:r>
        <w:rPr>
          <w:rFonts w:ascii="Times New Roman" w:eastAsia="Times New Roman" w:hAnsi="Times New Roman"/>
          <w:position w:val="-6"/>
          <w:szCs w:val="40"/>
          <w:lang w:val="en-US"/>
        </w:rPr>
        <w:pict w14:anchorId="20F5AD3D">
          <v:shape id="_x0000_i1391" type="#_x0000_t75" style="width:14.4pt;height:14.4pt">
            <v:imagedata r:id="rId2135" o:title=""/>
          </v:shape>
        </w:pict>
      </w:r>
      <w:r w:rsidR="000F713F" w:rsidRPr="000F713F">
        <w:rPr>
          <w:rFonts w:ascii="Times New Roman" w:eastAsia="Times New Roman" w:hAnsi="Times New Roman"/>
          <w:szCs w:val="40"/>
          <w:lang w:val="en-US"/>
        </w:rPr>
        <w:t xml:space="preserve"> :</w:t>
      </w:r>
      <w:r w:rsidR="00590D58">
        <w:rPr>
          <w:rFonts w:ascii="Times New Roman" w:eastAsia="Times New Roman" w:hAnsi="Times New Roman"/>
          <w:szCs w:val="40"/>
          <w:lang w:val="en-US"/>
        </w:rPr>
        <w:t xml:space="preserve"> </w:t>
      </w:r>
      <w:r w:rsidR="000F713F" w:rsidRPr="000F713F">
        <w:rPr>
          <w:rFonts w:ascii="Times New Roman" w:eastAsia="Times New Roman" w:hAnsi="Times New Roman"/>
          <w:szCs w:val="40"/>
          <w:lang w:val="en-US"/>
        </w:rPr>
        <w:tab/>
        <w:t>Earth-space and Aeronautical statistical clutter loss</w:t>
      </w:r>
    </w:p>
    <w:p w14:paraId="0EB041DB" w14:textId="76CD8207" w:rsidR="000F713F" w:rsidRPr="000F713F" w:rsidRDefault="00603E09" w:rsidP="00590D58">
      <w:pPr>
        <w:tabs>
          <w:tab w:val="right" w:pos="1701"/>
          <w:tab w:val="left" w:pos="1985"/>
        </w:tabs>
        <w:overflowPunct w:val="0"/>
        <w:autoSpaceDE w:val="0"/>
        <w:autoSpaceDN w:val="0"/>
        <w:adjustRightInd w:val="0"/>
        <w:ind w:left="2707" w:hanging="1987"/>
        <w:jc w:val="both"/>
        <w:textAlignment w:val="baseline"/>
        <w:rPr>
          <w:rFonts w:ascii="Times New Roman" w:eastAsia="Times New Roman" w:hAnsi="Times New Roman"/>
          <w:szCs w:val="40"/>
          <w:lang w:val="en-US"/>
        </w:rPr>
      </w:pPr>
      <w:r>
        <w:rPr>
          <w:rFonts w:ascii="Times New Roman" w:eastAsia="Times New Roman" w:hAnsi="Times New Roman"/>
          <w:position w:val="-6"/>
          <w:szCs w:val="40"/>
          <w:lang w:val="en-US"/>
        </w:rPr>
        <w:pict w14:anchorId="0C03CAA4">
          <v:shape id="_x0000_i1392" type="#_x0000_t75" style="width:18pt;height:14.4pt">
            <v:imagedata r:id="rId2136" o:title=""/>
          </v:shape>
        </w:pict>
      </w:r>
      <w:r w:rsidR="000F713F" w:rsidRPr="000F713F">
        <w:rPr>
          <w:rFonts w:ascii="Times New Roman" w:eastAsia="Times New Roman" w:hAnsi="Times New Roman"/>
          <w:szCs w:val="40"/>
          <w:lang w:val="en-US"/>
        </w:rPr>
        <w:t xml:space="preserve"> :</w:t>
      </w:r>
      <w:r w:rsidR="00590D58">
        <w:rPr>
          <w:rFonts w:ascii="Times New Roman" w:eastAsia="Times New Roman" w:hAnsi="Times New Roman"/>
          <w:szCs w:val="40"/>
          <w:lang w:val="en-US"/>
        </w:rPr>
        <w:t xml:space="preserve"> </w:t>
      </w:r>
      <w:r w:rsidR="000F713F" w:rsidRPr="000F713F">
        <w:rPr>
          <w:rFonts w:ascii="Times New Roman" w:eastAsia="Times New Roman" w:hAnsi="Times New Roman"/>
          <w:szCs w:val="40"/>
          <w:lang w:val="en-US"/>
        </w:rPr>
        <w:tab/>
      </w:r>
      <w:r w:rsidR="000F713F" w:rsidRPr="000F713F">
        <w:rPr>
          <w:rFonts w:ascii="Times New Roman" w:eastAsia="Times New Roman" w:hAnsi="Times New Roman"/>
          <w:szCs w:val="40"/>
        </w:rPr>
        <w:t>Building entry/exit loss</w:t>
      </w:r>
    </w:p>
    <w:p w14:paraId="1ADB2290" w14:textId="03345EEB" w:rsidR="000F713F" w:rsidRPr="000F713F" w:rsidRDefault="000F713F" w:rsidP="00590D58">
      <w:pPr>
        <w:ind w:left="720"/>
        <w:rPr>
          <w:szCs w:val="40"/>
          <w:lang w:eastAsia="x-none"/>
        </w:rPr>
      </w:pPr>
      <w:r w:rsidRPr="000F713F">
        <w:rPr>
          <w:szCs w:val="40"/>
        </w:rPr>
        <w:t>Note</w:t>
      </w:r>
      <w:r w:rsidR="00590D58">
        <w:rPr>
          <w:szCs w:val="40"/>
        </w:rPr>
        <w:t xml:space="preserve"> </w:t>
      </w:r>
      <w:r w:rsidRPr="000F713F">
        <w:rPr>
          <w:szCs w:val="40"/>
        </w:rPr>
        <w:t>: No indoor conditions are considered for satellite links.</w:t>
      </w:r>
    </w:p>
    <w:p w14:paraId="63C9A409" w14:textId="77777777" w:rsidR="000F713F" w:rsidRPr="000F713F" w:rsidRDefault="000F713F" w:rsidP="000F713F">
      <w:pPr>
        <w:ind w:left="720" w:hanging="720"/>
        <w:rPr>
          <w:lang w:eastAsia="x-none"/>
        </w:rPr>
      </w:pPr>
    </w:p>
    <w:p w14:paraId="1F8D1F33" w14:textId="2C2EE322" w:rsidR="000F713F" w:rsidRPr="000F713F" w:rsidRDefault="000F713F" w:rsidP="000F713F">
      <w:pPr>
        <w:ind w:left="720" w:hanging="720"/>
        <w:rPr>
          <w:lang w:eastAsia="x-none"/>
        </w:rPr>
      </w:pPr>
      <w:r w:rsidRPr="00590D58">
        <w:rPr>
          <w:highlight w:val="green"/>
          <w:lang w:eastAsia="x-none"/>
        </w:rPr>
        <w:t>Agreement:</w:t>
      </w:r>
      <w:r w:rsidR="00590D58">
        <w:rPr>
          <w:lang w:eastAsia="x-none"/>
        </w:rPr>
        <w:t xml:space="preserve"> </w:t>
      </w:r>
      <w:r w:rsidRPr="000F713F">
        <w:t>The clutter loss = 0dB in LOS conditions</w:t>
      </w:r>
    </w:p>
    <w:p w14:paraId="03F29AA2" w14:textId="267BC651" w:rsidR="000F713F" w:rsidRDefault="000F713F" w:rsidP="000F713F">
      <w:pPr>
        <w:ind w:left="720" w:hanging="720"/>
        <w:rPr>
          <w:lang w:eastAsia="x-none"/>
        </w:rPr>
      </w:pPr>
    </w:p>
    <w:p w14:paraId="7573CB44" w14:textId="77777777" w:rsidR="00590D58" w:rsidRPr="000F713F" w:rsidRDefault="00590D58" w:rsidP="000F713F">
      <w:pPr>
        <w:ind w:left="720" w:hanging="720"/>
        <w:rPr>
          <w:lang w:eastAsia="x-none"/>
        </w:rPr>
      </w:pPr>
    </w:p>
    <w:p w14:paraId="0D22E7AF" w14:textId="77777777" w:rsidR="000F713F" w:rsidRPr="000F713F" w:rsidRDefault="00603E09" w:rsidP="000F713F">
      <w:pPr>
        <w:ind w:left="720" w:hanging="720"/>
        <w:rPr>
          <w:lang w:eastAsia="x-none"/>
        </w:rPr>
      </w:pPr>
      <w:hyperlink r:id="rId2137" w:history="1">
        <w:r w:rsidR="000F713F" w:rsidRPr="000F713F">
          <w:rPr>
            <w:color w:val="0000FF"/>
            <w:u w:val="single"/>
            <w:lang w:eastAsia="x-none"/>
          </w:rPr>
          <w:t>R1-1803675</w:t>
        </w:r>
      </w:hyperlink>
      <w:r w:rsidR="000F713F" w:rsidRPr="000F713F">
        <w:rPr>
          <w:lang w:eastAsia="x-none"/>
        </w:rPr>
        <w:tab/>
        <w:t>General considerations on NTN Channel Modeling</w:t>
      </w:r>
      <w:r w:rsidR="000F713F" w:rsidRPr="000F713F">
        <w:rPr>
          <w:lang w:eastAsia="x-none"/>
        </w:rPr>
        <w:tab/>
        <w:t>Huawei, HiSilicon</w:t>
      </w:r>
    </w:p>
    <w:p w14:paraId="0F1EEC35" w14:textId="77777777" w:rsidR="000F713F" w:rsidRPr="000F713F" w:rsidRDefault="00603E09" w:rsidP="000F713F">
      <w:pPr>
        <w:ind w:left="720" w:hanging="720"/>
        <w:rPr>
          <w:lang w:eastAsia="x-none"/>
        </w:rPr>
      </w:pPr>
      <w:hyperlink r:id="rId2138" w:history="1">
        <w:r w:rsidR="000F713F" w:rsidRPr="000F713F">
          <w:rPr>
            <w:color w:val="0000FF"/>
            <w:u w:val="single"/>
            <w:lang w:eastAsia="x-none"/>
          </w:rPr>
          <w:t>R1-1804235</w:t>
        </w:r>
      </w:hyperlink>
      <w:r w:rsidR="000F713F" w:rsidRPr="000F713F">
        <w:rPr>
          <w:lang w:eastAsia="x-none"/>
        </w:rPr>
        <w:tab/>
        <w:t>Discussion on the large scale channel model for NTN</w:t>
      </w:r>
      <w:r w:rsidR="000F713F" w:rsidRPr="000F713F">
        <w:rPr>
          <w:lang w:eastAsia="x-none"/>
        </w:rPr>
        <w:tab/>
        <w:t>ZTE, Sanechips,CATR</w:t>
      </w:r>
    </w:p>
    <w:p w14:paraId="3058799B" w14:textId="77777777" w:rsidR="000F713F" w:rsidRPr="000F713F" w:rsidRDefault="00603E09" w:rsidP="000F713F">
      <w:pPr>
        <w:ind w:left="720" w:hanging="720"/>
        <w:rPr>
          <w:lang w:eastAsia="x-none"/>
        </w:rPr>
      </w:pPr>
      <w:hyperlink r:id="rId2139" w:history="1">
        <w:r w:rsidR="000F713F" w:rsidRPr="000F713F">
          <w:rPr>
            <w:color w:val="0000FF"/>
            <w:u w:val="single"/>
            <w:lang w:eastAsia="x-none"/>
          </w:rPr>
          <w:t>R1-1804393</w:t>
        </w:r>
      </w:hyperlink>
      <w:r w:rsidR="000F713F" w:rsidRPr="000F713F">
        <w:rPr>
          <w:lang w:eastAsia="x-none"/>
        </w:rPr>
        <w:tab/>
        <w:t>Remaining issues on NTN Channel Modeling</w:t>
      </w:r>
      <w:r w:rsidR="000F713F" w:rsidRPr="000F713F">
        <w:rPr>
          <w:lang w:eastAsia="x-none"/>
        </w:rPr>
        <w:tab/>
        <w:t>Samsung</w:t>
      </w:r>
    </w:p>
    <w:p w14:paraId="4D3E0CAB" w14:textId="77777777" w:rsidR="000F713F" w:rsidRPr="000F713F" w:rsidRDefault="00603E09" w:rsidP="000F713F">
      <w:pPr>
        <w:ind w:left="720" w:hanging="720"/>
        <w:rPr>
          <w:lang w:eastAsia="x-none"/>
        </w:rPr>
      </w:pPr>
      <w:hyperlink r:id="rId2140" w:history="1">
        <w:r w:rsidR="000F713F" w:rsidRPr="000F713F">
          <w:rPr>
            <w:color w:val="0000FF"/>
            <w:u w:val="single"/>
            <w:lang w:eastAsia="x-none"/>
          </w:rPr>
          <w:t>R1-1804470</w:t>
        </w:r>
      </w:hyperlink>
      <w:r w:rsidR="000F713F" w:rsidRPr="000F713F">
        <w:rPr>
          <w:lang w:eastAsia="x-none"/>
        </w:rPr>
        <w:tab/>
        <w:t xml:space="preserve">Fast Fading Model of GEO S-Band Satellite </w:t>
      </w:r>
      <w:r w:rsidR="000F713F" w:rsidRPr="000F713F">
        <w:rPr>
          <w:lang w:eastAsia="x-none"/>
        </w:rPr>
        <w:tab/>
        <w:t>Dish Network</w:t>
      </w:r>
    </w:p>
    <w:p w14:paraId="6078E266" w14:textId="77777777" w:rsidR="000F713F" w:rsidRPr="000F713F" w:rsidRDefault="00603E09" w:rsidP="000F713F">
      <w:pPr>
        <w:ind w:left="720" w:hanging="720"/>
        <w:rPr>
          <w:lang w:eastAsia="x-none"/>
        </w:rPr>
      </w:pPr>
      <w:hyperlink r:id="rId2141" w:history="1">
        <w:r w:rsidR="000F713F" w:rsidRPr="000F713F">
          <w:rPr>
            <w:color w:val="0000FF"/>
            <w:u w:val="single"/>
            <w:lang w:eastAsia="x-none"/>
          </w:rPr>
          <w:t>R1-1804479</w:t>
        </w:r>
      </w:hyperlink>
      <w:r w:rsidR="000F713F" w:rsidRPr="000F713F">
        <w:rPr>
          <w:lang w:eastAsia="x-none"/>
        </w:rPr>
        <w:tab/>
        <w:t>Path loss model for NTN</w:t>
      </w:r>
      <w:r w:rsidR="000F713F" w:rsidRPr="000F713F">
        <w:rPr>
          <w:lang w:eastAsia="x-none"/>
        </w:rPr>
        <w:tab/>
        <w:t>Nokia, Nokia Shanghai Bell</w:t>
      </w:r>
    </w:p>
    <w:p w14:paraId="18923A93" w14:textId="77777777" w:rsidR="000F713F" w:rsidRPr="00590D58" w:rsidRDefault="00603E09" w:rsidP="000F713F">
      <w:pPr>
        <w:ind w:left="720" w:hanging="720"/>
        <w:rPr>
          <w:lang w:eastAsia="x-none"/>
        </w:rPr>
      </w:pPr>
      <w:hyperlink r:id="rId2142" w:history="1">
        <w:r w:rsidR="000F713F" w:rsidRPr="00590D58">
          <w:rPr>
            <w:color w:val="0000FF"/>
            <w:u w:val="single"/>
            <w:lang w:eastAsia="x-none"/>
          </w:rPr>
          <w:t>R1-1804480</w:t>
        </w:r>
      </w:hyperlink>
      <w:r w:rsidR="000F713F" w:rsidRPr="00590D58">
        <w:rPr>
          <w:lang w:eastAsia="x-none"/>
        </w:rPr>
        <w:tab/>
        <w:t>Fast fading characteristics for NTN</w:t>
      </w:r>
      <w:r w:rsidR="000F713F" w:rsidRPr="00590D58">
        <w:rPr>
          <w:lang w:eastAsia="x-none"/>
        </w:rPr>
        <w:tab/>
        <w:t>Nokia, Nokia Shanghai Bell</w:t>
      </w:r>
    </w:p>
    <w:p w14:paraId="3CDDD2DF" w14:textId="77777777" w:rsidR="000F713F" w:rsidRPr="00590D58" w:rsidRDefault="00603E09" w:rsidP="000F713F">
      <w:pPr>
        <w:ind w:left="720" w:hanging="720"/>
        <w:rPr>
          <w:lang w:eastAsia="x-none"/>
        </w:rPr>
      </w:pPr>
      <w:hyperlink r:id="rId2143" w:history="1">
        <w:r w:rsidR="000F713F" w:rsidRPr="00590D58">
          <w:rPr>
            <w:color w:val="0000FF"/>
            <w:u w:val="single"/>
            <w:lang w:eastAsia="x-none"/>
          </w:rPr>
          <w:t>R1-1804855</w:t>
        </w:r>
      </w:hyperlink>
      <w:r w:rsidR="000F713F" w:rsidRPr="00590D58">
        <w:rPr>
          <w:lang w:eastAsia="x-none"/>
        </w:rPr>
        <w:tab/>
        <w:t xml:space="preserve">Modeling of Tropospheric Scintillation Effects in NTN Channel Model </w:t>
      </w:r>
      <w:r w:rsidR="000F713F" w:rsidRPr="00590D58">
        <w:rPr>
          <w:lang w:eastAsia="x-none"/>
        </w:rPr>
        <w:tab/>
        <w:t>InterDigital, Inc.</w:t>
      </w:r>
    </w:p>
    <w:p w14:paraId="24EF9B11" w14:textId="77777777" w:rsidR="000F713F" w:rsidRPr="00590D58" w:rsidRDefault="00603E09" w:rsidP="000F713F">
      <w:pPr>
        <w:ind w:left="720" w:hanging="720"/>
        <w:rPr>
          <w:lang w:eastAsia="x-none"/>
        </w:rPr>
      </w:pPr>
      <w:hyperlink r:id="rId2144" w:history="1">
        <w:r w:rsidR="000F713F" w:rsidRPr="00590D58">
          <w:rPr>
            <w:color w:val="0000FF"/>
            <w:u w:val="single"/>
            <w:lang w:eastAsia="x-none"/>
          </w:rPr>
          <w:t>R1-1805083</w:t>
        </w:r>
      </w:hyperlink>
      <w:r w:rsidR="000F713F" w:rsidRPr="00590D58">
        <w:rPr>
          <w:lang w:eastAsia="x-none"/>
        </w:rPr>
        <w:tab/>
        <w:t>Ionospheric scintillations for NTN channel</w:t>
      </w:r>
      <w:r w:rsidR="000F713F" w:rsidRPr="00590D58">
        <w:rPr>
          <w:lang w:eastAsia="x-none"/>
        </w:rPr>
        <w:tab/>
        <w:t>ESA</w:t>
      </w:r>
    </w:p>
    <w:p w14:paraId="171C9DCA" w14:textId="77777777" w:rsidR="000F713F" w:rsidRPr="00590D58" w:rsidRDefault="00603E09" w:rsidP="000F713F">
      <w:pPr>
        <w:ind w:left="720" w:hanging="720"/>
        <w:rPr>
          <w:lang w:eastAsia="x-none"/>
        </w:rPr>
      </w:pPr>
      <w:hyperlink r:id="rId2145" w:history="1">
        <w:r w:rsidR="000F713F" w:rsidRPr="00590D58">
          <w:rPr>
            <w:color w:val="0000FF"/>
            <w:u w:val="single"/>
            <w:lang w:eastAsia="x-none"/>
          </w:rPr>
          <w:t>R1-1805084</w:t>
        </w:r>
      </w:hyperlink>
      <w:r w:rsidR="000F713F" w:rsidRPr="00590D58">
        <w:rPr>
          <w:lang w:eastAsia="x-none"/>
        </w:rPr>
        <w:tab/>
        <w:t>Tropospheric scintillations for NTN channel</w:t>
      </w:r>
      <w:r w:rsidR="000F713F" w:rsidRPr="00590D58">
        <w:rPr>
          <w:lang w:eastAsia="x-none"/>
        </w:rPr>
        <w:tab/>
        <w:t>ESA</w:t>
      </w:r>
    </w:p>
    <w:p w14:paraId="3FDE1437" w14:textId="77777777" w:rsidR="000F713F" w:rsidRPr="00590D58" w:rsidRDefault="00603E09" w:rsidP="000F713F">
      <w:pPr>
        <w:ind w:left="720" w:hanging="720"/>
        <w:rPr>
          <w:lang w:eastAsia="x-none"/>
        </w:rPr>
      </w:pPr>
      <w:hyperlink r:id="rId2146" w:history="1">
        <w:r w:rsidR="000F713F" w:rsidRPr="00590D58">
          <w:rPr>
            <w:color w:val="0000FF"/>
            <w:u w:val="single"/>
            <w:lang w:eastAsia="x-none"/>
          </w:rPr>
          <w:t>R1-1805114</w:t>
        </w:r>
      </w:hyperlink>
      <w:r w:rsidR="000F713F" w:rsidRPr="00590D58">
        <w:rPr>
          <w:lang w:eastAsia="x-none"/>
        </w:rPr>
        <w:tab/>
        <w:t>NR-NTN channel modeling - Flat fading criteria</w:t>
      </w:r>
      <w:r w:rsidR="000F713F" w:rsidRPr="00590D58">
        <w:rPr>
          <w:lang w:eastAsia="x-none"/>
        </w:rPr>
        <w:tab/>
        <w:t>THALES</w:t>
      </w:r>
    </w:p>
    <w:p w14:paraId="45BA66E9" w14:textId="77777777" w:rsidR="000F713F" w:rsidRPr="00590D58" w:rsidRDefault="00603E09" w:rsidP="000F713F">
      <w:pPr>
        <w:ind w:left="720" w:hanging="720"/>
        <w:rPr>
          <w:lang w:eastAsia="x-none"/>
        </w:rPr>
      </w:pPr>
      <w:hyperlink r:id="rId2147" w:history="1">
        <w:r w:rsidR="000F713F" w:rsidRPr="00590D58">
          <w:rPr>
            <w:color w:val="0000FF"/>
            <w:u w:val="single"/>
            <w:lang w:eastAsia="x-none"/>
          </w:rPr>
          <w:t>R1-1805115</w:t>
        </w:r>
      </w:hyperlink>
      <w:r w:rsidR="000F713F" w:rsidRPr="00590D58">
        <w:rPr>
          <w:lang w:eastAsia="x-none"/>
        </w:rPr>
        <w:tab/>
        <w:t>NR-NTN Channel Modeling – Large scale parameters</w:t>
      </w:r>
      <w:r w:rsidR="000F713F" w:rsidRPr="00590D58">
        <w:rPr>
          <w:lang w:eastAsia="x-none"/>
        </w:rPr>
        <w:tab/>
        <w:t>THALES</w:t>
      </w:r>
    </w:p>
    <w:p w14:paraId="0753E694" w14:textId="054A139B" w:rsidR="000F713F" w:rsidRPr="000F713F" w:rsidRDefault="000F713F" w:rsidP="00590D58">
      <w:pPr>
        <w:pStyle w:val="Heading3"/>
      </w:pPr>
      <w:bookmarkStart w:id="5125" w:name="_Toc510867648"/>
      <w:bookmarkStart w:id="5126" w:name="_Toc514184718"/>
      <w:r w:rsidRPr="000F713F">
        <w:t>Other</w:t>
      </w:r>
      <w:bookmarkEnd w:id="5125"/>
      <w:bookmarkEnd w:id="5126"/>
    </w:p>
    <w:p w14:paraId="38C174B6" w14:textId="77777777" w:rsidR="000F713F" w:rsidRPr="000F713F" w:rsidRDefault="00603E09" w:rsidP="000F713F">
      <w:pPr>
        <w:ind w:left="720" w:hanging="720"/>
        <w:rPr>
          <w:lang w:eastAsia="x-none"/>
        </w:rPr>
      </w:pPr>
      <w:hyperlink r:id="rId2148" w:history="1">
        <w:r w:rsidR="000F713F" w:rsidRPr="000F713F">
          <w:rPr>
            <w:color w:val="0000FF"/>
            <w:u w:val="single"/>
            <w:lang w:eastAsia="x-none"/>
          </w:rPr>
          <w:t>R1-1803673</w:t>
        </w:r>
      </w:hyperlink>
      <w:r w:rsidR="000F713F" w:rsidRPr="000F713F">
        <w:rPr>
          <w:lang w:eastAsia="x-none"/>
        </w:rPr>
        <w:tab/>
        <w:t>Consideration on GEO and LEO channel models</w:t>
      </w:r>
      <w:r w:rsidR="000F713F" w:rsidRPr="000F713F">
        <w:rPr>
          <w:lang w:eastAsia="x-none"/>
        </w:rPr>
        <w:tab/>
        <w:t>Huawei, HiSilicon</w:t>
      </w:r>
    </w:p>
    <w:p w14:paraId="70A745C0" w14:textId="77777777" w:rsidR="000F713F" w:rsidRPr="000F713F" w:rsidRDefault="00603E09" w:rsidP="000F713F">
      <w:pPr>
        <w:ind w:left="720" w:hanging="720"/>
        <w:rPr>
          <w:lang w:eastAsia="x-none"/>
        </w:rPr>
      </w:pPr>
      <w:hyperlink r:id="rId2149" w:history="1">
        <w:r w:rsidR="000F713F" w:rsidRPr="000F713F">
          <w:rPr>
            <w:color w:val="0000FF"/>
            <w:u w:val="single"/>
            <w:lang w:eastAsia="x-none"/>
          </w:rPr>
          <w:t>R1-1803674</w:t>
        </w:r>
      </w:hyperlink>
      <w:r w:rsidR="000F713F" w:rsidRPr="000F713F">
        <w:rPr>
          <w:lang w:eastAsia="x-none"/>
        </w:rPr>
        <w:tab/>
        <w:t>HAPS channel modeling</w:t>
      </w:r>
      <w:r w:rsidR="000F713F" w:rsidRPr="000F713F">
        <w:rPr>
          <w:lang w:eastAsia="x-none"/>
        </w:rPr>
        <w:tab/>
        <w:t>Huawei, HiSilicon</w:t>
      </w:r>
    </w:p>
    <w:p w14:paraId="5C2BDC92" w14:textId="77777777" w:rsidR="000F713F" w:rsidRPr="000F713F" w:rsidRDefault="00603E09" w:rsidP="000F713F">
      <w:pPr>
        <w:ind w:left="720" w:hanging="720"/>
        <w:rPr>
          <w:lang w:eastAsia="x-none"/>
        </w:rPr>
      </w:pPr>
      <w:hyperlink r:id="rId2150" w:history="1">
        <w:r w:rsidR="000F713F" w:rsidRPr="000F713F">
          <w:rPr>
            <w:color w:val="0000FF"/>
            <w:u w:val="single"/>
            <w:lang w:eastAsia="x-none"/>
          </w:rPr>
          <w:t>R1-1803696</w:t>
        </w:r>
      </w:hyperlink>
      <w:r w:rsidR="000F713F" w:rsidRPr="000F713F">
        <w:rPr>
          <w:lang w:eastAsia="x-none"/>
        </w:rPr>
        <w:tab/>
        <w:t>Ray Tracing simulation result for NTN</w:t>
      </w:r>
      <w:r w:rsidR="000F713F" w:rsidRPr="000F713F">
        <w:rPr>
          <w:lang w:eastAsia="x-none"/>
        </w:rPr>
        <w:tab/>
        <w:t>Huawei, HiSilicon</w:t>
      </w:r>
    </w:p>
    <w:p w14:paraId="19B9B6C4" w14:textId="77777777" w:rsidR="000F713F" w:rsidRPr="000F713F" w:rsidRDefault="00603E09" w:rsidP="000F713F">
      <w:pPr>
        <w:ind w:left="720" w:hanging="720"/>
        <w:rPr>
          <w:lang w:eastAsia="x-none"/>
        </w:rPr>
      </w:pPr>
      <w:hyperlink r:id="rId2151" w:history="1">
        <w:r w:rsidR="000F713F" w:rsidRPr="000F713F">
          <w:rPr>
            <w:color w:val="0000FF"/>
            <w:u w:val="single"/>
            <w:lang w:eastAsia="x-none"/>
          </w:rPr>
          <w:t>R1-1803697</w:t>
        </w:r>
      </w:hyperlink>
      <w:r w:rsidR="000F713F" w:rsidRPr="000F713F">
        <w:rPr>
          <w:lang w:eastAsia="x-none"/>
        </w:rPr>
        <w:tab/>
        <w:t>On the multipath propagation in satellite to UE link</w:t>
      </w:r>
      <w:r w:rsidR="000F713F" w:rsidRPr="000F713F">
        <w:rPr>
          <w:lang w:eastAsia="x-none"/>
        </w:rPr>
        <w:tab/>
        <w:t>Huawei, HiSilicon</w:t>
      </w:r>
    </w:p>
    <w:p w14:paraId="04A53BFF" w14:textId="77777777" w:rsidR="000F713F" w:rsidRPr="000F713F" w:rsidRDefault="00603E09" w:rsidP="000F713F">
      <w:pPr>
        <w:ind w:left="720" w:hanging="720"/>
        <w:rPr>
          <w:lang w:eastAsia="x-none"/>
        </w:rPr>
      </w:pPr>
      <w:hyperlink r:id="rId2152" w:history="1">
        <w:r w:rsidR="000F713F" w:rsidRPr="000F713F">
          <w:rPr>
            <w:color w:val="0000FF"/>
            <w:u w:val="single"/>
            <w:lang w:eastAsia="x-none"/>
          </w:rPr>
          <w:t>R1-1804236</w:t>
        </w:r>
      </w:hyperlink>
      <w:r w:rsidR="000F713F" w:rsidRPr="000F713F">
        <w:rPr>
          <w:lang w:eastAsia="x-none"/>
        </w:rPr>
        <w:tab/>
        <w:t>Discussion on the NR impacts on random access for NTN</w:t>
      </w:r>
      <w:r w:rsidR="000F713F" w:rsidRPr="000F713F">
        <w:rPr>
          <w:lang w:eastAsia="x-none"/>
        </w:rPr>
        <w:tab/>
        <w:t>ZTE, Sanechips,CATR</w:t>
      </w:r>
    </w:p>
    <w:p w14:paraId="51FB615B" w14:textId="77777777" w:rsidR="000F713F" w:rsidRPr="000F713F" w:rsidRDefault="00603E09" w:rsidP="000F713F">
      <w:pPr>
        <w:ind w:left="720" w:hanging="720"/>
        <w:rPr>
          <w:lang w:eastAsia="x-none"/>
        </w:rPr>
      </w:pPr>
      <w:hyperlink r:id="rId2153" w:history="1">
        <w:r w:rsidR="000F713F" w:rsidRPr="000F713F">
          <w:rPr>
            <w:color w:val="0000FF"/>
            <w:u w:val="single"/>
            <w:lang w:eastAsia="x-none"/>
          </w:rPr>
          <w:t>R1-1804304</w:t>
        </w:r>
      </w:hyperlink>
      <w:r w:rsidR="000F713F" w:rsidRPr="000F713F">
        <w:rPr>
          <w:lang w:eastAsia="x-none"/>
        </w:rPr>
        <w:tab/>
        <w:t>TP for chapter 6 of TR38.811</w:t>
      </w:r>
      <w:r w:rsidR="000F713F" w:rsidRPr="000F713F">
        <w:rPr>
          <w:lang w:eastAsia="x-none"/>
        </w:rPr>
        <w:tab/>
        <w:t>Huawei, HiSilicon</w:t>
      </w:r>
    </w:p>
    <w:p w14:paraId="33D2B0FB" w14:textId="77777777" w:rsidR="000F713F" w:rsidRPr="000F713F" w:rsidRDefault="00603E09" w:rsidP="000F713F">
      <w:pPr>
        <w:ind w:left="720" w:hanging="720"/>
        <w:rPr>
          <w:lang w:eastAsia="x-none"/>
        </w:rPr>
      </w:pPr>
      <w:hyperlink r:id="rId2154" w:history="1">
        <w:r w:rsidR="000F713F" w:rsidRPr="000F713F">
          <w:rPr>
            <w:color w:val="0000FF"/>
            <w:u w:val="single"/>
            <w:lang w:eastAsia="x-none"/>
          </w:rPr>
          <w:t>R1-1804394</w:t>
        </w:r>
      </w:hyperlink>
      <w:r w:rsidR="000F713F" w:rsidRPr="000F713F">
        <w:rPr>
          <w:lang w:eastAsia="x-none"/>
        </w:rPr>
        <w:tab/>
        <w:t>PT-RS design consideration for NTN</w:t>
      </w:r>
      <w:r w:rsidR="000F713F" w:rsidRPr="000F713F">
        <w:rPr>
          <w:lang w:eastAsia="x-none"/>
        </w:rPr>
        <w:tab/>
        <w:t>Samsung</w:t>
      </w:r>
    </w:p>
    <w:p w14:paraId="34DC6D9E" w14:textId="77777777" w:rsidR="000F713F" w:rsidRPr="000F713F" w:rsidRDefault="00603E09" w:rsidP="000F713F">
      <w:pPr>
        <w:ind w:left="720" w:hanging="720"/>
        <w:rPr>
          <w:lang w:eastAsia="x-none"/>
        </w:rPr>
      </w:pPr>
      <w:hyperlink r:id="rId2155" w:history="1">
        <w:r w:rsidR="000F713F" w:rsidRPr="000F713F">
          <w:rPr>
            <w:color w:val="0000FF"/>
            <w:u w:val="single"/>
            <w:lang w:eastAsia="x-none"/>
          </w:rPr>
          <w:t>R1-1804395</w:t>
        </w:r>
      </w:hyperlink>
      <w:r w:rsidR="000F713F" w:rsidRPr="000F713F">
        <w:rPr>
          <w:lang w:eastAsia="x-none"/>
        </w:rPr>
        <w:tab/>
        <w:t>Considerations on random access for NTN</w:t>
      </w:r>
      <w:r w:rsidR="000F713F" w:rsidRPr="000F713F">
        <w:rPr>
          <w:lang w:eastAsia="x-none"/>
        </w:rPr>
        <w:tab/>
        <w:t>Samsung</w:t>
      </w:r>
    </w:p>
    <w:p w14:paraId="0766177A" w14:textId="77777777" w:rsidR="000F713F" w:rsidRPr="000F713F" w:rsidRDefault="00603E09" w:rsidP="000F713F">
      <w:pPr>
        <w:ind w:left="720" w:hanging="720"/>
        <w:rPr>
          <w:lang w:eastAsia="x-none"/>
        </w:rPr>
      </w:pPr>
      <w:hyperlink r:id="rId2156" w:history="1">
        <w:r w:rsidR="000F713F" w:rsidRPr="000F713F">
          <w:rPr>
            <w:color w:val="0000FF"/>
            <w:u w:val="single"/>
            <w:lang w:eastAsia="x-none"/>
          </w:rPr>
          <w:t>R1-1804467</w:t>
        </w:r>
      </w:hyperlink>
      <w:r w:rsidR="000F713F" w:rsidRPr="000F713F">
        <w:rPr>
          <w:lang w:eastAsia="x-none"/>
        </w:rPr>
        <w:tab/>
        <w:t>TDD and FDD for NTN Applications</w:t>
      </w:r>
      <w:r w:rsidR="000F713F" w:rsidRPr="000F713F">
        <w:rPr>
          <w:lang w:eastAsia="x-none"/>
        </w:rPr>
        <w:tab/>
        <w:t>HUGHES Network Systems Ltd</w:t>
      </w:r>
    </w:p>
    <w:p w14:paraId="729F44F6" w14:textId="77777777" w:rsidR="000F713F" w:rsidRPr="000F713F" w:rsidRDefault="00603E09" w:rsidP="000F713F">
      <w:pPr>
        <w:ind w:left="720" w:hanging="720"/>
        <w:rPr>
          <w:lang w:eastAsia="x-none"/>
        </w:rPr>
      </w:pPr>
      <w:hyperlink r:id="rId2157" w:history="1">
        <w:r w:rsidR="000F713F" w:rsidRPr="000F713F">
          <w:rPr>
            <w:color w:val="0000FF"/>
            <w:u w:val="single"/>
            <w:lang w:eastAsia="x-none"/>
          </w:rPr>
          <w:t>R1-1804495</w:t>
        </w:r>
      </w:hyperlink>
      <w:r w:rsidR="000F713F" w:rsidRPr="000F713F">
        <w:rPr>
          <w:lang w:eastAsia="x-none"/>
        </w:rPr>
        <w:tab/>
        <w:t>Considerations on NR impacts for Non-Terrestrial Networks</w:t>
      </w:r>
      <w:r w:rsidR="000F713F" w:rsidRPr="000F713F">
        <w:rPr>
          <w:lang w:eastAsia="x-none"/>
        </w:rPr>
        <w:tab/>
        <w:t>ETRI</w:t>
      </w:r>
    </w:p>
    <w:p w14:paraId="6325808F" w14:textId="77777777" w:rsidR="000F713F" w:rsidRPr="000F713F" w:rsidRDefault="00603E09" w:rsidP="000F713F">
      <w:pPr>
        <w:ind w:left="720" w:hanging="720"/>
        <w:rPr>
          <w:lang w:eastAsia="x-none"/>
        </w:rPr>
      </w:pPr>
      <w:hyperlink r:id="rId2158" w:history="1">
        <w:r w:rsidR="000F713F" w:rsidRPr="000F713F">
          <w:rPr>
            <w:color w:val="0000FF"/>
            <w:u w:val="single"/>
            <w:lang w:eastAsia="x-none"/>
          </w:rPr>
          <w:t>R1-1804610</w:t>
        </w:r>
      </w:hyperlink>
      <w:r w:rsidR="000F713F" w:rsidRPr="000F713F">
        <w:rPr>
          <w:lang w:eastAsia="x-none"/>
        </w:rPr>
        <w:tab/>
        <w:t>Considerations on NTN Relay use cases</w:t>
      </w:r>
      <w:r w:rsidR="000F713F" w:rsidRPr="000F713F">
        <w:rPr>
          <w:lang w:eastAsia="x-none"/>
        </w:rPr>
        <w:tab/>
        <w:t>Sony</w:t>
      </w:r>
    </w:p>
    <w:p w14:paraId="30C1DD12" w14:textId="77777777" w:rsidR="000F713F" w:rsidRPr="000F713F" w:rsidRDefault="00603E09" w:rsidP="000F713F">
      <w:pPr>
        <w:ind w:left="720" w:hanging="720"/>
        <w:rPr>
          <w:lang w:eastAsia="x-none"/>
        </w:rPr>
      </w:pPr>
      <w:hyperlink r:id="rId2159" w:history="1">
        <w:r w:rsidR="000F713F" w:rsidRPr="000F713F">
          <w:rPr>
            <w:color w:val="0000FF"/>
            <w:u w:val="single"/>
            <w:lang w:eastAsia="x-none"/>
          </w:rPr>
          <w:t>R1-1804640</w:t>
        </w:r>
      </w:hyperlink>
      <w:r w:rsidR="000F713F" w:rsidRPr="000F713F">
        <w:rPr>
          <w:lang w:eastAsia="x-none"/>
        </w:rPr>
        <w:tab/>
        <w:t>Phase noise correction for non-terrestrial networks</w:t>
      </w:r>
      <w:r w:rsidR="000F713F" w:rsidRPr="000F713F">
        <w:rPr>
          <w:lang w:eastAsia="x-none"/>
        </w:rPr>
        <w:tab/>
        <w:t>Mitsubishi Electric RCE</w:t>
      </w:r>
    </w:p>
    <w:p w14:paraId="184ABD54" w14:textId="77777777" w:rsidR="000F713F" w:rsidRPr="000F713F" w:rsidRDefault="00603E09" w:rsidP="000F713F">
      <w:pPr>
        <w:ind w:left="720" w:hanging="720"/>
        <w:rPr>
          <w:lang w:eastAsia="x-none"/>
        </w:rPr>
      </w:pPr>
      <w:hyperlink r:id="rId2160" w:history="1">
        <w:r w:rsidR="000F713F" w:rsidRPr="000F713F">
          <w:rPr>
            <w:color w:val="0000FF"/>
            <w:u w:val="single"/>
            <w:lang w:eastAsia="x-none"/>
          </w:rPr>
          <w:t>R1-1804822</w:t>
        </w:r>
      </w:hyperlink>
      <w:r w:rsidR="000F713F" w:rsidRPr="000F713F">
        <w:rPr>
          <w:lang w:eastAsia="x-none"/>
        </w:rPr>
        <w:tab/>
        <w:t>On NTN initial access</w:t>
      </w:r>
      <w:r w:rsidR="000F713F" w:rsidRPr="000F713F">
        <w:rPr>
          <w:lang w:eastAsia="x-none"/>
        </w:rPr>
        <w:tab/>
        <w:t>Qualcomm Incorporated</w:t>
      </w:r>
    </w:p>
    <w:p w14:paraId="064E056D" w14:textId="77777777" w:rsidR="000F713F" w:rsidRPr="000F713F" w:rsidRDefault="00603E09" w:rsidP="000F713F">
      <w:pPr>
        <w:ind w:left="720" w:hanging="720"/>
        <w:rPr>
          <w:lang w:eastAsia="x-none"/>
        </w:rPr>
      </w:pPr>
      <w:hyperlink r:id="rId2161" w:history="1">
        <w:r w:rsidR="000F713F" w:rsidRPr="000F713F">
          <w:rPr>
            <w:color w:val="0000FF"/>
            <w:u w:val="single"/>
            <w:lang w:eastAsia="x-none"/>
          </w:rPr>
          <w:t>R1-1804856</w:t>
        </w:r>
      </w:hyperlink>
      <w:r w:rsidR="000F713F" w:rsidRPr="000F713F">
        <w:rPr>
          <w:lang w:eastAsia="x-none"/>
        </w:rPr>
        <w:tab/>
        <w:t xml:space="preserve">Simulation Results for PTRS Performance in Non-Terrestrial Networks </w:t>
      </w:r>
      <w:r w:rsidR="000F713F" w:rsidRPr="000F713F">
        <w:rPr>
          <w:lang w:eastAsia="x-none"/>
        </w:rPr>
        <w:tab/>
        <w:t>InterDigital, Inc.</w:t>
      </w:r>
    </w:p>
    <w:p w14:paraId="7A32EC21" w14:textId="77777777" w:rsidR="000F713F" w:rsidRPr="000F713F" w:rsidRDefault="00603E09" w:rsidP="000F713F">
      <w:pPr>
        <w:ind w:left="720" w:hanging="720"/>
        <w:rPr>
          <w:lang w:eastAsia="x-none"/>
        </w:rPr>
      </w:pPr>
      <w:hyperlink r:id="rId2162" w:history="1">
        <w:r w:rsidR="000F713F" w:rsidRPr="000F713F">
          <w:rPr>
            <w:color w:val="0000FF"/>
            <w:u w:val="single"/>
            <w:lang w:eastAsia="x-none"/>
          </w:rPr>
          <w:t>R1-1804857</w:t>
        </w:r>
      </w:hyperlink>
      <w:r w:rsidR="000F713F" w:rsidRPr="000F713F">
        <w:rPr>
          <w:lang w:eastAsia="x-none"/>
        </w:rPr>
        <w:tab/>
        <w:t xml:space="preserve">Deactivating HARQ for Non-Terrestrial Networks </w:t>
      </w:r>
      <w:r w:rsidR="000F713F" w:rsidRPr="000F713F">
        <w:rPr>
          <w:lang w:eastAsia="x-none"/>
        </w:rPr>
        <w:tab/>
        <w:t>InterDigital, Inc.</w:t>
      </w:r>
    </w:p>
    <w:p w14:paraId="0E999D69" w14:textId="77777777" w:rsidR="000F713F" w:rsidRPr="000F713F" w:rsidRDefault="00603E09" w:rsidP="000F713F">
      <w:pPr>
        <w:ind w:left="720" w:hanging="720"/>
        <w:rPr>
          <w:lang w:eastAsia="x-none"/>
        </w:rPr>
      </w:pPr>
      <w:hyperlink r:id="rId2163" w:history="1">
        <w:r w:rsidR="000F713F" w:rsidRPr="000F713F">
          <w:rPr>
            <w:color w:val="0000FF"/>
            <w:u w:val="single"/>
            <w:lang w:eastAsia="x-none"/>
          </w:rPr>
          <w:t>R1-1804858</w:t>
        </w:r>
      </w:hyperlink>
      <w:r w:rsidR="000F713F" w:rsidRPr="000F713F">
        <w:rPr>
          <w:lang w:eastAsia="x-none"/>
        </w:rPr>
        <w:tab/>
        <w:t xml:space="preserve">Considerations on Timing Advance for NTN </w:t>
      </w:r>
      <w:r w:rsidR="000F713F" w:rsidRPr="000F713F">
        <w:rPr>
          <w:lang w:eastAsia="x-none"/>
        </w:rPr>
        <w:tab/>
        <w:t>InterDigital, Inc.</w:t>
      </w:r>
    </w:p>
    <w:p w14:paraId="36387C84" w14:textId="77777777" w:rsidR="000F713F" w:rsidRPr="000F713F" w:rsidRDefault="00603E09" w:rsidP="000F713F">
      <w:pPr>
        <w:ind w:left="720" w:hanging="720"/>
        <w:rPr>
          <w:lang w:eastAsia="x-none"/>
        </w:rPr>
      </w:pPr>
      <w:hyperlink r:id="rId2164" w:history="1">
        <w:r w:rsidR="000F713F" w:rsidRPr="000F713F">
          <w:rPr>
            <w:color w:val="0000FF"/>
            <w:u w:val="single"/>
            <w:lang w:eastAsia="x-none"/>
          </w:rPr>
          <w:t>R1-1805078</w:t>
        </w:r>
      </w:hyperlink>
      <w:r w:rsidR="000F713F" w:rsidRPr="000F713F">
        <w:rPr>
          <w:lang w:eastAsia="x-none"/>
        </w:rPr>
        <w:tab/>
        <w:t>NR-NTN: Link budget analysis</w:t>
      </w:r>
      <w:r w:rsidR="000F713F" w:rsidRPr="000F713F">
        <w:rPr>
          <w:lang w:eastAsia="x-none"/>
        </w:rPr>
        <w:tab/>
        <w:t>THALES</w:t>
      </w:r>
    </w:p>
    <w:p w14:paraId="300DB6B6" w14:textId="77777777" w:rsidR="000F713F" w:rsidRPr="00590D58" w:rsidRDefault="00603E09" w:rsidP="000F713F">
      <w:pPr>
        <w:ind w:left="720" w:hanging="720"/>
        <w:rPr>
          <w:b/>
          <w:lang w:eastAsia="x-none"/>
        </w:rPr>
      </w:pPr>
      <w:hyperlink r:id="rId2165" w:history="1">
        <w:r w:rsidR="000F713F" w:rsidRPr="00590D58">
          <w:rPr>
            <w:b/>
            <w:color w:val="0000FF"/>
            <w:u w:val="single"/>
            <w:lang w:eastAsia="x-none"/>
          </w:rPr>
          <w:t>R1-1805079</w:t>
        </w:r>
      </w:hyperlink>
      <w:r w:rsidR="000F713F" w:rsidRPr="00590D58">
        <w:rPr>
          <w:b/>
          <w:lang w:eastAsia="x-none"/>
        </w:rPr>
        <w:tab/>
        <w:t>NR-NTN: Potential areas of impact, chapter structure</w:t>
      </w:r>
      <w:r w:rsidR="000F713F" w:rsidRPr="00590D58">
        <w:rPr>
          <w:b/>
          <w:lang w:eastAsia="x-none"/>
        </w:rPr>
        <w:tab/>
        <w:t>THALES</w:t>
      </w:r>
    </w:p>
    <w:p w14:paraId="19272708" w14:textId="77777777" w:rsidR="000F713F" w:rsidRPr="000F713F" w:rsidRDefault="00603E09" w:rsidP="000F713F">
      <w:pPr>
        <w:ind w:left="720" w:hanging="720"/>
        <w:rPr>
          <w:lang w:eastAsia="x-none"/>
        </w:rPr>
      </w:pPr>
      <w:hyperlink r:id="rId2166" w:history="1">
        <w:r w:rsidR="000F713F" w:rsidRPr="000F713F">
          <w:rPr>
            <w:color w:val="0000FF"/>
            <w:u w:val="single"/>
            <w:lang w:eastAsia="x-none"/>
          </w:rPr>
          <w:t>R1-1805089</w:t>
        </w:r>
      </w:hyperlink>
      <w:r w:rsidR="000F713F" w:rsidRPr="000F713F">
        <w:rPr>
          <w:lang w:eastAsia="x-none"/>
        </w:rPr>
        <w:tab/>
        <w:t>NR-NTN: Impact of channel frequency selectivity on DM-RS distribution (frequency)</w:t>
      </w:r>
      <w:r w:rsidR="000F713F" w:rsidRPr="000F713F">
        <w:rPr>
          <w:lang w:eastAsia="x-none"/>
        </w:rPr>
        <w:tab/>
        <w:t>THALES</w:t>
      </w:r>
    </w:p>
    <w:p w14:paraId="0E111941" w14:textId="77777777" w:rsidR="000F713F" w:rsidRPr="000F713F" w:rsidRDefault="00603E09" w:rsidP="000F713F">
      <w:pPr>
        <w:ind w:left="720" w:hanging="720"/>
        <w:rPr>
          <w:lang w:eastAsia="x-none"/>
        </w:rPr>
      </w:pPr>
      <w:hyperlink r:id="rId2167" w:history="1">
        <w:r w:rsidR="000F713F" w:rsidRPr="000F713F">
          <w:rPr>
            <w:color w:val="0000FF"/>
            <w:u w:val="single"/>
            <w:lang w:eastAsia="x-none"/>
          </w:rPr>
          <w:t>R1-1805094</w:t>
        </w:r>
      </w:hyperlink>
      <w:r w:rsidR="000F713F" w:rsidRPr="000F713F">
        <w:rPr>
          <w:lang w:eastAsia="x-none"/>
        </w:rPr>
        <w:tab/>
        <w:t>NR-NTN: Impact of Doppler variation rate on DM-RS distribution (time)</w:t>
      </w:r>
      <w:r w:rsidR="000F713F" w:rsidRPr="000F713F">
        <w:rPr>
          <w:lang w:eastAsia="x-none"/>
        </w:rPr>
        <w:tab/>
        <w:t>THALES</w:t>
      </w:r>
    </w:p>
    <w:p w14:paraId="410280B2" w14:textId="77777777" w:rsidR="000F713F" w:rsidRPr="000F713F" w:rsidRDefault="00603E09" w:rsidP="000F713F">
      <w:pPr>
        <w:ind w:left="720" w:hanging="720"/>
        <w:rPr>
          <w:lang w:eastAsia="x-none"/>
        </w:rPr>
      </w:pPr>
      <w:hyperlink r:id="rId2168" w:history="1">
        <w:r w:rsidR="000F713F" w:rsidRPr="000F713F">
          <w:rPr>
            <w:color w:val="0000FF"/>
            <w:u w:val="single"/>
            <w:lang w:eastAsia="x-none"/>
          </w:rPr>
          <w:t>R1-1805095</w:t>
        </w:r>
      </w:hyperlink>
      <w:r w:rsidR="000F713F" w:rsidRPr="000F713F">
        <w:rPr>
          <w:lang w:eastAsia="x-none"/>
        </w:rPr>
        <w:tab/>
        <w:t>NR-NTN: Impact on Initial TA during random access procedure</w:t>
      </w:r>
      <w:r w:rsidR="000F713F" w:rsidRPr="000F713F">
        <w:rPr>
          <w:lang w:eastAsia="x-none"/>
        </w:rPr>
        <w:tab/>
        <w:t>THALES</w:t>
      </w:r>
    </w:p>
    <w:p w14:paraId="180FFB57" w14:textId="77777777" w:rsidR="000F713F" w:rsidRPr="000F713F" w:rsidRDefault="00603E09" w:rsidP="000F713F">
      <w:pPr>
        <w:ind w:left="720" w:hanging="720"/>
        <w:rPr>
          <w:lang w:eastAsia="x-none"/>
        </w:rPr>
      </w:pPr>
      <w:hyperlink r:id="rId2169" w:history="1">
        <w:r w:rsidR="000F713F" w:rsidRPr="000F713F">
          <w:rPr>
            <w:color w:val="0000FF"/>
            <w:u w:val="single"/>
            <w:lang w:eastAsia="x-none"/>
          </w:rPr>
          <w:t>R1-1805130</w:t>
        </w:r>
      </w:hyperlink>
      <w:r w:rsidR="000F713F" w:rsidRPr="000F713F">
        <w:rPr>
          <w:lang w:eastAsia="x-none"/>
        </w:rPr>
        <w:tab/>
        <w:t>NTN NR impacts due to phase noise</w:t>
      </w:r>
      <w:r w:rsidR="000F713F" w:rsidRPr="000F713F">
        <w:rPr>
          <w:lang w:eastAsia="x-none"/>
        </w:rPr>
        <w:tab/>
        <w:t>Fraunhofer IIS</w:t>
      </w:r>
    </w:p>
    <w:p w14:paraId="66042E4B" w14:textId="554682FA" w:rsidR="00254752" w:rsidRPr="007719AC" w:rsidRDefault="00254752" w:rsidP="00BD39C1">
      <w:pPr>
        <w:pStyle w:val="Heading2"/>
        <w:ind w:left="720" w:hanging="720"/>
        <w:rPr>
          <w:lang w:eastAsia="x-none"/>
        </w:rPr>
      </w:pPr>
      <w:bookmarkStart w:id="5127" w:name="_Toc514184719"/>
      <w:r w:rsidRPr="00254752">
        <w:lastRenderedPageBreak/>
        <w:t>Study on non-orthogonal multiple access for NR</w:t>
      </w:r>
      <w:bookmarkEnd w:id="654"/>
      <w:r w:rsidR="007719AC">
        <w:t xml:space="preserve"> - </w:t>
      </w:r>
      <w:r w:rsidRPr="00254752">
        <w:rPr>
          <w:lang w:eastAsia="x-none"/>
        </w:rPr>
        <w:t xml:space="preserve">SID in </w:t>
      </w:r>
      <w:hyperlink r:id="rId2170" w:history="1">
        <w:r w:rsidRPr="007719AC">
          <w:rPr>
            <w:color w:val="0000FF"/>
            <w:u w:val="single"/>
            <w:lang w:eastAsia="x-none"/>
          </w:rPr>
          <w:t>RP-171043</w:t>
        </w:r>
        <w:bookmarkEnd w:id="5127"/>
      </w:hyperlink>
    </w:p>
    <w:p w14:paraId="4970DC99" w14:textId="7CFAA4F8" w:rsidR="00254752" w:rsidRPr="007719AC" w:rsidRDefault="00603E09" w:rsidP="00254752">
      <w:pPr>
        <w:ind w:left="720" w:hanging="720"/>
        <w:rPr>
          <w:b/>
          <w:lang w:eastAsia="x-none"/>
        </w:rPr>
      </w:pPr>
      <w:hyperlink r:id="rId2171" w:history="1">
        <w:r w:rsidR="00FE4C7E">
          <w:rPr>
            <w:rStyle w:val="Hyperlink"/>
            <w:b/>
            <w:highlight w:val="green"/>
            <w:lang w:eastAsia="x-none"/>
          </w:rPr>
          <w:t>R1-1803613</w:t>
        </w:r>
      </w:hyperlink>
      <w:r w:rsidR="00254752" w:rsidRPr="007719AC">
        <w:rPr>
          <w:b/>
          <w:lang w:eastAsia="x-none"/>
        </w:rPr>
        <w:tab/>
        <w:t>Text proposal for LLS parameters in TR 38.812 (NOMA)</w:t>
      </w:r>
      <w:r w:rsidR="00254752" w:rsidRPr="007719AC">
        <w:rPr>
          <w:b/>
          <w:lang w:eastAsia="x-none"/>
        </w:rPr>
        <w:tab/>
        <w:t>ZTE, Sanechips</w:t>
      </w:r>
    </w:p>
    <w:p w14:paraId="2FFAE2B9" w14:textId="3983DAE5" w:rsidR="007719AC" w:rsidRDefault="007719AC" w:rsidP="007719AC">
      <w:r w:rsidRPr="00777035">
        <w:rPr>
          <w:b/>
        </w:rPr>
        <w:t xml:space="preserve">Decision: </w:t>
      </w:r>
      <w:r w:rsidRPr="00777035">
        <w:t xml:space="preserve">The </w:t>
      </w:r>
      <w:r>
        <w:t>TP is endorse</w:t>
      </w:r>
      <w:r w:rsidRPr="00777035">
        <w:t>d.</w:t>
      </w:r>
    </w:p>
    <w:p w14:paraId="269C95A5" w14:textId="77777777" w:rsidR="007719AC" w:rsidRPr="007719AC" w:rsidRDefault="007719AC" w:rsidP="00254752">
      <w:pPr>
        <w:ind w:left="720" w:hanging="720"/>
        <w:rPr>
          <w:b/>
          <w:lang w:eastAsia="x-none"/>
        </w:rPr>
      </w:pPr>
    </w:p>
    <w:p w14:paraId="09CBAA49" w14:textId="0AADE4D2" w:rsidR="00254752" w:rsidRPr="007719AC" w:rsidRDefault="00603E09" w:rsidP="00254752">
      <w:pPr>
        <w:ind w:left="720" w:hanging="720"/>
        <w:rPr>
          <w:b/>
          <w:lang w:eastAsia="x-none"/>
        </w:rPr>
      </w:pPr>
      <w:hyperlink r:id="rId2172" w:history="1">
        <w:r w:rsidR="00FE4C7E">
          <w:rPr>
            <w:rStyle w:val="Hyperlink"/>
            <w:b/>
            <w:lang w:eastAsia="x-none"/>
          </w:rPr>
          <w:t>R1-1803614</w:t>
        </w:r>
      </w:hyperlink>
      <w:r w:rsidR="00254752" w:rsidRPr="007719AC">
        <w:rPr>
          <w:b/>
          <w:lang w:eastAsia="x-none"/>
        </w:rPr>
        <w:tab/>
        <w:t>Updated work plan for Rel-15 SI on NR NOMA</w:t>
      </w:r>
      <w:r w:rsidR="00254752" w:rsidRPr="007719AC">
        <w:rPr>
          <w:b/>
          <w:lang w:eastAsia="x-none"/>
        </w:rPr>
        <w:tab/>
        <w:t>ZTE, Sanechips</w:t>
      </w:r>
    </w:p>
    <w:p w14:paraId="567F53EC" w14:textId="01644AFC" w:rsidR="00ED45F8" w:rsidRPr="00254752" w:rsidRDefault="007719AC" w:rsidP="007719AC">
      <w:r w:rsidRPr="00777035">
        <w:rPr>
          <w:b/>
        </w:rPr>
        <w:t xml:space="preserve">Decision: </w:t>
      </w:r>
      <w:r w:rsidRPr="00777035">
        <w:t xml:space="preserve">The document is </w:t>
      </w:r>
      <w:r>
        <w:t>note</w:t>
      </w:r>
      <w:r w:rsidRPr="00777035">
        <w:t>d.</w:t>
      </w:r>
      <w:r>
        <w:t xml:space="preserve"> For information.</w:t>
      </w:r>
    </w:p>
    <w:p w14:paraId="655057AF" w14:textId="77777777" w:rsidR="00254752" w:rsidRPr="00254752" w:rsidRDefault="00254752" w:rsidP="007719AC">
      <w:pPr>
        <w:pStyle w:val="Heading3"/>
      </w:pPr>
      <w:bookmarkStart w:id="5128" w:name="_Toc510867650"/>
      <w:bookmarkStart w:id="5129" w:name="_Hlk505097836"/>
      <w:bookmarkStart w:id="5130" w:name="_Toc514184720"/>
      <w:r w:rsidRPr="00254752">
        <w:t>Transmitter side signal processing schemes for NOMA</w:t>
      </w:r>
      <w:bookmarkEnd w:id="5128"/>
      <w:bookmarkEnd w:id="5130"/>
    </w:p>
    <w:p w14:paraId="5640B202" w14:textId="51A4726C" w:rsidR="00254752" w:rsidRDefault="00603E09" w:rsidP="00254752">
      <w:pPr>
        <w:ind w:left="720" w:hanging="720"/>
        <w:rPr>
          <w:b/>
          <w:lang w:eastAsia="x-none"/>
        </w:rPr>
      </w:pPr>
      <w:hyperlink r:id="rId2173" w:history="1">
        <w:r w:rsidR="00FE4C7E">
          <w:rPr>
            <w:rStyle w:val="Hyperlink"/>
            <w:b/>
            <w:lang w:eastAsia="x-none"/>
          </w:rPr>
          <w:t>R1-1803615</w:t>
        </w:r>
      </w:hyperlink>
      <w:r w:rsidR="00254752" w:rsidRPr="00DB410C">
        <w:rPr>
          <w:b/>
          <w:lang w:eastAsia="x-none"/>
        </w:rPr>
        <w:tab/>
        <w:t>Key processing modules at transmitter side for NOMA</w:t>
      </w:r>
      <w:r w:rsidR="00254752" w:rsidRPr="00DB410C">
        <w:rPr>
          <w:b/>
          <w:lang w:eastAsia="x-none"/>
        </w:rPr>
        <w:tab/>
        <w:t>ZTE, Sanechips</w:t>
      </w:r>
    </w:p>
    <w:p w14:paraId="388A3755" w14:textId="77777777" w:rsidR="00DB410C" w:rsidRPr="00DB410C" w:rsidRDefault="00DB410C" w:rsidP="0099597B">
      <w:pPr>
        <w:pStyle w:val="ListParagraph"/>
        <w:numPr>
          <w:ilvl w:val="0"/>
          <w:numId w:val="84"/>
        </w:numPr>
        <w:snapToGrid w:val="0"/>
        <w:spacing w:after="0" w:line="276" w:lineRule="auto"/>
        <w:ind w:left="714" w:hanging="357"/>
        <w:jc w:val="both"/>
        <w:rPr>
          <w:rFonts w:eastAsia="Malgun Gothic"/>
        </w:rPr>
      </w:pPr>
      <w:r w:rsidRPr="00DB410C">
        <w:rPr>
          <w:rFonts w:eastAsia="Malgun Gothic"/>
        </w:rPr>
        <w:t>Proposal 1: Further clarify the following simulation parameters:</w:t>
      </w:r>
    </w:p>
    <w:p w14:paraId="29799039" w14:textId="77777777" w:rsidR="00DB410C" w:rsidRPr="00DB410C" w:rsidRDefault="00DB410C" w:rsidP="0099597B">
      <w:pPr>
        <w:numPr>
          <w:ilvl w:val="1"/>
          <w:numId w:val="84"/>
        </w:numPr>
        <w:overflowPunct w:val="0"/>
        <w:autoSpaceDE w:val="0"/>
        <w:autoSpaceDN w:val="0"/>
        <w:adjustRightInd w:val="0"/>
        <w:snapToGrid w:val="0"/>
        <w:spacing w:line="276" w:lineRule="auto"/>
        <w:jc w:val="both"/>
        <w:textAlignment w:val="baseline"/>
        <w:rPr>
          <w:rFonts w:ascii="Times New Roman" w:eastAsia="Malgun Gothic" w:hAnsi="Times New Roman"/>
          <w:szCs w:val="20"/>
        </w:rPr>
      </w:pPr>
      <w:r w:rsidRPr="00DB410C">
        <w:rPr>
          <w:rFonts w:ascii="Times New Roman" w:eastAsia="Malgun Gothic" w:hAnsi="Times New Roman"/>
          <w:szCs w:val="20"/>
        </w:rPr>
        <w:t>Number of TBS value does not include the CRC overhead which is 16 bits for NR LDPC when TBsize &lt; 3824 bits.</w:t>
      </w:r>
    </w:p>
    <w:p w14:paraId="379E941A" w14:textId="77777777" w:rsidR="00DB410C" w:rsidRPr="00DB410C" w:rsidRDefault="00DB410C" w:rsidP="0099597B">
      <w:pPr>
        <w:numPr>
          <w:ilvl w:val="1"/>
          <w:numId w:val="84"/>
        </w:numPr>
        <w:overflowPunct w:val="0"/>
        <w:autoSpaceDE w:val="0"/>
        <w:autoSpaceDN w:val="0"/>
        <w:adjustRightInd w:val="0"/>
        <w:snapToGrid w:val="0"/>
        <w:spacing w:line="276" w:lineRule="auto"/>
        <w:jc w:val="both"/>
        <w:textAlignment w:val="baseline"/>
        <w:rPr>
          <w:rFonts w:ascii="Times New Roman" w:eastAsia="Malgun Gothic" w:hAnsi="Times New Roman"/>
          <w:szCs w:val="20"/>
        </w:rPr>
      </w:pPr>
      <w:r w:rsidRPr="00DB410C">
        <w:rPr>
          <w:rFonts w:ascii="Times New Roman" w:eastAsia="Malgun Gothic" w:hAnsi="Times New Roman"/>
          <w:szCs w:val="20"/>
        </w:rPr>
        <w:t>For the ideal channel estimation for calibration purpose, REs of one every 7 symbols for DMRS will not be used to carry the data.</w:t>
      </w:r>
    </w:p>
    <w:p w14:paraId="59A48887" w14:textId="77777777" w:rsidR="00DB410C" w:rsidRPr="00DB410C" w:rsidRDefault="00DB410C" w:rsidP="0099597B">
      <w:pPr>
        <w:numPr>
          <w:ilvl w:val="1"/>
          <w:numId w:val="84"/>
        </w:numPr>
        <w:overflowPunct w:val="0"/>
        <w:autoSpaceDE w:val="0"/>
        <w:autoSpaceDN w:val="0"/>
        <w:adjustRightInd w:val="0"/>
        <w:snapToGrid w:val="0"/>
        <w:spacing w:line="276" w:lineRule="auto"/>
        <w:jc w:val="both"/>
        <w:textAlignment w:val="baseline"/>
        <w:rPr>
          <w:rFonts w:ascii="Times New Roman" w:eastAsia="Malgun Gothic" w:hAnsi="Times New Roman"/>
          <w:szCs w:val="20"/>
        </w:rPr>
      </w:pPr>
      <w:r w:rsidRPr="00DB410C">
        <w:rPr>
          <w:rFonts w:ascii="Times New Roman" w:eastAsia="Malgun Gothic" w:hAnsi="Times New Roman"/>
          <w:szCs w:val="20"/>
        </w:rPr>
        <w:t>Using 8 PRB for high payload sizes of 60 and 75 Bytes in mMTC, 16 PRB for 60 and 75 Bytes in URLLC, and 16 PRB for 120 and 150 Bytes in eMBB.</w:t>
      </w:r>
    </w:p>
    <w:p w14:paraId="18169024" w14:textId="77777777" w:rsidR="00DB410C" w:rsidRPr="00DB410C" w:rsidRDefault="00DB410C" w:rsidP="0099597B">
      <w:pPr>
        <w:pStyle w:val="ListParagraph"/>
        <w:numPr>
          <w:ilvl w:val="0"/>
          <w:numId w:val="84"/>
        </w:numPr>
        <w:snapToGrid w:val="0"/>
        <w:spacing w:after="0" w:line="276" w:lineRule="auto"/>
        <w:ind w:left="714" w:hanging="357"/>
        <w:jc w:val="both"/>
        <w:rPr>
          <w:lang w:val="en-US" w:eastAsia="zh-CN"/>
        </w:rPr>
      </w:pPr>
      <w:r w:rsidRPr="00DB410C">
        <w:rPr>
          <w:lang w:val="en-US" w:eastAsia="zh-CN"/>
        </w:rPr>
        <w:t>Observation 1: NOMA with QAM-sequence based symbol-level linear spreading can achieve excellent overloading capability with very limited per UE performance loss in all the interested use scenarios.</w:t>
      </w:r>
    </w:p>
    <w:p w14:paraId="34A47A8A" w14:textId="77777777" w:rsidR="00DB410C" w:rsidRPr="00DB410C" w:rsidRDefault="00DB410C" w:rsidP="0099597B">
      <w:pPr>
        <w:pStyle w:val="ListParagraph"/>
        <w:numPr>
          <w:ilvl w:val="0"/>
          <w:numId w:val="84"/>
        </w:numPr>
        <w:snapToGrid w:val="0"/>
        <w:spacing w:after="0" w:line="276" w:lineRule="auto"/>
        <w:ind w:left="714" w:hanging="357"/>
        <w:jc w:val="both"/>
        <w:rPr>
          <w:sz w:val="16"/>
          <w:lang w:val="en-US" w:eastAsia="zh-CN"/>
        </w:rPr>
      </w:pPr>
      <w:r w:rsidRPr="00DB410C">
        <w:rPr>
          <w:lang w:val="en-US" w:eastAsia="zh-CN"/>
        </w:rPr>
        <w:t>Observation 2: Low code rate is beneficial when the overloading is not very high, while low inter-user interference is beneficial for high overloading cases.</w:t>
      </w:r>
      <w:r w:rsidRPr="00DB410C">
        <w:rPr>
          <w:sz w:val="16"/>
          <w:lang w:val="en-US" w:eastAsia="zh-CN"/>
        </w:rPr>
        <w:t xml:space="preserve"> </w:t>
      </w:r>
    </w:p>
    <w:p w14:paraId="24FDC239" w14:textId="77777777" w:rsidR="00DB410C" w:rsidRPr="00DB410C" w:rsidRDefault="00DB410C" w:rsidP="0099597B">
      <w:pPr>
        <w:pStyle w:val="ListParagraph"/>
        <w:numPr>
          <w:ilvl w:val="0"/>
          <w:numId w:val="84"/>
        </w:numPr>
        <w:snapToGrid w:val="0"/>
        <w:spacing w:after="0" w:line="276" w:lineRule="auto"/>
        <w:ind w:left="714" w:hanging="357"/>
        <w:jc w:val="both"/>
        <w:rPr>
          <w:lang w:val="en-US" w:eastAsia="zh-CN"/>
        </w:rPr>
      </w:pPr>
      <w:r w:rsidRPr="00DB410C">
        <w:rPr>
          <w:lang w:val="en-US" w:eastAsia="zh-CN"/>
        </w:rPr>
        <w:t>Observation 3: Trade-off of spreading factor between per UE performance and overloading capability should be considered for the design of symbol-level linear spreading based NOMA.</w:t>
      </w:r>
    </w:p>
    <w:p w14:paraId="3610C020" w14:textId="77777777" w:rsidR="00DB410C" w:rsidRPr="00DB410C" w:rsidRDefault="00DB410C" w:rsidP="0099597B">
      <w:pPr>
        <w:pStyle w:val="ListParagraph"/>
        <w:numPr>
          <w:ilvl w:val="0"/>
          <w:numId w:val="84"/>
        </w:numPr>
        <w:snapToGrid w:val="0"/>
        <w:spacing w:after="0" w:line="276" w:lineRule="auto"/>
        <w:ind w:left="714" w:hanging="357"/>
        <w:jc w:val="both"/>
        <w:rPr>
          <w:lang w:eastAsia="zh-CN"/>
        </w:rPr>
      </w:pPr>
      <w:r w:rsidRPr="00DB410C">
        <w:rPr>
          <w:lang w:eastAsia="zh-CN"/>
        </w:rPr>
        <w:t>Observation 4: Different schemes have similar performance at moderate system overloading and low per UE spectral efficiency. For higher overloading or per UE spectral efficiency, more comprehensive evaluations should be performed to have better understanding on the performances of different schemes.</w:t>
      </w:r>
    </w:p>
    <w:p w14:paraId="4F00BC97" w14:textId="77777777" w:rsidR="00DB410C" w:rsidRDefault="00DB410C" w:rsidP="00DB410C">
      <w:r w:rsidRPr="00777035">
        <w:rPr>
          <w:b/>
        </w:rPr>
        <w:t xml:space="preserve">Decision: </w:t>
      </w:r>
      <w:r w:rsidRPr="00777035">
        <w:t xml:space="preserve">The document is </w:t>
      </w:r>
      <w:r>
        <w:t>note</w:t>
      </w:r>
      <w:r w:rsidRPr="00777035">
        <w:t>d.</w:t>
      </w:r>
    </w:p>
    <w:p w14:paraId="1253934F" w14:textId="16C59C94" w:rsidR="00DB410C" w:rsidRDefault="00DB410C" w:rsidP="00254752">
      <w:pPr>
        <w:ind w:left="720" w:hanging="720"/>
        <w:rPr>
          <w:b/>
          <w:lang w:eastAsia="x-none"/>
        </w:rPr>
      </w:pPr>
    </w:p>
    <w:p w14:paraId="6B26A9FD" w14:textId="5F2499AB" w:rsidR="00DB410C" w:rsidRDefault="00603E09" w:rsidP="00DB410C">
      <w:pPr>
        <w:ind w:left="720" w:hanging="720"/>
        <w:rPr>
          <w:b/>
          <w:lang w:eastAsia="x-none"/>
        </w:rPr>
      </w:pPr>
      <w:hyperlink r:id="rId2174" w:history="1">
        <w:r w:rsidR="00FE4C7E">
          <w:rPr>
            <w:rStyle w:val="Hyperlink"/>
            <w:b/>
            <w:lang w:eastAsia="x-none"/>
          </w:rPr>
          <w:t>R1-1803953</w:t>
        </w:r>
      </w:hyperlink>
      <w:r w:rsidR="00DB410C" w:rsidRPr="00DB410C">
        <w:rPr>
          <w:b/>
          <w:lang w:eastAsia="x-none"/>
        </w:rPr>
        <w:tab/>
        <w:t>Considerations on NOMA schemes</w:t>
      </w:r>
      <w:r w:rsidR="00DB410C" w:rsidRPr="00DB410C">
        <w:rPr>
          <w:b/>
          <w:lang w:eastAsia="x-none"/>
        </w:rPr>
        <w:tab/>
        <w:t>Google, Inc.</w:t>
      </w:r>
    </w:p>
    <w:p w14:paraId="18E270BD" w14:textId="77777777" w:rsidR="002A4112" w:rsidRPr="002A4112" w:rsidRDefault="002A4112" w:rsidP="0099597B">
      <w:pPr>
        <w:pStyle w:val="ListParagraph"/>
        <w:numPr>
          <w:ilvl w:val="0"/>
          <w:numId w:val="85"/>
        </w:numPr>
        <w:pBdr>
          <w:top w:val="nil"/>
          <w:left w:val="nil"/>
          <w:bottom w:val="nil"/>
          <w:right w:val="nil"/>
          <w:between w:val="nil"/>
        </w:pBdr>
        <w:spacing w:after="0" w:line="276" w:lineRule="auto"/>
        <w:ind w:left="714" w:hanging="357"/>
        <w:rPr>
          <w:rFonts w:eastAsia="PMingLiU"/>
          <w:color w:val="000000"/>
          <w:lang w:val="en-US" w:eastAsia="zh-TW"/>
        </w:rPr>
      </w:pPr>
      <w:r w:rsidRPr="002A4112">
        <w:rPr>
          <w:rFonts w:eastAsia="PMingLiU"/>
          <w:color w:val="000000"/>
          <w:lang w:val="en-US" w:eastAsia="zh-TW"/>
        </w:rPr>
        <w:t>Proposal 1: A flexible NOMA transmitter is desired to support mMTC, eMBB, and URLLC.</w:t>
      </w:r>
    </w:p>
    <w:p w14:paraId="420BCF76" w14:textId="77777777" w:rsidR="002A4112" w:rsidRPr="002A4112" w:rsidRDefault="002A4112" w:rsidP="0099597B">
      <w:pPr>
        <w:pStyle w:val="ListParagraph"/>
        <w:numPr>
          <w:ilvl w:val="0"/>
          <w:numId w:val="85"/>
        </w:numPr>
        <w:pBdr>
          <w:top w:val="nil"/>
          <w:left w:val="nil"/>
          <w:bottom w:val="nil"/>
          <w:right w:val="nil"/>
          <w:between w:val="nil"/>
        </w:pBdr>
        <w:spacing w:after="0" w:line="276" w:lineRule="auto"/>
        <w:ind w:left="714" w:hanging="357"/>
        <w:rPr>
          <w:rFonts w:eastAsia="PMingLiU"/>
          <w:color w:val="000000"/>
          <w:lang w:val="en-US" w:eastAsia="zh-TW"/>
        </w:rPr>
      </w:pPr>
      <w:r w:rsidRPr="002A4112">
        <w:rPr>
          <w:rFonts w:eastAsia="PMingLiU"/>
          <w:color w:val="000000"/>
          <w:lang w:val="en-US" w:eastAsia="zh-TW"/>
        </w:rPr>
        <w:t>Proposal 2: Evaluate and compare NOMA features with single spreading ingredient first.</w:t>
      </w:r>
    </w:p>
    <w:p w14:paraId="5A22C2AC" w14:textId="77777777" w:rsidR="002A4112" w:rsidRPr="002A4112" w:rsidRDefault="002A4112" w:rsidP="0099597B">
      <w:pPr>
        <w:numPr>
          <w:ilvl w:val="0"/>
          <w:numId w:val="85"/>
        </w:numPr>
        <w:pBdr>
          <w:top w:val="nil"/>
          <w:left w:val="nil"/>
          <w:bottom w:val="nil"/>
          <w:right w:val="nil"/>
          <w:between w:val="nil"/>
        </w:pBdr>
        <w:spacing w:line="276" w:lineRule="auto"/>
        <w:ind w:left="714" w:hanging="357"/>
        <w:contextualSpacing/>
        <w:rPr>
          <w:rFonts w:ascii="Times New Roman" w:eastAsia="PMingLiU" w:hAnsi="Times New Roman"/>
          <w:color w:val="000000"/>
          <w:szCs w:val="20"/>
          <w:lang w:val="en-US" w:eastAsia="zh-TW"/>
        </w:rPr>
      </w:pPr>
      <w:r w:rsidRPr="002A4112">
        <w:rPr>
          <w:rFonts w:ascii="Times New Roman" w:eastAsia="PMingLiU" w:hAnsi="Times New Roman"/>
          <w:color w:val="000000"/>
          <w:szCs w:val="20"/>
          <w:lang w:val="en-US" w:eastAsia="zh-TW"/>
        </w:rPr>
        <w:t>LDS: PDMA</w:t>
      </w:r>
    </w:p>
    <w:p w14:paraId="02933467" w14:textId="77777777" w:rsidR="002A4112" w:rsidRPr="002A4112" w:rsidRDefault="002A4112" w:rsidP="0099597B">
      <w:pPr>
        <w:numPr>
          <w:ilvl w:val="1"/>
          <w:numId w:val="85"/>
        </w:numPr>
        <w:pBdr>
          <w:top w:val="nil"/>
          <w:left w:val="nil"/>
          <w:bottom w:val="nil"/>
          <w:right w:val="nil"/>
          <w:between w:val="nil"/>
        </w:pBdr>
        <w:spacing w:line="276" w:lineRule="auto"/>
        <w:contextualSpacing/>
        <w:rPr>
          <w:rFonts w:ascii="Times New Roman" w:eastAsia="PMingLiU" w:hAnsi="Times New Roman"/>
          <w:color w:val="000000"/>
          <w:szCs w:val="20"/>
          <w:lang w:val="en-US" w:eastAsia="zh-TW"/>
        </w:rPr>
      </w:pPr>
      <w:r w:rsidRPr="002A4112">
        <w:rPr>
          <w:rFonts w:ascii="Times New Roman" w:eastAsia="PMingLiU" w:hAnsi="Times New Roman"/>
          <w:color w:val="000000"/>
          <w:szCs w:val="20"/>
          <w:lang w:val="en-US" w:eastAsia="zh-TW"/>
        </w:rPr>
        <w:t>Full-length symbol spreading: RSMA, GOCA, NCMA, NCOA, (LDS-SVE without LDS)</w:t>
      </w:r>
    </w:p>
    <w:p w14:paraId="644E06D1" w14:textId="77777777" w:rsidR="002A4112" w:rsidRPr="002A4112" w:rsidRDefault="002A4112" w:rsidP="0099597B">
      <w:pPr>
        <w:numPr>
          <w:ilvl w:val="1"/>
          <w:numId w:val="85"/>
        </w:numPr>
        <w:pBdr>
          <w:top w:val="nil"/>
          <w:left w:val="nil"/>
          <w:bottom w:val="nil"/>
          <w:right w:val="nil"/>
          <w:between w:val="nil"/>
        </w:pBdr>
        <w:spacing w:line="276" w:lineRule="auto"/>
        <w:contextualSpacing/>
        <w:rPr>
          <w:rFonts w:ascii="Times New Roman" w:eastAsia="PMingLiU" w:hAnsi="Times New Roman"/>
          <w:color w:val="000000"/>
          <w:szCs w:val="20"/>
          <w:lang w:val="en-US" w:eastAsia="zh-TW"/>
        </w:rPr>
      </w:pPr>
      <w:r w:rsidRPr="002A4112">
        <w:rPr>
          <w:rFonts w:ascii="Times New Roman" w:eastAsia="PMingLiU" w:hAnsi="Times New Roman"/>
          <w:color w:val="000000"/>
          <w:szCs w:val="20"/>
          <w:lang w:val="en-US" w:eastAsia="zh-TW"/>
        </w:rPr>
        <w:t>LCRS: LCRS</w:t>
      </w:r>
    </w:p>
    <w:p w14:paraId="206870FF" w14:textId="77777777" w:rsidR="002A4112" w:rsidRPr="002A4112" w:rsidRDefault="002A4112" w:rsidP="0099597B">
      <w:pPr>
        <w:numPr>
          <w:ilvl w:val="1"/>
          <w:numId w:val="85"/>
        </w:numPr>
        <w:pBdr>
          <w:top w:val="nil"/>
          <w:left w:val="nil"/>
          <w:bottom w:val="nil"/>
          <w:right w:val="nil"/>
          <w:between w:val="nil"/>
        </w:pBdr>
        <w:spacing w:line="276" w:lineRule="auto"/>
        <w:contextualSpacing/>
        <w:rPr>
          <w:rFonts w:ascii="Times New Roman" w:eastAsia="PMingLiU" w:hAnsi="Times New Roman"/>
          <w:color w:val="000000"/>
          <w:szCs w:val="20"/>
          <w:lang w:val="en-US" w:eastAsia="zh-TW"/>
        </w:rPr>
      </w:pPr>
      <w:r w:rsidRPr="002A4112">
        <w:rPr>
          <w:rFonts w:ascii="Times New Roman" w:eastAsia="PMingLiU" w:hAnsi="Times New Roman"/>
          <w:color w:val="000000"/>
          <w:szCs w:val="20"/>
          <w:lang w:val="en-US" w:eastAsia="zh-TW"/>
        </w:rPr>
        <w:t>Bit spreading: MUSA</w:t>
      </w:r>
    </w:p>
    <w:p w14:paraId="61C3B4C9" w14:textId="77777777" w:rsidR="002A4112" w:rsidRPr="002A4112" w:rsidRDefault="002A4112" w:rsidP="0099597B">
      <w:pPr>
        <w:pStyle w:val="ListParagraph"/>
        <w:numPr>
          <w:ilvl w:val="0"/>
          <w:numId w:val="85"/>
        </w:numPr>
        <w:pBdr>
          <w:top w:val="nil"/>
          <w:left w:val="nil"/>
          <w:bottom w:val="nil"/>
          <w:right w:val="nil"/>
          <w:between w:val="nil"/>
        </w:pBdr>
        <w:spacing w:after="0" w:line="276" w:lineRule="auto"/>
        <w:ind w:left="714" w:hanging="357"/>
        <w:rPr>
          <w:rFonts w:eastAsia="PMingLiU"/>
          <w:color w:val="000000"/>
          <w:lang w:val="en-US" w:eastAsia="zh-TW"/>
        </w:rPr>
      </w:pPr>
      <w:r w:rsidRPr="002A4112">
        <w:rPr>
          <w:rFonts w:eastAsia="PMingLiU"/>
          <w:color w:val="000000"/>
          <w:lang w:val="en-US" w:eastAsia="zh-TW"/>
        </w:rPr>
        <w:t>Proposal 3: The PAPR of LDS based features needs for further investigation.</w:t>
      </w:r>
    </w:p>
    <w:p w14:paraId="2BFB6E2B" w14:textId="77777777" w:rsidR="002A4112" w:rsidRPr="002A4112" w:rsidRDefault="002A4112" w:rsidP="0099597B">
      <w:pPr>
        <w:pStyle w:val="ListParagraph"/>
        <w:numPr>
          <w:ilvl w:val="0"/>
          <w:numId w:val="85"/>
        </w:numPr>
        <w:pBdr>
          <w:top w:val="nil"/>
          <w:left w:val="nil"/>
          <w:bottom w:val="nil"/>
          <w:right w:val="nil"/>
          <w:between w:val="nil"/>
        </w:pBdr>
        <w:spacing w:after="0" w:line="276" w:lineRule="auto"/>
        <w:ind w:left="714" w:hanging="357"/>
        <w:rPr>
          <w:rFonts w:eastAsia="PMingLiU"/>
          <w:color w:val="000000"/>
          <w:lang w:val="en-US" w:eastAsia="zh-TW"/>
        </w:rPr>
      </w:pPr>
      <w:r w:rsidRPr="002A4112">
        <w:rPr>
          <w:rFonts w:eastAsia="PMingLiU"/>
          <w:color w:val="000000"/>
          <w:lang w:val="en-US" w:eastAsia="zh-TW"/>
        </w:rPr>
        <w:t>Proposal 4: Consider multiple features to NOMA scheme regarding different use scenarios.</w:t>
      </w:r>
    </w:p>
    <w:p w14:paraId="48C8F2CF" w14:textId="33820D79" w:rsidR="002A4112" w:rsidRPr="002A4112" w:rsidRDefault="002A4112" w:rsidP="0099597B">
      <w:pPr>
        <w:pStyle w:val="ListParagraph"/>
        <w:numPr>
          <w:ilvl w:val="0"/>
          <w:numId w:val="85"/>
        </w:numPr>
        <w:pBdr>
          <w:top w:val="nil"/>
          <w:left w:val="nil"/>
          <w:bottom w:val="nil"/>
          <w:right w:val="nil"/>
          <w:between w:val="nil"/>
        </w:pBdr>
        <w:spacing w:after="0" w:line="276" w:lineRule="auto"/>
        <w:ind w:left="714" w:hanging="357"/>
        <w:rPr>
          <w:rFonts w:eastAsia="PMingLiU"/>
          <w:color w:val="000000"/>
          <w:lang w:val="en-US" w:eastAsia="zh-TW"/>
        </w:rPr>
      </w:pPr>
      <w:r w:rsidRPr="002A4112">
        <w:rPr>
          <w:rFonts w:eastAsia="PMingLiU"/>
          <w:color w:val="000000"/>
          <w:lang w:val="en-US" w:eastAsia="zh-TW"/>
        </w:rPr>
        <w:t>Proposal 5: Companies should study the potential of combining multiple NOMA features under the consideration of the mutual interference within the signature resource pool.</w:t>
      </w:r>
    </w:p>
    <w:p w14:paraId="15698474" w14:textId="77777777" w:rsidR="00DB410C" w:rsidRDefault="00DB410C" w:rsidP="00DB410C">
      <w:r w:rsidRPr="00777035">
        <w:rPr>
          <w:b/>
        </w:rPr>
        <w:t xml:space="preserve">Decision: </w:t>
      </w:r>
      <w:r w:rsidRPr="00777035">
        <w:t xml:space="preserve">The document is </w:t>
      </w:r>
      <w:r>
        <w:t>note</w:t>
      </w:r>
      <w:r w:rsidRPr="00777035">
        <w:t>d.</w:t>
      </w:r>
    </w:p>
    <w:p w14:paraId="36148EBE" w14:textId="57C63627" w:rsidR="00DB410C" w:rsidRDefault="00DB410C" w:rsidP="00254752">
      <w:pPr>
        <w:ind w:left="720" w:hanging="720"/>
        <w:rPr>
          <w:b/>
          <w:lang w:eastAsia="x-none"/>
        </w:rPr>
      </w:pPr>
    </w:p>
    <w:p w14:paraId="0553AF0B" w14:textId="3771ED96" w:rsidR="002A4112" w:rsidRDefault="00603E09" w:rsidP="002A4112">
      <w:pPr>
        <w:ind w:left="720" w:hanging="720"/>
        <w:rPr>
          <w:b/>
          <w:lang w:eastAsia="x-none"/>
        </w:rPr>
      </w:pPr>
      <w:hyperlink r:id="rId2175" w:history="1">
        <w:r w:rsidR="00FE4C7E">
          <w:rPr>
            <w:rStyle w:val="Hyperlink"/>
            <w:b/>
            <w:lang w:eastAsia="x-none"/>
          </w:rPr>
          <w:t>R1-1804823</w:t>
        </w:r>
      </w:hyperlink>
      <w:r w:rsidR="002A4112" w:rsidRPr="002A4112">
        <w:rPr>
          <w:b/>
          <w:lang w:eastAsia="x-none"/>
        </w:rPr>
        <w:tab/>
        <w:t>Transmitter side signaling processing schemes for NOMA</w:t>
      </w:r>
      <w:r w:rsidR="002A4112" w:rsidRPr="002A4112">
        <w:rPr>
          <w:b/>
          <w:lang w:eastAsia="x-none"/>
        </w:rPr>
        <w:tab/>
        <w:t>Qualcomm Incorporated</w:t>
      </w:r>
    </w:p>
    <w:p w14:paraId="5C722B6A" w14:textId="7943886D" w:rsidR="002A4112" w:rsidRPr="002A4112" w:rsidRDefault="002A4112" w:rsidP="00840A6D">
      <w:pPr>
        <w:overflowPunct w:val="0"/>
        <w:autoSpaceDE w:val="0"/>
        <w:autoSpaceDN w:val="0"/>
        <w:adjustRightInd w:val="0"/>
        <w:ind w:left="360"/>
        <w:textAlignment w:val="baseline"/>
        <w:rPr>
          <w:rFonts w:ascii="Times New Roman" w:eastAsia="Times New Roman" w:hAnsi="Times New Roman"/>
          <w:szCs w:val="20"/>
          <w:lang w:eastAsia="zh-CN"/>
        </w:rPr>
      </w:pPr>
      <w:r w:rsidRPr="002A4112">
        <w:rPr>
          <w:rFonts w:ascii="Times New Roman" w:eastAsia="Times New Roman" w:hAnsi="Times New Roman"/>
          <w:szCs w:val="20"/>
          <w:lang w:eastAsia="en-GB"/>
        </w:rPr>
        <w:t>Proposal 1:</w:t>
      </w:r>
      <w:r w:rsidR="00840A6D">
        <w:rPr>
          <w:rFonts w:ascii="Times New Roman" w:eastAsia="Times New Roman" w:hAnsi="Times New Roman"/>
          <w:szCs w:val="20"/>
          <w:lang w:eastAsia="zh-CN"/>
        </w:rPr>
        <w:t xml:space="preserve"> </w:t>
      </w:r>
      <w:r w:rsidRPr="002A4112">
        <w:rPr>
          <w:rFonts w:ascii="Times New Roman" w:eastAsia="Times New Roman" w:hAnsi="Times New Roman"/>
          <w:szCs w:val="20"/>
          <w:lang w:eastAsia="zh-CN"/>
        </w:rPr>
        <w:t xml:space="preserve">The standardization of NOMA UL transmission should consider the best trade-off among the following design objectives: </w:t>
      </w:r>
    </w:p>
    <w:p w14:paraId="22F8775F" w14:textId="77777777" w:rsidR="002A4112" w:rsidRPr="002A4112" w:rsidRDefault="002A4112" w:rsidP="0099597B">
      <w:pPr>
        <w:numPr>
          <w:ilvl w:val="0"/>
          <w:numId w:val="86"/>
        </w:numPr>
        <w:overflowPunct w:val="0"/>
        <w:autoSpaceDE w:val="0"/>
        <w:autoSpaceDN w:val="0"/>
        <w:adjustRightInd w:val="0"/>
        <w:snapToGrid w:val="0"/>
        <w:ind w:left="1080"/>
        <w:contextualSpacing/>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zh-CN"/>
        </w:rPr>
        <w:t>error performance [4-5]</w:t>
      </w:r>
    </w:p>
    <w:p w14:paraId="310846A3" w14:textId="77777777" w:rsidR="002A4112" w:rsidRPr="002A4112" w:rsidRDefault="002A4112" w:rsidP="0099597B">
      <w:pPr>
        <w:numPr>
          <w:ilvl w:val="1"/>
          <w:numId w:val="86"/>
        </w:numPr>
        <w:overflowPunct w:val="0"/>
        <w:autoSpaceDE w:val="0"/>
        <w:autoSpaceDN w:val="0"/>
        <w:adjustRightInd w:val="0"/>
        <w:snapToGrid w:val="0"/>
        <w:ind w:left="1800"/>
        <w:contextualSpacing/>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zh-CN"/>
        </w:rPr>
        <w:t>conditioned on per UE SE and the number of multiplexing UEs</w:t>
      </w:r>
    </w:p>
    <w:p w14:paraId="258AADDD" w14:textId="77777777" w:rsidR="002A4112" w:rsidRPr="002A4112" w:rsidRDefault="002A4112" w:rsidP="0099597B">
      <w:pPr>
        <w:numPr>
          <w:ilvl w:val="0"/>
          <w:numId w:val="86"/>
        </w:numPr>
        <w:overflowPunct w:val="0"/>
        <w:autoSpaceDE w:val="0"/>
        <w:autoSpaceDN w:val="0"/>
        <w:adjustRightInd w:val="0"/>
        <w:snapToGrid w:val="0"/>
        <w:ind w:left="1080"/>
        <w:contextualSpacing/>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zh-CN"/>
        </w:rPr>
        <w:t>sum throughput vs SNR for a given BLER target [4-5]</w:t>
      </w:r>
    </w:p>
    <w:p w14:paraId="543CB82C" w14:textId="77777777" w:rsidR="002A4112" w:rsidRPr="002A4112" w:rsidRDefault="002A4112" w:rsidP="0099597B">
      <w:pPr>
        <w:numPr>
          <w:ilvl w:val="1"/>
          <w:numId w:val="86"/>
        </w:numPr>
        <w:overflowPunct w:val="0"/>
        <w:autoSpaceDE w:val="0"/>
        <w:autoSpaceDN w:val="0"/>
        <w:adjustRightInd w:val="0"/>
        <w:snapToGrid w:val="0"/>
        <w:ind w:left="1800"/>
        <w:contextualSpacing/>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zh-CN"/>
        </w:rPr>
        <w:t>conditioned on per UE SE and the number of multiplexing UEs</w:t>
      </w:r>
    </w:p>
    <w:p w14:paraId="3872555D" w14:textId="77777777" w:rsidR="002A4112" w:rsidRPr="002A4112" w:rsidRDefault="002A4112" w:rsidP="0099597B">
      <w:pPr>
        <w:numPr>
          <w:ilvl w:val="0"/>
          <w:numId w:val="86"/>
        </w:numPr>
        <w:overflowPunct w:val="0"/>
        <w:autoSpaceDE w:val="0"/>
        <w:autoSpaceDN w:val="0"/>
        <w:adjustRightInd w:val="0"/>
        <w:snapToGrid w:val="0"/>
        <w:ind w:left="1080"/>
        <w:contextualSpacing/>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zh-CN"/>
        </w:rPr>
        <w:t>scalability</w:t>
      </w:r>
    </w:p>
    <w:p w14:paraId="1541A169" w14:textId="77777777" w:rsidR="002A4112" w:rsidRPr="002A4112" w:rsidRDefault="002A4112" w:rsidP="0099597B">
      <w:pPr>
        <w:numPr>
          <w:ilvl w:val="1"/>
          <w:numId w:val="86"/>
        </w:numPr>
        <w:overflowPunct w:val="0"/>
        <w:autoSpaceDE w:val="0"/>
        <w:autoSpaceDN w:val="0"/>
        <w:adjustRightInd w:val="0"/>
        <w:snapToGrid w:val="0"/>
        <w:ind w:left="1800"/>
        <w:contextualSpacing/>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zh-CN"/>
        </w:rPr>
        <w:t>easy adaptation of spreading and/or scrambling codes configuration to accommodate N NOMA UEs with spreading factor K, where N and K can be configured dynamically</w:t>
      </w:r>
    </w:p>
    <w:p w14:paraId="11D9FDB5" w14:textId="77777777" w:rsidR="002A4112" w:rsidRPr="002A4112" w:rsidRDefault="002A4112" w:rsidP="0099597B">
      <w:pPr>
        <w:numPr>
          <w:ilvl w:val="0"/>
          <w:numId w:val="86"/>
        </w:numPr>
        <w:overflowPunct w:val="0"/>
        <w:autoSpaceDE w:val="0"/>
        <w:autoSpaceDN w:val="0"/>
        <w:adjustRightInd w:val="0"/>
        <w:snapToGrid w:val="0"/>
        <w:ind w:left="1080"/>
        <w:contextualSpacing/>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zh-CN"/>
        </w:rPr>
        <w:t>complexity and latency [4-5]</w:t>
      </w:r>
    </w:p>
    <w:p w14:paraId="72E6C3F2" w14:textId="77777777" w:rsidR="002A4112" w:rsidRPr="002A4112" w:rsidRDefault="002A4112" w:rsidP="0099597B">
      <w:pPr>
        <w:numPr>
          <w:ilvl w:val="1"/>
          <w:numId w:val="86"/>
        </w:numPr>
        <w:overflowPunct w:val="0"/>
        <w:autoSpaceDE w:val="0"/>
        <w:autoSpaceDN w:val="0"/>
        <w:adjustRightInd w:val="0"/>
        <w:snapToGrid w:val="0"/>
        <w:ind w:left="1800"/>
        <w:contextualSpacing/>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zh-CN"/>
        </w:rPr>
        <w:t>transmitter side and receiver side processing, including computation and memory requirements for successful data decoding</w:t>
      </w:r>
    </w:p>
    <w:p w14:paraId="19F807CA" w14:textId="77777777" w:rsidR="002A4112" w:rsidRPr="002A4112" w:rsidRDefault="002A4112" w:rsidP="0099597B">
      <w:pPr>
        <w:numPr>
          <w:ilvl w:val="1"/>
          <w:numId w:val="86"/>
        </w:numPr>
        <w:overflowPunct w:val="0"/>
        <w:autoSpaceDE w:val="0"/>
        <w:autoSpaceDN w:val="0"/>
        <w:adjustRightInd w:val="0"/>
        <w:snapToGrid w:val="0"/>
        <w:ind w:left="1800"/>
        <w:contextualSpacing/>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zh-CN"/>
        </w:rPr>
        <w:t xml:space="preserve">latency of advanced receiver </w:t>
      </w:r>
    </w:p>
    <w:p w14:paraId="5B4F8103" w14:textId="77777777" w:rsidR="002A4112" w:rsidRPr="002A4112" w:rsidRDefault="002A4112" w:rsidP="0099597B">
      <w:pPr>
        <w:numPr>
          <w:ilvl w:val="0"/>
          <w:numId w:val="86"/>
        </w:numPr>
        <w:overflowPunct w:val="0"/>
        <w:autoSpaceDE w:val="0"/>
        <w:autoSpaceDN w:val="0"/>
        <w:adjustRightInd w:val="0"/>
        <w:snapToGrid w:val="0"/>
        <w:ind w:left="1080"/>
        <w:contextualSpacing/>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en-GB"/>
        </w:rPr>
        <w:t>flexibility</w:t>
      </w:r>
    </w:p>
    <w:p w14:paraId="14152583" w14:textId="77777777" w:rsidR="002A4112" w:rsidRPr="002A4112" w:rsidRDefault="002A4112" w:rsidP="0099597B">
      <w:pPr>
        <w:numPr>
          <w:ilvl w:val="1"/>
          <w:numId w:val="86"/>
        </w:numPr>
        <w:overflowPunct w:val="0"/>
        <w:autoSpaceDE w:val="0"/>
        <w:autoSpaceDN w:val="0"/>
        <w:adjustRightInd w:val="0"/>
        <w:snapToGrid w:val="0"/>
        <w:ind w:left="1800"/>
        <w:contextualSpacing/>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en-GB"/>
        </w:rPr>
        <w:t>joint support of DFT-s-OFDM waveform and CP-OFDM waveform</w:t>
      </w:r>
    </w:p>
    <w:p w14:paraId="0A4CC8C4" w14:textId="77777777" w:rsidR="002A4112" w:rsidRPr="002A4112" w:rsidRDefault="002A4112" w:rsidP="0099597B">
      <w:pPr>
        <w:numPr>
          <w:ilvl w:val="1"/>
          <w:numId w:val="86"/>
        </w:numPr>
        <w:overflowPunct w:val="0"/>
        <w:autoSpaceDE w:val="0"/>
        <w:autoSpaceDN w:val="0"/>
        <w:adjustRightInd w:val="0"/>
        <w:snapToGrid w:val="0"/>
        <w:ind w:left="1800"/>
        <w:contextualSpacing/>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en-GB"/>
        </w:rPr>
        <w:t>joint support for different operation modes and use cases</w:t>
      </w:r>
    </w:p>
    <w:p w14:paraId="3EBEC731" w14:textId="77777777" w:rsidR="002A4112" w:rsidRPr="002A4112" w:rsidRDefault="002A4112" w:rsidP="0099597B">
      <w:pPr>
        <w:numPr>
          <w:ilvl w:val="0"/>
          <w:numId w:val="86"/>
        </w:numPr>
        <w:overflowPunct w:val="0"/>
        <w:autoSpaceDE w:val="0"/>
        <w:autoSpaceDN w:val="0"/>
        <w:adjustRightInd w:val="0"/>
        <w:snapToGrid w:val="0"/>
        <w:ind w:left="1080"/>
        <w:contextualSpacing/>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en-GB"/>
        </w:rPr>
        <w:lastRenderedPageBreak/>
        <w:t>PAPR and ACLR</w:t>
      </w:r>
    </w:p>
    <w:p w14:paraId="37EC8149" w14:textId="77777777" w:rsidR="002A4112" w:rsidRPr="002A4112" w:rsidRDefault="002A4112" w:rsidP="00840A6D">
      <w:pPr>
        <w:overflowPunct w:val="0"/>
        <w:autoSpaceDE w:val="0"/>
        <w:autoSpaceDN w:val="0"/>
        <w:adjustRightInd w:val="0"/>
        <w:ind w:left="360"/>
        <w:textAlignment w:val="baseline"/>
        <w:rPr>
          <w:rFonts w:ascii="Times New Roman" w:eastAsia="Times New Roman" w:hAnsi="Times New Roman"/>
          <w:szCs w:val="20"/>
          <w:lang w:eastAsia="en-GB"/>
        </w:rPr>
      </w:pPr>
      <w:r w:rsidRPr="002A4112">
        <w:rPr>
          <w:rFonts w:ascii="Times New Roman" w:eastAsia="Times New Roman" w:hAnsi="Times New Roman"/>
          <w:szCs w:val="20"/>
          <w:lang w:eastAsia="en-GB"/>
        </w:rPr>
        <w:t xml:space="preserve">Proposal 2: NR NOMA SI needs to consider linear hybrid spreading and scrambling as the UL transmission scheme. </w:t>
      </w:r>
    </w:p>
    <w:p w14:paraId="0728A93C" w14:textId="77777777" w:rsidR="002A4112" w:rsidRPr="002A4112" w:rsidRDefault="002A4112" w:rsidP="00840A6D">
      <w:pPr>
        <w:overflowPunct w:val="0"/>
        <w:autoSpaceDE w:val="0"/>
        <w:autoSpaceDN w:val="0"/>
        <w:adjustRightInd w:val="0"/>
        <w:ind w:left="360"/>
        <w:jc w:val="both"/>
        <w:textAlignment w:val="baseline"/>
        <w:rPr>
          <w:rFonts w:ascii="Times New Roman" w:eastAsia="Times New Roman" w:hAnsi="Times New Roman"/>
          <w:szCs w:val="20"/>
          <w:lang w:eastAsia="en-GB"/>
        </w:rPr>
      </w:pPr>
      <w:r w:rsidRPr="002A4112">
        <w:rPr>
          <w:rFonts w:ascii="Times New Roman" w:eastAsia="Times New Roman" w:hAnsi="Times New Roman"/>
          <w:szCs w:val="20"/>
          <w:lang w:eastAsia="en-GB"/>
        </w:rPr>
        <w:t xml:space="preserve">Proposal 3: The design, evaluation and optimization of linear spreading codebook needs to consider a comprehensive set of overloading configurations for (K, N), where K denotes the spreading factor and N denotes the codebook size.  </w:t>
      </w:r>
    </w:p>
    <w:p w14:paraId="3DF122DC" w14:textId="44082713" w:rsidR="002A4112" w:rsidRPr="002A4112" w:rsidRDefault="002A4112" w:rsidP="00840A6D">
      <w:pPr>
        <w:overflowPunct w:val="0"/>
        <w:autoSpaceDE w:val="0"/>
        <w:autoSpaceDN w:val="0"/>
        <w:adjustRightInd w:val="0"/>
        <w:ind w:left="360"/>
        <w:textAlignment w:val="baseline"/>
        <w:rPr>
          <w:rFonts w:ascii="Times New Roman" w:eastAsia="Times New Roman" w:hAnsi="Times New Roman"/>
          <w:szCs w:val="20"/>
          <w:lang w:eastAsia="en-GB"/>
        </w:rPr>
      </w:pPr>
      <w:r w:rsidRPr="002A4112">
        <w:rPr>
          <w:rFonts w:ascii="Times New Roman" w:eastAsia="Times New Roman" w:hAnsi="Times New Roman"/>
          <w:szCs w:val="20"/>
          <w:lang w:eastAsia="en-GB"/>
        </w:rPr>
        <w:t>Proposal 4: Depending on the use cases of NOMA UL transmission, the following options of linear hybrid spreading and scrambling need to be considered:</w:t>
      </w:r>
    </w:p>
    <w:p w14:paraId="50003577" w14:textId="51CF6AE6" w:rsidR="002A4112" w:rsidRPr="002A4112" w:rsidRDefault="002A4112" w:rsidP="0099597B">
      <w:pPr>
        <w:numPr>
          <w:ilvl w:val="0"/>
          <w:numId w:val="87"/>
        </w:numPr>
        <w:overflowPunct w:val="0"/>
        <w:autoSpaceDE w:val="0"/>
        <w:autoSpaceDN w:val="0"/>
        <w:adjustRightInd w:val="0"/>
        <w:ind w:left="1080"/>
        <w:textAlignment w:val="baseline"/>
        <w:rPr>
          <w:rFonts w:ascii="Times New Roman" w:eastAsia="Calibri" w:hAnsi="Times New Roman"/>
          <w:szCs w:val="20"/>
          <w:lang w:eastAsia="en-GB"/>
        </w:rPr>
      </w:pPr>
      <w:r w:rsidRPr="002A4112">
        <w:rPr>
          <w:rFonts w:ascii="Times New Roman" w:eastAsia="Calibri" w:hAnsi="Times New Roman"/>
          <w:szCs w:val="20"/>
          <w:lang w:eastAsia="en-GB"/>
        </w:rPr>
        <w:t>Option A</w:t>
      </w:r>
      <w:r w:rsidR="00840A6D" w:rsidRPr="00840A6D">
        <w:rPr>
          <w:rFonts w:ascii="Times New Roman" w:eastAsia="Calibri" w:hAnsi="Times New Roman"/>
          <w:szCs w:val="20"/>
          <w:lang w:eastAsia="en-GB"/>
        </w:rPr>
        <w:t xml:space="preserve">: </w:t>
      </w:r>
      <w:r w:rsidRPr="002A4112">
        <w:rPr>
          <w:rFonts w:ascii="Times New Roman" w:eastAsia="Calibri" w:hAnsi="Times New Roman"/>
          <w:szCs w:val="20"/>
          <w:lang w:eastAsia="en-GB"/>
        </w:rPr>
        <w:t>Apply UE-specific short spreading code only, wherein the configuration of spreading code can be made symbol-dependent;</w:t>
      </w:r>
    </w:p>
    <w:p w14:paraId="076AFDD7" w14:textId="7FBC8DBF" w:rsidR="002A4112" w:rsidRPr="002A4112" w:rsidRDefault="002A4112" w:rsidP="0099597B">
      <w:pPr>
        <w:numPr>
          <w:ilvl w:val="0"/>
          <w:numId w:val="87"/>
        </w:numPr>
        <w:overflowPunct w:val="0"/>
        <w:autoSpaceDE w:val="0"/>
        <w:autoSpaceDN w:val="0"/>
        <w:adjustRightInd w:val="0"/>
        <w:ind w:left="1080"/>
        <w:textAlignment w:val="baseline"/>
        <w:rPr>
          <w:rFonts w:ascii="Times New Roman" w:eastAsia="Calibri" w:hAnsi="Times New Roman"/>
          <w:szCs w:val="20"/>
          <w:lang w:eastAsia="en-GB"/>
        </w:rPr>
      </w:pPr>
      <w:r w:rsidRPr="002A4112">
        <w:rPr>
          <w:rFonts w:ascii="Times New Roman" w:eastAsia="Calibri" w:hAnsi="Times New Roman"/>
          <w:szCs w:val="20"/>
          <w:lang w:eastAsia="en-GB"/>
        </w:rPr>
        <w:t>Option B</w:t>
      </w:r>
      <w:r w:rsidR="00840A6D" w:rsidRPr="00840A6D">
        <w:rPr>
          <w:rFonts w:ascii="Times New Roman" w:eastAsia="Calibri" w:hAnsi="Times New Roman"/>
          <w:szCs w:val="20"/>
          <w:lang w:eastAsia="en-GB"/>
        </w:rPr>
        <w:t xml:space="preserve">: </w:t>
      </w:r>
      <w:r w:rsidRPr="002A4112">
        <w:rPr>
          <w:rFonts w:ascii="Times New Roman" w:eastAsia="Calibri" w:hAnsi="Times New Roman"/>
          <w:szCs w:val="20"/>
          <w:lang w:eastAsia="en-GB"/>
        </w:rPr>
        <w:t xml:space="preserve">Apply UE-specific long scrambling codes only, wherein the configuration of scrambling codes can be made symbol-dependent and can be combined with repetition of modulation symbols; </w:t>
      </w:r>
    </w:p>
    <w:p w14:paraId="3A732F08" w14:textId="4CC7AC8A" w:rsidR="002A4112" w:rsidRPr="002A4112" w:rsidRDefault="002A4112" w:rsidP="0099597B">
      <w:pPr>
        <w:numPr>
          <w:ilvl w:val="0"/>
          <w:numId w:val="87"/>
        </w:numPr>
        <w:overflowPunct w:val="0"/>
        <w:autoSpaceDE w:val="0"/>
        <w:autoSpaceDN w:val="0"/>
        <w:adjustRightInd w:val="0"/>
        <w:ind w:left="1080"/>
        <w:textAlignment w:val="baseline"/>
        <w:rPr>
          <w:rFonts w:ascii="Times New Roman" w:eastAsia="Calibri" w:hAnsi="Times New Roman"/>
          <w:szCs w:val="20"/>
          <w:lang w:eastAsia="en-GB"/>
        </w:rPr>
      </w:pPr>
      <w:r w:rsidRPr="002A4112">
        <w:rPr>
          <w:rFonts w:ascii="Times New Roman" w:eastAsia="Calibri" w:hAnsi="Times New Roman"/>
          <w:szCs w:val="20"/>
          <w:lang w:eastAsia="en-GB"/>
        </w:rPr>
        <w:t>Option C</w:t>
      </w:r>
      <w:r w:rsidR="00840A6D" w:rsidRPr="00840A6D">
        <w:rPr>
          <w:rFonts w:ascii="Times New Roman" w:eastAsia="Calibri" w:hAnsi="Times New Roman"/>
          <w:szCs w:val="20"/>
          <w:lang w:eastAsia="en-GB"/>
        </w:rPr>
        <w:t xml:space="preserve">: </w:t>
      </w:r>
      <w:r w:rsidRPr="002A4112">
        <w:rPr>
          <w:rFonts w:ascii="Times New Roman" w:eastAsia="Calibri" w:hAnsi="Times New Roman"/>
          <w:szCs w:val="20"/>
          <w:lang w:eastAsia="en-GB"/>
        </w:rPr>
        <w:t>Joint use of UE-specific short spreading code and cell-specific long scrambling code, wherein the configuration of spreading codes and/or scrambling codes can be made symbol-dependent.</w:t>
      </w:r>
    </w:p>
    <w:p w14:paraId="6FE0163A" w14:textId="77777777" w:rsidR="002A4112" w:rsidRPr="002A4112" w:rsidRDefault="002A4112" w:rsidP="00840A6D">
      <w:pPr>
        <w:overflowPunct w:val="0"/>
        <w:autoSpaceDE w:val="0"/>
        <w:autoSpaceDN w:val="0"/>
        <w:adjustRightInd w:val="0"/>
        <w:ind w:left="360"/>
        <w:jc w:val="both"/>
        <w:textAlignment w:val="baseline"/>
        <w:rPr>
          <w:rFonts w:ascii="Times New Roman" w:eastAsia="Times New Roman" w:hAnsi="Times New Roman"/>
          <w:szCs w:val="20"/>
          <w:lang w:eastAsia="zh-CN"/>
        </w:rPr>
      </w:pPr>
      <w:r w:rsidRPr="002A4112">
        <w:rPr>
          <w:rFonts w:ascii="Times New Roman" w:eastAsia="Times New Roman" w:hAnsi="Times New Roman"/>
          <w:szCs w:val="20"/>
          <w:lang w:eastAsia="en-GB"/>
        </w:rPr>
        <w:t xml:space="preserve">Proposal 5:  </w:t>
      </w:r>
      <w:r w:rsidRPr="002A4112">
        <w:rPr>
          <w:rFonts w:ascii="Times New Roman" w:eastAsia="Times New Roman" w:hAnsi="Times New Roman"/>
          <w:szCs w:val="20"/>
          <w:lang w:eastAsia="zh-CN"/>
        </w:rPr>
        <w:t>To reduce the signalling overhead of NOMA systems, as well as the complexity and memory size of transceivers, it is desirable to employ the following schemes for NOMA transmission:</w:t>
      </w:r>
    </w:p>
    <w:p w14:paraId="02C1A47D" w14:textId="77777777" w:rsidR="002A4112" w:rsidRPr="002A4112" w:rsidRDefault="002A4112" w:rsidP="0099597B">
      <w:pPr>
        <w:numPr>
          <w:ilvl w:val="0"/>
          <w:numId w:val="88"/>
        </w:numPr>
        <w:overflowPunct w:val="0"/>
        <w:autoSpaceDE w:val="0"/>
        <w:autoSpaceDN w:val="0"/>
        <w:adjustRightInd w:val="0"/>
        <w:ind w:left="1080"/>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zh-CN"/>
        </w:rPr>
        <w:t>a closed form design for the short spreading codes that achieves Welch bound equality (WBE) for arbitrary spreading factor (K) and overloading ratio (N/K&gt;1);</w:t>
      </w:r>
    </w:p>
    <w:p w14:paraId="59CFF4CC" w14:textId="77777777" w:rsidR="002A4112" w:rsidRPr="002A4112" w:rsidRDefault="002A4112" w:rsidP="0099597B">
      <w:pPr>
        <w:numPr>
          <w:ilvl w:val="0"/>
          <w:numId w:val="88"/>
        </w:numPr>
        <w:overflowPunct w:val="0"/>
        <w:autoSpaceDE w:val="0"/>
        <w:autoSpaceDN w:val="0"/>
        <w:adjustRightInd w:val="0"/>
        <w:ind w:left="1080"/>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zh-CN"/>
        </w:rPr>
        <w:t>a closed from design for the long scrambling codes that is compliant with Rel-15 NR specification;</w:t>
      </w:r>
    </w:p>
    <w:p w14:paraId="19EF2874" w14:textId="77777777" w:rsidR="002A4112" w:rsidRPr="002A4112" w:rsidRDefault="002A4112" w:rsidP="0099597B">
      <w:pPr>
        <w:numPr>
          <w:ilvl w:val="0"/>
          <w:numId w:val="88"/>
        </w:numPr>
        <w:overflowPunct w:val="0"/>
        <w:autoSpaceDE w:val="0"/>
        <w:autoSpaceDN w:val="0"/>
        <w:adjustRightInd w:val="0"/>
        <w:ind w:left="1080"/>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en-GB"/>
        </w:rPr>
        <w:t>reuse the same spreading codes and scrambling codes for both DFT-s-OFDM and CF-OFDM waveforms;</w:t>
      </w:r>
    </w:p>
    <w:p w14:paraId="06EFBBAB" w14:textId="77777777" w:rsidR="002A4112" w:rsidRPr="002A4112" w:rsidRDefault="002A4112" w:rsidP="0099597B">
      <w:pPr>
        <w:numPr>
          <w:ilvl w:val="0"/>
          <w:numId w:val="88"/>
        </w:numPr>
        <w:overflowPunct w:val="0"/>
        <w:autoSpaceDE w:val="0"/>
        <w:autoSpaceDN w:val="0"/>
        <w:adjustRightInd w:val="0"/>
        <w:ind w:left="1080"/>
        <w:jc w:val="both"/>
        <w:textAlignment w:val="baseline"/>
        <w:rPr>
          <w:rFonts w:ascii="Times New Roman" w:eastAsia="Calibri" w:hAnsi="Times New Roman"/>
          <w:szCs w:val="20"/>
          <w:lang w:eastAsia="en-GB"/>
        </w:rPr>
      </w:pPr>
      <w:r w:rsidRPr="002A4112">
        <w:rPr>
          <w:rFonts w:ascii="Times New Roman" w:eastAsia="Calibri" w:hAnsi="Times New Roman"/>
          <w:szCs w:val="20"/>
          <w:lang w:eastAsia="zh-CN"/>
        </w:rPr>
        <w:t>reuse linear modulation of NR Tx chain.</w:t>
      </w:r>
    </w:p>
    <w:p w14:paraId="35FF3436" w14:textId="77777777" w:rsidR="002A4112" w:rsidRPr="002A4112" w:rsidRDefault="002A4112" w:rsidP="00840A6D">
      <w:pPr>
        <w:overflowPunct w:val="0"/>
        <w:autoSpaceDE w:val="0"/>
        <w:autoSpaceDN w:val="0"/>
        <w:adjustRightInd w:val="0"/>
        <w:ind w:left="360"/>
        <w:jc w:val="both"/>
        <w:textAlignment w:val="baseline"/>
        <w:rPr>
          <w:rFonts w:ascii="Times New Roman" w:eastAsia="Times New Roman" w:hAnsi="Times New Roman"/>
          <w:szCs w:val="20"/>
          <w:lang w:eastAsia="en-GB"/>
        </w:rPr>
      </w:pPr>
      <w:r w:rsidRPr="002A4112">
        <w:rPr>
          <w:rFonts w:ascii="Times New Roman" w:eastAsia="Times New Roman" w:hAnsi="Times New Roman"/>
          <w:szCs w:val="20"/>
          <w:lang w:eastAsia="en-GB"/>
        </w:rPr>
        <w:t>Proposal 6: The design of linear spreading scheme for NOMA should consider the inclusion of symbol-wise scrambling to improve the PAPR performance. The PAPR distribution of QPSK can be used as a baseline.</w:t>
      </w:r>
    </w:p>
    <w:p w14:paraId="33A3123B" w14:textId="0581F143" w:rsidR="002A4112" w:rsidRPr="002A4112" w:rsidRDefault="002A4112" w:rsidP="00840A6D">
      <w:pPr>
        <w:overflowPunct w:val="0"/>
        <w:autoSpaceDE w:val="0"/>
        <w:autoSpaceDN w:val="0"/>
        <w:adjustRightInd w:val="0"/>
        <w:ind w:left="360"/>
        <w:jc w:val="both"/>
        <w:textAlignment w:val="baseline"/>
        <w:rPr>
          <w:rFonts w:ascii="Times New Roman" w:hAnsi="Times New Roman"/>
          <w:szCs w:val="20"/>
          <w:lang w:eastAsia="x-none"/>
        </w:rPr>
      </w:pPr>
      <w:r w:rsidRPr="002A4112">
        <w:rPr>
          <w:rFonts w:ascii="Times New Roman" w:eastAsia="Times New Roman" w:hAnsi="Times New Roman"/>
          <w:szCs w:val="20"/>
          <w:lang w:eastAsia="en-GB"/>
        </w:rPr>
        <w:t xml:space="preserve">Proposal 7:  In NR NOMA SI, the complexity, configuration flexibility and scalability of transmitter configuration, as well as the memory requirements, should be evaluated and compared. </w:t>
      </w:r>
    </w:p>
    <w:p w14:paraId="18B21667" w14:textId="77777777" w:rsidR="002A4112" w:rsidRDefault="002A4112" w:rsidP="002A4112">
      <w:r w:rsidRPr="00777035">
        <w:rPr>
          <w:b/>
        </w:rPr>
        <w:t xml:space="preserve">Decision: </w:t>
      </w:r>
      <w:r w:rsidRPr="00777035">
        <w:t xml:space="preserve">The document is </w:t>
      </w:r>
      <w:r>
        <w:t>note</w:t>
      </w:r>
      <w:r w:rsidRPr="00777035">
        <w:t>d.</w:t>
      </w:r>
    </w:p>
    <w:p w14:paraId="6A1859D2" w14:textId="6E5EB80E" w:rsidR="002A4112" w:rsidRDefault="002A4112" w:rsidP="00254752">
      <w:pPr>
        <w:ind w:left="720" w:hanging="720"/>
        <w:rPr>
          <w:b/>
          <w:lang w:eastAsia="x-none"/>
        </w:rPr>
      </w:pPr>
    </w:p>
    <w:p w14:paraId="3D3730BA" w14:textId="37820328" w:rsidR="00ED45F8" w:rsidRPr="00334C98" w:rsidRDefault="00ED45F8" w:rsidP="00ED45F8">
      <w:r w:rsidRPr="001F0261">
        <w:rPr>
          <w:rFonts w:ascii="Times New Roman" w:hAnsi="Times New Roman"/>
          <w:b/>
          <w:szCs w:val="20"/>
        </w:rPr>
        <w:t>Tuesday's wrap-up:</w:t>
      </w:r>
      <w:r w:rsidRPr="001F0261">
        <w:rPr>
          <w:rFonts w:ascii="Times New Roman" w:hAnsi="Times New Roman"/>
          <w:szCs w:val="20"/>
        </w:rPr>
        <w:t xml:space="preserve"> </w:t>
      </w:r>
      <w:r w:rsidRPr="001F0261">
        <w:t xml:space="preserve">Continue discussion offline – </w:t>
      </w:r>
      <w:r w:rsidRPr="001F0261">
        <w:rPr>
          <w:lang w:eastAsia="x-none"/>
        </w:rPr>
        <w:t>Li (ZTE)</w:t>
      </w:r>
    </w:p>
    <w:p w14:paraId="42C7D76B" w14:textId="77777777" w:rsidR="00ED45F8" w:rsidRPr="00DB410C" w:rsidRDefault="00ED45F8" w:rsidP="00254752">
      <w:pPr>
        <w:ind w:left="720" w:hanging="720"/>
        <w:rPr>
          <w:b/>
          <w:lang w:eastAsia="x-none"/>
        </w:rPr>
      </w:pPr>
    </w:p>
    <w:p w14:paraId="0AF9E3FA" w14:textId="31B0856D" w:rsidR="00254752" w:rsidRPr="00254752" w:rsidRDefault="00603E09" w:rsidP="00254752">
      <w:pPr>
        <w:ind w:left="720" w:hanging="720"/>
        <w:rPr>
          <w:lang w:eastAsia="x-none"/>
        </w:rPr>
      </w:pPr>
      <w:hyperlink r:id="rId2176" w:history="1">
        <w:r w:rsidR="00FE4C7E">
          <w:rPr>
            <w:rStyle w:val="Hyperlink"/>
            <w:lang w:eastAsia="x-none"/>
          </w:rPr>
          <w:t>R1-1803663</w:t>
        </w:r>
      </w:hyperlink>
      <w:r w:rsidR="00254752" w:rsidRPr="00254752">
        <w:rPr>
          <w:lang w:eastAsia="x-none"/>
        </w:rPr>
        <w:tab/>
        <w:t>Discussion on the design of SCMA</w:t>
      </w:r>
      <w:r w:rsidR="00254752" w:rsidRPr="00254752">
        <w:rPr>
          <w:lang w:eastAsia="x-none"/>
        </w:rPr>
        <w:tab/>
        <w:t>Huawei, HiSilicon</w:t>
      </w:r>
    </w:p>
    <w:p w14:paraId="2FAB9ADB" w14:textId="5EA64302" w:rsidR="00254752" w:rsidRPr="00254752" w:rsidRDefault="00603E09" w:rsidP="00254752">
      <w:pPr>
        <w:ind w:left="720" w:hanging="720"/>
        <w:rPr>
          <w:lang w:eastAsia="x-none"/>
        </w:rPr>
      </w:pPr>
      <w:hyperlink r:id="rId2177" w:history="1">
        <w:r w:rsidR="00FE4C7E">
          <w:rPr>
            <w:rStyle w:val="Hyperlink"/>
            <w:lang w:eastAsia="x-none"/>
          </w:rPr>
          <w:t>R1-1803770</w:t>
        </w:r>
      </w:hyperlink>
      <w:r w:rsidR="00254752" w:rsidRPr="00254752">
        <w:rPr>
          <w:lang w:eastAsia="x-none"/>
        </w:rPr>
        <w:tab/>
        <w:t>PDMA transmitter side signal processing</w:t>
      </w:r>
      <w:r w:rsidR="00254752" w:rsidRPr="00254752">
        <w:rPr>
          <w:lang w:eastAsia="x-none"/>
        </w:rPr>
        <w:tab/>
        <w:t>CATT</w:t>
      </w:r>
    </w:p>
    <w:p w14:paraId="65607D67" w14:textId="35E1EED3" w:rsidR="00254752" w:rsidRPr="00254752" w:rsidRDefault="00603E09" w:rsidP="00254752">
      <w:pPr>
        <w:ind w:left="720" w:hanging="720"/>
        <w:rPr>
          <w:lang w:eastAsia="x-none"/>
        </w:rPr>
      </w:pPr>
      <w:hyperlink r:id="rId2178" w:history="1">
        <w:r w:rsidR="00FE4C7E">
          <w:rPr>
            <w:rStyle w:val="Hyperlink"/>
            <w:lang w:eastAsia="x-none"/>
          </w:rPr>
          <w:t>R1-1803850</w:t>
        </w:r>
      </w:hyperlink>
      <w:r w:rsidR="00254752" w:rsidRPr="00254752">
        <w:rPr>
          <w:lang w:eastAsia="x-none"/>
        </w:rPr>
        <w:tab/>
        <w:t>Discussion on NOMA transmitters</w:t>
      </w:r>
      <w:r w:rsidR="00254752" w:rsidRPr="00254752">
        <w:rPr>
          <w:lang w:eastAsia="x-none"/>
        </w:rPr>
        <w:tab/>
        <w:t>vivo</w:t>
      </w:r>
    </w:p>
    <w:p w14:paraId="408BD0A6" w14:textId="7CDD08BE" w:rsidR="00254752" w:rsidRPr="00254752" w:rsidRDefault="00603E09" w:rsidP="00254752">
      <w:pPr>
        <w:ind w:left="720" w:hanging="720"/>
        <w:rPr>
          <w:lang w:eastAsia="x-none"/>
        </w:rPr>
      </w:pPr>
      <w:hyperlink r:id="rId2179" w:history="1">
        <w:r w:rsidR="00FE4C7E">
          <w:rPr>
            <w:rStyle w:val="Hyperlink"/>
            <w:lang w:eastAsia="x-none"/>
          </w:rPr>
          <w:t>R1-1804107</w:t>
        </w:r>
      </w:hyperlink>
      <w:r w:rsidR="00254752" w:rsidRPr="00254752">
        <w:rPr>
          <w:lang w:eastAsia="x-none"/>
        </w:rPr>
        <w:tab/>
        <w:t>Considerations on Rel-15 NoMA transmitter design</w:t>
      </w:r>
      <w:r w:rsidR="00254752" w:rsidRPr="00254752">
        <w:rPr>
          <w:lang w:eastAsia="x-none"/>
        </w:rPr>
        <w:tab/>
        <w:t>CMCC</w:t>
      </w:r>
    </w:p>
    <w:p w14:paraId="4ED03803" w14:textId="1F7A6467" w:rsidR="00254752" w:rsidRPr="00254752" w:rsidRDefault="00603E09" w:rsidP="00254752">
      <w:pPr>
        <w:ind w:left="720" w:hanging="720"/>
        <w:rPr>
          <w:lang w:eastAsia="x-none"/>
        </w:rPr>
      </w:pPr>
      <w:hyperlink r:id="rId2180" w:history="1">
        <w:r w:rsidR="00FE4C7E">
          <w:rPr>
            <w:rStyle w:val="Hyperlink"/>
            <w:lang w:eastAsia="x-none"/>
          </w:rPr>
          <w:t>R1-1804116</w:t>
        </w:r>
      </w:hyperlink>
      <w:r w:rsidR="00254752" w:rsidRPr="00254752">
        <w:rPr>
          <w:lang w:eastAsia="x-none"/>
        </w:rPr>
        <w:tab/>
        <w:t>Discussion on NoMA Schemes for NR</w:t>
      </w:r>
      <w:r w:rsidR="00254752" w:rsidRPr="00254752">
        <w:rPr>
          <w:lang w:eastAsia="x-none"/>
        </w:rPr>
        <w:tab/>
        <w:t>NEC</w:t>
      </w:r>
    </w:p>
    <w:p w14:paraId="25019E69" w14:textId="39F518B7" w:rsidR="00254752" w:rsidRPr="00254752" w:rsidRDefault="00603E09" w:rsidP="00254752">
      <w:pPr>
        <w:ind w:left="720" w:hanging="720"/>
        <w:rPr>
          <w:lang w:eastAsia="x-none"/>
        </w:rPr>
      </w:pPr>
      <w:hyperlink r:id="rId2181" w:history="1">
        <w:r w:rsidR="00FE4C7E">
          <w:rPr>
            <w:rStyle w:val="Hyperlink"/>
            <w:lang w:eastAsia="x-none"/>
          </w:rPr>
          <w:t>R1-1804396</w:t>
        </w:r>
      </w:hyperlink>
      <w:r w:rsidR="00254752" w:rsidRPr="00254752">
        <w:rPr>
          <w:lang w:eastAsia="x-none"/>
        </w:rPr>
        <w:tab/>
        <w:t>Transmitter side signal processing schemes for NOMA</w:t>
      </w:r>
      <w:r w:rsidR="00254752" w:rsidRPr="00254752">
        <w:rPr>
          <w:lang w:eastAsia="x-none"/>
        </w:rPr>
        <w:tab/>
        <w:t>Samsung</w:t>
      </w:r>
    </w:p>
    <w:p w14:paraId="4A26FB62" w14:textId="7ECCB797" w:rsidR="00254752" w:rsidRPr="00254752" w:rsidRDefault="00603E09" w:rsidP="00254752">
      <w:pPr>
        <w:ind w:left="720" w:hanging="720"/>
        <w:rPr>
          <w:lang w:eastAsia="x-none"/>
        </w:rPr>
      </w:pPr>
      <w:hyperlink r:id="rId2182" w:history="1">
        <w:r w:rsidR="00FE4C7E">
          <w:rPr>
            <w:rStyle w:val="Hyperlink"/>
            <w:lang w:eastAsia="x-none"/>
          </w:rPr>
          <w:t>R1-1804462</w:t>
        </w:r>
      </w:hyperlink>
      <w:r w:rsidR="00254752" w:rsidRPr="00254752">
        <w:rPr>
          <w:lang w:eastAsia="x-none"/>
        </w:rPr>
        <w:tab/>
        <w:t>Considerations on NOMA transmitter</w:t>
      </w:r>
      <w:r w:rsidR="00254752" w:rsidRPr="00254752">
        <w:rPr>
          <w:lang w:eastAsia="x-none"/>
        </w:rPr>
        <w:tab/>
        <w:t>Nokia, Nokia Shanghai Bell</w:t>
      </w:r>
    </w:p>
    <w:p w14:paraId="5486C541" w14:textId="254EAA4B" w:rsidR="00254752" w:rsidRPr="00254752" w:rsidRDefault="00603E09" w:rsidP="00254752">
      <w:pPr>
        <w:ind w:left="720" w:hanging="720"/>
        <w:rPr>
          <w:lang w:eastAsia="x-none"/>
        </w:rPr>
      </w:pPr>
      <w:hyperlink r:id="rId2183" w:history="1">
        <w:r w:rsidR="00FE4C7E">
          <w:rPr>
            <w:rStyle w:val="Hyperlink"/>
            <w:lang w:eastAsia="x-none"/>
          </w:rPr>
          <w:t>R1-1804573</w:t>
        </w:r>
      </w:hyperlink>
      <w:r w:rsidR="00254752" w:rsidRPr="00254752">
        <w:rPr>
          <w:lang w:eastAsia="x-none"/>
        </w:rPr>
        <w:tab/>
        <w:t>Transmitter side signal processing schemes for NCMA</w:t>
      </w:r>
      <w:r w:rsidR="00254752" w:rsidRPr="00254752">
        <w:rPr>
          <w:lang w:eastAsia="x-none"/>
        </w:rPr>
        <w:tab/>
        <w:t>LG Electronics</w:t>
      </w:r>
    </w:p>
    <w:p w14:paraId="514A229B" w14:textId="4B60C44B" w:rsidR="00254752" w:rsidRPr="00254752" w:rsidRDefault="00603E09" w:rsidP="00254752">
      <w:pPr>
        <w:ind w:left="720" w:hanging="720"/>
        <w:rPr>
          <w:lang w:eastAsia="x-none"/>
        </w:rPr>
      </w:pPr>
      <w:hyperlink r:id="rId2184" w:history="1">
        <w:r w:rsidR="00FE4C7E">
          <w:rPr>
            <w:rStyle w:val="Hyperlink"/>
            <w:lang w:eastAsia="x-none"/>
          </w:rPr>
          <w:t>R1-1804601</w:t>
        </w:r>
      </w:hyperlink>
      <w:r w:rsidR="00254752" w:rsidRPr="00254752">
        <w:rPr>
          <w:lang w:eastAsia="x-none"/>
        </w:rPr>
        <w:tab/>
        <w:t>Consideration on the transmitter side signal processing for NOMA</w:t>
      </w:r>
      <w:r w:rsidR="00254752" w:rsidRPr="00254752">
        <w:rPr>
          <w:lang w:eastAsia="x-none"/>
        </w:rPr>
        <w:tab/>
        <w:t>Sony</w:t>
      </w:r>
    </w:p>
    <w:p w14:paraId="241E85E7" w14:textId="6E7F00EC" w:rsidR="00254752" w:rsidRPr="00254752" w:rsidRDefault="00603E09" w:rsidP="00254752">
      <w:pPr>
        <w:ind w:left="720" w:hanging="720"/>
        <w:rPr>
          <w:lang w:eastAsia="x-none"/>
        </w:rPr>
      </w:pPr>
      <w:hyperlink r:id="rId2185" w:history="1">
        <w:r w:rsidR="00FE4C7E">
          <w:rPr>
            <w:rStyle w:val="Hyperlink"/>
            <w:lang w:eastAsia="x-none"/>
          </w:rPr>
          <w:t>R1-1804667</w:t>
        </w:r>
      </w:hyperlink>
      <w:r w:rsidR="00254752" w:rsidRPr="00254752">
        <w:rPr>
          <w:lang w:eastAsia="x-none"/>
        </w:rPr>
        <w:tab/>
        <w:t>On Transnmitter side processing for NOMA</w:t>
      </w:r>
      <w:r w:rsidR="00254752" w:rsidRPr="00254752">
        <w:rPr>
          <w:lang w:eastAsia="x-none"/>
        </w:rPr>
        <w:tab/>
        <w:t>AT&amp;T</w:t>
      </w:r>
    </w:p>
    <w:p w14:paraId="4203B07B" w14:textId="7329CBD3" w:rsidR="00254752" w:rsidRPr="00254752" w:rsidRDefault="00603E09" w:rsidP="00254752">
      <w:pPr>
        <w:ind w:left="720" w:hanging="720"/>
        <w:rPr>
          <w:lang w:eastAsia="x-none"/>
        </w:rPr>
      </w:pPr>
      <w:hyperlink r:id="rId2186" w:history="1">
        <w:r w:rsidR="00FE4C7E">
          <w:rPr>
            <w:rStyle w:val="Hyperlink"/>
            <w:lang w:eastAsia="x-none"/>
          </w:rPr>
          <w:t>R1-1804743</w:t>
        </w:r>
      </w:hyperlink>
      <w:r w:rsidR="00254752" w:rsidRPr="00254752">
        <w:rPr>
          <w:lang w:eastAsia="x-none"/>
        </w:rPr>
        <w:tab/>
        <w:t>NOMA transmission scheme: LCRS</w:t>
      </w:r>
      <w:r w:rsidR="00254752" w:rsidRPr="00254752">
        <w:rPr>
          <w:lang w:eastAsia="x-none"/>
        </w:rPr>
        <w:tab/>
        <w:t>Intel Corporation</w:t>
      </w:r>
    </w:p>
    <w:p w14:paraId="77A4629E" w14:textId="1C888533" w:rsidR="00254752" w:rsidRPr="00254752" w:rsidRDefault="00603E09" w:rsidP="00254752">
      <w:pPr>
        <w:ind w:left="720" w:hanging="720"/>
        <w:rPr>
          <w:lang w:eastAsia="x-none"/>
        </w:rPr>
      </w:pPr>
      <w:hyperlink r:id="rId2187" w:history="1">
        <w:r w:rsidR="00FE4C7E">
          <w:rPr>
            <w:rStyle w:val="Hyperlink"/>
            <w:lang w:eastAsia="x-none"/>
          </w:rPr>
          <w:t>R1-1804859</w:t>
        </w:r>
      </w:hyperlink>
      <w:r w:rsidR="00254752" w:rsidRPr="00254752">
        <w:rPr>
          <w:lang w:eastAsia="x-none"/>
        </w:rPr>
        <w:tab/>
        <w:t xml:space="preserve">Implementation Aspects of Low Code Rate NOMA Schemes </w:t>
      </w:r>
      <w:r w:rsidR="00254752" w:rsidRPr="00254752">
        <w:rPr>
          <w:lang w:eastAsia="x-none"/>
        </w:rPr>
        <w:tab/>
        <w:t>InterDigital, Inc.</w:t>
      </w:r>
    </w:p>
    <w:p w14:paraId="786835B1" w14:textId="192B3474" w:rsidR="00254752" w:rsidRPr="00254752" w:rsidRDefault="00603E09" w:rsidP="00254752">
      <w:pPr>
        <w:ind w:left="720" w:hanging="720"/>
        <w:rPr>
          <w:lang w:eastAsia="x-none"/>
        </w:rPr>
      </w:pPr>
      <w:hyperlink r:id="rId2188" w:history="1">
        <w:r w:rsidR="00FE4C7E">
          <w:rPr>
            <w:rStyle w:val="Hyperlink"/>
            <w:lang w:eastAsia="x-none"/>
          </w:rPr>
          <w:t>R1-1804941</w:t>
        </w:r>
      </w:hyperlink>
      <w:r w:rsidR="00254752" w:rsidRPr="00254752">
        <w:rPr>
          <w:lang w:eastAsia="x-none"/>
        </w:rPr>
        <w:tab/>
        <w:t>Tx side processing for UL NOMA</w:t>
      </w:r>
      <w:r w:rsidR="00254752" w:rsidRPr="00254752">
        <w:rPr>
          <w:lang w:eastAsia="x-none"/>
        </w:rPr>
        <w:tab/>
        <w:t>NICT</w:t>
      </w:r>
    </w:p>
    <w:p w14:paraId="50E0AF86" w14:textId="10E03433" w:rsidR="00254752" w:rsidRPr="00254752" w:rsidRDefault="00603E09" w:rsidP="00254752">
      <w:pPr>
        <w:ind w:left="720" w:hanging="720"/>
        <w:rPr>
          <w:lang w:eastAsia="x-none"/>
        </w:rPr>
      </w:pPr>
      <w:hyperlink r:id="rId2189" w:history="1">
        <w:r w:rsidR="00FE4C7E">
          <w:rPr>
            <w:rStyle w:val="Hyperlink"/>
            <w:lang w:eastAsia="x-none"/>
          </w:rPr>
          <w:t>R1-1805003</w:t>
        </w:r>
      </w:hyperlink>
      <w:r w:rsidR="00254752" w:rsidRPr="00254752">
        <w:rPr>
          <w:lang w:eastAsia="x-none"/>
        </w:rPr>
        <w:tab/>
        <w:t>Signature design for NoMA</w:t>
      </w:r>
      <w:r w:rsidR="00254752" w:rsidRPr="00254752">
        <w:rPr>
          <w:lang w:eastAsia="x-none"/>
        </w:rPr>
        <w:tab/>
        <w:t>Ericsson</w:t>
      </w:r>
    </w:p>
    <w:p w14:paraId="56BA9AFE" w14:textId="1B7AF0E6" w:rsidR="00254752" w:rsidRPr="00254752" w:rsidRDefault="00603E09" w:rsidP="00254752">
      <w:pPr>
        <w:ind w:left="720" w:hanging="720"/>
        <w:rPr>
          <w:lang w:eastAsia="x-none"/>
        </w:rPr>
      </w:pPr>
      <w:hyperlink r:id="rId2190" w:history="1">
        <w:r w:rsidR="00FE4C7E">
          <w:rPr>
            <w:rStyle w:val="Hyperlink"/>
            <w:lang w:eastAsia="x-none"/>
          </w:rPr>
          <w:t>R1-1805065</w:t>
        </w:r>
      </w:hyperlink>
      <w:r w:rsidR="00254752" w:rsidRPr="00254752">
        <w:rPr>
          <w:lang w:eastAsia="x-none"/>
        </w:rPr>
        <w:tab/>
        <w:t>Transmitter design for uplink NOMA</w:t>
      </w:r>
      <w:r w:rsidR="00254752" w:rsidRPr="00254752">
        <w:rPr>
          <w:lang w:eastAsia="x-none"/>
        </w:rPr>
        <w:tab/>
        <w:t>NTT DOCOMO, INC.</w:t>
      </w:r>
    </w:p>
    <w:p w14:paraId="4FD8F104" w14:textId="77777777" w:rsidR="00254752" w:rsidRPr="00254752" w:rsidRDefault="00254752" w:rsidP="007719AC">
      <w:pPr>
        <w:pStyle w:val="Heading3"/>
      </w:pPr>
      <w:bookmarkStart w:id="5131" w:name="_Toc510867651"/>
      <w:bookmarkStart w:id="5132" w:name="_Toc514184721"/>
      <w:r w:rsidRPr="00254752">
        <w:t>Receivers for NOMA</w:t>
      </w:r>
      <w:bookmarkEnd w:id="5131"/>
      <w:bookmarkEnd w:id="5132"/>
    </w:p>
    <w:p w14:paraId="0C166A78" w14:textId="40561F0B" w:rsidR="006B5690" w:rsidRDefault="00603E09" w:rsidP="006B5690">
      <w:pPr>
        <w:ind w:left="720" w:hanging="720"/>
        <w:rPr>
          <w:b/>
          <w:lang w:eastAsia="x-none"/>
        </w:rPr>
      </w:pPr>
      <w:hyperlink r:id="rId2191" w:history="1">
        <w:r w:rsidR="00FE4C7E">
          <w:rPr>
            <w:rStyle w:val="Hyperlink"/>
            <w:b/>
            <w:lang w:eastAsia="x-none"/>
          </w:rPr>
          <w:t>R1-1803664</w:t>
        </w:r>
      </w:hyperlink>
      <w:r w:rsidR="006B5690" w:rsidRPr="006B5690">
        <w:rPr>
          <w:b/>
          <w:lang w:eastAsia="x-none"/>
        </w:rPr>
        <w:tab/>
        <w:t>Discussion on the design of NoMA receiver</w:t>
      </w:r>
      <w:r w:rsidR="006B5690" w:rsidRPr="006B5690">
        <w:rPr>
          <w:b/>
          <w:lang w:eastAsia="x-none"/>
        </w:rPr>
        <w:tab/>
        <w:t>Huawei, HiSilicon</w:t>
      </w:r>
    </w:p>
    <w:p w14:paraId="29C2E986" w14:textId="77777777" w:rsidR="006B5690" w:rsidRPr="006B5690" w:rsidRDefault="006B5690" w:rsidP="0099597B">
      <w:pPr>
        <w:pStyle w:val="ListParagraph"/>
        <w:numPr>
          <w:ilvl w:val="0"/>
          <w:numId w:val="92"/>
        </w:numPr>
        <w:spacing w:after="0"/>
        <w:ind w:left="714" w:hanging="357"/>
        <w:rPr>
          <w:lang w:val="en-US" w:eastAsia="zh-CN"/>
        </w:rPr>
      </w:pPr>
      <w:r w:rsidRPr="006B5690">
        <w:rPr>
          <w:rFonts w:hint="eastAsia"/>
          <w:lang w:val="en-US" w:eastAsia="zh-CN"/>
        </w:rPr>
        <w:t xml:space="preserve">Observation 1: </w:t>
      </w:r>
      <w:r w:rsidRPr="006B5690">
        <w:rPr>
          <w:lang w:val="en-US" w:eastAsia="zh-CN"/>
        </w:rPr>
        <w:t xml:space="preserve">Different NoMA receivers adopt a common iterative </w:t>
      </w:r>
      <w:r w:rsidRPr="006B5690">
        <w:rPr>
          <w:rFonts w:hint="eastAsia"/>
          <w:lang w:val="en-US" w:eastAsia="zh-CN"/>
        </w:rPr>
        <w:t xml:space="preserve">structure </w:t>
      </w:r>
      <w:r w:rsidRPr="006B5690">
        <w:rPr>
          <w:lang w:val="en-US" w:eastAsia="zh-CN"/>
        </w:rPr>
        <w:t>that iterates</w:t>
      </w:r>
      <w:r w:rsidRPr="006B5690">
        <w:rPr>
          <w:rFonts w:hint="eastAsia"/>
          <w:lang w:val="en-US" w:eastAsia="zh-CN"/>
        </w:rPr>
        <w:t xml:space="preserve"> between </w:t>
      </w:r>
      <w:r w:rsidRPr="006B5690">
        <w:rPr>
          <w:lang w:val="en-US" w:eastAsia="zh-CN"/>
        </w:rPr>
        <w:t xml:space="preserve">the </w:t>
      </w:r>
      <w:r w:rsidRPr="006B5690">
        <w:rPr>
          <w:rFonts w:hint="eastAsia"/>
          <w:lang w:val="en-US" w:eastAsia="zh-CN"/>
        </w:rPr>
        <w:t>SU</w:t>
      </w:r>
      <w:r w:rsidRPr="006B5690">
        <w:rPr>
          <w:lang w:val="en-US" w:eastAsia="zh-CN"/>
        </w:rPr>
        <w:t>/</w:t>
      </w:r>
      <w:r w:rsidRPr="006B5690">
        <w:rPr>
          <w:rFonts w:hint="eastAsia"/>
          <w:lang w:val="en-US" w:eastAsia="zh-CN"/>
        </w:rPr>
        <w:t xml:space="preserve">MU detector and </w:t>
      </w:r>
      <w:r w:rsidRPr="006B5690">
        <w:rPr>
          <w:lang w:val="en-US" w:eastAsia="zh-CN"/>
        </w:rPr>
        <w:t xml:space="preserve">the </w:t>
      </w:r>
      <w:r w:rsidRPr="006B5690">
        <w:rPr>
          <w:rFonts w:hint="eastAsia"/>
          <w:lang w:val="en-US" w:eastAsia="zh-CN"/>
        </w:rPr>
        <w:t xml:space="preserve">FEC decoders </w:t>
      </w:r>
      <w:r w:rsidRPr="006B5690">
        <w:rPr>
          <w:lang w:val="en-US" w:eastAsia="zh-CN"/>
        </w:rPr>
        <w:t>to separate mutually interfered UEs at the receiver.</w:t>
      </w:r>
    </w:p>
    <w:p w14:paraId="35858954" w14:textId="77777777" w:rsidR="006B5690" w:rsidRPr="006B5690" w:rsidRDefault="006B5690" w:rsidP="0099597B">
      <w:pPr>
        <w:pStyle w:val="ListParagraph"/>
        <w:numPr>
          <w:ilvl w:val="0"/>
          <w:numId w:val="92"/>
        </w:numPr>
        <w:spacing w:after="0"/>
        <w:ind w:left="714" w:hanging="357"/>
        <w:rPr>
          <w:color w:val="000000"/>
          <w:lang w:val="en-US" w:eastAsia="zh-CN"/>
        </w:rPr>
      </w:pPr>
      <w:r w:rsidRPr="006B5690">
        <w:rPr>
          <w:rFonts w:hint="eastAsia"/>
          <w:lang w:val="en-US" w:eastAsia="zh-CN"/>
        </w:rPr>
        <w:t xml:space="preserve">Observation 2: </w:t>
      </w:r>
      <w:r w:rsidRPr="006B5690">
        <w:rPr>
          <w:lang w:val="en-US" w:eastAsia="zh-CN"/>
        </w:rPr>
        <w:t xml:space="preserve">An iterative receiver </w:t>
      </w:r>
      <w:r w:rsidRPr="006B5690">
        <w:rPr>
          <w:color w:val="000000"/>
          <w:lang w:val="en-US" w:eastAsia="zh-CN"/>
        </w:rPr>
        <w:t>can improve the BLER performance of the NoMA transmissions. The higher the number of users, the more iterations may be needed.</w:t>
      </w:r>
    </w:p>
    <w:p w14:paraId="5EF23893" w14:textId="77777777" w:rsidR="006B5690" w:rsidRPr="006B5690" w:rsidRDefault="006B5690" w:rsidP="0099597B">
      <w:pPr>
        <w:pStyle w:val="ListParagraph"/>
        <w:numPr>
          <w:ilvl w:val="0"/>
          <w:numId w:val="92"/>
        </w:numPr>
        <w:spacing w:after="0"/>
        <w:ind w:left="714" w:hanging="357"/>
        <w:rPr>
          <w:color w:val="000000"/>
          <w:lang w:val="en-US" w:eastAsia="zh-CN"/>
        </w:rPr>
      </w:pPr>
      <w:r w:rsidRPr="006B5690">
        <w:rPr>
          <w:rFonts w:hint="eastAsia"/>
          <w:lang w:val="en-US" w:eastAsia="zh-CN"/>
        </w:rPr>
        <w:t xml:space="preserve">Observation </w:t>
      </w:r>
      <w:r w:rsidRPr="006B5690">
        <w:rPr>
          <w:lang w:val="en-US" w:eastAsia="zh-CN"/>
        </w:rPr>
        <w:t>3</w:t>
      </w:r>
      <w:r w:rsidRPr="006B5690">
        <w:rPr>
          <w:rFonts w:hint="eastAsia"/>
          <w:lang w:val="en-US" w:eastAsia="zh-CN"/>
        </w:rPr>
        <w:t>:</w:t>
      </w:r>
      <w:r w:rsidRPr="006B5690">
        <w:rPr>
          <w:lang w:val="en-US" w:eastAsia="zh-CN"/>
        </w:rPr>
        <w:t xml:space="preserve"> The implementation of MPA supports full parallelism and its complexity can be greatly reduced by low projection in constellation design and ordered group SIC decoding.</w:t>
      </w:r>
    </w:p>
    <w:p w14:paraId="0D71502C" w14:textId="77777777" w:rsidR="006B5690" w:rsidRPr="006B5690" w:rsidRDefault="006B5690" w:rsidP="0099597B">
      <w:pPr>
        <w:pStyle w:val="ListParagraph"/>
        <w:numPr>
          <w:ilvl w:val="0"/>
          <w:numId w:val="92"/>
        </w:numPr>
        <w:spacing w:after="0"/>
        <w:ind w:left="714" w:hanging="357"/>
        <w:rPr>
          <w:lang w:val="en-US" w:eastAsia="zh-CN"/>
        </w:rPr>
      </w:pPr>
      <w:r w:rsidRPr="006B5690">
        <w:rPr>
          <w:rFonts w:hint="eastAsia"/>
          <w:lang w:val="en-US" w:eastAsia="zh-CN"/>
        </w:rPr>
        <w:t xml:space="preserve">Observation </w:t>
      </w:r>
      <w:r w:rsidRPr="006B5690">
        <w:rPr>
          <w:lang w:val="en-US" w:eastAsia="zh-CN"/>
        </w:rPr>
        <w:t>4</w:t>
      </w:r>
      <w:r w:rsidRPr="006B5690">
        <w:rPr>
          <w:rFonts w:hint="eastAsia"/>
          <w:lang w:val="en-US" w:eastAsia="zh-CN"/>
        </w:rPr>
        <w:t xml:space="preserve">: ESE-PIC receiver </w:t>
      </w:r>
      <w:r w:rsidRPr="006B5690">
        <w:rPr>
          <w:lang w:val="en-US" w:eastAsia="zh-CN"/>
        </w:rPr>
        <w:t xml:space="preserve">heavily relies on the coding gain from the FEC and thus </w:t>
      </w:r>
      <w:r w:rsidRPr="006B5690">
        <w:rPr>
          <w:rFonts w:hint="eastAsia"/>
          <w:lang w:val="en-US" w:eastAsia="zh-CN"/>
        </w:rPr>
        <w:t>may have slower convergence</w:t>
      </w:r>
      <w:r w:rsidRPr="006B5690">
        <w:rPr>
          <w:lang w:val="en-US" w:eastAsia="zh-CN"/>
        </w:rPr>
        <w:t>, especially at high spectral efficiency and high overloading.</w:t>
      </w:r>
      <w:r w:rsidRPr="006B5690">
        <w:rPr>
          <w:rFonts w:hint="eastAsia"/>
          <w:lang w:val="en-US" w:eastAsia="zh-CN"/>
        </w:rPr>
        <w:t xml:space="preserve"> </w:t>
      </w:r>
    </w:p>
    <w:p w14:paraId="4F1D699F" w14:textId="77777777" w:rsidR="006B5690" w:rsidRPr="006B5690" w:rsidRDefault="006B5690" w:rsidP="0099597B">
      <w:pPr>
        <w:pStyle w:val="ListParagraph"/>
        <w:numPr>
          <w:ilvl w:val="0"/>
          <w:numId w:val="92"/>
        </w:numPr>
        <w:spacing w:after="0"/>
        <w:ind w:left="714" w:hanging="357"/>
        <w:rPr>
          <w:lang w:val="en-US" w:eastAsia="zh-CN"/>
        </w:rPr>
      </w:pPr>
      <w:r w:rsidRPr="006B5690">
        <w:rPr>
          <w:lang w:val="en-US" w:eastAsia="zh-CN"/>
        </w:rPr>
        <w:t>Observation</w:t>
      </w:r>
      <w:r w:rsidRPr="006B5690">
        <w:rPr>
          <w:rFonts w:hint="eastAsia"/>
          <w:lang w:val="en-US" w:eastAsia="zh-CN"/>
        </w:rPr>
        <w:t xml:space="preserve"> </w:t>
      </w:r>
      <w:r w:rsidRPr="006B5690">
        <w:rPr>
          <w:lang w:val="en-US" w:eastAsia="zh-CN"/>
        </w:rPr>
        <w:t>5</w:t>
      </w:r>
      <w:r w:rsidRPr="006B5690">
        <w:rPr>
          <w:rFonts w:hint="eastAsia"/>
          <w:lang w:val="en-US" w:eastAsia="zh-CN"/>
        </w:rPr>
        <w:t xml:space="preserve">: </w:t>
      </w:r>
      <w:r w:rsidRPr="006B5690">
        <w:rPr>
          <w:lang w:val="en-US" w:eastAsia="zh-CN"/>
        </w:rPr>
        <w:t xml:space="preserve">A </w:t>
      </w:r>
      <w:r w:rsidRPr="006B5690">
        <w:rPr>
          <w:rFonts w:hint="eastAsia"/>
          <w:lang w:val="en-US" w:eastAsia="zh-CN"/>
        </w:rPr>
        <w:t>Block-wise MMSE has</w:t>
      </w:r>
      <w:r w:rsidRPr="006B5690">
        <w:rPr>
          <w:lang w:val="en-US" w:eastAsia="zh-CN"/>
        </w:rPr>
        <w:t xml:space="preserve"> much</w:t>
      </w:r>
      <w:r w:rsidRPr="006B5690">
        <w:rPr>
          <w:rFonts w:hint="eastAsia"/>
          <w:lang w:val="en-US" w:eastAsia="zh-CN"/>
        </w:rPr>
        <w:t xml:space="preserve"> higher </w:t>
      </w:r>
      <w:r w:rsidRPr="006B5690">
        <w:rPr>
          <w:lang w:val="en-US" w:eastAsia="zh-CN"/>
        </w:rPr>
        <w:t>complexity</w:t>
      </w:r>
      <w:r w:rsidRPr="006B5690">
        <w:rPr>
          <w:rFonts w:hint="eastAsia"/>
          <w:lang w:val="en-US" w:eastAsia="zh-CN"/>
        </w:rPr>
        <w:t xml:space="preserve"> than</w:t>
      </w:r>
      <w:r w:rsidRPr="006B5690">
        <w:rPr>
          <w:lang w:val="en-US" w:eastAsia="zh-CN"/>
        </w:rPr>
        <w:t xml:space="preserve"> a</w:t>
      </w:r>
      <w:r w:rsidRPr="006B5690">
        <w:rPr>
          <w:rFonts w:hint="eastAsia"/>
          <w:lang w:val="en-US" w:eastAsia="zh-CN"/>
        </w:rPr>
        <w:t xml:space="preserve"> chip-by-chip MMSE</w:t>
      </w:r>
      <w:r w:rsidRPr="006B5690">
        <w:rPr>
          <w:lang w:val="en-US" w:eastAsia="zh-CN"/>
        </w:rPr>
        <w:t>.</w:t>
      </w:r>
    </w:p>
    <w:p w14:paraId="3669D719" w14:textId="77777777" w:rsidR="006B5690" w:rsidRPr="006B5690" w:rsidRDefault="006B5690" w:rsidP="0099597B">
      <w:pPr>
        <w:pStyle w:val="ListParagraph"/>
        <w:numPr>
          <w:ilvl w:val="0"/>
          <w:numId w:val="92"/>
        </w:numPr>
        <w:spacing w:after="0"/>
        <w:ind w:left="714" w:hanging="357"/>
        <w:rPr>
          <w:lang w:val="en-US" w:eastAsia="zh-CN"/>
        </w:rPr>
      </w:pPr>
      <w:r w:rsidRPr="006B5690">
        <w:rPr>
          <w:lang w:val="en-US" w:eastAsia="zh-CN"/>
        </w:rPr>
        <w:t>Observation 6:</w:t>
      </w:r>
      <w:r w:rsidRPr="006B5690">
        <w:rPr>
          <w:rFonts w:hint="eastAsia"/>
          <w:lang w:val="en-US" w:eastAsia="zh-CN"/>
        </w:rPr>
        <w:t xml:space="preserve"> EPA </w:t>
      </w:r>
      <w:r w:rsidRPr="006B5690">
        <w:rPr>
          <w:lang w:val="en-US" w:eastAsia="zh-CN"/>
        </w:rPr>
        <w:t>can achieve similar performance as MPA in many cases of interest with lower complexity and has better convergence performance compared with ESE.</w:t>
      </w:r>
    </w:p>
    <w:p w14:paraId="156DA7DC" w14:textId="77777777" w:rsidR="006B5690" w:rsidRPr="006B5690" w:rsidRDefault="006B5690" w:rsidP="0099597B">
      <w:pPr>
        <w:pStyle w:val="ListParagraph"/>
        <w:numPr>
          <w:ilvl w:val="0"/>
          <w:numId w:val="92"/>
        </w:numPr>
        <w:spacing w:after="0"/>
        <w:ind w:left="714" w:hanging="357"/>
        <w:rPr>
          <w:color w:val="000000"/>
          <w:lang w:val="en-US" w:eastAsia="zh-CN"/>
        </w:rPr>
      </w:pPr>
      <w:r w:rsidRPr="006B5690">
        <w:rPr>
          <w:color w:val="000000"/>
          <w:lang w:val="en-US" w:eastAsia="zh-CN"/>
        </w:rPr>
        <w:t>Proposal</w:t>
      </w:r>
      <w:r w:rsidRPr="006B5690">
        <w:rPr>
          <w:rFonts w:hint="eastAsia"/>
          <w:color w:val="000000"/>
          <w:lang w:val="en-US" w:eastAsia="zh-CN"/>
        </w:rPr>
        <w:t xml:space="preserve"> 1</w:t>
      </w:r>
      <w:r w:rsidRPr="006B5690">
        <w:rPr>
          <w:color w:val="000000"/>
          <w:lang w:val="en-US" w:eastAsia="zh-CN"/>
        </w:rPr>
        <w:t>: The iterative receiver structure with configurable number of outer-loop iterations between MU detector and channel decoders is supported for NoMA transmissions.</w:t>
      </w:r>
    </w:p>
    <w:p w14:paraId="2ACD6B3B" w14:textId="77777777" w:rsidR="006B5690" w:rsidRPr="006B5690" w:rsidRDefault="006B5690" w:rsidP="0099597B">
      <w:pPr>
        <w:pStyle w:val="ListParagraph"/>
        <w:numPr>
          <w:ilvl w:val="0"/>
          <w:numId w:val="92"/>
        </w:numPr>
        <w:spacing w:after="0"/>
        <w:ind w:left="714" w:hanging="357"/>
        <w:rPr>
          <w:color w:val="000000"/>
          <w:lang w:val="en-US" w:eastAsia="zh-CN"/>
        </w:rPr>
      </w:pPr>
      <w:r w:rsidRPr="006B5690">
        <w:rPr>
          <w:color w:val="000000"/>
          <w:lang w:val="en-US" w:eastAsia="zh-CN"/>
        </w:rPr>
        <w:t>Proposal 2: Further study the performance limits, application scenarios, and the implementation costs of the iterative NoMA receivers with different MU detectors and different IC methods.</w:t>
      </w:r>
    </w:p>
    <w:p w14:paraId="3CAF8922" w14:textId="081A248E" w:rsidR="006B5690" w:rsidRDefault="006B5690" w:rsidP="006B5690">
      <w:r w:rsidRPr="00777035">
        <w:rPr>
          <w:b/>
        </w:rPr>
        <w:t xml:space="preserve">Decision: </w:t>
      </w:r>
      <w:r w:rsidRPr="00777035">
        <w:t xml:space="preserve">The document is </w:t>
      </w:r>
      <w:r>
        <w:t>note</w:t>
      </w:r>
      <w:r w:rsidRPr="00777035">
        <w:t>d.</w:t>
      </w:r>
    </w:p>
    <w:p w14:paraId="6DF90791" w14:textId="01FE6A23" w:rsidR="006B5690" w:rsidRDefault="006B5690" w:rsidP="006B5690"/>
    <w:p w14:paraId="13CB06C7" w14:textId="366428C2" w:rsidR="00BC4E35" w:rsidRDefault="00603E09" w:rsidP="00BC4E35">
      <w:pPr>
        <w:ind w:left="720" w:hanging="720"/>
        <w:rPr>
          <w:b/>
          <w:lang w:eastAsia="x-none"/>
        </w:rPr>
      </w:pPr>
      <w:hyperlink r:id="rId2192" w:history="1">
        <w:r w:rsidR="00FE4C7E">
          <w:rPr>
            <w:rStyle w:val="Hyperlink"/>
            <w:b/>
            <w:lang w:eastAsia="x-none"/>
          </w:rPr>
          <w:t>R1-1804744</w:t>
        </w:r>
      </w:hyperlink>
      <w:r w:rsidR="00BC4E35" w:rsidRPr="00BC4E35">
        <w:rPr>
          <w:b/>
          <w:lang w:eastAsia="x-none"/>
        </w:rPr>
        <w:tab/>
        <w:t>Receiver structure for NOMA</w:t>
      </w:r>
      <w:r w:rsidR="00BC4E35" w:rsidRPr="00BC4E35">
        <w:rPr>
          <w:b/>
          <w:lang w:eastAsia="x-none"/>
        </w:rPr>
        <w:tab/>
        <w:t>Intel Corporation</w:t>
      </w:r>
    </w:p>
    <w:p w14:paraId="380910B0" w14:textId="4811E936" w:rsidR="00BC4E35" w:rsidRPr="00BC4E35" w:rsidRDefault="00BC4E35" w:rsidP="0099597B">
      <w:pPr>
        <w:pStyle w:val="ListParagraph"/>
        <w:numPr>
          <w:ilvl w:val="0"/>
          <w:numId w:val="93"/>
        </w:numPr>
        <w:spacing w:after="0"/>
        <w:ind w:left="714" w:hanging="357"/>
        <w:rPr>
          <w:lang w:eastAsia="en-GB"/>
        </w:rPr>
      </w:pPr>
      <w:r w:rsidRPr="00BC4E35">
        <w:rPr>
          <w:lang w:eastAsia="en-GB"/>
        </w:rPr>
        <w:t>Observation</w:t>
      </w:r>
      <w:r>
        <w:rPr>
          <w:lang w:eastAsia="en-GB"/>
        </w:rPr>
        <w:t xml:space="preserve"> 1</w:t>
      </w:r>
      <w:r w:rsidRPr="00BC4E35">
        <w:rPr>
          <w:lang w:eastAsia="en-GB"/>
        </w:rPr>
        <w:t>:</w:t>
      </w:r>
    </w:p>
    <w:p w14:paraId="4ED1EFB3" w14:textId="77777777" w:rsidR="00BC4E35" w:rsidRPr="00BC4E35" w:rsidRDefault="00BC4E35" w:rsidP="0099597B">
      <w:pPr>
        <w:pStyle w:val="ListParagraph"/>
        <w:numPr>
          <w:ilvl w:val="1"/>
          <w:numId w:val="93"/>
        </w:numPr>
        <w:spacing w:after="0"/>
        <w:rPr>
          <w:lang w:eastAsia="en-GB"/>
        </w:rPr>
      </w:pPr>
      <w:r w:rsidRPr="00BC4E35">
        <w:rPr>
          <w:lang w:eastAsia="en-GB"/>
        </w:rPr>
        <w:t>Baseline SIC shows higher BLER compared to modified SIC and PIC</w:t>
      </w:r>
    </w:p>
    <w:p w14:paraId="66E595F8" w14:textId="77777777" w:rsidR="00BC4E35" w:rsidRPr="00BC4E35" w:rsidRDefault="00BC4E35" w:rsidP="0099597B">
      <w:pPr>
        <w:pStyle w:val="ListParagraph"/>
        <w:numPr>
          <w:ilvl w:val="1"/>
          <w:numId w:val="93"/>
        </w:numPr>
        <w:spacing w:after="0"/>
        <w:rPr>
          <w:lang w:eastAsia="en-GB"/>
        </w:rPr>
      </w:pPr>
      <w:r w:rsidRPr="00BC4E35">
        <w:rPr>
          <w:lang w:eastAsia="en-GB"/>
        </w:rPr>
        <w:t>Modified SIC shows comparable BLER performance with PIC while it needs much less decoding trials than PIC</w:t>
      </w:r>
    </w:p>
    <w:p w14:paraId="5F32DDEC" w14:textId="2B43DC04" w:rsidR="00BC4E35" w:rsidRPr="00BC4E35" w:rsidRDefault="00BC4E35" w:rsidP="0099597B">
      <w:pPr>
        <w:pStyle w:val="ListParagraph"/>
        <w:numPr>
          <w:ilvl w:val="0"/>
          <w:numId w:val="93"/>
        </w:numPr>
        <w:spacing w:after="0"/>
        <w:ind w:left="714" w:hanging="357"/>
        <w:rPr>
          <w:lang w:eastAsia="en-GB"/>
        </w:rPr>
      </w:pPr>
      <w:r w:rsidRPr="00BC4E35">
        <w:rPr>
          <w:lang w:eastAsia="en-GB"/>
        </w:rPr>
        <w:t>Observation</w:t>
      </w:r>
      <w:r>
        <w:rPr>
          <w:lang w:eastAsia="en-GB"/>
        </w:rPr>
        <w:t xml:space="preserve"> 2</w:t>
      </w:r>
      <w:r w:rsidRPr="00BC4E35">
        <w:rPr>
          <w:lang w:eastAsia="en-GB"/>
        </w:rPr>
        <w:t xml:space="preserve">: IC-based channel estimation algorithm can improve the channel estimation and hence overall decoding performance, especially for the support of a relatively large number of UEs. </w:t>
      </w:r>
    </w:p>
    <w:p w14:paraId="5E7576ED" w14:textId="7D3305D9" w:rsidR="00BC4E35" w:rsidRPr="00BC4E35" w:rsidRDefault="00BC4E35" w:rsidP="0099597B">
      <w:pPr>
        <w:pStyle w:val="ListParagraph"/>
        <w:numPr>
          <w:ilvl w:val="0"/>
          <w:numId w:val="93"/>
        </w:numPr>
        <w:spacing w:after="0"/>
        <w:ind w:left="714" w:hanging="357"/>
        <w:rPr>
          <w:lang w:eastAsia="zh-CN"/>
        </w:rPr>
      </w:pPr>
      <w:r w:rsidRPr="00BC4E35">
        <w:rPr>
          <w:lang w:eastAsia="en-GB"/>
        </w:rPr>
        <w:t xml:space="preserve">Observation </w:t>
      </w:r>
      <w:r>
        <w:rPr>
          <w:lang w:eastAsia="en-GB"/>
        </w:rPr>
        <w:t>3:</w:t>
      </w:r>
      <w:r w:rsidRPr="00BC4E35">
        <w:rPr>
          <w:lang w:eastAsia="en-GB"/>
        </w:rPr>
        <w:t xml:space="preserve"> The complexity of MMSE equalizer is increased by the order of the SF</w:t>
      </w:r>
      <w:r w:rsidRPr="00BC4E35">
        <w:rPr>
          <w:vertAlign w:val="superscript"/>
          <w:lang w:eastAsia="en-GB"/>
        </w:rPr>
        <w:t>2</w:t>
      </w:r>
      <w:r w:rsidRPr="00BC4E35">
        <w:rPr>
          <w:lang w:eastAsia="en-GB"/>
        </w:rPr>
        <w:t xml:space="preserve"> if spreading based NOMA scheme is used</w:t>
      </w:r>
    </w:p>
    <w:p w14:paraId="194970EF" w14:textId="0F01528E" w:rsidR="00BC4E35" w:rsidRPr="00BC4E35" w:rsidRDefault="00BC4E35" w:rsidP="0099597B">
      <w:pPr>
        <w:pStyle w:val="ListParagraph"/>
        <w:numPr>
          <w:ilvl w:val="0"/>
          <w:numId w:val="93"/>
        </w:numPr>
        <w:spacing w:after="0"/>
        <w:ind w:left="714" w:hanging="357"/>
        <w:rPr>
          <w:lang w:eastAsia="en-GB"/>
        </w:rPr>
      </w:pPr>
      <w:r w:rsidRPr="00BC4E35">
        <w:rPr>
          <w:lang w:eastAsia="en-GB"/>
        </w:rPr>
        <w:t>Proposal</w:t>
      </w:r>
      <w:r>
        <w:rPr>
          <w:lang w:eastAsia="en-GB"/>
        </w:rPr>
        <w:t xml:space="preserve"> 1</w:t>
      </w:r>
      <w:r w:rsidRPr="00BC4E35">
        <w:rPr>
          <w:lang w:eastAsia="en-GB"/>
        </w:rPr>
        <w:t>: IC-based receiver (hard IC or soft IC) should be a baseline receiver of NOMA</w:t>
      </w:r>
    </w:p>
    <w:p w14:paraId="317E4D67" w14:textId="77777777" w:rsidR="00BC4E35" w:rsidRPr="00BC4E35" w:rsidRDefault="00BC4E35" w:rsidP="0099597B">
      <w:pPr>
        <w:pStyle w:val="ListParagraph"/>
        <w:numPr>
          <w:ilvl w:val="1"/>
          <w:numId w:val="93"/>
        </w:numPr>
        <w:spacing w:after="0"/>
        <w:rPr>
          <w:lang w:eastAsia="en-GB"/>
        </w:rPr>
      </w:pPr>
      <w:r w:rsidRPr="00BC4E35">
        <w:rPr>
          <w:lang w:eastAsia="en-GB"/>
        </w:rPr>
        <w:t>Modified SIC is considered for hard IC based receiver</w:t>
      </w:r>
    </w:p>
    <w:p w14:paraId="332007B4" w14:textId="5CF2FF9F" w:rsidR="00BC4E35" w:rsidRPr="00BC4E35" w:rsidRDefault="00BC4E35" w:rsidP="0099597B">
      <w:pPr>
        <w:pStyle w:val="ListParagraph"/>
        <w:numPr>
          <w:ilvl w:val="0"/>
          <w:numId w:val="93"/>
        </w:numPr>
        <w:spacing w:after="0"/>
        <w:ind w:left="714" w:hanging="357"/>
        <w:rPr>
          <w:lang w:eastAsia="en-GB"/>
        </w:rPr>
      </w:pPr>
      <w:r w:rsidRPr="00BC4E35">
        <w:rPr>
          <w:lang w:eastAsia="en-GB"/>
        </w:rPr>
        <w:t>Proposal</w:t>
      </w:r>
      <w:r>
        <w:rPr>
          <w:lang w:eastAsia="en-GB"/>
        </w:rPr>
        <w:t xml:space="preserve"> 2</w:t>
      </w:r>
      <w:r w:rsidRPr="00BC4E35">
        <w:rPr>
          <w:lang w:eastAsia="en-GB"/>
        </w:rPr>
        <w:t>: Enhanced channel estimation algorithm should be studied for NOMA receivers.</w:t>
      </w:r>
    </w:p>
    <w:p w14:paraId="6B091D64" w14:textId="77777777" w:rsidR="00BC4E35" w:rsidRDefault="00BC4E35" w:rsidP="00BC4E35">
      <w:r w:rsidRPr="00777035">
        <w:rPr>
          <w:b/>
        </w:rPr>
        <w:t xml:space="preserve">Decision: </w:t>
      </w:r>
      <w:r w:rsidRPr="00777035">
        <w:t xml:space="preserve">The document is </w:t>
      </w:r>
      <w:r>
        <w:t>note</w:t>
      </w:r>
      <w:r w:rsidRPr="00777035">
        <w:t>d.</w:t>
      </w:r>
    </w:p>
    <w:p w14:paraId="183A7ED5" w14:textId="4623FB64" w:rsidR="00BC4E35" w:rsidRDefault="00BC4E35" w:rsidP="006B5690"/>
    <w:p w14:paraId="4101627A" w14:textId="11F8DBC8" w:rsidR="00BD39C1" w:rsidRDefault="00603E09" w:rsidP="00BD39C1">
      <w:pPr>
        <w:ind w:left="720" w:hanging="720"/>
        <w:rPr>
          <w:b/>
          <w:lang w:eastAsia="x-none"/>
        </w:rPr>
      </w:pPr>
      <w:hyperlink r:id="rId2193" w:history="1">
        <w:r w:rsidR="00FE4C7E">
          <w:rPr>
            <w:rStyle w:val="Hyperlink"/>
            <w:b/>
            <w:lang w:eastAsia="x-none"/>
          </w:rPr>
          <w:t>R1-1805004</w:t>
        </w:r>
      </w:hyperlink>
      <w:r w:rsidR="00BD39C1" w:rsidRPr="00BD39C1">
        <w:rPr>
          <w:b/>
          <w:lang w:eastAsia="x-none"/>
        </w:rPr>
        <w:tab/>
        <w:t>NoMA receiver design</w:t>
      </w:r>
      <w:r w:rsidR="00BD39C1" w:rsidRPr="00BD39C1">
        <w:rPr>
          <w:b/>
          <w:lang w:eastAsia="x-none"/>
        </w:rPr>
        <w:tab/>
        <w:t>Ericsson</w:t>
      </w:r>
    </w:p>
    <w:bookmarkStart w:id="5133" w:name="_Hlk492593688"/>
    <w:p w14:paraId="7F55E15A" w14:textId="2E2552F6" w:rsidR="0027410A" w:rsidRPr="0027410A" w:rsidRDefault="0027410A" w:rsidP="0099597B">
      <w:pPr>
        <w:pStyle w:val="ListParagraph"/>
        <w:numPr>
          <w:ilvl w:val="0"/>
          <w:numId w:val="94"/>
        </w:numPr>
        <w:rPr>
          <w:rFonts w:eastAsia="Times New Roman"/>
          <w:noProof/>
          <w:lang w:val="sv-SE" w:eastAsia="sv-SE"/>
        </w:rPr>
      </w:pPr>
      <w:r w:rsidRPr="0027410A">
        <w:rPr>
          <w:bCs/>
        </w:rPr>
        <w:fldChar w:fldCharType="begin"/>
      </w:r>
      <w:r w:rsidRPr="0027410A">
        <w:rPr>
          <w:bCs/>
        </w:rPr>
        <w:instrText xml:space="preserve"> TOC \n \h \z \t "Observation,1" </w:instrText>
      </w:r>
      <w:r w:rsidRPr="0027410A">
        <w:rPr>
          <w:bCs/>
        </w:rPr>
        <w:fldChar w:fldCharType="separate"/>
      </w:r>
      <w:hyperlink w:anchor="_Toc510793907" w:history="1">
        <w:r w:rsidR="00D65277" w:rsidRPr="0027410A">
          <w:rPr>
            <w:noProof/>
          </w:rPr>
          <w:t>Observation 1</w:t>
        </w:r>
        <w:r>
          <w:rPr>
            <w:rFonts w:eastAsia="Times New Roman"/>
            <w:noProof/>
            <w:lang w:val="sv-SE" w:eastAsia="sv-SE"/>
          </w:rPr>
          <w:t xml:space="preserve">: </w:t>
        </w:r>
        <w:r w:rsidR="00D65277" w:rsidRPr="0027410A">
          <w:rPr>
            <w:noProof/>
          </w:rPr>
          <w:t>A CW-level successive IC receiver processing overhead in a gNB is mainly due to re-encoding each detected user and the associated buffering. Symbol-level IC obviates the need for re-encoding, with minor expected performance penalty in short-TBS scenarios.</w:t>
        </w:r>
      </w:hyperlink>
    </w:p>
    <w:p w14:paraId="1CB33BC6" w14:textId="419682E5" w:rsidR="0027410A" w:rsidRPr="0027410A" w:rsidRDefault="00603E09" w:rsidP="0099597B">
      <w:pPr>
        <w:pStyle w:val="ListParagraph"/>
        <w:numPr>
          <w:ilvl w:val="0"/>
          <w:numId w:val="94"/>
        </w:numPr>
        <w:rPr>
          <w:rFonts w:eastAsia="Times New Roman"/>
          <w:noProof/>
          <w:lang w:val="sv-SE" w:eastAsia="sv-SE"/>
        </w:rPr>
      </w:pPr>
      <w:hyperlink w:anchor="_Toc510793908" w:history="1">
        <w:r w:rsidR="00D65277" w:rsidRPr="0027410A">
          <w:rPr>
            <w:noProof/>
          </w:rPr>
          <w:t>Observation 2</w:t>
        </w:r>
        <w:r w:rsidR="0027410A">
          <w:rPr>
            <w:rFonts w:eastAsia="Times New Roman"/>
            <w:noProof/>
            <w:lang w:val="sv-SE" w:eastAsia="sv-SE"/>
          </w:rPr>
          <w:t xml:space="preserve">: </w:t>
        </w:r>
        <w:r w:rsidR="00D65277" w:rsidRPr="0027410A">
          <w:rPr>
            <w:noProof/>
          </w:rPr>
          <w:t>Sequential receiver structures, detecting one signal at a time, have reduced decoding and signal regeneration complexity compared to iterative receivers.</w:t>
        </w:r>
      </w:hyperlink>
    </w:p>
    <w:p w14:paraId="2308DAFF" w14:textId="6F367DD8" w:rsidR="0027410A" w:rsidRPr="0027410A" w:rsidRDefault="00603E09" w:rsidP="0099597B">
      <w:pPr>
        <w:pStyle w:val="ListParagraph"/>
        <w:numPr>
          <w:ilvl w:val="0"/>
          <w:numId w:val="94"/>
        </w:numPr>
        <w:rPr>
          <w:rFonts w:eastAsia="Times New Roman"/>
          <w:noProof/>
          <w:lang w:val="sv-SE" w:eastAsia="sv-SE"/>
        </w:rPr>
      </w:pPr>
      <w:hyperlink w:anchor="_Toc510793909" w:history="1">
        <w:r w:rsidR="00D65277" w:rsidRPr="0027410A">
          <w:rPr>
            <w:noProof/>
          </w:rPr>
          <w:t>Observation 3</w:t>
        </w:r>
        <w:r w:rsidR="0027410A">
          <w:rPr>
            <w:rFonts w:eastAsia="Times New Roman"/>
            <w:noProof/>
            <w:lang w:val="sv-SE" w:eastAsia="sv-SE"/>
          </w:rPr>
          <w:t xml:space="preserve">: </w:t>
        </w:r>
        <w:r w:rsidR="00D65277" w:rsidRPr="0027410A">
          <w:rPr>
            <w:noProof/>
          </w:rPr>
          <w:t>JD and iterative receivers are less suited for NOMA reception in scenarios with unknown MCS, compared to sequential receivers.</w:t>
        </w:r>
      </w:hyperlink>
    </w:p>
    <w:p w14:paraId="25C627BA" w14:textId="4CAAC4FA" w:rsidR="0027410A" w:rsidRPr="0027410A" w:rsidRDefault="00603E09" w:rsidP="0099597B">
      <w:pPr>
        <w:pStyle w:val="ListParagraph"/>
        <w:numPr>
          <w:ilvl w:val="0"/>
          <w:numId w:val="94"/>
        </w:numPr>
        <w:rPr>
          <w:rFonts w:eastAsia="Times New Roman"/>
          <w:noProof/>
          <w:lang w:val="sv-SE" w:eastAsia="sv-SE"/>
        </w:rPr>
      </w:pPr>
      <w:hyperlink w:anchor="_Toc510793910" w:history="1">
        <w:r w:rsidR="00D65277" w:rsidRPr="0027410A">
          <w:rPr>
            <w:noProof/>
          </w:rPr>
          <w:t>Observation 4</w:t>
        </w:r>
        <w:r w:rsidR="0027410A">
          <w:rPr>
            <w:rFonts w:eastAsia="Times New Roman"/>
            <w:noProof/>
            <w:lang w:val="sv-SE" w:eastAsia="sv-SE"/>
          </w:rPr>
          <w:t xml:space="preserve">: </w:t>
        </w:r>
        <w:r w:rsidR="00D65277" w:rsidRPr="0027410A">
          <w:rPr>
            <w:noProof/>
          </w:rPr>
          <w:t>Symbol-level MMSE-SIC type of receivers, e.g. OMMSE-SIC, are versatile and robust for WSMA-based NOMA reception.</w:t>
        </w:r>
      </w:hyperlink>
    </w:p>
    <w:p w14:paraId="3DEEE229" w14:textId="52B79F94" w:rsidR="0027410A" w:rsidRPr="0027410A" w:rsidRDefault="00603E09" w:rsidP="0099597B">
      <w:pPr>
        <w:pStyle w:val="ListParagraph"/>
        <w:numPr>
          <w:ilvl w:val="0"/>
          <w:numId w:val="94"/>
        </w:numPr>
        <w:rPr>
          <w:rFonts w:eastAsia="Times New Roman"/>
          <w:noProof/>
          <w:lang w:val="sv-SE" w:eastAsia="sv-SE"/>
        </w:rPr>
      </w:pPr>
      <w:hyperlink w:anchor="_Toc510793911" w:history="1">
        <w:r w:rsidR="00D65277" w:rsidRPr="0027410A">
          <w:rPr>
            <w:noProof/>
          </w:rPr>
          <w:t>Observation 5</w:t>
        </w:r>
        <w:r w:rsidR="0027410A">
          <w:rPr>
            <w:rFonts w:eastAsia="Times New Roman"/>
            <w:noProof/>
            <w:lang w:val="sv-SE" w:eastAsia="sv-SE"/>
          </w:rPr>
          <w:t xml:space="preserve">: </w:t>
        </w:r>
        <w:r w:rsidR="00D65277" w:rsidRPr="0027410A">
          <w:rPr>
            <w:noProof/>
          </w:rPr>
          <w:t>A commercial gNB preferably implements a single UL MU receiver architecture for different multiple-access signal demodulation scenarios, including regular MU-MIMO and NOMA.</w:t>
        </w:r>
      </w:hyperlink>
    </w:p>
    <w:p w14:paraId="106725B3" w14:textId="46D9FCF0" w:rsidR="0027410A" w:rsidRPr="0027410A" w:rsidRDefault="00603E09" w:rsidP="0099597B">
      <w:pPr>
        <w:pStyle w:val="ListParagraph"/>
        <w:numPr>
          <w:ilvl w:val="0"/>
          <w:numId w:val="94"/>
        </w:numPr>
        <w:rPr>
          <w:rFonts w:eastAsia="Times New Roman"/>
          <w:noProof/>
          <w:lang w:val="sv-SE" w:eastAsia="sv-SE"/>
        </w:rPr>
      </w:pPr>
      <w:hyperlink w:anchor="_Toc510793912" w:history="1">
        <w:r w:rsidR="00D65277" w:rsidRPr="0027410A">
          <w:rPr>
            <w:noProof/>
          </w:rPr>
          <w:t>Observation 6</w:t>
        </w:r>
        <w:r w:rsidR="0027410A">
          <w:rPr>
            <w:rFonts w:eastAsia="Times New Roman"/>
            <w:noProof/>
            <w:lang w:val="sv-SE" w:eastAsia="sv-SE"/>
          </w:rPr>
          <w:t xml:space="preserve">: </w:t>
        </w:r>
        <w:r w:rsidR="00D65277" w:rsidRPr="0027410A">
          <w:rPr>
            <w:noProof/>
          </w:rPr>
          <w:t>NOMA evaluations should be based on receiver structures that are likely to be implemented in gNB products.</w:t>
        </w:r>
      </w:hyperlink>
    </w:p>
    <w:p w14:paraId="79E35391" w14:textId="568A67C4" w:rsidR="0027410A" w:rsidRPr="0027410A" w:rsidRDefault="0027410A" w:rsidP="0099597B">
      <w:pPr>
        <w:pStyle w:val="ListParagraph"/>
        <w:numPr>
          <w:ilvl w:val="0"/>
          <w:numId w:val="94"/>
        </w:numPr>
        <w:rPr>
          <w:rFonts w:eastAsia="Times New Roman"/>
          <w:noProof/>
          <w:lang w:val="en-US" w:eastAsia="sv-SE"/>
        </w:rPr>
      </w:pPr>
      <w:r w:rsidRPr="0027410A">
        <w:rPr>
          <w:bCs/>
        </w:rPr>
        <w:fldChar w:fldCharType="end"/>
      </w:r>
      <w:bookmarkStart w:id="5134" w:name="_Hlk492593645"/>
      <w:bookmarkEnd w:id="5133"/>
      <w:r w:rsidRPr="0027410A">
        <w:rPr>
          <w:rFonts w:eastAsia="Times New Roman"/>
          <w:bCs/>
          <w:noProof/>
          <w:lang w:eastAsia="zh-CN"/>
        </w:rPr>
        <w:fldChar w:fldCharType="begin"/>
      </w:r>
      <w:r w:rsidRPr="0027410A">
        <w:rPr>
          <w:bCs/>
        </w:rPr>
        <w:instrText xml:space="preserve"> TOC \f \n \p " " \t "Proposal,1" </w:instrText>
      </w:r>
      <w:r w:rsidRPr="0027410A">
        <w:rPr>
          <w:rFonts w:eastAsia="Times New Roman"/>
          <w:bCs/>
          <w:noProof/>
          <w:lang w:eastAsia="zh-CN"/>
        </w:rPr>
        <w:fldChar w:fldCharType="separate"/>
      </w:r>
      <w:r w:rsidRPr="0027410A">
        <w:rPr>
          <w:noProof/>
        </w:rPr>
        <w:t>Proposal 1</w:t>
      </w:r>
      <w:r>
        <w:rPr>
          <w:rFonts w:eastAsia="Times New Roman"/>
          <w:noProof/>
          <w:lang w:val="en-US" w:eastAsia="sv-SE"/>
        </w:rPr>
        <w:t xml:space="preserve">: </w:t>
      </w:r>
      <w:r w:rsidRPr="0027410A">
        <w:rPr>
          <w:noProof/>
        </w:rPr>
        <w:t>NOMA designs should target receiver architectures that suitable for both MU-MIMO and NOMA reception.</w:t>
      </w:r>
    </w:p>
    <w:p w14:paraId="2109CA5A" w14:textId="0A9AF55E" w:rsidR="0027410A" w:rsidRPr="0027410A" w:rsidRDefault="0027410A" w:rsidP="0099597B">
      <w:pPr>
        <w:pStyle w:val="ListParagraph"/>
        <w:numPr>
          <w:ilvl w:val="0"/>
          <w:numId w:val="94"/>
        </w:numPr>
        <w:spacing w:before="120" w:line="259" w:lineRule="auto"/>
        <w:jc w:val="both"/>
        <w:rPr>
          <w:rFonts w:eastAsia="Times New Roman"/>
          <w:noProof/>
          <w:lang w:val="en-US" w:eastAsia="sv-SE"/>
        </w:rPr>
      </w:pPr>
      <w:r w:rsidRPr="0027410A">
        <w:rPr>
          <w:rFonts w:eastAsia="MS Mincho"/>
          <w:noProof/>
        </w:rPr>
        <w:t>Proposal 2</w:t>
      </w:r>
      <w:r>
        <w:rPr>
          <w:rFonts w:eastAsia="Times New Roman"/>
          <w:noProof/>
          <w:lang w:val="en-US" w:eastAsia="sv-SE"/>
        </w:rPr>
        <w:t xml:space="preserve">: </w:t>
      </w:r>
      <w:r w:rsidRPr="0027410A">
        <w:rPr>
          <w:rFonts w:eastAsia="MS Mincho"/>
          <w:noProof/>
        </w:rPr>
        <w:t>NOMA signature design should target the lowest possible receiver complexity needed to attain performance gains, while being scalable to a wide variety of MCS states.</w:t>
      </w:r>
    </w:p>
    <w:p w14:paraId="0FA4AF19" w14:textId="021D9302" w:rsidR="0027410A" w:rsidRPr="0027410A" w:rsidRDefault="0027410A" w:rsidP="0099597B">
      <w:pPr>
        <w:pStyle w:val="ListParagraph"/>
        <w:numPr>
          <w:ilvl w:val="0"/>
          <w:numId w:val="94"/>
        </w:numPr>
        <w:spacing w:after="0" w:line="259" w:lineRule="auto"/>
        <w:ind w:left="714" w:hanging="357"/>
        <w:jc w:val="both"/>
        <w:rPr>
          <w:rFonts w:eastAsia="Times New Roman"/>
          <w:noProof/>
          <w:lang w:val="en-US" w:eastAsia="sv-SE"/>
        </w:rPr>
      </w:pPr>
      <w:r w:rsidRPr="0027410A">
        <w:rPr>
          <w:rFonts w:eastAsia="MS Mincho"/>
          <w:noProof/>
        </w:rPr>
        <w:t>Proposal 3</w:t>
      </w:r>
      <w:r>
        <w:rPr>
          <w:rFonts w:eastAsia="Times New Roman"/>
          <w:noProof/>
          <w:lang w:val="en-US" w:eastAsia="sv-SE"/>
        </w:rPr>
        <w:t xml:space="preserve">: </w:t>
      </w:r>
      <w:r w:rsidRPr="0027410A">
        <w:rPr>
          <w:rFonts w:eastAsia="MS Mincho"/>
          <w:noProof/>
        </w:rPr>
        <w:t>Both OMA and MU-MIMO should be baseline schemes for comparing NOMA performance. Performance evaluation of all schemes should be done at similar receiver complexities.</w:t>
      </w:r>
    </w:p>
    <w:p w14:paraId="5290521F" w14:textId="35AF9DD8" w:rsidR="00BD39C1" w:rsidRDefault="0027410A" w:rsidP="0027410A">
      <w:r w:rsidRPr="0027410A">
        <w:rPr>
          <w:rFonts w:eastAsia="MS Mincho"/>
          <w:bCs/>
        </w:rPr>
        <w:fldChar w:fldCharType="end"/>
      </w:r>
      <w:bookmarkEnd w:id="5134"/>
      <w:r w:rsidR="00BD39C1" w:rsidRPr="00777035">
        <w:rPr>
          <w:b/>
        </w:rPr>
        <w:t xml:space="preserve">Decision: </w:t>
      </w:r>
      <w:r w:rsidR="00BD39C1" w:rsidRPr="00777035">
        <w:t xml:space="preserve">The document is </w:t>
      </w:r>
      <w:r w:rsidR="00BD39C1">
        <w:t>note</w:t>
      </w:r>
      <w:r w:rsidR="00BD39C1" w:rsidRPr="00777035">
        <w:t>d.</w:t>
      </w:r>
    </w:p>
    <w:p w14:paraId="6D7015A6" w14:textId="36EDF493" w:rsidR="00BD39C1" w:rsidRDefault="00BD39C1" w:rsidP="006B5690"/>
    <w:p w14:paraId="32AACAEC" w14:textId="77777777" w:rsidR="00ED45F8" w:rsidRPr="00334C98" w:rsidRDefault="00ED45F8" w:rsidP="00ED45F8">
      <w:r w:rsidRPr="00D37F65">
        <w:rPr>
          <w:rFonts w:ascii="Times New Roman" w:hAnsi="Times New Roman"/>
          <w:b/>
          <w:szCs w:val="20"/>
        </w:rPr>
        <w:t>Tuesday's wrap-up:</w:t>
      </w:r>
      <w:r w:rsidRPr="00D37F65">
        <w:rPr>
          <w:rFonts w:ascii="Times New Roman" w:hAnsi="Times New Roman"/>
          <w:szCs w:val="20"/>
        </w:rPr>
        <w:t xml:space="preserve"> </w:t>
      </w:r>
      <w:r w:rsidRPr="00D37F65">
        <w:t xml:space="preserve">Continue discussion offline – </w:t>
      </w:r>
      <w:r w:rsidRPr="00D37F65">
        <w:rPr>
          <w:lang w:eastAsia="x-none"/>
        </w:rPr>
        <w:t>Li (ZTE)</w:t>
      </w:r>
    </w:p>
    <w:p w14:paraId="61CC7EF2" w14:textId="7CFC0580" w:rsidR="00ED45F8" w:rsidRDefault="00ED45F8" w:rsidP="006B5690"/>
    <w:p w14:paraId="6B6C089E" w14:textId="64D2E5D6" w:rsidR="00D37F65" w:rsidRPr="00D37F65" w:rsidRDefault="00D37F65" w:rsidP="006B5690">
      <w:pPr>
        <w:rPr>
          <w:b/>
        </w:rPr>
      </w:pPr>
      <w:r w:rsidRPr="00D37F65">
        <w:rPr>
          <w:b/>
        </w:rPr>
        <w:t>Thursday</w:t>
      </w:r>
    </w:p>
    <w:p w14:paraId="09C83F34" w14:textId="6271B779" w:rsidR="00D37F65" w:rsidRPr="00D37F65" w:rsidRDefault="00603E09" w:rsidP="00D37F65">
      <w:pPr>
        <w:rPr>
          <w:b/>
        </w:rPr>
      </w:pPr>
      <w:hyperlink r:id="rId2194" w:history="1">
        <w:r w:rsidR="00FE4C7E">
          <w:rPr>
            <w:rStyle w:val="Hyperlink"/>
            <w:b/>
          </w:rPr>
          <w:t>R1-1805589</w:t>
        </w:r>
      </w:hyperlink>
      <w:r w:rsidR="00D37F65" w:rsidRPr="00D37F65">
        <w:rPr>
          <w:b/>
        </w:rPr>
        <w:tab/>
        <w:t>Summary of offline discussion on receiver types</w:t>
      </w:r>
      <w:r w:rsidR="00D37F65" w:rsidRPr="00D37F65">
        <w:rPr>
          <w:b/>
        </w:rPr>
        <w:tab/>
        <w:t>ZTE, Sanechips</w:t>
      </w:r>
    </w:p>
    <w:p w14:paraId="3D20F184" w14:textId="77777777" w:rsidR="00D37F65" w:rsidRDefault="00D37F65" w:rsidP="00D37F65">
      <w:r w:rsidRPr="00777035">
        <w:rPr>
          <w:b/>
        </w:rPr>
        <w:t xml:space="preserve">Decision: </w:t>
      </w:r>
      <w:r w:rsidRPr="00777035">
        <w:t xml:space="preserve">The document is </w:t>
      </w:r>
      <w:r>
        <w:t>note</w:t>
      </w:r>
      <w:r w:rsidRPr="00777035">
        <w:t>d.</w:t>
      </w:r>
    </w:p>
    <w:p w14:paraId="0DFE99E1" w14:textId="52D64B67" w:rsidR="00D37F65" w:rsidRDefault="00D37F65" w:rsidP="00D37F65"/>
    <w:p w14:paraId="3B3F8517" w14:textId="77777777" w:rsidR="001F0261" w:rsidRPr="001F0261" w:rsidRDefault="001F0261" w:rsidP="001F0261">
      <w:pPr>
        <w:snapToGrid w:val="0"/>
        <w:ind w:left="720" w:hanging="720"/>
        <w:rPr>
          <w:b/>
          <w:i/>
          <w:szCs w:val="20"/>
        </w:rPr>
      </w:pPr>
      <w:r w:rsidRPr="001F0261">
        <w:rPr>
          <w:szCs w:val="20"/>
          <w:highlight w:val="green"/>
        </w:rPr>
        <w:t>Agreements</w:t>
      </w:r>
      <w:r w:rsidRPr="001F0261">
        <w:rPr>
          <w:b/>
          <w:i/>
          <w:szCs w:val="20"/>
        </w:rPr>
        <w:t xml:space="preserve">: </w:t>
      </w:r>
    </w:p>
    <w:p w14:paraId="0EE1848C" w14:textId="77777777" w:rsidR="001F0261" w:rsidRPr="001F0261" w:rsidRDefault="001F0261" w:rsidP="001F0261">
      <w:pPr>
        <w:snapToGrid w:val="0"/>
        <w:ind w:left="720" w:hanging="720"/>
        <w:rPr>
          <w:szCs w:val="20"/>
        </w:rPr>
      </w:pPr>
      <w:r w:rsidRPr="001F0261">
        <w:rPr>
          <w:szCs w:val="20"/>
        </w:rPr>
        <w:t>Adopt Figure 1 as the general block diagram of multi-user receiver for UL data transmissions.</w:t>
      </w:r>
    </w:p>
    <w:p w14:paraId="7CA6A361" w14:textId="77777777" w:rsidR="001F0261" w:rsidRPr="001F0261" w:rsidRDefault="001F0261" w:rsidP="00BC4EF6">
      <w:pPr>
        <w:numPr>
          <w:ilvl w:val="0"/>
          <w:numId w:val="168"/>
        </w:numPr>
        <w:snapToGrid w:val="0"/>
        <w:rPr>
          <w:szCs w:val="20"/>
          <w:lang w:eastAsia="x-none"/>
        </w:rPr>
      </w:pPr>
      <w:r w:rsidRPr="001F0261">
        <w:rPr>
          <w:szCs w:val="20"/>
          <w:lang w:eastAsia="x-none"/>
        </w:rPr>
        <w:t xml:space="preserve">The algorithms for the detector block (for data) can be e.g. MMSE, MF, ESE, MAP, MPA, EPA. </w:t>
      </w:r>
    </w:p>
    <w:p w14:paraId="1FD6CD1B" w14:textId="77777777" w:rsidR="001F0261" w:rsidRPr="001F0261" w:rsidRDefault="001F0261" w:rsidP="00BC4EF6">
      <w:pPr>
        <w:numPr>
          <w:ilvl w:val="0"/>
          <w:numId w:val="168"/>
        </w:numPr>
        <w:snapToGrid w:val="0"/>
        <w:rPr>
          <w:szCs w:val="20"/>
          <w:lang w:eastAsia="x-none"/>
        </w:rPr>
      </w:pPr>
      <w:r w:rsidRPr="001F0261">
        <w:rPr>
          <w:szCs w:val="20"/>
          <w:lang w:eastAsia="x-none"/>
        </w:rPr>
        <w:t>The interference cancellation can be hard, soft, or hybrid, and can be implemented in serial, parallel, or hybrid.</w:t>
      </w:r>
    </w:p>
    <w:p w14:paraId="0E874ADF" w14:textId="77777777" w:rsidR="001F0261" w:rsidRPr="001F0261" w:rsidRDefault="001F0261" w:rsidP="00BC4EF6">
      <w:pPr>
        <w:numPr>
          <w:ilvl w:val="1"/>
          <w:numId w:val="168"/>
        </w:numPr>
        <w:snapToGrid w:val="0"/>
        <w:rPr>
          <w:szCs w:val="20"/>
          <w:lang w:eastAsia="x-none"/>
        </w:rPr>
      </w:pPr>
      <w:r w:rsidRPr="001F0261">
        <w:rPr>
          <w:szCs w:val="20"/>
          <w:lang w:eastAsia="x-none"/>
        </w:rPr>
        <w:t>Note: the IC block may consist of an input of the received signal for some types of IC implementations</w:t>
      </w:r>
    </w:p>
    <w:p w14:paraId="774FFA1E" w14:textId="77777777" w:rsidR="001F0261" w:rsidRPr="001F0261" w:rsidRDefault="001F0261" w:rsidP="00BC4EF6">
      <w:pPr>
        <w:numPr>
          <w:ilvl w:val="0"/>
          <w:numId w:val="168"/>
        </w:numPr>
        <w:snapToGrid w:val="0"/>
        <w:rPr>
          <w:szCs w:val="20"/>
          <w:lang w:eastAsia="x-none"/>
        </w:rPr>
      </w:pPr>
      <w:r w:rsidRPr="001F0261">
        <w:rPr>
          <w:szCs w:val="20"/>
          <w:lang w:eastAsia="x-none"/>
        </w:rPr>
        <w:t xml:space="preserve">The interference cancellation block may or may not be used. </w:t>
      </w:r>
    </w:p>
    <w:p w14:paraId="523B3813" w14:textId="77777777" w:rsidR="001F0261" w:rsidRPr="001F0261" w:rsidRDefault="001F0261" w:rsidP="00BC4EF6">
      <w:pPr>
        <w:numPr>
          <w:ilvl w:val="1"/>
          <w:numId w:val="168"/>
        </w:numPr>
        <w:snapToGrid w:val="0"/>
        <w:rPr>
          <w:szCs w:val="20"/>
          <w:lang w:eastAsia="x-none"/>
        </w:rPr>
      </w:pPr>
      <w:r w:rsidRPr="001F0261">
        <w:rPr>
          <w:szCs w:val="20"/>
          <w:lang w:eastAsia="x-none"/>
        </w:rPr>
        <w:t>Note: if not used, an input of interferene estimation to the decoder may be required for some cases.</w:t>
      </w:r>
    </w:p>
    <w:p w14:paraId="44E30F63" w14:textId="77777777" w:rsidR="001F0261" w:rsidRPr="001F0261" w:rsidRDefault="001F0261" w:rsidP="00BC4EF6">
      <w:pPr>
        <w:numPr>
          <w:ilvl w:val="0"/>
          <w:numId w:val="168"/>
        </w:numPr>
        <w:snapToGrid w:val="0"/>
        <w:rPr>
          <w:szCs w:val="20"/>
          <w:lang w:eastAsia="x-none"/>
        </w:rPr>
      </w:pPr>
      <w:r w:rsidRPr="001F0261">
        <w:rPr>
          <w:szCs w:val="20"/>
          <w:lang w:eastAsia="x-none"/>
        </w:rPr>
        <w:t>The input to interference cancellation may come directly from the Detector for some cases</w:t>
      </w:r>
    </w:p>
    <w:p w14:paraId="55D224AD" w14:textId="2053D8A1" w:rsidR="001F0261" w:rsidRPr="001F0261" w:rsidRDefault="001F0261" w:rsidP="001F0261">
      <w:pPr>
        <w:jc w:val="center"/>
        <w:rPr>
          <w:szCs w:val="20"/>
        </w:rPr>
      </w:pPr>
      <w:r w:rsidRPr="001F0261">
        <w:rPr>
          <w:noProof/>
          <w:szCs w:val="20"/>
          <w:lang w:eastAsia="en-GB"/>
        </w:rPr>
        <w:drawing>
          <wp:inline distT="0" distB="0" distL="0" distR="0" wp14:anchorId="198916E1" wp14:editId="03B70BFF">
            <wp:extent cx="4320540" cy="1264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95">
                      <a:extLst>
                        <a:ext uri="{28A0092B-C50C-407E-A947-70E740481C1C}">
                          <a14:useLocalDpi xmlns:a14="http://schemas.microsoft.com/office/drawing/2010/main" val="0"/>
                        </a:ext>
                      </a:extLst>
                    </a:blip>
                    <a:srcRect/>
                    <a:stretch>
                      <a:fillRect/>
                    </a:stretch>
                  </pic:blipFill>
                  <pic:spPr bwMode="auto">
                    <a:xfrm>
                      <a:off x="0" y="0"/>
                      <a:ext cx="4320540" cy="1264920"/>
                    </a:xfrm>
                    <a:prstGeom prst="rect">
                      <a:avLst/>
                    </a:prstGeom>
                    <a:noFill/>
                    <a:ln>
                      <a:noFill/>
                    </a:ln>
                  </pic:spPr>
                </pic:pic>
              </a:graphicData>
            </a:graphic>
          </wp:inline>
        </w:drawing>
      </w:r>
    </w:p>
    <w:p w14:paraId="79D5E745" w14:textId="77777777" w:rsidR="001F0261" w:rsidRPr="001F0261" w:rsidRDefault="001F0261" w:rsidP="001F0261">
      <w:pPr>
        <w:jc w:val="center"/>
        <w:rPr>
          <w:szCs w:val="20"/>
        </w:rPr>
      </w:pPr>
      <w:r w:rsidRPr="001F0261">
        <w:rPr>
          <w:szCs w:val="20"/>
        </w:rPr>
        <w:t>Figure 1 A high-level block diagram of multi-user receiver</w:t>
      </w:r>
    </w:p>
    <w:p w14:paraId="1E164DE3" w14:textId="77777777" w:rsidR="001F0261" w:rsidRPr="001F0261" w:rsidRDefault="001F0261" w:rsidP="001F0261">
      <w:pPr>
        <w:ind w:left="720" w:hanging="720"/>
        <w:rPr>
          <w:lang w:eastAsia="x-none"/>
        </w:rPr>
      </w:pPr>
    </w:p>
    <w:p w14:paraId="02178E2E" w14:textId="2AE8960F" w:rsidR="00D37F65" w:rsidRDefault="00D37F65" w:rsidP="00D37F65"/>
    <w:p w14:paraId="50A31220" w14:textId="5953BFE9" w:rsidR="00254752" w:rsidRPr="00254752" w:rsidRDefault="00603E09" w:rsidP="00254752">
      <w:pPr>
        <w:ind w:left="720" w:hanging="720"/>
        <w:rPr>
          <w:lang w:eastAsia="x-none"/>
        </w:rPr>
      </w:pPr>
      <w:hyperlink r:id="rId2196" w:history="1">
        <w:r w:rsidR="00FE4C7E">
          <w:rPr>
            <w:rStyle w:val="Hyperlink"/>
            <w:lang w:eastAsia="x-none"/>
          </w:rPr>
          <w:t>R1-1803616</w:t>
        </w:r>
      </w:hyperlink>
      <w:r w:rsidR="00254752" w:rsidRPr="00254752">
        <w:rPr>
          <w:lang w:eastAsia="x-none"/>
        </w:rPr>
        <w:tab/>
        <w:t>Typical multi-user receivers for NOMA</w:t>
      </w:r>
      <w:r w:rsidR="00254752" w:rsidRPr="00254752">
        <w:rPr>
          <w:lang w:eastAsia="x-none"/>
        </w:rPr>
        <w:tab/>
        <w:t>ZTE, Sanechips</w:t>
      </w:r>
    </w:p>
    <w:p w14:paraId="317298BD" w14:textId="266F2DEF" w:rsidR="00254752" w:rsidRPr="00254752" w:rsidRDefault="00603E09" w:rsidP="00254752">
      <w:pPr>
        <w:ind w:left="720" w:hanging="720"/>
        <w:rPr>
          <w:lang w:eastAsia="x-none"/>
        </w:rPr>
      </w:pPr>
      <w:hyperlink r:id="rId2197" w:history="1">
        <w:r w:rsidR="00FE4C7E">
          <w:rPr>
            <w:rStyle w:val="Hyperlink"/>
            <w:lang w:eastAsia="x-none"/>
          </w:rPr>
          <w:t>R1-1803771</w:t>
        </w:r>
      </w:hyperlink>
      <w:r w:rsidR="00254752" w:rsidRPr="00254752">
        <w:rPr>
          <w:lang w:eastAsia="x-none"/>
        </w:rPr>
        <w:tab/>
        <w:t>Discussion on PDMA receivers</w:t>
      </w:r>
      <w:r w:rsidR="00254752" w:rsidRPr="00254752">
        <w:rPr>
          <w:lang w:eastAsia="x-none"/>
        </w:rPr>
        <w:tab/>
        <w:t>CATT</w:t>
      </w:r>
    </w:p>
    <w:p w14:paraId="145A6554" w14:textId="478CF231" w:rsidR="00254752" w:rsidRPr="00254752" w:rsidRDefault="00603E09" w:rsidP="00254752">
      <w:pPr>
        <w:ind w:left="720" w:hanging="720"/>
        <w:rPr>
          <w:lang w:eastAsia="x-none"/>
        </w:rPr>
      </w:pPr>
      <w:hyperlink r:id="rId2198" w:history="1">
        <w:r w:rsidR="00FE4C7E">
          <w:rPr>
            <w:rStyle w:val="Hyperlink"/>
            <w:lang w:eastAsia="x-none"/>
          </w:rPr>
          <w:t>R1-1803851</w:t>
        </w:r>
      </w:hyperlink>
      <w:r w:rsidR="00254752" w:rsidRPr="00254752">
        <w:rPr>
          <w:lang w:eastAsia="x-none"/>
        </w:rPr>
        <w:tab/>
        <w:t>Receiver design considerations for NOMA</w:t>
      </w:r>
      <w:r w:rsidR="00254752" w:rsidRPr="00254752">
        <w:rPr>
          <w:lang w:eastAsia="x-none"/>
        </w:rPr>
        <w:tab/>
        <w:t>vivo</w:t>
      </w:r>
    </w:p>
    <w:p w14:paraId="6AEDF2BF" w14:textId="752A820B" w:rsidR="00254752" w:rsidRPr="00254752" w:rsidRDefault="00603E09" w:rsidP="00254752">
      <w:pPr>
        <w:ind w:left="720" w:hanging="720"/>
        <w:rPr>
          <w:lang w:eastAsia="x-none"/>
        </w:rPr>
      </w:pPr>
      <w:hyperlink r:id="rId2199" w:history="1">
        <w:r w:rsidR="00FE4C7E">
          <w:rPr>
            <w:rStyle w:val="Hyperlink"/>
            <w:lang w:eastAsia="x-none"/>
          </w:rPr>
          <w:t>R1-1804397</w:t>
        </w:r>
      </w:hyperlink>
      <w:r w:rsidR="00254752" w:rsidRPr="00254752">
        <w:rPr>
          <w:lang w:eastAsia="x-none"/>
        </w:rPr>
        <w:tab/>
        <w:t>Considerations on receiver types for NoMA schemes</w:t>
      </w:r>
      <w:r w:rsidR="00254752" w:rsidRPr="00254752">
        <w:rPr>
          <w:lang w:eastAsia="x-none"/>
        </w:rPr>
        <w:tab/>
        <w:t>Samsung</w:t>
      </w:r>
    </w:p>
    <w:p w14:paraId="4586822C" w14:textId="29683CEE" w:rsidR="00254752" w:rsidRPr="00254752" w:rsidRDefault="00603E09" w:rsidP="00254752">
      <w:pPr>
        <w:ind w:left="720" w:hanging="720"/>
        <w:rPr>
          <w:lang w:eastAsia="x-none"/>
        </w:rPr>
      </w:pPr>
      <w:hyperlink r:id="rId2200" w:history="1">
        <w:r w:rsidR="00FE4C7E">
          <w:rPr>
            <w:rStyle w:val="Hyperlink"/>
            <w:lang w:eastAsia="x-none"/>
          </w:rPr>
          <w:t>R1-1804463</w:t>
        </w:r>
      </w:hyperlink>
      <w:r w:rsidR="00254752" w:rsidRPr="00254752">
        <w:rPr>
          <w:lang w:eastAsia="x-none"/>
        </w:rPr>
        <w:tab/>
        <w:t>Receiver considerations for UL NOMA</w:t>
      </w:r>
      <w:r w:rsidR="00254752" w:rsidRPr="00254752">
        <w:rPr>
          <w:lang w:eastAsia="x-none"/>
        </w:rPr>
        <w:tab/>
        <w:t>Nokia, Nokia Shanghai Bell</w:t>
      </w:r>
    </w:p>
    <w:p w14:paraId="543CA454" w14:textId="22905B3A" w:rsidR="00254752" w:rsidRPr="00254752" w:rsidRDefault="00603E09" w:rsidP="00254752">
      <w:pPr>
        <w:ind w:left="720" w:hanging="720"/>
        <w:rPr>
          <w:lang w:eastAsia="x-none"/>
        </w:rPr>
      </w:pPr>
      <w:hyperlink r:id="rId2201" w:history="1">
        <w:r w:rsidR="00FE4C7E">
          <w:rPr>
            <w:rStyle w:val="Hyperlink"/>
            <w:lang w:eastAsia="x-none"/>
          </w:rPr>
          <w:t>R1-1804574</w:t>
        </w:r>
      </w:hyperlink>
      <w:r w:rsidR="00254752" w:rsidRPr="00254752">
        <w:rPr>
          <w:lang w:eastAsia="x-none"/>
        </w:rPr>
        <w:tab/>
        <w:t>Considerations on the receiver types and NoMA schemes</w:t>
      </w:r>
      <w:r w:rsidR="00254752" w:rsidRPr="00254752">
        <w:rPr>
          <w:lang w:eastAsia="x-none"/>
        </w:rPr>
        <w:tab/>
        <w:t>LG Electronics</w:t>
      </w:r>
    </w:p>
    <w:p w14:paraId="35791C42" w14:textId="28E37B2B" w:rsidR="00254752" w:rsidRPr="00254752" w:rsidRDefault="00603E09" w:rsidP="00254752">
      <w:pPr>
        <w:ind w:left="720" w:hanging="720"/>
        <w:rPr>
          <w:lang w:eastAsia="x-none"/>
        </w:rPr>
      </w:pPr>
      <w:hyperlink r:id="rId2202" w:history="1">
        <w:r w:rsidR="00FE4C7E">
          <w:rPr>
            <w:rStyle w:val="Hyperlink"/>
            <w:lang w:eastAsia="x-none"/>
          </w:rPr>
          <w:t>R1-1804668</w:t>
        </w:r>
      </w:hyperlink>
      <w:r w:rsidR="00254752" w:rsidRPr="00254752">
        <w:rPr>
          <w:lang w:eastAsia="x-none"/>
        </w:rPr>
        <w:tab/>
        <w:t>Low complexity Receiver design for NOMA</w:t>
      </w:r>
      <w:r w:rsidR="00254752" w:rsidRPr="00254752">
        <w:rPr>
          <w:lang w:eastAsia="x-none"/>
        </w:rPr>
        <w:tab/>
        <w:t>AT&amp;T</w:t>
      </w:r>
    </w:p>
    <w:p w14:paraId="1AB31A72" w14:textId="1B8B84A2" w:rsidR="00254752" w:rsidRPr="00254752" w:rsidRDefault="00603E09" w:rsidP="00254752">
      <w:pPr>
        <w:ind w:left="720" w:hanging="720"/>
        <w:rPr>
          <w:lang w:eastAsia="x-none"/>
        </w:rPr>
      </w:pPr>
      <w:hyperlink r:id="rId2203" w:history="1">
        <w:r w:rsidR="00FE4C7E">
          <w:rPr>
            <w:rStyle w:val="Hyperlink"/>
            <w:lang w:eastAsia="x-none"/>
          </w:rPr>
          <w:t>R1-1804824</w:t>
        </w:r>
      </w:hyperlink>
      <w:r w:rsidR="00254752" w:rsidRPr="00254752">
        <w:rPr>
          <w:lang w:eastAsia="x-none"/>
        </w:rPr>
        <w:tab/>
        <w:t>Receivers for NOMA</w:t>
      </w:r>
      <w:r w:rsidR="00254752" w:rsidRPr="00254752">
        <w:rPr>
          <w:lang w:eastAsia="x-none"/>
        </w:rPr>
        <w:tab/>
        <w:t>Qualcomm Incorporated</w:t>
      </w:r>
    </w:p>
    <w:p w14:paraId="640A5A0F" w14:textId="1D049572" w:rsidR="00254752" w:rsidRPr="00254752" w:rsidRDefault="00603E09" w:rsidP="00254752">
      <w:pPr>
        <w:ind w:left="720" w:hanging="720"/>
        <w:rPr>
          <w:lang w:eastAsia="x-none"/>
        </w:rPr>
      </w:pPr>
      <w:hyperlink r:id="rId2204" w:history="1">
        <w:r w:rsidR="00FE4C7E">
          <w:rPr>
            <w:rStyle w:val="Hyperlink"/>
            <w:lang w:eastAsia="x-none"/>
          </w:rPr>
          <w:t>R1-1804860</w:t>
        </w:r>
      </w:hyperlink>
      <w:r w:rsidR="00254752" w:rsidRPr="00254752">
        <w:rPr>
          <w:lang w:eastAsia="x-none"/>
        </w:rPr>
        <w:tab/>
        <w:t xml:space="preserve">DMRS CHEST Error Model for NOMA Evaluation </w:t>
      </w:r>
      <w:r w:rsidR="00254752" w:rsidRPr="00254752">
        <w:rPr>
          <w:lang w:eastAsia="x-none"/>
        </w:rPr>
        <w:tab/>
        <w:t>InterDigital, Inc.</w:t>
      </w:r>
    </w:p>
    <w:p w14:paraId="7C2DEFB3" w14:textId="3C6A24AE" w:rsidR="00254752" w:rsidRPr="00254752" w:rsidRDefault="00603E09" w:rsidP="00254752">
      <w:pPr>
        <w:ind w:left="720" w:hanging="720"/>
        <w:rPr>
          <w:lang w:eastAsia="x-none"/>
        </w:rPr>
      </w:pPr>
      <w:hyperlink r:id="rId2205" w:history="1">
        <w:r w:rsidR="00FE4C7E">
          <w:rPr>
            <w:rStyle w:val="Hyperlink"/>
            <w:lang w:eastAsia="x-none"/>
          </w:rPr>
          <w:t>R1-1804942</w:t>
        </w:r>
      </w:hyperlink>
      <w:r w:rsidR="00254752" w:rsidRPr="00254752">
        <w:rPr>
          <w:lang w:eastAsia="x-none"/>
        </w:rPr>
        <w:tab/>
        <w:t>Receivers for UL NOMA</w:t>
      </w:r>
      <w:r w:rsidR="00254752" w:rsidRPr="00254752">
        <w:rPr>
          <w:lang w:eastAsia="x-none"/>
        </w:rPr>
        <w:tab/>
        <w:t>NICT</w:t>
      </w:r>
    </w:p>
    <w:p w14:paraId="1CC1D2D7" w14:textId="28044C2D" w:rsidR="00254752" w:rsidRPr="00254752" w:rsidRDefault="00603E09" w:rsidP="00254752">
      <w:pPr>
        <w:ind w:left="720" w:hanging="720"/>
        <w:rPr>
          <w:lang w:eastAsia="x-none"/>
        </w:rPr>
      </w:pPr>
      <w:hyperlink r:id="rId2206" w:history="1">
        <w:r w:rsidR="00FE4C7E">
          <w:rPr>
            <w:rStyle w:val="Hyperlink"/>
            <w:lang w:eastAsia="x-none"/>
          </w:rPr>
          <w:t>R1-1805066</w:t>
        </w:r>
      </w:hyperlink>
      <w:r w:rsidR="00254752" w:rsidRPr="00254752">
        <w:rPr>
          <w:lang w:eastAsia="x-none"/>
        </w:rPr>
        <w:tab/>
        <w:t>Receiver candidate for uplink NOMA transmission</w:t>
      </w:r>
      <w:r w:rsidR="00254752" w:rsidRPr="00254752">
        <w:rPr>
          <w:lang w:eastAsia="x-none"/>
        </w:rPr>
        <w:tab/>
        <w:t>NTT DOCOMO, INC.</w:t>
      </w:r>
    </w:p>
    <w:p w14:paraId="52C24697" w14:textId="39B1F0CC" w:rsidR="00254752" w:rsidRPr="00254752" w:rsidRDefault="00603E09" w:rsidP="00254752">
      <w:pPr>
        <w:ind w:left="720" w:hanging="720"/>
        <w:rPr>
          <w:lang w:eastAsia="x-none"/>
        </w:rPr>
      </w:pPr>
      <w:hyperlink r:id="rId2207" w:history="1">
        <w:r w:rsidR="00FE4C7E">
          <w:rPr>
            <w:rStyle w:val="Hyperlink"/>
            <w:lang w:eastAsia="x-none"/>
          </w:rPr>
          <w:t>R1-1805082</w:t>
        </w:r>
      </w:hyperlink>
      <w:r w:rsidR="00254752" w:rsidRPr="00254752">
        <w:rPr>
          <w:lang w:eastAsia="x-none"/>
        </w:rPr>
        <w:tab/>
        <w:t>Multistage MMSE scheme for low complexity NOMA receivers</w:t>
      </w:r>
      <w:r w:rsidR="00254752" w:rsidRPr="00254752">
        <w:rPr>
          <w:lang w:eastAsia="x-none"/>
        </w:rPr>
        <w:tab/>
        <w:t>ESA, AIRBUS DS SLC</w:t>
      </w:r>
    </w:p>
    <w:p w14:paraId="021AE973" w14:textId="77777777" w:rsidR="00254752" w:rsidRPr="00254752" w:rsidRDefault="00254752" w:rsidP="007719AC">
      <w:pPr>
        <w:pStyle w:val="Heading3"/>
      </w:pPr>
      <w:bookmarkStart w:id="5135" w:name="_Toc510867652"/>
      <w:bookmarkStart w:id="5136" w:name="_Toc514184722"/>
      <w:r w:rsidRPr="00254752">
        <w:t>Procedures related to NOMA</w:t>
      </w:r>
      <w:bookmarkEnd w:id="5135"/>
      <w:bookmarkEnd w:id="5136"/>
    </w:p>
    <w:p w14:paraId="1C600283" w14:textId="07D709BF" w:rsidR="00307D16" w:rsidRPr="00307D16" w:rsidRDefault="00603E09" w:rsidP="00307D16">
      <w:pPr>
        <w:ind w:left="720" w:hanging="720"/>
        <w:rPr>
          <w:b/>
          <w:lang w:eastAsia="x-none"/>
        </w:rPr>
      </w:pPr>
      <w:hyperlink r:id="rId2208" w:history="1">
        <w:r w:rsidR="00FE4C7E">
          <w:rPr>
            <w:rStyle w:val="Hyperlink"/>
            <w:b/>
            <w:lang w:eastAsia="x-none"/>
          </w:rPr>
          <w:t>R1-1803852</w:t>
        </w:r>
      </w:hyperlink>
      <w:r w:rsidR="00307D16" w:rsidRPr="00307D16">
        <w:rPr>
          <w:b/>
          <w:lang w:eastAsia="x-none"/>
        </w:rPr>
        <w:tab/>
        <w:t>Discussion on NOMA procedures</w:t>
      </w:r>
      <w:r w:rsidR="00307D16" w:rsidRPr="00307D16">
        <w:rPr>
          <w:b/>
          <w:lang w:eastAsia="x-none"/>
        </w:rPr>
        <w:tab/>
        <w:t>vivo</w:t>
      </w:r>
    </w:p>
    <w:p w14:paraId="72543EFD" w14:textId="6D879F64" w:rsidR="00307D16" w:rsidRPr="00307D16" w:rsidRDefault="00307D16" w:rsidP="0099597B">
      <w:pPr>
        <w:numPr>
          <w:ilvl w:val="0"/>
          <w:numId w:val="95"/>
        </w:numPr>
        <w:overflowPunct w:val="0"/>
        <w:autoSpaceDE w:val="0"/>
        <w:autoSpaceDN w:val="0"/>
        <w:adjustRightInd w:val="0"/>
        <w:spacing w:line="300" w:lineRule="auto"/>
        <w:contextualSpacing/>
        <w:jc w:val="both"/>
        <w:textAlignment w:val="baseline"/>
        <w:rPr>
          <w:rFonts w:ascii="Times New Roman" w:eastAsia="SimSun" w:hAnsi="Times New Roman"/>
          <w:szCs w:val="20"/>
          <w:lang w:eastAsia="zh-CN"/>
        </w:rPr>
      </w:pPr>
      <w:r w:rsidRPr="00307D16">
        <w:rPr>
          <w:rFonts w:ascii="Times New Roman" w:eastAsia="Times New Roman" w:hAnsi="Times New Roman"/>
          <w:szCs w:val="20"/>
        </w:rPr>
        <w:t xml:space="preserve">Proposal </w:t>
      </w:r>
      <w:r>
        <w:rPr>
          <w:rFonts w:ascii="Times New Roman" w:eastAsia="Times New Roman" w:hAnsi="Times New Roman"/>
          <w:szCs w:val="20"/>
        </w:rPr>
        <w:t>1</w:t>
      </w:r>
      <w:r w:rsidRPr="00307D16">
        <w:rPr>
          <w:rFonts w:ascii="Times New Roman" w:eastAsia="Times New Roman" w:hAnsi="Times New Roman"/>
          <w:szCs w:val="20"/>
        </w:rPr>
        <w:t>: For asynchronous UL transmission, both cell-specific and UE specific signalling should be allowed for MA signature pool configuration</w:t>
      </w:r>
      <w:r w:rsidRPr="00307D16">
        <w:rPr>
          <w:rFonts w:ascii="Times New Roman" w:eastAsia="SimSun" w:hAnsi="Times New Roman"/>
          <w:szCs w:val="20"/>
          <w:lang w:eastAsia="zh-CN"/>
        </w:rPr>
        <w:t>.</w:t>
      </w:r>
    </w:p>
    <w:p w14:paraId="25015344" w14:textId="77777777" w:rsidR="00307D16" w:rsidRPr="00307D16" w:rsidRDefault="00307D16" w:rsidP="0099597B">
      <w:pPr>
        <w:numPr>
          <w:ilvl w:val="0"/>
          <w:numId w:val="95"/>
        </w:numPr>
        <w:overflowPunct w:val="0"/>
        <w:autoSpaceDE w:val="0"/>
        <w:autoSpaceDN w:val="0"/>
        <w:adjustRightInd w:val="0"/>
        <w:spacing w:line="300" w:lineRule="auto"/>
        <w:contextualSpacing/>
        <w:jc w:val="both"/>
        <w:textAlignment w:val="baseline"/>
        <w:rPr>
          <w:rFonts w:ascii="Times New Roman" w:eastAsia="SimSun" w:hAnsi="Times New Roman"/>
          <w:szCs w:val="20"/>
          <w:lang w:eastAsia="zh-CN"/>
        </w:rPr>
      </w:pPr>
      <w:r w:rsidRPr="00307D16">
        <w:rPr>
          <w:rFonts w:ascii="Times New Roman" w:eastAsia="Times New Roman" w:hAnsi="Times New Roman"/>
          <w:szCs w:val="20"/>
        </w:rPr>
        <w:t xml:space="preserve">Proposal 2: The preambles used for UL transmission may need to be associated to UE ID. </w:t>
      </w:r>
    </w:p>
    <w:p w14:paraId="3EE42C26" w14:textId="77777777" w:rsidR="00307D16" w:rsidRPr="00307D16" w:rsidRDefault="00307D16" w:rsidP="0099597B">
      <w:pPr>
        <w:numPr>
          <w:ilvl w:val="1"/>
          <w:numId w:val="95"/>
        </w:numPr>
        <w:overflowPunct w:val="0"/>
        <w:autoSpaceDE w:val="0"/>
        <w:autoSpaceDN w:val="0"/>
        <w:adjustRightInd w:val="0"/>
        <w:spacing w:line="300" w:lineRule="auto"/>
        <w:contextualSpacing/>
        <w:jc w:val="both"/>
        <w:textAlignment w:val="baseline"/>
        <w:rPr>
          <w:rFonts w:ascii="Times New Roman" w:eastAsia="SimSun" w:hAnsi="Times New Roman"/>
          <w:szCs w:val="20"/>
          <w:lang w:eastAsia="zh-CN"/>
        </w:rPr>
      </w:pPr>
      <w:r w:rsidRPr="00307D16">
        <w:rPr>
          <w:rFonts w:ascii="Times New Roman" w:eastAsia="Times New Roman" w:hAnsi="Times New Roman"/>
          <w:szCs w:val="20"/>
        </w:rPr>
        <w:t>Mapping between preamble and DMRS could be limited to reduce Rx complexity.</w:t>
      </w:r>
    </w:p>
    <w:p w14:paraId="527E7C7B" w14:textId="77777777" w:rsidR="00307D16" w:rsidRPr="00307D16" w:rsidRDefault="00307D16" w:rsidP="0099597B">
      <w:pPr>
        <w:numPr>
          <w:ilvl w:val="1"/>
          <w:numId w:val="95"/>
        </w:numPr>
        <w:overflowPunct w:val="0"/>
        <w:autoSpaceDE w:val="0"/>
        <w:autoSpaceDN w:val="0"/>
        <w:adjustRightInd w:val="0"/>
        <w:spacing w:line="300" w:lineRule="auto"/>
        <w:contextualSpacing/>
        <w:jc w:val="both"/>
        <w:textAlignment w:val="baseline"/>
        <w:rPr>
          <w:rFonts w:ascii="Times New Roman" w:eastAsia="SimSun" w:hAnsi="Times New Roman"/>
          <w:szCs w:val="20"/>
          <w:lang w:eastAsia="zh-CN"/>
        </w:rPr>
      </w:pPr>
      <w:r w:rsidRPr="00307D16">
        <w:rPr>
          <w:rFonts w:ascii="Times New Roman" w:eastAsia="Times New Roman" w:hAnsi="Times New Roman"/>
          <w:szCs w:val="20"/>
        </w:rPr>
        <w:t>Mapping between DMRS and MA signature could be one to one to reduce Rx complexity.</w:t>
      </w:r>
    </w:p>
    <w:p w14:paraId="597A49E2" w14:textId="77777777" w:rsidR="00307D16" w:rsidRPr="00307D16" w:rsidRDefault="00307D16" w:rsidP="0099597B">
      <w:pPr>
        <w:numPr>
          <w:ilvl w:val="0"/>
          <w:numId w:val="95"/>
        </w:numPr>
        <w:overflowPunct w:val="0"/>
        <w:autoSpaceDE w:val="0"/>
        <w:autoSpaceDN w:val="0"/>
        <w:adjustRightInd w:val="0"/>
        <w:spacing w:line="300" w:lineRule="auto"/>
        <w:contextualSpacing/>
        <w:jc w:val="both"/>
        <w:textAlignment w:val="baseline"/>
        <w:rPr>
          <w:rFonts w:ascii="Times New Roman" w:eastAsia="Times New Roman" w:hAnsi="Times New Roman"/>
          <w:szCs w:val="20"/>
        </w:rPr>
      </w:pPr>
      <w:r w:rsidRPr="00307D16">
        <w:rPr>
          <w:rFonts w:ascii="Times New Roman" w:eastAsia="Times New Roman" w:hAnsi="Times New Roman"/>
          <w:szCs w:val="20"/>
        </w:rPr>
        <w:t xml:space="preserve">Proposal 3: To reduce false alarm, </w:t>
      </w:r>
      <w:r w:rsidRPr="00307D16">
        <w:rPr>
          <w:rFonts w:ascii="Times New Roman" w:eastAsia="Times New Roman" w:hAnsi="Times New Roman" w:hint="eastAsia"/>
          <w:szCs w:val="20"/>
        </w:rPr>
        <w:t>UE</w:t>
      </w:r>
      <w:r w:rsidRPr="00307D16">
        <w:rPr>
          <w:rFonts w:ascii="Times New Roman" w:eastAsia="Times New Roman" w:hAnsi="Times New Roman"/>
          <w:szCs w:val="20"/>
        </w:rPr>
        <w:t xml:space="preserve"> ID could be piggybacked in transmitted data in the following way</w:t>
      </w:r>
    </w:p>
    <w:p w14:paraId="43713CB7" w14:textId="77777777" w:rsidR="00307D16" w:rsidRPr="00307D16" w:rsidRDefault="00307D16" w:rsidP="0099597B">
      <w:pPr>
        <w:numPr>
          <w:ilvl w:val="0"/>
          <w:numId w:val="95"/>
        </w:numPr>
        <w:spacing w:line="300" w:lineRule="auto"/>
        <w:contextualSpacing/>
        <w:rPr>
          <w:rFonts w:ascii="Times New Roman" w:eastAsia="Times New Roman" w:hAnsi="Times New Roman"/>
          <w:szCs w:val="20"/>
        </w:rPr>
      </w:pPr>
      <w:r w:rsidRPr="00307D16">
        <w:rPr>
          <w:rFonts w:ascii="Times New Roman" w:eastAsia="Times New Roman" w:hAnsi="Times New Roman" w:hint="eastAsia"/>
          <w:szCs w:val="20"/>
        </w:rPr>
        <w:t>C</w:t>
      </w:r>
      <w:r w:rsidRPr="00307D16">
        <w:rPr>
          <w:rFonts w:ascii="Times New Roman" w:eastAsia="Times New Roman" w:hAnsi="Times New Roman"/>
          <w:szCs w:val="20"/>
        </w:rPr>
        <w:t>RC check</w:t>
      </w:r>
    </w:p>
    <w:p w14:paraId="6A331B9C" w14:textId="77777777" w:rsidR="00307D16" w:rsidRPr="00307D16" w:rsidRDefault="00307D16" w:rsidP="0099597B">
      <w:pPr>
        <w:numPr>
          <w:ilvl w:val="0"/>
          <w:numId w:val="95"/>
        </w:numPr>
        <w:spacing w:line="300" w:lineRule="auto"/>
        <w:contextualSpacing/>
        <w:rPr>
          <w:rFonts w:ascii="Times New Roman" w:eastAsia="Times New Roman" w:hAnsi="Times New Roman"/>
          <w:szCs w:val="20"/>
        </w:rPr>
      </w:pPr>
      <w:r w:rsidRPr="00307D16">
        <w:rPr>
          <w:rFonts w:ascii="Times New Roman" w:eastAsia="Times New Roman" w:hAnsi="Times New Roman"/>
          <w:szCs w:val="20"/>
        </w:rPr>
        <w:t>MAC CE</w:t>
      </w:r>
    </w:p>
    <w:p w14:paraId="45B7156D" w14:textId="77777777" w:rsidR="00307D16" w:rsidRPr="00307D16" w:rsidRDefault="00307D16" w:rsidP="0099597B">
      <w:pPr>
        <w:numPr>
          <w:ilvl w:val="0"/>
          <w:numId w:val="95"/>
        </w:numPr>
        <w:spacing w:line="300" w:lineRule="auto"/>
        <w:contextualSpacing/>
        <w:rPr>
          <w:rFonts w:ascii="Times New Roman" w:eastAsia="Times New Roman" w:hAnsi="Times New Roman"/>
          <w:szCs w:val="20"/>
        </w:rPr>
      </w:pPr>
      <w:r w:rsidRPr="00307D16">
        <w:rPr>
          <w:rFonts w:ascii="Times New Roman" w:eastAsia="Times New Roman" w:hAnsi="Times New Roman"/>
          <w:szCs w:val="20"/>
          <w:lang w:val="en-US"/>
        </w:rPr>
        <w:t>Proposal 4: Group-common DCI signalling could be used for HARQ ACK/NACK for NOMA transmission</w:t>
      </w:r>
    </w:p>
    <w:p w14:paraId="1BBDC3B4" w14:textId="77777777" w:rsidR="00307D16" w:rsidRPr="00307D16" w:rsidRDefault="00307D16" w:rsidP="0099597B">
      <w:pPr>
        <w:numPr>
          <w:ilvl w:val="0"/>
          <w:numId w:val="95"/>
        </w:numPr>
        <w:spacing w:line="300" w:lineRule="auto"/>
        <w:contextualSpacing/>
        <w:rPr>
          <w:rFonts w:ascii="Times New Roman" w:eastAsia="Times New Roman" w:hAnsi="Times New Roman"/>
          <w:szCs w:val="20"/>
        </w:rPr>
      </w:pPr>
      <w:r w:rsidRPr="00307D16">
        <w:rPr>
          <w:rFonts w:ascii="Times New Roman" w:eastAsia="Times New Roman" w:hAnsi="Times New Roman"/>
          <w:szCs w:val="20"/>
        </w:rPr>
        <w:t>The DCI field applicable to a specific UE is based on preambles selected.</w:t>
      </w:r>
    </w:p>
    <w:p w14:paraId="5A098058" w14:textId="77777777" w:rsidR="00307D16" w:rsidRPr="00307D16" w:rsidRDefault="00307D16" w:rsidP="0099597B">
      <w:pPr>
        <w:numPr>
          <w:ilvl w:val="0"/>
          <w:numId w:val="95"/>
        </w:numPr>
        <w:spacing w:line="300" w:lineRule="auto"/>
        <w:contextualSpacing/>
        <w:jc w:val="both"/>
        <w:rPr>
          <w:rFonts w:ascii="Times New Roman" w:eastAsia="Times New Roman" w:hAnsi="Times New Roman"/>
          <w:szCs w:val="20"/>
          <w:lang w:val="en-US"/>
        </w:rPr>
      </w:pPr>
      <w:r w:rsidRPr="00307D16">
        <w:rPr>
          <w:rFonts w:ascii="Times New Roman" w:eastAsia="Times New Roman" w:hAnsi="Times New Roman"/>
          <w:szCs w:val="20"/>
          <w:lang w:val="en-US"/>
        </w:rPr>
        <w:t>Proposal 5:  For pool-based MA signature allocation and selection, without explicit ACK/NACK signaling, UE should not assume correct transmission.</w:t>
      </w:r>
    </w:p>
    <w:p w14:paraId="398D9366" w14:textId="77777777" w:rsidR="00307D16" w:rsidRPr="00307D16" w:rsidRDefault="00307D16" w:rsidP="0099597B">
      <w:pPr>
        <w:numPr>
          <w:ilvl w:val="1"/>
          <w:numId w:val="95"/>
        </w:numPr>
        <w:spacing w:line="300" w:lineRule="auto"/>
        <w:contextualSpacing/>
        <w:jc w:val="both"/>
        <w:rPr>
          <w:rFonts w:ascii="Times New Roman" w:eastAsia="Times New Roman" w:hAnsi="Times New Roman"/>
          <w:szCs w:val="20"/>
        </w:rPr>
      </w:pPr>
      <w:r w:rsidRPr="00307D16">
        <w:rPr>
          <w:rFonts w:ascii="Times New Roman" w:eastAsia="Times New Roman" w:hAnsi="Times New Roman"/>
          <w:szCs w:val="20"/>
          <w:lang w:val="en-US"/>
        </w:rPr>
        <w:t>OMA resources could be scheduled for retransmission and share the same HARQ process ID as previous NOMA transmission.</w:t>
      </w:r>
    </w:p>
    <w:p w14:paraId="075C8B52" w14:textId="77777777" w:rsidR="00307D16" w:rsidRPr="00307D16" w:rsidRDefault="00307D16" w:rsidP="0099597B">
      <w:pPr>
        <w:numPr>
          <w:ilvl w:val="0"/>
          <w:numId w:val="95"/>
        </w:numPr>
        <w:spacing w:line="300" w:lineRule="auto"/>
        <w:contextualSpacing/>
        <w:jc w:val="both"/>
        <w:rPr>
          <w:rFonts w:ascii="Times New Roman" w:eastAsia="Times New Roman" w:hAnsi="Times New Roman"/>
          <w:szCs w:val="20"/>
        </w:rPr>
      </w:pPr>
      <w:r w:rsidRPr="00307D16">
        <w:rPr>
          <w:rFonts w:ascii="Times New Roman" w:eastAsia="Times New Roman" w:hAnsi="Times New Roman"/>
          <w:szCs w:val="20"/>
          <w:lang w:val="en-US"/>
        </w:rPr>
        <w:t>Proposal 6: For synchronous UL transmission, pool-based based MA signature allocation and selection should also be supported.</w:t>
      </w:r>
    </w:p>
    <w:p w14:paraId="04598569" w14:textId="77777777" w:rsidR="00307D16" w:rsidRPr="00307D16" w:rsidRDefault="00307D16" w:rsidP="0099597B">
      <w:pPr>
        <w:numPr>
          <w:ilvl w:val="0"/>
          <w:numId w:val="95"/>
        </w:numPr>
        <w:spacing w:line="300" w:lineRule="auto"/>
        <w:contextualSpacing/>
        <w:jc w:val="both"/>
        <w:rPr>
          <w:rFonts w:ascii="Times New Roman" w:eastAsia="Times New Roman" w:hAnsi="Times New Roman"/>
          <w:szCs w:val="20"/>
        </w:rPr>
      </w:pPr>
      <w:r w:rsidRPr="00307D16">
        <w:rPr>
          <w:rFonts w:ascii="Times New Roman" w:eastAsia="Times New Roman" w:hAnsi="Times New Roman"/>
          <w:szCs w:val="20"/>
          <w:lang w:val="en-US"/>
        </w:rPr>
        <w:t xml:space="preserve">Proposal 7:  For synchronous UL transmission, Preambles like what is used by asynchronous UL transmission could also be used for synchronous UL transmission for the network to identify the UE. </w:t>
      </w:r>
    </w:p>
    <w:p w14:paraId="795FBE98" w14:textId="77777777" w:rsidR="00307D16" w:rsidRPr="00307D16" w:rsidRDefault="00307D16" w:rsidP="0099597B">
      <w:pPr>
        <w:numPr>
          <w:ilvl w:val="1"/>
          <w:numId w:val="95"/>
        </w:numPr>
        <w:spacing w:line="300" w:lineRule="auto"/>
        <w:contextualSpacing/>
        <w:jc w:val="both"/>
        <w:rPr>
          <w:rFonts w:ascii="Times New Roman" w:eastAsia="Times New Roman" w:hAnsi="Times New Roman"/>
          <w:szCs w:val="20"/>
        </w:rPr>
      </w:pPr>
      <w:r w:rsidRPr="00307D16">
        <w:rPr>
          <w:rFonts w:ascii="Times New Roman" w:eastAsia="Times New Roman" w:hAnsi="Times New Roman"/>
          <w:szCs w:val="20"/>
          <w:lang w:val="en-US"/>
        </w:rPr>
        <w:t>DMRS and MA signature are both pool based and MA signature could be indexed by DMRS port or configuration index</w:t>
      </w:r>
    </w:p>
    <w:p w14:paraId="691FC8EC" w14:textId="77777777" w:rsidR="00307D16" w:rsidRPr="00307D16" w:rsidRDefault="00307D16" w:rsidP="0099597B">
      <w:pPr>
        <w:numPr>
          <w:ilvl w:val="0"/>
          <w:numId w:val="95"/>
        </w:numPr>
        <w:spacing w:line="300" w:lineRule="auto"/>
        <w:contextualSpacing/>
        <w:jc w:val="both"/>
        <w:rPr>
          <w:rFonts w:ascii="Times New Roman" w:eastAsia="Times New Roman" w:hAnsi="Times New Roman"/>
          <w:szCs w:val="20"/>
        </w:rPr>
      </w:pPr>
      <w:r w:rsidRPr="00307D16">
        <w:rPr>
          <w:rFonts w:ascii="Times New Roman" w:eastAsia="Times New Roman" w:hAnsi="Times New Roman"/>
          <w:szCs w:val="20"/>
          <w:lang w:val="en-US"/>
        </w:rPr>
        <w:t>Proposal 8:  For pool-based MA signature allocation and selection, if preambles are not transmitted DMRS should be one to one mapped to a specific UE ID for UL detection.</w:t>
      </w:r>
    </w:p>
    <w:p w14:paraId="036C01BF" w14:textId="77777777" w:rsidR="00307D16" w:rsidRPr="00307D16" w:rsidRDefault="00307D16" w:rsidP="0099597B">
      <w:pPr>
        <w:numPr>
          <w:ilvl w:val="1"/>
          <w:numId w:val="95"/>
        </w:numPr>
        <w:spacing w:line="300" w:lineRule="auto"/>
        <w:contextualSpacing/>
        <w:jc w:val="both"/>
        <w:rPr>
          <w:rFonts w:ascii="Times New Roman" w:eastAsia="Times New Roman" w:hAnsi="Times New Roman"/>
          <w:szCs w:val="20"/>
          <w:lang w:val="en-US"/>
        </w:rPr>
      </w:pPr>
      <w:r w:rsidRPr="00307D16">
        <w:rPr>
          <w:rFonts w:ascii="Times New Roman" w:eastAsia="Times New Roman" w:hAnsi="Times New Roman" w:hint="eastAsia"/>
          <w:szCs w:val="20"/>
          <w:lang w:val="en-US"/>
        </w:rPr>
        <w:t>T</w:t>
      </w:r>
      <w:r w:rsidRPr="00307D16">
        <w:rPr>
          <w:rFonts w:ascii="Times New Roman" w:eastAsia="Times New Roman" w:hAnsi="Times New Roman"/>
          <w:szCs w:val="20"/>
          <w:lang w:val="en-US"/>
        </w:rPr>
        <w:t>o reduce Rx complexity, the mapping between MA signature and UE ID could be limited through configuration.</w:t>
      </w:r>
    </w:p>
    <w:p w14:paraId="1EFF54B1" w14:textId="2CD85A24" w:rsidR="00307D16" w:rsidRPr="00307D16" w:rsidRDefault="00307D16" w:rsidP="0099597B">
      <w:pPr>
        <w:numPr>
          <w:ilvl w:val="0"/>
          <w:numId w:val="95"/>
        </w:numPr>
        <w:spacing w:line="300" w:lineRule="auto"/>
        <w:contextualSpacing/>
        <w:rPr>
          <w:rFonts w:ascii="Times New Roman" w:eastAsia="Times New Roman" w:hAnsi="Times New Roman"/>
          <w:szCs w:val="20"/>
        </w:rPr>
      </w:pPr>
      <w:r w:rsidRPr="00307D16">
        <w:rPr>
          <w:rFonts w:ascii="Times New Roman" w:eastAsia="Times New Roman" w:hAnsi="Times New Roman"/>
          <w:szCs w:val="20"/>
          <w:lang w:val="en-US"/>
        </w:rPr>
        <w:t>Proposal 9:  Group common DCI signaling for ACK/NACK and OMA based retransmission could also be used for synchronous UL transmission.</w:t>
      </w:r>
    </w:p>
    <w:p w14:paraId="40A6D3C4" w14:textId="314351B1" w:rsidR="00307D16" w:rsidRDefault="00307D16" w:rsidP="00307D16">
      <w:r w:rsidRPr="00777035">
        <w:rPr>
          <w:b/>
        </w:rPr>
        <w:t xml:space="preserve">Decision: </w:t>
      </w:r>
      <w:r w:rsidRPr="00777035">
        <w:t xml:space="preserve">The document is </w:t>
      </w:r>
      <w:r>
        <w:t>note</w:t>
      </w:r>
      <w:r w:rsidRPr="00777035">
        <w:t>d.</w:t>
      </w:r>
    </w:p>
    <w:p w14:paraId="14461674" w14:textId="41B51621" w:rsidR="00307D16" w:rsidRDefault="00307D16" w:rsidP="00307D16"/>
    <w:p w14:paraId="53D42E99" w14:textId="7997BA1A" w:rsidR="00C120ED" w:rsidRPr="00C120ED" w:rsidRDefault="00603E09" w:rsidP="00C120ED">
      <w:pPr>
        <w:ind w:left="720" w:hanging="720"/>
        <w:rPr>
          <w:b/>
          <w:lang w:eastAsia="x-none"/>
        </w:rPr>
      </w:pPr>
      <w:hyperlink r:id="rId2209" w:history="1">
        <w:r w:rsidR="00FE4C7E">
          <w:rPr>
            <w:rStyle w:val="Hyperlink"/>
            <w:b/>
            <w:lang w:eastAsia="x-none"/>
          </w:rPr>
          <w:t>R1-1804398</w:t>
        </w:r>
      </w:hyperlink>
      <w:r w:rsidR="00C120ED" w:rsidRPr="00C120ED">
        <w:rPr>
          <w:b/>
          <w:lang w:eastAsia="x-none"/>
        </w:rPr>
        <w:tab/>
        <w:t>Procedures related consideration to NOMA</w:t>
      </w:r>
      <w:r w:rsidR="00C120ED" w:rsidRPr="00C120ED">
        <w:rPr>
          <w:b/>
          <w:lang w:eastAsia="x-none"/>
        </w:rPr>
        <w:tab/>
        <w:t>Samsung</w:t>
      </w:r>
    </w:p>
    <w:p w14:paraId="2A7FDD42" w14:textId="146288DE" w:rsidR="00C120ED" w:rsidRPr="00C120ED" w:rsidRDefault="00C120ED" w:rsidP="0099597B">
      <w:pPr>
        <w:pStyle w:val="ListParagraph"/>
        <w:numPr>
          <w:ilvl w:val="0"/>
          <w:numId w:val="96"/>
        </w:numPr>
        <w:spacing w:after="0"/>
        <w:rPr>
          <w:lang w:eastAsia="zh-CN"/>
        </w:rPr>
      </w:pPr>
      <w:r w:rsidRPr="00C120ED">
        <w:rPr>
          <w:rFonts w:hint="eastAsia"/>
          <w:lang w:eastAsia="zh-CN"/>
        </w:rPr>
        <w:t xml:space="preserve">Observation 1: the Alt.1 of grant free transmission </w:t>
      </w:r>
      <w:r>
        <w:rPr>
          <w:lang w:eastAsia="zh-CN"/>
        </w:rPr>
        <w:t>(</w:t>
      </w:r>
      <w:r w:rsidRPr="00C120ED">
        <w:rPr>
          <w:lang w:eastAsia="zh-CN"/>
        </w:rPr>
        <w:t>viewed as being similar to SPS transmission, where multiple access (MA) resources are pre-assigned/pre-configured to UEs, and the MA signatures pool shared by UEs are actually transparent to UE</w:t>
      </w:r>
      <w:r>
        <w:rPr>
          <w:lang w:eastAsia="zh-CN"/>
        </w:rPr>
        <w:t xml:space="preserve">) </w:t>
      </w:r>
      <w:r w:rsidRPr="00C120ED">
        <w:rPr>
          <w:rFonts w:hint="eastAsia"/>
          <w:lang w:eastAsia="zh-CN"/>
        </w:rPr>
        <w:t xml:space="preserve">can have gNB </w:t>
      </w:r>
      <w:r w:rsidRPr="00C120ED">
        <w:rPr>
          <w:lang w:eastAsia="zh-CN"/>
        </w:rPr>
        <w:t>controllable</w:t>
      </w:r>
      <w:r w:rsidRPr="00C120ED">
        <w:rPr>
          <w:rFonts w:hint="eastAsia"/>
          <w:lang w:eastAsia="zh-CN"/>
        </w:rPr>
        <w:t xml:space="preserve"> </w:t>
      </w:r>
      <w:r w:rsidRPr="00C120ED">
        <w:rPr>
          <w:lang w:eastAsia="zh-CN"/>
        </w:rPr>
        <w:t>collision</w:t>
      </w:r>
      <w:r w:rsidRPr="00C120ED">
        <w:rPr>
          <w:rFonts w:hint="eastAsia"/>
          <w:lang w:eastAsia="zh-CN"/>
        </w:rPr>
        <w:t xml:space="preserve"> of MA signature. </w:t>
      </w:r>
    </w:p>
    <w:p w14:paraId="0657F4E9" w14:textId="77777777" w:rsidR="00C120ED" w:rsidRPr="00C120ED" w:rsidRDefault="00C120ED" w:rsidP="0099597B">
      <w:pPr>
        <w:pStyle w:val="ListParagraph"/>
        <w:numPr>
          <w:ilvl w:val="0"/>
          <w:numId w:val="96"/>
        </w:numPr>
        <w:spacing w:after="0"/>
        <w:rPr>
          <w:lang w:val="en-US"/>
        </w:rPr>
      </w:pPr>
      <w:r w:rsidRPr="00C120ED">
        <w:rPr>
          <w:rFonts w:hint="eastAsia"/>
        </w:rPr>
        <w:t xml:space="preserve">Observation </w:t>
      </w:r>
      <w:r w:rsidRPr="00C120ED">
        <w:rPr>
          <w:rFonts w:hint="eastAsia"/>
          <w:lang w:eastAsia="zh-CN"/>
        </w:rPr>
        <w:t>2</w:t>
      </w:r>
      <w:r w:rsidRPr="00C120ED">
        <w:rPr>
          <w:rFonts w:hint="eastAsia"/>
        </w:rPr>
        <w:t>:</w:t>
      </w:r>
      <w:r w:rsidRPr="00C120ED">
        <w:t xml:space="preserve"> </w:t>
      </w:r>
      <w:r w:rsidRPr="00C120ED">
        <w:rPr>
          <w:rFonts w:hint="eastAsia"/>
        </w:rPr>
        <w:t xml:space="preserve">HARQ retransmission </w:t>
      </w:r>
      <w:r w:rsidRPr="00C120ED">
        <w:t>can be supported for contention based non-orthogonal multiple access, e.g. by</w:t>
      </w:r>
      <w:r w:rsidRPr="00C120ED">
        <w:rPr>
          <w:rFonts w:hint="eastAsia"/>
        </w:rPr>
        <w:t xml:space="preserve"> </w:t>
      </w:r>
      <w:r w:rsidRPr="00C120ED">
        <w:t>explicit signalling or by resource partitioning and mapping, for identifying initial transmission and associated retransmission</w:t>
      </w:r>
      <w:r w:rsidRPr="00C120ED">
        <w:rPr>
          <w:rFonts w:hint="eastAsia"/>
        </w:rPr>
        <w:t>(s)</w:t>
      </w:r>
      <w:r w:rsidRPr="00C120ED">
        <w:rPr>
          <w:rFonts w:hint="eastAsia"/>
          <w:lang w:val="en-US"/>
        </w:rPr>
        <w:t>.</w:t>
      </w:r>
    </w:p>
    <w:p w14:paraId="775B5081" w14:textId="77777777" w:rsidR="00C120ED" w:rsidRPr="00C120ED" w:rsidRDefault="00C120ED" w:rsidP="0099597B">
      <w:pPr>
        <w:pStyle w:val="ListParagraph"/>
        <w:numPr>
          <w:ilvl w:val="0"/>
          <w:numId w:val="96"/>
        </w:numPr>
        <w:spacing w:after="0"/>
        <w:rPr>
          <w:lang w:eastAsia="ko-KR"/>
        </w:rPr>
      </w:pPr>
      <w:r w:rsidRPr="00C120ED">
        <w:rPr>
          <w:rFonts w:hint="eastAsia"/>
        </w:rPr>
        <w:t xml:space="preserve">Observation </w:t>
      </w:r>
      <w:r w:rsidRPr="00C120ED">
        <w:rPr>
          <w:rFonts w:hint="eastAsia"/>
          <w:lang w:eastAsia="zh-CN"/>
        </w:rPr>
        <w:t>3</w:t>
      </w:r>
      <w:r w:rsidRPr="00C120ED">
        <w:rPr>
          <w:rFonts w:hint="eastAsia"/>
        </w:rPr>
        <w:t xml:space="preserve">: </w:t>
      </w:r>
      <w:r w:rsidRPr="00C120ED">
        <w:t>Link adaptation with explicit/implicit</w:t>
      </w:r>
      <w:r w:rsidRPr="00C120ED">
        <w:rPr>
          <w:rFonts w:hint="eastAsia"/>
        </w:rPr>
        <w:t xml:space="preserve"> </w:t>
      </w:r>
      <w:r w:rsidRPr="00C120ED">
        <w:t>MCS signalling can be supported by, e.g. resource partitioning, for grant-free non-orthogonal multiple access.</w:t>
      </w:r>
    </w:p>
    <w:p w14:paraId="052C581B" w14:textId="77777777" w:rsidR="00C120ED" w:rsidRPr="00C120ED" w:rsidRDefault="00C120ED" w:rsidP="0099597B">
      <w:pPr>
        <w:pStyle w:val="ListParagraph"/>
        <w:numPr>
          <w:ilvl w:val="0"/>
          <w:numId w:val="96"/>
        </w:numPr>
        <w:spacing w:after="0"/>
        <w:rPr>
          <w:lang w:eastAsia="zh-CN"/>
        </w:rPr>
      </w:pPr>
      <w:r w:rsidRPr="00C120ED">
        <w:rPr>
          <w:rFonts w:hint="eastAsia"/>
        </w:rPr>
        <w:t xml:space="preserve">Observation </w:t>
      </w:r>
      <w:r w:rsidRPr="00C120ED">
        <w:rPr>
          <w:rFonts w:hint="eastAsia"/>
          <w:lang w:eastAsia="zh-CN"/>
        </w:rPr>
        <w:t>4</w:t>
      </w:r>
      <w:r w:rsidRPr="00C120ED">
        <w:rPr>
          <w:rFonts w:hint="eastAsia"/>
        </w:rPr>
        <w:t>:</w:t>
      </w:r>
      <w:r w:rsidRPr="00C120ED">
        <w:rPr>
          <w:rFonts w:hint="eastAsia"/>
          <w:lang w:eastAsia="ko-KR"/>
        </w:rPr>
        <w:t xml:space="preserve"> Enhanced DMRS design </w:t>
      </w:r>
      <w:r w:rsidRPr="00C120ED">
        <w:rPr>
          <w:lang w:eastAsia="ko-KR"/>
        </w:rPr>
        <w:t>should</w:t>
      </w:r>
      <w:r w:rsidRPr="00C120ED">
        <w:rPr>
          <w:rFonts w:hint="eastAsia"/>
          <w:lang w:eastAsia="ko-KR"/>
        </w:rPr>
        <w:t xml:space="preserve"> be studied for improving channel estimation performance and the UE-detection.</w:t>
      </w:r>
    </w:p>
    <w:p w14:paraId="113CC560" w14:textId="77777777" w:rsidR="00C120ED" w:rsidRPr="00C120ED" w:rsidRDefault="00C120ED" w:rsidP="0099597B">
      <w:pPr>
        <w:pStyle w:val="ListParagraph"/>
        <w:numPr>
          <w:ilvl w:val="0"/>
          <w:numId w:val="96"/>
        </w:numPr>
        <w:spacing w:after="0"/>
        <w:rPr>
          <w:lang w:val="en-US" w:eastAsia="ko-KR"/>
        </w:rPr>
      </w:pPr>
      <w:r w:rsidRPr="00C120ED">
        <w:rPr>
          <w:rFonts w:hint="eastAsia"/>
          <w:lang w:eastAsia="ko-KR"/>
        </w:rPr>
        <w:t>Observation</w:t>
      </w:r>
      <w:r w:rsidRPr="00C120ED">
        <w:rPr>
          <w:rFonts w:hint="eastAsia"/>
        </w:rPr>
        <w:t xml:space="preserve"> </w:t>
      </w:r>
      <w:r w:rsidRPr="00C120ED">
        <w:rPr>
          <w:rFonts w:hint="eastAsia"/>
          <w:lang w:eastAsia="zh-CN"/>
        </w:rPr>
        <w:t>5</w:t>
      </w:r>
      <w:r w:rsidRPr="00C120ED">
        <w:rPr>
          <w:rFonts w:hint="eastAsia"/>
          <w:lang w:val="en-US"/>
        </w:rPr>
        <w:t xml:space="preserve">: </w:t>
      </w:r>
      <w:r w:rsidRPr="00C120ED">
        <w:rPr>
          <w:rFonts w:hint="eastAsia"/>
          <w:lang w:val="en-US" w:eastAsia="ko-KR"/>
        </w:rPr>
        <w:t xml:space="preserve">Dynamic </w:t>
      </w:r>
      <w:r w:rsidRPr="00C120ED">
        <w:rPr>
          <w:lang w:val="en-US" w:eastAsia="ko-KR"/>
        </w:rPr>
        <w:t>switching</w:t>
      </w:r>
      <w:r w:rsidRPr="00C120ED">
        <w:rPr>
          <w:rFonts w:hint="eastAsia"/>
          <w:lang w:val="en-US" w:eastAsia="ko-KR"/>
        </w:rPr>
        <w:t xml:space="preserve"> between OMA and NoMA can be considered for grant-based </w:t>
      </w:r>
      <w:r w:rsidRPr="00C120ED">
        <w:rPr>
          <w:rFonts w:hint="eastAsia"/>
          <w:lang w:val="en-US"/>
        </w:rPr>
        <w:t>non-orthogonal multiple access</w:t>
      </w:r>
      <w:r w:rsidRPr="00C120ED">
        <w:rPr>
          <w:rFonts w:hint="eastAsia"/>
          <w:lang w:val="en-US" w:eastAsia="ko-KR"/>
        </w:rPr>
        <w:t>.</w:t>
      </w:r>
    </w:p>
    <w:p w14:paraId="636CA4E0" w14:textId="77777777" w:rsidR="00C120ED" w:rsidRPr="00C120ED" w:rsidRDefault="00C120ED" w:rsidP="0099597B">
      <w:pPr>
        <w:pStyle w:val="ListParagraph"/>
        <w:numPr>
          <w:ilvl w:val="0"/>
          <w:numId w:val="96"/>
        </w:numPr>
        <w:spacing w:after="0"/>
        <w:rPr>
          <w:rFonts w:eastAsia="Malgun Gothic"/>
          <w:color w:val="000000"/>
          <w:lang w:val="en-US" w:eastAsia="ko-KR"/>
        </w:rPr>
      </w:pPr>
      <w:r w:rsidRPr="00C120ED">
        <w:rPr>
          <w:rFonts w:hint="eastAsia"/>
          <w:lang w:eastAsia="ko-KR"/>
        </w:rPr>
        <w:lastRenderedPageBreak/>
        <w:t>Observation</w:t>
      </w:r>
      <w:r w:rsidRPr="00C120ED">
        <w:rPr>
          <w:rFonts w:hint="eastAsia"/>
        </w:rPr>
        <w:t xml:space="preserve"> </w:t>
      </w:r>
      <w:r w:rsidRPr="00C120ED">
        <w:rPr>
          <w:rFonts w:hint="eastAsia"/>
          <w:lang w:eastAsia="zh-CN"/>
        </w:rPr>
        <w:t>6</w:t>
      </w:r>
      <w:r w:rsidRPr="00C120ED">
        <w:rPr>
          <w:rFonts w:hint="eastAsia"/>
          <w:lang w:val="en-US"/>
        </w:rPr>
        <w:t xml:space="preserve">: </w:t>
      </w:r>
      <w:r w:rsidRPr="00C120ED">
        <w:rPr>
          <w:rFonts w:hint="eastAsia"/>
          <w:lang w:val="en-US" w:eastAsia="ko-KR"/>
        </w:rPr>
        <w:t xml:space="preserve">Dynamic resource allocation is group-common information for grant-based </w:t>
      </w:r>
      <w:r w:rsidRPr="00C120ED">
        <w:rPr>
          <w:rFonts w:hint="eastAsia"/>
          <w:lang w:val="en-US"/>
        </w:rPr>
        <w:t>non-orthogonal multiple access</w:t>
      </w:r>
      <w:r w:rsidRPr="00C120ED">
        <w:rPr>
          <w:rFonts w:hint="eastAsia"/>
          <w:lang w:val="en-US" w:eastAsia="ko-KR"/>
        </w:rPr>
        <w:t>.</w:t>
      </w:r>
    </w:p>
    <w:p w14:paraId="59FE1DA2" w14:textId="77777777" w:rsidR="00C120ED" w:rsidRPr="00C120ED" w:rsidRDefault="00C120ED" w:rsidP="0099597B">
      <w:pPr>
        <w:pStyle w:val="ListParagraph"/>
        <w:numPr>
          <w:ilvl w:val="0"/>
          <w:numId w:val="96"/>
        </w:numPr>
        <w:spacing w:after="0"/>
        <w:rPr>
          <w:lang w:val="en-US" w:eastAsia="ko-KR"/>
        </w:rPr>
      </w:pPr>
      <w:r w:rsidRPr="00C120ED">
        <w:rPr>
          <w:rFonts w:hint="eastAsia"/>
          <w:lang w:eastAsia="zh-CN"/>
        </w:rPr>
        <w:t xml:space="preserve">Proposal 1: </w:t>
      </w:r>
      <w:r w:rsidRPr="00C120ED">
        <w:rPr>
          <w:rFonts w:hint="eastAsia"/>
          <w:lang w:val="en-US"/>
        </w:rPr>
        <w:t xml:space="preserve">Means to support </w:t>
      </w:r>
      <w:r w:rsidRPr="00C120ED">
        <w:rPr>
          <w:rFonts w:hint="eastAsia"/>
          <w:lang w:val="en-US" w:eastAsia="zh-CN"/>
        </w:rPr>
        <w:t>grant-free alt.1 can</w:t>
      </w:r>
      <w:r w:rsidRPr="00C120ED">
        <w:rPr>
          <w:rFonts w:hint="eastAsia"/>
          <w:lang w:val="en-US"/>
        </w:rPr>
        <w:t xml:space="preserve"> be studied for grant-free/contention based non-orthogonal multiple access.</w:t>
      </w:r>
    </w:p>
    <w:p w14:paraId="04C3BE26" w14:textId="77777777" w:rsidR="00C120ED" w:rsidRPr="00C120ED" w:rsidRDefault="00C120ED" w:rsidP="0099597B">
      <w:pPr>
        <w:pStyle w:val="ListParagraph"/>
        <w:numPr>
          <w:ilvl w:val="0"/>
          <w:numId w:val="96"/>
        </w:numPr>
        <w:spacing w:after="0"/>
        <w:rPr>
          <w:lang w:val="en-US" w:eastAsia="ko-KR"/>
        </w:rPr>
      </w:pPr>
      <w:r w:rsidRPr="00C120ED">
        <w:rPr>
          <w:rFonts w:hint="eastAsia"/>
        </w:rPr>
        <w:t xml:space="preserve">Proposal </w:t>
      </w:r>
      <w:r w:rsidRPr="00C120ED">
        <w:rPr>
          <w:rFonts w:hint="eastAsia"/>
          <w:lang w:eastAsia="zh-CN"/>
        </w:rPr>
        <w:t>2</w:t>
      </w:r>
      <w:r w:rsidRPr="00C120ED">
        <w:rPr>
          <w:rFonts w:hint="eastAsia"/>
          <w:lang w:val="en-US"/>
        </w:rPr>
        <w:t>: Means to support HARQ re-transmission should be studied for grant-free/contention based non-orthogonal multiple access.</w:t>
      </w:r>
    </w:p>
    <w:p w14:paraId="646279AA" w14:textId="77777777" w:rsidR="00C120ED" w:rsidRPr="00C120ED" w:rsidRDefault="00C120ED" w:rsidP="0099597B">
      <w:pPr>
        <w:pStyle w:val="ListParagraph"/>
        <w:numPr>
          <w:ilvl w:val="0"/>
          <w:numId w:val="96"/>
        </w:numPr>
        <w:spacing w:after="0"/>
        <w:rPr>
          <w:lang w:val="en-US"/>
        </w:rPr>
      </w:pPr>
      <w:r w:rsidRPr="00C120ED">
        <w:rPr>
          <w:rFonts w:hint="eastAsia"/>
        </w:rPr>
        <w:t xml:space="preserve">Proposal </w:t>
      </w:r>
      <w:r w:rsidRPr="00C120ED">
        <w:rPr>
          <w:rFonts w:hint="eastAsia"/>
          <w:lang w:eastAsia="zh-CN"/>
        </w:rPr>
        <w:t>3</w:t>
      </w:r>
      <w:r w:rsidRPr="00C120ED">
        <w:rPr>
          <w:rFonts w:hint="eastAsia"/>
          <w:lang w:val="en-US"/>
        </w:rPr>
        <w:t xml:space="preserve">: Means to support link </w:t>
      </w:r>
      <w:r w:rsidRPr="00C120ED">
        <w:rPr>
          <w:lang w:val="en-US"/>
        </w:rPr>
        <w:t>adaptation</w:t>
      </w:r>
      <w:r w:rsidRPr="00C120ED">
        <w:rPr>
          <w:rFonts w:hint="eastAsia"/>
          <w:lang w:val="en-US"/>
        </w:rPr>
        <w:t xml:space="preserve"> should be studied for grant-free/contention based non-orthogonal multiple access.</w:t>
      </w:r>
    </w:p>
    <w:p w14:paraId="78C7FA1E" w14:textId="77777777" w:rsidR="00C120ED" w:rsidRDefault="00C120ED" w:rsidP="00C120ED">
      <w:r w:rsidRPr="00777035">
        <w:rPr>
          <w:b/>
        </w:rPr>
        <w:t xml:space="preserve">Decision: </w:t>
      </w:r>
      <w:r w:rsidRPr="00777035">
        <w:t xml:space="preserve">The document is </w:t>
      </w:r>
      <w:r>
        <w:t>note</w:t>
      </w:r>
      <w:r w:rsidRPr="00777035">
        <w:t>d.</w:t>
      </w:r>
    </w:p>
    <w:p w14:paraId="44A93178" w14:textId="0072F3F7" w:rsidR="00C120ED" w:rsidRDefault="00C120ED" w:rsidP="00307D16"/>
    <w:p w14:paraId="5908D0A3" w14:textId="38441F36" w:rsidR="000630C1" w:rsidRPr="000630C1" w:rsidRDefault="00603E09" w:rsidP="000630C1">
      <w:pPr>
        <w:ind w:left="720" w:hanging="720"/>
        <w:rPr>
          <w:b/>
          <w:lang w:eastAsia="x-none"/>
        </w:rPr>
      </w:pPr>
      <w:hyperlink r:id="rId2210" w:history="1">
        <w:r w:rsidR="00FE4C7E">
          <w:rPr>
            <w:rStyle w:val="Hyperlink"/>
            <w:b/>
            <w:lang w:eastAsia="x-none"/>
          </w:rPr>
          <w:t>R1-1805067</w:t>
        </w:r>
      </w:hyperlink>
      <w:r w:rsidR="000630C1" w:rsidRPr="000630C1">
        <w:rPr>
          <w:b/>
          <w:lang w:eastAsia="x-none"/>
        </w:rPr>
        <w:tab/>
        <w:t>Initial views on procedures related to NOMA</w:t>
      </w:r>
      <w:r w:rsidR="000630C1" w:rsidRPr="000630C1">
        <w:rPr>
          <w:b/>
          <w:lang w:eastAsia="x-none"/>
        </w:rPr>
        <w:tab/>
        <w:t>NTT DOCOMO, INC.</w:t>
      </w:r>
    </w:p>
    <w:p w14:paraId="20D2FD16" w14:textId="77777777" w:rsidR="000630C1" w:rsidRPr="000630C1" w:rsidRDefault="000630C1" w:rsidP="0099597B">
      <w:pPr>
        <w:pStyle w:val="ListParagraph"/>
        <w:numPr>
          <w:ilvl w:val="0"/>
          <w:numId w:val="97"/>
        </w:numPr>
        <w:spacing w:after="0"/>
        <w:ind w:left="714" w:hanging="357"/>
        <w:rPr>
          <w:lang w:val="en-US" w:eastAsia="zh-CN"/>
        </w:rPr>
      </w:pPr>
      <w:r w:rsidRPr="000630C1">
        <w:rPr>
          <w:rFonts w:hint="eastAsia"/>
          <w:lang w:val="en-US" w:eastAsia="zh-CN"/>
        </w:rPr>
        <w:t xml:space="preserve">Proposal 1: </w:t>
      </w:r>
    </w:p>
    <w:p w14:paraId="5943FBCC" w14:textId="77777777" w:rsidR="000630C1" w:rsidRPr="000630C1" w:rsidRDefault="000630C1" w:rsidP="0099597B">
      <w:pPr>
        <w:pStyle w:val="ListParagraph"/>
        <w:numPr>
          <w:ilvl w:val="1"/>
          <w:numId w:val="97"/>
        </w:numPr>
        <w:spacing w:after="0"/>
        <w:rPr>
          <w:lang w:val="en-US" w:eastAsia="zh-CN"/>
        </w:rPr>
      </w:pPr>
      <w:r w:rsidRPr="000630C1">
        <w:rPr>
          <w:lang w:val="en-US" w:eastAsia="zh-CN"/>
        </w:rPr>
        <w:t>G</w:t>
      </w:r>
      <w:r w:rsidRPr="000630C1">
        <w:rPr>
          <w:rFonts w:hint="eastAsia"/>
          <w:lang w:val="en-US" w:eastAsia="zh-CN"/>
        </w:rPr>
        <w:t>rant-f</w:t>
      </w:r>
      <w:r w:rsidRPr="000630C1">
        <w:rPr>
          <w:lang w:val="en-US" w:eastAsia="zh-CN"/>
        </w:rPr>
        <w:t>ree based NOMA is supported at least for mMTC scenario</w:t>
      </w:r>
    </w:p>
    <w:p w14:paraId="201FB3E7" w14:textId="77777777" w:rsidR="000630C1" w:rsidRPr="000630C1" w:rsidRDefault="000630C1" w:rsidP="0099597B">
      <w:pPr>
        <w:pStyle w:val="ListParagraph"/>
        <w:numPr>
          <w:ilvl w:val="1"/>
          <w:numId w:val="97"/>
        </w:numPr>
        <w:spacing w:after="0"/>
        <w:rPr>
          <w:lang w:val="en-US" w:eastAsia="zh-CN"/>
        </w:rPr>
      </w:pPr>
      <w:r w:rsidRPr="000630C1">
        <w:rPr>
          <w:lang w:val="en-US" w:eastAsia="zh-CN"/>
        </w:rPr>
        <w:t>G</w:t>
      </w:r>
      <w:r w:rsidRPr="000630C1">
        <w:rPr>
          <w:rFonts w:hint="eastAsia"/>
          <w:lang w:val="en-US" w:eastAsia="zh-CN"/>
        </w:rPr>
        <w:t>rant-</w:t>
      </w:r>
      <w:r w:rsidRPr="000630C1">
        <w:rPr>
          <w:lang w:val="en-US" w:eastAsia="zh-CN"/>
        </w:rPr>
        <w:t>free based NOMA can be considered for eMBB with small data transmission</w:t>
      </w:r>
    </w:p>
    <w:p w14:paraId="7B4562E1" w14:textId="77777777" w:rsidR="000630C1" w:rsidRPr="000630C1" w:rsidRDefault="000630C1" w:rsidP="0099597B">
      <w:pPr>
        <w:pStyle w:val="ListParagraph"/>
        <w:numPr>
          <w:ilvl w:val="0"/>
          <w:numId w:val="97"/>
        </w:numPr>
        <w:spacing w:after="0"/>
        <w:ind w:left="714" w:hanging="357"/>
        <w:rPr>
          <w:lang w:val="en-US" w:eastAsia="zh-CN"/>
        </w:rPr>
      </w:pPr>
      <w:r w:rsidRPr="000630C1">
        <w:rPr>
          <w:rFonts w:hint="eastAsia"/>
          <w:lang w:val="en-US" w:eastAsia="zh-CN"/>
        </w:rPr>
        <w:t xml:space="preserve">Proposal 2: The </w:t>
      </w:r>
      <w:r w:rsidRPr="000630C1">
        <w:rPr>
          <w:rFonts w:hint="eastAsia"/>
          <w:lang w:val="en-US"/>
        </w:rPr>
        <w:t xml:space="preserve">contents of </w:t>
      </w:r>
      <w:r w:rsidRPr="000630C1">
        <w:rPr>
          <w:rFonts w:hint="eastAsia"/>
          <w:lang w:val="en-US" w:eastAsia="zh-CN"/>
        </w:rPr>
        <w:t xml:space="preserve">resource pool </w:t>
      </w:r>
      <w:r w:rsidRPr="000630C1">
        <w:rPr>
          <w:lang w:val="en-US" w:eastAsia="zh-CN"/>
        </w:rPr>
        <w:t xml:space="preserve">including the time/frequency resource, candidate signatures and the DM-RS </w:t>
      </w:r>
      <w:r w:rsidRPr="000630C1">
        <w:rPr>
          <w:rFonts w:hint="eastAsia"/>
          <w:lang w:val="en-US" w:eastAsia="zh-CN"/>
        </w:rPr>
        <w:t xml:space="preserve">for the grant-free </w:t>
      </w:r>
      <w:r w:rsidRPr="000630C1">
        <w:rPr>
          <w:lang w:val="en-US" w:eastAsia="zh-CN"/>
        </w:rPr>
        <w:t xml:space="preserve">should be </w:t>
      </w:r>
      <w:r w:rsidRPr="000630C1">
        <w:rPr>
          <w:rFonts w:hint="eastAsia"/>
          <w:lang w:val="en-US"/>
        </w:rPr>
        <w:t>further considered</w:t>
      </w:r>
      <w:r w:rsidRPr="000630C1">
        <w:rPr>
          <w:lang w:val="en-US" w:eastAsia="zh-CN"/>
        </w:rPr>
        <w:t xml:space="preserve"> </w:t>
      </w:r>
      <w:r w:rsidRPr="000630C1">
        <w:rPr>
          <w:rFonts w:hint="eastAsia"/>
          <w:lang w:val="en-US"/>
        </w:rPr>
        <w:t>for</w:t>
      </w:r>
      <w:r w:rsidRPr="000630C1">
        <w:rPr>
          <w:lang w:val="en-US" w:eastAsia="zh-CN"/>
        </w:rPr>
        <w:t xml:space="preserve"> grant-free transmission </w:t>
      </w:r>
    </w:p>
    <w:p w14:paraId="2FEF5A42" w14:textId="77777777" w:rsidR="000630C1" w:rsidRPr="000630C1" w:rsidRDefault="000630C1" w:rsidP="0099597B">
      <w:pPr>
        <w:pStyle w:val="ListParagraph"/>
        <w:numPr>
          <w:ilvl w:val="0"/>
          <w:numId w:val="97"/>
        </w:numPr>
        <w:spacing w:after="0"/>
        <w:ind w:left="714" w:hanging="357"/>
        <w:rPr>
          <w:szCs w:val="22"/>
          <w:lang w:val="en-US" w:eastAsia="zh-CN"/>
        </w:rPr>
      </w:pPr>
      <w:r w:rsidRPr="000630C1">
        <w:rPr>
          <w:rFonts w:hint="eastAsia"/>
          <w:szCs w:val="22"/>
          <w:lang w:val="en-US" w:eastAsia="zh-CN"/>
        </w:rPr>
        <w:t xml:space="preserve">Proposal 3: </w:t>
      </w:r>
      <w:r w:rsidRPr="000630C1">
        <w:rPr>
          <w:rFonts w:hint="eastAsia"/>
          <w:szCs w:val="22"/>
          <w:lang w:val="en-US"/>
        </w:rPr>
        <w:t xml:space="preserve">NOMA SI should assume </w:t>
      </w:r>
      <w:r w:rsidRPr="000630C1">
        <w:rPr>
          <w:rFonts w:hint="eastAsia"/>
          <w:szCs w:val="22"/>
          <w:lang w:val="en-US" w:eastAsia="zh-CN"/>
        </w:rPr>
        <w:t xml:space="preserve">UL </w:t>
      </w:r>
      <w:r w:rsidRPr="000630C1">
        <w:rPr>
          <w:szCs w:val="22"/>
          <w:lang w:val="en-US" w:eastAsia="zh-CN"/>
        </w:rPr>
        <w:t xml:space="preserve">synchronization </w:t>
      </w:r>
      <w:r w:rsidRPr="000630C1">
        <w:rPr>
          <w:rFonts w:hint="eastAsia"/>
          <w:szCs w:val="22"/>
          <w:lang w:val="en-US"/>
        </w:rPr>
        <w:t xml:space="preserve"> is </w:t>
      </w:r>
      <w:r w:rsidRPr="000630C1">
        <w:rPr>
          <w:szCs w:val="22"/>
          <w:lang w:val="en-US" w:eastAsia="zh-CN"/>
        </w:rPr>
        <w:t xml:space="preserve">maintained by certain manners </w:t>
      </w:r>
    </w:p>
    <w:p w14:paraId="0C666E05" w14:textId="77777777" w:rsidR="000630C1" w:rsidRPr="000630C1" w:rsidRDefault="000630C1" w:rsidP="0099597B">
      <w:pPr>
        <w:pStyle w:val="ListParagraph"/>
        <w:numPr>
          <w:ilvl w:val="1"/>
          <w:numId w:val="97"/>
        </w:numPr>
        <w:spacing w:after="0"/>
        <w:rPr>
          <w:szCs w:val="22"/>
          <w:lang w:val="en-US" w:eastAsia="zh-CN"/>
        </w:rPr>
      </w:pPr>
      <w:r w:rsidRPr="000630C1">
        <w:rPr>
          <w:rFonts w:hint="eastAsia"/>
          <w:szCs w:val="22"/>
          <w:lang w:val="en-US" w:eastAsia="zh-CN"/>
        </w:rPr>
        <w:t>Further study the exact manner</w:t>
      </w:r>
      <w:r w:rsidRPr="000630C1">
        <w:rPr>
          <w:szCs w:val="22"/>
          <w:lang w:val="en-US" w:eastAsia="zh-CN"/>
        </w:rPr>
        <w:t xml:space="preserve"> to maintain the UL synchronization</w:t>
      </w:r>
    </w:p>
    <w:p w14:paraId="509779B3" w14:textId="77777777" w:rsidR="000630C1" w:rsidRPr="000630C1" w:rsidRDefault="000630C1" w:rsidP="0099597B">
      <w:pPr>
        <w:pStyle w:val="ListParagraph"/>
        <w:numPr>
          <w:ilvl w:val="0"/>
          <w:numId w:val="97"/>
        </w:numPr>
        <w:spacing w:after="0"/>
        <w:ind w:left="714" w:hanging="357"/>
        <w:rPr>
          <w:szCs w:val="22"/>
          <w:lang w:eastAsia="zh-CN"/>
        </w:rPr>
      </w:pPr>
      <w:r w:rsidRPr="000630C1">
        <w:rPr>
          <w:rFonts w:hint="eastAsia"/>
          <w:szCs w:val="22"/>
          <w:lang w:eastAsia="zh-CN"/>
        </w:rPr>
        <w:t xml:space="preserve">Proposal 4: Support of HARQ </w:t>
      </w:r>
      <w:r w:rsidRPr="000630C1">
        <w:rPr>
          <w:szCs w:val="22"/>
          <w:lang w:eastAsia="zh-CN"/>
        </w:rPr>
        <w:t xml:space="preserve">can </w:t>
      </w:r>
      <w:r w:rsidRPr="000630C1">
        <w:rPr>
          <w:rFonts w:hint="eastAsia"/>
          <w:szCs w:val="22"/>
          <w:lang w:eastAsia="zh-CN"/>
        </w:rPr>
        <w:t xml:space="preserve">be </w:t>
      </w:r>
      <w:r w:rsidRPr="000630C1">
        <w:rPr>
          <w:szCs w:val="22"/>
          <w:lang w:eastAsia="zh-CN"/>
        </w:rPr>
        <w:t>considered</w:t>
      </w:r>
      <w:r w:rsidRPr="000630C1">
        <w:rPr>
          <w:rFonts w:hint="eastAsia"/>
          <w:szCs w:val="22"/>
          <w:lang w:eastAsia="zh-CN"/>
        </w:rPr>
        <w:t xml:space="preserve"> </w:t>
      </w:r>
    </w:p>
    <w:p w14:paraId="5E24B798" w14:textId="77777777" w:rsidR="000630C1" w:rsidRPr="000630C1" w:rsidRDefault="000630C1" w:rsidP="0099597B">
      <w:pPr>
        <w:pStyle w:val="ListParagraph"/>
        <w:numPr>
          <w:ilvl w:val="1"/>
          <w:numId w:val="97"/>
        </w:numPr>
        <w:spacing w:after="0"/>
        <w:rPr>
          <w:lang w:val="en-US" w:eastAsia="zh-CN"/>
        </w:rPr>
      </w:pPr>
      <w:r w:rsidRPr="000630C1">
        <w:rPr>
          <w:rFonts w:hint="eastAsia"/>
          <w:lang w:val="en-US" w:eastAsia="zh-CN"/>
        </w:rPr>
        <w:t xml:space="preserve">How to </w:t>
      </w:r>
      <w:r w:rsidRPr="000630C1">
        <w:rPr>
          <w:lang w:val="en-US" w:eastAsia="zh-CN"/>
        </w:rPr>
        <w:t xml:space="preserve">support the UE identification and differentiation of the initial transmission and retransmission needs further investigation </w:t>
      </w:r>
    </w:p>
    <w:p w14:paraId="41A42DD1" w14:textId="77777777" w:rsidR="000630C1" w:rsidRPr="000630C1" w:rsidRDefault="000630C1" w:rsidP="0099597B">
      <w:pPr>
        <w:pStyle w:val="ListParagraph"/>
        <w:numPr>
          <w:ilvl w:val="0"/>
          <w:numId w:val="97"/>
        </w:numPr>
        <w:spacing w:after="0"/>
        <w:ind w:left="714" w:hanging="357"/>
        <w:rPr>
          <w:szCs w:val="22"/>
          <w:lang w:eastAsia="zh-CN"/>
        </w:rPr>
      </w:pPr>
      <w:r w:rsidRPr="000630C1">
        <w:rPr>
          <w:rFonts w:hint="eastAsia"/>
          <w:szCs w:val="22"/>
          <w:lang w:eastAsia="zh-CN"/>
        </w:rPr>
        <w:t>Proposal</w:t>
      </w:r>
      <w:r w:rsidRPr="000630C1">
        <w:rPr>
          <w:szCs w:val="22"/>
          <w:lang w:eastAsia="zh-CN"/>
        </w:rPr>
        <w:t xml:space="preserve"> </w:t>
      </w:r>
      <w:r w:rsidRPr="000630C1">
        <w:rPr>
          <w:rFonts w:hint="eastAsia"/>
          <w:szCs w:val="22"/>
          <w:lang w:eastAsia="zh-CN"/>
        </w:rPr>
        <w:t xml:space="preserve">5: </w:t>
      </w:r>
      <w:r w:rsidRPr="000630C1">
        <w:rPr>
          <w:rFonts w:hint="eastAsia"/>
          <w:szCs w:val="22"/>
        </w:rPr>
        <w:t>Functionalities to achieve</w:t>
      </w:r>
      <w:r w:rsidRPr="000630C1">
        <w:rPr>
          <w:rFonts w:hint="eastAsia"/>
          <w:szCs w:val="22"/>
          <w:lang w:eastAsia="zh-CN"/>
        </w:rPr>
        <w:t xml:space="preserve"> link adaptation should be </w:t>
      </w:r>
      <w:r w:rsidRPr="000630C1">
        <w:rPr>
          <w:rFonts w:hint="eastAsia"/>
          <w:szCs w:val="22"/>
        </w:rPr>
        <w:t>con</w:t>
      </w:r>
      <w:r w:rsidRPr="000630C1">
        <w:rPr>
          <w:szCs w:val="22"/>
        </w:rPr>
        <w:t>s</w:t>
      </w:r>
      <w:r w:rsidRPr="000630C1">
        <w:rPr>
          <w:rFonts w:hint="eastAsia"/>
          <w:szCs w:val="22"/>
        </w:rPr>
        <w:t>idered</w:t>
      </w:r>
      <w:r w:rsidRPr="000630C1">
        <w:rPr>
          <w:rFonts w:hint="eastAsia"/>
          <w:szCs w:val="22"/>
          <w:lang w:eastAsia="zh-CN"/>
        </w:rPr>
        <w:t xml:space="preserve"> </w:t>
      </w:r>
      <w:r w:rsidRPr="000630C1">
        <w:rPr>
          <w:szCs w:val="22"/>
          <w:lang w:eastAsia="zh-CN"/>
        </w:rPr>
        <w:t>for UL grant free transmission</w:t>
      </w:r>
    </w:p>
    <w:p w14:paraId="527E7E78" w14:textId="77777777" w:rsidR="000630C1" w:rsidRPr="000630C1" w:rsidRDefault="000630C1" w:rsidP="0099597B">
      <w:pPr>
        <w:pStyle w:val="ListParagraph"/>
        <w:numPr>
          <w:ilvl w:val="1"/>
          <w:numId w:val="97"/>
        </w:numPr>
        <w:spacing w:after="0"/>
        <w:rPr>
          <w:lang w:val="en-US" w:eastAsia="zh-CN"/>
        </w:rPr>
      </w:pPr>
      <w:r w:rsidRPr="000630C1">
        <w:rPr>
          <w:rFonts w:hint="eastAsia"/>
          <w:lang w:val="en-US" w:eastAsia="zh-CN"/>
        </w:rPr>
        <w:t xml:space="preserve">The supported </w:t>
      </w:r>
      <w:r w:rsidRPr="000630C1">
        <w:rPr>
          <w:lang w:val="en-US" w:eastAsia="zh-CN"/>
        </w:rPr>
        <w:t xml:space="preserve">set of </w:t>
      </w:r>
      <w:r w:rsidRPr="000630C1">
        <w:rPr>
          <w:rFonts w:hint="eastAsia"/>
          <w:lang w:val="en-US" w:eastAsia="zh-CN"/>
        </w:rPr>
        <w:t>MCS levels needs further study</w:t>
      </w:r>
    </w:p>
    <w:p w14:paraId="59C6AFBD" w14:textId="77777777" w:rsidR="000630C1" w:rsidRPr="000630C1" w:rsidRDefault="000630C1" w:rsidP="0099597B">
      <w:pPr>
        <w:pStyle w:val="ListParagraph"/>
        <w:numPr>
          <w:ilvl w:val="1"/>
          <w:numId w:val="97"/>
        </w:numPr>
        <w:spacing w:after="0"/>
        <w:rPr>
          <w:lang w:val="en-US" w:eastAsia="zh-CN"/>
        </w:rPr>
      </w:pPr>
      <w:r w:rsidRPr="000630C1">
        <w:rPr>
          <w:rFonts w:hint="eastAsia"/>
          <w:lang w:val="en-US" w:eastAsia="zh-CN"/>
        </w:rPr>
        <w:t>The detailed design for MCS notification needs further study</w:t>
      </w:r>
      <w:r w:rsidRPr="000630C1">
        <w:rPr>
          <w:lang w:val="en-US" w:eastAsia="zh-CN"/>
        </w:rPr>
        <w:t xml:space="preserve"> </w:t>
      </w:r>
    </w:p>
    <w:p w14:paraId="3650BFF3" w14:textId="77777777" w:rsidR="000630C1" w:rsidRPr="000630C1" w:rsidRDefault="000630C1" w:rsidP="0099597B">
      <w:pPr>
        <w:pStyle w:val="ListParagraph"/>
        <w:numPr>
          <w:ilvl w:val="0"/>
          <w:numId w:val="97"/>
        </w:numPr>
        <w:spacing w:after="0"/>
        <w:ind w:left="714" w:hanging="357"/>
        <w:rPr>
          <w:lang w:val="en-US" w:eastAsia="zh-CN"/>
        </w:rPr>
      </w:pPr>
      <w:r w:rsidRPr="000630C1">
        <w:rPr>
          <w:rFonts w:hint="eastAsia"/>
          <w:lang w:val="en-US" w:eastAsia="zh-CN"/>
        </w:rPr>
        <w:t xml:space="preserve">Proposal </w:t>
      </w:r>
      <w:r w:rsidRPr="000630C1">
        <w:rPr>
          <w:lang w:val="en-US" w:eastAsia="zh-CN"/>
        </w:rPr>
        <w:t xml:space="preserve">6: Further investigate solution to control the signature collision and DM-RS collision </w:t>
      </w:r>
    </w:p>
    <w:p w14:paraId="55060C5E" w14:textId="0F463FB8" w:rsidR="000630C1" w:rsidRPr="000630C1" w:rsidRDefault="000630C1" w:rsidP="0099597B">
      <w:pPr>
        <w:pStyle w:val="ListParagraph"/>
        <w:numPr>
          <w:ilvl w:val="1"/>
          <w:numId w:val="97"/>
        </w:numPr>
        <w:spacing w:after="0"/>
        <w:rPr>
          <w:lang w:val="en-US" w:eastAsia="zh-CN"/>
        </w:rPr>
      </w:pPr>
      <w:r w:rsidRPr="000630C1">
        <w:rPr>
          <w:rFonts w:hint="eastAsia"/>
          <w:lang w:val="en-US" w:eastAsia="zh-CN"/>
        </w:rPr>
        <w:t xml:space="preserve">Joint selection of signature and DM-RS </w:t>
      </w:r>
      <w:r w:rsidRPr="000630C1">
        <w:rPr>
          <w:lang w:val="en-US" w:eastAsia="zh-CN"/>
        </w:rPr>
        <w:t xml:space="preserve">for the collision reduction </w:t>
      </w:r>
      <w:r w:rsidRPr="000630C1">
        <w:rPr>
          <w:rFonts w:hint="eastAsia"/>
          <w:lang w:val="en-US" w:eastAsia="zh-CN"/>
        </w:rPr>
        <w:t xml:space="preserve">can be considered </w:t>
      </w:r>
    </w:p>
    <w:p w14:paraId="6467F3A6" w14:textId="77777777" w:rsidR="000630C1" w:rsidRDefault="000630C1" w:rsidP="000630C1">
      <w:r w:rsidRPr="00777035">
        <w:rPr>
          <w:b/>
        </w:rPr>
        <w:t xml:space="preserve">Decision: </w:t>
      </w:r>
      <w:r w:rsidRPr="00777035">
        <w:t xml:space="preserve">The document is </w:t>
      </w:r>
      <w:r>
        <w:t>note</w:t>
      </w:r>
      <w:r w:rsidRPr="00777035">
        <w:t>d.</w:t>
      </w:r>
    </w:p>
    <w:p w14:paraId="59FA7D4F" w14:textId="1F1B4D07" w:rsidR="000630C1" w:rsidRDefault="000630C1" w:rsidP="00307D16"/>
    <w:p w14:paraId="6E6B1C5F" w14:textId="77777777" w:rsidR="00ED45F8" w:rsidRPr="00334C98" w:rsidRDefault="00ED45F8" w:rsidP="00ED45F8">
      <w:r w:rsidRPr="001F0261">
        <w:rPr>
          <w:rFonts w:ascii="Times New Roman" w:hAnsi="Times New Roman"/>
          <w:b/>
          <w:szCs w:val="20"/>
        </w:rPr>
        <w:t>Tuesday's wrap-up:</w:t>
      </w:r>
      <w:r w:rsidRPr="001F0261">
        <w:rPr>
          <w:rFonts w:ascii="Times New Roman" w:hAnsi="Times New Roman"/>
          <w:szCs w:val="20"/>
        </w:rPr>
        <w:t xml:space="preserve"> </w:t>
      </w:r>
      <w:r w:rsidRPr="001F0261">
        <w:t xml:space="preserve">Continue discussion offline – </w:t>
      </w:r>
      <w:r w:rsidRPr="001F0261">
        <w:rPr>
          <w:lang w:eastAsia="x-none"/>
        </w:rPr>
        <w:t>Li (ZTE)</w:t>
      </w:r>
    </w:p>
    <w:p w14:paraId="7566C0F5" w14:textId="77777777" w:rsidR="00ED45F8" w:rsidRDefault="00ED45F8" w:rsidP="00307D16"/>
    <w:p w14:paraId="5D7A850B" w14:textId="708A4239" w:rsidR="00254752" w:rsidRPr="00254752" w:rsidRDefault="00603E09" w:rsidP="00254752">
      <w:pPr>
        <w:ind w:left="720" w:hanging="720"/>
        <w:rPr>
          <w:lang w:eastAsia="x-none"/>
        </w:rPr>
      </w:pPr>
      <w:hyperlink r:id="rId2211" w:history="1">
        <w:r w:rsidR="00FE4C7E">
          <w:rPr>
            <w:rStyle w:val="Hyperlink"/>
            <w:lang w:eastAsia="x-none"/>
          </w:rPr>
          <w:t>R1-1803617</w:t>
        </w:r>
      </w:hyperlink>
      <w:r w:rsidR="00254752" w:rsidRPr="00254752">
        <w:rPr>
          <w:lang w:eastAsia="x-none"/>
        </w:rPr>
        <w:tab/>
        <w:t>Procedures related to NOMA</w:t>
      </w:r>
      <w:r w:rsidR="00254752" w:rsidRPr="00254752">
        <w:rPr>
          <w:lang w:eastAsia="x-none"/>
        </w:rPr>
        <w:tab/>
        <w:t>ZTE, Sanechips</w:t>
      </w:r>
    </w:p>
    <w:p w14:paraId="404ECD8A" w14:textId="222AA3BD" w:rsidR="00254752" w:rsidRPr="00254752" w:rsidRDefault="00603E09" w:rsidP="00254752">
      <w:pPr>
        <w:ind w:left="720" w:hanging="720"/>
        <w:rPr>
          <w:lang w:eastAsia="x-none"/>
        </w:rPr>
      </w:pPr>
      <w:hyperlink r:id="rId2212" w:history="1">
        <w:r w:rsidR="00FE4C7E">
          <w:rPr>
            <w:rStyle w:val="Hyperlink"/>
            <w:lang w:eastAsia="x-none"/>
          </w:rPr>
          <w:t>R1-1803669</w:t>
        </w:r>
      </w:hyperlink>
      <w:r w:rsidR="00254752" w:rsidRPr="00254752">
        <w:rPr>
          <w:lang w:eastAsia="x-none"/>
        </w:rPr>
        <w:tab/>
        <w:t>Discussion on NoMA related procedures</w:t>
      </w:r>
      <w:r w:rsidR="00254752" w:rsidRPr="00254752">
        <w:rPr>
          <w:lang w:eastAsia="x-none"/>
        </w:rPr>
        <w:tab/>
        <w:t>Huawei, HiSilicon</w:t>
      </w:r>
    </w:p>
    <w:p w14:paraId="2A30101C" w14:textId="39CECA30" w:rsidR="00254752" w:rsidRPr="00254752" w:rsidRDefault="00603E09" w:rsidP="00254752">
      <w:pPr>
        <w:ind w:left="720" w:hanging="720"/>
        <w:rPr>
          <w:lang w:eastAsia="x-none"/>
        </w:rPr>
      </w:pPr>
      <w:hyperlink r:id="rId2213" w:history="1">
        <w:r w:rsidR="00FE4C7E">
          <w:rPr>
            <w:rStyle w:val="Hyperlink"/>
            <w:lang w:eastAsia="x-none"/>
          </w:rPr>
          <w:t>R1-1803772</w:t>
        </w:r>
      </w:hyperlink>
      <w:r w:rsidR="00254752" w:rsidRPr="00254752">
        <w:rPr>
          <w:lang w:eastAsia="x-none"/>
        </w:rPr>
        <w:tab/>
        <w:t>Discussion on NOMA procedures</w:t>
      </w:r>
      <w:r w:rsidR="00254752" w:rsidRPr="00254752">
        <w:rPr>
          <w:lang w:eastAsia="x-none"/>
        </w:rPr>
        <w:tab/>
        <w:t>CATT</w:t>
      </w:r>
    </w:p>
    <w:p w14:paraId="0093B34C" w14:textId="6212A3B0" w:rsidR="00254752" w:rsidRPr="00254752" w:rsidRDefault="00603E09" w:rsidP="00254752">
      <w:pPr>
        <w:ind w:left="720" w:hanging="720"/>
        <w:rPr>
          <w:lang w:eastAsia="x-none"/>
        </w:rPr>
      </w:pPr>
      <w:hyperlink r:id="rId2214" w:history="1">
        <w:r w:rsidR="00FE4C7E">
          <w:rPr>
            <w:rStyle w:val="Hyperlink"/>
            <w:lang w:eastAsia="x-none"/>
          </w:rPr>
          <w:t>R1-1803946</w:t>
        </w:r>
      </w:hyperlink>
      <w:r w:rsidR="00254752" w:rsidRPr="00254752">
        <w:rPr>
          <w:lang w:eastAsia="x-none"/>
        </w:rPr>
        <w:tab/>
        <w:t>Considerations on NOMA related procedures</w:t>
      </w:r>
      <w:r w:rsidR="00254752" w:rsidRPr="00254752">
        <w:rPr>
          <w:lang w:eastAsia="x-none"/>
        </w:rPr>
        <w:tab/>
        <w:t>Fujitsu</w:t>
      </w:r>
    </w:p>
    <w:p w14:paraId="3D52116C" w14:textId="0CA9B02E" w:rsidR="00254752" w:rsidRPr="00254752" w:rsidRDefault="00603E09" w:rsidP="00254752">
      <w:pPr>
        <w:ind w:left="720" w:hanging="720"/>
        <w:rPr>
          <w:lang w:eastAsia="x-none"/>
        </w:rPr>
      </w:pPr>
      <w:hyperlink r:id="rId2215" w:history="1">
        <w:r w:rsidR="00FE4C7E">
          <w:rPr>
            <w:rStyle w:val="Hyperlink"/>
            <w:lang w:eastAsia="x-none"/>
          </w:rPr>
          <w:t>R1-1804117</w:t>
        </w:r>
      </w:hyperlink>
      <w:r w:rsidR="00254752" w:rsidRPr="00254752">
        <w:rPr>
          <w:lang w:eastAsia="x-none"/>
        </w:rPr>
        <w:tab/>
        <w:t>Considerations on NOMA related procedures</w:t>
      </w:r>
      <w:r w:rsidR="00254752" w:rsidRPr="00254752">
        <w:rPr>
          <w:lang w:eastAsia="x-none"/>
        </w:rPr>
        <w:tab/>
        <w:t>NEC</w:t>
      </w:r>
    </w:p>
    <w:p w14:paraId="10733986" w14:textId="6B5484F8" w:rsidR="00254752" w:rsidRPr="00254752" w:rsidRDefault="00603E09" w:rsidP="00254752">
      <w:pPr>
        <w:ind w:left="720" w:hanging="720"/>
        <w:rPr>
          <w:lang w:eastAsia="x-none"/>
        </w:rPr>
      </w:pPr>
      <w:hyperlink r:id="rId2216" w:history="1">
        <w:r w:rsidR="00FE4C7E">
          <w:rPr>
            <w:rStyle w:val="Hyperlink"/>
            <w:lang w:eastAsia="x-none"/>
          </w:rPr>
          <w:t>R1-1804229</w:t>
        </w:r>
      </w:hyperlink>
      <w:r w:rsidR="00254752" w:rsidRPr="00254752">
        <w:rPr>
          <w:lang w:eastAsia="x-none"/>
        </w:rPr>
        <w:tab/>
        <w:t>Considerations on NOMA procedures</w:t>
      </w:r>
      <w:r w:rsidR="00254752" w:rsidRPr="00254752">
        <w:rPr>
          <w:lang w:eastAsia="x-none"/>
        </w:rPr>
        <w:tab/>
        <w:t>Spreadtrum Communications</w:t>
      </w:r>
    </w:p>
    <w:p w14:paraId="58C1DBF9" w14:textId="01F2E0B7" w:rsidR="00254752" w:rsidRPr="00254752" w:rsidRDefault="00603E09" w:rsidP="00254752">
      <w:pPr>
        <w:ind w:left="720" w:hanging="720"/>
        <w:rPr>
          <w:lang w:eastAsia="x-none"/>
        </w:rPr>
      </w:pPr>
      <w:hyperlink r:id="rId2217" w:history="1">
        <w:r w:rsidR="00FE4C7E">
          <w:rPr>
            <w:rStyle w:val="Hyperlink"/>
            <w:lang w:eastAsia="x-none"/>
          </w:rPr>
          <w:t>R1-1804464</w:t>
        </w:r>
      </w:hyperlink>
      <w:r w:rsidR="00254752" w:rsidRPr="00254752">
        <w:rPr>
          <w:lang w:eastAsia="x-none"/>
        </w:rPr>
        <w:tab/>
        <w:t>Procedures to be considered for NOMA operation</w:t>
      </w:r>
      <w:r w:rsidR="00254752" w:rsidRPr="00254752">
        <w:rPr>
          <w:lang w:eastAsia="x-none"/>
        </w:rPr>
        <w:tab/>
        <w:t>Nokia, Nokia Shanghai Bell</w:t>
      </w:r>
    </w:p>
    <w:p w14:paraId="2020D492" w14:textId="053ADEA7" w:rsidR="00254752" w:rsidRPr="00254752" w:rsidRDefault="00603E09" w:rsidP="00254752">
      <w:pPr>
        <w:ind w:left="720" w:hanging="720"/>
        <w:rPr>
          <w:lang w:eastAsia="x-none"/>
        </w:rPr>
      </w:pPr>
      <w:hyperlink r:id="rId2218" w:history="1">
        <w:r w:rsidR="00FE4C7E">
          <w:rPr>
            <w:rStyle w:val="Hyperlink"/>
            <w:lang w:eastAsia="x-none"/>
          </w:rPr>
          <w:t>R1-1804575</w:t>
        </w:r>
      </w:hyperlink>
      <w:r w:rsidR="00254752" w:rsidRPr="00254752">
        <w:rPr>
          <w:lang w:eastAsia="x-none"/>
        </w:rPr>
        <w:tab/>
        <w:t>Discussion on procedures related to NOMA</w:t>
      </w:r>
      <w:r w:rsidR="00254752" w:rsidRPr="00254752">
        <w:rPr>
          <w:lang w:eastAsia="x-none"/>
        </w:rPr>
        <w:tab/>
        <w:t>LG Electronics</w:t>
      </w:r>
    </w:p>
    <w:p w14:paraId="01BA43E5" w14:textId="25AB0B8D" w:rsidR="00254752" w:rsidRPr="00254752" w:rsidRDefault="00603E09" w:rsidP="00254752">
      <w:pPr>
        <w:ind w:left="720" w:hanging="720"/>
        <w:rPr>
          <w:lang w:eastAsia="x-none"/>
        </w:rPr>
      </w:pPr>
      <w:hyperlink r:id="rId2219" w:history="1">
        <w:r w:rsidR="00FE4C7E">
          <w:rPr>
            <w:rStyle w:val="Hyperlink"/>
            <w:lang w:eastAsia="x-none"/>
          </w:rPr>
          <w:t>R1-1804646</w:t>
        </w:r>
      </w:hyperlink>
      <w:r w:rsidR="00254752" w:rsidRPr="00254752">
        <w:rPr>
          <w:lang w:eastAsia="x-none"/>
        </w:rPr>
        <w:tab/>
        <w:t>Discussion on procedures related to NOMA</w:t>
      </w:r>
      <w:r w:rsidR="00254752" w:rsidRPr="00254752">
        <w:rPr>
          <w:lang w:eastAsia="x-none"/>
        </w:rPr>
        <w:tab/>
        <w:t>Google, Inc.</w:t>
      </w:r>
    </w:p>
    <w:p w14:paraId="3B902FE5" w14:textId="1BC53FA1" w:rsidR="00254752" w:rsidRPr="00254752" w:rsidRDefault="00603E09" w:rsidP="00254752">
      <w:pPr>
        <w:ind w:left="720" w:hanging="720"/>
        <w:rPr>
          <w:lang w:eastAsia="x-none"/>
        </w:rPr>
      </w:pPr>
      <w:hyperlink r:id="rId2220" w:history="1">
        <w:r w:rsidR="00FE4C7E">
          <w:rPr>
            <w:rStyle w:val="Hyperlink"/>
            <w:lang w:eastAsia="x-none"/>
          </w:rPr>
          <w:t>R1-1804745</w:t>
        </w:r>
      </w:hyperlink>
      <w:r w:rsidR="00254752" w:rsidRPr="00254752">
        <w:rPr>
          <w:lang w:eastAsia="x-none"/>
        </w:rPr>
        <w:tab/>
        <w:t>NOMA related procedure</w:t>
      </w:r>
      <w:r w:rsidR="00254752" w:rsidRPr="00254752">
        <w:rPr>
          <w:lang w:eastAsia="x-none"/>
        </w:rPr>
        <w:tab/>
        <w:t>Intel Corporation</w:t>
      </w:r>
    </w:p>
    <w:p w14:paraId="258A2CF3" w14:textId="6BB9045C" w:rsidR="00254752" w:rsidRPr="00254752" w:rsidRDefault="00603E09" w:rsidP="00254752">
      <w:pPr>
        <w:ind w:left="720" w:hanging="720"/>
        <w:rPr>
          <w:lang w:eastAsia="x-none"/>
        </w:rPr>
      </w:pPr>
      <w:hyperlink r:id="rId2221" w:history="1">
        <w:r w:rsidR="00FE4C7E">
          <w:rPr>
            <w:rStyle w:val="Hyperlink"/>
            <w:lang w:eastAsia="x-none"/>
          </w:rPr>
          <w:t>R1-1804825</w:t>
        </w:r>
      </w:hyperlink>
      <w:r w:rsidR="00254752" w:rsidRPr="00254752">
        <w:rPr>
          <w:lang w:eastAsia="x-none"/>
        </w:rPr>
        <w:tab/>
        <w:t>Procedures related to NOMA</w:t>
      </w:r>
      <w:r w:rsidR="00254752" w:rsidRPr="00254752">
        <w:rPr>
          <w:lang w:eastAsia="x-none"/>
        </w:rPr>
        <w:tab/>
        <w:t>Qualcomm Incorporated</w:t>
      </w:r>
    </w:p>
    <w:p w14:paraId="40EB2811" w14:textId="2FA8DA90" w:rsidR="00254752" w:rsidRPr="00254752" w:rsidRDefault="00603E09" w:rsidP="00254752">
      <w:pPr>
        <w:ind w:left="720" w:hanging="720"/>
        <w:rPr>
          <w:lang w:eastAsia="x-none"/>
        </w:rPr>
      </w:pPr>
      <w:hyperlink r:id="rId2222" w:history="1">
        <w:r w:rsidR="00FE4C7E">
          <w:rPr>
            <w:rStyle w:val="Hyperlink"/>
            <w:lang w:eastAsia="x-none"/>
          </w:rPr>
          <w:t>R1-1804861</w:t>
        </w:r>
      </w:hyperlink>
      <w:r w:rsidR="00254752" w:rsidRPr="00254752">
        <w:rPr>
          <w:lang w:eastAsia="x-none"/>
        </w:rPr>
        <w:tab/>
        <w:t xml:space="preserve">On Procedures Related to Non-orthogonal Multiple Access </w:t>
      </w:r>
      <w:r w:rsidR="00254752" w:rsidRPr="00254752">
        <w:rPr>
          <w:lang w:eastAsia="x-none"/>
        </w:rPr>
        <w:tab/>
        <w:t>InterDigital, Inc.</w:t>
      </w:r>
    </w:p>
    <w:p w14:paraId="186CDA16" w14:textId="739AE9C0" w:rsidR="00254752" w:rsidRPr="00254752" w:rsidRDefault="00603E09" w:rsidP="00254752">
      <w:pPr>
        <w:ind w:left="720" w:hanging="720"/>
        <w:rPr>
          <w:lang w:eastAsia="x-none"/>
        </w:rPr>
      </w:pPr>
      <w:hyperlink r:id="rId2223" w:history="1">
        <w:r w:rsidR="00FE4C7E">
          <w:rPr>
            <w:rStyle w:val="Hyperlink"/>
            <w:lang w:eastAsia="x-none"/>
          </w:rPr>
          <w:t>R1-1805005</w:t>
        </w:r>
      </w:hyperlink>
      <w:r w:rsidR="00254752" w:rsidRPr="00254752">
        <w:rPr>
          <w:lang w:eastAsia="x-none"/>
        </w:rPr>
        <w:tab/>
        <w:t>Procedures related to NoMA</w:t>
      </w:r>
      <w:r w:rsidR="00254752" w:rsidRPr="00254752">
        <w:rPr>
          <w:lang w:eastAsia="x-none"/>
        </w:rPr>
        <w:tab/>
        <w:t>Ericsson</w:t>
      </w:r>
    </w:p>
    <w:p w14:paraId="02E65B1A" w14:textId="3CF6B523" w:rsidR="00254752" w:rsidRPr="00254752" w:rsidRDefault="00603E09" w:rsidP="00254752">
      <w:pPr>
        <w:ind w:left="720" w:hanging="720"/>
        <w:rPr>
          <w:lang w:eastAsia="x-none"/>
        </w:rPr>
      </w:pPr>
      <w:hyperlink r:id="rId2224" w:history="1">
        <w:r w:rsidR="00FE4C7E">
          <w:rPr>
            <w:rStyle w:val="Hyperlink"/>
            <w:lang w:eastAsia="x-none"/>
          </w:rPr>
          <w:t>R1-1805151</w:t>
        </w:r>
      </w:hyperlink>
      <w:r w:rsidR="00254752" w:rsidRPr="00254752">
        <w:rPr>
          <w:lang w:eastAsia="x-none"/>
        </w:rPr>
        <w:tab/>
        <w:t>Considerations of DMRS design with large number of UEs</w:t>
      </w:r>
      <w:r w:rsidR="00254752" w:rsidRPr="00254752">
        <w:rPr>
          <w:lang w:eastAsia="x-none"/>
        </w:rPr>
        <w:tab/>
        <w:t>ETRI</w:t>
      </w:r>
    </w:p>
    <w:p w14:paraId="5A41ABBE" w14:textId="05A8B102" w:rsidR="00254752" w:rsidRPr="00254752" w:rsidRDefault="00603E09" w:rsidP="00254752">
      <w:pPr>
        <w:ind w:left="720" w:hanging="720"/>
        <w:rPr>
          <w:lang w:eastAsia="x-none"/>
        </w:rPr>
      </w:pPr>
      <w:hyperlink r:id="rId2225" w:history="1">
        <w:r w:rsidR="00FE4C7E">
          <w:rPr>
            <w:rStyle w:val="Hyperlink"/>
            <w:lang w:eastAsia="x-none"/>
          </w:rPr>
          <w:t>R1-1805255</w:t>
        </w:r>
      </w:hyperlink>
      <w:r w:rsidR="00254752" w:rsidRPr="00254752">
        <w:rPr>
          <w:lang w:eastAsia="x-none"/>
        </w:rPr>
        <w:tab/>
        <w:t>Consideration on a basic receiver for NOMA schemes</w:t>
      </w:r>
      <w:r w:rsidR="00254752" w:rsidRPr="00254752">
        <w:rPr>
          <w:lang w:eastAsia="x-none"/>
        </w:rPr>
        <w:tab/>
        <w:t>CATR</w:t>
      </w:r>
    </w:p>
    <w:p w14:paraId="246673D1" w14:textId="77777777" w:rsidR="00254752" w:rsidRPr="00254752" w:rsidRDefault="00254752" w:rsidP="007719AC">
      <w:pPr>
        <w:pStyle w:val="Heading3"/>
      </w:pPr>
      <w:bookmarkStart w:id="5137" w:name="_Toc510867653"/>
      <w:bookmarkStart w:id="5138" w:name="_Toc514184723"/>
      <w:r w:rsidRPr="00254752">
        <w:t>Link and system level performance evaluation for NOMA</w:t>
      </w:r>
      <w:bookmarkEnd w:id="5137"/>
      <w:bookmarkEnd w:id="5138"/>
    </w:p>
    <w:p w14:paraId="39D2EE21" w14:textId="2043F22A" w:rsidR="00982519" w:rsidRPr="00982519" w:rsidRDefault="00603E09" w:rsidP="00982519">
      <w:pPr>
        <w:ind w:left="720" w:hanging="720"/>
        <w:rPr>
          <w:b/>
          <w:lang w:eastAsia="x-none"/>
        </w:rPr>
      </w:pPr>
      <w:hyperlink r:id="rId2226" w:history="1">
        <w:r w:rsidR="00FE4C7E">
          <w:rPr>
            <w:rStyle w:val="Hyperlink"/>
            <w:b/>
            <w:lang w:eastAsia="x-none"/>
          </w:rPr>
          <w:t>R1-1803773</w:t>
        </w:r>
      </w:hyperlink>
      <w:r w:rsidR="00982519" w:rsidRPr="00982519">
        <w:rPr>
          <w:b/>
          <w:lang w:eastAsia="x-none"/>
        </w:rPr>
        <w:tab/>
        <w:t>System evaluation assumptions for NOMA</w:t>
      </w:r>
      <w:r w:rsidR="00982519" w:rsidRPr="00982519">
        <w:rPr>
          <w:b/>
          <w:lang w:eastAsia="x-none"/>
        </w:rPr>
        <w:tab/>
        <w:t>CATT</w:t>
      </w:r>
    </w:p>
    <w:p w14:paraId="554B9AE1" w14:textId="77777777" w:rsidR="00982519" w:rsidRDefault="00982519" w:rsidP="00982519">
      <w:r w:rsidRPr="00777035">
        <w:rPr>
          <w:b/>
        </w:rPr>
        <w:t xml:space="preserve">Decision: </w:t>
      </w:r>
      <w:r w:rsidRPr="00777035">
        <w:t xml:space="preserve">The document is </w:t>
      </w:r>
      <w:r>
        <w:t>note</w:t>
      </w:r>
      <w:r w:rsidRPr="00777035">
        <w:t>d.</w:t>
      </w:r>
    </w:p>
    <w:p w14:paraId="74D901A6" w14:textId="33ED59E4" w:rsidR="00982519" w:rsidRDefault="00982519" w:rsidP="00254752">
      <w:pPr>
        <w:ind w:left="720" w:hanging="720"/>
      </w:pPr>
    </w:p>
    <w:p w14:paraId="16F661FD" w14:textId="72D927E8" w:rsidR="00867B8C" w:rsidRDefault="00603E09" w:rsidP="00867B8C">
      <w:pPr>
        <w:ind w:left="720" w:hanging="720"/>
        <w:rPr>
          <w:b/>
          <w:lang w:eastAsia="x-none"/>
        </w:rPr>
      </w:pPr>
      <w:hyperlink r:id="rId2227" w:history="1">
        <w:r w:rsidR="00FE4C7E">
          <w:rPr>
            <w:rStyle w:val="Hyperlink"/>
            <w:b/>
            <w:lang w:eastAsia="x-none"/>
          </w:rPr>
          <w:t>R1-1804108</w:t>
        </w:r>
      </w:hyperlink>
      <w:r w:rsidR="00867B8C" w:rsidRPr="00867B8C">
        <w:rPr>
          <w:b/>
          <w:lang w:eastAsia="x-none"/>
        </w:rPr>
        <w:tab/>
        <w:t>Discussion on SLS Evaluation Methodology and Assumptions for R15 NoMA</w:t>
      </w:r>
      <w:r w:rsidR="00867B8C" w:rsidRPr="00867B8C">
        <w:rPr>
          <w:b/>
          <w:lang w:eastAsia="x-none"/>
        </w:rPr>
        <w:tab/>
        <w:t>CMCC</w:t>
      </w:r>
    </w:p>
    <w:p w14:paraId="6379EC7C" w14:textId="77777777" w:rsidR="00867B8C" w:rsidRPr="00867B8C" w:rsidRDefault="00867B8C" w:rsidP="0099597B">
      <w:pPr>
        <w:pStyle w:val="ListParagraph"/>
        <w:numPr>
          <w:ilvl w:val="0"/>
          <w:numId w:val="83"/>
        </w:numPr>
        <w:spacing w:after="0"/>
        <w:ind w:left="714" w:hanging="357"/>
        <w:rPr>
          <w:lang w:eastAsia="zh-CN"/>
        </w:rPr>
      </w:pPr>
      <w:r w:rsidRPr="00867B8C">
        <w:rPr>
          <w:rFonts w:hint="eastAsia"/>
          <w:lang w:eastAsia="zh-CN"/>
        </w:rPr>
        <w:t xml:space="preserve">Proposal </w:t>
      </w:r>
      <w:r w:rsidRPr="00867B8C">
        <w:rPr>
          <w:lang w:eastAsia="zh-CN"/>
        </w:rPr>
        <w:t>1</w:t>
      </w:r>
      <w:r w:rsidRPr="00867B8C">
        <w:rPr>
          <w:rFonts w:hint="eastAsia"/>
          <w:lang w:eastAsia="zh-CN"/>
        </w:rPr>
        <w:t xml:space="preserve">: </w:t>
      </w:r>
      <w:r w:rsidRPr="00867B8C">
        <w:rPr>
          <w:lang w:eastAsia="zh-CN"/>
        </w:rPr>
        <w:t xml:space="preserve">The curve of packet drop rate </w:t>
      </w:r>
      <w:r w:rsidRPr="00867B8C">
        <w:rPr>
          <w:rFonts w:hint="eastAsia"/>
          <w:lang w:eastAsia="zh-CN"/>
        </w:rPr>
        <w:t>(</w:t>
      </w:r>
      <w:r w:rsidRPr="00867B8C">
        <w:rPr>
          <w:lang w:eastAsia="zh-CN"/>
        </w:rPr>
        <w:t>PDR</w:t>
      </w:r>
      <w:r w:rsidRPr="00867B8C">
        <w:rPr>
          <w:rFonts w:hint="eastAsia"/>
          <w:lang w:eastAsia="zh-CN"/>
        </w:rPr>
        <w:t>)</w:t>
      </w:r>
      <w:r w:rsidRPr="00867B8C">
        <w:rPr>
          <w:lang w:eastAsia="zh-CN"/>
        </w:rPr>
        <w:t xml:space="preserve"> vs packet arrival rate (PAR) and the curve of resource utilization (RU) v.s. PAR for OMA should be used as the evaluation metrics in mMTC scenario. T</w:t>
      </w:r>
      <w:r w:rsidRPr="00867B8C">
        <w:rPr>
          <w:lang w:val="en-US"/>
        </w:rPr>
        <w:t xml:space="preserve">he </w:t>
      </w:r>
      <w:r w:rsidRPr="00867B8C">
        <w:rPr>
          <w:lang w:eastAsia="zh-CN"/>
        </w:rPr>
        <w:t>RU is defined as “RU= Number of RB per cell used by traffic during observation time / Total number of RB per cell available for traffic over observation time”, where one RB allocated to one (e.g., SU-MIMO) or more (e.g., MU-MIMO or NOMA) users within a cell is counted as used only one time, which is different from the definition in TR36.814.</w:t>
      </w:r>
    </w:p>
    <w:p w14:paraId="57723573" w14:textId="77777777" w:rsidR="00867B8C" w:rsidRPr="00867B8C" w:rsidRDefault="00867B8C" w:rsidP="0099597B">
      <w:pPr>
        <w:pStyle w:val="ListParagraph"/>
        <w:numPr>
          <w:ilvl w:val="0"/>
          <w:numId w:val="83"/>
        </w:numPr>
        <w:spacing w:after="0"/>
        <w:ind w:left="714" w:hanging="357"/>
        <w:rPr>
          <w:lang w:eastAsia="zh-CN"/>
        </w:rPr>
      </w:pPr>
      <w:r w:rsidRPr="00867B8C">
        <w:rPr>
          <w:rFonts w:hint="eastAsia"/>
          <w:lang w:eastAsia="zh-CN"/>
        </w:rPr>
        <w:t xml:space="preserve">Proposal </w:t>
      </w:r>
      <w:r w:rsidRPr="00867B8C">
        <w:rPr>
          <w:lang w:eastAsia="zh-CN"/>
        </w:rPr>
        <w:t>2</w:t>
      </w:r>
      <w:r w:rsidRPr="00867B8C">
        <w:rPr>
          <w:rFonts w:hint="eastAsia"/>
          <w:lang w:eastAsia="zh-CN"/>
        </w:rPr>
        <w:t xml:space="preserve">: </w:t>
      </w:r>
      <w:r w:rsidRPr="00867B8C">
        <w:rPr>
          <w:lang w:eastAsia="zh-CN"/>
        </w:rPr>
        <w:t>The curve of the reliability which can be achieved by 95% UEs v.s. PAR</w:t>
      </w:r>
      <w:r w:rsidRPr="00867B8C" w:rsidDel="00094CF6">
        <w:rPr>
          <w:lang w:eastAsia="zh-CN"/>
        </w:rPr>
        <w:t xml:space="preserve"> </w:t>
      </w:r>
      <w:r w:rsidRPr="00867B8C">
        <w:rPr>
          <w:lang w:eastAsia="zh-CN"/>
        </w:rPr>
        <w:t>and the curve of resource utilization (RU) v.s. PAR for OMA should be used as the evaluation metrics in</w:t>
      </w:r>
      <w:r w:rsidRPr="00867B8C" w:rsidDel="00094CF6">
        <w:rPr>
          <w:lang w:eastAsia="zh-CN"/>
        </w:rPr>
        <w:t xml:space="preserve"> </w:t>
      </w:r>
      <w:r w:rsidRPr="00867B8C">
        <w:rPr>
          <w:lang w:eastAsia="zh-CN"/>
        </w:rPr>
        <w:t>URLLC scenarios.</w:t>
      </w:r>
    </w:p>
    <w:p w14:paraId="537965E7" w14:textId="77777777" w:rsidR="00867B8C" w:rsidRPr="00867B8C" w:rsidRDefault="00867B8C" w:rsidP="0099597B">
      <w:pPr>
        <w:pStyle w:val="ListParagraph"/>
        <w:numPr>
          <w:ilvl w:val="0"/>
          <w:numId w:val="83"/>
        </w:numPr>
        <w:spacing w:after="0"/>
        <w:ind w:left="714" w:hanging="357"/>
        <w:rPr>
          <w:lang w:eastAsia="zh-CN"/>
        </w:rPr>
      </w:pPr>
      <w:r w:rsidRPr="00867B8C">
        <w:rPr>
          <w:rFonts w:hint="eastAsia"/>
          <w:lang w:eastAsia="zh-CN"/>
        </w:rPr>
        <w:t xml:space="preserve">Proposal </w:t>
      </w:r>
      <w:r w:rsidRPr="00867B8C">
        <w:rPr>
          <w:lang w:eastAsia="zh-CN"/>
        </w:rPr>
        <w:t>3</w:t>
      </w:r>
      <w:r w:rsidRPr="00867B8C">
        <w:rPr>
          <w:rFonts w:hint="eastAsia"/>
          <w:lang w:eastAsia="zh-CN"/>
        </w:rPr>
        <w:t>:</w:t>
      </w:r>
      <w:r w:rsidRPr="00867B8C">
        <w:rPr>
          <w:lang w:eastAsia="zh-CN"/>
        </w:rPr>
        <w:t xml:space="preserve"> For</w:t>
      </w:r>
      <w:r w:rsidRPr="00867B8C">
        <w:rPr>
          <w:rFonts w:hint="eastAsia"/>
          <w:lang w:eastAsia="zh-CN"/>
        </w:rPr>
        <w:t xml:space="preserve"> </w:t>
      </w:r>
      <w:r w:rsidRPr="00867B8C">
        <w:rPr>
          <w:lang w:eastAsia="zh-CN"/>
        </w:rPr>
        <w:t>grant-based eMBB case,</w:t>
      </w:r>
      <w:r w:rsidRPr="00867B8C" w:rsidDel="00297C0F">
        <w:rPr>
          <w:lang w:eastAsia="zh-CN"/>
        </w:rPr>
        <w:t xml:space="preserve"> </w:t>
      </w:r>
      <w:r w:rsidRPr="00867B8C">
        <w:rPr>
          <w:lang w:eastAsia="zh-CN"/>
        </w:rPr>
        <w:t xml:space="preserve">user perceived throughput (UPT) should be taken as the evaluation metric. </w:t>
      </w:r>
    </w:p>
    <w:p w14:paraId="734722AF" w14:textId="77777777" w:rsidR="00867B8C" w:rsidRPr="00867B8C" w:rsidRDefault="00867B8C" w:rsidP="0099597B">
      <w:pPr>
        <w:pStyle w:val="ListParagraph"/>
        <w:numPr>
          <w:ilvl w:val="0"/>
          <w:numId w:val="83"/>
        </w:numPr>
        <w:spacing w:after="0"/>
        <w:ind w:left="714" w:hanging="357"/>
        <w:rPr>
          <w:lang w:eastAsia="zh-CN"/>
        </w:rPr>
      </w:pPr>
      <w:r w:rsidRPr="00867B8C">
        <w:rPr>
          <w:rFonts w:hint="eastAsia"/>
          <w:lang w:eastAsia="zh-CN"/>
        </w:rPr>
        <w:t xml:space="preserve">Proposal </w:t>
      </w:r>
      <w:r w:rsidRPr="00867B8C">
        <w:rPr>
          <w:lang w:eastAsia="zh-CN"/>
        </w:rPr>
        <w:t>4</w:t>
      </w:r>
      <w:r w:rsidRPr="00867B8C">
        <w:rPr>
          <w:rFonts w:hint="eastAsia"/>
          <w:lang w:eastAsia="zh-CN"/>
        </w:rPr>
        <w:t xml:space="preserve">: </w:t>
      </w:r>
      <w:r w:rsidRPr="00867B8C">
        <w:rPr>
          <w:lang w:eastAsia="zh-CN"/>
        </w:rPr>
        <w:t>For</w:t>
      </w:r>
      <w:r w:rsidRPr="00867B8C">
        <w:rPr>
          <w:rFonts w:hint="eastAsia"/>
          <w:lang w:eastAsia="zh-CN"/>
        </w:rPr>
        <w:t xml:space="preserve"> </w:t>
      </w:r>
      <w:r w:rsidRPr="00867B8C">
        <w:rPr>
          <w:lang w:eastAsia="zh-CN"/>
        </w:rPr>
        <w:t>grant-free eMBB case,</w:t>
      </w:r>
      <w:r w:rsidRPr="00867B8C" w:rsidDel="00297C0F">
        <w:rPr>
          <w:lang w:eastAsia="zh-CN"/>
        </w:rPr>
        <w:t xml:space="preserve"> </w:t>
      </w:r>
      <w:r w:rsidRPr="00867B8C">
        <w:rPr>
          <w:lang w:eastAsia="zh-CN"/>
        </w:rPr>
        <w:t>the same evaluation metrics as in mMTC could be used, which are the curve of PDR vs PAR and the curve of RU vs PAR for OMA.</w:t>
      </w:r>
    </w:p>
    <w:p w14:paraId="62911286" w14:textId="11246E01" w:rsidR="00867B8C" w:rsidRPr="00867B8C" w:rsidRDefault="00867B8C" w:rsidP="0099597B">
      <w:pPr>
        <w:pStyle w:val="ListParagraph"/>
        <w:numPr>
          <w:ilvl w:val="0"/>
          <w:numId w:val="83"/>
        </w:numPr>
        <w:spacing w:after="0"/>
        <w:ind w:left="714" w:hanging="357"/>
        <w:rPr>
          <w:lang w:eastAsia="zh-CN"/>
        </w:rPr>
      </w:pPr>
      <w:r w:rsidRPr="00867B8C">
        <w:rPr>
          <w:rFonts w:hint="eastAsia"/>
          <w:lang w:eastAsia="zh-CN"/>
        </w:rPr>
        <w:lastRenderedPageBreak/>
        <w:t xml:space="preserve">Proposal </w:t>
      </w:r>
      <w:r w:rsidRPr="00867B8C">
        <w:rPr>
          <w:lang w:eastAsia="zh-CN"/>
        </w:rPr>
        <w:t>5</w:t>
      </w:r>
      <w:r w:rsidRPr="00867B8C">
        <w:rPr>
          <w:rFonts w:hint="eastAsia"/>
          <w:lang w:eastAsia="zh-CN"/>
        </w:rPr>
        <w:t xml:space="preserve">: </w:t>
      </w:r>
      <w:r w:rsidRPr="00867B8C">
        <w:rPr>
          <w:lang w:eastAsia="zh-CN"/>
        </w:rPr>
        <w:t>BS antenna configurations with 16 ports for URLLC and eMBB scenarios should be considered in SLS assumptions for NoMA performance evaluation.</w:t>
      </w:r>
      <w:r w:rsidRPr="00867B8C" w:rsidDel="000177EC">
        <w:rPr>
          <w:lang w:eastAsia="zh-CN"/>
        </w:rPr>
        <w:t xml:space="preserve"> </w:t>
      </w:r>
    </w:p>
    <w:p w14:paraId="4997F4B7" w14:textId="77777777" w:rsidR="00867B8C" w:rsidRDefault="00867B8C" w:rsidP="00867B8C">
      <w:r w:rsidRPr="00777035">
        <w:rPr>
          <w:b/>
        </w:rPr>
        <w:t xml:space="preserve">Decision: </w:t>
      </w:r>
      <w:r w:rsidRPr="00777035">
        <w:t xml:space="preserve">The document is </w:t>
      </w:r>
      <w:r>
        <w:t>note</w:t>
      </w:r>
      <w:r w:rsidRPr="00777035">
        <w:t>d.</w:t>
      </w:r>
    </w:p>
    <w:p w14:paraId="339E5BB1" w14:textId="51450A18" w:rsidR="00867B8C" w:rsidRDefault="00867B8C" w:rsidP="00254752">
      <w:pPr>
        <w:ind w:left="720" w:hanging="720"/>
      </w:pPr>
    </w:p>
    <w:p w14:paraId="4B3B0F8B" w14:textId="255835D1" w:rsidR="00DB410C" w:rsidRDefault="00603E09" w:rsidP="00DB410C">
      <w:pPr>
        <w:ind w:left="720" w:hanging="720"/>
        <w:rPr>
          <w:b/>
          <w:lang w:eastAsia="x-none"/>
        </w:rPr>
      </w:pPr>
      <w:hyperlink r:id="rId2228" w:history="1">
        <w:r w:rsidR="00FE4C7E">
          <w:rPr>
            <w:rStyle w:val="Hyperlink"/>
            <w:b/>
            <w:lang w:eastAsia="x-none"/>
          </w:rPr>
          <w:t>R1-1804465</w:t>
        </w:r>
      </w:hyperlink>
      <w:r w:rsidR="00DB410C" w:rsidRPr="00DB410C">
        <w:rPr>
          <w:b/>
          <w:lang w:eastAsia="x-none"/>
        </w:rPr>
        <w:tab/>
        <w:t>Considerations on NOMA evaluation</w:t>
      </w:r>
      <w:r w:rsidR="00DB410C" w:rsidRPr="00DB410C">
        <w:rPr>
          <w:b/>
          <w:lang w:eastAsia="x-none"/>
        </w:rPr>
        <w:tab/>
        <w:t>Nokia, Nokia Shanghai Bell</w:t>
      </w:r>
    </w:p>
    <w:p w14:paraId="22E72297" w14:textId="77777777" w:rsidR="004B7DA3" w:rsidRPr="004B7DA3" w:rsidRDefault="004B7DA3" w:rsidP="0099597B">
      <w:pPr>
        <w:pStyle w:val="ListParagraph"/>
        <w:numPr>
          <w:ilvl w:val="0"/>
          <w:numId w:val="89"/>
        </w:numPr>
        <w:spacing w:after="0"/>
        <w:ind w:left="714" w:hanging="357"/>
        <w:rPr>
          <w:lang w:val="en-US" w:eastAsia="zh-CN"/>
        </w:rPr>
      </w:pPr>
      <w:r w:rsidRPr="004B7DA3">
        <w:rPr>
          <w:rFonts w:hint="eastAsia"/>
          <w:lang w:val="en-US" w:eastAsia="zh-CN"/>
        </w:rPr>
        <w:t xml:space="preserve">Proposal </w:t>
      </w:r>
      <w:r w:rsidRPr="004B7DA3">
        <w:rPr>
          <w:lang w:val="en-US" w:eastAsia="zh-CN"/>
        </w:rPr>
        <w:t>1</w:t>
      </w:r>
      <w:r w:rsidRPr="004B7DA3">
        <w:rPr>
          <w:rFonts w:hint="eastAsia"/>
          <w:lang w:val="en-US" w:eastAsia="zh-CN"/>
        </w:rPr>
        <w:t xml:space="preserve">: </w:t>
      </w:r>
      <w:r w:rsidRPr="004B7DA3">
        <w:rPr>
          <w:lang w:val="en-US" w:eastAsia="zh-CN"/>
        </w:rPr>
        <w:t>The N</w:t>
      </w:r>
      <w:r w:rsidRPr="004B7DA3">
        <w:rPr>
          <w:rFonts w:hint="eastAsia"/>
          <w:lang w:val="en-US" w:eastAsia="zh-CN"/>
        </w:rPr>
        <w:t xml:space="preserve">OMA </w:t>
      </w:r>
      <w:r w:rsidRPr="004B7DA3">
        <w:rPr>
          <w:lang w:val="en-US" w:eastAsia="zh-CN"/>
        </w:rPr>
        <w:t>evaluation should</w:t>
      </w:r>
      <w:r w:rsidRPr="004B7DA3">
        <w:rPr>
          <w:rFonts w:hint="eastAsia"/>
          <w:lang w:val="en-US" w:eastAsia="zh-CN"/>
        </w:rPr>
        <w:t xml:space="preserve"> </w:t>
      </w:r>
      <w:r w:rsidRPr="004B7DA3">
        <w:rPr>
          <w:lang w:val="en-US" w:eastAsia="zh-CN"/>
        </w:rPr>
        <w:t>in the first place focus on UL grant-free for each usage scenario. If NOMA for grant-based is evaluated, the baseline scheme for comparison should be UL MU-MIMO.</w:t>
      </w:r>
    </w:p>
    <w:p w14:paraId="1826BF6B" w14:textId="77777777" w:rsidR="004B7DA3" w:rsidRPr="004B7DA3" w:rsidRDefault="004B7DA3" w:rsidP="0099597B">
      <w:pPr>
        <w:pStyle w:val="ListParagraph"/>
        <w:numPr>
          <w:ilvl w:val="0"/>
          <w:numId w:val="89"/>
        </w:numPr>
        <w:spacing w:after="0"/>
        <w:ind w:left="714" w:hanging="357"/>
        <w:rPr>
          <w:lang w:val="en-US" w:eastAsia="zh-CN"/>
        </w:rPr>
      </w:pPr>
      <w:r w:rsidRPr="004B7DA3">
        <w:rPr>
          <w:lang w:val="en-US" w:eastAsia="zh-CN"/>
        </w:rPr>
        <w:t xml:space="preserve">Proposal 2: Scalable spreading factors need to be evaluated for spreading based scheme. </w:t>
      </w:r>
    </w:p>
    <w:p w14:paraId="218A2711" w14:textId="77777777" w:rsidR="004B7DA3" w:rsidRPr="004B7DA3" w:rsidRDefault="004B7DA3" w:rsidP="0099597B">
      <w:pPr>
        <w:pStyle w:val="ListParagraph"/>
        <w:numPr>
          <w:ilvl w:val="0"/>
          <w:numId w:val="89"/>
        </w:numPr>
        <w:spacing w:after="0"/>
        <w:ind w:left="714" w:hanging="357"/>
        <w:rPr>
          <w:lang w:val="en-US" w:eastAsia="zh-CN"/>
        </w:rPr>
      </w:pPr>
      <w:r w:rsidRPr="004B7DA3">
        <w:rPr>
          <w:rFonts w:hint="eastAsia"/>
          <w:lang w:val="en-US" w:eastAsia="zh-CN"/>
        </w:rPr>
        <w:t xml:space="preserve">Proposal </w:t>
      </w:r>
      <w:r w:rsidRPr="004B7DA3">
        <w:rPr>
          <w:lang w:val="en-US" w:eastAsia="zh-CN"/>
        </w:rPr>
        <w:t>3</w:t>
      </w:r>
      <w:r w:rsidRPr="004B7DA3">
        <w:rPr>
          <w:rFonts w:hint="eastAsia"/>
          <w:lang w:val="en-US" w:eastAsia="zh-CN"/>
        </w:rPr>
        <w:t xml:space="preserve">: </w:t>
      </w:r>
      <w:r w:rsidRPr="004B7DA3">
        <w:rPr>
          <w:lang w:val="en-US" w:eastAsia="zh-CN"/>
        </w:rPr>
        <w:t>The evaluation should consider same number of UEs occupying same number of total resources, and use same TBS for evaluation of different schemes. Based on these, two methods could be considered</w:t>
      </w:r>
    </w:p>
    <w:p w14:paraId="4C097DAF" w14:textId="77777777" w:rsidR="004B7DA3" w:rsidRPr="004B7DA3" w:rsidRDefault="004B7DA3" w:rsidP="0099597B">
      <w:pPr>
        <w:pStyle w:val="ListParagraph"/>
        <w:numPr>
          <w:ilvl w:val="1"/>
          <w:numId w:val="89"/>
        </w:numPr>
        <w:spacing w:after="0"/>
        <w:rPr>
          <w:lang w:val="en-US" w:eastAsia="zh-CN"/>
        </w:rPr>
      </w:pPr>
      <w:r w:rsidRPr="004B7DA3">
        <w:rPr>
          <w:lang w:val="en-US" w:eastAsia="zh-CN"/>
        </w:rPr>
        <w:t>Method 1: same MCS for each case with per-UE occupied different number of PRBs</w:t>
      </w:r>
    </w:p>
    <w:p w14:paraId="2327797E" w14:textId="77777777" w:rsidR="004B7DA3" w:rsidRPr="004B7DA3" w:rsidRDefault="004B7DA3" w:rsidP="0099597B">
      <w:pPr>
        <w:pStyle w:val="ListParagraph"/>
        <w:numPr>
          <w:ilvl w:val="1"/>
          <w:numId w:val="89"/>
        </w:numPr>
        <w:spacing w:after="0"/>
        <w:rPr>
          <w:lang w:val="en-US" w:eastAsia="zh-CN"/>
        </w:rPr>
      </w:pPr>
      <w:r w:rsidRPr="004B7DA3">
        <w:rPr>
          <w:lang w:val="en-US" w:eastAsia="zh-CN"/>
        </w:rPr>
        <w:t>Method 2: different MCS for each case with same per-UE occupied number of PRBs.</w:t>
      </w:r>
    </w:p>
    <w:p w14:paraId="0E5AD868" w14:textId="3C6CA539" w:rsidR="004B7DA3" w:rsidRPr="00DB410C" w:rsidRDefault="004B7DA3" w:rsidP="0099597B">
      <w:pPr>
        <w:pStyle w:val="ListParagraph"/>
        <w:numPr>
          <w:ilvl w:val="0"/>
          <w:numId w:val="89"/>
        </w:numPr>
        <w:spacing w:after="0"/>
        <w:ind w:left="714" w:hanging="357"/>
      </w:pPr>
      <w:r w:rsidRPr="004B7DA3">
        <w:rPr>
          <w:lang w:val="en-US" w:eastAsia="zh-CN"/>
        </w:rPr>
        <w:t>Proposal 4: DMRS details need to be reported in the evaluation.</w:t>
      </w:r>
    </w:p>
    <w:p w14:paraId="78FF999A" w14:textId="77777777" w:rsidR="00DB410C" w:rsidRDefault="00DB410C" w:rsidP="00DB410C">
      <w:r w:rsidRPr="00777035">
        <w:rPr>
          <w:b/>
        </w:rPr>
        <w:t xml:space="preserve">Decision: </w:t>
      </w:r>
      <w:r w:rsidRPr="00777035">
        <w:t xml:space="preserve">The document is </w:t>
      </w:r>
      <w:r>
        <w:t>note</w:t>
      </w:r>
      <w:r w:rsidRPr="00777035">
        <w:t>d.</w:t>
      </w:r>
    </w:p>
    <w:p w14:paraId="60A1244B" w14:textId="5DC85838" w:rsidR="00DB410C" w:rsidRDefault="00DB410C" w:rsidP="00254752">
      <w:pPr>
        <w:ind w:left="720" w:hanging="720"/>
      </w:pPr>
    </w:p>
    <w:p w14:paraId="298F041B" w14:textId="0044AC99" w:rsidR="00DB410C" w:rsidRDefault="00603E09" w:rsidP="00DB410C">
      <w:pPr>
        <w:ind w:left="720" w:hanging="720"/>
        <w:rPr>
          <w:b/>
          <w:lang w:eastAsia="x-none"/>
        </w:rPr>
      </w:pPr>
      <w:hyperlink r:id="rId2229" w:history="1">
        <w:r w:rsidR="00FE4C7E">
          <w:rPr>
            <w:rStyle w:val="Hyperlink"/>
            <w:b/>
            <w:lang w:eastAsia="x-none"/>
          </w:rPr>
          <w:t>R1-1805209</w:t>
        </w:r>
      </w:hyperlink>
      <w:r w:rsidR="00DB410C" w:rsidRPr="00DB410C">
        <w:rPr>
          <w:b/>
          <w:lang w:eastAsia="x-none"/>
        </w:rPr>
        <w:tab/>
        <w:t>Considerations on NoMA Performance Evaluation</w:t>
      </w:r>
      <w:r w:rsidR="00DB410C" w:rsidRPr="00DB410C">
        <w:rPr>
          <w:b/>
          <w:lang w:eastAsia="x-none"/>
        </w:rPr>
        <w:tab/>
        <w:t>Vodafone Group Plc</w:t>
      </w:r>
    </w:p>
    <w:p w14:paraId="5A06EDD1" w14:textId="77777777" w:rsidR="004B7DA3" w:rsidRPr="004B7DA3" w:rsidRDefault="004B7DA3" w:rsidP="004B7DA3">
      <w:pPr>
        <w:spacing w:line="259" w:lineRule="auto"/>
        <w:ind w:left="720"/>
        <w:jc w:val="both"/>
        <w:rPr>
          <w:rFonts w:ascii="Times New Roman" w:eastAsia="Calibri" w:hAnsi="Times New Roman"/>
          <w:szCs w:val="20"/>
        </w:rPr>
      </w:pPr>
      <w:r w:rsidRPr="004B7DA3">
        <w:rPr>
          <w:rFonts w:ascii="Times New Roman" w:eastAsia="Calibri" w:hAnsi="Times New Roman"/>
          <w:szCs w:val="20"/>
        </w:rPr>
        <w:t>Proposal 1: NoMA SI should not target any Low Power Wide Area (LPWA) use cases and shall focus on only “normal coverage” use cases which corresponds to UE spectral efficiency values greater than 0.1 bps/Hz for establishing the feasibility of NoMA.</w:t>
      </w:r>
    </w:p>
    <w:p w14:paraId="56DE3F4B" w14:textId="77777777" w:rsidR="004B7DA3" w:rsidRPr="004B7DA3" w:rsidRDefault="004B7DA3" w:rsidP="004B7DA3">
      <w:pPr>
        <w:spacing w:line="259" w:lineRule="auto"/>
        <w:ind w:left="720"/>
        <w:jc w:val="both"/>
        <w:rPr>
          <w:rFonts w:ascii="Times New Roman" w:eastAsia="Calibri" w:hAnsi="Times New Roman"/>
          <w:color w:val="000000"/>
          <w:szCs w:val="20"/>
        </w:rPr>
      </w:pPr>
      <w:r w:rsidRPr="004B7DA3">
        <w:rPr>
          <w:rFonts w:ascii="Times New Roman" w:eastAsia="Calibri" w:hAnsi="Times New Roman"/>
          <w:szCs w:val="20"/>
        </w:rPr>
        <w:t xml:space="preserve">Proposal 2: To evaluate the system level gain of NoMA over existing NR, </w:t>
      </w:r>
      <w:r w:rsidRPr="004B7DA3">
        <w:rPr>
          <w:rFonts w:ascii="Times New Roman" w:eastAsia="Calibri" w:hAnsi="Times New Roman"/>
          <w:color w:val="000000"/>
          <w:szCs w:val="20"/>
        </w:rPr>
        <w:t xml:space="preserve">the baseline reference system configuration shall include MU-MIMO (for grant-based operation) and the existing grant-free operation. This baseline configuration should be mandatory for SLS. </w:t>
      </w:r>
    </w:p>
    <w:p w14:paraId="272F0E51" w14:textId="77777777" w:rsidR="004B7DA3" w:rsidRPr="004B7DA3" w:rsidRDefault="004B7DA3" w:rsidP="004B7DA3">
      <w:pPr>
        <w:spacing w:line="259" w:lineRule="auto"/>
        <w:ind w:left="720"/>
        <w:jc w:val="both"/>
        <w:rPr>
          <w:rFonts w:ascii="Times New Roman" w:eastAsia="Calibri" w:hAnsi="Times New Roman"/>
          <w:color w:val="000000"/>
          <w:szCs w:val="20"/>
        </w:rPr>
      </w:pPr>
      <w:r w:rsidRPr="004B7DA3">
        <w:rPr>
          <w:rFonts w:ascii="Times New Roman" w:eastAsia="Calibri" w:hAnsi="Times New Roman"/>
          <w:szCs w:val="20"/>
        </w:rPr>
        <w:t>Proposal 3:</w:t>
      </w:r>
      <w:r w:rsidRPr="004B7DA3">
        <w:rPr>
          <w:rFonts w:ascii="Times New Roman" w:eastAsia="Calibri" w:hAnsi="Times New Roman"/>
          <w:color w:val="FF0000"/>
          <w:szCs w:val="20"/>
        </w:rPr>
        <w:t xml:space="preserve"> </w:t>
      </w:r>
      <w:r w:rsidRPr="004B7DA3">
        <w:rPr>
          <w:rFonts w:ascii="Times New Roman" w:eastAsia="Calibri" w:hAnsi="Times New Roman"/>
          <w:color w:val="000000"/>
          <w:szCs w:val="20"/>
        </w:rPr>
        <w:t>In terms of the antenna configurations included for the evaluated deployment scenarios, the following baseline is proposed:</w:t>
      </w:r>
    </w:p>
    <w:p w14:paraId="53450CBF" w14:textId="77777777" w:rsidR="004B7DA3" w:rsidRPr="004B7DA3" w:rsidRDefault="004B7DA3" w:rsidP="0099597B">
      <w:pPr>
        <w:numPr>
          <w:ilvl w:val="0"/>
          <w:numId w:val="91"/>
        </w:numPr>
        <w:spacing w:line="259" w:lineRule="auto"/>
        <w:ind w:left="1505"/>
        <w:contextualSpacing/>
        <w:jc w:val="both"/>
        <w:rPr>
          <w:rFonts w:ascii="Times New Roman" w:eastAsia="Calibri" w:hAnsi="Times New Roman"/>
          <w:color w:val="000000"/>
          <w:szCs w:val="20"/>
        </w:rPr>
      </w:pPr>
      <w:r w:rsidRPr="004B7DA3">
        <w:rPr>
          <w:rFonts w:ascii="Times New Roman" w:eastAsia="Calibri" w:hAnsi="Times New Roman"/>
          <w:color w:val="000000"/>
          <w:szCs w:val="20"/>
        </w:rPr>
        <w:t>for 700MHz carrier frequency: 1 UE Tx and 2 BS Rx antennas</w:t>
      </w:r>
    </w:p>
    <w:p w14:paraId="1B06D4A1" w14:textId="77777777" w:rsidR="004B7DA3" w:rsidRPr="004B7DA3" w:rsidRDefault="004B7DA3" w:rsidP="0099597B">
      <w:pPr>
        <w:numPr>
          <w:ilvl w:val="0"/>
          <w:numId w:val="91"/>
        </w:numPr>
        <w:spacing w:line="259" w:lineRule="auto"/>
        <w:ind w:left="1505"/>
        <w:contextualSpacing/>
        <w:jc w:val="both"/>
        <w:rPr>
          <w:rFonts w:ascii="Times New Roman" w:eastAsia="Calibri" w:hAnsi="Times New Roman"/>
          <w:color w:val="000000"/>
          <w:szCs w:val="20"/>
        </w:rPr>
      </w:pPr>
      <w:r w:rsidRPr="004B7DA3">
        <w:rPr>
          <w:rFonts w:ascii="Times New Roman" w:eastAsia="Calibri" w:hAnsi="Times New Roman"/>
          <w:color w:val="000000"/>
          <w:szCs w:val="20"/>
        </w:rPr>
        <w:t>for 4GHz carrier frequency: 1 UE Tx and 16 BS Rx for 4GHz</w:t>
      </w:r>
    </w:p>
    <w:p w14:paraId="7017E4C6" w14:textId="77777777" w:rsidR="004B7DA3" w:rsidRPr="004B7DA3" w:rsidRDefault="004B7DA3" w:rsidP="004B7DA3">
      <w:pPr>
        <w:spacing w:line="259" w:lineRule="auto"/>
        <w:ind w:left="720"/>
        <w:jc w:val="both"/>
        <w:rPr>
          <w:rFonts w:ascii="Times New Roman" w:eastAsia="Calibri" w:hAnsi="Times New Roman"/>
          <w:color w:val="000000"/>
          <w:szCs w:val="20"/>
        </w:rPr>
      </w:pPr>
      <w:r w:rsidRPr="004B7DA3">
        <w:rPr>
          <w:rFonts w:ascii="Times New Roman" w:eastAsia="Calibri" w:hAnsi="Times New Roman"/>
          <w:color w:val="000000"/>
          <w:szCs w:val="20"/>
        </w:rPr>
        <w:t>Proposal 4:  The following should be agreed upon as an input to system level simulations:</w:t>
      </w:r>
    </w:p>
    <w:p w14:paraId="5FB07A49" w14:textId="77777777" w:rsidR="004B7DA3" w:rsidRPr="004B7DA3" w:rsidRDefault="004B7DA3" w:rsidP="0099597B">
      <w:pPr>
        <w:numPr>
          <w:ilvl w:val="0"/>
          <w:numId w:val="90"/>
        </w:numPr>
        <w:spacing w:line="259" w:lineRule="auto"/>
        <w:ind w:left="1505"/>
        <w:contextualSpacing/>
        <w:jc w:val="both"/>
        <w:rPr>
          <w:rFonts w:ascii="Times New Roman" w:eastAsia="Calibri" w:hAnsi="Times New Roman"/>
          <w:color w:val="000000"/>
          <w:szCs w:val="20"/>
        </w:rPr>
      </w:pPr>
      <w:r w:rsidRPr="004B7DA3">
        <w:rPr>
          <w:rFonts w:ascii="Times New Roman" w:eastAsia="Calibri" w:hAnsi="Times New Roman"/>
          <w:color w:val="000000"/>
          <w:szCs w:val="20"/>
        </w:rPr>
        <w:t>Traffic generation: UE transmit power control modelling</w:t>
      </w:r>
    </w:p>
    <w:p w14:paraId="10503430" w14:textId="77777777" w:rsidR="004B7DA3" w:rsidRPr="004B7DA3" w:rsidRDefault="004B7DA3" w:rsidP="0099597B">
      <w:pPr>
        <w:numPr>
          <w:ilvl w:val="1"/>
          <w:numId w:val="90"/>
        </w:numPr>
        <w:spacing w:line="259" w:lineRule="auto"/>
        <w:ind w:left="2225"/>
        <w:contextualSpacing/>
        <w:jc w:val="both"/>
        <w:rPr>
          <w:rFonts w:ascii="Times New Roman" w:eastAsia="Calibri" w:hAnsi="Times New Roman"/>
          <w:color w:val="000000"/>
          <w:szCs w:val="20"/>
        </w:rPr>
      </w:pPr>
      <w:r w:rsidRPr="004B7DA3">
        <w:rPr>
          <w:rFonts w:ascii="Times New Roman" w:eastAsia="Calibri" w:hAnsi="Times New Roman"/>
          <w:color w:val="000000"/>
          <w:szCs w:val="20"/>
        </w:rPr>
        <w:t>Non-full-buffer traffic model should be the focus of the NoMA SI, with full buffer traffic model being used as a baseline for eMBB.</w:t>
      </w:r>
    </w:p>
    <w:p w14:paraId="6FEEDDF7" w14:textId="77777777" w:rsidR="004B7DA3" w:rsidRPr="004B7DA3" w:rsidRDefault="004B7DA3" w:rsidP="0099597B">
      <w:pPr>
        <w:numPr>
          <w:ilvl w:val="0"/>
          <w:numId w:val="90"/>
        </w:numPr>
        <w:spacing w:line="259" w:lineRule="auto"/>
        <w:ind w:left="1505"/>
        <w:contextualSpacing/>
        <w:jc w:val="both"/>
        <w:rPr>
          <w:rFonts w:ascii="Times New Roman" w:eastAsia="Calibri" w:hAnsi="Times New Roman"/>
          <w:color w:val="000000"/>
          <w:szCs w:val="20"/>
        </w:rPr>
      </w:pPr>
      <w:r w:rsidRPr="004B7DA3">
        <w:rPr>
          <w:rFonts w:ascii="Times New Roman" w:eastAsia="Calibri" w:hAnsi="Times New Roman"/>
          <w:color w:val="000000"/>
          <w:szCs w:val="20"/>
        </w:rPr>
        <w:t>How resource allocation is modelled for scheduled and grant-free operation</w:t>
      </w:r>
    </w:p>
    <w:p w14:paraId="068549F5" w14:textId="53533975" w:rsidR="004B7DA3" w:rsidRPr="004B7DA3" w:rsidRDefault="004B7DA3" w:rsidP="0099597B">
      <w:pPr>
        <w:numPr>
          <w:ilvl w:val="0"/>
          <w:numId w:val="90"/>
        </w:numPr>
        <w:spacing w:line="259" w:lineRule="auto"/>
        <w:ind w:left="1505"/>
        <w:contextualSpacing/>
        <w:jc w:val="both"/>
        <w:rPr>
          <w:rFonts w:ascii="Times New Roman" w:eastAsia="Calibri" w:hAnsi="Times New Roman"/>
          <w:color w:val="000000"/>
          <w:szCs w:val="20"/>
        </w:rPr>
      </w:pPr>
      <w:r w:rsidRPr="004B7DA3">
        <w:rPr>
          <w:rFonts w:ascii="Times New Roman" w:eastAsia="Calibri" w:hAnsi="Times New Roman"/>
          <w:color w:val="000000"/>
          <w:szCs w:val="20"/>
        </w:rPr>
        <w:t>NoMA performance gains should be evaluated as a function of packet size variation</w:t>
      </w:r>
    </w:p>
    <w:p w14:paraId="4272E105" w14:textId="77777777" w:rsidR="004B7DA3" w:rsidRPr="004B7DA3" w:rsidRDefault="004B7DA3" w:rsidP="004B7DA3">
      <w:pPr>
        <w:spacing w:line="259" w:lineRule="auto"/>
        <w:ind w:left="720"/>
        <w:contextualSpacing/>
        <w:jc w:val="both"/>
        <w:rPr>
          <w:rFonts w:ascii="Times New Roman" w:eastAsia="Calibri" w:hAnsi="Times New Roman"/>
          <w:color w:val="000000"/>
          <w:szCs w:val="20"/>
        </w:rPr>
      </w:pPr>
      <w:r w:rsidRPr="004B7DA3">
        <w:rPr>
          <w:rFonts w:ascii="Times New Roman" w:eastAsia="Calibri" w:hAnsi="Times New Roman"/>
          <w:color w:val="000000"/>
          <w:szCs w:val="20"/>
        </w:rPr>
        <w:t xml:space="preserve">Proposal 5: The output metrics of total latency and throughput for system-level simulations should include cumulative distribution functions (CDFs) of average throughput and average latency for each user in the system, derived for both NoMA and the baseline performance, instead of just a single average throughput and latency value averaged across all users in the system. </w:t>
      </w:r>
    </w:p>
    <w:p w14:paraId="4C2F4C51" w14:textId="77777777" w:rsidR="004B7DA3" w:rsidRPr="004B7DA3" w:rsidRDefault="004B7DA3" w:rsidP="004B7DA3">
      <w:pPr>
        <w:spacing w:line="259" w:lineRule="auto"/>
        <w:ind w:left="720"/>
        <w:jc w:val="both"/>
        <w:rPr>
          <w:rFonts w:ascii="Times New Roman" w:eastAsia="Calibri" w:hAnsi="Times New Roman"/>
          <w:color w:val="000000"/>
          <w:szCs w:val="20"/>
        </w:rPr>
      </w:pPr>
      <w:r w:rsidRPr="004B7DA3">
        <w:rPr>
          <w:rFonts w:ascii="Times New Roman" w:eastAsia="Calibri" w:hAnsi="Times New Roman"/>
          <w:color w:val="000000"/>
          <w:szCs w:val="20"/>
        </w:rPr>
        <w:t>Proposal 6: Companies should focus on a uniform spatial distribution of UE drops within a cell when running system-level simulations.</w:t>
      </w:r>
    </w:p>
    <w:p w14:paraId="5D209737" w14:textId="77777777" w:rsidR="00DB410C" w:rsidRDefault="00DB410C" w:rsidP="00DB410C">
      <w:r w:rsidRPr="00777035">
        <w:rPr>
          <w:b/>
        </w:rPr>
        <w:t xml:space="preserve">Decision: </w:t>
      </w:r>
      <w:r w:rsidRPr="00777035">
        <w:t xml:space="preserve">The document is </w:t>
      </w:r>
      <w:r>
        <w:t>note</w:t>
      </w:r>
      <w:r w:rsidRPr="00777035">
        <w:t>d.</w:t>
      </w:r>
    </w:p>
    <w:p w14:paraId="69ED42C5" w14:textId="2DDE6B19" w:rsidR="00DB410C" w:rsidRDefault="00DB410C" w:rsidP="00254752">
      <w:pPr>
        <w:ind w:left="720" w:hanging="720"/>
      </w:pPr>
    </w:p>
    <w:p w14:paraId="5EF12BF5" w14:textId="77777777" w:rsidR="00ED45F8" w:rsidRPr="00334C98" w:rsidRDefault="00ED45F8" w:rsidP="00ED45F8">
      <w:r w:rsidRPr="00E665DC">
        <w:rPr>
          <w:rFonts w:ascii="Times New Roman" w:hAnsi="Times New Roman"/>
          <w:b/>
          <w:szCs w:val="20"/>
        </w:rPr>
        <w:t>Tuesday's wrap-up:</w:t>
      </w:r>
      <w:r w:rsidRPr="00E665DC">
        <w:rPr>
          <w:rFonts w:ascii="Times New Roman" w:hAnsi="Times New Roman"/>
          <w:szCs w:val="20"/>
        </w:rPr>
        <w:t xml:space="preserve"> </w:t>
      </w:r>
      <w:r w:rsidRPr="00E665DC">
        <w:t xml:space="preserve">Continue discussion offline – </w:t>
      </w:r>
      <w:r w:rsidRPr="00E665DC">
        <w:rPr>
          <w:lang w:eastAsia="x-none"/>
        </w:rPr>
        <w:t>Li (ZTE)</w:t>
      </w:r>
    </w:p>
    <w:p w14:paraId="48BF67F6" w14:textId="69850252" w:rsidR="00ED45F8" w:rsidRDefault="00ED45F8" w:rsidP="00254752">
      <w:pPr>
        <w:ind w:left="720" w:hanging="720"/>
      </w:pPr>
    </w:p>
    <w:p w14:paraId="2EB6F887" w14:textId="7E18B2A8" w:rsidR="00E665DC" w:rsidRPr="00E665DC" w:rsidRDefault="00E665DC" w:rsidP="00254752">
      <w:pPr>
        <w:ind w:left="720" w:hanging="720"/>
        <w:rPr>
          <w:b/>
        </w:rPr>
      </w:pPr>
      <w:r w:rsidRPr="00E665DC">
        <w:rPr>
          <w:b/>
        </w:rPr>
        <w:t>Thursday</w:t>
      </w:r>
    </w:p>
    <w:p w14:paraId="148AC075" w14:textId="2604734F" w:rsidR="00E665DC" w:rsidRPr="00E665DC" w:rsidRDefault="00603E09" w:rsidP="00E665DC">
      <w:pPr>
        <w:ind w:left="720" w:hanging="720"/>
        <w:rPr>
          <w:b/>
        </w:rPr>
      </w:pPr>
      <w:hyperlink r:id="rId2230" w:history="1">
        <w:r w:rsidR="00FE4C7E">
          <w:rPr>
            <w:rStyle w:val="Hyperlink"/>
            <w:b/>
          </w:rPr>
          <w:t>R1-1805681</w:t>
        </w:r>
      </w:hyperlink>
      <w:r w:rsidR="00E665DC" w:rsidRPr="00E665DC">
        <w:rPr>
          <w:b/>
        </w:rPr>
        <w:tab/>
        <w:t>Summary of offline email discussion on SLS assumptions</w:t>
      </w:r>
      <w:r w:rsidR="00E665DC" w:rsidRPr="00E665DC">
        <w:rPr>
          <w:b/>
        </w:rPr>
        <w:tab/>
        <w:t>ZTE, Sanechips</w:t>
      </w:r>
    </w:p>
    <w:p w14:paraId="3B3DA724" w14:textId="77777777" w:rsidR="00E665DC" w:rsidRDefault="00E665DC" w:rsidP="00E665DC">
      <w:r w:rsidRPr="00777035">
        <w:rPr>
          <w:b/>
        </w:rPr>
        <w:t xml:space="preserve">Decision: </w:t>
      </w:r>
      <w:r w:rsidRPr="00777035">
        <w:t xml:space="preserve">The document is </w:t>
      </w:r>
      <w:r>
        <w:t>note</w:t>
      </w:r>
      <w:r w:rsidRPr="00777035">
        <w:t>d.</w:t>
      </w:r>
    </w:p>
    <w:p w14:paraId="48287E16" w14:textId="3E3F55F4" w:rsidR="00E665DC" w:rsidRDefault="00E665DC" w:rsidP="00E665DC">
      <w:pPr>
        <w:ind w:left="720" w:hanging="720"/>
      </w:pPr>
    </w:p>
    <w:p w14:paraId="10EB55EA" w14:textId="77777777" w:rsidR="001F0261" w:rsidRPr="001F0261" w:rsidRDefault="001F0261" w:rsidP="001F0261">
      <w:pPr>
        <w:ind w:left="720" w:hanging="720"/>
        <w:rPr>
          <w:lang w:eastAsia="x-none"/>
        </w:rPr>
      </w:pPr>
      <w:r w:rsidRPr="001F0261">
        <w:rPr>
          <w:highlight w:val="green"/>
          <w:lang w:eastAsia="x-none"/>
        </w:rPr>
        <w:t>Agreements</w:t>
      </w:r>
      <w:r w:rsidRPr="001F0261">
        <w:rPr>
          <w:lang w:eastAsia="x-none"/>
        </w:rPr>
        <w:t>:</w:t>
      </w:r>
    </w:p>
    <w:p w14:paraId="2F4BB67E" w14:textId="77777777" w:rsidR="001F0261" w:rsidRPr="001F0261" w:rsidRDefault="001F0261" w:rsidP="00BC4EF6">
      <w:pPr>
        <w:pStyle w:val="ListParagraph"/>
        <w:numPr>
          <w:ilvl w:val="0"/>
          <w:numId w:val="174"/>
        </w:numPr>
        <w:spacing w:after="200" w:line="276" w:lineRule="auto"/>
        <w:rPr>
          <w:lang w:val="x-none" w:eastAsia="x-none"/>
        </w:rPr>
      </w:pPr>
      <w:r w:rsidRPr="001F0261">
        <w:t>Adopt the parameters in the following table for system-level evaluations of NOMA study</w:t>
      </w:r>
    </w:p>
    <w:p w14:paraId="06A4DA5E" w14:textId="77777777" w:rsidR="001F0261" w:rsidRPr="001F0261" w:rsidRDefault="001F0261" w:rsidP="001F0261">
      <w:pPr>
        <w:widowControl w:val="0"/>
        <w:spacing w:beforeLines="50" w:before="120" w:afterLines="50" w:after="120"/>
        <w:ind w:left="720" w:hanging="720"/>
        <w:jc w:val="center"/>
        <w:rPr>
          <w:rFonts w:eastAsia="MS Gothic"/>
          <w:b/>
          <w:bCs/>
          <w:szCs w:val="20"/>
          <w:lang w:eastAsia="ja-JP"/>
        </w:rPr>
      </w:pPr>
      <w:r w:rsidRPr="001F0261">
        <w:rPr>
          <w:rFonts w:hint="eastAsia"/>
          <w:b/>
          <w:bCs/>
          <w:szCs w:val="20"/>
        </w:rPr>
        <w:t>Table</w:t>
      </w:r>
      <w:r w:rsidRPr="001F0261">
        <w:rPr>
          <w:b/>
          <w:bCs/>
          <w:szCs w:val="20"/>
        </w:rPr>
        <w:t xml:space="preserve"> I</w:t>
      </w:r>
      <w:r w:rsidRPr="001F0261">
        <w:rPr>
          <w:rFonts w:eastAsia="SimSun" w:hint="eastAsia"/>
          <w:b/>
          <w:bCs/>
          <w:szCs w:val="20"/>
        </w:rPr>
        <w:t>:</w:t>
      </w:r>
      <w:r w:rsidRPr="001F0261">
        <w:rPr>
          <w:rFonts w:hint="eastAsia"/>
          <w:b/>
          <w:bCs/>
          <w:szCs w:val="20"/>
        </w:rPr>
        <w:t xml:space="preserve"> </w:t>
      </w:r>
      <w:r w:rsidRPr="001F0261">
        <w:rPr>
          <w:rFonts w:eastAsia="SimSun" w:hint="eastAsia"/>
          <w:b/>
          <w:bCs/>
          <w:szCs w:val="20"/>
        </w:rPr>
        <w:t>System-level evaluation assumptions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5"/>
        <w:gridCol w:w="1905"/>
        <w:gridCol w:w="1905"/>
        <w:gridCol w:w="1953"/>
        <w:gridCol w:w="1859"/>
      </w:tblGrid>
      <w:tr w:rsidR="001F0261" w:rsidRPr="001F0261" w14:paraId="2DAF1438" w14:textId="77777777" w:rsidTr="001F0261">
        <w:trPr>
          <w:trHeight w:val="20"/>
        </w:trPr>
        <w:tc>
          <w:tcPr>
            <w:tcW w:w="1905" w:type="dxa"/>
            <w:shd w:val="clear" w:color="auto" w:fill="DBDBDB"/>
            <w:vAlign w:val="center"/>
          </w:tcPr>
          <w:p w14:paraId="7D59EC69" w14:textId="77777777" w:rsidR="001F0261" w:rsidRPr="001F0261" w:rsidRDefault="001F0261" w:rsidP="00B65603">
            <w:pPr>
              <w:pStyle w:val="TAH"/>
            </w:pPr>
            <w:r w:rsidRPr="001F0261">
              <w:lastRenderedPageBreak/>
              <w:t>Parameters</w:t>
            </w:r>
          </w:p>
        </w:tc>
        <w:tc>
          <w:tcPr>
            <w:tcW w:w="1905" w:type="dxa"/>
            <w:shd w:val="clear" w:color="auto" w:fill="DBDBDB"/>
            <w:vAlign w:val="center"/>
          </w:tcPr>
          <w:p w14:paraId="7DCF750C" w14:textId="77777777" w:rsidR="001F0261" w:rsidRPr="001F0261" w:rsidRDefault="001F0261" w:rsidP="00B65603">
            <w:pPr>
              <w:pStyle w:val="TAH"/>
              <w:rPr>
                <w:rFonts w:eastAsia="SimSun"/>
              </w:rPr>
            </w:pPr>
            <w:r w:rsidRPr="001F0261">
              <w:rPr>
                <w:rFonts w:eastAsia="SimSun" w:hint="eastAsia"/>
              </w:rPr>
              <w:t>mMTC</w:t>
            </w:r>
          </w:p>
        </w:tc>
        <w:tc>
          <w:tcPr>
            <w:tcW w:w="1905" w:type="dxa"/>
            <w:shd w:val="clear" w:color="auto" w:fill="DBDBDB"/>
            <w:vAlign w:val="center"/>
          </w:tcPr>
          <w:p w14:paraId="1ACA45C6" w14:textId="77777777" w:rsidR="001F0261" w:rsidRPr="001F0261" w:rsidRDefault="001F0261" w:rsidP="00B65603">
            <w:pPr>
              <w:pStyle w:val="TAH"/>
              <w:rPr>
                <w:rFonts w:eastAsia="SimSun"/>
              </w:rPr>
            </w:pPr>
            <w:r w:rsidRPr="001F0261">
              <w:rPr>
                <w:rFonts w:eastAsia="SimSun" w:hint="eastAsia"/>
              </w:rPr>
              <w:t>URLLC</w:t>
            </w:r>
          </w:p>
        </w:tc>
        <w:tc>
          <w:tcPr>
            <w:tcW w:w="1953" w:type="dxa"/>
            <w:shd w:val="clear" w:color="auto" w:fill="DBDBDB"/>
            <w:vAlign w:val="center"/>
          </w:tcPr>
          <w:p w14:paraId="5CE36C82" w14:textId="77777777" w:rsidR="001F0261" w:rsidRPr="001F0261" w:rsidRDefault="001F0261" w:rsidP="00B65603">
            <w:pPr>
              <w:pStyle w:val="TAH"/>
              <w:rPr>
                <w:rFonts w:eastAsia="SimSun"/>
              </w:rPr>
            </w:pPr>
            <w:r w:rsidRPr="001F0261">
              <w:rPr>
                <w:rFonts w:eastAsia="SimSun" w:hint="eastAsia"/>
              </w:rPr>
              <w:t>eMBB</w:t>
            </w:r>
          </w:p>
        </w:tc>
        <w:tc>
          <w:tcPr>
            <w:tcW w:w="1859" w:type="dxa"/>
            <w:shd w:val="clear" w:color="auto" w:fill="DBDBDB"/>
            <w:vAlign w:val="center"/>
          </w:tcPr>
          <w:p w14:paraId="1BC69E2E" w14:textId="77777777" w:rsidR="001F0261" w:rsidRPr="001F0261" w:rsidRDefault="001F0261" w:rsidP="00B65603">
            <w:pPr>
              <w:pStyle w:val="TAH"/>
            </w:pPr>
            <w:r w:rsidRPr="001F0261">
              <w:rPr>
                <w:rFonts w:hint="eastAsia"/>
              </w:rPr>
              <w:t>Further specified values</w:t>
            </w:r>
          </w:p>
        </w:tc>
      </w:tr>
      <w:tr w:rsidR="001F0261" w:rsidRPr="001F0261" w14:paraId="4F2E7A5F" w14:textId="77777777" w:rsidTr="001F0261">
        <w:trPr>
          <w:trHeight w:val="20"/>
        </w:trPr>
        <w:tc>
          <w:tcPr>
            <w:tcW w:w="1905" w:type="dxa"/>
          </w:tcPr>
          <w:p w14:paraId="30A76317" w14:textId="77777777" w:rsidR="001F0261" w:rsidRPr="001F0261" w:rsidRDefault="001F0261" w:rsidP="00B65603">
            <w:pPr>
              <w:pStyle w:val="TAL"/>
            </w:pPr>
            <w:r w:rsidRPr="001F0261">
              <w:rPr>
                <w:lang w:eastAsia="ja-JP"/>
              </w:rPr>
              <w:t>Layout</w:t>
            </w:r>
          </w:p>
        </w:tc>
        <w:tc>
          <w:tcPr>
            <w:tcW w:w="5763" w:type="dxa"/>
            <w:gridSpan w:val="3"/>
          </w:tcPr>
          <w:p w14:paraId="20912C6B" w14:textId="77777777" w:rsidR="001F0261" w:rsidRPr="001F0261" w:rsidRDefault="001F0261" w:rsidP="00B65603">
            <w:pPr>
              <w:pStyle w:val="TAL"/>
              <w:rPr>
                <w:lang w:eastAsia="ja-JP"/>
              </w:rPr>
            </w:pPr>
            <w:r w:rsidRPr="001F0261">
              <w:rPr>
                <w:lang w:eastAsia="ja-JP"/>
              </w:rPr>
              <w:t>Single layer - Macro layer: Hex. Grid</w:t>
            </w:r>
          </w:p>
        </w:tc>
        <w:tc>
          <w:tcPr>
            <w:tcW w:w="1859" w:type="dxa"/>
          </w:tcPr>
          <w:p w14:paraId="7C61CE26" w14:textId="77777777" w:rsidR="001F0261" w:rsidRPr="001F0261" w:rsidRDefault="001F0261" w:rsidP="00B65603">
            <w:pPr>
              <w:pStyle w:val="TAL"/>
              <w:rPr>
                <w:lang w:eastAsia="ja-JP"/>
              </w:rPr>
            </w:pPr>
          </w:p>
        </w:tc>
      </w:tr>
      <w:tr w:rsidR="001F0261" w:rsidRPr="001F0261" w14:paraId="2CD60147" w14:textId="77777777" w:rsidTr="001F0261">
        <w:trPr>
          <w:trHeight w:val="20"/>
        </w:trPr>
        <w:tc>
          <w:tcPr>
            <w:tcW w:w="1905" w:type="dxa"/>
          </w:tcPr>
          <w:p w14:paraId="45195E03" w14:textId="77777777" w:rsidR="001F0261" w:rsidRPr="001F0261" w:rsidRDefault="001F0261" w:rsidP="00B65603">
            <w:pPr>
              <w:pStyle w:val="TAL"/>
            </w:pPr>
            <w:r w:rsidRPr="001F0261">
              <w:rPr>
                <w:lang w:eastAsia="ja-JP"/>
              </w:rPr>
              <w:t>Inter-BS distance</w:t>
            </w:r>
          </w:p>
        </w:tc>
        <w:tc>
          <w:tcPr>
            <w:tcW w:w="1905" w:type="dxa"/>
          </w:tcPr>
          <w:p w14:paraId="79386836" w14:textId="77777777" w:rsidR="001F0261" w:rsidRPr="001F0261" w:rsidRDefault="001F0261" w:rsidP="00B65603">
            <w:pPr>
              <w:pStyle w:val="TAL"/>
            </w:pPr>
            <w:r w:rsidRPr="001F0261">
              <w:rPr>
                <w:lang w:eastAsia="ja-JP"/>
              </w:rPr>
              <w:t xml:space="preserve">[1732]m </w:t>
            </w:r>
          </w:p>
        </w:tc>
        <w:tc>
          <w:tcPr>
            <w:tcW w:w="1905" w:type="dxa"/>
          </w:tcPr>
          <w:p w14:paraId="0402D8A1" w14:textId="77777777" w:rsidR="001F0261" w:rsidRPr="001F0261" w:rsidRDefault="001F0261" w:rsidP="00B65603">
            <w:pPr>
              <w:pStyle w:val="TAL"/>
            </w:pPr>
            <w:r w:rsidRPr="001F0261">
              <w:t>[</w:t>
            </w:r>
            <w:r w:rsidRPr="001F0261">
              <w:rPr>
                <w:rFonts w:hint="eastAsia"/>
              </w:rPr>
              <w:t>500m</w:t>
            </w:r>
            <w:r w:rsidRPr="001F0261">
              <w:t>]</w:t>
            </w:r>
          </w:p>
        </w:tc>
        <w:tc>
          <w:tcPr>
            <w:tcW w:w="1953" w:type="dxa"/>
          </w:tcPr>
          <w:p w14:paraId="7C3D5973" w14:textId="77777777" w:rsidR="001F0261" w:rsidRPr="001F0261" w:rsidRDefault="001F0261" w:rsidP="00B65603">
            <w:pPr>
              <w:pStyle w:val="TAL"/>
              <w:rPr>
                <w:lang w:eastAsia="ja-JP"/>
              </w:rPr>
            </w:pPr>
            <w:r w:rsidRPr="001F0261">
              <w:rPr>
                <w:rFonts w:hint="eastAsia"/>
              </w:rPr>
              <w:t>200m</w:t>
            </w:r>
          </w:p>
        </w:tc>
        <w:tc>
          <w:tcPr>
            <w:tcW w:w="1859" w:type="dxa"/>
          </w:tcPr>
          <w:p w14:paraId="589D7D1F" w14:textId="77777777" w:rsidR="001F0261" w:rsidRPr="001F0261" w:rsidRDefault="001F0261" w:rsidP="00B65603">
            <w:pPr>
              <w:pStyle w:val="TAL"/>
              <w:rPr>
                <w:lang w:eastAsia="ja-JP"/>
              </w:rPr>
            </w:pPr>
          </w:p>
        </w:tc>
      </w:tr>
      <w:tr w:rsidR="001F0261" w:rsidRPr="001F0261" w14:paraId="320A06D5" w14:textId="77777777" w:rsidTr="001F0261">
        <w:trPr>
          <w:trHeight w:val="20"/>
        </w:trPr>
        <w:tc>
          <w:tcPr>
            <w:tcW w:w="1905" w:type="dxa"/>
          </w:tcPr>
          <w:p w14:paraId="28FBD3AA" w14:textId="77777777" w:rsidR="001F0261" w:rsidRPr="001F0261" w:rsidRDefault="001F0261" w:rsidP="00B65603">
            <w:pPr>
              <w:pStyle w:val="TAL"/>
              <w:rPr>
                <w:lang w:eastAsia="ja-JP"/>
              </w:rPr>
            </w:pPr>
            <w:r w:rsidRPr="001F0261">
              <w:rPr>
                <w:lang w:eastAsia="ja-JP"/>
              </w:rPr>
              <w:t>Carrier frequency</w:t>
            </w:r>
          </w:p>
        </w:tc>
        <w:tc>
          <w:tcPr>
            <w:tcW w:w="1905" w:type="dxa"/>
          </w:tcPr>
          <w:p w14:paraId="5FF3F68D" w14:textId="77777777" w:rsidR="001F0261" w:rsidRPr="001F0261" w:rsidRDefault="001F0261" w:rsidP="00B65603">
            <w:pPr>
              <w:pStyle w:val="TAL"/>
              <w:rPr>
                <w:lang w:eastAsia="ja-JP"/>
              </w:rPr>
            </w:pPr>
            <w:r w:rsidRPr="001F0261">
              <w:rPr>
                <w:lang w:eastAsia="ja-JP"/>
              </w:rPr>
              <w:t>700MHz</w:t>
            </w:r>
          </w:p>
        </w:tc>
        <w:tc>
          <w:tcPr>
            <w:tcW w:w="1905" w:type="dxa"/>
          </w:tcPr>
          <w:p w14:paraId="2D46583D" w14:textId="77777777" w:rsidR="001F0261" w:rsidRPr="001F0261" w:rsidRDefault="001F0261" w:rsidP="00B65603">
            <w:pPr>
              <w:pStyle w:val="TAL"/>
              <w:rPr>
                <w:lang w:eastAsia="ja-JP"/>
              </w:rPr>
            </w:pPr>
            <w:r w:rsidRPr="001F0261">
              <w:t>[4GHz. 700MHz]</w:t>
            </w:r>
          </w:p>
        </w:tc>
        <w:tc>
          <w:tcPr>
            <w:tcW w:w="1953" w:type="dxa"/>
          </w:tcPr>
          <w:p w14:paraId="7EB3EDE7" w14:textId="77777777" w:rsidR="001F0261" w:rsidRPr="001F0261" w:rsidRDefault="001F0261" w:rsidP="00B65603">
            <w:pPr>
              <w:pStyle w:val="TAL"/>
              <w:rPr>
                <w:lang w:eastAsia="ja-JP"/>
              </w:rPr>
            </w:pPr>
            <w:r w:rsidRPr="001F0261">
              <w:rPr>
                <w:rFonts w:hint="eastAsia"/>
              </w:rPr>
              <w:t>4</w:t>
            </w:r>
            <w:r w:rsidRPr="001F0261">
              <w:t>G</w:t>
            </w:r>
            <w:r w:rsidRPr="001F0261">
              <w:rPr>
                <w:rFonts w:hint="eastAsia"/>
              </w:rPr>
              <w:t>Hz</w:t>
            </w:r>
          </w:p>
        </w:tc>
        <w:tc>
          <w:tcPr>
            <w:tcW w:w="1859" w:type="dxa"/>
          </w:tcPr>
          <w:p w14:paraId="57BABDA3" w14:textId="77777777" w:rsidR="001F0261" w:rsidRPr="001F0261" w:rsidRDefault="001F0261" w:rsidP="00B65603">
            <w:pPr>
              <w:pStyle w:val="TAL"/>
              <w:rPr>
                <w:lang w:eastAsia="ja-JP"/>
              </w:rPr>
            </w:pPr>
          </w:p>
        </w:tc>
      </w:tr>
      <w:tr w:rsidR="001F0261" w:rsidRPr="001F0261" w14:paraId="29C11F93" w14:textId="77777777" w:rsidTr="001F0261">
        <w:trPr>
          <w:trHeight w:val="20"/>
        </w:trPr>
        <w:tc>
          <w:tcPr>
            <w:tcW w:w="1905" w:type="dxa"/>
          </w:tcPr>
          <w:p w14:paraId="45B4F371" w14:textId="77777777" w:rsidR="001F0261" w:rsidRPr="001F0261" w:rsidRDefault="001F0261" w:rsidP="00B65603">
            <w:pPr>
              <w:pStyle w:val="TAL"/>
            </w:pPr>
            <w:r w:rsidRPr="001F0261">
              <w:rPr>
                <w:lang w:eastAsia="ja-JP"/>
              </w:rPr>
              <w:t>Simulation bandwidth</w:t>
            </w:r>
          </w:p>
        </w:tc>
        <w:tc>
          <w:tcPr>
            <w:tcW w:w="1905" w:type="dxa"/>
          </w:tcPr>
          <w:p w14:paraId="49EC1CA1" w14:textId="77777777" w:rsidR="001F0261" w:rsidRPr="001F0261" w:rsidRDefault="001F0261" w:rsidP="00B65603">
            <w:pPr>
              <w:pStyle w:val="TAL"/>
            </w:pPr>
            <w:r w:rsidRPr="001F0261">
              <w:t>[6] PRBs</w:t>
            </w:r>
          </w:p>
        </w:tc>
        <w:tc>
          <w:tcPr>
            <w:tcW w:w="1905" w:type="dxa"/>
          </w:tcPr>
          <w:p w14:paraId="02131985" w14:textId="77777777" w:rsidR="001F0261" w:rsidRPr="001F0261" w:rsidRDefault="001F0261" w:rsidP="00B65603">
            <w:pPr>
              <w:pStyle w:val="TAL"/>
            </w:pPr>
            <w:r w:rsidRPr="001F0261">
              <w:rPr>
                <w:rFonts w:hint="eastAsia"/>
              </w:rPr>
              <w:t>12 PRBs</w:t>
            </w:r>
          </w:p>
        </w:tc>
        <w:tc>
          <w:tcPr>
            <w:tcW w:w="1953" w:type="dxa"/>
          </w:tcPr>
          <w:p w14:paraId="31C6AC4E" w14:textId="77777777" w:rsidR="001F0261" w:rsidRPr="001F0261" w:rsidRDefault="001F0261" w:rsidP="00B65603">
            <w:pPr>
              <w:pStyle w:val="TAL"/>
            </w:pPr>
            <w:r w:rsidRPr="001F0261">
              <w:rPr>
                <w:rFonts w:hint="eastAsia"/>
              </w:rPr>
              <w:t>12 PRBs</w:t>
            </w:r>
          </w:p>
        </w:tc>
        <w:tc>
          <w:tcPr>
            <w:tcW w:w="1859" w:type="dxa"/>
          </w:tcPr>
          <w:p w14:paraId="2DCCED87" w14:textId="77777777" w:rsidR="001F0261" w:rsidRPr="001F0261" w:rsidRDefault="001F0261" w:rsidP="00B65603">
            <w:pPr>
              <w:pStyle w:val="TAL"/>
            </w:pPr>
          </w:p>
        </w:tc>
      </w:tr>
      <w:tr w:rsidR="001F0261" w:rsidRPr="001F0261" w14:paraId="5BC5C278" w14:textId="77777777" w:rsidTr="001F0261">
        <w:trPr>
          <w:trHeight w:val="20"/>
        </w:trPr>
        <w:tc>
          <w:tcPr>
            <w:tcW w:w="1905" w:type="dxa"/>
          </w:tcPr>
          <w:p w14:paraId="70E50179" w14:textId="77777777" w:rsidR="001F0261" w:rsidRPr="001F0261" w:rsidRDefault="001F0261" w:rsidP="00B65603">
            <w:pPr>
              <w:pStyle w:val="TAL"/>
            </w:pPr>
            <w:r w:rsidRPr="001F0261">
              <w:rPr>
                <w:lang w:eastAsia="ja-JP"/>
              </w:rPr>
              <w:t>Number of UEs per cell</w:t>
            </w:r>
          </w:p>
        </w:tc>
        <w:tc>
          <w:tcPr>
            <w:tcW w:w="5763" w:type="dxa"/>
            <w:gridSpan w:val="3"/>
            <w:vAlign w:val="center"/>
          </w:tcPr>
          <w:p w14:paraId="1C766C34" w14:textId="77777777" w:rsidR="001F0261" w:rsidRPr="001F0261" w:rsidRDefault="001F0261" w:rsidP="00B65603">
            <w:pPr>
              <w:pStyle w:val="TAL"/>
            </w:pPr>
            <w:r w:rsidRPr="001F0261">
              <w:t>Companies report</w:t>
            </w:r>
          </w:p>
        </w:tc>
        <w:tc>
          <w:tcPr>
            <w:tcW w:w="1859" w:type="dxa"/>
            <w:vAlign w:val="center"/>
          </w:tcPr>
          <w:p w14:paraId="0621DA71" w14:textId="77777777" w:rsidR="001F0261" w:rsidRPr="001F0261" w:rsidRDefault="001F0261" w:rsidP="00B65603">
            <w:pPr>
              <w:pStyle w:val="TAL"/>
            </w:pPr>
          </w:p>
        </w:tc>
      </w:tr>
      <w:tr w:rsidR="001F0261" w:rsidRPr="001F0261" w14:paraId="644E61FC" w14:textId="77777777" w:rsidTr="001F0261">
        <w:trPr>
          <w:trHeight w:val="20"/>
        </w:trPr>
        <w:tc>
          <w:tcPr>
            <w:tcW w:w="1905" w:type="dxa"/>
          </w:tcPr>
          <w:p w14:paraId="4CC24FE2" w14:textId="77777777" w:rsidR="001F0261" w:rsidRPr="001F0261" w:rsidRDefault="001F0261" w:rsidP="00B65603">
            <w:pPr>
              <w:pStyle w:val="TAL"/>
            </w:pPr>
            <w:r w:rsidRPr="001F0261">
              <w:rPr>
                <w:lang w:eastAsia="ja-JP"/>
              </w:rPr>
              <w:t>Channel model</w:t>
            </w:r>
          </w:p>
        </w:tc>
        <w:tc>
          <w:tcPr>
            <w:tcW w:w="5763" w:type="dxa"/>
            <w:gridSpan w:val="3"/>
            <w:vAlign w:val="center"/>
          </w:tcPr>
          <w:p w14:paraId="557F6638" w14:textId="77777777" w:rsidR="001F0261" w:rsidRPr="001F0261" w:rsidRDefault="001F0261" w:rsidP="00B65603">
            <w:pPr>
              <w:pStyle w:val="TAL"/>
            </w:pPr>
            <w:r w:rsidRPr="001F0261">
              <w:t>UMa in TR 38.901</w:t>
            </w:r>
          </w:p>
        </w:tc>
        <w:tc>
          <w:tcPr>
            <w:tcW w:w="1859" w:type="dxa"/>
            <w:vAlign w:val="center"/>
          </w:tcPr>
          <w:p w14:paraId="13815960" w14:textId="77777777" w:rsidR="001F0261" w:rsidRPr="001F0261" w:rsidRDefault="001F0261" w:rsidP="00B65603">
            <w:pPr>
              <w:pStyle w:val="TAL"/>
            </w:pPr>
          </w:p>
        </w:tc>
      </w:tr>
      <w:tr w:rsidR="001F0261" w:rsidRPr="001F0261" w14:paraId="5D420020" w14:textId="77777777" w:rsidTr="001F0261">
        <w:trPr>
          <w:trHeight w:val="20"/>
        </w:trPr>
        <w:tc>
          <w:tcPr>
            <w:tcW w:w="1905" w:type="dxa"/>
          </w:tcPr>
          <w:p w14:paraId="2E11DD89" w14:textId="77777777" w:rsidR="001F0261" w:rsidRPr="001F0261" w:rsidRDefault="001F0261" w:rsidP="00B65603">
            <w:pPr>
              <w:pStyle w:val="TAL"/>
            </w:pPr>
            <w:r w:rsidRPr="001F0261">
              <w:rPr>
                <w:lang w:eastAsia="ja-JP"/>
              </w:rPr>
              <w:t>UE Tx power</w:t>
            </w:r>
          </w:p>
        </w:tc>
        <w:tc>
          <w:tcPr>
            <w:tcW w:w="5763" w:type="dxa"/>
            <w:gridSpan w:val="3"/>
            <w:vAlign w:val="center"/>
          </w:tcPr>
          <w:p w14:paraId="7E6C9434" w14:textId="77777777" w:rsidR="001F0261" w:rsidRPr="001F0261" w:rsidRDefault="001F0261" w:rsidP="00B65603">
            <w:pPr>
              <w:pStyle w:val="TAL"/>
            </w:pPr>
            <w:r w:rsidRPr="001F0261">
              <w:rPr>
                <w:rFonts w:hint="eastAsia"/>
              </w:rPr>
              <w:t xml:space="preserve">Max </w:t>
            </w:r>
            <w:r w:rsidRPr="001F0261">
              <w:t>23 dBm</w:t>
            </w:r>
          </w:p>
        </w:tc>
        <w:tc>
          <w:tcPr>
            <w:tcW w:w="1859" w:type="dxa"/>
            <w:vAlign w:val="center"/>
          </w:tcPr>
          <w:p w14:paraId="267E7B04" w14:textId="77777777" w:rsidR="001F0261" w:rsidRPr="001F0261" w:rsidRDefault="001F0261" w:rsidP="00B65603">
            <w:pPr>
              <w:pStyle w:val="TAL"/>
            </w:pPr>
          </w:p>
        </w:tc>
      </w:tr>
      <w:tr w:rsidR="001F0261" w:rsidRPr="001F0261" w14:paraId="5EA0B41F" w14:textId="77777777" w:rsidTr="001F0261">
        <w:trPr>
          <w:trHeight w:val="20"/>
        </w:trPr>
        <w:tc>
          <w:tcPr>
            <w:tcW w:w="1905" w:type="dxa"/>
          </w:tcPr>
          <w:p w14:paraId="480BA3E4" w14:textId="77777777" w:rsidR="001F0261" w:rsidRPr="001F0261" w:rsidRDefault="001F0261" w:rsidP="00B65603">
            <w:pPr>
              <w:pStyle w:val="TAL"/>
            </w:pPr>
            <w:r w:rsidRPr="001F0261">
              <w:rPr>
                <w:lang w:eastAsia="ja-JP"/>
              </w:rPr>
              <w:t>BS antenna configurations</w:t>
            </w:r>
          </w:p>
        </w:tc>
        <w:tc>
          <w:tcPr>
            <w:tcW w:w="5763" w:type="dxa"/>
            <w:gridSpan w:val="3"/>
            <w:vAlign w:val="center"/>
          </w:tcPr>
          <w:p w14:paraId="019B3A9F" w14:textId="77777777" w:rsidR="001F0261" w:rsidRPr="001F0261" w:rsidRDefault="001F0261" w:rsidP="00B65603">
            <w:pPr>
              <w:pStyle w:val="TAL"/>
            </w:pPr>
            <w:r w:rsidRPr="001F0261">
              <w:rPr>
                <w:rFonts w:hint="eastAsia"/>
              </w:rPr>
              <w:t xml:space="preserve">2 </w:t>
            </w:r>
            <w:r w:rsidRPr="001F0261">
              <w:t>Rx</w:t>
            </w:r>
            <w:r w:rsidRPr="001F0261">
              <w:rPr>
                <w:rFonts w:hint="eastAsia"/>
              </w:rPr>
              <w:t xml:space="preserve"> or 4 Rx for 700MHz</w:t>
            </w:r>
            <w:r w:rsidRPr="001F0261">
              <w:t>;</w:t>
            </w:r>
          </w:p>
          <w:p w14:paraId="3B24A29B" w14:textId="77777777" w:rsidR="001F0261" w:rsidRPr="001F0261" w:rsidRDefault="001F0261" w:rsidP="00B65603">
            <w:pPr>
              <w:pStyle w:val="TAL"/>
            </w:pPr>
          </w:p>
          <w:p w14:paraId="077EDAAC" w14:textId="77777777" w:rsidR="001F0261" w:rsidRPr="001F0261" w:rsidRDefault="001F0261" w:rsidP="00B65603">
            <w:pPr>
              <w:pStyle w:val="TAL"/>
            </w:pPr>
            <w:r w:rsidRPr="001F0261">
              <w:t>2 ports: (M, N, P, Mg, Ng) = (10, 1, 2, 1, 1), 2 TXRU;</w:t>
            </w:r>
          </w:p>
          <w:p w14:paraId="2897A691" w14:textId="77777777" w:rsidR="001F0261" w:rsidRPr="001F0261" w:rsidRDefault="001F0261" w:rsidP="00B65603">
            <w:pPr>
              <w:pStyle w:val="TAL"/>
            </w:pPr>
            <w:r w:rsidRPr="001F0261">
              <w:t>4 ports: (M, N, P, Mg, Ng) = (10, 2, 2, 1, 1), 4 TXRU;</w:t>
            </w:r>
          </w:p>
          <w:p w14:paraId="5CDDD759" w14:textId="77777777" w:rsidR="001F0261" w:rsidRPr="001F0261" w:rsidRDefault="001F0261" w:rsidP="00B65603">
            <w:pPr>
              <w:pStyle w:val="TAL"/>
            </w:pPr>
            <w:r w:rsidRPr="001F0261">
              <w:t>dH = dV = 0.5λ;</w:t>
            </w:r>
          </w:p>
          <w:p w14:paraId="459B66E5" w14:textId="77777777" w:rsidR="001F0261" w:rsidRPr="001F0261" w:rsidRDefault="001F0261" w:rsidP="00B65603">
            <w:pPr>
              <w:pStyle w:val="TAL"/>
            </w:pPr>
            <w:r w:rsidRPr="001F0261">
              <w:t>BS antenna downtilt: companies to report, FFS a single value</w:t>
            </w:r>
          </w:p>
          <w:p w14:paraId="75C738CD" w14:textId="77777777" w:rsidR="001F0261" w:rsidRPr="001F0261" w:rsidRDefault="001F0261" w:rsidP="00B65603">
            <w:pPr>
              <w:pStyle w:val="TAL"/>
            </w:pPr>
          </w:p>
          <w:p w14:paraId="76DB19F7" w14:textId="77777777" w:rsidR="001F0261" w:rsidRPr="001F0261" w:rsidRDefault="001F0261" w:rsidP="00B65603">
            <w:pPr>
              <w:pStyle w:val="TAL"/>
            </w:pPr>
            <w:r w:rsidRPr="001F0261">
              <w:rPr>
                <w:rFonts w:hint="eastAsia"/>
              </w:rPr>
              <w:t xml:space="preserve">4 </w:t>
            </w:r>
            <w:r w:rsidRPr="001F0261">
              <w:t>Rx or</w:t>
            </w:r>
            <w:r w:rsidRPr="001F0261">
              <w:rPr>
                <w:rFonts w:hint="eastAsia"/>
              </w:rPr>
              <w:t xml:space="preserve"> 16 Rx for 4GHz</w:t>
            </w:r>
            <w:r w:rsidRPr="001F0261">
              <w:t>;</w:t>
            </w:r>
          </w:p>
          <w:p w14:paraId="4E7FFE8F" w14:textId="77777777" w:rsidR="001F0261" w:rsidRPr="001F0261" w:rsidRDefault="001F0261" w:rsidP="00B65603">
            <w:pPr>
              <w:pStyle w:val="TAL"/>
            </w:pPr>
          </w:p>
          <w:p w14:paraId="1F558819" w14:textId="77777777" w:rsidR="001F0261" w:rsidRPr="001F0261" w:rsidRDefault="001F0261" w:rsidP="00B65603">
            <w:pPr>
              <w:pStyle w:val="TAL"/>
            </w:pPr>
            <w:r w:rsidRPr="001F0261">
              <w:t>4 ports: (M, N, P, Mg, Ng) = (10, 2, 2, 1, 1), 4 TXRU;</w:t>
            </w:r>
          </w:p>
          <w:p w14:paraId="2F52D9E2" w14:textId="77777777" w:rsidR="001F0261" w:rsidRPr="001F0261" w:rsidRDefault="001F0261" w:rsidP="00B65603">
            <w:pPr>
              <w:pStyle w:val="TAL"/>
            </w:pPr>
            <w:r w:rsidRPr="001F0261">
              <w:rPr>
                <w:rFonts w:hint="eastAsia"/>
              </w:rPr>
              <w:t>16</w:t>
            </w:r>
            <w:r w:rsidRPr="001F0261">
              <w:t xml:space="preserve"> ports: (M, N, P, Mg, Ng) = (10, </w:t>
            </w:r>
            <w:r w:rsidRPr="001F0261">
              <w:rPr>
                <w:rFonts w:hint="eastAsia"/>
              </w:rPr>
              <w:t>8</w:t>
            </w:r>
            <w:r w:rsidRPr="001F0261">
              <w:t xml:space="preserve">, 2, 1, 1), </w:t>
            </w:r>
            <w:r w:rsidRPr="001F0261">
              <w:rPr>
                <w:rFonts w:hint="eastAsia"/>
              </w:rPr>
              <w:t>16</w:t>
            </w:r>
            <w:r w:rsidRPr="001F0261">
              <w:t xml:space="preserve"> TXRU;</w:t>
            </w:r>
          </w:p>
          <w:p w14:paraId="187D92CA" w14:textId="77777777" w:rsidR="001F0261" w:rsidRPr="001F0261" w:rsidRDefault="001F0261" w:rsidP="00B65603">
            <w:pPr>
              <w:pStyle w:val="TAL"/>
            </w:pPr>
            <w:r w:rsidRPr="001F0261">
              <w:t>dH = 0.5λ, dV = 0.8λ;</w:t>
            </w:r>
          </w:p>
          <w:p w14:paraId="24750123" w14:textId="77777777" w:rsidR="001F0261" w:rsidRPr="001F0261" w:rsidRDefault="001F0261" w:rsidP="00B65603">
            <w:pPr>
              <w:pStyle w:val="TAL"/>
            </w:pPr>
            <w:r w:rsidRPr="001F0261">
              <w:t>BS antenna downtilt: companies to report, FFS a single value</w:t>
            </w:r>
          </w:p>
        </w:tc>
        <w:tc>
          <w:tcPr>
            <w:tcW w:w="1859" w:type="dxa"/>
            <w:vAlign w:val="center"/>
          </w:tcPr>
          <w:p w14:paraId="37B96692" w14:textId="77777777" w:rsidR="001F0261" w:rsidRPr="001F0261" w:rsidRDefault="001F0261" w:rsidP="00B65603">
            <w:pPr>
              <w:pStyle w:val="TAL"/>
            </w:pPr>
          </w:p>
        </w:tc>
      </w:tr>
      <w:tr w:rsidR="001F0261" w:rsidRPr="001F0261" w14:paraId="0B01CC2E" w14:textId="77777777" w:rsidTr="001F0261">
        <w:trPr>
          <w:trHeight w:val="20"/>
        </w:trPr>
        <w:tc>
          <w:tcPr>
            <w:tcW w:w="1905" w:type="dxa"/>
          </w:tcPr>
          <w:p w14:paraId="562AF53B" w14:textId="77777777" w:rsidR="001F0261" w:rsidRPr="001F0261" w:rsidRDefault="001F0261" w:rsidP="00B65603">
            <w:pPr>
              <w:pStyle w:val="TAL"/>
            </w:pPr>
            <w:r w:rsidRPr="001F0261">
              <w:rPr>
                <w:lang w:eastAsia="ja-JP"/>
              </w:rPr>
              <w:t>BS antenna height</w:t>
            </w:r>
          </w:p>
        </w:tc>
        <w:tc>
          <w:tcPr>
            <w:tcW w:w="5763" w:type="dxa"/>
            <w:gridSpan w:val="3"/>
            <w:vAlign w:val="center"/>
          </w:tcPr>
          <w:p w14:paraId="490ECED2" w14:textId="77777777" w:rsidR="001F0261" w:rsidRPr="001F0261" w:rsidRDefault="001F0261" w:rsidP="00B65603">
            <w:pPr>
              <w:pStyle w:val="TAL"/>
            </w:pPr>
            <w:r w:rsidRPr="001F0261">
              <w:t>25m</w:t>
            </w:r>
          </w:p>
        </w:tc>
        <w:tc>
          <w:tcPr>
            <w:tcW w:w="1859" w:type="dxa"/>
            <w:vAlign w:val="center"/>
          </w:tcPr>
          <w:p w14:paraId="582127D4" w14:textId="77777777" w:rsidR="001F0261" w:rsidRPr="001F0261" w:rsidRDefault="001F0261" w:rsidP="00B65603">
            <w:pPr>
              <w:pStyle w:val="TAL"/>
            </w:pPr>
          </w:p>
        </w:tc>
      </w:tr>
      <w:tr w:rsidR="001F0261" w:rsidRPr="001F0261" w14:paraId="535B4BEE" w14:textId="77777777" w:rsidTr="001F0261">
        <w:trPr>
          <w:trHeight w:val="20"/>
        </w:trPr>
        <w:tc>
          <w:tcPr>
            <w:tcW w:w="1905" w:type="dxa"/>
          </w:tcPr>
          <w:p w14:paraId="5F02C438" w14:textId="77777777" w:rsidR="001F0261" w:rsidRPr="001F0261" w:rsidRDefault="001F0261" w:rsidP="00B65603">
            <w:pPr>
              <w:pStyle w:val="TAL"/>
            </w:pPr>
            <w:r w:rsidRPr="001F0261">
              <w:rPr>
                <w:lang w:eastAsia="ja-JP"/>
              </w:rPr>
              <w:t>BS antenna element gain + connector loss</w:t>
            </w:r>
          </w:p>
        </w:tc>
        <w:tc>
          <w:tcPr>
            <w:tcW w:w="5763" w:type="dxa"/>
            <w:gridSpan w:val="3"/>
            <w:vAlign w:val="center"/>
          </w:tcPr>
          <w:p w14:paraId="082E8B70" w14:textId="77777777" w:rsidR="001F0261" w:rsidRPr="001F0261" w:rsidRDefault="001F0261" w:rsidP="00B65603">
            <w:pPr>
              <w:pStyle w:val="TAL"/>
              <w:rPr>
                <w:lang w:eastAsia="ja-JP"/>
              </w:rPr>
            </w:pPr>
            <w:r w:rsidRPr="001F0261">
              <w:rPr>
                <w:lang w:eastAsia="ja-JP"/>
              </w:rPr>
              <w:t>8 dBi, including 3dB cable loss</w:t>
            </w:r>
          </w:p>
        </w:tc>
        <w:tc>
          <w:tcPr>
            <w:tcW w:w="1859" w:type="dxa"/>
            <w:vAlign w:val="center"/>
          </w:tcPr>
          <w:p w14:paraId="7CA7FB29" w14:textId="77777777" w:rsidR="001F0261" w:rsidRPr="001F0261" w:rsidRDefault="001F0261" w:rsidP="00B65603">
            <w:pPr>
              <w:pStyle w:val="TAL"/>
              <w:rPr>
                <w:lang w:eastAsia="ja-JP"/>
              </w:rPr>
            </w:pPr>
          </w:p>
        </w:tc>
      </w:tr>
      <w:tr w:rsidR="001F0261" w:rsidRPr="001F0261" w14:paraId="087CB31D" w14:textId="77777777" w:rsidTr="001F0261">
        <w:trPr>
          <w:trHeight w:val="20"/>
        </w:trPr>
        <w:tc>
          <w:tcPr>
            <w:tcW w:w="1905" w:type="dxa"/>
          </w:tcPr>
          <w:p w14:paraId="707CC2FF" w14:textId="77777777" w:rsidR="001F0261" w:rsidRPr="001F0261" w:rsidRDefault="001F0261" w:rsidP="00B65603">
            <w:pPr>
              <w:pStyle w:val="TAL"/>
            </w:pPr>
            <w:r w:rsidRPr="001F0261">
              <w:rPr>
                <w:lang w:eastAsia="ja-JP"/>
              </w:rPr>
              <w:t>BS receiver noise figure</w:t>
            </w:r>
          </w:p>
        </w:tc>
        <w:tc>
          <w:tcPr>
            <w:tcW w:w="5763" w:type="dxa"/>
            <w:gridSpan w:val="3"/>
            <w:vAlign w:val="center"/>
          </w:tcPr>
          <w:p w14:paraId="7D51B329" w14:textId="77777777" w:rsidR="001F0261" w:rsidRPr="001F0261" w:rsidRDefault="001F0261" w:rsidP="00B65603">
            <w:pPr>
              <w:pStyle w:val="TAL"/>
            </w:pPr>
            <w:r w:rsidRPr="001F0261">
              <w:t>5dB</w:t>
            </w:r>
          </w:p>
        </w:tc>
        <w:tc>
          <w:tcPr>
            <w:tcW w:w="1859" w:type="dxa"/>
            <w:vAlign w:val="center"/>
          </w:tcPr>
          <w:p w14:paraId="425315EB" w14:textId="77777777" w:rsidR="001F0261" w:rsidRPr="001F0261" w:rsidRDefault="001F0261" w:rsidP="00B65603">
            <w:pPr>
              <w:pStyle w:val="TAL"/>
            </w:pPr>
          </w:p>
        </w:tc>
      </w:tr>
      <w:tr w:rsidR="001F0261" w:rsidRPr="001F0261" w14:paraId="7B1F9F35" w14:textId="77777777" w:rsidTr="001F0261">
        <w:trPr>
          <w:trHeight w:val="20"/>
        </w:trPr>
        <w:tc>
          <w:tcPr>
            <w:tcW w:w="1905" w:type="dxa"/>
          </w:tcPr>
          <w:p w14:paraId="32F011BD" w14:textId="77777777" w:rsidR="001F0261" w:rsidRPr="001F0261" w:rsidRDefault="001F0261" w:rsidP="00B65603">
            <w:pPr>
              <w:pStyle w:val="TAL"/>
            </w:pPr>
            <w:r w:rsidRPr="001F0261">
              <w:rPr>
                <w:lang w:eastAsia="ja-JP"/>
              </w:rPr>
              <w:t>UE antenna configuration</w:t>
            </w:r>
          </w:p>
        </w:tc>
        <w:tc>
          <w:tcPr>
            <w:tcW w:w="5763" w:type="dxa"/>
            <w:gridSpan w:val="3"/>
            <w:vAlign w:val="center"/>
          </w:tcPr>
          <w:p w14:paraId="3EE54DF6" w14:textId="77777777" w:rsidR="001F0261" w:rsidRPr="001F0261" w:rsidRDefault="001F0261" w:rsidP="00B65603">
            <w:pPr>
              <w:pStyle w:val="TAL"/>
            </w:pPr>
            <w:r w:rsidRPr="001F0261">
              <w:t>1Tx as starting point</w:t>
            </w:r>
          </w:p>
        </w:tc>
        <w:tc>
          <w:tcPr>
            <w:tcW w:w="1859" w:type="dxa"/>
            <w:vAlign w:val="center"/>
          </w:tcPr>
          <w:p w14:paraId="7DECA916" w14:textId="77777777" w:rsidR="001F0261" w:rsidRPr="001F0261" w:rsidRDefault="001F0261" w:rsidP="00B65603">
            <w:pPr>
              <w:pStyle w:val="TAL"/>
            </w:pPr>
          </w:p>
        </w:tc>
      </w:tr>
      <w:tr w:rsidR="001F0261" w:rsidRPr="001F0261" w14:paraId="0F87E80E" w14:textId="77777777" w:rsidTr="001F0261">
        <w:trPr>
          <w:trHeight w:val="20"/>
        </w:trPr>
        <w:tc>
          <w:tcPr>
            <w:tcW w:w="1905" w:type="dxa"/>
          </w:tcPr>
          <w:p w14:paraId="072BBBF4" w14:textId="77777777" w:rsidR="001F0261" w:rsidRPr="001F0261" w:rsidRDefault="001F0261" w:rsidP="00B65603">
            <w:pPr>
              <w:pStyle w:val="TAL"/>
            </w:pPr>
            <w:r w:rsidRPr="001F0261">
              <w:rPr>
                <w:lang w:eastAsia="ja-JP"/>
              </w:rPr>
              <w:t>UE antenna height</w:t>
            </w:r>
          </w:p>
        </w:tc>
        <w:tc>
          <w:tcPr>
            <w:tcW w:w="5763" w:type="dxa"/>
            <w:gridSpan w:val="3"/>
            <w:vAlign w:val="center"/>
          </w:tcPr>
          <w:p w14:paraId="33D63152" w14:textId="77777777" w:rsidR="001F0261" w:rsidRPr="001F0261" w:rsidRDefault="001F0261" w:rsidP="00B65603">
            <w:pPr>
              <w:pStyle w:val="TAL"/>
            </w:pPr>
            <w:r w:rsidRPr="001F0261">
              <w:t>Follow the modelling of TR 38.901</w:t>
            </w:r>
          </w:p>
        </w:tc>
        <w:tc>
          <w:tcPr>
            <w:tcW w:w="1859" w:type="dxa"/>
            <w:vAlign w:val="center"/>
          </w:tcPr>
          <w:p w14:paraId="3B2EDAAD" w14:textId="77777777" w:rsidR="001F0261" w:rsidRPr="001F0261" w:rsidRDefault="001F0261" w:rsidP="00B65603">
            <w:pPr>
              <w:pStyle w:val="TAL"/>
            </w:pPr>
          </w:p>
        </w:tc>
      </w:tr>
      <w:tr w:rsidR="001F0261" w:rsidRPr="001F0261" w14:paraId="31ED4257" w14:textId="77777777" w:rsidTr="001F0261">
        <w:trPr>
          <w:trHeight w:val="20"/>
        </w:trPr>
        <w:tc>
          <w:tcPr>
            <w:tcW w:w="1905" w:type="dxa"/>
          </w:tcPr>
          <w:p w14:paraId="6BDE2651" w14:textId="77777777" w:rsidR="001F0261" w:rsidRPr="001F0261" w:rsidRDefault="001F0261" w:rsidP="00B65603">
            <w:pPr>
              <w:pStyle w:val="TAL"/>
            </w:pPr>
            <w:r w:rsidRPr="001F0261">
              <w:rPr>
                <w:lang w:eastAsia="ja-JP"/>
              </w:rPr>
              <w:t>UE antenna gain</w:t>
            </w:r>
          </w:p>
        </w:tc>
        <w:tc>
          <w:tcPr>
            <w:tcW w:w="5763" w:type="dxa"/>
            <w:gridSpan w:val="3"/>
            <w:vAlign w:val="center"/>
          </w:tcPr>
          <w:p w14:paraId="4470EB56" w14:textId="77777777" w:rsidR="001F0261" w:rsidRPr="001F0261" w:rsidRDefault="001F0261" w:rsidP="00B65603">
            <w:pPr>
              <w:pStyle w:val="TAL"/>
            </w:pPr>
            <w:r w:rsidRPr="001F0261">
              <w:t>0dBi as starting point</w:t>
            </w:r>
          </w:p>
        </w:tc>
        <w:tc>
          <w:tcPr>
            <w:tcW w:w="1859" w:type="dxa"/>
            <w:vAlign w:val="center"/>
          </w:tcPr>
          <w:p w14:paraId="3B010A19" w14:textId="77777777" w:rsidR="001F0261" w:rsidRPr="001F0261" w:rsidRDefault="001F0261" w:rsidP="00B65603">
            <w:pPr>
              <w:pStyle w:val="TAL"/>
            </w:pPr>
          </w:p>
        </w:tc>
      </w:tr>
      <w:tr w:rsidR="001F0261" w:rsidRPr="001F0261" w14:paraId="07509753" w14:textId="77777777" w:rsidTr="001F0261">
        <w:trPr>
          <w:trHeight w:val="20"/>
        </w:trPr>
        <w:tc>
          <w:tcPr>
            <w:tcW w:w="1905" w:type="dxa"/>
          </w:tcPr>
          <w:p w14:paraId="7616D49A" w14:textId="77777777" w:rsidR="001F0261" w:rsidRPr="001F0261" w:rsidRDefault="001F0261" w:rsidP="00B65603">
            <w:pPr>
              <w:pStyle w:val="TAL"/>
              <w:rPr>
                <w:lang w:eastAsia="ja-JP"/>
              </w:rPr>
            </w:pPr>
            <w:r w:rsidRPr="001F0261">
              <w:rPr>
                <w:lang w:eastAsia="ja-JP"/>
              </w:rPr>
              <w:t>UE distribution</w:t>
            </w:r>
          </w:p>
        </w:tc>
        <w:tc>
          <w:tcPr>
            <w:tcW w:w="5763" w:type="dxa"/>
            <w:gridSpan w:val="3"/>
            <w:vAlign w:val="center"/>
          </w:tcPr>
          <w:p w14:paraId="64E6FF58" w14:textId="77777777" w:rsidR="001F0261" w:rsidRPr="001F0261" w:rsidRDefault="001F0261" w:rsidP="00B65603">
            <w:pPr>
              <w:pStyle w:val="TAL"/>
            </w:pPr>
            <w:r w:rsidRPr="001F0261">
              <w:t xml:space="preserve">For mMTC: </w:t>
            </w:r>
          </w:p>
          <w:p w14:paraId="0CDEC649" w14:textId="77777777" w:rsidR="001F0261" w:rsidRPr="001F0261" w:rsidRDefault="001F0261" w:rsidP="00B65603">
            <w:pPr>
              <w:pStyle w:val="TAL"/>
            </w:pPr>
            <w:r w:rsidRPr="001F0261">
              <w:t>[20%] of users are outdoors (3km/h), [80%] of users are indoor (3km/h); Users dropped uniformly in entire cell</w:t>
            </w:r>
          </w:p>
          <w:p w14:paraId="5969A6E6" w14:textId="77777777" w:rsidR="001F0261" w:rsidRPr="001F0261" w:rsidRDefault="001F0261" w:rsidP="00B65603">
            <w:pPr>
              <w:pStyle w:val="TAL"/>
            </w:pPr>
            <w:r w:rsidRPr="001F0261">
              <w:t>Companies are encouraged to check whether the percentage of UEs whose CL &gt; 144 dB is significant (e.g., 5%) and the CDF of the CL. Further discuss the percentage of outdoor UEs, to be finalized in May meeting.</w:t>
            </w:r>
          </w:p>
          <w:p w14:paraId="4534B13A" w14:textId="77777777" w:rsidR="001F0261" w:rsidRPr="001F0261" w:rsidRDefault="001F0261" w:rsidP="00B65603">
            <w:pPr>
              <w:pStyle w:val="TAL"/>
            </w:pPr>
          </w:p>
          <w:p w14:paraId="117FD896" w14:textId="77777777" w:rsidR="001F0261" w:rsidRPr="001F0261" w:rsidRDefault="001F0261" w:rsidP="00B65603">
            <w:pPr>
              <w:pStyle w:val="TAL"/>
            </w:pPr>
            <w:r w:rsidRPr="001F0261">
              <w:t xml:space="preserve">For URLLC </w:t>
            </w:r>
          </w:p>
          <w:p w14:paraId="70A4B626" w14:textId="77777777" w:rsidR="001F0261" w:rsidRPr="001F0261" w:rsidRDefault="001F0261" w:rsidP="00B65603">
            <w:pPr>
              <w:pStyle w:val="TAL"/>
            </w:pPr>
            <w:r w:rsidRPr="001F0261">
              <w:t>[20%] of users are outdoors (3km/h), [80%] of users are indoor (3km/h); Users dropped uniformly in entire cell</w:t>
            </w:r>
          </w:p>
          <w:p w14:paraId="79ECD0D4" w14:textId="77777777" w:rsidR="001F0261" w:rsidRPr="001F0261" w:rsidRDefault="001F0261" w:rsidP="00B65603">
            <w:pPr>
              <w:pStyle w:val="TAL"/>
            </w:pPr>
          </w:p>
          <w:p w14:paraId="0D144D21" w14:textId="77777777" w:rsidR="001F0261" w:rsidRPr="001F0261" w:rsidRDefault="001F0261" w:rsidP="00B65603">
            <w:pPr>
              <w:pStyle w:val="TAL"/>
            </w:pPr>
            <w:r w:rsidRPr="001F0261">
              <w:t>For eMBB</w:t>
            </w:r>
          </w:p>
          <w:p w14:paraId="5EDFA50E" w14:textId="77777777" w:rsidR="001F0261" w:rsidRPr="001F0261" w:rsidRDefault="001F0261" w:rsidP="00B65603">
            <w:pPr>
              <w:pStyle w:val="TAL"/>
            </w:pPr>
            <w:r w:rsidRPr="001F0261">
              <w:t>20% of users are outdoors (3km/h), 80% of users are indoor (3km/h); Users dropped uniformly in entire cell</w:t>
            </w:r>
          </w:p>
          <w:p w14:paraId="44CC0186" w14:textId="77777777" w:rsidR="001F0261" w:rsidRPr="001F0261" w:rsidRDefault="001F0261" w:rsidP="00B65603">
            <w:pPr>
              <w:pStyle w:val="TAL"/>
            </w:pPr>
          </w:p>
          <w:p w14:paraId="616339AF" w14:textId="77777777" w:rsidR="001F0261" w:rsidRPr="001F0261" w:rsidRDefault="001F0261" w:rsidP="00B65603">
            <w:pPr>
              <w:pStyle w:val="TAL"/>
            </w:pPr>
          </w:p>
        </w:tc>
        <w:tc>
          <w:tcPr>
            <w:tcW w:w="1859" w:type="dxa"/>
            <w:vAlign w:val="center"/>
          </w:tcPr>
          <w:p w14:paraId="36A8DDC5" w14:textId="77777777" w:rsidR="001F0261" w:rsidRPr="001F0261" w:rsidRDefault="001F0261" w:rsidP="00B65603">
            <w:pPr>
              <w:pStyle w:val="TAL"/>
            </w:pPr>
          </w:p>
        </w:tc>
      </w:tr>
      <w:tr w:rsidR="001F0261" w:rsidRPr="001F0261" w14:paraId="26AFD37A" w14:textId="77777777" w:rsidTr="001F0261">
        <w:trPr>
          <w:trHeight w:val="20"/>
        </w:trPr>
        <w:tc>
          <w:tcPr>
            <w:tcW w:w="1905" w:type="dxa"/>
          </w:tcPr>
          <w:p w14:paraId="39CA0CF1" w14:textId="77777777" w:rsidR="001F0261" w:rsidRPr="001F0261" w:rsidRDefault="001F0261" w:rsidP="00B65603">
            <w:pPr>
              <w:pStyle w:val="TAL"/>
              <w:rPr>
                <w:lang w:eastAsia="ja-JP"/>
              </w:rPr>
            </w:pPr>
            <w:r w:rsidRPr="001F0261">
              <w:t>UE power control</w:t>
            </w:r>
          </w:p>
        </w:tc>
        <w:tc>
          <w:tcPr>
            <w:tcW w:w="5763" w:type="dxa"/>
            <w:gridSpan w:val="3"/>
            <w:vAlign w:val="center"/>
          </w:tcPr>
          <w:p w14:paraId="175F3F76" w14:textId="77777777" w:rsidR="001F0261" w:rsidRPr="001F0261" w:rsidRDefault="001F0261" w:rsidP="00B65603">
            <w:pPr>
              <w:pStyle w:val="TAL"/>
            </w:pPr>
            <w:r w:rsidRPr="001F0261">
              <w:t xml:space="preserve">Open loop PC for mMTC. Companies report the PC mechanisms used for eMBB and URLLC. </w:t>
            </w:r>
          </w:p>
        </w:tc>
        <w:tc>
          <w:tcPr>
            <w:tcW w:w="1859" w:type="dxa"/>
            <w:vAlign w:val="center"/>
          </w:tcPr>
          <w:p w14:paraId="3C125767" w14:textId="77777777" w:rsidR="001F0261" w:rsidRPr="001F0261" w:rsidRDefault="001F0261" w:rsidP="00B65603">
            <w:pPr>
              <w:pStyle w:val="TAL"/>
            </w:pPr>
          </w:p>
        </w:tc>
      </w:tr>
      <w:tr w:rsidR="001F0261" w:rsidRPr="001F0261" w14:paraId="0747C3EE" w14:textId="77777777" w:rsidTr="001F0261">
        <w:trPr>
          <w:trHeight w:val="20"/>
        </w:trPr>
        <w:tc>
          <w:tcPr>
            <w:tcW w:w="1905" w:type="dxa"/>
          </w:tcPr>
          <w:p w14:paraId="4250A69E" w14:textId="77777777" w:rsidR="001F0261" w:rsidRPr="001F0261" w:rsidRDefault="001F0261" w:rsidP="00B65603">
            <w:pPr>
              <w:pStyle w:val="TAL"/>
            </w:pPr>
            <w:r w:rsidRPr="001F0261">
              <w:t>HARQ/repetition</w:t>
            </w:r>
          </w:p>
        </w:tc>
        <w:tc>
          <w:tcPr>
            <w:tcW w:w="5763" w:type="dxa"/>
            <w:gridSpan w:val="3"/>
            <w:vAlign w:val="center"/>
          </w:tcPr>
          <w:p w14:paraId="2B14D730" w14:textId="77777777" w:rsidR="001F0261" w:rsidRPr="001F0261" w:rsidRDefault="001F0261" w:rsidP="00B65603">
            <w:pPr>
              <w:pStyle w:val="TAL"/>
            </w:pPr>
            <w:r w:rsidRPr="001F0261">
              <w:t>Companies report (including HARQ mechanisms).</w:t>
            </w:r>
          </w:p>
        </w:tc>
        <w:tc>
          <w:tcPr>
            <w:tcW w:w="1859" w:type="dxa"/>
            <w:vAlign w:val="center"/>
          </w:tcPr>
          <w:p w14:paraId="59901378" w14:textId="77777777" w:rsidR="001F0261" w:rsidRPr="001F0261" w:rsidRDefault="001F0261" w:rsidP="00B65603">
            <w:pPr>
              <w:pStyle w:val="TAL"/>
            </w:pPr>
          </w:p>
        </w:tc>
      </w:tr>
      <w:tr w:rsidR="001F0261" w:rsidRPr="001F0261" w14:paraId="32E9EF38" w14:textId="77777777" w:rsidTr="001F0261">
        <w:trPr>
          <w:trHeight w:val="20"/>
        </w:trPr>
        <w:tc>
          <w:tcPr>
            <w:tcW w:w="1905" w:type="dxa"/>
          </w:tcPr>
          <w:p w14:paraId="67343310" w14:textId="77777777" w:rsidR="001F0261" w:rsidRPr="001F0261" w:rsidRDefault="001F0261" w:rsidP="00B65603">
            <w:pPr>
              <w:pStyle w:val="TAL"/>
            </w:pPr>
            <w:r w:rsidRPr="001F0261">
              <w:rPr>
                <w:lang w:eastAsia="ja-JP"/>
              </w:rPr>
              <w:t>Channel estimation</w:t>
            </w:r>
          </w:p>
        </w:tc>
        <w:tc>
          <w:tcPr>
            <w:tcW w:w="5763" w:type="dxa"/>
            <w:gridSpan w:val="3"/>
            <w:vAlign w:val="center"/>
          </w:tcPr>
          <w:p w14:paraId="5897D017" w14:textId="77777777" w:rsidR="001F0261" w:rsidRPr="001F0261" w:rsidRDefault="001F0261" w:rsidP="00B65603">
            <w:pPr>
              <w:pStyle w:val="TAL"/>
            </w:pPr>
            <w:r w:rsidRPr="001F0261">
              <w:t>Realistic</w:t>
            </w:r>
          </w:p>
        </w:tc>
        <w:tc>
          <w:tcPr>
            <w:tcW w:w="1859" w:type="dxa"/>
            <w:vAlign w:val="center"/>
          </w:tcPr>
          <w:p w14:paraId="5316F60B" w14:textId="77777777" w:rsidR="001F0261" w:rsidRPr="001F0261" w:rsidRDefault="001F0261" w:rsidP="00B65603">
            <w:pPr>
              <w:pStyle w:val="TAL"/>
            </w:pPr>
          </w:p>
        </w:tc>
      </w:tr>
      <w:tr w:rsidR="001F0261" w:rsidRPr="001F0261" w14:paraId="78E81E6A" w14:textId="77777777" w:rsidTr="001F0261">
        <w:trPr>
          <w:trHeight w:val="20"/>
        </w:trPr>
        <w:tc>
          <w:tcPr>
            <w:tcW w:w="1905" w:type="dxa"/>
          </w:tcPr>
          <w:p w14:paraId="538B0E69" w14:textId="77777777" w:rsidR="001F0261" w:rsidRPr="001F0261" w:rsidRDefault="001F0261" w:rsidP="00B65603">
            <w:pPr>
              <w:pStyle w:val="TAL"/>
              <w:rPr>
                <w:lang w:eastAsia="ja-JP"/>
              </w:rPr>
            </w:pPr>
            <w:r w:rsidRPr="001F0261">
              <w:rPr>
                <w:lang w:eastAsia="ja-JP"/>
              </w:rPr>
              <w:t>BS receiver</w:t>
            </w:r>
          </w:p>
        </w:tc>
        <w:tc>
          <w:tcPr>
            <w:tcW w:w="5763" w:type="dxa"/>
            <w:gridSpan w:val="3"/>
            <w:vAlign w:val="center"/>
          </w:tcPr>
          <w:p w14:paraId="18B4AE89" w14:textId="77777777" w:rsidR="001F0261" w:rsidRPr="001F0261" w:rsidRDefault="001F0261" w:rsidP="00B65603">
            <w:pPr>
              <w:pStyle w:val="TAL"/>
            </w:pPr>
            <w:r w:rsidRPr="001F0261">
              <w:t>Advanced receiver, with baseline scheme is MU-MIMO (e.g., has the capability of spatial differentiation)</w:t>
            </w:r>
          </w:p>
          <w:p w14:paraId="66986FD2" w14:textId="77777777" w:rsidR="001F0261" w:rsidRPr="001F0261" w:rsidRDefault="001F0261" w:rsidP="00B65603">
            <w:pPr>
              <w:pStyle w:val="TAL"/>
            </w:pPr>
            <w:r w:rsidRPr="001F0261">
              <w:t>Companies to provide analysis of complexity between baseline vs. advanced receivers</w:t>
            </w:r>
          </w:p>
        </w:tc>
        <w:tc>
          <w:tcPr>
            <w:tcW w:w="1859" w:type="dxa"/>
            <w:vAlign w:val="center"/>
          </w:tcPr>
          <w:p w14:paraId="0106B205" w14:textId="77777777" w:rsidR="001F0261" w:rsidRPr="001F0261" w:rsidRDefault="001F0261" w:rsidP="00B65603">
            <w:pPr>
              <w:pStyle w:val="TAL"/>
            </w:pPr>
          </w:p>
        </w:tc>
      </w:tr>
      <w:tr w:rsidR="001F0261" w:rsidRPr="001F0261" w14:paraId="4B27CD49" w14:textId="77777777" w:rsidTr="001F0261">
        <w:trPr>
          <w:trHeight w:val="20"/>
        </w:trPr>
        <w:tc>
          <w:tcPr>
            <w:tcW w:w="1905" w:type="dxa"/>
          </w:tcPr>
          <w:p w14:paraId="7BE3B5FA" w14:textId="77777777" w:rsidR="001F0261" w:rsidRPr="001F0261" w:rsidRDefault="001F0261" w:rsidP="00B65603">
            <w:pPr>
              <w:pStyle w:val="TAL"/>
              <w:rPr>
                <w:highlight w:val="yellow"/>
              </w:rPr>
            </w:pPr>
            <w:r w:rsidRPr="001F0261">
              <w:rPr>
                <w:lang w:eastAsia="ja-JP"/>
              </w:rPr>
              <w:t>Packet dropping criterion</w:t>
            </w:r>
          </w:p>
        </w:tc>
        <w:tc>
          <w:tcPr>
            <w:tcW w:w="1905" w:type="dxa"/>
            <w:vAlign w:val="center"/>
          </w:tcPr>
          <w:p w14:paraId="69C92BBB" w14:textId="77777777" w:rsidR="001F0261" w:rsidRPr="001F0261" w:rsidRDefault="001F0261" w:rsidP="00B65603">
            <w:pPr>
              <w:pStyle w:val="TAL"/>
              <w:rPr>
                <w:highlight w:val="yellow"/>
              </w:rPr>
            </w:pPr>
          </w:p>
        </w:tc>
        <w:tc>
          <w:tcPr>
            <w:tcW w:w="1905" w:type="dxa"/>
            <w:vAlign w:val="center"/>
          </w:tcPr>
          <w:p w14:paraId="659FA522" w14:textId="77777777" w:rsidR="001F0261" w:rsidRPr="001F0261" w:rsidRDefault="001F0261" w:rsidP="00B65603">
            <w:pPr>
              <w:pStyle w:val="TAL"/>
              <w:rPr>
                <w:highlight w:val="yellow"/>
              </w:rPr>
            </w:pPr>
          </w:p>
        </w:tc>
        <w:tc>
          <w:tcPr>
            <w:tcW w:w="1953" w:type="dxa"/>
            <w:vAlign w:val="center"/>
          </w:tcPr>
          <w:p w14:paraId="388F0163" w14:textId="77777777" w:rsidR="001F0261" w:rsidRPr="001F0261" w:rsidRDefault="001F0261" w:rsidP="00B65603">
            <w:pPr>
              <w:pStyle w:val="TAL"/>
              <w:rPr>
                <w:highlight w:val="yellow"/>
              </w:rPr>
            </w:pPr>
          </w:p>
        </w:tc>
        <w:tc>
          <w:tcPr>
            <w:tcW w:w="1859" w:type="dxa"/>
            <w:vAlign w:val="center"/>
          </w:tcPr>
          <w:p w14:paraId="61350C5A" w14:textId="77777777" w:rsidR="001F0261" w:rsidRPr="001F0261" w:rsidRDefault="001F0261" w:rsidP="00B65603">
            <w:pPr>
              <w:pStyle w:val="TAL"/>
              <w:rPr>
                <w:highlight w:val="yellow"/>
              </w:rPr>
            </w:pPr>
          </w:p>
        </w:tc>
      </w:tr>
    </w:tbl>
    <w:p w14:paraId="50FB3545" w14:textId="77777777" w:rsidR="001F0261" w:rsidRPr="001F0261" w:rsidRDefault="001F0261" w:rsidP="001F0261">
      <w:pPr>
        <w:ind w:left="720" w:hanging="720"/>
        <w:rPr>
          <w:lang w:eastAsia="x-none"/>
        </w:rPr>
      </w:pPr>
      <w:r w:rsidRPr="001F0261">
        <w:t>Note: other values can be considered.</w:t>
      </w:r>
    </w:p>
    <w:p w14:paraId="50378A68" w14:textId="77777777" w:rsidR="001F0261" w:rsidRPr="001F0261" w:rsidRDefault="001F0261" w:rsidP="001F0261">
      <w:pPr>
        <w:ind w:left="720" w:hanging="720"/>
        <w:rPr>
          <w:rFonts w:ascii="Times New Roman" w:hAnsi="Times New Roman"/>
          <w:szCs w:val="20"/>
          <w:lang w:eastAsia="x-none"/>
        </w:rPr>
      </w:pPr>
    </w:p>
    <w:p w14:paraId="7DC598A9" w14:textId="77777777" w:rsidR="001F0261" w:rsidRPr="001F0261" w:rsidRDefault="001F0261" w:rsidP="001F0261">
      <w:pPr>
        <w:ind w:left="720" w:hanging="720"/>
        <w:rPr>
          <w:rFonts w:ascii="Times New Roman" w:hAnsi="Times New Roman"/>
          <w:szCs w:val="20"/>
          <w:lang w:eastAsia="x-none"/>
        </w:rPr>
      </w:pPr>
      <w:r w:rsidRPr="001F0261">
        <w:rPr>
          <w:rFonts w:ascii="Times New Roman" w:hAnsi="Times New Roman"/>
          <w:szCs w:val="20"/>
          <w:highlight w:val="green"/>
          <w:lang w:eastAsia="x-none"/>
        </w:rPr>
        <w:t>Agreements</w:t>
      </w:r>
      <w:r w:rsidRPr="001F0261">
        <w:rPr>
          <w:rFonts w:ascii="Times New Roman" w:hAnsi="Times New Roman"/>
          <w:szCs w:val="20"/>
          <w:lang w:eastAsia="x-none"/>
        </w:rPr>
        <w:t>:</w:t>
      </w:r>
    </w:p>
    <w:p w14:paraId="207E8647" w14:textId="77777777" w:rsidR="001F0261" w:rsidRPr="001F0261" w:rsidRDefault="001F0261" w:rsidP="00BC4EF6">
      <w:pPr>
        <w:widowControl w:val="0"/>
        <w:numPr>
          <w:ilvl w:val="0"/>
          <w:numId w:val="169"/>
        </w:numPr>
        <w:jc w:val="both"/>
        <w:rPr>
          <w:rFonts w:ascii="Times New Roman" w:hAnsi="Times New Roman"/>
          <w:szCs w:val="20"/>
        </w:rPr>
      </w:pPr>
      <w:r w:rsidRPr="001F0261">
        <w:rPr>
          <w:rFonts w:ascii="Times New Roman" w:hAnsi="Times New Roman"/>
          <w:szCs w:val="20"/>
        </w:rPr>
        <w:t>The traffic model below is used for NOMA evaluations in mMTC scenario:</w:t>
      </w:r>
    </w:p>
    <w:p w14:paraId="30F22770" w14:textId="77777777" w:rsidR="001F0261" w:rsidRPr="001F0261" w:rsidRDefault="001F0261" w:rsidP="00BC4EF6">
      <w:pPr>
        <w:widowControl w:val="0"/>
        <w:numPr>
          <w:ilvl w:val="1"/>
          <w:numId w:val="169"/>
        </w:numPr>
        <w:jc w:val="both"/>
        <w:rPr>
          <w:rFonts w:ascii="Times New Roman" w:hAnsi="Times New Roman"/>
          <w:szCs w:val="20"/>
        </w:rPr>
      </w:pPr>
      <w:r w:rsidRPr="001F0261">
        <w:rPr>
          <w:rFonts w:ascii="Times New Roman" w:hAnsi="Times New Roman"/>
          <w:szCs w:val="20"/>
        </w:rPr>
        <w:t>Packet arrival per UE: Poisson arrival with arrival rate λ;</w:t>
      </w:r>
    </w:p>
    <w:p w14:paraId="54DFBEC4" w14:textId="77777777" w:rsidR="001F0261" w:rsidRPr="001F0261" w:rsidRDefault="001F0261" w:rsidP="00BC4EF6">
      <w:pPr>
        <w:widowControl w:val="0"/>
        <w:numPr>
          <w:ilvl w:val="1"/>
          <w:numId w:val="169"/>
        </w:numPr>
        <w:jc w:val="both"/>
        <w:rPr>
          <w:rFonts w:ascii="Times New Roman" w:hAnsi="Times New Roman"/>
          <w:szCs w:val="20"/>
        </w:rPr>
      </w:pPr>
      <w:r w:rsidRPr="001F0261">
        <w:rPr>
          <w:rFonts w:ascii="Times New Roman" w:hAnsi="Times New Roman"/>
          <w:szCs w:val="20"/>
        </w:rPr>
        <w:t xml:space="preserve">Packet size: 20~200 bytes Pareto + higher layer protocol overhead of [29] bytes, as defined in TR 45.820 to be </w:t>
      </w:r>
      <w:r w:rsidRPr="001F0261">
        <w:rPr>
          <w:rFonts w:ascii="Times New Roman" w:hAnsi="Times New Roman"/>
          <w:szCs w:val="20"/>
        </w:rPr>
        <w:lastRenderedPageBreak/>
        <w:t>the starting point</w:t>
      </w:r>
    </w:p>
    <w:p w14:paraId="26A63F32" w14:textId="77777777" w:rsidR="001F0261" w:rsidRPr="001F0261" w:rsidRDefault="001F0261" w:rsidP="00BC4EF6">
      <w:pPr>
        <w:widowControl w:val="0"/>
        <w:numPr>
          <w:ilvl w:val="2"/>
          <w:numId w:val="169"/>
        </w:numPr>
        <w:jc w:val="both"/>
        <w:rPr>
          <w:rFonts w:ascii="Times New Roman" w:hAnsi="Times New Roman"/>
          <w:szCs w:val="20"/>
        </w:rPr>
      </w:pPr>
      <w:r w:rsidRPr="001F0261">
        <w:rPr>
          <w:rFonts w:ascii="Times New Roman" w:hAnsi="Times New Roman"/>
          <w:szCs w:val="20"/>
        </w:rPr>
        <w:t>Other packet sizes are not precluded.</w:t>
      </w:r>
    </w:p>
    <w:p w14:paraId="52D31A69" w14:textId="77777777" w:rsidR="001F0261" w:rsidRPr="001F0261" w:rsidRDefault="001F0261" w:rsidP="00BC4EF6">
      <w:pPr>
        <w:widowControl w:val="0"/>
        <w:numPr>
          <w:ilvl w:val="0"/>
          <w:numId w:val="169"/>
        </w:numPr>
        <w:jc w:val="both"/>
        <w:rPr>
          <w:rFonts w:ascii="Times New Roman" w:hAnsi="Times New Roman"/>
          <w:szCs w:val="20"/>
        </w:rPr>
      </w:pPr>
      <w:r w:rsidRPr="001F0261">
        <w:rPr>
          <w:rFonts w:ascii="Times New Roman" w:hAnsi="Times New Roman"/>
          <w:szCs w:val="20"/>
        </w:rPr>
        <w:t>The traffic model for NOMA evaluations in URLLC scenario is to be decided in May meeting.</w:t>
      </w:r>
    </w:p>
    <w:p w14:paraId="07A8FF4C" w14:textId="77777777" w:rsidR="001F0261" w:rsidRPr="001F0261" w:rsidRDefault="001F0261" w:rsidP="00BC4EF6">
      <w:pPr>
        <w:widowControl w:val="0"/>
        <w:numPr>
          <w:ilvl w:val="0"/>
          <w:numId w:val="169"/>
        </w:numPr>
        <w:jc w:val="both"/>
        <w:rPr>
          <w:rFonts w:ascii="Times New Roman" w:hAnsi="Times New Roman"/>
          <w:szCs w:val="20"/>
        </w:rPr>
      </w:pPr>
      <w:r w:rsidRPr="001F0261">
        <w:rPr>
          <w:rFonts w:ascii="Times New Roman" w:hAnsi="Times New Roman"/>
          <w:szCs w:val="20"/>
        </w:rPr>
        <w:t xml:space="preserve">The traffic model for NOMA evaluations in eMBB scenario is to be decided in May meeting. </w:t>
      </w:r>
    </w:p>
    <w:p w14:paraId="7956AF38" w14:textId="77777777" w:rsidR="001F0261" w:rsidRPr="001F0261" w:rsidRDefault="001F0261" w:rsidP="001F0261">
      <w:pPr>
        <w:ind w:left="720" w:hanging="720"/>
        <w:rPr>
          <w:rFonts w:ascii="Times New Roman" w:hAnsi="Times New Roman"/>
          <w:szCs w:val="20"/>
          <w:lang w:eastAsia="x-none"/>
        </w:rPr>
      </w:pPr>
    </w:p>
    <w:p w14:paraId="0D8CE26B" w14:textId="77777777" w:rsidR="001F0261" w:rsidRPr="001F0261" w:rsidRDefault="001F0261" w:rsidP="001F0261">
      <w:pPr>
        <w:ind w:left="720" w:hanging="720"/>
        <w:rPr>
          <w:rFonts w:ascii="Times New Roman" w:hAnsi="Times New Roman"/>
          <w:szCs w:val="20"/>
          <w:lang w:eastAsia="x-none"/>
        </w:rPr>
      </w:pPr>
    </w:p>
    <w:p w14:paraId="70D6EC13" w14:textId="77777777" w:rsidR="001F0261" w:rsidRPr="001F0261" w:rsidRDefault="001F0261" w:rsidP="001F0261">
      <w:pPr>
        <w:ind w:left="720" w:hanging="720"/>
        <w:rPr>
          <w:rFonts w:ascii="Times New Roman" w:hAnsi="Times New Roman"/>
          <w:szCs w:val="20"/>
          <w:lang w:eastAsia="x-none"/>
        </w:rPr>
      </w:pPr>
      <w:r w:rsidRPr="001F0261">
        <w:rPr>
          <w:rFonts w:ascii="Times New Roman" w:hAnsi="Times New Roman"/>
          <w:szCs w:val="20"/>
          <w:highlight w:val="green"/>
          <w:lang w:eastAsia="x-none"/>
        </w:rPr>
        <w:t>Agreements</w:t>
      </w:r>
      <w:r w:rsidRPr="001F0261">
        <w:rPr>
          <w:rFonts w:ascii="Times New Roman" w:hAnsi="Times New Roman"/>
          <w:szCs w:val="20"/>
          <w:lang w:eastAsia="x-none"/>
        </w:rPr>
        <w:t>:</w:t>
      </w:r>
    </w:p>
    <w:p w14:paraId="002B8081" w14:textId="77777777" w:rsidR="001F0261" w:rsidRPr="001F0261" w:rsidRDefault="001F0261" w:rsidP="00BC4EF6">
      <w:pPr>
        <w:pStyle w:val="ListParagraph"/>
        <w:widowControl w:val="0"/>
        <w:numPr>
          <w:ilvl w:val="0"/>
          <w:numId w:val="174"/>
        </w:numPr>
        <w:jc w:val="both"/>
        <w:rPr>
          <w:rFonts w:eastAsia="MS Gothic"/>
        </w:rPr>
      </w:pPr>
      <w:r w:rsidRPr="001F0261">
        <w:t>Adopt the following performance metrics for NOMA study from system level point of view.</w:t>
      </w:r>
    </w:p>
    <w:p w14:paraId="1FED820C" w14:textId="6C6FA91A" w:rsidR="001F0261" w:rsidRPr="001F0261" w:rsidRDefault="001F0261" w:rsidP="001F0261">
      <w:pPr>
        <w:widowControl w:val="0"/>
        <w:ind w:left="720" w:hanging="720"/>
        <w:jc w:val="both"/>
        <w:rPr>
          <w:rFonts w:ascii="Times New Roman" w:eastAsia="MS Gothic" w:hAnsi="Times New Roman"/>
          <w:b/>
          <w:szCs w:val="20"/>
          <w:u w:val="single"/>
        </w:rPr>
      </w:pPr>
      <w:r w:rsidRPr="001F0261">
        <w:rPr>
          <w:rFonts w:ascii="Times New Roman" w:eastAsia="MS Gothic" w:hAnsi="Times New Roman"/>
          <w:b/>
          <w:szCs w:val="20"/>
          <w:u w:val="single"/>
        </w:rPr>
        <w:t>For mMTC</w:t>
      </w:r>
    </w:p>
    <w:p w14:paraId="75A2CE24" w14:textId="77777777" w:rsidR="001F0261" w:rsidRPr="001F0261" w:rsidRDefault="001F0261" w:rsidP="00BC4EF6">
      <w:pPr>
        <w:widowControl w:val="0"/>
        <w:numPr>
          <w:ilvl w:val="0"/>
          <w:numId w:val="170"/>
        </w:numPr>
        <w:jc w:val="both"/>
        <w:rPr>
          <w:rFonts w:ascii="Times New Roman" w:eastAsia="MS Gothic" w:hAnsi="Times New Roman"/>
          <w:szCs w:val="20"/>
        </w:rPr>
      </w:pPr>
      <w:r w:rsidRPr="001F0261">
        <w:rPr>
          <w:rFonts w:ascii="Times New Roman" w:eastAsia="MS Gothic" w:hAnsi="Times New Roman"/>
          <w:szCs w:val="20"/>
        </w:rPr>
        <w:t>Focus on normal coverage.</w:t>
      </w:r>
    </w:p>
    <w:p w14:paraId="01CB23C2" w14:textId="77777777" w:rsidR="001F0261" w:rsidRPr="001F0261" w:rsidRDefault="001F0261" w:rsidP="00BC4EF6">
      <w:pPr>
        <w:widowControl w:val="0"/>
        <w:numPr>
          <w:ilvl w:val="0"/>
          <w:numId w:val="170"/>
        </w:numPr>
        <w:jc w:val="both"/>
        <w:rPr>
          <w:rFonts w:ascii="Times New Roman" w:hAnsi="Times New Roman"/>
          <w:szCs w:val="20"/>
        </w:rPr>
      </w:pPr>
      <w:r w:rsidRPr="001F0261">
        <w:rPr>
          <w:rFonts w:ascii="Times New Roman" w:hAnsi="Times New Roman"/>
          <w:szCs w:val="20"/>
        </w:rPr>
        <w:t>The performance metrics for mMTC include the following:</w:t>
      </w:r>
    </w:p>
    <w:p w14:paraId="69277382" w14:textId="77777777" w:rsidR="001F0261" w:rsidRPr="001F0261" w:rsidRDefault="001F0261" w:rsidP="00BC4EF6">
      <w:pPr>
        <w:widowControl w:val="0"/>
        <w:numPr>
          <w:ilvl w:val="1"/>
          <w:numId w:val="170"/>
        </w:numPr>
        <w:jc w:val="both"/>
        <w:rPr>
          <w:rFonts w:ascii="Times New Roman" w:hAnsi="Times New Roman"/>
          <w:szCs w:val="20"/>
        </w:rPr>
      </w:pPr>
      <w:r w:rsidRPr="001F0261">
        <w:rPr>
          <w:rFonts w:ascii="Times New Roman" w:hAnsi="Times New Roman"/>
          <w:szCs w:val="20"/>
        </w:rPr>
        <w:t>Higher layer packet drop rate (PDR) vs. offered load. The definition of PDR is FFS:</w:t>
      </w:r>
    </w:p>
    <w:p w14:paraId="29873E9D" w14:textId="77777777" w:rsidR="001F0261" w:rsidRPr="001F0261" w:rsidRDefault="001F0261" w:rsidP="00BC4EF6">
      <w:pPr>
        <w:widowControl w:val="0"/>
        <w:numPr>
          <w:ilvl w:val="2"/>
          <w:numId w:val="170"/>
        </w:numPr>
        <w:jc w:val="both"/>
        <w:rPr>
          <w:rFonts w:ascii="Times New Roman" w:hAnsi="Times New Roman"/>
          <w:szCs w:val="20"/>
        </w:rPr>
      </w:pPr>
      <w:r w:rsidRPr="001F0261">
        <w:rPr>
          <w:rFonts w:ascii="Times New Roman" w:hAnsi="Times New Roman"/>
          <w:szCs w:val="20"/>
        </w:rPr>
        <w:t xml:space="preserve">Offered load can be at least </w:t>
      </w:r>
    </w:p>
    <w:p w14:paraId="4479C53B" w14:textId="77777777" w:rsidR="001F0261" w:rsidRPr="001F0261" w:rsidRDefault="001F0261" w:rsidP="00BC4EF6">
      <w:pPr>
        <w:widowControl w:val="0"/>
        <w:numPr>
          <w:ilvl w:val="3"/>
          <w:numId w:val="170"/>
        </w:numPr>
        <w:jc w:val="both"/>
        <w:rPr>
          <w:rFonts w:ascii="Times New Roman" w:hAnsi="Times New Roman"/>
          <w:szCs w:val="20"/>
        </w:rPr>
      </w:pPr>
      <w:r w:rsidRPr="001F0261">
        <w:rPr>
          <w:rFonts w:ascii="Times New Roman" w:hAnsi="Times New Roman"/>
          <w:szCs w:val="20"/>
        </w:rPr>
        <w:t>Higher layer packet arrival rate (PAR) per cell for massive connectivity</w:t>
      </w:r>
    </w:p>
    <w:p w14:paraId="0E904B1E" w14:textId="77777777" w:rsidR="001F0261" w:rsidRPr="001F0261" w:rsidRDefault="001F0261" w:rsidP="00BC4EF6">
      <w:pPr>
        <w:widowControl w:val="0"/>
        <w:numPr>
          <w:ilvl w:val="1"/>
          <w:numId w:val="170"/>
        </w:numPr>
        <w:jc w:val="both"/>
        <w:rPr>
          <w:rFonts w:ascii="Times New Roman" w:hAnsi="Times New Roman"/>
          <w:szCs w:val="20"/>
        </w:rPr>
      </w:pPr>
      <w:r w:rsidRPr="001F0261">
        <w:rPr>
          <w:rFonts w:ascii="Times New Roman" w:hAnsi="Times New Roman"/>
          <w:szCs w:val="20"/>
        </w:rPr>
        <w:t>CDF of packet drop rate per UE is optional.</w:t>
      </w:r>
    </w:p>
    <w:p w14:paraId="509E79D7" w14:textId="77777777" w:rsidR="001F0261" w:rsidRPr="001F0261" w:rsidRDefault="001F0261" w:rsidP="00BC4EF6">
      <w:pPr>
        <w:widowControl w:val="0"/>
        <w:numPr>
          <w:ilvl w:val="1"/>
          <w:numId w:val="170"/>
        </w:numPr>
        <w:jc w:val="both"/>
        <w:rPr>
          <w:rFonts w:ascii="Times New Roman" w:hAnsi="Times New Roman"/>
          <w:szCs w:val="20"/>
        </w:rPr>
      </w:pPr>
      <w:r w:rsidRPr="001F0261">
        <w:rPr>
          <w:rFonts w:ascii="Times New Roman" w:hAnsi="Times New Roman"/>
          <w:szCs w:val="20"/>
        </w:rPr>
        <w:t>CDF of transmission latency is optional.</w:t>
      </w:r>
    </w:p>
    <w:p w14:paraId="6AB512EE" w14:textId="77777777" w:rsidR="001F0261" w:rsidRPr="001F0261" w:rsidRDefault="001F0261" w:rsidP="00BC4EF6">
      <w:pPr>
        <w:widowControl w:val="0"/>
        <w:numPr>
          <w:ilvl w:val="1"/>
          <w:numId w:val="170"/>
        </w:numPr>
        <w:jc w:val="both"/>
        <w:rPr>
          <w:rFonts w:ascii="Times New Roman" w:hAnsi="Times New Roman"/>
          <w:szCs w:val="20"/>
        </w:rPr>
      </w:pPr>
      <w:r w:rsidRPr="001F0261">
        <w:rPr>
          <w:rFonts w:ascii="Times New Roman" w:hAnsi="Times New Roman"/>
          <w:szCs w:val="20"/>
        </w:rPr>
        <w:t>CDF of the inter-cell interference-over-thermal (IOT) is optional.</w:t>
      </w:r>
    </w:p>
    <w:p w14:paraId="3FA42EE5" w14:textId="77777777" w:rsidR="001F0261" w:rsidRPr="001F0261" w:rsidRDefault="001F0261" w:rsidP="00BC4EF6">
      <w:pPr>
        <w:widowControl w:val="0"/>
        <w:numPr>
          <w:ilvl w:val="0"/>
          <w:numId w:val="170"/>
        </w:numPr>
        <w:jc w:val="both"/>
        <w:rPr>
          <w:rFonts w:ascii="Times New Roman" w:hAnsi="Times New Roman"/>
          <w:szCs w:val="20"/>
        </w:rPr>
      </w:pPr>
      <w:r w:rsidRPr="001F0261">
        <w:rPr>
          <w:rFonts w:ascii="Times New Roman" w:hAnsi="Times New Roman"/>
          <w:szCs w:val="20"/>
        </w:rPr>
        <w:t>Note: companies are encouraged to provide the curve of resource utilization (RU) vs. offered load.</w:t>
      </w:r>
    </w:p>
    <w:p w14:paraId="18A7D964" w14:textId="77777777" w:rsidR="001F0261" w:rsidRPr="001F0261" w:rsidRDefault="001F0261" w:rsidP="001F0261">
      <w:pPr>
        <w:ind w:left="720" w:hanging="720"/>
        <w:rPr>
          <w:rFonts w:ascii="Times New Roman" w:hAnsi="Times New Roman"/>
          <w:szCs w:val="20"/>
          <w:lang w:eastAsia="x-none"/>
        </w:rPr>
      </w:pPr>
    </w:p>
    <w:p w14:paraId="7A4B8EC4" w14:textId="77777777" w:rsidR="001F0261" w:rsidRPr="001F0261" w:rsidRDefault="001F0261" w:rsidP="001F0261">
      <w:pPr>
        <w:ind w:left="720" w:hanging="720"/>
        <w:rPr>
          <w:rFonts w:ascii="Times New Roman" w:hAnsi="Times New Roman"/>
          <w:b/>
          <w:szCs w:val="20"/>
          <w:u w:val="single"/>
          <w:lang w:eastAsia="x-none"/>
        </w:rPr>
      </w:pPr>
      <w:r w:rsidRPr="001F0261">
        <w:rPr>
          <w:rFonts w:ascii="Times New Roman" w:hAnsi="Times New Roman"/>
          <w:b/>
          <w:szCs w:val="20"/>
          <w:u w:val="single"/>
          <w:lang w:eastAsia="x-none"/>
        </w:rPr>
        <w:t>For URLLC</w:t>
      </w:r>
    </w:p>
    <w:p w14:paraId="3FB0F34F" w14:textId="77777777" w:rsidR="001F0261" w:rsidRPr="001F0261" w:rsidRDefault="001F0261" w:rsidP="00BC4EF6">
      <w:pPr>
        <w:widowControl w:val="0"/>
        <w:numPr>
          <w:ilvl w:val="0"/>
          <w:numId w:val="171"/>
        </w:numPr>
        <w:jc w:val="both"/>
        <w:rPr>
          <w:rFonts w:ascii="Times New Roman" w:hAnsi="Times New Roman"/>
          <w:szCs w:val="20"/>
        </w:rPr>
      </w:pPr>
      <w:r w:rsidRPr="001F0261">
        <w:rPr>
          <w:rFonts w:ascii="Times New Roman" w:hAnsi="Times New Roman"/>
          <w:szCs w:val="20"/>
        </w:rPr>
        <w:t>The baseline for performance comparison is UL transmission without dynamic link adaptation (i.e., using configured grant type 1 or type 2)</w:t>
      </w:r>
    </w:p>
    <w:p w14:paraId="0272EC27" w14:textId="77777777" w:rsidR="001F0261" w:rsidRPr="001F0261" w:rsidRDefault="001F0261" w:rsidP="00BC4EF6">
      <w:pPr>
        <w:widowControl w:val="0"/>
        <w:numPr>
          <w:ilvl w:val="0"/>
          <w:numId w:val="171"/>
        </w:numPr>
        <w:jc w:val="both"/>
        <w:rPr>
          <w:rFonts w:ascii="Times New Roman" w:hAnsi="Times New Roman"/>
          <w:szCs w:val="20"/>
        </w:rPr>
      </w:pPr>
      <w:r w:rsidRPr="001F0261">
        <w:rPr>
          <w:rFonts w:ascii="Times New Roman" w:hAnsi="Times New Roman"/>
          <w:szCs w:val="20"/>
        </w:rPr>
        <w:t>The performance metrics for URLLC include at least the following:</w:t>
      </w:r>
    </w:p>
    <w:p w14:paraId="0DDA4E77" w14:textId="77777777" w:rsidR="001F0261" w:rsidRPr="001F0261" w:rsidRDefault="001F0261" w:rsidP="00BC4EF6">
      <w:pPr>
        <w:widowControl w:val="0"/>
        <w:numPr>
          <w:ilvl w:val="0"/>
          <w:numId w:val="171"/>
        </w:numPr>
        <w:jc w:val="both"/>
        <w:rPr>
          <w:rFonts w:ascii="Times New Roman" w:hAnsi="Times New Roman"/>
          <w:szCs w:val="20"/>
          <w:lang w:eastAsia="x-none"/>
        </w:rPr>
      </w:pPr>
      <w:r w:rsidRPr="001F0261">
        <w:rPr>
          <w:rFonts w:ascii="Times New Roman" w:hAnsi="Times New Roman"/>
          <w:szCs w:val="20"/>
          <w:lang w:eastAsia="x-none"/>
        </w:rPr>
        <w:t xml:space="preserve">Percentage of users satisfying reliability and latency requirements </w:t>
      </w:r>
      <w:r w:rsidRPr="001F0261">
        <w:rPr>
          <w:rFonts w:ascii="Times New Roman" w:hAnsi="Times New Roman"/>
          <w:szCs w:val="20"/>
          <w:lang w:val="en-US" w:eastAsia="zh-CN"/>
        </w:rPr>
        <w:t>vs. packet arrival rate (PAR)</w:t>
      </w:r>
      <w:r w:rsidRPr="001F0261">
        <w:rPr>
          <w:rFonts w:ascii="Times New Roman" w:hAnsi="Times New Roman"/>
          <w:szCs w:val="20"/>
          <w:lang w:eastAsia="x-none"/>
        </w:rPr>
        <w:t>.</w:t>
      </w:r>
    </w:p>
    <w:p w14:paraId="0B00EADA" w14:textId="77777777" w:rsidR="001F0261" w:rsidRPr="001F0261" w:rsidRDefault="001F0261" w:rsidP="00BC4EF6">
      <w:pPr>
        <w:widowControl w:val="0"/>
        <w:numPr>
          <w:ilvl w:val="1"/>
          <w:numId w:val="171"/>
        </w:numPr>
        <w:jc w:val="both"/>
        <w:rPr>
          <w:rFonts w:ascii="Times New Roman" w:hAnsi="Times New Roman"/>
          <w:szCs w:val="20"/>
        </w:rPr>
      </w:pPr>
      <w:r w:rsidRPr="001F0261">
        <w:rPr>
          <w:rFonts w:ascii="Times New Roman" w:hAnsi="Times New Roman"/>
          <w:szCs w:val="20"/>
        </w:rPr>
        <w:t>CDF of reliability per UE is optional.</w:t>
      </w:r>
    </w:p>
    <w:p w14:paraId="3D3E597A" w14:textId="77777777" w:rsidR="001F0261" w:rsidRPr="001F0261" w:rsidRDefault="001F0261" w:rsidP="00BC4EF6">
      <w:pPr>
        <w:widowControl w:val="0"/>
        <w:numPr>
          <w:ilvl w:val="1"/>
          <w:numId w:val="171"/>
        </w:numPr>
        <w:jc w:val="both"/>
        <w:rPr>
          <w:rFonts w:ascii="Times New Roman" w:hAnsi="Times New Roman"/>
          <w:szCs w:val="20"/>
        </w:rPr>
      </w:pPr>
      <w:r w:rsidRPr="001F0261">
        <w:rPr>
          <w:rFonts w:ascii="Times New Roman" w:hAnsi="Times New Roman"/>
          <w:szCs w:val="20"/>
        </w:rPr>
        <w:t>CDF of the inter-cell interference-over-thermal (IOT) is optional.</w:t>
      </w:r>
    </w:p>
    <w:p w14:paraId="1BFB8493" w14:textId="77777777" w:rsidR="001F0261" w:rsidRPr="001F0261" w:rsidRDefault="001F0261" w:rsidP="00BC4EF6">
      <w:pPr>
        <w:widowControl w:val="0"/>
        <w:numPr>
          <w:ilvl w:val="2"/>
          <w:numId w:val="171"/>
        </w:numPr>
        <w:jc w:val="both"/>
        <w:rPr>
          <w:rFonts w:ascii="Times New Roman" w:hAnsi="Times New Roman"/>
          <w:szCs w:val="20"/>
        </w:rPr>
      </w:pPr>
      <w:r w:rsidRPr="001F0261">
        <w:rPr>
          <w:rFonts w:ascii="Times New Roman" w:eastAsia="MS Gothic" w:hAnsi="Times New Roman"/>
          <w:szCs w:val="20"/>
          <w:lang w:eastAsia="ja-JP"/>
        </w:rPr>
        <w:t xml:space="preserve">Note: </w:t>
      </w:r>
      <w:r w:rsidRPr="001F0261">
        <w:rPr>
          <w:rFonts w:ascii="Times New Roman" w:hAnsi="Times New Roman"/>
          <w:szCs w:val="20"/>
        </w:rPr>
        <w:t xml:space="preserve">companies are encouraged to provide the curve of resource utilization (RU) vs. PAR. </w:t>
      </w:r>
    </w:p>
    <w:p w14:paraId="1B19BA6B" w14:textId="77777777" w:rsidR="001F0261" w:rsidRPr="001F0261" w:rsidRDefault="001F0261" w:rsidP="001F0261">
      <w:pPr>
        <w:ind w:left="720" w:hanging="720"/>
        <w:rPr>
          <w:rFonts w:ascii="Times New Roman" w:hAnsi="Times New Roman"/>
          <w:b/>
          <w:szCs w:val="20"/>
          <w:u w:val="single"/>
          <w:lang w:eastAsia="x-none"/>
        </w:rPr>
      </w:pPr>
      <w:r w:rsidRPr="001F0261">
        <w:rPr>
          <w:rFonts w:ascii="Times New Roman" w:hAnsi="Times New Roman"/>
          <w:b/>
          <w:szCs w:val="20"/>
          <w:u w:val="single"/>
          <w:lang w:eastAsia="x-none"/>
        </w:rPr>
        <w:t>For eMBB</w:t>
      </w:r>
    </w:p>
    <w:p w14:paraId="45116B7E" w14:textId="77777777" w:rsidR="001F0261" w:rsidRPr="001F0261" w:rsidRDefault="001F0261" w:rsidP="00BC4EF6">
      <w:pPr>
        <w:widowControl w:val="0"/>
        <w:numPr>
          <w:ilvl w:val="0"/>
          <w:numId w:val="172"/>
        </w:numPr>
        <w:jc w:val="both"/>
        <w:rPr>
          <w:rFonts w:ascii="Times New Roman" w:hAnsi="Times New Roman"/>
          <w:szCs w:val="20"/>
        </w:rPr>
      </w:pPr>
      <w:r w:rsidRPr="001F0261">
        <w:rPr>
          <w:rFonts w:ascii="Times New Roman" w:hAnsi="Times New Roman"/>
          <w:szCs w:val="20"/>
        </w:rPr>
        <w:t>The performance metrics for eMBB include the following:</w:t>
      </w:r>
    </w:p>
    <w:p w14:paraId="4855ABB2" w14:textId="77777777" w:rsidR="001F0261" w:rsidRPr="001F0261" w:rsidRDefault="001F0261" w:rsidP="00BC4EF6">
      <w:pPr>
        <w:widowControl w:val="0"/>
        <w:numPr>
          <w:ilvl w:val="1"/>
          <w:numId w:val="172"/>
        </w:numPr>
        <w:jc w:val="both"/>
        <w:rPr>
          <w:rFonts w:ascii="Times New Roman" w:hAnsi="Times New Roman"/>
          <w:szCs w:val="20"/>
        </w:rPr>
      </w:pPr>
      <w:r w:rsidRPr="001F0261">
        <w:rPr>
          <w:rFonts w:ascii="Times New Roman" w:hAnsi="Times New Roman"/>
          <w:szCs w:val="20"/>
        </w:rPr>
        <w:t>Metric 1: Higher layer packet drop rate (PDR) vs. offered load. The definition of PDR is FFS:</w:t>
      </w:r>
    </w:p>
    <w:p w14:paraId="19A8AD39" w14:textId="77777777" w:rsidR="001F0261" w:rsidRPr="001F0261" w:rsidRDefault="001F0261" w:rsidP="00BC4EF6">
      <w:pPr>
        <w:widowControl w:val="0"/>
        <w:numPr>
          <w:ilvl w:val="2"/>
          <w:numId w:val="172"/>
        </w:numPr>
        <w:jc w:val="both"/>
        <w:rPr>
          <w:rFonts w:ascii="Times New Roman" w:hAnsi="Times New Roman"/>
          <w:szCs w:val="20"/>
        </w:rPr>
      </w:pPr>
      <w:r w:rsidRPr="001F0261">
        <w:rPr>
          <w:rFonts w:ascii="Times New Roman" w:hAnsi="Times New Roman"/>
          <w:szCs w:val="20"/>
        </w:rPr>
        <w:t xml:space="preserve">Offered load can be at least </w:t>
      </w:r>
    </w:p>
    <w:p w14:paraId="770A2A36" w14:textId="77777777" w:rsidR="001F0261" w:rsidRPr="001F0261" w:rsidRDefault="001F0261" w:rsidP="00BC4EF6">
      <w:pPr>
        <w:widowControl w:val="0"/>
        <w:numPr>
          <w:ilvl w:val="3"/>
          <w:numId w:val="172"/>
        </w:numPr>
        <w:jc w:val="both"/>
        <w:rPr>
          <w:rFonts w:ascii="Times New Roman" w:hAnsi="Times New Roman"/>
          <w:szCs w:val="20"/>
        </w:rPr>
      </w:pPr>
      <w:r w:rsidRPr="001F0261">
        <w:rPr>
          <w:rFonts w:ascii="Times New Roman" w:hAnsi="Times New Roman"/>
          <w:szCs w:val="20"/>
        </w:rPr>
        <w:t>Higher layer packet arrival rate (PAR) per cell</w:t>
      </w:r>
    </w:p>
    <w:p w14:paraId="5C0256E5" w14:textId="77777777" w:rsidR="001F0261" w:rsidRPr="001F0261" w:rsidRDefault="001F0261" w:rsidP="00BC4EF6">
      <w:pPr>
        <w:widowControl w:val="0"/>
        <w:numPr>
          <w:ilvl w:val="2"/>
          <w:numId w:val="172"/>
        </w:numPr>
        <w:jc w:val="both"/>
        <w:rPr>
          <w:rFonts w:ascii="Times New Roman" w:hAnsi="Times New Roman"/>
          <w:szCs w:val="20"/>
        </w:rPr>
      </w:pPr>
      <w:r w:rsidRPr="001F0261">
        <w:rPr>
          <w:rFonts w:ascii="Times New Roman" w:hAnsi="Times New Roman"/>
          <w:szCs w:val="20"/>
        </w:rPr>
        <w:t>CDF of packet drop rate per UE is optional.</w:t>
      </w:r>
    </w:p>
    <w:p w14:paraId="60CC8401" w14:textId="77777777" w:rsidR="001F0261" w:rsidRPr="001F0261" w:rsidRDefault="001F0261" w:rsidP="00BC4EF6">
      <w:pPr>
        <w:widowControl w:val="0"/>
        <w:numPr>
          <w:ilvl w:val="2"/>
          <w:numId w:val="172"/>
        </w:numPr>
        <w:jc w:val="both"/>
        <w:rPr>
          <w:rFonts w:ascii="Times New Roman" w:hAnsi="Times New Roman"/>
          <w:szCs w:val="20"/>
        </w:rPr>
      </w:pPr>
      <w:r w:rsidRPr="001F0261">
        <w:rPr>
          <w:rFonts w:ascii="Times New Roman" w:hAnsi="Times New Roman"/>
          <w:szCs w:val="20"/>
        </w:rPr>
        <w:t>CDF of transmission latency is optional.</w:t>
      </w:r>
    </w:p>
    <w:p w14:paraId="20F0FB06" w14:textId="77777777" w:rsidR="001F0261" w:rsidRPr="001F0261" w:rsidRDefault="001F0261" w:rsidP="00BC4EF6">
      <w:pPr>
        <w:widowControl w:val="0"/>
        <w:numPr>
          <w:ilvl w:val="2"/>
          <w:numId w:val="172"/>
        </w:numPr>
        <w:jc w:val="both"/>
        <w:rPr>
          <w:rFonts w:ascii="Times New Roman" w:hAnsi="Times New Roman"/>
          <w:szCs w:val="20"/>
        </w:rPr>
      </w:pPr>
      <w:r w:rsidRPr="001F0261">
        <w:rPr>
          <w:rFonts w:ascii="Times New Roman" w:hAnsi="Times New Roman"/>
          <w:szCs w:val="20"/>
        </w:rPr>
        <w:t>CDF of the inter-cell interference-over-thermal (IOT) is optional.</w:t>
      </w:r>
    </w:p>
    <w:p w14:paraId="57DAD4CB" w14:textId="77777777" w:rsidR="001F0261" w:rsidRPr="001F0261" w:rsidRDefault="001F0261" w:rsidP="00BC4EF6">
      <w:pPr>
        <w:widowControl w:val="0"/>
        <w:numPr>
          <w:ilvl w:val="2"/>
          <w:numId w:val="172"/>
        </w:numPr>
        <w:jc w:val="both"/>
        <w:rPr>
          <w:rFonts w:ascii="Times New Roman" w:hAnsi="Times New Roman"/>
          <w:szCs w:val="20"/>
        </w:rPr>
      </w:pPr>
      <w:r w:rsidRPr="001F0261">
        <w:rPr>
          <w:rFonts w:ascii="Times New Roman" w:hAnsi="Times New Roman"/>
          <w:szCs w:val="20"/>
        </w:rPr>
        <w:t xml:space="preserve">Note: companies are encouraged to provide the curve of resource utilization (RU) vs. offered load. </w:t>
      </w:r>
    </w:p>
    <w:p w14:paraId="012251C2" w14:textId="77777777" w:rsidR="001F0261" w:rsidRPr="001F0261" w:rsidRDefault="001F0261" w:rsidP="00BC4EF6">
      <w:pPr>
        <w:widowControl w:val="0"/>
        <w:numPr>
          <w:ilvl w:val="1"/>
          <w:numId w:val="172"/>
        </w:numPr>
        <w:jc w:val="both"/>
        <w:rPr>
          <w:rFonts w:ascii="Times New Roman" w:hAnsi="Times New Roman"/>
          <w:szCs w:val="20"/>
        </w:rPr>
      </w:pPr>
      <w:r w:rsidRPr="001F0261">
        <w:rPr>
          <w:rFonts w:ascii="Times New Roman" w:hAnsi="Times New Roman"/>
          <w:szCs w:val="20"/>
        </w:rPr>
        <w:t xml:space="preserve">Metric 2: UPT vs. offered load. </w:t>
      </w:r>
    </w:p>
    <w:p w14:paraId="1CA72312" w14:textId="77777777" w:rsidR="001F0261" w:rsidRPr="001F0261" w:rsidRDefault="001F0261" w:rsidP="00BC4EF6">
      <w:pPr>
        <w:widowControl w:val="0"/>
        <w:numPr>
          <w:ilvl w:val="2"/>
          <w:numId w:val="172"/>
        </w:numPr>
        <w:jc w:val="both"/>
        <w:rPr>
          <w:rFonts w:ascii="Times New Roman" w:hAnsi="Times New Roman"/>
          <w:szCs w:val="20"/>
        </w:rPr>
      </w:pPr>
      <w:r w:rsidRPr="001F0261">
        <w:rPr>
          <w:rFonts w:ascii="Times New Roman" w:hAnsi="Times New Roman"/>
          <w:szCs w:val="20"/>
        </w:rPr>
        <w:t>CDF of the inter-cell interference-over-thermal (IOT) is optional.</w:t>
      </w:r>
    </w:p>
    <w:p w14:paraId="52F927BB" w14:textId="77777777" w:rsidR="001F0261" w:rsidRPr="001F0261" w:rsidRDefault="001F0261" w:rsidP="00BC4EF6">
      <w:pPr>
        <w:widowControl w:val="0"/>
        <w:numPr>
          <w:ilvl w:val="2"/>
          <w:numId w:val="172"/>
        </w:numPr>
        <w:jc w:val="both"/>
        <w:rPr>
          <w:rFonts w:ascii="Times New Roman" w:hAnsi="Times New Roman"/>
          <w:szCs w:val="20"/>
        </w:rPr>
      </w:pPr>
      <w:r w:rsidRPr="001F0261">
        <w:rPr>
          <w:rFonts w:ascii="Times New Roman" w:hAnsi="Times New Roman"/>
          <w:szCs w:val="20"/>
        </w:rPr>
        <w:t>CDF of UE perceived throughput is optional</w:t>
      </w:r>
    </w:p>
    <w:p w14:paraId="3B760D22" w14:textId="77777777" w:rsidR="001F0261" w:rsidRPr="001F0261" w:rsidRDefault="001F0261" w:rsidP="00BC4EF6">
      <w:pPr>
        <w:widowControl w:val="0"/>
        <w:numPr>
          <w:ilvl w:val="1"/>
          <w:numId w:val="172"/>
        </w:numPr>
        <w:jc w:val="both"/>
        <w:rPr>
          <w:rFonts w:ascii="Times New Roman" w:hAnsi="Times New Roman"/>
          <w:szCs w:val="20"/>
        </w:rPr>
      </w:pPr>
      <w:r w:rsidRPr="001F0261">
        <w:rPr>
          <w:rFonts w:ascii="Times New Roman" w:hAnsi="Times New Roman"/>
          <w:szCs w:val="20"/>
        </w:rPr>
        <w:t>FFS whether or not to have signalling overhead as one performance metric</w:t>
      </w:r>
    </w:p>
    <w:p w14:paraId="3AE2AB91" w14:textId="77777777" w:rsidR="001F0261" w:rsidRPr="001F0261" w:rsidRDefault="001F0261" w:rsidP="001F0261">
      <w:pPr>
        <w:widowControl w:val="0"/>
        <w:jc w:val="both"/>
        <w:rPr>
          <w:rFonts w:ascii="Times New Roman" w:hAnsi="Times New Roman"/>
          <w:szCs w:val="20"/>
        </w:rPr>
      </w:pPr>
    </w:p>
    <w:p w14:paraId="6BED3933" w14:textId="77777777" w:rsidR="001F0261" w:rsidRDefault="001F0261" w:rsidP="001F0261">
      <w:pPr>
        <w:ind w:left="720" w:hanging="720"/>
        <w:rPr>
          <w:rFonts w:ascii="Times New Roman" w:hAnsi="Times New Roman"/>
          <w:b/>
          <w:szCs w:val="20"/>
          <w:lang w:eastAsia="x-none"/>
        </w:rPr>
      </w:pPr>
    </w:p>
    <w:p w14:paraId="24DCA7D4" w14:textId="6F1C31CA" w:rsidR="001F0261" w:rsidRPr="001F0261" w:rsidRDefault="00603E09" w:rsidP="001F0261">
      <w:pPr>
        <w:ind w:left="720" w:hanging="720"/>
        <w:rPr>
          <w:rFonts w:ascii="Times New Roman" w:hAnsi="Times New Roman"/>
          <w:b/>
          <w:szCs w:val="20"/>
          <w:lang w:eastAsia="x-none"/>
        </w:rPr>
      </w:pPr>
      <w:hyperlink r:id="rId2231" w:history="1">
        <w:r w:rsidR="00FE4C7E">
          <w:rPr>
            <w:rStyle w:val="Hyperlink"/>
            <w:rFonts w:ascii="Times New Roman" w:hAnsi="Times New Roman"/>
            <w:b/>
            <w:szCs w:val="20"/>
            <w:lang w:eastAsia="x-none"/>
          </w:rPr>
          <w:t>R1-1805682</w:t>
        </w:r>
      </w:hyperlink>
      <w:r w:rsidR="001F0261" w:rsidRPr="001F0261">
        <w:rPr>
          <w:rFonts w:ascii="Times New Roman" w:hAnsi="Times New Roman"/>
          <w:b/>
          <w:szCs w:val="20"/>
          <w:lang w:eastAsia="x-none"/>
        </w:rPr>
        <w:tab/>
        <w:t>Summary of offline discussion on LLS clarifications</w:t>
      </w:r>
      <w:r w:rsidR="001F0261" w:rsidRPr="001F0261">
        <w:rPr>
          <w:rFonts w:ascii="Times New Roman" w:hAnsi="Times New Roman"/>
          <w:b/>
          <w:szCs w:val="20"/>
          <w:lang w:eastAsia="x-none"/>
        </w:rPr>
        <w:tab/>
        <w:t>ZTE, Sanechips</w:t>
      </w:r>
    </w:p>
    <w:p w14:paraId="355AE944" w14:textId="77777777" w:rsidR="001F0261" w:rsidRDefault="001F0261" w:rsidP="001F0261">
      <w:r w:rsidRPr="00777035">
        <w:rPr>
          <w:b/>
        </w:rPr>
        <w:t xml:space="preserve">Decision: </w:t>
      </w:r>
      <w:r w:rsidRPr="00777035">
        <w:t xml:space="preserve">The document is </w:t>
      </w:r>
      <w:r>
        <w:t>note</w:t>
      </w:r>
      <w:r w:rsidRPr="00777035">
        <w:t>d.</w:t>
      </w:r>
    </w:p>
    <w:p w14:paraId="58EA51FD" w14:textId="77777777" w:rsidR="001F0261" w:rsidRDefault="001F0261" w:rsidP="001F0261">
      <w:pPr>
        <w:ind w:left="720" w:hanging="720"/>
        <w:rPr>
          <w:rFonts w:ascii="Times New Roman" w:hAnsi="Times New Roman"/>
          <w:szCs w:val="20"/>
          <w:highlight w:val="green"/>
          <w:lang w:eastAsia="x-none"/>
        </w:rPr>
      </w:pPr>
    </w:p>
    <w:p w14:paraId="08396C93" w14:textId="17BFCEFA" w:rsidR="001F0261" w:rsidRPr="001F0261" w:rsidRDefault="001F0261" w:rsidP="001F0261">
      <w:pPr>
        <w:ind w:left="720" w:hanging="720"/>
        <w:rPr>
          <w:rFonts w:ascii="Times New Roman" w:eastAsia="SimSun" w:hAnsi="Times New Roman"/>
          <w:szCs w:val="20"/>
        </w:rPr>
      </w:pPr>
      <w:r w:rsidRPr="001F0261">
        <w:rPr>
          <w:rFonts w:ascii="Times New Roman" w:hAnsi="Times New Roman"/>
          <w:szCs w:val="20"/>
          <w:highlight w:val="green"/>
          <w:lang w:eastAsia="x-none"/>
        </w:rPr>
        <w:t>Agreements</w:t>
      </w:r>
      <w:r w:rsidRPr="001F0261">
        <w:rPr>
          <w:rFonts w:ascii="Times New Roman" w:hAnsi="Times New Roman"/>
          <w:szCs w:val="20"/>
          <w:lang w:eastAsia="x-none"/>
        </w:rPr>
        <w:t>:</w:t>
      </w:r>
      <w:r>
        <w:rPr>
          <w:rFonts w:ascii="Times New Roman" w:hAnsi="Times New Roman"/>
          <w:szCs w:val="20"/>
          <w:lang w:eastAsia="x-none"/>
        </w:rPr>
        <w:t xml:space="preserve"> </w:t>
      </w:r>
      <w:r w:rsidRPr="001F0261">
        <w:rPr>
          <w:rFonts w:ascii="Times New Roman" w:eastAsia="SimSun" w:hAnsi="Times New Roman"/>
          <w:szCs w:val="20"/>
        </w:rPr>
        <w:t>Further clarify the LLS parameters:</w:t>
      </w:r>
    </w:p>
    <w:p w14:paraId="1E06FD8D" w14:textId="77777777" w:rsidR="001F0261" w:rsidRPr="001F0261" w:rsidRDefault="001F0261" w:rsidP="00BC4EF6">
      <w:pPr>
        <w:numPr>
          <w:ilvl w:val="0"/>
          <w:numId w:val="173"/>
        </w:numPr>
        <w:adjustRightInd w:val="0"/>
        <w:snapToGrid w:val="0"/>
        <w:spacing w:line="288" w:lineRule="auto"/>
        <w:rPr>
          <w:rFonts w:ascii="Times New Roman" w:eastAsia="SimSun" w:hAnsi="Times New Roman"/>
          <w:szCs w:val="20"/>
          <w:lang w:eastAsia="x-none"/>
        </w:rPr>
      </w:pPr>
      <w:r w:rsidRPr="001F0261">
        <w:rPr>
          <w:rFonts w:ascii="Times New Roman" w:eastAsia="SimSun" w:hAnsi="Times New Roman"/>
          <w:szCs w:val="20"/>
          <w:lang w:eastAsia="x-none"/>
        </w:rPr>
        <w:t>For ideal channel estimation, DMRS overhead is 1/7 for #OS 7 and 14, and 1/4 for #OS 4.</w:t>
      </w:r>
    </w:p>
    <w:p w14:paraId="0D39BBE7" w14:textId="77777777" w:rsidR="001F0261" w:rsidRPr="001F0261" w:rsidRDefault="001F0261" w:rsidP="00BC4EF6">
      <w:pPr>
        <w:numPr>
          <w:ilvl w:val="0"/>
          <w:numId w:val="173"/>
        </w:numPr>
        <w:adjustRightInd w:val="0"/>
        <w:snapToGrid w:val="0"/>
        <w:spacing w:line="288" w:lineRule="auto"/>
        <w:rPr>
          <w:rFonts w:ascii="Times New Roman" w:eastAsia="SimSun" w:hAnsi="Times New Roman"/>
          <w:szCs w:val="20"/>
          <w:lang w:eastAsia="x-none"/>
        </w:rPr>
      </w:pPr>
      <w:r w:rsidRPr="001F0261">
        <w:rPr>
          <w:rFonts w:ascii="Times New Roman" w:eastAsia="SimSun" w:hAnsi="Times New Roman"/>
          <w:szCs w:val="20"/>
          <w:lang w:eastAsia="x-none"/>
        </w:rPr>
        <w:t xml:space="preserve">For a=[3], companies are encouraged to check RAN4 power control rerquirements </w:t>
      </w:r>
      <w:r w:rsidRPr="001F0261">
        <w:rPr>
          <w:rFonts w:ascii="Times New Roman" w:eastAsia="SimSun" w:hAnsi="Times New Roman"/>
          <w:szCs w:val="20"/>
          <w:lang w:eastAsia="x-none"/>
        </w:rPr>
        <w:sym w:font="Wingdings" w:char="F0E0"/>
      </w:r>
      <w:r w:rsidRPr="001F0261">
        <w:rPr>
          <w:rFonts w:ascii="Times New Roman" w:eastAsia="SimSun" w:hAnsi="Times New Roman"/>
          <w:szCs w:val="20"/>
          <w:lang w:eastAsia="x-none"/>
        </w:rPr>
        <w:t xml:space="preserve"> aim to conclude in RAN1#93</w:t>
      </w:r>
    </w:p>
    <w:p w14:paraId="7AEA50CD" w14:textId="77777777" w:rsidR="001F0261" w:rsidRPr="001F0261" w:rsidRDefault="001F0261" w:rsidP="00BC4EF6">
      <w:pPr>
        <w:numPr>
          <w:ilvl w:val="0"/>
          <w:numId w:val="173"/>
        </w:numPr>
        <w:adjustRightInd w:val="0"/>
        <w:snapToGrid w:val="0"/>
        <w:spacing w:line="288" w:lineRule="auto"/>
        <w:rPr>
          <w:rFonts w:ascii="Times New Roman" w:eastAsia="SimSun" w:hAnsi="Times New Roman"/>
          <w:szCs w:val="20"/>
          <w:lang w:eastAsia="x-none"/>
        </w:rPr>
      </w:pPr>
      <w:r w:rsidRPr="001F0261">
        <w:rPr>
          <w:rFonts w:ascii="Times New Roman" w:hAnsi="Times New Roman"/>
          <w:szCs w:val="20"/>
          <w:lang w:eastAsia="x-none"/>
        </w:rPr>
        <w:t xml:space="preserve">FFS timing offset for grant-free without perfect TA, </w:t>
      </w:r>
    </w:p>
    <w:p w14:paraId="0A2AB80B" w14:textId="77777777" w:rsidR="001F0261" w:rsidRPr="001F0261" w:rsidRDefault="001F0261" w:rsidP="00BC4EF6">
      <w:pPr>
        <w:numPr>
          <w:ilvl w:val="0"/>
          <w:numId w:val="173"/>
        </w:numPr>
        <w:adjustRightInd w:val="0"/>
        <w:snapToGrid w:val="0"/>
        <w:spacing w:line="288" w:lineRule="auto"/>
        <w:rPr>
          <w:rFonts w:ascii="Times New Roman" w:eastAsia="SimSun" w:hAnsi="Times New Roman"/>
          <w:szCs w:val="20"/>
          <w:lang w:eastAsia="x-none"/>
        </w:rPr>
      </w:pPr>
      <w:r w:rsidRPr="001F0261">
        <w:rPr>
          <w:rFonts w:ascii="Times New Roman" w:eastAsia="SimSun" w:hAnsi="Times New Roman"/>
          <w:szCs w:val="20"/>
          <w:lang w:eastAsia="x-none"/>
        </w:rPr>
        <w:t xml:space="preserve">FFS frequency offset </w:t>
      </w:r>
    </w:p>
    <w:p w14:paraId="23E3434F" w14:textId="77777777" w:rsidR="001F0261" w:rsidRPr="001F0261" w:rsidRDefault="001F0261" w:rsidP="001F0261"/>
    <w:p w14:paraId="1ED143B1" w14:textId="77777777" w:rsidR="00E665DC" w:rsidRPr="001F0261" w:rsidRDefault="00E665DC" w:rsidP="001F0261"/>
    <w:p w14:paraId="0975D09A" w14:textId="4F402C2D" w:rsidR="00254752" w:rsidRPr="00254752" w:rsidRDefault="00603E09" w:rsidP="00254752">
      <w:pPr>
        <w:ind w:left="720" w:hanging="720"/>
        <w:rPr>
          <w:lang w:eastAsia="x-none"/>
        </w:rPr>
      </w:pPr>
      <w:hyperlink r:id="rId2232" w:history="1">
        <w:r w:rsidR="00FE4C7E">
          <w:rPr>
            <w:rStyle w:val="Hyperlink"/>
            <w:lang w:eastAsia="x-none"/>
          </w:rPr>
          <w:t>R1-1803618</w:t>
        </w:r>
      </w:hyperlink>
      <w:r w:rsidR="00254752" w:rsidRPr="00254752">
        <w:rPr>
          <w:lang w:eastAsia="x-none"/>
        </w:rPr>
        <w:tab/>
        <w:t>System-level evaluation methodology and assumptions for NOMA</w:t>
      </w:r>
      <w:r w:rsidR="00254752" w:rsidRPr="00254752">
        <w:rPr>
          <w:lang w:eastAsia="x-none"/>
        </w:rPr>
        <w:tab/>
        <w:t>ZTE, Sanechips</w:t>
      </w:r>
    </w:p>
    <w:p w14:paraId="07D055DA" w14:textId="17B836BF" w:rsidR="00254752" w:rsidRPr="00254752" w:rsidRDefault="00603E09" w:rsidP="00254752">
      <w:pPr>
        <w:ind w:left="720" w:hanging="720"/>
        <w:rPr>
          <w:lang w:eastAsia="x-none"/>
        </w:rPr>
      </w:pPr>
      <w:hyperlink r:id="rId2233" w:history="1">
        <w:r w:rsidR="00FE4C7E">
          <w:rPr>
            <w:rStyle w:val="Hyperlink"/>
            <w:lang w:eastAsia="x-none"/>
          </w:rPr>
          <w:t>R1-1803668</w:t>
        </w:r>
      </w:hyperlink>
      <w:r w:rsidR="00254752" w:rsidRPr="00254752">
        <w:rPr>
          <w:lang w:eastAsia="x-none"/>
        </w:rPr>
        <w:tab/>
        <w:t>Discussion on LLS and SLS evaluation metrics and parameters</w:t>
      </w:r>
      <w:r w:rsidR="00254752" w:rsidRPr="00254752">
        <w:rPr>
          <w:lang w:eastAsia="x-none"/>
        </w:rPr>
        <w:tab/>
        <w:t>Huawei, HiSilicon</w:t>
      </w:r>
    </w:p>
    <w:p w14:paraId="12C13CF8" w14:textId="0B2619E4" w:rsidR="00254752" w:rsidRPr="00254752" w:rsidRDefault="00603E09" w:rsidP="00254752">
      <w:pPr>
        <w:ind w:left="720" w:hanging="720"/>
        <w:rPr>
          <w:lang w:eastAsia="x-none"/>
        </w:rPr>
      </w:pPr>
      <w:hyperlink r:id="rId2234" w:history="1">
        <w:r w:rsidR="00FE4C7E">
          <w:rPr>
            <w:rStyle w:val="Hyperlink"/>
            <w:lang w:eastAsia="x-none"/>
          </w:rPr>
          <w:t>R1-1803774</w:t>
        </w:r>
      </w:hyperlink>
      <w:r w:rsidR="00254752" w:rsidRPr="00254752">
        <w:rPr>
          <w:lang w:eastAsia="x-none"/>
        </w:rPr>
        <w:tab/>
        <w:t>Link level evaluation results of PDMA</w:t>
      </w:r>
      <w:r w:rsidR="00254752" w:rsidRPr="00254752">
        <w:rPr>
          <w:lang w:eastAsia="x-none"/>
        </w:rPr>
        <w:tab/>
        <w:t>CATT</w:t>
      </w:r>
    </w:p>
    <w:p w14:paraId="1A4CBC74" w14:textId="57FA1D45" w:rsidR="00254752" w:rsidRPr="00254752" w:rsidRDefault="00603E09" w:rsidP="00254752">
      <w:pPr>
        <w:ind w:left="720" w:hanging="720"/>
        <w:rPr>
          <w:lang w:eastAsia="x-none"/>
        </w:rPr>
      </w:pPr>
      <w:hyperlink r:id="rId2235" w:history="1">
        <w:r w:rsidR="00FE4C7E">
          <w:rPr>
            <w:rStyle w:val="Hyperlink"/>
            <w:lang w:eastAsia="x-none"/>
          </w:rPr>
          <w:t>R1-1803853</w:t>
        </w:r>
      </w:hyperlink>
      <w:r w:rsidR="00254752" w:rsidRPr="00254752">
        <w:rPr>
          <w:lang w:eastAsia="x-none"/>
        </w:rPr>
        <w:tab/>
        <w:t>Evaluations for NOMA</w:t>
      </w:r>
      <w:r w:rsidR="00254752" w:rsidRPr="00254752">
        <w:rPr>
          <w:lang w:eastAsia="x-none"/>
        </w:rPr>
        <w:tab/>
        <w:t>vivo</w:t>
      </w:r>
    </w:p>
    <w:p w14:paraId="0074B6F5" w14:textId="3BA4543F" w:rsidR="00254752" w:rsidRPr="00254752" w:rsidRDefault="00603E09" w:rsidP="00254752">
      <w:pPr>
        <w:ind w:left="720" w:hanging="720"/>
        <w:rPr>
          <w:lang w:eastAsia="x-none"/>
        </w:rPr>
      </w:pPr>
      <w:hyperlink r:id="rId2236" w:history="1">
        <w:r w:rsidR="00FE4C7E">
          <w:rPr>
            <w:rStyle w:val="Hyperlink"/>
            <w:lang w:eastAsia="x-none"/>
          </w:rPr>
          <w:t>R1-1804169</w:t>
        </w:r>
      </w:hyperlink>
      <w:r w:rsidR="00254752" w:rsidRPr="00254752">
        <w:rPr>
          <w:lang w:eastAsia="x-none"/>
        </w:rPr>
        <w:tab/>
        <w:t>ACMA-OFDM with NR LDPC Code for Uplink NOMA</w:t>
      </w:r>
      <w:r w:rsidR="00254752" w:rsidRPr="00254752">
        <w:rPr>
          <w:lang w:eastAsia="x-none"/>
        </w:rPr>
        <w:tab/>
        <w:t>HUGHES Network Systems Ltd</w:t>
      </w:r>
    </w:p>
    <w:p w14:paraId="189B8E8D" w14:textId="170844DE" w:rsidR="00254752" w:rsidRPr="00254752" w:rsidRDefault="00603E09" w:rsidP="00254752">
      <w:pPr>
        <w:ind w:left="720" w:hanging="720"/>
        <w:rPr>
          <w:lang w:eastAsia="x-none"/>
        </w:rPr>
      </w:pPr>
      <w:hyperlink r:id="rId2237" w:history="1">
        <w:r w:rsidR="00FE4C7E">
          <w:rPr>
            <w:rStyle w:val="Hyperlink"/>
            <w:lang w:eastAsia="x-none"/>
          </w:rPr>
          <w:t>R1-1804170</w:t>
        </w:r>
      </w:hyperlink>
      <w:r w:rsidR="00254752" w:rsidRPr="00254752">
        <w:rPr>
          <w:lang w:eastAsia="x-none"/>
        </w:rPr>
        <w:tab/>
        <w:t>Low PAPR ACMA (SC-FDE) for Uplink NOMA</w:t>
      </w:r>
      <w:r w:rsidR="00254752" w:rsidRPr="00254752">
        <w:rPr>
          <w:lang w:eastAsia="x-none"/>
        </w:rPr>
        <w:tab/>
        <w:t>HUGHES Network Systems Ltd</w:t>
      </w:r>
    </w:p>
    <w:p w14:paraId="22B87DE2" w14:textId="134705D1" w:rsidR="00254752" w:rsidRPr="00254752" w:rsidRDefault="00603E09" w:rsidP="00254752">
      <w:pPr>
        <w:ind w:left="720" w:hanging="720"/>
        <w:rPr>
          <w:lang w:eastAsia="x-none"/>
        </w:rPr>
      </w:pPr>
      <w:hyperlink r:id="rId2238" w:history="1">
        <w:r w:rsidR="00FE4C7E">
          <w:rPr>
            <w:rStyle w:val="Hyperlink"/>
            <w:lang w:eastAsia="x-none"/>
          </w:rPr>
          <w:t>R1-1804171</w:t>
        </w:r>
      </w:hyperlink>
      <w:r w:rsidR="00254752" w:rsidRPr="00254752">
        <w:rPr>
          <w:lang w:eastAsia="x-none"/>
        </w:rPr>
        <w:tab/>
        <w:t xml:space="preserve">ACMA-OFDM for Uplink NOMA </w:t>
      </w:r>
      <w:r w:rsidR="00254752" w:rsidRPr="00254752">
        <w:rPr>
          <w:lang w:eastAsia="x-none"/>
        </w:rPr>
        <w:tab/>
        <w:t>HUGHES Network Systems Ltd</w:t>
      </w:r>
    </w:p>
    <w:p w14:paraId="1AC21119" w14:textId="61896EEE" w:rsidR="00254752" w:rsidRPr="00254752" w:rsidRDefault="00603E09" w:rsidP="00254752">
      <w:pPr>
        <w:ind w:left="720" w:hanging="720"/>
        <w:rPr>
          <w:lang w:eastAsia="x-none"/>
        </w:rPr>
      </w:pPr>
      <w:hyperlink r:id="rId2239" w:history="1">
        <w:r w:rsidR="00FE4C7E">
          <w:rPr>
            <w:rStyle w:val="Hyperlink"/>
            <w:lang w:eastAsia="x-none"/>
          </w:rPr>
          <w:t>R1-1804399</w:t>
        </w:r>
      </w:hyperlink>
      <w:r w:rsidR="00254752" w:rsidRPr="00254752">
        <w:rPr>
          <w:lang w:eastAsia="x-none"/>
        </w:rPr>
        <w:tab/>
        <w:t>Considerations on evaluation for NoMA study</w:t>
      </w:r>
      <w:r w:rsidR="00254752" w:rsidRPr="00254752">
        <w:rPr>
          <w:lang w:eastAsia="x-none"/>
        </w:rPr>
        <w:tab/>
        <w:t>Samsung</w:t>
      </w:r>
    </w:p>
    <w:p w14:paraId="5834DB38" w14:textId="36E18843" w:rsidR="00254752" w:rsidRPr="00254752" w:rsidRDefault="00603E09" w:rsidP="00254752">
      <w:pPr>
        <w:ind w:left="720" w:hanging="720"/>
        <w:rPr>
          <w:color w:val="808080"/>
          <w:lang w:eastAsia="x-none"/>
        </w:rPr>
      </w:pPr>
      <w:hyperlink r:id="rId2240" w:history="1">
        <w:r w:rsidR="00FE4C7E">
          <w:rPr>
            <w:rStyle w:val="Hyperlink"/>
            <w:lang w:eastAsia="x-none"/>
          </w:rPr>
          <w:t>R1-1804576</w:t>
        </w:r>
      </w:hyperlink>
      <w:r w:rsidR="00254752" w:rsidRPr="00254752">
        <w:rPr>
          <w:color w:val="808080"/>
          <w:lang w:eastAsia="x-none"/>
        </w:rPr>
        <w:tab/>
        <w:t>Initial LLS evaluation for NCMA</w:t>
      </w:r>
      <w:r w:rsidR="00254752" w:rsidRPr="00254752">
        <w:rPr>
          <w:color w:val="808080"/>
          <w:lang w:eastAsia="x-none"/>
        </w:rPr>
        <w:tab/>
        <w:t>LG Electronics</w:t>
      </w:r>
    </w:p>
    <w:p w14:paraId="7ECAE56B" w14:textId="77777777" w:rsidR="00254752" w:rsidRPr="00254752" w:rsidRDefault="00254752" w:rsidP="00254752">
      <w:pPr>
        <w:ind w:left="720" w:hanging="720"/>
        <w:rPr>
          <w:color w:val="808080"/>
          <w:lang w:eastAsia="x-none"/>
        </w:rPr>
      </w:pPr>
      <w:r w:rsidRPr="00254752">
        <w:rPr>
          <w:color w:val="808080"/>
          <w:lang w:eastAsia="x-none"/>
        </w:rPr>
        <w:t>Late submission</w:t>
      </w:r>
    </w:p>
    <w:p w14:paraId="48D03BF2" w14:textId="142F3796" w:rsidR="00254752" w:rsidRPr="00254752" w:rsidRDefault="00603E09" w:rsidP="00254752">
      <w:pPr>
        <w:ind w:left="720" w:hanging="720"/>
        <w:rPr>
          <w:lang w:eastAsia="x-none"/>
        </w:rPr>
      </w:pPr>
      <w:hyperlink r:id="rId2241" w:history="1">
        <w:r w:rsidR="00FE4C7E">
          <w:rPr>
            <w:rStyle w:val="Hyperlink"/>
            <w:lang w:eastAsia="x-none"/>
          </w:rPr>
          <w:t>R1-1804670</w:t>
        </w:r>
      </w:hyperlink>
      <w:r w:rsidR="00254752" w:rsidRPr="00254752">
        <w:rPr>
          <w:lang w:eastAsia="x-none"/>
        </w:rPr>
        <w:tab/>
        <w:t>Views On NOMA procedures</w:t>
      </w:r>
      <w:r w:rsidR="00254752" w:rsidRPr="00254752">
        <w:rPr>
          <w:lang w:eastAsia="x-none"/>
        </w:rPr>
        <w:tab/>
        <w:t>AT&amp;T</w:t>
      </w:r>
    </w:p>
    <w:p w14:paraId="77989957" w14:textId="7697F12B" w:rsidR="00254752" w:rsidRPr="00254752" w:rsidRDefault="00603E09" w:rsidP="00254752">
      <w:pPr>
        <w:ind w:left="720" w:hanging="720"/>
        <w:rPr>
          <w:lang w:eastAsia="x-none"/>
        </w:rPr>
      </w:pPr>
      <w:hyperlink r:id="rId2242" w:history="1">
        <w:r w:rsidR="00FE4C7E">
          <w:rPr>
            <w:rStyle w:val="Hyperlink"/>
            <w:lang w:eastAsia="x-none"/>
          </w:rPr>
          <w:t>R1-180</w:t>
        </w:r>
        <w:r w:rsidR="00B65603">
          <w:rPr>
            <w:rStyle w:val="Hyperlink"/>
            <w:lang w:eastAsia="x-none"/>
          </w:rPr>
          <w:t>5528</w:t>
        </w:r>
      </w:hyperlink>
      <w:r w:rsidR="00254752" w:rsidRPr="00254752">
        <w:rPr>
          <w:lang w:eastAsia="x-none"/>
        </w:rPr>
        <w:tab/>
        <w:t>Initial LLS results and SLS evaluation assumptions</w:t>
      </w:r>
      <w:r w:rsidR="00254752" w:rsidRPr="00254752">
        <w:rPr>
          <w:lang w:eastAsia="x-none"/>
        </w:rPr>
        <w:tab/>
        <w:t>Intel Corporation</w:t>
      </w:r>
      <w:r w:rsidR="00B65603">
        <w:rPr>
          <w:lang w:eastAsia="x-none"/>
        </w:rPr>
        <w:tab/>
        <w:t xml:space="preserve">(rev of </w:t>
      </w:r>
      <w:hyperlink r:id="rId2243" w:history="1">
        <w:r w:rsidR="00B65603">
          <w:rPr>
            <w:rStyle w:val="Hyperlink"/>
            <w:lang w:eastAsia="x-none"/>
          </w:rPr>
          <w:t>R1-1804746</w:t>
        </w:r>
      </w:hyperlink>
      <w:r w:rsidR="00B65603">
        <w:rPr>
          <w:lang w:eastAsia="x-none"/>
        </w:rPr>
        <w:t>)</w:t>
      </w:r>
    </w:p>
    <w:p w14:paraId="343F840F" w14:textId="0E8E6A84" w:rsidR="00254752" w:rsidRPr="00254752" w:rsidRDefault="00603E09" w:rsidP="00254752">
      <w:pPr>
        <w:ind w:left="720" w:hanging="720"/>
        <w:rPr>
          <w:lang w:eastAsia="x-none"/>
        </w:rPr>
      </w:pPr>
      <w:hyperlink r:id="rId2244" w:history="1">
        <w:r w:rsidR="00FE4C7E">
          <w:rPr>
            <w:rStyle w:val="Hyperlink"/>
            <w:lang w:eastAsia="x-none"/>
          </w:rPr>
          <w:t>R1-1804826</w:t>
        </w:r>
      </w:hyperlink>
      <w:r w:rsidR="00254752" w:rsidRPr="00254752">
        <w:rPr>
          <w:lang w:eastAsia="x-none"/>
        </w:rPr>
        <w:tab/>
        <w:t>Link and system level  evaluation for NOMA</w:t>
      </w:r>
      <w:r w:rsidR="00254752" w:rsidRPr="00254752">
        <w:rPr>
          <w:lang w:eastAsia="x-none"/>
        </w:rPr>
        <w:tab/>
        <w:t>Qualcomm Incorporated</w:t>
      </w:r>
    </w:p>
    <w:p w14:paraId="03BA0B32" w14:textId="2BC8CFE1" w:rsidR="00254752" w:rsidRPr="00254752" w:rsidRDefault="00603E09" w:rsidP="00254752">
      <w:pPr>
        <w:ind w:left="720" w:hanging="720"/>
        <w:rPr>
          <w:lang w:eastAsia="x-none"/>
        </w:rPr>
      </w:pPr>
      <w:hyperlink r:id="rId2245" w:history="1">
        <w:r w:rsidR="00FE4C7E">
          <w:rPr>
            <w:rStyle w:val="Hyperlink"/>
            <w:lang w:eastAsia="x-none"/>
          </w:rPr>
          <w:t>R1-1804862</w:t>
        </w:r>
      </w:hyperlink>
      <w:r w:rsidR="00254752" w:rsidRPr="00254752">
        <w:rPr>
          <w:lang w:eastAsia="x-none"/>
        </w:rPr>
        <w:tab/>
        <w:t xml:space="preserve">IDMA Link Level Simulation Results </w:t>
      </w:r>
      <w:r w:rsidR="00254752" w:rsidRPr="00254752">
        <w:rPr>
          <w:lang w:eastAsia="x-none"/>
        </w:rPr>
        <w:tab/>
        <w:t>InterDigital, Inc.</w:t>
      </w:r>
    </w:p>
    <w:p w14:paraId="134C252E" w14:textId="7283D366" w:rsidR="00254752" w:rsidRPr="00254752" w:rsidRDefault="00603E09" w:rsidP="00254752">
      <w:pPr>
        <w:ind w:left="720" w:hanging="720"/>
        <w:rPr>
          <w:lang w:eastAsia="x-none"/>
        </w:rPr>
      </w:pPr>
      <w:hyperlink r:id="rId2246" w:history="1">
        <w:r w:rsidR="00FE4C7E">
          <w:rPr>
            <w:rStyle w:val="Hyperlink"/>
            <w:lang w:eastAsia="x-none"/>
          </w:rPr>
          <w:t>R1-1805006</w:t>
        </w:r>
      </w:hyperlink>
      <w:r w:rsidR="00254752" w:rsidRPr="00254752">
        <w:rPr>
          <w:lang w:eastAsia="x-none"/>
        </w:rPr>
        <w:tab/>
        <w:t>Evaluation methodology and metrics for NoMA</w:t>
      </w:r>
      <w:r w:rsidR="00254752" w:rsidRPr="00254752">
        <w:rPr>
          <w:lang w:eastAsia="x-none"/>
        </w:rPr>
        <w:tab/>
        <w:t>Ericsson</w:t>
      </w:r>
    </w:p>
    <w:p w14:paraId="6B3B0909" w14:textId="38B509AF" w:rsidR="00254752" w:rsidRPr="00254752" w:rsidRDefault="00603E09" w:rsidP="00254752">
      <w:pPr>
        <w:ind w:left="1440" w:hanging="1440"/>
        <w:rPr>
          <w:lang w:eastAsia="x-none"/>
        </w:rPr>
      </w:pPr>
      <w:hyperlink r:id="rId2247" w:history="1">
        <w:r w:rsidR="00FE4C7E">
          <w:rPr>
            <w:rStyle w:val="Hyperlink"/>
            <w:lang w:eastAsia="x-none"/>
          </w:rPr>
          <w:t>R1-1805068</w:t>
        </w:r>
      </w:hyperlink>
      <w:r w:rsidR="00254752" w:rsidRPr="00254752">
        <w:rPr>
          <w:lang w:eastAsia="x-none"/>
        </w:rPr>
        <w:tab/>
        <w:t>Discussion on comparison methodology and system-level evaluations for NOMA</w:t>
      </w:r>
      <w:r w:rsidR="00254752" w:rsidRPr="00254752">
        <w:rPr>
          <w:lang w:eastAsia="x-none"/>
        </w:rPr>
        <w:tab/>
        <w:t>NTT DOCOMO, INC.</w:t>
      </w:r>
    </w:p>
    <w:p w14:paraId="52D6885E" w14:textId="3AA9A0C5" w:rsidR="00254752" w:rsidRPr="00254752" w:rsidRDefault="00603E09" w:rsidP="00254752">
      <w:pPr>
        <w:ind w:left="720" w:hanging="720"/>
        <w:rPr>
          <w:lang w:eastAsia="x-none"/>
        </w:rPr>
      </w:pPr>
      <w:hyperlink r:id="rId2248" w:history="1">
        <w:r w:rsidR="00FE4C7E">
          <w:rPr>
            <w:rStyle w:val="Hyperlink"/>
            <w:lang w:eastAsia="x-none"/>
          </w:rPr>
          <w:t>R1-1805152</w:t>
        </w:r>
      </w:hyperlink>
      <w:r w:rsidR="00254752" w:rsidRPr="00254752">
        <w:rPr>
          <w:lang w:eastAsia="x-none"/>
        </w:rPr>
        <w:tab/>
        <w:t>Initial LLS results for low-rate code and signature based shared access NOMA scheme</w:t>
      </w:r>
      <w:r w:rsidR="00254752" w:rsidRPr="00254752">
        <w:rPr>
          <w:lang w:eastAsia="x-none"/>
        </w:rPr>
        <w:tab/>
        <w:t>ETRI</w:t>
      </w:r>
    </w:p>
    <w:p w14:paraId="59794922" w14:textId="19F267CD" w:rsidR="00254752" w:rsidRPr="00254752" w:rsidRDefault="00603E09" w:rsidP="00254752">
      <w:pPr>
        <w:ind w:left="720" w:hanging="720"/>
        <w:rPr>
          <w:lang w:eastAsia="x-none"/>
        </w:rPr>
      </w:pPr>
      <w:hyperlink r:id="rId2249" w:history="1">
        <w:r w:rsidR="00FE4C7E">
          <w:rPr>
            <w:rStyle w:val="Hyperlink"/>
            <w:lang w:eastAsia="x-none"/>
          </w:rPr>
          <w:t>R1-1805256</w:t>
        </w:r>
      </w:hyperlink>
      <w:r w:rsidR="00254752" w:rsidRPr="00254752">
        <w:rPr>
          <w:lang w:eastAsia="x-none"/>
        </w:rPr>
        <w:tab/>
        <w:t>Preliminary link level simulation results of non-orthogonal multiple-access schemes</w:t>
      </w:r>
      <w:r w:rsidR="00254752" w:rsidRPr="00254752">
        <w:rPr>
          <w:lang w:eastAsia="x-none"/>
        </w:rPr>
        <w:tab/>
        <w:t>CATR</w:t>
      </w:r>
    </w:p>
    <w:p w14:paraId="1CF77026" w14:textId="552C798B" w:rsidR="00254752" w:rsidRPr="00254752" w:rsidRDefault="00254752" w:rsidP="007719AC">
      <w:pPr>
        <w:pStyle w:val="Heading3"/>
      </w:pPr>
      <w:bookmarkStart w:id="5139" w:name="_Toc510867654"/>
      <w:bookmarkStart w:id="5140" w:name="_Toc514184724"/>
      <w:r w:rsidRPr="00254752">
        <w:t>Other</w:t>
      </w:r>
      <w:bookmarkEnd w:id="5139"/>
      <w:bookmarkEnd w:id="5140"/>
    </w:p>
    <w:p w14:paraId="5B9630A1" w14:textId="0EC4548B" w:rsidR="00254752" w:rsidRPr="00254752" w:rsidRDefault="00603E09" w:rsidP="00254752">
      <w:pPr>
        <w:ind w:left="720" w:hanging="720"/>
        <w:rPr>
          <w:lang w:eastAsia="x-none"/>
        </w:rPr>
      </w:pPr>
      <w:hyperlink r:id="rId2250" w:history="1">
        <w:r w:rsidR="00FE4C7E">
          <w:rPr>
            <w:rStyle w:val="Hyperlink"/>
            <w:lang w:eastAsia="x-none"/>
          </w:rPr>
          <w:t>R1-1803619</w:t>
        </w:r>
      </w:hyperlink>
      <w:r w:rsidR="00254752" w:rsidRPr="00254752">
        <w:rPr>
          <w:lang w:eastAsia="x-none"/>
        </w:rPr>
        <w:tab/>
        <w:t>Channel estimation error modeling for NOMA receiver</w:t>
      </w:r>
      <w:r w:rsidR="00254752" w:rsidRPr="00254752">
        <w:rPr>
          <w:lang w:eastAsia="x-none"/>
        </w:rPr>
        <w:tab/>
        <w:t>ZTE, Sanechips</w:t>
      </w:r>
    </w:p>
    <w:p w14:paraId="7EE24003" w14:textId="25942A3F" w:rsidR="00254752" w:rsidRPr="00254752" w:rsidRDefault="00603E09" w:rsidP="00254752">
      <w:pPr>
        <w:ind w:left="720" w:hanging="720"/>
        <w:rPr>
          <w:lang w:eastAsia="x-none"/>
        </w:rPr>
      </w:pPr>
      <w:hyperlink r:id="rId2251" w:history="1">
        <w:r w:rsidR="00FE4C7E">
          <w:rPr>
            <w:rStyle w:val="Hyperlink"/>
            <w:lang w:eastAsia="x-none"/>
          </w:rPr>
          <w:t>R1-1803665</w:t>
        </w:r>
      </w:hyperlink>
      <w:r w:rsidR="00254752" w:rsidRPr="00254752">
        <w:rPr>
          <w:lang w:eastAsia="x-none"/>
        </w:rPr>
        <w:tab/>
        <w:t>Preliminary LLS evaluation results for mMTC scenario</w:t>
      </w:r>
      <w:r w:rsidR="00254752" w:rsidRPr="00254752">
        <w:rPr>
          <w:lang w:eastAsia="x-none"/>
        </w:rPr>
        <w:tab/>
        <w:t>Huawei, HiSilicon</w:t>
      </w:r>
    </w:p>
    <w:p w14:paraId="48BEB82A" w14:textId="545451CC" w:rsidR="00254752" w:rsidRPr="00254752" w:rsidRDefault="00603E09" w:rsidP="00254752">
      <w:pPr>
        <w:ind w:left="720" w:hanging="720"/>
        <w:rPr>
          <w:lang w:eastAsia="x-none"/>
        </w:rPr>
      </w:pPr>
      <w:hyperlink r:id="rId2252" w:history="1">
        <w:r w:rsidR="00FE4C7E">
          <w:rPr>
            <w:rStyle w:val="Hyperlink"/>
            <w:lang w:eastAsia="x-none"/>
          </w:rPr>
          <w:t>R1-1803666</w:t>
        </w:r>
      </w:hyperlink>
      <w:r w:rsidR="00254752" w:rsidRPr="00254752">
        <w:rPr>
          <w:lang w:eastAsia="x-none"/>
        </w:rPr>
        <w:tab/>
        <w:t>Preliminary LLS evaluation results for URLLC scenario</w:t>
      </w:r>
      <w:r w:rsidR="00254752" w:rsidRPr="00254752">
        <w:rPr>
          <w:lang w:eastAsia="x-none"/>
        </w:rPr>
        <w:tab/>
        <w:t>Huawei, HiSilicon</w:t>
      </w:r>
    </w:p>
    <w:p w14:paraId="57ABED83" w14:textId="4D6CFED6" w:rsidR="00254752" w:rsidRPr="00254752" w:rsidRDefault="00603E09" w:rsidP="00254752">
      <w:pPr>
        <w:ind w:left="720" w:hanging="720"/>
        <w:rPr>
          <w:lang w:eastAsia="x-none"/>
        </w:rPr>
      </w:pPr>
      <w:hyperlink r:id="rId2253" w:history="1">
        <w:r w:rsidR="00FE4C7E">
          <w:rPr>
            <w:rStyle w:val="Hyperlink"/>
            <w:lang w:eastAsia="x-none"/>
          </w:rPr>
          <w:t>R1-1803667</w:t>
        </w:r>
      </w:hyperlink>
      <w:r w:rsidR="00254752" w:rsidRPr="00254752">
        <w:rPr>
          <w:lang w:eastAsia="x-none"/>
        </w:rPr>
        <w:tab/>
        <w:t>Preliminary LLS evaluation results for eMBB scenario</w:t>
      </w:r>
      <w:r w:rsidR="00254752" w:rsidRPr="00254752">
        <w:rPr>
          <w:lang w:eastAsia="x-none"/>
        </w:rPr>
        <w:tab/>
        <w:t>Huawei, HiSilicon</w:t>
      </w:r>
    </w:p>
    <w:p w14:paraId="79C394A7" w14:textId="314B2FF4" w:rsidR="00254752" w:rsidRPr="00254752" w:rsidRDefault="00603E09" w:rsidP="00254752">
      <w:pPr>
        <w:ind w:left="720" w:hanging="720"/>
        <w:rPr>
          <w:lang w:eastAsia="x-none"/>
        </w:rPr>
      </w:pPr>
      <w:hyperlink r:id="rId2254" w:history="1">
        <w:r w:rsidR="00FE4C7E">
          <w:rPr>
            <w:rStyle w:val="Hyperlink"/>
            <w:lang w:eastAsia="x-none"/>
          </w:rPr>
          <w:t>R1-1804466</w:t>
        </w:r>
      </w:hyperlink>
      <w:r w:rsidR="00254752" w:rsidRPr="00254752">
        <w:rPr>
          <w:lang w:eastAsia="x-none"/>
        </w:rPr>
        <w:tab/>
        <w:t>Consideration on NOMA study</w:t>
      </w:r>
      <w:r w:rsidR="00254752" w:rsidRPr="00254752">
        <w:rPr>
          <w:lang w:eastAsia="x-none"/>
        </w:rPr>
        <w:tab/>
        <w:t>Nokia, Nokia Shanghai Bell</w:t>
      </w:r>
    </w:p>
    <w:p w14:paraId="5F2AB13E" w14:textId="452CF4F8" w:rsidR="00254752" w:rsidRPr="00254752" w:rsidRDefault="00603E09" w:rsidP="00254752">
      <w:pPr>
        <w:ind w:left="720" w:hanging="720"/>
        <w:rPr>
          <w:lang w:eastAsia="x-none"/>
        </w:rPr>
      </w:pPr>
      <w:hyperlink r:id="rId2255" w:history="1">
        <w:r w:rsidR="00FE4C7E">
          <w:rPr>
            <w:rStyle w:val="Hyperlink"/>
            <w:lang w:eastAsia="x-none"/>
          </w:rPr>
          <w:t>R1-1804468</w:t>
        </w:r>
      </w:hyperlink>
      <w:r w:rsidR="00254752" w:rsidRPr="00254752">
        <w:rPr>
          <w:lang w:eastAsia="x-none"/>
        </w:rPr>
        <w:tab/>
        <w:t>Initial link level simulation results for NOCA</w:t>
      </w:r>
      <w:r w:rsidR="00254752" w:rsidRPr="00254752">
        <w:rPr>
          <w:lang w:eastAsia="x-none"/>
        </w:rPr>
        <w:tab/>
        <w:t>Nokia, Nokia Shanghai Bell</w:t>
      </w:r>
    </w:p>
    <w:p w14:paraId="03DE8AFE" w14:textId="0753F81C" w:rsidR="00254752" w:rsidRPr="00254752" w:rsidRDefault="00603E09" w:rsidP="00254752">
      <w:pPr>
        <w:ind w:left="720" w:hanging="720"/>
        <w:rPr>
          <w:lang w:eastAsia="x-none"/>
        </w:rPr>
      </w:pPr>
      <w:hyperlink r:id="rId2256" w:history="1">
        <w:r w:rsidR="00FE4C7E">
          <w:rPr>
            <w:rStyle w:val="Hyperlink"/>
            <w:lang w:eastAsia="x-none"/>
          </w:rPr>
          <w:t>R1-1804487</w:t>
        </w:r>
      </w:hyperlink>
      <w:r w:rsidR="00254752" w:rsidRPr="00254752">
        <w:rPr>
          <w:lang w:eastAsia="x-none"/>
        </w:rPr>
        <w:tab/>
        <w:t>Coding schemes for NOMA in mMTC</w:t>
      </w:r>
      <w:r w:rsidR="00254752" w:rsidRPr="00254752">
        <w:rPr>
          <w:lang w:eastAsia="x-none"/>
        </w:rPr>
        <w:tab/>
        <w:t>Google Inc.</w:t>
      </w:r>
    </w:p>
    <w:p w14:paraId="0B86E23B" w14:textId="5BC02CD3" w:rsidR="00254752" w:rsidRPr="00254752" w:rsidRDefault="00603E09" w:rsidP="00254752">
      <w:pPr>
        <w:ind w:left="720" w:hanging="720"/>
        <w:rPr>
          <w:lang w:eastAsia="x-none"/>
        </w:rPr>
      </w:pPr>
      <w:hyperlink r:id="rId2257" w:history="1">
        <w:r w:rsidR="00FE4C7E">
          <w:rPr>
            <w:rStyle w:val="Hyperlink"/>
            <w:lang w:eastAsia="x-none"/>
          </w:rPr>
          <w:t>R1-1804863</w:t>
        </w:r>
      </w:hyperlink>
      <w:r w:rsidR="00254752" w:rsidRPr="00254752">
        <w:rPr>
          <w:lang w:eastAsia="x-none"/>
        </w:rPr>
        <w:tab/>
        <w:t xml:space="preserve">Discussion on System Level NOMA Evaluation </w:t>
      </w:r>
      <w:r w:rsidR="00254752" w:rsidRPr="00254752">
        <w:rPr>
          <w:lang w:eastAsia="x-none"/>
        </w:rPr>
        <w:tab/>
        <w:t>InterDigital, Inc.</w:t>
      </w:r>
    </w:p>
    <w:p w14:paraId="50A1AE80" w14:textId="458297DB" w:rsidR="00254752" w:rsidRPr="00254752" w:rsidRDefault="00603E09" w:rsidP="00254752">
      <w:pPr>
        <w:ind w:left="720" w:hanging="720"/>
        <w:rPr>
          <w:lang w:eastAsia="x-none"/>
        </w:rPr>
      </w:pPr>
      <w:hyperlink r:id="rId2258" w:history="1">
        <w:r w:rsidR="00FE4C7E">
          <w:rPr>
            <w:rStyle w:val="Hyperlink"/>
            <w:lang w:eastAsia="x-none"/>
          </w:rPr>
          <w:t>R1-1804864</w:t>
        </w:r>
      </w:hyperlink>
      <w:r w:rsidR="00254752" w:rsidRPr="00254752">
        <w:rPr>
          <w:lang w:eastAsia="x-none"/>
        </w:rPr>
        <w:tab/>
        <w:t xml:space="preserve">On Operations for Non-orthogonal Multiple Access </w:t>
      </w:r>
      <w:r w:rsidR="00254752" w:rsidRPr="00254752">
        <w:rPr>
          <w:lang w:eastAsia="x-none"/>
        </w:rPr>
        <w:tab/>
        <w:t>InterDigital, Inc.</w:t>
      </w:r>
    </w:p>
    <w:p w14:paraId="65B03FC3" w14:textId="6FAE869A" w:rsidR="00254752" w:rsidRPr="00254752" w:rsidRDefault="00603E09" w:rsidP="00254752">
      <w:pPr>
        <w:ind w:left="720" w:hanging="720"/>
        <w:rPr>
          <w:lang w:eastAsia="x-none"/>
        </w:rPr>
      </w:pPr>
      <w:hyperlink r:id="rId2259" w:history="1">
        <w:r w:rsidR="00FE4C7E">
          <w:rPr>
            <w:rStyle w:val="Hyperlink"/>
            <w:lang w:eastAsia="x-none"/>
          </w:rPr>
          <w:t>R1-1805007</w:t>
        </w:r>
      </w:hyperlink>
      <w:r w:rsidR="00254752" w:rsidRPr="00254752">
        <w:rPr>
          <w:lang w:eastAsia="x-none"/>
        </w:rPr>
        <w:tab/>
        <w:t>Observations on NOMA traffic models</w:t>
      </w:r>
      <w:r w:rsidR="00254752" w:rsidRPr="00254752">
        <w:rPr>
          <w:lang w:eastAsia="x-none"/>
        </w:rPr>
        <w:tab/>
        <w:t>Ericsson</w:t>
      </w:r>
    </w:p>
    <w:p w14:paraId="48968173" w14:textId="77777777" w:rsidR="00B65603" w:rsidRDefault="00B65603" w:rsidP="00B65603">
      <w:pPr>
        <w:ind w:left="720" w:hanging="720"/>
        <w:rPr>
          <w:lang w:eastAsia="x-none"/>
        </w:rPr>
      </w:pPr>
      <w:r>
        <w:rPr>
          <w:lang w:eastAsia="x-none"/>
        </w:rPr>
        <w:t>R1-1805535</w:t>
      </w:r>
      <w:r>
        <w:rPr>
          <w:lang w:eastAsia="x-none"/>
        </w:rPr>
        <w:tab/>
        <w:t>Summary of offline email discussion on Tx side processing and receiver types for clarification</w:t>
      </w:r>
      <w:r>
        <w:rPr>
          <w:lang w:eastAsia="x-none"/>
        </w:rPr>
        <w:tab/>
        <w:t>ZTE, Sanechips</w:t>
      </w:r>
    </w:p>
    <w:p w14:paraId="358AFED2" w14:textId="456A96A6" w:rsidR="00254752" w:rsidRPr="00254752" w:rsidRDefault="00B65603" w:rsidP="00B65603">
      <w:pPr>
        <w:ind w:left="720" w:hanging="720"/>
        <w:rPr>
          <w:lang w:eastAsia="x-none"/>
        </w:rPr>
      </w:pPr>
      <w:r>
        <w:rPr>
          <w:lang w:eastAsia="x-none"/>
        </w:rPr>
        <w:t>R1-1805588</w:t>
      </w:r>
      <w:r>
        <w:rPr>
          <w:lang w:eastAsia="x-none"/>
        </w:rPr>
        <w:tab/>
        <w:t>Summary of offline email discussion on system-level evaluation methodology and assumptions for NOMA</w:t>
      </w:r>
      <w:r>
        <w:rPr>
          <w:lang w:eastAsia="x-none"/>
        </w:rPr>
        <w:tab/>
        <w:t>ZTE, Sanechips</w:t>
      </w:r>
    </w:p>
    <w:p w14:paraId="37B15F27" w14:textId="7C46A638" w:rsidR="00254752" w:rsidRPr="00DA229F" w:rsidRDefault="00254752" w:rsidP="007F2937">
      <w:pPr>
        <w:pStyle w:val="Heading2"/>
        <w:ind w:left="720" w:hanging="720"/>
        <w:rPr>
          <w:lang w:eastAsia="x-none"/>
        </w:rPr>
      </w:pPr>
      <w:bookmarkStart w:id="5141" w:name="_Toc510867655"/>
      <w:bookmarkStart w:id="5142" w:name="_Toc514184725"/>
      <w:bookmarkEnd w:id="5129"/>
      <w:r w:rsidRPr="00254752">
        <w:t>Study on evaluation methodology of new V2X use cases</w:t>
      </w:r>
      <w:bookmarkEnd w:id="5141"/>
      <w:r w:rsidR="00DA229F">
        <w:t xml:space="preserve"> - </w:t>
      </w:r>
      <w:r w:rsidRPr="00254752">
        <w:rPr>
          <w:lang w:eastAsia="x-none"/>
        </w:rPr>
        <w:t xml:space="preserve">SID in </w:t>
      </w:r>
      <w:hyperlink r:id="rId2260" w:history="1">
        <w:r w:rsidRPr="00DA229F">
          <w:rPr>
            <w:color w:val="0000FF"/>
            <w:u w:val="single"/>
            <w:lang w:eastAsia="x-none"/>
          </w:rPr>
          <w:t>RP-170837</w:t>
        </w:r>
        <w:bookmarkEnd w:id="5142"/>
      </w:hyperlink>
    </w:p>
    <w:p w14:paraId="2A9C30BD" w14:textId="13B535F2" w:rsidR="00254752" w:rsidRDefault="00603E09" w:rsidP="00254752">
      <w:pPr>
        <w:ind w:left="1440" w:hanging="1440"/>
        <w:rPr>
          <w:b/>
          <w:lang w:eastAsia="x-none"/>
        </w:rPr>
      </w:pPr>
      <w:hyperlink r:id="rId2261" w:history="1">
        <w:r w:rsidR="00FE4C7E">
          <w:rPr>
            <w:rStyle w:val="Hyperlink"/>
            <w:b/>
            <w:highlight w:val="green"/>
            <w:lang w:eastAsia="x-none"/>
          </w:rPr>
          <w:t>R1-1804589</w:t>
        </w:r>
      </w:hyperlink>
      <w:r w:rsidR="00254752" w:rsidRPr="00DA229F">
        <w:rPr>
          <w:b/>
          <w:lang w:eastAsia="x-none"/>
        </w:rPr>
        <w:tab/>
        <w:t>Draft TR 37.885 v0.1.0 Study on evaluation methodology of new Vehicle-to-Everything V2X use cases for LTE and NR</w:t>
      </w:r>
      <w:r w:rsidR="00254752" w:rsidRPr="00DA229F">
        <w:rPr>
          <w:b/>
          <w:lang w:eastAsia="x-none"/>
        </w:rPr>
        <w:tab/>
        <w:t>LG Electronics Inc.</w:t>
      </w:r>
    </w:p>
    <w:p w14:paraId="606D5536" w14:textId="7DF42798" w:rsidR="00DA229F" w:rsidRDefault="00DA229F" w:rsidP="00DA229F">
      <w:r w:rsidRPr="00777035">
        <w:rPr>
          <w:b/>
        </w:rPr>
        <w:t xml:space="preserve">Decision: </w:t>
      </w:r>
      <w:r w:rsidRPr="00777035">
        <w:t xml:space="preserve">The document is </w:t>
      </w:r>
      <w:r>
        <w:t>endorse</w:t>
      </w:r>
      <w:r w:rsidRPr="00777035">
        <w:t>d.</w:t>
      </w:r>
    </w:p>
    <w:p w14:paraId="6871885E" w14:textId="5A664BFF" w:rsidR="00DA229F" w:rsidRDefault="00DA229F" w:rsidP="00254752">
      <w:pPr>
        <w:ind w:left="1440" w:hanging="1440"/>
        <w:rPr>
          <w:b/>
          <w:lang w:eastAsia="x-none"/>
        </w:rPr>
      </w:pPr>
    </w:p>
    <w:p w14:paraId="217E6AD4" w14:textId="3121220D" w:rsidR="00380253" w:rsidRDefault="00603E09" w:rsidP="00380253">
      <w:pPr>
        <w:ind w:left="1440" w:hanging="1440"/>
        <w:rPr>
          <w:b/>
          <w:lang w:eastAsia="x-none"/>
        </w:rPr>
      </w:pPr>
      <w:hyperlink r:id="rId2262" w:history="1">
        <w:r w:rsidR="00FE4C7E">
          <w:rPr>
            <w:rStyle w:val="Hyperlink"/>
            <w:b/>
            <w:lang w:eastAsia="x-none"/>
          </w:rPr>
          <w:t>R1-1805581</w:t>
        </w:r>
      </w:hyperlink>
      <w:r w:rsidR="00380253" w:rsidRPr="00380253">
        <w:rPr>
          <w:b/>
          <w:lang w:eastAsia="x-none"/>
        </w:rPr>
        <w:tab/>
        <w:t>Summary of offline discussion on eV2X evaluation methodology</w:t>
      </w:r>
      <w:r w:rsidR="00380253" w:rsidRPr="00380253">
        <w:rPr>
          <w:b/>
          <w:lang w:eastAsia="x-none"/>
        </w:rPr>
        <w:tab/>
        <w:t>LG Electronics</w:t>
      </w:r>
    </w:p>
    <w:p w14:paraId="4218FDEC" w14:textId="6CB0E5B1" w:rsidR="00380253" w:rsidRDefault="00380253" w:rsidP="00380253">
      <w:r w:rsidRPr="00777035">
        <w:rPr>
          <w:b/>
        </w:rPr>
        <w:t xml:space="preserve">Decision: </w:t>
      </w:r>
      <w:r w:rsidRPr="00777035">
        <w:t xml:space="preserve">The document is </w:t>
      </w:r>
      <w:r w:rsidR="00C53870">
        <w:t>noted</w:t>
      </w:r>
      <w:r w:rsidRPr="00777035">
        <w:t>.</w:t>
      </w:r>
    </w:p>
    <w:p w14:paraId="55656551" w14:textId="60CF474E" w:rsidR="00380253" w:rsidRPr="00487CD4" w:rsidRDefault="00380253" w:rsidP="00487CD4">
      <w:pPr>
        <w:ind w:left="1440" w:hanging="1440"/>
        <w:rPr>
          <w:rFonts w:ascii="Times New Roman" w:hAnsi="Times New Roman"/>
          <w:b/>
          <w:szCs w:val="20"/>
          <w:lang w:eastAsia="x-none"/>
        </w:rPr>
      </w:pPr>
    </w:p>
    <w:p w14:paraId="3A3712FC" w14:textId="77777777" w:rsidR="00487CD4" w:rsidRPr="00327409" w:rsidRDefault="00487CD4" w:rsidP="00487CD4">
      <w:pPr>
        <w:ind w:left="1440" w:hanging="1440"/>
        <w:rPr>
          <w:rFonts w:ascii="Times New Roman" w:hAnsi="Times New Roman"/>
          <w:szCs w:val="20"/>
          <w:lang w:eastAsia="x-none"/>
        </w:rPr>
      </w:pPr>
      <w:r w:rsidRPr="00327409">
        <w:rPr>
          <w:rFonts w:ascii="Times New Roman" w:hAnsi="Times New Roman"/>
          <w:szCs w:val="20"/>
          <w:lang w:eastAsia="x-none"/>
        </w:rPr>
        <w:t>Proposals:</w:t>
      </w:r>
    </w:p>
    <w:p w14:paraId="6DE00ECF" w14:textId="77777777" w:rsidR="00487CD4" w:rsidRPr="00327409" w:rsidRDefault="00487CD4" w:rsidP="00BC4EF6">
      <w:pPr>
        <w:pStyle w:val="ListParagraph"/>
        <w:numPr>
          <w:ilvl w:val="0"/>
          <w:numId w:val="142"/>
        </w:numPr>
      </w:pPr>
      <w:r w:rsidRPr="00327409">
        <w:t>Three vehicle types are defined as follows.</w:t>
      </w:r>
    </w:p>
    <w:p w14:paraId="47A4FD0E" w14:textId="77777777" w:rsidR="00487CD4" w:rsidRPr="00327409" w:rsidRDefault="00487CD4" w:rsidP="00BC4EF6">
      <w:pPr>
        <w:pStyle w:val="ListParagraph"/>
        <w:numPr>
          <w:ilvl w:val="1"/>
          <w:numId w:val="142"/>
        </w:numPr>
      </w:pPr>
      <w:r w:rsidRPr="00327409">
        <w:t xml:space="preserve">Type 1 (passenger vehicle with lower antenna position): length 5 meters, width </w:t>
      </w:r>
      <w:r w:rsidRPr="00327409">
        <w:rPr>
          <w:color w:val="FF0000"/>
          <w:u w:val="single"/>
        </w:rPr>
        <w:t>X</w:t>
      </w:r>
      <w:r w:rsidRPr="00327409">
        <w:t xml:space="preserve"> meters, height 1.6 meters, antenna height Y meters</w:t>
      </w:r>
    </w:p>
    <w:p w14:paraId="1F8CE49E" w14:textId="77777777" w:rsidR="00487CD4" w:rsidRPr="00327409" w:rsidRDefault="00487CD4" w:rsidP="00BC4EF6">
      <w:pPr>
        <w:pStyle w:val="ListParagraph"/>
        <w:numPr>
          <w:ilvl w:val="2"/>
          <w:numId w:val="142"/>
        </w:numPr>
      </w:pPr>
      <w:r w:rsidRPr="00327409">
        <w:t>X &amp; Y FFS</w:t>
      </w:r>
    </w:p>
    <w:p w14:paraId="7B2B55C4" w14:textId="77777777" w:rsidR="00487CD4" w:rsidRPr="00327409" w:rsidRDefault="00487CD4" w:rsidP="00BC4EF6">
      <w:pPr>
        <w:pStyle w:val="ListParagraph"/>
        <w:numPr>
          <w:ilvl w:val="1"/>
          <w:numId w:val="142"/>
        </w:numPr>
      </w:pPr>
      <w:r w:rsidRPr="00327409">
        <w:t>Type 2 (passenger vehicle with higher antenna position): length 5 meters, width 2.6 meters, height 1.6 meters, antenna height 1.6 meters</w:t>
      </w:r>
    </w:p>
    <w:p w14:paraId="48862E46" w14:textId="77777777" w:rsidR="00487CD4" w:rsidRPr="00327409" w:rsidRDefault="00487CD4" w:rsidP="00BC4EF6">
      <w:pPr>
        <w:pStyle w:val="ListParagraph"/>
        <w:numPr>
          <w:ilvl w:val="1"/>
          <w:numId w:val="142"/>
        </w:numPr>
      </w:pPr>
      <w:r w:rsidRPr="00327409">
        <w:t>Type 3 (truck): length 13 meters, width 2.6 meters, height 3 meters, antenna height 3 meters</w:t>
      </w:r>
    </w:p>
    <w:p w14:paraId="5EAA06D3" w14:textId="77777777" w:rsidR="00487CD4" w:rsidRPr="00327409" w:rsidRDefault="00487CD4" w:rsidP="00BC4EF6">
      <w:pPr>
        <w:pStyle w:val="ListParagraph"/>
        <w:numPr>
          <w:ilvl w:val="0"/>
          <w:numId w:val="142"/>
        </w:numPr>
      </w:pPr>
      <w:r w:rsidRPr="00327409">
        <w:t>The difference of the vehicle type does not change the channel model potentially except the following aspects:</w:t>
      </w:r>
    </w:p>
    <w:p w14:paraId="3BD4ACDC" w14:textId="77777777" w:rsidR="00487CD4" w:rsidRPr="00327409" w:rsidRDefault="00487CD4" w:rsidP="00BC4EF6">
      <w:pPr>
        <w:pStyle w:val="ListParagraph"/>
        <w:numPr>
          <w:ilvl w:val="1"/>
          <w:numId w:val="142"/>
        </w:numPr>
      </w:pPr>
      <w:r w:rsidRPr="00327409">
        <w:t>Pathloss equation where the antenna height is set according to the vehicle type</w:t>
      </w:r>
    </w:p>
    <w:p w14:paraId="68F85673" w14:textId="77777777" w:rsidR="00487CD4" w:rsidRPr="00327409" w:rsidRDefault="00487CD4" w:rsidP="00BC4EF6">
      <w:pPr>
        <w:pStyle w:val="ListParagraph"/>
        <w:numPr>
          <w:ilvl w:val="1"/>
          <w:numId w:val="142"/>
        </w:numPr>
      </w:pPr>
      <w:r w:rsidRPr="00327409">
        <w:t>Loss caused by vehicle blockage (details to be discussed in the vehicle blockage modeling)</w:t>
      </w:r>
    </w:p>
    <w:p w14:paraId="1A197483" w14:textId="77777777" w:rsidR="00487CD4" w:rsidRPr="00327409" w:rsidRDefault="00487CD4" w:rsidP="00BC4EF6">
      <w:pPr>
        <w:pStyle w:val="ListParagraph"/>
        <w:numPr>
          <w:ilvl w:val="1"/>
          <w:numId w:val="142"/>
        </w:numPr>
      </w:pPr>
      <w:r w:rsidRPr="00327409">
        <w:t>Radiation pattern</w:t>
      </w:r>
    </w:p>
    <w:p w14:paraId="5D978D4B" w14:textId="7C25D8A1" w:rsidR="00487CD4" w:rsidRPr="00487CD4" w:rsidRDefault="00487CD4" w:rsidP="00487CD4">
      <w:pPr>
        <w:ind w:left="1440" w:hanging="1440"/>
        <w:rPr>
          <w:rFonts w:ascii="Times New Roman" w:hAnsi="Times New Roman"/>
          <w:b/>
          <w:szCs w:val="20"/>
          <w:lang w:eastAsia="x-none"/>
        </w:rPr>
      </w:pPr>
      <w:r w:rsidRPr="00487CD4">
        <w:rPr>
          <w:rFonts w:ascii="Times New Roman" w:hAnsi="Times New Roman"/>
          <w:szCs w:val="20"/>
          <w:highlight w:val="green"/>
          <w:lang w:eastAsia="x-none"/>
        </w:rPr>
        <w:t>Agreements</w:t>
      </w:r>
      <w:r w:rsidRPr="00487CD4">
        <w:rPr>
          <w:rFonts w:ascii="Times New Roman" w:hAnsi="Times New Roman"/>
          <w:b/>
          <w:szCs w:val="20"/>
          <w:lang w:eastAsia="x-none"/>
        </w:rPr>
        <w:t>:</w:t>
      </w:r>
    </w:p>
    <w:p w14:paraId="1A146FEF" w14:textId="77777777" w:rsidR="00487CD4" w:rsidRPr="00487CD4" w:rsidRDefault="00487CD4" w:rsidP="00BC4EF6">
      <w:pPr>
        <w:pStyle w:val="ListParagraph"/>
        <w:numPr>
          <w:ilvl w:val="0"/>
          <w:numId w:val="141"/>
        </w:numPr>
      </w:pPr>
      <w:r w:rsidRPr="00487CD4">
        <w:t>At least one “clustered UE dropping model” is defined.</w:t>
      </w:r>
    </w:p>
    <w:p w14:paraId="1D16D6B4" w14:textId="77777777" w:rsidR="00487CD4" w:rsidRPr="00487CD4" w:rsidRDefault="00487CD4" w:rsidP="00BC4EF6">
      <w:pPr>
        <w:pStyle w:val="ListParagraph"/>
        <w:numPr>
          <w:ilvl w:val="1"/>
          <w:numId w:val="141"/>
        </w:numPr>
      </w:pPr>
      <w:r w:rsidRPr="00487CD4">
        <w:t>A cluster consists of a number vehicle UEs located in the same lane and having the same direction/speed. Two closest UEs belonging to the same cluster are separated with a fixed distance and no other UEs can be located between them.</w:t>
      </w:r>
    </w:p>
    <w:p w14:paraId="103777AF" w14:textId="77777777" w:rsidR="00487CD4" w:rsidRPr="00487CD4" w:rsidRDefault="00487CD4" w:rsidP="00BC4EF6">
      <w:pPr>
        <w:pStyle w:val="ListParagraph"/>
        <w:numPr>
          <w:ilvl w:val="1"/>
          <w:numId w:val="141"/>
        </w:numPr>
      </w:pPr>
      <w:r w:rsidRPr="00487CD4">
        <w:t>The distance between a platoon and a vehicle not belonging to the platoon follows the statistics of the distance between two vehicles not belonging to any platoon.</w:t>
      </w:r>
    </w:p>
    <w:p w14:paraId="3AF72235" w14:textId="77777777" w:rsidR="00487CD4" w:rsidRPr="00487CD4" w:rsidRDefault="00487CD4" w:rsidP="00BC4EF6">
      <w:pPr>
        <w:pStyle w:val="ListParagraph"/>
        <w:numPr>
          <w:ilvl w:val="1"/>
          <w:numId w:val="141"/>
        </w:numPr>
      </w:pPr>
      <w:r w:rsidRPr="00487CD4">
        <w:t>Only Type 3 vehicles form a cluster.</w:t>
      </w:r>
    </w:p>
    <w:p w14:paraId="35E8167C" w14:textId="77777777" w:rsidR="00487CD4" w:rsidRPr="00487CD4" w:rsidRDefault="00487CD4" w:rsidP="00BC4EF6">
      <w:pPr>
        <w:pStyle w:val="ListParagraph"/>
        <w:numPr>
          <w:ilvl w:val="1"/>
          <w:numId w:val="141"/>
        </w:numPr>
      </w:pPr>
      <w:r w:rsidRPr="00487CD4">
        <w:t>Clustered UE dropping is used only in Freeway scenario.</w:t>
      </w:r>
    </w:p>
    <w:p w14:paraId="23B3549C" w14:textId="77777777" w:rsidR="00487CD4" w:rsidRPr="00327409" w:rsidRDefault="00487CD4" w:rsidP="00487CD4">
      <w:pPr>
        <w:ind w:left="1440" w:hanging="1440"/>
        <w:rPr>
          <w:rFonts w:ascii="Times New Roman" w:hAnsi="Times New Roman"/>
          <w:szCs w:val="20"/>
          <w:lang w:eastAsia="x-none"/>
        </w:rPr>
      </w:pPr>
      <w:r w:rsidRPr="00327409">
        <w:rPr>
          <w:rFonts w:ascii="Times New Roman" w:hAnsi="Times New Roman"/>
          <w:szCs w:val="20"/>
          <w:lang w:eastAsia="x-none"/>
        </w:rPr>
        <w:t>Proposals:</w:t>
      </w:r>
    </w:p>
    <w:p w14:paraId="31C1BC0A" w14:textId="77777777" w:rsidR="00487CD4" w:rsidRPr="00327409" w:rsidRDefault="00487CD4" w:rsidP="00BC4EF6">
      <w:pPr>
        <w:pStyle w:val="ListParagraph"/>
        <w:numPr>
          <w:ilvl w:val="0"/>
          <w:numId w:val="141"/>
        </w:numPr>
        <w:rPr>
          <w:lang w:eastAsia="zh-CN"/>
        </w:rPr>
      </w:pPr>
      <w:r w:rsidRPr="00327409">
        <w:t>Adopt the following metric for persistent collision</w:t>
      </w:r>
    </w:p>
    <w:p w14:paraId="70579D87" w14:textId="77777777" w:rsidR="00487CD4" w:rsidRPr="00327409" w:rsidRDefault="00487CD4" w:rsidP="00BC4EF6">
      <w:pPr>
        <w:pStyle w:val="ListParagraph"/>
        <w:numPr>
          <w:ilvl w:val="1"/>
          <w:numId w:val="141"/>
        </w:numPr>
      </w:pPr>
      <w:r w:rsidRPr="00327409">
        <w:t>Packet Inter-Reception (PIR)</w:t>
      </w:r>
    </w:p>
    <w:p w14:paraId="6C433256" w14:textId="77777777" w:rsidR="00487CD4" w:rsidRPr="00327409" w:rsidRDefault="00487CD4" w:rsidP="00BC4EF6">
      <w:pPr>
        <w:pStyle w:val="ListParagraph"/>
        <w:numPr>
          <w:ilvl w:val="2"/>
          <w:numId w:val="141"/>
        </w:numPr>
      </w:pPr>
      <w:r w:rsidRPr="00327409">
        <w:lastRenderedPageBreak/>
        <w:t>Time elapsed between two successive successful receptions of two different packets transmitted from node A to node B for the same application. Results collected in an area of interest are to be used in a form of [CDF].</w:t>
      </w:r>
    </w:p>
    <w:p w14:paraId="68EEF577" w14:textId="77777777" w:rsidR="00487CD4" w:rsidRPr="00327409" w:rsidRDefault="00487CD4" w:rsidP="00BC4EF6">
      <w:pPr>
        <w:pStyle w:val="ListParagraph"/>
        <w:numPr>
          <w:ilvl w:val="3"/>
          <w:numId w:val="141"/>
        </w:numPr>
      </w:pPr>
      <w:r w:rsidRPr="00327409">
        <w:t>FFS the area of interest</w:t>
      </w:r>
    </w:p>
    <w:p w14:paraId="324BC98C" w14:textId="77777777" w:rsidR="00487CD4" w:rsidRPr="00327409" w:rsidRDefault="00487CD4" w:rsidP="00487CD4">
      <w:pPr>
        <w:ind w:left="1440" w:hanging="1440"/>
        <w:rPr>
          <w:rFonts w:ascii="Times New Roman" w:hAnsi="Times New Roman"/>
          <w:szCs w:val="20"/>
          <w:lang w:eastAsia="x-none"/>
        </w:rPr>
      </w:pPr>
    </w:p>
    <w:p w14:paraId="207FC83E" w14:textId="77777777" w:rsidR="00487CD4" w:rsidRPr="00327409" w:rsidRDefault="00487CD4" w:rsidP="00487CD4">
      <w:pPr>
        <w:ind w:left="1440" w:hanging="1440"/>
        <w:rPr>
          <w:rFonts w:ascii="Times New Roman" w:hAnsi="Times New Roman"/>
          <w:szCs w:val="20"/>
          <w:lang w:eastAsia="x-none"/>
        </w:rPr>
      </w:pPr>
      <w:r w:rsidRPr="00327409">
        <w:rPr>
          <w:rFonts w:ascii="Times New Roman" w:hAnsi="Times New Roman"/>
          <w:szCs w:val="20"/>
          <w:lang w:eastAsia="x-none"/>
        </w:rPr>
        <w:t>Continue offline discussion – Hanbyul (LGE)</w:t>
      </w:r>
    </w:p>
    <w:p w14:paraId="0AEF5F72" w14:textId="21571367" w:rsidR="00487CD4" w:rsidRDefault="00487CD4" w:rsidP="00487CD4">
      <w:pPr>
        <w:ind w:left="1440" w:hanging="1440"/>
        <w:rPr>
          <w:rFonts w:ascii="Times New Roman" w:hAnsi="Times New Roman"/>
          <w:b/>
          <w:szCs w:val="20"/>
          <w:lang w:eastAsia="x-none"/>
        </w:rPr>
      </w:pPr>
    </w:p>
    <w:p w14:paraId="249027B8" w14:textId="4C762998" w:rsidR="00C53870" w:rsidRDefault="00C53870" w:rsidP="00487CD4">
      <w:pPr>
        <w:ind w:left="1440" w:hanging="1440"/>
        <w:rPr>
          <w:rFonts w:ascii="Times New Roman" w:hAnsi="Times New Roman"/>
          <w:b/>
          <w:szCs w:val="20"/>
          <w:lang w:eastAsia="x-none"/>
        </w:rPr>
      </w:pPr>
      <w:r>
        <w:rPr>
          <w:rFonts w:ascii="Times New Roman" w:hAnsi="Times New Roman"/>
          <w:b/>
          <w:szCs w:val="20"/>
          <w:lang w:eastAsia="x-none"/>
        </w:rPr>
        <w:t>Thursday</w:t>
      </w:r>
    </w:p>
    <w:p w14:paraId="6C2681B6" w14:textId="30A94E22" w:rsidR="00C53870" w:rsidRDefault="00603E09" w:rsidP="00C53870">
      <w:pPr>
        <w:ind w:left="1440" w:hanging="1440"/>
        <w:rPr>
          <w:rFonts w:ascii="Times New Roman" w:hAnsi="Times New Roman"/>
          <w:b/>
          <w:szCs w:val="20"/>
          <w:lang w:eastAsia="x-none"/>
        </w:rPr>
      </w:pPr>
      <w:hyperlink r:id="rId2263" w:history="1">
        <w:r w:rsidR="00FE4C7E">
          <w:rPr>
            <w:rStyle w:val="Hyperlink"/>
            <w:rFonts w:ascii="Times New Roman" w:hAnsi="Times New Roman"/>
            <w:b/>
            <w:szCs w:val="20"/>
            <w:lang w:eastAsia="x-none"/>
          </w:rPr>
          <w:t>R1-1805671</w:t>
        </w:r>
      </w:hyperlink>
      <w:r w:rsidR="00C53870" w:rsidRPr="00C53870">
        <w:rPr>
          <w:rFonts w:ascii="Times New Roman" w:hAnsi="Times New Roman"/>
          <w:b/>
          <w:szCs w:val="20"/>
          <w:lang w:eastAsia="x-none"/>
        </w:rPr>
        <w:tab/>
        <w:t>Summary of offline discussion on eV2X evaluation methodology</w:t>
      </w:r>
      <w:r w:rsidR="00C53870" w:rsidRPr="00C53870">
        <w:rPr>
          <w:rFonts w:ascii="Times New Roman" w:hAnsi="Times New Roman"/>
          <w:b/>
          <w:szCs w:val="20"/>
          <w:lang w:eastAsia="x-none"/>
        </w:rPr>
        <w:tab/>
        <w:t>LG Electronics</w:t>
      </w:r>
    </w:p>
    <w:p w14:paraId="5F1082A7" w14:textId="57A50F06" w:rsidR="00C53870" w:rsidRPr="00487CD4" w:rsidRDefault="00C53870" w:rsidP="00C53870">
      <w:r w:rsidRPr="00777035">
        <w:rPr>
          <w:b/>
        </w:rPr>
        <w:t xml:space="preserve">Decision: </w:t>
      </w:r>
      <w:r w:rsidRPr="00777035">
        <w:t xml:space="preserve">The document is </w:t>
      </w:r>
      <w:r>
        <w:t>noted</w:t>
      </w:r>
      <w:r w:rsidRPr="00777035">
        <w:t>.</w:t>
      </w:r>
    </w:p>
    <w:p w14:paraId="450686C5" w14:textId="77777777" w:rsidR="00254752" w:rsidRPr="00254752" w:rsidRDefault="00254752" w:rsidP="00DA229F">
      <w:pPr>
        <w:pStyle w:val="Heading3"/>
      </w:pPr>
      <w:bookmarkStart w:id="5143" w:name="_Toc510867656"/>
      <w:bookmarkStart w:id="5144" w:name="_Toc514184726"/>
      <w:r w:rsidRPr="00254752">
        <w:t>Evaluation scenarios</w:t>
      </w:r>
      <w:bookmarkEnd w:id="5143"/>
      <w:bookmarkEnd w:id="5144"/>
      <w:r w:rsidRPr="00254752">
        <w:t xml:space="preserve"> </w:t>
      </w:r>
    </w:p>
    <w:p w14:paraId="266D11AE" w14:textId="77777777" w:rsidR="00254752" w:rsidRPr="00254752" w:rsidRDefault="00254752" w:rsidP="00254752">
      <w:pPr>
        <w:tabs>
          <w:tab w:val="left" w:pos="0"/>
        </w:tabs>
        <w:ind w:left="720" w:hanging="720"/>
        <w:rPr>
          <w:i/>
          <w:lang w:val="en-US" w:eastAsia="ja-JP"/>
        </w:rPr>
      </w:pPr>
      <w:r w:rsidRPr="00254752">
        <w:rPr>
          <w:i/>
          <w:lang w:val="en-US" w:eastAsia="ja-JP"/>
        </w:rPr>
        <w:t>Including scenarios, performance metric, vehicle dropping, traffic model</w:t>
      </w:r>
    </w:p>
    <w:p w14:paraId="60A67D17" w14:textId="05402491" w:rsidR="00DA229F" w:rsidRDefault="00DA229F" w:rsidP="00254752">
      <w:pPr>
        <w:ind w:left="720" w:hanging="720"/>
      </w:pPr>
    </w:p>
    <w:p w14:paraId="044696C5" w14:textId="59D759C8" w:rsidR="00DA229F" w:rsidRDefault="00603E09" w:rsidP="00DA229F">
      <w:pPr>
        <w:ind w:left="720" w:hanging="720"/>
        <w:rPr>
          <w:b/>
          <w:lang w:eastAsia="x-none"/>
        </w:rPr>
      </w:pPr>
      <w:hyperlink r:id="rId2264" w:history="1">
        <w:r w:rsidR="00FE4C7E">
          <w:rPr>
            <w:rStyle w:val="Hyperlink"/>
            <w:b/>
            <w:lang w:eastAsia="x-none"/>
          </w:rPr>
          <w:t>R1-1803775</w:t>
        </w:r>
      </w:hyperlink>
      <w:r w:rsidR="00DA229F" w:rsidRPr="00DA229F">
        <w:rPr>
          <w:b/>
          <w:lang w:eastAsia="x-none"/>
        </w:rPr>
        <w:tab/>
        <w:t>Discusion on evaluation scenarios of new V2X use cases</w:t>
      </w:r>
      <w:r w:rsidR="00DA229F" w:rsidRPr="00DA229F">
        <w:rPr>
          <w:b/>
          <w:lang w:eastAsia="x-none"/>
        </w:rPr>
        <w:tab/>
        <w:t>CATT</w:t>
      </w:r>
    </w:p>
    <w:p w14:paraId="23E74F0C" w14:textId="77777777" w:rsidR="00D41F25" w:rsidRPr="00D41F25" w:rsidRDefault="00D41F25" w:rsidP="00BC4EF6">
      <w:pPr>
        <w:pStyle w:val="ListParagraph"/>
        <w:numPr>
          <w:ilvl w:val="0"/>
          <w:numId w:val="125"/>
        </w:numPr>
        <w:spacing w:after="0"/>
        <w:ind w:left="714" w:hanging="357"/>
        <w:rPr>
          <w:lang w:val="en-US" w:eastAsia="zh-CN"/>
        </w:rPr>
      </w:pPr>
      <w:r w:rsidRPr="00D41F25">
        <w:rPr>
          <w:rFonts w:hint="eastAsia"/>
          <w:lang w:val="en-US" w:eastAsia="zh-CN"/>
        </w:rPr>
        <w:t>Proposal 1: I</w:t>
      </w:r>
      <w:r w:rsidRPr="00D41F25">
        <w:rPr>
          <w:lang w:val="en-US" w:eastAsia="zh-CN"/>
        </w:rPr>
        <w:t>t</w:t>
      </w:r>
      <w:r w:rsidRPr="00D41F25">
        <w:rPr>
          <w:rFonts w:hint="eastAsia"/>
          <w:lang w:val="en-US" w:eastAsia="zh-CN"/>
        </w:rPr>
        <w:t xml:space="preserve"> is</w:t>
      </w:r>
      <w:r w:rsidRPr="00D41F25">
        <w:rPr>
          <w:lang w:val="en-US" w:eastAsia="zh-CN"/>
        </w:rPr>
        <w:t xml:space="preserve"> necessary to </w:t>
      </w:r>
      <w:r w:rsidRPr="00D41F25">
        <w:rPr>
          <w:rFonts w:hint="eastAsia"/>
          <w:lang w:val="en-US" w:eastAsia="zh-CN"/>
        </w:rPr>
        <w:t xml:space="preserve">include </w:t>
      </w:r>
      <w:r w:rsidRPr="00D41F25">
        <w:rPr>
          <w:lang w:val="en-US" w:eastAsia="zh-CN"/>
        </w:rPr>
        <w:t>mixed scenario</w:t>
      </w:r>
      <w:r w:rsidRPr="00D41F25">
        <w:rPr>
          <w:rFonts w:hint="eastAsia"/>
          <w:lang w:val="en-US" w:eastAsia="zh-CN"/>
        </w:rPr>
        <w:t>s in new V2X use cases evaluation.</w:t>
      </w:r>
    </w:p>
    <w:p w14:paraId="7BD04DCE" w14:textId="77777777" w:rsidR="00D41F25" w:rsidRPr="00D41F25" w:rsidRDefault="00D41F25" w:rsidP="00BC4EF6">
      <w:pPr>
        <w:pStyle w:val="ListParagraph"/>
        <w:numPr>
          <w:ilvl w:val="0"/>
          <w:numId w:val="125"/>
        </w:numPr>
        <w:spacing w:after="0"/>
        <w:ind w:left="714" w:hanging="357"/>
        <w:rPr>
          <w:lang w:val="en-US" w:eastAsia="zh-CN"/>
        </w:rPr>
      </w:pPr>
      <w:r w:rsidRPr="00D41F25">
        <w:rPr>
          <w:rFonts w:hint="eastAsia"/>
          <w:lang w:val="en-US" w:eastAsia="zh-CN"/>
        </w:rPr>
        <w:t>Proposal 2: From the perspective of generation and generation interval, the following two traffic models are proposed to be evaluated:</w:t>
      </w:r>
    </w:p>
    <w:p w14:paraId="0145DEDC" w14:textId="77777777" w:rsidR="00D41F25" w:rsidRPr="00D41F25" w:rsidRDefault="00D41F25" w:rsidP="00BC4EF6">
      <w:pPr>
        <w:pStyle w:val="ListParagraph"/>
        <w:numPr>
          <w:ilvl w:val="1"/>
          <w:numId w:val="125"/>
        </w:numPr>
        <w:spacing w:after="0"/>
        <w:rPr>
          <w:lang w:val="en-US" w:eastAsia="zh-CN"/>
        </w:rPr>
      </w:pPr>
      <w:r w:rsidRPr="00D41F25">
        <w:rPr>
          <w:rFonts w:hint="eastAsia"/>
          <w:lang w:val="en-US" w:eastAsia="zh-CN"/>
        </w:rPr>
        <w:t xml:space="preserve">Messages are periodically generated and the message generation interval is fixed like </w:t>
      </w:r>
      <w:r w:rsidRPr="00D41F25">
        <w:rPr>
          <w:lang w:val="en-US" w:eastAsia="zh-CN"/>
        </w:rPr>
        <w:t>the Rel</w:t>
      </w:r>
      <w:r w:rsidRPr="00D41F25">
        <w:rPr>
          <w:rFonts w:hint="eastAsia"/>
          <w:lang w:val="en-US" w:eastAsia="zh-CN"/>
        </w:rPr>
        <w:t>ease</w:t>
      </w:r>
      <w:r w:rsidRPr="00D41F25">
        <w:rPr>
          <w:lang w:val="en-US" w:eastAsia="zh-CN"/>
        </w:rPr>
        <w:t>14 periodic traffic.</w:t>
      </w:r>
    </w:p>
    <w:p w14:paraId="70835DAF" w14:textId="77777777" w:rsidR="00D41F25" w:rsidRPr="00D41F25" w:rsidRDefault="00D41F25" w:rsidP="00BC4EF6">
      <w:pPr>
        <w:pStyle w:val="ListParagraph"/>
        <w:numPr>
          <w:ilvl w:val="1"/>
          <w:numId w:val="125"/>
        </w:numPr>
        <w:spacing w:after="0"/>
        <w:rPr>
          <w:lang w:val="en-US" w:eastAsia="zh-CN"/>
        </w:rPr>
      </w:pPr>
      <w:r w:rsidRPr="00D41F25">
        <w:rPr>
          <w:rFonts w:hint="eastAsia"/>
          <w:lang w:val="en-US" w:eastAsia="zh-CN"/>
        </w:rPr>
        <w:t>M</w:t>
      </w:r>
      <w:r w:rsidRPr="00D41F25">
        <w:rPr>
          <w:lang w:val="en-US" w:eastAsia="zh-CN"/>
        </w:rPr>
        <w:t>essage generation starts when certain conditions</w:t>
      </w:r>
      <w:r w:rsidRPr="00D41F25">
        <w:rPr>
          <w:rFonts w:hint="eastAsia"/>
          <w:lang w:val="en-US" w:eastAsia="zh-CN"/>
        </w:rPr>
        <w:t xml:space="preserve"> such as time/location/probability</w:t>
      </w:r>
      <w:r w:rsidRPr="00D41F25">
        <w:rPr>
          <w:lang w:val="en-US" w:eastAsia="zh-CN"/>
        </w:rPr>
        <w:t xml:space="preserve"> are met, periodic</w:t>
      </w:r>
      <w:r w:rsidRPr="00D41F25">
        <w:rPr>
          <w:rFonts w:hint="eastAsia"/>
          <w:lang w:val="en-US" w:eastAsia="zh-CN"/>
        </w:rPr>
        <w:t xml:space="preserve"> or </w:t>
      </w:r>
      <w:r w:rsidRPr="00D41F25">
        <w:rPr>
          <w:lang w:val="en-US" w:eastAsia="zh-CN"/>
        </w:rPr>
        <w:t xml:space="preserve">non-periodic transmission for a certain duration (details are FFS). </w:t>
      </w:r>
    </w:p>
    <w:p w14:paraId="7AADF284" w14:textId="77777777" w:rsidR="00D41F25" w:rsidRPr="00D41F25" w:rsidRDefault="00D41F25" w:rsidP="00BC4EF6">
      <w:pPr>
        <w:pStyle w:val="ListParagraph"/>
        <w:numPr>
          <w:ilvl w:val="0"/>
          <w:numId w:val="125"/>
        </w:numPr>
        <w:spacing w:after="0"/>
        <w:ind w:left="714" w:hanging="357"/>
        <w:rPr>
          <w:lang w:val="en-US"/>
        </w:rPr>
      </w:pPr>
      <w:r w:rsidRPr="00D41F25">
        <w:rPr>
          <w:rFonts w:hint="eastAsia"/>
          <w:lang w:val="en-US" w:eastAsia="zh-CN"/>
        </w:rPr>
        <w:t>Proposal 3: Message size of a traffic model shall be dependent of the use cases for evaluation accordingly and needs further study.</w:t>
      </w:r>
    </w:p>
    <w:p w14:paraId="7E3DA590" w14:textId="77777777" w:rsidR="00D41F25" w:rsidRPr="00D41F25" w:rsidRDefault="00D41F25" w:rsidP="00BC4EF6">
      <w:pPr>
        <w:pStyle w:val="ListParagraph"/>
        <w:numPr>
          <w:ilvl w:val="0"/>
          <w:numId w:val="125"/>
        </w:numPr>
        <w:spacing w:after="0"/>
        <w:ind w:left="714" w:hanging="357"/>
        <w:rPr>
          <w:lang w:val="en-US" w:eastAsia="zh-CN"/>
        </w:rPr>
      </w:pPr>
      <w:r w:rsidRPr="00D41F25">
        <w:rPr>
          <w:rFonts w:hint="eastAsia"/>
          <w:lang w:val="en-US" w:eastAsia="zh-CN"/>
        </w:rPr>
        <w:t>Proposal 4: Platoon-type dropping is proposed to add to UE dropping model.</w:t>
      </w:r>
    </w:p>
    <w:p w14:paraId="1E059002" w14:textId="76E6714B" w:rsidR="00D41F25" w:rsidRPr="00D41F25" w:rsidRDefault="00D41F25" w:rsidP="00BC4EF6">
      <w:pPr>
        <w:pStyle w:val="ListParagraph"/>
        <w:numPr>
          <w:ilvl w:val="0"/>
          <w:numId w:val="125"/>
        </w:numPr>
        <w:spacing w:after="0"/>
        <w:ind w:left="714" w:hanging="357"/>
        <w:rPr>
          <w:lang w:val="en-US" w:eastAsia="zh-CN"/>
        </w:rPr>
      </w:pPr>
      <w:r w:rsidRPr="00D41F25">
        <w:rPr>
          <w:rFonts w:hint="eastAsia"/>
          <w:lang w:val="en-US" w:eastAsia="zh-CN"/>
        </w:rPr>
        <w:t xml:space="preserve">Proposal 5: </w:t>
      </w:r>
      <w:r w:rsidRPr="00D41F25">
        <w:rPr>
          <w:lang w:val="en-US" w:eastAsia="zh-CN"/>
        </w:rPr>
        <w:t>UEs are dropped on the roads according to the Poisson process</w:t>
      </w:r>
      <w:r w:rsidRPr="00D41F25">
        <w:rPr>
          <w:rFonts w:hint="eastAsia"/>
          <w:lang w:val="en-US" w:eastAsia="zh-CN"/>
        </w:rPr>
        <w:t xml:space="preserve"> as Release 14</w:t>
      </w:r>
      <w:r w:rsidRPr="00D41F25">
        <w:rPr>
          <w:lang w:val="en-US" w:eastAsia="zh-CN"/>
        </w:rPr>
        <w:t>.</w:t>
      </w:r>
    </w:p>
    <w:p w14:paraId="74EAC975" w14:textId="457400E3" w:rsidR="00DA229F" w:rsidRDefault="00DA229F" w:rsidP="00DA229F">
      <w:r w:rsidRPr="00777035">
        <w:rPr>
          <w:b/>
        </w:rPr>
        <w:t xml:space="preserve">Decision: </w:t>
      </w:r>
      <w:r w:rsidRPr="00777035">
        <w:t xml:space="preserve">The document is </w:t>
      </w:r>
      <w:r>
        <w:t>note</w:t>
      </w:r>
      <w:r w:rsidRPr="00777035">
        <w:t>d.</w:t>
      </w:r>
    </w:p>
    <w:p w14:paraId="08C78215" w14:textId="749131F0" w:rsidR="00DA229F" w:rsidRDefault="00DA229F" w:rsidP="00254752">
      <w:pPr>
        <w:ind w:left="720" w:hanging="720"/>
      </w:pPr>
    </w:p>
    <w:p w14:paraId="5F4BBC35" w14:textId="167CA01D" w:rsidR="00D41F25" w:rsidRPr="00D41F25" w:rsidRDefault="00603E09" w:rsidP="00D41F25">
      <w:pPr>
        <w:ind w:left="720" w:hanging="720"/>
        <w:rPr>
          <w:b/>
          <w:lang w:eastAsia="x-none"/>
        </w:rPr>
      </w:pPr>
      <w:hyperlink r:id="rId2265" w:history="1">
        <w:r w:rsidR="00FE4C7E">
          <w:rPr>
            <w:rStyle w:val="Hyperlink"/>
            <w:b/>
            <w:lang w:eastAsia="x-none"/>
          </w:rPr>
          <w:t>R1-1804638</w:t>
        </w:r>
      </w:hyperlink>
      <w:r w:rsidR="00D41F25" w:rsidRPr="00D41F25">
        <w:rPr>
          <w:b/>
          <w:lang w:eastAsia="x-none"/>
        </w:rPr>
        <w:tab/>
        <w:t>Simulation scenarios and performance metrics for V2X</w:t>
      </w:r>
      <w:r w:rsidR="00D41F25" w:rsidRPr="00D41F25">
        <w:rPr>
          <w:b/>
          <w:lang w:eastAsia="x-none"/>
        </w:rPr>
        <w:tab/>
        <w:t>Ericsson</w:t>
      </w:r>
    </w:p>
    <w:p w14:paraId="101F80D3" w14:textId="77777777" w:rsidR="00D41F25" w:rsidRDefault="00D41F25" w:rsidP="00D41F25">
      <w:r w:rsidRPr="00777035">
        <w:rPr>
          <w:b/>
        </w:rPr>
        <w:t xml:space="preserve">Decision: </w:t>
      </w:r>
      <w:r w:rsidRPr="00777035">
        <w:t xml:space="preserve">The document is </w:t>
      </w:r>
      <w:r>
        <w:t>note</w:t>
      </w:r>
      <w:r w:rsidRPr="00777035">
        <w:t>d.</w:t>
      </w:r>
    </w:p>
    <w:p w14:paraId="0135B2DC" w14:textId="3A75ED29" w:rsidR="00D41F25" w:rsidRDefault="00D41F25" w:rsidP="00254752">
      <w:pPr>
        <w:ind w:left="720" w:hanging="720"/>
      </w:pPr>
    </w:p>
    <w:p w14:paraId="4B382690" w14:textId="5B03D0D5" w:rsidR="00B95EDA" w:rsidRPr="00B95EDA" w:rsidRDefault="00603E09" w:rsidP="00B95EDA">
      <w:pPr>
        <w:ind w:left="720" w:hanging="720"/>
        <w:rPr>
          <w:lang w:eastAsia="x-none"/>
        </w:rPr>
      </w:pPr>
      <w:hyperlink r:id="rId2266" w:history="1">
        <w:r w:rsidR="00FE4C7E">
          <w:rPr>
            <w:rStyle w:val="Hyperlink"/>
            <w:b/>
          </w:rPr>
          <w:t>R1-1805590</w:t>
        </w:r>
      </w:hyperlink>
      <w:r w:rsidR="00B95EDA" w:rsidRPr="00B95EDA">
        <w:rPr>
          <w:b/>
          <w:lang w:eastAsia="x-none"/>
        </w:rPr>
        <w:tab/>
        <w:t>Evaluation scenarios for NR V2X use cases</w:t>
      </w:r>
      <w:r w:rsidR="00B95EDA" w:rsidRPr="00B95EDA">
        <w:rPr>
          <w:b/>
          <w:lang w:eastAsia="x-none"/>
        </w:rPr>
        <w:tab/>
        <w:t>Qualcomm Incorporated</w:t>
      </w:r>
      <w:r w:rsidR="00B95EDA" w:rsidRPr="00B95EDA">
        <w:rPr>
          <w:lang w:eastAsia="x-none"/>
        </w:rPr>
        <w:tab/>
        <w:t xml:space="preserve">(rev of </w:t>
      </w:r>
      <w:hyperlink r:id="rId2267" w:history="1">
        <w:r w:rsidR="00FE4C7E">
          <w:rPr>
            <w:rStyle w:val="Hyperlink"/>
            <w:lang w:eastAsia="x-none"/>
          </w:rPr>
          <w:t>R1-1804827</w:t>
        </w:r>
      </w:hyperlink>
      <w:r w:rsidR="00B95EDA" w:rsidRPr="00B95EDA">
        <w:rPr>
          <w:lang w:eastAsia="x-none"/>
        </w:rPr>
        <w:t>)</w:t>
      </w:r>
    </w:p>
    <w:p w14:paraId="0CDD8D40" w14:textId="77777777" w:rsidR="00B95EDA" w:rsidRDefault="00B95EDA" w:rsidP="00B95EDA">
      <w:r w:rsidRPr="00777035">
        <w:rPr>
          <w:b/>
        </w:rPr>
        <w:t xml:space="preserve">Decision: </w:t>
      </w:r>
      <w:r w:rsidRPr="00777035">
        <w:t xml:space="preserve">The document is </w:t>
      </w:r>
      <w:r>
        <w:t>note</w:t>
      </w:r>
      <w:r w:rsidRPr="00777035">
        <w:t>d.</w:t>
      </w:r>
    </w:p>
    <w:p w14:paraId="5918212C" w14:textId="786BA3C8" w:rsidR="00B95EDA" w:rsidRDefault="00B95EDA" w:rsidP="00254752">
      <w:pPr>
        <w:ind w:left="720" w:hanging="720"/>
      </w:pPr>
    </w:p>
    <w:p w14:paraId="54773B19" w14:textId="0388F1F7" w:rsidR="006973A8" w:rsidRPr="006973A8" w:rsidRDefault="006973A8" w:rsidP="00254752">
      <w:pPr>
        <w:ind w:left="720" w:hanging="720"/>
        <w:rPr>
          <w:b/>
        </w:rPr>
      </w:pPr>
      <w:r w:rsidRPr="006973A8">
        <w:rPr>
          <w:b/>
        </w:rPr>
        <w:t>Thursday</w:t>
      </w:r>
    </w:p>
    <w:p w14:paraId="37B74721" w14:textId="0F0927F3" w:rsidR="006973A8" w:rsidRDefault="006973A8" w:rsidP="00254752">
      <w:pPr>
        <w:ind w:left="720" w:hanging="720"/>
      </w:pPr>
    </w:p>
    <w:p w14:paraId="5C361F40" w14:textId="77777777" w:rsidR="006973A8" w:rsidRPr="006973A8" w:rsidRDefault="006973A8" w:rsidP="006973A8">
      <w:pPr>
        <w:ind w:left="1440" w:hanging="1440"/>
        <w:rPr>
          <w:rFonts w:ascii="Times New Roman" w:hAnsi="Times New Roman"/>
          <w:b/>
          <w:szCs w:val="20"/>
          <w:lang w:eastAsia="x-none"/>
        </w:rPr>
      </w:pPr>
      <w:r w:rsidRPr="006973A8">
        <w:rPr>
          <w:rFonts w:ascii="Times New Roman" w:hAnsi="Times New Roman"/>
          <w:szCs w:val="20"/>
          <w:highlight w:val="green"/>
          <w:lang w:eastAsia="x-none"/>
        </w:rPr>
        <w:t>Agreements</w:t>
      </w:r>
      <w:r w:rsidRPr="006973A8">
        <w:rPr>
          <w:rFonts w:ascii="Times New Roman" w:hAnsi="Times New Roman"/>
          <w:b/>
          <w:szCs w:val="20"/>
          <w:lang w:eastAsia="x-none"/>
        </w:rPr>
        <w:t>:</w:t>
      </w:r>
    </w:p>
    <w:p w14:paraId="2359CB52" w14:textId="77777777" w:rsidR="006973A8" w:rsidRPr="006973A8" w:rsidRDefault="006973A8" w:rsidP="00BC4EF6">
      <w:pPr>
        <w:pStyle w:val="ListParagraph"/>
        <w:numPr>
          <w:ilvl w:val="0"/>
          <w:numId w:val="179"/>
        </w:numPr>
      </w:pPr>
      <w:r w:rsidRPr="006973A8">
        <w:rPr>
          <w:rFonts w:hint="eastAsia"/>
        </w:rPr>
        <w:t>Three vehicle types are defined as follows.</w:t>
      </w:r>
    </w:p>
    <w:p w14:paraId="46D9BFF0" w14:textId="77777777" w:rsidR="006973A8" w:rsidRPr="006973A8" w:rsidRDefault="006973A8" w:rsidP="00BC4EF6">
      <w:pPr>
        <w:pStyle w:val="ListParagraph"/>
        <w:numPr>
          <w:ilvl w:val="1"/>
          <w:numId w:val="179"/>
        </w:numPr>
      </w:pPr>
      <w:r w:rsidRPr="006973A8">
        <w:rPr>
          <w:rFonts w:hint="eastAsia"/>
        </w:rPr>
        <w:t>Type 1 (</w:t>
      </w:r>
      <w:r w:rsidRPr="006973A8">
        <w:t>passenger vehicle with lower antenna position</w:t>
      </w:r>
      <w:r w:rsidRPr="006973A8">
        <w:rPr>
          <w:rFonts w:hint="eastAsia"/>
        </w:rPr>
        <w:t xml:space="preserve">): </w:t>
      </w:r>
      <w:r w:rsidRPr="006973A8">
        <w:t>length</w:t>
      </w:r>
      <w:r w:rsidRPr="006973A8">
        <w:rPr>
          <w:rFonts w:hint="eastAsia"/>
        </w:rPr>
        <w:t xml:space="preserve"> 5 meters, width 2.0 meters, height </w:t>
      </w:r>
      <w:r w:rsidRPr="006973A8">
        <w:t>1.6 meter</w:t>
      </w:r>
      <w:r w:rsidRPr="006973A8">
        <w:rPr>
          <w:rFonts w:hint="eastAsia"/>
        </w:rPr>
        <w:t>s</w:t>
      </w:r>
      <w:r w:rsidRPr="006973A8">
        <w:t xml:space="preserve">, antenna height </w:t>
      </w:r>
      <w:r w:rsidRPr="006973A8">
        <w:rPr>
          <w:rFonts w:hint="eastAsia"/>
        </w:rPr>
        <w:t>0.75 meters</w:t>
      </w:r>
    </w:p>
    <w:p w14:paraId="2AA5280A" w14:textId="77777777" w:rsidR="006973A8" w:rsidRPr="006973A8" w:rsidRDefault="006973A8" w:rsidP="00BC4EF6">
      <w:pPr>
        <w:pStyle w:val="ListParagraph"/>
        <w:numPr>
          <w:ilvl w:val="1"/>
          <w:numId w:val="179"/>
        </w:numPr>
      </w:pPr>
      <w:r w:rsidRPr="006973A8">
        <w:rPr>
          <w:rFonts w:hint="eastAsia"/>
        </w:rPr>
        <w:t>Type 2 (</w:t>
      </w:r>
      <w:r w:rsidRPr="006973A8">
        <w:t>passenger vehicle with higher antenna position</w:t>
      </w:r>
      <w:r w:rsidRPr="006973A8">
        <w:rPr>
          <w:rFonts w:hint="eastAsia"/>
        </w:rPr>
        <w:t xml:space="preserve">): </w:t>
      </w:r>
      <w:r w:rsidRPr="006973A8">
        <w:t>length</w:t>
      </w:r>
      <w:r w:rsidRPr="006973A8">
        <w:rPr>
          <w:rFonts w:hint="eastAsia"/>
        </w:rPr>
        <w:t xml:space="preserve"> 5 meters, width 2.0 meters, height 1.6 meters</w:t>
      </w:r>
      <w:r w:rsidRPr="006973A8">
        <w:t>, antenna height 1.6 meter</w:t>
      </w:r>
      <w:r w:rsidRPr="006973A8">
        <w:rPr>
          <w:rFonts w:hint="eastAsia"/>
        </w:rPr>
        <w:t>s</w:t>
      </w:r>
    </w:p>
    <w:p w14:paraId="1CFDD6E9" w14:textId="77777777" w:rsidR="006973A8" w:rsidRPr="006973A8" w:rsidRDefault="006973A8" w:rsidP="00BC4EF6">
      <w:pPr>
        <w:pStyle w:val="ListParagraph"/>
        <w:numPr>
          <w:ilvl w:val="1"/>
          <w:numId w:val="179"/>
        </w:numPr>
      </w:pPr>
      <w:r w:rsidRPr="006973A8">
        <w:rPr>
          <w:rFonts w:hint="eastAsia"/>
        </w:rPr>
        <w:t xml:space="preserve">Type 3 (truck): </w:t>
      </w:r>
      <w:r w:rsidRPr="006973A8">
        <w:t>length</w:t>
      </w:r>
      <w:r w:rsidRPr="006973A8">
        <w:rPr>
          <w:rFonts w:hint="eastAsia"/>
        </w:rPr>
        <w:t xml:space="preserve"> 13 meters, width 2.6 meters, height 3 meters</w:t>
      </w:r>
      <w:r w:rsidRPr="006973A8">
        <w:t>, antenna height 3 meter</w:t>
      </w:r>
      <w:r w:rsidRPr="006973A8">
        <w:rPr>
          <w:rFonts w:hint="eastAsia"/>
        </w:rPr>
        <w:t>s</w:t>
      </w:r>
    </w:p>
    <w:p w14:paraId="512A62DD" w14:textId="77777777" w:rsidR="006973A8" w:rsidRPr="006973A8" w:rsidRDefault="006973A8" w:rsidP="00BC4EF6">
      <w:pPr>
        <w:pStyle w:val="ListParagraph"/>
        <w:numPr>
          <w:ilvl w:val="1"/>
          <w:numId w:val="179"/>
        </w:numPr>
      </w:pPr>
      <w:r w:rsidRPr="006973A8">
        <w:rPr>
          <w:rFonts w:hint="eastAsia"/>
        </w:rPr>
        <w:t>FFS how to drop different vehicle types</w:t>
      </w:r>
    </w:p>
    <w:p w14:paraId="621F974B" w14:textId="77777777" w:rsidR="006973A8" w:rsidRPr="006973A8" w:rsidRDefault="006973A8" w:rsidP="00BC4EF6">
      <w:pPr>
        <w:pStyle w:val="ListParagraph"/>
        <w:numPr>
          <w:ilvl w:val="0"/>
          <w:numId w:val="179"/>
        </w:numPr>
      </w:pPr>
      <w:r w:rsidRPr="006973A8">
        <w:rPr>
          <w:rFonts w:hint="eastAsia"/>
        </w:rPr>
        <w:t xml:space="preserve">The difference of the vehicle type does not change the channel model </w:t>
      </w:r>
      <w:r w:rsidRPr="006973A8">
        <w:t xml:space="preserve">potentially </w:t>
      </w:r>
      <w:r w:rsidRPr="006973A8">
        <w:rPr>
          <w:rFonts w:hint="eastAsia"/>
        </w:rPr>
        <w:t xml:space="preserve">except the </w:t>
      </w:r>
      <w:r w:rsidRPr="006973A8">
        <w:t>following</w:t>
      </w:r>
      <w:r w:rsidRPr="006973A8">
        <w:rPr>
          <w:rFonts w:hint="eastAsia"/>
        </w:rPr>
        <w:t xml:space="preserve"> aspects:</w:t>
      </w:r>
    </w:p>
    <w:p w14:paraId="70FBFE5F" w14:textId="77777777" w:rsidR="006973A8" w:rsidRPr="006973A8" w:rsidRDefault="006973A8" w:rsidP="00BC4EF6">
      <w:pPr>
        <w:pStyle w:val="ListParagraph"/>
        <w:numPr>
          <w:ilvl w:val="1"/>
          <w:numId w:val="179"/>
        </w:numPr>
      </w:pPr>
      <w:r w:rsidRPr="006973A8">
        <w:rPr>
          <w:rFonts w:hint="eastAsia"/>
        </w:rPr>
        <w:t>Pathloss equation where the antenna height is set according to the vehicle type</w:t>
      </w:r>
    </w:p>
    <w:p w14:paraId="0E5A7275" w14:textId="77777777" w:rsidR="006973A8" w:rsidRPr="006973A8" w:rsidRDefault="006973A8" w:rsidP="00BC4EF6">
      <w:pPr>
        <w:pStyle w:val="ListParagraph"/>
        <w:numPr>
          <w:ilvl w:val="1"/>
          <w:numId w:val="179"/>
        </w:numPr>
      </w:pPr>
      <w:r w:rsidRPr="006973A8">
        <w:rPr>
          <w:rFonts w:hint="eastAsia"/>
        </w:rPr>
        <w:t>Loss caused by vehicle blockage (details to be discussed in the vehicle blockage modeling)</w:t>
      </w:r>
    </w:p>
    <w:p w14:paraId="3EE5B45E" w14:textId="77777777" w:rsidR="006973A8" w:rsidRPr="006973A8" w:rsidRDefault="006973A8" w:rsidP="00BC4EF6">
      <w:pPr>
        <w:pStyle w:val="ListParagraph"/>
        <w:numPr>
          <w:ilvl w:val="1"/>
          <w:numId w:val="179"/>
        </w:numPr>
      </w:pPr>
      <w:r w:rsidRPr="006973A8">
        <w:t>Radiation pattern</w:t>
      </w:r>
    </w:p>
    <w:p w14:paraId="35C298F5" w14:textId="77777777" w:rsidR="006973A8" w:rsidRPr="006973A8" w:rsidRDefault="006973A8" w:rsidP="006973A8">
      <w:pPr>
        <w:ind w:left="1440" w:hanging="1440"/>
        <w:rPr>
          <w:rFonts w:ascii="Times New Roman" w:hAnsi="Times New Roman"/>
          <w:b/>
          <w:szCs w:val="20"/>
          <w:lang w:eastAsia="x-none"/>
        </w:rPr>
      </w:pPr>
      <w:r w:rsidRPr="006973A8">
        <w:rPr>
          <w:rFonts w:ascii="Times New Roman" w:hAnsi="Times New Roman"/>
          <w:szCs w:val="20"/>
          <w:highlight w:val="green"/>
          <w:lang w:eastAsia="x-none"/>
        </w:rPr>
        <w:t>Agreements</w:t>
      </w:r>
      <w:r w:rsidRPr="006973A8">
        <w:rPr>
          <w:rFonts w:ascii="Times New Roman" w:hAnsi="Times New Roman"/>
          <w:b/>
          <w:szCs w:val="20"/>
          <w:lang w:eastAsia="x-none"/>
        </w:rPr>
        <w:t>:</w:t>
      </w:r>
    </w:p>
    <w:p w14:paraId="0572B870" w14:textId="77777777" w:rsidR="006973A8" w:rsidRPr="006973A8" w:rsidRDefault="006973A8" w:rsidP="00BC4EF6">
      <w:pPr>
        <w:numPr>
          <w:ilvl w:val="0"/>
          <w:numId w:val="175"/>
        </w:numPr>
        <w:spacing w:line="276" w:lineRule="auto"/>
        <w:contextualSpacing/>
        <w:jc w:val="both"/>
        <w:rPr>
          <w:rFonts w:ascii="Times New Roman" w:hAnsi="Times New Roman"/>
          <w:szCs w:val="20"/>
        </w:rPr>
      </w:pPr>
      <w:r w:rsidRPr="006973A8">
        <w:rPr>
          <w:rFonts w:ascii="Times New Roman" w:hAnsi="Times New Roman" w:hint="eastAsia"/>
          <w:szCs w:val="20"/>
        </w:rPr>
        <w:t xml:space="preserve">Vehicles are dropped according to </w:t>
      </w:r>
      <w:r w:rsidRPr="006973A8">
        <w:rPr>
          <w:rFonts w:ascii="Times New Roman" w:hAnsi="Times New Roman"/>
          <w:szCs w:val="20"/>
        </w:rPr>
        <w:t xml:space="preserve">the following </w:t>
      </w:r>
      <w:r w:rsidRPr="006973A8">
        <w:rPr>
          <w:rFonts w:ascii="Times New Roman" w:hAnsi="Times New Roman" w:hint="eastAsia"/>
          <w:szCs w:val="20"/>
        </w:rPr>
        <w:t>process.</w:t>
      </w:r>
    </w:p>
    <w:p w14:paraId="1D1A5477" w14:textId="77777777" w:rsidR="006973A8" w:rsidRPr="006973A8" w:rsidRDefault="006973A8" w:rsidP="00BC4EF6">
      <w:pPr>
        <w:numPr>
          <w:ilvl w:val="1"/>
          <w:numId w:val="175"/>
        </w:numPr>
        <w:spacing w:line="276" w:lineRule="auto"/>
        <w:contextualSpacing/>
        <w:jc w:val="both"/>
        <w:rPr>
          <w:rFonts w:ascii="Times New Roman" w:hAnsi="Times New Roman"/>
          <w:szCs w:val="20"/>
        </w:rPr>
      </w:pPr>
      <w:r w:rsidRPr="006973A8">
        <w:rPr>
          <w:rFonts w:ascii="Times New Roman" w:hAnsi="Times New Roman"/>
          <w:szCs w:val="20"/>
        </w:rPr>
        <w:t>The distance between the rear bumper of a vehicle and the front bumper of the following vehicle in the same lane is max {1 meter, an exponential random variable with the average of the speed * x sec}.</w:t>
      </w:r>
    </w:p>
    <w:p w14:paraId="1627206A" w14:textId="77777777" w:rsidR="006973A8" w:rsidRPr="006973A8" w:rsidRDefault="006973A8" w:rsidP="00BC4EF6">
      <w:pPr>
        <w:numPr>
          <w:ilvl w:val="2"/>
          <w:numId w:val="175"/>
        </w:numPr>
        <w:spacing w:line="276" w:lineRule="auto"/>
        <w:contextualSpacing/>
        <w:jc w:val="both"/>
        <w:rPr>
          <w:rFonts w:ascii="Times New Roman" w:hAnsi="Times New Roman"/>
          <w:szCs w:val="20"/>
        </w:rPr>
      </w:pPr>
      <w:r w:rsidRPr="006973A8">
        <w:rPr>
          <w:rFonts w:ascii="Times New Roman" w:hAnsi="Times New Roman" w:hint="eastAsia"/>
          <w:szCs w:val="20"/>
        </w:rPr>
        <w:t>FFS for x sec.</w:t>
      </w:r>
    </w:p>
    <w:p w14:paraId="76134B69" w14:textId="77777777" w:rsidR="006973A8" w:rsidRPr="006973A8" w:rsidRDefault="006973A8" w:rsidP="00BC4EF6">
      <w:pPr>
        <w:numPr>
          <w:ilvl w:val="0"/>
          <w:numId w:val="175"/>
        </w:numPr>
        <w:spacing w:line="276" w:lineRule="auto"/>
        <w:contextualSpacing/>
        <w:jc w:val="both"/>
        <w:rPr>
          <w:rFonts w:ascii="Times New Roman" w:hAnsi="Times New Roman"/>
          <w:szCs w:val="20"/>
        </w:rPr>
      </w:pPr>
      <w:r w:rsidRPr="006973A8">
        <w:rPr>
          <w:rFonts w:ascii="Times New Roman" w:hAnsi="Times New Roman" w:hint="eastAsia"/>
          <w:szCs w:val="20"/>
        </w:rPr>
        <w:t>A</w:t>
      </w:r>
      <w:r w:rsidRPr="006973A8">
        <w:rPr>
          <w:rFonts w:ascii="Times New Roman" w:hAnsi="Times New Roman"/>
          <w:szCs w:val="20"/>
        </w:rPr>
        <w:t>ll the vehicles in the same lane have the same speed.</w:t>
      </w:r>
    </w:p>
    <w:p w14:paraId="5D40F13B" w14:textId="77777777" w:rsidR="006973A8" w:rsidRPr="006973A8" w:rsidRDefault="006973A8" w:rsidP="00BC4EF6">
      <w:pPr>
        <w:numPr>
          <w:ilvl w:val="0"/>
          <w:numId w:val="175"/>
        </w:numPr>
        <w:spacing w:line="276" w:lineRule="auto"/>
        <w:contextualSpacing/>
        <w:jc w:val="both"/>
        <w:rPr>
          <w:rFonts w:ascii="Times New Roman" w:hAnsi="Times New Roman"/>
          <w:szCs w:val="20"/>
        </w:rPr>
      </w:pPr>
      <w:r w:rsidRPr="006973A8">
        <w:rPr>
          <w:rFonts w:ascii="Times New Roman" w:hAnsi="Times New Roman" w:hint="eastAsia"/>
          <w:szCs w:val="20"/>
        </w:rPr>
        <w:t>The following options are supported</w:t>
      </w:r>
      <w:r w:rsidRPr="006973A8">
        <w:rPr>
          <w:rFonts w:ascii="Times New Roman" w:hAnsi="Times New Roman"/>
          <w:szCs w:val="20"/>
        </w:rPr>
        <w:t xml:space="preserve"> for freeway</w:t>
      </w:r>
      <w:r w:rsidRPr="006973A8">
        <w:rPr>
          <w:rFonts w:ascii="Times New Roman" w:hAnsi="Times New Roman" w:hint="eastAsia"/>
          <w:szCs w:val="20"/>
        </w:rPr>
        <w:t>:</w:t>
      </w:r>
    </w:p>
    <w:p w14:paraId="1F734877" w14:textId="77777777" w:rsidR="006973A8" w:rsidRPr="006973A8" w:rsidRDefault="006973A8" w:rsidP="00BC4EF6">
      <w:pPr>
        <w:numPr>
          <w:ilvl w:val="1"/>
          <w:numId w:val="175"/>
        </w:numPr>
        <w:spacing w:line="276" w:lineRule="auto"/>
        <w:contextualSpacing/>
        <w:jc w:val="both"/>
        <w:rPr>
          <w:rFonts w:ascii="Times New Roman" w:hAnsi="Times New Roman"/>
          <w:szCs w:val="20"/>
        </w:rPr>
      </w:pPr>
      <w:r w:rsidRPr="006973A8">
        <w:rPr>
          <w:rFonts w:ascii="Times New Roman" w:hAnsi="Times New Roman" w:hint="eastAsia"/>
          <w:szCs w:val="20"/>
        </w:rPr>
        <w:t xml:space="preserve">Option </w:t>
      </w:r>
      <w:r w:rsidRPr="006973A8">
        <w:rPr>
          <w:rFonts w:ascii="Times New Roman" w:hAnsi="Times New Roman"/>
          <w:szCs w:val="20"/>
        </w:rPr>
        <w:t>A</w:t>
      </w:r>
    </w:p>
    <w:p w14:paraId="24AFC384" w14:textId="77777777" w:rsidR="006973A8" w:rsidRPr="006973A8" w:rsidRDefault="006973A8" w:rsidP="00BC4EF6">
      <w:pPr>
        <w:numPr>
          <w:ilvl w:val="2"/>
          <w:numId w:val="175"/>
        </w:numPr>
        <w:spacing w:line="276" w:lineRule="auto"/>
        <w:contextualSpacing/>
        <w:jc w:val="both"/>
        <w:rPr>
          <w:rFonts w:ascii="Times New Roman" w:hAnsi="Times New Roman"/>
          <w:szCs w:val="20"/>
        </w:rPr>
      </w:pPr>
      <w:r w:rsidRPr="006973A8">
        <w:rPr>
          <w:rFonts w:ascii="Times New Roman" w:hAnsi="Times New Roman" w:hint="eastAsia"/>
          <w:szCs w:val="20"/>
        </w:rPr>
        <w:t xml:space="preserve">Homogeneous vehicle types: 100% vehicle type </w:t>
      </w:r>
      <w:r w:rsidRPr="006973A8">
        <w:rPr>
          <w:rFonts w:ascii="Times New Roman" w:hAnsi="Times New Roman"/>
          <w:szCs w:val="20"/>
        </w:rPr>
        <w:t>2</w:t>
      </w:r>
    </w:p>
    <w:p w14:paraId="05EC60F8" w14:textId="77777777" w:rsidR="006973A8" w:rsidRPr="006973A8" w:rsidRDefault="006973A8" w:rsidP="00BC4EF6">
      <w:pPr>
        <w:numPr>
          <w:ilvl w:val="2"/>
          <w:numId w:val="175"/>
        </w:numPr>
        <w:spacing w:line="276" w:lineRule="auto"/>
        <w:contextualSpacing/>
        <w:jc w:val="both"/>
        <w:rPr>
          <w:rFonts w:ascii="Times New Roman" w:hAnsi="Times New Roman"/>
          <w:szCs w:val="20"/>
        </w:rPr>
      </w:pPr>
      <w:r w:rsidRPr="006973A8">
        <w:rPr>
          <w:rFonts w:ascii="Times New Roman" w:hAnsi="Times New Roman" w:hint="eastAsia"/>
          <w:szCs w:val="20"/>
        </w:rPr>
        <w:t>Non-clustered dropping</w:t>
      </w:r>
    </w:p>
    <w:p w14:paraId="5850BE8B" w14:textId="77777777" w:rsidR="006973A8" w:rsidRPr="006973A8" w:rsidRDefault="006973A8" w:rsidP="00BC4EF6">
      <w:pPr>
        <w:numPr>
          <w:ilvl w:val="2"/>
          <w:numId w:val="175"/>
        </w:numPr>
        <w:spacing w:line="276" w:lineRule="auto"/>
        <w:contextualSpacing/>
        <w:jc w:val="both"/>
        <w:rPr>
          <w:rFonts w:ascii="Times New Roman" w:hAnsi="Times New Roman"/>
          <w:szCs w:val="20"/>
        </w:rPr>
      </w:pPr>
      <w:r w:rsidRPr="006973A8">
        <w:rPr>
          <w:rFonts w:ascii="Times New Roman" w:hAnsi="Times New Roman" w:hint="eastAsia"/>
          <w:szCs w:val="20"/>
        </w:rPr>
        <w:lastRenderedPageBreak/>
        <w:t xml:space="preserve">Same vehicle density in all the </w:t>
      </w:r>
      <w:r w:rsidRPr="006973A8">
        <w:rPr>
          <w:rFonts w:ascii="Times New Roman" w:hAnsi="Times New Roman"/>
          <w:szCs w:val="20"/>
        </w:rPr>
        <w:t>directions</w:t>
      </w:r>
      <w:r w:rsidRPr="006973A8">
        <w:rPr>
          <w:rFonts w:ascii="Times New Roman" w:hAnsi="Times New Roman" w:hint="eastAsia"/>
          <w:szCs w:val="20"/>
        </w:rPr>
        <w:t xml:space="preserve">: </w:t>
      </w:r>
      <w:r w:rsidRPr="006973A8">
        <w:rPr>
          <w:rFonts w:ascii="Times New Roman" w:hAnsi="Times New Roman"/>
          <w:szCs w:val="20"/>
        </w:rPr>
        <w:t>S</w:t>
      </w:r>
      <w:r w:rsidRPr="006973A8">
        <w:rPr>
          <w:rFonts w:ascii="Times New Roman" w:hAnsi="Times New Roman" w:hint="eastAsia"/>
          <w:szCs w:val="20"/>
        </w:rPr>
        <w:t>peed is [140</w:t>
      </w:r>
      <w:r w:rsidRPr="006973A8">
        <w:rPr>
          <w:rFonts w:ascii="Times New Roman" w:hAnsi="Times New Roman"/>
          <w:szCs w:val="20"/>
        </w:rPr>
        <w:t xml:space="preserve"> and/or 70</w:t>
      </w:r>
      <w:r w:rsidRPr="006973A8">
        <w:rPr>
          <w:rFonts w:ascii="Times New Roman" w:hAnsi="Times New Roman" w:hint="eastAsia"/>
          <w:szCs w:val="20"/>
        </w:rPr>
        <w:t>] km/h</w:t>
      </w:r>
      <w:r w:rsidRPr="006973A8">
        <w:rPr>
          <w:rFonts w:ascii="Times New Roman" w:hAnsi="Times New Roman"/>
          <w:szCs w:val="20"/>
        </w:rPr>
        <w:t xml:space="preserve"> in all the lanes</w:t>
      </w:r>
      <w:r w:rsidRPr="006973A8">
        <w:rPr>
          <w:rFonts w:ascii="Times New Roman" w:hAnsi="Times New Roman" w:hint="eastAsia"/>
          <w:szCs w:val="20"/>
        </w:rPr>
        <w:t>.</w:t>
      </w:r>
    </w:p>
    <w:p w14:paraId="2CAABA08" w14:textId="77777777" w:rsidR="006973A8" w:rsidRPr="006973A8" w:rsidRDefault="006973A8" w:rsidP="00BC4EF6">
      <w:pPr>
        <w:numPr>
          <w:ilvl w:val="1"/>
          <w:numId w:val="175"/>
        </w:numPr>
        <w:spacing w:line="276" w:lineRule="auto"/>
        <w:contextualSpacing/>
        <w:jc w:val="both"/>
        <w:rPr>
          <w:rFonts w:ascii="Times New Roman" w:hAnsi="Times New Roman"/>
          <w:szCs w:val="20"/>
        </w:rPr>
      </w:pPr>
      <w:r w:rsidRPr="006973A8">
        <w:rPr>
          <w:rFonts w:ascii="Times New Roman" w:hAnsi="Times New Roman" w:hint="eastAsia"/>
          <w:szCs w:val="20"/>
        </w:rPr>
        <w:t xml:space="preserve">Option </w:t>
      </w:r>
      <w:r w:rsidRPr="006973A8">
        <w:rPr>
          <w:rFonts w:ascii="Times New Roman" w:hAnsi="Times New Roman"/>
          <w:szCs w:val="20"/>
        </w:rPr>
        <w:t>B</w:t>
      </w:r>
    </w:p>
    <w:p w14:paraId="2CAF8F16" w14:textId="77777777" w:rsidR="006973A8" w:rsidRPr="006973A8" w:rsidRDefault="006973A8" w:rsidP="00BC4EF6">
      <w:pPr>
        <w:numPr>
          <w:ilvl w:val="2"/>
          <w:numId w:val="175"/>
        </w:numPr>
        <w:spacing w:line="276" w:lineRule="auto"/>
        <w:contextualSpacing/>
        <w:jc w:val="both"/>
        <w:rPr>
          <w:rFonts w:ascii="Times New Roman" w:hAnsi="Times New Roman"/>
          <w:szCs w:val="20"/>
        </w:rPr>
      </w:pPr>
      <w:r w:rsidRPr="006973A8">
        <w:rPr>
          <w:rFonts w:ascii="Times New Roman" w:hAnsi="Times New Roman" w:hint="eastAsia"/>
          <w:szCs w:val="20"/>
        </w:rPr>
        <w:t>H</w:t>
      </w:r>
      <w:r w:rsidRPr="006973A8">
        <w:rPr>
          <w:rFonts w:ascii="Times New Roman" w:hAnsi="Times New Roman"/>
          <w:szCs w:val="20"/>
        </w:rPr>
        <w:t xml:space="preserve">eterogeneous </w:t>
      </w:r>
      <w:r w:rsidRPr="006973A8">
        <w:rPr>
          <w:rFonts w:ascii="Times New Roman" w:hAnsi="Times New Roman" w:hint="eastAsia"/>
          <w:szCs w:val="20"/>
        </w:rPr>
        <w:t xml:space="preserve">vehicle types: </w:t>
      </w:r>
      <w:r w:rsidRPr="006973A8">
        <w:rPr>
          <w:rFonts w:ascii="Times New Roman" w:hAnsi="Times New Roman"/>
          <w:szCs w:val="20"/>
        </w:rPr>
        <w:t>[</w:t>
      </w:r>
      <w:r w:rsidRPr="006973A8">
        <w:rPr>
          <w:rFonts w:ascii="Times New Roman" w:hAnsi="Times New Roman" w:hint="eastAsia"/>
          <w:szCs w:val="20"/>
        </w:rPr>
        <w:t>20</w:t>
      </w:r>
      <w:r w:rsidRPr="006973A8">
        <w:rPr>
          <w:rFonts w:ascii="Times New Roman" w:hAnsi="Times New Roman"/>
          <w:szCs w:val="20"/>
        </w:rPr>
        <w:t>]</w:t>
      </w:r>
      <w:r w:rsidRPr="006973A8">
        <w:rPr>
          <w:rFonts w:ascii="Times New Roman" w:hAnsi="Times New Roman" w:hint="eastAsia"/>
          <w:szCs w:val="20"/>
        </w:rPr>
        <w:t xml:space="preserve">% vehicle type </w:t>
      </w:r>
      <w:r w:rsidRPr="006973A8">
        <w:rPr>
          <w:rFonts w:ascii="Times New Roman" w:hAnsi="Times New Roman"/>
          <w:szCs w:val="20"/>
        </w:rPr>
        <w:t>1, [60</w:t>
      </w:r>
      <w:r w:rsidRPr="006973A8">
        <w:rPr>
          <w:rFonts w:ascii="Times New Roman" w:hAnsi="Times New Roman" w:hint="eastAsia"/>
          <w:szCs w:val="20"/>
        </w:rPr>
        <w:t xml:space="preserve">]% vehicle type </w:t>
      </w:r>
      <w:r w:rsidRPr="006973A8">
        <w:rPr>
          <w:rFonts w:ascii="Times New Roman" w:hAnsi="Times New Roman"/>
          <w:szCs w:val="20"/>
        </w:rPr>
        <w:t>2, [20]</w:t>
      </w:r>
      <w:r w:rsidRPr="006973A8">
        <w:rPr>
          <w:rFonts w:ascii="Times New Roman" w:hAnsi="Times New Roman" w:hint="eastAsia"/>
          <w:szCs w:val="20"/>
        </w:rPr>
        <w:t xml:space="preserve">% vehicle type </w:t>
      </w:r>
      <w:r w:rsidRPr="006973A8">
        <w:rPr>
          <w:rFonts w:ascii="Times New Roman" w:hAnsi="Times New Roman"/>
          <w:szCs w:val="20"/>
        </w:rPr>
        <w:t>3</w:t>
      </w:r>
    </w:p>
    <w:p w14:paraId="66111216" w14:textId="77777777" w:rsidR="006973A8" w:rsidRPr="006973A8" w:rsidRDefault="006973A8" w:rsidP="00BC4EF6">
      <w:pPr>
        <w:numPr>
          <w:ilvl w:val="2"/>
          <w:numId w:val="175"/>
        </w:numPr>
        <w:spacing w:line="276" w:lineRule="auto"/>
        <w:contextualSpacing/>
        <w:jc w:val="both"/>
        <w:rPr>
          <w:rFonts w:ascii="Times New Roman" w:hAnsi="Times New Roman"/>
          <w:szCs w:val="20"/>
        </w:rPr>
      </w:pPr>
      <w:r w:rsidRPr="006973A8">
        <w:rPr>
          <w:rFonts w:ascii="Times New Roman" w:hAnsi="Times New Roman" w:hint="eastAsia"/>
          <w:szCs w:val="20"/>
        </w:rPr>
        <w:t>Non-clustered dropping</w:t>
      </w:r>
    </w:p>
    <w:p w14:paraId="37EFC0B1" w14:textId="77777777" w:rsidR="006973A8" w:rsidRPr="006973A8" w:rsidRDefault="006973A8" w:rsidP="00BC4EF6">
      <w:pPr>
        <w:numPr>
          <w:ilvl w:val="2"/>
          <w:numId w:val="175"/>
        </w:numPr>
        <w:spacing w:line="276" w:lineRule="auto"/>
        <w:contextualSpacing/>
        <w:jc w:val="both"/>
        <w:rPr>
          <w:rFonts w:ascii="Times New Roman" w:hAnsi="Times New Roman"/>
          <w:szCs w:val="20"/>
        </w:rPr>
      </w:pPr>
      <w:r w:rsidRPr="006973A8">
        <w:rPr>
          <w:rFonts w:ascii="Times New Roman" w:hAnsi="Times New Roman" w:hint="eastAsia"/>
          <w:szCs w:val="20"/>
        </w:rPr>
        <w:t xml:space="preserve">Different vehicle density </w:t>
      </w:r>
      <w:r w:rsidRPr="006973A8">
        <w:rPr>
          <w:rFonts w:ascii="Times New Roman" w:hAnsi="Times New Roman"/>
          <w:szCs w:val="20"/>
        </w:rPr>
        <w:t>in different lanes:</w:t>
      </w:r>
    </w:p>
    <w:p w14:paraId="03C012F5" w14:textId="77777777" w:rsidR="006973A8" w:rsidRPr="006973A8" w:rsidRDefault="006973A8" w:rsidP="00BC4EF6">
      <w:pPr>
        <w:numPr>
          <w:ilvl w:val="3"/>
          <w:numId w:val="175"/>
        </w:numPr>
        <w:spacing w:line="276" w:lineRule="auto"/>
        <w:contextualSpacing/>
        <w:jc w:val="both"/>
        <w:rPr>
          <w:rFonts w:ascii="Times New Roman" w:hAnsi="Times New Roman"/>
          <w:szCs w:val="20"/>
        </w:rPr>
      </w:pPr>
      <w:r w:rsidRPr="006973A8">
        <w:rPr>
          <w:rFonts w:ascii="Times New Roman" w:hAnsi="Times New Roman"/>
          <w:szCs w:val="20"/>
        </w:rPr>
        <w:t>Speed in Lane 1: 80km/h</w:t>
      </w:r>
    </w:p>
    <w:p w14:paraId="7AA3ED82" w14:textId="77777777" w:rsidR="006973A8" w:rsidRPr="006973A8" w:rsidRDefault="006973A8" w:rsidP="00BC4EF6">
      <w:pPr>
        <w:numPr>
          <w:ilvl w:val="3"/>
          <w:numId w:val="175"/>
        </w:numPr>
        <w:spacing w:line="276" w:lineRule="auto"/>
        <w:contextualSpacing/>
        <w:jc w:val="both"/>
        <w:rPr>
          <w:rFonts w:ascii="Times New Roman" w:hAnsi="Times New Roman"/>
          <w:szCs w:val="20"/>
        </w:rPr>
      </w:pPr>
      <w:r w:rsidRPr="006973A8">
        <w:rPr>
          <w:rFonts w:ascii="Times New Roman" w:hAnsi="Times New Roman"/>
          <w:szCs w:val="20"/>
        </w:rPr>
        <w:t>Speed in Lane 2: 100km/h</w:t>
      </w:r>
      <w:r w:rsidRPr="006973A8" w:rsidDel="004C2AF0">
        <w:rPr>
          <w:rFonts w:ascii="Times New Roman" w:hAnsi="Times New Roman" w:hint="eastAsia"/>
          <w:szCs w:val="20"/>
        </w:rPr>
        <w:t xml:space="preserve"> </w:t>
      </w:r>
    </w:p>
    <w:p w14:paraId="7DDB9061" w14:textId="77777777" w:rsidR="006973A8" w:rsidRPr="006973A8" w:rsidRDefault="006973A8" w:rsidP="00BC4EF6">
      <w:pPr>
        <w:numPr>
          <w:ilvl w:val="3"/>
          <w:numId w:val="175"/>
        </w:numPr>
        <w:spacing w:line="276" w:lineRule="auto"/>
        <w:contextualSpacing/>
        <w:jc w:val="both"/>
        <w:rPr>
          <w:rFonts w:ascii="Times New Roman" w:hAnsi="Times New Roman"/>
          <w:szCs w:val="20"/>
        </w:rPr>
      </w:pPr>
      <w:r w:rsidRPr="006973A8">
        <w:rPr>
          <w:rFonts w:ascii="Times New Roman" w:hAnsi="Times New Roman"/>
          <w:szCs w:val="20"/>
        </w:rPr>
        <w:t>Speed in Lane 3: 140km/h</w:t>
      </w:r>
      <w:r w:rsidRPr="006973A8" w:rsidDel="004C2AF0">
        <w:rPr>
          <w:rFonts w:ascii="Times New Roman" w:hAnsi="Times New Roman" w:hint="eastAsia"/>
          <w:szCs w:val="20"/>
        </w:rPr>
        <w:t xml:space="preserve"> </w:t>
      </w:r>
    </w:p>
    <w:p w14:paraId="6B3ED8B0" w14:textId="77777777" w:rsidR="006973A8" w:rsidRPr="006973A8" w:rsidRDefault="006973A8" w:rsidP="00BC4EF6">
      <w:pPr>
        <w:numPr>
          <w:ilvl w:val="3"/>
          <w:numId w:val="175"/>
        </w:numPr>
        <w:spacing w:line="276" w:lineRule="auto"/>
        <w:contextualSpacing/>
        <w:jc w:val="both"/>
        <w:rPr>
          <w:rFonts w:ascii="Times New Roman" w:hAnsi="Times New Roman"/>
          <w:szCs w:val="20"/>
        </w:rPr>
      </w:pPr>
      <w:r w:rsidRPr="006973A8">
        <w:rPr>
          <w:rFonts w:ascii="Times New Roman" w:hAnsi="Times New Roman"/>
          <w:szCs w:val="20"/>
        </w:rPr>
        <w:t>Speed in Lane 4: 40km/h</w:t>
      </w:r>
      <w:r w:rsidRPr="006973A8" w:rsidDel="004C2AF0">
        <w:rPr>
          <w:rFonts w:ascii="Times New Roman" w:hAnsi="Times New Roman" w:hint="eastAsia"/>
          <w:szCs w:val="20"/>
        </w:rPr>
        <w:t xml:space="preserve"> </w:t>
      </w:r>
    </w:p>
    <w:p w14:paraId="650BD717" w14:textId="77777777" w:rsidR="006973A8" w:rsidRPr="006973A8" w:rsidRDefault="006973A8" w:rsidP="00BC4EF6">
      <w:pPr>
        <w:numPr>
          <w:ilvl w:val="3"/>
          <w:numId w:val="175"/>
        </w:numPr>
        <w:spacing w:line="276" w:lineRule="auto"/>
        <w:contextualSpacing/>
        <w:jc w:val="both"/>
        <w:rPr>
          <w:rFonts w:ascii="Times New Roman" w:hAnsi="Times New Roman"/>
          <w:szCs w:val="20"/>
        </w:rPr>
      </w:pPr>
      <w:r w:rsidRPr="006973A8">
        <w:rPr>
          <w:rFonts w:ascii="Times New Roman" w:hAnsi="Times New Roman"/>
          <w:szCs w:val="20"/>
        </w:rPr>
        <w:t>Speed in Lane 5: 30km/h</w:t>
      </w:r>
      <w:r w:rsidRPr="006973A8" w:rsidDel="004C2AF0">
        <w:rPr>
          <w:rFonts w:ascii="Times New Roman" w:hAnsi="Times New Roman" w:hint="eastAsia"/>
          <w:szCs w:val="20"/>
        </w:rPr>
        <w:t xml:space="preserve"> </w:t>
      </w:r>
    </w:p>
    <w:p w14:paraId="124770A3" w14:textId="77777777" w:rsidR="006973A8" w:rsidRPr="006973A8" w:rsidRDefault="006973A8" w:rsidP="00BC4EF6">
      <w:pPr>
        <w:numPr>
          <w:ilvl w:val="3"/>
          <w:numId w:val="175"/>
        </w:numPr>
        <w:spacing w:line="276" w:lineRule="auto"/>
        <w:contextualSpacing/>
        <w:jc w:val="both"/>
        <w:rPr>
          <w:rFonts w:ascii="Times New Roman" w:hAnsi="Times New Roman"/>
          <w:szCs w:val="20"/>
        </w:rPr>
      </w:pPr>
      <w:r w:rsidRPr="006973A8">
        <w:rPr>
          <w:rFonts w:ascii="Times New Roman" w:hAnsi="Times New Roman"/>
          <w:szCs w:val="20"/>
        </w:rPr>
        <w:t>Speed in Lane 6: 20km/h</w:t>
      </w:r>
      <w:r w:rsidRPr="006973A8" w:rsidDel="004C2AF0">
        <w:rPr>
          <w:rFonts w:ascii="Times New Roman" w:hAnsi="Times New Roman" w:hint="eastAsia"/>
          <w:szCs w:val="20"/>
        </w:rPr>
        <w:t xml:space="preserve"> </w:t>
      </w:r>
      <w:r w:rsidRPr="006973A8" w:rsidDel="009421D2">
        <w:rPr>
          <w:rFonts w:ascii="Times New Roman" w:hAnsi="Times New Roman" w:hint="eastAsia"/>
          <w:szCs w:val="20"/>
        </w:rPr>
        <w:t xml:space="preserve"> </w:t>
      </w:r>
    </w:p>
    <w:p w14:paraId="59B8EA8A" w14:textId="77777777" w:rsidR="006973A8" w:rsidRPr="006973A8" w:rsidRDefault="006973A8" w:rsidP="00BC4EF6">
      <w:pPr>
        <w:numPr>
          <w:ilvl w:val="1"/>
          <w:numId w:val="175"/>
        </w:numPr>
        <w:spacing w:line="276" w:lineRule="auto"/>
        <w:contextualSpacing/>
        <w:jc w:val="both"/>
        <w:rPr>
          <w:rFonts w:ascii="Times New Roman" w:hAnsi="Times New Roman"/>
          <w:szCs w:val="20"/>
        </w:rPr>
      </w:pPr>
      <w:r w:rsidRPr="006973A8">
        <w:rPr>
          <w:rFonts w:ascii="Times New Roman" w:hAnsi="Times New Roman" w:hint="eastAsia"/>
          <w:szCs w:val="20"/>
        </w:rPr>
        <w:t xml:space="preserve">Option </w:t>
      </w:r>
      <w:r w:rsidRPr="006973A8">
        <w:rPr>
          <w:rFonts w:ascii="Times New Roman" w:hAnsi="Times New Roman"/>
          <w:szCs w:val="20"/>
        </w:rPr>
        <w:t>C</w:t>
      </w:r>
    </w:p>
    <w:p w14:paraId="260A9B5B" w14:textId="77777777" w:rsidR="006973A8" w:rsidRPr="006973A8" w:rsidRDefault="006973A8" w:rsidP="00BC4EF6">
      <w:pPr>
        <w:numPr>
          <w:ilvl w:val="2"/>
          <w:numId w:val="175"/>
        </w:numPr>
        <w:spacing w:line="276" w:lineRule="auto"/>
        <w:contextualSpacing/>
        <w:jc w:val="both"/>
        <w:rPr>
          <w:rFonts w:ascii="Times New Roman" w:hAnsi="Times New Roman"/>
          <w:szCs w:val="20"/>
        </w:rPr>
      </w:pPr>
      <w:r w:rsidRPr="006973A8">
        <w:rPr>
          <w:rFonts w:ascii="Times New Roman" w:hAnsi="Times New Roman" w:hint="eastAsia"/>
          <w:szCs w:val="20"/>
        </w:rPr>
        <w:t>H</w:t>
      </w:r>
      <w:r w:rsidRPr="006973A8">
        <w:rPr>
          <w:rFonts w:ascii="Times New Roman" w:hAnsi="Times New Roman"/>
          <w:szCs w:val="20"/>
        </w:rPr>
        <w:t xml:space="preserve">eterogeneous </w:t>
      </w:r>
      <w:r w:rsidRPr="006973A8">
        <w:rPr>
          <w:rFonts w:ascii="Times New Roman" w:hAnsi="Times New Roman" w:hint="eastAsia"/>
          <w:szCs w:val="20"/>
        </w:rPr>
        <w:t xml:space="preserve">vehicle types: </w:t>
      </w:r>
      <w:r w:rsidRPr="006973A8">
        <w:rPr>
          <w:rFonts w:ascii="Times New Roman" w:hAnsi="Times New Roman"/>
          <w:szCs w:val="20"/>
        </w:rPr>
        <w:t>0</w:t>
      </w:r>
      <w:r w:rsidRPr="006973A8">
        <w:rPr>
          <w:rFonts w:ascii="Times New Roman" w:hAnsi="Times New Roman" w:hint="eastAsia"/>
          <w:szCs w:val="20"/>
        </w:rPr>
        <w:t xml:space="preserve">% vehicle type </w:t>
      </w:r>
      <w:r w:rsidRPr="006973A8">
        <w:rPr>
          <w:rFonts w:ascii="Times New Roman" w:hAnsi="Times New Roman"/>
          <w:szCs w:val="20"/>
        </w:rPr>
        <w:t>1, [67</w:t>
      </w:r>
      <w:r w:rsidRPr="006973A8">
        <w:rPr>
          <w:rFonts w:ascii="Times New Roman" w:hAnsi="Times New Roman" w:hint="eastAsia"/>
          <w:szCs w:val="20"/>
        </w:rPr>
        <w:t xml:space="preserve">]% vehicle type </w:t>
      </w:r>
      <w:r w:rsidRPr="006973A8">
        <w:rPr>
          <w:rFonts w:ascii="Times New Roman" w:hAnsi="Times New Roman"/>
          <w:szCs w:val="20"/>
        </w:rPr>
        <w:t>2, [33]</w:t>
      </w:r>
      <w:r w:rsidRPr="006973A8">
        <w:rPr>
          <w:rFonts w:ascii="Times New Roman" w:hAnsi="Times New Roman" w:hint="eastAsia"/>
          <w:szCs w:val="20"/>
        </w:rPr>
        <w:t xml:space="preserve">% vehicle type </w:t>
      </w:r>
      <w:r w:rsidRPr="006973A8">
        <w:rPr>
          <w:rFonts w:ascii="Times New Roman" w:hAnsi="Times New Roman"/>
          <w:szCs w:val="20"/>
        </w:rPr>
        <w:t>3</w:t>
      </w:r>
    </w:p>
    <w:p w14:paraId="7FF6C91F" w14:textId="77777777" w:rsidR="006973A8" w:rsidRPr="006973A8" w:rsidRDefault="006973A8" w:rsidP="00BC4EF6">
      <w:pPr>
        <w:numPr>
          <w:ilvl w:val="2"/>
          <w:numId w:val="175"/>
        </w:numPr>
        <w:spacing w:line="276" w:lineRule="auto"/>
        <w:contextualSpacing/>
        <w:jc w:val="both"/>
        <w:rPr>
          <w:rFonts w:ascii="Times New Roman" w:hAnsi="Times New Roman"/>
          <w:szCs w:val="20"/>
        </w:rPr>
      </w:pPr>
      <w:r w:rsidRPr="006973A8">
        <w:rPr>
          <w:rFonts w:ascii="Times New Roman" w:hAnsi="Times New Roman" w:hint="eastAsia"/>
          <w:szCs w:val="20"/>
        </w:rPr>
        <w:t>Clustered dropping: Each cluster consists of [6] Type 3 vehicles with a gap of [2] meters</w:t>
      </w:r>
    </w:p>
    <w:p w14:paraId="398EAD03" w14:textId="77777777" w:rsidR="006973A8" w:rsidRPr="006973A8" w:rsidRDefault="006973A8" w:rsidP="00BC4EF6">
      <w:pPr>
        <w:numPr>
          <w:ilvl w:val="3"/>
          <w:numId w:val="175"/>
        </w:numPr>
        <w:spacing w:line="276" w:lineRule="auto"/>
        <w:contextualSpacing/>
        <w:jc w:val="both"/>
        <w:rPr>
          <w:rFonts w:ascii="Times New Roman" w:hAnsi="Times New Roman"/>
          <w:szCs w:val="20"/>
        </w:rPr>
      </w:pPr>
      <w:r w:rsidRPr="006973A8">
        <w:rPr>
          <w:rFonts w:ascii="Times New Roman" w:hAnsi="Times New Roman" w:hint="eastAsia"/>
          <w:szCs w:val="20"/>
        </w:rPr>
        <w:t>FFS how to drop multiple clusters</w:t>
      </w:r>
    </w:p>
    <w:p w14:paraId="31902495" w14:textId="77777777" w:rsidR="006973A8" w:rsidRPr="006973A8" w:rsidRDefault="006973A8" w:rsidP="00BC4EF6">
      <w:pPr>
        <w:numPr>
          <w:ilvl w:val="2"/>
          <w:numId w:val="175"/>
        </w:numPr>
        <w:spacing w:line="276" w:lineRule="auto"/>
        <w:contextualSpacing/>
        <w:jc w:val="both"/>
        <w:rPr>
          <w:rFonts w:ascii="Times New Roman" w:hAnsi="Times New Roman"/>
          <w:szCs w:val="20"/>
        </w:rPr>
      </w:pPr>
      <w:r w:rsidRPr="006973A8">
        <w:rPr>
          <w:rFonts w:ascii="Times New Roman" w:hAnsi="Times New Roman" w:hint="eastAsia"/>
          <w:szCs w:val="20"/>
        </w:rPr>
        <w:t xml:space="preserve">Same vehicle density in all the </w:t>
      </w:r>
      <w:r w:rsidRPr="006973A8">
        <w:rPr>
          <w:rFonts w:ascii="Times New Roman" w:hAnsi="Times New Roman"/>
          <w:szCs w:val="20"/>
        </w:rPr>
        <w:t>directions</w:t>
      </w:r>
      <w:r w:rsidRPr="006973A8">
        <w:rPr>
          <w:rFonts w:ascii="Times New Roman" w:hAnsi="Times New Roman" w:hint="eastAsia"/>
          <w:szCs w:val="20"/>
        </w:rPr>
        <w:t xml:space="preserve">: </w:t>
      </w:r>
      <w:r w:rsidRPr="006973A8">
        <w:rPr>
          <w:rFonts w:ascii="Times New Roman" w:hAnsi="Times New Roman"/>
          <w:szCs w:val="20"/>
        </w:rPr>
        <w:t>S</w:t>
      </w:r>
      <w:r w:rsidRPr="006973A8">
        <w:rPr>
          <w:rFonts w:ascii="Times New Roman" w:hAnsi="Times New Roman" w:hint="eastAsia"/>
          <w:szCs w:val="20"/>
        </w:rPr>
        <w:t>peed is [140] km/h</w:t>
      </w:r>
      <w:r w:rsidRPr="006973A8">
        <w:rPr>
          <w:rFonts w:ascii="Times New Roman" w:hAnsi="Times New Roman"/>
          <w:szCs w:val="20"/>
        </w:rPr>
        <w:t xml:space="preserve"> in all the lanes</w:t>
      </w:r>
      <w:r w:rsidRPr="006973A8">
        <w:rPr>
          <w:rFonts w:ascii="Times New Roman" w:hAnsi="Times New Roman" w:hint="eastAsia"/>
          <w:szCs w:val="20"/>
        </w:rPr>
        <w:t>.</w:t>
      </w:r>
    </w:p>
    <w:p w14:paraId="01D82F77" w14:textId="77777777" w:rsidR="006973A8" w:rsidRPr="006973A8" w:rsidRDefault="006973A8" w:rsidP="006973A8">
      <w:pPr>
        <w:ind w:left="1440" w:hanging="1440"/>
        <w:rPr>
          <w:rFonts w:ascii="Times New Roman" w:hAnsi="Times New Roman"/>
          <w:b/>
          <w:szCs w:val="20"/>
          <w:lang w:eastAsia="x-none"/>
        </w:rPr>
      </w:pPr>
    </w:p>
    <w:p w14:paraId="5DA198B5" w14:textId="77777777" w:rsidR="006973A8" w:rsidRPr="006973A8" w:rsidRDefault="006973A8" w:rsidP="006973A8">
      <w:pPr>
        <w:ind w:left="1440" w:hanging="1440"/>
        <w:rPr>
          <w:rFonts w:ascii="Times New Roman" w:hAnsi="Times New Roman"/>
          <w:b/>
          <w:szCs w:val="20"/>
          <w:lang w:eastAsia="x-none"/>
        </w:rPr>
      </w:pPr>
      <w:r w:rsidRPr="006973A8">
        <w:rPr>
          <w:rFonts w:ascii="Times New Roman" w:hAnsi="Times New Roman"/>
          <w:szCs w:val="20"/>
          <w:highlight w:val="green"/>
          <w:lang w:eastAsia="x-none"/>
        </w:rPr>
        <w:t>Agreements</w:t>
      </w:r>
      <w:r w:rsidRPr="006973A8">
        <w:rPr>
          <w:rFonts w:ascii="Times New Roman" w:hAnsi="Times New Roman"/>
          <w:b/>
          <w:szCs w:val="20"/>
          <w:lang w:eastAsia="x-none"/>
        </w:rPr>
        <w:t>:</w:t>
      </w:r>
    </w:p>
    <w:p w14:paraId="1B6C459B" w14:textId="77777777" w:rsidR="006973A8" w:rsidRPr="006973A8" w:rsidRDefault="006973A8" w:rsidP="00BC4EF6">
      <w:pPr>
        <w:numPr>
          <w:ilvl w:val="0"/>
          <w:numId w:val="176"/>
        </w:numPr>
        <w:spacing w:line="276" w:lineRule="auto"/>
        <w:contextualSpacing/>
        <w:jc w:val="both"/>
        <w:rPr>
          <w:rFonts w:ascii="Times New Roman" w:hAnsi="Times New Roman"/>
          <w:szCs w:val="20"/>
        </w:rPr>
      </w:pPr>
      <w:r w:rsidRPr="006973A8">
        <w:rPr>
          <w:rFonts w:ascii="Times New Roman" w:hAnsi="Times New Roman" w:hint="eastAsia"/>
          <w:szCs w:val="20"/>
        </w:rPr>
        <w:t>The following options are supported</w:t>
      </w:r>
      <w:r w:rsidRPr="006973A8">
        <w:rPr>
          <w:rFonts w:ascii="Times New Roman" w:hAnsi="Times New Roman"/>
          <w:szCs w:val="20"/>
        </w:rPr>
        <w:t xml:space="preserve"> for </w:t>
      </w:r>
      <w:r w:rsidRPr="006973A8">
        <w:rPr>
          <w:rFonts w:ascii="Times New Roman" w:hAnsi="Times New Roman" w:hint="eastAsia"/>
          <w:szCs w:val="20"/>
        </w:rPr>
        <w:t>urban case:</w:t>
      </w:r>
    </w:p>
    <w:p w14:paraId="23B6FA5E" w14:textId="77777777" w:rsidR="006973A8" w:rsidRPr="006973A8" w:rsidRDefault="006973A8" w:rsidP="00BC4EF6">
      <w:pPr>
        <w:numPr>
          <w:ilvl w:val="1"/>
          <w:numId w:val="176"/>
        </w:numPr>
        <w:spacing w:line="276" w:lineRule="auto"/>
        <w:contextualSpacing/>
        <w:jc w:val="both"/>
        <w:rPr>
          <w:rFonts w:ascii="Times New Roman" w:hAnsi="Times New Roman"/>
          <w:szCs w:val="20"/>
        </w:rPr>
      </w:pPr>
      <w:r w:rsidRPr="006973A8">
        <w:rPr>
          <w:rFonts w:ascii="Times New Roman" w:hAnsi="Times New Roman" w:hint="eastAsia"/>
          <w:szCs w:val="20"/>
        </w:rPr>
        <w:t>Option A</w:t>
      </w:r>
    </w:p>
    <w:p w14:paraId="3DAF9E52" w14:textId="77777777" w:rsidR="006973A8" w:rsidRPr="006973A8" w:rsidRDefault="006973A8" w:rsidP="00BC4EF6">
      <w:pPr>
        <w:numPr>
          <w:ilvl w:val="2"/>
          <w:numId w:val="176"/>
        </w:numPr>
        <w:spacing w:line="276" w:lineRule="auto"/>
        <w:contextualSpacing/>
        <w:jc w:val="both"/>
        <w:rPr>
          <w:rFonts w:ascii="Times New Roman" w:hAnsi="Times New Roman"/>
          <w:szCs w:val="20"/>
        </w:rPr>
      </w:pPr>
      <w:r w:rsidRPr="006973A8">
        <w:rPr>
          <w:rFonts w:ascii="Times New Roman" w:hAnsi="Times New Roman" w:hint="eastAsia"/>
          <w:szCs w:val="20"/>
        </w:rPr>
        <w:t xml:space="preserve">Homogeneous vehicle types: 100% vehicle type </w:t>
      </w:r>
      <w:r w:rsidRPr="006973A8">
        <w:rPr>
          <w:rFonts w:ascii="Times New Roman" w:hAnsi="Times New Roman"/>
          <w:szCs w:val="20"/>
        </w:rPr>
        <w:t>2</w:t>
      </w:r>
    </w:p>
    <w:p w14:paraId="15599625" w14:textId="77777777" w:rsidR="006973A8" w:rsidRPr="006973A8" w:rsidRDefault="006973A8" w:rsidP="00BC4EF6">
      <w:pPr>
        <w:numPr>
          <w:ilvl w:val="2"/>
          <w:numId w:val="176"/>
        </w:numPr>
        <w:spacing w:line="276" w:lineRule="auto"/>
        <w:contextualSpacing/>
        <w:jc w:val="both"/>
        <w:rPr>
          <w:rFonts w:ascii="Times New Roman" w:hAnsi="Times New Roman"/>
          <w:szCs w:val="20"/>
        </w:rPr>
      </w:pPr>
      <w:r w:rsidRPr="006973A8">
        <w:rPr>
          <w:rFonts w:ascii="Times New Roman" w:hAnsi="Times New Roman" w:hint="eastAsia"/>
          <w:szCs w:val="20"/>
        </w:rPr>
        <w:t>Non-clustered dropping</w:t>
      </w:r>
    </w:p>
    <w:p w14:paraId="28E1C190" w14:textId="77777777" w:rsidR="006973A8" w:rsidRPr="006973A8" w:rsidRDefault="006973A8" w:rsidP="00BC4EF6">
      <w:pPr>
        <w:numPr>
          <w:ilvl w:val="2"/>
          <w:numId w:val="176"/>
        </w:numPr>
        <w:spacing w:line="276" w:lineRule="auto"/>
        <w:contextualSpacing/>
        <w:jc w:val="both"/>
        <w:rPr>
          <w:rFonts w:ascii="Times New Roman" w:hAnsi="Times New Roman"/>
          <w:szCs w:val="20"/>
        </w:rPr>
      </w:pPr>
      <w:r w:rsidRPr="006973A8">
        <w:rPr>
          <w:rFonts w:ascii="Times New Roman" w:hAnsi="Times New Roman" w:hint="eastAsia"/>
          <w:szCs w:val="20"/>
        </w:rPr>
        <w:t xml:space="preserve">Same vehicle density in all the </w:t>
      </w:r>
      <w:r w:rsidRPr="006973A8">
        <w:rPr>
          <w:rFonts w:ascii="Times New Roman" w:hAnsi="Times New Roman"/>
          <w:szCs w:val="20"/>
        </w:rPr>
        <w:t>directions</w:t>
      </w:r>
      <w:r w:rsidRPr="006973A8">
        <w:rPr>
          <w:rFonts w:ascii="Times New Roman" w:hAnsi="Times New Roman" w:hint="eastAsia"/>
          <w:szCs w:val="20"/>
        </w:rPr>
        <w:t xml:space="preserve">: </w:t>
      </w:r>
      <w:r w:rsidRPr="006973A8">
        <w:rPr>
          <w:rFonts w:ascii="Times New Roman" w:hAnsi="Times New Roman"/>
          <w:szCs w:val="20"/>
        </w:rPr>
        <w:t>S</w:t>
      </w:r>
      <w:r w:rsidRPr="006973A8">
        <w:rPr>
          <w:rFonts w:ascii="Times New Roman" w:hAnsi="Times New Roman" w:hint="eastAsia"/>
          <w:szCs w:val="20"/>
        </w:rPr>
        <w:t>peed is [60</w:t>
      </w:r>
      <w:r w:rsidRPr="006973A8">
        <w:rPr>
          <w:rFonts w:ascii="Times New Roman" w:hAnsi="Times New Roman"/>
          <w:szCs w:val="20"/>
        </w:rPr>
        <w:t xml:space="preserve"> and/or 15</w:t>
      </w:r>
      <w:r w:rsidRPr="006973A8">
        <w:rPr>
          <w:rFonts w:ascii="Times New Roman" w:hAnsi="Times New Roman" w:hint="eastAsia"/>
          <w:szCs w:val="20"/>
        </w:rPr>
        <w:t>] km/h</w:t>
      </w:r>
      <w:r w:rsidRPr="006973A8">
        <w:rPr>
          <w:rFonts w:ascii="Times New Roman" w:hAnsi="Times New Roman"/>
          <w:szCs w:val="20"/>
        </w:rPr>
        <w:t xml:space="preserve"> in all the lanes</w:t>
      </w:r>
      <w:r w:rsidRPr="006973A8">
        <w:rPr>
          <w:rFonts w:ascii="Times New Roman" w:hAnsi="Times New Roman" w:hint="eastAsia"/>
          <w:szCs w:val="20"/>
        </w:rPr>
        <w:t>.</w:t>
      </w:r>
    </w:p>
    <w:p w14:paraId="77CB8D06" w14:textId="77777777" w:rsidR="006973A8" w:rsidRPr="006973A8" w:rsidRDefault="006973A8" w:rsidP="00BC4EF6">
      <w:pPr>
        <w:numPr>
          <w:ilvl w:val="2"/>
          <w:numId w:val="176"/>
        </w:numPr>
        <w:spacing w:line="276" w:lineRule="auto"/>
        <w:contextualSpacing/>
        <w:jc w:val="both"/>
        <w:rPr>
          <w:rFonts w:ascii="Times New Roman" w:hAnsi="Times New Roman"/>
          <w:szCs w:val="20"/>
        </w:rPr>
      </w:pPr>
      <w:r w:rsidRPr="006973A8">
        <w:rPr>
          <w:rFonts w:ascii="Times New Roman" w:hAnsi="Times New Roman" w:hint="eastAsia"/>
          <w:color w:val="000000"/>
          <w:szCs w:val="20"/>
          <w:lang w:val="x-none"/>
        </w:rPr>
        <w:t>In the intersection, a UE goes straight, turns left, turns right with the probability of 0.5, 0.25, 0.25, respectively.</w:t>
      </w:r>
    </w:p>
    <w:p w14:paraId="56EE059B" w14:textId="77777777" w:rsidR="006973A8" w:rsidRPr="006973A8" w:rsidRDefault="006973A8" w:rsidP="00BC4EF6">
      <w:pPr>
        <w:numPr>
          <w:ilvl w:val="1"/>
          <w:numId w:val="176"/>
        </w:numPr>
        <w:spacing w:line="276" w:lineRule="auto"/>
        <w:contextualSpacing/>
        <w:jc w:val="both"/>
        <w:rPr>
          <w:rFonts w:ascii="Times New Roman" w:hAnsi="Times New Roman"/>
          <w:szCs w:val="20"/>
        </w:rPr>
      </w:pPr>
      <w:r w:rsidRPr="006973A8">
        <w:rPr>
          <w:rFonts w:ascii="Times New Roman" w:hAnsi="Times New Roman" w:hint="eastAsia"/>
          <w:szCs w:val="20"/>
        </w:rPr>
        <w:t xml:space="preserve">Option </w:t>
      </w:r>
      <w:r w:rsidRPr="006973A8">
        <w:rPr>
          <w:rFonts w:ascii="Times New Roman" w:hAnsi="Times New Roman"/>
          <w:szCs w:val="20"/>
        </w:rPr>
        <w:t>B</w:t>
      </w:r>
    </w:p>
    <w:p w14:paraId="0459F0D7" w14:textId="77777777" w:rsidR="006973A8" w:rsidRPr="006973A8" w:rsidRDefault="006973A8" w:rsidP="00BC4EF6">
      <w:pPr>
        <w:numPr>
          <w:ilvl w:val="2"/>
          <w:numId w:val="176"/>
        </w:numPr>
        <w:spacing w:line="276" w:lineRule="auto"/>
        <w:contextualSpacing/>
        <w:jc w:val="both"/>
        <w:rPr>
          <w:rFonts w:ascii="Times New Roman" w:hAnsi="Times New Roman"/>
          <w:szCs w:val="20"/>
        </w:rPr>
      </w:pPr>
      <w:r w:rsidRPr="006973A8">
        <w:rPr>
          <w:rFonts w:ascii="Times New Roman" w:hAnsi="Times New Roman" w:hint="eastAsia"/>
          <w:szCs w:val="20"/>
        </w:rPr>
        <w:t>Heterogeneous vehicle types: [</w:t>
      </w:r>
      <w:r w:rsidRPr="006973A8">
        <w:rPr>
          <w:rFonts w:ascii="Times New Roman" w:hAnsi="Times New Roman"/>
          <w:szCs w:val="20"/>
        </w:rPr>
        <w:t>2</w:t>
      </w:r>
      <w:r w:rsidRPr="006973A8">
        <w:rPr>
          <w:rFonts w:ascii="Times New Roman" w:hAnsi="Times New Roman" w:hint="eastAsia"/>
          <w:szCs w:val="20"/>
        </w:rPr>
        <w:t>0]%, [</w:t>
      </w:r>
      <w:r w:rsidRPr="006973A8">
        <w:rPr>
          <w:rFonts w:ascii="Times New Roman" w:hAnsi="Times New Roman"/>
          <w:szCs w:val="20"/>
        </w:rPr>
        <w:t>6</w:t>
      </w:r>
      <w:r w:rsidRPr="006973A8">
        <w:rPr>
          <w:rFonts w:ascii="Times New Roman" w:hAnsi="Times New Roman" w:hint="eastAsia"/>
          <w:szCs w:val="20"/>
        </w:rPr>
        <w:t>0]%, [20]% for vehicles types 1, 2, 3, respectively</w:t>
      </w:r>
    </w:p>
    <w:p w14:paraId="0979204E" w14:textId="77777777" w:rsidR="006973A8" w:rsidRPr="006973A8" w:rsidRDefault="006973A8" w:rsidP="00BC4EF6">
      <w:pPr>
        <w:numPr>
          <w:ilvl w:val="2"/>
          <w:numId w:val="176"/>
        </w:numPr>
        <w:spacing w:line="276" w:lineRule="auto"/>
        <w:contextualSpacing/>
        <w:jc w:val="both"/>
        <w:rPr>
          <w:rFonts w:ascii="Times New Roman" w:hAnsi="Times New Roman"/>
          <w:szCs w:val="20"/>
        </w:rPr>
      </w:pPr>
      <w:r w:rsidRPr="006973A8">
        <w:rPr>
          <w:rFonts w:ascii="Times New Roman" w:hAnsi="Times New Roman" w:hint="eastAsia"/>
          <w:szCs w:val="20"/>
        </w:rPr>
        <w:t>Non-clustered dropping</w:t>
      </w:r>
    </w:p>
    <w:p w14:paraId="06D90CA8" w14:textId="77777777" w:rsidR="006973A8" w:rsidRPr="006973A8" w:rsidRDefault="006973A8" w:rsidP="00BC4EF6">
      <w:pPr>
        <w:numPr>
          <w:ilvl w:val="2"/>
          <w:numId w:val="176"/>
        </w:numPr>
        <w:spacing w:line="276" w:lineRule="auto"/>
        <w:contextualSpacing/>
        <w:jc w:val="both"/>
        <w:rPr>
          <w:rFonts w:ascii="Times New Roman" w:hAnsi="Times New Roman"/>
          <w:szCs w:val="20"/>
        </w:rPr>
      </w:pPr>
      <w:r w:rsidRPr="006973A8">
        <w:rPr>
          <w:rFonts w:ascii="Times New Roman" w:hAnsi="Times New Roman" w:hint="eastAsia"/>
          <w:szCs w:val="20"/>
        </w:rPr>
        <w:t xml:space="preserve">Different vehicle density </w:t>
      </w:r>
      <w:r w:rsidRPr="006973A8">
        <w:rPr>
          <w:rFonts w:ascii="Times New Roman" w:hAnsi="Times New Roman"/>
          <w:szCs w:val="20"/>
        </w:rPr>
        <w:t xml:space="preserve">in different directions: </w:t>
      </w:r>
    </w:p>
    <w:p w14:paraId="4FC744F9" w14:textId="77777777" w:rsidR="006973A8" w:rsidRPr="006973A8" w:rsidRDefault="006973A8" w:rsidP="00BC4EF6">
      <w:pPr>
        <w:numPr>
          <w:ilvl w:val="3"/>
          <w:numId w:val="176"/>
        </w:numPr>
        <w:spacing w:line="276" w:lineRule="auto"/>
        <w:contextualSpacing/>
        <w:jc w:val="both"/>
        <w:rPr>
          <w:rFonts w:ascii="Times New Roman" w:hAnsi="Times New Roman"/>
          <w:szCs w:val="20"/>
        </w:rPr>
      </w:pPr>
      <w:r w:rsidRPr="006973A8">
        <w:rPr>
          <w:rFonts w:ascii="Times New Roman" w:hAnsi="Times New Roman" w:hint="eastAsia"/>
          <w:szCs w:val="20"/>
        </w:rPr>
        <w:t xml:space="preserve">In the </w:t>
      </w:r>
      <w:r w:rsidRPr="006973A8">
        <w:rPr>
          <w:rFonts w:ascii="Times New Roman" w:hAnsi="Times New Roman"/>
          <w:szCs w:val="20"/>
        </w:rPr>
        <w:t>East-West</w:t>
      </w:r>
      <w:r w:rsidRPr="006973A8">
        <w:rPr>
          <w:rFonts w:ascii="Times New Roman" w:hAnsi="Times New Roman" w:hint="eastAsia"/>
          <w:szCs w:val="20"/>
        </w:rPr>
        <w:t xml:space="preserve"> direction:</w:t>
      </w:r>
    </w:p>
    <w:p w14:paraId="2AADEA49" w14:textId="77777777" w:rsidR="006973A8" w:rsidRPr="006973A8" w:rsidRDefault="006973A8" w:rsidP="00BC4EF6">
      <w:pPr>
        <w:numPr>
          <w:ilvl w:val="4"/>
          <w:numId w:val="176"/>
        </w:numPr>
        <w:spacing w:line="276" w:lineRule="auto"/>
        <w:contextualSpacing/>
        <w:jc w:val="both"/>
        <w:rPr>
          <w:rFonts w:ascii="Times New Roman" w:hAnsi="Times New Roman"/>
          <w:szCs w:val="20"/>
        </w:rPr>
      </w:pPr>
      <w:r w:rsidRPr="006973A8">
        <w:rPr>
          <w:rFonts w:ascii="Times New Roman" w:hAnsi="Times New Roman"/>
          <w:szCs w:val="20"/>
        </w:rPr>
        <w:t>Speed in Lane 1: 60km/h</w:t>
      </w:r>
    </w:p>
    <w:p w14:paraId="6D01C696" w14:textId="77777777" w:rsidR="006973A8" w:rsidRPr="006973A8" w:rsidRDefault="006973A8" w:rsidP="00BC4EF6">
      <w:pPr>
        <w:numPr>
          <w:ilvl w:val="4"/>
          <w:numId w:val="176"/>
        </w:numPr>
        <w:spacing w:line="276" w:lineRule="auto"/>
        <w:contextualSpacing/>
        <w:jc w:val="both"/>
        <w:rPr>
          <w:rFonts w:ascii="Times New Roman" w:hAnsi="Times New Roman"/>
          <w:szCs w:val="20"/>
        </w:rPr>
      </w:pPr>
      <w:r w:rsidRPr="006973A8">
        <w:rPr>
          <w:rFonts w:ascii="Times New Roman" w:hAnsi="Times New Roman"/>
          <w:szCs w:val="20"/>
        </w:rPr>
        <w:t>Speed in Lane 2: 50km/h</w:t>
      </w:r>
      <w:r w:rsidRPr="006973A8" w:rsidDel="004C2AF0">
        <w:rPr>
          <w:rFonts w:ascii="Times New Roman" w:hAnsi="Times New Roman" w:hint="eastAsia"/>
          <w:szCs w:val="20"/>
        </w:rPr>
        <w:t xml:space="preserve"> </w:t>
      </w:r>
    </w:p>
    <w:p w14:paraId="782C610C" w14:textId="77777777" w:rsidR="006973A8" w:rsidRPr="006973A8" w:rsidRDefault="006973A8" w:rsidP="00BC4EF6">
      <w:pPr>
        <w:numPr>
          <w:ilvl w:val="4"/>
          <w:numId w:val="176"/>
        </w:numPr>
        <w:spacing w:line="276" w:lineRule="auto"/>
        <w:contextualSpacing/>
        <w:jc w:val="both"/>
        <w:rPr>
          <w:rFonts w:ascii="Times New Roman" w:hAnsi="Times New Roman"/>
          <w:szCs w:val="20"/>
        </w:rPr>
      </w:pPr>
      <w:r w:rsidRPr="006973A8">
        <w:rPr>
          <w:rFonts w:ascii="Times New Roman" w:hAnsi="Times New Roman"/>
          <w:szCs w:val="20"/>
        </w:rPr>
        <w:t>Speed in Lane 3: 25km/h</w:t>
      </w:r>
      <w:r w:rsidRPr="006973A8" w:rsidDel="004C2AF0">
        <w:rPr>
          <w:rFonts w:ascii="Times New Roman" w:hAnsi="Times New Roman" w:hint="eastAsia"/>
          <w:szCs w:val="20"/>
        </w:rPr>
        <w:t xml:space="preserve"> </w:t>
      </w:r>
    </w:p>
    <w:p w14:paraId="5994139A" w14:textId="77777777" w:rsidR="006973A8" w:rsidRPr="006973A8" w:rsidRDefault="006973A8" w:rsidP="00BC4EF6">
      <w:pPr>
        <w:numPr>
          <w:ilvl w:val="4"/>
          <w:numId w:val="176"/>
        </w:numPr>
        <w:spacing w:line="276" w:lineRule="auto"/>
        <w:contextualSpacing/>
        <w:jc w:val="both"/>
        <w:rPr>
          <w:rFonts w:ascii="Times New Roman" w:hAnsi="Times New Roman"/>
          <w:szCs w:val="20"/>
        </w:rPr>
      </w:pPr>
      <w:r w:rsidRPr="006973A8">
        <w:rPr>
          <w:rFonts w:ascii="Times New Roman" w:hAnsi="Times New Roman"/>
          <w:szCs w:val="20"/>
        </w:rPr>
        <w:t>Speed in Lane 4: 15km/h</w:t>
      </w:r>
    </w:p>
    <w:p w14:paraId="20C0D9BB" w14:textId="77777777" w:rsidR="006973A8" w:rsidRPr="006973A8" w:rsidRDefault="006973A8" w:rsidP="00BC4EF6">
      <w:pPr>
        <w:numPr>
          <w:ilvl w:val="3"/>
          <w:numId w:val="176"/>
        </w:numPr>
        <w:spacing w:line="276" w:lineRule="auto"/>
        <w:contextualSpacing/>
        <w:jc w:val="both"/>
        <w:rPr>
          <w:rFonts w:ascii="Times New Roman" w:hAnsi="Times New Roman"/>
          <w:szCs w:val="20"/>
        </w:rPr>
      </w:pPr>
      <w:r w:rsidRPr="006973A8">
        <w:rPr>
          <w:rFonts w:ascii="Times New Roman" w:hAnsi="Times New Roman"/>
          <w:szCs w:val="20"/>
        </w:rPr>
        <w:t>In the North-South direction:</w:t>
      </w:r>
    </w:p>
    <w:p w14:paraId="216DAC28" w14:textId="77777777" w:rsidR="006973A8" w:rsidRPr="006973A8" w:rsidRDefault="006973A8" w:rsidP="00BC4EF6">
      <w:pPr>
        <w:numPr>
          <w:ilvl w:val="4"/>
          <w:numId w:val="176"/>
        </w:numPr>
        <w:spacing w:line="276" w:lineRule="auto"/>
        <w:contextualSpacing/>
        <w:jc w:val="both"/>
        <w:rPr>
          <w:rFonts w:ascii="Times New Roman" w:hAnsi="Times New Roman"/>
          <w:szCs w:val="20"/>
        </w:rPr>
      </w:pPr>
      <w:r w:rsidRPr="006973A8">
        <w:rPr>
          <w:rFonts w:ascii="Times New Roman" w:hAnsi="Times New Roman"/>
          <w:szCs w:val="20"/>
        </w:rPr>
        <w:t>0 km/h in all the lanes.</w:t>
      </w:r>
    </w:p>
    <w:p w14:paraId="0772507A" w14:textId="77777777" w:rsidR="006973A8" w:rsidRPr="006973A8" w:rsidRDefault="006973A8" w:rsidP="00BC4EF6">
      <w:pPr>
        <w:numPr>
          <w:ilvl w:val="2"/>
          <w:numId w:val="176"/>
        </w:numPr>
        <w:spacing w:line="276" w:lineRule="auto"/>
        <w:contextualSpacing/>
        <w:jc w:val="both"/>
        <w:rPr>
          <w:rFonts w:ascii="Times New Roman" w:hAnsi="Times New Roman"/>
          <w:szCs w:val="20"/>
        </w:rPr>
      </w:pPr>
      <w:r w:rsidRPr="006973A8">
        <w:rPr>
          <w:rFonts w:ascii="Times New Roman" w:hAnsi="Times New Roman"/>
          <w:szCs w:val="20"/>
        </w:rPr>
        <w:t xml:space="preserve">FFS how to handle the </w:t>
      </w:r>
      <w:r w:rsidRPr="006973A8">
        <w:rPr>
          <w:rFonts w:ascii="Times New Roman" w:hAnsi="Times New Roman" w:hint="eastAsia"/>
          <w:szCs w:val="20"/>
        </w:rPr>
        <w:t xml:space="preserve">vehicle dropping and </w:t>
      </w:r>
      <w:r w:rsidRPr="006973A8">
        <w:rPr>
          <w:rFonts w:ascii="Times New Roman" w:hAnsi="Times New Roman"/>
          <w:szCs w:val="20"/>
        </w:rPr>
        <w:t>direction change at the intersection.</w:t>
      </w:r>
    </w:p>
    <w:p w14:paraId="478618E9" w14:textId="77777777" w:rsidR="006973A8" w:rsidRPr="006973A8" w:rsidRDefault="006973A8" w:rsidP="00BC4EF6">
      <w:pPr>
        <w:numPr>
          <w:ilvl w:val="2"/>
          <w:numId w:val="176"/>
        </w:numPr>
        <w:spacing w:line="276" w:lineRule="auto"/>
        <w:contextualSpacing/>
        <w:jc w:val="both"/>
        <w:rPr>
          <w:rFonts w:ascii="Times New Roman" w:hAnsi="Times New Roman"/>
          <w:szCs w:val="20"/>
        </w:rPr>
      </w:pPr>
      <w:r w:rsidRPr="006973A8">
        <w:rPr>
          <w:rFonts w:ascii="Times New Roman" w:hAnsi="Times New Roman"/>
          <w:szCs w:val="20"/>
        </w:rPr>
        <w:t>FFS whether to consider a reduced layout (e.g., covering a single intersection)</w:t>
      </w:r>
    </w:p>
    <w:p w14:paraId="3025F9AE" w14:textId="77777777" w:rsidR="004C2EE1" w:rsidRDefault="004C2EE1" w:rsidP="006973A8">
      <w:pPr>
        <w:ind w:left="1440" w:hanging="1440"/>
        <w:rPr>
          <w:rFonts w:ascii="Times New Roman" w:hAnsi="Times New Roman"/>
          <w:szCs w:val="20"/>
          <w:highlight w:val="green"/>
          <w:lang w:eastAsia="x-none"/>
        </w:rPr>
      </w:pPr>
    </w:p>
    <w:p w14:paraId="7E766C25" w14:textId="7EF8F6EE" w:rsidR="006973A8" w:rsidRPr="006973A8" w:rsidRDefault="006973A8" w:rsidP="006973A8">
      <w:pPr>
        <w:ind w:left="1440" w:hanging="1440"/>
        <w:rPr>
          <w:rFonts w:ascii="Times New Roman" w:hAnsi="Times New Roman"/>
          <w:b/>
          <w:szCs w:val="20"/>
          <w:lang w:eastAsia="x-none"/>
        </w:rPr>
      </w:pPr>
      <w:r w:rsidRPr="006973A8">
        <w:rPr>
          <w:rFonts w:ascii="Times New Roman" w:hAnsi="Times New Roman"/>
          <w:szCs w:val="20"/>
          <w:highlight w:val="green"/>
          <w:lang w:eastAsia="x-none"/>
        </w:rPr>
        <w:t>Agreements</w:t>
      </w:r>
      <w:r w:rsidRPr="006973A8">
        <w:rPr>
          <w:rFonts w:ascii="Times New Roman" w:hAnsi="Times New Roman"/>
          <w:b/>
          <w:szCs w:val="20"/>
          <w:lang w:eastAsia="x-none"/>
        </w:rPr>
        <w:t>:</w:t>
      </w:r>
    </w:p>
    <w:p w14:paraId="201FCEEA" w14:textId="77777777" w:rsidR="006973A8" w:rsidRPr="006973A8" w:rsidRDefault="006973A8" w:rsidP="00BC4EF6">
      <w:pPr>
        <w:pStyle w:val="ListParagraph"/>
        <w:numPr>
          <w:ilvl w:val="0"/>
          <w:numId w:val="180"/>
        </w:numPr>
        <w:rPr>
          <w:lang w:eastAsia="zh-CN"/>
        </w:rPr>
      </w:pPr>
      <w:r w:rsidRPr="006973A8">
        <w:t>Adopt</w:t>
      </w:r>
      <w:r w:rsidRPr="006973A8">
        <w:rPr>
          <w:rFonts w:hint="eastAsia"/>
        </w:rPr>
        <w:t xml:space="preserve"> </w:t>
      </w:r>
      <w:r w:rsidRPr="006973A8">
        <w:t>the following metric for persistent collision</w:t>
      </w:r>
    </w:p>
    <w:p w14:paraId="7F51AA11" w14:textId="77777777" w:rsidR="006973A8" w:rsidRPr="006973A8" w:rsidRDefault="006973A8" w:rsidP="00BC4EF6">
      <w:pPr>
        <w:pStyle w:val="ListParagraph"/>
        <w:numPr>
          <w:ilvl w:val="1"/>
          <w:numId w:val="180"/>
        </w:numPr>
      </w:pPr>
      <w:r w:rsidRPr="006973A8">
        <w:t>Packet Inter-Reception (PIR)</w:t>
      </w:r>
    </w:p>
    <w:p w14:paraId="7AF63DD1" w14:textId="77777777" w:rsidR="006973A8" w:rsidRPr="006973A8" w:rsidRDefault="006973A8" w:rsidP="00BC4EF6">
      <w:pPr>
        <w:pStyle w:val="ListParagraph"/>
        <w:numPr>
          <w:ilvl w:val="2"/>
          <w:numId w:val="180"/>
        </w:numPr>
      </w:pPr>
      <w:r w:rsidRPr="006973A8">
        <w:t xml:space="preserve">Time elapsed between two successive successful receptions of two different packets transmitted from node A to node B for the same application. </w:t>
      </w:r>
    </w:p>
    <w:p w14:paraId="53AE6DA4" w14:textId="77777777" w:rsidR="006973A8" w:rsidRPr="006973A8" w:rsidRDefault="006973A8" w:rsidP="00BC4EF6">
      <w:pPr>
        <w:pStyle w:val="ListParagraph"/>
        <w:numPr>
          <w:ilvl w:val="3"/>
          <w:numId w:val="180"/>
        </w:numPr>
      </w:pPr>
      <w:r w:rsidRPr="006973A8">
        <w:t>FFS how to collect results of PIR</w:t>
      </w:r>
    </w:p>
    <w:p w14:paraId="65B10A03" w14:textId="77777777" w:rsidR="006973A8" w:rsidRPr="006973A8" w:rsidRDefault="006973A8" w:rsidP="006973A8">
      <w:pPr>
        <w:ind w:left="1440" w:hanging="1440"/>
        <w:rPr>
          <w:rFonts w:ascii="Times New Roman" w:hAnsi="Times New Roman"/>
          <w:b/>
          <w:szCs w:val="20"/>
          <w:lang w:eastAsia="x-none"/>
        </w:rPr>
      </w:pPr>
    </w:p>
    <w:p w14:paraId="53DA0256" w14:textId="77777777" w:rsidR="006973A8" w:rsidRPr="006973A8" w:rsidRDefault="006973A8" w:rsidP="006973A8">
      <w:pPr>
        <w:ind w:left="1440" w:hanging="1440"/>
        <w:rPr>
          <w:rFonts w:ascii="Times New Roman" w:hAnsi="Times New Roman"/>
          <w:b/>
          <w:szCs w:val="20"/>
          <w:lang w:eastAsia="x-none"/>
        </w:rPr>
      </w:pPr>
      <w:r w:rsidRPr="006973A8">
        <w:rPr>
          <w:rFonts w:ascii="Times New Roman" w:hAnsi="Times New Roman"/>
          <w:szCs w:val="20"/>
          <w:highlight w:val="green"/>
          <w:lang w:eastAsia="x-none"/>
        </w:rPr>
        <w:t>Agreements</w:t>
      </w:r>
      <w:r w:rsidRPr="006973A8">
        <w:rPr>
          <w:rFonts w:ascii="Times New Roman" w:hAnsi="Times New Roman"/>
          <w:b/>
          <w:szCs w:val="20"/>
          <w:lang w:eastAsia="x-none"/>
        </w:rPr>
        <w:t>:</w:t>
      </w:r>
    </w:p>
    <w:p w14:paraId="6D9870A3" w14:textId="77777777" w:rsidR="006973A8" w:rsidRPr="006973A8" w:rsidRDefault="006973A8" w:rsidP="00BC4EF6">
      <w:pPr>
        <w:widowControl w:val="0"/>
        <w:numPr>
          <w:ilvl w:val="0"/>
          <w:numId w:val="177"/>
        </w:numPr>
        <w:autoSpaceDE w:val="0"/>
        <w:autoSpaceDN w:val="0"/>
        <w:spacing w:line="360" w:lineRule="auto"/>
        <w:jc w:val="both"/>
        <w:rPr>
          <w:rFonts w:ascii="Times New Roman" w:hAnsi="Times New Roman"/>
          <w:szCs w:val="20"/>
          <w:lang w:eastAsia="zh-CN"/>
        </w:rPr>
      </w:pPr>
      <w:r w:rsidRPr="006973A8">
        <w:rPr>
          <w:rFonts w:ascii="Times New Roman" w:hAnsi="Times New Roman"/>
          <w:szCs w:val="20"/>
        </w:rPr>
        <w:t xml:space="preserve">“Alt. 2” (agreed in [85-15] and RAN1#86) </w:t>
      </w:r>
      <w:r w:rsidRPr="006973A8">
        <w:rPr>
          <w:rFonts w:ascii="Times New Roman" w:hAnsi="Times New Roman" w:hint="eastAsia"/>
          <w:szCs w:val="20"/>
        </w:rPr>
        <w:t xml:space="preserve">is supported and </w:t>
      </w:r>
      <w:r w:rsidRPr="006973A8">
        <w:rPr>
          <w:rFonts w:ascii="Times New Roman" w:hAnsi="Times New Roman"/>
          <w:szCs w:val="20"/>
        </w:rPr>
        <w:t>can be used as performance metric</w:t>
      </w:r>
      <w:r w:rsidRPr="006973A8">
        <w:rPr>
          <w:rFonts w:ascii="Times New Roman" w:hAnsi="Times New Roman" w:hint="eastAsia"/>
          <w:szCs w:val="20"/>
        </w:rPr>
        <w:t xml:space="preserve"> in scenarios such as multicast/unicast or to see the performance of links in a certain condition (e.g., links blocked by a building). When used, the company needs to clarify how the intended set of receivers is determined and what the motivation is</w:t>
      </w:r>
      <w:r w:rsidRPr="006973A8">
        <w:rPr>
          <w:rFonts w:ascii="Times New Roman" w:hAnsi="Times New Roman"/>
          <w:szCs w:val="20"/>
        </w:rPr>
        <w:t>.</w:t>
      </w:r>
    </w:p>
    <w:p w14:paraId="0C25FD6D" w14:textId="77777777" w:rsidR="006973A8" w:rsidRPr="006973A8" w:rsidRDefault="006973A8" w:rsidP="00BC4EF6">
      <w:pPr>
        <w:widowControl w:val="0"/>
        <w:numPr>
          <w:ilvl w:val="1"/>
          <w:numId w:val="177"/>
        </w:numPr>
        <w:autoSpaceDE w:val="0"/>
        <w:autoSpaceDN w:val="0"/>
        <w:spacing w:line="360" w:lineRule="auto"/>
        <w:jc w:val="both"/>
        <w:rPr>
          <w:rFonts w:ascii="Times New Roman" w:hAnsi="Times New Roman"/>
          <w:szCs w:val="20"/>
          <w:lang w:eastAsia="zh-CN"/>
        </w:rPr>
      </w:pPr>
      <w:r w:rsidRPr="006973A8">
        <w:rPr>
          <w:rFonts w:ascii="Times New Roman" w:hAnsi="Times New Roman"/>
          <w:szCs w:val="20"/>
          <w:lang w:eastAsia="zh-CN"/>
        </w:rPr>
        <w:t>i.e., Alt. 2: (1-Y) is the packet reception ratio calculated on a subset of UEs:</w:t>
      </w:r>
    </w:p>
    <w:p w14:paraId="2877FAC4" w14:textId="77777777" w:rsidR="006973A8" w:rsidRPr="006973A8" w:rsidRDefault="006973A8" w:rsidP="00BC4EF6">
      <w:pPr>
        <w:widowControl w:val="0"/>
        <w:numPr>
          <w:ilvl w:val="2"/>
          <w:numId w:val="177"/>
        </w:numPr>
        <w:autoSpaceDE w:val="0"/>
        <w:autoSpaceDN w:val="0"/>
        <w:spacing w:line="360" w:lineRule="auto"/>
        <w:jc w:val="both"/>
        <w:rPr>
          <w:rFonts w:ascii="Times New Roman" w:hAnsi="Times New Roman"/>
          <w:szCs w:val="20"/>
          <w:lang w:eastAsia="zh-CN"/>
        </w:rPr>
      </w:pPr>
      <w:r w:rsidRPr="006973A8">
        <w:rPr>
          <w:rFonts w:ascii="Times New Roman" w:hAnsi="Times New Roman"/>
          <w:szCs w:val="20"/>
          <w:lang w:eastAsia="zh-CN"/>
        </w:rPr>
        <w:t xml:space="preserve">For one Tx packet, 1-Y is calculated by S/Z, where Z is the number of UEs in the intended set of receivers, and S is the number of UE with successful reception among Z. </w:t>
      </w:r>
    </w:p>
    <w:p w14:paraId="1DDC0593" w14:textId="77777777" w:rsidR="006973A8" w:rsidRPr="006973A8" w:rsidRDefault="006973A8" w:rsidP="00BC4EF6">
      <w:pPr>
        <w:widowControl w:val="0"/>
        <w:numPr>
          <w:ilvl w:val="3"/>
          <w:numId w:val="177"/>
        </w:numPr>
        <w:autoSpaceDE w:val="0"/>
        <w:autoSpaceDN w:val="0"/>
        <w:spacing w:line="360" w:lineRule="auto"/>
        <w:jc w:val="both"/>
        <w:rPr>
          <w:rFonts w:ascii="Times New Roman" w:hAnsi="Times New Roman"/>
          <w:szCs w:val="20"/>
          <w:lang w:eastAsia="zh-CN"/>
        </w:rPr>
      </w:pPr>
      <w:r w:rsidRPr="006973A8">
        <w:rPr>
          <w:rFonts w:ascii="Times New Roman" w:hAnsi="Times New Roman"/>
          <w:szCs w:val="20"/>
          <w:lang w:eastAsia="zh-CN"/>
        </w:rPr>
        <w:lastRenderedPageBreak/>
        <w:t>Unicast is the special case where Z includes a single UE, where the PRR is average of packets of the unicast link</w:t>
      </w:r>
    </w:p>
    <w:p w14:paraId="2056BE81" w14:textId="77777777" w:rsidR="004C2EE1" w:rsidRDefault="004C2EE1" w:rsidP="006973A8">
      <w:pPr>
        <w:ind w:left="720" w:hanging="720"/>
        <w:rPr>
          <w:rFonts w:ascii="Times New Roman" w:hAnsi="Times New Roman"/>
          <w:szCs w:val="20"/>
          <w:highlight w:val="green"/>
          <w:lang w:eastAsia="x-none"/>
        </w:rPr>
      </w:pPr>
    </w:p>
    <w:p w14:paraId="1CCEA01C" w14:textId="4FB9A75F" w:rsidR="006973A8" w:rsidRPr="006973A8" w:rsidRDefault="006973A8" w:rsidP="006973A8">
      <w:pPr>
        <w:ind w:left="720" w:hanging="720"/>
        <w:rPr>
          <w:rFonts w:ascii="Times New Roman" w:hAnsi="Times New Roman"/>
          <w:szCs w:val="20"/>
          <w:lang w:eastAsia="x-none"/>
        </w:rPr>
      </w:pPr>
      <w:r w:rsidRPr="006973A8">
        <w:rPr>
          <w:rFonts w:ascii="Times New Roman" w:hAnsi="Times New Roman"/>
          <w:szCs w:val="20"/>
          <w:highlight w:val="green"/>
          <w:lang w:eastAsia="x-none"/>
        </w:rPr>
        <w:t>Agreements</w:t>
      </w:r>
      <w:r w:rsidRPr="006973A8">
        <w:rPr>
          <w:rFonts w:ascii="Times New Roman" w:hAnsi="Times New Roman"/>
          <w:szCs w:val="20"/>
          <w:lang w:eastAsia="x-none"/>
        </w:rPr>
        <w:t>:</w:t>
      </w:r>
    </w:p>
    <w:p w14:paraId="3DE1257E" w14:textId="77777777" w:rsidR="006973A8" w:rsidRPr="006973A8" w:rsidRDefault="006973A8" w:rsidP="00BC4EF6">
      <w:pPr>
        <w:widowControl w:val="0"/>
        <w:numPr>
          <w:ilvl w:val="0"/>
          <w:numId w:val="178"/>
        </w:numPr>
        <w:autoSpaceDE w:val="0"/>
        <w:autoSpaceDN w:val="0"/>
        <w:spacing w:line="360" w:lineRule="auto"/>
        <w:ind w:hanging="357"/>
        <w:jc w:val="both"/>
        <w:rPr>
          <w:rFonts w:ascii="Times New Roman" w:hAnsi="Times New Roman"/>
          <w:szCs w:val="20"/>
          <w:lang w:eastAsia="zh-CN"/>
        </w:rPr>
      </w:pPr>
      <w:r w:rsidRPr="006973A8">
        <w:rPr>
          <w:rFonts w:ascii="Times New Roman" w:hAnsi="Times New Roman" w:hint="eastAsia"/>
          <w:szCs w:val="20"/>
          <w:lang w:eastAsia="x-none"/>
        </w:rPr>
        <w:t xml:space="preserve">Two options are supported as follows: </w:t>
      </w:r>
    </w:p>
    <w:p w14:paraId="01682C04" w14:textId="77777777" w:rsidR="006973A8" w:rsidRPr="006973A8" w:rsidRDefault="006973A8" w:rsidP="00BC4EF6">
      <w:pPr>
        <w:widowControl w:val="0"/>
        <w:numPr>
          <w:ilvl w:val="1"/>
          <w:numId w:val="178"/>
        </w:numPr>
        <w:autoSpaceDE w:val="0"/>
        <w:autoSpaceDN w:val="0"/>
        <w:spacing w:line="360" w:lineRule="auto"/>
        <w:ind w:hanging="357"/>
        <w:jc w:val="both"/>
        <w:rPr>
          <w:rFonts w:ascii="Times New Roman" w:hAnsi="Times New Roman"/>
          <w:szCs w:val="20"/>
          <w:lang w:eastAsia="zh-CN"/>
        </w:rPr>
      </w:pPr>
      <w:r w:rsidRPr="006973A8">
        <w:rPr>
          <w:rFonts w:ascii="Times New Roman" w:hAnsi="Times New Roman" w:hint="eastAsia"/>
          <w:szCs w:val="20"/>
          <w:lang w:eastAsia="x-none"/>
        </w:rPr>
        <w:t>Periodic traffic based on Option 1</w:t>
      </w:r>
    </w:p>
    <w:p w14:paraId="146D55BF" w14:textId="77777777" w:rsidR="006973A8" w:rsidRPr="006973A8" w:rsidRDefault="006973A8" w:rsidP="00BC4EF6">
      <w:pPr>
        <w:widowControl w:val="0"/>
        <w:numPr>
          <w:ilvl w:val="2"/>
          <w:numId w:val="178"/>
        </w:numPr>
        <w:autoSpaceDE w:val="0"/>
        <w:autoSpaceDN w:val="0"/>
        <w:spacing w:line="360" w:lineRule="auto"/>
        <w:ind w:hanging="357"/>
        <w:jc w:val="both"/>
        <w:rPr>
          <w:rFonts w:ascii="Times New Roman" w:hAnsi="Times New Roman"/>
          <w:szCs w:val="20"/>
          <w:lang w:eastAsia="zh-CN"/>
        </w:rPr>
      </w:pPr>
      <w:r w:rsidRPr="006973A8">
        <w:rPr>
          <w:rFonts w:ascii="Times New Roman" w:hAnsi="Times New Roman" w:hint="eastAsia"/>
          <w:szCs w:val="20"/>
          <w:lang w:eastAsia="x-none"/>
        </w:rPr>
        <w:t>FFS on which option(s) is(are) supported:</w:t>
      </w:r>
    </w:p>
    <w:p w14:paraId="417F2E05" w14:textId="77777777" w:rsidR="006973A8" w:rsidRPr="006973A8" w:rsidRDefault="006973A8" w:rsidP="00BC4EF6">
      <w:pPr>
        <w:widowControl w:val="0"/>
        <w:numPr>
          <w:ilvl w:val="3"/>
          <w:numId w:val="178"/>
        </w:numPr>
        <w:autoSpaceDE w:val="0"/>
        <w:autoSpaceDN w:val="0"/>
        <w:spacing w:line="360" w:lineRule="auto"/>
        <w:ind w:hanging="357"/>
        <w:jc w:val="both"/>
        <w:rPr>
          <w:rFonts w:ascii="Times New Roman" w:hAnsi="Times New Roman"/>
          <w:szCs w:val="20"/>
          <w:lang w:eastAsia="zh-CN"/>
        </w:rPr>
      </w:pPr>
      <w:r w:rsidRPr="006973A8">
        <w:rPr>
          <w:rFonts w:ascii="Times New Roman" w:hAnsi="Times New Roman" w:hint="eastAsia"/>
          <w:szCs w:val="20"/>
          <w:lang w:eastAsia="x-none"/>
        </w:rPr>
        <w:t>Message size varies in time in a deterministic manner.</w:t>
      </w:r>
    </w:p>
    <w:p w14:paraId="47154C8C" w14:textId="77777777" w:rsidR="006973A8" w:rsidRPr="006973A8" w:rsidRDefault="006973A8" w:rsidP="00BC4EF6">
      <w:pPr>
        <w:widowControl w:val="0"/>
        <w:numPr>
          <w:ilvl w:val="3"/>
          <w:numId w:val="178"/>
        </w:numPr>
        <w:autoSpaceDE w:val="0"/>
        <w:autoSpaceDN w:val="0"/>
        <w:spacing w:line="360" w:lineRule="auto"/>
        <w:ind w:hanging="357"/>
        <w:jc w:val="both"/>
        <w:rPr>
          <w:rFonts w:ascii="Times New Roman" w:hAnsi="Times New Roman"/>
          <w:szCs w:val="20"/>
          <w:lang w:eastAsia="zh-CN"/>
        </w:rPr>
      </w:pPr>
      <w:r w:rsidRPr="006973A8">
        <w:rPr>
          <w:rFonts w:ascii="Times New Roman" w:hAnsi="Times New Roman" w:hint="eastAsia"/>
          <w:szCs w:val="20"/>
          <w:lang w:eastAsia="x-none"/>
        </w:rPr>
        <w:t>Message size varies in time in a random manner.</w:t>
      </w:r>
    </w:p>
    <w:p w14:paraId="17266709" w14:textId="77777777" w:rsidR="006973A8" w:rsidRPr="006973A8" w:rsidRDefault="006973A8" w:rsidP="00BC4EF6">
      <w:pPr>
        <w:widowControl w:val="0"/>
        <w:numPr>
          <w:ilvl w:val="1"/>
          <w:numId w:val="178"/>
        </w:numPr>
        <w:autoSpaceDE w:val="0"/>
        <w:autoSpaceDN w:val="0"/>
        <w:spacing w:line="360" w:lineRule="auto"/>
        <w:ind w:hanging="357"/>
        <w:jc w:val="both"/>
        <w:rPr>
          <w:rFonts w:ascii="Times New Roman" w:hAnsi="Times New Roman"/>
          <w:szCs w:val="20"/>
          <w:lang w:eastAsia="zh-CN"/>
        </w:rPr>
      </w:pPr>
      <w:r w:rsidRPr="006973A8">
        <w:rPr>
          <w:rFonts w:ascii="Times New Roman" w:hAnsi="Times New Roman" w:hint="eastAsia"/>
          <w:szCs w:val="20"/>
          <w:lang w:eastAsia="x-none"/>
        </w:rPr>
        <w:t>Aperiodic Traffic based on Option 3</w:t>
      </w:r>
    </w:p>
    <w:p w14:paraId="374B8562" w14:textId="77777777" w:rsidR="006973A8" w:rsidRPr="006973A8" w:rsidRDefault="006973A8" w:rsidP="00BC4EF6">
      <w:pPr>
        <w:widowControl w:val="0"/>
        <w:numPr>
          <w:ilvl w:val="2"/>
          <w:numId w:val="178"/>
        </w:numPr>
        <w:autoSpaceDE w:val="0"/>
        <w:autoSpaceDN w:val="0"/>
        <w:spacing w:line="360" w:lineRule="auto"/>
        <w:ind w:hanging="357"/>
        <w:jc w:val="both"/>
        <w:rPr>
          <w:rFonts w:ascii="Times New Roman" w:hAnsi="Times New Roman"/>
          <w:szCs w:val="20"/>
          <w:lang w:eastAsia="zh-CN"/>
        </w:rPr>
      </w:pPr>
      <w:r w:rsidRPr="006973A8">
        <w:rPr>
          <w:rFonts w:ascii="Times New Roman" w:hAnsi="Times New Roman" w:hint="eastAsia"/>
          <w:szCs w:val="20"/>
          <w:lang w:eastAsia="x-none"/>
        </w:rPr>
        <w:t xml:space="preserve">Working </w:t>
      </w:r>
      <w:r w:rsidRPr="006973A8">
        <w:rPr>
          <w:rFonts w:ascii="Times New Roman" w:hAnsi="Times New Roman"/>
          <w:szCs w:val="20"/>
          <w:lang w:eastAsia="x-none"/>
        </w:rPr>
        <w:t>assumption</w:t>
      </w:r>
      <w:r w:rsidRPr="006973A8">
        <w:rPr>
          <w:rFonts w:ascii="Times New Roman" w:hAnsi="Times New Roman" w:hint="eastAsia"/>
          <w:szCs w:val="20"/>
          <w:lang w:eastAsia="x-none"/>
        </w:rPr>
        <w:t>: Inter-packet arrival time = a non-negative constant value + a random variable following an exponential distribution</w:t>
      </w:r>
    </w:p>
    <w:p w14:paraId="6748D485" w14:textId="77777777" w:rsidR="006973A8" w:rsidRPr="006973A8" w:rsidRDefault="006973A8" w:rsidP="00BC4EF6">
      <w:pPr>
        <w:widowControl w:val="0"/>
        <w:numPr>
          <w:ilvl w:val="2"/>
          <w:numId w:val="178"/>
        </w:numPr>
        <w:autoSpaceDE w:val="0"/>
        <w:autoSpaceDN w:val="0"/>
        <w:spacing w:line="360" w:lineRule="auto"/>
        <w:ind w:hanging="357"/>
        <w:jc w:val="both"/>
        <w:rPr>
          <w:rFonts w:ascii="Times New Roman" w:hAnsi="Times New Roman"/>
          <w:szCs w:val="20"/>
          <w:lang w:eastAsia="zh-CN"/>
        </w:rPr>
      </w:pPr>
      <w:r w:rsidRPr="006973A8">
        <w:rPr>
          <w:rFonts w:ascii="Times New Roman" w:hAnsi="Times New Roman" w:hint="eastAsia"/>
          <w:szCs w:val="20"/>
          <w:lang w:eastAsia="x-none"/>
        </w:rPr>
        <w:t>Message size varies in time in a random manner.</w:t>
      </w:r>
    </w:p>
    <w:p w14:paraId="700DDCF0" w14:textId="77777777" w:rsidR="006973A8" w:rsidRPr="006973A8" w:rsidRDefault="006973A8" w:rsidP="00BC4EF6">
      <w:pPr>
        <w:widowControl w:val="0"/>
        <w:numPr>
          <w:ilvl w:val="1"/>
          <w:numId w:val="178"/>
        </w:numPr>
        <w:autoSpaceDE w:val="0"/>
        <w:autoSpaceDN w:val="0"/>
        <w:spacing w:line="360" w:lineRule="auto"/>
        <w:ind w:hanging="357"/>
        <w:jc w:val="both"/>
        <w:rPr>
          <w:rFonts w:ascii="Times New Roman" w:hAnsi="Times New Roman"/>
          <w:szCs w:val="20"/>
          <w:lang w:eastAsia="zh-CN"/>
        </w:rPr>
      </w:pPr>
      <w:r w:rsidRPr="006973A8">
        <w:rPr>
          <w:rFonts w:ascii="Times New Roman" w:hAnsi="Times New Roman" w:hint="eastAsia"/>
          <w:szCs w:val="20"/>
          <w:lang w:eastAsia="x-none"/>
        </w:rPr>
        <w:t>Other options are not precluded if a relevant use case is identified.</w:t>
      </w:r>
    </w:p>
    <w:p w14:paraId="5EE1CF3C" w14:textId="77777777" w:rsidR="006973A8" w:rsidRPr="006973A8" w:rsidRDefault="006973A8" w:rsidP="00BC4EF6">
      <w:pPr>
        <w:widowControl w:val="0"/>
        <w:numPr>
          <w:ilvl w:val="0"/>
          <w:numId w:val="178"/>
        </w:numPr>
        <w:autoSpaceDE w:val="0"/>
        <w:autoSpaceDN w:val="0"/>
        <w:spacing w:line="360" w:lineRule="auto"/>
        <w:jc w:val="both"/>
        <w:rPr>
          <w:rFonts w:ascii="Times New Roman" w:hAnsi="Times New Roman"/>
          <w:szCs w:val="20"/>
          <w:lang w:eastAsia="zh-CN"/>
        </w:rPr>
      </w:pPr>
      <w:r w:rsidRPr="006973A8">
        <w:rPr>
          <w:rFonts w:ascii="Times New Roman" w:hAnsi="Times New Roman"/>
          <w:szCs w:val="20"/>
          <w:lang w:eastAsia="zh-CN"/>
        </w:rPr>
        <w:t>Further discussion till next meeting whether both options have equal priority or one of them has a higher priority</w:t>
      </w:r>
    </w:p>
    <w:p w14:paraId="17D807F1" w14:textId="77777777" w:rsidR="006973A8" w:rsidRPr="006973A8" w:rsidRDefault="006973A8" w:rsidP="006973A8">
      <w:pPr>
        <w:ind w:left="720" w:hanging="720"/>
        <w:rPr>
          <w:rFonts w:ascii="Times New Roman" w:hAnsi="Times New Roman"/>
          <w:szCs w:val="20"/>
          <w:lang w:eastAsia="x-none"/>
        </w:rPr>
      </w:pPr>
    </w:p>
    <w:p w14:paraId="6D4E5976" w14:textId="77777777" w:rsidR="006973A8" w:rsidRDefault="006973A8" w:rsidP="00254752">
      <w:pPr>
        <w:ind w:left="720" w:hanging="720"/>
      </w:pPr>
    </w:p>
    <w:p w14:paraId="414BF915" w14:textId="2BBDF2AD" w:rsidR="00254752" w:rsidRPr="00254752" w:rsidRDefault="00603E09" w:rsidP="00254752">
      <w:pPr>
        <w:ind w:left="720" w:hanging="720"/>
        <w:rPr>
          <w:lang w:eastAsia="x-none"/>
        </w:rPr>
      </w:pPr>
      <w:hyperlink r:id="rId2268" w:history="1">
        <w:r w:rsidR="00FE4C7E">
          <w:rPr>
            <w:rStyle w:val="Hyperlink"/>
            <w:lang w:eastAsia="x-none"/>
          </w:rPr>
          <w:t>R1-1803672</w:t>
        </w:r>
      </w:hyperlink>
      <w:r w:rsidR="00254752" w:rsidRPr="00254752">
        <w:rPr>
          <w:lang w:eastAsia="x-none"/>
        </w:rPr>
        <w:tab/>
        <w:t>On eV2X Evaluation Methodology</w:t>
      </w:r>
      <w:r w:rsidR="00254752" w:rsidRPr="00254752">
        <w:rPr>
          <w:lang w:eastAsia="x-none"/>
        </w:rPr>
        <w:tab/>
        <w:t>Huawei, HiSilicon</w:t>
      </w:r>
    </w:p>
    <w:p w14:paraId="717D9A30" w14:textId="276997AE" w:rsidR="00254752" w:rsidRPr="00254752" w:rsidRDefault="00603E09" w:rsidP="00254752">
      <w:pPr>
        <w:ind w:left="720" w:hanging="720"/>
        <w:rPr>
          <w:lang w:eastAsia="x-none"/>
        </w:rPr>
      </w:pPr>
      <w:hyperlink r:id="rId2269" w:history="1">
        <w:r w:rsidR="00FE4C7E">
          <w:rPr>
            <w:rStyle w:val="Hyperlink"/>
            <w:lang w:eastAsia="x-none"/>
          </w:rPr>
          <w:t>R1-1803854</w:t>
        </w:r>
      </w:hyperlink>
      <w:r w:rsidR="00254752" w:rsidRPr="00254752">
        <w:rPr>
          <w:lang w:eastAsia="x-none"/>
        </w:rPr>
        <w:tab/>
        <w:t>Discussion on eV2X evaluation scenarios</w:t>
      </w:r>
      <w:r w:rsidR="00254752" w:rsidRPr="00254752">
        <w:rPr>
          <w:lang w:eastAsia="x-none"/>
        </w:rPr>
        <w:tab/>
        <w:t>vivo</w:t>
      </w:r>
    </w:p>
    <w:p w14:paraId="7A910CA2" w14:textId="506A4229" w:rsidR="00254752" w:rsidRPr="00254752" w:rsidRDefault="00603E09" w:rsidP="00254752">
      <w:pPr>
        <w:ind w:left="720" w:hanging="720"/>
        <w:rPr>
          <w:lang w:eastAsia="x-none"/>
        </w:rPr>
      </w:pPr>
      <w:hyperlink r:id="rId2270" w:history="1">
        <w:r w:rsidR="00FE4C7E">
          <w:rPr>
            <w:rStyle w:val="Hyperlink"/>
            <w:lang w:eastAsia="x-none"/>
          </w:rPr>
          <w:t>R1-1803897</w:t>
        </w:r>
      </w:hyperlink>
      <w:r w:rsidR="00254752" w:rsidRPr="00254752">
        <w:rPr>
          <w:lang w:eastAsia="x-none"/>
        </w:rPr>
        <w:tab/>
        <w:t>NR eV2X evaluation methodology</w:t>
      </w:r>
      <w:r w:rsidR="00254752" w:rsidRPr="00254752">
        <w:rPr>
          <w:lang w:eastAsia="x-none"/>
        </w:rPr>
        <w:tab/>
        <w:t>ZTE, Sanechips</w:t>
      </w:r>
    </w:p>
    <w:p w14:paraId="299EA3F4" w14:textId="20191848" w:rsidR="00254752" w:rsidRPr="00254752" w:rsidRDefault="00603E09" w:rsidP="00254752">
      <w:pPr>
        <w:ind w:left="720" w:hanging="720"/>
        <w:rPr>
          <w:lang w:eastAsia="x-none"/>
        </w:rPr>
      </w:pPr>
      <w:hyperlink r:id="rId2271" w:history="1">
        <w:r w:rsidR="00FE4C7E">
          <w:rPr>
            <w:rStyle w:val="Hyperlink"/>
            <w:lang w:eastAsia="x-none"/>
          </w:rPr>
          <w:t>R1-1804022</w:t>
        </w:r>
      </w:hyperlink>
      <w:r w:rsidR="00254752" w:rsidRPr="00254752">
        <w:rPr>
          <w:lang w:eastAsia="x-none"/>
        </w:rPr>
        <w:tab/>
        <w:t>Considerations on NR-eV2X evaluation scenarios</w:t>
      </w:r>
      <w:r w:rsidR="00254752" w:rsidRPr="00254752">
        <w:rPr>
          <w:lang w:eastAsia="x-none"/>
        </w:rPr>
        <w:tab/>
        <w:t>OPPO</w:t>
      </w:r>
    </w:p>
    <w:p w14:paraId="4604A048" w14:textId="207E6F62" w:rsidR="00254752" w:rsidRPr="00254752" w:rsidRDefault="00603E09" w:rsidP="00254752">
      <w:pPr>
        <w:ind w:left="720" w:hanging="720"/>
        <w:rPr>
          <w:lang w:eastAsia="x-none"/>
        </w:rPr>
      </w:pPr>
      <w:hyperlink r:id="rId2272" w:history="1">
        <w:r w:rsidR="00FE4C7E">
          <w:rPr>
            <w:rStyle w:val="Hyperlink"/>
            <w:lang w:eastAsia="x-none"/>
          </w:rPr>
          <w:t>R1-1804262</w:t>
        </w:r>
      </w:hyperlink>
      <w:r w:rsidR="00254752" w:rsidRPr="00254752">
        <w:rPr>
          <w:lang w:eastAsia="x-none"/>
        </w:rPr>
        <w:tab/>
        <w:t>Evaluation scenarios of new V2X use cases</w:t>
      </w:r>
      <w:r w:rsidR="00254752" w:rsidRPr="00254752">
        <w:rPr>
          <w:lang w:eastAsia="x-none"/>
        </w:rPr>
        <w:tab/>
        <w:t>Nokia, Nokia Shanghai Bell</w:t>
      </w:r>
    </w:p>
    <w:p w14:paraId="3A85BF6D" w14:textId="6ABA8560" w:rsidR="00254752" w:rsidRPr="00254752" w:rsidRDefault="00603E09" w:rsidP="00254752">
      <w:pPr>
        <w:ind w:left="720" w:hanging="720"/>
        <w:rPr>
          <w:lang w:eastAsia="x-none"/>
        </w:rPr>
      </w:pPr>
      <w:hyperlink r:id="rId2273" w:history="1">
        <w:r w:rsidR="00FE4C7E">
          <w:rPr>
            <w:rStyle w:val="Hyperlink"/>
            <w:lang w:eastAsia="x-none"/>
          </w:rPr>
          <w:t>R1-1804400</w:t>
        </w:r>
      </w:hyperlink>
      <w:r w:rsidR="00254752" w:rsidRPr="00254752">
        <w:rPr>
          <w:lang w:eastAsia="x-none"/>
        </w:rPr>
        <w:tab/>
        <w:t>Evaluation scenarios for NR V2X</w:t>
      </w:r>
      <w:r w:rsidR="00254752" w:rsidRPr="00254752">
        <w:rPr>
          <w:lang w:eastAsia="x-none"/>
        </w:rPr>
        <w:tab/>
        <w:t>Samsung</w:t>
      </w:r>
    </w:p>
    <w:p w14:paraId="380D8733" w14:textId="3E3B3C3E" w:rsidR="00254752" w:rsidRPr="00254752" w:rsidRDefault="00603E09" w:rsidP="00254752">
      <w:pPr>
        <w:ind w:left="720" w:hanging="720"/>
        <w:rPr>
          <w:lang w:eastAsia="x-none"/>
        </w:rPr>
      </w:pPr>
      <w:hyperlink r:id="rId2274" w:history="1">
        <w:r w:rsidR="00FE4C7E">
          <w:rPr>
            <w:rStyle w:val="Hyperlink"/>
            <w:lang w:eastAsia="x-none"/>
          </w:rPr>
          <w:t>R1-1804577</w:t>
        </w:r>
      </w:hyperlink>
      <w:r w:rsidR="00254752" w:rsidRPr="00254752">
        <w:rPr>
          <w:lang w:eastAsia="x-none"/>
        </w:rPr>
        <w:tab/>
        <w:t>Discussion on evaluation scenarios for new V2X use cases</w:t>
      </w:r>
      <w:r w:rsidR="00254752" w:rsidRPr="00254752">
        <w:rPr>
          <w:lang w:eastAsia="x-none"/>
        </w:rPr>
        <w:tab/>
        <w:t>LG Electronics</w:t>
      </w:r>
    </w:p>
    <w:p w14:paraId="7A0877C1" w14:textId="59E649EE" w:rsidR="00254752" w:rsidRPr="00254752" w:rsidRDefault="00603E09" w:rsidP="00254752">
      <w:pPr>
        <w:ind w:left="720" w:hanging="720"/>
        <w:rPr>
          <w:lang w:eastAsia="x-none"/>
        </w:rPr>
      </w:pPr>
      <w:hyperlink r:id="rId2275" w:history="1">
        <w:r w:rsidR="00FE4C7E">
          <w:rPr>
            <w:rStyle w:val="Hyperlink"/>
            <w:lang w:eastAsia="x-none"/>
          </w:rPr>
          <w:t>R1-1804596</w:t>
        </w:r>
      </w:hyperlink>
      <w:r w:rsidR="00254752" w:rsidRPr="00254752">
        <w:rPr>
          <w:lang w:eastAsia="x-none"/>
        </w:rPr>
        <w:tab/>
        <w:t>Discussion on remaining issues of eV2X evaluation methodology</w:t>
      </w:r>
      <w:r w:rsidR="00254752" w:rsidRPr="00254752">
        <w:rPr>
          <w:lang w:eastAsia="x-none"/>
        </w:rPr>
        <w:tab/>
        <w:t>Sony</w:t>
      </w:r>
    </w:p>
    <w:p w14:paraId="0C719973" w14:textId="63B33998" w:rsidR="00254752" w:rsidRPr="00254752" w:rsidRDefault="00603E09" w:rsidP="00254752">
      <w:pPr>
        <w:ind w:left="720" w:hanging="720"/>
        <w:rPr>
          <w:lang w:eastAsia="x-none"/>
        </w:rPr>
      </w:pPr>
      <w:hyperlink r:id="rId2276" w:history="1">
        <w:r w:rsidR="00FE4C7E">
          <w:rPr>
            <w:rStyle w:val="Hyperlink"/>
            <w:lang w:eastAsia="x-none"/>
          </w:rPr>
          <w:t>R1-1804671</w:t>
        </w:r>
      </w:hyperlink>
      <w:r w:rsidR="00254752" w:rsidRPr="00254752">
        <w:rPr>
          <w:lang w:eastAsia="x-none"/>
        </w:rPr>
        <w:tab/>
        <w:t>Evaluation scenario and simulation assumptions</w:t>
      </w:r>
      <w:r w:rsidR="00254752" w:rsidRPr="00254752">
        <w:rPr>
          <w:lang w:eastAsia="x-none"/>
        </w:rPr>
        <w:tab/>
        <w:t>AT&amp;T</w:t>
      </w:r>
    </w:p>
    <w:p w14:paraId="7D189AA7" w14:textId="65284835" w:rsidR="00254752" w:rsidRPr="00254752" w:rsidRDefault="00603E09" w:rsidP="00254752">
      <w:pPr>
        <w:ind w:left="720" w:hanging="720"/>
        <w:rPr>
          <w:lang w:eastAsia="x-none"/>
        </w:rPr>
      </w:pPr>
      <w:hyperlink r:id="rId2277" w:history="1">
        <w:r w:rsidR="00FE4C7E">
          <w:rPr>
            <w:rStyle w:val="Hyperlink"/>
            <w:lang w:eastAsia="x-none"/>
          </w:rPr>
          <w:t>R1-1804747</w:t>
        </w:r>
      </w:hyperlink>
      <w:r w:rsidR="00254752" w:rsidRPr="00254752">
        <w:rPr>
          <w:lang w:eastAsia="x-none"/>
        </w:rPr>
        <w:tab/>
        <w:t>On scenarios, traffic models and performance metrics for eV2X evaluations</w:t>
      </w:r>
      <w:r w:rsidR="00254752" w:rsidRPr="00254752">
        <w:rPr>
          <w:lang w:eastAsia="x-none"/>
        </w:rPr>
        <w:tab/>
        <w:t>Intel Corporation</w:t>
      </w:r>
    </w:p>
    <w:p w14:paraId="65750E4A" w14:textId="0821081A" w:rsidR="00254752" w:rsidRPr="00254752" w:rsidRDefault="00603E09" w:rsidP="00254752">
      <w:pPr>
        <w:ind w:left="720" w:hanging="720"/>
        <w:rPr>
          <w:lang w:eastAsia="x-none"/>
        </w:rPr>
      </w:pPr>
      <w:hyperlink r:id="rId2278" w:history="1">
        <w:r w:rsidR="00FE4C7E">
          <w:rPr>
            <w:rStyle w:val="Hyperlink"/>
            <w:lang w:eastAsia="x-none"/>
          </w:rPr>
          <w:t>R1-1804865</w:t>
        </w:r>
      </w:hyperlink>
      <w:r w:rsidR="00254752" w:rsidRPr="00254752">
        <w:rPr>
          <w:lang w:eastAsia="x-none"/>
        </w:rPr>
        <w:tab/>
        <w:t xml:space="preserve">On V2X Evaluation Methodology </w:t>
      </w:r>
      <w:r w:rsidR="00254752" w:rsidRPr="00254752">
        <w:rPr>
          <w:lang w:eastAsia="x-none"/>
        </w:rPr>
        <w:tab/>
        <w:t>InterDigital, Inc.</w:t>
      </w:r>
    </w:p>
    <w:p w14:paraId="56B2255E" w14:textId="0FA4BABC" w:rsidR="00254752" w:rsidRPr="00254752" w:rsidRDefault="00603E09" w:rsidP="00254752">
      <w:pPr>
        <w:ind w:left="720" w:hanging="720"/>
        <w:rPr>
          <w:lang w:eastAsia="x-none"/>
        </w:rPr>
      </w:pPr>
      <w:hyperlink r:id="rId2279" w:history="1">
        <w:r w:rsidR="00FE4C7E">
          <w:rPr>
            <w:rStyle w:val="Hyperlink"/>
            <w:lang w:eastAsia="x-none"/>
          </w:rPr>
          <w:t>R1-1805069</w:t>
        </w:r>
      </w:hyperlink>
      <w:r w:rsidR="00254752" w:rsidRPr="00254752">
        <w:rPr>
          <w:lang w:eastAsia="x-none"/>
        </w:rPr>
        <w:tab/>
        <w:t>Evaluation assumption for V2X phase 3</w:t>
      </w:r>
      <w:r w:rsidR="00254752" w:rsidRPr="00254752">
        <w:rPr>
          <w:lang w:eastAsia="x-none"/>
        </w:rPr>
        <w:tab/>
        <w:t>NTT DOCOMO, INC.</w:t>
      </w:r>
    </w:p>
    <w:p w14:paraId="0B5063FD" w14:textId="1AEA0332" w:rsidR="00254752" w:rsidRPr="00254752" w:rsidRDefault="00603E09" w:rsidP="00254752">
      <w:pPr>
        <w:ind w:left="720" w:hanging="720"/>
        <w:rPr>
          <w:color w:val="808080"/>
          <w:lang w:eastAsia="x-none"/>
        </w:rPr>
      </w:pPr>
      <w:hyperlink r:id="rId2280" w:history="1">
        <w:r w:rsidR="00FE4C7E">
          <w:rPr>
            <w:rStyle w:val="Hyperlink"/>
            <w:lang w:eastAsia="x-none"/>
          </w:rPr>
          <w:t>R1-1805257</w:t>
        </w:r>
      </w:hyperlink>
      <w:r w:rsidR="00254752" w:rsidRPr="00254752">
        <w:rPr>
          <w:color w:val="808080"/>
          <w:lang w:eastAsia="x-none"/>
        </w:rPr>
        <w:tab/>
        <w:t>V2X NR evaluation criterions</w:t>
      </w:r>
      <w:r w:rsidR="00254752" w:rsidRPr="00254752">
        <w:rPr>
          <w:color w:val="808080"/>
          <w:lang w:eastAsia="x-none"/>
        </w:rPr>
        <w:tab/>
        <w:t>OnStar</w:t>
      </w:r>
    </w:p>
    <w:p w14:paraId="26189669" w14:textId="77777777" w:rsidR="00254752" w:rsidRPr="00254752" w:rsidRDefault="00254752" w:rsidP="00254752">
      <w:pPr>
        <w:ind w:left="720" w:hanging="720"/>
        <w:rPr>
          <w:color w:val="808080"/>
          <w:lang w:eastAsia="x-none"/>
        </w:rPr>
      </w:pPr>
      <w:r w:rsidRPr="00254752">
        <w:rPr>
          <w:color w:val="808080"/>
          <w:lang w:eastAsia="x-none"/>
        </w:rPr>
        <w:t>Late submission</w:t>
      </w:r>
    </w:p>
    <w:p w14:paraId="184F0826" w14:textId="5544C893" w:rsidR="00254752" w:rsidRPr="004C2EE1" w:rsidRDefault="00603E09" w:rsidP="00254752">
      <w:pPr>
        <w:ind w:left="720" w:hanging="720"/>
        <w:rPr>
          <w:color w:val="808080"/>
          <w:lang w:eastAsia="x-none"/>
        </w:rPr>
      </w:pPr>
      <w:hyperlink r:id="rId2281" w:history="1">
        <w:r w:rsidR="00FE4C7E">
          <w:rPr>
            <w:rStyle w:val="Hyperlink"/>
            <w:lang w:eastAsia="x-none"/>
          </w:rPr>
          <w:t>R1-1805258</w:t>
        </w:r>
      </w:hyperlink>
      <w:r w:rsidR="00254752" w:rsidRPr="004C2EE1">
        <w:rPr>
          <w:color w:val="808080"/>
          <w:lang w:eastAsia="x-none"/>
        </w:rPr>
        <w:tab/>
        <w:t>V2X NR evaluation scenarios</w:t>
      </w:r>
      <w:r w:rsidR="00254752" w:rsidRPr="004C2EE1">
        <w:rPr>
          <w:color w:val="808080"/>
          <w:lang w:eastAsia="x-none"/>
        </w:rPr>
        <w:tab/>
        <w:t>OnStar</w:t>
      </w:r>
    </w:p>
    <w:p w14:paraId="2AF850A7" w14:textId="77777777" w:rsidR="00254752" w:rsidRPr="00254752" w:rsidRDefault="00254752" w:rsidP="00254752">
      <w:pPr>
        <w:ind w:left="720" w:hanging="720"/>
        <w:rPr>
          <w:color w:val="808080"/>
          <w:lang w:eastAsia="x-none"/>
        </w:rPr>
      </w:pPr>
      <w:r w:rsidRPr="00254752">
        <w:rPr>
          <w:color w:val="808080"/>
          <w:lang w:eastAsia="x-none"/>
        </w:rPr>
        <w:t>Late submission</w:t>
      </w:r>
    </w:p>
    <w:p w14:paraId="133AEF03" w14:textId="77777777" w:rsidR="00254752" w:rsidRPr="00254752" w:rsidRDefault="00254752" w:rsidP="00DA229F">
      <w:pPr>
        <w:pStyle w:val="Heading3"/>
      </w:pPr>
      <w:bookmarkStart w:id="5145" w:name="_Toc510867657"/>
      <w:bookmarkStart w:id="5146" w:name="_Toc514184727"/>
      <w:r w:rsidRPr="00254752">
        <w:t>Channel Model</w:t>
      </w:r>
      <w:bookmarkEnd w:id="5145"/>
      <w:bookmarkEnd w:id="5146"/>
    </w:p>
    <w:p w14:paraId="56EFFF7C" w14:textId="61243C16" w:rsidR="00254752" w:rsidRDefault="00603E09" w:rsidP="00254752">
      <w:pPr>
        <w:ind w:left="1440" w:hanging="1440"/>
        <w:rPr>
          <w:rStyle w:val="Hyperlink"/>
          <w:u w:val="none"/>
          <w:lang w:eastAsia="x-none"/>
        </w:rPr>
      </w:pPr>
      <w:hyperlink r:id="rId2282" w:history="1">
        <w:r w:rsidR="00FE4C7E">
          <w:rPr>
            <w:rStyle w:val="Hyperlink"/>
            <w:b/>
            <w:lang w:eastAsia="x-none"/>
          </w:rPr>
          <w:t>R1-1805567</w:t>
        </w:r>
      </w:hyperlink>
      <w:r w:rsidR="00254752" w:rsidRPr="00B95EDA">
        <w:rPr>
          <w:b/>
          <w:lang w:eastAsia="x-none"/>
        </w:rPr>
        <w:tab/>
        <w:t>Three state V2X sidelink channel model</w:t>
      </w:r>
      <w:r w:rsidR="00254752" w:rsidRPr="00B95EDA">
        <w:rPr>
          <w:b/>
          <w:lang w:eastAsia="x-none"/>
        </w:rPr>
        <w:tab/>
      </w:r>
      <w:r w:rsidR="00B95EDA" w:rsidRPr="00B95EDA">
        <w:rPr>
          <w:b/>
          <w:lang w:eastAsia="x-none"/>
        </w:rPr>
        <w:t>Huawei, HiSilicon, Spirent Communications, Panasonic, Cohere Technologies, ITRI, Intel, InterDigital, CATT, NEC, Keysight Technologies, Qualcomm, ZTE, Sanechips, LGE, Fraunhofer HHI, General Motors, Nokia, Nokia Shanghai Bell, AT&amp;T, Sony, Vodafone</w:t>
      </w:r>
      <w:r w:rsidR="00B95EDA" w:rsidRPr="00B95EDA">
        <w:rPr>
          <w:lang w:eastAsia="x-none"/>
        </w:rPr>
        <w:tab/>
        <w:t xml:space="preserve">(rev of </w:t>
      </w:r>
      <w:hyperlink r:id="rId2283" w:history="1">
        <w:r w:rsidR="00FE4C7E">
          <w:rPr>
            <w:rStyle w:val="Hyperlink"/>
            <w:lang w:eastAsia="x-none"/>
          </w:rPr>
          <w:t>R1-1803670</w:t>
        </w:r>
      </w:hyperlink>
      <w:r w:rsidR="00B95EDA" w:rsidRPr="00B95EDA">
        <w:rPr>
          <w:rStyle w:val="Hyperlink"/>
          <w:u w:val="none"/>
          <w:lang w:eastAsia="x-none"/>
        </w:rPr>
        <w:t>)</w:t>
      </w:r>
    </w:p>
    <w:p w14:paraId="274EEE0C" w14:textId="2E60ACFD" w:rsidR="00B95EDA" w:rsidRPr="004378EA" w:rsidRDefault="00B95EDA" w:rsidP="00BC4EF6">
      <w:pPr>
        <w:pStyle w:val="ListParagraph"/>
        <w:numPr>
          <w:ilvl w:val="0"/>
          <w:numId w:val="126"/>
        </w:numPr>
        <w:rPr>
          <w:lang w:val="en-US"/>
        </w:rPr>
      </w:pPr>
      <w:r w:rsidRPr="004378EA">
        <w:rPr>
          <w:lang w:val="en-US"/>
        </w:rPr>
        <w:t xml:space="preserve">Proposal : At least for above 6 GHz, the V2V sidelink channel is modeled according to the following three states: </w:t>
      </w:r>
    </w:p>
    <w:p w14:paraId="6EE97FD7" w14:textId="77777777" w:rsidR="00B95EDA" w:rsidRPr="004378EA" w:rsidRDefault="00B95EDA" w:rsidP="00BC4EF6">
      <w:pPr>
        <w:pStyle w:val="ListParagraph"/>
        <w:numPr>
          <w:ilvl w:val="1"/>
          <w:numId w:val="126"/>
        </w:numPr>
        <w:rPr>
          <w:lang w:val="en-US"/>
        </w:rPr>
      </w:pPr>
      <w:r w:rsidRPr="004378EA">
        <w:rPr>
          <w:lang w:val="en-US"/>
        </w:rPr>
        <w:t>LOS</w:t>
      </w:r>
    </w:p>
    <w:p w14:paraId="4E18D610" w14:textId="77777777" w:rsidR="00B95EDA" w:rsidRPr="004378EA" w:rsidRDefault="00B95EDA" w:rsidP="00BC4EF6">
      <w:pPr>
        <w:pStyle w:val="ListParagraph"/>
        <w:numPr>
          <w:ilvl w:val="1"/>
          <w:numId w:val="126"/>
        </w:numPr>
        <w:rPr>
          <w:lang w:val="en-US"/>
        </w:rPr>
      </w:pPr>
      <w:r w:rsidRPr="004378EA">
        <w:rPr>
          <w:lang w:val="en-US"/>
        </w:rPr>
        <w:t>NLOS: LOS path blocked by static objects (e.g., building, tree)</w:t>
      </w:r>
    </w:p>
    <w:p w14:paraId="1A0F0546" w14:textId="7B29574A" w:rsidR="00B95EDA" w:rsidRPr="004378EA" w:rsidRDefault="00B95EDA" w:rsidP="00BC4EF6">
      <w:pPr>
        <w:pStyle w:val="ListParagraph"/>
        <w:numPr>
          <w:ilvl w:val="1"/>
          <w:numId w:val="126"/>
        </w:numPr>
        <w:rPr>
          <w:lang w:val="en-US"/>
        </w:rPr>
      </w:pPr>
      <w:r w:rsidRPr="004378EA">
        <w:rPr>
          <w:lang w:val="en-US"/>
        </w:rPr>
        <w:t xml:space="preserve"> NLOSv: LOS path blocked by mobile objects (i.e., vehicle)</w:t>
      </w:r>
    </w:p>
    <w:p w14:paraId="4D4A09C6" w14:textId="77777777" w:rsidR="00B95EDA" w:rsidRPr="004378EA" w:rsidRDefault="00B95EDA" w:rsidP="00BC4EF6">
      <w:pPr>
        <w:pStyle w:val="ListParagraph"/>
        <w:numPr>
          <w:ilvl w:val="0"/>
          <w:numId w:val="126"/>
        </w:numPr>
        <w:rPr>
          <w:lang w:val="en-US"/>
        </w:rPr>
      </w:pPr>
      <w:r w:rsidRPr="004378EA">
        <w:rPr>
          <w:lang w:val="en-US"/>
        </w:rPr>
        <w:t>FFS details including at least the following aspects:</w:t>
      </w:r>
    </w:p>
    <w:p w14:paraId="2C65C560" w14:textId="77777777" w:rsidR="00B95EDA" w:rsidRPr="004378EA" w:rsidRDefault="00B95EDA" w:rsidP="00BC4EF6">
      <w:pPr>
        <w:pStyle w:val="ListParagraph"/>
        <w:numPr>
          <w:ilvl w:val="1"/>
          <w:numId w:val="126"/>
        </w:numPr>
        <w:spacing w:after="0"/>
        <w:ind w:left="1434" w:hanging="357"/>
        <w:rPr>
          <w:lang w:val="en-US"/>
        </w:rPr>
      </w:pPr>
      <w:r w:rsidRPr="004378EA">
        <w:rPr>
          <w:lang w:val="en-US"/>
        </w:rPr>
        <w:t>How to determine the different states (e.g., statistically, deterministically),</w:t>
      </w:r>
    </w:p>
    <w:p w14:paraId="5751C28C" w14:textId="350619E4" w:rsidR="00B95EDA" w:rsidRPr="004378EA" w:rsidRDefault="00B95EDA" w:rsidP="00BC4EF6">
      <w:pPr>
        <w:pStyle w:val="ListParagraph"/>
        <w:numPr>
          <w:ilvl w:val="1"/>
          <w:numId w:val="126"/>
        </w:numPr>
        <w:spacing w:after="0"/>
        <w:ind w:left="1434" w:hanging="357"/>
        <w:rPr>
          <w:lang w:val="en-US"/>
        </w:rPr>
      </w:pPr>
      <w:r w:rsidRPr="004378EA">
        <w:rPr>
          <w:lang w:val="en-US"/>
        </w:rPr>
        <w:t>Whether the blockage loss is dependent on the blocker size, number, and/or the distance between Tx, Rx, blocker, etc.</w:t>
      </w:r>
    </w:p>
    <w:p w14:paraId="679C5F09" w14:textId="4D7568ED" w:rsidR="00B95EDA" w:rsidRPr="004378EA" w:rsidRDefault="00B95EDA" w:rsidP="00BC4EF6">
      <w:pPr>
        <w:pStyle w:val="ListParagraph"/>
        <w:numPr>
          <w:ilvl w:val="1"/>
          <w:numId w:val="126"/>
        </w:numPr>
        <w:spacing w:after="0"/>
        <w:ind w:left="1434" w:hanging="357"/>
        <w:rPr>
          <w:lang w:val="en-US"/>
        </w:rPr>
      </w:pPr>
      <w:r w:rsidRPr="004378EA">
        <w:rPr>
          <w:kern w:val="2"/>
          <w:lang w:val="en-US"/>
        </w:rPr>
        <w:t>Small and large scale parameters for the different state</w:t>
      </w:r>
    </w:p>
    <w:p w14:paraId="55F6C69A" w14:textId="28CC1DFC" w:rsidR="00B95EDA" w:rsidRDefault="00B95EDA" w:rsidP="00B95EDA">
      <w:r>
        <w:rPr>
          <w:b/>
        </w:rPr>
        <w:t>D</w:t>
      </w:r>
      <w:r w:rsidRPr="00777035">
        <w:rPr>
          <w:b/>
        </w:rPr>
        <w:t xml:space="preserve">ecision: </w:t>
      </w:r>
      <w:r w:rsidRPr="00777035">
        <w:t xml:space="preserve">The document is </w:t>
      </w:r>
      <w:r>
        <w:t>note</w:t>
      </w:r>
      <w:r w:rsidRPr="00777035">
        <w:t>d.</w:t>
      </w:r>
    </w:p>
    <w:p w14:paraId="51B9A063" w14:textId="027D195B" w:rsidR="00B95EDA" w:rsidRDefault="00B95EDA" w:rsidP="00254752">
      <w:pPr>
        <w:ind w:left="720" w:hanging="720"/>
      </w:pPr>
    </w:p>
    <w:p w14:paraId="6062F3CF" w14:textId="53BB8815" w:rsidR="00B95EDA" w:rsidRPr="00B95EDA" w:rsidRDefault="00603E09" w:rsidP="00B95EDA">
      <w:pPr>
        <w:ind w:left="720" w:hanging="720"/>
        <w:rPr>
          <w:b/>
          <w:lang w:eastAsia="x-none"/>
        </w:rPr>
      </w:pPr>
      <w:hyperlink r:id="rId2284" w:history="1">
        <w:r w:rsidR="00FE4C7E">
          <w:rPr>
            <w:rStyle w:val="Hyperlink"/>
            <w:b/>
            <w:lang w:eastAsia="x-none"/>
          </w:rPr>
          <w:t>R1-1804578</w:t>
        </w:r>
      </w:hyperlink>
      <w:r w:rsidR="00B95EDA" w:rsidRPr="00B95EDA">
        <w:rPr>
          <w:b/>
          <w:lang w:eastAsia="x-none"/>
        </w:rPr>
        <w:tab/>
        <w:t>Discussion on channel model for new V2X use cases</w:t>
      </w:r>
      <w:r w:rsidR="00B95EDA" w:rsidRPr="00B95EDA">
        <w:rPr>
          <w:b/>
          <w:lang w:eastAsia="x-none"/>
        </w:rPr>
        <w:tab/>
        <w:t>LG Electronics</w:t>
      </w:r>
    </w:p>
    <w:p w14:paraId="2D9664B2" w14:textId="77777777" w:rsidR="00B95EDA" w:rsidRDefault="00B95EDA" w:rsidP="00B95EDA">
      <w:r w:rsidRPr="00777035">
        <w:rPr>
          <w:b/>
        </w:rPr>
        <w:t xml:space="preserve">Decision: </w:t>
      </w:r>
      <w:r w:rsidRPr="00777035">
        <w:t xml:space="preserve">The document is </w:t>
      </w:r>
      <w:r>
        <w:t>note</w:t>
      </w:r>
      <w:r w:rsidRPr="00777035">
        <w:t>d.</w:t>
      </w:r>
    </w:p>
    <w:p w14:paraId="14426398" w14:textId="3DE6B3BB" w:rsidR="00B95EDA" w:rsidRDefault="00B95EDA" w:rsidP="00254752">
      <w:pPr>
        <w:ind w:left="720" w:hanging="720"/>
      </w:pPr>
    </w:p>
    <w:p w14:paraId="4FDA3BD0" w14:textId="10251EA9" w:rsidR="00B95EDA" w:rsidRPr="00B95EDA" w:rsidRDefault="00603E09" w:rsidP="00B95EDA">
      <w:pPr>
        <w:ind w:left="720" w:hanging="720"/>
        <w:rPr>
          <w:b/>
          <w:lang w:eastAsia="x-none"/>
        </w:rPr>
      </w:pPr>
      <w:hyperlink r:id="rId2285" w:history="1">
        <w:r w:rsidR="00FE4C7E">
          <w:rPr>
            <w:rStyle w:val="Hyperlink"/>
            <w:b/>
            <w:lang w:eastAsia="x-none"/>
          </w:rPr>
          <w:t>R1-1804748</w:t>
        </w:r>
      </w:hyperlink>
      <w:r w:rsidR="00B95EDA" w:rsidRPr="00B95EDA">
        <w:rPr>
          <w:b/>
          <w:lang w:eastAsia="x-none"/>
        </w:rPr>
        <w:tab/>
        <w:t>On channel models for eV2X evaluation methodology</w:t>
      </w:r>
      <w:r w:rsidR="00B95EDA" w:rsidRPr="00B95EDA">
        <w:rPr>
          <w:b/>
          <w:lang w:eastAsia="x-none"/>
        </w:rPr>
        <w:tab/>
        <w:t>Intel Corporation</w:t>
      </w:r>
    </w:p>
    <w:p w14:paraId="4E1D50D7" w14:textId="2D0BA890" w:rsidR="00B95EDA" w:rsidRPr="00B95EDA" w:rsidRDefault="00B95EDA" w:rsidP="00B95EDA">
      <w:r w:rsidRPr="00777035">
        <w:rPr>
          <w:b/>
        </w:rPr>
        <w:t>D</w:t>
      </w:r>
      <w:r>
        <w:rPr>
          <w:b/>
        </w:rPr>
        <w:t xml:space="preserve">iscussion: </w:t>
      </w:r>
      <w:r w:rsidRPr="00B95EDA">
        <w:t xml:space="preserve">Huawei: Proposal 5 is already part of </w:t>
      </w:r>
      <w:hyperlink r:id="rId2286" w:history="1">
        <w:r w:rsidR="00FE4C7E">
          <w:rPr>
            <w:rStyle w:val="Hyperlink"/>
          </w:rPr>
          <w:t>R1-1805567</w:t>
        </w:r>
      </w:hyperlink>
      <w:r w:rsidRPr="00B95EDA">
        <w:t xml:space="preserve"> – others required more discussion</w:t>
      </w:r>
    </w:p>
    <w:p w14:paraId="2D990F3A" w14:textId="77777777" w:rsidR="00B95EDA" w:rsidRDefault="00B95EDA" w:rsidP="00B95EDA">
      <w:r w:rsidRPr="00777035">
        <w:rPr>
          <w:b/>
        </w:rPr>
        <w:lastRenderedPageBreak/>
        <w:t xml:space="preserve">Decision: </w:t>
      </w:r>
      <w:r w:rsidRPr="00777035">
        <w:t xml:space="preserve">The document is </w:t>
      </w:r>
      <w:r>
        <w:t>note</w:t>
      </w:r>
      <w:r w:rsidRPr="00777035">
        <w:t>d.</w:t>
      </w:r>
    </w:p>
    <w:p w14:paraId="5689EB1E" w14:textId="57881388" w:rsidR="00B95EDA" w:rsidRDefault="00B95EDA" w:rsidP="00254752">
      <w:pPr>
        <w:ind w:left="720" w:hanging="720"/>
      </w:pPr>
    </w:p>
    <w:p w14:paraId="1A622A0A" w14:textId="42DC2006" w:rsidR="004C2EE1" w:rsidRPr="004C2EE1" w:rsidRDefault="004C2EE1" w:rsidP="00254752">
      <w:pPr>
        <w:ind w:left="720" w:hanging="720"/>
        <w:rPr>
          <w:b/>
        </w:rPr>
      </w:pPr>
      <w:r w:rsidRPr="004C2EE1">
        <w:rPr>
          <w:b/>
        </w:rPr>
        <w:t>Thursday</w:t>
      </w:r>
    </w:p>
    <w:p w14:paraId="11C551B6" w14:textId="52055A2A" w:rsidR="004C2EE1" w:rsidRDefault="004C2EE1" w:rsidP="00254752">
      <w:pPr>
        <w:ind w:left="720" w:hanging="720"/>
      </w:pPr>
    </w:p>
    <w:p w14:paraId="211B1500" w14:textId="77777777" w:rsidR="004C2EE1" w:rsidRPr="004C2EE1" w:rsidRDefault="004C2EE1" w:rsidP="00C5556C">
      <w:pPr>
        <w:ind w:left="1440" w:hanging="1440"/>
        <w:rPr>
          <w:rFonts w:ascii="Times New Roman" w:hAnsi="Times New Roman"/>
          <w:szCs w:val="20"/>
          <w:lang w:eastAsia="x-none"/>
        </w:rPr>
      </w:pPr>
      <w:r w:rsidRPr="004C2EE1">
        <w:rPr>
          <w:rFonts w:ascii="Times New Roman" w:hAnsi="Times New Roman"/>
          <w:szCs w:val="20"/>
          <w:highlight w:val="green"/>
          <w:lang w:eastAsia="x-none"/>
        </w:rPr>
        <w:t>Agreements</w:t>
      </w:r>
      <w:r w:rsidRPr="004C2EE1">
        <w:rPr>
          <w:rFonts w:ascii="Times New Roman" w:hAnsi="Times New Roman"/>
          <w:szCs w:val="20"/>
          <w:lang w:eastAsia="x-none"/>
        </w:rPr>
        <w:t>:</w:t>
      </w:r>
    </w:p>
    <w:p w14:paraId="2701688F" w14:textId="77777777" w:rsidR="004C2EE1" w:rsidRPr="004C2EE1" w:rsidRDefault="004C2EE1" w:rsidP="00BC4EF6">
      <w:pPr>
        <w:pStyle w:val="ListParagraph"/>
        <w:numPr>
          <w:ilvl w:val="0"/>
          <w:numId w:val="182"/>
        </w:numPr>
      </w:pPr>
      <w:r w:rsidRPr="004C2EE1">
        <w:t xml:space="preserve">At least for above 6 GHz, the V2V sidelink channel is modeled according to the following three states: </w:t>
      </w:r>
    </w:p>
    <w:p w14:paraId="7C14FB54" w14:textId="790C603D" w:rsidR="004C2EE1" w:rsidRPr="004C2EE1" w:rsidRDefault="004C2EE1" w:rsidP="00BC4EF6">
      <w:pPr>
        <w:pStyle w:val="ListParagraph"/>
        <w:numPr>
          <w:ilvl w:val="1"/>
          <w:numId w:val="182"/>
        </w:numPr>
      </w:pPr>
      <w:r w:rsidRPr="004C2EE1">
        <w:t>LOS</w:t>
      </w:r>
    </w:p>
    <w:p w14:paraId="4BFACD5C" w14:textId="29E5A2F9" w:rsidR="004C2EE1" w:rsidRPr="004C2EE1" w:rsidRDefault="004C2EE1" w:rsidP="00BC4EF6">
      <w:pPr>
        <w:pStyle w:val="ListParagraph"/>
        <w:numPr>
          <w:ilvl w:val="1"/>
          <w:numId w:val="182"/>
        </w:numPr>
      </w:pPr>
      <w:r w:rsidRPr="004C2EE1">
        <w:t>NLOS: LOS path blocked by buildings</w:t>
      </w:r>
    </w:p>
    <w:p w14:paraId="6FA52866" w14:textId="7783B46F" w:rsidR="004C2EE1" w:rsidRPr="004C2EE1" w:rsidRDefault="004C2EE1" w:rsidP="00BC4EF6">
      <w:pPr>
        <w:pStyle w:val="ListParagraph"/>
        <w:numPr>
          <w:ilvl w:val="1"/>
          <w:numId w:val="182"/>
        </w:numPr>
      </w:pPr>
      <w:r w:rsidRPr="004C2EE1">
        <w:t>NLOSv: LOS path blocked by vehicles</w:t>
      </w:r>
    </w:p>
    <w:p w14:paraId="2E0BB310" w14:textId="77777777" w:rsidR="004C2EE1" w:rsidRPr="004C2EE1" w:rsidRDefault="004C2EE1" w:rsidP="00C5556C">
      <w:pPr>
        <w:ind w:left="1440" w:hanging="1440"/>
        <w:rPr>
          <w:rFonts w:ascii="Times New Roman" w:hAnsi="Times New Roman"/>
          <w:szCs w:val="20"/>
          <w:lang w:eastAsia="x-none"/>
        </w:rPr>
      </w:pPr>
      <w:r w:rsidRPr="004C2EE1">
        <w:rPr>
          <w:rFonts w:ascii="Times New Roman" w:hAnsi="Times New Roman"/>
          <w:szCs w:val="20"/>
          <w:highlight w:val="green"/>
          <w:lang w:eastAsia="x-none"/>
        </w:rPr>
        <w:t>Agreements</w:t>
      </w:r>
      <w:r w:rsidRPr="004C2EE1">
        <w:rPr>
          <w:rFonts w:ascii="Times New Roman" w:hAnsi="Times New Roman"/>
          <w:szCs w:val="20"/>
          <w:lang w:eastAsia="x-none"/>
        </w:rPr>
        <w:t>:</w:t>
      </w:r>
    </w:p>
    <w:p w14:paraId="11E136C5" w14:textId="77777777" w:rsidR="004C2EE1" w:rsidRPr="00BC45AD" w:rsidRDefault="004C2EE1" w:rsidP="00BC4EF6">
      <w:pPr>
        <w:pStyle w:val="ListParagraph"/>
        <w:widowControl w:val="0"/>
        <w:numPr>
          <w:ilvl w:val="0"/>
          <w:numId w:val="182"/>
        </w:numPr>
        <w:spacing w:line="360" w:lineRule="auto"/>
        <w:jc w:val="both"/>
        <w:rPr>
          <w:color w:val="000000"/>
          <w:lang w:val="x-none" w:eastAsia="x-none"/>
        </w:rPr>
      </w:pPr>
      <w:r w:rsidRPr="00BC45AD">
        <w:rPr>
          <w:color w:val="000000"/>
          <w:lang w:val="x-none" w:eastAsia="x-none"/>
        </w:rPr>
        <w:t>The following pathloss equation applies to both below and above 6 GHz</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1574"/>
        <w:gridCol w:w="7054"/>
      </w:tblGrid>
      <w:tr w:rsidR="004C2EE1" w:rsidRPr="004C2EE1" w14:paraId="0338A9E1" w14:textId="77777777" w:rsidTr="00C5556C">
        <w:trPr>
          <w:jc w:val="center"/>
        </w:trPr>
        <w:tc>
          <w:tcPr>
            <w:tcW w:w="1574" w:type="dxa"/>
            <w:shd w:val="clear" w:color="auto" w:fill="D9D9D9"/>
            <w:vAlign w:val="center"/>
          </w:tcPr>
          <w:p w14:paraId="07FEE1C3" w14:textId="77777777" w:rsidR="004C2EE1" w:rsidRPr="004C2EE1" w:rsidRDefault="004C2EE1" w:rsidP="005D1779">
            <w:pPr>
              <w:pStyle w:val="TAH"/>
              <w:rPr>
                <w:rFonts w:eastAsia="SimSun"/>
              </w:rPr>
            </w:pPr>
            <w:r w:rsidRPr="004C2EE1">
              <w:rPr>
                <w:rFonts w:eastAsia="SimSun"/>
              </w:rPr>
              <w:t>LOS/NLOS</w:t>
            </w:r>
          </w:p>
        </w:tc>
        <w:tc>
          <w:tcPr>
            <w:tcW w:w="7054" w:type="dxa"/>
            <w:shd w:val="clear" w:color="auto" w:fill="D9D9D9"/>
            <w:vAlign w:val="center"/>
          </w:tcPr>
          <w:p w14:paraId="5827A02C" w14:textId="77777777" w:rsidR="004C2EE1" w:rsidRPr="004C2EE1" w:rsidRDefault="004C2EE1" w:rsidP="005D1779">
            <w:pPr>
              <w:pStyle w:val="TAH"/>
              <w:rPr>
                <w:rFonts w:eastAsia="SimSun"/>
              </w:rPr>
            </w:pPr>
            <w:r w:rsidRPr="004C2EE1">
              <w:rPr>
                <w:rFonts w:eastAsia="SimSun"/>
              </w:rPr>
              <w:t>Pathloss [dB]</w:t>
            </w:r>
          </w:p>
        </w:tc>
      </w:tr>
      <w:tr w:rsidR="004C2EE1" w:rsidRPr="004C2EE1" w14:paraId="432FC6B4" w14:textId="77777777" w:rsidTr="00C5556C">
        <w:trPr>
          <w:jc w:val="center"/>
        </w:trPr>
        <w:tc>
          <w:tcPr>
            <w:tcW w:w="1574" w:type="dxa"/>
            <w:vAlign w:val="center"/>
          </w:tcPr>
          <w:p w14:paraId="2FD9D3D0" w14:textId="77777777" w:rsidR="004C2EE1" w:rsidRPr="004C2EE1" w:rsidRDefault="004C2EE1" w:rsidP="005D1779">
            <w:pPr>
              <w:pStyle w:val="TAL"/>
              <w:rPr>
                <w:lang w:eastAsia="zh-CN"/>
              </w:rPr>
            </w:pPr>
            <w:r w:rsidRPr="004C2EE1">
              <w:rPr>
                <w:lang w:eastAsia="zh-CN"/>
              </w:rPr>
              <w:t>LOS</w:t>
            </w:r>
          </w:p>
        </w:tc>
        <w:tc>
          <w:tcPr>
            <w:tcW w:w="7054" w:type="dxa"/>
            <w:vAlign w:val="center"/>
          </w:tcPr>
          <w:p w14:paraId="529F9972" w14:textId="77777777" w:rsidR="004C2EE1" w:rsidRPr="004C2EE1" w:rsidRDefault="004C2EE1" w:rsidP="005D1779">
            <w:pPr>
              <w:pStyle w:val="TAL"/>
              <w:rPr>
                <w:rFonts w:eastAsia="Times New Roman"/>
              </w:rPr>
            </w:pPr>
            <w:r w:rsidRPr="004C2EE1">
              <w:rPr>
                <w:lang w:eastAsia="zh-CN"/>
              </w:rPr>
              <w:t>For Freeway case, PL = 32.4 + 20log10(d) + 20log10(fc)  (fc is in GHz and d is in meters)</w:t>
            </w:r>
          </w:p>
          <w:p w14:paraId="4FCE94D0" w14:textId="77777777" w:rsidR="004C2EE1" w:rsidRPr="004C2EE1" w:rsidRDefault="004C2EE1" w:rsidP="005D1779">
            <w:pPr>
              <w:pStyle w:val="TAL"/>
              <w:rPr>
                <w:rFonts w:eastAsia="Times New Roman"/>
              </w:rPr>
            </w:pPr>
            <w:r w:rsidRPr="004C2EE1">
              <w:rPr>
                <w:rFonts w:eastAsia="Times New Roman"/>
              </w:rPr>
              <w:t>For Urban case, PL= 38.77 + 16.7log10(d) + 18.2log10(fc) (fc is in GHz and d is in meters)</w:t>
            </w:r>
          </w:p>
        </w:tc>
      </w:tr>
      <w:tr w:rsidR="004C2EE1" w:rsidRPr="004C2EE1" w14:paraId="74CD12DA" w14:textId="77777777" w:rsidTr="00C5556C">
        <w:trPr>
          <w:jc w:val="center"/>
        </w:trPr>
        <w:tc>
          <w:tcPr>
            <w:tcW w:w="1574" w:type="dxa"/>
            <w:vAlign w:val="center"/>
          </w:tcPr>
          <w:p w14:paraId="1AE6CAC0" w14:textId="77777777" w:rsidR="004C2EE1" w:rsidRPr="004C2EE1" w:rsidRDefault="004C2EE1" w:rsidP="005D1779">
            <w:pPr>
              <w:pStyle w:val="TAL"/>
              <w:rPr>
                <w:lang w:eastAsia="zh-CN"/>
              </w:rPr>
            </w:pPr>
            <w:r w:rsidRPr="004C2EE1">
              <w:rPr>
                <w:lang w:eastAsia="zh-CN"/>
              </w:rPr>
              <w:t>NLOS</w:t>
            </w:r>
          </w:p>
        </w:tc>
        <w:tc>
          <w:tcPr>
            <w:tcW w:w="7054" w:type="dxa"/>
            <w:vAlign w:val="center"/>
          </w:tcPr>
          <w:p w14:paraId="22FCD5AF" w14:textId="77777777" w:rsidR="004C2EE1" w:rsidRPr="004C2EE1" w:rsidRDefault="004C2EE1" w:rsidP="005D1779">
            <w:pPr>
              <w:pStyle w:val="TAL"/>
              <w:rPr>
                <w:position w:val="-10"/>
              </w:rPr>
            </w:pPr>
            <w:r w:rsidRPr="004C2EE1">
              <w:rPr>
                <w:position w:val="-10"/>
              </w:rPr>
              <w:t>FFS including</w:t>
            </w:r>
          </w:p>
          <w:p w14:paraId="589E5B50" w14:textId="77777777" w:rsidR="004C2EE1" w:rsidRPr="004C2EE1" w:rsidRDefault="004C2EE1" w:rsidP="005D1779">
            <w:pPr>
              <w:pStyle w:val="TAL"/>
              <w:rPr>
                <w:position w:val="-10"/>
              </w:rPr>
            </w:pPr>
            <w:r w:rsidRPr="004C2EE1">
              <w:rPr>
                <w:position w:val="-10"/>
              </w:rPr>
              <w:t>Option 1:</w:t>
            </w:r>
          </w:p>
          <w:p w14:paraId="4E21E381" w14:textId="7D3835BC" w:rsidR="004C2EE1" w:rsidRPr="004C2EE1" w:rsidRDefault="004C2EE1" w:rsidP="005D1779">
            <w:pPr>
              <w:pStyle w:val="TAL"/>
              <w:rPr>
                <w:lang w:eastAsia="zh-CN"/>
              </w:rPr>
            </w:pPr>
            <w:r w:rsidRPr="00C5556C">
              <w:rPr>
                <w:noProof/>
                <w:position w:val="-10"/>
                <w:lang w:eastAsia="en-GB"/>
              </w:rPr>
              <w:drawing>
                <wp:inline distT="0" distB="0" distL="0" distR="0" wp14:anchorId="2522BAA8" wp14:editId="526163A3">
                  <wp:extent cx="1988820" cy="190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pic:cNvPicPr>
                            <a:picLocks noChangeAspect="1" noChangeArrowheads="1"/>
                          </pic:cNvPicPr>
                        </pic:nvPicPr>
                        <pic:blipFill>
                          <a:blip r:embed="rId2287" cstate="print">
                            <a:extLst>
                              <a:ext uri="{28A0092B-C50C-407E-A947-70E740481C1C}">
                                <a14:useLocalDpi xmlns:a14="http://schemas.microsoft.com/office/drawing/2010/main" val="0"/>
                              </a:ext>
                            </a:extLst>
                          </a:blip>
                          <a:srcRect/>
                          <a:stretch>
                            <a:fillRect/>
                          </a:stretch>
                        </pic:blipFill>
                        <pic:spPr bwMode="auto">
                          <a:xfrm>
                            <a:off x="0" y="0"/>
                            <a:ext cx="1988820" cy="190500"/>
                          </a:xfrm>
                          <a:prstGeom prst="rect">
                            <a:avLst/>
                          </a:prstGeom>
                          <a:noFill/>
                          <a:ln>
                            <a:noFill/>
                          </a:ln>
                        </pic:spPr>
                      </pic:pic>
                    </a:graphicData>
                  </a:graphic>
                </wp:inline>
              </w:drawing>
            </w:r>
            <w:r w:rsidRPr="004C2EE1">
              <w:t xml:space="preserve"> where </w:t>
            </w:r>
          </w:p>
          <w:p w14:paraId="0521A4BB" w14:textId="7DC28ACD" w:rsidR="004C2EE1" w:rsidRPr="004C2EE1" w:rsidRDefault="004C2EE1" w:rsidP="005D1779">
            <w:pPr>
              <w:pStyle w:val="TAL"/>
            </w:pPr>
            <w:r w:rsidRPr="00C5556C">
              <w:rPr>
                <w:noProof/>
                <w:position w:val="-14"/>
                <w:lang w:eastAsia="en-GB"/>
              </w:rPr>
              <w:drawing>
                <wp:inline distT="0" distB="0" distL="0" distR="0" wp14:anchorId="405F8131" wp14:editId="3A3AD322">
                  <wp:extent cx="3581400" cy="2057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pic:cNvPicPr>
                            <a:picLocks noChangeAspect="1" noChangeArrowheads="1"/>
                          </pic:cNvPicPr>
                        </pic:nvPicPr>
                        <pic:blipFill>
                          <a:blip r:embed="rId2288" cstate="print">
                            <a:extLst>
                              <a:ext uri="{28A0092B-C50C-407E-A947-70E740481C1C}">
                                <a14:useLocalDpi xmlns:a14="http://schemas.microsoft.com/office/drawing/2010/main" val="0"/>
                              </a:ext>
                            </a:extLst>
                          </a:blip>
                          <a:srcRect/>
                          <a:stretch>
                            <a:fillRect/>
                          </a:stretch>
                        </pic:blipFill>
                        <pic:spPr bwMode="auto">
                          <a:xfrm>
                            <a:off x="0" y="0"/>
                            <a:ext cx="3581400" cy="205740"/>
                          </a:xfrm>
                          <a:prstGeom prst="rect">
                            <a:avLst/>
                          </a:prstGeom>
                          <a:noFill/>
                          <a:ln>
                            <a:noFill/>
                          </a:ln>
                        </pic:spPr>
                      </pic:pic>
                    </a:graphicData>
                  </a:graphic>
                </wp:inline>
              </w:drawing>
            </w:r>
            <w:r w:rsidRPr="004C2EE1">
              <w:t xml:space="preserve"> and</w:t>
            </w:r>
          </w:p>
          <w:p w14:paraId="76B95DBE" w14:textId="69CFECA2" w:rsidR="004C2EE1" w:rsidRPr="004C2EE1" w:rsidRDefault="004C2EE1" w:rsidP="005D1779">
            <w:pPr>
              <w:pStyle w:val="TAL"/>
              <w:rPr>
                <w:position w:val="-14"/>
              </w:rPr>
            </w:pPr>
            <w:r w:rsidRPr="00C5556C">
              <w:rPr>
                <w:noProof/>
                <w:position w:val="-14"/>
                <w:lang w:eastAsia="en-GB"/>
              </w:rPr>
              <w:drawing>
                <wp:inline distT="0" distB="0" distL="0" distR="0" wp14:anchorId="2AEC1D8D" wp14:editId="7DF63804">
                  <wp:extent cx="1623060" cy="2057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
                          <pic:cNvPicPr>
                            <a:picLocks noChangeAspect="1" noChangeArrowheads="1"/>
                          </pic:cNvPicPr>
                        </pic:nvPicPr>
                        <pic:blipFill>
                          <a:blip r:embed="rId2289" cstate="print">
                            <a:extLst>
                              <a:ext uri="{28A0092B-C50C-407E-A947-70E740481C1C}">
                                <a14:useLocalDpi xmlns:a14="http://schemas.microsoft.com/office/drawing/2010/main" val="0"/>
                              </a:ext>
                            </a:extLst>
                          </a:blip>
                          <a:srcRect/>
                          <a:stretch>
                            <a:fillRect/>
                          </a:stretch>
                        </pic:blipFill>
                        <pic:spPr bwMode="auto">
                          <a:xfrm>
                            <a:off x="0" y="0"/>
                            <a:ext cx="1623060" cy="205740"/>
                          </a:xfrm>
                          <a:prstGeom prst="rect">
                            <a:avLst/>
                          </a:prstGeom>
                          <a:noFill/>
                          <a:ln>
                            <a:noFill/>
                          </a:ln>
                        </pic:spPr>
                      </pic:pic>
                    </a:graphicData>
                  </a:graphic>
                </wp:inline>
              </w:drawing>
            </w:r>
          </w:p>
          <w:p w14:paraId="404E2AA0" w14:textId="340C8B51" w:rsidR="004C2EE1" w:rsidRPr="004C2EE1" w:rsidRDefault="004C2EE1" w:rsidP="005D1779">
            <w:pPr>
              <w:pStyle w:val="TAL"/>
              <w:rPr>
                <w:position w:val="-14"/>
              </w:rPr>
            </w:pPr>
            <w:r w:rsidRPr="004C2EE1">
              <w:rPr>
                <w:position w:val="-14"/>
              </w:rPr>
              <w:t xml:space="preserve">Option 2: NLOS pathloss equation in </w:t>
            </w:r>
            <w:hyperlink r:id="rId2290" w:history="1">
              <w:r w:rsidR="00FE4C7E">
                <w:rPr>
                  <w:rStyle w:val="Hyperlink"/>
                  <w:rFonts w:ascii="Times New Roman" w:hAnsi="Times New Roman"/>
                  <w:position w:val="-14"/>
                </w:rPr>
                <w:t>R1-1803671</w:t>
              </w:r>
            </w:hyperlink>
          </w:p>
          <w:p w14:paraId="11C6057C" w14:textId="77777777" w:rsidR="004C2EE1" w:rsidRPr="004C2EE1" w:rsidRDefault="004C2EE1" w:rsidP="005D1779">
            <w:pPr>
              <w:pStyle w:val="TAL"/>
              <w:rPr>
                <w:lang w:eastAsia="zh-CN"/>
              </w:rPr>
            </w:pPr>
            <w:r w:rsidRPr="004C2EE1">
              <w:rPr>
                <w:position w:val="-14"/>
              </w:rPr>
              <w:t>Other options are not precluded.</w:t>
            </w:r>
          </w:p>
        </w:tc>
      </w:tr>
    </w:tbl>
    <w:p w14:paraId="7A5926DC" w14:textId="77777777" w:rsidR="004C2EE1" w:rsidRPr="004C2EE1" w:rsidRDefault="004C2EE1" w:rsidP="00BC4EF6">
      <w:pPr>
        <w:pStyle w:val="ListParagraph"/>
        <w:numPr>
          <w:ilvl w:val="0"/>
          <w:numId w:val="182"/>
        </w:numPr>
      </w:pPr>
      <w:r w:rsidRPr="004C2EE1">
        <w:t>LOS pathloss equation is used when the two vehicles are in the same street.</w:t>
      </w:r>
    </w:p>
    <w:p w14:paraId="4934B4E4" w14:textId="77777777" w:rsidR="004C2EE1" w:rsidRPr="004C2EE1" w:rsidRDefault="004C2EE1" w:rsidP="00BC4EF6">
      <w:pPr>
        <w:pStyle w:val="ListParagraph"/>
        <w:numPr>
          <w:ilvl w:val="1"/>
          <w:numId w:val="182"/>
        </w:numPr>
      </w:pPr>
      <w:r w:rsidRPr="004C2EE1">
        <w:t>Additional vehicle blockage loss is added the link between the two vehicles is blocked by other vehicles.</w:t>
      </w:r>
    </w:p>
    <w:p w14:paraId="060C691F" w14:textId="77777777" w:rsidR="004C2EE1" w:rsidRPr="004C2EE1" w:rsidRDefault="004C2EE1" w:rsidP="00BC4EF6">
      <w:pPr>
        <w:pStyle w:val="ListParagraph"/>
        <w:numPr>
          <w:ilvl w:val="0"/>
          <w:numId w:val="182"/>
        </w:numPr>
      </w:pPr>
      <w:r w:rsidRPr="004C2EE1">
        <w:t>NLOS pathloss equation is used when the two vehicles are in different streets.</w:t>
      </w:r>
    </w:p>
    <w:p w14:paraId="25297905" w14:textId="77777777" w:rsidR="004C2EE1" w:rsidRPr="004C2EE1" w:rsidRDefault="004C2EE1" w:rsidP="00BC4EF6">
      <w:pPr>
        <w:pStyle w:val="ListParagraph"/>
        <w:numPr>
          <w:ilvl w:val="1"/>
          <w:numId w:val="182"/>
        </w:numPr>
      </w:pPr>
      <w:r w:rsidRPr="004C2EE1">
        <w:t>No vehicle blockage is considered in this case.</w:t>
      </w:r>
    </w:p>
    <w:p w14:paraId="4314757B" w14:textId="77777777" w:rsidR="004C2EE1" w:rsidRPr="004C2EE1" w:rsidRDefault="004C2EE1" w:rsidP="00C5556C">
      <w:pPr>
        <w:ind w:left="1440" w:hanging="1440"/>
        <w:rPr>
          <w:rFonts w:ascii="Times New Roman" w:hAnsi="Times New Roman"/>
          <w:szCs w:val="20"/>
          <w:lang w:eastAsia="x-none"/>
        </w:rPr>
      </w:pPr>
      <w:r w:rsidRPr="004C2EE1">
        <w:rPr>
          <w:rFonts w:ascii="Times New Roman" w:hAnsi="Times New Roman"/>
          <w:szCs w:val="20"/>
          <w:highlight w:val="green"/>
          <w:lang w:eastAsia="x-none"/>
        </w:rPr>
        <w:t>Agreements</w:t>
      </w:r>
      <w:r w:rsidRPr="004C2EE1">
        <w:rPr>
          <w:rFonts w:ascii="Times New Roman" w:hAnsi="Times New Roman"/>
          <w:szCs w:val="20"/>
          <w:lang w:eastAsia="x-none"/>
        </w:rPr>
        <w:t>:</w:t>
      </w:r>
    </w:p>
    <w:p w14:paraId="02EBC029" w14:textId="77777777" w:rsidR="004C2EE1" w:rsidRPr="004C2EE1" w:rsidRDefault="004C2EE1" w:rsidP="00BC4EF6">
      <w:pPr>
        <w:pStyle w:val="ListParagraph"/>
        <w:numPr>
          <w:ilvl w:val="0"/>
          <w:numId w:val="183"/>
        </w:numPr>
      </w:pPr>
      <w:r w:rsidRPr="004C2EE1">
        <w:t xml:space="preserve">A </w:t>
      </w:r>
      <w:bookmarkStart w:id="5147" w:name="_Hlk511852511"/>
      <w:r w:rsidRPr="004C2EE1">
        <w:t>link between two vehicles is considered blocked (i.e., in NLOSv)</w:t>
      </w:r>
      <w:bookmarkEnd w:id="5147"/>
    </w:p>
    <w:p w14:paraId="29379B85" w14:textId="77777777" w:rsidR="004C2EE1" w:rsidRPr="004C2EE1" w:rsidRDefault="004C2EE1" w:rsidP="00BC4EF6">
      <w:pPr>
        <w:pStyle w:val="ListParagraph"/>
        <w:numPr>
          <w:ilvl w:val="1"/>
          <w:numId w:val="183"/>
        </w:numPr>
      </w:pPr>
      <w:r w:rsidRPr="004C2EE1">
        <w:t>Option 1: if a line connecting the antennas of the two vehicles in the same street intersects any vehicle (including either of the two vehicles) in the 3-dimensional space.</w:t>
      </w:r>
    </w:p>
    <w:p w14:paraId="555600C1" w14:textId="77777777" w:rsidR="004C2EE1" w:rsidRPr="004C2EE1" w:rsidRDefault="004C2EE1" w:rsidP="00BC4EF6">
      <w:pPr>
        <w:pStyle w:val="ListParagraph"/>
        <w:numPr>
          <w:ilvl w:val="1"/>
          <w:numId w:val="183"/>
        </w:numPr>
      </w:pPr>
      <w:r w:rsidRPr="004C2EE1">
        <w:t>Option 2: with a probability</w:t>
      </w:r>
    </w:p>
    <w:p w14:paraId="5F67C8DF" w14:textId="77777777" w:rsidR="004C2EE1" w:rsidRPr="004C2EE1" w:rsidRDefault="004C2EE1" w:rsidP="00BC4EF6">
      <w:pPr>
        <w:pStyle w:val="ListParagraph"/>
        <w:numPr>
          <w:ilvl w:val="2"/>
          <w:numId w:val="183"/>
        </w:numPr>
      </w:pPr>
      <w:r w:rsidRPr="004C2EE1">
        <w:t>Distribution is FFS. Note that vehicle width and height will not affect this option once the probability is defined.</w:t>
      </w:r>
    </w:p>
    <w:p w14:paraId="2B920E45" w14:textId="77777777" w:rsidR="004C2EE1" w:rsidRPr="004C2EE1" w:rsidRDefault="004C2EE1" w:rsidP="00BC4EF6">
      <w:pPr>
        <w:pStyle w:val="ListParagraph"/>
        <w:numPr>
          <w:ilvl w:val="0"/>
          <w:numId w:val="183"/>
        </w:numPr>
      </w:pPr>
      <w:r w:rsidRPr="004C2EE1">
        <w:t>In NLOSv</w:t>
      </w:r>
      <w:r w:rsidRPr="004C2EE1" w:rsidDel="00827933">
        <w:t xml:space="preserve"> </w:t>
      </w:r>
      <w:r w:rsidRPr="004C2EE1">
        <w:t>, a random variable is added to the pathloss equation.</w:t>
      </w:r>
    </w:p>
    <w:p w14:paraId="1D3A3F31" w14:textId="77777777" w:rsidR="004C2EE1" w:rsidRPr="004C2EE1" w:rsidRDefault="004C2EE1" w:rsidP="00BC4EF6">
      <w:pPr>
        <w:pStyle w:val="ListParagraph"/>
        <w:numPr>
          <w:ilvl w:val="1"/>
          <w:numId w:val="183"/>
        </w:numPr>
      </w:pPr>
      <w:r w:rsidRPr="004C2EE1">
        <w:t>FFS the distribution of the random variable</w:t>
      </w:r>
    </w:p>
    <w:p w14:paraId="5E96F146" w14:textId="77777777" w:rsidR="004C2EE1" w:rsidRPr="004C2EE1" w:rsidRDefault="004C2EE1" w:rsidP="00BC4EF6">
      <w:pPr>
        <w:pStyle w:val="ListParagraph"/>
        <w:numPr>
          <w:ilvl w:val="0"/>
          <w:numId w:val="183"/>
        </w:numPr>
      </w:pPr>
      <w:r w:rsidRPr="004C2EE1">
        <w:t>Vehicle blockage is applied to below 6 GHz.</w:t>
      </w:r>
    </w:p>
    <w:p w14:paraId="5FB2E64A" w14:textId="77777777" w:rsidR="004C2EE1" w:rsidRPr="004C2EE1" w:rsidRDefault="004C2EE1" w:rsidP="00C5556C">
      <w:pPr>
        <w:ind w:left="1440" w:hanging="1440"/>
        <w:rPr>
          <w:rFonts w:ascii="Times New Roman" w:hAnsi="Times New Roman"/>
          <w:szCs w:val="20"/>
          <w:lang w:eastAsia="x-none"/>
        </w:rPr>
      </w:pPr>
      <w:r w:rsidRPr="004C2EE1">
        <w:rPr>
          <w:rFonts w:ascii="Times New Roman" w:hAnsi="Times New Roman"/>
          <w:szCs w:val="20"/>
          <w:highlight w:val="green"/>
          <w:lang w:eastAsia="x-none"/>
        </w:rPr>
        <w:t>Agreements</w:t>
      </w:r>
      <w:r w:rsidRPr="004C2EE1">
        <w:rPr>
          <w:rFonts w:ascii="Times New Roman" w:hAnsi="Times New Roman"/>
          <w:szCs w:val="20"/>
          <w:lang w:eastAsia="x-none"/>
        </w:rPr>
        <w:t>:</w:t>
      </w:r>
    </w:p>
    <w:p w14:paraId="6D39993E" w14:textId="77777777" w:rsidR="004C2EE1" w:rsidRPr="004C2EE1" w:rsidRDefault="004C2EE1" w:rsidP="00BC4EF6">
      <w:pPr>
        <w:pStyle w:val="ListParagraph"/>
        <w:numPr>
          <w:ilvl w:val="0"/>
          <w:numId w:val="184"/>
        </w:numPr>
      </w:pPr>
      <w:r w:rsidRPr="004C2EE1">
        <w:t>The link state (LOS, NLOS, or NLOSv) is updated for each link during the SLS runtime.</w:t>
      </w:r>
    </w:p>
    <w:p w14:paraId="55B8E319" w14:textId="77777777" w:rsidR="004C2EE1" w:rsidRPr="004C2EE1" w:rsidRDefault="004C2EE1" w:rsidP="00BC4EF6">
      <w:pPr>
        <w:pStyle w:val="ListParagraph"/>
        <w:numPr>
          <w:ilvl w:val="1"/>
          <w:numId w:val="184"/>
        </w:numPr>
      </w:pPr>
      <w:r w:rsidRPr="004C2EE1">
        <w:t xml:space="preserve">FFS whether the state is updated by Option 1 or Option 2 </w:t>
      </w:r>
      <w:r w:rsidRPr="00BC45AD">
        <w:rPr>
          <w:lang w:val="en-US"/>
        </w:rPr>
        <w:t>w.r.t the link between two vehicles is considered blocked (i.e., in NLOSv)</w:t>
      </w:r>
    </w:p>
    <w:p w14:paraId="30ED0E6C" w14:textId="77777777" w:rsidR="004C2EE1" w:rsidRPr="004C2EE1" w:rsidRDefault="004C2EE1" w:rsidP="00BC4EF6">
      <w:pPr>
        <w:pStyle w:val="ListParagraph"/>
        <w:numPr>
          <w:ilvl w:val="0"/>
          <w:numId w:val="184"/>
        </w:numPr>
      </w:pPr>
      <w:r w:rsidRPr="004C2EE1">
        <w:t>At each state, each link uses pathloss, shadowing, and fast fading parameters corresponding to the state.</w:t>
      </w:r>
    </w:p>
    <w:p w14:paraId="114F24FF" w14:textId="77777777" w:rsidR="004C2EE1" w:rsidRPr="004C2EE1" w:rsidRDefault="004C2EE1" w:rsidP="00BC4EF6">
      <w:pPr>
        <w:pStyle w:val="ListParagraph"/>
        <w:numPr>
          <w:ilvl w:val="1"/>
          <w:numId w:val="184"/>
        </w:numPr>
      </w:pPr>
      <w:r w:rsidRPr="004C2EE1">
        <w:t>FFS how to model smooth transition between different states</w:t>
      </w:r>
    </w:p>
    <w:p w14:paraId="244B035C" w14:textId="77777777" w:rsidR="004C2EE1" w:rsidRPr="004C2EE1" w:rsidRDefault="004C2EE1" w:rsidP="00BC4EF6">
      <w:pPr>
        <w:pStyle w:val="ListParagraph"/>
        <w:numPr>
          <w:ilvl w:val="0"/>
          <w:numId w:val="184"/>
        </w:numPr>
      </w:pPr>
      <w:r w:rsidRPr="004C2EE1">
        <w:t xml:space="preserve">UE location is updated every [100] ms. </w:t>
      </w:r>
    </w:p>
    <w:p w14:paraId="6CCCA727" w14:textId="77777777" w:rsidR="004C2EE1" w:rsidRPr="004C2EE1" w:rsidRDefault="004C2EE1" w:rsidP="00C5556C">
      <w:pPr>
        <w:ind w:left="1440" w:hanging="1440"/>
        <w:rPr>
          <w:rFonts w:ascii="Times New Roman" w:hAnsi="Times New Roman"/>
          <w:szCs w:val="20"/>
          <w:lang w:eastAsia="x-none"/>
        </w:rPr>
      </w:pPr>
      <w:r w:rsidRPr="004C2EE1">
        <w:rPr>
          <w:rFonts w:ascii="Times New Roman" w:hAnsi="Times New Roman"/>
          <w:szCs w:val="20"/>
          <w:highlight w:val="green"/>
          <w:lang w:eastAsia="x-none"/>
        </w:rPr>
        <w:t>Agreements</w:t>
      </w:r>
      <w:r w:rsidRPr="004C2EE1">
        <w:rPr>
          <w:rFonts w:ascii="Times New Roman" w:hAnsi="Times New Roman"/>
          <w:szCs w:val="20"/>
          <w:lang w:eastAsia="x-none"/>
        </w:rPr>
        <w:t>:</w:t>
      </w:r>
    </w:p>
    <w:p w14:paraId="02356EFE" w14:textId="77777777" w:rsidR="004C2EE1" w:rsidRPr="004C2EE1" w:rsidRDefault="004C2EE1" w:rsidP="00BC4EF6">
      <w:pPr>
        <w:pStyle w:val="ListParagraph"/>
        <w:numPr>
          <w:ilvl w:val="0"/>
          <w:numId w:val="185"/>
        </w:numPr>
      </w:pPr>
      <w:r w:rsidRPr="004C2EE1">
        <w:t>Use LOS propagation type for V2B and B2R links in Freeway scenario</w:t>
      </w:r>
    </w:p>
    <w:p w14:paraId="56EFC86F" w14:textId="77777777" w:rsidR="004C2EE1" w:rsidRPr="004C2EE1" w:rsidRDefault="004C2EE1" w:rsidP="00BC4EF6">
      <w:pPr>
        <w:pStyle w:val="ListParagraph"/>
        <w:numPr>
          <w:ilvl w:val="0"/>
          <w:numId w:val="185"/>
        </w:numPr>
      </w:pPr>
      <w:r w:rsidRPr="004C2EE1">
        <w:t>Use LOS/NLOS propagation types for V2B, P2B and B2R links in Urban scenario and maintain spatial consistency following procedure in Subclause 7.6.3.3 of the 3GPP TR 38.901</w:t>
      </w:r>
    </w:p>
    <w:p w14:paraId="47E93313" w14:textId="77777777" w:rsidR="004C2EE1" w:rsidRPr="004C2EE1" w:rsidRDefault="004C2EE1" w:rsidP="00BC4EF6">
      <w:pPr>
        <w:pStyle w:val="ListParagraph"/>
        <w:numPr>
          <w:ilvl w:val="1"/>
          <w:numId w:val="185"/>
        </w:numPr>
      </w:pPr>
      <w:r w:rsidRPr="004C2EE1">
        <w:t>Derive propagation type based on probability formula</w:t>
      </w:r>
    </w:p>
    <w:p w14:paraId="58594E32" w14:textId="77777777" w:rsidR="004C2EE1" w:rsidRPr="004C2EE1" w:rsidRDefault="004C2EE1" w:rsidP="00C5556C">
      <w:pPr>
        <w:suppressAutoHyphens/>
        <w:overflowPunct w:val="0"/>
        <w:autoSpaceDE w:val="0"/>
        <w:jc w:val="center"/>
        <w:textAlignment w:val="baseline"/>
        <w:rPr>
          <w:rFonts w:ascii="Times New Roman" w:eastAsia="Times New Roman" w:hAnsi="Times New Roman"/>
          <w:color w:val="000000"/>
          <w:szCs w:val="20"/>
          <w:lang w:val="x-none" w:eastAsia="ar-SA"/>
        </w:rPr>
      </w:pPr>
      <w:r w:rsidRPr="004C2EE1">
        <w:rPr>
          <w:rFonts w:ascii="Times New Roman" w:eastAsia="Times New Roman" w:hAnsi="Times New Roman"/>
          <w:color w:val="000000"/>
          <w:szCs w:val="20"/>
          <w:lang w:val="x-none" w:eastAsia="ar-SA"/>
        </w:rPr>
        <w:t xml:space="preserve">Pathloss models of V2B, </w:t>
      </w:r>
      <w:r w:rsidRPr="004C2EE1">
        <w:rPr>
          <w:rFonts w:ascii="Times New Roman" w:eastAsia="SimSun" w:hAnsi="Times New Roman"/>
          <w:szCs w:val="20"/>
        </w:rPr>
        <w:t>P2B</w:t>
      </w:r>
      <w:r w:rsidRPr="004C2EE1">
        <w:rPr>
          <w:rFonts w:ascii="Times New Roman" w:eastAsia="Times New Roman" w:hAnsi="Times New Roman"/>
          <w:color w:val="000000"/>
          <w:szCs w:val="20"/>
          <w:lang w:val="x-none" w:eastAsia="ar-SA"/>
        </w:rPr>
        <w:t>, B2R for Freeway and Urban scenarios</w:t>
      </w:r>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2"/>
        <w:gridCol w:w="2415"/>
        <w:gridCol w:w="2411"/>
        <w:gridCol w:w="2270"/>
        <w:gridCol w:w="2518"/>
      </w:tblGrid>
      <w:tr w:rsidR="004C2EE1" w:rsidRPr="0054390D" w14:paraId="1FB3505F" w14:textId="77777777" w:rsidTr="0054390D">
        <w:tc>
          <w:tcPr>
            <w:tcW w:w="354" w:type="pct"/>
            <w:vMerge w:val="restart"/>
            <w:shd w:val="clear" w:color="auto" w:fill="F2F2F2"/>
          </w:tcPr>
          <w:p w14:paraId="7519BC63" w14:textId="77777777" w:rsidR="004C2EE1" w:rsidRPr="0054390D" w:rsidRDefault="004C2EE1" w:rsidP="0054390D">
            <w:pPr>
              <w:pStyle w:val="TAH"/>
              <w:rPr>
                <w:rFonts w:eastAsia="SimSun"/>
                <w:sz w:val="16"/>
                <w:szCs w:val="16"/>
              </w:rPr>
            </w:pPr>
          </w:p>
        </w:tc>
        <w:tc>
          <w:tcPr>
            <w:tcW w:w="2332" w:type="pct"/>
            <w:gridSpan w:val="2"/>
            <w:shd w:val="clear" w:color="auto" w:fill="F2F2F2"/>
          </w:tcPr>
          <w:p w14:paraId="775D1534" w14:textId="77777777" w:rsidR="004C2EE1" w:rsidRPr="0054390D" w:rsidRDefault="004C2EE1" w:rsidP="0054390D">
            <w:pPr>
              <w:pStyle w:val="TAH"/>
              <w:rPr>
                <w:rFonts w:eastAsia="SimSun"/>
                <w:sz w:val="16"/>
                <w:szCs w:val="16"/>
              </w:rPr>
            </w:pPr>
            <w:r w:rsidRPr="0054390D">
              <w:rPr>
                <w:rFonts w:eastAsia="SimSun"/>
                <w:sz w:val="16"/>
                <w:szCs w:val="16"/>
              </w:rPr>
              <w:t>Below 6 GHz</w:t>
            </w:r>
          </w:p>
        </w:tc>
        <w:tc>
          <w:tcPr>
            <w:tcW w:w="2314" w:type="pct"/>
            <w:gridSpan w:val="2"/>
            <w:shd w:val="clear" w:color="auto" w:fill="F2F2F2"/>
          </w:tcPr>
          <w:p w14:paraId="490353D1" w14:textId="77777777" w:rsidR="004C2EE1" w:rsidRPr="0054390D" w:rsidRDefault="004C2EE1" w:rsidP="0054390D">
            <w:pPr>
              <w:pStyle w:val="TAH"/>
              <w:rPr>
                <w:rFonts w:eastAsia="SimSun"/>
                <w:sz w:val="16"/>
                <w:szCs w:val="16"/>
              </w:rPr>
            </w:pPr>
            <w:r w:rsidRPr="0054390D">
              <w:rPr>
                <w:rFonts w:eastAsia="SimSun"/>
                <w:sz w:val="16"/>
                <w:szCs w:val="16"/>
              </w:rPr>
              <w:t xml:space="preserve">Above 6 GHz </w:t>
            </w:r>
          </w:p>
        </w:tc>
      </w:tr>
      <w:tr w:rsidR="004C2EE1" w:rsidRPr="0054390D" w14:paraId="44D15898" w14:textId="77777777" w:rsidTr="0054390D">
        <w:trPr>
          <w:trHeight w:val="64"/>
        </w:trPr>
        <w:tc>
          <w:tcPr>
            <w:tcW w:w="354" w:type="pct"/>
            <w:vMerge/>
            <w:shd w:val="clear" w:color="auto" w:fill="F2F2F2"/>
          </w:tcPr>
          <w:p w14:paraId="3D1EFF04" w14:textId="77777777" w:rsidR="004C2EE1" w:rsidRPr="0054390D" w:rsidRDefault="004C2EE1" w:rsidP="0054390D">
            <w:pPr>
              <w:pStyle w:val="TAH"/>
              <w:rPr>
                <w:rFonts w:eastAsia="SimSun"/>
                <w:sz w:val="16"/>
                <w:szCs w:val="16"/>
              </w:rPr>
            </w:pPr>
          </w:p>
        </w:tc>
        <w:tc>
          <w:tcPr>
            <w:tcW w:w="1167" w:type="pct"/>
            <w:shd w:val="clear" w:color="auto" w:fill="F2F2F2"/>
          </w:tcPr>
          <w:p w14:paraId="692A0043" w14:textId="77777777" w:rsidR="004C2EE1" w:rsidRPr="0054390D" w:rsidRDefault="004C2EE1" w:rsidP="0054390D">
            <w:pPr>
              <w:pStyle w:val="TAH"/>
              <w:rPr>
                <w:rFonts w:eastAsia="SimSun"/>
                <w:sz w:val="16"/>
                <w:szCs w:val="16"/>
              </w:rPr>
            </w:pPr>
            <w:r w:rsidRPr="0054390D">
              <w:rPr>
                <w:rFonts w:eastAsia="SimSun"/>
                <w:sz w:val="16"/>
                <w:szCs w:val="16"/>
              </w:rPr>
              <w:t>LOS</w:t>
            </w:r>
          </w:p>
        </w:tc>
        <w:tc>
          <w:tcPr>
            <w:tcW w:w="1165" w:type="pct"/>
            <w:shd w:val="clear" w:color="auto" w:fill="F2F2F2"/>
          </w:tcPr>
          <w:p w14:paraId="0B58F2F1" w14:textId="77777777" w:rsidR="004C2EE1" w:rsidRPr="0054390D" w:rsidRDefault="004C2EE1" w:rsidP="0054390D">
            <w:pPr>
              <w:pStyle w:val="TAH"/>
              <w:rPr>
                <w:rFonts w:eastAsia="SimSun"/>
                <w:sz w:val="16"/>
                <w:szCs w:val="16"/>
              </w:rPr>
            </w:pPr>
            <w:r w:rsidRPr="0054390D">
              <w:rPr>
                <w:rFonts w:eastAsia="SimSun"/>
                <w:sz w:val="16"/>
                <w:szCs w:val="16"/>
              </w:rPr>
              <w:t>NLOS</w:t>
            </w:r>
          </w:p>
        </w:tc>
        <w:tc>
          <w:tcPr>
            <w:tcW w:w="1097" w:type="pct"/>
            <w:shd w:val="clear" w:color="auto" w:fill="F2F2F2"/>
          </w:tcPr>
          <w:p w14:paraId="6E6CD0E7" w14:textId="77777777" w:rsidR="004C2EE1" w:rsidRPr="0054390D" w:rsidRDefault="004C2EE1" w:rsidP="0054390D">
            <w:pPr>
              <w:pStyle w:val="TAH"/>
              <w:rPr>
                <w:rFonts w:eastAsia="SimSun"/>
                <w:sz w:val="16"/>
                <w:szCs w:val="16"/>
              </w:rPr>
            </w:pPr>
            <w:r w:rsidRPr="0054390D">
              <w:rPr>
                <w:rFonts w:eastAsia="SimSun"/>
                <w:sz w:val="16"/>
                <w:szCs w:val="16"/>
              </w:rPr>
              <w:t>LOS</w:t>
            </w:r>
          </w:p>
        </w:tc>
        <w:tc>
          <w:tcPr>
            <w:tcW w:w="1218" w:type="pct"/>
            <w:shd w:val="clear" w:color="auto" w:fill="F2F2F2"/>
          </w:tcPr>
          <w:p w14:paraId="5F972773" w14:textId="77777777" w:rsidR="004C2EE1" w:rsidRPr="0054390D" w:rsidRDefault="004C2EE1" w:rsidP="0054390D">
            <w:pPr>
              <w:pStyle w:val="TAH"/>
              <w:rPr>
                <w:rFonts w:eastAsia="SimSun"/>
                <w:sz w:val="16"/>
                <w:szCs w:val="16"/>
              </w:rPr>
            </w:pPr>
            <w:r w:rsidRPr="0054390D">
              <w:rPr>
                <w:rFonts w:eastAsia="SimSun"/>
                <w:sz w:val="16"/>
                <w:szCs w:val="16"/>
              </w:rPr>
              <w:t>NLOS</w:t>
            </w:r>
          </w:p>
        </w:tc>
      </w:tr>
      <w:tr w:rsidR="004C2EE1" w:rsidRPr="0054390D" w14:paraId="5386664A" w14:textId="77777777" w:rsidTr="0054390D">
        <w:trPr>
          <w:trHeight w:val="64"/>
        </w:trPr>
        <w:tc>
          <w:tcPr>
            <w:tcW w:w="354" w:type="pct"/>
            <w:shd w:val="clear" w:color="auto" w:fill="F2F2F2"/>
          </w:tcPr>
          <w:p w14:paraId="2E4095B0" w14:textId="77777777" w:rsidR="004C2EE1" w:rsidRPr="0054390D" w:rsidRDefault="004C2EE1" w:rsidP="0054390D">
            <w:pPr>
              <w:pStyle w:val="TAL"/>
              <w:rPr>
                <w:sz w:val="16"/>
                <w:szCs w:val="16"/>
              </w:rPr>
            </w:pPr>
            <w:r w:rsidRPr="0054390D">
              <w:rPr>
                <w:sz w:val="16"/>
                <w:szCs w:val="16"/>
              </w:rPr>
              <w:t>B2V</w:t>
            </w:r>
          </w:p>
          <w:p w14:paraId="7EBB4BF0" w14:textId="77777777" w:rsidR="004C2EE1" w:rsidRPr="0054390D" w:rsidRDefault="004C2EE1" w:rsidP="0054390D">
            <w:pPr>
              <w:pStyle w:val="TAL"/>
              <w:rPr>
                <w:sz w:val="16"/>
                <w:szCs w:val="16"/>
              </w:rPr>
            </w:pPr>
            <w:r w:rsidRPr="0054390D">
              <w:rPr>
                <w:sz w:val="16"/>
                <w:szCs w:val="16"/>
              </w:rPr>
              <w:t>B2P</w:t>
            </w:r>
          </w:p>
          <w:p w14:paraId="725D2F92" w14:textId="77777777" w:rsidR="004C2EE1" w:rsidRPr="0054390D" w:rsidRDefault="004C2EE1" w:rsidP="0054390D">
            <w:pPr>
              <w:pStyle w:val="TAL"/>
              <w:rPr>
                <w:sz w:val="16"/>
                <w:szCs w:val="16"/>
              </w:rPr>
            </w:pPr>
            <w:r w:rsidRPr="0054390D">
              <w:rPr>
                <w:sz w:val="16"/>
                <w:szCs w:val="16"/>
              </w:rPr>
              <w:t>B2R</w:t>
            </w:r>
          </w:p>
        </w:tc>
        <w:tc>
          <w:tcPr>
            <w:tcW w:w="1167" w:type="pct"/>
            <w:shd w:val="clear" w:color="auto" w:fill="auto"/>
          </w:tcPr>
          <w:p w14:paraId="47C0716A" w14:textId="3CA89ABF" w:rsidR="004C2EE1" w:rsidRDefault="004C2EE1" w:rsidP="0054390D">
            <w:pPr>
              <w:pStyle w:val="TAL"/>
              <w:rPr>
                <w:sz w:val="16"/>
                <w:szCs w:val="16"/>
              </w:rPr>
            </w:pPr>
            <w:r w:rsidRPr="0054390D">
              <w:rPr>
                <w:sz w:val="16"/>
                <w:szCs w:val="16"/>
                <w:u w:val="single"/>
              </w:rPr>
              <w:t>Urban:</w:t>
            </w:r>
            <w:r w:rsidR="0054390D">
              <w:rPr>
                <w:sz w:val="16"/>
                <w:szCs w:val="16"/>
                <w:u w:val="single"/>
              </w:rPr>
              <w:t xml:space="preserve"> </w:t>
            </w:r>
            <w:r w:rsidRPr="0054390D">
              <w:rPr>
                <w:sz w:val="16"/>
                <w:szCs w:val="16"/>
              </w:rPr>
              <w:t>TR 38.901 UMa LOS</w:t>
            </w:r>
          </w:p>
          <w:p w14:paraId="2B4577D1" w14:textId="77777777" w:rsidR="0054390D" w:rsidRPr="0054390D" w:rsidRDefault="0054390D" w:rsidP="0054390D">
            <w:pPr>
              <w:pStyle w:val="TAL"/>
              <w:rPr>
                <w:sz w:val="16"/>
                <w:szCs w:val="16"/>
              </w:rPr>
            </w:pPr>
          </w:p>
          <w:p w14:paraId="42C9B131" w14:textId="1F5EB795" w:rsidR="004C2EE1" w:rsidRPr="0054390D" w:rsidRDefault="004C2EE1" w:rsidP="0054390D">
            <w:pPr>
              <w:pStyle w:val="TAL"/>
              <w:rPr>
                <w:sz w:val="16"/>
                <w:szCs w:val="16"/>
              </w:rPr>
            </w:pPr>
            <w:r w:rsidRPr="0054390D">
              <w:rPr>
                <w:sz w:val="16"/>
                <w:szCs w:val="16"/>
                <w:u w:val="single"/>
              </w:rPr>
              <w:t xml:space="preserve">Freeway: </w:t>
            </w:r>
            <w:r w:rsidRPr="0054390D">
              <w:rPr>
                <w:sz w:val="16"/>
                <w:szCs w:val="16"/>
              </w:rPr>
              <w:t>TR 38.901 RMa LOS</w:t>
            </w:r>
          </w:p>
        </w:tc>
        <w:tc>
          <w:tcPr>
            <w:tcW w:w="1165" w:type="pct"/>
            <w:shd w:val="clear" w:color="auto" w:fill="auto"/>
          </w:tcPr>
          <w:p w14:paraId="55D601C0" w14:textId="3F1D6D34" w:rsidR="004C2EE1" w:rsidRDefault="004C2EE1" w:rsidP="0054390D">
            <w:pPr>
              <w:pStyle w:val="TAL"/>
              <w:rPr>
                <w:sz w:val="16"/>
                <w:szCs w:val="16"/>
              </w:rPr>
            </w:pPr>
            <w:r w:rsidRPr="0054390D">
              <w:rPr>
                <w:sz w:val="16"/>
                <w:szCs w:val="16"/>
                <w:u w:val="single"/>
              </w:rPr>
              <w:t>Urban:</w:t>
            </w:r>
            <w:r w:rsidR="0054390D">
              <w:rPr>
                <w:sz w:val="16"/>
                <w:szCs w:val="16"/>
                <w:u w:val="single"/>
              </w:rPr>
              <w:t xml:space="preserve"> </w:t>
            </w:r>
            <w:r w:rsidRPr="0054390D">
              <w:rPr>
                <w:sz w:val="16"/>
                <w:szCs w:val="16"/>
              </w:rPr>
              <w:t>TR 38.901 UMa NLOS</w:t>
            </w:r>
          </w:p>
          <w:p w14:paraId="66F3424C" w14:textId="77777777" w:rsidR="0054390D" w:rsidRPr="0054390D" w:rsidRDefault="0054390D" w:rsidP="0054390D">
            <w:pPr>
              <w:pStyle w:val="TAL"/>
              <w:rPr>
                <w:sz w:val="16"/>
                <w:szCs w:val="16"/>
              </w:rPr>
            </w:pPr>
          </w:p>
          <w:p w14:paraId="01AC4C63" w14:textId="43826C17" w:rsidR="004C2EE1" w:rsidRPr="0054390D" w:rsidRDefault="004C2EE1" w:rsidP="0054390D">
            <w:pPr>
              <w:pStyle w:val="TAL"/>
              <w:rPr>
                <w:sz w:val="16"/>
                <w:szCs w:val="16"/>
              </w:rPr>
            </w:pPr>
            <w:r w:rsidRPr="0054390D">
              <w:rPr>
                <w:sz w:val="16"/>
                <w:szCs w:val="16"/>
                <w:u w:val="single"/>
              </w:rPr>
              <w:t>Freeway:</w:t>
            </w:r>
            <w:r w:rsidR="0054390D">
              <w:rPr>
                <w:sz w:val="16"/>
                <w:szCs w:val="16"/>
                <w:u w:val="single"/>
              </w:rPr>
              <w:t xml:space="preserve"> </w:t>
            </w:r>
            <w:r w:rsidRPr="0054390D">
              <w:rPr>
                <w:sz w:val="16"/>
                <w:szCs w:val="16"/>
              </w:rPr>
              <w:t>N/A</w:t>
            </w:r>
          </w:p>
        </w:tc>
        <w:tc>
          <w:tcPr>
            <w:tcW w:w="1097" w:type="pct"/>
            <w:shd w:val="clear" w:color="auto" w:fill="auto"/>
          </w:tcPr>
          <w:p w14:paraId="43650B63" w14:textId="09B8E144" w:rsidR="004C2EE1" w:rsidRDefault="004C2EE1" w:rsidP="0054390D">
            <w:pPr>
              <w:pStyle w:val="TAL"/>
              <w:rPr>
                <w:sz w:val="16"/>
                <w:szCs w:val="16"/>
              </w:rPr>
            </w:pPr>
            <w:r w:rsidRPr="0054390D">
              <w:rPr>
                <w:sz w:val="16"/>
                <w:szCs w:val="16"/>
                <w:u w:val="single"/>
              </w:rPr>
              <w:t>Urban:</w:t>
            </w:r>
            <w:r w:rsidR="0054390D">
              <w:rPr>
                <w:sz w:val="16"/>
                <w:szCs w:val="16"/>
                <w:u w:val="single"/>
              </w:rPr>
              <w:t xml:space="preserve"> </w:t>
            </w:r>
            <w:r w:rsidRPr="0054390D">
              <w:rPr>
                <w:sz w:val="16"/>
                <w:szCs w:val="16"/>
              </w:rPr>
              <w:t>TR 38.901 UMa LOS</w:t>
            </w:r>
          </w:p>
          <w:p w14:paraId="14A6A3F4" w14:textId="77777777" w:rsidR="0054390D" w:rsidRPr="0054390D" w:rsidRDefault="0054390D" w:rsidP="0054390D">
            <w:pPr>
              <w:pStyle w:val="TAL"/>
              <w:rPr>
                <w:sz w:val="16"/>
                <w:szCs w:val="16"/>
              </w:rPr>
            </w:pPr>
          </w:p>
          <w:p w14:paraId="14488C78" w14:textId="783A23BD" w:rsidR="004C2EE1" w:rsidRPr="0054390D" w:rsidRDefault="004C2EE1" w:rsidP="0054390D">
            <w:pPr>
              <w:pStyle w:val="TAL"/>
              <w:rPr>
                <w:rFonts w:eastAsia="Times New Roman"/>
                <w:sz w:val="16"/>
                <w:szCs w:val="16"/>
              </w:rPr>
            </w:pPr>
            <w:r w:rsidRPr="0054390D">
              <w:rPr>
                <w:sz w:val="16"/>
                <w:szCs w:val="16"/>
                <w:u w:val="single"/>
              </w:rPr>
              <w:t xml:space="preserve">Freeway: </w:t>
            </w:r>
            <w:r w:rsidRPr="0054390D">
              <w:rPr>
                <w:rFonts w:eastAsia="Times New Roman"/>
                <w:sz w:val="16"/>
                <w:szCs w:val="16"/>
              </w:rPr>
              <w:t>FFS</w:t>
            </w:r>
          </w:p>
        </w:tc>
        <w:tc>
          <w:tcPr>
            <w:tcW w:w="1218" w:type="pct"/>
            <w:shd w:val="clear" w:color="auto" w:fill="auto"/>
          </w:tcPr>
          <w:p w14:paraId="75558E21" w14:textId="4BF764F6" w:rsidR="004C2EE1" w:rsidRDefault="004C2EE1" w:rsidP="0054390D">
            <w:pPr>
              <w:pStyle w:val="TAL"/>
              <w:rPr>
                <w:sz w:val="16"/>
                <w:szCs w:val="16"/>
              </w:rPr>
            </w:pPr>
            <w:r w:rsidRPr="0054390D">
              <w:rPr>
                <w:sz w:val="16"/>
                <w:szCs w:val="16"/>
                <w:u w:val="single"/>
              </w:rPr>
              <w:t>Urban:</w:t>
            </w:r>
            <w:r w:rsidR="0054390D">
              <w:rPr>
                <w:sz w:val="16"/>
                <w:szCs w:val="16"/>
                <w:u w:val="single"/>
              </w:rPr>
              <w:t xml:space="preserve"> </w:t>
            </w:r>
            <w:r w:rsidRPr="0054390D">
              <w:rPr>
                <w:sz w:val="16"/>
                <w:szCs w:val="16"/>
              </w:rPr>
              <w:t>TR 38.901 UMa NLOS</w:t>
            </w:r>
          </w:p>
          <w:p w14:paraId="6CE9182B" w14:textId="77777777" w:rsidR="0054390D" w:rsidRPr="0054390D" w:rsidRDefault="0054390D" w:rsidP="0054390D">
            <w:pPr>
              <w:pStyle w:val="TAL"/>
              <w:rPr>
                <w:sz w:val="16"/>
                <w:szCs w:val="16"/>
              </w:rPr>
            </w:pPr>
          </w:p>
          <w:p w14:paraId="2674379E" w14:textId="27C402C3" w:rsidR="004C2EE1" w:rsidRPr="0054390D" w:rsidRDefault="004C2EE1" w:rsidP="0054390D">
            <w:pPr>
              <w:pStyle w:val="TAL"/>
              <w:rPr>
                <w:sz w:val="16"/>
                <w:szCs w:val="16"/>
              </w:rPr>
            </w:pPr>
            <w:r w:rsidRPr="0054390D">
              <w:rPr>
                <w:sz w:val="16"/>
                <w:szCs w:val="16"/>
                <w:u w:val="single"/>
              </w:rPr>
              <w:t>Freeway:</w:t>
            </w:r>
            <w:r w:rsidR="0054390D">
              <w:rPr>
                <w:sz w:val="16"/>
                <w:szCs w:val="16"/>
                <w:u w:val="single"/>
              </w:rPr>
              <w:t xml:space="preserve"> </w:t>
            </w:r>
            <w:r w:rsidRPr="0054390D">
              <w:rPr>
                <w:sz w:val="16"/>
                <w:szCs w:val="16"/>
              </w:rPr>
              <w:t>N/A</w:t>
            </w:r>
          </w:p>
        </w:tc>
      </w:tr>
    </w:tbl>
    <w:p w14:paraId="660F0012" w14:textId="77777777" w:rsidR="004C2EE1" w:rsidRPr="004C2EE1" w:rsidRDefault="004C2EE1" w:rsidP="00C5556C">
      <w:pPr>
        <w:ind w:left="1440" w:hanging="1440"/>
        <w:rPr>
          <w:rFonts w:ascii="Times New Roman" w:hAnsi="Times New Roman"/>
          <w:szCs w:val="20"/>
          <w:lang w:eastAsia="x-none"/>
        </w:rPr>
      </w:pPr>
    </w:p>
    <w:p w14:paraId="68828E8D" w14:textId="77777777" w:rsidR="004C2EE1" w:rsidRPr="004C2EE1" w:rsidRDefault="004C2EE1" w:rsidP="00C5556C">
      <w:pPr>
        <w:ind w:left="1440" w:hanging="1440"/>
        <w:rPr>
          <w:rFonts w:ascii="Times New Roman" w:hAnsi="Times New Roman"/>
          <w:szCs w:val="20"/>
          <w:lang w:eastAsia="x-none"/>
        </w:rPr>
      </w:pPr>
      <w:r w:rsidRPr="004C2EE1">
        <w:rPr>
          <w:rFonts w:ascii="Times New Roman" w:hAnsi="Times New Roman"/>
          <w:szCs w:val="20"/>
          <w:highlight w:val="green"/>
          <w:lang w:eastAsia="x-none"/>
        </w:rPr>
        <w:t>Agreements</w:t>
      </w:r>
      <w:r w:rsidRPr="004C2EE1">
        <w:rPr>
          <w:rFonts w:ascii="Times New Roman" w:hAnsi="Times New Roman"/>
          <w:szCs w:val="20"/>
          <w:lang w:eastAsia="x-none"/>
        </w:rPr>
        <w:t>:</w:t>
      </w:r>
    </w:p>
    <w:p w14:paraId="73A39328" w14:textId="77777777" w:rsidR="004C2EE1" w:rsidRPr="004C2EE1" w:rsidRDefault="004C2EE1" w:rsidP="00C5556C">
      <w:pPr>
        <w:overflowPunct w:val="0"/>
        <w:adjustRightInd w:val="0"/>
        <w:ind w:left="720" w:hanging="720"/>
        <w:jc w:val="center"/>
        <w:textAlignment w:val="baseline"/>
        <w:rPr>
          <w:rFonts w:ascii="Times New Roman" w:eastAsia="SimSun" w:hAnsi="Times New Roman"/>
          <w:bCs/>
          <w:szCs w:val="20"/>
          <w:highlight w:val="yellow"/>
        </w:rPr>
      </w:pPr>
      <w:r w:rsidRPr="004C2EE1">
        <w:rPr>
          <w:rFonts w:ascii="Times New Roman" w:hAnsi="Times New Roman"/>
          <w:color w:val="000000"/>
          <w:szCs w:val="20"/>
          <w:lang w:val="x-none"/>
        </w:rPr>
        <w:lastRenderedPageBreak/>
        <w:t xml:space="preserve">Large scale parameters of fast fading for V2B, </w:t>
      </w:r>
      <w:r w:rsidRPr="004C2EE1">
        <w:rPr>
          <w:rFonts w:ascii="Times New Roman" w:eastAsia="SimSun" w:hAnsi="Times New Roman"/>
          <w:szCs w:val="20"/>
        </w:rPr>
        <w:t>P2B</w:t>
      </w:r>
      <w:r w:rsidRPr="004C2EE1">
        <w:rPr>
          <w:rFonts w:ascii="Times New Roman" w:hAnsi="Times New Roman"/>
          <w:color w:val="000000"/>
          <w:szCs w:val="20"/>
          <w:lang w:val="x-none"/>
        </w:rPr>
        <w:t>, B2R</w:t>
      </w:r>
    </w:p>
    <w:tbl>
      <w:tblPr>
        <w:tblW w:w="25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990"/>
        <w:gridCol w:w="2132"/>
        <w:gridCol w:w="2297"/>
      </w:tblGrid>
      <w:tr w:rsidR="004C2EE1" w:rsidRPr="0054390D" w14:paraId="0E421656" w14:textId="77777777" w:rsidTr="00C5556C">
        <w:trPr>
          <w:trHeight w:val="22"/>
          <w:jc w:val="center"/>
        </w:trPr>
        <w:tc>
          <w:tcPr>
            <w:tcW w:w="914" w:type="pct"/>
            <w:vMerge w:val="restart"/>
            <w:shd w:val="clear" w:color="auto" w:fill="F2F2F2"/>
            <w:vAlign w:val="center"/>
          </w:tcPr>
          <w:p w14:paraId="655160DC" w14:textId="77777777" w:rsidR="004C2EE1" w:rsidRPr="0054390D" w:rsidRDefault="004C2EE1" w:rsidP="0054390D">
            <w:pPr>
              <w:pStyle w:val="TAH"/>
              <w:rPr>
                <w:rFonts w:eastAsia="SimSun"/>
                <w:sz w:val="16"/>
                <w:szCs w:val="16"/>
              </w:rPr>
            </w:pPr>
          </w:p>
        </w:tc>
        <w:tc>
          <w:tcPr>
            <w:tcW w:w="4086" w:type="pct"/>
            <w:gridSpan w:val="2"/>
            <w:shd w:val="clear" w:color="auto" w:fill="F2F2F2"/>
            <w:vAlign w:val="center"/>
          </w:tcPr>
          <w:p w14:paraId="7DFDD785" w14:textId="77777777" w:rsidR="004C2EE1" w:rsidRPr="0054390D" w:rsidRDefault="004C2EE1" w:rsidP="0054390D">
            <w:pPr>
              <w:pStyle w:val="TAH"/>
              <w:rPr>
                <w:rFonts w:eastAsia="SimSun"/>
                <w:sz w:val="16"/>
                <w:szCs w:val="16"/>
              </w:rPr>
            </w:pPr>
            <w:r w:rsidRPr="0054390D">
              <w:rPr>
                <w:rFonts w:eastAsia="SimSun"/>
                <w:sz w:val="16"/>
                <w:szCs w:val="16"/>
              </w:rPr>
              <w:t>B2V/B2P/B2R</w:t>
            </w:r>
          </w:p>
        </w:tc>
      </w:tr>
      <w:tr w:rsidR="004C2EE1" w:rsidRPr="0054390D" w14:paraId="353B13C9" w14:textId="77777777" w:rsidTr="00C5556C">
        <w:trPr>
          <w:trHeight w:val="139"/>
          <w:jc w:val="center"/>
        </w:trPr>
        <w:tc>
          <w:tcPr>
            <w:tcW w:w="914" w:type="pct"/>
            <w:vMerge/>
            <w:shd w:val="clear" w:color="auto" w:fill="F2F2F2"/>
            <w:vAlign w:val="center"/>
          </w:tcPr>
          <w:p w14:paraId="185F8F07" w14:textId="77777777" w:rsidR="004C2EE1" w:rsidRPr="0054390D" w:rsidRDefault="004C2EE1" w:rsidP="0054390D">
            <w:pPr>
              <w:pStyle w:val="TAH"/>
              <w:rPr>
                <w:rFonts w:eastAsia="SimSun"/>
                <w:sz w:val="16"/>
                <w:szCs w:val="16"/>
              </w:rPr>
            </w:pPr>
          </w:p>
        </w:tc>
        <w:tc>
          <w:tcPr>
            <w:tcW w:w="1967" w:type="pct"/>
            <w:shd w:val="clear" w:color="auto" w:fill="F2F2F2"/>
            <w:vAlign w:val="center"/>
          </w:tcPr>
          <w:p w14:paraId="24FEB259" w14:textId="77777777" w:rsidR="004C2EE1" w:rsidRPr="0054390D" w:rsidRDefault="004C2EE1" w:rsidP="0054390D">
            <w:pPr>
              <w:pStyle w:val="TAH"/>
              <w:rPr>
                <w:rFonts w:eastAsia="SimSun"/>
                <w:sz w:val="16"/>
                <w:szCs w:val="16"/>
              </w:rPr>
            </w:pPr>
            <w:r w:rsidRPr="0054390D">
              <w:rPr>
                <w:rFonts w:eastAsia="SimSun"/>
                <w:sz w:val="16"/>
                <w:szCs w:val="16"/>
              </w:rPr>
              <w:t>LOS</w:t>
            </w:r>
          </w:p>
        </w:tc>
        <w:tc>
          <w:tcPr>
            <w:tcW w:w="2119" w:type="pct"/>
            <w:shd w:val="clear" w:color="auto" w:fill="F2F2F2"/>
            <w:vAlign w:val="center"/>
          </w:tcPr>
          <w:p w14:paraId="5A0CB9A7" w14:textId="77777777" w:rsidR="004C2EE1" w:rsidRPr="0054390D" w:rsidRDefault="004C2EE1" w:rsidP="0054390D">
            <w:pPr>
              <w:pStyle w:val="TAH"/>
              <w:rPr>
                <w:rFonts w:eastAsia="SimSun"/>
                <w:sz w:val="16"/>
                <w:szCs w:val="16"/>
              </w:rPr>
            </w:pPr>
            <w:r w:rsidRPr="0054390D">
              <w:rPr>
                <w:rFonts w:eastAsia="SimSun"/>
                <w:sz w:val="16"/>
                <w:szCs w:val="16"/>
              </w:rPr>
              <w:t>NLOS</w:t>
            </w:r>
          </w:p>
        </w:tc>
      </w:tr>
      <w:tr w:rsidR="004C2EE1" w:rsidRPr="0054390D" w14:paraId="6404D26B" w14:textId="77777777" w:rsidTr="0054390D">
        <w:trPr>
          <w:trHeight w:val="20"/>
          <w:jc w:val="center"/>
        </w:trPr>
        <w:tc>
          <w:tcPr>
            <w:tcW w:w="914" w:type="pct"/>
            <w:shd w:val="clear" w:color="auto" w:fill="F2F2F2"/>
            <w:vAlign w:val="center"/>
          </w:tcPr>
          <w:p w14:paraId="3672D0E0" w14:textId="77777777" w:rsidR="004C2EE1" w:rsidRPr="0054390D" w:rsidRDefault="004C2EE1" w:rsidP="0054390D">
            <w:pPr>
              <w:pStyle w:val="TAC"/>
              <w:rPr>
                <w:rFonts w:eastAsia="SimSun"/>
                <w:sz w:val="16"/>
                <w:szCs w:val="16"/>
              </w:rPr>
            </w:pPr>
            <w:r w:rsidRPr="0054390D">
              <w:rPr>
                <w:rFonts w:eastAsia="SimSun"/>
                <w:sz w:val="16"/>
                <w:szCs w:val="16"/>
              </w:rPr>
              <w:t>Freeway</w:t>
            </w:r>
          </w:p>
        </w:tc>
        <w:tc>
          <w:tcPr>
            <w:tcW w:w="1967" w:type="pct"/>
            <w:shd w:val="clear" w:color="auto" w:fill="FFFFFF"/>
            <w:vAlign w:val="center"/>
          </w:tcPr>
          <w:p w14:paraId="6DC3E675" w14:textId="77777777" w:rsidR="004C2EE1" w:rsidRPr="0054390D" w:rsidRDefault="004C2EE1" w:rsidP="0054390D">
            <w:pPr>
              <w:pStyle w:val="TAC"/>
              <w:rPr>
                <w:rFonts w:eastAsia="SimSun"/>
                <w:sz w:val="16"/>
                <w:szCs w:val="16"/>
              </w:rPr>
            </w:pPr>
            <w:r w:rsidRPr="0054390D">
              <w:rPr>
                <w:rFonts w:eastAsia="SimSun"/>
                <w:sz w:val="16"/>
                <w:szCs w:val="16"/>
              </w:rPr>
              <w:t>TR 38.901 RMa LOS</w:t>
            </w:r>
          </w:p>
        </w:tc>
        <w:tc>
          <w:tcPr>
            <w:tcW w:w="2119" w:type="pct"/>
            <w:shd w:val="clear" w:color="auto" w:fill="FFFFFF"/>
            <w:vAlign w:val="center"/>
          </w:tcPr>
          <w:p w14:paraId="0F6D027B" w14:textId="77777777" w:rsidR="004C2EE1" w:rsidRPr="0054390D" w:rsidRDefault="004C2EE1" w:rsidP="0054390D">
            <w:pPr>
              <w:pStyle w:val="TAC"/>
              <w:rPr>
                <w:rFonts w:eastAsia="SimSun"/>
                <w:sz w:val="16"/>
                <w:szCs w:val="16"/>
              </w:rPr>
            </w:pPr>
            <w:r w:rsidRPr="0054390D">
              <w:rPr>
                <w:rFonts w:eastAsia="SimSun"/>
                <w:sz w:val="16"/>
                <w:szCs w:val="16"/>
              </w:rPr>
              <w:t>N/A</w:t>
            </w:r>
          </w:p>
        </w:tc>
      </w:tr>
      <w:tr w:rsidR="004C2EE1" w:rsidRPr="0054390D" w14:paraId="50D32D33" w14:textId="77777777" w:rsidTr="0054390D">
        <w:trPr>
          <w:trHeight w:val="20"/>
          <w:jc w:val="center"/>
        </w:trPr>
        <w:tc>
          <w:tcPr>
            <w:tcW w:w="914" w:type="pct"/>
            <w:shd w:val="clear" w:color="auto" w:fill="F2F2F2"/>
            <w:vAlign w:val="center"/>
          </w:tcPr>
          <w:p w14:paraId="28093361" w14:textId="77777777" w:rsidR="004C2EE1" w:rsidRPr="0054390D" w:rsidRDefault="004C2EE1" w:rsidP="0054390D">
            <w:pPr>
              <w:pStyle w:val="TAC"/>
              <w:rPr>
                <w:rFonts w:eastAsia="SimSun"/>
                <w:sz w:val="16"/>
                <w:szCs w:val="16"/>
              </w:rPr>
            </w:pPr>
            <w:r w:rsidRPr="0054390D">
              <w:rPr>
                <w:rFonts w:eastAsia="SimSun"/>
                <w:sz w:val="16"/>
                <w:szCs w:val="16"/>
              </w:rPr>
              <w:t>Urban</w:t>
            </w:r>
          </w:p>
        </w:tc>
        <w:tc>
          <w:tcPr>
            <w:tcW w:w="1967" w:type="pct"/>
            <w:shd w:val="clear" w:color="auto" w:fill="FFFFFF"/>
            <w:vAlign w:val="center"/>
          </w:tcPr>
          <w:p w14:paraId="0404E848" w14:textId="77777777" w:rsidR="004C2EE1" w:rsidRPr="0054390D" w:rsidRDefault="004C2EE1" w:rsidP="0054390D">
            <w:pPr>
              <w:pStyle w:val="TAC"/>
              <w:rPr>
                <w:rFonts w:eastAsia="SimSun"/>
                <w:sz w:val="16"/>
                <w:szCs w:val="16"/>
              </w:rPr>
            </w:pPr>
            <w:r w:rsidRPr="0054390D">
              <w:rPr>
                <w:rFonts w:eastAsia="SimSun"/>
                <w:sz w:val="16"/>
                <w:szCs w:val="16"/>
              </w:rPr>
              <w:t>TR 38.901 UMa LOS</w:t>
            </w:r>
          </w:p>
        </w:tc>
        <w:tc>
          <w:tcPr>
            <w:tcW w:w="2119" w:type="pct"/>
            <w:shd w:val="clear" w:color="auto" w:fill="FFFFFF"/>
            <w:vAlign w:val="center"/>
          </w:tcPr>
          <w:p w14:paraId="4B4FD60A" w14:textId="77777777" w:rsidR="004C2EE1" w:rsidRPr="0054390D" w:rsidRDefault="004C2EE1" w:rsidP="0054390D">
            <w:pPr>
              <w:pStyle w:val="TAC"/>
              <w:rPr>
                <w:rFonts w:eastAsia="SimSun"/>
                <w:sz w:val="16"/>
                <w:szCs w:val="16"/>
              </w:rPr>
            </w:pPr>
            <w:r w:rsidRPr="0054390D">
              <w:rPr>
                <w:rFonts w:eastAsia="SimSun"/>
                <w:sz w:val="16"/>
                <w:szCs w:val="16"/>
              </w:rPr>
              <w:t>TR 38.901 UMa NLOS</w:t>
            </w:r>
          </w:p>
        </w:tc>
      </w:tr>
    </w:tbl>
    <w:p w14:paraId="5079E920" w14:textId="77777777" w:rsidR="004C2EE1" w:rsidRPr="004C2EE1" w:rsidRDefault="004C2EE1" w:rsidP="00C5556C">
      <w:pPr>
        <w:ind w:left="1440" w:hanging="1440"/>
        <w:rPr>
          <w:rFonts w:ascii="Times New Roman" w:hAnsi="Times New Roman"/>
          <w:szCs w:val="20"/>
          <w:lang w:eastAsia="x-none"/>
        </w:rPr>
      </w:pPr>
    </w:p>
    <w:p w14:paraId="6FF1442B" w14:textId="77777777" w:rsidR="004C2EE1" w:rsidRPr="004C2EE1" w:rsidRDefault="004C2EE1" w:rsidP="00C5556C">
      <w:pPr>
        <w:ind w:left="1440" w:hanging="1440"/>
        <w:rPr>
          <w:rFonts w:ascii="Times New Roman" w:hAnsi="Times New Roman"/>
          <w:szCs w:val="20"/>
          <w:lang w:eastAsia="x-none"/>
        </w:rPr>
      </w:pPr>
      <w:r w:rsidRPr="004C2EE1">
        <w:rPr>
          <w:rFonts w:ascii="Times New Roman" w:hAnsi="Times New Roman"/>
          <w:szCs w:val="20"/>
          <w:highlight w:val="green"/>
          <w:lang w:eastAsia="x-none"/>
        </w:rPr>
        <w:t>Agreements</w:t>
      </w:r>
      <w:r w:rsidRPr="004C2EE1">
        <w:rPr>
          <w:rFonts w:ascii="Times New Roman" w:hAnsi="Times New Roman"/>
          <w:szCs w:val="20"/>
          <w:lang w:eastAsia="x-none"/>
        </w:rPr>
        <w:t>:</w:t>
      </w:r>
    </w:p>
    <w:p w14:paraId="15D113C5" w14:textId="77777777" w:rsidR="004C2EE1" w:rsidRPr="004C2EE1" w:rsidRDefault="004C2EE1" w:rsidP="00BC4EF6">
      <w:pPr>
        <w:pStyle w:val="ListParagraph"/>
        <w:numPr>
          <w:ilvl w:val="0"/>
          <w:numId w:val="186"/>
        </w:numPr>
      </w:pPr>
      <w:r w:rsidRPr="004C2EE1">
        <w:t>For sidelink in Urban and freeway, the fast fading parameters of “UMi-Street Canyon in TR 38.901” is the starting point and to be modified considering sidelink characteristics.</w:t>
      </w:r>
    </w:p>
    <w:p w14:paraId="10F020A5" w14:textId="77777777" w:rsidR="004C2EE1" w:rsidRPr="004C2EE1" w:rsidRDefault="004C2EE1" w:rsidP="00BC4EF6">
      <w:pPr>
        <w:pStyle w:val="ListParagraph"/>
        <w:numPr>
          <w:ilvl w:val="1"/>
          <w:numId w:val="186"/>
        </w:numPr>
      </w:pPr>
      <w:r w:rsidRPr="004C2EE1">
        <w:t>FFS fading parameters in Urban and Freeway</w:t>
      </w:r>
    </w:p>
    <w:tbl>
      <w:tblPr>
        <w:tblW w:w="45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3"/>
        <w:gridCol w:w="1144"/>
        <w:gridCol w:w="2067"/>
        <w:gridCol w:w="2067"/>
        <w:gridCol w:w="2067"/>
      </w:tblGrid>
      <w:tr w:rsidR="00985CEC" w:rsidRPr="0054390D" w14:paraId="7582E24D" w14:textId="77777777" w:rsidTr="00ED0503">
        <w:trPr>
          <w:cantSplit/>
          <w:jc w:val="center"/>
        </w:trPr>
        <w:tc>
          <w:tcPr>
            <w:tcW w:w="1760" w:type="pct"/>
            <w:gridSpan w:val="2"/>
            <w:vMerge w:val="restart"/>
            <w:shd w:val="clear" w:color="auto" w:fill="E0E0E0"/>
            <w:vAlign w:val="center"/>
          </w:tcPr>
          <w:p w14:paraId="5FA8FE63" w14:textId="77777777" w:rsidR="00985CEC" w:rsidRPr="0054390D" w:rsidRDefault="00985CEC" w:rsidP="00BC4EF6">
            <w:pPr>
              <w:pStyle w:val="TAH"/>
              <w:numPr>
                <w:ilvl w:val="0"/>
                <w:numId w:val="181"/>
              </w:numPr>
              <w:rPr>
                <w:rFonts w:cs="Arial"/>
                <w:sz w:val="16"/>
                <w:szCs w:val="16"/>
              </w:rPr>
            </w:pPr>
            <w:r w:rsidRPr="0054390D">
              <w:rPr>
                <w:rFonts w:cs="Arial"/>
                <w:sz w:val="16"/>
                <w:szCs w:val="16"/>
              </w:rPr>
              <w:t>Scenarios</w:t>
            </w:r>
          </w:p>
        </w:tc>
        <w:tc>
          <w:tcPr>
            <w:tcW w:w="3240" w:type="pct"/>
            <w:gridSpan w:val="3"/>
            <w:shd w:val="clear" w:color="auto" w:fill="E0E0E0"/>
          </w:tcPr>
          <w:p w14:paraId="71341126" w14:textId="77777777" w:rsidR="00985CEC" w:rsidRPr="0054390D" w:rsidRDefault="00985CEC" w:rsidP="00ED0503">
            <w:pPr>
              <w:pStyle w:val="TAH"/>
              <w:rPr>
                <w:rFonts w:cs="Arial"/>
                <w:sz w:val="16"/>
                <w:szCs w:val="16"/>
                <w:lang w:eastAsia="ko-KR"/>
              </w:rPr>
            </w:pPr>
            <w:r w:rsidRPr="0054390D">
              <w:rPr>
                <w:rFonts w:cs="Arial"/>
                <w:sz w:val="16"/>
                <w:szCs w:val="16"/>
                <w:lang w:eastAsia="ko-KR"/>
              </w:rPr>
              <w:t>UMi - Street Canyon</w:t>
            </w:r>
          </w:p>
        </w:tc>
      </w:tr>
      <w:tr w:rsidR="00985CEC" w:rsidRPr="0054390D" w14:paraId="5426894F" w14:textId="77777777" w:rsidTr="00ED0503">
        <w:trPr>
          <w:cantSplit/>
          <w:jc w:val="center"/>
        </w:trPr>
        <w:tc>
          <w:tcPr>
            <w:tcW w:w="1760" w:type="pct"/>
            <w:gridSpan w:val="2"/>
            <w:vMerge/>
            <w:shd w:val="clear" w:color="auto" w:fill="E0E0E0"/>
            <w:vAlign w:val="center"/>
          </w:tcPr>
          <w:p w14:paraId="39309BC9" w14:textId="77777777" w:rsidR="00985CEC" w:rsidRPr="0054390D" w:rsidRDefault="00985CEC" w:rsidP="00ED0503">
            <w:pPr>
              <w:pStyle w:val="TAH"/>
              <w:rPr>
                <w:rFonts w:cs="Arial"/>
                <w:sz w:val="16"/>
                <w:szCs w:val="16"/>
              </w:rPr>
            </w:pPr>
          </w:p>
        </w:tc>
        <w:tc>
          <w:tcPr>
            <w:tcW w:w="1080" w:type="pct"/>
            <w:shd w:val="clear" w:color="auto" w:fill="E0E0E0"/>
            <w:vAlign w:val="center"/>
          </w:tcPr>
          <w:p w14:paraId="18D53295" w14:textId="77777777" w:rsidR="00985CEC" w:rsidRPr="0054390D" w:rsidRDefault="00985CEC" w:rsidP="00ED0503">
            <w:pPr>
              <w:pStyle w:val="TAH"/>
              <w:rPr>
                <w:rFonts w:cs="Arial"/>
                <w:sz w:val="16"/>
                <w:szCs w:val="16"/>
              </w:rPr>
            </w:pPr>
            <w:r w:rsidRPr="0054390D">
              <w:rPr>
                <w:rFonts w:cs="Arial"/>
                <w:sz w:val="16"/>
                <w:szCs w:val="16"/>
              </w:rPr>
              <w:t>LOS</w:t>
            </w:r>
          </w:p>
        </w:tc>
        <w:tc>
          <w:tcPr>
            <w:tcW w:w="1080" w:type="pct"/>
            <w:shd w:val="clear" w:color="auto" w:fill="E0E0E0"/>
            <w:vAlign w:val="center"/>
          </w:tcPr>
          <w:p w14:paraId="46023952" w14:textId="77777777" w:rsidR="00985CEC" w:rsidRPr="0054390D" w:rsidRDefault="00985CEC" w:rsidP="00ED0503">
            <w:pPr>
              <w:pStyle w:val="TAH"/>
              <w:rPr>
                <w:rFonts w:cs="Arial"/>
                <w:sz w:val="16"/>
                <w:szCs w:val="16"/>
              </w:rPr>
            </w:pPr>
            <w:r w:rsidRPr="0054390D">
              <w:rPr>
                <w:rFonts w:cs="Arial"/>
                <w:sz w:val="16"/>
                <w:szCs w:val="16"/>
              </w:rPr>
              <w:t>NLOS</w:t>
            </w:r>
          </w:p>
        </w:tc>
        <w:tc>
          <w:tcPr>
            <w:tcW w:w="1080" w:type="pct"/>
            <w:shd w:val="clear" w:color="auto" w:fill="E0E0E0"/>
          </w:tcPr>
          <w:p w14:paraId="5E5DEBA9" w14:textId="77777777" w:rsidR="00985CEC" w:rsidRPr="0054390D" w:rsidRDefault="00985CEC" w:rsidP="00ED0503">
            <w:pPr>
              <w:pStyle w:val="TAH"/>
              <w:jc w:val="left"/>
              <w:rPr>
                <w:rFonts w:cs="Arial"/>
                <w:sz w:val="16"/>
                <w:szCs w:val="16"/>
                <w:lang w:eastAsia="ko-KR"/>
              </w:rPr>
            </w:pPr>
            <w:r w:rsidRPr="0054390D">
              <w:rPr>
                <w:rFonts w:cs="Arial"/>
                <w:sz w:val="16"/>
                <w:szCs w:val="16"/>
                <w:lang w:eastAsia="ko-KR"/>
              </w:rPr>
              <w:t>NLOSv</w:t>
            </w:r>
          </w:p>
        </w:tc>
      </w:tr>
      <w:tr w:rsidR="00985CEC" w:rsidRPr="0054390D" w14:paraId="70FCDA53" w14:textId="77777777" w:rsidTr="00ED0503">
        <w:trPr>
          <w:cantSplit/>
          <w:jc w:val="center"/>
        </w:trPr>
        <w:tc>
          <w:tcPr>
            <w:tcW w:w="1162" w:type="pct"/>
            <w:vMerge w:val="restart"/>
            <w:vAlign w:val="center"/>
          </w:tcPr>
          <w:p w14:paraId="656E9083" w14:textId="77777777" w:rsidR="00985CEC" w:rsidRPr="0054390D" w:rsidRDefault="00985CEC" w:rsidP="00ED0503">
            <w:pPr>
              <w:pStyle w:val="TAC"/>
              <w:rPr>
                <w:rFonts w:cs="Arial"/>
                <w:i/>
                <w:sz w:val="16"/>
                <w:szCs w:val="16"/>
              </w:rPr>
            </w:pPr>
            <w:r w:rsidRPr="0054390D">
              <w:rPr>
                <w:rFonts w:cs="Arial"/>
                <w:sz w:val="16"/>
                <w:szCs w:val="16"/>
              </w:rPr>
              <w:t>Delay spread (DS)</w:t>
            </w:r>
          </w:p>
          <w:p w14:paraId="5DAAD23F" w14:textId="77777777" w:rsidR="00985CEC" w:rsidRPr="0054390D" w:rsidRDefault="00985CEC" w:rsidP="00ED0503">
            <w:pPr>
              <w:pStyle w:val="TAC"/>
              <w:rPr>
                <w:rFonts w:cs="Arial"/>
                <w:sz w:val="16"/>
                <w:szCs w:val="16"/>
              </w:rPr>
            </w:pPr>
            <w:r w:rsidRPr="0054390D">
              <w:rPr>
                <w:rFonts w:cs="Arial"/>
                <w:sz w:val="16"/>
                <w:szCs w:val="16"/>
              </w:rPr>
              <w:t>lgDS=log</w:t>
            </w:r>
            <w:r w:rsidRPr="0054390D">
              <w:rPr>
                <w:rFonts w:cs="Arial"/>
                <w:sz w:val="16"/>
                <w:szCs w:val="16"/>
                <w:vertAlign w:val="subscript"/>
              </w:rPr>
              <w:t>10</w:t>
            </w:r>
            <w:r w:rsidRPr="0054390D">
              <w:rPr>
                <w:rFonts w:cs="Arial"/>
                <w:sz w:val="16"/>
                <w:szCs w:val="16"/>
              </w:rPr>
              <w:t>(DS/1s)</w:t>
            </w:r>
          </w:p>
        </w:tc>
        <w:tc>
          <w:tcPr>
            <w:tcW w:w="598" w:type="pct"/>
            <w:vAlign w:val="center"/>
          </w:tcPr>
          <w:p w14:paraId="7D50A0DC" w14:textId="77777777" w:rsidR="00985CEC" w:rsidRPr="0054390D" w:rsidRDefault="00985CEC" w:rsidP="00ED0503">
            <w:pPr>
              <w:pStyle w:val="TAC"/>
              <w:rPr>
                <w:rFonts w:cs="Arial"/>
                <w:sz w:val="16"/>
                <w:szCs w:val="16"/>
              </w:rPr>
            </w:pPr>
            <w:r w:rsidRPr="0054390D">
              <w:rPr>
                <w:rFonts w:cs="Arial"/>
                <w:i/>
                <w:sz w:val="16"/>
                <w:szCs w:val="16"/>
              </w:rPr>
              <w:t></w:t>
            </w:r>
            <w:r w:rsidRPr="0054390D">
              <w:rPr>
                <w:rFonts w:cs="Arial"/>
                <w:sz w:val="16"/>
                <w:szCs w:val="16"/>
                <w:vertAlign w:val="subscript"/>
              </w:rPr>
              <w:t>lgDS</w:t>
            </w:r>
          </w:p>
        </w:tc>
        <w:tc>
          <w:tcPr>
            <w:tcW w:w="1080" w:type="pct"/>
            <w:vAlign w:val="center"/>
          </w:tcPr>
          <w:p w14:paraId="1938204B" w14:textId="77777777" w:rsidR="00985CEC" w:rsidRPr="0054390D" w:rsidRDefault="00985CEC" w:rsidP="00ED0503">
            <w:pPr>
              <w:pStyle w:val="TAC"/>
              <w:rPr>
                <w:rFonts w:cs="Arial"/>
                <w:color w:val="000000"/>
                <w:kern w:val="24"/>
                <w:sz w:val="16"/>
                <w:szCs w:val="16"/>
              </w:rPr>
            </w:pPr>
            <w:r w:rsidRPr="0054390D">
              <w:rPr>
                <w:rFonts w:cs="Arial"/>
                <w:color w:val="000000"/>
                <w:kern w:val="24"/>
                <w:sz w:val="16"/>
                <w:szCs w:val="16"/>
              </w:rPr>
              <w:t>[-0.24 log</w:t>
            </w:r>
            <w:r w:rsidRPr="0054390D">
              <w:rPr>
                <w:rFonts w:cs="Arial"/>
                <w:color w:val="000000"/>
                <w:kern w:val="24"/>
                <w:sz w:val="16"/>
                <w:szCs w:val="16"/>
                <w:vertAlign w:val="subscript"/>
              </w:rPr>
              <w:t>10</w:t>
            </w:r>
            <w:r w:rsidRPr="0054390D">
              <w:rPr>
                <w:rFonts w:cs="Arial"/>
                <w:color w:val="000000"/>
                <w:kern w:val="24"/>
                <w:sz w:val="16"/>
                <w:szCs w:val="16"/>
              </w:rPr>
              <w:t>(1+</w:t>
            </w:r>
            <w:r w:rsidRPr="0054390D">
              <w:rPr>
                <w:rFonts w:cs="Arial"/>
                <w:i/>
                <w:color w:val="000000"/>
                <w:kern w:val="24"/>
                <w:sz w:val="16"/>
                <w:szCs w:val="16"/>
              </w:rPr>
              <w:t xml:space="preserve"> f</w:t>
            </w:r>
            <w:r w:rsidRPr="0054390D">
              <w:rPr>
                <w:rFonts w:cs="Arial"/>
                <w:i/>
                <w:color w:val="000000"/>
                <w:kern w:val="24"/>
                <w:sz w:val="16"/>
                <w:szCs w:val="16"/>
                <w:vertAlign w:val="subscript"/>
              </w:rPr>
              <w:t>c</w:t>
            </w:r>
            <w:r w:rsidRPr="0054390D">
              <w:rPr>
                <w:rFonts w:cs="Arial"/>
                <w:color w:val="000000"/>
                <w:kern w:val="24"/>
                <w:sz w:val="16"/>
                <w:szCs w:val="16"/>
              </w:rPr>
              <w:t>) - 7.14]</w:t>
            </w:r>
          </w:p>
        </w:tc>
        <w:tc>
          <w:tcPr>
            <w:tcW w:w="1080" w:type="pct"/>
            <w:vAlign w:val="center"/>
          </w:tcPr>
          <w:p w14:paraId="193BA734" w14:textId="77777777" w:rsidR="00985CEC" w:rsidRPr="0054390D" w:rsidRDefault="00985CEC" w:rsidP="00ED0503">
            <w:pPr>
              <w:pStyle w:val="TAC"/>
              <w:rPr>
                <w:rFonts w:cs="Arial"/>
                <w:color w:val="000000"/>
                <w:kern w:val="24"/>
                <w:sz w:val="16"/>
                <w:szCs w:val="16"/>
              </w:rPr>
            </w:pPr>
            <w:r w:rsidRPr="0054390D">
              <w:rPr>
                <w:rFonts w:cs="Arial"/>
                <w:color w:val="000000"/>
                <w:kern w:val="24"/>
                <w:sz w:val="16"/>
                <w:szCs w:val="16"/>
              </w:rPr>
              <w:t>[-0.24 log</w:t>
            </w:r>
            <w:r w:rsidRPr="0054390D">
              <w:rPr>
                <w:rFonts w:cs="Arial"/>
                <w:color w:val="000000"/>
                <w:kern w:val="24"/>
                <w:sz w:val="16"/>
                <w:szCs w:val="16"/>
                <w:vertAlign w:val="subscript"/>
              </w:rPr>
              <w:t>10</w:t>
            </w:r>
            <w:r w:rsidRPr="0054390D">
              <w:rPr>
                <w:rFonts w:cs="Arial"/>
                <w:color w:val="000000"/>
                <w:kern w:val="24"/>
                <w:sz w:val="16"/>
                <w:szCs w:val="16"/>
              </w:rPr>
              <w:t>(1+</w:t>
            </w:r>
            <w:r w:rsidRPr="0054390D">
              <w:rPr>
                <w:rFonts w:cs="Arial"/>
                <w:i/>
                <w:color w:val="000000"/>
                <w:kern w:val="24"/>
                <w:sz w:val="16"/>
                <w:szCs w:val="16"/>
              </w:rPr>
              <w:t xml:space="preserve"> f</w:t>
            </w:r>
            <w:r w:rsidRPr="0054390D">
              <w:rPr>
                <w:rFonts w:cs="Arial"/>
                <w:i/>
                <w:color w:val="000000"/>
                <w:kern w:val="24"/>
                <w:sz w:val="16"/>
                <w:szCs w:val="16"/>
                <w:vertAlign w:val="subscript"/>
              </w:rPr>
              <w:t>c</w:t>
            </w:r>
            <w:r w:rsidRPr="0054390D">
              <w:rPr>
                <w:rFonts w:cs="Arial"/>
                <w:color w:val="000000"/>
                <w:kern w:val="24"/>
                <w:sz w:val="16"/>
                <w:szCs w:val="16"/>
              </w:rPr>
              <w:t>) - 6.83]</w:t>
            </w:r>
          </w:p>
        </w:tc>
        <w:tc>
          <w:tcPr>
            <w:tcW w:w="1080" w:type="pct"/>
            <w:vAlign w:val="center"/>
          </w:tcPr>
          <w:p w14:paraId="208A3415" w14:textId="77777777" w:rsidR="00985CEC" w:rsidRPr="0054390D" w:rsidRDefault="00985CEC" w:rsidP="00ED0503">
            <w:pPr>
              <w:pStyle w:val="TAC"/>
              <w:rPr>
                <w:rFonts w:cs="Arial"/>
                <w:color w:val="000000"/>
                <w:kern w:val="24"/>
                <w:sz w:val="16"/>
                <w:szCs w:val="16"/>
                <w:lang w:eastAsia="ko-KR"/>
              </w:rPr>
            </w:pPr>
            <w:r w:rsidRPr="0054390D">
              <w:rPr>
                <w:rFonts w:cs="Arial"/>
                <w:color w:val="000000"/>
                <w:kern w:val="24"/>
                <w:sz w:val="16"/>
                <w:szCs w:val="16"/>
                <w:lang w:eastAsia="ko-KR"/>
              </w:rPr>
              <w:t>FFS</w:t>
            </w:r>
          </w:p>
        </w:tc>
      </w:tr>
      <w:tr w:rsidR="00985CEC" w:rsidRPr="0054390D" w14:paraId="52CB2C1F" w14:textId="77777777" w:rsidTr="00ED0503">
        <w:trPr>
          <w:cantSplit/>
          <w:jc w:val="center"/>
        </w:trPr>
        <w:tc>
          <w:tcPr>
            <w:tcW w:w="1162" w:type="pct"/>
            <w:vMerge/>
            <w:vAlign w:val="center"/>
          </w:tcPr>
          <w:p w14:paraId="2F50940B" w14:textId="77777777" w:rsidR="00985CEC" w:rsidRPr="0054390D" w:rsidRDefault="00985CEC" w:rsidP="00ED0503">
            <w:pPr>
              <w:pStyle w:val="TAC"/>
              <w:rPr>
                <w:rFonts w:cs="Arial"/>
                <w:sz w:val="16"/>
                <w:szCs w:val="16"/>
              </w:rPr>
            </w:pPr>
          </w:p>
        </w:tc>
        <w:tc>
          <w:tcPr>
            <w:tcW w:w="598" w:type="pct"/>
            <w:vAlign w:val="center"/>
          </w:tcPr>
          <w:p w14:paraId="414C476F" w14:textId="77777777" w:rsidR="00985CEC" w:rsidRPr="0054390D" w:rsidRDefault="00985CEC" w:rsidP="00ED0503">
            <w:pPr>
              <w:pStyle w:val="TAC"/>
              <w:rPr>
                <w:rFonts w:cs="Arial"/>
                <w:sz w:val="16"/>
                <w:szCs w:val="16"/>
              </w:rPr>
            </w:pPr>
            <w:r w:rsidRPr="0054390D">
              <w:rPr>
                <w:rFonts w:cs="Arial"/>
                <w:i/>
                <w:sz w:val="16"/>
                <w:szCs w:val="16"/>
              </w:rPr>
              <w:t></w:t>
            </w:r>
            <w:r w:rsidRPr="0054390D">
              <w:rPr>
                <w:rFonts w:cs="Arial"/>
                <w:sz w:val="16"/>
                <w:szCs w:val="16"/>
                <w:vertAlign w:val="subscript"/>
              </w:rPr>
              <w:t>lgDS</w:t>
            </w:r>
          </w:p>
        </w:tc>
        <w:tc>
          <w:tcPr>
            <w:tcW w:w="1080" w:type="pct"/>
            <w:vAlign w:val="center"/>
          </w:tcPr>
          <w:p w14:paraId="265D3435" w14:textId="77777777" w:rsidR="00985CEC" w:rsidRPr="0054390D" w:rsidRDefault="00985CEC" w:rsidP="00ED0503">
            <w:pPr>
              <w:pStyle w:val="TAC"/>
              <w:rPr>
                <w:rFonts w:cs="Arial"/>
                <w:color w:val="000000"/>
                <w:kern w:val="24"/>
                <w:sz w:val="16"/>
                <w:szCs w:val="16"/>
              </w:rPr>
            </w:pPr>
            <w:r w:rsidRPr="0054390D">
              <w:rPr>
                <w:rFonts w:cs="Arial"/>
                <w:color w:val="000000"/>
                <w:kern w:val="24"/>
                <w:sz w:val="16"/>
                <w:szCs w:val="16"/>
              </w:rPr>
              <w:t>[0.38]</w:t>
            </w:r>
          </w:p>
        </w:tc>
        <w:tc>
          <w:tcPr>
            <w:tcW w:w="1080" w:type="pct"/>
            <w:vAlign w:val="center"/>
          </w:tcPr>
          <w:p w14:paraId="60A8A8A6" w14:textId="77777777" w:rsidR="00985CEC" w:rsidRPr="0054390D" w:rsidRDefault="00985CEC" w:rsidP="00ED0503">
            <w:pPr>
              <w:pStyle w:val="TAC"/>
              <w:rPr>
                <w:rFonts w:cs="Arial"/>
                <w:color w:val="000000"/>
                <w:kern w:val="24"/>
                <w:sz w:val="16"/>
                <w:szCs w:val="16"/>
              </w:rPr>
            </w:pPr>
            <w:r w:rsidRPr="0054390D">
              <w:rPr>
                <w:rFonts w:cs="Arial"/>
                <w:color w:val="000000"/>
                <w:kern w:val="24"/>
                <w:sz w:val="16"/>
                <w:szCs w:val="16"/>
              </w:rPr>
              <w:t>[0.16 log</w:t>
            </w:r>
            <w:r w:rsidRPr="0054390D">
              <w:rPr>
                <w:rFonts w:cs="Arial"/>
                <w:color w:val="000000"/>
                <w:kern w:val="24"/>
                <w:sz w:val="16"/>
                <w:szCs w:val="16"/>
                <w:vertAlign w:val="subscript"/>
              </w:rPr>
              <w:t>10</w:t>
            </w:r>
            <w:r w:rsidRPr="0054390D">
              <w:rPr>
                <w:rFonts w:cs="Arial"/>
                <w:color w:val="000000"/>
                <w:kern w:val="24"/>
                <w:sz w:val="16"/>
                <w:szCs w:val="16"/>
              </w:rPr>
              <w:t>(1+</w:t>
            </w:r>
            <w:r w:rsidRPr="0054390D">
              <w:rPr>
                <w:rFonts w:cs="Arial"/>
                <w:i/>
                <w:color w:val="000000"/>
                <w:kern w:val="24"/>
                <w:sz w:val="16"/>
                <w:szCs w:val="16"/>
              </w:rPr>
              <w:t xml:space="preserve"> f</w:t>
            </w:r>
            <w:r w:rsidRPr="0054390D">
              <w:rPr>
                <w:rFonts w:cs="Arial"/>
                <w:i/>
                <w:color w:val="000000"/>
                <w:kern w:val="24"/>
                <w:sz w:val="16"/>
                <w:szCs w:val="16"/>
                <w:vertAlign w:val="subscript"/>
              </w:rPr>
              <w:t>c</w:t>
            </w:r>
            <w:r w:rsidRPr="0054390D">
              <w:rPr>
                <w:rFonts w:cs="Arial"/>
                <w:color w:val="000000"/>
                <w:kern w:val="24"/>
                <w:sz w:val="16"/>
                <w:szCs w:val="16"/>
              </w:rPr>
              <w:t>) + 0.28]</w:t>
            </w:r>
          </w:p>
        </w:tc>
        <w:tc>
          <w:tcPr>
            <w:tcW w:w="1080" w:type="pct"/>
            <w:vAlign w:val="center"/>
          </w:tcPr>
          <w:p w14:paraId="415AC883" w14:textId="77777777" w:rsidR="00985CEC" w:rsidRPr="0054390D" w:rsidRDefault="00985CEC" w:rsidP="00ED0503">
            <w:pPr>
              <w:pStyle w:val="TAC"/>
              <w:rPr>
                <w:rFonts w:cs="Arial"/>
                <w:color w:val="000000"/>
                <w:kern w:val="24"/>
                <w:sz w:val="16"/>
                <w:szCs w:val="16"/>
              </w:rPr>
            </w:pPr>
            <w:r w:rsidRPr="0054390D">
              <w:rPr>
                <w:rFonts w:cs="Arial"/>
                <w:color w:val="000000"/>
                <w:kern w:val="24"/>
                <w:sz w:val="16"/>
                <w:szCs w:val="16"/>
                <w:lang w:eastAsia="ko-KR"/>
              </w:rPr>
              <w:t>FFS</w:t>
            </w:r>
          </w:p>
        </w:tc>
      </w:tr>
      <w:tr w:rsidR="00985CEC" w:rsidRPr="0054390D" w14:paraId="3015DACF" w14:textId="77777777" w:rsidTr="00ED0503">
        <w:trPr>
          <w:cantSplit/>
          <w:jc w:val="center"/>
        </w:trPr>
        <w:tc>
          <w:tcPr>
            <w:tcW w:w="1162" w:type="pct"/>
            <w:vMerge w:val="restart"/>
            <w:vAlign w:val="center"/>
          </w:tcPr>
          <w:p w14:paraId="576875A1" w14:textId="77777777" w:rsidR="00985CEC" w:rsidRPr="0054390D" w:rsidRDefault="00985CEC" w:rsidP="00ED0503">
            <w:pPr>
              <w:pStyle w:val="TAC"/>
              <w:rPr>
                <w:rFonts w:cs="Arial"/>
                <w:sz w:val="16"/>
                <w:szCs w:val="16"/>
              </w:rPr>
            </w:pPr>
            <w:r w:rsidRPr="0054390D">
              <w:rPr>
                <w:rFonts w:cs="Arial"/>
                <w:sz w:val="16"/>
                <w:szCs w:val="16"/>
              </w:rPr>
              <w:t>AOD spread (ASD)</w:t>
            </w:r>
          </w:p>
          <w:p w14:paraId="5D758F8E" w14:textId="77777777" w:rsidR="00985CEC" w:rsidRPr="0054390D" w:rsidRDefault="00985CEC" w:rsidP="00ED0503">
            <w:pPr>
              <w:pStyle w:val="TAC"/>
              <w:rPr>
                <w:rFonts w:cs="Arial"/>
                <w:sz w:val="16"/>
                <w:szCs w:val="16"/>
                <w:vertAlign w:val="superscript"/>
              </w:rPr>
            </w:pPr>
            <w:r w:rsidRPr="0054390D">
              <w:rPr>
                <w:rFonts w:cs="Arial"/>
                <w:sz w:val="16"/>
                <w:szCs w:val="16"/>
              </w:rPr>
              <w:t>lgASD=log</w:t>
            </w:r>
            <w:r w:rsidRPr="0054390D">
              <w:rPr>
                <w:rFonts w:cs="Arial"/>
                <w:sz w:val="16"/>
                <w:szCs w:val="16"/>
                <w:vertAlign w:val="subscript"/>
              </w:rPr>
              <w:t>10</w:t>
            </w:r>
            <w:r w:rsidRPr="0054390D">
              <w:rPr>
                <w:rFonts w:cs="Arial"/>
                <w:sz w:val="16"/>
                <w:szCs w:val="16"/>
              </w:rPr>
              <w:t>(ASD/1</w:t>
            </w:r>
            <w:r w:rsidRPr="0054390D">
              <w:rPr>
                <w:rFonts w:cs="Arial"/>
                <w:sz w:val="16"/>
                <w:szCs w:val="16"/>
              </w:rPr>
              <w:sym w:font="Symbol" w:char="F0B0"/>
            </w:r>
            <w:r w:rsidRPr="0054390D">
              <w:rPr>
                <w:rFonts w:cs="Arial"/>
                <w:sz w:val="16"/>
                <w:szCs w:val="16"/>
              </w:rPr>
              <w:t>)</w:t>
            </w:r>
          </w:p>
        </w:tc>
        <w:tc>
          <w:tcPr>
            <w:tcW w:w="598" w:type="pct"/>
            <w:vAlign w:val="center"/>
          </w:tcPr>
          <w:p w14:paraId="02113446" w14:textId="77777777" w:rsidR="00985CEC" w:rsidRPr="0054390D" w:rsidRDefault="00985CEC" w:rsidP="00ED0503">
            <w:pPr>
              <w:pStyle w:val="TAC"/>
              <w:rPr>
                <w:rFonts w:cs="Arial"/>
                <w:sz w:val="16"/>
                <w:szCs w:val="16"/>
              </w:rPr>
            </w:pPr>
            <w:r w:rsidRPr="0054390D">
              <w:rPr>
                <w:rFonts w:cs="Arial"/>
                <w:i/>
                <w:sz w:val="16"/>
                <w:szCs w:val="16"/>
              </w:rPr>
              <w:t></w:t>
            </w:r>
            <w:r w:rsidRPr="0054390D">
              <w:rPr>
                <w:rFonts w:cs="Arial"/>
                <w:sz w:val="16"/>
                <w:szCs w:val="16"/>
                <w:vertAlign w:val="subscript"/>
              </w:rPr>
              <w:t>lgASD</w:t>
            </w:r>
          </w:p>
        </w:tc>
        <w:tc>
          <w:tcPr>
            <w:tcW w:w="1080" w:type="pct"/>
            <w:vAlign w:val="center"/>
          </w:tcPr>
          <w:p w14:paraId="690F144E" w14:textId="77777777" w:rsidR="00985CEC" w:rsidRPr="0054390D" w:rsidRDefault="00985CEC" w:rsidP="00ED0503">
            <w:pPr>
              <w:pStyle w:val="TAC"/>
              <w:rPr>
                <w:rFonts w:cs="Arial"/>
                <w:sz w:val="16"/>
                <w:szCs w:val="16"/>
              </w:rPr>
            </w:pPr>
            <w:r w:rsidRPr="0054390D">
              <w:rPr>
                <w:rFonts w:cs="Arial"/>
                <w:color w:val="000000"/>
                <w:kern w:val="24"/>
                <w:sz w:val="16"/>
                <w:szCs w:val="16"/>
              </w:rPr>
              <w:t>[-0.05 log</w:t>
            </w:r>
            <w:r w:rsidRPr="0054390D">
              <w:rPr>
                <w:rFonts w:cs="Arial"/>
                <w:color w:val="000000"/>
                <w:kern w:val="24"/>
                <w:sz w:val="16"/>
                <w:szCs w:val="16"/>
                <w:vertAlign w:val="subscript"/>
              </w:rPr>
              <w:t>10</w:t>
            </w:r>
            <w:r w:rsidRPr="0054390D">
              <w:rPr>
                <w:rFonts w:cs="Arial"/>
                <w:color w:val="000000"/>
                <w:kern w:val="24"/>
                <w:sz w:val="16"/>
                <w:szCs w:val="16"/>
              </w:rPr>
              <w:t>(1+</w:t>
            </w:r>
            <w:r w:rsidRPr="0054390D">
              <w:rPr>
                <w:rFonts w:cs="Arial"/>
                <w:i/>
                <w:color w:val="000000"/>
                <w:kern w:val="24"/>
                <w:sz w:val="16"/>
                <w:szCs w:val="16"/>
              </w:rPr>
              <w:t xml:space="preserve"> f</w:t>
            </w:r>
            <w:r w:rsidRPr="0054390D">
              <w:rPr>
                <w:rFonts w:cs="Arial"/>
                <w:i/>
                <w:color w:val="000000"/>
                <w:kern w:val="24"/>
                <w:sz w:val="16"/>
                <w:szCs w:val="16"/>
                <w:vertAlign w:val="subscript"/>
              </w:rPr>
              <w:t>c</w:t>
            </w:r>
            <w:r w:rsidRPr="0054390D">
              <w:rPr>
                <w:rFonts w:cs="Arial"/>
                <w:color w:val="000000"/>
                <w:kern w:val="24"/>
                <w:sz w:val="16"/>
                <w:szCs w:val="16"/>
              </w:rPr>
              <w:t>) + 1.21]</w:t>
            </w:r>
          </w:p>
        </w:tc>
        <w:tc>
          <w:tcPr>
            <w:tcW w:w="1080" w:type="pct"/>
            <w:vAlign w:val="center"/>
          </w:tcPr>
          <w:p w14:paraId="028ADAFE" w14:textId="77777777" w:rsidR="00985CEC" w:rsidRPr="0054390D" w:rsidRDefault="00985CEC" w:rsidP="00ED0503">
            <w:pPr>
              <w:pStyle w:val="TAC"/>
              <w:rPr>
                <w:rFonts w:cs="Arial"/>
                <w:sz w:val="16"/>
                <w:szCs w:val="16"/>
              </w:rPr>
            </w:pPr>
            <w:r w:rsidRPr="0054390D">
              <w:rPr>
                <w:rFonts w:cs="Arial"/>
                <w:color w:val="000000"/>
                <w:kern w:val="24"/>
                <w:sz w:val="16"/>
                <w:szCs w:val="16"/>
              </w:rPr>
              <w:t>[-0.23 log</w:t>
            </w:r>
            <w:r w:rsidRPr="0054390D">
              <w:rPr>
                <w:rFonts w:cs="Arial"/>
                <w:color w:val="000000"/>
                <w:kern w:val="24"/>
                <w:sz w:val="16"/>
                <w:szCs w:val="16"/>
                <w:vertAlign w:val="subscript"/>
              </w:rPr>
              <w:t>10</w:t>
            </w:r>
            <w:r w:rsidRPr="0054390D">
              <w:rPr>
                <w:rFonts w:cs="Arial"/>
                <w:color w:val="000000"/>
                <w:kern w:val="24"/>
                <w:sz w:val="16"/>
                <w:szCs w:val="16"/>
              </w:rPr>
              <w:t>(1+</w:t>
            </w:r>
            <w:r w:rsidRPr="0054390D">
              <w:rPr>
                <w:rFonts w:cs="Arial"/>
                <w:i/>
                <w:color w:val="000000"/>
                <w:kern w:val="24"/>
                <w:sz w:val="16"/>
                <w:szCs w:val="16"/>
              </w:rPr>
              <w:t xml:space="preserve"> f</w:t>
            </w:r>
            <w:r w:rsidRPr="0054390D">
              <w:rPr>
                <w:rFonts w:cs="Arial"/>
                <w:i/>
                <w:color w:val="000000"/>
                <w:kern w:val="24"/>
                <w:sz w:val="16"/>
                <w:szCs w:val="16"/>
                <w:vertAlign w:val="subscript"/>
              </w:rPr>
              <w:t>c</w:t>
            </w:r>
            <w:r w:rsidRPr="0054390D">
              <w:rPr>
                <w:rFonts w:cs="Arial"/>
                <w:color w:val="000000"/>
                <w:kern w:val="24"/>
                <w:sz w:val="16"/>
                <w:szCs w:val="16"/>
              </w:rPr>
              <w:t>) + 1.53]</w:t>
            </w:r>
          </w:p>
        </w:tc>
        <w:tc>
          <w:tcPr>
            <w:tcW w:w="1080" w:type="pct"/>
            <w:vAlign w:val="center"/>
          </w:tcPr>
          <w:p w14:paraId="240006E9"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626D81D2" w14:textId="77777777" w:rsidTr="00ED0503">
        <w:trPr>
          <w:cantSplit/>
          <w:jc w:val="center"/>
        </w:trPr>
        <w:tc>
          <w:tcPr>
            <w:tcW w:w="1162" w:type="pct"/>
            <w:vMerge/>
            <w:vAlign w:val="center"/>
          </w:tcPr>
          <w:p w14:paraId="51781097" w14:textId="77777777" w:rsidR="00985CEC" w:rsidRPr="0054390D" w:rsidRDefault="00985CEC" w:rsidP="00ED0503">
            <w:pPr>
              <w:pStyle w:val="TAC"/>
              <w:rPr>
                <w:rFonts w:cs="Arial"/>
                <w:sz w:val="16"/>
                <w:szCs w:val="16"/>
              </w:rPr>
            </w:pPr>
          </w:p>
        </w:tc>
        <w:tc>
          <w:tcPr>
            <w:tcW w:w="598" w:type="pct"/>
            <w:vAlign w:val="center"/>
          </w:tcPr>
          <w:p w14:paraId="06213F16" w14:textId="77777777" w:rsidR="00985CEC" w:rsidRPr="0054390D" w:rsidRDefault="00985CEC" w:rsidP="00ED0503">
            <w:pPr>
              <w:pStyle w:val="TAC"/>
              <w:rPr>
                <w:rFonts w:cs="Arial"/>
                <w:sz w:val="16"/>
                <w:szCs w:val="16"/>
              </w:rPr>
            </w:pPr>
            <w:r w:rsidRPr="0054390D">
              <w:rPr>
                <w:rFonts w:cs="Arial"/>
                <w:i/>
                <w:sz w:val="16"/>
                <w:szCs w:val="16"/>
              </w:rPr>
              <w:t></w:t>
            </w:r>
            <w:r w:rsidRPr="0054390D">
              <w:rPr>
                <w:rFonts w:cs="Arial"/>
                <w:sz w:val="16"/>
                <w:szCs w:val="16"/>
                <w:vertAlign w:val="subscript"/>
              </w:rPr>
              <w:t>lgASD</w:t>
            </w:r>
          </w:p>
        </w:tc>
        <w:tc>
          <w:tcPr>
            <w:tcW w:w="1080" w:type="pct"/>
            <w:vAlign w:val="center"/>
          </w:tcPr>
          <w:p w14:paraId="447DD462" w14:textId="77777777" w:rsidR="00985CEC" w:rsidRPr="0054390D" w:rsidRDefault="00985CEC" w:rsidP="00ED0503">
            <w:pPr>
              <w:pStyle w:val="TAC"/>
              <w:rPr>
                <w:rFonts w:cs="Arial"/>
                <w:sz w:val="16"/>
                <w:szCs w:val="16"/>
              </w:rPr>
            </w:pPr>
            <w:r w:rsidRPr="0054390D">
              <w:rPr>
                <w:rFonts w:cs="Arial"/>
                <w:color w:val="000000"/>
                <w:kern w:val="24"/>
                <w:sz w:val="16"/>
                <w:szCs w:val="16"/>
              </w:rPr>
              <w:t>[0.41]</w:t>
            </w:r>
          </w:p>
        </w:tc>
        <w:tc>
          <w:tcPr>
            <w:tcW w:w="1080" w:type="pct"/>
            <w:vAlign w:val="center"/>
          </w:tcPr>
          <w:p w14:paraId="2A497F95" w14:textId="77777777" w:rsidR="00985CEC" w:rsidRPr="0054390D" w:rsidRDefault="00985CEC" w:rsidP="00ED0503">
            <w:pPr>
              <w:pStyle w:val="TAC"/>
              <w:rPr>
                <w:rFonts w:cs="Arial"/>
                <w:sz w:val="16"/>
                <w:szCs w:val="16"/>
              </w:rPr>
            </w:pPr>
            <w:r w:rsidRPr="0054390D">
              <w:rPr>
                <w:rFonts w:cs="Arial"/>
                <w:color w:val="000000"/>
                <w:kern w:val="24"/>
                <w:sz w:val="16"/>
                <w:szCs w:val="16"/>
              </w:rPr>
              <w:t>[0.11 log</w:t>
            </w:r>
            <w:r w:rsidRPr="0054390D">
              <w:rPr>
                <w:rFonts w:cs="Arial"/>
                <w:color w:val="000000"/>
                <w:kern w:val="24"/>
                <w:sz w:val="16"/>
                <w:szCs w:val="16"/>
                <w:vertAlign w:val="subscript"/>
              </w:rPr>
              <w:t>10</w:t>
            </w:r>
            <w:r w:rsidRPr="0054390D">
              <w:rPr>
                <w:rFonts w:cs="Arial"/>
                <w:color w:val="000000"/>
                <w:kern w:val="24"/>
                <w:sz w:val="16"/>
                <w:szCs w:val="16"/>
              </w:rPr>
              <w:t>(1+</w:t>
            </w:r>
            <w:r w:rsidRPr="0054390D">
              <w:rPr>
                <w:rFonts w:cs="Arial"/>
                <w:i/>
                <w:color w:val="000000"/>
                <w:kern w:val="24"/>
                <w:sz w:val="16"/>
                <w:szCs w:val="16"/>
              </w:rPr>
              <w:t xml:space="preserve"> f</w:t>
            </w:r>
            <w:r w:rsidRPr="0054390D">
              <w:rPr>
                <w:rFonts w:cs="Arial"/>
                <w:i/>
                <w:color w:val="000000"/>
                <w:kern w:val="24"/>
                <w:sz w:val="16"/>
                <w:szCs w:val="16"/>
                <w:vertAlign w:val="subscript"/>
              </w:rPr>
              <w:t>c</w:t>
            </w:r>
            <w:r w:rsidRPr="0054390D">
              <w:rPr>
                <w:rFonts w:cs="Arial"/>
                <w:color w:val="000000"/>
                <w:kern w:val="24"/>
                <w:sz w:val="16"/>
                <w:szCs w:val="16"/>
              </w:rPr>
              <w:t>) + 0.33]</w:t>
            </w:r>
          </w:p>
        </w:tc>
        <w:tc>
          <w:tcPr>
            <w:tcW w:w="1080" w:type="pct"/>
            <w:vAlign w:val="center"/>
          </w:tcPr>
          <w:p w14:paraId="60B031A5"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6B14091A" w14:textId="77777777" w:rsidTr="00ED0503">
        <w:trPr>
          <w:cantSplit/>
          <w:jc w:val="center"/>
        </w:trPr>
        <w:tc>
          <w:tcPr>
            <w:tcW w:w="1162" w:type="pct"/>
            <w:vMerge w:val="restart"/>
            <w:vAlign w:val="center"/>
          </w:tcPr>
          <w:p w14:paraId="1E1A514C" w14:textId="77777777" w:rsidR="00985CEC" w:rsidRPr="0054390D" w:rsidRDefault="00985CEC" w:rsidP="00ED0503">
            <w:pPr>
              <w:pStyle w:val="TAC"/>
              <w:rPr>
                <w:rFonts w:cs="Arial"/>
                <w:sz w:val="16"/>
                <w:szCs w:val="16"/>
              </w:rPr>
            </w:pPr>
            <w:r w:rsidRPr="0054390D">
              <w:rPr>
                <w:rFonts w:cs="Arial"/>
                <w:sz w:val="16"/>
                <w:szCs w:val="16"/>
              </w:rPr>
              <w:t>AOA spread (ASA)</w:t>
            </w:r>
          </w:p>
          <w:p w14:paraId="72AD9BAF" w14:textId="77777777" w:rsidR="00985CEC" w:rsidRPr="0054390D" w:rsidRDefault="00985CEC" w:rsidP="00ED0503">
            <w:pPr>
              <w:pStyle w:val="TAC"/>
              <w:rPr>
                <w:rFonts w:cs="Arial"/>
                <w:sz w:val="16"/>
                <w:szCs w:val="16"/>
              </w:rPr>
            </w:pPr>
            <w:r w:rsidRPr="0054390D">
              <w:rPr>
                <w:rFonts w:cs="Arial"/>
                <w:sz w:val="16"/>
                <w:szCs w:val="16"/>
              </w:rPr>
              <w:t>lgASA=log</w:t>
            </w:r>
            <w:r w:rsidRPr="0054390D">
              <w:rPr>
                <w:rFonts w:cs="Arial"/>
                <w:sz w:val="16"/>
                <w:szCs w:val="16"/>
                <w:vertAlign w:val="subscript"/>
              </w:rPr>
              <w:t>10</w:t>
            </w:r>
            <w:r w:rsidRPr="0054390D">
              <w:rPr>
                <w:rFonts w:cs="Arial"/>
                <w:sz w:val="16"/>
                <w:szCs w:val="16"/>
              </w:rPr>
              <w:t>(ASA/1</w:t>
            </w:r>
            <w:r w:rsidRPr="0054390D">
              <w:rPr>
                <w:rFonts w:cs="Arial"/>
                <w:sz w:val="16"/>
                <w:szCs w:val="16"/>
              </w:rPr>
              <w:sym w:font="Symbol" w:char="F0B0"/>
            </w:r>
            <w:r w:rsidRPr="0054390D">
              <w:rPr>
                <w:rFonts w:cs="Arial"/>
                <w:sz w:val="16"/>
                <w:szCs w:val="16"/>
              </w:rPr>
              <w:t>)</w:t>
            </w:r>
          </w:p>
        </w:tc>
        <w:tc>
          <w:tcPr>
            <w:tcW w:w="598" w:type="pct"/>
            <w:vAlign w:val="center"/>
          </w:tcPr>
          <w:p w14:paraId="093A88EE" w14:textId="77777777" w:rsidR="00985CEC" w:rsidRPr="0054390D" w:rsidRDefault="00985CEC" w:rsidP="00ED0503">
            <w:pPr>
              <w:pStyle w:val="TAC"/>
              <w:rPr>
                <w:rFonts w:cs="Arial"/>
                <w:sz w:val="16"/>
                <w:szCs w:val="16"/>
              </w:rPr>
            </w:pPr>
            <w:r w:rsidRPr="0054390D">
              <w:rPr>
                <w:rFonts w:cs="Arial"/>
                <w:i/>
                <w:sz w:val="16"/>
                <w:szCs w:val="16"/>
              </w:rPr>
              <w:t></w:t>
            </w:r>
            <w:r w:rsidRPr="0054390D">
              <w:rPr>
                <w:rFonts w:cs="Arial"/>
                <w:sz w:val="16"/>
                <w:szCs w:val="16"/>
                <w:vertAlign w:val="subscript"/>
              </w:rPr>
              <w:t>lgASA</w:t>
            </w:r>
          </w:p>
        </w:tc>
        <w:tc>
          <w:tcPr>
            <w:tcW w:w="1080" w:type="pct"/>
            <w:vAlign w:val="center"/>
          </w:tcPr>
          <w:p w14:paraId="25A3CBC8" w14:textId="77777777" w:rsidR="00985CEC" w:rsidRPr="0054390D" w:rsidRDefault="00985CEC" w:rsidP="00ED0503">
            <w:pPr>
              <w:pStyle w:val="TAC"/>
              <w:rPr>
                <w:rFonts w:cs="Arial"/>
                <w:sz w:val="16"/>
                <w:szCs w:val="16"/>
              </w:rPr>
            </w:pPr>
            <w:r w:rsidRPr="0054390D">
              <w:rPr>
                <w:rFonts w:cs="Arial"/>
                <w:color w:val="000000"/>
                <w:kern w:val="24"/>
                <w:sz w:val="16"/>
                <w:szCs w:val="16"/>
              </w:rPr>
              <w:t>[-0.08 log</w:t>
            </w:r>
            <w:r w:rsidRPr="0054390D">
              <w:rPr>
                <w:rFonts w:cs="Arial"/>
                <w:color w:val="000000"/>
                <w:kern w:val="24"/>
                <w:sz w:val="16"/>
                <w:szCs w:val="16"/>
                <w:vertAlign w:val="subscript"/>
              </w:rPr>
              <w:t>10</w:t>
            </w:r>
            <w:r w:rsidRPr="0054390D">
              <w:rPr>
                <w:rFonts w:cs="Arial"/>
                <w:color w:val="000000"/>
                <w:kern w:val="24"/>
                <w:sz w:val="16"/>
                <w:szCs w:val="16"/>
              </w:rPr>
              <w:t>(1+</w:t>
            </w:r>
            <w:r w:rsidRPr="0054390D">
              <w:rPr>
                <w:rFonts w:cs="Arial"/>
                <w:i/>
                <w:color w:val="000000"/>
                <w:kern w:val="24"/>
                <w:sz w:val="16"/>
                <w:szCs w:val="16"/>
              </w:rPr>
              <w:t xml:space="preserve"> f</w:t>
            </w:r>
            <w:r w:rsidRPr="0054390D">
              <w:rPr>
                <w:rFonts w:cs="Arial"/>
                <w:i/>
                <w:color w:val="000000"/>
                <w:kern w:val="24"/>
                <w:sz w:val="16"/>
                <w:szCs w:val="16"/>
                <w:vertAlign w:val="subscript"/>
              </w:rPr>
              <w:t>c</w:t>
            </w:r>
            <w:r w:rsidRPr="0054390D">
              <w:rPr>
                <w:rFonts w:cs="Arial"/>
                <w:color w:val="000000"/>
                <w:kern w:val="24"/>
                <w:sz w:val="16"/>
                <w:szCs w:val="16"/>
              </w:rPr>
              <w:t>) + 1.73]</w:t>
            </w:r>
          </w:p>
        </w:tc>
        <w:tc>
          <w:tcPr>
            <w:tcW w:w="1080" w:type="pct"/>
            <w:vAlign w:val="center"/>
          </w:tcPr>
          <w:p w14:paraId="17CD8FC6" w14:textId="77777777" w:rsidR="00985CEC" w:rsidRPr="0054390D" w:rsidRDefault="00985CEC" w:rsidP="00ED0503">
            <w:pPr>
              <w:pStyle w:val="TAC"/>
              <w:rPr>
                <w:rFonts w:cs="Arial"/>
                <w:sz w:val="16"/>
                <w:szCs w:val="16"/>
              </w:rPr>
            </w:pPr>
            <w:r w:rsidRPr="0054390D">
              <w:rPr>
                <w:rFonts w:cs="Arial"/>
                <w:color w:val="000000"/>
                <w:kern w:val="24"/>
                <w:sz w:val="16"/>
                <w:szCs w:val="16"/>
              </w:rPr>
              <w:t>[-0.08</w:t>
            </w:r>
            <w:r w:rsidRPr="0054390D">
              <w:rPr>
                <w:rFonts w:cs="Arial"/>
                <w:color w:val="000000"/>
                <w:kern w:val="24"/>
                <w:sz w:val="16"/>
                <w:szCs w:val="16"/>
                <w:lang w:eastAsia="ko-KR"/>
              </w:rPr>
              <w:t xml:space="preserve"> </w:t>
            </w:r>
            <w:r w:rsidRPr="0054390D">
              <w:rPr>
                <w:rFonts w:cs="Arial"/>
                <w:color w:val="000000"/>
                <w:kern w:val="24"/>
                <w:sz w:val="16"/>
                <w:szCs w:val="16"/>
              </w:rPr>
              <w:t>log</w:t>
            </w:r>
            <w:r w:rsidRPr="0054390D">
              <w:rPr>
                <w:rFonts w:cs="Arial"/>
                <w:color w:val="000000"/>
                <w:kern w:val="24"/>
                <w:sz w:val="16"/>
                <w:szCs w:val="16"/>
                <w:vertAlign w:val="subscript"/>
              </w:rPr>
              <w:t>10</w:t>
            </w:r>
            <w:r w:rsidRPr="0054390D">
              <w:rPr>
                <w:rFonts w:cs="Arial"/>
                <w:color w:val="000000"/>
                <w:kern w:val="24"/>
                <w:sz w:val="16"/>
                <w:szCs w:val="16"/>
              </w:rPr>
              <w:t>(1+</w:t>
            </w:r>
            <w:r w:rsidRPr="0054390D">
              <w:rPr>
                <w:rFonts w:cs="Arial"/>
                <w:i/>
                <w:color w:val="000000"/>
                <w:kern w:val="24"/>
                <w:sz w:val="16"/>
                <w:szCs w:val="16"/>
              </w:rPr>
              <w:t xml:space="preserve"> f</w:t>
            </w:r>
            <w:r w:rsidRPr="0054390D">
              <w:rPr>
                <w:rFonts w:cs="Arial"/>
                <w:i/>
                <w:color w:val="000000"/>
                <w:kern w:val="24"/>
                <w:sz w:val="16"/>
                <w:szCs w:val="16"/>
                <w:vertAlign w:val="subscript"/>
              </w:rPr>
              <w:t>c</w:t>
            </w:r>
            <w:r w:rsidRPr="0054390D">
              <w:rPr>
                <w:rFonts w:cs="Arial"/>
                <w:color w:val="000000"/>
                <w:kern w:val="24"/>
                <w:sz w:val="16"/>
                <w:szCs w:val="16"/>
              </w:rPr>
              <w:t>) + 1.81]</w:t>
            </w:r>
          </w:p>
        </w:tc>
        <w:tc>
          <w:tcPr>
            <w:tcW w:w="1080" w:type="pct"/>
            <w:vAlign w:val="center"/>
          </w:tcPr>
          <w:p w14:paraId="441169C8"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28D1EF85" w14:textId="77777777" w:rsidTr="00ED0503">
        <w:trPr>
          <w:cantSplit/>
          <w:jc w:val="center"/>
        </w:trPr>
        <w:tc>
          <w:tcPr>
            <w:tcW w:w="1162" w:type="pct"/>
            <w:vMerge/>
            <w:vAlign w:val="center"/>
          </w:tcPr>
          <w:p w14:paraId="7AAE166A" w14:textId="77777777" w:rsidR="00985CEC" w:rsidRPr="0054390D" w:rsidRDefault="00985CEC" w:rsidP="00ED0503">
            <w:pPr>
              <w:pStyle w:val="TAC"/>
              <w:rPr>
                <w:rFonts w:cs="Arial"/>
                <w:sz w:val="16"/>
                <w:szCs w:val="16"/>
              </w:rPr>
            </w:pPr>
          </w:p>
        </w:tc>
        <w:tc>
          <w:tcPr>
            <w:tcW w:w="598" w:type="pct"/>
            <w:vAlign w:val="center"/>
          </w:tcPr>
          <w:p w14:paraId="039ED6F9" w14:textId="77777777" w:rsidR="00985CEC" w:rsidRPr="0054390D" w:rsidRDefault="00985CEC" w:rsidP="00ED0503">
            <w:pPr>
              <w:pStyle w:val="TAC"/>
              <w:rPr>
                <w:rFonts w:cs="Arial"/>
                <w:sz w:val="16"/>
                <w:szCs w:val="16"/>
              </w:rPr>
            </w:pPr>
            <w:r w:rsidRPr="0054390D">
              <w:rPr>
                <w:rFonts w:cs="Arial"/>
                <w:i/>
                <w:sz w:val="16"/>
                <w:szCs w:val="16"/>
              </w:rPr>
              <w:t></w:t>
            </w:r>
            <w:r w:rsidRPr="0054390D">
              <w:rPr>
                <w:rFonts w:cs="Arial"/>
                <w:sz w:val="16"/>
                <w:szCs w:val="16"/>
                <w:vertAlign w:val="subscript"/>
              </w:rPr>
              <w:t>lgASA</w:t>
            </w:r>
          </w:p>
        </w:tc>
        <w:tc>
          <w:tcPr>
            <w:tcW w:w="1080" w:type="pct"/>
            <w:vAlign w:val="center"/>
          </w:tcPr>
          <w:p w14:paraId="7FA9C8AC" w14:textId="77777777" w:rsidR="00985CEC" w:rsidRPr="0054390D" w:rsidRDefault="00985CEC" w:rsidP="00ED0503">
            <w:pPr>
              <w:pStyle w:val="TAC"/>
              <w:rPr>
                <w:rFonts w:cs="Arial"/>
                <w:sz w:val="16"/>
                <w:szCs w:val="16"/>
              </w:rPr>
            </w:pPr>
            <w:r w:rsidRPr="0054390D">
              <w:rPr>
                <w:rFonts w:cs="Arial"/>
                <w:color w:val="000000"/>
                <w:kern w:val="24"/>
                <w:sz w:val="16"/>
                <w:szCs w:val="16"/>
              </w:rPr>
              <w:t>[0.014 log</w:t>
            </w:r>
            <w:r w:rsidRPr="0054390D">
              <w:rPr>
                <w:rFonts w:cs="Arial"/>
                <w:color w:val="000000"/>
                <w:kern w:val="24"/>
                <w:sz w:val="16"/>
                <w:szCs w:val="16"/>
                <w:vertAlign w:val="subscript"/>
              </w:rPr>
              <w:t>10</w:t>
            </w:r>
            <w:r w:rsidRPr="0054390D">
              <w:rPr>
                <w:rFonts w:cs="Arial"/>
                <w:color w:val="000000"/>
                <w:kern w:val="24"/>
                <w:sz w:val="16"/>
                <w:szCs w:val="16"/>
              </w:rPr>
              <w:t>(1+</w:t>
            </w:r>
            <w:r w:rsidRPr="0054390D">
              <w:rPr>
                <w:rFonts w:cs="Arial"/>
                <w:i/>
                <w:color w:val="000000"/>
                <w:kern w:val="24"/>
                <w:sz w:val="16"/>
                <w:szCs w:val="16"/>
              </w:rPr>
              <w:t xml:space="preserve"> f</w:t>
            </w:r>
            <w:r w:rsidRPr="0054390D">
              <w:rPr>
                <w:rFonts w:cs="Arial"/>
                <w:i/>
                <w:color w:val="000000"/>
                <w:kern w:val="24"/>
                <w:sz w:val="16"/>
                <w:szCs w:val="16"/>
                <w:vertAlign w:val="subscript"/>
              </w:rPr>
              <w:t>c</w:t>
            </w:r>
            <w:r w:rsidRPr="0054390D">
              <w:rPr>
                <w:rFonts w:cs="Arial"/>
                <w:color w:val="000000"/>
                <w:kern w:val="24"/>
                <w:sz w:val="16"/>
                <w:szCs w:val="16"/>
              </w:rPr>
              <w:t>) + 0.28]</w:t>
            </w:r>
          </w:p>
        </w:tc>
        <w:tc>
          <w:tcPr>
            <w:tcW w:w="1080" w:type="pct"/>
            <w:vAlign w:val="center"/>
          </w:tcPr>
          <w:p w14:paraId="2F8473DC" w14:textId="77777777" w:rsidR="00985CEC" w:rsidRPr="0054390D" w:rsidRDefault="00985CEC" w:rsidP="00ED0503">
            <w:pPr>
              <w:pStyle w:val="TAC"/>
              <w:rPr>
                <w:rFonts w:cs="Arial"/>
                <w:sz w:val="16"/>
                <w:szCs w:val="16"/>
              </w:rPr>
            </w:pPr>
            <w:r w:rsidRPr="0054390D">
              <w:rPr>
                <w:rFonts w:cs="Arial"/>
                <w:color w:val="000000"/>
                <w:kern w:val="24"/>
                <w:sz w:val="16"/>
                <w:szCs w:val="16"/>
              </w:rPr>
              <w:t>[0.05 log</w:t>
            </w:r>
            <w:r w:rsidRPr="0054390D">
              <w:rPr>
                <w:rFonts w:cs="Arial"/>
                <w:color w:val="000000"/>
                <w:kern w:val="24"/>
                <w:sz w:val="16"/>
                <w:szCs w:val="16"/>
                <w:vertAlign w:val="subscript"/>
              </w:rPr>
              <w:t>10</w:t>
            </w:r>
            <w:r w:rsidRPr="0054390D">
              <w:rPr>
                <w:rFonts w:cs="Arial"/>
                <w:color w:val="000000"/>
                <w:kern w:val="24"/>
                <w:sz w:val="16"/>
                <w:szCs w:val="16"/>
              </w:rPr>
              <w:t>(1+</w:t>
            </w:r>
            <w:r w:rsidRPr="0054390D">
              <w:rPr>
                <w:rFonts w:cs="Arial"/>
                <w:i/>
                <w:color w:val="000000"/>
                <w:kern w:val="24"/>
                <w:sz w:val="16"/>
                <w:szCs w:val="16"/>
              </w:rPr>
              <w:t xml:space="preserve"> f</w:t>
            </w:r>
            <w:r w:rsidRPr="0054390D">
              <w:rPr>
                <w:rFonts w:cs="Arial"/>
                <w:i/>
                <w:color w:val="000000"/>
                <w:kern w:val="24"/>
                <w:sz w:val="16"/>
                <w:szCs w:val="16"/>
                <w:vertAlign w:val="subscript"/>
              </w:rPr>
              <w:t>c</w:t>
            </w:r>
            <w:r w:rsidRPr="0054390D">
              <w:rPr>
                <w:rFonts w:cs="Arial"/>
                <w:color w:val="000000"/>
                <w:kern w:val="24"/>
                <w:sz w:val="16"/>
                <w:szCs w:val="16"/>
              </w:rPr>
              <w:t>) + 0.3]</w:t>
            </w:r>
          </w:p>
        </w:tc>
        <w:tc>
          <w:tcPr>
            <w:tcW w:w="1080" w:type="pct"/>
            <w:vAlign w:val="center"/>
          </w:tcPr>
          <w:p w14:paraId="075D7EB1"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234EFD6B" w14:textId="77777777" w:rsidTr="00ED0503">
        <w:trPr>
          <w:cantSplit/>
          <w:jc w:val="center"/>
        </w:trPr>
        <w:tc>
          <w:tcPr>
            <w:tcW w:w="1162" w:type="pct"/>
            <w:vMerge w:val="restart"/>
            <w:vAlign w:val="center"/>
          </w:tcPr>
          <w:p w14:paraId="18DE8308" w14:textId="77777777" w:rsidR="00985CEC" w:rsidRPr="0054390D" w:rsidRDefault="00985CEC" w:rsidP="00ED0503">
            <w:pPr>
              <w:pStyle w:val="TAC"/>
              <w:rPr>
                <w:rFonts w:cs="Arial"/>
                <w:sz w:val="16"/>
                <w:szCs w:val="16"/>
              </w:rPr>
            </w:pPr>
            <w:r w:rsidRPr="0054390D">
              <w:rPr>
                <w:rFonts w:cs="Arial"/>
                <w:sz w:val="16"/>
                <w:szCs w:val="16"/>
              </w:rPr>
              <w:t>ZOA spread (ZSA)</w:t>
            </w:r>
          </w:p>
          <w:p w14:paraId="2B5588D9" w14:textId="77777777" w:rsidR="00985CEC" w:rsidRPr="0054390D" w:rsidRDefault="00985CEC" w:rsidP="00ED0503">
            <w:pPr>
              <w:pStyle w:val="TAC"/>
              <w:rPr>
                <w:rFonts w:cs="Arial"/>
                <w:sz w:val="16"/>
                <w:szCs w:val="16"/>
              </w:rPr>
            </w:pPr>
            <w:r w:rsidRPr="0054390D">
              <w:rPr>
                <w:rFonts w:cs="Arial"/>
                <w:sz w:val="16"/>
                <w:szCs w:val="16"/>
              </w:rPr>
              <w:t>lgZSA=log</w:t>
            </w:r>
            <w:r w:rsidRPr="0054390D">
              <w:rPr>
                <w:rFonts w:cs="Arial"/>
                <w:sz w:val="16"/>
                <w:szCs w:val="16"/>
                <w:vertAlign w:val="subscript"/>
              </w:rPr>
              <w:t>10</w:t>
            </w:r>
            <w:r w:rsidRPr="0054390D">
              <w:rPr>
                <w:rFonts w:cs="Arial"/>
                <w:sz w:val="16"/>
                <w:szCs w:val="16"/>
              </w:rPr>
              <w:t>(ZSA/1</w:t>
            </w:r>
            <w:r w:rsidRPr="0054390D">
              <w:rPr>
                <w:rFonts w:cs="Arial"/>
                <w:sz w:val="16"/>
                <w:szCs w:val="16"/>
              </w:rPr>
              <w:sym w:font="Symbol" w:char="F0B0"/>
            </w:r>
            <w:r w:rsidRPr="0054390D">
              <w:rPr>
                <w:rFonts w:cs="Arial"/>
                <w:sz w:val="16"/>
                <w:szCs w:val="16"/>
              </w:rPr>
              <w:t>)</w:t>
            </w:r>
          </w:p>
        </w:tc>
        <w:tc>
          <w:tcPr>
            <w:tcW w:w="598" w:type="pct"/>
            <w:vAlign w:val="center"/>
          </w:tcPr>
          <w:p w14:paraId="0B6FB67D" w14:textId="77777777" w:rsidR="00985CEC" w:rsidRPr="0054390D" w:rsidRDefault="00985CEC" w:rsidP="00ED0503">
            <w:pPr>
              <w:pStyle w:val="TAC"/>
              <w:rPr>
                <w:rFonts w:cs="Arial"/>
                <w:sz w:val="16"/>
                <w:szCs w:val="16"/>
              </w:rPr>
            </w:pPr>
            <w:r w:rsidRPr="0054390D">
              <w:rPr>
                <w:rFonts w:cs="Arial"/>
                <w:i/>
                <w:sz w:val="16"/>
                <w:szCs w:val="16"/>
              </w:rPr>
              <w:t></w:t>
            </w:r>
            <w:r w:rsidRPr="0054390D">
              <w:rPr>
                <w:rFonts w:cs="Arial"/>
                <w:sz w:val="16"/>
                <w:szCs w:val="16"/>
                <w:vertAlign w:val="subscript"/>
              </w:rPr>
              <w:t>lgZSA</w:t>
            </w:r>
          </w:p>
        </w:tc>
        <w:tc>
          <w:tcPr>
            <w:tcW w:w="1080" w:type="pct"/>
            <w:vAlign w:val="center"/>
          </w:tcPr>
          <w:p w14:paraId="57B8A217" w14:textId="77777777" w:rsidR="00985CEC" w:rsidRPr="0054390D" w:rsidRDefault="00985CEC" w:rsidP="00ED0503">
            <w:pPr>
              <w:pStyle w:val="TAC"/>
              <w:rPr>
                <w:rFonts w:cs="Arial"/>
                <w:sz w:val="16"/>
                <w:szCs w:val="16"/>
              </w:rPr>
            </w:pPr>
            <w:r w:rsidRPr="0054390D">
              <w:rPr>
                <w:rFonts w:cs="Arial"/>
                <w:color w:val="000000"/>
                <w:kern w:val="24"/>
                <w:sz w:val="16"/>
                <w:szCs w:val="16"/>
              </w:rPr>
              <w:t>[-0.1 log</w:t>
            </w:r>
            <w:r w:rsidRPr="0054390D">
              <w:rPr>
                <w:rFonts w:cs="Arial"/>
                <w:color w:val="000000"/>
                <w:kern w:val="24"/>
                <w:sz w:val="16"/>
                <w:szCs w:val="16"/>
                <w:vertAlign w:val="subscript"/>
              </w:rPr>
              <w:t>10</w:t>
            </w:r>
            <w:r w:rsidRPr="0054390D">
              <w:rPr>
                <w:rFonts w:cs="Arial"/>
                <w:color w:val="000000"/>
                <w:kern w:val="24"/>
                <w:sz w:val="16"/>
                <w:szCs w:val="16"/>
              </w:rPr>
              <w:t>(1+</w:t>
            </w:r>
            <w:r w:rsidRPr="0054390D">
              <w:rPr>
                <w:rFonts w:cs="Arial"/>
                <w:i/>
                <w:color w:val="000000"/>
                <w:kern w:val="24"/>
                <w:sz w:val="16"/>
                <w:szCs w:val="16"/>
              </w:rPr>
              <w:t xml:space="preserve"> f</w:t>
            </w:r>
            <w:r w:rsidRPr="0054390D">
              <w:rPr>
                <w:rFonts w:cs="Arial"/>
                <w:i/>
                <w:color w:val="000000"/>
                <w:kern w:val="24"/>
                <w:sz w:val="16"/>
                <w:szCs w:val="16"/>
                <w:vertAlign w:val="subscript"/>
              </w:rPr>
              <w:t>c</w:t>
            </w:r>
            <w:r w:rsidRPr="0054390D">
              <w:rPr>
                <w:rFonts w:cs="Arial"/>
                <w:color w:val="000000"/>
                <w:kern w:val="24"/>
                <w:sz w:val="16"/>
                <w:szCs w:val="16"/>
              </w:rPr>
              <w:t>) + 0.73]</w:t>
            </w:r>
          </w:p>
        </w:tc>
        <w:tc>
          <w:tcPr>
            <w:tcW w:w="1080" w:type="pct"/>
            <w:vAlign w:val="center"/>
          </w:tcPr>
          <w:p w14:paraId="612F2D89" w14:textId="77777777" w:rsidR="00985CEC" w:rsidRPr="0054390D" w:rsidRDefault="00985CEC" w:rsidP="00ED0503">
            <w:pPr>
              <w:pStyle w:val="TAC"/>
              <w:rPr>
                <w:rFonts w:cs="Arial"/>
                <w:sz w:val="16"/>
                <w:szCs w:val="16"/>
              </w:rPr>
            </w:pPr>
            <w:r w:rsidRPr="0054390D">
              <w:rPr>
                <w:rFonts w:cs="Arial"/>
                <w:color w:val="000000"/>
                <w:kern w:val="24"/>
                <w:sz w:val="16"/>
                <w:szCs w:val="16"/>
              </w:rPr>
              <w:t>[-0.04 log</w:t>
            </w:r>
            <w:r w:rsidRPr="0054390D">
              <w:rPr>
                <w:rFonts w:cs="Arial"/>
                <w:color w:val="000000"/>
                <w:kern w:val="24"/>
                <w:sz w:val="16"/>
                <w:szCs w:val="16"/>
                <w:vertAlign w:val="subscript"/>
              </w:rPr>
              <w:t>10</w:t>
            </w:r>
            <w:r w:rsidRPr="0054390D">
              <w:rPr>
                <w:rFonts w:cs="Arial"/>
                <w:color w:val="000000"/>
                <w:kern w:val="24"/>
                <w:sz w:val="16"/>
                <w:szCs w:val="16"/>
              </w:rPr>
              <w:t>(1+</w:t>
            </w:r>
            <w:r w:rsidRPr="0054390D">
              <w:rPr>
                <w:rFonts w:cs="Arial"/>
                <w:i/>
                <w:color w:val="000000"/>
                <w:kern w:val="24"/>
                <w:sz w:val="16"/>
                <w:szCs w:val="16"/>
              </w:rPr>
              <w:t xml:space="preserve"> f</w:t>
            </w:r>
            <w:r w:rsidRPr="0054390D">
              <w:rPr>
                <w:rFonts w:cs="Arial"/>
                <w:i/>
                <w:color w:val="000000"/>
                <w:kern w:val="24"/>
                <w:sz w:val="16"/>
                <w:szCs w:val="16"/>
                <w:vertAlign w:val="subscript"/>
              </w:rPr>
              <w:t>c</w:t>
            </w:r>
            <w:r w:rsidRPr="0054390D">
              <w:rPr>
                <w:rFonts w:cs="Arial"/>
                <w:color w:val="000000"/>
                <w:kern w:val="24"/>
                <w:sz w:val="16"/>
                <w:szCs w:val="16"/>
              </w:rPr>
              <w:t>) + 0.92]</w:t>
            </w:r>
          </w:p>
        </w:tc>
        <w:tc>
          <w:tcPr>
            <w:tcW w:w="1080" w:type="pct"/>
            <w:vAlign w:val="center"/>
          </w:tcPr>
          <w:p w14:paraId="69F2D129"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7DDDF20E" w14:textId="77777777" w:rsidTr="00ED0503">
        <w:trPr>
          <w:cantSplit/>
          <w:jc w:val="center"/>
        </w:trPr>
        <w:tc>
          <w:tcPr>
            <w:tcW w:w="1162" w:type="pct"/>
            <w:vMerge/>
            <w:vAlign w:val="center"/>
          </w:tcPr>
          <w:p w14:paraId="285CBE73" w14:textId="77777777" w:rsidR="00985CEC" w:rsidRPr="0054390D" w:rsidRDefault="00985CEC" w:rsidP="00ED0503">
            <w:pPr>
              <w:pStyle w:val="TAC"/>
              <w:rPr>
                <w:rFonts w:cs="Arial"/>
                <w:sz w:val="16"/>
                <w:szCs w:val="16"/>
              </w:rPr>
            </w:pPr>
          </w:p>
        </w:tc>
        <w:tc>
          <w:tcPr>
            <w:tcW w:w="598" w:type="pct"/>
            <w:vAlign w:val="center"/>
          </w:tcPr>
          <w:p w14:paraId="09030DAF" w14:textId="77777777" w:rsidR="00985CEC" w:rsidRPr="0054390D" w:rsidRDefault="00985CEC" w:rsidP="00ED0503">
            <w:pPr>
              <w:pStyle w:val="TAC"/>
              <w:rPr>
                <w:rFonts w:cs="Arial"/>
                <w:sz w:val="16"/>
                <w:szCs w:val="16"/>
              </w:rPr>
            </w:pPr>
            <w:r w:rsidRPr="0054390D">
              <w:rPr>
                <w:rFonts w:cs="Arial"/>
                <w:i/>
                <w:sz w:val="16"/>
                <w:szCs w:val="16"/>
              </w:rPr>
              <w:t></w:t>
            </w:r>
            <w:r w:rsidRPr="0054390D">
              <w:rPr>
                <w:rFonts w:cs="Arial"/>
                <w:sz w:val="16"/>
                <w:szCs w:val="16"/>
                <w:vertAlign w:val="subscript"/>
              </w:rPr>
              <w:t>lgZSA</w:t>
            </w:r>
          </w:p>
        </w:tc>
        <w:tc>
          <w:tcPr>
            <w:tcW w:w="1080" w:type="pct"/>
            <w:vAlign w:val="center"/>
          </w:tcPr>
          <w:p w14:paraId="5530A620" w14:textId="77777777" w:rsidR="00985CEC" w:rsidRPr="0054390D" w:rsidRDefault="00985CEC" w:rsidP="00ED0503">
            <w:pPr>
              <w:pStyle w:val="TAC"/>
              <w:rPr>
                <w:rFonts w:cs="Arial"/>
                <w:sz w:val="16"/>
                <w:szCs w:val="16"/>
              </w:rPr>
            </w:pPr>
            <w:r w:rsidRPr="0054390D">
              <w:rPr>
                <w:rFonts w:cs="Arial"/>
                <w:color w:val="000000"/>
                <w:kern w:val="24"/>
                <w:sz w:val="16"/>
                <w:szCs w:val="16"/>
              </w:rPr>
              <w:t>[-0.04 log</w:t>
            </w:r>
            <w:r w:rsidRPr="0054390D">
              <w:rPr>
                <w:rFonts w:cs="Arial"/>
                <w:color w:val="000000"/>
                <w:kern w:val="24"/>
                <w:sz w:val="16"/>
                <w:szCs w:val="16"/>
                <w:vertAlign w:val="subscript"/>
              </w:rPr>
              <w:t>10</w:t>
            </w:r>
            <w:r w:rsidRPr="0054390D">
              <w:rPr>
                <w:rFonts w:cs="Arial"/>
                <w:color w:val="000000"/>
                <w:kern w:val="24"/>
                <w:sz w:val="16"/>
                <w:szCs w:val="16"/>
              </w:rPr>
              <w:t>(1+</w:t>
            </w:r>
            <w:r w:rsidRPr="0054390D">
              <w:rPr>
                <w:rFonts w:cs="Arial"/>
                <w:i/>
                <w:color w:val="000000"/>
                <w:kern w:val="24"/>
                <w:sz w:val="16"/>
                <w:szCs w:val="16"/>
              </w:rPr>
              <w:t xml:space="preserve"> f</w:t>
            </w:r>
            <w:r w:rsidRPr="0054390D">
              <w:rPr>
                <w:rFonts w:cs="Arial"/>
                <w:i/>
                <w:color w:val="000000"/>
                <w:kern w:val="24"/>
                <w:sz w:val="16"/>
                <w:szCs w:val="16"/>
                <w:vertAlign w:val="subscript"/>
              </w:rPr>
              <w:t>c</w:t>
            </w:r>
            <w:r w:rsidRPr="0054390D">
              <w:rPr>
                <w:rFonts w:cs="Arial"/>
                <w:color w:val="000000"/>
                <w:kern w:val="24"/>
                <w:sz w:val="16"/>
                <w:szCs w:val="16"/>
              </w:rPr>
              <w:t>) + 0.34]</w:t>
            </w:r>
          </w:p>
        </w:tc>
        <w:tc>
          <w:tcPr>
            <w:tcW w:w="1080" w:type="pct"/>
            <w:vAlign w:val="center"/>
          </w:tcPr>
          <w:p w14:paraId="4661F244" w14:textId="77777777" w:rsidR="00985CEC" w:rsidRPr="0054390D" w:rsidRDefault="00985CEC" w:rsidP="00ED0503">
            <w:pPr>
              <w:pStyle w:val="TAC"/>
              <w:rPr>
                <w:rFonts w:cs="Arial"/>
                <w:sz w:val="16"/>
                <w:szCs w:val="16"/>
              </w:rPr>
            </w:pPr>
            <w:r w:rsidRPr="0054390D">
              <w:rPr>
                <w:rFonts w:cs="Arial"/>
                <w:color w:val="000000"/>
                <w:kern w:val="24"/>
                <w:sz w:val="16"/>
                <w:szCs w:val="16"/>
              </w:rPr>
              <w:t>[-0.07</w:t>
            </w:r>
            <w:r w:rsidRPr="0054390D">
              <w:rPr>
                <w:rFonts w:cs="Arial"/>
                <w:color w:val="000000"/>
                <w:kern w:val="24"/>
                <w:sz w:val="16"/>
                <w:szCs w:val="16"/>
                <w:lang w:eastAsia="ko-KR"/>
              </w:rPr>
              <w:t xml:space="preserve"> </w:t>
            </w:r>
            <w:r w:rsidRPr="0054390D">
              <w:rPr>
                <w:rFonts w:cs="Arial"/>
                <w:color w:val="000000"/>
                <w:kern w:val="24"/>
                <w:sz w:val="16"/>
                <w:szCs w:val="16"/>
              </w:rPr>
              <w:t>log</w:t>
            </w:r>
            <w:r w:rsidRPr="0054390D">
              <w:rPr>
                <w:rFonts w:cs="Arial"/>
                <w:color w:val="000000"/>
                <w:kern w:val="24"/>
                <w:sz w:val="16"/>
                <w:szCs w:val="16"/>
                <w:vertAlign w:val="subscript"/>
              </w:rPr>
              <w:t>10</w:t>
            </w:r>
            <w:r w:rsidRPr="0054390D">
              <w:rPr>
                <w:rFonts w:cs="Arial"/>
                <w:color w:val="000000"/>
                <w:kern w:val="24"/>
                <w:sz w:val="16"/>
                <w:szCs w:val="16"/>
              </w:rPr>
              <w:t>(1+</w:t>
            </w:r>
            <w:r w:rsidRPr="0054390D">
              <w:rPr>
                <w:rFonts w:cs="Arial"/>
                <w:i/>
                <w:color w:val="000000"/>
                <w:kern w:val="24"/>
                <w:sz w:val="16"/>
                <w:szCs w:val="16"/>
              </w:rPr>
              <w:t xml:space="preserve"> f</w:t>
            </w:r>
            <w:r w:rsidRPr="0054390D">
              <w:rPr>
                <w:rFonts w:cs="Arial"/>
                <w:i/>
                <w:color w:val="000000"/>
                <w:kern w:val="24"/>
                <w:sz w:val="16"/>
                <w:szCs w:val="16"/>
                <w:vertAlign w:val="subscript"/>
              </w:rPr>
              <w:t>c</w:t>
            </w:r>
            <w:r w:rsidRPr="0054390D">
              <w:rPr>
                <w:rFonts w:cs="Arial"/>
                <w:color w:val="000000"/>
                <w:kern w:val="24"/>
                <w:sz w:val="16"/>
                <w:szCs w:val="16"/>
              </w:rPr>
              <w:t>) + 0.41]</w:t>
            </w:r>
          </w:p>
        </w:tc>
        <w:tc>
          <w:tcPr>
            <w:tcW w:w="1080" w:type="pct"/>
            <w:vAlign w:val="center"/>
          </w:tcPr>
          <w:p w14:paraId="3697EFF9"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5EA1ED7F" w14:textId="77777777" w:rsidTr="00ED0503">
        <w:trPr>
          <w:cantSplit/>
          <w:jc w:val="center"/>
        </w:trPr>
        <w:tc>
          <w:tcPr>
            <w:tcW w:w="1162" w:type="pct"/>
            <w:vAlign w:val="center"/>
          </w:tcPr>
          <w:p w14:paraId="469BF1AE" w14:textId="77777777" w:rsidR="00985CEC" w:rsidRPr="0054390D" w:rsidRDefault="00985CEC" w:rsidP="00ED0503">
            <w:pPr>
              <w:pStyle w:val="TAC"/>
              <w:rPr>
                <w:rFonts w:cs="Arial"/>
                <w:sz w:val="16"/>
                <w:szCs w:val="16"/>
              </w:rPr>
            </w:pPr>
            <w:r w:rsidRPr="0054390D">
              <w:rPr>
                <w:rFonts w:cs="Arial"/>
                <w:sz w:val="16"/>
                <w:szCs w:val="16"/>
              </w:rPr>
              <w:t>Shadow fading (</w:t>
            </w:r>
            <w:r w:rsidRPr="0054390D">
              <w:rPr>
                <w:rFonts w:cs="Arial"/>
                <w:i/>
                <w:sz w:val="16"/>
                <w:szCs w:val="16"/>
              </w:rPr>
              <w:t>SF</w:t>
            </w:r>
            <w:r w:rsidRPr="0054390D">
              <w:rPr>
                <w:rFonts w:cs="Arial"/>
                <w:sz w:val="16"/>
                <w:szCs w:val="16"/>
              </w:rPr>
              <w:t>)</w:t>
            </w:r>
            <w:r w:rsidRPr="0054390D">
              <w:rPr>
                <w:rFonts w:cs="Arial"/>
                <w:sz w:val="16"/>
                <w:szCs w:val="16"/>
                <w:vertAlign w:val="subscript"/>
              </w:rPr>
              <w:t xml:space="preserve"> </w:t>
            </w:r>
            <w:r w:rsidRPr="0054390D">
              <w:rPr>
                <w:rFonts w:cs="Arial"/>
                <w:sz w:val="16"/>
                <w:szCs w:val="16"/>
              </w:rPr>
              <w:t>[dB]</w:t>
            </w:r>
          </w:p>
        </w:tc>
        <w:tc>
          <w:tcPr>
            <w:tcW w:w="598" w:type="pct"/>
            <w:vAlign w:val="center"/>
          </w:tcPr>
          <w:p w14:paraId="67937DF2" w14:textId="77777777" w:rsidR="00985CEC" w:rsidRPr="0054390D" w:rsidRDefault="00985CEC" w:rsidP="00ED0503">
            <w:pPr>
              <w:pStyle w:val="TAC"/>
              <w:rPr>
                <w:rFonts w:cs="Arial"/>
                <w:sz w:val="16"/>
                <w:szCs w:val="16"/>
              </w:rPr>
            </w:pPr>
            <w:r w:rsidRPr="0054390D">
              <w:rPr>
                <w:rFonts w:cs="Arial"/>
                <w:i/>
                <w:sz w:val="16"/>
                <w:szCs w:val="16"/>
              </w:rPr>
              <w:t></w:t>
            </w:r>
            <w:r w:rsidRPr="0054390D">
              <w:rPr>
                <w:rFonts w:cs="Arial"/>
                <w:i/>
                <w:sz w:val="16"/>
                <w:szCs w:val="16"/>
                <w:vertAlign w:val="subscript"/>
              </w:rPr>
              <w:t>SF</w:t>
            </w:r>
          </w:p>
        </w:tc>
        <w:tc>
          <w:tcPr>
            <w:tcW w:w="1080" w:type="pct"/>
            <w:vAlign w:val="center"/>
          </w:tcPr>
          <w:p w14:paraId="20538FAC" w14:textId="77777777" w:rsidR="00985CEC" w:rsidRPr="0054390D" w:rsidRDefault="00985CEC" w:rsidP="00ED0503">
            <w:pPr>
              <w:pStyle w:val="TAC"/>
              <w:rPr>
                <w:rFonts w:cs="Arial"/>
                <w:sz w:val="16"/>
                <w:szCs w:val="16"/>
              </w:rPr>
            </w:pPr>
            <w:r w:rsidRPr="0054390D">
              <w:rPr>
                <w:rFonts w:cs="Arial"/>
                <w:sz w:val="16"/>
                <w:szCs w:val="16"/>
              </w:rPr>
              <w:t>[4]</w:t>
            </w:r>
          </w:p>
        </w:tc>
        <w:tc>
          <w:tcPr>
            <w:tcW w:w="1080" w:type="pct"/>
            <w:vAlign w:val="center"/>
          </w:tcPr>
          <w:p w14:paraId="40BB7C65" w14:textId="77777777" w:rsidR="00985CEC" w:rsidRPr="0054390D" w:rsidRDefault="00985CEC" w:rsidP="00ED0503">
            <w:pPr>
              <w:pStyle w:val="TAC"/>
              <w:rPr>
                <w:rFonts w:cs="Arial"/>
                <w:sz w:val="16"/>
                <w:szCs w:val="16"/>
              </w:rPr>
            </w:pPr>
            <w:r w:rsidRPr="0054390D">
              <w:rPr>
                <w:rFonts w:cs="Arial"/>
                <w:sz w:val="16"/>
                <w:szCs w:val="16"/>
              </w:rPr>
              <w:t>[7.82]</w:t>
            </w:r>
          </w:p>
        </w:tc>
        <w:tc>
          <w:tcPr>
            <w:tcW w:w="1080" w:type="pct"/>
            <w:vAlign w:val="center"/>
          </w:tcPr>
          <w:p w14:paraId="73A01065"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56870878" w14:textId="77777777" w:rsidTr="00ED0503">
        <w:trPr>
          <w:cantSplit/>
          <w:jc w:val="center"/>
        </w:trPr>
        <w:tc>
          <w:tcPr>
            <w:tcW w:w="1162" w:type="pct"/>
            <w:vMerge w:val="restart"/>
            <w:vAlign w:val="center"/>
          </w:tcPr>
          <w:p w14:paraId="05211641" w14:textId="77777777" w:rsidR="00985CEC" w:rsidRPr="0054390D" w:rsidRDefault="00985CEC" w:rsidP="00ED0503">
            <w:pPr>
              <w:pStyle w:val="TAC"/>
              <w:rPr>
                <w:rFonts w:cs="Arial"/>
                <w:sz w:val="16"/>
                <w:szCs w:val="16"/>
              </w:rPr>
            </w:pPr>
            <w:r w:rsidRPr="0054390D">
              <w:rPr>
                <w:rFonts w:cs="Arial"/>
                <w:sz w:val="16"/>
                <w:szCs w:val="16"/>
              </w:rPr>
              <w:t>K-factor (</w:t>
            </w:r>
            <w:r w:rsidRPr="0054390D">
              <w:rPr>
                <w:rFonts w:cs="Arial"/>
                <w:i/>
                <w:sz w:val="16"/>
                <w:szCs w:val="16"/>
              </w:rPr>
              <w:t>K</w:t>
            </w:r>
            <w:r w:rsidRPr="0054390D">
              <w:rPr>
                <w:rFonts w:cs="Arial"/>
                <w:sz w:val="16"/>
                <w:szCs w:val="16"/>
              </w:rPr>
              <w:t>) [dB]</w:t>
            </w:r>
          </w:p>
        </w:tc>
        <w:tc>
          <w:tcPr>
            <w:tcW w:w="598" w:type="pct"/>
            <w:vAlign w:val="center"/>
          </w:tcPr>
          <w:p w14:paraId="615F6B6A" w14:textId="77777777" w:rsidR="00985CEC" w:rsidRPr="0054390D" w:rsidRDefault="00985CEC" w:rsidP="00ED0503">
            <w:pPr>
              <w:pStyle w:val="TAC"/>
              <w:rPr>
                <w:rFonts w:cs="Arial"/>
                <w:sz w:val="16"/>
                <w:szCs w:val="16"/>
              </w:rPr>
            </w:pPr>
            <w:r w:rsidRPr="0054390D">
              <w:rPr>
                <w:rFonts w:cs="Arial"/>
                <w:i/>
                <w:sz w:val="16"/>
                <w:szCs w:val="16"/>
              </w:rPr>
              <w:t></w:t>
            </w:r>
            <w:r w:rsidRPr="0054390D">
              <w:rPr>
                <w:rFonts w:cs="Arial"/>
                <w:i/>
                <w:sz w:val="16"/>
                <w:szCs w:val="16"/>
                <w:vertAlign w:val="subscript"/>
              </w:rPr>
              <w:t>K</w:t>
            </w:r>
          </w:p>
        </w:tc>
        <w:tc>
          <w:tcPr>
            <w:tcW w:w="1080" w:type="pct"/>
            <w:vAlign w:val="center"/>
          </w:tcPr>
          <w:p w14:paraId="24A8BD5E" w14:textId="77777777" w:rsidR="00985CEC" w:rsidRPr="0054390D" w:rsidRDefault="00985CEC" w:rsidP="00ED0503">
            <w:pPr>
              <w:pStyle w:val="TAC"/>
              <w:rPr>
                <w:rFonts w:cs="Arial"/>
                <w:b/>
                <w:sz w:val="16"/>
                <w:szCs w:val="16"/>
              </w:rPr>
            </w:pPr>
            <w:r w:rsidRPr="0054390D">
              <w:rPr>
                <w:rFonts w:cs="Arial"/>
                <w:sz w:val="16"/>
                <w:szCs w:val="16"/>
              </w:rPr>
              <w:t>[9]</w:t>
            </w:r>
          </w:p>
        </w:tc>
        <w:tc>
          <w:tcPr>
            <w:tcW w:w="1080" w:type="pct"/>
            <w:vAlign w:val="center"/>
          </w:tcPr>
          <w:p w14:paraId="78757C49" w14:textId="77777777" w:rsidR="00985CEC" w:rsidRPr="0054390D" w:rsidRDefault="00985CEC" w:rsidP="00ED0503">
            <w:pPr>
              <w:pStyle w:val="TAC"/>
              <w:rPr>
                <w:rFonts w:cs="Arial"/>
                <w:b/>
                <w:sz w:val="16"/>
                <w:szCs w:val="16"/>
              </w:rPr>
            </w:pPr>
            <w:r w:rsidRPr="0054390D">
              <w:rPr>
                <w:rFonts w:cs="Arial"/>
                <w:sz w:val="16"/>
                <w:szCs w:val="16"/>
              </w:rPr>
              <w:t>N/A</w:t>
            </w:r>
          </w:p>
        </w:tc>
        <w:tc>
          <w:tcPr>
            <w:tcW w:w="1080" w:type="pct"/>
            <w:vAlign w:val="center"/>
          </w:tcPr>
          <w:p w14:paraId="4E2E051D" w14:textId="77777777" w:rsidR="00985CEC" w:rsidRPr="0054390D" w:rsidRDefault="00985CEC" w:rsidP="00ED0503">
            <w:pPr>
              <w:pStyle w:val="TAC"/>
              <w:rPr>
                <w:rFonts w:cs="Arial"/>
                <w:b/>
                <w:sz w:val="16"/>
                <w:szCs w:val="16"/>
              </w:rPr>
            </w:pPr>
            <w:r w:rsidRPr="0054390D">
              <w:rPr>
                <w:rFonts w:cs="Arial"/>
                <w:color w:val="000000"/>
                <w:kern w:val="24"/>
                <w:sz w:val="16"/>
                <w:szCs w:val="16"/>
                <w:lang w:eastAsia="ko-KR"/>
              </w:rPr>
              <w:t>FFS</w:t>
            </w:r>
          </w:p>
        </w:tc>
      </w:tr>
      <w:tr w:rsidR="00985CEC" w:rsidRPr="0054390D" w14:paraId="44236746" w14:textId="77777777" w:rsidTr="00ED0503">
        <w:trPr>
          <w:cantSplit/>
          <w:jc w:val="center"/>
        </w:trPr>
        <w:tc>
          <w:tcPr>
            <w:tcW w:w="1162" w:type="pct"/>
            <w:vMerge/>
            <w:vAlign w:val="center"/>
          </w:tcPr>
          <w:p w14:paraId="155CC2C1" w14:textId="77777777" w:rsidR="00985CEC" w:rsidRPr="0054390D" w:rsidRDefault="00985CEC" w:rsidP="00ED0503">
            <w:pPr>
              <w:pStyle w:val="TAC"/>
              <w:rPr>
                <w:rFonts w:cs="Arial"/>
                <w:sz w:val="16"/>
                <w:szCs w:val="16"/>
              </w:rPr>
            </w:pPr>
          </w:p>
        </w:tc>
        <w:tc>
          <w:tcPr>
            <w:tcW w:w="598" w:type="pct"/>
            <w:vAlign w:val="center"/>
          </w:tcPr>
          <w:p w14:paraId="22A833D1" w14:textId="77777777" w:rsidR="00985CEC" w:rsidRPr="0054390D" w:rsidRDefault="00985CEC" w:rsidP="00ED0503">
            <w:pPr>
              <w:pStyle w:val="TAC"/>
              <w:rPr>
                <w:rFonts w:cs="Arial"/>
                <w:sz w:val="16"/>
                <w:szCs w:val="16"/>
              </w:rPr>
            </w:pPr>
            <w:r w:rsidRPr="0054390D">
              <w:rPr>
                <w:rFonts w:cs="Arial"/>
                <w:i/>
                <w:sz w:val="16"/>
                <w:szCs w:val="16"/>
              </w:rPr>
              <w:t></w:t>
            </w:r>
            <w:r w:rsidRPr="0054390D">
              <w:rPr>
                <w:rFonts w:cs="Arial"/>
                <w:i/>
                <w:sz w:val="16"/>
                <w:szCs w:val="16"/>
                <w:vertAlign w:val="subscript"/>
              </w:rPr>
              <w:t>K</w:t>
            </w:r>
          </w:p>
        </w:tc>
        <w:tc>
          <w:tcPr>
            <w:tcW w:w="1080" w:type="pct"/>
            <w:vAlign w:val="center"/>
          </w:tcPr>
          <w:p w14:paraId="29D89A44" w14:textId="77777777" w:rsidR="00985CEC" w:rsidRPr="0054390D" w:rsidRDefault="00985CEC" w:rsidP="00ED0503">
            <w:pPr>
              <w:pStyle w:val="TAC"/>
              <w:rPr>
                <w:rFonts w:cs="Arial"/>
                <w:b/>
                <w:sz w:val="16"/>
                <w:szCs w:val="16"/>
              </w:rPr>
            </w:pPr>
            <w:r w:rsidRPr="0054390D">
              <w:rPr>
                <w:rFonts w:cs="Arial"/>
                <w:sz w:val="16"/>
                <w:szCs w:val="16"/>
              </w:rPr>
              <w:t>[5]</w:t>
            </w:r>
          </w:p>
        </w:tc>
        <w:tc>
          <w:tcPr>
            <w:tcW w:w="1080" w:type="pct"/>
            <w:vAlign w:val="center"/>
          </w:tcPr>
          <w:p w14:paraId="75A2E529" w14:textId="77777777" w:rsidR="00985CEC" w:rsidRPr="0054390D" w:rsidRDefault="00985CEC" w:rsidP="00ED0503">
            <w:pPr>
              <w:pStyle w:val="TAC"/>
              <w:rPr>
                <w:rFonts w:cs="Arial"/>
                <w:b/>
                <w:sz w:val="16"/>
                <w:szCs w:val="16"/>
              </w:rPr>
            </w:pPr>
            <w:r w:rsidRPr="0054390D">
              <w:rPr>
                <w:rFonts w:cs="Arial"/>
                <w:sz w:val="16"/>
                <w:szCs w:val="16"/>
              </w:rPr>
              <w:t>N/A</w:t>
            </w:r>
          </w:p>
        </w:tc>
        <w:tc>
          <w:tcPr>
            <w:tcW w:w="1080" w:type="pct"/>
            <w:vAlign w:val="center"/>
          </w:tcPr>
          <w:p w14:paraId="053E5A86" w14:textId="77777777" w:rsidR="00985CEC" w:rsidRPr="0054390D" w:rsidRDefault="00985CEC" w:rsidP="00ED0503">
            <w:pPr>
              <w:pStyle w:val="TAC"/>
              <w:rPr>
                <w:rFonts w:cs="Arial"/>
                <w:b/>
                <w:sz w:val="16"/>
                <w:szCs w:val="16"/>
              </w:rPr>
            </w:pPr>
            <w:r w:rsidRPr="0054390D">
              <w:rPr>
                <w:rFonts w:cs="Arial"/>
                <w:color w:val="000000"/>
                <w:kern w:val="24"/>
                <w:sz w:val="16"/>
                <w:szCs w:val="16"/>
                <w:lang w:eastAsia="ko-KR"/>
              </w:rPr>
              <w:t>FFS</w:t>
            </w:r>
          </w:p>
        </w:tc>
      </w:tr>
      <w:tr w:rsidR="00985CEC" w:rsidRPr="0054390D" w14:paraId="54E54F3A" w14:textId="77777777" w:rsidTr="00ED0503">
        <w:trPr>
          <w:cantSplit/>
          <w:jc w:val="center"/>
        </w:trPr>
        <w:tc>
          <w:tcPr>
            <w:tcW w:w="1162" w:type="pct"/>
            <w:vMerge w:val="restart"/>
            <w:vAlign w:val="center"/>
          </w:tcPr>
          <w:p w14:paraId="1D3DC2CC" w14:textId="77777777" w:rsidR="00985CEC" w:rsidRPr="0054390D" w:rsidRDefault="00985CEC" w:rsidP="00ED0503">
            <w:pPr>
              <w:pStyle w:val="TAC"/>
              <w:rPr>
                <w:rFonts w:cs="Arial"/>
                <w:sz w:val="16"/>
                <w:szCs w:val="16"/>
              </w:rPr>
            </w:pPr>
            <w:r w:rsidRPr="0054390D">
              <w:rPr>
                <w:rFonts w:cs="Arial"/>
                <w:sz w:val="16"/>
                <w:szCs w:val="16"/>
              </w:rPr>
              <w:t xml:space="preserve">Cross-Correlations </w:t>
            </w:r>
          </w:p>
        </w:tc>
        <w:tc>
          <w:tcPr>
            <w:tcW w:w="598" w:type="pct"/>
            <w:vAlign w:val="center"/>
          </w:tcPr>
          <w:p w14:paraId="6566C1D5" w14:textId="77777777" w:rsidR="00985CEC" w:rsidRPr="0054390D" w:rsidRDefault="00985CEC" w:rsidP="00ED0503">
            <w:pPr>
              <w:pStyle w:val="TAC"/>
              <w:rPr>
                <w:rFonts w:cs="Arial"/>
                <w:sz w:val="16"/>
                <w:szCs w:val="16"/>
              </w:rPr>
            </w:pPr>
            <w:r w:rsidRPr="0054390D">
              <w:rPr>
                <w:rFonts w:cs="Arial"/>
                <w:i/>
                <w:sz w:val="16"/>
                <w:szCs w:val="16"/>
              </w:rPr>
              <w:t>ASD</w:t>
            </w:r>
            <w:r w:rsidRPr="0054390D">
              <w:rPr>
                <w:rFonts w:cs="Arial"/>
                <w:sz w:val="16"/>
                <w:szCs w:val="16"/>
              </w:rPr>
              <w:t xml:space="preserve"> vs </w:t>
            </w:r>
            <w:r w:rsidRPr="0054390D">
              <w:rPr>
                <w:rFonts w:cs="Arial"/>
                <w:i/>
                <w:sz w:val="16"/>
                <w:szCs w:val="16"/>
              </w:rPr>
              <w:t>DS</w:t>
            </w:r>
          </w:p>
        </w:tc>
        <w:tc>
          <w:tcPr>
            <w:tcW w:w="1080" w:type="pct"/>
            <w:vAlign w:val="center"/>
          </w:tcPr>
          <w:p w14:paraId="3226EB49" w14:textId="77777777" w:rsidR="00985CEC" w:rsidRPr="0054390D" w:rsidRDefault="00985CEC" w:rsidP="00ED0503">
            <w:pPr>
              <w:pStyle w:val="TAC"/>
              <w:rPr>
                <w:rFonts w:cs="Arial"/>
                <w:sz w:val="16"/>
                <w:szCs w:val="16"/>
              </w:rPr>
            </w:pPr>
            <w:r w:rsidRPr="0054390D">
              <w:rPr>
                <w:rFonts w:cs="Arial"/>
                <w:sz w:val="16"/>
                <w:szCs w:val="16"/>
              </w:rPr>
              <w:t>[0.5]</w:t>
            </w:r>
          </w:p>
        </w:tc>
        <w:tc>
          <w:tcPr>
            <w:tcW w:w="1080" w:type="pct"/>
          </w:tcPr>
          <w:p w14:paraId="1A1D205F"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tcPr>
          <w:p w14:paraId="6A6F8F9C"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1209BF7E" w14:textId="77777777" w:rsidTr="00ED0503">
        <w:trPr>
          <w:cantSplit/>
          <w:jc w:val="center"/>
        </w:trPr>
        <w:tc>
          <w:tcPr>
            <w:tcW w:w="1162" w:type="pct"/>
            <w:vMerge/>
            <w:vAlign w:val="center"/>
          </w:tcPr>
          <w:p w14:paraId="7C1D5210" w14:textId="77777777" w:rsidR="00985CEC" w:rsidRPr="0054390D" w:rsidRDefault="00985CEC" w:rsidP="00ED0503">
            <w:pPr>
              <w:pStyle w:val="TAC"/>
              <w:rPr>
                <w:rFonts w:cs="Arial"/>
                <w:sz w:val="16"/>
                <w:szCs w:val="16"/>
              </w:rPr>
            </w:pPr>
          </w:p>
        </w:tc>
        <w:tc>
          <w:tcPr>
            <w:tcW w:w="598" w:type="pct"/>
            <w:vAlign w:val="center"/>
          </w:tcPr>
          <w:p w14:paraId="0BE22288" w14:textId="77777777" w:rsidR="00985CEC" w:rsidRPr="0054390D" w:rsidRDefault="00985CEC" w:rsidP="00ED0503">
            <w:pPr>
              <w:pStyle w:val="TAC"/>
              <w:rPr>
                <w:rFonts w:cs="Arial"/>
                <w:sz w:val="16"/>
                <w:szCs w:val="16"/>
              </w:rPr>
            </w:pPr>
            <w:r w:rsidRPr="0054390D">
              <w:rPr>
                <w:rFonts w:cs="Arial"/>
                <w:i/>
                <w:sz w:val="16"/>
                <w:szCs w:val="16"/>
              </w:rPr>
              <w:t>ASA</w:t>
            </w:r>
            <w:r w:rsidRPr="0054390D">
              <w:rPr>
                <w:rFonts w:cs="Arial"/>
                <w:sz w:val="16"/>
                <w:szCs w:val="16"/>
              </w:rPr>
              <w:t xml:space="preserve"> vs </w:t>
            </w:r>
            <w:r w:rsidRPr="0054390D">
              <w:rPr>
                <w:rFonts w:cs="Arial"/>
                <w:i/>
                <w:sz w:val="16"/>
                <w:szCs w:val="16"/>
              </w:rPr>
              <w:t>DS</w:t>
            </w:r>
          </w:p>
        </w:tc>
        <w:tc>
          <w:tcPr>
            <w:tcW w:w="1080" w:type="pct"/>
            <w:vAlign w:val="center"/>
          </w:tcPr>
          <w:p w14:paraId="7D53727A" w14:textId="77777777" w:rsidR="00985CEC" w:rsidRPr="0054390D" w:rsidRDefault="00985CEC" w:rsidP="00ED0503">
            <w:pPr>
              <w:pStyle w:val="TAC"/>
              <w:rPr>
                <w:rFonts w:cs="Arial"/>
                <w:sz w:val="16"/>
                <w:szCs w:val="16"/>
              </w:rPr>
            </w:pPr>
            <w:r w:rsidRPr="0054390D">
              <w:rPr>
                <w:rFonts w:cs="Arial"/>
                <w:sz w:val="16"/>
                <w:szCs w:val="16"/>
              </w:rPr>
              <w:t>[0.8]</w:t>
            </w:r>
          </w:p>
        </w:tc>
        <w:tc>
          <w:tcPr>
            <w:tcW w:w="1080" w:type="pct"/>
          </w:tcPr>
          <w:p w14:paraId="055B9F92" w14:textId="77777777" w:rsidR="00985CEC" w:rsidRPr="0054390D" w:rsidRDefault="00985CEC" w:rsidP="00ED0503">
            <w:pPr>
              <w:pStyle w:val="TAC"/>
              <w:rPr>
                <w:rFonts w:cs="Arial"/>
                <w:sz w:val="16"/>
                <w:szCs w:val="16"/>
              </w:rPr>
            </w:pPr>
            <w:r w:rsidRPr="0054390D">
              <w:rPr>
                <w:rFonts w:cs="Arial"/>
                <w:sz w:val="16"/>
                <w:szCs w:val="16"/>
              </w:rPr>
              <w:t xml:space="preserve">[0.4] </w:t>
            </w:r>
          </w:p>
        </w:tc>
        <w:tc>
          <w:tcPr>
            <w:tcW w:w="1080" w:type="pct"/>
          </w:tcPr>
          <w:p w14:paraId="27055139"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7BAF7603" w14:textId="77777777" w:rsidTr="00ED0503">
        <w:trPr>
          <w:cantSplit/>
          <w:jc w:val="center"/>
        </w:trPr>
        <w:tc>
          <w:tcPr>
            <w:tcW w:w="1162" w:type="pct"/>
            <w:vMerge/>
            <w:vAlign w:val="center"/>
          </w:tcPr>
          <w:p w14:paraId="1B03F8B4" w14:textId="77777777" w:rsidR="00985CEC" w:rsidRPr="0054390D" w:rsidRDefault="00985CEC" w:rsidP="00ED0503">
            <w:pPr>
              <w:pStyle w:val="TAC"/>
              <w:rPr>
                <w:rFonts w:cs="Arial"/>
                <w:sz w:val="16"/>
                <w:szCs w:val="16"/>
              </w:rPr>
            </w:pPr>
          </w:p>
        </w:tc>
        <w:tc>
          <w:tcPr>
            <w:tcW w:w="598" w:type="pct"/>
            <w:vAlign w:val="center"/>
          </w:tcPr>
          <w:p w14:paraId="0268C026" w14:textId="77777777" w:rsidR="00985CEC" w:rsidRPr="0054390D" w:rsidRDefault="00985CEC" w:rsidP="00ED0503">
            <w:pPr>
              <w:pStyle w:val="TAC"/>
              <w:rPr>
                <w:rFonts w:cs="Arial"/>
                <w:sz w:val="16"/>
                <w:szCs w:val="16"/>
              </w:rPr>
            </w:pPr>
            <w:r w:rsidRPr="0054390D">
              <w:rPr>
                <w:rFonts w:cs="Arial"/>
                <w:i/>
                <w:sz w:val="16"/>
                <w:szCs w:val="16"/>
              </w:rPr>
              <w:t>ASA</w:t>
            </w:r>
            <w:r w:rsidRPr="0054390D">
              <w:rPr>
                <w:rFonts w:cs="Arial"/>
                <w:sz w:val="16"/>
                <w:szCs w:val="16"/>
              </w:rPr>
              <w:t xml:space="preserve"> vs </w:t>
            </w:r>
            <w:r w:rsidRPr="0054390D">
              <w:rPr>
                <w:rFonts w:cs="Arial"/>
                <w:i/>
                <w:sz w:val="16"/>
                <w:szCs w:val="16"/>
              </w:rPr>
              <w:t>SF</w:t>
            </w:r>
          </w:p>
        </w:tc>
        <w:tc>
          <w:tcPr>
            <w:tcW w:w="1080" w:type="pct"/>
            <w:vAlign w:val="center"/>
          </w:tcPr>
          <w:p w14:paraId="07A03279" w14:textId="77777777" w:rsidR="00985CEC" w:rsidRPr="0054390D" w:rsidRDefault="00985CEC" w:rsidP="00ED0503">
            <w:pPr>
              <w:pStyle w:val="TAC"/>
              <w:rPr>
                <w:rFonts w:cs="Arial"/>
                <w:sz w:val="16"/>
                <w:szCs w:val="16"/>
              </w:rPr>
            </w:pPr>
            <w:r w:rsidRPr="0054390D">
              <w:rPr>
                <w:rFonts w:cs="Arial"/>
                <w:sz w:val="16"/>
                <w:szCs w:val="16"/>
              </w:rPr>
              <w:t xml:space="preserve">[-0.4] </w:t>
            </w:r>
          </w:p>
        </w:tc>
        <w:tc>
          <w:tcPr>
            <w:tcW w:w="1080" w:type="pct"/>
          </w:tcPr>
          <w:p w14:paraId="27BCF612" w14:textId="77777777" w:rsidR="00985CEC" w:rsidRPr="0054390D" w:rsidRDefault="00985CEC" w:rsidP="00ED0503">
            <w:pPr>
              <w:pStyle w:val="TAC"/>
              <w:rPr>
                <w:rFonts w:cs="Arial"/>
                <w:sz w:val="16"/>
                <w:szCs w:val="16"/>
              </w:rPr>
            </w:pPr>
            <w:r w:rsidRPr="0054390D">
              <w:rPr>
                <w:rFonts w:cs="Arial"/>
                <w:sz w:val="16"/>
                <w:szCs w:val="16"/>
              </w:rPr>
              <w:t xml:space="preserve">[-0.4] </w:t>
            </w:r>
          </w:p>
        </w:tc>
        <w:tc>
          <w:tcPr>
            <w:tcW w:w="1080" w:type="pct"/>
          </w:tcPr>
          <w:p w14:paraId="1738DE29"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2066215B" w14:textId="77777777" w:rsidTr="00ED0503">
        <w:trPr>
          <w:cantSplit/>
          <w:jc w:val="center"/>
        </w:trPr>
        <w:tc>
          <w:tcPr>
            <w:tcW w:w="1162" w:type="pct"/>
            <w:vMerge/>
            <w:vAlign w:val="center"/>
          </w:tcPr>
          <w:p w14:paraId="154F529B" w14:textId="77777777" w:rsidR="00985CEC" w:rsidRPr="0054390D" w:rsidRDefault="00985CEC" w:rsidP="00ED0503">
            <w:pPr>
              <w:pStyle w:val="TAC"/>
              <w:rPr>
                <w:rFonts w:cs="Arial"/>
                <w:sz w:val="16"/>
                <w:szCs w:val="16"/>
              </w:rPr>
            </w:pPr>
          </w:p>
        </w:tc>
        <w:tc>
          <w:tcPr>
            <w:tcW w:w="598" w:type="pct"/>
            <w:vAlign w:val="center"/>
          </w:tcPr>
          <w:p w14:paraId="1F20C9C5" w14:textId="77777777" w:rsidR="00985CEC" w:rsidRPr="0054390D" w:rsidRDefault="00985CEC" w:rsidP="00ED0503">
            <w:pPr>
              <w:pStyle w:val="TAC"/>
              <w:rPr>
                <w:rFonts w:cs="Arial"/>
                <w:sz w:val="16"/>
                <w:szCs w:val="16"/>
              </w:rPr>
            </w:pPr>
            <w:r w:rsidRPr="0054390D">
              <w:rPr>
                <w:rFonts w:cs="Arial"/>
                <w:i/>
                <w:sz w:val="16"/>
                <w:szCs w:val="16"/>
              </w:rPr>
              <w:t>ASD</w:t>
            </w:r>
            <w:r w:rsidRPr="0054390D">
              <w:rPr>
                <w:rFonts w:cs="Arial"/>
                <w:sz w:val="16"/>
                <w:szCs w:val="16"/>
              </w:rPr>
              <w:t xml:space="preserve"> vs </w:t>
            </w:r>
            <w:r w:rsidRPr="0054390D">
              <w:rPr>
                <w:rFonts w:cs="Arial"/>
                <w:i/>
                <w:sz w:val="16"/>
                <w:szCs w:val="16"/>
              </w:rPr>
              <w:t>SF</w:t>
            </w:r>
          </w:p>
        </w:tc>
        <w:tc>
          <w:tcPr>
            <w:tcW w:w="1080" w:type="pct"/>
            <w:vAlign w:val="center"/>
          </w:tcPr>
          <w:p w14:paraId="47E94CA7" w14:textId="77777777" w:rsidR="00985CEC" w:rsidRPr="0054390D" w:rsidRDefault="00985CEC" w:rsidP="00ED0503">
            <w:pPr>
              <w:pStyle w:val="TAC"/>
              <w:rPr>
                <w:rFonts w:cs="Arial"/>
                <w:sz w:val="16"/>
                <w:szCs w:val="16"/>
              </w:rPr>
            </w:pPr>
            <w:r w:rsidRPr="0054390D">
              <w:rPr>
                <w:rFonts w:cs="Arial"/>
                <w:sz w:val="16"/>
                <w:szCs w:val="16"/>
              </w:rPr>
              <w:t xml:space="preserve">[-0.5] </w:t>
            </w:r>
          </w:p>
        </w:tc>
        <w:tc>
          <w:tcPr>
            <w:tcW w:w="1080" w:type="pct"/>
          </w:tcPr>
          <w:p w14:paraId="5C2E8473"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tcPr>
          <w:p w14:paraId="7F9C0B30"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06642BAA" w14:textId="77777777" w:rsidTr="00ED0503">
        <w:trPr>
          <w:cantSplit/>
          <w:jc w:val="center"/>
        </w:trPr>
        <w:tc>
          <w:tcPr>
            <w:tcW w:w="1162" w:type="pct"/>
            <w:vMerge/>
            <w:vAlign w:val="center"/>
          </w:tcPr>
          <w:p w14:paraId="091A6FB6" w14:textId="77777777" w:rsidR="00985CEC" w:rsidRPr="0054390D" w:rsidRDefault="00985CEC" w:rsidP="00ED0503">
            <w:pPr>
              <w:pStyle w:val="TAC"/>
              <w:rPr>
                <w:rFonts w:cs="Arial"/>
                <w:sz w:val="16"/>
                <w:szCs w:val="16"/>
              </w:rPr>
            </w:pPr>
          </w:p>
        </w:tc>
        <w:tc>
          <w:tcPr>
            <w:tcW w:w="598" w:type="pct"/>
            <w:vAlign w:val="center"/>
          </w:tcPr>
          <w:p w14:paraId="563C4FD0" w14:textId="77777777" w:rsidR="00985CEC" w:rsidRPr="0054390D" w:rsidRDefault="00985CEC" w:rsidP="00ED0503">
            <w:pPr>
              <w:pStyle w:val="TAC"/>
              <w:rPr>
                <w:rFonts w:cs="Arial"/>
                <w:sz w:val="16"/>
                <w:szCs w:val="16"/>
              </w:rPr>
            </w:pPr>
            <w:r w:rsidRPr="0054390D">
              <w:rPr>
                <w:rFonts w:cs="Arial"/>
                <w:i/>
                <w:sz w:val="16"/>
                <w:szCs w:val="16"/>
              </w:rPr>
              <w:t>DS</w:t>
            </w:r>
            <w:r w:rsidRPr="0054390D">
              <w:rPr>
                <w:rFonts w:cs="Arial"/>
                <w:sz w:val="16"/>
                <w:szCs w:val="16"/>
              </w:rPr>
              <w:t xml:space="preserve"> vs </w:t>
            </w:r>
            <w:r w:rsidRPr="0054390D">
              <w:rPr>
                <w:rFonts w:cs="Arial"/>
                <w:i/>
                <w:sz w:val="16"/>
                <w:szCs w:val="16"/>
              </w:rPr>
              <w:t>SF</w:t>
            </w:r>
          </w:p>
        </w:tc>
        <w:tc>
          <w:tcPr>
            <w:tcW w:w="1080" w:type="pct"/>
            <w:vAlign w:val="center"/>
          </w:tcPr>
          <w:p w14:paraId="62CECF54" w14:textId="77777777" w:rsidR="00985CEC" w:rsidRPr="0054390D" w:rsidRDefault="00985CEC" w:rsidP="00ED0503">
            <w:pPr>
              <w:pStyle w:val="TAC"/>
              <w:rPr>
                <w:rFonts w:cs="Arial"/>
                <w:sz w:val="16"/>
                <w:szCs w:val="16"/>
              </w:rPr>
            </w:pPr>
            <w:r w:rsidRPr="0054390D">
              <w:rPr>
                <w:rFonts w:cs="Arial"/>
                <w:sz w:val="16"/>
                <w:szCs w:val="16"/>
              </w:rPr>
              <w:t xml:space="preserve">[-0.4] </w:t>
            </w:r>
          </w:p>
        </w:tc>
        <w:tc>
          <w:tcPr>
            <w:tcW w:w="1080" w:type="pct"/>
          </w:tcPr>
          <w:p w14:paraId="32F4B184" w14:textId="77777777" w:rsidR="00985CEC" w:rsidRPr="0054390D" w:rsidRDefault="00985CEC" w:rsidP="00ED0503">
            <w:pPr>
              <w:pStyle w:val="TAC"/>
              <w:rPr>
                <w:rFonts w:cs="Arial"/>
                <w:sz w:val="16"/>
                <w:szCs w:val="16"/>
              </w:rPr>
            </w:pPr>
            <w:r w:rsidRPr="0054390D">
              <w:rPr>
                <w:rFonts w:cs="Arial"/>
                <w:sz w:val="16"/>
                <w:szCs w:val="16"/>
              </w:rPr>
              <w:t xml:space="preserve">[-0.7] </w:t>
            </w:r>
          </w:p>
        </w:tc>
        <w:tc>
          <w:tcPr>
            <w:tcW w:w="1080" w:type="pct"/>
          </w:tcPr>
          <w:p w14:paraId="704AF349"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40BF7642" w14:textId="77777777" w:rsidTr="00ED0503">
        <w:trPr>
          <w:cantSplit/>
          <w:jc w:val="center"/>
        </w:trPr>
        <w:tc>
          <w:tcPr>
            <w:tcW w:w="1162" w:type="pct"/>
            <w:vMerge/>
            <w:vAlign w:val="center"/>
          </w:tcPr>
          <w:p w14:paraId="4BEBBADA" w14:textId="77777777" w:rsidR="00985CEC" w:rsidRPr="0054390D" w:rsidRDefault="00985CEC" w:rsidP="00ED0503">
            <w:pPr>
              <w:pStyle w:val="TAC"/>
              <w:rPr>
                <w:rFonts w:cs="Arial"/>
                <w:sz w:val="16"/>
                <w:szCs w:val="16"/>
              </w:rPr>
            </w:pPr>
          </w:p>
        </w:tc>
        <w:tc>
          <w:tcPr>
            <w:tcW w:w="598" w:type="pct"/>
            <w:vAlign w:val="center"/>
          </w:tcPr>
          <w:p w14:paraId="2D6C0979" w14:textId="77777777" w:rsidR="00985CEC" w:rsidRPr="0054390D" w:rsidRDefault="00985CEC" w:rsidP="00ED0503">
            <w:pPr>
              <w:pStyle w:val="TAC"/>
              <w:rPr>
                <w:rFonts w:cs="Arial"/>
                <w:sz w:val="16"/>
                <w:szCs w:val="16"/>
              </w:rPr>
            </w:pPr>
            <w:r w:rsidRPr="0054390D">
              <w:rPr>
                <w:rFonts w:cs="Arial"/>
                <w:i/>
                <w:sz w:val="16"/>
                <w:szCs w:val="16"/>
              </w:rPr>
              <w:t>ASD</w:t>
            </w:r>
            <w:r w:rsidRPr="0054390D">
              <w:rPr>
                <w:rFonts w:cs="Arial"/>
                <w:sz w:val="16"/>
                <w:szCs w:val="16"/>
                <w:vertAlign w:val="subscript"/>
              </w:rPr>
              <w:t xml:space="preserve"> </w:t>
            </w:r>
            <w:r w:rsidRPr="0054390D">
              <w:rPr>
                <w:rFonts w:cs="Arial"/>
                <w:sz w:val="16"/>
                <w:szCs w:val="16"/>
              </w:rPr>
              <w:t xml:space="preserve">vs </w:t>
            </w:r>
            <w:r w:rsidRPr="0054390D">
              <w:rPr>
                <w:rFonts w:cs="Arial"/>
                <w:i/>
                <w:sz w:val="16"/>
                <w:szCs w:val="16"/>
              </w:rPr>
              <w:t>ASA</w:t>
            </w:r>
          </w:p>
        </w:tc>
        <w:tc>
          <w:tcPr>
            <w:tcW w:w="1080" w:type="pct"/>
            <w:vAlign w:val="center"/>
          </w:tcPr>
          <w:p w14:paraId="24B43D5A" w14:textId="77777777" w:rsidR="00985CEC" w:rsidRPr="0054390D" w:rsidRDefault="00985CEC" w:rsidP="00ED0503">
            <w:pPr>
              <w:pStyle w:val="TAC"/>
              <w:rPr>
                <w:rFonts w:cs="Arial"/>
                <w:sz w:val="16"/>
                <w:szCs w:val="16"/>
              </w:rPr>
            </w:pPr>
            <w:r w:rsidRPr="0054390D">
              <w:rPr>
                <w:rFonts w:cs="Arial"/>
                <w:sz w:val="16"/>
                <w:szCs w:val="16"/>
              </w:rPr>
              <w:t xml:space="preserve">[0.4] </w:t>
            </w:r>
          </w:p>
        </w:tc>
        <w:tc>
          <w:tcPr>
            <w:tcW w:w="1080" w:type="pct"/>
          </w:tcPr>
          <w:p w14:paraId="31A269BB"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tcPr>
          <w:p w14:paraId="3EBF0213"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7CE05A6A" w14:textId="77777777" w:rsidTr="00ED0503">
        <w:trPr>
          <w:cantSplit/>
          <w:jc w:val="center"/>
        </w:trPr>
        <w:tc>
          <w:tcPr>
            <w:tcW w:w="1162" w:type="pct"/>
            <w:vMerge/>
            <w:vAlign w:val="center"/>
          </w:tcPr>
          <w:p w14:paraId="0C289646" w14:textId="77777777" w:rsidR="00985CEC" w:rsidRPr="0054390D" w:rsidRDefault="00985CEC" w:rsidP="00ED0503">
            <w:pPr>
              <w:pStyle w:val="TAC"/>
              <w:rPr>
                <w:rFonts w:cs="Arial"/>
                <w:sz w:val="16"/>
                <w:szCs w:val="16"/>
              </w:rPr>
            </w:pPr>
          </w:p>
        </w:tc>
        <w:tc>
          <w:tcPr>
            <w:tcW w:w="598" w:type="pct"/>
            <w:vAlign w:val="center"/>
          </w:tcPr>
          <w:p w14:paraId="0C19BC2C" w14:textId="77777777" w:rsidR="00985CEC" w:rsidRPr="0054390D" w:rsidRDefault="00985CEC" w:rsidP="00ED0503">
            <w:pPr>
              <w:pStyle w:val="TAC"/>
              <w:rPr>
                <w:rFonts w:cs="Arial"/>
                <w:sz w:val="16"/>
                <w:szCs w:val="16"/>
              </w:rPr>
            </w:pPr>
            <w:r w:rsidRPr="0054390D">
              <w:rPr>
                <w:rFonts w:cs="Arial"/>
                <w:i/>
                <w:sz w:val="16"/>
                <w:szCs w:val="16"/>
              </w:rPr>
              <w:t>ASD</w:t>
            </w:r>
            <w:r w:rsidRPr="0054390D">
              <w:rPr>
                <w:rFonts w:cs="Arial"/>
                <w:sz w:val="16"/>
                <w:szCs w:val="16"/>
              </w:rPr>
              <w:t xml:space="preserve"> vs </w:t>
            </w:r>
            <w:r w:rsidRPr="0054390D">
              <w:rPr>
                <w:rFonts w:cs="Arial"/>
                <w:i/>
                <w:sz w:val="16"/>
                <w:szCs w:val="16"/>
              </w:rPr>
              <w:t></w:t>
            </w:r>
          </w:p>
        </w:tc>
        <w:tc>
          <w:tcPr>
            <w:tcW w:w="1080" w:type="pct"/>
            <w:vAlign w:val="center"/>
          </w:tcPr>
          <w:p w14:paraId="52549510" w14:textId="77777777" w:rsidR="00985CEC" w:rsidRPr="0054390D" w:rsidRDefault="00985CEC" w:rsidP="00ED0503">
            <w:pPr>
              <w:pStyle w:val="TAC"/>
              <w:rPr>
                <w:rFonts w:cs="Arial"/>
                <w:sz w:val="16"/>
                <w:szCs w:val="16"/>
              </w:rPr>
            </w:pPr>
            <w:r w:rsidRPr="0054390D">
              <w:rPr>
                <w:rFonts w:cs="Arial"/>
                <w:sz w:val="16"/>
                <w:szCs w:val="16"/>
              </w:rPr>
              <w:t xml:space="preserve">[-0.2] </w:t>
            </w:r>
          </w:p>
        </w:tc>
        <w:tc>
          <w:tcPr>
            <w:tcW w:w="1080" w:type="pct"/>
          </w:tcPr>
          <w:p w14:paraId="11E75FAE" w14:textId="77777777" w:rsidR="00985CEC" w:rsidRPr="0054390D" w:rsidRDefault="00985CEC" w:rsidP="00ED0503">
            <w:pPr>
              <w:pStyle w:val="TAC"/>
              <w:rPr>
                <w:rFonts w:cs="Arial"/>
                <w:sz w:val="16"/>
                <w:szCs w:val="16"/>
              </w:rPr>
            </w:pPr>
            <w:r w:rsidRPr="0054390D">
              <w:rPr>
                <w:rFonts w:cs="Arial"/>
                <w:sz w:val="16"/>
                <w:szCs w:val="16"/>
              </w:rPr>
              <w:t>N/A</w:t>
            </w:r>
          </w:p>
        </w:tc>
        <w:tc>
          <w:tcPr>
            <w:tcW w:w="1080" w:type="pct"/>
          </w:tcPr>
          <w:p w14:paraId="744E5A05"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0713A174" w14:textId="77777777" w:rsidTr="00ED0503">
        <w:trPr>
          <w:cantSplit/>
          <w:jc w:val="center"/>
        </w:trPr>
        <w:tc>
          <w:tcPr>
            <w:tcW w:w="1162" w:type="pct"/>
            <w:vMerge/>
            <w:vAlign w:val="center"/>
          </w:tcPr>
          <w:p w14:paraId="45F9843A" w14:textId="77777777" w:rsidR="00985CEC" w:rsidRPr="0054390D" w:rsidRDefault="00985CEC" w:rsidP="00ED0503">
            <w:pPr>
              <w:pStyle w:val="TAC"/>
              <w:rPr>
                <w:rFonts w:cs="Arial"/>
                <w:sz w:val="16"/>
                <w:szCs w:val="16"/>
              </w:rPr>
            </w:pPr>
          </w:p>
        </w:tc>
        <w:tc>
          <w:tcPr>
            <w:tcW w:w="598" w:type="pct"/>
            <w:vAlign w:val="center"/>
          </w:tcPr>
          <w:p w14:paraId="10527852" w14:textId="77777777" w:rsidR="00985CEC" w:rsidRPr="0054390D" w:rsidRDefault="00985CEC" w:rsidP="00ED0503">
            <w:pPr>
              <w:pStyle w:val="TAC"/>
              <w:rPr>
                <w:rFonts w:cs="Arial"/>
                <w:sz w:val="16"/>
                <w:szCs w:val="16"/>
              </w:rPr>
            </w:pPr>
            <w:r w:rsidRPr="0054390D">
              <w:rPr>
                <w:rFonts w:cs="Arial"/>
                <w:i/>
                <w:sz w:val="16"/>
                <w:szCs w:val="16"/>
              </w:rPr>
              <w:t>ASA</w:t>
            </w:r>
            <w:r w:rsidRPr="0054390D">
              <w:rPr>
                <w:rFonts w:cs="Arial"/>
                <w:sz w:val="16"/>
                <w:szCs w:val="16"/>
              </w:rPr>
              <w:t xml:space="preserve"> vs </w:t>
            </w:r>
            <w:r w:rsidRPr="0054390D">
              <w:rPr>
                <w:rFonts w:cs="Arial"/>
                <w:i/>
                <w:sz w:val="16"/>
                <w:szCs w:val="16"/>
              </w:rPr>
              <w:t></w:t>
            </w:r>
          </w:p>
        </w:tc>
        <w:tc>
          <w:tcPr>
            <w:tcW w:w="1080" w:type="pct"/>
            <w:vAlign w:val="center"/>
          </w:tcPr>
          <w:p w14:paraId="46DE8DB2" w14:textId="77777777" w:rsidR="00985CEC" w:rsidRPr="0054390D" w:rsidRDefault="00985CEC" w:rsidP="00ED0503">
            <w:pPr>
              <w:pStyle w:val="TAC"/>
              <w:rPr>
                <w:rFonts w:cs="Arial"/>
                <w:sz w:val="16"/>
                <w:szCs w:val="16"/>
              </w:rPr>
            </w:pPr>
            <w:r w:rsidRPr="0054390D">
              <w:rPr>
                <w:rFonts w:cs="Arial"/>
                <w:sz w:val="16"/>
                <w:szCs w:val="16"/>
              </w:rPr>
              <w:t xml:space="preserve">[-0.3] </w:t>
            </w:r>
          </w:p>
        </w:tc>
        <w:tc>
          <w:tcPr>
            <w:tcW w:w="1080" w:type="pct"/>
          </w:tcPr>
          <w:p w14:paraId="62EED06F" w14:textId="77777777" w:rsidR="00985CEC" w:rsidRPr="0054390D" w:rsidRDefault="00985CEC" w:rsidP="00ED0503">
            <w:pPr>
              <w:pStyle w:val="TAC"/>
              <w:rPr>
                <w:rFonts w:cs="Arial"/>
                <w:sz w:val="16"/>
                <w:szCs w:val="16"/>
              </w:rPr>
            </w:pPr>
            <w:r w:rsidRPr="0054390D">
              <w:rPr>
                <w:rFonts w:cs="Arial"/>
                <w:sz w:val="16"/>
                <w:szCs w:val="16"/>
              </w:rPr>
              <w:t>N/A</w:t>
            </w:r>
          </w:p>
        </w:tc>
        <w:tc>
          <w:tcPr>
            <w:tcW w:w="1080" w:type="pct"/>
          </w:tcPr>
          <w:p w14:paraId="7EBF2C4E"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15082DC6" w14:textId="77777777" w:rsidTr="00ED0503">
        <w:trPr>
          <w:cantSplit/>
          <w:jc w:val="center"/>
        </w:trPr>
        <w:tc>
          <w:tcPr>
            <w:tcW w:w="1162" w:type="pct"/>
            <w:vMerge/>
            <w:vAlign w:val="center"/>
          </w:tcPr>
          <w:p w14:paraId="17258F06" w14:textId="77777777" w:rsidR="00985CEC" w:rsidRPr="0054390D" w:rsidRDefault="00985CEC" w:rsidP="00ED0503">
            <w:pPr>
              <w:pStyle w:val="TAC"/>
              <w:rPr>
                <w:rFonts w:cs="Arial"/>
                <w:sz w:val="16"/>
                <w:szCs w:val="16"/>
              </w:rPr>
            </w:pPr>
          </w:p>
        </w:tc>
        <w:tc>
          <w:tcPr>
            <w:tcW w:w="598" w:type="pct"/>
            <w:vAlign w:val="center"/>
          </w:tcPr>
          <w:p w14:paraId="16EC8F48" w14:textId="77777777" w:rsidR="00985CEC" w:rsidRPr="0054390D" w:rsidRDefault="00985CEC" w:rsidP="00ED0503">
            <w:pPr>
              <w:pStyle w:val="TAC"/>
              <w:rPr>
                <w:rFonts w:cs="Arial"/>
                <w:sz w:val="16"/>
                <w:szCs w:val="16"/>
              </w:rPr>
            </w:pPr>
            <w:r w:rsidRPr="0054390D">
              <w:rPr>
                <w:rFonts w:cs="Arial"/>
                <w:i/>
                <w:sz w:val="16"/>
                <w:szCs w:val="16"/>
              </w:rPr>
              <w:t>DS</w:t>
            </w:r>
            <w:r w:rsidRPr="0054390D">
              <w:rPr>
                <w:rFonts w:cs="Arial"/>
                <w:sz w:val="16"/>
                <w:szCs w:val="16"/>
              </w:rPr>
              <w:t xml:space="preserve"> vs </w:t>
            </w:r>
            <w:r w:rsidRPr="0054390D">
              <w:rPr>
                <w:rFonts w:cs="Arial"/>
                <w:i/>
                <w:sz w:val="16"/>
                <w:szCs w:val="16"/>
              </w:rPr>
              <w:t></w:t>
            </w:r>
          </w:p>
        </w:tc>
        <w:tc>
          <w:tcPr>
            <w:tcW w:w="1080" w:type="pct"/>
            <w:vAlign w:val="center"/>
          </w:tcPr>
          <w:p w14:paraId="0C41762E" w14:textId="77777777" w:rsidR="00985CEC" w:rsidRPr="0054390D" w:rsidRDefault="00985CEC" w:rsidP="00ED0503">
            <w:pPr>
              <w:pStyle w:val="TAC"/>
              <w:rPr>
                <w:rFonts w:cs="Arial"/>
                <w:sz w:val="16"/>
                <w:szCs w:val="16"/>
              </w:rPr>
            </w:pPr>
            <w:r w:rsidRPr="0054390D">
              <w:rPr>
                <w:rFonts w:cs="Arial"/>
                <w:sz w:val="16"/>
                <w:szCs w:val="16"/>
              </w:rPr>
              <w:t xml:space="preserve">[-0.7] </w:t>
            </w:r>
          </w:p>
        </w:tc>
        <w:tc>
          <w:tcPr>
            <w:tcW w:w="1080" w:type="pct"/>
          </w:tcPr>
          <w:p w14:paraId="465F7EF4" w14:textId="77777777" w:rsidR="00985CEC" w:rsidRPr="0054390D" w:rsidRDefault="00985CEC" w:rsidP="00ED0503">
            <w:pPr>
              <w:pStyle w:val="TAC"/>
              <w:rPr>
                <w:rFonts w:cs="Arial"/>
                <w:sz w:val="16"/>
                <w:szCs w:val="16"/>
              </w:rPr>
            </w:pPr>
            <w:r w:rsidRPr="0054390D">
              <w:rPr>
                <w:rFonts w:cs="Arial"/>
                <w:sz w:val="16"/>
                <w:szCs w:val="16"/>
              </w:rPr>
              <w:t>N/A</w:t>
            </w:r>
          </w:p>
        </w:tc>
        <w:tc>
          <w:tcPr>
            <w:tcW w:w="1080" w:type="pct"/>
          </w:tcPr>
          <w:p w14:paraId="589631FA"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44F19EF6" w14:textId="77777777" w:rsidTr="00ED0503">
        <w:trPr>
          <w:cantSplit/>
          <w:jc w:val="center"/>
        </w:trPr>
        <w:tc>
          <w:tcPr>
            <w:tcW w:w="1162" w:type="pct"/>
            <w:vMerge/>
            <w:vAlign w:val="center"/>
          </w:tcPr>
          <w:p w14:paraId="75D0B242" w14:textId="77777777" w:rsidR="00985CEC" w:rsidRPr="0054390D" w:rsidRDefault="00985CEC" w:rsidP="00ED0503">
            <w:pPr>
              <w:pStyle w:val="TAC"/>
              <w:rPr>
                <w:rFonts w:cs="Arial"/>
                <w:sz w:val="16"/>
                <w:szCs w:val="16"/>
              </w:rPr>
            </w:pPr>
          </w:p>
        </w:tc>
        <w:tc>
          <w:tcPr>
            <w:tcW w:w="598" w:type="pct"/>
            <w:vAlign w:val="center"/>
          </w:tcPr>
          <w:p w14:paraId="62538A0E" w14:textId="77777777" w:rsidR="00985CEC" w:rsidRPr="0054390D" w:rsidRDefault="00985CEC" w:rsidP="00ED0503">
            <w:pPr>
              <w:pStyle w:val="TAC"/>
              <w:rPr>
                <w:rFonts w:cs="Arial"/>
                <w:sz w:val="16"/>
                <w:szCs w:val="16"/>
              </w:rPr>
            </w:pPr>
            <w:r w:rsidRPr="0054390D">
              <w:rPr>
                <w:rFonts w:cs="Arial"/>
                <w:i/>
                <w:sz w:val="16"/>
                <w:szCs w:val="16"/>
              </w:rPr>
              <w:t>SF</w:t>
            </w:r>
            <w:r w:rsidRPr="0054390D">
              <w:rPr>
                <w:rFonts w:cs="Arial"/>
                <w:sz w:val="16"/>
                <w:szCs w:val="16"/>
              </w:rPr>
              <w:t xml:space="preserve"> vs </w:t>
            </w:r>
            <w:r w:rsidRPr="0054390D">
              <w:rPr>
                <w:rFonts w:cs="Arial"/>
                <w:i/>
                <w:sz w:val="16"/>
                <w:szCs w:val="16"/>
              </w:rPr>
              <w:t></w:t>
            </w:r>
          </w:p>
        </w:tc>
        <w:tc>
          <w:tcPr>
            <w:tcW w:w="1080" w:type="pct"/>
            <w:vAlign w:val="center"/>
          </w:tcPr>
          <w:p w14:paraId="39E4337F" w14:textId="77777777" w:rsidR="00985CEC" w:rsidRPr="0054390D" w:rsidRDefault="00985CEC" w:rsidP="00ED0503">
            <w:pPr>
              <w:pStyle w:val="TAC"/>
              <w:rPr>
                <w:rFonts w:cs="Arial"/>
                <w:sz w:val="16"/>
                <w:szCs w:val="16"/>
              </w:rPr>
            </w:pPr>
            <w:r w:rsidRPr="0054390D">
              <w:rPr>
                <w:rFonts w:cs="Arial"/>
                <w:sz w:val="16"/>
                <w:szCs w:val="16"/>
              </w:rPr>
              <w:t xml:space="preserve">[0.5] </w:t>
            </w:r>
          </w:p>
        </w:tc>
        <w:tc>
          <w:tcPr>
            <w:tcW w:w="1080" w:type="pct"/>
          </w:tcPr>
          <w:p w14:paraId="02986502" w14:textId="77777777" w:rsidR="00985CEC" w:rsidRPr="0054390D" w:rsidRDefault="00985CEC" w:rsidP="00ED0503">
            <w:pPr>
              <w:pStyle w:val="TAC"/>
              <w:rPr>
                <w:rFonts w:cs="Arial"/>
                <w:sz w:val="16"/>
                <w:szCs w:val="16"/>
              </w:rPr>
            </w:pPr>
            <w:r w:rsidRPr="0054390D">
              <w:rPr>
                <w:rFonts w:cs="Arial"/>
                <w:sz w:val="16"/>
                <w:szCs w:val="16"/>
              </w:rPr>
              <w:t>N/A</w:t>
            </w:r>
          </w:p>
        </w:tc>
        <w:tc>
          <w:tcPr>
            <w:tcW w:w="1080" w:type="pct"/>
          </w:tcPr>
          <w:p w14:paraId="2B67B759"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34C862CB" w14:textId="77777777" w:rsidTr="00ED0503">
        <w:trPr>
          <w:cantSplit/>
          <w:jc w:val="center"/>
        </w:trPr>
        <w:tc>
          <w:tcPr>
            <w:tcW w:w="1162" w:type="pct"/>
            <w:vMerge w:val="restart"/>
            <w:vAlign w:val="center"/>
          </w:tcPr>
          <w:p w14:paraId="046C14BE" w14:textId="77777777" w:rsidR="00985CEC" w:rsidRPr="0054390D" w:rsidRDefault="00985CEC" w:rsidP="00ED0503">
            <w:pPr>
              <w:pStyle w:val="TAC"/>
              <w:rPr>
                <w:rFonts w:cs="Arial"/>
                <w:sz w:val="16"/>
                <w:szCs w:val="16"/>
              </w:rPr>
            </w:pPr>
            <w:r w:rsidRPr="0054390D">
              <w:rPr>
                <w:rFonts w:cs="Arial"/>
                <w:sz w:val="16"/>
                <w:szCs w:val="16"/>
              </w:rPr>
              <w:t xml:space="preserve">Cross-Correlations </w:t>
            </w:r>
            <w:r w:rsidRPr="0054390D">
              <w:rPr>
                <w:rFonts w:cs="Arial"/>
                <w:sz w:val="16"/>
                <w:szCs w:val="16"/>
                <w:vertAlign w:val="superscript"/>
              </w:rPr>
              <w:t>1)</w:t>
            </w:r>
          </w:p>
        </w:tc>
        <w:tc>
          <w:tcPr>
            <w:tcW w:w="598" w:type="pct"/>
            <w:vAlign w:val="center"/>
          </w:tcPr>
          <w:p w14:paraId="41647A8A" w14:textId="77777777" w:rsidR="00985CEC" w:rsidRPr="0054390D" w:rsidRDefault="00985CEC" w:rsidP="00ED0503">
            <w:pPr>
              <w:pStyle w:val="TAC"/>
              <w:rPr>
                <w:rFonts w:cs="Arial"/>
                <w:sz w:val="16"/>
                <w:szCs w:val="16"/>
              </w:rPr>
            </w:pPr>
            <w:r w:rsidRPr="0054390D">
              <w:rPr>
                <w:rFonts w:cs="Arial"/>
                <w:i/>
                <w:sz w:val="16"/>
                <w:szCs w:val="16"/>
              </w:rPr>
              <w:t>ZSD</w:t>
            </w:r>
            <w:r w:rsidRPr="0054390D">
              <w:rPr>
                <w:rFonts w:cs="Arial"/>
                <w:sz w:val="16"/>
                <w:szCs w:val="16"/>
              </w:rPr>
              <w:t xml:space="preserve"> vs </w:t>
            </w:r>
            <w:r w:rsidRPr="0054390D">
              <w:rPr>
                <w:rFonts w:cs="Arial"/>
                <w:i/>
                <w:sz w:val="16"/>
                <w:szCs w:val="16"/>
              </w:rPr>
              <w:t>SF</w:t>
            </w:r>
          </w:p>
        </w:tc>
        <w:tc>
          <w:tcPr>
            <w:tcW w:w="1080" w:type="pct"/>
            <w:vAlign w:val="center"/>
          </w:tcPr>
          <w:p w14:paraId="46BDDED8" w14:textId="77777777" w:rsidR="00985CEC" w:rsidRPr="0054390D" w:rsidRDefault="00985CEC" w:rsidP="00ED0503">
            <w:pPr>
              <w:pStyle w:val="TAC"/>
              <w:rPr>
                <w:rFonts w:cs="Arial"/>
                <w:sz w:val="16"/>
                <w:szCs w:val="16"/>
              </w:rPr>
            </w:pPr>
            <w:r w:rsidRPr="0054390D">
              <w:rPr>
                <w:rFonts w:cs="Arial"/>
                <w:sz w:val="16"/>
                <w:szCs w:val="16"/>
              </w:rPr>
              <w:t>[0]</w:t>
            </w:r>
          </w:p>
        </w:tc>
        <w:tc>
          <w:tcPr>
            <w:tcW w:w="1080" w:type="pct"/>
          </w:tcPr>
          <w:p w14:paraId="7D1ACEB8"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tcPr>
          <w:p w14:paraId="08796946"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4CA90678" w14:textId="77777777" w:rsidTr="00ED0503">
        <w:trPr>
          <w:cantSplit/>
          <w:jc w:val="center"/>
        </w:trPr>
        <w:tc>
          <w:tcPr>
            <w:tcW w:w="1162" w:type="pct"/>
            <w:vMerge/>
            <w:vAlign w:val="center"/>
          </w:tcPr>
          <w:p w14:paraId="0682E0B6" w14:textId="77777777" w:rsidR="00985CEC" w:rsidRPr="0054390D" w:rsidRDefault="00985CEC" w:rsidP="00ED0503">
            <w:pPr>
              <w:pStyle w:val="TAC"/>
              <w:rPr>
                <w:rFonts w:cs="Arial"/>
                <w:sz w:val="16"/>
                <w:szCs w:val="16"/>
              </w:rPr>
            </w:pPr>
          </w:p>
        </w:tc>
        <w:tc>
          <w:tcPr>
            <w:tcW w:w="598" w:type="pct"/>
            <w:vAlign w:val="center"/>
          </w:tcPr>
          <w:p w14:paraId="65F36D39" w14:textId="77777777" w:rsidR="00985CEC" w:rsidRPr="0054390D" w:rsidRDefault="00985CEC" w:rsidP="00ED0503">
            <w:pPr>
              <w:pStyle w:val="TAC"/>
              <w:rPr>
                <w:rFonts w:cs="Arial"/>
                <w:sz w:val="16"/>
                <w:szCs w:val="16"/>
              </w:rPr>
            </w:pPr>
            <w:r w:rsidRPr="0054390D">
              <w:rPr>
                <w:rFonts w:cs="Arial"/>
                <w:i/>
                <w:sz w:val="16"/>
                <w:szCs w:val="16"/>
              </w:rPr>
              <w:t>ZSA</w:t>
            </w:r>
            <w:r w:rsidRPr="0054390D">
              <w:rPr>
                <w:rFonts w:cs="Arial"/>
                <w:sz w:val="16"/>
                <w:szCs w:val="16"/>
              </w:rPr>
              <w:t xml:space="preserve"> vs </w:t>
            </w:r>
            <w:r w:rsidRPr="0054390D">
              <w:rPr>
                <w:rFonts w:cs="Arial"/>
                <w:i/>
                <w:sz w:val="16"/>
                <w:szCs w:val="16"/>
              </w:rPr>
              <w:t>SF</w:t>
            </w:r>
          </w:p>
        </w:tc>
        <w:tc>
          <w:tcPr>
            <w:tcW w:w="1080" w:type="pct"/>
            <w:vAlign w:val="center"/>
          </w:tcPr>
          <w:p w14:paraId="46B20C02"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tcPr>
          <w:p w14:paraId="37837C92"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tcPr>
          <w:p w14:paraId="4A4ED0B2"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00D83D93" w14:textId="77777777" w:rsidTr="00ED0503">
        <w:trPr>
          <w:cantSplit/>
          <w:jc w:val="center"/>
        </w:trPr>
        <w:tc>
          <w:tcPr>
            <w:tcW w:w="1162" w:type="pct"/>
            <w:vMerge/>
            <w:vAlign w:val="center"/>
          </w:tcPr>
          <w:p w14:paraId="0B6A0037" w14:textId="77777777" w:rsidR="00985CEC" w:rsidRPr="0054390D" w:rsidRDefault="00985CEC" w:rsidP="00ED0503">
            <w:pPr>
              <w:pStyle w:val="TAC"/>
              <w:rPr>
                <w:rFonts w:cs="Arial"/>
                <w:sz w:val="16"/>
                <w:szCs w:val="16"/>
              </w:rPr>
            </w:pPr>
          </w:p>
        </w:tc>
        <w:tc>
          <w:tcPr>
            <w:tcW w:w="598" w:type="pct"/>
            <w:vAlign w:val="center"/>
          </w:tcPr>
          <w:p w14:paraId="7C96F08E" w14:textId="77777777" w:rsidR="00985CEC" w:rsidRPr="0054390D" w:rsidRDefault="00985CEC" w:rsidP="00ED0503">
            <w:pPr>
              <w:pStyle w:val="TAC"/>
              <w:rPr>
                <w:rFonts w:cs="Arial"/>
                <w:sz w:val="16"/>
                <w:szCs w:val="16"/>
              </w:rPr>
            </w:pPr>
            <w:r w:rsidRPr="0054390D">
              <w:rPr>
                <w:rFonts w:cs="Arial"/>
                <w:i/>
                <w:sz w:val="16"/>
                <w:szCs w:val="16"/>
              </w:rPr>
              <w:t>ZSD</w:t>
            </w:r>
            <w:r w:rsidRPr="0054390D">
              <w:rPr>
                <w:rFonts w:cs="Arial"/>
                <w:sz w:val="16"/>
                <w:szCs w:val="16"/>
              </w:rPr>
              <w:t xml:space="preserve"> vs </w:t>
            </w:r>
            <w:r w:rsidRPr="0054390D">
              <w:rPr>
                <w:rFonts w:cs="Arial"/>
                <w:i/>
                <w:sz w:val="16"/>
                <w:szCs w:val="16"/>
              </w:rPr>
              <w:t>K</w:t>
            </w:r>
          </w:p>
        </w:tc>
        <w:tc>
          <w:tcPr>
            <w:tcW w:w="1080" w:type="pct"/>
            <w:vAlign w:val="center"/>
          </w:tcPr>
          <w:p w14:paraId="459768BA"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vAlign w:val="center"/>
          </w:tcPr>
          <w:p w14:paraId="5C998C33" w14:textId="77777777" w:rsidR="00985CEC" w:rsidRPr="0054390D" w:rsidRDefault="00985CEC" w:rsidP="00ED0503">
            <w:pPr>
              <w:pStyle w:val="TAC"/>
              <w:rPr>
                <w:rFonts w:cs="Arial"/>
                <w:sz w:val="16"/>
                <w:szCs w:val="16"/>
              </w:rPr>
            </w:pPr>
            <w:r w:rsidRPr="0054390D">
              <w:rPr>
                <w:rFonts w:cs="Arial"/>
                <w:sz w:val="16"/>
                <w:szCs w:val="16"/>
              </w:rPr>
              <w:t>N/A</w:t>
            </w:r>
          </w:p>
        </w:tc>
        <w:tc>
          <w:tcPr>
            <w:tcW w:w="1080" w:type="pct"/>
            <w:vAlign w:val="center"/>
          </w:tcPr>
          <w:p w14:paraId="09A45832"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39C2BBE0" w14:textId="77777777" w:rsidTr="00ED0503">
        <w:trPr>
          <w:cantSplit/>
          <w:jc w:val="center"/>
        </w:trPr>
        <w:tc>
          <w:tcPr>
            <w:tcW w:w="1162" w:type="pct"/>
            <w:vMerge/>
            <w:vAlign w:val="center"/>
          </w:tcPr>
          <w:p w14:paraId="02BEE7DA" w14:textId="77777777" w:rsidR="00985CEC" w:rsidRPr="0054390D" w:rsidRDefault="00985CEC" w:rsidP="00ED0503">
            <w:pPr>
              <w:pStyle w:val="TAC"/>
              <w:rPr>
                <w:rFonts w:cs="Arial"/>
                <w:sz w:val="16"/>
                <w:szCs w:val="16"/>
              </w:rPr>
            </w:pPr>
          </w:p>
        </w:tc>
        <w:tc>
          <w:tcPr>
            <w:tcW w:w="598" w:type="pct"/>
            <w:vAlign w:val="center"/>
          </w:tcPr>
          <w:p w14:paraId="70D1598E" w14:textId="77777777" w:rsidR="00985CEC" w:rsidRPr="0054390D" w:rsidRDefault="00985CEC" w:rsidP="00ED0503">
            <w:pPr>
              <w:pStyle w:val="TAC"/>
              <w:rPr>
                <w:rFonts w:cs="Arial"/>
                <w:sz w:val="16"/>
                <w:szCs w:val="16"/>
              </w:rPr>
            </w:pPr>
            <w:r w:rsidRPr="0054390D">
              <w:rPr>
                <w:rFonts w:cs="Arial"/>
                <w:i/>
                <w:sz w:val="16"/>
                <w:szCs w:val="16"/>
              </w:rPr>
              <w:t>ZSA</w:t>
            </w:r>
            <w:r w:rsidRPr="0054390D">
              <w:rPr>
                <w:rFonts w:cs="Arial"/>
                <w:sz w:val="16"/>
                <w:szCs w:val="16"/>
              </w:rPr>
              <w:t xml:space="preserve"> vs </w:t>
            </w:r>
            <w:r w:rsidRPr="0054390D">
              <w:rPr>
                <w:rFonts w:cs="Arial"/>
                <w:i/>
                <w:sz w:val="16"/>
                <w:szCs w:val="16"/>
              </w:rPr>
              <w:t>K</w:t>
            </w:r>
          </w:p>
        </w:tc>
        <w:tc>
          <w:tcPr>
            <w:tcW w:w="1080" w:type="pct"/>
            <w:vAlign w:val="center"/>
          </w:tcPr>
          <w:p w14:paraId="2A658D3D"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vAlign w:val="center"/>
          </w:tcPr>
          <w:p w14:paraId="14E83701" w14:textId="77777777" w:rsidR="00985CEC" w:rsidRPr="0054390D" w:rsidRDefault="00985CEC" w:rsidP="00ED0503">
            <w:pPr>
              <w:pStyle w:val="TAC"/>
              <w:rPr>
                <w:rFonts w:cs="Arial"/>
                <w:sz w:val="16"/>
                <w:szCs w:val="16"/>
              </w:rPr>
            </w:pPr>
            <w:r w:rsidRPr="0054390D">
              <w:rPr>
                <w:rFonts w:cs="Arial"/>
                <w:sz w:val="16"/>
                <w:szCs w:val="16"/>
              </w:rPr>
              <w:t>N/A</w:t>
            </w:r>
          </w:p>
        </w:tc>
        <w:tc>
          <w:tcPr>
            <w:tcW w:w="1080" w:type="pct"/>
            <w:vAlign w:val="center"/>
          </w:tcPr>
          <w:p w14:paraId="2B92CCAC"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26D4D42B" w14:textId="77777777" w:rsidTr="00ED0503">
        <w:trPr>
          <w:cantSplit/>
          <w:jc w:val="center"/>
        </w:trPr>
        <w:tc>
          <w:tcPr>
            <w:tcW w:w="1162" w:type="pct"/>
            <w:vMerge/>
            <w:vAlign w:val="center"/>
          </w:tcPr>
          <w:p w14:paraId="7EAE4E99" w14:textId="77777777" w:rsidR="00985CEC" w:rsidRPr="0054390D" w:rsidRDefault="00985CEC" w:rsidP="00ED0503">
            <w:pPr>
              <w:pStyle w:val="TAC"/>
              <w:rPr>
                <w:rFonts w:cs="Arial"/>
                <w:sz w:val="16"/>
                <w:szCs w:val="16"/>
              </w:rPr>
            </w:pPr>
          </w:p>
        </w:tc>
        <w:tc>
          <w:tcPr>
            <w:tcW w:w="598" w:type="pct"/>
            <w:vAlign w:val="center"/>
          </w:tcPr>
          <w:p w14:paraId="000A35B4" w14:textId="77777777" w:rsidR="00985CEC" w:rsidRPr="0054390D" w:rsidRDefault="00985CEC" w:rsidP="00ED0503">
            <w:pPr>
              <w:pStyle w:val="TAC"/>
              <w:rPr>
                <w:rFonts w:cs="Arial"/>
                <w:sz w:val="16"/>
                <w:szCs w:val="16"/>
              </w:rPr>
            </w:pPr>
            <w:r w:rsidRPr="0054390D">
              <w:rPr>
                <w:rFonts w:cs="Arial"/>
                <w:i/>
                <w:sz w:val="16"/>
                <w:szCs w:val="16"/>
              </w:rPr>
              <w:t>ZSD</w:t>
            </w:r>
            <w:r w:rsidRPr="0054390D">
              <w:rPr>
                <w:rFonts w:cs="Arial"/>
                <w:sz w:val="16"/>
                <w:szCs w:val="16"/>
              </w:rPr>
              <w:t xml:space="preserve"> vs </w:t>
            </w:r>
            <w:r w:rsidRPr="0054390D">
              <w:rPr>
                <w:rFonts w:cs="Arial"/>
                <w:i/>
                <w:sz w:val="16"/>
                <w:szCs w:val="16"/>
              </w:rPr>
              <w:t>DS</w:t>
            </w:r>
          </w:p>
        </w:tc>
        <w:tc>
          <w:tcPr>
            <w:tcW w:w="1080" w:type="pct"/>
            <w:vAlign w:val="center"/>
          </w:tcPr>
          <w:p w14:paraId="22BAE015"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vAlign w:val="center"/>
          </w:tcPr>
          <w:p w14:paraId="7633471D" w14:textId="77777777" w:rsidR="00985CEC" w:rsidRPr="0054390D" w:rsidRDefault="00985CEC" w:rsidP="00ED0503">
            <w:pPr>
              <w:pStyle w:val="TAC"/>
              <w:rPr>
                <w:rFonts w:cs="Arial"/>
                <w:sz w:val="16"/>
                <w:szCs w:val="16"/>
              </w:rPr>
            </w:pPr>
            <w:r w:rsidRPr="0054390D">
              <w:rPr>
                <w:rFonts w:cs="Arial"/>
                <w:sz w:val="16"/>
                <w:szCs w:val="16"/>
              </w:rPr>
              <w:t xml:space="preserve">[-0.5] </w:t>
            </w:r>
          </w:p>
        </w:tc>
        <w:tc>
          <w:tcPr>
            <w:tcW w:w="1080" w:type="pct"/>
            <w:vAlign w:val="center"/>
          </w:tcPr>
          <w:p w14:paraId="283C27EF"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3FE902E8" w14:textId="77777777" w:rsidTr="00ED0503">
        <w:trPr>
          <w:cantSplit/>
          <w:jc w:val="center"/>
        </w:trPr>
        <w:tc>
          <w:tcPr>
            <w:tcW w:w="1162" w:type="pct"/>
            <w:vMerge/>
            <w:vAlign w:val="center"/>
          </w:tcPr>
          <w:p w14:paraId="4DDC2F04" w14:textId="77777777" w:rsidR="00985CEC" w:rsidRPr="0054390D" w:rsidRDefault="00985CEC" w:rsidP="00ED0503">
            <w:pPr>
              <w:pStyle w:val="TAC"/>
              <w:rPr>
                <w:rFonts w:cs="Arial"/>
                <w:sz w:val="16"/>
                <w:szCs w:val="16"/>
              </w:rPr>
            </w:pPr>
          </w:p>
        </w:tc>
        <w:tc>
          <w:tcPr>
            <w:tcW w:w="598" w:type="pct"/>
            <w:vAlign w:val="center"/>
          </w:tcPr>
          <w:p w14:paraId="13048B8A" w14:textId="77777777" w:rsidR="00985CEC" w:rsidRPr="0054390D" w:rsidRDefault="00985CEC" w:rsidP="00ED0503">
            <w:pPr>
              <w:pStyle w:val="TAC"/>
              <w:rPr>
                <w:rFonts w:cs="Arial"/>
                <w:sz w:val="16"/>
                <w:szCs w:val="16"/>
              </w:rPr>
            </w:pPr>
            <w:r w:rsidRPr="0054390D">
              <w:rPr>
                <w:rFonts w:cs="Arial"/>
                <w:i/>
                <w:sz w:val="16"/>
                <w:szCs w:val="16"/>
              </w:rPr>
              <w:t>ZSA</w:t>
            </w:r>
            <w:r w:rsidRPr="0054390D">
              <w:rPr>
                <w:rFonts w:cs="Arial"/>
                <w:sz w:val="16"/>
                <w:szCs w:val="16"/>
                <w:vertAlign w:val="subscript"/>
              </w:rPr>
              <w:t xml:space="preserve"> </w:t>
            </w:r>
            <w:r w:rsidRPr="0054390D">
              <w:rPr>
                <w:rFonts w:cs="Arial"/>
                <w:sz w:val="16"/>
                <w:szCs w:val="16"/>
              </w:rPr>
              <w:t xml:space="preserve">vs </w:t>
            </w:r>
            <w:r w:rsidRPr="0054390D">
              <w:rPr>
                <w:rFonts w:cs="Arial"/>
                <w:i/>
                <w:sz w:val="16"/>
                <w:szCs w:val="16"/>
              </w:rPr>
              <w:t>DS</w:t>
            </w:r>
          </w:p>
        </w:tc>
        <w:tc>
          <w:tcPr>
            <w:tcW w:w="1080" w:type="pct"/>
            <w:vAlign w:val="center"/>
          </w:tcPr>
          <w:p w14:paraId="3069F3DE" w14:textId="77777777" w:rsidR="00985CEC" w:rsidRPr="0054390D" w:rsidRDefault="00985CEC" w:rsidP="00ED0503">
            <w:pPr>
              <w:pStyle w:val="TAC"/>
              <w:rPr>
                <w:rFonts w:cs="Arial"/>
                <w:sz w:val="16"/>
                <w:szCs w:val="16"/>
              </w:rPr>
            </w:pPr>
            <w:r w:rsidRPr="0054390D">
              <w:rPr>
                <w:rFonts w:cs="Arial"/>
                <w:sz w:val="16"/>
                <w:szCs w:val="16"/>
              </w:rPr>
              <w:t xml:space="preserve">[0.2] </w:t>
            </w:r>
          </w:p>
        </w:tc>
        <w:tc>
          <w:tcPr>
            <w:tcW w:w="1080" w:type="pct"/>
            <w:vAlign w:val="center"/>
          </w:tcPr>
          <w:p w14:paraId="6BBD511B"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vAlign w:val="center"/>
          </w:tcPr>
          <w:p w14:paraId="58DD6142"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7CB36755" w14:textId="77777777" w:rsidTr="00ED0503">
        <w:trPr>
          <w:cantSplit/>
          <w:jc w:val="center"/>
        </w:trPr>
        <w:tc>
          <w:tcPr>
            <w:tcW w:w="1162" w:type="pct"/>
            <w:vMerge/>
            <w:vAlign w:val="center"/>
          </w:tcPr>
          <w:p w14:paraId="692167A1" w14:textId="77777777" w:rsidR="00985CEC" w:rsidRPr="0054390D" w:rsidRDefault="00985CEC" w:rsidP="00ED0503">
            <w:pPr>
              <w:pStyle w:val="TAC"/>
              <w:rPr>
                <w:rFonts w:cs="Arial"/>
                <w:sz w:val="16"/>
                <w:szCs w:val="16"/>
              </w:rPr>
            </w:pPr>
          </w:p>
        </w:tc>
        <w:tc>
          <w:tcPr>
            <w:tcW w:w="598" w:type="pct"/>
            <w:vAlign w:val="center"/>
          </w:tcPr>
          <w:p w14:paraId="4191742A" w14:textId="77777777" w:rsidR="00985CEC" w:rsidRPr="0054390D" w:rsidRDefault="00985CEC" w:rsidP="00ED0503">
            <w:pPr>
              <w:pStyle w:val="TAC"/>
              <w:rPr>
                <w:rFonts w:cs="Arial"/>
                <w:sz w:val="16"/>
                <w:szCs w:val="16"/>
              </w:rPr>
            </w:pPr>
            <w:r w:rsidRPr="0054390D">
              <w:rPr>
                <w:rFonts w:cs="Arial"/>
                <w:i/>
                <w:sz w:val="16"/>
                <w:szCs w:val="16"/>
              </w:rPr>
              <w:t>ZSD</w:t>
            </w:r>
            <w:r w:rsidRPr="0054390D">
              <w:rPr>
                <w:rFonts w:cs="Arial"/>
                <w:sz w:val="16"/>
                <w:szCs w:val="16"/>
              </w:rPr>
              <w:t xml:space="preserve"> vs </w:t>
            </w:r>
            <w:r w:rsidRPr="0054390D">
              <w:rPr>
                <w:rFonts w:cs="Arial"/>
                <w:i/>
                <w:sz w:val="16"/>
                <w:szCs w:val="16"/>
              </w:rPr>
              <w:t>ASD</w:t>
            </w:r>
          </w:p>
        </w:tc>
        <w:tc>
          <w:tcPr>
            <w:tcW w:w="1080" w:type="pct"/>
            <w:vAlign w:val="center"/>
          </w:tcPr>
          <w:p w14:paraId="04223F96" w14:textId="77777777" w:rsidR="00985CEC" w:rsidRPr="0054390D" w:rsidRDefault="00985CEC" w:rsidP="00ED0503">
            <w:pPr>
              <w:pStyle w:val="TAC"/>
              <w:rPr>
                <w:rFonts w:cs="Arial"/>
                <w:sz w:val="16"/>
                <w:szCs w:val="16"/>
              </w:rPr>
            </w:pPr>
            <w:r w:rsidRPr="0054390D">
              <w:rPr>
                <w:rFonts w:cs="Arial"/>
                <w:sz w:val="16"/>
                <w:szCs w:val="16"/>
              </w:rPr>
              <w:t xml:space="preserve">[0.5] </w:t>
            </w:r>
          </w:p>
        </w:tc>
        <w:tc>
          <w:tcPr>
            <w:tcW w:w="1080" w:type="pct"/>
            <w:vAlign w:val="center"/>
          </w:tcPr>
          <w:p w14:paraId="30EE062E" w14:textId="77777777" w:rsidR="00985CEC" w:rsidRPr="0054390D" w:rsidRDefault="00985CEC" w:rsidP="00ED0503">
            <w:pPr>
              <w:pStyle w:val="TAC"/>
              <w:rPr>
                <w:rFonts w:cs="Arial"/>
                <w:sz w:val="16"/>
                <w:szCs w:val="16"/>
              </w:rPr>
            </w:pPr>
            <w:r w:rsidRPr="0054390D">
              <w:rPr>
                <w:rFonts w:cs="Arial"/>
                <w:sz w:val="16"/>
                <w:szCs w:val="16"/>
              </w:rPr>
              <w:t xml:space="preserve">[0.5] </w:t>
            </w:r>
          </w:p>
        </w:tc>
        <w:tc>
          <w:tcPr>
            <w:tcW w:w="1080" w:type="pct"/>
            <w:vAlign w:val="center"/>
          </w:tcPr>
          <w:p w14:paraId="366FDE64"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2898414A" w14:textId="77777777" w:rsidTr="00ED0503">
        <w:trPr>
          <w:cantSplit/>
          <w:jc w:val="center"/>
        </w:trPr>
        <w:tc>
          <w:tcPr>
            <w:tcW w:w="1162" w:type="pct"/>
            <w:vMerge/>
            <w:vAlign w:val="center"/>
          </w:tcPr>
          <w:p w14:paraId="09903340" w14:textId="77777777" w:rsidR="00985CEC" w:rsidRPr="0054390D" w:rsidRDefault="00985CEC" w:rsidP="00ED0503">
            <w:pPr>
              <w:pStyle w:val="TAC"/>
              <w:rPr>
                <w:rFonts w:cs="Arial"/>
                <w:sz w:val="16"/>
                <w:szCs w:val="16"/>
              </w:rPr>
            </w:pPr>
          </w:p>
        </w:tc>
        <w:tc>
          <w:tcPr>
            <w:tcW w:w="598" w:type="pct"/>
            <w:vAlign w:val="center"/>
          </w:tcPr>
          <w:p w14:paraId="7C0ACC07" w14:textId="77777777" w:rsidR="00985CEC" w:rsidRPr="0054390D" w:rsidRDefault="00985CEC" w:rsidP="00ED0503">
            <w:pPr>
              <w:pStyle w:val="TAC"/>
              <w:rPr>
                <w:rFonts w:cs="Arial"/>
                <w:sz w:val="16"/>
                <w:szCs w:val="16"/>
              </w:rPr>
            </w:pPr>
            <w:r w:rsidRPr="0054390D">
              <w:rPr>
                <w:rFonts w:cs="Arial"/>
                <w:i/>
                <w:sz w:val="16"/>
                <w:szCs w:val="16"/>
              </w:rPr>
              <w:t>ZSA</w:t>
            </w:r>
            <w:r w:rsidRPr="0054390D">
              <w:rPr>
                <w:rFonts w:cs="Arial"/>
                <w:sz w:val="16"/>
                <w:szCs w:val="16"/>
              </w:rPr>
              <w:t xml:space="preserve"> vs </w:t>
            </w:r>
            <w:r w:rsidRPr="0054390D">
              <w:rPr>
                <w:rFonts w:cs="Arial"/>
                <w:i/>
                <w:sz w:val="16"/>
                <w:szCs w:val="16"/>
              </w:rPr>
              <w:t>ASD</w:t>
            </w:r>
          </w:p>
        </w:tc>
        <w:tc>
          <w:tcPr>
            <w:tcW w:w="1080" w:type="pct"/>
            <w:vAlign w:val="center"/>
          </w:tcPr>
          <w:p w14:paraId="45422812" w14:textId="77777777" w:rsidR="00985CEC" w:rsidRPr="0054390D" w:rsidRDefault="00985CEC" w:rsidP="00ED0503">
            <w:pPr>
              <w:pStyle w:val="TAC"/>
              <w:rPr>
                <w:rFonts w:cs="Arial"/>
                <w:sz w:val="16"/>
                <w:szCs w:val="16"/>
              </w:rPr>
            </w:pPr>
            <w:r w:rsidRPr="0054390D">
              <w:rPr>
                <w:rFonts w:cs="Arial"/>
                <w:sz w:val="16"/>
                <w:szCs w:val="16"/>
              </w:rPr>
              <w:t xml:space="preserve">[0.3] </w:t>
            </w:r>
          </w:p>
        </w:tc>
        <w:tc>
          <w:tcPr>
            <w:tcW w:w="1080" w:type="pct"/>
            <w:vAlign w:val="center"/>
          </w:tcPr>
          <w:p w14:paraId="16081A60" w14:textId="77777777" w:rsidR="00985CEC" w:rsidRPr="0054390D" w:rsidRDefault="00985CEC" w:rsidP="00ED0503">
            <w:pPr>
              <w:pStyle w:val="TAC"/>
              <w:rPr>
                <w:rFonts w:cs="Arial"/>
                <w:sz w:val="16"/>
                <w:szCs w:val="16"/>
              </w:rPr>
            </w:pPr>
            <w:r w:rsidRPr="0054390D">
              <w:rPr>
                <w:rFonts w:cs="Arial"/>
                <w:sz w:val="16"/>
                <w:szCs w:val="16"/>
              </w:rPr>
              <w:t xml:space="preserve">[0.5] </w:t>
            </w:r>
          </w:p>
        </w:tc>
        <w:tc>
          <w:tcPr>
            <w:tcW w:w="1080" w:type="pct"/>
            <w:vAlign w:val="center"/>
          </w:tcPr>
          <w:p w14:paraId="4FE89490"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0F5E8D76" w14:textId="77777777" w:rsidTr="00ED0503">
        <w:trPr>
          <w:cantSplit/>
          <w:jc w:val="center"/>
        </w:trPr>
        <w:tc>
          <w:tcPr>
            <w:tcW w:w="1162" w:type="pct"/>
            <w:vMerge/>
            <w:vAlign w:val="center"/>
          </w:tcPr>
          <w:p w14:paraId="740D79B7" w14:textId="77777777" w:rsidR="00985CEC" w:rsidRPr="0054390D" w:rsidRDefault="00985CEC" w:rsidP="00ED0503">
            <w:pPr>
              <w:pStyle w:val="TAC"/>
              <w:rPr>
                <w:rFonts w:cs="Arial"/>
                <w:sz w:val="16"/>
                <w:szCs w:val="16"/>
              </w:rPr>
            </w:pPr>
          </w:p>
        </w:tc>
        <w:tc>
          <w:tcPr>
            <w:tcW w:w="598" w:type="pct"/>
            <w:vAlign w:val="center"/>
          </w:tcPr>
          <w:p w14:paraId="44034669" w14:textId="77777777" w:rsidR="00985CEC" w:rsidRPr="0054390D" w:rsidRDefault="00985CEC" w:rsidP="00ED0503">
            <w:pPr>
              <w:pStyle w:val="TAC"/>
              <w:rPr>
                <w:rFonts w:cs="Arial"/>
                <w:sz w:val="16"/>
                <w:szCs w:val="16"/>
              </w:rPr>
            </w:pPr>
            <w:r w:rsidRPr="0054390D">
              <w:rPr>
                <w:rFonts w:cs="Arial"/>
                <w:i/>
                <w:sz w:val="16"/>
                <w:szCs w:val="16"/>
              </w:rPr>
              <w:t>ZSD</w:t>
            </w:r>
            <w:r w:rsidRPr="0054390D">
              <w:rPr>
                <w:rFonts w:cs="Arial"/>
                <w:sz w:val="16"/>
                <w:szCs w:val="16"/>
              </w:rPr>
              <w:t xml:space="preserve"> vs </w:t>
            </w:r>
            <w:r w:rsidRPr="0054390D">
              <w:rPr>
                <w:rFonts w:cs="Arial"/>
                <w:i/>
                <w:sz w:val="16"/>
                <w:szCs w:val="16"/>
              </w:rPr>
              <w:t>ASA</w:t>
            </w:r>
          </w:p>
        </w:tc>
        <w:tc>
          <w:tcPr>
            <w:tcW w:w="1080" w:type="pct"/>
            <w:vAlign w:val="center"/>
          </w:tcPr>
          <w:p w14:paraId="4CB0F765"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vAlign w:val="center"/>
          </w:tcPr>
          <w:p w14:paraId="3C0FC1F2"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vAlign w:val="center"/>
          </w:tcPr>
          <w:p w14:paraId="43903C1A"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7780B6DA" w14:textId="77777777" w:rsidTr="00ED0503">
        <w:trPr>
          <w:cantSplit/>
          <w:jc w:val="center"/>
        </w:trPr>
        <w:tc>
          <w:tcPr>
            <w:tcW w:w="1162" w:type="pct"/>
            <w:vMerge/>
            <w:vAlign w:val="center"/>
          </w:tcPr>
          <w:p w14:paraId="39659D71" w14:textId="77777777" w:rsidR="00985CEC" w:rsidRPr="0054390D" w:rsidRDefault="00985CEC" w:rsidP="00ED0503">
            <w:pPr>
              <w:pStyle w:val="TAC"/>
              <w:rPr>
                <w:rFonts w:cs="Arial"/>
                <w:sz w:val="16"/>
                <w:szCs w:val="16"/>
              </w:rPr>
            </w:pPr>
          </w:p>
        </w:tc>
        <w:tc>
          <w:tcPr>
            <w:tcW w:w="598" w:type="pct"/>
            <w:vAlign w:val="center"/>
          </w:tcPr>
          <w:p w14:paraId="0A55CD06" w14:textId="77777777" w:rsidR="00985CEC" w:rsidRPr="0054390D" w:rsidRDefault="00985CEC" w:rsidP="00ED0503">
            <w:pPr>
              <w:pStyle w:val="TAC"/>
              <w:rPr>
                <w:rFonts w:cs="Arial"/>
                <w:sz w:val="16"/>
                <w:szCs w:val="16"/>
              </w:rPr>
            </w:pPr>
            <w:r w:rsidRPr="0054390D">
              <w:rPr>
                <w:rFonts w:cs="Arial"/>
                <w:i/>
                <w:sz w:val="16"/>
                <w:szCs w:val="16"/>
              </w:rPr>
              <w:t>ZSA</w:t>
            </w:r>
            <w:r w:rsidRPr="0054390D">
              <w:rPr>
                <w:rFonts w:cs="Arial"/>
                <w:sz w:val="16"/>
                <w:szCs w:val="16"/>
              </w:rPr>
              <w:t xml:space="preserve"> vs </w:t>
            </w:r>
            <w:r w:rsidRPr="0054390D">
              <w:rPr>
                <w:rFonts w:cs="Arial"/>
                <w:i/>
                <w:sz w:val="16"/>
                <w:szCs w:val="16"/>
              </w:rPr>
              <w:t>ASA</w:t>
            </w:r>
          </w:p>
        </w:tc>
        <w:tc>
          <w:tcPr>
            <w:tcW w:w="1080" w:type="pct"/>
            <w:vAlign w:val="center"/>
          </w:tcPr>
          <w:p w14:paraId="18A711E9"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vAlign w:val="center"/>
          </w:tcPr>
          <w:p w14:paraId="5C66C9FF" w14:textId="77777777" w:rsidR="00985CEC" w:rsidRPr="0054390D" w:rsidRDefault="00985CEC" w:rsidP="00ED0503">
            <w:pPr>
              <w:pStyle w:val="TAC"/>
              <w:rPr>
                <w:rFonts w:cs="Arial"/>
                <w:sz w:val="16"/>
                <w:szCs w:val="16"/>
              </w:rPr>
            </w:pPr>
            <w:r w:rsidRPr="0054390D">
              <w:rPr>
                <w:rFonts w:cs="Arial"/>
                <w:sz w:val="16"/>
                <w:szCs w:val="16"/>
              </w:rPr>
              <w:t xml:space="preserve">[0.2] </w:t>
            </w:r>
          </w:p>
        </w:tc>
        <w:tc>
          <w:tcPr>
            <w:tcW w:w="1080" w:type="pct"/>
            <w:vAlign w:val="center"/>
          </w:tcPr>
          <w:p w14:paraId="6E6017DF"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4ED87101" w14:textId="77777777" w:rsidTr="00ED0503">
        <w:trPr>
          <w:cantSplit/>
          <w:jc w:val="center"/>
        </w:trPr>
        <w:tc>
          <w:tcPr>
            <w:tcW w:w="1162" w:type="pct"/>
            <w:vMerge/>
            <w:vAlign w:val="center"/>
          </w:tcPr>
          <w:p w14:paraId="1FF3B851" w14:textId="77777777" w:rsidR="00985CEC" w:rsidRPr="0054390D" w:rsidRDefault="00985CEC" w:rsidP="00ED0503">
            <w:pPr>
              <w:pStyle w:val="TAC"/>
              <w:rPr>
                <w:rFonts w:cs="Arial"/>
                <w:sz w:val="16"/>
                <w:szCs w:val="16"/>
              </w:rPr>
            </w:pPr>
          </w:p>
        </w:tc>
        <w:tc>
          <w:tcPr>
            <w:tcW w:w="598" w:type="pct"/>
            <w:vAlign w:val="center"/>
          </w:tcPr>
          <w:p w14:paraId="63F2BD49" w14:textId="77777777" w:rsidR="00985CEC" w:rsidRPr="0054390D" w:rsidRDefault="00985CEC" w:rsidP="00ED0503">
            <w:pPr>
              <w:pStyle w:val="TAC"/>
              <w:rPr>
                <w:rFonts w:cs="Arial"/>
                <w:sz w:val="16"/>
                <w:szCs w:val="16"/>
              </w:rPr>
            </w:pPr>
            <w:r w:rsidRPr="0054390D">
              <w:rPr>
                <w:rFonts w:cs="Arial"/>
                <w:i/>
                <w:sz w:val="16"/>
                <w:szCs w:val="16"/>
              </w:rPr>
              <w:t>ZSD</w:t>
            </w:r>
            <w:r w:rsidRPr="0054390D">
              <w:rPr>
                <w:rFonts w:cs="Arial"/>
                <w:sz w:val="16"/>
                <w:szCs w:val="16"/>
              </w:rPr>
              <w:t xml:space="preserve"> vs </w:t>
            </w:r>
            <w:r w:rsidRPr="0054390D">
              <w:rPr>
                <w:rFonts w:cs="Arial"/>
                <w:i/>
                <w:sz w:val="16"/>
                <w:szCs w:val="16"/>
              </w:rPr>
              <w:t>ZSA</w:t>
            </w:r>
          </w:p>
        </w:tc>
        <w:tc>
          <w:tcPr>
            <w:tcW w:w="1080" w:type="pct"/>
            <w:vAlign w:val="center"/>
          </w:tcPr>
          <w:p w14:paraId="72548CC2"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vAlign w:val="center"/>
          </w:tcPr>
          <w:p w14:paraId="30A8D641" w14:textId="77777777" w:rsidR="00985CEC" w:rsidRPr="0054390D" w:rsidRDefault="00985CEC" w:rsidP="00ED0503">
            <w:pPr>
              <w:pStyle w:val="TAC"/>
              <w:rPr>
                <w:rFonts w:cs="Arial"/>
                <w:sz w:val="16"/>
                <w:szCs w:val="16"/>
              </w:rPr>
            </w:pPr>
            <w:r w:rsidRPr="0054390D">
              <w:rPr>
                <w:rFonts w:cs="Arial"/>
                <w:sz w:val="16"/>
                <w:szCs w:val="16"/>
              </w:rPr>
              <w:t xml:space="preserve">[0] </w:t>
            </w:r>
          </w:p>
        </w:tc>
        <w:tc>
          <w:tcPr>
            <w:tcW w:w="1080" w:type="pct"/>
            <w:vAlign w:val="center"/>
          </w:tcPr>
          <w:p w14:paraId="5830451E"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1391FEE8" w14:textId="77777777" w:rsidTr="00ED0503">
        <w:trPr>
          <w:cantSplit/>
          <w:jc w:val="center"/>
        </w:trPr>
        <w:tc>
          <w:tcPr>
            <w:tcW w:w="1760" w:type="pct"/>
            <w:gridSpan w:val="2"/>
            <w:vAlign w:val="center"/>
          </w:tcPr>
          <w:p w14:paraId="60741CC9" w14:textId="77777777" w:rsidR="00985CEC" w:rsidRPr="0054390D" w:rsidRDefault="00985CEC" w:rsidP="00ED0503">
            <w:pPr>
              <w:pStyle w:val="TAC"/>
              <w:rPr>
                <w:rFonts w:cs="Arial"/>
                <w:sz w:val="16"/>
                <w:szCs w:val="16"/>
              </w:rPr>
            </w:pPr>
            <w:r w:rsidRPr="0054390D">
              <w:rPr>
                <w:rFonts w:cs="Arial"/>
                <w:sz w:val="16"/>
                <w:szCs w:val="16"/>
              </w:rPr>
              <w:t xml:space="preserve">Delay scaling parameter </w:t>
            </w:r>
            <w:r w:rsidRPr="0054390D">
              <w:rPr>
                <w:rFonts w:cs="Arial"/>
                <w:i/>
                <w:sz w:val="16"/>
                <w:szCs w:val="16"/>
              </w:rPr>
              <w:t>r</w:t>
            </w:r>
            <w:r w:rsidRPr="0054390D">
              <w:rPr>
                <w:rFonts w:cs="Arial"/>
                <w:i/>
                <w:sz w:val="16"/>
                <w:szCs w:val="16"/>
                <w:vertAlign w:val="subscript"/>
              </w:rPr>
              <w:sym w:font="Symbol" w:char="F074"/>
            </w:r>
          </w:p>
        </w:tc>
        <w:tc>
          <w:tcPr>
            <w:tcW w:w="1080" w:type="pct"/>
            <w:vAlign w:val="center"/>
          </w:tcPr>
          <w:p w14:paraId="61813AA9" w14:textId="77777777" w:rsidR="00985CEC" w:rsidRPr="0054390D" w:rsidRDefault="00985CEC" w:rsidP="00ED0503">
            <w:pPr>
              <w:pStyle w:val="TAC"/>
              <w:rPr>
                <w:rFonts w:cs="Arial"/>
                <w:sz w:val="16"/>
                <w:szCs w:val="16"/>
              </w:rPr>
            </w:pPr>
            <w:r w:rsidRPr="0054390D">
              <w:rPr>
                <w:rFonts w:cs="Arial"/>
                <w:sz w:val="16"/>
                <w:szCs w:val="16"/>
              </w:rPr>
              <w:t>[3]</w:t>
            </w:r>
          </w:p>
        </w:tc>
        <w:tc>
          <w:tcPr>
            <w:tcW w:w="1080" w:type="pct"/>
            <w:vAlign w:val="center"/>
          </w:tcPr>
          <w:p w14:paraId="35B457F6" w14:textId="77777777" w:rsidR="00985CEC" w:rsidRPr="0054390D" w:rsidRDefault="00985CEC" w:rsidP="00ED0503">
            <w:pPr>
              <w:pStyle w:val="TAC"/>
              <w:rPr>
                <w:rFonts w:cs="Arial"/>
                <w:sz w:val="16"/>
                <w:szCs w:val="16"/>
              </w:rPr>
            </w:pPr>
            <w:r w:rsidRPr="0054390D">
              <w:rPr>
                <w:rFonts w:cs="Arial"/>
                <w:sz w:val="16"/>
                <w:szCs w:val="16"/>
              </w:rPr>
              <w:t>[2.1]</w:t>
            </w:r>
          </w:p>
        </w:tc>
        <w:tc>
          <w:tcPr>
            <w:tcW w:w="1080" w:type="pct"/>
            <w:vAlign w:val="center"/>
          </w:tcPr>
          <w:p w14:paraId="629F47CA"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7160424F" w14:textId="77777777" w:rsidTr="00ED0503">
        <w:trPr>
          <w:cantSplit/>
          <w:jc w:val="center"/>
        </w:trPr>
        <w:tc>
          <w:tcPr>
            <w:tcW w:w="1162" w:type="pct"/>
            <w:vMerge w:val="restart"/>
            <w:vAlign w:val="center"/>
          </w:tcPr>
          <w:p w14:paraId="62ECBAAF" w14:textId="77777777" w:rsidR="00985CEC" w:rsidRPr="0054390D" w:rsidRDefault="00985CEC" w:rsidP="00ED0503">
            <w:pPr>
              <w:pStyle w:val="TAC"/>
              <w:rPr>
                <w:rFonts w:cs="Arial"/>
                <w:sz w:val="16"/>
                <w:szCs w:val="16"/>
                <w:lang w:eastAsia="ko-KR"/>
              </w:rPr>
            </w:pPr>
            <w:r w:rsidRPr="0054390D">
              <w:rPr>
                <w:rFonts w:cs="Arial"/>
                <w:sz w:val="16"/>
                <w:szCs w:val="16"/>
              </w:rPr>
              <w:t>XPR</w:t>
            </w:r>
            <w:r w:rsidRPr="0054390D">
              <w:rPr>
                <w:rFonts w:cs="Arial"/>
                <w:sz w:val="16"/>
                <w:szCs w:val="16"/>
                <w:vertAlign w:val="subscript"/>
              </w:rPr>
              <w:t xml:space="preserve"> </w:t>
            </w:r>
            <w:r w:rsidRPr="0054390D">
              <w:rPr>
                <w:rFonts w:cs="Arial"/>
                <w:sz w:val="16"/>
                <w:szCs w:val="16"/>
              </w:rPr>
              <w:t>[dB]</w:t>
            </w:r>
          </w:p>
        </w:tc>
        <w:tc>
          <w:tcPr>
            <w:tcW w:w="598" w:type="pct"/>
            <w:vAlign w:val="center"/>
          </w:tcPr>
          <w:p w14:paraId="2EC2B274" w14:textId="77777777" w:rsidR="00985CEC" w:rsidRPr="0054390D" w:rsidRDefault="00985CEC" w:rsidP="00ED0503">
            <w:pPr>
              <w:pStyle w:val="TAC"/>
              <w:rPr>
                <w:rFonts w:cs="Arial"/>
                <w:sz w:val="16"/>
                <w:szCs w:val="16"/>
              </w:rPr>
            </w:pPr>
            <w:r w:rsidRPr="0054390D">
              <w:rPr>
                <w:rFonts w:cs="Arial"/>
                <w:i/>
                <w:sz w:val="16"/>
                <w:szCs w:val="16"/>
              </w:rPr>
              <w:t></w:t>
            </w:r>
            <w:r w:rsidRPr="0054390D">
              <w:rPr>
                <w:rFonts w:cs="Arial"/>
                <w:sz w:val="16"/>
                <w:szCs w:val="16"/>
                <w:vertAlign w:val="subscript"/>
              </w:rPr>
              <w:t>XPR</w:t>
            </w:r>
          </w:p>
        </w:tc>
        <w:tc>
          <w:tcPr>
            <w:tcW w:w="1080" w:type="pct"/>
            <w:vAlign w:val="center"/>
          </w:tcPr>
          <w:p w14:paraId="7E44CEAC" w14:textId="77777777" w:rsidR="00985CEC" w:rsidRPr="0054390D" w:rsidRDefault="00985CEC" w:rsidP="00ED0503">
            <w:pPr>
              <w:pStyle w:val="TAC"/>
              <w:rPr>
                <w:rFonts w:cs="Arial"/>
                <w:sz w:val="16"/>
                <w:szCs w:val="16"/>
              </w:rPr>
            </w:pPr>
            <w:r w:rsidRPr="0054390D">
              <w:rPr>
                <w:rFonts w:cs="Arial"/>
                <w:sz w:val="16"/>
                <w:szCs w:val="16"/>
                <w:lang w:bidi="ar-LY"/>
              </w:rPr>
              <w:t>[9]</w:t>
            </w:r>
          </w:p>
        </w:tc>
        <w:tc>
          <w:tcPr>
            <w:tcW w:w="1080" w:type="pct"/>
            <w:vAlign w:val="center"/>
          </w:tcPr>
          <w:p w14:paraId="30B9A814" w14:textId="77777777" w:rsidR="00985CEC" w:rsidRPr="0054390D" w:rsidRDefault="00985CEC" w:rsidP="00ED0503">
            <w:pPr>
              <w:pStyle w:val="TAC"/>
              <w:rPr>
                <w:rFonts w:cs="Arial"/>
                <w:sz w:val="16"/>
                <w:szCs w:val="16"/>
              </w:rPr>
            </w:pPr>
            <w:r w:rsidRPr="0054390D">
              <w:rPr>
                <w:rFonts w:cs="Arial"/>
                <w:sz w:val="16"/>
                <w:szCs w:val="16"/>
                <w:lang w:bidi="ar-LY"/>
              </w:rPr>
              <w:t>[8.0]</w:t>
            </w:r>
          </w:p>
        </w:tc>
        <w:tc>
          <w:tcPr>
            <w:tcW w:w="1080" w:type="pct"/>
            <w:vAlign w:val="center"/>
          </w:tcPr>
          <w:p w14:paraId="5D71CA06"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4106A48B" w14:textId="77777777" w:rsidTr="00ED0503">
        <w:trPr>
          <w:cantSplit/>
          <w:jc w:val="center"/>
        </w:trPr>
        <w:tc>
          <w:tcPr>
            <w:tcW w:w="1162" w:type="pct"/>
            <w:vMerge/>
            <w:vAlign w:val="center"/>
          </w:tcPr>
          <w:p w14:paraId="14DCD3C0" w14:textId="77777777" w:rsidR="00985CEC" w:rsidRPr="0054390D" w:rsidRDefault="00985CEC" w:rsidP="00ED0503">
            <w:pPr>
              <w:pStyle w:val="TAC"/>
              <w:rPr>
                <w:rFonts w:cs="Arial"/>
                <w:sz w:val="16"/>
                <w:szCs w:val="16"/>
              </w:rPr>
            </w:pPr>
          </w:p>
        </w:tc>
        <w:tc>
          <w:tcPr>
            <w:tcW w:w="598" w:type="pct"/>
            <w:vAlign w:val="center"/>
          </w:tcPr>
          <w:p w14:paraId="76B43ABF" w14:textId="77777777" w:rsidR="00985CEC" w:rsidRPr="0054390D" w:rsidRDefault="00985CEC" w:rsidP="00ED0503">
            <w:pPr>
              <w:pStyle w:val="TAC"/>
              <w:rPr>
                <w:rFonts w:cs="Arial"/>
                <w:i/>
                <w:sz w:val="16"/>
                <w:szCs w:val="16"/>
              </w:rPr>
            </w:pPr>
            <w:r w:rsidRPr="0054390D">
              <w:rPr>
                <w:rFonts w:cs="Arial"/>
                <w:i/>
                <w:sz w:val="16"/>
                <w:szCs w:val="16"/>
              </w:rPr>
              <w:t></w:t>
            </w:r>
            <w:r w:rsidRPr="0054390D">
              <w:rPr>
                <w:rFonts w:cs="Arial"/>
                <w:sz w:val="16"/>
                <w:szCs w:val="16"/>
                <w:vertAlign w:val="subscript"/>
              </w:rPr>
              <w:t>XPR</w:t>
            </w:r>
          </w:p>
        </w:tc>
        <w:tc>
          <w:tcPr>
            <w:tcW w:w="1080" w:type="pct"/>
            <w:vAlign w:val="center"/>
          </w:tcPr>
          <w:p w14:paraId="7B3EB4F5" w14:textId="77777777" w:rsidR="00985CEC" w:rsidRPr="0054390D" w:rsidRDefault="00985CEC" w:rsidP="00ED0503">
            <w:pPr>
              <w:pStyle w:val="TAC"/>
              <w:rPr>
                <w:rFonts w:cs="Arial"/>
                <w:sz w:val="16"/>
                <w:szCs w:val="16"/>
                <w:lang w:bidi="ar-LY"/>
              </w:rPr>
            </w:pPr>
            <w:r w:rsidRPr="0054390D">
              <w:rPr>
                <w:rFonts w:cs="Arial"/>
                <w:sz w:val="16"/>
                <w:szCs w:val="16"/>
                <w:lang w:bidi="ar-LY"/>
              </w:rPr>
              <w:t>[3]</w:t>
            </w:r>
          </w:p>
        </w:tc>
        <w:tc>
          <w:tcPr>
            <w:tcW w:w="1080" w:type="pct"/>
            <w:vAlign w:val="center"/>
          </w:tcPr>
          <w:p w14:paraId="2FB119B5" w14:textId="77777777" w:rsidR="00985CEC" w:rsidRPr="0054390D" w:rsidRDefault="00985CEC" w:rsidP="00ED0503">
            <w:pPr>
              <w:pStyle w:val="TAC"/>
              <w:rPr>
                <w:rFonts w:cs="Arial"/>
                <w:sz w:val="16"/>
                <w:szCs w:val="16"/>
                <w:lang w:bidi="ar-LY"/>
              </w:rPr>
            </w:pPr>
            <w:r w:rsidRPr="0054390D">
              <w:rPr>
                <w:rFonts w:cs="Arial"/>
                <w:sz w:val="16"/>
                <w:szCs w:val="16"/>
                <w:lang w:bidi="ar-LY"/>
              </w:rPr>
              <w:t>[3]</w:t>
            </w:r>
          </w:p>
        </w:tc>
        <w:tc>
          <w:tcPr>
            <w:tcW w:w="1080" w:type="pct"/>
            <w:vAlign w:val="center"/>
          </w:tcPr>
          <w:p w14:paraId="38341497" w14:textId="77777777" w:rsidR="00985CEC" w:rsidRPr="0054390D" w:rsidRDefault="00985CEC" w:rsidP="00ED0503">
            <w:pPr>
              <w:pStyle w:val="TAC"/>
              <w:rPr>
                <w:rFonts w:cs="Arial"/>
                <w:sz w:val="16"/>
                <w:szCs w:val="16"/>
                <w:lang w:bidi="ar-LY"/>
              </w:rPr>
            </w:pPr>
            <w:r w:rsidRPr="0054390D">
              <w:rPr>
                <w:rFonts w:cs="Arial"/>
                <w:color w:val="000000"/>
                <w:kern w:val="24"/>
                <w:sz w:val="16"/>
                <w:szCs w:val="16"/>
                <w:lang w:eastAsia="ko-KR"/>
              </w:rPr>
              <w:t>FFS</w:t>
            </w:r>
          </w:p>
        </w:tc>
      </w:tr>
      <w:tr w:rsidR="00985CEC" w:rsidRPr="0054390D" w14:paraId="20380173" w14:textId="77777777" w:rsidTr="00ED0503">
        <w:trPr>
          <w:cantSplit/>
          <w:jc w:val="center"/>
        </w:trPr>
        <w:tc>
          <w:tcPr>
            <w:tcW w:w="1760" w:type="pct"/>
            <w:gridSpan w:val="2"/>
            <w:vAlign w:val="center"/>
          </w:tcPr>
          <w:p w14:paraId="36E35179" w14:textId="77777777" w:rsidR="00985CEC" w:rsidRPr="0054390D" w:rsidRDefault="00985CEC" w:rsidP="00ED0503">
            <w:pPr>
              <w:pStyle w:val="TAC"/>
              <w:rPr>
                <w:rFonts w:cs="Arial"/>
                <w:sz w:val="16"/>
                <w:szCs w:val="16"/>
              </w:rPr>
            </w:pPr>
            <w:r w:rsidRPr="0054390D">
              <w:rPr>
                <w:rFonts w:cs="Arial"/>
                <w:sz w:val="16"/>
                <w:szCs w:val="16"/>
              </w:rPr>
              <w:t xml:space="preserve">Number of clusters </w:t>
            </w:r>
            <w:r w:rsidRPr="0054390D">
              <w:rPr>
                <w:rFonts w:cs="Arial"/>
                <w:position w:val="-6"/>
                <w:sz w:val="16"/>
                <w:szCs w:val="16"/>
              </w:rPr>
              <w:object w:dxaOrig="279" w:dyaOrig="279" w14:anchorId="6493C315">
                <v:shape id="_x0000_i1393" type="#_x0000_t75" style="width:14.4pt;height:15pt" o:ole="">
                  <v:imagedata r:id="rId2125" o:title=""/>
                </v:shape>
                <o:OLEObject Type="Embed" ProgID="Equation.3" ShapeID="_x0000_i1393" DrawAspect="Content" ObjectID="_1587929195" r:id="rId2291"/>
              </w:object>
            </w:r>
          </w:p>
        </w:tc>
        <w:tc>
          <w:tcPr>
            <w:tcW w:w="1080" w:type="pct"/>
            <w:vAlign w:val="center"/>
          </w:tcPr>
          <w:p w14:paraId="49B954CA"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[12]</w:t>
            </w:r>
          </w:p>
        </w:tc>
        <w:tc>
          <w:tcPr>
            <w:tcW w:w="1080" w:type="pct"/>
            <w:vAlign w:val="center"/>
          </w:tcPr>
          <w:p w14:paraId="65F6AE4F"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[19]</w:t>
            </w:r>
          </w:p>
        </w:tc>
        <w:tc>
          <w:tcPr>
            <w:tcW w:w="1080" w:type="pct"/>
            <w:vAlign w:val="center"/>
          </w:tcPr>
          <w:p w14:paraId="438A003D"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r w:rsidR="00985CEC" w:rsidRPr="0054390D" w14:paraId="761A20B3" w14:textId="77777777" w:rsidTr="00ED0503">
        <w:trPr>
          <w:cantSplit/>
          <w:jc w:val="center"/>
        </w:trPr>
        <w:tc>
          <w:tcPr>
            <w:tcW w:w="1760" w:type="pct"/>
            <w:gridSpan w:val="2"/>
            <w:vAlign w:val="center"/>
          </w:tcPr>
          <w:p w14:paraId="1F9C51BA" w14:textId="77777777" w:rsidR="00985CEC" w:rsidRPr="0054390D" w:rsidRDefault="00985CEC" w:rsidP="00ED0503">
            <w:pPr>
              <w:pStyle w:val="TAC"/>
              <w:rPr>
                <w:rFonts w:cs="Arial"/>
                <w:sz w:val="16"/>
                <w:szCs w:val="16"/>
              </w:rPr>
            </w:pPr>
            <w:r w:rsidRPr="0054390D">
              <w:rPr>
                <w:rFonts w:cs="Arial"/>
                <w:sz w:val="16"/>
                <w:szCs w:val="16"/>
              </w:rPr>
              <w:t xml:space="preserve">Number of rays per cluster </w:t>
            </w:r>
            <w:r w:rsidRPr="0054390D">
              <w:rPr>
                <w:rFonts w:cs="Arial"/>
                <w:position w:val="-4"/>
                <w:sz w:val="16"/>
                <w:szCs w:val="16"/>
              </w:rPr>
              <w:object w:dxaOrig="320" w:dyaOrig="260" w14:anchorId="13AFF079">
                <v:shape id="_x0000_i1394" type="#_x0000_t75" style="width:15.6pt;height:14.4pt" o:ole="">
                  <v:imagedata r:id="rId2126" o:title=""/>
                </v:shape>
                <o:OLEObject Type="Embed" ProgID="Equation.3" ShapeID="_x0000_i1394" DrawAspect="Content" ObjectID="_1587929196" r:id="rId2292"/>
              </w:object>
            </w:r>
          </w:p>
        </w:tc>
        <w:tc>
          <w:tcPr>
            <w:tcW w:w="1080" w:type="pct"/>
            <w:vAlign w:val="center"/>
          </w:tcPr>
          <w:p w14:paraId="4AF801D8"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[20]</w:t>
            </w:r>
          </w:p>
        </w:tc>
        <w:tc>
          <w:tcPr>
            <w:tcW w:w="1080" w:type="pct"/>
            <w:vAlign w:val="center"/>
          </w:tcPr>
          <w:p w14:paraId="276B9AEE"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[20]</w:t>
            </w:r>
          </w:p>
        </w:tc>
        <w:tc>
          <w:tcPr>
            <w:tcW w:w="1080" w:type="pct"/>
            <w:vAlign w:val="center"/>
          </w:tcPr>
          <w:p w14:paraId="66235FAB" w14:textId="77777777" w:rsidR="00985CEC" w:rsidRPr="0054390D" w:rsidRDefault="00985CEC" w:rsidP="00ED0503">
            <w:pPr>
              <w:pStyle w:val="TAC"/>
              <w:rPr>
                <w:rFonts w:cs="Arial"/>
                <w:sz w:val="16"/>
                <w:szCs w:val="16"/>
              </w:rPr>
            </w:pPr>
            <w:r w:rsidRPr="0054390D">
              <w:rPr>
                <w:rFonts w:cs="Arial"/>
                <w:color w:val="000000"/>
                <w:kern w:val="24"/>
                <w:sz w:val="16"/>
                <w:szCs w:val="16"/>
                <w:lang w:eastAsia="ko-KR"/>
              </w:rPr>
              <w:t>FFS</w:t>
            </w:r>
          </w:p>
        </w:tc>
      </w:tr>
    </w:tbl>
    <w:p w14:paraId="2CD78BAC" w14:textId="77777777" w:rsidR="004C2EE1" w:rsidRPr="004C2EE1" w:rsidRDefault="004C2EE1" w:rsidP="00985CEC">
      <w:pPr>
        <w:rPr>
          <w:lang w:eastAsia="ko-K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7"/>
        <w:gridCol w:w="900"/>
        <w:gridCol w:w="2241"/>
        <w:gridCol w:w="2045"/>
        <w:gridCol w:w="1933"/>
      </w:tblGrid>
      <w:tr w:rsidR="00B66E1B" w:rsidRPr="0054390D" w14:paraId="6A4C2077" w14:textId="77777777" w:rsidTr="00ED0503">
        <w:trPr>
          <w:jc w:val="center"/>
        </w:trPr>
        <w:tc>
          <w:tcPr>
            <w:tcW w:w="2797" w:type="dxa"/>
            <w:gridSpan w:val="2"/>
            <w:shd w:val="clear" w:color="auto" w:fill="E0E0E0"/>
            <w:vAlign w:val="center"/>
          </w:tcPr>
          <w:p w14:paraId="23DD3EBA" w14:textId="77777777" w:rsidR="00B66E1B" w:rsidRPr="0054390D" w:rsidRDefault="00B66E1B" w:rsidP="00ED0503">
            <w:pPr>
              <w:pStyle w:val="TAH"/>
              <w:rPr>
                <w:sz w:val="16"/>
                <w:szCs w:val="16"/>
                <w:lang w:eastAsia="ko-KR"/>
              </w:rPr>
            </w:pPr>
            <w:r w:rsidRPr="0054390D">
              <w:rPr>
                <w:rFonts w:hint="eastAsia"/>
                <w:sz w:val="16"/>
                <w:szCs w:val="16"/>
                <w:lang w:eastAsia="ko-KR"/>
              </w:rPr>
              <w:t>Scenarios</w:t>
            </w:r>
          </w:p>
        </w:tc>
        <w:tc>
          <w:tcPr>
            <w:tcW w:w="2241" w:type="dxa"/>
            <w:shd w:val="clear" w:color="auto" w:fill="E0E0E0"/>
            <w:vAlign w:val="center"/>
          </w:tcPr>
          <w:p w14:paraId="79BC2DA6" w14:textId="77777777" w:rsidR="00B66E1B" w:rsidRPr="0054390D" w:rsidRDefault="00B66E1B" w:rsidP="00ED0503">
            <w:pPr>
              <w:pStyle w:val="TAH"/>
              <w:rPr>
                <w:sz w:val="16"/>
                <w:szCs w:val="16"/>
              </w:rPr>
            </w:pPr>
            <w:r w:rsidRPr="0054390D">
              <w:rPr>
                <w:sz w:val="16"/>
                <w:szCs w:val="16"/>
              </w:rPr>
              <w:t>LOS</w:t>
            </w:r>
          </w:p>
        </w:tc>
        <w:tc>
          <w:tcPr>
            <w:tcW w:w="2045" w:type="dxa"/>
            <w:shd w:val="clear" w:color="auto" w:fill="E0E0E0"/>
            <w:vAlign w:val="center"/>
          </w:tcPr>
          <w:p w14:paraId="43302F77" w14:textId="77777777" w:rsidR="00B66E1B" w:rsidRPr="0054390D" w:rsidRDefault="00B66E1B" w:rsidP="00ED0503">
            <w:pPr>
              <w:pStyle w:val="TAH"/>
              <w:rPr>
                <w:sz w:val="16"/>
                <w:szCs w:val="16"/>
                <w:lang w:eastAsia="ko-KR"/>
              </w:rPr>
            </w:pPr>
            <w:r w:rsidRPr="0054390D">
              <w:rPr>
                <w:sz w:val="16"/>
                <w:szCs w:val="16"/>
              </w:rPr>
              <w:t>NLOS</w:t>
            </w:r>
          </w:p>
        </w:tc>
        <w:tc>
          <w:tcPr>
            <w:tcW w:w="1933" w:type="dxa"/>
            <w:shd w:val="clear" w:color="auto" w:fill="E0E0E0"/>
          </w:tcPr>
          <w:p w14:paraId="2A99D34E" w14:textId="77777777" w:rsidR="00B66E1B" w:rsidRPr="0054390D" w:rsidRDefault="00B66E1B" w:rsidP="00ED0503">
            <w:pPr>
              <w:pStyle w:val="TAH"/>
              <w:rPr>
                <w:sz w:val="16"/>
                <w:szCs w:val="16"/>
                <w:lang w:eastAsia="ko-KR"/>
              </w:rPr>
            </w:pPr>
            <w:r w:rsidRPr="0054390D">
              <w:rPr>
                <w:rFonts w:hint="eastAsia"/>
                <w:sz w:val="16"/>
                <w:szCs w:val="16"/>
                <w:lang w:eastAsia="ko-KR"/>
              </w:rPr>
              <w:t>N</w:t>
            </w:r>
            <w:r w:rsidRPr="0054390D">
              <w:rPr>
                <w:sz w:val="16"/>
                <w:szCs w:val="16"/>
                <w:lang w:eastAsia="ko-KR"/>
              </w:rPr>
              <w:t>LOS</w:t>
            </w:r>
            <w:r w:rsidRPr="0054390D">
              <w:rPr>
                <w:rFonts w:hint="eastAsia"/>
                <w:sz w:val="16"/>
                <w:szCs w:val="16"/>
                <w:lang w:eastAsia="ko-KR"/>
              </w:rPr>
              <w:t>v</w:t>
            </w:r>
          </w:p>
        </w:tc>
      </w:tr>
      <w:tr w:rsidR="00B66E1B" w:rsidRPr="0054390D" w14:paraId="1D2F6A02" w14:textId="77777777" w:rsidTr="00ED0503">
        <w:trPr>
          <w:jc w:val="center"/>
        </w:trPr>
        <w:tc>
          <w:tcPr>
            <w:tcW w:w="1897" w:type="dxa"/>
            <w:vMerge w:val="restart"/>
            <w:vAlign w:val="center"/>
          </w:tcPr>
          <w:p w14:paraId="058659DD" w14:textId="77777777" w:rsidR="00B66E1B" w:rsidRPr="0054390D" w:rsidRDefault="00B66E1B" w:rsidP="00ED0503">
            <w:pPr>
              <w:pStyle w:val="TAC"/>
              <w:rPr>
                <w:sz w:val="16"/>
                <w:szCs w:val="16"/>
              </w:rPr>
            </w:pPr>
            <w:r w:rsidRPr="0054390D">
              <w:rPr>
                <w:sz w:val="16"/>
                <w:szCs w:val="16"/>
              </w:rPr>
              <w:t>ZOD spread (ZSD)</w:t>
            </w:r>
          </w:p>
          <w:p w14:paraId="0E322497" w14:textId="77777777" w:rsidR="00B66E1B" w:rsidRPr="0054390D" w:rsidRDefault="00B66E1B" w:rsidP="00ED0503">
            <w:pPr>
              <w:pStyle w:val="TAC"/>
              <w:rPr>
                <w:sz w:val="16"/>
                <w:szCs w:val="16"/>
              </w:rPr>
            </w:pPr>
            <w:r w:rsidRPr="0054390D">
              <w:rPr>
                <w:sz w:val="16"/>
                <w:szCs w:val="16"/>
              </w:rPr>
              <w:t>lgZSD=log</w:t>
            </w:r>
            <w:r w:rsidRPr="0054390D">
              <w:rPr>
                <w:sz w:val="16"/>
                <w:szCs w:val="16"/>
                <w:vertAlign w:val="subscript"/>
              </w:rPr>
              <w:t>10</w:t>
            </w:r>
            <w:r w:rsidRPr="0054390D">
              <w:rPr>
                <w:sz w:val="16"/>
                <w:szCs w:val="16"/>
              </w:rPr>
              <w:t>(ZSD/1</w:t>
            </w:r>
            <w:r w:rsidRPr="0054390D">
              <w:rPr>
                <w:sz w:val="16"/>
                <w:szCs w:val="16"/>
              </w:rPr>
              <w:sym w:font="Symbol" w:char="F0B0"/>
            </w:r>
            <w:r w:rsidRPr="0054390D">
              <w:rPr>
                <w:sz w:val="16"/>
                <w:szCs w:val="16"/>
              </w:rPr>
              <w:t>)</w:t>
            </w:r>
          </w:p>
        </w:tc>
        <w:tc>
          <w:tcPr>
            <w:tcW w:w="900" w:type="dxa"/>
            <w:vAlign w:val="center"/>
          </w:tcPr>
          <w:p w14:paraId="34B27C43" w14:textId="77777777" w:rsidR="00B66E1B" w:rsidRPr="0054390D" w:rsidRDefault="00B66E1B" w:rsidP="00ED0503">
            <w:pPr>
              <w:pStyle w:val="TAC"/>
              <w:rPr>
                <w:sz w:val="16"/>
                <w:szCs w:val="16"/>
              </w:rPr>
            </w:pPr>
            <w:r w:rsidRPr="0054390D">
              <w:rPr>
                <w:rFonts w:ascii="Symbol" w:hAnsi="Symbol"/>
                <w:i/>
                <w:sz w:val="16"/>
                <w:szCs w:val="16"/>
              </w:rPr>
              <w:t></w:t>
            </w:r>
            <w:r w:rsidRPr="0054390D">
              <w:rPr>
                <w:sz w:val="16"/>
                <w:szCs w:val="16"/>
                <w:vertAlign w:val="subscript"/>
              </w:rPr>
              <w:t>lgZSD</w:t>
            </w:r>
          </w:p>
        </w:tc>
        <w:tc>
          <w:tcPr>
            <w:tcW w:w="2241" w:type="dxa"/>
            <w:vAlign w:val="center"/>
          </w:tcPr>
          <w:p w14:paraId="3E55F427" w14:textId="77777777" w:rsidR="00B66E1B" w:rsidRPr="0054390D" w:rsidRDefault="00B66E1B" w:rsidP="00ED0503">
            <w:pPr>
              <w:pStyle w:val="TAC"/>
              <w:rPr>
                <w:color w:val="000000"/>
                <w:kern w:val="24"/>
                <w:sz w:val="16"/>
                <w:szCs w:val="16"/>
              </w:rPr>
            </w:pPr>
            <w:r w:rsidRPr="0054390D">
              <w:rPr>
                <w:color w:val="000000"/>
                <w:kern w:val="24"/>
                <w:sz w:val="16"/>
                <w:szCs w:val="16"/>
              </w:rPr>
              <w:t>[max[-0.21, -14.8(</w:t>
            </w:r>
            <w:r w:rsidRPr="0054390D">
              <w:rPr>
                <w:i/>
                <w:color w:val="000000"/>
                <w:kern w:val="24"/>
                <w:sz w:val="16"/>
                <w:szCs w:val="16"/>
              </w:rPr>
              <w:t>d</w:t>
            </w:r>
            <w:r w:rsidRPr="0054390D">
              <w:rPr>
                <w:color w:val="000000"/>
                <w:kern w:val="24"/>
                <w:sz w:val="16"/>
                <w:szCs w:val="16"/>
                <w:vertAlign w:val="subscript"/>
              </w:rPr>
              <w:t>2D</w:t>
            </w:r>
            <w:r w:rsidRPr="0054390D">
              <w:rPr>
                <w:sz w:val="16"/>
                <w:szCs w:val="16"/>
              </w:rPr>
              <w:t>/1000</w:t>
            </w:r>
            <w:r w:rsidRPr="0054390D">
              <w:rPr>
                <w:color w:val="000000"/>
                <w:kern w:val="24"/>
                <w:sz w:val="16"/>
                <w:szCs w:val="16"/>
              </w:rPr>
              <w:t>)</w:t>
            </w:r>
          </w:p>
          <w:p w14:paraId="02843F88" w14:textId="77777777" w:rsidR="00B66E1B" w:rsidRPr="0054390D" w:rsidRDefault="00B66E1B" w:rsidP="00ED0503">
            <w:pPr>
              <w:pStyle w:val="TAC"/>
              <w:rPr>
                <w:sz w:val="16"/>
                <w:szCs w:val="16"/>
              </w:rPr>
            </w:pPr>
            <w:r w:rsidRPr="0054390D">
              <w:rPr>
                <w:color w:val="000000"/>
                <w:kern w:val="24"/>
                <w:sz w:val="16"/>
                <w:szCs w:val="16"/>
              </w:rPr>
              <w:t>+ 0.01|</w:t>
            </w:r>
            <w:r w:rsidRPr="0054390D">
              <w:rPr>
                <w:i/>
                <w:color w:val="000000"/>
                <w:kern w:val="24"/>
                <w:sz w:val="16"/>
                <w:szCs w:val="16"/>
              </w:rPr>
              <w:t>h</w:t>
            </w:r>
            <w:r w:rsidRPr="0054390D">
              <w:rPr>
                <w:color w:val="000000"/>
                <w:kern w:val="24"/>
                <w:sz w:val="16"/>
                <w:szCs w:val="16"/>
                <w:vertAlign w:val="subscript"/>
              </w:rPr>
              <w:t>UT</w:t>
            </w:r>
            <w:r w:rsidRPr="0054390D">
              <w:rPr>
                <w:color w:val="000000"/>
                <w:kern w:val="24"/>
                <w:sz w:val="16"/>
                <w:szCs w:val="16"/>
              </w:rPr>
              <w:t>-</w:t>
            </w:r>
            <w:r w:rsidRPr="0054390D">
              <w:rPr>
                <w:i/>
                <w:color w:val="000000"/>
                <w:kern w:val="24"/>
                <w:sz w:val="16"/>
                <w:szCs w:val="16"/>
              </w:rPr>
              <w:t>h</w:t>
            </w:r>
            <w:r w:rsidRPr="0054390D">
              <w:rPr>
                <w:color w:val="000000"/>
                <w:kern w:val="24"/>
                <w:sz w:val="16"/>
                <w:szCs w:val="16"/>
                <w:vertAlign w:val="subscript"/>
              </w:rPr>
              <w:t>BS</w:t>
            </w:r>
            <w:r w:rsidRPr="0054390D">
              <w:rPr>
                <w:color w:val="000000"/>
                <w:kern w:val="24"/>
                <w:sz w:val="16"/>
                <w:szCs w:val="16"/>
              </w:rPr>
              <w:t>| + 0.83]]</w:t>
            </w:r>
          </w:p>
        </w:tc>
        <w:tc>
          <w:tcPr>
            <w:tcW w:w="2045" w:type="dxa"/>
            <w:vAlign w:val="center"/>
          </w:tcPr>
          <w:p w14:paraId="26860333" w14:textId="77777777" w:rsidR="00B66E1B" w:rsidRPr="0054390D" w:rsidRDefault="00B66E1B" w:rsidP="00ED0503">
            <w:pPr>
              <w:pStyle w:val="TAC"/>
              <w:rPr>
                <w:color w:val="000000"/>
                <w:kern w:val="24"/>
                <w:sz w:val="16"/>
                <w:szCs w:val="16"/>
                <w:lang w:val="fr-FR"/>
              </w:rPr>
            </w:pPr>
            <w:r w:rsidRPr="0054390D">
              <w:rPr>
                <w:color w:val="000000"/>
                <w:kern w:val="24"/>
                <w:sz w:val="16"/>
                <w:szCs w:val="16"/>
                <w:lang w:val="fr-FR"/>
              </w:rPr>
              <w:t>[max[-0.5, -3.1(</w:t>
            </w:r>
            <w:r w:rsidRPr="0054390D">
              <w:rPr>
                <w:i/>
                <w:color w:val="000000"/>
                <w:kern w:val="24"/>
                <w:sz w:val="16"/>
                <w:szCs w:val="16"/>
                <w:lang w:val="fr-FR"/>
              </w:rPr>
              <w:t>d</w:t>
            </w:r>
            <w:r w:rsidRPr="0054390D">
              <w:rPr>
                <w:color w:val="000000"/>
                <w:kern w:val="24"/>
                <w:sz w:val="16"/>
                <w:szCs w:val="16"/>
                <w:vertAlign w:val="subscript"/>
                <w:lang w:val="fr-FR"/>
              </w:rPr>
              <w:t>2D</w:t>
            </w:r>
            <w:r w:rsidRPr="0054390D">
              <w:rPr>
                <w:sz w:val="16"/>
                <w:szCs w:val="16"/>
                <w:lang w:val="fr-FR"/>
              </w:rPr>
              <w:t>/1000</w:t>
            </w:r>
            <w:r w:rsidRPr="0054390D">
              <w:rPr>
                <w:color w:val="000000"/>
                <w:kern w:val="24"/>
                <w:sz w:val="16"/>
                <w:szCs w:val="16"/>
                <w:lang w:val="fr-FR"/>
              </w:rPr>
              <w:t>)</w:t>
            </w:r>
          </w:p>
          <w:p w14:paraId="7E35773E" w14:textId="77777777" w:rsidR="00B66E1B" w:rsidRPr="0054390D" w:rsidRDefault="00B66E1B" w:rsidP="00ED0503">
            <w:pPr>
              <w:pStyle w:val="TAC"/>
              <w:rPr>
                <w:sz w:val="16"/>
                <w:szCs w:val="16"/>
                <w:lang w:val="fr-FR"/>
              </w:rPr>
            </w:pPr>
            <w:r w:rsidRPr="0054390D">
              <w:rPr>
                <w:color w:val="000000"/>
                <w:kern w:val="24"/>
                <w:sz w:val="16"/>
                <w:szCs w:val="16"/>
                <w:lang w:val="fr-FR"/>
              </w:rPr>
              <w:t>+ 0.01 max(</w:t>
            </w:r>
            <w:r w:rsidRPr="0054390D">
              <w:rPr>
                <w:i/>
                <w:color w:val="000000"/>
                <w:kern w:val="24"/>
                <w:sz w:val="16"/>
                <w:szCs w:val="16"/>
                <w:lang w:val="fr-FR"/>
              </w:rPr>
              <w:t>h</w:t>
            </w:r>
            <w:r w:rsidRPr="0054390D">
              <w:rPr>
                <w:color w:val="000000"/>
                <w:kern w:val="24"/>
                <w:sz w:val="16"/>
                <w:szCs w:val="16"/>
                <w:vertAlign w:val="subscript"/>
                <w:lang w:val="fr-FR"/>
              </w:rPr>
              <w:t>UT</w:t>
            </w:r>
            <w:r w:rsidRPr="0054390D">
              <w:rPr>
                <w:color w:val="000000"/>
                <w:kern w:val="24"/>
                <w:sz w:val="16"/>
                <w:szCs w:val="16"/>
                <w:lang w:val="fr-FR"/>
              </w:rPr>
              <w:t>-</w:t>
            </w:r>
            <w:r w:rsidRPr="0054390D">
              <w:rPr>
                <w:i/>
                <w:color w:val="000000"/>
                <w:kern w:val="24"/>
                <w:sz w:val="16"/>
                <w:szCs w:val="16"/>
                <w:lang w:val="fr-FR"/>
              </w:rPr>
              <w:t>h</w:t>
            </w:r>
            <w:r w:rsidRPr="0054390D">
              <w:rPr>
                <w:color w:val="000000"/>
                <w:kern w:val="24"/>
                <w:sz w:val="16"/>
                <w:szCs w:val="16"/>
                <w:vertAlign w:val="subscript"/>
                <w:lang w:val="fr-FR"/>
              </w:rPr>
              <w:t>BS</w:t>
            </w:r>
            <w:r w:rsidRPr="0054390D">
              <w:rPr>
                <w:color w:val="000000"/>
                <w:kern w:val="24"/>
                <w:sz w:val="16"/>
                <w:szCs w:val="16"/>
                <w:lang w:val="fr-FR"/>
              </w:rPr>
              <w:t>,0) +0.2]]</w:t>
            </w:r>
          </w:p>
        </w:tc>
        <w:tc>
          <w:tcPr>
            <w:tcW w:w="1933" w:type="dxa"/>
            <w:vAlign w:val="center"/>
          </w:tcPr>
          <w:p w14:paraId="642C93CF" w14:textId="77777777" w:rsidR="00B66E1B" w:rsidRPr="0054390D" w:rsidRDefault="00B66E1B" w:rsidP="00ED0503">
            <w:pPr>
              <w:pStyle w:val="TAC"/>
              <w:rPr>
                <w:sz w:val="16"/>
                <w:szCs w:val="16"/>
                <w:lang w:eastAsia="ko-KR"/>
              </w:rPr>
            </w:pPr>
            <w:r w:rsidRPr="0054390D">
              <w:rPr>
                <w:rFonts w:hint="eastAsia"/>
                <w:sz w:val="16"/>
                <w:szCs w:val="16"/>
                <w:lang w:eastAsia="ko-KR"/>
              </w:rPr>
              <w:t>FFS</w:t>
            </w:r>
          </w:p>
        </w:tc>
      </w:tr>
      <w:tr w:rsidR="00B66E1B" w:rsidRPr="0054390D" w14:paraId="1073495D" w14:textId="77777777" w:rsidTr="00ED0503">
        <w:trPr>
          <w:jc w:val="center"/>
        </w:trPr>
        <w:tc>
          <w:tcPr>
            <w:tcW w:w="1897" w:type="dxa"/>
            <w:vMerge/>
            <w:vAlign w:val="center"/>
          </w:tcPr>
          <w:p w14:paraId="3F02813B" w14:textId="77777777" w:rsidR="00B66E1B" w:rsidRPr="0054390D" w:rsidRDefault="00B66E1B" w:rsidP="00ED0503">
            <w:pPr>
              <w:pStyle w:val="TAC"/>
              <w:rPr>
                <w:sz w:val="16"/>
                <w:szCs w:val="16"/>
              </w:rPr>
            </w:pPr>
          </w:p>
        </w:tc>
        <w:tc>
          <w:tcPr>
            <w:tcW w:w="900" w:type="dxa"/>
            <w:vAlign w:val="center"/>
          </w:tcPr>
          <w:p w14:paraId="5E24783E" w14:textId="77777777" w:rsidR="00B66E1B" w:rsidRPr="0054390D" w:rsidRDefault="00B66E1B" w:rsidP="00ED0503">
            <w:pPr>
              <w:pStyle w:val="TAC"/>
              <w:rPr>
                <w:sz w:val="16"/>
                <w:szCs w:val="16"/>
              </w:rPr>
            </w:pPr>
            <w:r w:rsidRPr="0054390D">
              <w:rPr>
                <w:rFonts w:ascii="Symbol" w:hAnsi="Symbol"/>
                <w:i/>
                <w:sz w:val="16"/>
                <w:szCs w:val="16"/>
              </w:rPr>
              <w:t></w:t>
            </w:r>
            <w:r w:rsidRPr="0054390D">
              <w:rPr>
                <w:sz w:val="16"/>
                <w:szCs w:val="16"/>
                <w:vertAlign w:val="subscript"/>
              </w:rPr>
              <w:t>lgZSD</w:t>
            </w:r>
          </w:p>
        </w:tc>
        <w:tc>
          <w:tcPr>
            <w:tcW w:w="2241" w:type="dxa"/>
            <w:shd w:val="clear" w:color="auto" w:fill="auto"/>
            <w:vAlign w:val="center"/>
          </w:tcPr>
          <w:p w14:paraId="3825CB20" w14:textId="77777777" w:rsidR="00B66E1B" w:rsidRPr="0054390D" w:rsidRDefault="00B66E1B" w:rsidP="00ED0503">
            <w:pPr>
              <w:pStyle w:val="TAC"/>
              <w:rPr>
                <w:sz w:val="16"/>
                <w:szCs w:val="16"/>
                <w:lang w:eastAsia="ko-KR"/>
              </w:rPr>
            </w:pPr>
            <w:r w:rsidRPr="0054390D">
              <w:rPr>
                <w:color w:val="000000"/>
                <w:kern w:val="24"/>
                <w:sz w:val="16"/>
                <w:szCs w:val="16"/>
              </w:rPr>
              <w:t>[0.35]</w:t>
            </w:r>
          </w:p>
        </w:tc>
        <w:tc>
          <w:tcPr>
            <w:tcW w:w="2045" w:type="dxa"/>
            <w:shd w:val="clear" w:color="auto" w:fill="auto"/>
            <w:vAlign w:val="center"/>
          </w:tcPr>
          <w:p w14:paraId="1CEE53FB" w14:textId="77777777" w:rsidR="00B66E1B" w:rsidRPr="0054390D" w:rsidRDefault="00B66E1B" w:rsidP="00ED0503">
            <w:pPr>
              <w:pStyle w:val="TAC"/>
              <w:rPr>
                <w:sz w:val="16"/>
                <w:szCs w:val="16"/>
                <w:lang w:eastAsia="ko-KR"/>
              </w:rPr>
            </w:pPr>
            <w:r w:rsidRPr="0054390D">
              <w:rPr>
                <w:color w:val="000000"/>
                <w:kern w:val="24"/>
                <w:sz w:val="16"/>
                <w:szCs w:val="16"/>
              </w:rPr>
              <w:t>[0.35]</w:t>
            </w:r>
          </w:p>
        </w:tc>
        <w:tc>
          <w:tcPr>
            <w:tcW w:w="1933" w:type="dxa"/>
            <w:vAlign w:val="center"/>
          </w:tcPr>
          <w:p w14:paraId="7E18975A" w14:textId="77777777" w:rsidR="00B66E1B" w:rsidRPr="0054390D" w:rsidRDefault="00B66E1B" w:rsidP="00ED0503">
            <w:pPr>
              <w:pStyle w:val="TAC"/>
              <w:rPr>
                <w:sz w:val="16"/>
                <w:szCs w:val="16"/>
                <w:lang w:eastAsia="ko-KR"/>
              </w:rPr>
            </w:pPr>
            <w:r w:rsidRPr="0054390D">
              <w:rPr>
                <w:rFonts w:hint="eastAsia"/>
                <w:sz w:val="16"/>
                <w:szCs w:val="16"/>
                <w:lang w:eastAsia="ko-KR"/>
              </w:rPr>
              <w:t>FFS</w:t>
            </w:r>
          </w:p>
        </w:tc>
      </w:tr>
      <w:tr w:rsidR="00B66E1B" w:rsidRPr="0054390D" w14:paraId="73B1E276" w14:textId="77777777" w:rsidTr="00ED0503">
        <w:trPr>
          <w:jc w:val="center"/>
        </w:trPr>
        <w:tc>
          <w:tcPr>
            <w:tcW w:w="1897" w:type="dxa"/>
            <w:vAlign w:val="center"/>
          </w:tcPr>
          <w:p w14:paraId="31D23D64" w14:textId="77777777" w:rsidR="00B66E1B" w:rsidRPr="0054390D" w:rsidRDefault="00B66E1B" w:rsidP="00ED0503">
            <w:pPr>
              <w:pStyle w:val="TAC"/>
              <w:rPr>
                <w:sz w:val="16"/>
                <w:szCs w:val="16"/>
              </w:rPr>
            </w:pPr>
            <w:r w:rsidRPr="0054390D">
              <w:rPr>
                <w:sz w:val="16"/>
                <w:szCs w:val="16"/>
              </w:rPr>
              <w:t>ZOD offset</w:t>
            </w:r>
          </w:p>
        </w:tc>
        <w:tc>
          <w:tcPr>
            <w:tcW w:w="900" w:type="dxa"/>
            <w:vAlign w:val="center"/>
          </w:tcPr>
          <w:p w14:paraId="6989FF8A" w14:textId="77777777" w:rsidR="00B66E1B" w:rsidRPr="0054390D" w:rsidRDefault="00B66E1B" w:rsidP="00ED0503">
            <w:pPr>
              <w:pStyle w:val="TAC"/>
              <w:rPr>
                <w:i/>
                <w:sz w:val="16"/>
                <w:szCs w:val="16"/>
              </w:rPr>
            </w:pPr>
            <w:r w:rsidRPr="0054390D">
              <w:rPr>
                <w:i/>
                <w:sz w:val="16"/>
                <w:szCs w:val="16"/>
              </w:rPr>
              <w:t>µ</w:t>
            </w:r>
            <w:r w:rsidRPr="0054390D">
              <w:rPr>
                <w:sz w:val="16"/>
                <w:szCs w:val="16"/>
                <w:vertAlign w:val="subscript"/>
              </w:rPr>
              <w:t>offset,ZOD</w:t>
            </w:r>
          </w:p>
        </w:tc>
        <w:tc>
          <w:tcPr>
            <w:tcW w:w="2241" w:type="dxa"/>
            <w:vAlign w:val="center"/>
          </w:tcPr>
          <w:p w14:paraId="6E1D45A5" w14:textId="77777777" w:rsidR="00B66E1B" w:rsidRPr="0054390D" w:rsidRDefault="00B66E1B" w:rsidP="00ED0503">
            <w:pPr>
              <w:pStyle w:val="TAC"/>
              <w:rPr>
                <w:sz w:val="16"/>
                <w:szCs w:val="16"/>
              </w:rPr>
            </w:pPr>
            <w:r w:rsidRPr="0054390D">
              <w:rPr>
                <w:color w:val="000000"/>
                <w:kern w:val="24"/>
                <w:sz w:val="16"/>
                <w:szCs w:val="16"/>
              </w:rPr>
              <w:t>[0]</w:t>
            </w:r>
          </w:p>
        </w:tc>
        <w:tc>
          <w:tcPr>
            <w:tcW w:w="2045" w:type="dxa"/>
            <w:vAlign w:val="center"/>
          </w:tcPr>
          <w:p w14:paraId="7405B616" w14:textId="77777777" w:rsidR="00B66E1B" w:rsidRPr="0054390D" w:rsidRDefault="00B66E1B" w:rsidP="00ED0503">
            <w:pPr>
              <w:pStyle w:val="TAC"/>
              <w:rPr>
                <w:sz w:val="16"/>
                <w:szCs w:val="16"/>
              </w:rPr>
            </w:pPr>
            <w:r w:rsidRPr="0054390D">
              <w:rPr>
                <w:color w:val="000000"/>
                <w:kern w:val="24"/>
                <w:sz w:val="16"/>
                <w:szCs w:val="16"/>
              </w:rPr>
              <w:t>[-10^{-1.5log</w:t>
            </w:r>
            <w:r w:rsidRPr="0054390D">
              <w:rPr>
                <w:color w:val="000000"/>
                <w:kern w:val="24"/>
                <w:sz w:val="16"/>
                <w:szCs w:val="16"/>
                <w:vertAlign w:val="subscript"/>
              </w:rPr>
              <w:t>10</w:t>
            </w:r>
            <w:r w:rsidRPr="0054390D">
              <w:rPr>
                <w:color w:val="000000"/>
                <w:kern w:val="24"/>
                <w:sz w:val="16"/>
                <w:szCs w:val="16"/>
              </w:rPr>
              <w:t xml:space="preserve">(max(10, </w:t>
            </w:r>
            <w:r w:rsidRPr="0054390D">
              <w:rPr>
                <w:i/>
                <w:color w:val="000000"/>
                <w:kern w:val="24"/>
                <w:sz w:val="16"/>
                <w:szCs w:val="16"/>
              </w:rPr>
              <w:t>d</w:t>
            </w:r>
            <w:r w:rsidRPr="0054390D">
              <w:rPr>
                <w:iCs/>
                <w:color w:val="000000"/>
                <w:kern w:val="24"/>
                <w:position w:val="-5"/>
                <w:sz w:val="16"/>
                <w:szCs w:val="16"/>
                <w:vertAlign w:val="subscript"/>
              </w:rPr>
              <w:t>2D</w:t>
            </w:r>
            <w:r w:rsidRPr="0054390D">
              <w:rPr>
                <w:color w:val="000000"/>
                <w:kern w:val="24"/>
                <w:sz w:val="16"/>
                <w:szCs w:val="16"/>
              </w:rPr>
              <w:t>))+3.3}]</w:t>
            </w:r>
          </w:p>
        </w:tc>
        <w:tc>
          <w:tcPr>
            <w:tcW w:w="1933" w:type="dxa"/>
            <w:vAlign w:val="center"/>
          </w:tcPr>
          <w:p w14:paraId="1A27609B" w14:textId="77777777" w:rsidR="00B66E1B" w:rsidRPr="0054390D" w:rsidRDefault="00B66E1B" w:rsidP="00ED0503">
            <w:pPr>
              <w:pStyle w:val="TAC"/>
              <w:rPr>
                <w:sz w:val="16"/>
                <w:szCs w:val="16"/>
              </w:rPr>
            </w:pPr>
            <w:r w:rsidRPr="0054390D">
              <w:rPr>
                <w:rFonts w:hint="eastAsia"/>
                <w:sz w:val="16"/>
                <w:szCs w:val="16"/>
                <w:lang w:eastAsia="ko-KR"/>
              </w:rPr>
              <w:t>FFS</w:t>
            </w:r>
          </w:p>
        </w:tc>
      </w:tr>
    </w:tbl>
    <w:p w14:paraId="3A240610" w14:textId="77777777" w:rsidR="004C2EE1" w:rsidRPr="004C2EE1" w:rsidRDefault="004C2EE1" w:rsidP="00C5556C">
      <w:pPr>
        <w:ind w:left="1440" w:hanging="1440"/>
        <w:rPr>
          <w:rFonts w:ascii="Times New Roman" w:hAnsi="Times New Roman"/>
          <w:szCs w:val="20"/>
          <w:lang w:eastAsia="x-none"/>
        </w:rPr>
      </w:pPr>
    </w:p>
    <w:p w14:paraId="13097320" w14:textId="77777777" w:rsidR="004C2EE1" w:rsidRPr="004C2EE1" w:rsidRDefault="004C2EE1" w:rsidP="00C5556C">
      <w:pPr>
        <w:ind w:left="1440" w:hanging="1440"/>
        <w:rPr>
          <w:rFonts w:ascii="Times New Roman" w:hAnsi="Times New Roman"/>
          <w:szCs w:val="20"/>
          <w:lang w:eastAsia="x-none"/>
        </w:rPr>
      </w:pPr>
      <w:r w:rsidRPr="004C2EE1">
        <w:rPr>
          <w:rFonts w:ascii="Times New Roman" w:hAnsi="Times New Roman"/>
          <w:szCs w:val="20"/>
          <w:highlight w:val="green"/>
          <w:lang w:eastAsia="x-none"/>
        </w:rPr>
        <w:t>Agreements</w:t>
      </w:r>
      <w:r w:rsidRPr="004C2EE1">
        <w:rPr>
          <w:rFonts w:ascii="Times New Roman" w:hAnsi="Times New Roman"/>
          <w:szCs w:val="20"/>
          <w:lang w:eastAsia="x-none"/>
        </w:rPr>
        <w:t>:</w:t>
      </w:r>
    </w:p>
    <w:p w14:paraId="6C9247E6" w14:textId="77777777" w:rsidR="004C2EE1" w:rsidRPr="004C2EE1" w:rsidRDefault="004C2EE1" w:rsidP="00BC4EF6">
      <w:pPr>
        <w:pStyle w:val="ListParagraph"/>
        <w:numPr>
          <w:ilvl w:val="0"/>
          <w:numId w:val="186"/>
        </w:numPr>
      </w:pPr>
      <w:r w:rsidRPr="004C2EE1">
        <w:t>Rel-14 dual mobility is modified such that a random Doppler shift is added to each reflected path.</w:t>
      </w:r>
    </w:p>
    <w:p w14:paraId="42DD2203" w14:textId="77777777" w:rsidR="004C2EE1" w:rsidRPr="008A0174" w:rsidRDefault="004C2EE1" w:rsidP="00BC4EF6">
      <w:pPr>
        <w:pStyle w:val="ListParagraph"/>
        <w:numPr>
          <w:ilvl w:val="1"/>
          <w:numId w:val="186"/>
        </w:numPr>
        <w:rPr>
          <w:color w:val="000000"/>
          <w:lang w:val="x-none"/>
        </w:rPr>
      </w:pPr>
      <w:r w:rsidRPr="004C2EE1">
        <w:t>FFS details of the additional random Doppler shift</w:t>
      </w:r>
    </w:p>
    <w:p w14:paraId="386EB6D0" w14:textId="77777777" w:rsidR="004C2EE1" w:rsidRPr="004C2EE1" w:rsidRDefault="004C2EE1" w:rsidP="00C5556C">
      <w:pPr>
        <w:ind w:left="1440" w:hanging="1440"/>
        <w:rPr>
          <w:rFonts w:ascii="Times New Roman" w:hAnsi="Times New Roman"/>
          <w:szCs w:val="20"/>
          <w:lang w:eastAsia="x-none"/>
        </w:rPr>
      </w:pPr>
      <w:r w:rsidRPr="004C2EE1">
        <w:rPr>
          <w:rFonts w:ascii="Times New Roman" w:hAnsi="Times New Roman"/>
          <w:szCs w:val="20"/>
          <w:highlight w:val="green"/>
          <w:lang w:eastAsia="x-none"/>
        </w:rPr>
        <w:t>Agreements</w:t>
      </w:r>
      <w:r w:rsidRPr="004C2EE1">
        <w:rPr>
          <w:rFonts w:ascii="Times New Roman" w:hAnsi="Times New Roman"/>
          <w:szCs w:val="20"/>
          <w:lang w:eastAsia="x-none"/>
        </w:rPr>
        <w:t>:</w:t>
      </w:r>
    </w:p>
    <w:p w14:paraId="0A682EB8" w14:textId="77777777" w:rsidR="004C2EE1" w:rsidRPr="004C2EE1" w:rsidRDefault="004C2EE1" w:rsidP="00BC4EF6">
      <w:pPr>
        <w:pStyle w:val="ListParagraph"/>
        <w:numPr>
          <w:ilvl w:val="0"/>
          <w:numId w:val="186"/>
        </w:numPr>
      </w:pPr>
      <w:r w:rsidRPr="004C2EE1">
        <w:t>gNB antenna element pattern and array configuration follows TR 38.901.</w:t>
      </w:r>
    </w:p>
    <w:p w14:paraId="59D5048F" w14:textId="77777777" w:rsidR="004C2EE1" w:rsidRPr="004C2EE1" w:rsidRDefault="004C2EE1" w:rsidP="00BC4EF6">
      <w:pPr>
        <w:pStyle w:val="ListParagraph"/>
        <w:numPr>
          <w:ilvl w:val="1"/>
          <w:numId w:val="186"/>
        </w:numPr>
      </w:pPr>
      <w:r w:rsidRPr="004C2EE1">
        <w:t>FFS which gNB configuration is used in which cases</w:t>
      </w:r>
    </w:p>
    <w:p w14:paraId="59C6B33A" w14:textId="77777777" w:rsidR="004C2EE1" w:rsidRPr="004C2EE1" w:rsidRDefault="004C2EE1" w:rsidP="00C5556C">
      <w:pPr>
        <w:ind w:left="1440" w:hanging="1440"/>
        <w:rPr>
          <w:rFonts w:ascii="Times New Roman" w:hAnsi="Times New Roman"/>
          <w:szCs w:val="20"/>
          <w:lang w:eastAsia="x-none"/>
        </w:rPr>
      </w:pPr>
      <w:r w:rsidRPr="004C2EE1">
        <w:rPr>
          <w:rFonts w:ascii="Times New Roman" w:hAnsi="Times New Roman"/>
          <w:szCs w:val="20"/>
          <w:highlight w:val="green"/>
          <w:lang w:eastAsia="x-none"/>
        </w:rPr>
        <w:t>Agreements</w:t>
      </w:r>
      <w:r w:rsidRPr="004C2EE1">
        <w:rPr>
          <w:rFonts w:ascii="Times New Roman" w:hAnsi="Times New Roman"/>
          <w:szCs w:val="20"/>
          <w:lang w:eastAsia="x-none"/>
        </w:rPr>
        <w:t>:</w:t>
      </w:r>
    </w:p>
    <w:p w14:paraId="36D6AF82" w14:textId="77777777" w:rsidR="004C2EE1" w:rsidRPr="004C2EE1" w:rsidRDefault="004C2EE1" w:rsidP="00C5556C">
      <w:pPr>
        <w:adjustRightInd w:val="0"/>
        <w:snapToGrid w:val="0"/>
        <w:ind w:left="720" w:hanging="720"/>
        <w:jc w:val="center"/>
        <w:rPr>
          <w:rFonts w:ascii="Times New Roman" w:eastAsia="Times New Roman" w:hAnsi="Times New Roman"/>
          <w:bCs/>
          <w:szCs w:val="20"/>
        </w:rPr>
      </w:pPr>
      <w:r w:rsidRPr="004C2EE1">
        <w:rPr>
          <w:rFonts w:ascii="Times New Roman" w:eastAsia="Times New Roman" w:hAnsi="Times New Roman"/>
          <w:bCs/>
          <w:color w:val="000000"/>
          <w:szCs w:val="20"/>
          <w:lang w:val="x-none"/>
        </w:rPr>
        <w:t>Antenna element pattern for UE-Type RSU</w:t>
      </w:r>
    </w:p>
    <w:tbl>
      <w:tblPr>
        <w:tblW w:w="46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3828"/>
        <w:gridCol w:w="3542"/>
      </w:tblGrid>
      <w:tr w:rsidR="004C2EE1" w:rsidRPr="0054390D" w14:paraId="7E027BAC" w14:textId="77777777" w:rsidTr="008A0174">
        <w:trPr>
          <w:trHeight w:val="77"/>
        </w:trPr>
        <w:tc>
          <w:tcPr>
            <w:tcW w:w="1230" w:type="pct"/>
            <w:shd w:val="clear" w:color="auto" w:fill="D9D9D9"/>
          </w:tcPr>
          <w:p w14:paraId="6517D63B" w14:textId="77777777" w:rsidR="004C2EE1" w:rsidRPr="0054390D" w:rsidRDefault="004C2EE1" w:rsidP="008A0174">
            <w:pPr>
              <w:pStyle w:val="TAH"/>
              <w:rPr>
                <w:sz w:val="16"/>
                <w:szCs w:val="16"/>
              </w:rPr>
            </w:pPr>
            <w:r w:rsidRPr="0054390D">
              <w:rPr>
                <w:sz w:val="16"/>
                <w:szCs w:val="16"/>
              </w:rPr>
              <w:lastRenderedPageBreak/>
              <w:t>Parameter</w:t>
            </w:r>
          </w:p>
        </w:tc>
        <w:tc>
          <w:tcPr>
            <w:tcW w:w="1958" w:type="pct"/>
            <w:shd w:val="clear" w:color="auto" w:fill="D9D9D9"/>
          </w:tcPr>
          <w:p w14:paraId="5E8284A0" w14:textId="77777777" w:rsidR="004C2EE1" w:rsidRPr="0054390D" w:rsidRDefault="004C2EE1" w:rsidP="008A0174">
            <w:pPr>
              <w:pStyle w:val="TAH"/>
              <w:rPr>
                <w:sz w:val="16"/>
                <w:szCs w:val="16"/>
              </w:rPr>
            </w:pPr>
            <w:r w:rsidRPr="0054390D">
              <w:rPr>
                <w:sz w:val="16"/>
                <w:szCs w:val="16"/>
              </w:rPr>
              <w:t>Below 6 GHz</w:t>
            </w:r>
          </w:p>
        </w:tc>
        <w:tc>
          <w:tcPr>
            <w:tcW w:w="1812" w:type="pct"/>
            <w:shd w:val="clear" w:color="auto" w:fill="D9D9D9"/>
          </w:tcPr>
          <w:p w14:paraId="5026DD3E" w14:textId="77777777" w:rsidR="004C2EE1" w:rsidRPr="0054390D" w:rsidRDefault="004C2EE1" w:rsidP="008A0174">
            <w:pPr>
              <w:pStyle w:val="TAH"/>
              <w:rPr>
                <w:rFonts w:eastAsia="MS Mincho"/>
                <w:sz w:val="16"/>
                <w:szCs w:val="16"/>
              </w:rPr>
            </w:pPr>
            <w:r w:rsidRPr="0054390D">
              <w:rPr>
                <w:sz w:val="16"/>
                <w:szCs w:val="16"/>
              </w:rPr>
              <w:t>Above 6 GHz</w:t>
            </w:r>
          </w:p>
        </w:tc>
      </w:tr>
      <w:tr w:rsidR="004C2EE1" w:rsidRPr="0054390D" w14:paraId="3B587B59" w14:textId="77777777" w:rsidTr="008A0174">
        <w:trPr>
          <w:trHeight w:val="437"/>
        </w:trPr>
        <w:tc>
          <w:tcPr>
            <w:tcW w:w="1230" w:type="pct"/>
            <w:shd w:val="clear" w:color="auto" w:fill="FFFFFF"/>
          </w:tcPr>
          <w:p w14:paraId="404F61C2" w14:textId="77777777" w:rsidR="004C2EE1" w:rsidRPr="0054390D" w:rsidRDefault="004C2EE1" w:rsidP="008A0174">
            <w:pPr>
              <w:pStyle w:val="TAL"/>
              <w:rPr>
                <w:sz w:val="16"/>
                <w:szCs w:val="16"/>
                <w:lang w:eastAsia="en-GB"/>
              </w:rPr>
            </w:pPr>
            <w:r w:rsidRPr="0054390D">
              <w:rPr>
                <w:sz w:val="16"/>
                <w:szCs w:val="16"/>
                <w:lang w:eastAsia="en-GB"/>
              </w:rPr>
              <w:t>Antenna element gain vertical pattern</w:t>
            </w:r>
          </w:p>
        </w:tc>
        <w:tc>
          <w:tcPr>
            <w:tcW w:w="1958" w:type="pct"/>
            <w:shd w:val="clear" w:color="auto" w:fill="auto"/>
          </w:tcPr>
          <w:p w14:paraId="6CB71BFD" w14:textId="5E4F5061" w:rsidR="004C2EE1" w:rsidRPr="0054390D" w:rsidRDefault="004C2EE1" w:rsidP="008A0174">
            <w:pPr>
              <w:pStyle w:val="TAL"/>
              <w:rPr>
                <w:sz w:val="16"/>
                <w:szCs w:val="16"/>
                <w:lang w:eastAsia="en-GB"/>
              </w:rPr>
            </w:pPr>
            <w:r w:rsidRPr="0054390D">
              <w:rPr>
                <w:sz w:val="16"/>
                <w:szCs w:val="16"/>
                <w:lang w:eastAsia="en-GB"/>
              </w:rPr>
              <w:t>FFS</w:t>
            </w:r>
          </w:p>
        </w:tc>
        <w:tc>
          <w:tcPr>
            <w:tcW w:w="1812" w:type="pct"/>
            <w:shd w:val="clear" w:color="auto" w:fill="auto"/>
            <w:vAlign w:val="center"/>
          </w:tcPr>
          <w:p w14:paraId="47B9BB6F" w14:textId="77777777" w:rsidR="004C2EE1" w:rsidRPr="0054390D" w:rsidRDefault="004C2EE1" w:rsidP="008A0174">
            <w:pPr>
              <w:pStyle w:val="TAL"/>
              <w:rPr>
                <w:sz w:val="16"/>
                <w:szCs w:val="16"/>
                <w:lang w:eastAsia="en-GB"/>
              </w:rPr>
            </w:pPr>
            <w:r w:rsidRPr="0054390D">
              <w:rPr>
                <w:sz w:val="16"/>
                <w:szCs w:val="16"/>
                <w:lang w:eastAsia="en-GB"/>
              </w:rPr>
              <w:t>FFS</w:t>
            </w:r>
          </w:p>
        </w:tc>
      </w:tr>
      <w:tr w:rsidR="004C2EE1" w:rsidRPr="0054390D" w14:paraId="257CD53E" w14:textId="77777777" w:rsidTr="008A0174">
        <w:trPr>
          <w:trHeight w:val="405"/>
        </w:trPr>
        <w:tc>
          <w:tcPr>
            <w:tcW w:w="1230" w:type="pct"/>
            <w:shd w:val="clear" w:color="auto" w:fill="FFFFFF"/>
          </w:tcPr>
          <w:p w14:paraId="4C80DFFF" w14:textId="77777777" w:rsidR="004C2EE1" w:rsidRPr="0054390D" w:rsidRDefault="004C2EE1" w:rsidP="008A0174">
            <w:pPr>
              <w:pStyle w:val="TAL"/>
              <w:rPr>
                <w:sz w:val="16"/>
                <w:szCs w:val="16"/>
                <w:lang w:eastAsia="en-GB"/>
              </w:rPr>
            </w:pPr>
            <w:r w:rsidRPr="0054390D">
              <w:rPr>
                <w:sz w:val="16"/>
                <w:szCs w:val="16"/>
                <w:lang w:eastAsia="en-GB"/>
              </w:rPr>
              <w:t>Antenna element gain horizontal pattern</w:t>
            </w:r>
          </w:p>
        </w:tc>
        <w:tc>
          <w:tcPr>
            <w:tcW w:w="1958" w:type="pct"/>
            <w:shd w:val="clear" w:color="auto" w:fill="auto"/>
          </w:tcPr>
          <w:p w14:paraId="289769B1" w14:textId="77777777" w:rsidR="004C2EE1" w:rsidRPr="0054390D" w:rsidRDefault="004C2EE1" w:rsidP="008A0174">
            <w:pPr>
              <w:pStyle w:val="TAL"/>
              <w:rPr>
                <w:sz w:val="16"/>
                <w:szCs w:val="16"/>
                <w:lang w:eastAsia="en-GB"/>
              </w:rPr>
            </w:pPr>
          </w:p>
        </w:tc>
        <w:tc>
          <w:tcPr>
            <w:tcW w:w="1812" w:type="pct"/>
            <w:shd w:val="clear" w:color="auto" w:fill="auto"/>
          </w:tcPr>
          <w:p w14:paraId="4CDBC0B6" w14:textId="77777777" w:rsidR="004C2EE1" w:rsidRPr="0054390D" w:rsidRDefault="004C2EE1" w:rsidP="008A0174">
            <w:pPr>
              <w:pStyle w:val="TAL"/>
              <w:rPr>
                <w:sz w:val="16"/>
                <w:szCs w:val="16"/>
                <w:lang w:eastAsia="en-GB"/>
              </w:rPr>
            </w:pPr>
          </w:p>
        </w:tc>
      </w:tr>
      <w:tr w:rsidR="004C2EE1" w:rsidRPr="0054390D" w14:paraId="49D2F86B" w14:textId="77777777" w:rsidTr="008A0174">
        <w:trPr>
          <w:trHeight w:val="269"/>
        </w:trPr>
        <w:tc>
          <w:tcPr>
            <w:tcW w:w="1230" w:type="pct"/>
            <w:shd w:val="clear" w:color="auto" w:fill="FFFFFF"/>
          </w:tcPr>
          <w:p w14:paraId="410D7E2B" w14:textId="77777777" w:rsidR="004C2EE1" w:rsidRPr="0054390D" w:rsidRDefault="004C2EE1" w:rsidP="008A0174">
            <w:pPr>
              <w:pStyle w:val="TAL"/>
              <w:rPr>
                <w:sz w:val="16"/>
                <w:szCs w:val="16"/>
                <w:lang w:eastAsia="en-GB"/>
              </w:rPr>
            </w:pPr>
            <w:r w:rsidRPr="0054390D">
              <w:rPr>
                <w:sz w:val="16"/>
                <w:szCs w:val="16"/>
                <w:lang w:eastAsia="en-GB"/>
              </w:rPr>
              <w:t xml:space="preserve">Pattern combining method for 3D </w:t>
            </w:r>
          </w:p>
        </w:tc>
        <w:tc>
          <w:tcPr>
            <w:tcW w:w="1958" w:type="pct"/>
            <w:shd w:val="clear" w:color="auto" w:fill="auto"/>
          </w:tcPr>
          <w:p w14:paraId="36AA6AF4" w14:textId="77777777" w:rsidR="004C2EE1" w:rsidRPr="0054390D" w:rsidRDefault="004C2EE1" w:rsidP="008A0174">
            <w:pPr>
              <w:pStyle w:val="TAL"/>
              <w:rPr>
                <w:sz w:val="16"/>
                <w:szCs w:val="16"/>
                <w:lang w:eastAsia="en-GB"/>
              </w:rPr>
            </w:pPr>
            <w:r w:rsidRPr="0054390D">
              <w:rPr>
                <w:sz w:val="16"/>
                <w:szCs w:val="16"/>
                <w:lang w:eastAsia="en-GB"/>
              </w:rPr>
              <w:t>FFS</w:t>
            </w:r>
          </w:p>
        </w:tc>
        <w:tc>
          <w:tcPr>
            <w:tcW w:w="1812" w:type="pct"/>
            <w:shd w:val="clear" w:color="auto" w:fill="auto"/>
          </w:tcPr>
          <w:p w14:paraId="40098F80" w14:textId="77777777" w:rsidR="004C2EE1" w:rsidRPr="0054390D" w:rsidRDefault="004C2EE1" w:rsidP="008A0174">
            <w:pPr>
              <w:pStyle w:val="TAL"/>
              <w:rPr>
                <w:sz w:val="16"/>
                <w:szCs w:val="16"/>
                <w:lang w:eastAsia="en-GB"/>
              </w:rPr>
            </w:pPr>
            <w:r w:rsidRPr="0054390D">
              <w:rPr>
                <w:sz w:val="16"/>
                <w:szCs w:val="16"/>
                <w:lang w:eastAsia="en-GB"/>
              </w:rPr>
              <w:t>FFS</w:t>
            </w:r>
          </w:p>
        </w:tc>
      </w:tr>
      <w:tr w:rsidR="004C2EE1" w:rsidRPr="0054390D" w14:paraId="0492B26A" w14:textId="77777777" w:rsidTr="008A0174">
        <w:trPr>
          <w:trHeight w:val="58"/>
        </w:trPr>
        <w:tc>
          <w:tcPr>
            <w:tcW w:w="1230" w:type="pct"/>
            <w:shd w:val="clear" w:color="auto" w:fill="FFFFFF"/>
          </w:tcPr>
          <w:p w14:paraId="3D90EF52" w14:textId="77777777" w:rsidR="004C2EE1" w:rsidRPr="0054390D" w:rsidRDefault="004C2EE1" w:rsidP="008A0174">
            <w:pPr>
              <w:pStyle w:val="TAL"/>
              <w:rPr>
                <w:sz w:val="16"/>
                <w:szCs w:val="16"/>
                <w:lang w:eastAsia="en-GB"/>
              </w:rPr>
            </w:pPr>
            <w:r w:rsidRPr="0054390D">
              <w:rPr>
                <w:sz w:val="16"/>
                <w:szCs w:val="16"/>
                <w:lang w:eastAsia="en-GB"/>
              </w:rPr>
              <w:t>Max direct. gain of the antenna element</w:t>
            </w:r>
          </w:p>
        </w:tc>
        <w:tc>
          <w:tcPr>
            <w:tcW w:w="1958" w:type="pct"/>
            <w:shd w:val="clear" w:color="auto" w:fill="auto"/>
          </w:tcPr>
          <w:p w14:paraId="7C39FD71" w14:textId="77777777" w:rsidR="004C2EE1" w:rsidRPr="0054390D" w:rsidRDefault="004C2EE1" w:rsidP="008A0174">
            <w:pPr>
              <w:pStyle w:val="TAL"/>
              <w:rPr>
                <w:sz w:val="16"/>
                <w:szCs w:val="16"/>
                <w:lang w:eastAsia="en-GB"/>
              </w:rPr>
            </w:pPr>
            <w:r w:rsidRPr="0054390D">
              <w:rPr>
                <w:sz w:val="16"/>
                <w:szCs w:val="16"/>
                <w:lang w:eastAsia="en-GB"/>
              </w:rPr>
              <w:t>FFS</w:t>
            </w:r>
          </w:p>
        </w:tc>
        <w:tc>
          <w:tcPr>
            <w:tcW w:w="1812" w:type="pct"/>
          </w:tcPr>
          <w:p w14:paraId="57BCE464" w14:textId="77777777" w:rsidR="004C2EE1" w:rsidRPr="0054390D" w:rsidRDefault="004C2EE1" w:rsidP="008A0174">
            <w:pPr>
              <w:pStyle w:val="TAL"/>
              <w:rPr>
                <w:sz w:val="16"/>
                <w:szCs w:val="16"/>
                <w:lang w:eastAsia="en-GB"/>
              </w:rPr>
            </w:pPr>
            <w:r w:rsidRPr="0054390D">
              <w:rPr>
                <w:sz w:val="16"/>
                <w:szCs w:val="16"/>
                <w:lang w:eastAsia="en-GB"/>
              </w:rPr>
              <w:t>FFS</w:t>
            </w:r>
          </w:p>
        </w:tc>
      </w:tr>
    </w:tbl>
    <w:p w14:paraId="0AD33712" w14:textId="77777777" w:rsidR="004C2EE1" w:rsidRPr="00C5556C" w:rsidRDefault="004C2EE1" w:rsidP="00C5556C">
      <w:pPr>
        <w:rPr>
          <w:rFonts w:ascii="Times New Roman" w:eastAsia="MS Mincho" w:hAnsi="Times New Roman"/>
          <w:szCs w:val="20"/>
          <w:lang w:eastAsia="en-GB"/>
        </w:rPr>
      </w:pPr>
    </w:p>
    <w:p w14:paraId="63F4679B" w14:textId="77777777" w:rsidR="004C2EE1" w:rsidRPr="00C5556C" w:rsidRDefault="004C2EE1" w:rsidP="008A0174">
      <w:pPr>
        <w:jc w:val="center"/>
        <w:rPr>
          <w:rFonts w:ascii="Times New Roman" w:eastAsia="MS Mincho" w:hAnsi="Times New Roman"/>
          <w:szCs w:val="20"/>
          <w:lang w:eastAsia="en-GB"/>
        </w:rPr>
      </w:pPr>
      <w:r w:rsidRPr="00C5556C">
        <w:rPr>
          <w:rFonts w:ascii="Times New Roman" w:eastAsia="MS Mincho" w:hAnsi="Times New Roman"/>
          <w:szCs w:val="20"/>
          <w:lang w:eastAsia="en-GB"/>
        </w:rPr>
        <w:t>Antenna array configuration for UE-Type RSU</w:t>
      </w:r>
    </w:p>
    <w:tbl>
      <w:tblPr>
        <w:tblW w:w="46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3853"/>
        <w:gridCol w:w="3515"/>
      </w:tblGrid>
      <w:tr w:rsidR="004C2EE1" w:rsidRPr="0054390D" w14:paraId="57AA276F" w14:textId="77777777" w:rsidTr="008A0174">
        <w:trPr>
          <w:trHeight w:val="88"/>
        </w:trPr>
        <w:tc>
          <w:tcPr>
            <w:tcW w:w="1231" w:type="pct"/>
            <w:shd w:val="clear" w:color="auto" w:fill="D9D9D9"/>
          </w:tcPr>
          <w:p w14:paraId="32379CBF" w14:textId="77777777" w:rsidR="004C2EE1" w:rsidRPr="0054390D" w:rsidRDefault="004C2EE1" w:rsidP="008A0174">
            <w:pPr>
              <w:pStyle w:val="TAH"/>
              <w:rPr>
                <w:rFonts w:eastAsia="MS Mincho"/>
                <w:sz w:val="16"/>
                <w:szCs w:val="16"/>
              </w:rPr>
            </w:pPr>
          </w:p>
        </w:tc>
        <w:tc>
          <w:tcPr>
            <w:tcW w:w="1971" w:type="pct"/>
            <w:shd w:val="clear" w:color="auto" w:fill="D9D9D9"/>
          </w:tcPr>
          <w:p w14:paraId="1A851365" w14:textId="77777777" w:rsidR="004C2EE1" w:rsidRPr="0054390D" w:rsidRDefault="004C2EE1" w:rsidP="008A0174">
            <w:pPr>
              <w:pStyle w:val="TAH"/>
              <w:rPr>
                <w:rFonts w:eastAsia="MS Mincho"/>
                <w:sz w:val="16"/>
                <w:szCs w:val="16"/>
              </w:rPr>
            </w:pPr>
            <w:r w:rsidRPr="0054390D">
              <w:rPr>
                <w:rFonts w:eastAsia="MS Mincho"/>
                <w:sz w:val="16"/>
                <w:szCs w:val="16"/>
              </w:rPr>
              <w:t>Below 6 GHz</w:t>
            </w:r>
          </w:p>
        </w:tc>
        <w:tc>
          <w:tcPr>
            <w:tcW w:w="1798" w:type="pct"/>
            <w:shd w:val="clear" w:color="auto" w:fill="D9D9D9"/>
          </w:tcPr>
          <w:p w14:paraId="7E45D285" w14:textId="77777777" w:rsidR="004C2EE1" w:rsidRPr="0054390D" w:rsidRDefault="004C2EE1" w:rsidP="008A0174">
            <w:pPr>
              <w:pStyle w:val="TAH"/>
              <w:rPr>
                <w:rFonts w:eastAsia="MS Mincho"/>
                <w:sz w:val="16"/>
                <w:szCs w:val="16"/>
              </w:rPr>
            </w:pPr>
            <w:r w:rsidRPr="0054390D">
              <w:rPr>
                <w:rFonts w:eastAsia="MS Mincho"/>
                <w:sz w:val="16"/>
                <w:szCs w:val="16"/>
              </w:rPr>
              <w:t>Above 6 GHz</w:t>
            </w:r>
          </w:p>
        </w:tc>
      </w:tr>
      <w:tr w:rsidR="004C2EE1" w:rsidRPr="0054390D" w14:paraId="1636765B" w14:textId="77777777" w:rsidTr="008A0174">
        <w:trPr>
          <w:trHeight w:val="339"/>
        </w:trPr>
        <w:tc>
          <w:tcPr>
            <w:tcW w:w="1231" w:type="pct"/>
            <w:shd w:val="clear" w:color="auto" w:fill="auto"/>
          </w:tcPr>
          <w:p w14:paraId="35B7B58D" w14:textId="77777777" w:rsidR="004C2EE1" w:rsidRPr="0054390D" w:rsidRDefault="004C2EE1" w:rsidP="008A0174">
            <w:pPr>
              <w:pStyle w:val="TAL"/>
              <w:rPr>
                <w:sz w:val="16"/>
                <w:szCs w:val="16"/>
                <w:lang w:eastAsia="en-GB"/>
              </w:rPr>
            </w:pPr>
            <w:r w:rsidRPr="0054390D">
              <w:rPr>
                <w:sz w:val="16"/>
                <w:szCs w:val="16"/>
                <w:lang w:eastAsia="en-GB"/>
              </w:rPr>
              <w:t>TXRU mapping</w:t>
            </w:r>
          </w:p>
        </w:tc>
        <w:tc>
          <w:tcPr>
            <w:tcW w:w="1971" w:type="pct"/>
            <w:shd w:val="clear" w:color="auto" w:fill="auto"/>
          </w:tcPr>
          <w:p w14:paraId="63BCAF19" w14:textId="77777777" w:rsidR="004C2EE1" w:rsidRPr="0054390D" w:rsidRDefault="004C2EE1" w:rsidP="008A0174">
            <w:pPr>
              <w:pStyle w:val="TAL"/>
              <w:rPr>
                <w:sz w:val="16"/>
                <w:szCs w:val="16"/>
                <w:lang w:eastAsia="en-GB"/>
              </w:rPr>
            </w:pPr>
            <w:r w:rsidRPr="0054390D">
              <w:rPr>
                <w:sz w:val="16"/>
                <w:szCs w:val="16"/>
                <w:lang w:eastAsia="en-GB"/>
              </w:rPr>
              <w:t>FFS</w:t>
            </w:r>
          </w:p>
        </w:tc>
        <w:tc>
          <w:tcPr>
            <w:tcW w:w="1798" w:type="pct"/>
            <w:shd w:val="clear" w:color="auto" w:fill="auto"/>
          </w:tcPr>
          <w:p w14:paraId="589639DB" w14:textId="77777777" w:rsidR="004C2EE1" w:rsidRPr="0054390D" w:rsidRDefault="004C2EE1" w:rsidP="008A0174">
            <w:pPr>
              <w:pStyle w:val="TAL"/>
              <w:rPr>
                <w:sz w:val="16"/>
                <w:szCs w:val="16"/>
                <w:lang w:eastAsia="en-GB"/>
              </w:rPr>
            </w:pPr>
            <w:r w:rsidRPr="0054390D">
              <w:rPr>
                <w:sz w:val="16"/>
                <w:szCs w:val="16"/>
                <w:lang w:eastAsia="en-GB"/>
              </w:rPr>
              <w:t>FFS</w:t>
            </w:r>
          </w:p>
        </w:tc>
      </w:tr>
      <w:tr w:rsidR="004C2EE1" w:rsidRPr="0054390D" w14:paraId="09588B17" w14:textId="77777777" w:rsidTr="008A0174">
        <w:trPr>
          <w:trHeight w:val="659"/>
        </w:trPr>
        <w:tc>
          <w:tcPr>
            <w:tcW w:w="1231" w:type="pct"/>
            <w:shd w:val="clear" w:color="auto" w:fill="auto"/>
          </w:tcPr>
          <w:p w14:paraId="426734D6" w14:textId="77777777" w:rsidR="004C2EE1" w:rsidRPr="0054390D" w:rsidRDefault="004C2EE1" w:rsidP="008A0174">
            <w:pPr>
              <w:pStyle w:val="TAL"/>
              <w:rPr>
                <w:sz w:val="16"/>
                <w:szCs w:val="16"/>
                <w:lang w:eastAsia="en-GB"/>
              </w:rPr>
            </w:pPr>
            <w:r w:rsidRPr="0054390D">
              <w:rPr>
                <w:sz w:val="16"/>
                <w:szCs w:val="16"/>
                <w:lang w:eastAsia="en-GB"/>
              </w:rPr>
              <w:t>Number of antenna elements across all panels</w:t>
            </w:r>
          </w:p>
        </w:tc>
        <w:tc>
          <w:tcPr>
            <w:tcW w:w="1971" w:type="pct"/>
            <w:shd w:val="clear" w:color="auto" w:fill="auto"/>
          </w:tcPr>
          <w:p w14:paraId="0C62BCED" w14:textId="77777777" w:rsidR="004C2EE1" w:rsidRPr="0054390D" w:rsidRDefault="004C2EE1" w:rsidP="008A0174">
            <w:pPr>
              <w:pStyle w:val="TAL"/>
              <w:rPr>
                <w:sz w:val="16"/>
                <w:szCs w:val="16"/>
                <w:lang w:eastAsia="en-GB"/>
              </w:rPr>
            </w:pPr>
            <w:r w:rsidRPr="0054390D">
              <w:rPr>
                <w:sz w:val="16"/>
                <w:szCs w:val="16"/>
                <w:lang w:eastAsia="en-GB"/>
              </w:rPr>
              <w:t>FFS</w:t>
            </w:r>
          </w:p>
        </w:tc>
        <w:tc>
          <w:tcPr>
            <w:tcW w:w="1798" w:type="pct"/>
            <w:shd w:val="clear" w:color="auto" w:fill="auto"/>
          </w:tcPr>
          <w:p w14:paraId="42F69901" w14:textId="77777777" w:rsidR="004C2EE1" w:rsidRPr="0054390D" w:rsidRDefault="004C2EE1" w:rsidP="008A0174">
            <w:pPr>
              <w:pStyle w:val="TAL"/>
              <w:rPr>
                <w:sz w:val="16"/>
                <w:szCs w:val="16"/>
                <w:lang w:eastAsia="en-GB"/>
              </w:rPr>
            </w:pPr>
            <w:r w:rsidRPr="0054390D">
              <w:rPr>
                <w:sz w:val="16"/>
                <w:szCs w:val="16"/>
                <w:lang w:eastAsia="en-GB"/>
              </w:rPr>
              <w:t>FFS</w:t>
            </w:r>
          </w:p>
        </w:tc>
      </w:tr>
      <w:tr w:rsidR="004C2EE1" w:rsidRPr="0054390D" w14:paraId="075C7757" w14:textId="77777777" w:rsidTr="008A0174">
        <w:trPr>
          <w:trHeight w:val="372"/>
        </w:trPr>
        <w:tc>
          <w:tcPr>
            <w:tcW w:w="1231" w:type="pct"/>
            <w:shd w:val="clear" w:color="auto" w:fill="auto"/>
          </w:tcPr>
          <w:p w14:paraId="24DCAF06" w14:textId="77777777" w:rsidR="004C2EE1" w:rsidRPr="0054390D" w:rsidRDefault="004C2EE1" w:rsidP="008A0174">
            <w:pPr>
              <w:pStyle w:val="TAL"/>
              <w:rPr>
                <w:sz w:val="16"/>
                <w:szCs w:val="16"/>
                <w:lang w:eastAsia="en-GB"/>
              </w:rPr>
            </w:pPr>
            <w:r w:rsidRPr="0054390D">
              <w:rPr>
                <w:sz w:val="16"/>
                <w:szCs w:val="16"/>
                <w:lang w:eastAsia="en-GB"/>
              </w:rPr>
              <w:t>Antenna array configuration</w:t>
            </w:r>
            <w:r w:rsidRPr="0054390D">
              <w:rPr>
                <w:sz w:val="16"/>
                <w:szCs w:val="16"/>
                <w:lang w:eastAsia="en-GB"/>
              </w:rPr>
              <w:br/>
              <w:t>(M, N, P, Mg, Ng)</w:t>
            </w:r>
          </w:p>
        </w:tc>
        <w:tc>
          <w:tcPr>
            <w:tcW w:w="1971" w:type="pct"/>
            <w:shd w:val="clear" w:color="auto" w:fill="auto"/>
          </w:tcPr>
          <w:p w14:paraId="41333F76" w14:textId="77777777" w:rsidR="004C2EE1" w:rsidRPr="0054390D" w:rsidRDefault="004C2EE1" w:rsidP="008A0174">
            <w:pPr>
              <w:pStyle w:val="TAL"/>
              <w:rPr>
                <w:sz w:val="16"/>
                <w:szCs w:val="16"/>
                <w:lang w:eastAsia="en-GB"/>
              </w:rPr>
            </w:pPr>
            <w:r w:rsidRPr="0054390D">
              <w:rPr>
                <w:sz w:val="16"/>
                <w:szCs w:val="16"/>
                <w:lang w:eastAsia="en-GB"/>
              </w:rPr>
              <w:t>FFS</w:t>
            </w:r>
          </w:p>
        </w:tc>
        <w:tc>
          <w:tcPr>
            <w:tcW w:w="1798" w:type="pct"/>
            <w:shd w:val="clear" w:color="auto" w:fill="auto"/>
          </w:tcPr>
          <w:p w14:paraId="66167A3E" w14:textId="77777777" w:rsidR="004C2EE1" w:rsidRPr="0054390D" w:rsidRDefault="004C2EE1" w:rsidP="008A0174">
            <w:pPr>
              <w:pStyle w:val="TAL"/>
              <w:rPr>
                <w:sz w:val="16"/>
                <w:szCs w:val="16"/>
                <w:lang w:eastAsia="en-GB"/>
              </w:rPr>
            </w:pPr>
            <w:r w:rsidRPr="0054390D">
              <w:rPr>
                <w:sz w:val="16"/>
                <w:szCs w:val="16"/>
                <w:lang w:eastAsia="en-GB"/>
              </w:rPr>
              <w:t>FFS</w:t>
            </w:r>
          </w:p>
        </w:tc>
      </w:tr>
      <w:tr w:rsidR="004C2EE1" w:rsidRPr="0054390D" w14:paraId="5EBB56EC" w14:textId="77777777" w:rsidTr="008A0174">
        <w:trPr>
          <w:trHeight w:val="372"/>
        </w:trPr>
        <w:tc>
          <w:tcPr>
            <w:tcW w:w="1231" w:type="pct"/>
            <w:shd w:val="clear" w:color="auto" w:fill="auto"/>
          </w:tcPr>
          <w:p w14:paraId="015AFDC8" w14:textId="77777777" w:rsidR="004C2EE1" w:rsidRPr="0054390D" w:rsidRDefault="004C2EE1" w:rsidP="008A0174">
            <w:pPr>
              <w:pStyle w:val="TAL"/>
              <w:rPr>
                <w:sz w:val="16"/>
                <w:szCs w:val="16"/>
                <w:lang w:eastAsia="en-GB"/>
              </w:rPr>
            </w:pPr>
            <w:r w:rsidRPr="0054390D">
              <w:rPr>
                <w:sz w:val="16"/>
                <w:szCs w:val="16"/>
                <w:lang w:eastAsia="en-GB"/>
              </w:rPr>
              <w:t>Antenna array spacing (dH,dV,dH,g,dV,g)</w:t>
            </w:r>
          </w:p>
        </w:tc>
        <w:tc>
          <w:tcPr>
            <w:tcW w:w="1971" w:type="pct"/>
            <w:shd w:val="clear" w:color="auto" w:fill="auto"/>
          </w:tcPr>
          <w:p w14:paraId="1AC68579" w14:textId="77777777" w:rsidR="004C2EE1" w:rsidRPr="0054390D" w:rsidRDefault="004C2EE1" w:rsidP="008A0174">
            <w:pPr>
              <w:pStyle w:val="TAL"/>
              <w:rPr>
                <w:sz w:val="16"/>
                <w:szCs w:val="16"/>
                <w:lang w:eastAsia="en-GB"/>
              </w:rPr>
            </w:pPr>
            <w:r w:rsidRPr="0054390D">
              <w:rPr>
                <w:sz w:val="16"/>
                <w:szCs w:val="16"/>
                <w:lang w:eastAsia="en-GB"/>
              </w:rPr>
              <w:t>FFS</w:t>
            </w:r>
          </w:p>
        </w:tc>
        <w:tc>
          <w:tcPr>
            <w:tcW w:w="1798" w:type="pct"/>
            <w:shd w:val="clear" w:color="auto" w:fill="auto"/>
          </w:tcPr>
          <w:p w14:paraId="4CFB460E" w14:textId="77777777" w:rsidR="004C2EE1" w:rsidRPr="0054390D" w:rsidRDefault="004C2EE1" w:rsidP="008A0174">
            <w:pPr>
              <w:pStyle w:val="TAL"/>
              <w:rPr>
                <w:sz w:val="16"/>
                <w:szCs w:val="16"/>
                <w:lang w:eastAsia="en-GB"/>
              </w:rPr>
            </w:pPr>
            <w:r w:rsidRPr="0054390D">
              <w:rPr>
                <w:sz w:val="16"/>
                <w:szCs w:val="16"/>
                <w:lang w:eastAsia="en-GB"/>
              </w:rPr>
              <w:t>FFS</w:t>
            </w:r>
          </w:p>
        </w:tc>
      </w:tr>
      <w:tr w:rsidR="004C2EE1" w:rsidRPr="0054390D" w14:paraId="70E75352" w14:textId="77777777" w:rsidTr="008A0174">
        <w:trPr>
          <w:trHeight w:val="349"/>
        </w:trPr>
        <w:tc>
          <w:tcPr>
            <w:tcW w:w="1231" w:type="pct"/>
            <w:shd w:val="clear" w:color="auto" w:fill="auto"/>
          </w:tcPr>
          <w:p w14:paraId="540276FF" w14:textId="77777777" w:rsidR="004C2EE1" w:rsidRPr="0054390D" w:rsidRDefault="004C2EE1" w:rsidP="008A0174">
            <w:pPr>
              <w:pStyle w:val="TAL"/>
              <w:rPr>
                <w:sz w:val="16"/>
                <w:szCs w:val="16"/>
                <w:lang w:eastAsia="en-GB"/>
              </w:rPr>
            </w:pPr>
            <w:r w:rsidRPr="0054390D">
              <w:rPr>
                <w:sz w:val="16"/>
                <w:szCs w:val="16"/>
                <w:lang w:eastAsia="en-GB"/>
              </w:rPr>
              <w:t>Antenna tilt, deg</w:t>
            </w:r>
          </w:p>
        </w:tc>
        <w:tc>
          <w:tcPr>
            <w:tcW w:w="1971" w:type="pct"/>
            <w:shd w:val="clear" w:color="auto" w:fill="auto"/>
          </w:tcPr>
          <w:p w14:paraId="7D9BF79D" w14:textId="77777777" w:rsidR="004C2EE1" w:rsidRPr="0054390D" w:rsidRDefault="004C2EE1" w:rsidP="008A0174">
            <w:pPr>
              <w:pStyle w:val="TAL"/>
              <w:rPr>
                <w:sz w:val="16"/>
                <w:szCs w:val="16"/>
                <w:lang w:eastAsia="en-GB"/>
              </w:rPr>
            </w:pPr>
            <w:r w:rsidRPr="0054390D">
              <w:rPr>
                <w:sz w:val="16"/>
                <w:szCs w:val="16"/>
                <w:lang w:eastAsia="en-GB"/>
              </w:rPr>
              <w:t>FFS</w:t>
            </w:r>
          </w:p>
        </w:tc>
        <w:tc>
          <w:tcPr>
            <w:tcW w:w="1798" w:type="pct"/>
            <w:shd w:val="clear" w:color="auto" w:fill="auto"/>
          </w:tcPr>
          <w:p w14:paraId="63774036" w14:textId="77777777" w:rsidR="004C2EE1" w:rsidRPr="0054390D" w:rsidRDefault="004C2EE1" w:rsidP="008A0174">
            <w:pPr>
              <w:pStyle w:val="TAL"/>
              <w:rPr>
                <w:sz w:val="16"/>
                <w:szCs w:val="16"/>
                <w:lang w:eastAsia="en-GB"/>
              </w:rPr>
            </w:pPr>
            <w:r w:rsidRPr="0054390D">
              <w:rPr>
                <w:sz w:val="16"/>
                <w:szCs w:val="16"/>
                <w:lang w:eastAsia="en-GB"/>
              </w:rPr>
              <w:t>FFS</w:t>
            </w:r>
          </w:p>
        </w:tc>
      </w:tr>
    </w:tbl>
    <w:p w14:paraId="75746CB8" w14:textId="77777777" w:rsidR="004C2EE1" w:rsidRPr="004C2EE1" w:rsidRDefault="004C2EE1" w:rsidP="00C5556C">
      <w:pPr>
        <w:ind w:left="1440" w:hanging="1440"/>
        <w:rPr>
          <w:rFonts w:ascii="Times New Roman" w:hAnsi="Times New Roman"/>
          <w:szCs w:val="20"/>
          <w:lang w:eastAsia="x-none"/>
        </w:rPr>
      </w:pPr>
    </w:p>
    <w:p w14:paraId="0E7BB978" w14:textId="77777777" w:rsidR="004C2EE1" w:rsidRPr="004C2EE1" w:rsidRDefault="004C2EE1" w:rsidP="00C5556C">
      <w:pPr>
        <w:ind w:left="1440" w:hanging="1440"/>
        <w:rPr>
          <w:rFonts w:ascii="Times New Roman" w:hAnsi="Times New Roman"/>
          <w:szCs w:val="20"/>
          <w:lang w:eastAsia="x-none"/>
        </w:rPr>
      </w:pPr>
      <w:r w:rsidRPr="004C2EE1">
        <w:rPr>
          <w:rFonts w:ascii="Times New Roman" w:hAnsi="Times New Roman"/>
          <w:szCs w:val="20"/>
          <w:highlight w:val="green"/>
          <w:lang w:eastAsia="x-none"/>
        </w:rPr>
        <w:t>Agreements</w:t>
      </w:r>
      <w:r w:rsidRPr="004C2EE1">
        <w:rPr>
          <w:rFonts w:ascii="Times New Roman" w:hAnsi="Times New Roman"/>
          <w:szCs w:val="20"/>
          <w:lang w:eastAsia="x-none"/>
        </w:rPr>
        <w:t>:</w:t>
      </w:r>
    </w:p>
    <w:p w14:paraId="3B86F65A" w14:textId="77777777" w:rsidR="004C2EE1" w:rsidRPr="004C2EE1" w:rsidRDefault="004C2EE1" w:rsidP="00C5556C">
      <w:pPr>
        <w:adjustRightInd w:val="0"/>
        <w:snapToGrid w:val="0"/>
        <w:ind w:left="720" w:hanging="720"/>
        <w:jc w:val="center"/>
        <w:rPr>
          <w:rFonts w:ascii="Times New Roman" w:eastAsia="Times New Roman" w:hAnsi="Times New Roman"/>
          <w:bCs/>
          <w:szCs w:val="20"/>
        </w:rPr>
      </w:pPr>
      <w:r w:rsidRPr="004C2EE1">
        <w:rPr>
          <w:rFonts w:ascii="Times New Roman" w:eastAsia="Times New Roman" w:hAnsi="Times New Roman"/>
          <w:bCs/>
          <w:color w:val="000000"/>
          <w:szCs w:val="20"/>
          <w:lang w:val="x-none"/>
        </w:rPr>
        <w:t xml:space="preserve">Antenna element pattern for pedestrian UE </w:t>
      </w:r>
    </w:p>
    <w:tbl>
      <w:tblPr>
        <w:tblW w:w="48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9"/>
        <w:gridCol w:w="1284"/>
        <w:gridCol w:w="6567"/>
      </w:tblGrid>
      <w:tr w:rsidR="004C2EE1" w:rsidRPr="0054390D" w14:paraId="5990316D" w14:textId="77777777" w:rsidTr="008A0174">
        <w:trPr>
          <w:trHeight w:val="88"/>
        </w:trPr>
        <w:tc>
          <w:tcPr>
            <w:tcW w:w="1098" w:type="pct"/>
            <w:vMerge w:val="restart"/>
            <w:shd w:val="clear" w:color="auto" w:fill="D9D9D9"/>
          </w:tcPr>
          <w:p w14:paraId="43A5B8A8" w14:textId="77777777" w:rsidR="004C2EE1" w:rsidRPr="0054390D" w:rsidRDefault="004C2EE1" w:rsidP="008A0174">
            <w:pPr>
              <w:pStyle w:val="TAH"/>
              <w:rPr>
                <w:rFonts w:eastAsia="SimSun" w:cs="Arial"/>
                <w:sz w:val="16"/>
                <w:szCs w:val="16"/>
              </w:rPr>
            </w:pPr>
          </w:p>
        </w:tc>
        <w:tc>
          <w:tcPr>
            <w:tcW w:w="3902" w:type="pct"/>
            <w:gridSpan w:val="2"/>
            <w:shd w:val="clear" w:color="auto" w:fill="D9D9D9"/>
          </w:tcPr>
          <w:p w14:paraId="47A9D654" w14:textId="77777777" w:rsidR="004C2EE1" w:rsidRPr="0054390D" w:rsidRDefault="004C2EE1" w:rsidP="008A0174">
            <w:pPr>
              <w:pStyle w:val="TAH"/>
              <w:rPr>
                <w:rFonts w:eastAsia="SimSun" w:cs="Arial"/>
                <w:sz w:val="16"/>
                <w:szCs w:val="16"/>
              </w:rPr>
            </w:pPr>
            <w:r w:rsidRPr="0054390D">
              <w:rPr>
                <w:rFonts w:eastAsia="SimSun" w:cs="Arial"/>
                <w:sz w:val="16"/>
                <w:szCs w:val="16"/>
              </w:rPr>
              <w:t>Pedestrian UE</w:t>
            </w:r>
          </w:p>
        </w:tc>
      </w:tr>
      <w:tr w:rsidR="004C2EE1" w:rsidRPr="0054390D" w14:paraId="602B4577" w14:textId="77777777" w:rsidTr="008A0174">
        <w:trPr>
          <w:trHeight w:val="88"/>
        </w:trPr>
        <w:tc>
          <w:tcPr>
            <w:tcW w:w="1098" w:type="pct"/>
            <w:vMerge/>
            <w:shd w:val="clear" w:color="auto" w:fill="D9D9D9"/>
          </w:tcPr>
          <w:p w14:paraId="0BC5056E" w14:textId="77777777" w:rsidR="004C2EE1" w:rsidRPr="0054390D" w:rsidRDefault="004C2EE1" w:rsidP="008A0174">
            <w:pPr>
              <w:pStyle w:val="TAH"/>
              <w:rPr>
                <w:rFonts w:eastAsia="SimSun" w:cs="Arial"/>
                <w:sz w:val="16"/>
                <w:szCs w:val="16"/>
              </w:rPr>
            </w:pPr>
          </w:p>
        </w:tc>
        <w:tc>
          <w:tcPr>
            <w:tcW w:w="638" w:type="pct"/>
            <w:shd w:val="clear" w:color="auto" w:fill="D9D9D9"/>
          </w:tcPr>
          <w:p w14:paraId="206E16D8" w14:textId="77777777" w:rsidR="004C2EE1" w:rsidRPr="0054390D" w:rsidRDefault="004C2EE1" w:rsidP="008A0174">
            <w:pPr>
              <w:pStyle w:val="TAH"/>
              <w:rPr>
                <w:rFonts w:eastAsia="SimSun" w:cs="Arial"/>
                <w:sz w:val="16"/>
                <w:szCs w:val="16"/>
              </w:rPr>
            </w:pPr>
            <w:r w:rsidRPr="0054390D">
              <w:rPr>
                <w:rFonts w:eastAsia="SimSun" w:cs="Arial"/>
                <w:sz w:val="16"/>
                <w:szCs w:val="16"/>
              </w:rPr>
              <w:t>For 6 GHz</w:t>
            </w:r>
          </w:p>
        </w:tc>
        <w:tc>
          <w:tcPr>
            <w:tcW w:w="3264" w:type="pct"/>
            <w:shd w:val="clear" w:color="auto" w:fill="D9D9D9"/>
          </w:tcPr>
          <w:p w14:paraId="3A6F13B1" w14:textId="77777777" w:rsidR="004C2EE1" w:rsidRPr="0054390D" w:rsidRDefault="004C2EE1" w:rsidP="008A0174">
            <w:pPr>
              <w:pStyle w:val="TAH"/>
              <w:rPr>
                <w:rFonts w:eastAsia="SimSun" w:cs="Arial"/>
                <w:sz w:val="16"/>
                <w:szCs w:val="16"/>
              </w:rPr>
            </w:pPr>
            <w:r w:rsidRPr="0054390D">
              <w:rPr>
                <w:rFonts w:eastAsia="SimSun" w:cs="Arial"/>
                <w:sz w:val="16"/>
                <w:szCs w:val="16"/>
              </w:rPr>
              <w:t>For 63 GHz</w:t>
            </w:r>
          </w:p>
          <w:p w14:paraId="5253421E" w14:textId="77777777" w:rsidR="004C2EE1" w:rsidRPr="0054390D" w:rsidRDefault="004C2EE1" w:rsidP="008A0174">
            <w:pPr>
              <w:pStyle w:val="TAH"/>
              <w:rPr>
                <w:rFonts w:eastAsia="SimSun" w:cs="Arial"/>
                <w:sz w:val="16"/>
                <w:szCs w:val="16"/>
              </w:rPr>
            </w:pPr>
          </w:p>
          <w:p w14:paraId="5F1C6A6A" w14:textId="77777777" w:rsidR="004C2EE1" w:rsidRPr="0054390D" w:rsidRDefault="004C2EE1" w:rsidP="008A0174">
            <w:pPr>
              <w:pStyle w:val="TAH"/>
              <w:rPr>
                <w:rFonts w:eastAsia="SimSun" w:cs="Arial"/>
                <w:sz w:val="16"/>
                <w:szCs w:val="16"/>
              </w:rPr>
            </w:pPr>
            <w:r w:rsidRPr="0054390D">
              <w:rPr>
                <w:rFonts w:eastAsia="SimSun" w:cs="Arial"/>
                <w:sz w:val="16"/>
                <w:szCs w:val="16"/>
              </w:rPr>
              <w:t>(according to the UE antenna radiation pattern parameters specified in Table A.2.1-</w:t>
            </w:r>
            <w:r w:rsidRPr="0054390D">
              <w:rPr>
                <w:rFonts w:cs="Arial"/>
                <w:sz w:val="16"/>
                <w:szCs w:val="16"/>
              </w:rPr>
              <w:t>8</w:t>
            </w:r>
            <w:r w:rsidRPr="0054390D">
              <w:rPr>
                <w:rFonts w:eastAsia="SimSun" w:cs="Arial"/>
                <w:sz w:val="16"/>
                <w:szCs w:val="16"/>
              </w:rPr>
              <w:t xml:space="preserve"> of TR 38.802)</w:t>
            </w:r>
          </w:p>
        </w:tc>
      </w:tr>
      <w:tr w:rsidR="004C2EE1" w:rsidRPr="0054390D" w14:paraId="4F07F07D" w14:textId="77777777" w:rsidTr="008A0174">
        <w:trPr>
          <w:trHeight w:val="437"/>
        </w:trPr>
        <w:tc>
          <w:tcPr>
            <w:tcW w:w="1098" w:type="pct"/>
            <w:shd w:val="clear" w:color="auto" w:fill="FFFFFF"/>
          </w:tcPr>
          <w:p w14:paraId="7714C1B7" w14:textId="77777777" w:rsidR="004C2EE1" w:rsidRPr="0054390D" w:rsidRDefault="004C2EE1" w:rsidP="008A0174">
            <w:pPr>
              <w:pStyle w:val="TAL"/>
              <w:rPr>
                <w:rFonts w:cs="Arial"/>
                <w:sz w:val="16"/>
                <w:szCs w:val="16"/>
              </w:rPr>
            </w:pPr>
            <w:r w:rsidRPr="0054390D">
              <w:rPr>
                <w:rFonts w:cs="Arial"/>
                <w:sz w:val="16"/>
                <w:szCs w:val="16"/>
              </w:rPr>
              <w:t>Antenna element gain vertical pattern</w:t>
            </w:r>
          </w:p>
        </w:tc>
        <w:tc>
          <w:tcPr>
            <w:tcW w:w="638" w:type="pct"/>
            <w:vMerge w:val="restart"/>
            <w:shd w:val="clear" w:color="auto" w:fill="auto"/>
            <w:vAlign w:val="center"/>
          </w:tcPr>
          <w:p w14:paraId="7258815D" w14:textId="77777777" w:rsidR="004C2EE1" w:rsidRPr="0054390D" w:rsidRDefault="004C2EE1" w:rsidP="008A0174">
            <w:pPr>
              <w:pStyle w:val="TAL"/>
              <w:rPr>
                <w:rFonts w:eastAsia="MS Mincho" w:cs="Arial"/>
                <w:sz w:val="16"/>
                <w:szCs w:val="16"/>
                <w:lang w:eastAsia="en-GB"/>
              </w:rPr>
            </w:pPr>
            <w:r w:rsidRPr="0054390D">
              <w:rPr>
                <w:rFonts w:eastAsia="MS Mincho" w:cs="Arial"/>
                <w:sz w:val="16"/>
                <w:szCs w:val="16"/>
                <w:lang w:eastAsia="en-GB"/>
              </w:rPr>
              <w:t>Omni-directional</w:t>
            </w:r>
          </w:p>
        </w:tc>
        <w:tc>
          <w:tcPr>
            <w:tcW w:w="3264" w:type="pct"/>
            <w:shd w:val="clear" w:color="auto" w:fill="auto"/>
            <w:vAlign w:val="center"/>
          </w:tcPr>
          <w:p w14:paraId="4867BE9A" w14:textId="77777777" w:rsidR="004C2EE1" w:rsidRPr="0054390D" w:rsidRDefault="00603E09" w:rsidP="00C5556C">
            <w:pPr>
              <w:keepNext/>
              <w:keepLines/>
              <w:overflowPunct w:val="0"/>
              <w:adjustRightInd w:val="0"/>
              <w:ind w:left="720" w:hanging="720"/>
              <w:jc w:val="center"/>
              <w:textAlignment w:val="baseline"/>
              <w:rPr>
                <w:rFonts w:ascii="Arial" w:eastAsia="SimSun" w:hAnsi="Arial" w:cs="Arial"/>
                <w:sz w:val="16"/>
                <w:szCs w:val="16"/>
                <w:lang w:eastAsia="ja-JP"/>
              </w:rPr>
            </w:pPr>
            <w:r>
              <w:rPr>
                <w:rFonts w:ascii="Arial" w:hAnsi="Arial" w:cs="Arial"/>
                <w:position w:val="-38"/>
                <w:sz w:val="16"/>
                <w:szCs w:val="16"/>
                <w:lang w:eastAsia="ja-JP"/>
              </w:rPr>
              <w:pict w14:anchorId="69B7FD27">
                <v:shape id="_x0000_i1395" type="#_x0000_t75" style="width:212.4pt;height:33pt">
                  <v:imagedata r:id="rId2293" o:title=""/>
                </v:shape>
              </w:pict>
            </w:r>
          </w:p>
        </w:tc>
      </w:tr>
      <w:tr w:rsidR="004C2EE1" w:rsidRPr="0054390D" w14:paraId="6AE6106E" w14:textId="77777777" w:rsidTr="008A0174">
        <w:trPr>
          <w:trHeight w:val="405"/>
        </w:trPr>
        <w:tc>
          <w:tcPr>
            <w:tcW w:w="1098" w:type="pct"/>
            <w:shd w:val="clear" w:color="auto" w:fill="FFFFFF"/>
          </w:tcPr>
          <w:p w14:paraId="7EA1BD61" w14:textId="77777777" w:rsidR="004C2EE1" w:rsidRPr="0054390D" w:rsidRDefault="004C2EE1" w:rsidP="008A0174">
            <w:pPr>
              <w:pStyle w:val="TAL"/>
              <w:rPr>
                <w:rFonts w:cs="Arial"/>
                <w:sz w:val="16"/>
                <w:szCs w:val="16"/>
              </w:rPr>
            </w:pPr>
            <w:r w:rsidRPr="0054390D">
              <w:rPr>
                <w:rFonts w:cs="Arial"/>
                <w:sz w:val="16"/>
                <w:szCs w:val="16"/>
              </w:rPr>
              <w:t>Antenna element gain horizontal pattern</w:t>
            </w:r>
          </w:p>
        </w:tc>
        <w:tc>
          <w:tcPr>
            <w:tcW w:w="638" w:type="pct"/>
            <w:vMerge/>
            <w:shd w:val="clear" w:color="auto" w:fill="auto"/>
          </w:tcPr>
          <w:p w14:paraId="1DEB2781" w14:textId="77777777" w:rsidR="004C2EE1" w:rsidRPr="0054390D" w:rsidRDefault="004C2EE1" w:rsidP="008A0174">
            <w:pPr>
              <w:pStyle w:val="TAL"/>
              <w:rPr>
                <w:rFonts w:eastAsia="MS Mincho" w:cs="Arial"/>
                <w:sz w:val="16"/>
                <w:szCs w:val="16"/>
                <w:lang w:eastAsia="en-GB"/>
              </w:rPr>
            </w:pPr>
          </w:p>
        </w:tc>
        <w:tc>
          <w:tcPr>
            <w:tcW w:w="3264" w:type="pct"/>
            <w:shd w:val="clear" w:color="auto" w:fill="auto"/>
          </w:tcPr>
          <w:p w14:paraId="61573DAD" w14:textId="77777777" w:rsidR="004C2EE1" w:rsidRPr="0054390D" w:rsidRDefault="00603E09" w:rsidP="00C5556C">
            <w:pPr>
              <w:keepNext/>
              <w:keepLines/>
              <w:overflowPunct w:val="0"/>
              <w:adjustRightInd w:val="0"/>
              <w:ind w:left="720" w:hanging="720"/>
              <w:jc w:val="center"/>
              <w:textAlignment w:val="baseline"/>
              <w:rPr>
                <w:rFonts w:ascii="Arial" w:eastAsia="SimSun" w:hAnsi="Arial" w:cs="Arial"/>
                <w:sz w:val="16"/>
                <w:szCs w:val="16"/>
                <w:lang w:eastAsia="ja-JP"/>
              </w:rPr>
            </w:pPr>
            <w:r>
              <w:rPr>
                <w:rFonts w:ascii="Arial" w:hAnsi="Arial" w:cs="Arial"/>
                <w:position w:val="-38"/>
                <w:sz w:val="16"/>
                <w:szCs w:val="16"/>
                <w:lang w:eastAsia="ja-JP"/>
              </w:rPr>
              <w:pict w14:anchorId="5277A905">
                <v:shape id="_x0000_i1396" type="#_x0000_t75" style="width:213pt;height:33pt">
                  <v:imagedata r:id="rId2294" o:title=""/>
                </v:shape>
              </w:pict>
            </w:r>
          </w:p>
        </w:tc>
      </w:tr>
      <w:tr w:rsidR="004C2EE1" w:rsidRPr="0054390D" w14:paraId="7652DB86" w14:textId="77777777" w:rsidTr="008A0174">
        <w:trPr>
          <w:trHeight w:val="189"/>
        </w:trPr>
        <w:tc>
          <w:tcPr>
            <w:tcW w:w="1098" w:type="pct"/>
            <w:shd w:val="clear" w:color="auto" w:fill="FFFFFF"/>
          </w:tcPr>
          <w:p w14:paraId="17112C19" w14:textId="77777777" w:rsidR="004C2EE1" w:rsidRPr="0054390D" w:rsidRDefault="004C2EE1" w:rsidP="008A0174">
            <w:pPr>
              <w:pStyle w:val="TAL"/>
              <w:rPr>
                <w:rFonts w:cs="Arial"/>
                <w:sz w:val="16"/>
                <w:szCs w:val="16"/>
              </w:rPr>
            </w:pPr>
            <w:r w:rsidRPr="0054390D">
              <w:rPr>
                <w:rFonts w:cs="Arial"/>
                <w:sz w:val="16"/>
                <w:szCs w:val="16"/>
              </w:rPr>
              <w:t xml:space="preserve">Pattern combining method for 3D </w:t>
            </w:r>
          </w:p>
        </w:tc>
        <w:tc>
          <w:tcPr>
            <w:tcW w:w="638" w:type="pct"/>
            <w:vMerge/>
            <w:shd w:val="clear" w:color="auto" w:fill="auto"/>
          </w:tcPr>
          <w:p w14:paraId="08D5705C" w14:textId="77777777" w:rsidR="004C2EE1" w:rsidRPr="0054390D" w:rsidRDefault="004C2EE1" w:rsidP="008A0174">
            <w:pPr>
              <w:pStyle w:val="TAL"/>
              <w:rPr>
                <w:rFonts w:eastAsia="MS Mincho" w:cs="Arial"/>
                <w:sz w:val="16"/>
                <w:szCs w:val="16"/>
                <w:lang w:eastAsia="en-GB"/>
              </w:rPr>
            </w:pPr>
          </w:p>
        </w:tc>
        <w:tc>
          <w:tcPr>
            <w:tcW w:w="3264" w:type="pct"/>
            <w:shd w:val="clear" w:color="auto" w:fill="auto"/>
          </w:tcPr>
          <w:p w14:paraId="7F443284" w14:textId="77777777" w:rsidR="004C2EE1" w:rsidRPr="0054390D" w:rsidRDefault="00603E09" w:rsidP="00C5556C">
            <w:pPr>
              <w:keepNext/>
              <w:keepLines/>
              <w:overflowPunct w:val="0"/>
              <w:adjustRightInd w:val="0"/>
              <w:ind w:left="720" w:hanging="720"/>
              <w:jc w:val="center"/>
              <w:textAlignment w:val="baseline"/>
              <w:rPr>
                <w:rFonts w:ascii="Arial" w:eastAsia="SimSun" w:hAnsi="Arial" w:cs="Arial"/>
                <w:sz w:val="16"/>
                <w:szCs w:val="16"/>
                <w:lang w:eastAsia="ja-JP"/>
              </w:rPr>
            </w:pPr>
            <w:r>
              <w:rPr>
                <w:rFonts w:ascii="Arial" w:hAnsi="Arial" w:cs="Arial"/>
                <w:sz w:val="16"/>
                <w:szCs w:val="16"/>
                <w:lang w:eastAsia="ja-JP"/>
              </w:rPr>
              <w:pict w14:anchorId="539BF537">
                <v:shape id="_x0000_i1397" type="#_x0000_t75" style="width:192pt;height:18pt">
                  <v:imagedata r:id="rId2295" o:title=""/>
                </v:shape>
              </w:pict>
            </w:r>
          </w:p>
        </w:tc>
      </w:tr>
      <w:tr w:rsidR="004C2EE1" w:rsidRPr="0054390D" w14:paraId="524EC203" w14:textId="77777777" w:rsidTr="008A0174">
        <w:trPr>
          <w:trHeight w:val="58"/>
        </w:trPr>
        <w:tc>
          <w:tcPr>
            <w:tcW w:w="1098" w:type="pct"/>
            <w:shd w:val="clear" w:color="auto" w:fill="FFFFFF"/>
          </w:tcPr>
          <w:p w14:paraId="63BCA155" w14:textId="77777777" w:rsidR="004C2EE1" w:rsidRPr="0054390D" w:rsidRDefault="004C2EE1" w:rsidP="008A0174">
            <w:pPr>
              <w:pStyle w:val="TAL"/>
              <w:rPr>
                <w:rFonts w:cs="Arial"/>
                <w:sz w:val="16"/>
                <w:szCs w:val="16"/>
              </w:rPr>
            </w:pPr>
            <w:r w:rsidRPr="0054390D">
              <w:rPr>
                <w:rFonts w:cs="Arial"/>
                <w:sz w:val="16"/>
                <w:szCs w:val="16"/>
              </w:rPr>
              <w:t>Max direct. gain of the antenna element</w:t>
            </w:r>
          </w:p>
        </w:tc>
        <w:tc>
          <w:tcPr>
            <w:tcW w:w="638" w:type="pct"/>
            <w:shd w:val="clear" w:color="auto" w:fill="auto"/>
          </w:tcPr>
          <w:p w14:paraId="56862B3F" w14:textId="77777777" w:rsidR="004C2EE1" w:rsidRPr="0054390D" w:rsidRDefault="004C2EE1" w:rsidP="008A0174">
            <w:pPr>
              <w:pStyle w:val="TAL"/>
              <w:rPr>
                <w:rFonts w:eastAsia="MS Mincho" w:cs="Arial"/>
                <w:sz w:val="16"/>
                <w:szCs w:val="16"/>
                <w:lang w:eastAsia="en-GB"/>
              </w:rPr>
            </w:pPr>
            <w:r w:rsidRPr="0054390D">
              <w:rPr>
                <w:rFonts w:eastAsia="MS Mincho" w:cs="Arial"/>
                <w:sz w:val="16"/>
                <w:szCs w:val="16"/>
                <w:lang w:eastAsia="en-GB"/>
              </w:rPr>
              <w:t>0 dBi</w:t>
            </w:r>
          </w:p>
        </w:tc>
        <w:tc>
          <w:tcPr>
            <w:tcW w:w="3264" w:type="pct"/>
          </w:tcPr>
          <w:p w14:paraId="7435E2E8" w14:textId="77777777" w:rsidR="004C2EE1" w:rsidRPr="0054390D" w:rsidRDefault="004C2EE1" w:rsidP="00C5556C">
            <w:pPr>
              <w:keepNext/>
              <w:keepLines/>
              <w:overflowPunct w:val="0"/>
              <w:adjustRightInd w:val="0"/>
              <w:ind w:left="720" w:hanging="720"/>
              <w:jc w:val="center"/>
              <w:textAlignment w:val="baseline"/>
              <w:rPr>
                <w:rFonts w:ascii="Arial" w:eastAsia="SimSun" w:hAnsi="Arial" w:cs="Arial"/>
                <w:sz w:val="16"/>
                <w:szCs w:val="16"/>
                <w:lang w:eastAsia="ja-JP"/>
              </w:rPr>
            </w:pPr>
            <w:r w:rsidRPr="0054390D">
              <w:rPr>
                <w:rFonts w:ascii="Arial" w:eastAsia="SimSun" w:hAnsi="Arial" w:cs="Arial"/>
                <w:sz w:val="16"/>
                <w:szCs w:val="16"/>
                <w:lang w:eastAsia="ja-JP"/>
              </w:rPr>
              <w:t>5 dBi</w:t>
            </w:r>
          </w:p>
        </w:tc>
      </w:tr>
    </w:tbl>
    <w:p w14:paraId="3275BDF0" w14:textId="77777777" w:rsidR="004C2EE1" w:rsidRPr="008A0174" w:rsidRDefault="004C2EE1" w:rsidP="00C5556C">
      <w:pPr>
        <w:ind w:left="720" w:hanging="720"/>
        <w:rPr>
          <w:rFonts w:ascii="Times New Roman" w:hAnsi="Times New Roman"/>
          <w:szCs w:val="20"/>
          <w:lang w:val="x-none"/>
        </w:rPr>
      </w:pPr>
    </w:p>
    <w:p w14:paraId="6A0479A6" w14:textId="77777777" w:rsidR="004C2EE1" w:rsidRPr="004C2EE1" w:rsidRDefault="004C2EE1" w:rsidP="00C5556C">
      <w:pPr>
        <w:adjustRightInd w:val="0"/>
        <w:snapToGrid w:val="0"/>
        <w:ind w:left="720" w:hanging="720"/>
        <w:jc w:val="center"/>
        <w:rPr>
          <w:rFonts w:ascii="Times New Roman" w:eastAsia="Times New Roman" w:hAnsi="Times New Roman"/>
          <w:bCs/>
          <w:szCs w:val="20"/>
        </w:rPr>
      </w:pPr>
      <w:r w:rsidRPr="004C2EE1">
        <w:rPr>
          <w:rFonts w:ascii="Times New Roman" w:eastAsia="Times New Roman" w:hAnsi="Times New Roman"/>
          <w:bCs/>
          <w:color w:val="000000"/>
          <w:szCs w:val="20"/>
          <w:lang w:val="x-none"/>
        </w:rPr>
        <w:t>Antenna array configuration for pedestrian UE</w:t>
      </w:r>
    </w:p>
    <w:tbl>
      <w:tblPr>
        <w:tblW w:w="48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8"/>
        <w:gridCol w:w="3370"/>
        <w:gridCol w:w="4008"/>
      </w:tblGrid>
      <w:tr w:rsidR="004C2EE1" w:rsidRPr="0054390D" w14:paraId="3EE084B9" w14:textId="77777777" w:rsidTr="00C5556C">
        <w:trPr>
          <w:trHeight w:val="248"/>
        </w:trPr>
        <w:tc>
          <w:tcPr>
            <w:tcW w:w="1335" w:type="pct"/>
            <w:vMerge w:val="restart"/>
            <w:shd w:val="clear" w:color="auto" w:fill="D9D9D9"/>
          </w:tcPr>
          <w:p w14:paraId="48BBD0DC" w14:textId="77777777" w:rsidR="004C2EE1" w:rsidRPr="0054390D" w:rsidRDefault="004C2EE1" w:rsidP="008A0174">
            <w:pPr>
              <w:pStyle w:val="TAH"/>
              <w:rPr>
                <w:rFonts w:eastAsia="SimSun"/>
                <w:sz w:val="16"/>
                <w:szCs w:val="16"/>
              </w:rPr>
            </w:pPr>
          </w:p>
        </w:tc>
        <w:tc>
          <w:tcPr>
            <w:tcW w:w="3665" w:type="pct"/>
            <w:gridSpan w:val="2"/>
            <w:shd w:val="clear" w:color="auto" w:fill="D9D9D9"/>
          </w:tcPr>
          <w:p w14:paraId="684875EA" w14:textId="77777777" w:rsidR="004C2EE1" w:rsidRPr="0054390D" w:rsidRDefault="004C2EE1" w:rsidP="008A0174">
            <w:pPr>
              <w:pStyle w:val="TAH"/>
              <w:rPr>
                <w:rFonts w:eastAsia="SimSun"/>
                <w:sz w:val="16"/>
                <w:szCs w:val="16"/>
              </w:rPr>
            </w:pPr>
            <w:r w:rsidRPr="0054390D">
              <w:rPr>
                <w:rFonts w:eastAsia="SimSun"/>
                <w:sz w:val="16"/>
                <w:szCs w:val="16"/>
              </w:rPr>
              <w:t>Pedestrian UE</w:t>
            </w:r>
          </w:p>
        </w:tc>
      </w:tr>
      <w:tr w:rsidR="004C2EE1" w:rsidRPr="0054390D" w14:paraId="2D6FEDD7" w14:textId="77777777" w:rsidTr="00C5556C">
        <w:trPr>
          <w:trHeight w:val="248"/>
        </w:trPr>
        <w:tc>
          <w:tcPr>
            <w:tcW w:w="1335" w:type="pct"/>
            <w:vMerge/>
            <w:shd w:val="clear" w:color="auto" w:fill="D9D9D9"/>
          </w:tcPr>
          <w:p w14:paraId="46508A91" w14:textId="77777777" w:rsidR="004C2EE1" w:rsidRPr="0054390D" w:rsidRDefault="004C2EE1" w:rsidP="008A0174">
            <w:pPr>
              <w:pStyle w:val="TAH"/>
              <w:rPr>
                <w:rFonts w:eastAsia="SimSun"/>
                <w:sz w:val="16"/>
                <w:szCs w:val="16"/>
              </w:rPr>
            </w:pPr>
          </w:p>
        </w:tc>
        <w:tc>
          <w:tcPr>
            <w:tcW w:w="1674" w:type="pct"/>
            <w:shd w:val="clear" w:color="auto" w:fill="D9D9D9"/>
          </w:tcPr>
          <w:p w14:paraId="3BA3E228" w14:textId="56170E07" w:rsidR="004C2EE1" w:rsidRPr="0054390D" w:rsidRDefault="008A0174" w:rsidP="008A0174">
            <w:pPr>
              <w:pStyle w:val="TAH"/>
              <w:rPr>
                <w:rFonts w:eastAsia="SimSun"/>
                <w:sz w:val="16"/>
                <w:szCs w:val="16"/>
              </w:rPr>
            </w:pPr>
            <w:r w:rsidRPr="0054390D">
              <w:rPr>
                <w:rFonts w:eastAsia="SimSun"/>
                <w:sz w:val="16"/>
                <w:szCs w:val="16"/>
              </w:rPr>
              <w:t>For 6 GHz</w:t>
            </w:r>
          </w:p>
        </w:tc>
        <w:tc>
          <w:tcPr>
            <w:tcW w:w="1991" w:type="pct"/>
            <w:shd w:val="clear" w:color="auto" w:fill="D9D9D9"/>
          </w:tcPr>
          <w:p w14:paraId="1927F85E" w14:textId="77777777" w:rsidR="004C2EE1" w:rsidRPr="0054390D" w:rsidRDefault="004C2EE1" w:rsidP="008A0174">
            <w:pPr>
              <w:pStyle w:val="TAH"/>
              <w:rPr>
                <w:rFonts w:eastAsia="SimSun"/>
                <w:sz w:val="16"/>
                <w:szCs w:val="16"/>
              </w:rPr>
            </w:pPr>
            <w:r w:rsidRPr="0054390D">
              <w:rPr>
                <w:rFonts w:eastAsia="SimSun"/>
                <w:sz w:val="16"/>
                <w:szCs w:val="16"/>
              </w:rPr>
              <w:t>For 63 GHz</w:t>
            </w:r>
          </w:p>
        </w:tc>
      </w:tr>
      <w:tr w:rsidR="004C2EE1" w:rsidRPr="0054390D" w14:paraId="78DC0377" w14:textId="77777777" w:rsidTr="00C5556C">
        <w:trPr>
          <w:trHeight w:val="339"/>
        </w:trPr>
        <w:tc>
          <w:tcPr>
            <w:tcW w:w="1335" w:type="pct"/>
            <w:shd w:val="clear" w:color="auto" w:fill="auto"/>
          </w:tcPr>
          <w:p w14:paraId="3A0413B8" w14:textId="77777777" w:rsidR="004C2EE1" w:rsidRPr="0054390D" w:rsidRDefault="004C2EE1" w:rsidP="008A0174">
            <w:pPr>
              <w:pStyle w:val="TAL"/>
              <w:rPr>
                <w:sz w:val="16"/>
                <w:szCs w:val="16"/>
              </w:rPr>
            </w:pPr>
            <w:r w:rsidRPr="0054390D">
              <w:rPr>
                <w:sz w:val="16"/>
                <w:szCs w:val="16"/>
              </w:rPr>
              <w:t>TXRU mapping</w:t>
            </w:r>
          </w:p>
        </w:tc>
        <w:tc>
          <w:tcPr>
            <w:tcW w:w="1674" w:type="pct"/>
            <w:shd w:val="clear" w:color="auto" w:fill="auto"/>
          </w:tcPr>
          <w:p w14:paraId="49753FAD" w14:textId="77777777" w:rsidR="004C2EE1" w:rsidRPr="0054390D" w:rsidRDefault="004C2EE1" w:rsidP="008A0174">
            <w:pPr>
              <w:pStyle w:val="TAL"/>
              <w:rPr>
                <w:rFonts w:eastAsia="MS Mincho"/>
                <w:sz w:val="16"/>
                <w:szCs w:val="16"/>
                <w:lang w:eastAsia="ja-JP"/>
              </w:rPr>
            </w:pPr>
            <w:r w:rsidRPr="0054390D">
              <w:rPr>
                <w:rFonts w:eastAsia="Calibri"/>
                <w:sz w:val="16"/>
                <w:szCs w:val="16"/>
              </w:rPr>
              <w:t>Up to proponents decision</w:t>
            </w:r>
          </w:p>
        </w:tc>
        <w:tc>
          <w:tcPr>
            <w:tcW w:w="1991" w:type="pct"/>
            <w:shd w:val="clear" w:color="auto" w:fill="auto"/>
          </w:tcPr>
          <w:p w14:paraId="3218B4C7" w14:textId="77777777" w:rsidR="004C2EE1" w:rsidRPr="0054390D" w:rsidRDefault="004C2EE1" w:rsidP="008A0174">
            <w:pPr>
              <w:pStyle w:val="TAL"/>
              <w:rPr>
                <w:rFonts w:eastAsia="MS Mincho"/>
                <w:sz w:val="16"/>
                <w:szCs w:val="16"/>
                <w:lang w:eastAsia="ja-JP"/>
              </w:rPr>
            </w:pPr>
            <w:r w:rsidRPr="0054390D">
              <w:rPr>
                <w:rFonts w:eastAsia="Calibri"/>
                <w:sz w:val="16"/>
                <w:szCs w:val="16"/>
              </w:rPr>
              <w:t>Up to proponents decision</w:t>
            </w:r>
          </w:p>
        </w:tc>
      </w:tr>
      <w:tr w:rsidR="004C2EE1" w:rsidRPr="0054390D" w14:paraId="29D364FD" w14:textId="77777777" w:rsidTr="00C5556C">
        <w:trPr>
          <w:trHeight w:val="659"/>
        </w:trPr>
        <w:tc>
          <w:tcPr>
            <w:tcW w:w="1335" w:type="pct"/>
            <w:shd w:val="clear" w:color="auto" w:fill="auto"/>
          </w:tcPr>
          <w:p w14:paraId="2B7DEFE2" w14:textId="77777777" w:rsidR="004C2EE1" w:rsidRPr="0054390D" w:rsidRDefault="004C2EE1" w:rsidP="008A0174">
            <w:pPr>
              <w:pStyle w:val="TAL"/>
              <w:rPr>
                <w:sz w:val="16"/>
                <w:szCs w:val="16"/>
              </w:rPr>
            </w:pPr>
            <w:r w:rsidRPr="0054390D">
              <w:rPr>
                <w:sz w:val="16"/>
                <w:szCs w:val="16"/>
              </w:rPr>
              <w:t>Number of antenna elements across all panels</w:t>
            </w:r>
          </w:p>
        </w:tc>
        <w:tc>
          <w:tcPr>
            <w:tcW w:w="1674" w:type="pct"/>
            <w:shd w:val="clear" w:color="auto" w:fill="auto"/>
          </w:tcPr>
          <w:p w14:paraId="19686A20" w14:textId="77777777" w:rsidR="004C2EE1" w:rsidRPr="0054390D" w:rsidRDefault="004C2EE1" w:rsidP="008A0174">
            <w:pPr>
              <w:pStyle w:val="TAL"/>
              <w:rPr>
                <w:sz w:val="16"/>
                <w:szCs w:val="16"/>
              </w:rPr>
            </w:pPr>
            <w:r w:rsidRPr="0054390D">
              <w:rPr>
                <w:sz w:val="16"/>
                <w:szCs w:val="16"/>
              </w:rPr>
              <w:t xml:space="preserve">Up to 8 Tx /Rx antenna elements </w:t>
            </w:r>
          </w:p>
        </w:tc>
        <w:tc>
          <w:tcPr>
            <w:tcW w:w="1991" w:type="pct"/>
            <w:shd w:val="clear" w:color="auto" w:fill="auto"/>
          </w:tcPr>
          <w:p w14:paraId="55BC09DE" w14:textId="77777777" w:rsidR="004C2EE1" w:rsidRPr="0054390D" w:rsidRDefault="004C2EE1" w:rsidP="008A0174">
            <w:pPr>
              <w:pStyle w:val="TAL"/>
              <w:rPr>
                <w:sz w:val="16"/>
                <w:szCs w:val="16"/>
                <w:lang w:eastAsia="ja-JP"/>
              </w:rPr>
            </w:pPr>
            <w:r w:rsidRPr="0054390D">
              <w:rPr>
                <w:sz w:val="16"/>
                <w:szCs w:val="16"/>
              </w:rPr>
              <w:t>Up to 32 Tx /Rx antenna elements</w:t>
            </w:r>
          </w:p>
        </w:tc>
      </w:tr>
      <w:tr w:rsidR="004C2EE1" w:rsidRPr="0054390D" w14:paraId="3BF11246" w14:textId="77777777" w:rsidTr="00C5556C">
        <w:trPr>
          <w:trHeight w:val="372"/>
        </w:trPr>
        <w:tc>
          <w:tcPr>
            <w:tcW w:w="1335" w:type="pct"/>
            <w:shd w:val="clear" w:color="auto" w:fill="auto"/>
          </w:tcPr>
          <w:p w14:paraId="2DD6017F" w14:textId="77777777" w:rsidR="004C2EE1" w:rsidRPr="0054390D" w:rsidRDefault="004C2EE1" w:rsidP="008A0174">
            <w:pPr>
              <w:pStyle w:val="TAL"/>
              <w:rPr>
                <w:sz w:val="16"/>
                <w:szCs w:val="16"/>
              </w:rPr>
            </w:pPr>
            <w:r w:rsidRPr="0054390D">
              <w:rPr>
                <w:sz w:val="16"/>
                <w:szCs w:val="16"/>
              </w:rPr>
              <w:t>Antenna array configuration</w:t>
            </w:r>
            <w:r w:rsidRPr="0054390D">
              <w:rPr>
                <w:rFonts w:eastAsia="Calibri"/>
                <w:sz w:val="16"/>
                <w:szCs w:val="16"/>
              </w:rPr>
              <w:br/>
              <w:t>(M, N, P, M</w:t>
            </w:r>
            <w:r w:rsidRPr="0054390D">
              <w:rPr>
                <w:rFonts w:eastAsia="Calibri"/>
                <w:sz w:val="16"/>
                <w:szCs w:val="16"/>
                <w:vertAlign w:val="subscript"/>
              </w:rPr>
              <w:t>g</w:t>
            </w:r>
            <w:r w:rsidRPr="0054390D">
              <w:rPr>
                <w:rFonts w:eastAsia="Calibri"/>
                <w:sz w:val="16"/>
                <w:szCs w:val="16"/>
              </w:rPr>
              <w:t>, N</w:t>
            </w:r>
            <w:r w:rsidRPr="0054390D">
              <w:rPr>
                <w:rFonts w:eastAsia="Calibri"/>
                <w:sz w:val="16"/>
                <w:szCs w:val="16"/>
                <w:vertAlign w:val="subscript"/>
              </w:rPr>
              <w:t>g</w:t>
            </w:r>
            <w:r w:rsidRPr="0054390D">
              <w:rPr>
                <w:rFonts w:eastAsia="Calibri"/>
                <w:sz w:val="16"/>
                <w:szCs w:val="16"/>
              </w:rPr>
              <w:t>)</w:t>
            </w:r>
          </w:p>
        </w:tc>
        <w:tc>
          <w:tcPr>
            <w:tcW w:w="1674" w:type="pct"/>
            <w:shd w:val="clear" w:color="auto" w:fill="auto"/>
          </w:tcPr>
          <w:p w14:paraId="060438D6" w14:textId="77777777" w:rsidR="004C2EE1" w:rsidRPr="0054390D" w:rsidRDefault="004C2EE1" w:rsidP="008A0174">
            <w:pPr>
              <w:pStyle w:val="TAL"/>
              <w:rPr>
                <w:sz w:val="16"/>
                <w:szCs w:val="16"/>
                <w:lang w:eastAsia="ja-JP"/>
              </w:rPr>
            </w:pPr>
            <w:r w:rsidRPr="0054390D">
              <w:rPr>
                <w:sz w:val="16"/>
                <w:szCs w:val="16"/>
                <w:lang w:eastAsia="ja-JP"/>
              </w:rPr>
              <w:t>FFS</w:t>
            </w:r>
          </w:p>
          <w:p w14:paraId="6B051918" w14:textId="77777777" w:rsidR="004C2EE1" w:rsidRPr="0054390D" w:rsidRDefault="004C2EE1" w:rsidP="008A0174">
            <w:pPr>
              <w:pStyle w:val="TAL"/>
              <w:rPr>
                <w:sz w:val="16"/>
                <w:szCs w:val="16"/>
                <w:lang w:eastAsia="ja-JP"/>
              </w:rPr>
            </w:pPr>
            <w:r w:rsidRPr="0054390D">
              <w:rPr>
                <w:sz w:val="16"/>
                <w:szCs w:val="16"/>
                <w:lang w:eastAsia="ja-JP"/>
              </w:rPr>
              <w:t xml:space="preserve"> </w:t>
            </w:r>
          </w:p>
          <w:p w14:paraId="3DA0A621" w14:textId="77777777" w:rsidR="004C2EE1" w:rsidRPr="0054390D" w:rsidRDefault="004C2EE1" w:rsidP="008A0174">
            <w:pPr>
              <w:pStyle w:val="TAL"/>
              <w:rPr>
                <w:sz w:val="16"/>
                <w:szCs w:val="16"/>
                <w:lang w:eastAsia="ja-JP"/>
              </w:rPr>
            </w:pPr>
            <w:r w:rsidRPr="0054390D">
              <w:rPr>
                <w:sz w:val="16"/>
                <w:szCs w:val="16"/>
                <w:lang w:eastAsia="ja-JP"/>
              </w:rPr>
              <w:t>TR 38.802, Table A.1.6-1</w:t>
            </w:r>
          </w:p>
        </w:tc>
        <w:tc>
          <w:tcPr>
            <w:tcW w:w="1991" w:type="pct"/>
            <w:shd w:val="clear" w:color="auto" w:fill="auto"/>
          </w:tcPr>
          <w:p w14:paraId="571215EE" w14:textId="77777777" w:rsidR="004C2EE1" w:rsidRPr="0054390D" w:rsidRDefault="004C2EE1" w:rsidP="008A0174">
            <w:pPr>
              <w:pStyle w:val="TAL"/>
              <w:rPr>
                <w:sz w:val="16"/>
                <w:szCs w:val="16"/>
              </w:rPr>
            </w:pPr>
            <w:r w:rsidRPr="0054390D">
              <w:rPr>
                <w:sz w:val="16"/>
                <w:szCs w:val="16"/>
              </w:rPr>
              <w:t>(2, 4, 2, 1, 2)</w:t>
            </w:r>
          </w:p>
          <w:p w14:paraId="6BE03269" w14:textId="77777777" w:rsidR="004C2EE1" w:rsidRPr="0054390D" w:rsidRDefault="004C2EE1" w:rsidP="008A0174">
            <w:pPr>
              <w:pStyle w:val="TAL"/>
              <w:rPr>
                <w:sz w:val="16"/>
                <w:szCs w:val="16"/>
              </w:rPr>
            </w:pPr>
            <w:r w:rsidRPr="0054390D">
              <w:rPr>
                <w:sz w:val="16"/>
                <w:szCs w:val="16"/>
              </w:rPr>
              <w:t>Panel bearing angle: Ω</w:t>
            </w:r>
            <w:r w:rsidRPr="0054390D">
              <w:rPr>
                <w:sz w:val="16"/>
                <w:szCs w:val="16"/>
                <w:vertAlign w:val="subscript"/>
              </w:rPr>
              <w:t>0,1</w:t>
            </w:r>
            <w:r w:rsidRPr="0054390D">
              <w:rPr>
                <w:sz w:val="16"/>
                <w:szCs w:val="16"/>
              </w:rPr>
              <w:t>=Ω</w:t>
            </w:r>
            <w:r w:rsidRPr="0054390D">
              <w:rPr>
                <w:sz w:val="16"/>
                <w:szCs w:val="16"/>
                <w:vertAlign w:val="subscript"/>
              </w:rPr>
              <w:t>0,0</w:t>
            </w:r>
            <w:r w:rsidRPr="0054390D">
              <w:rPr>
                <w:sz w:val="16"/>
                <w:szCs w:val="16"/>
              </w:rPr>
              <w:t>+180°</w:t>
            </w:r>
          </w:p>
          <w:p w14:paraId="12FAD604" w14:textId="77777777" w:rsidR="004C2EE1" w:rsidRPr="0054390D" w:rsidRDefault="004C2EE1" w:rsidP="008A0174">
            <w:pPr>
              <w:pStyle w:val="TAL"/>
              <w:rPr>
                <w:sz w:val="16"/>
                <w:szCs w:val="16"/>
              </w:rPr>
            </w:pPr>
            <w:r w:rsidRPr="0054390D">
              <w:rPr>
                <w:sz w:val="16"/>
                <w:szCs w:val="16"/>
                <w:lang w:eastAsia="ja-JP"/>
              </w:rPr>
              <w:t>TR 38.802, Table A.1.6-2</w:t>
            </w:r>
          </w:p>
        </w:tc>
      </w:tr>
      <w:tr w:rsidR="004C2EE1" w:rsidRPr="0054390D" w14:paraId="52D608A0" w14:textId="77777777" w:rsidTr="00C5556C">
        <w:trPr>
          <w:trHeight w:val="372"/>
        </w:trPr>
        <w:tc>
          <w:tcPr>
            <w:tcW w:w="1335" w:type="pct"/>
            <w:shd w:val="clear" w:color="auto" w:fill="auto"/>
          </w:tcPr>
          <w:p w14:paraId="2A56D176" w14:textId="77777777" w:rsidR="004C2EE1" w:rsidRPr="0054390D" w:rsidRDefault="004C2EE1" w:rsidP="008A0174">
            <w:pPr>
              <w:pStyle w:val="TAL"/>
              <w:rPr>
                <w:sz w:val="16"/>
                <w:szCs w:val="16"/>
              </w:rPr>
            </w:pPr>
            <w:r w:rsidRPr="0054390D">
              <w:rPr>
                <w:sz w:val="16"/>
                <w:szCs w:val="16"/>
              </w:rPr>
              <w:t>Antenna array spacing (d</w:t>
            </w:r>
            <w:r w:rsidRPr="0054390D">
              <w:rPr>
                <w:sz w:val="16"/>
                <w:szCs w:val="16"/>
                <w:vertAlign w:val="subscript"/>
              </w:rPr>
              <w:t>H</w:t>
            </w:r>
            <w:r w:rsidRPr="0054390D">
              <w:rPr>
                <w:sz w:val="16"/>
                <w:szCs w:val="16"/>
              </w:rPr>
              <w:t>,d</w:t>
            </w:r>
            <w:r w:rsidRPr="0054390D">
              <w:rPr>
                <w:sz w:val="16"/>
                <w:szCs w:val="16"/>
                <w:vertAlign w:val="subscript"/>
              </w:rPr>
              <w:t>V</w:t>
            </w:r>
            <w:r w:rsidRPr="0054390D">
              <w:rPr>
                <w:sz w:val="16"/>
                <w:szCs w:val="16"/>
              </w:rPr>
              <w:t>,d</w:t>
            </w:r>
            <w:r w:rsidRPr="0054390D">
              <w:rPr>
                <w:sz w:val="16"/>
                <w:szCs w:val="16"/>
                <w:vertAlign w:val="subscript"/>
              </w:rPr>
              <w:t>H,g</w:t>
            </w:r>
            <w:r w:rsidRPr="0054390D">
              <w:rPr>
                <w:sz w:val="16"/>
                <w:szCs w:val="16"/>
              </w:rPr>
              <w:t>,d</w:t>
            </w:r>
            <w:r w:rsidRPr="0054390D">
              <w:rPr>
                <w:sz w:val="16"/>
                <w:szCs w:val="16"/>
                <w:vertAlign w:val="subscript"/>
              </w:rPr>
              <w:t>V,g</w:t>
            </w:r>
            <w:r w:rsidRPr="0054390D">
              <w:rPr>
                <w:sz w:val="16"/>
                <w:szCs w:val="16"/>
              </w:rPr>
              <w:t>)</w:t>
            </w:r>
          </w:p>
        </w:tc>
        <w:tc>
          <w:tcPr>
            <w:tcW w:w="1674" w:type="pct"/>
            <w:shd w:val="clear" w:color="auto" w:fill="auto"/>
          </w:tcPr>
          <w:p w14:paraId="5FAE6106" w14:textId="77777777" w:rsidR="004C2EE1" w:rsidRPr="0054390D" w:rsidRDefault="004C2EE1" w:rsidP="008A0174">
            <w:pPr>
              <w:pStyle w:val="TAL"/>
              <w:rPr>
                <w:sz w:val="16"/>
                <w:szCs w:val="16"/>
                <w:lang w:eastAsia="ja-JP"/>
              </w:rPr>
            </w:pPr>
            <w:r w:rsidRPr="0054390D">
              <w:rPr>
                <w:sz w:val="16"/>
                <w:szCs w:val="16"/>
              </w:rPr>
              <w:t>(d</w:t>
            </w:r>
            <w:r w:rsidRPr="0054390D">
              <w:rPr>
                <w:sz w:val="16"/>
                <w:szCs w:val="16"/>
                <w:vertAlign w:val="subscript"/>
              </w:rPr>
              <w:t>H</w:t>
            </w:r>
            <w:r w:rsidRPr="0054390D">
              <w:rPr>
                <w:sz w:val="16"/>
                <w:szCs w:val="16"/>
              </w:rPr>
              <w:t>, d</w:t>
            </w:r>
            <w:r w:rsidRPr="0054390D">
              <w:rPr>
                <w:sz w:val="16"/>
                <w:szCs w:val="16"/>
                <w:vertAlign w:val="subscript"/>
              </w:rPr>
              <w:t>V</w:t>
            </w:r>
            <w:r w:rsidRPr="0054390D">
              <w:rPr>
                <w:sz w:val="16"/>
                <w:szCs w:val="16"/>
              </w:rPr>
              <w:t>)</w:t>
            </w:r>
            <w:r w:rsidRPr="0054390D">
              <w:rPr>
                <w:sz w:val="16"/>
                <w:szCs w:val="16"/>
                <w:lang w:eastAsia="ja-JP"/>
              </w:rPr>
              <w:t xml:space="preserve"> = (0.5, 0.5)λ</w:t>
            </w:r>
          </w:p>
          <w:p w14:paraId="3FCD161F" w14:textId="77777777" w:rsidR="004C2EE1" w:rsidRPr="0054390D" w:rsidRDefault="004C2EE1" w:rsidP="008A0174">
            <w:pPr>
              <w:pStyle w:val="TAL"/>
              <w:rPr>
                <w:sz w:val="16"/>
                <w:szCs w:val="16"/>
                <w:lang w:eastAsia="ja-JP"/>
              </w:rPr>
            </w:pPr>
            <w:r w:rsidRPr="0054390D">
              <w:rPr>
                <w:sz w:val="16"/>
                <w:szCs w:val="16"/>
                <w:lang w:eastAsia="ja-JP"/>
              </w:rPr>
              <w:t>TR 38.802, Table A.1.6-1</w:t>
            </w:r>
          </w:p>
        </w:tc>
        <w:tc>
          <w:tcPr>
            <w:tcW w:w="1991" w:type="pct"/>
            <w:shd w:val="clear" w:color="auto" w:fill="auto"/>
          </w:tcPr>
          <w:p w14:paraId="39D66F2A" w14:textId="77777777" w:rsidR="004C2EE1" w:rsidRPr="0054390D" w:rsidRDefault="004C2EE1" w:rsidP="008A0174">
            <w:pPr>
              <w:pStyle w:val="TAL"/>
              <w:rPr>
                <w:sz w:val="16"/>
                <w:szCs w:val="16"/>
              </w:rPr>
            </w:pPr>
            <w:r w:rsidRPr="0054390D">
              <w:rPr>
                <w:sz w:val="16"/>
                <w:szCs w:val="16"/>
              </w:rPr>
              <w:t>(d</w:t>
            </w:r>
            <w:r w:rsidRPr="0054390D">
              <w:rPr>
                <w:sz w:val="16"/>
                <w:szCs w:val="16"/>
                <w:vertAlign w:val="subscript"/>
              </w:rPr>
              <w:t>H</w:t>
            </w:r>
            <w:r w:rsidRPr="0054390D">
              <w:rPr>
                <w:sz w:val="16"/>
                <w:szCs w:val="16"/>
              </w:rPr>
              <w:t>, d</w:t>
            </w:r>
            <w:r w:rsidRPr="0054390D">
              <w:rPr>
                <w:sz w:val="16"/>
                <w:szCs w:val="16"/>
                <w:vertAlign w:val="subscript"/>
              </w:rPr>
              <w:t>V</w:t>
            </w:r>
            <w:r w:rsidRPr="0054390D">
              <w:rPr>
                <w:sz w:val="16"/>
                <w:szCs w:val="16"/>
              </w:rPr>
              <w:t>) = (0.5, 0.5)λ; (d</w:t>
            </w:r>
            <w:r w:rsidRPr="0054390D">
              <w:rPr>
                <w:sz w:val="16"/>
                <w:szCs w:val="16"/>
                <w:vertAlign w:val="subscript"/>
              </w:rPr>
              <w:t>H,g</w:t>
            </w:r>
            <w:r w:rsidRPr="0054390D">
              <w:rPr>
                <w:sz w:val="16"/>
                <w:szCs w:val="16"/>
              </w:rPr>
              <w:t>, d</w:t>
            </w:r>
            <w:r w:rsidRPr="0054390D">
              <w:rPr>
                <w:sz w:val="16"/>
                <w:szCs w:val="16"/>
                <w:vertAlign w:val="subscript"/>
              </w:rPr>
              <w:t>V,g</w:t>
            </w:r>
            <w:r w:rsidRPr="0054390D">
              <w:rPr>
                <w:sz w:val="16"/>
                <w:szCs w:val="16"/>
              </w:rPr>
              <w:t>) = (0, 0)λ</w:t>
            </w:r>
          </w:p>
          <w:p w14:paraId="7273782B" w14:textId="77777777" w:rsidR="004C2EE1" w:rsidRPr="0054390D" w:rsidRDefault="004C2EE1" w:rsidP="008A0174">
            <w:pPr>
              <w:pStyle w:val="TAL"/>
              <w:rPr>
                <w:sz w:val="16"/>
                <w:szCs w:val="16"/>
              </w:rPr>
            </w:pPr>
            <w:r w:rsidRPr="0054390D">
              <w:rPr>
                <w:sz w:val="16"/>
                <w:szCs w:val="16"/>
                <w:lang w:eastAsia="ja-JP"/>
              </w:rPr>
              <w:t>TR 38.802, Table A.1.6-2</w:t>
            </w:r>
          </w:p>
        </w:tc>
      </w:tr>
      <w:tr w:rsidR="004C2EE1" w:rsidRPr="0054390D" w14:paraId="642AD313" w14:textId="77777777" w:rsidTr="00C5556C">
        <w:trPr>
          <w:trHeight w:val="372"/>
        </w:trPr>
        <w:tc>
          <w:tcPr>
            <w:tcW w:w="1335" w:type="pct"/>
            <w:shd w:val="clear" w:color="auto" w:fill="auto"/>
          </w:tcPr>
          <w:p w14:paraId="7815B777" w14:textId="77777777" w:rsidR="004C2EE1" w:rsidRPr="0054390D" w:rsidRDefault="004C2EE1" w:rsidP="008A0174">
            <w:pPr>
              <w:pStyle w:val="TAL"/>
              <w:rPr>
                <w:sz w:val="16"/>
                <w:szCs w:val="16"/>
              </w:rPr>
            </w:pPr>
            <w:r w:rsidRPr="0054390D">
              <w:rPr>
                <w:sz w:val="16"/>
                <w:szCs w:val="16"/>
              </w:rPr>
              <w:t>Antenna tilt, deg</w:t>
            </w:r>
          </w:p>
        </w:tc>
        <w:tc>
          <w:tcPr>
            <w:tcW w:w="1674" w:type="pct"/>
            <w:shd w:val="clear" w:color="auto" w:fill="auto"/>
          </w:tcPr>
          <w:p w14:paraId="742C4C29" w14:textId="77777777" w:rsidR="004C2EE1" w:rsidRPr="0054390D" w:rsidRDefault="004C2EE1" w:rsidP="008A0174">
            <w:pPr>
              <w:pStyle w:val="TAL"/>
              <w:rPr>
                <w:sz w:val="16"/>
                <w:szCs w:val="16"/>
              </w:rPr>
            </w:pPr>
            <w:r w:rsidRPr="0054390D">
              <w:rPr>
                <w:sz w:val="16"/>
                <w:szCs w:val="16"/>
              </w:rPr>
              <w:t>0</w:t>
            </w:r>
          </w:p>
        </w:tc>
        <w:tc>
          <w:tcPr>
            <w:tcW w:w="1991" w:type="pct"/>
            <w:shd w:val="clear" w:color="auto" w:fill="auto"/>
          </w:tcPr>
          <w:p w14:paraId="6272AB84" w14:textId="77777777" w:rsidR="004C2EE1" w:rsidRPr="0054390D" w:rsidRDefault="004C2EE1" w:rsidP="008A0174">
            <w:pPr>
              <w:pStyle w:val="TAL"/>
              <w:rPr>
                <w:sz w:val="16"/>
                <w:szCs w:val="16"/>
              </w:rPr>
            </w:pPr>
            <w:r w:rsidRPr="0054390D">
              <w:rPr>
                <w:sz w:val="16"/>
                <w:szCs w:val="16"/>
              </w:rPr>
              <w:t>90</w:t>
            </w:r>
          </w:p>
        </w:tc>
      </w:tr>
    </w:tbl>
    <w:p w14:paraId="59F05DDC" w14:textId="77777777" w:rsidR="004C2EE1" w:rsidRPr="004C2EE1" w:rsidRDefault="004C2EE1" w:rsidP="00C5556C">
      <w:pPr>
        <w:ind w:left="1440" w:hanging="1440"/>
        <w:rPr>
          <w:rFonts w:ascii="Times New Roman" w:hAnsi="Times New Roman"/>
          <w:szCs w:val="20"/>
          <w:lang w:val="x-none"/>
        </w:rPr>
      </w:pPr>
      <w:r w:rsidRPr="004C2EE1">
        <w:rPr>
          <w:rFonts w:ascii="Times New Roman" w:hAnsi="Times New Roman"/>
          <w:szCs w:val="20"/>
          <w:lang w:val="x-none"/>
        </w:rPr>
        <w:t>Note: Antenna pattern can be different in different carrier frequencies.</w:t>
      </w:r>
    </w:p>
    <w:p w14:paraId="754DB894" w14:textId="77777777" w:rsidR="004C2EE1" w:rsidRPr="004C2EE1" w:rsidRDefault="004C2EE1" w:rsidP="00C5556C">
      <w:pPr>
        <w:ind w:left="1440" w:hanging="1440"/>
        <w:rPr>
          <w:rFonts w:ascii="Times New Roman" w:hAnsi="Times New Roman"/>
          <w:szCs w:val="20"/>
          <w:lang w:eastAsia="x-none"/>
        </w:rPr>
      </w:pPr>
    </w:p>
    <w:p w14:paraId="41AF090A" w14:textId="77777777" w:rsidR="004C2EE1" w:rsidRPr="004C2EE1" w:rsidRDefault="004C2EE1" w:rsidP="00C5556C">
      <w:pPr>
        <w:ind w:left="1440" w:hanging="1440"/>
        <w:rPr>
          <w:rFonts w:ascii="Times New Roman" w:hAnsi="Times New Roman"/>
          <w:szCs w:val="20"/>
          <w:lang w:eastAsia="x-none"/>
        </w:rPr>
      </w:pPr>
      <w:r w:rsidRPr="004C2EE1">
        <w:rPr>
          <w:rFonts w:ascii="Times New Roman" w:hAnsi="Times New Roman"/>
          <w:szCs w:val="20"/>
          <w:highlight w:val="green"/>
          <w:lang w:eastAsia="x-none"/>
        </w:rPr>
        <w:t>Agreements</w:t>
      </w:r>
      <w:r w:rsidRPr="004C2EE1">
        <w:rPr>
          <w:rFonts w:ascii="Times New Roman" w:hAnsi="Times New Roman"/>
          <w:szCs w:val="20"/>
          <w:lang w:eastAsia="x-none"/>
        </w:rPr>
        <w:t>:</w:t>
      </w:r>
    </w:p>
    <w:p w14:paraId="72FAA776" w14:textId="77777777" w:rsidR="004C2EE1" w:rsidRPr="004C2EE1" w:rsidRDefault="004C2EE1" w:rsidP="00C5556C">
      <w:pPr>
        <w:adjustRightInd w:val="0"/>
        <w:snapToGrid w:val="0"/>
        <w:ind w:left="720" w:hanging="720"/>
        <w:jc w:val="center"/>
        <w:rPr>
          <w:rFonts w:ascii="Times New Roman" w:eastAsia="Times New Roman" w:hAnsi="Times New Roman"/>
          <w:bCs/>
          <w:szCs w:val="20"/>
        </w:rPr>
      </w:pPr>
      <w:r w:rsidRPr="004C2EE1">
        <w:rPr>
          <w:rFonts w:ascii="Times New Roman" w:eastAsia="Times New Roman" w:hAnsi="Times New Roman"/>
          <w:bCs/>
          <w:color w:val="000000"/>
          <w:szCs w:val="20"/>
          <w:lang w:val="x-none"/>
        </w:rPr>
        <w:t xml:space="preserve">Antenna element pattern for vehicle UE </w:t>
      </w:r>
    </w:p>
    <w:tbl>
      <w:tblPr>
        <w:tblW w:w="37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2534"/>
        <w:gridCol w:w="2570"/>
      </w:tblGrid>
      <w:tr w:rsidR="004C2EE1" w:rsidRPr="0054390D" w14:paraId="3667340A" w14:textId="77777777" w:rsidTr="008A0174">
        <w:trPr>
          <w:trHeight w:val="88"/>
        </w:trPr>
        <w:tc>
          <w:tcPr>
            <w:tcW w:w="1725" w:type="pct"/>
            <w:vMerge w:val="restart"/>
            <w:shd w:val="clear" w:color="auto" w:fill="D9D9D9"/>
          </w:tcPr>
          <w:p w14:paraId="14F74A1D" w14:textId="77777777" w:rsidR="004C2EE1" w:rsidRPr="0054390D" w:rsidRDefault="004C2EE1" w:rsidP="008A0174">
            <w:pPr>
              <w:pStyle w:val="TAH"/>
              <w:rPr>
                <w:rFonts w:eastAsia="SimSun"/>
                <w:sz w:val="16"/>
                <w:szCs w:val="16"/>
              </w:rPr>
            </w:pPr>
          </w:p>
        </w:tc>
        <w:tc>
          <w:tcPr>
            <w:tcW w:w="3275" w:type="pct"/>
            <w:gridSpan w:val="2"/>
            <w:shd w:val="clear" w:color="auto" w:fill="D9D9D9"/>
          </w:tcPr>
          <w:p w14:paraId="6DE2F1E8" w14:textId="77777777" w:rsidR="004C2EE1" w:rsidRPr="0054390D" w:rsidRDefault="004C2EE1" w:rsidP="008A0174">
            <w:pPr>
              <w:pStyle w:val="TAH"/>
              <w:rPr>
                <w:rFonts w:eastAsia="SimSun"/>
                <w:sz w:val="16"/>
                <w:szCs w:val="16"/>
              </w:rPr>
            </w:pPr>
            <w:r w:rsidRPr="0054390D">
              <w:rPr>
                <w:rFonts w:eastAsia="SimSun"/>
                <w:sz w:val="16"/>
                <w:szCs w:val="16"/>
              </w:rPr>
              <w:t>Vehicle UE</w:t>
            </w:r>
          </w:p>
        </w:tc>
      </w:tr>
      <w:tr w:rsidR="004C2EE1" w:rsidRPr="0054390D" w14:paraId="03A4B954" w14:textId="77777777" w:rsidTr="008A0174">
        <w:trPr>
          <w:trHeight w:val="88"/>
        </w:trPr>
        <w:tc>
          <w:tcPr>
            <w:tcW w:w="1725" w:type="pct"/>
            <w:vMerge/>
            <w:shd w:val="clear" w:color="auto" w:fill="D9D9D9"/>
          </w:tcPr>
          <w:p w14:paraId="304426B2" w14:textId="77777777" w:rsidR="004C2EE1" w:rsidRPr="0054390D" w:rsidRDefault="004C2EE1" w:rsidP="008A0174">
            <w:pPr>
              <w:pStyle w:val="TAH"/>
              <w:rPr>
                <w:rFonts w:eastAsia="SimSun"/>
                <w:sz w:val="16"/>
                <w:szCs w:val="16"/>
              </w:rPr>
            </w:pPr>
          </w:p>
        </w:tc>
        <w:tc>
          <w:tcPr>
            <w:tcW w:w="1626" w:type="pct"/>
            <w:shd w:val="clear" w:color="auto" w:fill="D9D9D9"/>
          </w:tcPr>
          <w:p w14:paraId="418D43F2" w14:textId="77777777" w:rsidR="004C2EE1" w:rsidRPr="0054390D" w:rsidRDefault="004C2EE1" w:rsidP="008A0174">
            <w:pPr>
              <w:pStyle w:val="TAH"/>
              <w:rPr>
                <w:rFonts w:eastAsia="SimSun"/>
                <w:sz w:val="16"/>
                <w:szCs w:val="16"/>
              </w:rPr>
            </w:pPr>
            <w:r w:rsidRPr="0054390D">
              <w:rPr>
                <w:rFonts w:eastAsia="SimSun"/>
                <w:sz w:val="16"/>
                <w:szCs w:val="16"/>
              </w:rPr>
              <w:t>For 6 GHz</w:t>
            </w:r>
          </w:p>
        </w:tc>
        <w:tc>
          <w:tcPr>
            <w:tcW w:w="1648" w:type="pct"/>
            <w:shd w:val="clear" w:color="auto" w:fill="D9D9D9"/>
          </w:tcPr>
          <w:p w14:paraId="6374671D" w14:textId="77777777" w:rsidR="004C2EE1" w:rsidRPr="0054390D" w:rsidRDefault="004C2EE1" w:rsidP="008A0174">
            <w:pPr>
              <w:pStyle w:val="TAH"/>
              <w:rPr>
                <w:rFonts w:eastAsia="MS Mincho"/>
                <w:sz w:val="16"/>
                <w:szCs w:val="16"/>
              </w:rPr>
            </w:pPr>
            <w:r w:rsidRPr="0054390D">
              <w:rPr>
                <w:rFonts w:eastAsia="SimSun"/>
                <w:sz w:val="16"/>
                <w:szCs w:val="16"/>
              </w:rPr>
              <w:t xml:space="preserve"> For 63 GHz</w:t>
            </w:r>
          </w:p>
        </w:tc>
      </w:tr>
      <w:tr w:rsidR="004C2EE1" w:rsidRPr="0054390D" w14:paraId="596436B5" w14:textId="77777777" w:rsidTr="008A0174">
        <w:trPr>
          <w:trHeight w:val="437"/>
        </w:trPr>
        <w:tc>
          <w:tcPr>
            <w:tcW w:w="1725" w:type="pct"/>
            <w:shd w:val="clear" w:color="auto" w:fill="FFFFFF"/>
          </w:tcPr>
          <w:p w14:paraId="61666D4E" w14:textId="77777777" w:rsidR="004C2EE1" w:rsidRPr="0054390D" w:rsidRDefault="004C2EE1" w:rsidP="008A0174">
            <w:pPr>
              <w:pStyle w:val="TAL"/>
              <w:rPr>
                <w:sz w:val="16"/>
                <w:szCs w:val="16"/>
                <w:lang w:eastAsia="en-GB"/>
              </w:rPr>
            </w:pPr>
            <w:r w:rsidRPr="0054390D">
              <w:rPr>
                <w:sz w:val="16"/>
                <w:szCs w:val="16"/>
                <w:lang w:eastAsia="en-GB"/>
              </w:rPr>
              <w:t>Antenna element gain vertical pattern</w:t>
            </w:r>
          </w:p>
        </w:tc>
        <w:tc>
          <w:tcPr>
            <w:tcW w:w="1626" w:type="pct"/>
            <w:vAlign w:val="center"/>
          </w:tcPr>
          <w:p w14:paraId="317C4678" w14:textId="77777777" w:rsidR="004C2EE1" w:rsidRPr="0054390D" w:rsidRDefault="004C2EE1" w:rsidP="008A0174">
            <w:pPr>
              <w:pStyle w:val="TAL"/>
              <w:rPr>
                <w:rFonts w:eastAsia="Times New Roman"/>
                <w:sz w:val="16"/>
                <w:szCs w:val="16"/>
                <w:lang w:eastAsia="en-GB"/>
              </w:rPr>
            </w:pPr>
            <w:r w:rsidRPr="0054390D">
              <w:rPr>
                <w:rFonts w:eastAsia="Times New Roman"/>
                <w:sz w:val="16"/>
                <w:szCs w:val="16"/>
                <w:lang w:eastAsia="en-GB"/>
              </w:rPr>
              <w:t>FFS</w:t>
            </w:r>
          </w:p>
        </w:tc>
        <w:tc>
          <w:tcPr>
            <w:tcW w:w="1648" w:type="pct"/>
            <w:vAlign w:val="center"/>
          </w:tcPr>
          <w:p w14:paraId="07A82A1C" w14:textId="77777777" w:rsidR="004C2EE1" w:rsidRPr="0054390D" w:rsidRDefault="004C2EE1" w:rsidP="008A0174">
            <w:pPr>
              <w:pStyle w:val="TAL"/>
              <w:rPr>
                <w:sz w:val="16"/>
                <w:szCs w:val="16"/>
                <w:lang w:eastAsia="ja-JP"/>
              </w:rPr>
            </w:pPr>
            <w:r w:rsidRPr="0054390D">
              <w:rPr>
                <w:rFonts w:eastAsia="Times New Roman"/>
                <w:sz w:val="16"/>
                <w:szCs w:val="16"/>
                <w:lang w:eastAsia="en-GB"/>
              </w:rPr>
              <w:t>FFS</w:t>
            </w:r>
          </w:p>
        </w:tc>
      </w:tr>
      <w:tr w:rsidR="004C2EE1" w:rsidRPr="0054390D" w14:paraId="731B5021" w14:textId="77777777" w:rsidTr="008A0174">
        <w:trPr>
          <w:trHeight w:val="405"/>
        </w:trPr>
        <w:tc>
          <w:tcPr>
            <w:tcW w:w="1725" w:type="pct"/>
            <w:shd w:val="clear" w:color="auto" w:fill="FFFFFF"/>
          </w:tcPr>
          <w:p w14:paraId="7493A2FB" w14:textId="77777777" w:rsidR="004C2EE1" w:rsidRPr="0054390D" w:rsidRDefault="004C2EE1" w:rsidP="008A0174">
            <w:pPr>
              <w:pStyle w:val="TAL"/>
              <w:rPr>
                <w:sz w:val="16"/>
                <w:szCs w:val="16"/>
                <w:lang w:eastAsia="en-GB"/>
              </w:rPr>
            </w:pPr>
            <w:r w:rsidRPr="0054390D">
              <w:rPr>
                <w:sz w:val="16"/>
                <w:szCs w:val="16"/>
                <w:lang w:eastAsia="en-GB"/>
              </w:rPr>
              <w:t>Antenna element gain horizontal pattern</w:t>
            </w:r>
          </w:p>
        </w:tc>
        <w:tc>
          <w:tcPr>
            <w:tcW w:w="1626" w:type="pct"/>
            <w:vAlign w:val="center"/>
          </w:tcPr>
          <w:p w14:paraId="5EE0603B" w14:textId="77777777" w:rsidR="004C2EE1" w:rsidRPr="0054390D" w:rsidRDefault="004C2EE1" w:rsidP="008A0174">
            <w:pPr>
              <w:pStyle w:val="TAL"/>
              <w:rPr>
                <w:sz w:val="16"/>
                <w:szCs w:val="16"/>
                <w:lang w:eastAsia="ja-JP"/>
              </w:rPr>
            </w:pPr>
            <w:r w:rsidRPr="0054390D">
              <w:rPr>
                <w:rFonts w:eastAsia="Times New Roman"/>
                <w:sz w:val="16"/>
                <w:szCs w:val="16"/>
                <w:lang w:eastAsia="en-GB"/>
              </w:rPr>
              <w:t>FFS</w:t>
            </w:r>
          </w:p>
        </w:tc>
        <w:tc>
          <w:tcPr>
            <w:tcW w:w="1648" w:type="pct"/>
          </w:tcPr>
          <w:p w14:paraId="60D8AABF" w14:textId="77777777" w:rsidR="004C2EE1" w:rsidRPr="0054390D" w:rsidRDefault="004C2EE1" w:rsidP="008A0174">
            <w:pPr>
              <w:pStyle w:val="TAL"/>
              <w:rPr>
                <w:sz w:val="16"/>
                <w:szCs w:val="16"/>
                <w:lang w:eastAsia="ja-JP"/>
              </w:rPr>
            </w:pPr>
            <w:r w:rsidRPr="0054390D">
              <w:rPr>
                <w:rFonts w:eastAsia="Times New Roman"/>
                <w:sz w:val="16"/>
                <w:szCs w:val="16"/>
                <w:lang w:eastAsia="en-GB"/>
              </w:rPr>
              <w:t>FFS</w:t>
            </w:r>
          </w:p>
        </w:tc>
      </w:tr>
      <w:tr w:rsidR="004C2EE1" w:rsidRPr="0054390D" w14:paraId="2A3800C3" w14:textId="77777777" w:rsidTr="008A0174">
        <w:trPr>
          <w:trHeight w:val="189"/>
        </w:trPr>
        <w:tc>
          <w:tcPr>
            <w:tcW w:w="1725" w:type="pct"/>
            <w:shd w:val="clear" w:color="auto" w:fill="FFFFFF"/>
          </w:tcPr>
          <w:p w14:paraId="79DDEDA8" w14:textId="77777777" w:rsidR="004C2EE1" w:rsidRPr="0054390D" w:rsidRDefault="004C2EE1" w:rsidP="008A0174">
            <w:pPr>
              <w:pStyle w:val="TAL"/>
              <w:rPr>
                <w:sz w:val="16"/>
                <w:szCs w:val="16"/>
                <w:lang w:eastAsia="en-GB"/>
              </w:rPr>
            </w:pPr>
            <w:r w:rsidRPr="0054390D">
              <w:rPr>
                <w:sz w:val="16"/>
                <w:szCs w:val="16"/>
                <w:lang w:eastAsia="en-GB"/>
              </w:rPr>
              <w:t xml:space="preserve">Pattern combining method for 3D </w:t>
            </w:r>
          </w:p>
        </w:tc>
        <w:tc>
          <w:tcPr>
            <w:tcW w:w="1626" w:type="pct"/>
            <w:vAlign w:val="center"/>
          </w:tcPr>
          <w:p w14:paraId="51F346FB" w14:textId="77777777" w:rsidR="004C2EE1" w:rsidRPr="0054390D" w:rsidRDefault="004C2EE1" w:rsidP="008A0174">
            <w:pPr>
              <w:pStyle w:val="TAL"/>
              <w:rPr>
                <w:sz w:val="16"/>
                <w:szCs w:val="16"/>
                <w:lang w:eastAsia="ja-JP"/>
              </w:rPr>
            </w:pPr>
            <w:r w:rsidRPr="0054390D">
              <w:rPr>
                <w:rFonts w:eastAsia="Times New Roman"/>
                <w:sz w:val="16"/>
                <w:szCs w:val="16"/>
                <w:lang w:eastAsia="en-GB"/>
              </w:rPr>
              <w:t>FFS</w:t>
            </w:r>
          </w:p>
        </w:tc>
        <w:tc>
          <w:tcPr>
            <w:tcW w:w="1648" w:type="pct"/>
          </w:tcPr>
          <w:p w14:paraId="7CF6FC3F" w14:textId="77777777" w:rsidR="004C2EE1" w:rsidRPr="0054390D" w:rsidRDefault="004C2EE1" w:rsidP="008A0174">
            <w:pPr>
              <w:pStyle w:val="TAL"/>
              <w:rPr>
                <w:sz w:val="16"/>
                <w:szCs w:val="16"/>
                <w:lang w:eastAsia="ja-JP"/>
              </w:rPr>
            </w:pPr>
            <w:r w:rsidRPr="0054390D">
              <w:rPr>
                <w:rFonts w:eastAsia="Times New Roman"/>
                <w:sz w:val="16"/>
                <w:szCs w:val="16"/>
                <w:lang w:eastAsia="en-GB"/>
              </w:rPr>
              <w:t>FFS</w:t>
            </w:r>
          </w:p>
        </w:tc>
      </w:tr>
      <w:tr w:rsidR="004C2EE1" w:rsidRPr="0054390D" w14:paraId="3A07688E" w14:textId="77777777" w:rsidTr="008A0174">
        <w:trPr>
          <w:trHeight w:val="58"/>
        </w:trPr>
        <w:tc>
          <w:tcPr>
            <w:tcW w:w="1725" w:type="pct"/>
            <w:shd w:val="clear" w:color="auto" w:fill="FFFFFF"/>
          </w:tcPr>
          <w:p w14:paraId="418206B1" w14:textId="77777777" w:rsidR="004C2EE1" w:rsidRPr="0054390D" w:rsidRDefault="004C2EE1" w:rsidP="008A0174">
            <w:pPr>
              <w:pStyle w:val="TAL"/>
              <w:rPr>
                <w:sz w:val="16"/>
                <w:szCs w:val="16"/>
                <w:lang w:eastAsia="en-GB"/>
              </w:rPr>
            </w:pPr>
            <w:r w:rsidRPr="0054390D">
              <w:rPr>
                <w:sz w:val="16"/>
                <w:szCs w:val="16"/>
                <w:lang w:eastAsia="en-GB"/>
              </w:rPr>
              <w:t>Max direct. gain of the antenna element</w:t>
            </w:r>
          </w:p>
        </w:tc>
        <w:tc>
          <w:tcPr>
            <w:tcW w:w="1626" w:type="pct"/>
          </w:tcPr>
          <w:p w14:paraId="34478393" w14:textId="77777777" w:rsidR="004C2EE1" w:rsidRPr="0054390D" w:rsidRDefault="004C2EE1" w:rsidP="008A0174">
            <w:pPr>
              <w:pStyle w:val="TAL"/>
              <w:rPr>
                <w:sz w:val="16"/>
                <w:szCs w:val="16"/>
                <w:lang w:eastAsia="ja-JP"/>
              </w:rPr>
            </w:pPr>
            <w:r w:rsidRPr="0054390D">
              <w:rPr>
                <w:rFonts w:eastAsia="Times New Roman"/>
                <w:sz w:val="16"/>
                <w:szCs w:val="16"/>
                <w:lang w:eastAsia="en-GB"/>
              </w:rPr>
              <w:t>FFS</w:t>
            </w:r>
          </w:p>
        </w:tc>
        <w:tc>
          <w:tcPr>
            <w:tcW w:w="1648" w:type="pct"/>
          </w:tcPr>
          <w:p w14:paraId="368F7EFC" w14:textId="77777777" w:rsidR="004C2EE1" w:rsidRPr="0054390D" w:rsidRDefault="004C2EE1" w:rsidP="008A0174">
            <w:pPr>
              <w:pStyle w:val="TAL"/>
              <w:rPr>
                <w:sz w:val="16"/>
                <w:szCs w:val="16"/>
                <w:lang w:eastAsia="ja-JP"/>
              </w:rPr>
            </w:pPr>
            <w:r w:rsidRPr="0054390D">
              <w:rPr>
                <w:rFonts w:eastAsia="Times New Roman"/>
                <w:sz w:val="16"/>
                <w:szCs w:val="16"/>
                <w:lang w:eastAsia="en-GB"/>
              </w:rPr>
              <w:t>FFS</w:t>
            </w:r>
          </w:p>
        </w:tc>
      </w:tr>
    </w:tbl>
    <w:p w14:paraId="4942F5B7" w14:textId="77777777" w:rsidR="004C2EE1" w:rsidRPr="008A0174" w:rsidRDefault="004C2EE1" w:rsidP="00C5556C">
      <w:pPr>
        <w:ind w:left="720" w:hanging="720"/>
        <w:rPr>
          <w:rFonts w:ascii="Times New Roman" w:hAnsi="Times New Roman"/>
          <w:szCs w:val="20"/>
          <w:lang w:val="x-none"/>
        </w:rPr>
      </w:pPr>
    </w:p>
    <w:p w14:paraId="28D93710" w14:textId="77777777" w:rsidR="004C2EE1" w:rsidRPr="004C2EE1" w:rsidRDefault="004C2EE1" w:rsidP="00C5556C">
      <w:pPr>
        <w:adjustRightInd w:val="0"/>
        <w:snapToGrid w:val="0"/>
        <w:ind w:left="720" w:hanging="720"/>
        <w:jc w:val="center"/>
        <w:rPr>
          <w:rFonts w:ascii="Times New Roman" w:eastAsia="Times New Roman" w:hAnsi="Times New Roman"/>
          <w:bCs/>
          <w:szCs w:val="20"/>
        </w:rPr>
      </w:pPr>
      <w:r w:rsidRPr="004C2EE1">
        <w:rPr>
          <w:rFonts w:ascii="Times New Roman" w:eastAsia="Times New Roman" w:hAnsi="Times New Roman"/>
          <w:bCs/>
          <w:color w:val="000000"/>
          <w:szCs w:val="20"/>
          <w:lang w:val="x-none"/>
        </w:rPr>
        <w:t>Antenna array configuration for vehicle UE</w:t>
      </w:r>
    </w:p>
    <w:tbl>
      <w:tblPr>
        <w:tblW w:w="37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551"/>
        <w:gridCol w:w="2553"/>
      </w:tblGrid>
      <w:tr w:rsidR="004C2EE1" w:rsidRPr="0054390D" w14:paraId="3709B434" w14:textId="77777777" w:rsidTr="008A0174">
        <w:trPr>
          <w:trHeight w:val="248"/>
        </w:trPr>
        <w:tc>
          <w:tcPr>
            <w:tcW w:w="1725" w:type="pct"/>
            <w:vMerge w:val="restart"/>
            <w:shd w:val="clear" w:color="auto" w:fill="D9D9D9"/>
          </w:tcPr>
          <w:p w14:paraId="30222287" w14:textId="77777777" w:rsidR="004C2EE1" w:rsidRPr="0054390D" w:rsidRDefault="004C2EE1" w:rsidP="008A0174">
            <w:pPr>
              <w:pStyle w:val="TAH"/>
              <w:rPr>
                <w:rFonts w:eastAsia="SimSun"/>
                <w:sz w:val="16"/>
                <w:szCs w:val="16"/>
              </w:rPr>
            </w:pPr>
          </w:p>
        </w:tc>
        <w:tc>
          <w:tcPr>
            <w:tcW w:w="3275" w:type="pct"/>
            <w:gridSpan w:val="2"/>
            <w:shd w:val="clear" w:color="auto" w:fill="D9D9D9"/>
          </w:tcPr>
          <w:p w14:paraId="289353FC" w14:textId="77777777" w:rsidR="004C2EE1" w:rsidRPr="0054390D" w:rsidRDefault="004C2EE1" w:rsidP="008A0174">
            <w:pPr>
              <w:pStyle w:val="TAH"/>
              <w:rPr>
                <w:rFonts w:eastAsia="SimSun"/>
                <w:sz w:val="16"/>
                <w:szCs w:val="16"/>
              </w:rPr>
            </w:pPr>
            <w:r w:rsidRPr="0054390D">
              <w:rPr>
                <w:rFonts w:eastAsia="SimSun"/>
                <w:sz w:val="16"/>
                <w:szCs w:val="16"/>
              </w:rPr>
              <w:t>Vehicle UE</w:t>
            </w:r>
          </w:p>
        </w:tc>
      </w:tr>
      <w:tr w:rsidR="004C2EE1" w:rsidRPr="0054390D" w14:paraId="6B7BC0D1" w14:textId="77777777" w:rsidTr="008A0174">
        <w:trPr>
          <w:trHeight w:val="248"/>
        </w:trPr>
        <w:tc>
          <w:tcPr>
            <w:tcW w:w="1725" w:type="pct"/>
            <w:vMerge/>
            <w:shd w:val="clear" w:color="auto" w:fill="D9D9D9"/>
          </w:tcPr>
          <w:p w14:paraId="0A52F793" w14:textId="77777777" w:rsidR="004C2EE1" w:rsidRPr="0054390D" w:rsidRDefault="004C2EE1" w:rsidP="008A0174">
            <w:pPr>
              <w:pStyle w:val="TAH"/>
              <w:rPr>
                <w:rFonts w:eastAsia="SimSun"/>
                <w:sz w:val="16"/>
                <w:szCs w:val="16"/>
              </w:rPr>
            </w:pPr>
          </w:p>
        </w:tc>
        <w:tc>
          <w:tcPr>
            <w:tcW w:w="1637" w:type="pct"/>
            <w:shd w:val="clear" w:color="auto" w:fill="D9D9D9"/>
          </w:tcPr>
          <w:p w14:paraId="2BF07D39" w14:textId="77777777" w:rsidR="004C2EE1" w:rsidRPr="0054390D" w:rsidRDefault="004C2EE1" w:rsidP="008A0174">
            <w:pPr>
              <w:pStyle w:val="TAH"/>
              <w:rPr>
                <w:rFonts w:eastAsia="SimSun"/>
                <w:sz w:val="16"/>
                <w:szCs w:val="16"/>
              </w:rPr>
            </w:pPr>
            <w:r w:rsidRPr="0054390D">
              <w:rPr>
                <w:rFonts w:eastAsia="SimSun"/>
                <w:sz w:val="16"/>
                <w:szCs w:val="16"/>
              </w:rPr>
              <w:t>For 6 GHz</w:t>
            </w:r>
          </w:p>
        </w:tc>
        <w:tc>
          <w:tcPr>
            <w:tcW w:w="1638" w:type="pct"/>
            <w:shd w:val="clear" w:color="auto" w:fill="D9D9D9"/>
          </w:tcPr>
          <w:p w14:paraId="4400BDBC" w14:textId="77777777" w:rsidR="004C2EE1" w:rsidRPr="0054390D" w:rsidRDefault="004C2EE1" w:rsidP="008A0174">
            <w:pPr>
              <w:pStyle w:val="TAH"/>
              <w:rPr>
                <w:rFonts w:eastAsia="SimSun"/>
                <w:sz w:val="16"/>
                <w:szCs w:val="16"/>
              </w:rPr>
            </w:pPr>
            <w:r w:rsidRPr="0054390D">
              <w:rPr>
                <w:rFonts w:eastAsia="SimSun"/>
                <w:sz w:val="16"/>
                <w:szCs w:val="16"/>
              </w:rPr>
              <w:t>For 63 GHz</w:t>
            </w:r>
          </w:p>
        </w:tc>
      </w:tr>
      <w:tr w:rsidR="004C2EE1" w:rsidRPr="0054390D" w14:paraId="5A78BE23" w14:textId="77777777" w:rsidTr="008A0174">
        <w:trPr>
          <w:trHeight w:val="339"/>
        </w:trPr>
        <w:tc>
          <w:tcPr>
            <w:tcW w:w="1725" w:type="pct"/>
            <w:shd w:val="clear" w:color="auto" w:fill="auto"/>
          </w:tcPr>
          <w:p w14:paraId="05A104DF" w14:textId="77777777" w:rsidR="004C2EE1" w:rsidRPr="0054390D" w:rsidRDefault="004C2EE1" w:rsidP="008A0174">
            <w:pPr>
              <w:pStyle w:val="TAL"/>
              <w:rPr>
                <w:sz w:val="16"/>
                <w:szCs w:val="16"/>
              </w:rPr>
            </w:pPr>
            <w:r w:rsidRPr="0054390D">
              <w:rPr>
                <w:sz w:val="16"/>
                <w:szCs w:val="16"/>
              </w:rPr>
              <w:t>TXRU mapping</w:t>
            </w:r>
          </w:p>
        </w:tc>
        <w:tc>
          <w:tcPr>
            <w:tcW w:w="1637" w:type="pct"/>
          </w:tcPr>
          <w:p w14:paraId="0D4484B4" w14:textId="77777777" w:rsidR="004C2EE1" w:rsidRPr="0054390D" w:rsidRDefault="004C2EE1" w:rsidP="008A0174">
            <w:pPr>
              <w:pStyle w:val="TAL"/>
              <w:rPr>
                <w:rFonts w:eastAsia="Calibri"/>
                <w:sz w:val="16"/>
                <w:szCs w:val="16"/>
              </w:rPr>
            </w:pPr>
            <w:r w:rsidRPr="0054390D">
              <w:rPr>
                <w:rFonts w:eastAsia="Times New Roman"/>
                <w:sz w:val="16"/>
                <w:szCs w:val="16"/>
              </w:rPr>
              <w:t>FFS</w:t>
            </w:r>
          </w:p>
        </w:tc>
        <w:tc>
          <w:tcPr>
            <w:tcW w:w="1638" w:type="pct"/>
          </w:tcPr>
          <w:p w14:paraId="18A3AEE1" w14:textId="77777777" w:rsidR="004C2EE1" w:rsidRPr="0054390D" w:rsidRDefault="004C2EE1" w:rsidP="008A0174">
            <w:pPr>
              <w:pStyle w:val="TAL"/>
              <w:rPr>
                <w:rFonts w:eastAsia="Calibri"/>
                <w:sz w:val="16"/>
                <w:szCs w:val="16"/>
              </w:rPr>
            </w:pPr>
            <w:r w:rsidRPr="0054390D">
              <w:rPr>
                <w:rFonts w:eastAsia="Times New Roman"/>
                <w:sz w:val="16"/>
                <w:szCs w:val="16"/>
              </w:rPr>
              <w:t>FFS</w:t>
            </w:r>
          </w:p>
        </w:tc>
      </w:tr>
      <w:tr w:rsidR="004C2EE1" w:rsidRPr="0054390D" w14:paraId="6E91CA08" w14:textId="77777777" w:rsidTr="008A0174">
        <w:trPr>
          <w:trHeight w:val="659"/>
        </w:trPr>
        <w:tc>
          <w:tcPr>
            <w:tcW w:w="1725" w:type="pct"/>
            <w:shd w:val="clear" w:color="auto" w:fill="auto"/>
          </w:tcPr>
          <w:p w14:paraId="65231ABB" w14:textId="77777777" w:rsidR="004C2EE1" w:rsidRPr="0054390D" w:rsidRDefault="004C2EE1" w:rsidP="008A0174">
            <w:pPr>
              <w:pStyle w:val="TAL"/>
              <w:rPr>
                <w:sz w:val="16"/>
                <w:szCs w:val="16"/>
              </w:rPr>
            </w:pPr>
            <w:r w:rsidRPr="0054390D">
              <w:rPr>
                <w:sz w:val="16"/>
                <w:szCs w:val="16"/>
              </w:rPr>
              <w:t>Number of antenna elements across all panels</w:t>
            </w:r>
          </w:p>
        </w:tc>
        <w:tc>
          <w:tcPr>
            <w:tcW w:w="1637" w:type="pct"/>
          </w:tcPr>
          <w:p w14:paraId="0EC565DB" w14:textId="77777777" w:rsidR="004C2EE1" w:rsidRPr="0054390D" w:rsidRDefault="004C2EE1" w:rsidP="008A0174">
            <w:pPr>
              <w:pStyle w:val="TAL"/>
              <w:rPr>
                <w:sz w:val="16"/>
                <w:szCs w:val="16"/>
              </w:rPr>
            </w:pPr>
            <w:r w:rsidRPr="0054390D">
              <w:rPr>
                <w:rFonts w:eastAsia="Times New Roman"/>
                <w:sz w:val="16"/>
                <w:szCs w:val="16"/>
              </w:rPr>
              <w:t>FFS</w:t>
            </w:r>
          </w:p>
        </w:tc>
        <w:tc>
          <w:tcPr>
            <w:tcW w:w="1638" w:type="pct"/>
          </w:tcPr>
          <w:p w14:paraId="45E147F1" w14:textId="77777777" w:rsidR="004C2EE1" w:rsidRPr="0054390D" w:rsidRDefault="004C2EE1" w:rsidP="008A0174">
            <w:pPr>
              <w:pStyle w:val="TAL"/>
              <w:rPr>
                <w:sz w:val="16"/>
                <w:szCs w:val="16"/>
              </w:rPr>
            </w:pPr>
            <w:r w:rsidRPr="0054390D">
              <w:rPr>
                <w:rFonts w:eastAsia="Times New Roman"/>
                <w:sz w:val="16"/>
                <w:szCs w:val="16"/>
              </w:rPr>
              <w:t>FFS</w:t>
            </w:r>
          </w:p>
        </w:tc>
      </w:tr>
      <w:tr w:rsidR="004C2EE1" w:rsidRPr="0054390D" w14:paraId="0D200DFB" w14:textId="77777777" w:rsidTr="008A0174">
        <w:trPr>
          <w:trHeight w:val="372"/>
        </w:trPr>
        <w:tc>
          <w:tcPr>
            <w:tcW w:w="1725" w:type="pct"/>
            <w:shd w:val="clear" w:color="auto" w:fill="auto"/>
          </w:tcPr>
          <w:p w14:paraId="6A007ACE" w14:textId="77777777" w:rsidR="004C2EE1" w:rsidRPr="0054390D" w:rsidRDefault="004C2EE1" w:rsidP="008A0174">
            <w:pPr>
              <w:pStyle w:val="TAL"/>
              <w:rPr>
                <w:sz w:val="16"/>
                <w:szCs w:val="16"/>
              </w:rPr>
            </w:pPr>
            <w:r w:rsidRPr="0054390D">
              <w:rPr>
                <w:sz w:val="16"/>
                <w:szCs w:val="16"/>
              </w:rPr>
              <w:t>Antenna array configuration</w:t>
            </w:r>
            <w:r w:rsidRPr="0054390D">
              <w:rPr>
                <w:rFonts w:eastAsia="Calibri"/>
                <w:sz w:val="16"/>
                <w:szCs w:val="16"/>
              </w:rPr>
              <w:br/>
              <w:t>(M, N, P, M</w:t>
            </w:r>
            <w:r w:rsidRPr="0054390D">
              <w:rPr>
                <w:rFonts w:eastAsia="Calibri"/>
                <w:sz w:val="16"/>
                <w:szCs w:val="16"/>
                <w:vertAlign w:val="subscript"/>
              </w:rPr>
              <w:t>g</w:t>
            </w:r>
            <w:r w:rsidRPr="0054390D">
              <w:rPr>
                <w:rFonts w:eastAsia="Calibri"/>
                <w:sz w:val="16"/>
                <w:szCs w:val="16"/>
              </w:rPr>
              <w:t>, N</w:t>
            </w:r>
            <w:r w:rsidRPr="0054390D">
              <w:rPr>
                <w:rFonts w:eastAsia="Calibri"/>
                <w:sz w:val="16"/>
                <w:szCs w:val="16"/>
                <w:vertAlign w:val="subscript"/>
              </w:rPr>
              <w:t>g</w:t>
            </w:r>
            <w:r w:rsidRPr="0054390D">
              <w:rPr>
                <w:rFonts w:eastAsia="Calibri"/>
                <w:sz w:val="16"/>
                <w:szCs w:val="16"/>
              </w:rPr>
              <w:t>)</w:t>
            </w:r>
          </w:p>
        </w:tc>
        <w:tc>
          <w:tcPr>
            <w:tcW w:w="1637" w:type="pct"/>
          </w:tcPr>
          <w:p w14:paraId="2F74323D" w14:textId="77777777" w:rsidR="004C2EE1" w:rsidRPr="0054390D" w:rsidRDefault="004C2EE1" w:rsidP="008A0174">
            <w:pPr>
              <w:pStyle w:val="TAL"/>
              <w:rPr>
                <w:sz w:val="16"/>
                <w:szCs w:val="16"/>
              </w:rPr>
            </w:pPr>
            <w:r w:rsidRPr="0054390D">
              <w:rPr>
                <w:rFonts w:eastAsia="Times New Roman"/>
                <w:sz w:val="16"/>
                <w:szCs w:val="16"/>
              </w:rPr>
              <w:t>FFS</w:t>
            </w:r>
          </w:p>
        </w:tc>
        <w:tc>
          <w:tcPr>
            <w:tcW w:w="1638" w:type="pct"/>
          </w:tcPr>
          <w:p w14:paraId="17B81C3D" w14:textId="77777777" w:rsidR="004C2EE1" w:rsidRPr="0054390D" w:rsidRDefault="004C2EE1" w:rsidP="008A0174">
            <w:pPr>
              <w:pStyle w:val="TAL"/>
              <w:rPr>
                <w:sz w:val="16"/>
                <w:szCs w:val="16"/>
              </w:rPr>
            </w:pPr>
            <w:r w:rsidRPr="0054390D">
              <w:rPr>
                <w:rFonts w:eastAsia="Times New Roman"/>
                <w:sz w:val="16"/>
                <w:szCs w:val="16"/>
              </w:rPr>
              <w:t>FFS</w:t>
            </w:r>
          </w:p>
        </w:tc>
      </w:tr>
      <w:tr w:rsidR="004C2EE1" w:rsidRPr="0054390D" w14:paraId="5981F4B1" w14:textId="77777777" w:rsidTr="008A0174">
        <w:trPr>
          <w:trHeight w:val="372"/>
        </w:trPr>
        <w:tc>
          <w:tcPr>
            <w:tcW w:w="1725" w:type="pct"/>
            <w:shd w:val="clear" w:color="auto" w:fill="auto"/>
          </w:tcPr>
          <w:p w14:paraId="21C5040B" w14:textId="77777777" w:rsidR="004C2EE1" w:rsidRPr="0054390D" w:rsidRDefault="004C2EE1" w:rsidP="008A0174">
            <w:pPr>
              <w:pStyle w:val="TAL"/>
              <w:rPr>
                <w:sz w:val="16"/>
                <w:szCs w:val="16"/>
              </w:rPr>
            </w:pPr>
            <w:r w:rsidRPr="0054390D">
              <w:rPr>
                <w:sz w:val="16"/>
                <w:szCs w:val="16"/>
              </w:rPr>
              <w:t>Antenna array spacing (d</w:t>
            </w:r>
            <w:r w:rsidRPr="0054390D">
              <w:rPr>
                <w:sz w:val="16"/>
                <w:szCs w:val="16"/>
                <w:vertAlign w:val="subscript"/>
              </w:rPr>
              <w:t>H</w:t>
            </w:r>
            <w:r w:rsidRPr="0054390D">
              <w:rPr>
                <w:sz w:val="16"/>
                <w:szCs w:val="16"/>
              </w:rPr>
              <w:t>,d</w:t>
            </w:r>
            <w:r w:rsidRPr="0054390D">
              <w:rPr>
                <w:sz w:val="16"/>
                <w:szCs w:val="16"/>
                <w:vertAlign w:val="subscript"/>
              </w:rPr>
              <w:t>V</w:t>
            </w:r>
            <w:r w:rsidRPr="0054390D">
              <w:rPr>
                <w:sz w:val="16"/>
                <w:szCs w:val="16"/>
              </w:rPr>
              <w:t>,d</w:t>
            </w:r>
            <w:r w:rsidRPr="0054390D">
              <w:rPr>
                <w:sz w:val="16"/>
                <w:szCs w:val="16"/>
                <w:vertAlign w:val="subscript"/>
              </w:rPr>
              <w:t>H,g</w:t>
            </w:r>
            <w:r w:rsidRPr="0054390D">
              <w:rPr>
                <w:sz w:val="16"/>
                <w:szCs w:val="16"/>
              </w:rPr>
              <w:t>,d</w:t>
            </w:r>
            <w:r w:rsidRPr="0054390D">
              <w:rPr>
                <w:sz w:val="16"/>
                <w:szCs w:val="16"/>
                <w:vertAlign w:val="subscript"/>
              </w:rPr>
              <w:t>V,g</w:t>
            </w:r>
            <w:r w:rsidRPr="0054390D">
              <w:rPr>
                <w:sz w:val="16"/>
                <w:szCs w:val="16"/>
              </w:rPr>
              <w:t>)</w:t>
            </w:r>
          </w:p>
        </w:tc>
        <w:tc>
          <w:tcPr>
            <w:tcW w:w="1637" w:type="pct"/>
          </w:tcPr>
          <w:p w14:paraId="1E38D3C5" w14:textId="77777777" w:rsidR="004C2EE1" w:rsidRPr="0054390D" w:rsidRDefault="004C2EE1" w:rsidP="008A0174">
            <w:pPr>
              <w:pStyle w:val="TAL"/>
              <w:rPr>
                <w:sz w:val="16"/>
                <w:szCs w:val="16"/>
              </w:rPr>
            </w:pPr>
            <w:r w:rsidRPr="0054390D">
              <w:rPr>
                <w:rFonts w:eastAsia="Times New Roman"/>
                <w:sz w:val="16"/>
                <w:szCs w:val="16"/>
              </w:rPr>
              <w:t>FFS</w:t>
            </w:r>
          </w:p>
        </w:tc>
        <w:tc>
          <w:tcPr>
            <w:tcW w:w="1638" w:type="pct"/>
          </w:tcPr>
          <w:p w14:paraId="0520E1C5" w14:textId="77777777" w:rsidR="004C2EE1" w:rsidRPr="0054390D" w:rsidRDefault="004C2EE1" w:rsidP="008A0174">
            <w:pPr>
              <w:pStyle w:val="TAL"/>
              <w:rPr>
                <w:sz w:val="16"/>
                <w:szCs w:val="16"/>
              </w:rPr>
            </w:pPr>
            <w:r w:rsidRPr="0054390D">
              <w:rPr>
                <w:rFonts w:eastAsia="Times New Roman"/>
                <w:sz w:val="16"/>
                <w:szCs w:val="16"/>
              </w:rPr>
              <w:t>FFS</w:t>
            </w:r>
          </w:p>
        </w:tc>
      </w:tr>
      <w:tr w:rsidR="004C2EE1" w:rsidRPr="0054390D" w14:paraId="54FD7609" w14:textId="77777777" w:rsidTr="008A0174">
        <w:trPr>
          <w:trHeight w:val="372"/>
        </w:trPr>
        <w:tc>
          <w:tcPr>
            <w:tcW w:w="1725" w:type="pct"/>
            <w:shd w:val="clear" w:color="auto" w:fill="auto"/>
          </w:tcPr>
          <w:p w14:paraId="699517FE" w14:textId="77777777" w:rsidR="004C2EE1" w:rsidRPr="0054390D" w:rsidRDefault="004C2EE1" w:rsidP="008A0174">
            <w:pPr>
              <w:pStyle w:val="TAL"/>
              <w:rPr>
                <w:sz w:val="16"/>
                <w:szCs w:val="16"/>
              </w:rPr>
            </w:pPr>
            <w:r w:rsidRPr="0054390D">
              <w:rPr>
                <w:sz w:val="16"/>
                <w:szCs w:val="16"/>
              </w:rPr>
              <w:t>Antenna tilt, deg</w:t>
            </w:r>
          </w:p>
        </w:tc>
        <w:tc>
          <w:tcPr>
            <w:tcW w:w="1637" w:type="pct"/>
          </w:tcPr>
          <w:p w14:paraId="17C6687B" w14:textId="77777777" w:rsidR="004C2EE1" w:rsidRPr="0054390D" w:rsidRDefault="004C2EE1" w:rsidP="008A0174">
            <w:pPr>
              <w:pStyle w:val="TAL"/>
              <w:rPr>
                <w:sz w:val="16"/>
                <w:szCs w:val="16"/>
              </w:rPr>
            </w:pPr>
            <w:r w:rsidRPr="0054390D">
              <w:rPr>
                <w:rFonts w:eastAsia="Times New Roman"/>
                <w:sz w:val="16"/>
                <w:szCs w:val="16"/>
              </w:rPr>
              <w:t>FFS</w:t>
            </w:r>
          </w:p>
        </w:tc>
        <w:tc>
          <w:tcPr>
            <w:tcW w:w="1638" w:type="pct"/>
          </w:tcPr>
          <w:p w14:paraId="31A2FE2B" w14:textId="77777777" w:rsidR="004C2EE1" w:rsidRPr="0054390D" w:rsidRDefault="004C2EE1" w:rsidP="008A0174">
            <w:pPr>
              <w:pStyle w:val="TAL"/>
              <w:rPr>
                <w:sz w:val="16"/>
                <w:szCs w:val="16"/>
              </w:rPr>
            </w:pPr>
            <w:r w:rsidRPr="0054390D">
              <w:rPr>
                <w:rFonts w:eastAsia="Times New Roman"/>
                <w:sz w:val="16"/>
                <w:szCs w:val="16"/>
              </w:rPr>
              <w:t>FFS</w:t>
            </w:r>
          </w:p>
        </w:tc>
      </w:tr>
    </w:tbl>
    <w:p w14:paraId="71AE7C89" w14:textId="7543351A" w:rsidR="004C2EE1" w:rsidRPr="004C2EE1" w:rsidRDefault="004C2EE1" w:rsidP="004C2EE1">
      <w:pPr>
        <w:ind w:left="1440" w:hanging="1440"/>
        <w:rPr>
          <w:lang w:eastAsia="x-none"/>
        </w:rPr>
      </w:pPr>
    </w:p>
    <w:p w14:paraId="3260DB85" w14:textId="77777777" w:rsidR="004C2EE1" w:rsidRDefault="004C2EE1" w:rsidP="00254752">
      <w:pPr>
        <w:ind w:left="720" w:hanging="720"/>
      </w:pPr>
    </w:p>
    <w:p w14:paraId="50291721" w14:textId="24D73E64" w:rsidR="00254752" w:rsidRPr="00254752" w:rsidRDefault="00603E09" w:rsidP="00254752">
      <w:pPr>
        <w:ind w:left="720" w:hanging="720"/>
        <w:rPr>
          <w:lang w:eastAsia="x-none"/>
        </w:rPr>
      </w:pPr>
      <w:hyperlink r:id="rId2296" w:history="1">
        <w:r w:rsidR="00FE4C7E">
          <w:rPr>
            <w:rStyle w:val="Hyperlink"/>
            <w:lang w:eastAsia="x-none"/>
          </w:rPr>
          <w:t>R1-1803776</w:t>
        </w:r>
      </w:hyperlink>
      <w:r w:rsidR="00254752" w:rsidRPr="00254752">
        <w:rPr>
          <w:lang w:eastAsia="x-none"/>
        </w:rPr>
        <w:tab/>
        <w:t>Discussion on channel models of new V2X use cases</w:t>
      </w:r>
      <w:r w:rsidR="00254752" w:rsidRPr="00254752">
        <w:rPr>
          <w:lang w:eastAsia="x-none"/>
        </w:rPr>
        <w:tab/>
        <w:t>CATT</w:t>
      </w:r>
    </w:p>
    <w:p w14:paraId="53693A15" w14:textId="6CC563C5" w:rsidR="00254752" w:rsidRPr="00254752" w:rsidRDefault="00603E09" w:rsidP="00254752">
      <w:pPr>
        <w:ind w:left="720" w:hanging="720"/>
        <w:rPr>
          <w:lang w:eastAsia="x-none"/>
        </w:rPr>
      </w:pPr>
      <w:hyperlink r:id="rId2297" w:history="1">
        <w:r w:rsidR="00FE4C7E">
          <w:rPr>
            <w:rStyle w:val="Hyperlink"/>
            <w:lang w:eastAsia="x-none"/>
          </w:rPr>
          <w:t>R1-1803898</w:t>
        </w:r>
      </w:hyperlink>
      <w:r w:rsidR="00254752" w:rsidRPr="00254752">
        <w:rPr>
          <w:lang w:eastAsia="x-none"/>
        </w:rPr>
        <w:tab/>
        <w:t>Consideration of Blockage in eV2X Channel Modeling</w:t>
      </w:r>
      <w:r w:rsidR="00254752" w:rsidRPr="00254752">
        <w:rPr>
          <w:lang w:eastAsia="x-none"/>
        </w:rPr>
        <w:tab/>
        <w:t>ZTE, Sanechips</w:t>
      </w:r>
    </w:p>
    <w:p w14:paraId="06E62374" w14:textId="3819C25F" w:rsidR="00254752" w:rsidRPr="00254752" w:rsidRDefault="00603E09" w:rsidP="00254752">
      <w:pPr>
        <w:ind w:left="720" w:hanging="720"/>
        <w:rPr>
          <w:lang w:eastAsia="x-none"/>
        </w:rPr>
      </w:pPr>
      <w:hyperlink r:id="rId2298" w:history="1">
        <w:r w:rsidR="00FE4C7E">
          <w:rPr>
            <w:rStyle w:val="Hyperlink"/>
            <w:lang w:eastAsia="x-none"/>
          </w:rPr>
          <w:t>R1-1804023</w:t>
        </w:r>
      </w:hyperlink>
      <w:r w:rsidR="00254752" w:rsidRPr="00254752">
        <w:rPr>
          <w:lang w:eastAsia="x-none"/>
        </w:rPr>
        <w:tab/>
        <w:t>On some remaining issues in channel modelling</w:t>
      </w:r>
      <w:r w:rsidR="00254752" w:rsidRPr="00254752">
        <w:rPr>
          <w:lang w:eastAsia="x-none"/>
        </w:rPr>
        <w:tab/>
        <w:t>OPPO</w:t>
      </w:r>
    </w:p>
    <w:p w14:paraId="45EADB3A" w14:textId="17B66BBA" w:rsidR="00254752" w:rsidRPr="00254752" w:rsidRDefault="00603E09" w:rsidP="00254752">
      <w:pPr>
        <w:ind w:left="720" w:hanging="720"/>
        <w:rPr>
          <w:lang w:eastAsia="x-none"/>
        </w:rPr>
      </w:pPr>
      <w:hyperlink r:id="rId2299" w:history="1">
        <w:r w:rsidR="00FE4C7E">
          <w:rPr>
            <w:rStyle w:val="Hyperlink"/>
            <w:lang w:eastAsia="x-none"/>
          </w:rPr>
          <w:t>R1-1804263</w:t>
        </w:r>
      </w:hyperlink>
      <w:r w:rsidR="00254752" w:rsidRPr="00254752">
        <w:rPr>
          <w:lang w:eastAsia="x-none"/>
        </w:rPr>
        <w:tab/>
        <w:t>V2X channel modelling and other issues</w:t>
      </w:r>
      <w:r w:rsidR="00254752" w:rsidRPr="00254752">
        <w:rPr>
          <w:lang w:eastAsia="x-none"/>
        </w:rPr>
        <w:tab/>
        <w:t>Nokia, Nokia Shanghai Bell</w:t>
      </w:r>
    </w:p>
    <w:p w14:paraId="5DE921DA" w14:textId="6251FA4C" w:rsidR="00254752" w:rsidRPr="00254752" w:rsidRDefault="00603E09" w:rsidP="00254752">
      <w:pPr>
        <w:ind w:left="720" w:hanging="720"/>
        <w:rPr>
          <w:lang w:eastAsia="x-none"/>
        </w:rPr>
      </w:pPr>
      <w:hyperlink r:id="rId2300" w:history="1">
        <w:r w:rsidR="00FE4C7E">
          <w:rPr>
            <w:rStyle w:val="Hyperlink"/>
            <w:lang w:eastAsia="x-none"/>
          </w:rPr>
          <w:t>R1-1804401</w:t>
        </w:r>
      </w:hyperlink>
      <w:r w:rsidR="00254752" w:rsidRPr="00254752">
        <w:rPr>
          <w:lang w:eastAsia="x-none"/>
        </w:rPr>
        <w:tab/>
        <w:t>Channel model for NR V2X</w:t>
      </w:r>
      <w:r w:rsidR="00254752" w:rsidRPr="00254752">
        <w:rPr>
          <w:lang w:eastAsia="x-none"/>
        </w:rPr>
        <w:tab/>
        <w:t>Samsung</w:t>
      </w:r>
    </w:p>
    <w:p w14:paraId="34F9C23A" w14:textId="41A735E2" w:rsidR="00254752" w:rsidRPr="00254752" w:rsidRDefault="00603E09" w:rsidP="00254752">
      <w:pPr>
        <w:ind w:left="720" w:hanging="720"/>
        <w:rPr>
          <w:lang w:eastAsia="x-none"/>
        </w:rPr>
      </w:pPr>
      <w:hyperlink r:id="rId2301" w:history="1">
        <w:r w:rsidR="00FE4C7E">
          <w:rPr>
            <w:rStyle w:val="Hyperlink"/>
            <w:lang w:eastAsia="x-none"/>
          </w:rPr>
          <w:t>R1-1804639</w:t>
        </w:r>
      </w:hyperlink>
      <w:r w:rsidR="00254752" w:rsidRPr="00254752">
        <w:rPr>
          <w:lang w:eastAsia="x-none"/>
        </w:rPr>
        <w:tab/>
        <w:t>On channel models for eV2X evaluation</w:t>
      </w:r>
      <w:r w:rsidR="00254752" w:rsidRPr="00254752">
        <w:rPr>
          <w:lang w:eastAsia="x-none"/>
        </w:rPr>
        <w:tab/>
        <w:t>Ericsson</w:t>
      </w:r>
    </w:p>
    <w:p w14:paraId="6C9CFAA4" w14:textId="76D221AD" w:rsidR="00254752" w:rsidRPr="00254752" w:rsidRDefault="00603E09" w:rsidP="00254752">
      <w:pPr>
        <w:ind w:left="720" w:hanging="720"/>
        <w:rPr>
          <w:lang w:eastAsia="x-none"/>
        </w:rPr>
      </w:pPr>
      <w:hyperlink r:id="rId2302" w:history="1">
        <w:r w:rsidR="00FE4C7E">
          <w:rPr>
            <w:rStyle w:val="Hyperlink"/>
            <w:lang w:eastAsia="x-none"/>
          </w:rPr>
          <w:t>R1-1804672</w:t>
        </w:r>
      </w:hyperlink>
      <w:r w:rsidR="00254752" w:rsidRPr="00254752">
        <w:rPr>
          <w:lang w:eastAsia="x-none"/>
        </w:rPr>
        <w:tab/>
        <w:t>Channel model for V2X</w:t>
      </w:r>
      <w:r w:rsidR="00254752" w:rsidRPr="00254752">
        <w:rPr>
          <w:lang w:eastAsia="x-none"/>
        </w:rPr>
        <w:tab/>
        <w:t>AT&amp;T</w:t>
      </w:r>
    </w:p>
    <w:p w14:paraId="3CE5C1DF" w14:textId="628D3044" w:rsidR="00254752" w:rsidRPr="00254752" w:rsidRDefault="00603E09" w:rsidP="00254752">
      <w:pPr>
        <w:ind w:left="720" w:hanging="720"/>
        <w:rPr>
          <w:lang w:eastAsia="x-none"/>
        </w:rPr>
      </w:pPr>
      <w:hyperlink r:id="rId2303" w:history="1">
        <w:r w:rsidR="00FE4C7E">
          <w:rPr>
            <w:rStyle w:val="Hyperlink"/>
            <w:lang w:eastAsia="x-none"/>
          </w:rPr>
          <w:t>R1-1804866</w:t>
        </w:r>
      </w:hyperlink>
      <w:r w:rsidR="00254752" w:rsidRPr="00254752">
        <w:rPr>
          <w:lang w:eastAsia="x-none"/>
        </w:rPr>
        <w:tab/>
        <w:t xml:space="preserve">V2X Sidelink Channel Model with Vehicle Blockage </w:t>
      </w:r>
      <w:r w:rsidR="00254752" w:rsidRPr="00254752">
        <w:rPr>
          <w:lang w:eastAsia="x-none"/>
        </w:rPr>
        <w:tab/>
        <w:t>InterDigital, Inc.</w:t>
      </w:r>
    </w:p>
    <w:p w14:paraId="554B503E" w14:textId="7FF4A4D2" w:rsidR="00254752" w:rsidRPr="00254752" w:rsidRDefault="00603E09" w:rsidP="00254752">
      <w:pPr>
        <w:ind w:left="720" w:hanging="720"/>
        <w:rPr>
          <w:lang w:eastAsia="x-none"/>
        </w:rPr>
      </w:pPr>
      <w:hyperlink r:id="rId2304" w:history="1">
        <w:r w:rsidR="00FE4C7E">
          <w:rPr>
            <w:rStyle w:val="Hyperlink"/>
            <w:lang w:eastAsia="x-none"/>
          </w:rPr>
          <w:t>R1-1805070</w:t>
        </w:r>
      </w:hyperlink>
      <w:r w:rsidR="00254752" w:rsidRPr="00254752">
        <w:rPr>
          <w:lang w:eastAsia="x-none"/>
        </w:rPr>
        <w:tab/>
        <w:t>Channel model for V2X phase 3</w:t>
      </w:r>
      <w:r w:rsidR="00254752" w:rsidRPr="00254752">
        <w:rPr>
          <w:lang w:eastAsia="x-none"/>
        </w:rPr>
        <w:tab/>
        <w:t>NTT DOCOMO, INC.</w:t>
      </w:r>
    </w:p>
    <w:p w14:paraId="45523842" w14:textId="704E76B0" w:rsidR="00254752" w:rsidRPr="00254752" w:rsidRDefault="00603E09" w:rsidP="00254752">
      <w:pPr>
        <w:ind w:left="720" w:hanging="720"/>
        <w:rPr>
          <w:lang w:eastAsia="x-none"/>
        </w:rPr>
      </w:pPr>
      <w:hyperlink r:id="rId2305" w:history="1">
        <w:r w:rsidR="00FE4C7E">
          <w:rPr>
            <w:rStyle w:val="Hyperlink"/>
            <w:lang w:eastAsia="x-none"/>
          </w:rPr>
          <w:t>R1-1805077</w:t>
        </w:r>
      </w:hyperlink>
      <w:r w:rsidR="00254752" w:rsidRPr="00254752">
        <w:rPr>
          <w:lang w:eastAsia="x-none"/>
        </w:rPr>
        <w:tab/>
        <w:t>On channel models for eV2X</w:t>
      </w:r>
      <w:r w:rsidR="00254752" w:rsidRPr="00254752">
        <w:rPr>
          <w:lang w:eastAsia="x-none"/>
        </w:rPr>
        <w:tab/>
        <w:t>Cohere Technologies</w:t>
      </w:r>
    </w:p>
    <w:p w14:paraId="7E451EBB" w14:textId="2A25F80F" w:rsidR="00254752" w:rsidRPr="00254752" w:rsidRDefault="00603E09" w:rsidP="00254752">
      <w:pPr>
        <w:ind w:left="720" w:hanging="720"/>
        <w:rPr>
          <w:color w:val="808080"/>
          <w:lang w:eastAsia="x-none"/>
        </w:rPr>
      </w:pPr>
      <w:hyperlink r:id="rId2306" w:history="1">
        <w:r w:rsidR="00FE4C7E">
          <w:rPr>
            <w:rStyle w:val="Hyperlink"/>
            <w:lang w:eastAsia="x-none"/>
          </w:rPr>
          <w:t>R1-1805259</w:t>
        </w:r>
      </w:hyperlink>
      <w:r w:rsidR="00254752" w:rsidRPr="00254752">
        <w:rPr>
          <w:color w:val="808080"/>
          <w:lang w:eastAsia="x-none"/>
        </w:rPr>
        <w:tab/>
        <w:t>V2X NR channel model</w:t>
      </w:r>
      <w:r w:rsidR="00254752" w:rsidRPr="00254752">
        <w:rPr>
          <w:color w:val="808080"/>
          <w:lang w:eastAsia="x-none"/>
        </w:rPr>
        <w:tab/>
        <w:t>OnStar</w:t>
      </w:r>
    </w:p>
    <w:p w14:paraId="3CB8D535" w14:textId="59758FA2" w:rsidR="00254752" w:rsidRDefault="00254752" w:rsidP="00254752">
      <w:pPr>
        <w:ind w:left="720" w:hanging="720"/>
        <w:rPr>
          <w:color w:val="808080"/>
          <w:lang w:eastAsia="x-none"/>
        </w:rPr>
      </w:pPr>
      <w:r w:rsidRPr="00254752">
        <w:rPr>
          <w:color w:val="808080"/>
          <w:lang w:eastAsia="x-none"/>
        </w:rPr>
        <w:t>Late submission</w:t>
      </w:r>
    </w:p>
    <w:p w14:paraId="0E141066" w14:textId="7EFD084A" w:rsidR="0054390D" w:rsidRPr="0054390D" w:rsidRDefault="0054390D" w:rsidP="00254752">
      <w:pPr>
        <w:ind w:left="720" w:hanging="720"/>
        <w:rPr>
          <w:lang w:eastAsia="x-none"/>
        </w:rPr>
      </w:pPr>
      <w:r w:rsidRPr="0054390D">
        <w:rPr>
          <w:lang w:eastAsia="x-none"/>
        </w:rPr>
        <w:t>R1-1805659</w:t>
      </w:r>
      <w:r w:rsidRPr="0054390D">
        <w:rPr>
          <w:lang w:eastAsia="x-none"/>
        </w:rPr>
        <w:tab/>
        <w:t>Modelling of the Doppler effect in V2V sidelink channel</w:t>
      </w:r>
      <w:r w:rsidRPr="0054390D">
        <w:rPr>
          <w:lang w:eastAsia="x-none"/>
        </w:rPr>
        <w:tab/>
        <w:t>Huawei, HiSilicon</w:t>
      </w:r>
    </w:p>
    <w:p w14:paraId="19D8340A" w14:textId="5911DEB7" w:rsidR="00254752" w:rsidRPr="00254752" w:rsidRDefault="00254752" w:rsidP="00380253">
      <w:pPr>
        <w:pStyle w:val="Heading3"/>
      </w:pPr>
      <w:bookmarkStart w:id="5148" w:name="_Toc510867658"/>
      <w:bookmarkStart w:id="5149" w:name="_Toc514184728"/>
      <w:r w:rsidRPr="00254752">
        <w:t>Other</w:t>
      </w:r>
      <w:bookmarkEnd w:id="5148"/>
      <w:bookmarkEnd w:id="5149"/>
    </w:p>
    <w:p w14:paraId="79A0466D" w14:textId="500C5AE8" w:rsidR="007906C3" w:rsidRPr="00380253" w:rsidRDefault="00603E09" w:rsidP="007906C3">
      <w:pPr>
        <w:ind w:left="720" w:hanging="720"/>
        <w:rPr>
          <w:b/>
          <w:lang w:eastAsia="x-none"/>
        </w:rPr>
      </w:pPr>
      <w:hyperlink r:id="rId2307" w:history="1">
        <w:r w:rsidR="00FE4C7E">
          <w:rPr>
            <w:rStyle w:val="Hyperlink"/>
            <w:b/>
            <w:lang w:eastAsia="x-none"/>
          </w:rPr>
          <w:t>R1-1804673</w:t>
        </w:r>
      </w:hyperlink>
      <w:r w:rsidR="007906C3" w:rsidRPr="00380253">
        <w:rPr>
          <w:b/>
          <w:lang w:eastAsia="x-none"/>
        </w:rPr>
        <w:tab/>
        <w:t>Integrated access and sidelink: A unified concept for V2X</w:t>
      </w:r>
      <w:r w:rsidR="007906C3" w:rsidRPr="00380253">
        <w:rPr>
          <w:b/>
          <w:lang w:eastAsia="x-none"/>
        </w:rPr>
        <w:tab/>
        <w:t>AT&amp;T</w:t>
      </w:r>
    </w:p>
    <w:p w14:paraId="14BAB7E4" w14:textId="77777777" w:rsidR="007906C3" w:rsidRDefault="007906C3" w:rsidP="007906C3">
      <w:r>
        <w:rPr>
          <w:b/>
        </w:rPr>
        <w:t>D</w:t>
      </w:r>
      <w:r w:rsidRPr="00777035">
        <w:rPr>
          <w:b/>
        </w:rPr>
        <w:t xml:space="preserve">ecision: </w:t>
      </w:r>
      <w:r w:rsidRPr="00777035">
        <w:t xml:space="preserve">The document is </w:t>
      </w:r>
      <w:r>
        <w:t>note</w:t>
      </w:r>
      <w:r w:rsidRPr="00777035">
        <w:t>d.</w:t>
      </w:r>
    </w:p>
    <w:p w14:paraId="09B24061" w14:textId="77777777" w:rsidR="007906C3" w:rsidRDefault="007906C3" w:rsidP="00254752">
      <w:pPr>
        <w:ind w:left="720" w:hanging="720"/>
      </w:pPr>
    </w:p>
    <w:p w14:paraId="629DCFF1" w14:textId="77777777" w:rsidR="007906C3" w:rsidRDefault="007906C3" w:rsidP="00254752">
      <w:pPr>
        <w:ind w:left="720" w:hanging="720"/>
      </w:pPr>
    </w:p>
    <w:p w14:paraId="165118AF" w14:textId="2E1D6D7F" w:rsidR="00254752" w:rsidRPr="00254752" w:rsidRDefault="00603E09" w:rsidP="00254752">
      <w:pPr>
        <w:ind w:left="720" w:hanging="720"/>
        <w:rPr>
          <w:lang w:eastAsia="x-none"/>
        </w:rPr>
      </w:pPr>
      <w:hyperlink r:id="rId2308" w:history="1">
        <w:r w:rsidR="00FE4C7E">
          <w:rPr>
            <w:rStyle w:val="Hyperlink"/>
            <w:lang w:eastAsia="x-none"/>
          </w:rPr>
          <w:t>R1-1803899</w:t>
        </w:r>
      </w:hyperlink>
      <w:r w:rsidR="00254752" w:rsidRPr="00254752">
        <w:rPr>
          <w:lang w:eastAsia="x-none"/>
        </w:rPr>
        <w:tab/>
        <w:t>NR eV2X link level simulation assumptions</w:t>
      </w:r>
      <w:r w:rsidR="00254752" w:rsidRPr="00254752">
        <w:rPr>
          <w:lang w:eastAsia="x-none"/>
        </w:rPr>
        <w:tab/>
        <w:t>ZTE , Sanechips</w:t>
      </w:r>
    </w:p>
    <w:p w14:paraId="0F3A0D91" w14:textId="3A4C5A68" w:rsidR="00254752" w:rsidRPr="00254752" w:rsidRDefault="00603E09" w:rsidP="00254752">
      <w:pPr>
        <w:ind w:left="720" w:hanging="720"/>
        <w:rPr>
          <w:lang w:eastAsia="x-none"/>
        </w:rPr>
      </w:pPr>
      <w:hyperlink r:id="rId2309" w:history="1">
        <w:r w:rsidR="00FE4C7E">
          <w:rPr>
            <w:rStyle w:val="Hyperlink"/>
            <w:lang w:eastAsia="x-none"/>
          </w:rPr>
          <w:t>R1-1805090</w:t>
        </w:r>
      </w:hyperlink>
      <w:r w:rsidR="00254752" w:rsidRPr="00254752">
        <w:rPr>
          <w:lang w:eastAsia="x-none"/>
        </w:rPr>
        <w:tab/>
        <w:t>Discussion on eV2X use cases</w:t>
      </w:r>
      <w:r w:rsidR="00254752" w:rsidRPr="00254752">
        <w:rPr>
          <w:lang w:eastAsia="x-none"/>
        </w:rPr>
        <w:tab/>
        <w:t>Ericsson LM</w:t>
      </w:r>
    </w:p>
    <w:p w14:paraId="15861B4F" w14:textId="2699B1F8" w:rsidR="00254752" w:rsidRDefault="00254752" w:rsidP="00ED0503">
      <w:pPr>
        <w:pStyle w:val="Heading2"/>
        <w:ind w:left="720" w:hanging="720"/>
        <w:rPr>
          <w:color w:val="0000FF"/>
          <w:u w:val="single"/>
          <w:lang w:eastAsia="x-none"/>
        </w:rPr>
      </w:pPr>
      <w:bookmarkStart w:id="5150" w:name="_Toc510867659"/>
      <w:bookmarkStart w:id="5151" w:name="_Toc514184729"/>
      <w:r w:rsidRPr="00254752">
        <w:t>Study on NR-based Access to Unlicensed Spectrum</w:t>
      </w:r>
      <w:bookmarkEnd w:id="5150"/>
      <w:r w:rsidR="00C16ED6">
        <w:t xml:space="preserve"> - </w:t>
      </w:r>
      <w:r w:rsidRPr="00254752">
        <w:rPr>
          <w:lang w:eastAsia="x-none"/>
        </w:rPr>
        <w:t xml:space="preserve">SID in </w:t>
      </w:r>
      <w:hyperlink r:id="rId2310" w:history="1">
        <w:r w:rsidRPr="00C16ED6">
          <w:rPr>
            <w:color w:val="0000FF"/>
            <w:u w:val="single"/>
            <w:lang w:eastAsia="x-none"/>
          </w:rPr>
          <w:t>RP-172021</w:t>
        </w:r>
        <w:bookmarkEnd w:id="5151"/>
      </w:hyperlink>
    </w:p>
    <w:p w14:paraId="763DB7BF" w14:textId="10719D79" w:rsidR="00C16ED6" w:rsidRPr="00C16ED6" w:rsidRDefault="00603E09" w:rsidP="00C16ED6">
      <w:pPr>
        <w:rPr>
          <w:b/>
        </w:rPr>
      </w:pPr>
      <w:hyperlink r:id="rId2311" w:history="1">
        <w:r w:rsidR="00FE4C7E">
          <w:rPr>
            <w:rStyle w:val="Hyperlink"/>
            <w:b/>
          </w:rPr>
          <w:t>R1-1805705</w:t>
        </w:r>
      </w:hyperlink>
      <w:r w:rsidR="00C16ED6" w:rsidRPr="00C16ED6">
        <w:rPr>
          <w:b/>
        </w:rPr>
        <w:tab/>
        <w:t>Chairman's notes of AI 7.6 SI on NR-based access to unlicensed spectrum</w:t>
      </w:r>
      <w:r w:rsidR="00C16ED6" w:rsidRPr="00C16ED6">
        <w:rPr>
          <w:b/>
        </w:rPr>
        <w:tab/>
        <w:t>Ad-Hoc chair (Ericsson)</w:t>
      </w:r>
    </w:p>
    <w:p w14:paraId="38BF0742" w14:textId="77777777" w:rsidR="00C16ED6" w:rsidRDefault="00C16ED6" w:rsidP="00C16ED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 content incorporated below</w:t>
      </w:r>
      <w:r w:rsidRPr="00777035">
        <w:rPr>
          <w:rFonts w:ascii="Times New Roman" w:hAnsi="Times New Roman"/>
          <w:szCs w:val="20"/>
        </w:rPr>
        <w:t>.</w:t>
      </w:r>
    </w:p>
    <w:p w14:paraId="714D34C2" w14:textId="77777777" w:rsidR="00C16ED6" w:rsidRPr="00C16ED6" w:rsidRDefault="00C16ED6" w:rsidP="00C16ED6">
      <w:pPr>
        <w:rPr>
          <w:szCs w:val="20"/>
          <w:lang w:eastAsia="x-none"/>
        </w:rPr>
      </w:pPr>
    </w:p>
    <w:bookmarkStart w:id="5152" w:name="_Toc510867665"/>
    <w:p w14:paraId="30666951" w14:textId="281E95A3" w:rsidR="002011B9" w:rsidRPr="002011B9" w:rsidRDefault="00FE4C7E" w:rsidP="002011B9">
      <w:pPr>
        <w:ind w:left="720" w:hanging="720"/>
        <w:rPr>
          <w:b/>
          <w:lang w:eastAsia="x-none"/>
        </w:rPr>
      </w:pPr>
      <w:r>
        <w:rPr>
          <w:b/>
          <w:lang w:eastAsia="x-none"/>
        </w:rPr>
        <w:fldChar w:fldCharType="begin"/>
      </w:r>
      <w:r w:rsidR="0095611E">
        <w:rPr>
          <w:b/>
          <w:lang w:eastAsia="x-none"/>
        </w:rPr>
        <w:instrText>HYPERLINK "C:\\Users\\Merias\\Documents\\RAN1\\TSGR1_92b-China\\Docs\\R1-1805677.zip"</w:instrText>
      </w:r>
      <w:r>
        <w:rPr>
          <w:b/>
          <w:lang w:eastAsia="x-none"/>
        </w:rPr>
        <w:fldChar w:fldCharType="separate"/>
      </w:r>
      <w:r>
        <w:rPr>
          <w:rStyle w:val="Hyperlink"/>
          <w:b/>
          <w:lang w:eastAsia="x-none"/>
        </w:rPr>
        <w:t>R1-1805677</w:t>
      </w:r>
      <w:r>
        <w:rPr>
          <w:b/>
          <w:lang w:eastAsia="x-none"/>
        </w:rPr>
        <w:fldChar w:fldCharType="end"/>
      </w:r>
      <w:r w:rsidR="002011B9" w:rsidRPr="002011B9">
        <w:rPr>
          <w:b/>
          <w:lang w:eastAsia="x-none"/>
        </w:rPr>
        <w:tab/>
      </w:r>
      <w:r w:rsidR="002011B9" w:rsidRPr="002011B9">
        <w:rPr>
          <w:lang w:eastAsia="x-none"/>
        </w:rPr>
        <w:t>Summary of offline discussion for NR-U</w:t>
      </w:r>
      <w:r w:rsidR="002011B9" w:rsidRPr="002011B9">
        <w:rPr>
          <w:lang w:eastAsia="x-none"/>
        </w:rPr>
        <w:tab/>
        <w:t>Qualcomm</w:t>
      </w:r>
    </w:p>
    <w:p w14:paraId="63E31EE4" w14:textId="77777777" w:rsidR="002011B9" w:rsidRPr="002011B9" w:rsidRDefault="002011B9" w:rsidP="002011B9">
      <w:pPr>
        <w:ind w:left="720" w:hanging="720"/>
        <w:rPr>
          <w:b/>
          <w:lang w:eastAsia="x-none"/>
        </w:rPr>
      </w:pPr>
    </w:p>
    <w:p w14:paraId="1B250232" w14:textId="77777777" w:rsidR="002011B9" w:rsidRPr="002011B9" w:rsidRDefault="002011B9" w:rsidP="002011B9">
      <w:pPr>
        <w:ind w:left="720" w:hanging="720"/>
        <w:rPr>
          <w:lang w:eastAsia="x-none"/>
        </w:rPr>
      </w:pPr>
      <w:r w:rsidRPr="002011B9">
        <w:rPr>
          <w:highlight w:val="green"/>
          <w:lang w:eastAsia="x-none"/>
        </w:rPr>
        <w:t>Agreement:</w:t>
      </w:r>
    </w:p>
    <w:p w14:paraId="1603EDCF" w14:textId="1B8ED475" w:rsidR="002011B9" w:rsidRPr="00845853" w:rsidRDefault="002011B9" w:rsidP="00845853">
      <w:pPr>
        <w:rPr>
          <w:lang w:eastAsia="x-none"/>
        </w:rPr>
      </w:pPr>
      <w:r w:rsidRPr="002011B9">
        <w:rPr>
          <w:lang w:eastAsia="x-none"/>
        </w:rPr>
        <w:t>In the discussions in the NR-U study item, references to sub-7 GHz are intended to include unlicensed bands in the 6 GHz region that are being discussed in regulatory discussions which may have some region exceeding 7 GHz (e.g., 7.125 GHz)</w:t>
      </w:r>
      <w:r w:rsidR="00845853">
        <w:rPr>
          <w:lang w:eastAsia="x-none"/>
        </w:rPr>
        <w:t>.</w:t>
      </w:r>
    </w:p>
    <w:p w14:paraId="2FC6C8AF" w14:textId="77777777" w:rsidR="002011B9" w:rsidRPr="002011B9" w:rsidRDefault="002011B9" w:rsidP="002011B9">
      <w:pPr>
        <w:pStyle w:val="Heading3"/>
      </w:pPr>
      <w:bookmarkStart w:id="5153" w:name="_Toc511072846"/>
      <w:bookmarkStart w:id="5154" w:name="_Toc514184730"/>
      <w:r w:rsidRPr="002011B9">
        <w:t>Simulation Methodology for NR-U operation</w:t>
      </w:r>
      <w:bookmarkEnd w:id="5153"/>
      <w:bookmarkEnd w:id="5154"/>
      <w:r w:rsidRPr="002011B9">
        <w:t xml:space="preserve">   </w:t>
      </w:r>
    </w:p>
    <w:p w14:paraId="780DBB09" w14:textId="5425F245" w:rsidR="002011B9" w:rsidRPr="00845853" w:rsidRDefault="00603E09" w:rsidP="002011B9">
      <w:pPr>
        <w:ind w:left="720" w:hanging="720"/>
        <w:rPr>
          <w:b/>
          <w:lang w:eastAsia="x-none"/>
        </w:rPr>
      </w:pPr>
      <w:hyperlink r:id="rId2312" w:history="1">
        <w:r w:rsidR="00FE4C7E" w:rsidRPr="00845853">
          <w:rPr>
            <w:rStyle w:val="Hyperlink"/>
            <w:b/>
            <w:lang w:eastAsia="x-none"/>
          </w:rPr>
          <w:t>R1-1803777</w:t>
        </w:r>
      </w:hyperlink>
      <w:r w:rsidR="002011B9" w:rsidRPr="00845853">
        <w:rPr>
          <w:b/>
          <w:lang w:eastAsia="x-none"/>
        </w:rPr>
        <w:tab/>
        <w:t>Remaining Issues of Simulation Methodology for NR Unlicensed operations</w:t>
      </w:r>
      <w:r w:rsidR="002011B9" w:rsidRPr="00845853">
        <w:rPr>
          <w:b/>
          <w:lang w:eastAsia="x-none"/>
        </w:rPr>
        <w:tab/>
        <w:t>CATT</w:t>
      </w:r>
    </w:p>
    <w:p w14:paraId="41CD43D4" w14:textId="6E3E69BA" w:rsidR="002011B9" w:rsidRPr="00845853" w:rsidRDefault="00603E09" w:rsidP="002011B9">
      <w:pPr>
        <w:ind w:left="720" w:hanging="720"/>
        <w:rPr>
          <w:b/>
          <w:lang w:eastAsia="x-none"/>
        </w:rPr>
      </w:pPr>
      <w:hyperlink r:id="rId2313" w:history="1">
        <w:r w:rsidR="00FE4C7E" w:rsidRPr="00845853">
          <w:rPr>
            <w:rStyle w:val="Hyperlink"/>
            <w:b/>
            <w:lang w:eastAsia="x-none"/>
          </w:rPr>
          <w:t>R1-1803918</w:t>
        </w:r>
      </w:hyperlink>
      <w:r w:rsidR="002011B9" w:rsidRPr="00845853">
        <w:rPr>
          <w:b/>
          <w:lang w:eastAsia="x-none"/>
        </w:rPr>
        <w:tab/>
        <w:t>Updated Coexistence Evaluation Assumptions</w:t>
      </w:r>
      <w:r w:rsidR="002011B9" w:rsidRPr="00845853">
        <w:rPr>
          <w:b/>
          <w:lang w:eastAsia="x-none"/>
        </w:rPr>
        <w:tab/>
        <w:t>CableLabs</w:t>
      </w:r>
    </w:p>
    <w:p w14:paraId="7AAFE3B8" w14:textId="6AC451A7" w:rsidR="002011B9" w:rsidRPr="002011B9" w:rsidRDefault="00603E09" w:rsidP="002011B9">
      <w:pPr>
        <w:ind w:left="720" w:hanging="720"/>
        <w:rPr>
          <w:lang w:eastAsia="x-none"/>
        </w:rPr>
      </w:pPr>
      <w:hyperlink r:id="rId2314" w:history="1">
        <w:r w:rsidR="00FE4C7E">
          <w:rPr>
            <w:rStyle w:val="Hyperlink"/>
            <w:lang w:eastAsia="x-none"/>
          </w:rPr>
          <w:t>R1-1803948</w:t>
        </w:r>
      </w:hyperlink>
      <w:r w:rsidR="002011B9" w:rsidRPr="002011B9">
        <w:rPr>
          <w:lang w:eastAsia="x-none"/>
        </w:rPr>
        <w:tab/>
        <w:t>Considerations for Simulation Methodology for NR-U Operation</w:t>
      </w:r>
      <w:r w:rsidR="002011B9" w:rsidRPr="002011B9">
        <w:rPr>
          <w:lang w:eastAsia="x-none"/>
        </w:rPr>
        <w:tab/>
        <w:t>ZTE, Sanechips</w:t>
      </w:r>
    </w:p>
    <w:p w14:paraId="48C00387" w14:textId="596289FE" w:rsidR="002011B9" w:rsidRPr="002011B9" w:rsidRDefault="00603E09" w:rsidP="002011B9">
      <w:pPr>
        <w:ind w:left="720" w:hanging="720"/>
        <w:rPr>
          <w:lang w:eastAsia="x-none"/>
        </w:rPr>
      </w:pPr>
      <w:hyperlink r:id="rId2315" w:history="1">
        <w:r w:rsidR="00FE4C7E">
          <w:rPr>
            <w:rStyle w:val="Hyperlink"/>
            <w:lang w:eastAsia="x-none"/>
          </w:rPr>
          <w:t>R1-1804062</w:t>
        </w:r>
      </w:hyperlink>
      <w:r w:rsidR="002011B9" w:rsidRPr="002011B9">
        <w:rPr>
          <w:lang w:eastAsia="x-none"/>
        </w:rPr>
        <w:tab/>
        <w:t>On simulation methodology for NR-U operation</w:t>
      </w:r>
      <w:r w:rsidR="002011B9" w:rsidRPr="002011B9">
        <w:rPr>
          <w:lang w:eastAsia="x-none"/>
        </w:rPr>
        <w:tab/>
        <w:t>MediaTek Inc.</w:t>
      </w:r>
    </w:p>
    <w:p w14:paraId="09542B49" w14:textId="5B38E42D" w:rsidR="002011B9" w:rsidRPr="002011B9" w:rsidRDefault="00603E09" w:rsidP="002011B9">
      <w:pPr>
        <w:ind w:left="720" w:hanging="720"/>
        <w:rPr>
          <w:lang w:eastAsia="x-none"/>
        </w:rPr>
      </w:pPr>
      <w:hyperlink r:id="rId2316" w:history="1">
        <w:r w:rsidR="00FE4C7E">
          <w:rPr>
            <w:rStyle w:val="Hyperlink"/>
            <w:lang w:eastAsia="x-none"/>
          </w:rPr>
          <w:t>R1-1804109</w:t>
        </w:r>
      </w:hyperlink>
      <w:r w:rsidR="002011B9" w:rsidRPr="002011B9">
        <w:rPr>
          <w:lang w:eastAsia="x-none"/>
        </w:rPr>
        <w:tab/>
        <w:t>Discussion on evaluation assumption for NR-U</w:t>
      </w:r>
      <w:r w:rsidR="002011B9" w:rsidRPr="002011B9">
        <w:rPr>
          <w:lang w:eastAsia="x-none"/>
        </w:rPr>
        <w:tab/>
        <w:t>CMCC</w:t>
      </w:r>
    </w:p>
    <w:p w14:paraId="7D0D4FCE" w14:textId="2B2B7ADB" w:rsidR="002011B9" w:rsidRPr="002011B9" w:rsidRDefault="00603E09" w:rsidP="002011B9">
      <w:pPr>
        <w:ind w:left="720" w:hanging="720"/>
        <w:rPr>
          <w:lang w:eastAsia="x-none"/>
        </w:rPr>
      </w:pPr>
      <w:hyperlink r:id="rId2317" w:history="1">
        <w:r w:rsidR="00FE4C7E">
          <w:rPr>
            <w:rStyle w:val="Hyperlink"/>
            <w:lang w:eastAsia="x-none"/>
          </w:rPr>
          <w:t>R1-1804274</w:t>
        </w:r>
      </w:hyperlink>
      <w:r w:rsidR="002011B9" w:rsidRPr="002011B9">
        <w:rPr>
          <w:lang w:eastAsia="x-none"/>
        </w:rPr>
        <w:tab/>
        <w:t>Simulation methodology and assumptions for NR-U evaluation</w:t>
      </w:r>
      <w:r w:rsidR="002011B9" w:rsidRPr="002011B9">
        <w:rPr>
          <w:lang w:eastAsia="x-none"/>
        </w:rPr>
        <w:tab/>
        <w:t>Nokia, Nokia Shanghai Bell</w:t>
      </w:r>
    </w:p>
    <w:p w14:paraId="02BB8C33" w14:textId="6AF00BED" w:rsidR="002011B9" w:rsidRPr="002011B9" w:rsidRDefault="00603E09" w:rsidP="002011B9">
      <w:pPr>
        <w:ind w:left="720" w:hanging="720"/>
        <w:rPr>
          <w:lang w:eastAsia="x-none"/>
        </w:rPr>
      </w:pPr>
      <w:hyperlink r:id="rId2318" w:history="1">
        <w:r w:rsidR="00FE4C7E">
          <w:rPr>
            <w:rStyle w:val="Hyperlink"/>
            <w:lang w:eastAsia="x-none"/>
          </w:rPr>
          <w:t>R1-1804300</w:t>
        </w:r>
      </w:hyperlink>
      <w:r w:rsidR="002011B9" w:rsidRPr="002011B9">
        <w:rPr>
          <w:lang w:eastAsia="x-none"/>
        </w:rPr>
        <w:tab/>
        <w:t>Simulation assumptions and preliminary results for NR unlicensed bands</w:t>
      </w:r>
      <w:r w:rsidR="002011B9" w:rsidRPr="002011B9">
        <w:rPr>
          <w:lang w:eastAsia="x-none"/>
        </w:rPr>
        <w:tab/>
        <w:t>Huawei, HiSilicon</w:t>
      </w:r>
    </w:p>
    <w:p w14:paraId="6FFE2577" w14:textId="572522E5" w:rsidR="002011B9" w:rsidRPr="002011B9" w:rsidRDefault="00603E09" w:rsidP="002011B9">
      <w:pPr>
        <w:ind w:left="720" w:hanging="720"/>
        <w:rPr>
          <w:lang w:eastAsia="x-none"/>
        </w:rPr>
      </w:pPr>
      <w:hyperlink r:id="rId2319" w:history="1">
        <w:r w:rsidR="00FE4C7E">
          <w:rPr>
            <w:rStyle w:val="Hyperlink"/>
            <w:lang w:eastAsia="x-none"/>
          </w:rPr>
          <w:t>R1-1804402</w:t>
        </w:r>
      </w:hyperlink>
      <w:r w:rsidR="002011B9" w:rsidRPr="002011B9">
        <w:rPr>
          <w:lang w:eastAsia="x-none"/>
        </w:rPr>
        <w:tab/>
        <w:t>Simulation Methodology for NR-U</w:t>
      </w:r>
      <w:r w:rsidR="002011B9" w:rsidRPr="002011B9">
        <w:rPr>
          <w:lang w:eastAsia="x-none"/>
        </w:rPr>
        <w:tab/>
        <w:t>Samsung</w:t>
      </w:r>
    </w:p>
    <w:p w14:paraId="03F03521" w14:textId="70E5A6CC" w:rsidR="002011B9" w:rsidRPr="002011B9" w:rsidRDefault="00603E09" w:rsidP="002011B9">
      <w:pPr>
        <w:ind w:left="720" w:hanging="720"/>
        <w:rPr>
          <w:lang w:eastAsia="x-none"/>
        </w:rPr>
      </w:pPr>
      <w:hyperlink r:id="rId2320" w:history="1">
        <w:r w:rsidR="00FE4C7E">
          <w:rPr>
            <w:rStyle w:val="Hyperlink"/>
            <w:lang w:eastAsia="x-none"/>
          </w:rPr>
          <w:t>R1-1804579</w:t>
        </w:r>
      </w:hyperlink>
      <w:r w:rsidR="002011B9" w:rsidRPr="002011B9">
        <w:rPr>
          <w:lang w:eastAsia="x-none"/>
        </w:rPr>
        <w:tab/>
        <w:t>Simulation methodology for NR unlicensed operation</w:t>
      </w:r>
      <w:r w:rsidR="002011B9" w:rsidRPr="002011B9">
        <w:rPr>
          <w:lang w:eastAsia="x-none"/>
        </w:rPr>
        <w:tab/>
        <w:t>LG Electronics</w:t>
      </w:r>
    </w:p>
    <w:p w14:paraId="3132F6F3" w14:textId="67A3E91D" w:rsidR="002011B9" w:rsidRPr="002011B9" w:rsidRDefault="00603E09" w:rsidP="002011B9">
      <w:pPr>
        <w:ind w:left="720" w:hanging="720"/>
        <w:rPr>
          <w:lang w:eastAsia="x-none"/>
        </w:rPr>
      </w:pPr>
      <w:hyperlink r:id="rId2321" w:history="1">
        <w:r w:rsidR="00FE4C7E">
          <w:rPr>
            <w:rStyle w:val="Hyperlink"/>
            <w:lang w:eastAsia="x-none"/>
          </w:rPr>
          <w:t>R1-1804664</w:t>
        </w:r>
      </w:hyperlink>
      <w:r w:rsidR="002011B9" w:rsidRPr="002011B9">
        <w:rPr>
          <w:lang w:eastAsia="x-none"/>
        </w:rPr>
        <w:tab/>
        <w:t>Simulation assumptions and scenarios for NR Unlicensed</w:t>
      </w:r>
      <w:r w:rsidR="002011B9" w:rsidRPr="002011B9">
        <w:rPr>
          <w:lang w:eastAsia="x-none"/>
        </w:rPr>
        <w:tab/>
        <w:t>AT&amp;T</w:t>
      </w:r>
    </w:p>
    <w:p w14:paraId="0B389874" w14:textId="152563B7" w:rsidR="002011B9" w:rsidRPr="00845853" w:rsidRDefault="00603E09" w:rsidP="002011B9">
      <w:pPr>
        <w:ind w:left="720" w:hanging="720"/>
        <w:rPr>
          <w:b/>
          <w:lang w:eastAsia="x-none"/>
        </w:rPr>
      </w:pPr>
      <w:hyperlink r:id="rId2322" w:history="1">
        <w:r w:rsidR="00FE4C7E" w:rsidRPr="00845853">
          <w:rPr>
            <w:rStyle w:val="Hyperlink"/>
            <w:b/>
            <w:lang w:eastAsia="x-none"/>
          </w:rPr>
          <w:t>R1-1804749</w:t>
        </w:r>
      </w:hyperlink>
      <w:r w:rsidR="002011B9" w:rsidRPr="00845853">
        <w:rPr>
          <w:b/>
          <w:lang w:eastAsia="x-none"/>
        </w:rPr>
        <w:tab/>
        <w:t>On the simulation methodology for NR unlicensed</w:t>
      </w:r>
      <w:r w:rsidR="002011B9" w:rsidRPr="00845853">
        <w:rPr>
          <w:b/>
          <w:lang w:eastAsia="x-none"/>
        </w:rPr>
        <w:tab/>
        <w:t>Intel Corporation</w:t>
      </w:r>
    </w:p>
    <w:p w14:paraId="153D5B42" w14:textId="0FA8BD7F" w:rsidR="002011B9" w:rsidRPr="002011B9" w:rsidRDefault="00603E09" w:rsidP="002011B9">
      <w:pPr>
        <w:ind w:left="720" w:hanging="720"/>
        <w:rPr>
          <w:lang w:eastAsia="x-none"/>
        </w:rPr>
      </w:pPr>
      <w:hyperlink r:id="rId2323" w:history="1">
        <w:r w:rsidR="00FE4C7E">
          <w:rPr>
            <w:rStyle w:val="Hyperlink"/>
            <w:lang w:eastAsia="x-none"/>
          </w:rPr>
          <w:t>R1-1804828</w:t>
        </w:r>
      </w:hyperlink>
      <w:r w:rsidR="002011B9" w:rsidRPr="002011B9">
        <w:rPr>
          <w:lang w:eastAsia="x-none"/>
        </w:rPr>
        <w:tab/>
        <w:t>Simulation methodology for NR unlicensed</w:t>
      </w:r>
      <w:r w:rsidR="002011B9" w:rsidRPr="002011B9">
        <w:rPr>
          <w:lang w:eastAsia="x-none"/>
        </w:rPr>
        <w:tab/>
        <w:t>Qualcomm Incorporated</w:t>
      </w:r>
    </w:p>
    <w:p w14:paraId="6DE2A088" w14:textId="2E9158A3" w:rsidR="002011B9" w:rsidRPr="002011B9" w:rsidRDefault="00603E09" w:rsidP="002011B9">
      <w:pPr>
        <w:ind w:left="720" w:hanging="720"/>
        <w:rPr>
          <w:lang w:eastAsia="x-none"/>
        </w:rPr>
      </w:pPr>
      <w:hyperlink r:id="rId2324" w:history="1">
        <w:r w:rsidR="00FE4C7E">
          <w:rPr>
            <w:rStyle w:val="Hyperlink"/>
            <w:lang w:eastAsia="x-none"/>
          </w:rPr>
          <w:t>R1-1804867</w:t>
        </w:r>
      </w:hyperlink>
      <w:r w:rsidR="002011B9" w:rsidRPr="002011B9">
        <w:rPr>
          <w:lang w:eastAsia="x-none"/>
        </w:rPr>
        <w:tab/>
        <w:t xml:space="preserve">Consideration of NR-U Simulation Evaluation on 60 GHz Channels </w:t>
      </w:r>
      <w:r w:rsidR="002011B9" w:rsidRPr="002011B9">
        <w:rPr>
          <w:lang w:eastAsia="x-none"/>
        </w:rPr>
        <w:tab/>
        <w:t>InterDigital, Inc.</w:t>
      </w:r>
    </w:p>
    <w:p w14:paraId="2A356C08" w14:textId="0E723466" w:rsidR="002011B9" w:rsidRPr="002011B9" w:rsidRDefault="00603E09" w:rsidP="002011B9">
      <w:pPr>
        <w:ind w:left="720" w:hanging="720"/>
        <w:rPr>
          <w:lang w:eastAsia="x-none"/>
        </w:rPr>
      </w:pPr>
      <w:hyperlink r:id="rId2325" w:history="1">
        <w:r w:rsidR="00FE4C7E">
          <w:rPr>
            <w:rStyle w:val="Hyperlink"/>
            <w:lang w:eastAsia="x-none"/>
          </w:rPr>
          <w:t>R1-1805008</w:t>
        </w:r>
      </w:hyperlink>
      <w:r w:rsidR="002011B9" w:rsidRPr="002011B9">
        <w:rPr>
          <w:lang w:eastAsia="x-none"/>
        </w:rPr>
        <w:tab/>
        <w:t>NR-U evaluation methodology</w:t>
      </w:r>
      <w:r w:rsidR="002011B9" w:rsidRPr="002011B9">
        <w:rPr>
          <w:lang w:eastAsia="x-none"/>
        </w:rPr>
        <w:tab/>
        <w:t>Ericsson</w:t>
      </w:r>
    </w:p>
    <w:p w14:paraId="5E7E34AA" w14:textId="6A43D68C" w:rsidR="002011B9" w:rsidRPr="002011B9" w:rsidRDefault="00603E09" w:rsidP="002011B9">
      <w:pPr>
        <w:ind w:left="720" w:hanging="720"/>
        <w:rPr>
          <w:lang w:eastAsia="x-none"/>
        </w:rPr>
      </w:pPr>
      <w:hyperlink r:id="rId2326" w:history="1">
        <w:r w:rsidR="00FE4C7E">
          <w:rPr>
            <w:rStyle w:val="Hyperlink"/>
            <w:lang w:eastAsia="x-none"/>
          </w:rPr>
          <w:t>R1-1805071</w:t>
        </w:r>
      </w:hyperlink>
      <w:r w:rsidR="002011B9" w:rsidRPr="002011B9">
        <w:rPr>
          <w:lang w:eastAsia="x-none"/>
        </w:rPr>
        <w:tab/>
        <w:t>Simulation Methodology for NR-U operation</w:t>
      </w:r>
      <w:r w:rsidR="002011B9" w:rsidRPr="002011B9">
        <w:rPr>
          <w:lang w:eastAsia="x-none"/>
        </w:rPr>
        <w:tab/>
        <w:t>NTT DOCOMO, INC.</w:t>
      </w:r>
    </w:p>
    <w:p w14:paraId="2AB73BB8" w14:textId="053D7FFF" w:rsidR="002011B9" w:rsidRPr="002011B9" w:rsidRDefault="00603E09" w:rsidP="002011B9">
      <w:pPr>
        <w:ind w:left="720" w:hanging="720"/>
        <w:rPr>
          <w:lang w:eastAsia="x-none"/>
        </w:rPr>
      </w:pPr>
      <w:hyperlink r:id="rId2327" w:history="1">
        <w:r w:rsidR="00FE4C7E">
          <w:rPr>
            <w:rStyle w:val="Hyperlink"/>
            <w:lang w:eastAsia="x-none"/>
          </w:rPr>
          <w:t>R1-1805093</w:t>
        </w:r>
      </w:hyperlink>
      <w:r w:rsidR="002011B9" w:rsidRPr="002011B9">
        <w:rPr>
          <w:lang w:eastAsia="x-none"/>
        </w:rPr>
        <w:tab/>
        <w:t xml:space="preserve">Discussion on network topology for sub-7GHz coexistence evaluations between NR-U and Wi-Fi </w:t>
      </w:r>
      <w:r w:rsidR="002011B9" w:rsidRPr="002011B9">
        <w:rPr>
          <w:lang w:eastAsia="x-none"/>
        </w:rPr>
        <w:tab/>
        <w:t>Broadcom, Cisco, HPE</w:t>
      </w:r>
    </w:p>
    <w:p w14:paraId="527AD324" w14:textId="612D62BF" w:rsidR="002011B9" w:rsidRPr="00845853" w:rsidRDefault="00603E09" w:rsidP="002011B9">
      <w:pPr>
        <w:ind w:left="720" w:hanging="720"/>
        <w:rPr>
          <w:b/>
          <w:lang w:eastAsia="x-none"/>
        </w:rPr>
      </w:pPr>
      <w:hyperlink r:id="rId2328" w:history="1">
        <w:r w:rsidR="00FE4C7E" w:rsidRPr="00845853">
          <w:rPr>
            <w:rStyle w:val="Hyperlink"/>
            <w:b/>
            <w:lang w:eastAsia="x-none"/>
          </w:rPr>
          <w:t>R1-1805555</w:t>
        </w:r>
      </w:hyperlink>
      <w:r w:rsidR="002011B9" w:rsidRPr="00845853">
        <w:rPr>
          <w:b/>
          <w:lang w:eastAsia="x-none"/>
        </w:rPr>
        <w:tab/>
        <w:t>Discussion on network topology for sub-7GHz coexistence evaluations between NR-U and Wi-Fi</w:t>
      </w:r>
    </w:p>
    <w:p w14:paraId="4D02E8FD" w14:textId="77777777" w:rsidR="002011B9" w:rsidRPr="002011B9" w:rsidRDefault="002011B9" w:rsidP="002011B9">
      <w:pPr>
        <w:ind w:left="720" w:hanging="720"/>
        <w:rPr>
          <w:lang w:eastAsia="x-none"/>
        </w:rPr>
      </w:pPr>
    </w:p>
    <w:p w14:paraId="74D60EAE" w14:textId="2129D4A7" w:rsidR="002011B9" w:rsidRPr="00845853" w:rsidRDefault="00603E09" w:rsidP="002011B9">
      <w:pPr>
        <w:ind w:left="720" w:hanging="720"/>
        <w:rPr>
          <w:b/>
          <w:lang w:eastAsia="x-none"/>
        </w:rPr>
      </w:pPr>
      <w:hyperlink r:id="rId2329" w:history="1">
        <w:r w:rsidR="00FE4C7E" w:rsidRPr="00845853">
          <w:rPr>
            <w:rStyle w:val="Hyperlink"/>
            <w:b/>
            <w:lang w:eastAsia="x-none"/>
          </w:rPr>
          <w:t>R1-1805585</w:t>
        </w:r>
      </w:hyperlink>
      <w:r w:rsidR="002011B9" w:rsidRPr="00845853">
        <w:rPr>
          <w:b/>
          <w:lang w:eastAsia="x-none"/>
        </w:rPr>
        <w:tab/>
        <w:t>WF on Simulation Scenarios for NR-U</w:t>
      </w:r>
      <w:r w:rsidR="002011B9" w:rsidRPr="00845853">
        <w:rPr>
          <w:b/>
          <w:lang w:eastAsia="x-none"/>
        </w:rPr>
        <w:tab/>
        <w:t>Qualcomm, Nokia, NSB</w:t>
      </w:r>
    </w:p>
    <w:p w14:paraId="52FE1ABA" w14:textId="77777777" w:rsidR="002011B9" w:rsidRPr="002011B9" w:rsidRDefault="002011B9" w:rsidP="002011B9">
      <w:pPr>
        <w:ind w:left="720" w:hanging="720"/>
        <w:rPr>
          <w:highlight w:val="yellow"/>
          <w:lang w:eastAsia="x-none"/>
        </w:rPr>
      </w:pPr>
    </w:p>
    <w:p w14:paraId="07B5DCF9" w14:textId="77777777" w:rsidR="002011B9" w:rsidRPr="002011B9" w:rsidRDefault="002011B9" w:rsidP="002011B9">
      <w:pPr>
        <w:ind w:left="720" w:hanging="720"/>
      </w:pPr>
      <w:r w:rsidRPr="002011B9">
        <w:rPr>
          <w:highlight w:val="green"/>
        </w:rPr>
        <w:t>Agreement:</w:t>
      </w:r>
    </w:p>
    <w:p w14:paraId="66EAEFDB" w14:textId="77777777" w:rsidR="002011B9" w:rsidRPr="002011B9" w:rsidRDefault="002011B9" w:rsidP="002011B9">
      <w:pPr>
        <w:widowControl w:val="0"/>
        <w:numPr>
          <w:ilvl w:val="0"/>
          <w:numId w:val="220"/>
        </w:numPr>
        <w:contextualSpacing/>
        <w:jc w:val="both"/>
        <w:rPr>
          <w:lang w:eastAsia="x-none"/>
        </w:rPr>
      </w:pPr>
      <w:r w:rsidRPr="002011B9">
        <w:rPr>
          <w:lang w:eastAsia="x-none"/>
        </w:rPr>
        <w:t>For sub7 indoor simulation evaluation:</w:t>
      </w:r>
    </w:p>
    <w:p w14:paraId="5E0095A0" w14:textId="77777777" w:rsidR="002011B9" w:rsidRPr="002011B9" w:rsidRDefault="002011B9" w:rsidP="002011B9">
      <w:pPr>
        <w:numPr>
          <w:ilvl w:val="1"/>
          <w:numId w:val="220"/>
        </w:numPr>
        <w:contextualSpacing/>
        <w:rPr>
          <w:lang w:eastAsia="x-none"/>
        </w:rPr>
      </w:pPr>
      <w:r w:rsidRPr="002011B9">
        <w:rPr>
          <w:lang w:eastAsia="x-none"/>
        </w:rPr>
        <w:t>Scenario: Option 2 (3+3) with indoor mixed office model</w:t>
      </w:r>
    </w:p>
    <w:p w14:paraId="5778F8A2" w14:textId="77777777" w:rsidR="002011B9" w:rsidRPr="002011B9" w:rsidRDefault="002011B9" w:rsidP="002011B9">
      <w:pPr>
        <w:numPr>
          <w:ilvl w:val="2"/>
          <w:numId w:val="220"/>
        </w:numPr>
        <w:contextualSpacing/>
        <w:rPr>
          <w:lang w:eastAsia="x-none"/>
        </w:rPr>
      </w:pPr>
      <w:r w:rsidRPr="002011B9">
        <w:rPr>
          <w:lang w:eastAsia="x-none"/>
        </w:rPr>
        <w:t>Target to reach 10%-15% serving links below -72dBm</w:t>
      </w:r>
    </w:p>
    <w:p w14:paraId="56E75310" w14:textId="77777777" w:rsidR="002011B9" w:rsidRPr="002011B9" w:rsidRDefault="002011B9" w:rsidP="002011B9">
      <w:pPr>
        <w:numPr>
          <w:ilvl w:val="2"/>
          <w:numId w:val="220"/>
        </w:numPr>
        <w:contextualSpacing/>
        <w:rPr>
          <w:lang w:eastAsia="x-none"/>
        </w:rPr>
      </w:pPr>
      <w:r w:rsidRPr="002011B9">
        <w:rPr>
          <w:lang w:eastAsia="x-none"/>
        </w:rPr>
        <w:t>Further layout parameter fine tuning may be needed. An example procedure for fine tuning is the following sequence.</w:t>
      </w:r>
    </w:p>
    <w:p w14:paraId="036A8274" w14:textId="77777777" w:rsidR="002011B9" w:rsidRPr="002011B9" w:rsidRDefault="002011B9" w:rsidP="002011B9">
      <w:pPr>
        <w:numPr>
          <w:ilvl w:val="3"/>
          <w:numId w:val="220"/>
        </w:numPr>
        <w:contextualSpacing/>
        <w:rPr>
          <w:lang w:eastAsia="x-none"/>
        </w:rPr>
      </w:pPr>
      <w:r w:rsidRPr="002011B9">
        <w:rPr>
          <w:lang w:eastAsia="x-none"/>
        </w:rPr>
        <w:t>Currently a-b-a=15-20-15</w:t>
      </w:r>
    </w:p>
    <w:p w14:paraId="281B565D" w14:textId="77777777" w:rsidR="002011B9" w:rsidRPr="002011B9" w:rsidRDefault="002011B9" w:rsidP="002011B9">
      <w:pPr>
        <w:numPr>
          <w:ilvl w:val="3"/>
          <w:numId w:val="220"/>
        </w:numPr>
        <w:contextualSpacing/>
        <w:rPr>
          <w:lang w:eastAsia="x-none"/>
        </w:rPr>
      </w:pPr>
      <w:r w:rsidRPr="002011B9">
        <w:rPr>
          <w:lang w:eastAsia="x-none"/>
        </w:rPr>
        <w:t>If not reaching target, try a-b-a=15-30-15 and a-b-a=20-40-20</w:t>
      </w:r>
    </w:p>
    <w:p w14:paraId="3BCCE66E" w14:textId="77777777" w:rsidR="002011B9" w:rsidRPr="002011B9" w:rsidRDefault="002011B9" w:rsidP="002011B9">
      <w:pPr>
        <w:numPr>
          <w:ilvl w:val="3"/>
          <w:numId w:val="220"/>
        </w:numPr>
        <w:contextualSpacing/>
        <w:rPr>
          <w:lang w:eastAsia="x-none"/>
        </w:rPr>
      </w:pPr>
      <w:r w:rsidRPr="002011B9">
        <w:rPr>
          <w:lang w:eastAsia="x-none"/>
        </w:rPr>
        <w:t>If not reaching target, apply a scaling factor to the layout with a-b-a=20-40-20</w:t>
      </w:r>
    </w:p>
    <w:p w14:paraId="3EB0F017" w14:textId="77777777" w:rsidR="002011B9" w:rsidRPr="002011B9" w:rsidRDefault="002011B9" w:rsidP="002011B9">
      <w:pPr>
        <w:widowControl w:val="0"/>
        <w:numPr>
          <w:ilvl w:val="1"/>
          <w:numId w:val="220"/>
        </w:numPr>
        <w:contextualSpacing/>
        <w:jc w:val="both"/>
        <w:rPr>
          <w:lang w:eastAsia="x-none"/>
        </w:rPr>
      </w:pPr>
      <w:r w:rsidRPr="002011B9">
        <w:rPr>
          <w:lang w:eastAsia="x-none"/>
        </w:rPr>
        <w:t>Other parameters: Default is NR parameters in 38.901 and 38.802 with the exception of the following</w:t>
      </w:r>
    </w:p>
    <w:p w14:paraId="24F76BF0" w14:textId="77777777" w:rsidR="002011B9" w:rsidRPr="002011B9" w:rsidRDefault="002011B9" w:rsidP="002011B9">
      <w:pPr>
        <w:ind w:left="720" w:hanging="720"/>
        <w:rPr>
          <w:lang w:eastAsia="x-none"/>
        </w:rPr>
      </w:pPr>
    </w:p>
    <w:tbl>
      <w:tblPr>
        <w:tblW w:w="9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1"/>
        <w:gridCol w:w="7488"/>
      </w:tblGrid>
      <w:tr w:rsidR="002011B9" w:rsidRPr="002011B9" w14:paraId="518FBC93" w14:textId="77777777" w:rsidTr="00451233">
        <w:trPr>
          <w:jc w:val="center"/>
        </w:trPr>
        <w:tc>
          <w:tcPr>
            <w:tcW w:w="1971" w:type="dxa"/>
            <w:shd w:val="clear" w:color="auto" w:fill="auto"/>
          </w:tcPr>
          <w:p w14:paraId="42F497E6" w14:textId="77777777" w:rsidR="002011B9" w:rsidRPr="002011B9" w:rsidRDefault="002011B9" w:rsidP="009819E3">
            <w:pPr>
              <w:pStyle w:val="TAH"/>
              <w:rPr>
                <w:lang w:val="en-US"/>
              </w:rPr>
            </w:pPr>
            <w:r w:rsidRPr="002011B9">
              <w:rPr>
                <w:lang w:val="en-US"/>
              </w:rPr>
              <w:t>Parameters</w:t>
            </w:r>
          </w:p>
        </w:tc>
        <w:tc>
          <w:tcPr>
            <w:tcW w:w="7488" w:type="dxa"/>
            <w:shd w:val="clear" w:color="auto" w:fill="auto"/>
          </w:tcPr>
          <w:p w14:paraId="3C7437DC" w14:textId="77777777" w:rsidR="002011B9" w:rsidRPr="002011B9" w:rsidRDefault="002011B9" w:rsidP="009819E3">
            <w:pPr>
              <w:pStyle w:val="TAH"/>
              <w:rPr>
                <w:lang w:val="en-US"/>
              </w:rPr>
            </w:pPr>
            <w:r w:rsidRPr="002011B9">
              <w:rPr>
                <w:lang w:val="en-US"/>
              </w:rPr>
              <w:t>Indoor Sub-7GHz</w:t>
            </w:r>
          </w:p>
        </w:tc>
      </w:tr>
      <w:tr w:rsidR="002011B9" w:rsidRPr="002011B9" w14:paraId="6649E79C" w14:textId="77777777" w:rsidTr="00451233">
        <w:trPr>
          <w:jc w:val="center"/>
        </w:trPr>
        <w:tc>
          <w:tcPr>
            <w:tcW w:w="1971" w:type="dxa"/>
            <w:shd w:val="clear" w:color="auto" w:fill="auto"/>
          </w:tcPr>
          <w:p w14:paraId="12424273" w14:textId="77777777" w:rsidR="002011B9" w:rsidRPr="002011B9" w:rsidRDefault="002011B9" w:rsidP="009819E3">
            <w:pPr>
              <w:pStyle w:val="TAL"/>
              <w:rPr>
                <w:lang w:val="en-US"/>
              </w:rPr>
            </w:pPr>
            <w:r w:rsidRPr="002011B9">
              <w:rPr>
                <w:lang w:val="en-US"/>
              </w:rPr>
              <w:t>Carrier Frequency</w:t>
            </w:r>
          </w:p>
        </w:tc>
        <w:tc>
          <w:tcPr>
            <w:tcW w:w="7488" w:type="dxa"/>
            <w:shd w:val="clear" w:color="auto" w:fill="auto"/>
          </w:tcPr>
          <w:p w14:paraId="12FBF099" w14:textId="77777777" w:rsidR="002011B9" w:rsidRPr="002011B9" w:rsidRDefault="002011B9" w:rsidP="009819E3">
            <w:pPr>
              <w:pStyle w:val="TAL"/>
              <w:rPr>
                <w:lang w:val="en-US"/>
              </w:rPr>
            </w:pPr>
            <w:r w:rsidRPr="002011B9">
              <w:rPr>
                <w:lang w:val="en-US"/>
              </w:rPr>
              <w:t>5GHz</w:t>
            </w:r>
          </w:p>
        </w:tc>
      </w:tr>
      <w:tr w:rsidR="002011B9" w:rsidRPr="002011B9" w14:paraId="650955ED" w14:textId="77777777" w:rsidTr="00451233">
        <w:trPr>
          <w:jc w:val="center"/>
        </w:trPr>
        <w:tc>
          <w:tcPr>
            <w:tcW w:w="1971" w:type="dxa"/>
            <w:shd w:val="clear" w:color="auto" w:fill="auto"/>
          </w:tcPr>
          <w:p w14:paraId="3C473732" w14:textId="77777777" w:rsidR="002011B9" w:rsidRPr="002011B9" w:rsidRDefault="002011B9" w:rsidP="009819E3">
            <w:pPr>
              <w:pStyle w:val="TAL"/>
              <w:rPr>
                <w:lang w:val="en-US"/>
              </w:rPr>
            </w:pPr>
            <w:r w:rsidRPr="002011B9">
              <w:rPr>
                <w:lang w:val="en-US"/>
              </w:rPr>
              <w:t>Carrier Channel Bandwidth</w:t>
            </w:r>
          </w:p>
        </w:tc>
        <w:tc>
          <w:tcPr>
            <w:tcW w:w="7488" w:type="dxa"/>
            <w:shd w:val="clear" w:color="auto" w:fill="auto"/>
          </w:tcPr>
          <w:p w14:paraId="131D45BE" w14:textId="77777777" w:rsidR="002011B9" w:rsidRPr="002011B9" w:rsidRDefault="002011B9" w:rsidP="009819E3">
            <w:pPr>
              <w:pStyle w:val="TAL"/>
            </w:pPr>
            <w:r w:rsidRPr="002011B9">
              <w:t>20MHz baseline , 80MHz optional</w:t>
            </w:r>
          </w:p>
        </w:tc>
      </w:tr>
      <w:tr w:rsidR="002011B9" w:rsidRPr="002011B9" w14:paraId="6B159133" w14:textId="77777777" w:rsidTr="00451233">
        <w:trPr>
          <w:jc w:val="center"/>
        </w:trPr>
        <w:tc>
          <w:tcPr>
            <w:tcW w:w="1971" w:type="dxa"/>
            <w:shd w:val="clear" w:color="auto" w:fill="auto"/>
          </w:tcPr>
          <w:p w14:paraId="32323F03" w14:textId="77777777" w:rsidR="002011B9" w:rsidRPr="002011B9" w:rsidRDefault="002011B9" w:rsidP="009819E3">
            <w:pPr>
              <w:pStyle w:val="TAL"/>
              <w:rPr>
                <w:lang w:val="en-US"/>
              </w:rPr>
            </w:pPr>
            <w:r w:rsidRPr="002011B9">
              <w:rPr>
                <w:lang w:val="en-US"/>
              </w:rPr>
              <w:t>Number of carriers</w:t>
            </w:r>
          </w:p>
        </w:tc>
        <w:tc>
          <w:tcPr>
            <w:tcW w:w="7488" w:type="dxa"/>
            <w:shd w:val="clear" w:color="auto" w:fill="auto"/>
          </w:tcPr>
          <w:p w14:paraId="4CA82EBB" w14:textId="77777777" w:rsidR="002011B9" w:rsidRPr="002011B9" w:rsidRDefault="002011B9" w:rsidP="009819E3">
            <w:pPr>
              <w:pStyle w:val="TAL"/>
            </w:pPr>
            <w:r w:rsidRPr="002011B9">
              <w:t>1</w:t>
            </w:r>
          </w:p>
        </w:tc>
      </w:tr>
      <w:tr w:rsidR="002011B9" w:rsidRPr="002011B9" w14:paraId="3BA19BF8" w14:textId="77777777" w:rsidTr="00451233">
        <w:trPr>
          <w:jc w:val="center"/>
        </w:trPr>
        <w:tc>
          <w:tcPr>
            <w:tcW w:w="1971" w:type="dxa"/>
            <w:shd w:val="clear" w:color="auto" w:fill="auto"/>
          </w:tcPr>
          <w:p w14:paraId="3570467E" w14:textId="77777777" w:rsidR="002011B9" w:rsidRPr="002011B9" w:rsidRDefault="002011B9" w:rsidP="009819E3">
            <w:pPr>
              <w:pStyle w:val="TAL"/>
              <w:rPr>
                <w:lang w:val="en-US"/>
              </w:rPr>
            </w:pPr>
            <w:r w:rsidRPr="002011B9">
              <w:rPr>
                <w:lang w:eastAsia="x-none"/>
              </w:rPr>
              <w:t>Number of users per operator</w:t>
            </w:r>
          </w:p>
        </w:tc>
        <w:tc>
          <w:tcPr>
            <w:tcW w:w="7488" w:type="dxa"/>
            <w:shd w:val="clear" w:color="auto" w:fill="auto"/>
          </w:tcPr>
          <w:p w14:paraId="2F4D1815" w14:textId="77777777" w:rsidR="002011B9" w:rsidRPr="002011B9" w:rsidRDefault="002011B9" w:rsidP="009819E3">
            <w:pPr>
              <w:pStyle w:val="TAL"/>
            </w:pPr>
            <w:r w:rsidRPr="002011B9">
              <w:t>5 per gNB per 20MHz</w:t>
            </w:r>
          </w:p>
        </w:tc>
      </w:tr>
      <w:tr w:rsidR="002011B9" w:rsidRPr="002011B9" w14:paraId="752C9687" w14:textId="77777777" w:rsidTr="00451233">
        <w:trPr>
          <w:jc w:val="center"/>
        </w:trPr>
        <w:tc>
          <w:tcPr>
            <w:tcW w:w="1971" w:type="dxa"/>
            <w:shd w:val="clear" w:color="auto" w:fill="auto"/>
          </w:tcPr>
          <w:p w14:paraId="41E957BA" w14:textId="77777777" w:rsidR="002011B9" w:rsidRPr="002011B9" w:rsidRDefault="002011B9" w:rsidP="009819E3">
            <w:pPr>
              <w:pStyle w:val="TAL"/>
              <w:rPr>
                <w:lang w:val="en-US"/>
              </w:rPr>
            </w:pPr>
            <w:r w:rsidRPr="002011B9">
              <w:rPr>
                <w:lang w:val="en-US"/>
              </w:rPr>
              <w:t>SCS</w:t>
            </w:r>
          </w:p>
        </w:tc>
        <w:tc>
          <w:tcPr>
            <w:tcW w:w="7488" w:type="dxa"/>
            <w:shd w:val="clear" w:color="auto" w:fill="auto"/>
          </w:tcPr>
          <w:p w14:paraId="2FD76438" w14:textId="77777777" w:rsidR="002011B9" w:rsidRPr="002011B9" w:rsidRDefault="002011B9" w:rsidP="009819E3">
            <w:pPr>
              <w:pStyle w:val="TAL"/>
            </w:pPr>
            <w:r w:rsidRPr="002011B9">
              <w:t>To be reported together simulation results</w:t>
            </w:r>
          </w:p>
        </w:tc>
      </w:tr>
      <w:tr w:rsidR="002011B9" w:rsidRPr="002011B9" w14:paraId="6247FA47" w14:textId="77777777" w:rsidTr="00451233">
        <w:trPr>
          <w:jc w:val="center"/>
        </w:trPr>
        <w:tc>
          <w:tcPr>
            <w:tcW w:w="1971" w:type="dxa"/>
            <w:shd w:val="clear" w:color="auto" w:fill="auto"/>
          </w:tcPr>
          <w:p w14:paraId="4A979F3F" w14:textId="77777777" w:rsidR="002011B9" w:rsidRPr="002011B9" w:rsidRDefault="002011B9" w:rsidP="009819E3">
            <w:pPr>
              <w:pStyle w:val="TAL"/>
              <w:rPr>
                <w:lang w:val="en-US"/>
              </w:rPr>
            </w:pPr>
            <w:r w:rsidRPr="002011B9">
              <w:rPr>
                <w:lang w:val="en-US"/>
              </w:rPr>
              <w:t>Channel Model</w:t>
            </w:r>
          </w:p>
        </w:tc>
        <w:tc>
          <w:tcPr>
            <w:tcW w:w="7488" w:type="dxa"/>
            <w:shd w:val="clear" w:color="auto" w:fill="auto"/>
          </w:tcPr>
          <w:p w14:paraId="35C50470" w14:textId="77777777" w:rsidR="002011B9" w:rsidRPr="002011B9" w:rsidRDefault="002011B9" w:rsidP="009819E3">
            <w:pPr>
              <w:pStyle w:val="TAL"/>
              <w:rPr>
                <w:lang w:val="en-US"/>
              </w:rPr>
            </w:pPr>
            <w:r w:rsidRPr="002011B9">
              <w:rPr>
                <w:lang w:val="en-US"/>
              </w:rPr>
              <w:t>NR InH Mixed Office model</w:t>
            </w:r>
          </w:p>
        </w:tc>
      </w:tr>
      <w:tr w:rsidR="002011B9" w:rsidRPr="002011B9" w14:paraId="1D1207CC" w14:textId="77777777" w:rsidTr="00451233">
        <w:trPr>
          <w:jc w:val="center"/>
        </w:trPr>
        <w:tc>
          <w:tcPr>
            <w:tcW w:w="1971" w:type="dxa"/>
            <w:shd w:val="clear" w:color="auto" w:fill="auto"/>
          </w:tcPr>
          <w:p w14:paraId="7E595B78" w14:textId="77777777" w:rsidR="002011B9" w:rsidRPr="002011B9" w:rsidRDefault="002011B9" w:rsidP="009819E3">
            <w:pPr>
              <w:pStyle w:val="TAL"/>
              <w:rPr>
                <w:lang w:val="en-US"/>
              </w:rPr>
            </w:pPr>
            <w:r w:rsidRPr="002011B9">
              <w:rPr>
                <w:lang w:val="en-US"/>
              </w:rPr>
              <w:t>BS/AP Tx Power</w:t>
            </w:r>
          </w:p>
        </w:tc>
        <w:tc>
          <w:tcPr>
            <w:tcW w:w="7488" w:type="dxa"/>
            <w:shd w:val="clear" w:color="auto" w:fill="auto"/>
          </w:tcPr>
          <w:p w14:paraId="4516F717" w14:textId="77777777" w:rsidR="002011B9" w:rsidRPr="002011B9" w:rsidRDefault="002011B9" w:rsidP="009819E3">
            <w:pPr>
              <w:pStyle w:val="TAL"/>
              <w:rPr>
                <w:lang w:val="en-US"/>
              </w:rPr>
            </w:pPr>
            <w:r w:rsidRPr="002011B9">
              <w:rPr>
                <w:lang w:val="en-US"/>
              </w:rPr>
              <w:t>23dBm (total across all TX antennas)</w:t>
            </w:r>
          </w:p>
        </w:tc>
      </w:tr>
      <w:tr w:rsidR="002011B9" w:rsidRPr="002011B9" w14:paraId="5DBEF133" w14:textId="77777777" w:rsidTr="00451233">
        <w:trPr>
          <w:jc w:val="center"/>
        </w:trPr>
        <w:tc>
          <w:tcPr>
            <w:tcW w:w="1971" w:type="dxa"/>
            <w:shd w:val="clear" w:color="auto" w:fill="auto"/>
          </w:tcPr>
          <w:p w14:paraId="57C1D9CD" w14:textId="77777777" w:rsidR="002011B9" w:rsidRPr="002011B9" w:rsidRDefault="002011B9" w:rsidP="009819E3">
            <w:pPr>
              <w:pStyle w:val="TAL"/>
              <w:rPr>
                <w:lang w:val="en-US"/>
              </w:rPr>
            </w:pPr>
            <w:r w:rsidRPr="002011B9">
              <w:rPr>
                <w:lang w:val="en-US"/>
              </w:rPr>
              <w:t>UE/STA Tx Power</w:t>
            </w:r>
          </w:p>
        </w:tc>
        <w:tc>
          <w:tcPr>
            <w:tcW w:w="7488" w:type="dxa"/>
            <w:shd w:val="clear" w:color="auto" w:fill="auto"/>
          </w:tcPr>
          <w:p w14:paraId="42CD6C42" w14:textId="77777777" w:rsidR="002011B9" w:rsidRPr="002011B9" w:rsidRDefault="002011B9" w:rsidP="009819E3">
            <w:pPr>
              <w:pStyle w:val="TAL"/>
              <w:rPr>
                <w:lang w:val="en-US"/>
              </w:rPr>
            </w:pPr>
            <w:r w:rsidRPr="002011B9">
              <w:rPr>
                <w:lang w:val="en-US"/>
              </w:rPr>
              <w:t>18dBm (total across all TX antennas)</w:t>
            </w:r>
          </w:p>
        </w:tc>
      </w:tr>
      <w:tr w:rsidR="002011B9" w:rsidRPr="002011B9" w14:paraId="160E5D5E" w14:textId="77777777" w:rsidTr="00451233">
        <w:trPr>
          <w:jc w:val="center"/>
        </w:trPr>
        <w:tc>
          <w:tcPr>
            <w:tcW w:w="1971" w:type="dxa"/>
            <w:shd w:val="clear" w:color="auto" w:fill="auto"/>
          </w:tcPr>
          <w:p w14:paraId="01380779" w14:textId="77777777" w:rsidR="002011B9" w:rsidRPr="002011B9" w:rsidRDefault="002011B9" w:rsidP="009819E3">
            <w:pPr>
              <w:pStyle w:val="TAL"/>
              <w:rPr>
                <w:lang w:val="en-US"/>
              </w:rPr>
            </w:pPr>
            <w:r w:rsidRPr="002011B9">
              <w:rPr>
                <w:lang w:val="en-US"/>
              </w:rPr>
              <w:t>BS/AP Antenna gain</w:t>
            </w:r>
          </w:p>
        </w:tc>
        <w:tc>
          <w:tcPr>
            <w:tcW w:w="7488" w:type="dxa"/>
            <w:shd w:val="clear" w:color="auto" w:fill="auto"/>
          </w:tcPr>
          <w:p w14:paraId="5D836D8B" w14:textId="77777777" w:rsidR="002011B9" w:rsidRPr="002011B9" w:rsidRDefault="002011B9" w:rsidP="009819E3">
            <w:pPr>
              <w:pStyle w:val="TAL"/>
              <w:rPr>
                <w:lang w:val="en-US"/>
              </w:rPr>
            </w:pPr>
            <w:r w:rsidRPr="002011B9">
              <w:rPr>
                <w:lang w:val="en-US"/>
              </w:rPr>
              <w:t xml:space="preserve">0dBi   </w:t>
            </w:r>
          </w:p>
        </w:tc>
      </w:tr>
      <w:tr w:rsidR="002011B9" w:rsidRPr="002011B9" w14:paraId="71CB3529" w14:textId="77777777" w:rsidTr="00451233">
        <w:trPr>
          <w:jc w:val="center"/>
        </w:trPr>
        <w:tc>
          <w:tcPr>
            <w:tcW w:w="1971" w:type="dxa"/>
            <w:shd w:val="clear" w:color="auto" w:fill="auto"/>
          </w:tcPr>
          <w:p w14:paraId="4020A55B" w14:textId="77777777" w:rsidR="002011B9" w:rsidRPr="002011B9" w:rsidRDefault="002011B9" w:rsidP="009819E3">
            <w:pPr>
              <w:pStyle w:val="TAL"/>
              <w:rPr>
                <w:lang w:val="en-US"/>
              </w:rPr>
            </w:pPr>
            <w:r w:rsidRPr="002011B9">
              <w:rPr>
                <w:lang w:val="en-US"/>
              </w:rPr>
              <w:t>UE/STA Antenna gain</w:t>
            </w:r>
          </w:p>
        </w:tc>
        <w:tc>
          <w:tcPr>
            <w:tcW w:w="7488" w:type="dxa"/>
            <w:shd w:val="clear" w:color="auto" w:fill="auto"/>
          </w:tcPr>
          <w:p w14:paraId="3F747577" w14:textId="77777777" w:rsidR="002011B9" w:rsidRPr="002011B9" w:rsidRDefault="002011B9" w:rsidP="009819E3">
            <w:pPr>
              <w:pStyle w:val="TAL"/>
              <w:rPr>
                <w:lang w:val="en-US"/>
              </w:rPr>
            </w:pPr>
            <w:r w:rsidRPr="002011B9">
              <w:rPr>
                <w:lang w:val="en-US"/>
              </w:rPr>
              <w:t>0 dBi</w:t>
            </w:r>
          </w:p>
        </w:tc>
      </w:tr>
      <w:tr w:rsidR="002011B9" w:rsidRPr="002011B9" w14:paraId="23D4497C" w14:textId="77777777" w:rsidTr="00451233">
        <w:trPr>
          <w:jc w:val="center"/>
        </w:trPr>
        <w:tc>
          <w:tcPr>
            <w:tcW w:w="1971" w:type="dxa"/>
            <w:shd w:val="clear" w:color="auto" w:fill="auto"/>
          </w:tcPr>
          <w:p w14:paraId="1BC36B6B" w14:textId="77777777" w:rsidR="002011B9" w:rsidRPr="002011B9" w:rsidRDefault="002011B9" w:rsidP="009819E3">
            <w:pPr>
              <w:pStyle w:val="TAL"/>
              <w:rPr>
                <w:lang w:val="en-US"/>
              </w:rPr>
            </w:pPr>
            <w:r w:rsidRPr="002011B9">
              <w:rPr>
                <w:lang w:val="en-US"/>
              </w:rPr>
              <w:t>BS/AP Noise Figure</w:t>
            </w:r>
          </w:p>
        </w:tc>
        <w:tc>
          <w:tcPr>
            <w:tcW w:w="7488" w:type="dxa"/>
            <w:shd w:val="clear" w:color="auto" w:fill="auto"/>
          </w:tcPr>
          <w:p w14:paraId="32FCB5B9" w14:textId="77777777" w:rsidR="002011B9" w:rsidRPr="002011B9" w:rsidRDefault="002011B9" w:rsidP="009819E3">
            <w:pPr>
              <w:pStyle w:val="TAL"/>
              <w:rPr>
                <w:lang w:val="en-US"/>
              </w:rPr>
            </w:pPr>
            <w:r w:rsidRPr="002011B9">
              <w:rPr>
                <w:lang w:val="en-US"/>
              </w:rPr>
              <w:t>5dB</w:t>
            </w:r>
          </w:p>
        </w:tc>
      </w:tr>
      <w:tr w:rsidR="002011B9" w:rsidRPr="002011B9" w14:paraId="6FD8133E" w14:textId="77777777" w:rsidTr="00451233">
        <w:trPr>
          <w:jc w:val="center"/>
        </w:trPr>
        <w:tc>
          <w:tcPr>
            <w:tcW w:w="1971" w:type="dxa"/>
            <w:shd w:val="clear" w:color="auto" w:fill="auto"/>
          </w:tcPr>
          <w:p w14:paraId="2213D445" w14:textId="77777777" w:rsidR="002011B9" w:rsidRPr="002011B9" w:rsidRDefault="002011B9" w:rsidP="009819E3">
            <w:pPr>
              <w:pStyle w:val="TAL"/>
              <w:rPr>
                <w:lang w:val="en-US"/>
              </w:rPr>
            </w:pPr>
            <w:r w:rsidRPr="002011B9">
              <w:rPr>
                <w:lang w:val="en-US"/>
              </w:rPr>
              <w:t>UE/STA Receiver Noise Figure</w:t>
            </w:r>
          </w:p>
        </w:tc>
        <w:tc>
          <w:tcPr>
            <w:tcW w:w="7488" w:type="dxa"/>
            <w:shd w:val="clear" w:color="auto" w:fill="auto"/>
          </w:tcPr>
          <w:p w14:paraId="6DC313B6" w14:textId="77777777" w:rsidR="002011B9" w:rsidRPr="002011B9" w:rsidRDefault="002011B9" w:rsidP="009819E3">
            <w:pPr>
              <w:pStyle w:val="TAL"/>
              <w:rPr>
                <w:lang w:val="en-US"/>
              </w:rPr>
            </w:pPr>
            <w:r w:rsidRPr="002011B9">
              <w:rPr>
                <w:lang w:val="en-US"/>
              </w:rPr>
              <w:t>9dB</w:t>
            </w:r>
          </w:p>
        </w:tc>
      </w:tr>
      <w:tr w:rsidR="002011B9" w:rsidRPr="002011B9" w14:paraId="0DF07167" w14:textId="77777777" w:rsidTr="00451233">
        <w:trPr>
          <w:jc w:val="center"/>
        </w:trPr>
        <w:tc>
          <w:tcPr>
            <w:tcW w:w="1971" w:type="dxa"/>
            <w:shd w:val="clear" w:color="auto" w:fill="auto"/>
          </w:tcPr>
          <w:p w14:paraId="4F67218A" w14:textId="77777777" w:rsidR="002011B9" w:rsidRPr="002011B9" w:rsidRDefault="002011B9" w:rsidP="009819E3">
            <w:pPr>
              <w:pStyle w:val="TAL"/>
              <w:rPr>
                <w:lang w:val="en-US"/>
              </w:rPr>
            </w:pPr>
            <w:r w:rsidRPr="002011B9">
              <w:rPr>
                <w:lang w:val="en-US"/>
              </w:rPr>
              <w:t>Minimum received power from serving cell for UE dropping</w:t>
            </w:r>
          </w:p>
        </w:tc>
        <w:tc>
          <w:tcPr>
            <w:tcW w:w="7488" w:type="dxa"/>
            <w:shd w:val="clear" w:color="auto" w:fill="auto"/>
          </w:tcPr>
          <w:p w14:paraId="427E9A40" w14:textId="77777777" w:rsidR="002011B9" w:rsidRPr="002011B9" w:rsidRDefault="002011B9" w:rsidP="009819E3">
            <w:pPr>
              <w:pStyle w:val="TAL"/>
              <w:rPr>
                <w:lang w:val="en-US"/>
              </w:rPr>
            </w:pPr>
            <w:r w:rsidRPr="002011B9">
              <w:rPr>
                <w:lang w:val="en-US"/>
              </w:rPr>
              <w:t>-82dBm</w:t>
            </w:r>
          </w:p>
        </w:tc>
      </w:tr>
      <w:tr w:rsidR="002011B9" w:rsidRPr="002011B9" w14:paraId="1F2DF9C8" w14:textId="77777777" w:rsidTr="00451233">
        <w:trPr>
          <w:jc w:val="center"/>
        </w:trPr>
        <w:tc>
          <w:tcPr>
            <w:tcW w:w="1971" w:type="dxa"/>
            <w:shd w:val="clear" w:color="auto" w:fill="auto"/>
          </w:tcPr>
          <w:p w14:paraId="5C3B4253" w14:textId="77777777" w:rsidR="002011B9" w:rsidRPr="002011B9" w:rsidRDefault="002011B9" w:rsidP="009819E3">
            <w:pPr>
              <w:pStyle w:val="TAL"/>
              <w:rPr>
                <w:lang w:val="en-US"/>
              </w:rPr>
            </w:pPr>
            <w:r w:rsidRPr="002011B9">
              <w:rPr>
                <w:lang w:val="en-US"/>
              </w:rPr>
              <w:t>UE receiver</w:t>
            </w:r>
          </w:p>
        </w:tc>
        <w:tc>
          <w:tcPr>
            <w:tcW w:w="7488" w:type="dxa"/>
            <w:shd w:val="clear" w:color="auto" w:fill="auto"/>
          </w:tcPr>
          <w:p w14:paraId="686C560C" w14:textId="77777777" w:rsidR="002011B9" w:rsidRPr="002011B9" w:rsidRDefault="002011B9" w:rsidP="009819E3">
            <w:pPr>
              <w:pStyle w:val="TAL"/>
              <w:rPr>
                <w:lang w:val="en-US"/>
              </w:rPr>
            </w:pPr>
            <w:r w:rsidRPr="002011B9">
              <w:t>MMSE-IRC as the baseline receiver</w:t>
            </w:r>
          </w:p>
        </w:tc>
      </w:tr>
      <w:tr w:rsidR="002011B9" w:rsidRPr="002011B9" w14:paraId="7C3DC2FD" w14:textId="77777777" w:rsidTr="00451233">
        <w:trPr>
          <w:jc w:val="center"/>
        </w:trPr>
        <w:tc>
          <w:tcPr>
            <w:tcW w:w="1971" w:type="dxa"/>
            <w:shd w:val="clear" w:color="auto" w:fill="auto"/>
          </w:tcPr>
          <w:p w14:paraId="41D424F4" w14:textId="77777777" w:rsidR="002011B9" w:rsidRPr="002011B9" w:rsidRDefault="002011B9" w:rsidP="009819E3">
            <w:pPr>
              <w:pStyle w:val="TAL"/>
              <w:rPr>
                <w:lang w:val="en-US"/>
              </w:rPr>
            </w:pPr>
            <w:r w:rsidRPr="002011B9">
              <w:rPr>
                <w:lang w:val="en-US"/>
              </w:rPr>
              <w:t>BS/AP antenna Array configuration</w:t>
            </w:r>
          </w:p>
        </w:tc>
        <w:tc>
          <w:tcPr>
            <w:tcW w:w="7488" w:type="dxa"/>
            <w:shd w:val="clear" w:color="auto" w:fill="auto"/>
          </w:tcPr>
          <w:p w14:paraId="029A806F" w14:textId="77777777" w:rsidR="002011B9" w:rsidRPr="002011B9" w:rsidRDefault="002011B9" w:rsidP="009819E3">
            <w:pPr>
              <w:pStyle w:val="TAL"/>
              <w:rPr>
                <w:lang w:val="en-US"/>
              </w:rPr>
            </w:pPr>
            <w:r w:rsidRPr="002011B9">
              <w:t>(M, N, P, M</w:t>
            </w:r>
            <w:r w:rsidRPr="002011B9">
              <w:rPr>
                <w:vertAlign w:val="subscript"/>
              </w:rPr>
              <w:t>g</w:t>
            </w:r>
            <w:r w:rsidRPr="002011B9">
              <w:t>, N</w:t>
            </w:r>
            <w:r w:rsidRPr="002011B9">
              <w:rPr>
                <w:vertAlign w:val="subscript"/>
              </w:rPr>
              <w:t>g</w:t>
            </w:r>
            <w:r w:rsidRPr="002011B9">
              <w:t>)  = (1, 2, 2, 1, 1), dH = dV = 0.5 λ</w:t>
            </w:r>
          </w:p>
        </w:tc>
      </w:tr>
      <w:tr w:rsidR="002011B9" w:rsidRPr="002011B9" w14:paraId="06B328E1" w14:textId="77777777" w:rsidTr="00451233">
        <w:trPr>
          <w:jc w:val="center"/>
        </w:trPr>
        <w:tc>
          <w:tcPr>
            <w:tcW w:w="1971" w:type="dxa"/>
            <w:shd w:val="clear" w:color="auto" w:fill="auto"/>
          </w:tcPr>
          <w:p w14:paraId="686E6B9B" w14:textId="77777777" w:rsidR="002011B9" w:rsidRPr="002011B9" w:rsidRDefault="002011B9" w:rsidP="009819E3">
            <w:pPr>
              <w:pStyle w:val="TAL"/>
              <w:rPr>
                <w:lang w:val="en-US"/>
              </w:rPr>
            </w:pPr>
            <w:r w:rsidRPr="002011B9">
              <w:rPr>
                <w:lang w:val="en-US"/>
              </w:rPr>
              <w:t>UE/STA antenna Array configuration</w:t>
            </w:r>
          </w:p>
        </w:tc>
        <w:tc>
          <w:tcPr>
            <w:tcW w:w="7488" w:type="dxa"/>
            <w:shd w:val="clear" w:color="auto" w:fill="auto"/>
          </w:tcPr>
          <w:p w14:paraId="6F230846" w14:textId="77777777" w:rsidR="002011B9" w:rsidRPr="002011B9" w:rsidRDefault="002011B9" w:rsidP="009819E3">
            <w:pPr>
              <w:pStyle w:val="TAL"/>
            </w:pPr>
            <w:r w:rsidRPr="002011B9">
              <w:t>Baseline Tx/Rx: (M, N, P, Mg, Ng) = (1, 1, 2, 1, 1), dH = dV = 0.5 λ</w:t>
            </w:r>
          </w:p>
          <w:p w14:paraId="2E016602" w14:textId="77777777" w:rsidR="002011B9" w:rsidRPr="002011B9" w:rsidRDefault="002011B9" w:rsidP="009819E3">
            <w:pPr>
              <w:pStyle w:val="TAL"/>
            </w:pPr>
            <w:r w:rsidRPr="002011B9">
              <w:t>Optional Tx/Rx: (M, N, P, Mg, Ng) = (1, 2, 2, 1, 1), dH = dV = 0.5 λ</w:t>
            </w:r>
          </w:p>
        </w:tc>
      </w:tr>
      <w:tr w:rsidR="002011B9" w:rsidRPr="002011B9" w14:paraId="1B655284" w14:textId="77777777" w:rsidTr="00451233">
        <w:trPr>
          <w:jc w:val="center"/>
        </w:trPr>
        <w:tc>
          <w:tcPr>
            <w:tcW w:w="1971" w:type="dxa"/>
            <w:shd w:val="clear" w:color="auto" w:fill="auto"/>
          </w:tcPr>
          <w:p w14:paraId="22340486" w14:textId="77777777" w:rsidR="002011B9" w:rsidRPr="002011B9" w:rsidRDefault="002011B9" w:rsidP="009819E3">
            <w:pPr>
              <w:pStyle w:val="TAL"/>
              <w:rPr>
                <w:lang w:val="en-US"/>
              </w:rPr>
            </w:pPr>
            <w:r w:rsidRPr="002011B9">
              <w:rPr>
                <w:lang w:val="en-US"/>
              </w:rPr>
              <w:t>Traffic model</w:t>
            </w:r>
          </w:p>
        </w:tc>
        <w:tc>
          <w:tcPr>
            <w:tcW w:w="7488" w:type="dxa"/>
            <w:shd w:val="clear" w:color="auto" w:fill="auto"/>
          </w:tcPr>
          <w:p w14:paraId="409E58C7" w14:textId="77777777" w:rsidR="002011B9" w:rsidRPr="002011B9" w:rsidRDefault="002011B9" w:rsidP="009819E3">
            <w:pPr>
              <w:pStyle w:val="TAL"/>
            </w:pPr>
            <w:r w:rsidRPr="002011B9">
              <w:t xml:space="preserve">Use 36.889 Table A.1.1. </w:t>
            </w:r>
          </w:p>
          <w:p w14:paraId="15C0AACE" w14:textId="77777777" w:rsidR="002011B9" w:rsidRPr="002011B9" w:rsidRDefault="002011B9" w:rsidP="009819E3">
            <w:pPr>
              <w:pStyle w:val="TAL"/>
            </w:pPr>
            <w:r w:rsidRPr="002011B9">
              <w:t>Note: Results based on the mixed traffic models can be used to determine the design.</w:t>
            </w:r>
          </w:p>
        </w:tc>
      </w:tr>
      <w:tr w:rsidR="002011B9" w:rsidRPr="002011B9" w14:paraId="77CEDC4B" w14:textId="77777777" w:rsidTr="00451233">
        <w:trPr>
          <w:jc w:val="center"/>
        </w:trPr>
        <w:tc>
          <w:tcPr>
            <w:tcW w:w="1971" w:type="dxa"/>
            <w:shd w:val="clear" w:color="auto" w:fill="auto"/>
          </w:tcPr>
          <w:p w14:paraId="191B55D7" w14:textId="77777777" w:rsidR="002011B9" w:rsidRPr="002011B9" w:rsidRDefault="002011B9" w:rsidP="009819E3">
            <w:pPr>
              <w:pStyle w:val="TAL"/>
              <w:rPr>
                <w:lang w:val="en-US"/>
              </w:rPr>
            </w:pPr>
            <w:r w:rsidRPr="002011B9">
              <w:rPr>
                <w:lang w:val="en-US"/>
              </w:rPr>
              <w:t>UE/STA to UE/STA link pathloss model</w:t>
            </w:r>
          </w:p>
        </w:tc>
        <w:tc>
          <w:tcPr>
            <w:tcW w:w="7488" w:type="dxa"/>
            <w:shd w:val="clear" w:color="auto" w:fill="auto"/>
          </w:tcPr>
          <w:p w14:paraId="48B8E24F" w14:textId="77777777" w:rsidR="002011B9" w:rsidRPr="002011B9" w:rsidRDefault="002011B9" w:rsidP="009819E3">
            <w:pPr>
              <w:pStyle w:val="TAL"/>
              <w:rPr>
                <w:lang w:val="en-US"/>
              </w:rPr>
            </w:pPr>
            <w:r w:rsidRPr="002011B9">
              <w:rPr>
                <w:lang w:val="en-US"/>
              </w:rPr>
              <w:t>Directly use InH office pathloss model with proper d_3D with indoor mixed office LOS probability</w:t>
            </w:r>
          </w:p>
        </w:tc>
      </w:tr>
      <w:tr w:rsidR="002011B9" w:rsidRPr="002011B9" w14:paraId="30DA2039" w14:textId="77777777" w:rsidTr="00451233">
        <w:trPr>
          <w:jc w:val="center"/>
        </w:trPr>
        <w:tc>
          <w:tcPr>
            <w:tcW w:w="1971" w:type="dxa"/>
            <w:shd w:val="clear" w:color="auto" w:fill="auto"/>
          </w:tcPr>
          <w:p w14:paraId="55E62327" w14:textId="77777777" w:rsidR="002011B9" w:rsidRPr="002011B9" w:rsidRDefault="002011B9" w:rsidP="009819E3">
            <w:pPr>
              <w:pStyle w:val="TAL"/>
              <w:rPr>
                <w:lang w:val="en-US"/>
              </w:rPr>
            </w:pPr>
            <w:r w:rsidRPr="002011B9">
              <w:rPr>
                <w:lang w:val="en-US"/>
              </w:rPr>
              <w:t>gNB to gNB link pathloss model</w:t>
            </w:r>
          </w:p>
        </w:tc>
        <w:tc>
          <w:tcPr>
            <w:tcW w:w="7488" w:type="dxa"/>
            <w:shd w:val="clear" w:color="auto" w:fill="auto"/>
          </w:tcPr>
          <w:p w14:paraId="78DF7D62" w14:textId="77777777" w:rsidR="002011B9" w:rsidRPr="002011B9" w:rsidRDefault="002011B9" w:rsidP="009819E3">
            <w:pPr>
              <w:pStyle w:val="TAL"/>
              <w:rPr>
                <w:lang w:val="en-US"/>
              </w:rPr>
            </w:pPr>
            <w:r w:rsidRPr="002011B9">
              <w:rPr>
                <w:lang w:val="en-US"/>
              </w:rPr>
              <w:t>Directly use InH office pathloss model with proper d_3D with indoor mixed office LOS probability</w:t>
            </w:r>
          </w:p>
        </w:tc>
      </w:tr>
    </w:tbl>
    <w:p w14:paraId="3B12FBDB" w14:textId="77777777" w:rsidR="002011B9" w:rsidRPr="002011B9" w:rsidRDefault="002011B9" w:rsidP="002011B9">
      <w:pPr>
        <w:ind w:left="720" w:hanging="720"/>
        <w:rPr>
          <w:b/>
        </w:rPr>
      </w:pPr>
    </w:p>
    <w:p w14:paraId="6254CF88" w14:textId="77777777" w:rsidR="002011B9" w:rsidRPr="002011B9" w:rsidRDefault="002011B9" w:rsidP="002011B9">
      <w:pPr>
        <w:ind w:left="720" w:hanging="720"/>
      </w:pPr>
      <w:r w:rsidRPr="002011B9">
        <w:rPr>
          <w:highlight w:val="cyan"/>
        </w:rPr>
        <w:t>Email discussion on further layout parameter fine tuning until May 3, 2018 (Jing, Qualcomm)</w:t>
      </w:r>
    </w:p>
    <w:p w14:paraId="6AAA7F7A" w14:textId="77777777" w:rsidR="002011B9" w:rsidRPr="002011B9" w:rsidRDefault="002011B9" w:rsidP="002011B9">
      <w:pPr>
        <w:ind w:left="720" w:hanging="720"/>
        <w:jc w:val="center"/>
      </w:pPr>
    </w:p>
    <w:p w14:paraId="29E95AD1" w14:textId="77777777" w:rsidR="002011B9" w:rsidRPr="002011B9" w:rsidRDefault="002011B9" w:rsidP="002011B9">
      <w:pPr>
        <w:ind w:left="720" w:hanging="720"/>
      </w:pPr>
      <w:r w:rsidRPr="002011B9">
        <w:rPr>
          <w:highlight w:val="green"/>
        </w:rPr>
        <w:t>Agreement:</w:t>
      </w:r>
    </w:p>
    <w:p w14:paraId="784DC230" w14:textId="77777777" w:rsidR="002011B9" w:rsidRPr="002011B9" w:rsidRDefault="002011B9" w:rsidP="002011B9">
      <w:pPr>
        <w:widowControl w:val="0"/>
        <w:numPr>
          <w:ilvl w:val="0"/>
          <w:numId w:val="220"/>
        </w:numPr>
        <w:contextualSpacing/>
        <w:jc w:val="both"/>
        <w:rPr>
          <w:lang w:eastAsia="x-none"/>
        </w:rPr>
      </w:pPr>
      <w:r w:rsidRPr="002011B9">
        <w:rPr>
          <w:lang w:eastAsia="x-none"/>
        </w:rPr>
        <w:t>For sub7 outdoor simulation evaluation:</w:t>
      </w:r>
    </w:p>
    <w:p w14:paraId="5A1FA977" w14:textId="77777777" w:rsidR="002011B9" w:rsidRPr="002011B9" w:rsidRDefault="002011B9" w:rsidP="002011B9">
      <w:pPr>
        <w:widowControl w:val="0"/>
        <w:numPr>
          <w:ilvl w:val="1"/>
          <w:numId w:val="220"/>
        </w:numPr>
        <w:contextualSpacing/>
        <w:jc w:val="both"/>
        <w:rPr>
          <w:lang w:eastAsia="x-none"/>
        </w:rPr>
      </w:pPr>
      <w:r w:rsidRPr="002011B9">
        <w:rPr>
          <w:lang w:eastAsia="x-none"/>
        </w:rPr>
        <w:t>Select one of the following for the Outdoor sub-7 GHz scenario</w:t>
      </w:r>
    </w:p>
    <w:p w14:paraId="0BB52827" w14:textId="77777777" w:rsidR="002011B9" w:rsidRPr="002011B9" w:rsidRDefault="002011B9" w:rsidP="002011B9">
      <w:pPr>
        <w:numPr>
          <w:ilvl w:val="2"/>
          <w:numId w:val="219"/>
        </w:numPr>
        <w:rPr>
          <w:rFonts w:eastAsia="Times New Roman"/>
        </w:rPr>
      </w:pPr>
      <w:r w:rsidRPr="002011B9">
        <w:lastRenderedPageBreak/>
        <w:t xml:space="preserve">Alt 1: Each </w:t>
      </w:r>
      <w:r w:rsidRPr="002011B9">
        <w:rPr>
          <w:rFonts w:eastAsia="Times New Roman"/>
        </w:rPr>
        <w:t>operator randomly drop [1 or 2] micro-layer TRPs within each macro cell with minimum dibstance between gNBs as in NR</w:t>
      </w:r>
    </w:p>
    <w:p w14:paraId="3FD2258D" w14:textId="77777777" w:rsidR="002011B9" w:rsidRPr="002011B9" w:rsidRDefault="002011B9" w:rsidP="002011B9">
      <w:pPr>
        <w:numPr>
          <w:ilvl w:val="3"/>
          <w:numId w:val="219"/>
        </w:numPr>
        <w:rPr>
          <w:rFonts w:eastAsia="Times New Roman"/>
        </w:rPr>
      </w:pPr>
      <w:r w:rsidRPr="002011B9">
        <w:rPr>
          <w:rFonts w:eastAsia="Times New Roman"/>
        </w:rPr>
        <w:t>Use NR dense Urban option 1 (gNB dropped at the center of the hot-spot)</w:t>
      </w:r>
    </w:p>
    <w:p w14:paraId="7BF773B3" w14:textId="77777777" w:rsidR="002011B9" w:rsidRPr="002011B9" w:rsidRDefault="002011B9" w:rsidP="002011B9">
      <w:pPr>
        <w:numPr>
          <w:ilvl w:val="3"/>
          <w:numId w:val="219"/>
        </w:numPr>
        <w:rPr>
          <w:rFonts w:eastAsia="Times New Roman"/>
        </w:rPr>
      </w:pPr>
      <w:r w:rsidRPr="002011B9">
        <w:rPr>
          <w:rFonts w:eastAsia="Times New Roman"/>
        </w:rPr>
        <w:t>Independent dropping between two operators</w:t>
      </w:r>
    </w:p>
    <w:p w14:paraId="5F1EA64B" w14:textId="77777777" w:rsidR="002011B9" w:rsidRPr="002011B9" w:rsidRDefault="002011B9" w:rsidP="002011B9">
      <w:pPr>
        <w:numPr>
          <w:ilvl w:val="3"/>
          <w:numId w:val="219"/>
        </w:numPr>
        <w:rPr>
          <w:rFonts w:eastAsia="Times New Roman"/>
        </w:rPr>
      </w:pPr>
      <w:r w:rsidRPr="002011B9">
        <w:rPr>
          <w:rFonts w:eastAsia="Times New Roman"/>
        </w:rPr>
        <w:t>Use the NR current [57.9] meters intra-operator minimum distance</w:t>
      </w:r>
    </w:p>
    <w:p w14:paraId="35DE6649" w14:textId="77777777" w:rsidR="002011B9" w:rsidRPr="002011B9" w:rsidRDefault="002011B9" w:rsidP="002011B9">
      <w:pPr>
        <w:numPr>
          <w:ilvl w:val="3"/>
          <w:numId w:val="219"/>
        </w:numPr>
        <w:rPr>
          <w:rFonts w:eastAsia="Times New Roman"/>
        </w:rPr>
      </w:pPr>
      <w:r w:rsidRPr="002011B9">
        <w:rPr>
          <w:rFonts w:eastAsia="Times New Roman"/>
        </w:rPr>
        <w:t>Use [10] meters as the inter-operator minimum distance</w:t>
      </w:r>
    </w:p>
    <w:p w14:paraId="3006CC99" w14:textId="77777777" w:rsidR="002011B9" w:rsidRPr="002011B9" w:rsidRDefault="002011B9" w:rsidP="002011B9">
      <w:pPr>
        <w:numPr>
          <w:ilvl w:val="3"/>
          <w:numId w:val="219"/>
        </w:numPr>
        <w:rPr>
          <w:rFonts w:eastAsia="Times New Roman"/>
        </w:rPr>
      </w:pPr>
      <w:r w:rsidRPr="002011B9">
        <w:rPr>
          <w:rFonts w:eastAsia="Times New Roman"/>
        </w:rPr>
        <w:t>UE randomly dropped within [28.9] meters within the serving cell</w:t>
      </w:r>
    </w:p>
    <w:p w14:paraId="0FE3C767" w14:textId="77777777" w:rsidR="002011B9" w:rsidRPr="002011B9" w:rsidRDefault="002011B9" w:rsidP="002011B9">
      <w:pPr>
        <w:numPr>
          <w:ilvl w:val="2"/>
          <w:numId w:val="219"/>
        </w:numPr>
        <w:rPr>
          <w:rFonts w:eastAsia="Times New Roman"/>
        </w:rPr>
      </w:pPr>
      <w:r w:rsidRPr="002011B9">
        <w:rPr>
          <w:rFonts w:eastAsia="Times New Roman"/>
        </w:rPr>
        <w:t>Alt 2: Drop [1 or 2 or 3] hot spots as in NR urban option 1</w:t>
      </w:r>
    </w:p>
    <w:p w14:paraId="30656846" w14:textId="77777777" w:rsidR="002011B9" w:rsidRPr="002011B9" w:rsidRDefault="002011B9" w:rsidP="002011B9">
      <w:pPr>
        <w:numPr>
          <w:ilvl w:val="3"/>
          <w:numId w:val="219"/>
        </w:numPr>
        <w:rPr>
          <w:rFonts w:eastAsia="Times New Roman"/>
        </w:rPr>
      </w:pPr>
      <w:r w:rsidRPr="002011B9">
        <w:rPr>
          <w:rFonts w:eastAsia="Times New Roman"/>
        </w:rPr>
        <w:t xml:space="preserve">Within each hot-spot, randomly drop one gNB from each operator within a circle of radius [10] meters centered at the center of the hot-spot </w:t>
      </w:r>
    </w:p>
    <w:p w14:paraId="3D5E2590" w14:textId="77777777" w:rsidR="002011B9" w:rsidRPr="002011B9" w:rsidRDefault="002011B9" w:rsidP="002011B9">
      <w:pPr>
        <w:numPr>
          <w:ilvl w:val="4"/>
          <w:numId w:val="219"/>
        </w:numPr>
        <w:rPr>
          <w:rFonts w:eastAsia="Times New Roman"/>
        </w:rPr>
      </w:pPr>
      <w:r w:rsidRPr="002011B9">
        <w:rPr>
          <w:rFonts w:eastAsia="Times New Roman"/>
        </w:rPr>
        <w:t>The minimum inter-gNB distance is [10] meters</w:t>
      </w:r>
    </w:p>
    <w:p w14:paraId="5FD3E0E0" w14:textId="77777777" w:rsidR="002011B9" w:rsidRPr="002011B9" w:rsidRDefault="002011B9" w:rsidP="002011B9">
      <w:pPr>
        <w:numPr>
          <w:ilvl w:val="3"/>
          <w:numId w:val="219"/>
        </w:numPr>
        <w:rPr>
          <w:rFonts w:eastAsia="Times New Roman"/>
        </w:rPr>
      </w:pPr>
      <w:r w:rsidRPr="002011B9">
        <w:rPr>
          <w:rFonts w:eastAsia="Times New Roman"/>
        </w:rPr>
        <w:t>Within each hot-spot, drop UE within [28.9] meters from the hot-spot center</w:t>
      </w:r>
    </w:p>
    <w:p w14:paraId="5E66C9DD" w14:textId="77777777" w:rsidR="002011B9" w:rsidRPr="002011B9" w:rsidRDefault="002011B9" w:rsidP="002011B9">
      <w:pPr>
        <w:widowControl w:val="0"/>
        <w:numPr>
          <w:ilvl w:val="1"/>
          <w:numId w:val="220"/>
        </w:numPr>
        <w:contextualSpacing/>
        <w:jc w:val="both"/>
        <w:rPr>
          <w:lang w:eastAsia="x-none"/>
        </w:rPr>
      </w:pPr>
      <w:r w:rsidRPr="002011B9">
        <w:rPr>
          <w:lang w:eastAsia="x-none"/>
        </w:rPr>
        <w:t>Parameters: Use the indoor sub7 table as baseline, with further fine tunes possible</w:t>
      </w:r>
    </w:p>
    <w:p w14:paraId="285B10FB" w14:textId="77777777" w:rsidR="002011B9" w:rsidRPr="002011B9" w:rsidRDefault="002011B9" w:rsidP="002011B9">
      <w:pPr>
        <w:rPr>
          <w:lang w:eastAsia="x-none"/>
        </w:rPr>
      </w:pPr>
    </w:p>
    <w:p w14:paraId="48A74406" w14:textId="77777777" w:rsidR="002011B9" w:rsidRPr="002011B9" w:rsidRDefault="002011B9" w:rsidP="002011B9">
      <w:pPr>
        <w:rPr>
          <w:lang w:eastAsia="x-none"/>
        </w:rPr>
      </w:pPr>
      <w:r w:rsidRPr="002011B9">
        <w:rPr>
          <w:highlight w:val="green"/>
          <w:lang w:eastAsia="x-none"/>
        </w:rPr>
        <w:t>Agreement:</w:t>
      </w:r>
    </w:p>
    <w:p w14:paraId="53E98806" w14:textId="77777777" w:rsidR="002011B9" w:rsidRPr="002011B9" w:rsidRDefault="002011B9" w:rsidP="002011B9">
      <w:pPr>
        <w:widowControl w:val="0"/>
        <w:numPr>
          <w:ilvl w:val="0"/>
          <w:numId w:val="220"/>
        </w:numPr>
        <w:contextualSpacing/>
        <w:jc w:val="both"/>
        <w:rPr>
          <w:b/>
          <w:lang w:eastAsia="x-none"/>
        </w:rPr>
      </w:pPr>
      <w:r w:rsidRPr="002011B9">
        <w:rPr>
          <w:lang w:eastAsia="x-none"/>
        </w:rPr>
        <w:t>For calibration for sub-7 GHz indoor and outdoor scenarios, companies should submit for the baseline scenario:</w:t>
      </w:r>
    </w:p>
    <w:p w14:paraId="411432F5" w14:textId="77777777" w:rsidR="002011B9" w:rsidRPr="002011B9" w:rsidRDefault="002011B9" w:rsidP="002011B9">
      <w:pPr>
        <w:widowControl w:val="0"/>
        <w:numPr>
          <w:ilvl w:val="1"/>
          <w:numId w:val="220"/>
        </w:numPr>
        <w:contextualSpacing/>
        <w:jc w:val="both"/>
        <w:rPr>
          <w:lang w:eastAsia="x-none"/>
        </w:rPr>
      </w:pPr>
      <w:r w:rsidRPr="002011B9">
        <w:rPr>
          <w:lang w:eastAsia="x-none"/>
        </w:rPr>
        <w:t>Cdf of received signal power from serving cell</w:t>
      </w:r>
    </w:p>
    <w:p w14:paraId="29170DD7" w14:textId="2901EA52" w:rsidR="002011B9" w:rsidRPr="002011B9" w:rsidRDefault="002011B9" w:rsidP="009819E3">
      <w:pPr>
        <w:widowControl w:val="0"/>
        <w:numPr>
          <w:ilvl w:val="1"/>
          <w:numId w:val="220"/>
        </w:numPr>
        <w:contextualSpacing/>
        <w:jc w:val="both"/>
        <w:rPr>
          <w:lang w:eastAsia="x-none"/>
        </w:rPr>
      </w:pPr>
      <w:r w:rsidRPr="002011B9">
        <w:rPr>
          <w:lang w:eastAsia="x-none"/>
        </w:rPr>
        <w:t>Optional: Cdf of received signal power from each of the all non-serving cells (including the cells from the other operator)</w:t>
      </w:r>
    </w:p>
    <w:p w14:paraId="747AA94C" w14:textId="77777777" w:rsidR="002011B9" w:rsidRPr="002011B9" w:rsidRDefault="002011B9" w:rsidP="002011B9">
      <w:pPr>
        <w:pStyle w:val="Heading3"/>
      </w:pPr>
      <w:bookmarkStart w:id="5155" w:name="_Toc511072847"/>
      <w:bookmarkStart w:id="5156" w:name="_Toc514184731"/>
      <w:r w:rsidRPr="002011B9">
        <w:t>Frame structure for NR-U operation</w:t>
      </w:r>
      <w:bookmarkEnd w:id="5155"/>
      <w:bookmarkEnd w:id="5156"/>
    </w:p>
    <w:p w14:paraId="20BDD1A8" w14:textId="32A33039" w:rsidR="002011B9" w:rsidRPr="002011B9" w:rsidRDefault="00603E09" w:rsidP="002011B9">
      <w:pPr>
        <w:ind w:left="720" w:hanging="720"/>
        <w:rPr>
          <w:lang w:eastAsia="x-none"/>
        </w:rPr>
      </w:pPr>
      <w:hyperlink r:id="rId2330" w:history="1">
        <w:r w:rsidR="00FE4C7E">
          <w:rPr>
            <w:rStyle w:val="Hyperlink"/>
            <w:lang w:eastAsia="x-none"/>
          </w:rPr>
          <w:t>R1-1803678</w:t>
        </w:r>
      </w:hyperlink>
      <w:r w:rsidR="002011B9" w:rsidRPr="002011B9">
        <w:rPr>
          <w:lang w:eastAsia="x-none"/>
        </w:rPr>
        <w:tab/>
        <w:t>NR frame structure and scheduling on unlicensed bands</w:t>
      </w:r>
      <w:r w:rsidR="002011B9" w:rsidRPr="002011B9">
        <w:rPr>
          <w:lang w:eastAsia="x-none"/>
        </w:rPr>
        <w:tab/>
        <w:t>Huawei, HiSilicon</w:t>
      </w:r>
    </w:p>
    <w:p w14:paraId="2D20D60D" w14:textId="5472F395" w:rsidR="002011B9" w:rsidRPr="002011B9" w:rsidRDefault="00603E09" w:rsidP="002011B9">
      <w:pPr>
        <w:ind w:left="720" w:hanging="720"/>
        <w:rPr>
          <w:lang w:eastAsia="x-none"/>
        </w:rPr>
      </w:pPr>
      <w:hyperlink r:id="rId2331" w:history="1">
        <w:r w:rsidR="00FE4C7E">
          <w:rPr>
            <w:rStyle w:val="Hyperlink"/>
            <w:lang w:eastAsia="x-none"/>
          </w:rPr>
          <w:t>R1-1803778</w:t>
        </w:r>
      </w:hyperlink>
      <w:r w:rsidR="002011B9" w:rsidRPr="002011B9">
        <w:rPr>
          <w:lang w:eastAsia="x-none"/>
        </w:rPr>
        <w:tab/>
        <w:t>Frame Structure for NR Unlicencensed Operations</w:t>
      </w:r>
      <w:r w:rsidR="002011B9" w:rsidRPr="002011B9">
        <w:rPr>
          <w:lang w:eastAsia="x-none"/>
        </w:rPr>
        <w:tab/>
        <w:t>CATT</w:t>
      </w:r>
    </w:p>
    <w:p w14:paraId="5FC07727" w14:textId="76522751" w:rsidR="002011B9" w:rsidRPr="002011B9" w:rsidRDefault="00603E09" w:rsidP="002011B9">
      <w:pPr>
        <w:ind w:left="720" w:hanging="720"/>
        <w:rPr>
          <w:lang w:eastAsia="x-none"/>
        </w:rPr>
      </w:pPr>
      <w:hyperlink r:id="rId2332" w:history="1">
        <w:r w:rsidR="00FE4C7E">
          <w:rPr>
            <w:rStyle w:val="Hyperlink"/>
            <w:lang w:eastAsia="x-none"/>
          </w:rPr>
          <w:t>R1-1803855</w:t>
        </w:r>
      </w:hyperlink>
      <w:r w:rsidR="002011B9" w:rsidRPr="002011B9">
        <w:rPr>
          <w:lang w:eastAsia="x-none"/>
        </w:rPr>
        <w:tab/>
        <w:t>Frame structure for NR-U operation</w:t>
      </w:r>
      <w:r w:rsidR="002011B9" w:rsidRPr="002011B9">
        <w:rPr>
          <w:lang w:eastAsia="x-none"/>
        </w:rPr>
        <w:tab/>
        <w:t>vivo</w:t>
      </w:r>
    </w:p>
    <w:p w14:paraId="75A8097A" w14:textId="4EF4A794" w:rsidR="002011B9" w:rsidRPr="002011B9" w:rsidRDefault="00603E09" w:rsidP="002011B9">
      <w:pPr>
        <w:ind w:left="720" w:hanging="720"/>
        <w:rPr>
          <w:lang w:eastAsia="x-none"/>
        </w:rPr>
      </w:pPr>
      <w:hyperlink r:id="rId2333" w:history="1">
        <w:r w:rsidR="00FE4C7E">
          <w:rPr>
            <w:rStyle w:val="Hyperlink"/>
            <w:lang w:eastAsia="x-none"/>
          </w:rPr>
          <w:t>R1-1803947</w:t>
        </w:r>
      </w:hyperlink>
      <w:r w:rsidR="002011B9" w:rsidRPr="002011B9">
        <w:rPr>
          <w:lang w:eastAsia="x-none"/>
        </w:rPr>
        <w:tab/>
        <w:t>Flexible starting transmission point for NR-U</w:t>
      </w:r>
      <w:r w:rsidR="002011B9" w:rsidRPr="002011B9">
        <w:rPr>
          <w:lang w:eastAsia="x-none"/>
        </w:rPr>
        <w:tab/>
        <w:t>Fujitsu</w:t>
      </w:r>
    </w:p>
    <w:p w14:paraId="4A808641" w14:textId="79E19DA2" w:rsidR="002011B9" w:rsidRPr="002011B9" w:rsidRDefault="00603E09" w:rsidP="002011B9">
      <w:pPr>
        <w:ind w:left="720" w:hanging="720"/>
        <w:rPr>
          <w:lang w:eastAsia="x-none"/>
        </w:rPr>
      </w:pPr>
      <w:hyperlink r:id="rId2334" w:history="1">
        <w:r w:rsidR="00FE4C7E">
          <w:rPr>
            <w:rStyle w:val="Hyperlink"/>
            <w:lang w:eastAsia="x-none"/>
          </w:rPr>
          <w:t>R1-1803949</w:t>
        </w:r>
      </w:hyperlink>
      <w:r w:rsidR="002011B9" w:rsidRPr="002011B9">
        <w:rPr>
          <w:lang w:eastAsia="x-none"/>
        </w:rPr>
        <w:tab/>
        <w:t>Discussion on frame structure and scheduling for NR-U</w:t>
      </w:r>
      <w:r w:rsidR="002011B9" w:rsidRPr="002011B9">
        <w:rPr>
          <w:lang w:eastAsia="x-none"/>
        </w:rPr>
        <w:tab/>
        <w:t>ZTE, Sanechips</w:t>
      </w:r>
    </w:p>
    <w:p w14:paraId="3FAB4C0C" w14:textId="7B853405" w:rsidR="002011B9" w:rsidRPr="002011B9" w:rsidRDefault="00603E09" w:rsidP="002011B9">
      <w:pPr>
        <w:ind w:left="720" w:hanging="720"/>
        <w:rPr>
          <w:lang w:eastAsia="x-none"/>
        </w:rPr>
      </w:pPr>
      <w:hyperlink r:id="rId2335" w:history="1">
        <w:r w:rsidR="00FE4C7E">
          <w:rPr>
            <w:rStyle w:val="Hyperlink"/>
            <w:lang w:eastAsia="x-none"/>
          </w:rPr>
          <w:t>R1-1803973</w:t>
        </w:r>
      </w:hyperlink>
      <w:r w:rsidR="002011B9" w:rsidRPr="002011B9">
        <w:rPr>
          <w:lang w:eastAsia="x-none"/>
        </w:rPr>
        <w:tab/>
        <w:t>Frame structure for NR-U</w:t>
      </w:r>
      <w:r w:rsidR="002011B9" w:rsidRPr="002011B9">
        <w:rPr>
          <w:lang w:eastAsia="x-none"/>
        </w:rPr>
        <w:tab/>
        <w:t>OPPO</w:t>
      </w:r>
    </w:p>
    <w:p w14:paraId="2991396F" w14:textId="13A760DC" w:rsidR="002011B9" w:rsidRPr="002011B9" w:rsidRDefault="00603E09" w:rsidP="002011B9">
      <w:pPr>
        <w:ind w:left="720" w:hanging="720"/>
        <w:rPr>
          <w:lang w:eastAsia="x-none"/>
        </w:rPr>
      </w:pPr>
      <w:hyperlink r:id="rId2336" w:history="1">
        <w:r w:rsidR="00FE4C7E">
          <w:rPr>
            <w:rStyle w:val="Hyperlink"/>
            <w:lang w:eastAsia="x-none"/>
          </w:rPr>
          <w:t>R1-1804063</w:t>
        </w:r>
      </w:hyperlink>
      <w:r w:rsidR="002011B9" w:rsidRPr="002011B9">
        <w:rPr>
          <w:lang w:eastAsia="x-none"/>
        </w:rPr>
        <w:tab/>
        <w:t>On frame structure design for NR-U operation</w:t>
      </w:r>
      <w:r w:rsidR="002011B9" w:rsidRPr="002011B9">
        <w:rPr>
          <w:lang w:eastAsia="x-none"/>
        </w:rPr>
        <w:tab/>
        <w:t>MediaTek Inc.</w:t>
      </w:r>
    </w:p>
    <w:p w14:paraId="43551F55" w14:textId="297D66FC" w:rsidR="002011B9" w:rsidRPr="002011B9" w:rsidRDefault="00603E09" w:rsidP="002011B9">
      <w:pPr>
        <w:ind w:left="720" w:hanging="720"/>
        <w:rPr>
          <w:lang w:eastAsia="x-none"/>
        </w:rPr>
      </w:pPr>
      <w:hyperlink r:id="rId2337" w:history="1">
        <w:r w:rsidR="00FE4C7E">
          <w:rPr>
            <w:rStyle w:val="Hyperlink"/>
            <w:lang w:eastAsia="x-none"/>
          </w:rPr>
          <w:t>R1-1804275</w:t>
        </w:r>
      </w:hyperlink>
      <w:r w:rsidR="002011B9" w:rsidRPr="002011B9">
        <w:rPr>
          <w:lang w:eastAsia="x-none"/>
        </w:rPr>
        <w:tab/>
        <w:t>Frame structure for NR-U operation</w:t>
      </w:r>
      <w:r w:rsidR="002011B9" w:rsidRPr="002011B9">
        <w:rPr>
          <w:lang w:eastAsia="x-none"/>
        </w:rPr>
        <w:tab/>
        <w:t>Nokia, Nokia Shanghai Bell</w:t>
      </w:r>
    </w:p>
    <w:p w14:paraId="339FC8B6" w14:textId="2FCDA201" w:rsidR="002011B9" w:rsidRPr="002011B9" w:rsidRDefault="00603E09" w:rsidP="002011B9">
      <w:pPr>
        <w:ind w:left="720" w:hanging="720"/>
        <w:rPr>
          <w:lang w:eastAsia="x-none"/>
        </w:rPr>
      </w:pPr>
      <w:hyperlink r:id="rId2338" w:history="1">
        <w:r w:rsidR="00FE4C7E">
          <w:rPr>
            <w:rStyle w:val="Hyperlink"/>
            <w:lang w:eastAsia="x-none"/>
          </w:rPr>
          <w:t>R1-1804403</w:t>
        </w:r>
      </w:hyperlink>
      <w:r w:rsidR="002011B9" w:rsidRPr="002011B9">
        <w:rPr>
          <w:lang w:eastAsia="x-none"/>
        </w:rPr>
        <w:tab/>
        <w:t>Frame structure for NR-U</w:t>
      </w:r>
      <w:r w:rsidR="002011B9" w:rsidRPr="002011B9">
        <w:rPr>
          <w:lang w:eastAsia="x-none"/>
        </w:rPr>
        <w:tab/>
        <w:t>Samsung</w:t>
      </w:r>
    </w:p>
    <w:p w14:paraId="13E3B6E0" w14:textId="5BC99566" w:rsidR="002011B9" w:rsidRPr="002011B9" w:rsidRDefault="00603E09" w:rsidP="002011B9">
      <w:pPr>
        <w:ind w:left="720" w:hanging="720"/>
        <w:rPr>
          <w:lang w:eastAsia="x-none"/>
        </w:rPr>
      </w:pPr>
      <w:hyperlink r:id="rId2339" w:history="1">
        <w:r w:rsidR="00FE4C7E">
          <w:rPr>
            <w:rStyle w:val="Hyperlink"/>
            <w:lang w:eastAsia="x-none"/>
          </w:rPr>
          <w:t>R1-1804580</w:t>
        </w:r>
      </w:hyperlink>
      <w:r w:rsidR="002011B9" w:rsidRPr="002011B9">
        <w:rPr>
          <w:lang w:eastAsia="x-none"/>
        </w:rPr>
        <w:tab/>
        <w:t>Frame structure for NR unlicensed operation</w:t>
      </w:r>
      <w:r w:rsidR="002011B9" w:rsidRPr="002011B9">
        <w:rPr>
          <w:lang w:eastAsia="x-none"/>
        </w:rPr>
        <w:tab/>
        <w:t>LG Electronics</w:t>
      </w:r>
    </w:p>
    <w:p w14:paraId="21EB712A" w14:textId="564D13BF" w:rsidR="002011B9" w:rsidRPr="002011B9" w:rsidRDefault="00603E09" w:rsidP="002011B9">
      <w:pPr>
        <w:ind w:left="720" w:hanging="720"/>
        <w:rPr>
          <w:lang w:eastAsia="x-none"/>
        </w:rPr>
      </w:pPr>
      <w:hyperlink r:id="rId2340" w:history="1">
        <w:r w:rsidR="00FE4C7E">
          <w:rPr>
            <w:rStyle w:val="Hyperlink"/>
            <w:lang w:eastAsia="x-none"/>
          </w:rPr>
          <w:t>R1-1804592</w:t>
        </w:r>
      </w:hyperlink>
      <w:r w:rsidR="002011B9" w:rsidRPr="002011B9">
        <w:rPr>
          <w:lang w:eastAsia="x-none"/>
        </w:rPr>
        <w:tab/>
        <w:t>Frame structure and numerology for NR-U</w:t>
      </w:r>
      <w:r w:rsidR="002011B9" w:rsidRPr="002011B9">
        <w:rPr>
          <w:lang w:eastAsia="x-none"/>
        </w:rPr>
        <w:tab/>
        <w:t>ITL</w:t>
      </w:r>
    </w:p>
    <w:p w14:paraId="60611E2A" w14:textId="0AAD87E8" w:rsidR="002011B9" w:rsidRPr="002011B9" w:rsidRDefault="00603E09" w:rsidP="002011B9">
      <w:pPr>
        <w:ind w:left="720" w:hanging="720"/>
        <w:rPr>
          <w:lang w:eastAsia="x-none"/>
        </w:rPr>
      </w:pPr>
      <w:hyperlink r:id="rId2341" w:history="1">
        <w:r w:rsidR="00FE4C7E">
          <w:rPr>
            <w:rStyle w:val="Hyperlink"/>
            <w:lang w:eastAsia="x-none"/>
          </w:rPr>
          <w:t>R1-1804598</w:t>
        </w:r>
      </w:hyperlink>
      <w:r w:rsidR="002011B9" w:rsidRPr="002011B9">
        <w:rPr>
          <w:lang w:eastAsia="x-none"/>
        </w:rPr>
        <w:tab/>
        <w:t>Considerations on frame structure for NR unlicensed operations</w:t>
      </w:r>
      <w:r w:rsidR="002011B9" w:rsidRPr="002011B9">
        <w:rPr>
          <w:lang w:eastAsia="x-none"/>
        </w:rPr>
        <w:tab/>
        <w:t>Sony</w:t>
      </w:r>
    </w:p>
    <w:p w14:paraId="08CF1D29" w14:textId="4721D67B" w:rsidR="002011B9" w:rsidRPr="002011B9" w:rsidRDefault="00603E09" w:rsidP="002011B9">
      <w:pPr>
        <w:ind w:left="720" w:hanging="720"/>
        <w:rPr>
          <w:lang w:eastAsia="x-none"/>
        </w:rPr>
      </w:pPr>
      <w:hyperlink r:id="rId2342" w:history="1">
        <w:r w:rsidR="00FE4C7E">
          <w:rPr>
            <w:rStyle w:val="Hyperlink"/>
            <w:lang w:eastAsia="x-none"/>
          </w:rPr>
          <w:t>R1-1804750</w:t>
        </w:r>
      </w:hyperlink>
      <w:r w:rsidR="002011B9" w:rsidRPr="002011B9">
        <w:rPr>
          <w:lang w:eastAsia="x-none"/>
        </w:rPr>
        <w:tab/>
        <w:t>On the flexibility of NR to operate in unlicensed spectrum</w:t>
      </w:r>
      <w:r w:rsidR="002011B9" w:rsidRPr="002011B9">
        <w:rPr>
          <w:lang w:eastAsia="x-none"/>
        </w:rPr>
        <w:tab/>
        <w:t>Intel Corporation</w:t>
      </w:r>
    </w:p>
    <w:p w14:paraId="0C9E5097" w14:textId="4378D6F2" w:rsidR="002011B9" w:rsidRPr="002011B9" w:rsidRDefault="00603E09" w:rsidP="002011B9">
      <w:pPr>
        <w:ind w:left="720" w:hanging="720"/>
        <w:rPr>
          <w:lang w:eastAsia="x-none"/>
        </w:rPr>
      </w:pPr>
      <w:hyperlink r:id="rId2343" w:history="1">
        <w:r w:rsidR="00FE4C7E">
          <w:rPr>
            <w:rStyle w:val="Hyperlink"/>
            <w:lang w:eastAsia="x-none"/>
          </w:rPr>
          <w:t>R1-1804766</w:t>
        </w:r>
      </w:hyperlink>
      <w:r w:rsidR="002011B9" w:rsidRPr="002011B9">
        <w:rPr>
          <w:lang w:eastAsia="x-none"/>
        </w:rPr>
        <w:tab/>
        <w:t>Frame Structure Design for NR-U</w:t>
      </w:r>
      <w:r w:rsidR="002011B9" w:rsidRPr="002011B9">
        <w:rPr>
          <w:lang w:eastAsia="x-none"/>
        </w:rPr>
        <w:tab/>
        <w:t>Charter Communications</w:t>
      </w:r>
    </w:p>
    <w:p w14:paraId="30866827" w14:textId="6E1E85A5" w:rsidR="002011B9" w:rsidRPr="002011B9" w:rsidRDefault="00603E09" w:rsidP="002011B9">
      <w:pPr>
        <w:ind w:left="720" w:hanging="720"/>
        <w:rPr>
          <w:lang w:eastAsia="x-none"/>
        </w:rPr>
      </w:pPr>
      <w:hyperlink r:id="rId2344" w:history="1">
        <w:r w:rsidR="00FE4C7E">
          <w:rPr>
            <w:rStyle w:val="Hyperlink"/>
            <w:lang w:eastAsia="x-none"/>
          </w:rPr>
          <w:t>R1-1804829</w:t>
        </w:r>
      </w:hyperlink>
      <w:r w:rsidR="002011B9" w:rsidRPr="002011B9">
        <w:rPr>
          <w:lang w:eastAsia="x-none"/>
        </w:rPr>
        <w:tab/>
        <w:t>Frame structure for NR-U operation</w:t>
      </w:r>
      <w:r w:rsidR="002011B9" w:rsidRPr="002011B9">
        <w:rPr>
          <w:lang w:eastAsia="x-none"/>
        </w:rPr>
        <w:tab/>
        <w:t>Qualcomm Incorporated</w:t>
      </w:r>
    </w:p>
    <w:p w14:paraId="2F567BF5" w14:textId="460A9A23" w:rsidR="002011B9" w:rsidRPr="002011B9" w:rsidRDefault="00603E09" w:rsidP="002011B9">
      <w:pPr>
        <w:ind w:left="720" w:hanging="720"/>
        <w:rPr>
          <w:lang w:eastAsia="x-none"/>
        </w:rPr>
      </w:pPr>
      <w:hyperlink r:id="rId2345" w:history="1">
        <w:r w:rsidR="00FE4C7E">
          <w:rPr>
            <w:rStyle w:val="Hyperlink"/>
            <w:lang w:eastAsia="x-none"/>
          </w:rPr>
          <w:t>R1-1804868</w:t>
        </w:r>
      </w:hyperlink>
      <w:r w:rsidR="002011B9" w:rsidRPr="002011B9">
        <w:rPr>
          <w:lang w:eastAsia="x-none"/>
        </w:rPr>
        <w:tab/>
        <w:t xml:space="preserve">On Frame Structure for NR-U Operation </w:t>
      </w:r>
      <w:r w:rsidR="002011B9" w:rsidRPr="002011B9">
        <w:rPr>
          <w:lang w:eastAsia="x-none"/>
        </w:rPr>
        <w:tab/>
        <w:t>InterDigital, Inc.</w:t>
      </w:r>
    </w:p>
    <w:p w14:paraId="23DE2D0A" w14:textId="0D9A30F0" w:rsidR="002011B9" w:rsidRPr="002011B9" w:rsidRDefault="00603E09" w:rsidP="002011B9">
      <w:pPr>
        <w:ind w:left="720" w:hanging="720"/>
        <w:rPr>
          <w:lang w:eastAsia="x-none"/>
        </w:rPr>
      </w:pPr>
      <w:hyperlink r:id="rId2346" w:history="1">
        <w:r w:rsidR="00FE4C7E">
          <w:rPr>
            <w:rStyle w:val="Hyperlink"/>
            <w:lang w:eastAsia="x-none"/>
          </w:rPr>
          <w:t>R1-1805009</w:t>
        </w:r>
      </w:hyperlink>
      <w:r w:rsidR="002011B9" w:rsidRPr="002011B9">
        <w:rPr>
          <w:lang w:eastAsia="x-none"/>
        </w:rPr>
        <w:tab/>
        <w:t>On Frame Structure for NR in Unlicensed Spectrum</w:t>
      </w:r>
      <w:r w:rsidR="002011B9" w:rsidRPr="002011B9">
        <w:rPr>
          <w:lang w:eastAsia="x-none"/>
        </w:rPr>
        <w:tab/>
        <w:t>Ericsson</w:t>
      </w:r>
    </w:p>
    <w:p w14:paraId="1D72939B" w14:textId="4F582AC2" w:rsidR="002011B9" w:rsidRPr="002011B9" w:rsidRDefault="00603E09" w:rsidP="002011B9">
      <w:pPr>
        <w:ind w:left="720" w:hanging="720"/>
        <w:rPr>
          <w:lang w:eastAsia="x-none"/>
        </w:rPr>
      </w:pPr>
      <w:hyperlink r:id="rId2347" w:history="1">
        <w:r w:rsidR="00FE4C7E">
          <w:rPr>
            <w:rStyle w:val="Hyperlink"/>
            <w:lang w:eastAsia="x-none"/>
          </w:rPr>
          <w:t>R1-1805253</w:t>
        </w:r>
      </w:hyperlink>
      <w:r w:rsidR="002011B9" w:rsidRPr="002011B9">
        <w:rPr>
          <w:lang w:eastAsia="x-none"/>
        </w:rPr>
        <w:tab/>
        <w:t>Frame structure design in NR-U</w:t>
      </w:r>
      <w:r w:rsidR="002011B9" w:rsidRPr="002011B9">
        <w:rPr>
          <w:lang w:eastAsia="x-none"/>
        </w:rPr>
        <w:tab/>
        <w:t>CATR</w:t>
      </w:r>
    </w:p>
    <w:p w14:paraId="4F9552E9" w14:textId="165D1EF1" w:rsidR="002011B9" w:rsidRPr="009819E3" w:rsidRDefault="00603E09" w:rsidP="002011B9">
      <w:pPr>
        <w:ind w:left="720" w:hanging="720"/>
        <w:rPr>
          <w:b/>
          <w:lang w:eastAsia="x-none"/>
        </w:rPr>
      </w:pPr>
      <w:hyperlink r:id="rId2348" w:history="1">
        <w:r w:rsidR="009819E3" w:rsidRPr="009819E3">
          <w:rPr>
            <w:rStyle w:val="Hyperlink"/>
            <w:b/>
            <w:lang w:eastAsia="x-none"/>
          </w:rPr>
          <w:t>R1-1805586</w:t>
        </w:r>
      </w:hyperlink>
      <w:r w:rsidR="009819E3" w:rsidRPr="009819E3">
        <w:rPr>
          <w:b/>
          <w:lang w:eastAsia="x-none"/>
        </w:rPr>
        <w:tab/>
        <w:t>WF on Frame Structure for NR-U</w:t>
      </w:r>
      <w:r w:rsidR="009819E3" w:rsidRPr="009819E3">
        <w:rPr>
          <w:b/>
          <w:lang w:eastAsia="x-none"/>
        </w:rPr>
        <w:tab/>
        <w:t>Qualcomm, Ericsson</w:t>
      </w:r>
    </w:p>
    <w:p w14:paraId="6CF5FC12" w14:textId="77777777" w:rsidR="009819E3" w:rsidRPr="002011B9" w:rsidRDefault="009819E3" w:rsidP="002011B9">
      <w:pPr>
        <w:ind w:left="720" w:hanging="720"/>
        <w:rPr>
          <w:lang w:eastAsia="x-none"/>
        </w:rPr>
      </w:pPr>
    </w:p>
    <w:p w14:paraId="2E9A97ED" w14:textId="77777777" w:rsidR="002011B9" w:rsidRPr="002011B9" w:rsidRDefault="002011B9" w:rsidP="002011B9">
      <w:pPr>
        <w:ind w:left="720" w:hanging="720"/>
      </w:pPr>
      <w:r w:rsidRPr="002011B9">
        <w:rPr>
          <w:highlight w:val="green"/>
        </w:rPr>
        <w:t>Agreement:</w:t>
      </w:r>
    </w:p>
    <w:p w14:paraId="7BC32C6C" w14:textId="77777777" w:rsidR="002011B9" w:rsidRPr="002011B9" w:rsidRDefault="002011B9" w:rsidP="009819E3">
      <w:pPr>
        <w:widowControl w:val="0"/>
        <w:numPr>
          <w:ilvl w:val="0"/>
          <w:numId w:val="186"/>
        </w:numPr>
        <w:jc w:val="both"/>
        <w:rPr>
          <w:lang w:val="en-US"/>
        </w:rPr>
      </w:pPr>
      <w:r w:rsidRPr="002011B9">
        <w:rPr>
          <w:lang w:val="en-US"/>
        </w:rPr>
        <w:t xml:space="preserve">NR-U supports both Type-A and Type-B mapping already supported in NR </w:t>
      </w:r>
    </w:p>
    <w:p w14:paraId="098C1676" w14:textId="77777777" w:rsidR="002011B9" w:rsidRPr="002011B9" w:rsidRDefault="002011B9" w:rsidP="009819E3">
      <w:pPr>
        <w:widowControl w:val="0"/>
        <w:numPr>
          <w:ilvl w:val="1"/>
          <w:numId w:val="186"/>
        </w:numPr>
        <w:jc w:val="both"/>
        <w:rPr>
          <w:lang w:val="en-US"/>
        </w:rPr>
      </w:pPr>
      <w:r w:rsidRPr="002011B9">
        <w:rPr>
          <w:lang w:val="en-US"/>
        </w:rPr>
        <w:t>Additional starting positions and durations are not precluded</w:t>
      </w:r>
    </w:p>
    <w:p w14:paraId="5E465DA5" w14:textId="77777777" w:rsidR="002011B9" w:rsidRPr="002011B9" w:rsidRDefault="002011B9" w:rsidP="009819E3">
      <w:pPr>
        <w:widowControl w:val="0"/>
        <w:numPr>
          <w:ilvl w:val="0"/>
          <w:numId w:val="186"/>
        </w:numPr>
        <w:jc w:val="both"/>
        <w:rPr>
          <w:lang w:val="en-US"/>
        </w:rPr>
      </w:pPr>
      <w:r w:rsidRPr="002011B9">
        <w:rPr>
          <w:lang w:val="en-US"/>
        </w:rPr>
        <w:t>For sub-7 GHz, NR-U study the SCSs, 15/30/60KHz</w:t>
      </w:r>
    </w:p>
    <w:p w14:paraId="4C83664C" w14:textId="77777777" w:rsidR="002011B9" w:rsidRPr="002011B9" w:rsidRDefault="002011B9" w:rsidP="009819E3">
      <w:pPr>
        <w:widowControl w:val="0"/>
        <w:numPr>
          <w:ilvl w:val="1"/>
          <w:numId w:val="186"/>
        </w:numPr>
        <w:jc w:val="both"/>
        <w:rPr>
          <w:lang w:val="en-US"/>
        </w:rPr>
      </w:pPr>
      <w:r w:rsidRPr="002011B9">
        <w:rPr>
          <w:lang w:val="en-US"/>
        </w:rPr>
        <w:t>Study performance difference between different SCS</w:t>
      </w:r>
    </w:p>
    <w:p w14:paraId="67F845E7" w14:textId="77777777" w:rsidR="002011B9" w:rsidRPr="002011B9" w:rsidRDefault="002011B9" w:rsidP="009819E3">
      <w:pPr>
        <w:widowControl w:val="0"/>
        <w:numPr>
          <w:ilvl w:val="1"/>
          <w:numId w:val="186"/>
        </w:numPr>
        <w:jc w:val="both"/>
        <w:rPr>
          <w:lang w:val="en-US"/>
        </w:rPr>
      </w:pPr>
      <w:r w:rsidRPr="002011B9">
        <w:rPr>
          <w:lang w:val="en-US"/>
        </w:rPr>
        <w:t>Study if changes to UL design are needed to meet the PSD and OCB requirements</w:t>
      </w:r>
    </w:p>
    <w:p w14:paraId="3A9E9605" w14:textId="77777777" w:rsidR="002011B9" w:rsidRPr="002011B9" w:rsidRDefault="002011B9" w:rsidP="009819E3">
      <w:pPr>
        <w:widowControl w:val="0"/>
        <w:numPr>
          <w:ilvl w:val="1"/>
          <w:numId w:val="186"/>
        </w:numPr>
        <w:jc w:val="both"/>
        <w:rPr>
          <w:lang w:val="en-US"/>
        </w:rPr>
      </w:pPr>
      <w:r w:rsidRPr="002011B9">
        <w:rPr>
          <w:lang w:val="en-US"/>
        </w:rPr>
        <w:t xml:space="preserve">Study if an SS block design/RMSI/OSI with 60KHz SCS is needed </w:t>
      </w:r>
    </w:p>
    <w:p w14:paraId="70EE1541" w14:textId="77777777" w:rsidR="002011B9" w:rsidRPr="002011B9" w:rsidRDefault="002011B9" w:rsidP="009819E3">
      <w:pPr>
        <w:widowControl w:val="0"/>
        <w:numPr>
          <w:ilvl w:val="1"/>
          <w:numId w:val="186"/>
        </w:numPr>
        <w:jc w:val="both"/>
        <w:rPr>
          <w:lang w:val="en-US"/>
        </w:rPr>
      </w:pPr>
      <w:r w:rsidRPr="002011B9">
        <w:rPr>
          <w:lang w:val="en-US"/>
        </w:rPr>
        <w:t xml:space="preserve">Impact on MIB and SIB1 content </w:t>
      </w:r>
    </w:p>
    <w:p w14:paraId="78B25DD7" w14:textId="77777777" w:rsidR="002011B9" w:rsidRPr="002011B9" w:rsidRDefault="002011B9" w:rsidP="009819E3">
      <w:pPr>
        <w:widowControl w:val="0"/>
        <w:numPr>
          <w:ilvl w:val="1"/>
          <w:numId w:val="186"/>
        </w:numPr>
        <w:jc w:val="both"/>
        <w:rPr>
          <w:lang w:val="en-US"/>
        </w:rPr>
      </w:pPr>
      <w:r w:rsidRPr="002011B9">
        <w:rPr>
          <w:lang w:val="en-US"/>
        </w:rPr>
        <w:t>Need for use of ECP for 60KHz</w:t>
      </w:r>
    </w:p>
    <w:p w14:paraId="6DC6EB6D" w14:textId="77777777" w:rsidR="002011B9" w:rsidRPr="002011B9" w:rsidRDefault="002011B9" w:rsidP="009819E3">
      <w:pPr>
        <w:widowControl w:val="0"/>
        <w:numPr>
          <w:ilvl w:val="1"/>
          <w:numId w:val="186"/>
        </w:numPr>
        <w:jc w:val="both"/>
        <w:rPr>
          <w:lang w:val="en-US"/>
        </w:rPr>
      </w:pPr>
      <w:r w:rsidRPr="002011B9">
        <w:rPr>
          <w:lang w:val="en-US"/>
        </w:rPr>
        <w:t>RACH design with 60KHz SCS in addition to options currently part of NR</w:t>
      </w:r>
    </w:p>
    <w:p w14:paraId="0342AB37" w14:textId="77777777" w:rsidR="002011B9" w:rsidRPr="002011B9" w:rsidRDefault="002011B9" w:rsidP="009819E3">
      <w:pPr>
        <w:widowControl w:val="0"/>
        <w:numPr>
          <w:ilvl w:val="1"/>
          <w:numId w:val="186"/>
        </w:numPr>
        <w:jc w:val="both"/>
        <w:rPr>
          <w:lang w:val="en-US"/>
        </w:rPr>
      </w:pPr>
      <w:r w:rsidRPr="002011B9">
        <w:rPr>
          <w:lang w:val="en-US"/>
        </w:rPr>
        <w:t xml:space="preserve">Other considerations are not precluded. </w:t>
      </w:r>
    </w:p>
    <w:p w14:paraId="2FAEFEC6" w14:textId="77777777" w:rsidR="002011B9" w:rsidRPr="002011B9" w:rsidRDefault="002011B9" w:rsidP="009819E3">
      <w:pPr>
        <w:widowControl w:val="0"/>
        <w:numPr>
          <w:ilvl w:val="1"/>
          <w:numId w:val="186"/>
        </w:numPr>
        <w:jc w:val="both"/>
        <w:rPr>
          <w:lang w:val="en-US"/>
        </w:rPr>
      </w:pPr>
      <w:r w:rsidRPr="002011B9">
        <w:rPr>
          <w:lang w:val="en-US"/>
        </w:rPr>
        <w:t>Impact on support of different BWs with different SCS</w:t>
      </w:r>
    </w:p>
    <w:p w14:paraId="6770C8B2" w14:textId="77777777" w:rsidR="002011B9" w:rsidRPr="002011B9" w:rsidRDefault="002011B9" w:rsidP="009819E3">
      <w:pPr>
        <w:widowControl w:val="0"/>
        <w:numPr>
          <w:ilvl w:val="0"/>
          <w:numId w:val="186"/>
        </w:numPr>
        <w:jc w:val="both"/>
        <w:rPr>
          <w:lang w:val="en-US"/>
        </w:rPr>
      </w:pPr>
      <w:r w:rsidRPr="002011B9">
        <w:rPr>
          <w:lang w:val="en-US"/>
        </w:rPr>
        <w:t>Study supporting more than one switching points within a TxOP</w:t>
      </w:r>
    </w:p>
    <w:p w14:paraId="6CD0528B" w14:textId="77777777" w:rsidR="002011B9" w:rsidRPr="002011B9" w:rsidRDefault="002011B9" w:rsidP="009819E3">
      <w:pPr>
        <w:widowControl w:val="0"/>
        <w:numPr>
          <w:ilvl w:val="1"/>
          <w:numId w:val="186"/>
        </w:numPr>
        <w:jc w:val="both"/>
        <w:rPr>
          <w:lang w:val="en-US"/>
        </w:rPr>
      </w:pPr>
      <w:r w:rsidRPr="002011B9">
        <w:rPr>
          <w:lang w:val="en-US"/>
        </w:rPr>
        <w:t>FFS the LBT requirement for each DL/UL data/control burst in the TxOP</w:t>
      </w:r>
    </w:p>
    <w:p w14:paraId="0EFB7E55" w14:textId="77777777" w:rsidR="002011B9" w:rsidRPr="002011B9" w:rsidRDefault="002011B9" w:rsidP="002011B9">
      <w:pPr>
        <w:widowControl w:val="0"/>
        <w:ind w:left="720" w:hanging="720"/>
        <w:jc w:val="both"/>
        <w:rPr>
          <w:lang w:val="en-US"/>
        </w:rPr>
      </w:pPr>
    </w:p>
    <w:p w14:paraId="612A42A4" w14:textId="77777777" w:rsidR="002011B9" w:rsidRPr="002011B9" w:rsidRDefault="002011B9" w:rsidP="002011B9">
      <w:pPr>
        <w:widowControl w:val="0"/>
        <w:ind w:left="720" w:hanging="720"/>
        <w:jc w:val="both"/>
        <w:rPr>
          <w:lang w:val="en-US"/>
        </w:rPr>
      </w:pPr>
      <w:r w:rsidRPr="002011B9">
        <w:rPr>
          <w:lang w:val="en-US"/>
        </w:rPr>
        <w:t>Proposal:</w:t>
      </w:r>
    </w:p>
    <w:p w14:paraId="441B3F64" w14:textId="5140FF78" w:rsidR="002011B9" w:rsidRPr="009819E3" w:rsidRDefault="002011B9" w:rsidP="009819E3">
      <w:pPr>
        <w:widowControl w:val="0"/>
        <w:numPr>
          <w:ilvl w:val="0"/>
          <w:numId w:val="369"/>
        </w:numPr>
        <w:jc w:val="both"/>
        <w:rPr>
          <w:lang w:val="en-US"/>
        </w:rPr>
      </w:pPr>
      <w:r w:rsidRPr="002011B9">
        <w:rPr>
          <w:lang w:val="en-US"/>
        </w:rPr>
        <w:t>Study FBE (as in the ETSI BRAN specifications) based frame structure</w:t>
      </w:r>
    </w:p>
    <w:p w14:paraId="645BC4A1" w14:textId="77777777" w:rsidR="002011B9" w:rsidRPr="002011B9" w:rsidRDefault="002011B9" w:rsidP="002011B9">
      <w:pPr>
        <w:pStyle w:val="Heading3"/>
      </w:pPr>
      <w:bookmarkStart w:id="5157" w:name="_Toc511072848"/>
      <w:bookmarkStart w:id="5158" w:name="_Toc514184732"/>
      <w:r w:rsidRPr="002011B9">
        <w:t>Potential physical layer channel design</w:t>
      </w:r>
      <w:bookmarkEnd w:id="5157"/>
      <w:bookmarkEnd w:id="5158"/>
      <w:r w:rsidRPr="002011B9">
        <w:t> </w:t>
      </w:r>
    </w:p>
    <w:p w14:paraId="2F934482" w14:textId="4975BBD4" w:rsidR="002011B9" w:rsidRPr="002011B9" w:rsidRDefault="00603E09" w:rsidP="002011B9">
      <w:pPr>
        <w:ind w:left="720" w:hanging="720"/>
        <w:rPr>
          <w:lang w:eastAsia="x-none"/>
        </w:rPr>
      </w:pPr>
      <w:hyperlink r:id="rId2349" w:history="1">
        <w:r w:rsidR="00FE4C7E">
          <w:rPr>
            <w:rStyle w:val="Hyperlink"/>
            <w:lang w:eastAsia="x-none"/>
          </w:rPr>
          <w:t>R1-1803624</w:t>
        </w:r>
      </w:hyperlink>
      <w:r w:rsidR="002011B9" w:rsidRPr="002011B9">
        <w:rPr>
          <w:lang w:eastAsia="x-none"/>
        </w:rPr>
        <w:tab/>
        <w:t>Discusses on waveform and bandwidth of NR-U</w:t>
      </w:r>
      <w:r w:rsidR="002011B9" w:rsidRPr="002011B9">
        <w:rPr>
          <w:lang w:eastAsia="x-none"/>
        </w:rPr>
        <w:tab/>
        <w:t>NEC</w:t>
      </w:r>
    </w:p>
    <w:p w14:paraId="3FB7F7E8" w14:textId="07AA9F2B" w:rsidR="002011B9" w:rsidRPr="002011B9" w:rsidRDefault="00603E09" w:rsidP="002011B9">
      <w:pPr>
        <w:ind w:left="720" w:hanging="720"/>
        <w:rPr>
          <w:lang w:eastAsia="x-none"/>
        </w:rPr>
      </w:pPr>
      <w:hyperlink r:id="rId2350" w:history="1">
        <w:r w:rsidR="00FE4C7E">
          <w:rPr>
            <w:rStyle w:val="Hyperlink"/>
            <w:lang w:eastAsia="x-none"/>
          </w:rPr>
          <w:t>R1-1803676</w:t>
        </w:r>
      </w:hyperlink>
      <w:r w:rsidR="002011B9" w:rsidRPr="002011B9">
        <w:rPr>
          <w:lang w:eastAsia="x-none"/>
        </w:rPr>
        <w:tab/>
        <w:t>Design princples of physcial channels on NR unlicensed band</w:t>
      </w:r>
      <w:r w:rsidR="002011B9" w:rsidRPr="002011B9">
        <w:rPr>
          <w:lang w:eastAsia="x-none"/>
        </w:rPr>
        <w:tab/>
        <w:t>Huawei, HiSilicon</w:t>
      </w:r>
    </w:p>
    <w:p w14:paraId="0FAE6077" w14:textId="7061A868" w:rsidR="002011B9" w:rsidRPr="002011B9" w:rsidRDefault="00603E09" w:rsidP="002011B9">
      <w:pPr>
        <w:ind w:left="720" w:hanging="720"/>
        <w:rPr>
          <w:lang w:eastAsia="x-none"/>
        </w:rPr>
      </w:pPr>
      <w:hyperlink r:id="rId2351" w:history="1">
        <w:r w:rsidR="00FE4C7E">
          <w:rPr>
            <w:rStyle w:val="Hyperlink"/>
            <w:lang w:eastAsia="x-none"/>
          </w:rPr>
          <w:t>R1-1803779</w:t>
        </w:r>
      </w:hyperlink>
      <w:r w:rsidR="002011B9" w:rsidRPr="002011B9">
        <w:rPr>
          <w:lang w:eastAsia="x-none"/>
        </w:rPr>
        <w:tab/>
        <w:t>Physical Channel Design for NR Unlicensed Operations</w:t>
      </w:r>
      <w:r w:rsidR="002011B9" w:rsidRPr="002011B9">
        <w:rPr>
          <w:lang w:eastAsia="x-none"/>
        </w:rPr>
        <w:tab/>
        <w:t>CATT</w:t>
      </w:r>
    </w:p>
    <w:p w14:paraId="2FB77F43" w14:textId="0E6AE26E" w:rsidR="002011B9" w:rsidRPr="002011B9" w:rsidRDefault="00603E09" w:rsidP="002011B9">
      <w:pPr>
        <w:ind w:left="720" w:hanging="720"/>
        <w:rPr>
          <w:lang w:eastAsia="x-none"/>
        </w:rPr>
      </w:pPr>
      <w:hyperlink r:id="rId2352" w:history="1">
        <w:r w:rsidR="00FE4C7E">
          <w:rPr>
            <w:rStyle w:val="Hyperlink"/>
            <w:lang w:eastAsia="x-none"/>
          </w:rPr>
          <w:t>R1-1803856</w:t>
        </w:r>
      </w:hyperlink>
      <w:r w:rsidR="002011B9" w:rsidRPr="002011B9">
        <w:rPr>
          <w:lang w:eastAsia="x-none"/>
        </w:rPr>
        <w:tab/>
        <w:t>Discussion on physical layer channel design in unlicensed spectrum</w:t>
      </w:r>
      <w:r w:rsidR="002011B9" w:rsidRPr="002011B9">
        <w:rPr>
          <w:lang w:eastAsia="x-none"/>
        </w:rPr>
        <w:tab/>
        <w:t>vivo</w:t>
      </w:r>
    </w:p>
    <w:p w14:paraId="3878FC2B" w14:textId="750F0871" w:rsidR="002011B9" w:rsidRPr="002011B9" w:rsidRDefault="00603E09" w:rsidP="002011B9">
      <w:pPr>
        <w:ind w:left="720" w:hanging="720"/>
        <w:rPr>
          <w:lang w:eastAsia="x-none"/>
        </w:rPr>
      </w:pPr>
      <w:hyperlink r:id="rId2353" w:history="1">
        <w:r w:rsidR="00FE4C7E">
          <w:rPr>
            <w:rStyle w:val="Hyperlink"/>
            <w:lang w:eastAsia="x-none"/>
          </w:rPr>
          <w:t>R1-1803951</w:t>
        </w:r>
      </w:hyperlink>
      <w:r w:rsidR="002011B9" w:rsidRPr="002011B9">
        <w:rPr>
          <w:lang w:eastAsia="x-none"/>
        </w:rPr>
        <w:tab/>
        <w:t>Considerations on RS/channel design and measurement for NR-U</w:t>
      </w:r>
      <w:r w:rsidR="002011B9" w:rsidRPr="002011B9">
        <w:rPr>
          <w:lang w:eastAsia="x-none"/>
        </w:rPr>
        <w:tab/>
        <w:t>ZTE, Sanechips</w:t>
      </w:r>
    </w:p>
    <w:p w14:paraId="146ED78A" w14:textId="135EE1BC" w:rsidR="002011B9" w:rsidRPr="002011B9" w:rsidRDefault="00603E09" w:rsidP="002011B9">
      <w:pPr>
        <w:ind w:left="720" w:hanging="720"/>
        <w:rPr>
          <w:lang w:eastAsia="x-none"/>
        </w:rPr>
      </w:pPr>
      <w:hyperlink r:id="rId2354" w:history="1">
        <w:r w:rsidR="00FE4C7E">
          <w:rPr>
            <w:rStyle w:val="Hyperlink"/>
            <w:lang w:eastAsia="x-none"/>
          </w:rPr>
          <w:t>R1-1803974</w:t>
        </w:r>
      </w:hyperlink>
      <w:r w:rsidR="002011B9" w:rsidRPr="002011B9">
        <w:rPr>
          <w:lang w:eastAsia="x-none"/>
        </w:rPr>
        <w:tab/>
        <w:t>Views on physical layer channel design for NR-U</w:t>
      </w:r>
      <w:r w:rsidR="002011B9" w:rsidRPr="002011B9">
        <w:rPr>
          <w:lang w:eastAsia="x-none"/>
        </w:rPr>
        <w:tab/>
        <w:t>OPPO</w:t>
      </w:r>
    </w:p>
    <w:p w14:paraId="7B4F7B68" w14:textId="27A1C985" w:rsidR="002011B9" w:rsidRPr="002011B9" w:rsidRDefault="00603E09" w:rsidP="002011B9">
      <w:pPr>
        <w:ind w:left="720" w:hanging="720"/>
        <w:rPr>
          <w:lang w:eastAsia="x-none"/>
        </w:rPr>
      </w:pPr>
      <w:hyperlink r:id="rId2355" w:history="1">
        <w:r w:rsidR="00FE4C7E">
          <w:rPr>
            <w:rStyle w:val="Hyperlink"/>
            <w:lang w:eastAsia="x-none"/>
          </w:rPr>
          <w:t>R1-1804064</w:t>
        </w:r>
      </w:hyperlink>
      <w:r w:rsidR="002011B9" w:rsidRPr="002011B9">
        <w:rPr>
          <w:lang w:eastAsia="x-none"/>
        </w:rPr>
        <w:tab/>
        <w:t>On physical later channel design for NR-U operation</w:t>
      </w:r>
      <w:r w:rsidR="002011B9" w:rsidRPr="002011B9">
        <w:rPr>
          <w:lang w:eastAsia="x-none"/>
        </w:rPr>
        <w:tab/>
        <w:t>MediaTek Inc.</w:t>
      </w:r>
    </w:p>
    <w:p w14:paraId="333E406A" w14:textId="159F37B3" w:rsidR="002011B9" w:rsidRPr="002011B9" w:rsidRDefault="00603E09" w:rsidP="002011B9">
      <w:pPr>
        <w:ind w:left="720" w:hanging="720"/>
        <w:rPr>
          <w:lang w:eastAsia="x-none"/>
        </w:rPr>
      </w:pPr>
      <w:hyperlink r:id="rId2356" w:history="1">
        <w:r w:rsidR="00FE4C7E">
          <w:rPr>
            <w:rStyle w:val="Hyperlink"/>
            <w:lang w:eastAsia="x-none"/>
          </w:rPr>
          <w:t>R1-1804218</w:t>
        </w:r>
      </w:hyperlink>
      <w:r w:rsidR="002011B9" w:rsidRPr="002011B9">
        <w:rPr>
          <w:lang w:eastAsia="x-none"/>
        </w:rPr>
        <w:tab/>
        <w:t>Discussion on SS/PBCH block for NR-U operation</w:t>
      </w:r>
      <w:r w:rsidR="002011B9" w:rsidRPr="002011B9">
        <w:rPr>
          <w:lang w:eastAsia="x-none"/>
        </w:rPr>
        <w:tab/>
        <w:t>Spreadtrum Communications</w:t>
      </w:r>
    </w:p>
    <w:p w14:paraId="7639F141" w14:textId="618DF067" w:rsidR="002011B9" w:rsidRPr="002011B9" w:rsidRDefault="00603E09" w:rsidP="002011B9">
      <w:pPr>
        <w:ind w:left="720" w:hanging="720"/>
        <w:rPr>
          <w:lang w:eastAsia="x-none"/>
        </w:rPr>
      </w:pPr>
      <w:hyperlink r:id="rId2357" w:history="1">
        <w:r w:rsidR="00FE4C7E">
          <w:rPr>
            <w:rStyle w:val="Hyperlink"/>
            <w:lang w:eastAsia="x-none"/>
          </w:rPr>
          <w:t>R1-1804276</w:t>
        </w:r>
      </w:hyperlink>
      <w:r w:rsidR="002011B9" w:rsidRPr="002011B9">
        <w:rPr>
          <w:lang w:eastAsia="x-none"/>
        </w:rPr>
        <w:tab/>
        <w:t>On physical layer channel design for NR unlicensed</w:t>
      </w:r>
      <w:r w:rsidR="002011B9" w:rsidRPr="002011B9">
        <w:rPr>
          <w:lang w:eastAsia="x-none"/>
        </w:rPr>
        <w:tab/>
        <w:t>Nokia, Nokia Shanghai Bell</w:t>
      </w:r>
    </w:p>
    <w:p w14:paraId="27E94725" w14:textId="07F60E1B" w:rsidR="002011B9" w:rsidRPr="002011B9" w:rsidRDefault="00603E09" w:rsidP="002011B9">
      <w:pPr>
        <w:ind w:left="720" w:hanging="720"/>
        <w:rPr>
          <w:lang w:eastAsia="x-none"/>
        </w:rPr>
      </w:pPr>
      <w:hyperlink r:id="rId2358" w:history="1">
        <w:r w:rsidR="00FE4C7E">
          <w:rPr>
            <w:rStyle w:val="Hyperlink"/>
            <w:lang w:eastAsia="x-none"/>
          </w:rPr>
          <w:t>R1-1804404</w:t>
        </w:r>
      </w:hyperlink>
      <w:r w:rsidR="002011B9" w:rsidRPr="002011B9">
        <w:rPr>
          <w:lang w:eastAsia="x-none"/>
        </w:rPr>
        <w:tab/>
        <w:t>Potential physical layer channel design for NR-U</w:t>
      </w:r>
      <w:r w:rsidR="002011B9" w:rsidRPr="002011B9">
        <w:rPr>
          <w:lang w:eastAsia="x-none"/>
        </w:rPr>
        <w:tab/>
        <w:t>Samsung</w:t>
      </w:r>
    </w:p>
    <w:p w14:paraId="3B5B2C16" w14:textId="36B7D67D" w:rsidR="002011B9" w:rsidRPr="002011B9" w:rsidRDefault="00603E09" w:rsidP="002011B9">
      <w:pPr>
        <w:ind w:left="720" w:hanging="720"/>
        <w:rPr>
          <w:lang w:eastAsia="x-none"/>
        </w:rPr>
      </w:pPr>
      <w:hyperlink r:id="rId2359" w:history="1">
        <w:r w:rsidR="00FE4C7E">
          <w:rPr>
            <w:rStyle w:val="Hyperlink"/>
            <w:lang w:eastAsia="x-none"/>
          </w:rPr>
          <w:t>R1-1804581</w:t>
        </w:r>
      </w:hyperlink>
      <w:r w:rsidR="002011B9" w:rsidRPr="002011B9">
        <w:rPr>
          <w:lang w:eastAsia="x-none"/>
        </w:rPr>
        <w:tab/>
        <w:t>Physical layer channel design for NR unlicensed operation</w:t>
      </w:r>
      <w:r w:rsidR="002011B9" w:rsidRPr="002011B9">
        <w:rPr>
          <w:lang w:eastAsia="x-none"/>
        </w:rPr>
        <w:tab/>
        <w:t>LG Electronics</w:t>
      </w:r>
    </w:p>
    <w:p w14:paraId="33B71312" w14:textId="6EFFA5E6" w:rsidR="002011B9" w:rsidRPr="002011B9" w:rsidRDefault="00603E09" w:rsidP="002011B9">
      <w:pPr>
        <w:ind w:left="720" w:hanging="720"/>
        <w:rPr>
          <w:lang w:eastAsia="x-none"/>
        </w:rPr>
      </w:pPr>
      <w:hyperlink r:id="rId2360" w:history="1">
        <w:r w:rsidR="00FE4C7E">
          <w:rPr>
            <w:rStyle w:val="Hyperlink"/>
            <w:lang w:eastAsia="x-none"/>
          </w:rPr>
          <w:t>R1-1804649</w:t>
        </w:r>
      </w:hyperlink>
      <w:r w:rsidR="002011B9" w:rsidRPr="002011B9">
        <w:rPr>
          <w:lang w:eastAsia="x-none"/>
        </w:rPr>
        <w:tab/>
        <w:t>Considerations on SS/PBCH blocks for NR unlicensed</w:t>
      </w:r>
      <w:r w:rsidR="002011B9" w:rsidRPr="002011B9">
        <w:rPr>
          <w:lang w:eastAsia="x-none"/>
        </w:rPr>
        <w:tab/>
        <w:t>Xiaomi Technology</w:t>
      </w:r>
    </w:p>
    <w:p w14:paraId="11637388" w14:textId="4B92C204" w:rsidR="002011B9" w:rsidRPr="002011B9" w:rsidRDefault="00603E09" w:rsidP="002011B9">
      <w:pPr>
        <w:ind w:left="720" w:hanging="720"/>
        <w:rPr>
          <w:lang w:eastAsia="x-none"/>
        </w:rPr>
      </w:pPr>
      <w:hyperlink r:id="rId2361" w:history="1">
        <w:r w:rsidR="00FE4C7E">
          <w:rPr>
            <w:rStyle w:val="Hyperlink"/>
            <w:lang w:eastAsia="x-none"/>
          </w:rPr>
          <w:t>R1-1804665</w:t>
        </w:r>
      </w:hyperlink>
      <w:r w:rsidR="002011B9" w:rsidRPr="002011B9">
        <w:rPr>
          <w:lang w:eastAsia="x-none"/>
        </w:rPr>
        <w:tab/>
        <w:t>Closed loop LBT for Licensed Assisted NR</w:t>
      </w:r>
      <w:r w:rsidR="002011B9" w:rsidRPr="002011B9">
        <w:rPr>
          <w:lang w:eastAsia="x-none"/>
        </w:rPr>
        <w:tab/>
        <w:t>AT&amp;T</w:t>
      </w:r>
    </w:p>
    <w:p w14:paraId="2F53E1A7" w14:textId="11BF3C65" w:rsidR="002011B9" w:rsidRPr="002011B9" w:rsidRDefault="00603E09" w:rsidP="002011B9">
      <w:pPr>
        <w:ind w:left="720" w:hanging="720"/>
        <w:rPr>
          <w:lang w:eastAsia="x-none"/>
        </w:rPr>
      </w:pPr>
      <w:hyperlink r:id="rId2362" w:history="1">
        <w:r w:rsidR="00FE4C7E">
          <w:rPr>
            <w:rStyle w:val="Hyperlink"/>
            <w:lang w:eastAsia="x-none"/>
          </w:rPr>
          <w:t>R1-1804751</w:t>
        </w:r>
      </w:hyperlink>
      <w:r w:rsidR="002011B9" w:rsidRPr="002011B9">
        <w:rPr>
          <w:lang w:eastAsia="x-none"/>
        </w:rPr>
        <w:tab/>
        <w:t>Design consideration for NR unlicensed physical layer channels</w:t>
      </w:r>
      <w:r w:rsidR="002011B9" w:rsidRPr="002011B9">
        <w:rPr>
          <w:lang w:eastAsia="x-none"/>
        </w:rPr>
        <w:tab/>
        <w:t>Intel Corporation</w:t>
      </w:r>
    </w:p>
    <w:p w14:paraId="400494D1" w14:textId="15102CA9" w:rsidR="002011B9" w:rsidRPr="002011B9" w:rsidRDefault="00603E09" w:rsidP="002011B9">
      <w:pPr>
        <w:ind w:left="720" w:hanging="720"/>
        <w:rPr>
          <w:lang w:eastAsia="x-none"/>
        </w:rPr>
      </w:pPr>
      <w:hyperlink r:id="rId2363" w:history="1">
        <w:r w:rsidR="00FE4C7E" w:rsidRPr="000F713F">
          <w:rPr>
            <w:rStyle w:val="Hyperlink"/>
            <w:lang w:eastAsia="x-none"/>
          </w:rPr>
          <w:t>R1-1804752</w:t>
        </w:r>
      </w:hyperlink>
      <w:r w:rsidR="002011B9" w:rsidRPr="000F713F">
        <w:rPr>
          <w:lang w:eastAsia="x-none"/>
        </w:rPr>
        <w:tab/>
        <w:t>Enhancements to NR to operate in unlicensed spectrum</w:t>
      </w:r>
      <w:r w:rsidR="002011B9" w:rsidRPr="000F713F">
        <w:rPr>
          <w:lang w:eastAsia="x-none"/>
        </w:rPr>
        <w:tab/>
        <w:t>Intel Corporation</w:t>
      </w:r>
    </w:p>
    <w:p w14:paraId="0ACDE4E7" w14:textId="02685919" w:rsidR="002011B9" w:rsidRPr="002011B9" w:rsidRDefault="00603E09" w:rsidP="002011B9">
      <w:pPr>
        <w:ind w:left="720" w:hanging="720"/>
        <w:rPr>
          <w:lang w:eastAsia="x-none"/>
        </w:rPr>
      </w:pPr>
      <w:hyperlink r:id="rId2364" w:history="1">
        <w:r w:rsidR="00FE4C7E">
          <w:rPr>
            <w:rStyle w:val="Hyperlink"/>
            <w:lang w:eastAsia="x-none"/>
          </w:rPr>
          <w:t>R1-1804768</w:t>
        </w:r>
      </w:hyperlink>
      <w:r w:rsidR="002011B9" w:rsidRPr="002011B9">
        <w:rPr>
          <w:lang w:eastAsia="x-none"/>
        </w:rPr>
        <w:tab/>
        <w:t>NR Unlicensed physical channel design considerations</w:t>
      </w:r>
      <w:r w:rsidR="002011B9" w:rsidRPr="002011B9">
        <w:rPr>
          <w:lang w:eastAsia="x-none"/>
        </w:rPr>
        <w:tab/>
        <w:t>Apple Inc.</w:t>
      </w:r>
    </w:p>
    <w:p w14:paraId="17D336A1" w14:textId="66D0774E" w:rsidR="002011B9" w:rsidRPr="002011B9" w:rsidRDefault="00603E09" w:rsidP="002011B9">
      <w:pPr>
        <w:ind w:left="720" w:hanging="720"/>
        <w:rPr>
          <w:lang w:eastAsia="x-none"/>
        </w:rPr>
      </w:pPr>
      <w:hyperlink r:id="rId2365" w:history="1">
        <w:r w:rsidR="00FE4C7E">
          <w:rPr>
            <w:rStyle w:val="Hyperlink"/>
            <w:lang w:eastAsia="x-none"/>
          </w:rPr>
          <w:t>R1-1804830</w:t>
        </w:r>
      </w:hyperlink>
      <w:r w:rsidR="002011B9" w:rsidRPr="002011B9">
        <w:rPr>
          <w:lang w:eastAsia="x-none"/>
        </w:rPr>
        <w:tab/>
        <w:t>Potential phy channel design for NR unlicensed</w:t>
      </w:r>
      <w:r w:rsidR="002011B9" w:rsidRPr="002011B9">
        <w:rPr>
          <w:lang w:eastAsia="x-none"/>
        </w:rPr>
        <w:tab/>
        <w:t>Qualcomm Incorporated</w:t>
      </w:r>
    </w:p>
    <w:p w14:paraId="1CE3879F" w14:textId="5FE06B20" w:rsidR="002011B9" w:rsidRPr="002011B9" w:rsidRDefault="00603E09" w:rsidP="002011B9">
      <w:pPr>
        <w:ind w:left="720" w:hanging="720"/>
        <w:rPr>
          <w:lang w:eastAsia="x-none"/>
        </w:rPr>
      </w:pPr>
      <w:hyperlink r:id="rId2366" w:history="1">
        <w:r w:rsidR="00FE4C7E">
          <w:rPr>
            <w:rStyle w:val="Hyperlink"/>
            <w:lang w:eastAsia="x-none"/>
          </w:rPr>
          <w:t>R1-1804869</w:t>
        </w:r>
      </w:hyperlink>
      <w:r w:rsidR="002011B9" w:rsidRPr="002011B9">
        <w:rPr>
          <w:lang w:eastAsia="x-none"/>
        </w:rPr>
        <w:tab/>
        <w:t xml:space="preserve">On UL Physical Layer Channel Design for NR-U </w:t>
      </w:r>
      <w:r w:rsidR="002011B9" w:rsidRPr="002011B9">
        <w:rPr>
          <w:lang w:eastAsia="x-none"/>
        </w:rPr>
        <w:tab/>
        <w:t>InterDigital, Inc.</w:t>
      </w:r>
    </w:p>
    <w:p w14:paraId="5FD69D07" w14:textId="23160E2B" w:rsidR="002011B9" w:rsidRPr="002011B9" w:rsidRDefault="00603E09" w:rsidP="002011B9">
      <w:pPr>
        <w:ind w:left="720" w:hanging="720"/>
        <w:rPr>
          <w:lang w:eastAsia="x-none"/>
        </w:rPr>
      </w:pPr>
      <w:hyperlink r:id="rId2367" w:history="1">
        <w:r w:rsidR="00FE4C7E">
          <w:rPr>
            <w:rStyle w:val="Hyperlink"/>
            <w:lang w:eastAsia="x-none"/>
          </w:rPr>
          <w:t>R1-1805010</w:t>
        </w:r>
      </w:hyperlink>
      <w:r w:rsidR="002011B9" w:rsidRPr="002011B9">
        <w:rPr>
          <w:lang w:eastAsia="x-none"/>
        </w:rPr>
        <w:tab/>
        <w:t>Physical layer channel design for NR unlicensed operation</w:t>
      </w:r>
      <w:r w:rsidR="002011B9" w:rsidRPr="002011B9">
        <w:rPr>
          <w:lang w:eastAsia="x-none"/>
        </w:rPr>
        <w:tab/>
        <w:t>Ericsson</w:t>
      </w:r>
    </w:p>
    <w:p w14:paraId="4752ED35" w14:textId="6A3D05AB" w:rsidR="002011B9" w:rsidRPr="002011B9" w:rsidRDefault="00603E09" w:rsidP="002011B9">
      <w:pPr>
        <w:ind w:left="720" w:hanging="720"/>
        <w:rPr>
          <w:lang w:eastAsia="x-none"/>
        </w:rPr>
      </w:pPr>
      <w:hyperlink r:id="rId2368" w:history="1">
        <w:r w:rsidR="00FE4C7E">
          <w:rPr>
            <w:rStyle w:val="Hyperlink"/>
            <w:lang w:eastAsia="x-none"/>
          </w:rPr>
          <w:t>R1-1805092</w:t>
        </w:r>
      </w:hyperlink>
      <w:r w:rsidR="002011B9" w:rsidRPr="002011B9">
        <w:rPr>
          <w:lang w:eastAsia="x-none"/>
        </w:rPr>
        <w:tab/>
        <w:t>Waveform considerations for NR-U in the 60GHz band</w:t>
      </w:r>
      <w:r w:rsidR="002011B9" w:rsidRPr="002011B9">
        <w:rPr>
          <w:lang w:eastAsia="x-none"/>
        </w:rPr>
        <w:tab/>
        <w:t>Mitsubishi Electric RCE</w:t>
      </w:r>
    </w:p>
    <w:p w14:paraId="5362F806" w14:textId="4690D892" w:rsidR="002011B9" w:rsidRPr="009819E3" w:rsidRDefault="00603E09" w:rsidP="002011B9">
      <w:pPr>
        <w:ind w:left="720" w:hanging="720"/>
        <w:rPr>
          <w:b/>
          <w:lang w:eastAsia="x-none"/>
        </w:rPr>
      </w:pPr>
      <w:hyperlink r:id="rId2369" w:history="1">
        <w:r w:rsidR="009819E3" w:rsidRPr="009819E3">
          <w:rPr>
            <w:rStyle w:val="Hyperlink"/>
            <w:b/>
            <w:lang w:eastAsia="x-none"/>
          </w:rPr>
          <w:t>R1-1805591</w:t>
        </w:r>
      </w:hyperlink>
      <w:r w:rsidR="009819E3" w:rsidRPr="009819E3">
        <w:rPr>
          <w:b/>
          <w:lang w:eastAsia="x-none"/>
        </w:rPr>
        <w:tab/>
        <w:t>WF on PHY Channel Design for NR-U</w:t>
      </w:r>
      <w:r w:rsidR="009819E3" w:rsidRPr="009819E3">
        <w:rPr>
          <w:b/>
          <w:lang w:eastAsia="x-none"/>
        </w:rPr>
        <w:tab/>
        <w:t>Qualcomm, Ericsson</w:t>
      </w:r>
    </w:p>
    <w:p w14:paraId="0E94B3A0" w14:textId="77777777" w:rsidR="009819E3" w:rsidRPr="002011B9" w:rsidRDefault="009819E3" w:rsidP="002011B9">
      <w:pPr>
        <w:ind w:left="720" w:hanging="720"/>
        <w:rPr>
          <w:lang w:eastAsia="x-none"/>
        </w:rPr>
      </w:pPr>
    </w:p>
    <w:p w14:paraId="16D1DBFE" w14:textId="77777777" w:rsidR="002011B9" w:rsidRPr="002011B9" w:rsidRDefault="002011B9" w:rsidP="002011B9">
      <w:pPr>
        <w:ind w:left="720" w:hanging="720"/>
      </w:pPr>
      <w:r w:rsidRPr="002011B9">
        <w:rPr>
          <w:highlight w:val="green"/>
        </w:rPr>
        <w:t>Agreements:</w:t>
      </w:r>
    </w:p>
    <w:p w14:paraId="0BF162A3" w14:textId="77777777" w:rsidR="002011B9" w:rsidRPr="009819E3" w:rsidRDefault="002011B9" w:rsidP="009819E3">
      <w:pPr>
        <w:pStyle w:val="ListParagraph"/>
        <w:numPr>
          <w:ilvl w:val="0"/>
          <w:numId w:val="369"/>
        </w:numPr>
        <w:rPr>
          <w:lang w:val="en-US"/>
        </w:rPr>
      </w:pPr>
      <w:r w:rsidRPr="009819E3">
        <w:rPr>
          <w:lang w:val="en-US"/>
        </w:rPr>
        <w:t>Study the design changes needed to support the following channels /signals in NR-U</w:t>
      </w:r>
    </w:p>
    <w:p w14:paraId="4661C601" w14:textId="77777777" w:rsidR="002011B9" w:rsidRPr="009819E3" w:rsidRDefault="002011B9" w:rsidP="009819E3">
      <w:pPr>
        <w:pStyle w:val="ListParagraph"/>
        <w:numPr>
          <w:ilvl w:val="1"/>
          <w:numId w:val="370"/>
        </w:numPr>
        <w:rPr>
          <w:lang w:val="en-US"/>
        </w:rPr>
      </w:pPr>
      <w:r w:rsidRPr="009819E3">
        <w:rPr>
          <w:lang w:val="en-US"/>
        </w:rPr>
        <w:t>PDCCH/PDSCH</w:t>
      </w:r>
    </w:p>
    <w:p w14:paraId="2FF5F672" w14:textId="77777777" w:rsidR="002011B9" w:rsidRPr="009819E3" w:rsidRDefault="002011B9" w:rsidP="009819E3">
      <w:pPr>
        <w:pStyle w:val="ListParagraph"/>
        <w:numPr>
          <w:ilvl w:val="1"/>
          <w:numId w:val="370"/>
        </w:numPr>
        <w:rPr>
          <w:lang w:val="en-US"/>
        </w:rPr>
      </w:pPr>
      <w:r w:rsidRPr="009819E3">
        <w:rPr>
          <w:lang w:val="en-US"/>
        </w:rPr>
        <w:t>PUCCH/PUSCH</w:t>
      </w:r>
    </w:p>
    <w:p w14:paraId="09FC4457" w14:textId="77777777" w:rsidR="002011B9" w:rsidRPr="009819E3" w:rsidRDefault="002011B9" w:rsidP="009819E3">
      <w:pPr>
        <w:pStyle w:val="ListParagraph"/>
        <w:numPr>
          <w:ilvl w:val="1"/>
          <w:numId w:val="370"/>
        </w:numPr>
        <w:rPr>
          <w:lang w:val="en-US"/>
        </w:rPr>
      </w:pPr>
      <w:r w:rsidRPr="009819E3">
        <w:rPr>
          <w:lang w:val="en-US"/>
        </w:rPr>
        <w:t>PSS/SSS/PBCH</w:t>
      </w:r>
    </w:p>
    <w:p w14:paraId="2DD677AD" w14:textId="77777777" w:rsidR="002011B9" w:rsidRPr="009819E3" w:rsidRDefault="002011B9" w:rsidP="009819E3">
      <w:pPr>
        <w:pStyle w:val="ListParagraph"/>
        <w:numPr>
          <w:ilvl w:val="1"/>
          <w:numId w:val="370"/>
        </w:numPr>
        <w:rPr>
          <w:lang w:val="en-US"/>
        </w:rPr>
      </w:pPr>
      <w:r w:rsidRPr="009819E3">
        <w:rPr>
          <w:lang w:val="en-US"/>
        </w:rPr>
        <w:t>PRACH</w:t>
      </w:r>
    </w:p>
    <w:p w14:paraId="548F3DBD" w14:textId="49D18101" w:rsidR="002011B9" w:rsidRPr="009819E3" w:rsidRDefault="002011B9" w:rsidP="009819E3">
      <w:pPr>
        <w:pStyle w:val="ListParagraph"/>
        <w:numPr>
          <w:ilvl w:val="1"/>
          <w:numId w:val="370"/>
        </w:numPr>
        <w:rPr>
          <w:lang w:val="en-US"/>
        </w:rPr>
      </w:pPr>
      <w:r w:rsidRPr="009819E3">
        <w:rPr>
          <w:lang w:val="en-US"/>
        </w:rPr>
        <w:t>DL and UL reference signals applicable to the operational frequency range</w:t>
      </w:r>
    </w:p>
    <w:p w14:paraId="16406ADB" w14:textId="77777777" w:rsidR="002011B9" w:rsidRPr="002011B9" w:rsidRDefault="002011B9" w:rsidP="002011B9">
      <w:pPr>
        <w:pStyle w:val="Heading3"/>
      </w:pPr>
      <w:bookmarkStart w:id="5159" w:name="_Toc511072849"/>
      <w:bookmarkStart w:id="5160" w:name="_Toc514184733"/>
      <w:r w:rsidRPr="002011B9">
        <w:t>Potential physical layer procedures</w:t>
      </w:r>
      <w:bookmarkEnd w:id="5159"/>
      <w:bookmarkEnd w:id="5160"/>
      <w:r w:rsidRPr="002011B9">
        <w:t xml:space="preserve"> </w:t>
      </w:r>
    </w:p>
    <w:p w14:paraId="40501C50" w14:textId="49EF030A" w:rsidR="002011B9" w:rsidRPr="002011B9" w:rsidRDefault="00603E09" w:rsidP="002011B9">
      <w:pPr>
        <w:ind w:left="720" w:hanging="720"/>
        <w:rPr>
          <w:lang w:eastAsia="x-none"/>
        </w:rPr>
      </w:pPr>
      <w:hyperlink r:id="rId2370" w:history="1">
        <w:r w:rsidR="00FE4C7E">
          <w:rPr>
            <w:rStyle w:val="Hyperlink"/>
            <w:lang w:eastAsia="x-none"/>
          </w:rPr>
          <w:t>R1-1803679</w:t>
        </w:r>
      </w:hyperlink>
      <w:r w:rsidR="002011B9" w:rsidRPr="002011B9">
        <w:rPr>
          <w:lang w:eastAsia="x-none"/>
        </w:rPr>
        <w:tab/>
        <w:t>Coexistence and channel access for NR unlicensed band operations</w:t>
      </w:r>
      <w:r w:rsidR="002011B9" w:rsidRPr="002011B9">
        <w:rPr>
          <w:lang w:eastAsia="x-none"/>
        </w:rPr>
        <w:tab/>
        <w:t>Huawei, HiSilicon</w:t>
      </w:r>
    </w:p>
    <w:p w14:paraId="5C5B1136" w14:textId="515E42E2" w:rsidR="002011B9" w:rsidRPr="002011B9" w:rsidRDefault="00603E09" w:rsidP="002011B9">
      <w:pPr>
        <w:ind w:left="720" w:hanging="720"/>
        <w:rPr>
          <w:lang w:eastAsia="x-none"/>
        </w:rPr>
      </w:pPr>
      <w:hyperlink r:id="rId2371" w:history="1">
        <w:r w:rsidR="00FE4C7E">
          <w:rPr>
            <w:rStyle w:val="Hyperlink"/>
            <w:lang w:eastAsia="x-none"/>
          </w:rPr>
          <w:t>R1-1803780</w:t>
        </w:r>
      </w:hyperlink>
      <w:r w:rsidR="002011B9" w:rsidRPr="002011B9">
        <w:rPr>
          <w:lang w:eastAsia="x-none"/>
        </w:rPr>
        <w:tab/>
        <w:t>Physical Layer Procedures for NR Unlicensed Operations</w:t>
      </w:r>
      <w:r w:rsidR="002011B9" w:rsidRPr="002011B9">
        <w:rPr>
          <w:lang w:eastAsia="x-none"/>
        </w:rPr>
        <w:tab/>
        <w:t>CATT</w:t>
      </w:r>
    </w:p>
    <w:p w14:paraId="2CB030E4" w14:textId="4E9B865B" w:rsidR="002011B9" w:rsidRPr="002011B9" w:rsidRDefault="00603E09" w:rsidP="002011B9">
      <w:pPr>
        <w:ind w:left="720" w:hanging="720"/>
        <w:rPr>
          <w:lang w:eastAsia="x-none"/>
        </w:rPr>
      </w:pPr>
      <w:hyperlink r:id="rId2372" w:history="1">
        <w:r w:rsidR="00FE4C7E">
          <w:rPr>
            <w:rStyle w:val="Hyperlink"/>
            <w:lang w:eastAsia="x-none"/>
          </w:rPr>
          <w:t>R1-1803857</w:t>
        </w:r>
      </w:hyperlink>
      <w:r w:rsidR="002011B9" w:rsidRPr="002011B9">
        <w:rPr>
          <w:lang w:eastAsia="x-none"/>
        </w:rPr>
        <w:tab/>
        <w:t>Discussion on the channel access procedures</w:t>
      </w:r>
      <w:r w:rsidR="002011B9" w:rsidRPr="002011B9">
        <w:rPr>
          <w:lang w:eastAsia="x-none"/>
        </w:rPr>
        <w:tab/>
        <w:t>vivo</w:t>
      </w:r>
    </w:p>
    <w:p w14:paraId="7E50605C" w14:textId="526D8599" w:rsidR="002011B9" w:rsidRPr="002011B9" w:rsidRDefault="00603E09" w:rsidP="002011B9">
      <w:pPr>
        <w:ind w:left="720" w:hanging="720"/>
        <w:rPr>
          <w:lang w:eastAsia="x-none"/>
        </w:rPr>
      </w:pPr>
      <w:hyperlink r:id="rId2373" w:history="1">
        <w:r w:rsidR="00FE4C7E">
          <w:rPr>
            <w:rStyle w:val="Hyperlink"/>
            <w:lang w:eastAsia="x-none"/>
          </w:rPr>
          <w:t>R1-1803952</w:t>
        </w:r>
      </w:hyperlink>
      <w:r w:rsidR="002011B9" w:rsidRPr="002011B9">
        <w:rPr>
          <w:lang w:eastAsia="x-none"/>
        </w:rPr>
        <w:tab/>
        <w:t>Design of Channel access mechanism for NR-U</w:t>
      </w:r>
      <w:r w:rsidR="002011B9" w:rsidRPr="002011B9">
        <w:rPr>
          <w:lang w:eastAsia="x-none"/>
        </w:rPr>
        <w:tab/>
        <w:t>ZTE, Sanechips</w:t>
      </w:r>
    </w:p>
    <w:p w14:paraId="6C8D98D6" w14:textId="7B3FA405" w:rsidR="002011B9" w:rsidRPr="002011B9" w:rsidRDefault="00603E09" w:rsidP="002011B9">
      <w:pPr>
        <w:ind w:left="720" w:hanging="720"/>
        <w:rPr>
          <w:lang w:eastAsia="x-none"/>
        </w:rPr>
      </w:pPr>
      <w:hyperlink r:id="rId2374" w:history="1">
        <w:r w:rsidR="00FE4C7E">
          <w:rPr>
            <w:rStyle w:val="Hyperlink"/>
            <w:lang w:eastAsia="x-none"/>
          </w:rPr>
          <w:t>R1-1803975</w:t>
        </w:r>
      </w:hyperlink>
      <w:r w:rsidR="002011B9" w:rsidRPr="002011B9">
        <w:rPr>
          <w:lang w:eastAsia="x-none"/>
        </w:rPr>
        <w:tab/>
        <w:t>Views on physical layer procedures for NR-U</w:t>
      </w:r>
      <w:r w:rsidR="002011B9" w:rsidRPr="002011B9">
        <w:rPr>
          <w:lang w:eastAsia="x-none"/>
        </w:rPr>
        <w:tab/>
        <w:t>OPPO</w:t>
      </w:r>
    </w:p>
    <w:p w14:paraId="0F2D4DD8" w14:textId="4E529AA0" w:rsidR="002011B9" w:rsidRPr="002011B9" w:rsidRDefault="00603E09" w:rsidP="002011B9">
      <w:pPr>
        <w:ind w:left="720" w:hanging="720"/>
        <w:rPr>
          <w:lang w:eastAsia="x-none"/>
        </w:rPr>
      </w:pPr>
      <w:hyperlink r:id="rId2375" w:history="1">
        <w:r w:rsidR="00FE4C7E">
          <w:rPr>
            <w:rStyle w:val="Hyperlink"/>
            <w:lang w:eastAsia="x-none"/>
          </w:rPr>
          <w:t>R1-1804037</w:t>
        </w:r>
      </w:hyperlink>
      <w:r w:rsidR="002011B9" w:rsidRPr="002011B9">
        <w:rPr>
          <w:lang w:eastAsia="x-none"/>
        </w:rPr>
        <w:tab/>
        <w:t>Potential solutions and techniques for NR unlicensed</w:t>
      </w:r>
      <w:r w:rsidR="002011B9" w:rsidRPr="002011B9">
        <w:rPr>
          <w:lang w:eastAsia="x-none"/>
        </w:rPr>
        <w:tab/>
        <w:t>ASUSTEK COMPUTER (SHANGHAI)</w:t>
      </w:r>
    </w:p>
    <w:p w14:paraId="581013EF" w14:textId="6A724A85" w:rsidR="002011B9" w:rsidRPr="002011B9" w:rsidRDefault="00603E09" w:rsidP="002011B9">
      <w:pPr>
        <w:ind w:left="720" w:hanging="720"/>
        <w:rPr>
          <w:lang w:eastAsia="x-none"/>
        </w:rPr>
      </w:pPr>
      <w:hyperlink r:id="rId2376" w:history="1">
        <w:r w:rsidR="00FE4C7E">
          <w:rPr>
            <w:rStyle w:val="Hyperlink"/>
            <w:lang w:eastAsia="x-none"/>
          </w:rPr>
          <w:t>R1-1804065</w:t>
        </w:r>
      </w:hyperlink>
      <w:r w:rsidR="002011B9" w:rsidRPr="002011B9">
        <w:rPr>
          <w:lang w:eastAsia="x-none"/>
        </w:rPr>
        <w:tab/>
        <w:t>Discussion on potential physical layer procedures in NR-U</w:t>
      </w:r>
      <w:r w:rsidR="002011B9" w:rsidRPr="002011B9">
        <w:rPr>
          <w:lang w:eastAsia="x-none"/>
        </w:rPr>
        <w:tab/>
        <w:t>MediaTek Inc.</w:t>
      </w:r>
    </w:p>
    <w:p w14:paraId="7BD9A810" w14:textId="4AFC45FF" w:rsidR="002011B9" w:rsidRPr="002011B9" w:rsidRDefault="00603E09" w:rsidP="002011B9">
      <w:pPr>
        <w:ind w:left="720" w:hanging="720"/>
        <w:rPr>
          <w:lang w:eastAsia="x-none"/>
        </w:rPr>
      </w:pPr>
      <w:hyperlink r:id="rId2377" w:history="1">
        <w:r w:rsidR="00FE4C7E">
          <w:rPr>
            <w:rStyle w:val="Hyperlink"/>
            <w:lang w:eastAsia="x-none"/>
          </w:rPr>
          <w:t>R1-1804209</w:t>
        </w:r>
      </w:hyperlink>
      <w:r w:rsidR="002011B9" w:rsidRPr="002011B9">
        <w:rPr>
          <w:lang w:eastAsia="x-none"/>
        </w:rPr>
        <w:tab/>
        <w:t>HARQ-ACK transmission on unlicensed carriers</w:t>
      </w:r>
      <w:r w:rsidR="002011B9" w:rsidRPr="002011B9">
        <w:rPr>
          <w:lang w:eastAsia="x-none"/>
        </w:rPr>
        <w:tab/>
        <w:t>Lenovo, Motorola Mobility</w:t>
      </w:r>
    </w:p>
    <w:p w14:paraId="681171C2" w14:textId="7103A51A" w:rsidR="002011B9" w:rsidRPr="002011B9" w:rsidRDefault="00603E09" w:rsidP="002011B9">
      <w:pPr>
        <w:ind w:left="720" w:hanging="720"/>
        <w:rPr>
          <w:lang w:eastAsia="x-none"/>
        </w:rPr>
      </w:pPr>
      <w:hyperlink r:id="rId2378" w:history="1">
        <w:r w:rsidR="00FE4C7E">
          <w:rPr>
            <w:rStyle w:val="Hyperlink"/>
            <w:lang w:eastAsia="x-none"/>
          </w:rPr>
          <w:t>R1-1804230</w:t>
        </w:r>
      </w:hyperlink>
      <w:r w:rsidR="002011B9" w:rsidRPr="002011B9">
        <w:rPr>
          <w:lang w:eastAsia="x-none"/>
        </w:rPr>
        <w:tab/>
        <w:t>Considerations on the LBT procedures for NR unlicensed band</w:t>
      </w:r>
      <w:r w:rsidR="002011B9" w:rsidRPr="002011B9">
        <w:rPr>
          <w:lang w:eastAsia="x-none"/>
        </w:rPr>
        <w:tab/>
        <w:t>Spreadtrum Communications</w:t>
      </w:r>
    </w:p>
    <w:p w14:paraId="00461ABD" w14:textId="1F5A1200" w:rsidR="002011B9" w:rsidRPr="002011B9" w:rsidRDefault="00603E09" w:rsidP="002011B9">
      <w:pPr>
        <w:ind w:left="720" w:hanging="720"/>
        <w:rPr>
          <w:lang w:eastAsia="x-none"/>
        </w:rPr>
      </w:pPr>
      <w:hyperlink r:id="rId2379" w:history="1">
        <w:r w:rsidR="00FE4C7E">
          <w:rPr>
            <w:rStyle w:val="Hyperlink"/>
            <w:lang w:eastAsia="x-none"/>
          </w:rPr>
          <w:t>R1-1804241</w:t>
        </w:r>
      </w:hyperlink>
      <w:r w:rsidR="002011B9" w:rsidRPr="002011B9">
        <w:rPr>
          <w:lang w:eastAsia="x-none"/>
        </w:rPr>
        <w:tab/>
        <w:t>Discussion on NR unlicensed band operation</w:t>
      </w:r>
      <w:r w:rsidR="002011B9" w:rsidRPr="002011B9">
        <w:rPr>
          <w:lang w:eastAsia="x-none"/>
        </w:rPr>
        <w:tab/>
        <w:t>Potevio</w:t>
      </w:r>
    </w:p>
    <w:p w14:paraId="1C7C706C" w14:textId="50065832" w:rsidR="002011B9" w:rsidRPr="002011B9" w:rsidRDefault="00603E09" w:rsidP="002011B9">
      <w:pPr>
        <w:ind w:left="720" w:hanging="720"/>
        <w:rPr>
          <w:lang w:eastAsia="x-none"/>
        </w:rPr>
      </w:pPr>
      <w:hyperlink r:id="rId2380" w:history="1">
        <w:r w:rsidR="00FE4C7E">
          <w:rPr>
            <w:rStyle w:val="Hyperlink"/>
            <w:lang w:eastAsia="x-none"/>
          </w:rPr>
          <w:t>R1-1804277</w:t>
        </w:r>
      </w:hyperlink>
      <w:r w:rsidR="002011B9" w:rsidRPr="002011B9">
        <w:rPr>
          <w:lang w:eastAsia="x-none"/>
        </w:rPr>
        <w:tab/>
        <w:t>Physical layer procedure enhancements for NR unlicensed</w:t>
      </w:r>
      <w:r w:rsidR="002011B9" w:rsidRPr="002011B9">
        <w:rPr>
          <w:lang w:eastAsia="x-none"/>
        </w:rPr>
        <w:tab/>
        <w:t>Nokia, Nokia Shanghai Bell</w:t>
      </w:r>
    </w:p>
    <w:p w14:paraId="6CF195B5" w14:textId="166BA5E1" w:rsidR="002011B9" w:rsidRPr="002011B9" w:rsidRDefault="00603E09" w:rsidP="002011B9">
      <w:pPr>
        <w:ind w:left="720" w:hanging="720"/>
        <w:rPr>
          <w:lang w:eastAsia="x-none"/>
        </w:rPr>
      </w:pPr>
      <w:hyperlink r:id="rId2381" w:history="1">
        <w:r w:rsidR="00FE4C7E">
          <w:rPr>
            <w:rStyle w:val="Hyperlink"/>
            <w:lang w:eastAsia="x-none"/>
          </w:rPr>
          <w:t>R1-1804405</w:t>
        </w:r>
      </w:hyperlink>
      <w:r w:rsidR="002011B9" w:rsidRPr="002011B9">
        <w:rPr>
          <w:lang w:eastAsia="x-none"/>
        </w:rPr>
        <w:tab/>
        <w:t>Potential physical layer procedures for NR-U</w:t>
      </w:r>
      <w:r w:rsidR="002011B9" w:rsidRPr="002011B9">
        <w:rPr>
          <w:lang w:eastAsia="x-none"/>
        </w:rPr>
        <w:tab/>
        <w:t>Samsung</w:t>
      </w:r>
    </w:p>
    <w:p w14:paraId="0B092B01" w14:textId="0349BB0F" w:rsidR="002011B9" w:rsidRPr="002011B9" w:rsidRDefault="00603E09" w:rsidP="002011B9">
      <w:pPr>
        <w:ind w:left="720" w:hanging="720"/>
        <w:rPr>
          <w:lang w:eastAsia="x-none"/>
        </w:rPr>
      </w:pPr>
      <w:hyperlink r:id="rId2382" w:history="1">
        <w:r w:rsidR="00FE4C7E">
          <w:rPr>
            <w:rStyle w:val="Hyperlink"/>
            <w:lang w:eastAsia="x-none"/>
          </w:rPr>
          <w:t>R1-1804582</w:t>
        </w:r>
      </w:hyperlink>
      <w:r w:rsidR="002011B9" w:rsidRPr="002011B9">
        <w:rPr>
          <w:lang w:eastAsia="x-none"/>
        </w:rPr>
        <w:tab/>
        <w:t>Physical layer procedures for NR unlicensed operation</w:t>
      </w:r>
      <w:r w:rsidR="002011B9" w:rsidRPr="002011B9">
        <w:rPr>
          <w:lang w:eastAsia="x-none"/>
        </w:rPr>
        <w:tab/>
        <w:t>LG Electronics</w:t>
      </w:r>
    </w:p>
    <w:p w14:paraId="79C38EB7" w14:textId="073A357E" w:rsidR="002011B9" w:rsidRPr="002011B9" w:rsidRDefault="00603E09" w:rsidP="002011B9">
      <w:pPr>
        <w:ind w:left="720" w:hanging="720"/>
        <w:rPr>
          <w:lang w:eastAsia="x-none"/>
        </w:rPr>
      </w:pPr>
      <w:hyperlink r:id="rId2383" w:history="1">
        <w:r w:rsidR="00FE4C7E">
          <w:rPr>
            <w:rStyle w:val="Hyperlink"/>
            <w:lang w:eastAsia="x-none"/>
          </w:rPr>
          <w:t>R1-1804591</w:t>
        </w:r>
      </w:hyperlink>
      <w:r w:rsidR="002011B9" w:rsidRPr="002011B9">
        <w:rPr>
          <w:lang w:eastAsia="x-none"/>
        </w:rPr>
        <w:tab/>
        <w:t>Broadcast signals and synchronization for NR-U</w:t>
      </w:r>
      <w:r w:rsidR="002011B9" w:rsidRPr="002011B9">
        <w:rPr>
          <w:lang w:eastAsia="x-none"/>
        </w:rPr>
        <w:tab/>
        <w:t>ITL</w:t>
      </w:r>
    </w:p>
    <w:p w14:paraId="5E46FC03" w14:textId="45D52A46" w:rsidR="002011B9" w:rsidRPr="002011B9" w:rsidRDefault="00603E09" w:rsidP="002011B9">
      <w:pPr>
        <w:ind w:left="720" w:hanging="720"/>
        <w:rPr>
          <w:lang w:eastAsia="x-none"/>
        </w:rPr>
      </w:pPr>
      <w:hyperlink r:id="rId2384" w:history="1">
        <w:r w:rsidR="00FE4C7E">
          <w:rPr>
            <w:rStyle w:val="Hyperlink"/>
            <w:lang w:eastAsia="x-none"/>
          </w:rPr>
          <w:t>R1-1804597</w:t>
        </w:r>
      </w:hyperlink>
      <w:r w:rsidR="002011B9" w:rsidRPr="002011B9">
        <w:rPr>
          <w:lang w:eastAsia="x-none"/>
        </w:rPr>
        <w:tab/>
        <w:t>Considerations on physical layer procedures for NR unlicensed operations</w:t>
      </w:r>
      <w:r w:rsidR="002011B9" w:rsidRPr="002011B9">
        <w:rPr>
          <w:lang w:eastAsia="x-none"/>
        </w:rPr>
        <w:tab/>
        <w:t>Sony</w:t>
      </w:r>
    </w:p>
    <w:p w14:paraId="643EF0E7" w14:textId="31EADC32" w:rsidR="002011B9" w:rsidRPr="002011B9" w:rsidRDefault="00603E09" w:rsidP="002011B9">
      <w:pPr>
        <w:ind w:left="720" w:hanging="720"/>
        <w:rPr>
          <w:lang w:eastAsia="x-none"/>
        </w:rPr>
      </w:pPr>
      <w:hyperlink r:id="rId2385" w:history="1">
        <w:r w:rsidR="00FE4C7E">
          <w:rPr>
            <w:rStyle w:val="Hyperlink"/>
            <w:lang w:eastAsia="x-none"/>
          </w:rPr>
          <w:t>R1-1804666</w:t>
        </w:r>
      </w:hyperlink>
      <w:r w:rsidR="002011B9" w:rsidRPr="002011B9">
        <w:rPr>
          <w:lang w:eastAsia="x-none"/>
        </w:rPr>
        <w:tab/>
        <w:t>Physical layer enhancements for NR Unlicensed</w:t>
      </w:r>
      <w:r w:rsidR="002011B9" w:rsidRPr="002011B9">
        <w:rPr>
          <w:lang w:eastAsia="x-none"/>
        </w:rPr>
        <w:tab/>
        <w:t>AT&amp;T</w:t>
      </w:r>
    </w:p>
    <w:p w14:paraId="5DACCABF" w14:textId="361E8C6B" w:rsidR="002011B9" w:rsidRPr="002011B9" w:rsidRDefault="00603E09" w:rsidP="002011B9">
      <w:pPr>
        <w:ind w:left="720" w:hanging="720"/>
        <w:rPr>
          <w:lang w:eastAsia="x-none"/>
        </w:rPr>
      </w:pPr>
      <w:hyperlink r:id="rId2386" w:history="1">
        <w:r w:rsidR="00FE4C7E">
          <w:rPr>
            <w:rStyle w:val="Hyperlink"/>
            <w:lang w:eastAsia="x-none"/>
          </w:rPr>
          <w:t>R1-1804753</w:t>
        </w:r>
      </w:hyperlink>
      <w:r w:rsidR="002011B9" w:rsidRPr="002011B9">
        <w:rPr>
          <w:lang w:eastAsia="x-none"/>
        </w:rPr>
        <w:tab/>
        <w:t>Consideration for NR unlicensed channel access mechanism</w:t>
      </w:r>
      <w:r w:rsidR="002011B9" w:rsidRPr="002011B9">
        <w:rPr>
          <w:lang w:eastAsia="x-none"/>
        </w:rPr>
        <w:tab/>
        <w:t>Intel Corporation</w:t>
      </w:r>
    </w:p>
    <w:p w14:paraId="48EAF2C1" w14:textId="65DC6C05" w:rsidR="002011B9" w:rsidRPr="002011B9" w:rsidRDefault="00603E09" w:rsidP="002011B9">
      <w:pPr>
        <w:ind w:left="720" w:hanging="720"/>
        <w:rPr>
          <w:lang w:eastAsia="x-none"/>
        </w:rPr>
      </w:pPr>
      <w:hyperlink r:id="rId2387" w:history="1">
        <w:r w:rsidR="00FE4C7E">
          <w:rPr>
            <w:rStyle w:val="Hyperlink"/>
            <w:lang w:eastAsia="x-none"/>
          </w:rPr>
          <w:t>R1-1804767</w:t>
        </w:r>
      </w:hyperlink>
      <w:r w:rsidR="002011B9" w:rsidRPr="002011B9">
        <w:rPr>
          <w:lang w:eastAsia="x-none"/>
        </w:rPr>
        <w:tab/>
        <w:t>Design considerations for standalone NR-U</w:t>
      </w:r>
      <w:r w:rsidR="002011B9" w:rsidRPr="002011B9">
        <w:rPr>
          <w:lang w:eastAsia="x-none"/>
        </w:rPr>
        <w:tab/>
        <w:t>Charter Communications</w:t>
      </w:r>
    </w:p>
    <w:p w14:paraId="786FA921" w14:textId="4A64CF96" w:rsidR="002011B9" w:rsidRPr="002011B9" w:rsidRDefault="00603E09" w:rsidP="002011B9">
      <w:pPr>
        <w:ind w:left="720" w:hanging="720"/>
        <w:rPr>
          <w:lang w:eastAsia="x-none"/>
        </w:rPr>
      </w:pPr>
      <w:hyperlink r:id="rId2388" w:history="1">
        <w:r w:rsidR="00FE4C7E">
          <w:rPr>
            <w:rStyle w:val="Hyperlink"/>
            <w:lang w:eastAsia="x-none"/>
          </w:rPr>
          <w:t>R1-1804769</w:t>
        </w:r>
      </w:hyperlink>
      <w:r w:rsidR="002011B9" w:rsidRPr="002011B9">
        <w:rPr>
          <w:lang w:eastAsia="x-none"/>
        </w:rPr>
        <w:tab/>
        <w:t>NR Unlicensed considerations</w:t>
      </w:r>
      <w:r w:rsidR="002011B9" w:rsidRPr="002011B9">
        <w:rPr>
          <w:lang w:eastAsia="x-none"/>
        </w:rPr>
        <w:tab/>
        <w:t>Apple Inc.</w:t>
      </w:r>
    </w:p>
    <w:p w14:paraId="6EB86114" w14:textId="2CD05532" w:rsidR="002011B9" w:rsidRPr="002011B9" w:rsidRDefault="00603E09" w:rsidP="002011B9">
      <w:pPr>
        <w:ind w:left="720" w:hanging="720"/>
        <w:rPr>
          <w:lang w:eastAsia="x-none"/>
        </w:rPr>
      </w:pPr>
      <w:hyperlink r:id="rId2389" w:history="1">
        <w:r w:rsidR="00FE4C7E">
          <w:rPr>
            <w:rStyle w:val="Hyperlink"/>
            <w:lang w:eastAsia="x-none"/>
          </w:rPr>
          <w:t>R1-1804831</w:t>
        </w:r>
      </w:hyperlink>
      <w:r w:rsidR="002011B9" w:rsidRPr="002011B9">
        <w:rPr>
          <w:lang w:eastAsia="x-none"/>
        </w:rPr>
        <w:tab/>
        <w:t>Potential procedure design for NR unlicensed</w:t>
      </w:r>
      <w:r w:rsidR="002011B9" w:rsidRPr="002011B9">
        <w:rPr>
          <w:lang w:eastAsia="x-none"/>
        </w:rPr>
        <w:tab/>
        <w:t>Qualcomm Incorporated</w:t>
      </w:r>
    </w:p>
    <w:p w14:paraId="3271337A" w14:textId="7351223B" w:rsidR="002011B9" w:rsidRPr="002011B9" w:rsidRDefault="00603E09" w:rsidP="002011B9">
      <w:pPr>
        <w:ind w:left="720" w:hanging="720"/>
        <w:rPr>
          <w:lang w:eastAsia="x-none"/>
        </w:rPr>
      </w:pPr>
      <w:hyperlink r:id="rId2390" w:history="1">
        <w:r w:rsidR="00FE4C7E">
          <w:rPr>
            <w:rStyle w:val="Hyperlink"/>
            <w:lang w:eastAsia="x-none"/>
          </w:rPr>
          <w:t>R1-1804870</w:t>
        </w:r>
      </w:hyperlink>
      <w:r w:rsidR="002011B9" w:rsidRPr="002011B9">
        <w:rPr>
          <w:lang w:eastAsia="x-none"/>
        </w:rPr>
        <w:tab/>
        <w:t xml:space="preserve">On Physical Layer Procedures for NR-U </w:t>
      </w:r>
      <w:r w:rsidR="002011B9" w:rsidRPr="002011B9">
        <w:rPr>
          <w:lang w:eastAsia="x-none"/>
        </w:rPr>
        <w:tab/>
        <w:t>InterDigital, Inc.</w:t>
      </w:r>
    </w:p>
    <w:p w14:paraId="3BD0A8DC" w14:textId="76800709" w:rsidR="002011B9" w:rsidRPr="002011B9" w:rsidRDefault="00603E09" w:rsidP="002011B9">
      <w:pPr>
        <w:ind w:left="720" w:hanging="720"/>
        <w:rPr>
          <w:lang w:eastAsia="x-none"/>
        </w:rPr>
      </w:pPr>
      <w:hyperlink r:id="rId2391" w:history="1">
        <w:r w:rsidR="00FE4C7E">
          <w:rPr>
            <w:rStyle w:val="Hyperlink"/>
            <w:lang w:eastAsia="x-none"/>
          </w:rPr>
          <w:t>R1-1805011</w:t>
        </w:r>
      </w:hyperlink>
      <w:r w:rsidR="002011B9" w:rsidRPr="002011B9">
        <w:rPr>
          <w:lang w:eastAsia="x-none"/>
        </w:rPr>
        <w:tab/>
        <w:t>Physical layer procedures for NR unlicensed operation</w:t>
      </w:r>
      <w:r w:rsidR="002011B9" w:rsidRPr="002011B9">
        <w:rPr>
          <w:lang w:eastAsia="x-none"/>
        </w:rPr>
        <w:tab/>
        <w:t>Ericsson</w:t>
      </w:r>
    </w:p>
    <w:p w14:paraId="4EEADC15" w14:textId="58907538" w:rsidR="002011B9" w:rsidRPr="002011B9" w:rsidRDefault="00603E09" w:rsidP="002011B9">
      <w:pPr>
        <w:ind w:left="720" w:hanging="720"/>
        <w:rPr>
          <w:lang w:eastAsia="x-none"/>
        </w:rPr>
      </w:pPr>
      <w:hyperlink r:id="rId2392" w:history="1">
        <w:r w:rsidR="00FE4C7E">
          <w:rPr>
            <w:rStyle w:val="Hyperlink"/>
            <w:lang w:eastAsia="x-none"/>
          </w:rPr>
          <w:t>R1-1805072</w:t>
        </w:r>
      </w:hyperlink>
      <w:r w:rsidR="002011B9" w:rsidRPr="002011B9">
        <w:rPr>
          <w:lang w:eastAsia="x-none"/>
        </w:rPr>
        <w:tab/>
        <w:t>Potential physical layer procedures  for NR-U operation</w:t>
      </w:r>
      <w:r w:rsidR="002011B9" w:rsidRPr="002011B9">
        <w:rPr>
          <w:lang w:eastAsia="x-none"/>
        </w:rPr>
        <w:tab/>
        <w:t>NTT DOCOMO, INC.</w:t>
      </w:r>
    </w:p>
    <w:p w14:paraId="2309FB81" w14:textId="575AE7B0" w:rsidR="002011B9" w:rsidRPr="002011B9" w:rsidRDefault="00603E09" w:rsidP="002011B9">
      <w:pPr>
        <w:ind w:left="720" w:hanging="720"/>
        <w:rPr>
          <w:lang w:eastAsia="x-none"/>
        </w:rPr>
      </w:pPr>
      <w:hyperlink r:id="rId2393" w:history="1">
        <w:r w:rsidR="00FE4C7E">
          <w:rPr>
            <w:rStyle w:val="Hyperlink"/>
            <w:lang w:eastAsia="x-none"/>
          </w:rPr>
          <w:t>R1-1805113</w:t>
        </w:r>
      </w:hyperlink>
      <w:r w:rsidR="002011B9" w:rsidRPr="002011B9">
        <w:rPr>
          <w:lang w:eastAsia="x-none"/>
        </w:rPr>
        <w:tab/>
        <w:t>Channel Access Procedure for NR on Unlicensed Band</w:t>
      </w:r>
      <w:r w:rsidR="002011B9" w:rsidRPr="002011B9">
        <w:rPr>
          <w:lang w:eastAsia="x-none"/>
        </w:rPr>
        <w:tab/>
        <w:t>Shenzhen Coolpad Technologies</w:t>
      </w:r>
    </w:p>
    <w:p w14:paraId="51025097" w14:textId="279857E0" w:rsidR="002011B9" w:rsidRPr="002011B9" w:rsidRDefault="00603E09" w:rsidP="002011B9">
      <w:pPr>
        <w:ind w:left="720" w:hanging="720"/>
        <w:rPr>
          <w:lang w:eastAsia="x-none"/>
        </w:rPr>
      </w:pPr>
      <w:hyperlink r:id="rId2394" w:history="1">
        <w:r w:rsidR="00FE4C7E">
          <w:rPr>
            <w:rStyle w:val="Hyperlink"/>
            <w:lang w:eastAsia="x-none"/>
          </w:rPr>
          <w:t>R1-1805254</w:t>
        </w:r>
      </w:hyperlink>
      <w:r w:rsidR="002011B9" w:rsidRPr="002011B9">
        <w:rPr>
          <w:lang w:eastAsia="x-none"/>
        </w:rPr>
        <w:tab/>
        <w:t>Considerations on LBT in NR-based access to unlicensed spectrum</w:t>
      </w:r>
      <w:r w:rsidR="002011B9" w:rsidRPr="002011B9">
        <w:rPr>
          <w:lang w:eastAsia="x-none"/>
        </w:rPr>
        <w:tab/>
        <w:t>CATR</w:t>
      </w:r>
    </w:p>
    <w:p w14:paraId="60DA8AB1" w14:textId="77777777" w:rsidR="002011B9" w:rsidRPr="002011B9" w:rsidRDefault="002011B9" w:rsidP="002011B9">
      <w:pPr>
        <w:ind w:left="720" w:hanging="720"/>
        <w:rPr>
          <w:lang w:eastAsia="x-none"/>
        </w:rPr>
      </w:pPr>
    </w:p>
    <w:p w14:paraId="3B07A056" w14:textId="77777777" w:rsidR="002011B9" w:rsidRPr="002011B9" w:rsidRDefault="002011B9" w:rsidP="002011B9">
      <w:pPr>
        <w:ind w:left="720" w:hanging="720"/>
      </w:pPr>
      <w:r w:rsidRPr="002011B9">
        <w:rPr>
          <w:highlight w:val="green"/>
        </w:rPr>
        <w:t>Agreement:</w:t>
      </w:r>
    </w:p>
    <w:p w14:paraId="2E9EDCA2" w14:textId="77777777" w:rsidR="002011B9" w:rsidRPr="002011B9" w:rsidRDefault="002011B9" w:rsidP="009819E3">
      <w:pPr>
        <w:widowControl w:val="0"/>
        <w:numPr>
          <w:ilvl w:val="0"/>
          <w:numId w:val="371"/>
        </w:numPr>
        <w:jc w:val="both"/>
        <w:rPr>
          <w:lang w:val="en-US"/>
        </w:rPr>
      </w:pPr>
      <w:r w:rsidRPr="002011B9">
        <w:rPr>
          <w:lang w:val="en-US"/>
        </w:rPr>
        <w:t xml:space="preserve">Study possible enhancements for HARQ operation </w:t>
      </w:r>
    </w:p>
    <w:p w14:paraId="1F830114" w14:textId="77777777" w:rsidR="002011B9" w:rsidRPr="002011B9" w:rsidRDefault="002011B9" w:rsidP="009819E3">
      <w:pPr>
        <w:widowControl w:val="0"/>
        <w:numPr>
          <w:ilvl w:val="0"/>
          <w:numId w:val="371"/>
        </w:numPr>
        <w:jc w:val="both"/>
        <w:rPr>
          <w:lang w:val="en-US"/>
        </w:rPr>
      </w:pPr>
      <w:r w:rsidRPr="002011B9">
        <w:rPr>
          <w:lang w:val="en-US"/>
        </w:rPr>
        <w:t>Study changes needed for Configured Grant support in NR-U</w:t>
      </w:r>
    </w:p>
    <w:p w14:paraId="185533C8" w14:textId="58B6817A" w:rsidR="002011B9" w:rsidRPr="000F713F" w:rsidRDefault="002011B9" w:rsidP="000F713F">
      <w:pPr>
        <w:widowControl w:val="0"/>
        <w:numPr>
          <w:ilvl w:val="1"/>
          <w:numId w:val="371"/>
        </w:numPr>
        <w:jc w:val="both"/>
        <w:rPr>
          <w:lang w:val="en-US"/>
        </w:rPr>
      </w:pPr>
      <w:r w:rsidRPr="000F713F">
        <w:rPr>
          <w:lang w:val="en-US"/>
        </w:rPr>
        <w:t xml:space="preserve">Baseline for study: If absence of Wi-Fi cannot be guaranteed (e.g. by regulation) in the band (sub-7 GHz) where NR-U is operating, the NR-U operating bandwidth is an integer multiple of 20MHz </w:t>
      </w:r>
    </w:p>
    <w:p w14:paraId="17B03BD4" w14:textId="77777777" w:rsidR="002011B9" w:rsidRPr="002011B9" w:rsidRDefault="002011B9" w:rsidP="009819E3">
      <w:pPr>
        <w:widowControl w:val="0"/>
        <w:numPr>
          <w:ilvl w:val="0"/>
          <w:numId w:val="371"/>
        </w:numPr>
        <w:jc w:val="both"/>
        <w:rPr>
          <w:lang w:val="en-US"/>
        </w:rPr>
      </w:pPr>
      <w:r w:rsidRPr="002011B9">
        <w:rPr>
          <w:lang w:val="en-US"/>
        </w:rPr>
        <w:t xml:space="preserve">At least for band where absence of Wi-Fi cannot be guaranteed (e.g. by regulation), LBT can be performed in units of 20 </w:t>
      </w:r>
      <w:r w:rsidRPr="002011B9">
        <w:rPr>
          <w:lang w:val="en-US"/>
        </w:rPr>
        <w:lastRenderedPageBreak/>
        <w:t xml:space="preserve">MHz. </w:t>
      </w:r>
    </w:p>
    <w:p w14:paraId="5EF3E205" w14:textId="77777777" w:rsidR="002011B9" w:rsidRPr="002011B9" w:rsidRDefault="002011B9" w:rsidP="009819E3">
      <w:pPr>
        <w:widowControl w:val="0"/>
        <w:numPr>
          <w:ilvl w:val="1"/>
          <w:numId w:val="371"/>
        </w:numPr>
        <w:jc w:val="both"/>
        <w:rPr>
          <w:lang w:val="en-US"/>
        </w:rPr>
      </w:pPr>
      <w:r w:rsidRPr="002011B9">
        <w:rPr>
          <w:lang w:val="en-US"/>
        </w:rPr>
        <w:t>FFS: details on how to perform LBT for as single carrier with bandwidth greater than 20 MHz, i.e., integer multiples of 20 MHz.</w:t>
      </w:r>
    </w:p>
    <w:p w14:paraId="4D32C7E3" w14:textId="77777777" w:rsidR="002011B9" w:rsidRPr="002011B9" w:rsidRDefault="002011B9" w:rsidP="009819E3">
      <w:pPr>
        <w:widowControl w:val="0"/>
        <w:numPr>
          <w:ilvl w:val="0"/>
          <w:numId w:val="371"/>
        </w:numPr>
        <w:jc w:val="both"/>
        <w:rPr>
          <w:lang w:val="en-US"/>
        </w:rPr>
      </w:pPr>
      <w:r w:rsidRPr="002011B9">
        <w:rPr>
          <w:lang w:val="en-US"/>
        </w:rPr>
        <w:t>Study whether or not the following techniques enhance performance beyond the baseline LBT mechanisms</w:t>
      </w:r>
    </w:p>
    <w:p w14:paraId="302B22C9" w14:textId="77777777" w:rsidR="002011B9" w:rsidRPr="002011B9" w:rsidRDefault="002011B9" w:rsidP="009819E3">
      <w:pPr>
        <w:widowControl w:val="0"/>
        <w:numPr>
          <w:ilvl w:val="1"/>
          <w:numId w:val="371"/>
        </w:numPr>
        <w:jc w:val="both"/>
        <w:rPr>
          <w:lang w:val="en-US"/>
        </w:rPr>
      </w:pPr>
      <w:r w:rsidRPr="002011B9">
        <w:rPr>
          <w:lang w:val="en-US"/>
        </w:rPr>
        <w:t>Techniques to cope with directional antennas/transmissions</w:t>
      </w:r>
    </w:p>
    <w:p w14:paraId="01E25243" w14:textId="77777777" w:rsidR="002011B9" w:rsidRPr="002011B9" w:rsidRDefault="002011B9" w:rsidP="009819E3">
      <w:pPr>
        <w:widowControl w:val="0"/>
        <w:numPr>
          <w:ilvl w:val="1"/>
          <w:numId w:val="371"/>
        </w:numPr>
        <w:jc w:val="both"/>
        <w:rPr>
          <w:lang w:val="en-US"/>
        </w:rPr>
      </w:pPr>
      <w:r w:rsidRPr="002011B9">
        <w:rPr>
          <w:lang w:val="en-US"/>
        </w:rPr>
        <w:t>Receiver assisted LBT : RTS/CTS type mechanism</w:t>
      </w:r>
    </w:p>
    <w:p w14:paraId="627A94A0" w14:textId="77777777" w:rsidR="002011B9" w:rsidRPr="002011B9" w:rsidRDefault="002011B9" w:rsidP="009819E3">
      <w:pPr>
        <w:widowControl w:val="0"/>
        <w:numPr>
          <w:ilvl w:val="2"/>
          <w:numId w:val="371"/>
        </w:numPr>
        <w:jc w:val="both"/>
        <w:rPr>
          <w:lang w:val="en-US"/>
        </w:rPr>
      </w:pPr>
      <w:r w:rsidRPr="002011B9">
        <w:rPr>
          <w:lang w:val="en-US"/>
        </w:rPr>
        <w:t xml:space="preserve">On-demand receiver assisted LBT: For example receiver assisted LBT enabled only when needed </w:t>
      </w:r>
    </w:p>
    <w:p w14:paraId="13A4B87D" w14:textId="77777777" w:rsidR="002011B9" w:rsidRPr="002011B9" w:rsidRDefault="002011B9" w:rsidP="009819E3">
      <w:pPr>
        <w:widowControl w:val="0"/>
        <w:numPr>
          <w:ilvl w:val="1"/>
          <w:numId w:val="371"/>
        </w:numPr>
        <w:jc w:val="both"/>
        <w:rPr>
          <w:lang w:val="en-US"/>
        </w:rPr>
      </w:pPr>
      <w:r w:rsidRPr="002011B9">
        <w:rPr>
          <w:lang w:val="en-US"/>
        </w:rPr>
        <w:t xml:space="preserve">Techniques to enhance spatial reuse </w:t>
      </w:r>
    </w:p>
    <w:p w14:paraId="31464F47" w14:textId="77777777" w:rsidR="002011B9" w:rsidRPr="002011B9" w:rsidRDefault="002011B9" w:rsidP="009819E3">
      <w:pPr>
        <w:widowControl w:val="0"/>
        <w:numPr>
          <w:ilvl w:val="1"/>
          <w:numId w:val="371"/>
        </w:numPr>
        <w:jc w:val="both"/>
        <w:rPr>
          <w:lang w:val="en-US"/>
        </w:rPr>
      </w:pPr>
      <w:r w:rsidRPr="002011B9">
        <w:rPr>
          <w:lang w:val="en-US"/>
        </w:rPr>
        <w:t>Preamble detection</w:t>
      </w:r>
    </w:p>
    <w:p w14:paraId="715C35A6" w14:textId="77777777" w:rsidR="002011B9" w:rsidRPr="002011B9" w:rsidRDefault="002011B9" w:rsidP="009819E3">
      <w:pPr>
        <w:widowControl w:val="0"/>
        <w:numPr>
          <w:ilvl w:val="1"/>
          <w:numId w:val="371"/>
        </w:numPr>
        <w:jc w:val="both"/>
        <w:rPr>
          <w:lang w:val="en-US"/>
        </w:rPr>
      </w:pPr>
      <w:r w:rsidRPr="002011B9">
        <w:rPr>
          <w:lang w:val="en-US"/>
        </w:rPr>
        <w:t>Enhancements to baseline LBT mechanisms above 7 GHz</w:t>
      </w:r>
    </w:p>
    <w:p w14:paraId="79831FDB" w14:textId="77777777" w:rsidR="002011B9" w:rsidRPr="002011B9" w:rsidRDefault="002011B9" w:rsidP="009819E3">
      <w:pPr>
        <w:widowControl w:val="0"/>
        <w:numPr>
          <w:ilvl w:val="0"/>
          <w:numId w:val="371"/>
        </w:numPr>
        <w:jc w:val="both"/>
        <w:rPr>
          <w:lang w:val="en-US"/>
        </w:rPr>
      </w:pPr>
      <w:r w:rsidRPr="002011B9">
        <w:rPr>
          <w:lang w:val="en-US"/>
        </w:rPr>
        <w:t xml:space="preserve">Note: LTE-LAA LBT mechanism are assumed as baseline for evaluations for 5GHz. </w:t>
      </w:r>
    </w:p>
    <w:p w14:paraId="17DE2FCF" w14:textId="370DA27C" w:rsidR="002011B9" w:rsidRPr="000F713F" w:rsidRDefault="002011B9" w:rsidP="002011B9">
      <w:pPr>
        <w:widowControl w:val="0"/>
        <w:numPr>
          <w:ilvl w:val="0"/>
          <w:numId w:val="371"/>
        </w:numPr>
        <w:jc w:val="both"/>
        <w:rPr>
          <w:lang w:val="en-US"/>
        </w:rPr>
      </w:pPr>
      <w:r w:rsidRPr="002011B9">
        <w:rPr>
          <w:lang w:val="en-US"/>
        </w:rPr>
        <w:t>Note: Other aspects are not precluded from being included</w:t>
      </w:r>
    </w:p>
    <w:p w14:paraId="41DCD9FD" w14:textId="264C0E6D" w:rsidR="002011B9" w:rsidRPr="002011B9" w:rsidRDefault="002011B9" w:rsidP="002011B9">
      <w:pPr>
        <w:pStyle w:val="Heading3"/>
      </w:pPr>
      <w:bookmarkStart w:id="5161" w:name="_Toc511072850"/>
      <w:bookmarkStart w:id="5162" w:name="_Toc514184734"/>
      <w:r w:rsidRPr="002011B9">
        <w:t>Other</w:t>
      </w:r>
      <w:bookmarkEnd w:id="5161"/>
      <w:bookmarkEnd w:id="5162"/>
    </w:p>
    <w:p w14:paraId="50A384D1" w14:textId="0283AD0B" w:rsidR="002011B9" w:rsidRPr="002011B9" w:rsidRDefault="00603E09" w:rsidP="002011B9">
      <w:pPr>
        <w:ind w:left="720" w:hanging="720"/>
        <w:rPr>
          <w:lang w:eastAsia="x-none"/>
        </w:rPr>
      </w:pPr>
      <w:hyperlink r:id="rId2395" w:history="1">
        <w:r w:rsidR="00FE4C7E">
          <w:rPr>
            <w:rStyle w:val="Hyperlink"/>
            <w:lang w:eastAsia="x-none"/>
          </w:rPr>
          <w:t>R1-1803677</w:t>
        </w:r>
      </w:hyperlink>
      <w:r w:rsidR="002011B9" w:rsidRPr="002011B9">
        <w:rPr>
          <w:lang w:eastAsia="x-none"/>
        </w:rPr>
        <w:tab/>
        <w:t>Numerology and wideband operation in NR unlicensed</w:t>
      </w:r>
      <w:r w:rsidR="002011B9" w:rsidRPr="002011B9">
        <w:rPr>
          <w:lang w:eastAsia="x-none"/>
        </w:rPr>
        <w:tab/>
        <w:t>Huawei, HiSilicon</w:t>
      </w:r>
    </w:p>
    <w:p w14:paraId="2C2B31D3" w14:textId="7F206654" w:rsidR="002011B9" w:rsidRPr="002011B9" w:rsidRDefault="00603E09" w:rsidP="002011B9">
      <w:pPr>
        <w:ind w:left="720" w:hanging="720"/>
        <w:rPr>
          <w:lang w:eastAsia="x-none"/>
        </w:rPr>
      </w:pPr>
      <w:hyperlink r:id="rId2396" w:history="1">
        <w:r w:rsidR="00FE4C7E">
          <w:rPr>
            <w:rStyle w:val="Hyperlink"/>
            <w:lang w:eastAsia="x-none"/>
          </w:rPr>
          <w:t>R1-1803680</w:t>
        </w:r>
      </w:hyperlink>
      <w:r w:rsidR="002011B9" w:rsidRPr="002011B9">
        <w:rPr>
          <w:lang w:eastAsia="x-none"/>
        </w:rPr>
        <w:tab/>
        <w:t>SSB/DRS in NR unlicensed</w:t>
      </w:r>
      <w:r w:rsidR="002011B9" w:rsidRPr="002011B9">
        <w:rPr>
          <w:lang w:eastAsia="x-none"/>
        </w:rPr>
        <w:tab/>
        <w:t>Huawei, HiSilicon</w:t>
      </w:r>
    </w:p>
    <w:p w14:paraId="102334B6" w14:textId="47C788B0" w:rsidR="002011B9" w:rsidRPr="002011B9" w:rsidRDefault="00603E09" w:rsidP="002011B9">
      <w:pPr>
        <w:ind w:left="720" w:hanging="720"/>
        <w:rPr>
          <w:lang w:eastAsia="x-none"/>
        </w:rPr>
      </w:pPr>
      <w:hyperlink r:id="rId2397" w:history="1">
        <w:r w:rsidR="00FE4C7E">
          <w:rPr>
            <w:rStyle w:val="Hyperlink"/>
            <w:lang w:eastAsia="x-none"/>
          </w:rPr>
          <w:t>R1-1803681</w:t>
        </w:r>
      </w:hyperlink>
      <w:r w:rsidR="002011B9" w:rsidRPr="002011B9">
        <w:rPr>
          <w:lang w:eastAsia="x-none"/>
        </w:rPr>
        <w:tab/>
        <w:t>Random access in NR unlicensed</w:t>
      </w:r>
      <w:r w:rsidR="002011B9" w:rsidRPr="002011B9">
        <w:rPr>
          <w:lang w:eastAsia="x-none"/>
        </w:rPr>
        <w:tab/>
        <w:t>Huawei, HiSilicon</w:t>
      </w:r>
    </w:p>
    <w:p w14:paraId="31A9E16A" w14:textId="65A42EED" w:rsidR="002011B9" w:rsidRPr="002011B9" w:rsidRDefault="00603E09" w:rsidP="002011B9">
      <w:pPr>
        <w:ind w:left="720" w:hanging="720"/>
        <w:rPr>
          <w:lang w:eastAsia="x-none"/>
        </w:rPr>
      </w:pPr>
      <w:hyperlink r:id="rId2398" w:history="1">
        <w:r w:rsidR="00FE4C7E">
          <w:rPr>
            <w:rStyle w:val="Hyperlink"/>
            <w:lang w:eastAsia="x-none"/>
          </w:rPr>
          <w:t>R1-1803682</w:t>
        </w:r>
      </w:hyperlink>
      <w:r w:rsidR="002011B9" w:rsidRPr="002011B9">
        <w:rPr>
          <w:lang w:eastAsia="x-none"/>
        </w:rPr>
        <w:tab/>
        <w:t>UCI transmission in NR unlicensed</w:t>
      </w:r>
      <w:r w:rsidR="002011B9" w:rsidRPr="002011B9">
        <w:rPr>
          <w:lang w:eastAsia="x-none"/>
        </w:rPr>
        <w:tab/>
        <w:t>Huawei, HiSilicon</w:t>
      </w:r>
    </w:p>
    <w:p w14:paraId="5D397B4B" w14:textId="7FF1D1F2" w:rsidR="002011B9" w:rsidRPr="002011B9" w:rsidRDefault="00603E09" w:rsidP="002011B9">
      <w:pPr>
        <w:ind w:left="720" w:hanging="720"/>
        <w:rPr>
          <w:lang w:eastAsia="x-none"/>
        </w:rPr>
      </w:pPr>
      <w:hyperlink r:id="rId2399" w:history="1">
        <w:r w:rsidR="00FE4C7E">
          <w:rPr>
            <w:rStyle w:val="Hyperlink"/>
            <w:lang w:eastAsia="x-none"/>
          </w:rPr>
          <w:t>R1-1803858</w:t>
        </w:r>
      </w:hyperlink>
      <w:r w:rsidR="002011B9" w:rsidRPr="002011B9">
        <w:rPr>
          <w:lang w:eastAsia="x-none"/>
        </w:rPr>
        <w:tab/>
        <w:t>Design considerations for standalone operation in NR unlicensed spectrum</w:t>
      </w:r>
      <w:r w:rsidR="002011B9" w:rsidRPr="002011B9">
        <w:rPr>
          <w:lang w:eastAsia="x-none"/>
        </w:rPr>
        <w:tab/>
        <w:t>vivo</w:t>
      </w:r>
    </w:p>
    <w:p w14:paraId="013BD9A5" w14:textId="00FAE533" w:rsidR="002011B9" w:rsidRPr="002011B9" w:rsidRDefault="00603E09" w:rsidP="002011B9">
      <w:pPr>
        <w:ind w:left="720" w:hanging="720"/>
        <w:rPr>
          <w:lang w:eastAsia="x-none"/>
        </w:rPr>
      </w:pPr>
      <w:hyperlink r:id="rId2400" w:history="1">
        <w:r w:rsidR="00FE4C7E">
          <w:rPr>
            <w:rStyle w:val="Hyperlink"/>
            <w:lang w:eastAsia="x-none"/>
          </w:rPr>
          <w:t>R1-1803976</w:t>
        </w:r>
      </w:hyperlink>
      <w:r w:rsidR="002011B9" w:rsidRPr="002011B9">
        <w:rPr>
          <w:lang w:eastAsia="x-none"/>
        </w:rPr>
        <w:tab/>
        <w:t>Channel access mechanisms on NR-U</w:t>
      </w:r>
      <w:r w:rsidR="002011B9" w:rsidRPr="002011B9">
        <w:rPr>
          <w:lang w:eastAsia="x-none"/>
        </w:rPr>
        <w:tab/>
        <w:t>OPPO</w:t>
      </w:r>
    </w:p>
    <w:p w14:paraId="701949E8" w14:textId="72F0D22F" w:rsidR="002011B9" w:rsidRPr="002011B9" w:rsidRDefault="00603E09" w:rsidP="002011B9">
      <w:pPr>
        <w:ind w:left="720" w:hanging="720"/>
        <w:rPr>
          <w:lang w:eastAsia="x-none"/>
        </w:rPr>
      </w:pPr>
      <w:hyperlink r:id="rId2401" w:history="1">
        <w:r w:rsidR="00FE4C7E">
          <w:rPr>
            <w:rStyle w:val="Hyperlink"/>
            <w:lang w:eastAsia="x-none"/>
          </w:rPr>
          <w:t>R1-1803977</w:t>
        </w:r>
      </w:hyperlink>
      <w:r w:rsidR="002011B9" w:rsidRPr="002011B9">
        <w:rPr>
          <w:lang w:eastAsia="x-none"/>
        </w:rPr>
        <w:tab/>
        <w:t>SS/PBCH block transmission on NR-U</w:t>
      </w:r>
      <w:r w:rsidR="002011B9" w:rsidRPr="002011B9">
        <w:rPr>
          <w:lang w:eastAsia="x-none"/>
        </w:rPr>
        <w:tab/>
        <w:t>OPPO</w:t>
      </w:r>
    </w:p>
    <w:p w14:paraId="1535479D" w14:textId="7A84A665" w:rsidR="002011B9" w:rsidRPr="002011B9" w:rsidRDefault="00603E09" w:rsidP="002011B9">
      <w:pPr>
        <w:ind w:left="720" w:hanging="720"/>
        <w:rPr>
          <w:lang w:eastAsia="x-none"/>
        </w:rPr>
      </w:pPr>
      <w:hyperlink r:id="rId2402" w:history="1">
        <w:r w:rsidR="00FE4C7E">
          <w:rPr>
            <w:rStyle w:val="Hyperlink"/>
            <w:lang w:eastAsia="x-none"/>
          </w:rPr>
          <w:t>R1-1803978</w:t>
        </w:r>
      </w:hyperlink>
      <w:r w:rsidR="002011B9" w:rsidRPr="002011B9">
        <w:rPr>
          <w:lang w:eastAsia="x-none"/>
        </w:rPr>
        <w:tab/>
        <w:t>Discussion on SS/PBCH block waveform for NR-U</w:t>
      </w:r>
      <w:r w:rsidR="002011B9" w:rsidRPr="002011B9">
        <w:rPr>
          <w:lang w:eastAsia="x-none"/>
        </w:rPr>
        <w:tab/>
        <w:t>OPPO</w:t>
      </w:r>
    </w:p>
    <w:p w14:paraId="38091A7E" w14:textId="1A1FA3C9" w:rsidR="002011B9" w:rsidRPr="002011B9" w:rsidRDefault="00603E09" w:rsidP="002011B9">
      <w:pPr>
        <w:ind w:left="720" w:hanging="720"/>
        <w:rPr>
          <w:lang w:eastAsia="x-none"/>
        </w:rPr>
      </w:pPr>
      <w:hyperlink r:id="rId2403" w:history="1">
        <w:r w:rsidR="00FE4C7E">
          <w:rPr>
            <w:rStyle w:val="Hyperlink"/>
            <w:lang w:eastAsia="x-none"/>
          </w:rPr>
          <w:t>R1-1803979</w:t>
        </w:r>
      </w:hyperlink>
      <w:r w:rsidR="002011B9" w:rsidRPr="002011B9">
        <w:rPr>
          <w:lang w:eastAsia="x-none"/>
        </w:rPr>
        <w:tab/>
        <w:t>Paging transmission on NR-U</w:t>
      </w:r>
      <w:r w:rsidR="002011B9" w:rsidRPr="002011B9">
        <w:rPr>
          <w:lang w:eastAsia="x-none"/>
        </w:rPr>
        <w:tab/>
        <w:t>OPPO</w:t>
      </w:r>
    </w:p>
    <w:p w14:paraId="504A200D" w14:textId="599BC780" w:rsidR="002011B9" w:rsidRPr="002011B9" w:rsidRDefault="00603E09" w:rsidP="002011B9">
      <w:pPr>
        <w:ind w:left="720" w:hanging="720"/>
        <w:rPr>
          <w:lang w:eastAsia="x-none"/>
        </w:rPr>
      </w:pPr>
      <w:hyperlink r:id="rId2404" w:history="1">
        <w:r w:rsidR="00FE4C7E">
          <w:rPr>
            <w:rStyle w:val="Hyperlink"/>
            <w:lang w:eastAsia="x-none"/>
          </w:rPr>
          <w:t>R1-1803980</w:t>
        </w:r>
      </w:hyperlink>
      <w:r w:rsidR="002011B9" w:rsidRPr="002011B9">
        <w:rPr>
          <w:lang w:eastAsia="x-none"/>
        </w:rPr>
        <w:tab/>
        <w:t>HARQ procedure on NR-U</w:t>
      </w:r>
      <w:r w:rsidR="002011B9" w:rsidRPr="002011B9">
        <w:rPr>
          <w:lang w:eastAsia="x-none"/>
        </w:rPr>
        <w:tab/>
        <w:t>OPPO</w:t>
      </w:r>
    </w:p>
    <w:p w14:paraId="46BC691D" w14:textId="58F2393C" w:rsidR="002011B9" w:rsidRPr="002011B9" w:rsidRDefault="00603E09" w:rsidP="002011B9">
      <w:pPr>
        <w:ind w:left="1440" w:hanging="1440"/>
        <w:rPr>
          <w:lang w:eastAsia="x-none"/>
        </w:rPr>
      </w:pPr>
      <w:hyperlink r:id="rId2405" w:history="1">
        <w:r w:rsidR="00FE4C7E">
          <w:rPr>
            <w:rStyle w:val="Hyperlink"/>
            <w:lang w:eastAsia="x-none"/>
          </w:rPr>
          <w:t>R1-1804231</w:t>
        </w:r>
      </w:hyperlink>
      <w:r w:rsidR="002011B9" w:rsidRPr="002011B9">
        <w:rPr>
          <w:lang w:eastAsia="x-none"/>
        </w:rPr>
        <w:tab/>
        <w:t>Considerations on Autonomous UL transmission for NR unlicensed band</w:t>
      </w:r>
      <w:r w:rsidR="002011B9" w:rsidRPr="002011B9">
        <w:rPr>
          <w:lang w:eastAsia="x-none"/>
        </w:rPr>
        <w:tab/>
        <w:t>Spreadtrum Communications</w:t>
      </w:r>
    </w:p>
    <w:p w14:paraId="451967EF" w14:textId="316B9F4A" w:rsidR="002011B9" w:rsidRPr="002011B9" w:rsidRDefault="00603E09" w:rsidP="002011B9">
      <w:pPr>
        <w:ind w:left="720" w:hanging="720"/>
        <w:rPr>
          <w:lang w:eastAsia="x-none"/>
        </w:rPr>
      </w:pPr>
      <w:hyperlink r:id="rId2406" w:history="1">
        <w:r w:rsidR="00FE4C7E">
          <w:rPr>
            <w:rStyle w:val="Hyperlink"/>
            <w:lang w:eastAsia="x-none"/>
          </w:rPr>
          <w:t>R1-1804242</w:t>
        </w:r>
      </w:hyperlink>
      <w:r w:rsidR="002011B9" w:rsidRPr="002011B9">
        <w:rPr>
          <w:lang w:eastAsia="x-none"/>
        </w:rPr>
        <w:tab/>
        <w:t>Discussion on initial access based on beam sweeping in NR-U</w:t>
      </w:r>
      <w:r w:rsidR="002011B9" w:rsidRPr="002011B9">
        <w:rPr>
          <w:lang w:eastAsia="x-none"/>
        </w:rPr>
        <w:tab/>
        <w:t>Potevio</w:t>
      </w:r>
    </w:p>
    <w:p w14:paraId="7AB512F6" w14:textId="1E777946" w:rsidR="002011B9" w:rsidRPr="002011B9" w:rsidRDefault="00603E09" w:rsidP="002011B9">
      <w:pPr>
        <w:ind w:left="720" w:hanging="720"/>
        <w:rPr>
          <w:lang w:eastAsia="x-none"/>
        </w:rPr>
      </w:pPr>
      <w:hyperlink r:id="rId2407" w:history="1">
        <w:r w:rsidR="00FE4C7E">
          <w:rPr>
            <w:rStyle w:val="Hyperlink"/>
            <w:lang w:eastAsia="x-none"/>
          </w:rPr>
          <w:t>R1-1804313</w:t>
        </w:r>
      </w:hyperlink>
      <w:r w:rsidR="002011B9" w:rsidRPr="002011B9">
        <w:rPr>
          <w:lang w:eastAsia="x-none"/>
        </w:rPr>
        <w:tab/>
        <w:t>Channel access and co-existence for NR-U operation</w:t>
      </w:r>
      <w:r w:rsidR="002011B9" w:rsidRPr="002011B9">
        <w:rPr>
          <w:lang w:eastAsia="x-none"/>
        </w:rPr>
        <w:tab/>
        <w:t>Nokia, Nokia Shanghai Bell</w:t>
      </w:r>
    </w:p>
    <w:p w14:paraId="0FA57117" w14:textId="657648A6" w:rsidR="002011B9" w:rsidRPr="002011B9" w:rsidRDefault="00603E09" w:rsidP="002011B9">
      <w:pPr>
        <w:ind w:left="720" w:hanging="720"/>
        <w:rPr>
          <w:lang w:eastAsia="x-none"/>
        </w:rPr>
      </w:pPr>
      <w:hyperlink r:id="rId2408" w:history="1">
        <w:r w:rsidR="00FE4C7E">
          <w:rPr>
            <w:rStyle w:val="Hyperlink"/>
            <w:lang w:eastAsia="x-none"/>
          </w:rPr>
          <w:t>R1-1804314</w:t>
        </w:r>
      </w:hyperlink>
      <w:r w:rsidR="002011B9" w:rsidRPr="002011B9">
        <w:rPr>
          <w:lang w:eastAsia="x-none"/>
        </w:rPr>
        <w:tab/>
        <w:t>Interlace structures for NR-U uplink</w:t>
      </w:r>
      <w:r w:rsidR="002011B9" w:rsidRPr="002011B9">
        <w:rPr>
          <w:lang w:eastAsia="x-none"/>
        </w:rPr>
        <w:tab/>
        <w:t>Nokia, Nokia Shanghai Bell</w:t>
      </w:r>
    </w:p>
    <w:p w14:paraId="58F02D6F" w14:textId="2868C6EA" w:rsidR="002011B9" w:rsidRPr="002011B9" w:rsidRDefault="00603E09" w:rsidP="002011B9">
      <w:pPr>
        <w:ind w:left="720" w:hanging="720"/>
        <w:rPr>
          <w:lang w:eastAsia="x-none"/>
        </w:rPr>
      </w:pPr>
      <w:hyperlink r:id="rId2409" w:history="1">
        <w:r w:rsidR="00FE4C7E">
          <w:rPr>
            <w:rStyle w:val="Hyperlink"/>
            <w:lang w:eastAsia="x-none"/>
          </w:rPr>
          <w:t>R1-1804680</w:t>
        </w:r>
      </w:hyperlink>
      <w:r w:rsidR="002011B9" w:rsidRPr="002011B9">
        <w:rPr>
          <w:lang w:eastAsia="x-none"/>
        </w:rPr>
        <w:tab/>
        <w:t>BWP operation in unlicensed spectrum</w:t>
      </w:r>
      <w:r w:rsidR="002011B9" w:rsidRPr="002011B9">
        <w:rPr>
          <w:lang w:eastAsia="x-none"/>
        </w:rPr>
        <w:tab/>
        <w:t>InterDigital, Inc.</w:t>
      </w:r>
    </w:p>
    <w:p w14:paraId="110BF05E" w14:textId="621CD184" w:rsidR="002011B9" w:rsidRPr="002011B9" w:rsidRDefault="00603E09" w:rsidP="002011B9">
      <w:pPr>
        <w:ind w:left="720" w:hanging="720"/>
        <w:rPr>
          <w:lang w:eastAsia="x-none"/>
        </w:rPr>
      </w:pPr>
      <w:hyperlink r:id="rId2410" w:history="1">
        <w:r w:rsidR="00FE4C7E">
          <w:rPr>
            <w:rStyle w:val="Hyperlink"/>
            <w:lang w:eastAsia="x-none"/>
          </w:rPr>
          <w:t>R1-1804754</w:t>
        </w:r>
      </w:hyperlink>
      <w:r w:rsidR="002011B9" w:rsidRPr="002011B9">
        <w:rPr>
          <w:lang w:eastAsia="x-none"/>
        </w:rPr>
        <w:tab/>
        <w:t>Initial thoughts foron technology neutral design for greenfield</w:t>
      </w:r>
      <w:r w:rsidR="002011B9" w:rsidRPr="002011B9">
        <w:rPr>
          <w:lang w:eastAsia="x-none"/>
        </w:rPr>
        <w:tab/>
        <w:t>Intel Corporation</w:t>
      </w:r>
    </w:p>
    <w:p w14:paraId="1210EEFD" w14:textId="47E70C47" w:rsidR="002011B9" w:rsidRPr="002011B9" w:rsidRDefault="00603E09" w:rsidP="002011B9">
      <w:pPr>
        <w:ind w:left="720" w:hanging="720"/>
        <w:rPr>
          <w:lang w:eastAsia="x-none"/>
        </w:rPr>
      </w:pPr>
      <w:hyperlink r:id="rId2411" w:history="1">
        <w:r w:rsidR="00FE4C7E">
          <w:rPr>
            <w:rStyle w:val="Hyperlink"/>
            <w:lang w:eastAsia="x-none"/>
          </w:rPr>
          <w:t>R1-1804832</w:t>
        </w:r>
      </w:hyperlink>
      <w:r w:rsidR="002011B9" w:rsidRPr="002011B9">
        <w:rPr>
          <w:lang w:eastAsia="x-none"/>
        </w:rPr>
        <w:tab/>
        <w:t>NR-U AUL</w:t>
      </w:r>
      <w:r w:rsidR="002011B9" w:rsidRPr="002011B9">
        <w:rPr>
          <w:lang w:eastAsia="x-none"/>
        </w:rPr>
        <w:tab/>
        <w:t>Qualcomm Incorporated</w:t>
      </w:r>
    </w:p>
    <w:p w14:paraId="2EAD132A" w14:textId="013A72F2" w:rsidR="002011B9" w:rsidRPr="002011B9" w:rsidRDefault="00603E09" w:rsidP="002011B9">
      <w:pPr>
        <w:ind w:left="720" w:hanging="720"/>
        <w:rPr>
          <w:lang w:eastAsia="x-none"/>
        </w:rPr>
      </w:pPr>
      <w:hyperlink r:id="rId2412" w:history="1">
        <w:r w:rsidR="00FE4C7E">
          <w:rPr>
            <w:rStyle w:val="Hyperlink"/>
            <w:lang w:eastAsia="x-none"/>
          </w:rPr>
          <w:t>R1-1804833</w:t>
        </w:r>
      </w:hyperlink>
      <w:r w:rsidR="002011B9" w:rsidRPr="002011B9">
        <w:rPr>
          <w:lang w:eastAsia="x-none"/>
        </w:rPr>
        <w:tab/>
        <w:t>Waveform options for 60GHz band</w:t>
      </w:r>
      <w:r w:rsidR="002011B9" w:rsidRPr="002011B9">
        <w:rPr>
          <w:lang w:eastAsia="x-none"/>
        </w:rPr>
        <w:tab/>
        <w:t>Qualcomm Incorporated</w:t>
      </w:r>
    </w:p>
    <w:p w14:paraId="40C4EF06" w14:textId="681E23B7" w:rsidR="002011B9" w:rsidRPr="002011B9" w:rsidRDefault="00603E09" w:rsidP="002011B9">
      <w:pPr>
        <w:ind w:left="720" w:hanging="720"/>
        <w:rPr>
          <w:lang w:eastAsia="x-none"/>
        </w:rPr>
      </w:pPr>
      <w:hyperlink r:id="rId2413" w:history="1">
        <w:r w:rsidR="00FE4C7E">
          <w:rPr>
            <w:rStyle w:val="Hyperlink"/>
            <w:lang w:eastAsia="x-none"/>
          </w:rPr>
          <w:t>R1-1804834</w:t>
        </w:r>
      </w:hyperlink>
      <w:r w:rsidR="002011B9" w:rsidRPr="002011B9">
        <w:rPr>
          <w:lang w:eastAsia="x-none"/>
        </w:rPr>
        <w:tab/>
        <w:t>Waveform under PSD limitation for NR-U</w:t>
      </w:r>
      <w:r w:rsidR="002011B9" w:rsidRPr="002011B9">
        <w:rPr>
          <w:lang w:eastAsia="x-none"/>
        </w:rPr>
        <w:tab/>
        <w:t>Qualcomm Incorporated</w:t>
      </w:r>
    </w:p>
    <w:p w14:paraId="306B716B" w14:textId="6697DB2E" w:rsidR="002011B9" w:rsidRPr="002011B9" w:rsidRDefault="00603E09" w:rsidP="002011B9">
      <w:pPr>
        <w:ind w:left="720" w:hanging="720"/>
        <w:rPr>
          <w:lang w:eastAsia="x-none"/>
        </w:rPr>
      </w:pPr>
      <w:hyperlink r:id="rId2414" w:history="1">
        <w:r w:rsidR="00FE4C7E">
          <w:rPr>
            <w:rStyle w:val="Hyperlink"/>
            <w:lang w:eastAsia="x-none"/>
          </w:rPr>
          <w:t>R1-1804884</w:t>
        </w:r>
      </w:hyperlink>
      <w:r w:rsidR="002011B9" w:rsidRPr="002011B9">
        <w:rPr>
          <w:lang w:eastAsia="x-none"/>
        </w:rPr>
        <w:tab/>
        <w:t xml:space="preserve">On Potential Waveform Solutions for NR-U </w:t>
      </w:r>
      <w:r w:rsidR="002011B9" w:rsidRPr="002011B9">
        <w:rPr>
          <w:lang w:eastAsia="x-none"/>
        </w:rPr>
        <w:tab/>
        <w:t>InterDigital, Inc.</w:t>
      </w:r>
    </w:p>
    <w:p w14:paraId="24EAD2F1" w14:textId="6D8FD53C" w:rsidR="002011B9" w:rsidRPr="002011B9" w:rsidRDefault="00603E09" w:rsidP="002011B9">
      <w:pPr>
        <w:ind w:left="720" w:hanging="720"/>
        <w:rPr>
          <w:lang w:eastAsia="x-none"/>
        </w:rPr>
      </w:pPr>
      <w:hyperlink r:id="rId2415" w:history="1">
        <w:r w:rsidR="00FE4C7E">
          <w:rPr>
            <w:rStyle w:val="Hyperlink"/>
            <w:lang w:eastAsia="x-none"/>
          </w:rPr>
          <w:t>R1-1804885</w:t>
        </w:r>
      </w:hyperlink>
      <w:r w:rsidR="002011B9" w:rsidRPr="002011B9">
        <w:rPr>
          <w:lang w:eastAsia="x-none"/>
        </w:rPr>
        <w:tab/>
        <w:t xml:space="preserve">On LBT for Beam-Based Transmission for NR-U </w:t>
      </w:r>
      <w:r w:rsidR="002011B9" w:rsidRPr="002011B9">
        <w:rPr>
          <w:lang w:eastAsia="x-none"/>
        </w:rPr>
        <w:tab/>
        <w:t>InterDigital, Inc.</w:t>
      </w:r>
    </w:p>
    <w:p w14:paraId="5FAB1C73" w14:textId="4F13E8C1" w:rsidR="002011B9" w:rsidRPr="002011B9" w:rsidRDefault="00603E09" w:rsidP="002011B9">
      <w:pPr>
        <w:ind w:left="720" w:hanging="720"/>
        <w:rPr>
          <w:lang w:eastAsia="x-none"/>
        </w:rPr>
      </w:pPr>
      <w:hyperlink r:id="rId2416" w:history="1">
        <w:r w:rsidR="00FE4C7E">
          <w:rPr>
            <w:rStyle w:val="Hyperlink"/>
            <w:lang w:eastAsia="x-none"/>
          </w:rPr>
          <w:t>R1-1804886</w:t>
        </w:r>
      </w:hyperlink>
      <w:r w:rsidR="002011B9" w:rsidRPr="002011B9">
        <w:rPr>
          <w:lang w:eastAsia="x-none"/>
        </w:rPr>
        <w:tab/>
        <w:t xml:space="preserve">On Synchronization Signal and PBCH for NR Unlicensed Spectrum  </w:t>
      </w:r>
      <w:r w:rsidR="002011B9" w:rsidRPr="002011B9">
        <w:rPr>
          <w:lang w:eastAsia="x-none"/>
        </w:rPr>
        <w:tab/>
        <w:t>InterDigital, Inc.</w:t>
      </w:r>
    </w:p>
    <w:p w14:paraId="426F4AC2" w14:textId="60A4400E" w:rsidR="002011B9" w:rsidRPr="002011B9" w:rsidRDefault="00603E09" w:rsidP="002011B9">
      <w:pPr>
        <w:ind w:left="720" w:hanging="720"/>
        <w:rPr>
          <w:lang w:eastAsia="x-none"/>
        </w:rPr>
      </w:pPr>
      <w:hyperlink r:id="rId2417" w:history="1">
        <w:r w:rsidR="00FE4C7E">
          <w:rPr>
            <w:rStyle w:val="Hyperlink"/>
            <w:lang w:eastAsia="x-none"/>
          </w:rPr>
          <w:t>R1-1804887</w:t>
        </w:r>
      </w:hyperlink>
      <w:r w:rsidR="002011B9" w:rsidRPr="002011B9">
        <w:rPr>
          <w:lang w:eastAsia="x-none"/>
        </w:rPr>
        <w:tab/>
        <w:t xml:space="preserve">On Random Access for NR Unlicensed Spectrum  </w:t>
      </w:r>
      <w:r w:rsidR="002011B9" w:rsidRPr="002011B9">
        <w:rPr>
          <w:lang w:eastAsia="x-none"/>
        </w:rPr>
        <w:tab/>
        <w:t>InterDigital, Inc.</w:t>
      </w:r>
    </w:p>
    <w:p w14:paraId="4293CC4B" w14:textId="39F9EB62" w:rsidR="002011B9" w:rsidRPr="002011B9" w:rsidRDefault="00603E09" w:rsidP="002011B9">
      <w:pPr>
        <w:ind w:left="720" w:hanging="720"/>
        <w:rPr>
          <w:lang w:eastAsia="x-none"/>
        </w:rPr>
      </w:pPr>
      <w:hyperlink r:id="rId2418" w:history="1">
        <w:r w:rsidR="00FE4C7E">
          <w:rPr>
            <w:rStyle w:val="Hyperlink"/>
            <w:lang w:eastAsia="x-none"/>
          </w:rPr>
          <w:t>R1-1804888</w:t>
        </w:r>
      </w:hyperlink>
      <w:r w:rsidR="002011B9" w:rsidRPr="002011B9">
        <w:rPr>
          <w:lang w:eastAsia="x-none"/>
        </w:rPr>
        <w:tab/>
        <w:t xml:space="preserve">On Paging for NR Unlicensed Spectrum </w:t>
      </w:r>
      <w:r w:rsidR="002011B9" w:rsidRPr="002011B9">
        <w:rPr>
          <w:lang w:eastAsia="x-none"/>
        </w:rPr>
        <w:tab/>
        <w:t>InterDigital, Inc.</w:t>
      </w:r>
    </w:p>
    <w:p w14:paraId="3B112E97" w14:textId="01A462A8" w:rsidR="002011B9" w:rsidRPr="002011B9" w:rsidRDefault="00603E09" w:rsidP="002011B9">
      <w:pPr>
        <w:ind w:left="720" w:hanging="720"/>
        <w:rPr>
          <w:lang w:eastAsia="x-none"/>
        </w:rPr>
      </w:pPr>
      <w:hyperlink r:id="rId2419" w:history="1">
        <w:r w:rsidR="00FE4C7E">
          <w:rPr>
            <w:rStyle w:val="Hyperlink"/>
            <w:lang w:eastAsia="x-none"/>
          </w:rPr>
          <w:t>R1-1805012</w:t>
        </w:r>
      </w:hyperlink>
      <w:r w:rsidR="002011B9" w:rsidRPr="002011B9">
        <w:rPr>
          <w:lang w:eastAsia="x-none"/>
        </w:rPr>
        <w:tab/>
        <w:t>On SRS design for NR unlicensed operation</w:t>
      </w:r>
      <w:r w:rsidR="002011B9" w:rsidRPr="002011B9">
        <w:rPr>
          <w:lang w:eastAsia="x-none"/>
        </w:rPr>
        <w:tab/>
        <w:t>Ericsson</w:t>
      </w:r>
    </w:p>
    <w:p w14:paraId="1D352C6D" w14:textId="6A63A8D2" w:rsidR="002011B9" w:rsidRPr="002011B9" w:rsidRDefault="00603E09" w:rsidP="002011B9">
      <w:pPr>
        <w:ind w:left="720" w:hanging="720"/>
        <w:rPr>
          <w:lang w:eastAsia="x-none"/>
        </w:rPr>
      </w:pPr>
      <w:hyperlink r:id="rId2420" w:history="1">
        <w:r w:rsidR="00FE4C7E">
          <w:rPr>
            <w:rStyle w:val="Hyperlink"/>
            <w:lang w:eastAsia="x-none"/>
          </w:rPr>
          <w:t>R1-1805013</w:t>
        </w:r>
      </w:hyperlink>
      <w:r w:rsidR="002011B9" w:rsidRPr="002011B9">
        <w:rPr>
          <w:lang w:eastAsia="x-none"/>
        </w:rPr>
        <w:tab/>
        <w:t>On the Introduction of a Discovery Reference Signal</w:t>
      </w:r>
      <w:r w:rsidR="002011B9" w:rsidRPr="002011B9">
        <w:rPr>
          <w:lang w:eastAsia="x-none"/>
        </w:rPr>
        <w:tab/>
        <w:t>Ericsson</w:t>
      </w:r>
    </w:p>
    <w:p w14:paraId="1BF615B6" w14:textId="74C16B3A" w:rsidR="002011B9" w:rsidRPr="002011B9" w:rsidRDefault="00603E09" w:rsidP="002011B9">
      <w:pPr>
        <w:ind w:left="720" w:hanging="720"/>
        <w:rPr>
          <w:lang w:eastAsia="x-none"/>
        </w:rPr>
      </w:pPr>
      <w:hyperlink r:id="rId2421" w:history="1">
        <w:r w:rsidR="00FE4C7E">
          <w:rPr>
            <w:rStyle w:val="Hyperlink"/>
            <w:lang w:eastAsia="x-none"/>
          </w:rPr>
          <w:t>R1-1805014</w:t>
        </w:r>
      </w:hyperlink>
      <w:r w:rsidR="002011B9" w:rsidRPr="002011B9">
        <w:rPr>
          <w:lang w:eastAsia="x-none"/>
        </w:rPr>
        <w:tab/>
        <w:t>On NR operation in 60GHz unlicensed band</w:t>
      </w:r>
      <w:r w:rsidR="002011B9" w:rsidRPr="002011B9">
        <w:rPr>
          <w:lang w:eastAsia="x-none"/>
        </w:rPr>
        <w:tab/>
        <w:t>Ericsson</w:t>
      </w:r>
    </w:p>
    <w:p w14:paraId="4AAB9EDD" w14:textId="178487FC" w:rsidR="002011B9" w:rsidRPr="002011B9" w:rsidRDefault="00603E09" w:rsidP="002011B9">
      <w:pPr>
        <w:ind w:left="720" w:hanging="720"/>
        <w:rPr>
          <w:lang w:eastAsia="x-none"/>
        </w:rPr>
      </w:pPr>
      <w:hyperlink r:id="rId2422" w:history="1">
        <w:r w:rsidR="00FE4C7E">
          <w:rPr>
            <w:rStyle w:val="Hyperlink"/>
            <w:lang w:eastAsia="x-none"/>
          </w:rPr>
          <w:t>R1-1805015</w:t>
        </w:r>
      </w:hyperlink>
      <w:r w:rsidR="002011B9" w:rsidRPr="002011B9">
        <w:rPr>
          <w:lang w:eastAsia="x-none"/>
        </w:rPr>
        <w:tab/>
        <w:t>Numerology for NR operation in unlicensed spectrum</w:t>
      </w:r>
      <w:r w:rsidR="002011B9" w:rsidRPr="002011B9">
        <w:rPr>
          <w:lang w:eastAsia="x-none"/>
        </w:rPr>
        <w:tab/>
        <w:t>Ericsson</w:t>
      </w:r>
    </w:p>
    <w:p w14:paraId="34FA6385" w14:textId="57EE2474" w:rsidR="002011B9" w:rsidRPr="002011B9" w:rsidRDefault="00603E09" w:rsidP="002011B9">
      <w:pPr>
        <w:ind w:left="720" w:hanging="720"/>
        <w:rPr>
          <w:lang w:eastAsia="x-none"/>
        </w:rPr>
      </w:pPr>
      <w:hyperlink r:id="rId2423" w:history="1">
        <w:r w:rsidR="00FE4C7E">
          <w:rPr>
            <w:rStyle w:val="Hyperlink"/>
            <w:lang w:eastAsia="x-none"/>
          </w:rPr>
          <w:t>R1-1805016</w:t>
        </w:r>
      </w:hyperlink>
      <w:r w:rsidR="002011B9" w:rsidRPr="002011B9">
        <w:rPr>
          <w:lang w:eastAsia="x-none"/>
        </w:rPr>
        <w:tab/>
        <w:t>On Autonomous UL Transmissions for NR in Unlicensed Spectrum</w:t>
      </w:r>
      <w:r w:rsidR="002011B9" w:rsidRPr="002011B9">
        <w:rPr>
          <w:lang w:eastAsia="x-none"/>
        </w:rPr>
        <w:tab/>
        <w:t>Ericsson</w:t>
      </w:r>
    </w:p>
    <w:p w14:paraId="04C8B9FD" w14:textId="003DBC9F" w:rsidR="002011B9" w:rsidRPr="002011B9" w:rsidRDefault="00603E09" w:rsidP="002011B9">
      <w:pPr>
        <w:ind w:left="720" w:hanging="720"/>
        <w:rPr>
          <w:lang w:eastAsia="x-none"/>
        </w:rPr>
      </w:pPr>
      <w:hyperlink r:id="rId2424" w:history="1">
        <w:r w:rsidR="00FE4C7E">
          <w:rPr>
            <w:rStyle w:val="Hyperlink"/>
            <w:lang w:eastAsia="x-none"/>
          </w:rPr>
          <w:t>R1-1805017</w:t>
        </w:r>
      </w:hyperlink>
      <w:r w:rsidR="002011B9" w:rsidRPr="002011B9">
        <w:rPr>
          <w:lang w:eastAsia="x-none"/>
        </w:rPr>
        <w:tab/>
        <w:t>On PRACH for NR in Unlicensed Spectrum</w:t>
      </w:r>
      <w:r w:rsidR="002011B9" w:rsidRPr="002011B9">
        <w:rPr>
          <w:lang w:eastAsia="x-none"/>
        </w:rPr>
        <w:tab/>
        <w:t>Ericsson</w:t>
      </w:r>
    </w:p>
    <w:p w14:paraId="2393DC21" w14:textId="495BDFB7" w:rsidR="002011B9" w:rsidRPr="002011B9" w:rsidRDefault="00603E09" w:rsidP="002011B9">
      <w:pPr>
        <w:ind w:left="720" w:hanging="720"/>
        <w:rPr>
          <w:lang w:eastAsia="x-none"/>
        </w:rPr>
      </w:pPr>
      <w:hyperlink r:id="rId2425" w:history="1">
        <w:r w:rsidR="00FE4C7E">
          <w:rPr>
            <w:rStyle w:val="Hyperlink"/>
            <w:lang w:eastAsia="x-none"/>
          </w:rPr>
          <w:t>R1-1805018</w:t>
        </w:r>
      </w:hyperlink>
      <w:r w:rsidR="002011B9" w:rsidRPr="002011B9">
        <w:rPr>
          <w:lang w:eastAsia="x-none"/>
        </w:rPr>
        <w:tab/>
        <w:t>On interlace design for NR-U uplink</w:t>
      </w:r>
      <w:r w:rsidR="002011B9" w:rsidRPr="002011B9">
        <w:rPr>
          <w:lang w:eastAsia="x-none"/>
        </w:rPr>
        <w:tab/>
        <w:t>Ericsson</w:t>
      </w:r>
    </w:p>
    <w:p w14:paraId="7A70A0D2" w14:textId="799CC979" w:rsidR="002011B9" w:rsidRPr="002011B9" w:rsidRDefault="00603E09" w:rsidP="002011B9">
      <w:pPr>
        <w:ind w:left="720" w:hanging="720"/>
        <w:rPr>
          <w:lang w:eastAsia="x-none"/>
        </w:rPr>
      </w:pPr>
      <w:hyperlink r:id="rId2426" w:history="1">
        <w:r w:rsidR="00FE4C7E">
          <w:rPr>
            <w:rStyle w:val="Hyperlink"/>
            <w:lang w:eastAsia="x-none"/>
          </w:rPr>
          <w:t>R1-1805247</w:t>
        </w:r>
      </w:hyperlink>
      <w:r w:rsidR="002011B9" w:rsidRPr="002011B9">
        <w:rPr>
          <w:lang w:eastAsia="x-none"/>
        </w:rPr>
        <w:tab/>
        <w:t>Discussion on coexistence between NR-U and 802.11ax</w:t>
      </w:r>
      <w:r w:rsidR="002011B9" w:rsidRPr="002011B9">
        <w:rPr>
          <w:lang w:eastAsia="x-none"/>
        </w:rPr>
        <w:tab/>
        <w:t>Broadcom</w:t>
      </w:r>
    </w:p>
    <w:p w14:paraId="25742238" w14:textId="0EFD033A" w:rsidR="00254752" w:rsidRPr="005D0065" w:rsidRDefault="00254752" w:rsidP="007F2937">
      <w:pPr>
        <w:pStyle w:val="Heading2"/>
        <w:ind w:left="720" w:hanging="720"/>
        <w:rPr>
          <w:lang w:eastAsia="x-none"/>
        </w:rPr>
      </w:pPr>
      <w:bookmarkStart w:id="5163" w:name="_Toc514184735"/>
      <w:r w:rsidRPr="00254752">
        <w:t>Study on Integrated Access and Backhaul for NR</w:t>
      </w:r>
      <w:bookmarkEnd w:id="5152"/>
      <w:r w:rsidR="005D0065">
        <w:t xml:space="preserve"> - </w:t>
      </w:r>
      <w:r w:rsidRPr="00254752">
        <w:rPr>
          <w:lang w:eastAsia="x-none"/>
        </w:rPr>
        <w:t xml:space="preserve">SID in </w:t>
      </w:r>
      <w:hyperlink r:id="rId2427" w:history="1">
        <w:r w:rsidRPr="005D0065">
          <w:rPr>
            <w:color w:val="0000FF"/>
            <w:u w:val="single"/>
            <w:lang w:eastAsia="x-none"/>
          </w:rPr>
          <w:t>RP-172290</w:t>
        </w:r>
        <w:bookmarkEnd w:id="5163"/>
      </w:hyperlink>
    </w:p>
    <w:p w14:paraId="03ABCC57" w14:textId="23239F5F" w:rsidR="005D0065" w:rsidRPr="00254752" w:rsidRDefault="00603E09" w:rsidP="00254752">
      <w:pPr>
        <w:ind w:left="720" w:hanging="720"/>
        <w:rPr>
          <w:lang w:eastAsia="x-none"/>
        </w:rPr>
      </w:pPr>
      <w:hyperlink r:id="rId2428" w:history="1">
        <w:r w:rsidR="00FE4C7E">
          <w:rPr>
            <w:rStyle w:val="Hyperlink"/>
            <w:b/>
          </w:rPr>
          <w:t>R1-1805275</w:t>
        </w:r>
      </w:hyperlink>
      <w:r w:rsidR="00254752" w:rsidRPr="005D0065">
        <w:rPr>
          <w:b/>
          <w:lang w:eastAsia="x-none"/>
        </w:rPr>
        <w:tab/>
        <w:t xml:space="preserve">Work plan for Integrated Access and Backhaul Study Item </w:t>
      </w:r>
      <w:r w:rsidR="00254752" w:rsidRPr="005D0065">
        <w:rPr>
          <w:b/>
          <w:lang w:eastAsia="x-none"/>
        </w:rPr>
        <w:tab/>
        <w:t>Samsung, Qualcomm, AT&amp;T, KDDI</w:t>
      </w:r>
      <w:r w:rsidR="005D0065">
        <w:rPr>
          <w:lang w:eastAsia="x-none"/>
        </w:rPr>
        <w:tab/>
        <w:t xml:space="preserve">(rev of </w:t>
      </w:r>
      <w:hyperlink r:id="rId2429" w:history="1">
        <w:r w:rsidR="00FE4C7E">
          <w:rPr>
            <w:rStyle w:val="Hyperlink"/>
            <w:lang w:eastAsia="x-none"/>
          </w:rPr>
          <w:t>R1-1804473</w:t>
        </w:r>
      </w:hyperlink>
      <w:r w:rsidR="005D0065">
        <w:rPr>
          <w:lang w:eastAsia="x-none"/>
        </w:rPr>
        <w:t>)</w:t>
      </w:r>
    </w:p>
    <w:p w14:paraId="29F8A8AC" w14:textId="77777777" w:rsidR="005D0065" w:rsidRDefault="005D0065" w:rsidP="005D0065">
      <w:pPr>
        <w:ind w:left="720" w:hanging="720"/>
      </w:pPr>
      <w:r w:rsidRPr="00777035">
        <w:rPr>
          <w:b/>
        </w:rPr>
        <w:t xml:space="preserve">Decision: </w:t>
      </w:r>
      <w:r w:rsidRPr="00777035">
        <w:t xml:space="preserve">The document is </w:t>
      </w:r>
      <w:r>
        <w:t>note</w:t>
      </w:r>
      <w:r w:rsidRPr="00777035">
        <w:t>d.</w:t>
      </w:r>
      <w:r>
        <w:t xml:space="preserve"> </w:t>
      </w:r>
    </w:p>
    <w:p w14:paraId="35C19476" w14:textId="77777777" w:rsidR="005D0065" w:rsidRDefault="005D0065" w:rsidP="00254752">
      <w:pPr>
        <w:ind w:left="720" w:hanging="720"/>
        <w:rPr>
          <w:b/>
        </w:rPr>
      </w:pPr>
    </w:p>
    <w:p w14:paraId="1A28CD31" w14:textId="5D6B128F" w:rsidR="00254752" w:rsidRPr="00F53070" w:rsidRDefault="00603E09" w:rsidP="00254752">
      <w:pPr>
        <w:ind w:left="720" w:hanging="720"/>
        <w:rPr>
          <w:b/>
          <w:lang w:eastAsia="x-none"/>
        </w:rPr>
      </w:pPr>
      <w:hyperlink r:id="rId2430" w:history="1">
        <w:r w:rsidR="00FE4C7E">
          <w:rPr>
            <w:rStyle w:val="Hyperlink"/>
            <w:b/>
            <w:lang w:eastAsia="x-none"/>
          </w:rPr>
          <w:t>R1-1804476</w:t>
        </w:r>
      </w:hyperlink>
      <w:r w:rsidR="00254752" w:rsidRPr="00F53070">
        <w:rPr>
          <w:b/>
          <w:lang w:eastAsia="x-none"/>
        </w:rPr>
        <w:tab/>
        <w:t>TR 38.874, Version 0.1.</w:t>
      </w:r>
      <w:r w:rsidR="00F53070" w:rsidRPr="00F53070">
        <w:rPr>
          <w:b/>
          <w:lang w:eastAsia="x-none"/>
        </w:rPr>
        <w:t>1</w:t>
      </w:r>
      <w:r w:rsidR="00F53070" w:rsidRPr="00F53070">
        <w:rPr>
          <w:b/>
          <w:lang w:eastAsia="x-none"/>
        </w:rPr>
        <w:tab/>
        <w:t>Samsung, Qualcomm, AT&amp;T, KDDI</w:t>
      </w:r>
    </w:p>
    <w:p w14:paraId="170C4002" w14:textId="78CB630C" w:rsidR="00F53070" w:rsidRDefault="00F53070" w:rsidP="00F53070">
      <w:r w:rsidRPr="00777035">
        <w:rPr>
          <w:b/>
        </w:rPr>
        <w:t xml:space="preserve">Decision: </w:t>
      </w:r>
      <w:r w:rsidRPr="00777035">
        <w:t xml:space="preserve">The document is </w:t>
      </w:r>
      <w:r>
        <w:t>note</w:t>
      </w:r>
      <w:r w:rsidRPr="00777035">
        <w:t>d.</w:t>
      </w:r>
      <w:r>
        <w:t xml:space="preserve"> For information only.</w:t>
      </w:r>
    </w:p>
    <w:p w14:paraId="3F2F0C52" w14:textId="2091C3C3" w:rsidR="004345A9" w:rsidRPr="00254752" w:rsidRDefault="00F53070" w:rsidP="00F53070">
      <w:r>
        <w:t>Huawei: far from being a skeleton TR – need to be revised during the week.</w:t>
      </w:r>
    </w:p>
    <w:p w14:paraId="2A548F84" w14:textId="77777777" w:rsidR="00254752" w:rsidRPr="00254752" w:rsidRDefault="00254752" w:rsidP="00F53070">
      <w:pPr>
        <w:pStyle w:val="Heading3"/>
      </w:pPr>
      <w:bookmarkStart w:id="5164" w:name="_Toc510867666"/>
      <w:bookmarkStart w:id="5165" w:name="_Toc514184736"/>
      <w:r w:rsidRPr="00254752">
        <w:t>Enhancements to support NR backhaul links</w:t>
      </w:r>
      <w:bookmarkEnd w:id="5164"/>
      <w:bookmarkEnd w:id="5165"/>
    </w:p>
    <w:p w14:paraId="6EC046C7" w14:textId="1A7EAAC6" w:rsidR="00F53070" w:rsidRDefault="00603E09" w:rsidP="00F53070">
      <w:pPr>
        <w:ind w:left="720" w:hanging="720"/>
        <w:rPr>
          <w:b/>
          <w:lang w:eastAsia="x-none"/>
        </w:rPr>
      </w:pPr>
      <w:hyperlink r:id="rId2431" w:history="1">
        <w:r w:rsidR="00FE4C7E">
          <w:rPr>
            <w:rStyle w:val="Hyperlink"/>
            <w:b/>
            <w:lang w:eastAsia="x-none"/>
          </w:rPr>
          <w:t>R1-1804620</w:t>
        </w:r>
      </w:hyperlink>
      <w:r w:rsidR="00F53070" w:rsidRPr="00F53070">
        <w:rPr>
          <w:b/>
          <w:lang w:eastAsia="x-none"/>
        </w:rPr>
        <w:tab/>
        <w:t>Enhancements to support NR backhaul links</w:t>
      </w:r>
      <w:r w:rsidR="00F53070" w:rsidRPr="00F53070">
        <w:rPr>
          <w:b/>
          <w:lang w:eastAsia="x-none"/>
        </w:rPr>
        <w:tab/>
        <w:t>Nokia, Nokia Shanghai Bell</w:t>
      </w:r>
    </w:p>
    <w:p w14:paraId="67A2F464" w14:textId="77777777" w:rsidR="00F53070" w:rsidRPr="00F53070" w:rsidRDefault="00F53070" w:rsidP="00BC4EF6">
      <w:pPr>
        <w:pStyle w:val="ListParagraph"/>
        <w:numPr>
          <w:ilvl w:val="0"/>
          <w:numId w:val="118"/>
        </w:numPr>
        <w:rPr>
          <w:lang w:val="en-US"/>
        </w:rPr>
      </w:pPr>
      <w:r w:rsidRPr="00F53070">
        <w:rPr>
          <w:lang w:val="en-US"/>
        </w:rPr>
        <w:t>Observation 1: From RAN1 point of view, NR Rel-15 provides a very good baseline for IAB operation.</w:t>
      </w:r>
    </w:p>
    <w:p w14:paraId="71869B48" w14:textId="77777777" w:rsidR="00F53070" w:rsidRPr="00F53070" w:rsidRDefault="00F53070" w:rsidP="00BC4EF6">
      <w:pPr>
        <w:pStyle w:val="ListParagraph"/>
        <w:numPr>
          <w:ilvl w:val="0"/>
          <w:numId w:val="118"/>
        </w:numPr>
      </w:pPr>
      <w:r w:rsidRPr="00F53070">
        <w:t>Observation 2: Depending on the allocation scheme of BH/Access slots, there could be a shortage of DL Access slots available for IAB Node’s SS/PBCH block transmission.</w:t>
      </w:r>
    </w:p>
    <w:p w14:paraId="54001C21" w14:textId="77777777" w:rsidR="00F53070" w:rsidRPr="00F53070" w:rsidRDefault="00F53070" w:rsidP="00BC4EF6">
      <w:pPr>
        <w:pStyle w:val="ListParagraph"/>
        <w:numPr>
          <w:ilvl w:val="0"/>
          <w:numId w:val="118"/>
        </w:numPr>
      </w:pPr>
      <w:r w:rsidRPr="00F53070">
        <w:lastRenderedPageBreak/>
        <w:t>Observation 3: To enable monitoring between all IAB Nodes, IAB measurement gaps must be introduced: RX in a slot that is normally used for transmission or TX in a slot that is normally for reception.</w:t>
      </w:r>
    </w:p>
    <w:p w14:paraId="23440B50" w14:textId="77777777" w:rsidR="00F53070" w:rsidRPr="00F53070" w:rsidRDefault="00F53070" w:rsidP="00BC4EF6">
      <w:pPr>
        <w:pStyle w:val="ListParagraph"/>
        <w:numPr>
          <w:ilvl w:val="0"/>
          <w:numId w:val="118"/>
        </w:numPr>
      </w:pPr>
      <w:r w:rsidRPr="00F53070">
        <w:t>Observation 4: GC-PDCCH can enable interference coordination between DgNB cell and RN cell(s) with dynamic split between Access/BH in such that the network can be operated free from cross-link interference.</w:t>
      </w:r>
    </w:p>
    <w:p w14:paraId="3ED931E6" w14:textId="2EB3D83E" w:rsidR="00F53070" w:rsidRPr="00F53070" w:rsidRDefault="00F53070" w:rsidP="00BC4EF6">
      <w:pPr>
        <w:pStyle w:val="ListParagraph"/>
        <w:numPr>
          <w:ilvl w:val="0"/>
          <w:numId w:val="118"/>
        </w:numPr>
        <w:rPr>
          <w:rFonts w:eastAsia="MS Mincho"/>
        </w:rPr>
      </w:pPr>
      <w:r w:rsidRPr="00F53070">
        <w:rPr>
          <w:rFonts w:eastAsia="MS Mincho"/>
        </w:rPr>
        <w:t>Observation 5: Synchronization requirements can be met in typical IAB deployment scenario according to current knowledge about the specified TA adjustment granularity (separately for each numerology), UE TX timing error limits and TA adjustment accuracy.</w:t>
      </w:r>
    </w:p>
    <w:p w14:paraId="2D5C2776" w14:textId="77777777" w:rsidR="00F53070" w:rsidRPr="00F53070" w:rsidRDefault="00F53070" w:rsidP="00BC4EF6">
      <w:pPr>
        <w:pStyle w:val="ListParagraph"/>
        <w:numPr>
          <w:ilvl w:val="0"/>
          <w:numId w:val="118"/>
        </w:numPr>
      </w:pPr>
      <w:r w:rsidRPr="00F53070">
        <w:t>Proposal 1: The number of hops is determined by the propagation environment where the topology is constructed to maximize system spectral efficiency and minimize latency. There should be no specified limit on the number of hops, but instead, it should be governed by the propagation environment.</w:t>
      </w:r>
    </w:p>
    <w:p w14:paraId="3B3C07F2" w14:textId="4E412FDA" w:rsidR="00F53070" w:rsidRPr="00F53070" w:rsidRDefault="00F53070" w:rsidP="00BC4EF6">
      <w:pPr>
        <w:pStyle w:val="ListParagraph"/>
        <w:numPr>
          <w:ilvl w:val="0"/>
          <w:numId w:val="118"/>
        </w:numPr>
        <w:rPr>
          <w:lang w:val="en-US" w:eastAsia="zh-CN"/>
        </w:rPr>
      </w:pPr>
      <w:r w:rsidRPr="00F53070">
        <w:rPr>
          <w:lang w:val="en-US" w:eastAsia="zh-CN"/>
        </w:rPr>
        <w:t>Proposal 2: Prioritize half-duplex scenario with TDM between access and backhaul in 3GPP studies.</w:t>
      </w:r>
    </w:p>
    <w:p w14:paraId="51E98DCD" w14:textId="38A2CCDA" w:rsidR="00F53070" w:rsidRPr="00F53070" w:rsidRDefault="00F53070" w:rsidP="00BC4EF6">
      <w:pPr>
        <w:pStyle w:val="ListParagraph"/>
        <w:numPr>
          <w:ilvl w:val="0"/>
          <w:numId w:val="118"/>
        </w:numPr>
        <w:rPr>
          <w:lang w:val="en-US" w:eastAsia="zh-CN"/>
        </w:rPr>
      </w:pPr>
      <w:r w:rsidRPr="00F53070">
        <w:rPr>
          <w:lang w:val="en-US" w:eastAsia="zh-CN"/>
        </w:rPr>
        <w:t>Proposal 3: GC-PDCCH enhancements are needed to facilitate dynamic resource allocation between the backhaul and access links.</w:t>
      </w:r>
    </w:p>
    <w:p w14:paraId="07F1E431" w14:textId="77777777" w:rsidR="00F53070" w:rsidRPr="00F53070" w:rsidRDefault="00F53070" w:rsidP="00BC4EF6">
      <w:pPr>
        <w:pStyle w:val="ListParagraph"/>
        <w:numPr>
          <w:ilvl w:val="0"/>
          <w:numId w:val="118"/>
        </w:numPr>
        <w:rPr>
          <w:lang w:val="en-US" w:eastAsia="zh-CN"/>
        </w:rPr>
      </w:pPr>
      <w:r w:rsidRPr="00F53070">
        <w:rPr>
          <w:lang w:val="en-US" w:eastAsia="zh-CN"/>
        </w:rPr>
        <w:t>Proposal 4: RN processing time capabilities need to be discussed as part of the IAB studies.</w:t>
      </w:r>
    </w:p>
    <w:p w14:paraId="65CBE2CC" w14:textId="77777777" w:rsidR="00F53070" w:rsidRPr="00F53070" w:rsidRDefault="00F53070" w:rsidP="00BC4EF6">
      <w:pPr>
        <w:pStyle w:val="ListParagraph"/>
        <w:numPr>
          <w:ilvl w:val="0"/>
          <w:numId w:val="118"/>
        </w:numPr>
        <w:rPr>
          <w:lang w:val="en-US"/>
        </w:rPr>
      </w:pPr>
      <w:r w:rsidRPr="00F53070">
        <w:rPr>
          <w:lang w:val="en-US"/>
        </w:rPr>
        <w:t xml:space="preserve">Proposal 5: IAB Nodes are measuring link quality to candidate nodes besides the active IAB connection(s). </w:t>
      </w:r>
    </w:p>
    <w:p w14:paraId="59C89263" w14:textId="77777777" w:rsidR="00F53070" w:rsidRPr="00F53070" w:rsidRDefault="00F53070" w:rsidP="00BC4EF6">
      <w:pPr>
        <w:pStyle w:val="ListParagraph"/>
        <w:numPr>
          <w:ilvl w:val="0"/>
          <w:numId w:val="118"/>
        </w:numPr>
        <w:rPr>
          <w:lang w:val="en-US"/>
        </w:rPr>
      </w:pPr>
      <w:r w:rsidRPr="00F53070">
        <w:rPr>
          <w:lang w:val="en-US"/>
        </w:rPr>
        <w:t>Proposal 6: Cross-link interference management related to half-duplex operation with SDM/FDM between access and backhaul needs to be considered as part of NR studies.</w:t>
      </w:r>
    </w:p>
    <w:p w14:paraId="7EA4B77A" w14:textId="77777777" w:rsidR="00F53070" w:rsidRPr="00F53070" w:rsidRDefault="00F53070" w:rsidP="00BC4EF6">
      <w:pPr>
        <w:pStyle w:val="ListParagraph"/>
        <w:numPr>
          <w:ilvl w:val="0"/>
          <w:numId w:val="118"/>
        </w:numPr>
      </w:pPr>
      <w:r w:rsidRPr="00F53070">
        <w:t>Proposal 7: Develop a unified cross-link interference management framework under single WI, e.g. flexible duplexing or MIMO, covering all potential use-cases, e.g. dynamic TDD and IAB, etc.</w:t>
      </w:r>
    </w:p>
    <w:p w14:paraId="267A3556" w14:textId="5DECD66B" w:rsidR="00F53070" w:rsidRPr="00F53070" w:rsidRDefault="00F53070" w:rsidP="00BC4EF6">
      <w:pPr>
        <w:pStyle w:val="ListParagraph"/>
        <w:numPr>
          <w:ilvl w:val="0"/>
          <w:numId w:val="118"/>
        </w:numPr>
        <w:spacing w:after="0"/>
        <w:ind w:left="714" w:hanging="357"/>
        <w:rPr>
          <w:rFonts w:eastAsia="MS Mincho"/>
        </w:rPr>
      </w:pPr>
      <w:r w:rsidRPr="00F53070">
        <w:rPr>
          <w:rFonts w:eastAsia="MS Mincho"/>
        </w:rPr>
        <w:t>Proposal 8. TA based synchronization can be taken as basis for IAB synchronization supporting also multi-hop scenarios.</w:t>
      </w:r>
    </w:p>
    <w:p w14:paraId="0CBCD3F5" w14:textId="76D9873B" w:rsidR="00F53070" w:rsidRDefault="00F53070" w:rsidP="00254752">
      <w:pPr>
        <w:ind w:left="720" w:hanging="720"/>
      </w:pPr>
      <w:r w:rsidRPr="00777035">
        <w:rPr>
          <w:b/>
        </w:rPr>
        <w:t xml:space="preserve">Decision: </w:t>
      </w:r>
      <w:r w:rsidRPr="00777035">
        <w:t xml:space="preserve">The document is </w:t>
      </w:r>
      <w:r>
        <w:t>note</w:t>
      </w:r>
      <w:r w:rsidRPr="00777035">
        <w:t>d.</w:t>
      </w:r>
      <w:r>
        <w:t xml:space="preserve"> </w:t>
      </w:r>
    </w:p>
    <w:p w14:paraId="211FAE3F" w14:textId="29CF8568" w:rsidR="00F53070" w:rsidRDefault="00F53070" w:rsidP="00254752">
      <w:pPr>
        <w:ind w:left="720" w:hanging="720"/>
      </w:pPr>
    </w:p>
    <w:p w14:paraId="016E8740" w14:textId="05FB0DF2" w:rsidR="00861797" w:rsidRDefault="00603E09" w:rsidP="00861797">
      <w:pPr>
        <w:ind w:left="720" w:hanging="720"/>
        <w:rPr>
          <w:b/>
          <w:lang w:eastAsia="x-none"/>
        </w:rPr>
      </w:pPr>
      <w:hyperlink r:id="rId2432" w:history="1">
        <w:r w:rsidR="00FE4C7E">
          <w:rPr>
            <w:rStyle w:val="Hyperlink"/>
            <w:b/>
            <w:lang w:eastAsia="x-none"/>
          </w:rPr>
          <w:t>R1-1804662</w:t>
        </w:r>
      </w:hyperlink>
      <w:r w:rsidR="00861797" w:rsidRPr="00861797">
        <w:rPr>
          <w:b/>
          <w:lang w:eastAsia="x-none"/>
        </w:rPr>
        <w:tab/>
        <w:t>Overview of Physical layer enhancements for IAB</w:t>
      </w:r>
      <w:r w:rsidR="00861797" w:rsidRPr="00861797">
        <w:rPr>
          <w:b/>
          <w:lang w:eastAsia="x-none"/>
        </w:rPr>
        <w:tab/>
        <w:t>AT&amp;T</w:t>
      </w:r>
    </w:p>
    <w:p w14:paraId="055F3952" w14:textId="77777777" w:rsidR="00861797" w:rsidRPr="00861797" w:rsidRDefault="00861797" w:rsidP="00BC4EF6">
      <w:pPr>
        <w:pStyle w:val="ListParagraph"/>
        <w:numPr>
          <w:ilvl w:val="0"/>
          <w:numId w:val="120"/>
        </w:numPr>
        <w:spacing w:after="0"/>
        <w:ind w:left="714" w:hanging="357"/>
        <w:rPr>
          <w:lang w:eastAsia="ko-KR"/>
        </w:rPr>
      </w:pPr>
      <w:r w:rsidRPr="00861797">
        <w:rPr>
          <w:lang w:eastAsia="ko-KR"/>
        </w:rPr>
        <w:t>Proposal 1: IAB should support the same physical layer signals and procedures designed for access UEs performing initial access and link management (e.g. RLM/RRM) for IAB node discovery and topology/route management.</w:t>
      </w:r>
    </w:p>
    <w:p w14:paraId="3126BE38" w14:textId="77777777" w:rsidR="00861797" w:rsidRPr="00861797" w:rsidRDefault="00861797" w:rsidP="00BC4EF6">
      <w:pPr>
        <w:pStyle w:val="ListParagraph"/>
        <w:numPr>
          <w:ilvl w:val="0"/>
          <w:numId w:val="120"/>
        </w:numPr>
        <w:spacing w:after="0"/>
        <w:ind w:left="714" w:hanging="357"/>
        <w:rPr>
          <w:lang w:eastAsia="ko-KR"/>
        </w:rPr>
      </w:pPr>
      <w:r w:rsidRPr="00861797">
        <w:rPr>
          <w:lang w:eastAsia="ko-KR"/>
        </w:rPr>
        <w:t>Proposal 2: The multiplexing of initial access signals (e.g. SSB, RACH, and CSI-RS for RRM) should consider multi-hop topologies and half-duplex constraints at IAB nodes.</w:t>
      </w:r>
    </w:p>
    <w:p w14:paraId="365C27C0" w14:textId="77777777" w:rsidR="00861797" w:rsidRPr="00861797" w:rsidRDefault="00861797" w:rsidP="00BC4EF6">
      <w:pPr>
        <w:pStyle w:val="ListParagraph"/>
        <w:numPr>
          <w:ilvl w:val="0"/>
          <w:numId w:val="120"/>
        </w:numPr>
        <w:spacing w:after="0"/>
        <w:ind w:left="714" w:hanging="357"/>
        <w:rPr>
          <w:lang w:eastAsia="ko-KR"/>
        </w:rPr>
      </w:pPr>
      <w:r w:rsidRPr="00861797">
        <w:rPr>
          <w:lang w:eastAsia="ko-KR"/>
        </w:rPr>
        <w:t>Proposal 3: The resources and respective transmission periods for signals required for initial access and RLM/RRM of backhaul link should be separately configured from the parameters used by access UEs.</w:t>
      </w:r>
    </w:p>
    <w:p w14:paraId="086DB1D4" w14:textId="77777777" w:rsidR="00861797" w:rsidRPr="00861797" w:rsidRDefault="00861797" w:rsidP="00BC4EF6">
      <w:pPr>
        <w:pStyle w:val="ListParagraph"/>
        <w:numPr>
          <w:ilvl w:val="0"/>
          <w:numId w:val="120"/>
        </w:numPr>
        <w:spacing w:after="0"/>
        <w:ind w:left="714" w:hanging="357"/>
        <w:rPr>
          <w:lang w:eastAsia="ko-KR"/>
        </w:rPr>
      </w:pPr>
      <w:r w:rsidRPr="00861797">
        <w:rPr>
          <w:lang w:eastAsia="ko-KR"/>
        </w:rPr>
        <w:t>Proposal 4: RAN1 should study mechanisms for efficient multiplexing of access/backhaul traffic across multiple hops considering a per IAB-node half-duplex constraint.</w:t>
      </w:r>
    </w:p>
    <w:p w14:paraId="734BCF4E" w14:textId="77777777" w:rsidR="00861797" w:rsidRPr="00861797" w:rsidRDefault="00861797" w:rsidP="00BC4EF6">
      <w:pPr>
        <w:pStyle w:val="ListParagraph"/>
        <w:numPr>
          <w:ilvl w:val="0"/>
          <w:numId w:val="120"/>
        </w:numPr>
        <w:spacing w:after="0"/>
        <w:ind w:left="714" w:hanging="357"/>
        <w:rPr>
          <w:rFonts w:eastAsia="Times New Roman"/>
          <w:color w:val="000000"/>
          <w:kern w:val="24"/>
          <w:lang w:val="en-US"/>
        </w:rPr>
      </w:pPr>
      <w:r w:rsidRPr="00861797">
        <w:rPr>
          <w:rFonts w:eastAsia="Times New Roman"/>
          <w:color w:val="000000"/>
          <w:kern w:val="24"/>
          <w:lang w:val="en-US"/>
        </w:rPr>
        <w:t xml:space="preserve">Proposal 5: Cross link interference measurement and mitigation is critical for the operation of IAB. </w:t>
      </w:r>
    </w:p>
    <w:p w14:paraId="3E5CD381" w14:textId="77777777" w:rsidR="00861797" w:rsidRPr="00861797" w:rsidRDefault="00861797" w:rsidP="00BC4EF6">
      <w:pPr>
        <w:pStyle w:val="ListParagraph"/>
        <w:numPr>
          <w:ilvl w:val="0"/>
          <w:numId w:val="120"/>
        </w:numPr>
        <w:spacing w:after="0"/>
        <w:ind w:left="714" w:hanging="357"/>
        <w:rPr>
          <w:rFonts w:eastAsia="Times New Roman"/>
          <w:color w:val="000000"/>
          <w:kern w:val="24"/>
          <w:lang w:val="en-US"/>
        </w:rPr>
      </w:pPr>
      <w:r w:rsidRPr="00861797">
        <w:rPr>
          <w:rFonts w:eastAsia="Times New Roman"/>
          <w:color w:val="000000"/>
          <w:kern w:val="24"/>
          <w:lang w:val="en-US"/>
        </w:rPr>
        <w:t xml:space="preserve">Proposal 6: IAB should make use of different interference measurement categories and components to enable CLI mitigation and cancellation. </w:t>
      </w:r>
    </w:p>
    <w:p w14:paraId="4767418E" w14:textId="6F5691F3" w:rsidR="00861797" w:rsidRPr="00861797" w:rsidRDefault="00861797" w:rsidP="00BC4EF6">
      <w:pPr>
        <w:pStyle w:val="ListParagraph"/>
        <w:numPr>
          <w:ilvl w:val="0"/>
          <w:numId w:val="120"/>
        </w:numPr>
        <w:spacing w:after="0"/>
        <w:ind w:left="714" w:hanging="357"/>
        <w:rPr>
          <w:lang w:eastAsia="ko-KR"/>
        </w:rPr>
      </w:pPr>
      <w:r w:rsidRPr="00861797">
        <w:rPr>
          <w:lang w:eastAsia="ko-KR"/>
        </w:rPr>
        <w:t xml:space="preserve">Proposal 7: Consider to support 8 layers of PUSCH transmission in the spec. </w:t>
      </w:r>
    </w:p>
    <w:p w14:paraId="64CD7A6D" w14:textId="77777777" w:rsidR="00861797" w:rsidRDefault="00861797" w:rsidP="00861797">
      <w:pPr>
        <w:ind w:left="720" w:hanging="720"/>
      </w:pPr>
      <w:r w:rsidRPr="00777035">
        <w:rPr>
          <w:b/>
        </w:rPr>
        <w:t xml:space="preserve">Decision: </w:t>
      </w:r>
      <w:r w:rsidRPr="00777035">
        <w:t xml:space="preserve">The document is </w:t>
      </w:r>
      <w:r>
        <w:t>note</w:t>
      </w:r>
      <w:r w:rsidRPr="00777035">
        <w:t>d.</w:t>
      </w:r>
      <w:r>
        <w:t xml:space="preserve"> </w:t>
      </w:r>
    </w:p>
    <w:p w14:paraId="193DAF64" w14:textId="644CE286" w:rsidR="00F53070" w:rsidRDefault="00F53070" w:rsidP="00254752">
      <w:pPr>
        <w:ind w:left="720" w:hanging="720"/>
      </w:pPr>
    </w:p>
    <w:p w14:paraId="50F10FEA" w14:textId="09A42F39" w:rsidR="00861797" w:rsidRDefault="00603E09" w:rsidP="00861797">
      <w:pPr>
        <w:ind w:left="720" w:hanging="720"/>
        <w:rPr>
          <w:b/>
          <w:lang w:eastAsia="x-none"/>
        </w:rPr>
      </w:pPr>
      <w:hyperlink r:id="rId2433" w:history="1">
        <w:r w:rsidR="00FE4C7E">
          <w:rPr>
            <w:rStyle w:val="Hyperlink"/>
            <w:b/>
            <w:lang w:eastAsia="x-none"/>
          </w:rPr>
          <w:t>R1-1804835</w:t>
        </w:r>
      </w:hyperlink>
      <w:r w:rsidR="00861797" w:rsidRPr="00861797">
        <w:rPr>
          <w:b/>
          <w:lang w:eastAsia="x-none"/>
        </w:rPr>
        <w:tab/>
        <w:t>Enhancements to support NR backhaul links</w:t>
      </w:r>
      <w:r w:rsidR="00861797" w:rsidRPr="00861797">
        <w:rPr>
          <w:b/>
          <w:lang w:eastAsia="x-none"/>
        </w:rPr>
        <w:tab/>
        <w:t>Qualcomm Incorporated</w:t>
      </w:r>
    </w:p>
    <w:p w14:paraId="6CC90B2B" w14:textId="77777777" w:rsidR="00861797" w:rsidRPr="00861797" w:rsidRDefault="00861797" w:rsidP="00BC4EF6">
      <w:pPr>
        <w:pStyle w:val="ListParagraph"/>
        <w:numPr>
          <w:ilvl w:val="0"/>
          <w:numId w:val="119"/>
        </w:numPr>
        <w:spacing w:after="0"/>
        <w:ind w:left="714" w:hanging="357"/>
      </w:pPr>
      <w:r w:rsidRPr="00861797">
        <w:t>Proposal 1: RAN1 should strive for a common design, as NR access, to support NR backhaul links.</w:t>
      </w:r>
    </w:p>
    <w:p w14:paraId="77BE5865" w14:textId="77777777" w:rsidR="00861797" w:rsidRPr="00861797" w:rsidRDefault="00861797" w:rsidP="00BC4EF6">
      <w:pPr>
        <w:pStyle w:val="ListParagraph"/>
        <w:numPr>
          <w:ilvl w:val="0"/>
          <w:numId w:val="119"/>
        </w:numPr>
        <w:spacing w:after="0"/>
        <w:ind w:left="714" w:hanging="357"/>
      </w:pPr>
      <w:r w:rsidRPr="00861797">
        <w:t>Observation 1: access and backhaul have several differences at both link-level and system-level.</w:t>
      </w:r>
    </w:p>
    <w:p w14:paraId="5C520A8F" w14:textId="77777777" w:rsidR="00861797" w:rsidRPr="00861797" w:rsidRDefault="00861797" w:rsidP="00BC4EF6">
      <w:pPr>
        <w:pStyle w:val="ListParagraph"/>
        <w:numPr>
          <w:ilvl w:val="0"/>
          <w:numId w:val="119"/>
        </w:numPr>
        <w:spacing w:after="0"/>
        <w:ind w:left="714" w:hanging="357"/>
      </w:pPr>
      <w:r w:rsidRPr="00861797">
        <w:t xml:space="preserve">Proposal 2: RAN1 should identify the aspects of NR-IAB that require a new design or a modification of the NR access design. RAN1 should deprioritize any design optimization for NR-IAB. </w:t>
      </w:r>
    </w:p>
    <w:p w14:paraId="526BF121" w14:textId="77777777" w:rsidR="00861797" w:rsidRPr="00861797" w:rsidRDefault="00861797" w:rsidP="00BC4EF6">
      <w:pPr>
        <w:pStyle w:val="ListParagraph"/>
        <w:numPr>
          <w:ilvl w:val="0"/>
          <w:numId w:val="119"/>
        </w:numPr>
        <w:spacing w:after="0"/>
        <w:ind w:left="714" w:hanging="357"/>
      </w:pPr>
      <w:r w:rsidRPr="00861797">
        <w:t>Observation 2: an IAB-node can act as a UE and follow the same initial access procedure, including cell search, SI acquisition, and random access, in order to initially integrate to an IAB network.</w:t>
      </w:r>
    </w:p>
    <w:p w14:paraId="120E6F62" w14:textId="77777777" w:rsidR="00861797" w:rsidRPr="00861797" w:rsidRDefault="00861797" w:rsidP="00BC4EF6">
      <w:pPr>
        <w:pStyle w:val="ListParagraph"/>
        <w:numPr>
          <w:ilvl w:val="0"/>
          <w:numId w:val="119"/>
        </w:numPr>
        <w:spacing w:after="0"/>
        <w:ind w:left="714" w:hanging="357"/>
      </w:pPr>
      <w:r w:rsidRPr="00861797">
        <w:t>Observation 3: over a BH link, an IAB-node can adopt UE functionality (UE-F) and leverage the NR access design for various control/data channels, reference signals, and procedures (e.g. RRM, RLM, beam management, mobility management).</w:t>
      </w:r>
    </w:p>
    <w:p w14:paraId="4ED3C7C3" w14:textId="77777777" w:rsidR="00861797" w:rsidRPr="00861797" w:rsidRDefault="00861797" w:rsidP="00BC4EF6">
      <w:pPr>
        <w:pStyle w:val="ListParagraph"/>
        <w:numPr>
          <w:ilvl w:val="0"/>
          <w:numId w:val="119"/>
        </w:numPr>
        <w:spacing w:after="0"/>
        <w:ind w:left="714" w:hanging="357"/>
      </w:pPr>
      <w:r w:rsidRPr="00861797">
        <w:t>Proposal 3: RAN1 should further study inter-relay discovery procedure subject to half-duplex constraint.</w:t>
      </w:r>
    </w:p>
    <w:p w14:paraId="2DA3506B" w14:textId="77777777" w:rsidR="00861797" w:rsidRPr="00861797" w:rsidRDefault="00861797" w:rsidP="00BC4EF6">
      <w:pPr>
        <w:pStyle w:val="ListParagraph"/>
        <w:numPr>
          <w:ilvl w:val="0"/>
          <w:numId w:val="119"/>
        </w:numPr>
        <w:spacing w:after="0"/>
        <w:ind w:left="714" w:hanging="357"/>
      </w:pPr>
      <w:r w:rsidRPr="00861797">
        <w:t>Proposal 4: Timing alignment across multi-hop NR-IAB network should be studied.</w:t>
      </w:r>
    </w:p>
    <w:p w14:paraId="6D50E4C5" w14:textId="77777777" w:rsidR="00861797" w:rsidRPr="00861797" w:rsidRDefault="00861797" w:rsidP="00BC4EF6">
      <w:pPr>
        <w:pStyle w:val="ListParagraph"/>
        <w:numPr>
          <w:ilvl w:val="0"/>
          <w:numId w:val="119"/>
        </w:numPr>
        <w:spacing w:after="0"/>
        <w:ind w:left="714" w:hanging="357"/>
      </w:pPr>
      <w:r w:rsidRPr="00861797">
        <w:t>Observation 4: Over-the-air (OTA) synchronization can be used to synchronize a multi-hop IAB network to the IAB-donors.</w:t>
      </w:r>
    </w:p>
    <w:p w14:paraId="536559D8" w14:textId="77777777" w:rsidR="00861797" w:rsidRPr="00861797" w:rsidRDefault="00861797" w:rsidP="00BC4EF6">
      <w:pPr>
        <w:pStyle w:val="ListParagraph"/>
        <w:numPr>
          <w:ilvl w:val="0"/>
          <w:numId w:val="119"/>
        </w:numPr>
        <w:spacing w:after="0"/>
        <w:ind w:left="714" w:hanging="357"/>
      </w:pPr>
      <w:r w:rsidRPr="00861797">
        <w:t>Proposal 5: It should further be investigated if the tolerance of multi-hop OTA synchronization is acceptable.</w:t>
      </w:r>
    </w:p>
    <w:p w14:paraId="72348C1B" w14:textId="77777777" w:rsidR="00861797" w:rsidRPr="00861797" w:rsidRDefault="00861797" w:rsidP="00BC4EF6">
      <w:pPr>
        <w:pStyle w:val="ListParagraph"/>
        <w:numPr>
          <w:ilvl w:val="0"/>
          <w:numId w:val="119"/>
        </w:numPr>
        <w:spacing w:after="0"/>
        <w:ind w:left="714" w:hanging="357"/>
      </w:pPr>
      <w:r w:rsidRPr="00861797">
        <w:t xml:space="preserve">Proposal 6: Network should synchronize the IAB-donors using the available techniques, e.g. using GPS/GNSS, Ethernet, etc. </w:t>
      </w:r>
    </w:p>
    <w:p w14:paraId="64EFE370" w14:textId="77777777" w:rsidR="00861797" w:rsidRPr="00861797" w:rsidRDefault="00861797" w:rsidP="00BC4EF6">
      <w:pPr>
        <w:pStyle w:val="ListParagraph"/>
        <w:numPr>
          <w:ilvl w:val="0"/>
          <w:numId w:val="119"/>
        </w:numPr>
        <w:spacing w:after="0"/>
        <w:ind w:left="714" w:hanging="357"/>
      </w:pPr>
      <w:r w:rsidRPr="00861797">
        <w:t xml:space="preserve">Observation 5: IAB resource partitioning must be such that the UEs can continue their normal operations with no issue and no need for modifications. </w:t>
      </w:r>
    </w:p>
    <w:p w14:paraId="61F534CC" w14:textId="77777777" w:rsidR="00861797" w:rsidRPr="00861797" w:rsidRDefault="00861797" w:rsidP="00BC4EF6">
      <w:pPr>
        <w:pStyle w:val="ListParagraph"/>
        <w:numPr>
          <w:ilvl w:val="1"/>
          <w:numId w:val="119"/>
        </w:numPr>
        <w:spacing w:after="0"/>
      </w:pPr>
      <w:r w:rsidRPr="00861797">
        <w:t>Details of the IAB resource partitioning is outside of RAN1 scope.</w:t>
      </w:r>
    </w:p>
    <w:p w14:paraId="22E6D798" w14:textId="77777777" w:rsidR="00861797" w:rsidRDefault="00861797" w:rsidP="00861797">
      <w:pPr>
        <w:ind w:left="720" w:hanging="720"/>
      </w:pPr>
      <w:r w:rsidRPr="00777035">
        <w:rPr>
          <w:b/>
        </w:rPr>
        <w:t xml:space="preserve">Decision: </w:t>
      </w:r>
      <w:r w:rsidRPr="00777035">
        <w:t xml:space="preserve">The document is </w:t>
      </w:r>
      <w:r>
        <w:t>note</w:t>
      </w:r>
      <w:r w:rsidRPr="00777035">
        <w:t>d.</w:t>
      </w:r>
      <w:r>
        <w:t xml:space="preserve"> </w:t>
      </w:r>
    </w:p>
    <w:p w14:paraId="749B2896" w14:textId="12DD506C" w:rsidR="00861797" w:rsidRDefault="00861797" w:rsidP="00254752">
      <w:pPr>
        <w:ind w:left="720" w:hanging="720"/>
      </w:pPr>
    </w:p>
    <w:p w14:paraId="35B2EF30" w14:textId="3C35D369" w:rsidR="00F21816" w:rsidRPr="004345A9" w:rsidRDefault="00F21816" w:rsidP="00F21816">
      <w:pPr>
        <w:ind w:left="720" w:hanging="720"/>
        <w:rPr>
          <w:lang w:eastAsia="x-none"/>
        </w:rPr>
      </w:pPr>
      <w:r w:rsidRPr="008720B5">
        <w:rPr>
          <w:b/>
          <w:lang w:eastAsia="x-none"/>
        </w:rPr>
        <w:t>Wednesday's wrap-up:</w:t>
      </w:r>
      <w:r w:rsidRPr="00F21816">
        <w:rPr>
          <w:lang w:eastAsia="x-none"/>
        </w:rPr>
        <w:t xml:space="preserve"> Discuss further offline – Thomas (AT&amp;T)</w:t>
      </w:r>
    </w:p>
    <w:p w14:paraId="4F62FDCD" w14:textId="77777777" w:rsidR="00F21816" w:rsidRDefault="00F21816" w:rsidP="00254752">
      <w:pPr>
        <w:ind w:left="720" w:hanging="720"/>
      </w:pPr>
    </w:p>
    <w:p w14:paraId="3EC8B52A" w14:textId="3D3F5013" w:rsidR="00F21816" w:rsidRPr="00F21816" w:rsidRDefault="00F21816" w:rsidP="00254752">
      <w:pPr>
        <w:ind w:left="720" w:hanging="720"/>
        <w:rPr>
          <w:b/>
        </w:rPr>
      </w:pPr>
      <w:r w:rsidRPr="00F21816">
        <w:rPr>
          <w:b/>
        </w:rPr>
        <w:lastRenderedPageBreak/>
        <w:t>Thursday</w:t>
      </w:r>
    </w:p>
    <w:p w14:paraId="5C2B2E08" w14:textId="4C73E8CF" w:rsidR="00F21816" w:rsidRPr="00F21816" w:rsidRDefault="00603E09" w:rsidP="00F21816">
      <w:pPr>
        <w:ind w:left="720" w:hanging="720"/>
        <w:rPr>
          <w:b/>
        </w:rPr>
      </w:pPr>
      <w:hyperlink r:id="rId2434" w:history="1">
        <w:r w:rsidR="00FE4C7E">
          <w:rPr>
            <w:rStyle w:val="Hyperlink"/>
            <w:b/>
          </w:rPr>
          <w:t>R1-1805673</w:t>
        </w:r>
      </w:hyperlink>
      <w:r w:rsidR="00F21816" w:rsidRPr="00F21816">
        <w:rPr>
          <w:b/>
        </w:rPr>
        <w:tab/>
        <w:t>Summary of 7.7.1 Enhancements to support NR backhaul links</w:t>
      </w:r>
      <w:r w:rsidR="00F21816" w:rsidRPr="00F21816">
        <w:rPr>
          <w:b/>
        </w:rPr>
        <w:tab/>
        <w:t>AT&amp;T</w:t>
      </w:r>
    </w:p>
    <w:p w14:paraId="59A2581B" w14:textId="77777777" w:rsidR="00F21816" w:rsidRDefault="00F21816" w:rsidP="00F21816">
      <w:pPr>
        <w:ind w:left="720" w:hanging="720"/>
      </w:pPr>
      <w:r w:rsidRPr="00777035">
        <w:rPr>
          <w:b/>
        </w:rPr>
        <w:t xml:space="preserve">Decision: </w:t>
      </w:r>
      <w:r w:rsidRPr="00777035">
        <w:t xml:space="preserve">The document is </w:t>
      </w:r>
      <w:r>
        <w:t>note</w:t>
      </w:r>
      <w:r w:rsidRPr="00777035">
        <w:t>d.</w:t>
      </w:r>
      <w:r>
        <w:t xml:space="preserve"> </w:t>
      </w:r>
    </w:p>
    <w:p w14:paraId="42472C09" w14:textId="471CAA14" w:rsidR="00F21816" w:rsidRDefault="00F21816" w:rsidP="00F21816">
      <w:pPr>
        <w:ind w:left="720" w:hanging="720"/>
      </w:pPr>
    </w:p>
    <w:p w14:paraId="440CB03D" w14:textId="4AA8A39B" w:rsidR="008720B5" w:rsidRPr="008720B5" w:rsidRDefault="008720B5" w:rsidP="008720B5">
      <w:pPr>
        <w:ind w:left="720" w:hanging="720"/>
        <w:rPr>
          <w:rFonts w:ascii="Times New Roman" w:hAnsi="Times New Roman"/>
          <w:szCs w:val="20"/>
          <w:lang w:eastAsia="x-none"/>
        </w:rPr>
      </w:pPr>
      <w:r w:rsidRPr="008720B5">
        <w:rPr>
          <w:rFonts w:ascii="Times New Roman" w:hAnsi="Times New Roman"/>
          <w:szCs w:val="20"/>
          <w:highlight w:val="green"/>
          <w:lang w:eastAsia="x-none"/>
        </w:rPr>
        <w:t>Agreement</w:t>
      </w:r>
      <w:r w:rsidRPr="008720B5">
        <w:rPr>
          <w:rFonts w:ascii="Times New Roman" w:hAnsi="Times New Roman"/>
          <w:szCs w:val="20"/>
          <w:lang w:eastAsia="x-none"/>
        </w:rPr>
        <w:t>:</w:t>
      </w:r>
    </w:p>
    <w:p w14:paraId="35D20048" w14:textId="77777777" w:rsidR="008720B5" w:rsidRPr="008720B5" w:rsidRDefault="008720B5" w:rsidP="00BC4EF6">
      <w:pPr>
        <w:pStyle w:val="ListParagraph"/>
        <w:numPr>
          <w:ilvl w:val="0"/>
          <w:numId w:val="187"/>
        </w:numPr>
        <w:rPr>
          <w:b/>
          <w:lang w:eastAsia="ko-KR"/>
        </w:rPr>
      </w:pPr>
      <w:r w:rsidRPr="008720B5">
        <w:rPr>
          <w:lang w:eastAsia="ko-KR"/>
        </w:rPr>
        <w:t>The Release 15 NR physical layer should be the starting point for the physical layer of the IAB backhaul link.</w:t>
      </w:r>
    </w:p>
    <w:p w14:paraId="5461A81E" w14:textId="77777777" w:rsidR="008720B5" w:rsidRPr="008720B5" w:rsidRDefault="008720B5" w:rsidP="008720B5">
      <w:pPr>
        <w:rPr>
          <w:rFonts w:ascii="Times New Roman" w:hAnsi="Times New Roman"/>
        </w:rPr>
      </w:pPr>
    </w:p>
    <w:p w14:paraId="417B5832" w14:textId="77777777" w:rsidR="008720B5" w:rsidRPr="008720B5" w:rsidRDefault="008720B5" w:rsidP="008720B5">
      <w:pPr>
        <w:ind w:left="720" w:hanging="720"/>
        <w:rPr>
          <w:rFonts w:ascii="Times New Roman" w:hAnsi="Times New Roman"/>
          <w:szCs w:val="20"/>
          <w:lang w:eastAsia="x-none"/>
        </w:rPr>
      </w:pPr>
      <w:r w:rsidRPr="008720B5">
        <w:rPr>
          <w:rFonts w:ascii="Times New Roman" w:hAnsi="Times New Roman"/>
          <w:szCs w:val="20"/>
          <w:highlight w:val="green"/>
          <w:lang w:eastAsia="x-none"/>
        </w:rPr>
        <w:t>Agreements</w:t>
      </w:r>
      <w:r w:rsidRPr="008720B5">
        <w:rPr>
          <w:rFonts w:ascii="Times New Roman" w:hAnsi="Times New Roman"/>
          <w:szCs w:val="20"/>
          <w:lang w:eastAsia="x-none"/>
        </w:rPr>
        <w:t>:</w:t>
      </w:r>
    </w:p>
    <w:p w14:paraId="33F35314" w14:textId="77777777" w:rsidR="008720B5" w:rsidRPr="008720B5" w:rsidRDefault="008720B5" w:rsidP="00BC4EF6">
      <w:pPr>
        <w:pStyle w:val="ListParagraph"/>
        <w:numPr>
          <w:ilvl w:val="0"/>
          <w:numId w:val="187"/>
        </w:numPr>
        <w:rPr>
          <w:lang w:eastAsia="ko-KR"/>
        </w:rPr>
      </w:pPr>
      <w:r w:rsidRPr="008720B5">
        <w:rPr>
          <w:lang w:eastAsia="ko-KR"/>
        </w:rPr>
        <w:t>An IAB-node can follow the same initial access procedure as an access UE, including cell search, SI acquisition, and random access, in order to connect to an IAB node/donor and initially integrate to the network.</w:t>
      </w:r>
    </w:p>
    <w:p w14:paraId="18C6E2BC" w14:textId="77777777" w:rsidR="008720B5" w:rsidRPr="008720B5" w:rsidRDefault="008720B5" w:rsidP="00BC4EF6">
      <w:pPr>
        <w:pStyle w:val="ListParagraph"/>
        <w:numPr>
          <w:ilvl w:val="0"/>
          <w:numId w:val="187"/>
        </w:numPr>
        <w:rPr>
          <w:lang w:eastAsia="ko-KR"/>
        </w:rPr>
      </w:pPr>
      <w:r w:rsidRPr="008720B5">
        <w:rPr>
          <w:lang w:eastAsia="ko-KR"/>
        </w:rPr>
        <w:t xml:space="preserve">Two cases: (1) donor and relay node share the same cell ID and (2) donor and relay maintain separate cell ID can be further studied. </w:t>
      </w:r>
    </w:p>
    <w:p w14:paraId="20F5102E" w14:textId="77777777" w:rsidR="008720B5" w:rsidRPr="008720B5" w:rsidRDefault="008720B5" w:rsidP="00BC4EF6">
      <w:pPr>
        <w:pStyle w:val="ListParagraph"/>
        <w:numPr>
          <w:ilvl w:val="1"/>
          <w:numId w:val="187"/>
        </w:numPr>
        <w:rPr>
          <w:lang w:eastAsia="ko-KR"/>
        </w:rPr>
      </w:pPr>
      <w:r w:rsidRPr="008720B5">
        <w:rPr>
          <w:lang w:eastAsia="ko-KR"/>
        </w:rPr>
        <w:t xml:space="preserve">Note: The feasibility of (1) may depend on architectures considered in RAN2/3. </w:t>
      </w:r>
    </w:p>
    <w:p w14:paraId="747A6BEE" w14:textId="77777777" w:rsidR="008720B5" w:rsidRPr="008720B5" w:rsidRDefault="008720B5" w:rsidP="00BC4EF6">
      <w:pPr>
        <w:pStyle w:val="ListParagraph"/>
        <w:numPr>
          <w:ilvl w:val="0"/>
          <w:numId w:val="187"/>
        </w:numPr>
        <w:rPr>
          <w:lang w:eastAsia="ko-KR"/>
        </w:rPr>
      </w:pPr>
      <w:r w:rsidRPr="008720B5">
        <w:rPr>
          <w:lang w:eastAsia="ko-KR"/>
        </w:rPr>
        <w:t xml:space="preserve">The SSB/CSI-RS based RRM measurement defined in NR R15 are considered as a starting point for IAB node discovery and measurement. </w:t>
      </w:r>
    </w:p>
    <w:p w14:paraId="178B84A5" w14:textId="77777777" w:rsidR="008720B5" w:rsidRPr="008720B5" w:rsidRDefault="008720B5" w:rsidP="00BC4EF6">
      <w:pPr>
        <w:pStyle w:val="ListParagraph"/>
        <w:numPr>
          <w:ilvl w:val="1"/>
          <w:numId w:val="187"/>
        </w:numPr>
        <w:rPr>
          <w:lang w:eastAsia="ko-KR"/>
        </w:rPr>
      </w:pPr>
      <w:r w:rsidRPr="008720B5">
        <w:rPr>
          <w:lang w:eastAsia="ko-KR"/>
        </w:rPr>
        <w:t>How to avoid conflicting SSB configurations among IAB nodes, as well as the feasibility of CSI-RS based IAB node discovery, should be studied.</w:t>
      </w:r>
    </w:p>
    <w:p w14:paraId="5E6C7918" w14:textId="77777777" w:rsidR="008720B5" w:rsidRPr="008720B5" w:rsidRDefault="008720B5" w:rsidP="00BC4EF6">
      <w:pPr>
        <w:pStyle w:val="ListParagraph"/>
        <w:numPr>
          <w:ilvl w:val="0"/>
          <w:numId w:val="187"/>
        </w:numPr>
        <w:rPr>
          <w:lang w:eastAsia="ko-KR"/>
        </w:rPr>
      </w:pPr>
      <w:r w:rsidRPr="008720B5">
        <w:rPr>
          <w:lang w:eastAsia="ko-KR"/>
        </w:rPr>
        <w:t>RAN1 should further study inter-relay discovery procedure subject to half-duplex constraint and multi-hop topologies.</w:t>
      </w:r>
    </w:p>
    <w:p w14:paraId="026E6EAE" w14:textId="77777777" w:rsidR="008720B5" w:rsidRPr="008720B5" w:rsidRDefault="008720B5" w:rsidP="008720B5">
      <w:pPr>
        <w:ind w:left="720" w:hanging="720"/>
        <w:rPr>
          <w:rFonts w:ascii="Times New Roman" w:hAnsi="Times New Roman"/>
          <w:szCs w:val="20"/>
          <w:lang w:eastAsia="x-none"/>
        </w:rPr>
      </w:pPr>
      <w:r w:rsidRPr="008720B5">
        <w:rPr>
          <w:rFonts w:ascii="Times New Roman" w:hAnsi="Times New Roman"/>
          <w:szCs w:val="20"/>
          <w:highlight w:val="green"/>
          <w:lang w:eastAsia="x-none"/>
        </w:rPr>
        <w:t>Agreements</w:t>
      </w:r>
      <w:r w:rsidRPr="008720B5">
        <w:rPr>
          <w:rFonts w:ascii="Times New Roman" w:hAnsi="Times New Roman"/>
          <w:szCs w:val="20"/>
          <w:lang w:eastAsia="x-none"/>
        </w:rPr>
        <w:t>:</w:t>
      </w:r>
    </w:p>
    <w:p w14:paraId="6198BE55" w14:textId="77777777" w:rsidR="008720B5" w:rsidRPr="008720B5" w:rsidRDefault="008720B5" w:rsidP="00BC4EF6">
      <w:pPr>
        <w:pStyle w:val="ListParagraph"/>
        <w:numPr>
          <w:ilvl w:val="0"/>
          <w:numId w:val="187"/>
        </w:numPr>
        <w:rPr>
          <w:lang w:eastAsia="ko-KR"/>
        </w:rPr>
      </w:pPr>
      <w:r w:rsidRPr="008720B5">
        <w:rPr>
          <w:lang w:eastAsia="ko-KR"/>
        </w:rPr>
        <w:t xml:space="preserve">Study the feasibility of over-the-air (OTA) synchronization and the impact of timing misalignment on IAB performance (e.g. the number of supportable hops). </w:t>
      </w:r>
    </w:p>
    <w:p w14:paraId="3BCABAC4" w14:textId="77777777" w:rsidR="008720B5" w:rsidRPr="008720B5" w:rsidRDefault="008720B5" w:rsidP="00BC4EF6">
      <w:pPr>
        <w:pStyle w:val="ListParagraph"/>
        <w:numPr>
          <w:ilvl w:val="0"/>
          <w:numId w:val="187"/>
        </w:numPr>
        <w:rPr>
          <w:rFonts w:eastAsia="Arial"/>
        </w:rPr>
      </w:pPr>
      <w:r w:rsidRPr="008720B5">
        <w:rPr>
          <w:lang w:eastAsia="ko-KR"/>
        </w:rPr>
        <w:t>Mechanisms for timing alignment across multi-hop NR-IAB networks should be studied.</w:t>
      </w:r>
      <w:r w:rsidRPr="008720B5">
        <w:rPr>
          <w:rFonts w:eastAsia="Arial"/>
        </w:rPr>
        <w:t xml:space="preserve"> </w:t>
      </w:r>
    </w:p>
    <w:p w14:paraId="6B6BD3A8" w14:textId="77777777" w:rsidR="008720B5" w:rsidRPr="008720B5" w:rsidRDefault="008720B5" w:rsidP="008720B5">
      <w:pPr>
        <w:ind w:left="720" w:hanging="720"/>
        <w:rPr>
          <w:rFonts w:ascii="Times New Roman" w:hAnsi="Times New Roman"/>
          <w:szCs w:val="20"/>
          <w:lang w:eastAsia="x-none"/>
        </w:rPr>
      </w:pPr>
      <w:r w:rsidRPr="008720B5">
        <w:rPr>
          <w:rFonts w:ascii="Times New Roman" w:hAnsi="Times New Roman"/>
          <w:szCs w:val="20"/>
          <w:highlight w:val="green"/>
          <w:lang w:eastAsia="x-none"/>
        </w:rPr>
        <w:t>Agreements</w:t>
      </w:r>
      <w:r w:rsidRPr="008720B5">
        <w:rPr>
          <w:rFonts w:ascii="Times New Roman" w:hAnsi="Times New Roman"/>
          <w:szCs w:val="20"/>
          <w:lang w:eastAsia="x-none"/>
        </w:rPr>
        <w:t>:</w:t>
      </w:r>
    </w:p>
    <w:p w14:paraId="22A3C7CC" w14:textId="77777777" w:rsidR="008720B5" w:rsidRPr="008720B5" w:rsidRDefault="008720B5" w:rsidP="00BC4EF6">
      <w:pPr>
        <w:pStyle w:val="ListParagraph"/>
        <w:numPr>
          <w:ilvl w:val="0"/>
          <w:numId w:val="187"/>
        </w:numPr>
        <w:rPr>
          <w:lang w:eastAsia="ko-KR"/>
        </w:rPr>
      </w:pPr>
      <w:r w:rsidRPr="008720B5">
        <w:rPr>
          <w:lang w:eastAsia="ko-KR"/>
        </w:rPr>
        <w:t xml:space="preserve">Measurements on multiple backhaul links for link management and route selection should be studied. </w:t>
      </w:r>
    </w:p>
    <w:p w14:paraId="0034A904" w14:textId="77777777" w:rsidR="008720B5" w:rsidRPr="008720B5" w:rsidRDefault="008720B5" w:rsidP="00BC4EF6">
      <w:pPr>
        <w:pStyle w:val="ListParagraph"/>
        <w:numPr>
          <w:ilvl w:val="0"/>
          <w:numId w:val="187"/>
        </w:numPr>
        <w:rPr>
          <w:lang w:eastAsia="ko-KR"/>
        </w:rPr>
      </w:pPr>
      <w:r w:rsidRPr="008720B5">
        <w:rPr>
          <w:lang w:eastAsia="ko-KR"/>
        </w:rPr>
        <w:t>Mechanisms for efficient route switching or transmission/reception on multiple backhaul links simultaneously (e.g. multi-TRP operation and intra-frequency dual connectivity) should be studied.</w:t>
      </w:r>
    </w:p>
    <w:p w14:paraId="7F44B200" w14:textId="77777777" w:rsidR="008720B5" w:rsidRPr="008720B5" w:rsidRDefault="008720B5" w:rsidP="00BC4EF6">
      <w:pPr>
        <w:pStyle w:val="ListParagraph"/>
        <w:numPr>
          <w:ilvl w:val="1"/>
          <w:numId w:val="187"/>
        </w:numPr>
        <w:rPr>
          <w:lang w:eastAsia="ko-KR"/>
        </w:rPr>
      </w:pPr>
      <w:r w:rsidRPr="008720B5">
        <w:rPr>
          <w:lang w:eastAsia="ko-KR"/>
        </w:rPr>
        <w:t xml:space="preserve">Note: The feasibility of (1) may depend on architectures considered in RAN2/3. </w:t>
      </w:r>
    </w:p>
    <w:p w14:paraId="096DA902" w14:textId="77777777" w:rsidR="008720B5" w:rsidRPr="008720B5" w:rsidRDefault="008720B5" w:rsidP="00BC4EF6">
      <w:pPr>
        <w:pStyle w:val="ListParagraph"/>
        <w:numPr>
          <w:ilvl w:val="0"/>
          <w:numId w:val="187"/>
        </w:numPr>
      </w:pPr>
      <w:r w:rsidRPr="008720B5">
        <w:t>Mechanisms for scheduling coordination, resource allocation, and route selection across IAB nodes/donors and multiple backhaul hops should be studied.</w:t>
      </w:r>
    </w:p>
    <w:p w14:paraId="4EF96F18" w14:textId="77777777" w:rsidR="008720B5" w:rsidRPr="008720B5" w:rsidRDefault="008720B5" w:rsidP="00BC4EF6">
      <w:pPr>
        <w:pStyle w:val="ListParagraph"/>
        <w:numPr>
          <w:ilvl w:val="0"/>
          <w:numId w:val="187"/>
        </w:numPr>
      </w:pPr>
      <w:r w:rsidRPr="008720B5">
        <w:t>Mechanisms for efficient TDM/FDM/SDM multiplexing of access/backhaul traffic across multiple hops considering an IAB-node half-duplex constraint should be studied.</w:t>
      </w:r>
    </w:p>
    <w:p w14:paraId="5227BC7E" w14:textId="77777777" w:rsidR="008720B5" w:rsidRPr="008720B5" w:rsidRDefault="008720B5" w:rsidP="00BC4EF6">
      <w:pPr>
        <w:pStyle w:val="ListParagraph"/>
        <w:numPr>
          <w:ilvl w:val="0"/>
          <w:numId w:val="187"/>
        </w:numPr>
      </w:pPr>
      <w:r w:rsidRPr="008720B5">
        <w:t>The impact of cross-link interference on access and backhaul links (including across multiple hops) should be studied.</w:t>
      </w:r>
    </w:p>
    <w:p w14:paraId="59770045" w14:textId="77777777" w:rsidR="008720B5" w:rsidRPr="008720B5" w:rsidRDefault="008720B5" w:rsidP="00BC4EF6">
      <w:pPr>
        <w:pStyle w:val="ListParagraph"/>
        <w:numPr>
          <w:ilvl w:val="0"/>
          <w:numId w:val="187"/>
        </w:numPr>
      </w:pPr>
      <w:r w:rsidRPr="008720B5">
        <w:t xml:space="preserve">Interference measurement and management solutions should be studied. </w:t>
      </w:r>
    </w:p>
    <w:p w14:paraId="45523062" w14:textId="77777777" w:rsidR="008720B5" w:rsidRPr="008720B5" w:rsidRDefault="008720B5" w:rsidP="00BC4EF6">
      <w:pPr>
        <w:pStyle w:val="ListParagraph"/>
        <w:numPr>
          <w:ilvl w:val="0"/>
          <w:numId w:val="187"/>
        </w:numPr>
      </w:pPr>
      <w:r w:rsidRPr="008720B5">
        <w:t>1024QAM for the backhaul link should be studied.</w:t>
      </w:r>
    </w:p>
    <w:p w14:paraId="7D16E6DB" w14:textId="77777777" w:rsidR="008720B5" w:rsidRPr="008720B5" w:rsidRDefault="008720B5" w:rsidP="00BC4EF6">
      <w:pPr>
        <w:pStyle w:val="ListParagraph"/>
        <w:numPr>
          <w:ilvl w:val="1"/>
          <w:numId w:val="187"/>
        </w:numPr>
      </w:pPr>
      <w:r w:rsidRPr="008720B5">
        <w:t xml:space="preserve">FFS: whether solutions should be specified as part of an IAB WI or other NR WI </w:t>
      </w:r>
    </w:p>
    <w:p w14:paraId="72A355CB" w14:textId="77777777" w:rsidR="008720B5" w:rsidRPr="008720B5" w:rsidRDefault="008720B5" w:rsidP="008720B5">
      <w:pPr>
        <w:ind w:left="720" w:hanging="720"/>
        <w:rPr>
          <w:rFonts w:ascii="Times New Roman" w:hAnsi="Times New Roman"/>
          <w:lang w:eastAsia="x-none"/>
        </w:rPr>
      </w:pPr>
    </w:p>
    <w:p w14:paraId="31B59F9A" w14:textId="77777777" w:rsidR="00F21816" w:rsidRPr="008720B5" w:rsidRDefault="00F21816" w:rsidP="00F21816">
      <w:pPr>
        <w:ind w:left="720" w:hanging="720"/>
        <w:rPr>
          <w:rFonts w:ascii="Times New Roman" w:hAnsi="Times New Roman"/>
        </w:rPr>
      </w:pPr>
    </w:p>
    <w:p w14:paraId="09129612" w14:textId="40DC96C7" w:rsidR="00254752" w:rsidRPr="00254752" w:rsidRDefault="00603E09" w:rsidP="00254752">
      <w:pPr>
        <w:ind w:left="720" w:hanging="720"/>
        <w:rPr>
          <w:lang w:eastAsia="x-none"/>
        </w:rPr>
      </w:pPr>
      <w:hyperlink r:id="rId2435" w:history="1">
        <w:r w:rsidR="00FE4C7E">
          <w:rPr>
            <w:rStyle w:val="Hyperlink"/>
            <w:lang w:eastAsia="x-none"/>
          </w:rPr>
          <w:t>R1-1803695</w:t>
        </w:r>
      </w:hyperlink>
      <w:r w:rsidR="00254752" w:rsidRPr="00254752">
        <w:rPr>
          <w:lang w:eastAsia="x-none"/>
        </w:rPr>
        <w:tab/>
        <w:t>Physical layer enhancement consideration on IAB</w:t>
      </w:r>
      <w:r w:rsidR="00254752" w:rsidRPr="00254752">
        <w:rPr>
          <w:lang w:eastAsia="x-none"/>
        </w:rPr>
        <w:tab/>
        <w:t>Huawei, HiSilicon</w:t>
      </w:r>
    </w:p>
    <w:p w14:paraId="2913DF39" w14:textId="57B6EA76" w:rsidR="00254752" w:rsidRPr="00254752" w:rsidRDefault="00603E09" w:rsidP="00254752">
      <w:pPr>
        <w:ind w:left="720" w:hanging="720"/>
        <w:rPr>
          <w:lang w:eastAsia="x-none"/>
        </w:rPr>
      </w:pPr>
      <w:hyperlink r:id="rId2436" w:history="1">
        <w:r w:rsidR="00FE4C7E">
          <w:rPr>
            <w:rStyle w:val="Hyperlink"/>
            <w:lang w:eastAsia="x-none"/>
          </w:rPr>
          <w:t>R1-1803990</w:t>
        </w:r>
      </w:hyperlink>
      <w:r w:rsidR="00254752" w:rsidRPr="00254752">
        <w:rPr>
          <w:lang w:eastAsia="x-none"/>
        </w:rPr>
        <w:tab/>
        <w:t>Discussion of resource allocation for IAB</w:t>
      </w:r>
      <w:r w:rsidR="00254752" w:rsidRPr="00254752">
        <w:rPr>
          <w:lang w:eastAsia="x-none"/>
        </w:rPr>
        <w:tab/>
        <w:t>OPPO</w:t>
      </w:r>
    </w:p>
    <w:p w14:paraId="7A674766" w14:textId="4BE82B0D" w:rsidR="00254752" w:rsidRPr="00254752" w:rsidRDefault="00603E09" w:rsidP="00254752">
      <w:pPr>
        <w:ind w:left="720" w:hanging="720"/>
        <w:rPr>
          <w:lang w:eastAsia="x-none"/>
        </w:rPr>
      </w:pPr>
      <w:hyperlink r:id="rId2437" w:history="1">
        <w:r w:rsidR="00FE4C7E">
          <w:rPr>
            <w:rStyle w:val="Hyperlink"/>
            <w:lang w:eastAsia="x-none"/>
          </w:rPr>
          <w:t>R1-1804110</w:t>
        </w:r>
      </w:hyperlink>
      <w:r w:rsidR="00254752" w:rsidRPr="00254752">
        <w:rPr>
          <w:lang w:eastAsia="x-none"/>
        </w:rPr>
        <w:tab/>
        <w:t>Discussion on deployment scenario and requirement for IAB</w:t>
      </w:r>
      <w:r w:rsidR="00254752" w:rsidRPr="00254752">
        <w:rPr>
          <w:lang w:eastAsia="x-none"/>
        </w:rPr>
        <w:tab/>
        <w:t>CMCC</w:t>
      </w:r>
    </w:p>
    <w:p w14:paraId="672B0F03" w14:textId="14D60081" w:rsidR="00254752" w:rsidRPr="00254752" w:rsidRDefault="00603E09" w:rsidP="00254752">
      <w:pPr>
        <w:ind w:left="720" w:hanging="720"/>
        <w:rPr>
          <w:lang w:eastAsia="x-none"/>
        </w:rPr>
      </w:pPr>
      <w:hyperlink r:id="rId2438" w:history="1">
        <w:r w:rsidR="00FE4C7E">
          <w:rPr>
            <w:rStyle w:val="Hyperlink"/>
            <w:lang w:eastAsia="x-none"/>
          </w:rPr>
          <w:t>R1-1804406</w:t>
        </w:r>
      </w:hyperlink>
      <w:r w:rsidR="00254752" w:rsidRPr="00254752">
        <w:rPr>
          <w:lang w:eastAsia="x-none"/>
        </w:rPr>
        <w:tab/>
        <w:t>Necessary Enhancements for NR IAB</w:t>
      </w:r>
      <w:r w:rsidR="00254752" w:rsidRPr="00254752">
        <w:rPr>
          <w:lang w:eastAsia="x-none"/>
        </w:rPr>
        <w:tab/>
        <w:t>Samsung</w:t>
      </w:r>
    </w:p>
    <w:p w14:paraId="79EBC2C6" w14:textId="0FAB8126" w:rsidR="00254752" w:rsidRPr="00254752" w:rsidRDefault="00603E09" w:rsidP="00254752">
      <w:pPr>
        <w:ind w:left="720" w:hanging="720"/>
        <w:rPr>
          <w:lang w:eastAsia="x-none"/>
        </w:rPr>
      </w:pPr>
      <w:hyperlink r:id="rId2439" w:history="1">
        <w:r w:rsidR="00FE4C7E">
          <w:rPr>
            <w:rStyle w:val="Hyperlink"/>
            <w:lang w:eastAsia="x-none"/>
          </w:rPr>
          <w:t>R1-1804504</w:t>
        </w:r>
      </w:hyperlink>
      <w:r w:rsidR="00254752" w:rsidRPr="00254752">
        <w:rPr>
          <w:lang w:eastAsia="x-none"/>
        </w:rPr>
        <w:tab/>
        <w:t>Multiplexing of IAB links</w:t>
      </w:r>
      <w:r w:rsidR="00254752" w:rsidRPr="00254752">
        <w:rPr>
          <w:lang w:eastAsia="x-none"/>
        </w:rPr>
        <w:tab/>
        <w:t>ZTE, Sanechips</w:t>
      </w:r>
    </w:p>
    <w:p w14:paraId="649C1A37" w14:textId="36D08635" w:rsidR="00254752" w:rsidRPr="00254752" w:rsidRDefault="00603E09" w:rsidP="00254752">
      <w:pPr>
        <w:ind w:left="720" w:hanging="720"/>
        <w:rPr>
          <w:lang w:eastAsia="x-none"/>
        </w:rPr>
      </w:pPr>
      <w:hyperlink r:id="rId2440" w:history="1">
        <w:r w:rsidR="00FE4C7E">
          <w:rPr>
            <w:rStyle w:val="Hyperlink"/>
            <w:lang w:eastAsia="x-none"/>
          </w:rPr>
          <w:t>R1-1804505</w:t>
        </w:r>
      </w:hyperlink>
      <w:r w:rsidR="00254752" w:rsidRPr="00254752">
        <w:rPr>
          <w:lang w:eastAsia="x-none"/>
        </w:rPr>
        <w:tab/>
        <w:t>IAB enhancements overview</w:t>
      </w:r>
      <w:r w:rsidR="00254752" w:rsidRPr="00254752">
        <w:rPr>
          <w:lang w:eastAsia="x-none"/>
        </w:rPr>
        <w:tab/>
        <w:t>ZTE, Sanechips</w:t>
      </w:r>
    </w:p>
    <w:p w14:paraId="53A6AC96" w14:textId="794CC927" w:rsidR="00254752" w:rsidRPr="00254752" w:rsidRDefault="00603E09" w:rsidP="00254752">
      <w:pPr>
        <w:ind w:left="720" w:hanging="720"/>
        <w:rPr>
          <w:lang w:eastAsia="x-none"/>
        </w:rPr>
      </w:pPr>
      <w:hyperlink r:id="rId2441" w:history="1">
        <w:r w:rsidR="00FE4C7E">
          <w:rPr>
            <w:rStyle w:val="Hyperlink"/>
            <w:lang w:eastAsia="x-none"/>
          </w:rPr>
          <w:t>R1-1804583</w:t>
        </w:r>
      </w:hyperlink>
      <w:r w:rsidR="00254752" w:rsidRPr="00254752">
        <w:rPr>
          <w:lang w:eastAsia="x-none"/>
        </w:rPr>
        <w:tab/>
        <w:t>Discussions on NR IAB support</w:t>
      </w:r>
      <w:r w:rsidR="00254752" w:rsidRPr="00254752">
        <w:rPr>
          <w:lang w:eastAsia="x-none"/>
        </w:rPr>
        <w:tab/>
        <w:t>LG Electronics</w:t>
      </w:r>
    </w:p>
    <w:p w14:paraId="3C37D2F4" w14:textId="55F153A4" w:rsidR="00254752" w:rsidRPr="00254752" w:rsidRDefault="00603E09" w:rsidP="00254752">
      <w:pPr>
        <w:ind w:left="720" w:hanging="720"/>
        <w:rPr>
          <w:lang w:eastAsia="x-none"/>
        </w:rPr>
      </w:pPr>
      <w:hyperlink r:id="rId2442" w:history="1">
        <w:r w:rsidR="00FE4C7E">
          <w:rPr>
            <w:rStyle w:val="Hyperlink"/>
            <w:lang w:eastAsia="x-none"/>
          </w:rPr>
          <w:t>R1-1804611</w:t>
        </w:r>
      </w:hyperlink>
      <w:r w:rsidR="00254752" w:rsidRPr="00254752">
        <w:rPr>
          <w:lang w:eastAsia="x-none"/>
        </w:rPr>
        <w:tab/>
        <w:t>NR enhancements to support integrated access and backhaul</w:t>
      </w:r>
      <w:r w:rsidR="00254752" w:rsidRPr="00254752">
        <w:rPr>
          <w:lang w:eastAsia="x-none"/>
        </w:rPr>
        <w:tab/>
        <w:t>Sony</w:t>
      </w:r>
    </w:p>
    <w:p w14:paraId="4384AC5B" w14:textId="036D6D1A" w:rsidR="00254752" w:rsidRPr="00254752" w:rsidRDefault="00603E09" w:rsidP="00254752">
      <w:pPr>
        <w:ind w:left="720" w:hanging="720"/>
        <w:rPr>
          <w:lang w:eastAsia="x-none"/>
        </w:rPr>
      </w:pPr>
      <w:hyperlink r:id="rId2443" w:history="1">
        <w:r w:rsidR="00FE4C7E">
          <w:rPr>
            <w:rStyle w:val="Hyperlink"/>
            <w:lang w:eastAsia="x-none"/>
          </w:rPr>
          <w:t>R1-1804755</w:t>
        </w:r>
      </w:hyperlink>
      <w:r w:rsidR="00254752" w:rsidRPr="00254752">
        <w:rPr>
          <w:lang w:eastAsia="x-none"/>
        </w:rPr>
        <w:tab/>
        <w:t>RAN1 related issues in IAB</w:t>
      </w:r>
      <w:r w:rsidR="00254752" w:rsidRPr="00254752">
        <w:rPr>
          <w:lang w:eastAsia="x-none"/>
        </w:rPr>
        <w:tab/>
        <w:t>Intel Corporation</w:t>
      </w:r>
    </w:p>
    <w:p w14:paraId="11BF73E5" w14:textId="2370C62D" w:rsidR="00254752" w:rsidRPr="00254752" w:rsidRDefault="00603E09" w:rsidP="00254752">
      <w:pPr>
        <w:ind w:left="720" w:hanging="720"/>
        <w:rPr>
          <w:lang w:eastAsia="x-none"/>
        </w:rPr>
      </w:pPr>
      <w:hyperlink r:id="rId2444" w:history="1">
        <w:r w:rsidR="00FE4C7E">
          <w:rPr>
            <w:rStyle w:val="Hyperlink"/>
            <w:lang w:eastAsia="x-none"/>
          </w:rPr>
          <w:t>R1-1805085</w:t>
        </w:r>
      </w:hyperlink>
      <w:r w:rsidR="00254752" w:rsidRPr="00254752">
        <w:rPr>
          <w:lang w:eastAsia="x-none"/>
        </w:rPr>
        <w:tab/>
        <w:t>Physical-layer aspects related to IAB</w:t>
      </w:r>
      <w:r w:rsidR="00254752" w:rsidRPr="00254752">
        <w:rPr>
          <w:lang w:eastAsia="x-none"/>
        </w:rPr>
        <w:tab/>
        <w:t>Nanjing Ericsson Panda Com Ltd</w:t>
      </w:r>
    </w:p>
    <w:p w14:paraId="78CDC42C" w14:textId="77777777" w:rsidR="00254752" w:rsidRPr="00254752" w:rsidRDefault="00254752" w:rsidP="00F53070">
      <w:pPr>
        <w:pStyle w:val="Heading3"/>
      </w:pPr>
      <w:bookmarkStart w:id="5166" w:name="_Toc510867667"/>
      <w:bookmarkStart w:id="5167" w:name="_Toc514184737"/>
      <w:r w:rsidRPr="00254752">
        <w:t>Evaluation methodology for NR IAB</w:t>
      </w:r>
      <w:bookmarkEnd w:id="5166"/>
      <w:bookmarkEnd w:id="5167"/>
    </w:p>
    <w:p w14:paraId="08EBBDBB" w14:textId="77777777" w:rsidR="00254752" w:rsidRPr="00254752" w:rsidRDefault="00254752" w:rsidP="00254752">
      <w:pPr>
        <w:ind w:left="720" w:hanging="720"/>
        <w:rPr>
          <w:i/>
          <w:lang w:eastAsia="x-none"/>
        </w:rPr>
      </w:pPr>
      <w:r w:rsidRPr="00254752">
        <w:rPr>
          <w:i/>
          <w:lang w:eastAsia="x-none"/>
        </w:rPr>
        <w:t>Including deployment scenarios, evaluation assumptions, etc.</w:t>
      </w:r>
    </w:p>
    <w:p w14:paraId="019214D9" w14:textId="77777777" w:rsidR="005D0065" w:rsidRDefault="005D0065" w:rsidP="00254752">
      <w:pPr>
        <w:ind w:left="720" w:hanging="720"/>
      </w:pPr>
    </w:p>
    <w:p w14:paraId="4F31401F" w14:textId="7772B4A3" w:rsidR="005D0065" w:rsidRDefault="00603E09" w:rsidP="005D0065">
      <w:pPr>
        <w:ind w:left="720" w:hanging="720"/>
      </w:pPr>
      <w:hyperlink r:id="rId2445" w:history="1">
        <w:r w:rsidR="00FE4C7E">
          <w:rPr>
            <w:rStyle w:val="Hyperlink"/>
            <w:b/>
          </w:rPr>
          <w:t>R1-1805274</w:t>
        </w:r>
      </w:hyperlink>
      <w:r w:rsidR="005D0065" w:rsidRPr="005D0065">
        <w:rPr>
          <w:b/>
        </w:rPr>
        <w:tab/>
        <w:t>Evaluation Methodology for NR IAB</w:t>
      </w:r>
      <w:r w:rsidR="005D0065" w:rsidRPr="005D0065">
        <w:rPr>
          <w:b/>
        </w:rPr>
        <w:tab/>
        <w:t>Samsung</w:t>
      </w:r>
      <w:r w:rsidR="005D0065">
        <w:tab/>
        <w:t xml:space="preserve">(rev of </w:t>
      </w:r>
      <w:hyperlink r:id="rId2446" w:history="1">
        <w:r w:rsidR="00FE4C7E">
          <w:rPr>
            <w:rStyle w:val="Hyperlink"/>
          </w:rPr>
          <w:t>R1-1804407</w:t>
        </w:r>
      </w:hyperlink>
      <w:r w:rsidR="005D0065">
        <w:t>)</w:t>
      </w:r>
    </w:p>
    <w:p w14:paraId="520CD1B1" w14:textId="27596205" w:rsidR="00837CA7" w:rsidRPr="00837CA7" w:rsidRDefault="00837CA7" w:rsidP="00837CA7">
      <w:pPr>
        <w:widowControl w:val="0"/>
        <w:autoSpaceDE w:val="0"/>
        <w:autoSpaceDN w:val="0"/>
        <w:ind w:left="360"/>
        <w:rPr>
          <w:rFonts w:ascii="Times New Roman" w:eastAsia="MS Mincho" w:hAnsi="Times New Roman"/>
          <w:szCs w:val="20"/>
          <w:lang w:val="en-US" w:eastAsia="ko-KR"/>
        </w:rPr>
      </w:pPr>
      <w:r w:rsidRPr="00837CA7">
        <w:rPr>
          <w:rFonts w:ascii="Times New Roman" w:eastAsia="MS Mincho" w:hAnsi="Times New Roman"/>
          <w:szCs w:val="20"/>
          <w:lang w:val="en-US" w:eastAsia="ko-KR"/>
        </w:rPr>
        <w:t>Proposal 1: IAB should be evaluated with the following assumptions.</w:t>
      </w:r>
    </w:p>
    <w:p w14:paraId="50D5493E" w14:textId="77777777" w:rsidR="00837CA7" w:rsidRPr="00837CA7" w:rsidRDefault="00837CA7" w:rsidP="00BC4EF6">
      <w:pPr>
        <w:widowControl w:val="0"/>
        <w:numPr>
          <w:ilvl w:val="0"/>
          <w:numId w:val="122"/>
        </w:numPr>
        <w:autoSpaceDE w:val="0"/>
        <w:autoSpaceDN w:val="0"/>
        <w:spacing w:line="276" w:lineRule="auto"/>
        <w:ind w:left="1080"/>
        <w:rPr>
          <w:rFonts w:ascii="Times New Roman" w:eastAsia="MS Mincho" w:hAnsi="Times New Roman"/>
          <w:szCs w:val="20"/>
          <w:lang w:val="en-US" w:eastAsia="ko-KR"/>
        </w:rPr>
      </w:pPr>
      <w:r w:rsidRPr="00837CA7">
        <w:rPr>
          <w:rFonts w:ascii="Times New Roman" w:eastAsia="MS Mincho" w:hAnsi="Times New Roman"/>
          <w:szCs w:val="20"/>
          <w:lang w:val="en-US" w:eastAsia="ko-KR"/>
        </w:rPr>
        <w:t>Physically fixed relays (imply that the benefit of planning should be captured in modelling)</w:t>
      </w:r>
    </w:p>
    <w:p w14:paraId="2167B67A" w14:textId="77777777" w:rsidR="00837CA7" w:rsidRPr="00837CA7" w:rsidRDefault="00837CA7" w:rsidP="00BC4EF6">
      <w:pPr>
        <w:widowControl w:val="0"/>
        <w:numPr>
          <w:ilvl w:val="0"/>
          <w:numId w:val="122"/>
        </w:numPr>
        <w:autoSpaceDE w:val="0"/>
        <w:autoSpaceDN w:val="0"/>
        <w:spacing w:line="276" w:lineRule="auto"/>
        <w:ind w:left="1080"/>
        <w:rPr>
          <w:rFonts w:ascii="Times New Roman" w:eastAsia="MS Mincho" w:hAnsi="Times New Roman"/>
          <w:szCs w:val="20"/>
          <w:lang w:val="en-US" w:eastAsia="ko-KR"/>
        </w:rPr>
      </w:pPr>
      <w:r w:rsidRPr="00837CA7">
        <w:rPr>
          <w:rFonts w:ascii="Times New Roman" w:eastAsia="MS Mincho" w:hAnsi="Times New Roman"/>
          <w:szCs w:val="20"/>
          <w:lang w:val="en-US" w:eastAsia="ko-KR"/>
        </w:rPr>
        <w:t>In-band and out-of-band scenarios</w:t>
      </w:r>
    </w:p>
    <w:p w14:paraId="22D02FD4" w14:textId="77777777" w:rsidR="00837CA7" w:rsidRPr="00837CA7" w:rsidRDefault="00837CA7" w:rsidP="00BC4EF6">
      <w:pPr>
        <w:widowControl w:val="0"/>
        <w:numPr>
          <w:ilvl w:val="0"/>
          <w:numId w:val="122"/>
        </w:numPr>
        <w:autoSpaceDE w:val="0"/>
        <w:autoSpaceDN w:val="0"/>
        <w:spacing w:line="276" w:lineRule="auto"/>
        <w:ind w:left="1080"/>
        <w:rPr>
          <w:rFonts w:ascii="Times New Roman" w:eastAsia="MS Mincho" w:hAnsi="Times New Roman"/>
          <w:szCs w:val="20"/>
          <w:lang w:val="en-US" w:eastAsia="ko-KR"/>
        </w:rPr>
      </w:pPr>
      <w:r w:rsidRPr="00837CA7">
        <w:rPr>
          <w:rFonts w:ascii="Times New Roman" w:eastAsia="MS Mincho" w:hAnsi="Times New Roman"/>
          <w:szCs w:val="20"/>
          <w:lang w:val="en-US" w:eastAsia="ko-KR"/>
        </w:rPr>
        <w:t>NR access over NR backhaul</w:t>
      </w:r>
    </w:p>
    <w:p w14:paraId="27C792C3" w14:textId="77777777" w:rsidR="00837CA7" w:rsidRPr="00837CA7" w:rsidRDefault="00837CA7" w:rsidP="00BC4EF6">
      <w:pPr>
        <w:widowControl w:val="0"/>
        <w:numPr>
          <w:ilvl w:val="0"/>
          <w:numId w:val="122"/>
        </w:numPr>
        <w:autoSpaceDE w:val="0"/>
        <w:autoSpaceDN w:val="0"/>
        <w:spacing w:line="276" w:lineRule="auto"/>
        <w:ind w:left="1080"/>
        <w:rPr>
          <w:rFonts w:ascii="Times New Roman" w:eastAsia="MS Mincho" w:hAnsi="Times New Roman"/>
          <w:szCs w:val="20"/>
          <w:lang w:val="en-US" w:eastAsia="ko-KR"/>
        </w:rPr>
      </w:pPr>
      <w:r w:rsidRPr="00837CA7">
        <w:rPr>
          <w:rFonts w:ascii="Times New Roman" w:eastAsia="MS Mincho" w:hAnsi="Times New Roman"/>
          <w:szCs w:val="20"/>
          <w:lang w:val="en-US" w:eastAsia="ko-KR"/>
        </w:rPr>
        <w:t>30GHz for NR backhaul</w:t>
      </w:r>
    </w:p>
    <w:p w14:paraId="2E5605E7" w14:textId="77777777" w:rsidR="00837CA7" w:rsidRPr="00837CA7" w:rsidRDefault="00837CA7" w:rsidP="00BC4EF6">
      <w:pPr>
        <w:widowControl w:val="0"/>
        <w:numPr>
          <w:ilvl w:val="0"/>
          <w:numId w:val="122"/>
        </w:numPr>
        <w:autoSpaceDE w:val="0"/>
        <w:autoSpaceDN w:val="0"/>
        <w:spacing w:line="276" w:lineRule="auto"/>
        <w:ind w:left="1080"/>
        <w:rPr>
          <w:rFonts w:ascii="Times New Roman" w:eastAsia="MS Mincho" w:hAnsi="Times New Roman"/>
          <w:szCs w:val="20"/>
          <w:lang w:val="en-US" w:eastAsia="ko-KR"/>
        </w:rPr>
      </w:pPr>
      <w:r w:rsidRPr="00837CA7">
        <w:rPr>
          <w:rFonts w:ascii="Times New Roman" w:eastAsia="MS Mincho" w:hAnsi="Times New Roman"/>
          <w:szCs w:val="20"/>
          <w:lang w:val="en-US" w:eastAsia="ko-KR"/>
        </w:rPr>
        <w:lastRenderedPageBreak/>
        <w:t>Support of multiple backhaul hops</w:t>
      </w:r>
    </w:p>
    <w:p w14:paraId="352D3833" w14:textId="77777777" w:rsidR="00837CA7" w:rsidRPr="00837CA7" w:rsidRDefault="00837CA7" w:rsidP="00BC4EF6">
      <w:pPr>
        <w:widowControl w:val="0"/>
        <w:numPr>
          <w:ilvl w:val="0"/>
          <w:numId w:val="122"/>
        </w:numPr>
        <w:autoSpaceDE w:val="0"/>
        <w:autoSpaceDN w:val="0"/>
        <w:spacing w:line="276" w:lineRule="auto"/>
        <w:ind w:left="900" w:hanging="180"/>
        <w:rPr>
          <w:rFonts w:ascii="Times New Roman" w:eastAsia="MS Mincho" w:hAnsi="Times New Roman"/>
          <w:szCs w:val="20"/>
          <w:lang w:val="en-US" w:eastAsia="ko-KR"/>
        </w:rPr>
      </w:pPr>
      <w:r w:rsidRPr="00837CA7">
        <w:rPr>
          <w:rFonts w:ascii="Times New Roman" w:eastAsia="MS Mincho" w:hAnsi="Times New Roman"/>
          <w:szCs w:val="20"/>
          <w:lang w:val="en-US" w:eastAsia="ko-KR"/>
        </w:rPr>
        <w:t>Topology adaptation to enable robust operation, e.g., mitigate blockage and load variation on backhaul links</w:t>
      </w:r>
    </w:p>
    <w:p w14:paraId="650E7D5B" w14:textId="6822984D" w:rsidR="00837CA7" w:rsidRPr="00837CA7" w:rsidRDefault="00837CA7" w:rsidP="00BC4EF6">
      <w:pPr>
        <w:widowControl w:val="0"/>
        <w:numPr>
          <w:ilvl w:val="0"/>
          <w:numId w:val="122"/>
        </w:numPr>
        <w:autoSpaceDE w:val="0"/>
        <w:autoSpaceDN w:val="0"/>
        <w:spacing w:line="276" w:lineRule="auto"/>
        <w:ind w:left="1080"/>
        <w:rPr>
          <w:rFonts w:ascii="Times New Roman" w:eastAsia="MS Mincho" w:hAnsi="Times New Roman"/>
          <w:szCs w:val="20"/>
          <w:lang w:val="en-US" w:eastAsia="ko-KR"/>
        </w:rPr>
      </w:pPr>
      <w:r w:rsidRPr="00837CA7">
        <w:rPr>
          <w:rFonts w:ascii="Times New Roman" w:eastAsia="MS Mincho" w:hAnsi="Times New Roman"/>
          <w:szCs w:val="20"/>
          <w:lang w:val="en-US" w:eastAsia="ko-KR"/>
        </w:rPr>
        <w:t>Maximize the reuse of Rel-15 NR specifications</w:t>
      </w:r>
    </w:p>
    <w:p w14:paraId="77EBFA93" w14:textId="77777777" w:rsidR="00837CA7" w:rsidRPr="00837CA7" w:rsidRDefault="00837CA7" w:rsidP="00837CA7">
      <w:pPr>
        <w:ind w:left="360"/>
        <w:rPr>
          <w:rFonts w:ascii="Times New Roman" w:hAnsi="Times New Roman"/>
          <w:lang w:val="en-US" w:eastAsia="ko-KR"/>
        </w:rPr>
      </w:pPr>
      <w:r w:rsidRPr="00837CA7">
        <w:rPr>
          <w:rFonts w:ascii="Times New Roman" w:eastAsia="MS Mincho" w:hAnsi="Times New Roman"/>
          <w:noProof/>
          <w:lang w:val="en-US" w:eastAsia="zh-CN"/>
        </w:rPr>
        <w:t xml:space="preserve">Observation 1: </w:t>
      </w:r>
      <w:r w:rsidRPr="00837CA7">
        <w:rPr>
          <w:rFonts w:ascii="Times New Roman" w:hAnsi="Times New Roman"/>
          <w:lang w:val="en-US" w:eastAsia="ko-KR"/>
        </w:rPr>
        <w:t xml:space="preserve">A potential candidate scenario to evaluate IAB as backhaul for coverage extension solution is the “dense urban” scenario with two layers and 3-sector micro TRPs. Some of the important issues to be further studied are: </w:t>
      </w:r>
    </w:p>
    <w:p w14:paraId="32F8D689" w14:textId="77777777" w:rsidR="00837CA7" w:rsidRPr="00837CA7" w:rsidRDefault="00837CA7" w:rsidP="00BC4EF6">
      <w:pPr>
        <w:pStyle w:val="ListParagraph"/>
        <w:numPr>
          <w:ilvl w:val="0"/>
          <w:numId w:val="123"/>
        </w:numPr>
        <w:spacing w:after="0"/>
        <w:ind w:left="1080"/>
        <w:rPr>
          <w:rFonts w:eastAsia="MS Mincho"/>
          <w:noProof/>
          <w:lang w:val="en-US" w:eastAsia="zh-CN"/>
        </w:rPr>
      </w:pPr>
      <w:r w:rsidRPr="00837CA7">
        <w:rPr>
          <w:rFonts w:eastAsia="MS Mincho"/>
          <w:noProof/>
          <w:lang w:val="en-US" w:eastAsia="zh-CN"/>
        </w:rPr>
        <w:t>Additonal ISDs of the macro layer (e.g. 200m (dense urban), 500m (urban), 1732m (suburban))</w:t>
      </w:r>
    </w:p>
    <w:p w14:paraId="4C42A0CC" w14:textId="2EDB9FE0" w:rsidR="00837CA7" w:rsidRPr="00837CA7" w:rsidRDefault="00837CA7" w:rsidP="00BC4EF6">
      <w:pPr>
        <w:pStyle w:val="ListParagraph"/>
        <w:numPr>
          <w:ilvl w:val="0"/>
          <w:numId w:val="123"/>
        </w:numPr>
        <w:spacing w:after="0"/>
        <w:ind w:left="1080"/>
        <w:rPr>
          <w:rFonts w:eastAsia="MS Mincho"/>
          <w:noProof/>
          <w:lang w:val="en-US" w:eastAsia="zh-CN"/>
        </w:rPr>
      </w:pPr>
      <w:r w:rsidRPr="00837CA7">
        <w:rPr>
          <w:lang w:val="en-US" w:eastAsia="ko-KR"/>
        </w:rPr>
        <w:t>Sector orientation of the IAB-capable micro TRPs</w:t>
      </w:r>
    </w:p>
    <w:p w14:paraId="5CC17584" w14:textId="0F866917" w:rsidR="00837CA7" w:rsidRPr="00837CA7" w:rsidRDefault="00837CA7" w:rsidP="00837CA7">
      <w:pPr>
        <w:ind w:left="360"/>
        <w:rPr>
          <w:rFonts w:ascii="Times New Roman" w:hAnsi="Times New Roman"/>
          <w:lang w:val="en-US" w:eastAsia="ko-KR"/>
        </w:rPr>
      </w:pPr>
      <w:r w:rsidRPr="00837CA7">
        <w:rPr>
          <w:rFonts w:ascii="Times New Roman" w:eastAsia="MS Mincho" w:hAnsi="Times New Roman"/>
          <w:noProof/>
          <w:lang w:val="en-US" w:eastAsia="zh-CN"/>
        </w:rPr>
        <w:t xml:space="preserve">Observation 2: </w:t>
      </w:r>
      <w:r w:rsidRPr="00837CA7">
        <w:rPr>
          <w:rFonts w:ascii="Times New Roman" w:hAnsi="Times New Roman"/>
          <w:lang w:val="en-US" w:eastAsia="ko-KR"/>
        </w:rPr>
        <w:t xml:space="preserve">A potential candidate scenario to evaluate IAB as backhaul for area traffic capacity solution is the urban grid model with 4-sector micro TRPs. The </w:t>
      </w:r>
      <w:r w:rsidRPr="00837CA7">
        <w:rPr>
          <w:rFonts w:ascii="Times New Roman" w:eastAsia="MS Mincho" w:hAnsi="Times New Roman"/>
          <w:noProof/>
          <w:lang w:val="en-US" w:eastAsia="zh-CN"/>
        </w:rPr>
        <w:t>channel model at &gt;6GHz for UMi street canyon particularly for links between nodes not dropped on the same street should be further studied.</w:t>
      </w:r>
    </w:p>
    <w:p w14:paraId="42EEF7DD" w14:textId="185691C0" w:rsidR="00837CA7" w:rsidRPr="00837CA7" w:rsidRDefault="00837CA7" w:rsidP="00837CA7">
      <w:pPr>
        <w:widowControl w:val="0"/>
        <w:autoSpaceDE w:val="0"/>
        <w:autoSpaceDN w:val="0"/>
        <w:spacing w:line="288" w:lineRule="auto"/>
        <w:ind w:left="360"/>
        <w:jc w:val="both"/>
        <w:rPr>
          <w:rFonts w:ascii="Times New Roman" w:eastAsia="MS Mincho" w:hAnsi="Times New Roman"/>
          <w:szCs w:val="20"/>
          <w:lang w:val="en-US" w:eastAsia="ko-KR"/>
        </w:rPr>
      </w:pPr>
      <w:r w:rsidRPr="00837CA7">
        <w:rPr>
          <w:rFonts w:ascii="Times New Roman" w:eastAsia="MS Mincho" w:hAnsi="Times New Roman"/>
          <w:szCs w:val="20"/>
          <w:lang w:val="en-US" w:eastAsia="ko-KR"/>
        </w:rPr>
        <w:t>Observation 3: For the backhaul links, the LOS probability determination for the large-scale channel model and AoD/AoA modelling for the small-scale channel model need further study.</w:t>
      </w:r>
    </w:p>
    <w:p w14:paraId="64A7AA95" w14:textId="77777777" w:rsidR="00837CA7" w:rsidRPr="00837CA7" w:rsidRDefault="00837CA7" w:rsidP="00837CA7">
      <w:pPr>
        <w:spacing w:line="288" w:lineRule="auto"/>
        <w:ind w:left="360"/>
        <w:rPr>
          <w:rFonts w:ascii="Times New Roman" w:eastAsia="Malgun Gothic" w:hAnsi="Times New Roman"/>
          <w:szCs w:val="20"/>
          <w:lang w:eastAsia="ko-KR"/>
        </w:rPr>
      </w:pPr>
      <w:r w:rsidRPr="00837CA7">
        <w:rPr>
          <w:rFonts w:ascii="Times New Roman" w:eastAsia="Malgun Gothic" w:hAnsi="Times New Roman"/>
          <w:bCs/>
          <w:szCs w:val="20"/>
          <w:lang w:eastAsia="ko-KR"/>
        </w:rPr>
        <w:t xml:space="preserve">Proposal 2: </w:t>
      </w:r>
      <w:r w:rsidRPr="00837CA7">
        <w:rPr>
          <w:rFonts w:ascii="Times New Roman" w:eastAsia="Malgun Gothic" w:hAnsi="Times New Roman"/>
          <w:szCs w:val="20"/>
          <w:lang w:eastAsia="ko-KR"/>
        </w:rPr>
        <w:t xml:space="preserve">For the backhaul channel model, consider “bonus” to path loss formula to capture the benefit of planned deployment for rTRP, the following alternatives are to be studied: </w:t>
      </w:r>
    </w:p>
    <w:p w14:paraId="0F47F30B" w14:textId="77777777" w:rsidR="00837CA7" w:rsidRPr="00837CA7" w:rsidRDefault="00837CA7" w:rsidP="00837CA7">
      <w:pPr>
        <w:spacing w:line="288" w:lineRule="auto"/>
        <w:ind w:left="644"/>
        <w:rPr>
          <w:rFonts w:ascii="Times New Roman" w:eastAsia="Malgun Gothic" w:hAnsi="Times New Roman"/>
          <w:szCs w:val="20"/>
          <w:lang w:eastAsia="ko-KR"/>
        </w:rPr>
      </w:pPr>
      <w:r w:rsidRPr="00837CA7">
        <w:rPr>
          <w:rFonts w:ascii="Times New Roman" w:eastAsia="Malgun Gothic" w:hAnsi="Times New Roman"/>
          <w:szCs w:val="20"/>
          <w:lang w:eastAsia="ko-KR"/>
        </w:rPr>
        <w:t>Alt 1:  Pathloss:</w:t>
      </w:r>
      <w:r w:rsidRPr="00837CA7">
        <w:rPr>
          <w:rFonts w:ascii="Times New Roman" w:eastAsia="Malgun Gothic" w:hAnsi="Times New Roman"/>
          <w:i/>
          <w:iCs/>
          <w:szCs w:val="20"/>
          <w:lang w:eastAsia="ko-KR"/>
        </w:rPr>
        <w:t xml:space="preserve"> PL=PL</w:t>
      </w:r>
      <w:r w:rsidRPr="00837CA7">
        <w:rPr>
          <w:rFonts w:ascii="Times New Roman" w:eastAsia="Malgun Gothic" w:hAnsi="Times New Roman"/>
          <w:i/>
          <w:iCs/>
          <w:szCs w:val="20"/>
          <w:vertAlign w:val="subscript"/>
          <w:lang w:eastAsia="ko-KR"/>
        </w:rPr>
        <w:t>LOS</w:t>
      </w:r>
      <w:r w:rsidRPr="00837CA7">
        <w:rPr>
          <w:rFonts w:ascii="Times New Roman" w:eastAsia="Malgun Gothic" w:hAnsi="Times New Roman"/>
          <w:i/>
          <w:iCs/>
          <w:szCs w:val="20"/>
          <w:lang w:eastAsia="ko-KR"/>
        </w:rPr>
        <w:t xml:space="preserve">(R), </w:t>
      </w:r>
      <w:r w:rsidRPr="00837CA7">
        <w:rPr>
          <w:rFonts w:ascii="Times New Roman" w:eastAsia="Malgun Gothic" w:hAnsi="Times New Roman"/>
          <w:iCs/>
          <w:szCs w:val="20"/>
          <w:lang w:eastAsia="ko-KR"/>
        </w:rPr>
        <w:t>if</w:t>
      </w:r>
      <w:r w:rsidRPr="00837CA7">
        <w:rPr>
          <w:rFonts w:ascii="Times New Roman" w:eastAsia="Malgun Gothic" w:hAnsi="Times New Roman"/>
          <w:i/>
          <w:iCs/>
          <w:szCs w:val="20"/>
          <w:lang w:eastAsia="ko-KR"/>
        </w:rPr>
        <w:t xml:space="preserve"> </w:t>
      </w:r>
      <w:r w:rsidRPr="00837CA7">
        <w:rPr>
          <w:rFonts w:ascii="Times New Roman" w:eastAsia="Malgun Gothic" w:hAnsi="Times New Roman"/>
          <w:iCs/>
          <w:szCs w:val="20"/>
          <w:lang w:eastAsia="ko-KR"/>
        </w:rPr>
        <w:t>LOS</w:t>
      </w:r>
      <w:r w:rsidRPr="00837CA7">
        <w:rPr>
          <w:rFonts w:ascii="Times New Roman" w:eastAsia="Malgun Gothic" w:hAnsi="Times New Roman"/>
          <w:i/>
          <w:iCs/>
          <w:szCs w:val="20"/>
          <w:lang w:eastAsia="ko-KR"/>
        </w:rPr>
        <w:t>; PL</w:t>
      </w:r>
      <w:r w:rsidRPr="00837CA7">
        <w:rPr>
          <w:rFonts w:ascii="Times New Roman" w:eastAsia="Malgun Gothic" w:hAnsi="Times New Roman"/>
          <w:i/>
          <w:iCs/>
          <w:szCs w:val="20"/>
          <w:vertAlign w:val="subscript"/>
          <w:lang w:eastAsia="ko-KR"/>
        </w:rPr>
        <w:t>NLOS</w:t>
      </w:r>
      <w:r w:rsidRPr="00837CA7">
        <w:rPr>
          <w:rFonts w:ascii="Times New Roman" w:eastAsia="Malgun Gothic" w:hAnsi="Times New Roman"/>
          <w:i/>
          <w:iCs/>
          <w:szCs w:val="20"/>
          <w:lang w:eastAsia="ko-KR"/>
        </w:rPr>
        <w:t xml:space="preserve">(R) - B, </w:t>
      </w:r>
      <w:r w:rsidRPr="00837CA7">
        <w:rPr>
          <w:rFonts w:ascii="Times New Roman" w:eastAsia="Malgun Gothic" w:hAnsi="Times New Roman"/>
          <w:iCs/>
          <w:szCs w:val="20"/>
          <w:lang w:eastAsia="ko-KR"/>
        </w:rPr>
        <w:t>if NLOS</w:t>
      </w:r>
      <w:r w:rsidRPr="00837CA7">
        <w:rPr>
          <w:rFonts w:ascii="Times New Roman" w:eastAsia="Malgun Gothic" w:hAnsi="Times New Roman"/>
          <w:i/>
          <w:iCs/>
          <w:szCs w:val="20"/>
          <w:lang w:eastAsia="ko-KR"/>
        </w:rPr>
        <w:t xml:space="preserve">; </w:t>
      </w:r>
      <w:r w:rsidRPr="00837CA7">
        <w:rPr>
          <w:rFonts w:ascii="Times New Roman" w:eastAsia="Malgun Gothic" w:hAnsi="Times New Roman"/>
          <w:iCs/>
          <w:szCs w:val="20"/>
          <w:lang w:eastAsia="ko-KR"/>
        </w:rPr>
        <w:t>where</w:t>
      </w:r>
      <w:r w:rsidRPr="00837CA7">
        <w:rPr>
          <w:rFonts w:ascii="Times New Roman" w:eastAsia="Malgun Gothic" w:hAnsi="Times New Roman"/>
          <w:i/>
          <w:iCs/>
          <w:szCs w:val="20"/>
          <w:lang w:eastAsia="ko-KR"/>
        </w:rPr>
        <w:t xml:space="preserve"> R </w:t>
      </w:r>
      <w:r w:rsidRPr="00837CA7">
        <w:rPr>
          <w:rFonts w:ascii="Times New Roman" w:eastAsia="Malgun Gothic" w:hAnsi="Times New Roman"/>
          <w:iCs/>
          <w:szCs w:val="20"/>
          <w:lang w:eastAsia="ko-KR"/>
        </w:rPr>
        <w:t>is the 3-D distance</w:t>
      </w:r>
      <w:r w:rsidRPr="00837CA7">
        <w:rPr>
          <w:rFonts w:ascii="Times New Roman" w:eastAsia="Malgun Gothic" w:hAnsi="Times New Roman"/>
          <w:i/>
          <w:iCs/>
          <w:szCs w:val="20"/>
          <w:lang w:eastAsia="ko-KR"/>
        </w:rPr>
        <w:t xml:space="preserve">, </w:t>
      </w:r>
      <w:r w:rsidRPr="00837CA7">
        <w:rPr>
          <w:rFonts w:ascii="Times New Roman" w:eastAsia="Malgun Gothic" w:hAnsi="Times New Roman"/>
          <w:szCs w:val="20"/>
          <w:lang w:eastAsia="ko-KR"/>
        </w:rPr>
        <w:t xml:space="preserve">FFS value for </w:t>
      </w:r>
      <w:r w:rsidRPr="00837CA7">
        <w:rPr>
          <w:rFonts w:ascii="Times New Roman" w:eastAsia="Malgun Gothic" w:hAnsi="Times New Roman"/>
          <w:i/>
          <w:iCs/>
          <w:szCs w:val="20"/>
          <w:lang w:eastAsia="ko-KR"/>
        </w:rPr>
        <w:t>B</w:t>
      </w:r>
      <w:r w:rsidRPr="00837CA7">
        <w:rPr>
          <w:rFonts w:ascii="Times New Roman" w:eastAsia="Malgun Gothic" w:hAnsi="Times New Roman"/>
          <w:szCs w:val="20"/>
          <w:lang w:eastAsia="ko-KR"/>
        </w:rPr>
        <w:t xml:space="preserve"> </w:t>
      </w:r>
    </w:p>
    <w:p w14:paraId="5643A976" w14:textId="77777777" w:rsidR="00837CA7" w:rsidRPr="00837CA7" w:rsidRDefault="00837CA7" w:rsidP="00837CA7">
      <w:pPr>
        <w:spacing w:line="288" w:lineRule="auto"/>
        <w:ind w:left="928" w:firstLine="284"/>
        <w:rPr>
          <w:rFonts w:ascii="Times New Roman" w:eastAsia="Malgun Gothic" w:hAnsi="Times New Roman"/>
          <w:szCs w:val="20"/>
          <w:lang w:eastAsia="ko-KR"/>
        </w:rPr>
      </w:pPr>
      <w:r w:rsidRPr="00837CA7">
        <w:rPr>
          <w:rFonts w:ascii="Times New Roman" w:eastAsia="Malgun Gothic" w:hAnsi="Times New Roman"/>
          <w:szCs w:val="20"/>
          <w:lang w:eastAsia="ko-KR"/>
        </w:rPr>
        <w:t>LOS probability:</w:t>
      </w:r>
      <w:r w:rsidRPr="00837CA7">
        <w:rPr>
          <w:rFonts w:ascii="Times New Roman" w:eastAsia="Malgun Gothic" w:hAnsi="Times New Roman"/>
          <w:i/>
          <w:iCs/>
          <w:szCs w:val="20"/>
          <w:lang w:eastAsia="ko-KR"/>
        </w:rPr>
        <w:t xml:space="preserve"> Prob(R)’ = </w:t>
      </w:r>
      <w:r w:rsidRPr="00837CA7">
        <w:rPr>
          <w:rFonts w:ascii="Times New Roman" w:eastAsia="Malgun Gothic" w:hAnsi="Times New Roman"/>
          <w:iCs/>
          <w:szCs w:val="20"/>
          <w:lang w:eastAsia="ko-KR"/>
        </w:rPr>
        <w:t>1</w:t>
      </w:r>
      <w:r w:rsidRPr="00837CA7">
        <w:rPr>
          <w:rFonts w:ascii="Times New Roman" w:eastAsia="Malgun Gothic" w:hAnsi="Times New Roman"/>
          <w:i/>
          <w:iCs/>
          <w:szCs w:val="20"/>
          <w:lang w:eastAsia="ko-KR"/>
        </w:rPr>
        <w:t>-</w:t>
      </w:r>
      <w:r w:rsidRPr="00837CA7">
        <w:rPr>
          <w:rFonts w:ascii="Times New Roman" w:eastAsia="Malgun Gothic" w:hAnsi="Times New Roman"/>
          <w:iCs/>
          <w:szCs w:val="20"/>
          <w:lang w:eastAsia="ko-KR"/>
        </w:rPr>
        <w:t>(1</w:t>
      </w:r>
      <w:r w:rsidRPr="00837CA7">
        <w:rPr>
          <w:rFonts w:ascii="Times New Roman" w:eastAsia="Malgun Gothic" w:hAnsi="Times New Roman"/>
          <w:i/>
          <w:iCs/>
          <w:szCs w:val="20"/>
          <w:lang w:eastAsia="ko-KR"/>
        </w:rPr>
        <w:t>- Prob</w:t>
      </w:r>
      <w:r w:rsidRPr="00837CA7">
        <w:rPr>
          <w:rFonts w:ascii="Times New Roman" w:eastAsia="Malgun Gothic" w:hAnsi="Times New Roman"/>
          <w:iCs/>
          <w:szCs w:val="20"/>
          <w:lang w:eastAsia="ko-KR"/>
        </w:rPr>
        <w:t>(</w:t>
      </w:r>
      <w:r w:rsidRPr="00837CA7">
        <w:rPr>
          <w:rFonts w:ascii="Times New Roman" w:eastAsia="Malgun Gothic" w:hAnsi="Times New Roman"/>
          <w:i/>
          <w:iCs/>
          <w:szCs w:val="20"/>
          <w:lang w:eastAsia="ko-KR"/>
        </w:rPr>
        <w:t>R</w:t>
      </w:r>
      <w:r w:rsidRPr="00837CA7">
        <w:rPr>
          <w:rFonts w:ascii="Times New Roman" w:eastAsia="Malgun Gothic" w:hAnsi="Times New Roman"/>
          <w:iCs/>
          <w:szCs w:val="20"/>
          <w:lang w:eastAsia="ko-KR"/>
        </w:rPr>
        <w:t>))</w:t>
      </w:r>
      <w:r w:rsidRPr="00837CA7">
        <w:rPr>
          <w:rFonts w:ascii="Times New Roman" w:eastAsia="Malgun Gothic" w:hAnsi="Times New Roman"/>
          <w:i/>
          <w:iCs/>
          <w:szCs w:val="20"/>
          <w:vertAlign w:val="superscript"/>
          <w:lang w:eastAsia="ko-KR"/>
        </w:rPr>
        <w:t>N</w:t>
      </w:r>
      <w:r w:rsidRPr="00837CA7">
        <w:rPr>
          <w:rFonts w:ascii="Times New Roman" w:eastAsia="Malgun Gothic" w:hAnsi="Times New Roman"/>
          <w:szCs w:val="20"/>
          <w:lang w:eastAsia="ko-KR"/>
        </w:rPr>
        <w:t xml:space="preserve">, FFS value for </w:t>
      </w:r>
      <w:r w:rsidRPr="00837CA7">
        <w:rPr>
          <w:rFonts w:ascii="Times New Roman" w:eastAsia="Malgun Gothic" w:hAnsi="Times New Roman"/>
          <w:i/>
          <w:iCs/>
          <w:szCs w:val="20"/>
          <w:lang w:eastAsia="ko-KR"/>
        </w:rPr>
        <w:t xml:space="preserve">N </w:t>
      </w:r>
    </w:p>
    <w:p w14:paraId="1E3ABB31" w14:textId="67819CC2" w:rsidR="00837CA7" w:rsidRPr="00837CA7" w:rsidRDefault="00837CA7" w:rsidP="00837CA7">
      <w:pPr>
        <w:spacing w:line="288" w:lineRule="auto"/>
        <w:ind w:left="928" w:hanging="284"/>
        <w:rPr>
          <w:rFonts w:ascii="Times New Roman" w:eastAsia="SimSun" w:hAnsi="Times New Roman"/>
          <w:szCs w:val="20"/>
          <w:lang w:eastAsia="zh-CN"/>
        </w:rPr>
      </w:pPr>
      <w:r w:rsidRPr="00837CA7">
        <w:rPr>
          <w:rFonts w:ascii="Times New Roman" w:eastAsia="Malgun Gothic" w:hAnsi="Times New Roman"/>
          <w:szCs w:val="20"/>
          <w:lang w:eastAsia="ko-KR"/>
        </w:rPr>
        <w:t>Alt 2: LOS probability is set to a constant (representing the target LOS probability via planning)</w:t>
      </w:r>
    </w:p>
    <w:p w14:paraId="1B260797" w14:textId="77777777" w:rsidR="005D0065" w:rsidRDefault="005D0065" w:rsidP="005D0065">
      <w:pPr>
        <w:ind w:left="720" w:hanging="720"/>
      </w:pPr>
      <w:r w:rsidRPr="00777035">
        <w:rPr>
          <w:b/>
        </w:rPr>
        <w:t xml:space="preserve">Decision: </w:t>
      </w:r>
      <w:r w:rsidRPr="00777035">
        <w:t xml:space="preserve">The document is </w:t>
      </w:r>
      <w:r>
        <w:t>note</w:t>
      </w:r>
      <w:r w:rsidRPr="00777035">
        <w:t>d.</w:t>
      </w:r>
      <w:r>
        <w:t xml:space="preserve"> </w:t>
      </w:r>
    </w:p>
    <w:p w14:paraId="7C83A480" w14:textId="1B2120ED" w:rsidR="005D0065" w:rsidRDefault="005D0065" w:rsidP="005D0065">
      <w:pPr>
        <w:ind w:left="720" w:hanging="720"/>
      </w:pPr>
    </w:p>
    <w:p w14:paraId="2DBEE600" w14:textId="219A5BF6" w:rsidR="005D0065" w:rsidRDefault="00603E09" w:rsidP="005D0065">
      <w:pPr>
        <w:ind w:left="720" w:hanging="720"/>
        <w:rPr>
          <w:b/>
          <w:lang w:eastAsia="x-none"/>
        </w:rPr>
      </w:pPr>
      <w:hyperlink r:id="rId2447" w:history="1">
        <w:r w:rsidR="00FE4C7E">
          <w:rPr>
            <w:rStyle w:val="Hyperlink"/>
            <w:b/>
            <w:lang w:eastAsia="x-none"/>
          </w:rPr>
          <w:t>R1-1804584</w:t>
        </w:r>
      </w:hyperlink>
      <w:r w:rsidR="005D0065" w:rsidRPr="005D0065">
        <w:rPr>
          <w:b/>
          <w:lang w:eastAsia="x-none"/>
        </w:rPr>
        <w:tab/>
        <w:t>Discussions on evaluation methodology on NR IAB</w:t>
      </w:r>
      <w:r w:rsidR="005D0065" w:rsidRPr="005D0065">
        <w:rPr>
          <w:b/>
          <w:lang w:eastAsia="x-none"/>
        </w:rPr>
        <w:tab/>
        <w:t>LG Electronics</w:t>
      </w:r>
    </w:p>
    <w:p w14:paraId="33872158" w14:textId="77777777" w:rsidR="00921526" w:rsidRPr="00921526" w:rsidRDefault="00921526" w:rsidP="00BC4EF6">
      <w:pPr>
        <w:pStyle w:val="ListParagraph"/>
        <w:numPr>
          <w:ilvl w:val="0"/>
          <w:numId w:val="121"/>
        </w:numPr>
        <w:spacing w:after="0"/>
        <w:rPr>
          <w:lang w:eastAsia="ko-KR"/>
        </w:rPr>
      </w:pPr>
      <w:r w:rsidRPr="00921526">
        <w:rPr>
          <w:lang w:eastAsia="ko-KR"/>
        </w:rPr>
        <w:t xml:space="preserve">Proposal 1: For the deployment scenario in IAB SLS simulation, </w:t>
      </w:r>
    </w:p>
    <w:p w14:paraId="6216EBE8" w14:textId="77777777" w:rsidR="00921526" w:rsidRPr="00921526" w:rsidRDefault="00921526" w:rsidP="00BC4EF6">
      <w:pPr>
        <w:pStyle w:val="ListParagraph"/>
        <w:numPr>
          <w:ilvl w:val="1"/>
          <w:numId w:val="121"/>
        </w:numPr>
        <w:spacing w:after="0"/>
        <w:rPr>
          <w:lang w:val="en-US" w:eastAsia="ko-KR"/>
        </w:rPr>
      </w:pPr>
      <w:r w:rsidRPr="00921526">
        <w:rPr>
          <w:lang w:val="en-US" w:eastAsia="ko-KR"/>
        </w:rPr>
        <w:t>Reuse dense urban scenario in the table A.2.1-1 in TR38.802.</w:t>
      </w:r>
    </w:p>
    <w:p w14:paraId="2465134D" w14:textId="77777777" w:rsidR="00921526" w:rsidRPr="00921526" w:rsidRDefault="00921526" w:rsidP="00BC4EF6">
      <w:pPr>
        <w:pStyle w:val="ListParagraph"/>
        <w:numPr>
          <w:ilvl w:val="2"/>
          <w:numId w:val="121"/>
        </w:numPr>
        <w:spacing w:after="0"/>
        <w:rPr>
          <w:lang w:val="en-US" w:eastAsia="ko-KR"/>
        </w:rPr>
      </w:pPr>
      <w:r w:rsidRPr="00921526">
        <w:rPr>
          <w:lang w:val="en-US" w:eastAsia="ko-KR"/>
        </w:rPr>
        <w:t>Hexagonal deployment for Macro TRP. All with fiber connection</w:t>
      </w:r>
    </w:p>
    <w:p w14:paraId="54A239A7" w14:textId="77777777" w:rsidR="00921526" w:rsidRPr="00921526" w:rsidRDefault="00921526" w:rsidP="00BC4EF6">
      <w:pPr>
        <w:pStyle w:val="ListParagraph"/>
        <w:numPr>
          <w:ilvl w:val="2"/>
          <w:numId w:val="121"/>
        </w:numPr>
        <w:spacing w:after="0"/>
        <w:rPr>
          <w:lang w:val="en-US" w:eastAsia="ko-KR"/>
        </w:rPr>
      </w:pPr>
      <w:r w:rsidRPr="00921526">
        <w:rPr>
          <w:lang w:val="en-US" w:eastAsia="ko-KR"/>
        </w:rPr>
        <w:t>RN is deployed as micro TRP</w:t>
      </w:r>
    </w:p>
    <w:p w14:paraId="6E8A9CD9" w14:textId="77777777" w:rsidR="00921526" w:rsidRPr="00921526" w:rsidRDefault="00921526" w:rsidP="00BC4EF6">
      <w:pPr>
        <w:pStyle w:val="ListParagraph"/>
        <w:numPr>
          <w:ilvl w:val="1"/>
          <w:numId w:val="121"/>
        </w:numPr>
        <w:spacing w:after="0"/>
        <w:rPr>
          <w:lang w:val="en-US" w:eastAsia="ko-KR"/>
        </w:rPr>
      </w:pPr>
      <w:r w:rsidRPr="00921526">
        <w:rPr>
          <w:lang w:val="en-US" w:eastAsia="ko-KR"/>
        </w:rPr>
        <w:t>Simulate 2 cases:</w:t>
      </w:r>
    </w:p>
    <w:p w14:paraId="56B02139" w14:textId="77777777" w:rsidR="00921526" w:rsidRPr="00921526" w:rsidRDefault="00921526" w:rsidP="00BC4EF6">
      <w:pPr>
        <w:pStyle w:val="ListParagraph"/>
        <w:numPr>
          <w:ilvl w:val="2"/>
          <w:numId w:val="121"/>
        </w:numPr>
        <w:spacing w:after="0"/>
        <w:rPr>
          <w:lang w:val="en-US" w:eastAsia="ko-KR"/>
        </w:rPr>
      </w:pPr>
      <w:r w:rsidRPr="00921526">
        <w:rPr>
          <w:lang w:val="en-US" w:eastAsia="ko-KR"/>
        </w:rPr>
        <w:t>Case-1: Only Macro layer</w:t>
      </w:r>
    </w:p>
    <w:p w14:paraId="3DF7733B" w14:textId="77777777" w:rsidR="00921526" w:rsidRPr="00921526" w:rsidRDefault="00921526" w:rsidP="00BC4EF6">
      <w:pPr>
        <w:pStyle w:val="ListParagraph"/>
        <w:numPr>
          <w:ilvl w:val="2"/>
          <w:numId w:val="121"/>
        </w:numPr>
        <w:spacing w:after="0"/>
        <w:rPr>
          <w:lang w:val="en-US" w:eastAsia="ko-KR"/>
        </w:rPr>
      </w:pPr>
      <w:r w:rsidRPr="00921526">
        <w:rPr>
          <w:lang w:val="en-US" w:eastAsia="ko-KR"/>
        </w:rPr>
        <w:t>Case-2: Macro layer + Micro layer (using IAB for backhaul)</w:t>
      </w:r>
    </w:p>
    <w:p w14:paraId="590C6B02" w14:textId="77777777" w:rsidR="00921526" w:rsidRPr="00921526" w:rsidRDefault="00921526" w:rsidP="00BC4EF6">
      <w:pPr>
        <w:pStyle w:val="ListParagraph"/>
        <w:numPr>
          <w:ilvl w:val="0"/>
          <w:numId w:val="121"/>
        </w:numPr>
        <w:spacing w:after="0"/>
        <w:rPr>
          <w:lang w:eastAsia="ko-KR"/>
        </w:rPr>
      </w:pPr>
      <w:r w:rsidRPr="00921526">
        <w:rPr>
          <w:lang w:eastAsia="ko-KR"/>
        </w:rPr>
        <w:t>Proposal 2: For the multi-hop IAB SLS simulation, 500m ISD is used in dense urban scenario.</w:t>
      </w:r>
    </w:p>
    <w:p w14:paraId="4C721DFE" w14:textId="77777777" w:rsidR="00921526" w:rsidRPr="00921526" w:rsidRDefault="00921526" w:rsidP="00BC4EF6">
      <w:pPr>
        <w:pStyle w:val="ListParagraph"/>
        <w:numPr>
          <w:ilvl w:val="0"/>
          <w:numId w:val="121"/>
        </w:numPr>
        <w:spacing w:after="0"/>
        <w:rPr>
          <w:lang w:eastAsia="ko-KR"/>
        </w:rPr>
      </w:pPr>
      <w:r w:rsidRPr="00921526">
        <w:rPr>
          <w:lang w:eastAsia="ko-KR"/>
        </w:rPr>
        <w:t>Proposal 3: For the relay drop, equally dropped in the simulations.</w:t>
      </w:r>
    </w:p>
    <w:p w14:paraId="50F57330" w14:textId="77777777" w:rsidR="00921526" w:rsidRPr="00921526" w:rsidRDefault="00921526" w:rsidP="00BC4EF6">
      <w:pPr>
        <w:pStyle w:val="ListParagraph"/>
        <w:numPr>
          <w:ilvl w:val="1"/>
          <w:numId w:val="121"/>
        </w:numPr>
        <w:spacing w:after="0"/>
        <w:rPr>
          <w:lang w:val="en-US" w:eastAsia="ko-KR"/>
        </w:rPr>
      </w:pPr>
      <w:r w:rsidRPr="00921526">
        <w:rPr>
          <w:lang w:val="en-US" w:eastAsia="ko-KR"/>
        </w:rPr>
        <w:t>For the single hop IAB, 3 relays drop per sector</w:t>
      </w:r>
    </w:p>
    <w:p w14:paraId="7350D113" w14:textId="77777777" w:rsidR="00921526" w:rsidRPr="00921526" w:rsidRDefault="00921526" w:rsidP="00BC4EF6">
      <w:pPr>
        <w:pStyle w:val="ListParagraph"/>
        <w:numPr>
          <w:ilvl w:val="1"/>
          <w:numId w:val="121"/>
        </w:numPr>
        <w:spacing w:after="0"/>
        <w:rPr>
          <w:lang w:val="en-US" w:eastAsia="ko-KR"/>
        </w:rPr>
      </w:pPr>
      <w:r w:rsidRPr="00921526">
        <w:rPr>
          <w:lang w:val="en-US" w:eastAsia="ko-KR"/>
        </w:rPr>
        <w:t>For the multi hop IAB, 8 relays drop per sector</w:t>
      </w:r>
    </w:p>
    <w:p w14:paraId="7E71C188" w14:textId="77777777" w:rsidR="00921526" w:rsidRPr="00921526" w:rsidRDefault="00921526" w:rsidP="00BC4EF6">
      <w:pPr>
        <w:pStyle w:val="ListParagraph"/>
        <w:numPr>
          <w:ilvl w:val="2"/>
          <w:numId w:val="121"/>
        </w:numPr>
        <w:spacing w:after="0"/>
        <w:rPr>
          <w:lang w:val="en-US" w:eastAsia="ko-KR"/>
        </w:rPr>
      </w:pPr>
      <w:r w:rsidRPr="00921526">
        <w:rPr>
          <w:lang w:val="en-US" w:eastAsia="ko-KR"/>
        </w:rPr>
        <w:t>To reduce the simulation burden, 7 sites can be considered.</w:t>
      </w:r>
    </w:p>
    <w:p w14:paraId="6D1A7384" w14:textId="77777777" w:rsidR="00921526" w:rsidRPr="00921526" w:rsidRDefault="00921526" w:rsidP="00BC4EF6">
      <w:pPr>
        <w:pStyle w:val="ListParagraph"/>
        <w:numPr>
          <w:ilvl w:val="0"/>
          <w:numId w:val="121"/>
        </w:numPr>
        <w:spacing w:after="0"/>
        <w:rPr>
          <w:lang w:eastAsia="ko-KR"/>
        </w:rPr>
      </w:pPr>
      <w:r w:rsidRPr="00921526">
        <w:rPr>
          <w:lang w:eastAsia="ko-KR"/>
        </w:rPr>
        <w:t>Proposal 4: Considering cell planning well done, the LOS probability is assumed to be ‘1’ for Macro to Micro and Micro to Micro; it is not applied for the interference link.</w:t>
      </w:r>
    </w:p>
    <w:p w14:paraId="2ACE8B8F" w14:textId="77777777" w:rsidR="00921526" w:rsidRPr="00921526" w:rsidRDefault="00921526" w:rsidP="00BC4EF6">
      <w:pPr>
        <w:pStyle w:val="ListParagraph"/>
        <w:numPr>
          <w:ilvl w:val="0"/>
          <w:numId w:val="121"/>
        </w:numPr>
        <w:spacing w:after="0"/>
        <w:rPr>
          <w:lang w:eastAsia="ko-KR"/>
        </w:rPr>
      </w:pPr>
      <w:r w:rsidRPr="00921526">
        <w:rPr>
          <w:lang w:eastAsia="ko-KR"/>
        </w:rPr>
        <w:t>Proposal 5: For the same scatterer assumptions, Macro-to-Micro channel model is modified as</w:t>
      </w:r>
    </w:p>
    <w:p w14:paraId="50CCC97C" w14:textId="77777777" w:rsidR="00921526" w:rsidRPr="00921526" w:rsidRDefault="00921526" w:rsidP="00BC4EF6">
      <w:pPr>
        <w:pStyle w:val="ListParagraph"/>
        <w:numPr>
          <w:ilvl w:val="1"/>
          <w:numId w:val="121"/>
        </w:numPr>
        <w:spacing w:after="0"/>
        <w:rPr>
          <w:rFonts w:ascii="Batang" w:hAnsi="Batang" w:cs="Gulim"/>
          <w:lang w:val="en-US" w:eastAsia="ko-KR"/>
        </w:rPr>
      </w:pPr>
      <w:r w:rsidRPr="00921526">
        <w:rPr>
          <w:rFonts w:hint="cs"/>
          <w:lang w:val="en-US" w:eastAsia="ko-KR"/>
        </w:rPr>
        <w:t>Below 6GHz</w:t>
      </w:r>
      <w:r w:rsidRPr="00921526">
        <w:rPr>
          <w:lang w:val="en-US" w:eastAsia="ko-KR"/>
        </w:rPr>
        <w:t>:</w:t>
      </w:r>
    </w:p>
    <w:p w14:paraId="5B5A8066" w14:textId="77777777" w:rsidR="00921526" w:rsidRPr="00921526" w:rsidRDefault="00921526" w:rsidP="00BC4EF6">
      <w:pPr>
        <w:pStyle w:val="ListParagraph"/>
        <w:numPr>
          <w:ilvl w:val="2"/>
          <w:numId w:val="121"/>
        </w:numPr>
        <w:spacing w:after="0"/>
        <w:rPr>
          <w:lang w:val="en-US" w:eastAsia="ko-KR"/>
        </w:rPr>
      </w:pPr>
      <w:r w:rsidRPr="00921526">
        <w:rPr>
          <w:lang w:val="en-US" w:eastAsia="ko-KR"/>
        </w:rPr>
        <w:t>3D UMa O-to-O (hUE =10m); ASA and ZSA statistics updated to be the same as ASD and ZSD from 3D UMi O-to-O (hUE =25m)</w:t>
      </w:r>
    </w:p>
    <w:p w14:paraId="39FCA78A" w14:textId="77777777" w:rsidR="00921526" w:rsidRPr="00921526" w:rsidRDefault="00921526" w:rsidP="00BC4EF6">
      <w:pPr>
        <w:pStyle w:val="ListParagraph"/>
        <w:numPr>
          <w:ilvl w:val="1"/>
          <w:numId w:val="121"/>
        </w:numPr>
        <w:spacing w:after="0"/>
        <w:rPr>
          <w:rFonts w:ascii="Batang" w:hAnsi="Batang" w:cs="Gulim"/>
          <w:lang w:val="en-US" w:eastAsia="ko-KR"/>
        </w:rPr>
      </w:pPr>
      <w:r w:rsidRPr="00921526">
        <w:rPr>
          <w:lang w:val="en-US" w:eastAsia="ko-KR"/>
        </w:rPr>
        <w:t>Above</w:t>
      </w:r>
      <w:r w:rsidRPr="00921526">
        <w:rPr>
          <w:rFonts w:hint="cs"/>
          <w:lang w:val="en-US" w:eastAsia="ko-KR"/>
        </w:rPr>
        <w:t xml:space="preserve"> 6GHz</w:t>
      </w:r>
      <w:r w:rsidRPr="00921526">
        <w:rPr>
          <w:lang w:val="en-US" w:eastAsia="ko-KR"/>
        </w:rPr>
        <w:t>:</w:t>
      </w:r>
    </w:p>
    <w:p w14:paraId="2CB434D9" w14:textId="77777777" w:rsidR="00921526" w:rsidRPr="00921526" w:rsidRDefault="00921526" w:rsidP="00BC4EF6">
      <w:pPr>
        <w:pStyle w:val="ListParagraph"/>
        <w:numPr>
          <w:ilvl w:val="2"/>
          <w:numId w:val="121"/>
        </w:numPr>
        <w:spacing w:after="0"/>
        <w:rPr>
          <w:lang w:val="en-US" w:eastAsia="ko-KR"/>
        </w:rPr>
      </w:pPr>
      <w:r w:rsidRPr="00921526">
        <w:rPr>
          <w:lang w:val="en-US" w:eastAsia="ko-KR"/>
        </w:rPr>
        <w:t>5GCM UMa O-to-O (hUE =10m); ASA and ZSA statistics updated to be the same as ASD and ZSD from UMi-Street canyon O-to-O (hUE =25m)</w:t>
      </w:r>
    </w:p>
    <w:p w14:paraId="185C28E6" w14:textId="77777777" w:rsidR="00921526" w:rsidRPr="00921526" w:rsidRDefault="00921526" w:rsidP="00BC4EF6">
      <w:pPr>
        <w:pStyle w:val="ListParagraph"/>
        <w:numPr>
          <w:ilvl w:val="0"/>
          <w:numId w:val="121"/>
        </w:numPr>
        <w:spacing w:after="0"/>
        <w:rPr>
          <w:lang w:eastAsia="ko-KR"/>
        </w:rPr>
      </w:pPr>
      <w:r w:rsidRPr="00921526">
        <w:rPr>
          <w:lang w:eastAsia="ko-KR"/>
        </w:rPr>
        <w:t xml:space="preserve">Proposal 6: For the performance metric in IAB SLS, </w:t>
      </w:r>
    </w:p>
    <w:p w14:paraId="2299BEA5" w14:textId="77777777" w:rsidR="00921526" w:rsidRPr="00921526" w:rsidRDefault="00921526" w:rsidP="00BC4EF6">
      <w:pPr>
        <w:pStyle w:val="ListParagraph"/>
        <w:numPr>
          <w:ilvl w:val="1"/>
          <w:numId w:val="121"/>
        </w:numPr>
        <w:spacing w:after="0"/>
        <w:rPr>
          <w:lang w:val="en-US" w:eastAsia="ko-KR"/>
        </w:rPr>
      </w:pPr>
      <w:r w:rsidRPr="00921526">
        <w:rPr>
          <w:lang w:val="en-US" w:eastAsia="ko-KR"/>
        </w:rPr>
        <w:t>Outage probability</w:t>
      </w:r>
    </w:p>
    <w:p w14:paraId="7F339787" w14:textId="77777777" w:rsidR="00921526" w:rsidRPr="00921526" w:rsidRDefault="00921526" w:rsidP="00BC4EF6">
      <w:pPr>
        <w:pStyle w:val="ListParagraph"/>
        <w:numPr>
          <w:ilvl w:val="1"/>
          <w:numId w:val="121"/>
        </w:numPr>
        <w:spacing w:after="0"/>
        <w:rPr>
          <w:lang w:val="en-US" w:eastAsia="ko-KR"/>
        </w:rPr>
      </w:pPr>
      <w:r w:rsidRPr="00921526">
        <w:rPr>
          <w:lang w:val="en-US" w:eastAsia="ko-KR"/>
        </w:rPr>
        <w:t>User perceived throughput</w:t>
      </w:r>
    </w:p>
    <w:p w14:paraId="54270EA8" w14:textId="77777777" w:rsidR="005D0065" w:rsidRDefault="005D0065" w:rsidP="005D0065">
      <w:pPr>
        <w:ind w:left="720" w:hanging="720"/>
      </w:pPr>
      <w:r w:rsidRPr="00777035">
        <w:rPr>
          <w:b/>
        </w:rPr>
        <w:t xml:space="preserve">Decision: </w:t>
      </w:r>
      <w:r w:rsidRPr="00777035">
        <w:t xml:space="preserve">The document is </w:t>
      </w:r>
      <w:r>
        <w:t>note</w:t>
      </w:r>
      <w:r w:rsidRPr="00777035">
        <w:t>d.</w:t>
      </w:r>
      <w:r>
        <w:t xml:space="preserve"> </w:t>
      </w:r>
    </w:p>
    <w:p w14:paraId="60F8D720" w14:textId="55125111" w:rsidR="005D0065" w:rsidRDefault="005D0065" w:rsidP="005D0065">
      <w:pPr>
        <w:ind w:left="720" w:hanging="720"/>
      </w:pPr>
    </w:p>
    <w:p w14:paraId="1129701B" w14:textId="13D816AE" w:rsidR="009D4145" w:rsidRDefault="00603E09" w:rsidP="009D4145">
      <w:pPr>
        <w:ind w:left="720" w:hanging="720"/>
        <w:rPr>
          <w:b/>
          <w:lang w:eastAsia="x-none"/>
        </w:rPr>
      </w:pPr>
      <w:hyperlink r:id="rId2448" w:history="1">
        <w:r w:rsidR="00FE4C7E">
          <w:rPr>
            <w:rStyle w:val="Hyperlink"/>
            <w:b/>
            <w:lang w:eastAsia="x-none"/>
          </w:rPr>
          <w:t>R1-1805086</w:t>
        </w:r>
      </w:hyperlink>
      <w:r w:rsidR="009D4145" w:rsidRPr="009D4145">
        <w:rPr>
          <w:b/>
          <w:lang w:eastAsia="x-none"/>
        </w:rPr>
        <w:tab/>
        <w:t xml:space="preserve">IAB Simulation Evaluation Methodology and KPIs </w:t>
      </w:r>
      <w:r w:rsidR="009D4145" w:rsidRPr="009D4145">
        <w:rPr>
          <w:b/>
          <w:lang w:eastAsia="x-none"/>
        </w:rPr>
        <w:tab/>
        <w:t>Nanjing Ericsson Panda Com Ltd</w:t>
      </w:r>
    </w:p>
    <w:p w14:paraId="7C981184" w14:textId="02CE09D3" w:rsidR="009D4145" w:rsidRPr="009D4145" w:rsidRDefault="009D4145" w:rsidP="00BC4EF6">
      <w:pPr>
        <w:pStyle w:val="ListParagraph"/>
        <w:numPr>
          <w:ilvl w:val="0"/>
          <w:numId w:val="124"/>
        </w:numPr>
        <w:spacing w:after="0"/>
        <w:ind w:left="714" w:hanging="357"/>
        <w:rPr>
          <w:rFonts w:ascii="Times" w:eastAsia="Batang" w:hAnsi="Times"/>
          <w:noProof/>
          <w:lang w:eastAsia="zh-CN"/>
        </w:rPr>
      </w:pPr>
      <w:r w:rsidRPr="009D4145">
        <w:rPr>
          <w:lang w:val="en-US" w:eastAsia="zh-CN"/>
        </w:rPr>
        <w:fldChar w:fldCharType="begin"/>
      </w:r>
      <w:r w:rsidRPr="009D4145">
        <w:rPr>
          <w:lang w:val="en-US" w:eastAsia="zh-CN"/>
        </w:rPr>
        <w:instrText xml:space="preserve"> TOC \f \n \p " " \t "Proposal;1" </w:instrText>
      </w:r>
      <w:r w:rsidRPr="009D4145">
        <w:rPr>
          <w:lang w:val="en-US" w:eastAsia="zh-CN"/>
        </w:rPr>
        <w:fldChar w:fldCharType="separate"/>
      </w:r>
      <w:r w:rsidRPr="009D4145">
        <w:rPr>
          <w:lang w:eastAsia="zh-CN"/>
        </w:rPr>
        <w:t>Proposal 1</w:t>
      </w:r>
      <w:r w:rsidRPr="009D4145">
        <w:rPr>
          <w:rFonts w:ascii="Calibri" w:eastAsia="DengXian" w:hAnsi="Calibri"/>
          <w:sz w:val="22"/>
          <w:lang w:eastAsia="zh-CN"/>
        </w:rPr>
        <w:t xml:space="preserve">: </w:t>
      </w:r>
      <w:r w:rsidRPr="009D4145">
        <w:rPr>
          <w:lang w:eastAsia="zh-CN"/>
        </w:rPr>
        <w:t>The IAB simulation scenario should capture the multi-hop feature of the backhaul links.</w:t>
      </w:r>
    </w:p>
    <w:p w14:paraId="70E4E3FF" w14:textId="0F6B05A1" w:rsidR="009D4145" w:rsidRPr="009D4145" w:rsidRDefault="009D4145" w:rsidP="00BC4EF6">
      <w:pPr>
        <w:pStyle w:val="ListParagraph"/>
        <w:numPr>
          <w:ilvl w:val="0"/>
          <w:numId w:val="124"/>
        </w:numPr>
        <w:spacing w:after="0"/>
        <w:ind w:left="714" w:hanging="357"/>
        <w:rPr>
          <w:rFonts w:ascii="Calibri" w:eastAsia="DengXian" w:hAnsi="Calibri"/>
          <w:sz w:val="22"/>
          <w:lang w:eastAsia="zh-CN"/>
        </w:rPr>
      </w:pPr>
      <w:r w:rsidRPr="009D4145">
        <w:rPr>
          <w:lang w:eastAsia="zh-CN"/>
        </w:rPr>
        <w:t>Proposal 2</w:t>
      </w:r>
      <w:r w:rsidRPr="009D4145">
        <w:rPr>
          <w:rFonts w:ascii="Calibri" w:eastAsia="DengXian" w:hAnsi="Calibri"/>
          <w:sz w:val="22"/>
          <w:lang w:eastAsia="zh-CN"/>
        </w:rPr>
        <w:t xml:space="preserve">: </w:t>
      </w:r>
      <w:r w:rsidRPr="009D4145">
        <w:rPr>
          <w:lang w:eastAsia="zh-CN"/>
        </w:rPr>
        <w:t>The baseline performance of the IAB system should be evaluated when radio resources are separated 1) between access and backhaul links, or 2) between successive IAB-Ns (including IAB-DN). Other resource allocation features such as dynamic FDM/TDM/SDM between different links can be evaluated by comparing with the baseline performances.</w:t>
      </w:r>
    </w:p>
    <w:p w14:paraId="180B8EF9" w14:textId="1FE4066F" w:rsidR="009D4145" w:rsidRPr="009D4145" w:rsidRDefault="009D4145" w:rsidP="00BC4EF6">
      <w:pPr>
        <w:pStyle w:val="ListParagraph"/>
        <w:numPr>
          <w:ilvl w:val="0"/>
          <w:numId w:val="124"/>
        </w:numPr>
        <w:spacing w:after="0"/>
        <w:ind w:left="714" w:hanging="357"/>
        <w:rPr>
          <w:rFonts w:ascii="Calibri" w:eastAsia="DengXian" w:hAnsi="Calibri"/>
          <w:sz w:val="22"/>
          <w:lang w:eastAsia="zh-CN"/>
        </w:rPr>
      </w:pPr>
      <w:r w:rsidRPr="009D4145">
        <w:rPr>
          <w:lang w:eastAsia="zh-CN"/>
        </w:rPr>
        <w:t>Proposal 3</w:t>
      </w:r>
      <w:r w:rsidRPr="009D4145">
        <w:rPr>
          <w:rFonts w:ascii="Calibri" w:eastAsia="DengXian" w:hAnsi="Calibri"/>
          <w:sz w:val="22"/>
          <w:lang w:eastAsia="zh-CN"/>
        </w:rPr>
        <w:t xml:space="preserve">: </w:t>
      </w:r>
      <w:r w:rsidRPr="009D4145">
        <w:rPr>
          <w:lang w:eastAsia="zh-CN"/>
        </w:rPr>
        <w:t>IAB performance evaluation KPIs should include the per-link SNR and SINR, user bitrate (assigned by the scheduler), user perceived throughput, and resource utilization.</w:t>
      </w:r>
    </w:p>
    <w:p w14:paraId="2D846536" w14:textId="32F009D2" w:rsidR="009D4145" w:rsidRDefault="009D4145" w:rsidP="009D4145">
      <w:r w:rsidRPr="009D4145">
        <w:rPr>
          <w:lang w:val="en-US" w:eastAsia="zh-CN"/>
        </w:rPr>
        <w:fldChar w:fldCharType="end"/>
      </w:r>
      <w:r w:rsidRPr="00777035">
        <w:rPr>
          <w:b/>
        </w:rPr>
        <w:t xml:space="preserve">Decision: </w:t>
      </w:r>
      <w:r w:rsidRPr="00777035">
        <w:t xml:space="preserve">The document is </w:t>
      </w:r>
      <w:r>
        <w:t>note</w:t>
      </w:r>
      <w:r w:rsidRPr="00777035">
        <w:t>d.</w:t>
      </w:r>
      <w:r>
        <w:t xml:space="preserve"> </w:t>
      </w:r>
    </w:p>
    <w:p w14:paraId="3ABCDACF" w14:textId="677BE38E" w:rsidR="009D4145" w:rsidRDefault="009D4145" w:rsidP="005D0065">
      <w:pPr>
        <w:ind w:left="720" w:hanging="720"/>
      </w:pPr>
    </w:p>
    <w:p w14:paraId="61EFC56A" w14:textId="77777777" w:rsidR="00F21816" w:rsidRPr="004345A9" w:rsidRDefault="00F21816" w:rsidP="00F21816">
      <w:pPr>
        <w:ind w:left="720" w:hanging="720"/>
        <w:rPr>
          <w:lang w:eastAsia="x-none"/>
        </w:rPr>
      </w:pPr>
      <w:r w:rsidRPr="00EE3FFE">
        <w:rPr>
          <w:b/>
          <w:lang w:eastAsia="x-none"/>
        </w:rPr>
        <w:t>Wednesday's wrap-up:</w:t>
      </w:r>
      <w:r w:rsidRPr="00F21816">
        <w:rPr>
          <w:lang w:eastAsia="x-none"/>
        </w:rPr>
        <w:t xml:space="preserve"> Discuss further offline – Thomas (AT&amp;T)</w:t>
      </w:r>
    </w:p>
    <w:p w14:paraId="46755B0F" w14:textId="366FF18E" w:rsidR="00F21816" w:rsidRDefault="00F21816" w:rsidP="00F21816">
      <w:pPr>
        <w:ind w:left="720" w:hanging="720"/>
      </w:pPr>
    </w:p>
    <w:p w14:paraId="77F26EEF" w14:textId="2F615CAB" w:rsidR="00482E81" w:rsidRPr="00EE3FFE" w:rsidRDefault="00603E09" w:rsidP="00482E81">
      <w:pPr>
        <w:ind w:left="720" w:hanging="720"/>
      </w:pPr>
      <w:hyperlink r:id="rId2449" w:history="1">
        <w:r w:rsidR="00FE4C7E">
          <w:rPr>
            <w:rStyle w:val="Hyperlink"/>
          </w:rPr>
          <w:t>R1-1805672</w:t>
        </w:r>
      </w:hyperlink>
      <w:r w:rsidR="00482E81" w:rsidRPr="00EE3FFE">
        <w:tab/>
        <w:t>WF on Simulation Scenarios for IAB SI</w:t>
      </w:r>
      <w:r w:rsidR="00482E81" w:rsidRPr="00EE3FFE">
        <w:tab/>
        <w:t>AT&amp;T, Ericsson, KDDI, Samsung, Qualcomm, ZTE</w:t>
      </w:r>
    </w:p>
    <w:p w14:paraId="7F92A8A7" w14:textId="77777777" w:rsidR="00482E81" w:rsidRDefault="00482E81" w:rsidP="00F21816">
      <w:pPr>
        <w:ind w:left="720" w:hanging="720"/>
      </w:pPr>
    </w:p>
    <w:p w14:paraId="1F332957" w14:textId="77777777" w:rsidR="00F21816" w:rsidRPr="00F21816" w:rsidRDefault="00F21816" w:rsidP="00F21816">
      <w:pPr>
        <w:ind w:left="720" w:hanging="720"/>
        <w:rPr>
          <w:b/>
        </w:rPr>
      </w:pPr>
      <w:r w:rsidRPr="00F21816">
        <w:rPr>
          <w:b/>
        </w:rPr>
        <w:t>Thursday</w:t>
      </w:r>
    </w:p>
    <w:p w14:paraId="08C5AEBF" w14:textId="3461B0F3" w:rsidR="00F21816" w:rsidRPr="00F21816" w:rsidRDefault="00603E09" w:rsidP="00F21816">
      <w:pPr>
        <w:ind w:left="720" w:hanging="720"/>
        <w:rPr>
          <w:b/>
        </w:rPr>
      </w:pPr>
      <w:hyperlink r:id="rId2450" w:history="1">
        <w:r w:rsidR="00FE4C7E">
          <w:rPr>
            <w:rStyle w:val="Hyperlink"/>
            <w:b/>
          </w:rPr>
          <w:t>R1-1805674</w:t>
        </w:r>
      </w:hyperlink>
      <w:r w:rsidR="00F21816" w:rsidRPr="00F21816">
        <w:rPr>
          <w:b/>
        </w:rPr>
        <w:tab/>
        <w:t>Summary of 7.7.2 Evaluation Methodology for NR IAB</w:t>
      </w:r>
      <w:r w:rsidR="00F21816" w:rsidRPr="00F21816">
        <w:rPr>
          <w:b/>
        </w:rPr>
        <w:tab/>
        <w:t>AT&amp;T</w:t>
      </w:r>
    </w:p>
    <w:p w14:paraId="2959C048" w14:textId="77777777" w:rsidR="00F21816" w:rsidRDefault="00F21816" w:rsidP="00F21816">
      <w:pPr>
        <w:ind w:left="720" w:hanging="720"/>
      </w:pPr>
      <w:r w:rsidRPr="00777035">
        <w:rPr>
          <w:b/>
        </w:rPr>
        <w:t xml:space="preserve">Decision: </w:t>
      </w:r>
      <w:r w:rsidRPr="00777035">
        <w:t xml:space="preserve">The document is </w:t>
      </w:r>
      <w:r>
        <w:t>note</w:t>
      </w:r>
      <w:r w:rsidRPr="00777035">
        <w:t>d.</w:t>
      </w:r>
      <w:r>
        <w:t xml:space="preserve"> </w:t>
      </w:r>
    </w:p>
    <w:p w14:paraId="16D5A876" w14:textId="79C3EB42" w:rsidR="00F21816" w:rsidRDefault="00F21816" w:rsidP="005D0065">
      <w:pPr>
        <w:ind w:left="720" w:hanging="720"/>
      </w:pPr>
    </w:p>
    <w:p w14:paraId="0A1401AA" w14:textId="77777777" w:rsidR="00482E81" w:rsidRPr="00482E81" w:rsidRDefault="00482E81" w:rsidP="00482E81">
      <w:pPr>
        <w:ind w:left="720" w:hanging="720"/>
        <w:rPr>
          <w:lang w:eastAsia="x-none"/>
        </w:rPr>
      </w:pPr>
      <w:r w:rsidRPr="00482E81">
        <w:rPr>
          <w:highlight w:val="green"/>
          <w:lang w:eastAsia="x-none"/>
        </w:rPr>
        <w:t>Agreements</w:t>
      </w:r>
      <w:r w:rsidRPr="00482E81">
        <w:rPr>
          <w:lang w:eastAsia="x-none"/>
        </w:rPr>
        <w:t>:</w:t>
      </w:r>
    </w:p>
    <w:p w14:paraId="3C907E8C" w14:textId="77777777" w:rsidR="00482E81" w:rsidRPr="00482E81" w:rsidRDefault="00482E81" w:rsidP="00BC4EF6">
      <w:pPr>
        <w:pStyle w:val="ListParagraph"/>
        <w:numPr>
          <w:ilvl w:val="0"/>
          <w:numId w:val="188"/>
        </w:numPr>
        <w:rPr>
          <w:lang w:val="en-US" w:eastAsia="ko-KR"/>
        </w:rPr>
      </w:pPr>
      <w:r w:rsidRPr="00482E81">
        <w:rPr>
          <w:lang w:val="en-US" w:eastAsia="ko-KR"/>
        </w:rPr>
        <w:t>The following two scenarios should be considered for evaluations of IAB:</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9"/>
        <w:gridCol w:w="3653"/>
        <w:gridCol w:w="3828"/>
      </w:tblGrid>
      <w:tr w:rsidR="00482E81" w:rsidRPr="00482E81" w14:paraId="3570101F" w14:textId="77777777" w:rsidTr="000F713F">
        <w:trPr>
          <w:trHeight w:val="20"/>
        </w:trPr>
        <w:tc>
          <w:tcPr>
            <w:tcW w:w="2579" w:type="dxa"/>
            <w:shd w:val="clear" w:color="auto" w:fill="auto"/>
            <w:hideMark/>
          </w:tcPr>
          <w:p w14:paraId="0E5385A6" w14:textId="77777777" w:rsidR="00482E81" w:rsidRPr="00482E81" w:rsidRDefault="00482E81" w:rsidP="00482E81">
            <w:pPr>
              <w:pStyle w:val="TAH"/>
              <w:rPr>
                <w:rFonts w:eastAsia="Calibri"/>
              </w:rPr>
            </w:pPr>
            <w:r w:rsidRPr="00482E81">
              <w:rPr>
                <w:rFonts w:eastAsia="Calibri"/>
              </w:rPr>
              <w:t> </w:t>
            </w:r>
          </w:p>
        </w:tc>
        <w:tc>
          <w:tcPr>
            <w:tcW w:w="3653" w:type="dxa"/>
            <w:shd w:val="clear" w:color="auto" w:fill="auto"/>
            <w:hideMark/>
          </w:tcPr>
          <w:p w14:paraId="353ADB0A" w14:textId="77777777" w:rsidR="00482E81" w:rsidRPr="00482E81" w:rsidRDefault="00482E81" w:rsidP="00482E81">
            <w:pPr>
              <w:pStyle w:val="TAH"/>
              <w:rPr>
                <w:rFonts w:eastAsia="Calibri"/>
              </w:rPr>
            </w:pPr>
            <w:r w:rsidRPr="00482E81">
              <w:rPr>
                <w:rFonts w:eastAsia="Calibri"/>
              </w:rPr>
              <w:t>Homogeneous IAB Scenario</w:t>
            </w:r>
          </w:p>
        </w:tc>
        <w:tc>
          <w:tcPr>
            <w:tcW w:w="3828" w:type="dxa"/>
            <w:shd w:val="clear" w:color="auto" w:fill="auto"/>
          </w:tcPr>
          <w:p w14:paraId="2DF1EF24" w14:textId="77777777" w:rsidR="00482E81" w:rsidRPr="00482E81" w:rsidRDefault="00482E81" w:rsidP="00482E81">
            <w:pPr>
              <w:pStyle w:val="TAH"/>
              <w:rPr>
                <w:rFonts w:eastAsia="Calibri"/>
              </w:rPr>
            </w:pPr>
            <w:r w:rsidRPr="00482E81">
              <w:rPr>
                <w:rFonts w:eastAsia="Calibri"/>
              </w:rPr>
              <w:t>Heterogeneous IAB Scenario</w:t>
            </w:r>
          </w:p>
        </w:tc>
      </w:tr>
      <w:tr w:rsidR="00482E81" w:rsidRPr="00482E81" w14:paraId="73D44BB2" w14:textId="77777777" w:rsidTr="000F713F">
        <w:trPr>
          <w:trHeight w:val="20"/>
        </w:trPr>
        <w:tc>
          <w:tcPr>
            <w:tcW w:w="2579" w:type="dxa"/>
            <w:shd w:val="clear" w:color="auto" w:fill="auto"/>
            <w:hideMark/>
          </w:tcPr>
          <w:p w14:paraId="27273926" w14:textId="77777777" w:rsidR="00482E81" w:rsidRPr="00482E81" w:rsidRDefault="00482E81" w:rsidP="00482E81">
            <w:pPr>
              <w:pStyle w:val="TAH"/>
              <w:rPr>
                <w:rFonts w:eastAsia="Calibri"/>
              </w:rPr>
            </w:pPr>
            <w:r w:rsidRPr="00482E81">
              <w:rPr>
                <w:rFonts w:eastAsia="Calibri"/>
              </w:rPr>
              <w:t>Node deployment</w:t>
            </w:r>
          </w:p>
        </w:tc>
        <w:tc>
          <w:tcPr>
            <w:tcW w:w="3653" w:type="dxa"/>
            <w:shd w:val="clear" w:color="auto" w:fill="auto"/>
            <w:hideMark/>
          </w:tcPr>
          <w:p w14:paraId="26C83003" w14:textId="77777777" w:rsidR="00482E81" w:rsidRPr="00482E81" w:rsidRDefault="00482E81" w:rsidP="00482E81">
            <w:pPr>
              <w:pStyle w:val="TAL"/>
            </w:pPr>
            <w:r w:rsidRPr="00482E81">
              <w:t>All nodes (IAB donor and IAB node) are dropped on a hexagonal grid</w:t>
            </w:r>
          </w:p>
        </w:tc>
        <w:tc>
          <w:tcPr>
            <w:tcW w:w="3828" w:type="dxa"/>
            <w:shd w:val="clear" w:color="auto" w:fill="auto"/>
          </w:tcPr>
          <w:p w14:paraId="68E6A852" w14:textId="77777777" w:rsidR="00482E81" w:rsidRPr="00482E81" w:rsidRDefault="00482E81" w:rsidP="00482E81">
            <w:pPr>
              <w:pStyle w:val="TAL"/>
              <w:rPr>
                <w:rFonts w:cs="Arial"/>
                <w:lang w:val="en-US" w:eastAsia="zh-CN"/>
              </w:rPr>
            </w:pPr>
            <w:r w:rsidRPr="00482E81">
              <w:rPr>
                <w:rFonts w:cs="Arial"/>
                <w:lang w:val="en-US" w:eastAsia="zh-CN"/>
              </w:rPr>
              <w:t>Only IAB donor are dropped on a hexagonal grid and IAB node are dropped randomly</w:t>
            </w:r>
          </w:p>
        </w:tc>
      </w:tr>
      <w:tr w:rsidR="00482E81" w:rsidRPr="00482E81" w14:paraId="5C2E9A00" w14:textId="77777777" w:rsidTr="000F713F">
        <w:trPr>
          <w:trHeight w:val="20"/>
        </w:trPr>
        <w:tc>
          <w:tcPr>
            <w:tcW w:w="2579" w:type="dxa"/>
            <w:shd w:val="clear" w:color="auto" w:fill="auto"/>
            <w:hideMark/>
          </w:tcPr>
          <w:p w14:paraId="3268D9CF" w14:textId="77777777" w:rsidR="00482E81" w:rsidRPr="00482E81" w:rsidRDefault="00482E81" w:rsidP="00482E81">
            <w:pPr>
              <w:pStyle w:val="TAH"/>
              <w:rPr>
                <w:rFonts w:eastAsia="Calibri"/>
              </w:rPr>
            </w:pPr>
            <w:r w:rsidRPr="00482E81">
              <w:rPr>
                <w:rFonts w:eastAsia="Calibri"/>
              </w:rPr>
              <w:t>IAB donor</w:t>
            </w:r>
          </w:p>
        </w:tc>
        <w:tc>
          <w:tcPr>
            <w:tcW w:w="3653" w:type="dxa"/>
            <w:shd w:val="clear" w:color="auto" w:fill="auto"/>
            <w:hideMark/>
          </w:tcPr>
          <w:p w14:paraId="7B78B4A2" w14:textId="77777777" w:rsidR="00482E81" w:rsidRPr="00482E81" w:rsidRDefault="00482E81" w:rsidP="00482E81">
            <w:pPr>
              <w:pStyle w:val="TAL"/>
            </w:pPr>
            <w:r w:rsidRPr="00482E81">
              <w:t>Micro</w:t>
            </w:r>
          </w:p>
        </w:tc>
        <w:tc>
          <w:tcPr>
            <w:tcW w:w="3828" w:type="dxa"/>
            <w:shd w:val="clear" w:color="auto" w:fill="auto"/>
          </w:tcPr>
          <w:p w14:paraId="60B6B445" w14:textId="77777777" w:rsidR="00482E81" w:rsidRPr="00482E81" w:rsidRDefault="00482E81" w:rsidP="00482E81">
            <w:pPr>
              <w:pStyle w:val="TAL"/>
              <w:rPr>
                <w:rFonts w:cs="Arial"/>
                <w:lang w:val="en-US" w:eastAsia="zh-CN"/>
              </w:rPr>
            </w:pPr>
            <w:r w:rsidRPr="00482E81">
              <w:rPr>
                <w:rFonts w:cs="Arial"/>
                <w:lang w:val="en-US" w:eastAsia="zh-CN"/>
              </w:rPr>
              <w:t>Macro</w:t>
            </w:r>
          </w:p>
        </w:tc>
      </w:tr>
      <w:tr w:rsidR="00482E81" w:rsidRPr="00482E81" w14:paraId="33FE8431" w14:textId="77777777" w:rsidTr="000F713F">
        <w:trPr>
          <w:trHeight w:val="20"/>
        </w:trPr>
        <w:tc>
          <w:tcPr>
            <w:tcW w:w="2579" w:type="dxa"/>
            <w:shd w:val="clear" w:color="auto" w:fill="auto"/>
            <w:hideMark/>
          </w:tcPr>
          <w:p w14:paraId="02D6D12A" w14:textId="77777777" w:rsidR="00482E81" w:rsidRPr="00482E81" w:rsidRDefault="00482E81" w:rsidP="00482E81">
            <w:pPr>
              <w:pStyle w:val="TAH"/>
              <w:rPr>
                <w:rFonts w:eastAsia="Calibri"/>
              </w:rPr>
            </w:pPr>
            <w:r w:rsidRPr="00482E81">
              <w:rPr>
                <w:rFonts w:eastAsia="Calibri"/>
              </w:rPr>
              <w:t>IAB node</w:t>
            </w:r>
          </w:p>
        </w:tc>
        <w:tc>
          <w:tcPr>
            <w:tcW w:w="3653" w:type="dxa"/>
            <w:shd w:val="clear" w:color="auto" w:fill="auto"/>
            <w:hideMark/>
          </w:tcPr>
          <w:p w14:paraId="0622DF99" w14:textId="77777777" w:rsidR="00482E81" w:rsidRPr="00482E81" w:rsidRDefault="00482E81" w:rsidP="00482E81">
            <w:pPr>
              <w:pStyle w:val="TAL"/>
            </w:pPr>
            <w:r w:rsidRPr="00482E81">
              <w:t>Micro</w:t>
            </w:r>
          </w:p>
        </w:tc>
        <w:tc>
          <w:tcPr>
            <w:tcW w:w="3828" w:type="dxa"/>
            <w:shd w:val="clear" w:color="auto" w:fill="auto"/>
          </w:tcPr>
          <w:p w14:paraId="02E8B1ED" w14:textId="77777777" w:rsidR="00482E81" w:rsidRPr="00482E81" w:rsidRDefault="00482E81" w:rsidP="00482E81">
            <w:pPr>
              <w:pStyle w:val="TAL"/>
              <w:rPr>
                <w:rFonts w:cs="Arial"/>
                <w:lang w:val="en-US" w:eastAsia="zh-CN"/>
              </w:rPr>
            </w:pPr>
            <w:r w:rsidRPr="00482E81">
              <w:rPr>
                <w:rFonts w:cs="Arial"/>
                <w:lang w:val="en-US" w:eastAsia="zh-CN"/>
              </w:rPr>
              <w:t>Micro</w:t>
            </w:r>
          </w:p>
        </w:tc>
      </w:tr>
      <w:tr w:rsidR="00482E81" w:rsidRPr="00482E81" w14:paraId="6897299C" w14:textId="77777777" w:rsidTr="000F713F">
        <w:trPr>
          <w:trHeight w:val="20"/>
        </w:trPr>
        <w:tc>
          <w:tcPr>
            <w:tcW w:w="2579" w:type="dxa"/>
            <w:shd w:val="clear" w:color="auto" w:fill="auto"/>
            <w:hideMark/>
          </w:tcPr>
          <w:p w14:paraId="462211BD" w14:textId="77777777" w:rsidR="00482E81" w:rsidRPr="00482E81" w:rsidRDefault="00482E81" w:rsidP="00482E81">
            <w:pPr>
              <w:pStyle w:val="TAH"/>
              <w:rPr>
                <w:rFonts w:eastAsia="Calibri"/>
              </w:rPr>
            </w:pPr>
            <w:r w:rsidRPr="00482E81">
              <w:rPr>
                <w:rFonts w:eastAsia="Calibri"/>
              </w:rPr>
              <w:t>Number of IAB donor</w:t>
            </w:r>
          </w:p>
        </w:tc>
        <w:tc>
          <w:tcPr>
            <w:tcW w:w="3653" w:type="dxa"/>
            <w:shd w:val="clear" w:color="auto" w:fill="auto"/>
            <w:hideMark/>
          </w:tcPr>
          <w:p w14:paraId="240F639E" w14:textId="77777777" w:rsidR="00482E81" w:rsidRPr="00482E81" w:rsidRDefault="00482E81" w:rsidP="00482E81">
            <w:pPr>
              <w:pStyle w:val="TAL"/>
            </w:pPr>
            <w:r w:rsidRPr="00482E81">
              <w:t>Ndonor: [1, 3, 7]</w:t>
            </w:r>
          </w:p>
        </w:tc>
        <w:tc>
          <w:tcPr>
            <w:tcW w:w="3828" w:type="dxa"/>
            <w:shd w:val="clear" w:color="auto" w:fill="auto"/>
          </w:tcPr>
          <w:p w14:paraId="7D6D63B6" w14:textId="77777777" w:rsidR="00482E81" w:rsidRPr="00482E81" w:rsidRDefault="00482E81" w:rsidP="00482E81">
            <w:pPr>
              <w:pStyle w:val="TAL"/>
              <w:rPr>
                <w:rFonts w:cs="Arial"/>
                <w:lang w:val="en-US" w:eastAsia="zh-CN"/>
              </w:rPr>
            </w:pPr>
            <w:r w:rsidRPr="00482E81">
              <w:rPr>
                <w:rFonts w:cs="Arial"/>
                <w:lang w:val="en-US" w:eastAsia="zh-CN"/>
              </w:rPr>
              <w:t>Ndonor = 7</w:t>
            </w:r>
          </w:p>
        </w:tc>
      </w:tr>
      <w:tr w:rsidR="00482E81" w:rsidRPr="00482E81" w14:paraId="117C1A9A" w14:textId="77777777" w:rsidTr="000F713F">
        <w:trPr>
          <w:trHeight w:val="20"/>
        </w:trPr>
        <w:tc>
          <w:tcPr>
            <w:tcW w:w="2579" w:type="dxa"/>
            <w:shd w:val="clear" w:color="auto" w:fill="auto"/>
            <w:hideMark/>
          </w:tcPr>
          <w:p w14:paraId="0A24467A" w14:textId="77777777" w:rsidR="00482E81" w:rsidRPr="00482E81" w:rsidRDefault="00482E81" w:rsidP="00482E81">
            <w:pPr>
              <w:pStyle w:val="TAH"/>
              <w:rPr>
                <w:rFonts w:eastAsia="Calibri"/>
              </w:rPr>
            </w:pPr>
            <w:r w:rsidRPr="00482E81">
              <w:rPr>
                <w:rFonts w:eastAsia="Calibri"/>
              </w:rPr>
              <w:t>Number of IAB node</w:t>
            </w:r>
          </w:p>
        </w:tc>
        <w:tc>
          <w:tcPr>
            <w:tcW w:w="3653" w:type="dxa"/>
            <w:shd w:val="clear" w:color="auto" w:fill="auto"/>
            <w:hideMark/>
          </w:tcPr>
          <w:p w14:paraId="2CB07304" w14:textId="77777777" w:rsidR="00482E81" w:rsidRPr="00482E81" w:rsidRDefault="00482E81" w:rsidP="00482E81">
            <w:pPr>
              <w:pStyle w:val="TAL"/>
            </w:pPr>
            <w:r w:rsidRPr="00482E81">
              <w:t>19 - Ndonor</w:t>
            </w:r>
          </w:p>
        </w:tc>
        <w:tc>
          <w:tcPr>
            <w:tcW w:w="3828" w:type="dxa"/>
            <w:shd w:val="clear" w:color="auto" w:fill="auto"/>
          </w:tcPr>
          <w:p w14:paraId="083918E1" w14:textId="77777777" w:rsidR="00482E81" w:rsidRPr="00482E81" w:rsidRDefault="00482E81" w:rsidP="00482E81">
            <w:pPr>
              <w:pStyle w:val="TAL"/>
              <w:rPr>
                <w:rFonts w:cs="Arial"/>
                <w:lang w:val="en-US" w:eastAsia="zh-CN"/>
              </w:rPr>
            </w:pPr>
            <w:r w:rsidRPr="00482E81">
              <w:rPr>
                <w:rFonts w:cs="Arial"/>
                <w:lang w:val="en-US" w:eastAsia="zh-CN"/>
              </w:rPr>
              <w:t>Nrelay selected from the following set of values: [1,3]*Ndonor*3</w:t>
            </w:r>
          </w:p>
        </w:tc>
      </w:tr>
      <w:tr w:rsidR="00482E81" w:rsidRPr="00482E81" w14:paraId="08F7702B" w14:textId="77777777" w:rsidTr="000F713F">
        <w:trPr>
          <w:trHeight w:val="20"/>
        </w:trPr>
        <w:tc>
          <w:tcPr>
            <w:tcW w:w="2579" w:type="dxa"/>
            <w:shd w:val="clear" w:color="auto" w:fill="auto"/>
            <w:hideMark/>
          </w:tcPr>
          <w:p w14:paraId="61153586" w14:textId="77777777" w:rsidR="00482E81" w:rsidRPr="00482E81" w:rsidRDefault="00482E81" w:rsidP="00482E81">
            <w:pPr>
              <w:pStyle w:val="TAH"/>
              <w:rPr>
                <w:rFonts w:eastAsia="Calibri"/>
              </w:rPr>
            </w:pPr>
            <w:r w:rsidRPr="00482E81">
              <w:rPr>
                <w:rFonts w:eastAsia="Calibri"/>
              </w:rPr>
              <w:t>Total number of Nodes</w:t>
            </w:r>
          </w:p>
        </w:tc>
        <w:tc>
          <w:tcPr>
            <w:tcW w:w="3653" w:type="dxa"/>
            <w:shd w:val="clear" w:color="auto" w:fill="auto"/>
            <w:hideMark/>
          </w:tcPr>
          <w:p w14:paraId="05B33CA3" w14:textId="77777777" w:rsidR="00482E81" w:rsidRPr="00482E81" w:rsidRDefault="00482E81" w:rsidP="00482E81">
            <w:pPr>
              <w:pStyle w:val="TAL"/>
            </w:pPr>
            <w:r w:rsidRPr="00482E81">
              <w:t>19</w:t>
            </w:r>
          </w:p>
        </w:tc>
        <w:tc>
          <w:tcPr>
            <w:tcW w:w="3828" w:type="dxa"/>
            <w:shd w:val="clear" w:color="auto" w:fill="auto"/>
          </w:tcPr>
          <w:p w14:paraId="4829DC5B" w14:textId="77777777" w:rsidR="00482E81" w:rsidRPr="00482E81" w:rsidRDefault="00482E81" w:rsidP="00482E81">
            <w:pPr>
              <w:pStyle w:val="TAL"/>
              <w:rPr>
                <w:rFonts w:cs="Arial"/>
                <w:lang w:val="en-US" w:eastAsia="zh-CN"/>
              </w:rPr>
            </w:pPr>
            <w:r w:rsidRPr="00482E81">
              <w:rPr>
                <w:rFonts w:cs="Arial"/>
                <w:lang w:val="en-US" w:eastAsia="zh-CN"/>
              </w:rPr>
              <w:t>Ndonor + Nrelay</w:t>
            </w:r>
          </w:p>
        </w:tc>
      </w:tr>
      <w:tr w:rsidR="00482E81" w:rsidRPr="00482E81" w14:paraId="20371744" w14:textId="77777777" w:rsidTr="000F713F">
        <w:trPr>
          <w:trHeight w:val="20"/>
        </w:trPr>
        <w:tc>
          <w:tcPr>
            <w:tcW w:w="2579" w:type="dxa"/>
            <w:shd w:val="clear" w:color="auto" w:fill="auto"/>
            <w:hideMark/>
          </w:tcPr>
          <w:p w14:paraId="1796E4AF" w14:textId="77777777" w:rsidR="00482E81" w:rsidRPr="00482E81" w:rsidRDefault="00482E81" w:rsidP="00482E81">
            <w:pPr>
              <w:pStyle w:val="TAH"/>
              <w:rPr>
                <w:rFonts w:eastAsia="Calibri"/>
              </w:rPr>
            </w:pPr>
            <w:r w:rsidRPr="00482E81">
              <w:rPr>
                <w:rFonts w:eastAsia="Calibri"/>
              </w:rPr>
              <w:t>Reference Network</w:t>
            </w:r>
          </w:p>
        </w:tc>
        <w:tc>
          <w:tcPr>
            <w:tcW w:w="3653" w:type="dxa"/>
            <w:shd w:val="clear" w:color="auto" w:fill="auto"/>
            <w:hideMark/>
          </w:tcPr>
          <w:p w14:paraId="12CFD6DB" w14:textId="77777777" w:rsidR="00482E81" w:rsidRPr="00482E81" w:rsidRDefault="00482E81" w:rsidP="00482E81">
            <w:pPr>
              <w:pStyle w:val="TAL"/>
            </w:pPr>
            <w:r w:rsidRPr="00482E81">
              <w:t>Ndonor donor nodes with 0 relay node</w:t>
            </w:r>
          </w:p>
        </w:tc>
        <w:tc>
          <w:tcPr>
            <w:tcW w:w="3828" w:type="dxa"/>
            <w:shd w:val="clear" w:color="auto" w:fill="auto"/>
          </w:tcPr>
          <w:p w14:paraId="4A725BC3" w14:textId="77777777" w:rsidR="00482E81" w:rsidRPr="00482E81" w:rsidRDefault="00482E81" w:rsidP="00482E81">
            <w:pPr>
              <w:pStyle w:val="TAL"/>
              <w:rPr>
                <w:rFonts w:cs="Arial"/>
                <w:lang w:val="en-US" w:eastAsia="zh-CN"/>
              </w:rPr>
            </w:pPr>
            <w:r w:rsidRPr="00482E81">
              <w:rPr>
                <w:rFonts w:cs="Arial"/>
                <w:lang w:val="en-US" w:eastAsia="zh-CN"/>
              </w:rPr>
              <w:t>7 donor nodes</w:t>
            </w:r>
          </w:p>
        </w:tc>
      </w:tr>
      <w:tr w:rsidR="00482E81" w:rsidRPr="00482E81" w14:paraId="5F549F47" w14:textId="77777777" w:rsidTr="000F713F">
        <w:trPr>
          <w:trHeight w:val="20"/>
        </w:trPr>
        <w:tc>
          <w:tcPr>
            <w:tcW w:w="2579" w:type="dxa"/>
            <w:shd w:val="clear" w:color="auto" w:fill="auto"/>
            <w:hideMark/>
          </w:tcPr>
          <w:p w14:paraId="7C8453DB" w14:textId="77777777" w:rsidR="00482E81" w:rsidRPr="00482E81" w:rsidRDefault="00482E81" w:rsidP="00482E81">
            <w:pPr>
              <w:pStyle w:val="TAH"/>
              <w:rPr>
                <w:rFonts w:eastAsia="Calibri"/>
              </w:rPr>
            </w:pPr>
            <w:r w:rsidRPr="00482E81">
              <w:rPr>
                <w:rFonts w:eastAsia="Calibri"/>
              </w:rPr>
              <w:t>Macro ISD</w:t>
            </w:r>
          </w:p>
        </w:tc>
        <w:tc>
          <w:tcPr>
            <w:tcW w:w="3653" w:type="dxa"/>
            <w:shd w:val="clear" w:color="auto" w:fill="auto"/>
            <w:hideMark/>
          </w:tcPr>
          <w:p w14:paraId="7B91F5AF" w14:textId="77777777" w:rsidR="00482E81" w:rsidRPr="00482E81" w:rsidRDefault="00482E81" w:rsidP="00482E81">
            <w:pPr>
              <w:pStyle w:val="TAL"/>
            </w:pPr>
            <w:r w:rsidRPr="00482E81">
              <w:t>200m</w:t>
            </w:r>
          </w:p>
        </w:tc>
        <w:tc>
          <w:tcPr>
            <w:tcW w:w="3828" w:type="dxa"/>
            <w:shd w:val="clear" w:color="auto" w:fill="auto"/>
          </w:tcPr>
          <w:p w14:paraId="298B47F7" w14:textId="77777777" w:rsidR="00482E81" w:rsidRPr="00482E81" w:rsidRDefault="00482E81" w:rsidP="00482E81">
            <w:pPr>
              <w:pStyle w:val="TAL"/>
              <w:rPr>
                <w:rFonts w:cs="Arial"/>
                <w:lang w:val="en-US" w:eastAsia="zh-CN"/>
              </w:rPr>
            </w:pPr>
            <w:r w:rsidRPr="00482E81">
              <w:rPr>
                <w:rFonts w:cs="Arial"/>
                <w:lang w:val="en-US" w:eastAsia="zh-CN"/>
              </w:rPr>
              <w:t>2 values: 500m and [FFS]</w:t>
            </w:r>
          </w:p>
        </w:tc>
      </w:tr>
      <w:tr w:rsidR="00482E81" w:rsidRPr="00482E81" w14:paraId="599C5A23" w14:textId="77777777" w:rsidTr="000F713F">
        <w:trPr>
          <w:trHeight w:val="20"/>
        </w:trPr>
        <w:tc>
          <w:tcPr>
            <w:tcW w:w="2579" w:type="dxa"/>
            <w:shd w:val="clear" w:color="auto" w:fill="auto"/>
          </w:tcPr>
          <w:p w14:paraId="4C6F4ABF" w14:textId="77777777" w:rsidR="00482E81" w:rsidRPr="00482E81" w:rsidRDefault="00482E81" w:rsidP="00482E81">
            <w:pPr>
              <w:pStyle w:val="TAH"/>
              <w:rPr>
                <w:rFonts w:eastAsia="Calibri"/>
              </w:rPr>
            </w:pPr>
            <w:r w:rsidRPr="00482E81">
              <w:rPr>
                <w:rFonts w:eastAsia="Calibri"/>
              </w:rPr>
              <w:t>Frequency and Bandwidth (total spectrum access + backhaul)</w:t>
            </w:r>
          </w:p>
        </w:tc>
        <w:tc>
          <w:tcPr>
            <w:tcW w:w="3653" w:type="dxa"/>
            <w:shd w:val="clear" w:color="auto" w:fill="auto"/>
          </w:tcPr>
          <w:p w14:paraId="64936710" w14:textId="77777777" w:rsidR="00482E81" w:rsidRPr="00482E81" w:rsidRDefault="00482E81" w:rsidP="00482E81">
            <w:pPr>
              <w:pStyle w:val="TAL"/>
            </w:pPr>
            <w:r w:rsidRPr="00482E81">
              <w:t>FR1: 4GHz (100MHz), FR2: 30GHz (400MHz)</w:t>
            </w:r>
          </w:p>
        </w:tc>
        <w:tc>
          <w:tcPr>
            <w:tcW w:w="3828" w:type="dxa"/>
            <w:shd w:val="clear" w:color="auto" w:fill="auto"/>
          </w:tcPr>
          <w:p w14:paraId="05E5BD50" w14:textId="77777777" w:rsidR="00482E81" w:rsidRPr="00482E81" w:rsidRDefault="00482E81" w:rsidP="00482E81">
            <w:pPr>
              <w:pStyle w:val="TAL"/>
              <w:rPr>
                <w:rFonts w:cs="Arial"/>
                <w:lang w:val="en-US" w:eastAsia="zh-CN"/>
              </w:rPr>
            </w:pPr>
            <w:r w:rsidRPr="00482E81">
              <w:rPr>
                <w:rFonts w:cs="Arial"/>
                <w:lang w:val="en-US" w:eastAsia="zh-CN"/>
              </w:rPr>
              <w:t>FR1: 4GHz (100MHz), FR2: 30GHz (400MHz)</w:t>
            </w:r>
          </w:p>
        </w:tc>
      </w:tr>
      <w:tr w:rsidR="00482E81" w:rsidRPr="00482E81" w14:paraId="4C46A950" w14:textId="77777777" w:rsidTr="000F713F">
        <w:trPr>
          <w:trHeight w:val="20"/>
        </w:trPr>
        <w:tc>
          <w:tcPr>
            <w:tcW w:w="2579" w:type="dxa"/>
            <w:shd w:val="clear" w:color="auto" w:fill="auto"/>
          </w:tcPr>
          <w:p w14:paraId="5E3AD3C5" w14:textId="77777777" w:rsidR="00482E81" w:rsidRPr="00482E81" w:rsidRDefault="00482E81" w:rsidP="00482E81">
            <w:pPr>
              <w:pStyle w:val="TAH"/>
              <w:rPr>
                <w:rFonts w:eastAsia="Calibri"/>
              </w:rPr>
            </w:pPr>
            <w:r w:rsidRPr="00482E81">
              <w:rPr>
                <w:rFonts w:eastAsia="Calibri"/>
              </w:rPr>
              <w:t>Duplex mode</w:t>
            </w:r>
          </w:p>
        </w:tc>
        <w:tc>
          <w:tcPr>
            <w:tcW w:w="3653" w:type="dxa"/>
            <w:shd w:val="clear" w:color="auto" w:fill="auto"/>
          </w:tcPr>
          <w:p w14:paraId="11DB0B5B" w14:textId="77777777" w:rsidR="00482E81" w:rsidRPr="00482E81" w:rsidRDefault="00482E81" w:rsidP="00482E81">
            <w:pPr>
              <w:pStyle w:val="TAL"/>
            </w:pPr>
            <w:r w:rsidRPr="00482E81">
              <w:t>TDD</w:t>
            </w:r>
          </w:p>
        </w:tc>
        <w:tc>
          <w:tcPr>
            <w:tcW w:w="3828" w:type="dxa"/>
            <w:shd w:val="clear" w:color="auto" w:fill="auto"/>
          </w:tcPr>
          <w:p w14:paraId="1B4F4CEC" w14:textId="77777777" w:rsidR="00482E81" w:rsidRPr="00482E81" w:rsidRDefault="00482E81" w:rsidP="00482E81">
            <w:pPr>
              <w:pStyle w:val="TAL"/>
              <w:rPr>
                <w:rFonts w:cs="Arial"/>
                <w:lang w:val="en-US" w:eastAsia="zh-CN"/>
              </w:rPr>
            </w:pPr>
            <w:r w:rsidRPr="00482E81">
              <w:rPr>
                <w:rFonts w:cs="Arial"/>
                <w:lang w:val="en-US" w:eastAsia="zh-CN"/>
              </w:rPr>
              <w:t>TDD</w:t>
            </w:r>
          </w:p>
        </w:tc>
      </w:tr>
    </w:tbl>
    <w:p w14:paraId="4DDA4903" w14:textId="77777777" w:rsidR="00482E81" w:rsidRPr="00482E81" w:rsidRDefault="00482E81" w:rsidP="00BC4EF6">
      <w:pPr>
        <w:pStyle w:val="ListParagraph"/>
        <w:numPr>
          <w:ilvl w:val="0"/>
          <w:numId w:val="188"/>
        </w:numPr>
        <w:rPr>
          <w:lang w:val="en-US" w:eastAsia="ko-KR"/>
        </w:rPr>
      </w:pPr>
      <w:r w:rsidRPr="00482E81">
        <w:rPr>
          <w:lang w:eastAsia="ko-KR"/>
        </w:rPr>
        <w:t xml:space="preserve">Note: </w:t>
      </w:r>
      <w:r w:rsidRPr="00482E81">
        <w:rPr>
          <w:lang w:val="en-US" w:eastAsia="ko-KR"/>
        </w:rPr>
        <w:t>Further prioritization of these scenarios is not precluded</w:t>
      </w:r>
    </w:p>
    <w:p w14:paraId="4A2FE7F5" w14:textId="77777777" w:rsidR="00482E81" w:rsidRPr="00482E81" w:rsidRDefault="00482E81" w:rsidP="00BC4EF6">
      <w:pPr>
        <w:pStyle w:val="ListParagraph"/>
        <w:numPr>
          <w:ilvl w:val="0"/>
          <w:numId w:val="188"/>
        </w:numPr>
        <w:rPr>
          <w:lang w:eastAsia="ko-KR"/>
        </w:rPr>
      </w:pPr>
      <w:r w:rsidRPr="00482E81">
        <w:rPr>
          <w:lang w:eastAsia="ko-KR"/>
        </w:rPr>
        <w:t>Continue discussion on remaining parameters and FFS points until the next RAN1 meeting.</w:t>
      </w:r>
    </w:p>
    <w:p w14:paraId="2AE2831D" w14:textId="77777777" w:rsidR="00482E81" w:rsidRPr="00482E81" w:rsidRDefault="00482E81" w:rsidP="00482E81">
      <w:pPr>
        <w:ind w:left="720" w:hanging="720"/>
        <w:rPr>
          <w:lang w:eastAsia="x-none"/>
        </w:rPr>
      </w:pPr>
    </w:p>
    <w:p w14:paraId="4ECCB298" w14:textId="77777777" w:rsidR="00482E81" w:rsidRPr="00482E81" w:rsidRDefault="00482E81" w:rsidP="00482E81">
      <w:pPr>
        <w:ind w:left="720" w:hanging="720"/>
        <w:rPr>
          <w:lang w:eastAsia="x-none"/>
        </w:rPr>
      </w:pPr>
      <w:r w:rsidRPr="00482E81">
        <w:rPr>
          <w:highlight w:val="green"/>
          <w:lang w:eastAsia="x-none"/>
        </w:rPr>
        <w:t>Agreements</w:t>
      </w:r>
      <w:r w:rsidRPr="00482E81">
        <w:rPr>
          <w:lang w:eastAsia="x-none"/>
        </w:rPr>
        <w:t>:</w:t>
      </w:r>
    </w:p>
    <w:p w14:paraId="1DEC60DD" w14:textId="77777777" w:rsidR="00482E81" w:rsidRPr="00482E81" w:rsidRDefault="00482E81" w:rsidP="00BC4EF6">
      <w:pPr>
        <w:pStyle w:val="ListParagraph"/>
        <w:numPr>
          <w:ilvl w:val="0"/>
          <w:numId w:val="188"/>
        </w:numPr>
        <w:rPr>
          <w:lang w:eastAsia="ko-KR"/>
        </w:rPr>
      </w:pPr>
      <w:r w:rsidRPr="00482E81">
        <w:rPr>
          <w:lang w:eastAsia="ko-KR"/>
        </w:rPr>
        <w:t>Take large scale parameters for flexible duplex evaluations in 38.802 as the baseline for IAB evaluations.</w:t>
      </w:r>
    </w:p>
    <w:p w14:paraId="104CCA7E" w14:textId="77777777" w:rsidR="00482E81" w:rsidRPr="00482E81" w:rsidRDefault="00482E81" w:rsidP="00BC4EF6">
      <w:pPr>
        <w:pStyle w:val="ListParagraph"/>
        <w:numPr>
          <w:ilvl w:val="0"/>
          <w:numId w:val="188"/>
        </w:numPr>
        <w:rPr>
          <w:lang w:eastAsia="ko-KR"/>
        </w:rPr>
      </w:pPr>
      <w:r w:rsidRPr="00482E81">
        <w:rPr>
          <w:lang w:eastAsia="ko-KR"/>
        </w:rPr>
        <w:t>For determine the pathloss for links between the IAB node and other IAB nodes/donors, the following alternatives are considered:</w:t>
      </w:r>
    </w:p>
    <w:p w14:paraId="6D00ECD5" w14:textId="77777777" w:rsidR="00482E81" w:rsidRPr="00482E81" w:rsidRDefault="00482E81" w:rsidP="00BC4EF6">
      <w:pPr>
        <w:pStyle w:val="ListParagraph"/>
        <w:numPr>
          <w:ilvl w:val="1"/>
          <w:numId w:val="188"/>
        </w:numPr>
        <w:rPr>
          <w:lang w:eastAsia="ko-KR"/>
        </w:rPr>
      </w:pPr>
      <w:r w:rsidRPr="00482E81">
        <w:rPr>
          <w:lang w:eastAsia="ko-KR"/>
        </w:rPr>
        <w:t>Alt. 1: Determine the pathloss for links between the IAB node and candidate serving IAB nodes/donors based on N (value FFS but &lt;= 5) independent large-scale channel realizations (taking into account LOS/NLOS probability and shadow fading).</w:t>
      </w:r>
    </w:p>
    <w:p w14:paraId="578A95E6" w14:textId="77777777" w:rsidR="00482E81" w:rsidRPr="00482E81" w:rsidRDefault="00482E81" w:rsidP="00BC4EF6">
      <w:pPr>
        <w:pStyle w:val="ListParagraph"/>
        <w:numPr>
          <w:ilvl w:val="2"/>
          <w:numId w:val="188"/>
        </w:numPr>
        <w:rPr>
          <w:lang w:eastAsia="ko-KR"/>
        </w:rPr>
      </w:pPr>
      <w:r w:rsidRPr="00482E81">
        <w:rPr>
          <w:lang w:eastAsia="ko-KR"/>
        </w:rPr>
        <w:t>Select the realization that results in the minimum pathloss between the IAB node and the selected serving IAB node/donor.</w:t>
      </w:r>
      <w:r w:rsidRPr="00482E81">
        <w:rPr>
          <w:lang w:eastAsia="ko-KR"/>
        </w:rPr>
        <w:tab/>
      </w:r>
    </w:p>
    <w:p w14:paraId="7AA56F65" w14:textId="77777777" w:rsidR="00482E81" w:rsidRPr="00482E81" w:rsidRDefault="00482E81" w:rsidP="00BC4EF6">
      <w:pPr>
        <w:pStyle w:val="ListParagraph"/>
        <w:numPr>
          <w:ilvl w:val="1"/>
          <w:numId w:val="188"/>
        </w:numPr>
        <w:rPr>
          <w:lang w:eastAsia="ko-KR"/>
        </w:rPr>
      </w:pPr>
      <w:r w:rsidRPr="00482E81">
        <w:rPr>
          <w:lang w:eastAsia="ko-KR"/>
        </w:rPr>
        <w:t xml:space="preserve">Alt. 2: Determine the pathloss for links between the IAB node and candidate serving IAB nodes/donors based on a LoS probability of </w:t>
      </w:r>
      <w:r w:rsidRPr="00482E81">
        <w:rPr>
          <w:rFonts w:hint="eastAsia"/>
          <w:lang w:eastAsia="ko-KR"/>
        </w:rPr>
        <w:t>1-(1-</w:t>
      </w:r>
      <w:r w:rsidRPr="00482E81">
        <w:rPr>
          <w:lang w:eastAsia="ko-KR"/>
        </w:rPr>
        <w:t xml:space="preserve"> Prob(R</w:t>
      </w:r>
      <w:r w:rsidRPr="00482E81">
        <w:rPr>
          <w:rFonts w:hint="eastAsia"/>
          <w:lang w:eastAsia="ko-KR"/>
        </w:rPr>
        <w:t>)</w:t>
      </w:r>
      <w:r w:rsidRPr="00482E81">
        <w:rPr>
          <w:lang w:eastAsia="ko-KR"/>
        </w:rPr>
        <w:t>)^N (N&gt;1, N FFS). An additional “bonus” B (value of B is FFS) is added to the pathloss for links between the IAB node and the serving IAB nodes/donors. For the links between non-serving IAB nodes/donors the pathloss is determined based on the non-modified LoS probability and no bonus is applied.</w:t>
      </w:r>
    </w:p>
    <w:p w14:paraId="37AF638A" w14:textId="77777777" w:rsidR="00482E81" w:rsidRPr="00482E81" w:rsidRDefault="00482E81" w:rsidP="00BC4EF6">
      <w:pPr>
        <w:pStyle w:val="ListParagraph"/>
        <w:numPr>
          <w:ilvl w:val="0"/>
          <w:numId w:val="188"/>
        </w:numPr>
        <w:rPr>
          <w:lang w:eastAsia="ko-KR"/>
        </w:rPr>
      </w:pPr>
      <w:r w:rsidRPr="00482E81">
        <w:rPr>
          <w:lang w:eastAsia="ko-KR"/>
        </w:rPr>
        <w:t>Continue to discuss until RAN1#93 the value of B, N, and remaining details of topology selection methodology</w:t>
      </w:r>
    </w:p>
    <w:p w14:paraId="5E8A63B2" w14:textId="77777777" w:rsidR="00482E81" w:rsidRPr="00482E81" w:rsidRDefault="00482E81" w:rsidP="00BC4EF6">
      <w:pPr>
        <w:pStyle w:val="ListParagraph"/>
        <w:numPr>
          <w:ilvl w:val="0"/>
          <w:numId w:val="188"/>
        </w:numPr>
        <w:rPr>
          <w:lang w:eastAsia="ko-KR"/>
        </w:rPr>
      </w:pPr>
      <w:r w:rsidRPr="00482E81">
        <w:rPr>
          <w:lang w:eastAsia="ko-KR"/>
        </w:rPr>
        <w:t xml:space="preserve">Either Alt. 1 or Alt. 2 to be selected in RAN1#93. </w:t>
      </w:r>
    </w:p>
    <w:p w14:paraId="7E1F9733" w14:textId="77777777" w:rsidR="00482E81" w:rsidRPr="00482E81" w:rsidRDefault="00482E81" w:rsidP="00482E81">
      <w:pPr>
        <w:ind w:left="720" w:hanging="720"/>
        <w:rPr>
          <w:lang w:eastAsia="x-none"/>
        </w:rPr>
      </w:pPr>
      <w:r w:rsidRPr="00482E81">
        <w:rPr>
          <w:highlight w:val="green"/>
          <w:lang w:eastAsia="x-none"/>
        </w:rPr>
        <w:t>Agreements</w:t>
      </w:r>
      <w:r w:rsidRPr="00482E81">
        <w:rPr>
          <w:lang w:eastAsia="x-none"/>
        </w:rPr>
        <w:t>:</w:t>
      </w:r>
    </w:p>
    <w:p w14:paraId="1CF8832E" w14:textId="77777777" w:rsidR="00482E81" w:rsidRPr="00482E81" w:rsidRDefault="00482E81" w:rsidP="00BC4EF6">
      <w:pPr>
        <w:pStyle w:val="ListParagraph"/>
        <w:numPr>
          <w:ilvl w:val="0"/>
          <w:numId w:val="188"/>
        </w:numPr>
        <w:rPr>
          <w:lang w:eastAsia="ko-KR"/>
        </w:rPr>
      </w:pPr>
      <w:r w:rsidRPr="00482E81">
        <w:rPr>
          <w:lang w:eastAsia="ko-KR"/>
        </w:rPr>
        <w:t>For IAB donor (UMa) -&gt; IAB node (UMi): Apply UMa fast-fading parameters but replace ASA, ZSA using ASD and ZSD from UMi-SC separately --- follow table A.2.1-11 in TR38.802</w:t>
      </w:r>
    </w:p>
    <w:p w14:paraId="04CD34BC" w14:textId="77777777" w:rsidR="00482E81" w:rsidRPr="00482E81" w:rsidRDefault="00482E81" w:rsidP="00BC4EF6">
      <w:pPr>
        <w:pStyle w:val="ListParagraph"/>
        <w:numPr>
          <w:ilvl w:val="0"/>
          <w:numId w:val="188"/>
        </w:numPr>
        <w:rPr>
          <w:lang w:eastAsia="ko-KR"/>
        </w:rPr>
      </w:pPr>
      <w:r w:rsidRPr="00482E81">
        <w:rPr>
          <w:lang w:eastAsia="ko-KR"/>
        </w:rPr>
        <w:t>For IAB node/donor (UMi) –&gt; IAB node (UMi), Apply UMi fast-fading parameters but replace ASA, ZSA using ASD and ZSD from UMi-SC separately--- follow table A.2.1-11 in TR38.802</w:t>
      </w:r>
    </w:p>
    <w:p w14:paraId="4F6CCC8A" w14:textId="77777777" w:rsidR="00482E81" w:rsidRPr="00482E81" w:rsidRDefault="00482E81" w:rsidP="00482E81">
      <w:pPr>
        <w:ind w:left="720" w:hanging="720"/>
        <w:rPr>
          <w:szCs w:val="20"/>
          <w:lang w:eastAsia="x-none"/>
        </w:rPr>
      </w:pPr>
      <w:r w:rsidRPr="00482E81">
        <w:rPr>
          <w:szCs w:val="20"/>
          <w:highlight w:val="green"/>
          <w:lang w:eastAsia="x-none"/>
        </w:rPr>
        <w:t>Agreements</w:t>
      </w:r>
      <w:r w:rsidRPr="00482E81">
        <w:rPr>
          <w:szCs w:val="20"/>
          <w:lang w:eastAsia="x-none"/>
        </w:rPr>
        <w:t>:</w:t>
      </w:r>
    </w:p>
    <w:p w14:paraId="1BEFA579" w14:textId="77777777" w:rsidR="00482E81" w:rsidRPr="00482E81" w:rsidRDefault="00482E81" w:rsidP="00BC4EF6">
      <w:pPr>
        <w:pStyle w:val="ListParagraph"/>
        <w:numPr>
          <w:ilvl w:val="0"/>
          <w:numId w:val="188"/>
        </w:numPr>
        <w:rPr>
          <w:lang w:eastAsia="ko-KR"/>
        </w:rPr>
      </w:pPr>
      <w:r w:rsidRPr="00482E81">
        <w:rPr>
          <w:lang w:eastAsia="ko-KR"/>
        </w:rPr>
        <w:t>The following performance metrics should be considered in IAB evaluations:</w:t>
      </w:r>
    </w:p>
    <w:p w14:paraId="53ABD68B" w14:textId="77777777" w:rsidR="00482E81" w:rsidRPr="00482E81" w:rsidRDefault="00482E81" w:rsidP="00BC4EF6">
      <w:pPr>
        <w:pStyle w:val="ListParagraph"/>
        <w:numPr>
          <w:ilvl w:val="1"/>
          <w:numId w:val="188"/>
        </w:numPr>
        <w:rPr>
          <w:lang w:eastAsia="ko-KR"/>
        </w:rPr>
      </w:pPr>
      <w:r w:rsidRPr="00482E81">
        <w:rPr>
          <w:lang w:eastAsia="ko-KR"/>
        </w:rPr>
        <w:t>Area traffic capacity</w:t>
      </w:r>
    </w:p>
    <w:p w14:paraId="02526632" w14:textId="77777777" w:rsidR="00482E81" w:rsidRPr="00482E81" w:rsidRDefault="00482E81" w:rsidP="00BC4EF6">
      <w:pPr>
        <w:pStyle w:val="ListParagraph"/>
        <w:numPr>
          <w:ilvl w:val="1"/>
          <w:numId w:val="188"/>
        </w:numPr>
        <w:rPr>
          <w:lang w:eastAsia="ko-KR"/>
        </w:rPr>
      </w:pPr>
      <w:r w:rsidRPr="00482E81">
        <w:rPr>
          <w:lang w:eastAsia="ko-KR"/>
        </w:rPr>
        <w:t>Outage for access UEs (details FFS)</w:t>
      </w:r>
    </w:p>
    <w:p w14:paraId="2E273B85" w14:textId="77777777" w:rsidR="00482E81" w:rsidRPr="00482E81" w:rsidRDefault="00482E81" w:rsidP="00BC4EF6">
      <w:pPr>
        <w:pStyle w:val="ListParagraph"/>
        <w:numPr>
          <w:ilvl w:val="1"/>
          <w:numId w:val="188"/>
        </w:numPr>
        <w:rPr>
          <w:lang w:eastAsia="ko-KR"/>
        </w:rPr>
      </w:pPr>
      <w:r w:rsidRPr="00482E81">
        <w:rPr>
          <w:lang w:eastAsia="ko-KR"/>
        </w:rPr>
        <w:t>Per-link SNR and Geometry</w:t>
      </w:r>
    </w:p>
    <w:p w14:paraId="32232F5E" w14:textId="77777777" w:rsidR="00482E81" w:rsidRPr="00482E81" w:rsidRDefault="00482E81" w:rsidP="00BC4EF6">
      <w:pPr>
        <w:pStyle w:val="ListParagraph"/>
        <w:numPr>
          <w:ilvl w:val="2"/>
          <w:numId w:val="188"/>
        </w:numPr>
        <w:rPr>
          <w:lang w:eastAsia="ko-KR"/>
        </w:rPr>
      </w:pPr>
      <w:r w:rsidRPr="00482E81">
        <w:rPr>
          <w:lang w:eastAsia="ko-KR"/>
        </w:rPr>
        <w:t>Detailed definition of per-link SNR FFS</w:t>
      </w:r>
    </w:p>
    <w:p w14:paraId="0ADCEFA9" w14:textId="77777777" w:rsidR="00482E81" w:rsidRPr="00482E81" w:rsidRDefault="00482E81" w:rsidP="00BC4EF6">
      <w:pPr>
        <w:pStyle w:val="ListParagraph"/>
        <w:numPr>
          <w:ilvl w:val="1"/>
          <w:numId w:val="188"/>
        </w:numPr>
        <w:rPr>
          <w:lang w:eastAsia="ko-KR"/>
        </w:rPr>
      </w:pPr>
      <w:r w:rsidRPr="00482E81">
        <w:rPr>
          <w:lang w:eastAsia="ko-KR"/>
        </w:rPr>
        <w:t>Resource utilization (details FFS)</w:t>
      </w:r>
    </w:p>
    <w:p w14:paraId="58E2D6F2" w14:textId="77777777" w:rsidR="00482E81" w:rsidRPr="00482E81" w:rsidRDefault="00482E81" w:rsidP="00BC4EF6">
      <w:pPr>
        <w:pStyle w:val="ListParagraph"/>
        <w:numPr>
          <w:ilvl w:val="1"/>
          <w:numId w:val="188"/>
        </w:numPr>
        <w:rPr>
          <w:lang w:eastAsia="ko-KR"/>
        </w:rPr>
      </w:pPr>
      <w:r w:rsidRPr="00482E81">
        <w:rPr>
          <w:lang w:eastAsia="ko-KR"/>
        </w:rPr>
        <w:t>User plane latency (from the donor to the access UE)</w:t>
      </w:r>
    </w:p>
    <w:p w14:paraId="115CF6BB" w14:textId="77777777" w:rsidR="00482E81" w:rsidRPr="00482E81" w:rsidRDefault="00482E81" w:rsidP="00BC4EF6">
      <w:pPr>
        <w:pStyle w:val="ListParagraph"/>
        <w:numPr>
          <w:ilvl w:val="1"/>
          <w:numId w:val="188"/>
        </w:numPr>
        <w:rPr>
          <w:lang w:eastAsia="ko-KR"/>
        </w:rPr>
      </w:pPr>
      <w:r w:rsidRPr="00482E81">
        <w:rPr>
          <w:lang w:eastAsia="ko-KR"/>
        </w:rPr>
        <w:t>User perceived throughput (UPT) for bursty traffic: the unfinished bursts should be incorporated in the UPT calculation</w:t>
      </w:r>
    </w:p>
    <w:p w14:paraId="36721E3B" w14:textId="77777777" w:rsidR="00482E81" w:rsidRPr="00482E81" w:rsidRDefault="00482E81" w:rsidP="00482E81">
      <w:pPr>
        <w:ind w:left="720" w:hanging="720"/>
        <w:rPr>
          <w:lang w:eastAsia="x-none"/>
        </w:rPr>
      </w:pPr>
    </w:p>
    <w:p w14:paraId="56DA5838" w14:textId="3F1B18C8" w:rsidR="00254752" w:rsidRPr="00254752" w:rsidRDefault="00603E09" w:rsidP="005D0065">
      <w:pPr>
        <w:ind w:left="720" w:hanging="720"/>
        <w:rPr>
          <w:lang w:eastAsia="x-none"/>
        </w:rPr>
      </w:pPr>
      <w:hyperlink r:id="rId2451" w:history="1">
        <w:r w:rsidR="00FE4C7E">
          <w:rPr>
            <w:rStyle w:val="Hyperlink"/>
            <w:lang w:eastAsia="x-none"/>
          </w:rPr>
          <w:t>R1-1803694</w:t>
        </w:r>
      </w:hyperlink>
      <w:r w:rsidR="00254752" w:rsidRPr="00254752">
        <w:rPr>
          <w:lang w:eastAsia="x-none"/>
        </w:rPr>
        <w:tab/>
        <w:t>Consideration on IAB evaluation methodology and parameters</w:t>
      </w:r>
      <w:r w:rsidR="00254752" w:rsidRPr="00254752">
        <w:rPr>
          <w:lang w:eastAsia="x-none"/>
        </w:rPr>
        <w:tab/>
        <w:t>Huawei, HiSilicon</w:t>
      </w:r>
    </w:p>
    <w:p w14:paraId="11773968" w14:textId="593845C0" w:rsidR="00254752" w:rsidRPr="00254752" w:rsidRDefault="00603E09" w:rsidP="00254752">
      <w:pPr>
        <w:ind w:left="720" w:hanging="720"/>
        <w:rPr>
          <w:lang w:eastAsia="x-none"/>
        </w:rPr>
      </w:pPr>
      <w:hyperlink r:id="rId2452" w:history="1">
        <w:r w:rsidR="00FE4C7E">
          <w:rPr>
            <w:rStyle w:val="Hyperlink"/>
            <w:lang w:eastAsia="x-none"/>
          </w:rPr>
          <w:t>R1-1804172</w:t>
        </w:r>
      </w:hyperlink>
      <w:r w:rsidR="00254752" w:rsidRPr="00254752">
        <w:rPr>
          <w:lang w:eastAsia="x-none"/>
        </w:rPr>
        <w:tab/>
        <w:t>IAB scenarios and evaluations</w:t>
      </w:r>
      <w:r w:rsidR="00254752" w:rsidRPr="00254752">
        <w:rPr>
          <w:lang w:eastAsia="x-none"/>
        </w:rPr>
        <w:tab/>
        <w:t>ZTE, Sanechips</w:t>
      </w:r>
    </w:p>
    <w:p w14:paraId="3A647B3D" w14:textId="0D7B69CE" w:rsidR="00254752" w:rsidRPr="00254752" w:rsidRDefault="00603E09" w:rsidP="00254752">
      <w:pPr>
        <w:ind w:left="720" w:hanging="720"/>
        <w:rPr>
          <w:lang w:eastAsia="x-none"/>
        </w:rPr>
      </w:pPr>
      <w:hyperlink r:id="rId2453" w:history="1">
        <w:r w:rsidR="00FE4C7E">
          <w:rPr>
            <w:rStyle w:val="Hyperlink"/>
            <w:lang w:eastAsia="x-none"/>
          </w:rPr>
          <w:t>R1-1804621</w:t>
        </w:r>
      </w:hyperlink>
      <w:r w:rsidR="00254752" w:rsidRPr="00254752">
        <w:rPr>
          <w:lang w:eastAsia="x-none"/>
        </w:rPr>
        <w:tab/>
        <w:t>IAB Deployment Scenarios and Evaluation Methodology</w:t>
      </w:r>
      <w:r w:rsidR="00254752" w:rsidRPr="00254752">
        <w:rPr>
          <w:lang w:eastAsia="x-none"/>
        </w:rPr>
        <w:tab/>
        <w:t>Nokia, Nokia Shanghai Bell</w:t>
      </w:r>
    </w:p>
    <w:p w14:paraId="3BD8A103" w14:textId="1278C38B" w:rsidR="00254752" w:rsidRPr="00254752" w:rsidRDefault="00603E09" w:rsidP="00254752">
      <w:pPr>
        <w:ind w:left="720" w:hanging="720"/>
        <w:rPr>
          <w:lang w:eastAsia="x-none"/>
        </w:rPr>
      </w:pPr>
      <w:hyperlink r:id="rId2454" w:history="1">
        <w:r w:rsidR="00FE4C7E">
          <w:rPr>
            <w:rStyle w:val="Hyperlink"/>
            <w:lang w:eastAsia="x-none"/>
          </w:rPr>
          <w:t>R1-1804661</w:t>
        </w:r>
      </w:hyperlink>
      <w:r w:rsidR="00254752" w:rsidRPr="00254752">
        <w:rPr>
          <w:lang w:eastAsia="x-none"/>
        </w:rPr>
        <w:tab/>
        <w:t>Simulation assumptions, scenarios and channel model for IAB</w:t>
      </w:r>
      <w:r w:rsidR="00254752" w:rsidRPr="00254752">
        <w:rPr>
          <w:lang w:eastAsia="x-none"/>
        </w:rPr>
        <w:tab/>
        <w:t>AT&amp;T</w:t>
      </w:r>
    </w:p>
    <w:p w14:paraId="00A5BF5E" w14:textId="7A758EF9" w:rsidR="00254752" w:rsidRPr="00254752" w:rsidRDefault="00603E09" w:rsidP="00254752">
      <w:pPr>
        <w:ind w:left="720" w:hanging="720"/>
        <w:rPr>
          <w:lang w:eastAsia="x-none"/>
        </w:rPr>
      </w:pPr>
      <w:hyperlink r:id="rId2455" w:history="1">
        <w:r w:rsidR="00FE4C7E">
          <w:rPr>
            <w:rStyle w:val="Hyperlink"/>
            <w:lang w:eastAsia="x-none"/>
          </w:rPr>
          <w:t>R1-1804756</w:t>
        </w:r>
      </w:hyperlink>
      <w:r w:rsidR="00254752" w:rsidRPr="00254752">
        <w:rPr>
          <w:lang w:eastAsia="x-none"/>
        </w:rPr>
        <w:tab/>
        <w:t>Evaluation methodology for IAB</w:t>
      </w:r>
      <w:r w:rsidR="00254752" w:rsidRPr="00254752">
        <w:rPr>
          <w:lang w:eastAsia="x-none"/>
        </w:rPr>
        <w:tab/>
        <w:t>Intel Corporation</w:t>
      </w:r>
    </w:p>
    <w:p w14:paraId="71AB335D" w14:textId="2F39C1DA" w:rsidR="00254752" w:rsidRPr="00254752" w:rsidRDefault="00603E09" w:rsidP="00254752">
      <w:pPr>
        <w:ind w:left="720" w:hanging="720"/>
        <w:rPr>
          <w:lang w:eastAsia="x-none"/>
        </w:rPr>
      </w:pPr>
      <w:hyperlink r:id="rId2456" w:history="1">
        <w:r w:rsidR="00FE4C7E">
          <w:rPr>
            <w:rStyle w:val="Hyperlink"/>
            <w:lang w:eastAsia="x-none"/>
          </w:rPr>
          <w:t>R1-1804836</w:t>
        </w:r>
      </w:hyperlink>
      <w:r w:rsidR="00254752" w:rsidRPr="00254752">
        <w:rPr>
          <w:lang w:eastAsia="x-none"/>
        </w:rPr>
        <w:tab/>
        <w:t>Evaluation methodology for NR IAB</w:t>
      </w:r>
      <w:r w:rsidR="00254752" w:rsidRPr="00254752">
        <w:rPr>
          <w:lang w:eastAsia="x-none"/>
        </w:rPr>
        <w:tab/>
        <w:t>Qualcomm Incorporated</w:t>
      </w:r>
    </w:p>
    <w:p w14:paraId="5AEF87B1" w14:textId="2518CD2C" w:rsidR="00254752" w:rsidRPr="00254752" w:rsidRDefault="00254752" w:rsidP="005D0065">
      <w:pPr>
        <w:pStyle w:val="Heading3"/>
      </w:pPr>
      <w:bookmarkStart w:id="5168" w:name="_Toc510867668"/>
      <w:bookmarkStart w:id="5169" w:name="_Toc514184738"/>
      <w:r w:rsidRPr="00254752">
        <w:t>Other</w:t>
      </w:r>
      <w:bookmarkEnd w:id="5168"/>
      <w:bookmarkEnd w:id="5169"/>
    </w:p>
    <w:p w14:paraId="323589F0" w14:textId="133A9D77" w:rsidR="00254752" w:rsidRPr="00254752" w:rsidRDefault="00603E09" w:rsidP="00254752">
      <w:pPr>
        <w:ind w:left="720" w:hanging="720"/>
        <w:rPr>
          <w:lang w:eastAsia="x-none"/>
        </w:rPr>
      </w:pPr>
      <w:hyperlink r:id="rId2457" w:history="1">
        <w:r w:rsidR="00FE4C7E">
          <w:rPr>
            <w:rStyle w:val="Hyperlink"/>
            <w:lang w:eastAsia="x-none"/>
          </w:rPr>
          <w:t>R1-1804303</w:t>
        </w:r>
      </w:hyperlink>
      <w:r w:rsidR="00254752" w:rsidRPr="00254752">
        <w:rPr>
          <w:lang w:eastAsia="x-none"/>
        </w:rPr>
        <w:tab/>
        <w:t>Evaluation on the dynamic and flexible resouce allocation in IAB</w:t>
      </w:r>
      <w:r w:rsidR="00254752" w:rsidRPr="00254752">
        <w:rPr>
          <w:lang w:eastAsia="x-none"/>
        </w:rPr>
        <w:tab/>
        <w:t>Huawei, HiSilicon</w:t>
      </w:r>
    </w:p>
    <w:p w14:paraId="4AF98099" w14:textId="4A85ADA8" w:rsidR="00254752" w:rsidRPr="00254752" w:rsidRDefault="00603E09" w:rsidP="00254752">
      <w:pPr>
        <w:ind w:left="720" w:hanging="720"/>
        <w:rPr>
          <w:lang w:eastAsia="x-none"/>
        </w:rPr>
      </w:pPr>
      <w:hyperlink r:id="rId2458" w:history="1">
        <w:r w:rsidR="00FE4C7E">
          <w:rPr>
            <w:rStyle w:val="Hyperlink"/>
            <w:lang w:eastAsia="x-none"/>
          </w:rPr>
          <w:t>R1-1804622</w:t>
        </w:r>
      </w:hyperlink>
      <w:r w:rsidR="00254752" w:rsidRPr="00254752">
        <w:rPr>
          <w:lang w:eastAsia="x-none"/>
        </w:rPr>
        <w:tab/>
        <w:t>Dynamic resource allocation between backhaul and access link</w:t>
      </w:r>
      <w:r w:rsidR="00254752" w:rsidRPr="00254752">
        <w:rPr>
          <w:lang w:eastAsia="x-none"/>
        </w:rPr>
        <w:tab/>
        <w:t>Nokia, Nokia Shanghai Bell</w:t>
      </w:r>
    </w:p>
    <w:p w14:paraId="60C74133" w14:textId="53853343" w:rsidR="00254752" w:rsidRPr="00254752" w:rsidRDefault="00603E09" w:rsidP="00254752">
      <w:pPr>
        <w:ind w:left="720" w:hanging="720"/>
        <w:rPr>
          <w:lang w:eastAsia="x-none"/>
        </w:rPr>
      </w:pPr>
      <w:hyperlink r:id="rId2459" w:history="1">
        <w:r w:rsidR="00FE4C7E">
          <w:rPr>
            <w:rStyle w:val="Hyperlink"/>
            <w:lang w:eastAsia="x-none"/>
          </w:rPr>
          <w:t>R1-1804623</w:t>
        </w:r>
      </w:hyperlink>
      <w:r w:rsidR="00254752" w:rsidRPr="00254752">
        <w:rPr>
          <w:lang w:eastAsia="x-none"/>
        </w:rPr>
        <w:tab/>
        <w:t>RRM measurements in presence of IAB</w:t>
      </w:r>
      <w:r w:rsidR="00254752" w:rsidRPr="00254752">
        <w:rPr>
          <w:lang w:eastAsia="x-none"/>
        </w:rPr>
        <w:tab/>
        <w:t>Nokia, Nokia Shanghai Bell</w:t>
      </w:r>
    </w:p>
    <w:p w14:paraId="571D36A4" w14:textId="17FC585C" w:rsidR="00254752" w:rsidRPr="00254752" w:rsidRDefault="00603E09" w:rsidP="00254752">
      <w:pPr>
        <w:ind w:left="720" w:hanging="720"/>
        <w:rPr>
          <w:lang w:eastAsia="x-none"/>
        </w:rPr>
      </w:pPr>
      <w:hyperlink r:id="rId2460" w:history="1">
        <w:r w:rsidR="00FE4C7E">
          <w:rPr>
            <w:rStyle w:val="Hyperlink"/>
            <w:lang w:eastAsia="x-none"/>
          </w:rPr>
          <w:t>R1-1804624</w:t>
        </w:r>
      </w:hyperlink>
      <w:r w:rsidR="00254752" w:rsidRPr="00254752">
        <w:rPr>
          <w:lang w:eastAsia="x-none"/>
        </w:rPr>
        <w:tab/>
        <w:t>IAB timing</w:t>
      </w:r>
      <w:r w:rsidR="00254752" w:rsidRPr="00254752">
        <w:rPr>
          <w:lang w:eastAsia="x-none"/>
        </w:rPr>
        <w:tab/>
        <w:t>Nokia, Nokia Shanghai Bell</w:t>
      </w:r>
    </w:p>
    <w:p w14:paraId="16C607C0" w14:textId="1263AA55" w:rsidR="00254752" w:rsidRPr="00254752" w:rsidRDefault="00603E09" w:rsidP="00254752">
      <w:pPr>
        <w:ind w:left="720" w:hanging="720"/>
        <w:rPr>
          <w:lang w:eastAsia="x-none"/>
        </w:rPr>
      </w:pPr>
      <w:hyperlink r:id="rId2461" w:history="1">
        <w:r w:rsidR="00FE4C7E">
          <w:rPr>
            <w:rStyle w:val="Hyperlink"/>
            <w:lang w:eastAsia="x-none"/>
          </w:rPr>
          <w:t>R1-1804625</w:t>
        </w:r>
      </w:hyperlink>
      <w:r w:rsidR="00254752" w:rsidRPr="00254752">
        <w:rPr>
          <w:lang w:eastAsia="x-none"/>
        </w:rPr>
        <w:tab/>
        <w:t>IAB Topology Discussion</w:t>
      </w:r>
      <w:r w:rsidR="00254752" w:rsidRPr="00254752">
        <w:rPr>
          <w:lang w:eastAsia="x-none"/>
        </w:rPr>
        <w:tab/>
        <w:t>Nokia, Nokia Shanghai Bell</w:t>
      </w:r>
    </w:p>
    <w:p w14:paraId="4623FFE1" w14:textId="48A20287" w:rsidR="00254752" w:rsidRPr="00254752" w:rsidRDefault="00603E09" w:rsidP="00254752">
      <w:pPr>
        <w:ind w:left="720" w:hanging="720"/>
        <w:rPr>
          <w:lang w:eastAsia="x-none"/>
        </w:rPr>
      </w:pPr>
      <w:hyperlink r:id="rId2462" w:history="1">
        <w:r w:rsidR="00FE4C7E">
          <w:rPr>
            <w:rStyle w:val="Hyperlink"/>
            <w:lang w:eastAsia="x-none"/>
          </w:rPr>
          <w:t>R1-1804626</w:t>
        </w:r>
      </w:hyperlink>
      <w:r w:rsidR="00254752" w:rsidRPr="00254752">
        <w:rPr>
          <w:lang w:eastAsia="x-none"/>
        </w:rPr>
        <w:tab/>
        <w:t>On Cross-link Interference Management in IA</w:t>
      </w:r>
      <w:r w:rsidR="00254752" w:rsidRPr="00254752">
        <w:rPr>
          <w:lang w:eastAsia="x-none"/>
        </w:rPr>
        <w:tab/>
        <w:t>Nokia, Nokia Shanghai Bell</w:t>
      </w:r>
    </w:p>
    <w:p w14:paraId="6E1C3E3E" w14:textId="6EF76BBB" w:rsidR="00254752" w:rsidRPr="00254752" w:rsidRDefault="00603E09" w:rsidP="00254752">
      <w:pPr>
        <w:ind w:left="720" w:hanging="720"/>
        <w:rPr>
          <w:lang w:eastAsia="x-none"/>
        </w:rPr>
      </w:pPr>
      <w:hyperlink r:id="rId2463" w:history="1">
        <w:r w:rsidR="00FE4C7E">
          <w:rPr>
            <w:rStyle w:val="Hyperlink"/>
            <w:lang w:eastAsia="x-none"/>
          </w:rPr>
          <w:t>R1-1804663</w:t>
        </w:r>
      </w:hyperlink>
      <w:r w:rsidR="00254752" w:rsidRPr="00254752">
        <w:rPr>
          <w:lang w:eastAsia="x-none"/>
        </w:rPr>
        <w:tab/>
        <w:t>System level simulation results of IAB</w:t>
      </w:r>
      <w:r w:rsidR="00254752" w:rsidRPr="00254752">
        <w:rPr>
          <w:lang w:eastAsia="x-none"/>
        </w:rPr>
        <w:tab/>
        <w:t>AT&amp;T</w:t>
      </w:r>
    </w:p>
    <w:p w14:paraId="4C8CB2C1" w14:textId="77777777" w:rsidR="00254752" w:rsidRPr="00254752" w:rsidRDefault="00254752" w:rsidP="008C192C">
      <w:pPr>
        <w:pStyle w:val="Heading2"/>
      </w:pPr>
      <w:bookmarkStart w:id="5170" w:name="_Toc510867669"/>
      <w:bookmarkStart w:id="5171" w:name="_Toc514184739"/>
      <w:r w:rsidRPr="00254752">
        <w:t>Study on Self Evaluation towards IMT-2020 Submission</w:t>
      </w:r>
      <w:bookmarkEnd w:id="5170"/>
      <w:bookmarkEnd w:id="5171"/>
    </w:p>
    <w:p w14:paraId="4CB2750C" w14:textId="77777777" w:rsidR="00254752" w:rsidRPr="00254752" w:rsidRDefault="00254752" w:rsidP="00586089">
      <w:pPr>
        <w:pStyle w:val="Heading3"/>
      </w:pPr>
      <w:bookmarkStart w:id="5172" w:name="_Toc510867670"/>
      <w:bookmarkStart w:id="5173" w:name="_Toc514184740"/>
      <w:r w:rsidRPr="00254752">
        <w:t>Evaluation methodology</w:t>
      </w:r>
      <w:bookmarkEnd w:id="5172"/>
      <w:bookmarkEnd w:id="5173"/>
    </w:p>
    <w:p w14:paraId="6A92EF4A" w14:textId="1619E9FB" w:rsidR="00586089" w:rsidRPr="00586089" w:rsidRDefault="00603E09" w:rsidP="00586089">
      <w:pPr>
        <w:ind w:left="1440" w:hanging="1440"/>
        <w:rPr>
          <w:b/>
        </w:rPr>
      </w:pPr>
      <w:hyperlink r:id="rId2464" w:history="1">
        <w:r w:rsidR="00FE4C7E">
          <w:rPr>
            <w:rStyle w:val="Hyperlink"/>
            <w:b/>
          </w:rPr>
          <w:t>R1-1805643</w:t>
        </w:r>
      </w:hyperlink>
      <w:r w:rsidR="00586089" w:rsidRPr="00586089">
        <w:rPr>
          <w:b/>
        </w:rPr>
        <w:tab/>
        <w:t>Summary of discussion on mobility evaluation method and parameters</w:t>
      </w:r>
      <w:r w:rsidR="00586089" w:rsidRPr="00586089">
        <w:rPr>
          <w:b/>
        </w:rPr>
        <w:tab/>
        <w:t>Huawei</w:t>
      </w:r>
    </w:p>
    <w:p w14:paraId="7EF04BCD" w14:textId="18A45FFC" w:rsidR="00586089" w:rsidRDefault="00586089" w:rsidP="00586089">
      <w:pPr>
        <w:ind w:left="1440" w:hanging="1440"/>
      </w:pPr>
      <w:r w:rsidRPr="00777035">
        <w:rPr>
          <w:b/>
        </w:rPr>
        <w:t xml:space="preserve">Decision: </w:t>
      </w:r>
      <w:r w:rsidRPr="00777035">
        <w:t xml:space="preserve">The document is </w:t>
      </w:r>
      <w:r>
        <w:t>note</w:t>
      </w:r>
      <w:r w:rsidRPr="00777035">
        <w:t>d.</w:t>
      </w:r>
    </w:p>
    <w:p w14:paraId="76A1D895" w14:textId="2DB6B399" w:rsidR="00586089" w:rsidRDefault="00586089" w:rsidP="00586089">
      <w:pPr>
        <w:ind w:left="1440" w:hanging="1440"/>
      </w:pPr>
    </w:p>
    <w:p w14:paraId="5514D16B" w14:textId="1444C449" w:rsidR="00586089" w:rsidRDefault="00586089" w:rsidP="00586089">
      <w:pPr>
        <w:ind w:left="1440" w:hanging="1440"/>
      </w:pPr>
      <w:r w:rsidRPr="00586089">
        <w:rPr>
          <w:highlight w:val="green"/>
        </w:rPr>
        <w:t>Agreement</w:t>
      </w:r>
      <w:r>
        <w:t xml:space="preserve">: The proposals 1, 2, 3 and 4 in </w:t>
      </w:r>
      <w:hyperlink r:id="rId2465" w:history="1">
        <w:r w:rsidR="00FE4C7E">
          <w:rPr>
            <w:rStyle w:val="Hyperlink"/>
          </w:rPr>
          <w:t>R1-1805643</w:t>
        </w:r>
      </w:hyperlink>
      <w:r>
        <w:t xml:space="preserve"> are agreed.</w:t>
      </w:r>
    </w:p>
    <w:p w14:paraId="21E2440E" w14:textId="77777777" w:rsidR="00586089" w:rsidRPr="00586089" w:rsidRDefault="00586089" w:rsidP="00586089">
      <w:pPr>
        <w:ind w:left="1440" w:hanging="1440"/>
        <w:rPr>
          <w:lang w:val="en-US"/>
        </w:rPr>
      </w:pPr>
    </w:p>
    <w:p w14:paraId="1BEA586C" w14:textId="3C7B4F1D" w:rsidR="00586089" w:rsidRPr="00586089" w:rsidRDefault="00603E09" w:rsidP="00586089">
      <w:pPr>
        <w:ind w:left="1440" w:hanging="1440"/>
        <w:rPr>
          <w:b/>
        </w:rPr>
      </w:pPr>
      <w:hyperlink r:id="rId2466" w:history="1">
        <w:r w:rsidR="00FE4C7E">
          <w:rPr>
            <w:rStyle w:val="Hyperlink"/>
            <w:b/>
          </w:rPr>
          <w:t>R1-1805644</w:t>
        </w:r>
      </w:hyperlink>
      <w:r w:rsidR="00586089" w:rsidRPr="00586089">
        <w:rPr>
          <w:b/>
        </w:rPr>
        <w:tab/>
        <w:t>Summary of discussion on eMBB evaluation method and parameters for FR2</w:t>
      </w:r>
      <w:r w:rsidR="00586089" w:rsidRPr="00586089">
        <w:rPr>
          <w:b/>
        </w:rPr>
        <w:tab/>
        <w:t>Huawei</w:t>
      </w:r>
    </w:p>
    <w:p w14:paraId="72205600" w14:textId="77777777" w:rsidR="00586089" w:rsidRDefault="00586089" w:rsidP="00586089">
      <w:pPr>
        <w:ind w:left="1440" w:hanging="1440"/>
      </w:pPr>
      <w:r w:rsidRPr="00777035">
        <w:rPr>
          <w:b/>
        </w:rPr>
        <w:t xml:space="preserve">Decision: </w:t>
      </w:r>
      <w:r w:rsidRPr="00777035">
        <w:t xml:space="preserve">The document is </w:t>
      </w:r>
      <w:r>
        <w:t>note</w:t>
      </w:r>
      <w:r w:rsidRPr="00777035">
        <w:t>d.</w:t>
      </w:r>
    </w:p>
    <w:p w14:paraId="669BEC9E" w14:textId="33A97638" w:rsidR="00586089" w:rsidRDefault="00586089" w:rsidP="00586089">
      <w:pPr>
        <w:ind w:left="1440" w:hanging="1440"/>
      </w:pPr>
    </w:p>
    <w:p w14:paraId="0DB98CC1" w14:textId="5C7EC4EF" w:rsidR="00BD65D6" w:rsidRPr="00BD65D6" w:rsidRDefault="00BD65D6" w:rsidP="00BD65D6">
      <w:pPr>
        <w:ind w:left="1440" w:hanging="1440"/>
        <w:rPr>
          <w:szCs w:val="20"/>
          <w:lang w:eastAsia="x-none"/>
        </w:rPr>
      </w:pPr>
      <w:r w:rsidRPr="00BD65D6">
        <w:rPr>
          <w:szCs w:val="20"/>
          <w:highlight w:val="green"/>
          <w:lang w:eastAsia="x-none"/>
        </w:rPr>
        <w:t>Agreement</w:t>
      </w:r>
      <w:r w:rsidRPr="00BD65D6">
        <w:rPr>
          <w:szCs w:val="20"/>
          <w:lang w:eastAsia="x-none"/>
        </w:rPr>
        <w:t>:</w:t>
      </w:r>
      <w:r>
        <w:rPr>
          <w:szCs w:val="20"/>
          <w:lang w:eastAsia="x-none"/>
        </w:rPr>
        <w:t xml:space="preserve"> </w:t>
      </w:r>
      <w:r w:rsidRPr="00BD65D6">
        <w:rPr>
          <w:szCs w:val="20"/>
          <w:lang w:eastAsia="x-none"/>
        </w:rPr>
        <w:t xml:space="preserve">Section 2 and its subsections in </w:t>
      </w:r>
      <w:hyperlink r:id="rId2467" w:history="1">
        <w:r w:rsidR="00FE4C7E">
          <w:rPr>
            <w:rStyle w:val="Hyperlink"/>
            <w:szCs w:val="20"/>
            <w:lang w:eastAsia="x-none"/>
          </w:rPr>
          <w:t>R1-1805644</w:t>
        </w:r>
      </w:hyperlink>
      <w:r w:rsidRPr="00BD65D6">
        <w:rPr>
          <w:szCs w:val="20"/>
          <w:lang w:eastAsia="x-none"/>
        </w:rPr>
        <w:t xml:space="preserve"> are agreed</w:t>
      </w:r>
      <w:r>
        <w:rPr>
          <w:szCs w:val="20"/>
          <w:lang w:eastAsia="x-none"/>
        </w:rPr>
        <w:t>.</w:t>
      </w:r>
    </w:p>
    <w:p w14:paraId="0728FF44" w14:textId="59D83B6B" w:rsidR="00BD65D6" w:rsidRDefault="00BD65D6" w:rsidP="00586089">
      <w:pPr>
        <w:ind w:left="1440" w:hanging="1440"/>
      </w:pPr>
    </w:p>
    <w:p w14:paraId="576C6FD5" w14:textId="77777777" w:rsidR="00BD65D6" w:rsidRDefault="00BD65D6" w:rsidP="00586089">
      <w:pPr>
        <w:ind w:left="1440" w:hanging="1440"/>
      </w:pPr>
    </w:p>
    <w:p w14:paraId="75412C84" w14:textId="7C02BB65" w:rsidR="00254752" w:rsidRPr="00254752" w:rsidRDefault="00603E09" w:rsidP="00586089">
      <w:pPr>
        <w:ind w:left="1440" w:hanging="1440"/>
        <w:rPr>
          <w:lang w:eastAsia="x-none"/>
        </w:rPr>
      </w:pPr>
      <w:hyperlink r:id="rId2468" w:history="1">
        <w:r w:rsidR="00FE4C7E">
          <w:rPr>
            <w:rStyle w:val="Hyperlink"/>
            <w:lang w:eastAsia="x-none"/>
          </w:rPr>
          <w:t>R1-1803683</w:t>
        </w:r>
      </w:hyperlink>
      <w:r w:rsidR="00254752" w:rsidRPr="00254752">
        <w:rPr>
          <w:lang w:eastAsia="x-none"/>
        </w:rPr>
        <w:tab/>
        <w:t>Consideration on evaluation features and parameters for IMT-2020 self evaluation</w:t>
      </w:r>
      <w:r w:rsidR="00254752" w:rsidRPr="00254752">
        <w:rPr>
          <w:lang w:eastAsia="x-none"/>
        </w:rPr>
        <w:tab/>
        <w:t>Huawei, HiSilicon</w:t>
      </w:r>
    </w:p>
    <w:p w14:paraId="6055B804" w14:textId="61B91383" w:rsidR="00254752" w:rsidRPr="00254752" w:rsidRDefault="00603E09" w:rsidP="00254752">
      <w:pPr>
        <w:ind w:left="720" w:hanging="720"/>
        <w:rPr>
          <w:lang w:eastAsia="x-none"/>
        </w:rPr>
      </w:pPr>
      <w:hyperlink r:id="rId2469" w:history="1">
        <w:r w:rsidR="00FE4C7E">
          <w:rPr>
            <w:rStyle w:val="Hyperlink"/>
            <w:lang w:eastAsia="x-none"/>
          </w:rPr>
          <w:t>R1-1803781</w:t>
        </w:r>
      </w:hyperlink>
      <w:r w:rsidR="00254752" w:rsidRPr="00254752">
        <w:rPr>
          <w:lang w:eastAsia="x-none"/>
        </w:rPr>
        <w:tab/>
        <w:t>Discussions on evaluation methodologies for link-level and system-level simulations</w:t>
      </w:r>
      <w:r w:rsidR="00254752" w:rsidRPr="00254752">
        <w:rPr>
          <w:lang w:eastAsia="x-none"/>
        </w:rPr>
        <w:tab/>
        <w:t>CATT</w:t>
      </w:r>
    </w:p>
    <w:p w14:paraId="5381593A" w14:textId="0EE64C82" w:rsidR="00254752" w:rsidRPr="00254752" w:rsidRDefault="00603E09" w:rsidP="00254752">
      <w:pPr>
        <w:ind w:left="720" w:hanging="720"/>
        <w:rPr>
          <w:lang w:eastAsia="x-none"/>
        </w:rPr>
      </w:pPr>
      <w:hyperlink r:id="rId2470" w:history="1">
        <w:r w:rsidR="00FE4C7E">
          <w:rPr>
            <w:rStyle w:val="Hyperlink"/>
            <w:lang w:eastAsia="x-none"/>
          </w:rPr>
          <w:t>R1-1804029</w:t>
        </w:r>
      </w:hyperlink>
      <w:r w:rsidR="00254752" w:rsidRPr="00254752">
        <w:rPr>
          <w:lang w:eastAsia="x-none"/>
        </w:rPr>
        <w:tab/>
        <w:t>Consideration on Evaluation methodology of IMT-2020 self-evaluation</w:t>
      </w:r>
      <w:r w:rsidR="00254752" w:rsidRPr="00254752">
        <w:rPr>
          <w:lang w:eastAsia="x-none"/>
        </w:rPr>
        <w:tab/>
        <w:t>ZTE, Sanechips</w:t>
      </w:r>
    </w:p>
    <w:p w14:paraId="2448F5DE" w14:textId="2A3D831D" w:rsidR="00254752" w:rsidRPr="00254752" w:rsidRDefault="00603E09" w:rsidP="00254752">
      <w:pPr>
        <w:ind w:left="720" w:hanging="720"/>
        <w:rPr>
          <w:lang w:eastAsia="x-none"/>
        </w:rPr>
      </w:pPr>
      <w:hyperlink r:id="rId2471" w:history="1">
        <w:r w:rsidR="00FE4C7E">
          <w:rPr>
            <w:rStyle w:val="Hyperlink"/>
            <w:lang w:eastAsia="x-none"/>
          </w:rPr>
          <w:t>R1-1804408</w:t>
        </w:r>
      </w:hyperlink>
      <w:r w:rsidR="00254752" w:rsidRPr="00254752">
        <w:rPr>
          <w:lang w:eastAsia="x-none"/>
        </w:rPr>
        <w:tab/>
        <w:t>Evaluation methodology for IMT-2020 Submission</w:t>
      </w:r>
      <w:r w:rsidR="00254752" w:rsidRPr="00254752">
        <w:rPr>
          <w:lang w:eastAsia="x-none"/>
        </w:rPr>
        <w:tab/>
        <w:t>Samsung</w:t>
      </w:r>
    </w:p>
    <w:p w14:paraId="1E0CF96D" w14:textId="5C5955B6" w:rsidR="00254752" w:rsidRPr="00254752" w:rsidRDefault="00603E09" w:rsidP="00254752">
      <w:pPr>
        <w:ind w:left="1440" w:hanging="1440"/>
        <w:rPr>
          <w:lang w:eastAsia="x-none"/>
        </w:rPr>
      </w:pPr>
      <w:hyperlink r:id="rId2472" w:history="1">
        <w:r w:rsidR="00FE4C7E">
          <w:rPr>
            <w:rStyle w:val="Hyperlink"/>
            <w:lang w:eastAsia="x-none"/>
          </w:rPr>
          <w:t>R1-1804757</w:t>
        </w:r>
      </w:hyperlink>
      <w:r w:rsidR="00254752" w:rsidRPr="00254752">
        <w:rPr>
          <w:lang w:eastAsia="x-none"/>
        </w:rPr>
        <w:tab/>
        <w:t>On Simulation Assumptions, Features and Parameters for IMT-2020 self-evaluation</w:t>
      </w:r>
      <w:r w:rsidR="00254752" w:rsidRPr="00254752">
        <w:rPr>
          <w:lang w:eastAsia="x-none"/>
        </w:rPr>
        <w:tab/>
        <w:t>Intel Corporation</w:t>
      </w:r>
    </w:p>
    <w:p w14:paraId="72C991C7" w14:textId="1007D24A" w:rsidR="00254752" w:rsidRPr="00254752" w:rsidRDefault="00603E09" w:rsidP="00254752">
      <w:pPr>
        <w:ind w:left="720" w:hanging="720"/>
        <w:rPr>
          <w:lang w:eastAsia="x-none"/>
        </w:rPr>
      </w:pPr>
      <w:hyperlink r:id="rId2473" w:history="1">
        <w:r w:rsidR="00FE4C7E">
          <w:rPr>
            <w:rStyle w:val="Hyperlink"/>
            <w:lang w:eastAsia="x-none"/>
          </w:rPr>
          <w:t>R1-1805073</w:t>
        </w:r>
      </w:hyperlink>
      <w:r w:rsidR="00254752" w:rsidRPr="00254752">
        <w:rPr>
          <w:lang w:eastAsia="x-none"/>
        </w:rPr>
        <w:tab/>
        <w:t>Link to System Mapping for IMT-2020 Self-evaluation</w:t>
      </w:r>
      <w:r w:rsidR="00254752" w:rsidRPr="00254752">
        <w:rPr>
          <w:lang w:eastAsia="x-none"/>
        </w:rPr>
        <w:tab/>
        <w:t>NTT DOCOMO, INC.</w:t>
      </w:r>
    </w:p>
    <w:p w14:paraId="60548D5D" w14:textId="77777777" w:rsidR="00B65603" w:rsidRPr="00B65603" w:rsidRDefault="00603E09" w:rsidP="00B65603">
      <w:pPr>
        <w:ind w:left="720" w:hanging="720"/>
        <w:rPr>
          <w:lang w:eastAsia="x-none"/>
        </w:rPr>
      </w:pPr>
      <w:hyperlink r:id="rId2474" w:history="1">
        <w:r w:rsidR="00B65603" w:rsidRPr="00B65603">
          <w:rPr>
            <w:color w:val="0000FF"/>
            <w:u w:val="single"/>
            <w:lang w:eastAsia="x-none"/>
          </w:rPr>
          <w:t>R1-1805276</w:t>
        </w:r>
      </w:hyperlink>
      <w:r w:rsidR="00B65603" w:rsidRPr="00B65603">
        <w:rPr>
          <w:lang w:eastAsia="x-none"/>
        </w:rPr>
        <w:tab/>
        <w:t>On Evaluation of the Mobility Parameter for IMT-202</w:t>
      </w:r>
      <w:r w:rsidR="00B65603" w:rsidRPr="00B65603">
        <w:rPr>
          <w:lang w:eastAsia="x-none"/>
        </w:rPr>
        <w:tab/>
        <w:t>Nokia, Nokia Shanghai Bell</w:t>
      </w:r>
      <w:r w:rsidR="00B65603" w:rsidRPr="00B65603">
        <w:rPr>
          <w:lang w:eastAsia="x-none"/>
        </w:rPr>
        <w:tab/>
        <w:t xml:space="preserve">(Revision of </w:t>
      </w:r>
      <w:hyperlink r:id="rId2475" w:history="1">
        <w:r w:rsidR="00B65603" w:rsidRPr="00B65603">
          <w:rPr>
            <w:color w:val="0000FF"/>
            <w:u w:val="single"/>
            <w:lang w:eastAsia="x-none"/>
          </w:rPr>
          <w:t>R1-1805144</w:t>
        </w:r>
      </w:hyperlink>
      <w:r w:rsidR="00B65603" w:rsidRPr="00B65603">
        <w:rPr>
          <w:lang w:eastAsia="x-none"/>
        </w:rPr>
        <w:t>)</w:t>
      </w:r>
    </w:p>
    <w:p w14:paraId="71A05A1C" w14:textId="4FBF088C" w:rsidR="00254752" w:rsidRPr="00254752" w:rsidRDefault="00603E09" w:rsidP="00254752">
      <w:pPr>
        <w:ind w:left="720" w:hanging="720"/>
        <w:rPr>
          <w:lang w:eastAsia="x-none"/>
        </w:rPr>
      </w:pPr>
      <w:hyperlink r:id="rId2476" w:history="1">
        <w:r w:rsidR="00FE4C7E">
          <w:rPr>
            <w:rStyle w:val="Hyperlink"/>
            <w:lang w:eastAsia="x-none"/>
          </w:rPr>
          <w:t>R1-1805226</w:t>
        </w:r>
      </w:hyperlink>
      <w:r w:rsidR="00254752" w:rsidRPr="00254752">
        <w:rPr>
          <w:lang w:eastAsia="x-none"/>
        </w:rPr>
        <w:tab/>
        <w:t>On IMT-2020 Evaluation methodology</w:t>
      </w:r>
      <w:r w:rsidR="00254752" w:rsidRPr="00254752">
        <w:rPr>
          <w:lang w:eastAsia="x-none"/>
        </w:rPr>
        <w:tab/>
        <w:t>Ericsson</w:t>
      </w:r>
    </w:p>
    <w:p w14:paraId="2FADCF2C" w14:textId="13FBAA0F" w:rsidR="00254752" w:rsidRPr="00254752" w:rsidRDefault="00254752" w:rsidP="00586089">
      <w:pPr>
        <w:pStyle w:val="Heading3"/>
      </w:pPr>
      <w:bookmarkStart w:id="5174" w:name="_Toc510867671"/>
      <w:bookmarkStart w:id="5175" w:name="_Toc514184741"/>
      <w:r w:rsidRPr="00254752">
        <w:t>Other</w:t>
      </w:r>
      <w:bookmarkEnd w:id="5174"/>
      <w:bookmarkEnd w:id="5175"/>
    </w:p>
    <w:p w14:paraId="39F18D26" w14:textId="77777777" w:rsidR="00254752" w:rsidRPr="00254752" w:rsidRDefault="00254752" w:rsidP="00254752">
      <w:pPr>
        <w:ind w:left="720" w:hanging="720"/>
        <w:rPr>
          <w:i/>
          <w:lang w:eastAsia="x-none"/>
        </w:rPr>
      </w:pPr>
      <w:r w:rsidRPr="00254752">
        <w:rPr>
          <w:i/>
          <w:lang w:eastAsia="x-none"/>
        </w:rPr>
        <w:t>Including evaluation results</w:t>
      </w:r>
    </w:p>
    <w:p w14:paraId="2469DD4E" w14:textId="77777777" w:rsidR="00B65603" w:rsidRDefault="00B65603" w:rsidP="00254752">
      <w:pPr>
        <w:ind w:left="720" w:hanging="720"/>
      </w:pPr>
    </w:p>
    <w:p w14:paraId="00D45954" w14:textId="12D54B11" w:rsidR="00B65603" w:rsidRDefault="00603E09" w:rsidP="00B65603">
      <w:pPr>
        <w:ind w:left="720" w:hanging="720"/>
      </w:pPr>
      <w:hyperlink r:id="rId2477" w:history="1">
        <w:r w:rsidR="00B65603">
          <w:rPr>
            <w:rStyle w:val="Hyperlink"/>
          </w:rPr>
          <w:t>R1-1803684</w:t>
        </w:r>
      </w:hyperlink>
      <w:r w:rsidR="00B65603">
        <w:tab/>
        <w:t>Initial evaluation results of eMBB spectral efficiency</w:t>
      </w:r>
      <w:r w:rsidR="00B65603">
        <w:tab/>
        <w:t>Huawei, HiSilicon</w:t>
      </w:r>
    </w:p>
    <w:p w14:paraId="6D73AD9A" w14:textId="133505A6" w:rsidR="00B65603" w:rsidRDefault="00603E09" w:rsidP="00B65603">
      <w:pPr>
        <w:ind w:left="720" w:hanging="720"/>
      </w:pPr>
      <w:hyperlink r:id="rId2478" w:history="1">
        <w:r w:rsidR="00B65603">
          <w:rPr>
            <w:rStyle w:val="Hyperlink"/>
          </w:rPr>
          <w:t>R1-1803685</w:t>
        </w:r>
      </w:hyperlink>
      <w:r w:rsidR="00B65603">
        <w:tab/>
        <w:t>Consideration on self evaluation of IMT-2020 for user experienced data rate</w:t>
      </w:r>
      <w:r w:rsidR="00B65603">
        <w:tab/>
        <w:t>Huawei, HiSilicon</w:t>
      </w:r>
    </w:p>
    <w:p w14:paraId="09D7CEBB" w14:textId="7714B171" w:rsidR="00B65603" w:rsidRDefault="00603E09" w:rsidP="00B65603">
      <w:pPr>
        <w:ind w:left="720" w:hanging="720"/>
      </w:pPr>
      <w:hyperlink r:id="rId2479" w:history="1">
        <w:r w:rsidR="00B65603">
          <w:rPr>
            <w:rStyle w:val="Hyperlink"/>
          </w:rPr>
          <w:t>R1-1803686</w:t>
        </w:r>
      </w:hyperlink>
      <w:r w:rsidR="00B65603">
        <w:tab/>
        <w:t>Consideration on self evaluation of IMT-2020 for area traffic capacity</w:t>
      </w:r>
      <w:r w:rsidR="00B65603">
        <w:tab/>
        <w:t>Huawei, HiSilicon</w:t>
      </w:r>
    </w:p>
    <w:p w14:paraId="37229C99" w14:textId="31216895" w:rsidR="00B65603" w:rsidRDefault="00603E09" w:rsidP="00B65603">
      <w:pPr>
        <w:ind w:left="720" w:hanging="720"/>
      </w:pPr>
      <w:hyperlink r:id="rId2480" w:history="1">
        <w:r w:rsidR="00B65603">
          <w:rPr>
            <w:rStyle w:val="Hyperlink"/>
          </w:rPr>
          <w:t>R1-1803687</w:t>
        </w:r>
      </w:hyperlink>
      <w:r w:rsidR="00B65603">
        <w:tab/>
        <w:t>Consideration on self evaluation of IMT-2020 for high mobility</w:t>
      </w:r>
      <w:r w:rsidR="00B65603">
        <w:tab/>
        <w:t>Huawei, HiSilicon</w:t>
      </w:r>
    </w:p>
    <w:p w14:paraId="45DE6A0E" w14:textId="7D71A82F" w:rsidR="00B65603" w:rsidRDefault="00603E09" w:rsidP="00B65603">
      <w:pPr>
        <w:ind w:left="720" w:hanging="720"/>
      </w:pPr>
      <w:hyperlink r:id="rId2481" w:history="1">
        <w:r w:rsidR="00B65603">
          <w:rPr>
            <w:rStyle w:val="Hyperlink"/>
          </w:rPr>
          <w:t>R1-1803688</w:t>
        </w:r>
      </w:hyperlink>
      <w:r w:rsidR="00B65603">
        <w:tab/>
        <w:t>Consideration on self evaluation of IMT-2020 for peak spectral efficiency and peak data rate</w:t>
      </w:r>
      <w:r w:rsidR="00B65603">
        <w:tab/>
        <w:t>Huawei, HiSilicon</w:t>
      </w:r>
    </w:p>
    <w:p w14:paraId="00977813" w14:textId="1823BB80" w:rsidR="00B65603" w:rsidRDefault="00603E09" w:rsidP="00B65603">
      <w:pPr>
        <w:ind w:left="720" w:hanging="720"/>
      </w:pPr>
      <w:hyperlink r:id="rId2482" w:history="1">
        <w:r w:rsidR="00B65603">
          <w:rPr>
            <w:rStyle w:val="Hyperlink"/>
          </w:rPr>
          <w:t>R1-1803689</w:t>
        </w:r>
      </w:hyperlink>
      <w:r w:rsidR="00B65603">
        <w:tab/>
        <w:t>Consideration on self evaluation of IMT-2020 for network energy efficiency</w:t>
      </w:r>
      <w:r w:rsidR="00B65603">
        <w:tab/>
        <w:t>Huawei, HiSilicon</w:t>
      </w:r>
    </w:p>
    <w:p w14:paraId="4DE63456" w14:textId="7E724B38" w:rsidR="00B65603" w:rsidRDefault="00603E09" w:rsidP="00B65603">
      <w:pPr>
        <w:ind w:left="720" w:hanging="720"/>
      </w:pPr>
      <w:hyperlink r:id="rId2483" w:history="1">
        <w:r w:rsidR="00B65603">
          <w:rPr>
            <w:rStyle w:val="Hyperlink"/>
          </w:rPr>
          <w:t>R1-1803690</w:t>
        </w:r>
      </w:hyperlink>
      <w:r w:rsidR="00B65603">
        <w:tab/>
        <w:t>Consideration on self evaluation of IMT-2020 for mMTC connection density</w:t>
      </w:r>
      <w:r w:rsidR="00B65603">
        <w:tab/>
        <w:t>Huawei, HiSilicon</w:t>
      </w:r>
    </w:p>
    <w:p w14:paraId="1372B35E" w14:textId="125E1EB3" w:rsidR="00B65603" w:rsidRDefault="00603E09" w:rsidP="00B65603">
      <w:pPr>
        <w:ind w:left="720" w:hanging="720"/>
      </w:pPr>
      <w:hyperlink r:id="rId2484" w:history="1">
        <w:r w:rsidR="00B65603">
          <w:rPr>
            <w:rStyle w:val="Hyperlink"/>
          </w:rPr>
          <w:t>R1-1803691</w:t>
        </w:r>
      </w:hyperlink>
      <w:r w:rsidR="00B65603">
        <w:tab/>
        <w:t>Consideration on self evaluation of IMT-2020 for reliability</w:t>
      </w:r>
      <w:r w:rsidR="00B65603">
        <w:tab/>
        <w:t>Huawei, HiSilicon</w:t>
      </w:r>
    </w:p>
    <w:p w14:paraId="3257E036" w14:textId="06804DAD" w:rsidR="00B65603" w:rsidRDefault="00603E09" w:rsidP="00B65603">
      <w:pPr>
        <w:ind w:left="720" w:hanging="720"/>
      </w:pPr>
      <w:hyperlink r:id="rId2485" w:history="1">
        <w:r w:rsidR="00B65603">
          <w:rPr>
            <w:rStyle w:val="Hyperlink"/>
          </w:rPr>
          <w:t>R1-1803692</w:t>
        </w:r>
      </w:hyperlink>
      <w:r w:rsidR="00B65603">
        <w:tab/>
        <w:t>Consideration on self evaluation of IMT-2020 for control plane latency</w:t>
      </w:r>
      <w:r w:rsidR="00B65603">
        <w:tab/>
        <w:t>Huawei, HiSilicon</w:t>
      </w:r>
    </w:p>
    <w:p w14:paraId="704140E5" w14:textId="3F70AF24" w:rsidR="00B65603" w:rsidRDefault="00603E09" w:rsidP="00B65603">
      <w:pPr>
        <w:ind w:left="720" w:hanging="720"/>
      </w:pPr>
      <w:hyperlink r:id="rId2486" w:history="1">
        <w:r w:rsidR="00B65603">
          <w:rPr>
            <w:rStyle w:val="Hyperlink"/>
          </w:rPr>
          <w:t>R1-1803693</w:t>
        </w:r>
      </w:hyperlink>
      <w:r w:rsidR="00B65603">
        <w:tab/>
        <w:t>Consideration on self evaluation of IMT-2020 for user plane latency</w:t>
      </w:r>
      <w:r w:rsidR="00B65603">
        <w:tab/>
        <w:t>Huawei, HiSilicon</w:t>
      </w:r>
    </w:p>
    <w:p w14:paraId="126383C3" w14:textId="6F39349F" w:rsidR="00B65603" w:rsidRDefault="00603E09" w:rsidP="00B65603">
      <w:pPr>
        <w:ind w:left="720" w:hanging="720"/>
      </w:pPr>
      <w:hyperlink r:id="rId2487" w:history="1">
        <w:r w:rsidR="00B65603">
          <w:rPr>
            <w:rStyle w:val="Hyperlink"/>
          </w:rPr>
          <w:t>R1-1803782</w:t>
        </w:r>
      </w:hyperlink>
      <w:r w:rsidR="00B65603">
        <w:tab/>
        <w:t>Discussions on detailed link budget evaluation methodology</w:t>
      </w:r>
      <w:r w:rsidR="00B65603">
        <w:tab/>
        <w:t>CATT</w:t>
      </w:r>
    </w:p>
    <w:p w14:paraId="0EC278FB" w14:textId="7C5E0AC1" w:rsidR="00B65603" w:rsidRDefault="00603E09" w:rsidP="00B65603">
      <w:pPr>
        <w:ind w:left="720" w:hanging="720"/>
      </w:pPr>
      <w:hyperlink r:id="rId2488" w:history="1">
        <w:r w:rsidR="00B65603">
          <w:rPr>
            <w:rStyle w:val="Hyperlink"/>
          </w:rPr>
          <w:t>R1-1803783</w:t>
        </w:r>
      </w:hyperlink>
      <w:r w:rsidR="00B65603">
        <w:tab/>
        <w:t>Discussions on calculation of shadow fading margin  for link budget</w:t>
      </w:r>
      <w:r w:rsidR="00B65603">
        <w:tab/>
        <w:t>CATT</w:t>
      </w:r>
    </w:p>
    <w:p w14:paraId="55A7DDF2" w14:textId="590A5377" w:rsidR="00B65603" w:rsidRDefault="00603E09" w:rsidP="00B65603">
      <w:pPr>
        <w:ind w:left="720" w:hanging="720"/>
      </w:pPr>
      <w:hyperlink r:id="rId2489" w:history="1">
        <w:r w:rsidR="00B65603">
          <w:rPr>
            <w:rStyle w:val="Hyperlink"/>
          </w:rPr>
          <w:t>R1-1803784</w:t>
        </w:r>
      </w:hyperlink>
      <w:r w:rsidR="00B65603">
        <w:tab/>
        <w:t>Discussions on penetration margin and SD for link budget</w:t>
      </w:r>
      <w:r w:rsidR="00B65603">
        <w:tab/>
        <w:t>CATT</w:t>
      </w:r>
    </w:p>
    <w:p w14:paraId="23FA5F90" w14:textId="7C730BC9" w:rsidR="00B65603" w:rsidRDefault="00603E09" w:rsidP="00B65603">
      <w:pPr>
        <w:ind w:left="720" w:hanging="720"/>
      </w:pPr>
      <w:hyperlink r:id="rId2490" w:history="1">
        <w:r w:rsidR="00B65603">
          <w:rPr>
            <w:rStyle w:val="Hyperlink"/>
          </w:rPr>
          <w:t>R1-1803785</w:t>
        </w:r>
      </w:hyperlink>
      <w:r w:rsidR="00B65603">
        <w:tab/>
        <w:t>Discussions on system level simulation configurations and technical features for self evaluation</w:t>
      </w:r>
      <w:r w:rsidR="00B65603">
        <w:tab/>
        <w:t>CATT</w:t>
      </w:r>
    </w:p>
    <w:p w14:paraId="5730D833" w14:textId="33ECE9BF" w:rsidR="00B65603" w:rsidRDefault="00603E09" w:rsidP="00B65603">
      <w:pPr>
        <w:ind w:left="720" w:hanging="720"/>
      </w:pPr>
      <w:hyperlink r:id="rId2491" w:history="1">
        <w:r w:rsidR="00B65603">
          <w:rPr>
            <w:rStyle w:val="Hyperlink"/>
          </w:rPr>
          <w:t>R1-1803786</w:t>
        </w:r>
      </w:hyperlink>
      <w:r w:rsidR="00B65603">
        <w:tab/>
        <w:t>Initial self evaluation on peak data rate and peak spectrum efficiency</w:t>
      </w:r>
      <w:r w:rsidR="00B65603">
        <w:tab/>
        <w:t>CATT</w:t>
      </w:r>
    </w:p>
    <w:p w14:paraId="07E301E9" w14:textId="70E0D858" w:rsidR="00B65603" w:rsidRDefault="00603E09" w:rsidP="00B65603">
      <w:pPr>
        <w:ind w:left="720" w:hanging="720"/>
      </w:pPr>
      <w:hyperlink r:id="rId2492" w:history="1">
        <w:r w:rsidR="00B65603">
          <w:rPr>
            <w:rStyle w:val="Hyperlink"/>
          </w:rPr>
          <w:t>R1-1803787</w:t>
        </w:r>
      </w:hyperlink>
      <w:r w:rsidR="00B65603">
        <w:tab/>
        <w:t>Initial self evaluation for Indoor Hotspot-eMBB</w:t>
      </w:r>
      <w:r w:rsidR="00B65603">
        <w:tab/>
        <w:t>CATT</w:t>
      </w:r>
    </w:p>
    <w:p w14:paraId="2ACCF1E8" w14:textId="726CEE5B" w:rsidR="00B65603" w:rsidRDefault="00603E09" w:rsidP="00B65603">
      <w:pPr>
        <w:ind w:left="720" w:hanging="720"/>
      </w:pPr>
      <w:hyperlink r:id="rId2493" w:history="1">
        <w:r w:rsidR="00B65603">
          <w:rPr>
            <w:rStyle w:val="Hyperlink"/>
          </w:rPr>
          <w:t>R1-1803788</w:t>
        </w:r>
      </w:hyperlink>
      <w:r w:rsidR="00B65603">
        <w:tab/>
        <w:t>Initial self evaluation for Dense Urban-eMBB</w:t>
      </w:r>
      <w:r w:rsidR="00B65603">
        <w:tab/>
        <w:t>CATT</w:t>
      </w:r>
    </w:p>
    <w:p w14:paraId="136915D8" w14:textId="6CFA59E5" w:rsidR="00B65603" w:rsidRDefault="00603E09" w:rsidP="00B65603">
      <w:pPr>
        <w:ind w:left="720" w:hanging="720"/>
      </w:pPr>
      <w:hyperlink r:id="rId2494" w:history="1">
        <w:r w:rsidR="00B65603">
          <w:rPr>
            <w:rStyle w:val="Hyperlink"/>
          </w:rPr>
          <w:t>R1-1803789</w:t>
        </w:r>
      </w:hyperlink>
      <w:r w:rsidR="00B65603">
        <w:tab/>
        <w:t>Initial self evaluation for Rural-eMBB</w:t>
      </w:r>
      <w:r w:rsidR="00B65603">
        <w:tab/>
        <w:t>CATT</w:t>
      </w:r>
    </w:p>
    <w:p w14:paraId="4177BAAA" w14:textId="2931C8C7" w:rsidR="00B65603" w:rsidRDefault="00603E09" w:rsidP="00B65603">
      <w:pPr>
        <w:ind w:left="720" w:hanging="720"/>
      </w:pPr>
      <w:hyperlink r:id="rId2495" w:history="1">
        <w:r w:rsidR="00B65603">
          <w:rPr>
            <w:rStyle w:val="Hyperlink"/>
          </w:rPr>
          <w:t>R1-1804024</w:t>
        </w:r>
      </w:hyperlink>
      <w:r w:rsidR="00B65603">
        <w:tab/>
        <w:t>Updated UMi calibration results for user experience data rate in the multi-layer network deployment</w:t>
      </w:r>
      <w:r w:rsidR="00B65603">
        <w:tab/>
        <w:t>ZTE, Sanechips</w:t>
      </w:r>
    </w:p>
    <w:p w14:paraId="2940D244" w14:textId="74CABEF0" w:rsidR="00B65603" w:rsidRDefault="00603E09" w:rsidP="00B65603">
      <w:pPr>
        <w:ind w:left="720" w:hanging="720"/>
      </w:pPr>
      <w:hyperlink r:id="rId2496" w:history="1">
        <w:r w:rsidR="00B65603">
          <w:rPr>
            <w:rStyle w:val="Hyperlink"/>
          </w:rPr>
          <w:t>R1-1804025</w:t>
        </w:r>
      </w:hyperlink>
      <w:r w:rsidR="00B65603">
        <w:tab/>
        <w:t>Updated DL spectral efficiency in the eMBB usage scenario for IMT-2020 self evaluation</w:t>
      </w:r>
      <w:r w:rsidR="00B65603">
        <w:tab/>
        <w:t>ZTE, Sanechips</w:t>
      </w:r>
    </w:p>
    <w:p w14:paraId="36CF519F" w14:textId="700B900D" w:rsidR="00B65603" w:rsidRDefault="00603E09" w:rsidP="00B65603">
      <w:pPr>
        <w:ind w:left="720" w:hanging="720"/>
      </w:pPr>
      <w:hyperlink r:id="rId2497" w:history="1">
        <w:r w:rsidR="00B65603">
          <w:rPr>
            <w:rStyle w:val="Hyperlink"/>
          </w:rPr>
          <w:t>R1-1804026</w:t>
        </w:r>
      </w:hyperlink>
      <w:r w:rsidR="00B65603">
        <w:tab/>
        <w:t>Link curve performance of LDPC coding in IMT-2020 self evaluation</w:t>
      </w:r>
      <w:r w:rsidR="00B65603">
        <w:tab/>
        <w:t>ZTE, Sanechips</w:t>
      </w:r>
    </w:p>
    <w:p w14:paraId="4A7B0F36" w14:textId="504BE374" w:rsidR="00B65603" w:rsidRDefault="00603E09" w:rsidP="00B65603">
      <w:pPr>
        <w:ind w:left="720" w:hanging="720"/>
      </w:pPr>
      <w:hyperlink r:id="rId2498" w:history="1">
        <w:r w:rsidR="00B65603">
          <w:rPr>
            <w:rStyle w:val="Hyperlink"/>
          </w:rPr>
          <w:t>R1-1804027</w:t>
        </w:r>
      </w:hyperlink>
      <w:r w:rsidR="00B65603">
        <w:tab/>
        <w:t>Considerations on the evaluated details and parameters for IMT-2020 self evaluation</w:t>
      </w:r>
      <w:r w:rsidR="00B65603">
        <w:tab/>
        <w:t>ZTE, Sanechips</w:t>
      </w:r>
    </w:p>
    <w:p w14:paraId="6E036B46" w14:textId="6774DFEA" w:rsidR="00B65603" w:rsidRDefault="00603E09" w:rsidP="00B65603">
      <w:pPr>
        <w:ind w:left="720" w:hanging="720"/>
      </w:pPr>
      <w:hyperlink r:id="rId2499" w:history="1">
        <w:r w:rsidR="00B65603">
          <w:rPr>
            <w:rStyle w:val="Hyperlink"/>
          </w:rPr>
          <w:t>R1-1804028</w:t>
        </w:r>
      </w:hyperlink>
      <w:r w:rsidR="00B65603">
        <w:tab/>
        <w:t>Updated UL spectral efficiency in the eMBB usage scenario for IMT-2020 self evaluation</w:t>
      </w:r>
      <w:r w:rsidR="00B65603">
        <w:tab/>
        <w:t>ZTE, Sanechips</w:t>
      </w:r>
    </w:p>
    <w:p w14:paraId="14374269" w14:textId="3C706DA0" w:rsidR="00B65603" w:rsidRDefault="00603E09" w:rsidP="00B65603">
      <w:pPr>
        <w:ind w:left="720" w:hanging="720"/>
      </w:pPr>
      <w:hyperlink r:id="rId2500" w:history="1">
        <w:r w:rsidR="00B65603">
          <w:rPr>
            <w:rStyle w:val="Hyperlink"/>
          </w:rPr>
          <w:t>R1-1804030</w:t>
        </w:r>
      </w:hyperlink>
      <w:r w:rsidR="00B65603">
        <w:tab/>
        <w:t>Initial consideration on Evaluation of mobility and reliability of IMT-2020 self-evaluation</w:t>
      </w:r>
      <w:r w:rsidR="00B65603">
        <w:tab/>
        <w:t>ZTE, Sanechips</w:t>
      </w:r>
    </w:p>
    <w:p w14:paraId="26FB71DD" w14:textId="483194FE" w:rsidR="00B65603" w:rsidRDefault="00603E09" w:rsidP="00B65603">
      <w:pPr>
        <w:ind w:left="720" w:hanging="720"/>
      </w:pPr>
      <w:hyperlink r:id="rId2501" w:history="1">
        <w:r w:rsidR="00B65603">
          <w:rPr>
            <w:rStyle w:val="Hyperlink"/>
          </w:rPr>
          <w:t>R1-1804111</w:t>
        </w:r>
      </w:hyperlink>
      <w:r w:rsidR="00B65603">
        <w:tab/>
        <w:t>Initial self evaluation results for mobility in eMBB scenario</w:t>
      </w:r>
      <w:r w:rsidR="00B65603">
        <w:tab/>
        <w:t>CMCC</w:t>
      </w:r>
    </w:p>
    <w:p w14:paraId="174BFC36" w14:textId="1F207B7F" w:rsidR="00B65603" w:rsidRDefault="00603E09" w:rsidP="00B65603">
      <w:pPr>
        <w:ind w:left="720" w:hanging="720"/>
      </w:pPr>
      <w:hyperlink r:id="rId2502" w:history="1">
        <w:r w:rsidR="00B65603">
          <w:rPr>
            <w:rStyle w:val="Hyperlink"/>
          </w:rPr>
          <w:t>R1-1804301</w:t>
        </w:r>
      </w:hyperlink>
      <w:r w:rsidR="00B65603">
        <w:tab/>
        <w:t>Consideration on self evaluation of IMT-2020 for UE energy efficiency</w:t>
      </w:r>
      <w:r w:rsidR="00B65603">
        <w:tab/>
        <w:t>Huawei, HiSilicon</w:t>
      </w:r>
    </w:p>
    <w:p w14:paraId="59175DAF" w14:textId="58899245" w:rsidR="00B65603" w:rsidRDefault="00603E09" w:rsidP="00B65603">
      <w:pPr>
        <w:ind w:left="720" w:hanging="720"/>
      </w:pPr>
      <w:hyperlink r:id="rId2503" w:history="1">
        <w:r w:rsidR="00B65603">
          <w:rPr>
            <w:rStyle w:val="Hyperlink"/>
          </w:rPr>
          <w:t>R1-1804302</w:t>
        </w:r>
      </w:hyperlink>
      <w:r w:rsidR="00B65603">
        <w:tab/>
        <w:t>Consideration on self evaluation of IMT-2020 for link budget</w:t>
      </w:r>
      <w:r w:rsidR="00B65603">
        <w:tab/>
        <w:t>Huawei, HiSilicon</w:t>
      </w:r>
    </w:p>
    <w:p w14:paraId="7071FA02" w14:textId="23A5C699" w:rsidR="00B65603" w:rsidRDefault="00603E09" w:rsidP="00B65603">
      <w:pPr>
        <w:ind w:left="720" w:hanging="720"/>
      </w:pPr>
      <w:hyperlink r:id="rId2504" w:history="1">
        <w:r w:rsidR="00B65603">
          <w:rPr>
            <w:rStyle w:val="Hyperlink"/>
          </w:rPr>
          <w:t>R1-1804585</w:t>
        </w:r>
      </w:hyperlink>
      <w:r w:rsidR="00B65603">
        <w:tab/>
        <w:t>Initial evaluation results of eMBB for ITU IMT-2020 self-evaluation</w:t>
      </w:r>
      <w:r w:rsidR="00B65603">
        <w:tab/>
        <w:t>LG Electronics</w:t>
      </w:r>
    </w:p>
    <w:p w14:paraId="5F910D18" w14:textId="36D88594" w:rsidR="00B65603" w:rsidRDefault="00603E09" w:rsidP="00B65603">
      <w:pPr>
        <w:ind w:left="720" w:hanging="720"/>
      </w:pPr>
      <w:hyperlink r:id="rId2505" w:history="1">
        <w:r w:rsidR="00B65603">
          <w:rPr>
            <w:rStyle w:val="Hyperlink"/>
          </w:rPr>
          <w:t>R1-1804586</w:t>
        </w:r>
      </w:hyperlink>
      <w:r w:rsidR="00B65603">
        <w:tab/>
        <w:t>Calibration results for ITU IMT-2020 self-evaluation</w:t>
      </w:r>
      <w:r w:rsidR="00B65603">
        <w:tab/>
        <w:t>LG Electronics</w:t>
      </w:r>
    </w:p>
    <w:p w14:paraId="5AB040FC" w14:textId="650F128C" w:rsidR="00B65603" w:rsidRDefault="00603E09" w:rsidP="00B65603">
      <w:pPr>
        <w:ind w:left="720" w:hanging="720"/>
      </w:pPr>
      <w:hyperlink r:id="rId2506" w:history="1">
        <w:r w:rsidR="00B65603">
          <w:rPr>
            <w:rStyle w:val="Hyperlink"/>
          </w:rPr>
          <w:t>R1-1804758</w:t>
        </w:r>
      </w:hyperlink>
      <w:r w:rsidR="00B65603">
        <w:tab/>
        <w:t>On the IMT-2020 Self-Evaluation Performance Metrics and Initial Results</w:t>
      </w:r>
      <w:r w:rsidR="00B65603">
        <w:tab/>
        <w:t>Intel Corporation</w:t>
      </w:r>
    </w:p>
    <w:p w14:paraId="36B9F9A2" w14:textId="6CB6334B" w:rsidR="00B65603" w:rsidRDefault="00603E09" w:rsidP="00B65603">
      <w:pPr>
        <w:ind w:left="720" w:hanging="720"/>
      </w:pPr>
      <w:hyperlink r:id="rId2507" w:history="1">
        <w:r w:rsidR="00B65603">
          <w:rPr>
            <w:rStyle w:val="Hyperlink"/>
          </w:rPr>
          <w:t>R1-1805074</w:t>
        </w:r>
      </w:hyperlink>
      <w:r w:rsidR="00B65603">
        <w:tab/>
        <w:t>Evaluation results of rural-eMBB for IMT-2020 self-evaluation</w:t>
      </w:r>
      <w:r w:rsidR="00B65603">
        <w:tab/>
        <w:t>NTT DOCOMO, INC.</w:t>
      </w:r>
    </w:p>
    <w:p w14:paraId="17AA9FE2" w14:textId="5BF0B256" w:rsidR="00B65603" w:rsidRDefault="00603E09" w:rsidP="00B65603">
      <w:pPr>
        <w:ind w:left="720" w:hanging="720"/>
      </w:pPr>
      <w:hyperlink r:id="rId2508" w:history="1">
        <w:r w:rsidR="00B65603">
          <w:rPr>
            <w:rStyle w:val="Hyperlink"/>
          </w:rPr>
          <w:t>R1-1805075</w:t>
        </w:r>
      </w:hyperlink>
      <w:r w:rsidR="00B65603">
        <w:tab/>
        <w:t>Evaluation results of dense urban-eMBB for IMT-2020 self-evaluation</w:t>
      </w:r>
      <w:r w:rsidR="00B65603">
        <w:tab/>
        <w:t>NTT DOCOMO, INC.</w:t>
      </w:r>
    </w:p>
    <w:p w14:paraId="07C46763" w14:textId="3C60C9A2" w:rsidR="00B65603" w:rsidRDefault="00603E09" w:rsidP="00B65603">
      <w:pPr>
        <w:ind w:left="720" w:hanging="720"/>
      </w:pPr>
      <w:hyperlink r:id="rId2509" w:history="1">
        <w:r w:rsidR="00B65603">
          <w:rPr>
            <w:rStyle w:val="Hyperlink"/>
          </w:rPr>
          <w:t>R1-1805076</w:t>
        </w:r>
      </w:hyperlink>
      <w:r w:rsidR="00B65603">
        <w:tab/>
        <w:t>Evaluation results of Indoor Hotspot-eMBB for IMT-2020 self-evaluation</w:t>
      </w:r>
      <w:r w:rsidR="00B65603">
        <w:tab/>
        <w:t>NTT DOCOMO, INC.</w:t>
      </w:r>
    </w:p>
    <w:p w14:paraId="14BF02FB" w14:textId="2D42E0D4" w:rsidR="00B65603" w:rsidRDefault="00603E09" w:rsidP="00B65603">
      <w:pPr>
        <w:ind w:left="720" w:hanging="720"/>
      </w:pPr>
      <w:hyperlink r:id="rId2510" w:history="1">
        <w:r w:rsidR="00B65603">
          <w:rPr>
            <w:rStyle w:val="Hyperlink"/>
          </w:rPr>
          <w:t>R1-1805097</w:t>
        </w:r>
      </w:hyperlink>
      <w:r w:rsidR="00B65603">
        <w:tab/>
        <w:t>Preliminary evaluation of link level performance for LDPC coding</w:t>
      </w:r>
      <w:r w:rsidR="00B65603">
        <w:tab/>
        <w:t>China Telecommunications</w:t>
      </w:r>
    </w:p>
    <w:p w14:paraId="7EE20BA1" w14:textId="277EE4A3" w:rsidR="00B65603" w:rsidRDefault="00603E09" w:rsidP="00B65603">
      <w:pPr>
        <w:ind w:left="720" w:hanging="720"/>
      </w:pPr>
      <w:hyperlink r:id="rId2511" w:history="1">
        <w:r w:rsidR="00B65603">
          <w:rPr>
            <w:rStyle w:val="Hyperlink"/>
          </w:rPr>
          <w:t>R1-1805145</w:t>
        </w:r>
      </w:hyperlink>
      <w:r w:rsidR="00B65603">
        <w:tab/>
        <w:t>Spectral Efficiency Results for the IMT-2020 Self-Evaluation</w:t>
      </w:r>
      <w:r w:rsidR="00B65603">
        <w:tab/>
        <w:t>Nokia, Nokia Shanghai Bell</w:t>
      </w:r>
    </w:p>
    <w:p w14:paraId="40E52563" w14:textId="7EFF11AA" w:rsidR="00B65603" w:rsidRDefault="00603E09" w:rsidP="00B65603">
      <w:pPr>
        <w:ind w:left="720" w:hanging="720"/>
      </w:pPr>
      <w:hyperlink r:id="rId2512" w:history="1">
        <w:r w:rsidR="00B65603">
          <w:rPr>
            <w:rStyle w:val="Hyperlink"/>
          </w:rPr>
          <w:t>R1-1805227</w:t>
        </w:r>
      </w:hyperlink>
      <w:r w:rsidR="00B65603">
        <w:tab/>
        <w:t>An overview of the IMT-2020 Evaluations</w:t>
      </w:r>
      <w:r w:rsidR="00B65603">
        <w:tab/>
        <w:t>Ericsson</w:t>
      </w:r>
    </w:p>
    <w:p w14:paraId="31D81138" w14:textId="2F794BEB" w:rsidR="00B65603" w:rsidRDefault="00603E09" w:rsidP="00B65603">
      <w:pPr>
        <w:ind w:left="720" w:hanging="720"/>
      </w:pPr>
      <w:hyperlink r:id="rId2513" w:history="1">
        <w:r w:rsidR="00B65603">
          <w:rPr>
            <w:rStyle w:val="Hyperlink"/>
          </w:rPr>
          <w:t>R1-1805229</w:t>
        </w:r>
      </w:hyperlink>
      <w:r w:rsidR="00B65603">
        <w:tab/>
        <w:t>IMT 2020 Evaluations: On eMBB user experienced data rate with NR</w:t>
      </w:r>
      <w:r w:rsidR="00B65603">
        <w:tab/>
        <w:t>Ericsson</w:t>
      </w:r>
    </w:p>
    <w:p w14:paraId="49196B68" w14:textId="16AF40C8" w:rsidR="00B65603" w:rsidRDefault="00603E09" w:rsidP="00B65603">
      <w:pPr>
        <w:ind w:left="720" w:hanging="720"/>
      </w:pPr>
      <w:hyperlink r:id="rId2514" w:history="1">
        <w:r w:rsidR="00B65603">
          <w:rPr>
            <w:rStyle w:val="Hyperlink"/>
          </w:rPr>
          <w:t>R1-1805230</w:t>
        </w:r>
      </w:hyperlink>
      <w:r w:rsidR="00B65603">
        <w:tab/>
        <w:t>IMT 2020 Evaluations: On eMBB area traffic capacity with NR</w:t>
      </w:r>
      <w:r w:rsidR="00B65603">
        <w:tab/>
        <w:t>Ericsson</w:t>
      </w:r>
    </w:p>
    <w:p w14:paraId="6F3A5B5B" w14:textId="59A9F928" w:rsidR="00B65603" w:rsidRDefault="00603E09" w:rsidP="00B65603">
      <w:pPr>
        <w:ind w:left="720" w:hanging="720"/>
      </w:pPr>
      <w:hyperlink r:id="rId2515" w:history="1">
        <w:r w:rsidR="00B65603">
          <w:rPr>
            <w:rStyle w:val="Hyperlink"/>
          </w:rPr>
          <w:t>R1-1805231</w:t>
        </w:r>
      </w:hyperlink>
      <w:r w:rsidR="00B65603">
        <w:tab/>
        <w:t>IMT-2020 self-evaluation: mMTC non-full-buffer connection density</w:t>
      </w:r>
      <w:r w:rsidR="00B65603">
        <w:tab/>
        <w:t>Ericsson</w:t>
      </w:r>
    </w:p>
    <w:p w14:paraId="2CCFA573" w14:textId="020AE03D" w:rsidR="00B65603" w:rsidRDefault="00603E09" w:rsidP="00B65603">
      <w:pPr>
        <w:ind w:left="720" w:hanging="720"/>
      </w:pPr>
      <w:hyperlink r:id="rId2516" w:history="1">
        <w:r w:rsidR="00B65603">
          <w:rPr>
            <w:rStyle w:val="Hyperlink"/>
          </w:rPr>
          <w:t>R1-1805232</w:t>
        </w:r>
      </w:hyperlink>
      <w:r w:rsidR="00B65603">
        <w:tab/>
        <w:t>IMT-2020 self-evaluation: mMTC full buffer connection density</w:t>
      </w:r>
      <w:r w:rsidR="00B65603">
        <w:tab/>
        <w:t>Ericsson</w:t>
      </w:r>
    </w:p>
    <w:p w14:paraId="350AFC21" w14:textId="7F75DAF3" w:rsidR="00B65603" w:rsidRDefault="00603E09" w:rsidP="00B65603">
      <w:pPr>
        <w:ind w:left="720" w:hanging="720"/>
      </w:pPr>
      <w:hyperlink r:id="rId2517" w:history="1">
        <w:r w:rsidR="00B65603">
          <w:rPr>
            <w:rStyle w:val="Hyperlink"/>
          </w:rPr>
          <w:t>R1-1805233</w:t>
        </w:r>
      </w:hyperlink>
      <w:r w:rsidR="00B65603">
        <w:tab/>
        <w:t>IMT-2020 self-evaluation: Mobility evaluations for NR</w:t>
      </w:r>
      <w:r w:rsidR="00B65603">
        <w:tab/>
        <w:t>Ericsson</w:t>
      </w:r>
    </w:p>
    <w:p w14:paraId="01773F2E" w14:textId="20E952EC" w:rsidR="00B65603" w:rsidRDefault="00603E09" w:rsidP="00B65603">
      <w:pPr>
        <w:ind w:left="720" w:hanging="720"/>
      </w:pPr>
      <w:hyperlink r:id="rId2518" w:history="1">
        <w:r w:rsidR="00B65603">
          <w:rPr>
            <w:rStyle w:val="Hyperlink"/>
          </w:rPr>
          <w:t>R1-1805234</w:t>
        </w:r>
      </w:hyperlink>
      <w:r w:rsidR="00B65603">
        <w:tab/>
        <w:t>IMT-2020 self-evaluation: Peak data rate and peak spectrum efficiency evaluations for NR</w:t>
      </w:r>
      <w:r w:rsidR="00B65603">
        <w:tab/>
        <w:t>Ericsson</w:t>
      </w:r>
    </w:p>
    <w:p w14:paraId="56BF7C3C" w14:textId="3F484DC1" w:rsidR="00B65603" w:rsidRDefault="00603E09" w:rsidP="00B65603">
      <w:pPr>
        <w:ind w:left="720" w:hanging="720"/>
      </w:pPr>
      <w:hyperlink r:id="rId2519" w:history="1">
        <w:r w:rsidR="00B65603">
          <w:rPr>
            <w:rStyle w:val="Hyperlink"/>
          </w:rPr>
          <w:t>R1-1805235</w:t>
        </w:r>
      </w:hyperlink>
      <w:r w:rsidR="00B65603">
        <w:tab/>
        <w:t>IMT-2020 self evaluation: Radio Network Energy Performance</w:t>
      </w:r>
      <w:r w:rsidR="00B65603">
        <w:tab/>
        <w:t>Ericsson</w:t>
      </w:r>
    </w:p>
    <w:p w14:paraId="0B0DF04E" w14:textId="315FB022" w:rsidR="00B65603" w:rsidRDefault="00603E09" w:rsidP="00B65603">
      <w:pPr>
        <w:ind w:left="720" w:hanging="720"/>
      </w:pPr>
      <w:hyperlink r:id="rId2520" w:history="1">
        <w:r w:rsidR="00B65603">
          <w:rPr>
            <w:rStyle w:val="Hyperlink"/>
          </w:rPr>
          <w:t>R1-1805236</w:t>
        </w:r>
      </w:hyperlink>
      <w:r w:rsidR="00B65603">
        <w:tab/>
        <w:t>IMT 2020 Evaluations - CP latency in NR</w:t>
      </w:r>
      <w:r w:rsidR="00B65603">
        <w:tab/>
        <w:t>Ericsson</w:t>
      </w:r>
    </w:p>
    <w:p w14:paraId="30C88B7F" w14:textId="1E304965" w:rsidR="00B65603" w:rsidRDefault="00603E09" w:rsidP="00B65603">
      <w:pPr>
        <w:ind w:left="720" w:hanging="720"/>
      </w:pPr>
      <w:hyperlink r:id="rId2521" w:history="1">
        <w:r w:rsidR="00B65603">
          <w:rPr>
            <w:rStyle w:val="Hyperlink"/>
          </w:rPr>
          <w:t>R1-1805237</w:t>
        </w:r>
      </w:hyperlink>
      <w:r w:rsidR="00B65603">
        <w:tab/>
        <w:t>IMT 2020 Evaluations - UP latency in NR</w:t>
      </w:r>
      <w:r w:rsidR="00B65603">
        <w:tab/>
        <w:t>Ericsson</w:t>
      </w:r>
    </w:p>
    <w:p w14:paraId="189C5298" w14:textId="1D363CCC" w:rsidR="00B65603" w:rsidRDefault="00603E09" w:rsidP="00B65603">
      <w:pPr>
        <w:ind w:left="720" w:hanging="720"/>
      </w:pPr>
      <w:hyperlink r:id="rId2522" w:history="1">
        <w:r w:rsidR="00B65603">
          <w:rPr>
            <w:rStyle w:val="Hyperlink"/>
          </w:rPr>
          <w:t>R1-1805238</w:t>
        </w:r>
      </w:hyperlink>
      <w:r w:rsidR="00B65603">
        <w:tab/>
        <w:t>IMT 2020 Evaluations - Reliability in NR</w:t>
      </w:r>
      <w:r w:rsidR="00B65603">
        <w:tab/>
        <w:t>Ericsson</w:t>
      </w:r>
    </w:p>
    <w:p w14:paraId="2FDA6D09" w14:textId="45C76B33" w:rsidR="00B65603" w:rsidRDefault="00603E09" w:rsidP="00B65603">
      <w:pPr>
        <w:ind w:left="720" w:hanging="720"/>
      </w:pPr>
      <w:hyperlink r:id="rId2523" w:history="1">
        <w:r w:rsidR="00B65603">
          <w:rPr>
            <w:rStyle w:val="Hyperlink"/>
          </w:rPr>
          <w:t>R1-1805503</w:t>
        </w:r>
      </w:hyperlink>
      <w:r w:rsidR="00B65603">
        <w:tab/>
        <w:t>IMT 2020 Evaluations: On eMBB spectral efficiency with NR</w:t>
      </w:r>
      <w:r w:rsidR="00B65603">
        <w:tab/>
        <w:t>Ericsson</w:t>
      </w:r>
    </w:p>
    <w:p w14:paraId="6BE00CB6" w14:textId="60E283A4" w:rsidR="00254752" w:rsidRPr="00254752" w:rsidRDefault="00254752" w:rsidP="008C192C">
      <w:pPr>
        <w:pStyle w:val="Heading2"/>
      </w:pPr>
      <w:bookmarkStart w:id="5176" w:name="_Toc510867672"/>
      <w:bookmarkStart w:id="5177" w:name="_Toc514184742"/>
      <w:r w:rsidRPr="00254752">
        <w:t>Other</w:t>
      </w:r>
      <w:bookmarkEnd w:id="5176"/>
      <w:bookmarkEnd w:id="5177"/>
    </w:p>
    <w:p w14:paraId="0D5490CA" w14:textId="6A368EA9" w:rsidR="00254752" w:rsidRPr="00254752" w:rsidRDefault="00603E09" w:rsidP="00254752">
      <w:pPr>
        <w:ind w:left="720" w:hanging="720"/>
        <w:rPr>
          <w:lang w:eastAsia="x-none"/>
        </w:rPr>
      </w:pPr>
      <w:hyperlink r:id="rId2524" w:history="1">
        <w:r w:rsidR="00FE4C7E">
          <w:rPr>
            <w:rStyle w:val="Hyperlink"/>
            <w:lang w:eastAsia="x-none"/>
          </w:rPr>
          <w:t>R1-1803671</w:t>
        </w:r>
      </w:hyperlink>
      <w:r w:rsidR="00254752" w:rsidRPr="00254752">
        <w:rPr>
          <w:lang w:eastAsia="x-none"/>
        </w:rPr>
        <w:tab/>
        <w:t>V2X sidelink channel model</w:t>
      </w:r>
      <w:r w:rsidR="00254752" w:rsidRPr="00254752">
        <w:rPr>
          <w:lang w:eastAsia="x-none"/>
        </w:rPr>
        <w:tab/>
        <w:t>Huawei, HiSilicon</w:t>
      </w:r>
    </w:p>
    <w:p w14:paraId="004353CD" w14:textId="60AB020D" w:rsidR="00254752" w:rsidRPr="00254752" w:rsidRDefault="00603E09" w:rsidP="00254752">
      <w:pPr>
        <w:ind w:left="720" w:hanging="720"/>
        <w:rPr>
          <w:lang w:eastAsia="x-none"/>
        </w:rPr>
      </w:pPr>
      <w:hyperlink r:id="rId2525" w:history="1">
        <w:r w:rsidR="00FE4C7E">
          <w:rPr>
            <w:rStyle w:val="Hyperlink"/>
            <w:lang w:eastAsia="x-none"/>
          </w:rPr>
          <w:t>R1-1803859</w:t>
        </w:r>
      </w:hyperlink>
      <w:r w:rsidR="00254752" w:rsidRPr="00254752">
        <w:rPr>
          <w:lang w:eastAsia="x-none"/>
        </w:rPr>
        <w:tab/>
        <w:t>Measurement results and analysis on UE power consumption</w:t>
      </w:r>
      <w:r w:rsidR="00254752" w:rsidRPr="00254752">
        <w:rPr>
          <w:lang w:eastAsia="x-none"/>
        </w:rPr>
        <w:tab/>
        <w:t>vivo</w:t>
      </w:r>
    </w:p>
    <w:p w14:paraId="31F29EB7" w14:textId="41711656" w:rsidR="00254752" w:rsidRPr="00254752" w:rsidRDefault="00603E09" w:rsidP="00254752">
      <w:pPr>
        <w:ind w:left="720" w:hanging="720"/>
        <w:rPr>
          <w:lang w:eastAsia="x-none"/>
        </w:rPr>
      </w:pPr>
      <w:hyperlink r:id="rId2526" w:history="1">
        <w:r w:rsidR="00FE4C7E">
          <w:rPr>
            <w:rStyle w:val="Hyperlink"/>
            <w:lang w:eastAsia="x-none"/>
          </w:rPr>
          <w:t>R1-1803860</w:t>
        </w:r>
      </w:hyperlink>
      <w:r w:rsidR="00254752" w:rsidRPr="00254752">
        <w:rPr>
          <w:lang w:eastAsia="x-none"/>
        </w:rPr>
        <w:tab/>
        <w:t>NR UE power saving</w:t>
      </w:r>
      <w:r w:rsidR="00254752" w:rsidRPr="00254752">
        <w:rPr>
          <w:lang w:eastAsia="x-none"/>
        </w:rPr>
        <w:tab/>
        <w:t>vivo</w:t>
      </w:r>
    </w:p>
    <w:p w14:paraId="43BF91A6" w14:textId="370D2D01" w:rsidR="00254752" w:rsidRPr="00254752" w:rsidRDefault="00603E09" w:rsidP="00254752">
      <w:pPr>
        <w:ind w:left="720" w:hanging="720"/>
        <w:rPr>
          <w:lang w:eastAsia="x-none"/>
        </w:rPr>
      </w:pPr>
      <w:hyperlink r:id="rId2527" w:history="1">
        <w:r w:rsidR="00FE4C7E">
          <w:rPr>
            <w:rStyle w:val="Hyperlink"/>
            <w:lang w:eastAsia="x-none"/>
          </w:rPr>
          <w:t>R1-1804070</w:t>
        </w:r>
      </w:hyperlink>
      <w:r w:rsidR="00254752" w:rsidRPr="00254752">
        <w:rPr>
          <w:lang w:eastAsia="x-none"/>
        </w:rPr>
        <w:tab/>
        <w:t>Considerations of UE power saving for NR</w:t>
      </w:r>
      <w:r w:rsidR="00254752" w:rsidRPr="00254752">
        <w:rPr>
          <w:lang w:eastAsia="x-none"/>
        </w:rPr>
        <w:tab/>
        <w:t>MediaTek Inc.</w:t>
      </w:r>
    </w:p>
    <w:p w14:paraId="274353E4" w14:textId="0A71B5C8" w:rsidR="00254752" w:rsidRPr="00254752" w:rsidRDefault="00603E09" w:rsidP="00254752">
      <w:pPr>
        <w:ind w:left="720" w:hanging="720"/>
        <w:rPr>
          <w:lang w:eastAsia="x-none"/>
        </w:rPr>
      </w:pPr>
      <w:hyperlink r:id="rId2528" w:history="1">
        <w:r w:rsidR="00FE4C7E">
          <w:rPr>
            <w:rStyle w:val="Hyperlink"/>
            <w:lang w:eastAsia="x-none"/>
          </w:rPr>
          <w:t>R1-1804112</w:t>
        </w:r>
      </w:hyperlink>
      <w:r w:rsidR="00254752" w:rsidRPr="00254752">
        <w:rPr>
          <w:lang w:eastAsia="x-none"/>
        </w:rPr>
        <w:tab/>
        <w:t>Initial self evaluation results for connection density in mMTC scenario</w:t>
      </w:r>
      <w:r w:rsidR="00254752" w:rsidRPr="00254752">
        <w:rPr>
          <w:lang w:eastAsia="x-none"/>
        </w:rPr>
        <w:tab/>
        <w:t>CMCC</w:t>
      </w:r>
    </w:p>
    <w:p w14:paraId="5CF60959" w14:textId="66FBB76C" w:rsidR="00254752" w:rsidRPr="00254752" w:rsidRDefault="00603E09" w:rsidP="00254752">
      <w:pPr>
        <w:ind w:left="720" w:hanging="720"/>
        <w:rPr>
          <w:lang w:eastAsia="x-none"/>
        </w:rPr>
      </w:pPr>
      <w:hyperlink r:id="rId2529" w:history="1">
        <w:r w:rsidR="00FE4C7E">
          <w:rPr>
            <w:rStyle w:val="Hyperlink"/>
            <w:lang w:eastAsia="x-none"/>
          </w:rPr>
          <w:t>R1-1804113</w:t>
        </w:r>
      </w:hyperlink>
      <w:r w:rsidR="00254752" w:rsidRPr="00254752">
        <w:rPr>
          <w:lang w:eastAsia="x-none"/>
        </w:rPr>
        <w:tab/>
        <w:t>Initial self evaluation results for reliability in URLLC scenario</w:t>
      </w:r>
      <w:r w:rsidR="00254752" w:rsidRPr="00254752">
        <w:rPr>
          <w:lang w:eastAsia="x-none"/>
        </w:rPr>
        <w:tab/>
        <w:t>CMCC</w:t>
      </w:r>
    </w:p>
    <w:p w14:paraId="65D18C06" w14:textId="2800BB0F" w:rsidR="00254752" w:rsidRPr="00254752" w:rsidRDefault="00603E09" w:rsidP="00254752">
      <w:pPr>
        <w:ind w:left="720" w:hanging="720"/>
        <w:rPr>
          <w:lang w:eastAsia="x-none"/>
        </w:rPr>
      </w:pPr>
      <w:hyperlink r:id="rId2530" w:history="1">
        <w:r w:rsidR="00FE4C7E">
          <w:rPr>
            <w:rStyle w:val="Hyperlink"/>
            <w:lang w:eastAsia="x-none"/>
          </w:rPr>
          <w:t>R1-1804114</w:t>
        </w:r>
      </w:hyperlink>
      <w:r w:rsidR="00254752" w:rsidRPr="00254752">
        <w:rPr>
          <w:lang w:eastAsia="x-none"/>
        </w:rPr>
        <w:tab/>
        <w:t>Initial link-level self evaluation results for Mobility in eMBB scenario</w:t>
      </w:r>
      <w:r w:rsidR="00254752" w:rsidRPr="00254752">
        <w:rPr>
          <w:lang w:eastAsia="x-none"/>
        </w:rPr>
        <w:tab/>
        <w:t>CMCC</w:t>
      </w:r>
    </w:p>
    <w:p w14:paraId="32F5A337" w14:textId="355B7662" w:rsidR="00254752" w:rsidRPr="00254752" w:rsidRDefault="00603E09" w:rsidP="00254752">
      <w:pPr>
        <w:ind w:left="720" w:hanging="720"/>
        <w:rPr>
          <w:lang w:eastAsia="x-none"/>
        </w:rPr>
      </w:pPr>
      <w:hyperlink r:id="rId2531" w:history="1">
        <w:r w:rsidR="00FE4C7E">
          <w:rPr>
            <w:rStyle w:val="Hyperlink"/>
            <w:lang w:eastAsia="x-none"/>
          </w:rPr>
          <w:t>R1-1804285</w:t>
        </w:r>
      </w:hyperlink>
      <w:r w:rsidR="00254752" w:rsidRPr="00254752">
        <w:rPr>
          <w:lang w:eastAsia="x-none"/>
        </w:rPr>
        <w:tab/>
        <w:t>On coexistence between LTE and NR</w:t>
      </w:r>
      <w:r w:rsidR="00254752" w:rsidRPr="00254752">
        <w:rPr>
          <w:lang w:eastAsia="x-none"/>
        </w:rPr>
        <w:tab/>
        <w:t>Huawei, HiSilicon</w:t>
      </w:r>
    </w:p>
    <w:p w14:paraId="14833113" w14:textId="5E9E1891" w:rsidR="00254752" w:rsidRPr="00254752" w:rsidRDefault="00603E09" w:rsidP="00254752">
      <w:pPr>
        <w:ind w:left="720" w:hanging="720"/>
        <w:rPr>
          <w:lang w:eastAsia="x-none"/>
        </w:rPr>
      </w:pPr>
      <w:hyperlink r:id="rId2532" w:history="1">
        <w:r w:rsidR="00FE4C7E">
          <w:rPr>
            <w:rStyle w:val="Hyperlink"/>
            <w:lang w:eastAsia="x-none"/>
          </w:rPr>
          <w:t>R1-1804298</w:t>
        </w:r>
      </w:hyperlink>
      <w:r w:rsidR="00254752" w:rsidRPr="00254752">
        <w:rPr>
          <w:lang w:eastAsia="x-none"/>
        </w:rPr>
        <w:tab/>
        <w:t>V2X sidelink measurement results</w:t>
      </w:r>
      <w:r w:rsidR="00254752" w:rsidRPr="00254752">
        <w:rPr>
          <w:lang w:eastAsia="x-none"/>
        </w:rPr>
        <w:tab/>
        <w:t>Huawei, HiSilicon</w:t>
      </w:r>
    </w:p>
    <w:p w14:paraId="26064DF2" w14:textId="28E1ADB8" w:rsidR="00254752" w:rsidRPr="00002BB0" w:rsidRDefault="00603E09" w:rsidP="00B65603">
      <w:pPr>
        <w:ind w:left="720" w:hanging="720"/>
        <w:rPr>
          <w:lang w:eastAsia="x-none"/>
        </w:rPr>
      </w:pPr>
      <w:hyperlink r:id="rId2533" w:history="1">
        <w:r w:rsidR="00FE4C7E">
          <w:rPr>
            <w:rStyle w:val="Hyperlink"/>
            <w:lang w:eastAsia="x-none"/>
          </w:rPr>
          <w:t>R1-1804299</w:t>
        </w:r>
      </w:hyperlink>
      <w:r w:rsidR="00254752" w:rsidRPr="00254752">
        <w:rPr>
          <w:lang w:eastAsia="x-none"/>
        </w:rPr>
        <w:tab/>
        <w:t>On UE Antenna model in eV2X Evaluation Methodology</w:t>
      </w:r>
      <w:r w:rsidR="00254752" w:rsidRPr="00254752">
        <w:rPr>
          <w:lang w:eastAsia="x-none"/>
        </w:rPr>
        <w:tab/>
        <w:t>Huawei, HiSilicon</w:t>
      </w:r>
    </w:p>
    <w:p w14:paraId="340F6807" w14:textId="5E96BD71" w:rsidR="0020094B" w:rsidRPr="005D191B" w:rsidRDefault="0020094B" w:rsidP="001D13D3">
      <w:pPr>
        <w:pStyle w:val="Heading1"/>
      </w:pPr>
      <w:bookmarkStart w:id="5178" w:name="_Toc490832601"/>
      <w:bookmarkStart w:id="5179" w:name="_Toc514184743"/>
      <w:r w:rsidRPr="0052548E">
        <w:t>Closing of the meeting</w:t>
      </w:r>
      <w:bookmarkEnd w:id="5178"/>
      <w:bookmarkEnd w:id="5179"/>
    </w:p>
    <w:p w14:paraId="16FD0A72" w14:textId="16B9A17B" w:rsidR="0037319D" w:rsidRDefault="00244B57" w:rsidP="00CE2F10">
      <w:pPr>
        <w:rPr>
          <w:rFonts w:eastAsia="MS Mincho"/>
          <w:szCs w:val="20"/>
        </w:rPr>
      </w:pPr>
      <w:r>
        <w:rPr>
          <w:rFonts w:eastAsia="MS Mincho"/>
          <w:szCs w:val="20"/>
        </w:rPr>
        <w:t xml:space="preserve">RAN1 chair thanked all the delegates for their </w:t>
      </w:r>
      <w:r w:rsidR="0037319D">
        <w:rPr>
          <w:rFonts w:eastAsia="MS Mincho"/>
          <w:szCs w:val="20"/>
        </w:rPr>
        <w:t>great efforts</w:t>
      </w:r>
      <w:r>
        <w:rPr>
          <w:rFonts w:eastAsia="MS Mincho"/>
          <w:szCs w:val="20"/>
        </w:rPr>
        <w:t xml:space="preserve">, with a particular attention to the </w:t>
      </w:r>
      <w:r w:rsidR="0037319D">
        <w:rPr>
          <w:rFonts w:eastAsia="MS Mincho"/>
          <w:szCs w:val="20"/>
        </w:rPr>
        <w:t xml:space="preserve">achievement made on UE </w:t>
      </w:r>
      <w:r>
        <w:rPr>
          <w:rFonts w:eastAsia="MS Mincho"/>
          <w:szCs w:val="20"/>
        </w:rPr>
        <w:t>feature</w:t>
      </w:r>
      <w:r w:rsidR="0037319D">
        <w:rPr>
          <w:rFonts w:eastAsia="MS Mincho"/>
          <w:szCs w:val="20"/>
        </w:rPr>
        <w:t xml:space="preserve">s list. He also thanked all the feature </w:t>
      </w:r>
      <w:r>
        <w:rPr>
          <w:rFonts w:eastAsia="MS Mincho"/>
          <w:szCs w:val="20"/>
        </w:rPr>
        <w:t>leads</w:t>
      </w:r>
      <w:r w:rsidR="0037319D">
        <w:rPr>
          <w:rFonts w:eastAsia="MS Mincho"/>
          <w:szCs w:val="20"/>
        </w:rPr>
        <w:t xml:space="preserve"> for their implication, their work is greatly appreciated</w:t>
      </w:r>
      <w:r>
        <w:rPr>
          <w:rFonts w:eastAsia="MS Mincho"/>
          <w:szCs w:val="20"/>
        </w:rPr>
        <w:t xml:space="preserve">. </w:t>
      </w:r>
    </w:p>
    <w:p w14:paraId="0322D256" w14:textId="77777777" w:rsidR="0037319D" w:rsidRDefault="0037319D" w:rsidP="00CE2F10">
      <w:pPr>
        <w:rPr>
          <w:rFonts w:eastAsia="MS Mincho"/>
          <w:szCs w:val="20"/>
        </w:rPr>
      </w:pPr>
      <w:r>
        <w:rPr>
          <w:rFonts w:eastAsia="MS Mincho"/>
          <w:szCs w:val="20"/>
        </w:rPr>
        <w:t>Finally he thanked CF3 for hosting the meeting in such a nice place as Sanya.</w:t>
      </w:r>
    </w:p>
    <w:p w14:paraId="7A2A14D7" w14:textId="77777777" w:rsidR="00244B57" w:rsidRDefault="00244B57" w:rsidP="00CE2F10">
      <w:pPr>
        <w:rPr>
          <w:rFonts w:eastAsia="MS Mincho"/>
          <w:szCs w:val="20"/>
        </w:rPr>
      </w:pPr>
    </w:p>
    <w:p w14:paraId="4147A415" w14:textId="372E3B33" w:rsidR="00CE2F10" w:rsidRPr="000B1042" w:rsidRDefault="00CE2F10" w:rsidP="00CE2F10">
      <w:pPr>
        <w:rPr>
          <w:rFonts w:eastAsia="MS Mincho"/>
          <w:szCs w:val="20"/>
        </w:rPr>
      </w:pPr>
      <w:r w:rsidRPr="000B1042">
        <w:rPr>
          <w:rFonts w:eastAsia="MS Mincho"/>
          <w:szCs w:val="20"/>
        </w:rPr>
        <w:t xml:space="preserve">Meeting was closed </w:t>
      </w:r>
      <w:r w:rsidRPr="000B1042">
        <w:rPr>
          <w:rFonts w:ascii="Times New Roman" w:eastAsia="MS Mincho" w:hAnsi="Times New Roman"/>
          <w:szCs w:val="20"/>
        </w:rPr>
        <w:t>at 1</w:t>
      </w:r>
      <w:r w:rsidR="00FE4C7E">
        <w:rPr>
          <w:rFonts w:ascii="Times New Roman" w:eastAsia="MS Mincho" w:hAnsi="Times New Roman"/>
          <w:szCs w:val="20"/>
        </w:rPr>
        <w:t>6</w:t>
      </w:r>
      <w:r w:rsidRPr="000B1042">
        <w:rPr>
          <w:rFonts w:ascii="Times New Roman" w:eastAsia="MS Mincho" w:hAnsi="Times New Roman"/>
          <w:szCs w:val="20"/>
        </w:rPr>
        <w:t>:</w:t>
      </w:r>
      <w:r w:rsidR="00FE4C7E">
        <w:rPr>
          <w:rFonts w:ascii="Times New Roman" w:eastAsia="MS Mincho" w:hAnsi="Times New Roman"/>
          <w:szCs w:val="20"/>
        </w:rPr>
        <w:t>31</w:t>
      </w:r>
      <w:r w:rsidRPr="000B1042">
        <w:rPr>
          <w:rFonts w:eastAsia="MS Mincho"/>
          <w:szCs w:val="20"/>
        </w:rPr>
        <w:t>.</w:t>
      </w:r>
    </w:p>
    <w:p w14:paraId="19FED70E" w14:textId="493260DC" w:rsidR="00226DF5" w:rsidRPr="00BA48F8" w:rsidRDefault="00CE2F10" w:rsidP="00D92DF7">
      <w:pPr>
        <w:rPr>
          <w:rFonts w:eastAsia="MS Mincho"/>
          <w:szCs w:val="20"/>
        </w:rPr>
      </w:pPr>
      <w:r w:rsidRPr="000B1042">
        <w:rPr>
          <w:rFonts w:eastAsia="MS Mincho"/>
          <w:szCs w:val="20"/>
        </w:rPr>
        <w:t xml:space="preserve">See you all in </w:t>
      </w:r>
      <w:r w:rsidR="00281CDA">
        <w:rPr>
          <w:rFonts w:eastAsia="MS Mincho"/>
          <w:szCs w:val="20"/>
        </w:rPr>
        <w:t>Busan</w:t>
      </w:r>
      <w:r>
        <w:rPr>
          <w:rFonts w:eastAsia="MS Mincho"/>
          <w:szCs w:val="20"/>
        </w:rPr>
        <w:t>.</w:t>
      </w:r>
    </w:p>
    <w:p w14:paraId="64187745" w14:textId="77777777" w:rsidR="00D92DF7" w:rsidRPr="0052548E" w:rsidRDefault="00D92DF7" w:rsidP="00D92DF7"/>
    <w:p w14:paraId="1A527666" w14:textId="77777777" w:rsidR="000C3D87" w:rsidRPr="000B1042" w:rsidRDefault="000C3D87" w:rsidP="009643F7">
      <w:pPr>
        <w:rPr>
          <w:rFonts w:ascii="Times New Roman" w:eastAsia="MS Mincho" w:hAnsi="Times New Roman"/>
          <w:szCs w:val="20"/>
        </w:rPr>
        <w:sectPr w:rsidR="000C3D87" w:rsidRPr="000B1042" w:rsidSect="00066B44">
          <w:headerReference w:type="default" r:id="rId2534"/>
          <w:footerReference w:type="default" r:id="rId2535"/>
          <w:pgSz w:w="11907" w:h="16840" w:code="9"/>
          <w:pgMar w:top="720" w:right="720" w:bottom="720" w:left="720" w:header="709" w:footer="578" w:gutter="0"/>
          <w:cols w:space="720"/>
          <w:docGrid w:linePitch="272"/>
        </w:sectPr>
      </w:pPr>
    </w:p>
    <w:p w14:paraId="6894D6A2" w14:textId="61B6A35B" w:rsidR="007A5AC0" w:rsidRPr="000B1042" w:rsidRDefault="007A5AC0" w:rsidP="009643F7">
      <w:pPr>
        <w:pStyle w:val="Heading1"/>
        <w:numPr>
          <w:ilvl w:val="0"/>
          <w:numId w:val="0"/>
        </w:numPr>
        <w:spacing w:before="0" w:after="0"/>
        <w:rPr>
          <w:rFonts w:ascii="Times New Roman" w:hAnsi="Times New Roman" w:cs="Times New Roman"/>
          <w:sz w:val="20"/>
          <w:szCs w:val="20"/>
        </w:rPr>
      </w:pPr>
      <w:bookmarkStart w:id="5180" w:name="_Toc514184744"/>
      <w:r w:rsidRPr="000B1042">
        <w:rPr>
          <w:rFonts w:ascii="Times New Roman" w:hAnsi="Times New Roman" w:cs="Times New Roman"/>
          <w:sz w:val="20"/>
          <w:szCs w:val="20"/>
        </w:rPr>
        <w:lastRenderedPageBreak/>
        <w:t>Annex A:</w:t>
      </w:r>
      <w:r w:rsidRPr="000B1042">
        <w:rPr>
          <w:rFonts w:ascii="Times New Roman" w:hAnsi="Times New Roman" w:cs="Times New Roman"/>
          <w:sz w:val="20"/>
          <w:szCs w:val="20"/>
        </w:rPr>
        <w:tab/>
        <w:t xml:space="preserve">List of Tdocs at RAN1 </w:t>
      </w:r>
      <w:r w:rsidR="00F40D66">
        <w:rPr>
          <w:rFonts w:ascii="Times New Roman" w:hAnsi="Times New Roman" w:cs="Times New Roman"/>
          <w:sz w:val="20"/>
          <w:szCs w:val="20"/>
        </w:rPr>
        <w:t>#92bis</w:t>
      </w:r>
      <w:bookmarkEnd w:id="5180"/>
    </w:p>
    <w:p w14:paraId="20896DE6" w14:textId="77777777" w:rsidR="005C5573" w:rsidRPr="000B1042" w:rsidRDefault="005C5573" w:rsidP="009643F7">
      <w:pPr>
        <w:rPr>
          <w:rFonts w:ascii="Times New Roman" w:eastAsia="SimSun" w:hAnsi="Times New Roman"/>
          <w:kern w:val="2"/>
          <w:szCs w:val="20"/>
        </w:rPr>
      </w:pPr>
    </w:p>
    <w:p w14:paraId="30FAEBCE" w14:textId="77777777" w:rsidR="007A5AC0" w:rsidRPr="000B1042" w:rsidRDefault="007A5AC0" w:rsidP="009643F7">
      <w:pPr>
        <w:rPr>
          <w:rFonts w:ascii="Times New Roman" w:eastAsia="SimSun" w:hAnsi="Times New Roman"/>
          <w:kern w:val="2"/>
          <w:szCs w:val="20"/>
        </w:rPr>
      </w:pPr>
      <w:r w:rsidRPr="000B1042">
        <w:rPr>
          <w:rFonts w:ascii="Times New Roman" w:eastAsia="SimSun" w:hAnsi="Times New Roman"/>
          <w:kern w:val="2"/>
          <w:szCs w:val="20"/>
        </w:rPr>
        <w:t>Please see excel file attached to this report</w:t>
      </w:r>
    </w:p>
    <w:p w14:paraId="7E6775B6" w14:textId="1B5DE8A6" w:rsidR="007A5AC0" w:rsidRDefault="007A5AC0" w:rsidP="00BA48F8"/>
    <w:p w14:paraId="7597CE76" w14:textId="77777777" w:rsidR="00BA48F8" w:rsidRDefault="00BA48F8">
      <w:pPr>
        <w:rPr>
          <w:rFonts w:ascii="Times New Roman" w:hAnsi="Times New Roman"/>
          <w:b/>
          <w:bCs/>
          <w:kern w:val="32"/>
          <w:szCs w:val="20"/>
        </w:rPr>
      </w:pPr>
      <w:r>
        <w:rPr>
          <w:rFonts w:ascii="Times New Roman" w:hAnsi="Times New Roman"/>
          <w:szCs w:val="20"/>
        </w:rPr>
        <w:br w:type="page"/>
      </w:r>
    </w:p>
    <w:p w14:paraId="7A6A8F62" w14:textId="0312FCA0" w:rsidR="00BA48F8" w:rsidRDefault="00BA48F8" w:rsidP="00BA48F8">
      <w:pPr>
        <w:pStyle w:val="Heading1"/>
        <w:numPr>
          <w:ilvl w:val="0"/>
          <w:numId w:val="0"/>
        </w:numPr>
        <w:spacing w:before="0" w:after="0"/>
        <w:rPr>
          <w:rFonts w:ascii="Times New Roman" w:hAnsi="Times New Roman" w:cs="Times New Roman"/>
          <w:sz w:val="20"/>
          <w:szCs w:val="20"/>
        </w:rPr>
      </w:pPr>
      <w:bookmarkStart w:id="5181" w:name="_Toc514184745"/>
      <w:r w:rsidRPr="000B1042">
        <w:rPr>
          <w:rFonts w:ascii="Times New Roman" w:hAnsi="Times New Roman" w:cs="Times New Roman"/>
          <w:sz w:val="20"/>
          <w:szCs w:val="20"/>
        </w:rPr>
        <w:lastRenderedPageBreak/>
        <w:t xml:space="preserve">Annex </w:t>
      </w:r>
      <w:r>
        <w:rPr>
          <w:rFonts w:ascii="Times New Roman" w:hAnsi="Times New Roman" w:cs="Times New Roman"/>
          <w:sz w:val="20"/>
          <w:szCs w:val="20"/>
        </w:rPr>
        <w:t>B</w:t>
      </w:r>
      <w:r w:rsidRPr="000B1042">
        <w:rPr>
          <w:rFonts w:ascii="Times New Roman" w:hAnsi="Times New Roman" w:cs="Times New Roman"/>
          <w:sz w:val="20"/>
          <w:szCs w:val="20"/>
        </w:rPr>
        <w:t>:</w:t>
      </w:r>
      <w:r w:rsidRPr="000B1042">
        <w:rPr>
          <w:rFonts w:ascii="Times New Roman" w:hAnsi="Times New Roman" w:cs="Times New Roman"/>
          <w:sz w:val="20"/>
          <w:szCs w:val="20"/>
        </w:rPr>
        <w:tab/>
        <w:t xml:space="preserve">List of CRs agreed at RAN1 </w:t>
      </w:r>
      <w:r w:rsidR="00F40D66">
        <w:rPr>
          <w:rFonts w:ascii="Times New Roman" w:hAnsi="Times New Roman" w:cs="Times New Roman"/>
          <w:sz w:val="20"/>
          <w:szCs w:val="20"/>
        </w:rPr>
        <w:t>#92bis</w:t>
      </w:r>
      <w:bookmarkEnd w:id="5181"/>
    </w:p>
    <w:p w14:paraId="220FF2CC" w14:textId="77777777" w:rsidR="00FD5B1A" w:rsidRPr="00FD5B1A" w:rsidRDefault="00FD5B1A" w:rsidP="00FD5B1A"/>
    <w:tbl>
      <w:tblPr>
        <w:tblStyle w:val="TableGrid"/>
        <w:tblW w:w="13689" w:type="dxa"/>
        <w:jc w:val="center"/>
        <w:tblLook w:val="04A0" w:firstRow="1" w:lastRow="0" w:firstColumn="1" w:lastColumn="0" w:noHBand="0" w:noVBand="1"/>
      </w:tblPr>
      <w:tblGrid>
        <w:gridCol w:w="801"/>
        <w:gridCol w:w="536"/>
        <w:gridCol w:w="550"/>
        <w:gridCol w:w="696"/>
        <w:gridCol w:w="4235"/>
        <w:gridCol w:w="528"/>
        <w:gridCol w:w="816"/>
        <w:gridCol w:w="1060"/>
        <w:gridCol w:w="991"/>
        <w:gridCol w:w="1437"/>
        <w:gridCol w:w="2039"/>
      </w:tblGrid>
      <w:tr w:rsidR="00285277" w:rsidRPr="00285277" w14:paraId="798E78B7" w14:textId="77777777" w:rsidTr="00AB16CF">
        <w:trPr>
          <w:trHeight w:val="20"/>
          <w:tblHeader/>
          <w:jc w:val="center"/>
        </w:trPr>
        <w:tc>
          <w:tcPr>
            <w:tcW w:w="801" w:type="dxa"/>
            <w:shd w:val="clear" w:color="auto" w:fill="BFBFBF" w:themeFill="background1" w:themeFillShade="BF"/>
            <w:hideMark/>
          </w:tcPr>
          <w:p w14:paraId="00916153" w14:textId="597B9C89" w:rsidR="00FD5B1A" w:rsidRPr="00285277" w:rsidRDefault="00FD5B1A" w:rsidP="00FD5B1A">
            <w:pPr>
              <w:rPr>
                <w:rFonts w:ascii="Times New Roman" w:hAnsi="Times New Roman"/>
                <w:b/>
                <w:bCs/>
                <w:szCs w:val="20"/>
                <w:highlight w:val="lightGray"/>
              </w:rPr>
            </w:pPr>
            <w:r w:rsidRPr="00285277">
              <w:rPr>
                <w:rFonts w:ascii="Times New Roman" w:hAnsi="Times New Roman"/>
                <w:b/>
                <w:bCs/>
                <w:szCs w:val="20"/>
                <w:highlight w:val="lightGray"/>
              </w:rPr>
              <w:t>T</w:t>
            </w:r>
            <w:r w:rsidR="003D0015" w:rsidRPr="00285277">
              <w:rPr>
                <w:rFonts w:ascii="Times New Roman" w:hAnsi="Times New Roman"/>
                <w:b/>
                <w:bCs/>
                <w:szCs w:val="20"/>
                <w:highlight w:val="lightGray"/>
              </w:rPr>
              <w:t>S/T</w:t>
            </w:r>
            <w:r w:rsidRPr="00285277">
              <w:rPr>
                <w:rFonts w:ascii="Times New Roman" w:hAnsi="Times New Roman"/>
                <w:b/>
                <w:bCs/>
                <w:szCs w:val="20"/>
                <w:highlight w:val="lightGray"/>
              </w:rPr>
              <w:t>R</w:t>
            </w:r>
          </w:p>
        </w:tc>
        <w:tc>
          <w:tcPr>
            <w:tcW w:w="536" w:type="dxa"/>
            <w:shd w:val="clear" w:color="auto" w:fill="BFBFBF" w:themeFill="background1" w:themeFillShade="BF"/>
            <w:hideMark/>
          </w:tcPr>
          <w:p w14:paraId="644F5995"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CR</w:t>
            </w:r>
          </w:p>
        </w:tc>
        <w:tc>
          <w:tcPr>
            <w:tcW w:w="550" w:type="dxa"/>
            <w:shd w:val="clear" w:color="auto" w:fill="BFBFBF" w:themeFill="background1" w:themeFillShade="BF"/>
            <w:hideMark/>
          </w:tcPr>
          <w:p w14:paraId="532C9E51"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Rev</w:t>
            </w:r>
          </w:p>
        </w:tc>
        <w:tc>
          <w:tcPr>
            <w:tcW w:w="696" w:type="dxa"/>
            <w:shd w:val="clear" w:color="auto" w:fill="BFBFBF" w:themeFill="background1" w:themeFillShade="BF"/>
            <w:hideMark/>
          </w:tcPr>
          <w:p w14:paraId="71C27206"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Rel</w:t>
            </w:r>
          </w:p>
        </w:tc>
        <w:tc>
          <w:tcPr>
            <w:tcW w:w="4235" w:type="dxa"/>
            <w:shd w:val="clear" w:color="auto" w:fill="BFBFBF" w:themeFill="background1" w:themeFillShade="BF"/>
            <w:hideMark/>
          </w:tcPr>
          <w:p w14:paraId="4B9D3FE6"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Title</w:t>
            </w:r>
          </w:p>
        </w:tc>
        <w:tc>
          <w:tcPr>
            <w:tcW w:w="528" w:type="dxa"/>
            <w:shd w:val="clear" w:color="auto" w:fill="BFBFBF" w:themeFill="background1" w:themeFillShade="BF"/>
            <w:hideMark/>
          </w:tcPr>
          <w:p w14:paraId="6AA92DCC"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Cat</w:t>
            </w:r>
          </w:p>
        </w:tc>
        <w:tc>
          <w:tcPr>
            <w:tcW w:w="816" w:type="dxa"/>
            <w:shd w:val="clear" w:color="auto" w:fill="BFBFBF" w:themeFill="background1" w:themeFillShade="BF"/>
            <w:hideMark/>
          </w:tcPr>
          <w:p w14:paraId="774EE3BE"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Vsn</w:t>
            </w:r>
          </w:p>
        </w:tc>
        <w:tc>
          <w:tcPr>
            <w:tcW w:w="1060" w:type="dxa"/>
            <w:shd w:val="clear" w:color="auto" w:fill="BFBFBF" w:themeFill="background1" w:themeFillShade="BF"/>
            <w:hideMark/>
          </w:tcPr>
          <w:p w14:paraId="2883DACC"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 Mtg</w:t>
            </w:r>
          </w:p>
        </w:tc>
        <w:tc>
          <w:tcPr>
            <w:tcW w:w="991" w:type="dxa"/>
            <w:shd w:val="clear" w:color="auto" w:fill="BFBFBF" w:themeFill="background1" w:themeFillShade="BF"/>
            <w:hideMark/>
          </w:tcPr>
          <w:p w14:paraId="656D97CD"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TD#</w:t>
            </w:r>
          </w:p>
        </w:tc>
        <w:tc>
          <w:tcPr>
            <w:tcW w:w="1437" w:type="dxa"/>
            <w:shd w:val="clear" w:color="auto" w:fill="BFBFBF" w:themeFill="background1" w:themeFillShade="BF"/>
            <w:hideMark/>
          </w:tcPr>
          <w:p w14:paraId="38658F8E"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Source to WG</w:t>
            </w:r>
          </w:p>
        </w:tc>
        <w:tc>
          <w:tcPr>
            <w:tcW w:w="2039" w:type="dxa"/>
            <w:shd w:val="clear" w:color="auto" w:fill="BFBFBF" w:themeFill="background1" w:themeFillShade="BF"/>
            <w:hideMark/>
          </w:tcPr>
          <w:p w14:paraId="2B410CA2" w14:textId="77777777" w:rsidR="00FD5B1A" w:rsidRPr="00285277" w:rsidRDefault="00FD5B1A" w:rsidP="001E1F4E">
            <w:pPr>
              <w:rPr>
                <w:rFonts w:ascii="Times New Roman" w:hAnsi="Times New Roman"/>
                <w:b/>
                <w:bCs/>
                <w:szCs w:val="20"/>
              </w:rPr>
            </w:pPr>
            <w:r w:rsidRPr="00285277">
              <w:rPr>
                <w:rFonts w:ascii="Times New Roman" w:hAnsi="Times New Roman"/>
                <w:b/>
                <w:bCs/>
                <w:szCs w:val="20"/>
                <w:highlight w:val="lightGray"/>
              </w:rPr>
              <w:t>Work Item</w:t>
            </w:r>
          </w:p>
        </w:tc>
      </w:tr>
      <w:tr w:rsidR="00AB16CF" w:rsidRPr="00285277" w14:paraId="66E821A6" w14:textId="77777777" w:rsidTr="00AB16CF">
        <w:trPr>
          <w:trHeight w:val="20"/>
          <w:jc w:val="center"/>
        </w:trPr>
        <w:tc>
          <w:tcPr>
            <w:tcW w:w="801" w:type="dxa"/>
          </w:tcPr>
          <w:p w14:paraId="0B05CC0A" w14:textId="0F8AE14D" w:rsidR="00AB16CF" w:rsidRPr="00AB16CF" w:rsidRDefault="00AB16CF" w:rsidP="00AB16CF">
            <w:pPr>
              <w:rPr>
                <w:rFonts w:ascii="Times New Roman" w:hAnsi="Times New Roman"/>
                <w:b/>
                <w:bCs/>
                <w:sz w:val="16"/>
                <w:szCs w:val="16"/>
                <w:highlight w:val="lightGray"/>
              </w:rPr>
            </w:pPr>
            <w:r w:rsidRPr="00AB16CF">
              <w:rPr>
                <w:sz w:val="16"/>
                <w:szCs w:val="16"/>
              </w:rPr>
              <w:t>36.201</w:t>
            </w:r>
          </w:p>
        </w:tc>
        <w:tc>
          <w:tcPr>
            <w:tcW w:w="536" w:type="dxa"/>
          </w:tcPr>
          <w:p w14:paraId="78716476" w14:textId="5DF2096F" w:rsidR="00AB16CF" w:rsidRPr="00AB16CF" w:rsidRDefault="00AB16CF" w:rsidP="00AB16CF">
            <w:pPr>
              <w:rPr>
                <w:rFonts w:ascii="Times New Roman" w:hAnsi="Times New Roman"/>
                <w:b/>
                <w:bCs/>
                <w:sz w:val="16"/>
                <w:szCs w:val="16"/>
                <w:highlight w:val="lightGray"/>
              </w:rPr>
            </w:pPr>
            <w:r w:rsidRPr="00AB16CF">
              <w:rPr>
                <w:sz w:val="16"/>
                <w:szCs w:val="16"/>
              </w:rPr>
              <w:t>24</w:t>
            </w:r>
          </w:p>
        </w:tc>
        <w:tc>
          <w:tcPr>
            <w:tcW w:w="550" w:type="dxa"/>
          </w:tcPr>
          <w:p w14:paraId="3127F1FD" w14:textId="2960C596" w:rsidR="00AB16CF" w:rsidRPr="00AB16CF" w:rsidRDefault="00AB16CF" w:rsidP="00AB16CF">
            <w:pPr>
              <w:rPr>
                <w:rFonts w:ascii="Times New Roman" w:hAnsi="Times New Roman"/>
                <w:b/>
                <w:bCs/>
                <w:sz w:val="16"/>
                <w:szCs w:val="16"/>
                <w:highlight w:val="lightGray"/>
              </w:rPr>
            </w:pPr>
            <w:r w:rsidRPr="00AB16CF">
              <w:rPr>
                <w:sz w:val="16"/>
                <w:szCs w:val="16"/>
              </w:rPr>
              <w:t>1</w:t>
            </w:r>
          </w:p>
        </w:tc>
        <w:tc>
          <w:tcPr>
            <w:tcW w:w="696" w:type="dxa"/>
          </w:tcPr>
          <w:p w14:paraId="647B38C5" w14:textId="0088D24E"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663DD0CE" w14:textId="1BF8A067" w:rsidR="00AB16CF" w:rsidRPr="00AB16CF" w:rsidRDefault="00AB16CF" w:rsidP="00AB16CF">
            <w:pPr>
              <w:rPr>
                <w:rFonts w:ascii="Times New Roman" w:hAnsi="Times New Roman"/>
                <w:b/>
                <w:bCs/>
                <w:sz w:val="16"/>
                <w:szCs w:val="16"/>
                <w:highlight w:val="lightGray"/>
              </w:rPr>
            </w:pPr>
            <w:r w:rsidRPr="00AB16CF">
              <w:rPr>
                <w:sz w:val="16"/>
                <w:szCs w:val="16"/>
              </w:rPr>
              <w:t>Introduction of Enhancements to LTE operation in unlicensed spectrum into 36.201</w:t>
            </w:r>
          </w:p>
        </w:tc>
        <w:tc>
          <w:tcPr>
            <w:tcW w:w="528" w:type="dxa"/>
          </w:tcPr>
          <w:p w14:paraId="6C80569C" w14:textId="2C2E4D63" w:rsidR="00AB16CF" w:rsidRPr="00AB16CF" w:rsidRDefault="00AB16CF" w:rsidP="00AB16CF">
            <w:pPr>
              <w:rPr>
                <w:rFonts w:ascii="Times New Roman" w:hAnsi="Times New Roman"/>
                <w:b/>
                <w:bCs/>
                <w:sz w:val="16"/>
                <w:szCs w:val="16"/>
                <w:highlight w:val="lightGray"/>
              </w:rPr>
            </w:pPr>
            <w:r w:rsidRPr="00AB16CF">
              <w:rPr>
                <w:sz w:val="16"/>
                <w:szCs w:val="16"/>
              </w:rPr>
              <w:t>B</w:t>
            </w:r>
          </w:p>
        </w:tc>
        <w:tc>
          <w:tcPr>
            <w:tcW w:w="816" w:type="dxa"/>
          </w:tcPr>
          <w:p w14:paraId="12878E78" w14:textId="075B9643" w:rsidR="00AB16CF" w:rsidRPr="00AB16CF" w:rsidRDefault="00AB16CF" w:rsidP="00AB16CF">
            <w:pPr>
              <w:rPr>
                <w:rFonts w:ascii="Times New Roman" w:hAnsi="Times New Roman"/>
                <w:b/>
                <w:bCs/>
                <w:sz w:val="16"/>
                <w:szCs w:val="16"/>
                <w:highlight w:val="lightGray"/>
              </w:rPr>
            </w:pPr>
            <w:r w:rsidRPr="00AB16CF">
              <w:rPr>
                <w:sz w:val="16"/>
                <w:szCs w:val="16"/>
              </w:rPr>
              <w:t>15.0.0</w:t>
            </w:r>
          </w:p>
        </w:tc>
        <w:tc>
          <w:tcPr>
            <w:tcW w:w="1060" w:type="dxa"/>
          </w:tcPr>
          <w:p w14:paraId="7571455E" w14:textId="5FA04884"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157F14B2" w14:textId="230ACCAE" w:rsidR="00AB16CF" w:rsidRPr="00AB16CF" w:rsidRDefault="00AB16CF" w:rsidP="00AB16CF">
            <w:pPr>
              <w:rPr>
                <w:rFonts w:ascii="Times New Roman" w:hAnsi="Times New Roman"/>
                <w:b/>
                <w:bCs/>
                <w:sz w:val="16"/>
                <w:szCs w:val="16"/>
                <w:highlight w:val="lightGray"/>
              </w:rPr>
            </w:pPr>
            <w:r w:rsidRPr="00AB16CF">
              <w:rPr>
                <w:sz w:val="16"/>
                <w:szCs w:val="16"/>
              </w:rPr>
              <w:t>R1-1805335</w:t>
            </w:r>
          </w:p>
        </w:tc>
        <w:tc>
          <w:tcPr>
            <w:tcW w:w="1437" w:type="dxa"/>
          </w:tcPr>
          <w:p w14:paraId="4749B9B8" w14:textId="705AED66" w:rsidR="00AB16CF" w:rsidRPr="00AB16CF" w:rsidRDefault="00AB16CF" w:rsidP="00AB16CF">
            <w:pPr>
              <w:rPr>
                <w:rFonts w:ascii="Times New Roman" w:hAnsi="Times New Roman"/>
                <w:b/>
                <w:bCs/>
                <w:sz w:val="16"/>
                <w:szCs w:val="16"/>
                <w:highlight w:val="lightGray"/>
              </w:rPr>
            </w:pPr>
            <w:r w:rsidRPr="00AB16CF">
              <w:rPr>
                <w:sz w:val="16"/>
                <w:szCs w:val="16"/>
              </w:rPr>
              <w:t>Nokia, Nokia Shanghai Bell</w:t>
            </w:r>
          </w:p>
        </w:tc>
        <w:tc>
          <w:tcPr>
            <w:tcW w:w="2039" w:type="dxa"/>
          </w:tcPr>
          <w:p w14:paraId="7266A580" w14:textId="6B52591D" w:rsidR="00AB16CF" w:rsidRPr="00AB16CF" w:rsidRDefault="00AB16CF" w:rsidP="00AB16CF">
            <w:pPr>
              <w:rPr>
                <w:rFonts w:ascii="Times New Roman" w:hAnsi="Times New Roman"/>
                <w:b/>
                <w:bCs/>
                <w:sz w:val="16"/>
                <w:szCs w:val="16"/>
                <w:highlight w:val="lightGray"/>
              </w:rPr>
            </w:pPr>
            <w:r w:rsidRPr="00AB16CF">
              <w:rPr>
                <w:sz w:val="16"/>
                <w:szCs w:val="16"/>
              </w:rPr>
              <w:t>LTE_unlic-Core</w:t>
            </w:r>
          </w:p>
        </w:tc>
      </w:tr>
      <w:tr w:rsidR="00AB16CF" w:rsidRPr="00285277" w14:paraId="3B76A213" w14:textId="77777777" w:rsidTr="00AB16CF">
        <w:trPr>
          <w:trHeight w:val="20"/>
          <w:jc w:val="center"/>
        </w:trPr>
        <w:tc>
          <w:tcPr>
            <w:tcW w:w="801" w:type="dxa"/>
          </w:tcPr>
          <w:p w14:paraId="725FCAC6" w14:textId="51319F80" w:rsidR="00AB16CF" w:rsidRPr="00AB16CF" w:rsidRDefault="00AB16CF" w:rsidP="00AB16CF">
            <w:pPr>
              <w:rPr>
                <w:rFonts w:ascii="Times New Roman" w:hAnsi="Times New Roman"/>
                <w:b/>
                <w:bCs/>
                <w:sz w:val="16"/>
                <w:szCs w:val="16"/>
                <w:highlight w:val="lightGray"/>
              </w:rPr>
            </w:pPr>
            <w:r w:rsidRPr="00AB16CF">
              <w:rPr>
                <w:sz w:val="16"/>
                <w:szCs w:val="16"/>
              </w:rPr>
              <w:t>36.201</w:t>
            </w:r>
          </w:p>
        </w:tc>
        <w:tc>
          <w:tcPr>
            <w:tcW w:w="536" w:type="dxa"/>
          </w:tcPr>
          <w:p w14:paraId="5FF2F63A" w14:textId="77C0D5FA" w:rsidR="00AB16CF" w:rsidRPr="00AB16CF" w:rsidRDefault="00AB16CF" w:rsidP="00AB16CF">
            <w:pPr>
              <w:rPr>
                <w:rFonts w:ascii="Times New Roman" w:hAnsi="Times New Roman"/>
                <w:b/>
                <w:bCs/>
                <w:sz w:val="16"/>
                <w:szCs w:val="16"/>
                <w:highlight w:val="lightGray"/>
              </w:rPr>
            </w:pPr>
            <w:r w:rsidRPr="00AB16CF">
              <w:rPr>
                <w:sz w:val="16"/>
                <w:szCs w:val="16"/>
              </w:rPr>
              <w:t>25</w:t>
            </w:r>
          </w:p>
        </w:tc>
        <w:tc>
          <w:tcPr>
            <w:tcW w:w="550" w:type="dxa"/>
          </w:tcPr>
          <w:p w14:paraId="06DD0948" w14:textId="3BDDC7EA" w:rsidR="00AB16CF" w:rsidRPr="00AB16CF" w:rsidRDefault="00AB16CF" w:rsidP="00AB16CF">
            <w:pPr>
              <w:rPr>
                <w:rFonts w:ascii="Times New Roman" w:hAnsi="Times New Roman"/>
                <w:b/>
                <w:bCs/>
                <w:sz w:val="16"/>
                <w:szCs w:val="16"/>
                <w:highlight w:val="lightGray"/>
              </w:rPr>
            </w:pPr>
            <w:r w:rsidRPr="00AB16CF">
              <w:rPr>
                <w:sz w:val="16"/>
                <w:szCs w:val="16"/>
              </w:rPr>
              <w:t>1</w:t>
            </w:r>
          </w:p>
        </w:tc>
        <w:tc>
          <w:tcPr>
            <w:tcW w:w="696" w:type="dxa"/>
          </w:tcPr>
          <w:p w14:paraId="68B9CC72" w14:textId="464B2BA8"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3AE52195" w14:textId="4CD6A917" w:rsidR="00AB16CF" w:rsidRPr="00AB16CF" w:rsidRDefault="00AB16CF" w:rsidP="00AB16CF">
            <w:pPr>
              <w:rPr>
                <w:rFonts w:ascii="Times New Roman" w:hAnsi="Times New Roman"/>
                <w:b/>
                <w:bCs/>
                <w:sz w:val="16"/>
                <w:szCs w:val="16"/>
                <w:highlight w:val="lightGray"/>
              </w:rPr>
            </w:pPr>
            <w:r w:rsidRPr="00AB16CF">
              <w:rPr>
                <w:sz w:val="16"/>
                <w:szCs w:val="16"/>
              </w:rPr>
              <w:t>Introduction of Downlink 1024QAM into 36.201</w:t>
            </w:r>
          </w:p>
        </w:tc>
        <w:tc>
          <w:tcPr>
            <w:tcW w:w="528" w:type="dxa"/>
          </w:tcPr>
          <w:p w14:paraId="034627C0" w14:textId="6221C81F" w:rsidR="00AB16CF" w:rsidRPr="00AB16CF" w:rsidRDefault="00AB16CF" w:rsidP="00AB16CF">
            <w:pPr>
              <w:rPr>
                <w:rFonts w:ascii="Times New Roman" w:hAnsi="Times New Roman"/>
                <w:b/>
                <w:bCs/>
                <w:sz w:val="16"/>
                <w:szCs w:val="16"/>
                <w:highlight w:val="lightGray"/>
              </w:rPr>
            </w:pPr>
            <w:r w:rsidRPr="00AB16CF">
              <w:rPr>
                <w:sz w:val="16"/>
                <w:szCs w:val="16"/>
              </w:rPr>
              <w:t>B</w:t>
            </w:r>
          </w:p>
        </w:tc>
        <w:tc>
          <w:tcPr>
            <w:tcW w:w="816" w:type="dxa"/>
          </w:tcPr>
          <w:p w14:paraId="356FA354" w14:textId="45073543" w:rsidR="00AB16CF" w:rsidRPr="00AB16CF" w:rsidRDefault="00AB16CF" w:rsidP="00AB16CF">
            <w:pPr>
              <w:rPr>
                <w:rFonts w:ascii="Times New Roman" w:hAnsi="Times New Roman"/>
                <w:b/>
                <w:bCs/>
                <w:sz w:val="16"/>
                <w:szCs w:val="16"/>
                <w:highlight w:val="lightGray"/>
              </w:rPr>
            </w:pPr>
            <w:r w:rsidRPr="00AB16CF">
              <w:rPr>
                <w:sz w:val="16"/>
                <w:szCs w:val="16"/>
              </w:rPr>
              <w:t>15.0.0</w:t>
            </w:r>
          </w:p>
        </w:tc>
        <w:tc>
          <w:tcPr>
            <w:tcW w:w="1060" w:type="dxa"/>
          </w:tcPr>
          <w:p w14:paraId="16D9984D" w14:textId="409329AD"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34B470BB" w14:textId="68B29F9F" w:rsidR="00AB16CF" w:rsidRPr="00AB16CF" w:rsidRDefault="00AB16CF" w:rsidP="00AB16CF">
            <w:pPr>
              <w:rPr>
                <w:rFonts w:ascii="Times New Roman" w:hAnsi="Times New Roman"/>
                <w:b/>
                <w:bCs/>
                <w:sz w:val="16"/>
                <w:szCs w:val="16"/>
                <w:highlight w:val="lightGray"/>
              </w:rPr>
            </w:pPr>
            <w:r w:rsidRPr="00AB16CF">
              <w:rPr>
                <w:sz w:val="16"/>
                <w:szCs w:val="16"/>
              </w:rPr>
              <w:t>R1-1805316</w:t>
            </w:r>
          </w:p>
        </w:tc>
        <w:tc>
          <w:tcPr>
            <w:tcW w:w="1437" w:type="dxa"/>
          </w:tcPr>
          <w:p w14:paraId="0955769A" w14:textId="27A2856F" w:rsidR="00AB16CF" w:rsidRPr="00AB16CF" w:rsidRDefault="00AB16CF" w:rsidP="00AB16CF">
            <w:pPr>
              <w:rPr>
                <w:rFonts w:ascii="Times New Roman" w:hAnsi="Times New Roman"/>
                <w:b/>
                <w:bCs/>
                <w:sz w:val="16"/>
                <w:szCs w:val="16"/>
                <w:highlight w:val="lightGray"/>
              </w:rPr>
            </w:pPr>
            <w:r w:rsidRPr="00AB16CF">
              <w:rPr>
                <w:sz w:val="16"/>
                <w:szCs w:val="16"/>
              </w:rPr>
              <w:t>Nokia, Nokia Shanghai Bell</w:t>
            </w:r>
          </w:p>
        </w:tc>
        <w:tc>
          <w:tcPr>
            <w:tcW w:w="2039" w:type="dxa"/>
          </w:tcPr>
          <w:p w14:paraId="2EB39C0E" w14:textId="20E5B1AB" w:rsidR="00AB16CF" w:rsidRPr="00AB16CF" w:rsidRDefault="00AB16CF" w:rsidP="00AB16CF">
            <w:pPr>
              <w:rPr>
                <w:rFonts w:ascii="Times New Roman" w:hAnsi="Times New Roman"/>
                <w:b/>
                <w:bCs/>
                <w:sz w:val="16"/>
                <w:szCs w:val="16"/>
                <w:highlight w:val="lightGray"/>
              </w:rPr>
            </w:pPr>
            <w:r w:rsidRPr="00AB16CF">
              <w:rPr>
                <w:sz w:val="16"/>
                <w:szCs w:val="16"/>
              </w:rPr>
              <w:t>LTE_1024QAM_DL-Core</w:t>
            </w:r>
          </w:p>
        </w:tc>
      </w:tr>
      <w:tr w:rsidR="00AB16CF" w:rsidRPr="003D0015" w14:paraId="004E59B1" w14:textId="77777777" w:rsidTr="00AB16CF">
        <w:trPr>
          <w:trHeight w:val="20"/>
          <w:jc w:val="center"/>
        </w:trPr>
        <w:tc>
          <w:tcPr>
            <w:tcW w:w="801" w:type="dxa"/>
          </w:tcPr>
          <w:p w14:paraId="51347656" w14:textId="26DDA565" w:rsidR="00AB16CF" w:rsidRPr="00AB16CF" w:rsidRDefault="00AB16CF" w:rsidP="00AB16CF">
            <w:pPr>
              <w:rPr>
                <w:rFonts w:ascii="Times New Roman" w:hAnsi="Times New Roman"/>
                <w:b/>
                <w:bCs/>
                <w:sz w:val="16"/>
                <w:szCs w:val="16"/>
                <w:highlight w:val="lightGray"/>
              </w:rPr>
            </w:pPr>
            <w:r w:rsidRPr="00AB16CF">
              <w:rPr>
                <w:sz w:val="16"/>
                <w:szCs w:val="16"/>
              </w:rPr>
              <w:t>36.211</w:t>
            </w:r>
          </w:p>
        </w:tc>
        <w:tc>
          <w:tcPr>
            <w:tcW w:w="536" w:type="dxa"/>
          </w:tcPr>
          <w:p w14:paraId="64ACAD5D" w14:textId="201ED6FB" w:rsidR="00AB16CF" w:rsidRPr="00AB16CF" w:rsidRDefault="00AB16CF" w:rsidP="00AB16CF">
            <w:pPr>
              <w:rPr>
                <w:rFonts w:ascii="Times New Roman" w:hAnsi="Times New Roman"/>
                <w:b/>
                <w:bCs/>
                <w:sz w:val="16"/>
                <w:szCs w:val="16"/>
                <w:highlight w:val="lightGray"/>
              </w:rPr>
            </w:pPr>
            <w:r w:rsidRPr="00AB16CF">
              <w:rPr>
                <w:sz w:val="16"/>
                <w:szCs w:val="16"/>
              </w:rPr>
              <w:t>429</w:t>
            </w:r>
          </w:p>
        </w:tc>
        <w:tc>
          <w:tcPr>
            <w:tcW w:w="550" w:type="dxa"/>
          </w:tcPr>
          <w:p w14:paraId="4F83A6BF" w14:textId="5A2A1301" w:rsidR="00AB16CF" w:rsidRPr="00AB16CF" w:rsidRDefault="00AB16CF" w:rsidP="00AB16CF">
            <w:pPr>
              <w:rPr>
                <w:rFonts w:ascii="Times New Roman" w:hAnsi="Times New Roman"/>
                <w:b/>
                <w:bCs/>
                <w:sz w:val="16"/>
                <w:szCs w:val="16"/>
                <w:highlight w:val="lightGray"/>
              </w:rPr>
            </w:pPr>
            <w:r w:rsidRPr="00AB16CF">
              <w:rPr>
                <w:sz w:val="16"/>
                <w:szCs w:val="16"/>
              </w:rPr>
              <w:t>1</w:t>
            </w:r>
          </w:p>
        </w:tc>
        <w:tc>
          <w:tcPr>
            <w:tcW w:w="696" w:type="dxa"/>
          </w:tcPr>
          <w:p w14:paraId="08A0BEB0" w14:textId="1B27F391" w:rsidR="00AB16CF" w:rsidRPr="00AB16CF" w:rsidRDefault="00AB16CF" w:rsidP="00AB16CF">
            <w:pPr>
              <w:rPr>
                <w:rFonts w:ascii="Times New Roman" w:hAnsi="Times New Roman"/>
                <w:b/>
                <w:bCs/>
                <w:sz w:val="16"/>
                <w:szCs w:val="16"/>
                <w:highlight w:val="lightGray"/>
              </w:rPr>
            </w:pPr>
            <w:r w:rsidRPr="00AB16CF">
              <w:rPr>
                <w:sz w:val="16"/>
                <w:szCs w:val="16"/>
              </w:rPr>
              <w:t>Rel-14</w:t>
            </w:r>
          </w:p>
        </w:tc>
        <w:tc>
          <w:tcPr>
            <w:tcW w:w="4235" w:type="dxa"/>
          </w:tcPr>
          <w:p w14:paraId="19C01C7D" w14:textId="66B7D239" w:rsidR="00AB16CF" w:rsidRPr="00AB16CF" w:rsidRDefault="00AB16CF" w:rsidP="00AB16CF">
            <w:pPr>
              <w:rPr>
                <w:rFonts w:ascii="Times New Roman" w:hAnsi="Times New Roman"/>
                <w:b/>
                <w:bCs/>
                <w:sz w:val="16"/>
                <w:szCs w:val="16"/>
                <w:highlight w:val="lightGray"/>
              </w:rPr>
            </w:pPr>
            <w:r w:rsidRPr="00AB16CF">
              <w:rPr>
                <w:sz w:val="16"/>
                <w:szCs w:val="16"/>
              </w:rPr>
              <w:t>Correction on DMRS scrambling ID for semi-open loop transmission</w:t>
            </w:r>
          </w:p>
        </w:tc>
        <w:tc>
          <w:tcPr>
            <w:tcW w:w="528" w:type="dxa"/>
          </w:tcPr>
          <w:p w14:paraId="7A11A3E0" w14:textId="3508B8AA"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11C8B89F" w14:textId="2AA11113" w:rsidR="00AB16CF" w:rsidRPr="00AB16CF" w:rsidRDefault="00AB16CF" w:rsidP="00AB16CF">
            <w:pPr>
              <w:rPr>
                <w:rFonts w:ascii="Times New Roman" w:hAnsi="Times New Roman"/>
                <w:b/>
                <w:bCs/>
                <w:sz w:val="16"/>
                <w:szCs w:val="16"/>
                <w:highlight w:val="lightGray"/>
              </w:rPr>
            </w:pPr>
            <w:r w:rsidRPr="00AB16CF">
              <w:rPr>
                <w:sz w:val="16"/>
                <w:szCs w:val="16"/>
              </w:rPr>
              <w:t>14.6.0</w:t>
            </w:r>
          </w:p>
        </w:tc>
        <w:tc>
          <w:tcPr>
            <w:tcW w:w="1060" w:type="dxa"/>
          </w:tcPr>
          <w:p w14:paraId="5C5F6322" w14:textId="0018CC0A"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526AF21B" w14:textId="52584FB5" w:rsidR="00AB16CF" w:rsidRPr="00AB16CF" w:rsidRDefault="00AB16CF" w:rsidP="00AB16CF">
            <w:pPr>
              <w:rPr>
                <w:rFonts w:ascii="Times New Roman" w:hAnsi="Times New Roman"/>
                <w:b/>
                <w:bCs/>
                <w:sz w:val="16"/>
                <w:szCs w:val="16"/>
                <w:highlight w:val="lightGray"/>
              </w:rPr>
            </w:pPr>
            <w:r w:rsidRPr="00AB16CF">
              <w:rPr>
                <w:sz w:val="16"/>
                <w:szCs w:val="16"/>
              </w:rPr>
              <w:t>R1-1805280</w:t>
            </w:r>
          </w:p>
        </w:tc>
        <w:tc>
          <w:tcPr>
            <w:tcW w:w="1437" w:type="dxa"/>
          </w:tcPr>
          <w:p w14:paraId="6BD6DF15" w14:textId="20F6B5D0" w:rsidR="00AB16CF" w:rsidRPr="00AB16CF" w:rsidRDefault="00AB16CF" w:rsidP="00AB16CF">
            <w:pPr>
              <w:rPr>
                <w:rFonts w:ascii="Times New Roman" w:hAnsi="Times New Roman"/>
                <w:b/>
                <w:bCs/>
                <w:sz w:val="16"/>
                <w:szCs w:val="16"/>
                <w:highlight w:val="lightGray"/>
              </w:rPr>
            </w:pPr>
            <w:r w:rsidRPr="00AB16CF">
              <w:rPr>
                <w:sz w:val="16"/>
                <w:szCs w:val="16"/>
              </w:rPr>
              <w:t>Huawei, HiSilicon</w:t>
            </w:r>
          </w:p>
        </w:tc>
        <w:tc>
          <w:tcPr>
            <w:tcW w:w="2039" w:type="dxa"/>
          </w:tcPr>
          <w:p w14:paraId="2D390A56" w14:textId="33A9B29F" w:rsidR="00AB16CF" w:rsidRPr="00AB16CF" w:rsidRDefault="00AB16CF" w:rsidP="00AB16CF">
            <w:pPr>
              <w:rPr>
                <w:rFonts w:ascii="Times New Roman" w:hAnsi="Times New Roman"/>
                <w:b/>
                <w:bCs/>
                <w:sz w:val="16"/>
                <w:szCs w:val="16"/>
                <w:highlight w:val="lightGray"/>
              </w:rPr>
            </w:pPr>
            <w:r w:rsidRPr="00AB16CF">
              <w:rPr>
                <w:sz w:val="16"/>
                <w:szCs w:val="16"/>
              </w:rPr>
              <w:t>LTE_eFDMIMO-Core</w:t>
            </w:r>
          </w:p>
        </w:tc>
      </w:tr>
      <w:tr w:rsidR="00AB16CF" w:rsidRPr="003D0015" w14:paraId="7541B6A6" w14:textId="77777777" w:rsidTr="00AB16CF">
        <w:trPr>
          <w:trHeight w:val="20"/>
          <w:jc w:val="center"/>
        </w:trPr>
        <w:tc>
          <w:tcPr>
            <w:tcW w:w="801" w:type="dxa"/>
          </w:tcPr>
          <w:p w14:paraId="58D3839C" w14:textId="1036513C" w:rsidR="00AB16CF" w:rsidRPr="00AB16CF" w:rsidRDefault="00AB16CF" w:rsidP="00AB16CF">
            <w:pPr>
              <w:rPr>
                <w:rFonts w:ascii="Times New Roman" w:hAnsi="Times New Roman"/>
                <w:b/>
                <w:bCs/>
                <w:sz w:val="16"/>
                <w:szCs w:val="16"/>
                <w:highlight w:val="lightGray"/>
              </w:rPr>
            </w:pPr>
            <w:r w:rsidRPr="00AB16CF">
              <w:rPr>
                <w:sz w:val="16"/>
                <w:szCs w:val="16"/>
              </w:rPr>
              <w:t>36.211</w:t>
            </w:r>
          </w:p>
        </w:tc>
        <w:tc>
          <w:tcPr>
            <w:tcW w:w="536" w:type="dxa"/>
          </w:tcPr>
          <w:p w14:paraId="456CED3C" w14:textId="0ED72B9D" w:rsidR="00AB16CF" w:rsidRPr="00AB16CF" w:rsidRDefault="00AB16CF" w:rsidP="00AB16CF">
            <w:pPr>
              <w:rPr>
                <w:rFonts w:ascii="Times New Roman" w:hAnsi="Times New Roman"/>
                <w:b/>
                <w:bCs/>
                <w:sz w:val="16"/>
                <w:szCs w:val="16"/>
                <w:highlight w:val="lightGray"/>
              </w:rPr>
            </w:pPr>
            <w:r w:rsidRPr="00AB16CF">
              <w:rPr>
                <w:sz w:val="16"/>
                <w:szCs w:val="16"/>
              </w:rPr>
              <w:t>430</w:t>
            </w:r>
          </w:p>
        </w:tc>
        <w:tc>
          <w:tcPr>
            <w:tcW w:w="550" w:type="dxa"/>
          </w:tcPr>
          <w:p w14:paraId="7ED5FECB" w14:textId="6FB0DE14" w:rsidR="00AB16CF" w:rsidRPr="00AB16CF" w:rsidRDefault="00AB16CF" w:rsidP="00AB16CF">
            <w:pPr>
              <w:rPr>
                <w:rFonts w:ascii="Times New Roman" w:hAnsi="Times New Roman"/>
                <w:b/>
                <w:bCs/>
                <w:sz w:val="16"/>
                <w:szCs w:val="16"/>
                <w:highlight w:val="lightGray"/>
              </w:rPr>
            </w:pPr>
            <w:r w:rsidRPr="00AB16CF">
              <w:rPr>
                <w:sz w:val="16"/>
                <w:szCs w:val="16"/>
              </w:rPr>
              <w:t>1</w:t>
            </w:r>
          </w:p>
        </w:tc>
        <w:tc>
          <w:tcPr>
            <w:tcW w:w="696" w:type="dxa"/>
          </w:tcPr>
          <w:p w14:paraId="729CB671" w14:textId="6F44A05F"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01100145" w14:textId="36C94723" w:rsidR="00AB16CF" w:rsidRPr="00AB16CF" w:rsidRDefault="00AB16CF" w:rsidP="00AB16CF">
            <w:pPr>
              <w:rPr>
                <w:rFonts w:ascii="Times New Roman" w:hAnsi="Times New Roman"/>
                <w:b/>
                <w:bCs/>
                <w:sz w:val="16"/>
                <w:szCs w:val="16"/>
                <w:highlight w:val="lightGray"/>
              </w:rPr>
            </w:pPr>
            <w:r w:rsidRPr="00AB16CF">
              <w:rPr>
                <w:sz w:val="16"/>
                <w:szCs w:val="16"/>
              </w:rPr>
              <w:t>Correction on DMRS scrambling ID for semi-open loop transmission</w:t>
            </w:r>
          </w:p>
        </w:tc>
        <w:tc>
          <w:tcPr>
            <w:tcW w:w="528" w:type="dxa"/>
          </w:tcPr>
          <w:p w14:paraId="5E0D5D0D" w14:textId="62BACF79"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41B7A346" w14:textId="33B632EB"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3CFF9AC8" w14:textId="6FCC32AA"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34E1C924" w14:textId="07C0A709" w:rsidR="00AB16CF" w:rsidRPr="00AB16CF" w:rsidRDefault="00AB16CF" w:rsidP="00AB16CF">
            <w:pPr>
              <w:rPr>
                <w:rFonts w:ascii="Times New Roman" w:hAnsi="Times New Roman"/>
                <w:b/>
                <w:bCs/>
                <w:sz w:val="16"/>
                <w:szCs w:val="16"/>
                <w:highlight w:val="lightGray"/>
              </w:rPr>
            </w:pPr>
            <w:r w:rsidRPr="00AB16CF">
              <w:rPr>
                <w:sz w:val="16"/>
                <w:szCs w:val="16"/>
              </w:rPr>
              <w:t>R1-1805281</w:t>
            </w:r>
          </w:p>
        </w:tc>
        <w:tc>
          <w:tcPr>
            <w:tcW w:w="1437" w:type="dxa"/>
          </w:tcPr>
          <w:p w14:paraId="54EE45CA" w14:textId="04D4C0BE" w:rsidR="00AB16CF" w:rsidRPr="00AB16CF" w:rsidRDefault="00AB16CF" w:rsidP="00AB16CF">
            <w:pPr>
              <w:rPr>
                <w:rFonts w:ascii="Times New Roman" w:hAnsi="Times New Roman"/>
                <w:b/>
                <w:bCs/>
                <w:sz w:val="16"/>
                <w:szCs w:val="16"/>
                <w:highlight w:val="lightGray"/>
              </w:rPr>
            </w:pPr>
            <w:r w:rsidRPr="00AB16CF">
              <w:rPr>
                <w:sz w:val="16"/>
                <w:szCs w:val="16"/>
              </w:rPr>
              <w:t>Huawei, HiSilicon</w:t>
            </w:r>
          </w:p>
        </w:tc>
        <w:tc>
          <w:tcPr>
            <w:tcW w:w="2039" w:type="dxa"/>
          </w:tcPr>
          <w:p w14:paraId="53F83CCF" w14:textId="70F2DC89" w:rsidR="00AB16CF" w:rsidRPr="00AB16CF" w:rsidRDefault="00AB16CF" w:rsidP="00AB16CF">
            <w:pPr>
              <w:rPr>
                <w:rFonts w:ascii="Times New Roman" w:hAnsi="Times New Roman"/>
                <w:b/>
                <w:bCs/>
                <w:sz w:val="16"/>
                <w:szCs w:val="16"/>
                <w:highlight w:val="lightGray"/>
              </w:rPr>
            </w:pPr>
            <w:r w:rsidRPr="00AB16CF">
              <w:rPr>
                <w:sz w:val="16"/>
                <w:szCs w:val="16"/>
              </w:rPr>
              <w:t>LTE_eFDMIMO-Core</w:t>
            </w:r>
          </w:p>
        </w:tc>
      </w:tr>
      <w:tr w:rsidR="00AB16CF" w:rsidRPr="003D0015" w14:paraId="489C25E7" w14:textId="77777777" w:rsidTr="00AB16CF">
        <w:trPr>
          <w:trHeight w:val="20"/>
          <w:jc w:val="center"/>
        </w:trPr>
        <w:tc>
          <w:tcPr>
            <w:tcW w:w="801" w:type="dxa"/>
          </w:tcPr>
          <w:p w14:paraId="7508FC42" w14:textId="300377B8" w:rsidR="00AB16CF" w:rsidRPr="00AB16CF" w:rsidRDefault="00AB16CF" w:rsidP="00AB16CF">
            <w:pPr>
              <w:rPr>
                <w:rFonts w:ascii="Times New Roman" w:hAnsi="Times New Roman"/>
                <w:b/>
                <w:bCs/>
                <w:sz w:val="16"/>
                <w:szCs w:val="16"/>
                <w:highlight w:val="lightGray"/>
              </w:rPr>
            </w:pPr>
            <w:r w:rsidRPr="00AB16CF">
              <w:rPr>
                <w:sz w:val="16"/>
                <w:szCs w:val="16"/>
              </w:rPr>
              <w:t>36.211</w:t>
            </w:r>
          </w:p>
        </w:tc>
        <w:tc>
          <w:tcPr>
            <w:tcW w:w="536" w:type="dxa"/>
          </w:tcPr>
          <w:p w14:paraId="74C256DA" w14:textId="1014A2BE" w:rsidR="00AB16CF" w:rsidRPr="00AB16CF" w:rsidRDefault="00AB16CF" w:rsidP="00AB16CF">
            <w:pPr>
              <w:rPr>
                <w:rFonts w:ascii="Times New Roman" w:hAnsi="Times New Roman"/>
                <w:b/>
                <w:bCs/>
                <w:sz w:val="16"/>
                <w:szCs w:val="16"/>
                <w:highlight w:val="lightGray"/>
              </w:rPr>
            </w:pPr>
            <w:r w:rsidRPr="00AB16CF">
              <w:rPr>
                <w:sz w:val="16"/>
                <w:szCs w:val="16"/>
              </w:rPr>
              <w:t>431</w:t>
            </w:r>
          </w:p>
        </w:tc>
        <w:tc>
          <w:tcPr>
            <w:tcW w:w="550" w:type="dxa"/>
          </w:tcPr>
          <w:p w14:paraId="5E8AD22B" w14:textId="02B3FEC9"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0EADA7E5" w14:textId="4E421B7E"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370EC1BA" w14:textId="59258CA3" w:rsidR="00AB16CF" w:rsidRPr="00AB16CF" w:rsidRDefault="00AB16CF" w:rsidP="00AB16CF">
            <w:pPr>
              <w:rPr>
                <w:rFonts w:ascii="Times New Roman" w:hAnsi="Times New Roman"/>
                <w:b/>
                <w:bCs/>
                <w:sz w:val="16"/>
                <w:szCs w:val="16"/>
                <w:highlight w:val="lightGray"/>
              </w:rPr>
            </w:pPr>
            <w:r w:rsidRPr="00AB16CF">
              <w:rPr>
                <w:sz w:val="16"/>
                <w:szCs w:val="16"/>
              </w:rPr>
              <w:t>Introduction of enhancements for high capacity stationary wireless link and introduction of 1024 QAM for LTE</w:t>
            </w:r>
          </w:p>
        </w:tc>
        <w:tc>
          <w:tcPr>
            <w:tcW w:w="528" w:type="dxa"/>
          </w:tcPr>
          <w:p w14:paraId="4C2AC5A0" w14:textId="10912E39" w:rsidR="00AB16CF" w:rsidRPr="00AB16CF" w:rsidRDefault="00AB16CF" w:rsidP="00AB16CF">
            <w:pPr>
              <w:rPr>
                <w:rFonts w:ascii="Times New Roman" w:hAnsi="Times New Roman"/>
                <w:b/>
                <w:bCs/>
                <w:sz w:val="16"/>
                <w:szCs w:val="16"/>
                <w:highlight w:val="lightGray"/>
              </w:rPr>
            </w:pPr>
            <w:r w:rsidRPr="00AB16CF">
              <w:rPr>
                <w:sz w:val="16"/>
                <w:szCs w:val="16"/>
              </w:rPr>
              <w:t>B</w:t>
            </w:r>
          </w:p>
        </w:tc>
        <w:tc>
          <w:tcPr>
            <w:tcW w:w="816" w:type="dxa"/>
          </w:tcPr>
          <w:p w14:paraId="1FEC68CA" w14:textId="2CA6EE7D"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4B7CC2CE" w14:textId="1B180A94"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0C4A463C" w14:textId="045A8917" w:rsidR="00AB16CF" w:rsidRPr="00AB16CF" w:rsidRDefault="00AB16CF" w:rsidP="00AB16CF">
            <w:pPr>
              <w:rPr>
                <w:rFonts w:ascii="Times New Roman" w:hAnsi="Times New Roman"/>
                <w:b/>
                <w:bCs/>
                <w:sz w:val="16"/>
                <w:szCs w:val="16"/>
                <w:highlight w:val="lightGray"/>
              </w:rPr>
            </w:pPr>
            <w:r w:rsidRPr="00AB16CF">
              <w:rPr>
                <w:sz w:val="16"/>
                <w:szCs w:val="16"/>
              </w:rPr>
              <w:t>R1-1805314</w:t>
            </w:r>
          </w:p>
        </w:tc>
        <w:tc>
          <w:tcPr>
            <w:tcW w:w="1437" w:type="dxa"/>
          </w:tcPr>
          <w:p w14:paraId="187526C5" w14:textId="2049E91C" w:rsidR="00AB16CF" w:rsidRPr="00AB16CF" w:rsidRDefault="00AB16CF" w:rsidP="00AB16CF">
            <w:pPr>
              <w:rPr>
                <w:rFonts w:ascii="Times New Roman" w:hAnsi="Times New Roman"/>
                <w:b/>
                <w:bCs/>
                <w:sz w:val="16"/>
                <w:szCs w:val="16"/>
                <w:highlight w:val="lightGray"/>
              </w:rPr>
            </w:pPr>
            <w:r w:rsidRPr="00AB16CF">
              <w:rPr>
                <w:sz w:val="16"/>
                <w:szCs w:val="16"/>
              </w:rPr>
              <w:t>Ericsson</w:t>
            </w:r>
          </w:p>
        </w:tc>
        <w:tc>
          <w:tcPr>
            <w:tcW w:w="2039" w:type="dxa"/>
          </w:tcPr>
          <w:p w14:paraId="615D052B" w14:textId="4E80A206" w:rsidR="00AB16CF" w:rsidRPr="00AB16CF" w:rsidRDefault="00AB16CF" w:rsidP="00AB16CF">
            <w:pPr>
              <w:rPr>
                <w:rFonts w:ascii="Times New Roman" w:hAnsi="Times New Roman"/>
                <w:b/>
                <w:bCs/>
                <w:sz w:val="16"/>
                <w:szCs w:val="16"/>
                <w:highlight w:val="lightGray"/>
              </w:rPr>
            </w:pPr>
            <w:r w:rsidRPr="00AB16CF">
              <w:rPr>
                <w:sz w:val="16"/>
                <w:szCs w:val="16"/>
              </w:rPr>
              <w:t>LTE_1024QAM_DL-Core</w:t>
            </w:r>
          </w:p>
        </w:tc>
      </w:tr>
      <w:tr w:rsidR="00AB16CF" w:rsidRPr="00285277" w14:paraId="283D73ED" w14:textId="77777777" w:rsidTr="00AB16CF">
        <w:trPr>
          <w:trHeight w:val="20"/>
          <w:jc w:val="center"/>
        </w:trPr>
        <w:tc>
          <w:tcPr>
            <w:tcW w:w="801" w:type="dxa"/>
          </w:tcPr>
          <w:p w14:paraId="2966DC3F" w14:textId="37D4ABA1" w:rsidR="00AB16CF" w:rsidRPr="00AB16CF" w:rsidRDefault="00AB16CF" w:rsidP="00AB16CF">
            <w:pPr>
              <w:rPr>
                <w:rFonts w:ascii="Times New Roman" w:hAnsi="Times New Roman"/>
                <w:b/>
                <w:bCs/>
                <w:sz w:val="16"/>
                <w:szCs w:val="16"/>
                <w:highlight w:val="lightGray"/>
              </w:rPr>
            </w:pPr>
            <w:r w:rsidRPr="00AB16CF">
              <w:rPr>
                <w:sz w:val="16"/>
                <w:szCs w:val="16"/>
              </w:rPr>
              <w:t>36.211</w:t>
            </w:r>
          </w:p>
        </w:tc>
        <w:tc>
          <w:tcPr>
            <w:tcW w:w="536" w:type="dxa"/>
          </w:tcPr>
          <w:p w14:paraId="6A1C21BE" w14:textId="74C90518" w:rsidR="00AB16CF" w:rsidRPr="00AB16CF" w:rsidRDefault="00AB16CF" w:rsidP="00AB16CF">
            <w:pPr>
              <w:rPr>
                <w:rFonts w:ascii="Times New Roman" w:hAnsi="Times New Roman"/>
                <w:b/>
                <w:bCs/>
                <w:sz w:val="16"/>
                <w:szCs w:val="16"/>
                <w:highlight w:val="lightGray"/>
              </w:rPr>
            </w:pPr>
            <w:r w:rsidRPr="00AB16CF">
              <w:rPr>
                <w:sz w:val="16"/>
                <w:szCs w:val="16"/>
              </w:rPr>
              <w:t>432</w:t>
            </w:r>
          </w:p>
        </w:tc>
        <w:tc>
          <w:tcPr>
            <w:tcW w:w="550" w:type="dxa"/>
          </w:tcPr>
          <w:p w14:paraId="54477374" w14:textId="5ED5601B"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54250587" w14:textId="3AD4C559"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2B51E476" w14:textId="0FA3C37F" w:rsidR="00AB16CF" w:rsidRPr="00AB16CF" w:rsidRDefault="00AB16CF" w:rsidP="00AB16CF">
            <w:pPr>
              <w:rPr>
                <w:rFonts w:ascii="Times New Roman" w:hAnsi="Times New Roman"/>
                <w:b/>
                <w:bCs/>
                <w:sz w:val="16"/>
                <w:szCs w:val="16"/>
                <w:highlight w:val="lightGray"/>
              </w:rPr>
            </w:pPr>
            <w:r w:rsidRPr="00AB16CF">
              <w:rPr>
                <w:sz w:val="16"/>
                <w:szCs w:val="16"/>
              </w:rPr>
              <w:t>Correction on layer-to-port mapping for feCoMP</w:t>
            </w:r>
          </w:p>
        </w:tc>
        <w:tc>
          <w:tcPr>
            <w:tcW w:w="528" w:type="dxa"/>
          </w:tcPr>
          <w:p w14:paraId="7FB6433A" w14:textId="188FA2A6"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0E3E0966" w14:textId="595F8708"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7CFB554F" w14:textId="40CC17BF"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5104ADEF" w14:textId="70B7CC0E" w:rsidR="00AB16CF" w:rsidRPr="00AB16CF" w:rsidRDefault="00AB16CF" w:rsidP="00AB16CF">
            <w:pPr>
              <w:rPr>
                <w:rFonts w:ascii="Times New Roman" w:hAnsi="Times New Roman"/>
                <w:b/>
                <w:bCs/>
                <w:sz w:val="16"/>
                <w:szCs w:val="16"/>
                <w:highlight w:val="lightGray"/>
              </w:rPr>
            </w:pPr>
            <w:r w:rsidRPr="00AB16CF">
              <w:rPr>
                <w:sz w:val="16"/>
                <w:szCs w:val="16"/>
              </w:rPr>
              <w:t>R1-1805318</w:t>
            </w:r>
          </w:p>
        </w:tc>
        <w:tc>
          <w:tcPr>
            <w:tcW w:w="1437" w:type="dxa"/>
          </w:tcPr>
          <w:p w14:paraId="3B919BF1" w14:textId="561C34D6" w:rsidR="00AB16CF" w:rsidRPr="00AB16CF" w:rsidRDefault="00AB16CF" w:rsidP="00AB16CF">
            <w:pPr>
              <w:rPr>
                <w:rFonts w:ascii="Times New Roman" w:hAnsi="Times New Roman"/>
                <w:b/>
                <w:bCs/>
                <w:sz w:val="16"/>
                <w:szCs w:val="16"/>
                <w:highlight w:val="lightGray"/>
              </w:rPr>
            </w:pPr>
            <w:r w:rsidRPr="00AB16CF">
              <w:rPr>
                <w:sz w:val="16"/>
                <w:szCs w:val="16"/>
              </w:rPr>
              <w:t>Huawei, HiSilicon</w:t>
            </w:r>
          </w:p>
        </w:tc>
        <w:tc>
          <w:tcPr>
            <w:tcW w:w="2039" w:type="dxa"/>
          </w:tcPr>
          <w:p w14:paraId="5C183887" w14:textId="1323EA69" w:rsidR="00AB16CF" w:rsidRPr="00AB16CF" w:rsidRDefault="00AB16CF" w:rsidP="00AB16CF">
            <w:pPr>
              <w:rPr>
                <w:rFonts w:ascii="Times New Roman" w:hAnsi="Times New Roman"/>
                <w:b/>
                <w:bCs/>
                <w:sz w:val="16"/>
                <w:szCs w:val="16"/>
                <w:highlight w:val="lightGray"/>
              </w:rPr>
            </w:pPr>
            <w:r w:rsidRPr="00AB16CF">
              <w:rPr>
                <w:sz w:val="16"/>
                <w:szCs w:val="16"/>
              </w:rPr>
              <w:t>feCOMP_LTE-Core</w:t>
            </w:r>
          </w:p>
        </w:tc>
      </w:tr>
      <w:tr w:rsidR="00AB16CF" w:rsidRPr="00285277" w14:paraId="4A9E781C" w14:textId="77777777" w:rsidTr="00AB16CF">
        <w:trPr>
          <w:trHeight w:val="20"/>
          <w:jc w:val="center"/>
        </w:trPr>
        <w:tc>
          <w:tcPr>
            <w:tcW w:w="801" w:type="dxa"/>
          </w:tcPr>
          <w:p w14:paraId="58951F9E" w14:textId="63E46A80" w:rsidR="00AB16CF" w:rsidRPr="00AB16CF" w:rsidRDefault="00AB16CF" w:rsidP="00AB16CF">
            <w:pPr>
              <w:rPr>
                <w:rFonts w:ascii="Times New Roman" w:hAnsi="Times New Roman"/>
                <w:b/>
                <w:bCs/>
                <w:sz w:val="16"/>
                <w:szCs w:val="16"/>
                <w:highlight w:val="lightGray"/>
              </w:rPr>
            </w:pPr>
            <w:r w:rsidRPr="00AB16CF">
              <w:rPr>
                <w:sz w:val="16"/>
                <w:szCs w:val="16"/>
              </w:rPr>
              <w:t>36.211</w:t>
            </w:r>
          </w:p>
        </w:tc>
        <w:tc>
          <w:tcPr>
            <w:tcW w:w="536" w:type="dxa"/>
          </w:tcPr>
          <w:p w14:paraId="6BEAC60A" w14:textId="4CD69EB8" w:rsidR="00AB16CF" w:rsidRPr="00AB16CF" w:rsidRDefault="00AB16CF" w:rsidP="00AB16CF">
            <w:pPr>
              <w:rPr>
                <w:rFonts w:ascii="Times New Roman" w:hAnsi="Times New Roman"/>
                <w:b/>
                <w:bCs/>
                <w:sz w:val="16"/>
                <w:szCs w:val="16"/>
                <w:highlight w:val="lightGray"/>
              </w:rPr>
            </w:pPr>
            <w:r w:rsidRPr="00AB16CF">
              <w:rPr>
                <w:sz w:val="16"/>
                <w:szCs w:val="16"/>
              </w:rPr>
              <w:t>433</w:t>
            </w:r>
          </w:p>
        </w:tc>
        <w:tc>
          <w:tcPr>
            <w:tcW w:w="550" w:type="dxa"/>
          </w:tcPr>
          <w:p w14:paraId="28BC5F13" w14:textId="6093DA19"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5D98360A" w14:textId="2322E872" w:rsidR="00AB16CF" w:rsidRPr="00AB16CF" w:rsidRDefault="00AB16CF" w:rsidP="00AB16CF">
            <w:pPr>
              <w:rPr>
                <w:rFonts w:ascii="Times New Roman" w:hAnsi="Times New Roman"/>
                <w:b/>
                <w:bCs/>
                <w:sz w:val="16"/>
                <w:szCs w:val="16"/>
                <w:highlight w:val="lightGray"/>
              </w:rPr>
            </w:pPr>
            <w:r w:rsidRPr="00AB16CF">
              <w:rPr>
                <w:sz w:val="16"/>
                <w:szCs w:val="16"/>
              </w:rPr>
              <w:t>Rel-14</w:t>
            </w:r>
          </w:p>
        </w:tc>
        <w:tc>
          <w:tcPr>
            <w:tcW w:w="4235" w:type="dxa"/>
          </w:tcPr>
          <w:p w14:paraId="335E0B2E" w14:textId="0D3C1E75" w:rsidR="00AB16CF" w:rsidRPr="00AB16CF" w:rsidRDefault="00AB16CF" w:rsidP="00AB16CF">
            <w:pPr>
              <w:rPr>
                <w:rFonts w:ascii="Times New Roman" w:hAnsi="Times New Roman"/>
                <w:b/>
                <w:bCs/>
                <w:sz w:val="16"/>
                <w:szCs w:val="16"/>
                <w:highlight w:val="lightGray"/>
              </w:rPr>
            </w:pPr>
            <w:r w:rsidRPr="00AB16CF">
              <w:rPr>
                <w:sz w:val="16"/>
                <w:szCs w:val="16"/>
              </w:rPr>
              <w:t>Correction on PUSCH hopping parameter for eVoLTE</w:t>
            </w:r>
          </w:p>
        </w:tc>
        <w:tc>
          <w:tcPr>
            <w:tcW w:w="528" w:type="dxa"/>
          </w:tcPr>
          <w:p w14:paraId="39DFAC9E" w14:textId="56691517"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54EDF91F" w14:textId="185B021A" w:rsidR="00AB16CF" w:rsidRPr="00AB16CF" w:rsidRDefault="00AB16CF" w:rsidP="00AB16CF">
            <w:pPr>
              <w:rPr>
                <w:rFonts w:ascii="Times New Roman" w:hAnsi="Times New Roman"/>
                <w:b/>
                <w:bCs/>
                <w:sz w:val="16"/>
                <w:szCs w:val="16"/>
                <w:highlight w:val="lightGray"/>
              </w:rPr>
            </w:pPr>
            <w:r w:rsidRPr="00AB16CF">
              <w:rPr>
                <w:sz w:val="16"/>
                <w:szCs w:val="16"/>
              </w:rPr>
              <w:t>14.6.0</w:t>
            </w:r>
          </w:p>
        </w:tc>
        <w:tc>
          <w:tcPr>
            <w:tcW w:w="1060" w:type="dxa"/>
          </w:tcPr>
          <w:p w14:paraId="487AFE4A" w14:textId="766C64C0"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317A4988" w14:textId="37621AA1" w:rsidR="00AB16CF" w:rsidRPr="00AB16CF" w:rsidRDefault="00AB16CF" w:rsidP="00AB16CF">
            <w:pPr>
              <w:rPr>
                <w:rFonts w:ascii="Times New Roman" w:hAnsi="Times New Roman"/>
                <w:b/>
                <w:bCs/>
                <w:sz w:val="16"/>
                <w:szCs w:val="16"/>
                <w:highlight w:val="lightGray"/>
              </w:rPr>
            </w:pPr>
            <w:r w:rsidRPr="00AB16CF">
              <w:rPr>
                <w:sz w:val="16"/>
                <w:szCs w:val="16"/>
              </w:rPr>
              <w:t>R1-1805332</w:t>
            </w:r>
          </w:p>
        </w:tc>
        <w:tc>
          <w:tcPr>
            <w:tcW w:w="1437" w:type="dxa"/>
          </w:tcPr>
          <w:p w14:paraId="3B63A86B" w14:textId="49A45626" w:rsidR="00AB16CF" w:rsidRPr="00AB16CF" w:rsidRDefault="00AB16CF" w:rsidP="00AB16CF">
            <w:pPr>
              <w:rPr>
                <w:rFonts w:ascii="Times New Roman" w:hAnsi="Times New Roman"/>
                <w:b/>
                <w:bCs/>
                <w:sz w:val="16"/>
                <w:szCs w:val="16"/>
                <w:highlight w:val="lightGray"/>
              </w:rPr>
            </w:pPr>
            <w:r w:rsidRPr="00AB16CF">
              <w:rPr>
                <w:sz w:val="16"/>
                <w:szCs w:val="16"/>
              </w:rPr>
              <w:t>ZTE, CMCC</w:t>
            </w:r>
          </w:p>
        </w:tc>
        <w:tc>
          <w:tcPr>
            <w:tcW w:w="2039" w:type="dxa"/>
          </w:tcPr>
          <w:p w14:paraId="7940EBAE" w14:textId="4089CA78" w:rsidR="00AB16CF" w:rsidRPr="00AB16CF" w:rsidRDefault="00AB16CF" w:rsidP="00AB16CF">
            <w:pPr>
              <w:rPr>
                <w:rFonts w:ascii="Times New Roman" w:hAnsi="Times New Roman"/>
                <w:b/>
                <w:bCs/>
                <w:sz w:val="16"/>
                <w:szCs w:val="16"/>
                <w:highlight w:val="lightGray"/>
              </w:rPr>
            </w:pPr>
            <w:r w:rsidRPr="00AB16CF">
              <w:rPr>
                <w:sz w:val="16"/>
                <w:szCs w:val="16"/>
              </w:rPr>
              <w:t>LTE_VoLTE_ViLTE_enh-Core</w:t>
            </w:r>
          </w:p>
        </w:tc>
      </w:tr>
      <w:tr w:rsidR="00AB16CF" w:rsidRPr="003D0015" w14:paraId="5F6AE4FC" w14:textId="77777777" w:rsidTr="00AB16CF">
        <w:trPr>
          <w:trHeight w:val="20"/>
          <w:jc w:val="center"/>
        </w:trPr>
        <w:tc>
          <w:tcPr>
            <w:tcW w:w="801" w:type="dxa"/>
          </w:tcPr>
          <w:p w14:paraId="3C72946D" w14:textId="01292F32" w:rsidR="00AB16CF" w:rsidRPr="00AB16CF" w:rsidRDefault="00AB16CF" w:rsidP="00AB16CF">
            <w:pPr>
              <w:rPr>
                <w:rFonts w:ascii="Times New Roman" w:hAnsi="Times New Roman"/>
                <w:b/>
                <w:bCs/>
                <w:sz w:val="16"/>
                <w:szCs w:val="16"/>
                <w:highlight w:val="lightGray"/>
              </w:rPr>
            </w:pPr>
            <w:r w:rsidRPr="00AB16CF">
              <w:rPr>
                <w:sz w:val="16"/>
                <w:szCs w:val="16"/>
              </w:rPr>
              <w:t>36.211</w:t>
            </w:r>
          </w:p>
        </w:tc>
        <w:tc>
          <w:tcPr>
            <w:tcW w:w="536" w:type="dxa"/>
          </w:tcPr>
          <w:p w14:paraId="12B4F3AA" w14:textId="24043D39" w:rsidR="00AB16CF" w:rsidRPr="00AB16CF" w:rsidRDefault="00AB16CF" w:rsidP="00AB16CF">
            <w:pPr>
              <w:rPr>
                <w:rFonts w:ascii="Times New Roman" w:hAnsi="Times New Roman"/>
                <w:b/>
                <w:bCs/>
                <w:sz w:val="16"/>
                <w:szCs w:val="16"/>
                <w:highlight w:val="lightGray"/>
              </w:rPr>
            </w:pPr>
            <w:r w:rsidRPr="00AB16CF">
              <w:rPr>
                <w:sz w:val="16"/>
                <w:szCs w:val="16"/>
              </w:rPr>
              <w:t>434</w:t>
            </w:r>
          </w:p>
        </w:tc>
        <w:tc>
          <w:tcPr>
            <w:tcW w:w="550" w:type="dxa"/>
          </w:tcPr>
          <w:p w14:paraId="42F480F9" w14:textId="51AD860E"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39049D7C" w14:textId="08FC9DF8"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011A6D66" w14:textId="5E44EAD7" w:rsidR="00AB16CF" w:rsidRPr="00AB16CF" w:rsidRDefault="00AB16CF" w:rsidP="00AB16CF">
            <w:pPr>
              <w:rPr>
                <w:rFonts w:ascii="Times New Roman" w:hAnsi="Times New Roman"/>
                <w:b/>
                <w:bCs/>
                <w:sz w:val="16"/>
                <w:szCs w:val="16"/>
                <w:highlight w:val="lightGray"/>
              </w:rPr>
            </w:pPr>
            <w:r w:rsidRPr="00AB16CF">
              <w:rPr>
                <w:sz w:val="16"/>
                <w:szCs w:val="16"/>
              </w:rPr>
              <w:t>Correction on PUSCH hopping parameter for eVoLTE</w:t>
            </w:r>
          </w:p>
        </w:tc>
        <w:tc>
          <w:tcPr>
            <w:tcW w:w="528" w:type="dxa"/>
          </w:tcPr>
          <w:p w14:paraId="6DE3A33D" w14:textId="14F21958"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50FA5C69" w14:textId="26C2F347"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2FB81A43" w14:textId="1FFBA803"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44D44851" w14:textId="14693DEE" w:rsidR="00AB16CF" w:rsidRPr="00AB16CF" w:rsidRDefault="00AB16CF" w:rsidP="00AB16CF">
            <w:pPr>
              <w:rPr>
                <w:rFonts w:ascii="Times New Roman" w:hAnsi="Times New Roman"/>
                <w:b/>
                <w:bCs/>
                <w:sz w:val="16"/>
                <w:szCs w:val="16"/>
                <w:highlight w:val="lightGray"/>
              </w:rPr>
            </w:pPr>
            <w:r w:rsidRPr="00AB16CF">
              <w:rPr>
                <w:sz w:val="16"/>
                <w:szCs w:val="16"/>
              </w:rPr>
              <w:t>R1-1805333</w:t>
            </w:r>
          </w:p>
        </w:tc>
        <w:tc>
          <w:tcPr>
            <w:tcW w:w="1437" w:type="dxa"/>
          </w:tcPr>
          <w:p w14:paraId="1EE72C4F" w14:textId="247987D6" w:rsidR="00AB16CF" w:rsidRPr="00AB16CF" w:rsidRDefault="00AB16CF" w:rsidP="00AB16CF">
            <w:pPr>
              <w:rPr>
                <w:rFonts w:ascii="Times New Roman" w:hAnsi="Times New Roman"/>
                <w:b/>
                <w:bCs/>
                <w:sz w:val="16"/>
                <w:szCs w:val="16"/>
                <w:highlight w:val="lightGray"/>
              </w:rPr>
            </w:pPr>
            <w:r w:rsidRPr="00AB16CF">
              <w:rPr>
                <w:sz w:val="16"/>
                <w:szCs w:val="16"/>
              </w:rPr>
              <w:t>ZTE, CMCC</w:t>
            </w:r>
          </w:p>
        </w:tc>
        <w:tc>
          <w:tcPr>
            <w:tcW w:w="2039" w:type="dxa"/>
          </w:tcPr>
          <w:p w14:paraId="259BA738" w14:textId="655CF54E" w:rsidR="00AB16CF" w:rsidRPr="00AB16CF" w:rsidRDefault="00AB16CF" w:rsidP="00AB16CF">
            <w:pPr>
              <w:rPr>
                <w:rFonts w:ascii="Times New Roman" w:hAnsi="Times New Roman"/>
                <w:b/>
                <w:bCs/>
                <w:sz w:val="16"/>
                <w:szCs w:val="16"/>
                <w:highlight w:val="lightGray"/>
              </w:rPr>
            </w:pPr>
            <w:r w:rsidRPr="00AB16CF">
              <w:rPr>
                <w:sz w:val="16"/>
                <w:szCs w:val="16"/>
              </w:rPr>
              <w:t>LTE_VoLTE_ViLTE_enh-Core</w:t>
            </w:r>
          </w:p>
        </w:tc>
      </w:tr>
      <w:tr w:rsidR="00AB16CF" w:rsidRPr="003D0015" w14:paraId="35922E9A" w14:textId="77777777" w:rsidTr="00AB16CF">
        <w:trPr>
          <w:trHeight w:val="20"/>
          <w:jc w:val="center"/>
        </w:trPr>
        <w:tc>
          <w:tcPr>
            <w:tcW w:w="801" w:type="dxa"/>
          </w:tcPr>
          <w:p w14:paraId="22DF88FE" w14:textId="3A3BA600" w:rsidR="00AB16CF" w:rsidRPr="00AB16CF" w:rsidRDefault="00AB16CF" w:rsidP="00AB16CF">
            <w:pPr>
              <w:rPr>
                <w:rFonts w:ascii="Times New Roman" w:hAnsi="Times New Roman"/>
                <w:b/>
                <w:bCs/>
                <w:sz w:val="16"/>
                <w:szCs w:val="16"/>
                <w:highlight w:val="lightGray"/>
              </w:rPr>
            </w:pPr>
            <w:r w:rsidRPr="00AB16CF">
              <w:rPr>
                <w:sz w:val="16"/>
                <w:szCs w:val="16"/>
              </w:rPr>
              <w:t>36.211</w:t>
            </w:r>
          </w:p>
        </w:tc>
        <w:tc>
          <w:tcPr>
            <w:tcW w:w="536" w:type="dxa"/>
          </w:tcPr>
          <w:p w14:paraId="74972BE5" w14:textId="1D5C20B9" w:rsidR="00AB16CF" w:rsidRPr="00AB16CF" w:rsidRDefault="00AB16CF" w:rsidP="00AB16CF">
            <w:pPr>
              <w:rPr>
                <w:rFonts w:ascii="Times New Roman" w:hAnsi="Times New Roman"/>
                <w:b/>
                <w:bCs/>
                <w:sz w:val="16"/>
                <w:szCs w:val="16"/>
                <w:highlight w:val="lightGray"/>
              </w:rPr>
            </w:pPr>
            <w:r w:rsidRPr="00AB16CF">
              <w:rPr>
                <w:sz w:val="16"/>
                <w:szCs w:val="16"/>
              </w:rPr>
              <w:t>436</w:t>
            </w:r>
          </w:p>
        </w:tc>
        <w:tc>
          <w:tcPr>
            <w:tcW w:w="550" w:type="dxa"/>
          </w:tcPr>
          <w:p w14:paraId="667BF629" w14:textId="7260210F"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3C9F7A68" w14:textId="6CE14411" w:rsidR="00AB16CF" w:rsidRPr="00AB16CF" w:rsidRDefault="00AB16CF" w:rsidP="00AB16CF">
            <w:pPr>
              <w:rPr>
                <w:rFonts w:ascii="Times New Roman" w:hAnsi="Times New Roman"/>
                <w:b/>
                <w:bCs/>
                <w:sz w:val="16"/>
                <w:szCs w:val="16"/>
                <w:highlight w:val="lightGray"/>
              </w:rPr>
            </w:pPr>
            <w:r w:rsidRPr="00AB16CF">
              <w:rPr>
                <w:sz w:val="16"/>
                <w:szCs w:val="16"/>
              </w:rPr>
              <w:t>Rel-14</w:t>
            </w:r>
          </w:p>
        </w:tc>
        <w:tc>
          <w:tcPr>
            <w:tcW w:w="4235" w:type="dxa"/>
          </w:tcPr>
          <w:p w14:paraId="4D27B6C1" w14:textId="18FD37B0" w:rsidR="00AB16CF" w:rsidRPr="00AB16CF" w:rsidRDefault="00AB16CF" w:rsidP="00AB16CF">
            <w:pPr>
              <w:rPr>
                <w:rFonts w:ascii="Times New Roman" w:hAnsi="Times New Roman"/>
                <w:b/>
                <w:bCs/>
                <w:sz w:val="16"/>
                <w:szCs w:val="16"/>
                <w:highlight w:val="lightGray"/>
              </w:rPr>
            </w:pPr>
            <w:r w:rsidRPr="00AB16CF">
              <w:rPr>
                <w:sz w:val="16"/>
                <w:szCs w:val="16"/>
              </w:rPr>
              <w:t>Collision with NPRACH in non-anchor carriers</w:t>
            </w:r>
          </w:p>
        </w:tc>
        <w:tc>
          <w:tcPr>
            <w:tcW w:w="528" w:type="dxa"/>
          </w:tcPr>
          <w:p w14:paraId="079AF531" w14:textId="454E29FD"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5EBCFB91" w14:textId="62AD9A96" w:rsidR="00AB16CF" w:rsidRPr="00AB16CF" w:rsidRDefault="00AB16CF" w:rsidP="00AB16CF">
            <w:pPr>
              <w:rPr>
                <w:rFonts w:ascii="Times New Roman" w:hAnsi="Times New Roman"/>
                <w:b/>
                <w:bCs/>
                <w:sz w:val="16"/>
                <w:szCs w:val="16"/>
                <w:highlight w:val="lightGray"/>
              </w:rPr>
            </w:pPr>
            <w:r w:rsidRPr="00AB16CF">
              <w:rPr>
                <w:sz w:val="16"/>
                <w:szCs w:val="16"/>
              </w:rPr>
              <w:t>14.6.0</w:t>
            </w:r>
          </w:p>
        </w:tc>
        <w:tc>
          <w:tcPr>
            <w:tcW w:w="1060" w:type="dxa"/>
          </w:tcPr>
          <w:p w14:paraId="130BCE4F" w14:textId="391057DD"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46F65E00" w14:textId="43079E4A" w:rsidR="00AB16CF" w:rsidRPr="00AB16CF" w:rsidRDefault="00AB16CF" w:rsidP="00AB16CF">
            <w:pPr>
              <w:rPr>
                <w:rFonts w:ascii="Times New Roman" w:hAnsi="Times New Roman"/>
                <w:b/>
                <w:bCs/>
                <w:sz w:val="16"/>
                <w:szCs w:val="16"/>
                <w:highlight w:val="lightGray"/>
              </w:rPr>
            </w:pPr>
            <w:r w:rsidRPr="00AB16CF">
              <w:rPr>
                <w:sz w:val="16"/>
                <w:szCs w:val="16"/>
              </w:rPr>
              <w:t>R1-1805367</w:t>
            </w:r>
          </w:p>
        </w:tc>
        <w:tc>
          <w:tcPr>
            <w:tcW w:w="1437" w:type="dxa"/>
          </w:tcPr>
          <w:p w14:paraId="748113C4" w14:textId="16505108"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16E04A61" w14:textId="224152B6" w:rsidR="00AB16CF" w:rsidRPr="00AB16CF" w:rsidRDefault="00AB16CF" w:rsidP="00AB16CF">
            <w:pPr>
              <w:rPr>
                <w:rFonts w:ascii="Times New Roman" w:hAnsi="Times New Roman"/>
                <w:b/>
                <w:bCs/>
                <w:sz w:val="16"/>
                <w:szCs w:val="16"/>
                <w:highlight w:val="lightGray"/>
              </w:rPr>
            </w:pPr>
            <w:r w:rsidRPr="00AB16CF">
              <w:rPr>
                <w:sz w:val="16"/>
                <w:szCs w:val="16"/>
              </w:rPr>
              <w:t>NB_IOTenh2-Core</w:t>
            </w:r>
          </w:p>
        </w:tc>
      </w:tr>
      <w:tr w:rsidR="00AB16CF" w:rsidRPr="003D0015" w14:paraId="07944F0D" w14:textId="77777777" w:rsidTr="00AB16CF">
        <w:trPr>
          <w:trHeight w:val="20"/>
          <w:jc w:val="center"/>
        </w:trPr>
        <w:tc>
          <w:tcPr>
            <w:tcW w:w="801" w:type="dxa"/>
          </w:tcPr>
          <w:p w14:paraId="441288BC" w14:textId="3F0EC970" w:rsidR="00AB16CF" w:rsidRPr="00AB16CF" w:rsidRDefault="00AB16CF" w:rsidP="00AB16CF">
            <w:pPr>
              <w:rPr>
                <w:rFonts w:ascii="Times New Roman" w:hAnsi="Times New Roman"/>
                <w:b/>
                <w:bCs/>
                <w:sz w:val="16"/>
                <w:szCs w:val="16"/>
                <w:highlight w:val="lightGray"/>
              </w:rPr>
            </w:pPr>
            <w:r w:rsidRPr="00AB16CF">
              <w:rPr>
                <w:sz w:val="16"/>
                <w:szCs w:val="16"/>
              </w:rPr>
              <w:t>36.211</w:t>
            </w:r>
          </w:p>
        </w:tc>
        <w:tc>
          <w:tcPr>
            <w:tcW w:w="536" w:type="dxa"/>
          </w:tcPr>
          <w:p w14:paraId="16147662" w14:textId="3552A5CE" w:rsidR="00AB16CF" w:rsidRPr="00AB16CF" w:rsidRDefault="00AB16CF" w:rsidP="00AB16CF">
            <w:pPr>
              <w:rPr>
                <w:rFonts w:ascii="Times New Roman" w:hAnsi="Times New Roman"/>
                <w:b/>
                <w:bCs/>
                <w:sz w:val="16"/>
                <w:szCs w:val="16"/>
                <w:highlight w:val="lightGray"/>
              </w:rPr>
            </w:pPr>
            <w:r w:rsidRPr="00AB16CF">
              <w:rPr>
                <w:sz w:val="16"/>
                <w:szCs w:val="16"/>
              </w:rPr>
              <w:t>437</w:t>
            </w:r>
          </w:p>
        </w:tc>
        <w:tc>
          <w:tcPr>
            <w:tcW w:w="550" w:type="dxa"/>
          </w:tcPr>
          <w:p w14:paraId="2A0E382A" w14:textId="3EAF9AB1"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7E8D5D53" w14:textId="71CE3D62"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10423097" w14:textId="1015C494" w:rsidR="00AB16CF" w:rsidRPr="00AB16CF" w:rsidRDefault="00AB16CF" w:rsidP="00AB16CF">
            <w:pPr>
              <w:rPr>
                <w:rFonts w:ascii="Times New Roman" w:hAnsi="Times New Roman"/>
                <w:b/>
                <w:bCs/>
                <w:sz w:val="16"/>
                <w:szCs w:val="16"/>
                <w:highlight w:val="lightGray"/>
              </w:rPr>
            </w:pPr>
            <w:r w:rsidRPr="00AB16CF">
              <w:rPr>
                <w:sz w:val="16"/>
                <w:szCs w:val="16"/>
              </w:rPr>
              <w:t>Collision with NPRACH in non-anchor carriers</w:t>
            </w:r>
          </w:p>
        </w:tc>
        <w:tc>
          <w:tcPr>
            <w:tcW w:w="528" w:type="dxa"/>
          </w:tcPr>
          <w:p w14:paraId="564ED903" w14:textId="2E230B81"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29E81EDC" w14:textId="117D0E03"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48F49E6F" w14:textId="058F3AC5"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6B6EF139" w14:textId="62CE5B73" w:rsidR="00AB16CF" w:rsidRPr="00AB16CF" w:rsidRDefault="00AB16CF" w:rsidP="00AB16CF">
            <w:pPr>
              <w:rPr>
                <w:rFonts w:ascii="Times New Roman" w:hAnsi="Times New Roman"/>
                <w:b/>
                <w:bCs/>
                <w:sz w:val="16"/>
                <w:szCs w:val="16"/>
                <w:highlight w:val="lightGray"/>
              </w:rPr>
            </w:pPr>
            <w:r w:rsidRPr="00AB16CF">
              <w:rPr>
                <w:sz w:val="16"/>
                <w:szCs w:val="16"/>
              </w:rPr>
              <w:t>R1-1805368</w:t>
            </w:r>
          </w:p>
        </w:tc>
        <w:tc>
          <w:tcPr>
            <w:tcW w:w="1437" w:type="dxa"/>
          </w:tcPr>
          <w:p w14:paraId="1A28FCF0" w14:textId="21973A59"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317C45F3" w14:textId="41A62D91" w:rsidR="00AB16CF" w:rsidRPr="00AB16CF" w:rsidRDefault="00AB16CF" w:rsidP="00AB16CF">
            <w:pPr>
              <w:rPr>
                <w:rFonts w:ascii="Times New Roman" w:hAnsi="Times New Roman"/>
                <w:b/>
                <w:bCs/>
                <w:sz w:val="16"/>
                <w:szCs w:val="16"/>
                <w:highlight w:val="lightGray"/>
              </w:rPr>
            </w:pPr>
            <w:r w:rsidRPr="00AB16CF">
              <w:rPr>
                <w:sz w:val="16"/>
                <w:szCs w:val="16"/>
              </w:rPr>
              <w:t>NB_IOTenh2-Core</w:t>
            </w:r>
          </w:p>
        </w:tc>
      </w:tr>
      <w:tr w:rsidR="00AB16CF" w:rsidRPr="00285277" w14:paraId="07B6C894" w14:textId="77777777" w:rsidTr="00AB16CF">
        <w:trPr>
          <w:trHeight w:val="20"/>
          <w:jc w:val="center"/>
        </w:trPr>
        <w:tc>
          <w:tcPr>
            <w:tcW w:w="801" w:type="dxa"/>
          </w:tcPr>
          <w:p w14:paraId="5FA95C0B" w14:textId="1F2EE739" w:rsidR="00AB16CF" w:rsidRPr="00AB16CF" w:rsidRDefault="00AB16CF" w:rsidP="00AB16CF">
            <w:pPr>
              <w:rPr>
                <w:rFonts w:ascii="Times New Roman" w:hAnsi="Times New Roman"/>
                <w:b/>
                <w:bCs/>
                <w:sz w:val="16"/>
                <w:szCs w:val="16"/>
                <w:highlight w:val="lightGray"/>
              </w:rPr>
            </w:pPr>
            <w:r w:rsidRPr="00AB16CF">
              <w:rPr>
                <w:sz w:val="16"/>
                <w:szCs w:val="16"/>
              </w:rPr>
              <w:t>36.211</w:t>
            </w:r>
          </w:p>
        </w:tc>
        <w:tc>
          <w:tcPr>
            <w:tcW w:w="536" w:type="dxa"/>
          </w:tcPr>
          <w:p w14:paraId="7F3D0648" w14:textId="65693D7D" w:rsidR="00AB16CF" w:rsidRPr="00AB16CF" w:rsidRDefault="00AB16CF" w:rsidP="00AB16CF">
            <w:pPr>
              <w:rPr>
                <w:rFonts w:ascii="Times New Roman" w:hAnsi="Times New Roman"/>
                <w:b/>
                <w:bCs/>
                <w:sz w:val="16"/>
                <w:szCs w:val="16"/>
                <w:highlight w:val="lightGray"/>
              </w:rPr>
            </w:pPr>
            <w:r w:rsidRPr="00AB16CF">
              <w:rPr>
                <w:sz w:val="16"/>
                <w:szCs w:val="16"/>
              </w:rPr>
              <w:t>438</w:t>
            </w:r>
          </w:p>
        </w:tc>
        <w:tc>
          <w:tcPr>
            <w:tcW w:w="550" w:type="dxa"/>
          </w:tcPr>
          <w:p w14:paraId="6326F4C3" w14:textId="1168BEB4"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6888B960" w14:textId="7A68AE25" w:rsidR="00AB16CF" w:rsidRPr="00AB16CF" w:rsidRDefault="00AB16CF" w:rsidP="00AB16CF">
            <w:pPr>
              <w:rPr>
                <w:rFonts w:ascii="Times New Roman" w:hAnsi="Times New Roman"/>
                <w:b/>
                <w:bCs/>
                <w:sz w:val="16"/>
                <w:szCs w:val="16"/>
                <w:highlight w:val="lightGray"/>
              </w:rPr>
            </w:pPr>
            <w:r w:rsidRPr="00AB16CF">
              <w:rPr>
                <w:sz w:val="16"/>
                <w:szCs w:val="16"/>
              </w:rPr>
              <w:t>Rel-14</w:t>
            </w:r>
          </w:p>
        </w:tc>
        <w:tc>
          <w:tcPr>
            <w:tcW w:w="4235" w:type="dxa"/>
          </w:tcPr>
          <w:p w14:paraId="603C7E3A" w14:textId="1CEDA878" w:rsidR="00AB16CF" w:rsidRPr="00AB16CF" w:rsidRDefault="00AB16CF" w:rsidP="00AB16CF">
            <w:pPr>
              <w:rPr>
                <w:rFonts w:ascii="Times New Roman" w:hAnsi="Times New Roman"/>
                <w:b/>
                <w:bCs/>
                <w:sz w:val="16"/>
                <w:szCs w:val="16"/>
                <w:highlight w:val="lightGray"/>
              </w:rPr>
            </w:pPr>
            <w:r w:rsidRPr="00AB16CF">
              <w:rPr>
                <w:sz w:val="16"/>
                <w:szCs w:val="16"/>
              </w:rPr>
              <w:t>On NRS presence in non-anchor carriers</w:t>
            </w:r>
          </w:p>
        </w:tc>
        <w:tc>
          <w:tcPr>
            <w:tcW w:w="528" w:type="dxa"/>
          </w:tcPr>
          <w:p w14:paraId="0BC3558F" w14:textId="6464D424"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5FB6044C" w14:textId="0B2B4D09" w:rsidR="00AB16CF" w:rsidRPr="00AB16CF" w:rsidRDefault="00AB16CF" w:rsidP="00AB16CF">
            <w:pPr>
              <w:rPr>
                <w:rFonts w:ascii="Times New Roman" w:hAnsi="Times New Roman"/>
                <w:b/>
                <w:bCs/>
                <w:sz w:val="16"/>
                <w:szCs w:val="16"/>
                <w:highlight w:val="lightGray"/>
              </w:rPr>
            </w:pPr>
            <w:r w:rsidRPr="00AB16CF">
              <w:rPr>
                <w:sz w:val="16"/>
                <w:szCs w:val="16"/>
              </w:rPr>
              <w:t>14.6.0</w:t>
            </w:r>
          </w:p>
        </w:tc>
        <w:tc>
          <w:tcPr>
            <w:tcW w:w="1060" w:type="dxa"/>
          </w:tcPr>
          <w:p w14:paraId="64CFBE09" w14:textId="17371196"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10BA44BA" w14:textId="36AA6DA0" w:rsidR="00AB16CF" w:rsidRPr="00AB16CF" w:rsidRDefault="00AB16CF" w:rsidP="00AB16CF">
            <w:pPr>
              <w:rPr>
                <w:rFonts w:ascii="Times New Roman" w:hAnsi="Times New Roman"/>
                <w:b/>
                <w:bCs/>
                <w:sz w:val="16"/>
                <w:szCs w:val="16"/>
                <w:highlight w:val="lightGray"/>
              </w:rPr>
            </w:pPr>
            <w:r w:rsidRPr="00AB16CF">
              <w:rPr>
                <w:sz w:val="16"/>
                <w:szCs w:val="16"/>
              </w:rPr>
              <w:t>R1-1805369</w:t>
            </w:r>
          </w:p>
        </w:tc>
        <w:tc>
          <w:tcPr>
            <w:tcW w:w="1437" w:type="dxa"/>
          </w:tcPr>
          <w:p w14:paraId="54EB44CC" w14:textId="433C6D90"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60BB2CE9" w14:textId="0044105F" w:rsidR="00AB16CF" w:rsidRPr="00AB16CF" w:rsidRDefault="00AB16CF" w:rsidP="00AB16CF">
            <w:pPr>
              <w:rPr>
                <w:rFonts w:ascii="Times New Roman" w:hAnsi="Times New Roman"/>
                <w:b/>
                <w:bCs/>
                <w:sz w:val="16"/>
                <w:szCs w:val="16"/>
                <w:highlight w:val="lightGray"/>
              </w:rPr>
            </w:pPr>
            <w:r w:rsidRPr="00AB16CF">
              <w:rPr>
                <w:sz w:val="16"/>
                <w:szCs w:val="16"/>
              </w:rPr>
              <w:t>NB_IOTenh2-Core</w:t>
            </w:r>
          </w:p>
        </w:tc>
      </w:tr>
      <w:tr w:rsidR="00AB16CF" w:rsidRPr="00285277" w14:paraId="5EABE3FC" w14:textId="77777777" w:rsidTr="00AB16CF">
        <w:trPr>
          <w:trHeight w:val="20"/>
          <w:jc w:val="center"/>
        </w:trPr>
        <w:tc>
          <w:tcPr>
            <w:tcW w:w="801" w:type="dxa"/>
          </w:tcPr>
          <w:p w14:paraId="0A3998C1" w14:textId="4E34C4EF" w:rsidR="00AB16CF" w:rsidRPr="00AB16CF" w:rsidRDefault="00AB16CF" w:rsidP="00AB16CF">
            <w:pPr>
              <w:rPr>
                <w:rFonts w:ascii="Times New Roman" w:hAnsi="Times New Roman"/>
                <w:b/>
                <w:bCs/>
                <w:sz w:val="16"/>
                <w:szCs w:val="16"/>
                <w:highlight w:val="lightGray"/>
              </w:rPr>
            </w:pPr>
            <w:r w:rsidRPr="00AB16CF">
              <w:rPr>
                <w:sz w:val="16"/>
                <w:szCs w:val="16"/>
              </w:rPr>
              <w:t>36.211</w:t>
            </w:r>
          </w:p>
        </w:tc>
        <w:tc>
          <w:tcPr>
            <w:tcW w:w="536" w:type="dxa"/>
          </w:tcPr>
          <w:p w14:paraId="5EA5E66C" w14:textId="5973D60C" w:rsidR="00AB16CF" w:rsidRPr="00AB16CF" w:rsidRDefault="00AB16CF" w:rsidP="00AB16CF">
            <w:pPr>
              <w:rPr>
                <w:rFonts w:ascii="Times New Roman" w:hAnsi="Times New Roman"/>
                <w:b/>
                <w:bCs/>
                <w:sz w:val="16"/>
                <w:szCs w:val="16"/>
                <w:highlight w:val="lightGray"/>
              </w:rPr>
            </w:pPr>
            <w:r w:rsidRPr="00AB16CF">
              <w:rPr>
                <w:sz w:val="16"/>
                <w:szCs w:val="16"/>
              </w:rPr>
              <w:t>439</w:t>
            </w:r>
          </w:p>
        </w:tc>
        <w:tc>
          <w:tcPr>
            <w:tcW w:w="550" w:type="dxa"/>
          </w:tcPr>
          <w:p w14:paraId="1D85B3EC" w14:textId="4BE76EB0"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2D5433C9" w14:textId="088E3819"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125371B3" w14:textId="530AC89C" w:rsidR="00AB16CF" w:rsidRPr="00AB16CF" w:rsidRDefault="00AB16CF" w:rsidP="00AB16CF">
            <w:pPr>
              <w:rPr>
                <w:rFonts w:ascii="Times New Roman" w:hAnsi="Times New Roman"/>
                <w:b/>
                <w:bCs/>
                <w:sz w:val="16"/>
                <w:szCs w:val="16"/>
                <w:highlight w:val="lightGray"/>
              </w:rPr>
            </w:pPr>
            <w:r w:rsidRPr="00AB16CF">
              <w:rPr>
                <w:sz w:val="16"/>
                <w:szCs w:val="16"/>
              </w:rPr>
              <w:t>On NRS presence in non-anchor carriers</w:t>
            </w:r>
          </w:p>
        </w:tc>
        <w:tc>
          <w:tcPr>
            <w:tcW w:w="528" w:type="dxa"/>
          </w:tcPr>
          <w:p w14:paraId="263DA50A" w14:textId="5FBEE4FB"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25F12F46" w14:textId="396368FF"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30AF6493" w14:textId="35BFC31F"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53B23491" w14:textId="18AD56DA" w:rsidR="00AB16CF" w:rsidRPr="00AB16CF" w:rsidRDefault="00AB16CF" w:rsidP="00AB16CF">
            <w:pPr>
              <w:rPr>
                <w:rFonts w:ascii="Times New Roman" w:hAnsi="Times New Roman"/>
                <w:b/>
                <w:bCs/>
                <w:sz w:val="16"/>
                <w:szCs w:val="16"/>
                <w:highlight w:val="lightGray"/>
              </w:rPr>
            </w:pPr>
            <w:r w:rsidRPr="00AB16CF">
              <w:rPr>
                <w:sz w:val="16"/>
                <w:szCs w:val="16"/>
              </w:rPr>
              <w:t>R1-1805370</w:t>
            </w:r>
          </w:p>
        </w:tc>
        <w:tc>
          <w:tcPr>
            <w:tcW w:w="1437" w:type="dxa"/>
          </w:tcPr>
          <w:p w14:paraId="76977E5B" w14:textId="4CE9B3D3"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2CD7678A" w14:textId="3CA47C32" w:rsidR="00AB16CF" w:rsidRPr="00AB16CF" w:rsidRDefault="00AB16CF" w:rsidP="00AB16CF">
            <w:pPr>
              <w:rPr>
                <w:rFonts w:ascii="Times New Roman" w:hAnsi="Times New Roman"/>
                <w:b/>
                <w:bCs/>
                <w:sz w:val="16"/>
                <w:szCs w:val="16"/>
                <w:highlight w:val="lightGray"/>
              </w:rPr>
            </w:pPr>
            <w:r w:rsidRPr="00AB16CF">
              <w:rPr>
                <w:sz w:val="16"/>
                <w:szCs w:val="16"/>
              </w:rPr>
              <w:t>NB_IOTenh2-Core</w:t>
            </w:r>
          </w:p>
        </w:tc>
      </w:tr>
      <w:tr w:rsidR="00AB16CF" w:rsidRPr="003D0015" w14:paraId="5B635437" w14:textId="77777777" w:rsidTr="00AB16CF">
        <w:trPr>
          <w:trHeight w:val="20"/>
          <w:jc w:val="center"/>
        </w:trPr>
        <w:tc>
          <w:tcPr>
            <w:tcW w:w="801" w:type="dxa"/>
          </w:tcPr>
          <w:p w14:paraId="03562600" w14:textId="0D3D5C24" w:rsidR="00AB16CF" w:rsidRPr="00AB16CF" w:rsidRDefault="00AB16CF" w:rsidP="00AB16CF">
            <w:pPr>
              <w:rPr>
                <w:rFonts w:ascii="Times New Roman" w:hAnsi="Times New Roman"/>
                <w:b/>
                <w:bCs/>
                <w:sz w:val="16"/>
                <w:szCs w:val="16"/>
                <w:highlight w:val="lightGray"/>
              </w:rPr>
            </w:pPr>
            <w:r w:rsidRPr="00AB16CF">
              <w:rPr>
                <w:sz w:val="16"/>
                <w:szCs w:val="16"/>
              </w:rPr>
              <w:t>36.212</w:t>
            </w:r>
          </w:p>
        </w:tc>
        <w:tc>
          <w:tcPr>
            <w:tcW w:w="536" w:type="dxa"/>
          </w:tcPr>
          <w:p w14:paraId="1AFC6D3F" w14:textId="0604799E" w:rsidR="00AB16CF" w:rsidRPr="00AB16CF" w:rsidRDefault="00AB16CF" w:rsidP="00AB16CF">
            <w:pPr>
              <w:rPr>
                <w:rFonts w:ascii="Times New Roman" w:hAnsi="Times New Roman"/>
                <w:b/>
                <w:bCs/>
                <w:sz w:val="16"/>
                <w:szCs w:val="16"/>
                <w:highlight w:val="lightGray"/>
              </w:rPr>
            </w:pPr>
            <w:r w:rsidRPr="00AB16CF">
              <w:rPr>
                <w:sz w:val="16"/>
                <w:szCs w:val="16"/>
              </w:rPr>
              <w:t>281</w:t>
            </w:r>
          </w:p>
        </w:tc>
        <w:tc>
          <w:tcPr>
            <w:tcW w:w="550" w:type="dxa"/>
          </w:tcPr>
          <w:p w14:paraId="60F7D9E9" w14:textId="74BA6023"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1F6F9930" w14:textId="2D071255" w:rsidR="00AB16CF" w:rsidRPr="00AB16CF" w:rsidRDefault="00AB16CF" w:rsidP="00AB16CF">
            <w:pPr>
              <w:rPr>
                <w:rFonts w:ascii="Times New Roman" w:hAnsi="Times New Roman"/>
                <w:b/>
                <w:bCs/>
                <w:sz w:val="16"/>
                <w:szCs w:val="16"/>
                <w:highlight w:val="lightGray"/>
              </w:rPr>
            </w:pPr>
            <w:r w:rsidRPr="00AB16CF">
              <w:rPr>
                <w:sz w:val="16"/>
                <w:szCs w:val="16"/>
              </w:rPr>
              <w:t>Rel-13</w:t>
            </w:r>
          </w:p>
        </w:tc>
        <w:tc>
          <w:tcPr>
            <w:tcW w:w="4235" w:type="dxa"/>
          </w:tcPr>
          <w:p w14:paraId="17547C3D" w14:textId="035704D9" w:rsidR="00AB16CF" w:rsidRPr="00AB16CF" w:rsidRDefault="00AB16CF" w:rsidP="00AB16CF">
            <w:pPr>
              <w:rPr>
                <w:rFonts w:ascii="Times New Roman" w:hAnsi="Times New Roman"/>
                <w:b/>
                <w:bCs/>
                <w:sz w:val="16"/>
                <w:szCs w:val="16"/>
                <w:highlight w:val="lightGray"/>
              </w:rPr>
            </w:pPr>
            <w:r w:rsidRPr="00AB16CF">
              <w:rPr>
                <w:sz w:val="16"/>
                <w:szCs w:val="16"/>
              </w:rPr>
              <w:t>Ordering of P-CSI plus SR in eCA</w:t>
            </w:r>
          </w:p>
        </w:tc>
        <w:tc>
          <w:tcPr>
            <w:tcW w:w="528" w:type="dxa"/>
          </w:tcPr>
          <w:p w14:paraId="1F2EF3AC" w14:textId="3C61B4A0"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6746DA35" w14:textId="0B5B3605" w:rsidR="00AB16CF" w:rsidRPr="00AB16CF" w:rsidRDefault="00AB16CF" w:rsidP="00AB16CF">
            <w:pPr>
              <w:rPr>
                <w:rFonts w:ascii="Times New Roman" w:hAnsi="Times New Roman"/>
                <w:b/>
                <w:bCs/>
                <w:sz w:val="16"/>
                <w:szCs w:val="16"/>
                <w:highlight w:val="lightGray"/>
              </w:rPr>
            </w:pPr>
            <w:r w:rsidRPr="00AB16CF">
              <w:rPr>
                <w:sz w:val="16"/>
                <w:szCs w:val="16"/>
              </w:rPr>
              <w:t>13.7.1</w:t>
            </w:r>
          </w:p>
        </w:tc>
        <w:tc>
          <w:tcPr>
            <w:tcW w:w="1060" w:type="dxa"/>
          </w:tcPr>
          <w:p w14:paraId="242E2375" w14:textId="453413C4"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1913112E" w14:textId="79E717A6" w:rsidR="00AB16CF" w:rsidRPr="00AB16CF" w:rsidRDefault="00AB16CF" w:rsidP="00AB16CF">
            <w:pPr>
              <w:rPr>
                <w:rFonts w:ascii="Times New Roman" w:hAnsi="Times New Roman"/>
                <w:b/>
                <w:bCs/>
                <w:sz w:val="16"/>
                <w:szCs w:val="16"/>
                <w:highlight w:val="lightGray"/>
              </w:rPr>
            </w:pPr>
            <w:r w:rsidRPr="00AB16CF">
              <w:rPr>
                <w:sz w:val="16"/>
                <w:szCs w:val="16"/>
              </w:rPr>
              <w:t>R1-1805298</w:t>
            </w:r>
          </w:p>
        </w:tc>
        <w:tc>
          <w:tcPr>
            <w:tcW w:w="1437" w:type="dxa"/>
          </w:tcPr>
          <w:p w14:paraId="0B86C4BE" w14:textId="31832627"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4C3654E3" w14:textId="0F5B80E9" w:rsidR="00AB16CF" w:rsidRPr="00AB16CF" w:rsidRDefault="00AB16CF" w:rsidP="00AB16CF">
            <w:pPr>
              <w:rPr>
                <w:rFonts w:ascii="Times New Roman" w:hAnsi="Times New Roman"/>
                <w:b/>
                <w:bCs/>
                <w:sz w:val="16"/>
                <w:szCs w:val="16"/>
                <w:highlight w:val="lightGray"/>
              </w:rPr>
            </w:pPr>
            <w:r w:rsidRPr="00AB16CF">
              <w:rPr>
                <w:sz w:val="16"/>
                <w:szCs w:val="16"/>
              </w:rPr>
              <w:t>LTE_CA_enh_b5C-Core</w:t>
            </w:r>
          </w:p>
        </w:tc>
      </w:tr>
      <w:tr w:rsidR="00AB16CF" w:rsidRPr="003D0015" w14:paraId="3A64413B" w14:textId="77777777" w:rsidTr="00AB16CF">
        <w:trPr>
          <w:trHeight w:val="20"/>
          <w:jc w:val="center"/>
        </w:trPr>
        <w:tc>
          <w:tcPr>
            <w:tcW w:w="801" w:type="dxa"/>
          </w:tcPr>
          <w:p w14:paraId="0CA2B453" w14:textId="446D1CD9" w:rsidR="00AB16CF" w:rsidRPr="00AB16CF" w:rsidRDefault="00AB16CF" w:rsidP="00AB16CF">
            <w:pPr>
              <w:rPr>
                <w:rFonts w:ascii="Times New Roman" w:hAnsi="Times New Roman"/>
                <w:b/>
                <w:bCs/>
                <w:sz w:val="16"/>
                <w:szCs w:val="16"/>
                <w:highlight w:val="lightGray"/>
              </w:rPr>
            </w:pPr>
            <w:r w:rsidRPr="00AB16CF">
              <w:rPr>
                <w:sz w:val="16"/>
                <w:szCs w:val="16"/>
              </w:rPr>
              <w:t>36.212</w:t>
            </w:r>
          </w:p>
        </w:tc>
        <w:tc>
          <w:tcPr>
            <w:tcW w:w="536" w:type="dxa"/>
          </w:tcPr>
          <w:p w14:paraId="58EC8EAC" w14:textId="28F87F22" w:rsidR="00AB16CF" w:rsidRPr="00AB16CF" w:rsidRDefault="00AB16CF" w:rsidP="00AB16CF">
            <w:pPr>
              <w:rPr>
                <w:rFonts w:ascii="Times New Roman" w:hAnsi="Times New Roman"/>
                <w:b/>
                <w:bCs/>
                <w:sz w:val="16"/>
                <w:szCs w:val="16"/>
                <w:highlight w:val="lightGray"/>
              </w:rPr>
            </w:pPr>
            <w:r w:rsidRPr="00AB16CF">
              <w:rPr>
                <w:sz w:val="16"/>
                <w:szCs w:val="16"/>
              </w:rPr>
              <w:t>282</w:t>
            </w:r>
          </w:p>
        </w:tc>
        <w:tc>
          <w:tcPr>
            <w:tcW w:w="550" w:type="dxa"/>
          </w:tcPr>
          <w:p w14:paraId="062A3102" w14:textId="60320E12"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1BA6C902" w14:textId="7B52B6C1" w:rsidR="00AB16CF" w:rsidRPr="00AB16CF" w:rsidRDefault="00AB16CF" w:rsidP="00AB16CF">
            <w:pPr>
              <w:rPr>
                <w:rFonts w:ascii="Times New Roman" w:hAnsi="Times New Roman"/>
                <w:b/>
                <w:bCs/>
                <w:sz w:val="16"/>
                <w:szCs w:val="16"/>
                <w:highlight w:val="lightGray"/>
              </w:rPr>
            </w:pPr>
            <w:r w:rsidRPr="00AB16CF">
              <w:rPr>
                <w:sz w:val="16"/>
                <w:szCs w:val="16"/>
              </w:rPr>
              <w:t>Rel-14</w:t>
            </w:r>
          </w:p>
        </w:tc>
        <w:tc>
          <w:tcPr>
            <w:tcW w:w="4235" w:type="dxa"/>
          </w:tcPr>
          <w:p w14:paraId="687A1CCD" w14:textId="2F3A11BC" w:rsidR="00AB16CF" w:rsidRPr="00AB16CF" w:rsidRDefault="00AB16CF" w:rsidP="00AB16CF">
            <w:pPr>
              <w:rPr>
                <w:rFonts w:ascii="Times New Roman" w:hAnsi="Times New Roman"/>
                <w:b/>
                <w:bCs/>
                <w:sz w:val="16"/>
                <w:szCs w:val="16"/>
                <w:highlight w:val="lightGray"/>
              </w:rPr>
            </w:pPr>
            <w:r w:rsidRPr="00AB16CF">
              <w:rPr>
                <w:sz w:val="16"/>
                <w:szCs w:val="16"/>
              </w:rPr>
              <w:t>Ordering of P-CSI plus SR in eCA</w:t>
            </w:r>
          </w:p>
        </w:tc>
        <w:tc>
          <w:tcPr>
            <w:tcW w:w="528" w:type="dxa"/>
          </w:tcPr>
          <w:p w14:paraId="2FAFE4D3" w14:textId="61C72A71"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09EA5244" w14:textId="30B42664" w:rsidR="00AB16CF" w:rsidRPr="00AB16CF" w:rsidRDefault="00AB16CF" w:rsidP="00AB16CF">
            <w:pPr>
              <w:rPr>
                <w:rFonts w:ascii="Times New Roman" w:hAnsi="Times New Roman"/>
                <w:b/>
                <w:bCs/>
                <w:sz w:val="16"/>
                <w:szCs w:val="16"/>
                <w:highlight w:val="lightGray"/>
              </w:rPr>
            </w:pPr>
            <w:r w:rsidRPr="00AB16CF">
              <w:rPr>
                <w:sz w:val="16"/>
                <w:szCs w:val="16"/>
              </w:rPr>
              <w:t>14.5.1</w:t>
            </w:r>
          </w:p>
        </w:tc>
        <w:tc>
          <w:tcPr>
            <w:tcW w:w="1060" w:type="dxa"/>
          </w:tcPr>
          <w:p w14:paraId="7D62A57C" w14:textId="0A318F0A"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4C737B62" w14:textId="2A493BC4" w:rsidR="00AB16CF" w:rsidRPr="00AB16CF" w:rsidRDefault="00AB16CF" w:rsidP="00AB16CF">
            <w:pPr>
              <w:rPr>
                <w:rFonts w:ascii="Times New Roman" w:hAnsi="Times New Roman"/>
                <w:b/>
                <w:bCs/>
                <w:sz w:val="16"/>
                <w:szCs w:val="16"/>
                <w:highlight w:val="lightGray"/>
              </w:rPr>
            </w:pPr>
            <w:r w:rsidRPr="00AB16CF">
              <w:rPr>
                <w:sz w:val="16"/>
                <w:szCs w:val="16"/>
              </w:rPr>
              <w:t>R1-1805299</w:t>
            </w:r>
          </w:p>
        </w:tc>
        <w:tc>
          <w:tcPr>
            <w:tcW w:w="1437" w:type="dxa"/>
          </w:tcPr>
          <w:p w14:paraId="055149D4" w14:textId="56868C78"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1A89FAB9" w14:textId="02C7AF44" w:rsidR="00AB16CF" w:rsidRPr="00AB16CF" w:rsidRDefault="00AB16CF" w:rsidP="00AB16CF">
            <w:pPr>
              <w:rPr>
                <w:rFonts w:ascii="Times New Roman" w:hAnsi="Times New Roman"/>
                <w:b/>
                <w:bCs/>
                <w:sz w:val="16"/>
                <w:szCs w:val="16"/>
                <w:highlight w:val="lightGray"/>
              </w:rPr>
            </w:pPr>
            <w:r w:rsidRPr="00AB16CF">
              <w:rPr>
                <w:sz w:val="16"/>
                <w:szCs w:val="16"/>
              </w:rPr>
              <w:t>LTE_CA_enh_b5C-Core</w:t>
            </w:r>
          </w:p>
        </w:tc>
      </w:tr>
      <w:tr w:rsidR="00AB16CF" w:rsidRPr="003D0015" w14:paraId="464E2C97" w14:textId="77777777" w:rsidTr="00AB16CF">
        <w:trPr>
          <w:trHeight w:val="20"/>
          <w:jc w:val="center"/>
        </w:trPr>
        <w:tc>
          <w:tcPr>
            <w:tcW w:w="801" w:type="dxa"/>
          </w:tcPr>
          <w:p w14:paraId="33274CDA" w14:textId="419B64BF" w:rsidR="00AB16CF" w:rsidRPr="00AB16CF" w:rsidRDefault="00AB16CF" w:rsidP="00AB16CF">
            <w:pPr>
              <w:rPr>
                <w:rFonts w:ascii="Times New Roman" w:hAnsi="Times New Roman"/>
                <w:b/>
                <w:bCs/>
                <w:sz w:val="16"/>
                <w:szCs w:val="16"/>
                <w:highlight w:val="lightGray"/>
              </w:rPr>
            </w:pPr>
            <w:r w:rsidRPr="00AB16CF">
              <w:rPr>
                <w:sz w:val="16"/>
                <w:szCs w:val="16"/>
              </w:rPr>
              <w:t>36.212</w:t>
            </w:r>
          </w:p>
        </w:tc>
        <w:tc>
          <w:tcPr>
            <w:tcW w:w="536" w:type="dxa"/>
          </w:tcPr>
          <w:p w14:paraId="05BC0790" w14:textId="0174D134" w:rsidR="00AB16CF" w:rsidRPr="00AB16CF" w:rsidRDefault="00AB16CF" w:rsidP="00AB16CF">
            <w:pPr>
              <w:rPr>
                <w:rFonts w:ascii="Times New Roman" w:hAnsi="Times New Roman"/>
                <w:b/>
                <w:bCs/>
                <w:sz w:val="16"/>
                <w:szCs w:val="16"/>
                <w:highlight w:val="lightGray"/>
              </w:rPr>
            </w:pPr>
            <w:r w:rsidRPr="00AB16CF">
              <w:rPr>
                <w:sz w:val="16"/>
                <w:szCs w:val="16"/>
              </w:rPr>
              <w:t>283</w:t>
            </w:r>
          </w:p>
        </w:tc>
        <w:tc>
          <w:tcPr>
            <w:tcW w:w="550" w:type="dxa"/>
          </w:tcPr>
          <w:p w14:paraId="197AD3EA" w14:textId="798A6BE3"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18207F1E" w14:textId="4E59E5EA"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31B963D6" w14:textId="69D63086" w:rsidR="00AB16CF" w:rsidRPr="00AB16CF" w:rsidRDefault="00AB16CF" w:rsidP="00AB16CF">
            <w:pPr>
              <w:rPr>
                <w:rFonts w:ascii="Times New Roman" w:hAnsi="Times New Roman"/>
                <w:b/>
                <w:bCs/>
                <w:sz w:val="16"/>
                <w:szCs w:val="16"/>
                <w:highlight w:val="lightGray"/>
              </w:rPr>
            </w:pPr>
            <w:r w:rsidRPr="00AB16CF">
              <w:rPr>
                <w:sz w:val="16"/>
                <w:szCs w:val="16"/>
              </w:rPr>
              <w:t>Ordering of P-CSI plus SR in eCA</w:t>
            </w:r>
          </w:p>
        </w:tc>
        <w:tc>
          <w:tcPr>
            <w:tcW w:w="528" w:type="dxa"/>
          </w:tcPr>
          <w:p w14:paraId="3037DC97" w14:textId="591081CF"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6A164A25" w14:textId="6950C913"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74275D9B" w14:textId="5B3EC6CD"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253F004A" w14:textId="125D8BB4" w:rsidR="00AB16CF" w:rsidRPr="00AB16CF" w:rsidRDefault="00AB16CF" w:rsidP="00AB16CF">
            <w:pPr>
              <w:rPr>
                <w:rFonts w:ascii="Times New Roman" w:hAnsi="Times New Roman"/>
                <w:b/>
                <w:bCs/>
                <w:sz w:val="16"/>
                <w:szCs w:val="16"/>
                <w:highlight w:val="lightGray"/>
              </w:rPr>
            </w:pPr>
            <w:r w:rsidRPr="00AB16CF">
              <w:rPr>
                <w:sz w:val="16"/>
                <w:szCs w:val="16"/>
              </w:rPr>
              <w:t>R1-1805300</w:t>
            </w:r>
          </w:p>
        </w:tc>
        <w:tc>
          <w:tcPr>
            <w:tcW w:w="1437" w:type="dxa"/>
          </w:tcPr>
          <w:p w14:paraId="7CFAEFD2" w14:textId="29C53B14"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41CF3C6E" w14:textId="0E783B12" w:rsidR="00AB16CF" w:rsidRPr="00AB16CF" w:rsidRDefault="00AB16CF" w:rsidP="00AB16CF">
            <w:pPr>
              <w:rPr>
                <w:rFonts w:ascii="Times New Roman" w:hAnsi="Times New Roman"/>
                <w:b/>
                <w:bCs/>
                <w:sz w:val="16"/>
                <w:szCs w:val="16"/>
                <w:highlight w:val="lightGray"/>
              </w:rPr>
            </w:pPr>
            <w:r w:rsidRPr="00AB16CF">
              <w:rPr>
                <w:sz w:val="16"/>
                <w:szCs w:val="16"/>
              </w:rPr>
              <w:t>LTE_CA_enh_b5C-Core</w:t>
            </w:r>
          </w:p>
        </w:tc>
      </w:tr>
      <w:tr w:rsidR="00AB16CF" w:rsidRPr="00285277" w14:paraId="650F9AE0" w14:textId="77777777" w:rsidTr="00AB16CF">
        <w:trPr>
          <w:trHeight w:val="20"/>
          <w:jc w:val="center"/>
        </w:trPr>
        <w:tc>
          <w:tcPr>
            <w:tcW w:w="801" w:type="dxa"/>
          </w:tcPr>
          <w:p w14:paraId="40117486" w14:textId="357EDBFC" w:rsidR="00AB16CF" w:rsidRPr="00AB16CF" w:rsidRDefault="00AB16CF" w:rsidP="00AB16CF">
            <w:pPr>
              <w:rPr>
                <w:rFonts w:ascii="Times New Roman" w:hAnsi="Times New Roman"/>
                <w:b/>
                <w:bCs/>
                <w:sz w:val="16"/>
                <w:szCs w:val="16"/>
                <w:highlight w:val="lightGray"/>
              </w:rPr>
            </w:pPr>
            <w:r w:rsidRPr="00AB16CF">
              <w:rPr>
                <w:sz w:val="16"/>
                <w:szCs w:val="16"/>
              </w:rPr>
              <w:t>36.212</w:t>
            </w:r>
          </w:p>
        </w:tc>
        <w:tc>
          <w:tcPr>
            <w:tcW w:w="536" w:type="dxa"/>
          </w:tcPr>
          <w:p w14:paraId="78B00015" w14:textId="5ECA2019" w:rsidR="00AB16CF" w:rsidRPr="00AB16CF" w:rsidRDefault="00AB16CF" w:rsidP="00AB16CF">
            <w:pPr>
              <w:rPr>
                <w:rFonts w:ascii="Times New Roman" w:hAnsi="Times New Roman"/>
                <w:b/>
                <w:bCs/>
                <w:sz w:val="16"/>
                <w:szCs w:val="16"/>
                <w:highlight w:val="lightGray"/>
              </w:rPr>
            </w:pPr>
            <w:r w:rsidRPr="00AB16CF">
              <w:rPr>
                <w:sz w:val="16"/>
                <w:szCs w:val="16"/>
              </w:rPr>
              <w:t>284</w:t>
            </w:r>
          </w:p>
        </w:tc>
        <w:tc>
          <w:tcPr>
            <w:tcW w:w="550" w:type="dxa"/>
          </w:tcPr>
          <w:p w14:paraId="130029CE" w14:textId="0B3E38DA"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08508733" w14:textId="6D17A788"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145F6E52" w14:textId="3F831048" w:rsidR="00AB16CF" w:rsidRPr="00AB16CF" w:rsidRDefault="00AB16CF" w:rsidP="00AB16CF">
            <w:pPr>
              <w:rPr>
                <w:rFonts w:ascii="Times New Roman" w:hAnsi="Times New Roman"/>
                <w:b/>
                <w:bCs/>
                <w:sz w:val="16"/>
                <w:szCs w:val="16"/>
                <w:highlight w:val="lightGray"/>
              </w:rPr>
            </w:pPr>
            <w:r w:rsidRPr="00AB16CF">
              <w:rPr>
                <w:sz w:val="16"/>
                <w:szCs w:val="16"/>
              </w:rPr>
              <w:t>Introduction of high capacity stationary wireless link and 1024QAM into 36.212</w:t>
            </w:r>
          </w:p>
        </w:tc>
        <w:tc>
          <w:tcPr>
            <w:tcW w:w="528" w:type="dxa"/>
          </w:tcPr>
          <w:p w14:paraId="2C17FB82" w14:textId="22146802" w:rsidR="00AB16CF" w:rsidRPr="00AB16CF" w:rsidRDefault="00AB16CF" w:rsidP="00AB16CF">
            <w:pPr>
              <w:rPr>
                <w:rFonts w:ascii="Times New Roman" w:hAnsi="Times New Roman"/>
                <w:b/>
                <w:bCs/>
                <w:sz w:val="16"/>
                <w:szCs w:val="16"/>
                <w:highlight w:val="lightGray"/>
              </w:rPr>
            </w:pPr>
            <w:r w:rsidRPr="00AB16CF">
              <w:rPr>
                <w:sz w:val="16"/>
                <w:szCs w:val="16"/>
              </w:rPr>
              <w:t>B</w:t>
            </w:r>
          </w:p>
        </w:tc>
        <w:tc>
          <w:tcPr>
            <w:tcW w:w="816" w:type="dxa"/>
          </w:tcPr>
          <w:p w14:paraId="2F187B27" w14:textId="03E6E401"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5939413C" w14:textId="4BC5B495"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0488923D" w14:textId="7AAD9722" w:rsidR="00AB16CF" w:rsidRPr="00AB16CF" w:rsidRDefault="00AB16CF" w:rsidP="00AB16CF">
            <w:pPr>
              <w:rPr>
                <w:rFonts w:ascii="Times New Roman" w:hAnsi="Times New Roman"/>
                <w:b/>
                <w:bCs/>
                <w:sz w:val="16"/>
                <w:szCs w:val="16"/>
                <w:highlight w:val="lightGray"/>
              </w:rPr>
            </w:pPr>
            <w:r w:rsidRPr="00AB16CF">
              <w:rPr>
                <w:sz w:val="16"/>
                <w:szCs w:val="16"/>
              </w:rPr>
              <w:t>R1-1805315</w:t>
            </w:r>
          </w:p>
        </w:tc>
        <w:tc>
          <w:tcPr>
            <w:tcW w:w="1437" w:type="dxa"/>
          </w:tcPr>
          <w:p w14:paraId="065ECFCF" w14:textId="708BFFD7" w:rsidR="00AB16CF" w:rsidRPr="00AB16CF" w:rsidRDefault="00AB16CF" w:rsidP="00AB16CF">
            <w:pPr>
              <w:rPr>
                <w:rFonts w:ascii="Times New Roman" w:hAnsi="Times New Roman"/>
                <w:b/>
                <w:bCs/>
                <w:sz w:val="16"/>
                <w:szCs w:val="16"/>
                <w:highlight w:val="lightGray"/>
              </w:rPr>
            </w:pPr>
            <w:r w:rsidRPr="00AB16CF">
              <w:rPr>
                <w:sz w:val="16"/>
                <w:szCs w:val="16"/>
              </w:rPr>
              <w:t>Huawei</w:t>
            </w:r>
          </w:p>
        </w:tc>
        <w:tc>
          <w:tcPr>
            <w:tcW w:w="2039" w:type="dxa"/>
          </w:tcPr>
          <w:p w14:paraId="7E56DAAA" w14:textId="45E2CB20" w:rsidR="00AB16CF" w:rsidRPr="00AB16CF" w:rsidRDefault="00AB16CF" w:rsidP="00AB16CF">
            <w:pPr>
              <w:rPr>
                <w:rFonts w:ascii="Times New Roman" w:hAnsi="Times New Roman"/>
                <w:b/>
                <w:bCs/>
                <w:sz w:val="16"/>
                <w:szCs w:val="16"/>
                <w:highlight w:val="lightGray"/>
              </w:rPr>
            </w:pPr>
            <w:r w:rsidRPr="00AB16CF">
              <w:rPr>
                <w:sz w:val="16"/>
                <w:szCs w:val="16"/>
              </w:rPr>
              <w:t>LTE_1024QAM_DL-Core</w:t>
            </w:r>
          </w:p>
        </w:tc>
      </w:tr>
      <w:tr w:rsidR="00AB16CF" w:rsidRPr="00285277" w14:paraId="0433EE38" w14:textId="77777777" w:rsidTr="00AB16CF">
        <w:trPr>
          <w:trHeight w:val="20"/>
          <w:jc w:val="center"/>
        </w:trPr>
        <w:tc>
          <w:tcPr>
            <w:tcW w:w="801" w:type="dxa"/>
          </w:tcPr>
          <w:p w14:paraId="22B56B9A" w14:textId="28975362" w:rsidR="00AB16CF" w:rsidRPr="00AB16CF" w:rsidRDefault="00AB16CF" w:rsidP="00AB16CF">
            <w:pPr>
              <w:rPr>
                <w:rFonts w:ascii="Times New Roman" w:hAnsi="Times New Roman"/>
                <w:b/>
                <w:bCs/>
                <w:sz w:val="16"/>
                <w:szCs w:val="16"/>
                <w:highlight w:val="lightGray"/>
              </w:rPr>
            </w:pPr>
            <w:r w:rsidRPr="00AB16CF">
              <w:rPr>
                <w:sz w:val="16"/>
                <w:szCs w:val="16"/>
              </w:rPr>
              <w:t>36.212</w:t>
            </w:r>
          </w:p>
        </w:tc>
        <w:tc>
          <w:tcPr>
            <w:tcW w:w="536" w:type="dxa"/>
          </w:tcPr>
          <w:p w14:paraId="24EDBFD3" w14:textId="50669863" w:rsidR="00AB16CF" w:rsidRPr="00AB16CF" w:rsidRDefault="00AB16CF" w:rsidP="00AB16CF">
            <w:pPr>
              <w:rPr>
                <w:rFonts w:ascii="Times New Roman" w:hAnsi="Times New Roman"/>
                <w:b/>
                <w:bCs/>
                <w:sz w:val="16"/>
                <w:szCs w:val="16"/>
                <w:highlight w:val="lightGray"/>
              </w:rPr>
            </w:pPr>
            <w:r w:rsidRPr="00AB16CF">
              <w:rPr>
                <w:sz w:val="16"/>
                <w:szCs w:val="16"/>
              </w:rPr>
              <w:t>285</w:t>
            </w:r>
          </w:p>
        </w:tc>
        <w:tc>
          <w:tcPr>
            <w:tcW w:w="550" w:type="dxa"/>
          </w:tcPr>
          <w:p w14:paraId="4FE4C310" w14:textId="0AF0FA3D"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161C2C9C" w14:textId="59BCBBB1"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51E81072" w14:textId="387964B8" w:rsidR="00AB16CF" w:rsidRPr="00AB16CF" w:rsidRDefault="00AB16CF" w:rsidP="00AB16CF">
            <w:pPr>
              <w:rPr>
                <w:rFonts w:ascii="Times New Roman" w:hAnsi="Times New Roman"/>
                <w:b/>
                <w:bCs/>
                <w:sz w:val="16"/>
                <w:szCs w:val="16"/>
                <w:highlight w:val="lightGray"/>
              </w:rPr>
            </w:pPr>
            <w:r w:rsidRPr="00AB16CF">
              <w:rPr>
                <w:sz w:val="16"/>
                <w:szCs w:val="16"/>
              </w:rPr>
              <w:t>Clarification on CRC attachment for DL-SCH and PCH transport channels in NB-IoT</w:t>
            </w:r>
          </w:p>
        </w:tc>
        <w:tc>
          <w:tcPr>
            <w:tcW w:w="528" w:type="dxa"/>
          </w:tcPr>
          <w:p w14:paraId="4ECBD2F5" w14:textId="2419C482"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7C68F045" w14:textId="0B9464A7"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60D67D27" w14:textId="56E621B3"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1F8C2533" w14:textId="55A7B15C" w:rsidR="00AB16CF" w:rsidRPr="00AB16CF" w:rsidRDefault="00AB16CF" w:rsidP="00AB16CF">
            <w:pPr>
              <w:rPr>
                <w:rFonts w:ascii="Times New Roman" w:hAnsi="Times New Roman"/>
                <w:b/>
                <w:bCs/>
                <w:sz w:val="16"/>
                <w:szCs w:val="16"/>
                <w:highlight w:val="lightGray"/>
              </w:rPr>
            </w:pPr>
            <w:r w:rsidRPr="00AB16CF">
              <w:rPr>
                <w:sz w:val="16"/>
                <w:szCs w:val="16"/>
              </w:rPr>
              <w:t>R1-1805327</w:t>
            </w:r>
          </w:p>
        </w:tc>
        <w:tc>
          <w:tcPr>
            <w:tcW w:w="1437" w:type="dxa"/>
          </w:tcPr>
          <w:p w14:paraId="5E7BDBCF" w14:textId="1D4BEE64" w:rsidR="00AB16CF" w:rsidRPr="00AB16CF" w:rsidRDefault="00AB16CF" w:rsidP="00AB16CF">
            <w:pPr>
              <w:rPr>
                <w:rFonts w:ascii="Times New Roman" w:hAnsi="Times New Roman"/>
                <w:b/>
                <w:bCs/>
                <w:sz w:val="16"/>
                <w:szCs w:val="16"/>
                <w:highlight w:val="lightGray"/>
              </w:rPr>
            </w:pPr>
            <w:r w:rsidRPr="00AB16CF">
              <w:rPr>
                <w:sz w:val="16"/>
                <w:szCs w:val="16"/>
              </w:rPr>
              <w:t>Huawei</w:t>
            </w:r>
          </w:p>
        </w:tc>
        <w:tc>
          <w:tcPr>
            <w:tcW w:w="2039" w:type="dxa"/>
          </w:tcPr>
          <w:p w14:paraId="50AC7C93" w14:textId="05052F40" w:rsidR="00AB16CF" w:rsidRPr="00AB16CF" w:rsidRDefault="00AB16CF" w:rsidP="00AB16CF">
            <w:pPr>
              <w:rPr>
                <w:rFonts w:ascii="Times New Roman" w:hAnsi="Times New Roman"/>
                <w:b/>
                <w:bCs/>
                <w:sz w:val="16"/>
                <w:szCs w:val="16"/>
                <w:highlight w:val="lightGray"/>
              </w:rPr>
            </w:pPr>
            <w:r w:rsidRPr="00AB16CF">
              <w:rPr>
                <w:sz w:val="16"/>
                <w:szCs w:val="16"/>
              </w:rPr>
              <w:t>NB_IOTenh2-Core</w:t>
            </w:r>
          </w:p>
        </w:tc>
      </w:tr>
      <w:tr w:rsidR="00AB16CF" w:rsidRPr="003D0015" w14:paraId="4A21ECD0" w14:textId="77777777" w:rsidTr="00AB16CF">
        <w:trPr>
          <w:trHeight w:val="20"/>
          <w:jc w:val="center"/>
        </w:trPr>
        <w:tc>
          <w:tcPr>
            <w:tcW w:w="801" w:type="dxa"/>
          </w:tcPr>
          <w:p w14:paraId="57469383" w14:textId="32F25137" w:rsidR="00AB16CF" w:rsidRPr="00AB16CF" w:rsidRDefault="00AB16CF" w:rsidP="00AB16CF">
            <w:pPr>
              <w:rPr>
                <w:rFonts w:ascii="Times New Roman" w:hAnsi="Times New Roman"/>
                <w:b/>
                <w:bCs/>
                <w:sz w:val="16"/>
                <w:szCs w:val="16"/>
                <w:highlight w:val="lightGray"/>
              </w:rPr>
            </w:pPr>
            <w:r w:rsidRPr="00AB16CF">
              <w:rPr>
                <w:sz w:val="16"/>
                <w:szCs w:val="16"/>
              </w:rPr>
              <w:t>36.212</w:t>
            </w:r>
          </w:p>
        </w:tc>
        <w:tc>
          <w:tcPr>
            <w:tcW w:w="536" w:type="dxa"/>
          </w:tcPr>
          <w:p w14:paraId="4995F922" w14:textId="15226FD8" w:rsidR="00AB16CF" w:rsidRPr="00AB16CF" w:rsidRDefault="00AB16CF" w:rsidP="00AB16CF">
            <w:pPr>
              <w:rPr>
                <w:rFonts w:ascii="Times New Roman" w:hAnsi="Times New Roman"/>
                <w:b/>
                <w:bCs/>
                <w:sz w:val="16"/>
                <w:szCs w:val="16"/>
                <w:highlight w:val="lightGray"/>
              </w:rPr>
            </w:pPr>
            <w:r w:rsidRPr="00AB16CF">
              <w:rPr>
                <w:sz w:val="16"/>
                <w:szCs w:val="16"/>
              </w:rPr>
              <w:t>286</w:t>
            </w:r>
          </w:p>
        </w:tc>
        <w:tc>
          <w:tcPr>
            <w:tcW w:w="550" w:type="dxa"/>
          </w:tcPr>
          <w:p w14:paraId="19836073" w14:textId="6529622C"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6017E01C" w14:textId="7FA80E5E"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0EFD8531" w14:textId="6D3C2AED" w:rsidR="00AB16CF" w:rsidRPr="00AB16CF" w:rsidRDefault="00AB16CF" w:rsidP="00AB16CF">
            <w:pPr>
              <w:rPr>
                <w:rFonts w:ascii="Times New Roman" w:hAnsi="Times New Roman"/>
                <w:b/>
                <w:bCs/>
                <w:sz w:val="16"/>
                <w:szCs w:val="16"/>
                <w:highlight w:val="lightGray"/>
              </w:rPr>
            </w:pPr>
            <w:r w:rsidRPr="00AB16CF">
              <w:rPr>
                <w:sz w:val="16"/>
                <w:szCs w:val="16"/>
              </w:rPr>
              <w:t>Correction on TPC field in DCI format 6-1A</w:t>
            </w:r>
          </w:p>
        </w:tc>
        <w:tc>
          <w:tcPr>
            <w:tcW w:w="528" w:type="dxa"/>
          </w:tcPr>
          <w:p w14:paraId="2EEB554F" w14:textId="3847ACD3"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15348D7F" w14:textId="30BDF5B1"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1C24F3CA" w14:textId="02875561"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50A95E21" w14:textId="1CE3280E" w:rsidR="00AB16CF" w:rsidRPr="00AB16CF" w:rsidRDefault="00AB16CF" w:rsidP="00AB16CF">
            <w:pPr>
              <w:rPr>
                <w:rFonts w:ascii="Times New Roman" w:hAnsi="Times New Roman"/>
                <w:b/>
                <w:bCs/>
                <w:sz w:val="16"/>
                <w:szCs w:val="16"/>
                <w:highlight w:val="lightGray"/>
              </w:rPr>
            </w:pPr>
            <w:r w:rsidRPr="00AB16CF">
              <w:rPr>
                <w:sz w:val="16"/>
                <w:szCs w:val="16"/>
              </w:rPr>
              <w:t>R1-1805330</w:t>
            </w:r>
          </w:p>
        </w:tc>
        <w:tc>
          <w:tcPr>
            <w:tcW w:w="1437" w:type="dxa"/>
          </w:tcPr>
          <w:p w14:paraId="0C8CF859" w14:textId="5184754F" w:rsidR="00AB16CF" w:rsidRPr="00AB16CF" w:rsidRDefault="00AB16CF" w:rsidP="00AB16CF">
            <w:pPr>
              <w:rPr>
                <w:rFonts w:ascii="Times New Roman" w:hAnsi="Times New Roman"/>
                <w:b/>
                <w:bCs/>
                <w:sz w:val="16"/>
                <w:szCs w:val="16"/>
                <w:highlight w:val="lightGray"/>
              </w:rPr>
            </w:pPr>
            <w:r w:rsidRPr="00AB16CF">
              <w:rPr>
                <w:sz w:val="16"/>
                <w:szCs w:val="16"/>
              </w:rPr>
              <w:t>Huawei, HiSilicon</w:t>
            </w:r>
          </w:p>
        </w:tc>
        <w:tc>
          <w:tcPr>
            <w:tcW w:w="2039" w:type="dxa"/>
          </w:tcPr>
          <w:p w14:paraId="17203870" w14:textId="61952878" w:rsidR="00AB16CF" w:rsidRPr="00AB16CF" w:rsidRDefault="00AB16CF" w:rsidP="00AB16CF">
            <w:pPr>
              <w:rPr>
                <w:rFonts w:ascii="Times New Roman" w:hAnsi="Times New Roman"/>
                <w:b/>
                <w:bCs/>
                <w:sz w:val="16"/>
                <w:szCs w:val="16"/>
                <w:highlight w:val="lightGray"/>
              </w:rPr>
            </w:pPr>
            <w:r w:rsidRPr="00AB16CF">
              <w:rPr>
                <w:sz w:val="16"/>
                <w:szCs w:val="16"/>
              </w:rPr>
              <w:t>LTE_feMTC-Core</w:t>
            </w:r>
          </w:p>
        </w:tc>
      </w:tr>
      <w:tr w:rsidR="00AB16CF" w:rsidRPr="003D0015" w14:paraId="572DED12" w14:textId="77777777" w:rsidTr="00AB16CF">
        <w:trPr>
          <w:trHeight w:val="20"/>
          <w:jc w:val="center"/>
        </w:trPr>
        <w:tc>
          <w:tcPr>
            <w:tcW w:w="801" w:type="dxa"/>
          </w:tcPr>
          <w:p w14:paraId="1286D662" w14:textId="323E7C74" w:rsidR="00AB16CF" w:rsidRPr="00AB16CF" w:rsidRDefault="00AB16CF" w:rsidP="00AB16CF">
            <w:pPr>
              <w:rPr>
                <w:rFonts w:ascii="Times New Roman" w:hAnsi="Times New Roman"/>
                <w:b/>
                <w:bCs/>
                <w:sz w:val="16"/>
                <w:szCs w:val="16"/>
                <w:highlight w:val="lightGray"/>
              </w:rPr>
            </w:pPr>
            <w:r w:rsidRPr="00AB16CF">
              <w:rPr>
                <w:sz w:val="16"/>
                <w:szCs w:val="16"/>
              </w:rPr>
              <w:t>36.212</w:t>
            </w:r>
          </w:p>
        </w:tc>
        <w:tc>
          <w:tcPr>
            <w:tcW w:w="536" w:type="dxa"/>
          </w:tcPr>
          <w:p w14:paraId="59DB39E1" w14:textId="22394775" w:rsidR="00AB16CF" w:rsidRPr="00AB16CF" w:rsidRDefault="00AB16CF" w:rsidP="00AB16CF">
            <w:pPr>
              <w:rPr>
                <w:rFonts w:ascii="Times New Roman" w:hAnsi="Times New Roman"/>
                <w:b/>
                <w:bCs/>
                <w:sz w:val="16"/>
                <w:szCs w:val="16"/>
                <w:highlight w:val="lightGray"/>
              </w:rPr>
            </w:pPr>
            <w:r w:rsidRPr="00AB16CF">
              <w:rPr>
                <w:sz w:val="16"/>
                <w:szCs w:val="16"/>
              </w:rPr>
              <w:t>287</w:t>
            </w:r>
          </w:p>
        </w:tc>
        <w:tc>
          <w:tcPr>
            <w:tcW w:w="550" w:type="dxa"/>
          </w:tcPr>
          <w:p w14:paraId="4A484321" w14:textId="0A771AC4"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51443363" w14:textId="164A7AB7" w:rsidR="00AB16CF" w:rsidRPr="00AB16CF" w:rsidRDefault="00AB16CF" w:rsidP="00AB16CF">
            <w:pPr>
              <w:rPr>
                <w:rFonts w:ascii="Times New Roman" w:hAnsi="Times New Roman"/>
                <w:b/>
                <w:bCs/>
                <w:sz w:val="16"/>
                <w:szCs w:val="16"/>
                <w:highlight w:val="lightGray"/>
              </w:rPr>
            </w:pPr>
            <w:r w:rsidRPr="00AB16CF">
              <w:rPr>
                <w:sz w:val="16"/>
                <w:szCs w:val="16"/>
              </w:rPr>
              <w:t>Rel-14</w:t>
            </w:r>
          </w:p>
        </w:tc>
        <w:tc>
          <w:tcPr>
            <w:tcW w:w="4235" w:type="dxa"/>
          </w:tcPr>
          <w:p w14:paraId="4074341B" w14:textId="42528A15" w:rsidR="00AB16CF" w:rsidRPr="00AB16CF" w:rsidRDefault="00AB16CF" w:rsidP="00AB16CF">
            <w:pPr>
              <w:rPr>
                <w:rFonts w:ascii="Times New Roman" w:hAnsi="Times New Roman"/>
                <w:b/>
                <w:bCs/>
                <w:sz w:val="16"/>
                <w:szCs w:val="16"/>
                <w:highlight w:val="lightGray"/>
              </w:rPr>
            </w:pPr>
            <w:r w:rsidRPr="00AB16CF">
              <w:rPr>
                <w:sz w:val="16"/>
                <w:szCs w:val="16"/>
              </w:rPr>
              <w:t>Fallback DCI for eMTC</w:t>
            </w:r>
          </w:p>
        </w:tc>
        <w:tc>
          <w:tcPr>
            <w:tcW w:w="528" w:type="dxa"/>
          </w:tcPr>
          <w:p w14:paraId="44FFD32A" w14:textId="73882C08"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2554C68E" w14:textId="4A0E1808" w:rsidR="00AB16CF" w:rsidRPr="00AB16CF" w:rsidRDefault="00AB16CF" w:rsidP="00AB16CF">
            <w:pPr>
              <w:rPr>
                <w:rFonts w:ascii="Times New Roman" w:hAnsi="Times New Roman"/>
                <w:b/>
                <w:bCs/>
                <w:sz w:val="16"/>
                <w:szCs w:val="16"/>
                <w:highlight w:val="lightGray"/>
              </w:rPr>
            </w:pPr>
            <w:r w:rsidRPr="00AB16CF">
              <w:rPr>
                <w:sz w:val="16"/>
                <w:szCs w:val="16"/>
              </w:rPr>
              <w:t>14.5.1</w:t>
            </w:r>
          </w:p>
        </w:tc>
        <w:tc>
          <w:tcPr>
            <w:tcW w:w="1060" w:type="dxa"/>
          </w:tcPr>
          <w:p w14:paraId="4051F653" w14:textId="19BCBEC1"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2363A599" w14:textId="78EEAF67" w:rsidR="00AB16CF" w:rsidRPr="00AB16CF" w:rsidRDefault="00AB16CF" w:rsidP="00AB16CF">
            <w:pPr>
              <w:rPr>
                <w:rFonts w:ascii="Times New Roman" w:hAnsi="Times New Roman"/>
                <w:b/>
                <w:bCs/>
                <w:sz w:val="16"/>
                <w:szCs w:val="16"/>
                <w:highlight w:val="lightGray"/>
              </w:rPr>
            </w:pPr>
            <w:r w:rsidRPr="00AB16CF">
              <w:rPr>
                <w:sz w:val="16"/>
                <w:szCs w:val="16"/>
              </w:rPr>
              <w:t>R1-1805359</w:t>
            </w:r>
          </w:p>
        </w:tc>
        <w:tc>
          <w:tcPr>
            <w:tcW w:w="1437" w:type="dxa"/>
          </w:tcPr>
          <w:p w14:paraId="40D49115" w14:textId="77CBF295"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35CEBCCE" w14:textId="66263B2F" w:rsidR="00AB16CF" w:rsidRPr="00AB16CF" w:rsidRDefault="00AB16CF" w:rsidP="00AB16CF">
            <w:pPr>
              <w:rPr>
                <w:rFonts w:ascii="Times New Roman" w:hAnsi="Times New Roman"/>
                <w:b/>
                <w:bCs/>
                <w:sz w:val="16"/>
                <w:szCs w:val="16"/>
                <w:highlight w:val="lightGray"/>
              </w:rPr>
            </w:pPr>
            <w:r w:rsidRPr="00AB16CF">
              <w:rPr>
                <w:sz w:val="16"/>
                <w:szCs w:val="16"/>
              </w:rPr>
              <w:t>LTE_feMTC-Core</w:t>
            </w:r>
          </w:p>
        </w:tc>
      </w:tr>
      <w:tr w:rsidR="00AB16CF" w:rsidRPr="003D0015" w14:paraId="632A63C1" w14:textId="77777777" w:rsidTr="00AB16CF">
        <w:trPr>
          <w:trHeight w:val="20"/>
          <w:jc w:val="center"/>
        </w:trPr>
        <w:tc>
          <w:tcPr>
            <w:tcW w:w="801" w:type="dxa"/>
          </w:tcPr>
          <w:p w14:paraId="17ECBB43" w14:textId="63B95A0E" w:rsidR="00AB16CF" w:rsidRPr="00AB16CF" w:rsidRDefault="00AB16CF" w:rsidP="00AB16CF">
            <w:pPr>
              <w:rPr>
                <w:rFonts w:ascii="Times New Roman" w:hAnsi="Times New Roman"/>
                <w:b/>
                <w:bCs/>
                <w:sz w:val="16"/>
                <w:szCs w:val="16"/>
                <w:highlight w:val="lightGray"/>
              </w:rPr>
            </w:pPr>
            <w:r w:rsidRPr="00AB16CF">
              <w:rPr>
                <w:sz w:val="16"/>
                <w:szCs w:val="16"/>
              </w:rPr>
              <w:t>36.212</w:t>
            </w:r>
          </w:p>
        </w:tc>
        <w:tc>
          <w:tcPr>
            <w:tcW w:w="536" w:type="dxa"/>
          </w:tcPr>
          <w:p w14:paraId="6FD8A625" w14:textId="58C0BF13" w:rsidR="00AB16CF" w:rsidRPr="00AB16CF" w:rsidRDefault="00AB16CF" w:rsidP="00AB16CF">
            <w:pPr>
              <w:rPr>
                <w:rFonts w:ascii="Times New Roman" w:hAnsi="Times New Roman"/>
                <w:b/>
                <w:bCs/>
                <w:sz w:val="16"/>
                <w:szCs w:val="16"/>
                <w:highlight w:val="lightGray"/>
              </w:rPr>
            </w:pPr>
            <w:r w:rsidRPr="00AB16CF">
              <w:rPr>
                <w:sz w:val="16"/>
                <w:szCs w:val="16"/>
              </w:rPr>
              <w:t>288</w:t>
            </w:r>
          </w:p>
        </w:tc>
        <w:tc>
          <w:tcPr>
            <w:tcW w:w="550" w:type="dxa"/>
          </w:tcPr>
          <w:p w14:paraId="656ACB1B" w14:textId="756F1CA2"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4CFEB9C7" w14:textId="42AA5FCC"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6329E181" w14:textId="1D29F326" w:rsidR="00AB16CF" w:rsidRPr="00AB16CF" w:rsidRDefault="00AB16CF" w:rsidP="00AB16CF">
            <w:pPr>
              <w:rPr>
                <w:rFonts w:ascii="Times New Roman" w:hAnsi="Times New Roman"/>
                <w:b/>
                <w:bCs/>
                <w:sz w:val="16"/>
                <w:szCs w:val="16"/>
                <w:highlight w:val="lightGray"/>
              </w:rPr>
            </w:pPr>
            <w:r w:rsidRPr="00AB16CF">
              <w:rPr>
                <w:sz w:val="16"/>
                <w:szCs w:val="16"/>
              </w:rPr>
              <w:t>Fallback DCI for eMTC</w:t>
            </w:r>
          </w:p>
        </w:tc>
        <w:tc>
          <w:tcPr>
            <w:tcW w:w="528" w:type="dxa"/>
          </w:tcPr>
          <w:p w14:paraId="58BD0660" w14:textId="6D61AAB4"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66AA7C05" w14:textId="56DEBA8B"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3564C247" w14:textId="39A749C7"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757DFE4C" w14:textId="61C6249E" w:rsidR="00AB16CF" w:rsidRPr="00AB16CF" w:rsidRDefault="00AB16CF" w:rsidP="00AB16CF">
            <w:pPr>
              <w:rPr>
                <w:rFonts w:ascii="Times New Roman" w:hAnsi="Times New Roman"/>
                <w:b/>
                <w:bCs/>
                <w:sz w:val="16"/>
                <w:szCs w:val="16"/>
                <w:highlight w:val="lightGray"/>
              </w:rPr>
            </w:pPr>
            <w:r w:rsidRPr="00AB16CF">
              <w:rPr>
                <w:sz w:val="16"/>
                <w:szCs w:val="16"/>
              </w:rPr>
              <w:t>R1-1805360</w:t>
            </w:r>
          </w:p>
        </w:tc>
        <w:tc>
          <w:tcPr>
            <w:tcW w:w="1437" w:type="dxa"/>
          </w:tcPr>
          <w:p w14:paraId="7D91A803" w14:textId="0977ACA0"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57E76569" w14:textId="4F2626D4" w:rsidR="00AB16CF" w:rsidRPr="00AB16CF" w:rsidRDefault="00AB16CF" w:rsidP="00AB16CF">
            <w:pPr>
              <w:rPr>
                <w:rFonts w:ascii="Times New Roman" w:hAnsi="Times New Roman"/>
                <w:b/>
                <w:bCs/>
                <w:sz w:val="16"/>
                <w:szCs w:val="16"/>
                <w:highlight w:val="lightGray"/>
              </w:rPr>
            </w:pPr>
            <w:r w:rsidRPr="00AB16CF">
              <w:rPr>
                <w:sz w:val="16"/>
                <w:szCs w:val="16"/>
              </w:rPr>
              <w:t>LTE_feMTC-Core</w:t>
            </w:r>
          </w:p>
        </w:tc>
      </w:tr>
      <w:tr w:rsidR="00AB16CF" w:rsidRPr="00285277" w14:paraId="3F278835" w14:textId="77777777" w:rsidTr="00AB16CF">
        <w:trPr>
          <w:trHeight w:val="20"/>
          <w:jc w:val="center"/>
        </w:trPr>
        <w:tc>
          <w:tcPr>
            <w:tcW w:w="801" w:type="dxa"/>
          </w:tcPr>
          <w:p w14:paraId="6C41D18E" w14:textId="05AC6F68" w:rsidR="00AB16CF" w:rsidRPr="00AB16CF" w:rsidRDefault="00AB16CF" w:rsidP="00AB16CF">
            <w:pPr>
              <w:rPr>
                <w:rFonts w:ascii="Times New Roman" w:hAnsi="Times New Roman"/>
                <w:b/>
                <w:bCs/>
                <w:sz w:val="16"/>
                <w:szCs w:val="16"/>
                <w:highlight w:val="lightGray"/>
              </w:rPr>
            </w:pPr>
            <w:r w:rsidRPr="00AB16CF">
              <w:rPr>
                <w:sz w:val="16"/>
                <w:szCs w:val="16"/>
              </w:rPr>
              <w:t>36.212</w:t>
            </w:r>
          </w:p>
        </w:tc>
        <w:tc>
          <w:tcPr>
            <w:tcW w:w="536" w:type="dxa"/>
          </w:tcPr>
          <w:p w14:paraId="34112AC0" w14:textId="433A9AD5" w:rsidR="00AB16CF" w:rsidRPr="00AB16CF" w:rsidRDefault="00AB16CF" w:rsidP="00AB16CF">
            <w:pPr>
              <w:rPr>
                <w:rFonts w:ascii="Times New Roman" w:hAnsi="Times New Roman"/>
                <w:b/>
                <w:bCs/>
                <w:sz w:val="16"/>
                <w:szCs w:val="16"/>
                <w:highlight w:val="lightGray"/>
              </w:rPr>
            </w:pPr>
            <w:r w:rsidRPr="00AB16CF">
              <w:rPr>
                <w:sz w:val="16"/>
                <w:szCs w:val="16"/>
              </w:rPr>
              <w:t>289</w:t>
            </w:r>
          </w:p>
        </w:tc>
        <w:tc>
          <w:tcPr>
            <w:tcW w:w="550" w:type="dxa"/>
          </w:tcPr>
          <w:p w14:paraId="11A1CC76" w14:textId="3A52C41B"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072D9400" w14:textId="143A1AC6" w:rsidR="00AB16CF" w:rsidRPr="00AB16CF" w:rsidRDefault="00AB16CF" w:rsidP="00AB16CF">
            <w:pPr>
              <w:rPr>
                <w:rFonts w:ascii="Times New Roman" w:hAnsi="Times New Roman"/>
                <w:b/>
                <w:bCs/>
                <w:sz w:val="16"/>
                <w:szCs w:val="16"/>
                <w:highlight w:val="lightGray"/>
              </w:rPr>
            </w:pPr>
            <w:r w:rsidRPr="00AB16CF">
              <w:rPr>
                <w:sz w:val="16"/>
                <w:szCs w:val="16"/>
              </w:rPr>
              <w:t>Rel-14</w:t>
            </w:r>
          </w:p>
        </w:tc>
        <w:tc>
          <w:tcPr>
            <w:tcW w:w="4235" w:type="dxa"/>
          </w:tcPr>
          <w:p w14:paraId="7A938243" w14:textId="1421E50A" w:rsidR="00AB16CF" w:rsidRPr="00AB16CF" w:rsidRDefault="00AB16CF" w:rsidP="00AB16CF">
            <w:pPr>
              <w:rPr>
                <w:rFonts w:ascii="Times New Roman" w:hAnsi="Times New Roman"/>
                <w:b/>
                <w:bCs/>
                <w:sz w:val="16"/>
                <w:szCs w:val="16"/>
                <w:highlight w:val="lightGray"/>
              </w:rPr>
            </w:pPr>
            <w:r w:rsidRPr="00AB16CF">
              <w:rPr>
                <w:sz w:val="16"/>
                <w:szCs w:val="16"/>
              </w:rPr>
              <w:t>Correction on TPC field in DCI format 6-1A</w:t>
            </w:r>
          </w:p>
        </w:tc>
        <w:tc>
          <w:tcPr>
            <w:tcW w:w="528" w:type="dxa"/>
          </w:tcPr>
          <w:p w14:paraId="07F9425F" w14:textId="735C7291"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0073FE13" w14:textId="3CA41EE2" w:rsidR="00AB16CF" w:rsidRPr="00AB16CF" w:rsidRDefault="00AB16CF" w:rsidP="00AB16CF">
            <w:pPr>
              <w:rPr>
                <w:rFonts w:ascii="Times New Roman" w:hAnsi="Times New Roman"/>
                <w:b/>
                <w:bCs/>
                <w:sz w:val="16"/>
                <w:szCs w:val="16"/>
                <w:highlight w:val="lightGray"/>
              </w:rPr>
            </w:pPr>
            <w:r w:rsidRPr="00AB16CF">
              <w:rPr>
                <w:sz w:val="16"/>
                <w:szCs w:val="16"/>
              </w:rPr>
              <w:t>14.5.1</w:t>
            </w:r>
          </w:p>
        </w:tc>
        <w:tc>
          <w:tcPr>
            <w:tcW w:w="1060" w:type="dxa"/>
          </w:tcPr>
          <w:p w14:paraId="7CE6BDEB" w14:textId="7F41A7D4"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3B10E838" w14:textId="14D06728" w:rsidR="00AB16CF" w:rsidRPr="00AB16CF" w:rsidRDefault="00AB16CF" w:rsidP="00AB16CF">
            <w:pPr>
              <w:rPr>
                <w:rFonts w:ascii="Times New Roman" w:hAnsi="Times New Roman"/>
                <w:b/>
                <w:bCs/>
                <w:sz w:val="16"/>
                <w:szCs w:val="16"/>
                <w:highlight w:val="lightGray"/>
              </w:rPr>
            </w:pPr>
            <w:r w:rsidRPr="00AB16CF">
              <w:rPr>
                <w:sz w:val="16"/>
                <w:szCs w:val="16"/>
              </w:rPr>
              <w:t>R1-1805329</w:t>
            </w:r>
          </w:p>
        </w:tc>
        <w:tc>
          <w:tcPr>
            <w:tcW w:w="1437" w:type="dxa"/>
          </w:tcPr>
          <w:p w14:paraId="12A97780" w14:textId="1A1215D1" w:rsidR="00AB16CF" w:rsidRPr="00AB16CF" w:rsidRDefault="00AB16CF" w:rsidP="00AB16CF">
            <w:pPr>
              <w:rPr>
                <w:rFonts w:ascii="Times New Roman" w:hAnsi="Times New Roman"/>
                <w:b/>
                <w:bCs/>
                <w:sz w:val="16"/>
                <w:szCs w:val="16"/>
                <w:highlight w:val="lightGray"/>
              </w:rPr>
            </w:pPr>
            <w:r w:rsidRPr="00AB16CF">
              <w:rPr>
                <w:sz w:val="16"/>
                <w:szCs w:val="16"/>
              </w:rPr>
              <w:t>Huawei, HiSilicon</w:t>
            </w:r>
          </w:p>
        </w:tc>
        <w:tc>
          <w:tcPr>
            <w:tcW w:w="2039" w:type="dxa"/>
          </w:tcPr>
          <w:p w14:paraId="0A5A2419" w14:textId="42DBB3D0" w:rsidR="00AB16CF" w:rsidRPr="00AB16CF" w:rsidRDefault="00AB16CF" w:rsidP="00AB16CF">
            <w:pPr>
              <w:rPr>
                <w:rFonts w:ascii="Times New Roman" w:hAnsi="Times New Roman"/>
                <w:b/>
                <w:bCs/>
                <w:sz w:val="16"/>
                <w:szCs w:val="16"/>
                <w:highlight w:val="lightGray"/>
              </w:rPr>
            </w:pPr>
            <w:r w:rsidRPr="00AB16CF">
              <w:rPr>
                <w:sz w:val="16"/>
                <w:szCs w:val="16"/>
              </w:rPr>
              <w:t>LTE_feMTC-Core</w:t>
            </w:r>
          </w:p>
        </w:tc>
      </w:tr>
      <w:tr w:rsidR="00AB16CF" w:rsidRPr="00285277" w14:paraId="1EFE7B9B" w14:textId="77777777" w:rsidTr="00AB16CF">
        <w:trPr>
          <w:trHeight w:val="20"/>
          <w:jc w:val="center"/>
        </w:trPr>
        <w:tc>
          <w:tcPr>
            <w:tcW w:w="801" w:type="dxa"/>
          </w:tcPr>
          <w:p w14:paraId="6AA12AC6" w14:textId="018E17F2" w:rsidR="00AB16CF" w:rsidRPr="00AB16CF" w:rsidRDefault="00AB16CF" w:rsidP="00AB16CF">
            <w:pPr>
              <w:rPr>
                <w:rFonts w:ascii="Times New Roman" w:hAnsi="Times New Roman"/>
                <w:b/>
                <w:bCs/>
                <w:sz w:val="16"/>
                <w:szCs w:val="16"/>
                <w:highlight w:val="lightGray"/>
              </w:rPr>
            </w:pPr>
            <w:r w:rsidRPr="00AB16CF">
              <w:rPr>
                <w:sz w:val="16"/>
                <w:szCs w:val="16"/>
              </w:rPr>
              <w:lastRenderedPageBreak/>
              <w:t>36.212</w:t>
            </w:r>
          </w:p>
        </w:tc>
        <w:tc>
          <w:tcPr>
            <w:tcW w:w="536" w:type="dxa"/>
          </w:tcPr>
          <w:p w14:paraId="43F2DFBF" w14:textId="4339492C" w:rsidR="00AB16CF" w:rsidRPr="00AB16CF" w:rsidRDefault="00AB16CF" w:rsidP="00AB16CF">
            <w:pPr>
              <w:rPr>
                <w:rFonts w:ascii="Times New Roman" w:hAnsi="Times New Roman"/>
                <w:b/>
                <w:bCs/>
                <w:sz w:val="16"/>
                <w:szCs w:val="16"/>
                <w:highlight w:val="lightGray"/>
              </w:rPr>
            </w:pPr>
            <w:r w:rsidRPr="00AB16CF">
              <w:rPr>
                <w:sz w:val="16"/>
                <w:szCs w:val="16"/>
              </w:rPr>
              <w:t>290</w:t>
            </w:r>
          </w:p>
        </w:tc>
        <w:tc>
          <w:tcPr>
            <w:tcW w:w="550" w:type="dxa"/>
          </w:tcPr>
          <w:p w14:paraId="577E78DA" w14:textId="07B907E9" w:rsidR="00AB16CF" w:rsidRPr="00AB16CF" w:rsidRDefault="00AB16CF" w:rsidP="00AB16CF">
            <w:pPr>
              <w:rPr>
                <w:rFonts w:ascii="Times New Roman" w:hAnsi="Times New Roman"/>
                <w:b/>
                <w:bCs/>
                <w:sz w:val="16"/>
                <w:szCs w:val="16"/>
                <w:highlight w:val="lightGray"/>
              </w:rPr>
            </w:pPr>
            <w:r w:rsidRPr="00AB16CF">
              <w:rPr>
                <w:sz w:val="16"/>
                <w:szCs w:val="16"/>
              </w:rPr>
              <w:t>1</w:t>
            </w:r>
          </w:p>
        </w:tc>
        <w:tc>
          <w:tcPr>
            <w:tcW w:w="696" w:type="dxa"/>
          </w:tcPr>
          <w:p w14:paraId="29EF3490" w14:textId="60713C4D"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58C04B55" w14:textId="73233AD3" w:rsidR="00AB16CF" w:rsidRPr="00AB16CF" w:rsidRDefault="00AB16CF" w:rsidP="00AB16CF">
            <w:pPr>
              <w:rPr>
                <w:rFonts w:ascii="Times New Roman" w:hAnsi="Times New Roman"/>
                <w:b/>
                <w:bCs/>
                <w:sz w:val="16"/>
                <w:szCs w:val="16"/>
                <w:highlight w:val="lightGray"/>
              </w:rPr>
            </w:pPr>
            <w:r w:rsidRPr="00AB16CF">
              <w:rPr>
                <w:sz w:val="16"/>
                <w:szCs w:val="16"/>
              </w:rPr>
              <w:t>Introduction of FeLAA into 36.212</w:t>
            </w:r>
          </w:p>
        </w:tc>
        <w:tc>
          <w:tcPr>
            <w:tcW w:w="528" w:type="dxa"/>
          </w:tcPr>
          <w:p w14:paraId="6416DF9B" w14:textId="29949D3A" w:rsidR="00AB16CF" w:rsidRPr="00AB16CF" w:rsidRDefault="00AB16CF" w:rsidP="00AB16CF">
            <w:pPr>
              <w:rPr>
                <w:rFonts w:ascii="Times New Roman" w:hAnsi="Times New Roman"/>
                <w:b/>
                <w:bCs/>
                <w:sz w:val="16"/>
                <w:szCs w:val="16"/>
                <w:highlight w:val="lightGray"/>
              </w:rPr>
            </w:pPr>
            <w:r w:rsidRPr="00AB16CF">
              <w:rPr>
                <w:sz w:val="16"/>
                <w:szCs w:val="16"/>
              </w:rPr>
              <w:t>B</w:t>
            </w:r>
          </w:p>
        </w:tc>
        <w:tc>
          <w:tcPr>
            <w:tcW w:w="816" w:type="dxa"/>
          </w:tcPr>
          <w:p w14:paraId="5C8D3471" w14:textId="45607530"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3021CBE9" w14:textId="207C9858"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1B9882F6" w14:textId="66ED1CA4" w:rsidR="00AB16CF" w:rsidRPr="00AB16CF" w:rsidRDefault="00AB16CF" w:rsidP="00AB16CF">
            <w:pPr>
              <w:rPr>
                <w:rFonts w:ascii="Times New Roman" w:hAnsi="Times New Roman"/>
                <w:b/>
                <w:bCs/>
                <w:sz w:val="16"/>
                <w:szCs w:val="16"/>
                <w:highlight w:val="lightGray"/>
              </w:rPr>
            </w:pPr>
            <w:r w:rsidRPr="00AB16CF">
              <w:rPr>
                <w:sz w:val="16"/>
                <w:szCs w:val="16"/>
              </w:rPr>
              <w:t>R1-1805770</w:t>
            </w:r>
          </w:p>
        </w:tc>
        <w:tc>
          <w:tcPr>
            <w:tcW w:w="1437" w:type="dxa"/>
          </w:tcPr>
          <w:p w14:paraId="44E4DEA0" w14:textId="3170B405" w:rsidR="00AB16CF" w:rsidRPr="00AB16CF" w:rsidRDefault="00AB16CF" w:rsidP="00AB16CF">
            <w:pPr>
              <w:rPr>
                <w:rFonts w:ascii="Times New Roman" w:hAnsi="Times New Roman"/>
                <w:b/>
                <w:bCs/>
                <w:sz w:val="16"/>
                <w:szCs w:val="16"/>
                <w:highlight w:val="lightGray"/>
              </w:rPr>
            </w:pPr>
            <w:r w:rsidRPr="00AB16CF">
              <w:rPr>
                <w:sz w:val="16"/>
                <w:szCs w:val="16"/>
              </w:rPr>
              <w:t>Huawei</w:t>
            </w:r>
          </w:p>
        </w:tc>
        <w:tc>
          <w:tcPr>
            <w:tcW w:w="2039" w:type="dxa"/>
          </w:tcPr>
          <w:p w14:paraId="1B3D7000" w14:textId="4BB6E1A2" w:rsidR="00AB16CF" w:rsidRPr="00AB16CF" w:rsidRDefault="00AB16CF" w:rsidP="00AB16CF">
            <w:pPr>
              <w:rPr>
                <w:rFonts w:ascii="Times New Roman" w:hAnsi="Times New Roman"/>
                <w:b/>
                <w:bCs/>
                <w:sz w:val="16"/>
                <w:szCs w:val="16"/>
                <w:highlight w:val="lightGray"/>
              </w:rPr>
            </w:pPr>
            <w:r w:rsidRPr="00AB16CF">
              <w:rPr>
                <w:sz w:val="16"/>
                <w:szCs w:val="16"/>
              </w:rPr>
              <w:t>LTE_unlic-Core</w:t>
            </w:r>
          </w:p>
        </w:tc>
      </w:tr>
      <w:tr w:rsidR="00AB16CF" w:rsidRPr="003D0015" w14:paraId="776AECA2" w14:textId="77777777" w:rsidTr="00AB16CF">
        <w:trPr>
          <w:trHeight w:val="20"/>
          <w:jc w:val="center"/>
        </w:trPr>
        <w:tc>
          <w:tcPr>
            <w:tcW w:w="801" w:type="dxa"/>
          </w:tcPr>
          <w:p w14:paraId="23D8A75A" w14:textId="41FAD812"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4998EA75" w14:textId="4F400AAC" w:rsidR="00AB16CF" w:rsidRPr="00AB16CF" w:rsidRDefault="00AB16CF" w:rsidP="00AB16CF">
            <w:pPr>
              <w:rPr>
                <w:rFonts w:ascii="Times New Roman" w:hAnsi="Times New Roman"/>
                <w:b/>
                <w:bCs/>
                <w:sz w:val="16"/>
                <w:szCs w:val="16"/>
                <w:highlight w:val="lightGray"/>
              </w:rPr>
            </w:pPr>
            <w:r w:rsidRPr="00AB16CF">
              <w:rPr>
                <w:sz w:val="16"/>
                <w:szCs w:val="16"/>
              </w:rPr>
              <w:t>1075</w:t>
            </w:r>
          </w:p>
        </w:tc>
        <w:tc>
          <w:tcPr>
            <w:tcW w:w="550" w:type="dxa"/>
          </w:tcPr>
          <w:p w14:paraId="0A675E47" w14:textId="66E6440B"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3A98801E" w14:textId="2ACD58DA"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0777CCD4" w14:textId="22D66A87" w:rsidR="00AB16CF" w:rsidRPr="00AB16CF" w:rsidRDefault="00AB16CF" w:rsidP="00AB16CF">
            <w:pPr>
              <w:rPr>
                <w:rFonts w:ascii="Times New Roman" w:hAnsi="Times New Roman"/>
                <w:b/>
                <w:bCs/>
                <w:sz w:val="16"/>
                <w:szCs w:val="16"/>
                <w:highlight w:val="lightGray"/>
              </w:rPr>
            </w:pPr>
            <w:r w:rsidRPr="00AB16CF">
              <w:rPr>
                <w:sz w:val="16"/>
                <w:szCs w:val="16"/>
              </w:rPr>
              <w:t>Introduction of SRS antenna switching for 4 ports in TS36.213</w:t>
            </w:r>
          </w:p>
        </w:tc>
        <w:tc>
          <w:tcPr>
            <w:tcW w:w="528" w:type="dxa"/>
          </w:tcPr>
          <w:p w14:paraId="19F990E6" w14:textId="16C193E3" w:rsidR="00AB16CF" w:rsidRPr="00AB16CF" w:rsidRDefault="00AB16CF" w:rsidP="00AB16CF">
            <w:pPr>
              <w:rPr>
                <w:rFonts w:ascii="Times New Roman" w:hAnsi="Times New Roman"/>
                <w:b/>
                <w:bCs/>
                <w:sz w:val="16"/>
                <w:szCs w:val="16"/>
                <w:highlight w:val="lightGray"/>
              </w:rPr>
            </w:pPr>
            <w:r w:rsidRPr="00AB16CF">
              <w:rPr>
                <w:sz w:val="16"/>
                <w:szCs w:val="16"/>
              </w:rPr>
              <w:t>B</w:t>
            </w:r>
          </w:p>
        </w:tc>
        <w:tc>
          <w:tcPr>
            <w:tcW w:w="816" w:type="dxa"/>
          </w:tcPr>
          <w:p w14:paraId="16387DA8" w14:textId="1B5332F3"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10394F0E" w14:textId="61D652B1"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019A8855" w14:textId="762F35E7" w:rsidR="00AB16CF" w:rsidRPr="00AB16CF" w:rsidRDefault="00AB16CF" w:rsidP="00AB16CF">
            <w:pPr>
              <w:rPr>
                <w:rFonts w:ascii="Times New Roman" w:hAnsi="Times New Roman"/>
                <w:b/>
                <w:bCs/>
                <w:sz w:val="16"/>
                <w:szCs w:val="16"/>
                <w:highlight w:val="lightGray"/>
              </w:rPr>
            </w:pPr>
            <w:r w:rsidRPr="00AB16CF">
              <w:rPr>
                <w:sz w:val="16"/>
                <w:szCs w:val="16"/>
              </w:rPr>
              <w:t>R1-1805441</w:t>
            </w:r>
          </w:p>
        </w:tc>
        <w:tc>
          <w:tcPr>
            <w:tcW w:w="1437" w:type="dxa"/>
          </w:tcPr>
          <w:p w14:paraId="206CD9DB" w14:textId="0C33C473" w:rsidR="00AB16CF" w:rsidRPr="00AB16CF" w:rsidRDefault="00AB16CF" w:rsidP="00AB16CF">
            <w:pPr>
              <w:rPr>
                <w:rFonts w:ascii="Times New Roman" w:hAnsi="Times New Roman"/>
                <w:b/>
                <w:bCs/>
                <w:sz w:val="16"/>
                <w:szCs w:val="16"/>
                <w:highlight w:val="lightGray"/>
              </w:rPr>
            </w:pPr>
            <w:r w:rsidRPr="00AB16CF">
              <w:rPr>
                <w:sz w:val="16"/>
                <w:szCs w:val="16"/>
              </w:rPr>
              <w:t>Qualcomm, Huawei, HiSilicon</w:t>
            </w:r>
          </w:p>
        </w:tc>
        <w:tc>
          <w:tcPr>
            <w:tcW w:w="2039" w:type="dxa"/>
          </w:tcPr>
          <w:p w14:paraId="0AEE6A26" w14:textId="3904280D" w:rsidR="00AB16CF" w:rsidRPr="00AB16CF" w:rsidRDefault="00AB16CF" w:rsidP="00AB16CF">
            <w:pPr>
              <w:rPr>
                <w:rFonts w:ascii="Times New Roman" w:hAnsi="Times New Roman"/>
                <w:b/>
                <w:bCs/>
                <w:sz w:val="16"/>
                <w:szCs w:val="16"/>
                <w:highlight w:val="lightGray"/>
              </w:rPr>
            </w:pPr>
            <w:r w:rsidRPr="00AB16CF">
              <w:rPr>
                <w:sz w:val="16"/>
                <w:szCs w:val="16"/>
              </w:rPr>
              <w:t>TEI15</w:t>
            </w:r>
          </w:p>
        </w:tc>
      </w:tr>
      <w:tr w:rsidR="00AB16CF" w:rsidRPr="003D0015" w14:paraId="5056DC43" w14:textId="77777777" w:rsidTr="00AB16CF">
        <w:trPr>
          <w:trHeight w:val="20"/>
          <w:jc w:val="center"/>
        </w:trPr>
        <w:tc>
          <w:tcPr>
            <w:tcW w:w="801" w:type="dxa"/>
          </w:tcPr>
          <w:p w14:paraId="5C050D94" w14:textId="6F813E01"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48E6DFA0" w14:textId="4C34B0E9" w:rsidR="00AB16CF" w:rsidRPr="00AB16CF" w:rsidRDefault="00AB16CF" w:rsidP="00AB16CF">
            <w:pPr>
              <w:rPr>
                <w:rFonts w:ascii="Times New Roman" w:hAnsi="Times New Roman"/>
                <w:b/>
                <w:bCs/>
                <w:sz w:val="16"/>
                <w:szCs w:val="16"/>
                <w:highlight w:val="lightGray"/>
              </w:rPr>
            </w:pPr>
            <w:r w:rsidRPr="00AB16CF">
              <w:rPr>
                <w:sz w:val="16"/>
                <w:szCs w:val="16"/>
              </w:rPr>
              <w:t>1049</w:t>
            </w:r>
          </w:p>
        </w:tc>
        <w:tc>
          <w:tcPr>
            <w:tcW w:w="550" w:type="dxa"/>
          </w:tcPr>
          <w:p w14:paraId="5C1DD670" w14:textId="1C73C0ED" w:rsidR="00AB16CF" w:rsidRPr="00AB16CF" w:rsidRDefault="00AB16CF" w:rsidP="00AB16CF">
            <w:pPr>
              <w:rPr>
                <w:rFonts w:ascii="Times New Roman" w:hAnsi="Times New Roman"/>
                <w:b/>
                <w:bCs/>
                <w:sz w:val="16"/>
                <w:szCs w:val="16"/>
                <w:highlight w:val="lightGray"/>
              </w:rPr>
            </w:pPr>
            <w:r w:rsidRPr="00AB16CF">
              <w:rPr>
                <w:sz w:val="16"/>
                <w:szCs w:val="16"/>
              </w:rPr>
              <w:t>1</w:t>
            </w:r>
          </w:p>
        </w:tc>
        <w:tc>
          <w:tcPr>
            <w:tcW w:w="696" w:type="dxa"/>
          </w:tcPr>
          <w:p w14:paraId="7FB8744E" w14:textId="1FBCF541"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6252CA92" w14:textId="2F197816" w:rsidR="00AB16CF" w:rsidRPr="00AB16CF" w:rsidRDefault="00AB16CF" w:rsidP="00AB16CF">
            <w:pPr>
              <w:rPr>
                <w:rFonts w:ascii="Times New Roman" w:hAnsi="Times New Roman"/>
                <w:b/>
                <w:bCs/>
                <w:sz w:val="16"/>
                <w:szCs w:val="16"/>
                <w:highlight w:val="lightGray"/>
              </w:rPr>
            </w:pPr>
            <w:r w:rsidRPr="00AB16CF">
              <w:rPr>
                <w:sz w:val="16"/>
                <w:szCs w:val="16"/>
              </w:rPr>
              <w:t>Corrections for shortened processing time and shortened TTI in 36.213, s00-s05</w:t>
            </w:r>
          </w:p>
        </w:tc>
        <w:tc>
          <w:tcPr>
            <w:tcW w:w="528" w:type="dxa"/>
          </w:tcPr>
          <w:p w14:paraId="1D323528" w14:textId="7F20A3AD"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2A2E0B83" w14:textId="22343330"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437C5B1C" w14:textId="479C7E58"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14C015B2" w14:textId="59A7E1DD" w:rsidR="00AB16CF" w:rsidRPr="00AB16CF" w:rsidRDefault="00AB16CF" w:rsidP="00AB16CF">
            <w:pPr>
              <w:rPr>
                <w:rFonts w:ascii="Times New Roman" w:hAnsi="Times New Roman"/>
                <w:b/>
                <w:bCs/>
                <w:sz w:val="16"/>
                <w:szCs w:val="16"/>
                <w:highlight w:val="lightGray"/>
              </w:rPr>
            </w:pPr>
            <w:r w:rsidRPr="00AB16CF">
              <w:rPr>
                <w:sz w:val="16"/>
                <w:szCs w:val="16"/>
              </w:rPr>
              <w:t>R1-1805495</w:t>
            </w:r>
          </w:p>
        </w:tc>
        <w:tc>
          <w:tcPr>
            <w:tcW w:w="1437" w:type="dxa"/>
          </w:tcPr>
          <w:p w14:paraId="280CFCF2" w14:textId="1890CAB5" w:rsidR="00AB16CF" w:rsidRPr="00AB16CF" w:rsidRDefault="00AB16CF" w:rsidP="00AB16CF">
            <w:pPr>
              <w:rPr>
                <w:rFonts w:ascii="Times New Roman" w:hAnsi="Times New Roman"/>
                <w:b/>
                <w:bCs/>
                <w:sz w:val="16"/>
                <w:szCs w:val="16"/>
                <w:highlight w:val="lightGray"/>
              </w:rPr>
            </w:pPr>
            <w:r w:rsidRPr="00AB16CF">
              <w:rPr>
                <w:sz w:val="16"/>
                <w:szCs w:val="16"/>
              </w:rPr>
              <w:t>Motorola Mobility</w:t>
            </w:r>
          </w:p>
        </w:tc>
        <w:tc>
          <w:tcPr>
            <w:tcW w:w="2039" w:type="dxa"/>
          </w:tcPr>
          <w:p w14:paraId="15509AFF" w14:textId="05BD390E" w:rsidR="00AB16CF" w:rsidRPr="00AB16CF" w:rsidRDefault="00AB16CF" w:rsidP="00AB16CF">
            <w:pPr>
              <w:rPr>
                <w:rFonts w:ascii="Times New Roman" w:hAnsi="Times New Roman"/>
                <w:b/>
                <w:bCs/>
                <w:sz w:val="16"/>
                <w:szCs w:val="16"/>
                <w:highlight w:val="lightGray"/>
              </w:rPr>
            </w:pPr>
            <w:r w:rsidRPr="00AB16CF">
              <w:rPr>
                <w:sz w:val="16"/>
                <w:szCs w:val="16"/>
              </w:rPr>
              <w:t>LTE_sTTIandPT-Core</w:t>
            </w:r>
          </w:p>
        </w:tc>
      </w:tr>
      <w:tr w:rsidR="00AB16CF" w:rsidRPr="003D0015" w14:paraId="5F1A7C83" w14:textId="77777777" w:rsidTr="00AB16CF">
        <w:trPr>
          <w:trHeight w:val="20"/>
          <w:jc w:val="center"/>
        </w:trPr>
        <w:tc>
          <w:tcPr>
            <w:tcW w:w="801" w:type="dxa"/>
          </w:tcPr>
          <w:p w14:paraId="2F4CD5F3" w14:textId="47428382"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31B89C6D" w14:textId="5DBBFF9F" w:rsidR="00AB16CF" w:rsidRPr="00AB16CF" w:rsidRDefault="00AB16CF" w:rsidP="00AB16CF">
            <w:pPr>
              <w:rPr>
                <w:rFonts w:ascii="Times New Roman" w:hAnsi="Times New Roman"/>
                <w:b/>
                <w:bCs/>
                <w:sz w:val="16"/>
                <w:szCs w:val="16"/>
                <w:highlight w:val="lightGray"/>
              </w:rPr>
            </w:pPr>
            <w:r w:rsidRPr="00AB16CF">
              <w:rPr>
                <w:sz w:val="16"/>
                <w:szCs w:val="16"/>
              </w:rPr>
              <w:t>1050</w:t>
            </w:r>
          </w:p>
        </w:tc>
        <w:tc>
          <w:tcPr>
            <w:tcW w:w="550" w:type="dxa"/>
          </w:tcPr>
          <w:p w14:paraId="1255D093" w14:textId="104A5819" w:rsidR="00AB16CF" w:rsidRPr="00AB16CF" w:rsidRDefault="00AB16CF" w:rsidP="00AB16CF">
            <w:pPr>
              <w:rPr>
                <w:rFonts w:ascii="Times New Roman" w:hAnsi="Times New Roman"/>
                <w:b/>
                <w:bCs/>
                <w:sz w:val="16"/>
                <w:szCs w:val="16"/>
                <w:highlight w:val="lightGray"/>
              </w:rPr>
            </w:pPr>
            <w:r w:rsidRPr="00AB16CF">
              <w:rPr>
                <w:sz w:val="16"/>
                <w:szCs w:val="16"/>
              </w:rPr>
              <w:t>1</w:t>
            </w:r>
          </w:p>
        </w:tc>
        <w:tc>
          <w:tcPr>
            <w:tcW w:w="696" w:type="dxa"/>
          </w:tcPr>
          <w:p w14:paraId="012F5C1E" w14:textId="0F2268B0"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10ED8DAB" w14:textId="3616E4DB" w:rsidR="00AB16CF" w:rsidRPr="00AB16CF" w:rsidRDefault="00AB16CF" w:rsidP="00AB16CF">
            <w:pPr>
              <w:rPr>
                <w:rFonts w:ascii="Times New Roman" w:hAnsi="Times New Roman"/>
                <w:b/>
                <w:bCs/>
                <w:sz w:val="16"/>
                <w:szCs w:val="16"/>
                <w:highlight w:val="lightGray"/>
              </w:rPr>
            </w:pPr>
            <w:r w:rsidRPr="00AB16CF">
              <w:rPr>
                <w:sz w:val="16"/>
                <w:szCs w:val="16"/>
              </w:rPr>
              <w:t>Corrections for shortened processing time and shortened TTI in 36.213, s06-s07</w:t>
            </w:r>
          </w:p>
        </w:tc>
        <w:tc>
          <w:tcPr>
            <w:tcW w:w="528" w:type="dxa"/>
          </w:tcPr>
          <w:p w14:paraId="04609764" w14:textId="275672E3"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089C9423" w14:textId="3A823353"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79EBB267" w14:textId="2FF7CE38"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62281E00" w14:textId="50AF16BB" w:rsidR="00AB16CF" w:rsidRPr="00AB16CF" w:rsidRDefault="00AB16CF" w:rsidP="00AB16CF">
            <w:pPr>
              <w:rPr>
                <w:rFonts w:ascii="Times New Roman" w:hAnsi="Times New Roman"/>
                <w:b/>
                <w:bCs/>
                <w:sz w:val="16"/>
                <w:szCs w:val="16"/>
                <w:highlight w:val="lightGray"/>
              </w:rPr>
            </w:pPr>
            <w:r w:rsidRPr="00AB16CF">
              <w:rPr>
                <w:sz w:val="16"/>
                <w:szCs w:val="16"/>
              </w:rPr>
              <w:t>R1-1805496</w:t>
            </w:r>
          </w:p>
        </w:tc>
        <w:tc>
          <w:tcPr>
            <w:tcW w:w="1437" w:type="dxa"/>
          </w:tcPr>
          <w:p w14:paraId="3813E2E8" w14:textId="6807DC59" w:rsidR="00AB16CF" w:rsidRPr="00AB16CF" w:rsidRDefault="00AB16CF" w:rsidP="00AB16CF">
            <w:pPr>
              <w:rPr>
                <w:rFonts w:ascii="Times New Roman" w:hAnsi="Times New Roman"/>
                <w:b/>
                <w:bCs/>
                <w:sz w:val="16"/>
                <w:szCs w:val="16"/>
                <w:highlight w:val="lightGray"/>
              </w:rPr>
            </w:pPr>
            <w:r w:rsidRPr="00AB16CF">
              <w:rPr>
                <w:sz w:val="16"/>
                <w:szCs w:val="16"/>
              </w:rPr>
              <w:t>Motorola Mobility</w:t>
            </w:r>
          </w:p>
        </w:tc>
        <w:tc>
          <w:tcPr>
            <w:tcW w:w="2039" w:type="dxa"/>
          </w:tcPr>
          <w:p w14:paraId="6DF4B040" w14:textId="109D2910" w:rsidR="00AB16CF" w:rsidRPr="00AB16CF" w:rsidRDefault="00AB16CF" w:rsidP="00AB16CF">
            <w:pPr>
              <w:rPr>
                <w:rFonts w:ascii="Times New Roman" w:hAnsi="Times New Roman"/>
                <w:b/>
                <w:bCs/>
                <w:sz w:val="16"/>
                <w:szCs w:val="16"/>
                <w:highlight w:val="lightGray"/>
              </w:rPr>
            </w:pPr>
            <w:r w:rsidRPr="00AB16CF">
              <w:rPr>
                <w:sz w:val="16"/>
                <w:szCs w:val="16"/>
              </w:rPr>
              <w:t>LTE_sTTIandPT-Core</w:t>
            </w:r>
          </w:p>
        </w:tc>
      </w:tr>
      <w:tr w:rsidR="00AB16CF" w:rsidRPr="00285277" w14:paraId="37B40608" w14:textId="77777777" w:rsidTr="00AB16CF">
        <w:trPr>
          <w:trHeight w:val="20"/>
          <w:jc w:val="center"/>
        </w:trPr>
        <w:tc>
          <w:tcPr>
            <w:tcW w:w="801" w:type="dxa"/>
          </w:tcPr>
          <w:p w14:paraId="162791C6" w14:textId="783CFF69"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071006CA" w14:textId="571F4C9D" w:rsidR="00AB16CF" w:rsidRPr="00AB16CF" w:rsidRDefault="00AB16CF" w:rsidP="00AB16CF">
            <w:pPr>
              <w:rPr>
                <w:rFonts w:ascii="Times New Roman" w:hAnsi="Times New Roman"/>
                <w:b/>
                <w:bCs/>
                <w:sz w:val="16"/>
                <w:szCs w:val="16"/>
                <w:highlight w:val="lightGray"/>
              </w:rPr>
            </w:pPr>
            <w:r w:rsidRPr="00AB16CF">
              <w:rPr>
                <w:sz w:val="16"/>
                <w:szCs w:val="16"/>
              </w:rPr>
              <w:t>1051</w:t>
            </w:r>
          </w:p>
        </w:tc>
        <w:tc>
          <w:tcPr>
            <w:tcW w:w="550" w:type="dxa"/>
          </w:tcPr>
          <w:p w14:paraId="0CE12D28" w14:textId="66CB0B69" w:rsidR="00AB16CF" w:rsidRPr="00AB16CF" w:rsidRDefault="00AB16CF" w:rsidP="00AB16CF">
            <w:pPr>
              <w:rPr>
                <w:rFonts w:ascii="Times New Roman" w:hAnsi="Times New Roman"/>
                <w:b/>
                <w:bCs/>
                <w:sz w:val="16"/>
                <w:szCs w:val="16"/>
                <w:highlight w:val="lightGray"/>
              </w:rPr>
            </w:pPr>
            <w:r w:rsidRPr="00AB16CF">
              <w:rPr>
                <w:sz w:val="16"/>
                <w:szCs w:val="16"/>
              </w:rPr>
              <w:t>1</w:t>
            </w:r>
          </w:p>
        </w:tc>
        <w:tc>
          <w:tcPr>
            <w:tcW w:w="696" w:type="dxa"/>
          </w:tcPr>
          <w:p w14:paraId="358E0CBB" w14:textId="168195F6"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258B3A6D" w14:textId="0462B78B" w:rsidR="00AB16CF" w:rsidRPr="00AB16CF" w:rsidRDefault="00AB16CF" w:rsidP="00AB16CF">
            <w:pPr>
              <w:rPr>
                <w:rFonts w:ascii="Times New Roman" w:hAnsi="Times New Roman"/>
                <w:b/>
                <w:bCs/>
                <w:sz w:val="16"/>
                <w:szCs w:val="16"/>
                <w:highlight w:val="lightGray"/>
              </w:rPr>
            </w:pPr>
            <w:r w:rsidRPr="00AB16CF">
              <w:rPr>
                <w:sz w:val="16"/>
                <w:szCs w:val="16"/>
              </w:rPr>
              <w:t>Corrections for shortened processing time and shortened TTI in 36.213, s10-s13</w:t>
            </w:r>
          </w:p>
        </w:tc>
        <w:tc>
          <w:tcPr>
            <w:tcW w:w="528" w:type="dxa"/>
          </w:tcPr>
          <w:p w14:paraId="694D2EED" w14:textId="5A27F350"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510E374D" w14:textId="49AE1728"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296C72D2" w14:textId="36BB443B"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407DA0B4" w14:textId="49355816" w:rsidR="00AB16CF" w:rsidRPr="00AB16CF" w:rsidRDefault="00AB16CF" w:rsidP="00AB16CF">
            <w:pPr>
              <w:rPr>
                <w:rFonts w:ascii="Times New Roman" w:hAnsi="Times New Roman"/>
                <w:b/>
                <w:bCs/>
                <w:sz w:val="16"/>
                <w:szCs w:val="16"/>
                <w:highlight w:val="lightGray"/>
              </w:rPr>
            </w:pPr>
            <w:r w:rsidRPr="00AB16CF">
              <w:rPr>
                <w:sz w:val="16"/>
                <w:szCs w:val="16"/>
              </w:rPr>
              <w:t>R1-1805497</w:t>
            </w:r>
          </w:p>
        </w:tc>
        <w:tc>
          <w:tcPr>
            <w:tcW w:w="1437" w:type="dxa"/>
          </w:tcPr>
          <w:p w14:paraId="2E8AFEFF" w14:textId="1E8116DE" w:rsidR="00AB16CF" w:rsidRPr="00AB16CF" w:rsidRDefault="00AB16CF" w:rsidP="00AB16CF">
            <w:pPr>
              <w:rPr>
                <w:rFonts w:ascii="Times New Roman" w:hAnsi="Times New Roman"/>
                <w:b/>
                <w:bCs/>
                <w:sz w:val="16"/>
                <w:szCs w:val="16"/>
                <w:highlight w:val="lightGray"/>
              </w:rPr>
            </w:pPr>
            <w:r w:rsidRPr="00AB16CF">
              <w:rPr>
                <w:sz w:val="16"/>
                <w:szCs w:val="16"/>
              </w:rPr>
              <w:t>Motorola Mobility</w:t>
            </w:r>
          </w:p>
        </w:tc>
        <w:tc>
          <w:tcPr>
            <w:tcW w:w="2039" w:type="dxa"/>
          </w:tcPr>
          <w:p w14:paraId="25653BCE" w14:textId="5956F214" w:rsidR="00AB16CF" w:rsidRPr="00AB16CF" w:rsidRDefault="00AB16CF" w:rsidP="00AB16CF">
            <w:pPr>
              <w:rPr>
                <w:rFonts w:ascii="Times New Roman" w:hAnsi="Times New Roman"/>
                <w:b/>
                <w:bCs/>
                <w:sz w:val="16"/>
                <w:szCs w:val="16"/>
                <w:highlight w:val="lightGray"/>
              </w:rPr>
            </w:pPr>
            <w:r w:rsidRPr="00AB16CF">
              <w:rPr>
                <w:sz w:val="16"/>
                <w:szCs w:val="16"/>
              </w:rPr>
              <w:t>LTE_sTTIandPT-Core</w:t>
            </w:r>
          </w:p>
        </w:tc>
      </w:tr>
      <w:tr w:rsidR="00AB16CF" w:rsidRPr="00285277" w14:paraId="20F2296C" w14:textId="77777777" w:rsidTr="00AB16CF">
        <w:trPr>
          <w:trHeight w:val="20"/>
          <w:jc w:val="center"/>
        </w:trPr>
        <w:tc>
          <w:tcPr>
            <w:tcW w:w="801" w:type="dxa"/>
          </w:tcPr>
          <w:p w14:paraId="10584397" w14:textId="7791C247"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2525B3CD" w14:textId="2DD715E8" w:rsidR="00AB16CF" w:rsidRPr="00AB16CF" w:rsidRDefault="00AB16CF" w:rsidP="00AB16CF">
            <w:pPr>
              <w:rPr>
                <w:rFonts w:ascii="Times New Roman" w:hAnsi="Times New Roman"/>
                <w:b/>
                <w:bCs/>
                <w:sz w:val="16"/>
                <w:szCs w:val="16"/>
                <w:highlight w:val="lightGray"/>
              </w:rPr>
            </w:pPr>
            <w:r w:rsidRPr="00AB16CF">
              <w:rPr>
                <w:sz w:val="16"/>
                <w:szCs w:val="16"/>
              </w:rPr>
              <w:t>1052</w:t>
            </w:r>
          </w:p>
        </w:tc>
        <w:tc>
          <w:tcPr>
            <w:tcW w:w="550" w:type="dxa"/>
          </w:tcPr>
          <w:p w14:paraId="326F7EF0" w14:textId="2F701F5A" w:rsidR="00AB16CF" w:rsidRPr="00AB16CF" w:rsidRDefault="00AB16CF" w:rsidP="00AB16CF">
            <w:pPr>
              <w:rPr>
                <w:rFonts w:ascii="Times New Roman" w:hAnsi="Times New Roman"/>
                <w:b/>
                <w:bCs/>
                <w:sz w:val="16"/>
                <w:szCs w:val="16"/>
                <w:highlight w:val="lightGray"/>
              </w:rPr>
            </w:pPr>
            <w:r w:rsidRPr="00AB16CF">
              <w:rPr>
                <w:sz w:val="16"/>
                <w:szCs w:val="16"/>
              </w:rPr>
              <w:t>1</w:t>
            </w:r>
          </w:p>
        </w:tc>
        <w:tc>
          <w:tcPr>
            <w:tcW w:w="696" w:type="dxa"/>
          </w:tcPr>
          <w:p w14:paraId="7A659141" w14:textId="7B6F90C4"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2582632D" w14:textId="02119D94" w:rsidR="00AB16CF" w:rsidRPr="00AB16CF" w:rsidRDefault="00AB16CF" w:rsidP="00AB16CF">
            <w:pPr>
              <w:rPr>
                <w:rFonts w:ascii="Times New Roman" w:hAnsi="Times New Roman"/>
                <w:b/>
                <w:bCs/>
                <w:sz w:val="16"/>
                <w:szCs w:val="16"/>
                <w:highlight w:val="lightGray"/>
              </w:rPr>
            </w:pPr>
            <w:r w:rsidRPr="00AB16CF">
              <w:rPr>
                <w:sz w:val="16"/>
                <w:szCs w:val="16"/>
              </w:rPr>
              <w:t>Corrections for shortened processing time and shortened TTI in 36.213, s14-xx</w:t>
            </w:r>
          </w:p>
        </w:tc>
        <w:tc>
          <w:tcPr>
            <w:tcW w:w="528" w:type="dxa"/>
          </w:tcPr>
          <w:p w14:paraId="162372DE" w14:textId="78D6D94E"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68FA66FE" w14:textId="655B7B6C"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694E0EE3" w14:textId="019AD958"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729E1AE4" w14:textId="2C90C928" w:rsidR="00AB16CF" w:rsidRPr="00AB16CF" w:rsidRDefault="00AB16CF" w:rsidP="00AB16CF">
            <w:pPr>
              <w:rPr>
                <w:rFonts w:ascii="Times New Roman" w:hAnsi="Times New Roman"/>
                <w:b/>
                <w:bCs/>
                <w:sz w:val="16"/>
                <w:szCs w:val="16"/>
                <w:highlight w:val="lightGray"/>
              </w:rPr>
            </w:pPr>
            <w:r w:rsidRPr="00AB16CF">
              <w:rPr>
                <w:sz w:val="16"/>
                <w:szCs w:val="16"/>
              </w:rPr>
              <w:t>R1-1805498</w:t>
            </w:r>
          </w:p>
        </w:tc>
        <w:tc>
          <w:tcPr>
            <w:tcW w:w="1437" w:type="dxa"/>
          </w:tcPr>
          <w:p w14:paraId="367A8368" w14:textId="4981C23F" w:rsidR="00AB16CF" w:rsidRPr="00AB16CF" w:rsidRDefault="00AB16CF" w:rsidP="00AB16CF">
            <w:pPr>
              <w:rPr>
                <w:rFonts w:ascii="Times New Roman" w:hAnsi="Times New Roman"/>
                <w:b/>
                <w:bCs/>
                <w:sz w:val="16"/>
                <w:szCs w:val="16"/>
                <w:highlight w:val="lightGray"/>
              </w:rPr>
            </w:pPr>
            <w:r w:rsidRPr="00AB16CF">
              <w:rPr>
                <w:sz w:val="16"/>
                <w:szCs w:val="16"/>
              </w:rPr>
              <w:t>Motorola Mobility</w:t>
            </w:r>
          </w:p>
        </w:tc>
        <w:tc>
          <w:tcPr>
            <w:tcW w:w="2039" w:type="dxa"/>
          </w:tcPr>
          <w:p w14:paraId="150FF9E3" w14:textId="1205D181" w:rsidR="00AB16CF" w:rsidRPr="00AB16CF" w:rsidRDefault="00AB16CF" w:rsidP="00AB16CF">
            <w:pPr>
              <w:rPr>
                <w:rFonts w:ascii="Times New Roman" w:hAnsi="Times New Roman"/>
                <w:b/>
                <w:bCs/>
                <w:sz w:val="16"/>
                <w:szCs w:val="16"/>
                <w:highlight w:val="lightGray"/>
              </w:rPr>
            </w:pPr>
            <w:r w:rsidRPr="00AB16CF">
              <w:rPr>
                <w:sz w:val="16"/>
                <w:szCs w:val="16"/>
              </w:rPr>
              <w:t>LTE_sTTIandPT-Core</w:t>
            </w:r>
          </w:p>
        </w:tc>
      </w:tr>
      <w:tr w:rsidR="00AB16CF" w:rsidRPr="003D0015" w14:paraId="29D76137" w14:textId="77777777" w:rsidTr="00AB16CF">
        <w:trPr>
          <w:trHeight w:val="20"/>
          <w:jc w:val="center"/>
        </w:trPr>
        <w:tc>
          <w:tcPr>
            <w:tcW w:w="801" w:type="dxa"/>
          </w:tcPr>
          <w:p w14:paraId="052BD14E" w14:textId="0442FF29"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7D09523B" w14:textId="19436B57" w:rsidR="00AB16CF" w:rsidRPr="00AB16CF" w:rsidRDefault="00AB16CF" w:rsidP="00AB16CF">
            <w:pPr>
              <w:rPr>
                <w:rFonts w:ascii="Times New Roman" w:hAnsi="Times New Roman"/>
                <w:b/>
                <w:bCs/>
                <w:sz w:val="16"/>
                <w:szCs w:val="16"/>
                <w:highlight w:val="lightGray"/>
              </w:rPr>
            </w:pPr>
            <w:r w:rsidRPr="00AB16CF">
              <w:rPr>
                <w:sz w:val="16"/>
                <w:szCs w:val="16"/>
              </w:rPr>
              <w:t>1053</w:t>
            </w:r>
          </w:p>
        </w:tc>
        <w:tc>
          <w:tcPr>
            <w:tcW w:w="550" w:type="dxa"/>
          </w:tcPr>
          <w:p w14:paraId="69A4AAC6" w14:textId="4A7998DC"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6D386C2E" w14:textId="35EA08DD"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289B2363" w14:textId="6E62D110" w:rsidR="00AB16CF" w:rsidRPr="00AB16CF" w:rsidRDefault="00AB16CF" w:rsidP="00AB16CF">
            <w:pPr>
              <w:rPr>
                <w:rFonts w:ascii="Times New Roman" w:hAnsi="Times New Roman"/>
                <w:b/>
                <w:bCs/>
                <w:sz w:val="16"/>
                <w:szCs w:val="16"/>
                <w:highlight w:val="lightGray"/>
              </w:rPr>
            </w:pPr>
            <w:r w:rsidRPr="00AB16CF">
              <w:rPr>
                <w:sz w:val="16"/>
                <w:szCs w:val="16"/>
              </w:rPr>
              <w:t>Introduction of enhancements for high capacity stationary wireless link and introduction of 1024 QAM for LTE to 36.213</w:t>
            </w:r>
          </w:p>
        </w:tc>
        <w:tc>
          <w:tcPr>
            <w:tcW w:w="528" w:type="dxa"/>
          </w:tcPr>
          <w:p w14:paraId="62A95E69" w14:textId="5FFB374A" w:rsidR="00AB16CF" w:rsidRPr="00AB16CF" w:rsidRDefault="00AB16CF" w:rsidP="00AB16CF">
            <w:pPr>
              <w:rPr>
                <w:rFonts w:ascii="Times New Roman" w:hAnsi="Times New Roman"/>
                <w:b/>
                <w:bCs/>
                <w:sz w:val="16"/>
                <w:szCs w:val="16"/>
                <w:highlight w:val="lightGray"/>
              </w:rPr>
            </w:pPr>
            <w:r w:rsidRPr="00AB16CF">
              <w:rPr>
                <w:sz w:val="16"/>
                <w:szCs w:val="16"/>
              </w:rPr>
              <w:t>B</w:t>
            </w:r>
          </w:p>
        </w:tc>
        <w:tc>
          <w:tcPr>
            <w:tcW w:w="816" w:type="dxa"/>
          </w:tcPr>
          <w:p w14:paraId="1697CCFF" w14:textId="4385020D"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58A006DC" w14:textId="60AC8357"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0E3416EB" w14:textId="5537798B" w:rsidR="00AB16CF" w:rsidRPr="00AB16CF" w:rsidRDefault="00AB16CF" w:rsidP="00AB16CF">
            <w:pPr>
              <w:rPr>
                <w:rFonts w:ascii="Times New Roman" w:hAnsi="Times New Roman"/>
                <w:b/>
                <w:bCs/>
                <w:sz w:val="16"/>
                <w:szCs w:val="16"/>
                <w:highlight w:val="lightGray"/>
              </w:rPr>
            </w:pPr>
            <w:r w:rsidRPr="00AB16CF">
              <w:rPr>
                <w:sz w:val="16"/>
                <w:szCs w:val="16"/>
              </w:rPr>
              <w:t>R1-1804478</w:t>
            </w:r>
          </w:p>
        </w:tc>
        <w:tc>
          <w:tcPr>
            <w:tcW w:w="1437" w:type="dxa"/>
          </w:tcPr>
          <w:p w14:paraId="7F5FE58C" w14:textId="4C3EBAA3" w:rsidR="00AB16CF" w:rsidRPr="00AB16CF" w:rsidRDefault="00AB16CF" w:rsidP="00AB16CF">
            <w:pPr>
              <w:rPr>
                <w:rFonts w:ascii="Times New Roman" w:hAnsi="Times New Roman"/>
                <w:b/>
                <w:bCs/>
                <w:sz w:val="16"/>
                <w:szCs w:val="16"/>
                <w:highlight w:val="lightGray"/>
              </w:rPr>
            </w:pPr>
            <w:r w:rsidRPr="00AB16CF">
              <w:rPr>
                <w:sz w:val="16"/>
                <w:szCs w:val="16"/>
              </w:rPr>
              <w:t>Motorola Mobility</w:t>
            </w:r>
          </w:p>
        </w:tc>
        <w:tc>
          <w:tcPr>
            <w:tcW w:w="2039" w:type="dxa"/>
          </w:tcPr>
          <w:p w14:paraId="1CF62432" w14:textId="1D8AE3B2" w:rsidR="00AB16CF" w:rsidRPr="00AB16CF" w:rsidRDefault="00AB16CF" w:rsidP="00AB16CF">
            <w:pPr>
              <w:rPr>
                <w:rFonts w:ascii="Times New Roman" w:hAnsi="Times New Roman"/>
                <w:b/>
                <w:bCs/>
                <w:sz w:val="16"/>
                <w:szCs w:val="16"/>
                <w:highlight w:val="lightGray"/>
              </w:rPr>
            </w:pPr>
            <w:r w:rsidRPr="00AB16CF">
              <w:rPr>
                <w:sz w:val="16"/>
                <w:szCs w:val="16"/>
              </w:rPr>
              <w:t>LTE_1024QAM_DL-Core</w:t>
            </w:r>
          </w:p>
        </w:tc>
      </w:tr>
      <w:tr w:rsidR="00AB16CF" w:rsidRPr="003D0015" w14:paraId="573F1685" w14:textId="77777777" w:rsidTr="00AB16CF">
        <w:trPr>
          <w:trHeight w:val="20"/>
          <w:jc w:val="center"/>
        </w:trPr>
        <w:tc>
          <w:tcPr>
            <w:tcW w:w="801" w:type="dxa"/>
          </w:tcPr>
          <w:p w14:paraId="46B946A8" w14:textId="744DED64"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4CD88667" w14:textId="6C990B56" w:rsidR="00AB16CF" w:rsidRPr="00AB16CF" w:rsidRDefault="00AB16CF" w:rsidP="00AB16CF">
            <w:pPr>
              <w:rPr>
                <w:rFonts w:ascii="Times New Roman" w:hAnsi="Times New Roman"/>
                <w:b/>
                <w:bCs/>
                <w:sz w:val="16"/>
                <w:szCs w:val="16"/>
                <w:highlight w:val="lightGray"/>
              </w:rPr>
            </w:pPr>
            <w:r w:rsidRPr="00AB16CF">
              <w:rPr>
                <w:sz w:val="16"/>
                <w:szCs w:val="16"/>
              </w:rPr>
              <w:t>1054</w:t>
            </w:r>
          </w:p>
        </w:tc>
        <w:tc>
          <w:tcPr>
            <w:tcW w:w="550" w:type="dxa"/>
          </w:tcPr>
          <w:p w14:paraId="29A9026C" w14:textId="4654E5BE" w:rsidR="00AB16CF" w:rsidRPr="00AB16CF" w:rsidRDefault="00AB16CF" w:rsidP="00AB16CF">
            <w:pPr>
              <w:rPr>
                <w:rFonts w:ascii="Times New Roman" w:hAnsi="Times New Roman"/>
                <w:b/>
                <w:bCs/>
                <w:sz w:val="16"/>
                <w:szCs w:val="16"/>
                <w:highlight w:val="lightGray"/>
              </w:rPr>
            </w:pPr>
            <w:r w:rsidRPr="00AB16CF">
              <w:rPr>
                <w:sz w:val="16"/>
                <w:szCs w:val="16"/>
              </w:rPr>
              <w:t>1</w:t>
            </w:r>
          </w:p>
        </w:tc>
        <w:tc>
          <w:tcPr>
            <w:tcW w:w="696" w:type="dxa"/>
          </w:tcPr>
          <w:p w14:paraId="53CEBD61" w14:textId="41FE7B78"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3D440B67" w14:textId="5AD39571" w:rsidR="00AB16CF" w:rsidRPr="00AB16CF" w:rsidRDefault="00AB16CF" w:rsidP="00AB16CF">
            <w:pPr>
              <w:rPr>
                <w:rFonts w:ascii="Times New Roman" w:hAnsi="Times New Roman"/>
                <w:b/>
                <w:bCs/>
                <w:sz w:val="16"/>
                <w:szCs w:val="16"/>
                <w:highlight w:val="lightGray"/>
              </w:rPr>
            </w:pPr>
            <w:r w:rsidRPr="00AB16CF">
              <w:rPr>
                <w:sz w:val="16"/>
                <w:szCs w:val="16"/>
              </w:rPr>
              <w:t>Introduction of Enhancements to LTE operation in unlicensed spectrum into 36.213 s00-s05</w:t>
            </w:r>
          </w:p>
        </w:tc>
        <w:tc>
          <w:tcPr>
            <w:tcW w:w="528" w:type="dxa"/>
          </w:tcPr>
          <w:p w14:paraId="76764E19" w14:textId="0218EAA5" w:rsidR="00AB16CF" w:rsidRPr="00AB16CF" w:rsidRDefault="00AB16CF" w:rsidP="00AB16CF">
            <w:pPr>
              <w:rPr>
                <w:rFonts w:ascii="Times New Roman" w:hAnsi="Times New Roman"/>
                <w:b/>
                <w:bCs/>
                <w:sz w:val="16"/>
                <w:szCs w:val="16"/>
                <w:highlight w:val="lightGray"/>
              </w:rPr>
            </w:pPr>
            <w:r w:rsidRPr="00AB16CF">
              <w:rPr>
                <w:sz w:val="16"/>
                <w:szCs w:val="16"/>
              </w:rPr>
              <w:t>B</w:t>
            </w:r>
          </w:p>
        </w:tc>
        <w:tc>
          <w:tcPr>
            <w:tcW w:w="816" w:type="dxa"/>
          </w:tcPr>
          <w:p w14:paraId="339F1390" w14:textId="10EE6036"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78BE462A" w14:textId="23EDA7CD"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3696A4B5" w14:textId="6F4B2615" w:rsidR="00AB16CF" w:rsidRPr="00AB16CF" w:rsidRDefault="00AB16CF" w:rsidP="00AB16CF">
            <w:pPr>
              <w:rPr>
                <w:rFonts w:ascii="Times New Roman" w:hAnsi="Times New Roman"/>
                <w:b/>
                <w:bCs/>
                <w:sz w:val="16"/>
                <w:szCs w:val="16"/>
                <w:highlight w:val="lightGray"/>
              </w:rPr>
            </w:pPr>
            <w:r w:rsidRPr="00AB16CF">
              <w:rPr>
                <w:sz w:val="16"/>
                <w:szCs w:val="16"/>
              </w:rPr>
              <w:t>R1-1805798</w:t>
            </w:r>
          </w:p>
        </w:tc>
        <w:tc>
          <w:tcPr>
            <w:tcW w:w="1437" w:type="dxa"/>
          </w:tcPr>
          <w:p w14:paraId="4C397983" w14:textId="3100DFD4" w:rsidR="00AB16CF" w:rsidRPr="00AB16CF" w:rsidRDefault="00AB16CF" w:rsidP="00AB16CF">
            <w:pPr>
              <w:rPr>
                <w:rFonts w:ascii="Times New Roman" w:hAnsi="Times New Roman"/>
                <w:b/>
                <w:bCs/>
                <w:sz w:val="16"/>
                <w:szCs w:val="16"/>
                <w:highlight w:val="lightGray"/>
              </w:rPr>
            </w:pPr>
            <w:r w:rsidRPr="00AB16CF">
              <w:rPr>
                <w:sz w:val="16"/>
                <w:szCs w:val="16"/>
              </w:rPr>
              <w:t>Motorola Mobility</w:t>
            </w:r>
          </w:p>
        </w:tc>
        <w:tc>
          <w:tcPr>
            <w:tcW w:w="2039" w:type="dxa"/>
          </w:tcPr>
          <w:p w14:paraId="53F7748D" w14:textId="09978696" w:rsidR="00AB16CF" w:rsidRPr="00AB16CF" w:rsidRDefault="00AB16CF" w:rsidP="00AB16CF">
            <w:pPr>
              <w:rPr>
                <w:rFonts w:ascii="Times New Roman" w:hAnsi="Times New Roman"/>
                <w:b/>
                <w:bCs/>
                <w:sz w:val="16"/>
                <w:szCs w:val="16"/>
                <w:highlight w:val="lightGray"/>
              </w:rPr>
            </w:pPr>
            <w:r w:rsidRPr="00AB16CF">
              <w:rPr>
                <w:sz w:val="16"/>
                <w:szCs w:val="16"/>
              </w:rPr>
              <w:t>LTE_unlic-Core</w:t>
            </w:r>
          </w:p>
        </w:tc>
      </w:tr>
      <w:tr w:rsidR="00AB16CF" w:rsidRPr="003D0015" w14:paraId="5A4DE1F0" w14:textId="77777777" w:rsidTr="00AB16CF">
        <w:trPr>
          <w:trHeight w:val="20"/>
          <w:jc w:val="center"/>
        </w:trPr>
        <w:tc>
          <w:tcPr>
            <w:tcW w:w="801" w:type="dxa"/>
          </w:tcPr>
          <w:p w14:paraId="2A4FC93B" w14:textId="1512CF4F"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51E798E6" w14:textId="0DA7C0A0" w:rsidR="00AB16CF" w:rsidRPr="00AB16CF" w:rsidRDefault="00AB16CF" w:rsidP="00AB16CF">
            <w:pPr>
              <w:rPr>
                <w:rFonts w:ascii="Times New Roman" w:hAnsi="Times New Roman"/>
                <w:b/>
                <w:bCs/>
                <w:sz w:val="16"/>
                <w:szCs w:val="16"/>
                <w:highlight w:val="lightGray"/>
              </w:rPr>
            </w:pPr>
            <w:r w:rsidRPr="00AB16CF">
              <w:rPr>
                <w:sz w:val="16"/>
                <w:szCs w:val="16"/>
              </w:rPr>
              <w:t>1055</w:t>
            </w:r>
          </w:p>
        </w:tc>
        <w:tc>
          <w:tcPr>
            <w:tcW w:w="550" w:type="dxa"/>
          </w:tcPr>
          <w:p w14:paraId="3CE19FCC" w14:textId="77957311" w:rsidR="00AB16CF" w:rsidRPr="00AB16CF" w:rsidRDefault="00AB16CF" w:rsidP="00AB16CF">
            <w:pPr>
              <w:rPr>
                <w:rFonts w:ascii="Times New Roman" w:hAnsi="Times New Roman"/>
                <w:b/>
                <w:bCs/>
                <w:sz w:val="16"/>
                <w:szCs w:val="16"/>
                <w:highlight w:val="lightGray"/>
              </w:rPr>
            </w:pPr>
            <w:r w:rsidRPr="00AB16CF">
              <w:rPr>
                <w:sz w:val="16"/>
                <w:szCs w:val="16"/>
              </w:rPr>
              <w:t>1</w:t>
            </w:r>
          </w:p>
        </w:tc>
        <w:tc>
          <w:tcPr>
            <w:tcW w:w="696" w:type="dxa"/>
          </w:tcPr>
          <w:p w14:paraId="36BC32B2" w14:textId="3B6C552D"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6CF1AB7B" w14:textId="460C7EE2" w:rsidR="00AB16CF" w:rsidRPr="00AB16CF" w:rsidRDefault="00AB16CF" w:rsidP="00AB16CF">
            <w:pPr>
              <w:rPr>
                <w:rFonts w:ascii="Times New Roman" w:hAnsi="Times New Roman"/>
                <w:b/>
                <w:bCs/>
                <w:sz w:val="16"/>
                <w:szCs w:val="16"/>
                <w:highlight w:val="lightGray"/>
              </w:rPr>
            </w:pPr>
            <w:r w:rsidRPr="00AB16CF">
              <w:rPr>
                <w:sz w:val="16"/>
                <w:szCs w:val="16"/>
              </w:rPr>
              <w:t>Introduction of Enhancements to LTE operation in unlicensed spectrum into 36.213 s06-s09</w:t>
            </w:r>
          </w:p>
        </w:tc>
        <w:tc>
          <w:tcPr>
            <w:tcW w:w="528" w:type="dxa"/>
          </w:tcPr>
          <w:p w14:paraId="0E4C7F34" w14:textId="686C6E47" w:rsidR="00AB16CF" w:rsidRPr="00AB16CF" w:rsidRDefault="00AB16CF" w:rsidP="00AB16CF">
            <w:pPr>
              <w:rPr>
                <w:rFonts w:ascii="Times New Roman" w:hAnsi="Times New Roman"/>
                <w:b/>
                <w:bCs/>
                <w:sz w:val="16"/>
                <w:szCs w:val="16"/>
                <w:highlight w:val="lightGray"/>
              </w:rPr>
            </w:pPr>
            <w:r w:rsidRPr="00AB16CF">
              <w:rPr>
                <w:sz w:val="16"/>
                <w:szCs w:val="16"/>
              </w:rPr>
              <w:t>B</w:t>
            </w:r>
          </w:p>
        </w:tc>
        <w:tc>
          <w:tcPr>
            <w:tcW w:w="816" w:type="dxa"/>
          </w:tcPr>
          <w:p w14:paraId="27B8A890" w14:textId="22CF9341"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72275867" w14:textId="1050E8F3"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6A775B2E" w14:textId="0B057EEF" w:rsidR="00AB16CF" w:rsidRPr="00AB16CF" w:rsidRDefault="00AB16CF" w:rsidP="00AB16CF">
            <w:pPr>
              <w:rPr>
                <w:rFonts w:ascii="Times New Roman" w:hAnsi="Times New Roman"/>
                <w:b/>
                <w:bCs/>
                <w:sz w:val="16"/>
                <w:szCs w:val="16"/>
                <w:highlight w:val="lightGray"/>
              </w:rPr>
            </w:pPr>
            <w:r w:rsidRPr="00AB16CF">
              <w:rPr>
                <w:sz w:val="16"/>
                <w:szCs w:val="16"/>
              </w:rPr>
              <w:t>R1-1805799</w:t>
            </w:r>
          </w:p>
        </w:tc>
        <w:tc>
          <w:tcPr>
            <w:tcW w:w="1437" w:type="dxa"/>
          </w:tcPr>
          <w:p w14:paraId="7FF1E5F9" w14:textId="6CE34354" w:rsidR="00AB16CF" w:rsidRPr="00AB16CF" w:rsidRDefault="00AB16CF" w:rsidP="00AB16CF">
            <w:pPr>
              <w:rPr>
                <w:rFonts w:ascii="Times New Roman" w:hAnsi="Times New Roman"/>
                <w:b/>
                <w:bCs/>
                <w:sz w:val="16"/>
                <w:szCs w:val="16"/>
                <w:highlight w:val="lightGray"/>
              </w:rPr>
            </w:pPr>
            <w:r w:rsidRPr="00AB16CF">
              <w:rPr>
                <w:sz w:val="16"/>
                <w:szCs w:val="16"/>
              </w:rPr>
              <w:t>Motorola Mobility</w:t>
            </w:r>
          </w:p>
        </w:tc>
        <w:tc>
          <w:tcPr>
            <w:tcW w:w="2039" w:type="dxa"/>
          </w:tcPr>
          <w:p w14:paraId="7E1081BB" w14:textId="659AE9AB" w:rsidR="00AB16CF" w:rsidRPr="00AB16CF" w:rsidRDefault="00AB16CF" w:rsidP="00AB16CF">
            <w:pPr>
              <w:rPr>
                <w:rFonts w:ascii="Times New Roman" w:hAnsi="Times New Roman"/>
                <w:b/>
                <w:bCs/>
                <w:sz w:val="16"/>
                <w:szCs w:val="16"/>
                <w:highlight w:val="lightGray"/>
              </w:rPr>
            </w:pPr>
            <w:r w:rsidRPr="00AB16CF">
              <w:rPr>
                <w:sz w:val="16"/>
                <w:szCs w:val="16"/>
              </w:rPr>
              <w:t>LTE_unlic-Core</w:t>
            </w:r>
          </w:p>
        </w:tc>
      </w:tr>
      <w:tr w:rsidR="00AB16CF" w:rsidRPr="00285277" w14:paraId="2945572F" w14:textId="77777777" w:rsidTr="00AB16CF">
        <w:trPr>
          <w:trHeight w:val="20"/>
          <w:jc w:val="center"/>
        </w:trPr>
        <w:tc>
          <w:tcPr>
            <w:tcW w:w="801" w:type="dxa"/>
          </w:tcPr>
          <w:p w14:paraId="3A89A3A0" w14:textId="03034494"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4D56FA41" w14:textId="2F6A941E" w:rsidR="00AB16CF" w:rsidRPr="00AB16CF" w:rsidRDefault="00AB16CF" w:rsidP="00AB16CF">
            <w:pPr>
              <w:rPr>
                <w:rFonts w:ascii="Times New Roman" w:hAnsi="Times New Roman"/>
                <w:b/>
                <w:bCs/>
                <w:sz w:val="16"/>
                <w:szCs w:val="16"/>
                <w:highlight w:val="lightGray"/>
              </w:rPr>
            </w:pPr>
            <w:r w:rsidRPr="00AB16CF">
              <w:rPr>
                <w:sz w:val="16"/>
                <w:szCs w:val="16"/>
              </w:rPr>
              <w:t>1058</w:t>
            </w:r>
          </w:p>
        </w:tc>
        <w:tc>
          <w:tcPr>
            <w:tcW w:w="550" w:type="dxa"/>
          </w:tcPr>
          <w:p w14:paraId="1CCB743F" w14:textId="26C11F24"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44374631" w14:textId="59D46332" w:rsidR="00AB16CF" w:rsidRPr="00AB16CF" w:rsidRDefault="00AB16CF" w:rsidP="00AB16CF">
            <w:pPr>
              <w:rPr>
                <w:rFonts w:ascii="Times New Roman" w:hAnsi="Times New Roman"/>
                <w:b/>
                <w:bCs/>
                <w:sz w:val="16"/>
                <w:szCs w:val="16"/>
                <w:highlight w:val="lightGray"/>
              </w:rPr>
            </w:pPr>
            <w:r w:rsidRPr="00AB16CF">
              <w:rPr>
                <w:sz w:val="16"/>
                <w:szCs w:val="16"/>
              </w:rPr>
              <w:t>Rel-13</w:t>
            </w:r>
          </w:p>
        </w:tc>
        <w:tc>
          <w:tcPr>
            <w:tcW w:w="4235" w:type="dxa"/>
          </w:tcPr>
          <w:p w14:paraId="178C8D36" w14:textId="43EE5B11" w:rsidR="00AB16CF" w:rsidRPr="00AB16CF" w:rsidRDefault="00AB16CF" w:rsidP="00AB16CF">
            <w:pPr>
              <w:rPr>
                <w:rFonts w:ascii="Times New Roman" w:hAnsi="Times New Roman"/>
                <w:b/>
                <w:bCs/>
                <w:sz w:val="16"/>
                <w:szCs w:val="16"/>
                <w:highlight w:val="lightGray"/>
              </w:rPr>
            </w:pPr>
            <w:r w:rsidRPr="00AB16CF">
              <w:rPr>
                <w:sz w:val="16"/>
                <w:szCs w:val="16"/>
              </w:rPr>
              <w:t>Correction on number of subframes for semistatic codebook determination and transmission over PUSCH</w:t>
            </w:r>
          </w:p>
        </w:tc>
        <w:tc>
          <w:tcPr>
            <w:tcW w:w="528" w:type="dxa"/>
          </w:tcPr>
          <w:p w14:paraId="06120811" w14:textId="2A287637"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7CCC3788" w14:textId="6D4BEA0E" w:rsidR="00AB16CF" w:rsidRPr="00AB16CF" w:rsidRDefault="00AB16CF" w:rsidP="00AB16CF">
            <w:pPr>
              <w:rPr>
                <w:rFonts w:ascii="Times New Roman" w:hAnsi="Times New Roman"/>
                <w:b/>
                <w:bCs/>
                <w:sz w:val="16"/>
                <w:szCs w:val="16"/>
                <w:highlight w:val="lightGray"/>
              </w:rPr>
            </w:pPr>
            <w:r w:rsidRPr="00AB16CF">
              <w:rPr>
                <w:sz w:val="16"/>
                <w:szCs w:val="16"/>
              </w:rPr>
              <w:t>13.9.0</w:t>
            </w:r>
          </w:p>
        </w:tc>
        <w:tc>
          <w:tcPr>
            <w:tcW w:w="1060" w:type="dxa"/>
          </w:tcPr>
          <w:p w14:paraId="417B67EC" w14:textId="145EFF45"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364EAAF7" w14:textId="1B73A800" w:rsidR="00AB16CF" w:rsidRPr="00AB16CF" w:rsidRDefault="00AB16CF" w:rsidP="00AB16CF">
            <w:pPr>
              <w:rPr>
                <w:rFonts w:ascii="Times New Roman" w:hAnsi="Times New Roman"/>
                <w:b/>
                <w:bCs/>
                <w:sz w:val="16"/>
                <w:szCs w:val="16"/>
                <w:highlight w:val="lightGray"/>
              </w:rPr>
            </w:pPr>
            <w:r w:rsidRPr="00AB16CF">
              <w:rPr>
                <w:sz w:val="16"/>
                <w:szCs w:val="16"/>
              </w:rPr>
              <w:t>R1-1805301</w:t>
            </w:r>
          </w:p>
        </w:tc>
        <w:tc>
          <w:tcPr>
            <w:tcW w:w="1437" w:type="dxa"/>
          </w:tcPr>
          <w:p w14:paraId="0301A498" w14:textId="3F00C8BD"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71140D0B" w14:textId="1C21D21B" w:rsidR="00AB16CF" w:rsidRPr="00AB16CF" w:rsidRDefault="00AB16CF" w:rsidP="00AB16CF">
            <w:pPr>
              <w:rPr>
                <w:rFonts w:ascii="Times New Roman" w:hAnsi="Times New Roman"/>
                <w:b/>
                <w:bCs/>
                <w:sz w:val="16"/>
                <w:szCs w:val="16"/>
                <w:highlight w:val="lightGray"/>
              </w:rPr>
            </w:pPr>
            <w:r w:rsidRPr="00AB16CF">
              <w:rPr>
                <w:sz w:val="16"/>
                <w:szCs w:val="16"/>
              </w:rPr>
              <w:t>LTE_CA_enh_b5C-Core</w:t>
            </w:r>
          </w:p>
        </w:tc>
      </w:tr>
      <w:tr w:rsidR="00AB16CF" w:rsidRPr="00285277" w14:paraId="7DA16E8E" w14:textId="77777777" w:rsidTr="00AB16CF">
        <w:trPr>
          <w:trHeight w:val="20"/>
          <w:jc w:val="center"/>
        </w:trPr>
        <w:tc>
          <w:tcPr>
            <w:tcW w:w="801" w:type="dxa"/>
          </w:tcPr>
          <w:p w14:paraId="642E7E1D" w14:textId="5886084F"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66A908C8" w14:textId="28F9A8E0" w:rsidR="00AB16CF" w:rsidRPr="00AB16CF" w:rsidRDefault="00AB16CF" w:rsidP="00AB16CF">
            <w:pPr>
              <w:rPr>
                <w:rFonts w:ascii="Times New Roman" w:hAnsi="Times New Roman"/>
                <w:b/>
                <w:bCs/>
                <w:sz w:val="16"/>
                <w:szCs w:val="16"/>
                <w:highlight w:val="lightGray"/>
              </w:rPr>
            </w:pPr>
            <w:r w:rsidRPr="00AB16CF">
              <w:rPr>
                <w:sz w:val="16"/>
                <w:szCs w:val="16"/>
              </w:rPr>
              <w:t>1059</w:t>
            </w:r>
          </w:p>
        </w:tc>
        <w:tc>
          <w:tcPr>
            <w:tcW w:w="550" w:type="dxa"/>
          </w:tcPr>
          <w:p w14:paraId="7DC2D039" w14:textId="0CD05B9D"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35BB064E" w14:textId="30575F64" w:rsidR="00AB16CF" w:rsidRPr="00AB16CF" w:rsidRDefault="00AB16CF" w:rsidP="00AB16CF">
            <w:pPr>
              <w:rPr>
                <w:rFonts w:ascii="Times New Roman" w:hAnsi="Times New Roman"/>
                <w:b/>
                <w:bCs/>
                <w:sz w:val="16"/>
                <w:szCs w:val="16"/>
                <w:highlight w:val="lightGray"/>
              </w:rPr>
            </w:pPr>
            <w:r w:rsidRPr="00AB16CF">
              <w:rPr>
                <w:sz w:val="16"/>
                <w:szCs w:val="16"/>
              </w:rPr>
              <w:t>Rel-14</w:t>
            </w:r>
          </w:p>
        </w:tc>
        <w:tc>
          <w:tcPr>
            <w:tcW w:w="4235" w:type="dxa"/>
          </w:tcPr>
          <w:p w14:paraId="62EDB1E1" w14:textId="22F35280" w:rsidR="00AB16CF" w:rsidRPr="00AB16CF" w:rsidRDefault="00AB16CF" w:rsidP="00AB16CF">
            <w:pPr>
              <w:rPr>
                <w:rFonts w:ascii="Times New Roman" w:hAnsi="Times New Roman"/>
                <w:b/>
                <w:bCs/>
                <w:sz w:val="16"/>
                <w:szCs w:val="16"/>
                <w:highlight w:val="lightGray"/>
              </w:rPr>
            </w:pPr>
            <w:r w:rsidRPr="00AB16CF">
              <w:rPr>
                <w:sz w:val="16"/>
                <w:szCs w:val="16"/>
              </w:rPr>
              <w:t>Correction on number of subframes for semistatic codebook determination and transmission over PUSCH</w:t>
            </w:r>
          </w:p>
        </w:tc>
        <w:tc>
          <w:tcPr>
            <w:tcW w:w="528" w:type="dxa"/>
          </w:tcPr>
          <w:p w14:paraId="53CDF2E2" w14:textId="6BB0C3CD"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1EEBA264" w14:textId="77547E5D" w:rsidR="00AB16CF" w:rsidRPr="00AB16CF" w:rsidRDefault="00AB16CF" w:rsidP="00AB16CF">
            <w:pPr>
              <w:rPr>
                <w:rFonts w:ascii="Times New Roman" w:hAnsi="Times New Roman"/>
                <w:b/>
                <w:bCs/>
                <w:sz w:val="16"/>
                <w:szCs w:val="16"/>
                <w:highlight w:val="lightGray"/>
              </w:rPr>
            </w:pPr>
            <w:r w:rsidRPr="00AB16CF">
              <w:rPr>
                <w:sz w:val="16"/>
                <w:szCs w:val="16"/>
              </w:rPr>
              <w:t>14.6.0</w:t>
            </w:r>
          </w:p>
        </w:tc>
        <w:tc>
          <w:tcPr>
            <w:tcW w:w="1060" w:type="dxa"/>
          </w:tcPr>
          <w:p w14:paraId="50C1AB72" w14:textId="7F80AF64"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30DB1B71" w14:textId="06D5880B" w:rsidR="00AB16CF" w:rsidRPr="00AB16CF" w:rsidRDefault="00AB16CF" w:rsidP="00AB16CF">
            <w:pPr>
              <w:rPr>
                <w:rFonts w:ascii="Times New Roman" w:hAnsi="Times New Roman"/>
                <w:b/>
                <w:bCs/>
                <w:sz w:val="16"/>
                <w:szCs w:val="16"/>
                <w:highlight w:val="lightGray"/>
              </w:rPr>
            </w:pPr>
            <w:r w:rsidRPr="00AB16CF">
              <w:rPr>
                <w:sz w:val="16"/>
                <w:szCs w:val="16"/>
              </w:rPr>
              <w:t>R1-1805302</w:t>
            </w:r>
          </w:p>
        </w:tc>
        <w:tc>
          <w:tcPr>
            <w:tcW w:w="1437" w:type="dxa"/>
          </w:tcPr>
          <w:p w14:paraId="60B88E86" w14:textId="48D0B316"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234087AB" w14:textId="09732977" w:rsidR="00AB16CF" w:rsidRPr="00AB16CF" w:rsidRDefault="00AB16CF" w:rsidP="00AB16CF">
            <w:pPr>
              <w:rPr>
                <w:rFonts w:ascii="Times New Roman" w:hAnsi="Times New Roman"/>
                <w:b/>
                <w:bCs/>
                <w:sz w:val="16"/>
                <w:szCs w:val="16"/>
                <w:highlight w:val="lightGray"/>
              </w:rPr>
            </w:pPr>
            <w:r w:rsidRPr="00AB16CF">
              <w:rPr>
                <w:sz w:val="16"/>
                <w:szCs w:val="16"/>
              </w:rPr>
              <w:t>LTE_CA_enh_b5C-Core</w:t>
            </w:r>
          </w:p>
        </w:tc>
      </w:tr>
      <w:tr w:rsidR="00AB16CF" w:rsidRPr="003D0015" w14:paraId="10912320" w14:textId="77777777" w:rsidTr="00AB16CF">
        <w:trPr>
          <w:trHeight w:val="20"/>
          <w:jc w:val="center"/>
        </w:trPr>
        <w:tc>
          <w:tcPr>
            <w:tcW w:w="801" w:type="dxa"/>
          </w:tcPr>
          <w:p w14:paraId="351B29B5" w14:textId="220A5EDF"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6E1BE2C9" w14:textId="02E66409" w:rsidR="00AB16CF" w:rsidRPr="00AB16CF" w:rsidRDefault="00AB16CF" w:rsidP="00AB16CF">
            <w:pPr>
              <w:rPr>
                <w:rFonts w:ascii="Times New Roman" w:hAnsi="Times New Roman"/>
                <w:b/>
                <w:bCs/>
                <w:sz w:val="16"/>
                <w:szCs w:val="16"/>
                <w:highlight w:val="lightGray"/>
              </w:rPr>
            </w:pPr>
            <w:r w:rsidRPr="00AB16CF">
              <w:rPr>
                <w:sz w:val="16"/>
                <w:szCs w:val="16"/>
              </w:rPr>
              <w:t>1060</w:t>
            </w:r>
          </w:p>
        </w:tc>
        <w:tc>
          <w:tcPr>
            <w:tcW w:w="550" w:type="dxa"/>
          </w:tcPr>
          <w:p w14:paraId="3ED837A6" w14:textId="5B986AA2"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07DBB440" w14:textId="013FBFFE"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129E9FAB" w14:textId="05B5366A" w:rsidR="00AB16CF" w:rsidRPr="00AB16CF" w:rsidRDefault="00AB16CF" w:rsidP="00AB16CF">
            <w:pPr>
              <w:rPr>
                <w:rFonts w:ascii="Times New Roman" w:hAnsi="Times New Roman"/>
                <w:b/>
                <w:bCs/>
                <w:sz w:val="16"/>
                <w:szCs w:val="16"/>
                <w:highlight w:val="lightGray"/>
              </w:rPr>
            </w:pPr>
            <w:r w:rsidRPr="00AB16CF">
              <w:rPr>
                <w:sz w:val="16"/>
                <w:szCs w:val="16"/>
              </w:rPr>
              <w:t>Correction on number of subframes for semistatic codebook determination and transmission over PUSCH</w:t>
            </w:r>
          </w:p>
        </w:tc>
        <w:tc>
          <w:tcPr>
            <w:tcW w:w="528" w:type="dxa"/>
          </w:tcPr>
          <w:p w14:paraId="6A60213C" w14:textId="13F52A66"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04E7EAE5" w14:textId="3F683845"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502AFC7A" w14:textId="1C4385E4"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1C24B162" w14:textId="65744B2D" w:rsidR="00AB16CF" w:rsidRPr="00AB16CF" w:rsidRDefault="00AB16CF" w:rsidP="00AB16CF">
            <w:pPr>
              <w:rPr>
                <w:rFonts w:ascii="Times New Roman" w:hAnsi="Times New Roman"/>
                <w:b/>
                <w:bCs/>
                <w:sz w:val="16"/>
                <w:szCs w:val="16"/>
                <w:highlight w:val="lightGray"/>
              </w:rPr>
            </w:pPr>
            <w:r w:rsidRPr="00AB16CF">
              <w:rPr>
                <w:sz w:val="16"/>
                <w:szCs w:val="16"/>
              </w:rPr>
              <w:t>R1-1805303</w:t>
            </w:r>
          </w:p>
        </w:tc>
        <w:tc>
          <w:tcPr>
            <w:tcW w:w="1437" w:type="dxa"/>
          </w:tcPr>
          <w:p w14:paraId="46B5C701" w14:textId="3974E4E6"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46A0595D" w14:textId="547E2671" w:rsidR="00AB16CF" w:rsidRPr="00AB16CF" w:rsidRDefault="00AB16CF" w:rsidP="00AB16CF">
            <w:pPr>
              <w:rPr>
                <w:rFonts w:ascii="Times New Roman" w:hAnsi="Times New Roman"/>
                <w:b/>
                <w:bCs/>
                <w:sz w:val="16"/>
                <w:szCs w:val="16"/>
                <w:highlight w:val="lightGray"/>
              </w:rPr>
            </w:pPr>
            <w:r w:rsidRPr="00AB16CF">
              <w:rPr>
                <w:sz w:val="16"/>
                <w:szCs w:val="16"/>
              </w:rPr>
              <w:t>LTE_CA_enh_b5C-Core</w:t>
            </w:r>
          </w:p>
        </w:tc>
      </w:tr>
      <w:tr w:rsidR="00AB16CF" w:rsidRPr="003D0015" w14:paraId="40718F07" w14:textId="77777777" w:rsidTr="00AB16CF">
        <w:trPr>
          <w:trHeight w:val="20"/>
          <w:jc w:val="center"/>
        </w:trPr>
        <w:tc>
          <w:tcPr>
            <w:tcW w:w="801" w:type="dxa"/>
          </w:tcPr>
          <w:p w14:paraId="2AFD2A0A" w14:textId="0695A38E"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4D4289F0" w14:textId="35B044A5" w:rsidR="00AB16CF" w:rsidRPr="00AB16CF" w:rsidRDefault="00AB16CF" w:rsidP="00AB16CF">
            <w:pPr>
              <w:rPr>
                <w:rFonts w:ascii="Times New Roman" w:hAnsi="Times New Roman"/>
                <w:b/>
                <w:bCs/>
                <w:sz w:val="16"/>
                <w:szCs w:val="16"/>
                <w:highlight w:val="lightGray"/>
              </w:rPr>
            </w:pPr>
            <w:r w:rsidRPr="00AB16CF">
              <w:rPr>
                <w:sz w:val="16"/>
                <w:szCs w:val="16"/>
              </w:rPr>
              <w:t>1061</w:t>
            </w:r>
          </w:p>
        </w:tc>
        <w:tc>
          <w:tcPr>
            <w:tcW w:w="550" w:type="dxa"/>
          </w:tcPr>
          <w:p w14:paraId="0CB2A0E5" w14:textId="46464169"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3BD32977" w14:textId="10484053"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2EEA7D84" w14:textId="3ED86833" w:rsidR="00AB16CF" w:rsidRPr="00AB16CF" w:rsidRDefault="00AB16CF" w:rsidP="00AB16CF">
            <w:pPr>
              <w:rPr>
                <w:rFonts w:ascii="Times New Roman" w:hAnsi="Times New Roman"/>
                <w:b/>
                <w:bCs/>
                <w:sz w:val="16"/>
                <w:szCs w:val="16"/>
                <w:highlight w:val="lightGray"/>
              </w:rPr>
            </w:pPr>
            <w:r w:rsidRPr="00AB16CF">
              <w:rPr>
                <w:sz w:val="16"/>
                <w:szCs w:val="16"/>
              </w:rPr>
              <w:t>Correction on the index of codewords for feCoMP</w:t>
            </w:r>
          </w:p>
        </w:tc>
        <w:tc>
          <w:tcPr>
            <w:tcW w:w="528" w:type="dxa"/>
          </w:tcPr>
          <w:p w14:paraId="74DE0F23" w14:textId="0F224146"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05F797EC" w14:textId="302EDE9E"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068BE2EC" w14:textId="111F121E"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3F8D3553" w14:textId="7006BDA5" w:rsidR="00AB16CF" w:rsidRPr="00AB16CF" w:rsidRDefault="00AB16CF" w:rsidP="00AB16CF">
            <w:pPr>
              <w:rPr>
                <w:rFonts w:ascii="Times New Roman" w:hAnsi="Times New Roman"/>
                <w:b/>
                <w:bCs/>
                <w:sz w:val="16"/>
                <w:szCs w:val="16"/>
                <w:highlight w:val="lightGray"/>
              </w:rPr>
            </w:pPr>
            <w:r w:rsidRPr="00AB16CF">
              <w:rPr>
                <w:sz w:val="16"/>
                <w:szCs w:val="16"/>
              </w:rPr>
              <w:t>R1-1805319</w:t>
            </w:r>
          </w:p>
        </w:tc>
        <w:tc>
          <w:tcPr>
            <w:tcW w:w="1437" w:type="dxa"/>
          </w:tcPr>
          <w:p w14:paraId="274396D5" w14:textId="4DA65E59" w:rsidR="00AB16CF" w:rsidRPr="00AB16CF" w:rsidRDefault="00AB16CF" w:rsidP="00AB16CF">
            <w:pPr>
              <w:rPr>
                <w:rFonts w:ascii="Times New Roman" w:hAnsi="Times New Roman"/>
                <w:b/>
                <w:bCs/>
                <w:sz w:val="16"/>
                <w:szCs w:val="16"/>
                <w:highlight w:val="lightGray"/>
              </w:rPr>
            </w:pPr>
            <w:r w:rsidRPr="00AB16CF">
              <w:rPr>
                <w:sz w:val="16"/>
                <w:szCs w:val="16"/>
              </w:rPr>
              <w:t>Huawei, HiSilicon</w:t>
            </w:r>
          </w:p>
        </w:tc>
        <w:tc>
          <w:tcPr>
            <w:tcW w:w="2039" w:type="dxa"/>
          </w:tcPr>
          <w:p w14:paraId="66FE2F82" w14:textId="027E5C78" w:rsidR="00AB16CF" w:rsidRPr="00AB16CF" w:rsidRDefault="00AB16CF" w:rsidP="00AB16CF">
            <w:pPr>
              <w:rPr>
                <w:rFonts w:ascii="Times New Roman" w:hAnsi="Times New Roman"/>
                <w:b/>
                <w:bCs/>
                <w:sz w:val="16"/>
                <w:szCs w:val="16"/>
                <w:highlight w:val="lightGray"/>
              </w:rPr>
            </w:pPr>
            <w:r w:rsidRPr="00AB16CF">
              <w:rPr>
                <w:sz w:val="16"/>
                <w:szCs w:val="16"/>
              </w:rPr>
              <w:t>feCOMP_LTE-Core</w:t>
            </w:r>
          </w:p>
        </w:tc>
      </w:tr>
      <w:tr w:rsidR="00AB16CF" w:rsidRPr="003D0015" w14:paraId="47F1E686" w14:textId="77777777" w:rsidTr="00AB16CF">
        <w:trPr>
          <w:trHeight w:val="20"/>
          <w:jc w:val="center"/>
        </w:trPr>
        <w:tc>
          <w:tcPr>
            <w:tcW w:w="801" w:type="dxa"/>
          </w:tcPr>
          <w:p w14:paraId="5F88E299" w14:textId="44AE1CCB"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2169E65E" w14:textId="6693703D" w:rsidR="00AB16CF" w:rsidRPr="00AB16CF" w:rsidRDefault="00AB16CF" w:rsidP="00AB16CF">
            <w:pPr>
              <w:rPr>
                <w:rFonts w:ascii="Times New Roman" w:hAnsi="Times New Roman"/>
                <w:b/>
                <w:bCs/>
                <w:sz w:val="16"/>
                <w:szCs w:val="16"/>
                <w:highlight w:val="lightGray"/>
              </w:rPr>
            </w:pPr>
            <w:r w:rsidRPr="00AB16CF">
              <w:rPr>
                <w:sz w:val="16"/>
                <w:szCs w:val="16"/>
              </w:rPr>
              <w:t>1062</w:t>
            </w:r>
          </w:p>
        </w:tc>
        <w:tc>
          <w:tcPr>
            <w:tcW w:w="550" w:type="dxa"/>
          </w:tcPr>
          <w:p w14:paraId="76B7755E" w14:textId="4145B27F"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771E9374" w14:textId="29DD7FEA" w:rsidR="00AB16CF" w:rsidRPr="00AB16CF" w:rsidRDefault="00AB16CF" w:rsidP="00AB16CF">
            <w:pPr>
              <w:rPr>
                <w:rFonts w:ascii="Times New Roman" w:hAnsi="Times New Roman"/>
                <w:b/>
                <w:bCs/>
                <w:sz w:val="16"/>
                <w:szCs w:val="16"/>
                <w:highlight w:val="lightGray"/>
              </w:rPr>
            </w:pPr>
            <w:r w:rsidRPr="00AB16CF">
              <w:rPr>
                <w:sz w:val="16"/>
                <w:szCs w:val="16"/>
              </w:rPr>
              <w:t>Rel-14</w:t>
            </w:r>
          </w:p>
        </w:tc>
        <w:tc>
          <w:tcPr>
            <w:tcW w:w="4235" w:type="dxa"/>
          </w:tcPr>
          <w:p w14:paraId="6B0BB02A" w14:textId="3180FC51" w:rsidR="00AB16CF" w:rsidRPr="00AB16CF" w:rsidRDefault="00AB16CF" w:rsidP="00AB16CF">
            <w:pPr>
              <w:rPr>
                <w:rFonts w:ascii="Times New Roman" w:hAnsi="Times New Roman"/>
                <w:b/>
                <w:bCs/>
                <w:sz w:val="16"/>
                <w:szCs w:val="16"/>
                <w:highlight w:val="lightGray"/>
              </w:rPr>
            </w:pPr>
            <w:r w:rsidRPr="00AB16CF">
              <w:rPr>
                <w:sz w:val="16"/>
                <w:szCs w:val="16"/>
              </w:rPr>
              <w:t>Correction on TBS determination for msg 3 retransmission and CSS for fallback</w:t>
            </w:r>
          </w:p>
        </w:tc>
        <w:tc>
          <w:tcPr>
            <w:tcW w:w="528" w:type="dxa"/>
          </w:tcPr>
          <w:p w14:paraId="3A72322B" w14:textId="3C5C6DC4"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49FB7FA6" w14:textId="40EBD6D6" w:rsidR="00AB16CF" w:rsidRPr="00AB16CF" w:rsidRDefault="00AB16CF" w:rsidP="00AB16CF">
            <w:pPr>
              <w:rPr>
                <w:rFonts w:ascii="Times New Roman" w:hAnsi="Times New Roman"/>
                <w:b/>
                <w:bCs/>
                <w:sz w:val="16"/>
                <w:szCs w:val="16"/>
                <w:highlight w:val="lightGray"/>
              </w:rPr>
            </w:pPr>
            <w:r w:rsidRPr="00AB16CF">
              <w:rPr>
                <w:sz w:val="16"/>
                <w:szCs w:val="16"/>
              </w:rPr>
              <w:t>14.6.0</w:t>
            </w:r>
          </w:p>
        </w:tc>
        <w:tc>
          <w:tcPr>
            <w:tcW w:w="1060" w:type="dxa"/>
          </w:tcPr>
          <w:p w14:paraId="505CEFF3" w14:textId="329DB964"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186E25A8" w14:textId="67DE0F83" w:rsidR="00AB16CF" w:rsidRPr="00AB16CF" w:rsidRDefault="00AB16CF" w:rsidP="00AB16CF">
            <w:pPr>
              <w:rPr>
                <w:rFonts w:ascii="Times New Roman" w:hAnsi="Times New Roman"/>
                <w:b/>
                <w:bCs/>
                <w:sz w:val="16"/>
                <w:szCs w:val="16"/>
                <w:highlight w:val="lightGray"/>
              </w:rPr>
            </w:pPr>
            <w:r w:rsidRPr="00AB16CF">
              <w:rPr>
                <w:sz w:val="16"/>
                <w:szCs w:val="16"/>
              </w:rPr>
              <w:t>R1-1805361</w:t>
            </w:r>
          </w:p>
        </w:tc>
        <w:tc>
          <w:tcPr>
            <w:tcW w:w="1437" w:type="dxa"/>
          </w:tcPr>
          <w:p w14:paraId="54A7527B" w14:textId="4D05FACB" w:rsidR="00AB16CF" w:rsidRPr="00AB16CF" w:rsidRDefault="00AB16CF" w:rsidP="00AB16CF">
            <w:pPr>
              <w:rPr>
                <w:rFonts w:ascii="Times New Roman" w:hAnsi="Times New Roman"/>
                <w:b/>
                <w:bCs/>
                <w:sz w:val="16"/>
                <w:szCs w:val="16"/>
                <w:highlight w:val="lightGray"/>
              </w:rPr>
            </w:pPr>
            <w:r w:rsidRPr="00AB16CF">
              <w:rPr>
                <w:sz w:val="16"/>
                <w:szCs w:val="16"/>
              </w:rPr>
              <w:t>Samsung, Ericsson</w:t>
            </w:r>
          </w:p>
        </w:tc>
        <w:tc>
          <w:tcPr>
            <w:tcW w:w="2039" w:type="dxa"/>
          </w:tcPr>
          <w:p w14:paraId="32141838" w14:textId="79730E4A" w:rsidR="00AB16CF" w:rsidRPr="00AB16CF" w:rsidRDefault="00AB16CF" w:rsidP="00AB16CF">
            <w:pPr>
              <w:rPr>
                <w:rFonts w:ascii="Times New Roman" w:hAnsi="Times New Roman"/>
                <w:b/>
                <w:bCs/>
                <w:sz w:val="16"/>
                <w:szCs w:val="16"/>
                <w:highlight w:val="lightGray"/>
              </w:rPr>
            </w:pPr>
            <w:r w:rsidRPr="00AB16CF">
              <w:rPr>
                <w:sz w:val="16"/>
                <w:szCs w:val="16"/>
              </w:rPr>
              <w:t>LTE_feMTC-Core</w:t>
            </w:r>
          </w:p>
        </w:tc>
      </w:tr>
      <w:tr w:rsidR="00AB16CF" w:rsidRPr="00285277" w14:paraId="5FF04B04" w14:textId="77777777" w:rsidTr="00AB16CF">
        <w:trPr>
          <w:trHeight w:val="20"/>
          <w:jc w:val="center"/>
        </w:trPr>
        <w:tc>
          <w:tcPr>
            <w:tcW w:w="801" w:type="dxa"/>
          </w:tcPr>
          <w:p w14:paraId="262575C7" w14:textId="4DF83733"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062417A2" w14:textId="466A855B" w:rsidR="00AB16CF" w:rsidRPr="00AB16CF" w:rsidRDefault="00AB16CF" w:rsidP="00AB16CF">
            <w:pPr>
              <w:rPr>
                <w:rFonts w:ascii="Times New Roman" w:hAnsi="Times New Roman"/>
                <w:b/>
                <w:bCs/>
                <w:sz w:val="16"/>
                <w:szCs w:val="16"/>
                <w:highlight w:val="lightGray"/>
              </w:rPr>
            </w:pPr>
            <w:r w:rsidRPr="00AB16CF">
              <w:rPr>
                <w:sz w:val="16"/>
                <w:szCs w:val="16"/>
              </w:rPr>
              <w:t>1063</w:t>
            </w:r>
          </w:p>
        </w:tc>
        <w:tc>
          <w:tcPr>
            <w:tcW w:w="550" w:type="dxa"/>
          </w:tcPr>
          <w:p w14:paraId="31AB4824" w14:textId="7F8AC820"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12FB5FF4" w14:textId="0A2C6C30" w:rsidR="00AB16CF" w:rsidRPr="00AB16CF" w:rsidRDefault="00AB16CF" w:rsidP="00AB16CF">
            <w:pPr>
              <w:rPr>
                <w:rFonts w:ascii="Times New Roman" w:hAnsi="Times New Roman"/>
                <w:b/>
                <w:bCs/>
                <w:sz w:val="16"/>
                <w:szCs w:val="16"/>
                <w:highlight w:val="lightGray"/>
              </w:rPr>
            </w:pPr>
            <w:r w:rsidRPr="00AB16CF">
              <w:rPr>
                <w:sz w:val="16"/>
                <w:szCs w:val="16"/>
              </w:rPr>
              <w:t>Rel-14</w:t>
            </w:r>
          </w:p>
        </w:tc>
        <w:tc>
          <w:tcPr>
            <w:tcW w:w="4235" w:type="dxa"/>
          </w:tcPr>
          <w:p w14:paraId="509CC312" w14:textId="653F2AF4" w:rsidR="00AB16CF" w:rsidRPr="00AB16CF" w:rsidRDefault="00AB16CF" w:rsidP="00AB16CF">
            <w:pPr>
              <w:rPr>
                <w:rFonts w:ascii="Times New Roman" w:hAnsi="Times New Roman"/>
                <w:b/>
                <w:bCs/>
                <w:sz w:val="16"/>
                <w:szCs w:val="16"/>
                <w:highlight w:val="lightGray"/>
              </w:rPr>
            </w:pPr>
            <w:r w:rsidRPr="00AB16CF">
              <w:rPr>
                <w:sz w:val="16"/>
                <w:szCs w:val="16"/>
              </w:rPr>
              <w:t>Correction on TBS determination for msg 3 retransmission and CSS for fallback</w:t>
            </w:r>
          </w:p>
        </w:tc>
        <w:tc>
          <w:tcPr>
            <w:tcW w:w="528" w:type="dxa"/>
          </w:tcPr>
          <w:p w14:paraId="28F4628E" w14:textId="435FB15A"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4275B355" w14:textId="492393F3"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386DA43D" w14:textId="74EFAB57"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61428243" w14:textId="298D0F2F" w:rsidR="00AB16CF" w:rsidRPr="00AB16CF" w:rsidRDefault="00AB16CF" w:rsidP="00AB16CF">
            <w:pPr>
              <w:rPr>
                <w:rFonts w:ascii="Times New Roman" w:hAnsi="Times New Roman"/>
                <w:b/>
                <w:bCs/>
                <w:sz w:val="16"/>
                <w:szCs w:val="16"/>
                <w:highlight w:val="lightGray"/>
              </w:rPr>
            </w:pPr>
            <w:r w:rsidRPr="00AB16CF">
              <w:rPr>
                <w:sz w:val="16"/>
                <w:szCs w:val="16"/>
              </w:rPr>
              <w:t>R1-1805362</w:t>
            </w:r>
          </w:p>
        </w:tc>
        <w:tc>
          <w:tcPr>
            <w:tcW w:w="1437" w:type="dxa"/>
          </w:tcPr>
          <w:p w14:paraId="4F8C36D4" w14:textId="238C4B2D" w:rsidR="00AB16CF" w:rsidRPr="00AB16CF" w:rsidRDefault="00AB16CF" w:rsidP="00AB16CF">
            <w:pPr>
              <w:rPr>
                <w:rFonts w:ascii="Times New Roman" w:hAnsi="Times New Roman"/>
                <w:b/>
                <w:bCs/>
                <w:sz w:val="16"/>
                <w:szCs w:val="16"/>
                <w:highlight w:val="lightGray"/>
              </w:rPr>
            </w:pPr>
            <w:r w:rsidRPr="00AB16CF">
              <w:rPr>
                <w:sz w:val="16"/>
                <w:szCs w:val="16"/>
              </w:rPr>
              <w:t>Samsung, Ericsson</w:t>
            </w:r>
          </w:p>
        </w:tc>
        <w:tc>
          <w:tcPr>
            <w:tcW w:w="2039" w:type="dxa"/>
          </w:tcPr>
          <w:p w14:paraId="512051D5" w14:textId="582CD3AA" w:rsidR="00AB16CF" w:rsidRPr="00AB16CF" w:rsidRDefault="00AB16CF" w:rsidP="00AB16CF">
            <w:pPr>
              <w:rPr>
                <w:rFonts w:ascii="Times New Roman" w:hAnsi="Times New Roman"/>
                <w:b/>
                <w:bCs/>
                <w:sz w:val="16"/>
                <w:szCs w:val="16"/>
                <w:highlight w:val="lightGray"/>
              </w:rPr>
            </w:pPr>
            <w:r w:rsidRPr="00AB16CF">
              <w:rPr>
                <w:sz w:val="16"/>
                <w:szCs w:val="16"/>
              </w:rPr>
              <w:t>LTE_feMTC-Core</w:t>
            </w:r>
          </w:p>
        </w:tc>
      </w:tr>
      <w:tr w:rsidR="00AB16CF" w:rsidRPr="00285277" w14:paraId="0D5E9F72" w14:textId="77777777" w:rsidTr="00AB16CF">
        <w:trPr>
          <w:trHeight w:val="20"/>
          <w:jc w:val="center"/>
        </w:trPr>
        <w:tc>
          <w:tcPr>
            <w:tcW w:w="801" w:type="dxa"/>
          </w:tcPr>
          <w:p w14:paraId="207AD536" w14:textId="4AC10430"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23523CA7" w14:textId="69CA80B3" w:rsidR="00AB16CF" w:rsidRPr="00AB16CF" w:rsidRDefault="00AB16CF" w:rsidP="00AB16CF">
            <w:pPr>
              <w:rPr>
                <w:rFonts w:ascii="Times New Roman" w:hAnsi="Times New Roman"/>
                <w:b/>
                <w:bCs/>
                <w:sz w:val="16"/>
                <w:szCs w:val="16"/>
                <w:highlight w:val="lightGray"/>
              </w:rPr>
            </w:pPr>
            <w:r w:rsidRPr="00AB16CF">
              <w:rPr>
                <w:sz w:val="16"/>
                <w:szCs w:val="16"/>
              </w:rPr>
              <w:t>1064</w:t>
            </w:r>
          </w:p>
        </w:tc>
        <w:tc>
          <w:tcPr>
            <w:tcW w:w="550" w:type="dxa"/>
          </w:tcPr>
          <w:p w14:paraId="24EDA9D0" w14:textId="18B83603"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4C984D8E" w14:textId="6DFCC28A" w:rsidR="00AB16CF" w:rsidRPr="00AB16CF" w:rsidRDefault="00AB16CF" w:rsidP="00AB16CF">
            <w:pPr>
              <w:rPr>
                <w:rFonts w:ascii="Times New Roman" w:hAnsi="Times New Roman"/>
                <w:b/>
                <w:bCs/>
                <w:sz w:val="16"/>
                <w:szCs w:val="16"/>
                <w:highlight w:val="lightGray"/>
              </w:rPr>
            </w:pPr>
            <w:r w:rsidRPr="00AB16CF">
              <w:rPr>
                <w:sz w:val="16"/>
                <w:szCs w:val="16"/>
              </w:rPr>
              <w:t>Rel-14</w:t>
            </w:r>
          </w:p>
        </w:tc>
        <w:tc>
          <w:tcPr>
            <w:tcW w:w="4235" w:type="dxa"/>
          </w:tcPr>
          <w:p w14:paraId="09E414E2" w14:textId="14C023D8" w:rsidR="00AB16CF" w:rsidRPr="00AB16CF" w:rsidRDefault="00AB16CF" w:rsidP="00AB16CF">
            <w:pPr>
              <w:rPr>
                <w:rFonts w:ascii="Times New Roman" w:hAnsi="Times New Roman"/>
                <w:b/>
                <w:bCs/>
                <w:sz w:val="16"/>
                <w:szCs w:val="16"/>
                <w:highlight w:val="lightGray"/>
              </w:rPr>
            </w:pPr>
            <w:r w:rsidRPr="00AB16CF">
              <w:rPr>
                <w:sz w:val="16"/>
                <w:szCs w:val="16"/>
              </w:rPr>
              <w:t>Clarification of Msg3 power control in NB-IoT</w:t>
            </w:r>
          </w:p>
        </w:tc>
        <w:tc>
          <w:tcPr>
            <w:tcW w:w="528" w:type="dxa"/>
          </w:tcPr>
          <w:p w14:paraId="0E01E2D8" w14:textId="2A2BC4C0"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7968298B" w14:textId="6C27C4D3" w:rsidR="00AB16CF" w:rsidRPr="00AB16CF" w:rsidRDefault="00AB16CF" w:rsidP="00AB16CF">
            <w:pPr>
              <w:rPr>
                <w:rFonts w:ascii="Times New Roman" w:hAnsi="Times New Roman"/>
                <w:b/>
                <w:bCs/>
                <w:sz w:val="16"/>
                <w:szCs w:val="16"/>
                <w:highlight w:val="lightGray"/>
              </w:rPr>
            </w:pPr>
            <w:r w:rsidRPr="00AB16CF">
              <w:rPr>
                <w:sz w:val="16"/>
                <w:szCs w:val="16"/>
              </w:rPr>
              <w:t>14.6.0</w:t>
            </w:r>
          </w:p>
        </w:tc>
        <w:tc>
          <w:tcPr>
            <w:tcW w:w="1060" w:type="dxa"/>
          </w:tcPr>
          <w:p w14:paraId="2C0EB8BA" w14:textId="4CB6D301"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4BD17B88" w14:textId="1CC9AD0D" w:rsidR="00AB16CF" w:rsidRPr="00AB16CF" w:rsidRDefault="00AB16CF" w:rsidP="00AB16CF">
            <w:pPr>
              <w:rPr>
                <w:rFonts w:ascii="Times New Roman" w:hAnsi="Times New Roman"/>
                <w:b/>
                <w:bCs/>
                <w:sz w:val="16"/>
                <w:szCs w:val="16"/>
                <w:highlight w:val="lightGray"/>
              </w:rPr>
            </w:pPr>
            <w:r w:rsidRPr="00AB16CF">
              <w:rPr>
                <w:sz w:val="16"/>
                <w:szCs w:val="16"/>
              </w:rPr>
              <w:t>R1-1805364</w:t>
            </w:r>
          </w:p>
        </w:tc>
        <w:tc>
          <w:tcPr>
            <w:tcW w:w="1437" w:type="dxa"/>
          </w:tcPr>
          <w:p w14:paraId="3E7CE094" w14:textId="00007D7B" w:rsidR="00AB16CF" w:rsidRPr="00AB16CF" w:rsidRDefault="00AB16CF" w:rsidP="00AB16CF">
            <w:pPr>
              <w:rPr>
                <w:rFonts w:ascii="Times New Roman" w:hAnsi="Times New Roman"/>
                <w:b/>
                <w:bCs/>
                <w:sz w:val="16"/>
                <w:szCs w:val="16"/>
                <w:highlight w:val="lightGray"/>
              </w:rPr>
            </w:pPr>
            <w:r w:rsidRPr="00AB16CF">
              <w:rPr>
                <w:sz w:val="16"/>
                <w:szCs w:val="16"/>
              </w:rPr>
              <w:t>Huawei, HiSilicon</w:t>
            </w:r>
          </w:p>
        </w:tc>
        <w:tc>
          <w:tcPr>
            <w:tcW w:w="2039" w:type="dxa"/>
          </w:tcPr>
          <w:p w14:paraId="57C0753E" w14:textId="2DDA7C2D" w:rsidR="00AB16CF" w:rsidRPr="00AB16CF" w:rsidRDefault="00AB16CF" w:rsidP="00AB16CF">
            <w:pPr>
              <w:rPr>
                <w:rFonts w:ascii="Times New Roman" w:hAnsi="Times New Roman"/>
                <w:b/>
                <w:bCs/>
                <w:sz w:val="16"/>
                <w:szCs w:val="16"/>
                <w:highlight w:val="lightGray"/>
              </w:rPr>
            </w:pPr>
            <w:r w:rsidRPr="00AB16CF">
              <w:rPr>
                <w:sz w:val="16"/>
                <w:szCs w:val="16"/>
              </w:rPr>
              <w:t>NB_IoTenh-Core</w:t>
            </w:r>
          </w:p>
        </w:tc>
      </w:tr>
      <w:tr w:rsidR="00AB16CF" w:rsidRPr="003D0015" w14:paraId="71C074F3" w14:textId="77777777" w:rsidTr="00AB16CF">
        <w:trPr>
          <w:trHeight w:val="20"/>
          <w:jc w:val="center"/>
        </w:trPr>
        <w:tc>
          <w:tcPr>
            <w:tcW w:w="801" w:type="dxa"/>
          </w:tcPr>
          <w:p w14:paraId="02179CAE" w14:textId="31DA8F6F"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5EE25E88" w14:textId="28BD68B9" w:rsidR="00AB16CF" w:rsidRPr="00AB16CF" w:rsidRDefault="00AB16CF" w:rsidP="00AB16CF">
            <w:pPr>
              <w:rPr>
                <w:rFonts w:ascii="Times New Roman" w:hAnsi="Times New Roman"/>
                <w:b/>
                <w:bCs/>
                <w:sz w:val="16"/>
                <w:szCs w:val="16"/>
                <w:highlight w:val="lightGray"/>
              </w:rPr>
            </w:pPr>
            <w:r w:rsidRPr="00AB16CF">
              <w:rPr>
                <w:sz w:val="16"/>
                <w:szCs w:val="16"/>
              </w:rPr>
              <w:t>1065</w:t>
            </w:r>
          </w:p>
        </w:tc>
        <w:tc>
          <w:tcPr>
            <w:tcW w:w="550" w:type="dxa"/>
          </w:tcPr>
          <w:p w14:paraId="2D515E67" w14:textId="05673B0E"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259F5B7A" w14:textId="64514440"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6D852ACA" w14:textId="1CB445FC" w:rsidR="00AB16CF" w:rsidRPr="00AB16CF" w:rsidRDefault="00AB16CF" w:rsidP="00AB16CF">
            <w:pPr>
              <w:rPr>
                <w:rFonts w:ascii="Times New Roman" w:hAnsi="Times New Roman"/>
                <w:b/>
                <w:bCs/>
                <w:sz w:val="16"/>
                <w:szCs w:val="16"/>
                <w:highlight w:val="lightGray"/>
              </w:rPr>
            </w:pPr>
            <w:r w:rsidRPr="00AB16CF">
              <w:rPr>
                <w:sz w:val="16"/>
                <w:szCs w:val="16"/>
              </w:rPr>
              <w:t>Clarification of Msg3 power control in NB-IoT</w:t>
            </w:r>
          </w:p>
        </w:tc>
        <w:tc>
          <w:tcPr>
            <w:tcW w:w="528" w:type="dxa"/>
          </w:tcPr>
          <w:p w14:paraId="28C76E90" w14:textId="4AED9C41"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05E94270" w14:textId="18903CF0"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60A67809" w14:textId="707E7610"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6D57D7B2" w14:textId="3E842A77" w:rsidR="00AB16CF" w:rsidRPr="00AB16CF" w:rsidRDefault="00AB16CF" w:rsidP="00AB16CF">
            <w:pPr>
              <w:rPr>
                <w:rFonts w:ascii="Times New Roman" w:hAnsi="Times New Roman"/>
                <w:b/>
                <w:bCs/>
                <w:sz w:val="16"/>
                <w:szCs w:val="16"/>
                <w:highlight w:val="lightGray"/>
              </w:rPr>
            </w:pPr>
            <w:r w:rsidRPr="00AB16CF">
              <w:rPr>
                <w:sz w:val="16"/>
                <w:szCs w:val="16"/>
              </w:rPr>
              <w:t>R1-1805365</w:t>
            </w:r>
          </w:p>
        </w:tc>
        <w:tc>
          <w:tcPr>
            <w:tcW w:w="1437" w:type="dxa"/>
          </w:tcPr>
          <w:p w14:paraId="5DFAAD1E" w14:textId="6F5DEB5F" w:rsidR="00AB16CF" w:rsidRPr="00AB16CF" w:rsidRDefault="00AB16CF" w:rsidP="00AB16CF">
            <w:pPr>
              <w:rPr>
                <w:rFonts w:ascii="Times New Roman" w:hAnsi="Times New Roman"/>
                <w:b/>
                <w:bCs/>
                <w:sz w:val="16"/>
                <w:szCs w:val="16"/>
                <w:highlight w:val="lightGray"/>
              </w:rPr>
            </w:pPr>
            <w:r w:rsidRPr="00AB16CF">
              <w:rPr>
                <w:sz w:val="16"/>
                <w:szCs w:val="16"/>
              </w:rPr>
              <w:t>Huawei, HiSilicon</w:t>
            </w:r>
          </w:p>
        </w:tc>
        <w:tc>
          <w:tcPr>
            <w:tcW w:w="2039" w:type="dxa"/>
          </w:tcPr>
          <w:p w14:paraId="74D02FA3" w14:textId="011B9B0B" w:rsidR="00AB16CF" w:rsidRPr="00AB16CF" w:rsidRDefault="00AB16CF" w:rsidP="00AB16CF">
            <w:pPr>
              <w:rPr>
                <w:rFonts w:ascii="Times New Roman" w:hAnsi="Times New Roman"/>
                <w:b/>
                <w:bCs/>
                <w:sz w:val="16"/>
                <w:szCs w:val="16"/>
                <w:highlight w:val="lightGray"/>
              </w:rPr>
            </w:pPr>
            <w:r w:rsidRPr="00AB16CF">
              <w:rPr>
                <w:sz w:val="16"/>
                <w:szCs w:val="16"/>
              </w:rPr>
              <w:t>NB_IoTenh-Core</w:t>
            </w:r>
          </w:p>
        </w:tc>
      </w:tr>
      <w:tr w:rsidR="00AB16CF" w:rsidRPr="003D0015" w14:paraId="3FCF019C" w14:textId="77777777" w:rsidTr="00AB16CF">
        <w:trPr>
          <w:trHeight w:val="20"/>
          <w:jc w:val="center"/>
        </w:trPr>
        <w:tc>
          <w:tcPr>
            <w:tcW w:w="801" w:type="dxa"/>
          </w:tcPr>
          <w:p w14:paraId="7F538E7A" w14:textId="1B17AE78"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438DD66E" w14:textId="768CF148" w:rsidR="00AB16CF" w:rsidRPr="00AB16CF" w:rsidRDefault="00AB16CF" w:rsidP="00AB16CF">
            <w:pPr>
              <w:rPr>
                <w:rFonts w:ascii="Times New Roman" w:hAnsi="Times New Roman"/>
                <w:b/>
                <w:bCs/>
                <w:sz w:val="16"/>
                <w:szCs w:val="16"/>
                <w:highlight w:val="lightGray"/>
              </w:rPr>
            </w:pPr>
            <w:r w:rsidRPr="00AB16CF">
              <w:rPr>
                <w:sz w:val="16"/>
                <w:szCs w:val="16"/>
              </w:rPr>
              <w:t>1066</w:t>
            </w:r>
          </w:p>
        </w:tc>
        <w:tc>
          <w:tcPr>
            <w:tcW w:w="550" w:type="dxa"/>
          </w:tcPr>
          <w:p w14:paraId="33681A65" w14:textId="18114BA3"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3BC965C4" w14:textId="6A8F5A71" w:rsidR="00AB16CF" w:rsidRPr="00AB16CF" w:rsidRDefault="00AB16CF" w:rsidP="00AB16CF">
            <w:pPr>
              <w:rPr>
                <w:rFonts w:ascii="Times New Roman" w:hAnsi="Times New Roman"/>
                <w:b/>
                <w:bCs/>
                <w:sz w:val="16"/>
                <w:szCs w:val="16"/>
                <w:highlight w:val="lightGray"/>
              </w:rPr>
            </w:pPr>
            <w:r w:rsidRPr="00AB16CF">
              <w:rPr>
                <w:sz w:val="16"/>
                <w:szCs w:val="16"/>
              </w:rPr>
              <w:t>Rel-14</w:t>
            </w:r>
          </w:p>
        </w:tc>
        <w:tc>
          <w:tcPr>
            <w:tcW w:w="4235" w:type="dxa"/>
          </w:tcPr>
          <w:p w14:paraId="3851D836" w14:textId="188DA407" w:rsidR="00AB16CF" w:rsidRPr="00AB16CF" w:rsidRDefault="00AB16CF" w:rsidP="00AB16CF">
            <w:pPr>
              <w:rPr>
                <w:rFonts w:ascii="Times New Roman" w:hAnsi="Times New Roman"/>
                <w:b/>
                <w:bCs/>
                <w:sz w:val="16"/>
                <w:szCs w:val="16"/>
                <w:highlight w:val="lightGray"/>
              </w:rPr>
            </w:pPr>
            <w:r w:rsidRPr="00AB16CF">
              <w:rPr>
                <w:sz w:val="16"/>
                <w:szCs w:val="16"/>
              </w:rPr>
              <w:t>On the configuration of UL 256QAM</w:t>
            </w:r>
          </w:p>
        </w:tc>
        <w:tc>
          <w:tcPr>
            <w:tcW w:w="528" w:type="dxa"/>
          </w:tcPr>
          <w:p w14:paraId="36E05873" w14:textId="0CDA6781"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57ADFC88" w14:textId="31C173DD" w:rsidR="00AB16CF" w:rsidRPr="00AB16CF" w:rsidRDefault="00AB16CF" w:rsidP="00AB16CF">
            <w:pPr>
              <w:rPr>
                <w:rFonts w:ascii="Times New Roman" w:hAnsi="Times New Roman"/>
                <w:b/>
                <w:bCs/>
                <w:sz w:val="16"/>
                <w:szCs w:val="16"/>
                <w:highlight w:val="lightGray"/>
              </w:rPr>
            </w:pPr>
            <w:r w:rsidRPr="00AB16CF">
              <w:rPr>
                <w:sz w:val="16"/>
                <w:szCs w:val="16"/>
              </w:rPr>
              <w:t>14.6.0</w:t>
            </w:r>
          </w:p>
        </w:tc>
        <w:tc>
          <w:tcPr>
            <w:tcW w:w="1060" w:type="dxa"/>
          </w:tcPr>
          <w:p w14:paraId="48BDD58E" w14:textId="6586C15F"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35B694DC" w14:textId="7DB53C6A" w:rsidR="00AB16CF" w:rsidRPr="00AB16CF" w:rsidRDefault="00AB16CF" w:rsidP="00AB16CF">
            <w:pPr>
              <w:rPr>
                <w:rFonts w:ascii="Times New Roman" w:hAnsi="Times New Roman"/>
                <w:b/>
                <w:bCs/>
                <w:sz w:val="16"/>
                <w:szCs w:val="16"/>
                <w:highlight w:val="lightGray"/>
              </w:rPr>
            </w:pPr>
            <w:r w:rsidRPr="00AB16CF">
              <w:rPr>
                <w:sz w:val="16"/>
                <w:szCs w:val="16"/>
              </w:rPr>
              <w:t>R1-1805371</w:t>
            </w:r>
          </w:p>
        </w:tc>
        <w:tc>
          <w:tcPr>
            <w:tcW w:w="1437" w:type="dxa"/>
          </w:tcPr>
          <w:p w14:paraId="38798175" w14:textId="2CDBA5B8" w:rsidR="00AB16CF" w:rsidRPr="00AB16CF" w:rsidRDefault="00AB16CF" w:rsidP="00AB16CF">
            <w:pPr>
              <w:rPr>
                <w:rFonts w:ascii="Times New Roman" w:hAnsi="Times New Roman"/>
                <w:b/>
                <w:bCs/>
                <w:sz w:val="16"/>
                <w:szCs w:val="16"/>
                <w:highlight w:val="lightGray"/>
              </w:rPr>
            </w:pPr>
            <w:r w:rsidRPr="00AB16CF">
              <w:rPr>
                <w:sz w:val="16"/>
                <w:szCs w:val="16"/>
              </w:rPr>
              <w:t>Huawei, HiSilicon, Nokia, Nokia Shanghai Bell</w:t>
            </w:r>
          </w:p>
        </w:tc>
        <w:tc>
          <w:tcPr>
            <w:tcW w:w="2039" w:type="dxa"/>
          </w:tcPr>
          <w:p w14:paraId="28682E90" w14:textId="01715D63" w:rsidR="00AB16CF" w:rsidRPr="00AB16CF" w:rsidRDefault="00AB16CF" w:rsidP="00AB16CF">
            <w:pPr>
              <w:rPr>
                <w:rFonts w:ascii="Times New Roman" w:hAnsi="Times New Roman"/>
                <w:b/>
                <w:bCs/>
                <w:sz w:val="16"/>
                <w:szCs w:val="16"/>
                <w:highlight w:val="lightGray"/>
              </w:rPr>
            </w:pPr>
            <w:r w:rsidRPr="00AB16CF">
              <w:rPr>
                <w:sz w:val="16"/>
                <w:szCs w:val="16"/>
              </w:rPr>
              <w:t>LTE_UL_CAP_enh-Core</w:t>
            </w:r>
          </w:p>
        </w:tc>
      </w:tr>
      <w:tr w:rsidR="00AB16CF" w:rsidRPr="003D0015" w14:paraId="799FDBE6" w14:textId="77777777" w:rsidTr="00AB16CF">
        <w:trPr>
          <w:trHeight w:val="20"/>
          <w:jc w:val="center"/>
        </w:trPr>
        <w:tc>
          <w:tcPr>
            <w:tcW w:w="801" w:type="dxa"/>
          </w:tcPr>
          <w:p w14:paraId="037D9977" w14:textId="751854C3"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04750AE7" w14:textId="4178A6B7" w:rsidR="00AB16CF" w:rsidRPr="00AB16CF" w:rsidRDefault="00AB16CF" w:rsidP="00AB16CF">
            <w:pPr>
              <w:rPr>
                <w:rFonts w:ascii="Times New Roman" w:hAnsi="Times New Roman"/>
                <w:b/>
                <w:bCs/>
                <w:sz w:val="16"/>
                <w:szCs w:val="16"/>
                <w:highlight w:val="lightGray"/>
              </w:rPr>
            </w:pPr>
            <w:r w:rsidRPr="00AB16CF">
              <w:rPr>
                <w:sz w:val="16"/>
                <w:szCs w:val="16"/>
              </w:rPr>
              <w:t>1067</w:t>
            </w:r>
          </w:p>
        </w:tc>
        <w:tc>
          <w:tcPr>
            <w:tcW w:w="550" w:type="dxa"/>
          </w:tcPr>
          <w:p w14:paraId="192FFAE4" w14:textId="4CA092D2"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60B8AE6E" w14:textId="472D620C"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2808953E" w14:textId="33174572" w:rsidR="00AB16CF" w:rsidRPr="00AB16CF" w:rsidRDefault="00AB16CF" w:rsidP="00AB16CF">
            <w:pPr>
              <w:rPr>
                <w:rFonts w:ascii="Times New Roman" w:hAnsi="Times New Roman"/>
                <w:b/>
                <w:bCs/>
                <w:sz w:val="16"/>
                <w:szCs w:val="16"/>
                <w:highlight w:val="lightGray"/>
              </w:rPr>
            </w:pPr>
            <w:r w:rsidRPr="00AB16CF">
              <w:rPr>
                <w:sz w:val="16"/>
                <w:szCs w:val="16"/>
              </w:rPr>
              <w:t>On the configuration of UL 256QAM</w:t>
            </w:r>
          </w:p>
        </w:tc>
        <w:tc>
          <w:tcPr>
            <w:tcW w:w="528" w:type="dxa"/>
          </w:tcPr>
          <w:p w14:paraId="6C5238D9" w14:textId="1ECFED26"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295BC80E" w14:textId="29C99044"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4116983A" w14:textId="34B042CA"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1ADACC6E" w14:textId="68FF2129" w:rsidR="00AB16CF" w:rsidRPr="00AB16CF" w:rsidRDefault="00AB16CF" w:rsidP="00AB16CF">
            <w:pPr>
              <w:rPr>
                <w:rFonts w:ascii="Times New Roman" w:hAnsi="Times New Roman"/>
                <w:b/>
                <w:bCs/>
                <w:sz w:val="16"/>
                <w:szCs w:val="16"/>
                <w:highlight w:val="lightGray"/>
              </w:rPr>
            </w:pPr>
            <w:r w:rsidRPr="00AB16CF">
              <w:rPr>
                <w:sz w:val="16"/>
                <w:szCs w:val="16"/>
              </w:rPr>
              <w:t>R1-1805372</w:t>
            </w:r>
          </w:p>
        </w:tc>
        <w:tc>
          <w:tcPr>
            <w:tcW w:w="1437" w:type="dxa"/>
          </w:tcPr>
          <w:p w14:paraId="56E145E4" w14:textId="1EA823AC" w:rsidR="00AB16CF" w:rsidRPr="00AB16CF" w:rsidRDefault="00AB16CF" w:rsidP="00AB16CF">
            <w:pPr>
              <w:rPr>
                <w:rFonts w:ascii="Times New Roman" w:hAnsi="Times New Roman"/>
                <w:b/>
                <w:bCs/>
                <w:sz w:val="16"/>
                <w:szCs w:val="16"/>
                <w:highlight w:val="lightGray"/>
              </w:rPr>
            </w:pPr>
            <w:r w:rsidRPr="00AB16CF">
              <w:rPr>
                <w:sz w:val="16"/>
                <w:szCs w:val="16"/>
              </w:rPr>
              <w:t>Huawei, HiSilicon, Nokia, Nokia Shanghai Bell</w:t>
            </w:r>
          </w:p>
        </w:tc>
        <w:tc>
          <w:tcPr>
            <w:tcW w:w="2039" w:type="dxa"/>
          </w:tcPr>
          <w:p w14:paraId="1B4322EF" w14:textId="336D480A" w:rsidR="00AB16CF" w:rsidRPr="00AB16CF" w:rsidRDefault="00AB16CF" w:rsidP="00AB16CF">
            <w:pPr>
              <w:rPr>
                <w:rFonts w:ascii="Times New Roman" w:hAnsi="Times New Roman"/>
                <w:b/>
                <w:bCs/>
                <w:sz w:val="16"/>
                <w:szCs w:val="16"/>
                <w:highlight w:val="lightGray"/>
              </w:rPr>
            </w:pPr>
            <w:r w:rsidRPr="00AB16CF">
              <w:rPr>
                <w:sz w:val="16"/>
                <w:szCs w:val="16"/>
              </w:rPr>
              <w:t>LTE_UL_CAP_enh-Core</w:t>
            </w:r>
          </w:p>
        </w:tc>
      </w:tr>
      <w:tr w:rsidR="00AB16CF" w:rsidRPr="00285277" w14:paraId="0137F318" w14:textId="77777777" w:rsidTr="00AB16CF">
        <w:trPr>
          <w:trHeight w:val="20"/>
          <w:jc w:val="center"/>
        </w:trPr>
        <w:tc>
          <w:tcPr>
            <w:tcW w:w="801" w:type="dxa"/>
          </w:tcPr>
          <w:p w14:paraId="04C405C9" w14:textId="02717736"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6F1EB3FA" w14:textId="55F70258" w:rsidR="00AB16CF" w:rsidRPr="00AB16CF" w:rsidRDefault="00AB16CF" w:rsidP="00AB16CF">
            <w:pPr>
              <w:rPr>
                <w:rFonts w:ascii="Times New Roman" w:hAnsi="Times New Roman"/>
                <w:b/>
                <w:bCs/>
                <w:sz w:val="16"/>
                <w:szCs w:val="16"/>
                <w:highlight w:val="lightGray"/>
              </w:rPr>
            </w:pPr>
            <w:r w:rsidRPr="00AB16CF">
              <w:rPr>
                <w:sz w:val="16"/>
                <w:szCs w:val="16"/>
              </w:rPr>
              <w:t>1068</w:t>
            </w:r>
          </w:p>
        </w:tc>
        <w:tc>
          <w:tcPr>
            <w:tcW w:w="550" w:type="dxa"/>
          </w:tcPr>
          <w:p w14:paraId="07EB745C" w14:textId="0021DEDD"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6EDBAEAF" w14:textId="2E6F7630" w:rsidR="00AB16CF" w:rsidRPr="00AB16CF" w:rsidRDefault="00AB16CF" w:rsidP="00AB16CF">
            <w:pPr>
              <w:rPr>
                <w:rFonts w:ascii="Times New Roman" w:hAnsi="Times New Roman"/>
                <w:b/>
                <w:bCs/>
                <w:sz w:val="16"/>
                <w:szCs w:val="16"/>
                <w:highlight w:val="lightGray"/>
              </w:rPr>
            </w:pPr>
            <w:r w:rsidRPr="00AB16CF">
              <w:rPr>
                <w:sz w:val="16"/>
                <w:szCs w:val="16"/>
              </w:rPr>
              <w:t>Rel-14</w:t>
            </w:r>
          </w:p>
        </w:tc>
        <w:tc>
          <w:tcPr>
            <w:tcW w:w="4235" w:type="dxa"/>
          </w:tcPr>
          <w:p w14:paraId="7CC9516D" w14:textId="0515E83C" w:rsidR="00AB16CF" w:rsidRPr="00AB16CF" w:rsidRDefault="00AB16CF" w:rsidP="00AB16CF">
            <w:pPr>
              <w:rPr>
                <w:rFonts w:ascii="Times New Roman" w:hAnsi="Times New Roman"/>
                <w:b/>
                <w:bCs/>
                <w:sz w:val="16"/>
                <w:szCs w:val="16"/>
                <w:highlight w:val="lightGray"/>
              </w:rPr>
            </w:pPr>
            <w:r w:rsidRPr="00AB16CF">
              <w:rPr>
                <w:sz w:val="16"/>
                <w:szCs w:val="16"/>
              </w:rPr>
              <w:t>Correction on look-ahead for SRS carrier switching</w:t>
            </w:r>
          </w:p>
        </w:tc>
        <w:tc>
          <w:tcPr>
            <w:tcW w:w="528" w:type="dxa"/>
          </w:tcPr>
          <w:p w14:paraId="5245CB7E" w14:textId="347AEAAA"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5A9C7537" w14:textId="6A893D51" w:rsidR="00AB16CF" w:rsidRPr="00AB16CF" w:rsidRDefault="00AB16CF" w:rsidP="00AB16CF">
            <w:pPr>
              <w:rPr>
                <w:rFonts w:ascii="Times New Roman" w:hAnsi="Times New Roman"/>
                <w:b/>
                <w:bCs/>
                <w:sz w:val="16"/>
                <w:szCs w:val="16"/>
                <w:highlight w:val="lightGray"/>
              </w:rPr>
            </w:pPr>
            <w:r w:rsidRPr="00AB16CF">
              <w:rPr>
                <w:sz w:val="16"/>
                <w:szCs w:val="16"/>
              </w:rPr>
              <w:t>14.6.0</w:t>
            </w:r>
          </w:p>
        </w:tc>
        <w:tc>
          <w:tcPr>
            <w:tcW w:w="1060" w:type="dxa"/>
          </w:tcPr>
          <w:p w14:paraId="3F49B405" w14:textId="2E024A28"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098BF305" w14:textId="28E3B26E" w:rsidR="00AB16CF" w:rsidRPr="00AB16CF" w:rsidRDefault="00AB16CF" w:rsidP="00AB16CF">
            <w:pPr>
              <w:rPr>
                <w:rFonts w:ascii="Times New Roman" w:hAnsi="Times New Roman"/>
                <w:b/>
                <w:bCs/>
                <w:sz w:val="16"/>
                <w:szCs w:val="16"/>
                <w:highlight w:val="lightGray"/>
              </w:rPr>
            </w:pPr>
            <w:r w:rsidRPr="00AB16CF">
              <w:rPr>
                <w:sz w:val="16"/>
                <w:szCs w:val="16"/>
              </w:rPr>
              <w:t>R1-1805373</w:t>
            </w:r>
          </w:p>
        </w:tc>
        <w:tc>
          <w:tcPr>
            <w:tcW w:w="1437" w:type="dxa"/>
          </w:tcPr>
          <w:p w14:paraId="58F6BA11" w14:textId="4240EDE4"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0C4D014F" w14:textId="4FF32C0D" w:rsidR="00AB16CF" w:rsidRPr="00AB16CF" w:rsidRDefault="00AB16CF" w:rsidP="00AB16CF">
            <w:pPr>
              <w:rPr>
                <w:rFonts w:ascii="Times New Roman" w:hAnsi="Times New Roman"/>
                <w:b/>
                <w:bCs/>
                <w:sz w:val="16"/>
                <w:szCs w:val="16"/>
                <w:highlight w:val="lightGray"/>
              </w:rPr>
            </w:pPr>
            <w:r w:rsidRPr="00AB16CF">
              <w:rPr>
                <w:sz w:val="16"/>
                <w:szCs w:val="16"/>
              </w:rPr>
              <w:t>LTE_SRS_switch-Core</w:t>
            </w:r>
          </w:p>
        </w:tc>
      </w:tr>
      <w:tr w:rsidR="00AB16CF" w:rsidRPr="00285277" w14:paraId="2807917D" w14:textId="77777777" w:rsidTr="00AB16CF">
        <w:trPr>
          <w:trHeight w:val="20"/>
          <w:jc w:val="center"/>
        </w:trPr>
        <w:tc>
          <w:tcPr>
            <w:tcW w:w="801" w:type="dxa"/>
          </w:tcPr>
          <w:p w14:paraId="5A758675" w14:textId="3EEDE1F6" w:rsidR="00AB16CF" w:rsidRPr="00AB16CF" w:rsidRDefault="00AB16CF" w:rsidP="00AB16CF">
            <w:pPr>
              <w:rPr>
                <w:rFonts w:ascii="Times New Roman" w:hAnsi="Times New Roman"/>
                <w:b/>
                <w:bCs/>
                <w:sz w:val="16"/>
                <w:szCs w:val="16"/>
                <w:highlight w:val="lightGray"/>
              </w:rPr>
            </w:pPr>
            <w:r w:rsidRPr="00AB16CF">
              <w:rPr>
                <w:sz w:val="16"/>
                <w:szCs w:val="16"/>
              </w:rPr>
              <w:lastRenderedPageBreak/>
              <w:t>36.213</w:t>
            </w:r>
          </w:p>
        </w:tc>
        <w:tc>
          <w:tcPr>
            <w:tcW w:w="536" w:type="dxa"/>
          </w:tcPr>
          <w:p w14:paraId="69B40CD2" w14:textId="47028225" w:rsidR="00AB16CF" w:rsidRPr="00AB16CF" w:rsidRDefault="00AB16CF" w:rsidP="00AB16CF">
            <w:pPr>
              <w:rPr>
                <w:rFonts w:ascii="Times New Roman" w:hAnsi="Times New Roman"/>
                <w:b/>
                <w:bCs/>
                <w:sz w:val="16"/>
                <w:szCs w:val="16"/>
                <w:highlight w:val="lightGray"/>
              </w:rPr>
            </w:pPr>
            <w:r w:rsidRPr="00AB16CF">
              <w:rPr>
                <w:sz w:val="16"/>
                <w:szCs w:val="16"/>
              </w:rPr>
              <w:t>1069</w:t>
            </w:r>
          </w:p>
        </w:tc>
        <w:tc>
          <w:tcPr>
            <w:tcW w:w="550" w:type="dxa"/>
          </w:tcPr>
          <w:p w14:paraId="3B5CC32F" w14:textId="46478EDF"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70B8B551" w14:textId="4240DB27"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7910DD0F" w14:textId="4D242E59" w:rsidR="00AB16CF" w:rsidRPr="00AB16CF" w:rsidRDefault="00AB16CF" w:rsidP="00AB16CF">
            <w:pPr>
              <w:rPr>
                <w:rFonts w:ascii="Times New Roman" w:hAnsi="Times New Roman"/>
                <w:b/>
                <w:bCs/>
                <w:sz w:val="16"/>
                <w:szCs w:val="16"/>
                <w:highlight w:val="lightGray"/>
              </w:rPr>
            </w:pPr>
            <w:r w:rsidRPr="00AB16CF">
              <w:rPr>
                <w:sz w:val="16"/>
                <w:szCs w:val="16"/>
              </w:rPr>
              <w:t>Correction on look-ahead for SRS carrier switching</w:t>
            </w:r>
          </w:p>
        </w:tc>
        <w:tc>
          <w:tcPr>
            <w:tcW w:w="528" w:type="dxa"/>
          </w:tcPr>
          <w:p w14:paraId="16FD7360" w14:textId="0012FB9B"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143FE525" w14:textId="734B12AB"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724689EA" w14:textId="22180E27"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1725CF2B" w14:textId="0FE3C22A" w:rsidR="00AB16CF" w:rsidRPr="00AB16CF" w:rsidRDefault="00AB16CF" w:rsidP="00AB16CF">
            <w:pPr>
              <w:rPr>
                <w:rFonts w:ascii="Times New Roman" w:hAnsi="Times New Roman"/>
                <w:b/>
                <w:bCs/>
                <w:sz w:val="16"/>
                <w:szCs w:val="16"/>
                <w:highlight w:val="lightGray"/>
              </w:rPr>
            </w:pPr>
            <w:r w:rsidRPr="00AB16CF">
              <w:rPr>
                <w:sz w:val="16"/>
                <w:szCs w:val="16"/>
              </w:rPr>
              <w:t>R1-1805374</w:t>
            </w:r>
          </w:p>
        </w:tc>
        <w:tc>
          <w:tcPr>
            <w:tcW w:w="1437" w:type="dxa"/>
          </w:tcPr>
          <w:p w14:paraId="20897386" w14:textId="2F9C907D"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5421996B" w14:textId="245FCCF9" w:rsidR="00AB16CF" w:rsidRPr="00AB16CF" w:rsidRDefault="00AB16CF" w:rsidP="00AB16CF">
            <w:pPr>
              <w:rPr>
                <w:rFonts w:ascii="Times New Roman" w:hAnsi="Times New Roman"/>
                <w:b/>
                <w:bCs/>
                <w:sz w:val="16"/>
                <w:szCs w:val="16"/>
                <w:highlight w:val="lightGray"/>
              </w:rPr>
            </w:pPr>
            <w:r w:rsidRPr="00AB16CF">
              <w:rPr>
                <w:sz w:val="16"/>
                <w:szCs w:val="16"/>
              </w:rPr>
              <w:t>LTE_SRS_switch-Core</w:t>
            </w:r>
          </w:p>
        </w:tc>
      </w:tr>
      <w:tr w:rsidR="00AB16CF" w:rsidRPr="003D0015" w14:paraId="788F6B42" w14:textId="77777777" w:rsidTr="00AB16CF">
        <w:trPr>
          <w:trHeight w:val="20"/>
          <w:jc w:val="center"/>
        </w:trPr>
        <w:tc>
          <w:tcPr>
            <w:tcW w:w="801" w:type="dxa"/>
          </w:tcPr>
          <w:p w14:paraId="4565264D" w14:textId="0A4743D4"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547B3329" w14:textId="6B01C78C" w:rsidR="00AB16CF" w:rsidRPr="00AB16CF" w:rsidRDefault="00AB16CF" w:rsidP="00AB16CF">
            <w:pPr>
              <w:rPr>
                <w:rFonts w:ascii="Times New Roman" w:hAnsi="Times New Roman"/>
                <w:b/>
                <w:bCs/>
                <w:sz w:val="16"/>
                <w:szCs w:val="16"/>
                <w:highlight w:val="lightGray"/>
              </w:rPr>
            </w:pPr>
            <w:r w:rsidRPr="00AB16CF">
              <w:rPr>
                <w:sz w:val="16"/>
                <w:szCs w:val="16"/>
              </w:rPr>
              <w:t>1070</w:t>
            </w:r>
          </w:p>
        </w:tc>
        <w:tc>
          <w:tcPr>
            <w:tcW w:w="550" w:type="dxa"/>
          </w:tcPr>
          <w:p w14:paraId="156687E9" w14:textId="3E513427"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1978AB39" w14:textId="4C4AA465"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454D5850" w14:textId="66918391" w:rsidR="00AB16CF" w:rsidRPr="00AB16CF" w:rsidRDefault="00AB16CF" w:rsidP="00AB16CF">
            <w:pPr>
              <w:rPr>
                <w:rFonts w:ascii="Times New Roman" w:hAnsi="Times New Roman"/>
                <w:b/>
                <w:bCs/>
                <w:sz w:val="16"/>
                <w:szCs w:val="16"/>
                <w:highlight w:val="lightGray"/>
              </w:rPr>
            </w:pPr>
            <w:r w:rsidRPr="00AB16CF">
              <w:rPr>
                <w:sz w:val="16"/>
                <w:szCs w:val="16"/>
              </w:rPr>
              <w:t>Introduction of Enhancing CA Utilization into 36.213</w:t>
            </w:r>
          </w:p>
        </w:tc>
        <w:tc>
          <w:tcPr>
            <w:tcW w:w="528" w:type="dxa"/>
          </w:tcPr>
          <w:p w14:paraId="4341CE27" w14:textId="77713973" w:rsidR="00AB16CF" w:rsidRPr="00AB16CF" w:rsidRDefault="00AB16CF" w:rsidP="00AB16CF">
            <w:pPr>
              <w:rPr>
                <w:rFonts w:ascii="Times New Roman" w:hAnsi="Times New Roman"/>
                <w:b/>
                <w:bCs/>
                <w:sz w:val="16"/>
                <w:szCs w:val="16"/>
                <w:highlight w:val="lightGray"/>
              </w:rPr>
            </w:pPr>
            <w:r w:rsidRPr="00AB16CF">
              <w:rPr>
                <w:sz w:val="16"/>
                <w:szCs w:val="16"/>
              </w:rPr>
              <w:t>B</w:t>
            </w:r>
          </w:p>
        </w:tc>
        <w:tc>
          <w:tcPr>
            <w:tcW w:w="816" w:type="dxa"/>
          </w:tcPr>
          <w:p w14:paraId="4E8E86E2" w14:textId="4DB5E092"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4CD96856" w14:textId="55751B2D"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4B849C15" w14:textId="08A07AE6" w:rsidR="00AB16CF" w:rsidRPr="00AB16CF" w:rsidRDefault="00AB16CF" w:rsidP="00AB16CF">
            <w:pPr>
              <w:rPr>
                <w:rFonts w:ascii="Times New Roman" w:hAnsi="Times New Roman"/>
                <w:b/>
                <w:bCs/>
                <w:sz w:val="16"/>
                <w:szCs w:val="16"/>
                <w:highlight w:val="lightGray"/>
              </w:rPr>
            </w:pPr>
            <w:r w:rsidRPr="00AB16CF">
              <w:rPr>
                <w:sz w:val="16"/>
                <w:szCs w:val="16"/>
              </w:rPr>
              <w:t>R1-1805377</w:t>
            </w:r>
          </w:p>
        </w:tc>
        <w:tc>
          <w:tcPr>
            <w:tcW w:w="1437" w:type="dxa"/>
          </w:tcPr>
          <w:p w14:paraId="3964C099" w14:textId="0F976C1A" w:rsidR="00AB16CF" w:rsidRPr="00AB16CF" w:rsidRDefault="00AB16CF" w:rsidP="00AB16CF">
            <w:pPr>
              <w:rPr>
                <w:rFonts w:ascii="Times New Roman" w:hAnsi="Times New Roman"/>
                <w:b/>
                <w:bCs/>
                <w:sz w:val="16"/>
                <w:szCs w:val="16"/>
                <w:highlight w:val="lightGray"/>
              </w:rPr>
            </w:pPr>
            <w:r w:rsidRPr="00AB16CF">
              <w:rPr>
                <w:sz w:val="16"/>
                <w:szCs w:val="16"/>
              </w:rPr>
              <w:t>Nokia, Nokia Shanghai Bell</w:t>
            </w:r>
          </w:p>
        </w:tc>
        <w:tc>
          <w:tcPr>
            <w:tcW w:w="2039" w:type="dxa"/>
          </w:tcPr>
          <w:p w14:paraId="693D87CB" w14:textId="3F1ACACE" w:rsidR="00AB16CF" w:rsidRPr="00AB16CF" w:rsidRDefault="00AB16CF" w:rsidP="00AB16CF">
            <w:pPr>
              <w:rPr>
                <w:rFonts w:ascii="Times New Roman" w:hAnsi="Times New Roman"/>
                <w:b/>
                <w:bCs/>
                <w:sz w:val="16"/>
                <w:szCs w:val="16"/>
                <w:highlight w:val="lightGray"/>
              </w:rPr>
            </w:pPr>
            <w:r w:rsidRPr="00AB16CF">
              <w:rPr>
                <w:sz w:val="16"/>
                <w:szCs w:val="16"/>
              </w:rPr>
              <w:t>LTE_euCA-Core</w:t>
            </w:r>
          </w:p>
        </w:tc>
      </w:tr>
      <w:tr w:rsidR="00AB16CF" w:rsidRPr="003D0015" w14:paraId="45EA7199" w14:textId="77777777" w:rsidTr="00AB16CF">
        <w:trPr>
          <w:trHeight w:val="20"/>
          <w:jc w:val="center"/>
        </w:trPr>
        <w:tc>
          <w:tcPr>
            <w:tcW w:w="801" w:type="dxa"/>
          </w:tcPr>
          <w:p w14:paraId="3112AE20" w14:textId="01E324DF"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34AED1E0" w14:textId="020A1EEF" w:rsidR="00AB16CF" w:rsidRPr="00AB16CF" w:rsidRDefault="00AB16CF" w:rsidP="00AB16CF">
            <w:pPr>
              <w:rPr>
                <w:rFonts w:ascii="Times New Roman" w:hAnsi="Times New Roman"/>
                <w:b/>
                <w:bCs/>
                <w:sz w:val="16"/>
                <w:szCs w:val="16"/>
                <w:highlight w:val="lightGray"/>
              </w:rPr>
            </w:pPr>
            <w:r w:rsidRPr="00AB16CF">
              <w:rPr>
                <w:sz w:val="16"/>
                <w:szCs w:val="16"/>
              </w:rPr>
              <w:t>1071</w:t>
            </w:r>
          </w:p>
        </w:tc>
        <w:tc>
          <w:tcPr>
            <w:tcW w:w="550" w:type="dxa"/>
          </w:tcPr>
          <w:p w14:paraId="31B64675" w14:textId="595178D6"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38B9C64E" w14:textId="25959B8E" w:rsidR="00AB16CF" w:rsidRPr="00AB16CF" w:rsidRDefault="00AB16CF" w:rsidP="00AB16CF">
            <w:pPr>
              <w:rPr>
                <w:rFonts w:ascii="Times New Roman" w:hAnsi="Times New Roman"/>
                <w:b/>
                <w:bCs/>
                <w:sz w:val="16"/>
                <w:szCs w:val="16"/>
                <w:highlight w:val="lightGray"/>
              </w:rPr>
            </w:pPr>
            <w:r w:rsidRPr="00AB16CF">
              <w:rPr>
                <w:sz w:val="16"/>
                <w:szCs w:val="16"/>
              </w:rPr>
              <w:t>Rel-14</w:t>
            </w:r>
          </w:p>
        </w:tc>
        <w:tc>
          <w:tcPr>
            <w:tcW w:w="4235" w:type="dxa"/>
          </w:tcPr>
          <w:p w14:paraId="49F962F8" w14:textId="777D6568" w:rsidR="00AB16CF" w:rsidRPr="00AB16CF" w:rsidRDefault="00AB16CF" w:rsidP="00AB16CF">
            <w:pPr>
              <w:rPr>
                <w:rFonts w:ascii="Times New Roman" w:hAnsi="Times New Roman"/>
                <w:b/>
                <w:bCs/>
                <w:sz w:val="16"/>
                <w:szCs w:val="16"/>
                <w:highlight w:val="lightGray"/>
              </w:rPr>
            </w:pPr>
            <w:r w:rsidRPr="00AB16CF">
              <w:rPr>
                <w:sz w:val="16"/>
                <w:szCs w:val="16"/>
              </w:rPr>
              <w:t>Clarification of NPUSCH uplink compensation gaps for 2 HARQ processes</w:t>
            </w:r>
          </w:p>
        </w:tc>
        <w:tc>
          <w:tcPr>
            <w:tcW w:w="528" w:type="dxa"/>
          </w:tcPr>
          <w:p w14:paraId="7F56AC9D" w14:textId="20A84A48"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3B291226" w14:textId="73367D9A" w:rsidR="00AB16CF" w:rsidRPr="00AB16CF" w:rsidRDefault="00AB16CF" w:rsidP="00AB16CF">
            <w:pPr>
              <w:rPr>
                <w:rFonts w:ascii="Times New Roman" w:hAnsi="Times New Roman"/>
                <w:b/>
                <w:bCs/>
                <w:sz w:val="16"/>
                <w:szCs w:val="16"/>
                <w:highlight w:val="lightGray"/>
              </w:rPr>
            </w:pPr>
            <w:r w:rsidRPr="00AB16CF">
              <w:rPr>
                <w:sz w:val="16"/>
                <w:szCs w:val="16"/>
              </w:rPr>
              <w:t>14.6.0</w:t>
            </w:r>
          </w:p>
        </w:tc>
        <w:tc>
          <w:tcPr>
            <w:tcW w:w="1060" w:type="dxa"/>
          </w:tcPr>
          <w:p w14:paraId="31AA133F" w14:textId="0C7D67CC"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64B130C0" w14:textId="4203B17C" w:rsidR="00AB16CF" w:rsidRPr="00AB16CF" w:rsidRDefault="00AB16CF" w:rsidP="00AB16CF">
            <w:pPr>
              <w:rPr>
                <w:rFonts w:ascii="Times New Roman" w:hAnsi="Times New Roman"/>
                <w:b/>
                <w:bCs/>
                <w:sz w:val="16"/>
                <w:szCs w:val="16"/>
                <w:highlight w:val="lightGray"/>
              </w:rPr>
            </w:pPr>
            <w:r w:rsidRPr="00AB16CF">
              <w:rPr>
                <w:sz w:val="16"/>
                <w:szCs w:val="16"/>
              </w:rPr>
              <w:t>R1-1805403</w:t>
            </w:r>
          </w:p>
        </w:tc>
        <w:tc>
          <w:tcPr>
            <w:tcW w:w="1437" w:type="dxa"/>
          </w:tcPr>
          <w:p w14:paraId="7CA81FEC" w14:textId="22BCBA9D" w:rsidR="00AB16CF" w:rsidRPr="00AB16CF" w:rsidRDefault="00AB16CF" w:rsidP="00AB16CF">
            <w:pPr>
              <w:rPr>
                <w:rFonts w:ascii="Times New Roman" w:hAnsi="Times New Roman"/>
                <w:b/>
                <w:bCs/>
                <w:sz w:val="16"/>
                <w:szCs w:val="16"/>
                <w:highlight w:val="lightGray"/>
              </w:rPr>
            </w:pPr>
            <w:r w:rsidRPr="00AB16CF">
              <w:rPr>
                <w:sz w:val="16"/>
                <w:szCs w:val="16"/>
              </w:rPr>
              <w:t>Huawei, HiSilicon</w:t>
            </w:r>
          </w:p>
        </w:tc>
        <w:tc>
          <w:tcPr>
            <w:tcW w:w="2039" w:type="dxa"/>
          </w:tcPr>
          <w:p w14:paraId="58DD8955" w14:textId="3D4FE756" w:rsidR="00AB16CF" w:rsidRPr="00AB16CF" w:rsidRDefault="00AB16CF" w:rsidP="00AB16CF">
            <w:pPr>
              <w:rPr>
                <w:rFonts w:ascii="Times New Roman" w:hAnsi="Times New Roman"/>
                <w:b/>
                <w:bCs/>
                <w:sz w:val="16"/>
                <w:szCs w:val="16"/>
                <w:highlight w:val="lightGray"/>
              </w:rPr>
            </w:pPr>
            <w:r w:rsidRPr="00AB16CF">
              <w:rPr>
                <w:sz w:val="16"/>
                <w:szCs w:val="16"/>
              </w:rPr>
              <w:t>NB_IoTenh-Core</w:t>
            </w:r>
          </w:p>
        </w:tc>
      </w:tr>
      <w:tr w:rsidR="00AB16CF" w:rsidRPr="003D0015" w14:paraId="790B45B8" w14:textId="77777777" w:rsidTr="00AB16CF">
        <w:trPr>
          <w:trHeight w:val="20"/>
          <w:jc w:val="center"/>
        </w:trPr>
        <w:tc>
          <w:tcPr>
            <w:tcW w:w="801" w:type="dxa"/>
          </w:tcPr>
          <w:p w14:paraId="4E14CDC0" w14:textId="3D6AA0F7"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0F26306B" w14:textId="3EADEB96" w:rsidR="00AB16CF" w:rsidRPr="00AB16CF" w:rsidRDefault="00AB16CF" w:rsidP="00AB16CF">
            <w:pPr>
              <w:rPr>
                <w:rFonts w:ascii="Times New Roman" w:hAnsi="Times New Roman"/>
                <w:b/>
                <w:bCs/>
                <w:sz w:val="16"/>
                <w:szCs w:val="16"/>
                <w:highlight w:val="lightGray"/>
              </w:rPr>
            </w:pPr>
            <w:r w:rsidRPr="00AB16CF">
              <w:rPr>
                <w:sz w:val="16"/>
                <w:szCs w:val="16"/>
              </w:rPr>
              <w:t>1072</w:t>
            </w:r>
          </w:p>
        </w:tc>
        <w:tc>
          <w:tcPr>
            <w:tcW w:w="550" w:type="dxa"/>
          </w:tcPr>
          <w:p w14:paraId="471C4167" w14:textId="3133BAC0"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2205DFAA" w14:textId="289028C0"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56624F07" w14:textId="3D780ECA" w:rsidR="00AB16CF" w:rsidRPr="00AB16CF" w:rsidRDefault="00AB16CF" w:rsidP="00AB16CF">
            <w:pPr>
              <w:rPr>
                <w:rFonts w:ascii="Times New Roman" w:hAnsi="Times New Roman"/>
                <w:b/>
                <w:bCs/>
                <w:sz w:val="16"/>
                <w:szCs w:val="16"/>
                <w:highlight w:val="lightGray"/>
              </w:rPr>
            </w:pPr>
            <w:r w:rsidRPr="00AB16CF">
              <w:rPr>
                <w:sz w:val="16"/>
                <w:szCs w:val="16"/>
              </w:rPr>
              <w:t>Clarification of NPUSCH uplink compensation gaps for 2 HARQ processes</w:t>
            </w:r>
          </w:p>
        </w:tc>
        <w:tc>
          <w:tcPr>
            <w:tcW w:w="528" w:type="dxa"/>
          </w:tcPr>
          <w:p w14:paraId="147EAA52" w14:textId="41DC2856" w:rsidR="00AB16CF" w:rsidRPr="00AB16CF" w:rsidRDefault="00AB16CF" w:rsidP="00AB16CF">
            <w:pPr>
              <w:rPr>
                <w:rFonts w:ascii="Times New Roman" w:hAnsi="Times New Roman"/>
                <w:b/>
                <w:bCs/>
                <w:sz w:val="16"/>
                <w:szCs w:val="16"/>
                <w:highlight w:val="lightGray"/>
              </w:rPr>
            </w:pPr>
            <w:r w:rsidRPr="00AB16CF">
              <w:rPr>
                <w:sz w:val="16"/>
                <w:szCs w:val="16"/>
              </w:rPr>
              <w:t>A</w:t>
            </w:r>
          </w:p>
        </w:tc>
        <w:tc>
          <w:tcPr>
            <w:tcW w:w="816" w:type="dxa"/>
          </w:tcPr>
          <w:p w14:paraId="5A58B90B" w14:textId="360433A0"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18BFD01D" w14:textId="5A3D466F"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119F9858" w14:textId="7BC3EAD6" w:rsidR="00AB16CF" w:rsidRPr="00AB16CF" w:rsidRDefault="00AB16CF" w:rsidP="00AB16CF">
            <w:pPr>
              <w:rPr>
                <w:rFonts w:ascii="Times New Roman" w:hAnsi="Times New Roman"/>
                <w:b/>
                <w:bCs/>
                <w:sz w:val="16"/>
                <w:szCs w:val="16"/>
                <w:highlight w:val="lightGray"/>
              </w:rPr>
            </w:pPr>
            <w:r w:rsidRPr="00AB16CF">
              <w:rPr>
                <w:sz w:val="16"/>
                <w:szCs w:val="16"/>
              </w:rPr>
              <w:t>R1-1805404</w:t>
            </w:r>
          </w:p>
        </w:tc>
        <w:tc>
          <w:tcPr>
            <w:tcW w:w="1437" w:type="dxa"/>
          </w:tcPr>
          <w:p w14:paraId="32A4171A" w14:textId="2614FDC5" w:rsidR="00AB16CF" w:rsidRPr="00AB16CF" w:rsidRDefault="00AB16CF" w:rsidP="00AB16CF">
            <w:pPr>
              <w:rPr>
                <w:rFonts w:ascii="Times New Roman" w:hAnsi="Times New Roman"/>
                <w:b/>
                <w:bCs/>
                <w:sz w:val="16"/>
                <w:szCs w:val="16"/>
                <w:highlight w:val="lightGray"/>
              </w:rPr>
            </w:pPr>
            <w:r w:rsidRPr="00AB16CF">
              <w:rPr>
                <w:sz w:val="16"/>
                <w:szCs w:val="16"/>
              </w:rPr>
              <w:t>Huawei, HiSilicon</w:t>
            </w:r>
          </w:p>
        </w:tc>
        <w:tc>
          <w:tcPr>
            <w:tcW w:w="2039" w:type="dxa"/>
          </w:tcPr>
          <w:p w14:paraId="5C16FD96" w14:textId="0E5822F2" w:rsidR="00AB16CF" w:rsidRPr="00AB16CF" w:rsidRDefault="00AB16CF" w:rsidP="00AB16CF">
            <w:pPr>
              <w:rPr>
                <w:rFonts w:ascii="Times New Roman" w:hAnsi="Times New Roman"/>
                <w:b/>
                <w:bCs/>
                <w:sz w:val="16"/>
                <w:szCs w:val="16"/>
                <w:highlight w:val="lightGray"/>
              </w:rPr>
            </w:pPr>
            <w:r w:rsidRPr="00AB16CF">
              <w:rPr>
                <w:sz w:val="16"/>
                <w:szCs w:val="16"/>
              </w:rPr>
              <w:t>NB_IoTenh-Core</w:t>
            </w:r>
          </w:p>
        </w:tc>
      </w:tr>
      <w:tr w:rsidR="00AB16CF" w:rsidRPr="00285277" w14:paraId="0D80145B" w14:textId="77777777" w:rsidTr="00AB16CF">
        <w:trPr>
          <w:trHeight w:val="20"/>
          <w:jc w:val="center"/>
        </w:trPr>
        <w:tc>
          <w:tcPr>
            <w:tcW w:w="801" w:type="dxa"/>
          </w:tcPr>
          <w:p w14:paraId="407EA911" w14:textId="6641501D"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5628C984" w14:textId="72AB5D32" w:rsidR="00AB16CF" w:rsidRPr="00AB16CF" w:rsidRDefault="00AB16CF" w:rsidP="00AB16CF">
            <w:pPr>
              <w:rPr>
                <w:rFonts w:ascii="Times New Roman" w:hAnsi="Times New Roman"/>
                <w:b/>
                <w:bCs/>
                <w:sz w:val="16"/>
                <w:szCs w:val="16"/>
                <w:highlight w:val="lightGray"/>
              </w:rPr>
            </w:pPr>
            <w:r w:rsidRPr="00AB16CF">
              <w:rPr>
                <w:sz w:val="16"/>
                <w:szCs w:val="16"/>
              </w:rPr>
              <w:t>1073</w:t>
            </w:r>
          </w:p>
        </w:tc>
        <w:tc>
          <w:tcPr>
            <w:tcW w:w="550" w:type="dxa"/>
          </w:tcPr>
          <w:p w14:paraId="75C7ACB5" w14:textId="33234040"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0839A134" w14:textId="6A649F1B"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25EA0EB3" w14:textId="3138B011" w:rsidR="00AB16CF" w:rsidRPr="00AB16CF" w:rsidRDefault="00AB16CF" w:rsidP="00AB16CF">
            <w:pPr>
              <w:rPr>
                <w:rFonts w:ascii="Times New Roman" w:hAnsi="Times New Roman"/>
                <w:b/>
                <w:bCs/>
                <w:sz w:val="16"/>
                <w:szCs w:val="16"/>
                <w:highlight w:val="lightGray"/>
              </w:rPr>
            </w:pPr>
            <w:r w:rsidRPr="00AB16CF">
              <w:rPr>
                <w:sz w:val="16"/>
                <w:szCs w:val="16"/>
              </w:rPr>
              <w:t>Introduction of reduced control plane latency</w:t>
            </w:r>
          </w:p>
        </w:tc>
        <w:tc>
          <w:tcPr>
            <w:tcW w:w="528" w:type="dxa"/>
          </w:tcPr>
          <w:p w14:paraId="1F42B575" w14:textId="66C74D2C" w:rsidR="00AB16CF" w:rsidRPr="00AB16CF" w:rsidRDefault="00AB16CF" w:rsidP="00AB16CF">
            <w:pPr>
              <w:rPr>
                <w:rFonts w:ascii="Times New Roman" w:hAnsi="Times New Roman"/>
                <w:b/>
                <w:bCs/>
                <w:sz w:val="16"/>
                <w:szCs w:val="16"/>
                <w:highlight w:val="lightGray"/>
              </w:rPr>
            </w:pPr>
            <w:r w:rsidRPr="00AB16CF">
              <w:rPr>
                <w:sz w:val="16"/>
                <w:szCs w:val="16"/>
              </w:rPr>
              <w:t>B</w:t>
            </w:r>
          </w:p>
        </w:tc>
        <w:tc>
          <w:tcPr>
            <w:tcW w:w="816" w:type="dxa"/>
          </w:tcPr>
          <w:p w14:paraId="5D380778" w14:textId="06E87864"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498368C0" w14:textId="1F5F3AEB"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515665A4" w14:textId="236411C1" w:rsidR="00AB16CF" w:rsidRPr="00AB16CF" w:rsidRDefault="00AB16CF" w:rsidP="00AB16CF">
            <w:pPr>
              <w:rPr>
                <w:rFonts w:ascii="Times New Roman" w:hAnsi="Times New Roman"/>
                <w:b/>
                <w:bCs/>
                <w:sz w:val="16"/>
                <w:szCs w:val="16"/>
                <w:highlight w:val="lightGray"/>
              </w:rPr>
            </w:pPr>
            <w:r w:rsidRPr="00AB16CF">
              <w:rPr>
                <w:sz w:val="16"/>
                <w:szCs w:val="16"/>
              </w:rPr>
              <w:t>1-1805408</w:t>
            </w:r>
          </w:p>
        </w:tc>
        <w:tc>
          <w:tcPr>
            <w:tcW w:w="1437" w:type="dxa"/>
          </w:tcPr>
          <w:p w14:paraId="7A8620E3" w14:textId="5109DE6C" w:rsidR="00AB16CF" w:rsidRPr="00AB16CF" w:rsidRDefault="00AB16CF" w:rsidP="00AB16CF">
            <w:pPr>
              <w:rPr>
                <w:rFonts w:ascii="Times New Roman" w:hAnsi="Times New Roman"/>
                <w:b/>
                <w:bCs/>
                <w:sz w:val="16"/>
                <w:szCs w:val="16"/>
                <w:highlight w:val="lightGray"/>
              </w:rPr>
            </w:pPr>
            <w:r w:rsidRPr="00AB16CF">
              <w:rPr>
                <w:sz w:val="16"/>
                <w:szCs w:val="16"/>
              </w:rPr>
              <w:t>Ericsson</w:t>
            </w:r>
          </w:p>
        </w:tc>
        <w:tc>
          <w:tcPr>
            <w:tcW w:w="2039" w:type="dxa"/>
          </w:tcPr>
          <w:p w14:paraId="06A89C47" w14:textId="02A6AFC0" w:rsidR="00AB16CF" w:rsidRPr="00AB16CF" w:rsidRDefault="00AB16CF" w:rsidP="00AB16CF">
            <w:pPr>
              <w:rPr>
                <w:rFonts w:ascii="Times New Roman" w:hAnsi="Times New Roman"/>
                <w:b/>
                <w:bCs/>
                <w:sz w:val="16"/>
                <w:szCs w:val="16"/>
                <w:highlight w:val="lightGray"/>
              </w:rPr>
            </w:pPr>
            <w:r w:rsidRPr="00AB16CF">
              <w:rPr>
                <w:sz w:val="16"/>
                <w:szCs w:val="16"/>
              </w:rPr>
              <w:t>TEI15</w:t>
            </w:r>
          </w:p>
        </w:tc>
      </w:tr>
      <w:tr w:rsidR="00AB16CF" w:rsidRPr="00285277" w14:paraId="4CF4E8C1" w14:textId="77777777" w:rsidTr="00AB16CF">
        <w:trPr>
          <w:trHeight w:val="20"/>
          <w:jc w:val="center"/>
        </w:trPr>
        <w:tc>
          <w:tcPr>
            <w:tcW w:w="801" w:type="dxa"/>
          </w:tcPr>
          <w:p w14:paraId="0599A241" w14:textId="4FB11C69"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71F25E1E" w14:textId="589BC2CF" w:rsidR="00AB16CF" w:rsidRPr="00AB16CF" w:rsidRDefault="00AB16CF" w:rsidP="00AB16CF">
            <w:pPr>
              <w:rPr>
                <w:rFonts w:ascii="Times New Roman" w:hAnsi="Times New Roman"/>
                <w:b/>
                <w:bCs/>
                <w:sz w:val="16"/>
                <w:szCs w:val="16"/>
                <w:highlight w:val="lightGray"/>
              </w:rPr>
            </w:pPr>
            <w:r w:rsidRPr="00AB16CF">
              <w:rPr>
                <w:sz w:val="16"/>
                <w:szCs w:val="16"/>
              </w:rPr>
              <w:t>1074</w:t>
            </w:r>
          </w:p>
        </w:tc>
        <w:tc>
          <w:tcPr>
            <w:tcW w:w="550" w:type="dxa"/>
          </w:tcPr>
          <w:p w14:paraId="7A11A22D" w14:textId="6A8D67CC"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11878D2A" w14:textId="4DD3ECD4"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183F3EA1" w14:textId="5631542F" w:rsidR="00AB16CF" w:rsidRPr="00AB16CF" w:rsidRDefault="00AB16CF" w:rsidP="00AB16CF">
            <w:pPr>
              <w:rPr>
                <w:rFonts w:ascii="Times New Roman" w:hAnsi="Times New Roman"/>
                <w:b/>
                <w:bCs/>
                <w:sz w:val="16"/>
                <w:szCs w:val="16"/>
                <w:highlight w:val="lightGray"/>
              </w:rPr>
            </w:pPr>
            <w:r w:rsidRPr="00AB16CF">
              <w:rPr>
                <w:sz w:val="16"/>
                <w:szCs w:val="16"/>
              </w:rPr>
              <w:t>Corrections for shortened processing time and shortened TTI in 36.213, s08-s09</w:t>
            </w:r>
          </w:p>
        </w:tc>
        <w:tc>
          <w:tcPr>
            <w:tcW w:w="528" w:type="dxa"/>
          </w:tcPr>
          <w:p w14:paraId="4D526D12" w14:textId="3D7780BE"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6E2F296C" w14:textId="2C92C18E"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225504EE" w14:textId="151837D6"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32AAD922" w14:textId="5D22B8A6" w:rsidR="00AB16CF" w:rsidRPr="00AB16CF" w:rsidRDefault="00AB16CF" w:rsidP="00AB16CF">
            <w:pPr>
              <w:rPr>
                <w:rFonts w:ascii="Times New Roman" w:hAnsi="Times New Roman"/>
                <w:b/>
                <w:bCs/>
                <w:sz w:val="16"/>
                <w:szCs w:val="16"/>
                <w:highlight w:val="lightGray"/>
              </w:rPr>
            </w:pPr>
            <w:r w:rsidRPr="00AB16CF">
              <w:rPr>
                <w:sz w:val="16"/>
                <w:szCs w:val="16"/>
              </w:rPr>
              <w:t>R1-1805499</w:t>
            </w:r>
          </w:p>
        </w:tc>
        <w:tc>
          <w:tcPr>
            <w:tcW w:w="1437" w:type="dxa"/>
          </w:tcPr>
          <w:p w14:paraId="5F58A971" w14:textId="1812A315" w:rsidR="00AB16CF" w:rsidRPr="00AB16CF" w:rsidRDefault="00AB16CF" w:rsidP="00AB16CF">
            <w:pPr>
              <w:rPr>
                <w:rFonts w:ascii="Times New Roman" w:hAnsi="Times New Roman"/>
                <w:b/>
                <w:bCs/>
                <w:sz w:val="16"/>
                <w:szCs w:val="16"/>
                <w:highlight w:val="lightGray"/>
              </w:rPr>
            </w:pPr>
            <w:r w:rsidRPr="00AB16CF">
              <w:rPr>
                <w:sz w:val="16"/>
                <w:szCs w:val="16"/>
              </w:rPr>
              <w:t>Motorola Mobility</w:t>
            </w:r>
          </w:p>
        </w:tc>
        <w:tc>
          <w:tcPr>
            <w:tcW w:w="2039" w:type="dxa"/>
          </w:tcPr>
          <w:p w14:paraId="676947D0" w14:textId="1E0709E3" w:rsidR="00AB16CF" w:rsidRPr="00AB16CF" w:rsidRDefault="00AB16CF" w:rsidP="00AB16CF">
            <w:pPr>
              <w:rPr>
                <w:rFonts w:ascii="Times New Roman" w:hAnsi="Times New Roman"/>
                <w:b/>
                <w:bCs/>
                <w:sz w:val="16"/>
                <w:szCs w:val="16"/>
                <w:highlight w:val="lightGray"/>
              </w:rPr>
            </w:pPr>
            <w:r w:rsidRPr="00AB16CF">
              <w:rPr>
                <w:sz w:val="16"/>
                <w:szCs w:val="16"/>
              </w:rPr>
              <w:t>LTE_sTTIandPT-Core</w:t>
            </w:r>
          </w:p>
        </w:tc>
      </w:tr>
      <w:tr w:rsidR="00AB16CF" w:rsidRPr="003D0015" w14:paraId="41256060" w14:textId="77777777" w:rsidTr="00AB16CF">
        <w:trPr>
          <w:trHeight w:val="20"/>
          <w:jc w:val="center"/>
        </w:trPr>
        <w:tc>
          <w:tcPr>
            <w:tcW w:w="801" w:type="dxa"/>
          </w:tcPr>
          <w:p w14:paraId="6A92070E" w14:textId="0F131838" w:rsidR="00AB16CF" w:rsidRPr="00AB16CF" w:rsidRDefault="00AB16CF" w:rsidP="00AB16CF">
            <w:pPr>
              <w:rPr>
                <w:rFonts w:ascii="Times New Roman" w:hAnsi="Times New Roman"/>
                <w:b/>
                <w:bCs/>
                <w:sz w:val="16"/>
                <w:szCs w:val="16"/>
                <w:highlight w:val="lightGray"/>
              </w:rPr>
            </w:pPr>
            <w:r w:rsidRPr="00AB16CF">
              <w:rPr>
                <w:sz w:val="16"/>
                <w:szCs w:val="16"/>
              </w:rPr>
              <w:t>36.211</w:t>
            </w:r>
          </w:p>
        </w:tc>
        <w:tc>
          <w:tcPr>
            <w:tcW w:w="536" w:type="dxa"/>
          </w:tcPr>
          <w:p w14:paraId="7F25A735" w14:textId="6A94CC25" w:rsidR="00AB16CF" w:rsidRPr="00AB16CF" w:rsidRDefault="00AB16CF" w:rsidP="00AB16CF">
            <w:pPr>
              <w:rPr>
                <w:rFonts w:ascii="Times New Roman" w:hAnsi="Times New Roman"/>
                <w:b/>
                <w:bCs/>
                <w:sz w:val="16"/>
                <w:szCs w:val="16"/>
                <w:highlight w:val="lightGray"/>
              </w:rPr>
            </w:pPr>
            <w:r w:rsidRPr="00AB16CF">
              <w:rPr>
                <w:sz w:val="16"/>
                <w:szCs w:val="16"/>
              </w:rPr>
              <w:t>440</w:t>
            </w:r>
          </w:p>
        </w:tc>
        <w:tc>
          <w:tcPr>
            <w:tcW w:w="550" w:type="dxa"/>
          </w:tcPr>
          <w:p w14:paraId="628C9782" w14:textId="6968A34C"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469D4EC9" w14:textId="6E4D7E1D"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1BE458D4" w14:textId="2DEC00C5" w:rsidR="00AB16CF" w:rsidRPr="00AB16CF" w:rsidRDefault="00AB16CF" w:rsidP="00AB16CF">
            <w:pPr>
              <w:rPr>
                <w:rFonts w:ascii="Times New Roman" w:hAnsi="Times New Roman"/>
                <w:b/>
                <w:bCs/>
                <w:sz w:val="16"/>
                <w:szCs w:val="16"/>
                <w:highlight w:val="lightGray"/>
              </w:rPr>
            </w:pPr>
            <w:r w:rsidRPr="00AB16CF">
              <w:rPr>
                <w:sz w:val="16"/>
                <w:szCs w:val="16"/>
              </w:rPr>
              <w:t>Corrections to sTTI and SPT implementation</w:t>
            </w:r>
          </w:p>
        </w:tc>
        <w:tc>
          <w:tcPr>
            <w:tcW w:w="528" w:type="dxa"/>
          </w:tcPr>
          <w:p w14:paraId="22306E65" w14:textId="51E63E23"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3707E711" w14:textId="08EAA3E1"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453850DD" w14:textId="2C9D9614"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1C831863" w14:textId="34933E9B" w:rsidR="00AB16CF" w:rsidRPr="00AB16CF" w:rsidRDefault="00AB16CF" w:rsidP="00AB16CF">
            <w:pPr>
              <w:rPr>
                <w:rFonts w:ascii="Times New Roman" w:hAnsi="Times New Roman"/>
                <w:b/>
                <w:bCs/>
                <w:sz w:val="16"/>
                <w:szCs w:val="16"/>
                <w:highlight w:val="lightGray"/>
              </w:rPr>
            </w:pPr>
            <w:r w:rsidRPr="00AB16CF">
              <w:rPr>
                <w:sz w:val="16"/>
                <w:szCs w:val="16"/>
              </w:rPr>
              <w:t>R1-1805780</w:t>
            </w:r>
          </w:p>
        </w:tc>
        <w:tc>
          <w:tcPr>
            <w:tcW w:w="1437" w:type="dxa"/>
          </w:tcPr>
          <w:p w14:paraId="6C4B493B" w14:textId="0FD582C6" w:rsidR="00AB16CF" w:rsidRPr="00AB16CF" w:rsidRDefault="00AB16CF" w:rsidP="00AB16CF">
            <w:pPr>
              <w:rPr>
                <w:rFonts w:ascii="Times New Roman" w:hAnsi="Times New Roman"/>
                <w:b/>
                <w:bCs/>
                <w:sz w:val="16"/>
                <w:szCs w:val="16"/>
                <w:highlight w:val="lightGray"/>
              </w:rPr>
            </w:pPr>
            <w:r w:rsidRPr="00AB16CF">
              <w:rPr>
                <w:sz w:val="16"/>
                <w:szCs w:val="16"/>
              </w:rPr>
              <w:t>Ericsson</w:t>
            </w:r>
          </w:p>
        </w:tc>
        <w:tc>
          <w:tcPr>
            <w:tcW w:w="2039" w:type="dxa"/>
          </w:tcPr>
          <w:p w14:paraId="1F455046" w14:textId="0D069DD4" w:rsidR="00AB16CF" w:rsidRPr="00AB16CF" w:rsidRDefault="00AB16CF" w:rsidP="00AB16CF">
            <w:pPr>
              <w:rPr>
                <w:rFonts w:ascii="Times New Roman" w:hAnsi="Times New Roman"/>
                <w:b/>
                <w:bCs/>
                <w:sz w:val="16"/>
                <w:szCs w:val="16"/>
                <w:highlight w:val="lightGray"/>
              </w:rPr>
            </w:pPr>
            <w:r w:rsidRPr="00AB16CF">
              <w:rPr>
                <w:sz w:val="16"/>
                <w:szCs w:val="16"/>
              </w:rPr>
              <w:t>LTE_sTTIandPT-Core</w:t>
            </w:r>
          </w:p>
        </w:tc>
      </w:tr>
      <w:tr w:rsidR="00AB16CF" w:rsidRPr="003D0015" w14:paraId="7183AF66" w14:textId="77777777" w:rsidTr="00AB16CF">
        <w:trPr>
          <w:trHeight w:val="20"/>
          <w:jc w:val="center"/>
        </w:trPr>
        <w:tc>
          <w:tcPr>
            <w:tcW w:w="801" w:type="dxa"/>
          </w:tcPr>
          <w:p w14:paraId="51EF1FA3" w14:textId="51E194D2" w:rsidR="00AB16CF" w:rsidRPr="00AB16CF" w:rsidRDefault="00AB16CF" w:rsidP="00AB16CF">
            <w:pPr>
              <w:rPr>
                <w:rFonts w:ascii="Times New Roman" w:hAnsi="Times New Roman"/>
                <w:b/>
                <w:bCs/>
                <w:sz w:val="16"/>
                <w:szCs w:val="16"/>
                <w:highlight w:val="lightGray"/>
              </w:rPr>
            </w:pPr>
            <w:r w:rsidRPr="00AB16CF">
              <w:rPr>
                <w:sz w:val="16"/>
                <w:szCs w:val="16"/>
              </w:rPr>
              <w:t>36.212</w:t>
            </w:r>
          </w:p>
        </w:tc>
        <w:tc>
          <w:tcPr>
            <w:tcW w:w="536" w:type="dxa"/>
          </w:tcPr>
          <w:p w14:paraId="5D9D851B" w14:textId="56172F14" w:rsidR="00AB16CF" w:rsidRPr="00AB16CF" w:rsidRDefault="00AB16CF" w:rsidP="00AB16CF">
            <w:pPr>
              <w:rPr>
                <w:rFonts w:ascii="Times New Roman" w:hAnsi="Times New Roman"/>
                <w:b/>
                <w:bCs/>
                <w:sz w:val="16"/>
                <w:szCs w:val="16"/>
                <w:highlight w:val="lightGray"/>
              </w:rPr>
            </w:pPr>
            <w:r w:rsidRPr="00AB16CF">
              <w:rPr>
                <w:sz w:val="16"/>
                <w:szCs w:val="16"/>
              </w:rPr>
              <w:t>280</w:t>
            </w:r>
          </w:p>
        </w:tc>
        <w:tc>
          <w:tcPr>
            <w:tcW w:w="550" w:type="dxa"/>
          </w:tcPr>
          <w:p w14:paraId="7F08554A" w14:textId="5275F698" w:rsidR="00AB16CF" w:rsidRPr="00AB16CF" w:rsidRDefault="00AB16CF" w:rsidP="00AB16CF">
            <w:pPr>
              <w:rPr>
                <w:rFonts w:ascii="Times New Roman" w:hAnsi="Times New Roman"/>
                <w:b/>
                <w:bCs/>
                <w:sz w:val="16"/>
                <w:szCs w:val="16"/>
                <w:highlight w:val="lightGray"/>
              </w:rPr>
            </w:pPr>
            <w:r w:rsidRPr="00AB16CF">
              <w:rPr>
                <w:sz w:val="16"/>
                <w:szCs w:val="16"/>
              </w:rPr>
              <w:t>1</w:t>
            </w:r>
          </w:p>
        </w:tc>
        <w:tc>
          <w:tcPr>
            <w:tcW w:w="696" w:type="dxa"/>
          </w:tcPr>
          <w:p w14:paraId="7DBCFB14" w14:textId="12820761"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55F93091" w14:textId="2161C5C5" w:rsidR="00AB16CF" w:rsidRPr="00AB16CF" w:rsidRDefault="00AB16CF" w:rsidP="00AB16CF">
            <w:pPr>
              <w:rPr>
                <w:rFonts w:ascii="Times New Roman" w:hAnsi="Times New Roman"/>
                <w:b/>
                <w:bCs/>
                <w:sz w:val="16"/>
                <w:szCs w:val="16"/>
                <w:highlight w:val="lightGray"/>
              </w:rPr>
            </w:pPr>
            <w:r w:rsidRPr="00AB16CF">
              <w:rPr>
                <w:sz w:val="16"/>
                <w:szCs w:val="16"/>
              </w:rPr>
              <w:t>Corrections on shortened processing time and shortened TTI in 36.212</w:t>
            </w:r>
          </w:p>
        </w:tc>
        <w:tc>
          <w:tcPr>
            <w:tcW w:w="528" w:type="dxa"/>
          </w:tcPr>
          <w:p w14:paraId="53C8FFB8" w14:textId="3EECCC84"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610715E6" w14:textId="1D6EB567"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67E01383" w14:textId="3B31F4E7"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1A596534" w14:textId="068D1C83" w:rsidR="00AB16CF" w:rsidRPr="00AB16CF" w:rsidRDefault="00AB16CF" w:rsidP="00AB16CF">
            <w:pPr>
              <w:rPr>
                <w:rFonts w:ascii="Times New Roman" w:hAnsi="Times New Roman"/>
                <w:b/>
                <w:bCs/>
                <w:sz w:val="16"/>
                <w:szCs w:val="16"/>
                <w:highlight w:val="lightGray"/>
              </w:rPr>
            </w:pPr>
            <w:r w:rsidRPr="00AB16CF">
              <w:rPr>
                <w:sz w:val="16"/>
                <w:szCs w:val="16"/>
              </w:rPr>
              <w:t>R1-1805769</w:t>
            </w:r>
          </w:p>
        </w:tc>
        <w:tc>
          <w:tcPr>
            <w:tcW w:w="1437" w:type="dxa"/>
          </w:tcPr>
          <w:p w14:paraId="728C42D8" w14:textId="6E8B71DA" w:rsidR="00AB16CF" w:rsidRPr="00AB16CF" w:rsidRDefault="00AB16CF" w:rsidP="00AB16CF">
            <w:pPr>
              <w:rPr>
                <w:rFonts w:ascii="Times New Roman" w:hAnsi="Times New Roman"/>
                <w:b/>
                <w:bCs/>
                <w:sz w:val="16"/>
                <w:szCs w:val="16"/>
                <w:highlight w:val="lightGray"/>
              </w:rPr>
            </w:pPr>
            <w:r w:rsidRPr="00AB16CF">
              <w:rPr>
                <w:sz w:val="16"/>
                <w:szCs w:val="16"/>
              </w:rPr>
              <w:t>Huawei</w:t>
            </w:r>
          </w:p>
        </w:tc>
        <w:tc>
          <w:tcPr>
            <w:tcW w:w="2039" w:type="dxa"/>
          </w:tcPr>
          <w:p w14:paraId="09ED5933" w14:textId="769BB519" w:rsidR="00AB16CF" w:rsidRPr="00AB16CF" w:rsidRDefault="00AB16CF" w:rsidP="00AB16CF">
            <w:pPr>
              <w:rPr>
                <w:rFonts w:ascii="Times New Roman" w:hAnsi="Times New Roman"/>
                <w:b/>
                <w:bCs/>
                <w:sz w:val="16"/>
                <w:szCs w:val="16"/>
                <w:highlight w:val="lightGray"/>
              </w:rPr>
            </w:pPr>
            <w:r w:rsidRPr="00AB16CF">
              <w:rPr>
                <w:sz w:val="16"/>
                <w:szCs w:val="16"/>
              </w:rPr>
              <w:t>LTE_sTTIandPT-Core</w:t>
            </w:r>
          </w:p>
        </w:tc>
      </w:tr>
      <w:tr w:rsidR="00AB16CF" w:rsidRPr="003D0015" w14:paraId="65386FC8" w14:textId="77777777" w:rsidTr="00AB16CF">
        <w:trPr>
          <w:trHeight w:val="20"/>
          <w:jc w:val="center"/>
        </w:trPr>
        <w:tc>
          <w:tcPr>
            <w:tcW w:w="801" w:type="dxa"/>
          </w:tcPr>
          <w:p w14:paraId="63ECCCE5" w14:textId="4E7F787E" w:rsidR="00AB16CF" w:rsidRPr="00AB16CF" w:rsidRDefault="00AB16CF" w:rsidP="00AB16CF">
            <w:pPr>
              <w:rPr>
                <w:rFonts w:ascii="Times New Roman" w:hAnsi="Times New Roman"/>
                <w:b/>
                <w:bCs/>
                <w:sz w:val="16"/>
                <w:szCs w:val="16"/>
                <w:highlight w:val="lightGray"/>
              </w:rPr>
            </w:pPr>
            <w:r w:rsidRPr="00AB16CF">
              <w:rPr>
                <w:sz w:val="16"/>
                <w:szCs w:val="16"/>
              </w:rPr>
              <w:t>38.202</w:t>
            </w:r>
          </w:p>
        </w:tc>
        <w:tc>
          <w:tcPr>
            <w:tcW w:w="536" w:type="dxa"/>
          </w:tcPr>
          <w:p w14:paraId="0E7D5C50" w14:textId="0B3E4FB8" w:rsidR="00AB16CF" w:rsidRPr="00AB16CF" w:rsidRDefault="00AB16CF" w:rsidP="00AB16CF">
            <w:pPr>
              <w:rPr>
                <w:rFonts w:ascii="Times New Roman" w:hAnsi="Times New Roman"/>
                <w:b/>
                <w:bCs/>
                <w:sz w:val="16"/>
                <w:szCs w:val="16"/>
                <w:highlight w:val="lightGray"/>
              </w:rPr>
            </w:pPr>
            <w:r w:rsidRPr="00AB16CF">
              <w:rPr>
                <w:sz w:val="16"/>
                <w:szCs w:val="16"/>
              </w:rPr>
              <w:t>2</w:t>
            </w:r>
          </w:p>
        </w:tc>
        <w:tc>
          <w:tcPr>
            <w:tcW w:w="550" w:type="dxa"/>
          </w:tcPr>
          <w:p w14:paraId="7A4B2AD9" w14:textId="7085066E"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30B7B31B" w14:textId="3A5499D4"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125ED86C" w14:textId="5A9E3B32" w:rsidR="00AB16CF" w:rsidRPr="00AB16CF" w:rsidRDefault="00AB16CF" w:rsidP="00AB16CF">
            <w:pPr>
              <w:rPr>
                <w:rFonts w:ascii="Times New Roman" w:hAnsi="Times New Roman"/>
                <w:b/>
                <w:bCs/>
                <w:sz w:val="16"/>
                <w:szCs w:val="16"/>
                <w:highlight w:val="lightGray"/>
              </w:rPr>
            </w:pPr>
            <w:r w:rsidRPr="00AB16CF">
              <w:rPr>
                <w:sz w:val="16"/>
                <w:szCs w:val="16"/>
              </w:rPr>
              <w:t>CR to 38.202 capturing RAN1#92bis meeting agreements and comments</w:t>
            </w:r>
          </w:p>
        </w:tc>
        <w:tc>
          <w:tcPr>
            <w:tcW w:w="528" w:type="dxa"/>
          </w:tcPr>
          <w:p w14:paraId="5BA150E5" w14:textId="0351DD8F"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56A93ABB" w14:textId="76AD7C1B"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353EF419" w14:textId="787F0ABF"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4B272698" w14:textId="3CCC4ABB" w:rsidR="00AB16CF" w:rsidRPr="00AB16CF" w:rsidRDefault="00AB16CF" w:rsidP="00AB16CF">
            <w:pPr>
              <w:rPr>
                <w:rFonts w:ascii="Times New Roman" w:hAnsi="Times New Roman"/>
                <w:b/>
                <w:bCs/>
                <w:sz w:val="16"/>
                <w:szCs w:val="16"/>
                <w:highlight w:val="lightGray"/>
              </w:rPr>
            </w:pPr>
            <w:r w:rsidRPr="00AB16CF">
              <w:rPr>
                <w:sz w:val="16"/>
                <w:szCs w:val="16"/>
              </w:rPr>
              <w:t>R1-1805792</w:t>
            </w:r>
          </w:p>
        </w:tc>
        <w:tc>
          <w:tcPr>
            <w:tcW w:w="1437" w:type="dxa"/>
          </w:tcPr>
          <w:p w14:paraId="380061F2" w14:textId="045BBFD4" w:rsidR="00AB16CF" w:rsidRPr="00AB16CF" w:rsidRDefault="00AB16CF" w:rsidP="00AB16CF">
            <w:pPr>
              <w:rPr>
                <w:rFonts w:ascii="Times New Roman" w:hAnsi="Times New Roman"/>
                <w:b/>
                <w:bCs/>
                <w:sz w:val="16"/>
                <w:szCs w:val="16"/>
                <w:highlight w:val="lightGray"/>
              </w:rPr>
            </w:pPr>
            <w:r w:rsidRPr="00AB16CF">
              <w:rPr>
                <w:sz w:val="16"/>
                <w:szCs w:val="16"/>
              </w:rPr>
              <w:t>Qualcomm Incorporated</w:t>
            </w:r>
          </w:p>
        </w:tc>
        <w:tc>
          <w:tcPr>
            <w:tcW w:w="2039" w:type="dxa"/>
          </w:tcPr>
          <w:p w14:paraId="01BA5AC2" w14:textId="4EDADDF7" w:rsidR="00AB16CF" w:rsidRPr="00AB16CF" w:rsidRDefault="00AB16CF" w:rsidP="00AB16CF">
            <w:pPr>
              <w:rPr>
                <w:rFonts w:ascii="Times New Roman" w:hAnsi="Times New Roman"/>
                <w:b/>
                <w:bCs/>
                <w:sz w:val="16"/>
                <w:szCs w:val="16"/>
                <w:highlight w:val="lightGray"/>
              </w:rPr>
            </w:pPr>
            <w:r w:rsidRPr="00AB16CF">
              <w:rPr>
                <w:sz w:val="16"/>
                <w:szCs w:val="16"/>
              </w:rPr>
              <w:t>NR_newRAT-Core</w:t>
            </w:r>
          </w:p>
        </w:tc>
      </w:tr>
      <w:tr w:rsidR="00AB16CF" w:rsidRPr="00285277" w14:paraId="19690356" w14:textId="77777777" w:rsidTr="00AB16CF">
        <w:trPr>
          <w:trHeight w:val="20"/>
          <w:jc w:val="center"/>
        </w:trPr>
        <w:tc>
          <w:tcPr>
            <w:tcW w:w="801" w:type="dxa"/>
          </w:tcPr>
          <w:p w14:paraId="41254B69" w14:textId="3D821E2E" w:rsidR="00AB16CF" w:rsidRPr="00AB16CF" w:rsidRDefault="00AB16CF" w:rsidP="00AB16CF">
            <w:pPr>
              <w:rPr>
                <w:rFonts w:ascii="Times New Roman" w:hAnsi="Times New Roman"/>
                <w:b/>
                <w:bCs/>
                <w:sz w:val="16"/>
                <w:szCs w:val="16"/>
                <w:highlight w:val="lightGray"/>
              </w:rPr>
            </w:pPr>
            <w:r w:rsidRPr="00AB16CF">
              <w:rPr>
                <w:sz w:val="16"/>
                <w:szCs w:val="16"/>
              </w:rPr>
              <w:t>38.211</w:t>
            </w:r>
          </w:p>
        </w:tc>
        <w:tc>
          <w:tcPr>
            <w:tcW w:w="536" w:type="dxa"/>
          </w:tcPr>
          <w:p w14:paraId="4ECAE05F" w14:textId="43CC8F32" w:rsidR="00AB16CF" w:rsidRPr="00AB16CF" w:rsidRDefault="00AB16CF" w:rsidP="00AB16CF">
            <w:pPr>
              <w:rPr>
                <w:rFonts w:ascii="Times New Roman" w:hAnsi="Times New Roman"/>
                <w:b/>
                <w:bCs/>
                <w:sz w:val="16"/>
                <w:szCs w:val="16"/>
                <w:highlight w:val="lightGray"/>
              </w:rPr>
            </w:pPr>
            <w:r w:rsidRPr="00AB16CF">
              <w:rPr>
                <w:sz w:val="16"/>
                <w:szCs w:val="16"/>
              </w:rPr>
              <w:t>2</w:t>
            </w:r>
          </w:p>
        </w:tc>
        <w:tc>
          <w:tcPr>
            <w:tcW w:w="550" w:type="dxa"/>
          </w:tcPr>
          <w:p w14:paraId="580E858F" w14:textId="199E4BC1"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4026B21D" w14:textId="68CCF5BD"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278BE358" w14:textId="19FC5091" w:rsidR="00AB16CF" w:rsidRPr="00AB16CF" w:rsidRDefault="00AB16CF" w:rsidP="00AB16CF">
            <w:pPr>
              <w:rPr>
                <w:rFonts w:ascii="Times New Roman" w:hAnsi="Times New Roman"/>
                <w:b/>
                <w:bCs/>
                <w:sz w:val="16"/>
                <w:szCs w:val="16"/>
                <w:highlight w:val="lightGray"/>
              </w:rPr>
            </w:pPr>
            <w:r w:rsidRPr="00AB16CF">
              <w:rPr>
                <w:sz w:val="16"/>
                <w:szCs w:val="16"/>
              </w:rPr>
              <w:t>CR to 38.211 capturing RAN1#92bis meeting agreements</w:t>
            </w:r>
          </w:p>
        </w:tc>
        <w:tc>
          <w:tcPr>
            <w:tcW w:w="528" w:type="dxa"/>
          </w:tcPr>
          <w:p w14:paraId="3C9D7485" w14:textId="7FAB9CA5"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7F8BEC14" w14:textId="75A55B34"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35ECAC55" w14:textId="63A8BE11"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539C1677" w14:textId="5B908CD5" w:rsidR="00AB16CF" w:rsidRPr="00AB16CF" w:rsidRDefault="00AB16CF" w:rsidP="00AB16CF">
            <w:pPr>
              <w:rPr>
                <w:rFonts w:ascii="Times New Roman" w:hAnsi="Times New Roman"/>
                <w:b/>
                <w:bCs/>
                <w:sz w:val="16"/>
                <w:szCs w:val="16"/>
                <w:highlight w:val="lightGray"/>
              </w:rPr>
            </w:pPr>
            <w:r w:rsidRPr="00AB16CF">
              <w:rPr>
                <w:sz w:val="16"/>
                <w:szCs w:val="16"/>
              </w:rPr>
              <w:t>R1-1805793</w:t>
            </w:r>
          </w:p>
        </w:tc>
        <w:tc>
          <w:tcPr>
            <w:tcW w:w="1437" w:type="dxa"/>
          </w:tcPr>
          <w:p w14:paraId="2616A80D" w14:textId="5377AE7B" w:rsidR="00AB16CF" w:rsidRPr="00AB16CF" w:rsidRDefault="00AB16CF" w:rsidP="00AB16CF">
            <w:pPr>
              <w:rPr>
                <w:rFonts w:ascii="Times New Roman" w:hAnsi="Times New Roman"/>
                <w:b/>
                <w:bCs/>
                <w:sz w:val="16"/>
                <w:szCs w:val="16"/>
                <w:highlight w:val="lightGray"/>
              </w:rPr>
            </w:pPr>
            <w:r w:rsidRPr="00AB16CF">
              <w:rPr>
                <w:sz w:val="16"/>
                <w:szCs w:val="16"/>
              </w:rPr>
              <w:t>Ericsson</w:t>
            </w:r>
          </w:p>
        </w:tc>
        <w:tc>
          <w:tcPr>
            <w:tcW w:w="2039" w:type="dxa"/>
          </w:tcPr>
          <w:p w14:paraId="4E39C5E0" w14:textId="316D7C20" w:rsidR="00AB16CF" w:rsidRPr="00AB16CF" w:rsidRDefault="00AB16CF" w:rsidP="00AB16CF">
            <w:pPr>
              <w:rPr>
                <w:rFonts w:ascii="Times New Roman" w:hAnsi="Times New Roman"/>
                <w:b/>
                <w:bCs/>
                <w:sz w:val="16"/>
                <w:szCs w:val="16"/>
                <w:highlight w:val="lightGray"/>
              </w:rPr>
            </w:pPr>
            <w:r w:rsidRPr="00AB16CF">
              <w:rPr>
                <w:sz w:val="16"/>
                <w:szCs w:val="16"/>
              </w:rPr>
              <w:t>NR_newRAT-Core</w:t>
            </w:r>
          </w:p>
        </w:tc>
      </w:tr>
      <w:tr w:rsidR="00AB16CF" w:rsidRPr="00285277" w14:paraId="778979B8" w14:textId="77777777" w:rsidTr="00AB16CF">
        <w:trPr>
          <w:trHeight w:val="20"/>
          <w:jc w:val="center"/>
        </w:trPr>
        <w:tc>
          <w:tcPr>
            <w:tcW w:w="801" w:type="dxa"/>
          </w:tcPr>
          <w:p w14:paraId="6CB1AF5D" w14:textId="503FB07D" w:rsidR="00AB16CF" w:rsidRPr="00AB16CF" w:rsidRDefault="00AB16CF" w:rsidP="00AB16CF">
            <w:pPr>
              <w:rPr>
                <w:rFonts w:ascii="Times New Roman" w:hAnsi="Times New Roman"/>
                <w:b/>
                <w:bCs/>
                <w:sz w:val="16"/>
                <w:szCs w:val="16"/>
                <w:highlight w:val="lightGray"/>
              </w:rPr>
            </w:pPr>
            <w:r w:rsidRPr="00AB16CF">
              <w:rPr>
                <w:sz w:val="16"/>
                <w:szCs w:val="16"/>
              </w:rPr>
              <w:t>38.212</w:t>
            </w:r>
          </w:p>
        </w:tc>
        <w:tc>
          <w:tcPr>
            <w:tcW w:w="536" w:type="dxa"/>
          </w:tcPr>
          <w:p w14:paraId="77A17AAB" w14:textId="36629596" w:rsidR="00AB16CF" w:rsidRPr="00AB16CF" w:rsidRDefault="00AB16CF" w:rsidP="00AB16CF">
            <w:pPr>
              <w:rPr>
                <w:rFonts w:ascii="Times New Roman" w:hAnsi="Times New Roman"/>
                <w:b/>
                <w:bCs/>
                <w:sz w:val="16"/>
                <w:szCs w:val="16"/>
                <w:highlight w:val="lightGray"/>
              </w:rPr>
            </w:pPr>
            <w:r w:rsidRPr="00AB16CF">
              <w:rPr>
                <w:sz w:val="16"/>
                <w:szCs w:val="16"/>
              </w:rPr>
              <w:t>2</w:t>
            </w:r>
          </w:p>
        </w:tc>
        <w:tc>
          <w:tcPr>
            <w:tcW w:w="550" w:type="dxa"/>
          </w:tcPr>
          <w:p w14:paraId="08EBE3F1" w14:textId="7F115DBA"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5C9444BA" w14:textId="5845984A"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3F1D8BE8" w14:textId="00F02222" w:rsidR="00AB16CF" w:rsidRPr="00AB16CF" w:rsidRDefault="00AB16CF" w:rsidP="00AB16CF">
            <w:pPr>
              <w:rPr>
                <w:rFonts w:ascii="Times New Roman" w:hAnsi="Times New Roman"/>
                <w:b/>
                <w:bCs/>
                <w:sz w:val="16"/>
                <w:szCs w:val="16"/>
                <w:highlight w:val="lightGray"/>
              </w:rPr>
            </w:pPr>
            <w:r w:rsidRPr="00AB16CF">
              <w:rPr>
                <w:sz w:val="16"/>
                <w:szCs w:val="16"/>
              </w:rPr>
              <w:t>CR to 38.212 capturing RAN1#92bis meeting agreements</w:t>
            </w:r>
          </w:p>
        </w:tc>
        <w:tc>
          <w:tcPr>
            <w:tcW w:w="528" w:type="dxa"/>
          </w:tcPr>
          <w:p w14:paraId="6B8D122E" w14:textId="175A1E43"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1DFF52D1" w14:textId="7747B4BF" w:rsidR="00AB16CF" w:rsidRPr="00AB16CF" w:rsidRDefault="00AB16CF" w:rsidP="00AB16CF">
            <w:pPr>
              <w:rPr>
                <w:rFonts w:ascii="Times New Roman" w:hAnsi="Times New Roman"/>
                <w:b/>
                <w:bCs/>
                <w:sz w:val="16"/>
                <w:szCs w:val="16"/>
                <w:highlight w:val="lightGray"/>
              </w:rPr>
            </w:pPr>
            <w:r w:rsidRPr="00AB16CF">
              <w:rPr>
                <w:sz w:val="16"/>
                <w:szCs w:val="16"/>
              </w:rPr>
              <w:t>15.1.1</w:t>
            </w:r>
          </w:p>
        </w:tc>
        <w:tc>
          <w:tcPr>
            <w:tcW w:w="1060" w:type="dxa"/>
          </w:tcPr>
          <w:p w14:paraId="6718E92D" w14:textId="14EE08E0"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41B6479A" w14:textId="0AD73073" w:rsidR="00AB16CF" w:rsidRPr="00AB16CF" w:rsidRDefault="00AB16CF" w:rsidP="00AB16CF">
            <w:pPr>
              <w:rPr>
                <w:rFonts w:ascii="Times New Roman" w:hAnsi="Times New Roman"/>
                <w:b/>
                <w:bCs/>
                <w:sz w:val="16"/>
                <w:szCs w:val="16"/>
                <w:highlight w:val="lightGray"/>
              </w:rPr>
            </w:pPr>
            <w:r w:rsidRPr="00AB16CF">
              <w:rPr>
                <w:sz w:val="16"/>
                <w:szCs w:val="16"/>
              </w:rPr>
              <w:t>R1-1805794</w:t>
            </w:r>
          </w:p>
        </w:tc>
        <w:tc>
          <w:tcPr>
            <w:tcW w:w="1437" w:type="dxa"/>
          </w:tcPr>
          <w:p w14:paraId="08E5BA23" w14:textId="7C6A72A8" w:rsidR="00AB16CF" w:rsidRPr="00AB16CF" w:rsidRDefault="00AB16CF" w:rsidP="00AB16CF">
            <w:pPr>
              <w:rPr>
                <w:rFonts w:ascii="Times New Roman" w:hAnsi="Times New Roman"/>
                <w:b/>
                <w:bCs/>
                <w:sz w:val="16"/>
                <w:szCs w:val="16"/>
                <w:highlight w:val="lightGray"/>
              </w:rPr>
            </w:pPr>
            <w:r w:rsidRPr="00AB16CF">
              <w:rPr>
                <w:sz w:val="16"/>
                <w:szCs w:val="16"/>
              </w:rPr>
              <w:t>Huawei</w:t>
            </w:r>
          </w:p>
        </w:tc>
        <w:tc>
          <w:tcPr>
            <w:tcW w:w="2039" w:type="dxa"/>
          </w:tcPr>
          <w:p w14:paraId="7022865C" w14:textId="1ABD90CB" w:rsidR="00AB16CF" w:rsidRPr="00AB16CF" w:rsidRDefault="00AB16CF" w:rsidP="00AB16CF">
            <w:pPr>
              <w:rPr>
                <w:rFonts w:ascii="Times New Roman" w:hAnsi="Times New Roman"/>
                <w:b/>
                <w:bCs/>
                <w:sz w:val="16"/>
                <w:szCs w:val="16"/>
                <w:highlight w:val="lightGray"/>
              </w:rPr>
            </w:pPr>
            <w:r w:rsidRPr="00AB16CF">
              <w:rPr>
                <w:sz w:val="16"/>
                <w:szCs w:val="16"/>
              </w:rPr>
              <w:t>NR_newRAT-Core</w:t>
            </w:r>
          </w:p>
        </w:tc>
      </w:tr>
      <w:tr w:rsidR="00AB16CF" w:rsidRPr="003D0015" w14:paraId="72CA51FE" w14:textId="77777777" w:rsidTr="00AB16CF">
        <w:trPr>
          <w:trHeight w:val="20"/>
          <w:jc w:val="center"/>
        </w:trPr>
        <w:tc>
          <w:tcPr>
            <w:tcW w:w="801" w:type="dxa"/>
          </w:tcPr>
          <w:p w14:paraId="700F833F" w14:textId="756875AA" w:rsidR="00AB16CF" w:rsidRPr="00AB16CF" w:rsidRDefault="00AB16CF" w:rsidP="00AB16CF">
            <w:pPr>
              <w:rPr>
                <w:rFonts w:ascii="Times New Roman" w:hAnsi="Times New Roman"/>
                <w:b/>
                <w:bCs/>
                <w:sz w:val="16"/>
                <w:szCs w:val="16"/>
                <w:highlight w:val="lightGray"/>
              </w:rPr>
            </w:pPr>
            <w:r w:rsidRPr="00AB16CF">
              <w:rPr>
                <w:sz w:val="16"/>
                <w:szCs w:val="16"/>
              </w:rPr>
              <w:t>38.213</w:t>
            </w:r>
          </w:p>
        </w:tc>
        <w:tc>
          <w:tcPr>
            <w:tcW w:w="536" w:type="dxa"/>
          </w:tcPr>
          <w:p w14:paraId="1E2B0E63" w14:textId="4376E442" w:rsidR="00AB16CF" w:rsidRPr="00AB16CF" w:rsidRDefault="00AB16CF" w:rsidP="00AB16CF">
            <w:pPr>
              <w:rPr>
                <w:rFonts w:ascii="Times New Roman" w:hAnsi="Times New Roman"/>
                <w:b/>
                <w:bCs/>
                <w:sz w:val="16"/>
                <w:szCs w:val="16"/>
                <w:highlight w:val="lightGray"/>
              </w:rPr>
            </w:pPr>
            <w:r w:rsidRPr="00AB16CF">
              <w:rPr>
                <w:sz w:val="16"/>
                <w:szCs w:val="16"/>
              </w:rPr>
              <w:t>2</w:t>
            </w:r>
          </w:p>
        </w:tc>
        <w:tc>
          <w:tcPr>
            <w:tcW w:w="550" w:type="dxa"/>
          </w:tcPr>
          <w:p w14:paraId="74D3A13C" w14:textId="431F883A"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75DD809E" w14:textId="2BB9E127"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4D9C171F" w14:textId="14FF64F8" w:rsidR="00AB16CF" w:rsidRPr="00AB16CF" w:rsidRDefault="00AB16CF" w:rsidP="00AB16CF">
            <w:pPr>
              <w:rPr>
                <w:rFonts w:ascii="Times New Roman" w:hAnsi="Times New Roman"/>
                <w:b/>
                <w:bCs/>
                <w:sz w:val="16"/>
                <w:szCs w:val="16"/>
                <w:highlight w:val="lightGray"/>
              </w:rPr>
            </w:pPr>
            <w:r w:rsidRPr="00AB16CF">
              <w:rPr>
                <w:sz w:val="16"/>
                <w:szCs w:val="16"/>
              </w:rPr>
              <w:t>CR to 38.213 capturing RAN1#92bis meeting agreements</w:t>
            </w:r>
          </w:p>
        </w:tc>
        <w:tc>
          <w:tcPr>
            <w:tcW w:w="528" w:type="dxa"/>
          </w:tcPr>
          <w:p w14:paraId="782FE57D" w14:textId="24D142BB"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6083D575" w14:textId="0AF9C219"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3CA0DCD2" w14:textId="2A97FB78"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02442CAD" w14:textId="239701E3" w:rsidR="00AB16CF" w:rsidRPr="00AB16CF" w:rsidRDefault="00AB16CF" w:rsidP="00AB16CF">
            <w:pPr>
              <w:rPr>
                <w:rFonts w:ascii="Times New Roman" w:hAnsi="Times New Roman"/>
                <w:b/>
                <w:bCs/>
                <w:sz w:val="16"/>
                <w:szCs w:val="16"/>
                <w:highlight w:val="lightGray"/>
              </w:rPr>
            </w:pPr>
            <w:r w:rsidRPr="00AB16CF">
              <w:rPr>
                <w:sz w:val="16"/>
                <w:szCs w:val="16"/>
              </w:rPr>
              <w:t>R1-1805795</w:t>
            </w:r>
          </w:p>
        </w:tc>
        <w:tc>
          <w:tcPr>
            <w:tcW w:w="1437" w:type="dxa"/>
          </w:tcPr>
          <w:p w14:paraId="0C7287CC" w14:textId="73302C64" w:rsidR="00AB16CF" w:rsidRPr="00AB16CF" w:rsidRDefault="00AB16CF" w:rsidP="00AB16CF">
            <w:pPr>
              <w:rPr>
                <w:rFonts w:ascii="Times New Roman" w:hAnsi="Times New Roman"/>
                <w:b/>
                <w:bCs/>
                <w:sz w:val="16"/>
                <w:szCs w:val="16"/>
                <w:highlight w:val="lightGray"/>
              </w:rPr>
            </w:pPr>
            <w:r w:rsidRPr="00AB16CF">
              <w:rPr>
                <w:sz w:val="16"/>
                <w:szCs w:val="16"/>
              </w:rPr>
              <w:t>Samsung</w:t>
            </w:r>
          </w:p>
        </w:tc>
        <w:tc>
          <w:tcPr>
            <w:tcW w:w="2039" w:type="dxa"/>
          </w:tcPr>
          <w:p w14:paraId="20D05144" w14:textId="1A23EABF" w:rsidR="00AB16CF" w:rsidRPr="00AB16CF" w:rsidRDefault="00AB16CF" w:rsidP="00AB16CF">
            <w:pPr>
              <w:rPr>
                <w:rFonts w:ascii="Times New Roman" w:hAnsi="Times New Roman"/>
                <w:b/>
                <w:bCs/>
                <w:sz w:val="16"/>
                <w:szCs w:val="16"/>
                <w:highlight w:val="lightGray"/>
              </w:rPr>
            </w:pPr>
            <w:r w:rsidRPr="00AB16CF">
              <w:rPr>
                <w:sz w:val="16"/>
                <w:szCs w:val="16"/>
              </w:rPr>
              <w:t>NR_newRAT-Core</w:t>
            </w:r>
          </w:p>
        </w:tc>
      </w:tr>
      <w:tr w:rsidR="00AB16CF" w:rsidRPr="003D0015" w14:paraId="576F671E" w14:textId="77777777" w:rsidTr="00AB16CF">
        <w:trPr>
          <w:trHeight w:val="20"/>
          <w:jc w:val="center"/>
        </w:trPr>
        <w:tc>
          <w:tcPr>
            <w:tcW w:w="801" w:type="dxa"/>
          </w:tcPr>
          <w:p w14:paraId="56B865FC" w14:textId="6EF162F2" w:rsidR="00AB16CF" w:rsidRPr="00AB16CF" w:rsidRDefault="00AB16CF" w:rsidP="00AB16CF">
            <w:pPr>
              <w:rPr>
                <w:rFonts w:ascii="Times New Roman" w:hAnsi="Times New Roman"/>
                <w:b/>
                <w:bCs/>
                <w:sz w:val="16"/>
                <w:szCs w:val="16"/>
                <w:highlight w:val="lightGray"/>
              </w:rPr>
            </w:pPr>
            <w:r w:rsidRPr="00AB16CF">
              <w:rPr>
                <w:sz w:val="16"/>
                <w:szCs w:val="16"/>
              </w:rPr>
              <w:t>38.214</w:t>
            </w:r>
          </w:p>
        </w:tc>
        <w:tc>
          <w:tcPr>
            <w:tcW w:w="536" w:type="dxa"/>
          </w:tcPr>
          <w:p w14:paraId="7B2D5B92" w14:textId="3D6DDBA5" w:rsidR="00AB16CF" w:rsidRPr="00AB16CF" w:rsidRDefault="00AB16CF" w:rsidP="00AB16CF">
            <w:pPr>
              <w:rPr>
                <w:rFonts w:ascii="Times New Roman" w:hAnsi="Times New Roman"/>
                <w:b/>
                <w:bCs/>
                <w:sz w:val="16"/>
                <w:szCs w:val="16"/>
                <w:highlight w:val="lightGray"/>
              </w:rPr>
            </w:pPr>
            <w:r w:rsidRPr="00AB16CF">
              <w:rPr>
                <w:sz w:val="16"/>
                <w:szCs w:val="16"/>
              </w:rPr>
              <w:t>2</w:t>
            </w:r>
          </w:p>
        </w:tc>
        <w:tc>
          <w:tcPr>
            <w:tcW w:w="550" w:type="dxa"/>
          </w:tcPr>
          <w:p w14:paraId="161EE6E1" w14:textId="3A901AFD"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3A8BFC83" w14:textId="456831C7"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2762FEF7" w14:textId="494A7F47" w:rsidR="00AB16CF" w:rsidRPr="00AB16CF" w:rsidRDefault="00AB16CF" w:rsidP="00AB16CF">
            <w:pPr>
              <w:rPr>
                <w:rFonts w:ascii="Times New Roman" w:hAnsi="Times New Roman"/>
                <w:b/>
                <w:bCs/>
                <w:sz w:val="16"/>
                <w:szCs w:val="16"/>
                <w:highlight w:val="lightGray"/>
              </w:rPr>
            </w:pPr>
            <w:r w:rsidRPr="00AB16CF">
              <w:rPr>
                <w:sz w:val="16"/>
                <w:szCs w:val="16"/>
              </w:rPr>
              <w:t>CR to 38.214 capturing RAN1#92bis meeting agreements</w:t>
            </w:r>
          </w:p>
        </w:tc>
        <w:tc>
          <w:tcPr>
            <w:tcW w:w="528" w:type="dxa"/>
          </w:tcPr>
          <w:p w14:paraId="1BDC0740" w14:textId="4A01946B"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630EDA98" w14:textId="39A7AD9B"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4BE4E9D6" w14:textId="70BBD9E3"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27EB90CF" w14:textId="71A2DDB6" w:rsidR="00AB16CF" w:rsidRPr="00AB16CF" w:rsidRDefault="00AB16CF" w:rsidP="00AB16CF">
            <w:pPr>
              <w:rPr>
                <w:rFonts w:ascii="Times New Roman" w:hAnsi="Times New Roman"/>
                <w:b/>
                <w:bCs/>
                <w:sz w:val="16"/>
                <w:szCs w:val="16"/>
                <w:highlight w:val="lightGray"/>
              </w:rPr>
            </w:pPr>
            <w:r w:rsidRPr="00AB16CF">
              <w:rPr>
                <w:sz w:val="16"/>
                <w:szCs w:val="16"/>
              </w:rPr>
              <w:t>R1-1805796</w:t>
            </w:r>
          </w:p>
        </w:tc>
        <w:tc>
          <w:tcPr>
            <w:tcW w:w="1437" w:type="dxa"/>
          </w:tcPr>
          <w:p w14:paraId="131F156A" w14:textId="10207FE3" w:rsidR="00AB16CF" w:rsidRPr="00AB16CF" w:rsidRDefault="00AB16CF" w:rsidP="00AB16CF">
            <w:pPr>
              <w:rPr>
                <w:rFonts w:ascii="Times New Roman" w:hAnsi="Times New Roman"/>
                <w:b/>
                <w:bCs/>
                <w:sz w:val="16"/>
                <w:szCs w:val="16"/>
                <w:highlight w:val="lightGray"/>
              </w:rPr>
            </w:pPr>
            <w:r w:rsidRPr="00AB16CF">
              <w:rPr>
                <w:sz w:val="16"/>
                <w:szCs w:val="16"/>
              </w:rPr>
              <w:t>Nokia</w:t>
            </w:r>
          </w:p>
        </w:tc>
        <w:tc>
          <w:tcPr>
            <w:tcW w:w="2039" w:type="dxa"/>
          </w:tcPr>
          <w:p w14:paraId="2A855089" w14:textId="49D6E92D" w:rsidR="00AB16CF" w:rsidRPr="00AB16CF" w:rsidRDefault="00AB16CF" w:rsidP="00AB16CF">
            <w:pPr>
              <w:rPr>
                <w:rFonts w:ascii="Times New Roman" w:hAnsi="Times New Roman"/>
                <w:b/>
                <w:bCs/>
                <w:sz w:val="16"/>
                <w:szCs w:val="16"/>
                <w:highlight w:val="lightGray"/>
              </w:rPr>
            </w:pPr>
            <w:r w:rsidRPr="00AB16CF">
              <w:rPr>
                <w:sz w:val="16"/>
                <w:szCs w:val="16"/>
              </w:rPr>
              <w:t>NR_newRAT-Core</w:t>
            </w:r>
          </w:p>
        </w:tc>
      </w:tr>
      <w:tr w:rsidR="00AB16CF" w:rsidRPr="003D0015" w14:paraId="462E35BA" w14:textId="77777777" w:rsidTr="00AB16CF">
        <w:trPr>
          <w:trHeight w:val="20"/>
          <w:jc w:val="center"/>
        </w:trPr>
        <w:tc>
          <w:tcPr>
            <w:tcW w:w="801" w:type="dxa"/>
          </w:tcPr>
          <w:p w14:paraId="67D3D172" w14:textId="54BC48A6" w:rsidR="00AB16CF" w:rsidRPr="00AB16CF" w:rsidRDefault="00AB16CF" w:rsidP="00AB16CF">
            <w:pPr>
              <w:rPr>
                <w:rFonts w:ascii="Times New Roman" w:hAnsi="Times New Roman"/>
                <w:b/>
                <w:bCs/>
                <w:sz w:val="16"/>
                <w:szCs w:val="16"/>
                <w:highlight w:val="lightGray"/>
              </w:rPr>
            </w:pPr>
            <w:r w:rsidRPr="00AB16CF">
              <w:rPr>
                <w:sz w:val="16"/>
                <w:szCs w:val="16"/>
              </w:rPr>
              <w:t>38.215</w:t>
            </w:r>
          </w:p>
        </w:tc>
        <w:tc>
          <w:tcPr>
            <w:tcW w:w="536" w:type="dxa"/>
          </w:tcPr>
          <w:p w14:paraId="441703AA" w14:textId="563BF852" w:rsidR="00AB16CF" w:rsidRPr="00AB16CF" w:rsidRDefault="00AB16CF" w:rsidP="00AB16CF">
            <w:pPr>
              <w:rPr>
                <w:rFonts w:ascii="Times New Roman" w:hAnsi="Times New Roman"/>
                <w:b/>
                <w:bCs/>
                <w:sz w:val="16"/>
                <w:szCs w:val="16"/>
                <w:highlight w:val="lightGray"/>
              </w:rPr>
            </w:pPr>
            <w:r w:rsidRPr="00AB16CF">
              <w:rPr>
                <w:sz w:val="16"/>
                <w:szCs w:val="16"/>
              </w:rPr>
              <w:t>3</w:t>
            </w:r>
          </w:p>
        </w:tc>
        <w:tc>
          <w:tcPr>
            <w:tcW w:w="550" w:type="dxa"/>
          </w:tcPr>
          <w:p w14:paraId="41F47743" w14:textId="55B250D5"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5A900B66" w14:textId="34D3DC90"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63121B86" w14:textId="3EC14A58" w:rsidR="00AB16CF" w:rsidRPr="00AB16CF" w:rsidRDefault="00AB16CF" w:rsidP="00AB16CF">
            <w:pPr>
              <w:rPr>
                <w:rFonts w:ascii="Times New Roman" w:hAnsi="Times New Roman"/>
                <w:b/>
                <w:bCs/>
                <w:sz w:val="16"/>
                <w:szCs w:val="16"/>
                <w:highlight w:val="lightGray"/>
              </w:rPr>
            </w:pPr>
            <w:r w:rsidRPr="00AB16CF">
              <w:rPr>
                <w:sz w:val="16"/>
                <w:szCs w:val="16"/>
              </w:rPr>
              <w:t>CR to 38.215 capturing RAN1#92bis meeting agreements</w:t>
            </w:r>
          </w:p>
        </w:tc>
        <w:tc>
          <w:tcPr>
            <w:tcW w:w="528" w:type="dxa"/>
          </w:tcPr>
          <w:p w14:paraId="48B6CADB" w14:textId="184DD721" w:rsidR="00AB16CF" w:rsidRPr="00AB16CF" w:rsidRDefault="00AB16CF" w:rsidP="00AB16CF">
            <w:pPr>
              <w:rPr>
                <w:rFonts w:ascii="Times New Roman" w:hAnsi="Times New Roman"/>
                <w:b/>
                <w:bCs/>
                <w:sz w:val="16"/>
                <w:szCs w:val="16"/>
                <w:highlight w:val="lightGray"/>
              </w:rPr>
            </w:pPr>
            <w:r w:rsidRPr="00AB16CF">
              <w:rPr>
                <w:sz w:val="16"/>
                <w:szCs w:val="16"/>
              </w:rPr>
              <w:t>F</w:t>
            </w:r>
          </w:p>
        </w:tc>
        <w:tc>
          <w:tcPr>
            <w:tcW w:w="816" w:type="dxa"/>
          </w:tcPr>
          <w:p w14:paraId="279111F8" w14:textId="7D42D990"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036B2BD7" w14:textId="08A15B95"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417D9B4A" w14:textId="314316C1" w:rsidR="00AB16CF" w:rsidRPr="00AB16CF" w:rsidRDefault="00AB16CF" w:rsidP="00AB16CF">
            <w:pPr>
              <w:rPr>
                <w:rFonts w:ascii="Times New Roman" w:hAnsi="Times New Roman"/>
                <w:b/>
                <w:bCs/>
                <w:sz w:val="16"/>
                <w:szCs w:val="16"/>
                <w:highlight w:val="lightGray"/>
              </w:rPr>
            </w:pPr>
            <w:r w:rsidRPr="00AB16CF">
              <w:rPr>
                <w:sz w:val="16"/>
                <w:szCs w:val="16"/>
              </w:rPr>
              <w:t>R1-1805797</w:t>
            </w:r>
          </w:p>
        </w:tc>
        <w:tc>
          <w:tcPr>
            <w:tcW w:w="1437" w:type="dxa"/>
          </w:tcPr>
          <w:p w14:paraId="0ABB4AF7" w14:textId="75CCC9B8" w:rsidR="00AB16CF" w:rsidRPr="00AB16CF" w:rsidRDefault="00AB16CF" w:rsidP="00AB16CF">
            <w:pPr>
              <w:rPr>
                <w:rFonts w:ascii="Times New Roman" w:hAnsi="Times New Roman"/>
                <w:b/>
                <w:bCs/>
                <w:sz w:val="16"/>
                <w:szCs w:val="16"/>
                <w:highlight w:val="lightGray"/>
              </w:rPr>
            </w:pPr>
            <w:r w:rsidRPr="00AB16CF">
              <w:rPr>
                <w:sz w:val="16"/>
                <w:szCs w:val="16"/>
              </w:rPr>
              <w:t>Intel Corporation</w:t>
            </w:r>
          </w:p>
        </w:tc>
        <w:tc>
          <w:tcPr>
            <w:tcW w:w="2039" w:type="dxa"/>
          </w:tcPr>
          <w:p w14:paraId="4E379A7B" w14:textId="4C638F5B" w:rsidR="00AB16CF" w:rsidRPr="00AB16CF" w:rsidRDefault="00AB16CF" w:rsidP="00AB16CF">
            <w:pPr>
              <w:rPr>
                <w:rFonts w:ascii="Times New Roman" w:hAnsi="Times New Roman"/>
                <w:b/>
                <w:bCs/>
                <w:sz w:val="16"/>
                <w:szCs w:val="16"/>
                <w:highlight w:val="lightGray"/>
              </w:rPr>
            </w:pPr>
            <w:r w:rsidRPr="00AB16CF">
              <w:rPr>
                <w:sz w:val="16"/>
                <w:szCs w:val="16"/>
              </w:rPr>
              <w:t>NR_newRAT-Core</w:t>
            </w:r>
          </w:p>
        </w:tc>
      </w:tr>
      <w:tr w:rsidR="00AB16CF" w:rsidRPr="00285277" w14:paraId="36B168EE" w14:textId="77777777" w:rsidTr="00AB16CF">
        <w:trPr>
          <w:trHeight w:val="20"/>
          <w:jc w:val="center"/>
        </w:trPr>
        <w:tc>
          <w:tcPr>
            <w:tcW w:w="801" w:type="dxa"/>
          </w:tcPr>
          <w:p w14:paraId="75D000A0" w14:textId="227F651C" w:rsidR="00AB16CF" w:rsidRPr="00AB16CF" w:rsidRDefault="00AB16CF" w:rsidP="00AB16CF">
            <w:pPr>
              <w:rPr>
                <w:rFonts w:ascii="Times New Roman" w:hAnsi="Times New Roman"/>
                <w:b/>
                <w:bCs/>
                <w:sz w:val="16"/>
                <w:szCs w:val="16"/>
                <w:highlight w:val="lightGray"/>
              </w:rPr>
            </w:pPr>
            <w:r w:rsidRPr="00AB16CF">
              <w:rPr>
                <w:sz w:val="16"/>
                <w:szCs w:val="16"/>
              </w:rPr>
              <w:t>36.211</w:t>
            </w:r>
          </w:p>
        </w:tc>
        <w:tc>
          <w:tcPr>
            <w:tcW w:w="536" w:type="dxa"/>
          </w:tcPr>
          <w:p w14:paraId="47B4F515" w14:textId="0C56AEDA" w:rsidR="00AB16CF" w:rsidRPr="00AB16CF" w:rsidRDefault="00AB16CF" w:rsidP="00AB16CF">
            <w:pPr>
              <w:rPr>
                <w:rFonts w:ascii="Times New Roman" w:hAnsi="Times New Roman"/>
                <w:b/>
                <w:bCs/>
                <w:sz w:val="16"/>
                <w:szCs w:val="16"/>
                <w:highlight w:val="lightGray"/>
              </w:rPr>
            </w:pPr>
            <w:r w:rsidRPr="00AB16CF">
              <w:rPr>
                <w:sz w:val="16"/>
                <w:szCs w:val="16"/>
              </w:rPr>
              <w:t>441</w:t>
            </w:r>
          </w:p>
        </w:tc>
        <w:tc>
          <w:tcPr>
            <w:tcW w:w="550" w:type="dxa"/>
          </w:tcPr>
          <w:p w14:paraId="042B0352" w14:textId="747EA634"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012B085B" w14:textId="39BAFDE5"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6AEC3AEF" w14:textId="55AB0E56" w:rsidR="00AB16CF" w:rsidRPr="00AB16CF" w:rsidRDefault="00AB16CF" w:rsidP="00AB16CF">
            <w:pPr>
              <w:rPr>
                <w:rFonts w:ascii="Times New Roman" w:hAnsi="Times New Roman"/>
                <w:b/>
                <w:bCs/>
                <w:sz w:val="16"/>
                <w:szCs w:val="16"/>
                <w:highlight w:val="lightGray"/>
              </w:rPr>
            </w:pPr>
            <w:r w:rsidRPr="00AB16CF">
              <w:rPr>
                <w:sz w:val="16"/>
                <w:szCs w:val="16"/>
              </w:rPr>
              <w:t>Introduction of enhancements to operation in unlicensed spectrum</w:t>
            </w:r>
          </w:p>
        </w:tc>
        <w:tc>
          <w:tcPr>
            <w:tcW w:w="528" w:type="dxa"/>
          </w:tcPr>
          <w:p w14:paraId="039DE5A7" w14:textId="1E51D269" w:rsidR="00AB16CF" w:rsidRPr="00AB16CF" w:rsidRDefault="00AB16CF" w:rsidP="00AB16CF">
            <w:pPr>
              <w:rPr>
                <w:rFonts w:ascii="Times New Roman" w:hAnsi="Times New Roman"/>
                <w:b/>
                <w:bCs/>
                <w:sz w:val="16"/>
                <w:szCs w:val="16"/>
                <w:highlight w:val="lightGray"/>
              </w:rPr>
            </w:pPr>
            <w:r w:rsidRPr="00AB16CF">
              <w:rPr>
                <w:sz w:val="16"/>
                <w:szCs w:val="16"/>
              </w:rPr>
              <w:t>B</w:t>
            </w:r>
          </w:p>
        </w:tc>
        <w:tc>
          <w:tcPr>
            <w:tcW w:w="816" w:type="dxa"/>
          </w:tcPr>
          <w:p w14:paraId="5B7FFC3A" w14:textId="4401BF77"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57FC1EA0" w14:textId="121B1059"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7E2FCCFE" w14:textId="334EF130" w:rsidR="00AB16CF" w:rsidRPr="00AB16CF" w:rsidRDefault="00AB16CF" w:rsidP="00AB16CF">
            <w:pPr>
              <w:rPr>
                <w:rFonts w:ascii="Times New Roman" w:hAnsi="Times New Roman"/>
                <w:b/>
                <w:bCs/>
                <w:sz w:val="16"/>
                <w:szCs w:val="16"/>
                <w:highlight w:val="lightGray"/>
              </w:rPr>
            </w:pPr>
            <w:r w:rsidRPr="00AB16CF">
              <w:rPr>
                <w:sz w:val="16"/>
                <w:szCs w:val="16"/>
              </w:rPr>
              <w:t>R1-1805781</w:t>
            </w:r>
          </w:p>
        </w:tc>
        <w:tc>
          <w:tcPr>
            <w:tcW w:w="1437" w:type="dxa"/>
          </w:tcPr>
          <w:p w14:paraId="0AD8298F" w14:textId="76878385" w:rsidR="00AB16CF" w:rsidRPr="00AB16CF" w:rsidRDefault="00AB16CF" w:rsidP="00AB16CF">
            <w:pPr>
              <w:rPr>
                <w:rFonts w:ascii="Times New Roman" w:hAnsi="Times New Roman"/>
                <w:b/>
                <w:bCs/>
                <w:sz w:val="16"/>
                <w:szCs w:val="16"/>
                <w:highlight w:val="lightGray"/>
              </w:rPr>
            </w:pPr>
            <w:r w:rsidRPr="00AB16CF">
              <w:rPr>
                <w:sz w:val="16"/>
                <w:szCs w:val="16"/>
              </w:rPr>
              <w:t>Ericsson</w:t>
            </w:r>
          </w:p>
        </w:tc>
        <w:tc>
          <w:tcPr>
            <w:tcW w:w="2039" w:type="dxa"/>
          </w:tcPr>
          <w:p w14:paraId="21BEFB0A" w14:textId="47CD714A" w:rsidR="00AB16CF" w:rsidRPr="00AB16CF" w:rsidRDefault="00AB16CF" w:rsidP="00AB16CF">
            <w:pPr>
              <w:rPr>
                <w:rFonts w:ascii="Times New Roman" w:hAnsi="Times New Roman"/>
                <w:b/>
                <w:bCs/>
                <w:sz w:val="16"/>
                <w:szCs w:val="16"/>
                <w:highlight w:val="lightGray"/>
              </w:rPr>
            </w:pPr>
            <w:r w:rsidRPr="00AB16CF">
              <w:rPr>
                <w:sz w:val="16"/>
                <w:szCs w:val="16"/>
              </w:rPr>
              <w:t>LTE_unlic-Core</w:t>
            </w:r>
          </w:p>
        </w:tc>
      </w:tr>
      <w:tr w:rsidR="00AB16CF" w:rsidRPr="00285277" w14:paraId="66DEB475" w14:textId="77777777" w:rsidTr="00AB16CF">
        <w:trPr>
          <w:trHeight w:val="20"/>
          <w:jc w:val="center"/>
        </w:trPr>
        <w:tc>
          <w:tcPr>
            <w:tcW w:w="801" w:type="dxa"/>
          </w:tcPr>
          <w:p w14:paraId="4F133213" w14:textId="2F7FF3FC" w:rsidR="00AB16CF" w:rsidRPr="00AB16CF" w:rsidRDefault="00AB16CF" w:rsidP="00AB16CF">
            <w:pPr>
              <w:rPr>
                <w:rFonts w:ascii="Times New Roman" w:hAnsi="Times New Roman"/>
                <w:b/>
                <w:bCs/>
                <w:sz w:val="16"/>
                <w:szCs w:val="16"/>
                <w:highlight w:val="lightGray"/>
              </w:rPr>
            </w:pPr>
            <w:r w:rsidRPr="00AB16CF">
              <w:rPr>
                <w:sz w:val="16"/>
                <w:szCs w:val="16"/>
              </w:rPr>
              <w:t>36.213</w:t>
            </w:r>
          </w:p>
        </w:tc>
        <w:tc>
          <w:tcPr>
            <w:tcW w:w="536" w:type="dxa"/>
          </w:tcPr>
          <w:p w14:paraId="2E74E4E9" w14:textId="5ABFC4B1" w:rsidR="00AB16CF" w:rsidRPr="00AB16CF" w:rsidRDefault="00AB16CF" w:rsidP="00AB16CF">
            <w:pPr>
              <w:rPr>
                <w:rFonts w:ascii="Times New Roman" w:hAnsi="Times New Roman"/>
                <w:b/>
                <w:bCs/>
                <w:sz w:val="16"/>
                <w:szCs w:val="16"/>
                <w:highlight w:val="lightGray"/>
              </w:rPr>
            </w:pPr>
            <w:r w:rsidRPr="00AB16CF">
              <w:rPr>
                <w:sz w:val="16"/>
                <w:szCs w:val="16"/>
              </w:rPr>
              <w:t>1057</w:t>
            </w:r>
          </w:p>
        </w:tc>
        <w:tc>
          <w:tcPr>
            <w:tcW w:w="550" w:type="dxa"/>
          </w:tcPr>
          <w:p w14:paraId="557E8899" w14:textId="09E99258" w:rsidR="00AB16CF" w:rsidRPr="00AB16CF" w:rsidRDefault="00AB16CF" w:rsidP="00AB16CF">
            <w:pPr>
              <w:rPr>
                <w:rFonts w:ascii="Times New Roman" w:hAnsi="Times New Roman"/>
                <w:b/>
                <w:bCs/>
                <w:sz w:val="16"/>
                <w:szCs w:val="16"/>
                <w:highlight w:val="lightGray"/>
              </w:rPr>
            </w:pPr>
            <w:r w:rsidRPr="00AB16CF">
              <w:rPr>
                <w:sz w:val="16"/>
                <w:szCs w:val="16"/>
              </w:rPr>
              <w:t>-</w:t>
            </w:r>
          </w:p>
        </w:tc>
        <w:tc>
          <w:tcPr>
            <w:tcW w:w="696" w:type="dxa"/>
          </w:tcPr>
          <w:p w14:paraId="724B3A22" w14:textId="609FFDDA" w:rsidR="00AB16CF" w:rsidRPr="00AB16CF" w:rsidRDefault="00AB16CF" w:rsidP="00AB16CF">
            <w:pPr>
              <w:rPr>
                <w:rFonts w:ascii="Times New Roman" w:hAnsi="Times New Roman"/>
                <w:b/>
                <w:bCs/>
                <w:sz w:val="16"/>
                <w:szCs w:val="16"/>
                <w:highlight w:val="lightGray"/>
              </w:rPr>
            </w:pPr>
            <w:r w:rsidRPr="00AB16CF">
              <w:rPr>
                <w:sz w:val="16"/>
                <w:szCs w:val="16"/>
              </w:rPr>
              <w:t>Rel-15</w:t>
            </w:r>
          </w:p>
        </w:tc>
        <w:tc>
          <w:tcPr>
            <w:tcW w:w="4235" w:type="dxa"/>
          </w:tcPr>
          <w:p w14:paraId="4B02216A" w14:textId="74DA83C3" w:rsidR="00AB16CF" w:rsidRPr="00AB16CF" w:rsidRDefault="00AB16CF" w:rsidP="00AB16CF">
            <w:pPr>
              <w:rPr>
                <w:rFonts w:ascii="Times New Roman" w:hAnsi="Times New Roman"/>
                <w:b/>
                <w:bCs/>
                <w:sz w:val="16"/>
                <w:szCs w:val="16"/>
                <w:highlight w:val="lightGray"/>
              </w:rPr>
            </w:pPr>
            <w:r w:rsidRPr="00AB16CF">
              <w:rPr>
                <w:sz w:val="16"/>
                <w:szCs w:val="16"/>
              </w:rPr>
              <w:t>Introduction of Enhancements to LTE operation in unlicensed spectrum into 36.213 s14-xx</w:t>
            </w:r>
          </w:p>
        </w:tc>
        <w:tc>
          <w:tcPr>
            <w:tcW w:w="528" w:type="dxa"/>
          </w:tcPr>
          <w:p w14:paraId="2BC8AB1D" w14:textId="7DFDBB6F" w:rsidR="00AB16CF" w:rsidRPr="00AB16CF" w:rsidRDefault="00AB16CF" w:rsidP="00AB16CF">
            <w:pPr>
              <w:rPr>
                <w:rFonts w:ascii="Times New Roman" w:hAnsi="Times New Roman"/>
                <w:b/>
                <w:bCs/>
                <w:sz w:val="16"/>
                <w:szCs w:val="16"/>
                <w:highlight w:val="lightGray"/>
              </w:rPr>
            </w:pPr>
            <w:r w:rsidRPr="00AB16CF">
              <w:rPr>
                <w:sz w:val="16"/>
                <w:szCs w:val="16"/>
              </w:rPr>
              <w:t>B</w:t>
            </w:r>
          </w:p>
        </w:tc>
        <w:tc>
          <w:tcPr>
            <w:tcW w:w="816" w:type="dxa"/>
          </w:tcPr>
          <w:p w14:paraId="4C593593" w14:textId="0A0C8B3C" w:rsidR="00AB16CF" w:rsidRPr="00AB16CF" w:rsidRDefault="00AB16CF" w:rsidP="00AB16CF">
            <w:pPr>
              <w:rPr>
                <w:rFonts w:ascii="Times New Roman" w:hAnsi="Times New Roman"/>
                <w:b/>
                <w:bCs/>
                <w:sz w:val="16"/>
                <w:szCs w:val="16"/>
                <w:highlight w:val="lightGray"/>
              </w:rPr>
            </w:pPr>
            <w:r w:rsidRPr="00AB16CF">
              <w:rPr>
                <w:sz w:val="16"/>
                <w:szCs w:val="16"/>
              </w:rPr>
              <w:t>15.1.0</w:t>
            </w:r>
          </w:p>
        </w:tc>
        <w:tc>
          <w:tcPr>
            <w:tcW w:w="1060" w:type="dxa"/>
          </w:tcPr>
          <w:p w14:paraId="15693188" w14:textId="1E4644A8" w:rsidR="00AB16CF" w:rsidRPr="00AB16CF" w:rsidRDefault="00AB16CF" w:rsidP="00AB16CF">
            <w:pPr>
              <w:rPr>
                <w:rFonts w:ascii="Times New Roman" w:hAnsi="Times New Roman"/>
                <w:b/>
                <w:bCs/>
                <w:sz w:val="16"/>
                <w:szCs w:val="16"/>
                <w:highlight w:val="lightGray"/>
              </w:rPr>
            </w:pPr>
            <w:r w:rsidRPr="00AB16CF">
              <w:rPr>
                <w:sz w:val="16"/>
                <w:szCs w:val="16"/>
              </w:rPr>
              <w:t>R1#92b</w:t>
            </w:r>
          </w:p>
        </w:tc>
        <w:tc>
          <w:tcPr>
            <w:tcW w:w="991" w:type="dxa"/>
          </w:tcPr>
          <w:p w14:paraId="7F9DDBCF" w14:textId="08C49BEE" w:rsidR="00AB16CF" w:rsidRPr="00AB16CF" w:rsidRDefault="00AB16CF" w:rsidP="00AB16CF">
            <w:pPr>
              <w:rPr>
                <w:rFonts w:ascii="Times New Roman" w:hAnsi="Times New Roman"/>
                <w:b/>
                <w:bCs/>
                <w:sz w:val="16"/>
                <w:szCs w:val="16"/>
                <w:highlight w:val="lightGray"/>
              </w:rPr>
            </w:pPr>
            <w:r w:rsidRPr="00AB16CF">
              <w:rPr>
                <w:sz w:val="16"/>
                <w:szCs w:val="16"/>
              </w:rPr>
              <w:t>R1-1804492</w:t>
            </w:r>
          </w:p>
        </w:tc>
        <w:tc>
          <w:tcPr>
            <w:tcW w:w="1437" w:type="dxa"/>
          </w:tcPr>
          <w:p w14:paraId="6606973F" w14:textId="799EA418" w:rsidR="00AB16CF" w:rsidRPr="00AB16CF" w:rsidRDefault="00AB16CF" w:rsidP="00AB16CF">
            <w:pPr>
              <w:rPr>
                <w:rFonts w:ascii="Times New Roman" w:hAnsi="Times New Roman"/>
                <w:b/>
                <w:bCs/>
                <w:sz w:val="16"/>
                <w:szCs w:val="16"/>
                <w:highlight w:val="lightGray"/>
              </w:rPr>
            </w:pPr>
            <w:r w:rsidRPr="00AB16CF">
              <w:rPr>
                <w:sz w:val="16"/>
                <w:szCs w:val="16"/>
              </w:rPr>
              <w:t>Motorola Mobility</w:t>
            </w:r>
          </w:p>
        </w:tc>
        <w:tc>
          <w:tcPr>
            <w:tcW w:w="2039" w:type="dxa"/>
          </w:tcPr>
          <w:p w14:paraId="25E54041" w14:textId="560A141E" w:rsidR="00AB16CF" w:rsidRPr="00AB16CF" w:rsidRDefault="00AB16CF" w:rsidP="00AB16CF">
            <w:pPr>
              <w:rPr>
                <w:rFonts w:ascii="Times New Roman" w:hAnsi="Times New Roman"/>
                <w:b/>
                <w:bCs/>
                <w:sz w:val="16"/>
                <w:szCs w:val="16"/>
                <w:highlight w:val="lightGray"/>
              </w:rPr>
            </w:pPr>
            <w:r w:rsidRPr="00AB16CF">
              <w:rPr>
                <w:sz w:val="16"/>
                <w:szCs w:val="16"/>
              </w:rPr>
              <w:t>LTE_unlic-Core</w:t>
            </w:r>
          </w:p>
        </w:tc>
      </w:tr>
    </w:tbl>
    <w:p w14:paraId="3DDDBDAC" w14:textId="77777777" w:rsidR="001572D9" w:rsidRPr="000B1042" w:rsidRDefault="001572D9" w:rsidP="009643F7">
      <w:pPr>
        <w:rPr>
          <w:rFonts w:ascii="Times New Roman" w:hAnsi="Times New Roman"/>
          <w:szCs w:val="20"/>
        </w:rPr>
      </w:pPr>
    </w:p>
    <w:p w14:paraId="39609A58" w14:textId="2C84D151"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5182" w:name="_Toc514184746"/>
      <w:r w:rsidRPr="000B1042">
        <w:rPr>
          <w:rFonts w:ascii="Times New Roman" w:hAnsi="Times New Roman" w:cs="Times New Roman"/>
          <w:sz w:val="20"/>
          <w:szCs w:val="20"/>
        </w:rPr>
        <w:lastRenderedPageBreak/>
        <w:t>Annex C</w:t>
      </w:r>
      <w:r w:rsidRPr="000B1042">
        <w:rPr>
          <w:rFonts w:ascii="Times New Roman" w:eastAsia="MS Mincho" w:hAnsi="Times New Roman" w:cs="Times New Roman"/>
          <w:sz w:val="20"/>
          <w:szCs w:val="20"/>
          <w:lang w:eastAsia="ja-JP"/>
        </w:rPr>
        <w:t>-1</w:t>
      </w:r>
      <w:r w:rsidRPr="000B1042">
        <w:rPr>
          <w:rFonts w:ascii="Times New Roman" w:hAnsi="Times New Roman" w:cs="Times New Roman"/>
          <w:sz w:val="20"/>
          <w:szCs w:val="20"/>
        </w:rPr>
        <w:t>:</w:t>
      </w:r>
      <w:r w:rsidRPr="000B1042">
        <w:rPr>
          <w:rFonts w:ascii="Times New Roman" w:hAnsi="Times New Roman" w:cs="Times New Roman"/>
          <w:sz w:val="20"/>
          <w:szCs w:val="20"/>
        </w:rPr>
        <w:tab/>
        <w:t>List of Outgoing LSs</w:t>
      </w:r>
      <w:r w:rsidRPr="000B1042">
        <w:rPr>
          <w:rFonts w:ascii="Times New Roman" w:eastAsia="MS Mincho" w:hAnsi="Times New Roman" w:cs="Times New Roman"/>
          <w:sz w:val="20"/>
          <w:szCs w:val="20"/>
          <w:lang w:eastAsia="ja-JP"/>
        </w:rPr>
        <w:t xml:space="preserve"> from </w:t>
      </w:r>
      <w:r w:rsidRPr="000B1042">
        <w:rPr>
          <w:rFonts w:ascii="Times New Roman" w:hAnsi="Times New Roman" w:cs="Times New Roman"/>
          <w:sz w:val="20"/>
          <w:szCs w:val="20"/>
        </w:rPr>
        <w:t xml:space="preserve">RAN1 </w:t>
      </w:r>
      <w:r w:rsidR="00F40D66">
        <w:rPr>
          <w:rFonts w:ascii="Times New Roman" w:hAnsi="Times New Roman" w:cs="Times New Roman"/>
          <w:sz w:val="20"/>
          <w:szCs w:val="20"/>
        </w:rPr>
        <w:t>#92bis</w:t>
      </w:r>
      <w:bookmarkEnd w:id="5182"/>
    </w:p>
    <w:p w14:paraId="5349C5C1" w14:textId="77777777" w:rsidR="005C5573" w:rsidRPr="000B1042" w:rsidRDefault="005C5573" w:rsidP="005C5573">
      <w:pPr>
        <w:rPr>
          <w:szCs w:val="20"/>
        </w:rPr>
      </w:pPr>
    </w:p>
    <w:tbl>
      <w:tblPr>
        <w:tblStyle w:val="TableGrid"/>
        <w:tblW w:w="14067" w:type="dxa"/>
        <w:jc w:val="center"/>
        <w:tblLook w:val="04A0" w:firstRow="1" w:lastRow="0" w:firstColumn="1" w:lastColumn="0" w:noHBand="0" w:noVBand="1"/>
      </w:tblPr>
      <w:tblGrid>
        <w:gridCol w:w="1102"/>
        <w:gridCol w:w="2707"/>
        <w:gridCol w:w="1291"/>
        <w:gridCol w:w="818"/>
        <w:gridCol w:w="2793"/>
        <w:gridCol w:w="1088"/>
        <w:gridCol w:w="1023"/>
        <w:gridCol w:w="1023"/>
        <w:gridCol w:w="1138"/>
        <w:gridCol w:w="1084"/>
      </w:tblGrid>
      <w:tr w:rsidR="00BA2E22" w:rsidRPr="0072194D" w14:paraId="1CF70865" w14:textId="77777777" w:rsidTr="00BA2E22">
        <w:trPr>
          <w:trHeight w:val="20"/>
          <w:tblHeader/>
          <w:jc w:val="center"/>
        </w:trPr>
        <w:tc>
          <w:tcPr>
            <w:tcW w:w="1102" w:type="dxa"/>
            <w:shd w:val="clear" w:color="auto" w:fill="BFBFBF" w:themeFill="background1" w:themeFillShade="BF"/>
            <w:hideMark/>
          </w:tcPr>
          <w:p w14:paraId="2A0CD22B" w14:textId="77777777" w:rsidR="003D240D" w:rsidRPr="0072194D" w:rsidRDefault="003D240D" w:rsidP="00266384">
            <w:pPr>
              <w:rPr>
                <w:rFonts w:ascii="Times New Roman" w:hAnsi="Times New Roman"/>
                <w:bCs/>
                <w:sz w:val="16"/>
                <w:szCs w:val="16"/>
              </w:rPr>
            </w:pPr>
            <w:r w:rsidRPr="0072194D">
              <w:rPr>
                <w:rFonts w:ascii="Times New Roman" w:hAnsi="Times New Roman"/>
                <w:bCs/>
                <w:sz w:val="16"/>
                <w:szCs w:val="16"/>
              </w:rPr>
              <w:t>TDoc #</w:t>
            </w:r>
          </w:p>
        </w:tc>
        <w:tc>
          <w:tcPr>
            <w:tcW w:w="2707" w:type="dxa"/>
            <w:shd w:val="clear" w:color="auto" w:fill="BFBFBF" w:themeFill="background1" w:themeFillShade="BF"/>
            <w:hideMark/>
          </w:tcPr>
          <w:p w14:paraId="48E79649" w14:textId="77777777" w:rsidR="003D240D" w:rsidRPr="0072194D" w:rsidRDefault="003D240D" w:rsidP="00266384">
            <w:pPr>
              <w:rPr>
                <w:rFonts w:ascii="Times New Roman" w:hAnsi="Times New Roman"/>
                <w:bCs/>
                <w:sz w:val="16"/>
                <w:szCs w:val="16"/>
              </w:rPr>
            </w:pPr>
            <w:r w:rsidRPr="0072194D">
              <w:rPr>
                <w:rFonts w:ascii="Times New Roman" w:hAnsi="Times New Roman"/>
                <w:bCs/>
                <w:sz w:val="16"/>
                <w:szCs w:val="16"/>
              </w:rPr>
              <w:t>Title</w:t>
            </w:r>
          </w:p>
        </w:tc>
        <w:tc>
          <w:tcPr>
            <w:tcW w:w="1291" w:type="dxa"/>
            <w:shd w:val="clear" w:color="auto" w:fill="BFBFBF" w:themeFill="background1" w:themeFillShade="BF"/>
            <w:hideMark/>
          </w:tcPr>
          <w:p w14:paraId="777D401D" w14:textId="77777777" w:rsidR="003D240D" w:rsidRPr="0072194D" w:rsidRDefault="003D240D" w:rsidP="00266384">
            <w:pPr>
              <w:rPr>
                <w:rFonts w:ascii="Times New Roman" w:hAnsi="Times New Roman"/>
                <w:bCs/>
                <w:sz w:val="16"/>
                <w:szCs w:val="16"/>
              </w:rPr>
            </w:pPr>
            <w:r w:rsidRPr="0072194D">
              <w:rPr>
                <w:rFonts w:ascii="Times New Roman" w:hAnsi="Times New Roman"/>
                <w:bCs/>
                <w:sz w:val="16"/>
                <w:szCs w:val="16"/>
              </w:rPr>
              <w:t>Source</w:t>
            </w:r>
          </w:p>
        </w:tc>
        <w:tc>
          <w:tcPr>
            <w:tcW w:w="818" w:type="dxa"/>
            <w:shd w:val="clear" w:color="auto" w:fill="BFBFBF" w:themeFill="background1" w:themeFillShade="BF"/>
            <w:hideMark/>
          </w:tcPr>
          <w:p w14:paraId="1B119152" w14:textId="77777777" w:rsidR="003D240D" w:rsidRPr="0072194D" w:rsidRDefault="003D240D" w:rsidP="00266384">
            <w:pPr>
              <w:rPr>
                <w:rFonts w:ascii="Times New Roman" w:hAnsi="Times New Roman"/>
                <w:bCs/>
                <w:sz w:val="16"/>
                <w:szCs w:val="16"/>
              </w:rPr>
            </w:pPr>
            <w:r w:rsidRPr="0072194D">
              <w:rPr>
                <w:rFonts w:ascii="Times New Roman" w:hAnsi="Times New Roman"/>
                <w:bCs/>
                <w:sz w:val="16"/>
                <w:szCs w:val="16"/>
              </w:rPr>
              <w:t>Release</w:t>
            </w:r>
          </w:p>
        </w:tc>
        <w:tc>
          <w:tcPr>
            <w:tcW w:w="2793" w:type="dxa"/>
            <w:shd w:val="clear" w:color="auto" w:fill="BFBFBF" w:themeFill="background1" w:themeFillShade="BF"/>
            <w:hideMark/>
          </w:tcPr>
          <w:p w14:paraId="0C00C924" w14:textId="77777777" w:rsidR="003D240D" w:rsidRPr="0072194D" w:rsidRDefault="003D240D" w:rsidP="00266384">
            <w:pPr>
              <w:rPr>
                <w:rFonts w:ascii="Times New Roman" w:hAnsi="Times New Roman"/>
                <w:bCs/>
                <w:sz w:val="16"/>
                <w:szCs w:val="16"/>
              </w:rPr>
            </w:pPr>
            <w:r w:rsidRPr="0072194D">
              <w:rPr>
                <w:rFonts w:ascii="Times New Roman" w:hAnsi="Times New Roman"/>
                <w:bCs/>
                <w:sz w:val="16"/>
                <w:szCs w:val="16"/>
              </w:rPr>
              <w:t>Related WIs</w:t>
            </w:r>
          </w:p>
        </w:tc>
        <w:tc>
          <w:tcPr>
            <w:tcW w:w="1088" w:type="dxa"/>
            <w:shd w:val="clear" w:color="auto" w:fill="BFBFBF" w:themeFill="background1" w:themeFillShade="BF"/>
            <w:hideMark/>
          </w:tcPr>
          <w:p w14:paraId="15310F18" w14:textId="77777777" w:rsidR="003D240D" w:rsidRPr="0072194D" w:rsidRDefault="003D240D" w:rsidP="00266384">
            <w:pPr>
              <w:rPr>
                <w:rFonts w:ascii="Times New Roman" w:hAnsi="Times New Roman"/>
                <w:bCs/>
                <w:sz w:val="16"/>
                <w:szCs w:val="16"/>
              </w:rPr>
            </w:pPr>
            <w:r w:rsidRPr="0072194D">
              <w:rPr>
                <w:rFonts w:ascii="Times New Roman" w:hAnsi="Times New Roman"/>
                <w:bCs/>
                <w:sz w:val="16"/>
                <w:szCs w:val="16"/>
              </w:rPr>
              <w:t>Reply to</w:t>
            </w:r>
          </w:p>
        </w:tc>
        <w:tc>
          <w:tcPr>
            <w:tcW w:w="1023" w:type="dxa"/>
            <w:shd w:val="clear" w:color="auto" w:fill="BFBFBF" w:themeFill="background1" w:themeFillShade="BF"/>
            <w:hideMark/>
          </w:tcPr>
          <w:p w14:paraId="161CDB38" w14:textId="77777777" w:rsidR="003D240D" w:rsidRPr="0072194D" w:rsidRDefault="003D240D" w:rsidP="00266384">
            <w:pPr>
              <w:rPr>
                <w:rFonts w:ascii="Times New Roman" w:hAnsi="Times New Roman"/>
                <w:bCs/>
                <w:sz w:val="16"/>
                <w:szCs w:val="16"/>
              </w:rPr>
            </w:pPr>
            <w:r w:rsidRPr="0072194D">
              <w:rPr>
                <w:rFonts w:ascii="Times New Roman" w:hAnsi="Times New Roman"/>
                <w:bCs/>
                <w:sz w:val="16"/>
                <w:szCs w:val="16"/>
              </w:rPr>
              <w:t>To</w:t>
            </w:r>
          </w:p>
        </w:tc>
        <w:tc>
          <w:tcPr>
            <w:tcW w:w="1023" w:type="dxa"/>
            <w:shd w:val="clear" w:color="auto" w:fill="BFBFBF" w:themeFill="background1" w:themeFillShade="BF"/>
            <w:hideMark/>
          </w:tcPr>
          <w:p w14:paraId="6C12C277" w14:textId="77777777" w:rsidR="003D240D" w:rsidRPr="0072194D" w:rsidRDefault="003D240D" w:rsidP="00266384">
            <w:pPr>
              <w:rPr>
                <w:rFonts w:ascii="Times New Roman" w:hAnsi="Times New Roman"/>
                <w:bCs/>
                <w:sz w:val="16"/>
                <w:szCs w:val="16"/>
              </w:rPr>
            </w:pPr>
            <w:r w:rsidRPr="0072194D">
              <w:rPr>
                <w:rFonts w:ascii="Times New Roman" w:hAnsi="Times New Roman"/>
                <w:bCs/>
                <w:sz w:val="16"/>
                <w:szCs w:val="16"/>
              </w:rPr>
              <w:t>Cc</w:t>
            </w:r>
          </w:p>
        </w:tc>
        <w:tc>
          <w:tcPr>
            <w:tcW w:w="1138" w:type="dxa"/>
            <w:shd w:val="clear" w:color="auto" w:fill="BFBFBF" w:themeFill="background1" w:themeFillShade="BF"/>
            <w:hideMark/>
          </w:tcPr>
          <w:p w14:paraId="26BB483E" w14:textId="77777777" w:rsidR="003D240D" w:rsidRPr="0072194D" w:rsidRDefault="003D240D" w:rsidP="00266384">
            <w:pPr>
              <w:rPr>
                <w:rFonts w:ascii="Times New Roman" w:hAnsi="Times New Roman"/>
                <w:bCs/>
                <w:sz w:val="16"/>
                <w:szCs w:val="16"/>
              </w:rPr>
            </w:pPr>
            <w:r w:rsidRPr="0072194D">
              <w:rPr>
                <w:rFonts w:ascii="Times New Roman" w:hAnsi="Times New Roman"/>
                <w:bCs/>
                <w:sz w:val="16"/>
                <w:szCs w:val="16"/>
              </w:rPr>
              <w:t>Original LS</w:t>
            </w:r>
          </w:p>
        </w:tc>
        <w:tc>
          <w:tcPr>
            <w:tcW w:w="1084" w:type="dxa"/>
            <w:shd w:val="clear" w:color="auto" w:fill="BFBFBF" w:themeFill="background1" w:themeFillShade="BF"/>
            <w:hideMark/>
          </w:tcPr>
          <w:p w14:paraId="79CF337C" w14:textId="77777777" w:rsidR="003D240D" w:rsidRPr="0072194D" w:rsidRDefault="003D240D" w:rsidP="00266384">
            <w:pPr>
              <w:rPr>
                <w:rFonts w:ascii="Times New Roman" w:hAnsi="Times New Roman"/>
                <w:bCs/>
                <w:sz w:val="16"/>
                <w:szCs w:val="16"/>
              </w:rPr>
            </w:pPr>
            <w:r w:rsidRPr="0072194D">
              <w:rPr>
                <w:rFonts w:ascii="Times New Roman" w:hAnsi="Times New Roman"/>
                <w:bCs/>
                <w:sz w:val="16"/>
                <w:szCs w:val="16"/>
              </w:rPr>
              <w:t>Reply in</w:t>
            </w:r>
          </w:p>
        </w:tc>
      </w:tr>
      <w:tr w:rsidR="00165E3E" w:rsidRPr="0072194D" w14:paraId="0C4CB9E5" w14:textId="77777777" w:rsidTr="00B42881">
        <w:trPr>
          <w:trHeight w:val="20"/>
          <w:jc w:val="center"/>
        </w:trPr>
        <w:tc>
          <w:tcPr>
            <w:tcW w:w="1102" w:type="dxa"/>
          </w:tcPr>
          <w:p w14:paraId="34011EB5" w14:textId="06B32EEB" w:rsidR="00165E3E" w:rsidRPr="0072194D" w:rsidRDefault="00603E09" w:rsidP="00165E3E">
            <w:pPr>
              <w:rPr>
                <w:rFonts w:ascii="Times New Roman" w:hAnsi="Times New Roman"/>
                <w:bCs/>
                <w:sz w:val="16"/>
                <w:szCs w:val="16"/>
              </w:rPr>
            </w:pPr>
            <w:hyperlink r:id="rId2536" w:history="1">
              <w:r w:rsidR="00165E3E" w:rsidRPr="0072194D">
                <w:rPr>
                  <w:rStyle w:val="Hyperlink"/>
                  <w:rFonts w:ascii="Times New Roman" w:hAnsi="Times New Roman"/>
                  <w:b/>
                  <w:bCs/>
                  <w:sz w:val="16"/>
                  <w:szCs w:val="16"/>
                </w:rPr>
                <w:t>R1-1805347</w:t>
              </w:r>
            </w:hyperlink>
          </w:p>
        </w:tc>
        <w:tc>
          <w:tcPr>
            <w:tcW w:w="2707" w:type="dxa"/>
          </w:tcPr>
          <w:p w14:paraId="2A03CFC9" w14:textId="231BB0CF" w:rsidR="00165E3E" w:rsidRPr="0072194D" w:rsidRDefault="00165E3E" w:rsidP="00165E3E">
            <w:pPr>
              <w:rPr>
                <w:rFonts w:ascii="Times New Roman" w:hAnsi="Times New Roman"/>
                <w:sz w:val="16"/>
                <w:szCs w:val="16"/>
              </w:rPr>
            </w:pPr>
            <w:r w:rsidRPr="0072194D">
              <w:rPr>
                <w:rFonts w:ascii="Times New Roman" w:hAnsi="Times New Roman"/>
                <w:sz w:val="16"/>
                <w:szCs w:val="16"/>
              </w:rPr>
              <w:t>Reply LS on CP latency reduction</w:t>
            </w:r>
          </w:p>
        </w:tc>
        <w:tc>
          <w:tcPr>
            <w:tcW w:w="1291" w:type="dxa"/>
          </w:tcPr>
          <w:p w14:paraId="6F47172D" w14:textId="785ABAF4" w:rsidR="00165E3E" w:rsidRPr="0072194D" w:rsidRDefault="00165E3E" w:rsidP="00165E3E">
            <w:pPr>
              <w:rPr>
                <w:rFonts w:ascii="Times New Roman" w:hAnsi="Times New Roman"/>
                <w:sz w:val="16"/>
                <w:szCs w:val="16"/>
              </w:rPr>
            </w:pPr>
            <w:r w:rsidRPr="0072194D">
              <w:rPr>
                <w:rFonts w:ascii="Times New Roman" w:hAnsi="Times New Roman"/>
                <w:sz w:val="16"/>
                <w:szCs w:val="16"/>
              </w:rPr>
              <w:t>RAN1, Ericsson</w:t>
            </w:r>
          </w:p>
        </w:tc>
        <w:tc>
          <w:tcPr>
            <w:tcW w:w="818" w:type="dxa"/>
          </w:tcPr>
          <w:p w14:paraId="15510C4A" w14:textId="71389027" w:rsidR="00165E3E" w:rsidRPr="0072194D" w:rsidRDefault="00603E09" w:rsidP="00165E3E">
            <w:pPr>
              <w:rPr>
                <w:rFonts w:ascii="Times New Roman" w:hAnsi="Times New Roman"/>
                <w:bCs/>
                <w:sz w:val="16"/>
                <w:szCs w:val="16"/>
              </w:rPr>
            </w:pPr>
            <w:hyperlink r:id="rId2537" w:history="1">
              <w:r w:rsidR="00165E3E">
                <w:rPr>
                  <w:rStyle w:val="Hyperlink"/>
                  <w:b/>
                  <w:bCs/>
                  <w:sz w:val="16"/>
                  <w:szCs w:val="16"/>
                </w:rPr>
                <w:t>Rel-15</w:t>
              </w:r>
            </w:hyperlink>
          </w:p>
        </w:tc>
        <w:tc>
          <w:tcPr>
            <w:tcW w:w="2793" w:type="dxa"/>
          </w:tcPr>
          <w:p w14:paraId="61513EEF" w14:textId="533E7ECE" w:rsidR="00165E3E" w:rsidRPr="0072194D" w:rsidRDefault="00603E09" w:rsidP="00165E3E">
            <w:pPr>
              <w:rPr>
                <w:rFonts w:ascii="Times New Roman" w:hAnsi="Times New Roman"/>
                <w:bCs/>
                <w:sz w:val="16"/>
                <w:szCs w:val="16"/>
              </w:rPr>
            </w:pPr>
            <w:hyperlink r:id="rId2538" w:history="1">
              <w:r w:rsidR="00165E3E">
                <w:rPr>
                  <w:rStyle w:val="Hyperlink"/>
                  <w:b/>
                  <w:bCs/>
                  <w:sz w:val="16"/>
                  <w:szCs w:val="16"/>
                </w:rPr>
                <w:t>TEI15</w:t>
              </w:r>
            </w:hyperlink>
          </w:p>
        </w:tc>
        <w:tc>
          <w:tcPr>
            <w:tcW w:w="1088" w:type="dxa"/>
          </w:tcPr>
          <w:p w14:paraId="04E83EAE" w14:textId="7444AF72"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5CB9433F" w14:textId="0A0B9A62"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4A559DE7" w14:textId="7A2E5FB7"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519794D6" w14:textId="601ADF92"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3F35C17D" w14:textId="77777777" w:rsidR="00165E3E" w:rsidRPr="0072194D" w:rsidRDefault="00165E3E" w:rsidP="00165E3E">
            <w:pPr>
              <w:rPr>
                <w:rFonts w:ascii="Times New Roman" w:hAnsi="Times New Roman"/>
                <w:sz w:val="16"/>
                <w:szCs w:val="16"/>
              </w:rPr>
            </w:pPr>
          </w:p>
        </w:tc>
      </w:tr>
      <w:tr w:rsidR="00165E3E" w:rsidRPr="0072194D" w14:paraId="35CC22C3" w14:textId="77777777" w:rsidTr="00B42881">
        <w:trPr>
          <w:trHeight w:val="20"/>
          <w:jc w:val="center"/>
        </w:trPr>
        <w:tc>
          <w:tcPr>
            <w:tcW w:w="1102" w:type="dxa"/>
          </w:tcPr>
          <w:p w14:paraId="768445BA" w14:textId="4BC326F7" w:rsidR="00165E3E" w:rsidRPr="0072194D" w:rsidRDefault="00603E09" w:rsidP="00165E3E">
            <w:pPr>
              <w:rPr>
                <w:rFonts w:ascii="Times New Roman" w:hAnsi="Times New Roman"/>
                <w:bCs/>
                <w:sz w:val="16"/>
                <w:szCs w:val="16"/>
              </w:rPr>
            </w:pPr>
            <w:hyperlink r:id="rId2539" w:history="1">
              <w:r w:rsidR="00165E3E" w:rsidRPr="0072194D">
                <w:rPr>
                  <w:rStyle w:val="Hyperlink"/>
                  <w:rFonts w:ascii="Times New Roman" w:hAnsi="Times New Roman"/>
                  <w:b/>
                  <w:bCs/>
                  <w:sz w:val="16"/>
                  <w:szCs w:val="16"/>
                </w:rPr>
                <w:t>R1-1805376</w:t>
              </w:r>
            </w:hyperlink>
          </w:p>
        </w:tc>
        <w:tc>
          <w:tcPr>
            <w:tcW w:w="2707" w:type="dxa"/>
          </w:tcPr>
          <w:p w14:paraId="4B73F1F9" w14:textId="18BAA32E"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Capabilities for SRS carrier switching</w:t>
            </w:r>
          </w:p>
        </w:tc>
        <w:tc>
          <w:tcPr>
            <w:tcW w:w="1291" w:type="dxa"/>
          </w:tcPr>
          <w:p w14:paraId="3A16AB9C" w14:textId="4B12E032" w:rsidR="00165E3E" w:rsidRPr="0072194D" w:rsidRDefault="00165E3E" w:rsidP="00165E3E">
            <w:pPr>
              <w:rPr>
                <w:rFonts w:ascii="Times New Roman" w:hAnsi="Times New Roman"/>
                <w:sz w:val="16"/>
                <w:szCs w:val="16"/>
              </w:rPr>
            </w:pPr>
            <w:r w:rsidRPr="0072194D">
              <w:rPr>
                <w:rFonts w:ascii="Times New Roman" w:hAnsi="Times New Roman"/>
                <w:sz w:val="16"/>
                <w:szCs w:val="16"/>
              </w:rPr>
              <w:t>RAN1, Qualcomm Incorporated</w:t>
            </w:r>
          </w:p>
        </w:tc>
        <w:tc>
          <w:tcPr>
            <w:tcW w:w="818" w:type="dxa"/>
          </w:tcPr>
          <w:p w14:paraId="12C24476" w14:textId="21FF20CE" w:rsidR="00165E3E" w:rsidRPr="0072194D" w:rsidRDefault="00603E09" w:rsidP="00165E3E">
            <w:pPr>
              <w:rPr>
                <w:rFonts w:ascii="Times New Roman" w:hAnsi="Times New Roman"/>
                <w:bCs/>
                <w:sz w:val="16"/>
                <w:szCs w:val="16"/>
              </w:rPr>
            </w:pPr>
            <w:hyperlink r:id="rId2540" w:history="1">
              <w:r w:rsidR="00165E3E">
                <w:rPr>
                  <w:rStyle w:val="Hyperlink"/>
                  <w:b/>
                  <w:bCs/>
                  <w:sz w:val="16"/>
                  <w:szCs w:val="16"/>
                </w:rPr>
                <w:t>Rel-14</w:t>
              </w:r>
            </w:hyperlink>
          </w:p>
        </w:tc>
        <w:tc>
          <w:tcPr>
            <w:tcW w:w="2793" w:type="dxa"/>
          </w:tcPr>
          <w:p w14:paraId="41C90C9A" w14:textId="1F93947B" w:rsidR="00165E3E" w:rsidRPr="0072194D" w:rsidRDefault="00603E09" w:rsidP="00165E3E">
            <w:pPr>
              <w:rPr>
                <w:rFonts w:ascii="Times New Roman" w:hAnsi="Times New Roman"/>
                <w:bCs/>
                <w:sz w:val="16"/>
                <w:szCs w:val="16"/>
              </w:rPr>
            </w:pPr>
            <w:hyperlink r:id="rId2541" w:history="1">
              <w:r w:rsidR="00165E3E">
                <w:rPr>
                  <w:rStyle w:val="Hyperlink"/>
                  <w:b/>
                  <w:bCs/>
                  <w:sz w:val="16"/>
                  <w:szCs w:val="16"/>
                </w:rPr>
                <w:t>LTE_SRS_switch-Core</w:t>
              </w:r>
            </w:hyperlink>
          </w:p>
        </w:tc>
        <w:tc>
          <w:tcPr>
            <w:tcW w:w="1088" w:type="dxa"/>
          </w:tcPr>
          <w:p w14:paraId="58F55074" w14:textId="01FFDA0E"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561C4A2E" w14:textId="4F5D01C8"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1656B0F6" w14:textId="3E1A466D"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16CF9693" w14:textId="110C9C3E"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34D04AA3" w14:textId="77777777" w:rsidR="00165E3E" w:rsidRPr="0072194D" w:rsidRDefault="00165E3E" w:rsidP="00165E3E">
            <w:pPr>
              <w:rPr>
                <w:rFonts w:ascii="Times New Roman" w:hAnsi="Times New Roman"/>
                <w:sz w:val="16"/>
                <w:szCs w:val="16"/>
              </w:rPr>
            </w:pPr>
          </w:p>
        </w:tc>
      </w:tr>
      <w:tr w:rsidR="00165E3E" w:rsidRPr="0072194D" w14:paraId="272270BA" w14:textId="77777777" w:rsidTr="00B42881">
        <w:trPr>
          <w:trHeight w:val="20"/>
          <w:jc w:val="center"/>
        </w:trPr>
        <w:tc>
          <w:tcPr>
            <w:tcW w:w="1102" w:type="dxa"/>
          </w:tcPr>
          <w:p w14:paraId="735E5A9E" w14:textId="2E2FB8C1" w:rsidR="00165E3E" w:rsidRPr="0072194D" w:rsidRDefault="00603E09" w:rsidP="00165E3E">
            <w:pPr>
              <w:rPr>
                <w:rFonts w:ascii="Times New Roman" w:hAnsi="Times New Roman"/>
                <w:bCs/>
                <w:sz w:val="16"/>
                <w:szCs w:val="16"/>
              </w:rPr>
            </w:pPr>
            <w:hyperlink r:id="rId2542" w:history="1">
              <w:r w:rsidR="00165E3E" w:rsidRPr="0072194D">
                <w:rPr>
                  <w:rStyle w:val="Hyperlink"/>
                  <w:rFonts w:ascii="Times New Roman" w:hAnsi="Times New Roman"/>
                  <w:b/>
                  <w:bCs/>
                  <w:sz w:val="16"/>
                  <w:szCs w:val="16"/>
                </w:rPr>
                <w:t>R1-1805388</w:t>
              </w:r>
            </w:hyperlink>
          </w:p>
        </w:tc>
        <w:tc>
          <w:tcPr>
            <w:tcW w:w="2707" w:type="dxa"/>
          </w:tcPr>
          <w:p w14:paraId="05C7600E" w14:textId="77CF8EBD"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RAN1 Agreements from RAN1#92bis and on the introduction of multiple altitude thresholds</w:t>
            </w:r>
          </w:p>
        </w:tc>
        <w:tc>
          <w:tcPr>
            <w:tcW w:w="1291" w:type="dxa"/>
          </w:tcPr>
          <w:p w14:paraId="4CBCA7EA" w14:textId="70A3E590" w:rsidR="00165E3E" w:rsidRPr="0072194D" w:rsidRDefault="00165E3E" w:rsidP="00165E3E">
            <w:pPr>
              <w:rPr>
                <w:rFonts w:ascii="Times New Roman" w:hAnsi="Times New Roman"/>
                <w:sz w:val="16"/>
                <w:szCs w:val="16"/>
              </w:rPr>
            </w:pPr>
            <w:r w:rsidRPr="0072194D">
              <w:rPr>
                <w:rFonts w:ascii="Times New Roman" w:hAnsi="Times New Roman"/>
                <w:sz w:val="16"/>
                <w:szCs w:val="16"/>
              </w:rPr>
              <w:t>RAN1, Ericsson</w:t>
            </w:r>
          </w:p>
        </w:tc>
        <w:tc>
          <w:tcPr>
            <w:tcW w:w="818" w:type="dxa"/>
          </w:tcPr>
          <w:p w14:paraId="7C82AA00" w14:textId="539A4365" w:rsidR="00165E3E" w:rsidRPr="0072194D" w:rsidRDefault="00603E09" w:rsidP="00165E3E">
            <w:pPr>
              <w:rPr>
                <w:rFonts w:ascii="Times New Roman" w:hAnsi="Times New Roman"/>
                <w:bCs/>
                <w:sz w:val="16"/>
                <w:szCs w:val="16"/>
              </w:rPr>
            </w:pPr>
            <w:hyperlink r:id="rId2543" w:history="1">
              <w:r w:rsidR="00165E3E">
                <w:rPr>
                  <w:rStyle w:val="Hyperlink"/>
                  <w:b/>
                  <w:bCs/>
                  <w:sz w:val="16"/>
                  <w:szCs w:val="16"/>
                </w:rPr>
                <w:t>Rel-15</w:t>
              </w:r>
            </w:hyperlink>
          </w:p>
        </w:tc>
        <w:tc>
          <w:tcPr>
            <w:tcW w:w="2793" w:type="dxa"/>
          </w:tcPr>
          <w:p w14:paraId="3BC0B4B7" w14:textId="7BB3FEE2" w:rsidR="00165E3E" w:rsidRPr="0072194D" w:rsidRDefault="00603E09" w:rsidP="00165E3E">
            <w:pPr>
              <w:rPr>
                <w:rFonts w:ascii="Times New Roman" w:hAnsi="Times New Roman"/>
                <w:bCs/>
                <w:sz w:val="16"/>
                <w:szCs w:val="16"/>
              </w:rPr>
            </w:pPr>
            <w:hyperlink r:id="rId2544" w:history="1">
              <w:r w:rsidR="00165E3E">
                <w:rPr>
                  <w:rStyle w:val="Hyperlink"/>
                  <w:b/>
                  <w:bCs/>
                  <w:sz w:val="16"/>
                  <w:szCs w:val="16"/>
                </w:rPr>
                <w:t>LTE_Aerial-Core</w:t>
              </w:r>
            </w:hyperlink>
          </w:p>
        </w:tc>
        <w:tc>
          <w:tcPr>
            <w:tcW w:w="1088" w:type="dxa"/>
          </w:tcPr>
          <w:p w14:paraId="6AE1ADEA" w14:textId="2BD2A56E"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6ED9D740" w14:textId="4B213B8F"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3623AC29" w14:textId="54F6CB8B"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119068C1" w14:textId="1AEB713C"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6C0F6F01" w14:textId="77777777" w:rsidR="00165E3E" w:rsidRPr="0072194D" w:rsidRDefault="00165E3E" w:rsidP="00165E3E">
            <w:pPr>
              <w:rPr>
                <w:rFonts w:ascii="Times New Roman" w:hAnsi="Times New Roman"/>
                <w:sz w:val="16"/>
                <w:szCs w:val="16"/>
              </w:rPr>
            </w:pPr>
          </w:p>
        </w:tc>
      </w:tr>
      <w:tr w:rsidR="00165E3E" w:rsidRPr="0072194D" w14:paraId="67DE4736" w14:textId="77777777" w:rsidTr="00B42881">
        <w:trPr>
          <w:trHeight w:val="20"/>
          <w:jc w:val="center"/>
        </w:trPr>
        <w:tc>
          <w:tcPr>
            <w:tcW w:w="1102" w:type="dxa"/>
          </w:tcPr>
          <w:p w14:paraId="6F4B50AE" w14:textId="5AAABDB9" w:rsidR="00165E3E" w:rsidRPr="0072194D" w:rsidRDefault="00603E09" w:rsidP="00165E3E">
            <w:pPr>
              <w:rPr>
                <w:rFonts w:ascii="Times New Roman" w:hAnsi="Times New Roman"/>
                <w:bCs/>
                <w:sz w:val="16"/>
                <w:szCs w:val="16"/>
              </w:rPr>
            </w:pPr>
            <w:hyperlink r:id="rId2545" w:history="1">
              <w:r w:rsidR="00165E3E" w:rsidRPr="0072194D">
                <w:rPr>
                  <w:rStyle w:val="Hyperlink"/>
                  <w:rFonts w:ascii="Times New Roman" w:hAnsi="Times New Roman"/>
                  <w:b/>
                  <w:bCs/>
                  <w:sz w:val="16"/>
                  <w:szCs w:val="16"/>
                </w:rPr>
                <w:t>R1-1805402</w:t>
              </w:r>
            </w:hyperlink>
          </w:p>
        </w:tc>
        <w:tc>
          <w:tcPr>
            <w:tcW w:w="2707" w:type="dxa"/>
          </w:tcPr>
          <w:p w14:paraId="37631D7F" w14:textId="633D3826"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Capabilities for advanced CSI in FD-MIMO</w:t>
            </w:r>
          </w:p>
        </w:tc>
        <w:tc>
          <w:tcPr>
            <w:tcW w:w="1291" w:type="dxa"/>
          </w:tcPr>
          <w:p w14:paraId="706F5565" w14:textId="3E9FF0C2" w:rsidR="00165E3E" w:rsidRPr="0072194D" w:rsidRDefault="00165E3E" w:rsidP="00165E3E">
            <w:pPr>
              <w:rPr>
                <w:rFonts w:ascii="Times New Roman" w:hAnsi="Times New Roman"/>
                <w:sz w:val="16"/>
                <w:szCs w:val="16"/>
              </w:rPr>
            </w:pPr>
            <w:r w:rsidRPr="0072194D">
              <w:rPr>
                <w:rFonts w:ascii="Times New Roman" w:hAnsi="Times New Roman"/>
                <w:sz w:val="16"/>
                <w:szCs w:val="16"/>
              </w:rPr>
              <w:t>RAN1, Qualcomm Incorporated</w:t>
            </w:r>
          </w:p>
        </w:tc>
        <w:tc>
          <w:tcPr>
            <w:tcW w:w="818" w:type="dxa"/>
          </w:tcPr>
          <w:p w14:paraId="7A2BEFBC" w14:textId="60185B3F" w:rsidR="00165E3E" w:rsidRPr="0072194D" w:rsidRDefault="00603E09" w:rsidP="00165E3E">
            <w:pPr>
              <w:rPr>
                <w:rFonts w:ascii="Times New Roman" w:hAnsi="Times New Roman"/>
                <w:bCs/>
                <w:sz w:val="16"/>
                <w:szCs w:val="16"/>
              </w:rPr>
            </w:pPr>
            <w:hyperlink r:id="rId2546" w:history="1">
              <w:r w:rsidR="00165E3E">
                <w:rPr>
                  <w:rStyle w:val="Hyperlink"/>
                  <w:b/>
                  <w:bCs/>
                  <w:sz w:val="16"/>
                  <w:szCs w:val="16"/>
                </w:rPr>
                <w:t>Rel-14</w:t>
              </w:r>
            </w:hyperlink>
          </w:p>
        </w:tc>
        <w:tc>
          <w:tcPr>
            <w:tcW w:w="2793" w:type="dxa"/>
          </w:tcPr>
          <w:p w14:paraId="0298FCCE" w14:textId="434619E4" w:rsidR="00165E3E" w:rsidRPr="0072194D" w:rsidRDefault="00603E09" w:rsidP="00165E3E">
            <w:pPr>
              <w:rPr>
                <w:rFonts w:ascii="Times New Roman" w:hAnsi="Times New Roman"/>
                <w:bCs/>
                <w:sz w:val="16"/>
                <w:szCs w:val="16"/>
              </w:rPr>
            </w:pPr>
            <w:hyperlink r:id="rId2547" w:history="1">
              <w:r w:rsidR="00165E3E">
                <w:rPr>
                  <w:rStyle w:val="Hyperlink"/>
                  <w:b/>
                  <w:bCs/>
                  <w:sz w:val="16"/>
                  <w:szCs w:val="16"/>
                </w:rPr>
                <w:t>LTE_eFDMIMO-Core</w:t>
              </w:r>
            </w:hyperlink>
          </w:p>
        </w:tc>
        <w:tc>
          <w:tcPr>
            <w:tcW w:w="1088" w:type="dxa"/>
          </w:tcPr>
          <w:p w14:paraId="422727E7" w14:textId="5563C730"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7332A42E" w14:textId="6FDD65B6"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78D172B1" w14:textId="1B93D8D4"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1629E56B" w14:textId="11F1EB1A"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6052E9C0" w14:textId="77777777" w:rsidR="00165E3E" w:rsidRPr="0072194D" w:rsidRDefault="00165E3E" w:rsidP="00165E3E">
            <w:pPr>
              <w:rPr>
                <w:rFonts w:ascii="Times New Roman" w:hAnsi="Times New Roman"/>
                <w:sz w:val="16"/>
                <w:szCs w:val="16"/>
              </w:rPr>
            </w:pPr>
          </w:p>
        </w:tc>
      </w:tr>
      <w:tr w:rsidR="00165E3E" w:rsidRPr="0072194D" w14:paraId="2AB16048" w14:textId="77777777" w:rsidTr="00B42881">
        <w:trPr>
          <w:trHeight w:val="20"/>
          <w:jc w:val="center"/>
        </w:trPr>
        <w:tc>
          <w:tcPr>
            <w:tcW w:w="1102" w:type="dxa"/>
          </w:tcPr>
          <w:p w14:paraId="555EC200" w14:textId="18E40BFC" w:rsidR="00165E3E" w:rsidRPr="0072194D" w:rsidRDefault="00603E09" w:rsidP="00165E3E">
            <w:pPr>
              <w:rPr>
                <w:rFonts w:ascii="Times New Roman" w:hAnsi="Times New Roman"/>
                <w:sz w:val="16"/>
                <w:szCs w:val="16"/>
              </w:rPr>
            </w:pPr>
            <w:hyperlink r:id="rId2548" w:history="1">
              <w:r w:rsidR="00165E3E" w:rsidRPr="0072194D">
                <w:rPr>
                  <w:rStyle w:val="Hyperlink"/>
                  <w:rFonts w:ascii="Times New Roman" w:hAnsi="Times New Roman"/>
                  <w:b/>
                  <w:bCs/>
                  <w:sz w:val="16"/>
                  <w:szCs w:val="16"/>
                </w:rPr>
                <w:t>R1-1805407</w:t>
              </w:r>
            </w:hyperlink>
          </w:p>
        </w:tc>
        <w:tc>
          <w:tcPr>
            <w:tcW w:w="2707" w:type="dxa"/>
          </w:tcPr>
          <w:p w14:paraId="2F455C9B" w14:textId="7FAC7D49"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downlink channel quality report in Msg3 for NB-IoT</w:t>
            </w:r>
          </w:p>
        </w:tc>
        <w:tc>
          <w:tcPr>
            <w:tcW w:w="1291" w:type="dxa"/>
          </w:tcPr>
          <w:p w14:paraId="12FE81A6" w14:textId="174F694F" w:rsidR="00165E3E" w:rsidRPr="0072194D" w:rsidRDefault="00165E3E" w:rsidP="00165E3E">
            <w:pPr>
              <w:rPr>
                <w:rFonts w:ascii="Times New Roman" w:hAnsi="Times New Roman"/>
                <w:sz w:val="16"/>
                <w:szCs w:val="16"/>
              </w:rPr>
            </w:pPr>
            <w:r w:rsidRPr="0072194D">
              <w:rPr>
                <w:rFonts w:ascii="Times New Roman" w:hAnsi="Times New Roman"/>
                <w:sz w:val="16"/>
                <w:szCs w:val="16"/>
              </w:rPr>
              <w:t>RAN1, CMCC</w:t>
            </w:r>
          </w:p>
        </w:tc>
        <w:tc>
          <w:tcPr>
            <w:tcW w:w="818" w:type="dxa"/>
          </w:tcPr>
          <w:p w14:paraId="48C080E4" w14:textId="21716CC2" w:rsidR="00165E3E" w:rsidRPr="0072194D" w:rsidRDefault="00603E09" w:rsidP="00165E3E">
            <w:pPr>
              <w:rPr>
                <w:rFonts w:ascii="Times New Roman" w:hAnsi="Times New Roman"/>
                <w:sz w:val="16"/>
                <w:szCs w:val="16"/>
              </w:rPr>
            </w:pPr>
            <w:hyperlink r:id="rId2549" w:history="1">
              <w:r w:rsidR="00165E3E">
                <w:rPr>
                  <w:rStyle w:val="Hyperlink"/>
                  <w:b/>
                  <w:bCs/>
                  <w:sz w:val="16"/>
                  <w:szCs w:val="16"/>
                </w:rPr>
                <w:t>Rel-14</w:t>
              </w:r>
            </w:hyperlink>
          </w:p>
        </w:tc>
        <w:tc>
          <w:tcPr>
            <w:tcW w:w="2793" w:type="dxa"/>
          </w:tcPr>
          <w:p w14:paraId="1C1D7E87" w14:textId="735C07FB" w:rsidR="00165E3E" w:rsidRPr="0072194D" w:rsidRDefault="00165E3E" w:rsidP="00165E3E">
            <w:pPr>
              <w:rPr>
                <w:rFonts w:ascii="Times New Roman" w:hAnsi="Times New Roman"/>
                <w:sz w:val="16"/>
                <w:szCs w:val="16"/>
              </w:rPr>
            </w:pPr>
            <w:r>
              <w:rPr>
                <w:rFonts w:ascii="Arial" w:hAnsi="Arial" w:cs="Arial"/>
                <w:color w:val="000000"/>
                <w:sz w:val="16"/>
                <w:szCs w:val="16"/>
              </w:rPr>
              <w:t>NB_IOT-Core, TEI14</w:t>
            </w:r>
          </w:p>
        </w:tc>
        <w:tc>
          <w:tcPr>
            <w:tcW w:w="1088" w:type="dxa"/>
          </w:tcPr>
          <w:p w14:paraId="328BB066" w14:textId="08D4ECC3"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33FB0B1A" w14:textId="6B8B9DAC" w:rsidR="00165E3E" w:rsidRPr="0072194D" w:rsidRDefault="00165E3E" w:rsidP="00165E3E">
            <w:pPr>
              <w:rPr>
                <w:rFonts w:ascii="Times New Roman" w:hAnsi="Times New Roman"/>
                <w:sz w:val="16"/>
                <w:szCs w:val="16"/>
              </w:rPr>
            </w:pPr>
            <w:r>
              <w:rPr>
                <w:rFonts w:ascii="Arial" w:hAnsi="Arial" w:cs="Arial"/>
                <w:sz w:val="16"/>
                <w:szCs w:val="16"/>
              </w:rPr>
              <w:t>RAN2, RAN4</w:t>
            </w:r>
          </w:p>
        </w:tc>
        <w:tc>
          <w:tcPr>
            <w:tcW w:w="1023" w:type="dxa"/>
          </w:tcPr>
          <w:p w14:paraId="40E5BA50" w14:textId="662CCF76"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48296F0C" w14:textId="601FC4FF"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7895ECFB" w14:textId="77777777" w:rsidR="00165E3E" w:rsidRPr="0072194D" w:rsidRDefault="00165E3E" w:rsidP="00165E3E">
            <w:pPr>
              <w:rPr>
                <w:rFonts w:ascii="Times New Roman" w:hAnsi="Times New Roman"/>
                <w:sz w:val="16"/>
                <w:szCs w:val="16"/>
              </w:rPr>
            </w:pPr>
          </w:p>
        </w:tc>
      </w:tr>
      <w:tr w:rsidR="00165E3E" w:rsidRPr="0072194D" w14:paraId="0F8C4574" w14:textId="77777777" w:rsidTr="00B42881">
        <w:trPr>
          <w:trHeight w:val="20"/>
          <w:jc w:val="center"/>
        </w:trPr>
        <w:tc>
          <w:tcPr>
            <w:tcW w:w="1102" w:type="dxa"/>
          </w:tcPr>
          <w:p w14:paraId="71C770D0" w14:textId="5C87C50D" w:rsidR="00165E3E" w:rsidRPr="0072194D" w:rsidRDefault="00603E09" w:rsidP="00165E3E">
            <w:pPr>
              <w:rPr>
                <w:rFonts w:ascii="Times New Roman" w:hAnsi="Times New Roman"/>
                <w:bCs/>
                <w:sz w:val="16"/>
                <w:szCs w:val="16"/>
              </w:rPr>
            </w:pPr>
            <w:hyperlink r:id="rId2550" w:history="1">
              <w:r w:rsidR="00165E3E" w:rsidRPr="0072194D">
                <w:rPr>
                  <w:rStyle w:val="Hyperlink"/>
                  <w:rFonts w:ascii="Times New Roman" w:hAnsi="Times New Roman"/>
                  <w:b/>
                  <w:bCs/>
                  <w:sz w:val="16"/>
                  <w:szCs w:val="16"/>
                </w:rPr>
                <w:t>R1-1805434</w:t>
              </w:r>
            </w:hyperlink>
          </w:p>
        </w:tc>
        <w:tc>
          <w:tcPr>
            <w:tcW w:w="2707" w:type="dxa"/>
          </w:tcPr>
          <w:p w14:paraId="0B3FC06B" w14:textId="5F9F7D41"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Narrowband measurement accuracy  improvements</w:t>
            </w:r>
          </w:p>
        </w:tc>
        <w:tc>
          <w:tcPr>
            <w:tcW w:w="1291" w:type="dxa"/>
          </w:tcPr>
          <w:p w14:paraId="27C58F3B" w14:textId="04951849" w:rsidR="00165E3E" w:rsidRPr="0072194D" w:rsidRDefault="00165E3E" w:rsidP="00165E3E">
            <w:pPr>
              <w:rPr>
                <w:rFonts w:ascii="Times New Roman" w:hAnsi="Times New Roman"/>
                <w:sz w:val="16"/>
                <w:szCs w:val="16"/>
              </w:rPr>
            </w:pPr>
            <w:r w:rsidRPr="0072194D">
              <w:rPr>
                <w:rFonts w:ascii="Times New Roman" w:hAnsi="Times New Roman"/>
                <w:sz w:val="16"/>
                <w:szCs w:val="16"/>
              </w:rPr>
              <w:t>RAN1, Ericsson</w:t>
            </w:r>
          </w:p>
        </w:tc>
        <w:tc>
          <w:tcPr>
            <w:tcW w:w="818" w:type="dxa"/>
          </w:tcPr>
          <w:p w14:paraId="61149369" w14:textId="17662565" w:rsidR="00165E3E" w:rsidRPr="0072194D" w:rsidRDefault="00603E09" w:rsidP="00165E3E">
            <w:pPr>
              <w:rPr>
                <w:rFonts w:ascii="Times New Roman" w:hAnsi="Times New Roman"/>
                <w:bCs/>
                <w:sz w:val="16"/>
                <w:szCs w:val="16"/>
              </w:rPr>
            </w:pPr>
            <w:hyperlink r:id="rId2551" w:history="1">
              <w:r w:rsidR="00165E3E">
                <w:rPr>
                  <w:rStyle w:val="Hyperlink"/>
                  <w:b/>
                  <w:bCs/>
                  <w:sz w:val="16"/>
                  <w:szCs w:val="16"/>
                </w:rPr>
                <w:t>Rel-15</w:t>
              </w:r>
            </w:hyperlink>
          </w:p>
        </w:tc>
        <w:tc>
          <w:tcPr>
            <w:tcW w:w="2793" w:type="dxa"/>
          </w:tcPr>
          <w:p w14:paraId="6D682033" w14:textId="2CAB2551" w:rsidR="00165E3E" w:rsidRPr="0072194D" w:rsidRDefault="00603E09" w:rsidP="00165E3E">
            <w:pPr>
              <w:rPr>
                <w:rFonts w:ascii="Times New Roman" w:hAnsi="Times New Roman"/>
                <w:bCs/>
                <w:sz w:val="16"/>
                <w:szCs w:val="16"/>
              </w:rPr>
            </w:pPr>
            <w:hyperlink r:id="rId2552" w:history="1">
              <w:r w:rsidR="00165E3E">
                <w:rPr>
                  <w:rStyle w:val="Hyperlink"/>
                  <w:b/>
                  <w:bCs/>
                  <w:sz w:val="16"/>
                  <w:szCs w:val="16"/>
                </w:rPr>
                <w:t>NB_IOTenh2-Core</w:t>
              </w:r>
            </w:hyperlink>
          </w:p>
        </w:tc>
        <w:tc>
          <w:tcPr>
            <w:tcW w:w="1088" w:type="dxa"/>
          </w:tcPr>
          <w:p w14:paraId="4EA8246F" w14:textId="3DD55064"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238AA359" w14:textId="3B79D96E" w:rsidR="00165E3E" w:rsidRPr="0072194D" w:rsidRDefault="00165E3E" w:rsidP="00165E3E">
            <w:pPr>
              <w:rPr>
                <w:rFonts w:ascii="Times New Roman" w:hAnsi="Times New Roman"/>
                <w:sz w:val="16"/>
                <w:szCs w:val="16"/>
              </w:rPr>
            </w:pPr>
            <w:r>
              <w:rPr>
                <w:rFonts w:ascii="Arial" w:hAnsi="Arial" w:cs="Arial"/>
                <w:sz w:val="16"/>
                <w:szCs w:val="16"/>
              </w:rPr>
              <w:t>RAN4</w:t>
            </w:r>
          </w:p>
        </w:tc>
        <w:tc>
          <w:tcPr>
            <w:tcW w:w="1023" w:type="dxa"/>
          </w:tcPr>
          <w:p w14:paraId="18A94BD3" w14:textId="4C972747"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138" w:type="dxa"/>
          </w:tcPr>
          <w:p w14:paraId="31CEA3DD" w14:textId="5DCAB239"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5F711054" w14:textId="77777777" w:rsidR="00165E3E" w:rsidRPr="0072194D" w:rsidRDefault="00165E3E" w:rsidP="00165E3E">
            <w:pPr>
              <w:rPr>
                <w:rFonts w:ascii="Times New Roman" w:hAnsi="Times New Roman"/>
                <w:sz w:val="16"/>
                <w:szCs w:val="16"/>
              </w:rPr>
            </w:pPr>
          </w:p>
        </w:tc>
      </w:tr>
      <w:tr w:rsidR="00165E3E" w:rsidRPr="0072194D" w14:paraId="0FA1CB15" w14:textId="77777777" w:rsidTr="00B42881">
        <w:trPr>
          <w:trHeight w:val="20"/>
          <w:jc w:val="center"/>
        </w:trPr>
        <w:tc>
          <w:tcPr>
            <w:tcW w:w="1102" w:type="dxa"/>
          </w:tcPr>
          <w:p w14:paraId="13512BF0" w14:textId="66D14AAF" w:rsidR="00165E3E" w:rsidRPr="0072194D" w:rsidRDefault="00603E09" w:rsidP="00165E3E">
            <w:pPr>
              <w:rPr>
                <w:rFonts w:ascii="Times New Roman" w:hAnsi="Times New Roman"/>
                <w:bCs/>
                <w:sz w:val="16"/>
                <w:szCs w:val="16"/>
              </w:rPr>
            </w:pPr>
            <w:hyperlink r:id="rId2553" w:history="1">
              <w:r w:rsidR="00165E3E" w:rsidRPr="0072194D">
                <w:rPr>
                  <w:rStyle w:val="Hyperlink"/>
                  <w:rFonts w:ascii="Times New Roman" w:hAnsi="Times New Roman"/>
                  <w:b/>
                  <w:bCs/>
                  <w:sz w:val="16"/>
                  <w:szCs w:val="16"/>
                </w:rPr>
                <w:t>R1-1805435</w:t>
              </w:r>
            </w:hyperlink>
          </w:p>
        </w:tc>
        <w:tc>
          <w:tcPr>
            <w:tcW w:w="2707" w:type="dxa"/>
          </w:tcPr>
          <w:p w14:paraId="2C0F63E4" w14:textId="062B1530"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additional agreements for shortened TTI and processing time for LTE</w:t>
            </w:r>
          </w:p>
        </w:tc>
        <w:tc>
          <w:tcPr>
            <w:tcW w:w="1291" w:type="dxa"/>
          </w:tcPr>
          <w:p w14:paraId="6577E32A" w14:textId="3DD87E59" w:rsidR="00165E3E" w:rsidRPr="0072194D" w:rsidRDefault="00165E3E" w:rsidP="00165E3E">
            <w:pPr>
              <w:rPr>
                <w:rFonts w:ascii="Times New Roman" w:hAnsi="Times New Roman"/>
                <w:sz w:val="16"/>
                <w:szCs w:val="16"/>
              </w:rPr>
            </w:pPr>
            <w:r w:rsidRPr="0072194D">
              <w:rPr>
                <w:rFonts w:ascii="Times New Roman" w:hAnsi="Times New Roman"/>
                <w:sz w:val="16"/>
                <w:szCs w:val="16"/>
              </w:rPr>
              <w:t>RAN1, Ericsson</w:t>
            </w:r>
          </w:p>
        </w:tc>
        <w:tc>
          <w:tcPr>
            <w:tcW w:w="818" w:type="dxa"/>
          </w:tcPr>
          <w:p w14:paraId="4352AB15" w14:textId="44B56224" w:rsidR="00165E3E" w:rsidRPr="0072194D" w:rsidRDefault="00603E09" w:rsidP="00165E3E">
            <w:pPr>
              <w:rPr>
                <w:rFonts w:ascii="Times New Roman" w:hAnsi="Times New Roman"/>
                <w:bCs/>
                <w:sz w:val="16"/>
                <w:szCs w:val="16"/>
              </w:rPr>
            </w:pPr>
            <w:hyperlink r:id="rId2554" w:history="1">
              <w:r w:rsidR="00165E3E">
                <w:rPr>
                  <w:rStyle w:val="Hyperlink"/>
                  <w:b/>
                  <w:bCs/>
                  <w:sz w:val="16"/>
                  <w:szCs w:val="16"/>
                </w:rPr>
                <w:t>Rel-15</w:t>
              </w:r>
            </w:hyperlink>
          </w:p>
        </w:tc>
        <w:tc>
          <w:tcPr>
            <w:tcW w:w="2793" w:type="dxa"/>
          </w:tcPr>
          <w:p w14:paraId="557A22E3" w14:textId="3CC35517" w:rsidR="00165E3E" w:rsidRPr="0072194D" w:rsidRDefault="00603E09" w:rsidP="00165E3E">
            <w:pPr>
              <w:rPr>
                <w:rFonts w:ascii="Times New Roman" w:hAnsi="Times New Roman"/>
                <w:bCs/>
                <w:sz w:val="16"/>
                <w:szCs w:val="16"/>
              </w:rPr>
            </w:pPr>
            <w:hyperlink r:id="rId2555" w:history="1">
              <w:r w:rsidR="00165E3E">
                <w:rPr>
                  <w:rStyle w:val="Hyperlink"/>
                  <w:b/>
                  <w:bCs/>
                  <w:sz w:val="16"/>
                  <w:szCs w:val="16"/>
                </w:rPr>
                <w:t>LTE_sTTIandPT-Core</w:t>
              </w:r>
            </w:hyperlink>
          </w:p>
        </w:tc>
        <w:tc>
          <w:tcPr>
            <w:tcW w:w="1088" w:type="dxa"/>
          </w:tcPr>
          <w:p w14:paraId="49994BA3" w14:textId="44240FF8"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18F778A5" w14:textId="36858013"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68DC0FE8" w14:textId="3A8F30B8"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5D5B1970" w14:textId="224CD830"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0AEBB595" w14:textId="77777777" w:rsidR="00165E3E" w:rsidRPr="0072194D" w:rsidRDefault="00165E3E" w:rsidP="00165E3E">
            <w:pPr>
              <w:rPr>
                <w:rFonts w:ascii="Times New Roman" w:hAnsi="Times New Roman"/>
                <w:sz w:val="16"/>
                <w:szCs w:val="16"/>
              </w:rPr>
            </w:pPr>
          </w:p>
        </w:tc>
      </w:tr>
      <w:tr w:rsidR="00165E3E" w:rsidRPr="0072194D" w14:paraId="289C0B26" w14:textId="77777777" w:rsidTr="00B42881">
        <w:trPr>
          <w:trHeight w:val="20"/>
          <w:jc w:val="center"/>
        </w:trPr>
        <w:tc>
          <w:tcPr>
            <w:tcW w:w="1102" w:type="dxa"/>
          </w:tcPr>
          <w:p w14:paraId="4CF88FB6" w14:textId="3573E0BE" w:rsidR="00165E3E" w:rsidRPr="0072194D" w:rsidRDefault="00603E09" w:rsidP="00165E3E">
            <w:pPr>
              <w:rPr>
                <w:rFonts w:ascii="Times New Roman" w:hAnsi="Times New Roman"/>
                <w:bCs/>
                <w:sz w:val="16"/>
                <w:szCs w:val="16"/>
              </w:rPr>
            </w:pPr>
            <w:hyperlink r:id="rId2556" w:history="1">
              <w:r w:rsidR="00165E3E" w:rsidRPr="0072194D">
                <w:rPr>
                  <w:rStyle w:val="Hyperlink"/>
                  <w:rFonts w:ascii="Times New Roman" w:hAnsi="Times New Roman"/>
                  <w:b/>
                  <w:bCs/>
                  <w:sz w:val="16"/>
                  <w:szCs w:val="16"/>
                </w:rPr>
                <w:t>R1-1805619</w:t>
              </w:r>
            </w:hyperlink>
          </w:p>
        </w:tc>
        <w:tc>
          <w:tcPr>
            <w:tcW w:w="2707" w:type="dxa"/>
          </w:tcPr>
          <w:p w14:paraId="76AE23F6" w14:textId="3981ACA5"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small-delay CDD for V2X Phase 2</w:t>
            </w:r>
          </w:p>
        </w:tc>
        <w:tc>
          <w:tcPr>
            <w:tcW w:w="1291" w:type="dxa"/>
          </w:tcPr>
          <w:p w14:paraId="11A69552" w14:textId="3EC904B1" w:rsidR="00165E3E" w:rsidRPr="0072194D" w:rsidRDefault="00165E3E" w:rsidP="00165E3E">
            <w:pPr>
              <w:rPr>
                <w:rFonts w:ascii="Times New Roman" w:hAnsi="Times New Roman"/>
                <w:sz w:val="16"/>
                <w:szCs w:val="16"/>
              </w:rPr>
            </w:pPr>
            <w:r w:rsidRPr="0072194D">
              <w:rPr>
                <w:rFonts w:ascii="Times New Roman" w:hAnsi="Times New Roman"/>
                <w:sz w:val="16"/>
                <w:szCs w:val="16"/>
              </w:rPr>
              <w:t>RAN1, Huawei</w:t>
            </w:r>
          </w:p>
        </w:tc>
        <w:tc>
          <w:tcPr>
            <w:tcW w:w="818" w:type="dxa"/>
          </w:tcPr>
          <w:p w14:paraId="3EBB357E" w14:textId="7D82DFBB" w:rsidR="00165E3E" w:rsidRPr="0072194D" w:rsidRDefault="00603E09" w:rsidP="00165E3E">
            <w:pPr>
              <w:rPr>
                <w:rFonts w:ascii="Times New Roman" w:hAnsi="Times New Roman"/>
                <w:bCs/>
                <w:sz w:val="16"/>
                <w:szCs w:val="16"/>
              </w:rPr>
            </w:pPr>
            <w:hyperlink r:id="rId2557" w:history="1">
              <w:r w:rsidR="00165E3E">
                <w:rPr>
                  <w:rStyle w:val="Hyperlink"/>
                  <w:b/>
                  <w:bCs/>
                  <w:sz w:val="16"/>
                  <w:szCs w:val="16"/>
                </w:rPr>
                <w:t>Rel-15</w:t>
              </w:r>
            </w:hyperlink>
          </w:p>
        </w:tc>
        <w:tc>
          <w:tcPr>
            <w:tcW w:w="2793" w:type="dxa"/>
          </w:tcPr>
          <w:p w14:paraId="2F000049" w14:textId="2CA423D4" w:rsidR="00165E3E" w:rsidRPr="0072194D" w:rsidRDefault="00603E09" w:rsidP="00165E3E">
            <w:pPr>
              <w:rPr>
                <w:rFonts w:ascii="Times New Roman" w:hAnsi="Times New Roman"/>
                <w:bCs/>
                <w:sz w:val="16"/>
                <w:szCs w:val="16"/>
              </w:rPr>
            </w:pPr>
            <w:hyperlink r:id="rId2558" w:history="1">
              <w:r w:rsidR="00165E3E">
                <w:rPr>
                  <w:rStyle w:val="Hyperlink"/>
                  <w:b/>
                  <w:bCs/>
                  <w:sz w:val="16"/>
                  <w:szCs w:val="16"/>
                </w:rPr>
                <w:t>LTE_eV2X-Perf</w:t>
              </w:r>
            </w:hyperlink>
          </w:p>
        </w:tc>
        <w:tc>
          <w:tcPr>
            <w:tcW w:w="1088" w:type="dxa"/>
          </w:tcPr>
          <w:p w14:paraId="2E17BE5F" w14:textId="790E7F01"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5FEF11C9" w14:textId="3C2B33D6" w:rsidR="00165E3E" w:rsidRPr="0072194D" w:rsidRDefault="00165E3E" w:rsidP="00165E3E">
            <w:pPr>
              <w:rPr>
                <w:rFonts w:ascii="Times New Roman" w:hAnsi="Times New Roman"/>
                <w:sz w:val="16"/>
                <w:szCs w:val="16"/>
              </w:rPr>
            </w:pPr>
            <w:r>
              <w:rPr>
                <w:rFonts w:ascii="Arial" w:hAnsi="Arial" w:cs="Arial"/>
                <w:sz w:val="16"/>
                <w:szCs w:val="16"/>
              </w:rPr>
              <w:t>RAN4</w:t>
            </w:r>
          </w:p>
        </w:tc>
        <w:tc>
          <w:tcPr>
            <w:tcW w:w="1023" w:type="dxa"/>
          </w:tcPr>
          <w:p w14:paraId="718A2C99" w14:textId="607076ED"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138" w:type="dxa"/>
          </w:tcPr>
          <w:p w14:paraId="5CDDEEF4" w14:textId="558F484D"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4924ECC5" w14:textId="77777777" w:rsidR="00165E3E" w:rsidRPr="0072194D" w:rsidRDefault="00165E3E" w:rsidP="00165E3E">
            <w:pPr>
              <w:rPr>
                <w:rFonts w:ascii="Times New Roman" w:hAnsi="Times New Roman"/>
                <w:sz w:val="16"/>
                <w:szCs w:val="16"/>
              </w:rPr>
            </w:pPr>
          </w:p>
        </w:tc>
      </w:tr>
      <w:tr w:rsidR="00165E3E" w:rsidRPr="0072194D" w14:paraId="43EC8088" w14:textId="77777777" w:rsidTr="00B42881">
        <w:trPr>
          <w:trHeight w:val="20"/>
          <w:jc w:val="center"/>
        </w:trPr>
        <w:tc>
          <w:tcPr>
            <w:tcW w:w="1102" w:type="dxa"/>
          </w:tcPr>
          <w:p w14:paraId="05647285" w14:textId="40C5D078" w:rsidR="00165E3E" w:rsidRPr="0072194D" w:rsidRDefault="00603E09" w:rsidP="00165E3E">
            <w:pPr>
              <w:rPr>
                <w:rFonts w:ascii="Times New Roman" w:hAnsi="Times New Roman"/>
                <w:bCs/>
                <w:sz w:val="16"/>
                <w:szCs w:val="16"/>
              </w:rPr>
            </w:pPr>
            <w:hyperlink r:id="rId2559" w:history="1">
              <w:r w:rsidR="00165E3E" w:rsidRPr="0072194D">
                <w:rPr>
                  <w:rStyle w:val="Hyperlink"/>
                  <w:rFonts w:ascii="Times New Roman" w:hAnsi="Times New Roman"/>
                  <w:b/>
                  <w:bCs/>
                  <w:sz w:val="16"/>
                  <w:szCs w:val="16"/>
                </w:rPr>
                <w:t>R1-1805620</w:t>
              </w:r>
            </w:hyperlink>
          </w:p>
        </w:tc>
        <w:tc>
          <w:tcPr>
            <w:tcW w:w="2707" w:type="dxa"/>
          </w:tcPr>
          <w:p w14:paraId="798A1741" w14:textId="7FDB6115"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RRC parameters for V2X Phase 2</w:t>
            </w:r>
          </w:p>
        </w:tc>
        <w:tc>
          <w:tcPr>
            <w:tcW w:w="1291" w:type="dxa"/>
          </w:tcPr>
          <w:p w14:paraId="41AB08A2" w14:textId="1E286C80" w:rsidR="00165E3E" w:rsidRPr="0072194D" w:rsidRDefault="00165E3E" w:rsidP="00165E3E">
            <w:pPr>
              <w:rPr>
                <w:rFonts w:ascii="Times New Roman" w:hAnsi="Times New Roman"/>
                <w:sz w:val="16"/>
                <w:szCs w:val="16"/>
              </w:rPr>
            </w:pPr>
            <w:r w:rsidRPr="0072194D">
              <w:rPr>
                <w:rFonts w:ascii="Times New Roman" w:hAnsi="Times New Roman"/>
                <w:sz w:val="16"/>
                <w:szCs w:val="16"/>
              </w:rPr>
              <w:t>RAN1, Huawei</w:t>
            </w:r>
          </w:p>
        </w:tc>
        <w:tc>
          <w:tcPr>
            <w:tcW w:w="818" w:type="dxa"/>
          </w:tcPr>
          <w:p w14:paraId="5976F79B" w14:textId="20CE1547" w:rsidR="00165E3E" w:rsidRPr="0072194D" w:rsidRDefault="00603E09" w:rsidP="00165E3E">
            <w:pPr>
              <w:rPr>
                <w:rFonts w:ascii="Times New Roman" w:hAnsi="Times New Roman"/>
                <w:bCs/>
                <w:sz w:val="16"/>
                <w:szCs w:val="16"/>
              </w:rPr>
            </w:pPr>
            <w:hyperlink r:id="rId2560" w:history="1">
              <w:r w:rsidR="00165E3E">
                <w:rPr>
                  <w:rStyle w:val="Hyperlink"/>
                  <w:b/>
                  <w:bCs/>
                  <w:sz w:val="16"/>
                  <w:szCs w:val="16"/>
                </w:rPr>
                <w:t>Rel-15</w:t>
              </w:r>
            </w:hyperlink>
          </w:p>
        </w:tc>
        <w:tc>
          <w:tcPr>
            <w:tcW w:w="2793" w:type="dxa"/>
          </w:tcPr>
          <w:p w14:paraId="4405DD76" w14:textId="2FFF5901" w:rsidR="00165E3E" w:rsidRPr="0072194D" w:rsidRDefault="00603E09" w:rsidP="00165E3E">
            <w:pPr>
              <w:rPr>
                <w:rFonts w:ascii="Times New Roman" w:hAnsi="Times New Roman"/>
                <w:bCs/>
                <w:sz w:val="16"/>
                <w:szCs w:val="16"/>
              </w:rPr>
            </w:pPr>
            <w:hyperlink r:id="rId2561" w:history="1">
              <w:r w:rsidR="00165E3E">
                <w:rPr>
                  <w:rStyle w:val="Hyperlink"/>
                  <w:b/>
                  <w:bCs/>
                  <w:sz w:val="16"/>
                  <w:szCs w:val="16"/>
                </w:rPr>
                <w:t>LTE_eV2X-Core</w:t>
              </w:r>
            </w:hyperlink>
          </w:p>
        </w:tc>
        <w:tc>
          <w:tcPr>
            <w:tcW w:w="1088" w:type="dxa"/>
          </w:tcPr>
          <w:p w14:paraId="300DBDC7" w14:textId="74D58285"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1A3640D4" w14:textId="3DFD0C45"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2E61CE12" w14:textId="2FCC98E5"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792B6632" w14:textId="57125D43"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10FC8E51" w14:textId="77777777" w:rsidR="00165E3E" w:rsidRPr="0072194D" w:rsidRDefault="00165E3E" w:rsidP="00165E3E">
            <w:pPr>
              <w:rPr>
                <w:rFonts w:ascii="Times New Roman" w:hAnsi="Times New Roman"/>
                <w:sz w:val="16"/>
                <w:szCs w:val="16"/>
              </w:rPr>
            </w:pPr>
          </w:p>
        </w:tc>
      </w:tr>
      <w:tr w:rsidR="00165E3E" w:rsidRPr="0072194D" w14:paraId="634DFEDC" w14:textId="77777777" w:rsidTr="00B42881">
        <w:trPr>
          <w:trHeight w:val="20"/>
          <w:jc w:val="center"/>
        </w:trPr>
        <w:tc>
          <w:tcPr>
            <w:tcW w:w="1102" w:type="dxa"/>
          </w:tcPr>
          <w:p w14:paraId="630BC9B4" w14:textId="0FD7265F" w:rsidR="00165E3E" w:rsidRPr="0072194D" w:rsidRDefault="00603E09" w:rsidP="00165E3E">
            <w:pPr>
              <w:rPr>
                <w:rFonts w:ascii="Times New Roman" w:hAnsi="Times New Roman"/>
                <w:sz w:val="16"/>
                <w:szCs w:val="16"/>
              </w:rPr>
            </w:pPr>
            <w:hyperlink r:id="rId2562" w:history="1">
              <w:r w:rsidR="00165E3E" w:rsidRPr="0072194D">
                <w:rPr>
                  <w:rStyle w:val="Hyperlink"/>
                  <w:rFonts w:ascii="Times New Roman" w:hAnsi="Times New Roman"/>
                  <w:b/>
                  <w:bCs/>
                  <w:sz w:val="16"/>
                  <w:szCs w:val="16"/>
                </w:rPr>
                <w:t>R1-1805625</w:t>
              </w:r>
            </w:hyperlink>
          </w:p>
        </w:tc>
        <w:tc>
          <w:tcPr>
            <w:tcW w:w="2707" w:type="dxa"/>
          </w:tcPr>
          <w:p w14:paraId="5645F899" w14:textId="4BE7C302" w:rsidR="00165E3E" w:rsidRPr="0072194D" w:rsidRDefault="00165E3E" w:rsidP="00165E3E">
            <w:pPr>
              <w:rPr>
                <w:rFonts w:ascii="Times New Roman" w:hAnsi="Times New Roman"/>
                <w:sz w:val="16"/>
                <w:szCs w:val="16"/>
              </w:rPr>
            </w:pPr>
            <w:r w:rsidRPr="0072194D">
              <w:rPr>
                <w:rFonts w:ascii="Times New Roman" w:hAnsi="Times New Roman"/>
                <w:sz w:val="16"/>
                <w:szCs w:val="16"/>
              </w:rPr>
              <w:t>LS to RAN2 on aperiodic SRS triggering</w:t>
            </w:r>
          </w:p>
        </w:tc>
        <w:tc>
          <w:tcPr>
            <w:tcW w:w="1291" w:type="dxa"/>
          </w:tcPr>
          <w:p w14:paraId="555EE93C" w14:textId="1530FBEC" w:rsidR="00165E3E" w:rsidRPr="0072194D" w:rsidRDefault="00165E3E" w:rsidP="00165E3E">
            <w:pPr>
              <w:rPr>
                <w:rFonts w:ascii="Times New Roman" w:hAnsi="Times New Roman"/>
                <w:sz w:val="16"/>
                <w:szCs w:val="16"/>
              </w:rPr>
            </w:pPr>
            <w:r w:rsidRPr="0072194D">
              <w:rPr>
                <w:rFonts w:ascii="Times New Roman" w:hAnsi="Times New Roman"/>
                <w:sz w:val="16"/>
                <w:szCs w:val="16"/>
              </w:rPr>
              <w:t>RAN1, Ericsson</w:t>
            </w:r>
          </w:p>
        </w:tc>
        <w:tc>
          <w:tcPr>
            <w:tcW w:w="818" w:type="dxa"/>
          </w:tcPr>
          <w:p w14:paraId="352692F7" w14:textId="1D130083" w:rsidR="00165E3E" w:rsidRPr="0072194D" w:rsidRDefault="00603E09" w:rsidP="00165E3E">
            <w:pPr>
              <w:rPr>
                <w:rFonts w:ascii="Times New Roman" w:hAnsi="Times New Roman"/>
                <w:sz w:val="16"/>
                <w:szCs w:val="16"/>
              </w:rPr>
            </w:pPr>
            <w:hyperlink r:id="rId2563" w:history="1">
              <w:r w:rsidR="00165E3E">
                <w:rPr>
                  <w:rStyle w:val="Hyperlink"/>
                  <w:b/>
                  <w:bCs/>
                  <w:sz w:val="16"/>
                  <w:szCs w:val="16"/>
                </w:rPr>
                <w:t>Rel-15</w:t>
              </w:r>
            </w:hyperlink>
          </w:p>
        </w:tc>
        <w:tc>
          <w:tcPr>
            <w:tcW w:w="2793" w:type="dxa"/>
          </w:tcPr>
          <w:p w14:paraId="23E0E45A" w14:textId="72063ECC" w:rsidR="00165E3E" w:rsidRPr="0072194D" w:rsidRDefault="00603E09" w:rsidP="00165E3E">
            <w:pPr>
              <w:rPr>
                <w:rFonts w:ascii="Times New Roman" w:hAnsi="Times New Roman"/>
                <w:sz w:val="16"/>
                <w:szCs w:val="16"/>
              </w:rPr>
            </w:pPr>
            <w:hyperlink r:id="rId2564" w:history="1">
              <w:r w:rsidR="00165E3E">
                <w:rPr>
                  <w:rStyle w:val="Hyperlink"/>
                  <w:b/>
                  <w:bCs/>
                  <w:sz w:val="16"/>
                  <w:szCs w:val="16"/>
                </w:rPr>
                <w:t>NR_newRAT-Core</w:t>
              </w:r>
            </w:hyperlink>
          </w:p>
        </w:tc>
        <w:tc>
          <w:tcPr>
            <w:tcW w:w="1088" w:type="dxa"/>
          </w:tcPr>
          <w:p w14:paraId="05A50347" w14:textId="7690A588"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267B5F36" w14:textId="262B5C93"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660058BB" w14:textId="688B4B24"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3658EE07" w14:textId="42CE98D1"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0CB05232" w14:textId="77777777" w:rsidR="00165E3E" w:rsidRPr="0072194D" w:rsidRDefault="00165E3E" w:rsidP="00165E3E">
            <w:pPr>
              <w:rPr>
                <w:rFonts w:ascii="Times New Roman" w:hAnsi="Times New Roman"/>
                <w:sz w:val="16"/>
                <w:szCs w:val="16"/>
              </w:rPr>
            </w:pPr>
          </w:p>
        </w:tc>
      </w:tr>
      <w:tr w:rsidR="00165E3E" w:rsidRPr="0072194D" w14:paraId="2CF286B3" w14:textId="77777777" w:rsidTr="00B42881">
        <w:trPr>
          <w:trHeight w:val="20"/>
          <w:jc w:val="center"/>
        </w:trPr>
        <w:tc>
          <w:tcPr>
            <w:tcW w:w="1102" w:type="dxa"/>
          </w:tcPr>
          <w:p w14:paraId="42372EB0" w14:textId="133D3832" w:rsidR="00165E3E" w:rsidRPr="0072194D" w:rsidRDefault="00603E09" w:rsidP="00165E3E">
            <w:pPr>
              <w:rPr>
                <w:rFonts w:ascii="Times New Roman" w:hAnsi="Times New Roman"/>
                <w:bCs/>
                <w:sz w:val="16"/>
                <w:szCs w:val="16"/>
              </w:rPr>
            </w:pPr>
            <w:hyperlink r:id="rId2565" w:history="1">
              <w:r w:rsidR="00165E3E" w:rsidRPr="0072194D">
                <w:rPr>
                  <w:rStyle w:val="Hyperlink"/>
                  <w:rFonts w:ascii="Times New Roman" w:hAnsi="Times New Roman"/>
                  <w:b/>
                  <w:bCs/>
                  <w:sz w:val="16"/>
                  <w:szCs w:val="16"/>
                </w:rPr>
                <w:t>R1-1805653</w:t>
              </w:r>
            </w:hyperlink>
          </w:p>
        </w:tc>
        <w:tc>
          <w:tcPr>
            <w:tcW w:w="2707" w:type="dxa"/>
          </w:tcPr>
          <w:p w14:paraId="5A06FDF0" w14:textId="2EA19721"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Max TBS for PDSCH containing RMSI</w:t>
            </w:r>
          </w:p>
        </w:tc>
        <w:tc>
          <w:tcPr>
            <w:tcW w:w="1291" w:type="dxa"/>
          </w:tcPr>
          <w:p w14:paraId="5948BE85" w14:textId="082F92FA" w:rsidR="00165E3E" w:rsidRPr="0072194D" w:rsidRDefault="00165E3E" w:rsidP="00165E3E">
            <w:pPr>
              <w:rPr>
                <w:rFonts w:ascii="Times New Roman" w:hAnsi="Times New Roman"/>
                <w:sz w:val="16"/>
                <w:szCs w:val="16"/>
              </w:rPr>
            </w:pPr>
            <w:r w:rsidRPr="0072194D">
              <w:rPr>
                <w:rFonts w:ascii="Times New Roman" w:hAnsi="Times New Roman"/>
                <w:sz w:val="16"/>
                <w:szCs w:val="16"/>
              </w:rPr>
              <w:t>RAN1, Huawei</w:t>
            </w:r>
          </w:p>
        </w:tc>
        <w:tc>
          <w:tcPr>
            <w:tcW w:w="818" w:type="dxa"/>
          </w:tcPr>
          <w:p w14:paraId="56C1E874" w14:textId="7D077282" w:rsidR="00165E3E" w:rsidRPr="0072194D" w:rsidRDefault="00603E09" w:rsidP="00165E3E">
            <w:pPr>
              <w:rPr>
                <w:rFonts w:ascii="Times New Roman" w:hAnsi="Times New Roman"/>
                <w:bCs/>
                <w:sz w:val="16"/>
                <w:szCs w:val="16"/>
              </w:rPr>
            </w:pPr>
            <w:hyperlink r:id="rId2566" w:history="1">
              <w:r w:rsidR="00165E3E">
                <w:rPr>
                  <w:rStyle w:val="Hyperlink"/>
                  <w:b/>
                  <w:bCs/>
                  <w:sz w:val="16"/>
                  <w:szCs w:val="16"/>
                </w:rPr>
                <w:t>Rel-15</w:t>
              </w:r>
            </w:hyperlink>
          </w:p>
        </w:tc>
        <w:tc>
          <w:tcPr>
            <w:tcW w:w="2793" w:type="dxa"/>
          </w:tcPr>
          <w:p w14:paraId="67FF98CF" w14:textId="74A4043A" w:rsidR="00165E3E" w:rsidRPr="0072194D" w:rsidRDefault="00603E09" w:rsidP="00165E3E">
            <w:pPr>
              <w:rPr>
                <w:rFonts w:ascii="Times New Roman" w:hAnsi="Times New Roman"/>
                <w:bCs/>
                <w:sz w:val="16"/>
                <w:szCs w:val="16"/>
              </w:rPr>
            </w:pPr>
            <w:hyperlink r:id="rId2567" w:history="1">
              <w:r w:rsidR="00165E3E">
                <w:rPr>
                  <w:rStyle w:val="Hyperlink"/>
                  <w:b/>
                  <w:bCs/>
                  <w:sz w:val="16"/>
                  <w:szCs w:val="16"/>
                </w:rPr>
                <w:t>NR_newRAT-Core</w:t>
              </w:r>
            </w:hyperlink>
          </w:p>
        </w:tc>
        <w:tc>
          <w:tcPr>
            <w:tcW w:w="1088" w:type="dxa"/>
          </w:tcPr>
          <w:p w14:paraId="539621E7" w14:textId="0AC9639E"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419F798D" w14:textId="6AFF6822"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1E06FFE0" w14:textId="634AC1FB"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0D92EC33" w14:textId="4600AE19"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587C205D" w14:textId="77777777" w:rsidR="00165E3E" w:rsidRPr="0072194D" w:rsidRDefault="00165E3E" w:rsidP="00165E3E">
            <w:pPr>
              <w:rPr>
                <w:rFonts w:ascii="Times New Roman" w:hAnsi="Times New Roman"/>
                <w:sz w:val="16"/>
                <w:szCs w:val="16"/>
              </w:rPr>
            </w:pPr>
          </w:p>
        </w:tc>
      </w:tr>
      <w:tr w:rsidR="00165E3E" w:rsidRPr="0072194D" w14:paraId="627A6C93" w14:textId="77777777" w:rsidTr="00B42881">
        <w:trPr>
          <w:trHeight w:val="20"/>
          <w:jc w:val="center"/>
        </w:trPr>
        <w:tc>
          <w:tcPr>
            <w:tcW w:w="1102" w:type="dxa"/>
          </w:tcPr>
          <w:p w14:paraId="6F263E9E" w14:textId="242626F6" w:rsidR="00165E3E" w:rsidRPr="0072194D" w:rsidRDefault="00603E09" w:rsidP="00165E3E">
            <w:pPr>
              <w:rPr>
                <w:rFonts w:ascii="Times New Roman" w:hAnsi="Times New Roman"/>
                <w:bCs/>
                <w:sz w:val="16"/>
                <w:szCs w:val="16"/>
              </w:rPr>
            </w:pPr>
            <w:hyperlink r:id="rId2568" w:history="1">
              <w:r w:rsidR="00165E3E" w:rsidRPr="0072194D">
                <w:rPr>
                  <w:rStyle w:val="Hyperlink"/>
                  <w:rFonts w:ascii="Times New Roman" w:hAnsi="Times New Roman"/>
                  <w:b/>
                  <w:bCs/>
                  <w:sz w:val="16"/>
                  <w:szCs w:val="16"/>
                </w:rPr>
                <w:t>R1-1805657</w:t>
              </w:r>
            </w:hyperlink>
          </w:p>
        </w:tc>
        <w:tc>
          <w:tcPr>
            <w:tcW w:w="2707" w:type="dxa"/>
          </w:tcPr>
          <w:p w14:paraId="293D1914" w14:textId="66B1704D" w:rsidR="00165E3E" w:rsidRPr="0072194D" w:rsidRDefault="00165E3E" w:rsidP="00165E3E">
            <w:pPr>
              <w:rPr>
                <w:rFonts w:ascii="Times New Roman" w:hAnsi="Times New Roman"/>
                <w:sz w:val="16"/>
                <w:szCs w:val="16"/>
              </w:rPr>
            </w:pPr>
            <w:r w:rsidRPr="0072194D">
              <w:rPr>
                <w:rFonts w:ascii="Times New Roman" w:hAnsi="Times New Roman"/>
                <w:sz w:val="16"/>
                <w:szCs w:val="16"/>
              </w:rPr>
              <w:t>Reply LS on Message 3 size for NR</w:t>
            </w:r>
          </w:p>
        </w:tc>
        <w:tc>
          <w:tcPr>
            <w:tcW w:w="1291" w:type="dxa"/>
          </w:tcPr>
          <w:p w14:paraId="27F7DA7A" w14:textId="402E1802" w:rsidR="00165E3E" w:rsidRPr="0072194D" w:rsidRDefault="00165E3E" w:rsidP="00165E3E">
            <w:pPr>
              <w:rPr>
                <w:rFonts w:ascii="Times New Roman" w:hAnsi="Times New Roman"/>
                <w:sz w:val="16"/>
                <w:szCs w:val="16"/>
              </w:rPr>
            </w:pPr>
            <w:r w:rsidRPr="0072194D">
              <w:rPr>
                <w:rFonts w:ascii="Times New Roman" w:hAnsi="Times New Roman"/>
                <w:sz w:val="16"/>
                <w:szCs w:val="16"/>
              </w:rPr>
              <w:t>RAN1, NTT DOCOMO</w:t>
            </w:r>
          </w:p>
        </w:tc>
        <w:tc>
          <w:tcPr>
            <w:tcW w:w="818" w:type="dxa"/>
          </w:tcPr>
          <w:p w14:paraId="6A85355D" w14:textId="21C0EC06" w:rsidR="00165E3E" w:rsidRPr="0072194D" w:rsidRDefault="00603E09" w:rsidP="00165E3E">
            <w:pPr>
              <w:rPr>
                <w:rFonts w:ascii="Times New Roman" w:hAnsi="Times New Roman"/>
                <w:bCs/>
                <w:sz w:val="16"/>
                <w:szCs w:val="16"/>
              </w:rPr>
            </w:pPr>
            <w:hyperlink r:id="rId2569" w:history="1">
              <w:r w:rsidR="00165E3E">
                <w:rPr>
                  <w:rStyle w:val="Hyperlink"/>
                  <w:b/>
                  <w:bCs/>
                  <w:sz w:val="16"/>
                  <w:szCs w:val="16"/>
                </w:rPr>
                <w:t>Rel-15</w:t>
              </w:r>
            </w:hyperlink>
          </w:p>
        </w:tc>
        <w:tc>
          <w:tcPr>
            <w:tcW w:w="2793" w:type="dxa"/>
          </w:tcPr>
          <w:p w14:paraId="135D0FB9" w14:textId="53432978" w:rsidR="00165E3E" w:rsidRPr="0072194D" w:rsidRDefault="00603E09" w:rsidP="00165E3E">
            <w:pPr>
              <w:rPr>
                <w:rFonts w:ascii="Times New Roman" w:hAnsi="Times New Roman"/>
                <w:bCs/>
                <w:sz w:val="16"/>
                <w:szCs w:val="16"/>
              </w:rPr>
            </w:pPr>
            <w:hyperlink r:id="rId2570" w:history="1">
              <w:r w:rsidR="00165E3E">
                <w:rPr>
                  <w:rStyle w:val="Hyperlink"/>
                  <w:b/>
                  <w:bCs/>
                  <w:sz w:val="16"/>
                  <w:szCs w:val="16"/>
                </w:rPr>
                <w:t>NR_newRAT-Core</w:t>
              </w:r>
            </w:hyperlink>
          </w:p>
        </w:tc>
        <w:tc>
          <w:tcPr>
            <w:tcW w:w="1088" w:type="dxa"/>
          </w:tcPr>
          <w:p w14:paraId="7430E500" w14:textId="2323CED9" w:rsidR="00165E3E" w:rsidRPr="0072194D" w:rsidRDefault="00165E3E" w:rsidP="00165E3E">
            <w:pPr>
              <w:rPr>
                <w:rFonts w:ascii="Times New Roman" w:hAnsi="Times New Roman"/>
                <w:sz w:val="16"/>
                <w:szCs w:val="16"/>
              </w:rPr>
            </w:pPr>
            <w:r>
              <w:rPr>
                <w:rFonts w:ascii="Arial" w:hAnsi="Arial" w:cs="Arial"/>
                <w:sz w:val="16"/>
                <w:szCs w:val="16"/>
              </w:rPr>
              <w:t>R2-1804073</w:t>
            </w:r>
          </w:p>
        </w:tc>
        <w:tc>
          <w:tcPr>
            <w:tcW w:w="1023" w:type="dxa"/>
          </w:tcPr>
          <w:p w14:paraId="12CE2511" w14:textId="2FC32589"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0970BE98" w14:textId="6C83D647"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454C7049" w14:textId="18C05602"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207C7AA9" w14:textId="77777777" w:rsidR="00165E3E" w:rsidRPr="0072194D" w:rsidRDefault="00165E3E" w:rsidP="00165E3E">
            <w:pPr>
              <w:rPr>
                <w:rFonts w:ascii="Times New Roman" w:hAnsi="Times New Roman"/>
                <w:sz w:val="16"/>
                <w:szCs w:val="16"/>
              </w:rPr>
            </w:pPr>
          </w:p>
        </w:tc>
      </w:tr>
      <w:tr w:rsidR="00165E3E" w:rsidRPr="0072194D" w14:paraId="6FE94674" w14:textId="77777777" w:rsidTr="00B42881">
        <w:trPr>
          <w:trHeight w:val="20"/>
          <w:jc w:val="center"/>
        </w:trPr>
        <w:tc>
          <w:tcPr>
            <w:tcW w:w="1102" w:type="dxa"/>
          </w:tcPr>
          <w:p w14:paraId="0DA432AD" w14:textId="435BDCFE" w:rsidR="00165E3E" w:rsidRPr="0072194D" w:rsidRDefault="00603E09" w:rsidP="00165E3E">
            <w:pPr>
              <w:rPr>
                <w:rFonts w:ascii="Times New Roman" w:hAnsi="Times New Roman"/>
                <w:bCs/>
                <w:sz w:val="16"/>
                <w:szCs w:val="16"/>
              </w:rPr>
            </w:pPr>
            <w:hyperlink r:id="rId2571" w:history="1">
              <w:r w:rsidR="00165E3E" w:rsidRPr="0072194D">
                <w:rPr>
                  <w:rStyle w:val="Hyperlink"/>
                  <w:rFonts w:ascii="Times New Roman" w:hAnsi="Times New Roman"/>
                  <w:b/>
                  <w:bCs/>
                  <w:sz w:val="16"/>
                  <w:szCs w:val="16"/>
                </w:rPr>
                <w:t>R1-1805712</w:t>
              </w:r>
            </w:hyperlink>
          </w:p>
        </w:tc>
        <w:tc>
          <w:tcPr>
            <w:tcW w:w="2707" w:type="dxa"/>
          </w:tcPr>
          <w:p w14:paraId="6F38C035" w14:textId="3639D510"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RMSI CORESET configuration for a band with 15kHz SSB SCS and 10MHz minimum channel bandwidth</w:t>
            </w:r>
          </w:p>
        </w:tc>
        <w:tc>
          <w:tcPr>
            <w:tcW w:w="1291" w:type="dxa"/>
          </w:tcPr>
          <w:p w14:paraId="6F329548" w14:textId="63AFAA04" w:rsidR="00165E3E" w:rsidRPr="0072194D" w:rsidRDefault="00165E3E" w:rsidP="00165E3E">
            <w:pPr>
              <w:rPr>
                <w:rFonts w:ascii="Times New Roman" w:hAnsi="Times New Roman"/>
                <w:sz w:val="16"/>
                <w:szCs w:val="16"/>
              </w:rPr>
            </w:pPr>
            <w:r w:rsidRPr="0072194D">
              <w:rPr>
                <w:rFonts w:ascii="Times New Roman" w:hAnsi="Times New Roman"/>
                <w:sz w:val="16"/>
                <w:szCs w:val="16"/>
              </w:rPr>
              <w:t>RAN1, CATT</w:t>
            </w:r>
          </w:p>
        </w:tc>
        <w:tc>
          <w:tcPr>
            <w:tcW w:w="818" w:type="dxa"/>
          </w:tcPr>
          <w:p w14:paraId="0295D7E2" w14:textId="012B7355" w:rsidR="00165E3E" w:rsidRPr="0072194D" w:rsidRDefault="00603E09" w:rsidP="00165E3E">
            <w:pPr>
              <w:rPr>
                <w:rFonts w:ascii="Times New Roman" w:hAnsi="Times New Roman"/>
                <w:bCs/>
                <w:sz w:val="16"/>
                <w:szCs w:val="16"/>
              </w:rPr>
            </w:pPr>
            <w:hyperlink r:id="rId2572" w:history="1">
              <w:r w:rsidR="00165E3E">
                <w:rPr>
                  <w:rStyle w:val="Hyperlink"/>
                  <w:b/>
                  <w:bCs/>
                  <w:sz w:val="16"/>
                  <w:szCs w:val="16"/>
                </w:rPr>
                <w:t>Rel-15</w:t>
              </w:r>
            </w:hyperlink>
          </w:p>
        </w:tc>
        <w:tc>
          <w:tcPr>
            <w:tcW w:w="2793" w:type="dxa"/>
          </w:tcPr>
          <w:p w14:paraId="49879BCB" w14:textId="529AB8EF" w:rsidR="00165E3E" w:rsidRPr="0072194D" w:rsidRDefault="00603E09" w:rsidP="00165E3E">
            <w:pPr>
              <w:rPr>
                <w:rFonts w:ascii="Times New Roman" w:hAnsi="Times New Roman"/>
                <w:bCs/>
                <w:sz w:val="16"/>
                <w:szCs w:val="16"/>
              </w:rPr>
            </w:pPr>
            <w:hyperlink r:id="rId2573" w:history="1">
              <w:r w:rsidR="00165E3E">
                <w:rPr>
                  <w:rStyle w:val="Hyperlink"/>
                  <w:b/>
                  <w:bCs/>
                  <w:sz w:val="16"/>
                  <w:szCs w:val="16"/>
                </w:rPr>
                <w:t>NR_newRAT-Core</w:t>
              </w:r>
            </w:hyperlink>
          </w:p>
        </w:tc>
        <w:tc>
          <w:tcPr>
            <w:tcW w:w="1088" w:type="dxa"/>
          </w:tcPr>
          <w:p w14:paraId="72709868" w14:textId="25B05A14"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6493C092" w14:textId="797C7273" w:rsidR="00165E3E" w:rsidRPr="0072194D" w:rsidRDefault="00165E3E" w:rsidP="00165E3E">
            <w:pPr>
              <w:rPr>
                <w:rFonts w:ascii="Times New Roman" w:hAnsi="Times New Roman"/>
                <w:sz w:val="16"/>
                <w:szCs w:val="16"/>
              </w:rPr>
            </w:pPr>
            <w:r>
              <w:rPr>
                <w:rFonts w:ascii="Arial" w:hAnsi="Arial" w:cs="Arial"/>
                <w:sz w:val="16"/>
                <w:szCs w:val="16"/>
              </w:rPr>
              <w:t>RAN4, RAN2</w:t>
            </w:r>
          </w:p>
        </w:tc>
        <w:tc>
          <w:tcPr>
            <w:tcW w:w="1023" w:type="dxa"/>
          </w:tcPr>
          <w:p w14:paraId="134F855F" w14:textId="363FA708"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6CBC494D" w14:textId="42F79E1F"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0E550D3B" w14:textId="77777777" w:rsidR="00165E3E" w:rsidRPr="0072194D" w:rsidRDefault="00165E3E" w:rsidP="00165E3E">
            <w:pPr>
              <w:rPr>
                <w:rFonts w:ascii="Times New Roman" w:hAnsi="Times New Roman"/>
                <w:sz w:val="16"/>
                <w:szCs w:val="16"/>
              </w:rPr>
            </w:pPr>
          </w:p>
        </w:tc>
      </w:tr>
      <w:tr w:rsidR="00165E3E" w:rsidRPr="0072194D" w14:paraId="419B424C" w14:textId="77777777" w:rsidTr="00B42881">
        <w:trPr>
          <w:trHeight w:val="20"/>
          <w:jc w:val="center"/>
        </w:trPr>
        <w:tc>
          <w:tcPr>
            <w:tcW w:w="1102" w:type="dxa"/>
          </w:tcPr>
          <w:p w14:paraId="6340CEEB" w14:textId="651A482C" w:rsidR="00165E3E" w:rsidRPr="0072194D" w:rsidRDefault="00603E09" w:rsidP="00165E3E">
            <w:pPr>
              <w:rPr>
                <w:rFonts w:ascii="Times New Roman" w:hAnsi="Times New Roman"/>
                <w:bCs/>
                <w:sz w:val="16"/>
                <w:szCs w:val="16"/>
              </w:rPr>
            </w:pPr>
            <w:hyperlink r:id="rId2574" w:history="1">
              <w:r w:rsidR="00165E3E" w:rsidRPr="0072194D">
                <w:rPr>
                  <w:rStyle w:val="Hyperlink"/>
                  <w:rFonts w:ascii="Times New Roman" w:hAnsi="Times New Roman"/>
                  <w:b/>
                  <w:bCs/>
                  <w:sz w:val="16"/>
                  <w:szCs w:val="16"/>
                </w:rPr>
                <w:t>R1-1805717</w:t>
              </w:r>
            </w:hyperlink>
          </w:p>
        </w:tc>
        <w:tc>
          <w:tcPr>
            <w:tcW w:w="2707" w:type="dxa"/>
          </w:tcPr>
          <w:p w14:paraId="484EF419" w14:textId="3C4FAF54"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SSB frequency location of Pscell</w:t>
            </w:r>
          </w:p>
        </w:tc>
        <w:tc>
          <w:tcPr>
            <w:tcW w:w="1291" w:type="dxa"/>
          </w:tcPr>
          <w:p w14:paraId="17F73E0C" w14:textId="58060035" w:rsidR="00165E3E" w:rsidRPr="0072194D" w:rsidRDefault="00165E3E" w:rsidP="00165E3E">
            <w:pPr>
              <w:rPr>
                <w:rFonts w:ascii="Times New Roman" w:hAnsi="Times New Roman"/>
                <w:sz w:val="16"/>
                <w:szCs w:val="16"/>
              </w:rPr>
            </w:pPr>
            <w:r w:rsidRPr="0072194D">
              <w:rPr>
                <w:rFonts w:ascii="Times New Roman" w:hAnsi="Times New Roman"/>
                <w:sz w:val="16"/>
                <w:szCs w:val="16"/>
              </w:rPr>
              <w:t>RAN1, Intel</w:t>
            </w:r>
          </w:p>
        </w:tc>
        <w:tc>
          <w:tcPr>
            <w:tcW w:w="818" w:type="dxa"/>
          </w:tcPr>
          <w:p w14:paraId="03141978" w14:textId="7AF42C7D" w:rsidR="00165E3E" w:rsidRPr="0072194D" w:rsidRDefault="00603E09" w:rsidP="00165E3E">
            <w:pPr>
              <w:rPr>
                <w:rFonts w:ascii="Times New Roman" w:hAnsi="Times New Roman"/>
                <w:bCs/>
                <w:sz w:val="16"/>
                <w:szCs w:val="16"/>
              </w:rPr>
            </w:pPr>
            <w:hyperlink r:id="rId2575" w:history="1">
              <w:r w:rsidR="00165E3E">
                <w:rPr>
                  <w:rStyle w:val="Hyperlink"/>
                  <w:b/>
                  <w:bCs/>
                  <w:sz w:val="16"/>
                  <w:szCs w:val="16"/>
                </w:rPr>
                <w:t>Rel-15</w:t>
              </w:r>
            </w:hyperlink>
          </w:p>
        </w:tc>
        <w:tc>
          <w:tcPr>
            <w:tcW w:w="2793" w:type="dxa"/>
          </w:tcPr>
          <w:p w14:paraId="3521D288" w14:textId="14B58896" w:rsidR="00165E3E" w:rsidRPr="0072194D" w:rsidRDefault="00603E09" w:rsidP="00165E3E">
            <w:pPr>
              <w:rPr>
                <w:rFonts w:ascii="Times New Roman" w:hAnsi="Times New Roman"/>
                <w:bCs/>
                <w:sz w:val="16"/>
                <w:szCs w:val="16"/>
              </w:rPr>
            </w:pPr>
            <w:hyperlink r:id="rId2576" w:history="1">
              <w:r w:rsidR="00165E3E">
                <w:rPr>
                  <w:rStyle w:val="Hyperlink"/>
                  <w:b/>
                  <w:bCs/>
                  <w:sz w:val="16"/>
                  <w:szCs w:val="16"/>
                </w:rPr>
                <w:t>NR_newRAT-Core</w:t>
              </w:r>
            </w:hyperlink>
          </w:p>
        </w:tc>
        <w:tc>
          <w:tcPr>
            <w:tcW w:w="1088" w:type="dxa"/>
          </w:tcPr>
          <w:p w14:paraId="6D967F40" w14:textId="3079D84A"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419CB4E8" w14:textId="4D6B5E3B"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33D50F75" w14:textId="2B0AE4FC"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0FBED9EB" w14:textId="5BFF726F"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27BABAC1" w14:textId="77777777" w:rsidR="00165E3E" w:rsidRPr="0072194D" w:rsidRDefault="00165E3E" w:rsidP="00165E3E">
            <w:pPr>
              <w:rPr>
                <w:rFonts w:ascii="Times New Roman" w:hAnsi="Times New Roman"/>
                <w:sz w:val="16"/>
                <w:szCs w:val="16"/>
              </w:rPr>
            </w:pPr>
          </w:p>
        </w:tc>
      </w:tr>
      <w:tr w:rsidR="00165E3E" w:rsidRPr="0072194D" w14:paraId="2344D210" w14:textId="77777777" w:rsidTr="00B42881">
        <w:trPr>
          <w:trHeight w:val="20"/>
          <w:jc w:val="center"/>
        </w:trPr>
        <w:tc>
          <w:tcPr>
            <w:tcW w:w="1102" w:type="dxa"/>
          </w:tcPr>
          <w:p w14:paraId="7C4B42AF" w14:textId="7942D129" w:rsidR="00165E3E" w:rsidRPr="0072194D" w:rsidRDefault="00603E09" w:rsidP="00165E3E">
            <w:pPr>
              <w:rPr>
                <w:rFonts w:ascii="Times New Roman" w:hAnsi="Times New Roman"/>
                <w:sz w:val="16"/>
                <w:szCs w:val="16"/>
              </w:rPr>
            </w:pPr>
            <w:hyperlink r:id="rId2577" w:history="1">
              <w:r w:rsidR="00165E3E" w:rsidRPr="0072194D">
                <w:rPr>
                  <w:rStyle w:val="Hyperlink"/>
                  <w:rFonts w:ascii="Times New Roman" w:hAnsi="Times New Roman"/>
                  <w:b/>
                  <w:bCs/>
                  <w:sz w:val="16"/>
                  <w:szCs w:val="16"/>
                </w:rPr>
                <w:t>R1-1805726</w:t>
              </w:r>
            </w:hyperlink>
          </w:p>
        </w:tc>
        <w:tc>
          <w:tcPr>
            <w:tcW w:w="2707" w:type="dxa"/>
          </w:tcPr>
          <w:p w14:paraId="6E4A350C" w14:textId="135EFEEB" w:rsidR="00165E3E" w:rsidRPr="0072194D" w:rsidRDefault="00165E3E" w:rsidP="00165E3E">
            <w:pPr>
              <w:rPr>
                <w:rFonts w:ascii="Times New Roman" w:hAnsi="Times New Roman"/>
                <w:sz w:val="16"/>
                <w:szCs w:val="16"/>
              </w:rPr>
            </w:pPr>
            <w:r w:rsidRPr="0072194D">
              <w:rPr>
                <w:rFonts w:ascii="Times New Roman" w:hAnsi="Times New Roman"/>
                <w:sz w:val="16"/>
                <w:szCs w:val="16"/>
              </w:rPr>
              <w:t>Reply LS on SI Reception in BWP</w:t>
            </w:r>
          </w:p>
        </w:tc>
        <w:tc>
          <w:tcPr>
            <w:tcW w:w="1291" w:type="dxa"/>
          </w:tcPr>
          <w:p w14:paraId="2FE208C5" w14:textId="3E663BF0" w:rsidR="00165E3E" w:rsidRPr="0072194D" w:rsidRDefault="00165E3E" w:rsidP="00165E3E">
            <w:pPr>
              <w:rPr>
                <w:rFonts w:ascii="Times New Roman" w:hAnsi="Times New Roman"/>
                <w:sz w:val="16"/>
                <w:szCs w:val="16"/>
              </w:rPr>
            </w:pPr>
            <w:r w:rsidRPr="0072194D">
              <w:rPr>
                <w:rFonts w:ascii="Times New Roman" w:hAnsi="Times New Roman"/>
                <w:sz w:val="16"/>
                <w:szCs w:val="16"/>
              </w:rPr>
              <w:t>RAN1, LGE, MediaTek</w:t>
            </w:r>
          </w:p>
        </w:tc>
        <w:tc>
          <w:tcPr>
            <w:tcW w:w="818" w:type="dxa"/>
          </w:tcPr>
          <w:p w14:paraId="0D772757" w14:textId="045BA27D" w:rsidR="00165E3E" w:rsidRPr="0072194D" w:rsidRDefault="00603E09" w:rsidP="00165E3E">
            <w:pPr>
              <w:rPr>
                <w:rFonts w:ascii="Times New Roman" w:hAnsi="Times New Roman"/>
                <w:sz w:val="16"/>
                <w:szCs w:val="16"/>
              </w:rPr>
            </w:pPr>
            <w:hyperlink r:id="rId2578" w:history="1">
              <w:r w:rsidR="00165E3E">
                <w:rPr>
                  <w:rStyle w:val="Hyperlink"/>
                  <w:b/>
                  <w:bCs/>
                  <w:sz w:val="16"/>
                  <w:szCs w:val="16"/>
                </w:rPr>
                <w:t>Rel-15</w:t>
              </w:r>
            </w:hyperlink>
          </w:p>
        </w:tc>
        <w:tc>
          <w:tcPr>
            <w:tcW w:w="2793" w:type="dxa"/>
          </w:tcPr>
          <w:p w14:paraId="2F2CE9CE" w14:textId="13459B37" w:rsidR="00165E3E" w:rsidRPr="0072194D" w:rsidRDefault="00603E09" w:rsidP="00165E3E">
            <w:pPr>
              <w:rPr>
                <w:rFonts w:ascii="Times New Roman" w:hAnsi="Times New Roman"/>
                <w:sz w:val="16"/>
                <w:szCs w:val="16"/>
              </w:rPr>
            </w:pPr>
            <w:hyperlink r:id="rId2579" w:history="1">
              <w:r w:rsidR="00165E3E">
                <w:rPr>
                  <w:rStyle w:val="Hyperlink"/>
                  <w:b/>
                  <w:bCs/>
                  <w:sz w:val="16"/>
                  <w:szCs w:val="16"/>
                </w:rPr>
                <w:t>NR_newRAT-Core</w:t>
              </w:r>
            </w:hyperlink>
          </w:p>
        </w:tc>
        <w:tc>
          <w:tcPr>
            <w:tcW w:w="1088" w:type="dxa"/>
          </w:tcPr>
          <w:p w14:paraId="69125C53" w14:textId="71D5F2D3"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006CC9DA" w14:textId="37D17513"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688860AC" w14:textId="79852D72" w:rsidR="00165E3E" w:rsidRPr="0072194D" w:rsidRDefault="00165E3E" w:rsidP="00165E3E">
            <w:pPr>
              <w:rPr>
                <w:rFonts w:ascii="Times New Roman" w:hAnsi="Times New Roman"/>
                <w:sz w:val="16"/>
                <w:szCs w:val="16"/>
              </w:rPr>
            </w:pPr>
            <w:r>
              <w:rPr>
                <w:rFonts w:ascii="Arial" w:hAnsi="Arial" w:cs="Arial"/>
                <w:sz w:val="16"/>
                <w:szCs w:val="16"/>
              </w:rPr>
              <w:t>RAN4</w:t>
            </w:r>
          </w:p>
        </w:tc>
        <w:tc>
          <w:tcPr>
            <w:tcW w:w="1138" w:type="dxa"/>
          </w:tcPr>
          <w:p w14:paraId="52F19454" w14:textId="052D5C90"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18D44AC3" w14:textId="77777777" w:rsidR="00165E3E" w:rsidRPr="0072194D" w:rsidRDefault="00165E3E" w:rsidP="00165E3E">
            <w:pPr>
              <w:rPr>
                <w:rFonts w:ascii="Times New Roman" w:hAnsi="Times New Roman"/>
                <w:sz w:val="16"/>
                <w:szCs w:val="16"/>
              </w:rPr>
            </w:pPr>
          </w:p>
        </w:tc>
      </w:tr>
      <w:tr w:rsidR="00165E3E" w:rsidRPr="0072194D" w14:paraId="4B13B129" w14:textId="77777777" w:rsidTr="00B42881">
        <w:trPr>
          <w:trHeight w:val="20"/>
          <w:jc w:val="center"/>
        </w:trPr>
        <w:tc>
          <w:tcPr>
            <w:tcW w:w="1102" w:type="dxa"/>
          </w:tcPr>
          <w:p w14:paraId="223B84A2" w14:textId="7316335C" w:rsidR="00165E3E" w:rsidRPr="0072194D" w:rsidRDefault="00603E09" w:rsidP="00165E3E">
            <w:pPr>
              <w:rPr>
                <w:rFonts w:ascii="Times New Roman" w:hAnsi="Times New Roman"/>
                <w:bCs/>
                <w:sz w:val="16"/>
                <w:szCs w:val="16"/>
              </w:rPr>
            </w:pPr>
            <w:hyperlink r:id="rId2580" w:history="1">
              <w:r w:rsidR="00165E3E" w:rsidRPr="0072194D">
                <w:rPr>
                  <w:rStyle w:val="Hyperlink"/>
                  <w:rFonts w:ascii="Times New Roman" w:hAnsi="Times New Roman"/>
                  <w:b/>
                  <w:bCs/>
                  <w:sz w:val="16"/>
                  <w:szCs w:val="16"/>
                </w:rPr>
                <w:t>R1-1805752</w:t>
              </w:r>
            </w:hyperlink>
          </w:p>
        </w:tc>
        <w:tc>
          <w:tcPr>
            <w:tcW w:w="2707" w:type="dxa"/>
          </w:tcPr>
          <w:p w14:paraId="605C0601" w14:textId="35BD5412"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NR UE features</w:t>
            </w:r>
          </w:p>
        </w:tc>
        <w:tc>
          <w:tcPr>
            <w:tcW w:w="1291" w:type="dxa"/>
          </w:tcPr>
          <w:p w14:paraId="455F3552" w14:textId="3B4F15EC" w:rsidR="00165E3E" w:rsidRPr="0072194D" w:rsidRDefault="00165E3E" w:rsidP="00165E3E">
            <w:pPr>
              <w:rPr>
                <w:rFonts w:ascii="Times New Roman" w:hAnsi="Times New Roman"/>
                <w:sz w:val="16"/>
                <w:szCs w:val="16"/>
              </w:rPr>
            </w:pPr>
            <w:r w:rsidRPr="0072194D">
              <w:rPr>
                <w:rFonts w:ascii="Times New Roman" w:hAnsi="Times New Roman"/>
                <w:sz w:val="16"/>
                <w:szCs w:val="16"/>
              </w:rPr>
              <w:t>RAN1, NTT DOCOMO, AT&amp;T</w:t>
            </w:r>
          </w:p>
        </w:tc>
        <w:tc>
          <w:tcPr>
            <w:tcW w:w="818" w:type="dxa"/>
          </w:tcPr>
          <w:p w14:paraId="708D6646" w14:textId="4A7543CA" w:rsidR="00165E3E" w:rsidRPr="0072194D" w:rsidRDefault="00603E09" w:rsidP="00165E3E">
            <w:pPr>
              <w:rPr>
                <w:rFonts w:ascii="Times New Roman" w:hAnsi="Times New Roman"/>
                <w:bCs/>
                <w:sz w:val="16"/>
                <w:szCs w:val="16"/>
              </w:rPr>
            </w:pPr>
            <w:hyperlink r:id="rId2581" w:history="1">
              <w:r w:rsidR="00165E3E">
                <w:rPr>
                  <w:rStyle w:val="Hyperlink"/>
                  <w:b/>
                  <w:bCs/>
                  <w:sz w:val="16"/>
                  <w:szCs w:val="16"/>
                </w:rPr>
                <w:t>Rel-15</w:t>
              </w:r>
            </w:hyperlink>
          </w:p>
        </w:tc>
        <w:tc>
          <w:tcPr>
            <w:tcW w:w="2793" w:type="dxa"/>
          </w:tcPr>
          <w:p w14:paraId="7B998350" w14:textId="706053B6" w:rsidR="00165E3E" w:rsidRPr="0072194D" w:rsidRDefault="00603E09" w:rsidP="00165E3E">
            <w:pPr>
              <w:rPr>
                <w:rFonts w:ascii="Times New Roman" w:hAnsi="Times New Roman"/>
                <w:bCs/>
                <w:sz w:val="16"/>
                <w:szCs w:val="16"/>
              </w:rPr>
            </w:pPr>
            <w:hyperlink r:id="rId2582" w:history="1">
              <w:r w:rsidR="00165E3E">
                <w:rPr>
                  <w:rStyle w:val="Hyperlink"/>
                  <w:b/>
                  <w:bCs/>
                  <w:sz w:val="16"/>
                  <w:szCs w:val="16"/>
                </w:rPr>
                <w:t>NR_newRAT-Core</w:t>
              </w:r>
            </w:hyperlink>
          </w:p>
        </w:tc>
        <w:tc>
          <w:tcPr>
            <w:tcW w:w="1088" w:type="dxa"/>
          </w:tcPr>
          <w:p w14:paraId="4B4F85E1" w14:textId="3844B463"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44CFDF48" w14:textId="3EC91D05" w:rsidR="00165E3E" w:rsidRPr="0072194D" w:rsidRDefault="00165E3E" w:rsidP="00165E3E">
            <w:pPr>
              <w:rPr>
                <w:rFonts w:ascii="Times New Roman" w:hAnsi="Times New Roman"/>
                <w:sz w:val="16"/>
                <w:szCs w:val="16"/>
              </w:rPr>
            </w:pPr>
            <w:r>
              <w:rPr>
                <w:rFonts w:ascii="Arial" w:hAnsi="Arial" w:cs="Arial"/>
                <w:sz w:val="16"/>
                <w:szCs w:val="16"/>
              </w:rPr>
              <w:t>RAN2, RAN4</w:t>
            </w:r>
          </w:p>
        </w:tc>
        <w:tc>
          <w:tcPr>
            <w:tcW w:w="1023" w:type="dxa"/>
          </w:tcPr>
          <w:p w14:paraId="75B59F20" w14:textId="446B279A" w:rsidR="00165E3E" w:rsidRPr="0072194D" w:rsidRDefault="00165E3E" w:rsidP="00165E3E">
            <w:pPr>
              <w:rPr>
                <w:rFonts w:ascii="Times New Roman" w:hAnsi="Times New Roman"/>
                <w:sz w:val="16"/>
                <w:szCs w:val="16"/>
              </w:rPr>
            </w:pPr>
            <w:r>
              <w:rPr>
                <w:rFonts w:ascii="Arial" w:hAnsi="Arial" w:cs="Arial"/>
                <w:sz w:val="16"/>
                <w:szCs w:val="16"/>
              </w:rPr>
              <w:t>RAN3</w:t>
            </w:r>
          </w:p>
        </w:tc>
        <w:tc>
          <w:tcPr>
            <w:tcW w:w="1138" w:type="dxa"/>
          </w:tcPr>
          <w:p w14:paraId="53A683E3" w14:textId="5DDB102B"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361E7FA5" w14:textId="77777777" w:rsidR="00165E3E" w:rsidRPr="0072194D" w:rsidRDefault="00165E3E" w:rsidP="00165E3E">
            <w:pPr>
              <w:rPr>
                <w:rFonts w:ascii="Times New Roman" w:hAnsi="Times New Roman"/>
                <w:sz w:val="16"/>
                <w:szCs w:val="16"/>
              </w:rPr>
            </w:pPr>
          </w:p>
        </w:tc>
      </w:tr>
      <w:tr w:rsidR="00165E3E" w:rsidRPr="0072194D" w14:paraId="269F0377" w14:textId="77777777" w:rsidTr="00B42881">
        <w:trPr>
          <w:trHeight w:val="20"/>
          <w:jc w:val="center"/>
        </w:trPr>
        <w:tc>
          <w:tcPr>
            <w:tcW w:w="1102" w:type="dxa"/>
          </w:tcPr>
          <w:p w14:paraId="4D805207" w14:textId="6408E157" w:rsidR="00165E3E" w:rsidRPr="0072194D" w:rsidRDefault="00603E09" w:rsidP="00165E3E">
            <w:pPr>
              <w:rPr>
                <w:rFonts w:ascii="Times New Roman" w:hAnsi="Times New Roman"/>
                <w:bCs/>
                <w:sz w:val="16"/>
                <w:szCs w:val="16"/>
              </w:rPr>
            </w:pPr>
            <w:hyperlink r:id="rId2583" w:history="1">
              <w:r w:rsidR="00165E3E" w:rsidRPr="0072194D">
                <w:rPr>
                  <w:rStyle w:val="Hyperlink"/>
                  <w:rFonts w:ascii="Times New Roman" w:hAnsi="Times New Roman"/>
                  <w:b/>
                  <w:bCs/>
                  <w:sz w:val="16"/>
                  <w:szCs w:val="16"/>
                </w:rPr>
                <w:t>R1-1805755</w:t>
              </w:r>
            </w:hyperlink>
          </w:p>
        </w:tc>
        <w:tc>
          <w:tcPr>
            <w:tcW w:w="2707" w:type="dxa"/>
          </w:tcPr>
          <w:p w14:paraId="4ED7B21B" w14:textId="43B9A1F1"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active BWP switching delay specification</w:t>
            </w:r>
          </w:p>
        </w:tc>
        <w:tc>
          <w:tcPr>
            <w:tcW w:w="1291" w:type="dxa"/>
          </w:tcPr>
          <w:p w14:paraId="43D88E4D" w14:textId="43868480" w:rsidR="00165E3E" w:rsidRPr="0072194D" w:rsidRDefault="00165E3E" w:rsidP="00165E3E">
            <w:pPr>
              <w:rPr>
                <w:rFonts w:ascii="Times New Roman" w:hAnsi="Times New Roman"/>
                <w:sz w:val="16"/>
                <w:szCs w:val="16"/>
              </w:rPr>
            </w:pPr>
            <w:r w:rsidRPr="0072194D">
              <w:rPr>
                <w:rFonts w:ascii="Times New Roman" w:hAnsi="Times New Roman"/>
                <w:sz w:val="16"/>
                <w:szCs w:val="16"/>
              </w:rPr>
              <w:t>RAN1, MediaTek</w:t>
            </w:r>
          </w:p>
        </w:tc>
        <w:tc>
          <w:tcPr>
            <w:tcW w:w="818" w:type="dxa"/>
          </w:tcPr>
          <w:p w14:paraId="65D7E74D" w14:textId="0FB686EF" w:rsidR="00165E3E" w:rsidRPr="0072194D" w:rsidRDefault="00603E09" w:rsidP="00165E3E">
            <w:pPr>
              <w:rPr>
                <w:rFonts w:ascii="Times New Roman" w:hAnsi="Times New Roman"/>
                <w:bCs/>
                <w:sz w:val="16"/>
                <w:szCs w:val="16"/>
              </w:rPr>
            </w:pPr>
            <w:hyperlink r:id="rId2584" w:history="1">
              <w:r w:rsidR="00165E3E">
                <w:rPr>
                  <w:rStyle w:val="Hyperlink"/>
                  <w:b/>
                  <w:bCs/>
                  <w:sz w:val="16"/>
                  <w:szCs w:val="16"/>
                </w:rPr>
                <w:t>Rel-15</w:t>
              </w:r>
            </w:hyperlink>
          </w:p>
        </w:tc>
        <w:tc>
          <w:tcPr>
            <w:tcW w:w="2793" w:type="dxa"/>
          </w:tcPr>
          <w:p w14:paraId="26D1722E" w14:textId="3A7858F1" w:rsidR="00165E3E" w:rsidRPr="0072194D" w:rsidRDefault="00603E09" w:rsidP="00165E3E">
            <w:pPr>
              <w:rPr>
                <w:rFonts w:ascii="Times New Roman" w:hAnsi="Times New Roman"/>
                <w:bCs/>
                <w:sz w:val="16"/>
                <w:szCs w:val="16"/>
              </w:rPr>
            </w:pPr>
            <w:hyperlink r:id="rId2585" w:history="1">
              <w:r w:rsidR="00165E3E">
                <w:rPr>
                  <w:rStyle w:val="Hyperlink"/>
                  <w:b/>
                  <w:bCs/>
                  <w:sz w:val="16"/>
                  <w:szCs w:val="16"/>
                </w:rPr>
                <w:t>NR_newRAT-Core</w:t>
              </w:r>
            </w:hyperlink>
          </w:p>
        </w:tc>
        <w:tc>
          <w:tcPr>
            <w:tcW w:w="1088" w:type="dxa"/>
          </w:tcPr>
          <w:p w14:paraId="4C161631" w14:textId="38081791"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065E3A95" w14:textId="297CD644" w:rsidR="00165E3E" w:rsidRPr="0072194D" w:rsidRDefault="00165E3E" w:rsidP="00165E3E">
            <w:pPr>
              <w:rPr>
                <w:rFonts w:ascii="Times New Roman" w:hAnsi="Times New Roman"/>
                <w:sz w:val="16"/>
                <w:szCs w:val="16"/>
              </w:rPr>
            </w:pPr>
            <w:r>
              <w:rPr>
                <w:rFonts w:ascii="Arial" w:hAnsi="Arial" w:cs="Arial"/>
                <w:sz w:val="16"/>
                <w:szCs w:val="16"/>
              </w:rPr>
              <w:t>RAN4</w:t>
            </w:r>
          </w:p>
        </w:tc>
        <w:tc>
          <w:tcPr>
            <w:tcW w:w="1023" w:type="dxa"/>
          </w:tcPr>
          <w:p w14:paraId="67FA255E" w14:textId="3534B835"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02786CAE" w14:textId="428BAA5C"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60EE0768" w14:textId="77777777" w:rsidR="00165E3E" w:rsidRPr="0072194D" w:rsidRDefault="00165E3E" w:rsidP="00165E3E">
            <w:pPr>
              <w:rPr>
                <w:rFonts w:ascii="Times New Roman" w:hAnsi="Times New Roman"/>
                <w:sz w:val="16"/>
                <w:szCs w:val="16"/>
              </w:rPr>
            </w:pPr>
          </w:p>
        </w:tc>
      </w:tr>
      <w:tr w:rsidR="00165E3E" w:rsidRPr="0072194D" w14:paraId="68286203" w14:textId="77777777" w:rsidTr="00B42881">
        <w:trPr>
          <w:trHeight w:val="20"/>
          <w:jc w:val="center"/>
        </w:trPr>
        <w:tc>
          <w:tcPr>
            <w:tcW w:w="1102" w:type="dxa"/>
          </w:tcPr>
          <w:p w14:paraId="3D54BF2D" w14:textId="1A95F633" w:rsidR="00165E3E" w:rsidRPr="0072194D" w:rsidRDefault="00165E3E" w:rsidP="00165E3E">
            <w:pPr>
              <w:rPr>
                <w:rFonts w:ascii="Times New Roman" w:hAnsi="Times New Roman"/>
                <w:bCs/>
                <w:sz w:val="16"/>
                <w:szCs w:val="16"/>
              </w:rPr>
            </w:pPr>
            <w:r w:rsidRPr="0072194D">
              <w:rPr>
                <w:rFonts w:ascii="Times New Roman" w:hAnsi="Times New Roman"/>
                <w:color w:val="000000"/>
                <w:sz w:val="16"/>
                <w:szCs w:val="16"/>
              </w:rPr>
              <w:t>R1-1805759</w:t>
            </w:r>
          </w:p>
        </w:tc>
        <w:tc>
          <w:tcPr>
            <w:tcW w:w="2707" w:type="dxa"/>
          </w:tcPr>
          <w:p w14:paraId="7736FE1B" w14:textId="0612B1E3" w:rsidR="00165E3E" w:rsidRPr="0072194D" w:rsidRDefault="00165E3E" w:rsidP="00165E3E">
            <w:pPr>
              <w:rPr>
                <w:rFonts w:ascii="Times New Roman" w:hAnsi="Times New Roman"/>
                <w:sz w:val="16"/>
                <w:szCs w:val="16"/>
              </w:rPr>
            </w:pPr>
            <w:r w:rsidRPr="0072194D">
              <w:rPr>
                <w:rFonts w:ascii="Times New Roman" w:hAnsi="Times New Roman"/>
                <w:sz w:val="16"/>
                <w:szCs w:val="16"/>
              </w:rPr>
              <w:t>Reply LS response on handling parallel RA procedure and SR procedure</w:t>
            </w:r>
          </w:p>
        </w:tc>
        <w:tc>
          <w:tcPr>
            <w:tcW w:w="1291" w:type="dxa"/>
          </w:tcPr>
          <w:p w14:paraId="13BF4D12" w14:textId="163EFD27" w:rsidR="00165E3E" w:rsidRPr="0072194D" w:rsidRDefault="00165E3E" w:rsidP="00165E3E">
            <w:pPr>
              <w:rPr>
                <w:rFonts w:ascii="Times New Roman" w:hAnsi="Times New Roman"/>
                <w:sz w:val="16"/>
                <w:szCs w:val="16"/>
              </w:rPr>
            </w:pPr>
            <w:r w:rsidRPr="0072194D">
              <w:rPr>
                <w:rFonts w:ascii="Times New Roman" w:hAnsi="Times New Roman"/>
                <w:sz w:val="16"/>
                <w:szCs w:val="16"/>
              </w:rPr>
              <w:t>RAN1, Qualcomm</w:t>
            </w:r>
          </w:p>
        </w:tc>
        <w:tc>
          <w:tcPr>
            <w:tcW w:w="818" w:type="dxa"/>
          </w:tcPr>
          <w:p w14:paraId="2CFC5760" w14:textId="68633D89" w:rsidR="00165E3E" w:rsidRPr="0072194D" w:rsidRDefault="00603E09" w:rsidP="00165E3E">
            <w:pPr>
              <w:rPr>
                <w:rFonts w:ascii="Times New Roman" w:hAnsi="Times New Roman"/>
                <w:bCs/>
                <w:sz w:val="16"/>
                <w:szCs w:val="16"/>
              </w:rPr>
            </w:pPr>
            <w:hyperlink r:id="rId2586" w:history="1">
              <w:r w:rsidR="00165E3E">
                <w:rPr>
                  <w:rStyle w:val="Hyperlink"/>
                  <w:b/>
                  <w:bCs/>
                  <w:sz w:val="16"/>
                  <w:szCs w:val="16"/>
                </w:rPr>
                <w:t>Rel-15</w:t>
              </w:r>
            </w:hyperlink>
          </w:p>
        </w:tc>
        <w:tc>
          <w:tcPr>
            <w:tcW w:w="2793" w:type="dxa"/>
          </w:tcPr>
          <w:p w14:paraId="67B0BB50" w14:textId="35F8D7B7" w:rsidR="00165E3E" w:rsidRPr="0072194D" w:rsidRDefault="00603E09" w:rsidP="00165E3E">
            <w:pPr>
              <w:rPr>
                <w:rFonts w:ascii="Times New Roman" w:hAnsi="Times New Roman"/>
                <w:bCs/>
                <w:sz w:val="16"/>
                <w:szCs w:val="16"/>
              </w:rPr>
            </w:pPr>
            <w:hyperlink r:id="rId2587" w:history="1">
              <w:r w:rsidR="00165E3E">
                <w:rPr>
                  <w:rStyle w:val="Hyperlink"/>
                  <w:b/>
                  <w:bCs/>
                  <w:sz w:val="16"/>
                  <w:szCs w:val="16"/>
                </w:rPr>
                <w:t>NR_newRAT-Core</w:t>
              </w:r>
            </w:hyperlink>
          </w:p>
        </w:tc>
        <w:tc>
          <w:tcPr>
            <w:tcW w:w="1088" w:type="dxa"/>
          </w:tcPr>
          <w:p w14:paraId="020EEA2C" w14:textId="031374DA" w:rsidR="00165E3E" w:rsidRPr="0072194D" w:rsidRDefault="00165E3E" w:rsidP="00165E3E">
            <w:pPr>
              <w:rPr>
                <w:rFonts w:ascii="Times New Roman" w:hAnsi="Times New Roman"/>
                <w:sz w:val="16"/>
                <w:szCs w:val="16"/>
              </w:rPr>
            </w:pPr>
            <w:r>
              <w:rPr>
                <w:rFonts w:ascii="Arial" w:hAnsi="Arial" w:cs="Arial"/>
                <w:sz w:val="16"/>
                <w:szCs w:val="16"/>
              </w:rPr>
              <w:t>R2-1803856</w:t>
            </w:r>
          </w:p>
        </w:tc>
        <w:tc>
          <w:tcPr>
            <w:tcW w:w="1023" w:type="dxa"/>
          </w:tcPr>
          <w:p w14:paraId="113A4200" w14:textId="1C76721D"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0302AD55" w14:textId="07048EBE"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18C04A42" w14:textId="54E4CF16"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23ED782F" w14:textId="77777777" w:rsidR="00165E3E" w:rsidRPr="0072194D" w:rsidRDefault="00165E3E" w:rsidP="00165E3E">
            <w:pPr>
              <w:rPr>
                <w:rFonts w:ascii="Times New Roman" w:hAnsi="Times New Roman"/>
                <w:sz w:val="16"/>
                <w:szCs w:val="16"/>
              </w:rPr>
            </w:pPr>
          </w:p>
        </w:tc>
      </w:tr>
      <w:tr w:rsidR="00165E3E" w:rsidRPr="0072194D" w14:paraId="1382A1DF" w14:textId="77777777" w:rsidTr="00B42881">
        <w:trPr>
          <w:trHeight w:val="20"/>
          <w:jc w:val="center"/>
        </w:trPr>
        <w:tc>
          <w:tcPr>
            <w:tcW w:w="1102" w:type="dxa"/>
          </w:tcPr>
          <w:p w14:paraId="7044FD1B" w14:textId="098270AD" w:rsidR="00165E3E" w:rsidRPr="0072194D" w:rsidRDefault="00603E09" w:rsidP="00165E3E">
            <w:pPr>
              <w:rPr>
                <w:rFonts w:ascii="Times New Roman" w:hAnsi="Times New Roman"/>
                <w:bCs/>
                <w:sz w:val="16"/>
                <w:szCs w:val="16"/>
              </w:rPr>
            </w:pPr>
            <w:hyperlink r:id="rId2588" w:history="1">
              <w:r w:rsidR="00165E3E" w:rsidRPr="0072194D">
                <w:rPr>
                  <w:rStyle w:val="Hyperlink"/>
                  <w:rFonts w:ascii="Times New Roman" w:hAnsi="Times New Roman"/>
                  <w:b/>
                  <w:bCs/>
                  <w:sz w:val="16"/>
                  <w:szCs w:val="16"/>
                </w:rPr>
                <w:t>R1-1805760</w:t>
              </w:r>
            </w:hyperlink>
          </w:p>
        </w:tc>
        <w:tc>
          <w:tcPr>
            <w:tcW w:w="2707" w:type="dxa"/>
          </w:tcPr>
          <w:p w14:paraId="21AEE3DB" w14:textId="6C295677"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Rx beam selection for RRM measurements</w:t>
            </w:r>
          </w:p>
        </w:tc>
        <w:tc>
          <w:tcPr>
            <w:tcW w:w="1291" w:type="dxa"/>
          </w:tcPr>
          <w:p w14:paraId="4D680387" w14:textId="08E70739" w:rsidR="00165E3E" w:rsidRPr="0072194D" w:rsidRDefault="00165E3E" w:rsidP="00165E3E">
            <w:pPr>
              <w:rPr>
                <w:rFonts w:ascii="Times New Roman" w:hAnsi="Times New Roman"/>
                <w:sz w:val="16"/>
                <w:szCs w:val="16"/>
              </w:rPr>
            </w:pPr>
            <w:r w:rsidRPr="0072194D">
              <w:rPr>
                <w:rFonts w:ascii="Times New Roman" w:hAnsi="Times New Roman"/>
                <w:sz w:val="16"/>
                <w:szCs w:val="16"/>
              </w:rPr>
              <w:t>RAN1, Intel</w:t>
            </w:r>
          </w:p>
        </w:tc>
        <w:tc>
          <w:tcPr>
            <w:tcW w:w="818" w:type="dxa"/>
          </w:tcPr>
          <w:p w14:paraId="2A5C2A03" w14:textId="423CB23F" w:rsidR="00165E3E" w:rsidRPr="0072194D" w:rsidRDefault="00603E09" w:rsidP="00165E3E">
            <w:pPr>
              <w:rPr>
                <w:rFonts w:ascii="Times New Roman" w:hAnsi="Times New Roman"/>
                <w:bCs/>
                <w:sz w:val="16"/>
                <w:szCs w:val="16"/>
              </w:rPr>
            </w:pPr>
            <w:hyperlink r:id="rId2589" w:history="1">
              <w:r w:rsidR="00165E3E">
                <w:rPr>
                  <w:rStyle w:val="Hyperlink"/>
                  <w:b/>
                  <w:bCs/>
                  <w:sz w:val="16"/>
                  <w:szCs w:val="16"/>
                </w:rPr>
                <w:t>Rel-15</w:t>
              </w:r>
            </w:hyperlink>
          </w:p>
        </w:tc>
        <w:tc>
          <w:tcPr>
            <w:tcW w:w="2793" w:type="dxa"/>
          </w:tcPr>
          <w:p w14:paraId="2CC47202" w14:textId="267849DE" w:rsidR="00165E3E" w:rsidRPr="0072194D" w:rsidRDefault="00603E09" w:rsidP="00165E3E">
            <w:pPr>
              <w:rPr>
                <w:rFonts w:ascii="Times New Roman" w:hAnsi="Times New Roman"/>
                <w:bCs/>
                <w:sz w:val="16"/>
                <w:szCs w:val="16"/>
              </w:rPr>
            </w:pPr>
            <w:hyperlink r:id="rId2590" w:history="1">
              <w:r w:rsidR="00165E3E">
                <w:rPr>
                  <w:rStyle w:val="Hyperlink"/>
                  <w:b/>
                  <w:bCs/>
                  <w:sz w:val="16"/>
                  <w:szCs w:val="16"/>
                </w:rPr>
                <w:t>NR_newRAT-Core</w:t>
              </w:r>
            </w:hyperlink>
          </w:p>
        </w:tc>
        <w:tc>
          <w:tcPr>
            <w:tcW w:w="1088" w:type="dxa"/>
          </w:tcPr>
          <w:p w14:paraId="0756840E" w14:textId="68E96471"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1D14D1F3" w14:textId="5CBF4101" w:rsidR="00165E3E" w:rsidRPr="0072194D" w:rsidRDefault="00165E3E" w:rsidP="00165E3E">
            <w:pPr>
              <w:rPr>
                <w:rFonts w:ascii="Times New Roman" w:hAnsi="Times New Roman"/>
                <w:sz w:val="16"/>
                <w:szCs w:val="16"/>
              </w:rPr>
            </w:pPr>
            <w:r>
              <w:rPr>
                <w:rFonts w:ascii="Arial" w:hAnsi="Arial" w:cs="Arial"/>
                <w:sz w:val="16"/>
                <w:szCs w:val="16"/>
              </w:rPr>
              <w:t>RAN4</w:t>
            </w:r>
          </w:p>
        </w:tc>
        <w:tc>
          <w:tcPr>
            <w:tcW w:w="1023" w:type="dxa"/>
          </w:tcPr>
          <w:p w14:paraId="42C707FB" w14:textId="302DAA2B"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688A0491" w14:textId="62E5EF30"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11DE2D75" w14:textId="77777777" w:rsidR="00165E3E" w:rsidRPr="0072194D" w:rsidRDefault="00165E3E" w:rsidP="00165E3E">
            <w:pPr>
              <w:rPr>
                <w:rFonts w:ascii="Times New Roman" w:hAnsi="Times New Roman"/>
                <w:sz w:val="16"/>
                <w:szCs w:val="16"/>
              </w:rPr>
            </w:pPr>
          </w:p>
        </w:tc>
      </w:tr>
      <w:tr w:rsidR="00165E3E" w:rsidRPr="0072194D" w14:paraId="291F2B7A" w14:textId="77777777" w:rsidTr="00B42881">
        <w:trPr>
          <w:trHeight w:val="20"/>
          <w:jc w:val="center"/>
        </w:trPr>
        <w:tc>
          <w:tcPr>
            <w:tcW w:w="1102" w:type="dxa"/>
          </w:tcPr>
          <w:p w14:paraId="15889C9D" w14:textId="220CD014" w:rsidR="00165E3E" w:rsidRPr="0072194D" w:rsidRDefault="00603E09" w:rsidP="00165E3E">
            <w:pPr>
              <w:rPr>
                <w:rFonts w:ascii="Times New Roman" w:hAnsi="Times New Roman"/>
                <w:sz w:val="16"/>
                <w:szCs w:val="16"/>
              </w:rPr>
            </w:pPr>
            <w:hyperlink r:id="rId2591" w:history="1">
              <w:r w:rsidR="00165E3E" w:rsidRPr="0072194D">
                <w:rPr>
                  <w:rStyle w:val="Hyperlink"/>
                  <w:rFonts w:ascii="Times New Roman" w:hAnsi="Times New Roman"/>
                  <w:b/>
                  <w:bCs/>
                  <w:sz w:val="16"/>
                  <w:szCs w:val="16"/>
                </w:rPr>
                <w:t>R1-1805761</w:t>
              </w:r>
            </w:hyperlink>
          </w:p>
        </w:tc>
        <w:tc>
          <w:tcPr>
            <w:tcW w:w="2707" w:type="dxa"/>
          </w:tcPr>
          <w:p w14:paraId="34ECFA25" w14:textId="609755D9" w:rsidR="00165E3E" w:rsidRPr="0072194D" w:rsidRDefault="00165E3E" w:rsidP="00165E3E">
            <w:pPr>
              <w:rPr>
                <w:rFonts w:ascii="Times New Roman" w:hAnsi="Times New Roman"/>
                <w:sz w:val="16"/>
                <w:szCs w:val="16"/>
              </w:rPr>
            </w:pPr>
            <w:r w:rsidRPr="0072194D">
              <w:rPr>
                <w:rFonts w:ascii="Times New Roman" w:hAnsi="Times New Roman"/>
                <w:sz w:val="16"/>
                <w:szCs w:val="16"/>
              </w:rPr>
              <w:t>Reply LS on RAN1 on Beam- and Cell- Radio-Link-Monitoring</w:t>
            </w:r>
          </w:p>
        </w:tc>
        <w:tc>
          <w:tcPr>
            <w:tcW w:w="1291" w:type="dxa"/>
          </w:tcPr>
          <w:p w14:paraId="02451F62" w14:textId="28C543B8" w:rsidR="00165E3E" w:rsidRPr="0072194D" w:rsidRDefault="00165E3E" w:rsidP="00165E3E">
            <w:pPr>
              <w:rPr>
                <w:rFonts w:ascii="Times New Roman" w:hAnsi="Times New Roman"/>
                <w:sz w:val="16"/>
                <w:szCs w:val="16"/>
              </w:rPr>
            </w:pPr>
            <w:r w:rsidRPr="0072194D">
              <w:rPr>
                <w:rFonts w:ascii="Times New Roman" w:hAnsi="Times New Roman"/>
                <w:sz w:val="16"/>
                <w:szCs w:val="16"/>
              </w:rPr>
              <w:t>RAN1, Intel</w:t>
            </w:r>
          </w:p>
        </w:tc>
        <w:tc>
          <w:tcPr>
            <w:tcW w:w="818" w:type="dxa"/>
          </w:tcPr>
          <w:p w14:paraId="30D1A016" w14:textId="2D8EEFEF" w:rsidR="00165E3E" w:rsidRPr="0072194D" w:rsidRDefault="00603E09" w:rsidP="00165E3E">
            <w:pPr>
              <w:rPr>
                <w:rFonts w:ascii="Times New Roman" w:hAnsi="Times New Roman"/>
                <w:sz w:val="16"/>
                <w:szCs w:val="16"/>
              </w:rPr>
            </w:pPr>
            <w:hyperlink r:id="rId2592" w:history="1">
              <w:r w:rsidR="00165E3E">
                <w:rPr>
                  <w:rStyle w:val="Hyperlink"/>
                  <w:b/>
                  <w:bCs/>
                  <w:sz w:val="16"/>
                  <w:szCs w:val="16"/>
                </w:rPr>
                <w:t>Rel-15</w:t>
              </w:r>
            </w:hyperlink>
          </w:p>
        </w:tc>
        <w:tc>
          <w:tcPr>
            <w:tcW w:w="2793" w:type="dxa"/>
          </w:tcPr>
          <w:p w14:paraId="74F72948" w14:textId="6FB6A0F0" w:rsidR="00165E3E" w:rsidRPr="0072194D" w:rsidRDefault="00603E09" w:rsidP="00165E3E">
            <w:pPr>
              <w:rPr>
                <w:rFonts w:ascii="Times New Roman" w:hAnsi="Times New Roman"/>
                <w:sz w:val="16"/>
                <w:szCs w:val="16"/>
              </w:rPr>
            </w:pPr>
            <w:hyperlink r:id="rId2593" w:history="1">
              <w:r w:rsidR="00165E3E">
                <w:rPr>
                  <w:rStyle w:val="Hyperlink"/>
                  <w:b/>
                  <w:bCs/>
                  <w:sz w:val="16"/>
                  <w:szCs w:val="16"/>
                </w:rPr>
                <w:t>NR_newRAT-Core</w:t>
              </w:r>
            </w:hyperlink>
          </w:p>
        </w:tc>
        <w:tc>
          <w:tcPr>
            <w:tcW w:w="1088" w:type="dxa"/>
          </w:tcPr>
          <w:p w14:paraId="48F7B654" w14:textId="2A15EDCA" w:rsidR="00165E3E" w:rsidRPr="0072194D" w:rsidRDefault="00165E3E" w:rsidP="00165E3E">
            <w:pPr>
              <w:rPr>
                <w:rFonts w:ascii="Times New Roman" w:hAnsi="Times New Roman"/>
                <w:sz w:val="16"/>
                <w:szCs w:val="16"/>
              </w:rPr>
            </w:pPr>
            <w:r>
              <w:rPr>
                <w:rFonts w:ascii="Arial" w:hAnsi="Arial" w:cs="Arial"/>
                <w:sz w:val="16"/>
                <w:szCs w:val="16"/>
              </w:rPr>
              <w:t>R2-1804066</w:t>
            </w:r>
          </w:p>
        </w:tc>
        <w:tc>
          <w:tcPr>
            <w:tcW w:w="1023" w:type="dxa"/>
          </w:tcPr>
          <w:p w14:paraId="621A8211" w14:textId="265020B2"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2DFC9FF1" w14:textId="6B031CFC"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4F90AB41" w14:textId="717BE4F5"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7C06BA1F" w14:textId="77777777" w:rsidR="00165E3E" w:rsidRPr="0072194D" w:rsidRDefault="00165E3E" w:rsidP="00165E3E">
            <w:pPr>
              <w:rPr>
                <w:rFonts w:ascii="Times New Roman" w:hAnsi="Times New Roman"/>
                <w:sz w:val="16"/>
                <w:szCs w:val="16"/>
              </w:rPr>
            </w:pPr>
          </w:p>
        </w:tc>
      </w:tr>
      <w:tr w:rsidR="00165E3E" w:rsidRPr="0072194D" w14:paraId="37C3101F" w14:textId="77777777" w:rsidTr="00B42881">
        <w:trPr>
          <w:trHeight w:val="20"/>
          <w:jc w:val="center"/>
        </w:trPr>
        <w:tc>
          <w:tcPr>
            <w:tcW w:w="1102" w:type="dxa"/>
          </w:tcPr>
          <w:p w14:paraId="2BD3B6AC" w14:textId="32C3B42C" w:rsidR="00165E3E" w:rsidRPr="0072194D" w:rsidRDefault="00603E09" w:rsidP="00165E3E">
            <w:pPr>
              <w:rPr>
                <w:rFonts w:ascii="Times New Roman" w:hAnsi="Times New Roman"/>
                <w:bCs/>
                <w:sz w:val="16"/>
                <w:szCs w:val="16"/>
              </w:rPr>
            </w:pPr>
            <w:hyperlink r:id="rId2594" w:history="1">
              <w:r w:rsidR="00165E3E" w:rsidRPr="0072194D">
                <w:rPr>
                  <w:rStyle w:val="Hyperlink"/>
                  <w:rFonts w:ascii="Times New Roman" w:hAnsi="Times New Roman"/>
                  <w:b/>
                  <w:bCs/>
                  <w:sz w:val="16"/>
                  <w:szCs w:val="16"/>
                </w:rPr>
                <w:t>R1-1805762</w:t>
              </w:r>
            </w:hyperlink>
          </w:p>
        </w:tc>
        <w:tc>
          <w:tcPr>
            <w:tcW w:w="2707" w:type="dxa"/>
          </w:tcPr>
          <w:p w14:paraId="7413A5AB" w14:textId="18E3DD05" w:rsidR="00165E3E" w:rsidRPr="0072194D" w:rsidRDefault="00165E3E" w:rsidP="00165E3E">
            <w:pPr>
              <w:rPr>
                <w:rFonts w:ascii="Times New Roman" w:hAnsi="Times New Roman"/>
                <w:sz w:val="16"/>
                <w:szCs w:val="16"/>
              </w:rPr>
            </w:pPr>
            <w:r w:rsidRPr="0072194D">
              <w:rPr>
                <w:rFonts w:ascii="Times New Roman" w:hAnsi="Times New Roman"/>
                <w:sz w:val="16"/>
                <w:szCs w:val="16"/>
              </w:rPr>
              <w:t>Reply LS on RAN2 agreements on RRM</w:t>
            </w:r>
          </w:p>
        </w:tc>
        <w:tc>
          <w:tcPr>
            <w:tcW w:w="1291" w:type="dxa"/>
          </w:tcPr>
          <w:p w14:paraId="30C79260" w14:textId="78A2C4E8" w:rsidR="00165E3E" w:rsidRPr="0072194D" w:rsidRDefault="00165E3E" w:rsidP="00165E3E">
            <w:pPr>
              <w:rPr>
                <w:rFonts w:ascii="Times New Roman" w:hAnsi="Times New Roman"/>
                <w:sz w:val="16"/>
                <w:szCs w:val="16"/>
              </w:rPr>
            </w:pPr>
            <w:r w:rsidRPr="0072194D">
              <w:rPr>
                <w:rFonts w:ascii="Times New Roman" w:hAnsi="Times New Roman"/>
                <w:sz w:val="16"/>
                <w:szCs w:val="16"/>
              </w:rPr>
              <w:t>RAN1, Huawei</w:t>
            </w:r>
          </w:p>
        </w:tc>
        <w:tc>
          <w:tcPr>
            <w:tcW w:w="818" w:type="dxa"/>
          </w:tcPr>
          <w:p w14:paraId="73472D16" w14:textId="5F975D84" w:rsidR="00165E3E" w:rsidRPr="0072194D" w:rsidRDefault="00603E09" w:rsidP="00165E3E">
            <w:pPr>
              <w:rPr>
                <w:rFonts w:ascii="Times New Roman" w:hAnsi="Times New Roman"/>
                <w:bCs/>
                <w:sz w:val="16"/>
                <w:szCs w:val="16"/>
              </w:rPr>
            </w:pPr>
            <w:hyperlink r:id="rId2595" w:history="1">
              <w:r w:rsidR="00165E3E">
                <w:rPr>
                  <w:rStyle w:val="Hyperlink"/>
                  <w:b/>
                  <w:bCs/>
                  <w:sz w:val="16"/>
                  <w:szCs w:val="16"/>
                </w:rPr>
                <w:t>Rel-15</w:t>
              </w:r>
            </w:hyperlink>
          </w:p>
        </w:tc>
        <w:tc>
          <w:tcPr>
            <w:tcW w:w="2793" w:type="dxa"/>
          </w:tcPr>
          <w:p w14:paraId="0C999863" w14:textId="4C49087B" w:rsidR="00165E3E" w:rsidRPr="0072194D" w:rsidRDefault="00603E09" w:rsidP="00165E3E">
            <w:pPr>
              <w:rPr>
                <w:rFonts w:ascii="Times New Roman" w:hAnsi="Times New Roman"/>
                <w:bCs/>
                <w:sz w:val="16"/>
                <w:szCs w:val="16"/>
              </w:rPr>
            </w:pPr>
            <w:hyperlink r:id="rId2596" w:history="1">
              <w:r w:rsidR="00165E3E">
                <w:rPr>
                  <w:rStyle w:val="Hyperlink"/>
                  <w:b/>
                  <w:bCs/>
                  <w:sz w:val="16"/>
                  <w:szCs w:val="16"/>
                </w:rPr>
                <w:t>NR_newRAT-Core</w:t>
              </w:r>
            </w:hyperlink>
          </w:p>
        </w:tc>
        <w:tc>
          <w:tcPr>
            <w:tcW w:w="1088" w:type="dxa"/>
          </w:tcPr>
          <w:p w14:paraId="7B77B6F3" w14:textId="390B7D1F"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3AB26FD4" w14:textId="08CBDA51"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6A78F30D" w14:textId="0F8316EB"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3D112E29" w14:textId="3312DF68"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5724BF13" w14:textId="77777777" w:rsidR="00165E3E" w:rsidRPr="0072194D" w:rsidRDefault="00165E3E" w:rsidP="00165E3E">
            <w:pPr>
              <w:rPr>
                <w:rFonts w:ascii="Times New Roman" w:hAnsi="Times New Roman"/>
                <w:sz w:val="16"/>
                <w:szCs w:val="16"/>
              </w:rPr>
            </w:pPr>
          </w:p>
        </w:tc>
      </w:tr>
      <w:tr w:rsidR="00165E3E" w:rsidRPr="0072194D" w14:paraId="75209F03" w14:textId="77777777" w:rsidTr="00B42881">
        <w:trPr>
          <w:trHeight w:val="20"/>
          <w:jc w:val="center"/>
        </w:trPr>
        <w:tc>
          <w:tcPr>
            <w:tcW w:w="1102" w:type="dxa"/>
          </w:tcPr>
          <w:p w14:paraId="514E5565" w14:textId="1768EC0C" w:rsidR="00165E3E" w:rsidRPr="0072194D" w:rsidRDefault="00603E09" w:rsidP="00165E3E">
            <w:pPr>
              <w:rPr>
                <w:rFonts w:ascii="Times New Roman" w:hAnsi="Times New Roman"/>
                <w:bCs/>
                <w:sz w:val="16"/>
                <w:szCs w:val="16"/>
              </w:rPr>
            </w:pPr>
            <w:hyperlink r:id="rId2597" w:history="1">
              <w:r w:rsidR="00165E3E" w:rsidRPr="0072194D">
                <w:rPr>
                  <w:rStyle w:val="Hyperlink"/>
                  <w:rFonts w:ascii="Times New Roman" w:hAnsi="Times New Roman"/>
                  <w:b/>
                  <w:bCs/>
                  <w:sz w:val="16"/>
                  <w:szCs w:val="16"/>
                </w:rPr>
                <w:t>R1-1805763</w:t>
              </w:r>
            </w:hyperlink>
          </w:p>
        </w:tc>
        <w:tc>
          <w:tcPr>
            <w:tcW w:w="2707" w:type="dxa"/>
          </w:tcPr>
          <w:p w14:paraId="452EDF41" w14:textId="2F345443" w:rsidR="00165E3E" w:rsidRPr="0072194D" w:rsidRDefault="00165E3E" w:rsidP="00165E3E">
            <w:pPr>
              <w:rPr>
                <w:rFonts w:ascii="Times New Roman" w:hAnsi="Times New Roman"/>
                <w:sz w:val="16"/>
                <w:szCs w:val="16"/>
              </w:rPr>
            </w:pPr>
            <w:r w:rsidRPr="0072194D">
              <w:rPr>
                <w:rFonts w:ascii="Times New Roman" w:hAnsi="Times New Roman"/>
                <w:sz w:val="16"/>
                <w:szCs w:val="16"/>
              </w:rPr>
              <w:t>LS for supporting aperiodic TRS</w:t>
            </w:r>
          </w:p>
        </w:tc>
        <w:tc>
          <w:tcPr>
            <w:tcW w:w="1291" w:type="dxa"/>
          </w:tcPr>
          <w:p w14:paraId="3237991B" w14:textId="05916842" w:rsidR="00165E3E" w:rsidRPr="0072194D" w:rsidRDefault="00165E3E" w:rsidP="00165E3E">
            <w:pPr>
              <w:rPr>
                <w:rFonts w:ascii="Times New Roman" w:hAnsi="Times New Roman"/>
                <w:sz w:val="16"/>
                <w:szCs w:val="16"/>
              </w:rPr>
            </w:pPr>
            <w:r w:rsidRPr="0072194D">
              <w:rPr>
                <w:rFonts w:ascii="Times New Roman" w:hAnsi="Times New Roman"/>
                <w:sz w:val="16"/>
                <w:szCs w:val="16"/>
              </w:rPr>
              <w:t>RAN1, AT&amp;T</w:t>
            </w:r>
          </w:p>
        </w:tc>
        <w:tc>
          <w:tcPr>
            <w:tcW w:w="818" w:type="dxa"/>
          </w:tcPr>
          <w:p w14:paraId="19F96825" w14:textId="4CEB8BE9" w:rsidR="00165E3E" w:rsidRPr="0072194D" w:rsidRDefault="00603E09" w:rsidP="00165E3E">
            <w:pPr>
              <w:rPr>
                <w:rFonts w:ascii="Times New Roman" w:hAnsi="Times New Roman"/>
                <w:bCs/>
                <w:sz w:val="16"/>
                <w:szCs w:val="16"/>
              </w:rPr>
            </w:pPr>
            <w:hyperlink r:id="rId2598" w:history="1">
              <w:r w:rsidR="00165E3E">
                <w:rPr>
                  <w:rStyle w:val="Hyperlink"/>
                  <w:b/>
                  <w:bCs/>
                  <w:sz w:val="16"/>
                  <w:szCs w:val="16"/>
                </w:rPr>
                <w:t>Rel-15</w:t>
              </w:r>
            </w:hyperlink>
          </w:p>
        </w:tc>
        <w:tc>
          <w:tcPr>
            <w:tcW w:w="2793" w:type="dxa"/>
          </w:tcPr>
          <w:p w14:paraId="101D03EC" w14:textId="28D722BD" w:rsidR="00165E3E" w:rsidRPr="0072194D" w:rsidRDefault="00603E09" w:rsidP="00165E3E">
            <w:pPr>
              <w:rPr>
                <w:rFonts w:ascii="Times New Roman" w:hAnsi="Times New Roman"/>
                <w:bCs/>
                <w:sz w:val="16"/>
                <w:szCs w:val="16"/>
              </w:rPr>
            </w:pPr>
            <w:hyperlink r:id="rId2599" w:history="1">
              <w:r w:rsidR="00165E3E">
                <w:rPr>
                  <w:rStyle w:val="Hyperlink"/>
                  <w:b/>
                  <w:bCs/>
                  <w:sz w:val="16"/>
                  <w:szCs w:val="16"/>
                </w:rPr>
                <w:t>NR_newRAT-Core</w:t>
              </w:r>
            </w:hyperlink>
          </w:p>
        </w:tc>
        <w:tc>
          <w:tcPr>
            <w:tcW w:w="1088" w:type="dxa"/>
          </w:tcPr>
          <w:p w14:paraId="442C3C37" w14:textId="76116ECC"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700EEEC2" w14:textId="15D47608"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07EA6E15" w14:textId="12C0D65E"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478DDACB" w14:textId="0AEC963D"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280F7C4F" w14:textId="77777777" w:rsidR="00165E3E" w:rsidRPr="0072194D" w:rsidRDefault="00165E3E" w:rsidP="00165E3E">
            <w:pPr>
              <w:rPr>
                <w:rFonts w:ascii="Times New Roman" w:hAnsi="Times New Roman"/>
                <w:sz w:val="16"/>
                <w:szCs w:val="16"/>
              </w:rPr>
            </w:pPr>
          </w:p>
        </w:tc>
      </w:tr>
      <w:tr w:rsidR="00165E3E" w:rsidRPr="0072194D" w14:paraId="4D4AB34E" w14:textId="77777777" w:rsidTr="00B42881">
        <w:trPr>
          <w:trHeight w:val="20"/>
          <w:jc w:val="center"/>
        </w:trPr>
        <w:tc>
          <w:tcPr>
            <w:tcW w:w="1102" w:type="dxa"/>
          </w:tcPr>
          <w:p w14:paraId="7F813EC1" w14:textId="36595E41" w:rsidR="00165E3E" w:rsidRPr="0072194D" w:rsidRDefault="00603E09" w:rsidP="00165E3E">
            <w:pPr>
              <w:rPr>
                <w:rFonts w:ascii="Times New Roman" w:hAnsi="Times New Roman"/>
                <w:bCs/>
                <w:sz w:val="16"/>
                <w:szCs w:val="16"/>
              </w:rPr>
            </w:pPr>
            <w:hyperlink r:id="rId2600" w:history="1">
              <w:r w:rsidR="00165E3E" w:rsidRPr="0072194D">
                <w:rPr>
                  <w:rStyle w:val="Hyperlink"/>
                  <w:rFonts w:ascii="Times New Roman" w:hAnsi="Times New Roman"/>
                  <w:b/>
                  <w:bCs/>
                  <w:sz w:val="16"/>
                  <w:szCs w:val="16"/>
                </w:rPr>
                <w:t>R1-1805765</w:t>
              </w:r>
            </w:hyperlink>
          </w:p>
        </w:tc>
        <w:tc>
          <w:tcPr>
            <w:tcW w:w="2707" w:type="dxa"/>
          </w:tcPr>
          <w:p w14:paraId="1C517E4E" w14:textId="1D81B8E2"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RAN1 input to TS38.300</w:t>
            </w:r>
          </w:p>
        </w:tc>
        <w:tc>
          <w:tcPr>
            <w:tcW w:w="1291" w:type="dxa"/>
          </w:tcPr>
          <w:p w14:paraId="7D674A7A" w14:textId="149E84B4" w:rsidR="00165E3E" w:rsidRPr="0072194D" w:rsidRDefault="00165E3E" w:rsidP="00165E3E">
            <w:pPr>
              <w:rPr>
                <w:rFonts w:ascii="Times New Roman" w:hAnsi="Times New Roman"/>
                <w:sz w:val="16"/>
                <w:szCs w:val="16"/>
              </w:rPr>
            </w:pPr>
            <w:r w:rsidRPr="0072194D">
              <w:rPr>
                <w:rFonts w:ascii="Times New Roman" w:hAnsi="Times New Roman"/>
                <w:sz w:val="16"/>
                <w:szCs w:val="16"/>
              </w:rPr>
              <w:t>RAN1, Nokia</w:t>
            </w:r>
          </w:p>
        </w:tc>
        <w:tc>
          <w:tcPr>
            <w:tcW w:w="818" w:type="dxa"/>
          </w:tcPr>
          <w:p w14:paraId="7EA129D8" w14:textId="03634643" w:rsidR="00165E3E" w:rsidRPr="0072194D" w:rsidRDefault="00603E09" w:rsidP="00165E3E">
            <w:pPr>
              <w:rPr>
                <w:rFonts w:ascii="Times New Roman" w:hAnsi="Times New Roman"/>
                <w:bCs/>
                <w:sz w:val="16"/>
                <w:szCs w:val="16"/>
              </w:rPr>
            </w:pPr>
            <w:hyperlink r:id="rId2601" w:history="1">
              <w:r w:rsidR="00165E3E">
                <w:rPr>
                  <w:rStyle w:val="Hyperlink"/>
                  <w:b/>
                  <w:bCs/>
                  <w:sz w:val="16"/>
                  <w:szCs w:val="16"/>
                </w:rPr>
                <w:t>Rel-15</w:t>
              </w:r>
            </w:hyperlink>
          </w:p>
        </w:tc>
        <w:tc>
          <w:tcPr>
            <w:tcW w:w="2793" w:type="dxa"/>
          </w:tcPr>
          <w:p w14:paraId="07CF49AB" w14:textId="605C6E25" w:rsidR="00165E3E" w:rsidRPr="0072194D" w:rsidRDefault="00603E09" w:rsidP="00165E3E">
            <w:pPr>
              <w:rPr>
                <w:rFonts w:ascii="Times New Roman" w:hAnsi="Times New Roman"/>
                <w:bCs/>
                <w:sz w:val="16"/>
                <w:szCs w:val="16"/>
              </w:rPr>
            </w:pPr>
            <w:hyperlink r:id="rId2602" w:history="1">
              <w:r w:rsidR="00165E3E">
                <w:rPr>
                  <w:rStyle w:val="Hyperlink"/>
                  <w:b/>
                  <w:bCs/>
                  <w:sz w:val="16"/>
                  <w:szCs w:val="16"/>
                </w:rPr>
                <w:t>NR_newRAT-Core</w:t>
              </w:r>
            </w:hyperlink>
          </w:p>
        </w:tc>
        <w:tc>
          <w:tcPr>
            <w:tcW w:w="1088" w:type="dxa"/>
          </w:tcPr>
          <w:p w14:paraId="3649E4E3" w14:textId="314C5D94"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4BDEA20B" w14:textId="59AED22D"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36FB6813" w14:textId="22C1F944"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65D45FD7" w14:textId="06847548"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1F6DAB20" w14:textId="77777777" w:rsidR="00165E3E" w:rsidRPr="0072194D" w:rsidRDefault="00165E3E" w:rsidP="00165E3E">
            <w:pPr>
              <w:rPr>
                <w:rFonts w:ascii="Times New Roman" w:hAnsi="Times New Roman"/>
                <w:sz w:val="16"/>
                <w:szCs w:val="16"/>
              </w:rPr>
            </w:pPr>
          </w:p>
        </w:tc>
      </w:tr>
      <w:tr w:rsidR="00165E3E" w:rsidRPr="0072194D" w14:paraId="3777B6B6" w14:textId="77777777" w:rsidTr="00B42881">
        <w:trPr>
          <w:trHeight w:val="20"/>
          <w:jc w:val="center"/>
        </w:trPr>
        <w:tc>
          <w:tcPr>
            <w:tcW w:w="1102" w:type="dxa"/>
          </w:tcPr>
          <w:p w14:paraId="45CD9885" w14:textId="2055B5A0" w:rsidR="00165E3E" w:rsidRPr="0072194D" w:rsidRDefault="00603E09" w:rsidP="00165E3E">
            <w:pPr>
              <w:rPr>
                <w:rFonts w:ascii="Times New Roman" w:hAnsi="Times New Roman"/>
                <w:bCs/>
                <w:sz w:val="16"/>
                <w:szCs w:val="16"/>
              </w:rPr>
            </w:pPr>
            <w:hyperlink r:id="rId2603" w:history="1">
              <w:r w:rsidR="00165E3E" w:rsidRPr="0072194D">
                <w:rPr>
                  <w:rStyle w:val="Hyperlink"/>
                  <w:rFonts w:ascii="Times New Roman" w:hAnsi="Times New Roman"/>
                  <w:b/>
                  <w:bCs/>
                  <w:sz w:val="16"/>
                  <w:szCs w:val="16"/>
                </w:rPr>
                <w:t>R1-1805766</w:t>
              </w:r>
            </w:hyperlink>
          </w:p>
        </w:tc>
        <w:tc>
          <w:tcPr>
            <w:tcW w:w="2707" w:type="dxa"/>
          </w:tcPr>
          <w:p w14:paraId="7B60F058" w14:textId="13257280" w:rsidR="00165E3E" w:rsidRPr="0072194D" w:rsidRDefault="00165E3E" w:rsidP="00165E3E">
            <w:pPr>
              <w:rPr>
                <w:rFonts w:ascii="Times New Roman" w:hAnsi="Times New Roman"/>
                <w:sz w:val="16"/>
                <w:szCs w:val="16"/>
              </w:rPr>
            </w:pPr>
            <w:r w:rsidRPr="0072194D">
              <w:rPr>
                <w:rFonts w:ascii="Times New Roman" w:hAnsi="Times New Roman"/>
                <w:sz w:val="16"/>
                <w:szCs w:val="16"/>
              </w:rPr>
              <w:t>LS on RRC parameters for NR</w:t>
            </w:r>
          </w:p>
        </w:tc>
        <w:tc>
          <w:tcPr>
            <w:tcW w:w="1291" w:type="dxa"/>
          </w:tcPr>
          <w:p w14:paraId="50F14B7D" w14:textId="1EA654E5" w:rsidR="00165E3E" w:rsidRPr="0072194D" w:rsidRDefault="00165E3E" w:rsidP="00165E3E">
            <w:pPr>
              <w:rPr>
                <w:rFonts w:ascii="Times New Roman" w:hAnsi="Times New Roman"/>
                <w:sz w:val="16"/>
                <w:szCs w:val="16"/>
              </w:rPr>
            </w:pPr>
            <w:r w:rsidRPr="0072194D">
              <w:rPr>
                <w:rFonts w:ascii="Times New Roman" w:hAnsi="Times New Roman"/>
                <w:sz w:val="16"/>
                <w:szCs w:val="16"/>
              </w:rPr>
              <w:t>RAN1, Ericsson</w:t>
            </w:r>
          </w:p>
        </w:tc>
        <w:tc>
          <w:tcPr>
            <w:tcW w:w="818" w:type="dxa"/>
          </w:tcPr>
          <w:p w14:paraId="53E9ED6D" w14:textId="128B18F0" w:rsidR="00165E3E" w:rsidRPr="0072194D" w:rsidRDefault="00603E09" w:rsidP="00165E3E">
            <w:pPr>
              <w:rPr>
                <w:rFonts w:ascii="Times New Roman" w:hAnsi="Times New Roman"/>
                <w:bCs/>
                <w:sz w:val="16"/>
                <w:szCs w:val="16"/>
              </w:rPr>
            </w:pPr>
            <w:hyperlink r:id="rId2604" w:history="1">
              <w:r w:rsidR="00165E3E">
                <w:rPr>
                  <w:rStyle w:val="Hyperlink"/>
                  <w:b/>
                  <w:bCs/>
                  <w:sz w:val="16"/>
                  <w:szCs w:val="16"/>
                </w:rPr>
                <w:t>Rel-15</w:t>
              </w:r>
            </w:hyperlink>
          </w:p>
        </w:tc>
        <w:tc>
          <w:tcPr>
            <w:tcW w:w="2793" w:type="dxa"/>
          </w:tcPr>
          <w:p w14:paraId="50464178" w14:textId="54FA7834" w:rsidR="00165E3E" w:rsidRPr="0072194D" w:rsidRDefault="00603E09" w:rsidP="00165E3E">
            <w:pPr>
              <w:rPr>
                <w:rFonts w:ascii="Times New Roman" w:hAnsi="Times New Roman"/>
                <w:bCs/>
                <w:sz w:val="16"/>
                <w:szCs w:val="16"/>
              </w:rPr>
            </w:pPr>
            <w:hyperlink r:id="rId2605" w:history="1">
              <w:r w:rsidR="00165E3E">
                <w:rPr>
                  <w:rStyle w:val="Hyperlink"/>
                  <w:b/>
                  <w:bCs/>
                  <w:sz w:val="16"/>
                  <w:szCs w:val="16"/>
                </w:rPr>
                <w:t>NR_newRAT-Core</w:t>
              </w:r>
            </w:hyperlink>
          </w:p>
        </w:tc>
        <w:tc>
          <w:tcPr>
            <w:tcW w:w="1088" w:type="dxa"/>
          </w:tcPr>
          <w:p w14:paraId="324A6E63" w14:textId="2293FAE3" w:rsidR="00165E3E" w:rsidRPr="0072194D" w:rsidRDefault="00165E3E" w:rsidP="00165E3E">
            <w:pPr>
              <w:rPr>
                <w:rFonts w:ascii="Times New Roman" w:hAnsi="Times New Roman"/>
                <w:sz w:val="16"/>
                <w:szCs w:val="16"/>
              </w:rPr>
            </w:pPr>
            <w:r>
              <w:rPr>
                <w:rFonts w:ascii="Arial" w:hAnsi="Arial" w:cs="Arial"/>
                <w:sz w:val="16"/>
                <w:szCs w:val="16"/>
              </w:rPr>
              <w:t> </w:t>
            </w:r>
          </w:p>
        </w:tc>
        <w:tc>
          <w:tcPr>
            <w:tcW w:w="1023" w:type="dxa"/>
          </w:tcPr>
          <w:p w14:paraId="6C79A4FA" w14:textId="220CA4FE" w:rsidR="00165E3E" w:rsidRPr="0072194D" w:rsidRDefault="00165E3E" w:rsidP="00165E3E">
            <w:pPr>
              <w:rPr>
                <w:rFonts w:ascii="Times New Roman" w:hAnsi="Times New Roman"/>
                <w:sz w:val="16"/>
                <w:szCs w:val="16"/>
              </w:rPr>
            </w:pPr>
            <w:r>
              <w:rPr>
                <w:rFonts w:ascii="Arial" w:hAnsi="Arial" w:cs="Arial"/>
                <w:sz w:val="16"/>
                <w:szCs w:val="16"/>
              </w:rPr>
              <w:t>RAN2</w:t>
            </w:r>
          </w:p>
        </w:tc>
        <w:tc>
          <w:tcPr>
            <w:tcW w:w="1023" w:type="dxa"/>
          </w:tcPr>
          <w:p w14:paraId="11BB02EF" w14:textId="5A226589" w:rsidR="00165E3E" w:rsidRPr="0072194D" w:rsidRDefault="00165E3E" w:rsidP="00165E3E">
            <w:pPr>
              <w:rPr>
                <w:rFonts w:ascii="Times New Roman" w:hAnsi="Times New Roman"/>
                <w:sz w:val="16"/>
                <w:szCs w:val="16"/>
              </w:rPr>
            </w:pPr>
            <w:r>
              <w:rPr>
                <w:rFonts w:ascii="Arial" w:hAnsi="Arial" w:cs="Arial"/>
                <w:sz w:val="16"/>
                <w:szCs w:val="16"/>
              </w:rPr>
              <w:t> </w:t>
            </w:r>
          </w:p>
        </w:tc>
        <w:tc>
          <w:tcPr>
            <w:tcW w:w="1138" w:type="dxa"/>
          </w:tcPr>
          <w:p w14:paraId="4E6C44E5" w14:textId="749E1A9F" w:rsidR="00165E3E" w:rsidRPr="0072194D" w:rsidRDefault="00165E3E" w:rsidP="00165E3E">
            <w:pPr>
              <w:rPr>
                <w:rFonts w:ascii="Times New Roman" w:hAnsi="Times New Roman"/>
                <w:sz w:val="16"/>
                <w:szCs w:val="16"/>
              </w:rPr>
            </w:pPr>
            <w:r>
              <w:rPr>
                <w:rFonts w:ascii="Arial" w:hAnsi="Arial" w:cs="Arial"/>
                <w:sz w:val="16"/>
                <w:szCs w:val="16"/>
              </w:rPr>
              <w:t> </w:t>
            </w:r>
          </w:p>
        </w:tc>
        <w:tc>
          <w:tcPr>
            <w:tcW w:w="1084" w:type="dxa"/>
          </w:tcPr>
          <w:p w14:paraId="2A9BD644" w14:textId="77777777" w:rsidR="00165E3E" w:rsidRPr="0072194D" w:rsidRDefault="00165E3E" w:rsidP="00165E3E">
            <w:pPr>
              <w:rPr>
                <w:rFonts w:ascii="Times New Roman" w:hAnsi="Times New Roman"/>
                <w:sz w:val="16"/>
                <w:szCs w:val="16"/>
              </w:rPr>
            </w:pPr>
          </w:p>
        </w:tc>
      </w:tr>
      <w:tr w:rsidR="00BA5771" w:rsidRPr="00BA5771" w14:paraId="0094987A" w14:textId="77777777" w:rsidTr="00B42881">
        <w:trPr>
          <w:trHeight w:val="20"/>
          <w:jc w:val="center"/>
        </w:trPr>
        <w:tc>
          <w:tcPr>
            <w:tcW w:w="1102" w:type="dxa"/>
          </w:tcPr>
          <w:p w14:paraId="1C12EB10" w14:textId="054959FC" w:rsidR="00BA5771" w:rsidRPr="00BA5771" w:rsidRDefault="00603E09" w:rsidP="00BA5771">
            <w:pPr>
              <w:rPr>
                <w:rFonts w:ascii="Times New Roman" w:hAnsi="Times New Roman"/>
                <w:sz w:val="16"/>
                <w:szCs w:val="16"/>
              </w:rPr>
            </w:pPr>
            <w:hyperlink r:id="rId2606" w:history="1">
              <w:r w:rsidR="00BA5771" w:rsidRPr="00BA5771">
                <w:rPr>
                  <w:rStyle w:val="Hyperlink"/>
                  <w:rFonts w:ascii="Times New Roman" w:hAnsi="Times New Roman"/>
                  <w:b/>
                  <w:bCs/>
                  <w:sz w:val="16"/>
                  <w:szCs w:val="16"/>
                </w:rPr>
                <w:t>R1-1805621</w:t>
              </w:r>
            </w:hyperlink>
          </w:p>
        </w:tc>
        <w:tc>
          <w:tcPr>
            <w:tcW w:w="2707" w:type="dxa"/>
          </w:tcPr>
          <w:p w14:paraId="1CD092D1" w14:textId="6A0DC0C8" w:rsidR="00BA5771" w:rsidRPr="00BA5771" w:rsidRDefault="00BA5771" w:rsidP="00BA5771">
            <w:pPr>
              <w:rPr>
                <w:rFonts w:ascii="Times New Roman" w:hAnsi="Times New Roman"/>
                <w:sz w:val="16"/>
                <w:szCs w:val="16"/>
              </w:rPr>
            </w:pPr>
            <w:r w:rsidRPr="00BA5771">
              <w:rPr>
                <w:rFonts w:ascii="Times New Roman" w:hAnsi="Times New Roman"/>
                <w:sz w:val="16"/>
                <w:szCs w:val="16"/>
              </w:rPr>
              <w:t>LS on time domain behavior of CSI-RS and CSI-IM</w:t>
            </w:r>
          </w:p>
        </w:tc>
        <w:tc>
          <w:tcPr>
            <w:tcW w:w="1291" w:type="dxa"/>
          </w:tcPr>
          <w:p w14:paraId="089D12C7" w14:textId="2CA9A740" w:rsidR="00BA5771" w:rsidRPr="00BA5771" w:rsidRDefault="00BA5771" w:rsidP="00BA5771">
            <w:pPr>
              <w:rPr>
                <w:rFonts w:ascii="Times New Roman" w:hAnsi="Times New Roman"/>
                <w:sz w:val="16"/>
                <w:szCs w:val="16"/>
              </w:rPr>
            </w:pPr>
            <w:r w:rsidRPr="00BA5771">
              <w:rPr>
                <w:rFonts w:ascii="Times New Roman" w:hAnsi="Times New Roman"/>
                <w:sz w:val="16"/>
                <w:szCs w:val="16"/>
              </w:rPr>
              <w:t>RAN1, ZTE</w:t>
            </w:r>
          </w:p>
        </w:tc>
        <w:tc>
          <w:tcPr>
            <w:tcW w:w="818" w:type="dxa"/>
          </w:tcPr>
          <w:p w14:paraId="0CE60E46" w14:textId="5BFB07A2" w:rsidR="00BA5771" w:rsidRPr="00BA5771" w:rsidRDefault="00603E09" w:rsidP="00BA5771">
            <w:pPr>
              <w:rPr>
                <w:rFonts w:ascii="Times New Roman" w:hAnsi="Times New Roman"/>
                <w:sz w:val="16"/>
                <w:szCs w:val="16"/>
              </w:rPr>
            </w:pPr>
            <w:hyperlink r:id="rId2607" w:history="1">
              <w:r w:rsidR="00BA5771" w:rsidRPr="00BA5771">
                <w:rPr>
                  <w:rStyle w:val="Hyperlink"/>
                  <w:rFonts w:ascii="Times New Roman" w:hAnsi="Times New Roman"/>
                  <w:b/>
                  <w:bCs/>
                  <w:sz w:val="16"/>
                  <w:szCs w:val="16"/>
                </w:rPr>
                <w:t>Rel-15</w:t>
              </w:r>
            </w:hyperlink>
          </w:p>
        </w:tc>
        <w:tc>
          <w:tcPr>
            <w:tcW w:w="2793" w:type="dxa"/>
          </w:tcPr>
          <w:p w14:paraId="70BE4CD2" w14:textId="2BFD2AF5" w:rsidR="00BA5771" w:rsidRPr="00BA5771" w:rsidRDefault="00BA5771" w:rsidP="00BA5771">
            <w:pPr>
              <w:rPr>
                <w:rFonts w:ascii="Times New Roman" w:hAnsi="Times New Roman"/>
                <w:sz w:val="16"/>
                <w:szCs w:val="16"/>
              </w:rPr>
            </w:pPr>
            <w:r w:rsidRPr="00BA5771">
              <w:rPr>
                <w:rFonts w:ascii="Times New Roman" w:hAnsi="Times New Roman"/>
                <w:b/>
                <w:bCs/>
                <w:color w:val="0000FF"/>
                <w:sz w:val="16"/>
                <w:szCs w:val="16"/>
                <w:u w:val="single"/>
              </w:rPr>
              <w:t>NR_newRAT-Core</w:t>
            </w:r>
          </w:p>
        </w:tc>
        <w:tc>
          <w:tcPr>
            <w:tcW w:w="1088" w:type="dxa"/>
          </w:tcPr>
          <w:p w14:paraId="4F9619BC" w14:textId="5B71C4AE" w:rsidR="00BA5771" w:rsidRPr="00BA5771" w:rsidRDefault="00BA5771" w:rsidP="00BA5771">
            <w:pPr>
              <w:rPr>
                <w:rFonts w:ascii="Times New Roman" w:hAnsi="Times New Roman"/>
                <w:sz w:val="16"/>
                <w:szCs w:val="16"/>
              </w:rPr>
            </w:pPr>
            <w:r w:rsidRPr="00BA5771">
              <w:rPr>
                <w:rFonts w:ascii="Times New Roman" w:hAnsi="Times New Roman"/>
                <w:sz w:val="16"/>
                <w:szCs w:val="16"/>
              </w:rPr>
              <w:t> </w:t>
            </w:r>
          </w:p>
        </w:tc>
        <w:tc>
          <w:tcPr>
            <w:tcW w:w="1023" w:type="dxa"/>
          </w:tcPr>
          <w:p w14:paraId="4C662E78" w14:textId="36931C1B" w:rsidR="00BA5771" w:rsidRPr="00BA5771" w:rsidRDefault="00BA5771" w:rsidP="00BA5771">
            <w:pPr>
              <w:rPr>
                <w:rFonts w:ascii="Times New Roman" w:hAnsi="Times New Roman"/>
                <w:sz w:val="16"/>
                <w:szCs w:val="16"/>
              </w:rPr>
            </w:pPr>
            <w:r w:rsidRPr="00BA5771">
              <w:rPr>
                <w:rFonts w:ascii="Times New Roman" w:hAnsi="Times New Roman"/>
                <w:sz w:val="16"/>
                <w:szCs w:val="16"/>
              </w:rPr>
              <w:t>RAN2</w:t>
            </w:r>
          </w:p>
        </w:tc>
        <w:tc>
          <w:tcPr>
            <w:tcW w:w="1023" w:type="dxa"/>
          </w:tcPr>
          <w:p w14:paraId="07117E06" w14:textId="77777777" w:rsidR="00BA5771" w:rsidRPr="00BA5771" w:rsidRDefault="00BA5771" w:rsidP="00BA5771">
            <w:pPr>
              <w:rPr>
                <w:rFonts w:ascii="Times New Roman" w:hAnsi="Times New Roman"/>
                <w:sz w:val="16"/>
                <w:szCs w:val="16"/>
              </w:rPr>
            </w:pPr>
          </w:p>
        </w:tc>
        <w:tc>
          <w:tcPr>
            <w:tcW w:w="1138" w:type="dxa"/>
          </w:tcPr>
          <w:p w14:paraId="451C6A25" w14:textId="77777777" w:rsidR="00BA5771" w:rsidRPr="00BA5771" w:rsidRDefault="00BA5771" w:rsidP="00BA5771">
            <w:pPr>
              <w:rPr>
                <w:rFonts w:ascii="Times New Roman" w:hAnsi="Times New Roman"/>
                <w:sz w:val="16"/>
                <w:szCs w:val="16"/>
              </w:rPr>
            </w:pPr>
          </w:p>
        </w:tc>
        <w:tc>
          <w:tcPr>
            <w:tcW w:w="1084" w:type="dxa"/>
          </w:tcPr>
          <w:p w14:paraId="6E20EF98" w14:textId="77777777" w:rsidR="00BA5771" w:rsidRPr="00BA5771" w:rsidRDefault="00BA5771" w:rsidP="00BA5771">
            <w:pPr>
              <w:rPr>
                <w:rFonts w:ascii="Times New Roman" w:hAnsi="Times New Roman"/>
                <w:sz w:val="16"/>
                <w:szCs w:val="16"/>
              </w:rPr>
            </w:pPr>
          </w:p>
        </w:tc>
      </w:tr>
      <w:tr w:rsidR="00BA5771" w:rsidRPr="00BA5771" w14:paraId="3FBEC225" w14:textId="77777777" w:rsidTr="00B42881">
        <w:trPr>
          <w:trHeight w:val="20"/>
          <w:jc w:val="center"/>
        </w:trPr>
        <w:tc>
          <w:tcPr>
            <w:tcW w:w="1102" w:type="dxa"/>
          </w:tcPr>
          <w:p w14:paraId="4DE2623F" w14:textId="03821FFD" w:rsidR="00BA5771" w:rsidRPr="00BA5771" w:rsidRDefault="00603E09" w:rsidP="00BA5771">
            <w:pPr>
              <w:rPr>
                <w:rFonts w:ascii="Times New Roman" w:hAnsi="Times New Roman"/>
                <w:sz w:val="16"/>
                <w:szCs w:val="16"/>
              </w:rPr>
            </w:pPr>
            <w:hyperlink r:id="rId2608" w:history="1">
              <w:r w:rsidR="00BA5771" w:rsidRPr="00BA5771">
                <w:rPr>
                  <w:rStyle w:val="Hyperlink"/>
                  <w:rFonts w:ascii="Times New Roman" w:hAnsi="Times New Roman"/>
                  <w:b/>
                  <w:bCs/>
                  <w:sz w:val="16"/>
                  <w:szCs w:val="16"/>
                </w:rPr>
                <w:t>R1-1805622</w:t>
              </w:r>
            </w:hyperlink>
          </w:p>
        </w:tc>
        <w:tc>
          <w:tcPr>
            <w:tcW w:w="2707" w:type="dxa"/>
          </w:tcPr>
          <w:p w14:paraId="00DFE388" w14:textId="3211E94E" w:rsidR="00BA5771" w:rsidRPr="00BA5771" w:rsidRDefault="00BA5771" w:rsidP="00BA5771">
            <w:pPr>
              <w:rPr>
                <w:rFonts w:ascii="Times New Roman" w:hAnsi="Times New Roman"/>
                <w:sz w:val="16"/>
                <w:szCs w:val="16"/>
              </w:rPr>
            </w:pPr>
            <w:r w:rsidRPr="00BA5771">
              <w:rPr>
                <w:rFonts w:ascii="Times New Roman" w:hAnsi="Times New Roman"/>
                <w:sz w:val="16"/>
                <w:szCs w:val="16"/>
              </w:rPr>
              <w:t>LS on beamFailureRecoveryTimer</w:t>
            </w:r>
          </w:p>
        </w:tc>
        <w:tc>
          <w:tcPr>
            <w:tcW w:w="1291" w:type="dxa"/>
          </w:tcPr>
          <w:p w14:paraId="28288750" w14:textId="7430183E" w:rsidR="00BA5771" w:rsidRPr="00BA5771" w:rsidRDefault="00BA5771" w:rsidP="00BA5771">
            <w:pPr>
              <w:rPr>
                <w:rFonts w:ascii="Times New Roman" w:hAnsi="Times New Roman"/>
                <w:sz w:val="16"/>
                <w:szCs w:val="16"/>
              </w:rPr>
            </w:pPr>
            <w:r w:rsidRPr="00BA5771">
              <w:rPr>
                <w:rFonts w:ascii="Times New Roman" w:hAnsi="Times New Roman"/>
                <w:sz w:val="16"/>
                <w:szCs w:val="16"/>
              </w:rPr>
              <w:t>RAN1, InterDigital</w:t>
            </w:r>
          </w:p>
        </w:tc>
        <w:tc>
          <w:tcPr>
            <w:tcW w:w="818" w:type="dxa"/>
          </w:tcPr>
          <w:p w14:paraId="35DBD6AA" w14:textId="4860A6AC" w:rsidR="00BA5771" w:rsidRPr="00BA5771" w:rsidRDefault="00603E09" w:rsidP="00BA5771">
            <w:pPr>
              <w:rPr>
                <w:rFonts w:ascii="Times New Roman" w:hAnsi="Times New Roman"/>
                <w:sz w:val="16"/>
                <w:szCs w:val="16"/>
              </w:rPr>
            </w:pPr>
            <w:hyperlink r:id="rId2609" w:history="1">
              <w:r w:rsidR="00BA5771" w:rsidRPr="00BA5771">
                <w:rPr>
                  <w:rStyle w:val="Hyperlink"/>
                  <w:rFonts w:ascii="Times New Roman" w:hAnsi="Times New Roman"/>
                  <w:b/>
                  <w:bCs/>
                  <w:sz w:val="16"/>
                  <w:szCs w:val="16"/>
                </w:rPr>
                <w:t>Rel-15</w:t>
              </w:r>
            </w:hyperlink>
          </w:p>
        </w:tc>
        <w:tc>
          <w:tcPr>
            <w:tcW w:w="2793" w:type="dxa"/>
          </w:tcPr>
          <w:p w14:paraId="4DC70B7D" w14:textId="2A65D697" w:rsidR="00BA5771" w:rsidRPr="00BA5771" w:rsidRDefault="00603E09" w:rsidP="00BA5771">
            <w:pPr>
              <w:rPr>
                <w:rFonts w:ascii="Times New Roman" w:hAnsi="Times New Roman"/>
                <w:sz w:val="16"/>
                <w:szCs w:val="16"/>
              </w:rPr>
            </w:pPr>
            <w:hyperlink r:id="rId2610" w:history="1">
              <w:r w:rsidR="00BA5771" w:rsidRPr="00BA5771">
                <w:rPr>
                  <w:rStyle w:val="Hyperlink"/>
                  <w:rFonts w:ascii="Times New Roman" w:hAnsi="Times New Roman"/>
                  <w:b/>
                  <w:bCs/>
                  <w:sz w:val="16"/>
                  <w:szCs w:val="16"/>
                </w:rPr>
                <w:t>NR_newRAT-Core</w:t>
              </w:r>
            </w:hyperlink>
          </w:p>
        </w:tc>
        <w:tc>
          <w:tcPr>
            <w:tcW w:w="1088" w:type="dxa"/>
          </w:tcPr>
          <w:p w14:paraId="6810A6C1" w14:textId="44AA09EE" w:rsidR="00BA5771" w:rsidRPr="00BA5771" w:rsidRDefault="00BA5771" w:rsidP="00BA5771">
            <w:pPr>
              <w:rPr>
                <w:rFonts w:ascii="Times New Roman" w:hAnsi="Times New Roman"/>
                <w:sz w:val="16"/>
                <w:szCs w:val="16"/>
              </w:rPr>
            </w:pPr>
            <w:r w:rsidRPr="00BA5771">
              <w:rPr>
                <w:rFonts w:ascii="Times New Roman" w:hAnsi="Times New Roman"/>
                <w:sz w:val="16"/>
                <w:szCs w:val="16"/>
              </w:rPr>
              <w:t> </w:t>
            </w:r>
          </w:p>
        </w:tc>
        <w:tc>
          <w:tcPr>
            <w:tcW w:w="1023" w:type="dxa"/>
          </w:tcPr>
          <w:p w14:paraId="61DA2CFA" w14:textId="4A4BCC4C" w:rsidR="00BA5771" w:rsidRPr="00BA5771" w:rsidRDefault="00BA5771" w:rsidP="00BA5771">
            <w:pPr>
              <w:rPr>
                <w:rFonts w:ascii="Times New Roman" w:hAnsi="Times New Roman"/>
                <w:sz w:val="16"/>
                <w:szCs w:val="16"/>
              </w:rPr>
            </w:pPr>
            <w:r w:rsidRPr="00BA5771">
              <w:rPr>
                <w:rFonts w:ascii="Times New Roman" w:hAnsi="Times New Roman"/>
                <w:sz w:val="16"/>
                <w:szCs w:val="16"/>
              </w:rPr>
              <w:t>RAN2</w:t>
            </w:r>
          </w:p>
        </w:tc>
        <w:tc>
          <w:tcPr>
            <w:tcW w:w="1023" w:type="dxa"/>
          </w:tcPr>
          <w:p w14:paraId="09FC5E1F" w14:textId="77777777" w:rsidR="00BA5771" w:rsidRPr="00BA5771" w:rsidRDefault="00BA5771" w:rsidP="00BA5771">
            <w:pPr>
              <w:rPr>
                <w:rFonts w:ascii="Times New Roman" w:hAnsi="Times New Roman"/>
                <w:sz w:val="16"/>
                <w:szCs w:val="16"/>
              </w:rPr>
            </w:pPr>
          </w:p>
        </w:tc>
        <w:tc>
          <w:tcPr>
            <w:tcW w:w="1138" w:type="dxa"/>
          </w:tcPr>
          <w:p w14:paraId="31B382EF" w14:textId="77777777" w:rsidR="00BA5771" w:rsidRPr="00BA5771" w:rsidRDefault="00BA5771" w:rsidP="00BA5771">
            <w:pPr>
              <w:rPr>
                <w:rFonts w:ascii="Times New Roman" w:hAnsi="Times New Roman"/>
                <w:sz w:val="16"/>
                <w:szCs w:val="16"/>
              </w:rPr>
            </w:pPr>
          </w:p>
        </w:tc>
        <w:tc>
          <w:tcPr>
            <w:tcW w:w="1084" w:type="dxa"/>
          </w:tcPr>
          <w:p w14:paraId="4EB2E317" w14:textId="77777777" w:rsidR="00BA5771" w:rsidRPr="00BA5771" w:rsidRDefault="00BA5771" w:rsidP="00BA5771">
            <w:pPr>
              <w:rPr>
                <w:rFonts w:ascii="Times New Roman" w:hAnsi="Times New Roman"/>
                <w:sz w:val="16"/>
                <w:szCs w:val="16"/>
              </w:rPr>
            </w:pPr>
          </w:p>
        </w:tc>
      </w:tr>
      <w:tr w:rsidR="00BA5771" w:rsidRPr="00BA5771" w14:paraId="16429012" w14:textId="77777777" w:rsidTr="00B42881">
        <w:trPr>
          <w:trHeight w:val="20"/>
          <w:jc w:val="center"/>
        </w:trPr>
        <w:tc>
          <w:tcPr>
            <w:tcW w:w="1102" w:type="dxa"/>
          </w:tcPr>
          <w:p w14:paraId="7B78E065" w14:textId="741F0A97" w:rsidR="00BA5771" w:rsidRPr="00BA5771" w:rsidRDefault="00603E09" w:rsidP="00BA5771">
            <w:pPr>
              <w:rPr>
                <w:rFonts w:ascii="Times New Roman" w:hAnsi="Times New Roman"/>
                <w:sz w:val="16"/>
                <w:szCs w:val="16"/>
              </w:rPr>
            </w:pPr>
            <w:hyperlink r:id="rId2611" w:history="1">
              <w:r w:rsidR="00BA5771" w:rsidRPr="00BA5771">
                <w:rPr>
                  <w:rStyle w:val="Hyperlink"/>
                  <w:rFonts w:ascii="Times New Roman" w:hAnsi="Times New Roman"/>
                  <w:b/>
                  <w:bCs/>
                  <w:sz w:val="16"/>
                  <w:szCs w:val="16"/>
                </w:rPr>
                <w:t>R1-1805623</w:t>
              </w:r>
            </w:hyperlink>
          </w:p>
        </w:tc>
        <w:tc>
          <w:tcPr>
            <w:tcW w:w="2707" w:type="dxa"/>
          </w:tcPr>
          <w:p w14:paraId="6745849D" w14:textId="65E63DA9" w:rsidR="00BA5771" w:rsidRPr="00BA5771" w:rsidRDefault="00BA5771" w:rsidP="00BA5771">
            <w:pPr>
              <w:rPr>
                <w:rFonts w:ascii="Times New Roman" w:hAnsi="Times New Roman"/>
                <w:sz w:val="16"/>
                <w:szCs w:val="16"/>
              </w:rPr>
            </w:pPr>
            <w:r w:rsidRPr="00BA5771">
              <w:rPr>
                <w:rFonts w:ascii="Times New Roman" w:hAnsi="Times New Roman"/>
                <w:sz w:val="16"/>
                <w:szCs w:val="16"/>
              </w:rPr>
              <w:t>LS on NR BFR</w:t>
            </w:r>
          </w:p>
        </w:tc>
        <w:tc>
          <w:tcPr>
            <w:tcW w:w="1291" w:type="dxa"/>
          </w:tcPr>
          <w:p w14:paraId="70FD7A09" w14:textId="4CD87182" w:rsidR="00BA5771" w:rsidRPr="00BA5771" w:rsidRDefault="00BA5771" w:rsidP="00BA5771">
            <w:pPr>
              <w:rPr>
                <w:rFonts w:ascii="Times New Roman" w:hAnsi="Times New Roman"/>
                <w:sz w:val="16"/>
                <w:szCs w:val="16"/>
              </w:rPr>
            </w:pPr>
            <w:r w:rsidRPr="00BA5771">
              <w:rPr>
                <w:rFonts w:ascii="Times New Roman" w:hAnsi="Times New Roman"/>
                <w:sz w:val="16"/>
                <w:szCs w:val="16"/>
              </w:rPr>
              <w:t>RAN1, Huawei</w:t>
            </w:r>
          </w:p>
        </w:tc>
        <w:tc>
          <w:tcPr>
            <w:tcW w:w="818" w:type="dxa"/>
          </w:tcPr>
          <w:p w14:paraId="473FA6E7" w14:textId="3EE6DFA3" w:rsidR="00BA5771" w:rsidRPr="00BA5771" w:rsidRDefault="00603E09" w:rsidP="00BA5771">
            <w:pPr>
              <w:rPr>
                <w:rFonts w:ascii="Times New Roman" w:hAnsi="Times New Roman"/>
                <w:sz w:val="16"/>
                <w:szCs w:val="16"/>
              </w:rPr>
            </w:pPr>
            <w:hyperlink r:id="rId2612" w:history="1">
              <w:r w:rsidR="00BA5771" w:rsidRPr="00BA5771">
                <w:rPr>
                  <w:rStyle w:val="Hyperlink"/>
                  <w:rFonts w:ascii="Times New Roman" w:hAnsi="Times New Roman"/>
                  <w:b/>
                  <w:bCs/>
                  <w:sz w:val="16"/>
                  <w:szCs w:val="16"/>
                </w:rPr>
                <w:t>Rel-15</w:t>
              </w:r>
            </w:hyperlink>
          </w:p>
        </w:tc>
        <w:tc>
          <w:tcPr>
            <w:tcW w:w="2793" w:type="dxa"/>
          </w:tcPr>
          <w:p w14:paraId="6FF2BAAA" w14:textId="1FE633AD" w:rsidR="00BA5771" w:rsidRPr="00BA5771" w:rsidRDefault="00603E09" w:rsidP="00BA5771">
            <w:pPr>
              <w:rPr>
                <w:rFonts w:ascii="Times New Roman" w:hAnsi="Times New Roman"/>
                <w:sz w:val="16"/>
                <w:szCs w:val="16"/>
              </w:rPr>
            </w:pPr>
            <w:hyperlink r:id="rId2613" w:history="1">
              <w:r w:rsidR="00BA5771" w:rsidRPr="00BA5771">
                <w:rPr>
                  <w:rStyle w:val="Hyperlink"/>
                  <w:rFonts w:ascii="Times New Roman" w:hAnsi="Times New Roman"/>
                  <w:b/>
                  <w:bCs/>
                  <w:sz w:val="16"/>
                  <w:szCs w:val="16"/>
                </w:rPr>
                <w:t>NR_newRAT-Core</w:t>
              </w:r>
            </w:hyperlink>
          </w:p>
        </w:tc>
        <w:tc>
          <w:tcPr>
            <w:tcW w:w="1088" w:type="dxa"/>
          </w:tcPr>
          <w:p w14:paraId="4DF0084A" w14:textId="58E95B78" w:rsidR="00BA5771" w:rsidRPr="00BA5771" w:rsidRDefault="00BA5771" w:rsidP="00BA5771">
            <w:pPr>
              <w:rPr>
                <w:rFonts w:ascii="Times New Roman" w:hAnsi="Times New Roman"/>
                <w:sz w:val="16"/>
                <w:szCs w:val="16"/>
              </w:rPr>
            </w:pPr>
            <w:r w:rsidRPr="00BA5771">
              <w:rPr>
                <w:rFonts w:ascii="Times New Roman" w:hAnsi="Times New Roman"/>
                <w:sz w:val="16"/>
                <w:szCs w:val="16"/>
              </w:rPr>
              <w:t> </w:t>
            </w:r>
          </w:p>
        </w:tc>
        <w:tc>
          <w:tcPr>
            <w:tcW w:w="1023" w:type="dxa"/>
          </w:tcPr>
          <w:p w14:paraId="0C7AD488" w14:textId="0B66FEF6" w:rsidR="00BA5771" w:rsidRPr="00BA5771" w:rsidRDefault="00BA5771" w:rsidP="00BA5771">
            <w:pPr>
              <w:rPr>
                <w:rFonts w:ascii="Times New Roman" w:hAnsi="Times New Roman"/>
                <w:sz w:val="16"/>
                <w:szCs w:val="16"/>
              </w:rPr>
            </w:pPr>
            <w:r w:rsidRPr="00BA5771">
              <w:rPr>
                <w:rFonts w:ascii="Times New Roman" w:hAnsi="Times New Roman"/>
                <w:sz w:val="16"/>
                <w:szCs w:val="16"/>
              </w:rPr>
              <w:t>RAN2</w:t>
            </w:r>
          </w:p>
        </w:tc>
        <w:tc>
          <w:tcPr>
            <w:tcW w:w="1023" w:type="dxa"/>
          </w:tcPr>
          <w:p w14:paraId="5F380A1F" w14:textId="77777777" w:rsidR="00BA5771" w:rsidRPr="00BA5771" w:rsidRDefault="00BA5771" w:rsidP="00BA5771">
            <w:pPr>
              <w:rPr>
                <w:rFonts w:ascii="Times New Roman" w:hAnsi="Times New Roman"/>
                <w:sz w:val="16"/>
                <w:szCs w:val="16"/>
              </w:rPr>
            </w:pPr>
          </w:p>
        </w:tc>
        <w:tc>
          <w:tcPr>
            <w:tcW w:w="1138" w:type="dxa"/>
          </w:tcPr>
          <w:p w14:paraId="03E92141" w14:textId="77777777" w:rsidR="00BA5771" w:rsidRPr="00BA5771" w:rsidRDefault="00BA5771" w:rsidP="00BA5771">
            <w:pPr>
              <w:rPr>
                <w:rFonts w:ascii="Times New Roman" w:hAnsi="Times New Roman"/>
                <w:sz w:val="16"/>
                <w:szCs w:val="16"/>
              </w:rPr>
            </w:pPr>
          </w:p>
        </w:tc>
        <w:tc>
          <w:tcPr>
            <w:tcW w:w="1084" w:type="dxa"/>
          </w:tcPr>
          <w:p w14:paraId="21AD73DC" w14:textId="77777777" w:rsidR="00BA5771" w:rsidRPr="00BA5771" w:rsidRDefault="00BA5771" w:rsidP="00BA5771">
            <w:pPr>
              <w:rPr>
                <w:rFonts w:ascii="Times New Roman" w:hAnsi="Times New Roman"/>
                <w:sz w:val="16"/>
                <w:szCs w:val="16"/>
              </w:rPr>
            </w:pPr>
          </w:p>
        </w:tc>
      </w:tr>
      <w:tr w:rsidR="00BA5771" w:rsidRPr="00BA5771" w14:paraId="27531951" w14:textId="77777777" w:rsidTr="00B42881">
        <w:trPr>
          <w:trHeight w:val="20"/>
          <w:jc w:val="center"/>
        </w:trPr>
        <w:tc>
          <w:tcPr>
            <w:tcW w:w="1102" w:type="dxa"/>
          </w:tcPr>
          <w:p w14:paraId="0E027EF9" w14:textId="26875E65" w:rsidR="00BA5771" w:rsidRPr="00BA5771" w:rsidRDefault="00603E09" w:rsidP="00BA5771">
            <w:pPr>
              <w:rPr>
                <w:rFonts w:ascii="Times New Roman" w:hAnsi="Times New Roman"/>
                <w:sz w:val="16"/>
                <w:szCs w:val="16"/>
              </w:rPr>
            </w:pPr>
            <w:hyperlink r:id="rId2614" w:history="1">
              <w:r w:rsidR="00BA5771" w:rsidRPr="00BA5771">
                <w:rPr>
                  <w:rStyle w:val="Hyperlink"/>
                  <w:rFonts w:ascii="Times New Roman" w:hAnsi="Times New Roman"/>
                  <w:b/>
                  <w:bCs/>
                  <w:sz w:val="16"/>
                  <w:szCs w:val="16"/>
                </w:rPr>
                <w:t>R1-1805626</w:t>
              </w:r>
            </w:hyperlink>
          </w:p>
        </w:tc>
        <w:tc>
          <w:tcPr>
            <w:tcW w:w="2707" w:type="dxa"/>
          </w:tcPr>
          <w:p w14:paraId="10CDD2ED" w14:textId="323D1E30" w:rsidR="00BA5771" w:rsidRPr="00BA5771" w:rsidRDefault="00BA5771" w:rsidP="00BA5771">
            <w:pPr>
              <w:rPr>
                <w:rFonts w:ascii="Times New Roman" w:hAnsi="Times New Roman"/>
                <w:sz w:val="16"/>
                <w:szCs w:val="16"/>
                <w:lang w:val="fr-FR"/>
              </w:rPr>
            </w:pPr>
            <w:r w:rsidRPr="00BA5771">
              <w:rPr>
                <w:rFonts w:ascii="Times New Roman" w:hAnsi="Times New Roman"/>
                <w:sz w:val="16"/>
                <w:szCs w:val="16"/>
                <w:lang w:val="fr-FR"/>
              </w:rPr>
              <w:t>LS on NR CSI-RS</w:t>
            </w:r>
          </w:p>
        </w:tc>
        <w:tc>
          <w:tcPr>
            <w:tcW w:w="1291" w:type="dxa"/>
          </w:tcPr>
          <w:p w14:paraId="432197FA" w14:textId="6DBBD494" w:rsidR="00BA5771" w:rsidRPr="00BA5771" w:rsidRDefault="00BA5771" w:rsidP="00BA5771">
            <w:pPr>
              <w:rPr>
                <w:rFonts w:ascii="Times New Roman" w:hAnsi="Times New Roman"/>
                <w:sz w:val="16"/>
                <w:szCs w:val="16"/>
              </w:rPr>
            </w:pPr>
            <w:r w:rsidRPr="00BA5771">
              <w:rPr>
                <w:rFonts w:ascii="Times New Roman" w:hAnsi="Times New Roman"/>
                <w:sz w:val="16"/>
                <w:szCs w:val="16"/>
              </w:rPr>
              <w:t>RAN1, Huawei</w:t>
            </w:r>
          </w:p>
        </w:tc>
        <w:tc>
          <w:tcPr>
            <w:tcW w:w="818" w:type="dxa"/>
          </w:tcPr>
          <w:p w14:paraId="7AD02F67" w14:textId="3A1E512C" w:rsidR="00BA5771" w:rsidRPr="00BA5771" w:rsidRDefault="00603E09" w:rsidP="00BA5771">
            <w:pPr>
              <w:rPr>
                <w:rFonts w:ascii="Times New Roman" w:hAnsi="Times New Roman"/>
                <w:sz w:val="16"/>
                <w:szCs w:val="16"/>
              </w:rPr>
            </w:pPr>
            <w:hyperlink r:id="rId2615" w:history="1">
              <w:r w:rsidR="00BA5771" w:rsidRPr="00BA5771">
                <w:rPr>
                  <w:rStyle w:val="Hyperlink"/>
                  <w:rFonts w:ascii="Times New Roman" w:hAnsi="Times New Roman"/>
                  <w:b/>
                  <w:bCs/>
                  <w:sz w:val="16"/>
                  <w:szCs w:val="16"/>
                </w:rPr>
                <w:t>Rel-15</w:t>
              </w:r>
            </w:hyperlink>
          </w:p>
        </w:tc>
        <w:tc>
          <w:tcPr>
            <w:tcW w:w="2793" w:type="dxa"/>
          </w:tcPr>
          <w:p w14:paraId="1FB77D9A" w14:textId="5D593F00" w:rsidR="00BA5771" w:rsidRPr="00BA5771" w:rsidRDefault="00603E09" w:rsidP="00BA5771">
            <w:pPr>
              <w:rPr>
                <w:rFonts w:ascii="Times New Roman" w:hAnsi="Times New Roman"/>
                <w:sz w:val="16"/>
                <w:szCs w:val="16"/>
              </w:rPr>
            </w:pPr>
            <w:hyperlink r:id="rId2616" w:history="1">
              <w:r w:rsidR="00BA5771" w:rsidRPr="00BA5771">
                <w:rPr>
                  <w:rStyle w:val="Hyperlink"/>
                  <w:rFonts w:ascii="Times New Roman" w:hAnsi="Times New Roman"/>
                  <w:b/>
                  <w:bCs/>
                  <w:sz w:val="16"/>
                  <w:szCs w:val="16"/>
                </w:rPr>
                <w:t>NR_newRAT-Core</w:t>
              </w:r>
            </w:hyperlink>
          </w:p>
        </w:tc>
        <w:tc>
          <w:tcPr>
            <w:tcW w:w="1088" w:type="dxa"/>
          </w:tcPr>
          <w:p w14:paraId="5D5A4819" w14:textId="094FDA38" w:rsidR="00BA5771" w:rsidRPr="00BA5771" w:rsidRDefault="00BA5771" w:rsidP="00BA5771">
            <w:pPr>
              <w:rPr>
                <w:rFonts w:ascii="Times New Roman" w:hAnsi="Times New Roman"/>
                <w:sz w:val="16"/>
                <w:szCs w:val="16"/>
              </w:rPr>
            </w:pPr>
            <w:r w:rsidRPr="00BA5771">
              <w:rPr>
                <w:rFonts w:ascii="Times New Roman" w:hAnsi="Times New Roman"/>
                <w:sz w:val="16"/>
                <w:szCs w:val="16"/>
              </w:rPr>
              <w:t> </w:t>
            </w:r>
          </w:p>
        </w:tc>
        <w:tc>
          <w:tcPr>
            <w:tcW w:w="1023" w:type="dxa"/>
          </w:tcPr>
          <w:p w14:paraId="6B8CC809" w14:textId="57734852" w:rsidR="00BA5771" w:rsidRPr="00BA5771" w:rsidRDefault="00BA5771" w:rsidP="00BA5771">
            <w:pPr>
              <w:rPr>
                <w:rFonts w:ascii="Times New Roman" w:hAnsi="Times New Roman"/>
                <w:sz w:val="16"/>
                <w:szCs w:val="16"/>
              </w:rPr>
            </w:pPr>
            <w:r w:rsidRPr="00BA5771">
              <w:rPr>
                <w:rFonts w:ascii="Times New Roman" w:hAnsi="Times New Roman"/>
                <w:sz w:val="16"/>
                <w:szCs w:val="16"/>
              </w:rPr>
              <w:t>RAN2</w:t>
            </w:r>
          </w:p>
        </w:tc>
        <w:tc>
          <w:tcPr>
            <w:tcW w:w="1023" w:type="dxa"/>
          </w:tcPr>
          <w:p w14:paraId="12E30320" w14:textId="77777777" w:rsidR="00BA5771" w:rsidRPr="00BA5771" w:rsidRDefault="00BA5771" w:rsidP="00BA5771">
            <w:pPr>
              <w:rPr>
                <w:rFonts w:ascii="Times New Roman" w:hAnsi="Times New Roman"/>
                <w:sz w:val="16"/>
                <w:szCs w:val="16"/>
              </w:rPr>
            </w:pPr>
          </w:p>
        </w:tc>
        <w:tc>
          <w:tcPr>
            <w:tcW w:w="1138" w:type="dxa"/>
          </w:tcPr>
          <w:p w14:paraId="29FB8DDC" w14:textId="77777777" w:rsidR="00BA5771" w:rsidRPr="00BA5771" w:rsidRDefault="00BA5771" w:rsidP="00BA5771">
            <w:pPr>
              <w:rPr>
                <w:rFonts w:ascii="Times New Roman" w:hAnsi="Times New Roman"/>
                <w:sz w:val="16"/>
                <w:szCs w:val="16"/>
              </w:rPr>
            </w:pPr>
          </w:p>
        </w:tc>
        <w:tc>
          <w:tcPr>
            <w:tcW w:w="1084" w:type="dxa"/>
          </w:tcPr>
          <w:p w14:paraId="327E0358" w14:textId="77777777" w:rsidR="00BA5771" w:rsidRPr="00BA5771" w:rsidRDefault="00BA5771" w:rsidP="00BA5771">
            <w:pPr>
              <w:rPr>
                <w:rFonts w:ascii="Times New Roman" w:hAnsi="Times New Roman"/>
                <w:sz w:val="16"/>
                <w:szCs w:val="16"/>
              </w:rPr>
            </w:pPr>
          </w:p>
        </w:tc>
      </w:tr>
      <w:tr w:rsidR="00BA5771" w:rsidRPr="00BA5771" w14:paraId="72C2C04D" w14:textId="77777777" w:rsidTr="00B42881">
        <w:trPr>
          <w:trHeight w:val="20"/>
          <w:jc w:val="center"/>
        </w:trPr>
        <w:tc>
          <w:tcPr>
            <w:tcW w:w="1102" w:type="dxa"/>
          </w:tcPr>
          <w:p w14:paraId="759F8D59" w14:textId="59D713FF" w:rsidR="00BA5771" w:rsidRPr="00BA5771" w:rsidRDefault="00603E09" w:rsidP="00BA5771">
            <w:pPr>
              <w:rPr>
                <w:rFonts w:ascii="Times New Roman" w:hAnsi="Times New Roman"/>
                <w:sz w:val="16"/>
                <w:szCs w:val="16"/>
              </w:rPr>
            </w:pPr>
            <w:hyperlink r:id="rId2617" w:history="1">
              <w:r w:rsidR="00BA5771" w:rsidRPr="00BA5771">
                <w:rPr>
                  <w:rStyle w:val="Hyperlink"/>
                  <w:rFonts w:ascii="Times New Roman" w:hAnsi="Times New Roman"/>
                  <w:b/>
                  <w:bCs/>
                  <w:sz w:val="16"/>
                  <w:szCs w:val="16"/>
                </w:rPr>
                <w:t>R1-1805627</w:t>
              </w:r>
            </w:hyperlink>
          </w:p>
        </w:tc>
        <w:tc>
          <w:tcPr>
            <w:tcW w:w="2707" w:type="dxa"/>
          </w:tcPr>
          <w:p w14:paraId="04FE95D5" w14:textId="2B26FC93" w:rsidR="00BA5771" w:rsidRPr="00BA5771" w:rsidRDefault="00BA5771" w:rsidP="00BA5771">
            <w:pPr>
              <w:rPr>
                <w:rFonts w:ascii="Times New Roman" w:hAnsi="Times New Roman"/>
                <w:sz w:val="16"/>
                <w:szCs w:val="16"/>
              </w:rPr>
            </w:pPr>
            <w:r w:rsidRPr="00BA5771">
              <w:rPr>
                <w:rFonts w:ascii="Times New Roman" w:hAnsi="Times New Roman"/>
                <w:sz w:val="16"/>
                <w:szCs w:val="16"/>
              </w:rPr>
              <w:t>LS on UL cross carrier beam indication</w:t>
            </w:r>
          </w:p>
        </w:tc>
        <w:tc>
          <w:tcPr>
            <w:tcW w:w="1291" w:type="dxa"/>
          </w:tcPr>
          <w:p w14:paraId="35C6C1A7" w14:textId="11B44C33" w:rsidR="00BA5771" w:rsidRPr="00BA5771" w:rsidRDefault="00BA5771" w:rsidP="00BA5771">
            <w:pPr>
              <w:rPr>
                <w:rFonts w:ascii="Times New Roman" w:hAnsi="Times New Roman"/>
                <w:sz w:val="16"/>
                <w:szCs w:val="16"/>
              </w:rPr>
            </w:pPr>
            <w:r w:rsidRPr="00BA5771">
              <w:rPr>
                <w:rFonts w:ascii="Times New Roman" w:hAnsi="Times New Roman"/>
                <w:sz w:val="16"/>
                <w:szCs w:val="16"/>
              </w:rPr>
              <w:t>RAN1, Samsung</w:t>
            </w:r>
          </w:p>
        </w:tc>
        <w:tc>
          <w:tcPr>
            <w:tcW w:w="818" w:type="dxa"/>
          </w:tcPr>
          <w:p w14:paraId="25000321" w14:textId="381CE079" w:rsidR="00BA5771" w:rsidRPr="00BA5771" w:rsidRDefault="00603E09" w:rsidP="00BA5771">
            <w:pPr>
              <w:rPr>
                <w:rFonts w:ascii="Times New Roman" w:hAnsi="Times New Roman"/>
                <w:sz w:val="16"/>
                <w:szCs w:val="16"/>
              </w:rPr>
            </w:pPr>
            <w:hyperlink r:id="rId2618" w:history="1">
              <w:r w:rsidR="00BA5771" w:rsidRPr="00BA5771">
                <w:rPr>
                  <w:rStyle w:val="Hyperlink"/>
                  <w:rFonts w:ascii="Times New Roman" w:hAnsi="Times New Roman"/>
                  <w:b/>
                  <w:bCs/>
                  <w:sz w:val="16"/>
                  <w:szCs w:val="16"/>
                </w:rPr>
                <w:t>Rel-15</w:t>
              </w:r>
            </w:hyperlink>
          </w:p>
        </w:tc>
        <w:tc>
          <w:tcPr>
            <w:tcW w:w="2793" w:type="dxa"/>
          </w:tcPr>
          <w:p w14:paraId="0C84CC34" w14:textId="43D2C3F5" w:rsidR="00BA5771" w:rsidRPr="00BA5771" w:rsidRDefault="00603E09" w:rsidP="00BA5771">
            <w:pPr>
              <w:rPr>
                <w:rFonts w:ascii="Times New Roman" w:hAnsi="Times New Roman"/>
                <w:sz w:val="16"/>
                <w:szCs w:val="16"/>
              </w:rPr>
            </w:pPr>
            <w:hyperlink r:id="rId2619" w:history="1">
              <w:r w:rsidR="00BA5771" w:rsidRPr="00BA5771">
                <w:rPr>
                  <w:rStyle w:val="Hyperlink"/>
                  <w:rFonts w:ascii="Times New Roman" w:hAnsi="Times New Roman"/>
                  <w:b/>
                  <w:bCs/>
                  <w:sz w:val="16"/>
                  <w:szCs w:val="16"/>
                </w:rPr>
                <w:t>NR_newRAT-Core</w:t>
              </w:r>
            </w:hyperlink>
          </w:p>
        </w:tc>
        <w:tc>
          <w:tcPr>
            <w:tcW w:w="1088" w:type="dxa"/>
          </w:tcPr>
          <w:p w14:paraId="5D9A97BE" w14:textId="7CAA518B" w:rsidR="00BA5771" w:rsidRPr="00BA5771" w:rsidRDefault="00BA5771" w:rsidP="00BA5771">
            <w:pPr>
              <w:rPr>
                <w:rFonts w:ascii="Times New Roman" w:hAnsi="Times New Roman"/>
                <w:sz w:val="16"/>
                <w:szCs w:val="16"/>
              </w:rPr>
            </w:pPr>
            <w:r w:rsidRPr="00BA5771">
              <w:rPr>
                <w:rFonts w:ascii="Times New Roman" w:hAnsi="Times New Roman"/>
                <w:sz w:val="16"/>
                <w:szCs w:val="16"/>
              </w:rPr>
              <w:t> </w:t>
            </w:r>
          </w:p>
        </w:tc>
        <w:tc>
          <w:tcPr>
            <w:tcW w:w="1023" w:type="dxa"/>
          </w:tcPr>
          <w:p w14:paraId="0EBC3E5A" w14:textId="2D0746F2" w:rsidR="00BA5771" w:rsidRPr="00BA5771" w:rsidRDefault="00BA5771" w:rsidP="00BA5771">
            <w:pPr>
              <w:rPr>
                <w:rFonts w:ascii="Times New Roman" w:hAnsi="Times New Roman"/>
                <w:sz w:val="16"/>
                <w:szCs w:val="16"/>
              </w:rPr>
            </w:pPr>
            <w:r w:rsidRPr="00BA5771">
              <w:rPr>
                <w:rFonts w:ascii="Times New Roman" w:hAnsi="Times New Roman"/>
                <w:sz w:val="16"/>
                <w:szCs w:val="16"/>
              </w:rPr>
              <w:t>RAN2</w:t>
            </w:r>
          </w:p>
        </w:tc>
        <w:tc>
          <w:tcPr>
            <w:tcW w:w="1023" w:type="dxa"/>
          </w:tcPr>
          <w:p w14:paraId="66B0AC81" w14:textId="77777777" w:rsidR="00BA5771" w:rsidRPr="00BA5771" w:rsidRDefault="00BA5771" w:rsidP="00BA5771">
            <w:pPr>
              <w:rPr>
                <w:rFonts w:ascii="Times New Roman" w:hAnsi="Times New Roman"/>
                <w:sz w:val="16"/>
                <w:szCs w:val="16"/>
              </w:rPr>
            </w:pPr>
          </w:p>
        </w:tc>
        <w:tc>
          <w:tcPr>
            <w:tcW w:w="1138" w:type="dxa"/>
          </w:tcPr>
          <w:p w14:paraId="22D6B857" w14:textId="77777777" w:rsidR="00BA5771" w:rsidRPr="00BA5771" w:rsidRDefault="00BA5771" w:rsidP="00BA5771">
            <w:pPr>
              <w:rPr>
                <w:rFonts w:ascii="Times New Roman" w:hAnsi="Times New Roman"/>
                <w:sz w:val="16"/>
                <w:szCs w:val="16"/>
              </w:rPr>
            </w:pPr>
          </w:p>
        </w:tc>
        <w:tc>
          <w:tcPr>
            <w:tcW w:w="1084" w:type="dxa"/>
          </w:tcPr>
          <w:p w14:paraId="226AB587" w14:textId="77777777" w:rsidR="00BA5771" w:rsidRPr="00BA5771" w:rsidRDefault="00BA5771" w:rsidP="00BA5771">
            <w:pPr>
              <w:rPr>
                <w:rFonts w:ascii="Times New Roman" w:hAnsi="Times New Roman"/>
                <w:sz w:val="16"/>
                <w:szCs w:val="16"/>
              </w:rPr>
            </w:pPr>
          </w:p>
        </w:tc>
      </w:tr>
      <w:tr w:rsidR="00BA5771" w:rsidRPr="00BA5771" w14:paraId="67164BDC" w14:textId="77777777" w:rsidTr="00B42881">
        <w:trPr>
          <w:trHeight w:val="20"/>
          <w:jc w:val="center"/>
        </w:trPr>
        <w:tc>
          <w:tcPr>
            <w:tcW w:w="1102" w:type="dxa"/>
          </w:tcPr>
          <w:p w14:paraId="7263B5E9" w14:textId="4CDC0E3A" w:rsidR="00BA5771" w:rsidRPr="00BA5771" w:rsidRDefault="00BA5771" w:rsidP="00BA5771">
            <w:pPr>
              <w:rPr>
                <w:rFonts w:ascii="Times New Roman" w:hAnsi="Times New Roman"/>
                <w:sz w:val="16"/>
                <w:szCs w:val="16"/>
              </w:rPr>
            </w:pPr>
            <w:r w:rsidRPr="00BA5771">
              <w:rPr>
                <w:rFonts w:ascii="Times New Roman" w:hAnsi="Times New Roman"/>
                <w:color w:val="000000"/>
                <w:sz w:val="16"/>
                <w:szCs w:val="16"/>
              </w:rPr>
              <w:t>R1-1805768</w:t>
            </w:r>
          </w:p>
        </w:tc>
        <w:tc>
          <w:tcPr>
            <w:tcW w:w="2707" w:type="dxa"/>
          </w:tcPr>
          <w:p w14:paraId="764691EB" w14:textId="311AAEC6" w:rsidR="00BA5771" w:rsidRPr="00BA5771" w:rsidRDefault="00BA5771" w:rsidP="00BA5771">
            <w:pPr>
              <w:rPr>
                <w:rFonts w:ascii="Times New Roman" w:hAnsi="Times New Roman"/>
                <w:sz w:val="16"/>
                <w:szCs w:val="16"/>
              </w:rPr>
            </w:pPr>
            <w:r w:rsidRPr="00BA5771">
              <w:rPr>
                <w:rFonts w:ascii="Times New Roman" w:hAnsi="Times New Roman"/>
                <w:sz w:val="16"/>
                <w:szCs w:val="16"/>
              </w:rPr>
              <w:t>LS on RRC parameter list for L1 configuration of Rel-15 LTE-MTC</w:t>
            </w:r>
          </w:p>
        </w:tc>
        <w:tc>
          <w:tcPr>
            <w:tcW w:w="1291" w:type="dxa"/>
          </w:tcPr>
          <w:p w14:paraId="0C58E254" w14:textId="67AFA464" w:rsidR="00BA5771" w:rsidRPr="00BA5771" w:rsidRDefault="00BA5771" w:rsidP="00BA5771">
            <w:pPr>
              <w:rPr>
                <w:rFonts w:ascii="Times New Roman" w:hAnsi="Times New Roman"/>
                <w:sz w:val="16"/>
                <w:szCs w:val="16"/>
              </w:rPr>
            </w:pPr>
            <w:r w:rsidRPr="00BA5771">
              <w:rPr>
                <w:rFonts w:ascii="Times New Roman" w:hAnsi="Times New Roman"/>
                <w:sz w:val="16"/>
                <w:szCs w:val="16"/>
              </w:rPr>
              <w:t>RAN1, Ericsson</w:t>
            </w:r>
          </w:p>
        </w:tc>
        <w:tc>
          <w:tcPr>
            <w:tcW w:w="818" w:type="dxa"/>
          </w:tcPr>
          <w:p w14:paraId="48EF7107" w14:textId="46DC537B" w:rsidR="00BA5771" w:rsidRPr="00BA5771" w:rsidRDefault="00603E09" w:rsidP="00BA5771">
            <w:pPr>
              <w:rPr>
                <w:rFonts w:ascii="Times New Roman" w:hAnsi="Times New Roman"/>
                <w:sz w:val="16"/>
                <w:szCs w:val="16"/>
              </w:rPr>
            </w:pPr>
            <w:hyperlink r:id="rId2620" w:history="1">
              <w:r w:rsidR="00BA5771" w:rsidRPr="00BA5771">
                <w:rPr>
                  <w:rStyle w:val="Hyperlink"/>
                  <w:rFonts w:ascii="Times New Roman" w:hAnsi="Times New Roman"/>
                  <w:b/>
                  <w:bCs/>
                  <w:sz w:val="16"/>
                  <w:szCs w:val="16"/>
                </w:rPr>
                <w:t>Rel-15</w:t>
              </w:r>
            </w:hyperlink>
          </w:p>
        </w:tc>
        <w:tc>
          <w:tcPr>
            <w:tcW w:w="2793" w:type="dxa"/>
          </w:tcPr>
          <w:p w14:paraId="24D00272" w14:textId="07B4697F" w:rsidR="00BA5771" w:rsidRPr="00BA5771" w:rsidRDefault="00BA5771" w:rsidP="00BA5771">
            <w:pPr>
              <w:rPr>
                <w:rFonts w:ascii="Times New Roman" w:hAnsi="Times New Roman"/>
                <w:sz w:val="16"/>
                <w:szCs w:val="16"/>
              </w:rPr>
            </w:pPr>
            <w:r w:rsidRPr="00BA5771">
              <w:rPr>
                <w:rFonts w:ascii="Times New Roman" w:hAnsi="Times New Roman"/>
                <w:b/>
                <w:bCs/>
                <w:color w:val="0000FF"/>
                <w:sz w:val="16"/>
                <w:szCs w:val="16"/>
                <w:u w:val="single"/>
              </w:rPr>
              <w:t> </w:t>
            </w:r>
          </w:p>
        </w:tc>
        <w:tc>
          <w:tcPr>
            <w:tcW w:w="1088" w:type="dxa"/>
          </w:tcPr>
          <w:p w14:paraId="5AFA8E47" w14:textId="0B3978BA" w:rsidR="00BA5771" w:rsidRPr="00BA5771" w:rsidRDefault="00BA5771" w:rsidP="00BA5771">
            <w:pPr>
              <w:rPr>
                <w:rFonts w:ascii="Times New Roman" w:hAnsi="Times New Roman"/>
                <w:sz w:val="16"/>
                <w:szCs w:val="16"/>
              </w:rPr>
            </w:pPr>
            <w:r w:rsidRPr="00BA5771">
              <w:rPr>
                <w:rFonts w:ascii="Times New Roman" w:hAnsi="Times New Roman"/>
                <w:sz w:val="16"/>
                <w:szCs w:val="16"/>
              </w:rPr>
              <w:t> </w:t>
            </w:r>
          </w:p>
        </w:tc>
        <w:tc>
          <w:tcPr>
            <w:tcW w:w="1023" w:type="dxa"/>
          </w:tcPr>
          <w:p w14:paraId="593122D7" w14:textId="36D91DA3" w:rsidR="00BA5771" w:rsidRPr="00BA5771" w:rsidRDefault="00BA5771" w:rsidP="00BA5771">
            <w:pPr>
              <w:rPr>
                <w:rFonts w:ascii="Times New Roman" w:hAnsi="Times New Roman"/>
                <w:sz w:val="16"/>
                <w:szCs w:val="16"/>
              </w:rPr>
            </w:pPr>
            <w:r w:rsidRPr="00BA5771">
              <w:rPr>
                <w:rFonts w:ascii="Times New Roman" w:hAnsi="Times New Roman"/>
                <w:sz w:val="16"/>
                <w:szCs w:val="16"/>
              </w:rPr>
              <w:t>RAN2, RAN3</w:t>
            </w:r>
          </w:p>
        </w:tc>
        <w:tc>
          <w:tcPr>
            <w:tcW w:w="1023" w:type="dxa"/>
          </w:tcPr>
          <w:p w14:paraId="4D128545" w14:textId="77777777" w:rsidR="00BA5771" w:rsidRPr="00BA5771" w:rsidRDefault="00BA5771" w:rsidP="00BA5771">
            <w:pPr>
              <w:rPr>
                <w:rFonts w:ascii="Times New Roman" w:hAnsi="Times New Roman"/>
                <w:sz w:val="16"/>
                <w:szCs w:val="16"/>
              </w:rPr>
            </w:pPr>
          </w:p>
        </w:tc>
        <w:tc>
          <w:tcPr>
            <w:tcW w:w="1138" w:type="dxa"/>
          </w:tcPr>
          <w:p w14:paraId="5A8F88DF" w14:textId="77777777" w:rsidR="00BA5771" w:rsidRPr="00BA5771" w:rsidRDefault="00BA5771" w:rsidP="00BA5771">
            <w:pPr>
              <w:rPr>
                <w:rFonts w:ascii="Times New Roman" w:hAnsi="Times New Roman"/>
                <w:sz w:val="16"/>
                <w:szCs w:val="16"/>
              </w:rPr>
            </w:pPr>
          </w:p>
        </w:tc>
        <w:tc>
          <w:tcPr>
            <w:tcW w:w="1084" w:type="dxa"/>
          </w:tcPr>
          <w:p w14:paraId="4F82C6ED" w14:textId="77777777" w:rsidR="00BA5771" w:rsidRPr="00BA5771" w:rsidRDefault="00BA5771" w:rsidP="00BA5771">
            <w:pPr>
              <w:rPr>
                <w:rFonts w:ascii="Times New Roman" w:hAnsi="Times New Roman"/>
                <w:sz w:val="16"/>
                <w:szCs w:val="16"/>
              </w:rPr>
            </w:pPr>
          </w:p>
        </w:tc>
      </w:tr>
      <w:tr w:rsidR="00BA5771" w:rsidRPr="00BA5771" w14:paraId="2AA31AE3" w14:textId="77777777" w:rsidTr="00B42881">
        <w:trPr>
          <w:trHeight w:val="20"/>
          <w:jc w:val="center"/>
        </w:trPr>
        <w:tc>
          <w:tcPr>
            <w:tcW w:w="1102" w:type="dxa"/>
          </w:tcPr>
          <w:p w14:paraId="11F17E9C" w14:textId="58426E96" w:rsidR="00BA5771" w:rsidRPr="00BA5771" w:rsidRDefault="00603E09" w:rsidP="00BA5771">
            <w:pPr>
              <w:rPr>
                <w:rFonts w:ascii="Times New Roman" w:hAnsi="Times New Roman"/>
                <w:sz w:val="16"/>
                <w:szCs w:val="16"/>
              </w:rPr>
            </w:pPr>
            <w:hyperlink r:id="rId2621" w:history="1">
              <w:r w:rsidR="00BA5771" w:rsidRPr="00BA5771">
                <w:rPr>
                  <w:rStyle w:val="Hyperlink"/>
                  <w:rFonts w:ascii="Times New Roman" w:hAnsi="Times New Roman"/>
                  <w:b/>
                  <w:bCs/>
                  <w:sz w:val="16"/>
                  <w:szCs w:val="16"/>
                </w:rPr>
                <w:t>R1-1805782</w:t>
              </w:r>
            </w:hyperlink>
          </w:p>
        </w:tc>
        <w:tc>
          <w:tcPr>
            <w:tcW w:w="2707" w:type="dxa"/>
          </w:tcPr>
          <w:p w14:paraId="7892D413" w14:textId="07995DAB" w:rsidR="00BA5771" w:rsidRPr="00BA5771" w:rsidRDefault="00BA5771" w:rsidP="00BA5771">
            <w:pPr>
              <w:rPr>
                <w:rFonts w:ascii="Times New Roman" w:hAnsi="Times New Roman"/>
                <w:sz w:val="16"/>
                <w:szCs w:val="16"/>
              </w:rPr>
            </w:pPr>
            <w:r w:rsidRPr="00BA5771">
              <w:rPr>
                <w:rFonts w:ascii="Times New Roman" w:hAnsi="Times New Roman"/>
                <w:sz w:val="16"/>
                <w:szCs w:val="16"/>
              </w:rPr>
              <w:t>Reply LS on maximum number of CCs for NR CA</w:t>
            </w:r>
          </w:p>
        </w:tc>
        <w:tc>
          <w:tcPr>
            <w:tcW w:w="1291" w:type="dxa"/>
          </w:tcPr>
          <w:p w14:paraId="33DEDFF4" w14:textId="21AB0F30" w:rsidR="00BA5771" w:rsidRPr="00BA5771" w:rsidRDefault="00BA5771" w:rsidP="00BA5771">
            <w:pPr>
              <w:rPr>
                <w:rFonts w:ascii="Times New Roman" w:hAnsi="Times New Roman"/>
                <w:sz w:val="16"/>
                <w:szCs w:val="16"/>
              </w:rPr>
            </w:pPr>
            <w:r w:rsidRPr="00BA5771">
              <w:rPr>
                <w:rFonts w:ascii="Times New Roman" w:hAnsi="Times New Roman"/>
                <w:sz w:val="16"/>
                <w:szCs w:val="16"/>
              </w:rPr>
              <w:t>RAN1, NTT DOCOMO</w:t>
            </w:r>
          </w:p>
        </w:tc>
        <w:tc>
          <w:tcPr>
            <w:tcW w:w="818" w:type="dxa"/>
          </w:tcPr>
          <w:p w14:paraId="084261A5" w14:textId="0D7B6124" w:rsidR="00BA5771" w:rsidRPr="00BA5771" w:rsidRDefault="00603E09" w:rsidP="00BA5771">
            <w:pPr>
              <w:rPr>
                <w:rFonts w:ascii="Times New Roman" w:hAnsi="Times New Roman"/>
                <w:sz w:val="16"/>
                <w:szCs w:val="16"/>
              </w:rPr>
            </w:pPr>
            <w:hyperlink r:id="rId2622" w:history="1">
              <w:r w:rsidR="00BA5771" w:rsidRPr="00BA5771">
                <w:rPr>
                  <w:rStyle w:val="Hyperlink"/>
                  <w:rFonts w:ascii="Times New Roman" w:hAnsi="Times New Roman"/>
                  <w:b/>
                  <w:bCs/>
                  <w:sz w:val="16"/>
                  <w:szCs w:val="16"/>
                </w:rPr>
                <w:t>Rel-15</w:t>
              </w:r>
            </w:hyperlink>
          </w:p>
        </w:tc>
        <w:tc>
          <w:tcPr>
            <w:tcW w:w="2793" w:type="dxa"/>
          </w:tcPr>
          <w:p w14:paraId="75A8ADC9" w14:textId="2F3FD84C" w:rsidR="00BA5771" w:rsidRPr="00BA5771" w:rsidRDefault="00603E09" w:rsidP="00BA5771">
            <w:pPr>
              <w:rPr>
                <w:rFonts w:ascii="Times New Roman" w:hAnsi="Times New Roman"/>
                <w:sz w:val="16"/>
                <w:szCs w:val="16"/>
              </w:rPr>
            </w:pPr>
            <w:hyperlink r:id="rId2623" w:history="1">
              <w:r w:rsidR="00BA5771" w:rsidRPr="00BA5771">
                <w:rPr>
                  <w:rStyle w:val="Hyperlink"/>
                  <w:rFonts w:ascii="Times New Roman" w:hAnsi="Times New Roman"/>
                  <w:b/>
                  <w:bCs/>
                  <w:sz w:val="16"/>
                  <w:szCs w:val="16"/>
                </w:rPr>
                <w:t>NR_newRAT-Core</w:t>
              </w:r>
            </w:hyperlink>
          </w:p>
        </w:tc>
        <w:tc>
          <w:tcPr>
            <w:tcW w:w="1088" w:type="dxa"/>
          </w:tcPr>
          <w:p w14:paraId="631FF6B9" w14:textId="4252B42E" w:rsidR="00BA5771" w:rsidRPr="00BA5771" w:rsidRDefault="00BA5771" w:rsidP="00BA5771">
            <w:pPr>
              <w:rPr>
                <w:rFonts w:ascii="Times New Roman" w:hAnsi="Times New Roman"/>
                <w:sz w:val="16"/>
                <w:szCs w:val="16"/>
              </w:rPr>
            </w:pPr>
            <w:r w:rsidRPr="00BA5771">
              <w:rPr>
                <w:rFonts w:ascii="Times New Roman" w:hAnsi="Times New Roman"/>
                <w:sz w:val="16"/>
                <w:szCs w:val="16"/>
              </w:rPr>
              <w:t>R2-1804052</w:t>
            </w:r>
          </w:p>
        </w:tc>
        <w:tc>
          <w:tcPr>
            <w:tcW w:w="1023" w:type="dxa"/>
          </w:tcPr>
          <w:p w14:paraId="5C48F70A" w14:textId="79D72ADD" w:rsidR="00BA5771" w:rsidRPr="00BA5771" w:rsidRDefault="00BA5771" w:rsidP="00BA5771">
            <w:pPr>
              <w:rPr>
                <w:rFonts w:ascii="Times New Roman" w:hAnsi="Times New Roman"/>
                <w:sz w:val="16"/>
                <w:szCs w:val="16"/>
              </w:rPr>
            </w:pPr>
            <w:r w:rsidRPr="00BA5771">
              <w:rPr>
                <w:rFonts w:ascii="Times New Roman" w:hAnsi="Times New Roman"/>
                <w:sz w:val="16"/>
                <w:szCs w:val="16"/>
              </w:rPr>
              <w:t>RAN2</w:t>
            </w:r>
          </w:p>
        </w:tc>
        <w:tc>
          <w:tcPr>
            <w:tcW w:w="1023" w:type="dxa"/>
          </w:tcPr>
          <w:p w14:paraId="763A20AF" w14:textId="77777777" w:rsidR="00BA5771" w:rsidRPr="00BA5771" w:rsidRDefault="00BA5771" w:rsidP="00BA5771">
            <w:pPr>
              <w:rPr>
                <w:rFonts w:ascii="Times New Roman" w:hAnsi="Times New Roman"/>
                <w:sz w:val="16"/>
                <w:szCs w:val="16"/>
              </w:rPr>
            </w:pPr>
          </w:p>
        </w:tc>
        <w:tc>
          <w:tcPr>
            <w:tcW w:w="1138" w:type="dxa"/>
          </w:tcPr>
          <w:p w14:paraId="2F04C28D" w14:textId="77777777" w:rsidR="00BA5771" w:rsidRPr="00BA5771" w:rsidRDefault="00BA5771" w:rsidP="00BA5771">
            <w:pPr>
              <w:rPr>
                <w:rFonts w:ascii="Times New Roman" w:hAnsi="Times New Roman"/>
                <w:sz w:val="16"/>
                <w:szCs w:val="16"/>
              </w:rPr>
            </w:pPr>
          </w:p>
        </w:tc>
        <w:tc>
          <w:tcPr>
            <w:tcW w:w="1084" w:type="dxa"/>
          </w:tcPr>
          <w:p w14:paraId="64A86121" w14:textId="77777777" w:rsidR="00BA5771" w:rsidRPr="00BA5771" w:rsidRDefault="00BA5771" w:rsidP="00BA5771">
            <w:pPr>
              <w:rPr>
                <w:rFonts w:ascii="Times New Roman" w:hAnsi="Times New Roman"/>
                <w:sz w:val="16"/>
                <w:szCs w:val="16"/>
              </w:rPr>
            </w:pPr>
          </w:p>
        </w:tc>
      </w:tr>
      <w:tr w:rsidR="00BA5771" w:rsidRPr="00BA5771" w14:paraId="3C5B93E3" w14:textId="77777777" w:rsidTr="00B42881">
        <w:trPr>
          <w:trHeight w:val="20"/>
          <w:jc w:val="center"/>
        </w:trPr>
        <w:tc>
          <w:tcPr>
            <w:tcW w:w="1102" w:type="dxa"/>
          </w:tcPr>
          <w:p w14:paraId="377C8F7A" w14:textId="3A726267" w:rsidR="00BA5771" w:rsidRPr="00BA5771" w:rsidRDefault="00603E09" w:rsidP="00BA5771">
            <w:pPr>
              <w:rPr>
                <w:rFonts w:ascii="Times New Roman" w:hAnsi="Times New Roman"/>
                <w:sz w:val="16"/>
                <w:szCs w:val="16"/>
              </w:rPr>
            </w:pPr>
            <w:hyperlink r:id="rId2624" w:history="1">
              <w:r w:rsidR="00BA5771" w:rsidRPr="00BA5771">
                <w:rPr>
                  <w:rStyle w:val="Hyperlink"/>
                  <w:rFonts w:ascii="Times New Roman" w:hAnsi="Times New Roman"/>
                  <w:b/>
                  <w:bCs/>
                  <w:sz w:val="16"/>
                  <w:szCs w:val="16"/>
                </w:rPr>
                <w:t>R1-1805784</w:t>
              </w:r>
            </w:hyperlink>
          </w:p>
        </w:tc>
        <w:tc>
          <w:tcPr>
            <w:tcW w:w="2707" w:type="dxa"/>
          </w:tcPr>
          <w:p w14:paraId="40991B27" w14:textId="5135EB93" w:rsidR="00BA5771" w:rsidRPr="00BA5771" w:rsidRDefault="00BA5771" w:rsidP="00BA5771">
            <w:pPr>
              <w:rPr>
                <w:rFonts w:ascii="Times New Roman" w:hAnsi="Times New Roman"/>
                <w:sz w:val="16"/>
                <w:szCs w:val="16"/>
              </w:rPr>
            </w:pPr>
            <w:r w:rsidRPr="00BA5771">
              <w:rPr>
                <w:rFonts w:ascii="Times New Roman" w:hAnsi="Times New Roman"/>
                <w:sz w:val="16"/>
                <w:szCs w:val="16"/>
              </w:rPr>
              <w:t>LS on RRC parameter list for Ultra Reliable Low Latency Communication for LTE</w:t>
            </w:r>
          </w:p>
        </w:tc>
        <w:tc>
          <w:tcPr>
            <w:tcW w:w="1291" w:type="dxa"/>
          </w:tcPr>
          <w:p w14:paraId="4CB38D38" w14:textId="1C9B3E4C" w:rsidR="00BA5771" w:rsidRPr="00BA5771" w:rsidRDefault="00BA5771" w:rsidP="00BA5771">
            <w:pPr>
              <w:rPr>
                <w:rFonts w:ascii="Times New Roman" w:hAnsi="Times New Roman"/>
                <w:sz w:val="16"/>
                <w:szCs w:val="16"/>
              </w:rPr>
            </w:pPr>
            <w:r w:rsidRPr="00BA5771">
              <w:rPr>
                <w:rFonts w:ascii="Times New Roman" w:hAnsi="Times New Roman"/>
                <w:sz w:val="16"/>
                <w:szCs w:val="16"/>
              </w:rPr>
              <w:t>RAN1, Ericsson</w:t>
            </w:r>
          </w:p>
        </w:tc>
        <w:tc>
          <w:tcPr>
            <w:tcW w:w="818" w:type="dxa"/>
          </w:tcPr>
          <w:p w14:paraId="1F3D8652" w14:textId="514A522E" w:rsidR="00BA5771" w:rsidRPr="00BA5771" w:rsidRDefault="00603E09" w:rsidP="00BA5771">
            <w:pPr>
              <w:rPr>
                <w:rFonts w:ascii="Times New Roman" w:hAnsi="Times New Roman"/>
                <w:sz w:val="16"/>
                <w:szCs w:val="16"/>
              </w:rPr>
            </w:pPr>
            <w:hyperlink r:id="rId2625" w:history="1">
              <w:r w:rsidR="00BA5771" w:rsidRPr="00BA5771">
                <w:rPr>
                  <w:rStyle w:val="Hyperlink"/>
                  <w:rFonts w:ascii="Times New Roman" w:hAnsi="Times New Roman"/>
                  <w:b/>
                  <w:bCs/>
                  <w:sz w:val="16"/>
                  <w:szCs w:val="16"/>
                </w:rPr>
                <w:t>Rel-15</w:t>
              </w:r>
            </w:hyperlink>
          </w:p>
        </w:tc>
        <w:tc>
          <w:tcPr>
            <w:tcW w:w="2793" w:type="dxa"/>
          </w:tcPr>
          <w:p w14:paraId="1656BDA0" w14:textId="3F59A710" w:rsidR="00BA5771" w:rsidRPr="00BA5771" w:rsidRDefault="00603E09" w:rsidP="00BA5771">
            <w:pPr>
              <w:rPr>
                <w:rFonts w:ascii="Times New Roman" w:hAnsi="Times New Roman"/>
                <w:sz w:val="16"/>
                <w:szCs w:val="16"/>
              </w:rPr>
            </w:pPr>
            <w:hyperlink r:id="rId2626" w:history="1">
              <w:r w:rsidR="00BA5771" w:rsidRPr="00BA5771">
                <w:rPr>
                  <w:rStyle w:val="Hyperlink"/>
                  <w:rFonts w:ascii="Times New Roman" w:hAnsi="Times New Roman"/>
                  <w:b/>
                  <w:bCs/>
                  <w:sz w:val="16"/>
                  <w:szCs w:val="16"/>
                </w:rPr>
                <w:t>LTE_HRLLC-Core</w:t>
              </w:r>
            </w:hyperlink>
          </w:p>
        </w:tc>
        <w:tc>
          <w:tcPr>
            <w:tcW w:w="1088" w:type="dxa"/>
          </w:tcPr>
          <w:p w14:paraId="18B561B1" w14:textId="4E945E8A" w:rsidR="00BA5771" w:rsidRPr="00BA5771" w:rsidRDefault="00BA5771" w:rsidP="00BA5771">
            <w:pPr>
              <w:rPr>
                <w:rFonts w:ascii="Times New Roman" w:hAnsi="Times New Roman"/>
                <w:sz w:val="16"/>
                <w:szCs w:val="16"/>
              </w:rPr>
            </w:pPr>
            <w:r w:rsidRPr="00BA5771">
              <w:rPr>
                <w:rFonts w:ascii="Times New Roman" w:hAnsi="Times New Roman"/>
                <w:sz w:val="16"/>
                <w:szCs w:val="16"/>
              </w:rPr>
              <w:t> </w:t>
            </w:r>
          </w:p>
        </w:tc>
        <w:tc>
          <w:tcPr>
            <w:tcW w:w="1023" w:type="dxa"/>
          </w:tcPr>
          <w:p w14:paraId="0171907B" w14:textId="2CFBB085" w:rsidR="00BA5771" w:rsidRPr="00BA5771" w:rsidRDefault="00BA5771" w:rsidP="00BA5771">
            <w:pPr>
              <w:rPr>
                <w:rFonts w:ascii="Times New Roman" w:hAnsi="Times New Roman"/>
                <w:sz w:val="16"/>
                <w:szCs w:val="16"/>
              </w:rPr>
            </w:pPr>
            <w:r w:rsidRPr="00BA5771">
              <w:rPr>
                <w:rFonts w:ascii="Times New Roman" w:hAnsi="Times New Roman"/>
                <w:sz w:val="16"/>
                <w:szCs w:val="16"/>
              </w:rPr>
              <w:t>RAN2</w:t>
            </w:r>
          </w:p>
        </w:tc>
        <w:tc>
          <w:tcPr>
            <w:tcW w:w="1023" w:type="dxa"/>
          </w:tcPr>
          <w:p w14:paraId="7CC0759A" w14:textId="77777777" w:rsidR="00BA5771" w:rsidRPr="00BA5771" w:rsidRDefault="00BA5771" w:rsidP="00BA5771">
            <w:pPr>
              <w:rPr>
                <w:rFonts w:ascii="Times New Roman" w:hAnsi="Times New Roman"/>
                <w:sz w:val="16"/>
                <w:szCs w:val="16"/>
              </w:rPr>
            </w:pPr>
          </w:p>
        </w:tc>
        <w:tc>
          <w:tcPr>
            <w:tcW w:w="1138" w:type="dxa"/>
          </w:tcPr>
          <w:p w14:paraId="7E6C9A9D" w14:textId="77777777" w:rsidR="00BA5771" w:rsidRPr="00BA5771" w:rsidRDefault="00BA5771" w:rsidP="00BA5771">
            <w:pPr>
              <w:rPr>
                <w:rFonts w:ascii="Times New Roman" w:hAnsi="Times New Roman"/>
                <w:sz w:val="16"/>
                <w:szCs w:val="16"/>
              </w:rPr>
            </w:pPr>
          </w:p>
        </w:tc>
        <w:tc>
          <w:tcPr>
            <w:tcW w:w="1084" w:type="dxa"/>
          </w:tcPr>
          <w:p w14:paraId="27748694" w14:textId="77777777" w:rsidR="00BA5771" w:rsidRPr="00BA5771" w:rsidRDefault="00BA5771" w:rsidP="00BA5771">
            <w:pPr>
              <w:rPr>
                <w:rFonts w:ascii="Times New Roman" w:hAnsi="Times New Roman"/>
                <w:sz w:val="16"/>
                <w:szCs w:val="16"/>
              </w:rPr>
            </w:pPr>
          </w:p>
        </w:tc>
      </w:tr>
      <w:tr w:rsidR="00BA5771" w:rsidRPr="00BA5771" w14:paraId="2D6CEAF9" w14:textId="77777777" w:rsidTr="00B42881">
        <w:trPr>
          <w:trHeight w:val="20"/>
          <w:jc w:val="center"/>
        </w:trPr>
        <w:tc>
          <w:tcPr>
            <w:tcW w:w="1102" w:type="dxa"/>
          </w:tcPr>
          <w:p w14:paraId="6BBD348C" w14:textId="0AB19F90" w:rsidR="00BA5771" w:rsidRPr="00BA5771" w:rsidRDefault="00603E09" w:rsidP="00BA5771">
            <w:pPr>
              <w:rPr>
                <w:rFonts w:ascii="Times New Roman" w:hAnsi="Times New Roman"/>
                <w:sz w:val="16"/>
                <w:szCs w:val="16"/>
              </w:rPr>
            </w:pPr>
            <w:hyperlink r:id="rId2627" w:history="1">
              <w:r w:rsidR="00BA5771" w:rsidRPr="00BA5771">
                <w:rPr>
                  <w:rStyle w:val="Hyperlink"/>
                  <w:rFonts w:ascii="Times New Roman" w:hAnsi="Times New Roman"/>
                  <w:b/>
                  <w:bCs/>
                  <w:sz w:val="16"/>
                  <w:szCs w:val="16"/>
                </w:rPr>
                <w:t>R1-1805785</w:t>
              </w:r>
            </w:hyperlink>
          </w:p>
        </w:tc>
        <w:tc>
          <w:tcPr>
            <w:tcW w:w="2707" w:type="dxa"/>
          </w:tcPr>
          <w:p w14:paraId="5495E0DC" w14:textId="5B430265" w:rsidR="00BA5771" w:rsidRPr="00BA5771" w:rsidRDefault="00BA5771" w:rsidP="00BA5771">
            <w:pPr>
              <w:rPr>
                <w:rFonts w:ascii="Times New Roman" w:hAnsi="Times New Roman"/>
                <w:sz w:val="16"/>
                <w:szCs w:val="16"/>
              </w:rPr>
            </w:pPr>
            <w:r w:rsidRPr="00BA5771">
              <w:rPr>
                <w:rFonts w:ascii="Times New Roman" w:hAnsi="Times New Roman"/>
                <w:sz w:val="16"/>
                <w:szCs w:val="16"/>
              </w:rPr>
              <w:t>LS on RRC and LPP parameter list for further NB-IoT enhancements</w:t>
            </w:r>
          </w:p>
        </w:tc>
        <w:tc>
          <w:tcPr>
            <w:tcW w:w="1291" w:type="dxa"/>
          </w:tcPr>
          <w:p w14:paraId="14E03775" w14:textId="34BFC78A" w:rsidR="00BA5771" w:rsidRPr="00BA5771" w:rsidRDefault="00BA5771" w:rsidP="00BA5771">
            <w:pPr>
              <w:rPr>
                <w:rFonts w:ascii="Times New Roman" w:hAnsi="Times New Roman"/>
                <w:sz w:val="16"/>
                <w:szCs w:val="16"/>
              </w:rPr>
            </w:pPr>
            <w:r w:rsidRPr="00BA5771">
              <w:rPr>
                <w:rFonts w:ascii="Times New Roman" w:hAnsi="Times New Roman"/>
                <w:sz w:val="16"/>
                <w:szCs w:val="16"/>
              </w:rPr>
              <w:t>RAN1, Huawei</w:t>
            </w:r>
          </w:p>
        </w:tc>
        <w:tc>
          <w:tcPr>
            <w:tcW w:w="818" w:type="dxa"/>
          </w:tcPr>
          <w:p w14:paraId="78BC4DAE" w14:textId="2B3FA014" w:rsidR="00BA5771" w:rsidRPr="00BA5771" w:rsidRDefault="00603E09" w:rsidP="00BA5771">
            <w:pPr>
              <w:rPr>
                <w:rFonts w:ascii="Times New Roman" w:hAnsi="Times New Roman"/>
                <w:sz w:val="16"/>
                <w:szCs w:val="16"/>
              </w:rPr>
            </w:pPr>
            <w:hyperlink r:id="rId2628" w:history="1">
              <w:r w:rsidR="00BA5771" w:rsidRPr="00BA5771">
                <w:rPr>
                  <w:rStyle w:val="Hyperlink"/>
                  <w:rFonts w:ascii="Times New Roman" w:hAnsi="Times New Roman"/>
                  <w:b/>
                  <w:bCs/>
                  <w:sz w:val="16"/>
                  <w:szCs w:val="16"/>
                </w:rPr>
                <w:t>Rel-15</w:t>
              </w:r>
            </w:hyperlink>
          </w:p>
        </w:tc>
        <w:tc>
          <w:tcPr>
            <w:tcW w:w="2793" w:type="dxa"/>
          </w:tcPr>
          <w:p w14:paraId="6AFD05AB" w14:textId="6D6AE747" w:rsidR="00BA5771" w:rsidRPr="00BA5771" w:rsidRDefault="00603E09" w:rsidP="00BA5771">
            <w:pPr>
              <w:rPr>
                <w:rFonts w:ascii="Times New Roman" w:hAnsi="Times New Roman"/>
                <w:sz w:val="16"/>
                <w:szCs w:val="16"/>
              </w:rPr>
            </w:pPr>
            <w:hyperlink r:id="rId2629" w:history="1">
              <w:r w:rsidR="00BA5771" w:rsidRPr="00BA5771">
                <w:rPr>
                  <w:rStyle w:val="Hyperlink"/>
                  <w:rFonts w:ascii="Times New Roman" w:hAnsi="Times New Roman"/>
                  <w:b/>
                  <w:bCs/>
                  <w:sz w:val="16"/>
                  <w:szCs w:val="16"/>
                </w:rPr>
                <w:t>NB_IOTenh2-Core</w:t>
              </w:r>
            </w:hyperlink>
          </w:p>
        </w:tc>
        <w:tc>
          <w:tcPr>
            <w:tcW w:w="1088" w:type="dxa"/>
          </w:tcPr>
          <w:p w14:paraId="07CF5BE6" w14:textId="4EAFB6BB" w:rsidR="00BA5771" w:rsidRPr="00BA5771" w:rsidRDefault="00BA5771" w:rsidP="00BA5771">
            <w:pPr>
              <w:rPr>
                <w:rFonts w:ascii="Times New Roman" w:hAnsi="Times New Roman"/>
                <w:sz w:val="16"/>
                <w:szCs w:val="16"/>
              </w:rPr>
            </w:pPr>
            <w:r w:rsidRPr="00BA5771">
              <w:rPr>
                <w:rFonts w:ascii="Times New Roman" w:hAnsi="Times New Roman"/>
                <w:sz w:val="16"/>
                <w:szCs w:val="16"/>
              </w:rPr>
              <w:t> </w:t>
            </w:r>
          </w:p>
        </w:tc>
        <w:tc>
          <w:tcPr>
            <w:tcW w:w="1023" w:type="dxa"/>
          </w:tcPr>
          <w:p w14:paraId="390533E3" w14:textId="46020AA9" w:rsidR="00BA5771" w:rsidRPr="00BA5771" w:rsidRDefault="00BA5771" w:rsidP="00BA5771">
            <w:pPr>
              <w:rPr>
                <w:rFonts w:ascii="Times New Roman" w:hAnsi="Times New Roman"/>
                <w:sz w:val="16"/>
                <w:szCs w:val="16"/>
              </w:rPr>
            </w:pPr>
            <w:r w:rsidRPr="00BA5771">
              <w:rPr>
                <w:rFonts w:ascii="Times New Roman" w:hAnsi="Times New Roman"/>
                <w:sz w:val="16"/>
                <w:szCs w:val="16"/>
              </w:rPr>
              <w:t>RAN2, RAN3</w:t>
            </w:r>
          </w:p>
        </w:tc>
        <w:tc>
          <w:tcPr>
            <w:tcW w:w="1023" w:type="dxa"/>
          </w:tcPr>
          <w:p w14:paraId="17A46130" w14:textId="77777777" w:rsidR="00BA5771" w:rsidRPr="00BA5771" w:rsidRDefault="00BA5771" w:rsidP="00BA5771">
            <w:pPr>
              <w:rPr>
                <w:rFonts w:ascii="Times New Roman" w:hAnsi="Times New Roman"/>
                <w:sz w:val="16"/>
                <w:szCs w:val="16"/>
              </w:rPr>
            </w:pPr>
          </w:p>
        </w:tc>
        <w:tc>
          <w:tcPr>
            <w:tcW w:w="1138" w:type="dxa"/>
          </w:tcPr>
          <w:p w14:paraId="18311A20" w14:textId="77777777" w:rsidR="00BA5771" w:rsidRPr="00BA5771" w:rsidRDefault="00BA5771" w:rsidP="00BA5771">
            <w:pPr>
              <w:rPr>
                <w:rFonts w:ascii="Times New Roman" w:hAnsi="Times New Roman"/>
                <w:sz w:val="16"/>
                <w:szCs w:val="16"/>
              </w:rPr>
            </w:pPr>
          </w:p>
        </w:tc>
        <w:tc>
          <w:tcPr>
            <w:tcW w:w="1084" w:type="dxa"/>
          </w:tcPr>
          <w:p w14:paraId="2EC3ED22" w14:textId="77777777" w:rsidR="00BA5771" w:rsidRPr="00BA5771" w:rsidRDefault="00BA5771" w:rsidP="00BA5771">
            <w:pPr>
              <w:rPr>
                <w:rFonts w:ascii="Times New Roman" w:hAnsi="Times New Roman"/>
                <w:sz w:val="16"/>
                <w:szCs w:val="16"/>
              </w:rPr>
            </w:pPr>
          </w:p>
        </w:tc>
      </w:tr>
      <w:tr w:rsidR="00BA5771" w:rsidRPr="00BA5771" w14:paraId="2509E8F2" w14:textId="77777777" w:rsidTr="00B42881">
        <w:trPr>
          <w:trHeight w:val="20"/>
          <w:jc w:val="center"/>
        </w:trPr>
        <w:tc>
          <w:tcPr>
            <w:tcW w:w="1102" w:type="dxa"/>
          </w:tcPr>
          <w:p w14:paraId="2D0A9DCF" w14:textId="08E8047F" w:rsidR="00BA5771" w:rsidRPr="00BA5771" w:rsidRDefault="00603E09" w:rsidP="00BA5771">
            <w:pPr>
              <w:rPr>
                <w:rFonts w:ascii="Times New Roman" w:hAnsi="Times New Roman"/>
                <w:sz w:val="16"/>
                <w:szCs w:val="16"/>
              </w:rPr>
            </w:pPr>
            <w:hyperlink r:id="rId2630" w:history="1">
              <w:r w:rsidR="00BA5771" w:rsidRPr="00BA5771">
                <w:rPr>
                  <w:rStyle w:val="Hyperlink"/>
                  <w:rFonts w:ascii="Times New Roman" w:hAnsi="Times New Roman"/>
                  <w:b/>
                  <w:bCs/>
                  <w:sz w:val="16"/>
                  <w:szCs w:val="16"/>
                </w:rPr>
                <w:t>R1-1805791</w:t>
              </w:r>
            </w:hyperlink>
          </w:p>
        </w:tc>
        <w:tc>
          <w:tcPr>
            <w:tcW w:w="2707" w:type="dxa"/>
          </w:tcPr>
          <w:p w14:paraId="0B54D4B6" w14:textId="480124AC" w:rsidR="00BA5771" w:rsidRPr="00BA5771" w:rsidRDefault="00BA5771" w:rsidP="00BA5771">
            <w:pPr>
              <w:rPr>
                <w:rFonts w:ascii="Times New Roman" w:hAnsi="Times New Roman"/>
                <w:sz w:val="16"/>
                <w:szCs w:val="16"/>
              </w:rPr>
            </w:pPr>
            <w:r w:rsidRPr="00BA5771">
              <w:rPr>
                <w:rFonts w:ascii="Times New Roman" w:hAnsi="Times New Roman"/>
                <w:sz w:val="16"/>
                <w:szCs w:val="16"/>
              </w:rPr>
              <w:t>LS on UE Capabilities for LTE_unlic</w:t>
            </w:r>
          </w:p>
        </w:tc>
        <w:tc>
          <w:tcPr>
            <w:tcW w:w="1291" w:type="dxa"/>
          </w:tcPr>
          <w:p w14:paraId="5070FAAC" w14:textId="6EE8BE96" w:rsidR="00BA5771" w:rsidRPr="00BA5771" w:rsidRDefault="00BA5771" w:rsidP="00BA5771">
            <w:pPr>
              <w:rPr>
                <w:rFonts w:ascii="Times New Roman" w:hAnsi="Times New Roman"/>
                <w:sz w:val="16"/>
                <w:szCs w:val="16"/>
              </w:rPr>
            </w:pPr>
            <w:r w:rsidRPr="00BA5771">
              <w:rPr>
                <w:rFonts w:ascii="Times New Roman" w:hAnsi="Times New Roman"/>
                <w:sz w:val="16"/>
                <w:szCs w:val="16"/>
              </w:rPr>
              <w:t>RAN1, Nokia</w:t>
            </w:r>
          </w:p>
        </w:tc>
        <w:tc>
          <w:tcPr>
            <w:tcW w:w="818" w:type="dxa"/>
          </w:tcPr>
          <w:p w14:paraId="194D66F0" w14:textId="1717BE40" w:rsidR="00BA5771" w:rsidRPr="00BA5771" w:rsidRDefault="00603E09" w:rsidP="00BA5771">
            <w:pPr>
              <w:rPr>
                <w:rFonts w:ascii="Times New Roman" w:hAnsi="Times New Roman"/>
                <w:sz w:val="16"/>
                <w:szCs w:val="16"/>
              </w:rPr>
            </w:pPr>
            <w:hyperlink r:id="rId2631" w:history="1">
              <w:r w:rsidR="00BA5771" w:rsidRPr="00BA5771">
                <w:rPr>
                  <w:rStyle w:val="Hyperlink"/>
                  <w:rFonts w:ascii="Times New Roman" w:hAnsi="Times New Roman"/>
                  <w:b/>
                  <w:bCs/>
                  <w:sz w:val="16"/>
                  <w:szCs w:val="16"/>
                </w:rPr>
                <w:t>Rel-15</w:t>
              </w:r>
            </w:hyperlink>
          </w:p>
        </w:tc>
        <w:tc>
          <w:tcPr>
            <w:tcW w:w="2793" w:type="dxa"/>
          </w:tcPr>
          <w:p w14:paraId="4972BF7B" w14:textId="213C77FE" w:rsidR="00BA5771" w:rsidRPr="00BA5771" w:rsidRDefault="00603E09" w:rsidP="00BA5771">
            <w:pPr>
              <w:rPr>
                <w:rFonts w:ascii="Times New Roman" w:hAnsi="Times New Roman"/>
                <w:sz w:val="16"/>
                <w:szCs w:val="16"/>
              </w:rPr>
            </w:pPr>
            <w:hyperlink r:id="rId2632" w:history="1">
              <w:r w:rsidR="00BA5771" w:rsidRPr="00BA5771">
                <w:rPr>
                  <w:rStyle w:val="Hyperlink"/>
                  <w:rFonts w:ascii="Times New Roman" w:hAnsi="Times New Roman"/>
                  <w:b/>
                  <w:bCs/>
                  <w:sz w:val="16"/>
                  <w:szCs w:val="16"/>
                </w:rPr>
                <w:t>LTE_unlic-Core</w:t>
              </w:r>
            </w:hyperlink>
          </w:p>
        </w:tc>
        <w:tc>
          <w:tcPr>
            <w:tcW w:w="1088" w:type="dxa"/>
          </w:tcPr>
          <w:p w14:paraId="5228B7A9" w14:textId="6BF1C357" w:rsidR="00BA5771" w:rsidRPr="00BA5771" w:rsidRDefault="00BA5771" w:rsidP="00BA5771">
            <w:pPr>
              <w:rPr>
                <w:rFonts w:ascii="Times New Roman" w:hAnsi="Times New Roman"/>
                <w:sz w:val="16"/>
                <w:szCs w:val="16"/>
              </w:rPr>
            </w:pPr>
            <w:r w:rsidRPr="00BA5771">
              <w:rPr>
                <w:rFonts w:ascii="Times New Roman" w:hAnsi="Times New Roman"/>
                <w:sz w:val="16"/>
                <w:szCs w:val="16"/>
              </w:rPr>
              <w:t> </w:t>
            </w:r>
          </w:p>
        </w:tc>
        <w:tc>
          <w:tcPr>
            <w:tcW w:w="1023" w:type="dxa"/>
          </w:tcPr>
          <w:p w14:paraId="7F1AB066" w14:textId="34DFDAD1" w:rsidR="00BA5771" w:rsidRPr="00BA5771" w:rsidRDefault="00BA5771" w:rsidP="00BA5771">
            <w:pPr>
              <w:rPr>
                <w:rFonts w:ascii="Times New Roman" w:hAnsi="Times New Roman"/>
                <w:sz w:val="16"/>
                <w:szCs w:val="16"/>
              </w:rPr>
            </w:pPr>
            <w:r w:rsidRPr="00BA5771">
              <w:rPr>
                <w:rFonts w:ascii="Times New Roman" w:hAnsi="Times New Roman"/>
                <w:sz w:val="16"/>
                <w:szCs w:val="16"/>
              </w:rPr>
              <w:t>RAN2</w:t>
            </w:r>
          </w:p>
        </w:tc>
        <w:tc>
          <w:tcPr>
            <w:tcW w:w="1023" w:type="dxa"/>
          </w:tcPr>
          <w:p w14:paraId="3DEE295F" w14:textId="77777777" w:rsidR="00BA5771" w:rsidRPr="00BA5771" w:rsidRDefault="00BA5771" w:rsidP="00BA5771">
            <w:pPr>
              <w:rPr>
                <w:rFonts w:ascii="Times New Roman" w:hAnsi="Times New Roman"/>
                <w:sz w:val="16"/>
                <w:szCs w:val="16"/>
              </w:rPr>
            </w:pPr>
          </w:p>
        </w:tc>
        <w:tc>
          <w:tcPr>
            <w:tcW w:w="1138" w:type="dxa"/>
          </w:tcPr>
          <w:p w14:paraId="74B60623" w14:textId="77777777" w:rsidR="00BA5771" w:rsidRPr="00BA5771" w:rsidRDefault="00BA5771" w:rsidP="00BA5771">
            <w:pPr>
              <w:rPr>
                <w:rFonts w:ascii="Times New Roman" w:hAnsi="Times New Roman"/>
                <w:sz w:val="16"/>
                <w:szCs w:val="16"/>
              </w:rPr>
            </w:pPr>
          </w:p>
        </w:tc>
        <w:tc>
          <w:tcPr>
            <w:tcW w:w="1084" w:type="dxa"/>
          </w:tcPr>
          <w:p w14:paraId="06166AC0" w14:textId="77777777" w:rsidR="00BA5771" w:rsidRPr="00BA5771" w:rsidRDefault="00BA5771" w:rsidP="00BA5771">
            <w:pPr>
              <w:rPr>
                <w:rFonts w:ascii="Times New Roman" w:hAnsi="Times New Roman"/>
                <w:sz w:val="16"/>
                <w:szCs w:val="16"/>
              </w:rPr>
            </w:pPr>
          </w:p>
        </w:tc>
      </w:tr>
      <w:tr w:rsidR="00E42580" w:rsidRPr="00E42580" w14:paraId="1D002BE1" w14:textId="77777777" w:rsidTr="00B42881">
        <w:trPr>
          <w:trHeight w:val="20"/>
          <w:jc w:val="center"/>
        </w:trPr>
        <w:tc>
          <w:tcPr>
            <w:tcW w:w="1102" w:type="dxa"/>
          </w:tcPr>
          <w:p w14:paraId="6DE3A099" w14:textId="7434CC5C" w:rsidR="00E42580" w:rsidRPr="00E42580" w:rsidRDefault="00E42580" w:rsidP="00E42580">
            <w:pPr>
              <w:rPr>
                <w:sz w:val="16"/>
                <w:szCs w:val="16"/>
              </w:rPr>
            </w:pPr>
            <w:r w:rsidRPr="00E42580">
              <w:rPr>
                <w:sz w:val="16"/>
                <w:szCs w:val="16"/>
              </w:rPr>
              <w:t>R1-1805438</w:t>
            </w:r>
          </w:p>
        </w:tc>
        <w:tc>
          <w:tcPr>
            <w:tcW w:w="2707" w:type="dxa"/>
          </w:tcPr>
          <w:p w14:paraId="509508FD" w14:textId="2890EAF2" w:rsidR="00E42580" w:rsidRPr="00E42580" w:rsidRDefault="00E42580" w:rsidP="00E42580">
            <w:pPr>
              <w:rPr>
                <w:rFonts w:ascii="Times New Roman" w:hAnsi="Times New Roman"/>
                <w:sz w:val="16"/>
                <w:szCs w:val="16"/>
              </w:rPr>
            </w:pPr>
            <w:r w:rsidRPr="00E42580">
              <w:rPr>
                <w:sz w:val="16"/>
                <w:szCs w:val="16"/>
              </w:rPr>
              <w:t>Reply LS on handling of multiple numerologies in FeMBMS</w:t>
            </w:r>
          </w:p>
        </w:tc>
        <w:tc>
          <w:tcPr>
            <w:tcW w:w="1291" w:type="dxa"/>
          </w:tcPr>
          <w:p w14:paraId="0086B20C" w14:textId="5A9213C3" w:rsidR="00E42580" w:rsidRPr="00E42580" w:rsidRDefault="00E42580" w:rsidP="00E42580">
            <w:pPr>
              <w:rPr>
                <w:rFonts w:ascii="Times New Roman" w:hAnsi="Times New Roman"/>
                <w:sz w:val="16"/>
                <w:szCs w:val="16"/>
              </w:rPr>
            </w:pPr>
            <w:r w:rsidRPr="00E42580">
              <w:rPr>
                <w:sz w:val="16"/>
                <w:szCs w:val="16"/>
              </w:rPr>
              <w:t>RAN1, Qualcomm</w:t>
            </w:r>
          </w:p>
        </w:tc>
        <w:tc>
          <w:tcPr>
            <w:tcW w:w="818" w:type="dxa"/>
          </w:tcPr>
          <w:p w14:paraId="4A692B8F" w14:textId="0E8696BD" w:rsidR="00E42580" w:rsidRPr="00E42580" w:rsidRDefault="00E42580" w:rsidP="00E42580">
            <w:pPr>
              <w:rPr>
                <w:sz w:val="16"/>
                <w:szCs w:val="16"/>
              </w:rPr>
            </w:pPr>
            <w:r w:rsidRPr="00E42580">
              <w:rPr>
                <w:sz w:val="16"/>
                <w:szCs w:val="16"/>
              </w:rPr>
              <w:t>Rel-14</w:t>
            </w:r>
          </w:p>
        </w:tc>
        <w:tc>
          <w:tcPr>
            <w:tcW w:w="2793" w:type="dxa"/>
          </w:tcPr>
          <w:p w14:paraId="3FB8E571" w14:textId="37E1D784" w:rsidR="00E42580" w:rsidRPr="00E42580" w:rsidRDefault="00E42580" w:rsidP="00E42580">
            <w:pPr>
              <w:rPr>
                <w:sz w:val="16"/>
                <w:szCs w:val="16"/>
              </w:rPr>
            </w:pPr>
            <w:r w:rsidRPr="00E42580">
              <w:rPr>
                <w:sz w:val="16"/>
                <w:szCs w:val="16"/>
              </w:rPr>
              <w:t>MBMS_LTE_enh2-Core</w:t>
            </w:r>
          </w:p>
        </w:tc>
        <w:tc>
          <w:tcPr>
            <w:tcW w:w="1088" w:type="dxa"/>
          </w:tcPr>
          <w:p w14:paraId="3346F2D9" w14:textId="1D7ABC3E" w:rsidR="00E42580" w:rsidRPr="00E42580" w:rsidRDefault="00E42580" w:rsidP="00E42580">
            <w:pPr>
              <w:rPr>
                <w:rFonts w:ascii="Times New Roman" w:hAnsi="Times New Roman"/>
                <w:sz w:val="16"/>
                <w:szCs w:val="16"/>
              </w:rPr>
            </w:pPr>
            <w:r w:rsidRPr="00E42580">
              <w:rPr>
                <w:sz w:val="16"/>
                <w:szCs w:val="16"/>
              </w:rPr>
              <w:t>R2-1806298</w:t>
            </w:r>
          </w:p>
        </w:tc>
        <w:tc>
          <w:tcPr>
            <w:tcW w:w="1023" w:type="dxa"/>
          </w:tcPr>
          <w:p w14:paraId="43DF3DA8" w14:textId="0894511F" w:rsidR="00E42580" w:rsidRPr="00E42580" w:rsidRDefault="00E42580" w:rsidP="00E42580">
            <w:pPr>
              <w:rPr>
                <w:rFonts w:ascii="Times New Roman" w:hAnsi="Times New Roman"/>
                <w:sz w:val="16"/>
                <w:szCs w:val="16"/>
              </w:rPr>
            </w:pPr>
            <w:r w:rsidRPr="00E42580">
              <w:rPr>
                <w:sz w:val="16"/>
                <w:szCs w:val="16"/>
              </w:rPr>
              <w:t>RAN2</w:t>
            </w:r>
          </w:p>
        </w:tc>
        <w:tc>
          <w:tcPr>
            <w:tcW w:w="1023" w:type="dxa"/>
          </w:tcPr>
          <w:p w14:paraId="664D332A" w14:textId="77777777" w:rsidR="00E42580" w:rsidRPr="00E42580" w:rsidRDefault="00E42580" w:rsidP="00E42580">
            <w:pPr>
              <w:rPr>
                <w:rFonts w:ascii="Times New Roman" w:hAnsi="Times New Roman"/>
                <w:sz w:val="16"/>
                <w:szCs w:val="16"/>
              </w:rPr>
            </w:pPr>
          </w:p>
        </w:tc>
        <w:tc>
          <w:tcPr>
            <w:tcW w:w="1138" w:type="dxa"/>
          </w:tcPr>
          <w:p w14:paraId="3AB0C9FE" w14:textId="77777777" w:rsidR="00E42580" w:rsidRPr="00E42580" w:rsidRDefault="00E42580" w:rsidP="00E42580">
            <w:pPr>
              <w:rPr>
                <w:rFonts w:ascii="Times New Roman" w:hAnsi="Times New Roman"/>
                <w:sz w:val="16"/>
                <w:szCs w:val="16"/>
              </w:rPr>
            </w:pPr>
          </w:p>
        </w:tc>
        <w:tc>
          <w:tcPr>
            <w:tcW w:w="1084" w:type="dxa"/>
          </w:tcPr>
          <w:p w14:paraId="2B41F928" w14:textId="77777777" w:rsidR="00E42580" w:rsidRPr="00E42580" w:rsidRDefault="00E42580" w:rsidP="00E42580">
            <w:pPr>
              <w:rPr>
                <w:rFonts w:ascii="Times New Roman" w:hAnsi="Times New Roman"/>
                <w:sz w:val="16"/>
                <w:szCs w:val="16"/>
              </w:rPr>
            </w:pPr>
          </w:p>
        </w:tc>
      </w:tr>
      <w:tr w:rsidR="00E42580" w:rsidRPr="00E42580" w14:paraId="3E6C4E90" w14:textId="77777777" w:rsidTr="00B42881">
        <w:trPr>
          <w:trHeight w:val="20"/>
          <w:jc w:val="center"/>
        </w:trPr>
        <w:tc>
          <w:tcPr>
            <w:tcW w:w="1102" w:type="dxa"/>
          </w:tcPr>
          <w:p w14:paraId="562A60BD" w14:textId="310D157A" w:rsidR="00E42580" w:rsidRPr="00E42580" w:rsidRDefault="00E42580" w:rsidP="00E42580">
            <w:pPr>
              <w:rPr>
                <w:sz w:val="16"/>
                <w:szCs w:val="16"/>
              </w:rPr>
            </w:pPr>
            <w:r w:rsidRPr="00E42580">
              <w:rPr>
                <w:sz w:val="16"/>
                <w:szCs w:val="16"/>
              </w:rPr>
              <w:t>R1-1805440</w:t>
            </w:r>
          </w:p>
        </w:tc>
        <w:tc>
          <w:tcPr>
            <w:tcW w:w="2707" w:type="dxa"/>
          </w:tcPr>
          <w:p w14:paraId="32CE06E1" w14:textId="5DFDC9E7" w:rsidR="00E42580" w:rsidRPr="00E42580" w:rsidRDefault="00E42580" w:rsidP="00E42580">
            <w:pPr>
              <w:rPr>
                <w:rFonts w:ascii="Times New Roman" w:hAnsi="Times New Roman"/>
                <w:sz w:val="16"/>
                <w:szCs w:val="16"/>
              </w:rPr>
            </w:pPr>
            <w:r w:rsidRPr="00E42580">
              <w:rPr>
                <w:sz w:val="16"/>
                <w:szCs w:val="16"/>
              </w:rPr>
              <w:t>LS on PDCCH common search space configurations</w:t>
            </w:r>
          </w:p>
        </w:tc>
        <w:tc>
          <w:tcPr>
            <w:tcW w:w="1291" w:type="dxa"/>
          </w:tcPr>
          <w:p w14:paraId="24EAC5E0" w14:textId="6C3781ED" w:rsidR="00E42580" w:rsidRPr="00E42580" w:rsidRDefault="00E42580" w:rsidP="00E42580">
            <w:pPr>
              <w:rPr>
                <w:rFonts w:ascii="Times New Roman" w:hAnsi="Times New Roman"/>
                <w:sz w:val="16"/>
                <w:szCs w:val="16"/>
              </w:rPr>
            </w:pPr>
            <w:r w:rsidRPr="00E42580">
              <w:rPr>
                <w:sz w:val="16"/>
                <w:szCs w:val="16"/>
              </w:rPr>
              <w:t>RAN1, NTT DOCOMO</w:t>
            </w:r>
          </w:p>
        </w:tc>
        <w:tc>
          <w:tcPr>
            <w:tcW w:w="818" w:type="dxa"/>
          </w:tcPr>
          <w:p w14:paraId="5DB5D793" w14:textId="5C51870F" w:rsidR="00E42580" w:rsidRPr="00E42580" w:rsidRDefault="00E42580" w:rsidP="00E42580">
            <w:pPr>
              <w:rPr>
                <w:sz w:val="16"/>
                <w:szCs w:val="16"/>
              </w:rPr>
            </w:pPr>
            <w:r w:rsidRPr="00E42580">
              <w:rPr>
                <w:sz w:val="16"/>
                <w:szCs w:val="16"/>
              </w:rPr>
              <w:t>Rel-15</w:t>
            </w:r>
          </w:p>
        </w:tc>
        <w:tc>
          <w:tcPr>
            <w:tcW w:w="2793" w:type="dxa"/>
          </w:tcPr>
          <w:p w14:paraId="241BFAE5" w14:textId="6E15A21D" w:rsidR="00E42580" w:rsidRPr="00E42580" w:rsidRDefault="00E42580" w:rsidP="00E42580">
            <w:pPr>
              <w:rPr>
                <w:sz w:val="16"/>
                <w:szCs w:val="16"/>
              </w:rPr>
            </w:pPr>
            <w:r w:rsidRPr="00E42580">
              <w:rPr>
                <w:sz w:val="16"/>
                <w:szCs w:val="16"/>
              </w:rPr>
              <w:t>NR_newRAT-Core</w:t>
            </w:r>
          </w:p>
        </w:tc>
        <w:tc>
          <w:tcPr>
            <w:tcW w:w="1088" w:type="dxa"/>
          </w:tcPr>
          <w:p w14:paraId="6074EA86" w14:textId="77777777" w:rsidR="00E42580" w:rsidRPr="00E42580" w:rsidRDefault="00E42580" w:rsidP="00E42580">
            <w:pPr>
              <w:rPr>
                <w:rFonts w:ascii="Times New Roman" w:hAnsi="Times New Roman"/>
                <w:sz w:val="16"/>
                <w:szCs w:val="16"/>
              </w:rPr>
            </w:pPr>
          </w:p>
        </w:tc>
        <w:tc>
          <w:tcPr>
            <w:tcW w:w="1023" w:type="dxa"/>
          </w:tcPr>
          <w:p w14:paraId="0055ED87" w14:textId="3CF8C763" w:rsidR="00E42580" w:rsidRPr="00E42580" w:rsidRDefault="00E42580" w:rsidP="00E42580">
            <w:pPr>
              <w:rPr>
                <w:rFonts w:ascii="Times New Roman" w:hAnsi="Times New Roman"/>
                <w:sz w:val="16"/>
                <w:szCs w:val="16"/>
              </w:rPr>
            </w:pPr>
            <w:r w:rsidRPr="00E42580">
              <w:rPr>
                <w:sz w:val="16"/>
                <w:szCs w:val="16"/>
              </w:rPr>
              <w:t>RAN2</w:t>
            </w:r>
          </w:p>
        </w:tc>
        <w:tc>
          <w:tcPr>
            <w:tcW w:w="1023" w:type="dxa"/>
          </w:tcPr>
          <w:p w14:paraId="7B85F528" w14:textId="77777777" w:rsidR="00E42580" w:rsidRPr="00E42580" w:rsidRDefault="00E42580" w:rsidP="00E42580">
            <w:pPr>
              <w:rPr>
                <w:rFonts w:ascii="Times New Roman" w:hAnsi="Times New Roman"/>
                <w:sz w:val="16"/>
                <w:szCs w:val="16"/>
              </w:rPr>
            </w:pPr>
          </w:p>
        </w:tc>
        <w:tc>
          <w:tcPr>
            <w:tcW w:w="1138" w:type="dxa"/>
          </w:tcPr>
          <w:p w14:paraId="5D1B0AAC" w14:textId="77777777" w:rsidR="00E42580" w:rsidRPr="00E42580" w:rsidRDefault="00E42580" w:rsidP="00E42580">
            <w:pPr>
              <w:rPr>
                <w:rFonts w:ascii="Times New Roman" w:hAnsi="Times New Roman"/>
                <w:sz w:val="16"/>
                <w:szCs w:val="16"/>
              </w:rPr>
            </w:pPr>
          </w:p>
        </w:tc>
        <w:tc>
          <w:tcPr>
            <w:tcW w:w="1084" w:type="dxa"/>
          </w:tcPr>
          <w:p w14:paraId="71755C8C" w14:textId="77777777" w:rsidR="00E42580" w:rsidRPr="00E42580" w:rsidRDefault="00E42580" w:rsidP="00E42580">
            <w:pPr>
              <w:rPr>
                <w:rFonts w:ascii="Times New Roman" w:hAnsi="Times New Roman"/>
                <w:sz w:val="16"/>
                <w:szCs w:val="16"/>
              </w:rPr>
            </w:pPr>
          </w:p>
        </w:tc>
      </w:tr>
    </w:tbl>
    <w:p w14:paraId="26DCC5E9" w14:textId="642CDE50"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5183" w:name="_Toc514184747"/>
      <w:r w:rsidRPr="000B1042">
        <w:rPr>
          <w:rFonts w:ascii="Times New Roman" w:hAnsi="Times New Roman" w:cs="Times New Roman"/>
          <w:sz w:val="20"/>
          <w:szCs w:val="20"/>
        </w:rPr>
        <w:lastRenderedPageBreak/>
        <w:t xml:space="preserve">Annex </w:t>
      </w:r>
      <w:r w:rsidRPr="000B1042">
        <w:rPr>
          <w:rFonts w:ascii="Times New Roman" w:eastAsia="MS Mincho" w:hAnsi="Times New Roman" w:cs="Times New Roman"/>
          <w:sz w:val="20"/>
          <w:szCs w:val="20"/>
          <w:lang w:eastAsia="ja-JP"/>
        </w:rPr>
        <w:t>C-2</w:t>
      </w:r>
      <w:r w:rsidRPr="000B1042">
        <w:rPr>
          <w:rFonts w:ascii="Times New Roman" w:hAnsi="Times New Roman" w:cs="Times New Roman"/>
          <w:sz w:val="20"/>
          <w:szCs w:val="20"/>
        </w:rPr>
        <w:t>:</w:t>
      </w:r>
      <w:r w:rsidRPr="000B1042">
        <w:rPr>
          <w:rFonts w:ascii="Times New Roman" w:hAnsi="Times New Roman" w:cs="Times New Roman"/>
          <w:sz w:val="20"/>
          <w:szCs w:val="20"/>
        </w:rPr>
        <w:tab/>
        <w:t>List of Incoming LSs</w:t>
      </w:r>
      <w:r w:rsidRPr="000B1042">
        <w:rPr>
          <w:rFonts w:ascii="Times New Roman" w:eastAsia="MS Mincho" w:hAnsi="Times New Roman" w:cs="Times New Roman"/>
          <w:sz w:val="20"/>
          <w:szCs w:val="20"/>
          <w:lang w:eastAsia="ja-JP"/>
        </w:rPr>
        <w:t xml:space="preserve"> from </w:t>
      </w:r>
      <w:r w:rsidRPr="000B1042">
        <w:rPr>
          <w:rFonts w:ascii="Times New Roman" w:hAnsi="Times New Roman" w:cs="Times New Roman"/>
          <w:sz w:val="20"/>
          <w:szCs w:val="20"/>
        </w:rPr>
        <w:t xml:space="preserve">RAN1 </w:t>
      </w:r>
      <w:r w:rsidR="00F40D66">
        <w:rPr>
          <w:rFonts w:ascii="Times New Roman" w:hAnsi="Times New Roman" w:cs="Times New Roman"/>
          <w:sz w:val="20"/>
          <w:szCs w:val="20"/>
        </w:rPr>
        <w:t>#92bis</w:t>
      </w:r>
      <w:bookmarkEnd w:id="5183"/>
    </w:p>
    <w:p w14:paraId="707BCF72" w14:textId="77777777" w:rsidR="005C5573" w:rsidRPr="000B1042" w:rsidRDefault="005C5573" w:rsidP="005C5573">
      <w:pPr>
        <w:rPr>
          <w:szCs w:val="20"/>
        </w:rPr>
      </w:pPr>
    </w:p>
    <w:tbl>
      <w:tblPr>
        <w:tblStyle w:val="TableGrid"/>
        <w:tblW w:w="14050" w:type="dxa"/>
        <w:jc w:val="center"/>
        <w:tblLook w:val="04A0" w:firstRow="1" w:lastRow="0" w:firstColumn="1" w:lastColumn="0" w:noHBand="0" w:noVBand="1"/>
      </w:tblPr>
      <w:tblGrid>
        <w:gridCol w:w="1077"/>
        <w:gridCol w:w="2741"/>
        <w:gridCol w:w="1298"/>
        <w:gridCol w:w="838"/>
        <w:gridCol w:w="2793"/>
        <w:gridCol w:w="1081"/>
        <w:gridCol w:w="1002"/>
        <w:gridCol w:w="1002"/>
        <w:gridCol w:w="1141"/>
        <w:gridCol w:w="1077"/>
      </w:tblGrid>
      <w:tr w:rsidR="00A633B4" w:rsidRPr="0046621C" w14:paraId="60CCC904" w14:textId="77777777" w:rsidTr="00047813">
        <w:trPr>
          <w:trHeight w:val="20"/>
          <w:tblHeader/>
          <w:jc w:val="center"/>
        </w:trPr>
        <w:tc>
          <w:tcPr>
            <w:tcW w:w="1077" w:type="dxa"/>
            <w:shd w:val="clear" w:color="auto" w:fill="BFBFBF" w:themeFill="background1" w:themeFillShade="BF"/>
            <w:hideMark/>
          </w:tcPr>
          <w:p w14:paraId="0E4EAF11" w14:textId="77777777" w:rsidR="00853B87" w:rsidRPr="0046621C" w:rsidRDefault="00853B87" w:rsidP="000E7C7A">
            <w:pPr>
              <w:rPr>
                <w:rFonts w:ascii="Times New Roman" w:hAnsi="Times New Roman"/>
                <w:bCs/>
                <w:sz w:val="16"/>
                <w:szCs w:val="16"/>
              </w:rPr>
            </w:pPr>
            <w:r w:rsidRPr="0046621C">
              <w:rPr>
                <w:rFonts w:ascii="Times New Roman" w:hAnsi="Times New Roman"/>
                <w:bCs/>
                <w:sz w:val="16"/>
                <w:szCs w:val="16"/>
              </w:rPr>
              <w:t>TDoc #</w:t>
            </w:r>
          </w:p>
        </w:tc>
        <w:tc>
          <w:tcPr>
            <w:tcW w:w="2741" w:type="dxa"/>
            <w:shd w:val="clear" w:color="auto" w:fill="BFBFBF" w:themeFill="background1" w:themeFillShade="BF"/>
            <w:hideMark/>
          </w:tcPr>
          <w:p w14:paraId="7B9ED9EB" w14:textId="77777777" w:rsidR="00853B87" w:rsidRPr="0046621C" w:rsidRDefault="00853B87" w:rsidP="000E7C7A">
            <w:pPr>
              <w:rPr>
                <w:rFonts w:ascii="Times New Roman" w:hAnsi="Times New Roman"/>
                <w:bCs/>
                <w:sz w:val="16"/>
                <w:szCs w:val="16"/>
              </w:rPr>
            </w:pPr>
            <w:r w:rsidRPr="0046621C">
              <w:rPr>
                <w:rFonts w:ascii="Times New Roman" w:hAnsi="Times New Roman"/>
                <w:bCs/>
                <w:sz w:val="16"/>
                <w:szCs w:val="16"/>
              </w:rPr>
              <w:t>Title</w:t>
            </w:r>
          </w:p>
        </w:tc>
        <w:tc>
          <w:tcPr>
            <w:tcW w:w="1298" w:type="dxa"/>
            <w:shd w:val="clear" w:color="auto" w:fill="BFBFBF" w:themeFill="background1" w:themeFillShade="BF"/>
            <w:hideMark/>
          </w:tcPr>
          <w:p w14:paraId="181AF5CC" w14:textId="77777777" w:rsidR="00853B87" w:rsidRPr="0046621C" w:rsidRDefault="00853B87" w:rsidP="000E7C7A">
            <w:pPr>
              <w:rPr>
                <w:rFonts w:ascii="Times New Roman" w:hAnsi="Times New Roman"/>
                <w:bCs/>
                <w:sz w:val="16"/>
                <w:szCs w:val="16"/>
              </w:rPr>
            </w:pPr>
            <w:r w:rsidRPr="0046621C">
              <w:rPr>
                <w:rFonts w:ascii="Times New Roman" w:hAnsi="Times New Roman"/>
                <w:bCs/>
                <w:sz w:val="16"/>
                <w:szCs w:val="16"/>
              </w:rPr>
              <w:t>Source</w:t>
            </w:r>
          </w:p>
        </w:tc>
        <w:tc>
          <w:tcPr>
            <w:tcW w:w="838" w:type="dxa"/>
            <w:shd w:val="clear" w:color="auto" w:fill="BFBFBF" w:themeFill="background1" w:themeFillShade="BF"/>
            <w:hideMark/>
          </w:tcPr>
          <w:p w14:paraId="5D545C76" w14:textId="77777777" w:rsidR="00853B87" w:rsidRPr="0046621C" w:rsidRDefault="00853B87" w:rsidP="000E7C7A">
            <w:pPr>
              <w:rPr>
                <w:rFonts w:ascii="Times New Roman" w:hAnsi="Times New Roman"/>
                <w:bCs/>
                <w:sz w:val="16"/>
                <w:szCs w:val="16"/>
              </w:rPr>
            </w:pPr>
            <w:r w:rsidRPr="0046621C">
              <w:rPr>
                <w:rFonts w:ascii="Times New Roman" w:hAnsi="Times New Roman"/>
                <w:bCs/>
                <w:sz w:val="16"/>
                <w:szCs w:val="16"/>
              </w:rPr>
              <w:t>Release</w:t>
            </w:r>
          </w:p>
        </w:tc>
        <w:tc>
          <w:tcPr>
            <w:tcW w:w="2793" w:type="dxa"/>
            <w:shd w:val="clear" w:color="auto" w:fill="BFBFBF" w:themeFill="background1" w:themeFillShade="BF"/>
            <w:hideMark/>
          </w:tcPr>
          <w:p w14:paraId="086C1468" w14:textId="77777777" w:rsidR="00853B87" w:rsidRPr="0046621C" w:rsidRDefault="00853B87" w:rsidP="000E7C7A">
            <w:pPr>
              <w:rPr>
                <w:rFonts w:ascii="Times New Roman" w:hAnsi="Times New Roman"/>
                <w:bCs/>
                <w:sz w:val="16"/>
                <w:szCs w:val="16"/>
              </w:rPr>
            </w:pPr>
            <w:r w:rsidRPr="0046621C">
              <w:rPr>
                <w:rFonts w:ascii="Times New Roman" w:hAnsi="Times New Roman"/>
                <w:bCs/>
                <w:sz w:val="16"/>
                <w:szCs w:val="16"/>
              </w:rPr>
              <w:t>Related WIs</w:t>
            </w:r>
          </w:p>
        </w:tc>
        <w:tc>
          <w:tcPr>
            <w:tcW w:w="1081" w:type="dxa"/>
            <w:shd w:val="clear" w:color="auto" w:fill="BFBFBF" w:themeFill="background1" w:themeFillShade="BF"/>
            <w:hideMark/>
          </w:tcPr>
          <w:p w14:paraId="35577EB9" w14:textId="77777777" w:rsidR="00853B87" w:rsidRPr="0046621C" w:rsidRDefault="00853B87" w:rsidP="000E7C7A">
            <w:pPr>
              <w:rPr>
                <w:rFonts w:ascii="Times New Roman" w:hAnsi="Times New Roman"/>
                <w:bCs/>
                <w:sz w:val="16"/>
                <w:szCs w:val="16"/>
              </w:rPr>
            </w:pPr>
            <w:r w:rsidRPr="0046621C">
              <w:rPr>
                <w:rFonts w:ascii="Times New Roman" w:hAnsi="Times New Roman"/>
                <w:bCs/>
                <w:sz w:val="16"/>
                <w:szCs w:val="16"/>
              </w:rPr>
              <w:t>Reply to</w:t>
            </w:r>
          </w:p>
        </w:tc>
        <w:tc>
          <w:tcPr>
            <w:tcW w:w="1002" w:type="dxa"/>
            <w:shd w:val="clear" w:color="auto" w:fill="BFBFBF" w:themeFill="background1" w:themeFillShade="BF"/>
            <w:hideMark/>
          </w:tcPr>
          <w:p w14:paraId="78A547BC" w14:textId="77777777" w:rsidR="00853B87" w:rsidRPr="0046621C" w:rsidRDefault="00853B87" w:rsidP="000E7C7A">
            <w:pPr>
              <w:rPr>
                <w:rFonts w:ascii="Times New Roman" w:hAnsi="Times New Roman"/>
                <w:bCs/>
                <w:sz w:val="16"/>
                <w:szCs w:val="16"/>
              </w:rPr>
            </w:pPr>
            <w:r w:rsidRPr="0046621C">
              <w:rPr>
                <w:rFonts w:ascii="Times New Roman" w:hAnsi="Times New Roman"/>
                <w:bCs/>
                <w:sz w:val="16"/>
                <w:szCs w:val="16"/>
              </w:rPr>
              <w:t>To</w:t>
            </w:r>
          </w:p>
        </w:tc>
        <w:tc>
          <w:tcPr>
            <w:tcW w:w="1002" w:type="dxa"/>
            <w:shd w:val="clear" w:color="auto" w:fill="BFBFBF" w:themeFill="background1" w:themeFillShade="BF"/>
            <w:hideMark/>
          </w:tcPr>
          <w:p w14:paraId="77BDF0E7" w14:textId="77777777" w:rsidR="00853B87" w:rsidRPr="0046621C" w:rsidRDefault="00853B87" w:rsidP="000E7C7A">
            <w:pPr>
              <w:rPr>
                <w:rFonts w:ascii="Times New Roman" w:hAnsi="Times New Roman"/>
                <w:bCs/>
                <w:sz w:val="16"/>
                <w:szCs w:val="16"/>
              </w:rPr>
            </w:pPr>
            <w:r w:rsidRPr="0046621C">
              <w:rPr>
                <w:rFonts w:ascii="Times New Roman" w:hAnsi="Times New Roman"/>
                <w:bCs/>
                <w:sz w:val="16"/>
                <w:szCs w:val="16"/>
              </w:rPr>
              <w:t>Cc</w:t>
            </w:r>
          </w:p>
        </w:tc>
        <w:tc>
          <w:tcPr>
            <w:tcW w:w="1141" w:type="dxa"/>
            <w:shd w:val="clear" w:color="auto" w:fill="BFBFBF" w:themeFill="background1" w:themeFillShade="BF"/>
            <w:hideMark/>
          </w:tcPr>
          <w:p w14:paraId="4CCFC6A1" w14:textId="77777777" w:rsidR="00853B87" w:rsidRPr="0046621C" w:rsidRDefault="00853B87" w:rsidP="000E7C7A">
            <w:pPr>
              <w:rPr>
                <w:rFonts w:ascii="Times New Roman" w:hAnsi="Times New Roman"/>
                <w:bCs/>
                <w:sz w:val="16"/>
                <w:szCs w:val="16"/>
              </w:rPr>
            </w:pPr>
            <w:r w:rsidRPr="0046621C">
              <w:rPr>
                <w:rFonts w:ascii="Times New Roman" w:hAnsi="Times New Roman"/>
                <w:bCs/>
                <w:sz w:val="16"/>
                <w:szCs w:val="16"/>
              </w:rPr>
              <w:t>Original LS</w:t>
            </w:r>
          </w:p>
        </w:tc>
        <w:tc>
          <w:tcPr>
            <w:tcW w:w="1077" w:type="dxa"/>
            <w:shd w:val="clear" w:color="auto" w:fill="BFBFBF" w:themeFill="background1" w:themeFillShade="BF"/>
            <w:hideMark/>
          </w:tcPr>
          <w:p w14:paraId="5A03D9F1" w14:textId="77777777" w:rsidR="00853B87" w:rsidRPr="0046621C" w:rsidRDefault="00853B87" w:rsidP="000E7C7A">
            <w:pPr>
              <w:rPr>
                <w:rFonts w:ascii="Times New Roman" w:hAnsi="Times New Roman"/>
                <w:bCs/>
                <w:sz w:val="16"/>
                <w:szCs w:val="16"/>
              </w:rPr>
            </w:pPr>
            <w:r w:rsidRPr="0046621C">
              <w:rPr>
                <w:rFonts w:ascii="Times New Roman" w:hAnsi="Times New Roman"/>
                <w:bCs/>
                <w:sz w:val="16"/>
                <w:szCs w:val="16"/>
              </w:rPr>
              <w:t>Reply in</w:t>
            </w:r>
          </w:p>
        </w:tc>
      </w:tr>
      <w:tr w:rsidR="0046621C" w:rsidRPr="0046621C" w14:paraId="26BDFB8F" w14:textId="77777777" w:rsidTr="0046621C">
        <w:trPr>
          <w:trHeight w:val="20"/>
          <w:jc w:val="center"/>
        </w:trPr>
        <w:tc>
          <w:tcPr>
            <w:tcW w:w="1077" w:type="dxa"/>
          </w:tcPr>
          <w:p w14:paraId="7EDFA693" w14:textId="05A078A7" w:rsidR="0046621C" w:rsidRPr="0046621C" w:rsidRDefault="00603E09" w:rsidP="0046621C">
            <w:pPr>
              <w:rPr>
                <w:rFonts w:ascii="Times New Roman" w:hAnsi="Times New Roman"/>
                <w:bCs/>
                <w:sz w:val="16"/>
                <w:szCs w:val="16"/>
              </w:rPr>
            </w:pPr>
            <w:hyperlink r:id="rId2633" w:history="1">
              <w:r w:rsidR="0046621C" w:rsidRPr="0046621C">
                <w:rPr>
                  <w:rStyle w:val="Hyperlink"/>
                  <w:rFonts w:ascii="Times New Roman" w:hAnsi="Times New Roman"/>
                  <w:b/>
                  <w:bCs/>
                  <w:sz w:val="16"/>
                  <w:szCs w:val="16"/>
                </w:rPr>
                <w:t>R1-1803573</w:t>
              </w:r>
            </w:hyperlink>
          </w:p>
        </w:tc>
        <w:tc>
          <w:tcPr>
            <w:tcW w:w="2741" w:type="dxa"/>
          </w:tcPr>
          <w:p w14:paraId="65065501" w14:textId="78415FDA" w:rsidR="0046621C" w:rsidRPr="0046621C" w:rsidRDefault="0046621C" w:rsidP="0046621C">
            <w:pPr>
              <w:rPr>
                <w:rFonts w:ascii="Times New Roman" w:hAnsi="Times New Roman"/>
                <w:sz w:val="16"/>
                <w:szCs w:val="16"/>
              </w:rPr>
            </w:pPr>
            <w:r w:rsidRPr="0046621C">
              <w:rPr>
                <w:rFonts w:ascii="Times New Roman" w:hAnsi="Times New Roman"/>
                <w:sz w:val="16"/>
                <w:szCs w:val="16"/>
              </w:rPr>
              <w:t>Reply LS to RAN1 on wake-up signal</w:t>
            </w:r>
          </w:p>
        </w:tc>
        <w:tc>
          <w:tcPr>
            <w:tcW w:w="1298" w:type="dxa"/>
          </w:tcPr>
          <w:p w14:paraId="3EF7EE17" w14:textId="7F072F71" w:rsidR="0046621C" w:rsidRPr="0046621C" w:rsidRDefault="0046621C" w:rsidP="0046621C">
            <w:pPr>
              <w:rPr>
                <w:rFonts w:ascii="Times New Roman" w:hAnsi="Times New Roman"/>
                <w:sz w:val="16"/>
                <w:szCs w:val="16"/>
              </w:rPr>
            </w:pPr>
            <w:r w:rsidRPr="0046621C">
              <w:rPr>
                <w:rFonts w:ascii="Times New Roman" w:hAnsi="Times New Roman"/>
                <w:sz w:val="16"/>
                <w:szCs w:val="16"/>
              </w:rPr>
              <w:t>RAN2, Huawei</w:t>
            </w:r>
          </w:p>
        </w:tc>
        <w:tc>
          <w:tcPr>
            <w:tcW w:w="838" w:type="dxa"/>
          </w:tcPr>
          <w:p w14:paraId="4875C351" w14:textId="7B73A138" w:rsidR="0046621C" w:rsidRPr="0046621C" w:rsidRDefault="00603E09" w:rsidP="0046621C">
            <w:pPr>
              <w:rPr>
                <w:rFonts w:ascii="Times New Roman" w:hAnsi="Times New Roman"/>
                <w:bCs/>
                <w:sz w:val="16"/>
                <w:szCs w:val="16"/>
              </w:rPr>
            </w:pPr>
            <w:hyperlink r:id="rId2634" w:history="1">
              <w:r w:rsidR="0046621C" w:rsidRPr="0046621C">
                <w:rPr>
                  <w:rStyle w:val="Hyperlink"/>
                  <w:rFonts w:ascii="Times New Roman" w:hAnsi="Times New Roman"/>
                  <w:b/>
                  <w:bCs/>
                  <w:sz w:val="16"/>
                  <w:szCs w:val="16"/>
                </w:rPr>
                <w:t>Rel-15</w:t>
              </w:r>
            </w:hyperlink>
          </w:p>
        </w:tc>
        <w:tc>
          <w:tcPr>
            <w:tcW w:w="2793" w:type="dxa"/>
          </w:tcPr>
          <w:p w14:paraId="68D2E7E5" w14:textId="5D9F838C" w:rsidR="0046621C" w:rsidRPr="0072194D" w:rsidRDefault="0046621C" w:rsidP="0046621C">
            <w:pPr>
              <w:rPr>
                <w:rFonts w:ascii="Times New Roman" w:hAnsi="Times New Roman"/>
                <w:bCs/>
                <w:sz w:val="16"/>
                <w:szCs w:val="16"/>
                <w:lang w:val="fr-FR"/>
              </w:rPr>
            </w:pPr>
            <w:r w:rsidRPr="0072194D">
              <w:rPr>
                <w:rFonts w:ascii="Times New Roman" w:hAnsi="Times New Roman"/>
                <w:color w:val="000000"/>
                <w:sz w:val="16"/>
                <w:szCs w:val="16"/>
                <w:lang w:val="fr-FR"/>
              </w:rPr>
              <w:t>NB_IOTenh2-Core, LTE_eMTC4-Core</w:t>
            </w:r>
          </w:p>
        </w:tc>
        <w:tc>
          <w:tcPr>
            <w:tcW w:w="1081" w:type="dxa"/>
          </w:tcPr>
          <w:p w14:paraId="7E17247D" w14:textId="1876834F" w:rsidR="0046621C" w:rsidRPr="0072194D" w:rsidRDefault="0046621C" w:rsidP="0046621C">
            <w:pPr>
              <w:rPr>
                <w:rFonts w:ascii="Times New Roman" w:hAnsi="Times New Roman"/>
                <w:sz w:val="16"/>
                <w:szCs w:val="16"/>
                <w:lang w:val="fr-FR"/>
              </w:rPr>
            </w:pPr>
            <w:r w:rsidRPr="0072194D">
              <w:rPr>
                <w:rFonts w:ascii="Times New Roman" w:hAnsi="Times New Roman"/>
                <w:sz w:val="16"/>
                <w:szCs w:val="16"/>
                <w:lang w:val="fr-FR"/>
              </w:rPr>
              <w:t> </w:t>
            </w:r>
          </w:p>
        </w:tc>
        <w:tc>
          <w:tcPr>
            <w:tcW w:w="1002" w:type="dxa"/>
          </w:tcPr>
          <w:p w14:paraId="58DFC99E" w14:textId="15981B1C"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1C469621" w14:textId="0754B780"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5AFA40C2" w14:textId="58105110" w:rsidR="0046621C" w:rsidRPr="0046621C" w:rsidRDefault="0046621C" w:rsidP="0046621C">
            <w:pPr>
              <w:rPr>
                <w:rFonts w:ascii="Times New Roman" w:hAnsi="Times New Roman"/>
                <w:sz w:val="16"/>
                <w:szCs w:val="16"/>
              </w:rPr>
            </w:pPr>
            <w:r w:rsidRPr="0046621C">
              <w:rPr>
                <w:rFonts w:ascii="Times New Roman" w:hAnsi="Times New Roman"/>
                <w:sz w:val="16"/>
                <w:szCs w:val="16"/>
              </w:rPr>
              <w:t>R2-1803798</w:t>
            </w:r>
          </w:p>
        </w:tc>
        <w:tc>
          <w:tcPr>
            <w:tcW w:w="1077" w:type="dxa"/>
          </w:tcPr>
          <w:p w14:paraId="4D934B56" w14:textId="0502A90F" w:rsidR="0046621C" w:rsidRPr="0046621C" w:rsidRDefault="0046621C" w:rsidP="0046621C">
            <w:pPr>
              <w:rPr>
                <w:rFonts w:ascii="Times New Roman" w:hAnsi="Times New Roman"/>
                <w:sz w:val="16"/>
                <w:szCs w:val="16"/>
              </w:rPr>
            </w:pPr>
            <w:r w:rsidRPr="0046621C">
              <w:rPr>
                <w:rFonts w:ascii="Times New Roman" w:hAnsi="Times New Roman"/>
                <w:sz w:val="16"/>
                <w:szCs w:val="16"/>
              </w:rPr>
              <w:t>R1-1719207</w:t>
            </w:r>
          </w:p>
        </w:tc>
      </w:tr>
      <w:tr w:rsidR="0046621C" w:rsidRPr="0046621C" w14:paraId="3F200C75" w14:textId="77777777" w:rsidTr="0046621C">
        <w:trPr>
          <w:trHeight w:val="20"/>
          <w:jc w:val="center"/>
        </w:trPr>
        <w:tc>
          <w:tcPr>
            <w:tcW w:w="1077" w:type="dxa"/>
          </w:tcPr>
          <w:p w14:paraId="61686434" w14:textId="51B40EFD" w:rsidR="0046621C" w:rsidRPr="0046621C" w:rsidRDefault="00603E09" w:rsidP="0046621C">
            <w:pPr>
              <w:rPr>
                <w:rFonts w:ascii="Times New Roman" w:hAnsi="Times New Roman"/>
                <w:bCs/>
                <w:sz w:val="16"/>
                <w:szCs w:val="16"/>
              </w:rPr>
            </w:pPr>
            <w:hyperlink r:id="rId2635" w:history="1">
              <w:r w:rsidR="0046621C" w:rsidRPr="0046621C">
                <w:rPr>
                  <w:rStyle w:val="Hyperlink"/>
                  <w:rFonts w:ascii="Times New Roman" w:hAnsi="Times New Roman"/>
                  <w:b/>
                  <w:bCs/>
                  <w:sz w:val="16"/>
                  <w:szCs w:val="16"/>
                </w:rPr>
                <w:t>R1-1803574</w:t>
              </w:r>
            </w:hyperlink>
          </w:p>
        </w:tc>
        <w:tc>
          <w:tcPr>
            <w:tcW w:w="2741" w:type="dxa"/>
          </w:tcPr>
          <w:p w14:paraId="7CD91520" w14:textId="03AFF361"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LTE peak data-rate calculation for EN-DC</w:t>
            </w:r>
          </w:p>
        </w:tc>
        <w:tc>
          <w:tcPr>
            <w:tcW w:w="1298" w:type="dxa"/>
          </w:tcPr>
          <w:p w14:paraId="2F0C5E98" w14:textId="10188032" w:rsidR="0046621C" w:rsidRPr="0046621C" w:rsidRDefault="0046621C" w:rsidP="0046621C">
            <w:pPr>
              <w:rPr>
                <w:rFonts w:ascii="Times New Roman" w:hAnsi="Times New Roman"/>
                <w:sz w:val="16"/>
                <w:szCs w:val="16"/>
              </w:rPr>
            </w:pPr>
            <w:r w:rsidRPr="0046621C">
              <w:rPr>
                <w:rFonts w:ascii="Times New Roman" w:hAnsi="Times New Roman"/>
                <w:sz w:val="16"/>
                <w:szCs w:val="16"/>
              </w:rPr>
              <w:t>RAN2, Intel</w:t>
            </w:r>
          </w:p>
        </w:tc>
        <w:tc>
          <w:tcPr>
            <w:tcW w:w="838" w:type="dxa"/>
          </w:tcPr>
          <w:p w14:paraId="0895AB57" w14:textId="1DFCDE40" w:rsidR="0046621C" w:rsidRPr="0046621C" w:rsidRDefault="00603E09" w:rsidP="0046621C">
            <w:pPr>
              <w:rPr>
                <w:rFonts w:ascii="Times New Roman" w:hAnsi="Times New Roman"/>
                <w:bCs/>
                <w:sz w:val="16"/>
                <w:szCs w:val="16"/>
              </w:rPr>
            </w:pPr>
            <w:hyperlink r:id="rId2636" w:history="1">
              <w:r w:rsidR="0046621C" w:rsidRPr="0046621C">
                <w:rPr>
                  <w:rStyle w:val="Hyperlink"/>
                  <w:rFonts w:ascii="Times New Roman" w:hAnsi="Times New Roman"/>
                  <w:b/>
                  <w:bCs/>
                  <w:sz w:val="16"/>
                  <w:szCs w:val="16"/>
                </w:rPr>
                <w:t>Rel-15</w:t>
              </w:r>
            </w:hyperlink>
          </w:p>
        </w:tc>
        <w:tc>
          <w:tcPr>
            <w:tcW w:w="2793" w:type="dxa"/>
          </w:tcPr>
          <w:p w14:paraId="70DACBF8" w14:textId="4B866D1F" w:rsidR="0046621C" w:rsidRPr="0046621C" w:rsidRDefault="00603E09" w:rsidP="0046621C">
            <w:pPr>
              <w:rPr>
                <w:rFonts w:ascii="Times New Roman" w:hAnsi="Times New Roman"/>
                <w:bCs/>
                <w:sz w:val="16"/>
                <w:szCs w:val="16"/>
              </w:rPr>
            </w:pPr>
            <w:hyperlink r:id="rId2637" w:history="1">
              <w:r w:rsidR="0046621C" w:rsidRPr="0046621C">
                <w:rPr>
                  <w:rStyle w:val="Hyperlink"/>
                  <w:rFonts w:ascii="Times New Roman" w:hAnsi="Times New Roman"/>
                  <w:b/>
                  <w:bCs/>
                  <w:sz w:val="16"/>
                  <w:szCs w:val="16"/>
                </w:rPr>
                <w:t>NR_newRAT-Core</w:t>
              </w:r>
            </w:hyperlink>
          </w:p>
        </w:tc>
        <w:tc>
          <w:tcPr>
            <w:tcW w:w="1081" w:type="dxa"/>
          </w:tcPr>
          <w:p w14:paraId="14CFDF1C" w14:textId="521C5A8C"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05AEEBF3" w14:textId="24CA8C3F"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229E744A" w14:textId="09730922" w:rsidR="0046621C" w:rsidRPr="0046621C" w:rsidRDefault="0046621C" w:rsidP="0046621C">
            <w:pPr>
              <w:rPr>
                <w:rFonts w:ascii="Times New Roman" w:hAnsi="Times New Roman"/>
                <w:sz w:val="16"/>
                <w:szCs w:val="16"/>
              </w:rPr>
            </w:pPr>
            <w:r w:rsidRPr="0046621C">
              <w:rPr>
                <w:rFonts w:ascii="Times New Roman" w:hAnsi="Times New Roman"/>
                <w:sz w:val="16"/>
                <w:szCs w:val="16"/>
              </w:rPr>
              <w:t>RAN4</w:t>
            </w:r>
          </w:p>
        </w:tc>
        <w:tc>
          <w:tcPr>
            <w:tcW w:w="1141" w:type="dxa"/>
          </w:tcPr>
          <w:p w14:paraId="33DFF866" w14:textId="1D321254" w:rsidR="0046621C" w:rsidRPr="0046621C" w:rsidRDefault="0046621C" w:rsidP="0046621C">
            <w:pPr>
              <w:rPr>
                <w:rFonts w:ascii="Times New Roman" w:hAnsi="Times New Roman"/>
                <w:sz w:val="16"/>
                <w:szCs w:val="16"/>
              </w:rPr>
            </w:pPr>
            <w:r w:rsidRPr="0046621C">
              <w:rPr>
                <w:rFonts w:ascii="Times New Roman" w:hAnsi="Times New Roman"/>
                <w:sz w:val="16"/>
                <w:szCs w:val="16"/>
              </w:rPr>
              <w:t>R2-1803950</w:t>
            </w:r>
          </w:p>
        </w:tc>
        <w:tc>
          <w:tcPr>
            <w:tcW w:w="1077" w:type="dxa"/>
          </w:tcPr>
          <w:p w14:paraId="32493FC4" w14:textId="24F5E41A"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6D1306F3" w14:textId="77777777" w:rsidTr="0046621C">
        <w:trPr>
          <w:trHeight w:val="20"/>
          <w:jc w:val="center"/>
        </w:trPr>
        <w:tc>
          <w:tcPr>
            <w:tcW w:w="1077" w:type="dxa"/>
          </w:tcPr>
          <w:p w14:paraId="4B8ABE91" w14:textId="16FABB3C" w:rsidR="0046621C" w:rsidRPr="0046621C" w:rsidRDefault="00603E09" w:rsidP="0046621C">
            <w:pPr>
              <w:rPr>
                <w:rFonts w:ascii="Times New Roman" w:hAnsi="Times New Roman"/>
                <w:bCs/>
                <w:sz w:val="16"/>
                <w:szCs w:val="16"/>
              </w:rPr>
            </w:pPr>
            <w:hyperlink r:id="rId2638" w:history="1">
              <w:r w:rsidR="0046621C" w:rsidRPr="0046621C">
                <w:rPr>
                  <w:rStyle w:val="Hyperlink"/>
                  <w:rFonts w:ascii="Times New Roman" w:hAnsi="Times New Roman"/>
                  <w:b/>
                  <w:bCs/>
                  <w:sz w:val="16"/>
                  <w:szCs w:val="16"/>
                </w:rPr>
                <w:t>R1-1803575</w:t>
              </w:r>
            </w:hyperlink>
          </w:p>
        </w:tc>
        <w:tc>
          <w:tcPr>
            <w:tcW w:w="2741" w:type="dxa"/>
          </w:tcPr>
          <w:p w14:paraId="24BDA741" w14:textId="2BEDA1B3"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messagePowerOffsetGroupB</w:t>
            </w:r>
          </w:p>
        </w:tc>
        <w:tc>
          <w:tcPr>
            <w:tcW w:w="1298" w:type="dxa"/>
          </w:tcPr>
          <w:p w14:paraId="1AC635A4" w14:textId="56610CA5" w:rsidR="0046621C" w:rsidRPr="0046621C" w:rsidRDefault="0046621C" w:rsidP="0046621C">
            <w:pPr>
              <w:rPr>
                <w:rFonts w:ascii="Times New Roman" w:hAnsi="Times New Roman"/>
                <w:sz w:val="16"/>
                <w:szCs w:val="16"/>
              </w:rPr>
            </w:pPr>
            <w:r w:rsidRPr="0046621C">
              <w:rPr>
                <w:rFonts w:ascii="Times New Roman" w:hAnsi="Times New Roman"/>
                <w:sz w:val="16"/>
                <w:szCs w:val="16"/>
              </w:rPr>
              <w:t>RAN2, Ericsson</w:t>
            </w:r>
          </w:p>
        </w:tc>
        <w:tc>
          <w:tcPr>
            <w:tcW w:w="838" w:type="dxa"/>
          </w:tcPr>
          <w:p w14:paraId="4104A3ED" w14:textId="08E70F4D" w:rsidR="0046621C" w:rsidRPr="0046621C" w:rsidRDefault="00603E09" w:rsidP="0046621C">
            <w:pPr>
              <w:rPr>
                <w:rFonts w:ascii="Times New Roman" w:hAnsi="Times New Roman"/>
                <w:bCs/>
                <w:sz w:val="16"/>
                <w:szCs w:val="16"/>
              </w:rPr>
            </w:pPr>
            <w:hyperlink r:id="rId2639" w:history="1">
              <w:r w:rsidR="0046621C" w:rsidRPr="0046621C">
                <w:rPr>
                  <w:rStyle w:val="Hyperlink"/>
                  <w:rFonts w:ascii="Times New Roman" w:hAnsi="Times New Roman"/>
                  <w:b/>
                  <w:bCs/>
                  <w:sz w:val="16"/>
                  <w:szCs w:val="16"/>
                </w:rPr>
                <w:t>Rel-15</w:t>
              </w:r>
            </w:hyperlink>
          </w:p>
        </w:tc>
        <w:tc>
          <w:tcPr>
            <w:tcW w:w="2793" w:type="dxa"/>
          </w:tcPr>
          <w:p w14:paraId="6A11A2A5" w14:textId="7F15213D" w:rsidR="0046621C" w:rsidRPr="0046621C" w:rsidRDefault="00603E09" w:rsidP="0046621C">
            <w:pPr>
              <w:rPr>
                <w:rFonts w:ascii="Times New Roman" w:hAnsi="Times New Roman"/>
                <w:bCs/>
                <w:sz w:val="16"/>
                <w:szCs w:val="16"/>
              </w:rPr>
            </w:pPr>
            <w:hyperlink r:id="rId2640" w:history="1">
              <w:r w:rsidR="0046621C" w:rsidRPr="0046621C">
                <w:rPr>
                  <w:rStyle w:val="Hyperlink"/>
                  <w:rFonts w:ascii="Times New Roman" w:hAnsi="Times New Roman"/>
                  <w:b/>
                  <w:bCs/>
                  <w:sz w:val="16"/>
                  <w:szCs w:val="16"/>
                </w:rPr>
                <w:t>NR_newRAT-Core</w:t>
              </w:r>
            </w:hyperlink>
          </w:p>
        </w:tc>
        <w:tc>
          <w:tcPr>
            <w:tcW w:w="1081" w:type="dxa"/>
          </w:tcPr>
          <w:p w14:paraId="41999531" w14:textId="083C8D25"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3BFD5F4E" w14:textId="15FF73CD"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023DF966" w14:textId="040A2B29"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1E956B2A" w14:textId="15267367" w:rsidR="0046621C" w:rsidRPr="0046621C" w:rsidRDefault="0046621C" w:rsidP="0046621C">
            <w:pPr>
              <w:rPr>
                <w:rFonts w:ascii="Times New Roman" w:hAnsi="Times New Roman"/>
                <w:sz w:val="16"/>
                <w:szCs w:val="16"/>
              </w:rPr>
            </w:pPr>
            <w:r w:rsidRPr="0046621C">
              <w:rPr>
                <w:rFonts w:ascii="Times New Roman" w:hAnsi="Times New Roman"/>
                <w:sz w:val="16"/>
                <w:szCs w:val="16"/>
              </w:rPr>
              <w:t>R2-1803860</w:t>
            </w:r>
          </w:p>
        </w:tc>
        <w:tc>
          <w:tcPr>
            <w:tcW w:w="1077" w:type="dxa"/>
          </w:tcPr>
          <w:p w14:paraId="653CEB12" w14:textId="7F25F009"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2E63AA4B" w14:textId="77777777" w:rsidTr="0046621C">
        <w:trPr>
          <w:trHeight w:val="20"/>
          <w:jc w:val="center"/>
        </w:trPr>
        <w:tc>
          <w:tcPr>
            <w:tcW w:w="1077" w:type="dxa"/>
          </w:tcPr>
          <w:p w14:paraId="0DFE8A52" w14:textId="642EEDC1" w:rsidR="0046621C" w:rsidRPr="0046621C" w:rsidRDefault="00603E09" w:rsidP="0046621C">
            <w:pPr>
              <w:rPr>
                <w:rFonts w:ascii="Times New Roman" w:hAnsi="Times New Roman"/>
                <w:bCs/>
                <w:sz w:val="16"/>
                <w:szCs w:val="16"/>
              </w:rPr>
            </w:pPr>
            <w:hyperlink r:id="rId2641" w:history="1">
              <w:r w:rsidR="0046621C" w:rsidRPr="0046621C">
                <w:rPr>
                  <w:rStyle w:val="Hyperlink"/>
                  <w:rFonts w:ascii="Times New Roman" w:hAnsi="Times New Roman"/>
                  <w:b/>
                  <w:bCs/>
                  <w:sz w:val="16"/>
                  <w:szCs w:val="16"/>
                </w:rPr>
                <w:t>R1-1803576</w:t>
              </w:r>
            </w:hyperlink>
          </w:p>
        </w:tc>
        <w:tc>
          <w:tcPr>
            <w:tcW w:w="2741" w:type="dxa"/>
          </w:tcPr>
          <w:p w14:paraId="790D30F2" w14:textId="776400D1" w:rsidR="0046621C" w:rsidRPr="0046621C" w:rsidRDefault="0046621C" w:rsidP="0046621C">
            <w:pPr>
              <w:rPr>
                <w:rFonts w:ascii="Times New Roman" w:hAnsi="Times New Roman"/>
                <w:sz w:val="16"/>
                <w:szCs w:val="16"/>
              </w:rPr>
            </w:pPr>
            <w:r w:rsidRPr="0046621C">
              <w:rPr>
                <w:rFonts w:ascii="Times New Roman" w:hAnsi="Times New Roman"/>
                <w:sz w:val="16"/>
                <w:szCs w:val="16"/>
              </w:rPr>
              <w:t>LS response to RAN1 on NR MIMO MAC CE</w:t>
            </w:r>
          </w:p>
        </w:tc>
        <w:tc>
          <w:tcPr>
            <w:tcW w:w="1298" w:type="dxa"/>
          </w:tcPr>
          <w:p w14:paraId="0A1BA6DC" w14:textId="52804DDB" w:rsidR="0046621C" w:rsidRPr="0046621C" w:rsidRDefault="0046621C" w:rsidP="0046621C">
            <w:pPr>
              <w:rPr>
                <w:rFonts w:ascii="Times New Roman" w:hAnsi="Times New Roman"/>
                <w:sz w:val="16"/>
                <w:szCs w:val="16"/>
              </w:rPr>
            </w:pPr>
            <w:r w:rsidRPr="0046621C">
              <w:rPr>
                <w:rFonts w:ascii="Times New Roman" w:hAnsi="Times New Roman"/>
                <w:sz w:val="16"/>
                <w:szCs w:val="16"/>
              </w:rPr>
              <w:t>RAN2, Huawei</w:t>
            </w:r>
          </w:p>
        </w:tc>
        <w:tc>
          <w:tcPr>
            <w:tcW w:w="838" w:type="dxa"/>
          </w:tcPr>
          <w:p w14:paraId="61DCEB9C" w14:textId="2342AC7B" w:rsidR="0046621C" w:rsidRPr="0046621C" w:rsidRDefault="00603E09" w:rsidP="0046621C">
            <w:pPr>
              <w:rPr>
                <w:rFonts w:ascii="Times New Roman" w:hAnsi="Times New Roman"/>
                <w:bCs/>
                <w:sz w:val="16"/>
                <w:szCs w:val="16"/>
              </w:rPr>
            </w:pPr>
            <w:hyperlink r:id="rId2642" w:history="1">
              <w:r w:rsidR="0046621C" w:rsidRPr="0046621C">
                <w:rPr>
                  <w:rStyle w:val="Hyperlink"/>
                  <w:rFonts w:ascii="Times New Roman" w:hAnsi="Times New Roman"/>
                  <w:b/>
                  <w:bCs/>
                  <w:sz w:val="16"/>
                  <w:szCs w:val="16"/>
                </w:rPr>
                <w:t>Rel-15</w:t>
              </w:r>
            </w:hyperlink>
          </w:p>
        </w:tc>
        <w:tc>
          <w:tcPr>
            <w:tcW w:w="2793" w:type="dxa"/>
          </w:tcPr>
          <w:p w14:paraId="7347A785" w14:textId="68A91F56" w:rsidR="0046621C" w:rsidRPr="0046621C" w:rsidRDefault="00603E09" w:rsidP="0046621C">
            <w:pPr>
              <w:rPr>
                <w:rFonts w:ascii="Times New Roman" w:hAnsi="Times New Roman"/>
                <w:bCs/>
                <w:sz w:val="16"/>
                <w:szCs w:val="16"/>
              </w:rPr>
            </w:pPr>
            <w:hyperlink r:id="rId2643" w:history="1">
              <w:r w:rsidR="0046621C" w:rsidRPr="0046621C">
                <w:rPr>
                  <w:rStyle w:val="Hyperlink"/>
                  <w:rFonts w:ascii="Times New Roman" w:hAnsi="Times New Roman"/>
                  <w:b/>
                  <w:bCs/>
                  <w:sz w:val="16"/>
                  <w:szCs w:val="16"/>
                </w:rPr>
                <w:t>NR_newRAT-Core</w:t>
              </w:r>
            </w:hyperlink>
          </w:p>
        </w:tc>
        <w:tc>
          <w:tcPr>
            <w:tcW w:w="1081" w:type="dxa"/>
          </w:tcPr>
          <w:p w14:paraId="1EF29015" w14:textId="6D767D42" w:rsidR="0046621C" w:rsidRPr="0046621C" w:rsidRDefault="0046621C" w:rsidP="0046621C">
            <w:pPr>
              <w:rPr>
                <w:rFonts w:ascii="Times New Roman" w:hAnsi="Times New Roman"/>
                <w:sz w:val="16"/>
                <w:szCs w:val="16"/>
              </w:rPr>
            </w:pPr>
            <w:r w:rsidRPr="0046621C">
              <w:rPr>
                <w:rFonts w:ascii="Times New Roman" w:hAnsi="Times New Roman"/>
                <w:sz w:val="16"/>
                <w:szCs w:val="16"/>
              </w:rPr>
              <w:t>R1-1801272</w:t>
            </w:r>
          </w:p>
        </w:tc>
        <w:tc>
          <w:tcPr>
            <w:tcW w:w="1002" w:type="dxa"/>
          </w:tcPr>
          <w:p w14:paraId="5A8E255B" w14:textId="75B02DB5"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1A3C08F3" w14:textId="02D665C7"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0C30138B" w14:textId="760B41DB" w:rsidR="0046621C" w:rsidRPr="0046621C" w:rsidRDefault="0046621C" w:rsidP="0046621C">
            <w:pPr>
              <w:rPr>
                <w:rFonts w:ascii="Times New Roman" w:hAnsi="Times New Roman"/>
                <w:sz w:val="16"/>
                <w:szCs w:val="16"/>
              </w:rPr>
            </w:pPr>
            <w:r w:rsidRPr="0046621C">
              <w:rPr>
                <w:rFonts w:ascii="Times New Roman" w:hAnsi="Times New Roman"/>
                <w:sz w:val="16"/>
                <w:szCs w:val="16"/>
              </w:rPr>
              <w:t>R2-1803872</w:t>
            </w:r>
          </w:p>
        </w:tc>
        <w:tc>
          <w:tcPr>
            <w:tcW w:w="1077" w:type="dxa"/>
          </w:tcPr>
          <w:p w14:paraId="2B6A76FE" w14:textId="28EA621A"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25D042F4" w14:textId="77777777" w:rsidTr="0046621C">
        <w:trPr>
          <w:trHeight w:val="20"/>
          <w:jc w:val="center"/>
        </w:trPr>
        <w:tc>
          <w:tcPr>
            <w:tcW w:w="1077" w:type="dxa"/>
          </w:tcPr>
          <w:p w14:paraId="4088C5AE" w14:textId="1F37B52F" w:rsidR="0046621C" w:rsidRPr="0046621C" w:rsidRDefault="00603E09" w:rsidP="0046621C">
            <w:pPr>
              <w:rPr>
                <w:rFonts w:ascii="Times New Roman" w:hAnsi="Times New Roman"/>
                <w:bCs/>
                <w:sz w:val="16"/>
                <w:szCs w:val="16"/>
              </w:rPr>
            </w:pPr>
            <w:hyperlink r:id="rId2644" w:history="1">
              <w:r w:rsidR="0046621C" w:rsidRPr="0046621C">
                <w:rPr>
                  <w:rStyle w:val="Hyperlink"/>
                  <w:rFonts w:ascii="Times New Roman" w:hAnsi="Times New Roman"/>
                  <w:b/>
                  <w:bCs/>
                  <w:sz w:val="16"/>
                  <w:szCs w:val="16"/>
                </w:rPr>
                <w:t>R1-1803577</w:t>
              </w:r>
            </w:hyperlink>
          </w:p>
        </w:tc>
        <w:tc>
          <w:tcPr>
            <w:tcW w:w="2741" w:type="dxa"/>
          </w:tcPr>
          <w:p w14:paraId="5A147428" w14:textId="372E91C2" w:rsidR="0046621C" w:rsidRPr="0046621C" w:rsidRDefault="0046621C" w:rsidP="0046621C">
            <w:pPr>
              <w:rPr>
                <w:rFonts w:ascii="Times New Roman" w:hAnsi="Times New Roman"/>
                <w:sz w:val="16"/>
                <w:szCs w:val="16"/>
              </w:rPr>
            </w:pPr>
            <w:r w:rsidRPr="0046621C">
              <w:rPr>
                <w:rFonts w:ascii="Times New Roman" w:hAnsi="Times New Roman"/>
                <w:sz w:val="16"/>
                <w:szCs w:val="16"/>
              </w:rPr>
              <w:t>LS to RAN1 on Beam- and Cell- Radio-Link-Monitoring</w:t>
            </w:r>
          </w:p>
        </w:tc>
        <w:tc>
          <w:tcPr>
            <w:tcW w:w="1298" w:type="dxa"/>
          </w:tcPr>
          <w:p w14:paraId="5DB91B77" w14:textId="109A9679" w:rsidR="0046621C" w:rsidRPr="0046621C" w:rsidRDefault="0046621C" w:rsidP="0046621C">
            <w:pPr>
              <w:rPr>
                <w:rFonts w:ascii="Times New Roman" w:hAnsi="Times New Roman"/>
                <w:sz w:val="16"/>
                <w:szCs w:val="16"/>
              </w:rPr>
            </w:pPr>
            <w:r w:rsidRPr="0046621C">
              <w:rPr>
                <w:rFonts w:ascii="Times New Roman" w:hAnsi="Times New Roman"/>
                <w:sz w:val="16"/>
                <w:szCs w:val="16"/>
              </w:rPr>
              <w:t>RAN2, Nokia</w:t>
            </w:r>
          </w:p>
        </w:tc>
        <w:tc>
          <w:tcPr>
            <w:tcW w:w="838" w:type="dxa"/>
          </w:tcPr>
          <w:p w14:paraId="215F8484" w14:textId="4FDFA44E" w:rsidR="0046621C" w:rsidRPr="0046621C" w:rsidRDefault="00603E09" w:rsidP="0046621C">
            <w:pPr>
              <w:rPr>
                <w:rFonts w:ascii="Times New Roman" w:hAnsi="Times New Roman"/>
                <w:bCs/>
                <w:sz w:val="16"/>
                <w:szCs w:val="16"/>
              </w:rPr>
            </w:pPr>
            <w:hyperlink r:id="rId2645" w:history="1">
              <w:r w:rsidR="0046621C" w:rsidRPr="0046621C">
                <w:rPr>
                  <w:rStyle w:val="Hyperlink"/>
                  <w:rFonts w:ascii="Times New Roman" w:hAnsi="Times New Roman"/>
                  <w:b/>
                  <w:bCs/>
                  <w:sz w:val="16"/>
                  <w:szCs w:val="16"/>
                </w:rPr>
                <w:t>Rel-15</w:t>
              </w:r>
            </w:hyperlink>
          </w:p>
        </w:tc>
        <w:tc>
          <w:tcPr>
            <w:tcW w:w="2793" w:type="dxa"/>
          </w:tcPr>
          <w:p w14:paraId="686B7F16" w14:textId="3B2421F3" w:rsidR="0046621C" w:rsidRPr="0046621C" w:rsidRDefault="00603E09" w:rsidP="0046621C">
            <w:pPr>
              <w:rPr>
                <w:rFonts w:ascii="Times New Roman" w:hAnsi="Times New Roman"/>
                <w:bCs/>
                <w:sz w:val="16"/>
                <w:szCs w:val="16"/>
              </w:rPr>
            </w:pPr>
            <w:hyperlink r:id="rId2646" w:history="1">
              <w:r w:rsidR="0046621C" w:rsidRPr="0046621C">
                <w:rPr>
                  <w:rStyle w:val="Hyperlink"/>
                  <w:rFonts w:ascii="Times New Roman" w:hAnsi="Times New Roman"/>
                  <w:b/>
                  <w:bCs/>
                  <w:sz w:val="16"/>
                  <w:szCs w:val="16"/>
                </w:rPr>
                <w:t>NR_newRAT-Core</w:t>
              </w:r>
            </w:hyperlink>
          </w:p>
        </w:tc>
        <w:tc>
          <w:tcPr>
            <w:tcW w:w="1081" w:type="dxa"/>
          </w:tcPr>
          <w:p w14:paraId="7EF7659A" w14:textId="42C24D72"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7401B363" w14:textId="3321EBA0"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004BD348" w14:textId="37593177"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77F51D70" w14:textId="73CB81FC" w:rsidR="0046621C" w:rsidRPr="0046621C" w:rsidRDefault="0046621C" w:rsidP="0046621C">
            <w:pPr>
              <w:rPr>
                <w:rFonts w:ascii="Times New Roman" w:hAnsi="Times New Roman"/>
                <w:sz w:val="16"/>
                <w:szCs w:val="16"/>
              </w:rPr>
            </w:pPr>
            <w:r w:rsidRPr="0046621C">
              <w:rPr>
                <w:rFonts w:ascii="Times New Roman" w:hAnsi="Times New Roman"/>
                <w:sz w:val="16"/>
                <w:szCs w:val="16"/>
              </w:rPr>
              <w:t>R2-1804066</w:t>
            </w:r>
          </w:p>
        </w:tc>
        <w:tc>
          <w:tcPr>
            <w:tcW w:w="1077" w:type="dxa"/>
          </w:tcPr>
          <w:p w14:paraId="117738F1" w14:textId="6146A5FE"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47A32F4F" w14:textId="77777777" w:rsidTr="0046621C">
        <w:trPr>
          <w:trHeight w:val="20"/>
          <w:jc w:val="center"/>
        </w:trPr>
        <w:tc>
          <w:tcPr>
            <w:tcW w:w="1077" w:type="dxa"/>
          </w:tcPr>
          <w:p w14:paraId="41A55678" w14:textId="158B4F04" w:rsidR="0046621C" w:rsidRPr="0046621C" w:rsidRDefault="00603E09" w:rsidP="0046621C">
            <w:pPr>
              <w:rPr>
                <w:rFonts w:ascii="Times New Roman" w:hAnsi="Times New Roman"/>
                <w:bCs/>
                <w:sz w:val="16"/>
                <w:szCs w:val="16"/>
              </w:rPr>
            </w:pPr>
            <w:hyperlink r:id="rId2647" w:history="1">
              <w:r w:rsidR="0046621C" w:rsidRPr="0046621C">
                <w:rPr>
                  <w:rStyle w:val="Hyperlink"/>
                  <w:rFonts w:ascii="Times New Roman" w:hAnsi="Times New Roman"/>
                  <w:b/>
                  <w:bCs/>
                  <w:sz w:val="16"/>
                  <w:szCs w:val="16"/>
                </w:rPr>
                <w:t>R1-1803578</w:t>
              </w:r>
            </w:hyperlink>
          </w:p>
        </w:tc>
        <w:tc>
          <w:tcPr>
            <w:tcW w:w="2741" w:type="dxa"/>
          </w:tcPr>
          <w:p w14:paraId="7EF30C89" w14:textId="1C6302A1" w:rsidR="0046621C" w:rsidRPr="0046621C" w:rsidRDefault="0046621C" w:rsidP="0046621C">
            <w:pPr>
              <w:rPr>
                <w:rFonts w:ascii="Times New Roman" w:hAnsi="Times New Roman"/>
                <w:sz w:val="16"/>
                <w:szCs w:val="16"/>
              </w:rPr>
            </w:pPr>
            <w:r w:rsidRPr="0046621C">
              <w:rPr>
                <w:rFonts w:ascii="Times New Roman" w:hAnsi="Times New Roman"/>
                <w:sz w:val="16"/>
                <w:szCs w:val="16"/>
              </w:rPr>
              <w:t>Reply to LS on eV2X evaluation methodology</w:t>
            </w:r>
          </w:p>
        </w:tc>
        <w:tc>
          <w:tcPr>
            <w:tcW w:w="1298" w:type="dxa"/>
          </w:tcPr>
          <w:p w14:paraId="4D34E6E5" w14:textId="1D689A7B" w:rsidR="0046621C" w:rsidRPr="0046621C" w:rsidRDefault="0046621C" w:rsidP="0046621C">
            <w:pPr>
              <w:rPr>
                <w:rFonts w:ascii="Times New Roman" w:hAnsi="Times New Roman"/>
                <w:sz w:val="16"/>
                <w:szCs w:val="16"/>
              </w:rPr>
            </w:pPr>
            <w:r w:rsidRPr="0046621C">
              <w:rPr>
                <w:rFonts w:ascii="Times New Roman" w:hAnsi="Times New Roman"/>
                <w:sz w:val="16"/>
                <w:szCs w:val="16"/>
              </w:rPr>
              <w:t>5GAA WG4, Intel</w:t>
            </w:r>
          </w:p>
        </w:tc>
        <w:tc>
          <w:tcPr>
            <w:tcW w:w="838" w:type="dxa"/>
          </w:tcPr>
          <w:p w14:paraId="018AB43D" w14:textId="51AF11F6" w:rsidR="0046621C" w:rsidRPr="0046621C" w:rsidRDefault="00603E09" w:rsidP="0046621C">
            <w:pPr>
              <w:rPr>
                <w:rFonts w:ascii="Times New Roman" w:hAnsi="Times New Roman"/>
                <w:bCs/>
                <w:sz w:val="16"/>
                <w:szCs w:val="16"/>
              </w:rPr>
            </w:pPr>
            <w:hyperlink r:id="rId2648" w:history="1">
              <w:r w:rsidR="0046621C" w:rsidRPr="0046621C">
                <w:rPr>
                  <w:rStyle w:val="Hyperlink"/>
                  <w:rFonts w:ascii="Times New Roman" w:hAnsi="Times New Roman"/>
                  <w:b/>
                  <w:bCs/>
                  <w:sz w:val="16"/>
                  <w:szCs w:val="16"/>
                </w:rPr>
                <w:t>Rel-15</w:t>
              </w:r>
            </w:hyperlink>
          </w:p>
        </w:tc>
        <w:tc>
          <w:tcPr>
            <w:tcW w:w="2793" w:type="dxa"/>
          </w:tcPr>
          <w:p w14:paraId="413141DB" w14:textId="74373CD8" w:rsidR="0046621C" w:rsidRPr="0046621C" w:rsidRDefault="00603E09" w:rsidP="0046621C">
            <w:pPr>
              <w:rPr>
                <w:rFonts w:ascii="Times New Roman" w:hAnsi="Times New Roman"/>
                <w:bCs/>
                <w:sz w:val="16"/>
                <w:szCs w:val="16"/>
              </w:rPr>
            </w:pPr>
            <w:hyperlink r:id="rId2649" w:history="1">
              <w:r w:rsidR="0046621C" w:rsidRPr="0046621C">
                <w:rPr>
                  <w:rStyle w:val="Hyperlink"/>
                  <w:rFonts w:ascii="Times New Roman" w:hAnsi="Times New Roman"/>
                  <w:b/>
                  <w:bCs/>
                  <w:sz w:val="16"/>
                  <w:szCs w:val="16"/>
                </w:rPr>
                <w:t>FS_LTE_NR_V2X_eval</w:t>
              </w:r>
            </w:hyperlink>
          </w:p>
        </w:tc>
        <w:tc>
          <w:tcPr>
            <w:tcW w:w="1081" w:type="dxa"/>
          </w:tcPr>
          <w:p w14:paraId="19B84328" w14:textId="6E5AEE71" w:rsidR="0046621C" w:rsidRPr="0046621C" w:rsidRDefault="0046621C" w:rsidP="0046621C">
            <w:pPr>
              <w:rPr>
                <w:rFonts w:ascii="Times New Roman" w:hAnsi="Times New Roman"/>
                <w:sz w:val="16"/>
                <w:szCs w:val="16"/>
              </w:rPr>
            </w:pPr>
            <w:r w:rsidRPr="0046621C">
              <w:rPr>
                <w:rFonts w:ascii="Times New Roman" w:hAnsi="Times New Roman"/>
                <w:sz w:val="16"/>
                <w:szCs w:val="16"/>
              </w:rPr>
              <w:t>R1-1719239</w:t>
            </w:r>
          </w:p>
        </w:tc>
        <w:tc>
          <w:tcPr>
            <w:tcW w:w="1002" w:type="dxa"/>
          </w:tcPr>
          <w:p w14:paraId="4CF5173E" w14:textId="317A57D8"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71898AD3" w14:textId="3D88B76F" w:rsidR="0046621C" w:rsidRPr="0046621C" w:rsidRDefault="0046621C" w:rsidP="0046621C">
            <w:pPr>
              <w:rPr>
                <w:rFonts w:ascii="Times New Roman" w:hAnsi="Times New Roman"/>
                <w:sz w:val="16"/>
                <w:szCs w:val="16"/>
              </w:rPr>
            </w:pPr>
            <w:r w:rsidRPr="0046621C">
              <w:rPr>
                <w:rFonts w:ascii="Times New Roman" w:hAnsi="Times New Roman"/>
                <w:sz w:val="16"/>
                <w:szCs w:val="16"/>
              </w:rPr>
              <w:t>5GAA WG2, 5GAA WG5, RAN</w:t>
            </w:r>
          </w:p>
        </w:tc>
        <w:tc>
          <w:tcPr>
            <w:tcW w:w="1141" w:type="dxa"/>
          </w:tcPr>
          <w:p w14:paraId="449FB0AC" w14:textId="40F1FF7B" w:rsidR="0046621C" w:rsidRPr="0046621C" w:rsidRDefault="0046621C" w:rsidP="0046621C">
            <w:pPr>
              <w:rPr>
                <w:rFonts w:ascii="Times New Roman" w:hAnsi="Times New Roman"/>
                <w:sz w:val="16"/>
                <w:szCs w:val="16"/>
              </w:rPr>
            </w:pPr>
            <w:r w:rsidRPr="0046621C">
              <w:rPr>
                <w:rFonts w:ascii="Times New Roman" w:hAnsi="Times New Roman"/>
                <w:sz w:val="16"/>
                <w:szCs w:val="16"/>
              </w:rPr>
              <w:t>S-180039</w:t>
            </w:r>
          </w:p>
        </w:tc>
        <w:tc>
          <w:tcPr>
            <w:tcW w:w="1077" w:type="dxa"/>
          </w:tcPr>
          <w:p w14:paraId="3D497F3E" w14:textId="1EE2E994"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7EC103F2" w14:textId="77777777" w:rsidTr="0046621C">
        <w:trPr>
          <w:trHeight w:val="20"/>
          <w:jc w:val="center"/>
        </w:trPr>
        <w:tc>
          <w:tcPr>
            <w:tcW w:w="1077" w:type="dxa"/>
          </w:tcPr>
          <w:p w14:paraId="5A5AD5F8" w14:textId="50FB18CE" w:rsidR="0046621C" w:rsidRPr="0046621C" w:rsidRDefault="00603E09" w:rsidP="0046621C">
            <w:pPr>
              <w:rPr>
                <w:rFonts w:ascii="Times New Roman" w:hAnsi="Times New Roman"/>
                <w:bCs/>
                <w:sz w:val="16"/>
                <w:szCs w:val="16"/>
              </w:rPr>
            </w:pPr>
            <w:hyperlink r:id="rId2650" w:history="1">
              <w:r w:rsidR="0046621C" w:rsidRPr="0046621C">
                <w:rPr>
                  <w:rStyle w:val="Hyperlink"/>
                  <w:rFonts w:ascii="Times New Roman" w:hAnsi="Times New Roman"/>
                  <w:b/>
                  <w:bCs/>
                  <w:sz w:val="16"/>
                  <w:szCs w:val="16"/>
                </w:rPr>
                <w:t>R1-1803579</w:t>
              </w:r>
            </w:hyperlink>
          </w:p>
        </w:tc>
        <w:tc>
          <w:tcPr>
            <w:tcW w:w="2741" w:type="dxa"/>
          </w:tcPr>
          <w:p w14:paraId="69CF76FD" w14:textId="4BF3728C" w:rsidR="0046621C" w:rsidRPr="0046621C" w:rsidRDefault="0046621C" w:rsidP="0046621C">
            <w:pPr>
              <w:rPr>
                <w:rFonts w:ascii="Times New Roman" w:hAnsi="Times New Roman"/>
                <w:sz w:val="16"/>
                <w:szCs w:val="16"/>
              </w:rPr>
            </w:pPr>
            <w:r w:rsidRPr="0046621C">
              <w:rPr>
                <w:rFonts w:ascii="Times New Roman" w:hAnsi="Times New Roman"/>
                <w:sz w:val="16"/>
                <w:szCs w:val="16"/>
              </w:rPr>
              <w:t>LS to RAN1 on handling parallel RA procedure and SR procedure</w:t>
            </w:r>
          </w:p>
        </w:tc>
        <w:tc>
          <w:tcPr>
            <w:tcW w:w="1298" w:type="dxa"/>
          </w:tcPr>
          <w:p w14:paraId="5714B754" w14:textId="557E4B49" w:rsidR="0046621C" w:rsidRPr="0046621C" w:rsidRDefault="0046621C" w:rsidP="0046621C">
            <w:pPr>
              <w:rPr>
                <w:rFonts w:ascii="Times New Roman" w:hAnsi="Times New Roman"/>
                <w:sz w:val="16"/>
                <w:szCs w:val="16"/>
              </w:rPr>
            </w:pPr>
            <w:r w:rsidRPr="0046621C">
              <w:rPr>
                <w:rFonts w:ascii="Times New Roman" w:hAnsi="Times New Roman"/>
                <w:sz w:val="16"/>
                <w:szCs w:val="16"/>
              </w:rPr>
              <w:t>RAN2, AsusTek</w:t>
            </w:r>
          </w:p>
        </w:tc>
        <w:tc>
          <w:tcPr>
            <w:tcW w:w="838" w:type="dxa"/>
          </w:tcPr>
          <w:p w14:paraId="50C9EF2D" w14:textId="4450EB1A" w:rsidR="0046621C" w:rsidRPr="0046621C" w:rsidRDefault="00603E09" w:rsidP="0046621C">
            <w:pPr>
              <w:rPr>
                <w:rFonts w:ascii="Times New Roman" w:hAnsi="Times New Roman"/>
                <w:bCs/>
                <w:sz w:val="16"/>
                <w:szCs w:val="16"/>
              </w:rPr>
            </w:pPr>
            <w:hyperlink r:id="rId2651" w:history="1">
              <w:r w:rsidR="0046621C" w:rsidRPr="0046621C">
                <w:rPr>
                  <w:rStyle w:val="Hyperlink"/>
                  <w:rFonts w:ascii="Times New Roman" w:hAnsi="Times New Roman"/>
                  <w:b/>
                  <w:bCs/>
                  <w:sz w:val="16"/>
                  <w:szCs w:val="16"/>
                </w:rPr>
                <w:t>Rel-15</w:t>
              </w:r>
            </w:hyperlink>
          </w:p>
        </w:tc>
        <w:tc>
          <w:tcPr>
            <w:tcW w:w="2793" w:type="dxa"/>
          </w:tcPr>
          <w:p w14:paraId="6DE96D22" w14:textId="062614F2" w:rsidR="0046621C" w:rsidRPr="0046621C" w:rsidRDefault="00603E09" w:rsidP="0046621C">
            <w:pPr>
              <w:rPr>
                <w:rFonts w:ascii="Times New Roman" w:hAnsi="Times New Roman"/>
                <w:bCs/>
                <w:sz w:val="16"/>
                <w:szCs w:val="16"/>
              </w:rPr>
            </w:pPr>
            <w:hyperlink r:id="rId2652" w:history="1">
              <w:r w:rsidR="0046621C" w:rsidRPr="0046621C">
                <w:rPr>
                  <w:rStyle w:val="Hyperlink"/>
                  <w:rFonts w:ascii="Times New Roman" w:hAnsi="Times New Roman"/>
                  <w:b/>
                  <w:bCs/>
                  <w:sz w:val="16"/>
                  <w:szCs w:val="16"/>
                </w:rPr>
                <w:t>NR_newRAT-Core</w:t>
              </w:r>
            </w:hyperlink>
          </w:p>
        </w:tc>
        <w:tc>
          <w:tcPr>
            <w:tcW w:w="1081" w:type="dxa"/>
          </w:tcPr>
          <w:p w14:paraId="2F0C9EC0" w14:textId="022788B8"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1232E6B9" w14:textId="41B4A5EE"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45C9F8CF" w14:textId="4A4E5FF3"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705B007A" w14:textId="3BC3B882" w:rsidR="0046621C" w:rsidRPr="0046621C" w:rsidRDefault="0046621C" w:rsidP="0046621C">
            <w:pPr>
              <w:rPr>
                <w:rFonts w:ascii="Times New Roman" w:hAnsi="Times New Roman"/>
                <w:sz w:val="16"/>
                <w:szCs w:val="16"/>
              </w:rPr>
            </w:pPr>
            <w:r w:rsidRPr="0046621C">
              <w:rPr>
                <w:rFonts w:ascii="Times New Roman" w:hAnsi="Times New Roman"/>
                <w:sz w:val="16"/>
                <w:szCs w:val="16"/>
              </w:rPr>
              <w:t>R2-1803856</w:t>
            </w:r>
          </w:p>
        </w:tc>
        <w:tc>
          <w:tcPr>
            <w:tcW w:w="1077" w:type="dxa"/>
          </w:tcPr>
          <w:p w14:paraId="6E2E3C02" w14:textId="5E8A14CA"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76E26C64" w14:textId="77777777" w:rsidTr="0046621C">
        <w:trPr>
          <w:trHeight w:val="20"/>
          <w:jc w:val="center"/>
        </w:trPr>
        <w:tc>
          <w:tcPr>
            <w:tcW w:w="1077" w:type="dxa"/>
          </w:tcPr>
          <w:p w14:paraId="4DC1586B" w14:textId="691B14F8" w:rsidR="0046621C" w:rsidRPr="0046621C" w:rsidRDefault="00603E09" w:rsidP="0046621C">
            <w:pPr>
              <w:rPr>
                <w:rFonts w:ascii="Times New Roman" w:hAnsi="Times New Roman"/>
                <w:bCs/>
                <w:sz w:val="16"/>
                <w:szCs w:val="16"/>
              </w:rPr>
            </w:pPr>
            <w:hyperlink r:id="rId2653" w:history="1">
              <w:r w:rsidR="0046621C" w:rsidRPr="0046621C">
                <w:rPr>
                  <w:rStyle w:val="Hyperlink"/>
                  <w:rFonts w:ascii="Times New Roman" w:hAnsi="Times New Roman"/>
                  <w:b/>
                  <w:bCs/>
                  <w:sz w:val="16"/>
                  <w:szCs w:val="16"/>
                </w:rPr>
                <w:t>R1-1803580</w:t>
              </w:r>
            </w:hyperlink>
          </w:p>
        </w:tc>
        <w:tc>
          <w:tcPr>
            <w:tcW w:w="2741" w:type="dxa"/>
          </w:tcPr>
          <w:p w14:paraId="0D69E44E" w14:textId="4F006C0C" w:rsidR="0046621C" w:rsidRPr="0046621C" w:rsidRDefault="0046621C" w:rsidP="0046621C">
            <w:pPr>
              <w:rPr>
                <w:rFonts w:ascii="Times New Roman" w:hAnsi="Times New Roman"/>
                <w:sz w:val="16"/>
                <w:szCs w:val="16"/>
              </w:rPr>
            </w:pPr>
            <w:r w:rsidRPr="0046621C">
              <w:rPr>
                <w:rFonts w:ascii="Times New Roman" w:hAnsi="Times New Roman"/>
                <w:sz w:val="16"/>
                <w:szCs w:val="16"/>
              </w:rPr>
              <w:t>Reply LS on HARQ-ACK feedback for efeMTC</w:t>
            </w:r>
          </w:p>
        </w:tc>
        <w:tc>
          <w:tcPr>
            <w:tcW w:w="1298" w:type="dxa"/>
          </w:tcPr>
          <w:p w14:paraId="3268393D" w14:textId="5E3DEF29" w:rsidR="0046621C" w:rsidRPr="0046621C" w:rsidRDefault="0046621C" w:rsidP="0046621C">
            <w:pPr>
              <w:rPr>
                <w:rFonts w:ascii="Times New Roman" w:hAnsi="Times New Roman"/>
                <w:sz w:val="16"/>
                <w:szCs w:val="16"/>
              </w:rPr>
            </w:pPr>
            <w:r w:rsidRPr="0046621C">
              <w:rPr>
                <w:rFonts w:ascii="Times New Roman" w:hAnsi="Times New Roman"/>
                <w:sz w:val="16"/>
                <w:szCs w:val="16"/>
              </w:rPr>
              <w:t>RAN2, Qualcomm</w:t>
            </w:r>
          </w:p>
        </w:tc>
        <w:tc>
          <w:tcPr>
            <w:tcW w:w="838" w:type="dxa"/>
          </w:tcPr>
          <w:p w14:paraId="636895C6" w14:textId="6F580B06" w:rsidR="0046621C" w:rsidRPr="0046621C" w:rsidRDefault="00603E09" w:rsidP="0046621C">
            <w:pPr>
              <w:rPr>
                <w:rFonts w:ascii="Times New Roman" w:hAnsi="Times New Roman"/>
                <w:bCs/>
                <w:sz w:val="16"/>
                <w:szCs w:val="16"/>
              </w:rPr>
            </w:pPr>
            <w:hyperlink r:id="rId2654" w:history="1">
              <w:r w:rsidR="0046621C" w:rsidRPr="0046621C">
                <w:rPr>
                  <w:rStyle w:val="Hyperlink"/>
                  <w:rFonts w:ascii="Times New Roman" w:hAnsi="Times New Roman"/>
                  <w:b/>
                  <w:bCs/>
                  <w:sz w:val="16"/>
                  <w:szCs w:val="16"/>
                </w:rPr>
                <w:t>Rel-15</w:t>
              </w:r>
            </w:hyperlink>
          </w:p>
        </w:tc>
        <w:tc>
          <w:tcPr>
            <w:tcW w:w="2793" w:type="dxa"/>
          </w:tcPr>
          <w:p w14:paraId="3E46CB1C" w14:textId="7DFE3FBB" w:rsidR="0046621C" w:rsidRPr="0046621C" w:rsidRDefault="00603E09" w:rsidP="0046621C">
            <w:pPr>
              <w:rPr>
                <w:rFonts w:ascii="Times New Roman" w:hAnsi="Times New Roman"/>
                <w:bCs/>
                <w:sz w:val="16"/>
                <w:szCs w:val="16"/>
              </w:rPr>
            </w:pPr>
            <w:hyperlink r:id="rId2655" w:history="1">
              <w:r w:rsidR="0046621C" w:rsidRPr="0046621C">
                <w:rPr>
                  <w:rStyle w:val="Hyperlink"/>
                  <w:rFonts w:ascii="Times New Roman" w:hAnsi="Times New Roman"/>
                  <w:b/>
                  <w:bCs/>
                  <w:sz w:val="16"/>
                  <w:szCs w:val="16"/>
                </w:rPr>
                <w:t>LTE_eMTC4-Core</w:t>
              </w:r>
            </w:hyperlink>
          </w:p>
        </w:tc>
        <w:tc>
          <w:tcPr>
            <w:tcW w:w="1081" w:type="dxa"/>
          </w:tcPr>
          <w:p w14:paraId="3CEAC684" w14:textId="724C60BF" w:rsidR="0046621C" w:rsidRPr="0046621C" w:rsidRDefault="0046621C" w:rsidP="0046621C">
            <w:pPr>
              <w:rPr>
                <w:rFonts w:ascii="Times New Roman" w:hAnsi="Times New Roman"/>
                <w:sz w:val="16"/>
                <w:szCs w:val="16"/>
              </w:rPr>
            </w:pPr>
            <w:r w:rsidRPr="0046621C">
              <w:rPr>
                <w:rFonts w:ascii="Times New Roman" w:hAnsi="Times New Roman"/>
                <w:sz w:val="16"/>
                <w:szCs w:val="16"/>
              </w:rPr>
              <w:t>R1-1721254</w:t>
            </w:r>
          </w:p>
        </w:tc>
        <w:tc>
          <w:tcPr>
            <w:tcW w:w="1002" w:type="dxa"/>
          </w:tcPr>
          <w:p w14:paraId="15CE8B86" w14:textId="772877A5"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2FCB57CA" w14:textId="6682E34F"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26F3BE7F" w14:textId="46573CF8" w:rsidR="0046621C" w:rsidRPr="0046621C" w:rsidRDefault="0046621C" w:rsidP="0046621C">
            <w:pPr>
              <w:rPr>
                <w:rFonts w:ascii="Times New Roman" w:hAnsi="Times New Roman"/>
                <w:sz w:val="16"/>
                <w:szCs w:val="16"/>
              </w:rPr>
            </w:pPr>
            <w:r w:rsidRPr="0046621C">
              <w:rPr>
                <w:rFonts w:ascii="Times New Roman" w:hAnsi="Times New Roman"/>
                <w:sz w:val="16"/>
                <w:szCs w:val="16"/>
              </w:rPr>
              <w:t>R2-1803886</w:t>
            </w:r>
          </w:p>
        </w:tc>
        <w:tc>
          <w:tcPr>
            <w:tcW w:w="1077" w:type="dxa"/>
          </w:tcPr>
          <w:p w14:paraId="6FDFC701" w14:textId="1BCAC5D2"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5487D7D7" w14:textId="77777777" w:rsidTr="0046621C">
        <w:trPr>
          <w:trHeight w:val="20"/>
          <w:jc w:val="center"/>
        </w:trPr>
        <w:tc>
          <w:tcPr>
            <w:tcW w:w="1077" w:type="dxa"/>
          </w:tcPr>
          <w:p w14:paraId="6765426B" w14:textId="090CD9D4" w:rsidR="0046621C" w:rsidRPr="0046621C" w:rsidRDefault="00603E09" w:rsidP="0046621C">
            <w:pPr>
              <w:rPr>
                <w:rFonts w:ascii="Times New Roman" w:hAnsi="Times New Roman"/>
                <w:bCs/>
                <w:sz w:val="16"/>
                <w:szCs w:val="16"/>
              </w:rPr>
            </w:pPr>
            <w:hyperlink r:id="rId2656" w:history="1">
              <w:r w:rsidR="0046621C" w:rsidRPr="0046621C">
                <w:rPr>
                  <w:rStyle w:val="Hyperlink"/>
                  <w:rFonts w:ascii="Times New Roman" w:hAnsi="Times New Roman"/>
                  <w:b/>
                  <w:bCs/>
                  <w:sz w:val="16"/>
                  <w:szCs w:val="16"/>
                </w:rPr>
                <w:t>R1-1803581</w:t>
              </w:r>
            </w:hyperlink>
          </w:p>
        </w:tc>
        <w:tc>
          <w:tcPr>
            <w:tcW w:w="2741" w:type="dxa"/>
          </w:tcPr>
          <w:p w14:paraId="32B1FA15" w14:textId="4D0D5D00"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maximum number of CCs for NR CA</w:t>
            </w:r>
          </w:p>
        </w:tc>
        <w:tc>
          <w:tcPr>
            <w:tcW w:w="1298" w:type="dxa"/>
          </w:tcPr>
          <w:p w14:paraId="70D3D117" w14:textId="14B5B1AE" w:rsidR="0046621C" w:rsidRPr="0046621C" w:rsidRDefault="0046621C" w:rsidP="0046621C">
            <w:pPr>
              <w:rPr>
                <w:rFonts w:ascii="Times New Roman" w:hAnsi="Times New Roman"/>
                <w:sz w:val="16"/>
                <w:szCs w:val="16"/>
              </w:rPr>
            </w:pPr>
            <w:r w:rsidRPr="0046621C">
              <w:rPr>
                <w:rFonts w:ascii="Times New Roman" w:hAnsi="Times New Roman"/>
                <w:sz w:val="16"/>
                <w:szCs w:val="16"/>
              </w:rPr>
              <w:t>RAN2, NTT DOCOMO</w:t>
            </w:r>
          </w:p>
        </w:tc>
        <w:tc>
          <w:tcPr>
            <w:tcW w:w="838" w:type="dxa"/>
          </w:tcPr>
          <w:p w14:paraId="09095AEA" w14:textId="1FABE96E" w:rsidR="0046621C" w:rsidRPr="0046621C" w:rsidRDefault="00603E09" w:rsidP="0046621C">
            <w:pPr>
              <w:rPr>
                <w:rFonts w:ascii="Times New Roman" w:hAnsi="Times New Roman"/>
                <w:bCs/>
                <w:sz w:val="16"/>
                <w:szCs w:val="16"/>
              </w:rPr>
            </w:pPr>
            <w:hyperlink r:id="rId2657" w:history="1">
              <w:r w:rsidR="0046621C" w:rsidRPr="0046621C">
                <w:rPr>
                  <w:rStyle w:val="Hyperlink"/>
                  <w:rFonts w:ascii="Times New Roman" w:hAnsi="Times New Roman"/>
                  <w:b/>
                  <w:bCs/>
                  <w:sz w:val="16"/>
                  <w:szCs w:val="16"/>
                </w:rPr>
                <w:t>Rel-15</w:t>
              </w:r>
            </w:hyperlink>
          </w:p>
        </w:tc>
        <w:tc>
          <w:tcPr>
            <w:tcW w:w="2793" w:type="dxa"/>
          </w:tcPr>
          <w:p w14:paraId="46F18AB7" w14:textId="1DDFF580" w:rsidR="0046621C" w:rsidRPr="0046621C" w:rsidRDefault="00603E09" w:rsidP="0046621C">
            <w:pPr>
              <w:rPr>
                <w:rFonts w:ascii="Times New Roman" w:hAnsi="Times New Roman"/>
                <w:bCs/>
                <w:sz w:val="16"/>
                <w:szCs w:val="16"/>
              </w:rPr>
            </w:pPr>
            <w:hyperlink r:id="rId2658" w:history="1">
              <w:r w:rsidR="0046621C" w:rsidRPr="0046621C">
                <w:rPr>
                  <w:rStyle w:val="Hyperlink"/>
                  <w:rFonts w:ascii="Times New Roman" w:hAnsi="Times New Roman"/>
                  <w:b/>
                  <w:bCs/>
                  <w:sz w:val="16"/>
                  <w:szCs w:val="16"/>
                </w:rPr>
                <w:t>NR_newRAT-Core</w:t>
              </w:r>
            </w:hyperlink>
          </w:p>
        </w:tc>
        <w:tc>
          <w:tcPr>
            <w:tcW w:w="1081" w:type="dxa"/>
          </w:tcPr>
          <w:p w14:paraId="3B6361CD" w14:textId="4D13C6F4"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6EABCEB6" w14:textId="0AC46B4A"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502602C5" w14:textId="2C54B7E5"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5D4513B6" w14:textId="491FA701" w:rsidR="0046621C" w:rsidRPr="0046621C" w:rsidRDefault="0046621C" w:rsidP="0046621C">
            <w:pPr>
              <w:rPr>
                <w:rFonts w:ascii="Times New Roman" w:hAnsi="Times New Roman"/>
                <w:sz w:val="16"/>
                <w:szCs w:val="16"/>
              </w:rPr>
            </w:pPr>
            <w:r w:rsidRPr="0046621C">
              <w:rPr>
                <w:rFonts w:ascii="Times New Roman" w:hAnsi="Times New Roman"/>
                <w:sz w:val="16"/>
                <w:szCs w:val="16"/>
              </w:rPr>
              <w:t>R2-1804052</w:t>
            </w:r>
          </w:p>
        </w:tc>
        <w:tc>
          <w:tcPr>
            <w:tcW w:w="1077" w:type="dxa"/>
          </w:tcPr>
          <w:p w14:paraId="3E120648" w14:textId="5E56B0E5"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066C038D" w14:textId="77777777" w:rsidTr="0046621C">
        <w:trPr>
          <w:trHeight w:val="20"/>
          <w:jc w:val="center"/>
        </w:trPr>
        <w:tc>
          <w:tcPr>
            <w:tcW w:w="1077" w:type="dxa"/>
          </w:tcPr>
          <w:p w14:paraId="7A702B38" w14:textId="196E0A2C" w:rsidR="0046621C" w:rsidRPr="0046621C" w:rsidRDefault="00603E09" w:rsidP="0046621C">
            <w:pPr>
              <w:rPr>
                <w:rFonts w:ascii="Times New Roman" w:hAnsi="Times New Roman"/>
                <w:bCs/>
                <w:sz w:val="16"/>
                <w:szCs w:val="16"/>
              </w:rPr>
            </w:pPr>
            <w:hyperlink r:id="rId2659" w:history="1">
              <w:r w:rsidR="0046621C" w:rsidRPr="0046621C">
                <w:rPr>
                  <w:rStyle w:val="Hyperlink"/>
                  <w:rFonts w:ascii="Times New Roman" w:hAnsi="Times New Roman"/>
                  <w:b/>
                  <w:bCs/>
                  <w:sz w:val="16"/>
                  <w:szCs w:val="16"/>
                </w:rPr>
                <w:t>R1-1803582</w:t>
              </w:r>
            </w:hyperlink>
          </w:p>
        </w:tc>
        <w:tc>
          <w:tcPr>
            <w:tcW w:w="2741" w:type="dxa"/>
          </w:tcPr>
          <w:p w14:paraId="3C36F490" w14:textId="2D890909"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Message 3 size for NR</w:t>
            </w:r>
          </w:p>
        </w:tc>
        <w:tc>
          <w:tcPr>
            <w:tcW w:w="1298" w:type="dxa"/>
          </w:tcPr>
          <w:p w14:paraId="2350FD79" w14:textId="7D2C69F2" w:rsidR="0046621C" w:rsidRPr="0046621C" w:rsidRDefault="0046621C" w:rsidP="0046621C">
            <w:pPr>
              <w:rPr>
                <w:rFonts w:ascii="Times New Roman" w:hAnsi="Times New Roman"/>
                <w:sz w:val="16"/>
                <w:szCs w:val="16"/>
              </w:rPr>
            </w:pPr>
            <w:r w:rsidRPr="0046621C">
              <w:rPr>
                <w:rFonts w:ascii="Times New Roman" w:hAnsi="Times New Roman"/>
                <w:sz w:val="16"/>
                <w:szCs w:val="16"/>
              </w:rPr>
              <w:t>RAN2, NTT DOCOMO</w:t>
            </w:r>
          </w:p>
        </w:tc>
        <w:tc>
          <w:tcPr>
            <w:tcW w:w="838" w:type="dxa"/>
          </w:tcPr>
          <w:p w14:paraId="7518D788" w14:textId="2126EB5E" w:rsidR="0046621C" w:rsidRPr="0046621C" w:rsidRDefault="00603E09" w:rsidP="0046621C">
            <w:pPr>
              <w:rPr>
                <w:rFonts w:ascii="Times New Roman" w:hAnsi="Times New Roman"/>
                <w:bCs/>
                <w:sz w:val="16"/>
                <w:szCs w:val="16"/>
              </w:rPr>
            </w:pPr>
            <w:hyperlink r:id="rId2660" w:history="1">
              <w:r w:rsidR="0046621C" w:rsidRPr="0046621C">
                <w:rPr>
                  <w:rStyle w:val="Hyperlink"/>
                  <w:rFonts w:ascii="Times New Roman" w:hAnsi="Times New Roman"/>
                  <w:b/>
                  <w:bCs/>
                  <w:sz w:val="16"/>
                  <w:szCs w:val="16"/>
                </w:rPr>
                <w:t>Rel-15</w:t>
              </w:r>
            </w:hyperlink>
          </w:p>
        </w:tc>
        <w:tc>
          <w:tcPr>
            <w:tcW w:w="2793" w:type="dxa"/>
          </w:tcPr>
          <w:p w14:paraId="55116EAC" w14:textId="33DA000D" w:rsidR="0046621C" w:rsidRPr="0046621C" w:rsidRDefault="00603E09" w:rsidP="0046621C">
            <w:pPr>
              <w:rPr>
                <w:rFonts w:ascii="Times New Roman" w:hAnsi="Times New Roman"/>
                <w:bCs/>
                <w:sz w:val="16"/>
                <w:szCs w:val="16"/>
              </w:rPr>
            </w:pPr>
            <w:hyperlink r:id="rId2661" w:history="1">
              <w:r w:rsidR="0046621C" w:rsidRPr="0046621C">
                <w:rPr>
                  <w:rStyle w:val="Hyperlink"/>
                  <w:rFonts w:ascii="Times New Roman" w:hAnsi="Times New Roman"/>
                  <w:b/>
                  <w:bCs/>
                  <w:sz w:val="16"/>
                  <w:szCs w:val="16"/>
                </w:rPr>
                <w:t>NR_newRAT-Core</w:t>
              </w:r>
            </w:hyperlink>
          </w:p>
        </w:tc>
        <w:tc>
          <w:tcPr>
            <w:tcW w:w="1081" w:type="dxa"/>
          </w:tcPr>
          <w:p w14:paraId="18CF967A" w14:textId="3ECD31BC"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6ECC7F90" w14:textId="60F9CC64"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3646AED3" w14:textId="6A230306"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50ADA3B3" w14:textId="5C37F031" w:rsidR="0046621C" w:rsidRPr="0046621C" w:rsidRDefault="0046621C" w:rsidP="0046621C">
            <w:pPr>
              <w:rPr>
                <w:rFonts w:ascii="Times New Roman" w:hAnsi="Times New Roman"/>
                <w:sz w:val="16"/>
                <w:szCs w:val="16"/>
              </w:rPr>
            </w:pPr>
            <w:r w:rsidRPr="0046621C">
              <w:rPr>
                <w:rFonts w:ascii="Times New Roman" w:hAnsi="Times New Roman"/>
                <w:sz w:val="16"/>
                <w:szCs w:val="16"/>
              </w:rPr>
              <w:t>R2-1804073</w:t>
            </w:r>
          </w:p>
        </w:tc>
        <w:tc>
          <w:tcPr>
            <w:tcW w:w="1077" w:type="dxa"/>
          </w:tcPr>
          <w:p w14:paraId="306DFC12" w14:textId="69068108"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4FBEF796" w14:textId="77777777" w:rsidTr="0046621C">
        <w:trPr>
          <w:trHeight w:val="20"/>
          <w:jc w:val="center"/>
        </w:trPr>
        <w:tc>
          <w:tcPr>
            <w:tcW w:w="1077" w:type="dxa"/>
          </w:tcPr>
          <w:p w14:paraId="78D0F6DC" w14:textId="2BE9544A" w:rsidR="0046621C" w:rsidRPr="0046621C" w:rsidRDefault="00603E09" w:rsidP="0046621C">
            <w:pPr>
              <w:rPr>
                <w:rFonts w:ascii="Times New Roman" w:hAnsi="Times New Roman"/>
                <w:bCs/>
                <w:sz w:val="16"/>
                <w:szCs w:val="16"/>
              </w:rPr>
            </w:pPr>
            <w:hyperlink r:id="rId2662" w:history="1">
              <w:r w:rsidR="0046621C" w:rsidRPr="0046621C">
                <w:rPr>
                  <w:rStyle w:val="Hyperlink"/>
                  <w:rFonts w:ascii="Times New Roman" w:hAnsi="Times New Roman"/>
                  <w:b/>
                  <w:bCs/>
                  <w:sz w:val="16"/>
                  <w:szCs w:val="16"/>
                </w:rPr>
                <w:t>R1-1803583</w:t>
              </w:r>
            </w:hyperlink>
          </w:p>
        </w:tc>
        <w:tc>
          <w:tcPr>
            <w:tcW w:w="2741" w:type="dxa"/>
          </w:tcPr>
          <w:p w14:paraId="039B506F" w14:textId="31535999" w:rsidR="0046621C" w:rsidRPr="0046621C" w:rsidRDefault="0046621C" w:rsidP="0046621C">
            <w:pPr>
              <w:rPr>
                <w:rFonts w:ascii="Times New Roman" w:hAnsi="Times New Roman"/>
                <w:sz w:val="16"/>
                <w:szCs w:val="16"/>
              </w:rPr>
            </w:pPr>
            <w:r w:rsidRPr="0046621C">
              <w:rPr>
                <w:rFonts w:ascii="Times New Roman" w:hAnsi="Times New Roman"/>
                <w:sz w:val="16"/>
                <w:szCs w:val="16"/>
              </w:rPr>
              <w:t>Reply LS on required information for NSA on X2</w:t>
            </w:r>
          </w:p>
        </w:tc>
        <w:tc>
          <w:tcPr>
            <w:tcW w:w="1298" w:type="dxa"/>
          </w:tcPr>
          <w:p w14:paraId="78696533" w14:textId="65A11DB1" w:rsidR="0046621C" w:rsidRPr="0046621C" w:rsidRDefault="0046621C" w:rsidP="0046621C">
            <w:pPr>
              <w:rPr>
                <w:rFonts w:ascii="Times New Roman" w:hAnsi="Times New Roman"/>
                <w:sz w:val="16"/>
                <w:szCs w:val="16"/>
              </w:rPr>
            </w:pPr>
            <w:r w:rsidRPr="0046621C">
              <w:rPr>
                <w:rFonts w:ascii="Times New Roman" w:hAnsi="Times New Roman"/>
                <w:sz w:val="16"/>
                <w:szCs w:val="16"/>
              </w:rPr>
              <w:t>RAN2, Nokia Shanghai Bell</w:t>
            </w:r>
          </w:p>
        </w:tc>
        <w:tc>
          <w:tcPr>
            <w:tcW w:w="838" w:type="dxa"/>
          </w:tcPr>
          <w:p w14:paraId="7E5C3C2D" w14:textId="6D2036C8" w:rsidR="0046621C" w:rsidRPr="0046621C" w:rsidRDefault="00603E09" w:rsidP="0046621C">
            <w:pPr>
              <w:rPr>
                <w:rFonts w:ascii="Times New Roman" w:hAnsi="Times New Roman"/>
                <w:bCs/>
                <w:sz w:val="16"/>
                <w:szCs w:val="16"/>
              </w:rPr>
            </w:pPr>
            <w:hyperlink r:id="rId2663" w:history="1">
              <w:r w:rsidR="0046621C" w:rsidRPr="0046621C">
                <w:rPr>
                  <w:rStyle w:val="Hyperlink"/>
                  <w:rFonts w:ascii="Times New Roman" w:hAnsi="Times New Roman"/>
                  <w:b/>
                  <w:bCs/>
                  <w:sz w:val="16"/>
                  <w:szCs w:val="16"/>
                </w:rPr>
                <w:t>Rel-15</w:t>
              </w:r>
            </w:hyperlink>
          </w:p>
        </w:tc>
        <w:tc>
          <w:tcPr>
            <w:tcW w:w="2793" w:type="dxa"/>
          </w:tcPr>
          <w:p w14:paraId="337D84DB" w14:textId="4D40B050" w:rsidR="0046621C" w:rsidRPr="0046621C" w:rsidRDefault="00603E09" w:rsidP="0046621C">
            <w:pPr>
              <w:rPr>
                <w:rFonts w:ascii="Times New Roman" w:hAnsi="Times New Roman"/>
                <w:bCs/>
                <w:sz w:val="16"/>
                <w:szCs w:val="16"/>
              </w:rPr>
            </w:pPr>
            <w:hyperlink r:id="rId2664" w:history="1">
              <w:r w:rsidR="0046621C" w:rsidRPr="0046621C">
                <w:rPr>
                  <w:rStyle w:val="Hyperlink"/>
                  <w:rFonts w:ascii="Times New Roman" w:hAnsi="Times New Roman"/>
                  <w:b/>
                  <w:bCs/>
                  <w:sz w:val="16"/>
                  <w:szCs w:val="16"/>
                </w:rPr>
                <w:t>NR_newRAT-Core</w:t>
              </w:r>
            </w:hyperlink>
          </w:p>
        </w:tc>
        <w:tc>
          <w:tcPr>
            <w:tcW w:w="1081" w:type="dxa"/>
          </w:tcPr>
          <w:p w14:paraId="715E9ECC" w14:textId="39910C10" w:rsidR="0046621C" w:rsidRPr="0046621C" w:rsidRDefault="0046621C" w:rsidP="0046621C">
            <w:pPr>
              <w:rPr>
                <w:rFonts w:ascii="Times New Roman" w:hAnsi="Times New Roman"/>
                <w:sz w:val="16"/>
                <w:szCs w:val="16"/>
              </w:rPr>
            </w:pPr>
            <w:r w:rsidRPr="0046621C">
              <w:rPr>
                <w:rFonts w:ascii="Times New Roman" w:hAnsi="Times New Roman"/>
                <w:sz w:val="16"/>
                <w:szCs w:val="16"/>
              </w:rPr>
              <w:t>R3-174964</w:t>
            </w:r>
          </w:p>
        </w:tc>
        <w:tc>
          <w:tcPr>
            <w:tcW w:w="1002" w:type="dxa"/>
          </w:tcPr>
          <w:p w14:paraId="55FEDEC3" w14:textId="0C889AD5" w:rsidR="0046621C" w:rsidRPr="0046621C" w:rsidRDefault="0046621C" w:rsidP="0046621C">
            <w:pPr>
              <w:rPr>
                <w:rFonts w:ascii="Times New Roman" w:hAnsi="Times New Roman"/>
                <w:sz w:val="16"/>
                <w:szCs w:val="16"/>
              </w:rPr>
            </w:pPr>
            <w:r w:rsidRPr="0046621C">
              <w:rPr>
                <w:rFonts w:ascii="Times New Roman" w:hAnsi="Times New Roman"/>
                <w:sz w:val="16"/>
                <w:szCs w:val="16"/>
              </w:rPr>
              <w:t>RAN3</w:t>
            </w:r>
          </w:p>
        </w:tc>
        <w:tc>
          <w:tcPr>
            <w:tcW w:w="1002" w:type="dxa"/>
          </w:tcPr>
          <w:p w14:paraId="2DB4B2FC" w14:textId="6FA888C3" w:rsidR="0046621C" w:rsidRPr="0046621C" w:rsidRDefault="0046621C" w:rsidP="0046621C">
            <w:pPr>
              <w:rPr>
                <w:rFonts w:ascii="Times New Roman" w:hAnsi="Times New Roman"/>
                <w:sz w:val="16"/>
                <w:szCs w:val="16"/>
              </w:rPr>
            </w:pPr>
            <w:r w:rsidRPr="0046621C">
              <w:rPr>
                <w:rFonts w:ascii="Times New Roman" w:hAnsi="Times New Roman"/>
                <w:sz w:val="16"/>
                <w:szCs w:val="16"/>
              </w:rPr>
              <w:t>RAN1, RAN4</w:t>
            </w:r>
          </w:p>
        </w:tc>
        <w:tc>
          <w:tcPr>
            <w:tcW w:w="1141" w:type="dxa"/>
          </w:tcPr>
          <w:p w14:paraId="084346B7" w14:textId="2F938133" w:rsidR="0046621C" w:rsidRPr="0046621C" w:rsidRDefault="0046621C" w:rsidP="0046621C">
            <w:pPr>
              <w:rPr>
                <w:rFonts w:ascii="Times New Roman" w:hAnsi="Times New Roman"/>
                <w:sz w:val="16"/>
                <w:szCs w:val="16"/>
              </w:rPr>
            </w:pPr>
            <w:r w:rsidRPr="0046621C">
              <w:rPr>
                <w:rFonts w:ascii="Times New Roman" w:hAnsi="Times New Roman"/>
                <w:sz w:val="16"/>
                <w:szCs w:val="16"/>
              </w:rPr>
              <w:t>R2-1804074</w:t>
            </w:r>
          </w:p>
        </w:tc>
        <w:tc>
          <w:tcPr>
            <w:tcW w:w="1077" w:type="dxa"/>
          </w:tcPr>
          <w:p w14:paraId="17FC93CE" w14:textId="48D04BC8"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55756915" w14:textId="77777777" w:rsidTr="0046621C">
        <w:trPr>
          <w:trHeight w:val="20"/>
          <w:jc w:val="center"/>
        </w:trPr>
        <w:tc>
          <w:tcPr>
            <w:tcW w:w="1077" w:type="dxa"/>
          </w:tcPr>
          <w:p w14:paraId="6C2D26B5" w14:textId="70FD0AB4" w:rsidR="0046621C" w:rsidRPr="0046621C" w:rsidRDefault="00603E09" w:rsidP="0046621C">
            <w:pPr>
              <w:rPr>
                <w:rFonts w:ascii="Times New Roman" w:hAnsi="Times New Roman"/>
                <w:bCs/>
                <w:sz w:val="16"/>
                <w:szCs w:val="16"/>
              </w:rPr>
            </w:pPr>
            <w:hyperlink r:id="rId2665" w:history="1">
              <w:r w:rsidR="0046621C" w:rsidRPr="0046621C">
                <w:rPr>
                  <w:rStyle w:val="Hyperlink"/>
                  <w:rFonts w:ascii="Times New Roman" w:hAnsi="Times New Roman"/>
                  <w:b/>
                  <w:bCs/>
                  <w:sz w:val="16"/>
                  <w:szCs w:val="16"/>
                </w:rPr>
                <w:t>R1-1803584</w:t>
              </w:r>
            </w:hyperlink>
          </w:p>
        </w:tc>
        <w:tc>
          <w:tcPr>
            <w:tcW w:w="2741" w:type="dxa"/>
          </w:tcPr>
          <w:p w14:paraId="1B32D934" w14:textId="3690A1D0"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Frequency Band list</w:t>
            </w:r>
          </w:p>
        </w:tc>
        <w:tc>
          <w:tcPr>
            <w:tcW w:w="1298" w:type="dxa"/>
          </w:tcPr>
          <w:p w14:paraId="08C365A7" w14:textId="659C7D4E" w:rsidR="0046621C" w:rsidRPr="0046621C" w:rsidRDefault="0046621C" w:rsidP="0046621C">
            <w:pPr>
              <w:rPr>
                <w:rFonts w:ascii="Times New Roman" w:hAnsi="Times New Roman"/>
                <w:sz w:val="16"/>
                <w:szCs w:val="16"/>
              </w:rPr>
            </w:pPr>
            <w:r w:rsidRPr="0046621C">
              <w:rPr>
                <w:rFonts w:ascii="Times New Roman" w:hAnsi="Times New Roman"/>
                <w:sz w:val="16"/>
                <w:szCs w:val="16"/>
              </w:rPr>
              <w:t>RAN2, Huawei</w:t>
            </w:r>
          </w:p>
        </w:tc>
        <w:tc>
          <w:tcPr>
            <w:tcW w:w="838" w:type="dxa"/>
          </w:tcPr>
          <w:p w14:paraId="4B1F6F44" w14:textId="07E29B5C" w:rsidR="0046621C" w:rsidRPr="0046621C" w:rsidRDefault="00603E09" w:rsidP="0046621C">
            <w:pPr>
              <w:rPr>
                <w:rFonts w:ascii="Times New Roman" w:hAnsi="Times New Roman"/>
                <w:bCs/>
                <w:sz w:val="16"/>
                <w:szCs w:val="16"/>
              </w:rPr>
            </w:pPr>
            <w:hyperlink r:id="rId2666" w:history="1">
              <w:r w:rsidR="0046621C" w:rsidRPr="0046621C">
                <w:rPr>
                  <w:rStyle w:val="Hyperlink"/>
                  <w:rFonts w:ascii="Times New Roman" w:hAnsi="Times New Roman"/>
                  <w:b/>
                  <w:bCs/>
                  <w:sz w:val="16"/>
                  <w:szCs w:val="16"/>
                </w:rPr>
                <w:t>Rel-15</w:t>
              </w:r>
            </w:hyperlink>
          </w:p>
        </w:tc>
        <w:tc>
          <w:tcPr>
            <w:tcW w:w="2793" w:type="dxa"/>
          </w:tcPr>
          <w:p w14:paraId="0FFC5501" w14:textId="45B8D2BD" w:rsidR="0046621C" w:rsidRPr="0046621C" w:rsidRDefault="00603E09" w:rsidP="0046621C">
            <w:pPr>
              <w:rPr>
                <w:rFonts w:ascii="Times New Roman" w:hAnsi="Times New Roman"/>
                <w:bCs/>
                <w:sz w:val="16"/>
                <w:szCs w:val="16"/>
              </w:rPr>
            </w:pPr>
            <w:hyperlink r:id="rId2667" w:history="1">
              <w:r w:rsidR="0046621C" w:rsidRPr="0046621C">
                <w:rPr>
                  <w:rStyle w:val="Hyperlink"/>
                  <w:rFonts w:ascii="Times New Roman" w:hAnsi="Times New Roman"/>
                  <w:b/>
                  <w:bCs/>
                  <w:sz w:val="16"/>
                  <w:szCs w:val="16"/>
                </w:rPr>
                <w:t>NR_newRAT-Core</w:t>
              </w:r>
            </w:hyperlink>
          </w:p>
        </w:tc>
        <w:tc>
          <w:tcPr>
            <w:tcW w:w="1081" w:type="dxa"/>
          </w:tcPr>
          <w:p w14:paraId="5E55BDE9" w14:textId="79F811B8" w:rsidR="0046621C" w:rsidRPr="0046621C" w:rsidRDefault="0046621C" w:rsidP="0046621C">
            <w:pPr>
              <w:rPr>
                <w:rFonts w:ascii="Times New Roman" w:hAnsi="Times New Roman"/>
                <w:sz w:val="16"/>
                <w:szCs w:val="16"/>
              </w:rPr>
            </w:pPr>
            <w:r w:rsidRPr="0046621C">
              <w:rPr>
                <w:rFonts w:ascii="Times New Roman" w:hAnsi="Times New Roman"/>
                <w:sz w:val="16"/>
                <w:szCs w:val="16"/>
              </w:rPr>
              <w:t>R4-1714295</w:t>
            </w:r>
          </w:p>
        </w:tc>
        <w:tc>
          <w:tcPr>
            <w:tcW w:w="1002" w:type="dxa"/>
          </w:tcPr>
          <w:p w14:paraId="1A63767A" w14:textId="3CCCA66C" w:rsidR="0046621C" w:rsidRPr="0046621C" w:rsidRDefault="0046621C" w:rsidP="0046621C">
            <w:pPr>
              <w:rPr>
                <w:rFonts w:ascii="Times New Roman" w:hAnsi="Times New Roman"/>
                <w:sz w:val="16"/>
                <w:szCs w:val="16"/>
              </w:rPr>
            </w:pPr>
            <w:r w:rsidRPr="0046621C">
              <w:rPr>
                <w:rFonts w:ascii="Times New Roman" w:hAnsi="Times New Roman"/>
                <w:sz w:val="16"/>
                <w:szCs w:val="16"/>
              </w:rPr>
              <w:t>RAN1, RAN3, RAN4</w:t>
            </w:r>
          </w:p>
        </w:tc>
        <w:tc>
          <w:tcPr>
            <w:tcW w:w="1002" w:type="dxa"/>
          </w:tcPr>
          <w:p w14:paraId="74C4F032" w14:textId="12194A57"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423FB21D" w14:textId="6F459B8F" w:rsidR="0046621C" w:rsidRPr="0046621C" w:rsidRDefault="0046621C" w:rsidP="0046621C">
            <w:pPr>
              <w:rPr>
                <w:rFonts w:ascii="Times New Roman" w:hAnsi="Times New Roman"/>
                <w:sz w:val="16"/>
                <w:szCs w:val="16"/>
              </w:rPr>
            </w:pPr>
            <w:r w:rsidRPr="0046621C">
              <w:rPr>
                <w:rFonts w:ascii="Times New Roman" w:hAnsi="Times New Roman"/>
                <w:sz w:val="16"/>
                <w:szCs w:val="16"/>
              </w:rPr>
              <w:t>R2-1804075</w:t>
            </w:r>
          </w:p>
        </w:tc>
        <w:tc>
          <w:tcPr>
            <w:tcW w:w="1077" w:type="dxa"/>
          </w:tcPr>
          <w:p w14:paraId="20A0D76E" w14:textId="5C6DA061"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16DCF981" w14:textId="77777777" w:rsidTr="0046621C">
        <w:trPr>
          <w:trHeight w:val="20"/>
          <w:jc w:val="center"/>
        </w:trPr>
        <w:tc>
          <w:tcPr>
            <w:tcW w:w="1077" w:type="dxa"/>
          </w:tcPr>
          <w:p w14:paraId="144D2778" w14:textId="3F8003E2" w:rsidR="0046621C" w:rsidRPr="0046621C" w:rsidRDefault="00603E09" w:rsidP="0046621C">
            <w:pPr>
              <w:rPr>
                <w:rFonts w:ascii="Times New Roman" w:hAnsi="Times New Roman"/>
                <w:bCs/>
                <w:sz w:val="16"/>
                <w:szCs w:val="16"/>
              </w:rPr>
            </w:pPr>
            <w:hyperlink r:id="rId2668" w:history="1">
              <w:r w:rsidR="0046621C" w:rsidRPr="0046621C">
                <w:rPr>
                  <w:rStyle w:val="Hyperlink"/>
                  <w:rFonts w:ascii="Times New Roman" w:hAnsi="Times New Roman"/>
                  <w:b/>
                  <w:bCs/>
                  <w:sz w:val="16"/>
                  <w:szCs w:val="16"/>
                </w:rPr>
                <w:t>R1-1803585</w:t>
              </w:r>
            </w:hyperlink>
          </w:p>
        </w:tc>
        <w:tc>
          <w:tcPr>
            <w:tcW w:w="2741" w:type="dxa"/>
          </w:tcPr>
          <w:p w14:paraId="6EEFDC17" w14:textId="2D21DA2E"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RAN2 agreements for LTE URLLC</w:t>
            </w:r>
          </w:p>
        </w:tc>
        <w:tc>
          <w:tcPr>
            <w:tcW w:w="1298" w:type="dxa"/>
          </w:tcPr>
          <w:p w14:paraId="02DB52B9" w14:textId="06BBF1D4" w:rsidR="0046621C" w:rsidRPr="0046621C" w:rsidRDefault="0046621C" w:rsidP="0046621C">
            <w:pPr>
              <w:rPr>
                <w:rFonts w:ascii="Times New Roman" w:hAnsi="Times New Roman"/>
                <w:sz w:val="16"/>
                <w:szCs w:val="16"/>
              </w:rPr>
            </w:pPr>
            <w:r w:rsidRPr="0046621C">
              <w:rPr>
                <w:rFonts w:ascii="Times New Roman" w:hAnsi="Times New Roman"/>
                <w:sz w:val="16"/>
                <w:szCs w:val="16"/>
              </w:rPr>
              <w:t>RAN2, Ericsson</w:t>
            </w:r>
          </w:p>
        </w:tc>
        <w:tc>
          <w:tcPr>
            <w:tcW w:w="838" w:type="dxa"/>
          </w:tcPr>
          <w:p w14:paraId="33013A21" w14:textId="1B6EBFE9" w:rsidR="0046621C" w:rsidRPr="0046621C" w:rsidRDefault="00603E09" w:rsidP="0046621C">
            <w:pPr>
              <w:rPr>
                <w:rFonts w:ascii="Times New Roman" w:hAnsi="Times New Roman"/>
                <w:bCs/>
                <w:sz w:val="16"/>
                <w:szCs w:val="16"/>
              </w:rPr>
            </w:pPr>
            <w:hyperlink r:id="rId2669" w:history="1">
              <w:r w:rsidR="0046621C" w:rsidRPr="0046621C">
                <w:rPr>
                  <w:rStyle w:val="Hyperlink"/>
                  <w:rFonts w:ascii="Times New Roman" w:hAnsi="Times New Roman"/>
                  <w:b/>
                  <w:bCs/>
                  <w:sz w:val="16"/>
                  <w:szCs w:val="16"/>
                </w:rPr>
                <w:t>Rel-15</w:t>
              </w:r>
            </w:hyperlink>
          </w:p>
        </w:tc>
        <w:tc>
          <w:tcPr>
            <w:tcW w:w="2793" w:type="dxa"/>
          </w:tcPr>
          <w:p w14:paraId="511FE34C" w14:textId="5E798928" w:rsidR="0046621C" w:rsidRPr="0046621C" w:rsidRDefault="00603E09" w:rsidP="0046621C">
            <w:pPr>
              <w:rPr>
                <w:rFonts w:ascii="Times New Roman" w:hAnsi="Times New Roman"/>
                <w:bCs/>
                <w:sz w:val="16"/>
                <w:szCs w:val="16"/>
              </w:rPr>
            </w:pPr>
            <w:hyperlink r:id="rId2670" w:history="1">
              <w:r w:rsidR="0046621C" w:rsidRPr="0046621C">
                <w:rPr>
                  <w:rStyle w:val="Hyperlink"/>
                  <w:rFonts w:ascii="Times New Roman" w:hAnsi="Times New Roman"/>
                  <w:b/>
                  <w:bCs/>
                  <w:sz w:val="16"/>
                  <w:szCs w:val="16"/>
                </w:rPr>
                <w:t>LTE_HRLLC-Core</w:t>
              </w:r>
            </w:hyperlink>
          </w:p>
        </w:tc>
        <w:tc>
          <w:tcPr>
            <w:tcW w:w="1081" w:type="dxa"/>
          </w:tcPr>
          <w:p w14:paraId="4F5FCD40" w14:textId="74AE8493"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2951E6A5" w14:textId="6620E559"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460A0BFA" w14:textId="170B818B"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0A7A4CF7" w14:textId="2F756ECA" w:rsidR="0046621C" w:rsidRPr="0046621C" w:rsidRDefault="0046621C" w:rsidP="0046621C">
            <w:pPr>
              <w:rPr>
                <w:rFonts w:ascii="Times New Roman" w:hAnsi="Times New Roman"/>
                <w:sz w:val="16"/>
                <w:szCs w:val="16"/>
              </w:rPr>
            </w:pPr>
            <w:r w:rsidRPr="0046621C">
              <w:rPr>
                <w:rFonts w:ascii="Times New Roman" w:hAnsi="Times New Roman"/>
                <w:sz w:val="16"/>
                <w:szCs w:val="16"/>
              </w:rPr>
              <w:t>R2-1804084</w:t>
            </w:r>
          </w:p>
        </w:tc>
        <w:tc>
          <w:tcPr>
            <w:tcW w:w="1077" w:type="dxa"/>
          </w:tcPr>
          <w:p w14:paraId="10E75CBA" w14:textId="47280530"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314D7304" w14:textId="77777777" w:rsidTr="0046621C">
        <w:trPr>
          <w:trHeight w:val="20"/>
          <w:jc w:val="center"/>
        </w:trPr>
        <w:tc>
          <w:tcPr>
            <w:tcW w:w="1077" w:type="dxa"/>
          </w:tcPr>
          <w:p w14:paraId="365C8A9A" w14:textId="733900B1" w:rsidR="0046621C" w:rsidRPr="0046621C" w:rsidRDefault="00603E09" w:rsidP="0046621C">
            <w:pPr>
              <w:rPr>
                <w:rFonts w:ascii="Times New Roman" w:hAnsi="Times New Roman"/>
                <w:bCs/>
                <w:sz w:val="16"/>
                <w:szCs w:val="16"/>
              </w:rPr>
            </w:pPr>
            <w:hyperlink r:id="rId2671" w:history="1">
              <w:r w:rsidR="0046621C" w:rsidRPr="0046621C">
                <w:rPr>
                  <w:rStyle w:val="Hyperlink"/>
                  <w:rFonts w:ascii="Times New Roman" w:hAnsi="Times New Roman"/>
                  <w:b/>
                  <w:bCs/>
                  <w:sz w:val="16"/>
                  <w:szCs w:val="16"/>
                </w:rPr>
                <w:t>R1-1803586</w:t>
              </w:r>
            </w:hyperlink>
          </w:p>
        </w:tc>
        <w:tc>
          <w:tcPr>
            <w:tcW w:w="2741" w:type="dxa"/>
          </w:tcPr>
          <w:p w14:paraId="173E0D64" w14:textId="6CDC8CB8" w:rsidR="0046621C" w:rsidRPr="0046621C" w:rsidRDefault="0046621C" w:rsidP="0046621C">
            <w:pPr>
              <w:rPr>
                <w:rFonts w:ascii="Times New Roman" w:hAnsi="Times New Roman"/>
                <w:sz w:val="16"/>
                <w:szCs w:val="16"/>
              </w:rPr>
            </w:pPr>
            <w:r w:rsidRPr="0046621C">
              <w:rPr>
                <w:rFonts w:ascii="Times New Roman" w:hAnsi="Times New Roman"/>
                <w:sz w:val="16"/>
                <w:szCs w:val="16"/>
              </w:rPr>
              <w:t>Response LS on Maximum TBS for PDSCH containing RMSI/OSI/Paging</w:t>
            </w:r>
          </w:p>
        </w:tc>
        <w:tc>
          <w:tcPr>
            <w:tcW w:w="1298" w:type="dxa"/>
          </w:tcPr>
          <w:p w14:paraId="429467D4" w14:textId="640F69F3" w:rsidR="0046621C" w:rsidRPr="0046621C" w:rsidRDefault="0046621C" w:rsidP="0046621C">
            <w:pPr>
              <w:rPr>
                <w:rFonts w:ascii="Times New Roman" w:hAnsi="Times New Roman"/>
                <w:sz w:val="16"/>
                <w:szCs w:val="16"/>
              </w:rPr>
            </w:pPr>
            <w:r w:rsidRPr="0046621C">
              <w:rPr>
                <w:rFonts w:ascii="Times New Roman" w:hAnsi="Times New Roman"/>
                <w:sz w:val="16"/>
                <w:szCs w:val="16"/>
              </w:rPr>
              <w:t>RAN2, Huawei</w:t>
            </w:r>
          </w:p>
        </w:tc>
        <w:tc>
          <w:tcPr>
            <w:tcW w:w="838" w:type="dxa"/>
          </w:tcPr>
          <w:p w14:paraId="52601A30" w14:textId="02C51CEC" w:rsidR="0046621C" w:rsidRPr="0046621C" w:rsidRDefault="00603E09" w:rsidP="0046621C">
            <w:pPr>
              <w:rPr>
                <w:rFonts w:ascii="Times New Roman" w:hAnsi="Times New Roman"/>
                <w:bCs/>
                <w:sz w:val="16"/>
                <w:szCs w:val="16"/>
              </w:rPr>
            </w:pPr>
            <w:hyperlink r:id="rId2672" w:history="1">
              <w:r w:rsidR="0046621C" w:rsidRPr="0046621C">
                <w:rPr>
                  <w:rStyle w:val="Hyperlink"/>
                  <w:rFonts w:ascii="Times New Roman" w:hAnsi="Times New Roman"/>
                  <w:b/>
                  <w:bCs/>
                  <w:sz w:val="16"/>
                  <w:szCs w:val="16"/>
                </w:rPr>
                <w:t>Rel-15</w:t>
              </w:r>
            </w:hyperlink>
          </w:p>
        </w:tc>
        <w:tc>
          <w:tcPr>
            <w:tcW w:w="2793" w:type="dxa"/>
          </w:tcPr>
          <w:p w14:paraId="4BD98C09" w14:textId="778F9DF7" w:rsidR="0046621C" w:rsidRPr="0046621C" w:rsidRDefault="00603E09" w:rsidP="0046621C">
            <w:pPr>
              <w:rPr>
                <w:rFonts w:ascii="Times New Roman" w:hAnsi="Times New Roman"/>
                <w:bCs/>
                <w:sz w:val="16"/>
                <w:szCs w:val="16"/>
              </w:rPr>
            </w:pPr>
            <w:hyperlink r:id="rId2673" w:history="1">
              <w:r w:rsidR="0046621C" w:rsidRPr="0046621C">
                <w:rPr>
                  <w:rStyle w:val="Hyperlink"/>
                  <w:rFonts w:ascii="Times New Roman" w:hAnsi="Times New Roman"/>
                  <w:b/>
                  <w:bCs/>
                  <w:sz w:val="16"/>
                  <w:szCs w:val="16"/>
                </w:rPr>
                <w:t>NR_newRAT-Core</w:t>
              </w:r>
            </w:hyperlink>
          </w:p>
        </w:tc>
        <w:tc>
          <w:tcPr>
            <w:tcW w:w="1081" w:type="dxa"/>
          </w:tcPr>
          <w:p w14:paraId="73DE24FC" w14:textId="655BD90D" w:rsidR="0046621C" w:rsidRPr="0046621C" w:rsidRDefault="0046621C" w:rsidP="0046621C">
            <w:pPr>
              <w:rPr>
                <w:rFonts w:ascii="Times New Roman" w:hAnsi="Times New Roman"/>
                <w:sz w:val="16"/>
                <w:szCs w:val="16"/>
              </w:rPr>
            </w:pPr>
            <w:r w:rsidRPr="0046621C">
              <w:rPr>
                <w:rFonts w:ascii="Times New Roman" w:hAnsi="Times New Roman"/>
                <w:sz w:val="16"/>
                <w:szCs w:val="16"/>
              </w:rPr>
              <w:t>R1-1803375</w:t>
            </w:r>
          </w:p>
        </w:tc>
        <w:tc>
          <w:tcPr>
            <w:tcW w:w="1002" w:type="dxa"/>
          </w:tcPr>
          <w:p w14:paraId="2C3DD115" w14:textId="0FA2C707"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5A8ADE15" w14:textId="72BA2252"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1C76A219" w14:textId="69C38844" w:rsidR="0046621C" w:rsidRPr="0046621C" w:rsidRDefault="0046621C" w:rsidP="0046621C">
            <w:pPr>
              <w:rPr>
                <w:rFonts w:ascii="Times New Roman" w:hAnsi="Times New Roman"/>
                <w:sz w:val="16"/>
                <w:szCs w:val="16"/>
              </w:rPr>
            </w:pPr>
            <w:r w:rsidRPr="0046621C">
              <w:rPr>
                <w:rFonts w:ascii="Times New Roman" w:hAnsi="Times New Roman"/>
                <w:sz w:val="16"/>
                <w:szCs w:val="16"/>
              </w:rPr>
              <w:t>R2-1804098</w:t>
            </w:r>
          </w:p>
        </w:tc>
        <w:tc>
          <w:tcPr>
            <w:tcW w:w="1077" w:type="dxa"/>
          </w:tcPr>
          <w:p w14:paraId="0E356417" w14:textId="0D4F88E0"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1D3EA5A9" w14:textId="77777777" w:rsidTr="0046621C">
        <w:trPr>
          <w:trHeight w:val="20"/>
          <w:jc w:val="center"/>
        </w:trPr>
        <w:tc>
          <w:tcPr>
            <w:tcW w:w="1077" w:type="dxa"/>
          </w:tcPr>
          <w:p w14:paraId="03421DD3" w14:textId="3E6079E7" w:rsidR="0046621C" w:rsidRPr="0046621C" w:rsidRDefault="00603E09" w:rsidP="0046621C">
            <w:pPr>
              <w:rPr>
                <w:rFonts w:ascii="Times New Roman" w:hAnsi="Times New Roman"/>
                <w:bCs/>
                <w:sz w:val="16"/>
                <w:szCs w:val="16"/>
              </w:rPr>
            </w:pPr>
            <w:hyperlink r:id="rId2674" w:history="1">
              <w:r w:rsidR="0046621C" w:rsidRPr="0046621C">
                <w:rPr>
                  <w:rStyle w:val="Hyperlink"/>
                  <w:rFonts w:ascii="Times New Roman" w:hAnsi="Times New Roman"/>
                  <w:b/>
                  <w:bCs/>
                  <w:sz w:val="16"/>
                  <w:szCs w:val="16"/>
                </w:rPr>
                <w:t>R1-1803587</w:t>
              </w:r>
            </w:hyperlink>
          </w:p>
        </w:tc>
        <w:tc>
          <w:tcPr>
            <w:tcW w:w="2741" w:type="dxa"/>
          </w:tcPr>
          <w:p w14:paraId="1A7ED210" w14:textId="1631589B"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UL timing difference in EN-DC</w:t>
            </w:r>
          </w:p>
        </w:tc>
        <w:tc>
          <w:tcPr>
            <w:tcW w:w="1298" w:type="dxa"/>
          </w:tcPr>
          <w:p w14:paraId="0E4D8250" w14:textId="7E20E2EF" w:rsidR="0046621C" w:rsidRPr="0046621C" w:rsidRDefault="0046621C" w:rsidP="0046621C">
            <w:pPr>
              <w:rPr>
                <w:rFonts w:ascii="Times New Roman" w:hAnsi="Times New Roman"/>
                <w:sz w:val="16"/>
                <w:szCs w:val="16"/>
              </w:rPr>
            </w:pPr>
            <w:r w:rsidRPr="0046621C">
              <w:rPr>
                <w:rFonts w:ascii="Times New Roman" w:hAnsi="Times New Roman"/>
                <w:sz w:val="16"/>
                <w:szCs w:val="16"/>
              </w:rPr>
              <w:t>RAN2, Qualcomm</w:t>
            </w:r>
          </w:p>
        </w:tc>
        <w:tc>
          <w:tcPr>
            <w:tcW w:w="838" w:type="dxa"/>
          </w:tcPr>
          <w:p w14:paraId="4E8D0104" w14:textId="5EF343F4" w:rsidR="0046621C" w:rsidRPr="0046621C" w:rsidRDefault="00603E09" w:rsidP="0046621C">
            <w:pPr>
              <w:rPr>
                <w:rFonts w:ascii="Times New Roman" w:hAnsi="Times New Roman"/>
                <w:bCs/>
                <w:sz w:val="16"/>
                <w:szCs w:val="16"/>
              </w:rPr>
            </w:pPr>
            <w:hyperlink r:id="rId2675" w:history="1">
              <w:r w:rsidR="0046621C" w:rsidRPr="0046621C">
                <w:rPr>
                  <w:rStyle w:val="Hyperlink"/>
                  <w:rFonts w:ascii="Times New Roman" w:hAnsi="Times New Roman"/>
                  <w:b/>
                  <w:bCs/>
                  <w:sz w:val="16"/>
                  <w:szCs w:val="16"/>
                </w:rPr>
                <w:t>Rel-15</w:t>
              </w:r>
            </w:hyperlink>
          </w:p>
        </w:tc>
        <w:tc>
          <w:tcPr>
            <w:tcW w:w="2793" w:type="dxa"/>
          </w:tcPr>
          <w:p w14:paraId="126CDB03" w14:textId="5BAC1626" w:rsidR="0046621C" w:rsidRPr="0046621C" w:rsidRDefault="00603E09" w:rsidP="0046621C">
            <w:pPr>
              <w:rPr>
                <w:rFonts w:ascii="Times New Roman" w:hAnsi="Times New Roman"/>
                <w:bCs/>
                <w:sz w:val="16"/>
                <w:szCs w:val="16"/>
              </w:rPr>
            </w:pPr>
            <w:hyperlink r:id="rId2676" w:history="1">
              <w:r w:rsidR="0046621C" w:rsidRPr="0046621C">
                <w:rPr>
                  <w:rStyle w:val="Hyperlink"/>
                  <w:rFonts w:ascii="Times New Roman" w:hAnsi="Times New Roman"/>
                  <w:b/>
                  <w:bCs/>
                  <w:sz w:val="16"/>
                  <w:szCs w:val="16"/>
                </w:rPr>
                <w:t>NR_newRAT-Core</w:t>
              </w:r>
            </w:hyperlink>
          </w:p>
        </w:tc>
        <w:tc>
          <w:tcPr>
            <w:tcW w:w="1081" w:type="dxa"/>
          </w:tcPr>
          <w:p w14:paraId="751AAC6C" w14:textId="3F42A9A1"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1B559D21" w14:textId="7B725E6D" w:rsidR="0046621C" w:rsidRPr="0046621C" w:rsidRDefault="0046621C" w:rsidP="0046621C">
            <w:pPr>
              <w:rPr>
                <w:rFonts w:ascii="Times New Roman" w:hAnsi="Times New Roman"/>
                <w:sz w:val="16"/>
                <w:szCs w:val="16"/>
              </w:rPr>
            </w:pPr>
            <w:r w:rsidRPr="0046621C">
              <w:rPr>
                <w:rFonts w:ascii="Times New Roman" w:hAnsi="Times New Roman"/>
                <w:sz w:val="16"/>
                <w:szCs w:val="16"/>
              </w:rPr>
              <w:t>RAN4</w:t>
            </w:r>
          </w:p>
        </w:tc>
        <w:tc>
          <w:tcPr>
            <w:tcW w:w="1002" w:type="dxa"/>
          </w:tcPr>
          <w:p w14:paraId="3E79B210" w14:textId="6D9D6CBD"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141" w:type="dxa"/>
          </w:tcPr>
          <w:p w14:paraId="5DB0D6B1" w14:textId="4B61734A" w:rsidR="0046621C" w:rsidRPr="0046621C" w:rsidRDefault="0046621C" w:rsidP="0046621C">
            <w:pPr>
              <w:rPr>
                <w:rFonts w:ascii="Times New Roman" w:hAnsi="Times New Roman"/>
                <w:sz w:val="16"/>
                <w:szCs w:val="16"/>
              </w:rPr>
            </w:pPr>
            <w:r w:rsidRPr="0046621C">
              <w:rPr>
                <w:rFonts w:ascii="Times New Roman" w:hAnsi="Times New Roman"/>
                <w:sz w:val="16"/>
                <w:szCs w:val="16"/>
              </w:rPr>
              <w:t>R2-1804102</w:t>
            </w:r>
          </w:p>
        </w:tc>
        <w:tc>
          <w:tcPr>
            <w:tcW w:w="1077" w:type="dxa"/>
          </w:tcPr>
          <w:p w14:paraId="64293E0F" w14:textId="7490B59F"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5D85BCA3" w14:textId="77777777" w:rsidTr="0046621C">
        <w:trPr>
          <w:trHeight w:val="20"/>
          <w:jc w:val="center"/>
        </w:trPr>
        <w:tc>
          <w:tcPr>
            <w:tcW w:w="1077" w:type="dxa"/>
          </w:tcPr>
          <w:p w14:paraId="07660091" w14:textId="4EAEE69B" w:rsidR="0046621C" w:rsidRPr="0046621C" w:rsidRDefault="00603E09" w:rsidP="0046621C">
            <w:pPr>
              <w:rPr>
                <w:rFonts w:ascii="Times New Roman" w:hAnsi="Times New Roman"/>
                <w:bCs/>
                <w:sz w:val="16"/>
                <w:szCs w:val="16"/>
              </w:rPr>
            </w:pPr>
            <w:hyperlink r:id="rId2677" w:history="1">
              <w:r w:rsidR="0046621C" w:rsidRPr="0046621C">
                <w:rPr>
                  <w:rStyle w:val="Hyperlink"/>
                  <w:rFonts w:ascii="Times New Roman" w:hAnsi="Times New Roman"/>
                  <w:b/>
                  <w:bCs/>
                  <w:sz w:val="16"/>
                  <w:szCs w:val="16"/>
                </w:rPr>
                <w:t>R1-1803588</w:t>
              </w:r>
            </w:hyperlink>
          </w:p>
        </w:tc>
        <w:tc>
          <w:tcPr>
            <w:tcW w:w="2741" w:type="dxa"/>
          </w:tcPr>
          <w:p w14:paraId="6F3068AE" w14:textId="26D1A4D9" w:rsidR="0046621C" w:rsidRPr="0046621C" w:rsidRDefault="0046621C" w:rsidP="0046621C">
            <w:pPr>
              <w:rPr>
                <w:rFonts w:ascii="Times New Roman" w:hAnsi="Times New Roman"/>
                <w:sz w:val="16"/>
                <w:szCs w:val="16"/>
              </w:rPr>
            </w:pPr>
            <w:r w:rsidRPr="0046621C">
              <w:rPr>
                <w:rFonts w:ascii="Times New Roman" w:hAnsi="Times New Roman"/>
                <w:sz w:val="16"/>
                <w:szCs w:val="16"/>
              </w:rPr>
              <w:t>Reply LS on SI reception in BWP</w:t>
            </w:r>
          </w:p>
        </w:tc>
        <w:tc>
          <w:tcPr>
            <w:tcW w:w="1298" w:type="dxa"/>
          </w:tcPr>
          <w:p w14:paraId="2F2CC948" w14:textId="53ADD8D2" w:rsidR="0046621C" w:rsidRPr="0046621C" w:rsidRDefault="0046621C" w:rsidP="0046621C">
            <w:pPr>
              <w:rPr>
                <w:rFonts w:ascii="Times New Roman" w:hAnsi="Times New Roman"/>
                <w:sz w:val="16"/>
                <w:szCs w:val="16"/>
              </w:rPr>
            </w:pPr>
            <w:r w:rsidRPr="0046621C">
              <w:rPr>
                <w:rFonts w:ascii="Times New Roman" w:hAnsi="Times New Roman"/>
                <w:sz w:val="16"/>
                <w:szCs w:val="16"/>
              </w:rPr>
              <w:t>RAN2, LG Electronics</w:t>
            </w:r>
          </w:p>
        </w:tc>
        <w:tc>
          <w:tcPr>
            <w:tcW w:w="838" w:type="dxa"/>
          </w:tcPr>
          <w:p w14:paraId="6432A28D" w14:textId="3582C6A7" w:rsidR="0046621C" w:rsidRPr="0046621C" w:rsidRDefault="00603E09" w:rsidP="0046621C">
            <w:pPr>
              <w:rPr>
                <w:rFonts w:ascii="Times New Roman" w:hAnsi="Times New Roman"/>
                <w:bCs/>
                <w:sz w:val="16"/>
                <w:szCs w:val="16"/>
              </w:rPr>
            </w:pPr>
            <w:hyperlink r:id="rId2678" w:history="1">
              <w:r w:rsidR="0046621C" w:rsidRPr="0046621C">
                <w:rPr>
                  <w:rStyle w:val="Hyperlink"/>
                  <w:rFonts w:ascii="Times New Roman" w:hAnsi="Times New Roman"/>
                  <w:b/>
                  <w:bCs/>
                  <w:sz w:val="16"/>
                  <w:szCs w:val="16"/>
                </w:rPr>
                <w:t>Rel-15</w:t>
              </w:r>
            </w:hyperlink>
          </w:p>
        </w:tc>
        <w:tc>
          <w:tcPr>
            <w:tcW w:w="2793" w:type="dxa"/>
          </w:tcPr>
          <w:p w14:paraId="0592DB6F" w14:textId="73DA8EBC" w:rsidR="0046621C" w:rsidRPr="0046621C" w:rsidRDefault="00603E09" w:rsidP="0046621C">
            <w:pPr>
              <w:rPr>
                <w:rFonts w:ascii="Times New Roman" w:hAnsi="Times New Roman"/>
                <w:bCs/>
                <w:sz w:val="16"/>
                <w:szCs w:val="16"/>
              </w:rPr>
            </w:pPr>
            <w:hyperlink r:id="rId2679" w:history="1">
              <w:r w:rsidR="0046621C" w:rsidRPr="0046621C">
                <w:rPr>
                  <w:rStyle w:val="Hyperlink"/>
                  <w:rFonts w:ascii="Times New Roman" w:hAnsi="Times New Roman"/>
                  <w:b/>
                  <w:bCs/>
                  <w:sz w:val="16"/>
                  <w:szCs w:val="16"/>
                </w:rPr>
                <w:t>NR_newRAT-Core</w:t>
              </w:r>
            </w:hyperlink>
          </w:p>
        </w:tc>
        <w:tc>
          <w:tcPr>
            <w:tcW w:w="1081" w:type="dxa"/>
          </w:tcPr>
          <w:p w14:paraId="6DF8ED7D" w14:textId="6E94897F"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01BBCF26" w14:textId="536BCD57"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1D06864D" w14:textId="69B1545A" w:rsidR="0046621C" w:rsidRPr="0046621C" w:rsidRDefault="0046621C" w:rsidP="0046621C">
            <w:pPr>
              <w:rPr>
                <w:rFonts w:ascii="Times New Roman" w:hAnsi="Times New Roman"/>
                <w:sz w:val="16"/>
                <w:szCs w:val="16"/>
              </w:rPr>
            </w:pPr>
            <w:r w:rsidRPr="0046621C">
              <w:rPr>
                <w:rFonts w:ascii="Times New Roman" w:hAnsi="Times New Roman"/>
                <w:sz w:val="16"/>
                <w:szCs w:val="16"/>
              </w:rPr>
              <w:t>RAN4</w:t>
            </w:r>
          </w:p>
        </w:tc>
        <w:tc>
          <w:tcPr>
            <w:tcW w:w="1141" w:type="dxa"/>
          </w:tcPr>
          <w:p w14:paraId="1E5AF2DF" w14:textId="52FDE10D" w:rsidR="0046621C" w:rsidRPr="0046621C" w:rsidRDefault="0046621C" w:rsidP="0046621C">
            <w:pPr>
              <w:rPr>
                <w:rFonts w:ascii="Times New Roman" w:hAnsi="Times New Roman"/>
                <w:sz w:val="16"/>
                <w:szCs w:val="16"/>
              </w:rPr>
            </w:pPr>
            <w:r w:rsidRPr="0046621C">
              <w:rPr>
                <w:rFonts w:ascii="Times New Roman" w:hAnsi="Times New Roman"/>
                <w:sz w:val="16"/>
                <w:szCs w:val="16"/>
              </w:rPr>
              <w:t>R2-1804109</w:t>
            </w:r>
          </w:p>
        </w:tc>
        <w:tc>
          <w:tcPr>
            <w:tcW w:w="1077" w:type="dxa"/>
          </w:tcPr>
          <w:p w14:paraId="222416A7" w14:textId="70AFA030"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7251EB58" w14:textId="77777777" w:rsidTr="0046621C">
        <w:trPr>
          <w:trHeight w:val="20"/>
          <w:jc w:val="center"/>
        </w:trPr>
        <w:tc>
          <w:tcPr>
            <w:tcW w:w="1077" w:type="dxa"/>
          </w:tcPr>
          <w:p w14:paraId="6EA2AD5A" w14:textId="4F63CEC6" w:rsidR="0046621C" w:rsidRPr="0046621C" w:rsidRDefault="00603E09" w:rsidP="0046621C">
            <w:pPr>
              <w:rPr>
                <w:rFonts w:ascii="Times New Roman" w:hAnsi="Times New Roman"/>
                <w:bCs/>
                <w:sz w:val="16"/>
                <w:szCs w:val="16"/>
              </w:rPr>
            </w:pPr>
            <w:hyperlink r:id="rId2680" w:history="1">
              <w:r w:rsidR="0046621C" w:rsidRPr="0046621C">
                <w:rPr>
                  <w:rStyle w:val="Hyperlink"/>
                  <w:rFonts w:ascii="Times New Roman" w:hAnsi="Times New Roman"/>
                  <w:b/>
                  <w:bCs/>
                  <w:sz w:val="16"/>
                  <w:szCs w:val="16"/>
                </w:rPr>
                <w:t>R1-1803589</w:t>
              </w:r>
            </w:hyperlink>
          </w:p>
        </w:tc>
        <w:tc>
          <w:tcPr>
            <w:tcW w:w="2741" w:type="dxa"/>
          </w:tcPr>
          <w:p w14:paraId="71E1445D" w14:textId="43005DA4"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RAN2 agreements for euCA</w:t>
            </w:r>
          </w:p>
        </w:tc>
        <w:tc>
          <w:tcPr>
            <w:tcW w:w="1298" w:type="dxa"/>
          </w:tcPr>
          <w:p w14:paraId="6A088890" w14:textId="00154302" w:rsidR="0046621C" w:rsidRPr="0046621C" w:rsidRDefault="0046621C" w:rsidP="0046621C">
            <w:pPr>
              <w:rPr>
                <w:rFonts w:ascii="Times New Roman" w:hAnsi="Times New Roman"/>
                <w:sz w:val="16"/>
                <w:szCs w:val="16"/>
              </w:rPr>
            </w:pPr>
            <w:r w:rsidRPr="0046621C">
              <w:rPr>
                <w:rFonts w:ascii="Times New Roman" w:hAnsi="Times New Roman"/>
                <w:sz w:val="16"/>
                <w:szCs w:val="16"/>
              </w:rPr>
              <w:t>RAN2, Nokia</w:t>
            </w:r>
          </w:p>
        </w:tc>
        <w:tc>
          <w:tcPr>
            <w:tcW w:w="838" w:type="dxa"/>
          </w:tcPr>
          <w:p w14:paraId="646BE1FD" w14:textId="750BCB6F" w:rsidR="0046621C" w:rsidRPr="0046621C" w:rsidRDefault="00603E09" w:rsidP="0046621C">
            <w:pPr>
              <w:rPr>
                <w:rFonts w:ascii="Times New Roman" w:hAnsi="Times New Roman"/>
                <w:bCs/>
                <w:sz w:val="16"/>
                <w:szCs w:val="16"/>
              </w:rPr>
            </w:pPr>
            <w:hyperlink r:id="rId2681" w:history="1">
              <w:r w:rsidR="0046621C" w:rsidRPr="0046621C">
                <w:rPr>
                  <w:rStyle w:val="Hyperlink"/>
                  <w:rFonts w:ascii="Times New Roman" w:hAnsi="Times New Roman"/>
                  <w:b/>
                  <w:bCs/>
                  <w:sz w:val="16"/>
                  <w:szCs w:val="16"/>
                </w:rPr>
                <w:t>Rel-15</w:t>
              </w:r>
            </w:hyperlink>
          </w:p>
        </w:tc>
        <w:tc>
          <w:tcPr>
            <w:tcW w:w="2793" w:type="dxa"/>
          </w:tcPr>
          <w:p w14:paraId="19C99369" w14:textId="22A2C7D2" w:rsidR="0046621C" w:rsidRPr="0046621C" w:rsidRDefault="00603E09" w:rsidP="0046621C">
            <w:pPr>
              <w:rPr>
                <w:rFonts w:ascii="Times New Roman" w:hAnsi="Times New Roman"/>
                <w:bCs/>
                <w:sz w:val="16"/>
                <w:szCs w:val="16"/>
              </w:rPr>
            </w:pPr>
            <w:hyperlink r:id="rId2682" w:history="1">
              <w:r w:rsidR="0046621C" w:rsidRPr="0046621C">
                <w:rPr>
                  <w:rStyle w:val="Hyperlink"/>
                  <w:rFonts w:ascii="Times New Roman" w:hAnsi="Times New Roman"/>
                  <w:b/>
                  <w:bCs/>
                  <w:sz w:val="16"/>
                  <w:szCs w:val="16"/>
                </w:rPr>
                <w:t>LTE_euCA-Core</w:t>
              </w:r>
            </w:hyperlink>
          </w:p>
        </w:tc>
        <w:tc>
          <w:tcPr>
            <w:tcW w:w="1081" w:type="dxa"/>
          </w:tcPr>
          <w:p w14:paraId="6528D738" w14:textId="1CA143EE"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6AD56266" w14:textId="71B7C9EA" w:rsidR="0046621C" w:rsidRPr="0046621C" w:rsidRDefault="0046621C" w:rsidP="0046621C">
            <w:pPr>
              <w:rPr>
                <w:rFonts w:ascii="Times New Roman" w:hAnsi="Times New Roman"/>
                <w:sz w:val="16"/>
                <w:szCs w:val="16"/>
              </w:rPr>
            </w:pPr>
            <w:r w:rsidRPr="0046621C">
              <w:rPr>
                <w:rFonts w:ascii="Times New Roman" w:hAnsi="Times New Roman"/>
                <w:sz w:val="16"/>
                <w:szCs w:val="16"/>
              </w:rPr>
              <w:t>RAN1, RAN4</w:t>
            </w:r>
          </w:p>
        </w:tc>
        <w:tc>
          <w:tcPr>
            <w:tcW w:w="1002" w:type="dxa"/>
          </w:tcPr>
          <w:p w14:paraId="172CC1D8" w14:textId="32CA08A6" w:rsidR="0046621C" w:rsidRPr="0046621C" w:rsidRDefault="0046621C" w:rsidP="0046621C">
            <w:pPr>
              <w:rPr>
                <w:rFonts w:ascii="Times New Roman" w:hAnsi="Times New Roman"/>
                <w:sz w:val="16"/>
                <w:szCs w:val="16"/>
              </w:rPr>
            </w:pPr>
            <w:r w:rsidRPr="0046621C">
              <w:rPr>
                <w:rFonts w:ascii="Times New Roman" w:hAnsi="Times New Roman"/>
                <w:sz w:val="16"/>
                <w:szCs w:val="16"/>
              </w:rPr>
              <w:t>RAN3</w:t>
            </w:r>
          </w:p>
        </w:tc>
        <w:tc>
          <w:tcPr>
            <w:tcW w:w="1141" w:type="dxa"/>
          </w:tcPr>
          <w:p w14:paraId="2B152667" w14:textId="0BBA9EDA" w:rsidR="0046621C" w:rsidRPr="0046621C" w:rsidRDefault="0046621C" w:rsidP="0046621C">
            <w:pPr>
              <w:rPr>
                <w:rFonts w:ascii="Times New Roman" w:hAnsi="Times New Roman"/>
                <w:sz w:val="16"/>
                <w:szCs w:val="16"/>
              </w:rPr>
            </w:pPr>
            <w:r w:rsidRPr="0046621C">
              <w:rPr>
                <w:rFonts w:ascii="Times New Roman" w:hAnsi="Times New Roman"/>
                <w:sz w:val="16"/>
                <w:szCs w:val="16"/>
              </w:rPr>
              <w:t>R2-1804137</w:t>
            </w:r>
          </w:p>
        </w:tc>
        <w:tc>
          <w:tcPr>
            <w:tcW w:w="1077" w:type="dxa"/>
          </w:tcPr>
          <w:p w14:paraId="656F1A54" w14:textId="116CBCCF"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4772E676" w14:textId="77777777" w:rsidTr="0046621C">
        <w:trPr>
          <w:trHeight w:val="20"/>
          <w:jc w:val="center"/>
        </w:trPr>
        <w:tc>
          <w:tcPr>
            <w:tcW w:w="1077" w:type="dxa"/>
          </w:tcPr>
          <w:p w14:paraId="4BBE7F36" w14:textId="4AB862D1" w:rsidR="0046621C" w:rsidRPr="0046621C" w:rsidRDefault="00603E09" w:rsidP="0046621C">
            <w:pPr>
              <w:rPr>
                <w:rFonts w:ascii="Times New Roman" w:hAnsi="Times New Roman"/>
                <w:sz w:val="16"/>
                <w:szCs w:val="16"/>
              </w:rPr>
            </w:pPr>
            <w:hyperlink r:id="rId2683" w:history="1">
              <w:r w:rsidR="0046621C" w:rsidRPr="0046621C">
                <w:rPr>
                  <w:rStyle w:val="Hyperlink"/>
                  <w:rFonts w:ascii="Times New Roman" w:hAnsi="Times New Roman"/>
                  <w:b/>
                  <w:bCs/>
                  <w:sz w:val="16"/>
                  <w:szCs w:val="16"/>
                </w:rPr>
                <w:t>R1-1803590</w:t>
              </w:r>
            </w:hyperlink>
          </w:p>
        </w:tc>
        <w:tc>
          <w:tcPr>
            <w:tcW w:w="2741" w:type="dxa"/>
          </w:tcPr>
          <w:p w14:paraId="6623185A" w14:textId="1EB3C385"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UE measurements for demodulation test setup in FR2</w:t>
            </w:r>
          </w:p>
        </w:tc>
        <w:tc>
          <w:tcPr>
            <w:tcW w:w="1298" w:type="dxa"/>
          </w:tcPr>
          <w:p w14:paraId="6B6A1773" w14:textId="71609364" w:rsidR="0046621C" w:rsidRPr="0046621C" w:rsidRDefault="0046621C" w:rsidP="0046621C">
            <w:pPr>
              <w:rPr>
                <w:rFonts w:ascii="Times New Roman" w:hAnsi="Times New Roman"/>
                <w:sz w:val="16"/>
                <w:szCs w:val="16"/>
              </w:rPr>
            </w:pPr>
            <w:r w:rsidRPr="0046621C">
              <w:rPr>
                <w:rFonts w:ascii="Times New Roman" w:hAnsi="Times New Roman"/>
                <w:sz w:val="16"/>
                <w:szCs w:val="16"/>
              </w:rPr>
              <w:t>RAN4, Intel</w:t>
            </w:r>
          </w:p>
        </w:tc>
        <w:tc>
          <w:tcPr>
            <w:tcW w:w="838" w:type="dxa"/>
          </w:tcPr>
          <w:p w14:paraId="6012800D" w14:textId="60884833" w:rsidR="0046621C" w:rsidRPr="0046621C" w:rsidRDefault="00603E09" w:rsidP="0046621C">
            <w:pPr>
              <w:rPr>
                <w:rFonts w:ascii="Times New Roman" w:hAnsi="Times New Roman"/>
                <w:sz w:val="16"/>
                <w:szCs w:val="16"/>
              </w:rPr>
            </w:pPr>
            <w:hyperlink r:id="rId2684" w:history="1">
              <w:r w:rsidR="0046621C" w:rsidRPr="0046621C">
                <w:rPr>
                  <w:rStyle w:val="Hyperlink"/>
                  <w:rFonts w:ascii="Times New Roman" w:hAnsi="Times New Roman"/>
                  <w:b/>
                  <w:bCs/>
                  <w:sz w:val="16"/>
                  <w:szCs w:val="16"/>
                </w:rPr>
                <w:t>Rel-15</w:t>
              </w:r>
            </w:hyperlink>
          </w:p>
        </w:tc>
        <w:tc>
          <w:tcPr>
            <w:tcW w:w="2793" w:type="dxa"/>
          </w:tcPr>
          <w:p w14:paraId="40C75481" w14:textId="59D89123" w:rsidR="0046621C" w:rsidRPr="0046621C" w:rsidRDefault="00603E09" w:rsidP="0046621C">
            <w:pPr>
              <w:rPr>
                <w:rFonts w:ascii="Times New Roman" w:hAnsi="Times New Roman"/>
                <w:sz w:val="16"/>
                <w:szCs w:val="16"/>
              </w:rPr>
            </w:pPr>
            <w:hyperlink r:id="rId2685" w:history="1">
              <w:r w:rsidR="0046621C" w:rsidRPr="0046621C">
                <w:rPr>
                  <w:rStyle w:val="Hyperlink"/>
                  <w:rFonts w:ascii="Times New Roman" w:hAnsi="Times New Roman"/>
                  <w:b/>
                  <w:bCs/>
                  <w:sz w:val="16"/>
                  <w:szCs w:val="16"/>
                </w:rPr>
                <w:t>FS_NR_test_methods</w:t>
              </w:r>
            </w:hyperlink>
          </w:p>
        </w:tc>
        <w:tc>
          <w:tcPr>
            <w:tcW w:w="1081" w:type="dxa"/>
          </w:tcPr>
          <w:p w14:paraId="3A01B447" w14:textId="1393F9BD"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6E6DD258" w14:textId="2EE08567" w:rsidR="0046621C" w:rsidRPr="0046621C" w:rsidRDefault="0046621C" w:rsidP="0046621C">
            <w:pPr>
              <w:rPr>
                <w:rFonts w:ascii="Times New Roman" w:hAnsi="Times New Roman"/>
                <w:sz w:val="16"/>
                <w:szCs w:val="16"/>
              </w:rPr>
            </w:pPr>
            <w:r w:rsidRPr="0046621C">
              <w:rPr>
                <w:rFonts w:ascii="Times New Roman" w:hAnsi="Times New Roman"/>
                <w:sz w:val="16"/>
                <w:szCs w:val="16"/>
              </w:rPr>
              <w:t>RAN1, RAN5</w:t>
            </w:r>
          </w:p>
        </w:tc>
        <w:tc>
          <w:tcPr>
            <w:tcW w:w="1002" w:type="dxa"/>
          </w:tcPr>
          <w:p w14:paraId="062B6FE9" w14:textId="766A8DAB"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4B70ED86" w14:textId="70C9BD5F" w:rsidR="0046621C" w:rsidRPr="0046621C" w:rsidRDefault="0046621C" w:rsidP="0046621C">
            <w:pPr>
              <w:rPr>
                <w:rFonts w:ascii="Times New Roman" w:hAnsi="Times New Roman"/>
                <w:sz w:val="16"/>
                <w:szCs w:val="16"/>
              </w:rPr>
            </w:pPr>
            <w:r w:rsidRPr="0046621C">
              <w:rPr>
                <w:rFonts w:ascii="Times New Roman" w:hAnsi="Times New Roman"/>
                <w:sz w:val="16"/>
                <w:szCs w:val="16"/>
              </w:rPr>
              <w:t>R4-1801809</w:t>
            </w:r>
          </w:p>
        </w:tc>
        <w:tc>
          <w:tcPr>
            <w:tcW w:w="1077" w:type="dxa"/>
          </w:tcPr>
          <w:p w14:paraId="46550A24" w14:textId="0672E737"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7773618D" w14:textId="77777777" w:rsidTr="0046621C">
        <w:trPr>
          <w:trHeight w:val="20"/>
          <w:jc w:val="center"/>
        </w:trPr>
        <w:tc>
          <w:tcPr>
            <w:tcW w:w="1077" w:type="dxa"/>
          </w:tcPr>
          <w:p w14:paraId="1E001F7A" w14:textId="21034782" w:rsidR="0046621C" w:rsidRPr="0046621C" w:rsidRDefault="00603E09" w:rsidP="0046621C">
            <w:pPr>
              <w:rPr>
                <w:rFonts w:ascii="Times New Roman" w:hAnsi="Times New Roman"/>
                <w:bCs/>
                <w:sz w:val="16"/>
                <w:szCs w:val="16"/>
              </w:rPr>
            </w:pPr>
            <w:hyperlink r:id="rId2686" w:history="1">
              <w:r w:rsidR="0046621C" w:rsidRPr="0046621C">
                <w:rPr>
                  <w:rStyle w:val="Hyperlink"/>
                  <w:rFonts w:ascii="Times New Roman" w:hAnsi="Times New Roman"/>
                  <w:b/>
                  <w:bCs/>
                  <w:sz w:val="16"/>
                  <w:szCs w:val="16"/>
                </w:rPr>
                <w:t>R1-1803591</w:t>
              </w:r>
            </w:hyperlink>
          </w:p>
        </w:tc>
        <w:tc>
          <w:tcPr>
            <w:tcW w:w="2741" w:type="dxa"/>
          </w:tcPr>
          <w:p w14:paraId="05C4404C" w14:textId="15DB1A86" w:rsidR="0046621C" w:rsidRPr="0046621C" w:rsidRDefault="0046621C" w:rsidP="0046621C">
            <w:pPr>
              <w:rPr>
                <w:rFonts w:ascii="Times New Roman" w:hAnsi="Times New Roman"/>
                <w:sz w:val="16"/>
                <w:szCs w:val="16"/>
              </w:rPr>
            </w:pPr>
            <w:r w:rsidRPr="0046621C">
              <w:rPr>
                <w:rFonts w:ascii="Times New Roman" w:hAnsi="Times New Roman"/>
                <w:sz w:val="16"/>
                <w:szCs w:val="16"/>
              </w:rPr>
              <w:t>Reply LS on clarification in MAC</w:t>
            </w:r>
          </w:p>
        </w:tc>
        <w:tc>
          <w:tcPr>
            <w:tcW w:w="1298" w:type="dxa"/>
          </w:tcPr>
          <w:p w14:paraId="54E36732" w14:textId="1195476C" w:rsidR="0046621C" w:rsidRPr="0046621C" w:rsidRDefault="0046621C" w:rsidP="0046621C">
            <w:pPr>
              <w:rPr>
                <w:rFonts w:ascii="Times New Roman" w:hAnsi="Times New Roman"/>
                <w:sz w:val="16"/>
                <w:szCs w:val="16"/>
              </w:rPr>
            </w:pPr>
            <w:r w:rsidRPr="0046621C">
              <w:rPr>
                <w:rFonts w:ascii="Times New Roman" w:hAnsi="Times New Roman"/>
                <w:sz w:val="16"/>
                <w:szCs w:val="16"/>
              </w:rPr>
              <w:t>RAN4, Huawei</w:t>
            </w:r>
          </w:p>
        </w:tc>
        <w:tc>
          <w:tcPr>
            <w:tcW w:w="838" w:type="dxa"/>
          </w:tcPr>
          <w:p w14:paraId="32FABCDC" w14:textId="6746B580" w:rsidR="0046621C" w:rsidRPr="0046621C" w:rsidRDefault="00603E09" w:rsidP="0046621C">
            <w:pPr>
              <w:rPr>
                <w:rFonts w:ascii="Times New Roman" w:hAnsi="Times New Roman"/>
                <w:bCs/>
                <w:sz w:val="16"/>
                <w:szCs w:val="16"/>
              </w:rPr>
            </w:pPr>
            <w:hyperlink r:id="rId2687" w:history="1">
              <w:r w:rsidR="0046621C" w:rsidRPr="0046621C">
                <w:rPr>
                  <w:rStyle w:val="Hyperlink"/>
                  <w:rFonts w:ascii="Times New Roman" w:hAnsi="Times New Roman"/>
                  <w:b/>
                  <w:bCs/>
                  <w:sz w:val="16"/>
                  <w:szCs w:val="16"/>
                </w:rPr>
                <w:t>Rel-15</w:t>
              </w:r>
            </w:hyperlink>
          </w:p>
        </w:tc>
        <w:tc>
          <w:tcPr>
            <w:tcW w:w="2793" w:type="dxa"/>
          </w:tcPr>
          <w:p w14:paraId="582C19A4" w14:textId="6444E15A" w:rsidR="0046621C" w:rsidRPr="0046621C" w:rsidRDefault="00603E09" w:rsidP="0046621C">
            <w:pPr>
              <w:rPr>
                <w:rFonts w:ascii="Times New Roman" w:hAnsi="Times New Roman"/>
                <w:bCs/>
                <w:sz w:val="16"/>
                <w:szCs w:val="16"/>
              </w:rPr>
            </w:pPr>
            <w:hyperlink r:id="rId2688" w:history="1">
              <w:r w:rsidR="0046621C" w:rsidRPr="0046621C">
                <w:rPr>
                  <w:rStyle w:val="Hyperlink"/>
                  <w:rFonts w:ascii="Times New Roman" w:hAnsi="Times New Roman"/>
                  <w:b/>
                  <w:bCs/>
                  <w:sz w:val="16"/>
                  <w:szCs w:val="16"/>
                </w:rPr>
                <w:t>NR_newRAT-Core</w:t>
              </w:r>
            </w:hyperlink>
          </w:p>
        </w:tc>
        <w:tc>
          <w:tcPr>
            <w:tcW w:w="1081" w:type="dxa"/>
          </w:tcPr>
          <w:p w14:paraId="2EE07AA0" w14:textId="011CECA5" w:rsidR="0046621C" w:rsidRPr="0046621C" w:rsidRDefault="0046621C" w:rsidP="0046621C">
            <w:pPr>
              <w:rPr>
                <w:rFonts w:ascii="Times New Roman" w:hAnsi="Times New Roman"/>
                <w:sz w:val="16"/>
                <w:szCs w:val="16"/>
              </w:rPr>
            </w:pPr>
            <w:r w:rsidRPr="0046621C">
              <w:rPr>
                <w:rFonts w:ascii="Times New Roman" w:hAnsi="Times New Roman"/>
                <w:sz w:val="16"/>
                <w:szCs w:val="16"/>
              </w:rPr>
              <w:t>R2-1801569</w:t>
            </w:r>
          </w:p>
        </w:tc>
        <w:tc>
          <w:tcPr>
            <w:tcW w:w="1002" w:type="dxa"/>
          </w:tcPr>
          <w:p w14:paraId="74CD21FD" w14:textId="4DAF2A3E" w:rsidR="0046621C" w:rsidRPr="0046621C" w:rsidRDefault="0046621C" w:rsidP="0046621C">
            <w:pPr>
              <w:rPr>
                <w:rFonts w:ascii="Times New Roman" w:hAnsi="Times New Roman"/>
                <w:sz w:val="16"/>
                <w:szCs w:val="16"/>
              </w:rPr>
            </w:pPr>
            <w:r w:rsidRPr="0046621C">
              <w:rPr>
                <w:rFonts w:ascii="Times New Roman" w:hAnsi="Times New Roman"/>
                <w:sz w:val="16"/>
                <w:szCs w:val="16"/>
              </w:rPr>
              <w:t>RAN2</w:t>
            </w:r>
          </w:p>
        </w:tc>
        <w:tc>
          <w:tcPr>
            <w:tcW w:w="1002" w:type="dxa"/>
          </w:tcPr>
          <w:p w14:paraId="7C9DED41" w14:textId="53F45E1F"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141" w:type="dxa"/>
          </w:tcPr>
          <w:p w14:paraId="51A3CAAD" w14:textId="60CBA925" w:rsidR="0046621C" w:rsidRPr="0046621C" w:rsidRDefault="0046621C" w:rsidP="0046621C">
            <w:pPr>
              <w:rPr>
                <w:rFonts w:ascii="Times New Roman" w:hAnsi="Times New Roman"/>
                <w:sz w:val="16"/>
                <w:szCs w:val="16"/>
              </w:rPr>
            </w:pPr>
            <w:r w:rsidRPr="0046621C">
              <w:rPr>
                <w:rFonts w:ascii="Times New Roman" w:hAnsi="Times New Roman"/>
                <w:sz w:val="16"/>
                <w:szCs w:val="16"/>
              </w:rPr>
              <w:t>R4-1802690</w:t>
            </w:r>
          </w:p>
        </w:tc>
        <w:tc>
          <w:tcPr>
            <w:tcW w:w="1077" w:type="dxa"/>
          </w:tcPr>
          <w:p w14:paraId="13A336A0" w14:textId="0024E123"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7E2F8469" w14:textId="77777777" w:rsidTr="0046621C">
        <w:trPr>
          <w:trHeight w:val="20"/>
          <w:jc w:val="center"/>
        </w:trPr>
        <w:tc>
          <w:tcPr>
            <w:tcW w:w="1077" w:type="dxa"/>
          </w:tcPr>
          <w:p w14:paraId="20725EBA" w14:textId="26E1AB50" w:rsidR="0046621C" w:rsidRPr="0046621C" w:rsidRDefault="00603E09" w:rsidP="0046621C">
            <w:pPr>
              <w:rPr>
                <w:rFonts w:ascii="Times New Roman" w:hAnsi="Times New Roman"/>
                <w:bCs/>
                <w:sz w:val="16"/>
                <w:szCs w:val="16"/>
              </w:rPr>
            </w:pPr>
            <w:hyperlink r:id="rId2689" w:history="1">
              <w:r w:rsidR="0046621C" w:rsidRPr="0046621C">
                <w:rPr>
                  <w:rStyle w:val="Hyperlink"/>
                  <w:rFonts w:ascii="Times New Roman" w:hAnsi="Times New Roman"/>
                  <w:b/>
                  <w:bCs/>
                  <w:sz w:val="16"/>
                  <w:szCs w:val="16"/>
                </w:rPr>
                <w:t>R1-1803592</w:t>
              </w:r>
            </w:hyperlink>
          </w:p>
        </w:tc>
        <w:tc>
          <w:tcPr>
            <w:tcW w:w="2741" w:type="dxa"/>
          </w:tcPr>
          <w:p w14:paraId="5EA8CCD3" w14:textId="3A75F4EE" w:rsidR="0046621C" w:rsidRPr="0046621C" w:rsidRDefault="0046621C" w:rsidP="0046621C">
            <w:pPr>
              <w:rPr>
                <w:rFonts w:ascii="Times New Roman" w:hAnsi="Times New Roman"/>
                <w:sz w:val="16"/>
                <w:szCs w:val="16"/>
              </w:rPr>
            </w:pPr>
            <w:r w:rsidRPr="0046621C">
              <w:rPr>
                <w:rFonts w:ascii="Times New Roman" w:hAnsi="Times New Roman"/>
                <w:sz w:val="16"/>
                <w:szCs w:val="16"/>
              </w:rPr>
              <w:t>LS reply on UE RF related parameters, capabilities and features for NR standalone</w:t>
            </w:r>
          </w:p>
        </w:tc>
        <w:tc>
          <w:tcPr>
            <w:tcW w:w="1298" w:type="dxa"/>
          </w:tcPr>
          <w:p w14:paraId="0CC6B0E5" w14:textId="5A421245" w:rsidR="0046621C" w:rsidRPr="0046621C" w:rsidRDefault="0046621C" w:rsidP="0046621C">
            <w:pPr>
              <w:rPr>
                <w:rFonts w:ascii="Times New Roman" w:hAnsi="Times New Roman"/>
                <w:sz w:val="16"/>
                <w:szCs w:val="16"/>
              </w:rPr>
            </w:pPr>
            <w:r w:rsidRPr="0046621C">
              <w:rPr>
                <w:rFonts w:ascii="Times New Roman" w:hAnsi="Times New Roman"/>
                <w:sz w:val="16"/>
                <w:szCs w:val="16"/>
              </w:rPr>
              <w:t>RAN4, NTT DOCOMO</w:t>
            </w:r>
          </w:p>
        </w:tc>
        <w:tc>
          <w:tcPr>
            <w:tcW w:w="838" w:type="dxa"/>
          </w:tcPr>
          <w:p w14:paraId="3D7CE66E" w14:textId="1EADDBB3" w:rsidR="0046621C" w:rsidRPr="0046621C" w:rsidRDefault="00603E09" w:rsidP="0046621C">
            <w:pPr>
              <w:rPr>
                <w:rFonts w:ascii="Times New Roman" w:hAnsi="Times New Roman"/>
                <w:bCs/>
                <w:sz w:val="16"/>
                <w:szCs w:val="16"/>
              </w:rPr>
            </w:pPr>
            <w:hyperlink r:id="rId2690" w:history="1">
              <w:r w:rsidR="0046621C" w:rsidRPr="0046621C">
                <w:rPr>
                  <w:rStyle w:val="Hyperlink"/>
                  <w:rFonts w:ascii="Times New Roman" w:hAnsi="Times New Roman"/>
                  <w:b/>
                  <w:bCs/>
                  <w:sz w:val="16"/>
                  <w:szCs w:val="16"/>
                </w:rPr>
                <w:t>Rel-15</w:t>
              </w:r>
            </w:hyperlink>
          </w:p>
        </w:tc>
        <w:tc>
          <w:tcPr>
            <w:tcW w:w="2793" w:type="dxa"/>
          </w:tcPr>
          <w:p w14:paraId="7BA0EE5D" w14:textId="41861A47" w:rsidR="0046621C" w:rsidRPr="0046621C" w:rsidRDefault="00603E09" w:rsidP="0046621C">
            <w:pPr>
              <w:rPr>
                <w:rFonts w:ascii="Times New Roman" w:hAnsi="Times New Roman"/>
                <w:bCs/>
                <w:sz w:val="16"/>
                <w:szCs w:val="16"/>
              </w:rPr>
            </w:pPr>
            <w:hyperlink r:id="rId2691" w:history="1">
              <w:r w:rsidR="0046621C" w:rsidRPr="0046621C">
                <w:rPr>
                  <w:rStyle w:val="Hyperlink"/>
                  <w:rFonts w:ascii="Times New Roman" w:hAnsi="Times New Roman"/>
                  <w:b/>
                  <w:bCs/>
                  <w:sz w:val="16"/>
                  <w:szCs w:val="16"/>
                </w:rPr>
                <w:t>NR_newRAT-Core</w:t>
              </w:r>
            </w:hyperlink>
          </w:p>
        </w:tc>
        <w:tc>
          <w:tcPr>
            <w:tcW w:w="1081" w:type="dxa"/>
          </w:tcPr>
          <w:p w14:paraId="67E54EE8" w14:textId="21DDB663" w:rsidR="0046621C" w:rsidRPr="0046621C" w:rsidRDefault="0046621C" w:rsidP="0046621C">
            <w:pPr>
              <w:rPr>
                <w:rFonts w:ascii="Times New Roman" w:hAnsi="Times New Roman"/>
                <w:sz w:val="16"/>
                <w:szCs w:val="16"/>
              </w:rPr>
            </w:pPr>
            <w:r w:rsidRPr="0046621C">
              <w:rPr>
                <w:rFonts w:ascii="Times New Roman" w:hAnsi="Times New Roman"/>
                <w:sz w:val="16"/>
                <w:szCs w:val="16"/>
              </w:rPr>
              <w:t>R2-1712028</w:t>
            </w:r>
          </w:p>
        </w:tc>
        <w:tc>
          <w:tcPr>
            <w:tcW w:w="1002" w:type="dxa"/>
          </w:tcPr>
          <w:p w14:paraId="6311147D" w14:textId="51AAB00F" w:rsidR="0046621C" w:rsidRPr="0046621C" w:rsidRDefault="0046621C" w:rsidP="0046621C">
            <w:pPr>
              <w:rPr>
                <w:rFonts w:ascii="Times New Roman" w:hAnsi="Times New Roman"/>
                <w:sz w:val="16"/>
                <w:szCs w:val="16"/>
              </w:rPr>
            </w:pPr>
            <w:r w:rsidRPr="0046621C">
              <w:rPr>
                <w:rFonts w:ascii="Times New Roman" w:hAnsi="Times New Roman"/>
                <w:sz w:val="16"/>
                <w:szCs w:val="16"/>
              </w:rPr>
              <w:t>RAN2</w:t>
            </w:r>
          </w:p>
        </w:tc>
        <w:tc>
          <w:tcPr>
            <w:tcW w:w="1002" w:type="dxa"/>
          </w:tcPr>
          <w:p w14:paraId="214BE311" w14:textId="1C310B3D" w:rsidR="0046621C" w:rsidRPr="0046621C" w:rsidRDefault="0046621C" w:rsidP="0046621C">
            <w:pPr>
              <w:rPr>
                <w:rFonts w:ascii="Times New Roman" w:hAnsi="Times New Roman"/>
                <w:sz w:val="16"/>
                <w:szCs w:val="16"/>
              </w:rPr>
            </w:pPr>
            <w:r w:rsidRPr="0046621C">
              <w:rPr>
                <w:rFonts w:ascii="Times New Roman" w:hAnsi="Times New Roman"/>
                <w:sz w:val="16"/>
                <w:szCs w:val="16"/>
              </w:rPr>
              <w:t>RAN1, RAN3</w:t>
            </w:r>
          </w:p>
        </w:tc>
        <w:tc>
          <w:tcPr>
            <w:tcW w:w="1141" w:type="dxa"/>
          </w:tcPr>
          <w:p w14:paraId="7752CCFA" w14:textId="2088EA32" w:rsidR="0046621C" w:rsidRPr="0046621C" w:rsidRDefault="0046621C" w:rsidP="0046621C">
            <w:pPr>
              <w:rPr>
                <w:rFonts w:ascii="Times New Roman" w:hAnsi="Times New Roman"/>
                <w:sz w:val="16"/>
                <w:szCs w:val="16"/>
              </w:rPr>
            </w:pPr>
            <w:r w:rsidRPr="0046621C">
              <w:rPr>
                <w:rFonts w:ascii="Times New Roman" w:hAnsi="Times New Roman"/>
                <w:sz w:val="16"/>
                <w:szCs w:val="16"/>
              </w:rPr>
              <w:t>R4-1802708</w:t>
            </w:r>
          </w:p>
        </w:tc>
        <w:tc>
          <w:tcPr>
            <w:tcW w:w="1077" w:type="dxa"/>
          </w:tcPr>
          <w:p w14:paraId="3E8E8FCD" w14:textId="3F8D3B22"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03045B02" w14:textId="77777777" w:rsidTr="00047813">
        <w:trPr>
          <w:trHeight w:val="20"/>
          <w:jc w:val="center"/>
        </w:trPr>
        <w:tc>
          <w:tcPr>
            <w:tcW w:w="1077" w:type="dxa"/>
          </w:tcPr>
          <w:p w14:paraId="2B488FD2" w14:textId="33C3C9AB" w:rsidR="0046621C" w:rsidRPr="0046621C" w:rsidRDefault="00603E09" w:rsidP="0046621C">
            <w:pPr>
              <w:rPr>
                <w:rFonts w:ascii="Times New Roman" w:hAnsi="Times New Roman"/>
                <w:bCs/>
                <w:sz w:val="16"/>
                <w:szCs w:val="16"/>
              </w:rPr>
            </w:pPr>
            <w:hyperlink r:id="rId2692" w:history="1">
              <w:r w:rsidR="0046621C" w:rsidRPr="0046621C">
                <w:rPr>
                  <w:rStyle w:val="Hyperlink"/>
                  <w:rFonts w:ascii="Times New Roman" w:hAnsi="Times New Roman"/>
                  <w:b/>
                  <w:bCs/>
                  <w:sz w:val="16"/>
                  <w:szCs w:val="16"/>
                </w:rPr>
                <w:t>R1-1803593</w:t>
              </w:r>
            </w:hyperlink>
          </w:p>
        </w:tc>
        <w:tc>
          <w:tcPr>
            <w:tcW w:w="2741" w:type="dxa"/>
          </w:tcPr>
          <w:p w14:paraId="19C23E50" w14:textId="791C6E79" w:rsidR="0046621C" w:rsidRPr="0046621C" w:rsidRDefault="0046621C" w:rsidP="0046621C">
            <w:pPr>
              <w:rPr>
                <w:rFonts w:ascii="Times New Roman" w:hAnsi="Times New Roman"/>
                <w:sz w:val="16"/>
                <w:szCs w:val="16"/>
              </w:rPr>
            </w:pPr>
            <w:r w:rsidRPr="0046621C">
              <w:rPr>
                <w:rFonts w:ascii="Times New Roman" w:hAnsi="Times New Roman"/>
                <w:sz w:val="16"/>
                <w:szCs w:val="16"/>
              </w:rPr>
              <w:t>LS reply on UE baseband processing capability</w:t>
            </w:r>
          </w:p>
        </w:tc>
        <w:tc>
          <w:tcPr>
            <w:tcW w:w="1298" w:type="dxa"/>
          </w:tcPr>
          <w:p w14:paraId="4BDD406E" w14:textId="52C7117D" w:rsidR="0046621C" w:rsidRPr="0046621C" w:rsidRDefault="0046621C" w:rsidP="0046621C">
            <w:pPr>
              <w:rPr>
                <w:rFonts w:ascii="Times New Roman" w:hAnsi="Times New Roman"/>
                <w:sz w:val="16"/>
                <w:szCs w:val="16"/>
              </w:rPr>
            </w:pPr>
            <w:r w:rsidRPr="0046621C">
              <w:rPr>
                <w:rFonts w:ascii="Times New Roman" w:hAnsi="Times New Roman"/>
                <w:sz w:val="16"/>
                <w:szCs w:val="16"/>
              </w:rPr>
              <w:t>RAN4, Intel</w:t>
            </w:r>
          </w:p>
        </w:tc>
        <w:tc>
          <w:tcPr>
            <w:tcW w:w="838" w:type="dxa"/>
          </w:tcPr>
          <w:p w14:paraId="01FD8CBD" w14:textId="0ED22099" w:rsidR="0046621C" w:rsidRPr="0046621C" w:rsidRDefault="00603E09" w:rsidP="0046621C">
            <w:pPr>
              <w:rPr>
                <w:rFonts w:ascii="Times New Roman" w:hAnsi="Times New Roman"/>
                <w:bCs/>
                <w:sz w:val="16"/>
                <w:szCs w:val="16"/>
              </w:rPr>
            </w:pPr>
            <w:hyperlink r:id="rId2693" w:history="1">
              <w:r w:rsidR="0046621C" w:rsidRPr="0046621C">
                <w:rPr>
                  <w:rStyle w:val="Hyperlink"/>
                  <w:rFonts w:ascii="Times New Roman" w:hAnsi="Times New Roman"/>
                  <w:b/>
                  <w:bCs/>
                  <w:sz w:val="16"/>
                  <w:szCs w:val="16"/>
                </w:rPr>
                <w:t>Rel-15</w:t>
              </w:r>
            </w:hyperlink>
          </w:p>
        </w:tc>
        <w:tc>
          <w:tcPr>
            <w:tcW w:w="2793" w:type="dxa"/>
          </w:tcPr>
          <w:p w14:paraId="770CDACA" w14:textId="50AAF4CD" w:rsidR="0046621C" w:rsidRPr="0046621C" w:rsidRDefault="00603E09" w:rsidP="0046621C">
            <w:pPr>
              <w:rPr>
                <w:rFonts w:ascii="Times New Roman" w:hAnsi="Times New Roman"/>
                <w:bCs/>
                <w:sz w:val="16"/>
                <w:szCs w:val="16"/>
              </w:rPr>
            </w:pPr>
            <w:hyperlink r:id="rId2694" w:history="1">
              <w:r w:rsidR="0046621C" w:rsidRPr="0046621C">
                <w:rPr>
                  <w:rStyle w:val="Hyperlink"/>
                  <w:rFonts w:ascii="Times New Roman" w:hAnsi="Times New Roman"/>
                  <w:b/>
                  <w:bCs/>
                  <w:sz w:val="16"/>
                  <w:szCs w:val="16"/>
                </w:rPr>
                <w:t>NR_newRAT-Core</w:t>
              </w:r>
            </w:hyperlink>
          </w:p>
        </w:tc>
        <w:tc>
          <w:tcPr>
            <w:tcW w:w="1081" w:type="dxa"/>
          </w:tcPr>
          <w:p w14:paraId="43327710" w14:textId="28225F52" w:rsidR="0046621C" w:rsidRPr="0046621C" w:rsidRDefault="0046621C" w:rsidP="0046621C">
            <w:pPr>
              <w:rPr>
                <w:rFonts w:ascii="Times New Roman" w:hAnsi="Times New Roman"/>
                <w:sz w:val="16"/>
                <w:szCs w:val="16"/>
              </w:rPr>
            </w:pPr>
            <w:r w:rsidRPr="0046621C">
              <w:rPr>
                <w:rFonts w:ascii="Times New Roman" w:hAnsi="Times New Roman"/>
                <w:sz w:val="16"/>
                <w:szCs w:val="16"/>
              </w:rPr>
              <w:t>R2-1712078</w:t>
            </w:r>
          </w:p>
        </w:tc>
        <w:tc>
          <w:tcPr>
            <w:tcW w:w="1002" w:type="dxa"/>
          </w:tcPr>
          <w:p w14:paraId="020E7F27" w14:textId="49AF89B5" w:rsidR="0046621C" w:rsidRPr="0046621C" w:rsidRDefault="0046621C" w:rsidP="0046621C">
            <w:pPr>
              <w:rPr>
                <w:rFonts w:ascii="Times New Roman" w:hAnsi="Times New Roman"/>
                <w:sz w:val="16"/>
                <w:szCs w:val="16"/>
              </w:rPr>
            </w:pPr>
            <w:r w:rsidRPr="0046621C">
              <w:rPr>
                <w:rFonts w:ascii="Times New Roman" w:hAnsi="Times New Roman"/>
                <w:sz w:val="16"/>
                <w:szCs w:val="16"/>
              </w:rPr>
              <w:t>RAN2</w:t>
            </w:r>
          </w:p>
        </w:tc>
        <w:tc>
          <w:tcPr>
            <w:tcW w:w="1002" w:type="dxa"/>
          </w:tcPr>
          <w:p w14:paraId="0130A296" w14:textId="6E42B214"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141" w:type="dxa"/>
          </w:tcPr>
          <w:p w14:paraId="41D9F670" w14:textId="0FB6947E" w:rsidR="0046621C" w:rsidRPr="0046621C" w:rsidRDefault="0046621C" w:rsidP="0046621C">
            <w:pPr>
              <w:rPr>
                <w:rFonts w:ascii="Times New Roman" w:hAnsi="Times New Roman"/>
                <w:sz w:val="16"/>
                <w:szCs w:val="16"/>
              </w:rPr>
            </w:pPr>
            <w:r w:rsidRPr="0046621C">
              <w:rPr>
                <w:rFonts w:ascii="Times New Roman" w:hAnsi="Times New Roman"/>
                <w:sz w:val="16"/>
                <w:szCs w:val="16"/>
              </w:rPr>
              <w:t>R4-1803122</w:t>
            </w:r>
          </w:p>
        </w:tc>
        <w:tc>
          <w:tcPr>
            <w:tcW w:w="1077" w:type="dxa"/>
          </w:tcPr>
          <w:p w14:paraId="61CFFC06" w14:textId="6A6B568D"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5CC91883" w14:textId="77777777" w:rsidTr="00047813">
        <w:trPr>
          <w:trHeight w:val="20"/>
          <w:jc w:val="center"/>
        </w:trPr>
        <w:tc>
          <w:tcPr>
            <w:tcW w:w="1077" w:type="dxa"/>
          </w:tcPr>
          <w:p w14:paraId="5AB75B13" w14:textId="39F6DA3A" w:rsidR="0046621C" w:rsidRPr="0046621C" w:rsidRDefault="00603E09" w:rsidP="0046621C">
            <w:pPr>
              <w:rPr>
                <w:rFonts w:ascii="Times New Roman" w:hAnsi="Times New Roman"/>
                <w:bCs/>
                <w:sz w:val="16"/>
                <w:szCs w:val="16"/>
              </w:rPr>
            </w:pPr>
            <w:hyperlink r:id="rId2695" w:history="1">
              <w:r w:rsidR="0046621C" w:rsidRPr="0046621C">
                <w:rPr>
                  <w:rStyle w:val="Hyperlink"/>
                  <w:rFonts w:ascii="Times New Roman" w:hAnsi="Times New Roman"/>
                  <w:b/>
                  <w:bCs/>
                  <w:sz w:val="16"/>
                  <w:szCs w:val="16"/>
                </w:rPr>
                <w:t>R1-1803594</w:t>
              </w:r>
            </w:hyperlink>
          </w:p>
        </w:tc>
        <w:tc>
          <w:tcPr>
            <w:tcW w:w="2741" w:type="dxa"/>
          </w:tcPr>
          <w:p w14:paraId="472DC497" w14:textId="4E1EB989" w:rsidR="0046621C" w:rsidRPr="0046621C" w:rsidRDefault="0046621C" w:rsidP="0046621C">
            <w:pPr>
              <w:rPr>
                <w:rFonts w:ascii="Times New Roman" w:hAnsi="Times New Roman"/>
                <w:sz w:val="16"/>
                <w:szCs w:val="16"/>
              </w:rPr>
            </w:pPr>
            <w:r w:rsidRPr="0046621C">
              <w:rPr>
                <w:rFonts w:ascii="Times New Roman" w:hAnsi="Times New Roman"/>
                <w:sz w:val="16"/>
                <w:szCs w:val="16"/>
              </w:rPr>
              <w:t>Reply LS on NR Idle Mode Measurements</w:t>
            </w:r>
          </w:p>
        </w:tc>
        <w:tc>
          <w:tcPr>
            <w:tcW w:w="1298" w:type="dxa"/>
          </w:tcPr>
          <w:p w14:paraId="41DBA2C8" w14:textId="0BC0AE24" w:rsidR="0046621C" w:rsidRPr="0046621C" w:rsidRDefault="0046621C" w:rsidP="0046621C">
            <w:pPr>
              <w:rPr>
                <w:rFonts w:ascii="Times New Roman" w:hAnsi="Times New Roman"/>
                <w:sz w:val="16"/>
                <w:szCs w:val="16"/>
              </w:rPr>
            </w:pPr>
            <w:r w:rsidRPr="0046621C">
              <w:rPr>
                <w:rFonts w:ascii="Times New Roman" w:hAnsi="Times New Roman"/>
                <w:sz w:val="16"/>
                <w:szCs w:val="16"/>
              </w:rPr>
              <w:t>RAN4, CMCC</w:t>
            </w:r>
          </w:p>
        </w:tc>
        <w:tc>
          <w:tcPr>
            <w:tcW w:w="838" w:type="dxa"/>
          </w:tcPr>
          <w:p w14:paraId="2200A8E7" w14:textId="2E393465" w:rsidR="0046621C" w:rsidRPr="0046621C" w:rsidRDefault="00603E09" w:rsidP="0046621C">
            <w:pPr>
              <w:rPr>
                <w:rFonts w:ascii="Times New Roman" w:hAnsi="Times New Roman"/>
                <w:bCs/>
                <w:sz w:val="16"/>
                <w:szCs w:val="16"/>
              </w:rPr>
            </w:pPr>
            <w:hyperlink r:id="rId2696" w:history="1">
              <w:r w:rsidR="0046621C" w:rsidRPr="0046621C">
                <w:rPr>
                  <w:rStyle w:val="Hyperlink"/>
                  <w:rFonts w:ascii="Times New Roman" w:hAnsi="Times New Roman"/>
                  <w:b/>
                  <w:bCs/>
                  <w:sz w:val="16"/>
                  <w:szCs w:val="16"/>
                </w:rPr>
                <w:t>Rel-15</w:t>
              </w:r>
            </w:hyperlink>
          </w:p>
        </w:tc>
        <w:tc>
          <w:tcPr>
            <w:tcW w:w="2793" w:type="dxa"/>
          </w:tcPr>
          <w:p w14:paraId="0E5C5C05" w14:textId="497E429A" w:rsidR="0046621C" w:rsidRPr="0046621C" w:rsidRDefault="00603E09" w:rsidP="0046621C">
            <w:pPr>
              <w:rPr>
                <w:rFonts w:ascii="Times New Roman" w:hAnsi="Times New Roman"/>
                <w:bCs/>
                <w:sz w:val="16"/>
                <w:szCs w:val="16"/>
              </w:rPr>
            </w:pPr>
            <w:hyperlink r:id="rId2697" w:history="1">
              <w:r w:rsidR="0046621C" w:rsidRPr="0046621C">
                <w:rPr>
                  <w:rStyle w:val="Hyperlink"/>
                  <w:rFonts w:ascii="Times New Roman" w:hAnsi="Times New Roman"/>
                  <w:b/>
                  <w:bCs/>
                  <w:sz w:val="16"/>
                  <w:szCs w:val="16"/>
                </w:rPr>
                <w:t>NR_newRAT-Core</w:t>
              </w:r>
            </w:hyperlink>
          </w:p>
        </w:tc>
        <w:tc>
          <w:tcPr>
            <w:tcW w:w="1081" w:type="dxa"/>
          </w:tcPr>
          <w:p w14:paraId="0842E4D7" w14:textId="32E44294" w:rsidR="0046621C" w:rsidRPr="0046621C" w:rsidRDefault="0046621C" w:rsidP="0046621C">
            <w:pPr>
              <w:rPr>
                <w:rFonts w:ascii="Times New Roman" w:hAnsi="Times New Roman"/>
                <w:sz w:val="16"/>
                <w:szCs w:val="16"/>
              </w:rPr>
            </w:pPr>
            <w:r w:rsidRPr="0046621C">
              <w:rPr>
                <w:rFonts w:ascii="Times New Roman" w:hAnsi="Times New Roman"/>
                <w:sz w:val="16"/>
                <w:szCs w:val="16"/>
              </w:rPr>
              <w:t>R2-1801658</w:t>
            </w:r>
          </w:p>
        </w:tc>
        <w:tc>
          <w:tcPr>
            <w:tcW w:w="1002" w:type="dxa"/>
          </w:tcPr>
          <w:p w14:paraId="0951C85A" w14:textId="79DAFC0F" w:rsidR="0046621C" w:rsidRPr="0046621C" w:rsidRDefault="0046621C" w:rsidP="0046621C">
            <w:pPr>
              <w:rPr>
                <w:rFonts w:ascii="Times New Roman" w:hAnsi="Times New Roman"/>
                <w:sz w:val="16"/>
                <w:szCs w:val="16"/>
              </w:rPr>
            </w:pPr>
            <w:r w:rsidRPr="0046621C">
              <w:rPr>
                <w:rFonts w:ascii="Times New Roman" w:hAnsi="Times New Roman"/>
                <w:sz w:val="16"/>
                <w:szCs w:val="16"/>
              </w:rPr>
              <w:t>RAN2</w:t>
            </w:r>
          </w:p>
        </w:tc>
        <w:tc>
          <w:tcPr>
            <w:tcW w:w="1002" w:type="dxa"/>
          </w:tcPr>
          <w:p w14:paraId="217FD9AC" w14:textId="6104B28D"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141" w:type="dxa"/>
          </w:tcPr>
          <w:p w14:paraId="40CE5F12" w14:textId="0C42A2AB" w:rsidR="0046621C" w:rsidRPr="0046621C" w:rsidRDefault="0046621C" w:rsidP="0046621C">
            <w:pPr>
              <w:rPr>
                <w:rFonts w:ascii="Times New Roman" w:hAnsi="Times New Roman"/>
                <w:sz w:val="16"/>
                <w:szCs w:val="16"/>
              </w:rPr>
            </w:pPr>
            <w:r w:rsidRPr="0046621C">
              <w:rPr>
                <w:rFonts w:ascii="Times New Roman" w:hAnsi="Times New Roman"/>
                <w:sz w:val="16"/>
                <w:szCs w:val="16"/>
              </w:rPr>
              <w:t>R4-1803276</w:t>
            </w:r>
          </w:p>
        </w:tc>
        <w:tc>
          <w:tcPr>
            <w:tcW w:w="1077" w:type="dxa"/>
          </w:tcPr>
          <w:p w14:paraId="4822093C" w14:textId="73672C9F"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6F55FA29" w14:textId="77777777" w:rsidTr="00047813">
        <w:trPr>
          <w:trHeight w:val="20"/>
          <w:jc w:val="center"/>
        </w:trPr>
        <w:tc>
          <w:tcPr>
            <w:tcW w:w="1077" w:type="dxa"/>
          </w:tcPr>
          <w:p w14:paraId="4A6FC0FD" w14:textId="79E547BB" w:rsidR="0046621C" w:rsidRPr="0046621C" w:rsidRDefault="00603E09" w:rsidP="0046621C">
            <w:pPr>
              <w:rPr>
                <w:rFonts w:ascii="Times New Roman" w:hAnsi="Times New Roman"/>
                <w:bCs/>
                <w:sz w:val="16"/>
                <w:szCs w:val="16"/>
              </w:rPr>
            </w:pPr>
            <w:hyperlink r:id="rId2698" w:history="1">
              <w:r w:rsidR="0046621C" w:rsidRPr="0046621C">
                <w:rPr>
                  <w:rStyle w:val="Hyperlink"/>
                  <w:rFonts w:ascii="Times New Roman" w:hAnsi="Times New Roman"/>
                  <w:b/>
                  <w:bCs/>
                  <w:sz w:val="16"/>
                  <w:szCs w:val="16"/>
                </w:rPr>
                <w:t>R1-1803595</w:t>
              </w:r>
            </w:hyperlink>
          </w:p>
        </w:tc>
        <w:tc>
          <w:tcPr>
            <w:tcW w:w="2741" w:type="dxa"/>
          </w:tcPr>
          <w:p w14:paraId="3C4B7CEE" w14:textId="6BFDDB06" w:rsidR="0046621C" w:rsidRPr="0046621C" w:rsidRDefault="0046621C" w:rsidP="0046621C">
            <w:pPr>
              <w:rPr>
                <w:rFonts w:ascii="Times New Roman" w:hAnsi="Times New Roman"/>
                <w:sz w:val="16"/>
                <w:szCs w:val="16"/>
              </w:rPr>
            </w:pPr>
            <w:r w:rsidRPr="0046621C">
              <w:rPr>
                <w:rFonts w:ascii="Times New Roman" w:hAnsi="Times New Roman"/>
                <w:sz w:val="16"/>
                <w:szCs w:val="16"/>
              </w:rPr>
              <w:t>LS reply to RAN1 on P_0 ranges on UL power control</w:t>
            </w:r>
          </w:p>
        </w:tc>
        <w:tc>
          <w:tcPr>
            <w:tcW w:w="1298" w:type="dxa"/>
          </w:tcPr>
          <w:p w14:paraId="37049A31" w14:textId="04C86C65" w:rsidR="0046621C" w:rsidRPr="0046621C" w:rsidRDefault="0046621C" w:rsidP="0046621C">
            <w:pPr>
              <w:rPr>
                <w:rFonts w:ascii="Times New Roman" w:hAnsi="Times New Roman"/>
                <w:sz w:val="16"/>
                <w:szCs w:val="16"/>
              </w:rPr>
            </w:pPr>
            <w:r w:rsidRPr="0046621C">
              <w:rPr>
                <w:rFonts w:ascii="Times New Roman" w:hAnsi="Times New Roman"/>
                <w:sz w:val="16"/>
                <w:szCs w:val="16"/>
              </w:rPr>
              <w:t>RAN4, Huawei</w:t>
            </w:r>
          </w:p>
        </w:tc>
        <w:tc>
          <w:tcPr>
            <w:tcW w:w="838" w:type="dxa"/>
          </w:tcPr>
          <w:p w14:paraId="469C1A93" w14:textId="639BE3FA" w:rsidR="0046621C" w:rsidRPr="0046621C" w:rsidRDefault="00603E09" w:rsidP="0046621C">
            <w:pPr>
              <w:rPr>
                <w:rFonts w:ascii="Times New Roman" w:hAnsi="Times New Roman"/>
                <w:bCs/>
                <w:sz w:val="16"/>
                <w:szCs w:val="16"/>
              </w:rPr>
            </w:pPr>
            <w:hyperlink r:id="rId2699" w:history="1">
              <w:r w:rsidR="0046621C" w:rsidRPr="0046621C">
                <w:rPr>
                  <w:rStyle w:val="Hyperlink"/>
                  <w:rFonts w:ascii="Times New Roman" w:hAnsi="Times New Roman"/>
                  <w:b/>
                  <w:bCs/>
                  <w:sz w:val="16"/>
                  <w:szCs w:val="16"/>
                </w:rPr>
                <w:t>Rel-15</w:t>
              </w:r>
            </w:hyperlink>
          </w:p>
        </w:tc>
        <w:tc>
          <w:tcPr>
            <w:tcW w:w="2793" w:type="dxa"/>
          </w:tcPr>
          <w:p w14:paraId="6DB44BE5" w14:textId="0BCDD787" w:rsidR="0046621C" w:rsidRPr="0046621C" w:rsidRDefault="00603E09" w:rsidP="0046621C">
            <w:pPr>
              <w:rPr>
                <w:rFonts w:ascii="Times New Roman" w:hAnsi="Times New Roman"/>
                <w:bCs/>
                <w:sz w:val="16"/>
                <w:szCs w:val="16"/>
              </w:rPr>
            </w:pPr>
            <w:hyperlink r:id="rId2700" w:history="1">
              <w:r w:rsidR="0046621C" w:rsidRPr="0046621C">
                <w:rPr>
                  <w:rStyle w:val="Hyperlink"/>
                  <w:rFonts w:ascii="Times New Roman" w:hAnsi="Times New Roman"/>
                  <w:b/>
                  <w:bCs/>
                  <w:sz w:val="16"/>
                  <w:szCs w:val="16"/>
                </w:rPr>
                <w:t>NR_newRAT-Core</w:t>
              </w:r>
            </w:hyperlink>
          </w:p>
        </w:tc>
        <w:tc>
          <w:tcPr>
            <w:tcW w:w="1081" w:type="dxa"/>
          </w:tcPr>
          <w:p w14:paraId="38D08FDF" w14:textId="5827B9EF" w:rsidR="0046621C" w:rsidRPr="0046621C" w:rsidRDefault="0046621C" w:rsidP="0046621C">
            <w:pPr>
              <w:rPr>
                <w:rFonts w:ascii="Times New Roman" w:hAnsi="Times New Roman"/>
                <w:sz w:val="16"/>
                <w:szCs w:val="16"/>
              </w:rPr>
            </w:pPr>
            <w:r w:rsidRPr="0046621C">
              <w:rPr>
                <w:rFonts w:ascii="Times New Roman" w:hAnsi="Times New Roman"/>
                <w:sz w:val="16"/>
                <w:szCs w:val="16"/>
              </w:rPr>
              <w:t>R1-1721608</w:t>
            </w:r>
          </w:p>
        </w:tc>
        <w:tc>
          <w:tcPr>
            <w:tcW w:w="1002" w:type="dxa"/>
          </w:tcPr>
          <w:p w14:paraId="342C2545" w14:textId="0714EE81" w:rsidR="0046621C" w:rsidRPr="0046621C" w:rsidRDefault="0046621C" w:rsidP="0046621C">
            <w:pPr>
              <w:rPr>
                <w:rFonts w:ascii="Times New Roman" w:hAnsi="Times New Roman"/>
                <w:sz w:val="16"/>
                <w:szCs w:val="16"/>
              </w:rPr>
            </w:pPr>
            <w:r w:rsidRPr="0046621C">
              <w:rPr>
                <w:rFonts w:ascii="Times New Roman" w:hAnsi="Times New Roman"/>
                <w:sz w:val="16"/>
                <w:szCs w:val="16"/>
              </w:rPr>
              <w:t>RAN1, RAN2</w:t>
            </w:r>
          </w:p>
        </w:tc>
        <w:tc>
          <w:tcPr>
            <w:tcW w:w="1002" w:type="dxa"/>
          </w:tcPr>
          <w:p w14:paraId="1C9E97F1" w14:textId="490E74D3"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0B37C428" w14:textId="4AA491B4" w:rsidR="0046621C" w:rsidRPr="0046621C" w:rsidRDefault="0046621C" w:rsidP="0046621C">
            <w:pPr>
              <w:rPr>
                <w:rFonts w:ascii="Times New Roman" w:hAnsi="Times New Roman"/>
                <w:sz w:val="16"/>
                <w:szCs w:val="16"/>
              </w:rPr>
            </w:pPr>
            <w:r w:rsidRPr="0046621C">
              <w:rPr>
                <w:rFonts w:ascii="Times New Roman" w:hAnsi="Times New Roman"/>
                <w:sz w:val="16"/>
                <w:szCs w:val="16"/>
              </w:rPr>
              <w:t>R4-1803466</w:t>
            </w:r>
          </w:p>
        </w:tc>
        <w:tc>
          <w:tcPr>
            <w:tcW w:w="1077" w:type="dxa"/>
          </w:tcPr>
          <w:p w14:paraId="756CF092" w14:textId="26767212"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50F99023" w14:textId="77777777" w:rsidTr="00047813">
        <w:trPr>
          <w:trHeight w:val="20"/>
          <w:jc w:val="center"/>
        </w:trPr>
        <w:tc>
          <w:tcPr>
            <w:tcW w:w="1077" w:type="dxa"/>
          </w:tcPr>
          <w:p w14:paraId="07670522" w14:textId="17F311DF" w:rsidR="0046621C" w:rsidRPr="0046621C" w:rsidRDefault="00603E09" w:rsidP="0046621C">
            <w:pPr>
              <w:rPr>
                <w:rFonts w:ascii="Times New Roman" w:hAnsi="Times New Roman"/>
                <w:bCs/>
                <w:sz w:val="16"/>
                <w:szCs w:val="16"/>
              </w:rPr>
            </w:pPr>
            <w:hyperlink r:id="rId2701" w:history="1">
              <w:r w:rsidR="0046621C" w:rsidRPr="0046621C">
                <w:rPr>
                  <w:rStyle w:val="Hyperlink"/>
                  <w:rFonts w:ascii="Times New Roman" w:hAnsi="Times New Roman"/>
                  <w:b/>
                  <w:bCs/>
                  <w:sz w:val="16"/>
                  <w:szCs w:val="16"/>
                </w:rPr>
                <w:t>R1-1803596</w:t>
              </w:r>
            </w:hyperlink>
          </w:p>
        </w:tc>
        <w:tc>
          <w:tcPr>
            <w:tcW w:w="2741" w:type="dxa"/>
          </w:tcPr>
          <w:p w14:paraId="163C92CA" w14:textId="63014DCF"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NR UE feature list</w:t>
            </w:r>
          </w:p>
        </w:tc>
        <w:tc>
          <w:tcPr>
            <w:tcW w:w="1298" w:type="dxa"/>
          </w:tcPr>
          <w:p w14:paraId="2CD81405" w14:textId="4412E813" w:rsidR="0046621C" w:rsidRPr="0046621C" w:rsidRDefault="0046621C" w:rsidP="0046621C">
            <w:pPr>
              <w:rPr>
                <w:rFonts w:ascii="Times New Roman" w:hAnsi="Times New Roman"/>
                <w:sz w:val="16"/>
                <w:szCs w:val="16"/>
              </w:rPr>
            </w:pPr>
            <w:r w:rsidRPr="0046621C">
              <w:rPr>
                <w:rFonts w:ascii="Times New Roman" w:hAnsi="Times New Roman"/>
                <w:sz w:val="16"/>
                <w:szCs w:val="16"/>
              </w:rPr>
              <w:t>RAN, NTT DOCOMO</w:t>
            </w:r>
          </w:p>
        </w:tc>
        <w:tc>
          <w:tcPr>
            <w:tcW w:w="838" w:type="dxa"/>
          </w:tcPr>
          <w:p w14:paraId="7884C5FA" w14:textId="6E85CD20" w:rsidR="0046621C" w:rsidRPr="0046621C" w:rsidRDefault="00603E09" w:rsidP="0046621C">
            <w:pPr>
              <w:rPr>
                <w:rFonts w:ascii="Times New Roman" w:hAnsi="Times New Roman"/>
                <w:bCs/>
                <w:sz w:val="16"/>
                <w:szCs w:val="16"/>
              </w:rPr>
            </w:pPr>
            <w:hyperlink r:id="rId2702" w:history="1">
              <w:r w:rsidR="0046621C" w:rsidRPr="0046621C">
                <w:rPr>
                  <w:rStyle w:val="Hyperlink"/>
                  <w:rFonts w:ascii="Times New Roman" w:hAnsi="Times New Roman"/>
                  <w:b/>
                  <w:bCs/>
                  <w:sz w:val="16"/>
                  <w:szCs w:val="16"/>
                </w:rPr>
                <w:t>Rel-15</w:t>
              </w:r>
            </w:hyperlink>
          </w:p>
        </w:tc>
        <w:tc>
          <w:tcPr>
            <w:tcW w:w="2793" w:type="dxa"/>
          </w:tcPr>
          <w:p w14:paraId="18ABF093" w14:textId="72D217C1" w:rsidR="0046621C" w:rsidRPr="0046621C" w:rsidRDefault="00603E09" w:rsidP="0046621C">
            <w:pPr>
              <w:rPr>
                <w:rFonts w:ascii="Times New Roman" w:hAnsi="Times New Roman"/>
                <w:bCs/>
                <w:sz w:val="16"/>
                <w:szCs w:val="16"/>
              </w:rPr>
            </w:pPr>
            <w:hyperlink r:id="rId2703" w:history="1">
              <w:r w:rsidR="0046621C" w:rsidRPr="0046621C">
                <w:rPr>
                  <w:rStyle w:val="Hyperlink"/>
                  <w:rFonts w:ascii="Times New Roman" w:hAnsi="Times New Roman"/>
                  <w:b/>
                  <w:bCs/>
                  <w:sz w:val="16"/>
                  <w:szCs w:val="16"/>
                </w:rPr>
                <w:t>NR_newRAT-Core</w:t>
              </w:r>
            </w:hyperlink>
          </w:p>
        </w:tc>
        <w:tc>
          <w:tcPr>
            <w:tcW w:w="1081" w:type="dxa"/>
          </w:tcPr>
          <w:p w14:paraId="1738E87C" w14:textId="2902E18D"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7D3B8F8C" w14:textId="6E939CDC" w:rsidR="0046621C" w:rsidRPr="0046621C" w:rsidRDefault="0046621C" w:rsidP="0046621C">
            <w:pPr>
              <w:rPr>
                <w:rFonts w:ascii="Times New Roman" w:hAnsi="Times New Roman"/>
                <w:sz w:val="16"/>
                <w:szCs w:val="16"/>
              </w:rPr>
            </w:pPr>
            <w:r w:rsidRPr="0046621C">
              <w:rPr>
                <w:rFonts w:ascii="Times New Roman" w:hAnsi="Times New Roman"/>
                <w:sz w:val="16"/>
                <w:szCs w:val="16"/>
              </w:rPr>
              <w:t>RAN1, RAN2, RAN4</w:t>
            </w:r>
          </w:p>
        </w:tc>
        <w:tc>
          <w:tcPr>
            <w:tcW w:w="1002" w:type="dxa"/>
          </w:tcPr>
          <w:p w14:paraId="70FED808" w14:textId="2FF59E6E" w:rsidR="0046621C" w:rsidRPr="0046621C" w:rsidRDefault="0046621C" w:rsidP="0046621C">
            <w:pPr>
              <w:rPr>
                <w:rFonts w:ascii="Times New Roman" w:hAnsi="Times New Roman"/>
                <w:sz w:val="16"/>
                <w:szCs w:val="16"/>
              </w:rPr>
            </w:pPr>
            <w:r w:rsidRPr="0046621C">
              <w:rPr>
                <w:rFonts w:ascii="Times New Roman" w:hAnsi="Times New Roman"/>
                <w:sz w:val="16"/>
                <w:szCs w:val="16"/>
              </w:rPr>
              <w:t>RAN3</w:t>
            </w:r>
          </w:p>
        </w:tc>
        <w:tc>
          <w:tcPr>
            <w:tcW w:w="1141" w:type="dxa"/>
          </w:tcPr>
          <w:p w14:paraId="7BB29394" w14:textId="7CCBBB32" w:rsidR="0046621C" w:rsidRPr="0046621C" w:rsidRDefault="0046621C" w:rsidP="0046621C">
            <w:pPr>
              <w:rPr>
                <w:rFonts w:ascii="Times New Roman" w:hAnsi="Times New Roman"/>
                <w:sz w:val="16"/>
                <w:szCs w:val="16"/>
              </w:rPr>
            </w:pPr>
            <w:r w:rsidRPr="0046621C">
              <w:rPr>
                <w:rFonts w:ascii="Times New Roman" w:hAnsi="Times New Roman"/>
                <w:sz w:val="16"/>
                <w:szCs w:val="16"/>
              </w:rPr>
              <w:t>RP-180596</w:t>
            </w:r>
          </w:p>
        </w:tc>
        <w:tc>
          <w:tcPr>
            <w:tcW w:w="1077" w:type="dxa"/>
          </w:tcPr>
          <w:p w14:paraId="0CD48B88" w14:textId="2ED97A2E"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15834215" w14:textId="77777777" w:rsidTr="00047813">
        <w:trPr>
          <w:trHeight w:val="20"/>
          <w:jc w:val="center"/>
        </w:trPr>
        <w:tc>
          <w:tcPr>
            <w:tcW w:w="1077" w:type="dxa"/>
          </w:tcPr>
          <w:p w14:paraId="6884692E" w14:textId="245DEDA2" w:rsidR="0046621C" w:rsidRPr="0046621C" w:rsidRDefault="00603E09" w:rsidP="0046621C">
            <w:pPr>
              <w:rPr>
                <w:rFonts w:ascii="Times New Roman" w:hAnsi="Times New Roman"/>
                <w:bCs/>
                <w:sz w:val="16"/>
                <w:szCs w:val="16"/>
              </w:rPr>
            </w:pPr>
            <w:hyperlink r:id="rId2704" w:history="1">
              <w:r w:rsidR="0046621C" w:rsidRPr="0046621C">
                <w:rPr>
                  <w:rStyle w:val="Hyperlink"/>
                  <w:rFonts w:ascii="Times New Roman" w:hAnsi="Times New Roman"/>
                  <w:b/>
                  <w:bCs/>
                  <w:sz w:val="16"/>
                  <w:szCs w:val="16"/>
                </w:rPr>
                <w:t>R1-1803597</w:t>
              </w:r>
            </w:hyperlink>
          </w:p>
        </w:tc>
        <w:tc>
          <w:tcPr>
            <w:tcW w:w="2741" w:type="dxa"/>
          </w:tcPr>
          <w:p w14:paraId="3AC3E978" w14:textId="42721354"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Summary of email discussion “[ITU-R AH 01] Calibration for self-evaluation”</w:t>
            </w:r>
          </w:p>
        </w:tc>
        <w:tc>
          <w:tcPr>
            <w:tcW w:w="1298" w:type="dxa"/>
          </w:tcPr>
          <w:p w14:paraId="08E07FAE" w14:textId="2D5C4F30" w:rsidR="0046621C" w:rsidRPr="0046621C" w:rsidRDefault="0046621C" w:rsidP="0046621C">
            <w:pPr>
              <w:rPr>
                <w:rFonts w:ascii="Times New Roman" w:hAnsi="Times New Roman"/>
                <w:sz w:val="16"/>
                <w:szCs w:val="16"/>
              </w:rPr>
            </w:pPr>
            <w:r w:rsidRPr="0046621C">
              <w:rPr>
                <w:rFonts w:ascii="Times New Roman" w:hAnsi="Times New Roman"/>
                <w:sz w:val="16"/>
                <w:szCs w:val="16"/>
              </w:rPr>
              <w:t>ITU-R Ad-Hoc, Huawei</w:t>
            </w:r>
          </w:p>
        </w:tc>
        <w:tc>
          <w:tcPr>
            <w:tcW w:w="838" w:type="dxa"/>
          </w:tcPr>
          <w:p w14:paraId="278EFCF2" w14:textId="1E1B46A1" w:rsidR="0046621C" w:rsidRPr="0046621C" w:rsidRDefault="00603E09" w:rsidP="0046621C">
            <w:pPr>
              <w:rPr>
                <w:rFonts w:ascii="Times New Roman" w:hAnsi="Times New Roman"/>
                <w:bCs/>
                <w:sz w:val="16"/>
                <w:szCs w:val="16"/>
              </w:rPr>
            </w:pPr>
            <w:hyperlink r:id="rId2705" w:history="1">
              <w:r w:rsidR="0046621C" w:rsidRPr="0046621C">
                <w:rPr>
                  <w:rStyle w:val="Hyperlink"/>
                  <w:rFonts w:ascii="Times New Roman" w:hAnsi="Times New Roman"/>
                  <w:b/>
                  <w:bCs/>
                  <w:sz w:val="16"/>
                  <w:szCs w:val="16"/>
                </w:rPr>
                <w:t>Rel-15</w:t>
              </w:r>
            </w:hyperlink>
          </w:p>
        </w:tc>
        <w:tc>
          <w:tcPr>
            <w:tcW w:w="2793" w:type="dxa"/>
          </w:tcPr>
          <w:p w14:paraId="338A9560" w14:textId="00E62C6C" w:rsidR="0046621C" w:rsidRPr="0046621C" w:rsidRDefault="00603E09" w:rsidP="0046621C">
            <w:pPr>
              <w:rPr>
                <w:rFonts w:ascii="Times New Roman" w:hAnsi="Times New Roman"/>
                <w:bCs/>
                <w:sz w:val="16"/>
                <w:szCs w:val="16"/>
              </w:rPr>
            </w:pPr>
            <w:hyperlink r:id="rId2706" w:history="1">
              <w:r w:rsidR="0046621C" w:rsidRPr="0046621C">
                <w:rPr>
                  <w:rStyle w:val="Hyperlink"/>
                  <w:rFonts w:ascii="Times New Roman" w:hAnsi="Times New Roman"/>
                  <w:b/>
                  <w:bCs/>
                  <w:sz w:val="16"/>
                  <w:szCs w:val="16"/>
                </w:rPr>
                <w:t>FS_5G_eval</w:t>
              </w:r>
            </w:hyperlink>
          </w:p>
        </w:tc>
        <w:tc>
          <w:tcPr>
            <w:tcW w:w="1081" w:type="dxa"/>
          </w:tcPr>
          <w:p w14:paraId="669145F6" w14:textId="68310ADA"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6E35D025" w14:textId="3C7A4CB9" w:rsidR="0046621C" w:rsidRPr="0046621C" w:rsidRDefault="0046621C" w:rsidP="0046621C">
            <w:pPr>
              <w:rPr>
                <w:rFonts w:ascii="Times New Roman" w:hAnsi="Times New Roman"/>
                <w:sz w:val="16"/>
                <w:szCs w:val="16"/>
              </w:rPr>
            </w:pPr>
            <w:r w:rsidRPr="0046621C">
              <w:rPr>
                <w:rFonts w:ascii="Times New Roman" w:hAnsi="Times New Roman"/>
                <w:sz w:val="16"/>
                <w:szCs w:val="16"/>
              </w:rPr>
              <w:t>RAN, RAN1, RAN2, RAN4</w:t>
            </w:r>
          </w:p>
        </w:tc>
        <w:tc>
          <w:tcPr>
            <w:tcW w:w="1002" w:type="dxa"/>
          </w:tcPr>
          <w:p w14:paraId="217F1D38" w14:textId="3ADE34E4"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2490B7E6" w14:textId="799FE6F1" w:rsidR="0046621C" w:rsidRPr="0046621C" w:rsidRDefault="0046621C" w:rsidP="0046621C">
            <w:pPr>
              <w:rPr>
                <w:rFonts w:ascii="Times New Roman" w:hAnsi="Times New Roman"/>
                <w:sz w:val="16"/>
                <w:szCs w:val="16"/>
              </w:rPr>
            </w:pPr>
            <w:r w:rsidRPr="0046621C">
              <w:rPr>
                <w:rFonts w:ascii="Times New Roman" w:hAnsi="Times New Roman"/>
                <w:sz w:val="16"/>
                <w:szCs w:val="16"/>
              </w:rPr>
              <w:t>RT-180011</w:t>
            </w:r>
          </w:p>
        </w:tc>
        <w:tc>
          <w:tcPr>
            <w:tcW w:w="1077" w:type="dxa"/>
          </w:tcPr>
          <w:p w14:paraId="5EEBC221" w14:textId="066B9CC5"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0F32E74A" w14:textId="77777777" w:rsidTr="00047813">
        <w:trPr>
          <w:trHeight w:val="20"/>
          <w:jc w:val="center"/>
        </w:trPr>
        <w:tc>
          <w:tcPr>
            <w:tcW w:w="1077" w:type="dxa"/>
          </w:tcPr>
          <w:p w14:paraId="6827CDEA" w14:textId="4956BDD4" w:rsidR="0046621C" w:rsidRPr="0046621C" w:rsidRDefault="00603E09" w:rsidP="0046621C">
            <w:pPr>
              <w:rPr>
                <w:rFonts w:ascii="Times New Roman" w:hAnsi="Times New Roman"/>
                <w:bCs/>
                <w:sz w:val="16"/>
                <w:szCs w:val="16"/>
              </w:rPr>
            </w:pPr>
            <w:hyperlink r:id="rId2707" w:history="1">
              <w:r w:rsidR="0046621C" w:rsidRPr="0046621C">
                <w:rPr>
                  <w:rStyle w:val="Hyperlink"/>
                  <w:rFonts w:ascii="Times New Roman" w:hAnsi="Times New Roman"/>
                  <w:b/>
                  <w:bCs/>
                  <w:sz w:val="16"/>
                  <w:szCs w:val="16"/>
                </w:rPr>
                <w:t>R1-1803598</w:t>
              </w:r>
            </w:hyperlink>
          </w:p>
        </w:tc>
        <w:tc>
          <w:tcPr>
            <w:tcW w:w="2741" w:type="dxa"/>
          </w:tcPr>
          <w:p w14:paraId="5A137E85" w14:textId="1FBD3C3E"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NSSS based NRSRP measurement definition</w:t>
            </w:r>
          </w:p>
        </w:tc>
        <w:tc>
          <w:tcPr>
            <w:tcW w:w="1298" w:type="dxa"/>
          </w:tcPr>
          <w:p w14:paraId="38E99F77" w14:textId="39BCE247" w:rsidR="0046621C" w:rsidRPr="0046621C" w:rsidRDefault="0046621C" w:rsidP="0046621C">
            <w:pPr>
              <w:rPr>
                <w:rFonts w:ascii="Times New Roman" w:hAnsi="Times New Roman"/>
                <w:sz w:val="16"/>
                <w:szCs w:val="16"/>
              </w:rPr>
            </w:pPr>
            <w:r w:rsidRPr="0046621C">
              <w:rPr>
                <w:rFonts w:ascii="Times New Roman" w:hAnsi="Times New Roman"/>
                <w:sz w:val="16"/>
                <w:szCs w:val="16"/>
              </w:rPr>
              <w:t>RAN4, Nokia</w:t>
            </w:r>
          </w:p>
        </w:tc>
        <w:tc>
          <w:tcPr>
            <w:tcW w:w="838" w:type="dxa"/>
          </w:tcPr>
          <w:p w14:paraId="75976853" w14:textId="177147A9" w:rsidR="0046621C" w:rsidRPr="0046621C" w:rsidRDefault="00603E09" w:rsidP="0046621C">
            <w:pPr>
              <w:rPr>
                <w:rFonts w:ascii="Times New Roman" w:hAnsi="Times New Roman"/>
                <w:bCs/>
                <w:sz w:val="16"/>
                <w:szCs w:val="16"/>
              </w:rPr>
            </w:pPr>
            <w:hyperlink r:id="rId2708" w:history="1">
              <w:r w:rsidR="0046621C" w:rsidRPr="0046621C">
                <w:rPr>
                  <w:rStyle w:val="Hyperlink"/>
                  <w:rFonts w:ascii="Times New Roman" w:hAnsi="Times New Roman"/>
                  <w:b/>
                  <w:bCs/>
                  <w:sz w:val="16"/>
                  <w:szCs w:val="16"/>
                </w:rPr>
                <w:t>Rel-15</w:t>
              </w:r>
            </w:hyperlink>
          </w:p>
        </w:tc>
        <w:tc>
          <w:tcPr>
            <w:tcW w:w="2793" w:type="dxa"/>
          </w:tcPr>
          <w:p w14:paraId="4C8A3F06" w14:textId="1942CE87" w:rsidR="0046621C" w:rsidRPr="0046621C" w:rsidRDefault="00603E09" w:rsidP="0046621C">
            <w:pPr>
              <w:rPr>
                <w:rFonts w:ascii="Times New Roman" w:hAnsi="Times New Roman"/>
                <w:bCs/>
                <w:sz w:val="16"/>
                <w:szCs w:val="16"/>
              </w:rPr>
            </w:pPr>
            <w:hyperlink r:id="rId2709" w:history="1">
              <w:r w:rsidR="0046621C" w:rsidRPr="0046621C">
                <w:rPr>
                  <w:rStyle w:val="Hyperlink"/>
                  <w:rFonts w:ascii="Times New Roman" w:hAnsi="Times New Roman"/>
                  <w:b/>
                  <w:bCs/>
                  <w:sz w:val="16"/>
                  <w:szCs w:val="16"/>
                </w:rPr>
                <w:t>NB_IOTenh2-Core</w:t>
              </w:r>
            </w:hyperlink>
          </w:p>
        </w:tc>
        <w:tc>
          <w:tcPr>
            <w:tcW w:w="1081" w:type="dxa"/>
          </w:tcPr>
          <w:p w14:paraId="6EA0A138" w14:textId="6969F6B9"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2355CB98" w14:textId="212B0A26"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2D704F93" w14:textId="0B311FB6"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48A98D93" w14:textId="769A3CAA" w:rsidR="0046621C" w:rsidRPr="0046621C" w:rsidRDefault="0046621C" w:rsidP="0046621C">
            <w:pPr>
              <w:rPr>
                <w:rFonts w:ascii="Times New Roman" w:hAnsi="Times New Roman"/>
                <w:sz w:val="16"/>
                <w:szCs w:val="16"/>
              </w:rPr>
            </w:pPr>
            <w:r w:rsidRPr="0046621C">
              <w:rPr>
                <w:rFonts w:ascii="Times New Roman" w:hAnsi="Times New Roman"/>
                <w:sz w:val="16"/>
                <w:szCs w:val="16"/>
              </w:rPr>
              <w:t>R4-1802788</w:t>
            </w:r>
          </w:p>
        </w:tc>
        <w:tc>
          <w:tcPr>
            <w:tcW w:w="1077" w:type="dxa"/>
          </w:tcPr>
          <w:p w14:paraId="2BA90BB5" w14:textId="161644C4"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6B0A85DB" w14:textId="77777777" w:rsidTr="00047813">
        <w:trPr>
          <w:trHeight w:val="20"/>
          <w:jc w:val="center"/>
        </w:trPr>
        <w:tc>
          <w:tcPr>
            <w:tcW w:w="1077" w:type="dxa"/>
          </w:tcPr>
          <w:p w14:paraId="12F995DB" w14:textId="1E4189C6" w:rsidR="0046621C" w:rsidRPr="0046621C" w:rsidRDefault="00603E09" w:rsidP="0046621C">
            <w:pPr>
              <w:rPr>
                <w:rFonts w:ascii="Times New Roman" w:hAnsi="Times New Roman"/>
                <w:bCs/>
                <w:sz w:val="16"/>
                <w:szCs w:val="16"/>
              </w:rPr>
            </w:pPr>
            <w:hyperlink r:id="rId2710" w:history="1">
              <w:r w:rsidR="0046621C" w:rsidRPr="0046621C">
                <w:rPr>
                  <w:rStyle w:val="Hyperlink"/>
                  <w:rFonts w:ascii="Times New Roman" w:hAnsi="Times New Roman"/>
                  <w:b/>
                  <w:bCs/>
                  <w:sz w:val="16"/>
                  <w:szCs w:val="16"/>
                </w:rPr>
                <w:t>R1-1803599</w:t>
              </w:r>
            </w:hyperlink>
          </w:p>
        </w:tc>
        <w:tc>
          <w:tcPr>
            <w:tcW w:w="2741" w:type="dxa"/>
          </w:tcPr>
          <w:p w14:paraId="0BF6BF10" w14:textId="534F2B73"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EARFCN provisioning for Release 15 MTC and Release 15 NB-IOT UE</w:t>
            </w:r>
          </w:p>
        </w:tc>
        <w:tc>
          <w:tcPr>
            <w:tcW w:w="1298" w:type="dxa"/>
          </w:tcPr>
          <w:p w14:paraId="140C8DC0" w14:textId="1F42AF4C" w:rsidR="0046621C" w:rsidRPr="0046621C" w:rsidRDefault="0046621C" w:rsidP="0046621C">
            <w:pPr>
              <w:rPr>
                <w:rFonts w:ascii="Times New Roman" w:hAnsi="Times New Roman"/>
                <w:sz w:val="16"/>
                <w:szCs w:val="16"/>
              </w:rPr>
            </w:pPr>
            <w:r w:rsidRPr="0046621C">
              <w:rPr>
                <w:rFonts w:ascii="Times New Roman" w:hAnsi="Times New Roman"/>
                <w:sz w:val="16"/>
                <w:szCs w:val="16"/>
              </w:rPr>
              <w:t>RAN4, Qualcomm</w:t>
            </w:r>
          </w:p>
        </w:tc>
        <w:tc>
          <w:tcPr>
            <w:tcW w:w="838" w:type="dxa"/>
          </w:tcPr>
          <w:p w14:paraId="40A6B66C" w14:textId="6FD6E892" w:rsidR="0046621C" w:rsidRPr="0046621C" w:rsidRDefault="00603E09" w:rsidP="0046621C">
            <w:pPr>
              <w:rPr>
                <w:rFonts w:ascii="Times New Roman" w:hAnsi="Times New Roman"/>
                <w:bCs/>
                <w:sz w:val="16"/>
                <w:szCs w:val="16"/>
              </w:rPr>
            </w:pPr>
            <w:hyperlink r:id="rId2711" w:history="1">
              <w:r w:rsidR="0046621C" w:rsidRPr="0046621C">
                <w:rPr>
                  <w:rStyle w:val="Hyperlink"/>
                  <w:rFonts w:ascii="Times New Roman" w:hAnsi="Times New Roman"/>
                  <w:b/>
                  <w:bCs/>
                  <w:sz w:val="16"/>
                  <w:szCs w:val="16"/>
                </w:rPr>
                <w:t>Rel-15</w:t>
              </w:r>
            </w:hyperlink>
          </w:p>
        </w:tc>
        <w:tc>
          <w:tcPr>
            <w:tcW w:w="2793" w:type="dxa"/>
          </w:tcPr>
          <w:p w14:paraId="56B12580" w14:textId="32F9D9BA" w:rsidR="0046621C" w:rsidRPr="0072194D" w:rsidRDefault="0046621C" w:rsidP="0046621C">
            <w:pPr>
              <w:rPr>
                <w:rFonts w:ascii="Times New Roman" w:hAnsi="Times New Roman"/>
                <w:bCs/>
                <w:sz w:val="16"/>
                <w:szCs w:val="16"/>
                <w:lang w:val="fr-FR"/>
              </w:rPr>
            </w:pPr>
            <w:r w:rsidRPr="0072194D">
              <w:rPr>
                <w:rFonts w:ascii="Times New Roman" w:hAnsi="Times New Roman"/>
                <w:color w:val="000000"/>
                <w:sz w:val="16"/>
                <w:szCs w:val="16"/>
                <w:lang w:val="fr-FR"/>
              </w:rPr>
              <w:t>NB_IOTenh2-Core, LTE_eMTC4-Core</w:t>
            </w:r>
          </w:p>
        </w:tc>
        <w:tc>
          <w:tcPr>
            <w:tcW w:w="1081" w:type="dxa"/>
          </w:tcPr>
          <w:p w14:paraId="64F8784A" w14:textId="6F58C22E" w:rsidR="0046621C" w:rsidRPr="0072194D" w:rsidRDefault="0046621C" w:rsidP="0046621C">
            <w:pPr>
              <w:rPr>
                <w:rFonts w:ascii="Times New Roman" w:hAnsi="Times New Roman"/>
                <w:sz w:val="16"/>
                <w:szCs w:val="16"/>
                <w:lang w:val="fr-FR"/>
              </w:rPr>
            </w:pPr>
            <w:r w:rsidRPr="0072194D">
              <w:rPr>
                <w:rFonts w:ascii="Times New Roman" w:hAnsi="Times New Roman"/>
                <w:sz w:val="16"/>
                <w:szCs w:val="16"/>
                <w:lang w:val="fr-FR"/>
              </w:rPr>
              <w:t> </w:t>
            </w:r>
          </w:p>
        </w:tc>
        <w:tc>
          <w:tcPr>
            <w:tcW w:w="1002" w:type="dxa"/>
          </w:tcPr>
          <w:p w14:paraId="2B2B9217" w14:textId="3B1E5AA5" w:rsidR="0046621C" w:rsidRPr="0046621C" w:rsidRDefault="0046621C" w:rsidP="0046621C">
            <w:pPr>
              <w:rPr>
                <w:rFonts w:ascii="Times New Roman" w:hAnsi="Times New Roman"/>
                <w:sz w:val="16"/>
                <w:szCs w:val="16"/>
              </w:rPr>
            </w:pPr>
            <w:r w:rsidRPr="0046621C">
              <w:rPr>
                <w:rFonts w:ascii="Times New Roman" w:hAnsi="Times New Roman"/>
                <w:sz w:val="16"/>
                <w:szCs w:val="16"/>
              </w:rPr>
              <w:t>RAN2</w:t>
            </w:r>
          </w:p>
        </w:tc>
        <w:tc>
          <w:tcPr>
            <w:tcW w:w="1002" w:type="dxa"/>
          </w:tcPr>
          <w:p w14:paraId="419042B7" w14:textId="16883034" w:rsidR="0046621C" w:rsidRPr="0046621C" w:rsidRDefault="0046621C" w:rsidP="0046621C">
            <w:pPr>
              <w:rPr>
                <w:rFonts w:ascii="Times New Roman" w:hAnsi="Times New Roman"/>
                <w:sz w:val="16"/>
                <w:szCs w:val="16"/>
              </w:rPr>
            </w:pPr>
            <w:r w:rsidRPr="0046621C">
              <w:rPr>
                <w:rFonts w:ascii="Times New Roman" w:hAnsi="Times New Roman"/>
                <w:sz w:val="16"/>
                <w:szCs w:val="16"/>
              </w:rPr>
              <w:t>RAN1, CT6</w:t>
            </w:r>
          </w:p>
        </w:tc>
        <w:tc>
          <w:tcPr>
            <w:tcW w:w="1141" w:type="dxa"/>
          </w:tcPr>
          <w:p w14:paraId="565C2F76" w14:textId="01AE0094" w:rsidR="0046621C" w:rsidRPr="0046621C" w:rsidRDefault="0046621C" w:rsidP="0046621C">
            <w:pPr>
              <w:rPr>
                <w:rFonts w:ascii="Times New Roman" w:hAnsi="Times New Roman"/>
                <w:sz w:val="16"/>
                <w:szCs w:val="16"/>
              </w:rPr>
            </w:pPr>
            <w:r w:rsidRPr="0046621C">
              <w:rPr>
                <w:rFonts w:ascii="Times New Roman" w:hAnsi="Times New Roman"/>
                <w:sz w:val="16"/>
                <w:szCs w:val="16"/>
              </w:rPr>
              <w:t>R4-1803078</w:t>
            </w:r>
          </w:p>
        </w:tc>
        <w:tc>
          <w:tcPr>
            <w:tcW w:w="1077" w:type="dxa"/>
          </w:tcPr>
          <w:p w14:paraId="29959890" w14:textId="0B58DE66"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73444886" w14:textId="77777777" w:rsidTr="00047813">
        <w:trPr>
          <w:trHeight w:val="20"/>
          <w:jc w:val="center"/>
        </w:trPr>
        <w:tc>
          <w:tcPr>
            <w:tcW w:w="1077" w:type="dxa"/>
          </w:tcPr>
          <w:p w14:paraId="724A8113" w14:textId="5C4BCC40" w:rsidR="0046621C" w:rsidRPr="0046621C" w:rsidRDefault="00603E09" w:rsidP="0046621C">
            <w:pPr>
              <w:rPr>
                <w:rFonts w:ascii="Times New Roman" w:hAnsi="Times New Roman"/>
                <w:bCs/>
                <w:sz w:val="16"/>
                <w:szCs w:val="16"/>
              </w:rPr>
            </w:pPr>
            <w:hyperlink r:id="rId2712" w:history="1">
              <w:r w:rsidR="0046621C" w:rsidRPr="0046621C">
                <w:rPr>
                  <w:rStyle w:val="Hyperlink"/>
                  <w:rFonts w:ascii="Times New Roman" w:hAnsi="Times New Roman"/>
                  <w:b/>
                  <w:bCs/>
                  <w:sz w:val="16"/>
                  <w:szCs w:val="16"/>
                </w:rPr>
                <w:t>R1-1803600</w:t>
              </w:r>
            </w:hyperlink>
          </w:p>
        </w:tc>
        <w:tc>
          <w:tcPr>
            <w:tcW w:w="2741" w:type="dxa"/>
          </w:tcPr>
          <w:p w14:paraId="2F46AE9D" w14:textId="62E7A4B1"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SFTD measurement before EN-DC</w:t>
            </w:r>
          </w:p>
        </w:tc>
        <w:tc>
          <w:tcPr>
            <w:tcW w:w="1298" w:type="dxa"/>
          </w:tcPr>
          <w:p w14:paraId="45A5887D" w14:textId="6BA5F44A" w:rsidR="0046621C" w:rsidRPr="0046621C" w:rsidRDefault="0046621C" w:rsidP="0046621C">
            <w:pPr>
              <w:rPr>
                <w:rFonts w:ascii="Times New Roman" w:hAnsi="Times New Roman"/>
                <w:sz w:val="16"/>
                <w:szCs w:val="16"/>
              </w:rPr>
            </w:pPr>
            <w:r w:rsidRPr="0046621C">
              <w:rPr>
                <w:rFonts w:ascii="Times New Roman" w:hAnsi="Times New Roman"/>
                <w:sz w:val="16"/>
                <w:szCs w:val="16"/>
              </w:rPr>
              <w:t>RAN4, Huawei</w:t>
            </w:r>
          </w:p>
        </w:tc>
        <w:tc>
          <w:tcPr>
            <w:tcW w:w="838" w:type="dxa"/>
          </w:tcPr>
          <w:p w14:paraId="7A71F9E0" w14:textId="22A52280" w:rsidR="0046621C" w:rsidRPr="0046621C" w:rsidRDefault="00603E09" w:rsidP="0046621C">
            <w:pPr>
              <w:rPr>
                <w:rFonts w:ascii="Times New Roman" w:hAnsi="Times New Roman"/>
                <w:bCs/>
                <w:sz w:val="16"/>
                <w:szCs w:val="16"/>
              </w:rPr>
            </w:pPr>
            <w:hyperlink r:id="rId2713" w:history="1">
              <w:r w:rsidR="0046621C" w:rsidRPr="0046621C">
                <w:rPr>
                  <w:rStyle w:val="Hyperlink"/>
                  <w:rFonts w:ascii="Times New Roman" w:hAnsi="Times New Roman"/>
                  <w:b/>
                  <w:bCs/>
                  <w:sz w:val="16"/>
                  <w:szCs w:val="16"/>
                </w:rPr>
                <w:t>Rel-15</w:t>
              </w:r>
            </w:hyperlink>
          </w:p>
        </w:tc>
        <w:tc>
          <w:tcPr>
            <w:tcW w:w="2793" w:type="dxa"/>
          </w:tcPr>
          <w:p w14:paraId="018BF7BF" w14:textId="36227AE4" w:rsidR="0046621C" w:rsidRPr="0046621C" w:rsidRDefault="00603E09" w:rsidP="0046621C">
            <w:pPr>
              <w:rPr>
                <w:rFonts w:ascii="Times New Roman" w:hAnsi="Times New Roman"/>
                <w:bCs/>
                <w:sz w:val="16"/>
                <w:szCs w:val="16"/>
              </w:rPr>
            </w:pPr>
            <w:hyperlink r:id="rId2714" w:history="1">
              <w:r w:rsidR="0046621C" w:rsidRPr="0046621C">
                <w:rPr>
                  <w:rStyle w:val="Hyperlink"/>
                  <w:rFonts w:ascii="Times New Roman" w:hAnsi="Times New Roman"/>
                  <w:b/>
                  <w:bCs/>
                  <w:sz w:val="16"/>
                  <w:szCs w:val="16"/>
                </w:rPr>
                <w:t>NR_newRAT-Core</w:t>
              </w:r>
            </w:hyperlink>
          </w:p>
        </w:tc>
        <w:tc>
          <w:tcPr>
            <w:tcW w:w="1081" w:type="dxa"/>
          </w:tcPr>
          <w:p w14:paraId="71AC071E" w14:textId="6B589E1C"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6F99F498" w14:textId="41B68BB4"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004969C7" w14:textId="131A468B" w:rsidR="0046621C" w:rsidRPr="0046621C" w:rsidRDefault="0046621C" w:rsidP="0046621C">
            <w:pPr>
              <w:rPr>
                <w:rFonts w:ascii="Times New Roman" w:hAnsi="Times New Roman"/>
                <w:sz w:val="16"/>
                <w:szCs w:val="16"/>
              </w:rPr>
            </w:pPr>
            <w:r w:rsidRPr="0046621C">
              <w:rPr>
                <w:rFonts w:ascii="Times New Roman" w:hAnsi="Times New Roman"/>
                <w:sz w:val="16"/>
                <w:szCs w:val="16"/>
              </w:rPr>
              <w:t>RAN2</w:t>
            </w:r>
          </w:p>
        </w:tc>
        <w:tc>
          <w:tcPr>
            <w:tcW w:w="1141" w:type="dxa"/>
          </w:tcPr>
          <w:p w14:paraId="1B6BA2D4" w14:textId="72110747" w:rsidR="0046621C" w:rsidRPr="0046621C" w:rsidRDefault="0046621C" w:rsidP="0046621C">
            <w:pPr>
              <w:rPr>
                <w:rFonts w:ascii="Times New Roman" w:hAnsi="Times New Roman"/>
                <w:sz w:val="16"/>
                <w:szCs w:val="16"/>
              </w:rPr>
            </w:pPr>
            <w:r w:rsidRPr="0046621C">
              <w:rPr>
                <w:rFonts w:ascii="Times New Roman" w:hAnsi="Times New Roman"/>
                <w:sz w:val="16"/>
                <w:szCs w:val="16"/>
              </w:rPr>
              <w:t>R4-1803174</w:t>
            </w:r>
          </w:p>
        </w:tc>
        <w:tc>
          <w:tcPr>
            <w:tcW w:w="1077" w:type="dxa"/>
          </w:tcPr>
          <w:p w14:paraId="0B5266F4" w14:textId="12512542"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4CFFDF66" w14:textId="77777777" w:rsidTr="00047813">
        <w:trPr>
          <w:trHeight w:val="20"/>
          <w:jc w:val="center"/>
        </w:trPr>
        <w:tc>
          <w:tcPr>
            <w:tcW w:w="1077" w:type="dxa"/>
          </w:tcPr>
          <w:p w14:paraId="65BF841F" w14:textId="58999A7D" w:rsidR="0046621C" w:rsidRPr="0046621C" w:rsidRDefault="00603E09" w:rsidP="0046621C">
            <w:pPr>
              <w:rPr>
                <w:rFonts w:ascii="Times New Roman" w:hAnsi="Times New Roman"/>
                <w:bCs/>
                <w:sz w:val="16"/>
                <w:szCs w:val="16"/>
              </w:rPr>
            </w:pPr>
            <w:hyperlink r:id="rId2715" w:history="1">
              <w:r w:rsidR="0046621C" w:rsidRPr="0046621C">
                <w:rPr>
                  <w:rStyle w:val="Hyperlink"/>
                  <w:rFonts w:ascii="Times New Roman" w:hAnsi="Times New Roman"/>
                  <w:b/>
                  <w:bCs/>
                  <w:sz w:val="16"/>
                  <w:szCs w:val="16"/>
                </w:rPr>
                <w:t>R1-1803601</w:t>
              </w:r>
            </w:hyperlink>
          </w:p>
        </w:tc>
        <w:tc>
          <w:tcPr>
            <w:tcW w:w="2741" w:type="dxa"/>
          </w:tcPr>
          <w:p w14:paraId="7F3C81C8" w14:textId="17C8A4EC"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PA EVM for pi/2 BPSK and DMRS</w:t>
            </w:r>
          </w:p>
        </w:tc>
        <w:tc>
          <w:tcPr>
            <w:tcW w:w="1298" w:type="dxa"/>
          </w:tcPr>
          <w:p w14:paraId="4F4BE4C5" w14:textId="076BC0B6" w:rsidR="0046621C" w:rsidRPr="0046621C" w:rsidRDefault="0046621C" w:rsidP="0046621C">
            <w:pPr>
              <w:rPr>
                <w:rFonts w:ascii="Times New Roman" w:hAnsi="Times New Roman"/>
                <w:sz w:val="16"/>
                <w:szCs w:val="16"/>
              </w:rPr>
            </w:pPr>
            <w:r w:rsidRPr="0046621C">
              <w:rPr>
                <w:rFonts w:ascii="Times New Roman" w:hAnsi="Times New Roman"/>
                <w:sz w:val="16"/>
                <w:szCs w:val="16"/>
              </w:rPr>
              <w:t>RAN4, Qualcomm</w:t>
            </w:r>
          </w:p>
        </w:tc>
        <w:tc>
          <w:tcPr>
            <w:tcW w:w="838" w:type="dxa"/>
          </w:tcPr>
          <w:p w14:paraId="2D943102" w14:textId="34294CE9" w:rsidR="0046621C" w:rsidRPr="0046621C" w:rsidRDefault="00603E09" w:rsidP="0046621C">
            <w:pPr>
              <w:rPr>
                <w:rFonts w:ascii="Times New Roman" w:hAnsi="Times New Roman"/>
                <w:bCs/>
                <w:sz w:val="16"/>
                <w:szCs w:val="16"/>
              </w:rPr>
            </w:pPr>
            <w:hyperlink r:id="rId2716" w:history="1">
              <w:r w:rsidR="0046621C" w:rsidRPr="0046621C">
                <w:rPr>
                  <w:rStyle w:val="Hyperlink"/>
                  <w:rFonts w:ascii="Times New Roman" w:hAnsi="Times New Roman"/>
                  <w:b/>
                  <w:bCs/>
                  <w:sz w:val="16"/>
                  <w:szCs w:val="16"/>
                </w:rPr>
                <w:t>Rel-15</w:t>
              </w:r>
            </w:hyperlink>
          </w:p>
        </w:tc>
        <w:tc>
          <w:tcPr>
            <w:tcW w:w="2793" w:type="dxa"/>
          </w:tcPr>
          <w:p w14:paraId="2928F298" w14:textId="63D15581" w:rsidR="0046621C" w:rsidRPr="0046621C" w:rsidRDefault="00603E09" w:rsidP="0046621C">
            <w:pPr>
              <w:rPr>
                <w:rFonts w:ascii="Times New Roman" w:hAnsi="Times New Roman"/>
                <w:bCs/>
                <w:sz w:val="16"/>
                <w:szCs w:val="16"/>
              </w:rPr>
            </w:pPr>
            <w:hyperlink r:id="rId2717" w:history="1">
              <w:r w:rsidR="0046621C" w:rsidRPr="0046621C">
                <w:rPr>
                  <w:rStyle w:val="Hyperlink"/>
                  <w:rFonts w:ascii="Times New Roman" w:hAnsi="Times New Roman"/>
                  <w:b/>
                  <w:bCs/>
                  <w:sz w:val="16"/>
                  <w:szCs w:val="16"/>
                </w:rPr>
                <w:t>NR_newRAT-Core</w:t>
              </w:r>
            </w:hyperlink>
          </w:p>
        </w:tc>
        <w:tc>
          <w:tcPr>
            <w:tcW w:w="1081" w:type="dxa"/>
          </w:tcPr>
          <w:p w14:paraId="22EF7508" w14:textId="4E0F0F32"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57697624" w14:textId="32C6D02D"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03E632CD" w14:textId="102D0E1D"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31378F48" w14:textId="2B83381E" w:rsidR="0046621C" w:rsidRPr="0046621C" w:rsidRDefault="0046621C" w:rsidP="0046621C">
            <w:pPr>
              <w:rPr>
                <w:rFonts w:ascii="Times New Roman" w:hAnsi="Times New Roman"/>
                <w:sz w:val="16"/>
                <w:szCs w:val="16"/>
              </w:rPr>
            </w:pPr>
            <w:r w:rsidRPr="0046621C">
              <w:rPr>
                <w:rFonts w:ascii="Times New Roman" w:hAnsi="Times New Roman"/>
                <w:sz w:val="16"/>
                <w:szCs w:val="16"/>
              </w:rPr>
              <w:t>R4-1803265</w:t>
            </w:r>
          </w:p>
        </w:tc>
        <w:tc>
          <w:tcPr>
            <w:tcW w:w="1077" w:type="dxa"/>
          </w:tcPr>
          <w:p w14:paraId="3B808876" w14:textId="640C989C"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3EC0A37C" w14:textId="77777777" w:rsidTr="00047813">
        <w:trPr>
          <w:trHeight w:val="20"/>
          <w:jc w:val="center"/>
        </w:trPr>
        <w:tc>
          <w:tcPr>
            <w:tcW w:w="1077" w:type="dxa"/>
          </w:tcPr>
          <w:p w14:paraId="50397C18" w14:textId="4BCCCAD3" w:rsidR="0046621C" w:rsidRPr="0046621C" w:rsidRDefault="00603E09" w:rsidP="0046621C">
            <w:pPr>
              <w:rPr>
                <w:rFonts w:ascii="Times New Roman" w:hAnsi="Times New Roman"/>
                <w:bCs/>
                <w:sz w:val="16"/>
                <w:szCs w:val="16"/>
              </w:rPr>
            </w:pPr>
            <w:hyperlink r:id="rId2718" w:history="1">
              <w:r w:rsidR="0046621C" w:rsidRPr="0046621C">
                <w:rPr>
                  <w:rStyle w:val="Hyperlink"/>
                  <w:rFonts w:ascii="Times New Roman" w:hAnsi="Times New Roman"/>
                  <w:b/>
                  <w:bCs/>
                  <w:sz w:val="16"/>
                  <w:szCs w:val="16"/>
                </w:rPr>
                <w:t>R1-1803602</w:t>
              </w:r>
            </w:hyperlink>
          </w:p>
        </w:tc>
        <w:tc>
          <w:tcPr>
            <w:tcW w:w="2741" w:type="dxa"/>
          </w:tcPr>
          <w:p w14:paraId="485A726B" w14:textId="0A8DF026"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BWP switching delay</w:t>
            </w:r>
          </w:p>
        </w:tc>
        <w:tc>
          <w:tcPr>
            <w:tcW w:w="1298" w:type="dxa"/>
          </w:tcPr>
          <w:p w14:paraId="50E45A92" w14:textId="0242A013" w:rsidR="0046621C" w:rsidRPr="0046621C" w:rsidRDefault="0046621C" w:rsidP="0046621C">
            <w:pPr>
              <w:rPr>
                <w:rFonts w:ascii="Times New Roman" w:hAnsi="Times New Roman"/>
                <w:sz w:val="16"/>
                <w:szCs w:val="16"/>
              </w:rPr>
            </w:pPr>
            <w:r w:rsidRPr="0046621C">
              <w:rPr>
                <w:rFonts w:ascii="Times New Roman" w:hAnsi="Times New Roman"/>
                <w:sz w:val="16"/>
                <w:szCs w:val="16"/>
              </w:rPr>
              <w:t>RAN4, Intel</w:t>
            </w:r>
          </w:p>
        </w:tc>
        <w:tc>
          <w:tcPr>
            <w:tcW w:w="838" w:type="dxa"/>
          </w:tcPr>
          <w:p w14:paraId="63737BDD" w14:textId="2F785A44" w:rsidR="0046621C" w:rsidRPr="0046621C" w:rsidRDefault="00603E09" w:rsidP="0046621C">
            <w:pPr>
              <w:rPr>
                <w:rFonts w:ascii="Times New Roman" w:hAnsi="Times New Roman"/>
                <w:bCs/>
                <w:sz w:val="16"/>
                <w:szCs w:val="16"/>
              </w:rPr>
            </w:pPr>
            <w:hyperlink r:id="rId2719" w:history="1">
              <w:r w:rsidR="0046621C" w:rsidRPr="0046621C">
                <w:rPr>
                  <w:rStyle w:val="Hyperlink"/>
                  <w:rFonts w:ascii="Times New Roman" w:hAnsi="Times New Roman"/>
                  <w:b/>
                  <w:bCs/>
                  <w:sz w:val="16"/>
                  <w:szCs w:val="16"/>
                </w:rPr>
                <w:t>Rel-15</w:t>
              </w:r>
            </w:hyperlink>
          </w:p>
        </w:tc>
        <w:tc>
          <w:tcPr>
            <w:tcW w:w="2793" w:type="dxa"/>
          </w:tcPr>
          <w:p w14:paraId="6063AB8B" w14:textId="70CA21C2" w:rsidR="0046621C" w:rsidRPr="0046621C" w:rsidRDefault="00603E09" w:rsidP="0046621C">
            <w:pPr>
              <w:rPr>
                <w:rFonts w:ascii="Times New Roman" w:hAnsi="Times New Roman"/>
                <w:bCs/>
                <w:sz w:val="16"/>
                <w:szCs w:val="16"/>
              </w:rPr>
            </w:pPr>
            <w:hyperlink r:id="rId2720" w:history="1">
              <w:r w:rsidR="0046621C" w:rsidRPr="0046621C">
                <w:rPr>
                  <w:rStyle w:val="Hyperlink"/>
                  <w:rFonts w:ascii="Times New Roman" w:hAnsi="Times New Roman"/>
                  <w:b/>
                  <w:bCs/>
                  <w:sz w:val="16"/>
                  <w:szCs w:val="16"/>
                </w:rPr>
                <w:t>NR_newRAT-Core</w:t>
              </w:r>
            </w:hyperlink>
          </w:p>
        </w:tc>
        <w:tc>
          <w:tcPr>
            <w:tcW w:w="1081" w:type="dxa"/>
          </w:tcPr>
          <w:p w14:paraId="6AB8E0AA" w14:textId="52477DF9"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518FCC8C" w14:textId="1BB8A97A"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14A6FB31" w14:textId="164A7601" w:rsidR="0046621C" w:rsidRPr="0046621C" w:rsidRDefault="0046621C" w:rsidP="0046621C">
            <w:pPr>
              <w:rPr>
                <w:rFonts w:ascii="Times New Roman" w:hAnsi="Times New Roman"/>
                <w:sz w:val="16"/>
                <w:szCs w:val="16"/>
              </w:rPr>
            </w:pPr>
            <w:r w:rsidRPr="0046621C">
              <w:rPr>
                <w:rFonts w:ascii="Times New Roman" w:hAnsi="Times New Roman"/>
                <w:sz w:val="16"/>
                <w:szCs w:val="16"/>
              </w:rPr>
              <w:t>RAN2</w:t>
            </w:r>
          </w:p>
        </w:tc>
        <w:tc>
          <w:tcPr>
            <w:tcW w:w="1141" w:type="dxa"/>
          </w:tcPr>
          <w:p w14:paraId="64FF4297" w14:textId="419DBF2F" w:rsidR="0046621C" w:rsidRPr="0046621C" w:rsidRDefault="0046621C" w:rsidP="0046621C">
            <w:pPr>
              <w:rPr>
                <w:rFonts w:ascii="Times New Roman" w:hAnsi="Times New Roman"/>
                <w:sz w:val="16"/>
                <w:szCs w:val="16"/>
              </w:rPr>
            </w:pPr>
            <w:r w:rsidRPr="0046621C">
              <w:rPr>
                <w:rFonts w:ascii="Times New Roman" w:hAnsi="Times New Roman"/>
                <w:sz w:val="16"/>
                <w:szCs w:val="16"/>
              </w:rPr>
              <w:t>R4-1803283</w:t>
            </w:r>
          </w:p>
        </w:tc>
        <w:tc>
          <w:tcPr>
            <w:tcW w:w="1077" w:type="dxa"/>
          </w:tcPr>
          <w:p w14:paraId="2FAA991C" w14:textId="5BBC381A"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2A617ADE" w14:textId="77777777" w:rsidTr="00047813">
        <w:trPr>
          <w:trHeight w:val="20"/>
          <w:jc w:val="center"/>
        </w:trPr>
        <w:tc>
          <w:tcPr>
            <w:tcW w:w="1077" w:type="dxa"/>
          </w:tcPr>
          <w:p w14:paraId="229788B9" w14:textId="5103AA34" w:rsidR="0046621C" w:rsidRPr="0046621C" w:rsidRDefault="00603E09" w:rsidP="0046621C">
            <w:pPr>
              <w:rPr>
                <w:rFonts w:ascii="Times New Roman" w:hAnsi="Times New Roman"/>
                <w:bCs/>
                <w:sz w:val="16"/>
                <w:szCs w:val="16"/>
              </w:rPr>
            </w:pPr>
            <w:hyperlink r:id="rId2721" w:history="1">
              <w:r w:rsidR="0046621C" w:rsidRPr="0046621C">
                <w:rPr>
                  <w:rStyle w:val="Hyperlink"/>
                  <w:rFonts w:ascii="Times New Roman" w:hAnsi="Times New Roman"/>
                  <w:b/>
                  <w:bCs/>
                  <w:sz w:val="16"/>
                  <w:szCs w:val="16"/>
                </w:rPr>
                <w:t>R1-1803603</w:t>
              </w:r>
            </w:hyperlink>
          </w:p>
        </w:tc>
        <w:tc>
          <w:tcPr>
            <w:tcW w:w="2741" w:type="dxa"/>
          </w:tcPr>
          <w:p w14:paraId="2A64E578" w14:textId="14A57AAA" w:rsidR="0046621C" w:rsidRPr="0046621C" w:rsidRDefault="0046621C" w:rsidP="0046621C">
            <w:pPr>
              <w:rPr>
                <w:rFonts w:ascii="Times New Roman" w:hAnsi="Times New Roman"/>
                <w:sz w:val="16"/>
                <w:szCs w:val="16"/>
              </w:rPr>
            </w:pPr>
            <w:r w:rsidRPr="0046621C">
              <w:rPr>
                <w:rFonts w:ascii="Times New Roman" w:hAnsi="Times New Roman"/>
                <w:sz w:val="16"/>
                <w:szCs w:val="16"/>
              </w:rPr>
              <w:t>Reply LS on NR SS Raster Shift for Frequency Range 0-2700MHz</w:t>
            </w:r>
          </w:p>
        </w:tc>
        <w:tc>
          <w:tcPr>
            <w:tcW w:w="1298" w:type="dxa"/>
          </w:tcPr>
          <w:p w14:paraId="7BC3F246" w14:textId="2B5F9A36" w:rsidR="0046621C" w:rsidRPr="0046621C" w:rsidRDefault="0046621C" w:rsidP="0046621C">
            <w:pPr>
              <w:rPr>
                <w:rFonts w:ascii="Times New Roman" w:hAnsi="Times New Roman"/>
                <w:sz w:val="16"/>
                <w:szCs w:val="16"/>
              </w:rPr>
            </w:pPr>
            <w:r w:rsidRPr="0046621C">
              <w:rPr>
                <w:rFonts w:ascii="Times New Roman" w:hAnsi="Times New Roman"/>
                <w:sz w:val="16"/>
                <w:szCs w:val="16"/>
              </w:rPr>
              <w:t>RAN4, ZTE</w:t>
            </w:r>
          </w:p>
        </w:tc>
        <w:tc>
          <w:tcPr>
            <w:tcW w:w="838" w:type="dxa"/>
          </w:tcPr>
          <w:p w14:paraId="273264C9" w14:textId="372BB174" w:rsidR="0046621C" w:rsidRPr="0046621C" w:rsidRDefault="00603E09" w:rsidP="0046621C">
            <w:pPr>
              <w:rPr>
                <w:rFonts w:ascii="Times New Roman" w:hAnsi="Times New Roman"/>
                <w:bCs/>
                <w:sz w:val="16"/>
                <w:szCs w:val="16"/>
              </w:rPr>
            </w:pPr>
            <w:hyperlink r:id="rId2722" w:history="1">
              <w:r w:rsidR="0046621C" w:rsidRPr="0046621C">
                <w:rPr>
                  <w:rStyle w:val="Hyperlink"/>
                  <w:rFonts w:ascii="Times New Roman" w:hAnsi="Times New Roman"/>
                  <w:b/>
                  <w:bCs/>
                  <w:sz w:val="16"/>
                  <w:szCs w:val="16"/>
                </w:rPr>
                <w:t>Rel-15</w:t>
              </w:r>
            </w:hyperlink>
          </w:p>
        </w:tc>
        <w:tc>
          <w:tcPr>
            <w:tcW w:w="2793" w:type="dxa"/>
          </w:tcPr>
          <w:p w14:paraId="53514883" w14:textId="157DFEE6" w:rsidR="0046621C" w:rsidRPr="0046621C" w:rsidRDefault="00603E09" w:rsidP="0046621C">
            <w:pPr>
              <w:rPr>
                <w:rFonts w:ascii="Times New Roman" w:hAnsi="Times New Roman"/>
                <w:bCs/>
                <w:sz w:val="16"/>
                <w:szCs w:val="16"/>
              </w:rPr>
            </w:pPr>
            <w:hyperlink r:id="rId2723" w:history="1">
              <w:r w:rsidR="0046621C" w:rsidRPr="0046621C">
                <w:rPr>
                  <w:rStyle w:val="Hyperlink"/>
                  <w:rFonts w:ascii="Times New Roman" w:hAnsi="Times New Roman"/>
                  <w:b/>
                  <w:bCs/>
                  <w:sz w:val="16"/>
                  <w:szCs w:val="16"/>
                </w:rPr>
                <w:t>NR_newRAT-Core</w:t>
              </w:r>
            </w:hyperlink>
          </w:p>
        </w:tc>
        <w:tc>
          <w:tcPr>
            <w:tcW w:w="1081" w:type="dxa"/>
          </w:tcPr>
          <w:p w14:paraId="7057AD18" w14:textId="5EC128F7" w:rsidR="0046621C" w:rsidRPr="0046621C" w:rsidRDefault="0046621C" w:rsidP="0046621C">
            <w:pPr>
              <w:rPr>
                <w:rFonts w:ascii="Times New Roman" w:hAnsi="Times New Roman"/>
                <w:sz w:val="16"/>
                <w:szCs w:val="16"/>
              </w:rPr>
            </w:pPr>
            <w:r w:rsidRPr="0046621C">
              <w:rPr>
                <w:rFonts w:ascii="Times New Roman" w:hAnsi="Times New Roman"/>
                <w:sz w:val="16"/>
                <w:szCs w:val="16"/>
              </w:rPr>
              <w:t>R1-1801182</w:t>
            </w:r>
          </w:p>
        </w:tc>
        <w:tc>
          <w:tcPr>
            <w:tcW w:w="1002" w:type="dxa"/>
          </w:tcPr>
          <w:p w14:paraId="6E9853F2" w14:textId="334D7EAC" w:rsidR="0046621C" w:rsidRPr="0046621C" w:rsidRDefault="0046621C" w:rsidP="0046621C">
            <w:pPr>
              <w:rPr>
                <w:rFonts w:ascii="Times New Roman" w:hAnsi="Times New Roman"/>
                <w:sz w:val="16"/>
                <w:szCs w:val="16"/>
              </w:rPr>
            </w:pPr>
            <w:r w:rsidRPr="0046621C">
              <w:rPr>
                <w:rFonts w:ascii="Times New Roman" w:hAnsi="Times New Roman"/>
                <w:sz w:val="16"/>
                <w:szCs w:val="16"/>
              </w:rPr>
              <w:t>RAN1, RAN2</w:t>
            </w:r>
          </w:p>
        </w:tc>
        <w:tc>
          <w:tcPr>
            <w:tcW w:w="1002" w:type="dxa"/>
          </w:tcPr>
          <w:p w14:paraId="64D97036" w14:textId="3F015863"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04B2A6DB" w14:textId="31A8A7E1" w:rsidR="0046621C" w:rsidRPr="0046621C" w:rsidRDefault="0046621C" w:rsidP="0046621C">
            <w:pPr>
              <w:rPr>
                <w:rFonts w:ascii="Times New Roman" w:hAnsi="Times New Roman"/>
                <w:sz w:val="16"/>
                <w:szCs w:val="16"/>
              </w:rPr>
            </w:pPr>
            <w:r w:rsidRPr="0046621C">
              <w:rPr>
                <w:rFonts w:ascii="Times New Roman" w:hAnsi="Times New Roman"/>
                <w:sz w:val="16"/>
                <w:szCs w:val="16"/>
              </w:rPr>
              <w:t>R4-1803441</w:t>
            </w:r>
          </w:p>
        </w:tc>
        <w:tc>
          <w:tcPr>
            <w:tcW w:w="1077" w:type="dxa"/>
          </w:tcPr>
          <w:p w14:paraId="54B7CDDD" w14:textId="2E3D3B61"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4B31987D" w14:textId="77777777" w:rsidTr="00047813">
        <w:trPr>
          <w:trHeight w:val="20"/>
          <w:jc w:val="center"/>
        </w:trPr>
        <w:tc>
          <w:tcPr>
            <w:tcW w:w="1077" w:type="dxa"/>
          </w:tcPr>
          <w:p w14:paraId="235D5B2D" w14:textId="0DABC3EA" w:rsidR="0046621C" w:rsidRPr="0046621C" w:rsidRDefault="00603E09" w:rsidP="0046621C">
            <w:pPr>
              <w:rPr>
                <w:rFonts w:ascii="Times New Roman" w:hAnsi="Times New Roman"/>
                <w:bCs/>
                <w:sz w:val="16"/>
                <w:szCs w:val="16"/>
              </w:rPr>
            </w:pPr>
            <w:hyperlink r:id="rId2724" w:history="1">
              <w:r w:rsidR="0046621C" w:rsidRPr="0046621C">
                <w:rPr>
                  <w:rStyle w:val="Hyperlink"/>
                  <w:rFonts w:ascii="Times New Roman" w:hAnsi="Times New Roman"/>
                  <w:b/>
                  <w:bCs/>
                  <w:sz w:val="16"/>
                  <w:szCs w:val="16"/>
                </w:rPr>
                <w:t>R1-1803604</w:t>
              </w:r>
            </w:hyperlink>
          </w:p>
        </w:tc>
        <w:tc>
          <w:tcPr>
            <w:tcW w:w="2741" w:type="dxa"/>
          </w:tcPr>
          <w:p w14:paraId="4F7FA576" w14:textId="1187A7A0"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UE feature list</w:t>
            </w:r>
          </w:p>
        </w:tc>
        <w:tc>
          <w:tcPr>
            <w:tcW w:w="1298" w:type="dxa"/>
          </w:tcPr>
          <w:p w14:paraId="6EFB9115" w14:textId="1C3660C5" w:rsidR="0046621C" w:rsidRPr="0046621C" w:rsidRDefault="0046621C" w:rsidP="0046621C">
            <w:pPr>
              <w:rPr>
                <w:rFonts w:ascii="Times New Roman" w:hAnsi="Times New Roman"/>
                <w:sz w:val="16"/>
                <w:szCs w:val="16"/>
              </w:rPr>
            </w:pPr>
            <w:r w:rsidRPr="0046621C">
              <w:rPr>
                <w:rFonts w:ascii="Times New Roman" w:hAnsi="Times New Roman"/>
                <w:sz w:val="16"/>
                <w:szCs w:val="16"/>
              </w:rPr>
              <w:t>RAN4, NTT DOCOMO, Intel</w:t>
            </w:r>
          </w:p>
        </w:tc>
        <w:tc>
          <w:tcPr>
            <w:tcW w:w="838" w:type="dxa"/>
          </w:tcPr>
          <w:p w14:paraId="43F9BE14" w14:textId="2243854F" w:rsidR="0046621C" w:rsidRPr="0046621C" w:rsidRDefault="00603E09" w:rsidP="0046621C">
            <w:pPr>
              <w:rPr>
                <w:rFonts w:ascii="Times New Roman" w:hAnsi="Times New Roman"/>
                <w:bCs/>
                <w:sz w:val="16"/>
                <w:szCs w:val="16"/>
              </w:rPr>
            </w:pPr>
            <w:hyperlink r:id="rId2725" w:history="1">
              <w:r w:rsidR="0046621C" w:rsidRPr="0046621C">
                <w:rPr>
                  <w:rStyle w:val="Hyperlink"/>
                  <w:rFonts w:ascii="Times New Roman" w:hAnsi="Times New Roman"/>
                  <w:b/>
                  <w:bCs/>
                  <w:sz w:val="16"/>
                  <w:szCs w:val="16"/>
                </w:rPr>
                <w:t>Rel-15</w:t>
              </w:r>
            </w:hyperlink>
          </w:p>
        </w:tc>
        <w:tc>
          <w:tcPr>
            <w:tcW w:w="2793" w:type="dxa"/>
          </w:tcPr>
          <w:p w14:paraId="5EFDCB06" w14:textId="1DA874EE" w:rsidR="0046621C" w:rsidRPr="0046621C" w:rsidRDefault="00603E09" w:rsidP="0046621C">
            <w:pPr>
              <w:rPr>
                <w:rFonts w:ascii="Times New Roman" w:hAnsi="Times New Roman"/>
                <w:bCs/>
                <w:sz w:val="16"/>
                <w:szCs w:val="16"/>
              </w:rPr>
            </w:pPr>
            <w:hyperlink r:id="rId2726" w:history="1">
              <w:r w:rsidR="0046621C" w:rsidRPr="0046621C">
                <w:rPr>
                  <w:rStyle w:val="Hyperlink"/>
                  <w:rFonts w:ascii="Times New Roman" w:hAnsi="Times New Roman"/>
                  <w:b/>
                  <w:bCs/>
                  <w:sz w:val="16"/>
                  <w:szCs w:val="16"/>
                </w:rPr>
                <w:t>NR_newRAT-Core</w:t>
              </w:r>
            </w:hyperlink>
          </w:p>
        </w:tc>
        <w:tc>
          <w:tcPr>
            <w:tcW w:w="1081" w:type="dxa"/>
          </w:tcPr>
          <w:p w14:paraId="49628324" w14:textId="7E1BCD81"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634DCD60" w14:textId="0BA7C2D4" w:rsidR="0046621C" w:rsidRPr="0046621C" w:rsidRDefault="0046621C" w:rsidP="0046621C">
            <w:pPr>
              <w:rPr>
                <w:rFonts w:ascii="Times New Roman" w:hAnsi="Times New Roman"/>
                <w:sz w:val="16"/>
                <w:szCs w:val="16"/>
              </w:rPr>
            </w:pPr>
            <w:r w:rsidRPr="0046621C">
              <w:rPr>
                <w:rFonts w:ascii="Times New Roman" w:hAnsi="Times New Roman"/>
                <w:sz w:val="16"/>
                <w:szCs w:val="16"/>
              </w:rPr>
              <w:t>RAN1, RAN2</w:t>
            </w:r>
          </w:p>
        </w:tc>
        <w:tc>
          <w:tcPr>
            <w:tcW w:w="1002" w:type="dxa"/>
          </w:tcPr>
          <w:p w14:paraId="3ACCB8C9" w14:textId="3DEA0752" w:rsidR="0046621C" w:rsidRPr="0046621C" w:rsidRDefault="0046621C" w:rsidP="0046621C">
            <w:pPr>
              <w:rPr>
                <w:rFonts w:ascii="Times New Roman" w:hAnsi="Times New Roman"/>
                <w:sz w:val="16"/>
                <w:szCs w:val="16"/>
              </w:rPr>
            </w:pPr>
            <w:r w:rsidRPr="0046621C">
              <w:rPr>
                <w:rFonts w:ascii="Times New Roman" w:hAnsi="Times New Roman"/>
                <w:sz w:val="16"/>
                <w:szCs w:val="16"/>
              </w:rPr>
              <w:t>RAN3</w:t>
            </w:r>
          </w:p>
        </w:tc>
        <w:tc>
          <w:tcPr>
            <w:tcW w:w="1141" w:type="dxa"/>
          </w:tcPr>
          <w:p w14:paraId="5AD9D9D9" w14:textId="5627B97E" w:rsidR="0046621C" w:rsidRPr="0046621C" w:rsidRDefault="0046621C" w:rsidP="0046621C">
            <w:pPr>
              <w:rPr>
                <w:rFonts w:ascii="Times New Roman" w:hAnsi="Times New Roman"/>
                <w:sz w:val="16"/>
                <w:szCs w:val="16"/>
              </w:rPr>
            </w:pPr>
            <w:r w:rsidRPr="0046621C">
              <w:rPr>
                <w:rFonts w:ascii="Times New Roman" w:hAnsi="Times New Roman"/>
                <w:sz w:val="16"/>
                <w:szCs w:val="16"/>
              </w:rPr>
              <w:t>R4-1803564</w:t>
            </w:r>
          </w:p>
        </w:tc>
        <w:tc>
          <w:tcPr>
            <w:tcW w:w="1077" w:type="dxa"/>
          </w:tcPr>
          <w:p w14:paraId="72874A12" w14:textId="4D03F568"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243EABBB" w14:textId="77777777" w:rsidTr="00047813">
        <w:trPr>
          <w:trHeight w:val="20"/>
          <w:jc w:val="center"/>
        </w:trPr>
        <w:tc>
          <w:tcPr>
            <w:tcW w:w="1077" w:type="dxa"/>
          </w:tcPr>
          <w:p w14:paraId="5CF947AE" w14:textId="6D2B2F85" w:rsidR="0046621C" w:rsidRPr="0046621C" w:rsidRDefault="00603E09" w:rsidP="0046621C">
            <w:pPr>
              <w:rPr>
                <w:rFonts w:ascii="Times New Roman" w:hAnsi="Times New Roman"/>
                <w:bCs/>
                <w:sz w:val="16"/>
                <w:szCs w:val="16"/>
              </w:rPr>
            </w:pPr>
            <w:hyperlink r:id="rId2727" w:history="1">
              <w:r w:rsidR="0046621C" w:rsidRPr="0046621C">
                <w:rPr>
                  <w:rStyle w:val="Hyperlink"/>
                  <w:rFonts w:ascii="Times New Roman" w:hAnsi="Times New Roman"/>
                  <w:b/>
                  <w:bCs/>
                  <w:sz w:val="16"/>
                  <w:szCs w:val="16"/>
                </w:rPr>
                <w:t>R1-1803605</w:t>
              </w:r>
            </w:hyperlink>
          </w:p>
        </w:tc>
        <w:tc>
          <w:tcPr>
            <w:tcW w:w="2741" w:type="dxa"/>
          </w:tcPr>
          <w:p w14:paraId="623FC6A9" w14:textId="2CCAE5DF" w:rsidR="0046621C" w:rsidRPr="0046621C" w:rsidRDefault="0046621C" w:rsidP="0046621C">
            <w:pPr>
              <w:rPr>
                <w:rFonts w:ascii="Times New Roman" w:hAnsi="Times New Roman"/>
                <w:sz w:val="16"/>
                <w:szCs w:val="16"/>
              </w:rPr>
            </w:pPr>
            <w:r w:rsidRPr="0046621C">
              <w:rPr>
                <w:rFonts w:ascii="Times New Roman" w:hAnsi="Times New Roman"/>
                <w:sz w:val="16"/>
                <w:szCs w:val="16"/>
              </w:rPr>
              <w:t>Acquisition of N_(TA_Offset) for Uplink Transmission</w:t>
            </w:r>
          </w:p>
        </w:tc>
        <w:tc>
          <w:tcPr>
            <w:tcW w:w="1298" w:type="dxa"/>
          </w:tcPr>
          <w:p w14:paraId="43B5232D" w14:textId="7EE16CDB" w:rsidR="0046621C" w:rsidRPr="0046621C" w:rsidRDefault="0046621C" w:rsidP="0046621C">
            <w:pPr>
              <w:rPr>
                <w:rFonts w:ascii="Times New Roman" w:hAnsi="Times New Roman"/>
                <w:sz w:val="16"/>
                <w:szCs w:val="16"/>
              </w:rPr>
            </w:pPr>
            <w:r w:rsidRPr="0046621C">
              <w:rPr>
                <w:rFonts w:ascii="Times New Roman" w:hAnsi="Times New Roman"/>
                <w:sz w:val="16"/>
                <w:szCs w:val="16"/>
              </w:rPr>
              <w:t>RAN4, Ericsson</w:t>
            </w:r>
          </w:p>
        </w:tc>
        <w:tc>
          <w:tcPr>
            <w:tcW w:w="838" w:type="dxa"/>
          </w:tcPr>
          <w:p w14:paraId="171350C3" w14:textId="135DFD32" w:rsidR="0046621C" w:rsidRPr="0046621C" w:rsidRDefault="00603E09" w:rsidP="0046621C">
            <w:pPr>
              <w:rPr>
                <w:rFonts w:ascii="Times New Roman" w:hAnsi="Times New Roman"/>
                <w:bCs/>
                <w:sz w:val="16"/>
                <w:szCs w:val="16"/>
              </w:rPr>
            </w:pPr>
            <w:hyperlink r:id="rId2728" w:history="1">
              <w:r w:rsidR="0046621C" w:rsidRPr="0046621C">
                <w:rPr>
                  <w:rStyle w:val="Hyperlink"/>
                  <w:rFonts w:ascii="Times New Roman" w:hAnsi="Times New Roman"/>
                  <w:b/>
                  <w:bCs/>
                  <w:sz w:val="16"/>
                  <w:szCs w:val="16"/>
                </w:rPr>
                <w:t>Rel-15</w:t>
              </w:r>
            </w:hyperlink>
          </w:p>
        </w:tc>
        <w:tc>
          <w:tcPr>
            <w:tcW w:w="2793" w:type="dxa"/>
          </w:tcPr>
          <w:p w14:paraId="5B0E1364" w14:textId="629A8ADA" w:rsidR="0046621C" w:rsidRPr="0046621C" w:rsidRDefault="00603E09" w:rsidP="0046621C">
            <w:pPr>
              <w:rPr>
                <w:rFonts w:ascii="Times New Roman" w:hAnsi="Times New Roman"/>
                <w:bCs/>
                <w:sz w:val="16"/>
                <w:szCs w:val="16"/>
              </w:rPr>
            </w:pPr>
            <w:hyperlink r:id="rId2729" w:history="1">
              <w:r w:rsidR="0046621C" w:rsidRPr="0046621C">
                <w:rPr>
                  <w:rStyle w:val="Hyperlink"/>
                  <w:rFonts w:ascii="Times New Roman" w:hAnsi="Times New Roman"/>
                  <w:b/>
                  <w:bCs/>
                  <w:sz w:val="16"/>
                  <w:szCs w:val="16"/>
                </w:rPr>
                <w:t>NR_newRAT-Core</w:t>
              </w:r>
            </w:hyperlink>
          </w:p>
        </w:tc>
        <w:tc>
          <w:tcPr>
            <w:tcW w:w="1081" w:type="dxa"/>
          </w:tcPr>
          <w:p w14:paraId="460AD944" w14:textId="2BEA806F"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293DDBCC" w14:textId="5E4DDA25" w:rsidR="0046621C" w:rsidRPr="0046621C" w:rsidRDefault="0046621C" w:rsidP="0046621C">
            <w:pPr>
              <w:rPr>
                <w:rFonts w:ascii="Times New Roman" w:hAnsi="Times New Roman"/>
                <w:sz w:val="16"/>
                <w:szCs w:val="16"/>
              </w:rPr>
            </w:pPr>
            <w:r w:rsidRPr="0046621C">
              <w:rPr>
                <w:rFonts w:ascii="Times New Roman" w:hAnsi="Times New Roman"/>
                <w:sz w:val="16"/>
                <w:szCs w:val="16"/>
              </w:rPr>
              <w:t>RAN2</w:t>
            </w:r>
          </w:p>
        </w:tc>
        <w:tc>
          <w:tcPr>
            <w:tcW w:w="1002" w:type="dxa"/>
          </w:tcPr>
          <w:p w14:paraId="4525EFA2" w14:textId="6BB6A3A4"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141" w:type="dxa"/>
          </w:tcPr>
          <w:p w14:paraId="5B67017A" w14:textId="58B0C17D" w:rsidR="0046621C" w:rsidRPr="0046621C" w:rsidRDefault="0046621C" w:rsidP="0046621C">
            <w:pPr>
              <w:rPr>
                <w:rFonts w:ascii="Times New Roman" w:hAnsi="Times New Roman"/>
                <w:sz w:val="16"/>
                <w:szCs w:val="16"/>
              </w:rPr>
            </w:pPr>
            <w:r w:rsidRPr="0046621C">
              <w:rPr>
                <w:rFonts w:ascii="Times New Roman" w:hAnsi="Times New Roman"/>
                <w:sz w:val="16"/>
                <w:szCs w:val="16"/>
              </w:rPr>
              <w:t>R4-1803570</w:t>
            </w:r>
          </w:p>
        </w:tc>
        <w:tc>
          <w:tcPr>
            <w:tcW w:w="1077" w:type="dxa"/>
          </w:tcPr>
          <w:p w14:paraId="19B0872E" w14:textId="0FFBBC71"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082FAEE2" w14:textId="77777777" w:rsidTr="00047813">
        <w:trPr>
          <w:trHeight w:val="20"/>
          <w:jc w:val="center"/>
        </w:trPr>
        <w:tc>
          <w:tcPr>
            <w:tcW w:w="1077" w:type="dxa"/>
          </w:tcPr>
          <w:p w14:paraId="711B0F9A" w14:textId="291A0D63" w:rsidR="0046621C" w:rsidRPr="0046621C" w:rsidRDefault="00603E09" w:rsidP="0046621C">
            <w:pPr>
              <w:rPr>
                <w:rFonts w:ascii="Times New Roman" w:hAnsi="Times New Roman"/>
                <w:bCs/>
                <w:sz w:val="16"/>
                <w:szCs w:val="16"/>
              </w:rPr>
            </w:pPr>
            <w:hyperlink r:id="rId2730" w:history="1">
              <w:r w:rsidR="0046621C" w:rsidRPr="0046621C">
                <w:rPr>
                  <w:rStyle w:val="Hyperlink"/>
                  <w:rFonts w:ascii="Times New Roman" w:hAnsi="Times New Roman"/>
                  <w:b/>
                  <w:bCs/>
                  <w:sz w:val="16"/>
                  <w:szCs w:val="16"/>
                </w:rPr>
                <w:t>R1-1805264</w:t>
              </w:r>
            </w:hyperlink>
          </w:p>
        </w:tc>
        <w:tc>
          <w:tcPr>
            <w:tcW w:w="2741" w:type="dxa"/>
          </w:tcPr>
          <w:p w14:paraId="36327551" w14:textId="6780644E"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RAN2 agreements on RRM</w:t>
            </w:r>
          </w:p>
        </w:tc>
        <w:tc>
          <w:tcPr>
            <w:tcW w:w="1298" w:type="dxa"/>
          </w:tcPr>
          <w:p w14:paraId="48CB6D55" w14:textId="43950044" w:rsidR="0046621C" w:rsidRPr="0046621C" w:rsidRDefault="0046621C" w:rsidP="0046621C">
            <w:pPr>
              <w:rPr>
                <w:rFonts w:ascii="Times New Roman" w:hAnsi="Times New Roman"/>
                <w:sz w:val="16"/>
                <w:szCs w:val="16"/>
              </w:rPr>
            </w:pPr>
            <w:r w:rsidRPr="0046621C">
              <w:rPr>
                <w:rFonts w:ascii="Times New Roman" w:hAnsi="Times New Roman"/>
                <w:sz w:val="16"/>
                <w:szCs w:val="16"/>
              </w:rPr>
              <w:t>RAN2, Huawei</w:t>
            </w:r>
          </w:p>
        </w:tc>
        <w:tc>
          <w:tcPr>
            <w:tcW w:w="838" w:type="dxa"/>
          </w:tcPr>
          <w:p w14:paraId="3F2E259A" w14:textId="17C7244F" w:rsidR="0046621C" w:rsidRPr="0046621C" w:rsidRDefault="00603E09" w:rsidP="0046621C">
            <w:pPr>
              <w:rPr>
                <w:rFonts w:ascii="Times New Roman" w:hAnsi="Times New Roman"/>
                <w:bCs/>
                <w:sz w:val="16"/>
                <w:szCs w:val="16"/>
              </w:rPr>
            </w:pPr>
            <w:hyperlink r:id="rId2731" w:history="1">
              <w:r w:rsidR="0046621C" w:rsidRPr="0046621C">
                <w:rPr>
                  <w:rStyle w:val="Hyperlink"/>
                  <w:rFonts w:ascii="Times New Roman" w:hAnsi="Times New Roman"/>
                  <w:b/>
                  <w:bCs/>
                  <w:sz w:val="16"/>
                  <w:szCs w:val="16"/>
                </w:rPr>
                <w:t>Rel-15</w:t>
              </w:r>
            </w:hyperlink>
          </w:p>
        </w:tc>
        <w:tc>
          <w:tcPr>
            <w:tcW w:w="2793" w:type="dxa"/>
          </w:tcPr>
          <w:p w14:paraId="686568F9" w14:textId="5DCDB678" w:rsidR="0046621C" w:rsidRPr="0046621C" w:rsidRDefault="00603E09" w:rsidP="0046621C">
            <w:pPr>
              <w:rPr>
                <w:rFonts w:ascii="Times New Roman" w:hAnsi="Times New Roman"/>
                <w:bCs/>
                <w:sz w:val="16"/>
                <w:szCs w:val="16"/>
              </w:rPr>
            </w:pPr>
            <w:hyperlink r:id="rId2732" w:history="1">
              <w:r w:rsidR="0046621C" w:rsidRPr="0046621C">
                <w:rPr>
                  <w:rStyle w:val="Hyperlink"/>
                  <w:rFonts w:ascii="Times New Roman" w:hAnsi="Times New Roman"/>
                  <w:b/>
                  <w:bCs/>
                  <w:sz w:val="16"/>
                  <w:szCs w:val="16"/>
                </w:rPr>
                <w:t>NR_newRAT-Core</w:t>
              </w:r>
            </w:hyperlink>
          </w:p>
        </w:tc>
        <w:tc>
          <w:tcPr>
            <w:tcW w:w="1081" w:type="dxa"/>
          </w:tcPr>
          <w:p w14:paraId="1579051B" w14:textId="47790155"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5EC59ED2" w14:textId="08350242" w:rsidR="0046621C" w:rsidRPr="0046621C" w:rsidRDefault="0046621C" w:rsidP="0046621C">
            <w:pPr>
              <w:rPr>
                <w:rFonts w:ascii="Times New Roman" w:hAnsi="Times New Roman"/>
                <w:sz w:val="16"/>
                <w:szCs w:val="16"/>
              </w:rPr>
            </w:pPr>
            <w:r w:rsidRPr="0046621C">
              <w:rPr>
                <w:rFonts w:ascii="Times New Roman" w:hAnsi="Times New Roman"/>
                <w:sz w:val="16"/>
                <w:szCs w:val="16"/>
              </w:rPr>
              <w:t>RAN1, RAN4</w:t>
            </w:r>
          </w:p>
        </w:tc>
        <w:tc>
          <w:tcPr>
            <w:tcW w:w="1002" w:type="dxa"/>
          </w:tcPr>
          <w:p w14:paraId="5E6AB91A" w14:textId="74A4526C"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3F4BF9FB" w14:textId="5EFAFF21" w:rsidR="0046621C" w:rsidRPr="0046621C" w:rsidRDefault="0046621C" w:rsidP="0046621C">
            <w:pPr>
              <w:rPr>
                <w:rFonts w:ascii="Times New Roman" w:hAnsi="Times New Roman"/>
                <w:sz w:val="16"/>
                <w:szCs w:val="16"/>
              </w:rPr>
            </w:pPr>
            <w:r w:rsidRPr="0046621C">
              <w:rPr>
                <w:rFonts w:ascii="Times New Roman" w:hAnsi="Times New Roman"/>
                <w:sz w:val="16"/>
                <w:szCs w:val="16"/>
              </w:rPr>
              <w:t>R2-1804103</w:t>
            </w:r>
          </w:p>
        </w:tc>
        <w:tc>
          <w:tcPr>
            <w:tcW w:w="1077" w:type="dxa"/>
          </w:tcPr>
          <w:p w14:paraId="60C1DC5C" w14:textId="5E1A859B"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4985AA6A" w14:textId="77777777" w:rsidTr="00047813">
        <w:trPr>
          <w:trHeight w:val="20"/>
          <w:jc w:val="center"/>
        </w:trPr>
        <w:tc>
          <w:tcPr>
            <w:tcW w:w="1077" w:type="dxa"/>
          </w:tcPr>
          <w:p w14:paraId="20DBDCEC" w14:textId="46381B2D" w:rsidR="0046621C" w:rsidRPr="0046621C" w:rsidRDefault="00603E09" w:rsidP="0046621C">
            <w:pPr>
              <w:rPr>
                <w:rFonts w:ascii="Times New Roman" w:hAnsi="Times New Roman"/>
                <w:bCs/>
                <w:sz w:val="16"/>
                <w:szCs w:val="16"/>
              </w:rPr>
            </w:pPr>
            <w:hyperlink r:id="rId2733" w:history="1">
              <w:r w:rsidR="0046621C" w:rsidRPr="0046621C">
                <w:rPr>
                  <w:rStyle w:val="Hyperlink"/>
                  <w:rFonts w:ascii="Times New Roman" w:hAnsi="Times New Roman"/>
                  <w:b/>
                  <w:bCs/>
                  <w:sz w:val="16"/>
                  <w:szCs w:val="16"/>
                </w:rPr>
                <w:t>R1-1805380</w:t>
              </w:r>
            </w:hyperlink>
          </w:p>
        </w:tc>
        <w:tc>
          <w:tcPr>
            <w:tcW w:w="2741" w:type="dxa"/>
          </w:tcPr>
          <w:p w14:paraId="2DB72047" w14:textId="71776B74" w:rsidR="0046621C" w:rsidRPr="0046621C" w:rsidRDefault="0046621C" w:rsidP="0046621C">
            <w:pPr>
              <w:rPr>
                <w:rFonts w:ascii="Times New Roman" w:hAnsi="Times New Roman"/>
                <w:sz w:val="16"/>
                <w:szCs w:val="16"/>
              </w:rPr>
            </w:pPr>
            <w:r w:rsidRPr="0046621C">
              <w:rPr>
                <w:rFonts w:ascii="Times New Roman" w:hAnsi="Times New Roman"/>
                <w:sz w:val="16"/>
                <w:szCs w:val="16"/>
              </w:rPr>
              <w:t>Reply LS on PC5 transmission mechanism selection</w:t>
            </w:r>
          </w:p>
        </w:tc>
        <w:tc>
          <w:tcPr>
            <w:tcW w:w="1298" w:type="dxa"/>
          </w:tcPr>
          <w:p w14:paraId="655E15C3" w14:textId="0D6246BE" w:rsidR="0046621C" w:rsidRPr="0046621C" w:rsidRDefault="0046621C" w:rsidP="0046621C">
            <w:pPr>
              <w:rPr>
                <w:rFonts w:ascii="Times New Roman" w:hAnsi="Times New Roman"/>
                <w:sz w:val="16"/>
                <w:szCs w:val="16"/>
              </w:rPr>
            </w:pPr>
            <w:r w:rsidRPr="0046621C">
              <w:rPr>
                <w:rFonts w:ascii="Times New Roman" w:hAnsi="Times New Roman"/>
                <w:sz w:val="16"/>
                <w:szCs w:val="16"/>
              </w:rPr>
              <w:t>SA2, LG Electronics</w:t>
            </w:r>
          </w:p>
        </w:tc>
        <w:tc>
          <w:tcPr>
            <w:tcW w:w="838" w:type="dxa"/>
          </w:tcPr>
          <w:p w14:paraId="6575CF1A" w14:textId="4DC8A691" w:rsidR="0046621C" w:rsidRPr="0046621C" w:rsidRDefault="00603E09" w:rsidP="0046621C">
            <w:pPr>
              <w:rPr>
                <w:rFonts w:ascii="Times New Roman" w:hAnsi="Times New Roman"/>
                <w:bCs/>
                <w:sz w:val="16"/>
                <w:szCs w:val="16"/>
              </w:rPr>
            </w:pPr>
            <w:hyperlink r:id="rId2734" w:history="1">
              <w:r w:rsidR="0046621C" w:rsidRPr="0046621C">
                <w:rPr>
                  <w:rStyle w:val="Hyperlink"/>
                  <w:rFonts w:ascii="Times New Roman" w:hAnsi="Times New Roman"/>
                  <w:b/>
                  <w:bCs/>
                  <w:sz w:val="16"/>
                  <w:szCs w:val="16"/>
                </w:rPr>
                <w:t>Rel-15</w:t>
              </w:r>
            </w:hyperlink>
          </w:p>
        </w:tc>
        <w:tc>
          <w:tcPr>
            <w:tcW w:w="2793" w:type="dxa"/>
          </w:tcPr>
          <w:p w14:paraId="7396FC8C" w14:textId="37DDFB4D" w:rsidR="0046621C" w:rsidRPr="0046621C" w:rsidRDefault="00603E09" w:rsidP="0046621C">
            <w:pPr>
              <w:rPr>
                <w:rFonts w:ascii="Times New Roman" w:hAnsi="Times New Roman"/>
                <w:bCs/>
                <w:sz w:val="16"/>
                <w:szCs w:val="16"/>
              </w:rPr>
            </w:pPr>
            <w:hyperlink r:id="rId2735" w:history="1">
              <w:r w:rsidR="0046621C" w:rsidRPr="0046621C">
                <w:rPr>
                  <w:rStyle w:val="Hyperlink"/>
                  <w:rFonts w:ascii="Times New Roman" w:hAnsi="Times New Roman"/>
                  <w:b/>
                  <w:bCs/>
                  <w:sz w:val="16"/>
                  <w:szCs w:val="16"/>
                </w:rPr>
                <w:t>LTE_eV2X-Core</w:t>
              </w:r>
            </w:hyperlink>
          </w:p>
        </w:tc>
        <w:tc>
          <w:tcPr>
            <w:tcW w:w="1081" w:type="dxa"/>
          </w:tcPr>
          <w:p w14:paraId="02637A7A" w14:textId="3A846560"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3D5E5849" w14:textId="0431D418"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676DCAAD" w14:textId="06A24363"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7A053DBD" w14:textId="19FFD5F4" w:rsidR="0046621C" w:rsidRPr="0046621C" w:rsidRDefault="0046621C" w:rsidP="0046621C">
            <w:pPr>
              <w:rPr>
                <w:rFonts w:ascii="Times New Roman" w:hAnsi="Times New Roman"/>
                <w:sz w:val="16"/>
                <w:szCs w:val="16"/>
              </w:rPr>
            </w:pPr>
            <w:r w:rsidRPr="0046621C">
              <w:rPr>
                <w:rFonts w:ascii="Times New Roman" w:hAnsi="Times New Roman"/>
                <w:sz w:val="16"/>
                <w:szCs w:val="16"/>
              </w:rPr>
              <w:t>S2-183968</w:t>
            </w:r>
          </w:p>
        </w:tc>
        <w:tc>
          <w:tcPr>
            <w:tcW w:w="1077" w:type="dxa"/>
          </w:tcPr>
          <w:p w14:paraId="361E7545" w14:textId="06BFB2D5"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731D3CBB" w14:textId="77777777" w:rsidTr="00047813">
        <w:trPr>
          <w:trHeight w:val="20"/>
          <w:jc w:val="center"/>
        </w:trPr>
        <w:tc>
          <w:tcPr>
            <w:tcW w:w="1077" w:type="dxa"/>
          </w:tcPr>
          <w:p w14:paraId="08BB3E50" w14:textId="0E409568" w:rsidR="0046621C" w:rsidRPr="0046621C" w:rsidRDefault="00603E09" w:rsidP="0046621C">
            <w:pPr>
              <w:rPr>
                <w:rFonts w:ascii="Times New Roman" w:hAnsi="Times New Roman"/>
                <w:bCs/>
                <w:sz w:val="16"/>
                <w:szCs w:val="16"/>
              </w:rPr>
            </w:pPr>
            <w:hyperlink r:id="rId2736" w:history="1">
              <w:r w:rsidR="0046621C" w:rsidRPr="0046621C">
                <w:rPr>
                  <w:rStyle w:val="Hyperlink"/>
                  <w:rFonts w:ascii="Times New Roman" w:hAnsi="Times New Roman"/>
                  <w:b/>
                  <w:bCs/>
                  <w:sz w:val="16"/>
                  <w:szCs w:val="16"/>
                </w:rPr>
                <w:t>R1-1805520</w:t>
              </w:r>
            </w:hyperlink>
          </w:p>
        </w:tc>
        <w:tc>
          <w:tcPr>
            <w:tcW w:w="2741" w:type="dxa"/>
          </w:tcPr>
          <w:p w14:paraId="12523FE8" w14:textId="5EB07AF7"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L2 measurement specification for NR in R15</w:t>
            </w:r>
          </w:p>
        </w:tc>
        <w:tc>
          <w:tcPr>
            <w:tcW w:w="1298" w:type="dxa"/>
          </w:tcPr>
          <w:p w14:paraId="786A6DA3" w14:textId="336A3ACF" w:rsidR="0046621C" w:rsidRPr="0046621C" w:rsidRDefault="0046621C" w:rsidP="0046621C">
            <w:pPr>
              <w:rPr>
                <w:rFonts w:ascii="Times New Roman" w:hAnsi="Times New Roman"/>
                <w:sz w:val="16"/>
                <w:szCs w:val="16"/>
              </w:rPr>
            </w:pPr>
            <w:r w:rsidRPr="0046621C">
              <w:rPr>
                <w:rFonts w:ascii="Times New Roman" w:hAnsi="Times New Roman"/>
                <w:sz w:val="16"/>
                <w:szCs w:val="16"/>
              </w:rPr>
              <w:t>SA5, Ericsson</w:t>
            </w:r>
          </w:p>
        </w:tc>
        <w:tc>
          <w:tcPr>
            <w:tcW w:w="838" w:type="dxa"/>
          </w:tcPr>
          <w:p w14:paraId="25FCF58F" w14:textId="25AAE789" w:rsidR="0046621C" w:rsidRPr="0046621C" w:rsidRDefault="00603E09" w:rsidP="0046621C">
            <w:pPr>
              <w:rPr>
                <w:rFonts w:ascii="Times New Roman" w:hAnsi="Times New Roman"/>
                <w:bCs/>
                <w:sz w:val="16"/>
                <w:szCs w:val="16"/>
              </w:rPr>
            </w:pPr>
            <w:hyperlink r:id="rId2737" w:history="1">
              <w:r w:rsidR="0046621C" w:rsidRPr="0046621C">
                <w:rPr>
                  <w:rStyle w:val="Hyperlink"/>
                  <w:rFonts w:ascii="Times New Roman" w:hAnsi="Times New Roman"/>
                  <w:b/>
                  <w:bCs/>
                  <w:sz w:val="16"/>
                  <w:szCs w:val="16"/>
                </w:rPr>
                <w:t>Rel-15</w:t>
              </w:r>
            </w:hyperlink>
          </w:p>
        </w:tc>
        <w:tc>
          <w:tcPr>
            <w:tcW w:w="2793" w:type="dxa"/>
          </w:tcPr>
          <w:p w14:paraId="746545CA" w14:textId="59FE8D6A" w:rsidR="0046621C" w:rsidRPr="0046621C" w:rsidRDefault="00603E09" w:rsidP="0046621C">
            <w:pPr>
              <w:rPr>
                <w:rFonts w:ascii="Times New Roman" w:hAnsi="Times New Roman"/>
                <w:bCs/>
                <w:sz w:val="16"/>
                <w:szCs w:val="16"/>
              </w:rPr>
            </w:pPr>
            <w:hyperlink r:id="rId2738" w:history="1">
              <w:r w:rsidR="0046621C" w:rsidRPr="0046621C">
                <w:rPr>
                  <w:rStyle w:val="Hyperlink"/>
                  <w:rFonts w:ascii="Times New Roman" w:hAnsi="Times New Roman"/>
                  <w:b/>
                  <w:bCs/>
                  <w:sz w:val="16"/>
                  <w:szCs w:val="16"/>
                </w:rPr>
                <w:t>NETSLICE-ADPM5G</w:t>
              </w:r>
            </w:hyperlink>
          </w:p>
        </w:tc>
        <w:tc>
          <w:tcPr>
            <w:tcW w:w="1081" w:type="dxa"/>
          </w:tcPr>
          <w:p w14:paraId="6C33443A" w14:textId="033C49E8"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05CD4A01" w14:textId="3AEC096C" w:rsidR="0046621C" w:rsidRPr="0046621C" w:rsidRDefault="0046621C" w:rsidP="0046621C">
            <w:pPr>
              <w:rPr>
                <w:rFonts w:ascii="Times New Roman" w:hAnsi="Times New Roman"/>
                <w:sz w:val="16"/>
                <w:szCs w:val="16"/>
              </w:rPr>
            </w:pPr>
            <w:r w:rsidRPr="0046621C">
              <w:rPr>
                <w:rFonts w:ascii="Times New Roman" w:hAnsi="Times New Roman"/>
                <w:sz w:val="16"/>
                <w:szCs w:val="16"/>
              </w:rPr>
              <w:t>RAN2</w:t>
            </w:r>
          </w:p>
        </w:tc>
        <w:tc>
          <w:tcPr>
            <w:tcW w:w="1002" w:type="dxa"/>
          </w:tcPr>
          <w:p w14:paraId="2F9CAF41" w14:textId="0C323A4C"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141" w:type="dxa"/>
          </w:tcPr>
          <w:p w14:paraId="28FC0E81" w14:textId="7DF339B7" w:rsidR="0046621C" w:rsidRPr="0046621C" w:rsidRDefault="0046621C" w:rsidP="0046621C">
            <w:pPr>
              <w:rPr>
                <w:rFonts w:ascii="Times New Roman" w:hAnsi="Times New Roman"/>
                <w:sz w:val="16"/>
                <w:szCs w:val="16"/>
              </w:rPr>
            </w:pPr>
            <w:r w:rsidRPr="0046621C">
              <w:rPr>
                <w:rFonts w:ascii="Times New Roman" w:hAnsi="Times New Roman"/>
                <w:sz w:val="16"/>
                <w:szCs w:val="16"/>
              </w:rPr>
              <w:t>S5-182574</w:t>
            </w:r>
          </w:p>
        </w:tc>
        <w:tc>
          <w:tcPr>
            <w:tcW w:w="1077" w:type="dxa"/>
          </w:tcPr>
          <w:p w14:paraId="68C5460D" w14:textId="76FA25F3"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24F26C61" w14:textId="77777777" w:rsidTr="00047813">
        <w:trPr>
          <w:trHeight w:val="20"/>
          <w:jc w:val="center"/>
        </w:trPr>
        <w:tc>
          <w:tcPr>
            <w:tcW w:w="1077" w:type="dxa"/>
          </w:tcPr>
          <w:p w14:paraId="1EA6E7FE" w14:textId="0D5EF251" w:rsidR="0046621C" w:rsidRPr="0046621C" w:rsidRDefault="00603E09" w:rsidP="0046621C">
            <w:pPr>
              <w:rPr>
                <w:rFonts w:ascii="Times New Roman" w:hAnsi="Times New Roman"/>
                <w:bCs/>
                <w:sz w:val="16"/>
                <w:szCs w:val="16"/>
              </w:rPr>
            </w:pPr>
            <w:hyperlink r:id="rId2739" w:history="1">
              <w:r w:rsidR="0046621C" w:rsidRPr="0046621C">
                <w:rPr>
                  <w:rStyle w:val="Hyperlink"/>
                  <w:rFonts w:ascii="Times New Roman" w:hAnsi="Times New Roman"/>
                  <w:b/>
                  <w:bCs/>
                  <w:sz w:val="16"/>
                  <w:szCs w:val="16"/>
                </w:rPr>
                <w:t>R1-1805523</w:t>
              </w:r>
            </w:hyperlink>
          </w:p>
        </w:tc>
        <w:tc>
          <w:tcPr>
            <w:tcW w:w="2741" w:type="dxa"/>
          </w:tcPr>
          <w:p w14:paraId="041EBC9D" w14:textId="0E82BC1C"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the transmission of video over PC5 interface</w:t>
            </w:r>
          </w:p>
        </w:tc>
        <w:tc>
          <w:tcPr>
            <w:tcW w:w="1298" w:type="dxa"/>
          </w:tcPr>
          <w:p w14:paraId="2A369580" w14:textId="487737DE" w:rsidR="0046621C" w:rsidRPr="0046621C" w:rsidRDefault="0046621C" w:rsidP="0046621C">
            <w:pPr>
              <w:rPr>
                <w:rFonts w:ascii="Times New Roman" w:hAnsi="Times New Roman"/>
                <w:sz w:val="16"/>
                <w:szCs w:val="16"/>
              </w:rPr>
            </w:pPr>
            <w:r w:rsidRPr="0046621C">
              <w:rPr>
                <w:rFonts w:ascii="Times New Roman" w:hAnsi="Times New Roman"/>
                <w:sz w:val="16"/>
                <w:szCs w:val="16"/>
              </w:rPr>
              <w:t>SA4, Samsung</w:t>
            </w:r>
          </w:p>
        </w:tc>
        <w:tc>
          <w:tcPr>
            <w:tcW w:w="838" w:type="dxa"/>
          </w:tcPr>
          <w:p w14:paraId="0B120766" w14:textId="28814AF6" w:rsidR="0046621C" w:rsidRPr="0046621C" w:rsidRDefault="00603E09" w:rsidP="0046621C">
            <w:pPr>
              <w:rPr>
                <w:rFonts w:ascii="Times New Roman" w:hAnsi="Times New Roman"/>
                <w:bCs/>
                <w:sz w:val="16"/>
                <w:szCs w:val="16"/>
              </w:rPr>
            </w:pPr>
            <w:hyperlink r:id="rId2740" w:history="1">
              <w:r w:rsidR="0046621C" w:rsidRPr="0046621C">
                <w:rPr>
                  <w:rStyle w:val="Hyperlink"/>
                  <w:rFonts w:ascii="Times New Roman" w:hAnsi="Times New Roman"/>
                  <w:b/>
                  <w:bCs/>
                  <w:sz w:val="16"/>
                  <w:szCs w:val="16"/>
                </w:rPr>
                <w:t>Rel-15</w:t>
              </w:r>
            </w:hyperlink>
          </w:p>
        </w:tc>
        <w:tc>
          <w:tcPr>
            <w:tcW w:w="2793" w:type="dxa"/>
          </w:tcPr>
          <w:p w14:paraId="4DB29ADD" w14:textId="1584108C" w:rsidR="0046621C" w:rsidRPr="0046621C" w:rsidRDefault="00603E09" w:rsidP="0046621C">
            <w:pPr>
              <w:rPr>
                <w:rFonts w:ascii="Times New Roman" w:hAnsi="Times New Roman"/>
                <w:bCs/>
                <w:sz w:val="16"/>
                <w:szCs w:val="16"/>
              </w:rPr>
            </w:pPr>
            <w:hyperlink r:id="rId2741" w:history="1">
              <w:r w:rsidR="0046621C" w:rsidRPr="0046621C">
                <w:rPr>
                  <w:rStyle w:val="Hyperlink"/>
                  <w:rFonts w:ascii="Times New Roman" w:hAnsi="Times New Roman"/>
                  <w:b/>
                  <w:bCs/>
                  <w:sz w:val="16"/>
                  <w:szCs w:val="16"/>
                </w:rPr>
                <w:t>FS_mV2X</w:t>
              </w:r>
            </w:hyperlink>
          </w:p>
        </w:tc>
        <w:tc>
          <w:tcPr>
            <w:tcW w:w="1081" w:type="dxa"/>
          </w:tcPr>
          <w:p w14:paraId="57EBDCB6" w14:textId="758EE0DF"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0E7F1673" w14:textId="0555C61F"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3C8CF592" w14:textId="469E5785" w:rsidR="0046621C" w:rsidRPr="0046621C" w:rsidRDefault="0046621C" w:rsidP="0046621C">
            <w:pPr>
              <w:rPr>
                <w:rFonts w:ascii="Times New Roman" w:hAnsi="Times New Roman"/>
                <w:sz w:val="16"/>
                <w:szCs w:val="16"/>
              </w:rPr>
            </w:pPr>
            <w:r w:rsidRPr="0046621C">
              <w:rPr>
                <w:rFonts w:ascii="Times New Roman" w:hAnsi="Times New Roman"/>
                <w:sz w:val="16"/>
                <w:szCs w:val="16"/>
              </w:rPr>
              <w:t>RAN2, SA1</w:t>
            </w:r>
          </w:p>
        </w:tc>
        <w:tc>
          <w:tcPr>
            <w:tcW w:w="1141" w:type="dxa"/>
          </w:tcPr>
          <w:p w14:paraId="06B5B9EF" w14:textId="4390755D" w:rsidR="0046621C" w:rsidRPr="0046621C" w:rsidRDefault="0046621C" w:rsidP="0046621C">
            <w:pPr>
              <w:rPr>
                <w:rFonts w:ascii="Times New Roman" w:hAnsi="Times New Roman"/>
                <w:sz w:val="16"/>
                <w:szCs w:val="16"/>
              </w:rPr>
            </w:pPr>
            <w:r w:rsidRPr="0046621C">
              <w:rPr>
                <w:rFonts w:ascii="Times New Roman" w:hAnsi="Times New Roman"/>
                <w:sz w:val="16"/>
                <w:szCs w:val="16"/>
              </w:rPr>
              <w:t>S4-180633</w:t>
            </w:r>
          </w:p>
        </w:tc>
        <w:tc>
          <w:tcPr>
            <w:tcW w:w="1077" w:type="dxa"/>
          </w:tcPr>
          <w:p w14:paraId="04AABBC7" w14:textId="17F347C8"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30170A2C" w14:textId="77777777" w:rsidTr="00047813">
        <w:trPr>
          <w:trHeight w:val="20"/>
          <w:jc w:val="center"/>
        </w:trPr>
        <w:tc>
          <w:tcPr>
            <w:tcW w:w="1077" w:type="dxa"/>
          </w:tcPr>
          <w:p w14:paraId="7730B7AE" w14:textId="20A7143F" w:rsidR="0046621C" w:rsidRPr="0046621C" w:rsidRDefault="00603E09" w:rsidP="0046621C">
            <w:pPr>
              <w:rPr>
                <w:rFonts w:ascii="Times New Roman" w:hAnsi="Times New Roman"/>
                <w:sz w:val="16"/>
                <w:szCs w:val="16"/>
              </w:rPr>
            </w:pPr>
            <w:hyperlink r:id="rId2742" w:history="1">
              <w:r w:rsidR="0046621C" w:rsidRPr="0046621C">
                <w:rPr>
                  <w:rStyle w:val="Hyperlink"/>
                  <w:rFonts w:ascii="Times New Roman" w:hAnsi="Times New Roman"/>
                  <w:b/>
                  <w:bCs/>
                  <w:sz w:val="16"/>
                  <w:szCs w:val="16"/>
                </w:rPr>
                <w:t>R1-1805576</w:t>
              </w:r>
            </w:hyperlink>
          </w:p>
        </w:tc>
        <w:tc>
          <w:tcPr>
            <w:tcW w:w="2741" w:type="dxa"/>
          </w:tcPr>
          <w:p w14:paraId="23038F2B" w14:textId="44C06B23" w:rsidR="0046621C" w:rsidRPr="0046621C" w:rsidRDefault="0046621C" w:rsidP="0046621C">
            <w:pPr>
              <w:rPr>
                <w:rFonts w:ascii="Times New Roman" w:hAnsi="Times New Roman"/>
                <w:sz w:val="16"/>
                <w:szCs w:val="16"/>
              </w:rPr>
            </w:pPr>
            <w:r w:rsidRPr="0046621C">
              <w:rPr>
                <w:rFonts w:ascii="Times New Roman" w:hAnsi="Times New Roman"/>
                <w:sz w:val="16"/>
                <w:szCs w:val="16"/>
              </w:rPr>
              <w:t>LS on NPRS design enhancement for colliding NPRS</w:t>
            </w:r>
          </w:p>
        </w:tc>
        <w:tc>
          <w:tcPr>
            <w:tcW w:w="1298" w:type="dxa"/>
          </w:tcPr>
          <w:p w14:paraId="5A981759" w14:textId="24DAE4AD" w:rsidR="0046621C" w:rsidRPr="0046621C" w:rsidRDefault="0046621C" w:rsidP="0046621C">
            <w:pPr>
              <w:rPr>
                <w:rFonts w:ascii="Times New Roman" w:hAnsi="Times New Roman"/>
                <w:sz w:val="16"/>
                <w:szCs w:val="16"/>
              </w:rPr>
            </w:pPr>
            <w:r w:rsidRPr="0046621C">
              <w:rPr>
                <w:rFonts w:ascii="Times New Roman" w:hAnsi="Times New Roman"/>
                <w:sz w:val="16"/>
                <w:szCs w:val="16"/>
              </w:rPr>
              <w:t>RAN4, Qualcomm</w:t>
            </w:r>
          </w:p>
        </w:tc>
        <w:tc>
          <w:tcPr>
            <w:tcW w:w="838" w:type="dxa"/>
          </w:tcPr>
          <w:p w14:paraId="17C48A0D" w14:textId="03259131" w:rsidR="0046621C" w:rsidRPr="0046621C" w:rsidRDefault="00603E09" w:rsidP="0046621C">
            <w:pPr>
              <w:rPr>
                <w:rFonts w:ascii="Times New Roman" w:hAnsi="Times New Roman"/>
                <w:sz w:val="16"/>
                <w:szCs w:val="16"/>
              </w:rPr>
            </w:pPr>
            <w:hyperlink r:id="rId2743" w:history="1">
              <w:r w:rsidR="0046621C" w:rsidRPr="0046621C">
                <w:rPr>
                  <w:rStyle w:val="Hyperlink"/>
                  <w:rFonts w:ascii="Times New Roman" w:hAnsi="Times New Roman"/>
                  <w:b/>
                  <w:bCs/>
                  <w:sz w:val="16"/>
                  <w:szCs w:val="16"/>
                </w:rPr>
                <w:t>Rel-14</w:t>
              </w:r>
            </w:hyperlink>
          </w:p>
        </w:tc>
        <w:tc>
          <w:tcPr>
            <w:tcW w:w="2793" w:type="dxa"/>
          </w:tcPr>
          <w:p w14:paraId="69F0CA98" w14:textId="067B9A10" w:rsidR="0046621C" w:rsidRPr="0046621C" w:rsidRDefault="00603E09" w:rsidP="0046621C">
            <w:pPr>
              <w:rPr>
                <w:rFonts w:ascii="Times New Roman" w:hAnsi="Times New Roman"/>
                <w:sz w:val="16"/>
                <w:szCs w:val="16"/>
              </w:rPr>
            </w:pPr>
            <w:hyperlink r:id="rId2744" w:history="1">
              <w:r w:rsidR="0046621C" w:rsidRPr="0046621C">
                <w:rPr>
                  <w:rStyle w:val="Hyperlink"/>
                  <w:rFonts w:ascii="Times New Roman" w:hAnsi="Times New Roman"/>
                  <w:b/>
                  <w:bCs/>
                  <w:sz w:val="16"/>
                  <w:szCs w:val="16"/>
                </w:rPr>
                <w:t>NB_IOTenh-Core</w:t>
              </w:r>
            </w:hyperlink>
          </w:p>
        </w:tc>
        <w:tc>
          <w:tcPr>
            <w:tcW w:w="1081" w:type="dxa"/>
          </w:tcPr>
          <w:p w14:paraId="55991A0F" w14:textId="6B1572B5"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02" w:type="dxa"/>
          </w:tcPr>
          <w:p w14:paraId="6D89A06A" w14:textId="30DE8CA8"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53DC0315" w14:textId="64C6C918"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3A6F3125" w14:textId="391D832C" w:rsidR="0046621C" w:rsidRPr="0046621C" w:rsidRDefault="0046621C" w:rsidP="0046621C">
            <w:pPr>
              <w:rPr>
                <w:rFonts w:ascii="Times New Roman" w:hAnsi="Times New Roman"/>
                <w:sz w:val="16"/>
                <w:szCs w:val="16"/>
              </w:rPr>
            </w:pPr>
            <w:r w:rsidRPr="0046621C">
              <w:rPr>
                <w:rFonts w:ascii="Times New Roman" w:hAnsi="Times New Roman"/>
                <w:sz w:val="16"/>
                <w:szCs w:val="16"/>
              </w:rPr>
              <w:t>R4-1805486</w:t>
            </w:r>
          </w:p>
        </w:tc>
        <w:tc>
          <w:tcPr>
            <w:tcW w:w="1077" w:type="dxa"/>
          </w:tcPr>
          <w:p w14:paraId="56BD1D39" w14:textId="3C3E0693"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58350DD7" w14:textId="77777777" w:rsidTr="00047813">
        <w:trPr>
          <w:trHeight w:val="20"/>
          <w:jc w:val="center"/>
        </w:trPr>
        <w:tc>
          <w:tcPr>
            <w:tcW w:w="1077" w:type="dxa"/>
          </w:tcPr>
          <w:p w14:paraId="125D0AF6" w14:textId="7C8374D8" w:rsidR="0046621C" w:rsidRPr="0046621C" w:rsidRDefault="00603E09" w:rsidP="0046621C">
            <w:pPr>
              <w:rPr>
                <w:rFonts w:ascii="Times New Roman" w:hAnsi="Times New Roman"/>
                <w:bCs/>
                <w:sz w:val="16"/>
                <w:szCs w:val="16"/>
              </w:rPr>
            </w:pPr>
            <w:hyperlink r:id="rId2745" w:history="1">
              <w:r w:rsidR="0046621C" w:rsidRPr="0046621C">
                <w:rPr>
                  <w:rStyle w:val="Hyperlink"/>
                  <w:rFonts w:ascii="Times New Roman" w:hAnsi="Times New Roman"/>
                  <w:b/>
                  <w:bCs/>
                  <w:sz w:val="16"/>
                  <w:szCs w:val="16"/>
                </w:rPr>
                <w:t>R1-1805579</w:t>
              </w:r>
            </w:hyperlink>
          </w:p>
        </w:tc>
        <w:tc>
          <w:tcPr>
            <w:tcW w:w="2741" w:type="dxa"/>
          </w:tcPr>
          <w:p w14:paraId="167A492D" w14:textId="5A2684EB" w:rsidR="0046621C" w:rsidRPr="0046621C" w:rsidRDefault="0046621C" w:rsidP="0046621C">
            <w:pPr>
              <w:rPr>
                <w:rFonts w:ascii="Times New Roman" w:hAnsi="Times New Roman"/>
                <w:sz w:val="16"/>
                <w:szCs w:val="16"/>
              </w:rPr>
            </w:pPr>
            <w:r w:rsidRPr="0046621C">
              <w:rPr>
                <w:rFonts w:ascii="Times New Roman" w:hAnsi="Times New Roman"/>
                <w:sz w:val="16"/>
                <w:szCs w:val="16"/>
              </w:rPr>
              <w:t>Reply LS on handling of multiple numerologies in FeMBMS</w:t>
            </w:r>
          </w:p>
        </w:tc>
        <w:tc>
          <w:tcPr>
            <w:tcW w:w="1298" w:type="dxa"/>
          </w:tcPr>
          <w:p w14:paraId="6C55F399" w14:textId="12C60E5B" w:rsidR="0046621C" w:rsidRPr="0046621C" w:rsidRDefault="0046621C" w:rsidP="0046621C">
            <w:pPr>
              <w:rPr>
                <w:rFonts w:ascii="Times New Roman" w:hAnsi="Times New Roman"/>
                <w:sz w:val="16"/>
                <w:szCs w:val="16"/>
              </w:rPr>
            </w:pPr>
            <w:r w:rsidRPr="0046621C">
              <w:rPr>
                <w:rFonts w:ascii="Times New Roman" w:hAnsi="Times New Roman"/>
                <w:sz w:val="16"/>
                <w:szCs w:val="16"/>
              </w:rPr>
              <w:t>RAN2, Qualcomm</w:t>
            </w:r>
          </w:p>
        </w:tc>
        <w:tc>
          <w:tcPr>
            <w:tcW w:w="838" w:type="dxa"/>
          </w:tcPr>
          <w:p w14:paraId="386F33E3" w14:textId="533FC5C3" w:rsidR="0046621C" w:rsidRPr="0046621C" w:rsidRDefault="00603E09" w:rsidP="0046621C">
            <w:pPr>
              <w:rPr>
                <w:rFonts w:ascii="Times New Roman" w:hAnsi="Times New Roman"/>
                <w:bCs/>
                <w:sz w:val="16"/>
                <w:szCs w:val="16"/>
              </w:rPr>
            </w:pPr>
            <w:hyperlink r:id="rId2746" w:history="1">
              <w:r w:rsidR="0046621C" w:rsidRPr="0046621C">
                <w:rPr>
                  <w:rStyle w:val="Hyperlink"/>
                  <w:rFonts w:ascii="Times New Roman" w:hAnsi="Times New Roman"/>
                  <w:b/>
                  <w:bCs/>
                  <w:sz w:val="16"/>
                  <w:szCs w:val="16"/>
                </w:rPr>
                <w:t>Rel-14</w:t>
              </w:r>
            </w:hyperlink>
          </w:p>
        </w:tc>
        <w:tc>
          <w:tcPr>
            <w:tcW w:w="2793" w:type="dxa"/>
          </w:tcPr>
          <w:p w14:paraId="1D265652" w14:textId="4ED20B10" w:rsidR="0046621C" w:rsidRPr="0046621C" w:rsidRDefault="00603E09" w:rsidP="0046621C">
            <w:pPr>
              <w:rPr>
                <w:rFonts w:ascii="Times New Roman" w:hAnsi="Times New Roman"/>
                <w:bCs/>
                <w:sz w:val="16"/>
                <w:szCs w:val="16"/>
              </w:rPr>
            </w:pPr>
            <w:hyperlink r:id="rId2747" w:history="1">
              <w:r w:rsidR="0046621C" w:rsidRPr="0046621C">
                <w:rPr>
                  <w:rStyle w:val="Hyperlink"/>
                  <w:rFonts w:ascii="Times New Roman" w:hAnsi="Times New Roman"/>
                  <w:b/>
                  <w:bCs/>
                  <w:sz w:val="16"/>
                  <w:szCs w:val="16"/>
                </w:rPr>
                <w:t>MBMS_LTE_enh2-Core</w:t>
              </w:r>
            </w:hyperlink>
          </w:p>
        </w:tc>
        <w:tc>
          <w:tcPr>
            <w:tcW w:w="1081" w:type="dxa"/>
          </w:tcPr>
          <w:p w14:paraId="62CA4CDF" w14:textId="328F1C35" w:rsidR="0046621C" w:rsidRPr="0046621C" w:rsidRDefault="0046621C" w:rsidP="0046621C">
            <w:pPr>
              <w:rPr>
                <w:rFonts w:ascii="Times New Roman" w:hAnsi="Times New Roman"/>
                <w:sz w:val="16"/>
                <w:szCs w:val="16"/>
              </w:rPr>
            </w:pPr>
            <w:r w:rsidRPr="0046621C">
              <w:rPr>
                <w:rFonts w:ascii="Times New Roman" w:hAnsi="Times New Roman"/>
                <w:sz w:val="16"/>
                <w:szCs w:val="16"/>
              </w:rPr>
              <w:t>R1-1803116</w:t>
            </w:r>
          </w:p>
        </w:tc>
        <w:tc>
          <w:tcPr>
            <w:tcW w:w="1002" w:type="dxa"/>
          </w:tcPr>
          <w:p w14:paraId="05F3F2FD" w14:textId="3739D8D3" w:rsidR="0046621C" w:rsidRPr="0046621C" w:rsidRDefault="0046621C" w:rsidP="0046621C">
            <w:pPr>
              <w:rPr>
                <w:rFonts w:ascii="Times New Roman" w:hAnsi="Times New Roman"/>
                <w:sz w:val="16"/>
                <w:szCs w:val="16"/>
              </w:rPr>
            </w:pPr>
            <w:r w:rsidRPr="0046621C">
              <w:rPr>
                <w:rFonts w:ascii="Times New Roman" w:hAnsi="Times New Roman"/>
                <w:sz w:val="16"/>
                <w:szCs w:val="16"/>
              </w:rPr>
              <w:t>RAN1</w:t>
            </w:r>
          </w:p>
        </w:tc>
        <w:tc>
          <w:tcPr>
            <w:tcW w:w="1002" w:type="dxa"/>
          </w:tcPr>
          <w:p w14:paraId="7ABD7D91" w14:textId="413FD9A3"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52872394" w14:textId="498D2AE4" w:rsidR="0046621C" w:rsidRPr="0046621C" w:rsidRDefault="0046621C" w:rsidP="0046621C">
            <w:pPr>
              <w:rPr>
                <w:rFonts w:ascii="Times New Roman" w:hAnsi="Times New Roman"/>
                <w:sz w:val="16"/>
                <w:szCs w:val="16"/>
              </w:rPr>
            </w:pPr>
            <w:r w:rsidRPr="0046621C">
              <w:rPr>
                <w:rFonts w:ascii="Times New Roman" w:hAnsi="Times New Roman"/>
                <w:sz w:val="16"/>
                <w:szCs w:val="16"/>
              </w:rPr>
              <w:t>R2-1806298</w:t>
            </w:r>
          </w:p>
        </w:tc>
        <w:tc>
          <w:tcPr>
            <w:tcW w:w="1077" w:type="dxa"/>
          </w:tcPr>
          <w:p w14:paraId="256CC101" w14:textId="47B33D27"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r w:rsidR="0046621C" w:rsidRPr="0046621C" w14:paraId="370D4D3F" w14:textId="77777777" w:rsidTr="00047813">
        <w:trPr>
          <w:trHeight w:val="20"/>
          <w:jc w:val="center"/>
        </w:trPr>
        <w:tc>
          <w:tcPr>
            <w:tcW w:w="1077" w:type="dxa"/>
          </w:tcPr>
          <w:p w14:paraId="06D3507A" w14:textId="53216A83" w:rsidR="0046621C" w:rsidRPr="0046621C" w:rsidRDefault="00603E09" w:rsidP="0046621C">
            <w:pPr>
              <w:rPr>
                <w:rFonts w:ascii="Times New Roman" w:hAnsi="Times New Roman"/>
                <w:bCs/>
                <w:sz w:val="16"/>
                <w:szCs w:val="16"/>
              </w:rPr>
            </w:pPr>
            <w:hyperlink r:id="rId2748" w:history="1">
              <w:r w:rsidR="0046621C" w:rsidRPr="0046621C">
                <w:rPr>
                  <w:rStyle w:val="Hyperlink"/>
                  <w:rFonts w:ascii="Times New Roman" w:hAnsi="Times New Roman"/>
                  <w:b/>
                  <w:bCs/>
                  <w:sz w:val="16"/>
                  <w:szCs w:val="16"/>
                </w:rPr>
                <w:t>R1-1805744</w:t>
              </w:r>
            </w:hyperlink>
          </w:p>
        </w:tc>
        <w:tc>
          <w:tcPr>
            <w:tcW w:w="2741" w:type="dxa"/>
          </w:tcPr>
          <w:p w14:paraId="73C2FA7D" w14:textId="43FFF8EF" w:rsidR="0046621C" w:rsidRPr="0046621C" w:rsidRDefault="0046621C" w:rsidP="0046621C">
            <w:pPr>
              <w:rPr>
                <w:rFonts w:ascii="Times New Roman" w:hAnsi="Times New Roman"/>
                <w:sz w:val="16"/>
                <w:szCs w:val="16"/>
              </w:rPr>
            </w:pPr>
            <w:r w:rsidRPr="0046621C">
              <w:rPr>
                <w:rFonts w:ascii="Times New Roman" w:hAnsi="Times New Roman"/>
                <w:sz w:val="16"/>
                <w:szCs w:val="16"/>
              </w:rPr>
              <w:t>Reply LS on eV2X evaluation methodology</w:t>
            </w:r>
          </w:p>
        </w:tc>
        <w:tc>
          <w:tcPr>
            <w:tcW w:w="1298" w:type="dxa"/>
          </w:tcPr>
          <w:p w14:paraId="1A1077A7" w14:textId="4DFDBE64" w:rsidR="0046621C" w:rsidRPr="0046621C" w:rsidRDefault="0046621C" w:rsidP="0046621C">
            <w:pPr>
              <w:rPr>
                <w:rFonts w:ascii="Times New Roman" w:hAnsi="Times New Roman"/>
                <w:sz w:val="16"/>
                <w:szCs w:val="16"/>
              </w:rPr>
            </w:pPr>
            <w:r w:rsidRPr="0046621C">
              <w:rPr>
                <w:rFonts w:ascii="Times New Roman" w:hAnsi="Times New Roman"/>
                <w:sz w:val="16"/>
                <w:szCs w:val="16"/>
              </w:rPr>
              <w:t>SAE C-V2X TC Advanced Application Task-Force, AT&amp;T</w:t>
            </w:r>
          </w:p>
        </w:tc>
        <w:tc>
          <w:tcPr>
            <w:tcW w:w="838" w:type="dxa"/>
          </w:tcPr>
          <w:p w14:paraId="04CAFBBE" w14:textId="5092B630" w:rsidR="0046621C" w:rsidRPr="0046621C" w:rsidRDefault="00603E09" w:rsidP="0046621C">
            <w:pPr>
              <w:rPr>
                <w:rFonts w:ascii="Times New Roman" w:hAnsi="Times New Roman"/>
                <w:bCs/>
                <w:sz w:val="16"/>
                <w:szCs w:val="16"/>
              </w:rPr>
            </w:pPr>
            <w:hyperlink r:id="rId2749" w:history="1">
              <w:r w:rsidR="0046621C" w:rsidRPr="0046621C">
                <w:rPr>
                  <w:rStyle w:val="Hyperlink"/>
                  <w:rFonts w:ascii="Times New Roman" w:hAnsi="Times New Roman"/>
                  <w:b/>
                  <w:bCs/>
                  <w:sz w:val="16"/>
                  <w:szCs w:val="16"/>
                </w:rPr>
                <w:t>Rel-15</w:t>
              </w:r>
            </w:hyperlink>
          </w:p>
        </w:tc>
        <w:tc>
          <w:tcPr>
            <w:tcW w:w="2793" w:type="dxa"/>
          </w:tcPr>
          <w:p w14:paraId="7A2852BB" w14:textId="6AFF47F1" w:rsidR="0046621C" w:rsidRPr="0046621C" w:rsidRDefault="00603E09" w:rsidP="0046621C">
            <w:pPr>
              <w:rPr>
                <w:rFonts w:ascii="Times New Roman" w:hAnsi="Times New Roman"/>
                <w:bCs/>
                <w:sz w:val="16"/>
                <w:szCs w:val="16"/>
              </w:rPr>
            </w:pPr>
            <w:hyperlink r:id="rId2750" w:history="1">
              <w:r w:rsidR="0046621C" w:rsidRPr="0046621C">
                <w:rPr>
                  <w:rStyle w:val="Hyperlink"/>
                  <w:rFonts w:ascii="Times New Roman" w:hAnsi="Times New Roman"/>
                  <w:b/>
                  <w:bCs/>
                  <w:sz w:val="16"/>
                  <w:szCs w:val="16"/>
                </w:rPr>
                <w:t>FS_LTE_NR_V2X_eval</w:t>
              </w:r>
            </w:hyperlink>
          </w:p>
        </w:tc>
        <w:tc>
          <w:tcPr>
            <w:tcW w:w="1081" w:type="dxa"/>
          </w:tcPr>
          <w:p w14:paraId="77FABE4D" w14:textId="423DD038" w:rsidR="0046621C" w:rsidRPr="0046621C" w:rsidRDefault="0046621C" w:rsidP="0046621C">
            <w:pPr>
              <w:rPr>
                <w:rFonts w:ascii="Times New Roman" w:hAnsi="Times New Roman"/>
                <w:sz w:val="16"/>
                <w:szCs w:val="16"/>
              </w:rPr>
            </w:pPr>
            <w:r w:rsidRPr="0046621C">
              <w:rPr>
                <w:rFonts w:ascii="Times New Roman" w:hAnsi="Times New Roman"/>
                <w:sz w:val="16"/>
                <w:szCs w:val="16"/>
              </w:rPr>
              <w:t>R1-1719239</w:t>
            </w:r>
          </w:p>
        </w:tc>
        <w:tc>
          <w:tcPr>
            <w:tcW w:w="1002" w:type="dxa"/>
          </w:tcPr>
          <w:p w14:paraId="69637F3D" w14:textId="5869C005" w:rsidR="0046621C" w:rsidRPr="0046621C" w:rsidRDefault="0046621C" w:rsidP="0046621C">
            <w:pPr>
              <w:rPr>
                <w:rFonts w:ascii="Times New Roman" w:hAnsi="Times New Roman"/>
                <w:sz w:val="16"/>
                <w:szCs w:val="16"/>
              </w:rPr>
            </w:pPr>
            <w:r w:rsidRPr="0046621C">
              <w:rPr>
                <w:rFonts w:ascii="Times New Roman" w:hAnsi="Times New Roman"/>
                <w:sz w:val="16"/>
                <w:szCs w:val="16"/>
              </w:rPr>
              <w:t>RAN, RAN1</w:t>
            </w:r>
          </w:p>
        </w:tc>
        <w:tc>
          <w:tcPr>
            <w:tcW w:w="1002" w:type="dxa"/>
          </w:tcPr>
          <w:p w14:paraId="29153D53" w14:textId="6BF86B30"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141" w:type="dxa"/>
          </w:tcPr>
          <w:p w14:paraId="2EDE5DCA" w14:textId="3434F571"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c>
          <w:tcPr>
            <w:tcW w:w="1077" w:type="dxa"/>
          </w:tcPr>
          <w:p w14:paraId="23C0D08C" w14:textId="6EB8C431" w:rsidR="0046621C" w:rsidRPr="0046621C" w:rsidRDefault="0046621C" w:rsidP="0046621C">
            <w:pPr>
              <w:rPr>
                <w:rFonts w:ascii="Times New Roman" w:hAnsi="Times New Roman"/>
                <w:sz w:val="16"/>
                <w:szCs w:val="16"/>
              </w:rPr>
            </w:pPr>
            <w:r w:rsidRPr="0046621C">
              <w:rPr>
                <w:rFonts w:ascii="Times New Roman" w:hAnsi="Times New Roman"/>
                <w:sz w:val="16"/>
                <w:szCs w:val="16"/>
              </w:rPr>
              <w:t> </w:t>
            </w:r>
          </w:p>
        </w:tc>
      </w:tr>
    </w:tbl>
    <w:p w14:paraId="50EC24DA" w14:textId="77777777" w:rsidR="00853B87" w:rsidRPr="000B1042" w:rsidRDefault="00853B87" w:rsidP="009643F7">
      <w:pPr>
        <w:rPr>
          <w:rFonts w:ascii="Times New Roman" w:hAnsi="Times New Roman"/>
          <w:szCs w:val="20"/>
        </w:rPr>
      </w:pPr>
    </w:p>
    <w:p w14:paraId="77D091CD" w14:textId="49CD53D3"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5184" w:name="_Toc514184748"/>
      <w:r w:rsidRPr="000B1042">
        <w:rPr>
          <w:rFonts w:ascii="Times New Roman" w:hAnsi="Times New Roman" w:cs="Times New Roman"/>
          <w:sz w:val="20"/>
          <w:szCs w:val="20"/>
        </w:rPr>
        <w:lastRenderedPageBreak/>
        <w:t>Annex D:</w:t>
      </w:r>
      <w:r w:rsidRPr="000B1042">
        <w:rPr>
          <w:rFonts w:ascii="Times New Roman" w:hAnsi="Times New Roman" w:cs="Times New Roman"/>
          <w:sz w:val="20"/>
          <w:szCs w:val="20"/>
        </w:rPr>
        <w:tab/>
        <w:t>List of Approved updated WIDs</w:t>
      </w:r>
      <w:bookmarkEnd w:id="5184"/>
    </w:p>
    <w:p w14:paraId="19A169FA" w14:textId="77777777" w:rsidR="005C5573" w:rsidRPr="000B1042" w:rsidRDefault="005C5573" w:rsidP="005C5573">
      <w:pPr>
        <w:rPr>
          <w:szCs w:val="20"/>
        </w:rPr>
      </w:pPr>
    </w:p>
    <w:p w14:paraId="17765E43" w14:textId="77777777" w:rsidR="007A5AC0" w:rsidRPr="000B1042" w:rsidRDefault="007A5AC0" w:rsidP="009643F7">
      <w:pPr>
        <w:rPr>
          <w:rFonts w:ascii="Times New Roman" w:eastAsia="SimSun" w:hAnsi="Times New Roman"/>
          <w:kern w:val="2"/>
          <w:szCs w:val="20"/>
        </w:rPr>
      </w:pPr>
      <w:r w:rsidRPr="000B1042">
        <w:rPr>
          <w:rFonts w:ascii="Times New Roman" w:eastAsia="SimSun" w:hAnsi="Times New Roman"/>
          <w:kern w:val="2"/>
          <w:szCs w:val="20"/>
        </w:rPr>
        <w:t>None</w:t>
      </w:r>
    </w:p>
    <w:p w14:paraId="330ADC53" w14:textId="77777777" w:rsidR="007A5AC0" w:rsidRPr="000B1042" w:rsidRDefault="007A5AC0" w:rsidP="009643F7">
      <w:pPr>
        <w:rPr>
          <w:rFonts w:ascii="Times New Roman" w:eastAsia="SimSun" w:hAnsi="Times New Roman"/>
          <w:kern w:val="2"/>
          <w:szCs w:val="20"/>
        </w:rPr>
      </w:pPr>
    </w:p>
    <w:p w14:paraId="42B32788" w14:textId="4C1F9B6D"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5185" w:name="_Toc514184749"/>
      <w:bookmarkStart w:id="5186" w:name="_GoBack"/>
      <w:bookmarkEnd w:id="5186"/>
      <w:r w:rsidRPr="000B1042">
        <w:rPr>
          <w:rFonts w:ascii="Times New Roman" w:hAnsi="Times New Roman" w:cs="Times New Roman"/>
          <w:sz w:val="20"/>
          <w:szCs w:val="20"/>
        </w:rPr>
        <w:lastRenderedPageBreak/>
        <w:t>Annex E:</w:t>
      </w:r>
      <w:r w:rsidRPr="000B1042">
        <w:rPr>
          <w:rFonts w:ascii="Times New Roman" w:hAnsi="Times New Roman" w:cs="Times New Roman"/>
          <w:sz w:val="20"/>
          <w:szCs w:val="20"/>
        </w:rPr>
        <w:tab/>
        <w:t xml:space="preserve">List of draft TSs/TRs agreed at RAN1 </w:t>
      </w:r>
      <w:r w:rsidR="00F40D66">
        <w:rPr>
          <w:rFonts w:ascii="Times New Roman" w:hAnsi="Times New Roman" w:cs="Times New Roman"/>
          <w:sz w:val="20"/>
          <w:szCs w:val="20"/>
        </w:rPr>
        <w:t>#92bis</w:t>
      </w:r>
      <w:bookmarkEnd w:id="5185"/>
    </w:p>
    <w:p w14:paraId="606B555D" w14:textId="77777777" w:rsidR="005C5573" w:rsidRPr="000B1042" w:rsidRDefault="005C5573" w:rsidP="005C5573">
      <w:pPr>
        <w:rPr>
          <w:szCs w:val="20"/>
        </w:rPr>
      </w:pPr>
    </w:p>
    <w:tbl>
      <w:tblPr>
        <w:tblW w:w="11800" w:type="dxa"/>
        <w:tblInd w:w="93" w:type="dxa"/>
        <w:tblLook w:val="0000" w:firstRow="0" w:lastRow="0" w:firstColumn="0" w:lastColumn="0" w:noHBand="0" w:noVBand="0"/>
      </w:tblPr>
      <w:tblGrid>
        <w:gridCol w:w="1240"/>
        <w:gridCol w:w="5200"/>
        <w:gridCol w:w="2180"/>
        <w:gridCol w:w="3180"/>
      </w:tblGrid>
      <w:tr w:rsidR="000B1042" w:rsidRPr="00FC308D" w14:paraId="54770836" w14:textId="77777777">
        <w:trPr>
          <w:trHeight w:val="480"/>
        </w:trPr>
        <w:tc>
          <w:tcPr>
            <w:tcW w:w="1240" w:type="dxa"/>
            <w:tcBorders>
              <w:top w:val="single" w:sz="12" w:space="0" w:color="auto"/>
              <w:left w:val="single" w:sz="12" w:space="0" w:color="auto"/>
              <w:bottom w:val="single" w:sz="4" w:space="0" w:color="auto"/>
              <w:right w:val="single" w:sz="12" w:space="0" w:color="auto"/>
            </w:tcBorders>
            <w:shd w:val="clear" w:color="auto" w:fill="C0C0C0"/>
            <w:vAlign w:val="center"/>
          </w:tcPr>
          <w:p w14:paraId="6E005BE7"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Tdoc Number</w:t>
            </w:r>
          </w:p>
        </w:tc>
        <w:tc>
          <w:tcPr>
            <w:tcW w:w="5200" w:type="dxa"/>
            <w:tcBorders>
              <w:top w:val="single" w:sz="12" w:space="0" w:color="auto"/>
              <w:left w:val="nil"/>
              <w:bottom w:val="single" w:sz="4" w:space="0" w:color="auto"/>
              <w:right w:val="single" w:sz="12" w:space="0" w:color="auto"/>
            </w:tcBorders>
            <w:shd w:val="clear" w:color="auto" w:fill="C0C0C0"/>
            <w:vAlign w:val="center"/>
          </w:tcPr>
          <w:p w14:paraId="1ED2A268"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Title</w:t>
            </w:r>
          </w:p>
        </w:tc>
        <w:tc>
          <w:tcPr>
            <w:tcW w:w="2180" w:type="dxa"/>
            <w:tcBorders>
              <w:top w:val="single" w:sz="12" w:space="0" w:color="auto"/>
              <w:left w:val="nil"/>
              <w:bottom w:val="single" w:sz="4" w:space="0" w:color="auto"/>
              <w:right w:val="single" w:sz="12" w:space="0" w:color="auto"/>
            </w:tcBorders>
            <w:shd w:val="clear" w:color="auto" w:fill="C0C0C0"/>
            <w:vAlign w:val="center"/>
          </w:tcPr>
          <w:p w14:paraId="11AD426E"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Source</w:t>
            </w:r>
          </w:p>
        </w:tc>
        <w:tc>
          <w:tcPr>
            <w:tcW w:w="3180" w:type="dxa"/>
            <w:tcBorders>
              <w:top w:val="single" w:sz="12" w:space="0" w:color="auto"/>
              <w:left w:val="nil"/>
              <w:bottom w:val="single" w:sz="4" w:space="0" w:color="auto"/>
              <w:right w:val="single" w:sz="12" w:space="0" w:color="auto"/>
            </w:tcBorders>
            <w:shd w:val="clear" w:color="auto" w:fill="C0C0C0"/>
            <w:vAlign w:val="center"/>
          </w:tcPr>
          <w:p w14:paraId="3EDA36D9"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Conclusion/Decision</w:t>
            </w:r>
          </w:p>
        </w:tc>
      </w:tr>
      <w:tr w:rsidR="001F1B8E" w:rsidRPr="008D5901" w14:paraId="7BA72540" w14:textId="77777777" w:rsidTr="009B6CC7">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59D86F62" w14:textId="45BC1CD5" w:rsidR="001F1B8E" w:rsidRPr="008D5901" w:rsidRDefault="001F1B8E" w:rsidP="001F1B8E">
            <w:pPr>
              <w:rPr>
                <w:rFonts w:ascii="Times New Roman" w:hAnsi="Times New Roman"/>
                <w:sz w:val="18"/>
                <w:szCs w:val="18"/>
              </w:rPr>
            </w:pPr>
            <w:r w:rsidRPr="002B134C">
              <w:t>R1-1804589</w:t>
            </w:r>
          </w:p>
        </w:tc>
        <w:tc>
          <w:tcPr>
            <w:tcW w:w="5200" w:type="dxa"/>
            <w:tcBorders>
              <w:top w:val="single" w:sz="4" w:space="0" w:color="auto"/>
              <w:left w:val="nil"/>
              <w:bottom w:val="single" w:sz="4" w:space="0" w:color="auto"/>
              <w:right w:val="single" w:sz="4" w:space="0" w:color="auto"/>
            </w:tcBorders>
            <w:shd w:val="clear" w:color="auto" w:fill="auto"/>
          </w:tcPr>
          <w:p w14:paraId="5F35DDB6" w14:textId="5CAAEE12" w:rsidR="001F1B8E" w:rsidRPr="008D5901" w:rsidRDefault="001F1B8E" w:rsidP="001F1B8E">
            <w:pPr>
              <w:rPr>
                <w:rFonts w:ascii="Times New Roman" w:hAnsi="Times New Roman"/>
                <w:sz w:val="18"/>
                <w:szCs w:val="18"/>
              </w:rPr>
            </w:pPr>
            <w:r w:rsidRPr="002B134C">
              <w:t>Draft TR 37.885 v0.1.0 Study on evaluation methodology of new Vehicle-to-Everything V2X use cases for LTE and NR</w:t>
            </w:r>
          </w:p>
        </w:tc>
        <w:tc>
          <w:tcPr>
            <w:tcW w:w="2180" w:type="dxa"/>
            <w:tcBorders>
              <w:top w:val="single" w:sz="4" w:space="0" w:color="auto"/>
              <w:left w:val="nil"/>
              <w:bottom w:val="single" w:sz="4" w:space="0" w:color="auto"/>
              <w:right w:val="single" w:sz="4" w:space="0" w:color="auto"/>
            </w:tcBorders>
            <w:shd w:val="clear" w:color="auto" w:fill="auto"/>
          </w:tcPr>
          <w:p w14:paraId="30878A86" w14:textId="247C0873" w:rsidR="001F1B8E" w:rsidRPr="008D5901" w:rsidRDefault="001F1B8E" w:rsidP="001F1B8E">
            <w:pPr>
              <w:rPr>
                <w:rFonts w:ascii="Times New Roman" w:hAnsi="Times New Roman"/>
                <w:sz w:val="18"/>
                <w:szCs w:val="18"/>
              </w:rPr>
            </w:pPr>
            <w:r w:rsidRPr="002B134C">
              <w:t>LG Electronics Inc.</w:t>
            </w:r>
          </w:p>
        </w:tc>
        <w:tc>
          <w:tcPr>
            <w:tcW w:w="3180" w:type="dxa"/>
            <w:tcBorders>
              <w:top w:val="single" w:sz="4" w:space="0" w:color="auto"/>
              <w:left w:val="nil"/>
              <w:bottom w:val="single" w:sz="4" w:space="0" w:color="auto"/>
              <w:right w:val="single" w:sz="4" w:space="0" w:color="auto"/>
            </w:tcBorders>
            <w:shd w:val="clear" w:color="auto" w:fill="auto"/>
            <w:vAlign w:val="center"/>
          </w:tcPr>
          <w:p w14:paraId="5ADA16BD" w14:textId="08096CE9" w:rsidR="001F1B8E" w:rsidRPr="008D5901" w:rsidRDefault="001F1B8E" w:rsidP="001F1B8E">
            <w:pPr>
              <w:rPr>
                <w:rFonts w:ascii="Times New Roman" w:hAnsi="Times New Roman"/>
                <w:sz w:val="18"/>
                <w:szCs w:val="18"/>
              </w:rPr>
            </w:pPr>
            <w:r>
              <w:rPr>
                <w:rFonts w:ascii="Times New Roman" w:hAnsi="Times New Roman"/>
                <w:sz w:val="18"/>
                <w:szCs w:val="18"/>
              </w:rPr>
              <w:t>Endorsed as v0.1.0</w:t>
            </w:r>
          </w:p>
        </w:tc>
      </w:tr>
      <w:tr w:rsidR="001F1B8E" w:rsidRPr="008D5901" w14:paraId="7ED9A6FB" w14:textId="77777777" w:rsidTr="009B6CC7">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17C9696A" w14:textId="455CEA6F" w:rsidR="001F1B8E" w:rsidRPr="008D5901" w:rsidRDefault="001F1B8E" w:rsidP="001F1B8E">
            <w:pPr>
              <w:rPr>
                <w:rFonts w:ascii="Times New Roman" w:hAnsi="Times New Roman"/>
                <w:sz w:val="18"/>
                <w:szCs w:val="18"/>
              </w:rPr>
            </w:pPr>
            <w:r w:rsidRPr="002B134C">
              <w:t>R1-1805416</w:t>
            </w:r>
          </w:p>
        </w:tc>
        <w:tc>
          <w:tcPr>
            <w:tcW w:w="5200" w:type="dxa"/>
            <w:tcBorders>
              <w:top w:val="single" w:sz="4" w:space="0" w:color="auto"/>
              <w:left w:val="nil"/>
              <w:bottom w:val="single" w:sz="4" w:space="0" w:color="auto"/>
              <w:right w:val="single" w:sz="4" w:space="0" w:color="auto"/>
            </w:tcBorders>
            <w:shd w:val="clear" w:color="auto" w:fill="auto"/>
          </w:tcPr>
          <w:p w14:paraId="24DDBCA2" w14:textId="189A892E" w:rsidR="001F1B8E" w:rsidRPr="008D5901" w:rsidRDefault="001F1B8E" w:rsidP="001F1B8E">
            <w:pPr>
              <w:rPr>
                <w:rFonts w:ascii="Times New Roman" w:hAnsi="Times New Roman"/>
                <w:sz w:val="18"/>
                <w:szCs w:val="18"/>
              </w:rPr>
            </w:pPr>
            <w:r w:rsidRPr="002B134C">
              <w:t>3GPP TS 37.213 Physical layer procedures for shared spectrum channel</w:t>
            </w:r>
          </w:p>
        </w:tc>
        <w:tc>
          <w:tcPr>
            <w:tcW w:w="2180" w:type="dxa"/>
            <w:tcBorders>
              <w:top w:val="single" w:sz="4" w:space="0" w:color="auto"/>
              <w:left w:val="nil"/>
              <w:bottom w:val="single" w:sz="4" w:space="0" w:color="auto"/>
              <w:right w:val="single" w:sz="4" w:space="0" w:color="auto"/>
            </w:tcBorders>
            <w:shd w:val="clear" w:color="auto" w:fill="auto"/>
          </w:tcPr>
          <w:p w14:paraId="699A645F" w14:textId="7B8D6FEA" w:rsidR="001F1B8E" w:rsidRPr="008D5901" w:rsidRDefault="001F1B8E" w:rsidP="001F1B8E">
            <w:pPr>
              <w:rPr>
                <w:rFonts w:ascii="Times New Roman" w:hAnsi="Times New Roman"/>
                <w:sz w:val="18"/>
                <w:szCs w:val="18"/>
              </w:rPr>
            </w:pPr>
            <w:r w:rsidRPr="002B134C">
              <w:t>Ericsson</w:t>
            </w:r>
          </w:p>
        </w:tc>
        <w:tc>
          <w:tcPr>
            <w:tcW w:w="3180" w:type="dxa"/>
            <w:tcBorders>
              <w:top w:val="single" w:sz="4" w:space="0" w:color="auto"/>
              <w:left w:val="nil"/>
              <w:bottom w:val="single" w:sz="4" w:space="0" w:color="auto"/>
              <w:right w:val="single" w:sz="4" w:space="0" w:color="auto"/>
            </w:tcBorders>
            <w:shd w:val="clear" w:color="auto" w:fill="auto"/>
            <w:vAlign w:val="center"/>
          </w:tcPr>
          <w:p w14:paraId="63098253" w14:textId="49D6023A" w:rsidR="001F1B8E" w:rsidRPr="008D5901" w:rsidRDefault="001F1B8E" w:rsidP="001F1B8E">
            <w:pPr>
              <w:rPr>
                <w:rFonts w:ascii="Times New Roman" w:hAnsi="Times New Roman"/>
                <w:sz w:val="18"/>
                <w:szCs w:val="18"/>
              </w:rPr>
            </w:pPr>
            <w:r>
              <w:rPr>
                <w:rFonts w:ascii="Times New Roman" w:hAnsi="Times New Roman"/>
                <w:sz w:val="18"/>
                <w:szCs w:val="18"/>
              </w:rPr>
              <w:t>Endorsed as v0.1.0</w:t>
            </w:r>
          </w:p>
        </w:tc>
      </w:tr>
      <w:tr w:rsidR="001F1B8E" w:rsidRPr="008D5901" w14:paraId="04FADA60" w14:textId="77777777" w:rsidTr="009B6CC7">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05DCB9C8" w14:textId="7C0B6BC6" w:rsidR="001F1B8E" w:rsidRPr="008D5901" w:rsidRDefault="001F1B8E" w:rsidP="001F1B8E">
            <w:pPr>
              <w:rPr>
                <w:rFonts w:ascii="Times New Roman" w:hAnsi="Times New Roman"/>
                <w:sz w:val="18"/>
                <w:szCs w:val="18"/>
              </w:rPr>
            </w:pPr>
            <w:r w:rsidRPr="002B134C">
              <w:t>R1-1805790</w:t>
            </w:r>
          </w:p>
        </w:tc>
        <w:tc>
          <w:tcPr>
            <w:tcW w:w="5200" w:type="dxa"/>
            <w:tcBorders>
              <w:top w:val="single" w:sz="4" w:space="0" w:color="auto"/>
              <w:left w:val="nil"/>
              <w:bottom w:val="single" w:sz="4" w:space="0" w:color="auto"/>
              <w:right w:val="single" w:sz="4" w:space="0" w:color="auto"/>
            </w:tcBorders>
            <w:shd w:val="clear" w:color="auto" w:fill="auto"/>
          </w:tcPr>
          <w:p w14:paraId="7FCFF06A" w14:textId="5D32903A" w:rsidR="001F1B8E" w:rsidRPr="008D5901" w:rsidRDefault="001F1B8E" w:rsidP="001F1B8E">
            <w:pPr>
              <w:rPr>
                <w:rFonts w:ascii="Times New Roman" w:hAnsi="Times New Roman"/>
                <w:sz w:val="18"/>
                <w:szCs w:val="18"/>
              </w:rPr>
            </w:pPr>
            <w:r w:rsidRPr="002B134C">
              <w:t>TS 37.213 v0.2.0 Physical layer procedures for shared spectrum channel access</w:t>
            </w:r>
          </w:p>
        </w:tc>
        <w:tc>
          <w:tcPr>
            <w:tcW w:w="2180" w:type="dxa"/>
            <w:tcBorders>
              <w:top w:val="single" w:sz="4" w:space="0" w:color="auto"/>
              <w:left w:val="nil"/>
              <w:bottom w:val="single" w:sz="4" w:space="0" w:color="auto"/>
              <w:right w:val="single" w:sz="4" w:space="0" w:color="auto"/>
            </w:tcBorders>
            <w:shd w:val="clear" w:color="auto" w:fill="auto"/>
          </w:tcPr>
          <w:p w14:paraId="67470CA4" w14:textId="77D3E04D" w:rsidR="001F1B8E" w:rsidRPr="008D5901" w:rsidRDefault="001F1B8E" w:rsidP="001F1B8E">
            <w:pPr>
              <w:rPr>
                <w:rFonts w:ascii="Times New Roman" w:hAnsi="Times New Roman"/>
                <w:sz w:val="18"/>
                <w:szCs w:val="18"/>
              </w:rPr>
            </w:pPr>
            <w:r w:rsidRPr="002B134C">
              <w:t>Ericsson</w:t>
            </w:r>
          </w:p>
        </w:tc>
        <w:tc>
          <w:tcPr>
            <w:tcW w:w="3180" w:type="dxa"/>
            <w:tcBorders>
              <w:top w:val="single" w:sz="4" w:space="0" w:color="auto"/>
              <w:left w:val="nil"/>
              <w:bottom w:val="single" w:sz="4" w:space="0" w:color="auto"/>
              <w:right w:val="single" w:sz="4" w:space="0" w:color="auto"/>
            </w:tcBorders>
            <w:shd w:val="clear" w:color="auto" w:fill="auto"/>
            <w:vAlign w:val="center"/>
          </w:tcPr>
          <w:p w14:paraId="2BBCCC6A" w14:textId="6D577C66" w:rsidR="001F1B8E" w:rsidRPr="008D5901" w:rsidRDefault="001F1B8E" w:rsidP="001F1B8E">
            <w:pPr>
              <w:rPr>
                <w:rFonts w:ascii="Times New Roman" w:hAnsi="Times New Roman"/>
                <w:sz w:val="18"/>
                <w:szCs w:val="18"/>
              </w:rPr>
            </w:pPr>
            <w:r>
              <w:rPr>
                <w:rFonts w:ascii="Times New Roman" w:hAnsi="Times New Roman"/>
                <w:sz w:val="18"/>
                <w:szCs w:val="18"/>
              </w:rPr>
              <w:t>Endorsed as v0.2.0</w:t>
            </w:r>
          </w:p>
        </w:tc>
      </w:tr>
      <w:tr w:rsidR="008D5901" w:rsidRPr="008D5901" w14:paraId="6437EBF1" w14:textId="77777777" w:rsidTr="00254752">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444DDD6B" w14:textId="685C21F7" w:rsidR="008D5901" w:rsidRPr="008D5901" w:rsidRDefault="008D5901" w:rsidP="008D5901">
            <w:pPr>
              <w:rPr>
                <w:rFonts w:ascii="Times New Roman" w:hAnsi="Times New Roman"/>
                <w:sz w:val="18"/>
                <w:szCs w:val="18"/>
              </w:rPr>
            </w:pPr>
          </w:p>
        </w:tc>
        <w:tc>
          <w:tcPr>
            <w:tcW w:w="5200" w:type="dxa"/>
            <w:tcBorders>
              <w:top w:val="single" w:sz="4" w:space="0" w:color="auto"/>
              <w:left w:val="nil"/>
              <w:bottom w:val="single" w:sz="4" w:space="0" w:color="auto"/>
              <w:right w:val="single" w:sz="4" w:space="0" w:color="auto"/>
            </w:tcBorders>
            <w:shd w:val="clear" w:color="auto" w:fill="auto"/>
          </w:tcPr>
          <w:p w14:paraId="7A34221E" w14:textId="1724584C" w:rsidR="008D5901" w:rsidRPr="008D5901" w:rsidRDefault="008D5901" w:rsidP="008D5901">
            <w:pPr>
              <w:rPr>
                <w:rFonts w:ascii="Times New Roman" w:hAnsi="Times New Roman"/>
                <w:sz w:val="18"/>
                <w:szCs w:val="18"/>
              </w:rPr>
            </w:pPr>
          </w:p>
        </w:tc>
        <w:tc>
          <w:tcPr>
            <w:tcW w:w="2180" w:type="dxa"/>
            <w:tcBorders>
              <w:top w:val="single" w:sz="4" w:space="0" w:color="auto"/>
              <w:left w:val="nil"/>
              <w:bottom w:val="single" w:sz="4" w:space="0" w:color="auto"/>
              <w:right w:val="single" w:sz="4" w:space="0" w:color="auto"/>
            </w:tcBorders>
            <w:shd w:val="clear" w:color="auto" w:fill="auto"/>
          </w:tcPr>
          <w:p w14:paraId="3D0DC758" w14:textId="60BEEA03" w:rsidR="008D5901" w:rsidRPr="008D5901" w:rsidRDefault="008D5901" w:rsidP="008D5901">
            <w:pPr>
              <w:rPr>
                <w:rFonts w:ascii="Times New Roman" w:hAnsi="Times New Roman"/>
                <w:sz w:val="18"/>
                <w:szCs w:val="18"/>
              </w:rPr>
            </w:pPr>
          </w:p>
        </w:tc>
        <w:tc>
          <w:tcPr>
            <w:tcW w:w="3180" w:type="dxa"/>
            <w:tcBorders>
              <w:top w:val="single" w:sz="4" w:space="0" w:color="auto"/>
              <w:left w:val="nil"/>
              <w:bottom w:val="single" w:sz="4" w:space="0" w:color="auto"/>
              <w:right w:val="single" w:sz="4" w:space="0" w:color="auto"/>
            </w:tcBorders>
            <w:shd w:val="clear" w:color="auto" w:fill="auto"/>
            <w:vAlign w:val="center"/>
          </w:tcPr>
          <w:p w14:paraId="54A54AEB" w14:textId="0A61B08E" w:rsidR="008D5901" w:rsidRPr="008D5901" w:rsidRDefault="008D5901" w:rsidP="008D5901">
            <w:pPr>
              <w:rPr>
                <w:rFonts w:ascii="Times New Roman" w:hAnsi="Times New Roman"/>
                <w:sz w:val="18"/>
                <w:szCs w:val="18"/>
              </w:rPr>
            </w:pPr>
          </w:p>
        </w:tc>
      </w:tr>
    </w:tbl>
    <w:p w14:paraId="37398D75" w14:textId="77777777" w:rsidR="007A5AC0" w:rsidRPr="000B1042" w:rsidRDefault="007A5AC0" w:rsidP="009643F7">
      <w:pPr>
        <w:rPr>
          <w:rFonts w:ascii="Times New Roman" w:eastAsia="SimSun" w:hAnsi="Times New Roman"/>
          <w:kern w:val="2"/>
          <w:szCs w:val="20"/>
        </w:rPr>
      </w:pPr>
    </w:p>
    <w:p w14:paraId="35F4A0AA" w14:textId="77777777"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5187" w:name="_Toc514184750"/>
      <w:r w:rsidRPr="000B1042">
        <w:rPr>
          <w:rFonts w:ascii="Times New Roman" w:hAnsi="Times New Roman" w:cs="Times New Roman"/>
          <w:sz w:val="20"/>
          <w:szCs w:val="20"/>
        </w:rPr>
        <w:lastRenderedPageBreak/>
        <w:t>Annex F:</w:t>
      </w:r>
      <w:r w:rsidRPr="000B1042">
        <w:rPr>
          <w:rFonts w:ascii="Times New Roman" w:hAnsi="Times New Roman" w:cs="Times New Roman"/>
          <w:sz w:val="20"/>
          <w:szCs w:val="20"/>
        </w:rPr>
        <w:tab/>
        <w:t>List of actions</w:t>
      </w:r>
      <w:bookmarkEnd w:id="5187"/>
    </w:p>
    <w:p w14:paraId="4D9C5812" w14:textId="77777777" w:rsidR="00FC4D55" w:rsidRPr="000B1042" w:rsidRDefault="00FC4D55" w:rsidP="00FC4D55">
      <w:pPr>
        <w:rPr>
          <w:szCs w:val="20"/>
        </w:rPr>
      </w:pPr>
    </w:p>
    <w:p w14:paraId="04C46776" w14:textId="7F25C2A5" w:rsidR="007A5AC0" w:rsidRPr="000B1042" w:rsidRDefault="00DE04FB" w:rsidP="0078744C">
      <w:pPr>
        <w:numPr>
          <w:ilvl w:val="0"/>
          <w:numId w:val="9"/>
        </w:numPr>
        <w:rPr>
          <w:rFonts w:ascii="Times New Roman" w:hAnsi="Times New Roman"/>
          <w:b/>
          <w:szCs w:val="20"/>
        </w:rPr>
      </w:pPr>
      <w:r>
        <w:rPr>
          <w:rFonts w:ascii="Times New Roman" w:hAnsi="Times New Roman"/>
          <w:b/>
          <w:szCs w:val="20"/>
        </w:rPr>
        <w:t>Outgoing LS</w:t>
      </w:r>
    </w:p>
    <w:p w14:paraId="4F037D0B" w14:textId="77777777" w:rsidR="008451F0" w:rsidRDefault="008451F0" w:rsidP="008451F0"/>
    <w:p w14:paraId="3F8F68DB" w14:textId="6A7432C2" w:rsidR="00EA2BCD" w:rsidRPr="000D2DB8" w:rsidRDefault="00EA2BCD" w:rsidP="00EA2BCD">
      <w:pPr>
        <w:rPr>
          <w:lang w:val="en-US"/>
        </w:rPr>
      </w:pPr>
      <w:r w:rsidRPr="001D6031">
        <w:rPr>
          <w:highlight w:val="green"/>
          <w:lang w:val="en-US"/>
        </w:rPr>
        <w:t>[92b-NR-01]</w:t>
      </w:r>
      <w:r w:rsidR="000D2DB8" w:rsidRPr="001D6031">
        <w:rPr>
          <w:highlight w:val="green"/>
          <w:lang w:val="en-US"/>
        </w:rPr>
        <w:t xml:space="preserve">  – Fred (NTT DOCOMO)</w:t>
      </w:r>
    </w:p>
    <w:p w14:paraId="7DC5050F" w14:textId="77777777" w:rsidR="000D2DB8" w:rsidRPr="000D2DB8" w:rsidRDefault="00603E09" w:rsidP="000D2DB8">
      <w:pPr>
        <w:ind w:left="720" w:hanging="720"/>
        <w:rPr>
          <w:b/>
          <w:lang w:eastAsia="x-none"/>
        </w:rPr>
      </w:pPr>
      <w:hyperlink r:id="rId2751" w:history="1">
        <w:r w:rsidR="000D2DB8" w:rsidRPr="000D2DB8">
          <w:rPr>
            <w:rStyle w:val="Hyperlink"/>
            <w:b/>
            <w:lang w:eastAsia="x-none"/>
          </w:rPr>
          <w:t>R1-1803581</w:t>
        </w:r>
      </w:hyperlink>
      <w:r w:rsidR="000D2DB8" w:rsidRPr="000D2DB8">
        <w:rPr>
          <w:b/>
          <w:lang w:eastAsia="x-none"/>
        </w:rPr>
        <w:tab/>
        <w:t>LS on maximum number of CCs for NR CA</w:t>
      </w:r>
      <w:r w:rsidR="000D2DB8" w:rsidRPr="000D2DB8">
        <w:rPr>
          <w:b/>
          <w:lang w:eastAsia="x-none"/>
        </w:rPr>
        <w:tab/>
        <w:t>RAN2, NTT DOCOMO</w:t>
      </w:r>
    </w:p>
    <w:p w14:paraId="1C8600B5" w14:textId="24B4889B" w:rsidR="000D2DB8" w:rsidRPr="000D2DB8" w:rsidRDefault="00EA2BCD" w:rsidP="00EA2BCD">
      <w:pPr>
        <w:rPr>
          <w:lang w:val="en-US"/>
        </w:rPr>
      </w:pPr>
      <w:r w:rsidRPr="000D2DB8">
        <w:rPr>
          <w:lang w:val="en-US"/>
        </w:rPr>
        <w:t xml:space="preserve">Email discussion/approval of reply LS to R1-1803581 till </w:t>
      </w:r>
      <w:r w:rsidR="000D2DB8" w:rsidRPr="000D2DB8">
        <w:rPr>
          <w:lang w:val="en-US"/>
        </w:rPr>
        <w:t>April 27</w:t>
      </w:r>
      <w:r w:rsidR="000D2DB8" w:rsidRPr="000D2DB8">
        <w:rPr>
          <w:vertAlign w:val="superscript"/>
          <w:lang w:val="en-US"/>
        </w:rPr>
        <w:t>th</w:t>
      </w:r>
      <w:r w:rsidR="000D2DB8">
        <w:rPr>
          <w:lang w:val="en-US" w:eastAsia="ja-JP"/>
        </w:rPr>
        <w:t>, incl. reaching the answer to the question</w:t>
      </w:r>
      <w:r w:rsidR="000D2DB8" w:rsidRPr="000D2DB8">
        <w:rPr>
          <w:i/>
          <w:iCs/>
          <w:lang w:val="en-US" w:eastAsia="ja-JP"/>
        </w:rPr>
        <w:t>: RAN2 asks RAN1 to check if RAN1 specs support 32 CCs for NR CA.</w:t>
      </w:r>
    </w:p>
    <w:p w14:paraId="16BCDD63" w14:textId="6C728955" w:rsidR="000D2DB8" w:rsidRPr="00CD63B9" w:rsidRDefault="000D2DB8" w:rsidP="000D2DB8">
      <w:pPr>
        <w:rPr>
          <w:b/>
          <w:color w:val="C00000"/>
          <w:lang w:val="en-US" w:eastAsia="ja-JP"/>
        </w:rPr>
      </w:pPr>
      <w:r w:rsidRPr="00CD63B9">
        <w:rPr>
          <w:b/>
          <w:color w:val="C00000"/>
          <w:lang w:val="en-US" w:eastAsia="ja-JP"/>
        </w:rPr>
        <w:t xml:space="preserve">Done: </w:t>
      </w:r>
      <w:r>
        <w:rPr>
          <w:b/>
          <w:color w:val="C00000"/>
          <w:lang w:val="en-US" w:eastAsia="ja-JP"/>
        </w:rPr>
        <w:t>Following the decision posted on April 30</w:t>
      </w:r>
      <w:r w:rsidRPr="000D2DB8">
        <w:rPr>
          <w:b/>
          <w:color w:val="C00000"/>
          <w:vertAlign w:val="superscript"/>
          <w:lang w:val="en-US" w:eastAsia="ja-JP"/>
        </w:rPr>
        <w:t>th</w:t>
      </w:r>
      <w:r>
        <w:rPr>
          <w:b/>
          <w:color w:val="C00000"/>
          <w:lang w:val="en-US" w:eastAsia="ja-JP"/>
        </w:rPr>
        <w:t xml:space="preserve">, final LS is </w:t>
      </w:r>
      <w:r w:rsidRPr="000D2DB8">
        <w:rPr>
          <w:b/>
          <w:color w:val="C00000"/>
          <w:highlight w:val="green"/>
          <w:lang w:val="en-US" w:eastAsia="ja-JP"/>
        </w:rPr>
        <w:t>approved in R1-1805782</w:t>
      </w:r>
      <w:r>
        <w:rPr>
          <w:b/>
          <w:color w:val="C00000"/>
          <w:lang w:val="en-US" w:eastAsia="ja-JP"/>
        </w:rPr>
        <w:t>.</w:t>
      </w:r>
    </w:p>
    <w:p w14:paraId="6D1F7FCD" w14:textId="3C9AE25D" w:rsidR="00872513" w:rsidRDefault="00872513">
      <w:pPr>
        <w:rPr>
          <w:rFonts w:ascii="Times New Roman" w:eastAsia="SimSun" w:hAnsi="Times New Roman"/>
          <w:kern w:val="2"/>
          <w:szCs w:val="20"/>
          <w:lang w:val="en-US"/>
        </w:rPr>
      </w:pPr>
    </w:p>
    <w:p w14:paraId="07B866BE" w14:textId="77777777" w:rsidR="0049283E" w:rsidRDefault="0049283E" w:rsidP="0049283E">
      <w:pPr>
        <w:rPr>
          <w:lang w:val="en-US"/>
        </w:rPr>
      </w:pPr>
      <w:r w:rsidRPr="00D57CFB">
        <w:rPr>
          <w:highlight w:val="green"/>
          <w:lang w:val="en-US"/>
        </w:rPr>
        <w:t xml:space="preserve">[92b-NR-03] </w:t>
      </w:r>
      <w:r w:rsidRPr="00D57CFB">
        <w:rPr>
          <w:highlight w:val="green"/>
        </w:rPr>
        <w:t>– Fred (NTT DOCOMO)</w:t>
      </w:r>
    </w:p>
    <w:p w14:paraId="484A44B0" w14:textId="77777777" w:rsidR="0049283E" w:rsidRPr="0049283E" w:rsidRDefault="0049283E" w:rsidP="0049283E">
      <w:r w:rsidRPr="0049283E">
        <w:t>Email discussion till May 4</w:t>
      </w:r>
      <w:r w:rsidRPr="0049283E">
        <w:rPr>
          <w:vertAlign w:val="superscript"/>
        </w:rPr>
        <w:t>th</w:t>
      </w:r>
      <w:r w:rsidRPr="0049283E">
        <w:t xml:space="preserve"> to come-up with identifying necessary information (e.g., periodicities, offsets, occasions) for updating RRC signaling </w:t>
      </w:r>
      <w:r w:rsidRPr="0049283E">
        <w:rPr>
          <w:i/>
        </w:rPr>
        <w:t>searchSpace</w:t>
      </w:r>
      <w:r w:rsidRPr="0049283E">
        <w:t xml:space="preserve"> such that it includes the set of periodicities defined for </w:t>
      </w:r>
      <w:r w:rsidRPr="0049283E">
        <w:rPr>
          <w:i/>
        </w:rPr>
        <w:t>ssb-PeriodicityServingCell</w:t>
      </w:r>
      <w:r w:rsidRPr="0049283E">
        <w:t xml:space="preserve">. </w:t>
      </w:r>
    </w:p>
    <w:p w14:paraId="643A0095" w14:textId="77777777" w:rsidR="0049283E" w:rsidRPr="00A93B88" w:rsidRDefault="0049283E" w:rsidP="0049283E">
      <w:r w:rsidRPr="0049283E">
        <w:t>Aim to target providing an LS to RAN2.</w:t>
      </w:r>
    </w:p>
    <w:p w14:paraId="2F6FB8C5" w14:textId="64C9A0BE" w:rsidR="0049283E" w:rsidRDefault="0049283E" w:rsidP="0049283E">
      <w:pPr>
        <w:rPr>
          <w:b/>
          <w:color w:val="C00000"/>
          <w:lang w:val="en-US" w:eastAsia="ja-JP"/>
        </w:rPr>
      </w:pPr>
      <w:r w:rsidRPr="00D57CFB">
        <w:rPr>
          <w:b/>
          <w:color w:val="C00000"/>
          <w:lang w:val="en-US" w:eastAsia="ja-JP"/>
        </w:rPr>
        <w:t xml:space="preserve">Done: Following the decision posted on May </w:t>
      </w:r>
      <w:r w:rsidR="00D57CFB" w:rsidRPr="00D57CFB">
        <w:rPr>
          <w:b/>
          <w:color w:val="C00000"/>
          <w:lang w:val="en-US" w:eastAsia="ja-JP"/>
        </w:rPr>
        <w:t>9</w:t>
      </w:r>
      <w:r w:rsidRPr="00D57CFB">
        <w:rPr>
          <w:b/>
          <w:color w:val="C00000"/>
          <w:vertAlign w:val="superscript"/>
          <w:lang w:val="en-US" w:eastAsia="ja-JP"/>
        </w:rPr>
        <w:t>th</w:t>
      </w:r>
      <w:r w:rsidRPr="00D57CFB">
        <w:rPr>
          <w:b/>
          <w:color w:val="C00000"/>
          <w:lang w:val="en-US" w:eastAsia="ja-JP"/>
        </w:rPr>
        <w:t xml:space="preserve">, final LS is </w:t>
      </w:r>
      <w:r w:rsidRPr="00D57CFB">
        <w:rPr>
          <w:b/>
          <w:color w:val="C00000"/>
          <w:highlight w:val="green"/>
          <w:lang w:val="en-US" w:eastAsia="ja-JP"/>
        </w:rPr>
        <w:t>approved in R1-1805</w:t>
      </w:r>
      <w:r w:rsidR="00D57CFB" w:rsidRPr="00D57CFB">
        <w:rPr>
          <w:b/>
          <w:color w:val="C00000"/>
          <w:highlight w:val="green"/>
          <w:lang w:val="en-US" w:eastAsia="ja-JP"/>
        </w:rPr>
        <w:t>440</w:t>
      </w:r>
      <w:r w:rsidRPr="00D57CFB">
        <w:rPr>
          <w:b/>
          <w:color w:val="C00000"/>
          <w:lang w:val="en-US" w:eastAsia="ja-JP"/>
        </w:rPr>
        <w:t>.</w:t>
      </w:r>
    </w:p>
    <w:p w14:paraId="0399D45E" w14:textId="3384240E" w:rsidR="00D57CFB" w:rsidRPr="00D57CFB" w:rsidRDefault="00D57CFB" w:rsidP="00D57CFB">
      <w:pPr>
        <w:rPr>
          <w:b/>
          <w:color w:val="C00000"/>
          <w:lang w:val="en-US" w:eastAsia="ja-JP"/>
        </w:rPr>
      </w:pPr>
      <w:r w:rsidRPr="00D57CFB">
        <w:rPr>
          <w:b/>
          <w:color w:val="C00000"/>
          <w:lang w:val="en-US" w:eastAsia="ja-JP"/>
        </w:rPr>
        <w:t>R1-1805439</w:t>
      </w:r>
      <w:r>
        <w:rPr>
          <w:b/>
          <w:color w:val="C00000"/>
          <w:lang w:val="en-US" w:eastAsia="ja-JP"/>
        </w:rPr>
        <w:tab/>
      </w:r>
      <w:r w:rsidRPr="00D57CFB">
        <w:rPr>
          <w:b/>
          <w:color w:val="C00000"/>
          <w:lang w:val="en-US" w:eastAsia="ja-JP"/>
        </w:rPr>
        <w:t>[92b-NR-03] Necessary information for search space configuration</w:t>
      </w:r>
    </w:p>
    <w:p w14:paraId="2628975B" w14:textId="34369B7B" w:rsidR="00D57CFB" w:rsidRPr="00CD63B9" w:rsidRDefault="00D57CFB" w:rsidP="00D57CFB">
      <w:pPr>
        <w:rPr>
          <w:b/>
          <w:color w:val="C00000"/>
          <w:lang w:val="en-US" w:eastAsia="ja-JP"/>
        </w:rPr>
      </w:pPr>
      <w:r w:rsidRPr="00D57CFB">
        <w:rPr>
          <w:b/>
          <w:color w:val="C00000"/>
          <w:lang w:val="en-US" w:eastAsia="ja-JP"/>
        </w:rPr>
        <w:t>R1-1805440</w:t>
      </w:r>
      <w:r>
        <w:rPr>
          <w:b/>
          <w:color w:val="C00000"/>
          <w:lang w:val="en-US" w:eastAsia="ja-JP"/>
        </w:rPr>
        <w:tab/>
      </w:r>
      <w:r w:rsidRPr="00D57CFB">
        <w:rPr>
          <w:b/>
          <w:color w:val="C00000"/>
          <w:lang w:val="en-US" w:eastAsia="ja-JP"/>
        </w:rPr>
        <w:t>LS on PDCCH common search space configurations</w:t>
      </w:r>
    </w:p>
    <w:p w14:paraId="1CEAD3D1" w14:textId="77777777" w:rsidR="0049283E" w:rsidRDefault="0049283E">
      <w:pPr>
        <w:rPr>
          <w:rFonts w:ascii="Times New Roman" w:eastAsia="SimSun" w:hAnsi="Times New Roman"/>
          <w:kern w:val="2"/>
          <w:szCs w:val="20"/>
          <w:lang w:val="en-US"/>
        </w:rPr>
      </w:pPr>
    </w:p>
    <w:p w14:paraId="2177447E" w14:textId="77777777" w:rsidR="00276AA8" w:rsidRDefault="00276AA8" w:rsidP="00276AA8">
      <w:pPr>
        <w:rPr>
          <w:lang w:val="en-US"/>
        </w:rPr>
      </w:pPr>
      <w:r w:rsidRPr="00A87A06">
        <w:rPr>
          <w:highlight w:val="green"/>
          <w:lang w:val="en-US"/>
        </w:rPr>
        <w:t>[92b-LTE-04] – Timo (Nokia)</w:t>
      </w:r>
    </w:p>
    <w:p w14:paraId="778B49B2" w14:textId="77777777" w:rsidR="00276AA8" w:rsidRDefault="00276AA8" w:rsidP="00276AA8">
      <w:pPr>
        <w:rPr>
          <w:lang w:val="en-US" w:eastAsia="x-none"/>
        </w:rPr>
      </w:pPr>
      <w:r w:rsidRPr="00276AA8">
        <w:rPr>
          <w:lang w:val="en-US" w:eastAsia="x-none"/>
        </w:rPr>
        <w:t>Email discussion until May 3</w:t>
      </w:r>
      <w:r w:rsidRPr="00276AA8">
        <w:rPr>
          <w:vertAlign w:val="superscript"/>
          <w:lang w:val="en-US" w:eastAsia="x-none"/>
        </w:rPr>
        <w:t>rd</w:t>
      </w:r>
      <w:r w:rsidRPr="00276AA8">
        <w:rPr>
          <w:lang w:val="en-US" w:eastAsia="x-none"/>
        </w:rPr>
        <w:t xml:space="preserve"> on UE capabilities for FeLAA and associated LS to RAN2</w:t>
      </w:r>
    </w:p>
    <w:p w14:paraId="186FF239" w14:textId="2FEC6ED5" w:rsidR="00315C50" w:rsidRPr="00CD63B9" w:rsidRDefault="00315C50" w:rsidP="00315C50">
      <w:pPr>
        <w:rPr>
          <w:b/>
          <w:color w:val="C00000"/>
          <w:lang w:val="en-US" w:eastAsia="ja-JP"/>
        </w:rPr>
      </w:pPr>
      <w:r w:rsidRPr="00CD63B9">
        <w:rPr>
          <w:b/>
          <w:color w:val="C00000"/>
          <w:lang w:val="en-US" w:eastAsia="ja-JP"/>
        </w:rPr>
        <w:t xml:space="preserve">Done: </w:t>
      </w:r>
      <w:r>
        <w:rPr>
          <w:b/>
          <w:color w:val="C00000"/>
          <w:lang w:val="en-US" w:eastAsia="ja-JP"/>
        </w:rPr>
        <w:t>Following the decision posted on May 4</w:t>
      </w:r>
      <w:r w:rsidRPr="00315C50">
        <w:rPr>
          <w:b/>
          <w:color w:val="C00000"/>
          <w:vertAlign w:val="superscript"/>
          <w:lang w:val="en-US" w:eastAsia="ja-JP"/>
        </w:rPr>
        <w:t>th</w:t>
      </w:r>
      <w:r>
        <w:rPr>
          <w:b/>
          <w:color w:val="C00000"/>
          <w:lang w:val="en-US" w:eastAsia="ja-JP"/>
        </w:rPr>
        <w:t xml:space="preserve">, final LS is </w:t>
      </w:r>
      <w:r w:rsidRPr="000D2DB8">
        <w:rPr>
          <w:b/>
          <w:color w:val="C00000"/>
          <w:highlight w:val="green"/>
          <w:lang w:val="en-US" w:eastAsia="ja-JP"/>
        </w:rPr>
        <w:t>approved in R1-18057</w:t>
      </w:r>
      <w:r>
        <w:rPr>
          <w:b/>
          <w:color w:val="C00000"/>
          <w:highlight w:val="green"/>
          <w:lang w:val="en-US" w:eastAsia="ja-JP"/>
        </w:rPr>
        <w:t>91</w:t>
      </w:r>
      <w:r>
        <w:rPr>
          <w:b/>
          <w:color w:val="C00000"/>
          <w:lang w:val="en-US" w:eastAsia="ja-JP"/>
        </w:rPr>
        <w:t>.</w:t>
      </w:r>
    </w:p>
    <w:p w14:paraId="6EDD47DA" w14:textId="6EDF79EB" w:rsidR="00276AA8" w:rsidRDefault="00276AA8">
      <w:pPr>
        <w:rPr>
          <w:rFonts w:ascii="Times New Roman" w:eastAsia="SimSun" w:hAnsi="Times New Roman"/>
          <w:kern w:val="2"/>
          <w:szCs w:val="20"/>
          <w:lang w:val="en-US"/>
        </w:rPr>
      </w:pPr>
    </w:p>
    <w:p w14:paraId="172820F4" w14:textId="400EED39" w:rsidR="004A76E2" w:rsidRDefault="004A76E2" w:rsidP="004A76E2">
      <w:pPr>
        <w:rPr>
          <w:lang w:val="en-US"/>
        </w:rPr>
      </w:pPr>
      <w:r w:rsidRPr="00DC0FA7">
        <w:rPr>
          <w:highlight w:val="green"/>
          <w:lang w:val="en-US"/>
        </w:rPr>
        <w:t>[92b-LTE-08] – Johan (Ericsson)</w:t>
      </w:r>
    </w:p>
    <w:p w14:paraId="79A90AA5" w14:textId="2AEF48A0" w:rsidR="004A76E2" w:rsidRPr="004A76E2" w:rsidRDefault="004A76E2" w:rsidP="004A76E2">
      <w:pPr>
        <w:rPr>
          <w:lang w:val="en-US" w:eastAsia="ja-JP"/>
        </w:rPr>
      </w:pPr>
      <w:r w:rsidRPr="004A76E2">
        <w:rPr>
          <w:lang w:val="en-US" w:eastAsia="ja-JP"/>
        </w:rPr>
        <w:t>Email discussion for RRC parameters for eMTC including the agreements</w:t>
      </w:r>
      <w:r w:rsidRPr="004A76E2">
        <w:rPr>
          <w:lang w:val="en-US"/>
        </w:rPr>
        <w:t xml:space="preserve"> and working assumptions</w:t>
      </w:r>
      <w:r w:rsidRPr="004A76E2">
        <w:rPr>
          <w:lang w:val="en-US" w:eastAsia="ja-JP"/>
        </w:rPr>
        <w:t xml:space="preserve"> at RAN1#92bis meeting by April 27</w:t>
      </w:r>
      <w:r w:rsidRPr="004A76E2">
        <w:rPr>
          <w:vertAlign w:val="superscript"/>
          <w:lang w:val="en-US" w:eastAsia="ja-JP"/>
        </w:rPr>
        <w:t>th</w:t>
      </w:r>
    </w:p>
    <w:p w14:paraId="57F0AE4A" w14:textId="77777777" w:rsidR="004A76E2" w:rsidRPr="00CD63B9" w:rsidRDefault="004A76E2" w:rsidP="004A76E2">
      <w:pPr>
        <w:rPr>
          <w:b/>
          <w:color w:val="C00000"/>
          <w:lang w:val="en-US" w:eastAsia="ja-JP"/>
        </w:rPr>
      </w:pPr>
      <w:r w:rsidRPr="00CD63B9">
        <w:rPr>
          <w:b/>
          <w:color w:val="C00000"/>
          <w:lang w:val="en-US" w:eastAsia="ja-JP"/>
        </w:rPr>
        <w:t xml:space="preserve">Done: </w:t>
      </w:r>
      <w:r>
        <w:rPr>
          <w:b/>
          <w:color w:val="C00000"/>
          <w:lang w:val="en-US" w:eastAsia="ja-JP"/>
        </w:rPr>
        <w:t>Following the decision posted on May 1</w:t>
      </w:r>
      <w:r w:rsidRPr="003162FA">
        <w:rPr>
          <w:b/>
          <w:color w:val="C00000"/>
          <w:vertAlign w:val="superscript"/>
          <w:lang w:val="en-US" w:eastAsia="ja-JP"/>
        </w:rPr>
        <w:t>st</w:t>
      </w:r>
      <w:r>
        <w:rPr>
          <w:b/>
          <w:color w:val="C00000"/>
          <w:lang w:val="en-US" w:eastAsia="ja-JP"/>
        </w:rPr>
        <w:t xml:space="preserve"> , following is agreed:</w:t>
      </w:r>
    </w:p>
    <w:p w14:paraId="132DA7BD" w14:textId="77777777" w:rsidR="004A76E2" w:rsidRPr="00255691" w:rsidRDefault="004A76E2" w:rsidP="004A76E2">
      <w:pPr>
        <w:ind w:left="1440" w:hanging="1440"/>
        <w:rPr>
          <w:b/>
          <w:color w:val="C00000"/>
          <w:lang w:val="en-US"/>
        </w:rPr>
      </w:pPr>
      <w:r w:rsidRPr="004A76E2">
        <w:rPr>
          <w:b/>
          <w:color w:val="C00000"/>
          <w:highlight w:val="green"/>
          <w:lang w:val="en-US"/>
        </w:rPr>
        <w:t>R1-1805787</w:t>
      </w:r>
      <w:r w:rsidRPr="00255691">
        <w:rPr>
          <w:b/>
          <w:color w:val="C00000"/>
          <w:lang w:val="en-US"/>
        </w:rPr>
        <w:tab/>
        <w:t>List of RRC parameters for L1 configuration of Rel-15 LTE-MTC</w:t>
      </w:r>
      <w:r w:rsidRPr="00255691">
        <w:rPr>
          <w:b/>
          <w:color w:val="C00000"/>
          <w:lang w:val="en-US"/>
        </w:rPr>
        <w:tab/>
        <w:t>Ericsson</w:t>
      </w:r>
    </w:p>
    <w:p w14:paraId="5988B794" w14:textId="61073742" w:rsidR="004A76E2" w:rsidRPr="003162FA" w:rsidRDefault="00603E09" w:rsidP="004A76E2">
      <w:pPr>
        <w:ind w:left="1440" w:hanging="1440"/>
        <w:rPr>
          <w:b/>
          <w:color w:val="C00000"/>
          <w:lang w:val="en-US"/>
        </w:rPr>
      </w:pPr>
      <w:hyperlink r:id="rId2752" w:history="1">
        <w:r w:rsidR="00CC767B">
          <w:rPr>
            <w:rStyle w:val="Hyperlink"/>
            <w:b/>
            <w:highlight w:val="green"/>
            <w:lang w:val="en-US"/>
          </w:rPr>
          <w:t>R1-1805768</w:t>
        </w:r>
      </w:hyperlink>
      <w:r w:rsidR="004A76E2" w:rsidRPr="00255691">
        <w:rPr>
          <w:b/>
          <w:color w:val="C00000"/>
          <w:lang w:val="en-US"/>
        </w:rPr>
        <w:tab/>
        <w:t>LS on RRC parameter list for L1 configuration of Rel-15 LTE-MTC</w:t>
      </w:r>
      <w:r w:rsidR="004A76E2" w:rsidRPr="00255691">
        <w:rPr>
          <w:b/>
          <w:color w:val="C00000"/>
          <w:lang w:val="en-US"/>
        </w:rPr>
        <w:tab/>
        <w:t>RAN1, Ericsson</w:t>
      </w:r>
      <w:hyperlink r:id="rId2753" w:history="1">
        <w:r w:rsidR="00CC767B">
          <w:rPr>
            <w:rStyle w:val="Hyperlink"/>
            <w:b/>
            <w:highlight w:val="green"/>
            <w:lang w:val="en-US"/>
          </w:rPr>
          <w:t>R1-1805785</w:t>
        </w:r>
      </w:hyperlink>
      <w:r w:rsidR="004A76E2" w:rsidRPr="003162FA">
        <w:rPr>
          <w:b/>
          <w:color w:val="C00000"/>
          <w:lang w:val="en-US"/>
        </w:rPr>
        <w:tab/>
      </w:r>
      <w:r w:rsidR="004A76E2" w:rsidRPr="009B05F7">
        <w:rPr>
          <w:b/>
          <w:color w:val="C00000"/>
          <w:lang w:val="en-US"/>
        </w:rPr>
        <w:t>LS on RRC and LPP parameter list for further NB-IoT enhancements</w:t>
      </w:r>
      <w:r w:rsidR="004A76E2" w:rsidRPr="003162FA">
        <w:rPr>
          <w:b/>
          <w:color w:val="C00000"/>
          <w:lang w:val="en-US"/>
        </w:rPr>
        <w:tab/>
        <w:t xml:space="preserve">RAN1, </w:t>
      </w:r>
      <w:r w:rsidR="004A76E2">
        <w:rPr>
          <w:b/>
          <w:color w:val="C00000"/>
          <w:lang w:val="en-US"/>
        </w:rPr>
        <w:t>Huawei</w:t>
      </w:r>
    </w:p>
    <w:p w14:paraId="0E55223D" w14:textId="77777777" w:rsidR="004A76E2" w:rsidRDefault="004A76E2">
      <w:pPr>
        <w:rPr>
          <w:rFonts w:ascii="Times New Roman" w:eastAsia="SimSun" w:hAnsi="Times New Roman"/>
          <w:kern w:val="2"/>
          <w:szCs w:val="20"/>
          <w:lang w:val="en-US"/>
        </w:rPr>
      </w:pPr>
    </w:p>
    <w:p w14:paraId="044E5D19" w14:textId="71A13858" w:rsidR="003812AA" w:rsidRDefault="003812AA" w:rsidP="003812AA">
      <w:pPr>
        <w:rPr>
          <w:lang w:val="en-US" w:eastAsia="ja-JP"/>
        </w:rPr>
      </w:pPr>
      <w:r w:rsidRPr="003D40D9">
        <w:rPr>
          <w:highlight w:val="green"/>
          <w:lang w:val="en-US" w:eastAsia="ja-JP"/>
        </w:rPr>
        <w:t>[92b-LTE-11] – Matthew (Huawei)</w:t>
      </w:r>
    </w:p>
    <w:p w14:paraId="015441D2" w14:textId="45947438" w:rsidR="003812AA" w:rsidRPr="003812AA" w:rsidRDefault="003812AA" w:rsidP="003812AA">
      <w:pPr>
        <w:rPr>
          <w:lang w:val="en-US" w:eastAsia="ja-JP"/>
        </w:rPr>
      </w:pPr>
      <w:r w:rsidRPr="003812AA">
        <w:rPr>
          <w:lang w:val="en-US" w:eastAsia="ja-JP"/>
        </w:rPr>
        <w:t xml:space="preserve">Email discussion for RRC parameters </w:t>
      </w:r>
      <w:r>
        <w:rPr>
          <w:lang w:val="en-US" w:eastAsia="ja-JP"/>
        </w:rPr>
        <w:t xml:space="preserve">for NB-IOT </w:t>
      </w:r>
      <w:r w:rsidRPr="003812AA">
        <w:rPr>
          <w:lang w:val="en-US" w:eastAsia="ja-JP"/>
        </w:rPr>
        <w:t xml:space="preserve">including the agreements </w:t>
      </w:r>
      <w:r w:rsidRPr="003812AA">
        <w:rPr>
          <w:lang w:val="en-US"/>
        </w:rPr>
        <w:t xml:space="preserve">and working assumptions </w:t>
      </w:r>
      <w:r w:rsidRPr="003812AA">
        <w:rPr>
          <w:lang w:val="en-US" w:eastAsia="ja-JP"/>
        </w:rPr>
        <w:t>at</w:t>
      </w:r>
      <w:r>
        <w:rPr>
          <w:lang w:val="en-US" w:eastAsia="ja-JP"/>
        </w:rPr>
        <w:t xml:space="preserve"> RAN1#92bis meeting by April 27</w:t>
      </w:r>
      <w:r w:rsidRPr="003812AA">
        <w:rPr>
          <w:vertAlign w:val="superscript"/>
          <w:lang w:val="en-US" w:eastAsia="ja-JP"/>
        </w:rPr>
        <w:t>th</w:t>
      </w:r>
      <w:r>
        <w:rPr>
          <w:lang w:val="en-US" w:eastAsia="ja-JP"/>
        </w:rPr>
        <w:t>.</w:t>
      </w:r>
    </w:p>
    <w:p w14:paraId="2DF806AF" w14:textId="77777777" w:rsidR="003812AA" w:rsidRPr="00CD63B9" w:rsidRDefault="003812AA" w:rsidP="003812AA">
      <w:pPr>
        <w:rPr>
          <w:b/>
          <w:color w:val="C00000"/>
          <w:lang w:val="en-US" w:eastAsia="ja-JP"/>
        </w:rPr>
      </w:pPr>
      <w:r w:rsidRPr="00CD63B9">
        <w:rPr>
          <w:b/>
          <w:color w:val="C00000"/>
          <w:lang w:val="en-US" w:eastAsia="ja-JP"/>
        </w:rPr>
        <w:t xml:space="preserve">Done: </w:t>
      </w:r>
      <w:r>
        <w:rPr>
          <w:b/>
          <w:color w:val="C00000"/>
          <w:lang w:val="en-US" w:eastAsia="ja-JP"/>
        </w:rPr>
        <w:t>Following the decision posted on May 1</w:t>
      </w:r>
      <w:r w:rsidRPr="003162FA">
        <w:rPr>
          <w:b/>
          <w:color w:val="C00000"/>
          <w:vertAlign w:val="superscript"/>
          <w:lang w:val="en-US" w:eastAsia="ja-JP"/>
        </w:rPr>
        <w:t>st</w:t>
      </w:r>
      <w:r>
        <w:rPr>
          <w:b/>
          <w:color w:val="C00000"/>
          <w:lang w:val="en-US" w:eastAsia="ja-JP"/>
        </w:rPr>
        <w:t xml:space="preserve"> , following is agreed:</w:t>
      </w:r>
    </w:p>
    <w:p w14:paraId="3C45F8C8" w14:textId="77777777" w:rsidR="00255691" w:rsidRPr="00255691" w:rsidRDefault="00255691" w:rsidP="00255691">
      <w:pPr>
        <w:ind w:left="1440" w:hanging="1440"/>
        <w:rPr>
          <w:b/>
          <w:color w:val="C00000"/>
          <w:lang w:val="en-US"/>
        </w:rPr>
      </w:pPr>
      <w:r w:rsidRPr="001F1BB0">
        <w:rPr>
          <w:b/>
          <w:color w:val="C00000"/>
          <w:highlight w:val="green"/>
          <w:lang w:val="en-US"/>
        </w:rPr>
        <w:t>R1-1805786</w:t>
      </w:r>
      <w:r w:rsidRPr="00255691">
        <w:rPr>
          <w:b/>
          <w:color w:val="C00000"/>
          <w:lang w:val="en-US"/>
        </w:rPr>
        <w:tab/>
        <w:t>List of RRC and LPP parameters for further NB-IoT enhancements</w:t>
      </w:r>
      <w:r w:rsidRPr="00255691">
        <w:rPr>
          <w:b/>
          <w:color w:val="C00000"/>
          <w:lang w:val="en-US"/>
        </w:rPr>
        <w:tab/>
        <w:t>Huawei</w:t>
      </w:r>
    </w:p>
    <w:p w14:paraId="0DBA1D1C" w14:textId="77777777" w:rsidR="001F1BB0" w:rsidRDefault="001F1BB0" w:rsidP="00255691">
      <w:pPr>
        <w:ind w:left="1440" w:hanging="1440"/>
        <w:rPr>
          <w:b/>
          <w:color w:val="C00000"/>
          <w:lang w:val="en-US"/>
        </w:rPr>
      </w:pPr>
      <w:r w:rsidRPr="001F1BB0">
        <w:rPr>
          <w:b/>
          <w:color w:val="C00000"/>
          <w:highlight w:val="green"/>
          <w:lang w:val="en-US"/>
        </w:rPr>
        <w:t>R1-1805785</w:t>
      </w:r>
      <w:r w:rsidRPr="001F1BB0">
        <w:rPr>
          <w:b/>
          <w:color w:val="C00000"/>
          <w:lang w:val="en-US"/>
        </w:rPr>
        <w:tab/>
        <w:t>LS on RRC and LPP parameter list for further NB-IoT enhancements</w:t>
      </w:r>
      <w:r w:rsidRPr="001F1BB0">
        <w:rPr>
          <w:b/>
          <w:color w:val="C00000"/>
          <w:lang w:val="en-US"/>
        </w:rPr>
        <w:tab/>
        <w:t>RAN1, Huawei</w:t>
      </w:r>
    </w:p>
    <w:p w14:paraId="6895B887" w14:textId="77777777" w:rsidR="003812AA" w:rsidRDefault="003812AA">
      <w:pPr>
        <w:rPr>
          <w:rFonts w:ascii="Times New Roman" w:eastAsia="SimSun" w:hAnsi="Times New Roman"/>
          <w:kern w:val="2"/>
          <w:szCs w:val="20"/>
          <w:lang w:val="en-US"/>
        </w:rPr>
      </w:pPr>
    </w:p>
    <w:p w14:paraId="4ED4711D" w14:textId="77777777" w:rsidR="001D6031" w:rsidRPr="001D6031" w:rsidRDefault="001D6031" w:rsidP="001D6031">
      <w:pPr>
        <w:ind w:left="1440" w:hanging="1440"/>
        <w:rPr>
          <w:lang w:val="en-US"/>
        </w:rPr>
      </w:pPr>
      <w:r w:rsidRPr="00EB65F1">
        <w:rPr>
          <w:highlight w:val="green"/>
          <w:lang w:val="en-US"/>
        </w:rPr>
        <w:t>[92b-LTE-13] – Laetitia (Ericsson)</w:t>
      </w:r>
    </w:p>
    <w:p w14:paraId="6D51F964" w14:textId="17D25E71" w:rsidR="001D6031" w:rsidRPr="001D6031" w:rsidRDefault="001D6031" w:rsidP="001D6031">
      <w:pPr>
        <w:ind w:left="1440" w:hanging="1440"/>
        <w:rPr>
          <w:lang w:val="en-US"/>
        </w:rPr>
      </w:pPr>
      <w:r w:rsidRPr="001D6031">
        <w:rPr>
          <w:lang w:val="en-US"/>
        </w:rPr>
        <w:t xml:space="preserve">Email discussion on the set of RRC parameters/UE capability for HRLLC based on the agreements and working assumptions so far by </w:t>
      </w:r>
      <w:r w:rsidR="003162FA">
        <w:rPr>
          <w:lang w:val="en-US"/>
        </w:rPr>
        <w:t>April 27</w:t>
      </w:r>
      <w:r w:rsidR="003162FA" w:rsidRPr="003162FA">
        <w:rPr>
          <w:vertAlign w:val="superscript"/>
          <w:lang w:val="en-US"/>
        </w:rPr>
        <w:t>th</w:t>
      </w:r>
      <w:r w:rsidR="003162FA">
        <w:rPr>
          <w:lang w:val="en-US"/>
        </w:rPr>
        <w:t xml:space="preserve"> </w:t>
      </w:r>
    </w:p>
    <w:p w14:paraId="5D7B2C54" w14:textId="60A63139" w:rsidR="001D6031" w:rsidRPr="00CD63B9" w:rsidRDefault="001D6031" w:rsidP="001D6031">
      <w:pPr>
        <w:rPr>
          <w:b/>
          <w:color w:val="C00000"/>
          <w:lang w:val="en-US" w:eastAsia="ja-JP"/>
        </w:rPr>
      </w:pPr>
      <w:r w:rsidRPr="00CD63B9">
        <w:rPr>
          <w:b/>
          <w:color w:val="C00000"/>
          <w:lang w:val="en-US" w:eastAsia="ja-JP"/>
        </w:rPr>
        <w:t xml:space="preserve">Done: </w:t>
      </w:r>
      <w:r>
        <w:rPr>
          <w:b/>
          <w:color w:val="C00000"/>
          <w:lang w:val="en-US" w:eastAsia="ja-JP"/>
        </w:rPr>
        <w:t xml:space="preserve">Following the decision posted on </w:t>
      </w:r>
      <w:r w:rsidR="003162FA">
        <w:rPr>
          <w:b/>
          <w:color w:val="C00000"/>
          <w:lang w:val="en-US" w:eastAsia="ja-JP"/>
        </w:rPr>
        <w:t>May 1</w:t>
      </w:r>
      <w:r w:rsidR="003162FA" w:rsidRPr="003162FA">
        <w:rPr>
          <w:b/>
          <w:color w:val="C00000"/>
          <w:vertAlign w:val="superscript"/>
          <w:lang w:val="en-US" w:eastAsia="ja-JP"/>
        </w:rPr>
        <w:t>st</w:t>
      </w:r>
      <w:r w:rsidR="003162FA">
        <w:rPr>
          <w:b/>
          <w:color w:val="C00000"/>
          <w:lang w:val="en-US" w:eastAsia="ja-JP"/>
        </w:rPr>
        <w:t xml:space="preserve"> </w:t>
      </w:r>
      <w:r>
        <w:rPr>
          <w:b/>
          <w:color w:val="C00000"/>
          <w:lang w:val="en-US" w:eastAsia="ja-JP"/>
        </w:rPr>
        <w:t>, f</w:t>
      </w:r>
      <w:r w:rsidR="003162FA">
        <w:rPr>
          <w:b/>
          <w:color w:val="C00000"/>
          <w:lang w:val="en-US" w:eastAsia="ja-JP"/>
        </w:rPr>
        <w:t>ollowing is agreed:</w:t>
      </w:r>
    </w:p>
    <w:p w14:paraId="7529A103" w14:textId="77777777" w:rsidR="001D6031" w:rsidRPr="003162FA" w:rsidRDefault="001D6031" w:rsidP="001D6031">
      <w:pPr>
        <w:ind w:left="1440" w:hanging="1440"/>
        <w:rPr>
          <w:b/>
          <w:color w:val="C00000"/>
          <w:lang w:val="en-US"/>
        </w:rPr>
      </w:pPr>
      <w:r w:rsidRPr="003162FA">
        <w:rPr>
          <w:b/>
          <w:color w:val="C00000"/>
          <w:highlight w:val="green"/>
          <w:lang w:val="en-US"/>
        </w:rPr>
        <w:lastRenderedPageBreak/>
        <w:t>R1-1805783</w:t>
      </w:r>
      <w:r w:rsidRPr="003162FA">
        <w:rPr>
          <w:b/>
          <w:color w:val="C00000"/>
          <w:lang w:val="en-US"/>
        </w:rPr>
        <w:tab/>
        <w:t>List of physical layer RRC parameters for Ultra Reliable Low Latency Communication for LTE</w:t>
      </w:r>
      <w:r w:rsidRPr="003162FA">
        <w:rPr>
          <w:b/>
          <w:color w:val="C00000"/>
          <w:lang w:val="en-US"/>
        </w:rPr>
        <w:tab/>
        <w:t>Ericsson</w:t>
      </w:r>
    </w:p>
    <w:p w14:paraId="0945644F" w14:textId="49C4F1AD" w:rsidR="001D6031" w:rsidRPr="003162FA" w:rsidRDefault="001D6031" w:rsidP="001D6031">
      <w:pPr>
        <w:ind w:left="1440" w:hanging="1440"/>
        <w:rPr>
          <w:b/>
          <w:color w:val="C00000"/>
          <w:lang w:val="en-US"/>
        </w:rPr>
      </w:pPr>
      <w:r w:rsidRPr="003162FA">
        <w:rPr>
          <w:b/>
          <w:color w:val="C00000"/>
          <w:highlight w:val="green"/>
          <w:lang w:val="en-US"/>
        </w:rPr>
        <w:t>R1-1805784</w:t>
      </w:r>
      <w:r w:rsidRPr="003162FA">
        <w:rPr>
          <w:b/>
          <w:color w:val="C00000"/>
          <w:lang w:val="en-US"/>
        </w:rPr>
        <w:tab/>
        <w:t>LS on RRC parameter list for Ultra Reliable Low Latency Communication for LTE</w:t>
      </w:r>
      <w:r w:rsidRPr="003162FA">
        <w:rPr>
          <w:b/>
          <w:color w:val="C00000"/>
          <w:lang w:val="en-US"/>
        </w:rPr>
        <w:tab/>
        <w:t>RAN1, Ericsson</w:t>
      </w:r>
    </w:p>
    <w:p w14:paraId="23784321" w14:textId="77777777" w:rsidR="001D6031" w:rsidRDefault="001D6031" w:rsidP="001D6031">
      <w:pPr>
        <w:ind w:left="1440" w:hanging="1440"/>
        <w:rPr>
          <w:lang w:val="en-US"/>
        </w:rPr>
      </w:pPr>
    </w:p>
    <w:p w14:paraId="232A412B" w14:textId="7C04EBF2" w:rsidR="007A5AC0" w:rsidRPr="001D6031" w:rsidRDefault="007A5AC0" w:rsidP="001D6031">
      <w:pPr>
        <w:numPr>
          <w:ilvl w:val="0"/>
          <w:numId w:val="9"/>
        </w:numPr>
        <w:rPr>
          <w:rFonts w:ascii="Times New Roman" w:hAnsi="Times New Roman"/>
          <w:b/>
          <w:szCs w:val="20"/>
        </w:rPr>
      </w:pPr>
      <w:r w:rsidRPr="001D6031">
        <w:rPr>
          <w:rFonts w:ascii="Times New Roman" w:hAnsi="Times New Roman"/>
          <w:b/>
          <w:szCs w:val="20"/>
        </w:rPr>
        <w:t>CR approval</w:t>
      </w:r>
    </w:p>
    <w:p w14:paraId="23E254AC" w14:textId="396EAE9A" w:rsidR="0012593B" w:rsidRDefault="0012593B" w:rsidP="0012593B"/>
    <w:p w14:paraId="51E5B2F7" w14:textId="77777777" w:rsidR="00EA2BCD" w:rsidRPr="001D6031" w:rsidRDefault="00EA2BCD" w:rsidP="00EA2BCD">
      <w:r w:rsidRPr="001E35C0">
        <w:rPr>
          <w:highlight w:val="green"/>
        </w:rPr>
        <w:t>[92b-LTE-02-xxx]</w:t>
      </w:r>
    </w:p>
    <w:p w14:paraId="740F8ACA" w14:textId="77777777" w:rsidR="00EA2BCD" w:rsidRPr="001D6031" w:rsidRDefault="00EA2BCD" w:rsidP="00EA2BCD">
      <w:r w:rsidRPr="001D6031">
        <w:t>6.2.1 sTTI &amp; sPT, xxx – spec #</w:t>
      </w:r>
    </w:p>
    <w:p w14:paraId="134C5827" w14:textId="63A160D7" w:rsidR="00EA2BCD" w:rsidRDefault="00EA2BCD" w:rsidP="00EA2BCD">
      <w:pPr>
        <w:rPr>
          <w:vertAlign w:val="superscript"/>
          <w:lang w:val="en-US"/>
        </w:rPr>
      </w:pPr>
      <w:r w:rsidRPr="003B0D3B">
        <w:rPr>
          <w:lang w:val="en-US"/>
        </w:rPr>
        <w:t xml:space="preserve">Editors to prepare CRs incorporating all the agreements and working assumptions by </w:t>
      </w:r>
      <w:r w:rsidR="003B0D3B">
        <w:rPr>
          <w:lang w:val="en-US"/>
        </w:rPr>
        <w:t>April 27</w:t>
      </w:r>
      <w:r w:rsidR="003B0D3B" w:rsidRPr="003B0D3B">
        <w:rPr>
          <w:vertAlign w:val="superscript"/>
          <w:lang w:val="en-US"/>
        </w:rPr>
        <w:t>th</w:t>
      </w:r>
      <w:r w:rsidRPr="003B0D3B">
        <w:rPr>
          <w:lang w:val="en-US"/>
        </w:rPr>
        <w:t xml:space="preserve">, </w:t>
      </w:r>
      <w:r w:rsidR="003B0D3B">
        <w:rPr>
          <w:lang w:val="en-US"/>
        </w:rPr>
        <w:t>for comments and endorsement by May 3</w:t>
      </w:r>
      <w:r w:rsidR="003B0D3B" w:rsidRPr="003B0D3B">
        <w:rPr>
          <w:vertAlign w:val="superscript"/>
          <w:lang w:val="en-US"/>
        </w:rPr>
        <w:t>rd</w:t>
      </w:r>
    </w:p>
    <w:p w14:paraId="0ABE63E6" w14:textId="32DF7AD5" w:rsidR="003B0D3B" w:rsidRDefault="003B0D3B" w:rsidP="003B0D3B">
      <w:pPr>
        <w:rPr>
          <w:b/>
          <w:color w:val="C00000"/>
          <w:lang w:val="en-US" w:eastAsia="ja-JP"/>
        </w:rPr>
      </w:pPr>
      <w:r w:rsidRPr="00CD63B9">
        <w:rPr>
          <w:b/>
          <w:color w:val="C00000"/>
          <w:lang w:val="en-US" w:eastAsia="ja-JP"/>
        </w:rPr>
        <w:t xml:space="preserve">Done: </w:t>
      </w:r>
      <w:r w:rsidR="00AD167F">
        <w:rPr>
          <w:b/>
          <w:color w:val="C00000"/>
          <w:lang w:val="en-US" w:eastAsia="ja-JP"/>
        </w:rPr>
        <w:t xml:space="preserve">The following set of CRs are </w:t>
      </w:r>
      <w:r w:rsidR="001E35C0">
        <w:rPr>
          <w:b/>
          <w:color w:val="C00000"/>
          <w:lang w:val="en-US" w:eastAsia="ja-JP"/>
        </w:rPr>
        <w:t>agre</w:t>
      </w:r>
      <w:r w:rsidR="00AD167F">
        <w:rPr>
          <w:b/>
          <w:color w:val="C00000"/>
          <w:lang w:val="en-US" w:eastAsia="ja-JP"/>
        </w:rPr>
        <w:t>ed:</w:t>
      </w:r>
    </w:p>
    <w:p w14:paraId="7B89DF3F" w14:textId="11DD3CD1" w:rsidR="00E04059" w:rsidRPr="00E04059" w:rsidRDefault="00E04059" w:rsidP="00E04059">
      <w:pPr>
        <w:rPr>
          <w:b/>
          <w:color w:val="C00000"/>
          <w:lang w:val="en-US" w:eastAsia="ja-JP"/>
        </w:rPr>
      </w:pPr>
      <w:r w:rsidRPr="00607901">
        <w:rPr>
          <w:b/>
          <w:color w:val="C00000"/>
          <w:highlight w:val="green"/>
          <w:lang w:val="en-US" w:eastAsia="ja-JP"/>
        </w:rPr>
        <w:t>R1-1805780</w:t>
      </w:r>
      <w:r w:rsidRPr="00E04059">
        <w:rPr>
          <w:b/>
          <w:color w:val="C00000"/>
          <w:lang w:val="en-US" w:eastAsia="ja-JP"/>
        </w:rPr>
        <w:tab/>
        <w:t>Corrections to sTTI and SPT implementation</w:t>
      </w:r>
      <w:r w:rsidRPr="00E04059">
        <w:rPr>
          <w:b/>
          <w:color w:val="C00000"/>
          <w:lang w:val="en-US" w:eastAsia="ja-JP"/>
        </w:rPr>
        <w:tab/>
        <w:t>Ericsson</w:t>
      </w:r>
      <w:r w:rsidRPr="00E04059">
        <w:rPr>
          <w:b/>
          <w:color w:val="C00000"/>
          <w:lang w:val="en-US" w:eastAsia="ja-JP"/>
        </w:rPr>
        <w:tab/>
        <w:t>36.211</w:t>
      </w:r>
      <w:r w:rsidRPr="00E04059">
        <w:rPr>
          <w:b/>
          <w:color w:val="C00000"/>
          <w:lang w:val="en-US" w:eastAsia="ja-JP"/>
        </w:rPr>
        <w:tab/>
        <w:t>15.1.0</w:t>
      </w:r>
      <w:r w:rsidRPr="00E04059">
        <w:rPr>
          <w:b/>
          <w:color w:val="C00000"/>
          <w:lang w:val="en-US" w:eastAsia="ja-JP"/>
        </w:rPr>
        <w:tab/>
        <w:t>LTE_sTTIandPT-Core</w:t>
      </w:r>
      <w:r w:rsidRPr="00E04059">
        <w:rPr>
          <w:b/>
          <w:color w:val="C00000"/>
          <w:lang w:val="en-US" w:eastAsia="ja-JP"/>
        </w:rPr>
        <w:tab/>
      </w:r>
      <w:r>
        <w:rPr>
          <w:b/>
          <w:color w:val="C00000"/>
          <w:lang w:val="en-US" w:eastAsia="ja-JP"/>
        </w:rPr>
        <w:t>CR0440, F</w:t>
      </w:r>
    </w:p>
    <w:p w14:paraId="73804531" w14:textId="5917CEA6" w:rsidR="00AD167F" w:rsidRPr="00AD167F" w:rsidRDefault="00AD167F" w:rsidP="00AD167F">
      <w:pPr>
        <w:rPr>
          <w:b/>
          <w:color w:val="C00000"/>
          <w:lang w:val="en-US" w:eastAsia="ja-JP"/>
        </w:rPr>
      </w:pPr>
      <w:r w:rsidRPr="00607901">
        <w:rPr>
          <w:b/>
          <w:color w:val="C00000"/>
          <w:highlight w:val="green"/>
          <w:lang w:val="en-US" w:eastAsia="ja-JP"/>
        </w:rPr>
        <w:t>R1-1805769</w:t>
      </w:r>
      <w:r w:rsidRPr="00AD167F">
        <w:rPr>
          <w:b/>
          <w:color w:val="C00000"/>
          <w:lang w:val="en-US" w:eastAsia="ja-JP"/>
        </w:rPr>
        <w:tab/>
        <w:t>Corrections on shortened processing time and shortened TTI in 36 212</w:t>
      </w:r>
      <w:r w:rsidRPr="00AD167F">
        <w:rPr>
          <w:b/>
          <w:color w:val="C00000"/>
          <w:lang w:val="en-US" w:eastAsia="ja-JP"/>
        </w:rPr>
        <w:tab/>
        <w:t>Huawei</w:t>
      </w:r>
      <w:r w:rsidRPr="00AD167F">
        <w:rPr>
          <w:b/>
          <w:color w:val="C00000"/>
          <w:lang w:val="en-US" w:eastAsia="ja-JP"/>
        </w:rPr>
        <w:tab/>
        <w:t>36.212</w:t>
      </w:r>
      <w:r w:rsidRPr="00AD167F">
        <w:rPr>
          <w:b/>
          <w:color w:val="C00000"/>
          <w:lang w:val="en-US" w:eastAsia="ja-JP"/>
        </w:rPr>
        <w:tab/>
        <w:t>15.1.0</w:t>
      </w:r>
      <w:r w:rsidRPr="00AD167F">
        <w:rPr>
          <w:b/>
          <w:color w:val="C00000"/>
          <w:lang w:val="en-US" w:eastAsia="ja-JP"/>
        </w:rPr>
        <w:tab/>
        <w:t>LTE_sTTIandPT-Core</w:t>
      </w:r>
      <w:r w:rsidRPr="00AD167F">
        <w:rPr>
          <w:b/>
          <w:color w:val="C00000"/>
          <w:lang w:val="en-US" w:eastAsia="ja-JP"/>
        </w:rPr>
        <w:tab/>
      </w:r>
      <w:r>
        <w:rPr>
          <w:b/>
          <w:color w:val="C00000"/>
          <w:lang w:val="en-US" w:eastAsia="ja-JP"/>
        </w:rPr>
        <w:t>CR</w:t>
      </w:r>
      <w:r w:rsidRPr="00AD167F">
        <w:rPr>
          <w:b/>
          <w:color w:val="C00000"/>
          <w:lang w:val="en-US" w:eastAsia="ja-JP"/>
        </w:rPr>
        <w:t>0280</w:t>
      </w:r>
      <w:r>
        <w:rPr>
          <w:b/>
          <w:color w:val="C00000"/>
          <w:lang w:val="en-US" w:eastAsia="ja-JP"/>
        </w:rPr>
        <w:t>r</w:t>
      </w:r>
      <w:r w:rsidRPr="00AD167F">
        <w:rPr>
          <w:b/>
          <w:color w:val="C00000"/>
          <w:lang w:val="en-US" w:eastAsia="ja-JP"/>
        </w:rPr>
        <w:t>1</w:t>
      </w:r>
      <w:r>
        <w:rPr>
          <w:b/>
          <w:color w:val="C00000"/>
          <w:lang w:val="en-US" w:eastAsia="ja-JP"/>
        </w:rPr>
        <w:t>, F</w:t>
      </w:r>
    </w:p>
    <w:p w14:paraId="558E7EEA" w14:textId="57FCA812" w:rsidR="001E35C0" w:rsidRPr="001E35C0" w:rsidRDefault="001E35C0" w:rsidP="001E35C0">
      <w:pPr>
        <w:rPr>
          <w:b/>
          <w:color w:val="C00000"/>
          <w:lang w:val="en-US"/>
        </w:rPr>
      </w:pPr>
      <w:r w:rsidRPr="001E35C0">
        <w:rPr>
          <w:b/>
          <w:color w:val="C00000"/>
          <w:highlight w:val="green"/>
          <w:lang w:val="en-US"/>
        </w:rPr>
        <w:t>R1-1805495</w:t>
      </w:r>
      <w:r w:rsidRPr="001E35C0">
        <w:rPr>
          <w:b/>
          <w:color w:val="C00000"/>
          <w:lang w:val="en-US"/>
        </w:rPr>
        <w:tab/>
        <w:t>Corrections for shortened processing time and shortened TTI in 36</w:t>
      </w:r>
      <w:r>
        <w:rPr>
          <w:b/>
          <w:color w:val="C00000"/>
          <w:lang w:val="en-US"/>
        </w:rPr>
        <w:t>.213, s00-s05</w:t>
      </w:r>
      <w:r>
        <w:rPr>
          <w:b/>
          <w:color w:val="C00000"/>
          <w:lang w:val="en-US"/>
        </w:rPr>
        <w:tab/>
        <w:t>Motorola Mobility</w:t>
      </w:r>
      <w:r w:rsidRPr="001E35C0">
        <w:rPr>
          <w:b/>
          <w:color w:val="C00000"/>
          <w:lang w:val="en-US"/>
        </w:rPr>
        <w:tab/>
        <w:t>36.213</w:t>
      </w:r>
      <w:r w:rsidRPr="001E35C0">
        <w:rPr>
          <w:b/>
          <w:color w:val="C00000"/>
          <w:lang w:val="en-US"/>
        </w:rPr>
        <w:tab/>
        <w:t>15.1.0</w:t>
      </w:r>
      <w:r w:rsidRPr="001E35C0">
        <w:rPr>
          <w:b/>
          <w:color w:val="C00000"/>
          <w:lang w:val="en-US"/>
        </w:rPr>
        <w:tab/>
        <w:t>LTE_sTTIandPT-Core</w:t>
      </w:r>
      <w:r w:rsidRPr="001E35C0">
        <w:rPr>
          <w:b/>
          <w:color w:val="C00000"/>
          <w:lang w:val="en-US"/>
        </w:rPr>
        <w:tab/>
      </w:r>
      <w:r>
        <w:rPr>
          <w:b/>
          <w:color w:val="C00000"/>
          <w:lang w:val="en-US"/>
        </w:rPr>
        <w:t>CR</w:t>
      </w:r>
      <w:r w:rsidRPr="001E35C0">
        <w:rPr>
          <w:b/>
          <w:color w:val="C00000"/>
          <w:lang w:val="en-US"/>
        </w:rPr>
        <w:t>1049</w:t>
      </w:r>
      <w:r>
        <w:rPr>
          <w:b/>
          <w:color w:val="C00000"/>
          <w:lang w:val="en-US"/>
        </w:rPr>
        <w:t>r</w:t>
      </w:r>
      <w:r w:rsidRPr="001E35C0">
        <w:rPr>
          <w:b/>
          <w:color w:val="C00000"/>
          <w:lang w:val="en-US"/>
        </w:rPr>
        <w:t>1</w:t>
      </w:r>
      <w:r>
        <w:rPr>
          <w:b/>
          <w:color w:val="C00000"/>
          <w:lang w:val="en-US"/>
        </w:rPr>
        <w:t>, F</w:t>
      </w:r>
    </w:p>
    <w:p w14:paraId="56A7B112" w14:textId="7B7D8BC2" w:rsidR="001E35C0" w:rsidRPr="001E35C0" w:rsidRDefault="001E35C0" w:rsidP="001E35C0">
      <w:pPr>
        <w:rPr>
          <w:b/>
          <w:color w:val="C00000"/>
          <w:lang w:val="en-US"/>
        </w:rPr>
      </w:pPr>
      <w:r w:rsidRPr="001E35C0">
        <w:rPr>
          <w:b/>
          <w:color w:val="C00000"/>
          <w:highlight w:val="green"/>
          <w:lang w:val="en-US"/>
        </w:rPr>
        <w:t>R1-1805496</w:t>
      </w:r>
      <w:r w:rsidRPr="001E35C0">
        <w:rPr>
          <w:b/>
          <w:color w:val="C00000"/>
          <w:lang w:val="en-US"/>
        </w:rPr>
        <w:tab/>
        <w:t>Corrections for shortened processing time and shortened TTI in 36</w:t>
      </w:r>
      <w:r>
        <w:rPr>
          <w:b/>
          <w:color w:val="C00000"/>
          <w:lang w:val="en-US"/>
        </w:rPr>
        <w:t>.213, s06-s07</w:t>
      </w:r>
      <w:r>
        <w:rPr>
          <w:b/>
          <w:color w:val="C00000"/>
          <w:lang w:val="en-US"/>
        </w:rPr>
        <w:tab/>
        <w:t>Motorola Mobility</w:t>
      </w:r>
      <w:r w:rsidRPr="001E35C0">
        <w:rPr>
          <w:b/>
          <w:color w:val="C00000"/>
          <w:lang w:val="en-US"/>
        </w:rPr>
        <w:tab/>
        <w:t>36.213</w:t>
      </w:r>
      <w:r w:rsidRPr="001E35C0">
        <w:rPr>
          <w:b/>
          <w:color w:val="C00000"/>
          <w:lang w:val="en-US"/>
        </w:rPr>
        <w:tab/>
        <w:t>15.1.0</w:t>
      </w:r>
      <w:r w:rsidRPr="001E35C0">
        <w:rPr>
          <w:b/>
          <w:color w:val="C00000"/>
          <w:lang w:val="en-US"/>
        </w:rPr>
        <w:tab/>
        <w:t>LT</w:t>
      </w:r>
      <w:r>
        <w:rPr>
          <w:b/>
          <w:color w:val="C00000"/>
          <w:lang w:val="en-US"/>
        </w:rPr>
        <w:t>E_sTTIandPT-Core</w:t>
      </w:r>
      <w:r>
        <w:rPr>
          <w:b/>
          <w:color w:val="C00000"/>
          <w:lang w:val="en-US"/>
        </w:rPr>
        <w:tab/>
        <w:t>CR1050r1, F</w:t>
      </w:r>
    </w:p>
    <w:p w14:paraId="7A40E61D" w14:textId="388E7D80" w:rsidR="001E35C0" w:rsidRPr="001E35C0" w:rsidRDefault="001E35C0" w:rsidP="001E35C0">
      <w:pPr>
        <w:rPr>
          <w:b/>
          <w:color w:val="C00000"/>
          <w:lang w:val="en-US"/>
        </w:rPr>
      </w:pPr>
      <w:r w:rsidRPr="001E35C0">
        <w:rPr>
          <w:b/>
          <w:color w:val="C00000"/>
          <w:highlight w:val="green"/>
          <w:lang w:val="en-US"/>
        </w:rPr>
        <w:t>R1-1805497</w:t>
      </w:r>
      <w:r w:rsidRPr="001E35C0">
        <w:rPr>
          <w:b/>
          <w:color w:val="C00000"/>
          <w:lang w:val="en-US"/>
        </w:rPr>
        <w:tab/>
        <w:t>Corrections for shortened processing time and shortened TTI in 36</w:t>
      </w:r>
      <w:r>
        <w:rPr>
          <w:b/>
          <w:color w:val="C00000"/>
          <w:lang w:val="en-US"/>
        </w:rPr>
        <w:t>.213, s10-s13</w:t>
      </w:r>
      <w:r>
        <w:rPr>
          <w:b/>
          <w:color w:val="C00000"/>
          <w:lang w:val="en-US"/>
        </w:rPr>
        <w:tab/>
        <w:t>Motorola Mobility</w:t>
      </w:r>
      <w:r w:rsidRPr="001E35C0">
        <w:rPr>
          <w:b/>
          <w:color w:val="C00000"/>
          <w:lang w:val="en-US"/>
        </w:rPr>
        <w:tab/>
        <w:t>36.213</w:t>
      </w:r>
      <w:r w:rsidRPr="001E35C0">
        <w:rPr>
          <w:b/>
          <w:color w:val="C00000"/>
          <w:lang w:val="en-US"/>
        </w:rPr>
        <w:tab/>
        <w:t>15.1.0</w:t>
      </w:r>
      <w:r w:rsidRPr="001E35C0">
        <w:rPr>
          <w:b/>
          <w:color w:val="C00000"/>
          <w:lang w:val="en-US"/>
        </w:rPr>
        <w:tab/>
        <w:t>LTE_sTTIandPT-Core</w:t>
      </w:r>
      <w:r w:rsidRPr="001E35C0">
        <w:rPr>
          <w:b/>
          <w:color w:val="C00000"/>
          <w:lang w:val="en-US"/>
        </w:rPr>
        <w:tab/>
      </w:r>
      <w:r>
        <w:rPr>
          <w:b/>
          <w:color w:val="C00000"/>
          <w:lang w:val="en-US"/>
        </w:rPr>
        <w:t>CR</w:t>
      </w:r>
      <w:r w:rsidRPr="001E35C0">
        <w:rPr>
          <w:b/>
          <w:color w:val="C00000"/>
          <w:lang w:val="en-US"/>
        </w:rPr>
        <w:t>1</w:t>
      </w:r>
      <w:r>
        <w:rPr>
          <w:b/>
          <w:color w:val="C00000"/>
          <w:lang w:val="en-US"/>
        </w:rPr>
        <w:t>051r1, F</w:t>
      </w:r>
    </w:p>
    <w:p w14:paraId="26C8D9ED" w14:textId="3D89E566" w:rsidR="001E35C0" w:rsidRPr="001E35C0" w:rsidRDefault="001E35C0" w:rsidP="001E35C0">
      <w:pPr>
        <w:rPr>
          <w:b/>
          <w:color w:val="C00000"/>
          <w:lang w:val="en-US"/>
        </w:rPr>
      </w:pPr>
      <w:r w:rsidRPr="001E35C0">
        <w:rPr>
          <w:b/>
          <w:color w:val="C00000"/>
          <w:highlight w:val="green"/>
          <w:lang w:val="en-US"/>
        </w:rPr>
        <w:t>R1-1805498</w:t>
      </w:r>
      <w:r w:rsidRPr="001E35C0">
        <w:rPr>
          <w:b/>
          <w:color w:val="C00000"/>
          <w:lang w:val="en-US"/>
        </w:rPr>
        <w:tab/>
        <w:t>Corrections for shortened processing time and shortened TTI in 36.213, s14-xx</w:t>
      </w:r>
      <w:r w:rsidRPr="001E35C0">
        <w:rPr>
          <w:b/>
          <w:color w:val="C00000"/>
          <w:lang w:val="en-US"/>
        </w:rPr>
        <w:tab/>
        <w:t>Motorola Mobility</w:t>
      </w:r>
      <w:r w:rsidRPr="001E35C0">
        <w:rPr>
          <w:b/>
          <w:color w:val="C00000"/>
          <w:lang w:val="en-US"/>
        </w:rPr>
        <w:tab/>
        <w:t>36.213</w:t>
      </w:r>
      <w:r w:rsidRPr="001E35C0">
        <w:rPr>
          <w:b/>
          <w:color w:val="C00000"/>
          <w:lang w:val="en-US"/>
        </w:rPr>
        <w:tab/>
        <w:t>15.1.0</w:t>
      </w:r>
      <w:r w:rsidRPr="001E35C0">
        <w:rPr>
          <w:b/>
          <w:color w:val="C00000"/>
          <w:lang w:val="en-US"/>
        </w:rPr>
        <w:tab/>
        <w:t>LT</w:t>
      </w:r>
      <w:r>
        <w:rPr>
          <w:b/>
          <w:color w:val="C00000"/>
          <w:lang w:val="en-US"/>
        </w:rPr>
        <w:t>E_sTTIandPT-Core</w:t>
      </w:r>
      <w:r>
        <w:rPr>
          <w:b/>
          <w:color w:val="C00000"/>
          <w:lang w:val="en-US"/>
        </w:rPr>
        <w:tab/>
        <w:t>CR1052r1, F</w:t>
      </w:r>
    </w:p>
    <w:p w14:paraId="72DE91E1" w14:textId="22E4A129" w:rsidR="00EA2BCD" w:rsidRPr="001E35C0" w:rsidRDefault="001E35C0" w:rsidP="001E35C0">
      <w:pPr>
        <w:rPr>
          <w:b/>
          <w:color w:val="C00000"/>
          <w:lang w:val="en-US"/>
        </w:rPr>
      </w:pPr>
      <w:r w:rsidRPr="001E35C0">
        <w:rPr>
          <w:b/>
          <w:color w:val="C00000"/>
          <w:highlight w:val="green"/>
          <w:lang w:val="en-US"/>
        </w:rPr>
        <w:t>R1-1805499</w:t>
      </w:r>
      <w:r w:rsidRPr="001E35C0">
        <w:rPr>
          <w:b/>
          <w:color w:val="C00000"/>
          <w:lang w:val="en-US"/>
        </w:rPr>
        <w:tab/>
        <w:t>Corrections for shortened processing time and shortened TTI in 36.213, s08-s09</w:t>
      </w:r>
      <w:r w:rsidRPr="001E35C0">
        <w:rPr>
          <w:b/>
          <w:color w:val="C00000"/>
          <w:lang w:val="en-US"/>
        </w:rPr>
        <w:tab/>
        <w:t>Motorola Mobility</w:t>
      </w:r>
      <w:r w:rsidRPr="001E35C0">
        <w:rPr>
          <w:b/>
          <w:color w:val="C00000"/>
          <w:lang w:val="en-US"/>
        </w:rPr>
        <w:tab/>
        <w:t>36.213</w:t>
      </w:r>
      <w:r w:rsidRPr="001E35C0">
        <w:rPr>
          <w:b/>
          <w:color w:val="C00000"/>
          <w:lang w:val="en-US"/>
        </w:rPr>
        <w:tab/>
        <w:t>15.1.0</w:t>
      </w:r>
      <w:r w:rsidRPr="001E35C0">
        <w:rPr>
          <w:b/>
          <w:color w:val="C00000"/>
          <w:lang w:val="en-US"/>
        </w:rPr>
        <w:tab/>
        <w:t>L</w:t>
      </w:r>
      <w:r>
        <w:rPr>
          <w:b/>
          <w:color w:val="C00000"/>
          <w:lang w:val="en-US"/>
        </w:rPr>
        <w:t>TE_sTTIandPT-Core</w:t>
      </w:r>
      <w:r>
        <w:rPr>
          <w:b/>
          <w:color w:val="C00000"/>
          <w:lang w:val="en-US"/>
        </w:rPr>
        <w:tab/>
        <w:t>CR1074, F</w:t>
      </w:r>
    </w:p>
    <w:p w14:paraId="1DB02B9D" w14:textId="77777777" w:rsidR="001E35C0" w:rsidRPr="001E35C0" w:rsidRDefault="001E35C0" w:rsidP="001E35C0">
      <w:pPr>
        <w:rPr>
          <w:b/>
          <w:color w:val="C00000"/>
          <w:highlight w:val="cyan"/>
          <w:lang w:val="en-US"/>
        </w:rPr>
      </w:pPr>
    </w:p>
    <w:p w14:paraId="5F8F4A0A" w14:textId="77777777" w:rsidR="00EA2BCD" w:rsidRDefault="00EA2BCD" w:rsidP="00EA2BCD">
      <w:pPr>
        <w:rPr>
          <w:lang w:val="en-US"/>
        </w:rPr>
      </w:pPr>
      <w:r w:rsidRPr="005B26BC">
        <w:rPr>
          <w:highlight w:val="green"/>
          <w:lang w:val="en-US"/>
        </w:rPr>
        <w:t>[92b-LTE-03-xxx]</w:t>
      </w:r>
    </w:p>
    <w:p w14:paraId="171851A7" w14:textId="77777777" w:rsidR="00EA2BCD" w:rsidRDefault="00EA2BCD" w:rsidP="00EA2BCD">
      <w:pPr>
        <w:rPr>
          <w:lang w:val="en-US"/>
        </w:rPr>
      </w:pPr>
      <w:r>
        <w:rPr>
          <w:lang w:val="en-US"/>
        </w:rPr>
        <w:t>6.2.2 Unlic, xxx-spec #</w:t>
      </w:r>
    </w:p>
    <w:p w14:paraId="1B013C5A" w14:textId="03A143A9" w:rsidR="00EA2BCD" w:rsidRPr="003B0D3B" w:rsidRDefault="00EA2BCD" w:rsidP="00EA2BCD">
      <w:pPr>
        <w:rPr>
          <w:lang w:val="en-US"/>
        </w:rPr>
      </w:pPr>
      <w:r w:rsidRPr="003B0D3B">
        <w:rPr>
          <w:lang w:val="en-US"/>
        </w:rPr>
        <w:t xml:space="preserve">Editors to prepare CRs incorporating all the agreements and working assumptions </w:t>
      </w:r>
      <w:r w:rsidR="003B0D3B" w:rsidRPr="003B0D3B">
        <w:rPr>
          <w:lang w:val="en-US"/>
        </w:rPr>
        <w:t xml:space="preserve">by </w:t>
      </w:r>
      <w:r w:rsidR="003B0D3B">
        <w:rPr>
          <w:lang w:val="en-US"/>
        </w:rPr>
        <w:t>April 27</w:t>
      </w:r>
      <w:r w:rsidR="003B0D3B" w:rsidRPr="003B0D3B">
        <w:rPr>
          <w:vertAlign w:val="superscript"/>
          <w:lang w:val="en-US"/>
        </w:rPr>
        <w:t>th</w:t>
      </w:r>
      <w:r w:rsidR="003B0D3B" w:rsidRPr="003B0D3B">
        <w:rPr>
          <w:lang w:val="en-US"/>
        </w:rPr>
        <w:t xml:space="preserve">, </w:t>
      </w:r>
      <w:r w:rsidR="003B0D3B">
        <w:rPr>
          <w:lang w:val="en-US"/>
        </w:rPr>
        <w:t>for comments and endorsement by May 3</w:t>
      </w:r>
      <w:r w:rsidR="003B0D3B" w:rsidRPr="003B0D3B">
        <w:rPr>
          <w:vertAlign w:val="superscript"/>
          <w:lang w:val="en-US"/>
        </w:rPr>
        <w:t>rd</w:t>
      </w:r>
    </w:p>
    <w:p w14:paraId="671FFF01" w14:textId="35C9F656" w:rsidR="00AD167F" w:rsidRDefault="00AD167F" w:rsidP="00AD167F">
      <w:pPr>
        <w:rPr>
          <w:b/>
          <w:color w:val="C00000"/>
          <w:lang w:val="en-US" w:eastAsia="ja-JP"/>
        </w:rPr>
      </w:pPr>
      <w:r w:rsidRPr="00CD63B9">
        <w:rPr>
          <w:b/>
          <w:color w:val="C00000"/>
          <w:lang w:val="en-US" w:eastAsia="ja-JP"/>
        </w:rPr>
        <w:t xml:space="preserve">Done: </w:t>
      </w:r>
      <w:r>
        <w:rPr>
          <w:b/>
          <w:color w:val="C00000"/>
          <w:lang w:val="en-US" w:eastAsia="ja-JP"/>
        </w:rPr>
        <w:t xml:space="preserve">The following set of CRs are </w:t>
      </w:r>
      <w:r w:rsidR="005B26BC">
        <w:rPr>
          <w:b/>
          <w:color w:val="C00000"/>
          <w:lang w:val="en-US" w:eastAsia="ja-JP"/>
        </w:rPr>
        <w:t>agre</w:t>
      </w:r>
      <w:r>
        <w:rPr>
          <w:b/>
          <w:color w:val="C00000"/>
          <w:lang w:val="en-US" w:eastAsia="ja-JP"/>
        </w:rPr>
        <w:t>ed:</w:t>
      </w:r>
    </w:p>
    <w:p w14:paraId="5C0A9D9E" w14:textId="77777777" w:rsidR="00E04059" w:rsidRDefault="00E04059" w:rsidP="00E04059">
      <w:pPr>
        <w:rPr>
          <w:b/>
          <w:color w:val="C00000"/>
          <w:lang w:val="en-US" w:eastAsia="ja-JP"/>
        </w:rPr>
      </w:pPr>
      <w:r w:rsidRPr="00607901">
        <w:rPr>
          <w:b/>
          <w:color w:val="C00000"/>
          <w:highlight w:val="green"/>
          <w:lang w:val="en-US" w:eastAsia="ja-JP"/>
        </w:rPr>
        <w:t>R1-1805781</w:t>
      </w:r>
      <w:r w:rsidRPr="00E04059">
        <w:rPr>
          <w:b/>
          <w:color w:val="C00000"/>
          <w:lang w:val="en-US" w:eastAsia="ja-JP"/>
        </w:rPr>
        <w:tab/>
        <w:t>Introduction of enhancements to operation in unlicensed spectrum</w:t>
      </w:r>
      <w:r w:rsidRPr="00E04059">
        <w:rPr>
          <w:b/>
          <w:color w:val="C00000"/>
          <w:lang w:val="en-US" w:eastAsia="ja-JP"/>
        </w:rPr>
        <w:tab/>
        <w:t>Ericsson</w:t>
      </w:r>
      <w:r w:rsidRPr="00E04059">
        <w:rPr>
          <w:b/>
          <w:color w:val="C00000"/>
          <w:lang w:val="en-US" w:eastAsia="ja-JP"/>
        </w:rPr>
        <w:tab/>
        <w:t>36.211</w:t>
      </w:r>
      <w:r w:rsidRPr="00E04059">
        <w:rPr>
          <w:b/>
          <w:color w:val="C00000"/>
          <w:lang w:val="en-US" w:eastAsia="ja-JP"/>
        </w:rPr>
        <w:tab/>
        <w:t>15.</w:t>
      </w:r>
      <w:r>
        <w:rPr>
          <w:b/>
          <w:color w:val="C00000"/>
          <w:lang w:val="en-US" w:eastAsia="ja-JP"/>
        </w:rPr>
        <w:t>1.0</w:t>
      </w:r>
      <w:r>
        <w:rPr>
          <w:b/>
          <w:color w:val="C00000"/>
          <w:lang w:val="en-US" w:eastAsia="ja-JP"/>
        </w:rPr>
        <w:tab/>
        <w:t>LTE_unlic-Core</w:t>
      </w:r>
      <w:r>
        <w:rPr>
          <w:b/>
          <w:color w:val="C00000"/>
          <w:lang w:val="en-US" w:eastAsia="ja-JP"/>
        </w:rPr>
        <w:tab/>
        <w:t>CR0441, B</w:t>
      </w:r>
    </w:p>
    <w:p w14:paraId="37F013E1" w14:textId="77777777" w:rsidR="00AD167F" w:rsidRPr="00CD63B9" w:rsidRDefault="00AD167F" w:rsidP="00AD167F">
      <w:pPr>
        <w:rPr>
          <w:b/>
          <w:color w:val="C00000"/>
          <w:lang w:val="en-US" w:eastAsia="ja-JP"/>
        </w:rPr>
      </w:pPr>
      <w:r w:rsidRPr="00607901">
        <w:rPr>
          <w:b/>
          <w:color w:val="C00000"/>
          <w:highlight w:val="green"/>
          <w:lang w:val="en-US" w:eastAsia="ja-JP"/>
        </w:rPr>
        <w:t>R1-1805770</w:t>
      </w:r>
      <w:r w:rsidRPr="00AD167F">
        <w:rPr>
          <w:b/>
          <w:color w:val="C00000"/>
          <w:lang w:val="en-US" w:eastAsia="ja-JP"/>
        </w:rPr>
        <w:tab/>
        <w:t>Introduction of FeLAA into 36.212</w:t>
      </w:r>
      <w:r w:rsidRPr="00AD167F">
        <w:rPr>
          <w:b/>
          <w:color w:val="C00000"/>
          <w:lang w:val="en-US" w:eastAsia="ja-JP"/>
        </w:rPr>
        <w:tab/>
        <w:t>Huawei</w:t>
      </w:r>
      <w:r w:rsidRPr="00AD167F">
        <w:rPr>
          <w:b/>
          <w:color w:val="C00000"/>
          <w:lang w:val="en-US" w:eastAsia="ja-JP"/>
        </w:rPr>
        <w:tab/>
        <w:t>36.212</w:t>
      </w:r>
      <w:r w:rsidRPr="00AD167F">
        <w:rPr>
          <w:b/>
          <w:color w:val="C00000"/>
          <w:lang w:val="en-US" w:eastAsia="ja-JP"/>
        </w:rPr>
        <w:tab/>
        <w:t>15.1.0</w:t>
      </w:r>
      <w:r w:rsidRPr="00AD167F">
        <w:rPr>
          <w:b/>
          <w:color w:val="C00000"/>
          <w:lang w:val="en-US" w:eastAsia="ja-JP"/>
        </w:rPr>
        <w:tab/>
        <w:t>LTE_unlic-Core</w:t>
      </w:r>
      <w:r>
        <w:rPr>
          <w:b/>
          <w:color w:val="C00000"/>
          <w:lang w:val="en-US" w:eastAsia="ja-JP"/>
        </w:rPr>
        <w:tab/>
      </w:r>
      <w:r w:rsidRPr="00AD167F">
        <w:rPr>
          <w:b/>
          <w:color w:val="C00000"/>
          <w:lang w:val="en-US" w:eastAsia="ja-JP"/>
        </w:rPr>
        <w:tab/>
      </w:r>
      <w:r>
        <w:rPr>
          <w:b/>
          <w:color w:val="C00000"/>
          <w:lang w:val="en-US" w:eastAsia="ja-JP"/>
        </w:rPr>
        <w:t>CR</w:t>
      </w:r>
      <w:r w:rsidRPr="00AD167F">
        <w:rPr>
          <w:b/>
          <w:color w:val="C00000"/>
          <w:lang w:val="en-US" w:eastAsia="ja-JP"/>
        </w:rPr>
        <w:t>0290</w:t>
      </w:r>
      <w:r>
        <w:rPr>
          <w:b/>
          <w:color w:val="C00000"/>
          <w:lang w:val="en-US" w:eastAsia="ja-JP"/>
        </w:rPr>
        <w:t>r</w:t>
      </w:r>
      <w:r w:rsidRPr="00AD167F">
        <w:rPr>
          <w:b/>
          <w:color w:val="C00000"/>
          <w:lang w:val="en-US" w:eastAsia="ja-JP"/>
        </w:rPr>
        <w:t>1</w:t>
      </w:r>
      <w:r>
        <w:rPr>
          <w:b/>
          <w:color w:val="C00000"/>
          <w:lang w:val="en-US" w:eastAsia="ja-JP"/>
        </w:rPr>
        <w:t>, B</w:t>
      </w:r>
    </w:p>
    <w:p w14:paraId="0DEF8242" w14:textId="4B3F7BCC" w:rsidR="007967EF" w:rsidRPr="005B26BC" w:rsidRDefault="007967EF" w:rsidP="007967EF">
      <w:pPr>
        <w:rPr>
          <w:b/>
          <w:color w:val="C00000"/>
          <w:lang w:val="en-US"/>
        </w:rPr>
      </w:pPr>
      <w:r w:rsidRPr="005B26BC">
        <w:rPr>
          <w:b/>
          <w:color w:val="C00000"/>
          <w:highlight w:val="green"/>
          <w:lang w:val="en-US"/>
        </w:rPr>
        <w:t>R1-1805798</w:t>
      </w:r>
      <w:r w:rsidRPr="005B26BC">
        <w:rPr>
          <w:b/>
          <w:color w:val="C00000"/>
          <w:lang w:val="en-US"/>
        </w:rPr>
        <w:tab/>
        <w:t>Introduction of Enhancements to LTE operation in unlicensed spectrum into 3</w:t>
      </w:r>
      <w:r w:rsidR="005B26BC" w:rsidRPr="005B26BC">
        <w:rPr>
          <w:b/>
          <w:color w:val="C00000"/>
          <w:lang w:val="en-US"/>
        </w:rPr>
        <w:t>6.213 s00-s05</w:t>
      </w:r>
      <w:r w:rsidR="005B26BC" w:rsidRPr="005B26BC">
        <w:rPr>
          <w:b/>
          <w:color w:val="C00000"/>
          <w:lang w:val="en-US"/>
        </w:rPr>
        <w:tab/>
        <w:t>Motorola Mobility</w:t>
      </w:r>
      <w:r w:rsidR="005B26BC" w:rsidRPr="005B26BC">
        <w:rPr>
          <w:b/>
          <w:color w:val="C00000"/>
          <w:lang w:val="en-US"/>
        </w:rPr>
        <w:tab/>
      </w:r>
      <w:r w:rsidRPr="005B26BC">
        <w:rPr>
          <w:b/>
          <w:color w:val="C00000"/>
          <w:lang w:val="en-US"/>
        </w:rPr>
        <w:t>36.213</w:t>
      </w:r>
      <w:r w:rsidRPr="005B26BC">
        <w:rPr>
          <w:b/>
          <w:color w:val="C00000"/>
          <w:lang w:val="en-US"/>
        </w:rPr>
        <w:tab/>
        <w:t>15.1.0</w:t>
      </w:r>
      <w:r w:rsidRPr="005B26BC">
        <w:rPr>
          <w:b/>
          <w:color w:val="C00000"/>
          <w:lang w:val="en-US"/>
        </w:rPr>
        <w:tab/>
        <w:t>LTE_unlic-Core</w:t>
      </w:r>
      <w:r w:rsidRPr="005B26BC">
        <w:rPr>
          <w:b/>
          <w:color w:val="C00000"/>
          <w:lang w:val="en-US"/>
        </w:rPr>
        <w:tab/>
      </w:r>
      <w:r w:rsidR="005B26BC" w:rsidRPr="005B26BC">
        <w:rPr>
          <w:b/>
          <w:color w:val="C00000"/>
          <w:lang w:val="en-US"/>
        </w:rPr>
        <w:t>CR</w:t>
      </w:r>
      <w:r w:rsidRPr="005B26BC">
        <w:rPr>
          <w:b/>
          <w:color w:val="C00000"/>
          <w:lang w:val="en-US"/>
        </w:rPr>
        <w:t>1054</w:t>
      </w:r>
      <w:r w:rsidR="005B26BC" w:rsidRPr="005B26BC">
        <w:rPr>
          <w:b/>
          <w:color w:val="C00000"/>
          <w:lang w:val="en-US"/>
        </w:rPr>
        <w:t>r</w:t>
      </w:r>
      <w:r w:rsidRPr="005B26BC">
        <w:rPr>
          <w:b/>
          <w:color w:val="C00000"/>
          <w:lang w:val="en-US"/>
        </w:rPr>
        <w:t>1</w:t>
      </w:r>
      <w:r w:rsidR="005B26BC" w:rsidRPr="005B26BC">
        <w:rPr>
          <w:b/>
          <w:color w:val="C00000"/>
          <w:lang w:val="en-US"/>
        </w:rPr>
        <w:t>, B</w:t>
      </w:r>
    </w:p>
    <w:p w14:paraId="662D28A7" w14:textId="459B44E9" w:rsidR="00EA2BCD" w:rsidRPr="005B26BC" w:rsidRDefault="007967EF" w:rsidP="007967EF">
      <w:pPr>
        <w:rPr>
          <w:b/>
          <w:color w:val="C00000"/>
          <w:lang w:val="en-US"/>
        </w:rPr>
      </w:pPr>
      <w:r w:rsidRPr="005B26BC">
        <w:rPr>
          <w:b/>
          <w:color w:val="C00000"/>
          <w:highlight w:val="green"/>
          <w:lang w:val="en-US"/>
        </w:rPr>
        <w:t>R1-1805799</w:t>
      </w:r>
      <w:r w:rsidRPr="005B26BC">
        <w:rPr>
          <w:b/>
          <w:color w:val="C00000"/>
          <w:lang w:val="en-US"/>
        </w:rPr>
        <w:tab/>
        <w:t>Introduction of Enhancements to LTE operation in unlicensed spectrum into 36.213 s06-s09</w:t>
      </w:r>
      <w:r w:rsidRPr="005B26BC">
        <w:rPr>
          <w:b/>
          <w:color w:val="C00000"/>
          <w:lang w:val="en-US"/>
        </w:rPr>
        <w:tab/>
        <w:t>Motorola Mobility Germany GmbH</w:t>
      </w:r>
      <w:r w:rsidRPr="005B26BC">
        <w:rPr>
          <w:b/>
          <w:color w:val="C00000"/>
          <w:lang w:val="en-US"/>
        </w:rPr>
        <w:tab/>
      </w:r>
      <w:r w:rsidRPr="005B26BC">
        <w:rPr>
          <w:b/>
          <w:color w:val="C00000"/>
          <w:lang w:val="en-US"/>
        </w:rPr>
        <w:tab/>
        <w:t>36.213</w:t>
      </w:r>
      <w:r w:rsidRPr="005B26BC">
        <w:rPr>
          <w:b/>
          <w:color w:val="C00000"/>
          <w:lang w:val="en-US"/>
        </w:rPr>
        <w:tab/>
        <w:t>15.1.0</w:t>
      </w:r>
      <w:r w:rsidRPr="005B26BC">
        <w:rPr>
          <w:b/>
          <w:color w:val="C00000"/>
          <w:lang w:val="en-US"/>
        </w:rPr>
        <w:tab/>
        <w:t>LTE_unlic-Core</w:t>
      </w:r>
      <w:r w:rsidRPr="005B26BC">
        <w:rPr>
          <w:b/>
          <w:color w:val="C00000"/>
          <w:lang w:val="en-US"/>
        </w:rPr>
        <w:tab/>
      </w:r>
      <w:r w:rsidR="005B26BC" w:rsidRPr="005B26BC">
        <w:rPr>
          <w:b/>
          <w:color w:val="C00000"/>
          <w:lang w:val="en-US"/>
        </w:rPr>
        <w:t>CR</w:t>
      </w:r>
      <w:r w:rsidRPr="005B26BC">
        <w:rPr>
          <w:b/>
          <w:color w:val="C00000"/>
          <w:lang w:val="en-US"/>
        </w:rPr>
        <w:t>1055</w:t>
      </w:r>
      <w:r w:rsidR="005B26BC" w:rsidRPr="005B26BC">
        <w:rPr>
          <w:b/>
          <w:color w:val="C00000"/>
          <w:lang w:val="en-US"/>
        </w:rPr>
        <w:t>r</w:t>
      </w:r>
      <w:r w:rsidRPr="005B26BC">
        <w:rPr>
          <w:b/>
          <w:color w:val="C00000"/>
          <w:lang w:val="en-US"/>
        </w:rPr>
        <w:t>1</w:t>
      </w:r>
      <w:r w:rsidR="005B26BC" w:rsidRPr="005B26BC">
        <w:rPr>
          <w:b/>
          <w:color w:val="C00000"/>
          <w:lang w:val="en-US"/>
        </w:rPr>
        <w:t>, B</w:t>
      </w:r>
    </w:p>
    <w:p w14:paraId="45DC0337" w14:textId="15471043" w:rsidR="005B26BC" w:rsidRPr="001F1B8E" w:rsidRDefault="005B26BC" w:rsidP="007967EF">
      <w:pPr>
        <w:rPr>
          <w:b/>
          <w:color w:val="C00000"/>
          <w:lang w:val="en-US"/>
        </w:rPr>
      </w:pPr>
      <w:r w:rsidRPr="001F1B8E">
        <w:rPr>
          <w:b/>
          <w:color w:val="C00000"/>
          <w:lang w:val="en-US"/>
        </w:rPr>
        <w:t xml:space="preserve">In addition, </w:t>
      </w:r>
      <w:r w:rsidR="001F1B8E" w:rsidRPr="001F1B8E">
        <w:rPr>
          <w:b/>
          <w:color w:val="C00000"/>
          <w:lang w:val="en-US"/>
        </w:rPr>
        <w:t>the following is endorsed as v0.2.0 of 37.213</w:t>
      </w:r>
    </w:p>
    <w:p w14:paraId="624786C5" w14:textId="50B88560" w:rsidR="001F1B8E" w:rsidRPr="001F1B8E" w:rsidRDefault="001F1B8E" w:rsidP="007967EF">
      <w:pPr>
        <w:rPr>
          <w:b/>
          <w:color w:val="C00000"/>
          <w:lang w:val="en-US"/>
        </w:rPr>
      </w:pPr>
      <w:r w:rsidRPr="001F1B8E">
        <w:rPr>
          <w:b/>
          <w:color w:val="C00000"/>
          <w:highlight w:val="green"/>
          <w:lang w:val="en-US"/>
        </w:rPr>
        <w:t>R1-1805790</w:t>
      </w:r>
      <w:r w:rsidRPr="001F1B8E">
        <w:rPr>
          <w:b/>
          <w:color w:val="C00000"/>
          <w:lang w:val="en-US"/>
        </w:rPr>
        <w:tab/>
        <w:t>TS 37.213 v0.2.0 Physical layer procedures for shared spectrum channel access</w:t>
      </w:r>
      <w:r w:rsidRPr="001F1B8E">
        <w:rPr>
          <w:b/>
          <w:color w:val="C00000"/>
          <w:lang w:val="en-US"/>
        </w:rPr>
        <w:tab/>
        <w:t>Ericsson</w:t>
      </w:r>
    </w:p>
    <w:p w14:paraId="51E188D8" w14:textId="77777777" w:rsidR="001F1B8E" w:rsidRPr="003B0D3B" w:rsidRDefault="001F1B8E" w:rsidP="007967EF">
      <w:pPr>
        <w:rPr>
          <w:lang w:val="en-US"/>
        </w:rPr>
      </w:pPr>
    </w:p>
    <w:p w14:paraId="5241A971" w14:textId="77777777" w:rsidR="001E419E" w:rsidRPr="005F524C" w:rsidRDefault="00EA2BCD" w:rsidP="001E419E">
      <w:pPr>
        <w:rPr>
          <w:lang w:val="fr-FR"/>
        </w:rPr>
      </w:pPr>
      <w:r w:rsidRPr="001418A1">
        <w:rPr>
          <w:highlight w:val="green"/>
          <w:lang w:val="fr-FR"/>
        </w:rPr>
        <w:t>[92b-LTE-06-xxx]</w:t>
      </w:r>
      <w:r w:rsidR="001E419E" w:rsidRPr="001418A1">
        <w:rPr>
          <w:highlight w:val="green"/>
          <w:lang w:val="fr-FR"/>
        </w:rPr>
        <w:t xml:space="preserve"> – Rapporteur or spec #</w:t>
      </w:r>
    </w:p>
    <w:p w14:paraId="74871D59" w14:textId="3BC50E39" w:rsidR="00EA2BCD" w:rsidRPr="001E419E" w:rsidRDefault="00EA2BCD" w:rsidP="00EA2BCD">
      <w:pPr>
        <w:rPr>
          <w:lang w:val="en-US"/>
        </w:rPr>
      </w:pPr>
      <w:r w:rsidRPr="001E419E">
        <w:rPr>
          <w:lang w:val="en-US"/>
        </w:rPr>
        <w:t xml:space="preserve">Rapporteur to prepare the list of </w:t>
      </w:r>
      <w:r w:rsidR="001E419E">
        <w:rPr>
          <w:lang w:val="en-US"/>
        </w:rPr>
        <w:t xml:space="preserve">V2X </w:t>
      </w:r>
      <w:r w:rsidRPr="001E419E">
        <w:rPr>
          <w:lang w:val="en-US"/>
        </w:rPr>
        <w:t xml:space="preserve">agreements and working assumptions by </w:t>
      </w:r>
      <w:r w:rsidR="001E419E">
        <w:rPr>
          <w:lang w:val="en-US"/>
        </w:rPr>
        <w:t>April 23</w:t>
      </w:r>
      <w:r w:rsidR="001E419E" w:rsidRPr="001E419E">
        <w:rPr>
          <w:vertAlign w:val="superscript"/>
          <w:lang w:val="en-US"/>
        </w:rPr>
        <w:t>rd</w:t>
      </w:r>
    </w:p>
    <w:p w14:paraId="7E7DD9C3" w14:textId="60FFE14C" w:rsidR="00EA2BCD" w:rsidRPr="001E419E" w:rsidRDefault="00EA2BCD" w:rsidP="00EA2BCD">
      <w:pPr>
        <w:rPr>
          <w:lang w:val="en-US"/>
        </w:rPr>
      </w:pPr>
      <w:r w:rsidRPr="001E419E">
        <w:rPr>
          <w:lang w:val="en-US"/>
        </w:rPr>
        <w:t>Editors to prepare CRs incorporating all the agreements and working assumptions by</w:t>
      </w:r>
      <w:r w:rsidR="001E419E">
        <w:rPr>
          <w:lang w:val="en-US"/>
        </w:rPr>
        <w:t xml:space="preserve"> May 4</w:t>
      </w:r>
      <w:r w:rsidR="001E419E" w:rsidRPr="001E419E">
        <w:rPr>
          <w:vertAlign w:val="superscript"/>
          <w:lang w:val="en-US"/>
        </w:rPr>
        <w:t>th</w:t>
      </w:r>
      <w:r w:rsidRPr="001E419E">
        <w:rPr>
          <w:lang w:val="en-US"/>
        </w:rPr>
        <w:t xml:space="preserve">, </w:t>
      </w:r>
      <w:r w:rsidR="001E419E">
        <w:rPr>
          <w:lang w:val="en-US"/>
        </w:rPr>
        <w:t xml:space="preserve">for </w:t>
      </w:r>
      <w:r w:rsidRPr="001E419E">
        <w:rPr>
          <w:lang w:val="en-US"/>
        </w:rPr>
        <w:t>comment</w:t>
      </w:r>
      <w:r w:rsidR="001E419E">
        <w:rPr>
          <w:lang w:val="en-US"/>
        </w:rPr>
        <w:t>s</w:t>
      </w:r>
      <w:r w:rsidRPr="001E419E">
        <w:rPr>
          <w:lang w:val="en-US"/>
        </w:rPr>
        <w:t xml:space="preserve"> and endorse</w:t>
      </w:r>
      <w:r w:rsidR="001E419E">
        <w:rPr>
          <w:lang w:val="en-US"/>
        </w:rPr>
        <w:t xml:space="preserve">ment </w:t>
      </w:r>
      <w:r w:rsidRPr="001E419E">
        <w:rPr>
          <w:lang w:val="en-US"/>
        </w:rPr>
        <w:t xml:space="preserve">by </w:t>
      </w:r>
      <w:r w:rsidR="001E419E">
        <w:rPr>
          <w:lang w:val="en-US"/>
        </w:rPr>
        <w:t>May 11</w:t>
      </w:r>
      <w:r w:rsidR="001E419E" w:rsidRPr="001E419E">
        <w:rPr>
          <w:vertAlign w:val="superscript"/>
          <w:lang w:val="en-US"/>
        </w:rPr>
        <w:t>th</w:t>
      </w:r>
      <w:r w:rsidR="001E419E" w:rsidRPr="001E419E">
        <w:rPr>
          <w:lang w:val="en-US"/>
        </w:rPr>
        <w:t>.</w:t>
      </w:r>
    </w:p>
    <w:p w14:paraId="5A78DDA2" w14:textId="2C48D30B" w:rsidR="001E419E" w:rsidRPr="00CD63B9" w:rsidRDefault="001E419E" w:rsidP="001E419E">
      <w:pPr>
        <w:rPr>
          <w:b/>
          <w:color w:val="C00000"/>
          <w:lang w:val="en-US" w:eastAsia="ja-JP"/>
        </w:rPr>
      </w:pPr>
      <w:r w:rsidRPr="00CD63B9">
        <w:rPr>
          <w:b/>
          <w:color w:val="C00000"/>
          <w:lang w:val="en-US" w:eastAsia="ja-JP"/>
        </w:rPr>
        <w:lastRenderedPageBreak/>
        <w:t xml:space="preserve">Done: </w:t>
      </w:r>
    </w:p>
    <w:p w14:paraId="3D18068D" w14:textId="5D3FD375" w:rsidR="00EA2BCD" w:rsidRDefault="001E419E" w:rsidP="00EA2BCD">
      <w:pPr>
        <w:rPr>
          <w:b/>
          <w:color w:val="C00000"/>
          <w:lang w:val="en-US"/>
        </w:rPr>
      </w:pPr>
      <w:r w:rsidRPr="001E419E">
        <w:rPr>
          <w:b/>
          <w:color w:val="C00000"/>
          <w:lang w:val="en-US"/>
        </w:rPr>
        <w:t>R1-1805789</w:t>
      </w:r>
      <w:r w:rsidRPr="001E419E">
        <w:rPr>
          <w:b/>
          <w:color w:val="C00000"/>
          <w:lang w:val="en-US"/>
        </w:rPr>
        <w:tab/>
        <w:t>RAN1 agreements for LTE V2X Phase 2</w:t>
      </w:r>
      <w:r w:rsidRPr="001E419E">
        <w:rPr>
          <w:b/>
          <w:color w:val="C00000"/>
          <w:lang w:val="en-US"/>
        </w:rPr>
        <w:tab/>
        <w:t>Huawei</w:t>
      </w:r>
    </w:p>
    <w:p w14:paraId="74A0122E" w14:textId="485C456F" w:rsidR="001418A1" w:rsidRDefault="001418A1" w:rsidP="00EA2BCD">
      <w:pPr>
        <w:rPr>
          <w:b/>
          <w:color w:val="C00000"/>
          <w:lang w:val="en-US"/>
        </w:rPr>
      </w:pPr>
      <w:r>
        <w:rPr>
          <w:b/>
          <w:color w:val="C00000"/>
          <w:lang w:val="en-US"/>
        </w:rPr>
        <w:t>The following draft CRs (with RAN1#93 Tdoc#) are endorsed.</w:t>
      </w:r>
    </w:p>
    <w:p w14:paraId="4B392A7A" w14:textId="711F54E7" w:rsidR="001418A1" w:rsidRPr="001418A1" w:rsidRDefault="001418A1" w:rsidP="001418A1">
      <w:pPr>
        <w:rPr>
          <w:b/>
          <w:color w:val="C00000"/>
          <w:lang w:val="en-US"/>
        </w:rPr>
      </w:pPr>
      <w:r w:rsidRPr="001418A1">
        <w:rPr>
          <w:b/>
          <w:color w:val="C00000"/>
          <w:highlight w:val="green"/>
          <w:lang w:val="en-US"/>
        </w:rPr>
        <w:t>R1-1807401</w:t>
      </w:r>
      <w:r w:rsidRPr="001418A1">
        <w:rPr>
          <w:b/>
          <w:color w:val="C00000"/>
          <w:lang w:val="en-US"/>
        </w:rPr>
        <w:tab/>
        <w:t>Introduction of V2X Phase 2 based on LTE</w:t>
      </w:r>
      <w:r w:rsidRPr="001418A1">
        <w:rPr>
          <w:b/>
          <w:color w:val="C00000"/>
          <w:lang w:val="en-US"/>
        </w:rPr>
        <w:tab/>
        <w:t>Huawei</w:t>
      </w:r>
      <w:r w:rsidRPr="005B26BC">
        <w:rPr>
          <w:b/>
          <w:color w:val="C00000"/>
          <w:lang w:val="en-US"/>
        </w:rPr>
        <w:tab/>
        <w:t>36.21</w:t>
      </w:r>
      <w:r>
        <w:rPr>
          <w:b/>
          <w:color w:val="C00000"/>
          <w:lang w:val="en-US"/>
        </w:rPr>
        <w:t>2</w:t>
      </w:r>
      <w:r w:rsidRPr="005B26BC">
        <w:rPr>
          <w:b/>
          <w:color w:val="C00000"/>
          <w:lang w:val="en-US"/>
        </w:rPr>
        <w:tab/>
        <w:t>15.1.0</w:t>
      </w:r>
      <w:r w:rsidRPr="005B26BC">
        <w:rPr>
          <w:b/>
          <w:color w:val="C00000"/>
          <w:lang w:val="en-US"/>
        </w:rPr>
        <w:tab/>
        <w:t>LTE</w:t>
      </w:r>
      <w:r>
        <w:rPr>
          <w:b/>
          <w:color w:val="C00000"/>
          <w:lang w:val="en-US"/>
        </w:rPr>
        <w:t>_eV2X-Core</w:t>
      </w:r>
    </w:p>
    <w:p w14:paraId="6B1F577F" w14:textId="1C966E84" w:rsidR="001418A1" w:rsidRPr="001418A1" w:rsidRDefault="001418A1" w:rsidP="001418A1">
      <w:pPr>
        <w:rPr>
          <w:b/>
          <w:color w:val="C00000"/>
          <w:lang w:val="en-US"/>
        </w:rPr>
      </w:pPr>
      <w:r w:rsidRPr="001418A1">
        <w:rPr>
          <w:b/>
          <w:color w:val="C00000"/>
          <w:highlight w:val="green"/>
          <w:lang w:val="en-US"/>
        </w:rPr>
        <w:t>R1-1807408</w:t>
      </w:r>
      <w:r w:rsidRPr="001418A1">
        <w:rPr>
          <w:b/>
          <w:color w:val="C00000"/>
          <w:lang w:val="en-US"/>
        </w:rPr>
        <w:tab/>
        <w:t>Introduction of eV2X</w:t>
      </w:r>
      <w:r w:rsidRPr="001418A1">
        <w:rPr>
          <w:b/>
          <w:color w:val="C00000"/>
          <w:lang w:val="en-US"/>
        </w:rPr>
        <w:tab/>
        <w:t>Ericsson</w:t>
      </w:r>
      <w:r>
        <w:rPr>
          <w:b/>
          <w:color w:val="C00000"/>
          <w:lang w:val="en-US"/>
        </w:rPr>
        <w:tab/>
      </w:r>
      <w:r w:rsidRPr="005B26BC">
        <w:rPr>
          <w:b/>
          <w:color w:val="C00000"/>
          <w:lang w:val="en-US"/>
        </w:rPr>
        <w:t>36.21</w:t>
      </w:r>
      <w:r>
        <w:rPr>
          <w:b/>
          <w:color w:val="C00000"/>
          <w:lang w:val="en-US"/>
        </w:rPr>
        <w:t>1</w:t>
      </w:r>
      <w:r w:rsidRPr="005B26BC">
        <w:rPr>
          <w:b/>
          <w:color w:val="C00000"/>
          <w:lang w:val="en-US"/>
        </w:rPr>
        <w:tab/>
        <w:t>15.1.0</w:t>
      </w:r>
      <w:r w:rsidRPr="005B26BC">
        <w:rPr>
          <w:b/>
          <w:color w:val="C00000"/>
          <w:lang w:val="en-US"/>
        </w:rPr>
        <w:tab/>
        <w:t>LTE</w:t>
      </w:r>
      <w:r>
        <w:rPr>
          <w:b/>
          <w:color w:val="C00000"/>
          <w:lang w:val="en-US"/>
        </w:rPr>
        <w:t>_eV2X-Core</w:t>
      </w:r>
    </w:p>
    <w:p w14:paraId="16E09BED" w14:textId="27D1E901" w:rsidR="001418A1" w:rsidRPr="001E419E" w:rsidRDefault="001418A1" w:rsidP="001418A1">
      <w:pPr>
        <w:rPr>
          <w:b/>
          <w:color w:val="C00000"/>
          <w:lang w:val="en-US"/>
        </w:rPr>
      </w:pPr>
      <w:r w:rsidRPr="001418A1">
        <w:rPr>
          <w:b/>
          <w:color w:val="C00000"/>
          <w:highlight w:val="green"/>
          <w:lang w:val="en-US"/>
        </w:rPr>
        <w:t>R1-1807411</w:t>
      </w:r>
      <w:r w:rsidRPr="001418A1">
        <w:rPr>
          <w:b/>
          <w:color w:val="C00000"/>
          <w:lang w:val="en-US"/>
        </w:rPr>
        <w:tab/>
        <w:t>Addition of V2X Phase 2 based on LTE in 36.213, s14</w:t>
      </w:r>
      <w:r w:rsidRPr="001418A1">
        <w:rPr>
          <w:b/>
          <w:color w:val="C00000"/>
          <w:lang w:val="en-US"/>
        </w:rPr>
        <w:tab/>
        <w:t>Motorola Mobility, LG Electronics</w:t>
      </w:r>
      <w:r>
        <w:rPr>
          <w:b/>
          <w:color w:val="C00000"/>
          <w:lang w:val="en-US"/>
        </w:rPr>
        <w:tab/>
      </w:r>
      <w:r w:rsidRPr="005B26BC">
        <w:rPr>
          <w:b/>
          <w:color w:val="C00000"/>
          <w:lang w:val="en-US"/>
        </w:rPr>
        <w:t>36.21</w:t>
      </w:r>
      <w:r>
        <w:rPr>
          <w:b/>
          <w:color w:val="C00000"/>
          <w:lang w:val="en-US"/>
        </w:rPr>
        <w:t>3</w:t>
      </w:r>
      <w:r w:rsidRPr="005B26BC">
        <w:rPr>
          <w:b/>
          <w:color w:val="C00000"/>
          <w:lang w:val="en-US"/>
        </w:rPr>
        <w:tab/>
        <w:t>15.1.0</w:t>
      </w:r>
      <w:r w:rsidRPr="005B26BC">
        <w:rPr>
          <w:b/>
          <w:color w:val="C00000"/>
          <w:lang w:val="en-US"/>
        </w:rPr>
        <w:tab/>
        <w:t>LTE</w:t>
      </w:r>
      <w:r>
        <w:rPr>
          <w:b/>
          <w:color w:val="C00000"/>
          <w:lang w:val="en-US"/>
        </w:rPr>
        <w:t>_eV2X-Core</w:t>
      </w:r>
    </w:p>
    <w:p w14:paraId="0E77D9E1" w14:textId="150B7AA3" w:rsidR="001E419E" w:rsidRDefault="001E419E" w:rsidP="00EA2BCD">
      <w:pPr>
        <w:rPr>
          <w:lang w:val="en-US"/>
        </w:rPr>
      </w:pPr>
    </w:p>
    <w:p w14:paraId="5DC01AAD" w14:textId="076F141F" w:rsidR="00EA2BCD" w:rsidRPr="005F524C" w:rsidRDefault="00EA2BCD" w:rsidP="00EA2BCD">
      <w:pPr>
        <w:rPr>
          <w:lang w:val="fr-FR"/>
        </w:rPr>
      </w:pPr>
      <w:r w:rsidRPr="005F524C">
        <w:rPr>
          <w:lang w:val="fr-FR"/>
        </w:rPr>
        <w:t>[92b-LTE-07-xxx]</w:t>
      </w:r>
      <w:r w:rsidR="001E419E">
        <w:rPr>
          <w:lang w:val="fr-FR"/>
        </w:rPr>
        <w:t xml:space="preserve"> </w:t>
      </w:r>
      <w:r w:rsidR="001E419E" w:rsidRPr="005F524C">
        <w:rPr>
          <w:lang w:val="fr-FR"/>
        </w:rPr>
        <w:t>– Rapporteur or spec #</w:t>
      </w:r>
    </w:p>
    <w:p w14:paraId="0E262F6F" w14:textId="389D57AD" w:rsidR="00EA2BCD" w:rsidRPr="001E419E" w:rsidRDefault="00EA2BCD" w:rsidP="00EA2BCD">
      <w:pPr>
        <w:rPr>
          <w:lang w:val="en-US"/>
        </w:rPr>
      </w:pPr>
      <w:r w:rsidRPr="001E419E">
        <w:rPr>
          <w:lang w:val="en-US"/>
        </w:rPr>
        <w:t xml:space="preserve">Rapporteur to prepare the list of </w:t>
      </w:r>
      <w:r w:rsidR="001E419E" w:rsidRPr="001E419E">
        <w:rPr>
          <w:lang w:val="en-US"/>
        </w:rPr>
        <w:t xml:space="preserve">eMTC </w:t>
      </w:r>
      <w:r w:rsidRPr="001E419E">
        <w:rPr>
          <w:lang w:val="en-US"/>
        </w:rPr>
        <w:t xml:space="preserve">agreements and working assumptions by </w:t>
      </w:r>
      <w:r w:rsidR="001E419E" w:rsidRPr="001E419E">
        <w:rPr>
          <w:lang w:val="en-US"/>
        </w:rPr>
        <w:t>April 23</w:t>
      </w:r>
      <w:r w:rsidR="001E419E" w:rsidRPr="001E419E">
        <w:rPr>
          <w:vertAlign w:val="superscript"/>
          <w:lang w:val="en-US"/>
        </w:rPr>
        <w:t>rd</w:t>
      </w:r>
    </w:p>
    <w:p w14:paraId="720C5C2E" w14:textId="0F3DC8C1" w:rsidR="001E419E" w:rsidRPr="001E419E" w:rsidRDefault="001E419E" w:rsidP="001E419E">
      <w:pPr>
        <w:rPr>
          <w:lang w:val="en-US"/>
        </w:rPr>
      </w:pPr>
      <w:r w:rsidRPr="001E419E">
        <w:rPr>
          <w:lang w:val="en-US"/>
        </w:rPr>
        <w:t>Editors to prepare CRs incorporating all the agreements and working assumptions by May 4</w:t>
      </w:r>
      <w:r w:rsidRPr="001E419E">
        <w:rPr>
          <w:vertAlign w:val="superscript"/>
          <w:lang w:val="en-US"/>
        </w:rPr>
        <w:t>th</w:t>
      </w:r>
      <w:r w:rsidRPr="001E419E">
        <w:rPr>
          <w:lang w:val="en-US"/>
        </w:rPr>
        <w:t>, (for 36.211, based on x3862/x5173; for 36.212, based on x4149), for comments and endorse</w:t>
      </w:r>
      <w:r>
        <w:rPr>
          <w:lang w:val="en-US"/>
        </w:rPr>
        <w:t xml:space="preserve">ment </w:t>
      </w:r>
      <w:r w:rsidRPr="001E419E">
        <w:rPr>
          <w:lang w:val="en-US"/>
        </w:rPr>
        <w:t xml:space="preserve">by </w:t>
      </w:r>
      <w:r>
        <w:rPr>
          <w:lang w:val="en-US"/>
        </w:rPr>
        <w:t>May 11</w:t>
      </w:r>
      <w:r w:rsidRPr="001E419E">
        <w:rPr>
          <w:vertAlign w:val="superscript"/>
          <w:lang w:val="en-US"/>
        </w:rPr>
        <w:t>th</w:t>
      </w:r>
      <w:r w:rsidRPr="001E419E">
        <w:rPr>
          <w:lang w:val="en-US"/>
        </w:rPr>
        <w:t>.</w:t>
      </w:r>
    </w:p>
    <w:p w14:paraId="500F3B69" w14:textId="77777777" w:rsidR="001E419E" w:rsidRPr="00CD63B9" w:rsidRDefault="001E419E" w:rsidP="001E419E">
      <w:pPr>
        <w:rPr>
          <w:b/>
          <w:color w:val="C00000"/>
          <w:lang w:val="en-US" w:eastAsia="ja-JP"/>
        </w:rPr>
      </w:pPr>
      <w:r w:rsidRPr="00CD63B9">
        <w:rPr>
          <w:b/>
          <w:color w:val="C00000"/>
          <w:lang w:val="en-US" w:eastAsia="ja-JP"/>
        </w:rPr>
        <w:t xml:space="preserve">Done: </w:t>
      </w:r>
    </w:p>
    <w:p w14:paraId="32E5C9B0" w14:textId="02584E34" w:rsidR="00EA2BCD" w:rsidRDefault="004A76E2" w:rsidP="0012593B">
      <w:pPr>
        <w:rPr>
          <w:b/>
          <w:color w:val="C00000"/>
          <w:lang w:val="en-US"/>
        </w:rPr>
      </w:pPr>
      <w:r w:rsidRPr="004A76E2">
        <w:rPr>
          <w:b/>
          <w:color w:val="C00000"/>
          <w:lang w:val="en-US"/>
        </w:rPr>
        <w:t>R1-18057</w:t>
      </w:r>
      <w:r w:rsidR="00DC0FA7">
        <w:rPr>
          <w:b/>
          <w:color w:val="C00000"/>
          <w:lang w:val="en-US"/>
        </w:rPr>
        <w:t>67</w:t>
      </w:r>
      <w:r w:rsidRPr="004A76E2">
        <w:rPr>
          <w:b/>
          <w:color w:val="C00000"/>
          <w:lang w:val="en-US"/>
        </w:rPr>
        <w:tab/>
        <w:t>Agreement summary for Rel-15 Even further enhanced MTC for LTE</w:t>
      </w:r>
      <w:r w:rsidRPr="004A76E2">
        <w:rPr>
          <w:b/>
          <w:color w:val="C00000"/>
          <w:lang w:val="en-US"/>
        </w:rPr>
        <w:tab/>
        <w:t>Ericsson</w:t>
      </w:r>
    </w:p>
    <w:p w14:paraId="1EC082BA" w14:textId="77777777" w:rsidR="00603E09" w:rsidRDefault="00603E09" w:rsidP="00603E09">
      <w:pPr>
        <w:rPr>
          <w:b/>
          <w:color w:val="C00000"/>
          <w:lang w:val="en-US"/>
        </w:rPr>
      </w:pPr>
      <w:r>
        <w:rPr>
          <w:b/>
          <w:color w:val="C00000"/>
          <w:lang w:val="en-US"/>
        </w:rPr>
        <w:t>The following draft CRs (with RAN1#93 Tdoc#) are endorsed.</w:t>
      </w:r>
    </w:p>
    <w:p w14:paraId="785CCC3C" w14:textId="0FEA77B3" w:rsidR="00603E09" w:rsidRPr="00603E09" w:rsidRDefault="00603E09" w:rsidP="00603E09">
      <w:pPr>
        <w:rPr>
          <w:b/>
          <w:color w:val="C00000"/>
          <w:lang w:val="en-US"/>
        </w:rPr>
      </w:pPr>
      <w:r w:rsidRPr="00603E09">
        <w:rPr>
          <w:b/>
          <w:color w:val="C00000"/>
          <w:highlight w:val="green"/>
          <w:lang w:val="en-US"/>
        </w:rPr>
        <w:t>R1-1807310</w:t>
      </w:r>
      <w:r w:rsidRPr="00603E09">
        <w:rPr>
          <w:b/>
          <w:color w:val="C00000"/>
          <w:lang w:val="en-US"/>
        </w:rPr>
        <w:tab/>
        <w:t>Introduction of even further enhancements of eMTC</w:t>
      </w:r>
      <w:r w:rsidRPr="00603E09">
        <w:rPr>
          <w:b/>
          <w:color w:val="C00000"/>
          <w:lang w:val="en-US"/>
        </w:rPr>
        <w:tab/>
        <w:t>Huawei, HiSilicon</w:t>
      </w:r>
      <w:r w:rsidRPr="00603E09">
        <w:rPr>
          <w:b/>
          <w:color w:val="C00000"/>
          <w:lang w:val="en-US"/>
        </w:rPr>
        <w:tab/>
        <w:t>draftCR</w:t>
      </w:r>
      <w:r w:rsidRPr="00603E09">
        <w:rPr>
          <w:b/>
          <w:color w:val="C00000"/>
          <w:lang w:val="en-US"/>
        </w:rPr>
        <w:tab/>
        <w:t>36.212</w:t>
      </w:r>
      <w:r w:rsidRPr="00603E09">
        <w:rPr>
          <w:b/>
          <w:color w:val="C00000"/>
          <w:lang w:val="en-US"/>
        </w:rPr>
        <w:tab/>
        <w:t>15.1.0</w:t>
      </w:r>
      <w:r w:rsidRPr="00603E09">
        <w:rPr>
          <w:b/>
          <w:color w:val="C00000"/>
          <w:lang w:val="en-US"/>
        </w:rPr>
        <w:tab/>
        <w:t>LTE_eMTC4-Core</w:t>
      </w:r>
      <w:r w:rsidRPr="00603E09">
        <w:rPr>
          <w:b/>
          <w:color w:val="C00000"/>
          <w:lang w:val="en-US"/>
        </w:rPr>
        <w:tab/>
      </w:r>
      <w:r>
        <w:rPr>
          <w:b/>
          <w:color w:val="C00000"/>
          <w:lang w:val="en-US"/>
        </w:rPr>
        <w:t>B</w:t>
      </w:r>
    </w:p>
    <w:p w14:paraId="10BCDC03" w14:textId="2F78DA24" w:rsidR="00603E09" w:rsidRPr="004A76E2" w:rsidRDefault="00603E09" w:rsidP="00603E09">
      <w:pPr>
        <w:rPr>
          <w:b/>
          <w:color w:val="C00000"/>
          <w:lang w:val="en-US"/>
        </w:rPr>
      </w:pPr>
      <w:r w:rsidRPr="00603E09">
        <w:rPr>
          <w:b/>
          <w:color w:val="C00000"/>
          <w:highlight w:val="green"/>
          <w:lang w:val="en-US"/>
        </w:rPr>
        <w:t>R1-1807409</w:t>
      </w:r>
      <w:r w:rsidRPr="00603E09">
        <w:rPr>
          <w:b/>
          <w:color w:val="C00000"/>
          <w:lang w:val="en-US"/>
        </w:rPr>
        <w:tab/>
        <w:t>Introduction of Even Further Enhanced MTC for LTE</w:t>
      </w:r>
      <w:r w:rsidRPr="00603E09">
        <w:rPr>
          <w:b/>
          <w:color w:val="C00000"/>
          <w:lang w:val="en-US"/>
        </w:rPr>
        <w:tab/>
        <w:t>Ericsson</w:t>
      </w:r>
      <w:r w:rsidRPr="00603E09">
        <w:rPr>
          <w:b/>
          <w:color w:val="C00000"/>
          <w:lang w:val="en-US"/>
        </w:rPr>
        <w:tab/>
        <w:t>draftCR</w:t>
      </w:r>
      <w:r w:rsidRPr="00603E09">
        <w:rPr>
          <w:b/>
          <w:color w:val="C00000"/>
          <w:lang w:val="en-US"/>
        </w:rPr>
        <w:tab/>
        <w:t>36.211</w:t>
      </w:r>
      <w:r w:rsidRPr="00603E09">
        <w:rPr>
          <w:b/>
          <w:color w:val="C00000"/>
          <w:lang w:val="en-US"/>
        </w:rPr>
        <w:tab/>
        <w:t>15.1.0</w:t>
      </w:r>
      <w:r w:rsidRPr="00603E09">
        <w:rPr>
          <w:b/>
          <w:color w:val="C00000"/>
          <w:lang w:val="en-US"/>
        </w:rPr>
        <w:tab/>
        <w:t>LTE_eMTC4-Core</w:t>
      </w:r>
      <w:r w:rsidRPr="00603E09">
        <w:rPr>
          <w:b/>
          <w:color w:val="C00000"/>
          <w:lang w:val="en-US"/>
        </w:rPr>
        <w:tab/>
      </w:r>
      <w:r>
        <w:rPr>
          <w:b/>
          <w:color w:val="C00000"/>
          <w:lang w:val="en-US"/>
        </w:rPr>
        <w:t>B</w:t>
      </w:r>
      <w:r>
        <w:rPr>
          <w:b/>
          <w:color w:val="C00000"/>
          <w:lang w:val="en-US"/>
        </w:rPr>
        <w:tab/>
      </w:r>
    </w:p>
    <w:p w14:paraId="410E4A99" w14:textId="77777777" w:rsidR="001E419E" w:rsidRDefault="001E419E" w:rsidP="0012593B">
      <w:pPr>
        <w:rPr>
          <w:lang w:val="en-US"/>
        </w:rPr>
      </w:pPr>
    </w:p>
    <w:p w14:paraId="03533326" w14:textId="206B7BAF" w:rsidR="00EA2BCD" w:rsidRPr="003B0D3B" w:rsidRDefault="00EA2BCD" w:rsidP="00EA2BCD">
      <w:pPr>
        <w:rPr>
          <w:lang w:val="fr-FR" w:eastAsia="ja-JP"/>
        </w:rPr>
      </w:pPr>
      <w:r w:rsidRPr="003B0D3B">
        <w:rPr>
          <w:lang w:val="fr-FR" w:eastAsia="ja-JP"/>
        </w:rPr>
        <w:t>[92b-LTE-10-xxx]</w:t>
      </w:r>
      <w:r w:rsidRPr="003B0D3B">
        <w:rPr>
          <w:lang w:val="fr-FR"/>
        </w:rPr>
        <w:t xml:space="preserve"> – Rapporteur or spec #</w:t>
      </w:r>
    </w:p>
    <w:p w14:paraId="29DDF952" w14:textId="4FAF9744" w:rsidR="00EA2BCD" w:rsidRPr="001E419E" w:rsidRDefault="00EA2BCD" w:rsidP="00EA2BCD">
      <w:pPr>
        <w:rPr>
          <w:lang w:val="en-US"/>
        </w:rPr>
      </w:pPr>
      <w:r w:rsidRPr="001E419E">
        <w:rPr>
          <w:lang w:val="en-US"/>
        </w:rPr>
        <w:t xml:space="preserve">Rapporteur to prepare the list of agreements and working assumptions </w:t>
      </w:r>
      <w:r w:rsidR="0078353B" w:rsidRPr="001E419E">
        <w:rPr>
          <w:lang w:val="en-US"/>
        </w:rPr>
        <w:t>April 23</w:t>
      </w:r>
      <w:r w:rsidR="0078353B" w:rsidRPr="001E419E">
        <w:rPr>
          <w:vertAlign w:val="superscript"/>
          <w:lang w:val="en-US"/>
        </w:rPr>
        <w:t>rd</w:t>
      </w:r>
    </w:p>
    <w:p w14:paraId="04E2AAEA" w14:textId="680A18B9" w:rsidR="001E419E" w:rsidRPr="001E419E" w:rsidRDefault="001E419E" w:rsidP="001E419E">
      <w:pPr>
        <w:rPr>
          <w:lang w:val="en-US"/>
        </w:rPr>
      </w:pPr>
      <w:r w:rsidRPr="001E419E">
        <w:rPr>
          <w:lang w:val="en-US"/>
        </w:rPr>
        <w:t>Editors to prepare CRs incorporating all the agreements and working assumptions by May 4</w:t>
      </w:r>
      <w:r w:rsidRPr="001E419E">
        <w:rPr>
          <w:vertAlign w:val="superscript"/>
          <w:lang w:val="en-US"/>
        </w:rPr>
        <w:t>th</w:t>
      </w:r>
      <w:r w:rsidRPr="001E419E">
        <w:rPr>
          <w:lang w:val="en-US"/>
        </w:rPr>
        <w:t xml:space="preserve">, (for 36.211, </w:t>
      </w:r>
      <w:r w:rsidR="0078353B" w:rsidRPr="001E419E">
        <w:rPr>
          <w:lang w:val="en-US"/>
        </w:rPr>
        <w:t xml:space="preserve">based on </w:t>
      </w:r>
      <w:r w:rsidR="0078353B">
        <w:rPr>
          <w:lang w:val="en-US"/>
        </w:rPr>
        <w:t>x</w:t>
      </w:r>
      <w:r w:rsidR="0078353B" w:rsidRPr="001E419E">
        <w:rPr>
          <w:lang w:val="en-US"/>
        </w:rPr>
        <w:t>3863</w:t>
      </w:r>
      <w:r w:rsidRPr="001E419E">
        <w:rPr>
          <w:lang w:val="en-US"/>
        </w:rPr>
        <w:t>; for 36.212, based on x414</w:t>
      </w:r>
      <w:r w:rsidR="0078353B">
        <w:rPr>
          <w:lang w:val="en-US"/>
        </w:rPr>
        <w:t>8</w:t>
      </w:r>
      <w:r w:rsidRPr="001E419E">
        <w:rPr>
          <w:lang w:val="en-US"/>
        </w:rPr>
        <w:t>), for comments and endorse</w:t>
      </w:r>
      <w:r>
        <w:rPr>
          <w:lang w:val="en-US"/>
        </w:rPr>
        <w:t xml:space="preserve">ment </w:t>
      </w:r>
      <w:r w:rsidRPr="001E419E">
        <w:rPr>
          <w:lang w:val="en-US"/>
        </w:rPr>
        <w:t xml:space="preserve">by </w:t>
      </w:r>
      <w:r>
        <w:rPr>
          <w:lang w:val="en-US"/>
        </w:rPr>
        <w:t>May 11</w:t>
      </w:r>
      <w:r w:rsidRPr="001E419E">
        <w:rPr>
          <w:vertAlign w:val="superscript"/>
          <w:lang w:val="en-US"/>
        </w:rPr>
        <w:t>th</w:t>
      </w:r>
      <w:r w:rsidRPr="001E419E">
        <w:rPr>
          <w:lang w:val="en-US"/>
        </w:rPr>
        <w:t>.</w:t>
      </w:r>
    </w:p>
    <w:p w14:paraId="75D90F8C" w14:textId="77777777" w:rsidR="006D724A" w:rsidRDefault="001E419E" w:rsidP="001E419E">
      <w:pPr>
        <w:rPr>
          <w:b/>
          <w:color w:val="C00000"/>
          <w:lang w:val="en-US" w:eastAsia="ja-JP"/>
        </w:rPr>
      </w:pPr>
      <w:r w:rsidRPr="00CD63B9">
        <w:rPr>
          <w:b/>
          <w:color w:val="C00000"/>
          <w:lang w:val="en-US" w:eastAsia="ja-JP"/>
        </w:rPr>
        <w:t xml:space="preserve">Done: </w:t>
      </w:r>
    </w:p>
    <w:p w14:paraId="4CBF45A7" w14:textId="1CE78E02" w:rsidR="001E419E" w:rsidRDefault="006D724A" w:rsidP="001E419E">
      <w:pPr>
        <w:rPr>
          <w:b/>
          <w:color w:val="C00000"/>
          <w:lang w:val="en-US" w:eastAsia="ja-JP"/>
        </w:rPr>
      </w:pPr>
      <w:r w:rsidRPr="006D724A">
        <w:rPr>
          <w:b/>
          <w:color w:val="C00000"/>
          <w:lang w:val="en-US" w:eastAsia="ja-JP"/>
        </w:rPr>
        <w:t>R1-1805436</w:t>
      </w:r>
      <w:r w:rsidRPr="006D724A">
        <w:rPr>
          <w:b/>
          <w:color w:val="C00000"/>
          <w:lang w:val="en-US" w:eastAsia="ja-JP"/>
        </w:rPr>
        <w:tab/>
        <w:t>RAN1 agreements for Rel-15 Further NB-IoT enhancements</w:t>
      </w:r>
      <w:r w:rsidRPr="006D724A">
        <w:rPr>
          <w:b/>
          <w:color w:val="C00000"/>
          <w:lang w:val="en-US" w:eastAsia="ja-JP"/>
        </w:rPr>
        <w:tab/>
        <w:t>Ericsson</w:t>
      </w:r>
    </w:p>
    <w:p w14:paraId="4AF413A8" w14:textId="77777777" w:rsidR="00603E09" w:rsidRDefault="00603E09" w:rsidP="00603E09">
      <w:pPr>
        <w:rPr>
          <w:b/>
          <w:color w:val="C00000"/>
          <w:lang w:val="en-US"/>
        </w:rPr>
      </w:pPr>
      <w:r>
        <w:rPr>
          <w:b/>
          <w:color w:val="C00000"/>
          <w:lang w:val="en-US"/>
        </w:rPr>
        <w:t>The following draft CRs (with RAN1#93 Tdoc#) are endorsed.</w:t>
      </w:r>
    </w:p>
    <w:p w14:paraId="5D09B6E9" w14:textId="73B9C982" w:rsidR="00603E09" w:rsidRPr="00603E09" w:rsidRDefault="00603E09" w:rsidP="00603E09">
      <w:pPr>
        <w:rPr>
          <w:b/>
          <w:color w:val="C00000"/>
          <w:lang w:val="en-US" w:eastAsia="ja-JP"/>
        </w:rPr>
      </w:pPr>
      <w:r w:rsidRPr="00603E09">
        <w:rPr>
          <w:b/>
          <w:color w:val="C00000"/>
          <w:highlight w:val="green"/>
          <w:lang w:val="en-US" w:eastAsia="ja-JP"/>
        </w:rPr>
        <w:t>R1-1807309</w:t>
      </w:r>
      <w:r w:rsidRPr="00603E09">
        <w:rPr>
          <w:b/>
          <w:color w:val="C00000"/>
          <w:lang w:val="en-US" w:eastAsia="ja-JP"/>
        </w:rPr>
        <w:tab/>
        <w:t>Introduction of further enhancements of NB-IoT</w:t>
      </w:r>
      <w:r w:rsidRPr="00603E09">
        <w:rPr>
          <w:b/>
          <w:color w:val="C00000"/>
          <w:lang w:val="en-US" w:eastAsia="ja-JP"/>
        </w:rPr>
        <w:tab/>
        <w:t>Huawei, HiSilicon</w:t>
      </w:r>
      <w:r w:rsidRPr="00603E09">
        <w:rPr>
          <w:b/>
          <w:color w:val="C00000"/>
          <w:lang w:val="en-US" w:eastAsia="ja-JP"/>
        </w:rPr>
        <w:tab/>
        <w:t>draftCR</w:t>
      </w:r>
      <w:r w:rsidRPr="00603E09">
        <w:rPr>
          <w:b/>
          <w:color w:val="C00000"/>
          <w:lang w:val="en-US" w:eastAsia="ja-JP"/>
        </w:rPr>
        <w:tab/>
        <w:t>36.212</w:t>
      </w:r>
      <w:r w:rsidRPr="00603E09">
        <w:rPr>
          <w:b/>
          <w:color w:val="C00000"/>
          <w:lang w:val="en-US" w:eastAsia="ja-JP"/>
        </w:rPr>
        <w:tab/>
        <w:t>15.1.0</w:t>
      </w:r>
      <w:r w:rsidRPr="00603E09">
        <w:rPr>
          <w:b/>
          <w:color w:val="C00000"/>
          <w:lang w:val="en-US" w:eastAsia="ja-JP"/>
        </w:rPr>
        <w:tab/>
        <w:t>NB_IOTenh2-Core</w:t>
      </w:r>
      <w:r w:rsidRPr="00603E09">
        <w:rPr>
          <w:b/>
          <w:color w:val="C00000"/>
          <w:lang w:val="en-US" w:eastAsia="ja-JP"/>
        </w:rPr>
        <w:tab/>
      </w:r>
      <w:r>
        <w:rPr>
          <w:b/>
          <w:color w:val="C00000"/>
          <w:lang w:val="en-US" w:eastAsia="ja-JP"/>
        </w:rPr>
        <w:t>B</w:t>
      </w:r>
    </w:p>
    <w:p w14:paraId="7A3F9886" w14:textId="78ADB278" w:rsidR="00603E09" w:rsidRPr="00CD63B9" w:rsidRDefault="00603E09" w:rsidP="00603E09">
      <w:pPr>
        <w:rPr>
          <w:b/>
          <w:color w:val="C00000"/>
          <w:lang w:val="en-US" w:eastAsia="ja-JP"/>
        </w:rPr>
      </w:pPr>
      <w:r w:rsidRPr="00603E09">
        <w:rPr>
          <w:b/>
          <w:color w:val="C00000"/>
          <w:highlight w:val="green"/>
          <w:lang w:val="en-US" w:eastAsia="ja-JP"/>
        </w:rPr>
        <w:t>R1-1807410</w:t>
      </w:r>
      <w:r w:rsidRPr="00603E09">
        <w:rPr>
          <w:b/>
          <w:color w:val="C00000"/>
          <w:lang w:val="en-US" w:eastAsia="ja-JP"/>
        </w:rPr>
        <w:tab/>
        <w:t>Introduction Rel-15 Further NB-IoT enhancements</w:t>
      </w:r>
      <w:r w:rsidRPr="00603E09">
        <w:rPr>
          <w:b/>
          <w:color w:val="C00000"/>
          <w:lang w:val="en-US" w:eastAsia="ja-JP"/>
        </w:rPr>
        <w:tab/>
        <w:t>Ericsson</w:t>
      </w:r>
      <w:r w:rsidRPr="00603E09">
        <w:rPr>
          <w:b/>
          <w:color w:val="C00000"/>
          <w:lang w:val="en-US" w:eastAsia="ja-JP"/>
        </w:rPr>
        <w:tab/>
        <w:t>draftCR</w:t>
      </w:r>
      <w:r w:rsidRPr="00603E09">
        <w:rPr>
          <w:b/>
          <w:color w:val="C00000"/>
          <w:lang w:val="en-US" w:eastAsia="ja-JP"/>
        </w:rPr>
        <w:tab/>
        <w:t>36.211</w:t>
      </w:r>
      <w:r w:rsidRPr="00603E09">
        <w:rPr>
          <w:b/>
          <w:color w:val="C00000"/>
          <w:lang w:val="en-US" w:eastAsia="ja-JP"/>
        </w:rPr>
        <w:tab/>
        <w:t>15.1.0</w:t>
      </w:r>
      <w:r w:rsidRPr="00603E09">
        <w:rPr>
          <w:b/>
          <w:color w:val="C00000"/>
          <w:lang w:val="en-US" w:eastAsia="ja-JP"/>
        </w:rPr>
        <w:tab/>
        <w:t>NB_IOTe</w:t>
      </w:r>
      <w:r>
        <w:rPr>
          <w:b/>
          <w:color w:val="C00000"/>
          <w:lang w:val="en-US" w:eastAsia="ja-JP"/>
        </w:rPr>
        <w:t>nh2-Core</w:t>
      </w:r>
      <w:r>
        <w:rPr>
          <w:b/>
          <w:color w:val="C00000"/>
          <w:lang w:val="en-US" w:eastAsia="ja-JP"/>
        </w:rPr>
        <w:tab/>
        <w:t>B</w:t>
      </w:r>
    </w:p>
    <w:p w14:paraId="56C23D31" w14:textId="77777777" w:rsidR="00EA2BCD" w:rsidRPr="00EA2BCD" w:rsidRDefault="00EA2BCD" w:rsidP="0012593B">
      <w:pPr>
        <w:rPr>
          <w:lang w:val="en-US"/>
        </w:rPr>
      </w:pPr>
    </w:p>
    <w:p w14:paraId="555F34F6" w14:textId="3C0D8D4C" w:rsidR="00EA2BCD" w:rsidRDefault="00EA2BCD" w:rsidP="00EA2BCD">
      <w:pPr>
        <w:rPr>
          <w:lang w:val="en-US"/>
        </w:rPr>
      </w:pPr>
      <w:r w:rsidRPr="008C6B91">
        <w:rPr>
          <w:highlight w:val="green"/>
          <w:lang w:val="en-US"/>
        </w:rPr>
        <w:t>[92b-LTE-14]</w:t>
      </w:r>
      <w:r w:rsidR="002B7372" w:rsidRPr="008C6B91">
        <w:rPr>
          <w:highlight w:val="green"/>
          <w:lang w:val="en-US"/>
        </w:rPr>
        <w:t xml:space="preserve"> – </w:t>
      </w:r>
      <w:r w:rsidR="002B7372" w:rsidRPr="008C6B91">
        <w:rPr>
          <w:highlight w:val="green"/>
          <w:lang w:val="en-US" w:eastAsia="x-none"/>
        </w:rPr>
        <w:t>Le (Qualcomm)</w:t>
      </w:r>
    </w:p>
    <w:p w14:paraId="407FA3E6" w14:textId="77777777" w:rsidR="00EA2BCD" w:rsidRPr="00DD7626" w:rsidRDefault="00603E09" w:rsidP="00EA2BCD">
      <w:pPr>
        <w:ind w:left="1440" w:hanging="1440"/>
        <w:rPr>
          <w:b/>
          <w:lang w:eastAsia="x-none"/>
        </w:rPr>
      </w:pPr>
      <w:hyperlink r:id="rId2754" w:history="1">
        <w:r w:rsidR="00EA2BCD" w:rsidRPr="00DD7626">
          <w:rPr>
            <w:rStyle w:val="Hyperlink"/>
            <w:b/>
            <w:lang w:eastAsia="x-none"/>
          </w:rPr>
          <w:t>R1-1805323</w:t>
        </w:r>
      </w:hyperlink>
      <w:r w:rsidR="00EA2BCD" w:rsidRPr="00DD7626">
        <w:rPr>
          <w:b/>
          <w:lang w:eastAsia="x-none"/>
        </w:rPr>
        <w:tab/>
        <w:t>Introduction of SRS antenna switching for 4 ports in TS36.213</w:t>
      </w:r>
      <w:r w:rsidR="00EA2BCD" w:rsidRPr="00DD7626">
        <w:rPr>
          <w:b/>
          <w:lang w:eastAsia="x-none"/>
        </w:rPr>
        <w:tab/>
        <w:t>Huawei, HiSilicon, Qualcomm</w:t>
      </w:r>
    </w:p>
    <w:p w14:paraId="7BBF82EC" w14:textId="63C920F8" w:rsidR="00EA2BCD" w:rsidRDefault="00EA2BCD" w:rsidP="00EA2BCD">
      <w:pPr>
        <w:rPr>
          <w:lang w:val="en-US" w:eastAsia="x-none"/>
        </w:rPr>
      </w:pPr>
      <w:r w:rsidRPr="002B7372">
        <w:rPr>
          <w:lang w:val="en-US" w:eastAsia="x-none"/>
        </w:rPr>
        <w:t>Email approval until May 9</w:t>
      </w:r>
      <w:r w:rsidR="002B7372" w:rsidRPr="002B7372">
        <w:rPr>
          <w:vertAlign w:val="superscript"/>
          <w:lang w:val="en-US" w:eastAsia="x-none"/>
        </w:rPr>
        <w:t>th</w:t>
      </w:r>
    </w:p>
    <w:p w14:paraId="600422E1" w14:textId="01A2129F" w:rsidR="00276AA8" w:rsidRDefault="00276AA8" w:rsidP="00276AA8">
      <w:pPr>
        <w:rPr>
          <w:b/>
          <w:color w:val="C00000"/>
          <w:lang w:val="en-US" w:eastAsia="ja-JP"/>
        </w:rPr>
      </w:pPr>
      <w:r w:rsidRPr="00CD63B9">
        <w:rPr>
          <w:b/>
          <w:color w:val="C00000"/>
          <w:lang w:val="en-US" w:eastAsia="ja-JP"/>
        </w:rPr>
        <w:t xml:space="preserve">Done: </w:t>
      </w:r>
      <w:r w:rsidR="008C6B91">
        <w:rPr>
          <w:b/>
          <w:color w:val="C00000"/>
          <w:lang w:val="en-US" w:eastAsia="ja-JP"/>
        </w:rPr>
        <w:t>According to the decision posted on May 10</w:t>
      </w:r>
      <w:r w:rsidR="008C6B91" w:rsidRPr="008C6B91">
        <w:rPr>
          <w:b/>
          <w:color w:val="C00000"/>
          <w:vertAlign w:val="superscript"/>
          <w:lang w:val="en-US" w:eastAsia="ja-JP"/>
        </w:rPr>
        <w:t>th</w:t>
      </w:r>
      <w:r w:rsidR="008C6B91">
        <w:rPr>
          <w:b/>
          <w:color w:val="C00000"/>
          <w:lang w:val="en-US" w:eastAsia="ja-JP"/>
        </w:rPr>
        <w:t>, the following is agreed:</w:t>
      </w:r>
    </w:p>
    <w:p w14:paraId="41B10E8A" w14:textId="72A1FD20" w:rsidR="008C6B91" w:rsidRPr="00CD63B9" w:rsidRDefault="008C6B91" w:rsidP="00276AA8">
      <w:pPr>
        <w:rPr>
          <w:b/>
          <w:color w:val="C00000"/>
          <w:lang w:val="en-US" w:eastAsia="ja-JP"/>
        </w:rPr>
      </w:pPr>
      <w:r w:rsidRPr="008C6B91">
        <w:rPr>
          <w:b/>
          <w:color w:val="C00000"/>
          <w:highlight w:val="green"/>
          <w:lang w:val="en-US" w:eastAsia="ja-JP"/>
        </w:rPr>
        <w:t>R1-1805441</w:t>
      </w:r>
      <w:r w:rsidRPr="008C6B91">
        <w:rPr>
          <w:b/>
          <w:color w:val="C00000"/>
          <w:lang w:val="en-US" w:eastAsia="ja-JP"/>
        </w:rPr>
        <w:tab/>
        <w:t>Introduction of SRS antenna switching for 4 ports in TS36.213</w:t>
      </w:r>
      <w:r w:rsidRPr="008C6B91">
        <w:rPr>
          <w:b/>
          <w:color w:val="C00000"/>
          <w:lang w:val="en-US" w:eastAsia="ja-JP"/>
        </w:rPr>
        <w:tab/>
        <w:t>Qualcomm, Huawei, HiSilicon</w:t>
      </w:r>
      <w:r w:rsidRPr="008C6B91">
        <w:rPr>
          <w:b/>
          <w:color w:val="C00000"/>
          <w:lang w:val="en-US" w:eastAsia="ja-JP"/>
        </w:rPr>
        <w:tab/>
      </w:r>
      <w:r>
        <w:rPr>
          <w:b/>
          <w:color w:val="C00000"/>
          <w:lang w:val="en-US" w:eastAsia="ja-JP"/>
        </w:rPr>
        <w:t xml:space="preserve">(rev of </w:t>
      </w:r>
      <w:r w:rsidRPr="008C6B91">
        <w:rPr>
          <w:b/>
          <w:color w:val="C00000"/>
          <w:lang w:val="en-US" w:eastAsia="ja-JP"/>
        </w:rPr>
        <w:t>R1-1805323</w:t>
      </w:r>
      <w:r>
        <w:rPr>
          <w:b/>
          <w:color w:val="C00000"/>
          <w:lang w:val="en-US" w:eastAsia="ja-JP"/>
        </w:rPr>
        <w:t>)</w:t>
      </w:r>
      <w:r w:rsidRPr="008C6B91">
        <w:rPr>
          <w:b/>
          <w:color w:val="C00000"/>
          <w:lang w:val="en-US" w:eastAsia="ja-JP"/>
        </w:rPr>
        <w:tab/>
        <w:t>36.213</w:t>
      </w:r>
      <w:r w:rsidRPr="008C6B91">
        <w:rPr>
          <w:b/>
          <w:color w:val="C00000"/>
          <w:lang w:val="en-US" w:eastAsia="ja-JP"/>
        </w:rPr>
        <w:tab/>
        <w:t>15.1.0</w:t>
      </w:r>
      <w:r w:rsidRPr="008C6B91">
        <w:rPr>
          <w:b/>
          <w:color w:val="C00000"/>
          <w:lang w:val="en-US" w:eastAsia="ja-JP"/>
        </w:rPr>
        <w:tab/>
        <w:t>TEI15</w:t>
      </w:r>
      <w:r w:rsidRPr="008C6B91">
        <w:rPr>
          <w:b/>
          <w:color w:val="C00000"/>
          <w:lang w:val="en-US" w:eastAsia="ja-JP"/>
        </w:rPr>
        <w:tab/>
      </w:r>
      <w:r>
        <w:rPr>
          <w:b/>
          <w:color w:val="C00000"/>
          <w:lang w:val="en-US" w:eastAsia="ja-JP"/>
        </w:rPr>
        <w:t>CR</w:t>
      </w:r>
      <w:r w:rsidRPr="008C6B91">
        <w:rPr>
          <w:b/>
          <w:color w:val="C00000"/>
          <w:lang w:val="en-US" w:eastAsia="ja-JP"/>
        </w:rPr>
        <w:t>1075</w:t>
      </w:r>
      <w:r>
        <w:rPr>
          <w:b/>
          <w:color w:val="C00000"/>
          <w:lang w:val="en-US" w:eastAsia="ja-JP"/>
        </w:rPr>
        <w:t>, B</w:t>
      </w:r>
    </w:p>
    <w:p w14:paraId="368C969B" w14:textId="525FF657" w:rsidR="00EA2BCD" w:rsidRDefault="00EA2BCD" w:rsidP="0012593B">
      <w:pPr>
        <w:rPr>
          <w:lang w:val="en-US"/>
        </w:rPr>
      </w:pPr>
    </w:p>
    <w:p w14:paraId="21F7BC6E" w14:textId="77777777" w:rsidR="00EA2BCD" w:rsidRPr="00EA2BCD" w:rsidRDefault="00EA2BCD" w:rsidP="00EA2BCD">
      <w:pPr>
        <w:rPr>
          <w:lang w:val="en-US"/>
        </w:rPr>
      </w:pPr>
      <w:r w:rsidRPr="00EA2BCD">
        <w:rPr>
          <w:lang w:val="en-US"/>
        </w:rPr>
        <w:t>[92b-NR-02</w:t>
      </w:r>
      <w:r w:rsidRPr="00EA2BCD">
        <w:rPr>
          <w:u w:val="single"/>
          <w:lang w:val="en-US"/>
        </w:rPr>
        <w:t>-xxx</w:t>
      </w:r>
      <w:r w:rsidRPr="00EA2BCD">
        <w:rPr>
          <w:lang w:val="en-US"/>
        </w:rPr>
        <w:t>]</w:t>
      </w:r>
    </w:p>
    <w:p w14:paraId="380492F7" w14:textId="1F48AC77" w:rsidR="00EA2BCD" w:rsidRPr="00782433" w:rsidRDefault="00EA2BCD" w:rsidP="00EA2BCD">
      <w:pPr>
        <w:rPr>
          <w:lang w:val="en-US"/>
        </w:rPr>
      </w:pPr>
      <w:r w:rsidRPr="00782433">
        <w:rPr>
          <w:lang w:val="en-US"/>
        </w:rPr>
        <w:t>xxx: spec # editors to prepare CRs capturing the agreement</w:t>
      </w:r>
      <w:r w:rsidR="00782433">
        <w:rPr>
          <w:lang w:val="en-US"/>
        </w:rPr>
        <w:t>s and working assumptions till April 27</w:t>
      </w:r>
      <w:r w:rsidR="00782433" w:rsidRPr="00782433">
        <w:rPr>
          <w:vertAlign w:val="superscript"/>
          <w:lang w:val="en-US"/>
        </w:rPr>
        <w:t>th</w:t>
      </w:r>
      <w:r w:rsidR="00782433">
        <w:rPr>
          <w:lang w:val="en-US"/>
        </w:rPr>
        <w:t>, for comments and endorsement by May 3</w:t>
      </w:r>
      <w:r w:rsidR="00782433" w:rsidRPr="00782433">
        <w:rPr>
          <w:vertAlign w:val="superscript"/>
          <w:lang w:val="en-US"/>
        </w:rPr>
        <w:t>rd</w:t>
      </w:r>
      <w:r w:rsidR="00782433">
        <w:rPr>
          <w:lang w:val="en-US"/>
        </w:rPr>
        <w:t xml:space="preserve"> </w:t>
      </w:r>
    </w:p>
    <w:p w14:paraId="6555F39E" w14:textId="77777777" w:rsidR="00782433" w:rsidRDefault="00782433" w:rsidP="00782433">
      <w:pPr>
        <w:rPr>
          <w:b/>
          <w:color w:val="C00000"/>
          <w:lang w:val="en-US" w:eastAsia="ja-JP"/>
        </w:rPr>
      </w:pPr>
      <w:r w:rsidRPr="00CD63B9">
        <w:rPr>
          <w:b/>
          <w:color w:val="C00000"/>
          <w:lang w:val="en-US" w:eastAsia="ja-JP"/>
        </w:rPr>
        <w:t xml:space="preserve">Done: </w:t>
      </w:r>
      <w:r>
        <w:rPr>
          <w:b/>
          <w:color w:val="C00000"/>
          <w:lang w:val="en-US" w:eastAsia="ja-JP"/>
        </w:rPr>
        <w:t>The following set of CRs are endorsed:</w:t>
      </w:r>
    </w:p>
    <w:p w14:paraId="0A7710FA" w14:textId="5849C4E9" w:rsidR="00782433" w:rsidRPr="00782433" w:rsidRDefault="00782433" w:rsidP="00782433">
      <w:pPr>
        <w:rPr>
          <w:b/>
          <w:color w:val="C00000"/>
          <w:szCs w:val="20"/>
          <w:lang w:eastAsia="ja-JP"/>
        </w:rPr>
      </w:pPr>
      <w:r w:rsidRPr="00782433">
        <w:rPr>
          <w:b/>
          <w:color w:val="C00000"/>
          <w:szCs w:val="20"/>
          <w:highlight w:val="green"/>
          <w:lang w:eastAsia="ja-JP"/>
        </w:rPr>
        <w:t>R1-1805792</w:t>
      </w:r>
      <w:r w:rsidRPr="00782433">
        <w:rPr>
          <w:b/>
          <w:color w:val="C00000"/>
          <w:szCs w:val="20"/>
          <w:lang w:eastAsia="ja-JP"/>
        </w:rPr>
        <w:tab/>
        <w:t>CR to 38.202 capturing the RAN1#92bis meeting agreements</w:t>
      </w:r>
      <w:r w:rsidRPr="00782433">
        <w:rPr>
          <w:b/>
          <w:color w:val="C00000"/>
          <w:szCs w:val="20"/>
          <w:lang w:eastAsia="ja-JP"/>
        </w:rPr>
        <w:tab/>
        <w:t>Qualcomm</w:t>
      </w:r>
      <w:r w:rsidRPr="00782433">
        <w:rPr>
          <w:b/>
          <w:color w:val="C00000"/>
          <w:szCs w:val="20"/>
          <w:lang w:eastAsia="ja-JP"/>
        </w:rPr>
        <w:tab/>
        <w:t>38.202</w:t>
      </w:r>
      <w:r w:rsidRPr="00782433">
        <w:rPr>
          <w:b/>
          <w:color w:val="C00000"/>
          <w:szCs w:val="20"/>
          <w:lang w:eastAsia="ja-JP"/>
        </w:rPr>
        <w:tab/>
        <w:t>15.1.0</w:t>
      </w:r>
      <w:r w:rsidRPr="00782433">
        <w:rPr>
          <w:b/>
          <w:color w:val="C00000"/>
          <w:szCs w:val="20"/>
          <w:lang w:eastAsia="ja-JP"/>
        </w:rPr>
        <w:tab/>
        <w:t>NR_newRAT-Core</w:t>
      </w:r>
      <w:r w:rsidRPr="00782433">
        <w:rPr>
          <w:b/>
          <w:color w:val="C00000"/>
          <w:szCs w:val="20"/>
          <w:lang w:eastAsia="ja-JP"/>
        </w:rPr>
        <w:tab/>
      </w:r>
      <w:r>
        <w:rPr>
          <w:b/>
          <w:color w:val="C00000"/>
          <w:szCs w:val="20"/>
          <w:lang w:eastAsia="ja-JP"/>
        </w:rPr>
        <w:t>CR0002, F</w:t>
      </w:r>
    </w:p>
    <w:p w14:paraId="14D30C6F" w14:textId="62A023EA" w:rsidR="00782433" w:rsidRPr="00782433" w:rsidRDefault="00782433" w:rsidP="00782433">
      <w:pPr>
        <w:rPr>
          <w:b/>
          <w:color w:val="C00000"/>
          <w:szCs w:val="20"/>
          <w:lang w:eastAsia="ja-JP"/>
        </w:rPr>
      </w:pPr>
      <w:r w:rsidRPr="00782433">
        <w:rPr>
          <w:b/>
          <w:color w:val="C00000"/>
          <w:szCs w:val="20"/>
          <w:highlight w:val="green"/>
          <w:lang w:eastAsia="ja-JP"/>
        </w:rPr>
        <w:lastRenderedPageBreak/>
        <w:t>R1-1805793</w:t>
      </w:r>
      <w:r w:rsidRPr="00782433">
        <w:rPr>
          <w:b/>
          <w:color w:val="C00000"/>
          <w:szCs w:val="20"/>
          <w:lang w:eastAsia="ja-JP"/>
        </w:rPr>
        <w:tab/>
        <w:t>CR to 38.211 capturing the RAN1#92bis meeting agreements</w:t>
      </w:r>
      <w:r w:rsidRPr="00782433">
        <w:rPr>
          <w:b/>
          <w:color w:val="C00000"/>
          <w:szCs w:val="20"/>
          <w:lang w:eastAsia="ja-JP"/>
        </w:rPr>
        <w:tab/>
        <w:t>Ericsson</w:t>
      </w:r>
      <w:r w:rsidRPr="00782433">
        <w:rPr>
          <w:b/>
          <w:color w:val="C00000"/>
          <w:szCs w:val="20"/>
          <w:lang w:eastAsia="ja-JP"/>
        </w:rPr>
        <w:tab/>
        <w:t>38.211</w:t>
      </w:r>
      <w:r w:rsidRPr="00782433">
        <w:rPr>
          <w:b/>
          <w:color w:val="C00000"/>
          <w:szCs w:val="20"/>
          <w:lang w:eastAsia="ja-JP"/>
        </w:rPr>
        <w:tab/>
        <w:t>15.1.0</w:t>
      </w:r>
      <w:r w:rsidRPr="00782433">
        <w:rPr>
          <w:b/>
          <w:color w:val="C00000"/>
          <w:szCs w:val="20"/>
          <w:lang w:eastAsia="ja-JP"/>
        </w:rPr>
        <w:tab/>
        <w:t>NR_newRAT-Core</w:t>
      </w:r>
      <w:r w:rsidRPr="00782433">
        <w:rPr>
          <w:b/>
          <w:color w:val="C00000"/>
          <w:szCs w:val="20"/>
          <w:lang w:eastAsia="ja-JP"/>
        </w:rPr>
        <w:tab/>
      </w:r>
      <w:r>
        <w:rPr>
          <w:b/>
          <w:color w:val="C00000"/>
          <w:szCs w:val="20"/>
          <w:lang w:eastAsia="ja-JP"/>
        </w:rPr>
        <w:t xml:space="preserve">CR0002, </w:t>
      </w:r>
      <w:r w:rsidRPr="00782433">
        <w:rPr>
          <w:b/>
          <w:color w:val="C00000"/>
          <w:szCs w:val="20"/>
          <w:lang w:eastAsia="ja-JP"/>
        </w:rPr>
        <w:t>F</w:t>
      </w:r>
    </w:p>
    <w:p w14:paraId="7F90A7FB" w14:textId="6E36D4A0" w:rsidR="00782433" w:rsidRPr="00782433" w:rsidRDefault="00782433" w:rsidP="00782433">
      <w:pPr>
        <w:rPr>
          <w:b/>
          <w:color w:val="C00000"/>
          <w:szCs w:val="20"/>
          <w:lang w:eastAsia="ja-JP"/>
        </w:rPr>
      </w:pPr>
      <w:r w:rsidRPr="00782433">
        <w:rPr>
          <w:b/>
          <w:color w:val="C00000"/>
          <w:szCs w:val="20"/>
          <w:highlight w:val="green"/>
          <w:lang w:eastAsia="ja-JP"/>
        </w:rPr>
        <w:t>R1-1805794</w:t>
      </w:r>
      <w:r w:rsidRPr="00782433">
        <w:rPr>
          <w:b/>
          <w:color w:val="C00000"/>
          <w:szCs w:val="20"/>
          <w:lang w:eastAsia="ja-JP"/>
        </w:rPr>
        <w:tab/>
        <w:t>CR to 38.212 capturing the RAN1#92bis meeting agreements</w:t>
      </w:r>
      <w:r w:rsidRPr="00782433">
        <w:rPr>
          <w:b/>
          <w:color w:val="C00000"/>
          <w:szCs w:val="20"/>
          <w:lang w:eastAsia="ja-JP"/>
        </w:rPr>
        <w:tab/>
        <w:t>Huawei</w:t>
      </w:r>
      <w:r w:rsidRPr="00782433">
        <w:rPr>
          <w:b/>
          <w:color w:val="C00000"/>
          <w:szCs w:val="20"/>
          <w:lang w:eastAsia="ja-JP"/>
        </w:rPr>
        <w:tab/>
      </w:r>
      <w:r>
        <w:rPr>
          <w:b/>
          <w:color w:val="C00000"/>
          <w:szCs w:val="20"/>
          <w:lang w:eastAsia="ja-JP"/>
        </w:rPr>
        <w:tab/>
      </w:r>
      <w:r w:rsidRPr="00782433">
        <w:rPr>
          <w:b/>
          <w:color w:val="C00000"/>
          <w:szCs w:val="20"/>
          <w:lang w:eastAsia="ja-JP"/>
        </w:rPr>
        <w:t>38.212</w:t>
      </w:r>
      <w:r w:rsidRPr="00782433">
        <w:rPr>
          <w:b/>
          <w:color w:val="C00000"/>
          <w:szCs w:val="20"/>
          <w:lang w:eastAsia="ja-JP"/>
        </w:rPr>
        <w:tab/>
        <w:t>15.1.1</w:t>
      </w:r>
      <w:r w:rsidRPr="00782433">
        <w:rPr>
          <w:b/>
          <w:color w:val="C00000"/>
          <w:szCs w:val="20"/>
          <w:lang w:eastAsia="ja-JP"/>
        </w:rPr>
        <w:tab/>
        <w:t>NR_newRAT-Core</w:t>
      </w:r>
      <w:r w:rsidRPr="00782433">
        <w:rPr>
          <w:b/>
          <w:color w:val="C00000"/>
          <w:szCs w:val="20"/>
          <w:lang w:eastAsia="ja-JP"/>
        </w:rPr>
        <w:tab/>
      </w:r>
      <w:r>
        <w:rPr>
          <w:b/>
          <w:color w:val="C00000"/>
          <w:szCs w:val="20"/>
          <w:lang w:eastAsia="ja-JP"/>
        </w:rPr>
        <w:t>CR</w:t>
      </w:r>
      <w:r w:rsidRPr="00782433">
        <w:rPr>
          <w:b/>
          <w:color w:val="C00000"/>
          <w:szCs w:val="20"/>
          <w:lang w:eastAsia="ja-JP"/>
        </w:rPr>
        <w:t>0002</w:t>
      </w:r>
      <w:r>
        <w:rPr>
          <w:b/>
          <w:color w:val="C00000"/>
          <w:szCs w:val="20"/>
          <w:lang w:eastAsia="ja-JP"/>
        </w:rPr>
        <w:t xml:space="preserve">, </w:t>
      </w:r>
      <w:r w:rsidRPr="00782433">
        <w:rPr>
          <w:b/>
          <w:color w:val="C00000"/>
          <w:szCs w:val="20"/>
          <w:lang w:eastAsia="ja-JP"/>
        </w:rPr>
        <w:t>F</w:t>
      </w:r>
    </w:p>
    <w:p w14:paraId="6B894815" w14:textId="6A1870E6" w:rsidR="00782433" w:rsidRPr="00782433" w:rsidRDefault="00782433" w:rsidP="00782433">
      <w:pPr>
        <w:rPr>
          <w:b/>
          <w:color w:val="C00000"/>
          <w:szCs w:val="20"/>
          <w:lang w:eastAsia="ja-JP"/>
        </w:rPr>
      </w:pPr>
      <w:r w:rsidRPr="00782433">
        <w:rPr>
          <w:b/>
          <w:color w:val="C00000"/>
          <w:szCs w:val="20"/>
          <w:highlight w:val="green"/>
          <w:lang w:eastAsia="ja-JP"/>
        </w:rPr>
        <w:t>R1-1805795</w:t>
      </w:r>
      <w:r w:rsidRPr="00782433">
        <w:rPr>
          <w:b/>
          <w:color w:val="C00000"/>
          <w:szCs w:val="20"/>
          <w:lang w:eastAsia="ja-JP"/>
        </w:rPr>
        <w:tab/>
        <w:t>CR to 38.213 capturing the RAN1#92bis meeting agreements</w:t>
      </w:r>
      <w:r w:rsidRPr="00782433">
        <w:rPr>
          <w:b/>
          <w:color w:val="C00000"/>
          <w:szCs w:val="20"/>
          <w:lang w:eastAsia="ja-JP"/>
        </w:rPr>
        <w:tab/>
        <w:t>Samsung</w:t>
      </w:r>
      <w:r w:rsidRPr="00782433">
        <w:rPr>
          <w:b/>
          <w:color w:val="C00000"/>
          <w:szCs w:val="20"/>
          <w:lang w:eastAsia="ja-JP"/>
        </w:rPr>
        <w:tab/>
        <w:t>38.213</w:t>
      </w:r>
      <w:r w:rsidRPr="00782433">
        <w:rPr>
          <w:b/>
          <w:color w:val="C00000"/>
          <w:szCs w:val="20"/>
          <w:lang w:eastAsia="ja-JP"/>
        </w:rPr>
        <w:tab/>
        <w:t>15.1.0</w:t>
      </w:r>
      <w:r w:rsidRPr="00782433">
        <w:rPr>
          <w:b/>
          <w:color w:val="C00000"/>
          <w:szCs w:val="20"/>
          <w:lang w:eastAsia="ja-JP"/>
        </w:rPr>
        <w:tab/>
        <w:t>NR_newRAT-Core</w:t>
      </w:r>
      <w:r w:rsidRPr="00782433">
        <w:rPr>
          <w:b/>
          <w:color w:val="C00000"/>
          <w:szCs w:val="20"/>
          <w:lang w:eastAsia="ja-JP"/>
        </w:rPr>
        <w:tab/>
      </w:r>
      <w:r>
        <w:rPr>
          <w:b/>
          <w:color w:val="C00000"/>
          <w:szCs w:val="20"/>
          <w:lang w:eastAsia="ja-JP"/>
        </w:rPr>
        <w:t>CR</w:t>
      </w:r>
      <w:r w:rsidRPr="00782433">
        <w:rPr>
          <w:b/>
          <w:color w:val="C00000"/>
          <w:szCs w:val="20"/>
          <w:lang w:eastAsia="ja-JP"/>
        </w:rPr>
        <w:t>0002</w:t>
      </w:r>
      <w:r>
        <w:rPr>
          <w:b/>
          <w:color w:val="C00000"/>
          <w:szCs w:val="20"/>
          <w:lang w:eastAsia="ja-JP"/>
        </w:rPr>
        <w:t xml:space="preserve">, </w:t>
      </w:r>
      <w:r w:rsidRPr="00782433">
        <w:rPr>
          <w:b/>
          <w:color w:val="C00000"/>
          <w:szCs w:val="20"/>
          <w:lang w:eastAsia="ja-JP"/>
        </w:rPr>
        <w:t>F</w:t>
      </w:r>
    </w:p>
    <w:p w14:paraId="0C9F503B" w14:textId="5EBE032F" w:rsidR="00782433" w:rsidRPr="00782433" w:rsidRDefault="00782433" w:rsidP="00782433">
      <w:pPr>
        <w:rPr>
          <w:b/>
          <w:color w:val="C00000"/>
          <w:szCs w:val="20"/>
          <w:lang w:eastAsia="ja-JP"/>
        </w:rPr>
      </w:pPr>
      <w:r w:rsidRPr="00782433">
        <w:rPr>
          <w:b/>
          <w:color w:val="C00000"/>
          <w:szCs w:val="20"/>
          <w:highlight w:val="green"/>
          <w:lang w:eastAsia="ja-JP"/>
        </w:rPr>
        <w:t>R1-1805796</w:t>
      </w:r>
      <w:r w:rsidRPr="00782433">
        <w:rPr>
          <w:b/>
          <w:color w:val="C00000"/>
          <w:szCs w:val="20"/>
          <w:lang w:eastAsia="ja-JP"/>
        </w:rPr>
        <w:tab/>
        <w:t>CR to 38.214 capturing the RAN1#92bis meeting agreements</w:t>
      </w:r>
      <w:r w:rsidRPr="00782433">
        <w:rPr>
          <w:b/>
          <w:color w:val="C00000"/>
          <w:szCs w:val="20"/>
          <w:lang w:eastAsia="ja-JP"/>
        </w:rPr>
        <w:tab/>
        <w:t>Nokia</w:t>
      </w:r>
      <w:r w:rsidRPr="00782433">
        <w:rPr>
          <w:b/>
          <w:color w:val="C00000"/>
          <w:szCs w:val="20"/>
          <w:lang w:eastAsia="ja-JP"/>
        </w:rPr>
        <w:tab/>
      </w:r>
      <w:r w:rsidRPr="00782433">
        <w:rPr>
          <w:b/>
          <w:color w:val="C00000"/>
          <w:szCs w:val="20"/>
          <w:lang w:eastAsia="ja-JP"/>
        </w:rPr>
        <w:tab/>
        <w:t>38.214</w:t>
      </w:r>
      <w:r w:rsidRPr="00782433">
        <w:rPr>
          <w:b/>
          <w:color w:val="C00000"/>
          <w:szCs w:val="20"/>
          <w:lang w:eastAsia="ja-JP"/>
        </w:rPr>
        <w:tab/>
        <w:t>15.1.0</w:t>
      </w:r>
      <w:r w:rsidRPr="00782433">
        <w:rPr>
          <w:b/>
          <w:color w:val="C00000"/>
          <w:szCs w:val="20"/>
          <w:lang w:eastAsia="ja-JP"/>
        </w:rPr>
        <w:tab/>
        <w:t>NR_newRAT-Core</w:t>
      </w:r>
      <w:r w:rsidRPr="00782433">
        <w:rPr>
          <w:b/>
          <w:color w:val="C00000"/>
          <w:szCs w:val="20"/>
          <w:lang w:eastAsia="ja-JP"/>
        </w:rPr>
        <w:tab/>
      </w:r>
      <w:r>
        <w:rPr>
          <w:b/>
          <w:color w:val="C00000"/>
          <w:szCs w:val="20"/>
          <w:lang w:eastAsia="ja-JP"/>
        </w:rPr>
        <w:t>CR</w:t>
      </w:r>
      <w:r w:rsidRPr="00782433">
        <w:rPr>
          <w:b/>
          <w:color w:val="C00000"/>
          <w:szCs w:val="20"/>
          <w:lang w:eastAsia="ja-JP"/>
        </w:rPr>
        <w:t>0002</w:t>
      </w:r>
      <w:r>
        <w:rPr>
          <w:b/>
          <w:color w:val="C00000"/>
          <w:szCs w:val="20"/>
          <w:lang w:eastAsia="ja-JP"/>
        </w:rPr>
        <w:t>, F</w:t>
      </w:r>
    </w:p>
    <w:p w14:paraId="08A267F3" w14:textId="5657193F" w:rsidR="002A150C" w:rsidRPr="00782433" w:rsidRDefault="00782433" w:rsidP="00782433">
      <w:pPr>
        <w:rPr>
          <w:b/>
          <w:color w:val="C00000"/>
          <w:szCs w:val="20"/>
          <w:lang w:eastAsia="ja-JP"/>
        </w:rPr>
      </w:pPr>
      <w:r w:rsidRPr="00782433">
        <w:rPr>
          <w:b/>
          <w:color w:val="C00000"/>
          <w:szCs w:val="20"/>
          <w:highlight w:val="green"/>
          <w:lang w:eastAsia="ja-JP"/>
        </w:rPr>
        <w:t>R1-1805797</w:t>
      </w:r>
      <w:r w:rsidRPr="00782433">
        <w:rPr>
          <w:b/>
          <w:color w:val="C00000"/>
          <w:szCs w:val="20"/>
          <w:lang w:eastAsia="ja-JP"/>
        </w:rPr>
        <w:tab/>
        <w:t>CR to 38.215 capturing the RAN1#92bis meeting agreements</w:t>
      </w:r>
      <w:r w:rsidRPr="00782433">
        <w:rPr>
          <w:b/>
          <w:color w:val="C00000"/>
          <w:szCs w:val="20"/>
          <w:lang w:eastAsia="ja-JP"/>
        </w:rPr>
        <w:tab/>
        <w:t>Intel</w:t>
      </w:r>
      <w:r w:rsidRPr="00782433">
        <w:rPr>
          <w:b/>
          <w:color w:val="C00000"/>
          <w:szCs w:val="20"/>
          <w:lang w:eastAsia="ja-JP"/>
        </w:rPr>
        <w:tab/>
      </w:r>
      <w:r w:rsidRPr="00782433">
        <w:rPr>
          <w:b/>
          <w:color w:val="C00000"/>
          <w:szCs w:val="20"/>
          <w:lang w:eastAsia="ja-JP"/>
        </w:rPr>
        <w:tab/>
        <w:t>38.215</w:t>
      </w:r>
      <w:r w:rsidRPr="00782433">
        <w:rPr>
          <w:b/>
          <w:color w:val="C00000"/>
          <w:szCs w:val="20"/>
          <w:lang w:eastAsia="ja-JP"/>
        </w:rPr>
        <w:tab/>
        <w:t>15.1.0</w:t>
      </w:r>
      <w:r w:rsidRPr="00782433">
        <w:rPr>
          <w:b/>
          <w:color w:val="C00000"/>
          <w:szCs w:val="20"/>
          <w:lang w:eastAsia="ja-JP"/>
        </w:rPr>
        <w:tab/>
        <w:t>NR_newRAT-Core</w:t>
      </w:r>
      <w:r w:rsidRPr="00782433">
        <w:rPr>
          <w:b/>
          <w:color w:val="C00000"/>
          <w:szCs w:val="20"/>
          <w:lang w:eastAsia="ja-JP"/>
        </w:rPr>
        <w:tab/>
      </w:r>
      <w:r>
        <w:rPr>
          <w:b/>
          <w:color w:val="C00000"/>
          <w:szCs w:val="20"/>
          <w:lang w:eastAsia="ja-JP"/>
        </w:rPr>
        <w:t>CR</w:t>
      </w:r>
      <w:r w:rsidRPr="00782433">
        <w:rPr>
          <w:b/>
          <w:color w:val="C00000"/>
          <w:szCs w:val="20"/>
          <w:lang w:eastAsia="ja-JP"/>
        </w:rPr>
        <w:t>0003</w:t>
      </w:r>
      <w:r>
        <w:rPr>
          <w:b/>
          <w:color w:val="C00000"/>
          <w:szCs w:val="20"/>
          <w:lang w:eastAsia="ja-JP"/>
        </w:rPr>
        <w:t>, F</w:t>
      </w:r>
    </w:p>
    <w:p w14:paraId="6A9E8936" w14:textId="7741C26E" w:rsidR="00782433" w:rsidRPr="00A71EA8" w:rsidRDefault="00782433" w:rsidP="00782433">
      <w:pPr>
        <w:rPr>
          <w:szCs w:val="20"/>
          <w:lang w:eastAsia="ja-JP"/>
        </w:rPr>
      </w:pPr>
    </w:p>
    <w:p w14:paraId="57943DAD" w14:textId="77777777" w:rsidR="009B39B3" w:rsidRPr="00A71EA8" w:rsidRDefault="009B39B3" w:rsidP="0078744C">
      <w:pPr>
        <w:numPr>
          <w:ilvl w:val="0"/>
          <w:numId w:val="9"/>
        </w:numPr>
        <w:rPr>
          <w:rFonts w:ascii="Times New Roman" w:hAnsi="Times New Roman"/>
          <w:b/>
          <w:szCs w:val="20"/>
        </w:rPr>
      </w:pPr>
      <w:r w:rsidRPr="00A71EA8">
        <w:rPr>
          <w:rFonts w:ascii="Times New Roman" w:hAnsi="Times New Roman"/>
          <w:b/>
          <w:szCs w:val="20"/>
        </w:rPr>
        <w:t>Miscellaneous</w:t>
      </w:r>
    </w:p>
    <w:p w14:paraId="7D23D983" w14:textId="77777777" w:rsidR="00276AA8" w:rsidRDefault="00276AA8" w:rsidP="005F524C">
      <w:pPr>
        <w:rPr>
          <w:lang w:val="en-US"/>
        </w:rPr>
      </w:pPr>
    </w:p>
    <w:p w14:paraId="45FECC7B" w14:textId="51EEB582" w:rsidR="005F524C" w:rsidRPr="00276AA8" w:rsidRDefault="005F524C" w:rsidP="005F524C">
      <w:pPr>
        <w:rPr>
          <w:lang w:val="en-US"/>
        </w:rPr>
      </w:pPr>
      <w:r w:rsidRPr="000E1991">
        <w:rPr>
          <w:highlight w:val="green"/>
          <w:lang w:val="en-US"/>
        </w:rPr>
        <w:t>[92b-LTE-01]</w:t>
      </w:r>
      <w:r w:rsidR="00276AA8" w:rsidRPr="000E1991">
        <w:rPr>
          <w:highlight w:val="green"/>
          <w:lang w:val="en-US"/>
        </w:rPr>
        <w:t xml:space="preserve"> – Alberto (Qualcomm)</w:t>
      </w:r>
    </w:p>
    <w:p w14:paraId="5AF75BE8" w14:textId="0972E737" w:rsidR="005F524C" w:rsidRDefault="005F524C" w:rsidP="005F524C">
      <w:pPr>
        <w:rPr>
          <w:lang w:val="en-US"/>
        </w:rPr>
      </w:pPr>
      <w:r w:rsidRPr="00276AA8">
        <w:rPr>
          <w:lang w:val="en-US"/>
        </w:rPr>
        <w:t>Email discussion on candidate values for Maximum supported bandwidth T and scaling factors until May 3</w:t>
      </w:r>
      <w:r w:rsidR="00276AA8" w:rsidRPr="00276AA8">
        <w:rPr>
          <w:vertAlign w:val="superscript"/>
          <w:lang w:val="en-US"/>
        </w:rPr>
        <w:t>rd</w:t>
      </w:r>
    </w:p>
    <w:p w14:paraId="4925761D" w14:textId="6E1AA07E" w:rsidR="00C6513C" w:rsidRDefault="00C6513C" w:rsidP="00C6513C">
      <w:pPr>
        <w:rPr>
          <w:b/>
          <w:color w:val="C00000"/>
          <w:lang w:val="en-US" w:eastAsia="ja-JP"/>
        </w:rPr>
      </w:pPr>
      <w:r w:rsidRPr="00CD63B9">
        <w:rPr>
          <w:b/>
          <w:color w:val="C00000"/>
          <w:lang w:val="en-US" w:eastAsia="ja-JP"/>
        </w:rPr>
        <w:t xml:space="preserve">Done: </w:t>
      </w:r>
      <w:r>
        <w:rPr>
          <w:b/>
          <w:color w:val="C00000"/>
          <w:lang w:val="en-US" w:eastAsia="ja-JP"/>
        </w:rPr>
        <w:t>According to Mr Chair's email posted on May 7</w:t>
      </w:r>
      <w:r w:rsidRPr="005818C5">
        <w:rPr>
          <w:b/>
          <w:color w:val="C00000"/>
          <w:vertAlign w:val="superscript"/>
          <w:lang w:val="en-US" w:eastAsia="ja-JP"/>
        </w:rPr>
        <w:t>th</w:t>
      </w:r>
      <w:r>
        <w:rPr>
          <w:b/>
          <w:color w:val="C00000"/>
          <w:lang w:val="en-US" w:eastAsia="ja-JP"/>
        </w:rPr>
        <w:t>, the following is agreed:</w:t>
      </w:r>
    </w:p>
    <w:p w14:paraId="04A542F0" w14:textId="6FAFD507" w:rsidR="00C6513C" w:rsidRPr="00C6513C" w:rsidRDefault="00C6513C" w:rsidP="00C6513C">
      <w:pPr>
        <w:rPr>
          <w:rFonts w:ascii="Times New Roman" w:hAnsi="Times New Roman"/>
          <w:b/>
          <w:color w:val="C00000"/>
          <w:szCs w:val="20"/>
          <w:lang w:val="en-US" w:eastAsia="en-GB"/>
        </w:rPr>
      </w:pPr>
      <w:bookmarkStart w:id="5188" w:name="_Hlk513137071"/>
      <w:r w:rsidRPr="00C6513C">
        <w:rPr>
          <w:b/>
          <w:bCs/>
          <w:color w:val="C00000"/>
          <w:highlight w:val="green"/>
          <w:lang w:val="en-US"/>
        </w:rPr>
        <w:t>Agreement:</w:t>
      </w:r>
      <w:r w:rsidRPr="00C6513C">
        <w:rPr>
          <w:b/>
          <w:bCs/>
          <w:color w:val="C00000"/>
          <w:lang w:val="en-US"/>
        </w:rPr>
        <w:t xml:space="preserve"> </w:t>
      </w:r>
      <w:r w:rsidRPr="00C6513C">
        <w:rPr>
          <w:b/>
          <w:color w:val="C00000"/>
          <w:lang w:val="en-US"/>
        </w:rPr>
        <w:t>For the signalling of T, the UE can pick between one of these two options:</w:t>
      </w:r>
    </w:p>
    <w:p w14:paraId="5305A81C" w14:textId="77777777" w:rsidR="00C6513C" w:rsidRPr="00C6513C" w:rsidRDefault="00C6513C" w:rsidP="00C6513C">
      <w:pPr>
        <w:pStyle w:val="ListParagraph"/>
        <w:numPr>
          <w:ilvl w:val="0"/>
          <w:numId w:val="188"/>
        </w:numPr>
        <w:spacing w:after="0"/>
        <w:rPr>
          <w:rFonts w:ascii="Calibri" w:hAnsi="Calibri"/>
          <w:b/>
          <w:color w:val="C00000"/>
          <w:sz w:val="22"/>
          <w:szCs w:val="22"/>
          <w:lang w:val="en-US"/>
        </w:rPr>
      </w:pPr>
      <w:r w:rsidRPr="00C6513C">
        <w:rPr>
          <w:b/>
          <w:color w:val="C00000"/>
          <w:lang w:val="en-US"/>
        </w:rPr>
        <w:t xml:space="preserve">1.- </w:t>
      </w:r>
      <w:r w:rsidRPr="00C6513C">
        <w:rPr>
          <w:b/>
          <w:bCs/>
          <w:color w:val="C00000"/>
          <w:lang w:val="en-US"/>
        </w:rPr>
        <w:t>Implicit</w:t>
      </w:r>
      <w:r w:rsidRPr="00C6513C">
        <w:rPr>
          <w:b/>
          <w:color w:val="C00000"/>
          <w:lang w:val="en-US"/>
        </w:rPr>
        <w:t xml:space="preserve"> (based on UE DL category): Divide max data rate of UE (as given by the column “Maximum number of DL-SCH transport block bits received within a TTI” in TS 36.306 of the highest indicated UE category) by max TBS for the maximum supported modulation scheme (as given by the column “Maximum number of bits of a DL-SCH transport block received within a TTI” for 2 layers in TS 36.306) x 20MHz (e.g. for cat-20 for a 256-QAM capable UE would be capable of round(2019360/100752)x20MHz = 400MHz – 20 layers at 20MHz per layer)</w:t>
      </w:r>
    </w:p>
    <w:p w14:paraId="1B0F197C" w14:textId="77777777" w:rsidR="00C6513C" w:rsidRPr="00C6513C" w:rsidRDefault="00C6513C" w:rsidP="00C6513C">
      <w:pPr>
        <w:pStyle w:val="ListParagraph"/>
        <w:numPr>
          <w:ilvl w:val="0"/>
          <w:numId w:val="188"/>
        </w:numPr>
        <w:spacing w:after="0"/>
        <w:rPr>
          <w:b/>
          <w:color w:val="C00000"/>
          <w:lang w:val="en-US"/>
        </w:rPr>
      </w:pPr>
      <w:r w:rsidRPr="00C6513C">
        <w:rPr>
          <w:b/>
          <w:color w:val="C00000"/>
          <w:lang w:val="en-US"/>
        </w:rPr>
        <w:t xml:space="preserve">2.- </w:t>
      </w:r>
      <w:r w:rsidRPr="00C6513C">
        <w:rPr>
          <w:b/>
          <w:bCs/>
          <w:color w:val="C00000"/>
          <w:lang w:val="en-US"/>
        </w:rPr>
        <w:t>Explicit</w:t>
      </w:r>
      <w:r w:rsidRPr="00C6513C">
        <w:rPr>
          <w:b/>
          <w:color w:val="C00000"/>
          <w:lang w:val="en-US"/>
        </w:rPr>
        <w:t>: Separate indication in absolute values. To cover all possible cases (including some future cases), we can cover from 4 layers to 40 layers in steps of 2 layers (i.e., from 80MHz to 800MHz in steps of 40MHz)</w:t>
      </w:r>
    </w:p>
    <w:p w14:paraId="5E3AB363" w14:textId="780E3E3E" w:rsidR="00C6513C" w:rsidRPr="00C6513C" w:rsidRDefault="00C6513C" w:rsidP="00C6513C">
      <w:pPr>
        <w:rPr>
          <w:b/>
          <w:color w:val="C00000"/>
          <w:lang w:val="en-US"/>
        </w:rPr>
      </w:pPr>
      <w:r w:rsidRPr="00C6513C">
        <w:rPr>
          <w:b/>
          <w:bCs/>
          <w:color w:val="C00000"/>
          <w:highlight w:val="green"/>
          <w:lang w:val="en-US"/>
        </w:rPr>
        <w:t>Agreement:</w:t>
      </w:r>
      <w:r w:rsidRPr="00C6513C">
        <w:rPr>
          <w:b/>
          <w:bCs/>
          <w:color w:val="C00000"/>
          <w:lang w:val="en-US"/>
        </w:rPr>
        <w:t xml:space="preserve"> The possible values for </w:t>
      </w:r>
      <m:oMath>
        <m:sSup>
          <m:sSupPr>
            <m:ctrlPr>
              <w:rPr>
                <w:rFonts w:ascii="Cambria Math" w:eastAsiaTheme="minorHAnsi" w:hAnsi="Cambria Math"/>
                <w:b/>
                <w:color w:val="C00000"/>
                <w:sz w:val="22"/>
                <w:szCs w:val="22"/>
                <w:lang w:val="en-US"/>
              </w:rPr>
            </m:ctrlPr>
          </m:sSupPr>
          <m:e>
            <m:r>
              <m:rPr>
                <m:sty m:val="bi"/>
              </m:rPr>
              <w:rPr>
                <w:rFonts w:ascii="Cambria Math" w:hAnsi="Cambria Math"/>
                <w:color w:val="C00000"/>
                <w:lang w:val="en-US"/>
              </w:rPr>
              <m:t>A</m:t>
            </m:r>
          </m:e>
          <m:sup>
            <m:r>
              <m:rPr>
                <m:sty m:val="b"/>
              </m:rPr>
              <w:rPr>
                <w:rFonts w:ascii="Cambria Math" w:hAnsi="Cambria Math"/>
                <w:color w:val="C00000"/>
                <w:lang w:val="en-US"/>
              </w:rPr>
              <m:t>(1.25</m:t>
            </m:r>
          </m:sup>
        </m:sSup>
      </m:oMath>
      <w:r w:rsidRPr="00C6513C">
        <w:rPr>
          <w:b/>
          <w:color w:val="C00000"/>
          <w:lang w:val="en-US"/>
        </w:rPr>
        <w:t xml:space="preserve"> and </w:t>
      </w:r>
      <m:oMath>
        <m:sSup>
          <m:sSupPr>
            <m:ctrlPr>
              <w:rPr>
                <w:rFonts w:ascii="Cambria Math" w:eastAsiaTheme="minorHAnsi" w:hAnsi="Cambria Math"/>
                <w:b/>
                <w:color w:val="C00000"/>
                <w:sz w:val="22"/>
                <w:szCs w:val="22"/>
                <w:lang w:val="en-US"/>
              </w:rPr>
            </m:ctrlPr>
          </m:sSupPr>
          <m:e>
            <m:r>
              <m:rPr>
                <m:sty m:val="bi"/>
              </m:rPr>
              <w:rPr>
                <w:rFonts w:ascii="Cambria Math" w:hAnsi="Cambria Math"/>
                <w:color w:val="C00000"/>
                <w:lang w:val="en-US"/>
              </w:rPr>
              <m:t>A</m:t>
            </m:r>
          </m:e>
          <m:sup>
            <m:r>
              <m:rPr>
                <m:sty m:val="b"/>
              </m:rPr>
              <w:rPr>
                <w:rFonts w:ascii="Cambria Math" w:hAnsi="Cambria Math"/>
                <w:color w:val="C00000"/>
                <w:lang w:val="en-US"/>
              </w:rPr>
              <m:t>(7.5</m:t>
            </m:r>
          </m:sup>
        </m:sSup>
      </m:oMath>
      <w:r w:rsidRPr="00C6513C">
        <w:rPr>
          <w:b/>
          <w:color w:val="C00000"/>
          <w:lang w:val="en-US"/>
        </w:rPr>
        <w:t xml:space="preserve"> are:</w:t>
      </w:r>
    </w:p>
    <w:p w14:paraId="0D00CAD0" w14:textId="366D9775" w:rsidR="00C6513C" w:rsidRPr="00C6513C" w:rsidRDefault="00603E09" w:rsidP="00C6513C">
      <w:pPr>
        <w:pStyle w:val="ListParagraph"/>
        <w:numPr>
          <w:ilvl w:val="0"/>
          <w:numId w:val="448"/>
        </w:numPr>
        <w:spacing w:after="0"/>
        <w:rPr>
          <w:b/>
          <w:color w:val="C00000"/>
        </w:rPr>
      </w:pPr>
      <m:oMath>
        <m:sSup>
          <m:sSupPr>
            <m:ctrlPr>
              <w:rPr>
                <w:rFonts w:ascii="Cambria Math" w:eastAsiaTheme="minorHAnsi" w:hAnsi="Cambria Math"/>
                <w:b/>
                <w:color w:val="C00000"/>
                <w:sz w:val="22"/>
                <w:szCs w:val="22"/>
                <w:lang w:val="en-US"/>
              </w:rPr>
            </m:ctrlPr>
          </m:sSupPr>
          <m:e>
            <m:r>
              <m:rPr>
                <m:sty m:val="bi"/>
              </m:rPr>
              <w:rPr>
                <w:rFonts w:ascii="Cambria Math" w:hAnsi="Cambria Math"/>
                <w:color w:val="C00000"/>
                <w:lang w:val="en-US"/>
              </w:rPr>
              <m:t>A</m:t>
            </m:r>
          </m:e>
          <m:sup>
            <m:r>
              <m:rPr>
                <m:sty m:val="b"/>
              </m:rPr>
              <w:rPr>
                <w:rFonts w:ascii="Cambria Math" w:hAnsi="Cambria Math"/>
                <w:color w:val="C00000"/>
                <w:lang w:val="en-US"/>
              </w:rPr>
              <m:t>(1.25</m:t>
            </m:r>
          </m:sup>
        </m:sSup>
      </m:oMath>
      <w:r w:rsidR="00C6513C" w:rsidRPr="00C6513C">
        <w:rPr>
          <w:b/>
          <w:color w:val="C00000"/>
          <w:lang w:val="en-US"/>
        </w:rPr>
        <w:t xml:space="preserve"> :</w:t>
      </w:r>
      <w:r w:rsidR="00C6513C" w:rsidRPr="00C6513C">
        <w:rPr>
          <w:b/>
          <w:bCs/>
          <w:color w:val="C00000"/>
          <w:lang w:val="en-US"/>
        </w:rPr>
        <w:t>{3, 6, 9, 12}</w:t>
      </w:r>
    </w:p>
    <w:p w14:paraId="72714BFA" w14:textId="7111028E" w:rsidR="00C6513C" w:rsidRPr="00C6513C" w:rsidRDefault="00603E09" w:rsidP="00C6513C">
      <w:pPr>
        <w:pStyle w:val="ListParagraph"/>
        <w:numPr>
          <w:ilvl w:val="0"/>
          <w:numId w:val="448"/>
        </w:numPr>
        <w:spacing w:after="0"/>
        <w:rPr>
          <w:b/>
          <w:color w:val="C00000"/>
          <w:lang w:val="en-US"/>
        </w:rPr>
      </w:pPr>
      <m:oMath>
        <m:sSup>
          <m:sSupPr>
            <m:ctrlPr>
              <w:rPr>
                <w:rFonts w:ascii="Cambria Math" w:eastAsiaTheme="minorHAnsi" w:hAnsi="Cambria Math"/>
                <w:b/>
                <w:color w:val="C00000"/>
                <w:sz w:val="22"/>
                <w:szCs w:val="22"/>
                <w:lang w:val="en-US"/>
              </w:rPr>
            </m:ctrlPr>
          </m:sSupPr>
          <m:e>
            <m:r>
              <m:rPr>
                <m:sty m:val="bi"/>
              </m:rPr>
              <w:rPr>
                <w:rFonts w:ascii="Cambria Math" w:hAnsi="Cambria Math"/>
                <w:color w:val="C00000"/>
                <w:lang w:val="en-US"/>
              </w:rPr>
              <m:t>A</m:t>
            </m:r>
          </m:e>
          <m:sup>
            <m:r>
              <m:rPr>
                <m:sty m:val="b"/>
              </m:rPr>
              <w:rPr>
                <w:rFonts w:ascii="Cambria Math" w:hAnsi="Cambria Math"/>
                <w:color w:val="C00000"/>
                <w:lang w:val="en-US"/>
              </w:rPr>
              <m:t>(7.5</m:t>
            </m:r>
          </m:sup>
        </m:sSup>
      </m:oMath>
      <w:r w:rsidR="00C6513C" w:rsidRPr="00C6513C">
        <w:rPr>
          <w:b/>
          <w:color w:val="C00000"/>
          <w:lang w:val="en-US"/>
        </w:rPr>
        <w:t xml:space="preserve"> </w:t>
      </w:r>
      <w:r w:rsidR="00C6513C" w:rsidRPr="00C6513C">
        <w:rPr>
          <w:b/>
          <w:bCs/>
          <w:color w:val="C00000"/>
          <w:lang w:val="en-US"/>
        </w:rPr>
        <w:t>:{1, 2, 3, 4}</w:t>
      </w:r>
      <w:bookmarkEnd w:id="5188"/>
    </w:p>
    <w:p w14:paraId="7F7C9B6B" w14:textId="7F86EF11" w:rsidR="00C6513C" w:rsidRPr="001C5BAA" w:rsidRDefault="00C6513C" w:rsidP="00C6513C">
      <w:pPr>
        <w:rPr>
          <w:b/>
          <w:color w:val="C00000"/>
          <w:lang w:val="en-US"/>
        </w:rPr>
      </w:pPr>
      <w:r w:rsidRPr="001C5BAA">
        <w:rPr>
          <w:b/>
          <w:color w:val="C00000"/>
          <w:lang w:val="en-US"/>
        </w:rPr>
        <w:t>Inform RAN2 accordingly</w:t>
      </w:r>
      <w:r w:rsidR="007967EF">
        <w:rPr>
          <w:b/>
          <w:color w:val="C00000"/>
          <w:lang w:val="en-US"/>
        </w:rPr>
        <w:t xml:space="preserve">. </w:t>
      </w:r>
      <w:r w:rsidR="001C5BAA" w:rsidRPr="001C5BAA">
        <w:rPr>
          <w:b/>
          <w:color w:val="C00000"/>
          <w:lang w:val="en-US"/>
        </w:rPr>
        <w:t xml:space="preserve">LS </w:t>
      </w:r>
      <w:r w:rsidR="007967EF">
        <w:rPr>
          <w:b/>
          <w:color w:val="C00000"/>
          <w:lang w:val="en-US"/>
        </w:rPr>
        <w:t xml:space="preserve">is </w:t>
      </w:r>
      <w:r w:rsidR="007967EF" w:rsidRPr="000E1991">
        <w:rPr>
          <w:b/>
          <w:color w:val="C00000"/>
          <w:highlight w:val="green"/>
          <w:lang w:val="en-US"/>
        </w:rPr>
        <w:t xml:space="preserve">approved </w:t>
      </w:r>
      <w:r w:rsidR="001C5BAA" w:rsidRPr="000E1991">
        <w:rPr>
          <w:b/>
          <w:color w:val="C00000"/>
          <w:highlight w:val="green"/>
          <w:lang w:val="en-US"/>
        </w:rPr>
        <w:t xml:space="preserve">in </w:t>
      </w:r>
      <w:r w:rsidR="007967EF" w:rsidRPr="000E1991">
        <w:rPr>
          <w:b/>
          <w:color w:val="C00000"/>
          <w:highlight w:val="green"/>
          <w:lang w:val="en-US"/>
        </w:rPr>
        <w:t>R1-1805438</w:t>
      </w:r>
      <w:r w:rsidR="007967EF">
        <w:rPr>
          <w:b/>
          <w:color w:val="C00000"/>
          <w:lang w:val="en-US"/>
        </w:rPr>
        <w:t>.</w:t>
      </w:r>
    </w:p>
    <w:p w14:paraId="35856257" w14:textId="76FC09EA" w:rsidR="005F524C" w:rsidRDefault="005F524C" w:rsidP="005F524C">
      <w:pPr>
        <w:rPr>
          <w:highlight w:val="cyan"/>
          <w:lang w:val="en-US"/>
        </w:rPr>
      </w:pPr>
    </w:p>
    <w:p w14:paraId="4DE3BB95" w14:textId="53A65710" w:rsidR="005F524C" w:rsidRDefault="005F524C" w:rsidP="005F524C">
      <w:pPr>
        <w:rPr>
          <w:lang w:val="en-US"/>
        </w:rPr>
      </w:pPr>
      <w:r>
        <w:rPr>
          <w:lang w:val="en-US"/>
        </w:rPr>
        <w:t>[92b-LTE-05]</w:t>
      </w:r>
      <w:r w:rsidR="00276AA8">
        <w:rPr>
          <w:lang w:val="en-US"/>
        </w:rPr>
        <w:t xml:space="preserve"> </w:t>
      </w:r>
      <w:r w:rsidR="00276AA8" w:rsidRPr="00276AA8">
        <w:rPr>
          <w:lang w:val="en-US"/>
        </w:rPr>
        <w:t>– Alberto  (Qualcomm)</w:t>
      </w:r>
    </w:p>
    <w:p w14:paraId="3AC02B8F" w14:textId="77777777" w:rsidR="00276AA8" w:rsidRPr="00DB6A44" w:rsidRDefault="00603E09" w:rsidP="00276AA8">
      <w:pPr>
        <w:ind w:left="720" w:hanging="720"/>
        <w:rPr>
          <w:b/>
          <w:lang w:eastAsia="x-none"/>
        </w:rPr>
      </w:pPr>
      <w:hyperlink r:id="rId2755" w:history="1">
        <w:r w:rsidR="00276AA8" w:rsidRPr="00DB6A44">
          <w:rPr>
            <w:rStyle w:val="Hyperlink"/>
            <w:b/>
            <w:lang w:eastAsia="x-none"/>
          </w:rPr>
          <w:t>R1-1805355</w:t>
        </w:r>
      </w:hyperlink>
      <w:r w:rsidR="00276AA8" w:rsidRPr="00DB6A44">
        <w:rPr>
          <w:b/>
          <w:lang w:eastAsia="x-none"/>
        </w:rPr>
        <w:tab/>
        <w:t>WF on DL Categories</w:t>
      </w:r>
      <w:r w:rsidR="00276AA8" w:rsidRPr="00DB6A44">
        <w:rPr>
          <w:b/>
          <w:lang w:eastAsia="x-none"/>
        </w:rPr>
        <w:tab/>
        <w:t>Intel, Qualcomm</w:t>
      </w:r>
    </w:p>
    <w:p w14:paraId="7E19A10A" w14:textId="64CABD82" w:rsidR="005F524C" w:rsidRDefault="005F524C" w:rsidP="005F524C">
      <w:pPr>
        <w:rPr>
          <w:lang w:val="en-US" w:eastAsia="x-none"/>
        </w:rPr>
      </w:pPr>
      <w:r w:rsidRPr="00276AA8">
        <w:rPr>
          <w:lang w:val="en-US" w:eastAsia="x-none"/>
        </w:rPr>
        <w:t>Email discussi</w:t>
      </w:r>
      <w:r w:rsidR="00276AA8">
        <w:rPr>
          <w:lang w:val="en-US" w:eastAsia="x-none"/>
        </w:rPr>
        <w:t>on on DL categories for 1024 QAM until May 3</w:t>
      </w:r>
      <w:r w:rsidR="00276AA8" w:rsidRPr="00276AA8">
        <w:rPr>
          <w:vertAlign w:val="superscript"/>
          <w:lang w:val="en-US" w:eastAsia="x-none"/>
        </w:rPr>
        <w:t>rd</w:t>
      </w:r>
    </w:p>
    <w:p w14:paraId="740C3AE8" w14:textId="152303CF" w:rsidR="005818C5" w:rsidRDefault="005818C5" w:rsidP="005818C5">
      <w:pPr>
        <w:rPr>
          <w:b/>
          <w:color w:val="C00000"/>
          <w:lang w:val="en-US" w:eastAsia="ja-JP"/>
        </w:rPr>
      </w:pPr>
      <w:r w:rsidRPr="00CD63B9">
        <w:rPr>
          <w:b/>
          <w:color w:val="C00000"/>
          <w:lang w:val="en-US" w:eastAsia="ja-JP"/>
        </w:rPr>
        <w:t xml:space="preserve">Done: </w:t>
      </w:r>
      <w:r>
        <w:rPr>
          <w:b/>
          <w:color w:val="C00000"/>
          <w:lang w:val="en-US" w:eastAsia="ja-JP"/>
        </w:rPr>
        <w:t>According to Mr Chair's email posted on May 5</w:t>
      </w:r>
      <w:r w:rsidRPr="005818C5">
        <w:rPr>
          <w:b/>
          <w:color w:val="C00000"/>
          <w:vertAlign w:val="superscript"/>
          <w:lang w:val="en-US" w:eastAsia="ja-JP"/>
        </w:rPr>
        <w:t>th</w:t>
      </w:r>
      <w:r>
        <w:rPr>
          <w:b/>
          <w:color w:val="C00000"/>
          <w:lang w:val="en-US" w:eastAsia="ja-JP"/>
        </w:rPr>
        <w:t>, the following is agreed:</w:t>
      </w:r>
    </w:p>
    <w:p w14:paraId="7B5D4522" w14:textId="77777777" w:rsidR="005818C5" w:rsidRPr="005818C5" w:rsidRDefault="005818C5" w:rsidP="005818C5">
      <w:pPr>
        <w:rPr>
          <w:rFonts w:ascii="Calibri" w:hAnsi="Calibri"/>
          <w:b/>
          <w:color w:val="C00000"/>
          <w:szCs w:val="22"/>
          <w:lang w:val="en-US" w:eastAsia="x-none"/>
        </w:rPr>
      </w:pPr>
      <w:r w:rsidRPr="005818C5">
        <w:rPr>
          <w:b/>
          <w:color w:val="C00000"/>
          <w:highlight w:val="green"/>
          <w:lang w:val="en-US" w:eastAsia="x-none"/>
        </w:rPr>
        <w:t>Agreements</w:t>
      </w:r>
      <w:r w:rsidRPr="005818C5">
        <w:rPr>
          <w:b/>
          <w:bCs/>
          <w:color w:val="C00000"/>
          <w:lang w:val="en-US" w:eastAsia="x-none"/>
        </w:rPr>
        <w:t>:</w:t>
      </w:r>
    </w:p>
    <w:p w14:paraId="44322402" w14:textId="7C2414E0" w:rsidR="005818C5" w:rsidRPr="005818C5" w:rsidRDefault="005818C5" w:rsidP="005818C5">
      <w:pPr>
        <w:pStyle w:val="ListParagraph"/>
        <w:numPr>
          <w:ilvl w:val="0"/>
          <w:numId w:val="429"/>
        </w:numPr>
        <w:rPr>
          <w:b/>
          <w:color w:val="C00000"/>
          <w:lang w:val="en-US" w:eastAsia="en-GB"/>
        </w:rPr>
      </w:pPr>
      <w:r w:rsidRPr="005818C5">
        <w:rPr>
          <w:b/>
          <w:color w:val="C00000"/>
          <w:lang w:val="en-US"/>
        </w:rPr>
        <w:t xml:space="preserve">Introduce Rel-15 DL Categories with the following data rates with optional support of 1024QAM </w:t>
      </w:r>
    </w:p>
    <w:p w14:paraId="529C47E7" w14:textId="5BB0BCA0" w:rsidR="005818C5" w:rsidRPr="005818C5" w:rsidRDefault="005818C5" w:rsidP="005818C5">
      <w:pPr>
        <w:pStyle w:val="ListParagraph"/>
        <w:numPr>
          <w:ilvl w:val="1"/>
          <w:numId w:val="430"/>
        </w:numPr>
        <w:rPr>
          <w:b/>
          <w:color w:val="C00000"/>
          <w:lang w:val="en-US"/>
        </w:rPr>
      </w:pPr>
      <w:r w:rsidRPr="005818C5">
        <w:rPr>
          <w:b/>
          <w:color w:val="C00000"/>
          <w:lang w:val="en-US"/>
        </w:rPr>
        <w:t xml:space="preserve">Cat 22: ~2.4-2.5Gbps – (20 layer 1024 or 24 layer 256QAM)  </w:t>
      </w:r>
    </w:p>
    <w:p w14:paraId="507F4754" w14:textId="17262A92" w:rsidR="005818C5" w:rsidRPr="005818C5" w:rsidRDefault="005818C5" w:rsidP="005818C5">
      <w:pPr>
        <w:pStyle w:val="ListParagraph"/>
        <w:numPr>
          <w:ilvl w:val="1"/>
          <w:numId w:val="430"/>
        </w:numPr>
        <w:rPr>
          <w:b/>
          <w:color w:val="C00000"/>
          <w:lang w:val="en-US"/>
        </w:rPr>
      </w:pPr>
      <w:r w:rsidRPr="005818C5">
        <w:rPr>
          <w:b/>
          <w:color w:val="C00000"/>
          <w:lang w:val="en-US"/>
        </w:rPr>
        <w:t>Cat 23: ~2.75-2.8Gbps – (22 layer 1024 or 28 layer 256QAM)</w:t>
      </w:r>
    </w:p>
    <w:p w14:paraId="3DE03643" w14:textId="2C482B21" w:rsidR="005818C5" w:rsidRPr="005818C5" w:rsidRDefault="005818C5" w:rsidP="005818C5">
      <w:pPr>
        <w:pStyle w:val="ListParagraph"/>
        <w:numPr>
          <w:ilvl w:val="1"/>
          <w:numId w:val="430"/>
        </w:numPr>
        <w:rPr>
          <w:b/>
          <w:color w:val="C00000"/>
          <w:lang w:val="en-US"/>
        </w:rPr>
      </w:pPr>
      <w:r w:rsidRPr="005818C5">
        <w:rPr>
          <w:b/>
          <w:color w:val="C00000"/>
          <w:lang w:val="en-US"/>
        </w:rPr>
        <w:t>Cat 24: ~3Gbps – (24 layer 1024 or 30 layer 256QAM)</w:t>
      </w:r>
    </w:p>
    <w:p w14:paraId="5D8E6C86" w14:textId="75795257" w:rsidR="005818C5" w:rsidRPr="005818C5" w:rsidRDefault="005818C5" w:rsidP="005818C5">
      <w:pPr>
        <w:pStyle w:val="ListParagraph"/>
        <w:numPr>
          <w:ilvl w:val="1"/>
          <w:numId w:val="430"/>
        </w:numPr>
        <w:rPr>
          <w:b/>
          <w:color w:val="C00000"/>
          <w:lang w:val="en-US"/>
        </w:rPr>
      </w:pPr>
      <w:r w:rsidRPr="005818C5">
        <w:rPr>
          <w:b/>
          <w:color w:val="C00000"/>
          <w:lang w:val="en-US"/>
        </w:rPr>
        <w:t>Cat 25: ~3.25 – 3.2 Gbps – (26 layer 1024QAM or 32 layer 256QAM)</w:t>
      </w:r>
    </w:p>
    <w:p w14:paraId="3BE635C2" w14:textId="7F34216E" w:rsidR="005818C5" w:rsidRPr="005818C5" w:rsidRDefault="005818C5" w:rsidP="005818C5">
      <w:pPr>
        <w:pStyle w:val="ListParagraph"/>
        <w:numPr>
          <w:ilvl w:val="1"/>
          <w:numId w:val="430"/>
        </w:numPr>
        <w:rPr>
          <w:b/>
          <w:color w:val="C00000"/>
          <w:lang w:val="en-US"/>
        </w:rPr>
      </w:pPr>
      <w:r w:rsidRPr="005818C5">
        <w:rPr>
          <w:b/>
          <w:color w:val="C00000"/>
          <w:lang w:val="en-US"/>
        </w:rPr>
        <w:t>Cat 26: ~3.4 – 3.5Gbps – (28 layer 1024QAM or 34 layer 256QAM)</w:t>
      </w:r>
    </w:p>
    <w:p w14:paraId="09A92E98" w14:textId="0CB60B2A" w:rsidR="005818C5" w:rsidRPr="005818C5" w:rsidRDefault="005818C5" w:rsidP="005818C5">
      <w:pPr>
        <w:pStyle w:val="ListParagraph"/>
        <w:numPr>
          <w:ilvl w:val="1"/>
          <w:numId w:val="430"/>
        </w:numPr>
        <w:rPr>
          <w:b/>
          <w:color w:val="C00000"/>
          <w:lang w:val="en-US"/>
        </w:rPr>
      </w:pPr>
      <w:r w:rsidRPr="005818C5">
        <w:rPr>
          <w:b/>
          <w:color w:val="C00000"/>
          <w:lang w:val="en-US"/>
        </w:rPr>
        <w:t>Cat 20 (legacy): Enable use of 1024QAM for this category.</w:t>
      </w:r>
    </w:p>
    <w:p w14:paraId="3A6D2BE6" w14:textId="10166BF0" w:rsidR="005818C5" w:rsidRPr="005818C5" w:rsidRDefault="005818C5" w:rsidP="005818C5">
      <w:pPr>
        <w:pStyle w:val="ListParagraph"/>
        <w:numPr>
          <w:ilvl w:val="1"/>
          <w:numId w:val="430"/>
        </w:numPr>
        <w:rPr>
          <w:b/>
          <w:color w:val="C00000"/>
          <w:lang w:val="en-US"/>
        </w:rPr>
      </w:pPr>
      <w:r w:rsidRPr="005818C5">
        <w:rPr>
          <w:b/>
          <w:color w:val="C00000"/>
          <w:lang w:val="en-US"/>
        </w:rPr>
        <w:t>Other UE categories for 1024QAM are not precluded to be defined during Rel-15 and later releases</w:t>
      </w:r>
    </w:p>
    <w:p w14:paraId="0939F69E" w14:textId="6453AD7B" w:rsidR="005818C5" w:rsidRPr="005818C5" w:rsidRDefault="005818C5" w:rsidP="005818C5">
      <w:pPr>
        <w:pStyle w:val="ListParagraph"/>
        <w:numPr>
          <w:ilvl w:val="0"/>
          <w:numId w:val="429"/>
        </w:numPr>
        <w:rPr>
          <w:b/>
          <w:color w:val="C00000"/>
          <w:lang w:val="en-US"/>
        </w:rPr>
      </w:pPr>
      <w:r w:rsidRPr="005818C5">
        <w:rPr>
          <w:b/>
          <w:color w:val="C00000"/>
          <w:lang w:val="en-US"/>
        </w:rPr>
        <w:t>Details (including soft buffer size/legacy categories signaled/rate matching) to be decided no later than during RAN1#93.</w:t>
      </w:r>
    </w:p>
    <w:p w14:paraId="53661A9C" w14:textId="02E50893" w:rsidR="005F524C" w:rsidRDefault="005F524C" w:rsidP="005F524C">
      <w:pPr>
        <w:rPr>
          <w:lang w:val="en-US" w:eastAsia="en-GB"/>
        </w:rPr>
      </w:pPr>
    </w:p>
    <w:p w14:paraId="0F17C3E4" w14:textId="47B22DEE" w:rsidR="005F524C" w:rsidRPr="00CD63B9" w:rsidRDefault="005F524C" w:rsidP="005F524C">
      <w:pPr>
        <w:rPr>
          <w:lang w:val="en-US"/>
        </w:rPr>
      </w:pPr>
      <w:r w:rsidRPr="00CD63B9">
        <w:rPr>
          <w:lang w:val="en-US"/>
        </w:rPr>
        <w:t>[92b-LTE-09]</w:t>
      </w:r>
      <w:r w:rsidR="00CD63B9" w:rsidRPr="00CD63B9">
        <w:rPr>
          <w:lang w:val="en-US" w:eastAsia="ja-JP"/>
        </w:rPr>
        <w:t xml:space="preserve"> – Yuzheng (Huawei)</w:t>
      </w:r>
    </w:p>
    <w:p w14:paraId="5455C49E" w14:textId="712ECC57" w:rsidR="005F524C" w:rsidRPr="00CD63B9" w:rsidRDefault="005F524C" w:rsidP="005F524C">
      <w:pPr>
        <w:rPr>
          <w:lang w:val="en-US" w:eastAsia="ja-JP"/>
        </w:rPr>
      </w:pPr>
      <w:r w:rsidRPr="00CD63B9">
        <w:rPr>
          <w:lang w:val="en-US" w:eastAsia="ja-JP"/>
        </w:rPr>
        <w:t xml:space="preserve">Email discussion to decide </w:t>
      </w:r>
      <w:r w:rsidR="00CD63B9" w:rsidRPr="00CD63B9">
        <w:rPr>
          <w:lang w:val="en-US" w:eastAsia="ja-JP"/>
        </w:rPr>
        <w:t>the exact TBS table on EDT for eFeMTC</w:t>
      </w:r>
      <w:r w:rsidR="00CD63B9">
        <w:rPr>
          <w:lang w:val="en-US" w:eastAsia="ja-JP"/>
        </w:rPr>
        <w:t xml:space="preserve"> </w:t>
      </w:r>
      <w:r w:rsidRPr="00CD63B9">
        <w:rPr>
          <w:lang w:val="en-US" w:eastAsia="ja-JP"/>
        </w:rPr>
        <w:t xml:space="preserve">by </w:t>
      </w:r>
      <w:r w:rsidR="00CD63B9">
        <w:rPr>
          <w:lang w:val="en-US" w:eastAsia="ja-JP"/>
        </w:rPr>
        <w:t>April 27</w:t>
      </w:r>
      <w:r w:rsidR="00CD63B9" w:rsidRPr="00CD63B9">
        <w:rPr>
          <w:vertAlign w:val="superscript"/>
          <w:lang w:val="en-US" w:eastAsia="ja-JP"/>
        </w:rPr>
        <w:t>th</w:t>
      </w:r>
      <w:r w:rsidR="00CD63B9">
        <w:rPr>
          <w:lang w:val="en-US" w:eastAsia="ja-JP"/>
        </w:rPr>
        <w:t xml:space="preserve"> </w:t>
      </w:r>
    </w:p>
    <w:p w14:paraId="7091EBAD" w14:textId="53A424E4" w:rsidR="005F524C" w:rsidRDefault="00CD63B9" w:rsidP="005F524C">
      <w:pPr>
        <w:rPr>
          <w:b/>
          <w:color w:val="C00000"/>
          <w:lang w:val="en-US" w:eastAsia="ja-JP"/>
        </w:rPr>
      </w:pPr>
      <w:r w:rsidRPr="00CD63B9">
        <w:rPr>
          <w:b/>
          <w:color w:val="C00000"/>
          <w:lang w:val="en-US" w:eastAsia="ja-JP"/>
        </w:rPr>
        <w:t xml:space="preserve">Done: </w:t>
      </w:r>
      <w:r>
        <w:rPr>
          <w:b/>
          <w:color w:val="C00000"/>
          <w:lang w:val="en-US" w:eastAsia="ja-JP"/>
        </w:rPr>
        <w:t>According to Mr Chair's email posted on April 30</w:t>
      </w:r>
      <w:r w:rsidRPr="00CD63B9">
        <w:rPr>
          <w:b/>
          <w:color w:val="C00000"/>
          <w:vertAlign w:val="superscript"/>
          <w:lang w:val="en-US" w:eastAsia="ja-JP"/>
        </w:rPr>
        <w:t>th</w:t>
      </w:r>
      <w:r>
        <w:rPr>
          <w:b/>
          <w:color w:val="C00000"/>
          <w:lang w:val="en-US" w:eastAsia="ja-JP"/>
        </w:rPr>
        <w:t>, the following is agreed:</w:t>
      </w:r>
    </w:p>
    <w:p w14:paraId="357E5496" w14:textId="52BEB629" w:rsidR="00CD63B9" w:rsidRPr="00CD63B9" w:rsidRDefault="00CD63B9" w:rsidP="00CD63B9">
      <w:pPr>
        <w:rPr>
          <w:rFonts w:ascii="Times New Roman" w:hAnsi="Times New Roman"/>
          <w:color w:val="C00000"/>
          <w:szCs w:val="22"/>
          <w:lang w:val="en-US" w:eastAsia="zh-CN"/>
        </w:rPr>
      </w:pPr>
      <w:r w:rsidRPr="00CD63B9">
        <w:rPr>
          <w:rFonts w:ascii="Times New Roman" w:hAnsi="Times New Roman"/>
          <w:b/>
          <w:bCs/>
          <w:color w:val="C00000"/>
          <w:highlight w:val="green"/>
          <w:lang w:val="en-US" w:eastAsia="zh-CN"/>
        </w:rPr>
        <w:t>Agreements</w:t>
      </w:r>
      <w:r w:rsidRPr="00CD63B9">
        <w:rPr>
          <w:rFonts w:ascii="Times New Roman" w:hAnsi="Times New Roman"/>
          <w:b/>
          <w:bCs/>
          <w:color w:val="C00000"/>
          <w:lang w:val="en-US" w:eastAsia="zh-CN"/>
        </w:rPr>
        <w:t>:</w:t>
      </w:r>
      <w:r w:rsidRPr="00CD63B9">
        <w:rPr>
          <w:rFonts w:ascii="Times New Roman" w:hAnsi="Times New Roman"/>
          <w:color w:val="C00000"/>
          <w:lang w:val="en-US" w:eastAsia="zh-CN"/>
        </w:rPr>
        <w:t xml:space="preserve"> </w:t>
      </w:r>
      <w:r w:rsidRPr="00CD63B9">
        <w:rPr>
          <w:rFonts w:ascii="Times New Roman" w:hAnsi="Times New Roman"/>
          <w:b/>
          <w:bCs/>
          <w:color w:val="C00000"/>
          <w:lang w:val="en-US" w:eastAsia="zh-CN"/>
        </w:rPr>
        <w:t>The following Table 1 and Table 2 are supported for CEModeA and CEModeB, respectively.</w:t>
      </w:r>
    </w:p>
    <w:p w14:paraId="4A7FDC9A" w14:textId="77777777" w:rsidR="00CD63B9" w:rsidRPr="00CD63B9" w:rsidRDefault="00CD63B9" w:rsidP="00CD63B9">
      <w:pPr>
        <w:spacing w:before="120"/>
        <w:jc w:val="center"/>
        <w:rPr>
          <w:rFonts w:ascii="Times New Roman" w:hAnsi="Times New Roman"/>
          <w:b/>
          <w:bCs/>
          <w:color w:val="C00000"/>
          <w:lang w:val="en-US" w:eastAsia="zh-CN"/>
        </w:rPr>
      </w:pPr>
      <w:r w:rsidRPr="00CD63B9">
        <w:rPr>
          <w:rFonts w:ascii="Times New Roman" w:hAnsi="Times New Roman"/>
          <w:b/>
          <w:bCs/>
          <w:color w:val="C00000"/>
          <w:lang w:val="en-US" w:eastAsia="zh-CN"/>
        </w:rPr>
        <w:t>Table 1: Exact TBS table on EDT, CEModeA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13"/>
        <w:gridCol w:w="1560"/>
        <w:gridCol w:w="1560"/>
        <w:gridCol w:w="1557"/>
        <w:gridCol w:w="1560"/>
        <w:gridCol w:w="1560"/>
        <w:gridCol w:w="1557"/>
        <w:gridCol w:w="1560"/>
        <w:gridCol w:w="1517"/>
      </w:tblGrid>
      <w:tr w:rsidR="00CD63B9" w:rsidRPr="00CD63B9" w14:paraId="3BEB2675" w14:textId="77777777" w:rsidTr="00CD63B9">
        <w:tc>
          <w:tcPr>
            <w:tcW w:w="542" w:type="pct"/>
            <w:tcMar>
              <w:top w:w="0" w:type="dxa"/>
              <w:left w:w="108" w:type="dxa"/>
              <w:bottom w:w="0" w:type="dxa"/>
              <w:right w:w="108" w:type="dxa"/>
            </w:tcMar>
            <w:hideMark/>
          </w:tcPr>
          <w:p w14:paraId="263EDF2E" w14:textId="77777777" w:rsidR="00CD63B9" w:rsidRPr="00CD63B9" w:rsidRDefault="00CD63B9">
            <w:pPr>
              <w:rPr>
                <w:rFonts w:ascii="Times New Roman" w:hAnsi="Times New Roman"/>
                <w:b/>
                <w:bCs/>
                <w:color w:val="C00000"/>
                <w:lang w:val="en-US" w:eastAsia="zh-CN"/>
              </w:rPr>
            </w:pPr>
          </w:p>
        </w:tc>
        <w:tc>
          <w:tcPr>
            <w:tcW w:w="559" w:type="pct"/>
            <w:tcMar>
              <w:top w:w="0" w:type="dxa"/>
              <w:left w:w="108" w:type="dxa"/>
              <w:bottom w:w="0" w:type="dxa"/>
              <w:right w:w="108" w:type="dxa"/>
            </w:tcMar>
            <w:hideMark/>
          </w:tcPr>
          <w:p w14:paraId="5504BC61" w14:textId="77777777" w:rsidR="00CD63B9" w:rsidRPr="00CD63B9" w:rsidRDefault="00CD63B9">
            <w:pPr>
              <w:spacing w:line="360" w:lineRule="auto"/>
              <w:ind w:left="720" w:hanging="720"/>
              <w:jc w:val="both"/>
              <w:rPr>
                <w:rFonts w:ascii="Times New Roman" w:eastAsiaTheme="minorHAnsi" w:hAnsi="Times New Roman"/>
                <w:color w:val="C00000"/>
                <w:sz w:val="24"/>
              </w:rPr>
            </w:pPr>
            <w:r w:rsidRPr="00CD63B9">
              <w:rPr>
                <w:rFonts w:ascii="Times New Roman" w:hAnsi="Times New Roman"/>
                <w:b/>
                <w:bCs/>
                <w:color w:val="C00000"/>
              </w:rPr>
              <w:t xml:space="preserve">328 </w:t>
            </w:r>
          </w:p>
        </w:tc>
        <w:tc>
          <w:tcPr>
            <w:tcW w:w="559" w:type="pct"/>
            <w:tcMar>
              <w:top w:w="0" w:type="dxa"/>
              <w:left w:w="108" w:type="dxa"/>
              <w:bottom w:w="0" w:type="dxa"/>
              <w:right w:w="108" w:type="dxa"/>
            </w:tcMar>
            <w:hideMark/>
          </w:tcPr>
          <w:p w14:paraId="31BBB8D2" w14:textId="77777777" w:rsidR="00CD63B9" w:rsidRPr="00CD63B9" w:rsidRDefault="00CD63B9">
            <w:pPr>
              <w:spacing w:line="360" w:lineRule="auto"/>
              <w:ind w:left="720" w:hanging="720"/>
              <w:jc w:val="both"/>
              <w:rPr>
                <w:rFonts w:ascii="Times New Roman" w:hAnsi="Times New Roman"/>
                <w:color w:val="C00000"/>
                <w:sz w:val="22"/>
                <w:szCs w:val="22"/>
              </w:rPr>
            </w:pPr>
            <w:r w:rsidRPr="00CD63B9">
              <w:rPr>
                <w:rFonts w:ascii="Times New Roman" w:hAnsi="Times New Roman"/>
                <w:b/>
                <w:bCs/>
                <w:color w:val="C00000"/>
              </w:rPr>
              <w:t>408</w:t>
            </w:r>
            <w:r w:rsidRPr="00CD63B9">
              <w:rPr>
                <w:rFonts w:ascii="Times New Roman" w:hAnsi="Times New Roman"/>
                <w:color w:val="C00000"/>
              </w:rPr>
              <w:t xml:space="preserve"> </w:t>
            </w:r>
          </w:p>
        </w:tc>
        <w:tc>
          <w:tcPr>
            <w:tcW w:w="558" w:type="pct"/>
            <w:tcMar>
              <w:top w:w="0" w:type="dxa"/>
              <w:left w:w="108" w:type="dxa"/>
              <w:bottom w:w="0" w:type="dxa"/>
              <w:right w:w="108" w:type="dxa"/>
            </w:tcMar>
            <w:hideMark/>
          </w:tcPr>
          <w:p w14:paraId="09AE1321"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504</w:t>
            </w:r>
            <w:r w:rsidRPr="00CD63B9">
              <w:rPr>
                <w:rFonts w:ascii="Times New Roman" w:hAnsi="Times New Roman"/>
                <w:color w:val="C00000"/>
              </w:rPr>
              <w:t xml:space="preserve"> </w:t>
            </w:r>
          </w:p>
        </w:tc>
        <w:tc>
          <w:tcPr>
            <w:tcW w:w="559" w:type="pct"/>
            <w:tcMar>
              <w:top w:w="0" w:type="dxa"/>
              <w:left w:w="108" w:type="dxa"/>
              <w:bottom w:w="0" w:type="dxa"/>
              <w:right w:w="108" w:type="dxa"/>
            </w:tcMar>
            <w:hideMark/>
          </w:tcPr>
          <w:p w14:paraId="76208D5C"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600</w:t>
            </w:r>
          </w:p>
        </w:tc>
        <w:tc>
          <w:tcPr>
            <w:tcW w:w="559" w:type="pct"/>
            <w:tcMar>
              <w:top w:w="0" w:type="dxa"/>
              <w:left w:w="108" w:type="dxa"/>
              <w:bottom w:w="0" w:type="dxa"/>
              <w:right w:w="108" w:type="dxa"/>
            </w:tcMar>
            <w:hideMark/>
          </w:tcPr>
          <w:p w14:paraId="59DC0159"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712</w:t>
            </w:r>
          </w:p>
        </w:tc>
        <w:tc>
          <w:tcPr>
            <w:tcW w:w="558" w:type="pct"/>
            <w:tcMar>
              <w:top w:w="0" w:type="dxa"/>
              <w:left w:w="108" w:type="dxa"/>
              <w:bottom w:w="0" w:type="dxa"/>
              <w:right w:w="108" w:type="dxa"/>
            </w:tcMar>
            <w:hideMark/>
          </w:tcPr>
          <w:p w14:paraId="682CA825"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808</w:t>
            </w:r>
            <w:r w:rsidRPr="00CD63B9">
              <w:rPr>
                <w:rFonts w:ascii="Times New Roman" w:hAnsi="Times New Roman"/>
                <w:color w:val="C00000"/>
              </w:rPr>
              <w:t xml:space="preserve"> </w:t>
            </w:r>
          </w:p>
        </w:tc>
        <w:tc>
          <w:tcPr>
            <w:tcW w:w="559" w:type="pct"/>
            <w:tcMar>
              <w:top w:w="0" w:type="dxa"/>
              <w:left w:w="108" w:type="dxa"/>
              <w:bottom w:w="0" w:type="dxa"/>
              <w:right w:w="108" w:type="dxa"/>
            </w:tcMar>
            <w:hideMark/>
          </w:tcPr>
          <w:p w14:paraId="143B741A"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936</w:t>
            </w:r>
            <w:r w:rsidRPr="00CD63B9">
              <w:rPr>
                <w:rFonts w:ascii="Times New Roman" w:hAnsi="Times New Roman"/>
                <w:color w:val="C00000"/>
              </w:rPr>
              <w:t xml:space="preserve"> </w:t>
            </w:r>
          </w:p>
        </w:tc>
        <w:tc>
          <w:tcPr>
            <w:tcW w:w="544" w:type="pct"/>
            <w:tcMar>
              <w:top w:w="0" w:type="dxa"/>
              <w:left w:w="108" w:type="dxa"/>
              <w:bottom w:w="0" w:type="dxa"/>
              <w:right w:w="108" w:type="dxa"/>
            </w:tcMar>
            <w:hideMark/>
          </w:tcPr>
          <w:p w14:paraId="47E1C90F"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1000</w:t>
            </w:r>
            <w:r w:rsidRPr="00CD63B9">
              <w:rPr>
                <w:rFonts w:ascii="Times New Roman" w:hAnsi="Times New Roman"/>
                <w:color w:val="C00000"/>
              </w:rPr>
              <w:t xml:space="preserve"> </w:t>
            </w:r>
          </w:p>
        </w:tc>
      </w:tr>
      <w:tr w:rsidR="00CD63B9" w:rsidRPr="00CD63B9" w14:paraId="2BB49B03" w14:textId="77777777" w:rsidTr="00CD63B9">
        <w:tc>
          <w:tcPr>
            <w:tcW w:w="542" w:type="pct"/>
            <w:tcMar>
              <w:top w:w="0" w:type="dxa"/>
              <w:left w:w="108" w:type="dxa"/>
              <w:bottom w:w="0" w:type="dxa"/>
              <w:right w:w="108" w:type="dxa"/>
            </w:tcMar>
            <w:hideMark/>
          </w:tcPr>
          <w:p w14:paraId="472F2075"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T</w:t>
            </w:r>
            <w:r w:rsidRPr="00CD63B9">
              <w:rPr>
                <w:rFonts w:ascii="Times New Roman" w:hAnsi="Times New Roman"/>
                <w:b/>
                <w:bCs/>
                <w:color w:val="C00000"/>
                <w:vertAlign w:val="subscript"/>
              </w:rPr>
              <w:t>1</w:t>
            </w:r>
            <w:r w:rsidRPr="00CD63B9">
              <w:rPr>
                <w:rFonts w:ascii="Times New Roman" w:hAnsi="Times New Roman"/>
                <w:color w:val="C00000"/>
              </w:rPr>
              <w:t xml:space="preserve"> </w:t>
            </w:r>
          </w:p>
        </w:tc>
        <w:tc>
          <w:tcPr>
            <w:tcW w:w="559" w:type="pct"/>
            <w:tcMar>
              <w:top w:w="0" w:type="dxa"/>
              <w:left w:w="108" w:type="dxa"/>
              <w:bottom w:w="0" w:type="dxa"/>
              <w:right w:w="108" w:type="dxa"/>
            </w:tcMar>
            <w:hideMark/>
          </w:tcPr>
          <w:p w14:paraId="75FD0D0E"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328 </w:t>
            </w:r>
          </w:p>
        </w:tc>
        <w:tc>
          <w:tcPr>
            <w:tcW w:w="559" w:type="pct"/>
            <w:tcMar>
              <w:top w:w="0" w:type="dxa"/>
              <w:left w:w="108" w:type="dxa"/>
              <w:bottom w:w="0" w:type="dxa"/>
              <w:right w:w="108" w:type="dxa"/>
            </w:tcMar>
            <w:hideMark/>
          </w:tcPr>
          <w:p w14:paraId="07EAC927"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328 </w:t>
            </w:r>
          </w:p>
        </w:tc>
        <w:tc>
          <w:tcPr>
            <w:tcW w:w="558" w:type="pct"/>
            <w:tcMar>
              <w:top w:w="0" w:type="dxa"/>
              <w:left w:w="108" w:type="dxa"/>
              <w:bottom w:w="0" w:type="dxa"/>
              <w:right w:w="108" w:type="dxa"/>
            </w:tcMar>
            <w:hideMark/>
          </w:tcPr>
          <w:p w14:paraId="55338268"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328 </w:t>
            </w:r>
          </w:p>
        </w:tc>
        <w:tc>
          <w:tcPr>
            <w:tcW w:w="559" w:type="pct"/>
            <w:tcMar>
              <w:top w:w="0" w:type="dxa"/>
              <w:left w:w="108" w:type="dxa"/>
              <w:bottom w:w="0" w:type="dxa"/>
              <w:right w:w="108" w:type="dxa"/>
            </w:tcMar>
            <w:hideMark/>
          </w:tcPr>
          <w:p w14:paraId="341EB430"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328 </w:t>
            </w:r>
          </w:p>
        </w:tc>
        <w:tc>
          <w:tcPr>
            <w:tcW w:w="559" w:type="pct"/>
            <w:tcMar>
              <w:top w:w="0" w:type="dxa"/>
              <w:left w:w="108" w:type="dxa"/>
              <w:bottom w:w="0" w:type="dxa"/>
              <w:right w:w="108" w:type="dxa"/>
            </w:tcMar>
            <w:hideMark/>
          </w:tcPr>
          <w:p w14:paraId="18F35834"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328 </w:t>
            </w:r>
          </w:p>
        </w:tc>
        <w:tc>
          <w:tcPr>
            <w:tcW w:w="558" w:type="pct"/>
            <w:tcMar>
              <w:top w:w="0" w:type="dxa"/>
              <w:left w:w="108" w:type="dxa"/>
              <w:bottom w:w="0" w:type="dxa"/>
              <w:right w:w="108" w:type="dxa"/>
            </w:tcMar>
            <w:hideMark/>
          </w:tcPr>
          <w:p w14:paraId="4A8B704C"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328 </w:t>
            </w:r>
          </w:p>
        </w:tc>
        <w:tc>
          <w:tcPr>
            <w:tcW w:w="559" w:type="pct"/>
            <w:tcMar>
              <w:top w:w="0" w:type="dxa"/>
              <w:left w:w="108" w:type="dxa"/>
              <w:bottom w:w="0" w:type="dxa"/>
              <w:right w:w="108" w:type="dxa"/>
            </w:tcMar>
            <w:hideMark/>
          </w:tcPr>
          <w:p w14:paraId="625FF04B"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328</w:t>
            </w:r>
          </w:p>
        </w:tc>
        <w:tc>
          <w:tcPr>
            <w:tcW w:w="544" w:type="pct"/>
            <w:tcMar>
              <w:top w:w="0" w:type="dxa"/>
              <w:left w:w="108" w:type="dxa"/>
              <w:bottom w:w="0" w:type="dxa"/>
              <w:right w:w="108" w:type="dxa"/>
            </w:tcMar>
            <w:hideMark/>
          </w:tcPr>
          <w:p w14:paraId="1592618A"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328 </w:t>
            </w:r>
          </w:p>
        </w:tc>
      </w:tr>
      <w:tr w:rsidR="00CD63B9" w:rsidRPr="00CD63B9" w14:paraId="20876B44" w14:textId="77777777" w:rsidTr="00CD63B9">
        <w:tc>
          <w:tcPr>
            <w:tcW w:w="542" w:type="pct"/>
            <w:tcMar>
              <w:top w:w="0" w:type="dxa"/>
              <w:left w:w="108" w:type="dxa"/>
              <w:bottom w:w="0" w:type="dxa"/>
              <w:right w:w="108" w:type="dxa"/>
            </w:tcMar>
            <w:hideMark/>
          </w:tcPr>
          <w:p w14:paraId="4AAB9E8D"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T</w:t>
            </w:r>
            <w:r w:rsidRPr="00CD63B9">
              <w:rPr>
                <w:rFonts w:ascii="Times New Roman" w:hAnsi="Times New Roman"/>
                <w:b/>
                <w:bCs/>
                <w:color w:val="C00000"/>
                <w:vertAlign w:val="subscript"/>
              </w:rPr>
              <w:t>2</w:t>
            </w:r>
            <w:r w:rsidRPr="00CD63B9">
              <w:rPr>
                <w:rFonts w:ascii="Times New Roman" w:hAnsi="Times New Roman"/>
                <w:color w:val="C00000"/>
              </w:rPr>
              <w:t xml:space="preserve"> </w:t>
            </w:r>
          </w:p>
        </w:tc>
        <w:tc>
          <w:tcPr>
            <w:tcW w:w="559" w:type="pct"/>
            <w:tcMar>
              <w:top w:w="0" w:type="dxa"/>
              <w:left w:w="108" w:type="dxa"/>
              <w:bottom w:w="0" w:type="dxa"/>
              <w:right w:w="108" w:type="dxa"/>
            </w:tcMar>
            <w:hideMark/>
          </w:tcPr>
          <w:p w14:paraId="34EE669B" w14:textId="77777777" w:rsidR="00CD63B9" w:rsidRPr="00CD63B9" w:rsidRDefault="00CD63B9">
            <w:pPr>
              <w:rPr>
                <w:rFonts w:ascii="Times New Roman" w:hAnsi="Times New Roman"/>
                <w:color w:val="C00000"/>
              </w:rPr>
            </w:pPr>
          </w:p>
        </w:tc>
        <w:tc>
          <w:tcPr>
            <w:tcW w:w="559" w:type="pct"/>
            <w:tcMar>
              <w:top w:w="0" w:type="dxa"/>
              <w:left w:w="108" w:type="dxa"/>
              <w:bottom w:w="0" w:type="dxa"/>
              <w:right w:w="108" w:type="dxa"/>
            </w:tcMar>
            <w:hideMark/>
          </w:tcPr>
          <w:p w14:paraId="38E32AEA" w14:textId="77777777" w:rsidR="00CD63B9" w:rsidRPr="00CD63B9" w:rsidRDefault="00CD63B9">
            <w:pPr>
              <w:spacing w:line="360" w:lineRule="auto"/>
              <w:ind w:left="720" w:hanging="720"/>
              <w:jc w:val="both"/>
              <w:rPr>
                <w:rFonts w:ascii="Times New Roman" w:eastAsiaTheme="minorHAnsi" w:hAnsi="Times New Roman"/>
                <w:color w:val="C00000"/>
                <w:sz w:val="24"/>
              </w:rPr>
            </w:pPr>
            <w:r w:rsidRPr="00CD63B9">
              <w:rPr>
                <w:rFonts w:ascii="Times New Roman" w:hAnsi="Times New Roman"/>
                <w:color w:val="C00000"/>
              </w:rPr>
              <w:t xml:space="preserve">408 </w:t>
            </w:r>
          </w:p>
        </w:tc>
        <w:tc>
          <w:tcPr>
            <w:tcW w:w="558" w:type="pct"/>
            <w:tcMar>
              <w:top w:w="0" w:type="dxa"/>
              <w:left w:w="108" w:type="dxa"/>
              <w:bottom w:w="0" w:type="dxa"/>
              <w:right w:w="108" w:type="dxa"/>
            </w:tcMar>
            <w:hideMark/>
          </w:tcPr>
          <w:p w14:paraId="7DF22E58" w14:textId="77777777" w:rsidR="00CD63B9" w:rsidRPr="00CD63B9" w:rsidRDefault="00CD63B9">
            <w:pPr>
              <w:spacing w:line="360" w:lineRule="auto"/>
              <w:ind w:left="720" w:hanging="720"/>
              <w:jc w:val="both"/>
              <w:rPr>
                <w:rFonts w:ascii="Times New Roman" w:hAnsi="Times New Roman"/>
                <w:color w:val="C00000"/>
                <w:sz w:val="22"/>
                <w:szCs w:val="22"/>
              </w:rPr>
            </w:pPr>
            <w:r w:rsidRPr="00CD63B9">
              <w:rPr>
                <w:rFonts w:ascii="Times New Roman" w:hAnsi="Times New Roman"/>
                <w:color w:val="C00000"/>
              </w:rPr>
              <w:t>408</w:t>
            </w:r>
          </w:p>
        </w:tc>
        <w:tc>
          <w:tcPr>
            <w:tcW w:w="559" w:type="pct"/>
            <w:tcMar>
              <w:top w:w="0" w:type="dxa"/>
              <w:left w:w="108" w:type="dxa"/>
              <w:bottom w:w="0" w:type="dxa"/>
              <w:right w:w="108" w:type="dxa"/>
            </w:tcMar>
            <w:hideMark/>
          </w:tcPr>
          <w:p w14:paraId="4EE8CFEB"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408</w:t>
            </w:r>
          </w:p>
        </w:tc>
        <w:tc>
          <w:tcPr>
            <w:tcW w:w="559" w:type="pct"/>
            <w:tcMar>
              <w:top w:w="0" w:type="dxa"/>
              <w:left w:w="108" w:type="dxa"/>
              <w:bottom w:w="0" w:type="dxa"/>
              <w:right w:w="108" w:type="dxa"/>
            </w:tcMar>
            <w:hideMark/>
          </w:tcPr>
          <w:p w14:paraId="547D3E37"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456 </w:t>
            </w:r>
          </w:p>
        </w:tc>
        <w:tc>
          <w:tcPr>
            <w:tcW w:w="558" w:type="pct"/>
            <w:tcMar>
              <w:top w:w="0" w:type="dxa"/>
              <w:left w:w="108" w:type="dxa"/>
              <w:bottom w:w="0" w:type="dxa"/>
              <w:right w:w="108" w:type="dxa"/>
            </w:tcMar>
            <w:hideMark/>
          </w:tcPr>
          <w:p w14:paraId="63C8A7A2"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504 </w:t>
            </w:r>
          </w:p>
        </w:tc>
        <w:tc>
          <w:tcPr>
            <w:tcW w:w="559" w:type="pct"/>
            <w:tcMar>
              <w:top w:w="0" w:type="dxa"/>
              <w:left w:w="108" w:type="dxa"/>
              <w:bottom w:w="0" w:type="dxa"/>
              <w:right w:w="108" w:type="dxa"/>
            </w:tcMar>
            <w:hideMark/>
          </w:tcPr>
          <w:p w14:paraId="23D3E205"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504 </w:t>
            </w:r>
          </w:p>
        </w:tc>
        <w:tc>
          <w:tcPr>
            <w:tcW w:w="544" w:type="pct"/>
            <w:tcMar>
              <w:top w:w="0" w:type="dxa"/>
              <w:left w:w="108" w:type="dxa"/>
              <w:bottom w:w="0" w:type="dxa"/>
              <w:right w:w="108" w:type="dxa"/>
            </w:tcMar>
            <w:hideMark/>
          </w:tcPr>
          <w:p w14:paraId="1292B070"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536 </w:t>
            </w:r>
          </w:p>
        </w:tc>
      </w:tr>
      <w:tr w:rsidR="00CD63B9" w:rsidRPr="00CD63B9" w14:paraId="286259FE" w14:textId="77777777" w:rsidTr="00CD63B9">
        <w:tc>
          <w:tcPr>
            <w:tcW w:w="542" w:type="pct"/>
            <w:tcMar>
              <w:top w:w="0" w:type="dxa"/>
              <w:left w:w="108" w:type="dxa"/>
              <w:bottom w:w="0" w:type="dxa"/>
              <w:right w:w="108" w:type="dxa"/>
            </w:tcMar>
            <w:hideMark/>
          </w:tcPr>
          <w:p w14:paraId="062ADA7C"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T</w:t>
            </w:r>
            <w:r w:rsidRPr="00CD63B9">
              <w:rPr>
                <w:rFonts w:ascii="Times New Roman" w:hAnsi="Times New Roman"/>
                <w:b/>
                <w:bCs/>
                <w:color w:val="C00000"/>
                <w:vertAlign w:val="subscript"/>
              </w:rPr>
              <w:t>3</w:t>
            </w:r>
            <w:r w:rsidRPr="00CD63B9">
              <w:rPr>
                <w:rFonts w:ascii="Times New Roman" w:hAnsi="Times New Roman"/>
                <w:color w:val="C00000"/>
              </w:rPr>
              <w:t xml:space="preserve"> </w:t>
            </w:r>
          </w:p>
        </w:tc>
        <w:tc>
          <w:tcPr>
            <w:tcW w:w="559" w:type="pct"/>
            <w:tcMar>
              <w:top w:w="0" w:type="dxa"/>
              <w:left w:w="108" w:type="dxa"/>
              <w:bottom w:w="0" w:type="dxa"/>
              <w:right w:w="108" w:type="dxa"/>
            </w:tcMar>
            <w:hideMark/>
          </w:tcPr>
          <w:p w14:paraId="350C852A" w14:textId="77777777" w:rsidR="00CD63B9" w:rsidRPr="00CD63B9" w:rsidRDefault="00CD63B9">
            <w:pPr>
              <w:rPr>
                <w:rFonts w:ascii="Times New Roman" w:hAnsi="Times New Roman"/>
                <w:color w:val="C00000"/>
              </w:rPr>
            </w:pPr>
          </w:p>
        </w:tc>
        <w:tc>
          <w:tcPr>
            <w:tcW w:w="559" w:type="pct"/>
            <w:tcMar>
              <w:top w:w="0" w:type="dxa"/>
              <w:left w:w="108" w:type="dxa"/>
              <w:bottom w:w="0" w:type="dxa"/>
              <w:right w:w="108" w:type="dxa"/>
            </w:tcMar>
            <w:hideMark/>
          </w:tcPr>
          <w:p w14:paraId="3C5D65FD" w14:textId="77777777" w:rsidR="00CD63B9" w:rsidRPr="00CD63B9" w:rsidRDefault="00CD63B9">
            <w:pPr>
              <w:rPr>
                <w:rFonts w:ascii="Times New Roman" w:eastAsia="Times New Roman" w:hAnsi="Times New Roman"/>
                <w:color w:val="C00000"/>
                <w:szCs w:val="20"/>
              </w:rPr>
            </w:pPr>
          </w:p>
        </w:tc>
        <w:tc>
          <w:tcPr>
            <w:tcW w:w="558" w:type="pct"/>
            <w:tcMar>
              <w:top w:w="0" w:type="dxa"/>
              <w:left w:w="108" w:type="dxa"/>
              <w:bottom w:w="0" w:type="dxa"/>
              <w:right w:w="108" w:type="dxa"/>
            </w:tcMar>
            <w:hideMark/>
          </w:tcPr>
          <w:p w14:paraId="661E6A8F" w14:textId="77777777" w:rsidR="00CD63B9" w:rsidRPr="00CD63B9" w:rsidRDefault="00CD63B9">
            <w:pPr>
              <w:spacing w:line="360" w:lineRule="auto"/>
              <w:ind w:left="720" w:hanging="720"/>
              <w:jc w:val="both"/>
              <w:rPr>
                <w:rFonts w:ascii="Times New Roman" w:eastAsiaTheme="minorHAnsi" w:hAnsi="Times New Roman"/>
                <w:color w:val="C00000"/>
                <w:sz w:val="24"/>
              </w:rPr>
            </w:pPr>
            <w:r w:rsidRPr="00CD63B9">
              <w:rPr>
                <w:rFonts w:ascii="Times New Roman" w:hAnsi="Times New Roman"/>
                <w:color w:val="C00000"/>
              </w:rPr>
              <w:t>456</w:t>
            </w:r>
          </w:p>
        </w:tc>
        <w:tc>
          <w:tcPr>
            <w:tcW w:w="559" w:type="pct"/>
            <w:tcMar>
              <w:top w:w="0" w:type="dxa"/>
              <w:left w:w="108" w:type="dxa"/>
              <w:bottom w:w="0" w:type="dxa"/>
              <w:right w:w="108" w:type="dxa"/>
            </w:tcMar>
            <w:hideMark/>
          </w:tcPr>
          <w:p w14:paraId="37EACD03" w14:textId="77777777" w:rsidR="00CD63B9" w:rsidRPr="00CD63B9" w:rsidRDefault="00CD63B9">
            <w:pPr>
              <w:spacing w:line="360" w:lineRule="auto"/>
              <w:ind w:left="720" w:hanging="720"/>
              <w:jc w:val="both"/>
              <w:rPr>
                <w:rFonts w:ascii="Times New Roman" w:hAnsi="Times New Roman"/>
                <w:color w:val="C00000"/>
                <w:sz w:val="22"/>
                <w:szCs w:val="22"/>
              </w:rPr>
            </w:pPr>
            <w:r w:rsidRPr="00CD63B9">
              <w:rPr>
                <w:rFonts w:ascii="Times New Roman" w:hAnsi="Times New Roman"/>
                <w:color w:val="C00000"/>
              </w:rPr>
              <w:t xml:space="preserve">504 </w:t>
            </w:r>
          </w:p>
        </w:tc>
        <w:tc>
          <w:tcPr>
            <w:tcW w:w="559" w:type="pct"/>
            <w:tcMar>
              <w:top w:w="0" w:type="dxa"/>
              <w:left w:w="108" w:type="dxa"/>
              <w:bottom w:w="0" w:type="dxa"/>
              <w:right w:w="108" w:type="dxa"/>
            </w:tcMar>
            <w:hideMark/>
          </w:tcPr>
          <w:p w14:paraId="45C7B67E"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600</w:t>
            </w:r>
          </w:p>
        </w:tc>
        <w:tc>
          <w:tcPr>
            <w:tcW w:w="558" w:type="pct"/>
            <w:tcMar>
              <w:top w:w="0" w:type="dxa"/>
              <w:left w:w="108" w:type="dxa"/>
              <w:bottom w:w="0" w:type="dxa"/>
              <w:right w:w="108" w:type="dxa"/>
            </w:tcMar>
            <w:hideMark/>
          </w:tcPr>
          <w:p w14:paraId="19B0E7C7"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712</w:t>
            </w:r>
          </w:p>
        </w:tc>
        <w:tc>
          <w:tcPr>
            <w:tcW w:w="559" w:type="pct"/>
            <w:tcMar>
              <w:top w:w="0" w:type="dxa"/>
              <w:left w:w="108" w:type="dxa"/>
              <w:bottom w:w="0" w:type="dxa"/>
              <w:right w:w="108" w:type="dxa"/>
            </w:tcMar>
            <w:hideMark/>
          </w:tcPr>
          <w:p w14:paraId="32B87544"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712 </w:t>
            </w:r>
          </w:p>
        </w:tc>
        <w:tc>
          <w:tcPr>
            <w:tcW w:w="544" w:type="pct"/>
            <w:tcMar>
              <w:top w:w="0" w:type="dxa"/>
              <w:left w:w="108" w:type="dxa"/>
              <w:bottom w:w="0" w:type="dxa"/>
              <w:right w:w="108" w:type="dxa"/>
            </w:tcMar>
            <w:hideMark/>
          </w:tcPr>
          <w:p w14:paraId="69777F7A"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776 </w:t>
            </w:r>
          </w:p>
        </w:tc>
      </w:tr>
      <w:tr w:rsidR="00CD63B9" w:rsidRPr="00CD63B9" w14:paraId="28FE8B91" w14:textId="77777777" w:rsidTr="00CD63B9">
        <w:tc>
          <w:tcPr>
            <w:tcW w:w="542" w:type="pct"/>
            <w:tcMar>
              <w:top w:w="0" w:type="dxa"/>
              <w:left w:w="108" w:type="dxa"/>
              <w:bottom w:w="0" w:type="dxa"/>
              <w:right w:w="108" w:type="dxa"/>
            </w:tcMar>
            <w:hideMark/>
          </w:tcPr>
          <w:p w14:paraId="6023239D"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T</w:t>
            </w:r>
            <w:r w:rsidRPr="00CD63B9">
              <w:rPr>
                <w:rFonts w:ascii="Times New Roman" w:hAnsi="Times New Roman"/>
                <w:b/>
                <w:bCs/>
                <w:color w:val="C00000"/>
                <w:vertAlign w:val="subscript"/>
              </w:rPr>
              <w:t>4</w:t>
            </w:r>
            <w:r w:rsidRPr="00CD63B9">
              <w:rPr>
                <w:rFonts w:ascii="Times New Roman" w:hAnsi="Times New Roman"/>
                <w:color w:val="C00000"/>
              </w:rPr>
              <w:t xml:space="preserve"> </w:t>
            </w:r>
          </w:p>
        </w:tc>
        <w:tc>
          <w:tcPr>
            <w:tcW w:w="559" w:type="pct"/>
            <w:tcMar>
              <w:top w:w="0" w:type="dxa"/>
              <w:left w:w="108" w:type="dxa"/>
              <w:bottom w:w="0" w:type="dxa"/>
              <w:right w:w="108" w:type="dxa"/>
            </w:tcMar>
            <w:hideMark/>
          </w:tcPr>
          <w:p w14:paraId="3F1A1CAC" w14:textId="77777777" w:rsidR="00CD63B9" w:rsidRPr="00CD63B9" w:rsidRDefault="00CD63B9">
            <w:pPr>
              <w:rPr>
                <w:rFonts w:ascii="Times New Roman" w:hAnsi="Times New Roman"/>
                <w:color w:val="C00000"/>
              </w:rPr>
            </w:pPr>
          </w:p>
        </w:tc>
        <w:tc>
          <w:tcPr>
            <w:tcW w:w="559" w:type="pct"/>
            <w:tcMar>
              <w:top w:w="0" w:type="dxa"/>
              <w:left w:w="108" w:type="dxa"/>
              <w:bottom w:w="0" w:type="dxa"/>
              <w:right w:w="108" w:type="dxa"/>
            </w:tcMar>
            <w:hideMark/>
          </w:tcPr>
          <w:p w14:paraId="67CAB5C5" w14:textId="77777777" w:rsidR="00CD63B9" w:rsidRPr="00CD63B9" w:rsidRDefault="00CD63B9">
            <w:pPr>
              <w:rPr>
                <w:rFonts w:ascii="Times New Roman" w:eastAsia="Times New Roman" w:hAnsi="Times New Roman"/>
                <w:color w:val="C00000"/>
                <w:szCs w:val="20"/>
              </w:rPr>
            </w:pPr>
          </w:p>
        </w:tc>
        <w:tc>
          <w:tcPr>
            <w:tcW w:w="558" w:type="pct"/>
            <w:tcMar>
              <w:top w:w="0" w:type="dxa"/>
              <w:left w:w="108" w:type="dxa"/>
              <w:bottom w:w="0" w:type="dxa"/>
              <w:right w:w="108" w:type="dxa"/>
            </w:tcMar>
            <w:hideMark/>
          </w:tcPr>
          <w:p w14:paraId="66AC24C0" w14:textId="77777777" w:rsidR="00CD63B9" w:rsidRPr="00CD63B9" w:rsidRDefault="00CD63B9">
            <w:pPr>
              <w:jc w:val="both"/>
              <w:rPr>
                <w:rFonts w:ascii="Times New Roman" w:eastAsiaTheme="minorHAnsi" w:hAnsi="Times New Roman"/>
                <w:color w:val="C00000"/>
                <w:szCs w:val="20"/>
              </w:rPr>
            </w:pPr>
            <w:r w:rsidRPr="00CD63B9">
              <w:rPr>
                <w:rFonts w:ascii="Times New Roman" w:hAnsi="Times New Roman"/>
                <w:color w:val="C00000"/>
              </w:rPr>
              <w:t>504</w:t>
            </w:r>
          </w:p>
        </w:tc>
        <w:tc>
          <w:tcPr>
            <w:tcW w:w="559" w:type="pct"/>
            <w:tcMar>
              <w:top w:w="0" w:type="dxa"/>
              <w:left w:w="108" w:type="dxa"/>
              <w:bottom w:w="0" w:type="dxa"/>
              <w:right w:w="108" w:type="dxa"/>
            </w:tcMar>
            <w:hideMark/>
          </w:tcPr>
          <w:p w14:paraId="750ABFF3" w14:textId="77777777" w:rsidR="00CD63B9" w:rsidRPr="00CD63B9" w:rsidRDefault="00CD63B9">
            <w:pPr>
              <w:spacing w:line="360" w:lineRule="auto"/>
              <w:ind w:left="720" w:hanging="720"/>
              <w:jc w:val="both"/>
              <w:rPr>
                <w:rFonts w:ascii="Times New Roman" w:hAnsi="Times New Roman"/>
                <w:color w:val="C00000"/>
                <w:sz w:val="24"/>
              </w:rPr>
            </w:pPr>
            <w:r w:rsidRPr="00CD63B9">
              <w:rPr>
                <w:rFonts w:ascii="Times New Roman" w:hAnsi="Times New Roman"/>
                <w:color w:val="C00000"/>
              </w:rPr>
              <w:t>600</w:t>
            </w:r>
          </w:p>
        </w:tc>
        <w:tc>
          <w:tcPr>
            <w:tcW w:w="559" w:type="pct"/>
            <w:tcMar>
              <w:top w:w="0" w:type="dxa"/>
              <w:left w:w="108" w:type="dxa"/>
              <w:bottom w:w="0" w:type="dxa"/>
              <w:right w:w="108" w:type="dxa"/>
            </w:tcMar>
            <w:hideMark/>
          </w:tcPr>
          <w:p w14:paraId="3872C430" w14:textId="77777777" w:rsidR="00CD63B9" w:rsidRPr="00CD63B9" w:rsidRDefault="00CD63B9">
            <w:pPr>
              <w:spacing w:line="360" w:lineRule="auto"/>
              <w:ind w:left="720" w:hanging="720"/>
              <w:jc w:val="both"/>
              <w:rPr>
                <w:rFonts w:ascii="Times New Roman" w:hAnsi="Times New Roman"/>
                <w:color w:val="C00000"/>
                <w:sz w:val="22"/>
                <w:szCs w:val="22"/>
              </w:rPr>
            </w:pPr>
            <w:r w:rsidRPr="00CD63B9">
              <w:rPr>
                <w:rFonts w:ascii="Times New Roman" w:hAnsi="Times New Roman"/>
                <w:color w:val="C00000"/>
              </w:rPr>
              <w:t>712</w:t>
            </w:r>
          </w:p>
        </w:tc>
        <w:tc>
          <w:tcPr>
            <w:tcW w:w="558" w:type="pct"/>
            <w:tcMar>
              <w:top w:w="0" w:type="dxa"/>
              <w:left w:w="108" w:type="dxa"/>
              <w:bottom w:w="0" w:type="dxa"/>
              <w:right w:w="108" w:type="dxa"/>
            </w:tcMar>
            <w:hideMark/>
          </w:tcPr>
          <w:p w14:paraId="25DD4978"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808 </w:t>
            </w:r>
          </w:p>
        </w:tc>
        <w:tc>
          <w:tcPr>
            <w:tcW w:w="559" w:type="pct"/>
            <w:tcMar>
              <w:top w:w="0" w:type="dxa"/>
              <w:left w:w="108" w:type="dxa"/>
              <w:bottom w:w="0" w:type="dxa"/>
              <w:right w:w="108" w:type="dxa"/>
            </w:tcMar>
            <w:hideMark/>
          </w:tcPr>
          <w:p w14:paraId="355846E1"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936 </w:t>
            </w:r>
          </w:p>
        </w:tc>
        <w:tc>
          <w:tcPr>
            <w:tcW w:w="544" w:type="pct"/>
            <w:tcMar>
              <w:top w:w="0" w:type="dxa"/>
              <w:left w:w="108" w:type="dxa"/>
              <w:bottom w:w="0" w:type="dxa"/>
              <w:right w:w="108" w:type="dxa"/>
            </w:tcMar>
            <w:hideMark/>
          </w:tcPr>
          <w:p w14:paraId="16A3E7C1"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1000</w:t>
            </w:r>
          </w:p>
        </w:tc>
      </w:tr>
    </w:tbl>
    <w:p w14:paraId="653D3902" w14:textId="77777777" w:rsidR="00CD63B9" w:rsidRPr="00CD63B9" w:rsidRDefault="00CD63B9" w:rsidP="00CD63B9">
      <w:pPr>
        <w:spacing w:before="120"/>
        <w:jc w:val="center"/>
        <w:rPr>
          <w:rFonts w:ascii="Times New Roman" w:hAnsi="Times New Roman"/>
          <w:b/>
          <w:bCs/>
          <w:color w:val="C00000"/>
          <w:sz w:val="22"/>
          <w:szCs w:val="22"/>
          <w:lang w:val="en-US" w:eastAsia="zh-CN"/>
        </w:rPr>
      </w:pPr>
      <w:r w:rsidRPr="00CD63B9">
        <w:rPr>
          <w:rFonts w:ascii="Times New Roman" w:hAnsi="Times New Roman"/>
          <w:b/>
          <w:bCs/>
          <w:color w:val="C00000"/>
          <w:lang w:val="en-US" w:eastAsia="zh-CN"/>
        </w:rPr>
        <w:t>Table 2: Exact TBS table on EDT, CEModeB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14"/>
        <w:gridCol w:w="1562"/>
        <w:gridCol w:w="1562"/>
        <w:gridCol w:w="1559"/>
        <w:gridCol w:w="1559"/>
        <w:gridCol w:w="1559"/>
        <w:gridCol w:w="1556"/>
        <w:gridCol w:w="1559"/>
        <w:gridCol w:w="1514"/>
      </w:tblGrid>
      <w:tr w:rsidR="00CD63B9" w:rsidRPr="00CD63B9" w14:paraId="38C238EA" w14:textId="77777777" w:rsidTr="00CD63B9">
        <w:tc>
          <w:tcPr>
            <w:tcW w:w="543" w:type="pct"/>
            <w:tcMar>
              <w:top w:w="0" w:type="dxa"/>
              <w:left w:w="108" w:type="dxa"/>
              <w:bottom w:w="0" w:type="dxa"/>
              <w:right w:w="108" w:type="dxa"/>
            </w:tcMar>
            <w:hideMark/>
          </w:tcPr>
          <w:p w14:paraId="78C0FB2F" w14:textId="77777777" w:rsidR="00CD63B9" w:rsidRPr="00CD63B9" w:rsidRDefault="00CD63B9">
            <w:pPr>
              <w:rPr>
                <w:rFonts w:ascii="Times New Roman" w:hAnsi="Times New Roman"/>
                <w:b/>
                <w:bCs/>
                <w:color w:val="C00000"/>
                <w:lang w:val="en-US" w:eastAsia="zh-CN"/>
              </w:rPr>
            </w:pPr>
          </w:p>
        </w:tc>
        <w:tc>
          <w:tcPr>
            <w:tcW w:w="560" w:type="pct"/>
            <w:tcMar>
              <w:top w:w="0" w:type="dxa"/>
              <w:left w:w="108" w:type="dxa"/>
              <w:bottom w:w="0" w:type="dxa"/>
              <w:right w:w="108" w:type="dxa"/>
            </w:tcMar>
            <w:hideMark/>
          </w:tcPr>
          <w:p w14:paraId="1E7124C6" w14:textId="77777777" w:rsidR="00CD63B9" w:rsidRPr="00CD63B9" w:rsidRDefault="00CD63B9">
            <w:pPr>
              <w:spacing w:line="360" w:lineRule="auto"/>
              <w:ind w:left="720" w:hanging="720"/>
              <w:jc w:val="both"/>
              <w:rPr>
                <w:rFonts w:ascii="Times New Roman" w:eastAsiaTheme="minorHAnsi" w:hAnsi="Times New Roman"/>
                <w:color w:val="C00000"/>
                <w:sz w:val="24"/>
              </w:rPr>
            </w:pPr>
            <w:r w:rsidRPr="00CD63B9">
              <w:rPr>
                <w:rFonts w:ascii="Times New Roman" w:hAnsi="Times New Roman"/>
                <w:b/>
                <w:bCs/>
                <w:color w:val="C00000"/>
              </w:rPr>
              <w:t xml:space="preserve">328 </w:t>
            </w:r>
          </w:p>
        </w:tc>
        <w:tc>
          <w:tcPr>
            <w:tcW w:w="560" w:type="pct"/>
            <w:tcMar>
              <w:top w:w="0" w:type="dxa"/>
              <w:left w:w="108" w:type="dxa"/>
              <w:bottom w:w="0" w:type="dxa"/>
              <w:right w:w="108" w:type="dxa"/>
            </w:tcMar>
            <w:hideMark/>
          </w:tcPr>
          <w:p w14:paraId="759C8C94" w14:textId="77777777" w:rsidR="00CD63B9" w:rsidRPr="00CD63B9" w:rsidRDefault="00CD63B9">
            <w:pPr>
              <w:spacing w:line="360" w:lineRule="auto"/>
              <w:ind w:left="720" w:hanging="720"/>
              <w:jc w:val="both"/>
              <w:rPr>
                <w:rFonts w:ascii="Times New Roman" w:hAnsi="Times New Roman"/>
                <w:color w:val="C00000"/>
                <w:sz w:val="22"/>
                <w:szCs w:val="22"/>
              </w:rPr>
            </w:pPr>
            <w:r w:rsidRPr="00CD63B9">
              <w:rPr>
                <w:rFonts w:ascii="Times New Roman" w:hAnsi="Times New Roman"/>
                <w:b/>
                <w:bCs/>
                <w:color w:val="C00000"/>
              </w:rPr>
              <w:t>408</w:t>
            </w:r>
            <w:r w:rsidRPr="00CD63B9">
              <w:rPr>
                <w:rFonts w:ascii="Times New Roman" w:hAnsi="Times New Roman"/>
                <w:color w:val="C00000"/>
              </w:rPr>
              <w:t xml:space="preserve"> </w:t>
            </w:r>
          </w:p>
        </w:tc>
        <w:tc>
          <w:tcPr>
            <w:tcW w:w="559" w:type="pct"/>
            <w:tcMar>
              <w:top w:w="0" w:type="dxa"/>
              <w:left w:w="108" w:type="dxa"/>
              <w:bottom w:w="0" w:type="dxa"/>
              <w:right w:w="108" w:type="dxa"/>
            </w:tcMar>
            <w:hideMark/>
          </w:tcPr>
          <w:p w14:paraId="11CA0301"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456</w:t>
            </w:r>
          </w:p>
        </w:tc>
        <w:tc>
          <w:tcPr>
            <w:tcW w:w="559" w:type="pct"/>
            <w:tcMar>
              <w:top w:w="0" w:type="dxa"/>
              <w:left w:w="108" w:type="dxa"/>
              <w:bottom w:w="0" w:type="dxa"/>
              <w:right w:w="108" w:type="dxa"/>
            </w:tcMar>
            <w:hideMark/>
          </w:tcPr>
          <w:p w14:paraId="0DE1ECF2"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504</w:t>
            </w:r>
            <w:r w:rsidRPr="00CD63B9">
              <w:rPr>
                <w:rFonts w:ascii="Times New Roman" w:hAnsi="Times New Roman"/>
                <w:color w:val="C00000"/>
              </w:rPr>
              <w:t xml:space="preserve"> </w:t>
            </w:r>
          </w:p>
        </w:tc>
        <w:tc>
          <w:tcPr>
            <w:tcW w:w="559" w:type="pct"/>
            <w:tcMar>
              <w:top w:w="0" w:type="dxa"/>
              <w:left w:w="108" w:type="dxa"/>
              <w:bottom w:w="0" w:type="dxa"/>
              <w:right w:w="108" w:type="dxa"/>
            </w:tcMar>
            <w:hideMark/>
          </w:tcPr>
          <w:p w14:paraId="2F4BC081"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600</w:t>
            </w:r>
          </w:p>
        </w:tc>
        <w:tc>
          <w:tcPr>
            <w:tcW w:w="558" w:type="pct"/>
            <w:tcMar>
              <w:top w:w="0" w:type="dxa"/>
              <w:left w:w="108" w:type="dxa"/>
              <w:bottom w:w="0" w:type="dxa"/>
              <w:right w:w="108" w:type="dxa"/>
            </w:tcMar>
            <w:hideMark/>
          </w:tcPr>
          <w:p w14:paraId="0824DE5F"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712</w:t>
            </w:r>
          </w:p>
        </w:tc>
        <w:tc>
          <w:tcPr>
            <w:tcW w:w="559" w:type="pct"/>
            <w:tcMar>
              <w:top w:w="0" w:type="dxa"/>
              <w:left w:w="108" w:type="dxa"/>
              <w:bottom w:w="0" w:type="dxa"/>
              <w:right w:w="108" w:type="dxa"/>
            </w:tcMar>
            <w:hideMark/>
          </w:tcPr>
          <w:p w14:paraId="09739D42"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808</w:t>
            </w:r>
            <w:r w:rsidRPr="00CD63B9">
              <w:rPr>
                <w:rFonts w:ascii="Times New Roman" w:hAnsi="Times New Roman"/>
                <w:color w:val="C00000"/>
              </w:rPr>
              <w:t xml:space="preserve"> </w:t>
            </w:r>
          </w:p>
        </w:tc>
        <w:tc>
          <w:tcPr>
            <w:tcW w:w="543" w:type="pct"/>
            <w:tcMar>
              <w:top w:w="0" w:type="dxa"/>
              <w:left w:w="108" w:type="dxa"/>
              <w:bottom w:w="0" w:type="dxa"/>
              <w:right w:w="108" w:type="dxa"/>
            </w:tcMar>
            <w:hideMark/>
          </w:tcPr>
          <w:p w14:paraId="3364B00A"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936</w:t>
            </w:r>
            <w:r w:rsidRPr="00CD63B9">
              <w:rPr>
                <w:rFonts w:ascii="Times New Roman" w:hAnsi="Times New Roman"/>
                <w:color w:val="C00000"/>
              </w:rPr>
              <w:t xml:space="preserve"> </w:t>
            </w:r>
          </w:p>
        </w:tc>
      </w:tr>
      <w:tr w:rsidR="00CD63B9" w:rsidRPr="00CD63B9" w14:paraId="5795721B" w14:textId="77777777" w:rsidTr="00CD63B9">
        <w:tc>
          <w:tcPr>
            <w:tcW w:w="543" w:type="pct"/>
            <w:tcMar>
              <w:top w:w="0" w:type="dxa"/>
              <w:left w:w="108" w:type="dxa"/>
              <w:bottom w:w="0" w:type="dxa"/>
              <w:right w:w="108" w:type="dxa"/>
            </w:tcMar>
            <w:hideMark/>
          </w:tcPr>
          <w:p w14:paraId="0E0E3537"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T</w:t>
            </w:r>
            <w:r w:rsidRPr="00CD63B9">
              <w:rPr>
                <w:rFonts w:ascii="Times New Roman" w:hAnsi="Times New Roman"/>
                <w:b/>
                <w:bCs/>
                <w:color w:val="C00000"/>
                <w:vertAlign w:val="subscript"/>
              </w:rPr>
              <w:t>1</w:t>
            </w:r>
            <w:r w:rsidRPr="00CD63B9">
              <w:rPr>
                <w:rFonts w:ascii="Times New Roman" w:hAnsi="Times New Roman"/>
                <w:color w:val="C00000"/>
              </w:rPr>
              <w:t xml:space="preserve"> </w:t>
            </w:r>
          </w:p>
        </w:tc>
        <w:tc>
          <w:tcPr>
            <w:tcW w:w="560" w:type="pct"/>
            <w:tcMar>
              <w:top w:w="0" w:type="dxa"/>
              <w:left w:w="108" w:type="dxa"/>
              <w:bottom w:w="0" w:type="dxa"/>
              <w:right w:w="108" w:type="dxa"/>
            </w:tcMar>
            <w:hideMark/>
          </w:tcPr>
          <w:p w14:paraId="521C280A"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328 </w:t>
            </w:r>
          </w:p>
        </w:tc>
        <w:tc>
          <w:tcPr>
            <w:tcW w:w="560" w:type="pct"/>
            <w:tcMar>
              <w:top w:w="0" w:type="dxa"/>
              <w:left w:w="108" w:type="dxa"/>
              <w:bottom w:w="0" w:type="dxa"/>
              <w:right w:w="108" w:type="dxa"/>
            </w:tcMar>
            <w:hideMark/>
          </w:tcPr>
          <w:p w14:paraId="1D38F628"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328 </w:t>
            </w:r>
          </w:p>
        </w:tc>
        <w:tc>
          <w:tcPr>
            <w:tcW w:w="559" w:type="pct"/>
            <w:tcMar>
              <w:top w:w="0" w:type="dxa"/>
              <w:left w:w="108" w:type="dxa"/>
              <w:bottom w:w="0" w:type="dxa"/>
              <w:right w:w="108" w:type="dxa"/>
            </w:tcMar>
            <w:hideMark/>
          </w:tcPr>
          <w:p w14:paraId="2D480CF0"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328 </w:t>
            </w:r>
          </w:p>
        </w:tc>
        <w:tc>
          <w:tcPr>
            <w:tcW w:w="559" w:type="pct"/>
            <w:tcMar>
              <w:top w:w="0" w:type="dxa"/>
              <w:left w:w="108" w:type="dxa"/>
              <w:bottom w:w="0" w:type="dxa"/>
              <w:right w:w="108" w:type="dxa"/>
            </w:tcMar>
            <w:hideMark/>
          </w:tcPr>
          <w:p w14:paraId="402513B3"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328 </w:t>
            </w:r>
          </w:p>
        </w:tc>
        <w:tc>
          <w:tcPr>
            <w:tcW w:w="559" w:type="pct"/>
            <w:tcMar>
              <w:top w:w="0" w:type="dxa"/>
              <w:left w:w="108" w:type="dxa"/>
              <w:bottom w:w="0" w:type="dxa"/>
              <w:right w:w="108" w:type="dxa"/>
            </w:tcMar>
            <w:hideMark/>
          </w:tcPr>
          <w:p w14:paraId="6971A2ED"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328 </w:t>
            </w:r>
          </w:p>
        </w:tc>
        <w:tc>
          <w:tcPr>
            <w:tcW w:w="558" w:type="pct"/>
            <w:tcMar>
              <w:top w:w="0" w:type="dxa"/>
              <w:left w:w="108" w:type="dxa"/>
              <w:bottom w:w="0" w:type="dxa"/>
              <w:right w:w="108" w:type="dxa"/>
            </w:tcMar>
            <w:hideMark/>
          </w:tcPr>
          <w:p w14:paraId="47844353"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328 </w:t>
            </w:r>
          </w:p>
        </w:tc>
        <w:tc>
          <w:tcPr>
            <w:tcW w:w="559" w:type="pct"/>
            <w:tcMar>
              <w:top w:w="0" w:type="dxa"/>
              <w:left w:w="108" w:type="dxa"/>
              <w:bottom w:w="0" w:type="dxa"/>
              <w:right w:w="108" w:type="dxa"/>
            </w:tcMar>
            <w:hideMark/>
          </w:tcPr>
          <w:p w14:paraId="3817B034"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328 </w:t>
            </w:r>
          </w:p>
        </w:tc>
        <w:tc>
          <w:tcPr>
            <w:tcW w:w="543" w:type="pct"/>
            <w:tcMar>
              <w:top w:w="0" w:type="dxa"/>
              <w:left w:w="108" w:type="dxa"/>
              <w:bottom w:w="0" w:type="dxa"/>
              <w:right w:w="108" w:type="dxa"/>
            </w:tcMar>
            <w:hideMark/>
          </w:tcPr>
          <w:p w14:paraId="7FCF87B0"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328</w:t>
            </w:r>
          </w:p>
        </w:tc>
      </w:tr>
      <w:tr w:rsidR="00CD63B9" w:rsidRPr="00CD63B9" w14:paraId="3E93E5D2" w14:textId="77777777" w:rsidTr="00CD63B9">
        <w:tc>
          <w:tcPr>
            <w:tcW w:w="543" w:type="pct"/>
            <w:tcMar>
              <w:top w:w="0" w:type="dxa"/>
              <w:left w:w="108" w:type="dxa"/>
              <w:bottom w:w="0" w:type="dxa"/>
              <w:right w:w="108" w:type="dxa"/>
            </w:tcMar>
            <w:hideMark/>
          </w:tcPr>
          <w:p w14:paraId="1B4769BA"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T</w:t>
            </w:r>
            <w:r w:rsidRPr="00CD63B9">
              <w:rPr>
                <w:rFonts w:ascii="Times New Roman" w:hAnsi="Times New Roman"/>
                <w:b/>
                <w:bCs/>
                <w:color w:val="C00000"/>
                <w:vertAlign w:val="subscript"/>
              </w:rPr>
              <w:t>2</w:t>
            </w:r>
            <w:r w:rsidRPr="00CD63B9">
              <w:rPr>
                <w:rFonts w:ascii="Times New Roman" w:hAnsi="Times New Roman"/>
                <w:color w:val="C00000"/>
              </w:rPr>
              <w:t xml:space="preserve"> </w:t>
            </w:r>
          </w:p>
        </w:tc>
        <w:tc>
          <w:tcPr>
            <w:tcW w:w="560" w:type="pct"/>
            <w:tcMar>
              <w:top w:w="0" w:type="dxa"/>
              <w:left w:w="108" w:type="dxa"/>
              <w:bottom w:w="0" w:type="dxa"/>
              <w:right w:w="108" w:type="dxa"/>
            </w:tcMar>
            <w:hideMark/>
          </w:tcPr>
          <w:p w14:paraId="1DAFB7F9" w14:textId="77777777" w:rsidR="00CD63B9" w:rsidRPr="00CD63B9" w:rsidRDefault="00CD63B9">
            <w:pPr>
              <w:rPr>
                <w:rFonts w:ascii="Times New Roman" w:hAnsi="Times New Roman"/>
                <w:color w:val="C00000"/>
              </w:rPr>
            </w:pPr>
          </w:p>
        </w:tc>
        <w:tc>
          <w:tcPr>
            <w:tcW w:w="560" w:type="pct"/>
            <w:tcMar>
              <w:top w:w="0" w:type="dxa"/>
              <w:left w:w="108" w:type="dxa"/>
              <w:bottom w:w="0" w:type="dxa"/>
              <w:right w:w="108" w:type="dxa"/>
            </w:tcMar>
            <w:hideMark/>
          </w:tcPr>
          <w:p w14:paraId="79319628" w14:textId="77777777" w:rsidR="00CD63B9" w:rsidRPr="00CD63B9" w:rsidRDefault="00CD63B9">
            <w:pPr>
              <w:spacing w:line="360" w:lineRule="auto"/>
              <w:ind w:left="720" w:hanging="720"/>
              <w:jc w:val="both"/>
              <w:rPr>
                <w:rFonts w:ascii="Times New Roman" w:eastAsiaTheme="minorHAnsi" w:hAnsi="Times New Roman"/>
                <w:color w:val="C00000"/>
                <w:sz w:val="24"/>
              </w:rPr>
            </w:pPr>
            <w:r w:rsidRPr="00CD63B9">
              <w:rPr>
                <w:rFonts w:ascii="Times New Roman" w:hAnsi="Times New Roman"/>
                <w:color w:val="C00000"/>
              </w:rPr>
              <w:t xml:space="preserve">408 </w:t>
            </w:r>
          </w:p>
        </w:tc>
        <w:tc>
          <w:tcPr>
            <w:tcW w:w="559" w:type="pct"/>
            <w:tcMar>
              <w:top w:w="0" w:type="dxa"/>
              <w:left w:w="108" w:type="dxa"/>
              <w:bottom w:w="0" w:type="dxa"/>
              <w:right w:w="108" w:type="dxa"/>
            </w:tcMar>
            <w:hideMark/>
          </w:tcPr>
          <w:p w14:paraId="7E5A8067" w14:textId="77777777" w:rsidR="00CD63B9" w:rsidRPr="00CD63B9" w:rsidRDefault="00CD63B9">
            <w:pPr>
              <w:spacing w:line="360" w:lineRule="auto"/>
              <w:ind w:left="720" w:hanging="720"/>
              <w:jc w:val="both"/>
              <w:rPr>
                <w:rFonts w:ascii="Times New Roman" w:hAnsi="Times New Roman"/>
                <w:color w:val="C00000"/>
                <w:sz w:val="22"/>
                <w:szCs w:val="22"/>
              </w:rPr>
            </w:pPr>
            <w:r w:rsidRPr="00CD63B9">
              <w:rPr>
                <w:rFonts w:ascii="Times New Roman" w:hAnsi="Times New Roman"/>
                <w:color w:val="C00000"/>
              </w:rPr>
              <w:t>408</w:t>
            </w:r>
          </w:p>
        </w:tc>
        <w:tc>
          <w:tcPr>
            <w:tcW w:w="559" w:type="pct"/>
            <w:tcMar>
              <w:top w:w="0" w:type="dxa"/>
              <w:left w:w="108" w:type="dxa"/>
              <w:bottom w:w="0" w:type="dxa"/>
              <w:right w:w="108" w:type="dxa"/>
            </w:tcMar>
            <w:hideMark/>
          </w:tcPr>
          <w:p w14:paraId="70FCE3A1"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408</w:t>
            </w:r>
          </w:p>
        </w:tc>
        <w:tc>
          <w:tcPr>
            <w:tcW w:w="559" w:type="pct"/>
            <w:tcMar>
              <w:top w:w="0" w:type="dxa"/>
              <w:left w:w="108" w:type="dxa"/>
              <w:bottom w:w="0" w:type="dxa"/>
              <w:right w:w="108" w:type="dxa"/>
            </w:tcMar>
            <w:hideMark/>
          </w:tcPr>
          <w:p w14:paraId="30B58D34"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408</w:t>
            </w:r>
          </w:p>
        </w:tc>
        <w:tc>
          <w:tcPr>
            <w:tcW w:w="558" w:type="pct"/>
            <w:tcMar>
              <w:top w:w="0" w:type="dxa"/>
              <w:left w:w="108" w:type="dxa"/>
              <w:bottom w:w="0" w:type="dxa"/>
              <w:right w:w="108" w:type="dxa"/>
            </w:tcMar>
            <w:hideMark/>
          </w:tcPr>
          <w:p w14:paraId="3FF6C527"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456 </w:t>
            </w:r>
          </w:p>
        </w:tc>
        <w:tc>
          <w:tcPr>
            <w:tcW w:w="559" w:type="pct"/>
            <w:tcMar>
              <w:top w:w="0" w:type="dxa"/>
              <w:left w:w="108" w:type="dxa"/>
              <w:bottom w:w="0" w:type="dxa"/>
              <w:right w:w="108" w:type="dxa"/>
            </w:tcMar>
            <w:hideMark/>
          </w:tcPr>
          <w:p w14:paraId="78F64B05"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504 </w:t>
            </w:r>
          </w:p>
        </w:tc>
        <w:tc>
          <w:tcPr>
            <w:tcW w:w="543" w:type="pct"/>
            <w:tcMar>
              <w:top w:w="0" w:type="dxa"/>
              <w:left w:w="108" w:type="dxa"/>
              <w:bottom w:w="0" w:type="dxa"/>
              <w:right w:w="108" w:type="dxa"/>
            </w:tcMar>
            <w:hideMark/>
          </w:tcPr>
          <w:p w14:paraId="1BA90790"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504 </w:t>
            </w:r>
          </w:p>
        </w:tc>
      </w:tr>
      <w:tr w:rsidR="00CD63B9" w:rsidRPr="00CD63B9" w14:paraId="27C9A12E" w14:textId="77777777" w:rsidTr="00CD63B9">
        <w:tc>
          <w:tcPr>
            <w:tcW w:w="543" w:type="pct"/>
            <w:tcMar>
              <w:top w:w="0" w:type="dxa"/>
              <w:left w:w="108" w:type="dxa"/>
              <w:bottom w:w="0" w:type="dxa"/>
              <w:right w:w="108" w:type="dxa"/>
            </w:tcMar>
            <w:hideMark/>
          </w:tcPr>
          <w:p w14:paraId="4AE48035"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T</w:t>
            </w:r>
            <w:r w:rsidRPr="00CD63B9">
              <w:rPr>
                <w:rFonts w:ascii="Times New Roman" w:hAnsi="Times New Roman"/>
                <w:b/>
                <w:bCs/>
                <w:color w:val="C00000"/>
                <w:vertAlign w:val="subscript"/>
              </w:rPr>
              <w:t>3</w:t>
            </w:r>
            <w:r w:rsidRPr="00CD63B9">
              <w:rPr>
                <w:rFonts w:ascii="Times New Roman" w:hAnsi="Times New Roman"/>
                <w:color w:val="C00000"/>
              </w:rPr>
              <w:t xml:space="preserve"> </w:t>
            </w:r>
          </w:p>
        </w:tc>
        <w:tc>
          <w:tcPr>
            <w:tcW w:w="560" w:type="pct"/>
            <w:tcMar>
              <w:top w:w="0" w:type="dxa"/>
              <w:left w:w="108" w:type="dxa"/>
              <w:bottom w:w="0" w:type="dxa"/>
              <w:right w:w="108" w:type="dxa"/>
            </w:tcMar>
            <w:hideMark/>
          </w:tcPr>
          <w:p w14:paraId="3B173FB4" w14:textId="77777777" w:rsidR="00CD63B9" w:rsidRPr="00CD63B9" w:rsidRDefault="00CD63B9">
            <w:pPr>
              <w:rPr>
                <w:rFonts w:ascii="Times New Roman" w:hAnsi="Times New Roman"/>
                <w:color w:val="C00000"/>
              </w:rPr>
            </w:pPr>
          </w:p>
        </w:tc>
        <w:tc>
          <w:tcPr>
            <w:tcW w:w="560" w:type="pct"/>
            <w:tcMar>
              <w:top w:w="0" w:type="dxa"/>
              <w:left w:w="108" w:type="dxa"/>
              <w:bottom w:w="0" w:type="dxa"/>
              <w:right w:w="108" w:type="dxa"/>
            </w:tcMar>
            <w:hideMark/>
          </w:tcPr>
          <w:p w14:paraId="05F3BD0D" w14:textId="77777777" w:rsidR="00CD63B9" w:rsidRPr="00CD63B9" w:rsidRDefault="00CD63B9">
            <w:pPr>
              <w:rPr>
                <w:rFonts w:ascii="Times New Roman" w:eastAsia="Times New Roman" w:hAnsi="Times New Roman"/>
                <w:color w:val="C00000"/>
                <w:szCs w:val="20"/>
              </w:rPr>
            </w:pPr>
          </w:p>
        </w:tc>
        <w:tc>
          <w:tcPr>
            <w:tcW w:w="559" w:type="pct"/>
            <w:tcMar>
              <w:top w:w="0" w:type="dxa"/>
              <w:left w:w="108" w:type="dxa"/>
              <w:bottom w:w="0" w:type="dxa"/>
              <w:right w:w="108" w:type="dxa"/>
            </w:tcMar>
            <w:hideMark/>
          </w:tcPr>
          <w:p w14:paraId="72A85B56" w14:textId="77777777" w:rsidR="00CD63B9" w:rsidRPr="00CD63B9" w:rsidRDefault="00CD63B9">
            <w:pPr>
              <w:spacing w:line="360" w:lineRule="auto"/>
              <w:ind w:left="720" w:hanging="720"/>
              <w:jc w:val="both"/>
              <w:rPr>
                <w:rFonts w:ascii="Times New Roman" w:eastAsiaTheme="minorHAnsi" w:hAnsi="Times New Roman"/>
                <w:color w:val="C00000"/>
                <w:sz w:val="22"/>
                <w:szCs w:val="22"/>
              </w:rPr>
            </w:pPr>
            <w:r w:rsidRPr="00CD63B9">
              <w:rPr>
                <w:rFonts w:ascii="Times New Roman" w:hAnsi="Times New Roman"/>
                <w:color w:val="C00000"/>
              </w:rPr>
              <w:t>456</w:t>
            </w:r>
          </w:p>
        </w:tc>
        <w:tc>
          <w:tcPr>
            <w:tcW w:w="559" w:type="pct"/>
            <w:tcMar>
              <w:top w:w="0" w:type="dxa"/>
              <w:left w:w="108" w:type="dxa"/>
              <w:bottom w:w="0" w:type="dxa"/>
              <w:right w:w="108" w:type="dxa"/>
            </w:tcMar>
            <w:hideMark/>
          </w:tcPr>
          <w:p w14:paraId="3FC4D440"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456</w:t>
            </w:r>
          </w:p>
        </w:tc>
        <w:tc>
          <w:tcPr>
            <w:tcW w:w="559" w:type="pct"/>
            <w:tcMar>
              <w:top w:w="0" w:type="dxa"/>
              <w:left w:w="108" w:type="dxa"/>
              <w:bottom w:w="0" w:type="dxa"/>
              <w:right w:w="108" w:type="dxa"/>
            </w:tcMar>
            <w:hideMark/>
          </w:tcPr>
          <w:p w14:paraId="7D0F6533"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504 </w:t>
            </w:r>
          </w:p>
        </w:tc>
        <w:tc>
          <w:tcPr>
            <w:tcW w:w="558" w:type="pct"/>
            <w:tcMar>
              <w:top w:w="0" w:type="dxa"/>
              <w:left w:w="108" w:type="dxa"/>
              <w:bottom w:w="0" w:type="dxa"/>
              <w:right w:w="108" w:type="dxa"/>
            </w:tcMar>
            <w:hideMark/>
          </w:tcPr>
          <w:p w14:paraId="52AA6072"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600</w:t>
            </w:r>
          </w:p>
        </w:tc>
        <w:tc>
          <w:tcPr>
            <w:tcW w:w="559" w:type="pct"/>
            <w:tcMar>
              <w:top w:w="0" w:type="dxa"/>
              <w:left w:w="108" w:type="dxa"/>
              <w:bottom w:w="0" w:type="dxa"/>
              <w:right w:w="108" w:type="dxa"/>
            </w:tcMar>
            <w:hideMark/>
          </w:tcPr>
          <w:p w14:paraId="6D42C642"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712</w:t>
            </w:r>
          </w:p>
        </w:tc>
        <w:tc>
          <w:tcPr>
            <w:tcW w:w="543" w:type="pct"/>
            <w:tcMar>
              <w:top w:w="0" w:type="dxa"/>
              <w:left w:w="108" w:type="dxa"/>
              <w:bottom w:w="0" w:type="dxa"/>
              <w:right w:w="108" w:type="dxa"/>
            </w:tcMar>
            <w:hideMark/>
          </w:tcPr>
          <w:p w14:paraId="35BCD1CE"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712 </w:t>
            </w:r>
          </w:p>
        </w:tc>
      </w:tr>
      <w:tr w:rsidR="00CD63B9" w:rsidRPr="00CD63B9" w14:paraId="1E87F180" w14:textId="77777777" w:rsidTr="00CD63B9">
        <w:tc>
          <w:tcPr>
            <w:tcW w:w="543" w:type="pct"/>
            <w:tcMar>
              <w:top w:w="0" w:type="dxa"/>
              <w:left w:w="108" w:type="dxa"/>
              <w:bottom w:w="0" w:type="dxa"/>
              <w:right w:w="108" w:type="dxa"/>
            </w:tcMar>
            <w:hideMark/>
          </w:tcPr>
          <w:p w14:paraId="7D393747"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b/>
                <w:bCs/>
                <w:color w:val="C00000"/>
              </w:rPr>
              <w:t>T</w:t>
            </w:r>
            <w:r w:rsidRPr="00CD63B9">
              <w:rPr>
                <w:rFonts w:ascii="Times New Roman" w:hAnsi="Times New Roman"/>
                <w:b/>
                <w:bCs/>
                <w:color w:val="C00000"/>
                <w:vertAlign w:val="subscript"/>
              </w:rPr>
              <w:t>4</w:t>
            </w:r>
            <w:r w:rsidRPr="00CD63B9">
              <w:rPr>
                <w:rFonts w:ascii="Times New Roman" w:hAnsi="Times New Roman"/>
                <w:color w:val="C00000"/>
              </w:rPr>
              <w:t xml:space="preserve"> </w:t>
            </w:r>
          </w:p>
        </w:tc>
        <w:tc>
          <w:tcPr>
            <w:tcW w:w="560" w:type="pct"/>
            <w:tcMar>
              <w:top w:w="0" w:type="dxa"/>
              <w:left w:w="108" w:type="dxa"/>
              <w:bottom w:w="0" w:type="dxa"/>
              <w:right w:w="108" w:type="dxa"/>
            </w:tcMar>
            <w:hideMark/>
          </w:tcPr>
          <w:p w14:paraId="170A8945" w14:textId="77777777" w:rsidR="00CD63B9" w:rsidRPr="00CD63B9" w:rsidRDefault="00CD63B9">
            <w:pPr>
              <w:rPr>
                <w:rFonts w:ascii="Times New Roman" w:hAnsi="Times New Roman"/>
                <w:color w:val="C00000"/>
              </w:rPr>
            </w:pPr>
          </w:p>
        </w:tc>
        <w:tc>
          <w:tcPr>
            <w:tcW w:w="560" w:type="pct"/>
            <w:tcMar>
              <w:top w:w="0" w:type="dxa"/>
              <w:left w:w="108" w:type="dxa"/>
              <w:bottom w:w="0" w:type="dxa"/>
              <w:right w:w="108" w:type="dxa"/>
            </w:tcMar>
            <w:hideMark/>
          </w:tcPr>
          <w:p w14:paraId="0A40D3E4" w14:textId="77777777" w:rsidR="00CD63B9" w:rsidRPr="00CD63B9" w:rsidRDefault="00CD63B9">
            <w:pPr>
              <w:rPr>
                <w:rFonts w:ascii="Times New Roman" w:eastAsia="Times New Roman" w:hAnsi="Times New Roman"/>
                <w:color w:val="C00000"/>
                <w:szCs w:val="20"/>
              </w:rPr>
            </w:pPr>
          </w:p>
        </w:tc>
        <w:tc>
          <w:tcPr>
            <w:tcW w:w="559" w:type="pct"/>
            <w:tcMar>
              <w:top w:w="0" w:type="dxa"/>
              <w:left w:w="108" w:type="dxa"/>
              <w:bottom w:w="0" w:type="dxa"/>
              <w:right w:w="108" w:type="dxa"/>
            </w:tcMar>
            <w:hideMark/>
          </w:tcPr>
          <w:p w14:paraId="740D91AA" w14:textId="77777777" w:rsidR="00CD63B9" w:rsidRPr="00CD63B9" w:rsidRDefault="00CD63B9">
            <w:pPr>
              <w:rPr>
                <w:rFonts w:ascii="Times New Roman" w:eastAsia="Times New Roman" w:hAnsi="Times New Roman"/>
                <w:color w:val="C00000"/>
                <w:szCs w:val="20"/>
              </w:rPr>
            </w:pPr>
          </w:p>
        </w:tc>
        <w:tc>
          <w:tcPr>
            <w:tcW w:w="559" w:type="pct"/>
            <w:tcMar>
              <w:top w:w="0" w:type="dxa"/>
              <w:left w:w="108" w:type="dxa"/>
              <w:bottom w:w="0" w:type="dxa"/>
              <w:right w:w="108" w:type="dxa"/>
            </w:tcMar>
            <w:hideMark/>
          </w:tcPr>
          <w:p w14:paraId="479A1DAB" w14:textId="77777777" w:rsidR="00CD63B9" w:rsidRPr="00CD63B9" w:rsidRDefault="00CD63B9">
            <w:pPr>
              <w:spacing w:line="360" w:lineRule="auto"/>
              <w:ind w:left="720" w:hanging="720"/>
              <w:jc w:val="both"/>
              <w:rPr>
                <w:rFonts w:ascii="Times New Roman" w:eastAsiaTheme="minorHAnsi" w:hAnsi="Times New Roman"/>
                <w:color w:val="C00000"/>
                <w:sz w:val="22"/>
                <w:szCs w:val="22"/>
              </w:rPr>
            </w:pPr>
            <w:r w:rsidRPr="00CD63B9">
              <w:rPr>
                <w:rFonts w:ascii="Times New Roman" w:hAnsi="Times New Roman"/>
                <w:color w:val="C00000"/>
              </w:rPr>
              <w:t>504</w:t>
            </w:r>
          </w:p>
        </w:tc>
        <w:tc>
          <w:tcPr>
            <w:tcW w:w="559" w:type="pct"/>
            <w:tcMar>
              <w:top w:w="0" w:type="dxa"/>
              <w:left w:w="108" w:type="dxa"/>
              <w:bottom w:w="0" w:type="dxa"/>
              <w:right w:w="108" w:type="dxa"/>
            </w:tcMar>
            <w:hideMark/>
          </w:tcPr>
          <w:p w14:paraId="7E710D26" w14:textId="77777777" w:rsidR="00CD63B9" w:rsidRPr="00CD63B9" w:rsidRDefault="00CD63B9">
            <w:pPr>
              <w:spacing w:line="360" w:lineRule="auto"/>
              <w:ind w:left="720" w:hanging="720"/>
              <w:jc w:val="both"/>
              <w:rPr>
                <w:rFonts w:ascii="Times New Roman" w:hAnsi="Times New Roman"/>
                <w:color w:val="C00000"/>
                <w:sz w:val="24"/>
              </w:rPr>
            </w:pPr>
            <w:r w:rsidRPr="00CD63B9">
              <w:rPr>
                <w:rFonts w:ascii="Times New Roman" w:hAnsi="Times New Roman"/>
                <w:color w:val="C00000"/>
              </w:rPr>
              <w:t>600</w:t>
            </w:r>
          </w:p>
        </w:tc>
        <w:tc>
          <w:tcPr>
            <w:tcW w:w="558" w:type="pct"/>
            <w:tcMar>
              <w:top w:w="0" w:type="dxa"/>
              <w:left w:w="108" w:type="dxa"/>
              <w:bottom w:w="0" w:type="dxa"/>
              <w:right w:w="108" w:type="dxa"/>
            </w:tcMar>
            <w:hideMark/>
          </w:tcPr>
          <w:p w14:paraId="52125773" w14:textId="77777777" w:rsidR="00CD63B9" w:rsidRPr="00CD63B9" w:rsidRDefault="00CD63B9">
            <w:pPr>
              <w:spacing w:line="360" w:lineRule="auto"/>
              <w:ind w:left="720" w:hanging="720"/>
              <w:jc w:val="both"/>
              <w:rPr>
                <w:rFonts w:ascii="Times New Roman" w:hAnsi="Times New Roman"/>
                <w:color w:val="C00000"/>
                <w:sz w:val="22"/>
                <w:szCs w:val="22"/>
              </w:rPr>
            </w:pPr>
            <w:r w:rsidRPr="00CD63B9">
              <w:rPr>
                <w:rFonts w:ascii="Times New Roman" w:hAnsi="Times New Roman"/>
                <w:color w:val="C00000"/>
              </w:rPr>
              <w:t>712</w:t>
            </w:r>
          </w:p>
        </w:tc>
        <w:tc>
          <w:tcPr>
            <w:tcW w:w="559" w:type="pct"/>
            <w:tcMar>
              <w:top w:w="0" w:type="dxa"/>
              <w:left w:w="108" w:type="dxa"/>
              <w:bottom w:w="0" w:type="dxa"/>
              <w:right w:w="108" w:type="dxa"/>
            </w:tcMar>
            <w:hideMark/>
          </w:tcPr>
          <w:p w14:paraId="24B1BF4E"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808 </w:t>
            </w:r>
          </w:p>
        </w:tc>
        <w:tc>
          <w:tcPr>
            <w:tcW w:w="543" w:type="pct"/>
            <w:tcMar>
              <w:top w:w="0" w:type="dxa"/>
              <w:left w:w="108" w:type="dxa"/>
              <w:bottom w:w="0" w:type="dxa"/>
              <w:right w:w="108" w:type="dxa"/>
            </w:tcMar>
            <w:hideMark/>
          </w:tcPr>
          <w:p w14:paraId="5204D5B9" w14:textId="77777777" w:rsidR="00CD63B9" w:rsidRPr="00CD63B9" w:rsidRDefault="00CD63B9">
            <w:pPr>
              <w:spacing w:line="360" w:lineRule="auto"/>
              <w:ind w:left="720" w:hanging="720"/>
              <w:jc w:val="both"/>
              <w:rPr>
                <w:rFonts w:ascii="Times New Roman" w:hAnsi="Times New Roman"/>
                <w:color w:val="C00000"/>
              </w:rPr>
            </w:pPr>
            <w:r w:rsidRPr="00CD63B9">
              <w:rPr>
                <w:rFonts w:ascii="Times New Roman" w:hAnsi="Times New Roman"/>
                <w:color w:val="C00000"/>
              </w:rPr>
              <w:t xml:space="preserve">936 </w:t>
            </w:r>
          </w:p>
        </w:tc>
      </w:tr>
    </w:tbl>
    <w:p w14:paraId="575CBBA0" w14:textId="6747CE5F" w:rsidR="00CD63B9" w:rsidRDefault="00CD63B9" w:rsidP="005F524C">
      <w:pPr>
        <w:rPr>
          <w:lang w:val="en-US" w:eastAsia="ja-JP"/>
        </w:rPr>
      </w:pPr>
    </w:p>
    <w:p w14:paraId="4281F3CF" w14:textId="77777777" w:rsidR="005F524C" w:rsidRDefault="005F524C" w:rsidP="005F524C">
      <w:pPr>
        <w:rPr>
          <w:lang w:val="en-US" w:eastAsia="ja-JP"/>
        </w:rPr>
      </w:pPr>
    </w:p>
    <w:p w14:paraId="0E73285D" w14:textId="2347D3F6" w:rsidR="005F524C" w:rsidRDefault="005F524C" w:rsidP="005F524C">
      <w:pPr>
        <w:rPr>
          <w:lang w:val="en-US" w:eastAsia="en-GB"/>
        </w:rPr>
      </w:pPr>
      <w:r>
        <w:rPr>
          <w:lang w:val="en-US"/>
        </w:rPr>
        <w:t>[92b-LTE-12]</w:t>
      </w:r>
      <w:r w:rsidR="00EB65F1">
        <w:rPr>
          <w:lang w:val="en-US"/>
        </w:rPr>
        <w:t xml:space="preserve"> – </w:t>
      </w:r>
      <w:r w:rsidR="00EB65F1" w:rsidRPr="00EB65F1">
        <w:rPr>
          <w:lang w:val="en-US" w:eastAsia="ja-JP"/>
        </w:rPr>
        <w:t>Changhwan</w:t>
      </w:r>
      <w:r w:rsidR="00EB65F1">
        <w:rPr>
          <w:lang w:val="en-US" w:eastAsia="ja-JP"/>
        </w:rPr>
        <w:t xml:space="preserve"> </w:t>
      </w:r>
      <w:r w:rsidR="00EB65F1" w:rsidRPr="00EB65F1">
        <w:rPr>
          <w:lang w:val="en-US" w:eastAsia="ja-JP"/>
        </w:rPr>
        <w:t>(LGE)</w:t>
      </w:r>
    </w:p>
    <w:p w14:paraId="1F4F9F57" w14:textId="4F48A210" w:rsidR="005F524C" w:rsidRPr="00EB65F1" w:rsidRDefault="005F524C" w:rsidP="005F524C">
      <w:pPr>
        <w:rPr>
          <w:lang w:val="en-US" w:eastAsia="ja-JP"/>
        </w:rPr>
      </w:pPr>
      <w:r w:rsidRPr="00EB65F1">
        <w:rPr>
          <w:lang w:val="en-US" w:eastAsia="ja-JP"/>
        </w:rPr>
        <w:t>Email discussion to d</w:t>
      </w:r>
      <w:r w:rsidR="00EA2BCD" w:rsidRPr="00EB65F1">
        <w:rPr>
          <w:lang w:val="en-US" w:eastAsia="ja-JP"/>
        </w:rPr>
        <w:t>e</w:t>
      </w:r>
      <w:r w:rsidRPr="00EB65F1">
        <w:rPr>
          <w:lang w:val="en-US" w:eastAsia="ja-JP"/>
        </w:rPr>
        <w:t xml:space="preserve">cide the details </w:t>
      </w:r>
      <w:r w:rsidR="00EB65F1" w:rsidRPr="00EB65F1">
        <w:rPr>
          <w:lang w:val="en-US" w:eastAsia="ja-JP"/>
        </w:rPr>
        <w:t>on DL/UL interlacing (for Rel.15 NB-IoT)</w:t>
      </w:r>
      <w:r w:rsidR="00EB65F1">
        <w:rPr>
          <w:lang w:val="en-US" w:eastAsia="ja-JP"/>
        </w:rPr>
        <w:t xml:space="preserve"> </w:t>
      </w:r>
      <w:r w:rsidRPr="00EB65F1">
        <w:rPr>
          <w:lang w:val="en-US" w:eastAsia="ja-JP"/>
        </w:rPr>
        <w:t xml:space="preserve">until </w:t>
      </w:r>
      <w:r w:rsidR="00EB65F1">
        <w:rPr>
          <w:lang w:val="en-US" w:eastAsia="ja-JP"/>
        </w:rPr>
        <w:t>may 4</w:t>
      </w:r>
      <w:r w:rsidR="00EB65F1" w:rsidRPr="00EB65F1">
        <w:rPr>
          <w:vertAlign w:val="superscript"/>
          <w:lang w:val="en-US" w:eastAsia="ja-JP"/>
        </w:rPr>
        <w:t>th</w:t>
      </w:r>
    </w:p>
    <w:p w14:paraId="150960DB" w14:textId="77777777" w:rsidR="005818C5" w:rsidRDefault="005818C5" w:rsidP="005818C5">
      <w:pPr>
        <w:rPr>
          <w:b/>
          <w:color w:val="C00000"/>
          <w:lang w:val="en-US" w:eastAsia="ja-JP"/>
        </w:rPr>
      </w:pPr>
      <w:r w:rsidRPr="00CD63B9">
        <w:rPr>
          <w:b/>
          <w:color w:val="C00000"/>
          <w:lang w:val="en-US" w:eastAsia="ja-JP"/>
        </w:rPr>
        <w:t xml:space="preserve">Done: </w:t>
      </w:r>
      <w:r>
        <w:rPr>
          <w:b/>
          <w:color w:val="C00000"/>
          <w:lang w:val="en-US" w:eastAsia="ja-JP"/>
        </w:rPr>
        <w:t>According to Mr Chair's email posted on May 5</w:t>
      </w:r>
      <w:r w:rsidRPr="005818C5">
        <w:rPr>
          <w:b/>
          <w:color w:val="C00000"/>
          <w:vertAlign w:val="superscript"/>
          <w:lang w:val="en-US" w:eastAsia="ja-JP"/>
        </w:rPr>
        <w:t>th</w:t>
      </w:r>
      <w:r>
        <w:rPr>
          <w:b/>
          <w:color w:val="C00000"/>
          <w:lang w:val="en-US" w:eastAsia="ja-JP"/>
        </w:rPr>
        <w:t>, the following is agreed:</w:t>
      </w:r>
    </w:p>
    <w:p w14:paraId="23D56FFA" w14:textId="77777777" w:rsidR="005818C5" w:rsidRPr="005818C5" w:rsidRDefault="005818C5" w:rsidP="005818C5">
      <w:pPr>
        <w:rPr>
          <w:rFonts w:ascii="Calibri" w:hAnsi="Calibri"/>
          <w:b/>
          <w:color w:val="C00000"/>
          <w:szCs w:val="22"/>
          <w:lang w:val="en-US" w:eastAsia="x-none"/>
        </w:rPr>
      </w:pPr>
      <w:r w:rsidRPr="005818C5">
        <w:rPr>
          <w:b/>
          <w:color w:val="C00000"/>
          <w:highlight w:val="green"/>
          <w:lang w:val="en-US" w:eastAsia="x-none"/>
        </w:rPr>
        <w:t>Agreements</w:t>
      </w:r>
      <w:r w:rsidRPr="005818C5">
        <w:rPr>
          <w:b/>
          <w:bCs/>
          <w:color w:val="C00000"/>
          <w:lang w:val="en-US" w:eastAsia="x-none"/>
        </w:rPr>
        <w:t>:</w:t>
      </w:r>
    </w:p>
    <w:p w14:paraId="1051C5FC" w14:textId="4C4FAFEC" w:rsidR="005818C5" w:rsidRPr="0069389A" w:rsidRDefault="005818C5" w:rsidP="0069389A">
      <w:pPr>
        <w:pStyle w:val="ListParagraph"/>
        <w:numPr>
          <w:ilvl w:val="0"/>
          <w:numId w:val="432"/>
        </w:numPr>
        <w:wordWrap w:val="0"/>
        <w:overflowPunct/>
        <w:adjustRightInd/>
        <w:spacing w:after="0"/>
        <w:contextualSpacing w:val="0"/>
        <w:jc w:val="both"/>
        <w:textAlignment w:val="auto"/>
        <w:rPr>
          <w:rFonts w:ascii="Malgun Gothic" w:hAnsi="Malgun Gothic"/>
          <w:b/>
          <w:color w:val="C00000"/>
          <w:lang w:val="sv-SE" w:eastAsia="en-GB"/>
        </w:rPr>
      </w:pPr>
      <w:r w:rsidRPr="0069389A">
        <w:rPr>
          <w:rFonts w:hint="eastAsia"/>
          <w:b/>
          <w:color w:val="C00000"/>
          <w:lang w:val="en-US" w:eastAsia="ko-KR"/>
        </w:rPr>
        <w:t>For a UE configured with 2 HARQ processes, the minimum timing relationships within one HARQ process for NPDCCH to NPDSCH, NPDCCH to NPUSCH format 1, NPDSCH to corresponding ACK/NACK, NPUSCH format 1 to corresponding ACK/NACK, and NPUSCH format 2 to next DCI for the same process, are the same as Rel-14 FDD.</w:t>
      </w:r>
    </w:p>
    <w:p w14:paraId="2C250241" w14:textId="5BB8B8B5" w:rsidR="005818C5" w:rsidRPr="0069389A" w:rsidRDefault="005818C5" w:rsidP="0069389A">
      <w:pPr>
        <w:pStyle w:val="ListParagraph"/>
        <w:numPr>
          <w:ilvl w:val="0"/>
          <w:numId w:val="432"/>
        </w:numPr>
        <w:wordWrap w:val="0"/>
        <w:overflowPunct/>
        <w:adjustRightInd/>
        <w:spacing w:after="0"/>
        <w:contextualSpacing w:val="0"/>
        <w:jc w:val="both"/>
        <w:textAlignment w:val="auto"/>
        <w:rPr>
          <w:b/>
          <w:color w:val="C00000"/>
          <w:lang w:val="sv-SE"/>
        </w:rPr>
      </w:pPr>
      <w:r w:rsidRPr="0069389A">
        <w:rPr>
          <w:rFonts w:hint="eastAsia"/>
          <w:b/>
          <w:color w:val="C00000"/>
          <w:lang w:val="en-US" w:eastAsia="ko-KR"/>
        </w:rPr>
        <w:t>The 1 ms minimum gap from end of NPUSCH format 2 for one HARQ process to NPDCCH for the other HARQ process is not specified for TDD NB-IoT.</w:t>
      </w:r>
    </w:p>
    <w:p w14:paraId="45206E01" w14:textId="77777777" w:rsidR="005818C5" w:rsidRPr="0069389A" w:rsidRDefault="005818C5" w:rsidP="005818C5">
      <w:pPr>
        <w:rPr>
          <w:b/>
          <w:color w:val="C00000"/>
          <w:lang w:val="sv-SE"/>
        </w:rPr>
      </w:pPr>
      <w:r w:rsidRPr="0069389A">
        <w:rPr>
          <w:rFonts w:hint="eastAsia"/>
          <w:b/>
          <w:color w:val="C00000"/>
          <w:lang w:val="en-US" w:eastAsia="ko-KR"/>
        </w:rPr>
        <w:t>For 2-HARQ capable UEs:</w:t>
      </w:r>
    </w:p>
    <w:p w14:paraId="26297E2F" w14:textId="5D3C5B3F" w:rsidR="005818C5" w:rsidRPr="0069389A" w:rsidRDefault="005818C5" w:rsidP="0069389A">
      <w:pPr>
        <w:pStyle w:val="ListParagraph"/>
        <w:numPr>
          <w:ilvl w:val="0"/>
          <w:numId w:val="433"/>
        </w:numPr>
        <w:wordWrap w:val="0"/>
        <w:overflowPunct/>
        <w:adjustRightInd/>
        <w:spacing w:after="0"/>
        <w:contextualSpacing w:val="0"/>
        <w:jc w:val="both"/>
        <w:textAlignment w:val="auto"/>
        <w:rPr>
          <w:b/>
          <w:color w:val="C00000"/>
          <w:lang w:val="sv-SE"/>
        </w:rPr>
      </w:pPr>
      <w:r w:rsidRPr="0069389A">
        <w:rPr>
          <w:rFonts w:hint="eastAsia"/>
          <w:b/>
          <w:color w:val="C00000"/>
          <w:lang w:val="en-US" w:eastAsia="ko-KR"/>
        </w:rPr>
        <w:t>For UE configured with 2 HARQ processes, eNB can schedule NPDSCH of a DL HARQ process which begins before the completion of NPUSCH format 1 for an UL HARQ process or format 2 of the other DL HARQ process transmission</w:t>
      </w:r>
    </w:p>
    <w:p w14:paraId="20DAAAC4" w14:textId="451B0679" w:rsidR="005818C5" w:rsidRPr="0069389A" w:rsidRDefault="005818C5" w:rsidP="0069389A">
      <w:pPr>
        <w:pStyle w:val="ListParagraph"/>
        <w:numPr>
          <w:ilvl w:val="0"/>
          <w:numId w:val="433"/>
        </w:numPr>
        <w:wordWrap w:val="0"/>
        <w:overflowPunct/>
        <w:adjustRightInd/>
        <w:spacing w:after="0"/>
        <w:contextualSpacing w:val="0"/>
        <w:jc w:val="both"/>
        <w:textAlignment w:val="auto"/>
        <w:rPr>
          <w:b/>
          <w:color w:val="C00000"/>
          <w:lang w:val="sv-SE"/>
        </w:rPr>
      </w:pPr>
      <w:r w:rsidRPr="0069389A">
        <w:rPr>
          <w:rFonts w:hint="eastAsia"/>
          <w:b/>
          <w:color w:val="C00000"/>
          <w:lang w:val="en-US" w:eastAsia="ko-KR"/>
        </w:rPr>
        <w:lastRenderedPageBreak/>
        <w:t>For UE configured with 2 HARQ processes, eNB can schedule NPUSCH format 1 for an UL HARQ process or format 2 of a DL HARQ process which begins before the completion of NPDSCH reception for the other DL HARQ process</w:t>
      </w:r>
    </w:p>
    <w:p w14:paraId="7FD5E4EF" w14:textId="631CB33A" w:rsidR="005818C5" w:rsidRPr="0069389A" w:rsidRDefault="005818C5" w:rsidP="0069389A">
      <w:pPr>
        <w:pStyle w:val="ListParagraph"/>
        <w:numPr>
          <w:ilvl w:val="0"/>
          <w:numId w:val="433"/>
        </w:numPr>
        <w:wordWrap w:val="0"/>
        <w:overflowPunct/>
        <w:adjustRightInd/>
        <w:spacing w:after="0"/>
        <w:contextualSpacing w:val="0"/>
        <w:jc w:val="both"/>
        <w:textAlignment w:val="auto"/>
        <w:rPr>
          <w:b/>
          <w:color w:val="C00000"/>
          <w:lang w:val="sv-SE"/>
        </w:rPr>
      </w:pPr>
      <w:r w:rsidRPr="0069389A">
        <w:rPr>
          <w:rFonts w:hint="eastAsia"/>
          <w:b/>
          <w:color w:val="C00000"/>
          <w:lang w:val="en-US" w:eastAsia="ko-KR"/>
        </w:rPr>
        <w:t>Collisions between NPUSCH format 1 for an UL HARQ process and NPUSCH format 2 corresponding to a DL HARQ process are assumed to be avoided by eNB, with no specified UE behavior in case of collision.</w:t>
      </w:r>
    </w:p>
    <w:p w14:paraId="7EDEEF1D" w14:textId="73852143" w:rsidR="005F524C" w:rsidRPr="00A93B88" w:rsidRDefault="005F524C" w:rsidP="005F524C"/>
    <w:p w14:paraId="498815A2" w14:textId="28264C91" w:rsidR="005F524C" w:rsidRDefault="005F524C" w:rsidP="005F524C">
      <w:pPr>
        <w:rPr>
          <w:lang w:val="en-US"/>
        </w:rPr>
      </w:pPr>
      <w:r>
        <w:rPr>
          <w:lang w:val="en-US"/>
        </w:rPr>
        <w:t>[92b-NR-04</w:t>
      </w:r>
      <w:r w:rsidRPr="00AD58E8">
        <w:rPr>
          <w:lang w:val="en-US"/>
        </w:rPr>
        <w:t>]</w:t>
      </w:r>
      <w:r w:rsidR="00AD58E8" w:rsidRPr="00AD58E8">
        <w:rPr>
          <w:lang w:val="en-US"/>
        </w:rPr>
        <w:t xml:space="preserve">  – Daewon (Intel)</w:t>
      </w:r>
    </w:p>
    <w:p w14:paraId="28E7E305" w14:textId="77777777" w:rsidR="00AD58E8" w:rsidRPr="00A504F7" w:rsidRDefault="00AD58E8" w:rsidP="00AD58E8">
      <w:pPr>
        <w:rPr>
          <w:b/>
        </w:rPr>
      </w:pPr>
      <w:r w:rsidRPr="00A504F7">
        <w:rPr>
          <w:b/>
        </w:rPr>
        <w:t>R1-1805641</w:t>
      </w:r>
      <w:r w:rsidRPr="00A504F7">
        <w:rPr>
          <w:b/>
        </w:rPr>
        <w:tab/>
        <w:t>Way Forward on NR Peak Data Rate Formula</w:t>
      </w:r>
      <w:r w:rsidRPr="00A504F7">
        <w:rPr>
          <w:b/>
        </w:rPr>
        <w:tab/>
        <w:t>Intel, Samsung, MediaTek, Huawei, HiSilicon, Apple, Vivo, OPPO</w:t>
      </w:r>
    </w:p>
    <w:p w14:paraId="59E86785" w14:textId="3609F67E" w:rsidR="005F524C" w:rsidRDefault="005F524C" w:rsidP="001E7C9C">
      <w:pPr>
        <w:pStyle w:val="BodyText"/>
        <w:spacing w:after="0"/>
        <w:rPr>
          <w:lang w:val="en-US"/>
        </w:rPr>
      </w:pPr>
      <w:r w:rsidRPr="001E7C9C">
        <w:rPr>
          <w:lang w:val="en-US"/>
        </w:rPr>
        <w:t xml:space="preserve">Email discussion/approval including the related RAN2 LS(s) till </w:t>
      </w:r>
      <w:r w:rsidR="001E7C9C">
        <w:rPr>
          <w:lang w:val="en-US"/>
        </w:rPr>
        <w:t>April 27</w:t>
      </w:r>
      <w:r w:rsidR="001E7C9C" w:rsidRPr="001E7C9C">
        <w:rPr>
          <w:vertAlign w:val="superscript"/>
          <w:lang w:val="en-US"/>
        </w:rPr>
        <w:t>th</w:t>
      </w:r>
    </w:p>
    <w:p w14:paraId="572AEE6E" w14:textId="4AA2AC52" w:rsidR="001E7C9C" w:rsidRDefault="001E7C9C" w:rsidP="001E7C9C">
      <w:pPr>
        <w:rPr>
          <w:b/>
          <w:color w:val="C00000"/>
          <w:lang w:val="en-US" w:eastAsia="ja-JP"/>
        </w:rPr>
      </w:pPr>
      <w:r w:rsidRPr="00CD63B9">
        <w:rPr>
          <w:b/>
          <w:color w:val="C00000"/>
          <w:lang w:val="en-US" w:eastAsia="ja-JP"/>
        </w:rPr>
        <w:t xml:space="preserve">Done: </w:t>
      </w:r>
      <w:r>
        <w:rPr>
          <w:b/>
          <w:color w:val="C00000"/>
          <w:lang w:val="en-US" w:eastAsia="ja-JP"/>
        </w:rPr>
        <w:t>According to the decision posted on May 3</w:t>
      </w:r>
      <w:r w:rsidRPr="001E7C9C">
        <w:rPr>
          <w:b/>
          <w:color w:val="C00000"/>
          <w:vertAlign w:val="superscript"/>
          <w:lang w:val="en-US" w:eastAsia="ja-JP"/>
        </w:rPr>
        <w:t>rd</w:t>
      </w:r>
      <w:r>
        <w:rPr>
          <w:b/>
          <w:color w:val="C00000"/>
          <w:lang w:val="en-US" w:eastAsia="ja-JP"/>
        </w:rPr>
        <w:t>, the following is agreed and should be considered in the reply LS to RAN2:</w:t>
      </w:r>
    </w:p>
    <w:p w14:paraId="74F10060" w14:textId="0939A409" w:rsidR="001E7C9C" w:rsidRPr="001E7C9C" w:rsidRDefault="001E7C9C" w:rsidP="001E7C9C">
      <w:pPr>
        <w:rPr>
          <w:rFonts w:ascii="Calibri" w:hAnsi="Calibri"/>
          <w:b/>
          <w:color w:val="C00000"/>
          <w:szCs w:val="22"/>
          <w:lang w:val="en-US" w:eastAsia="ja-JP"/>
        </w:rPr>
      </w:pPr>
      <w:r w:rsidRPr="001E7C9C">
        <w:rPr>
          <w:b/>
          <w:color w:val="C00000"/>
          <w:highlight w:val="green"/>
          <w:lang w:val="en-US" w:eastAsia="ja-JP"/>
        </w:rPr>
        <w:t>Agreements</w:t>
      </w:r>
      <w:r w:rsidRPr="001E7C9C">
        <w:rPr>
          <w:b/>
          <w:color w:val="C00000"/>
          <w:lang w:val="en-US" w:eastAsia="ja-JP"/>
        </w:rPr>
        <w:t xml:space="preserve"> : </w:t>
      </w:r>
      <w:r w:rsidRPr="001E7C9C">
        <w:rPr>
          <w:b/>
          <w:bCs/>
          <w:color w:val="C00000"/>
          <w:lang w:val="en-US" w:eastAsia="ja-JP"/>
        </w:rPr>
        <w:t xml:space="preserve">Motivation for Scaling Factor </w:t>
      </w:r>
      <w:r w:rsidRPr="001E7C9C">
        <w:rPr>
          <w:b/>
          <w:color w:val="C00000"/>
          <w:lang w:val="en-US" w:eastAsia="ja-JP"/>
        </w:rPr>
        <w:t xml:space="preserve">(response to LS R1-1801324 from RAN2) </w:t>
      </w:r>
    </w:p>
    <w:p w14:paraId="5CA84854" w14:textId="77777777" w:rsidR="001E7C9C" w:rsidRPr="001E7C9C" w:rsidRDefault="001E7C9C" w:rsidP="001E7C9C">
      <w:pPr>
        <w:pStyle w:val="ListParagraph"/>
        <w:numPr>
          <w:ilvl w:val="0"/>
          <w:numId w:val="188"/>
        </w:numPr>
        <w:ind w:right="150"/>
        <w:rPr>
          <w:rFonts w:eastAsia="Times New Roman"/>
          <w:b/>
          <w:color w:val="C00000"/>
          <w:lang w:val="en-US"/>
        </w:rPr>
      </w:pPr>
      <w:r w:rsidRPr="001E7C9C">
        <w:rPr>
          <w:rFonts w:eastAsia="Times New Roman"/>
          <w:b/>
          <w:color w:val="C00000"/>
          <w:lang w:val="en-US"/>
        </w:rPr>
        <w:t xml:space="preserve">Scaling factor is used to reflect the association of capability mismatch between the baseband capability and RF capability for both SA UE and NSA UE. </w:t>
      </w:r>
      <w:r w:rsidRPr="001E7C9C">
        <w:rPr>
          <w:rFonts w:eastAsia="Times New Roman"/>
          <w:b/>
          <w:color w:val="C00000"/>
          <w:sz w:val="14"/>
          <w:szCs w:val="14"/>
          <w:lang w:val="en-US"/>
        </w:rPr>
        <w:t> </w:t>
      </w:r>
    </w:p>
    <w:p w14:paraId="3EEB9642" w14:textId="77777777" w:rsidR="001E7C9C" w:rsidRPr="001E7C9C" w:rsidRDefault="001E7C9C" w:rsidP="001E7C9C">
      <w:pPr>
        <w:pStyle w:val="ListParagraph"/>
        <w:numPr>
          <w:ilvl w:val="0"/>
          <w:numId w:val="188"/>
        </w:numPr>
        <w:ind w:right="150"/>
        <w:rPr>
          <w:rFonts w:eastAsia="Times New Roman"/>
          <w:b/>
          <w:color w:val="C00000"/>
          <w:lang w:val="en-US"/>
        </w:rPr>
      </w:pPr>
      <w:r w:rsidRPr="001E7C9C">
        <w:rPr>
          <w:rFonts w:eastAsia="Times New Roman"/>
          <w:b/>
          <w:color w:val="C00000"/>
          <w:lang w:val="en-US"/>
        </w:rPr>
        <w:t>Scaling factor is used to scale down maximum throughput of NSA UEs operating in EN-DC scenario that share hardware resources between LTE and NR.</w:t>
      </w:r>
    </w:p>
    <w:p w14:paraId="6EF03059" w14:textId="77777777" w:rsidR="001E7C9C" w:rsidRPr="001E7C9C" w:rsidRDefault="001E7C9C" w:rsidP="001E7C9C">
      <w:pPr>
        <w:pStyle w:val="ListParagraph"/>
        <w:numPr>
          <w:ilvl w:val="0"/>
          <w:numId w:val="188"/>
        </w:numPr>
        <w:ind w:right="150"/>
        <w:rPr>
          <w:rFonts w:eastAsia="Times New Roman"/>
          <w:b/>
          <w:color w:val="C00000"/>
          <w:lang w:val="en-US"/>
        </w:rPr>
      </w:pPr>
      <w:r w:rsidRPr="001E7C9C">
        <w:rPr>
          <w:rFonts w:eastAsia="Times New Roman"/>
          <w:b/>
          <w:color w:val="C00000"/>
        </w:rPr>
        <w:t xml:space="preserve">RAN1 considers the described scaling factor signalled </w:t>
      </w:r>
      <w:r w:rsidRPr="001E7C9C">
        <w:rPr>
          <w:rFonts w:eastAsia="Times New Roman"/>
          <w:b/>
          <w:i/>
          <w:iCs/>
          <w:color w:val="C00000"/>
        </w:rPr>
        <w:t xml:space="preserve">per band in </w:t>
      </w:r>
      <w:r w:rsidRPr="001E7C9C">
        <w:rPr>
          <w:rFonts w:eastAsia="Times New Roman"/>
          <w:b/>
          <w:i/>
          <w:iCs/>
          <w:color w:val="C00000"/>
          <w:lang w:val="en-US"/>
        </w:rPr>
        <w:t>per band combination per UE capability</w:t>
      </w:r>
      <w:r w:rsidRPr="001E7C9C">
        <w:rPr>
          <w:rFonts w:eastAsia="Times New Roman"/>
          <w:b/>
          <w:color w:val="C00000"/>
          <w:lang w:val="en-US"/>
        </w:rPr>
        <w:t xml:space="preserve"> </w:t>
      </w:r>
      <w:r w:rsidRPr="001E7C9C">
        <w:rPr>
          <w:rFonts w:eastAsia="Times New Roman"/>
          <w:b/>
          <w:color w:val="C00000"/>
        </w:rPr>
        <w:t>as an important parameter. RAN1 understands that RAN2 is responsible for the overall design of the UE capabilities and that RAN2 has to ensure a reasonable size of the overall UE capability structure. Hence, RAN1 kindly asks RAN2 to aim to include the scaling factor into the capability signalling if possible from a capability signalling perspective.</w:t>
      </w:r>
    </w:p>
    <w:p w14:paraId="1A7687C7" w14:textId="4C6A5012" w:rsidR="001E7C9C" w:rsidRPr="001E7C9C" w:rsidRDefault="001E7C9C" w:rsidP="001E7C9C">
      <w:pPr>
        <w:rPr>
          <w:b/>
          <w:color w:val="C00000"/>
          <w:lang w:val="en-US" w:eastAsia="ja-JP"/>
        </w:rPr>
      </w:pPr>
      <w:r w:rsidRPr="001E7C9C">
        <w:rPr>
          <w:b/>
          <w:color w:val="C00000"/>
          <w:highlight w:val="green"/>
          <w:lang w:val="en-US" w:eastAsia="ja-JP"/>
        </w:rPr>
        <w:t>Agreements</w:t>
      </w:r>
      <w:r w:rsidRPr="001E7C9C">
        <w:rPr>
          <w:b/>
          <w:color w:val="C00000"/>
          <w:lang w:val="en-US" w:eastAsia="ja-JP"/>
        </w:rPr>
        <w:t xml:space="preserve">: </w:t>
      </w:r>
      <w:r w:rsidRPr="001E7C9C">
        <w:rPr>
          <w:b/>
          <w:bCs/>
          <w:color w:val="C00000"/>
          <w:lang w:val="en-US" w:eastAsia="ja-JP"/>
        </w:rPr>
        <w:t xml:space="preserve">Updates to the scaling factor </w:t>
      </w:r>
      <w:r w:rsidRPr="001E7C9C">
        <w:rPr>
          <w:b/>
          <w:color w:val="C00000"/>
          <w:lang w:val="en-US" w:eastAsia="ja-JP"/>
        </w:rPr>
        <w:t xml:space="preserve">(update to the LS R1-1721733 to RAN2) </w:t>
      </w:r>
    </w:p>
    <w:p w14:paraId="50439F87" w14:textId="6E51CD72" w:rsidR="001E7C9C" w:rsidRPr="001E7C9C" w:rsidRDefault="001E7C9C" w:rsidP="001E7C9C">
      <w:pPr>
        <w:pStyle w:val="ListParagraph"/>
        <w:numPr>
          <w:ilvl w:val="0"/>
          <w:numId w:val="428"/>
        </w:numPr>
        <w:rPr>
          <w:b/>
          <w:color w:val="C00000"/>
          <w:lang w:val="en-US"/>
        </w:rPr>
      </w:pPr>
      <w:r w:rsidRPr="001E7C9C">
        <w:rPr>
          <w:b/>
          <w:color w:val="C00000"/>
          <w:lang w:val="en-US"/>
        </w:rPr>
        <w:t>Scaling factor, f</w:t>
      </w:r>
      <w:r w:rsidRPr="001E7C9C">
        <w:rPr>
          <w:b/>
          <w:color w:val="C00000"/>
          <w:vertAlign w:val="superscript"/>
          <w:lang w:val="en-US"/>
        </w:rPr>
        <w:t>(j)</w:t>
      </w:r>
      <w:r w:rsidRPr="001E7C9C">
        <w:rPr>
          <w:b/>
          <w:color w:val="C00000"/>
          <w:lang w:val="en-US"/>
        </w:rPr>
        <w:t xml:space="preserve"> , are {1, 0.8, 0.75, 0.4}</w:t>
      </w:r>
    </w:p>
    <w:p w14:paraId="4D4BEDC3" w14:textId="239FA310" w:rsidR="001E7C9C" w:rsidRPr="001E7C9C" w:rsidRDefault="001E7C9C" w:rsidP="001E7C9C">
      <w:pPr>
        <w:pStyle w:val="ListParagraph"/>
        <w:numPr>
          <w:ilvl w:val="0"/>
          <w:numId w:val="428"/>
        </w:numPr>
        <w:rPr>
          <w:b/>
          <w:color w:val="C00000"/>
          <w:lang w:val="en-US"/>
        </w:rPr>
      </w:pPr>
      <w:r w:rsidRPr="001E7C9C">
        <w:rPr>
          <w:b/>
          <w:color w:val="C00000"/>
          <w:lang w:val="en-US"/>
        </w:rPr>
        <w:t>NR supports separate scaling factor indication for DL and UL</w:t>
      </w:r>
    </w:p>
    <w:p w14:paraId="74ED2502" w14:textId="38C816F8" w:rsidR="001E7C9C" w:rsidRPr="001E7C9C" w:rsidRDefault="001E7C9C" w:rsidP="001E7C9C">
      <w:pPr>
        <w:pStyle w:val="ListParagraph"/>
        <w:numPr>
          <w:ilvl w:val="0"/>
          <w:numId w:val="428"/>
        </w:numPr>
        <w:rPr>
          <w:b/>
          <w:color w:val="C00000"/>
          <w:lang w:val="en-US"/>
        </w:rPr>
      </w:pPr>
      <w:r w:rsidRPr="001E7C9C">
        <w:rPr>
          <w:b/>
          <w:color w:val="C00000"/>
          <w:lang w:val="en-US"/>
        </w:rPr>
        <w:t>f</w:t>
      </w:r>
      <w:r w:rsidRPr="001E7C9C">
        <w:rPr>
          <w:b/>
          <w:color w:val="C00000"/>
          <w:vertAlign w:val="superscript"/>
          <w:lang w:val="en-US"/>
        </w:rPr>
        <w:t>(j)</w:t>
      </w:r>
      <w:r w:rsidRPr="001E7C9C">
        <w:rPr>
          <w:b/>
          <w:color w:val="C00000"/>
          <w:lang w:val="en-US"/>
        </w:rPr>
        <w:t xml:space="preserve"> is signalled </w:t>
      </w:r>
      <w:r w:rsidRPr="001E7C9C">
        <w:rPr>
          <w:b/>
          <w:i/>
          <w:iCs/>
          <w:color w:val="C00000"/>
          <w:lang w:val="en-US"/>
        </w:rPr>
        <w:t>per band in per band combination per UE capability</w:t>
      </w:r>
      <w:r w:rsidRPr="001E7C9C">
        <w:rPr>
          <w:b/>
          <w:color w:val="C00000"/>
          <w:lang w:val="en-US"/>
        </w:rPr>
        <w:t xml:space="preserve"> signalling, where f</w:t>
      </w:r>
      <w:r w:rsidRPr="001E7C9C">
        <w:rPr>
          <w:b/>
          <w:color w:val="C00000"/>
          <w:vertAlign w:val="superscript"/>
          <w:lang w:val="en-US"/>
        </w:rPr>
        <w:t>(j)</w:t>
      </w:r>
      <w:r w:rsidRPr="001E7C9C">
        <w:rPr>
          <w:b/>
          <w:color w:val="C00000"/>
          <w:lang w:val="en-US"/>
        </w:rPr>
        <w:t xml:space="preserve"> applies to j-th NR component carrier</w:t>
      </w:r>
    </w:p>
    <w:p w14:paraId="43D8527A" w14:textId="77777777" w:rsidR="005F524C" w:rsidRDefault="005F524C" w:rsidP="005F524C">
      <w:pPr>
        <w:rPr>
          <w:lang w:val="en-US"/>
        </w:rPr>
      </w:pPr>
    </w:p>
    <w:p w14:paraId="5CE0E125" w14:textId="3C918F0E" w:rsidR="005F524C" w:rsidRDefault="005F524C" w:rsidP="005F524C">
      <w:pPr>
        <w:rPr>
          <w:lang w:val="en-US"/>
        </w:rPr>
      </w:pPr>
      <w:r>
        <w:rPr>
          <w:lang w:val="en-US"/>
        </w:rPr>
        <w:t>[92b-NR-05]</w:t>
      </w:r>
      <w:r w:rsidR="00CA3782">
        <w:rPr>
          <w:lang w:val="en-US"/>
        </w:rPr>
        <w:t xml:space="preserve"> – Jing (Qualcomm)</w:t>
      </w:r>
    </w:p>
    <w:p w14:paraId="3A2A2594" w14:textId="5AC5323E" w:rsidR="005F524C" w:rsidRDefault="005F524C" w:rsidP="005F524C">
      <w:pPr>
        <w:rPr>
          <w:lang w:val="en-US"/>
        </w:rPr>
      </w:pPr>
      <w:r w:rsidRPr="00CA3782">
        <w:rPr>
          <w:lang w:val="en-US"/>
        </w:rPr>
        <w:t>Email discussion on further layout parameter fine tuning until May 3</w:t>
      </w:r>
      <w:r w:rsidR="00CA3782" w:rsidRPr="00CA3782">
        <w:rPr>
          <w:vertAlign w:val="superscript"/>
          <w:lang w:val="en-US"/>
        </w:rPr>
        <w:t>rd</w:t>
      </w:r>
    </w:p>
    <w:p w14:paraId="05208911" w14:textId="77777777" w:rsidR="00CA3782" w:rsidRDefault="00CA3782" w:rsidP="00CA3782">
      <w:pPr>
        <w:rPr>
          <w:b/>
          <w:color w:val="C00000"/>
          <w:lang w:val="en-US" w:eastAsia="ja-JP"/>
        </w:rPr>
      </w:pPr>
      <w:r w:rsidRPr="00CD63B9">
        <w:rPr>
          <w:b/>
          <w:color w:val="C00000"/>
          <w:lang w:val="en-US" w:eastAsia="ja-JP"/>
        </w:rPr>
        <w:t xml:space="preserve">Done: </w:t>
      </w:r>
      <w:r>
        <w:rPr>
          <w:b/>
          <w:color w:val="C00000"/>
          <w:lang w:val="en-US" w:eastAsia="ja-JP"/>
        </w:rPr>
        <w:t>According to Mr Chair's email posted on May 5</w:t>
      </w:r>
      <w:r w:rsidRPr="005818C5">
        <w:rPr>
          <w:b/>
          <w:color w:val="C00000"/>
          <w:vertAlign w:val="superscript"/>
          <w:lang w:val="en-US" w:eastAsia="ja-JP"/>
        </w:rPr>
        <w:t>th</w:t>
      </w:r>
      <w:r>
        <w:rPr>
          <w:b/>
          <w:color w:val="C00000"/>
          <w:lang w:val="en-US" w:eastAsia="ja-JP"/>
        </w:rPr>
        <w:t>, the following is agreed:</w:t>
      </w:r>
    </w:p>
    <w:p w14:paraId="4C36F298" w14:textId="4A76B09E" w:rsidR="00CA3782" w:rsidRPr="005818C5" w:rsidRDefault="00CA3782" w:rsidP="00CA3782">
      <w:pPr>
        <w:rPr>
          <w:rFonts w:ascii="Calibri" w:hAnsi="Calibri"/>
          <w:b/>
          <w:color w:val="C00000"/>
          <w:szCs w:val="22"/>
          <w:lang w:val="en-US" w:eastAsia="x-none"/>
        </w:rPr>
      </w:pPr>
      <w:r w:rsidRPr="005818C5">
        <w:rPr>
          <w:b/>
          <w:color w:val="C00000"/>
          <w:highlight w:val="green"/>
          <w:lang w:val="en-US" w:eastAsia="x-none"/>
        </w:rPr>
        <w:t>Agreement</w:t>
      </w:r>
      <w:r w:rsidRPr="005818C5">
        <w:rPr>
          <w:b/>
          <w:bCs/>
          <w:color w:val="C00000"/>
          <w:lang w:val="en-US" w:eastAsia="x-none"/>
        </w:rPr>
        <w:t>:</w:t>
      </w:r>
    </w:p>
    <w:p w14:paraId="4FF305D0" w14:textId="6A26E413" w:rsidR="00CA3782" w:rsidRPr="007C2145" w:rsidRDefault="00CA3782" w:rsidP="00CA3782">
      <w:pPr>
        <w:pStyle w:val="ListParagraph"/>
        <w:numPr>
          <w:ilvl w:val="0"/>
          <w:numId w:val="434"/>
        </w:numPr>
        <w:rPr>
          <w:b/>
          <w:bCs/>
          <w:color w:val="C00000"/>
          <w:lang w:val="en-US" w:eastAsia="en-US"/>
        </w:rPr>
      </w:pPr>
      <w:r w:rsidRPr="007C2145">
        <w:rPr>
          <w:b/>
          <w:bCs/>
          <w:color w:val="C00000"/>
          <w:lang w:val="en-US"/>
        </w:rPr>
        <w:t xml:space="preserve">Adopt layout as in the following </w:t>
      </w:r>
      <w:r w:rsidR="007C2145">
        <w:rPr>
          <w:b/>
          <w:bCs/>
          <w:color w:val="C00000"/>
          <w:lang w:val="en-US"/>
        </w:rPr>
        <w:t>f</w:t>
      </w:r>
      <w:r w:rsidRPr="007C2145">
        <w:rPr>
          <w:b/>
          <w:bCs/>
          <w:color w:val="C00000"/>
          <w:lang w:val="en-US"/>
        </w:rPr>
        <w:t>igure with a=20 meters, b=40 meters, c=20 meters, and d=40 meters for indoor sub7GHz NR-U evaluation.</w:t>
      </w:r>
    </w:p>
    <w:p w14:paraId="3932E8C2" w14:textId="58F52E8D" w:rsidR="00CA3782" w:rsidRDefault="00CA3782" w:rsidP="00CA3782">
      <w:pPr>
        <w:keepNext/>
        <w:jc w:val="center"/>
        <w:rPr>
          <w:rFonts w:ascii="Times New Roman" w:hAnsi="Times New Roman"/>
          <w:szCs w:val="20"/>
          <w:lang w:val="en-US"/>
        </w:rPr>
      </w:pPr>
      <w:r>
        <w:rPr>
          <w:rFonts w:ascii="Times New Roman" w:hAnsi="Times New Roman"/>
          <w:noProof/>
          <w:szCs w:val="20"/>
          <w:lang w:eastAsia="en-GB"/>
        </w:rPr>
        <w:lastRenderedPageBreak/>
        <w:drawing>
          <wp:inline distT="0" distB="0" distL="0" distR="0" wp14:anchorId="551634C3" wp14:editId="2E4CF239">
            <wp:extent cx="2819400" cy="1485900"/>
            <wp:effectExtent l="0" t="0" r="0" b="0"/>
            <wp:docPr id="28" name="Picture 28" descr="cid:image001.png@01D3E3E6.8A863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cid:image001.png@01D3E3E6.8A8631F0"/>
                    <pic:cNvPicPr>
                      <a:picLocks noChangeAspect="1" noChangeArrowheads="1"/>
                    </pic:cNvPicPr>
                  </pic:nvPicPr>
                  <pic:blipFill>
                    <a:blip r:embed="rId2756" r:link="rId2757">
                      <a:extLst>
                        <a:ext uri="{28A0092B-C50C-407E-A947-70E740481C1C}">
                          <a14:useLocalDpi xmlns:a14="http://schemas.microsoft.com/office/drawing/2010/main" val="0"/>
                        </a:ext>
                      </a:extLst>
                    </a:blip>
                    <a:srcRect/>
                    <a:stretch>
                      <a:fillRect/>
                    </a:stretch>
                  </pic:blipFill>
                  <pic:spPr bwMode="auto">
                    <a:xfrm>
                      <a:off x="0" y="0"/>
                      <a:ext cx="2819400" cy="1485900"/>
                    </a:xfrm>
                    <a:prstGeom prst="rect">
                      <a:avLst/>
                    </a:prstGeom>
                    <a:noFill/>
                    <a:ln>
                      <a:noFill/>
                    </a:ln>
                  </pic:spPr>
                </pic:pic>
              </a:graphicData>
            </a:graphic>
          </wp:inline>
        </w:drawing>
      </w:r>
    </w:p>
    <w:p w14:paraId="71183F67" w14:textId="3AFAB44F" w:rsidR="00CA3782" w:rsidRPr="007C2145" w:rsidRDefault="00CA3782" w:rsidP="007C2145">
      <w:pPr>
        <w:pStyle w:val="Caption"/>
        <w:spacing w:before="0" w:after="0"/>
        <w:jc w:val="center"/>
        <w:rPr>
          <w:color w:val="C00000"/>
        </w:rPr>
      </w:pPr>
      <w:r w:rsidRPr="007C2145">
        <w:rPr>
          <w:color w:val="C00000"/>
        </w:rPr>
        <w:t>Indoor sub7 simulation office layout</w:t>
      </w:r>
    </w:p>
    <w:p w14:paraId="1552111A" w14:textId="3ADA5DE8" w:rsidR="005F524C" w:rsidRPr="00CA3782" w:rsidRDefault="005F524C" w:rsidP="00D233DD"/>
    <w:p w14:paraId="177E2C34" w14:textId="77777777" w:rsidR="005F524C" w:rsidRDefault="005F524C" w:rsidP="00D233DD">
      <w:pPr>
        <w:rPr>
          <w:lang w:val="en-US"/>
        </w:rPr>
      </w:pPr>
    </w:p>
    <w:p w14:paraId="2EE22E6C" w14:textId="485D8501" w:rsidR="00F445D6"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sz w:val="20"/>
          <w:szCs w:val="20"/>
        </w:rPr>
        <w:br w:type="page"/>
      </w:r>
      <w:bookmarkStart w:id="5189" w:name="_Toc514184751"/>
      <w:r w:rsidR="00F445D6" w:rsidRPr="000B1042">
        <w:rPr>
          <w:rFonts w:ascii="Times New Roman" w:hAnsi="Times New Roman" w:cs="Times New Roman"/>
          <w:sz w:val="20"/>
          <w:szCs w:val="20"/>
        </w:rPr>
        <w:lastRenderedPageBreak/>
        <w:t>Annex G:</w:t>
      </w:r>
      <w:r w:rsidR="00F445D6" w:rsidRPr="000B1042">
        <w:rPr>
          <w:rFonts w:ascii="Times New Roman" w:hAnsi="Times New Roman" w:cs="Times New Roman"/>
          <w:sz w:val="20"/>
          <w:szCs w:val="20"/>
        </w:rPr>
        <w:tab/>
        <w:t xml:space="preserve">List of participants at RAN1 </w:t>
      </w:r>
      <w:r w:rsidR="00F40D66">
        <w:rPr>
          <w:rFonts w:ascii="Times New Roman" w:hAnsi="Times New Roman" w:cs="Times New Roman"/>
          <w:sz w:val="20"/>
          <w:szCs w:val="20"/>
        </w:rPr>
        <w:t>#92bis</w:t>
      </w:r>
      <w:bookmarkEnd w:id="5189"/>
    </w:p>
    <w:p w14:paraId="7AC8532D" w14:textId="77777777" w:rsidR="005C5573" w:rsidRPr="000B1042" w:rsidRDefault="005C5573" w:rsidP="005C5573">
      <w:pPr>
        <w:rPr>
          <w:szCs w:val="20"/>
        </w:rPr>
      </w:pPr>
    </w:p>
    <w:p w14:paraId="7D0188F5" w14:textId="77777777" w:rsidR="007A5AC0" w:rsidRPr="000B1042" w:rsidRDefault="007A5AC0" w:rsidP="009643F7">
      <w:pPr>
        <w:rPr>
          <w:szCs w:val="20"/>
        </w:rPr>
      </w:pPr>
      <w:r w:rsidRPr="000B1042">
        <w:rPr>
          <w:szCs w:val="20"/>
        </w:rPr>
        <w:t>Please see excel file attached to this report</w:t>
      </w:r>
    </w:p>
    <w:p w14:paraId="3EF024D4" w14:textId="77777777" w:rsidR="007A5AC0" w:rsidRPr="000B1042" w:rsidRDefault="007A5AC0" w:rsidP="009643F7">
      <w:pPr>
        <w:rPr>
          <w:rFonts w:ascii="Times New Roman" w:eastAsia="SimSun" w:hAnsi="Times New Roman"/>
          <w:kern w:val="2"/>
          <w:szCs w:val="20"/>
        </w:rPr>
      </w:pPr>
    </w:p>
    <w:p w14:paraId="242BFCB6" w14:textId="01084A64" w:rsidR="008755AE" w:rsidRPr="000B1042" w:rsidRDefault="007A5AC0" w:rsidP="008755AE">
      <w:pPr>
        <w:pStyle w:val="Heading1"/>
        <w:numPr>
          <w:ilvl w:val="0"/>
          <w:numId w:val="0"/>
        </w:numPr>
        <w:spacing w:before="0" w:after="0"/>
        <w:rPr>
          <w:rFonts w:ascii="Times New Roman" w:eastAsia="MS Mincho" w:hAnsi="Times New Roman" w:cs="Times New Roman"/>
          <w:sz w:val="20"/>
          <w:szCs w:val="20"/>
          <w:lang w:eastAsia="ja-JP"/>
        </w:rPr>
      </w:pPr>
      <w:r w:rsidRPr="000B1042">
        <w:rPr>
          <w:rFonts w:ascii="Times New Roman" w:hAnsi="Times New Roman" w:cs="Times New Roman"/>
          <w:sz w:val="20"/>
          <w:szCs w:val="20"/>
        </w:rPr>
        <w:br w:type="page"/>
      </w:r>
      <w:bookmarkStart w:id="5190" w:name="_Toc436387513"/>
      <w:bookmarkStart w:id="5191" w:name="_Toc514184752"/>
      <w:r w:rsidR="008755AE" w:rsidRPr="000B1042">
        <w:rPr>
          <w:rFonts w:ascii="Times New Roman" w:hAnsi="Times New Roman" w:cs="Times New Roman"/>
          <w:sz w:val="20"/>
          <w:szCs w:val="20"/>
        </w:rPr>
        <w:lastRenderedPageBreak/>
        <w:t>Annex H:</w:t>
      </w:r>
      <w:r w:rsidR="008755AE" w:rsidRPr="000B1042">
        <w:rPr>
          <w:rFonts w:ascii="Times New Roman" w:hAnsi="Times New Roman" w:cs="Times New Roman"/>
          <w:sz w:val="20"/>
          <w:szCs w:val="20"/>
        </w:rPr>
        <w:tab/>
        <w:t xml:space="preserve">TSG RAN WG1 meetings in </w:t>
      </w:r>
      <w:r w:rsidR="008755AE" w:rsidRPr="000B1042">
        <w:rPr>
          <w:rFonts w:ascii="Times New Roman" w:eastAsia="MS Mincho" w:hAnsi="Times New Roman" w:cs="Times New Roman"/>
          <w:sz w:val="20"/>
          <w:szCs w:val="20"/>
          <w:lang w:eastAsia="ja-JP"/>
        </w:rPr>
        <w:t>201</w:t>
      </w:r>
      <w:r w:rsidR="00701F9B">
        <w:rPr>
          <w:rFonts w:ascii="Times New Roman" w:eastAsia="MS Mincho" w:hAnsi="Times New Roman" w:cs="Times New Roman"/>
          <w:sz w:val="20"/>
          <w:szCs w:val="20"/>
          <w:lang w:eastAsia="ja-JP"/>
        </w:rPr>
        <w:t>8</w:t>
      </w:r>
      <w:r w:rsidR="008755AE" w:rsidRPr="000B1042">
        <w:rPr>
          <w:rFonts w:ascii="Times New Roman" w:eastAsia="MS Mincho" w:hAnsi="Times New Roman" w:cs="Times New Roman"/>
          <w:sz w:val="20"/>
          <w:szCs w:val="20"/>
          <w:lang w:eastAsia="ja-JP"/>
        </w:rPr>
        <w:t xml:space="preserve"> – 201</w:t>
      </w:r>
      <w:bookmarkEnd w:id="5190"/>
      <w:r w:rsidR="00701F9B">
        <w:rPr>
          <w:rFonts w:ascii="Times New Roman" w:eastAsia="MS Mincho" w:hAnsi="Times New Roman" w:cs="Times New Roman"/>
          <w:sz w:val="20"/>
          <w:szCs w:val="20"/>
          <w:lang w:eastAsia="ja-JP"/>
        </w:rPr>
        <w:t>9</w:t>
      </w:r>
      <w:bookmarkEnd w:id="5191"/>
    </w:p>
    <w:p w14:paraId="468AA5E3" w14:textId="77777777" w:rsidR="008755AE" w:rsidRPr="000B1042" w:rsidRDefault="008755AE" w:rsidP="008755AE">
      <w:pPr>
        <w:rPr>
          <w:szCs w:val="20"/>
          <w:lang w:eastAsia="ja-JP"/>
        </w:rPr>
      </w:pPr>
    </w:p>
    <w:tbl>
      <w:tblPr>
        <w:tblW w:w="10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8"/>
        <w:gridCol w:w="1119"/>
        <w:gridCol w:w="3151"/>
        <w:gridCol w:w="1975"/>
        <w:gridCol w:w="1008"/>
      </w:tblGrid>
      <w:tr w:rsidR="00F40D66" w:rsidRPr="000B1042" w14:paraId="38078086" w14:textId="77777777" w:rsidTr="00765707">
        <w:trPr>
          <w:cantSplit/>
          <w:trHeight w:val="255"/>
          <w:jc w:val="center"/>
        </w:trPr>
        <w:tc>
          <w:tcPr>
            <w:tcW w:w="3348" w:type="dxa"/>
            <w:shd w:val="clear" w:color="auto" w:fill="FFFFCC"/>
            <w:noWrap/>
            <w:vAlign w:val="center"/>
          </w:tcPr>
          <w:p w14:paraId="1BE737CE"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TITLE</w:t>
            </w:r>
          </w:p>
        </w:tc>
        <w:tc>
          <w:tcPr>
            <w:tcW w:w="1119" w:type="dxa"/>
            <w:shd w:val="clear" w:color="auto" w:fill="FFFFCC"/>
            <w:noWrap/>
            <w:vAlign w:val="center"/>
          </w:tcPr>
          <w:p w14:paraId="10549FE6"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TYPE</w:t>
            </w:r>
          </w:p>
        </w:tc>
        <w:tc>
          <w:tcPr>
            <w:tcW w:w="3151" w:type="dxa"/>
            <w:shd w:val="clear" w:color="auto" w:fill="FFFFCC"/>
            <w:noWrap/>
            <w:vAlign w:val="center"/>
          </w:tcPr>
          <w:p w14:paraId="1986E7AA"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DATES</w:t>
            </w:r>
          </w:p>
        </w:tc>
        <w:tc>
          <w:tcPr>
            <w:tcW w:w="1975" w:type="dxa"/>
            <w:shd w:val="clear" w:color="auto" w:fill="FFFFCC"/>
            <w:noWrap/>
            <w:vAlign w:val="center"/>
          </w:tcPr>
          <w:p w14:paraId="67722592"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LOCATION</w:t>
            </w:r>
          </w:p>
        </w:tc>
        <w:tc>
          <w:tcPr>
            <w:tcW w:w="1008" w:type="dxa"/>
            <w:shd w:val="clear" w:color="auto" w:fill="FFFFCC"/>
            <w:noWrap/>
            <w:vAlign w:val="center"/>
          </w:tcPr>
          <w:p w14:paraId="21183073"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CTRY</w:t>
            </w:r>
          </w:p>
        </w:tc>
      </w:tr>
      <w:tr w:rsidR="00F40D66" w:rsidRPr="000B1042" w14:paraId="573BFEDE" w14:textId="77777777" w:rsidTr="00765707">
        <w:trPr>
          <w:cantSplit/>
          <w:trHeight w:val="20"/>
          <w:jc w:val="center"/>
        </w:trPr>
        <w:tc>
          <w:tcPr>
            <w:tcW w:w="3348" w:type="dxa"/>
            <w:noWrap/>
            <w:tcMar>
              <w:top w:w="57" w:type="dxa"/>
              <w:left w:w="57" w:type="dxa"/>
              <w:bottom w:w="57" w:type="dxa"/>
              <w:right w:w="57" w:type="dxa"/>
            </w:tcMar>
          </w:tcPr>
          <w:p w14:paraId="5FE9406E"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3</w:t>
            </w:r>
          </w:p>
        </w:tc>
        <w:tc>
          <w:tcPr>
            <w:tcW w:w="1119" w:type="dxa"/>
            <w:noWrap/>
            <w:tcMar>
              <w:top w:w="57" w:type="dxa"/>
              <w:left w:w="57" w:type="dxa"/>
              <w:bottom w:w="57" w:type="dxa"/>
              <w:right w:w="57" w:type="dxa"/>
            </w:tcMar>
          </w:tcPr>
          <w:p w14:paraId="1259AC82"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153BA3F6" w14:textId="77777777" w:rsidR="00F40D66" w:rsidRPr="00F71663" w:rsidRDefault="00F40D66" w:rsidP="00765707">
            <w:pPr>
              <w:rPr>
                <w:rFonts w:ascii="Times New Roman" w:hAnsi="Times New Roman"/>
                <w:szCs w:val="20"/>
              </w:rPr>
            </w:pPr>
            <w:r w:rsidRPr="00F71663">
              <w:rPr>
                <w:rFonts w:ascii="Times New Roman" w:hAnsi="Times New Roman"/>
                <w:szCs w:val="20"/>
              </w:rPr>
              <w:t xml:space="preserve">21 </w:t>
            </w:r>
            <w:r>
              <w:rPr>
                <w:rFonts w:ascii="Times New Roman" w:hAnsi="Times New Roman"/>
                <w:szCs w:val="20"/>
              </w:rPr>
              <w:t>–</w:t>
            </w:r>
            <w:r w:rsidRPr="00F71663">
              <w:rPr>
                <w:rFonts w:ascii="Times New Roman" w:hAnsi="Times New Roman"/>
                <w:szCs w:val="20"/>
              </w:rPr>
              <w:t xml:space="preserve"> 25</w:t>
            </w:r>
            <w:r>
              <w:rPr>
                <w:rFonts w:ascii="Times New Roman" w:hAnsi="Times New Roman"/>
                <w:szCs w:val="20"/>
              </w:rPr>
              <w:t xml:space="preserve"> </w:t>
            </w:r>
            <w:r w:rsidRPr="00F71663">
              <w:rPr>
                <w:rFonts w:ascii="Times New Roman" w:hAnsi="Times New Roman"/>
                <w:szCs w:val="20"/>
              </w:rPr>
              <w:t>May 2018</w:t>
            </w:r>
          </w:p>
        </w:tc>
        <w:tc>
          <w:tcPr>
            <w:tcW w:w="1975" w:type="dxa"/>
            <w:noWrap/>
            <w:tcMar>
              <w:top w:w="57" w:type="dxa"/>
              <w:left w:w="57" w:type="dxa"/>
              <w:bottom w:w="57" w:type="dxa"/>
              <w:right w:w="57" w:type="dxa"/>
            </w:tcMar>
          </w:tcPr>
          <w:p w14:paraId="2C0DD8B4" w14:textId="77777777" w:rsidR="00F40D66" w:rsidRPr="00F71663" w:rsidRDefault="00F40D66" w:rsidP="00765707">
            <w:pPr>
              <w:rPr>
                <w:rFonts w:ascii="Times New Roman" w:eastAsia="Arial Unicode MS" w:hAnsi="Times New Roman"/>
                <w:szCs w:val="20"/>
              </w:rPr>
            </w:pPr>
            <w:r>
              <w:rPr>
                <w:rFonts w:ascii="Times New Roman" w:eastAsia="Arial Unicode MS" w:hAnsi="Times New Roman"/>
                <w:szCs w:val="20"/>
              </w:rPr>
              <w:t>Busan</w:t>
            </w:r>
          </w:p>
        </w:tc>
        <w:tc>
          <w:tcPr>
            <w:tcW w:w="1008" w:type="dxa"/>
            <w:noWrap/>
            <w:tcMar>
              <w:top w:w="57" w:type="dxa"/>
              <w:left w:w="57" w:type="dxa"/>
              <w:bottom w:w="57" w:type="dxa"/>
              <w:right w:w="57" w:type="dxa"/>
            </w:tcMar>
          </w:tcPr>
          <w:p w14:paraId="2A3F3E0B" w14:textId="77777777" w:rsidR="00F40D66" w:rsidRPr="00F71663" w:rsidRDefault="00F40D66" w:rsidP="00765707">
            <w:pPr>
              <w:rPr>
                <w:rFonts w:ascii="Times New Roman" w:eastAsia="Arial Unicode MS" w:hAnsi="Times New Roman"/>
                <w:szCs w:val="20"/>
              </w:rPr>
            </w:pPr>
            <w:r>
              <w:rPr>
                <w:rFonts w:ascii="Times New Roman" w:eastAsia="Arial Unicode MS" w:hAnsi="Times New Roman"/>
                <w:szCs w:val="20"/>
              </w:rPr>
              <w:t>Korea</w:t>
            </w:r>
          </w:p>
        </w:tc>
      </w:tr>
      <w:tr w:rsidR="00F40D66" w:rsidRPr="000B1042" w14:paraId="4F11ABC7" w14:textId="77777777" w:rsidTr="00765707">
        <w:trPr>
          <w:cantSplit/>
          <w:trHeight w:val="20"/>
          <w:jc w:val="center"/>
        </w:trPr>
        <w:tc>
          <w:tcPr>
            <w:tcW w:w="3348" w:type="dxa"/>
            <w:noWrap/>
            <w:tcMar>
              <w:top w:w="57" w:type="dxa"/>
              <w:left w:w="57" w:type="dxa"/>
              <w:bottom w:w="57" w:type="dxa"/>
              <w:right w:w="57" w:type="dxa"/>
            </w:tcMar>
          </w:tcPr>
          <w:p w14:paraId="33AD6071"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4</w:t>
            </w:r>
          </w:p>
        </w:tc>
        <w:tc>
          <w:tcPr>
            <w:tcW w:w="1119" w:type="dxa"/>
            <w:noWrap/>
            <w:tcMar>
              <w:top w:w="57" w:type="dxa"/>
              <w:left w:w="57" w:type="dxa"/>
              <w:bottom w:w="57" w:type="dxa"/>
              <w:right w:w="57" w:type="dxa"/>
            </w:tcMar>
          </w:tcPr>
          <w:p w14:paraId="1D59A811"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139165ED" w14:textId="77777777" w:rsidR="00F40D66" w:rsidRPr="00F71663" w:rsidRDefault="00F40D66" w:rsidP="00765707">
            <w:pPr>
              <w:rPr>
                <w:rFonts w:ascii="Times New Roman" w:hAnsi="Times New Roman"/>
                <w:szCs w:val="20"/>
              </w:rPr>
            </w:pPr>
            <w:r w:rsidRPr="00F71663">
              <w:rPr>
                <w:rFonts w:ascii="Times New Roman" w:hAnsi="Times New Roman"/>
                <w:szCs w:val="20"/>
              </w:rPr>
              <w:t xml:space="preserve">20 </w:t>
            </w:r>
            <w:r>
              <w:rPr>
                <w:rFonts w:ascii="Times New Roman" w:hAnsi="Times New Roman"/>
                <w:szCs w:val="20"/>
              </w:rPr>
              <w:t>–</w:t>
            </w:r>
            <w:r w:rsidRPr="00F71663">
              <w:rPr>
                <w:rFonts w:ascii="Times New Roman" w:hAnsi="Times New Roman"/>
                <w:szCs w:val="20"/>
              </w:rPr>
              <w:t xml:space="preserve"> 24</w:t>
            </w:r>
            <w:r>
              <w:rPr>
                <w:rFonts w:ascii="Times New Roman" w:hAnsi="Times New Roman"/>
                <w:szCs w:val="20"/>
              </w:rPr>
              <w:t xml:space="preserve"> </w:t>
            </w:r>
            <w:r w:rsidRPr="00F71663">
              <w:rPr>
                <w:rFonts w:ascii="Times New Roman" w:hAnsi="Times New Roman"/>
                <w:szCs w:val="20"/>
              </w:rPr>
              <w:t>Aug 2018</w:t>
            </w:r>
          </w:p>
        </w:tc>
        <w:tc>
          <w:tcPr>
            <w:tcW w:w="1975" w:type="dxa"/>
            <w:noWrap/>
            <w:tcMar>
              <w:top w:w="57" w:type="dxa"/>
              <w:left w:w="57" w:type="dxa"/>
              <w:bottom w:w="57" w:type="dxa"/>
              <w:right w:w="57" w:type="dxa"/>
            </w:tcMar>
          </w:tcPr>
          <w:p w14:paraId="4BFFEF17" w14:textId="77777777" w:rsidR="00F40D66" w:rsidRPr="00F71663" w:rsidRDefault="00F40D66" w:rsidP="00765707">
            <w:pPr>
              <w:rPr>
                <w:rFonts w:ascii="Times New Roman" w:eastAsia="Arial Unicode MS" w:hAnsi="Times New Roman"/>
                <w:szCs w:val="20"/>
              </w:rPr>
            </w:pPr>
            <w:r>
              <w:rPr>
                <w:rFonts w:ascii="Times New Roman" w:eastAsia="Arial Unicode MS" w:hAnsi="Times New Roman"/>
                <w:szCs w:val="20"/>
              </w:rPr>
              <w:t>Gothenburg</w:t>
            </w:r>
          </w:p>
        </w:tc>
        <w:tc>
          <w:tcPr>
            <w:tcW w:w="1008" w:type="dxa"/>
            <w:noWrap/>
            <w:tcMar>
              <w:top w:w="57" w:type="dxa"/>
              <w:left w:w="57" w:type="dxa"/>
              <w:bottom w:w="57" w:type="dxa"/>
              <w:right w:w="57" w:type="dxa"/>
            </w:tcMar>
          </w:tcPr>
          <w:p w14:paraId="348435D3" w14:textId="77777777" w:rsidR="00F40D66" w:rsidRPr="00F71663" w:rsidRDefault="00F40D66" w:rsidP="00765707">
            <w:pPr>
              <w:rPr>
                <w:rFonts w:ascii="Times New Roman" w:eastAsia="Arial Unicode MS" w:hAnsi="Times New Roman"/>
                <w:szCs w:val="20"/>
              </w:rPr>
            </w:pPr>
            <w:r>
              <w:rPr>
                <w:rFonts w:ascii="Times New Roman" w:eastAsia="Arial Unicode MS" w:hAnsi="Times New Roman"/>
                <w:szCs w:val="20"/>
              </w:rPr>
              <w:t>Sweden</w:t>
            </w:r>
          </w:p>
        </w:tc>
      </w:tr>
      <w:tr w:rsidR="00F40D66" w:rsidRPr="000B1042" w14:paraId="1C7DC9B1" w14:textId="77777777" w:rsidTr="00765707">
        <w:trPr>
          <w:cantSplit/>
          <w:trHeight w:val="20"/>
          <w:jc w:val="center"/>
        </w:trPr>
        <w:tc>
          <w:tcPr>
            <w:tcW w:w="3348" w:type="dxa"/>
            <w:noWrap/>
            <w:tcMar>
              <w:top w:w="57" w:type="dxa"/>
              <w:left w:w="57" w:type="dxa"/>
              <w:bottom w:w="57" w:type="dxa"/>
              <w:right w:w="57" w:type="dxa"/>
            </w:tcMar>
          </w:tcPr>
          <w:p w14:paraId="73F7E01C"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4bis</w:t>
            </w:r>
          </w:p>
        </w:tc>
        <w:tc>
          <w:tcPr>
            <w:tcW w:w="1119" w:type="dxa"/>
            <w:noWrap/>
            <w:tcMar>
              <w:top w:w="57" w:type="dxa"/>
              <w:left w:w="57" w:type="dxa"/>
              <w:bottom w:w="57" w:type="dxa"/>
              <w:right w:w="57" w:type="dxa"/>
            </w:tcMar>
          </w:tcPr>
          <w:p w14:paraId="075D84D1"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29BCF61B" w14:textId="77777777" w:rsidR="00F40D66" w:rsidRPr="00F71663" w:rsidRDefault="00F40D66" w:rsidP="00765707">
            <w:pPr>
              <w:rPr>
                <w:rFonts w:ascii="Times New Roman" w:hAnsi="Times New Roman"/>
                <w:szCs w:val="20"/>
              </w:rPr>
            </w:pPr>
            <w:r w:rsidRPr="00F71663">
              <w:rPr>
                <w:rFonts w:ascii="Times New Roman" w:hAnsi="Times New Roman"/>
                <w:szCs w:val="20"/>
              </w:rPr>
              <w:t xml:space="preserve">8 </w:t>
            </w:r>
            <w:r>
              <w:rPr>
                <w:rFonts w:ascii="Times New Roman" w:hAnsi="Times New Roman"/>
                <w:szCs w:val="20"/>
              </w:rPr>
              <w:t>–</w:t>
            </w:r>
            <w:r w:rsidRPr="00F71663">
              <w:rPr>
                <w:rFonts w:ascii="Times New Roman" w:hAnsi="Times New Roman"/>
                <w:szCs w:val="20"/>
              </w:rPr>
              <w:t xml:space="preserve"> 12</w:t>
            </w:r>
            <w:r>
              <w:rPr>
                <w:rFonts w:ascii="Times New Roman" w:hAnsi="Times New Roman"/>
                <w:szCs w:val="20"/>
              </w:rPr>
              <w:t xml:space="preserve"> </w:t>
            </w:r>
            <w:r w:rsidRPr="00F71663">
              <w:rPr>
                <w:rFonts w:ascii="Times New Roman" w:hAnsi="Times New Roman"/>
                <w:szCs w:val="20"/>
              </w:rPr>
              <w:t>Oct 2018</w:t>
            </w:r>
          </w:p>
        </w:tc>
        <w:tc>
          <w:tcPr>
            <w:tcW w:w="1975" w:type="dxa"/>
            <w:noWrap/>
            <w:tcMar>
              <w:top w:w="57" w:type="dxa"/>
              <w:left w:w="57" w:type="dxa"/>
              <w:bottom w:w="57" w:type="dxa"/>
              <w:right w:w="57" w:type="dxa"/>
            </w:tcMar>
          </w:tcPr>
          <w:p w14:paraId="513A3BC8" w14:textId="77777777" w:rsidR="00F40D66" w:rsidRPr="00F71663" w:rsidRDefault="00F40D66" w:rsidP="00765707">
            <w:pPr>
              <w:rPr>
                <w:rFonts w:ascii="Times New Roman" w:eastAsia="Arial Unicode MS" w:hAnsi="Times New Roman"/>
                <w:szCs w:val="20"/>
              </w:rPr>
            </w:pPr>
            <w:r>
              <w:rPr>
                <w:rFonts w:ascii="Times New Roman" w:eastAsia="Arial Unicode MS" w:hAnsi="Times New Roman"/>
                <w:szCs w:val="20"/>
              </w:rPr>
              <w:t>Chengdu (TBC)</w:t>
            </w:r>
          </w:p>
        </w:tc>
        <w:tc>
          <w:tcPr>
            <w:tcW w:w="1008" w:type="dxa"/>
            <w:noWrap/>
            <w:tcMar>
              <w:top w:w="57" w:type="dxa"/>
              <w:left w:w="57" w:type="dxa"/>
              <w:bottom w:w="57" w:type="dxa"/>
              <w:right w:w="57" w:type="dxa"/>
            </w:tcMar>
          </w:tcPr>
          <w:p w14:paraId="4214368E" w14:textId="77777777" w:rsidR="00F40D66" w:rsidRPr="00F71663" w:rsidRDefault="00F40D66" w:rsidP="00765707">
            <w:pPr>
              <w:rPr>
                <w:rFonts w:ascii="Times New Roman" w:eastAsia="Arial Unicode MS" w:hAnsi="Times New Roman"/>
                <w:szCs w:val="20"/>
              </w:rPr>
            </w:pPr>
            <w:r w:rsidRPr="000B1042">
              <w:rPr>
                <w:rFonts w:ascii="Times New Roman" w:eastAsia="Arial Unicode MS" w:hAnsi="Times New Roman"/>
                <w:szCs w:val="20"/>
              </w:rPr>
              <w:t>China</w:t>
            </w:r>
          </w:p>
        </w:tc>
      </w:tr>
      <w:tr w:rsidR="00F40D66" w:rsidRPr="000B1042" w14:paraId="50D19759" w14:textId="77777777" w:rsidTr="00765707">
        <w:trPr>
          <w:cantSplit/>
          <w:trHeight w:val="20"/>
          <w:jc w:val="center"/>
        </w:trPr>
        <w:tc>
          <w:tcPr>
            <w:tcW w:w="3348" w:type="dxa"/>
            <w:noWrap/>
            <w:tcMar>
              <w:top w:w="57" w:type="dxa"/>
              <w:left w:w="57" w:type="dxa"/>
              <w:bottom w:w="57" w:type="dxa"/>
              <w:right w:w="57" w:type="dxa"/>
            </w:tcMar>
          </w:tcPr>
          <w:p w14:paraId="20AF588E"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5</w:t>
            </w:r>
          </w:p>
        </w:tc>
        <w:tc>
          <w:tcPr>
            <w:tcW w:w="1119" w:type="dxa"/>
            <w:noWrap/>
            <w:tcMar>
              <w:top w:w="57" w:type="dxa"/>
              <w:left w:w="57" w:type="dxa"/>
              <w:bottom w:w="57" w:type="dxa"/>
              <w:right w:w="57" w:type="dxa"/>
            </w:tcMar>
          </w:tcPr>
          <w:p w14:paraId="01E4FD7B"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48DD0C82" w14:textId="77777777" w:rsidR="00F40D66" w:rsidRPr="00F71663" w:rsidRDefault="00F40D66" w:rsidP="00765707">
            <w:pPr>
              <w:rPr>
                <w:rFonts w:ascii="Times New Roman" w:hAnsi="Times New Roman"/>
                <w:szCs w:val="20"/>
              </w:rPr>
            </w:pPr>
            <w:r w:rsidRPr="00F71663">
              <w:rPr>
                <w:rFonts w:ascii="Times New Roman" w:hAnsi="Times New Roman"/>
                <w:szCs w:val="20"/>
              </w:rPr>
              <w:t xml:space="preserve">12 </w:t>
            </w:r>
            <w:r>
              <w:rPr>
                <w:rFonts w:ascii="Times New Roman" w:hAnsi="Times New Roman"/>
                <w:szCs w:val="20"/>
              </w:rPr>
              <w:t>–</w:t>
            </w:r>
            <w:r w:rsidRPr="00F71663">
              <w:rPr>
                <w:rFonts w:ascii="Times New Roman" w:hAnsi="Times New Roman"/>
                <w:szCs w:val="20"/>
              </w:rPr>
              <w:t xml:space="preserve"> 16</w:t>
            </w:r>
            <w:r>
              <w:rPr>
                <w:rFonts w:ascii="Times New Roman" w:hAnsi="Times New Roman"/>
                <w:szCs w:val="20"/>
              </w:rPr>
              <w:t xml:space="preserve"> </w:t>
            </w:r>
            <w:r w:rsidRPr="00F71663">
              <w:rPr>
                <w:rFonts w:ascii="Times New Roman" w:hAnsi="Times New Roman"/>
                <w:szCs w:val="20"/>
              </w:rPr>
              <w:t>Nov 2018</w:t>
            </w:r>
          </w:p>
        </w:tc>
        <w:tc>
          <w:tcPr>
            <w:tcW w:w="1975" w:type="dxa"/>
            <w:noWrap/>
            <w:tcMar>
              <w:top w:w="57" w:type="dxa"/>
              <w:left w:w="57" w:type="dxa"/>
              <w:bottom w:w="57" w:type="dxa"/>
              <w:right w:w="57" w:type="dxa"/>
            </w:tcMar>
          </w:tcPr>
          <w:p w14:paraId="6335B33D" w14:textId="77777777" w:rsidR="00F40D66" w:rsidRPr="00F71663" w:rsidRDefault="00F40D66" w:rsidP="00765707">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1E2A1E1A" w14:textId="77777777" w:rsidR="00F40D66" w:rsidRPr="00F71663" w:rsidRDefault="00F40D66" w:rsidP="00765707">
            <w:pPr>
              <w:rPr>
                <w:rFonts w:ascii="Times New Roman" w:eastAsia="Arial Unicode MS" w:hAnsi="Times New Roman"/>
                <w:szCs w:val="20"/>
              </w:rPr>
            </w:pPr>
            <w:r>
              <w:rPr>
                <w:rFonts w:ascii="Times New Roman" w:eastAsia="Arial Unicode MS" w:hAnsi="Times New Roman"/>
                <w:szCs w:val="20"/>
              </w:rPr>
              <w:t>US</w:t>
            </w:r>
          </w:p>
        </w:tc>
      </w:tr>
      <w:tr w:rsidR="00F40D66" w:rsidRPr="000B1042" w14:paraId="0473BF85" w14:textId="77777777" w:rsidTr="00765707">
        <w:trPr>
          <w:cantSplit/>
          <w:trHeight w:val="20"/>
          <w:jc w:val="center"/>
        </w:trPr>
        <w:tc>
          <w:tcPr>
            <w:tcW w:w="3348" w:type="dxa"/>
            <w:noWrap/>
            <w:tcMar>
              <w:top w:w="57" w:type="dxa"/>
              <w:left w:w="57" w:type="dxa"/>
              <w:bottom w:w="57" w:type="dxa"/>
              <w:right w:w="57" w:type="dxa"/>
            </w:tcMar>
          </w:tcPr>
          <w:p w14:paraId="13A80B40" w14:textId="77777777" w:rsidR="00F40D66" w:rsidRPr="000B1042" w:rsidRDefault="00F40D66" w:rsidP="00765707">
            <w:pPr>
              <w:rPr>
                <w:rFonts w:ascii="Times New Roman" w:hAnsi="Times New Roman"/>
                <w:szCs w:val="20"/>
                <w:u w:val="single"/>
              </w:rPr>
            </w:pPr>
            <w:r w:rsidRPr="00992482">
              <w:rPr>
                <w:rFonts w:ascii="Times New Roman" w:hAnsi="Times New Roman"/>
                <w:szCs w:val="20"/>
                <w:u w:val="single"/>
              </w:rPr>
              <w:t xml:space="preserve">3GPPRAN1-AH-1901-TBC  </w:t>
            </w:r>
          </w:p>
        </w:tc>
        <w:tc>
          <w:tcPr>
            <w:tcW w:w="1119" w:type="dxa"/>
            <w:noWrap/>
            <w:tcMar>
              <w:top w:w="57" w:type="dxa"/>
              <w:left w:w="57" w:type="dxa"/>
              <w:bottom w:w="57" w:type="dxa"/>
              <w:right w:w="57" w:type="dxa"/>
            </w:tcMar>
          </w:tcPr>
          <w:p w14:paraId="30C44887" w14:textId="77777777" w:rsidR="00F40D66" w:rsidRPr="000B1042" w:rsidRDefault="00F40D66" w:rsidP="00765707">
            <w:pPr>
              <w:rPr>
                <w:rFonts w:ascii="Times New Roman" w:hAnsi="Times New Roman"/>
                <w:szCs w:val="20"/>
                <w:u w:val="single"/>
              </w:rPr>
            </w:pPr>
            <w:r>
              <w:rPr>
                <w:rFonts w:ascii="Times New Roman" w:hAnsi="Times New Roman"/>
                <w:szCs w:val="20"/>
                <w:u w:val="single"/>
              </w:rPr>
              <w:t>AH</w:t>
            </w:r>
          </w:p>
        </w:tc>
        <w:tc>
          <w:tcPr>
            <w:tcW w:w="3151" w:type="dxa"/>
            <w:noWrap/>
            <w:tcMar>
              <w:top w:w="57" w:type="dxa"/>
              <w:left w:w="57" w:type="dxa"/>
              <w:bottom w:w="57" w:type="dxa"/>
              <w:right w:w="57" w:type="dxa"/>
            </w:tcMar>
            <w:vAlign w:val="center"/>
          </w:tcPr>
          <w:p w14:paraId="751F384F" w14:textId="77777777" w:rsidR="00F40D66" w:rsidRPr="00F71663" w:rsidRDefault="00F40D66" w:rsidP="00765707">
            <w:pPr>
              <w:rPr>
                <w:rFonts w:ascii="Times New Roman" w:hAnsi="Times New Roman"/>
                <w:szCs w:val="20"/>
              </w:rPr>
            </w:pPr>
            <w:r w:rsidRPr="00992482">
              <w:rPr>
                <w:rFonts w:ascii="Times New Roman" w:hAnsi="Times New Roman"/>
                <w:szCs w:val="20"/>
              </w:rPr>
              <w:t>21 - 25 Jan 2019</w:t>
            </w:r>
          </w:p>
        </w:tc>
        <w:tc>
          <w:tcPr>
            <w:tcW w:w="1975" w:type="dxa"/>
            <w:noWrap/>
            <w:tcMar>
              <w:top w:w="57" w:type="dxa"/>
              <w:left w:w="57" w:type="dxa"/>
              <w:bottom w:w="57" w:type="dxa"/>
              <w:right w:w="57" w:type="dxa"/>
            </w:tcMar>
          </w:tcPr>
          <w:p w14:paraId="49C023A9" w14:textId="77777777" w:rsidR="00F40D66" w:rsidRDefault="00F40D66" w:rsidP="00765707">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6B24F910" w14:textId="77777777" w:rsidR="00F40D66" w:rsidRDefault="00F40D66" w:rsidP="00765707">
            <w:pPr>
              <w:rPr>
                <w:rFonts w:ascii="Times New Roman" w:eastAsia="Arial Unicode MS" w:hAnsi="Times New Roman"/>
                <w:szCs w:val="20"/>
              </w:rPr>
            </w:pPr>
          </w:p>
        </w:tc>
      </w:tr>
      <w:tr w:rsidR="00F40D66" w:rsidRPr="000B1042" w14:paraId="436B32F3" w14:textId="77777777" w:rsidTr="00765707">
        <w:trPr>
          <w:cantSplit/>
          <w:trHeight w:val="20"/>
          <w:jc w:val="center"/>
        </w:trPr>
        <w:tc>
          <w:tcPr>
            <w:tcW w:w="3348" w:type="dxa"/>
            <w:noWrap/>
            <w:tcMar>
              <w:top w:w="57" w:type="dxa"/>
              <w:left w:w="57" w:type="dxa"/>
              <w:bottom w:w="57" w:type="dxa"/>
              <w:right w:w="57" w:type="dxa"/>
            </w:tcMar>
          </w:tcPr>
          <w:p w14:paraId="67870996" w14:textId="77777777" w:rsidR="00F40D66" w:rsidRPr="000B1042" w:rsidRDefault="00F40D66" w:rsidP="00765707">
            <w:pPr>
              <w:rPr>
                <w:rFonts w:ascii="Times New Roman" w:hAnsi="Times New Roman"/>
                <w:szCs w:val="20"/>
                <w:u w:val="single"/>
              </w:rPr>
            </w:pPr>
            <w:r w:rsidRPr="00992482">
              <w:rPr>
                <w:rFonts w:ascii="Times New Roman" w:hAnsi="Times New Roman"/>
                <w:szCs w:val="20"/>
                <w:u w:val="single"/>
              </w:rPr>
              <w:t>3GPPRAN1#9</w:t>
            </w:r>
            <w:r>
              <w:rPr>
                <w:rFonts w:ascii="Times New Roman" w:hAnsi="Times New Roman"/>
                <w:szCs w:val="20"/>
                <w:u w:val="single"/>
              </w:rPr>
              <w:t>6</w:t>
            </w:r>
          </w:p>
        </w:tc>
        <w:tc>
          <w:tcPr>
            <w:tcW w:w="1119" w:type="dxa"/>
            <w:noWrap/>
            <w:tcMar>
              <w:top w:w="57" w:type="dxa"/>
              <w:left w:w="57" w:type="dxa"/>
              <w:bottom w:w="57" w:type="dxa"/>
              <w:right w:w="57" w:type="dxa"/>
            </w:tcMar>
          </w:tcPr>
          <w:p w14:paraId="4287A924"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6970A843" w14:textId="77777777" w:rsidR="00F40D66" w:rsidRPr="00F71663" w:rsidRDefault="00F40D66" w:rsidP="00765707">
            <w:pPr>
              <w:rPr>
                <w:rFonts w:ascii="Times New Roman" w:hAnsi="Times New Roman"/>
                <w:szCs w:val="20"/>
              </w:rPr>
            </w:pPr>
            <w:r w:rsidRPr="00992482">
              <w:rPr>
                <w:rFonts w:ascii="Times New Roman" w:hAnsi="Times New Roman"/>
                <w:szCs w:val="20"/>
              </w:rPr>
              <w:t>25 Feb - 1 Mar 2019</w:t>
            </w:r>
          </w:p>
        </w:tc>
        <w:tc>
          <w:tcPr>
            <w:tcW w:w="1975" w:type="dxa"/>
            <w:noWrap/>
            <w:tcMar>
              <w:top w:w="57" w:type="dxa"/>
              <w:left w:w="57" w:type="dxa"/>
              <w:bottom w:w="57" w:type="dxa"/>
              <w:right w:w="57" w:type="dxa"/>
            </w:tcMar>
          </w:tcPr>
          <w:p w14:paraId="21F3F88B" w14:textId="284F3908" w:rsidR="00F40D66" w:rsidRDefault="00F40D66" w:rsidP="00765707">
            <w:pPr>
              <w:rPr>
                <w:rFonts w:ascii="Times New Roman" w:eastAsia="Arial Unicode MS" w:hAnsi="Times New Roman"/>
                <w:szCs w:val="20"/>
              </w:rPr>
            </w:pPr>
            <w:r>
              <w:rPr>
                <w:rFonts w:ascii="Times New Roman" w:eastAsia="Arial Unicode MS" w:hAnsi="Times New Roman"/>
                <w:szCs w:val="20"/>
              </w:rPr>
              <w:t>Athens</w:t>
            </w:r>
          </w:p>
        </w:tc>
        <w:tc>
          <w:tcPr>
            <w:tcW w:w="1008" w:type="dxa"/>
            <w:noWrap/>
            <w:tcMar>
              <w:top w:w="57" w:type="dxa"/>
              <w:left w:w="57" w:type="dxa"/>
              <w:bottom w:w="57" w:type="dxa"/>
              <w:right w:w="57" w:type="dxa"/>
            </w:tcMar>
          </w:tcPr>
          <w:p w14:paraId="2792BD0C" w14:textId="2E23F728" w:rsidR="00F40D66" w:rsidRDefault="00F40D66" w:rsidP="00765707">
            <w:pPr>
              <w:rPr>
                <w:rFonts w:ascii="Times New Roman" w:eastAsia="Arial Unicode MS" w:hAnsi="Times New Roman"/>
                <w:szCs w:val="20"/>
              </w:rPr>
            </w:pPr>
            <w:r>
              <w:rPr>
                <w:rFonts w:ascii="Times New Roman" w:eastAsia="Arial Unicode MS" w:hAnsi="Times New Roman"/>
                <w:szCs w:val="20"/>
              </w:rPr>
              <w:t>Greece</w:t>
            </w:r>
          </w:p>
        </w:tc>
      </w:tr>
      <w:tr w:rsidR="00F40D66" w:rsidRPr="000B1042" w14:paraId="3808366E" w14:textId="77777777" w:rsidTr="00765707">
        <w:trPr>
          <w:cantSplit/>
          <w:trHeight w:val="20"/>
          <w:jc w:val="center"/>
        </w:trPr>
        <w:tc>
          <w:tcPr>
            <w:tcW w:w="3348" w:type="dxa"/>
            <w:noWrap/>
            <w:tcMar>
              <w:top w:w="57" w:type="dxa"/>
              <w:left w:w="57" w:type="dxa"/>
              <w:bottom w:w="57" w:type="dxa"/>
              <w:right w:w="57" w:type="dxa"/>
            </w:tcMar>
          </w:tcPr>
          <w:p w14:paraId="028E79F6" w14:textId="77777777" w:rsidR="00F40D66" w:rsidRPr="000B1042" w:rsidRDefault="00F40D66" w:rsidP="00F40D66">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6bis</w:t>
            </w:r>
          </w:p>
        </w:tc>
        <w:tc>
          <w:tcPr>
            <w:tcW w:w="1119" w:type="dxa"/>
            <w:noWrap/>
            <w:tcMar>
              <w:top w:w="57" w:type="dxa"/>
              <w:left w:w="57" w:type="dxa"/>
              <w:bottom w:w="57" w:type="dxa"/>
              <w:right w:w="57" w:type="dxa"/>
            </w:tcMar>
          </w:tcPr>
          <w:p w14:paraId="2EE97223" w14:textId="77777777" w:rsidR="00F40D66" w:rsidRPr="000B1042" w:rsidRDefault="00F40D66" w:rsidP="00F40D66">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4CCC8328" w14:textId="77777777" w:rsidR="00F40D66" w:rsidRPr="00F71663" w:rsidRDefault="00F40D66" w:rsidP="00F40D66">
            <w:pPr>
              <w:rPr>
                <w:rFonts w:ascii="Times New Roman" w:hAnsi="Times New Roman"/>
                <w:szCs w:val="20"/>
              </w:rPr>
            </w:pPr>
            <w:r w:rsidRPr="00992482">
              <w:rPr>
                <w:rFonts w:ascii="Times New Roman" w:hAnsi="Times New Roman"/>
                <w:szCs w:val="20"/>
              </w:rPr>
              <w:t>8 - 12 Apr 2019</w:t>
            </w:r>
          </w:p>
        </w:tc>
        <w:tc>
          <w:tcPr>
            <w:tcW w:w="1975" w:type="dxa"/>
            <w:noWrap/>
            <w:tcMar>
              <w:top w:w="57" w:type="dxa"/>
              <w:left w:w="57" w:type="dxa"/>
              <w:bottom w:w="57" w:type="dxa"/>
              <w:right w:w="57" w:type="dxa"/>
            </w:tcMar>
          </w:tcPr>
          <w:p w14:paraId="5CD0693A"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China</w:t>
            </w:r>
          </w:p>
        </w:tc>
        <w:tc>
          <w:tcPr>
            <w:tcW w:w="1008" w:type="dxa"/>
            <w:noWrap/>
            <w:tcMar>
              <w:top w:w="57" w:type="dxa"/>
              <w:left w:w="57" w:type="dxa"/>
              <w:bottom w:w="57" w:type="dxa"/>
              <w:right w:w="57" w:type="dxa"/>
            </w:tcMar>
          </w:tcPr>
          <w:p w14:paraId="4261ABCA" w14:textId="100A9B32" w:rsidR="00F40D66" w:rsidRDefault="00F40D66" w:rsidP="00F40D66">
            <w:pPr>
              <w:rPr>
                <w:rFonts w:ascii="Times New Roman" w:eastAsia="Arial Unicode MS" w:hAnsi="Times New Roman"/>
                <w:szCs w:val="20"/>
              </w:rPr>
            </w:pPr>
            <w:r>
              <w:rPr>
                <w:rFonts w:ascii="Times New Roman" w:eastAsia="Arial Unicode MS" w:hAnsi="Times New Roman"/>
                <w:szCs w:val="20"/>
              </w:rPr>
              <w:t>China</w:t>
            </w:r>
          </w:p>
        </w:tc>
      </w:tr>
      <w:tr w:rsidR="00F40D66" w:rsidRPr="000B1042" w14:paraId="16613B9F" w14:textId="77777777" w:rsidTr="00765707">
        <w:trPr>
          <w:cantSplit/>
          <w:trHeight w:val="20"/>
          <w:jc w:val="center"/>
        </w:trPr>
        <w:tc>
          <w:tcPr>
            <w:tcW w:w="3348" w:type="dxa"/>
            <w:noWrap/>
            <w:tcMar>
              <w:top w:w="57" w:type="dxa"/>
              <w:left w:w="57" w:type="dxa"/>
              <w:bottom w:w="57" w:type="dxa"/>
              <w:right w:w="57" w:type="dxa"/>
            </w:tcMar>
          </w:tcPr>
          <w:p w14:paraId="2E1CEFD5" w14:textId="77777777" w:rsidR="00F40D66" w:rsidRPr="000B1042" w:rsidRDefault="00F40D66" w:rsidP="00F40D66">
            <w:pPr>
              <w:rPr>
                <w:rFonts w:ascii="Times New Roman" w:hAnsi="Times New Roman"/>
                <w:szCs w:val="20"/>
                <w:u w:val="single"/>
              </w:rPr>
            </w:pPr>
            <w:r>
              <w:rPr>
                <w:rFonts w:ascii="Times New Roman" w:hAnsi="Times New Roman"/>
                <w:szCs w:val="20"/>
                <w:u w:val="single"/>
              </w:rPr>
              <w:t>3GPPRAN1#97</w:t>
            </w:r>
          </w:p>
        </w:tc>
        <w:tc>
          <w:tcPr>
            <w:tcW w:w="1119" w:type="dxa"/>
            <w:noWrap/>
            <w:tcMar>
              <w:top w:w="57" w:type="dxa"/>
              <w:left w:w="57" w:type="dxa"/>
              <w:bottom w:w="57" w:type="dxa"/>
              <w:right w:w="57" w:type="dxa"/>
            </w:tcMar>
          </w:tcPr>
          <w:p w14:paraId="27297800" w14:textId="77777777" w:rsidR="00F40D66" w:rsidRPr="000B1042" w:rsidRDefault="00F40D66" w:rsidP="00F40D66">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7CED659F" w14:textId="77777777" w:rsidR="00F40D66" w:rsidRPr="00F71663" w:rsidRDefault="00F40D66" w:rsidP="00F40D66">
            <w:pPr>
              <w:rPr>
                <w:rFonts w:ascii="Times New Roman" w:hAnsi="Times New Roman"/>
                <w:szCs w:val="20"/>
              </w:rPr>
            </w:pPr>
            <w:r w:rsidRPr="00992482">
              <w:rPr>
                <w:rFonts w:ascii="Times New Roman" w:hAnsi="Times New Roman"/>
                <w:szCs w:val="20"/>
              </w:rPr>
              <w:t>13 - 17 May 2019</w:t>
            </w:r>
          </w:p>
        </w:tc>
        <w:tc>
          <w:tcPr>
            <w:tcW w:w="1975" w:type="dxa"/>
            <w:noWrap/>
            <w:tcMar>
              <w:top w:w="57" w:type="dxa"/>
              <w:left w:w="57" w:type="dxa"/>
              <w:bottom w:w="57" w:type="dxa"/>
              <w:right w:w="57" w:type="dxa"/>
            </w:tcMar>
          </w:tcPr>
          <w:p w14:paraId="3A608BDC"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US</w:t>
            </w:r>
          </w:p>
        </w:tc>
        <w:tc>
          <w:tcPr>
            <w:tcW w:w="1008" w:type="dxa"/>
            <w:noWrap/>
            <w:tcMar>
              <w:top w:w="57" w:type="dxa"/>
              <w:left w:w="57" w:type="dxa"/>
              <w:bottom w:w="57" w:type="dxa"/>
              <w:right w:w="57" w:type="dxa"/>
            </w:tcMar>
          </w:tcPr>
          <w:p w14:paraId="24E23D95" w14:textId="77777777" w:rsidR="00F40D66" w:rsidRDefault="00F40D66" w:rsidP="00F40D66">
            <w:pPr>
              <w:rPr>
                <w:rFonts w:ascii="Times New Roman" w:eastAsia="Arial Unicode MS" w:hAnsi="Times New Roman"/>
                <w:szCs w:val="20"/>
              </w:rPr>
            </w:pPr>
          </w:p>
        </w:tc>
      </w:tr>
      <w:tr w:rsidR="00F40D66" w:rsidRPr="000B1042" w14:paraId="4445CDD4" w14:textId="77777777" w:rsidTr="00765707">
        <w:trPr>
          <w:cantSplit/>
          <w:trHeight w:val="20"/>
          <w:jc w:val="center"/>
        </w:trPr>
        <w:tc>
          <w:tcPr>
            <w:tcW w:w="3348" w:type="dxa"/>
            <w:noWrap/>
            <w:tcMar>
              <w:top w:w="57" w:type="dxa"/>
              <w:left w:w="57" w:type="dxa"/>
              <w:bottom w:w="57" w:type="dxa"/>
              <w:right w:w="57" w:type="dxa"/>
            </w:tcMar>
          </w:tcPr>
          <w:p w14:paraId="2B3908F9" w14:textId="77777777" w:rsidR="00F40D66" w:rsidRPr="00105F7D" w:rsidRDefault="00F40D66" w:rsidP="00F40D66">
            <w:r w:rsidRPr="00105F7D">
              <w:t xml:space="preserve">3GPPRAN1-AH-1906-TBC  </w:t>
            </w:r>
          </w:p>
        </w:tc>
        <w:tc>
          <w:tcPr>
            <w:tcW w:w="1119" w:type="dxa"/>
            <w:noWrap/>
            <w:tcMar>
              <w:top w:w="57" w:type="dxa"/>
              <w:left w:w="57" w:type="dxa"/>
              <w:bottom w:w="57" w:type="dxa"/>
              <w:right w:w="57" w:type="dxa"/>
            </w:tcMar>
          </w:tcPr>
          <w:p w14:paraId="4619F380" w14:textId="77777777" w:rsidR="00F40D66" w:rsidRPr="00105F7D" w:rsidRDefault="00F40D66" w:rsidP="00F40D66">
            <w:r w:rsidRPr="00105F7D">
              <w:t>AH</w:t>
            </w:r>
          </w:p>
        </w:tc>
        <w:tc>
          <w:tcPr>
            <w:tcW w:w="3151" w:type="dxa"/>
            <w:noWrap/>
            <w:tcMar>
              <w:top w:w="57" w:type="dxa"/>
              <w:left w:w="57" w:type="dxa"/>
              <w:bottom w:w="57" w:type="dxa"/>
              <w:right w:w="57" w:type="dxa"/>
            </w:tcMar>
          </w:tcPr>
          <w:p w14:paraId="6C9F546F" w14:textId="77777777" w:rsidR="00F40D66" w:rsidRDefault="00F40D66" w:rsidP="00F40D66">
            <w:r w:rsidRPr="00105F7D">
              <w:t>24 - 28 Jun 2019</w:t>
            </w:r>
          </w:p>
        </w:tc>
        <w:tc>
          <w:tcPr>
            <w:tcW w:w="1975" w:type="dxa"/>
            <w:noWrap/>
            <w:tcMar>
              <w:top w:w="57" w:type="dxa"/>
              <w:left w:w="57" w:type="dxa"/>
              <w:bottom w:w="57" w:type="dxa"/>
              <w:right w:w="57" w:type="dxa"/>
            </w:tcMar>
          </w:tcPr>
          <w:p w14:paraId="3777057C"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6C1A33E5" w14:textId="77777777" w:rsidR="00F40D66" w:rsidRDefault="00F40D66" w:rsidP="00F40D66">
            <w:pPr>
              <w:rPr>
                <w:rFonts w:ascii="Times New Roman" w:eastAsia="Arial Unicode MS" w:hAnsi="Times New Roman"/>
                <w:szCs w:val="20"/>
              </w:rPr>
            </w:pPr>
          </w:p>
        </w:tc>
      </w:tr>
      <w:tr w:rsidR="00F40D66" w:rsidRPr="000B1042" w14:paraId="454EEA25" w14:textId="77777777" w:rsidTr="00765707">
        <w:trPr>
          <w:cantSplit/>
          <w:trHeight w:val="20"/>
          <w:jc w:val="center"/>
        </w:trPr>
        <w:tc>
          <w:tcPr>
            <w:tcW w:w="3348" w:type="dxa"/>
            <w:noWrap/>
            <w:tcMar>
              <w:top w:w="57" w:type="dxa"/>
              <w:left w:w="57" w:type="dxa"/>
              <w:bottom w:w="57" w:type="dxa"/>
              <w:right w:w="57" w:type="dxa"/>
            </w:tcMar>
          </w:tcPr>
          <w:p w14:paraId="44F61EC0" w14:textId="77777777" w:rsidR="00F40D66" w:rsidRPr="000B1042" w:rsidRDefault="00F40D66" w:rsidP="00F40D66">
            <w:pPr>
              <w:rPr>
                <w:rFonts w:ascii="Times New Roman" w:hAnsi="Times New Roman"/>
                <w:szCs w:val="20"/>
                <w:u w:val="single"/>
              </w:rPr>
            </w:pPr>
            <w:r>
              <w:rPr>
                <w:rFonts w:ascii="Times New Roman" w:hAnsi="Times New Roman"/>
                <w:szCs w:val="20"/>
                <w:u w:val="single"/>
              </w:rPr>
              <w:t>3GPPRAN1#98</w:t>
            </w:r>
          </w:p>
        </w:tc>
        <w:tc>
          <w:tcPr>
            <w:tcW w:w="1119" w:type="dxa"/>
            <w:noWrap/>
            <w:tcMar>
              <w:top w:w="57" w:type="dxa"/>
              <w:left w:w="57" w:type="dxa"/>
              <w:bottom w:w="57" w:type="dxa"/>
              <w:right w:w="57" w:type="dxa"/>
            </w:tcMar>
          </w:tcPr>
          <w:p w14:paraId="31067255" w14:textId="77777777" w:rsidR="00F40D66" w:rsidRPr="000B1042" w:rsidRDefault="00F40D66" w:rsidP="00F40D66">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5F5D04C3" w14:textId="77777777" w:rsidR="00F40D66" w:rsidRPr="00F71663" w:rsidRDefault="00F40D66" w:rsidP="00F40D66">
            <w:pPr>
              <w:rPr>
                <w:rFonts w:ascii="Times New Roman" w:hAnsi="Times New Roman"/>
                <w:szCs w:val="20"/>
              </w:rPr>
            </w:pPr>
            <w:r w:rsidRPr="00992482">
              <w:rPr>
                <w:rFonts w:ascii="Times New Roman" w:hAnsi="Times New Roman"/>
                <w:szCs w:val="20"/>
              </w:rPr>
              <w:t>26 - 30 Aug 2019</w:t>
            </w:r>
          </w:p>
        </w:tc>
        <w:tc>
          <w:tcPr>
            <w:tcW w:w="1975" w:type="dxa"/>
            <w:noWrap/>
            <w:tcMar>
              <w:top w:w="57" w:type="dxa"/>
              <w:left w:w="57" w:type="dxa"/>
              <w:bottom w:w="57" w:type="dxa"/>
              <w:right w:w="57" w:type="dxa"/>
            </w:tcMar>
          </w:tcPr>
          <w:p w14:paraId="0E8C9D89"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Prague</w:t>
            </w:r>
          </w:p>
        </w:tc>
        <w:tc>
          <w:tcPr>
            <w:tcW w:w="1008" w:type="dxa"/>
            <w:noWrap/>
            <w:tcMar>
              <w:top w:w="57" w:type="dxa"/>
              <w:left w:w="57" w:type="dxa"/>
              <w:bottom w:w="57" w:type="dxa"/>
              <w:right w:w="57" w:type="dxa"/>
            </w:tcMar>
          </w:tcPr>
          <w:p w14:paraId="43844B70"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CZ</w:t>
            </w:r>
          </w:p>
        </w:tc>
      </w:tr>
      <w:tr w:rsidR="00F40D66" w:rsidRPr="000B1042" w14:paraId="7F809113" w14:textId="77777777" w:rsidTr="00765707">
        <w:trPr>
          <w:cantSplit/>
          <w:trHeight w:val="20"/>
          <w:jc w:val="center"/>
        </w:trPr>
        <w:tc>
          <w:tcPr>
            <w:tcW w:w="3348" w:type="dxa"/>
            <w:noWrap/>
            <w:tcMar>
              <w:top w:w="57" w:type="dxa"/>
              <w:left w:w="57" w:type="dxa"/>
              <w:bottom w:w="57" w:type="dxa"/>
              <w:right w:w="57" w:type="dxa"/>
            </w:tcMar>
          </w:tcPr>
          <w:p w14:paraId="7F795AD7" w14:textId="77777777" w:rsidR="00F40D66" w:rsidRPr="000B1042" w:rsidRDefault="00F40D66" w:rsidP="00F40D66">
            <w:pPr>
              <w:rPr>
                <w:rFonts w:ascii="Times New Roman" w:hAnsi="Times New Roman"/>
                <w:szCs w:val="20"/>
                <w:u w:val="single"/>
              </w:rPr>
            </w:pPr>
            <w:r>
              <w:rPr>
                <w:rFonts w:ascii="Times New Roman" w:hAnsi="Times New Roman"/>
                <w:szCs w:val="20"/>
                <w:u w:val="single"/>
              </w:rPr>
              <w:t>3GPPRAN1#98bis</w:t>
            </w:r>
          </w:p>
        </w:tc>
        <w:tc>
          <w:tcPr>
            <w:tcW w:w="1119" w:type="dxa"/>
            <w:noWrap/>
            <w:tcMar>
              <w:top w:w="57" w:type="dxa"/>
              <w:left w:w="57" w:type="dxa"/>
              <w:bottom w:w="57" w:type="dxa"/>
              <w:right w:w="57" w:type="dxa"/>
            </w:tcMar>
          </w:tcPr>
          <w:p w14:paraId="6D9EDC4B" w14:textId="77777777" w:rsidR="00F40D66" w:rsidRPr="000B1042" w:rsidRDefault="00F40D66" w:rsidP="00F40D66">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0276228F" w14:textId="77777777" w:rsidR="00F40D66" w:rsidRPr="00F71663" w:rsidRDefault="00F40D66" w:rsidP="00F40D66">
            <w:pPr>
              <w:rPr>
                <w:rFonts w:ascii="Times New Roman" w:hAnsi="Times New Roman"/>
                <w:szCs w:val="20"/>
              </w:rPr>
            </w:pPr>
            <w:r w:rsidRPr="00992482">
              <w:rPr>
                <w:rFonts w:ascii="Times New Roman" w:hAnsi="Times New Roman"/>
                <w:szCs w:val="20"/>
              </w:rPr>
              <w:t>14 - 18 Oct 2019</w:t>
            </w:r>
          </w:p>
        </w:tc>
        <w:tc>
          <w:tcPr>
            <w:tcW w:w="1975" w:type="dxa"/>
            <w:noWrap/>
            <w:tcMar>
              <w:top w:w="57" w:type="dxa"/>
              <w:left w:w="57" w:type="dxa"/>
              <w:bottom w:w="57" w:type="dxa"/>
              <w:right w:w="57" w:type="dxa"/>
            </w:tcMar>
          </w:tcPr>
          <w:p w14:paraId="09187E6D"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China</w:t>
            </w:r>
          </w:p>
        </w:tc>
        <w:tc>
          <w:tcPr>
            <w:tcW w:w="1008" w:type="dxa"/>
            <w:noWrap/>
            <w:tcMar>
              <w:top w:w="57" w:type="dxa"/>
              <w:left w:w="57" w:type="dxa"/>
              <w:bottom w:w="57" w:type="dxa"/>
              <w:right w:w="57" w:type="dxa"/>
            </w:tcMar>
          </w:tcPr>
          <w:p w14:paraId="0BB6D11A" w14:textId="77777777" w:rsidR="00F40D66" w:rsidRDefault="00F40D66" w:rsidP="00F40D66">
            <w:pPr>
              <w:rPr>
                <w:rFonts w:ascii="Times New Roman" w:eastAsia="Arial Unicode MS" w:hAnsi="Times New Roman"/>
                <w:szCs w:val="20"/>
              </w:rPr>
            </w:pPr>
          </w:p>
        </w:tc>
      </w:tr>
      <w:tr w:rsidR="00F40D66" w:rsidRPr="000B1042" w14:paraId="11089C89" w14:textId="77777777" w:rsidTr="00765707">
        <w:trPr>
          <w:cantSplit/>
          <w:trHeight w:val="20"/>
          <w:jc w:val="center"/>
        </w:trPr>
        <w:tc>
          <w:tcPr>
            <w:tcW w:w="3348" w:type="dxa"/>
            <w:noWrap/>
            <w:tcMar>
              <w:top w:w="57" w:type="dxa"/>
              <w:left w:w="57" w:type="dxa"/>
              <w:bottom w:w="57" w:type="dxa"/>
              <w:right w:w="57" w:type="dxa"/>
            </w:tcMar>
          </w:tcPr>
          <w:p w14:paraId="024A7128" w14:textId="77777777" w:rsidR="00F40D66" w:rsidRPr="000B1042" w:rsidRDefault="00F40D66" w:rsidP="00F40D66">
            <w:pPr>
              <w:rPr>
                <w:rFonts w:ascii="Times New Roman" w:hAnsi="Times New Roman"/>
                <w:szCs w:val="20"/>
                <w:u w:val="single"/>
              </w:rPr>
            </w:pPr>
            <w:r>
              <w:rPr>
                <w:rFonts w:ascii="Times New Roman" w:hAnsi="Times New Roman"/>
                <w:szCs w:val="20"/>
                <w:u w:val="single"/>
              </w:rPr>
              <w:t>3GPPRAN1#99</w:t>
            </w:r>
          </w:p>
        </w:tc>
        <w:tc>
          <w:tcPr>
            <w:tcW w:w="1119" w:type="dxa"/>
            <w:noWrap/>
            <w:tcMar>
              <w:top w:w="57" w:type="dxa"/>
              <w:left w:w="57" w:type="dxa"/>
              <w:bottom w:w="57" w:type="dxa"/>
              <w:right w:w="57" w:type="dxa"/>
            </w:tcMar>
          </w:tcPr>
          <w:p w14:paraId="7CE3C3A6" w14:textId="77777777" w:rsidR="00F40D66" w:rsidRPr="000B1042" w:rsidRDefault="00F40D66" w:rsidP="00F40D66">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48D5B962" w14:textId="77777777" w:rsidR="00F40D66" w:rsidRPr="00F71663" w:rsidRDefault="00F40D66" w:rsidP="00F40D66">
            <w:pPr>
              <w:rPr>
                <w:rFonts w:ascii="Times New Roman" w:hAnsi="Times New Roman"/>
                <w:szCs w:val="20"/>
              </w:rPr>
            </w:pPr>
            <w:r w:rsidRPr="00992482">
              <w:rPr>
                <w:rFonts w:ascii="Times New Roman" w:hAnsi="Times New Roman"/>
                <w:szCs w:val="20"/>
              </w:rPr>
              <w:t>18 - 22 Nov 2019</w:t>
            </w:r>
          </w:p>
        </w:tc>
        <w:tc>
          <w:tcPr>
            <w:tcW w:w="1975" w:type="dxa"/>
            <w:noWrap/>
            <w:tcMar>
              <w:top w:w="57" w:type="dxa"/>
              <w:left w:w="57" w:type="dxa"/>
              <w:bottom w:w="57" w:type="dxa"/>
              <w:right w:w="57" w:type="dxa"/>
            </w:tcMar>
          </w:tcPr>
          <w:p w14:paraId="4A35BBBE"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US</w:t>
            </w:r>
          </w:p>
        </w:tc>
        <w:tc>
          <w:tcPr>
            <w:tcW w:w="1008" w:type="dxa"/>
            <w:noWrap/>
            <w:tcMar>
              <w:top w:w="57" w:type="dxa"/>
              <w:left w:w="57" w:type="dxa"/>
              <w:bottom w:w="57" w:type="dxa"/>
              <w:right w:w="57" w:type="dxa"/>
            </w:tcMar>
          </w:tcPr>
          <w:p w14:paraId="0A704B62" w14:textId="77777777" w:rsidR="00F40D66" w:rsidRDefault="00F40D66" w:rsidP="00F40D66">
            <w:pPr>
              <w:rPr>
                <w:rFonts w:ascii="Times New Roman" w:eastAsia="Arial Unicode MS" w:hAnsi="Times New Roman"/>
                <w:szCs w:val="20"/>
              </w:rPr>
            </w:pPr>
          </w:p>
        </w:tc>
      </w:tr>
    </w:tbl>
    <w:p w14:paraId="1E25283C" w14:textId="677C3C8E" w:rsidR="007A5AC0" w:rsidRPr="000B1042" w:rsidRDefault="007A5AC0" w:rsidP="008755AE"/>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3397"/>
        <w:gridCol w:w="3402"/>
        <w:gridCol w:w="3544"/>
      </w:tblGrid>
      <w:tr w:rsidR="00037679" w14:paraId="615E8568" w14:textId="77777777" w:rsidTr="00037679">
        <w:trPr>
          <w:jc w:val="center"/>
        </w:trPr>
        <w:tc>
          <w:tcPr>
            <w:tcW w:w="10343" w:type="dxa"/>
            <w:gridSpan w:val="3"/>
          </w:tcPr>
          <w:p w14:paraId="68FD8830" w14:textId="671FC3ED" w:rsidR="00037679" w:rsidRDefault="00037679" w:rsidP="00037679">
            <w:r w:rsidRPr="000B1042">
              <w:rPr>
                <w:rFonts w:ascii="Times New Roman" w:hAnsi="Times New Roman"/>
                <w:szCs w:val="20"/>
                <w:u w:val="single"/>
              </w:rPr>
              <w:t>MEETING TYPES</w:t>
            </w:r>
          </w:p>
        </w:tc>
      </w:tr>
      <w:tr w:rsidR="00037679" w14:paraId="173DAAF7" w14:textId="77777777" w:rsidTr="00037679">
        <w:trPr>
          <w:jc w:val="center"/>
        </w:trPr>
        <w:tc>
          <w:tcPr>
            <w:tcW w:w="3397" w:type="dxa"/>
            <w:vAlign w:val="bottom"/>
          </w:tcPr>
          <w:p w14:paraId="0230DD2C" w14:textId="69540A8B" w:rsidR="00037679" w:rsidRDefault="00037679" w:rsidP="00037679">
            <w:r w:rsidRPr="000B1042">
              <w:rPr>
                <w:rFonts w:ascii="Times New Roman" w:hAnsi="Times New Roman"/>
                <w:szCs w:val="20"/>
              </w:rPr>
              <w:t>AH = Ad Hoc</w:t>
            </w:r>
          </w:p>
        </w:tc>
        <w:tc>
          <w:tcPr>
            <w:tcW w:w="3402" w:type="dxa"/>
            <w:vAlign w:val="bottom"/>
          </w:tcPr>
          <w:p w14:paraId="27A1942A" w14:textId="0F1DDC36" w:rsidR="00037679" w:rsidRDefault="00037679" w:rsidP="00037679">
            <w:r w:rsidRPr="000B1042">
              <w:rPr>
                <w:rFonts w:ascii="Times New Roman" w:hAnsi="Times New Roman"/>
                <w:szCs w:val="20"/>
              </w:rPr>
              <w:t>ST = Startup Meeting</w:t>
            </w:r>
          </w:p>
        </w:tc>
        <w:tc>
          <w:tcPr>
            <w:tcW w:w="3544" w:type="dxa"/>
            <w:vAlign w:val="bottom"/>
          </w:tcPr>
          <w:p w14:paraId="7CBDC50E" w14:textId="711C1881" w:rsidR="00037679" w:rsidRDefault="00037679" w:rsidP="00037679">
            <w:r w:rsidRPr="000B1042">
              <w:rPr>
                <w:rFonts w:ascii="Times New Roman" w:hAnsi="Times New Roman"/>
                <w:szCs w:val="20"/>
              </w:rPr>
              <w:t>RG = Rapporteurs Group</w:t>
            </w:r>
          </w:p>
        </w:tc>
      </w:tr>
      <w:tr w:rsidR="00037679" w14:paraId="0317AD83" w14:textId="77777777" w:rsidTr="00037679">
        <w:trPr>
          <w:jc w:val="center"/>
        </w:trPr>
        <w:tc>
          <w:tcPr>
            <w:tcW w:w="3397" w:type="dxa"/>
            <w:vAlign w:val="bottom"/>
          </w:tcPr>
          <w:p w14:paraId="33D48964" w14:textId="582557C0" w:rsidR="00037679" w:rsidRDefault="00037679" w:rsidP="00037679">
            <w:r w:rsidRPr="000B1042">
              <w:rPr>
                <w:rFonts w:ascii="Times New Roman" w:hAnsi="Times New Roman"/>
                <w:szCs w:val="20"/>
              </w:rPr>
              <w:t>JM = Joint</w:t>
            </w:r>
          </w:p>
        </w:tc>
        <w:tc>
          <w:tcPr>
            <w:tcW w:w="3402" w:type="dxa"/>
            <w:vAlign w:val="bottom"/>
          </w:tcPr>
          <w:p w14:paraId="7BA79BFD" w14:textId="0795BF6A" w:rsidR="00037679" w:rsidRDefault="00037679" w:rsidP="00037679">
            <w:r w:rsidRPr="000B1042">
              <w:rPr>
                <w:rFonts w:ascii="Times New Roman" w:hAnsi="Times New Roman"/>
                <w:szCs w:val="20"/>
              </w:rPr>
              <w:t>WG = Working Group</w:t>
            </w:r>
          </w:p>
        </w:tc>
        <w:tc>
          <w:tcPr>
            <w:tcW w:w="3544" w:type="dxa"/>
            <w:vAlign w:val="bottom"/>
          </w:tcPr>
          <w:p w14:paraId="681830DE" w14:textId="5DE4FADB" w:rsidR="00037679" w:rsidRDefault="00037679" w:rsidP="00037679">
            <w:r w:rsidRPr="000B1042">
              <w:rPr>
                <w:rFonts w:ascii="Times New Roman" w:hAnsi="Times New Roman"/>
                <w:szCs w:val="20"/>
              </w:rPr>
              <w:t>SG = Steering Group</w:t>
            </w:r>
          </w:p>
        </w:tc>
      </w:tr>
      <w:tr w:rsidR="00037679" w14:paraId="2292B0D0" w14:textId="77777777" w:rsidTr="00037679">
        <w:trPr>
          <w:jc w:val="center"/>
        </w:trPr>
        <w:tc>
          <w:tcPr>
            <w:tcW w:w="3397" w:type="dxa"/>
            <w:vAlign w:val="bottom"/>
          </w:tcPr>
          <w:p w14:paraId="3E682D8B" w14:textId="2BA4581D" w:rsidR="00037679" w:rsidRDefault="00037679" w:rsidP="00037679">
            <w:r w:rsidRPr="000B1042">
              <w:rPr>
                <w:rFonts w:ascii="Times New Roman" w:hAnsi="Times New Roman"/>
                <w:szCs w:val="20"/>
              </w:rPr>
              <w:t>PM = Preparatory Meeting</w:t>
            </w:r>
          </w:p>
        </w:tc>
        <w:tc>
          <w:tcPr>
            <w:tcW w:w="3402" w:type="dxa"/>
            <w:vAlign w:val="bottom"/>
          </w:tcPr>
          <w:p w14:paraId="3DA7F4C1" w14:textId="7C059408" w:rsidR="00037679" w:rsidRDefault="00037679" w:rsidP="00037679">
            <w:r w:rsidRPr="000B1042">
              <w:rPr>
                <w:rFonts w:ascii="Times New Roman" w:hAnsi="Times New Roman"/>
                <w:szCs w:val="20"/>
              </w:rPr>
              <w:t>CM = Chairmen's meeting</w:t>
            </w:r>
          </w:p>
        </w:tc>
        <w:tc>
          <w:tcPr>
            <w:tcW w:w="3544" w:type="dxa"/>
            <w:vAlign w:val="bottom"/>
          </w:tcPr>
          <w:p w14:paraId="6F6576FD" w14:textId="34789646" w:rsidR="00037679" w:rsidRDefault="00037679" w:rsidP="00037679">
            <w:r w:rsidRPr="000B1042">
              <w:rPr>
                <w:rFonts w:ascii="Times New Roman" w:hAnsi="Times New Roman"/>
                <w:szCs w:val="20"/>
              </w:rPr>
              <w:t>TG = Task Group</w:t>
            </w:r>
          </w:p>
        </w:tc>
      </w:tr>
      <w:tr w:rsidR="00037679" w14:paraId="31EF974C" w14:textId="77777777" w:rsidTr="00037679">
        <w:trPr>
          <w:jc w:val="center"/>
        </w:trPr>
        <w:tc>
          <w:tcPr>
            <w:tcW w:w="3397" w:type="dxa"/>
            <w:vAlign w:val="bottom"/>
          </w:tcPr>
          <w:p w14:paraId="01A3F6BB" w14:textId="5AD51192" w:rsidR="00037679" w:rsidRDefault="00037679" w:rsidP="00037679">
            <w:r w:rsidRPr="000B1042">
              <w:rPr>
                <w:rFonts w:ascii="Times New Roman" w:hAnsi="Times New Roman"/>
                <w:szCs w:val="20"/>
              </w:rPr>
              <w:t>RM = Resolution Meeting</w:t>
            </w:r>
          </w:p>
        </w:tc>
        <w:tc>
          <w:tcPr>
            <w:tcW w:w="3402" w:type="dxa"/>
            <w:vAlign w:val="bottom"/>
          </w:tcPr>
          <w:p w14:paraId="0A3D0AC0" w14:textId="7D0D0198" w:rsidR="00037679" w:rsidRDefault="00037679" w:rsidP="00037679">
            <w:r w:rsidRPr="000B1042">
              <w:rPr>
                <w:rFonts w:ascii="Times New Roman" w:hAnsi="Times New Roman"/>
                <w:szCs w:val="20"/>
              </w:rPr>
              <w:t>OR = Ordinary</w:t>
            </w:r>
          </w:p>
        </w:tc>
        <w:tc>
          <w:tcPr>
            <w:tcW w:w="3544" w:type="dxa"/>
            <w:vAlign w:val="bottom"/>
          </w:tcPr>
          <w:p w14:paraId="62D21EAC" w14:textId="1129D8CB" w:rsidR="00037679" w:rsidRDefault="00037679" w:rsidP="00037679">
            <w:r w:rsidRPr="000B1042">
              <w:rPr>
                <w:rFonts w:ascii="Times New Roman" w:hAnsi="Times New Roman"/>
                <w:szCs w:val="20"/>
              </w:rPr>
              <w:t>XO = Extraordinary</w:t>
            </w:r>
          </w:p>
        </w:tc>
      </w:tr>
    </w:tbl>
    <w:p w14:paraId="4897B3D2" w14:textId="77777777" w:rsidR="00037679" w:rsidRDefault="00037679" w:rsidP="00037679"/>
    <w:p w14:paraId="5401C302" w14:textId="243FEBDB" w:rsidR="007A5AC0" w:rsidRPr="000B1042" w:rsidRDefault="007A5AC0" w:rsidP="00F53443">
      <w:pPr>
        <w:rPr>
          <w:rFonts w:ascii="Times New Roman" w:hAnsi="Times New Roman"/>
          <w:i/>
          <w:szCs w:val="20"/>
        </w:rPr>
      </w:pPr>
      <w:r w:rsidRPr="000B1042">
        <w:rPr>
          <w:rFonts w:ascii="Times New Roman" w:hAnsi="Times New Roman"/>
          <w:i/>
          <w:szCs w:val="20"/>
        </w:rPr>
        <w:t>End of document</w:t>
      </w:r>
    </w:p>
    <w:sectPr w:rsidR="007A5AC0" w:rsidRPr="000B1042" w:rsidSect="00B72744">
      <w:headerReference w:type="default" r:id="rId2758"/>
      <w:pgSz w:w="16834" w:h="11909" w:orient="landscape" w:code="9"/>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mask="1" wne:kcmPrimary="024C" wne:kcmSecondary="0063"/>
    <wne:keymap wne:kcmPrimary="06BA">
      <wne:macro wne:macroName="TEMPLATEPROJECT.NEWMACROS.PM_LINKTDOC"/>
    </wne:keymap>
  </wne:keymap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7A8CE8" w14:textId="77777777" w:rsidR="00702FA0" w:rsidRDefault="00702FA0">
      <w:r>
        <w:separator/>
      </w:r>
    </w:p>
  </w:endnote>
  <w:endnote w:type="continuationSeparator" w:id="0">
    <w:p w14:paraId="51FFA9AB" w14:textId="77777777" w:rsidR="00702FA0" w:rsidRDefault="00702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ZapfDingbats">
    <w:panose1 w:val="00000000000000000000"/>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Yu Mincho">
    <w:altName w:val="MS Mincho"/>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2AF" w:usb1="0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G Times (WN)">
    <w:altName w:val="Arial"/>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0000012" w:usb3="00000000" w:csb0="0002009F" w:csb1="00000000"/>
  </w:font>
  <w:font w:name="?? ??">
    <w:altName w:val="Arial Unicode MS"/>
    <w:panose1 w:val="00000000000000000000"/>
    <w:charset w:val="80"/>
    <w:family w:val="roman"/>
    <w:notTrueType/>
    <w:pitch w:val="fixed"/>
    <w:sig w:usb0="00000001" w:usb1="08070000" w:usb2="00000010" w:usb3="00000000" w:csb0="00020000"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Light">
    <w:panose1 w:val="020F0302020204030204"/>
    <w:charset w:val="00"/>
    <w:family w:val="swiss"/>
    <w:pitch w:val="variable"/>
    <w:sig w:usb0="A00002EF" w:usb1="4000207B" w:usb2="00000000" w:usb3="00000000" w:csb0="0000019F" w:csb1="00000000"/>
  </w:font>
  <w:font w:name="Helvetica">
    <w:panose1 w:val="020B05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LineDraw">
    <w:altName w:val="Courier New"/>
    <w:charset w:val="02"/>
    <w:family w:val="modern"/>
    <w:pitch w:val="fixed"/>
  </w:font>
  <w:font w:name="????">
    <w:altName w:val="Arial Unicode MS"/>
    <w:panose1 w:val="00000000000000000000"/>
    <w:charset w:val="88"/>
    <w:family w:val="auto"/>
    <w:notTrueType/>
    <w:pitch w:val="variable"/>
    <w:sig w:usb0="00000001" w:usb1="08080000" w:usb2="00000010" w:usb3="00000000" w:csb0="00100000" w:csb1="00000000"/>
  </w:font>
  <w:font w:name="Mincho">
    <w:altName w:val="明朝"/>
    <w:panose1 w:val="02020609040305080305"/>
    <w:charset w:val="80"/>
    <w:family w:val="roman"/>
    <w:notTrueType/>
    <w:pitch w:val="fixed"/>
    <w:sig w:usb0="00000001"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New York">
    <w:panose1 w:val="02040503060506020304"/>
    <w:charset w:val="00"/>
    <w:family w:val="roman"/>
    <w:notTrueType/>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icrosoft YaHei">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D1109F" w14:textId="620059BE" w:rsidR="00603E09" w:rsidRPr="000B6FA8" w:rsidRDefault="00603E09" w:rsidP="007A5AC0">
    <w:pPr>
      <w:pStyle w:val="Footer"/>
      <w:framePr w:wrap="around" w:vAnchor="text" w:hAnchor="margin" w:xAlign="center" w:y="1"/>
      <w:rPr>
        <w:rStyle w:val="PageNumber"/>
      </w:rPr>
    </w:pPr>
    <w:r w:rsidRPr="000B6FA8">
      <w:rPr>
        <w:rStyle w:val="PageNumber"/>
      </w:rPr>
      <w:fldChar w:fldCharType="begin"/>
    </w:r>
    <w:r w:rsidRPr="000B6FA8">
      <w:rPr>
        <w:rStyle w:val="PageNumber"/>
      </w:rPr>
      <w:instrText xml:space="preserve">PAGE  </w:instrText>
    </w:r>
    <w:r w:rsidRPr="000B6FA8">
      <w:rPr>
        <w:rStyle w:val="PageNumber"/>
      </w:rPr>
      <w:fldChar w:fldCharType="separate"/>
    </w:r>
    <w:r w:rsidR="004947F4">
      <w:rPr>
        <w:rStyle w:val="PageNumber"/>
        <w:noProof/>
      </w:rPr>
      <w:t>187</w:t>
    </w:r>
    <w:r w:rsidRPr="000B6FA8">
      <w:rPr>
        <w:rStyle w:val="PageNumber"/>
      </w:rPr>
      <w:fldChar w:fldCharType="end"/>
    </w:r>
  </w:p>
  <w:p w14:paraId="497760C1" w14:textId="77777777" w:rsidR="00603E09" w:rsidRDefault="00603E0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02875D" w14:textId="77777777" w:rsidR="00702FA0" w:rsidRDefault="00702FA0">
      <w:r>
        <w:separator/>
      </w:r>
    </w:p>
  </w:footnote>
  <w:footnote w:type="continuationSeparator" w:id="0">
    <w:p w14:paraId="6AB2B4E5" w14:textId="77777777" w:rsidR="00702FA0" w:rsidRDefault="00702FA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DA08EE" w14:textId="101224B4" w:rsidR="00603E09" w:rsidRDefault="00603E09" w:rsidP="008755AE">
    <w:pPr>
      <w:pStyle w:val="Header"/>
      <w:widowControl w:val="0"/>
      <w:tabs>
        <w:tab w:val="clear" w:pos="9072"/>
        <w:tab w:val="right" w:pos="8280"/>
        <w:tab w:val="right" w:pos="9781"/>
      </w:tabs>
      <w:ind w:right="-58"/>
      <w:rPr>
        <w:rFonts w:ascii="Arial" w:hAnsi="Arial" w:cs="Arial"/>
        <w:b/>
        <w:bCs/>
        <w:sz w:val="28"/>
      </w:rPr>
    </w:pPr>
    <w:r>
      <w:rPr>
        <w:rFonts w:ascii="Arial" w:hAnsi="Arial" w:cs="Arial"/>
        <w:b/>
        <w:bCs/>
        <w:sz w:val="28"/>
      </w:rPr>
      <w:t>3GPP TSG RAN WG1 Meeting #93</w:t>
    </w:r>
    <w:r>
      <w:rPr>
        <w:rFonts w:ascii="Arial" w:hAnsi="Arial" w:cs="Arial"/>
        <w:b/>
        <w:bCs/>
        <w:sz w:val="28"/>
      </w:rPr>
      <w:tab/>
    </w:r>
    <w:r>
      <w:rPr>
        <w:rFonts w:ascii="Arial" w:hAnsi="Arial" w:cs="Arial"/>
        <w:b/>
        <w:bCs/>
        <w:sz w:val="28"/>
      </w:rPr>
      <w:tab/>
    </w:r>
    <w:r>
      <w:rPr>
        <w:rFonts w:ascii="Arial" w:hAnsi="Arial" w:cs="Arial"/>
        <w:b/>
        <w:bCs/>
        <w:sz w:val="28"/>
      </w:rPr>
      <w:tab/>
      <w:t>R1-1805801</w:t>
    </w:r>
  </w:p>
  <w:p w14:paraId="749555D2" w14:textId="0D6F140A" w:rsidR="00603E09" w:rsidRPr="00A200C1" w:rsidRDefault="00603E09" w:rsidP="008755AE">
    <w:pPr>
      <w:pStyle w:val="Header"/>
      <w:widowControl w:val="0"/>
      <w:rPr>
        <w:rFonts w:ascii="Arial" w:hAnsi="Arial" w:cs="Arial"/>
        <w:b/>
        <w:bCs/>
        <w:sz w:val="28"/>
        <w:lang w:val="en-US"/>
      </w:rPr>
    </w:pPr>
    <w:r>
      <w:rPr>
        <w:rFonts w:ascii="Arial" w:hAnsi="Arial" w:cs="Arial"/>
        <w:b/>
        <w:bCs/>
        <w:sz w:val="28"/>
        <w:lang w:val="en-US"/>
      </w:rPr>
      <w:t>Busan, South Korea,</w:t>
    </w:r>
    <w:r w:rsidRPr="00A13D9B">
      <w:rPr>
        <w:rFonts w:ascii="Arial" w:hAnsi="Arial" w:cs="Arial"/>
        <w:b/>
        <w:bCs/>
        <w:sz w:val="28"/>
        <w:lang w:val="en-US"/>
      </w:rPr>
      <w:t xml:space="preserve"> </w:t>
    </w:r>
    <w:r>
      <w:rPr>
        <w:rFonts w:ascii="Arial" w:hAnsi="Arial" w:cs="Arial"/>
        <w:b/>
        <w:bCs/>
        <w:sz w:val="28"/>
        <w:lang w:val="en-US"/>
      </w:rPr>
      <w:t>21</w:t>
    </w:r>
    <w:r w:rsidRPr="00044D18">
      <w:rPr>
        <w:rFonts w:ascii="Arial" w:hAnsi="Arial" w:cs="Arial"/>
        <w:b/>
        <w:bCs/>
        <w:sz w:val="28"/>
        <w:vertAlign w:val="superscript"/>
        <w:lang w:val="en-US"/>
      </w:rPr>
      <w:t>st</w:t>
    </w:r>
    <w:r>
      <w:rPr>
        <w:rFonts w:ascii="Arial" w:hAnsi="Arial" w:cs="Arial"/>
        <w:b/>
        <w:bCs/>
        <w:sz w:val="28"/>
        <w:lang w:val="en-US"/>
      </w:rPr>
      <w:t xml:space="preserve"> – 25</w:t>
    </w:r>
    <w:r w:rsidRPr="00044D18">
      <w:rPr>
        <w:rFonts w:ascii="Arial" w:hAnsi="Arial" w:cs="Arial"/>
        <w:b/>
        <w:bCs/>
        <w:sz w:val="28"/>
        <w:vertAlign w:val="superscript"/>
        <w:lang w:val="en-US"/>
      </w:rPr>
      <w:t>th</w:t>
    </w:r>
    <w:r>
      <w:rPr>
        <w:rFonts w:ascii="Arial" w:hAnsi="Arial" w:cs="Arial"/>
        <w:b/>
        <w:bCs/>
        <w:sz w:val="28"/>
        <w:lang w:val="en-US"/>
      </w:rPr>
      <w:t xml:space="preserve"> May 2018</w:t>
    </w:r>
  </w:p>
  <w:p w14:paraId="7A99501D" w14:textId="156A73B2" w:rsidR="00603E09" w:rsidRPr="00FD1435" w:rsidRDefault="00603E09" w:rsidP="00FD143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AC9000" w14:textId="77777777" w:rsidR="00603E09" w:rsidRDefault="00603E09" w:rsidP="003E6AD9">
    <w:pPr>
      <w:pStyle w:val="Header"/>
      <w:widowControl w:val="0"/>
      <w:tabs>
        <w:tab w:val="clear" w:pos="9072"/>
        <w:tab w:val="right" w:pos="8280"/>
        <w:tab w:val="right" w:pos="9781"/>
      </w:tabs>
      <w:ind w:right="-58"/>
      <w:rPr>
        <w:rFonts w:ascii="Arial" w:hAnsi="Arial" w:cs="Arial"/>
        <w:b/>
        <w:bCs/>
        <w:sz w:val="28"/>
      </w:rPr>
    </w:pPr>
    <w:r>
      <w:rPr>
        <w:rFonts w:ascii="Arial" w:hAnsi="Arial" w:cs="Arial"/>
        <w:b/>
        <w:bCs/>
        <w:sz w:val="28"/>
      </w:rPr>
      <w:t>3GPP TSG RAN WG1 Meeting #93</w:t>
    </w:r>
    <w:r>
      <w:rPr>
        <w:rFonts w:ascii="Arial" w:hAnsi="Arial" w:cs="Arial"/>
        <w:b/>
        <w:bCs/>
        <w:sz w:val="28"/>
      </w:rPr>
      <w:tab/>
    </w:r>
    <w:r>
      <w:rPr>
        <w:rFonts w:ascii="Arial" w:hAnsi="Arial" w:cs="Arial"/>
        <w:b/>
        <w:bCs/>
        <w:sz w:val="28"/>
      </w:rPr>
      <w:tab/>
    </w:r>
    <w:r>
      <w:rPr>
        <w:rFonts w:ascii="Arial" w:hAnsi="Arial" w:cs="Arial"/>
        <w:b/>
        <w:bCs/>
        <w:sz w:val="28"/>
      </w:rPr>
      <w:tab/>
      <w:t>R1-1805801</w:t>
    </w:r>
  </w:p>
  <w:p w14:paraId="371D275E" w14:textId="77777777" w:rsidR="00603E09" w:rsidRPr="00A200C1" w:rsidRDefault="00603E09" w:rsidP="003E6AD9">
    <w:pPr>
      <w:pStyle w:val="Header"/>
      <w:widowControl w:val="0"/>
      <w:rPr>
        <w:rFonts w:ascii="Arial" w:hAnsi="Arial" w:cs="Arial"/>
        <w:b/>
        <w:bCs/>
        <w:sz w:val="28"/>
        <w:lang w:val="en-US"/>
      </w:rPr>
    </w:pPr>
    <w:r>
      <w:rPr>
        <w:rFonts w:ascii="Arial" w:hAnsi="Arial" w:cs="Arial"/>
        <w:b/>
        <w:bCs/>
        <w:sz w:val="28"/>
        <w:lang w:val="en-US"/>
      </w:rPr>
      <w:t>Busan, South Korea,</w:t>
    </w:r>
    <w:r w:rsidRPr="00A13D9B">
      <w:rPr>
        <w:rFonts w:ascii="Arial" w:hAnsi="Arial" w:cs="Arial"/>
        <w:b/>
        <w:bCs/>
        <w:sz w:val="28"/>
        <w:lang w:val="en-US"/>
      </w:rPr>
      <w:t xml:space="preserve"> </w:t>
    </w:r>
    <w:r>
      <w:rPr>
        <w:rFonts w:ascii="Arial" w:hAnsi="Arial" w:cs="Arial"/>
        <w:b/>
        <w:bCs/>
        <w:sz w:val="28"/>
        <w:lang w:val="en-US"/>
      </w:rPr>
      <w:t>21</w:t>
    </w:r>
    <w:r w:rsidRPr="00044D18">
      <w:rPr>
        <w:rFonts w:ascii="Arial" w:hAnsi="Arial" w:cs="Arial"/>
        <w:b/>
        <w:bCs/>
        <w:sz w:val="28"/>
        <w:vertAlign w:val="superscript"/>
        <w:lang w:val="en-US"/>
      </w:rPr>
      <w:t>st</w:t>
    </w:r>
    <w:r>
      <w:rPr>
        <w:rFonts w:ascii="Arial" w:hAnsi="Arial" w:cs="Arial"/>
        <w:b/>
        <w:bCs/>
        <w:sz w:val="28"/>
        <w:lang w:val="en-US"/>
      </w:rPr>
      <w:t xml:space="preserve"> – 25</w:t>
    </w:r>
    <w:r w:rsidRPr="00044D18">
      <w:rPr>
        <w:rFonts w:ascii="Arial" w:hAnsi="Arial" w:cs="Arial"/>
        <w:b/>
        <w:bCs/>
        <w:sz w:val="28"/>
        <w:vertAlign w:val="superscript"/>
        <w:lang w:val="en-US"/>
      </w:rPr>
      <w:t>th</w:t>
    </w:r>
    <w:r>
      <w:rPr>
        <w:rFonts w:ascii="Arial" w:hAnsi="Arial" w:cs="Arial"/>
        <w:b/>
        <w:bCs/>
        <w:sz w:val="28"/>
        <w:lang w:val="en-US"/>
      </w:rPr>
      <w:t xml:space="preserve"> May 2018</w:t>
    </w:r>
  </w:p>
  <w:p w14:paraId="26C6EA5D" w14:textId="77777777" w:rsidR="00603E09" w:rsidRPr="008755AE" w:rsidRDefault="00603E09" w:rsidP="008755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5A54DD86"/>
    <w:lvl w:ilvl="0">
      <w:start w:val="1"/>
      <w:numFmt w:val="decimal"/>
      <w:pStyle w:val="ListNumber3"/>
      <w:lvlText w:val="%1."/>
      <w:lvlJc w:val="left"/>
      <w:pPr>
        <w:tabs>
          <w:tab w:val="num" w:pos="926"/>
        </w:tabs>
        <w:ind w:left="926" w:hanging="360"/>
      </w:pPr>
    </w:lvl>
  </w:abstractNum>
  <w:abstractNum w:abstractNumId="1" w15:restartNumberingAfterBreak="0">
    <w:nsid w:val="00000002"/>
    <w:multiLevelType w:val="singleLevel"/>
    <w:tmpl w:val="00000002"/>
    <w:name w:val="WW8Num2"/>
    <w:styleLink w:val="StyleBulletedSymbolsymbolLeft025Hanging01"/>
    <w:lvl w:ilvl="0">
      <w:start w:val="1"/>
      <w:numFmt w:val="bullet"/>
      <w:pStyle w:val="ZchnZchn"/>
      <w:lvlText w:val=""/>
      <w:lvlJc w:val="left"/>
      <w:pPr>
        <w:tabs>
          <w:tab w:val="num" w:pos="851"/>
        </w:tabs>
        <w:ind w:left="851" w:hanging="851"/>
      </w:pPr>
      <w:rPr>
        <w:rFonts w:ascii="ZapfDingbats" w:hAnsi="ZapfDingbats"/>
      </w:rPr>
    </w:lvl>
  </w:abstractNum>
  <w:abstractNum w:abstractNumId="2" w15:restartNumberingAfterBreak="0">
    <w:nsid w:val="00090E63"/>
    <w:multiLevelType w:val="hybridMultilevel"/>
    <w:tmpl w:val="6A8AD1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0557D75"/>
    <w:multiLevelType w:val="hybridMultilevel"/>
    <w:tmpl w:val="B066AE40"/>
    <w:lvl w:ilvl="0" w:tplc="04090001">
      <w:start w:val="1"/>
      <w:numFmt w:val="bullet"/>
      <w:lvlText w:val=""/>
      <w:lvlJc w:val="left"/>
      <w:pPr>
        <w:ind w:left="772" w:hanging="360"/>
      </w:pPr>
      <w:rPr>
        <w:rFonts w:ascii="Symbol" w:hAnsi="Symbol" w:hint="default"/>
      </w:rPr>
    </w:lvl>
    <w:lvl w:ilvl="1" w:tplc="04090003">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4" w15:restartNumberingAfterBreak="0">
    <w:nsid w:val="00846404"/>
    <w:multiLevelType w:val="hybridMultilevel"/>
    <w:tmpl w:val="814494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0917444"/>
    <w:multiLevelType w:val="hybridMultilevel"/>
    <w:tmpl w:val="4B4E824A"/>
    <w:lvl w:ilvl="0" w:tplc="4776003C">
      <w:start w:val="3"/>
      <w:numFmt w:val="bullet"/>
      <w:lvlText w:val="-"/>
      <w:lvlJc w:val="left"/>
      <w:pPr>
        <w:ind w:left="360" w:hanging="360"/>
      </w:pPr>
      <w:rPr>
        <w:rFonts w:ascii="Times" w:eastAsia="Yu Mincho" w:hAnsi="Times" w:cs="Time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010A7AE9"/>
    <w:multiLevelType w:val="hybridMultilevel"/>
    <w:tmpl w:val="00064C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11B17AC"/>
    <w:multiLevelType w:val="hybridMultilevel"/>
    <w:tmpl w:val="4A7CEF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16F406A"/>
    <w:multiLevelType w:val="hybridMultilevel"/>
    <w:tmpl w:val="6040D9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23553B2"/>
    <w:multiLevelType w:val="hybridMultilevel"/>
    <w:tmpl w:val="466273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2412A04"/>
    <w:multiLevelType w:val="hybridMultilevel"/>
    <w:tmpl w:val="41B415F4"/>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28274EB"/>
    <w:multiLevelType w:val="hybridMultilevel"/>
    <w:tmpl w:val="ADDA39F8"/>
    <w:lvl w:ilvl="0" w:tplc="DB60718C">
      <w:start w:val="1"/>
      <w:numFmt w:val="bullet"/>
      <w:lvlText w:val="•"/>
      <w:lvlJc w:val="left"/>
      <w:pPr>
        <w:tabs>
          <w:tab w:val="num" w:pos="720"/>
        </w:tabs>
        <w:ind w:left="720" w:hanging="360"/>
      </w:pPr>
      <w:rPr>
        <w:rFonts w:ascii="Arial" w:hAnsi="Arial" w:hint="default"/>
      </w:rPr>
    </w:lvl>
    <w:lvl w:ilvl="1" w:tplc="515E0952">
      <w:numFmt w:val="bullet"/>
      <w:pStyle w:val="RAN1bullet2"/>
      <w:lvlText w:val="–"/>
      <w:lvlJc w:val="left"/>
      <w:pPr>
        <w:tabs>
          <w:tab w:val="num" w:pos="1440"/>
        </w:tabs>
        <w:ind w:left="1440" w:hanging="360"/>
      </w:pPr>
      <w:rPr>
        <w:rFonts w:ascii="Arial" w:hAnsi="Arial" w:hint="default"/>
      </w:rPr>
    </w:lvl>
    <w:lvl w:ilvl="2" w:tplc="CEC60A12">
      <w:start w:val="1"/>
      <w:numFmt w:val="bullet"/>
      <w:lvlText w:val="•"/>
      <w:lvlJc w:val="left"/>
      <w:pPr>
        <w:tabs>
          <w:tab w:val="num" w:pos="2160"/>
        </w:tabs>
        <w:ind w:left="2160" w:hanging="360"/>
      </w:pPr>
      <w:rPr>
        <w:rFonts w:ascii="Arial" w:hAnsi="Arial" w:hint="default"/>
      </w:rPr>
    </w:lvl>
    <w:lvl w:ilvl="3" w:tplc="DA28EE96">
      <w:start w:val="1"/>
      <w:numFmt w:val="bullet"/>
      <w:lvlText w:val="•"/>
      <w:lvlJc w:val="left"/>
      <w:pPr>
        <w:tabs>
          <w:tab w:val="num" w:pos="2880"/>
        </w:tabs>
        <w:ind w:left="2880" w:hanging="360"/>
      </w:pPr>
      <w:rPr>
        <w:rFonts w:ascii="Arial" w:hAnsi="Arial" w:hint="default"/>
      </w:rPr>
    </w:lvl>
    <w:lvl w:ilvl="4" w:tplc="7CD4691C">
      <w:start w:val="1"/>
      <w:numFmt w:val="bullet"/>
      <w:lvlText w:val="•"/>
      <w:lvlJc w:val="left"/>
      <w:pPr>
        <w:tabs>
          <w:tab w:val="num" w:pos="3600"/>
        </w:tabs>
        <w:ind w:left="3600" w:hanging="360"/>
      </w:pPr>
      <w:rPr>
        <w:rFonts w:ascii="Arial" w:hAnsi="Arial" w:hint="default"/>
      </w:rPr>
    </w:lvl>
    <w:lvl w:ilvl="5" w:tplc="F68E2EF0" w:tentative="1">
      <w:start w:val="1"/>
      <w:numFmt w:val="bullet"/>
      <w:lvlText w:val="•"/>
      <w:lvlJc w:val="left"/>
      <w:pPr>
        <w:tabs>
          <w:tab w:val="num" w:pos="4320"/>
        </w:tabs>
        <w:ind w:left="4320" w:hanging="360"/>
      </w:pPr>
      <w:rPr>
        <w:rFonts w:ascii="Arial" w:hAnsi="Arial" w:hint="default"/>
      </w:rPr>
    </w:lvl>
    <w:lvl w:ilvl="6" w:tplc="24AAF882" w:tentative="1">
      <w:start w:val="1"/>
      <w:numFmt w:val="bullet"/>
      <w:lvlText w:val="•"/>
      <w:lvlJc w:val="left"/>
      <w:pPr>
        <w:tabs>
          <w:tab w:val="num" w:pos="5040"/>
        </w:tabs>
        <w:ind w:left="5040" w:hanging="360"/>
      </w:pPr>
      <w:rPr>
        <w:rFonts w:ascii="Arial" w:hAnsi="Arial" w:hint="default"/>
      </w:rPr>
    </w:lvl>
    <w:lvl w:ilvl="7" w:tplc="4036A71C" w:tentative="1">
      <w:start w:val="1"/>
      <w:numFmt w:val="bullet"/>
      <w:lvlText w:val="•"/>
      <w:lvlJc w:val="left"/>
      <w:pPr>
        <w:tabs>
          <w:tab w:val="num" w:pos="5760"/>
        </w:tabs>
        <w:ind w:left="5760" w:hanging="360"/>
      </w:pPr>
      <w:rPr>
        <w:rFonts w:ascii="Arial" w:hAnsi="Arial" w:hint="default"/>
      </w:rPr>
    </w:lvl>
    <w:lvl w:ilvl="8" w:tplc="8BCEDA4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2B32EE3"/>
    <w:multiLevelType w:val="hybridMultilevel"/>
    <w:tmpl w:val="A5E2691A"/>
    <w:lvl w:ilvl="0" w:tplc="04090001">
      <w:start w:val="1"/>
      <w:numFmt w:val="bullet"/>
      <w:pStyle w:val="rProposalsub"/>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B5ACA58">
      <w:start w:val="1"/>
      <w:numFmt w:val="bullet"/>
      <w:pStyle w:val="Bulleted"/>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C14B2D"/>
    <w:multiLevelType w:val="hybridMultilevel"/>
    <w:tmpl w:val="8F38E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2F34121"/>
    <w:multiLevelType w:val="hybridMultilevel"/>
    <w:tmpl w:val="A9128256"/>
    <w:lvl w:ilvl="0" w:tplc="04090001">
      <w:start w:val="1"/>
      <w:numFmt w:val="bullet"/>
      <w:lvlText w:val=""/>
      <w:lvlJc w:val="left"/>
      <w:pPr>
        <w:ind w:left="420" w:hanging="420"/>
      </w:pPr>
      <w:rPr>
        <w:rFonts w:ascii="Wingdings" w:hAnsi="Wingdings" w:hint="default"/>
      </w:rPr>
    </w:lvl>
    <w:lvl w:ilvl="1" w:tplc="04090003">
      <w:start w:val="1"/>
      <w:numFmt w:val="bullet"/>
      <w:lvlText w:val="o"/>
      <w:lvlJc w:val="left"/>
      <w:pPr>
        <w:ind w:left="840" w:hanging="420"/>
      </w:pPr>
      <w:rPr>
        <w:rFonts w:ascii="Courier New" w:hAnsi="Courier New" w:cs="Courier New"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030C07A8"/>
    <w:multiLevelType w:val="hybridMultilevel"/>
    <w:tmpl w:val="4E2AF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145377"/>
    <w:multiLevelType w:val="hybridMultilevel"/>
    <w:tmpl w:val="62AE3FD8"/>
    <w:lvl w:ilvl="0" w:tplc="4202C932">
      <w:start w:val="1"/>
      <w:numFmt w:val="bullet"/>
      <w:lvlText w:val=""/>
      <w:lvlJc w:val="left"/>
      <w:pPr>
        <w:tabs>
          <w:tab w:val="num" w:pos="720"/>
        </w:tabs>
        <w:ind w:left="720" w:hanging="360"/>
      </w:pPr>
      <w:rPr>
        <w:rFonts w:ascii="Symbol" w:eastAsia="MS Mincho"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483224E0">
      <w:start w:val="1"/>
      <w:numFmt w:val="decimal"/>
      <w:lvlText w:val="[%3]"/>
      <w:lvlJc w:val="left"/>
      <w:pPr>
        <w:tabs>
          <w:tab w:val="num" w:pos="2481"/>
        </w:tabs>
        <w:ind w:left="2481" w:hanging="681"/>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5458E3"/>
    <w:multiLevelType w:val="hybridMultilevel"/>
    <w:tmpl w:val="9D52C6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3994679"/>
    <w:multiLevelType w:val="hybridMultilevel"/>
    <w:tmpl w:val="BF9C49A2"/>
    <w:lvl w:ilvl="0" w:tplc="3C8AC6EC">
      <w:start w:val="1"/>
      <w:numFmt w:val="bullet"/>
      <w:lvlText w:val="•"/>
      <w:lvlJc w:val="left"/>
      <w:pPr>
        <w:tabs>
          <w:tab w:val="num" w:pos="720"/>
        </w:tabs>
        <w:ind w:left="720" w:hanging="360"/>
      </w:pPr>
      <w:rPr>
        <w:rFonts w:ascii="Arial" w:hAnsi="Arial" w:hint="default"/>
      </w:rPr>
    </w:lvl>
    <w:lvl w:ilvl="1" w:tplc="D74296F2">
      <w:start w:val="174"/>
      <w:numFmt w:val="bullet"/>
      <w:lvlText w:val="–"/>
      <w:lvlJc w:val="left"/>
      <w:pPr>
        <w:tabs>
          <w:tab w:val="num" w:pos="1440"/>
        </w:tabs>
        <w:ind w:left="1440" w:hanging="360"/>
      </w:pPr>
      <w:rPr>
        <w:rFonts w:ascii="Arial" w:hAnsi="Arial" w:hint="default"/>
      </w:rPr>
    </w:lvl>
    <w:lvl w:ilvl="2" w:tplc="61C2EA8E">
      <w:start w:val="174"/>
      <w:numFmt w:val="bullet"/>
      <w:lvlText w:val="•"/>
      <w:lvlJc w:val="left"/>
      <w:pPr>
        <w:tabs>
          <w:tab w:val="num" w:pos="2160"/>
        </w:tabs>
        <w:ind w:left="2160" w:hanging="360"/>
      </w:pPr>
      <w:rPr>
        <w:rFonts w:ascii="Arial" w:hAnsi="Arial" w:hint="default"/>
      </w:rPr>
    </w:lvl>
    <w:lvl w:ilvl="3" w:tplc="F258D01C" w:tentative="1">
      <w:start w:val="1"/>
      <w:numFmt w:val="bullet"/>
      <w:lvlText w:val="•"/>
      <w:lvlJc w:val="left"/>
      <w:pPr>
        <w:tabs>
          <w:tab w:val="num" w:pos="2880"/>
        </w:tabs>
        <w:ind w:left="2880" w:hanging="360"/>
      </w:pPr>
      <w:rPr>
        <w:rFonts w:ascii="Arial" w:hAnsi="Arial" w:hint="default"/>
      </w:rPr>
    </w:lvl>
    <w:lvl w:ilvl="4" w:tplc="5A20F2FC" w:tentative="1">
      <w:start w:val="1"/>
      <w:numFmt w:val="bullet"/>
      <w:lvlText w:val="•"/>
      <w:lvlJc w:val="left"/>
      <w:pPr>
        <w:tabs>
          <w:tab w:val="num" w:pos="3600"/>
        </w:tabs>
        <w:ind w:left="3600" w:hanging="360"/>
      </w:pPr>
      <w:rPr>
        <w:rFonts w:ascii="Arial" w:hAnsi="Arial" w:hint="default"/>
      </w:rPr>
    </w:lvl>
    <w:lvl w:ilvl="5" w:tplc="4B184968" w:tentative="1">
      <w:start w:val="1"/>
      <w:numFmt w:val="bullet"/>
      <w:lvlText w:val="•"/>
      <w:lvlJc w:val="left"/>
      <w:pPr>
        <w:tabs>
          <w:tab w:val="num" w:pos="4320"/>
        </w:tabs>
        <w:ind w:left="4320" w:hanging="360"/>
      </w:pPr>
      <w:rPr>
        <w:rFonts w:ascii="Arial" w:hAnsi="Arial" w:hint="default"/>
      </w:rPr>
    </w:lvl>
    <w:lvl w:ilvl="6" w:tplc="6D2A7EE0" w:tentative="1">
      <w:start w:val="1"/>
      <w:numFmt w:val="bullet"/>
      <w:lvlText w:val="•"/>
      <w:lvlJc w:val="left"/>
      <w:pPr>
        <w:tabs>
          <w:tab w:val="num" w:pos="5040"/>
        </w:tabs>
        <w:ind w:left="5040" w:hanging="360"/>
      </w:pPr>
      <w:rPr>
        <w:rFonts w:ascii="Arial" w:hAnsi="Arial" w:hint="default"/>
      </w:rPr>
    </w:lvl>
    <w:lvl w:ilvl="7" w:tplc="F6D87F7A" w:tentative="1">
      <w:start w:val="1"/>
      <w:numFmt w:val="bullet"/>
      <w:lvlText w:val="•"/>
      <w:lvlJc w:val="left"/>
      <w:pPr>
        <w:tabs>
          <w:tab w:val="num" w:pos="5760"/>
        </w:tabs>
        <w:ind w:left="5760" w:hanging="360"/>
      </w:pPr>
      <w:rPr>
        <w:rFonts w:ascii="Arial" w:hAnsi="Arial" w:hint="default"/>
      </w:rPr>
    </w:lvl>
    <w:lvl w:ilvl="8" w:tplc="E0441ED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45862C5"/>
    <w:multiLevelType w:val="hybridMultilevel"/>
    <w:tmpl w:val="E9B6ABF4"/>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20" w15:restartNumberingAfterBreak="0">
    <w:nsid w:val="0513694A"/>
    <w:multiLevelType w:val="hybridMultilevel"/>
    <w:tmpl w:val="98D00864"/>
    <w:lvl w:ilvl="0" w:tplc="911EB880">
      <w:start w:val="6"/>
      <w:numFmt w:val="bullet"/>
      <w:lvlText w:val="-"/>
      <w:lvlJc w:val="left"/>
      <w:pPr>
        <w:ind w:left="760" w:hanging="360"/>
      </w:pPr>
      <w:rPr>
        <w:rFonts w:ascii="Calibri" w:eastAsia="Malgun Gothic" w:hAnsi="Calibri" w:cs="Times New Roman"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051F2A2A"/>
    <w:multiLevelType w:val="hybridMultilevel"/>
    <w:tmpl w:val="395AB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636600"/>
    <w:multiLevelType w:val="hybridMultilevel"/>
    <w:tmpl w:val="A3EE8334"/>
    <w:lvl w:ilvl="0" w:tplc="F738EB96">
      <w:start w:val="1"/>
      <w:numFmt w:val="bullet"/>
      <w:lvlText w:val="•"/>
      <w:lvlJc w:val="left"/>
      <w:pPr>
        <w:tabs>
          <w:tab w:val="num" w:pos="720"/>
        </w:tabs>
        <w:ind w:left="720" w:hanging="360"/>
      </w:pPr>
      <w:rPr>
        <w:rFonts w:ascii="Arial" w:hAnsi="Arial" w:hint="default"/>
      </w:rPr>
    </w:lvl>
    <w:lvl w:ilvl="1" w:tplc="58BC96FC">
      <w:start w:val="110"/>
      <w:numFmt w:val="bullet"/>
      <w:lvlText w:val="–"/>
      <w:lvlJc w:val="left"/>
      <w:pPr>
        <w:tabs>
          <w:tab w:val="num" w:pos="1440"/>
        </w:tabs>
        <w:ind w:left="1440" w:hanging="360"/>
      </w:pPr>
      <w:rPr>
        <w:rFonts w:ascii="Arial" w:hAnsi="Arial" w:hint="default"/>
      </w:rPr>
    </w:lvl>
    <w:lvl w:ilvl="2" w:tplc="C2FCB2E4" w:tentative="1">
      <w:start w:val="1"/>
      <w:numFmt w:val="bullet"/>
      <w:lvlText w:val="•"/>
      <w:lvlJc w:val="left"/>
      <w:pPr>
        <w:tabs>
          <w:tab w:val="num" w:pos="2160"/>
        </w:tabs>
        <w:ind w:left="2160" w:hanging="360"/>
      </w:pPr>
      <w:rPr>
        <w:rFonts w:ascii="Arial" w:hAnsi="Arial" w:hint="default"/>
      </w:rPr>
    </w:lvl>
    <w:lvl w:ilvl="3" w:tplc="5AE4436A" w:tentative="1">
      <w:start w:val="1"/>
      <w:numFmt w:val="bullet"/>
      <w:lvlText w:val="•"/>
      <w:lvlJc w:val="left"/>
      <w:pPr>
        <w:tabs>
          <w:tab w:val="num" w:pos="2880"/>
        </w:tabs>
        <w:ind w:left="2880" w:hanging="360"/>
      </w:pPr>
      <w:rPr>
        <w:rFonts w:ascii="Arial" w:hAnsi="Arial" w:hint="default"/>
      </w:rPr>
    </w:lvl>
    <w:lvl w:ilvl="4" w:tplc="89504578" w:tentative="1">
      <w:start w:val="1"/>
      <w:numFmt w:val="bullet"/>
      <w:lvlText w:val="•"/>
      <w:lvlJc w:val="left"/>
      <w:pPr>
        <w:tabs>
          <w:tab w:val="num" w:pos="3600"/>
        </w:tabs>
        <w:ind w:left="3600" w:hanging="360"/>
      </w:pPr>
      <w:rPr>
        <w:rFonts w:ascii="Arial" w:hAnsi="Arial" w:hint="default"/>
      </w:rPr>
    </w:lvl>
    <w:lvl w:ilvl="5" w:tplc="6712B8F8" w:tentative="1">
      <w:start w:val="1"/>
      <w:numFmt w:val="bullet"/>
      <w:lvlText w:val="•"/>
      <w:lvlJc w:val="left"/>
      <w:pPr>
        <w:tabs>
          <w:tab w:val="num" w:pos="4320"/>
        </w:tabs>
        <w:ind w:left="4320" w:hanging="360"/>
      </w:pPr>
      <w:rPr>
        <w:rFonts w:ascii="Arial" w:hAnsi="Arial" w:hint="default"/>
      </w:rPr>
    </w:lvl>
    <w:lvl w:ilvl="6" w:tplc="82EE55D0" w:tentative="1">
      <w:start w:val="1"/>
      <w:numFmt w:val="bullet"/>
      <w:lvlText w:val="•"/>
      <w:lvlJc w:val="left"/>
      <w:pPr>
        <w:tabs>
          <w:tab w:val="num" w:pos="5040"/>
        </w:tabs>
        <w:ind w:left="5040" w:hanging="360"/>
      </w:pPr>
      <w:rPr>
        <w:rFonts w:ascii="Arial" w:hAnsi="Arial" w:hint="default"/>
      </w:rPr>
    </w:lvl>
    <w:lvl w:ilvl="7" w:tplc="91F83D8E" w:tentative="1">
      <w:start w:val="1"/>
      <w:numFmt w:val="bullet"/>
      <w:lvlText w:val="•"/>
      <w:lvlJc w:val="left"/>
      <w:pPr>
        <w:tabs>
          <w:tab w:val="num" w:pos="5760"/>
        </w:tabs>
        <w:ind w:left="5760" w:hanging="360"/>
      </w:pPr>
      <w:rPr>
        <w:rFonts w:ascii="Arial" w:hAnsi="Arial" w:hint="default"/>
      </w:rPr>
    </w:lvl>
    <w:lvl w:ilvl="8" w:tplc="BF58476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05D31C3E"/>
    <w:multiLevelType w:val="hybridMultilevel"/>
    <w:tmpl w:val="3C527832"/>
    <w:lvl w:ilvl="0" w:tplc="04090001">
      <w:numFmt w:val="bullet"/>
      <w:lvlText w:val="-"/>
      <w:lvlJc w:val="left"/>
      <w:pPr>
        <w:tabs>
          <w:tab w:val="num" w:pos="644"/>
        </w:tabs>
        <w:ind w:left="644"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5EB3015"/>
    <w:multiLevelType w:val="hybridMultilevel"/>
    <w:tmpl w:val="CA6285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060D3FFB"/>
    <w:multiLevelType w:val="hybridMultilevel"/>
    <w:tmpl w:val="488A4C58"/>
    <w:lvl w:ilvl="0" w:tplc="4D3678F6">
      <w:start w:val="1"/>
      <w:numFmt w:val="bullet"/>
      <w:pStyle w:val="RAN1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63B296C"/>
    <w:multiLevelType w:val="hybridMultilevel"/>
    <w:tmpl w:val="535A1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7740ED7"/>
    <w:multiLevelType w:val="hybridMultilevel"/>
    <w:tmpl w:val="10ACD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7CB3A42"/>
    <w:multiLevelType w:val="multilevel"/>
    <w:tmpl w:val="6E7ABD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7D5A3E"/>
    <w:multiLevelType w:val="hybridMultilevel"/>
    <w:tmpl w:val="9718F6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87F2E4C"/>
    <w:multiLevelType w:val="hybridMultilevel"/>
    <w:tmpl w:val="B9BE6538"/>
    <w:lvl w:ilvl="0" w:tplc="C8725AEA">
      <w:start w:val="4"/>
      <w:numFmt w:val="bullet"/>
      <w:lvlText w:val="-"/>
      <w:lvlJc w:val="left"/>
      <w:pPr>
        <w:ind w:left="360" w:hanging="360"/>
      </w:pPr>
      <w:rPr>
        <w:rFonts w:ascii="Times New Roman" w:eastAsia="Malgun Gothic"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08CE6D73"/>
    <w:multiLevelType w:val="hybridMultilevel"/>
    <w:tmpl w:val="127EED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91A63C7"/>
    <w:multiLevelType w:val="hybridMultilevel"/>
    <w:tmpl w:val="1CAA2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095E0405"/>
    <w:multiLevelType w:val="hybridMultilevel"/>
    <w:tmpl w:val="B08206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97503A6"/>
    <w:multiLevelType w:val="hybridMultilevel"/>
    <w:tmpl w:val="66009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9982A77"/>
    <w:multiLevelType w:val="hybridMultilevel"/>
    <w:tmpl w:val="C68692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09E01625"/>
    <w:multiLevelType w:val="hybridMultilevel"/>
    <w:tmpl w:val="991686B4"/>
    <w:lvl w:ilvl="0" w:tplc="08090001">
      <w:start w:val="1"/>
      <w:numFmt w:val="bullet"/>
      <w:lvlText w:val=""/>
      <w:lvlJc w:val="left"/>
      <w:pPr>
        <w:ind w:left="840" w:hanging="420"/>
      </w:pPr>
      <w:rPr>
        <w:rFonts w:ascii="Symbol" w:hAnsi="Symbol" w:hint="default"/>
      </w:rPr>
    </w:lvl>
    <w:lvl w:ilvl="1" w:tplc="ED6CE8DA">
      <w:start w:val="1"/>
      <w:numFmt w:val="bullet"/>
      <w:lvlText w:val=""/>
      <w:lvlJc w:val="left"/>
      <w:pPr>
        <w:ind w:left="1260" w:hanging="420"/>
      </w:pPr>
      <w:rPr>
        <w:rFonts w:ascii="Wingdings" w:hAnsi="Wingdings" w:hint="default"/>
        <w:color w:val="auto"/>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7" w15:restartNumberingAfterBreak="0">
    <w:nsid w:val="0A3E2B1F"/>
    <w:multiLevelType w:val="hybridMultilevel"/>
    <w:tmpl w:val="20CA5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0A547C8E"/>
    <w:multiLevelType w:val="hybridMultilevel"/>
    <w:tmpl w:val="2DBC03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0A575426"/>
    <w:multiLevelType w:val="hybridMultilevel"/>
    <w:tmpl w:val="EE0E3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AB7457C"/>
    <w:multiLevelType w:val="hybridMultilevel"/>
    <w:tmpl w:val="C838A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AB901DF"/>
    <w:multiLevelType w:val="hybridMultilevel"/>
    <w:tmpl w:val="E188B3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0AFA4670"/>
    <w:multiLevelType w:val="hybridMultilevel"/>
    <w:tmpl w:val="FBFE0298"/>
    <w:lvl w:ilvl="0" w:tplc="F4062478">
      <w:start w:val="1"/>
      <w:numFmt w:val="bullet"/>
      <w:lvlText w:val="•"/>
      <w:lvlJc w:val="left"/>
      <w:pPr>
        <w:ind w:left="420" w:hanging="420"/>
      </w:pPr>
      <w:rPr>
        <w:rFonts w:ascii="Arial" w:hAnsi="Arial"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3" w15:restartNumberingAfterBreak="0">
    <w:nsid w:val="0B2C547B"/>
    <w:multiLevelType w:val="hybridMultilevel"/>
    <w:tmpl w:val="6C86ED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0B4168DD"/>
    <w:multiLevelType w:val="hybridMultilevel"/>
    <w:tmpl w:val="4DEEF5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0BB7157F"/>
    <w:multiLevelType w:val="hybridMultilevel"/>
    <w:tmpl w:val="D9FE6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0BD17C84"/>
    <w:multiLevelType w:val="hybridMultilevel"/>
    <w:tmpl w:val="33B28BFC"/>
    <w:lvl w:ilvl="0" w:tplc="54EEB79A">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BEF7CD8"/>
    <w:multiLevelType w:val="hybridMultilevel"/>
    <w:tmpl w:val="BAD8AA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456D8F"/>
    <w:multiLevelType w:val="hybridMultilevel"/>
    <w:tmpl w:val="C0922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CC20E4D"/>
    <w:multiLevelType w:val="hybridMultilevel"/>
    <w:tmpl w:val="7F3A42F2"/>
    <w:lvl w:ilvl="0" w:tplc="339A087C">
      <w:start w:val="1"/>
      <w:numFmt w:val="bullet"/>
      <w:lvlText w:val="•"/>
      <w:lvlJc w:val="left"/>
      <w:pPr>
        <w:tabs>
          <w:tab w:val="num" w:pos="720"/>
        </w:tabs>
        <w:ind w:left="720" w:hanging="360"/>
      </w:pPr>
      <w:rPr>
        <w:rFonts w:ascii="Arial" w:hAnsi="Arial" w:cs="Times New Roman" w:hint="default"/>
      </w:rPr>
    </w:lvl>
    <w:lvl w:ilvl="1" w:tplc="0809000F">
      <w:start w:val="1"/>
      <w:numFmt w:val="decimal"/>
      <w:lvlText w:val="%2."/>
      <w:lvlJc w:val="left"/>
      <w:pPr>
        <w:tabs>
          <w:tab w:val="num" w:pos="1440"/>
        </w:tabs>
        <w:ind w:left="1440" w:hanging="360"/>
      </w:pPr>
    </w:lvl>
    <w:lvl w:ilvl="2" w:tplc="967CA8D2">
      <w:start w:val="1"/>
      <w:numFmt w:val="bullet"/>
      <w:lvlText w:val="•"/>
      <w:lvlJc w:val="left"/>
      <w:pPr>
        <w:tabs>
          <w:tab w:val="num" w:pos="2160"/>
        </w:tabs>
        <w:ind w:left="2160" w:hanging="360"/>
      </w:pPr>
      <w:rPr>
        <w:rFonts w:ascii="Arial" w:hAnsi="Arial" w:cs="Times New Roman" w:hint="default"/>
      </w:rPr>
    </w:lvl>
    <w:lvl w:ilvl="3" w:tplc="2E1AEECA">
      <w:start w:val="1"/>
      <w:numFmt w:val="bullet"/>
      <w:lvlText w:val="•"/>
      <w:lvlJc w:val="left"/>
      <w:pPr>
        <w:tabs>
          <w:tab w:val="num" w:pos="2880"/>
        </w:tabs>
        <w:ind w:left="2880" w:hanging="360"/>
      </w:pPr>
      <w:rPr>
        <w:rFonts w:ascii="Arial" w:hAnsi="Arial" w:cs="Times New Roman" w:hint="default"/>
      </w:rPr>
    </w:lvl>
    <w:lvl w:ilvl="4" w:tplc="49FE15E4">
      <w:start w:val="1"/>
      <w:numFmt w:val="bullet"/>
      <w:lvlText w:val="•"/>
      <w:lvlJc w:val="left"/>
      <w:pPr>
        <w:tabs>
          <w:tab w:val="num" w:pos="3600"/>
        </w:tabs>
        <w:ind w:left="3600" w:hanging="360"/>
      </w:pPr>
      <w:rPr>
        <w:rFonts w:ascii="Arial" w:hAnsi="Arial" w:cs="Times New Roman" w:hint="default"/>
      </w:rPr>
    </w:lvl>
    <w:lvl w:ilvl="5" w:tplc="291A355A">
      <w:start w:val="1"/>
      <w:numFmt w:val="bullet"/>
      <w:lvlText w:val="•"/>
      <w:lvlJc w:val="left"/>
      <w:pPr>
        <w:tabs>
          <w:tab w:val="num" w:pos="4320"/>
        </w:tabs>
        <w:ind w:left="4320" w:hanging="360"/>
      </w:pPr>
      <w:rPr>
        <w:rFonts w:ascii="Arial" w:hAnsi="Arial" w:cs="Times New Roman" w:hint="default"/>
      </w:rPr>
    </w:lvl>
    <w:lvl w:ilvl="6" w:tplc="13364084">
      <w:start w:val="1"/>
      <w:numFmt w:val="bullet"/>
      <w:lvlText w:val="•"/>
      <w:lvlJc w:val="left"/>
      <w:pPr>
        <w:tabs>
          <w:tab w:val="num" w:pos="5040"/>
        </w:tabs>
        <w:ind w:left="5040" w:hanging="360"/>
      </w:pPr>
      <w:rPr>
        <w:rFonts w:ascii="Arial" w:hAnsi="Arial" w:cs="Times New Roman" w:hint="default"/>
      </w:rPr>
    </w:lvl>
    <w:lvl w:ilvl="7" w:tplc="8A681F28">
      <w:start w:val="1"/>
      <w:numFmt w:val="bullet"/>
      <w:lvlText w:val="•"/>
      <w:lvlJc w:val="left"/>
      <w:pPr>
        <w:tabs>
          <w:tab w:val="num" w:pos="5760"/>
        </w:tabs>
        <w:ind w:left="5760" w:hanging="360"/>
      </w:pPr>
      <w:rPr>
        <w:rFonts w:ascii="Arial" w:hAnsi="Arial" w:cs="Times New Roman" w:hint="default"/>
      </w:rPr>
    </w:lvl>
    <w:lvl w:ilvl="8" w:tplc="C298B688">
      <w:start w:val="1"/>
      <w:numFmt w:val="bullet"/>
      <w:lvlText w:val="•"/>
      <w:lvlJc w:val="left"/>
      <w:pPr>
        <w:tabs>
          <w:tab w:val="num" w:pos="6480"/>
        </w:tabs>
        <w:ind w:left="6480" w:hanging="360"/>
      </w:pPr>
      <w:rPr>
        <w:rFonts w:ascii="Arial" w:hAnsi="Arial" w:cs="Times New Roman" w:hint="default"/>
      </w:rPr>
    </w:lvl>
  </w:abstractNum>
  <w:abstractNum w:abstractNumId="50" w15:restartNumberingAfterBreak="0">
    <w:nsid w:val="0CCB7246"/>
    <w:multiLevelType w:val="hybridMultilevel"/>
    <w:tmpl w:val="723CC51C"/>
    <w:lvl w:ilvl="0" w:tplc="54EEB79A">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CED1557"/>
    <w:multiLevelType w:val="hybridMultilevel"/>
    <w:tmpl w:val="AA589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0D4E1F98"/>
    <w:multiLevelType w:val="hybridMultilevel"/>
    <w:tmpl w:val="D722C3E2"/>
    <w:lvl w:ilvl="0" w:tplc="41D28746">
      <w:start w:val="4"/>
      <w:numFmt w:val="bullet"/>
      <w:lvlText w:val="-"/>
      <w:lvlJc w:val="left"/>
      <w:pPr>
        <w:ind w:left="720" w:hanging="360"/>
      </w:pPr>
      <w:rPr>
        <w:rFonts w:ascii="Times New Roman" w:eastAsia="Batang" w:hAnsi="Times New Roman" w:cs="Times New Roman" w:hint="default"/>
        <w:lang w:val="en-US"/>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DC73822"/>
    <w:multiLevelType w:val="hybridMultilevel"/>
    <w:tmpl w:val="3968A0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0E2E3FD4"/>
    <w:multiLevelType w:val="hybridMultilevel"/>
    <w:tmpl w:val="DE420D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0E835B81"/>
    <w:multiLevelType w:val="hybridMultilevel"/>
    <w:tmpl w:val="7FBE34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0E9B7D79"/>
    <w:multiLevelType w:val="hybridMultilevel"/>
    <w:tmpl w:val="9E54A1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0EC55E2E"/>
    <w:multiLevelType w:val="hybridMultilevel"/>
    <w:tmpl w:val="6144CE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0F724005"/>
    <w:multiLevelType w:val="hybridMultilevel"/>
    <w:tmpl w:val="C10A2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0F86278A"/>
    <w:multiLevelType w:val="hybridMultilevel"/>
    <w:tmpl w:val="0AE446E6"/>
    <w:lvl w:ilvl="0" w:tplc="08090001">
      <w:start w:val="1"/>
      <w:numFmt w:val="bullet"/>
      <w:lvlText w:val=""/>
      <w:lvlJc w:val="left"/>
      <w:pPr>
        <w:tabs>
          <w:tab w:val="num" w:pos="720"/>
        </w:tabs>
        <w:ind w:left="720" w:hanging="360"/>
      </w:pPr>
      <w:rPr>
        <w:rFonts w:ascii="Symbol" w:hAnsi="Symbol" w:hint="default"/>
      </w:rPr>
    </w:lvl>
    <w:lvl w:ilvl="1" w:tplc="C2B66074">
      <w:start w:val="1"/>
      <w:numFmt w:val="bullet"/>
      <w:lvlText w:val="•"/>
      <w:lvlJc w:val="left"/>
      <w:pPr>
        <w:tabs>
          <w:tab w:val="num" w:pos="1440"/>
        </w:tabs>
        <w:ind w:left="1440" w:hanging="360"/>
      </w:pPr>
      <w:rPr>
        <w:rFonts w:ascii="Arial" w:hAnsi="Arial" w:hint="default"/>
      </w:rPr>
    </w:lvl>
    <w:lvl w:ilvl="2" w:tplc="BD3EAE0E" w:tentative="1">
      <w:start w:val="1"/>
      <w:numFmt w:val="bullet"/>
      <w:lvlText w:val="•"/>
      <w:lvlJc w:val="left"/>
      <w:pPr>
        <w:tabs>
          <w:tab w:val="num" w:pos="2160"/>
        </w:tabs>
        <w:ind w:left="2160" w:hanging="360"/>
      </w:pPr>
      <w:rPr>
        <w:rFonts w:ascii="Arial" w:hAnsi="Arial" w:hint="default"/>
      </w:rPr>
    </w:lvl>
    <w:lvl w:ilvl="3" w:tplc="D34A4168" w:tentative="1">
      <w:start w:val="1"/>
      <w:numFmt w:val="bullet"/>
      <w:lvlText w:val="•"/>
      <w:lvlJc w:val="left"/>
      <w:pPr>
        <w:tabs>
          <w:tab w:val="num" w:pos="2880"/>
        </w:tabs>
        <w:ind w:left="2880" w:hanging="360"/>
      </w:pPr>
      <w:rPr>
        <w:rFonts w:ascii="Arial" w:hAnsi="Arial" w:hint="default"/>
      </w:rPr>
    </w:lvl>
    <w:lvl w:ilvl="4" w:tplc="C68C7696" w:tentative="1">
      <w:start w:val="1"/>
      <w:numFmt w:val="bullet"/>
      <w:lvlText w:val="•"/>
      <w:lvlJc w:val="left"/>
      <w:pPr>
        <w:tabs>
          <w:tab w:val="num" w:pos="3600"/>
        </w:tabs>
        <w:ind w:left="3600" w:hanging="360"/>
      </w:pPr>
      <w:rPr>
        <w:rFonts w:ascii="Arial" w:hAnsi="Arial" w:hint="default"/>
      </w:rPr>
    </w:lvl>
    <w:lvl w:ilvl="5" w:tplc="B9765DDC" w:tentative="1">
      <w:start w:val="1"/>
      <w:numFmt w:val="bullet"/>
      <w:lvlText w:val="•"/>
      <w:lvlJc w:val="left"/>
      <w:pPr>
        <w:tabs>
          <w:tab w:val="num" w:pos="4320"/>
        </w:tabs>
        <w:ind w:left="4320" w:hanging="360"/>
      </w:pPr>
      <w:rPr>
        <w:rFonts w:ascii="Arial" w:hAnsi="Arial" w:hint="default"/>
      </w:rPr>
    </w:lvl>
    <w:lvl w:ilvl="6" w:tplc="511CF6CA" w:tentative="1">
      <w:start w:val="1"/>
      <w:numFmt w:val="bullet"/>
      <w:lvlText w:val="•"/>
      <w:lvlJc w:val="left"/>
      <w:pPr>
        <w:tabs>
          <w:tab w:val="num" w:pos="5040"/>
        </w:tabs>
        <w:ind w:left="5040" w:hanging="360"/>
      </w:pPr>
      <w:rPr>
        <w:rFonts w:ascii="Arial" w:hAnsi="Arial" w:hint="default"/>
      </w:rPr>
    </w:lvl>
    <w:lvl w:ilvl="7" w:tplc="622EDC8A" w:tentative="1">
      <w:start w:val="1"/>
      <w:numFmt w:val="bullet"/>
      <w:lvlText w:val="•"/>
      <w:lvlJc w:val="left"/>
      <w:pPr>
        <w:tabs>
          <w:tab w:val="num" w:pos="5760"/>
        </w:tabs>
        <w:ind w:left="5760" w:hanging="360"/>
      </w:pPr>
      <w:rPr>
        <w:rFonts w:ascii="Arial" w:hAnsi="Arial" w:hint="default"/>
      </w:rPr>
    </w:lvl>
    <w:lvl w:ilvl="8" w:tplc="24FA0F32"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10083A74"/>
    <w:multiLevelType w:val="hybridMultilevel"/>
    <w:tmpl w:val="CD0C0238"/>
    <w:lvl w:ilvl="0" w:tplc="D644A0FE">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10FA0651"/>
    <w:multiLevelType w:val="hybridMultilevel"/>
    <w:tmpl w:val="2196C5F4"/>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1A05C6B"/>
    <w:multiLevelType w:val="hybridMultilevel"/>
    <w:tmpl w:val="968295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11ED6CB7"/>
    <w:multiLevelType w:val="hybridMultilevel"/>
    <w:tmpl w:val="DB980A3A"/>
    <w:lvl w:ilvl="0" w:tplc="60AE8B56">
      <w:start w:val="1"/>
      <w:numFmt w:val="bullet"/>
      <w:lvlText w:val="•"/>
      <w:lvlJc w:val="left"/>
      <w:pPr>
        <w:ind w:left="780" w:hanging="360"/>
      </w:pPr>
      <w:rPr>
        <w:rFonts w:ascii="Arial" w:hAnsi="Aria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4" w15:restartNumberingAfterBreak="0">
    <w:nsid w:val="120C0A74"/>
    <w:multiLevelType w:val="hybridMultilevel"/>
    <w:tmpl w:val="1D8A820E"/>
    <w:lvl w:ilvl="0" w:tplc="BBAA0F1C">
      <w:start w:val="2"/>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2156831"/>
    <w:multiLevelType w:val="hybridMultilevel"/>
    <w:tmpl w:val="C6CAAE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2173403"/>
    <w:multiLevelType w:val="hybridMultilevel"/>
    <w:tmpl w:val="F3FA52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122F43DC"/>
    <w:multiLevelType w:val="multilevel"/>
    <w:tmpl w:val="122F43D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Wingdings" w:hAnsi="Wingdings" w:hint="default"/>
        <w:sz w:val="21"/>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8" w15:restartNumberingAfterBreak="0">
    <w:nsid w:val="12452022"/>
    <w:multiLevelType w:val="hybridMultilevel"/>
    <w:tmpl w:val="FFF6076E"/>
    <w:lvl w:ilvl="0" w:tplc="08090001">
      <w:start w:val="1"/>
      <w:numFmt w:val="bullet"/>
      <w:lvlText w:val=""/>
      <w:lvlJc w:val="left"/>
      <w:pPr>
        <w:tabs>
          <w:tab w:val="num" w:pos="720"/>
        </w:tabs>
        <w:ind w:left="720" w:hanging="360"/>
      </w:pPr>
      <w:rPr>
        <w:rFonts w:ascii="Symbol" w:hAnsi="Symbol" w:hint="default"/>
      </w:rPr>
    </w:lvl>
    <w:lvl w:ilvl="1" w:tplc="73FCE5DC">
      <w:start w:val="270"/>
      <w:numFmt w:val="bullet"/>
      <w:lvlText w:val="–"/>
      <w:lvlJc w:val="left"/>
      <w:pPr>
        <w:tabs>
          <w:tab w:val="num" w:pos="1440"/>
        </w:tabs>
        <w:ind w:left="1440" w:hanging="360"/>
      </w:pPr>
      <w:rPr>
        <w:rFonts w:ascii="Arial" w:hAnsi="Arial" w:hint="default"/>
      </w:rPr>
    </w:lvl>
    <w:lvl w:ilvl="2" w:tplc="BFB2A760">
      <w:start w:val="270"/>
      <w:numFmt w:val="bullet"/>
      <w:lvlText w:val="•"/>
      <w:lvlJc w:val="left"/>
      <w:pPr>
        <w:tabs>
          <w:tab w:val="num" w:pos="2160"/>
        </w:tabs>
        <w:ind w:left="2160" w:hanging="360"/>
      </w:pPr>
      <w:rPr>
        <w:rFonts w:ascii="Arial" w:hAnsi="Arial" w:hint="default"/>
      </w:rPr>
    </w:lvl>
    <w:lvl w:ilvl="3" w:tplc="A9B2A6D2">
      <w:start w:val="270"/>
      <w:numFmt w:val="bullet"/>
      <w:lvlText w:val="–"/>
      <w:lvlJc w:val="left"/>
      <w:pPr>
        <w:tabs>
          <w:tab w:val="num" w:pos="2880"/>
        </w:tabs>
        <w:ind w:left="2880" w:hanging="360"/>
      </w:pPr>
      <w:rPr>
        <w:rFonts w:ascii="Arial" w:hAnsi="Arial" w:hint="default"/>
      </w:rPr>
    </w:lvl>
    <w:lvl w:ilvl="4" w:tplc="53E271A4" w:tentative="1">
      <w:start w:val="1"/>
      <w:numFmt w:val="bullet"/>
      <w:lvlText w:val="•"/>
      <w:lvlJc w:val="left"/>
      <w:pPr>
        <w:tabs>
          <w:tab w:val="num" w:pos="3600"/>
        </w:tabs>
        <w:ind w:left="3600" w:hanging="360"/>
      </w:pPr>
      <w:rPr>
        <w:rFonts w:ascii="Arial" w:hAnsi="Arial" w:hint="default"/>
      </w:rPr>
    </w:lvl>
    <w:lvl w:ilvl="5" w:tplc="174048F2" w:tentative="1">
      <w:start w:val="1"/>
      <w:numFmt w:val="bullet"/>
      <w:lvlText w:val="•"/>
      <w:lvlJc w:val="left"/>
      <w:pPr>
        <w:tabs>
          <w:tab w:val="num" w:pos="4320"/>
        </w:tabs>
        <w:ind w:left="4320" w:hanging="360"/>
      </w:pPr>
      <w:rPr>
        <w:rFonts w:ascii="Arial" w:hAnsi="Arial" w:hint="default"/>
      </w:rPr>
    </w:lvl>
    <w:lvl w:ilvl="6" w:tplc="FA7C11C6" w:tentative="1">
      <w:start w:val="1"/>
      <w:numFmt w:val="bullet"/>
      <w:lvlText w:val="•"/>
      <w:lvlJc w:val="left"/>
      <w:pPr>
        <w:tabs>
          <w:tab w:val="num" w:pos="5040"/>
        </w:tabs>
        <w:ind w:left="5040" w:hanging="360"/>
      </w:pPr>
      <w:rPr>
        <w:rFonts w:ascii="Arial" w:hAnsi="Arial" w:hint="default"/>
      </w:rPr>
    </w:lvl>
    <w:lvl w:ilvl="7" w:tplc="1DDE0D0E" w:tentative="1">
      <w:start w:val="1"/>
      <w:numFmt w:val="bullet"/>
      <w:lvlText w:val="•"/>
      <w:lvlJc w:val="left"/>
      <w:pPr>
        <w:tabs>
          <w:tab w:val="num" w:pos="5760"/>
        </w:tabs>
        <w:ind w:left="5760" w:hanging="360"/>
      </w:pPr>
      <w:rPr>
        <w:rFonts w:ascii="Arial" w:hAnsi="Arial" w:hint="default"/>
      </w:rPr>
    </w:lvl>
    <w:lvl w:ilvl="8" w:tplc="40D69F18"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138C09C4"/>
    <w:multiLevelType w:val="hybridMultilevel"/>
    <w:tmpl w:val="DDFE0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3AA0E34"/>
    <w:multiLevelType w:val="hybridMultilevel"/>
    <w:tmpl w:val="34E23D8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13E85FA5"/>
    <w:multiLevelType w:val="hybridMultilevel"/>
    <w:tmpl w:val="EDBAB4E2"/>
    <w:lvl w:ilvl="0" w:tplc="DFE4C20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3ED0F03"/>
    <w:multiLevelType w:val="multilevel"/>
    <w:tmpl w:val="ED2663BC"/>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62"/>
        </w:tabs>
        <w:ind w:left="862" w:hanging="720"/>
      </w:pPr>
      <w:rPr>
        <w:rFonts w:hint="default"/>
      </w:rPr>
    </w:lvl>
    <w:lvl w:ilvl="3">
      <w:start w:val="1"/>
      <w:numFmt w:val="decimal"/>
      <w:pStyle w:val="Heading4"/>
      <w:lvlText w:val="%1.%2.%3.%4"/>
      <w:lvlJc w:val="left"/>
      <w:pPr>
        <w:tabs>
          <w:tab w:val="num" w:pos="1574"/>
        </w:tabs>
        <w:ind w:left="1574"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3" w15:restartNumberingAfterBreak="0">
    <w:nsid w:val="13FA11BE"/>
    <w:multiLevelType w:val="hybridMultilevel"/>
    <w:tmpl w:val="B9428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43A2A2F"/>
    <w:multiLevelType w:val="hybridMultilevel"/>
    <w:tmpl w:val="36187E8C"/>
    <w:styleLink w:val="StyleBulletedSymbolsymbolLeft025Hanging0253"/>
    <w:lvl w:ilvl="0" w:tplc="CF68586C">
      <w:start w:val="1"/>
      <w:numFmt w:val="bullet"/>
      <w:pStyle w:val="bullet"/>
      <w:lvlText w:val=""/>
      <w:lvlJc w:val="left"/>
      <w:pPr>
        <w:ind w:left="840" w:hanging="42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145A62C6"/>
    <w:multiLevelType w:val="hybridMultilevel"/>
    <w:tmpl w:val="0B507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145F4645"/>
    <w:multiLevelType w:val="hybridMultilevel"/>
    <w:tmpl w:val="34121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46048AE"/>
    <w:multiLevelType w:val="hybridMultilevel"/>
    <w:tmpl w:val="F618B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14EB1EB3"/>
    <w:multiLevelType w:val="hybridMultilevel"/>
    <w:tmpl w:val="C316A5A6"/>
    <w:lvl w:ilvl="0" w:tplc="E41A41AE">
      <w:numFmt w:val="bullet"/>
      <w:lvlText w:val="-"/>
      <w:lvlJc w:val="left"/>
      <w:pPr>
        <w:ind w:left="720" w:hanging="360"/>
      </w:pPr>
      <w:rPr>
        <w:rFonts w:ascii="Times" w:eastAsia="Batang"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51449FC"/>
    <w:multiLevelType w:val="hybridMultilevel"/>
    <w:tmpl w:val="0ACC7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57D7E73"/>
    <w:multiLevelType w:val="multilevel"/>
    <w:tmpl w:val="7D76BAA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1" w15:restartNumberingAfterBreak="0">
    <w:nsid w:val="159111A6"/>
    <w:multiLevelType w:val="hybridMultilevel"/>
    <w:tmpl w:val="7B54C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15A347B6"/>
    <w:multiLevelType w:val="hybridMultilevel"/>
    <w:tmpl w:val="83864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16183DAA"/>
    <w:multiLevelType w:val="hybridMultilevel"/>
    <w:tmpl w:val="C5C6D5E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4" w15:restartNumberingAfterBreak="0">
    <w:nsid w:val="16183E6D"/>
    <w:multiLevelType w:val="hybridMultilevel"/>
    <w:tmpl w:val="230CC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167F3A3C"/>
    <w:multiLevelType w:val="hybridMultilevel"/>
    <w:tmpl w:val="AA2C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6894629"/>
    <w:multiLevelType w:val="hybridMultilevel"/>
    <w:tmpl w:val="B8F28A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16C35CF3"/>
    <w:multiLevelType w:val="hybridMultilevel"/>
    <w:tmpl w:val="51A232BA"/>
    <w:lvl w:ilvl="0" w:tplc="63229584">
      <w:start w:val="1"/>
      <w:numFmt w:val="bullet"/>
      <w:lvlText w:val="•"/>
      <w:lvlJc w:val="left"/>
      <w:pPr>
        <w:tabs>
          <w:tab w:val="num" w:pos="720"/>
        </w:tabs>
        <w:ind w:left="720" w:hanging="360"/>
      </w:pPr>
      <w:rPr>
        <w:rFonts w:ascii="Arial" w:hAnsi="Arial" w:hint="default"/>
      </w:rPr>
    </w:lvl>
    <w:lvl w:ilvl="1" w:tplc="939646E2">
      <w:start w:val="174"/>
      <w:numFmt w:val="bullet"/>
      <w:lvlText w:val="•"/>
      <w:lvlJc w:val="left"/>
      <w:pPr>
        <w:tabs>
          <w:tab w:val="num" w:pos="1440"/>
        </w:tabs>
        <w:ind w:left="1440" w:hanging="360"/>
      </w:pPr>
      <w:rPr>
        <w:rFonts w:ascii="Arial" w:hAnsi="Arial" w:hint="default"/>
      </w:rPr>
    </w:lvl>
    <w:lvl w:ilvl="2" w:tplc="9D4603D0" w:tentative="1">
      <w:start w:val="1"/>
      <w:numFmt w:val="bullet"/>
      <w:lvlText w:val="•"/>
      <w:lvlJc w:val="left"/>
      <w:pPr>
        <w:tabs>
          <w:tab w:val="num" w:pos="2160"/>
        </w:tabs>
        <w:ind w:left="2160" w:hanging="360"/>
      </w:pPr>
      <w:rPr>
        <w:rFonts w:ascii="Arial" w:hAnsi="Arial" w:hint="default"/>
      </w:rPr>
    </w:lvl>
    <w:lvl w:ilvl="3" w:tplc="C06EC9AE" w:tentative="1">
      <w:start w:val="1"/>
      <w:numFmt w:val="bullet"/>
      <w:lvlText w:val="•"/>
      <w:lvlJc w:val="left"/>
      <w:pPr>
        <w:tabs>
          <w:tab w:val="num" w:pos="2880"/>
        </w:tabs>
        <w:ind w:left="2880" w:hanging="360"/>
      </w:pPr>
      <w:rPr>
        <w:rFonts w:ascii="Arial" w:hAnsi="Arial" w:hint="default"/>
      </w:rPr>
    </w:lvl>
    <w:lvl w:ilvl="4" w:tplc="934419AE" w:tentative="1">
      <w:start w:val="1"/>
      <w:numFmt w:val="bullet"/>
      <w:lvlText w:val="•"/>
      <w:lvlJc w:val="left"/>
      <w:pPr>
        <w:tabs>
          <w:tab w:val="num" w:pos="3600"/>
        </w:tabs>
        <w:ind w:left="3600" w:hanging="360"/>
      </w:pPr>
      <w:rPr>
        <w:rFonts w:ascii="Arial" w:hAnsi="Arial" w:hint="default"/>
      </w:rPr>
    </w:lvl>
    <w:lvl w:ilvl="5" w:tplc="A312687C" w:tentative="1">
      <w:start w:val="1"/>
      <w:numFmt w:val="bullet"/>
      <w:lvlText w:val="•"/>
      <w:lvlJc w:val="left"/>
      <w:pPr>
        <w:tabs>
          <w:tab w:val="num" w:pos="4320"/>
        </w:tabs>
        <w:ind w:left="4320" w:hanging="360"/>
      </w:pPr>
      <w:rPr>
        <w:rFonts w:ascii="Arial" w:hAnsi="Arial" w:hint="default"/>
      </w:rPr>
    </w:lvl>
    <w:lvl w:ilvl="6" w:tplc="D57467C8" w:tentative="1">
      <w:start w:val="1"/>
      <w:numFmt w:val="bullet"/>
      <w:lvlText w:val="•"/>
      <w:lvlJc w:val="left"/>
      <w:pPr>
        <w:tabs>
          <w:tab w:val="num" w:pos="5040"/>
        </w:tabs>
        <w:ind w:left="5040" w:hanging="360"/>
      </w:pPr>
      <w:rPr>
        <w:rFonts w:ascii="Arial" w:hAnsi="Arial" w:hint="default"/>
      </w:rPr>
    </w:lvl>
    <w:lvl w:ilvl="7" w:tplc="D1AC5C72" w:tentative="1">
      <w:start w:val="1"/>
      <w:numFmt w:val="bullet"/>
      <w:lvlText w:val="•"/>
      <w:lvlJc w:val="left"/>
      <w:pPr>
        <w:tabs>
          <w:tab w:val="num" w:pos="5760"/>
        </w:tabs>
        <w:ind w:left="5760" w:hanging="360"/>
      </w:pPr>
      <w:rPr>
        <w:rFonts w:ascii="Arial" w:hAnsi="Arial" w:hint="default"/>
      </w:rPr>
    </w:lvl>
    <w:lvl w:ilvl="8" w:tplc="00D2CB96"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16E16963"/>
    <w:multiLevelType w:val="hybridMultilevel"/>
    <w:tmpl w:val="7A20875E"/>
    <w:lvl w:ilvl="0" w:tplc="08090001">
      <w:start w:val="1"/>
      <w:numFmt w:val="bullet"/>
      <w:lvlText w:val=""/>
      <w:lvlJc w:val="left"/>
      <w:pPr>
        <w:ind w:left="7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17026035"/>
    <w:multiLevelType w:val="hybridMultilevel"/>
    <w:tmpl w:val="36665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17070C68"/>
    <w:multiLevelType w:val="hybridMultilevel"/>
    <w:tmpl w:val="3990A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17251332"/>
    <w:multiLevelType w:val="multilevel"/>
    <w:tmpl w:val="EA72ABC4"/>
    <w:styleLink w:val="StyleBulletedSymbolsymbolLeft025Hanging02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17530FB3"/>
    <w:multiLevelType w:val="multilevel"/>
    <w:tmpl w:val="9FF2ACC4"/>
    <w:styleLink w:val="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3" w15:restartNumberingAfterBreak="0">
    <w:nsid w:val="17624BB0"/>
    <w:multiLevelType w:val="hybridMultilevel"/>
    <w:tmpl w:val="DBBE9E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1765421A"/>
    <w:multiLevelType w:val="hybridMultilevel"/>
    <w:tmpl w:val="FA9259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180F370D"/>
    <w:multiLevelType w:val="hybridMultilevel"/>
    <w:tmpl w:val="BE0424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185F2D97"/>
    <w:multiLevelType w:val="hybridMultilevel"/>
    <w:tmpl w:val="6874B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195929F5"/>
    <w:multiLevelType w:val="hybridMultilevel"/>
    <w:tmpl w:val="5462BA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19BA2A5D"/>
    <w:multiLevelType w:val="hybridMultilevel"/>
    <w:tmpl w:val="39BC37AE"/>
    <w:lvl w:ilvl="0" w:tplc="F4062478">
      <w:start w:val="1"/>
      <w:numFmt w:val="bullet"/>
      <w:lvlText w:val="•"/>
      <w:lvlJc w:val="left"/>
      <w:pPr>
        <w:ind w:left="420" w:hanging="420"/>
      </w:pPr>
      <w:rPr>
        <w:rFonts w:ascii="Arial" w:hAnsi="Aria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9" w15:restartNumberingAfterBreak="0">
    <w:nsid w:val="19CC5FED"/>
    <w:multiLevelType w:val="hybridMultilevel"/>
    <w:tmpl w:val="EF0C45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0" w15:restartNumberingAfterBreak="0">
    <w:nsid w:val="1A4D268D"/>
    <w:multiLevelType w:val="hybridMultilevel"/>
    <w:tmpl w:val="30268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1A863763"/>
    <w:multiLevelType w:val="hybridMultilevel"/>
    <w:tmpl w:val="6CCADCE0"/>
    <w:lvl w:ilvl="0" w:tplc="21C4D190">
      <w:start w:val="2"/>
      <w:numFmt w:val="bullet"/>
      <w:lvlText w:val="-"/>
      <w:lvlJc w:val="left"/>
      <w:pPr>
        <w:ind w:left="576" w:hanging="360"/>
      </w:pPr>
      <w:rPr>
        <w:rFonts w:ascii="Times New Roman" w:eastAsia="Gulim" w:hAnsi="Times New Roman" w:cs="Times New Roman" w:hint="default"/>
        <w:b/>
        <w:i/>
      </w:rPr>
    </w:lvl>
    <w:lvl w:ilvl="1" w:tplc="7584CD3C">
      <w:start w:val="1"/>
      <w:numFmt w:val="bullet"/>
      <w:lvlText w:val="•"/>
      <w:lvlJc w:val="left"/>
      <w:pPr>
        <w:ind w:left="1016" w:hanging="400"/>
      </w:pPr>
      <w:rPr>
        <w:rFonts w:ascii="Arial" w:hAnsi="Arial" w:hint="default"/>
      </w:rPr>
    </w:lvl>
    <w:lvl w:ilvl="2" w:tplc="04090001">
      <w:start w:val="1"/>
      <w:numFmt w:val="bullet"/>
      <w:lvlText w:val=""/>
      <w:lvlJc w:val="left"/>
      <w:pPr>
        <w:ind w:left="1416" w:hanging="400"/>
      </w:pPr>
      <w:rPr>
        <w:rFonts w:ascii="Symbol" w:hAnsi="Symbol" w:hint="default"/>
      </w:rPr>
    </w:lvl>
    <w:lvl w:ilvl="3" w:tplc="04090001" w:tentative="1">
      <w:start w:val="1"/>
      <w:numFmt w:val="bullet"/>
      <w:lvlText w:val=""/>
      <w:lvlJc w:val="left"/>
      <w:pPr>
        <w:ind w:left="1816" w:hanging="400"/>
      </w:pPr>
      <w:rPr>
        <w:rFonts w:ascii="Wingdings" w:hAnsi="Wingdings" w:hint="default"/>
      </w:rPr>
    </w:lvl>
    <w:lvl w:ilvl="4" w:tplc="04090003" w:tentative="1">
      <w:start w:val="1"/>
      <w:numFmt w:val="bullet"/>
      <w:lvlText w:val=""/>
      <w:lvlJc w:val="left"/>
      <w:pPr>
        <w:ind w:left="2216" w:hanging="400"/>
      </w:pPr>
      <w:rPr>
        <w:rFonts w:ascii="Wingdings" w:hAnsi="Wingdings" w:hint="default"/>
      </w:rPr>
    </w:lvl>
    <w:lvl w:ilvl="5" w:tplc="04090005" w:tentative="1">
      <w:start w:val="1"/>
      <w:numFmt w:val="bullet"/>
      <w:lvlText w:val=""/>
      <w:lvlJc w:val="left"/>
      <w:pPr>
        <w:ind w:left="2616" w:hanging="400"/>
      </w:pPr>
      <w:rPr>
        <w:rFonts w:ascii="Wingdings" w:hAnsi="Wingdings" w:hint="default"/>
      </w:rPr>
    </w:lvl>
    <w:lvl w:ilvl="6" w:tplc="04090001" w:tentative="1">
      <w:start w:val="1"/>
      <w:numFmt w:val="bullet"/>
      <w:lvlText w:val=""/>
      <w:lvlJc w:val="left"/>
      <w:pPr>
        <w:ind w:left="3016" w:hanging="400"/>
      </w:pPr>
      <w:rPr>
        <w:rFonts w:ascii="Wingdings" w:hAnsi="Wingdings" w:hint="default"/>
      </w:rPr>
    </w:lvl>
    <w:lvl w:ilvl="7" w:tplc="04090003" w:tentative="1">
      <w:start w:val="1"/>
      <w:numFmt w:val="bullet"/>
      <w:lvlText w:val=""/>
      <w:lvlJc w:val="left"/>
      <w:pPr>
        <w:ind w:left="3416" w:hanging="400"/>
      </w:pPr>
      <w:rPr>
        <w:rFonts w:ascii="Wingdings" w:hAnsi="Wingdings" w:hint="default"/>
      </w:rPr>
    </w:lvl>
    <w:lvl w:ilvl="8" w:tplc="04090005" w:tentative="1">
      <w:start w:val="1"/>
      <w:numFmt w:val="bullet"/>
      <w:lvlText w:val=""/>
      <w:lvlJc w:val="left"/>
      <w:pPr>
        <w:ind w:left="3816" w:hanging="400"/>
      </w:pPr>
      <w:rPr>
        <w:rFonts w:ascii="Wingdings" w:hAnsi="Wingdings" w:hint="default"/>
      </w:rPr>
    </w:lvl>
  </w:abstractNum>
  <w:abstractNum w:abstractNumId="102" w15:restartNumberingAfterBreak="0">
    <w:nsid w:val="1A95763A"/>
    <w:multiLevelType w:val="hybridMultilevel"/>
    <w:tmpl w:val="DC0E7F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1AC407BC"/>
    <w:multiLevelType w:val="hybridMultilevel"/>
    <w:tmpl w:val="E8EE7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AFF67C7"/>
    <w:multiLevelType w:val="hybridMultilevel"/>
    <w:tmpl w:val="1E90CA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1B2044D2"/>
    <w:multiLevelType w:val="hybridMultilevel"/>
    <w:tmpl w:val="904A0080"/>
    <w:lvl w:ilvl="0" w:tplc="08090001">
      <w:start w:val="1"/>
      <w:numFmt w:val="bullet"/>
      <w:lvlText w:val=""/>
      <w:lvlJc w:val="left"/>
      <w:pPr>
        <w:tabs>
          <w:tab w:val="num" w:pos="644"/>
        </w:tabs>
        <w:ind w:left="644"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1B6A7336"/>
    <w:multiLevelType w:val="hybridMultilevel"/>
    <w:tmpl w:val="A9663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B6C3A7F"/>
    <w:multiLevelType w:val="hybridMultilevel"/>
    <w:tmpl w:val="D1542D90"/>
    <w:lvl w:ilvl="0" w:tplc="041D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8" w15:restartNumberingAfterBreak="0">
    <w:nsid w:val="1B8B63C8"/>
    <w:multiLevelType w:val="hybridMultilevel"/>
    <w:tmpl w:val="15746D2A"/>
    <w:lvl w:ilvl="0" w:tplc="3CDE6342">
      <w:start w:val="1"/>
      <w:numFmt w:val="decimal"/>
      <w:pStyle w:val="Referen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B937D4D"/>
    <w:multiLevelType w:val="hybridMultilevel"/>
    <w:tmpl w:val="D3121B08"/>
    <w:lvl w:ilvl="0" w:tplc="ACD4BE94">
      <w:numFmt w:val="bullet"/>
      <w:lvlText w:val="-"/>
      <w:lvlJc w:val="left"/>
      <w:pPr>
        <w:ind w:left="360" w:hanging="360"/>
      </w:pPr>
      <w:rPr>
        <w:rFonts w:ascii="Times" w:eastAsia="Yu Mincho" w:hAnsi="Times" w:cs="Time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0" w15:restartNumberingAfterBreak="0">
    <w:nsid w:val="1BC80CB1"/>
    <w:multiLevelType w:val="hybridMultilevel"/>
    <w:tmpl w:val="07E2DB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1C27430E"/>
    <w:multiLevelType w:val="hybridMultilevel"/>
    <w:tmpl w:val="375C40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1CDD6EB3"/>
    <w:multiLevelType w:val="hybridMultilevel"/>
    <w:tmpl w:val="51940F10"/>
    <w:lvl w:ilvl="0" w:tplc="0809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3" w15:restartNumberingAfterBreak="0">
    <w:nsid w:val="1D5D3D60"/>
    <w:multiLevelType w:val="hybridMultilevel"/>
    <w:tmpl w:val="3A228660"/>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D6C7B43"/>
    <w:multiLevelType w:val="hybridMultilevel"/>
    <w:tmpl w:val="2E18D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1D852D6D"/>
    <w:multiLevelType w:val="hybridMultilevel"/>
    <w:tmpl w:val="C25CC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1D905D1D"/>
    <w:multiLevelType w:val="hybridMultilevel"/>
    <w:tmpl w:val="D6003B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1EC47FE7"/>
    <w:multiLevelType w:val="hybridMultilevel"/>
    <w:tmpl w:val="122ED0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1F1E7C14"/>
    <w:multiLevelType w:val="hybridMultilevel"/>
    <w:tmpl w:val="85E889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1F327605"/>
    <w:multiLevelType w:val="hybridMultilevel"/>
    <w:tmpl w:val="EC785190"/>
    <w:lvl w:ilvl="0" w:tplc="041D000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0342C38"/>
    <w:multiLevelType w:val="hybridMultilevel"/>
    <w:tmpl w:val="B1AEF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04531D1"/>
    <w:multiLevelType w:val="hybridMultilevel"/>
    <w:tmpl w:val="FFD4EE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20466186"/>
    <w:multiLevelType w:val="hybridMultilevel"/>
    <w:tmpl w:val="23E68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0825006"/>
    <w:multiLevelType w:val="hybridMultilevel"/>
    <w:tmpl w:val="9E12BB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4" w15:restartNumberingAfterBreak="0">
    <w:nsid w:val="20B45B42"/>
    <w:multiLevelType w:val="hybridMultilevel"/>
    <w:tmpl w:val="E26E41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20EC430B"/>
    <w:multiLevelType w:val="hybridMultilevel"/>
    <w:tmpl w:val="9DF06C7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215E50B4"/>
    <w:multiLevelType w:val="hybridMultilevel"/>
    <w:tmpl w:val="A1827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218B7EE0"/>
    <w:multiLevelType w:val="hybridMultilevel"/>
    <w:tmpl w:val="563A63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22902B3B"/>
    <w:multiLevelType w:val="hybridMultilevel"/>
    <w:tmpl w:val="B09CE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2C050E5"/>
    <w:multiLevelType w:val="multilevel"/>
    <w:tmpl w:val="9FF2ACC4"/>
    <w:styleLink w:val="1"/>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0" w15:restartNumberingAfterBreak="0">
    <w:nsid w:val="22D21819"/>
    <w:multiLevelType w:val="hybridMultilevel"/>
    <w:tmpl w:val="974A91A0"/>
    <w:lvl w:ilvl="0" w:tplc="9BEE8682">
      <w:start w:val="1"/>
      <w:numFmt w:val="bullet"/>
      <w:pStyle w:val="ComeBack"/>
      <w:lvlText w:val=""/>
      <w:lvlJc w:val="left"/>
      <w:pPr>
        <w:tabs>
          <w:tab w:val="num" w:pos="1259"/>
        </w:tabs>
        <w:ind w:left="1622" w:hanging="1055"/>
      </w:pPr>
      <w:rPr>
        <w:rFonts w:ascii="Wingdings" w:hAnsi="Wingdings" w:hint="default"/>
        <w:b/>
        <w:i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2303685C"/>
    <w:multiLevelType w:val="hybridMultilevel"/>
    <w:tmpl w:val="BE0ED2F6"/>
    <w:lvl w:ilvl="0" w:tplc="648CAD92">
      <w:start w:val="64"/>
      <w:numFmt w:val="bullet"/>
      <w:lvlText w:val="•"/>
      <w:lvlJc w:val="left"/>
      <w:pPr>
        <w:tabs>
          <w:tab w:val="num" w:pos="1800"/>
        </w:tabs>
        <w:ind w:left="180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3645F2A"/>
    <w:multiLevelType w:val="hybridMultilevel"/>
    <w:tmpl w:val="23CC9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23EF48B2"/>
    <w:multiLevelType w:val="hybridMultilevel"/>
    <w:tmpl w:val="1C3212D6"/>
    <w:lvl w:ilvl="0" w:tplc="08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D8C8FC3E">
      <w:start w:val="1"/>
      <w:numFmt w:val="bullet"/>
      <w:lvlText w:val="•"/>
      <w:lvlJc w:val="left"/>
      <w:pPr>
        <w:tabs>
          <w:tab w:val="num" w:pos="2160"/>
        </w:tabs>
        <w:ind w:left="2160" w:hanging="360"/>
      </w:pPr>
      <w:rPr>
        <w:rFonts w:ascii="Arial" w:hAnsi="Arial" w:hint="default"/>
      </w:rPr>
    </w:lvl>
    <w:lvl w:ilvl="3" w:tplc="60261FA0">
      <w:start w:val="78"/>
      <w:numFmt w:val="bullet"/>
      <w:lvlText w:val="•"/>
      <w:lvlJc w:val="left"/>
      <w:pPr>
        <w:tabs>
          <w:tab w:val="num" w:pos="2880"/>
        </w:tabs>
        <w:ind w:left="2880" w:hanging="360"/>
      </w:pPr>
      <w:rPr>
        <w:rFonts w:ascii="Arial" w:hAnsi="Arial" w:hint="default"/>
      </w:rPr>
    </w:lvl>
    <w:lvl w:ilvl="4" w:tplc="AE988404" w:tentative="1">
      <w:start w:val="1"/>
      <w:numFmt w:val="bullet"/>
      <w:lvlText w:val="•"/>
      <w:lvlJc w:val="left"/>
      <w:pPr>
        <w:tabs>
          <w:tab w:val="num" w:pos="3600"/>
        </w:tabs>
        <w:ind w:left="3600" w:hanging="360"/>
      </w:pPr>
      <w:rPr>
        <w:rFonts w:ascii="Arial" w:hAnsi="Arial" w:hint="default"/>
      </w:rPr>
    </w:lvl>
    <w:lvl w:ilvl="5" w:tplc="038C642A" w:tentative="1">
      <w:start w:val="1"/>
      <w:numFmt w:val="bullet"/>
      <w:lvlText w:val="•"/>
      <w:lvlJc w:val="left"/>
      <w:pPr>
        <w:tabs>
          <w:tab w:val="num" w:pos="4320"/>
        </w:tabs>
        <w:ind w:left="4320" w:hanging="360"/>
      </w:pPr>
      <w:rPr>
        <w:rFonts w:ascii="Arial" w:hAnsi="Arial" w:hint="default"/>
      </w:rPr>
    </w:lvl>
    <w:lvl w:ilvl="6" w:tplc="20362DD8" w:tentative="1">
      <w:start w:val="1"/>
      <w:numFmt w:val="bullet"/>
      <w:lvlText w:val="•"/>
      <w:lvlJc w:val="left"/>
      <w:pPr>
        <w:tabs>
          <w:tab w:val="num" w:pos="5040"/>
        </w:tabs>
        <w:ind w:left="5040" w:hanging="360"/>
      </w:pPr>
      <w:rPr>
        <w:rFonts w:ascii="Arial" w:hAnsi="Arial" w:hint="default"/>
      </w:rPr>
    </w:lvl>
    <w:lvl w:ilvl="7" w:tplc="30A0B428" w:tentative="1">
      <w:start w:val="1"/>
      <w:numFmt w:val="bullet"/>
      <w:lvlText w:val="•"/>
      <w:lvlJc w:val="left"/>
      <w:pPr>
        <w:tabs>
          <w:tab w:val="num" w:pos="5760"/>
        </w:tabs>
        <w:ind w:left="5760" w:hanging="360"/>
      </w:pPr>
      <w:rPr>
        <w:rFonts w:ascii="Arial" w:hAnsi="Arial" w:hint="default"/>
      </w:rPr>
    </w:lvl>
    <w:lvl w:ilvl="8" w:tplc="F46EC220"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24963941"/>
    <w:multiLevelType w:val="hybridMultilevel"/>
    <w:tmpl w:val="52E8E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24E3627A"/>
    <w:multiLevelType w:val="hybridMultilevel"/>
    <w:tmpl w:val="0CC65D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24E40239"/>
    <w:multiLevelType w:val="hybridMultilevel"/>
    <w:tmpl w:val="0A7A6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259B7128"/>
    <w:multiLevelType w:val="hybridMultilevel"/>
    <w:tmpl w:val="848A4610"/>
    <w:lvl w:ilvl="0" w:tplc="2EFCE82A">
      <w:start w:val="1"/>
      <w:numFmt w:val="bullet"/>
      <w:pStyle w:val="Proposalsub"/>
      <w:lvlText w:val=""/>
      <w:lvlJc w:val="left"/>
      <w:pPr>
        <w:ind w:left="1160" w:hanging="360"/>
      </w:pPr>
      <w:rPr>
        <w:rFonts w:ascii="Symbol" w:hAnsi="Symbol" w:hint="default"/>
      </w:rPr>
    </w:lvl>
    <w:lvl w:ilvl="1" w:tplc="6B7CCCE8">
      <w:numFmt w:val="bullet"/>
      <w:pStyle w:val="Proposalsubsub"/>
      <w:lvlText w:val="-"/>
      <w:lvlJc w:val="left"/>
      <w:pPr>
        <w:ind w:left="1600" w:hanging="400"/>
      </w:pPr>
      <w:rPr>
        <w:rFonts w:ascii="Times New Roman" w:eastAsia="Batang" w:hAnsi="Times New Roman" w:cs="Times New Roman" w:hint="default"/>
      </w:rPr>
    </w:lvl>
    <w:lvl w:ilvl="2" w:tplc="04090005">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8" w15:restartNumberingAfterBreak="0">
    <w:nsid w:val="266537BA"/>
    <w:multiLevelType w:val="hybridMultilevel"/>
    <w:tmpl w:val="1A989C9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7017C14"/>
    <w:multiLevelType w:val="hybridMultilevel"/>
    <w:tmpl w:val="668C90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27134688"/>
    <w:multiLevelType w:val="hybridMultilevel"/>
    <w:tmpl w:val="26969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2812694B"/>
    <w:multiLevelType w:val="hybridMultilevel"/>
    <w:tmpl w:val="5F8ACAB2"/>
    <w:lvl w:ilvl="0" w:tplc="041D0001">
      <w:start w:val="1"/>
      <w:numFmt w:val="bullet"/>
      <w:lvlText w:val=""/>
      <w:lvlJc w:val="left"/>
      <w:pPr>
        <w:ind w:left="420" w:hanging="420"/>
      </w:pPr>
      <w:rPr>
        <w:rFonts w:ascii="Symbol" w:hAnsi="Symbol"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2" w15:restartNumberingAfterBreak="0">
    <w:nsid w:val="28376F03"/>
    <w:multiLevelType w:val="hybridMultilevel"/>
    <w:tmpl w:val="2B386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28BE2B50"/>
    <w:multiLevelType w:val="hybridMultilevel"/>
    <w:tmpl w:val="E2EAE920"/>
    <w:lvl w:ilvl="0" w:tplc="55CA9262">
      <w:start w:val="174"/>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8F6148C"/>
    <w:multiLevelType w:val="hybridMultilevel"/>
    <w:tmpl w:val="2A2C5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29154ACC"/>
    <w:multiLevelType w:val="hybridMultilevel"/>
    <w:tmpl w:val="A5D08FCA"/>
    <w:lvl w:ilvl="0" w:tplc="A62C5E8C">
      <w:numFmt w:val="bullet"/>
      <w:lvlText w:val="-"/>
      <w:lvlJc w:val="left"/>
      <w:pPr>
        <w:ind w:left="785" w:hanging="360"/>
      </w:pPr>
      <w:rPr>
        <w:rFonts w:ascii="Calibri" w:eastAsiaTheme="minorHAnsi" w:hAnsi="Calibri" w:cs="Calibri" w:hint="default"/>
      </w:rPr>
    </w:lvl>
    <w:lvl w:ilvl="1" w:tplc="08090003">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6" w15:restartNumberingAfterBreak="0">
    <w:nsid w:val="29501709"/>
    <w:multiLevelType w:val="hybridMultilevel"/>
    <w:tmpl w:val="03680A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29C526E7"/>
    <w:multiLevelType w:val="hybridMultilevel"/>
    <w:tmpl w:val="AA285250"/>
    <w:lvl w:ilvl="0" w:tplc="04987BAE">
      <w:start w:val="1"/>
      <w:numFmt w:val="bullet"/>
      <w:lvlText w:val="-"/>
      <w:lvlJc w:val="left"/>
      <w:pPr>
        <w:ind w:left="758" w:hanging="360"/>
      </w:pPr>
      <w:rPr>
        <w:rFonts w:ascii="Calibri" w:eastAsia="Times New Roman" w:hAnsi="Calibri" w:hint="default"/>
      </w:rPr>
    </w:lvl>
    <w:lvl w:ilvl="1" w:tplc="04090003">
      <w:start w:val="1"/>
      <w:numFmt w:val="bullet"/>
      <w:lvlText w:val="o"/>
      <w:lvlJc w:val="left"/>
      <w:pPr>
        <w:ind w:left="1478" w:hanging="360"/>
      </w:pPr>
      <w:rPr>
        <w:rFonts w:ascii="Courier New" w:hAnsi="Courier New" w:cs="Courier New" w:hint="default"/>
      </w:rPr>
    </w:lvl>
    <w:lvl w:ilvl="2" w:tplc="04090005">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148" w15:restartNumberingAfterBreak="0">
    <w:nsid w:val="2BBE5508"/>
    <w:multiLevelType w:val="hybridMultilevel"/>
    <w:tmpl w:val="CE4CD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2BE830A3"/>
    <w:multiLevelType w:val="hybridMultilevel"/>
    <w:tmpl w:val="1518A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2BEC2B60"/>
    <w:multiLevelType w:val="hybridMultilevel"/>
    <w:tmpl w:val="8C6A559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1" w15:restartNumberingAfterBreak="0">
    <w:nsid w:val="2C25510A"/>
    <w:multiLevelType w:val="hybridMultilevel"/>
    <w:tmpl w:val="17AC92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C6007E4"/>
    <w:multiLevelType w:val="hybridMultilevel"/>
    <w:tmpl w:val="2E1A120E"/>
    <w:lvl w:ilvl="0" w:tplc="766EF804">
      <w:start w:val="1"/>
      <w:numFmt w:val="bullet"/>
      <w:lvlText w:val="•"/>
      <w:lvlJc w:val="left"/>
      <w:pPr>
        <w:tabs>
          <w:tab w:val="num" w:pos="720"/>
        </w:tabs>
        <w:ind w:left="720" w:hanging="360"/>
      </w:pPr>
      <w:rPr>
        <w:rFonts w:ascii="Arial" w:hAnsi="Arial" w:hint="default"/>
      </w:rPr>
    </w:lvl>
    <w:lvl w:ilvl="1" w:tplc="73FCE5DC">
      <w:start w:val="270"/>
      <w:numFmt w:val="bullet"/>
      <w:lvlText w:val="–"/>
      <w:lvlJc w:val="left"/>
      <w:pPr>
        <w:tabs>
          <w:tab w:val="num" w:pos="1440"/>
        </w:tabs>
        <w:ind w:left="1440" w:hanging="360"/>
      </w:pPr>
      <w:rPr>
        <w:rFonts w:ascii="Arial" w:hAnsi="Arial" w:hint="default"/>
      </w:rPr>
    </w:lvl>
    <w:lvl w:ilvl="2" w:tplc="BFB2A760">
      <w:start w:val="270"/>
      <w:numFmt w:val="bullet"/>
      <w:lvlText w:val="•"/>
      <w:lvlJc w:val="left"/>
      <w:pPr>
        <w:tabs>
          <w:tab w:val="num" w:pos="2160"/>
        </w:tabs>
        <w:ind w:left="2160" w:hanging="360"/>
      </w:pPr>
      <w:rPr>
        <w:rFonts w:ascii="Arial" w:hAnsi="Arial" w:hint="default"/>
      </w:rPr>
    </w:lvl>
    <w:lvl w:ilvl="3" w:tplc="A9B2A6D2">
      <w:start w:val="270"/>
      <w:numFmt w:val="bullet"/>
      <w:lvlText w:val="–"/>
      <w:lvlJc w:val="left"/>
      <w:pPr>
        <w:tabs>
          <w:tab w:val="num" w:pos="2880"/>
        </w:tabs>
        <w:ind w:left="2880" w:hanging="360"/>
      </w:pPr>
      <w:rPr>
        <w:rFonts w:ascii="Arial" w:hAnsi="Arial" w:hint="default"/>
      </w:rPr>
    </w:lvl>
    <w:lvl w:ilvl="4" w:tplc="53E271A4" w:tentative="1">
      <w:start w:val="1"/>
      <w:numFmt w:val="bullet"/>
      <w:lvlText w:val="•"/>
      <w:lvlJc w:val="left"/>
      <w:pPr>
        <w:tabs>
          <w:tab w:val="num" w:pos="3600"/>
        </w:tabs>
        <w:ind w:left="3600" w:hanging="360"/>
      </w:pPr>
      <w:rPr>
        <w:rFonts w:ascii="Arial" w:hAnsi="Arial" w:hint="default"/>
      </w:rPr>
    </w:lvl>
    <w:lvl w:ilvl="5" w:tplc="174048F2" w:tentative="1">
      <w:start w:val="1"/>
      <w:numFmt w:val="bullet"/>
      <w:lvlText w:val="•"/>
      <w:lvlJc w:val="left"/>
      <w:pPr>
        <w:tabs>
          <w:tab w:val="num" w:pos="4320"/>
        </w:tabs>
        <w:ind w:left="4320" w:hanging="360"/>
      </w:pPr>
      <w:rPr>
        <w:rFonts w:ascii="Arial" w:hAnsi="Arial" w:hint="default"/>
      </w:rPr>
    </w:lvl>
    <w:lvl w:ilvl="6" w:tplc="FA7C11C6" w:tentative="1">
      <w:start w:val="1"/>
      <w:numFmt w:val="bullet"/>
      <w:lvlText w:val="•"/>
      <w:lvlJc w:val="left"/>
      <w:pPr>
        <w:tabs>
          <w:tab w:val="num" w:pos="5040"/>
        </w:tabs>
        <w:ind w:left="5040" w:hanging="360"/>
      </w:pPr>
      <w:rPr>
        <w:rFonts w:ascii="Arial" w:hAnsi="Arial" w:hint="default"/>
      </w:rPr>
    </w:lvl>
    <w:lvl w:ilvl="7" w:tplc="1DDE0D0E" w:tentative="1">
      <w:start w:val="1"/>
      <w:numFmt w:val="bullet"/>
      <w:lvlText w:val="•"/>
      <w:lvlJc w:val="left"/>
      <w:pPr>
        <w:tabs>
          <w:tab w:val="num" w:pos="5760"/>
        </w:tabs>
        <w:ind w:left="5760" w:hanging="360"/>
      </w:pPr>
      <w:rPr>
        <w:rFonts w:ascii="Arial" w:hAnsi="Arial" w:hint="default"/>
      </w:rPr>
    </w:lvl>
    <w:lvl w:ilvl="8" w:tplc="40D69F18" w:tentative="1">
      <w:start w:val="1"/>
      <w:numFmt w:val="bullet"/>
      <w:lvlText w:val="•"/>
      <w:lvlJc w:val="left"/>
      <w:pPr>
        <w:tabs>
          <w:tab w:val="num" w:pos="6480"/>
        </w:tabs>
        <w:ind w:left="6480" w:hanging="360"/>
      </w:pPr>
      <w:rPr>
        <w:rFonts w:ascii="Arial" w:hAnsi="Arial" w:hint="default"/>
      </w:rPr>
    </w:lvl>
  </w:abstractNum>
  <w:abstractNum w:abstractNumId="153" w15:restartNumberingAfterBreak="0">
    <w:nsid w:val="2CC7125C"/>
    <w:multiLevelType w:val="singleLevel"/>
    <w:tmpl w:val="24D0B6C8"/>
    <w:lvl w:ilvl="0">
      <w:start w:val="1"/>
      <w:numFmt w:val="bullet"/>
      <w:pStyle w:val="Bulletedo1"/>
      <w:lvlText w:val=""/>
      <w:lvlJc w:val="left"/>
      <w:pPr>
        <w:tabs>
          <w:tab w:val="num" w:pos="360"/>
        </w:tabs>
        <w:ind w:left="360" w:hanging="360"/>
      </w:pPr>
      <w:rPr>
        <w:rFonts w:ascii="Symbol" w:hAnsi="Symbol" w:hint="default"/>
      </w:rPr>
    </w:lvl>
  </w:abstractNum>
  <w:abstractNum w:abstractNumId="154" w15:restartNumberingAfterBreak="0">
    <w:nsid w:val="2CF9170D"/>
    <w:multiLevelType w:val="hybridMultilevel"/>
    <w:tmpl w:val="2A066D92"/>
    <w:lvl w:ilvl="0" w:tplc="38BA8C64">
      <w:start w:val="1"/>
      <w:numFmt w:val="bullet"/>
      <w:lvlText w:val="•"/>
      <w:lvlJc w:val="left"/>
      <w:pPr>
        <w:tabs>
          <w:tab w:val="num" w:pos="720"/>
        </w:tabs>
        <w:ind w:left="720" w:hanging="360"/>
      </w:pPr>
      <w:rPr>
        <w:rFonts w:ascii="Arial" w:hAnsi="Arial" w:hint="default"/>
      </w:rPr>
    </w:lvl>
    <w:lvl w:ilvl="1" w:tplc="619037AE">
      <w:start w:val="1"/>
      <w:numFmt w:val="bullet"/>
      <w:lvlText w:val="•"/>
      <w:lvlJc w:val="left"/>
      <w:pPr>
        <w:tabs>
          <w:tab w:val="num" w:pos="1440"/>
        </w:tabs>
        <w:ind w:left="1440" w:hanging="360"/>
      </w:pPr>
      <w:rPr>
        <w:rFonts w:ascii="Arial" w:hAnsi="Arial" w:hint="default"/>
      </w:rPr>
    </w:lvl>
    <w:lvl w:ilvl="2" w:tplc="5E14AE88" w:tentative="1">
      <w:start w:val="1"/>
      <w:numFmt w:val="bullet"/>
      <w:lvlText w:val="•"/>
      <w:lvlJc w:val="left"/>
      <w:pPr>
        <w:tabs>
          <w:tab w:val="num" w:pos="2160"/>
        </w:tabs>
        <w:ind w:left="2160" w:hanging="360"/>
      </w:pPr>
      <w:rPr>
        <w:rFonts w:ascii="Arial" w:hAnsi="Arial" w:hint="default"/>
      </w:rPr>
    </w:lvl>
    <w:lvl w:ilvl="3" w:tplc="300A7FF6" w:tentative="1">
      <w:start w:val="1"/>
      <w:numFmt w:val="bullet"/>
      <w:lvlText w:val="•"/>
      <w:lvlJc w:val="left"/>
      <w:pPr>
        <w:tabs>
          <w:tab w:val="num" w:pos="2880"/>
        </w:tabs>
        <w:ind w:left="2880" w:hanging="360"/>
      </w:pPr>
      <w:rPr>
        <w:rFonts w:ascii="Arial" w:hAnsi="Arial" w:hint="default"/>
      </w:rPr>
    </w:lvl>
    <w:lvl w:ilvl="4" w:tplc="7FBE2DC4" w:tentative="1">
      <w:start w:val="1"/>
      <w:numFmt w:val="bullet"/>
      <w:lvlText w:val="•"/>
      <w:lvlJc w:val="left"/>
      <w:pPr>
        <w:tabs>
          <w:tab w:val="num" w:pos="3600"/>
        </w:tabs>
        <w:ind w:left="3600" w:hanging="360"/>
      </w:pPr>
      <w:rPr>
        <w:rFonts w:ascii="Arial" w:hAnsi="Arial" w:hint="default"/>
      </w:rPr>
    </w:lvl>
    <w:lvl w:ilvl="5" w:tplc="2CECCB9A" w:tentative="1">
      <w:start w:val="1"/>
      <w:numFmt w:val="bullet"/>
      <w:lvlText w:val="•"/>
      <w:lvlJc w:val="left"/>
      <w:pPr>
        <w:tabs>
          <w:tab w:val="num" w:pos="4320"/>
        </w:tabs>
        <w:ind w:left="4320" w:hanging="360"/>
      </w:pPr>
      <w:rPr>
        <w:rFonts w:ascii="Arial" w:hAnsi="Arial" w:hint="default"/>
      </w:rPr>
    </w:lvl>
    <w:lvl w:ilvl="6" w:tplc="7F40571E" w:tentative="1">
      <w:start w:val="1"/>
      <w:numFmt w:val="bullet"/>
      <w:lvlText w:val="•"/>
      <w:lvlJc w:val="left"/>
      <w:pPr>
        <w:tabs>
          <w:tab w:val="num" w:pos="5040"/>
        </w:tabs>
        <w:ind w:left="5040" w:hanging="360"/>
      </w:pPr>
      <w:rPr>
        <w:rFonts w:ascii="Arial" w:hAnsi="Arial" w:hint="default"/>
      </w:rPr>
    </w:lvl>
    <w:lvl w:ilvl="7" w:tplc="9280D80A" w:tentative="1">
      <w:start w:val="1"/>
      <w:numFmt w:val="bullet"/>
      <w:lvlText w:val="•"/>
      <w:lvlJc w:val="left"/>
      <w:pPr>
        <w:tabs>
          <w:tab w:val="num" w:pos="5760"/>
        </w:tabs>
        <w:ind w:left="5760" w:hanging="360"/>
      </w:pPr>
      <w:rPr>
        <w:rFonts w:ascii="Arial" w:hAnsi="Arial" w:hint="default"/>
      </w:rPr>
    </w:lvl>
    <w:lvl w:ilvl="8" w:tplc="89505996" w:tentative="1">
      <w:start w:val="1"/>
      <w:numFmt w:val="bullet"/>
      <w:lvlText w:val="•"/>
      <w:lvlJc w:val="left"/>
      <w:pPr>
        <w:tabs>
          <w:tab w:val="num" w:pos="6480"/>
        </w:tabs>
        <w:ind w:left="6480" w:hanging="360"/>
      </w:pPr>
      <w:rPr>
        <w:rFonts w:ascii="Arial" w:hAnsi="Arial" w:hint="default"/>
      </w:rPr>
    </w:lvl>
  </w:abstractNum>
  <w:abstractNum w:abstractNumId="155" w15:restartNumberingAfterBreak="0">
    <w:nsid w:val="2D21127F"/>
    <w:multiLevelType w:val="hybridMultilevel"/>
    <w:tmpl w:val="7586F7D8"/>
    <w:lvl w:ilvl="0" w:tplc="9F307DA2">
      <w:start w:val="1"/>
      <w:numFmt w:val="bullet"/>
      <w:lvlText w:val="•"/>
      <w:lvlJc w:val="left"/>
      <w:pPr>
        <w:tabs>
          <w:tab w:val="num" w:pos="720"/>
        </w:tabs>
        <w:ind w:left="720" w:hanging="360"/>
      </w:pPr>
      <w:rPr>
        <w:rFonts w:ascii="Arial" w:hAnsi="Arial" w:hint="default"/>
      </w:rPr>
    </w:lvl>
    <w:lvl w:ilvl="1" w:tplc="3C4ED792">
      <w:start w:val="302"/>
      <w:numFmt w:val="bullet"/>
      <w:lvlText w:val="•"/>
      <w:lvlJc w:val="left"/>
      <w:pPr>
        <w:tabs>
          <w:tab w:val="num" w:pos="1440"/>
        </w:tabs>
        <w:ind w:left="1440" w:hanging="360"/>
      </w:pPr>
      <w:rPr>
        <w:rFonts w:ascii="Arial" w:hAnsi="Arial" w:hint="default"/>
      </w:rPr>
    </w:lvl>
    <w:lvl w:ilvl="2" w:tplc="A3649C04">
      <w:start w:val="302"/>
      <w:numFmt w:val="bullet"/>
      <w:lvlText w:val="•"/>
      <w:lvlJc w:val="left"/>
      <w:pPr>
        <w:tabs>
          <w:tab w:val="num" w:pos="2160"/>
        </w:tabs>
        <w:ind w:left="2160" w:hanging="360"/>
      </w:pPr>
      <w:rPr>
        <w:rFonts w:ascii="Arial" w:hAnsi="Arial" w:hint="default"/>
      </w:rPr>
    </w:lvl>
    <w:lvl w:ilvl="3" w:tplc="E0F24E08" w:tentative="1">
      <w:start w:val="1"/>
      <w:numFmt w:val="bullet"/>
      <w:lvlText w:val="•"/>
      <w:lvlJc w:val="left"/>
      <w:pPr>
        <w:tabs>
          <w:tab w:val="num" w:pos="2880"/>
        </w:tabs>
        <w:ind w:left="2880" w:hanging="360"/>
      </w:pPr>
      <w:rPr>
        <w:rFonts w:ascii="Arial" w:hAnsi="Arial" w:hint="default"/>
      </w:rPr>
    </w:lvl>
    <w:lvl w:ilvl="4" w:tplc="F1B2CB3C" w:tentative="1">
      <w:start w:val="1"/>
      <w:numFmt w:val="bullet"/>
      <w:lvlText w:val="•"/>
      <w:lvlJc w:val="left"/>
      <w:pPr>
        <w:tabs>
          <w:tab w:val="num" w:pos="3600"/>
        </w:tabs>
        <w:ind w:left="3600" w:hanging="360"/>
      </w:pPr>
      <w:rPr>
        <w:rFonts w:ascii="Arial" w:hAnsi="Arial" w:hint="default"/>
      </w:rPr>
    </w:lvl>
    <w:lvl w:ilvl="5" w:tplc="699E4AC8" w:tentative="1">
      <w:start w:val="1"/>
      <w:numFmt w:val="bullet"/>
      <w:lvlText w:val="•"/>
      <w:lvlJc w:val="left"/>
      <w:pPr>
        <w:tabs>
          <w:tab w:val="num" w:pos="4320"/>
        </w:tabs>
        <w:ind w:left="4320" w:hanging="360"/>
      </w:pPr>
      <w:rPr>
        <w:rFonts w:ascii="Arial" w:hAnsi="Arial" w:hint="default"/>
      </w:rPr>
    </w:lvl>
    <w:lvl w:ilvl="6" w:tplc="559212A8" w:tentative="1">
      <w:start w:val="1"/>
      <w:numFmt w:val="bullet"/>
      <w:lvlText w:val="•"/>
      <w:lvlJc w:val="left"/>
      <w:pPr>
        <w:tabs>
          <w:tab w:val="num" w:pos="5040"/>
        </w:tabs>
        <w:ind w:left="5040" w:hanging="360"/>
      </w:pPr>
      <w:rPr>
        <w:rFonts w:ascii="Arial" w:hAnsi="Arial" w:hint="default"/>
      </w:rPr>
    </w:lvl>
    <w:lvl w:ilvl="7" w:tplc="FC7006B8" w:tentative="1">
      <w:start w:val="1"/>
      <w:numFmt w:val="bullet"/>
      <w:lvlText w:val="•"/>
      <w:lvlJc w:val="left"/>
      <w:pPr>
        <w:tabs>
          <w:tab w:val="num" w:pos="5760"/>
        </w:tabs>
        <w:ind w:left="5760" w:hanging="360"/>
      </w:pPr>
      <w:rPr>
        <w:rFonts w:ascii="Arial" w:hAnsi="Arial" w:hint="default"/>
      </w:rPr>
    </w:lvl>
    <w:lvl w:ilvl="8" w:tplc="FEA0CAC2" w:tentative="1">
      <w:start w:val="1"/>
      <w:numFmt w:val="bullet"/>
      <w:lvlText w:val="•"/>
      <w:lvlJc w:val="left"/>
      <w:pPr>
        <w:tabs>
          <w:tab w:val="num" w:pos="6480"/>
        </w:tabs>
        <w:ind w:left="6480" w:hanging="360"/>
      </w:pPr>
      <w:rPr>
        <w:rFonts w:ascii="Arial" w:hAnsi="Arial" w:hint="default"/>
      </w:rPr>
    </w:lvl>
  </w:abstractNum>
  <w:abstractNum w:abstractNumId="156" w15:restartNumberingAfterBreak="0">
    <w:nsid w:val="2D4A3B96"/>
    <w:multiLevelType w:val="hybridMultilevel"/>
    <w:tmpl w:val="8F24EB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2D816E94"/>
    <w:multiLevelType w:val="hybridMultilevel"/>
    <w:tmpl w:val="F6ACE34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8" w15:restartNumberingAfterBreak="0">
    <w:nsid w:val="2DAA1D66"/>
    <w:multiLevelType w:val="hybridMultilevel"/>
    <w:tmpl w:val="0D32B3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2DDF0E1C"/>
    <w:multiLevelType w:val="hybridMultilevel"/>
    <w:tmpl w:val="60E6F1EA"/>
    <w:lvl w:ilvl="0" w:tplc="41A26C82">
      <w:start w:val="1"/>
      <w:numFmt w:val="bullet"/>
      <w:lvlText w:val=""/>
      <w:lvlJc w:val="left"/>
      <w:pPr>
        <w:ind w:left="72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DFD03F7"/>
    <w:multiLevelType w:val="hybridMultilevel"/>
    <w:tmpl w:val="962CBB00"/>
    <w:lvl w:ilvl="0" w:tplc="7E6A49DE">
      <w:start w:val="1"/>
      <w:numFmt w:val="bullet"/>
      <w:lvlText w:val="•"/>
      <w:lvlJc w:val="left"/>
      <w:pPr>
        <w:tabs>
          <w:tab w:val="num" w:pos="720"/>
        </w:tabs>
        <w:ind w:left="720" w:hanging="360"/>
      </w:pPr>
      <w:rPr>
        <w:rFonts w:ascii="Arial" w:hAnsi="Arial" w:hint="default"/>
      </w:rPr>
    </w:lvl>
    <w:lvl w:ilvl="1" w:tplc="4C32AC96">
      <w:start w:val="1"/>
      <w:numFmt w:val="bullet"/>
      <w:lvlText w:val="•"/>
      <w:lvlJc w:val="left"/>
      <w:pPr>
        <w:tabs>
          <w:tab w:val="num" w:pos="1440"/>
        </w:tabs>
        <w:ind w:left="1440" w:hanging="360"/>
      </w:pPr>
      <w:rPr>
        <w:rFonts w:ascii="Arial" w:hAnsi="Arial" w:hint="default"/>
      </w:rPr>
    </w:lvl>
    <w:lvl w:ilvl="2" w:tplc="69B8596E" w:tentative="1">
      <w:start w:val="1"/>
      <w:numFmt w:val="bullet"/>
      <w:lvlText w:val="•"/>
      <w:lvlJc w:val="left"/>
      <w:pPr>
        <w:tabs>
          <w:tab w:val="num" w:pos="2160"/>
        </w:tabs>
        <w:ind w:left="2160" w:hanging="360"/>
      </w:pPr>
      <w:rPr>
        <w:rFonts w:ascii="Arial" w:hAnsi="Arial" w:hint="default"/>
      </w:rPr>
    </w:lvl>
    <w:lvl w:ilvl="3" w:tplc="4AC4B838" w:tentative="1">
      <w:start w:val="1"/>
      <w:numFmt w:val="bullet"/>
      <w:lvlText w:val="•"/>
      <w:lvlJc w:val="left"/>
      <w:pPr>
        <w:tabs>
          <w:tab w:val="num" w:pos="2880"/>
        </w:tabs>
        <w:ind w:left="2880" w:hanging="360"/>
      </w:pPr>
      <w:rPr>
        <w:rFonts w:ascii="Arial" w:hAnsi="Arial" w:hint="default"/>
      </w:rPr>
    </w:lvl>
    <w:lvl w:ilvl="4" w:tplc="D654164C" w:tentative="1">
      <w:start w:val="1"/>
      <w:numFmt w:val="bullet"/>
      <w:lvlText w:val="•"/>
      <w:lvlJc w:val="left"/>
      <w:pPr>
        <w:tabs>
          <w:tab w:val="num" w:pos="3600"/>
        </w:tabs>
        <w:ind w:left="3600" w:hanging="360"/>
      </w:pPr>
      <w:rPr>
        <w:rFonts w:ascii="Arial" w:hAnsi="Arial" w:hint="default"/>
      </w:rPr>
    </w:lvl>
    <w:lvl w:ilvl="5" w:tplc="E4146F02" w:tentative="1">
      <w:start w:val="1"/>
      <w:numFmt w:val="bullet"/>
      <w:lvlText w:val="•"/>
      <w:lvlJc w:val="left"/>
      <w:pPr>
        <w:tabs>
          <w:tab w:val="num" w:pos="4320"/>
        </w:tabs>
        <w:ind w:left="4320" w:hanging="360"/>
      </w:pPr>
      <w:rPr>
        <w:rFonts w:ascii="Arial" w:hAnsi="Arial" w:hint="default"/>
      </w:rPr>
    </w:lvl>
    <w:lvl w:ilvl="6" w:tplc="0D3ADD02" w:tentative="1">
      <w:start w:val="1"/>
      <w:numFmt w:val="bullet"/>
      <w:lvlText w:val="•"/>
      <w:lvlJc w:val="left"/>
      <w:pPr>
        <w:tabs>
          <w:tab w:val="num" w:pos="5040"/>
        </w:tabs>
        <w:ind w:left="5040" w:hanging="360"/>
      </w:pPr>
      <w:rPr>
        <w:rFonts w:ascii="Arial" w:hAnsi="Arial" w:hint="default"/>
      </w:rPr>
    </w:lvl>
    <w:lvl w:ilvl="7" w:tplc="4F20D7EA" w:tentative="1">
      <w:start w:val="1"/>
      <w:numFmt w:val="bullet"/>
      <w:lvlText w:val="•"/>
      <w:lvlJc w:val="left"/>
      <w:pPr>
        <w:tabs>
          <w:tab w:val="num" w:pos="5760"/>
        </w:tabs>
        <w:ind w:left="5760" w:hanging="360"/>
      </w:pPr>
      <w:rPr>
        <w:rFonts w:ascii="Arial" w:hAnsi="Arial" w:hint="default"/>
      </w:rPr>
    </w:lvl>
    <w:lvl w:ilvl="8" w:tplc="AE625652" w:tentative="1">
      <w:start w:val="1"/>
      <w:numFmt w:val="bullet"/>
      <w:lvlText w:val="•"/>
      <w:lvlJc w:val="left"/>
      <w:pPr>
        <w:tabs>
          <w:tab w:val="num" w:pos="6480"/>
        </w:tabs>
        <w:ind w:left="6480" w:hanging="360"/>
      </w:pPr>
      <w:rPr>
        <w:rFonts w:ascii="Arial" w:hAnsi="Arial" w:hint="default"/>
      </w:rPr>
    </w:lvl>
  </w:abstractNum>
  <w:abstractNum w:abstractNumId="161" w15:restartNumberingAfterBreak="0">
    <w:nsid w:val="2E133E24"/>
    <w:multiLevelType w:val="hybridMultilevel"/>
    <w:tmpl w:val="3C38BA12"/>
    <w:lvl w:ilvl="0" w:tplc="C5281C86">
      <w:start w:val="1"/>
      <w:numFmt w:val="bullet"/>
      <w:lvlText w:val="•"/>
      <w:lvlJc w:val="left"/>
      <w:pPr>
        <w:tabs>
          <w:tab w:val="num" w:pos="720"/>
        </w:tabs>
        <w:ind w:left="720" w:hanging="360"/>
      </w:pPr>
      <w:rPr>
        <w:rFonts w:ascii="Arial" w:hAnsi="Arial" w:hint="default"/>
      </w:rPr>
    </w:lvl>
    <w:lvl w:ilvl="1" w:tplc="C2B66074">
      <w:start w:val="1"/>
      <w:numFmt w:val="bullet"/>
      <w:lvlText w:val="•"/>
      <w:lvlJc w:val="left"/>
      <w:pPr>
        <w:tabs>
          <w:tab w:val="num" w:pos="1440"/>
        </w:tabs>
        <w:ind w:left="1440" w:hanging="360"/>
      </w:pPr>
      <w:rPr>
        <w:rFonts w:ascii="Arial" w:hAnsi="Arial" w:hint="default"/>
      </w:rPr>
    </w:lvl>
    <w:lvl w:ilvl="2" w:tplc="BD3EAE0E" w:tentative="1">
      <w:start w:val="1"/>
      <w:numFmt w:val="bullet"/>
      <w:lvlText w:val="•"/>
      <w:lvlJc w:val="left"/>
      <w:pPr>
        <w:tabs>
          <w:tab w:val="num" w:pos="2160"/>
        </w:tabs>
        <w:ind w:left="2160" w:hanging="360"/>
      </w:pPr>
      <w:rPr>
        <w:rFonts w:ascii="Arial" w:hAnsi="Arial" w:hint="default"/>
      </w:rPr>
    </w:lvl>
    <w:lvl w:ilvl="3" w:tplc="D34A4168" w:tentative="1">
      <w:start w:val="1"/>
      <w:numFmt w:val="bullet"/>
      <w:lvlText w:val="•"/>
      <w:lvlJc w:val="left"/>
      <w:pPr>
        <w:tabs>
          <w:tab w:val="num" w:pos="2880"/>
        </w:tabs>
        <w:ind w:left="2880" w:hanging="360"/>
      </w:pPr>
      <w:rPr>
        <w:rFonts w:ascii="Arial" w:hAnsi="Arial" w:hint="default"/>
      </w:rPr>
    </w:lvl>
    <w:lvl w:ilvl="4" w:tplc="C68C7696" w:tentative="1">
      <w:start w:val="1"/>
      <w:numFmt w:val="bullet"/>
      <w:lvlText w:val="•"/>
      <w:lvlJc w:val="left"/>
      <w:pPr>
        <w:tabs>
          <w:tab w:val="num" w:pos="3600"/>
        </w:tabs>
        <w:ind w:left="3600" w:hanging="360"/>
      </w:pPr>
      <w:rPr>
        <w:rFonts w:ascii="Arial" w:hAnsi="Arial" w:hint="default"/>
      </w:rPr>
    </w:lvl>
    <w:lvl w:ilvl="5" w:tplc="B9765DDC" w:tentative="1">
      <w:start w:val="1"/>
      <w:numFmt w:val="bullet"/>
      <w:lvlText w:val="•"/>
      <w:lvlJc w:val="left"/>
      <w:pPr>
        <w:tabs>
          <w:tab w:val="num" w:pos="4320"/>
        </w:tabs>
        <w:ind w:left="4320" w:hanging="360"/>
      </w:pPr>
      <w:rPr>
        <w:rFonts w:ascii="Arial" w:hAnsi="Arial" w:hint="default"/>
      </w:rPr>
    </w:lvl>
    <w:lvl w:ilvl="6" w:tplc="511CF6CA" w:tentative="1">
      <w:start w:val="1"/>
      <w:numFmt w:val="bullet"/>
      <w:lvlText w:val="•"/>
      <w:lvlJc w:val="left"/>
      <w:pPr>
        <w:tabs>
          <w:tab w:val="num" w:pos="5040"/>
        </w:tabs>
        <w:ind w:left="5040" w:hanging="360"/>
      </w:pPr>
      <w:rPr>
        <w:rFonts w:ascii="Arial" w:hAnsi="Arial" w:hint="default"/>
      </w:rPr>
    </w:lvl>
    <w:lvl w:ilvl="7" w:tplc="622EDC8A" w:tentative="1">
      <w:start w:val="1"/>
      <w:numFmt w:val="bullet"/>
      <w:lvlText w:val="•"/>
      <w:lvlJc w:val="left"/>
      <w:pPr>
        <w:tabs>
          <w:tab w:val="num" w:pos="5760"/>
        </w:tabs>
        <w:ind w:left="5760" w:hanging="360"/>
      </w:pPr>
      <w:rPr>
        <w:rFonts w:ascii="Arial" w:hAnsi="Arial" w:hint="default"/>
      </w:rPr>
    </w:lvl>
    <w:lvl w:ilvl="8" w:tplc="24FA0F32" w:tentative="1">
      <w:start w:val="1"/>
      <w:numFmt w:val="bullet"/>
      <w:lvlText w:val="•"/>
      <w:lvlJc w:val="left"/>
      <w:pPr>
        <w:tabs>
          <w:tab w:val="num" w:pos="6480"/>
        </w:tabs>
        <w:ind w:left="6480" w:hanging="360"/>
      </w:pPr>
      <w:rPr>
        <w:rFonts w:ascii="Arial" w:hAnsi="Arial" w:hint="default"/>
      </w:rPr>
    </w:lvl>
  </w:abstractNum>
  <w:abstractNum w:abstractNumId="162" w15:restartNumberingAfterBreak="0">
    <w:nsid w:val="2E1F0DFB"/>
    <w:multiLevelType w:val="hybridMultilevel"/>
    <w:tmpl w:val="223A9732"/>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E6177E9"/>
    <w:multiLevelType w:val="multilevel"/>
    <w:tmpl w:val="13A04612"/>
    <w:styleLink w:val="StyleBulletedSymbolsymbolLeft025Hanging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4" w15:restartNumberingAfterBreak="0">
    <w:nsid w:val="2EFE0199"/>
    <w:multiLevelType w:val="hybridMultilevel"/>
    <w:tmpl w:val="11B464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2F1E48C0"/>
    <w:multiLevelType w:val="hybridMultilevel"/>
    <w:tmpl w:val="5E38FB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2FCF6276"/>
    <w:multiLevelType w:val="hybridMultilevel"/>
    <w:tmpl w:val="5D3E96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2FE51458"/>
    <w:multiLevelType w:val="hybridMultilevel"/>
    <w:tmpl w:val="5282A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302E1C5A"/>
    <w:multiLevelType w:val="hybridMultilevel"/>
    <w:tmpl w:val="A13C0A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30671CC7"/>
    <w:multiLevelType w:val="hybridMultilevel"/>
    <w:tmpl w:val="80665174"/>
    <w:lvl w:ilvl="0" w:tplc="54BAC506">
      <w:start w:val="1"/>
      <w:numFmt w:val="bullet"/>
      <w:lvlText w:val="•"/>
      <w:lvlJc w:val="left"/>
      <w:pPr>
        <w:tabs>
          <w:tab w:val="num" w:pos="720"/>
        </w:tabs>
        <w:ind w:left="720" w:hanging="360"/>
      </w:pPr>
      <w:rPr>
        <w:rFonts w:ascii="Arial" w:hAnsi="Arial" w:cs="Times New Roman" w:hint="default"/>
      </w:rPr>
    </w:lvl>
    <w:lvl w:ilvl="1" w:tplc="EF58BBC4">
      <w:start w:val="1"/>
      <w:numFmt w:val="bullet"/>
      <w:lvlText w:val="•"/>
      <w:lvlJc w:val="left"/>
      <w:pPr>
        <w:tabs>
          <w:tab w:val="num" w:pos="1440"/>
        </w:tabs>
        <w:ind w:left="1440" w:hanging="360"/>
      </w:pPr>
      <w:rPr>
        <w:rFonts w:ascii="Arial" w:hAnsi="Arial" w:cs="Times New Roman" w:hint="default"/>
      </w:rPr>
    </w:lvl>
    <w:lvl w:ilvl="2" w:tplc="C9D4863A">
      <w:start w:val="1"/>
      <w:numFmt w:val="bullet"/>
      <w:lvlText w:val="•"/>
      <w:lvlJc w:val="left"/>
      <w:pPr>
        <w:tabs>
          <w:tab w:val="num" w:pos="2160"/>
        </w:tabs>
        <w:ind w:left="2160" w:hanging="360"/>
      </w:pPr>
      <w:rPr>
        <w:rFonts w:ascii="Arial" w:hAnsi="Arial" w:cs="Times New Roman" w:hint="default"/>
      </w:rPr>
    </w:lvl>
    <w:lvl w:ilvl="3" w:tplc="DF182938">
      <w:start w:val="1"/>
      <w:numFmt w:val="bullet"/>
      <w:lvlText w:val="•"/>
      <w:lvlJc w:val="left"/>
      <w:pPr>
        <w:tabs>
          <w:tab w:val="num" w:pos="2880"/>
        </w:tabs>
        <w:ind w:left="2880" w:hanging="360"/>
      </w:pPr>
      <w:rPr>
        <w:rFonts w:ascii="Arial" w:hAnsi="Arial" w:cs="Times New Roman" w:hint="default"/>
      </w:rPr>
    </w:lvl>
    <w:lvl w:ilvl="4" w:tplc="CE622EF6">
      <w:start w:val="1"/>
      <w:numFmt w:val="bullet"/>
      <w:lvlText w:val="•"/>
      <w:lvlJc w:val="left"/>
      <w:pPr>
        <w:tabs>
          <w:tab w:val="num" w:pos="3600"/>
        </w:tabs>
        <w:ind w:left="3600" w:hanging="360"/>
      </w:pPr>
      <w:rPr>
        <w:rFonts w:ascii="Arial" w:hAnsi="Arial" w:cs="Times New Roman" w:hint="default"/>
      </w:rPr>
    </w:lvl>
    <w:lvl w:ilvl="5" w:tplc="1B0CE7FE">
      <w:start w:val="1"/>
      <w:numFmt w:val="bullet"/>
      <w:lvlText w:val="•"/>
      <w:lvlJc w:val="left"/>
      <w:pPr>
        <w:tabs>
          <w:tab w:val="num" w:pos="4320"/>
        </w:tabs>
        <w:ind w:left="4320" w:hanging="360"/>
      </w:pPr>
      <w:rPr>
        <w:rFonts w:ascii="Arial" w:hAnsi="Arial" w:cs="Times New Roman" w:hint="default"/>
      </w:rPr>
    </w:lvl>
    <w:lvl w:ilvl="6" w:tplc="A56EF7F4">
      <w:start w:val="1"/>
      <w:numFmt w:val="bullet"/>
      <w:lvlText w:val="•"/>
      <w:lvlJc w:val="left"/>
      <w:pPr>
        <w:tabs>
          <w:tab w:val="num" w:pos="5040"/>
        </w:tabs>
        <w:ind w:left="5040" w:hanging="360"/>
      </w:pPr>
      <w:rPr>
        <w:rFonts w:ascii="Arial" w:hAnsi="Arial" w:cs="Times New Roman" w:hint="default"/>
      </w:rPr>
    </w:lvl>
    <w:lvl w:ilvl="7" w:tplc="D1C06744">
      <w:start w:val="1"/>
      <w:numFmt w:val="bullet"/>
      <w:lvlText w:val="•"/>
      <w:lvlJc w:val="left"/>
      <w:pPr>
        <w:tabs>
          <w:tab w:val="num" w:pos="5760"/>
        </w:tabs>
        <w:ind w:left="5760" w:hanging="360"/>
      </w:pPr>
      <w:rPr>
        <w:rFonts w:ascii="Arial" w:hAnsi="Arial" w:cs="Times New Roman" w:hint="default"/>
      </w:rPr>
    </w:lvl>
    <w:lvl w:ilvl="8" w:tplc="1CBA6F7C">
      <w:start w:val="1"/>
      <w:numFmt w:val="bullet"/>
      <w:lvlText w:val="•"/>
      <w:lvlJc w:val="left"/>
      <w:pPr>
        <w:tabs>
          <w:tab w:val="num" w:pos="6480"/>
        </w:tabs>
        <w:ind w:left="6480" w:hanging="360"/>
      </w:pPr>
      <w:rPr>
        <w:rFonts w:ascii="Arial" w:hAnsi="Arial" w:cs="Times New Roman" w:hint="default"/>
      </w:rPr>
    </w:lvl>
  </w:abstractNum>
  <w:abstractNum w:abstractNumId="170" w15:restartNumberingAfterBreak="0">
    <w:nsid w:val="31112057"/>
    <w:multiLevelType w:val="hybridMultilevel"/>
    <w:tmpl w:val="E1DEC42E"/>
    <w:lvl w:ilvl="0" w:tplc="9FC6D882">
      <w:start w:val="5"/>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12D3873"/>
    <w:multiLevelType w:val="hybridMultilevel"/>
    <w:tmpl w:val="B86ED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31345622"/>
    <w:multiLevelType w:val="hybridMultilevel"/>
    <w:tmpl w:val="037C13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13748C2"/>
    <w:multiLevelType w:val="hybridMultilevel"/>
    <w:tmpl w:val="21E81B1E"/>
    <w:lvl w:ilvl="0" w:tplc="B3428C4A">
      <w:start w:val="1"/>
      <w:numFmt w:val="bullet"/>
      <w:pStyle w:val="Bullet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4" w15:restartNumberingAfterBreak="0">
    <w:nsid w:val="31CD34B6"/>
    <w:multiLevelType w:val="hybridMultilevel"/>
    <w:tmpl w:val="F2426A34"/>
    <w:lvl w:ilvl="0" w:tplc="AF70FD9E">
      <w:start w:val="1"/>
      <w:numFmt w:val="bullet"/>
      <w:lvlText w:val="-"/>
      <w:lvlJc w:val="left"/>
      <w:pPr>
        <w:tabs>
          <w:tab w:val="num" w:pos="1361"/>
        </w:tabs>
        <w:ind w:left="1361" w:hanging="397"/>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31E42C72"/>
    <w:multiLevelType w:val="hybridMultilevel"/>
    <w:tmpl w:val="E87A3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31F36608"/>
    <w:multiLevelType w:val="hybridMultilevel"/>
    <w:tmpl w:val="FE407BB2"/>
    <w:lvl w:ilvl="0" w:tplc="DED65FD6">
      <w:start w:val="1"/>
      <w:numFmt w:val="bullet"/>
      <w:lvlText w:val="•"/>
      <w:lvlJc w:val="left"/>
      <w:pPr>
        <w:tabs>
          <w:tab w:val="num" w:pos="720"/>
        </w:tabs>
        <w:ind w:left="720" w:hanging="360"/>
      </w:pPr>
      <w:rPr>
        <w:rFonts w:ascii="Arial" w:hAnsi="Arial" w:hint="default"/>
      </w:rPr>
    </w:lvl>
    <w:lvl w:ilvl="1" w:tplc="F93ADE60">
      <w:start w:val="174"/>
      <w:numFmt w:val="bullet"/>
      <w:lvlText w:val="•"/>
      <w:lvlJc w:val="left"/>
      <w:pPr>
        <w:tabs>
          <w:tab w:val="num" w:pos="1440"/>
        </w:tabs>
        <w:ind w:left="1440" w:hanging="360"/>
      </w:pPr>
      <w:rPr>
        <w:rFonts w:ascii="Arial" w:hAnsi="Arial" w:hint="default"/>
      </w:rPr>
    </w:lvl>
    <w:lvl w:ilvl="2" w:tplc="AE2EB474" w:tentative="1">
      <w:start w:val="1"/>
      <w:numFmt w:val="bullet"/>
      <w:lvlText w:val="•"/>
      <w:lvlJc w:val="left"/>
      <w:pPr>
        <w:tabs>
          <w:tab w:val="num" w:pos="2160"/>
        </w:tabs>
        <w:ind w:left="2160" w:hanging="360"/>
      </w:pPr>
      <w:rPr>
        <w:rFonts w:ascii="Arial" w:hAnsi="Arial" w:hint="default"/>
      </w:rPr>
    </w:lvl>
    <w:lvl w:ilvl="3" w:tplc="4D201D2E" w:tentative="1">
      <w:start w:val="1"/>
      <w:numFmt w:val="bullet"/>
      <w:lvlText w:val="•"/>
      <w:lvlJc w:val="left"/>
      <w:pPr>
        <w:tabs>
          <w:tab w:val="num" w:pos="2880"/>
        </w:tabs>
        <w:ind w:left="2880" w:hanging="360"/>
      </w:pPr>
      <w:rPr>
        <w:rFonts w:ascii="Arial" w:hAnsi="Arial" w:hint="default"/>
      </w:rPr>
    </w:lvl>
    <w:lvl w:ilvl="4" w:tplc="B5B455D4" w:tentative="1">
      <w:start w:val="1"/>
      <w:numFmt w:val="bullet"/>
      <w:lvlText w:val="•"/>
      <w:lvlJc w:val="left"/>
      <w:pPr>
        <w:tabs>
          <w:tab w:val="num" w:pos="3600"/>
        </w:tabs>
        <w:ind w:left="3600" w:hanging="360"/>
      </w:pPr>
      <w:rPr>
        <w:rFonts w:ascii="Arial" w:hAnsi="Arial" w:hint="default"/>
      </w:rPr>
    </w:lvl>
    <w:lvl w:ilvl="5" w:tplc="368E7738" w:tentative="1">
      <w:start w:val="1"/>
      <w:numFmt w:val="bullet"/>
      <w:lvlText w:val="•"/>
      <w:lvlJc w:val="left"/>
      <w:pPr>
        <w:tabs>
          <w:tab w:val="num" w:pos="4320"/>
        </w:tabs>
        <w:ind w:left="4320" w:hanging="360"/>
      </w:pPr>
      <w:rPr>
        <w:rFonts w:ascii="Arial" w:hAnsi="Arial" w:hint="default"/>
      </w:rPr>
    </w:lvl>
    <w:lvl w:ilvl="6" w:tplc="002E2594" w:tentative="1">
      <w:start w:val="1"/>
      <w:numFmt w:val="bullet"/>
      <w:lvlText w:val="•"/>
      <w:lvlJc w:val="left"/>
      <w:pPr>
        <w:tabs>
          <w:tab w:val="num" w:pos="5040"/>
        </w:tabs>
        <w:ind w:left="5040" w:hanging="360"/>
      </w:pPr>
      <w:rPr>
        <w:rFonts w:ascii="Arial" w:hAnsi="Arial" w:hint="default"/>
      </w:rPr>
    </w:lvl>
    <w:lvl w:ilvl="7" w:tplc="25848BFA" w:tentative="1">
      <w:start w:val="1"/>
      <w:numFmt w:val="bullet"/>
      <w:lvlText w:val="•"/>
      <w:lvlJc w:val="left"/>
      <w:pPr>
        <w:tabs>
          <w:tab w:val="num" w:pos="5760"/>
        </w:tabs>
        <w:ind w:left="5760" w:hanging="360"/>
      </w:pPr>
      <w:rPr>
        <w:rFonts w:ascii="Arial" w:hAnsi="Arial" w:hint="default"/>
      </w:rPr>
    </w:lvl>
    <w:lvl w:ilvl="8" w:tplc="87483C7C" w:tentative="1">
      <w:start w:val="1"/>
      <w:numFmt w:val="bullet"/>
      <w:lvlText w:val="•"/>
      <w:lvlJc w:val="left"/>
      <w:pPr>
        <w:tabs>
          <w:tab w:val="num" w:pos="6480"/>
        </w:tabs>
        <w:ind w:left="6480" w:hanging="360"/>
      </w:pPr>
      <w:rPr>
        <w:rFonts w:ascii="Arial" w:hAnsi="Arial" w:hint="default"/>
      </w:rPr>
    </w:lvl>
  </w:abstractNum>
  <w:abstractNum w:abstractNumId="177" w15:restartNumberingAfterBreak="0">
    <w:nsid w:val="330D344E"/>
    <w:multiLevelType w:val="hybridMultilevel"/>
    <w:tmpl w:val="F494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37B294C"/>
    <w:multiLevelType w:val="hybridMultilevel"/>
    <w:tmpl w:val="1D909F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33877BC1"/>
    <w:multiLevelType w:val="hybridMultilevel"/>
    <w:tmpl w:val="BF0CD8AE"/>
    <w:lvl w:ilvl="0" w:tplc="44CCB60E">
      <w:numFmt w:val="bullet"/>
      <w:lvlText w:val="-"/>
      <w:lvlJc w:val="left"/>
      <w:pPr>
        <w:ind w:left="720" w:hanging="360"/>
      </w:pPr>
      <w:rPr>
        <w:rFonts w:ascii="Calibri" w:eastAsia="Malgun Gothic" w:hAnsi="Calibri" w:cs="Calibri" w:hint="default"/>
      </w:rPr>
    </w:lvl>
    <w:lvl w:ilvl="1" w:tplc="04090003">
      <w:start w:val="1"/>
      <w:numFmt w:val="bullet"/>
      <w:lvlText w:val=""/>
      <w:lvlJc w:val="left"/>
      <w:pPr>
        <w:ind w:left="1200" w:hanging="420"/>
      </w:pPr>
      <w:rPr>
        <w:rFonts w:ascii="Wingdings" w:hAnsi="Wingdings" w:hint="default"/>
      </w:rPr>
    </w:lvl>
    <w:lvl w:ilvl="2" w:tplc="04090005">
      <w:start w:val="1"/>
      <w:numFmt w:val="bullet"/>
      <w:lvlText w:val=""/>
      <w:lvlJc w:val="left"/>
      <w:pPr>
        <w:ind w:left="1620" w:hanging="420"/>
      </w:pPr>
      <w:rPr>
        <w:rFonts w:ascii="Wingdings" w:hAnsi="Wingdings" w:hint="default"/>
      </w:rPr>
    </w:lvl>
    <w:lvl w:ilvl="3" w:tplc="04090001">
      <w:start w:val="1"/>
      <w:numFmt w:val="bullet"/>
      <w:lvlText w:val=""/>
      <w:lvlJc w:val="left"/>
      <w:pPr>
        <w:ind w:left="2040" w:hanging="420"/>
      </w:pPr>
      <w:rPr>
        <w:rFonts w:ascii="Wingdings" w:hAnsi="Wingdings" w:hint="default"/>
      </w:rPr>
    </w:lvl>
    <w:lvl w:ilvl="4" w:tplc="04090003">
      <w:start w:val="1"/>
      <w:numFmt w:val="bullet"/>
      <w:lvlText w:val=""/>
      <w:lvlJc w:val="left"/>
      <w:pPr>
        <w:ind w:left="2460" w:hanging="420"/>
      </w:pPr>
      <w:rPr>
        <w:rFonts w:ascii="Wingdings" w:hAnsi="Wingdings" w:hint="default"/>
      </w:rPr>
    </w:lvl>
    <w:lvl w:ilvl="5" w:tplc="04090005">
      <w:start w:val="1"/>
      <w:numFmt w:val="bullet"/>
      <w:lvlText w:val=""/>
      <w:lvlJc w:val="left"/>
      <w:pPr>
        <w:ind w:left="2880" w:hanging="420"/>
      </w:pPr>
      <w:rPr>
        <w:rFonts w:ascii="Wingdings" w:hAnsi="Wingdings" w:hint="default"/>
      </w:rPr>
    </w:lvl>
    <w:lvl w:ilvl="6" w:tplc="04090001">
      <w:start w:val="1"/>
      <w:numFmt w:val="bullet"/>
      <w:lvlText w:val=""/>
      <w:lvlJc w:val="left"/>
      <w:pPr>
        <w:ind w:left="3300" w:hanging="420"/>
      </w:pPr>
      <w:rPr>
        <w:rFonts w:ascii="Wingdings" w:hAnsi="Wingdings" w:hint="default"/>
      </w:rPr>
    </w:lvl>
    <w:lvl w:ilvl="7" w:tplc="04090003">
      <w:start w:val="1"/>
      <w:numFmt w:val="bullet"/>
      <w:lvlText w:val=""/>
      <w:lvlJc w:val="left"/>
      <w:pPr>
        <w:ind w:left="3720" w:hanging="420"/>
      </w:pPr>
      <w:rPr>
        <w:rFonts w:ascii="Wingdings" w:hAnsi="Wingdings" w:hint="default"/>
      </w:rPr>
    </w:lvl>
    <w:lvl w:ilvl="8" w:tplc="04090005">
      <w:start w:val="1"/>
      <w:numFmt w:val="bullet"/>
      <w:lvlText w:val=""/>
      <w:lvlJc w:val="left"/>
      <w:pPr>
        <w:ind w:left="4140" w:hanging="420"/>
      </w:pPr>
      <w:rPr>
        <w:rFonts w:ascii="Wingdings" w:hAnsi="Wingdings" w:hint="default"/>
      </w:rPr>
    </w:lvl>
  </w:abstractNum>
  <w:abstractNum w:abstractNumId="180" w15:restartNumberingAfterBreak="0">
    <w:nsid w:val="33E04E90"/>
    <w:multiLevelType w:val="hybridMultilevel"/>
    <w:tmpl w:val="53EE527C"/>
    <w:lvl w:ilvl="0" w:tplc="04090001">
      <w:start w:val="1"/>
      <w:numFmt w:val="bullet"/>
      <w:lvlText w:val=""/>
      <w:lvlJc w:val="left"/>
      <w:pPr>
        <w:ind w:left="704" w:hanging="420"/>
      </w:pPr>
      <w:rPr>
        <w:rFonts w:ascii="Wingdings" w:hAnsi="Wingdings" w:hint="default"/>
      </w:rPr>
    </w:lvl>
    <w:lvl w:ilvl="1" w:tplc="04090003">
      <w:start w:val="1"/>
      <w:numFmt w:val="bullet"/>
      <w:lvlText w:val=""/>
      <w:lvlJc w:val="left"/>
      <w:pPr>
        <w:ind w:left="1124" w:hanging="420"/>
      </w:pPr>
      <w:rPr>
        <w:rFonts w:ascii="Wingdings" w:hAnsi="Wingdings" w:hint="default"/>
      </w:rPr>
    </w:lvl>
    <w:lvl w:ilvl="2" w:tplc="04090005">
      <w:start w:val="1"/>
      <w:numFmt w:val="bullet"/>
      <w:lvlText w:val=""/>
      <w:lvlJc w:val="left"/>
      <w:pPr>
        <w:ind w:left="1544" w:hanging="420"/>
      </w:pPr>
      <w:rPr>
        <w:rFonts w:ascii="Wingdings" w:hAnsi="Wingdings" w:hint="default"/>
      </w:rPr>
    </w:lvl>
    <w:lvl w:ilvl="3" w:tplc="0409000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181" w15:restartNumberingAfterBreak="0">
    <w:nsid w:val="34D5045A"/>
    <w:multiLevelType w:val="singleLevel"/>
    <w:tmpl w:val="B3FC4AEC"/>
    <w:lvl w:ilvl="0">
      <w:start w:val="1"/>
      <w:numFmt w:val="bullet"/>
      <w:pStyle w:val="a"/>
      <w:lvlText w:val=""/>
      <w:lvlJc w:val="left"/>
      <w:pPr>
        <w:tabs>
          <w:tab w:val="num" w:pos="360"/>
        </w:tabs>
        <w:ind w:left="340" w:hanging="340"/>
      </w:pPr>
      <w:rPr>
        <w:rFonts w:ascii="Symbol" w:eastAsia="Times New Roman" w:hAnsi="Symbol" w:hint="default"/>
        <w:color w:val="auto"/>
      </w:rPr>
    </w:lvl>
  </w:abstractNum>
  <w:abstractNum w:abstractNumId="182" w15:restartNumberingAfterBreak="0">
    <w:nsid w:val="34D92610"/>
    <w:multiLevelType w:val="hybridMultilevel"/>
    <w:tmpl w:val="DF3CB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34E32355"/>
    <w:multiLevelType w:val="hybridMultilevel"/>
    <w:tmpl w:val="5AC005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4" w15:restartNumberingAfterBreak="0">
    <w:nsid w:val="34FD1E37"/>
    <w:multiLevelType w:val="hybridMultilevel"/>
    <w:tmpl w:val="9FF2884E"/>
    <w:lvl w:ilvl="0" w:tplc="9D426048">
      <w:start w:val="1"/>
      <w:numFmt w:val="bullet"/>
      <w:lvlText w:val="•"/>
      <w:lvlJc w:val="left"/>
      <w:pPr>
        <w:tabs>
          <w:tab w:val="num" w:pos="720"/>
        </w:tabs>
        <w:ind w:left="720" w:hanging="360"/>
      </w:pPr>
      <w:rPr>
        <w:rFonts w:ascii="Arial" w:hAnsi="Arial" w:hint="default"/>
      </w:rPr>
    </w:lvl>
    <w:lvl w:ilvl="1" w:tplc="39F6DD60">
      <w:start w:val="52"/>
      <w:numFmt w:val="bullet"/>
      <w:lvlText w:val="•"/>
      <w:lvlJc w:val="left"/>
      <w:pPr>
        <w:tabs>
          <w:tab w:val="num" w:pos="1440"/>
        </w:tabs>
        <w:ind w:left="1440" w:hanging="360"/>
      </w:pPr>
      <w:rPr>
        <w:rFonts w:ascii="Arial" w:hAnsi="Arial" w:hint="default"/>
      </w:rPr>
    </w:lvl>
    <w:lvl w:ilvl="2" w:tplc="56242E6C">
      <w:start w:val="1"/>
      <w:numFmt w:val="bullet"/>
      <w:lvlText w:val="•"/>
      <w:lvlJc w:val="left"/>
      <w:pPr>
        <w:tabs>
          <w:tab w:val="num" w:pos="2160"/>
        </w:tabs>
        <w:ind w:left="2160" w:hanging="360"/>
      </w:pPr>
      <w:rPr>
        <w:rFonts w:ascii="Arial" w:hAnsi="Arial" w:hint="default"/>
      </w:rPr>
    </w:lvl>
    <w:lvl w:ilvl="3" w:tplc="5E2A0924" w:tentative="1">
      <w:start w:val="1"/>
      <w:numFmt w:val="bullet"/>
      <w:lvlText w:val="•"/>
      <w:lvlJc w:val="left"/>
      <w:pPr>
        <w:tabs>
          <w:tab w:val="num" w:pos="2880"/>
        </w:tabs>
        <w:ind w:left="2880" w:hanging="360"/>
      </w:pPr>
      <w:rPr>
        <w:rFonts w:ascii="Arial" w:hAnsi="Arial" w:hint="default"/>
      </w:rPr>
    </w:lvl>
    <w:lvl w:ilvl="4" w:tplc="FCE21F88" w:tentative="1">
      <w:start w:val="1"/>
      <w:numFmt w:val="bullet"/>
      <w:lvlText w:val="•"/>
      <w:lvlJc w:val="left"/>
      <w:pPr>
        <w:tabs>
          <w:tab w:val="num" w:pos="3600"/>
        </w:tabs>
        <w:ind w:left="3600" w:hanging="360"/>
      </w:pPr>
      <w:rPr>
        <w:rFonts w:ascii="Arial" w:hAnsi="Arial" w:hint="default"/>
      </w:rPr>
    </w:lvl>
    <w:lvl w:ilvl="5" w:tplc="F2CC3BEA" w:tentative="1">
      <w:start w:val="1"/>
      <w:numFmt w:val="bullet"/>
      <w:lvlText w:val="•"/>
      <w:lvlJc w:val="left"/>
      <w:pPr>
        <w:tabs>
          <w:tab w:val="num" w:pos="4320"/>
        </w:tabs>
        <w:ind w:left="4320" w:hanging="360"/>
      </w:pPr>
      <w:rPr>
        <w:rFonts w:ascii="Arial" w:hAnsi="Arial" w:hint="default"/>
      </w:rPr>
    </w:lvl>
    <w:lvl w:ilvl="6" w:tplc="FAD0BDB4" w:tentative="1">
      <w:start w:val="1"/>
      <w:numFmt w:val="bullet"/>
      <w:lvlText w:val="•"/>
      <w:lvlJc w:val="left"/>
      <w:pPr>
        <w:tabs>
          <w:tab w:val="num" w:pos="5040"/>
        </w:tabs>
        <w:ind w:left="5040" w:hanging="360"/>
      </w:pPr>
      <w:rPr>
        <w:rFonts w:ascii="Arial" w:hAnsi="Arial" w:hint="default"/>
      </w:rPr>
    </w:lvl>
    <w:lvl w:ilvl="7" w:tplc="2D3E10EA" w:tentative="1">
      <w:start w:val="1"/>
      <w:numFmt w:val="bullet"/>
      <w:lvlText w:val="•"/>
      <w:lvlJc w:val="left"/>
      <w:pPr>
        <w:tabs>
          <w:tab w:val="num" w:pos="5760"/>
        </w:tabs>
        <w:ind w:left="5760" w:hanging="360"/>
      </w:pPr>
      <w:rPr>
        <w:rFonts w:ascii="Arial" w:hAnsi="Arial" w:hint="default"/>
      </w:rPr>
    </w:lvl>
    <w:lvl w:ilvl="8" w:tplc="2BF81DDC" w:tentative="1">
      <w:start w:val="1"/>
      <w:numFmt w:val="bullet"/>
      <w:lvlText w:val="•"/>
      <w:lvlJc w:val="left"/>
      <w:pPr>
        <w:tabs>
          <w:tab w:val="num" w:pos="6480"/>
        </w:tabs>
        <w:ind w:left="6480" w:hanging="360"/>
      </w:pPr>
      <w:rPr>
        <w:rFonts w:ascii="Arial" w:hAnsi="Arial" w:hint="default"/>
      </w:rPr>
    </w:lvl>
  </w:abstractNum>
  <w:abstractNum w:abstractNumId="185" w15:restartNumberingAfterBreak="0">
    <w:nsid w:val="35606D0E"/>
    <w:multiLevelType w:val="hybridMultilevel"/>
    <w:tmpl w:val="F62823CA"/>
    <w:lvl w:ilvl="0" w:tplc="65A4B1DC">
      <w:start w:val="1"/>
      <w:numFmt w:val="bullet"/>
      <w:lvlText w:val="•"/>
      <w:lvlJc w:val="left"/>
      <w:pPr>
        <w:tabs>
          <w:tab w:val="num" w:pos="720"/>
        </w:tabs>
        <w:ind w:left="720" w:hanging="360"/>
      </w:pPr>
      <w:rPr>
        <w:rFonts w:ascii="Arial" w:hAnsi="Arial" w:hint="default"/>
      </w:rPr>
    </w:lvl>
    <w:lvl w:ilvl="1" w:tplc="DF123AD6">
      <w:start w:val="174"/>
      <w:numFmt w:val="bullet"/>
      <w:lvlText w:val="•"/>
      <w:lvlJc w:val="left"/>
      <w:pPr>
        <w:tabs>
          <w:tab w:val="num" w:pos="1440"/>
        </w:tabs>
        <w:ind w:left="1440" w:hanging="360"/>
      </w:pPr>
      <w:rPr>
        <w:rFonts w:ascii="Arial" w:hAnsi="Arial" w:hint="default"/>
      </w:rPr>
    </w:lvl>
    <w:lvl w:ilvl="2" w:tplc="6BE48658" w:tentative="1">
      <w:start w:val="1"/>
      <w:numFmt w:val="bullet"/>
      <w:lvlText w:val="•"/>
      <w:lvlJc w:val="left"/>
      <w:pPr>
        <w:tabs>
          <w:tab w:val="num" w:pos="2160"/>
        </w:tabs>
        <w:ind w:left="2160" w:hanging="360"/>
      </w:pPr>
      <w:rPr>
        <w:rFonts w:ascii="Arial" w:hAnsi="Arial" w:hint="default"/>
      </w:rPr>
    </w:lvl>
    <w:lvl w:ilvl="3" w:tplc="5F3875C8" w:tentative="1">
      <w:start w:val="1"/>
      <w:numFmt w:val="bullet"/>
      <w:lvlText w:val="•"/>
      <w:lvlJc w:val="left"/>
      <w:pPr>
        <w:tabs>
          <w:tab w:val="num" w:pos="2880"/>
        </w:tabs>
        <w:ind w:left="2880" w:hanging="360"/>
      </w:pPr>
      <w:rPr>
        <w:rFonts w:ascii="Arial" w:hAnsi="Arial" w:hint="default"/>
      </w:rPr>
    </w:lvl>
    <w:lvl w:ilvl="4" w:tplc="FE84AE76" w:tentative="1">
      <w:start w:val="1"/>
      <w:numFmt w:val="bullet"/>
      <w:lvlText w:val="•"/>
      <w:lvlJc w:val="left"/>
      <w:pPr>
        <w:tabs>
          <w:tab w:val="num" w:pos="3600"/>
        </w:tabs>
        <w:ind w:left="3600" w:hanging="360"/>
      </w:pPr>
      <w:rPr>
        <w:rFonts w:ascii="Arial" w:hAnsi="Arial" w:hint="default"/>
      </w:rPr>
    </w:lvl>
    <w:lvl w:ilvl="5" w:tplc="64A46C4E" w:tentative="1">
      <w:start w:val="1"/>
      <w:numFmt w:val="bullet"/>
      <w:lvlText w:val="•"/>
      <w:lvlJc w:val="left"/>
      <w:pPr>
        <w:tabs>
          <w:tab w:val="num" w:pos="4320"/>
        </w:tabs>
        <w:ind w:left="4320" w:hanging="360"/>
      </w:pPr>
      <w:rPr>
        <w:rFonts w:ascii="Arial" w:hAnsi="Arial" w:hint="default"/>
      </w:rPr>
    </w:lvl>
    <w:lvl w:ilvl="6" w:tplc="58C607F6" w:tentative="1">
      <w:start w:val="1"/>
      <w:numFmt w:val="bullet"/>
      <w:lvlText w:val="•"/>
      <w:lvlJc w:val="left"/>
      <w:pPr>
        <w:tabs>
          <w:tab w:val="num" w:pos="5040"/>
        </w:tabs>
        <w:ind w:left="5040" w:hanging="360"/>
      </w:pPr>
      <w:rPr>
        <w:rFonts w:ascii="Arial" w:hAnsi="Arial" w:hint="default"/>
      </w:rPr>
    </w:lvl>
    <w:lvl w:ilvl="7" w:tplc="A0F08B1A" w:tentative="1">
      <w:start w:val="1"/>
      <w:numFmt w:val="bullet"/>
      <w:lvlText w:val="•"/>
      <w:lvlJc w:val="left"/>
      <w:pPr>
        <w:tabs>
          <w:tab w:val="num" w:pos="5760"/>
        </w:tabs>
        <w:ind w:left="5760" w:hanging="360"/>
      </w:pPr>
      <w:rPr>
        <w:rFonts w:ascii="Arial" w:hAnsi="Arial" w:hint="default"/>
      </w:rPr>
    </w:lvl>
    <w:lvl w:ilvl="8" w:tplc="FEDE2C9E" w:tentative="1">
      <w:start w:val="1"/>
      <w:numFmt w:val="bullet"/>
      <w:lvlText w:val="•"/>
      <w:lvlJc w:val="left"/>
      <w:pPr>
        <w:tabs>
          <w:tab w:val="num" w:pos="6480"/>
        </w:tabs>
        <w:ind w:left="6480" w:hanging="360"/>
      </w:pPr>
      <w:rPr>
        <w:rFonts w:ascii="Arial" w:hAnsi="Arial" w:hint="default"/>
      </w:rPr>
    </w:lvl>
  </w:abstractNum>
  <w:abstractNum w:abstractNumId="186" w15:restartNumberingAfterBreak="0">
    <w:nsid w:val="35A0740B"/>
    <w:multiLevelType w:val="hybridMultilevel"/>
    <w:tmpl w:val="526ED8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7" w15:restartNumberingAfterBreak="0">
    <w:nsid w:val="35BE6D5B"/>
    <w:multiLevelType w:val="hybridMultilevel"/>
    <w:tmpl w:val="9E722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35DB4CFB"/>
    <w:multiLevelType w:val="hybridMultilevel"/>
    <w:tmpl w:val="266C51EA"/>
    <w:lvl w:ilvl="0" w:tplc="2F24D106">
      <w:start w:val="1"/>
      <w:numFmt w:val="bullet"/>
      <w:lvlText w:val="•"/>
      <w:lvlJc w:val="left"/>
      <w:pPr>
        <w:tabs>
          <w:tab w:val="num" w:pos="720"/>
        </w:tabs>
        <w:ind w:left="720" w:hanging="360"/>
      </w:pPr>
      <w:rPr>
        <w:rFonts w:ascii="Times New Roman" w:hAnsi="Times New Roman" w:hint="default"/>
      </w:rPr>
    </w:lvl>
    <w:lvl w:ilvl="1" w:tplc="55CA9262">
      <w:start w:val="174"/>
      <w:numFmt w:val="bullet"/>
      <w:lvlText w:val="•"/>
      <w:lvlJc w:val="left"/>
      <w:pPr>
        <w:tabs>
          <w:tab w:val="num" w:pos="1440"/>
        </w:tabs>
        <w:ind w:left="1440" w:hanging="360"/>
      </w:pPr>
      <w:rPr>
        <w:rFonts w:ascii="Times New Roman" w:hAnsi="Times New Roman" w:hint="default"/>
      </w:rPr>
    </w:lvl>
    <w:lvl w:ilvl="2" w:tplc="4456F8DC" w:tentative="1">
      <w:start w:val="1"/>
      <w:numFmt w:val="bullet"/>
      <w:lvlText w:val="•"/>
      <w:lvlJc w:val="left"/>
      <w:pPr>
        <w:tabs>
          <w:tab w:val="num" w:pos="2160"/>
        </w:tabs>
        <w:ind w:left="2160" w:hanging="360"/>
      </w:pPr>
      <w:rPr>
        <w:rFonts w:ascii="Times New Roman" w:hAnsi="Times New Roman" w:hint="default"/>
      </w:rPr>
    </w:lvl>
    <w:lvl w:ilvl="3" w:tplc="96B2C0F8" w:tentative="1">
      <w:start w:val="1"/>
      <w:numFmt w:val="bullet"/>
      <w:lvlText w:val="•"/>
      <w:lvlJc w:val="left"/>
      <w:pPr>
        <w:tabs>
          <w:tab w:val="num" w:pos="2880"/>
        </w:tabs>
        <w:ind w:left="2880" w:hanging="360"/>
      </w:pPr>
      <w:rPr>
        <w:rFonts w:ascii="Times New Roman" w:hAnsi="Times New Roman" w:hint="default"/>
      </w:rPr>
    </w:lvl>
    <w:lvl w:ilvl="4" w:tplc="A24EFC3E" w:tentative="1">
      <w:start w:val="1"/>
      <w:numFmt w:val="bullet"/>
      <w:lvlText w:val="•"/>
      <w:lvlJc w:val="left"/>
      <w:pPr>
        <w:tabs>
          <w:tab w:val="num" w:pos="3600"/>
        </w:tabs>
        <w:ind w:left="3600" w:hanging="360"/>
      </w:pPr>
      <w:rPr>
        <w:rFonts w:ascii="Times New Roman" w:hAnsi="Times New Roman" w:hint="default"/>
      </w:rPr>
    </w:lvl>
    <w:lvl w:ilvl="5" w:tplc="661CB7EA" w:tentative="1">
      <w:start w:val="1"/>
      <w:numFmt w:val="bullet"/>
      <w:lvlText w:val="•"/>
      <w:lvlJc w:val="left"/>
      <w:pPr>
        <w:tabs>
          <w:tab w:val="num" w:pos="4320"/>
        </w:tabs>
        <w:ind w:left="4320" w:hanging="360"/>
      </w:pPr>
      <w:rPr>
        <w:rFonts w:ascii="Times New Roman" w:hAnsi="Times New Roman" w:hint="default"/>
      </w:rPr>
    </w:lvl>
    <w:lvl w:ilvl="6" w:tplc="0BD2DEA2" w:tentative="1">
      <w:start w:val="1"/>
      <w:numFmt w:val="bullet"/>
      <w:lvlText w:val="•"/>
      <w:lvlJc w:val="left"/>
      <w:pPr>
        <w:tabs>
          <w:tab w:val="num" w:pos="5040"/>
        </w:tabs>
        <w:ind w:left="5040" w:hanging="360"/>
      </w:pPr>
      <w:rPr>
        <w:rFonts w:ascii="Times New Roman" w:hAnsi="Times New Roman" w:hint="default"/>
      </w:rPr>
    </w:lvl>
    <w:lvl w:ilvl="7" w:tplc="B1F8E2AC" w:tentative="1">
      <w:start w:val="1"/>
      <w:numFmt w:val="bullet"/>
      <w:lvlText w:val="•"/>
      <w:lvlJc w:val="left"/>
      <w:pPr>
        <w:tabs>
          <w:tab w:val="num" w:pos="5760"/>
        </w:tabs>
        <w:ind w:left="5760" w:hanging="360"/>
      </w:pPr>
      <w:rPr>
        <w:rFonts w:ascii="Times New Roman" w:hAnsi="Times New Roman" w:hint="default"/>
      </w:rPr>
    </w:lvl>
    <w:lvl w:ilvl="8" w:tplc="73C26258" w:tentative="1">
      <w:start w:val="1"/>
      <w:numFmt w:val="bullet"/>
      <w:lvlText w:val="•"/>
      <w:lvlJc w:val="left"/>
      <w:pPr>
        <w:tabs>
          <w:tab w:val="num" w:pos="6480"/>
        </w:tabs>
        <w:ind w:left="6480" w:hanging="360"/>
      </w:pPr>
      <w:rPr>
        <w:rFonts w:ascii="Times New Roman" w:hAnsi="Times New Roman" w:hint="default"/>
      </w:rPr>
    </w:lvl>
  </w:abstractNum>
  <w:abstractNum w:abstractNumId="189" w15:restartNumberingAfterBreak="0">
    <w:nsid w:val="3614516B"/>
    <w:multiLevelType w:val="hybridMultilevel"/>
    <w:tmpl w:val="4134EE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36761B4F"/>
    <w:multiLevelType w:val="hybridMultilevel"/>
    <w:tmpl w:val="ED8CC898"/>
    <w:lvl w:ilvl="0" w:tplc="04090001">
      <w:start w:val="1"/>
      <w:numFmt w:val="bullet"/>
      <w:lvlText w:val=""/>
      <w:lvlJc w:val="left"/>
      <w:pPr>
        <w:tabs>
          <w:tab w:val="num" w:pos="1800"/>
        </w:tabs>
        <w:ind w:left="1800" w:hanging="360"/>
      </w:pPr>
      <w:rPr>
        <w:rFonts w:ascii="Symbol" w:hAnsi="Symbol" w:hint="default"/>
      </w:rPr>
    </w:lvl>
    <w:lvl w:ilvl="1" w:tplc="EF0AF394">
      <w:start w:val="252"/>
      <w:numFmt w:val="bullet"/>
      <w:lvlText w:val="•"/>
      <w:lvlJc w:val="left"/>
      <w:pPr>
        <w:tabs>
          <w:tab w:val="num" w:pos="2520"/>
        </w:tabs>
        <w:ind w:left="2520" w:hanging="360"/>
      </w:pPr>
      <w:rPr>
        <w:rFonts w:ascii="Arial" w:hAnsi="Arial" w:hint="default"/>
      </w:rPr>
    </w:lvl>
    <w:lvl w:ilvl="2" w:tplc="3F32DF4E" w:tentative="1">
      <w:start w:val="1"/>
      <w:numFmt w:val="bullet"/>
      <w:lvlText w:val="•"/>
      <w:lvlJc w:val="left"/>
      <w:pPr>
        <w:tabs>
          <w:tab w:val="num" w:pos="3240"/>
        </w:tabs>
        <w:ind w:left="3240" w:hanging="360"/>
      </w:pPr>
      <w:rPr>
        <w:rFonts w:ascii="Arial" w:hAnsi="Arial" w:hint="default"/>
      </w:rPr>
    </w:lvl>
    <w:lvl w:ilvl="3" w:tplc="6F56C83C" w:tentative="1">
      <w:start w:val="1"/>
      <w:numFmt w:val="bullet"/>
      <w:lvlText w:val="•"/>
      <w:lvlJc w:val="left"/>
      <w:pPr>
        <w:tabs>
          <w:tab w:val="num" w:pos="3960"/>
        </w:tabs>
        <w:ind w:left="3960" w:hanging="360"/>
      </w:pPr>
      <w:rPr>
        <w:rFonts w:ascii="Arial" w:hAnsi="Arial" w:hint="default"/>
      </w:rPr>
    </w:lvl>
    <w:lvl w:ilvl="4" w:tplc="4282DD02" w:tentative="1">
      <w:start w:val="1"/>
      <w:numFmt w:val="bullet"/>
      <w:lvlText w:val="•"/>
      <w:lvlJc w:val="left"/>
      <w:pPr>
        <w:tabs>
          <w:tab w:val="num" w:pos="4680"/>
        </w:tabs>
        <w:ind w:left="4680" w:hanging="360"/>
      </w:pPr>
      <w:rPr>
        <w:rFonts w:ascii="Arial" w:hAnsi="Arial" w:hint="default"/>
      </w:rPr>
    </w:lvl>
    <w:lvl w:ilvl="5" w:tplc="370E8B20" w:tentative="1">
      <w:start w:val="1"/>
      <w:numFmt w:val="bullet"/>
      <w:lvlText w:val="•"/>
      <w:lvlJc w:val="left"/>
      <w:pPr>
        <w:tabs>
          <w:tab w:val="num" w:pos="5400"/>
        </w:tabs>
        <w:ind w:left="5400" w:hanging="360"/>
      </w:pPr>
      <w:rPr>
        <w:rFonts w:ascii="Arial" w:hAnsi="Arial" w:hint="default"/>
      </w:rPr>
    </w:lvl>
    <w:lvl w:ilvl="6" w:tplc="B9987454" w:tentative="1">
      <w:start w:val="1"/>
      <w:numFmt w:val="bullet"/>
      <w:lvlText w:val="•"/>
      <w:lvlJc w:val="left"/>
      <w:pPr>
        <w:tabs>
          <w:tab w:val="num" w:pos="6120"/>
        </w:tabs>
        <w:ind w:left="6120" w:hanging="360"/>
      </w:pPr>
      <w:rPr>
        <w:rFonts w:ascii="Arial" w:hAnsi="Arial" w:hint="default"/>
      </w:rPr>
    </w:lvl>
    <w:lvl w:ilvl="7" w:tplc="4F3417C6" w:tentative="1">
      <w:start w:val="1"/>
      <w:numFmt w:val="bullet"/>
      <w:lvlText w:val="•"/>
      <w:lvlJc w:val="left"/>
      <w:pPr>
        <w:tabs>
          <w:tab w:val="num" w:pos="6840"/>
        </w:tabs>
        <w:ind w:left="6840" w:hanging="360"/>
      </w:pPr>
      <w:rPr>
        <w:rFonts w:ascii="Arial" w:hAnsi="Arial" w:hint="default"/>
      </w:rPr>
    </w:lvl>
    <w:lvl w:ilvl="8" w:tplc="4614C980" w:tentative="1">
      <w:start w:val="1"/>
      <w:numFmt w:val="bullet"/>
      <w:lvlText w:val="•"/>
      <w:lvlJc w:val="left"/>
      <w:pPr>
        <w:tabs>
          <w:tab w:val="num" w:pos="7560"/>
        </w:tabs>
        <w:ind w:left="7560" w:hanging="360"/>
      </w:pPr>
      <w:rPr>
        <w:rFonts w:ascii="Arial" w:hAnsi="Arial" w:hint="default"/>
      </w:rPr>
    </w:lvl>
  </w:abstractNum>
  <w:abstractNum w:abstractNumId="191" w15:restartNumberingAfterBreak="0">
    <w:nsid w:val="372668EB"/>
    <w:multiLevelType w:val="hybridMultilevel"/>
    <w:tmpl w:val="839A1B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37614BC9"/>
    <w:multiLevelType w:val="hybridMultilevel"/>
    <w:tmpl w:val="6282ACF0"/>
    <w:lvl w:ilvl="0" w:tplc="F9F038E2">
      <w:start w:val="1"/>
      <w:numFmt w:val="bullet"/>
      <w:lvlText w:val="•"/>
      <w:lvlJc w:val="left"/>
      <w:pPr>
        <w:tabs>
          <w:tab w:val="num" w:pos="720"/>
        </w:tabs>
        <w:ind w:left="720" w:hanging="360"/>
      </w:pPr>
      <w:rPr>
        <w:rFonts w:ascii="Arial" w:hAnsi="Arial" w:hint="default"/>
      </w:rPr>
    </w:lvl>
    <w:lvl w:ilvl="1" w:tplc="C4765990">
      <w:start w:val="174"/>
      <w:numFmt w:val="bullet"/>
      <w:lvlText w:val="•"/>
      <w:lvlJc w:val="left"/>
      <w:pPr>
        <w:tabs>
          <w:tab w:val="num" w:pos="1440"/>
        </w:tabs>
        <w:ind w:left="1440" w:hanging="360"/>
      </w:pPr>
      <w:rPr>
        <w:rFonts w:ascii="Arial" w:hAnsi="Arial" w:hint="default"/>
      </w:rPr>
    </w:lvl>
    <w:lvl w:ilvl="2" w:tplc="4CBAE68A">
      <w:start w:val="174"/>
      <w:numFmt w:val="bullet"/>
      <w:lvlText w:val="•"/>
      <w:lvlJc w:val="left"/>
      <w:pPr>
        <w:tabs>
          <w:tab w:val="num" w:pos="2160"/>
        </w:tabs>
        <w:ind w:left="2160" w:hanging="360"/>
      </w:pPr>
      <w:rPr>
        <w:rFonts w:ascii="Arial" w:hAnsi="Arial" w:hint="default"/>
      </w:rPr>
    </w:lvl>
    <w:lvl w:ilvl="3" w:tplc="DDAE195E" w:tentative="1">
      <w:start w:val="1"/>
      <w:numFmt w:val="bullet"/>
      <w:lvlText w:val="•"/>
      <w:lvlJc w:val="left"/>
      <w:pPr>
        <w:tabs>
          <w:tab w:val="num" w:pos="2880"/>
        </w:tabs>
        <w:ind w:left="2880" w:hanging="360"/>
      </w:pPr>
      <w:rPr>
        <w:rFonts w:ascii="Arial" w:hAnsi="Arial" w:hint="default"/>
      </w:rPr>
    </w:lvl>
    <w:lvl w:ilvl="4" w:tplc="84A63382" w:tentative="1">
      <w:start w:val="1"/>
      <w:numFmt w:val="bullet"/>
      <w:lvlText w:val="•"/>
      <w:lvlJc w:val="left"/>
      <w:pPr>
        <w:tabs>
          <w:tab w:val="num" w:pos="3600"/>
        </w:tabs>
        <w:ind w:left="3600" w:hanging="360"/>
      </w:pPr>
      <w:rPr>
        <w:rFonts w:ascii="Arial" w:hAnsi="Arial" w:hint="default"/>
      </w:rPr>
    </w:lvl>
    <w:lvl w:ilvl="5" w:tplc="6E4A947E" w:tentative="1">
      <w:start w:val="1"/>
      <w:numFmt w:val="bullet"/>
      <w:lvlText w:val="•"/>
      <w:lvlJc w:val="left"/>
      <w:pPr>
        <w:tabs>
          <w:tab w:val="num" w:pos="4320"/>
        </w:tabs>
        <w:ind w:left="4320" w:hanging="360"/>
      </w:pPr>
      <w:rPr>
        <w:rFonts w:ascii="Arial" w:hAnsi="Arial" w:hint="default"/>
      </w:rPr>
    </w:lvl>
    <w:lvl w:ilvl="6" w:tplc="550E52EA" w:tentative="1">
      <w:start w:val="1"/>
      <w:numFmt w:val="bullet"/>
      <w:lvlText w:val="•"/>
      <w:lvlJc w:val="left"/>
      <w:pPr>
        <w:tabs>
          <w:tab w:val="num" w:pos="5040"/>
        </w:tabs>
        <w:ind w:left="5040" w:hanging="360"/>
      </w:pPr>
      <w:rPr>
        <w:rFonts w:ascii="Arial" w:hAnsi="Arial" w:hint="default"/>
      </w:rPr>
    </w:lvl>
    <w:lvl w:ilvl="7" w:tplc="578E4704" w:tentative="1">
      <w:start w:val="1"/>
      <w:numFmt w:val="bullet"/>
      <w:lvlText w:val="•"/>
      <w:lvlJc w:val="left"/>
      <w:pPr>
        <w:tabs>
          <w:tab w:val="num" w:pos="5760"/>
        </w:tabs>
        <w:ind w:left="5760" w:hanging="360"/>
      </w:pPr>
      <w:rPr>
        <w:rFonts w:ascii="Arial" w:hAnsi="Arial" w:hint="default"/>
      </w:rPr>
    </w:lvl>
    <w:lvl w:ilvl="8" w:tplc="E8DE1522" w:tentative="1">
      <w:start w:val="1"/>
      <w:numFmt w:val="bullet"/>
      <w:lvlText w:val="•"/>
      <w:lvlJc w:val="left"/>
      <w:pPr>
        <w:tabs>
          <w:tab w:val="num" w:pos="6480"/>
        </w:tabs>
        <w:ind w:left="6480" w:hanging="360"/>
      </w:pPr>
      <w:rPr>
        <w:rFonts w:ascii="Arial" w:hAnsi="Arial" w:hint="default"/>
      </w:rPr>
    </w:lvl>
  </w:abstractNum>
  <w:abstractNum w:abstractNumId="193" w15:restartNumberingAfterBreak="0">
    <w:nsid w:val="380A0BBB"/>
    <w:multiLevelType w:val="hybridMultilevel"/>
    <w:tmpl w:val="4DF4E9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382946E8"/>
    <w:multiLevelType w:val="hybridMultilevel"/>
    <w:tmpl w:val="2E3C1F5A"/>
    <w:lvl w:ilvl="0" w:tplc="B3428C4A">
      <w:start w:val="1"/>
      <w:numFmt w:val="bullet"/>
      <w:pStyle w:val="item"/>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5" w15:restartNumberingAfterBreak="0">
    <w:nsid w:val="386542E6"/>
    <w:multiLevelType w:val="hybridMultilevel"/>
    <w:tmpl w:val="7626ED82"/>
    <w:lvl w:ilvl="0" w:tplc="54EEB79A">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8A01FDB"/>
    <w:multiLevelType w:val="hybridMultilevel"/>
    <w:tmpl w:val="9F1A44AC"/>
    <w:lvl w:ilvl="0" w:tplc="54EEB79A">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8BC4AC1"/>
    <w:multiLevelType w:val="hybridMultilevel"/>
    <w:tmpl w:val="3E1C0F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8" w15:restartNumberingAfterBreak="0">
    <w:nsid w:val="38C9476E"/>
    <w:multiLevelType w:val="hybridMultilevel"/>
    <w:tmpl w:val="4BA8C31A"/>
    <w:styleLink w:val="StyleBulletedSymbolsymbolLeft025Hanging02511"/>
    <w:lvl w:ilvl="0" w:tplc="CF68586C">
      <w:start w:val="3"/>
      <w:numFmt w:val="bullet"/>
      <w:lvlText w:val="-"/>
      <w:lvlJc w:val="left"/>
      <w:pPr>
        <w:tabs>
          <w:tab w:val="num" w:pos="720"/>
        </w:tabs>
        <w:ind w:left="720" w:hanging="360"/>
      </w:pPr>
      <w:rPr>
        <w:rFonts w:ascii="Times New Roman" w:eastAsia="Times New Roman" w:hAnsi="Times New Roman" w:cs="Times New Roman"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9" w15:restartNumberingAfterBreak="0">
    <w:nsid w:val="38F136AC"/>
    <w:multiLevelType w:val="hybridMultilevel"/>
    <w:tmpl w:val="38987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39A53FA0"/>
    <w:multiLevelType w:val="hybridMultilevel"/>
    <w:tmpl w:val="4D8441F4"/>
    <w:lvl w:ilvl="0" w:tplc="54EEB79A">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A0A5DAE"/>
    <w:multiLevelType w:val="hybridMultilevel"/>
    <w:tmpl w:val="65029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03" w15:restartNumberingAfterBreak="0">
    <w:nsid w:val="3A883861"/>
    <w:multiLevelType w:val="hybridMultilevel"/>
    <w:tmpl w:val="73AAA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A896BBD"/>
    <w:multiLevelType w:val="hybridMultilevel"/>
    <w:tmpl w:val="DAE2A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5" w15:restartNumberingAfterBreak="0">
    <w:nsid w:val="3AA46647"/>
    <w:multiLevelType w:val="hybridMultilevel"/>
    <w:tmpl w:val="B65C662A"/>
    <w:lvl w:ilvl="0" w:tplc="A9301D9E">
      <w:start w:val="1"/>
      <w:numFmt w:val="decimal"/>
      <w:pStyle w:val="Proposal"/>
      <w:lvlText w:val="Observation %1"/>
      <w:lvlJc w:val="left"/>
      <w:pPr>
        <w:tabs>
          <w:tab w:val="num" w:pos="1304"/>
        </w:tabs>
        <w:ind w:left="1304" w:hanging="13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6" w15:restartNumberingAfterBreak="0">
    <w:nsid w:val="3AED53FF"/>
    <w:multiLevelType w:val="hybridMultilevel"/>
    <w:tmpl w:val="69882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7" w15:restartNumberingAfterBreak="0">
    <w:nsid w:val="3B5A36D3"/>
    <w:multiLevelType w:val="hybridMultilevel"/>
    <w:tmpl w:val="13B0948E"/>
    <w:lvl w:ilvl="0" w:tplc="648CAD92">
      <w:start w:val="64"/>
      <w:numFmt w:val="bullet"/>
      <w:lvlText w:val="•"/>
      <w:lvlJc w:val="left"/>
      <w:pPr>
        <w:tabs>
          <w:tab w:val="num" w:pos="360"/>
        </w:tabs>
        <w:ind w:left="360" w:hanging="360"/>
      </w:pPr>
      <w:rPr>
        <w:rFonts w:ascii="Arial" w:hAnsi="Aria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08" w15:restartNumberingAfterBreak="0">
    <w:nsid w:val="3BA604E4"/>
    <w:multiLevelType w:val="hybridMultilevel"/>
    <w:tmpl w:val="2166AD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3BAD15B7"/>
    <w:multiLevelType w:val="hybridMultilevel"/>
    <w:tmpl w:val="6F6E4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BB5417A"/>
    <w:multiLevelType w:val="hybridMultilevel"/>
    <w:tmpl w:val="6DD04942"/>
    <w:lvl w:ilvl="0" w:tplc="041D0001">
      <w:start w:val="1"/>
      <w:numFmt w:val="bullet"/>
      <w:lvlText w:val=""/>
      <w:lvlJc w:val="left"/>
      <w:pPr>
        <w:ind w:left="1080" w:hanging="360"/>
      </w:pPr>
      <w:rPr>
        <w:rFonts w:ascii="Symbol" w:hAnsi="Symbol" w:hint="default"/>
      </w:rPr>
    </w:lvl>
    <w:lvl w:ilvl="1" w:tplc="041D0003">
      <w:start w:val="1"/>
      <w:numFmt w:val="bullet"/>
      <w:lvlText w:val="o"/>
      <w:lvlJc w:val="left"/>
      <w:pPr>
        <w:ind w:left="1800" w:hanging="360"/>
      </w:pPr>
      <w:rPr>
        <w:rFonts w:ascii="Courier New" w:hAnsi="Courier New" w:cs="Courier New" w:hint="default"/>
      </w:rPr>
    </w:lvl>
    <w:lvl w:ilvl="2" w:tplc="041D0005">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11" w15:restartNumberingAfterBreak="0">
    <w:nsid w:val="3CC17B8F"/>
    <w:multiLevelType w:val="hybridMultilevel"/>
    <w:tmpl w:val="ACDAC7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3D180A3F"/>
    <w:multiLevelType w:val="hybridMultilevel"/>
    <w:tmpl w:val="155479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D720FA2"/>
    <w:multiLevelType w:val="hybridMultilevel"/>
    <w:tmpl w:val="B02282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14" w15:restartNumberingAfterBreak="0">
    <w:nsid w:val="3D9C4EF1"/>
    <w:multiLevelType w:val="hybridMultilevel"/>
    <w:tmpl w:val="834441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3DC208CD"/>
    <w:multiLevelType w:val="hybridMultilevel"/>
    <w:tmpl w:val="BA2A8028"/>
    <w:lvl w:ilvl="0" w:tplc="04090001">
      <w:numFmt w:val="bullet"/>
      <w:lvlText w:val="-"/>
      <w:lvlJc w:val="left"/>
      <w:pPr>
        <w:tabs>
          <w:tab w:val="num" w:pos="644"/>
        </w:tabs>
        <w:ind w:left="644" w:hanging="360"/>
      </w:pPr>
      <w:rPr>
        <w:rFonts w:ascii="Times New Roman" w:eastAsia="Times New Roman" w:hAnsi="Times New Roman" w:cs="Times New Roman" w:hint="default"/>
      </w:rPr>
    </w:lvl>
    <w:lvl w:ilvl="1" w:tplc="0A826626">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6" w15:restartNumberingAfterBreak="0">
    <w:nsid w:val="3DE6685F"/>
    <w:multiLevelType w:val="hybridMultilevel"/>
    <w:tmpl w:val="8E3AC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3E213A13"/>
    <w:multiLevelType w:val="hybridMultilevel"/>
    <w:tmpl w:val="4DDE9AB4"/>
    <w:lvl w:ilvl="0" w:tplc="70BEAD2C">
      <w:start w:val="1"/>
      <w:numFmt w:val="bullet"/>
      <w:lvlText w:val="•"/>
      <w:lvlJc w:val="left"/>
      <w:pPr>
        <w:tabs>
          <w:tab w:val="num" w:pos="360"/>
        </w:tabs>
        <w:ind w:left="360" w:hanging="360"/>
      </w:pPr>
      <w:rPr>
        <w:rFonts w:ascii="Arial" w:hAnsi="Arial" w:cs="Times New Roman" w:hint="default"/>
      </w:rPr>
    </w:lvl>
    <w:lvl w:ilvl="1" w:tplc="F2B21716">
      <w:start w:val="1"/>
      <w:numFmt w:val="bullet"/>
      <w:lvlText w:val="•"/>
      <w:lvlJc w:val="left"/>
      <w:pPr>
        <w:tabs>
          <w:tab w:val="num" w:pos="1080"/>
        </w:tabs>
        <w:ind w:left="1080" w:hanging="360"/>
      </w:pPr>
      <w:rPr>
        <w:rFonts w:ascii="Arial" w:hAnsi="Arial" w:cs="Times New Roman" w:hint="default"/>
      </w:rPr>
    </w:lvl>
    <w:lvl w:ilvl="2" w:tplc="E7509072">
      <w:numFmt w:val="bullet"/>
      <w:lvlText w:val="•"/>
      <w:lvlJc w:val="left"/>
      <w:pPr>
        <w:tabs>
          <w:tab w:val="num" w:pos="1800"/>
        </w:tabs>
        <w:ind w:left="1800" w:hanging="360"/>
      </w:pPr>
      <w:rPr>
        <w:rFonts w:ascii="Arial" w:hAnsi="Arial" w:cs="Times New Roman" w:hint="default"/>
      </w:rPr>
    </w:lvl>
    <w:lvl w:ilvl="3" w:tplc="09FECFEE">
      <w:numFmt w:val="bullet"/>
      <w:lvlText w:val="•"/>
      <w:lvlJc w:val="left"/>
      <w:pPr>
        <w:tabs>
          <w:tab w:val="num" w:pos="2520"/>
        </w:tabs>
        <w:ind w:left="2520" w:hanging="360"/>
      </w:pPr>
      <w:rPr>
        <w:rFonts w:ascii="Arial" w:hAnsi="Arial" w:cs="Times New Roman" w:hint="default"/>
      </w:rPr>
    </w:lvl>
    <w:lvl w:ilvl="4" w:tplc="750E17FA">
      <w:numFmt w:val="bullet"/>
      <w:lvlText w:val="•"/>
      <w:lvlJc w:val="left"/>
      <w:pPr>
        <w:tabs>
          <w:tab w:val="num" w:pos="3240"/>
        </w:tabs>
        <w:ind w:left="3240" w:hanging="360"/>
      </w:pPr>
      <w:rPr>
        <w:rFonts w:ascii="Arial" w:hAnsi="Arial" w:cs="Times New Roman" w:hint="default"/>
      </w:rPr>
    </w:lvl>
    <w:lvl w:ilvl="5" w:tplc="324CDF9A">
      <w:numFmt w:val="bullet"/>
      <w:lvlText w:val="•"/>
      <w:lvlJc w:val="left"/>
      <w:pPr>
        <w:tabs>
          <w:tab w:val="num" w:pos="3960"/>
        </w:tabs>
        <w:ind w:left="3960" w:hanging="360"/>
      </w:pPr>
      <w:rPr>
        <w:rFonts w:ascii="Arial" w:hAnsi="Arial" w:cs="Times New Roman" w:hint="default"/>
      </w:rPr>
    </w:lvl>
    <w:lvl w:ilvl="6" w:tplc="A816F474">
      <w:start w:val="1"/>
      <w:numFmt w:val="bullet"/>
      <w:lvlText w:val="•"/>
      <w:lvlJc w:val="left"/>
      <w:pPr>
        <w:tabs>
          <w:tab w:val="num" w:pos="4680"/>
        </w:tabs>
        <w:ind w:left="4680" w:hanging="360"/>
      </w:pPr>
      <w:rPr>
        <w:rFonts w:ascii="Arial" w:hAnsi="Arial" w:cs="Times New Roman" w:hint="default"/>
      </w:rPr>
    </w:lvl>
    <w:lvl w:ilvl="7" w:tplc="D19AC156">
      <w:start w:val="1"/>
      <w:numFmt w:val="bullet"/>
      <w:lvlText w:val="•"/>
      <w:lvlJc w:val="left"/>
      <w:pPr>
        <w:tabs>
          <w:tab w:val="num" w:pos="5400"/>
        </w:tabs>
        <w:ind w:left="5400" w:hanging="360"/>
      </w:pPr>
      <w:rPr>
        <w:rFonts w:ascii="Arial" w:hAnsi="Arial" w:cs="Times New Roman" w:hint="default"/>
      </w:rPr>
    </w:lvl>
    <w:lvl w:ilvl="8" w:tplc="73982F18">
      <w:start w:val="1"/>
      <w:numFmt w:val="bullet"/>
      <w:lvlText w:val="•"/>
      <w:lvlJc w:val="left"/>
      <w:pPr>
        <w:tabs>
          <w:tab w:val="num" w:pos="6120"/>
        </w:tabs>
        <w:ind w:left="6120" w:hanging="360"/>
      </w:pPr>
      <w:rPr>
        <w:rFonts w:ascii="Arial" w:hAnsi="Arial" w:cs="Times New Roman" w:hint="default"/>
      </w:rPr>
    </w:lvl>
  </w:abstractNum>
  <w:abstractNum w:abstractNumId="218" w15:restartNumberingAfterBreak="0">
    <w:nsid w:val="3E661AA9"/>
    <w:multiLevelType w:val="hybridMultilevel"/>
    <w:tmpl w:val="D3FAB80A"/>
    <w:lvl w:ilvl="0" w:tplc="D6749C40">
      <w:start w:val="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9" w15:restartNumberingAfterBreak="0">
    <w:nsid w:val="3E7D7E3B"/>
    <w:multiLevelType w:val="hybridMultilevel"/>
    <w:tmpl w:val="A10CBA8E"/>
    <w:lvl w:ilvl="0" w:tplc="54EEB79A">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E9E03E1"/>
    <w:multiLevelType w:val="hybridMultilevel"/>
    <w:tmpl w:val="06206E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3EBD213E"/>
    <w:multiLevelType w:val="hybridMultilevel"/>
    <w:tmpl w:val="E0F6E946"/>
    <w:lvl w:ilvl="0" w:tplc="E22EB9C6">
      <w:start w:val="1"/>
      <w:numFmt w:val="bullet"/>
      <w:lvlText w:val="•"/>
      <w:lvlJc w:val="left"/>
      <w:pPr>
        <w:tabs>
          <w:tab w:val="num" w:pos="720"/>
        </w:tabs>
        <w:ind w:left="720" w:hanging="360"/>
      </w:pPr>
      <w:rPr>
        <w:rFonts w:ascii="Arial" w:hAnsi="Arial" w:hint="default"/>
      </w:rPr>
    </w:lvl>
    <w:lvl w:ilvl="1" w:tplc="7B921D60">
      <w:start w:val="174"/>
      <w:numFmt w:val="bullet"/>
      <w:lvlText w:val="•"/>
      <w:lvlJc w:val="left"/>
      <w:pPr>
        <w:tabs>
          <w:tab w:val="num" w:pos="1440"/>
        </w:tabs>
        <w:ind w:left="1440" w:hanging="360"/>
      </w:pPr>
      <w:rPr>
        <w:rFonts w:ascii="Arial" w:hAnsi="Arial" w:hint="default"/>
      </w:rPr>
    </w:lvl>
    <w:lvl w:ilvl="2" w:tplc="60A078EC">
      <w:start w:val="174"/>
      <w:numFmt w:val="bullet"/>
      <w:lvlText w:val="•"/>
      <w:lvlJc w:val="left"/>
      <w:pPr>
        <w:tabs>
          <w:tab w:val="num" w:pos="2160"/>
        </w:tabs>
        <w:ind w:left="2160" w:hanging="360"/>
      </w:pPr>
      <w:rPr>
        <w:rFonts w:ascii="Arial" w:hAnsi="Arial" w:hint="default"/>
      </w:rPr>
    </w:lvl>
    <w:lvl w:ilvl="3" w:tplc="8BD2681A" w:tentative="1">
      <w:start w:val="1"/>
      <w:numFmt w:val="bullet"/>
      <w:lvlText w:val="•"/>
      <w:lvlJc w:val="left"/>
      <w:pPr>
        <w:tabs>
          <w:tab w:val="num" w:pos="2880"/>
        </w:tabs>
        <w:ind w:left="2880" w:hanging="360"/>
      </w:pPr>
      <w:rPr>
        <w:rFonts w:ascii="Arial" w:hAnsi="Arial" w:hint="default"/>
      </w:rPr>
    </w:lvl>
    <w:lvl w:ilvl="4" w:tplc="40A692E8" w:tentative="1">
      <w:start w:val="1"/>
      <w:numFmt w:val="bullet"/>
      <w:lvlText w:val="•"/>
      <w:lvlJc w:val="left"/>
      <w:pPr>
        <w:tabs>
          <w:tab w:val="num" w:pos="3600"/>
        </w:tabs>
        <w:ind w:left="3600" w:hanging="360"/>
      </w:pPr>
      <w:rPr>
        <w:rFonts w:ascii="Arial" w:hAnsi="Arial" w:hint="default"/>
      </w:rPr>
    </w:lvl>
    <w:lvl w:ilvl="5" w:tplc="42F40B5A" w:tentative="1">
      <w:start w:val="1"/>
      <w:numFmt w:val="bullet"/>
      <w:lvlText w:val="•"/>
      <w:lvlJc w:val="left"/>
      <w:pPr>
        <w:tabs>
          <w:tab w:val="num" w:pos="4320"/>
        </w:tabs>
        <w:ind w:left="4320" w:hanging="360"/>
      </w:pPr>
      <w:rPr>
        <w:rFonts w:ascii="Arial" w:hAnsi="Arial" w:hint="default"/>
      </w:rPr>
    </w:lvl>
    <w:lvl w:ilvl="6" w:tplc="D364378C" w:tentative="1">
      <w:start w:val="1"/>
      <w:numFmt w:val="bullet"/>
      <w:lvlText w:val="•"/>
      <w:lvlJc w:val="left"/>
      <w:pPr>
        <w:tabs>
          <w:tab w:val="num" w:pos="5040"/>
        </w:tabs>
        <w:ind w:left="5040" w:hanging="360"/>
      </w:pPr>
      <w:rPr>
        <w:rFonts w:ascii="Arial" w:hAnsi="Arial" w:hint="default"/>
      </w:rPr>
    </w:lvl>
    <w:lvl w:ilvl="7" w:tplc="4FB09ED8" w:tentative="1">
      <w:start w:val="1"/>
      <w:numFmt w:val="bullet"/>
      <w:lvlText w:val="•"/>
      <w:lvlJc w:val="left"/>
      <w:pPr>
        <w:tabs>
          <w:tab w:val="num" w:pos="5760"/>
        </w:tabs>
        <w:ind w:left="5760" w:hanging="360"/>
      </w:pPr>
      <w:rPr>
        <w:rFonts w:ascii="Arial" w:hAnsi="Arial" w:hint="default"/>
      </w:rPr>
    </w:lvl>
    <w:lvl w:ilvl="8" w:tplc="57166DA6" w:tentative="1">
      <w:start w:val="1"/>
      <w:numFmt w:val="bullet"/>
      <w:lvlText w:val="•"/>
      <w:lvlJc w:val="left"/>
      <w:pPr>
        <w:tabs>
          <w:tab w:val="num" w:pos="6480"/>
        </w:tabs>
        <w:ind w:left="6480" w:hanging="360"/>
      </w:pPr>
      <w:rPr>
        <w:rFonts w:ascii="Arial" w:hAnsi="Arial" w:hint="default"/>
      </w:rPr>
    </w:lvl>
  </w:abstractNum>
  <w:abstractNum w:abstractNumId="222" w15:restartNumberingAfterBreak="0">
    <w:nsid w:val="3EF92A14"/>
    <w:multiLevelType w:val="hybridMultilevel"/>
    <w:tmpl w:val="EFC03A80"/>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F347E02"/>
    <w:multiLevelType w:val="hybridMultilevel"/>
    <w:tmpl w:val="00A2B980"/>
    <w:lvl w:ilvl="0" w:tplc="29E20FA2">
      <w:start w:val="1"/>
      <w:numFmt w:val="bullet"/>
      <w:lvlText w:val="-"/>
      <w:lvlJc w:val="left"/>
      <w:pPr>
        <w:ind w:left="840" w:hanging="420"/>
      </w:pPr>
      <w:rPr>
        <w:rFonts w:ascii="SimSun" w:eastAsia="SimSun" w:hAnsi="SimSun" w:hint="eastAsia"/>
      </w:rPr>
    </w:lvl>
    <w:lvl w:ilvl="1" w:tplc="ED6CE8DA">
      <w:start w:val="1"/>
      <w:numFmt w:val="bullet"/>
      <w:lvlText w:val=""/>
      <w:lvlJc w:val="left"/>
      <w:pPr>
        <w:ind w:left="1260" w:hanging="420"/>
      </w:pPr>
      <w:rPr>
        <w:rFonts w:ascii="Wingdings" w:hAnsi="Wingdings" w:hint="default"/>
        <w:color w:val="auto"/>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4" w15:restartNumberingAfterBreak="0">
    <w:nsid w:val="3F4330FC"/>
    <w:multiLevelType w:val="hybridMultilevel"/>
    <w:tmpl w:val="D9201E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5" w15:restartNumberingAfterBreak="0">
    <w:nsid w:val="3FA67D18"/>
    <w:multiLevelType w:val="hybridMultilevel"/>
    <w:tmpl w:val="93DE19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6" w15:restartNumberingAfterBreak="0">
    <w:nsid w:val="3FE046BC"/>
    <w:multiLevelType w:val="hybridMultilevel"/>
    <w:tmpl w:val="38F6AC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7" w15:restartNumberingAfterBreak="0">
    <w:nsid w:val="3FEC0A32"/>
    <w:multiLevelType w:val="multilevel"/>
    <w:tmpl w:val="3FEC0A32"/>
    <w:lvl w:ilvl="0">
      <w:start w:val="1"/>
      <w:numFmt w:val="bullet"/>
      <w:lvlText w:val=""/>
      <w:lvlJc w:val="left"/>
      <w:pPr>
        <w:ind w:left="360" w:hanging="360"/>
      </w:pPr>
      <w:rPr>
        <w:rFonts w:ascii="Wingdings" w:hAnsi="Wingdings" w:hint="default"/>
      </w:rPr>
    </w:lvl>
    <w:lvl w:ilvl="1">
      <w:start w:val="1"/>
      <w:numFmt w:val="bullet"/>
      <w:lvlText w:val=""/>
      <w:lvlJc w:val="left"/>
      <w:pPr>
        <w:ind w:left="1080" w:hanging="360"/>
      </w:pPr>
      <w:rPr>
        <w:rFonts w:ascii="Symbol" w:hAnsi="Symbol" w:hint="default"/>
        <w:sz w:val="16"/>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8" w15:restartNumberingAfterBreak="0">
    <w:nsid w:val="402928E4"/>
    <w:multiLevelType w:val="hybridMultilevel"/>
    <w:tmpl w:val="55F4F9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9" w15:restartNumberingAfterBreak="0">
    <w:nsid w:val="406B7876"/>
    <w:multiLevelType w:val="hybridMultilevel"/>
    <w:tmpl w:val="0C64BA54"/>
    <w:lvl w:ilvl="0" w:tplc="C2E2007A">
      <w:start w:val="1"/>
      <w:numFmt w:val="bullet"/>
      <w:lvlText w:val="•"/>
      <w:lvlJc w:val="left"/>
      <w:pPr>
        <w:tabs>
          <w:tab w:val="num" w:pos="360"/>
        </w:tabs>
        <w:ind w:left="360" w:hanging="360"/>
      </w:pPr>
      <w:rPr>
        <w:rFonts w:ascii="Arial" w:hAnsi="Arial" w:hint="default"/>
      </w:rPr>
    </w:lvl>
    <w:lvl w:ilvl="1" w:tplc="B770E8C4">
      <w:start w:val="57"/>
      <w:numFmt w:val="bullet"/>
      <w:lvlText w:val="–"/>
      <w:lvlJc w:val="left"/>
      <w:pPr>
        <w:tabs>
          <w:tab w:val="num" w:pos="1080"/>
        </w:tabs>
        <w:ind w:left="1080" w:hanging="360"/>
      </w:pPr>
      <w:rPr>
        <w:rFonts w:ascii="Arial" w:hAnsi="Arial" w:hint="default"/>
      </w:rPr>
    </w:lvl>
    <w:lvl w:ilvl="2" w:tplc="5DFE5CE8">
      <w:start w:val="57"/>
      <w:numFmt w:val="bullet"/>
      <w:lvlText w:val="•"/>
      <w:lvlJc w:val="left"/>
      <w:pPr>
        <w:tabs>
          <w:tab w:val="num" w:pos="1800"/>
        </w:tabs>
        <w:ind w:left="1800" w:hanging="360"/>
      </w:pPr>
      <w:rPr>
        <w:rFonts w:ascii="Arial" w:hAnsi="Arial" w:hint="default"/>
      </w:rPr>
    </w:lvl>
    <w:lvl w:ilvl="3" w:tplc="AB6240C8">
      <w:start w:val="57"/>
      <w:numFmt w:val="bullet"/>
      <w:lvlText w:val="–"/>
      <w:lvlJc w:val="left"/>
      <w:pPr>
        <w:tabs>
          <w:tab w:val="num" w:pos="2520"/>
        </w:tabs>
        <w:ind w:left="2520" w:hanging="360"/>
      </w:pPr>
      <w:rPr>
        <w:rFonts w:ascii="Arial" w:hAnsi="Arial" w:hint="default"/>
      </w:rPr>
    </w:lvl>
    <w:lvl w:ilvl="4" w:tplc="8D1C032A" w:tentative="1">
      <w:start w:val="1"/>
      <w:numFmt w:val="bullet"/>
      <w:lvlText w:val="•"/>
      <w:lvlJc w:val="left"/>
      <w:pPr>
        <w:tabs>
          <w:tab w:val="num" w:pos="3240"/>
        </w:tabs>
        <w:ind w:left="3240" w:hanging="360"/>
      </w:pPr>
      <w:rPr>
        <w:rFonts w:ascii="Arial" w:hAnsi="Arial" w:hint="default"/>
      </w:rPr>
    </w:lvl>
    <w:lvl w:ilvl="5" w:tplc="D542EFCC" w:tentative="1">
      <w:start w:val="1"/>
      <w:numFmt w:val="bullet"/>
      <w:lvlText w:val="•"/>
      <w:lvlJc w:val="left"/>
      <w:pPr>
        <w:tabs>
          <w:tab w:val="num" w:pos="3960"/>
        </w:tabs>
        <w:ind w:left="3960" w:hanging="360"/>
      </w:pPr>
      <w:rPr>
        <w:rFonts w:ascii="Arial" w:hAnsi="Arial" w:hint="default"/>
      </w:rPr>
    </w:lvl>
    <w:lvl w:ilvl="6" w:tplc="0CA697AA" w:tentative="1">
      <w:start w:val="1"/>
      <w:numFmt w:val="bullet"/>
      <w:lvlText w:val="•"/>
      <w:lvlJc w:val="left"/>
      <w:pPr>
        <w:tabs>
          <w:tab w:val="num" w:pos="4680"/>
        </w:tabs>
        <w:ind w:left="4680" w:hanging="360"/>
      </w:pPr>
      <w:rPr>
        <w:rFonts w:ascii="Arial" w:hAnsi="Arial" w:hint="default"/>
      </w:rPr>
    </w:lvl>
    <w:lvl w:ilvl="7" w:tplc="0388CB64" w:tentative="1">
      <w:start w:val="1"/>
      <w:numFmt w:val="bullet"/>
      <w:lvlText w:val="•"/>
      <w:lvlJc w:val="left"/>
      <w:pPr>
        <w:tabs>
          <w:tab w:val="num" w:pos="5400"/>
        </w:tabs>
        <w:ind w:left="5400" w:hanging="360"/>
      </w:pPr>
      <w:rPr>
        <w:rFonts w:ascii="Arial" w:hAnsi="Arial" w:hint="default"/>
      </w:rPr>
    </w:lvl>
    <w:lvl w:ilvl="8" w:tplc="6D46B1F6" w:tentative="1">
      <w:start w:val="1"/>
      <w:numFmt w:val="bullet"/>
      <w:lvlText w:val="•"/>
      <w:lvlJc w:val="left"/>
      <w:pPr>
        <w:tabs>
          <w:tab w:val="num" w:pos="6120"/>
        </w:tabs>
        <w:ind w:left="6120" w:hanging="360"/>
      </w:pPr>
      <w:rPr>
        <w:rFonts w:ascii="Arial" w:hAnsi="Arial" w:hint="default"/>
      </w:rPr>
    </w:lvl>
  </w:abstractNum>
  <w:abstractNum w:abstractNumId="230" w15:restartNumberingAfterBreak="0">
    <w:nsid w:val="40B072F8"/>
    <w:multiLevelType w:val="multilevel"/>
    <w:tmpl w:val="04090023"/>
    <w:styleLink w:val="ArticleSection"/>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231" w15:restartNumberingAfterBreak="0">
    <w:nsid w:val="40B51F15"/>
    <w:multiLevelType w:val="hybridMultilevel"/>
    <w:tmpl w:val="892E321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32" w15:restartNumberingAfterBreak="0">
    <w:nsid w:val="40B94422"/>
    <w:multiLevelType w:val="hybridMultilevel"/>
    <w:tmpl w:val="CBEE0C7E"/>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0DE34BC"/>
    <w:multiLevelType w:val="singleLevel"/>
    <w:tmpl w:val="1BAE590C"/>
    <w:lvl w:ilvl="0">
      <w:start w:val="1"/>
      <w:numFmt w:val="decimal"/>
      <w:pStyle w:val="TdocHeading1"/>
      <w:lvlText w:val="%1."/>
      <w:lvlJc w:val="left"/>
      <w:pPr>
        <w:tabs>
          <w:tab w:val="num" w:pos="360"/>
        </w:tabs>
        <w:ind w:left="360" w:hanging="360"/>
      </w:pPr>
    </w:lvl>
  </w:abstractNum>
  <w:abstractNum w:abstractNumId="234" w15:restartNumberingAfterBreak="0">
    <w:nsid w:val="418B3C42"/>
    <w:multiLevelType w:val="multilevel"/>
    <w:tmpl w:val="418B3C42"/>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35" w15:restartNumberingAfterBreak="0">
    <w:nsid w:val="422A018C"/>
    <w:multiLevelType w:val="hybridMultilevel"/>
    <w:tmpl w:val="7D56AE0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29750BE"/>
    <w:multiLevelType w:val="hybridMultilevel"/>
    <w:tmpl w:val="7BB65A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7" w15:restartNumberingAfterBreak="0">
    <w:nsid w:val="42B67E5A"/>
    <w:multiLevelType w:val="hybridMultilevel"/>
    <w:tmpl w:val="48822A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8" w15:restartNumberingAfterBreak="0">
    <w:nsid w:val="43217D59"/>
    <w:multiLevelType w:val="hybridMultilevel"/>
    <w:tmpl w:val="1AC204F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9" w15:restartNumberingAfterBreak="0">
    <w:nsid w:val="43F54A71"/>
    <w:multiLevelType w:val="hybridMultilevel"/>
    <w:tmpl w:val="16D8AF16"/>
    <w:lvl w:ilvl="0" w:tplc="53AED5BA">
      <w:start w:val="1"/>
      <w:numFmt w:val="bullet"/>
      <w:lvlText w:val="•"/>
      <w:lvlJc w:val="left"/>
      <w:pPr>
        <w:tabs>
          <w:tab w:val="num" w:pos="720"/>
        </w:tabs>
        <w:ind w:left="720" w:hanging="360"/>
      </w:pPr>
      <w:rPr>
        <w:rFonts w:ascii="Arial" w:hAnsi="Arial" w:hint="default"/>
      </w:rPr>
    </w:lvl>
    <w:lvl w:ilvl="1" w:tplc="C3FE8EC6">
      <w:start w:val="78"/>
      <w:numFmt w:val="bullet"/>
      <w:lvlText w:val="•"/>
      <w:lvlJc w:val="left"/>
      <w:pPr>
        <w:tabs>
          <w:tab w:val="num" w:pos="1440"/>
        </w:tabs>
        <w:ind w:left="1440" w:hanging="360"/>
      </w:pPr>
      <w:rPr>
        <w:rFonts w:ascii="Arial" w:hAnsi="Arial" w:hint="default"/>
      </w:rPr>
    </w:lvl>
    <w:lvl w:ilvl="2" w:tplc="D8C8FC3E">
      <w:start w:val="1"/>
      <w:numFmt w:val="bullet"/>
      <w:lvlText w:val="•"/>
      <w:lvlJc w:val="left"/>
      <w:pPr>
        <w:tabs>
          <w:tab w:val="num" w:pos="2160"/>
        </w:tabs>
        <w:ind w:left="2160" w:hanging="360"/>
      </w:pPr>
      <w:rPr>
        <w:rFonts w:ascii="Arial" w:hAnsi="Arial" w:hint="default"/>
      </w:rPr>
    </w:lvl>
    <w:lvl w:ilvl="3" w:tplc="60261FA0">
      <w:start w:val="78"/>
      <w:numFmt w:val="bullet"/>
      <w:lvlText w:val="•"/>
      <w:lvlJc w:val="left"/>
      <w:pPr>
        <w:tabs>
          <w:tab w:val="num" w:pos="2880"/>
        </w:tabs>
        <w:ind w:left="2880" w:hanging="360"/>
      </w:pPr>
      <w:rPr>
        <w:rFonts w:ascii="Arial" w:hAnsi="Arial" w:hint="default"/>
      </w:rPr>
    </w:lvl>
    <w:lvl w:ilvl="4" w:tplc="AE988404" w:tentative="1">
      <w:start w:val="1"/>
      <w:numFmt w:val="bullet"/>
      <w:lvlText w:val="•"/>
      <w:lvlJc w:val="left"/>
      <w:pPr>
        <w:tabs>
          <w:tab w:val="num" w:pos="3600"/>
        </w:tabs>
        <w:ind w:left="3600" w:hanging="360"/>
      </w:pPr>
      <w:rPr>
        <w:rFonts w:ascii="Arial" w:hAnsi="Arial" w:hint="default"/>
      </w:rPr>
    </w:lvl>
    <w:lvl w:ilvl="5" w:tplc="038C642A" w:tentative="1">
      <w:start w:val="1"/>
      <w:numFmt w:val="bullet"/>
      <w:lvlText w:val="•"/>
      <w:lvlJc w:val="left"/>
      <w:pPr>
        <w:tabs>
          <w:tab w:val="num" w:pos="4320"/>
        </w:tabs>
        <w:ind w:left="4320" w:hanging="360"/>
      </w:pPr>
      <w:rPr>
        <w:rFonts w:ascii="Arial" w:hAnsi="Arial" w:hint="default"/>
      </w:rPr>
    </w:lvl>
    <w:lvl w:ilvl="6" w:tplc="20362DD8" w:tentative="1">
      <w:start w:val="1"/>
      <w:numFmt w:val="bullet"/>
      <w:lvlText w:val="•"/>
      <w:lvlJc w:val="left"/>
      <w:pPr>
        <w:tabs>
          <w:tab w:val="num" w:pos="5040"/>
        </w:tabs>
        <w:ind w:left="5040" w:hanging="360"/>
      </w:pPr>
      <w:rPr>
        <w:rFonts w:ascii="Arial" w:hAnsi="Arial" w:hint="default"/>
      </w:rPr>
    </w:lvl>
    <w:lvl w:ilvl="7" w:tplc="30A0B428" w:tentative="1">
      <w:start w:val="1"/>
      <w:numFmt w:val="bullet"/>
      <w:lvlText w:val="•"/>
      <w:lvlJc w:val="left"/>
      <w:pPr>
        <w:tabs>
          <w:tab w:val="num" w:pos="5760"/>
        </w:tabs>
        <w:ind w:left="5760" w:hanging="360"/>
      </w:pPr>
      <w:rPr>
        <w:rFonts w:ascii="Arial" w:hAnsi="Arial" w:hint="default"/>
      </w:rPr>
    </w:lvl>
    <w:lvl w:ilvl="8" w:tplc="F46EC220" w:tentative="1">
      <w:start w:val="1"/>
      <w:numFmt w:val="bullet"/>
      <w:lvlText w:val="•"/>
      <w:lvlJc w:val="left"/>
      <w:pPr>
        <w:tabs>
          <w:tab w:val="num" w:pos="6480"/>
        </w:tabs>
        <w:ind w:left="6480" w:hanging="360"/>
      </w:pPr>
      <w:rPr>
        <w:rFonts w:ascii="Arial" w:hAnsi="Arial" w:hint="default"/>
      </w:rPr>
    </w:lvl>
  </w:abstractNum>
  <w:abstractNum w:abstractNumId="240" w15:restartNumberingAfterBreak="0">
    <w:nsid w:val="43FF5F2B"/>
    <w:multiLevelType w:val="multilevel"/>
    <w:tmpl w:val="EB58514C"/>
    <w:lvl w:ilvl="0">
      <w:start w:val="6"/>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cs="Arial" w:hint="default"/>
        <w:b/>
      </w:rPr>
    </w:lvl>
    <w:lvl w:ilvl="3">
      <w:start w:val="1"/>
      <w:numFmt w:val="decimal"/>
      <w:lvlText w:val="%1.%2.%3.%4"/>
      <w:lvlJc w:val="left"/>
      <w:pPr>
        <w:tabs>
          <w:tab w:val="num" w:pos="864"/>
        </w:tabs>
        <w:ind w:left="864" w:hanging="864"/>
      </w:pPr>
      <w:rPr>
        <w:rFonts w:hint="default"/>
        <w:b/>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1" w15:restartNumberingAfterBreak="0">
    <w:nsid w:val="44471860"/>
    <w:multiLevelType w:val="hybridMultilevel"/>
    <w:tmpl w:val="AA9C90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2" w15:restartNumberingAfterBreak="0">
    <w:nsid w:val="4493743C"/>
    <w:multiLevelType w:val="multilevel"/>
    <w:tmpl w:val="4493743C"/>
    <w:lvl w:ilvl="0">
      <w:start w:val="1"/>
      <w:numFmt w:val="bullet"/>
      <w:lvlText w:val=""/>
      <w:lvlJc w:val="left"/>
      <w:pPr>
        <w:ind w:left="420" w:hanging="420"/>
      </w:pPr>
      <w:rPr>
        <w:rFonts w:ascii="Wingdings" w:hAnsi="Wingdings" w:hint="default"/>
        <w:sz w:val="21"/>
      </w:rPr>
    </w:lvl>
    <w:lvl w:ilvl="1">
      <w:start w:val="1"/>
      <w:numFmt w:val="bullet"/>
      <w:lvlText w:val="­"/>
      <w:lvlJc w:val="left"/>
      <w:pPr>
        <w:ind w:left="840" w:hanging="420"/>
      </w:pPr>
      <w:rPr>
        <w:rFonts w:ascii="SimSun" w:eastAsia="SimSun" w:hAnsi="SimSun" w:hint="eastAsia"/>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43" w15:restartNumberingAfterBreak="0">
    <w:nsid w:val="44B34A19"/>
    <w:multiLevelType w:val="hybridMultilevel"/>
    <w:tmpl w:val="B3A2F396"/>
    <w:lvl w:ilvl="0" w:tplc="DC1EF1C4">
      <w:numFmt w:val="bullet"/>
      <w:lvlText w:val="-"/>
      <w:lvlJc w:val="left"/>
      <w:pPr>
        <w:ind w:left="420" w:hanging="420"/>
      </w:pPr>
      <w:rPr>
        <w:rFonts w:ascii="Times New Roman" w:eastAsia="Batang"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4" w15:restartNumberingAfterBreak="0">
    <w:nsid w:val="44BB746A"/>
    <w:multiLevelType w:val="hybridMultilevel"/>
    <w:tmpl w:val="9174AA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5" w15:restartNumberingAfterBreak="0">
    <w:nsid w:val="44EC5A32"/>
    <w:multiLevelType w:val="hybridMultilevel"/>
    <w:tmpl w:val="FE0CCB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6" w15:restartNumberingAfterBreak="0">
    <w:nsid w:val="451B4D69"/>
    <w:multiLevelType w:val="hybridMultilevel"/>
    <w:tmpl w:val="F76A3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5A638A4"/>
    <w:multiLevelType w:val="hybridMultilevel"/>
    <w:tmpl w:val="44607468"/>
    <w:lvl w:ilvl="0" w:tplc="8EB66C74">
      <w:start w:val="1"/>
      <w:numFmt w:val="bullet"/>
      <w:lvlText w:val="•"/>
      <w:lvlJc w:val="left"/>
      <w:pPr>
        <w:ind w:left="840" w:hanging="420"/>
      </w:pPr>
      <w:rPr>
        <w:rFonts w:ascii="Arial" w:hAnsi="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8" w15:restartNumberingAfterBreak="0">
    <w:nsid w:val="45A75180"/>
    <w:multiLevelType w:val="hybridMultilevel"/>
    <w:tmpl w:val="B1D60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5E05BD5"/>
    <w:multiLevelType w:val="hybridMultilevel"/>
    <w:tmpl w:val="41A6D55A"/>
    <w:lvl w:ilvl="0" w:tplc="04090001">
      <w:start w:val="1"/>
      <w:numFmt w:val="decimal"/>
      <w:pStyle w:val="NumberedList"/>
      <w:lvlText w:val="[%1]."/>
      <w:lvlJc w:val="left"/>
      <w:pPr>
        <w:tabs>
          <w:tab w:val="num" w:pos="432"/>
        </w:tabs>
        <w:ind w:left="432" w:hanging="432"/>
      </w:pPr>
      <w:rPr>
        <w:rFonts w:hint="default"/>
      </w:rPr>
    </w:lvl>
    <w:lvl w:ilvl="1" w:tplc="04090003">
      <w:start w:val="1"/>
      <w:numFmt w:val="bullet"/>
      <w:lvlText w:val=""/>
      <w:lvlJc w:val="left"/>
      <w:pPr>
        <w:tabs>
          <w:tab w:val="num" w:pos="360"/>
        </w:tabs>
        <w:ind w:left="360" w:hanging="360"/>
      </w:pPr>
      <w:rPr>
        <w:rFonts w:ascii="Symbol" w:hAnsi="Symbol" w:hint="default"/>
        <w:lang w:val="en-US"/>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46090D38"/>
    <w:multiLevelType w:val="hybridMultilevel"/>
    <w:tmpl w:val="F70E5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64D3319"/>
    <w:multiLevelType w:val="multilevel"/>
    <w:tmpl w:val="C61CA6A6"/>
    <w:lvl w:ilvl="0">
      <w:start w:val="1"/>
      <w:numFmt w:val="decimal"/>
      <w:pStyle w:val="berschrift1H1"/>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1080"/>
        </w:tabs>
        <w:ind w:left="735" w:hanging="735"/>
      </w:pPr>
      <w:rPr>
        <w:rFonts w:hint="default"/>
      </w:rPr>
    </w:lvl>
    <w:lvl w:ilvl="3">
      <w:start w:val="1"/>
      <w:numFmt w:val="decimal"/>
      <w:lvlText w:val="%1.%2.%3.%4"/>
      <w:lvlJc w:val="left"/>
      <w:pPr>
        <w:tabs>
          <w:tab w:val="num" w:pos="1440"/>
        </w:tabs>
        <w:ind w:left="735" w:hanging="735"/>
      </w:pPr>
      <w:rPr>
        <w:rFonts w:hint="default"/>
      </w:rPr>
    </w:lvl>
    <w:lvl w:ilvl="4">
      <w:start w:val="1"/>
      <w:numFmt w:val="decimal"/>
      <w:lvlText w:val="%1.%2.%3.%4.%5"/>
      <w:lvlJc w:val="left"/>
      <w:pPr>
        <w:tabs>
          <w:tab w:val="num" w:pos="1440"/>
        </w:tabs>
        <w:ind w:left="1080" w:hanging="1080"/>
      </w:pPr>
      <w:rPr>
        <w:rFonts w:hint="default"/>
      </w:rPr>
    </w:lvl>
    <w:lvl w:ilvl="5">
      <w:start w:val="1"/>
      <w:numFmt w:val="decimal"/>
      <w:lvlText w:val="%1.%2.%3.%4.%5.%6"/>
      <w:lvlJc w:val="left"/>
      <w:pPr>
        <w:tabs>
          <w:tab w:val="num" w:pos="180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2" w15:restartNumberingAfterBreak="0">
    <w:nsid w:val="466A1BC7"/>
    <w:multiLevelType w:val="multilevel"/>
    <w:tmpl w:val="D6E4A4CA"/>
    <w:lvl w:ilvl="0">
      <w:start w:val="1"/>
      <w:numFmt w:val="bullet"/>
      <w:lvlText w:val=""/>
      <w:lvlJc w:val="left"/>
      <w:pPr>
        <w:tabs>
          <w:tab w:val="num" w:pos="432"/>
        </w:tabs>
        <w:ind w:left="432" w:hanging="432"/>
      </w:pPr>
      <w:rPr>
        <w:rFonts w:ascii="Symbol" w:hAnsi="Symbol" w:hint="default"/>
        <w:lang w:val="en-GB"/>
      </w:rPr>
    </w:lvl>
    <w:lvl w:ilvl="1">
      <w:start w:val="1"/>
      <w:numFmt w:val="bullet"/>
      <w:lvlText w:val="o"/>
      <w:lvlJc w:val="left"/>
      <w:pPr>
        <w:tabs>
          <w:tab w:val="num" w:pos="576"/>
        </w:tabs>
        <w:ind w:left="576" w:hanging="576"/>
      </w:pPr>
      <w:rPr>
        <w:rFonts w:ascii="Courier New" w:hAnsi="Courier New" w:cs="Courier New" w:hint="default"/>
        <w:lang w:val="en-US"/>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2268"/>
        </w:tabs>
        <w:ind w:left="2268" w:hanging="1008"/>
      </w:pPr>
      <w:rPr>
        <w:rFonts w:hint="eastAsia"/>
      </w:rPr>
    </w:lvl>
    <w:lvl w:ilvl="5">
      <w:start w:val="1"/>
      <w:numFmt w:val="decimal"/>
      <w:lvlText w:val="%1.%2.%3.%4.%5.%6"/>
      <w:lvlJc w:val="left"/>
      <w:pPr>
        <w:tabs>
          <w:tab w:val="num" w:pos="1152"/>
        </w:tabs>
        <w:ind w:left="1152" w:hanging="1152"/>
      </w:pPr>
      <w:rPr>
        <w:rFonts w:ascii="Arial" w:hAnsi="Arial" w:cs="Arial" w:hint="default"/>
        <w:sz w:val="18"/>
        <w:szCs w:val="18"/>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53" w15:restartNumberingAfterBreak="0">
    <w:nsid w:val="46D05645"/>
    <w:multiLevelType w:val="hybridMultilevel"/>
    <w:tmpl w:val="CFEE57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4" w15:restartNumberingAfterBreak="0">
    <w:nsid w:val="4719467E"/>
    <w:multiLevelType w:val="hybridMultilevel"/>
    <w:tmpl w:val="E8BE77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5" w15:restartNumberingAfterBreak="0">
    <w:nsid w:val="47497214"/>
    <w:multiLevelType w:val="hybridMultilevel"/>
    <w:tmpl w:val="583C8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6" w15:restartNumberingAfterBreak="0">
    <w:nsid w:val="47AD7431"/>
    <w:multiLevelType w:val="hybridMultilevel"/>
    <w:tmpl w:val="326E1460"/>
    <w:lvl w:ilvl="0" w:tplc="29E20FA2">
      <w:start w:val="1"/>
      <w:numFmt w:val="bullet"/>
      <w:lvlText w:val="-"/>
      <w:lvlJc w:val="left"/>
      <w:pPr>
        <w:ind w:left="840" w:hanging="420"/>
      </w:pPr>
      <w:rPr>
        <w:rFonts w:ascii="SimSun" w:eastAsia="SimSun" w:hAnsi="SimSun" w:hint="eastAsia"/>
      </w:rPr>
    </w:lvl>
    <w:lvl w:ilvl="1" w:tplc="041D0003">
      <w:start w:val="1"/>
      <w:numFmt w:val="bullet"/>
      <w:lvlText w:val="o"/>
      <w:lvlJc w:val="left"/>
      <w:pPr>
        <w:ind w:left="1260" w:hanging="420"/>
      </w:pPr>
      <w:rPr>
        <w:rFonts w:ascii="Courier New" w:hAnsi="Courier New" w:cs="Courier New" w:hint="default"/>
      </w:rPr>
    </w:lvl>
    <w:lvl w:ilvl="2" w:tplc="04090009">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7" w15:restartNumberingAfterBreak="0">
    <w:nsid w:val="47EF6199"/>
    <w:multiLevelType w:val="hybridMultilevel"/>
    <w:tmpl w:val="EB189704"/>
    <w:lvl w:ilvl="0" w:tplc="08090001">
      <w:start w:val="1"/>
      <w:numFmt w:val="bullet"/>
      <w:lvlText w:val=""/>
      <w:lvlJc w:val="left"/>
      <w:pPr>
        <w:ind w:left="800" w:hanging="400"/>
      </w:pPr>
      <w:rPr>
        <w:rFonts w:ascii="Symbol" w:hAnsi="Symbol" w:hint="default"/>
      </w:rPr>
    </w:lvl>
    <w:lvl w:ilvl="1" w:tplc="2A38336A">
      <w:start w:val="1"/>
      <w:numFmt w:val="bullet"/>
      <w:lvlText w:val="–"/>
      <w:lvlJc w:val="left"/>
      <w:pPr>
        <w:ind w:left="1200" w:hanging="400"/>
      </w:pPr>
      <w:rPr>
        <w:rFonts w:ascii="Arial" w:hAnsi="Arial" w:cs="Times New Roman" w:hint="default"/>
      </w:rPr>
    </w:lvl>
    <w:lvl w:ilvl="2" w:tplc="795E7110">
      <w:start w:val="1"/>
      <w:numFmt w:val="bullet"/>
      <w:lvlText w:val="•"/>
      <w:lvlJc w:val="left"/>
      <w:pPr>
        <w:ind w:left="1600" w:hanging="400"/>
      </w:pPr>
      <w:rPr>
        <w:rFonts w:ascii="Arial" w:hAnsi="Arial" w:cs="Times New Roman" w:hint="default"/>
      </w:r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58" w15:restartNumberingAfterBreak="0">
    <w:nsid w:val="481F1B60"/>
    <w:multiLevelType w:val="hybridMultilevel"/>
    <w:tmpl w:val="B71AF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9" w15:restartNumberingAfterBreak="0">
    <w:nsid w:val="48AA5C69"/>
    <w:multiLevelType w:val="hybridMultilevel"/>
    <w:tmpl w:val="EAC06E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97F50D2"/>
    <w:multiLevelType w:val="hybridMultilevel"/>
    <w:tmpl w:val="ABE278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1" w15:restartNumberingAfterBreak="0">
    <w:nsid w:val="49B617D2"/>
    <w:multiLevelType w:val="hybridMultilevel"/>
    <w:tmpl w:val="0910E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9C25043"/>
    <w:multiLevelType w:val="hybridMultilevel"/>
    <w:tmpl w:val="C0A4FF0C"/>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A043B79"/>
    <w:multiLevelType w:val="hybridMultilevel"/>
    <w:tmpl w:val="DE3ADCCE"/>
    <w:lvl w:ilvl="0" w:tplc="E41A41AE">
      <w:numFmt w:val="bullet"/>
      <w:lvlText w:val="-"/>
      <w:lvlJc w:val="left"/>
      <w:pPr>
        <w:ind w:left="720" w:hanging="360"/>
      </w:pPr>
      <w:rPr>
        <w:rFonts w:ascii="Times" w:eastAsia="Batang"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A321E93"/>
    <w:multiLevelType w:val="hybridMultilevel"/>
    <w:tmpl w:val="24321C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5" w15:restartNumberingAfterBreak="0">
    <w:nsid w:val="4A457E05"/>
    <w:multiLevelType w:val="hybridMultilevel"/>
    <w:tmpl w:val="B76A0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A55685D"/>
    <w:multiLevelType w:val="singleLevel"/>
    <w:tmpl w:val="947A7058"/>
    <w:lvl w:ilvl="0">
      <w:start w:val="1"/>
      <w:numFmt w:val="bullet"/>
      <w:pStyle w:val="textintend1"/>
      <w:lvlText w:val=""/>
      <w:lvlJc w:val="left"/>
      <w:pPr>
        <w:tabs>
          <w:tab w:val="num" w:pos="992"/>
        </w:tabs>
        <w:ind w:left="992" w:hanging="425"/>
      </w:pPr>
      <w:rPr>
        <w:rFonts w:ascii="Symbol" w:hAnsi="Symbol" w:hint="default"/>
      </w:rPr>
    </w:lvl>
  </w:abstractNum>
  <w:abstractNum w:abstractNumId="267" w15:restartNumberingAfterBreak="0">
    <w:nsid w:val="4A5A22CE"/>
    <w:multiLevelType w:val="hybridMultilevel"/>
    <w:tmpl w:val="F5EC01A0"/>
    <w:lvl w:ilvl="0" w:tplc="997481E0">
      <w:start w:val="1"/>
      <w:numFmt w:val="bullet"/>
      <w:lvlText w:val="•"/>
      <w:lvlJc w:val="left"/>
      <w:pPr>
        <w:tabs>
          <w:tab w:val="num" w:pos="720"/>
        </w:tabs>
        <w:ind w:left="720" w:hanging="360"/>
      </w:pPr>
      <w:rPr>
        <w:rFonts w:ascii="Arial" w:hAnsi="Arial" w:hint="default"/>
      </w:rPr>
    </w:lvl>
    <w:lvl w:ilvl="1" w:tplc="066469D8">
      <w:start w:val="1"/>
      <w:numFmt w:val="bullet"/>
      <w:lvlText w:val="•"/>
      <w:lvlJc w:val="left"/>
      <w:pPr>
        <w:tabs>
          <w:tab w:val="num" w:pos="1440"/>
        </w:tabs>
        <w:ind w:left="1440" w:hanging="360"/>
      </w:pPr>
      <w:rPr>
        <w:rFonts w:ascii="Arial" w:hAnsi="Arial" w:hint="default"/>
      </w:rPr>
    </w:lvl>
    <w:lvl w:ilvl="2" w:tplc="FCD2C29A">
      <w:start w:val="174"/>
      <w:numFmt w:val="bullet"/>
      <w:lvlText w:val="•"/>
      <w:lvlJc w:val="left"/>
      <w:pPr>
        <w:tabs>
          <w:tab w:val="num" w:pos="2160"/>
        </w:tabs>
        <w:ind w:left="2160" w:hanging="360"/>
      </w:pPr>
      <w:rPr>
        <w:rFonts w:ascii="Arial" w:hAnsi="Arial" w:hint="default"/>
      </w:rPr>
    </w:lvl>
    <w:lvl w:ilvl="3" w:tplc="2F227C58" w:tentative="1">
      <w:start w:val="1"/>
      <w:numFmt w:val="bullet"/>
      <w:lvlText w:val="•"/>
      <w:lvlJc w:val="left"/>
      <w:pPr>
        <w:tabs>
          <w:tab w:val="num" w:pos="2880"/>
        </w:tabs>
        <w:ind w:left="2880" w:hanging="360"/>
      </w:pPr>
      <w:rPr>
        <w:rFonts w:ascii="Arial" w:hAnsi="Arial" w:hint="default"/>
      </w:rPr>
    </w:lvl>
    <w:lvl w:ilvl="4" w:tplc="AEAECBE8" w:tentative="1">
      <w:start w:val="1"/>
      <w:numFmt w:val="bullet"/>
      <w:lvlText w:val="•"/>
      <w:lvlJc w:val="left"/>
      <w:pPr>
        <w:tabs>
          <w:tab w:val="num" w:pos="3600"/>
        </w:tabs>
        <w:ind w:left="3600" w:hanging="360"/>
      </w:pPr>
      <w:rPr>
        <w:rFonts w:ascii="Arial" w:hAnsi="Arial" w:hint="default"/>
      </w:rPr>
    </w:lvl>
    <w:lvl w:ilvl="5" w:tplc="2256BDA8" w:tentative="1">
      <w:start w:val="1"/>
      <w:numFmt w:val="bullet"/>
      <w:lvlText w:val="•"/>
      <w:lvlJc w:val="left"/>
      <w:pPr>
        <w:tabs>
          <w:tab w:val="num" w:pos="4320"/>
        </w:tabs>
        <w:ind w:left="4320" w:hanging="360"/>
      </w:pPr>
      <w:rPr>
        <w:rFonts w:ascii="Arial" w:hAnsi="Arial" w:hint="default"/>
      </w:rPr>
    </w:lvl>
    <w:lvl w:ilvl="6" w:tplc="79120D30" w:tentative="1">
      <w:start w:val="1"/>
      <w:numFmt w:val="bullet"/>
      <w:lvlText w:val="•"/>
      <w:lvlJc w:val="left"/>
      <w:pPr>
        <w:tabs>
          <w:tab w:val="num" w:pos="5040"/>
        </w:tabs>
        <w:ind w:left="5040" w:hanging="360"/>
      </w:pPr>
      <w:rPr>
        <w:rFonts w:ascii="Arial" w:hAnsi="Arial" w:hint="default"/>
      </w:rPr>
    </w:lvl>
    <w:lvl w:ilvl="7" w:tplc="4802064E" w:tentative="1">
      <w:start w:val="1"/>
      <w:numFmt w:val="bullet"/>
      <w:lvlText w:val="•"/>
      <w:lvlJc w:val="left"/>
      <w:pPr>
        <w:tabs>
          <w:tab w:val="num" w:pos="5760"/>
        </w:tabs>
        <w:ind w:left="5760" w:hanging="360"/>
      </w:pPr>
      <w:rPr>
        <w:rFonts w:ascii="Arial" w:hAnsi="Arial" w:hint="default"/>
      </w:rPr>
    </w:lvl>
    <w:lvl w:ilvl="8" w:tplc="53DA5F26" w:tentative="1">
      <w:start w:val="1"/>
      <w:numFmt w:val="bullet"/>
      <w:lvlText w:val="•"/>
      <w:lvlJc w:val="left"/>
      <w:pPr>
        <w:tabs>
          <w:tab w:val="num" w:pos="6480"/>
        </w:tabs>
        <w:ind w:left="6480" w:hanging="360"/>
      </w:pPr>
      <w:rPr>
        <w:rFonts w:ascii="Arial" w:hAnsi="Arial" w:hint="default"/>
      </w:rPr>
    </w:lvl>
  </w:abstractNum>
  <w:abstractNum w:abstractNumId="268" w15:restartNumberingAfterBreak="0">
    <w:nsid w:val="4AD3435F"/>
    <w:multiLevelType w:val="hybridMultilevel"/>
    <w:tmpl w:val="91F612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9" w15:restartNumberingAfterBreak="0">
    <w:nsid w:val="4B030478"/>
    <w:multiLevelType w:val="hybridMultilevel"/>
    <w:tmpl w:val="2806B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0" w15:restartNumberingAfterBreak="0">
    <w:nsid w:val="4B140ED4"/>
    <w:multiLevelType w:val="hybridMultilevel"/>
    <w:tmpl w:val="29226002"/>
    <w:lvl w:ilvl="0" w:tplc="08090001">
      <w:start w:val="1"/>
      <w:numFmt w:val="bullet"/>
      <w:lvlText w:val=""/>
      <w:lvlJc w:val="left"/>
      <w:pPr>
        <w:ind w:left="1140" w:hanging="360"/>
      </w:pPr>
      <w:rPr>
        <w:rFonts w:ascii="Symbol" w:hAnsi="Symbol" w:hint="default"/>
      </w:rPr>
    </w:lvl>
    <w:lvl w:ilvl="1" w:tplc="08090003">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271" w15:restartNumberingAfterBreak="0">
    <w:nsid w:val="4B1F283C"/>
    <w:multiLevelType w:val="singleLevel"/>
    <w:tmpl w:val="759E93C2"/>
    <w:lvl w:ilvl="0">
      <w:start w:val="1"/>
      <w:numFmt w:val="bullet"/>
      <w:pStyle w:val="textintend3"/>
      <w:lvlText w:val=""/>
      <w:lvlJc w:val="left"/>
      <w:pPr>
        <w:tabs>
          <w:tab w:val="num" w:pos="1843"/>
        </w:tabs>
        <w:ind w:left="1843" w:hanging="425"/>
      </w:pPr>
      <w:rPr>
        <w:rFonts w:ascii="Symbol" w:hAnsi="Symbol" w:hint="default"/>
      </w:rPr>
    </w:lvl>
  </w:abstractNum>
  <w:abstractNum w:abstractNumId="272" w15:restartNumberingAfterBreak="0">
    <w:nsid w:val="4B7179C6"/>
    <w:multiLevelType w:val="hybridMultilevel"/>
    <w:tmpl w:val="FA066354"/>
    <w:lvl w:ilvl="0" w:tplc="60AE8B56">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BCC212C"/>
    <w:multiLevelType w:val="hybridMultilevel"/>
    <w:tmpl w:val="BA5292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BDF65F6"/>
    <w:multiLevelType w:val="multilevel"/>
    <w:tmpl w:val="4BDF65F6"/>
    <w:lvl w:ilvl="0">
      <w:start w:val="1"/>
      <w:numFmt w:val="decimal"/>
      <w:lvlText w:val="[%1]"/>
      <w:lvlJc w:val="left"/>
      <w:pPr>
        <w:tabs>
          <w:tab w:val="left" w:pos="567"/>
        </w:tabs>
        <w:ind w:left="567" w:hanging="567"/>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75" w15:restartNumberingAfterBreak="0">
    <w:nsid w:val="4BE128F6"/>
    <w:multiLevelType w:val="hybridMultilevel"/>
    <w:tmpl w:val="CC24F928"/>
    <w:lvl w:ilvl="0" w:tplc="54EEB79A">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C3A126C"/>
    <w:multiLevelType w:val="hybridMultilevel"/>
    <w:tmpl w:val="F74E0D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7" w15:restartNumberingAfterBreak="0">
    <w:nsid w:val="4C9C48D9"/>
    <w:multiLevelType w:val="multilevel"/>
    <w:tmpl w:val="0409001F"/>
    <w:styleLink w:val="111111"/>
    <w:lvl w:ilvl="0">
      <w:start w:val="5"/>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78" w15:restartNumberingAfterBreak="0">
    <w:nsid w:val="4D3701EE"/>
    <w:multiLevelType w:val="hybridMultilevel"/>
    <w:tmpl w:val="6CAECD82"/>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D7F4C7E"/>
    <w:multiLevelType w:val="hybridMultilevel"/>
    <w:tmpl w:val="8BA4ACD0"/>
    <w:lvl w:ilvl="0" w:tplc="339A087C">
      <w:start w:val="1"/>
      <w:numFmt w:val="bullet"/>
      <w:lvlText w:val="•"/>
      <w:lvlJc w:val="left"/>
      <w:pPr>
        <w:tabs>
          <w:tab w:val="num" w:pos="720"/>
        </w:tabs>
        <w:ind w:left="720" w:hanging="360"/>
      </w:pPr>
      <w:rPr>
        <w:rFonts w:ascii="Arial" w:hAnsi="Arial" w:cs="Times New Roman" w:hint="default"/>
      </w:rPr>
    </w:lvl>
    <w:lvl w:ilvl="1" w:tplc="E654DB02">
      <w:numFmt w:val="bullet"/>
      <w:lvlText w:val="•"/>
      <w:lvlJc w:val="left"/>
      <w:pPr>
        <w:tabs>
          <w:tab w:val="num" w:pos="1440"/>
        </w:tabs>
        <w:ind w:left="1440" w:hanging="360"/>
      </w:pPr>
      <w:rPr>
        <w:rFonts w:ascii="Arial" w:hAnsi="Arial" w:cs="Times New Roman" w:hint="default"/>
      </w:rPr>
    </w:lvl>
    <w:lvl w:ilvl="2" w:tplc="967CA8D2">
      <w:start w:val="1"/>
      <w:numFmt w:val="bullet"/>
      <w:lvlText w:val="•"/>
      <w:lvlJc w:val="left"/>
      <w:pPr>
        <w:tabs>
          <w:tab w:val="num" w:pos="2160"/>
        </w:tabs>
        <w:ind w:left="2160" w:hanging="360"/>
      </w:pPr>
      <w:rPr>
        <w:rFonts w:ascii="Arial" w:hAnsi="Arial" w:cs="Times New Roman" w:hint="default"/>
      </w:rPr>
    </w:lvl>
    <w:lvl w:ilvl="3" w:tplc="2E1AEECA">
      <w:start w:val="1"/>
      <w:numFmt w:val="bullet"/>
      <w:lvlText w:val="•"/>
      <w:lvlJc w:val="left"/>
      <w:pPr>
        <w:tabs>
          <w:tab w:val="num" w:pos="2880"/>
        </w:tabs>
        <w:ind w:left="2880" w:hanging="360"/>
      </w:pPr>
      <w:rPr>
        <w:rFonts w:ascii="Arial" w:hAnsi="Arial" w:cs="Times New Roman" w:hint="default"/>
      </w:rPr>
    </w:lvl>
    <w:lvl w:ilvl="4" w:tplc="49FE15E4">
      <w:start w:val="1"/>
      <w:numFmt w:val="bullet"/>
      <w:lvlText w:val="•"/>
      <w:lvlJc w:val="left"/>
      <w:pPr>
        <w:tabs>
          <w:tab w:val="num" w:pos="3600"/>
        </w:tabs>
        <w:ind w:left="3600" w:hanging="360"/>
      </w:pPr>
      <w:rPr>
        <w:rFonts w:ascii="Arial" w:hAnsi="Arial" w:cs="Times New Roman" w:hint="default"/>
      </w:rPr>
    </w:lvl>
    <w:lvl w:ilvl="5" w:tplc="291A355A">
      <w:start w:val="1"/>
      <w:numFmt w:val="bullet"/>
      <w:lvlText w:val="•"/>
      <w:lvlJc w:val="left"/>
      <w:pPr>
        <w:tabs>
          <w:tab w:val="num" w:pos="4320"/>
        </w:tabs>
        <w:ind w:left="4320" w:hanging="360"/>
      </w:pPr>
      <w:rPr>
        <w:rFonts w:ascii="Arial" w:hAnsi="Arial" w:cs="Times New Roman" w:hint="default"/>
      </w:rPr>
    </w:lvl>
    <w:lvl w:ilvl="6" w:tplc="13364084">
      <w:start w:val="1"/>
      <w:numFmt w:val="bullet"/>
      <w:lvlText w:val="•"/>
      <w:lvlJc w:val="left"/>
      <w:pPr>
        <w:tabs>
          <w:tab w:val="num" w:pos="5040"/>
        </w:tabs>
        <w:ind w:left="5040" w:hanging="360"/>
      </w:pPr>
      <w:rPr>
        <w:rFonts w:ascii="Arial" w:hAnsi="Arial" w:cs="Times New Roman" w:hint="default"/>
      </w:rPr>
    </w:lvl>
    <w:lvl w:ilvl="7" w:tplc="8A681F28">
      <w:start w:val="1"/>
      <w:numFmt w:val="bullet"/>
      <w:lvlText w:val="•"/>
      <w:lvlJc w:val="left"/>
      <w:pPr>
        <w:tabs>
          <w:tab w:val="num" w:pos="5760"/>
        </w:tabs>
        <w:ind w:left="5760" w:hanging="360"/>
      </w:pPr>
      <w:rPr>
        <w:rFonts w:ascii="Arial" w:hAnsi="Arial" w:cs="Times New Roman" w:hint="default"/>
      </w:rPr>
    </w:lvl>
    <w:lvl w:ilvl="8" w:tplc="C298B688">
      <w:start w:val="1"/>
      <w:numFmt w:val="bullet"/>
      <w:lvlText w:val="•"/>
      <w:lvlJc w:val="left"/>
      <w:pPr>
        <w:tabs>
          <w:tab w:val="num" w:pos="6480"/>
        </w:tabs>
        <w:ind w:left="6480" w:hanging="360"/>
      </w:pPr>
      <w:rPr>
        <w:rFonts w:ascii="Arial" w:hAnsi="Arial" w:cs="Times New Roman" w:hint="default"/>
      </w:rPr>
    </w:lvl>
  </w:abstractNum>
  <w:abstractNum w:abstractNumId="280" w15:restartNumberingAfterBreak="0">
    <w:nsid w:val="4EA71544"/>
    <w:multiLevelType w:val="hybridMultilevel"/>
    <w:tmpl w:val="E56285A4"/>
    <w:lvl w:ilvl="0" w:tplc="04090001">
      <w:start w:val="1"/>
      <w:numFmt w:val="bullet"/>
      <w:lvlText w:val=""/>
      <w:lvlJc w:val="left"/>
      <w:pPr>
        <w:ind w:left="800" w:hanging="400"/>
      </w:pPr>
      <w:rPr>
        <w:rFonts w:ascii="Wingdings" w:hAnsi="Wingdings" w:hint="default"/>
      </w:rPr>
    </w:lvl>
    <w:lvl w:ilvl="1" w:tplc="2A38336A">
      <w:start w:val="1"/>
      <w:numFmt w:val="bullet"/>
      <w:lvlText w:val="–"/>
      <w:lvlJc w:val="left"/>
      <w:pPr>
        <w:ind w:left="1200" w:hanging="400"/>
      </w:pPr>
      <w:rPr>
        <w:rFonts w:ascii="Arial" w:hAnsi="Arial" w:cs="Times New Roman" w:hint="default"/>
      </w:rPr>
    </w:lvl>
    <w:lvl w:ilvl="2" w:tplc="795E7110">
      <w:start w:val="1"/>
      <w:numFmt w:val="bullet"/>
      <w:lvlText w:val="•"/>
      <w:lvlJc w:val="left"/>
      <w:pPr>
        <w:ind w:left="1600" w:hanging="400"/>
      </w:pPr>
      <w:rPr>
        <w:rFonts w:ascii="Arial" w:hAnsi="Arial" w:cs="Times New Roman" w:hint="default"/>
      </w:r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81" w15:restartNumberingAfterBreak="0">
    <w:nsid w:val="4ED500B4"/>
    <w:multiLevelType w:val="hybridMultilevel"/>
    <w:tmpl w:val="F85EB1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2" w15:restartNumberingAfterBreak="0">
    <w:nsid w:val="4F9005B3"/>
    <w:multiLevelType w:val="hybridMultilevel"/>
    <w:tmpl w:val="AD0EA154"/>
    <w:lvl w:ilvl="0" w:tplc="54EEB79A">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0AC0CC8"/>
    <w:multiLevelType w:val="multilevel"/>
    <w:tmpl w:val="50AC0CC8"/>
    <w:lvl w:ilvl="0">
      <w:start w:val="1"/>
      <w:numFmt w:val="bullet"/>
      <w:lvlText w:val=""/>
      <w:lvlJc w:val="left"/>
      <w:pPr>
        <w:ind w:left="840" w:hanging="420"/>
      </w:pPr>
      <w:rPr>
        <w:rFonts w:ascii="Symbol" w:hAnsi="Symbol"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84" w15:restartNumberingAfterBreak="0">
    <w:nsid w:val="50AD51DC"/>
    <w:multiLevelType w:val="hybridMultilevel"/>
    <w:tmpl w:val="56C08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5" w15:restartNumberingAfterBreak="0">
    <w:nsid w:val="50C55271"/>
    <w:multiLevelType w:val="hybridMultilevel"/>
    <w:tmpl w:val="E730D338"/>
    <w:lvl w:ilvl="0" w:tplc="08090001">
      <w:start w:val="1"/>
      <w:numFmt w:val="bullet"/>
      <w:lvlText w:val=""/>
      <w:lvlJc w:val="left"/>
      <w:pPr>
        <w:ind w:left="800" w:hanging="400"/>
      </w:pPr>
      <w:rPr>
        <w:rFonts w:ascii="Symbol" w:hAnsi="Symbol" w:hint="default"/>
      </w:rPr>
    </w:lvl>
    <w:lvl w:ilvl="1" w:tplc="2A38336A">
      <w:start w:val="1"/>
      <w:numFmt w:val="bullet"/>
      <w:lvlText w:val="–"/>
      <w:lvlJc w:val="left"/>
      <w:pPr>
        <w:ind w:left="1200" w:hanging="400"/>
      </w:pPr>
      <w:rPr>
        <w:rFonts w:ascii="Arial" w:hAnsi="Arial" w:cs="Times New Roman" w:hint="default"/>
      </w:rPr>
    </w:lvl>
    <w:lvl w:ilvl="2" w:tplc="795E7110">
      <w:start w:val="1"/>
      <w:numFmt w:val="bullet"/>
      <w:lvlText w:val="•"/>
      <w:lvlJc w:val="left"/>
      <w:pPr>
        <w:ind w:left="1600" w:hanging="400"/>
      </w:pPr>
      <w:rPr>
        <w:rFonts w:ascii="Arial" w:hAnsi="Arial" w:cs="Times New Roman" w:hint="default"/>
      </w:r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86" w15:restartNumberingAfterBreak="0">
    <w:nsid w:val="50F10317"/>
    <w:multiLevelType w:val="multilevel"/>
    <w:tmpl w:val="AFBC4856"/>
    <w:styleLink w:val="StyleBulletedSymbolsymbolLeft025Hanging02521"/>
    <w:lvl w:ilvl="0">
      <w:start w:val="1"/>
      <w:numFmt w:val="bullet"/>
      <w:lvlText w:val=""/>
      <w:lvlJc w:val="left"/>
      <w:pPr>
        <w:tabs>
          <w:tab w:val="num" w:pos="1440"/>
        </w:tabs>
        <w:ind w:left="1080" w:hanging="360"/>
      </w:pPr>
      <w:rPr>
        <w:rFonts w:ascii="Symbol" w:eastAsia="Batang"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7" w15:restartNumberingAfterBreak="0">
    <w:nsid w:val="5101505E"/>
    <w:multiLevelType w:val="hybridMultilevel"/>
    <w:tmpl w:val="6C28A41A"/>
    <w:lvl w:ilvl="0" w:tplc="901E4CC4">
      <w:start w:val="1"/>
      <w:numFmt w:val="decimal"/>
      <w:pStyle w:val="Observation"/>
      <w:lvlText w:val="Observation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1101081"/>
    <w:multiLevelType w:val="hybridMultilevel"/>
    <w:tmpl w:val="D4E26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1736FF9"/>
    <w:multiLevelType w:val="hybridMultilevel"/>
    <w:tmpl w:val="DA742372"/>
    <w:lvl w:ilvl="0" w:tplc="08090001">
      <w:start w:val="1"/>
      <w:numFmt w:val="bullet"/>
      <w:lvlText w:val=""/>
      <w:lvlJc w:val="left"/>
      <w:pPr>
        <w:ind w:left="1120" w:hanging="360"/>
      </w:pPr>
      <w:rPr>
        <w:rFonts w:ascii="Symbol" w:hAnsi="Symbol"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290" w15:restartNumberingAfterBreak="0">
    <w:nsid w:val="51974D78"/>
    <w:multiLevelType w:val="hybridMultilevel"/>
    <w:tmpl w:val="77C074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1" w15:restartNumberingAfterBreak="0">
    <w:nsid w:val="51A97A8B"/>
    <w:multiLevelType w:val="hybridMultilevel"/>
    <w:tmpl w:val="002E56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2" w15:restartNumberingAfterBreak="0">
    <w:nsid w:val="52930739"/>
    <w:multiLevelType w:val="hybridMultilevel"/>
    <w:tmpl w:val="7B70D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3" w15:restartNumberingAfterBreak="0">
    <w:nsid w:val="529557E3"/>
    <w:multiLevelType w:val="hybridMultilevel"/>
    <w:tmpl w:val="B3E876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2CA544A"/>
    <w:multiLevelType w:val="singleLevel"/>
    <w:tmpl w:val="D83040E2"/>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20"/>
        <w:szCs w:val="16"/>
      </w:rPr>
    </w:lvl>
  </w:abstractNum>
  <w:abstractNum w:abstractNumId="295" w15:restartNumberingAfterBreak="0">
    <w:nsid w:val="52E44CA7"/>
    <w:multiLevelType w:val="hybridMultilevel"/>
    <w:tmpl w:val="C4F0D822"/>
    <w:lvl w:ilvl="0" w:tplc="3B7A14E6">
      <w:start w:val="1"/>
      <w:numFmt w:val="bullet"/>
      <w:lvlText w:val="•"/>
      <w:lvlJc w:val="left"/>
      <w:pPr>
        <w:tabs>
          <w:tab w:val="num" w:pos="720"/>
        </w:tabs>
        <w:ind w:left="720" w:hanging="360"/>
      </w:pPr>
      <w:rPr>
        <w:rFonts w:ascii="Arial" w:hAnsi="Arial" w:hint="default"/>
      </w:rPr>
    </w:lvl>
    <w:lvl w:ilvl="1" w:tplc="1B2EFB06">
      <w:start w:val="174"/>
      <w:numFmt w:val="bullet"/>
      <w:lvlText w:val="•"/>
      <w:lvlJc w:val="left"/>
      <w:pPr>
        <w:tabs>
          <w:tab w:val="num" w:pos="1440"/>
        </w:tabs>
        <w:ind w:left="1440" w:hanging="360"/>
      </w:pPr>
      <w:rPr>
        <w:rFonts w:ascii="Arial" w:hAnsi="Arial" w:hint="default"/>
      </w:rPr>
    </w:lvl>
    <w:lvl w:ilvl="2" w:tplc="A63A7DFE">
      <w:start w:val="174"/>
      <w:numFmt w:val="bullet"/>
      <w:lvlText w:val="•"/>
      <w:lvlJc w:val="left"/>
      <w:pPr>
        <w:tabs>
          <w:tab w:val="num" w:pos="2160"/>
        </w:tabs>
        <w:ind w:left="2160" w:hanging="360"/>
      </w:pPr>
      <w:rPr>
        <w:rFonts w:ascii="Arial" w:hAnsi="Arial" w:hint="default"/>
      </w:rPr>
    </w:lvl>
    <w:lvl w:ilvl="3" w:tplc="FF04D7BA" w:tentative="1">
      <w:start w:val="1"/>
      <w:numFmt w:val="bullet"/>
      <w:lvlText w:val="•"/>
      <w:lvlJc w:val="left"/>
      <w:pPr>
        <w:tabs>
          <w:tab w:val="num" w:pos="2880"/>
        </w:tabs>
        <w:ind w:left="2880" w:hanging="360"/>
      </w:pPr>
      <w:rPr>
        <w:rFonts w:ascii="Arial" w:hAnsi="Arial" w:hint="default"/>
      </w:rPr>
    </w:lvl>
    <w:lvl w:ilvl="4" w:tplc="B072A308" w:tentative="1">
      <w:start w:val="1"/>
      <w:numFmt w:val="bullet"/>
      <w:lvlText w:val="•"/>
      <w:lvlJc w:val="left"/>
      <w:pPr>
        <w:tabs>
          <w:tab w:val="num" w:pos="3600"/>
        </w:tabs>
        <w:ind w:left="3600" w:hanging="360"/>
      </w:pPr>
      <w:rPr>
        <w:rFonts w:ascii="Arial" w:hAnsi="Arial" w:hint="default"/>
      </w:rPr>
    </w:lvl>
    <w:lvl w:ilvl="5" w:tplc="09F65BA6" w:tentative="1">
      <w:start w:val="1"/>
      <w:numFmt w:val="bullet"/>
      <w:lvlText w:val="•"/>
      <w:lvlJc w:val="left"/>
      <w:pPr>
        <w:tabs>
          <w:tab w:val="num" w:pos="4320"/>
        </w:tabs>
        <w:ind w:left="4320" w:hanging="360"/>
      </w:pPr>
      <w:rPr>
        <w:rFonts w:ascii="Arial" w:hAnsi="Arial" w:hint="default"/>
      </w:rPr>
    </w:lvl>
    <w:lvl w:ilvl="6" w:tplc="494C37AC" w:tentative="1">
      <w:start w:val="1"/>
      <w:numFmt w:val="bullet"/>
      <w:lvlText w:val="•"/>
      <w:lvlJc w:val="left"/>
      <w:pPr>
        <w:tabs>
          <w:tab w:val="num" w:pos="5040"/>
        </w:tabs>
        <w:ind w:left="5040" w:hanging="360"/>
      </w:pPr>
      <w:rPr>
        <w:rFonts w:ascii="Arial" w:hAnsi="Arial" w:hint="default"/>
      </w:rPr>
    </w:lvl>
    <w:lvl w:ilvl="7" w:tplc="1A663FC2" w:tentative="1">
      <w:start w:val="1"/>
      <w:numFmt w:val="bullet"/>
      <w:lvlText w:val="•"/>
      <w:lvlJc w:val="left"/>
      <w:pPr>
        <w:tabs>
          <w:tab w:val="num" w:pos="5760"/>
        </w:tabs>
        <w:ind w:left="5760" w:hanging="360"/>
      </w:pPr>
      <w:rPr>
        <w:rFonts w:ascii="Arial" w:hAnsi="Arial" w:hint="default"/>
      </w:rPr>
    </w:lvl>
    <w:lvl w:ilvl="8" w:tplc="8672392E" w:tentative="1">
      <w:start w:val="1"/>
      <w:numFmt w:val="bullet"/>
      <w:lvlText w:val="•"/>
      <w:lvlJc w:val="left"/>
      <w:pPr>
        <w:tabs>
          <w:tab w:val="num" w:pos="6480"/>
        </w:tabs>
        <w:ind w:left="6480" w:hanging="360"/>
      </w:pPr>
      <w:rPr>
        <w:rFonts w:ascii="Arial" w:hAnsi="Arial" w:hint="default"/>
      </w:rPr>
    </w:lvl>
  </w:abstractNum>
  <w:abstractNum w:abstractNumId="296" w15:restartNumberingAfterBreak="0">
    <w:nsid w:val="533E2663"/>
    <w:multiLevelType w:val="hybridMultilevel"/>
    <w:tmpl w:val="AD168F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7" w15:restartNumberingAfterBreak="0">
    <w:nsid w:val="5396774C"/>
    <w:multiLevelType w:val="hybridMultilevel"/>
    <w:tmpl w:val="C9625C56"/>
    <w:lvl w:ilvl="0" w:tplc="B4BC0EE2">
      <w:start w:val="1"/>
      <w:numFmt w:val="bullet"/>
      <w:lvlText w:val="•"/>
      <w:lvlJc w:val="left"/>
      <w:pPr>
        <w:tabs>
          <w:tab w:val="num" w:pos="720"/>
        </w:tabs>
        <w:ind w:left="720" w:hanging="360"/>
      </w:pPr>
      <w:rPr>
        <w:rFonts w:ascii="Arial" w:hAnsi="Arial" w:hint="default"/>
      </w:rPr>
    </w:lvl>
    <w:lvl w:ilvl="1" w:tplc="61686F68">
      <w:start w:val="19"/>
      <w:numFmt w:val="bullet"/>
      <w:lvlText w:val="•"/>
      <w:lvlJc w:val="left"/>
      <w:pPr>
        <w:tabs>
          <w:tab w:val="num" w:pos="1440"/>
        </w:tabs>
        <w:ind w:left="1440" w:hanging="360"/>
      </w:pPr>
      <w:rPr>
        <w:rFonts w:ascii="Arial" w:hAnsi="Arial" w:hint="default"/>
      </w:rPr>
    </w:lvl>
    <w:lvl w:ilvl="2" w:tplc="5C267A1E">
      <w:start w:val="19"/>
      <w:numFmt w:val="bullet"/>
      <w:lvlText w:val="•"/>
      <w:lvlJc w:val="left"/>
      <w:pPr>
        <w:tabs>
          <w:tab w:val="num" w:pos="2160"/>
        </w:tabs>
        <w:ind w:left="2160" w:hanging="360"/>
      </w:pPr>
      <w:rPr>
        <w:rFonts w:ascii="Arial" w:hAnsi="Arial" w:hint="default"/>
      </w:rPr>
    </w:lvl>
    <w:lvl w:ilvl="3" w:tplc="36CA61F4" w:tentative="1">
      <w:start w:val="1"/>
      <w:numFmt w:val="bullet"/>
      <w:lvlText w:val="•"/>
      <w:lvlJc w:val="left"/>
      <w:pPr>
        <w:tabs>
          <w:tab w:val="num" w:pos="2880"/>
        </w:tabs>
        <w:ind w:left="2880" w:hanging="360"/>
      </w:pPr>
      <w:rPr>
        <w:rFonts w:ascii="Arial" w:hAnsi="Arial" w:hint="default"/>
      </w:rPr>
    </w:lvl>
    <w:lvl w:ilvl="4" w:tplc="4C2EE8BA" w:tentative="1">
      <w:start w:val="1"/>
      <w:numFmt w:val="bullet"/>
      <w:lvlText w:val="•"/>
      <w:lvlJc w:val="left"/>
      <w:pPr>
        <w:tabs>
          <w:tab w:val="num" w:pos="3600"/>
        </w:tabs>
        <w:ind w:left="3600" w:hanging="360"/>
      </w:pPr>
      <w:rPr>
        <w:rFonts w:ascii="Arial" w:hAnsi="Arial" w:hint="default"/>
      </w:rPr>
    </w:lvl>
    <w:lvl w:ilvl="5" w:tplc="DF0A0AB6" w:tentative="1">
      <w:start w:val="1"/>
      <w:numFmt w:val="bullet"/>
      <w:lvlText w:val="•"/>
      <w:lvlJc w:val="left"/>
      <w:pPr>
        <w:tabs>
          <w:tab w:val="num" w:pos="4320"/>
        </w:tabs>
        <w:ind w:left="4320" w:hanging="360"/>
      </w:pPr>
      <w:rPr>
        <w:rFonts w:ascii="Arial" w:hAnsi="Arial" w:hint="default"/>
      </w:rPr>
    </w:lvl>
    <w:lvl w:ilvl="6" w:tplc="3BEE7BBE" w:tentative="1">
      <w:start w:val="1"/>
      <w:numFmt w:val="bullet"/>
      <w:lvlText w:val="•"/>
      <w:lvlJc w:val="left"/>
      <w:pPr>
        <w:tabs>
          <w:tab w:val="num" w:pos="5040"/>
        </w:tabs>
        <w:ind w:left="5040" w:hanging="360"/>
      </w:pPr>
      <w:rPr>
        <w:rFonts w:ascii="Arial" w:hAnsi="Arial" w:hint="default"/>
      </w:rPr>
    </w:lvl>
    <w:lvl w:ilvl="7" w:tplc="90AA2DB0" w:tentative="1">
      <w:start w:val="1"/>
      <w:numFmt w:val="bullet"/>
      <w:lvlText w:val="•"/>
      <w:lvlJc w:val="left"/>
      <w:pPr>
        <w:tabs>
          <w:tab w:val="num" w:pos="5760"/>
        </w:tabs>
        <w:ind w:left="5760" w:hanging="360"/>
      </w:pPr>
      <w:rPr>
        <w:rFonts w:ascii="Arial" w:hAnsi="Arial" w:hint="default"/>
      </w:rPr>
    </w:lvl>
    <w:lvl w:ilvl="8" w:tplc="31A4D420" w:tentative="1">
      <w:start w:val="1"/>
      <w:numFmt w:val="bullet"/>
      <w:lvlText w:val="•"/>
      <w:lvlJc w:val="left"/>
      <w:pPr>
        <w:tabs>
          <w:tab w:val="num" w:pos="6480"/>
        </w:tabs>
        <w:ind w:left="6480" w:hanging="360"/>
      </w:pPr>
      <w:rPr>
        <w:rFonts w:ascii="Arial" w:hAnsi="Arial" w:hint="default"/>
      </w:rPr>
    </w:lvl>
  </w:abstractNum>
  <w:abstractNum w:abstractNumId="298" w15:restartNumberingAfterBreak="0">
    <w:nsid w:val="54725D8E"/>
    <w:multiLevelType w:val="hybridMultilevel"/>
    <w:tmpl w:val="BE16D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4C53E77"/>
    <w:multiLevelType w:val="hybridMultilevel"/>
    <w:tmpl w:val="1D8AA4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0" w15:restartNumberingAfterBreak="0">
    <w:nsid w:val="550D16D4"/>
    <w:multiLevelType w:val="hybridMultilevel"/>
    <w:tmpl w:val="05F6089C"/>
    <w:lvl w:ilvl="0" w:tplc="4CB2E1E0">
      <w:numFmt w:val="bullet"/>
      <w:lvlText w:val="-"/>
      <w:lvlJc w:val="left"/>
      <w:pPr>
        <w:ind w:left="785" w:hanging="360"/>
      </w:pPr>
      <w:rPr>
        <w:rFonts w:ascii="Calibri" w:eastAsiaTheme="minorHAnsi" w:hAnsi="Calibri" w:cs="Calibri"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01" w15:restartNumberingAfterBreak="0">
    <w:nsid w:val="552B144A"/>
    <w:multiLevelType w:val="hybridMultilevel"/>
    <w:tmpl w:val="0BC4C0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2" w15:restartNumberingAfterBreak="0">
    <w:nsid w:val="556F5CD0"/>
    <w:multiLevelType w:val="hybridMultilevel"/>
    <w:tmpl w:val="87B801E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3" w15:restartNumberingAfterBreak="0">
    <w:nsid w:val="558A6400"/>
    <w:multiLevelType w:val="hybridMultilevel"/>
    <w:tmpl w:val="30CEAECC"/>
    <w:lvl w:ilvl="0" w:tplc="572EEDB2">
      <w:start w:val="1"/>
      <w:numFmt w:val="bullet"/>
      <w:lvlText w:val="•"/>
      <w:lvlJc w:val="left"/>
      <w:pPr>
        <w:tabs>
          <w:tab w:val="num" w:pos="720"/>
        </w:tabs>
        <w:ind w:left="720" w:hanging="360"/>
      </w:pPr>
      <w:rPr>
        <w:rFonts w:ascii="Arial" w:hAnsi="Arial" w:hint="default"/>
      </w:rPr>
    </w:lvl>
    <w:lvl w:ilvl="1" w:tplc="63065FA6">
      <w:start w:val="1"/>
      <w:numFmt w:val="bullet"/>
      <w:lvlText w:val="•"/>
      <w:lvlJc w:val="left"/>
      <w:pPr>
        <w:tabs>
          <w:tab w:val="num" w:pos="1440"/>
        </w:tabs>
        <w:ind w:left="1440" w:hanging="360"/>
      </w:pPr>
      <w:rPr>
        <w:rFonts w:ascii="Arial" w:hAnsi="Arial" w:hint="default"/>
      </w:rPr>
    </w:lvl>
    <w:lvl w:ilvl="2" w:tplc="D5FEFF42">
      <w:start w:val="270"/>
      <w:numFmt w:val="bullet"/>
      <w:lvlText w:val="•"/>
      <w:lvlJc w:val="left"/>
      <w:pPr>
        <w:tabs>
          <w:tab w:val="num" w:pos="2160"/>
        </w:tabs>
        <w:ind w:left="2160" w:hanging="360"/>
      </w:pPr>
      <w:rPr>
        <w:rFonts w:ascii="Arial" w:hAnsi="Arial" w:hint="default"/>
      </w:rPr>
    </w:lvl>
    <w:lvl w:ilvl="3" w:tplc="3CFA8D3A">
      <w:start w:val="270"/>
      <w:numFmt w:val="bullet"/>
      <w:lvlText w:val="•"/>
      <w:lvlJc w:val="left"/>
      <w:pPr>
        <w:tabs>
          <w:tab w:val="num" w:pos="2880"/>
        </w:tabs>
        <w:ind w:left="2880" w:hanging="360"/>
      </w:pPr>
      <w:rPr>
        <w:rFonts w:ascii="Arial" w:hAnsi="Arial" w:hint="default"/>
      </w:rPr>
    </w:lvl>
    <w:lvl w:ilvl="4" w:tplc="510A67E8" w:tentative="1">
      <w:start w:val="1"/>
      <w:numFmt w:val="bullet"/>
      <w:lvlText w:val="•"/>
      <w:lvlJc w:val="left"/>
      <w:pPr>
        <w:tabs>
          <w:tab w:val="num" w:pos="3600"/>
        </w:tabs>
        <w:ind w:left="3600" w:hanging="360"/>
      </w:pPr>
      <w:rPr>
        <w:rFonts w:ascii="Arial" w:hAnsi="Arial" w:hint="default"/>
      </w:rPr>
    </w:lvl>
    <w:lvl w:ilvl="5" w:tplc="A5229CC0" w:tentative="1">
      <w:start w:val="1"/>
      <w:numFmt w:val="bullet"/>
      <w:lvlText w:val="•"/>
      <w:lvlJc w:val="left"/>
      <w:pPr>
        <w:tabs>
          <w:tab w:val="num" w:pos="4320"/>
        </w:tabs>
        <w:ind w:left="4320" w:hanging="360"/>
      </w:pPr>
      <w:rPr>
        <w:rFonts w:ascii="Arial" w:hAnsi="Arial" w:hint="default"/>
      </w:rPr>
    </w:lvl>
    <w:lvl w:ilvl="6" w:tplc="F5E29D18" w:tentative="1">
      <w:start w:val="1"/>
      <w:numFmt w:val="bullet"/>
      <w:lvlText w:val="•"/>
      <w:lvlJc w:val="left"/>
      <w:pPr>
        <w:tabs>
          <w:tab w:val="num" w:pos="5040"/>
        </w:tabs>
        <w:ind w:left="5040" w:hanging="360"/>
      </w:pPr>
      <w:rPr>
        <w:rFonts w:ascii="Arial" w:hAnsi="Arial" w:hint="default"/>
      </w:rPr>
    </w:lvl>
    <w:lvl w:ilvl="7" w:tplc="0CBABB58" w:tentative="1">
      <w:start w:val="1"/>
      <w:numFmt w:val="bullet"/>
      <w:lvlText w:val="•"/>
      <w:lvlJc w:val="left"/>
      <w:pPr>
        <w:tabs>
          <w:tab w:val="num" w:pos="5760"/>
        </w:tabs>
        <w:ind w:left="5760" w:hanging="360"/>
      </w:pPr>
      <w:rPr>
        <w:rFonts w:ascii="Arial" w:hAnsi="Arial" w:hint="default"/>
      </w:rPr>
    </w:lvl>
    <w:lvl w:ilvl="8" w:tplc="C94E5D88" w:tentative="1">
      <w:start w:val="1"/>
      <w:numFmt w:val="bullet"/>
      <w:lvlText w:val="•"/>
      <w:lvlJc w:val="left"/>
      <w:pPr>
        <w:tabs>
          <w:tab w:val="num" w:pos="6480"/>
        </w:tabs>
        <w:ind w:left="6480" w:hanging="360"/>
      </w:pPr>
      <w:rPr>
        <w:rFonts w:ascii="Arial" w:hAnsi="Arial" w:hint="default"/>
      </w:rPr>
    </w:lvl>
  </w:abstractNum>
  <w:abstractNum w:abstractNumId="304" w15:restartNumberingAfterBreak="0">
    <w:nsid w:val="55AB4ED3"/>
    <w:multiLevelType w:val="hybridMultilevel"/>
    <w:tmpl w:val="F542A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5" w15:restartNumberingAfterBreak="0">
    <w:nsid w:val="566B7DF4"/>
    <w:multiLevelType w:val="hybridMultilevel"/>
    <w:tmpl w:val="8976E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57024171"/>
    <w:multiLevelType w:val="hybridMultilevel"/>
    <w:tmpl w:val="3A16EE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7" w15:restartNumberingAfterBreak="0">
    <w:nsid w:val="57A7587E"/>
    <w:multiLevelType w:val="hybridMultilevel"/>
    <w:tmpl w:val="6756D7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8" w15:restartNumberingAfterBreak="0">
    <w:nsid w:val="57C558B5"/>
    <w:multiLevelType w:val="hybridMultilevel"/>
    <w:tmpl w:val="D93A315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9" w15:restartNumberingAfterBreak="0">
    <w:nsid w:val="57ED5AC1"/>
    <w:multiLevelType w:val="hybridMultilevel"/>
    <w:tmpl w:val="94667544"/>
    <w:lvl w:ilvl="0" w:tplc="F4062478">
      <w:start w:val="1"/>
      <w:numFmt w:val="bullet"/>
      <w:lvlText w:val="•"/>
      <w:lvlJc w:val="left"/>
      <w:pPr>
        <w:ind w:left="420" w:hanging="420"/>
      </w:pPr>
      <w:rPr>
        <w:rFonts w:ascii="Arial" w:hAnsi="Arial"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10" w15:restartNumberingAfterBreak="0">
    <w:nsid w:val="58493698"/>
    <w:multiLevelType w:val="hybridMultilevel"/>
    <w:tmpl w:val="2B3A9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1" w15:restartNumberingAfterBreak="0">
    <w:nsid w:val="591C5C56"/>
    <w:multiLevelType w:val="hybridMultilevel"/>
    <w:tmpl w:val="3106FE74"/>
    <w:lvl w:ilvl="0" w:tplc="38BA8C64">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9236DAC"/>
    <w:multiLevelType w:val="hybridMultilevel"/>
    <w:tmpl w:val="67688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3" w15:restartNumberingAfterBreak="0">
    <w:nsid w:val="593A5EAE"/>
    <w:multiLevelType w:val="hybridMultilevel"/>
    <w:tmpl w:val="05F01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4" w15:restartNumberingAfterBreak="0">
    <w:nsid w:val="59A25A35"/>
    <w:multiLevelType w:val="hybridMultilevel"/>
    <w:tmpl w:val="598E1D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5" w15:restartNumberingAfterBreak="0">
    <w:nsid w:val="59B40CFC"/>
    <w:multiLevelType w:val="hybridMultilevel"/>
    <w:tmpl w:val="AA9A6D46"/>
    <w:lvl w:ilvl="0" w:tplc="54EEB79A">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9BA7931"/>
    <w:multiLevelType w:val="hybridMultilevel"/>
    <w:tmpl w:val="5CF22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7" w15:restartNumberingAfterBreak="0">
    <w:nsid w:val="5A181AAC"/>
    <w:multiLevelType w:val="hybridMultilevel"/>
    <w:tmpl w:val="D0D04972"/>
    <w:lvl w:ilvl="0" w:tplc="EED4BF8E">
      <w:start w:val="1"/>
      <w:numFmt w:val="bullet"/>
      <w:lvlText w:val="•"/>
      <w:lvlJc w:val="left"/>
      <w:pPr>
        <w:tabs>
          <w:tab w:val="num" w:pos="720"/>
        </w:tabs>
        <w:ind w:left="720" w:hanging="360"/>
      </w:pPr>
      <w:rPr>
        <w:rFonts w:ascii="Arial" w:hAnsi="Arial" w:hint="default"/>
      </w:rPr>
    </w:lvl>
    <w:lvl w:ilvl="1" w:tplc="52B8ED7C" w:tentative="1">
      <w:start w:val="1"/>
      <w:numFmt w:val="bullet"/>
      <w:lvlText w:val="•"/>
      <w:lvlJc w:val="left"/>
      <w:pPr>
        <w:tabs>
          <w:tab w:val="num" w:pos="1440"/>
        </w:tabs>
        <w:ind w:left="1440" w:hanging="360"/>
      </w:pPr>
      <w:rPr>
        <w:rFonts w:ascii="Arial" w:hAnsi="Arial" w:hint="default"/>
      </w:rPr>
    </w:lvl>
    <w:lvl w:ilvl="2" w:tplc="2CE84646" w:tentative="1">
      <w:start w:val="1"/>
      <w:numFmt w:val="bullet"/>
      <w:lvlText w:val="•"/>
      <w:lvlJc w:val="left"/>
      <w:pPr>
        <w:tabs>
          <w:tab w:val="num" w:pos="2160"/>
        </w:tabs>
        <w:ind w:left="2160" w:hanging="360"/>
      </w:pPr>
      <w:rPr>
        <w:rFonts w:ascii="Arial" w:hAnsi="Arial" w:hint="default"/>
      </w:rPr>
    </w:lvl>
    <w:lvl w:ilvl="3" w:tplc="3E084A92" w:tentative="1">
      <w:start w:val="1"/>
      <w:numFmt w:val="bullet"/>
      <w:lvlText w:val="•"/>
      <w:lvlJc w:val="left"/>
      <w:pPr>
        <w:tabs>
          <w:tab w:val="num" w:pos="2880"/>
        </w:tabs>
        <w:ind w:left="2880" w:hanging="360"/>
      </w:pPr>
      <w:rPr>
        <w:rFonts w:ascii="Arial" w:hAnsi="Arial" w:hint="default"/>
      </w:rPr>
    </w:lvl>
    <w:lvl w:ilvl="4" w:tplc="45A2EC12" w:tentative="1">
      <w:start w:val="1"/>
      <w:numFmt w:val="bullet"/>
      <w:lvlText w:val="•"/>
      <w:lvlJc w:val="left"/>
      <w:pPr>
        <w:tabs>
          <w:tab w:val="num" w:pos="3600"/>
        </w:tabs>
        <w:ind w:left="3600" w:hanging="360"/>
      </w:pPr>
      <w:rPr>
        <w:rFonts w:ascii="Arial" w:hAnsi="Arial" w:hint="default"/>
      </w:rPr>
    </w:lvl>
    <w:lvl w:ilvl="5" w:tplc="366E9E20" w:tentative="1">
      <w:start w:val="1"/>
      <w:numFmt w:val="bullet"/>
      <w:lvlText w:val="•"/>
      <w:lvlJc w:val="left"/>
      <w:pPr>
        <w:tabs>
          <w:tab w:val="num" w:pos="4320"/>
        </w:tabs>
        <w:ind w:left="4320" w:hanging="360"/>
      </w:pPr>
      <w:rPr>
        <w:rFonts w:ascii="Arial" w:hAnsi="Arial" w:hint="default"/>
      </w:rPr>
    </w:lvl>
    <w:lvl w:ilvl="6" w:tplc="D5AA8382" w:tentative="1">
      <w:start w:val="1"/>
      <w:numFmt w:val="bullet"/>
      <w:lvlText w:val="•"/>
      <w:lvlJc w:val="left"/>
      <w:pPr>
        <w:tabs>
          <w:tab w:val="num" w:pos="5040"/>
        </w:tabs>
        <w:ind w:left="5040" w:hanging="360"/>
      </w:pPr>
      <w:rPr>
        <w:rFonts w:ascii="Arial" w:hAnsi="Arial" w:hint="default"/>
      </w:rPr>
    </w:lvl>
    <w:lvl w:ilvl="7" w:tplc="9168D7D8" w:tentative="1">
      <w:start w:val="1"/>
      <w:numFmt w:val="bullet"/>
      <w:lvlText w:val="•"/>
      <w:lvlJc w:val="left"/>
      <w:pPr>
        <w:tabs>
          <w:tab w:val="num" w:pos="5760"/>
        </w:tabs>
        <w:ind w:left="5760" w:hanging="360"/>
      </w:pPr>
      <w:rPr>
        <w:rFonts w:ascii="Arial" w:hAnsi="Arial" w:hint="default"/>
      </w:rPr>
    </w:lvl>
    <w:lvl w:ilvl="8" w:tplc="10BAFEEC" w:tentative="1">
      <w:start w:val="1"/>
      <w:numFmt w:val="bullet"/>
      <w:lvlText w:val="•"/>
      <w:lvlJc w:val="left"/>
      <w:pPr>
        <w:tabs>
          <w:tab w:val="num" w:pos="6480"/>
        </w:tabs>
        <w:ind w:left="6480" w:hanging="360"/>
      </w:pPr>
      <w:rPr>
        <w:rFonts w:ascii="Arial" w:hAnsi="Arial" w:hint="default"/>
      </w:rPr>
    </w:lvl>
  </w:abstractNum>
  <w:abstractNum w:abstractNumId="318" w15:restartNumberingAfterBreak="0">
    <w:nsid w:val="5A217C2F"/>
    <w:multiLevelType w:val="hybridMultilevel"/>
    <w:tmpl w:val="CC8A6A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9" w15:restartNumberingAfterBreak="0">
    <w:nsid w:val="5A3737FC"/>
    <w:multiLevelType w:val="hybridMultilevel"/>
    <w:tmpl w:val="1BE8E6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0" w15:restartNumberingAfterBreak="0">
    <w:nsid w:val="5A8B5C9D"/>
    <w:multiLevelType w:val="hybridMultilevel"/>
    <w:tmpl w:val="786AF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1" w15:restartNumberingAfterBreak="0">
    <w:nsid w:val="5AF64717"/>
    <w:multiLevelType w:val="hybridMultilevel"/>
    <w:tmpl w:val="24149C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2" w15:restartNumberingAfterBreak="0">
    <w:nsid w:val="5B2B534B"/>
    <w:multiLevelType w:val="hybridMultilevel"/>
    <w:tmpl w:val="34003D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3" w15:restartNumberingAfterBreak="0">
    <w:nsid w:val="5B3D7D31"/>
    <w:multiLevelType w:val="hybridMultilevel"/>
    <w:tmpl w:val="403C8B90"/>
    <w:lvl w:ilvl="0" w:tplc="9FC6D882">
      <w:start w:val="5"/>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B4C44FE"/>
    <w:multiLevelType w:val="hybridMultilevel"/>
    <w:tmpl w:val="26141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5" w15:restartNumberingAfterBreak="0">
    <w:nsid w:val="5B592B54"/>
    <w:multiLevelType w:val="hybridMultilevel"/>
    <w:tmpl w:val="40380C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6" w15:restartNumberingAfterBreak="0">
    <w:nsid w:val="5BA937DD"/>
    <w:multiLevelType w:val="hybridMultilevel"/>
    <w:tmpl w:val="C316A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7" w15:restartNumberingAfterBreak="0">
    <w:nsid w:val="5BD13207"/>
    <w:multiLevelType w:val="hybridMultilevel"/>
    <w:tmpl w:val="8EDE615E"/>
    <w:lvl w:ilvl="0" w:tplc="E5021E3E">
      <w:numFmt w:val="bullet"/>
      <w:lvlText w:val="-"/>
      <w:lvlJc w:val="left"/>
      <w:pPr>
        <w:ind w:left="360" w:hanging="360"/>
      </w:pPr>
      <w:rPr>
        <w:rFonts w:ascii="Times" w:eastAsia="Batang" w:hAnsi="Times" w:cs="Time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8" w15:restartNumberingAfterBreak="0">
    <w:nsid w:val="5C50207F"/>
    <w:multiLevelType w:val="hybridMultilevel"/>
    <w:tmpl w:val="C81C6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CFE3D7A"/>
    <w:multiLevelType w:val="hybridMultilevel"/>
    <w:tmpl w:val="7764C8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0" w15:restartNumberingAfterBreak="0">
    <w:nsid w:val="5D0D7B46"/>
    <w:multiLevelType w:val="hybridMultilevel"/>
    <w:tmpl w:val="175686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1" w15:restartNumberingAfterBreak="0">
    <w:nsid w:val="5D110E4E"/>
    <w:multiLevelType w:val="hybridMultilevel"/>
    <w:tmpl w:val="D2303608"/>
    <w:lvl w:ilvl="0" w:tplc="087CDE30">
      <w:start w:val="1"/>
      <w:numFmt w:val="bullet"/>
      <w:lvlText w:val="•"/>
      <w:lvlJc w:val="left"/>
      <w:pPr>
        <w:ind w:left="420" w:hanging="420"/>
      </w:pPr>
      <w:rPr>
        <w:rFonts w:ascii="Arial" w:hAnsi="Aria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2" w15:restartNumberingAfterBreak="0">
    <w:nsid w:val="5E8A1D3A"/>
    <w:multiLevelType w:val="hybridMultilevel"/>
    <w:tmpl w:val="CF24165C"/>
    <w:lvl w:ilvl="0" w:tplc="29E20FA2">
      <w:start w:val="1"/>
      <w:numFmt w:val="bullet"/>
      <w:lvlText w:val="-"/>
      <w:lvlJc w:val="left"/>
      <w:pPr>
        <w:ind w:left="840" w:hanging="420"/>
      </w:pPr>
      <w:rPr>
        <w:rFonts w:ascii="SimSun" w:eastAsia="SimSun" w:hAnsi="SimSun" w:hint="eastAsia"/>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3" w15:restartNumberingAfterBreak="0">
    <w:nsid w:val="5EAB2273"/>
    <w:multiLevelType w:val="hybridMultilevel"/>
    <w:tmpl w:val="74929F48"/>
    <w:lvl w:ilvl="0" w:tplc="04090001">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5EB91D74"/>
    <w:multiLevelType w:val="hybridMultilevel"/>
    <w:tmpl w:val="44EA4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5" w15:restartNumberingAfterBreak="0">
    <w:nsid w:val="5F062EFD"/>
    <w:multiLevelType w:val="hybridMultilevel"/>
    <w:tmpl w:val="E0E2D3EC"/>
    <w:lvl w:ilvl="0" w:tplc="0409000B">
      <w:start w:val="1"/>
      <w:numFmt w:val="bullet"/>
      <w:lvlText w:val=""/>
      <w:lvlJc w:val="left"/>
      <w:pPr>
        <w:ind w:left="420" w:hanging="420"/>
      </w:pPr>
      <w:rPr>
        <w:rFonts w:ascii="Wingdings" w:hAnsi="Wingdings" w:hint="default"/>
      </w:rPr>
    </w:lvl>
    <w:lvl w:ilvl="1" w:tplc="04090009">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6" w15:restartNumberingAfterBreak="0">
    <w:nsid w:val="5F1912B1"/>
    <w:multiLevelType w:val="hybridMultilevel"/>
    <w:tmpl w:val="728CD534"/>
    <w:lvl w:ilvl="0" w:tplc="04090001">
      <w:start w:val="1"/>
      <w:numFmt w:val="bullet"/>
      <w:lvlText w:val=""/>
      <w:lvlJc w:val="left"/>
      <w:pPr>
        <w:ind w:left="528" w:hanging="360"/>
      </w:pPr>
      <w:rPr>
        <w:rFonts w:ascii="Symbol" w:hAnsi="Symbol" w:hint="default"/>
      </w:rPr>
    </w:lvl>
    <w:lvl w:ilvl="1" w:tplc="04090003">
      <w:start w:val="1"/>
      <w:numFmt w:val="bullet"/>
      <w:pStyle w:val="bullet2"/>
      <w:lvlText w:val="o"/>
      <w:lvlJc w:val="left"/>
      <w:pPr>
        <w:ind w:left="1248" w:hanging="360"/>
      </w:pPr>
      <w:rPr>
        <w:rFonts w:ascii="Courier New" w:hAnsi="Courier New" w:cs="Courier New" w:hint="default"/>
      </w:rPr>
    </w:lvl>
    <w:lvl w:ilvl="2" w:tplc="04090005">
      <w:start w:val="1"/>
      <w:numFmt w:val="bullet"/>
      <w:pStyle w:val="bullet3"/>
      <w:lvlText w:val=""/>
      <w:lvlJc w:val="left"/>
      <w:pPr>
        <w:ind w:left="1968" w:hanging="360"/>
      </w:pPr>
      <w:rPr>
        <w:rFonts w:ascii="Wingdings" w:hAnsi="Wingdings" w:hint="default"/>
      </w:rPr>
    </w:lvl>
    <w:lvl w:ilvl="3" w:tplc="04090001">
      <w:start w:val="1"/>
      <w:numFmt w:val="bullet"/>
      <w:pStyle w:val="bullet4"/>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337" w15:restartNumberingAfterBreak="0">
    <w:nsid w:val="5F2D7B88"/>
    <w:multiLevelType w:val="hybridMultilevel"/>
    <w:tmpl w:val="D7DA4B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8" w15:restartNumberingAfterBreak="0">
    <w:nsid w:val="5F4F1346"/>
    <w:multiLevelType w:val="multilevel"/>
    <w:tmpl w:val="C2769C2A"/>
    <w:lvl w:ilvl="0">
      <w:start w:val="1"/>
      <w:numFmt w:val="bullet"/>
      <w:pStyle w:val="Normal1CharChar"/>
      <w:lvlText w:val=""/>
      <w:lvlJc w:val="left"/>
      <w:pPr>
        <w:tabs>
          <w:tab w:val="num" w:pos="851"/>
        </w:tabs>
        <w:ind w:left="851" w:hanging="851"/>
      </w:pPr>
      <w:rPr>
        <w:rFonts w:ascii="ZapfDingbats" w:hAnsi="ZapfDingbats" w:hint="default"/>
        <w:b/>
        <w:i w:val="0"/>
        <w:color w:val="auto"/>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9" w15:restartNumberingAfterBreak="0">
    <w:nsid w:val="5F631109"/>
    <w:multiLevelType w:val="hybridMultilevel"/>
    <w:tmpl w:val="82EC07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0" w15:restartNumberingAfterBreak="0">
    <w:nsid w:val="5FBD11AB"/>
    <w:multiLevelType w:val="hybridMultilevel"/>
    <w:tmpl w:val="A00A25CA"/>
    <w:lvl w:ilvl="0" w:tplc="041D0001">
      <w:start w:val="1"/>
      <w:numFmt w:val="bullet"/>
      <w:lvlText w:val=""/>
      <w:lvlJc w:val="left"/>
      <w:pPr>
        <w:ind w:left="774" w:hanging="360"/>
      </w:pPr>
      <w:rPr>
        <w:rFonts w:ascii="Symbol" w:hAnsi="Symbol" w:hint="default"/>
      </w:rPr>
    </w:lvl>
    <w:lvl w:ilvl="1" w:tplc="041D0003">
      <w:start w:val="1"/>
      <w:numFmt w:val="bullet"/>
      <w:lvlText w:val="o"/>
      <w:lvlJc w:val="left"/>
      <w:pPr>
        <w:ind w:left="1494" w:hanging="360"/>
      </w:pPr>
      <w:rPr>
        <w:rFonts w:ascii="Courier New" w:hAnsi="Courier New" w:cs="Courier New" w:hint="default"/>
      </w:rPr>
    </w:lvl>
    <w:lvl w:ilvl="2" w:tplc="041D0005">
      <w:start w:val="1"/>
      <w:numFmt w:val="bullet"/>
      <w:lvlText w:val=""/>
      <w:lvlJc w:val="left"/>
      <w:pPr>
        <w:ind w:left="2214" w:hanging="360"/>
      </w:pPr>
      <w:rPr>
        <w:rFonts w:ascii="Wingdings" w:hAnsi="Wingdings" w:hint="default"/>
      </w:rPr>
    </w:lvl>
    <w:lvl w:ilvl="3" w:tplc="041D0001">
      <w:start w:val="1"/>
      <w:numFmt w:val="bullet"/>
      <w:lvlText w:val=""/>
      <w:lvlJc w:val="left"/>
      <w:pPr>
        <w:ind w:left="2934" w:hanging="360"/>
      </w:pPr>
      <w:rPr>
        <w:rFonts w:ascii="Symbol" w:hAnsi="Symbol" w:hint="default"/>
      </w:rPr>
    </w:lvl>
    <w:lvl w:ilvl="4" w:tplc="041D0003">
      <w:start w:val="1"/>
      <w:numFmt w:val="bullet"/>
      <w:lvlText w:val="o"/>
      <w:lvlJc w:val="left"/>
      <w:pPr>
        <w:ind w:left="3654" w:hanging="360"/>
      </w:pPr>
      <w:rPr>
        <w:rFonts w:ascii="Courier New" w:hAnsi="Courier New" w:cs="Courier New" w:hint="default"/>
      </w:rPr>
    </w:lvl>
    <w:lvl w:ilvl="5" w:tplc="041D0005">
      <w:start w:val="1"/>
      <w:numFmt w:val="bullet"/>
      <w:lvlText w:val=""/>
      <w:lvlJc w:val="left"/>
      <w:pPr>
        <w:ind w:left="4374" w:hanging="360"/>
      </w:pPr>
      <w:rPr>
        <w:rFonts w:ascii="Wingdings" w:hAnsi="Wingdings" w:hint="default"/>
      </w:rPr>
    </w:lvl>
    <w:lvl w:ilvl="6" w:tplc="041D0001">
      <w:start w:val="1"/>
      <w:numFmt w:val="bullet"/>
      <w:lvlText w:val=""/>
      <w:lvlJc w:val="left"/>
      <w:pPr>
        <w:ind w:left="5094" w:hanging="360"/>
      </w:pPr>
      <w:rPr>
        <w:rFonts w:ascii="Symbol" w:hAnsi="Symbol" w:hint="default"/>
      </w:rPr>
    </w:lvl>
    <w:lvl w:ilvl="7" w:tplc="041D0003">
      <w:start w:val="1"/>
      <w:numFmt w:val="bullet"/>
      <w:lvlText w:val="o"/>
      <w:lvlJc w:val="left"/>
      <w:pPr>
        <w:ind w:left="5814" w:hanging="360"/>
      </w:pPr>
      <w:rPr>
        <w:rFonts w:ascii="Courier New" w:hAnsi="Courier New" w:cs="Courier New" w:hint="default"/>
      </w:rPr>
    </w:lvl>
    <w:lvl w:ilvl="8" w:tplc="041D0005">
      <w:start w:val="1"/>
      <w:numFmt w:val="bullet"/>
      <w:lvlText w:val=""/>
      <w:lvlJc w:val="left"/>
      <w:pPr>
        <w:ind w:left="6534" w:hanging="360"/>
      </w:pPr>
      <w:rPr>
        <w:rFonts w:ascii="Wingdings" w:hAnsi="Wingdings" w:hint="default"/>
      </w:rPr>
    </w:lvl>
  </w:abstractNum>
  <w:abstractNum w:abstractNumId="341" w15:restartNumberingAfterBreak="0">
    <w:nsid w:val="5FFB6EE7"/>
    <w:multiLevelType w:val="hybridMultilevel"/>
    <w:tmpl w:val="CE309B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2" w15:restartNumberingAfterBreak="0">
    <w:nsid w:val="6016643B"/>
    <w:multiLevelType w:val="hybridMultilevel"/>
    <w:tmpl w:val="EA4A9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3" w15:restartNumberingAfterBreak="0">
    <w:nsid w:val="611C3C50"/>
    <w:multiLevelType w:val="hybridMultilevel"/>
    <w:tmpl w:val="A53A4A8E"/>
    <w:lvl w:ilvl="0" w:tplc="CD5E38E0">
      <w:numFmt w:val="bullet"/>
      <w:lvlText w:val="-"/>
      <w:lvlJc w:val="left"/>
      <w:pPr>
        <w:ind w:left="1080" w:hanging="360"/>
      </w:pPr>
      <w:rPr>
        <w:rFonts w:ascii="Times New Roman" w:eastAsia="SimSu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4" w15:restartNumberingAfterBreak="0">
    <w:nsid w:val="61BB08EC"/>
    <w:multiLevelType w:val="hybridMultilevel"/>
    <w:tmpl w:val="8AE8821A"/>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5" w15:restartNumberingAfterBreak="0">
    <w:nsid w:val="625D5097"/>
    <w:multiLevelType w:val="hybridMultilevel"/>
    <w:tmpl w:val="A3B85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6" w15:restartNumberingAfterBreak="0">
    <w:nsid w:val="625F2577"/>
    <w:multiLevelType w:val="hybridMultilevel"/>
    <w:tmpl w:val="5ADC4700"/>
    <w:lvl w:ilvl="0" w:tplc="54EEB79A">
      <w:start w:val="1"/>
      <w:numFmt w:val="bullet"/>
      <w:lvlText w:val=""/>
      <w:lvlJc w:val="left"/>
      <w:pPr>
        <w:ind w:left="1080" w:hanging="360"/>
      </w:pPr>
      <w:rPr>
        <w:rFonts w:ascii="Symbol" w:hAnsi="Symbol"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7" w15:restartNumberingAfterBreak="0">
    <w:nsid w:val="627D10DB"/>
    <w:multiLevelType w:val="hybridMultilevel"/>
    <w:tmpl w:val="C608D044"/>
    <w:lvl w:ilvl="0" w:tplc="9FC6D882">
      <w:start w:val="5"/>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2F223EE"/>
    <w:multiLevelType w:val="hybridMultilevel"/>
    <w:tmpl w:val="146AADA8"/>
    <w:lvl w:ilvl="0" w:tplc="04090001">
      <w:start w:val="1"/>
      <w:numFmt w:val="bullet"/>
      <w:lvlText w:val=""/>
      <w:lvlJc w:val="left"/>
      <w:pPr>
        <w:ind w:left="360" w:hanging="360"/>
      </w:pPr>
      <w:rPr>
        <w:rFonts w:ascii="Wingdings" w:hAnsi="Wingdings" w:hint="default"/>
      </w:rPr>
    </w:lvl>
    <w:lvl w:ilvl="1" w:tplc="04090001">
      <w:start w:val="1"/>
      <w:numFmt w:val="bullet"/>
      <w:lvlText w:val=""/>
      <w:lvlJc w:val="left"/>
      <w:pPr>
        <w:ind w:left="840" w:hanging="420"/>
      </w:pPr>
      <w:rPr>
        <w:rFonts w:ascii="Symbol" w:hAnsi="Symbol"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49" w15:restartNumberingAfterBreak="0">
    <w:nsid w:val="632139C2"/>
    <w:multiLevelType w:val="hybridMultilevel"/>
    <w:tmpl w:val="2DEAEC28"/>
    <w:lvl w:ilvl="0" w:tplc="57A83DF2">
      <w:start w:val="1"/>
      <w:numFmt w:val="bullet"/>
      <w:lvlText w:val="•"/>
      <w:lvlJc w:val="left"/>
      <w:pPr>
        <w:tabs>
          <w:tab w:val="num" w:pos="720"/>
        </w:tabs>
        <w:ind w:left="720" w:hanging="360"/>
      </w:pPr>
      <w:rPr>
        <w:rFonts w:ascii="Arial" w:hAnsi="Arial" w:hint="default"/>
      </w:rPr>
    </w:lvl>
    <w:lvl w:ilvl="1" w:tplc="EDFEABD0">
      <w:start w:val="1"/>
      <w:numFmt w:val="bullet"/>
      <w:lvlText w:val="•"/>
      <w:lvlJc w:val="left"/>
      <w:pPr>
        <w:tabs>
          <w:tab w:val="num" w:pos="1440"/>
        </w:tabs>
        <w:ind w:left="1440" w:hanging="360"/>
      </w:pPr>
      <w:rPr>
        <w:rFonts w:ascii="Arial" w:hAnsi="Arial" w:hint="default"/>
      </w:rPr>
    </w:lvl>
    <w:lvl w:ilvl="2" w:tplc="D836260A" w:tentative="1">
      <w:start w:val="1"/>
      <w:numFmt w:val="bullet"/>
      <w:lvlText w:val="•"/>
      <w:lvlJc w:val="left"/>
      <w:pPr>
        <w:tabs>
          <w:tab w:val="num" w:pos="2160"/>
        </w:tabs>
        <w:ind w:left="2160" w:hanging="360"/>
      </w:pPr>
      <w:rPr>
        <w:rFonts w:ascii="Arial" w:hAnsi="Arial" w:hint="default"/>
      </w:rPr>
    </w:lvl>
    <w:lvl w:ilvl="3" w:tplc="9280D6E2" w:tentative="1">
      <w:start w:val="1"/>
      <w:numFmt w:val="bullet"/>
      <w:lvlText w:val="•"/>
      <w:lvlJc w:val="left"/>
      <w:pPr>
        <w:tabs>
          <w:tab w:val="num" w:pos="2880"/>
        </w:tabs>
        <w:ind w:left="2880" w:hanging="360"/>
      </w:pPr>
      <w:rPr>
        <w:rFonts w:ascii="Arial" w:hAnsi="Arial" w:hint="default"/>
      </w:rPr>
    </w:lvl>
    <w:lvl w:ilvl="4" w:tplc="29563372" w:tentative="1">
      <w:start w:val="1"/>
      <w:numFmt w:val="bullet"/>
      <w:lvlText w:val="•"/>
      <w:lvlJc w:val="left"/>
      <w:pPr>
        <w:tabs>
          <w:tab w:val="num" w:pos="3600"/>
        </w:tabs>
        <w:ind w:left="3600" w:hanging="360"/>
      </w:pPr>
      <w:rPr>
        <w:rFonts w:ascii="Arial" w:hAnsi="Arial" w:hint="default"/>
      </w:rPr>
    </w:lvl>
    <w:lvl w:ilvl="5" w:tplc="2A30C096" w:tentative="1">
      <w:start w:val="1"/>
      <w:numFmt w:val="bullet"/>
      <w:lvlText w:val="•"/>
      <w:lvlJc w:val="left"/>
      <w:pPr>
        <w:tabs>
          <w:tab w:val="num" w:pos="4320"/>
        </w:tabs>
        <w:ind w:left="4320" w:hanging="360"/>
      </w:pPr>
      <w:rPr>
        <w:rFonts w:ascii="Arial" w:hAnsi="Arial" w:hint="default"/>
      </w:rPr>
    </w:lvl>
    <w:lvl w:ilvl="6" w:tplc="B1CA387E" w:tentative="1">
      <w:start w:val="1"/>
      <w:numFmt w:val="bullet"/>
      <w:lvlText w:val="•"/>
      <w:lvlJc w:val="left"/>
      <w:pPr>
        <w:tabs>
          <w:tab w:val="num" w:pos="5040"/>
        </w:tabs>
        <w:ind w:left="5040" w:hanging="360"/>
      </w:pPr>
      <w:rPr>
        <w:rFonts w:ascii="Arial" w:hAnsi="Arial" w:hint="default"/>
      </w:rPr>
    </w:lvl>
    <w:lvl w:ilvl="7" w:tplc="85E8ACFC" w:tentative="1">
      <w:start w:val="1"/>
      <w:numFmt w:val="bullet"/>
      <w:lvlText w:val="•"/>
      <w:lvlJc w:val="left"/>
      <w:pPr>
        <w:tabs>
          <w:tab w:val="num" w:pos="5760"/>
        </w:tabs>
        <w:ind w:left="5760" w:hanging="360"/>
      </w:pPr>
      <w:rPr>
        <w:rFonts w:ascii="Arial" w:hAnsi="Arial" w:hint="default"/>
      </w:rPr>
    </w:lvl>
    <w:lvl w:ilvl="8" w:tplc="E79869F8" w:tentative="1">
      <w:start w:val="1"/>
      <w:numFmt w:val="bullet"/>
      <w:lvlText w:val="•"/>
      <w:lvlJc w:val="left"/>
      <w:pPr>
        <w:tabs>
          <w:tab w:val="num" w:pos="6480"/>
        </w:tabs>
        <w:ind w:left="6480" w:hanging="360"/>
      </w:pPr>
      <w:rPr>
        <w:rFonts w:ascii="Arial" w:hAnsi="Arial" w:hint="default"/>
      </w:rPr>
    </w:lvl>
  </w:abstractNum>
  <w:abstractNum w:abstractNumId="350" w15:restartNumberingAfterBreak="0">
    <w:nsid w:val="633405B2"/>
    <w:multiLevelType w:val="hybridMultilevel"/>
    <w:tmpl w:val="4F12E94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1" w15:restartNumberingAfterBreak="0">
    <w:nsid w:val="634C1F30"/>
    <w:multiLevelType w:val="hybridMultilevel"/>
    <w:tmpl w:val="6B6C848A"/>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3C96FFB"/>
    <w:multiLevelType w:val="hybridMultilevel"/>
    <w:tmpl w:val="A2AE9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3" w15:restartNumberingAfterBreak="0">
    <w:nsid w:val="64306048"/>
    <w:multiLevelType w:val="multilevel"/>
    <w:tmpl w:val="64306048"/>
    <w:lvl w:ilvl="0">
      <w:start w:val="1"/>
      <w:numFmt w:val="decimalZero"/>
      <w:pStyle w:val="ParagraphNumbering"/>
      <w:lvlText w:val="[00%1]"/>
      <w:lvlJc w:val="left"/>
      <w:pPr>
        <w:tabs>
          <w:tab w:val="num" w:pos="851"/>
        </w:tabs>
        <w:ind w:left="0" w:firstLine="0"/>
      </w:pPr>
      <w:rPr>
        <w:rFonts w:ascii="Times New Roman" w:hAnsi="Times New Roman" w:hint="default"/>
        <w:b w:val="0"/>
        <w:i w:val="0"/>
        <w:sz w:val="24"/>
      </w:rPr>
    </w:lvl>
    <w:lvl w:ilvl="1">
      <w:start w:val="1"/>
      <w:numFmt w:val="lowerLetter"/>
      <w:lvlText w:val="%2."/>
      <w:lvlJc w:val="left"/>
      <w:pPr>
        <w:tabs>
          <w:tab w:val="num" w:pos="2160"/>
        </w:tabs>
        <w:ind w:left="2160" w:hanging="360"/>
      </w:pPr>
    </w:lvl>
    <w:lvl w:ilvl="2">
      <w:start w:val="1"/>
      <w:numFmt w:val="lowerLetter"/>
      <w:lvlText w:val="%3)"/>
      <w:lvlJc w:val="left"/>
      <w:pPr>
        <w:tabs>
          <w:tab w:val="num" w:pos="3060"/>
        </w:tabs>
        <w:ind w:left="3060" w:hanging="360"/>
      </w:pPr>
      <w:rPr>
        <w:rFonts w:hint="default"/>
      </w:r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54" w15:restartNumberingAfterBreak="0">
    <w:nsid w:val="64696E92"/>
    <w:multiLevelType w:val="hybridMultilevel"/>
    <w:tmpl w:val="2DB274A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5" w15:restartNumberingAfterBreak="0">
    <w:nsid w:val="64F420F8"/>
    <w:multiLevelType w:val="hybridMultilevel"/>
    <w:tmpl w:val="2526AA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6" w15:restartNumberingAfterBreak="0">
    <w:nsid w:val="64F84EA3"/>
    <w:multiLevelType w:val="hybridMultilevel"/>
    <w:tmpl w:val="0136DD92"/>
    <w:lvl w:ilvl="0" w:tplc="04090001">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7" w15:restartNumberingAfterBreak="0">
    <w:nsid w:val="64FE375F"/>
    <w:multiLevelType w:val="multilevel"/>
    <w:tmpl w:val="64FE375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58" w15:restartNumberingAfterBreak="0">
    <w:nsid w:val="659B3874"/>
    <w:multiLevelType w:val="hybridMultilevel"/>
    <w:tmpl w:val="FC5030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9" w15:restartNumberingAfterBreak="0">
    <w:nsid w:val="65EA1212"/>
    <w:multiLevelType w:val="hybridMultilevel"/>
    <w:tmpl w:val="CFC41932"/>
    <w:lvl w:ilvl="0" w:tplc="08090001">
      <w:start w:val="1"/>
      <w:numFmt w:val="bullet"/>
      <w:lvlText w:val=""/>
      <w:lvlJc w:val="left"/>
      <w:pPr>
        <w:tabs>
          <w:tab w:val="num" w:pos="720"/>
        </w:tabs>
        <w:ind w:left="720" w:hanging="360"/>
      </w:pPr>
      <w:rPr>
        <w:rFonts w:ascii="Symbol" w:hAnsi="Symbol" w:hint="default"/>
      </w:rPr>
    </w:lvl>
    <w:lvl w:ilvl="1" w:tplc="EF58BBC4">
      <w:start w:val="1"/>
      <w:numFmt w:val="bullet"/>
      <w:lvlText w:val="•"/>
      <w:lvlJc w:val="left"/>
      <w:pPr>
        <w:tabs>
          <w:tab w:val="num" w:pos="1440"/>
        </w:tabs>
        <w:ind w:left="1440" w:hanging="360"/>
      </w:pPr>
      <w:rPr>
        <w:rFonts w:ascii="Arial" w:hAnsi="Arial" w:cs="Times New Roman" w:hint="default"/>
      </w:rPr>
    </w:lvl>
    <w:lvl w:ilvl="2" w:tplc="C9D4863A">
      <w:start w:val="1"/>
      <w:numFmt w:val="bullet"/>
      <w:lvlText w:val="•"/>
      <w:lvlJc w:val="left"/>
      <w:pPr>
        <w:tabs>
          <w:tab w:val="num" w:pos="2160"/>
        </w:tabs>
        <w:ind w:left="2160" w:hanging="360"/>
      </w:pPr>
      <w:rPr>
        <w:rFonts w:ascii="Arial" w:hAnsi="Arial" w:cs="Times New Roman" w:hint="default"/>
      </w:rPr>
    </w:lvl>
    <w:lvl w:ilvl="3" w:tplc="DF182938">
      <w:start w:val="1"/>
      <w:numFmt w:val="bullet"/>
      <w:lvlText w:val="•"/>
      <w:lvlJc w:val="left"/>
      <w:pPr>
        <w:tabs>
          <w:tab w:val="num" w:pos="2880"/>
        </w:tabs>
        <w:ind w:left="2880" w:hanging="360"/>
      </w:pPr>
      <w:rPr>
        <w:rFonts w:ascii="Arial" w:hAnsi="Arial" w:cs="Times New Roman" w:hint="default"/>
      </w:rPr>
    </w:lvl>
    <w:lvl w:ilvl="4" w:tplc="CE622EF6">
      <w:start w:val="1"/>
      <w:numFmt w:val="bullet"/>
      <w:lvlText w:val="•"/>
      <w:lvlJc w:val="left"/>
      <w:pPr>
        <w:tabs>
          <w:tab w:val="num" w:pos="3600"/>
        </w:tabs>
        <w:ind w:left="3600" w:hanging="360"/>
      </w:pPr>
      <w:rPr>
        <w:rFonts w:ascii="Arial" w:hAnsi="Arial" w:cs="Times New Roman" w:hint="default"/>
      </w:rPr>
    </w:lvl>
    <w:lvl w:ilvl="5" w:tplc="1B0CE7FE">
      <w:start w:val="1"/>
      <w:numFmt w:val="bullet"/>
      <w:lvlText w:val="•"/>
      <w:lvlJc w:val="left"/>
      <w:pPr>
        <w:tabs>
          <w:tab w:val="num" w:pos="4320"/>
        </w:tabs>
        <w:ind w:left="4320" w:hanging="360"/>
      </w:pPr>
      <w:rPr>
        <w:rFonts w:ascii="Arial" w:hAnsi="Arial" w:cs="Times New Roman" w:hint="default"/>
      </w:rPr>
    </w:lvl>
    <w:lvl w:ilvl="6" w:tplc="A56EF7F4">
      <w:start w:val="1"/>
      <w:numFmt w:val="bullet"/>
      <w:lvlText w:val="•"/>
      <w:lvlJc w:val="left"/>
      <w:pPr>
        <w:tabs>
          <w:tab w:val="num" w:pos="5040"/>
        </w:tabs>
        <w:ind w:left="5040" w:hanging="360"/>
      </w:pPr>
      <w:rPr>
        <w:rFonts w:ascii="Arial" w:hAnsi="Arial" w:cs="Times New Roman" w:hint="default"/>
      </w:rPr>
    </w:lvl>
    <w:lvl w:ilvl="7" w:tplc="D1C06744">
      <w:start w:val="1"/>
      <w:numFmt w:val="bullet"/>
      <w:lvlText w:val="•"/>
      <w:lvlJc w:val="left"/>
      <w:pPr>
        <w:tabs>
          <w:tab w:val="num" w:pos="5760"/>
        </w:tabs>
        <w:ind w:left="5760" w:hanging="360"/>
      </w:pPr>
      <w:rPr>
        <w:rFonts w:ascii="Arial" w:hAnsi="Arial" w:cs="Times New Roman" w:hint="default"/>
      </w:rPr>
    </w:lvl>
    <w:lvl w:ilvl="8" w:tplc="1CBA6F7C">
      <w:start w:val="1"/>
      <w:numFmt w:val="bullet"/>
      <w:lvlText w:val="•"/>
      <w:lvlJc w:val="left"/>
      <w:pPr>
        <w:tabs>
          <w:tab w:val="num" w:pos="6480"/>
        </w:tabs>
        <w:ind w:left="6480" w:hanging="360"/>
      </w:pPr>
      <w:rPr>
        <w:rFonts w:ascii="Arial" w:hAnsi="Arial" w:cs="Times New Roman" w:hint="default"/>
      </w:rPr>
    </w:lvl>
  </w:abstractNum>
  <w:abstractNum w:abstractNumId="360" w15:restartNumberingAfterBreak="0">
    <w:nsid w:val="66940393"/>
    <w:multiLevelType w:val="hybridMultilevel"/>
    <w:tmpl w:val="0994BBE8"/>
    <w:lvl w:ilvl="0" w:tplc="E8B860E0">
      <w:numFmt w:val="bullet"/>
      <w:lvlText w:val="-"/>
      <w:lvlJc w:val="left"/>
      <w:pPr>
        <w:ind w:left="360" w:hanging="360"/>
      </w:pPr>
      <w:rPr>
        <w:rFonts w:ascii="Times" w:eastAsia="Batang" w:hAnsi="Times" w:cs="Times" w:hint="default"/>
      </w:rPr>
    </w:lvl>
    <w:lvl w:ilvl="1" w:tplc="041D0003">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61" w15:restartNumberingAfterBreak="0">
    <w:nsid w:val="66970773"/>
    <w:multiLevelType w:val="hybridMultilevel"/>
    <w:tmpl w:val="A6A804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6E106EE"/>
    <w:multiLevelType w:val="hybridMultilevel"/>
    <w:tmpl w:val="2B049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66FC1E40"/>
    <w:multiLevelType w:val="hybridMultilevel"/>
    <w:tmpl w:val="2976FEC6"/>
    <w:lvl w:ilvl="0" w:tplc="4552EAAA">
      <w:numFmt w:val="bullet"/>
      <w:lvlText w:val="-"/>
      <w:lvlJc w:val="left"/>
      <w:pPr>
        <w:ind w:left="720" w:hanging="360"/>
      </w:pPr>
      <w:rPr>
        <w:rFonts w:ascii="Times New Roman" w:eastAsia="Batang"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73241B8"/>
    <w:multiLevelType w:val="hybridMultilevel"/>
    <w:tmpl w:val="260C0A0C"/>
    <w:lvl w:ilvl="0" w:tplc="32F67CC6">
      <w:start w:val="1"/>
      <w:numFmt w:val="bullet"/>
      <w:lvlText w:val="–"/>
      <w:lvlJc w:val="left"/>
      <w:pPr>
        <w:ind w:left="800" w:hanging="400"/>
      </w:pPr>
      <w:rPr>
        <w:rFonts w:ascii="Malgun Gothic" w:eastAsia="Malgun Gothic" w:hAnsi="Malgun Gothic" w:hint="eastAsia"/>
      </w:rPr>
    </w:lvl>
    <w:lvl w:ilvl="1" w:tplc="7D522EB4">
      <w:start w:val="1"/>
      <w:numFmt w:val="bullet"/>
      <w:lvlText w:val="•"/>
      <w:lvlJc w:val="left"/>
      <w:pPr>
        <w:ind w:left="1200" w:hanging="400"/>
      </w:pPr>
      <w:rPr>
        <w:rFonts w:ascii="Arial" w:hAnsi="Arial" w:hint="default"/>
      </w:rPr>
    </w:lvl>
    <w:lvl w:ilvl="2" w:tplc="61C43392">
      <w:start w:val="1"/>
      <w:numFmt w:val="bullet"/>
      <w:lvlText w:val="▫"/>
      <w:lvlJc w:val="left"/>
      <w:pPr>
        <w:ind w:left="1600" w:hanging="400"/>
      </w:pPr>
      <w:rPr>
        <w:rFonts w:ascii="Calibri" w:hAnsi="Calibri" w:hint="default"/>
      </w:rPr>
    </w:lvl>
    <w:lvl w:ilvl="3" w:tplc="0409000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5" w15:restartNumberingAfterBreak="0">
    <w:nsid w:val="67AD2DD6"/>
    <w:multiLevelType w:val="hybridMultilevel"/>
    <w:tmpl w:val="CCA0B5D6"/>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66" w15:restartNumberingAfterBreak="0">
    <w:nsid w:val="67BD7CC7"/>
    <w:multiLevelType w:val="hybridMultilevel"/>
    <w:tmpl w:val="537C3AB0"/>
    <w:lvl w:ilvl="0" w:tplc="D9DAF97A">
      <w:start w:val="1"/>
      <w:numFmt w:val="bullet"/>
      <w:lvlText w:val="•"/>
      <w:lvlJc w:val="left"/>
      <w:pPr>
        <w:tabs>
          <w:tab w:val="num" w:pos="720"/>
        </w:tabs>
        <w:ind w:left="720" w:hanging="360"/>
      </w:pPr>
      <w:rPr>
        <w:rFonts w:ascii="Arial" w:hAnsi="Arial" w:hint="default"/>
      </w:rPr>
    </w:lvl>
    <w:lvl w:ilvl="1" w:tplc="42787880">
      <w:start w:val="1372"/>
      <w:numFmt w:val="bullet"/>
      <w:lvlText w:val="•"/>
      <w:lvlJc w:val="left"/>
      <w:pPr>
        <w:tabs>
          <w:tab w:val="num" w:pos="1440"/>
        </w:tabs>
        <w:ind w:left="1440" w:hanging="360"/>
      </w:pPr>
      <w:rPr>
        <w:rFonts w:ascii="Arial" w:hAnsi="Arial" w:hint="default"/>
      </w:rPr>
    </w:lvl>
    <w:lvl w:ilvl="2" w:tplc="3744B110">
      <w:start w:val="1"/>
      <w:numFmt w:val="bullet"/>
      <w:lvlText w:val="•"/>
      <w:lvlJc w:val="left"/>
      <w:pPr>
        <w:tabs>
          <w:tab w:val="num" w:pos="2160"/>
        </w:tabs>
        <w:ind w:left="2160" w:hanging="360"/>
      </w:pPr>
      <w:rPr>
        <w:rFonts w:ascii="Arial" w:hAnsi="Arial" w:hint="default"/>
      </w:rPr>
    </w:lvl>
    <w:lvl w:ilvl="3" w:tplc="324269B4">
      <w:start w:val="1"/>
      <w:numFmt w:val="bullet"/>
      <w:lvlText w:val="•"/>
      <w:lvlJc w:val="left"/>
      <w:pPr>
        <w:tabs>
          <w:tab w:val="num" w:pos="2880"/>
        </w:tabs>
        <w:ind w:left="2880" w:hanging="360"/>
      </w:pPr>
      <w:rPr>
        <w:rFonts w:ascii="Arial" w:hAnsi="Arial" w:hint="default"/>
      </w:rPr>
    </w:lvl>
    <w:lvl w:ilvl="4" w:tplc="7AA6AA74" w:tentative="1">
      <w:start w:val="1"/>
      <w:numFmt w:val="bullet"/>
      <w:lvlText w:val="•"/>
      <w:lvlJc w:val="left"/>
      <w:pPr>
        <w:tabs>
          <w:tab w:val="num" w:pos="3600"/>
        </w:tabs>
        <w:ind w:left="3600" w:hanging="360"/>
      </w:pPr>
      <w:rPr>
        <w:rFonts w:ascii="Arial" w:hAnsi="Arial" w:hint="default"/>
      </w:rPr>
    </w:lvl>
    <w:lvl w:ilvl="5" w:tplc="CC9C3728" w:tentative="1">
      <w:start w:val="1"/>
      <w:numFmt w:val="bullet"/>
      <w:lvlText w:val="•"/>
      <w:lvlJc w:val="left"/>
      <w:pPr>
        <w:tabs>
          <w:tab w:val="num" w:pos="4320"/>
        </w:tabs>
        <w:ind w:left="4320" w:hanging="360"/>
      </w:pPr>
      <w:rPr>
        <w:rFonts w:ascii="Arial" w:hAnsi="Arial" w:hint="default"/>
      </w:rPr>
    </w:lvl>
    <w:lvl w:ilvl="6" w:tplc="629A0888" w:tentative="1">
      <w:start w:val="1"/>
      <w:numFmt w:val="bullet"/>
      <w:lvlText w:val="•"/>
      <w:lvlJc w:val="left"/>
      <w:pPr>
        <w:tabs>
          <w:tab w:val="num" w:pos="5040"/>
        </w:tabs>
        <w:ind w:left="5040" w:hanging="360"/>
      </w:pPr>
      <w:rPr>
        <w:rFonts w:ascii="Arial" w:hAnsi="Arial" w:hint="default"/>
      </w:rPr>
    </w:lvl>
    <w:lvl w:ilvl="7" w:tplc="CE089AEE" w:tentative="1">
      <w:start w:val="1"/>
      <w:numFmt w:val="bullet"/>
      <w:lvlText w:val="•"/>
      <w:lvlJc w:val="left"/>
      <w:pPr>
        <w:tabs>
          <w:tab w:val="num" w:pos="5760"/>
        </w:tabs>
        <w:ind w:left="5760" w:hanging="360"/>
      </w:pPr>
      <w:rPr>
        <w:rFonts w:ascii="Arial" w:hAnsi="Arial" w:hint="default"/>
      </w:rPr>
    </w:lvl>
    <w:lvl w:ilvl="8" w:tplc="1AC2DB66" w:tentative="1">
      <w:start w:val="1"/>
      <w:numFmt w:val="bullet"/>
      <w:lvlText w:val="•"/>
      <w:lvlJc w:val="left"/>
      <w:pPr>
        <w:tabs>
          <w:tab w:val="num" w:pos="6480"/>
        </w:tabs>
        <w:ind w:left="6480" w:hanging="360"/>
      </w:pPr>
      <w:rPr>
        <w:rFonts w:ascii="Arial" w:hAnsi="Arial" w:hint="default"/>
      </w:rPr>
    </w:lvl>
  </w:abstractNum>
  <w:abstractNum w:abstractNumId="367" w15:restartNumberingAfterBreak="0">
    <w:nsid w:val="68294202"/>
    <w:multiLevelType w:val="hybridMultilevel"/>
    <w:tmpl w:val="045EC6C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8" w15:restartNumberingAfterBreak="0">
    <w:nsid w:val="6858546F"/>
    <w:multiLevelType w:val="hybridMultilevel"/>
    <w:tmpl w:val="EE2CB4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8901F10"/>
    <w:multiLevelType w:val="hybridMultilevel"/>
    <w:tmpl w:val="C2724B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0" w15:restartNumberingAfterBreak="0">
    <w:nsid w:val="690A028C"/>
    <w:multiLevelType w:val="hybridMultilevel"/>
    <w:tmpl w:val="ADA89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1" w15:restartNumberingAfterBreak="0">
    <w:nsid w:val="6957008C"/>
    <w:multiLevelType w:val="hybridMultilevel"/>
    <w:tmpl w:val="FE024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9BC1BCC"/>
    <w:multiLevelType w:val="hybridMultilevel"/>
    <w:tmpl w:val="FAF08316"/>
    <w:lvl w:ilvl="0" w:tplc="04090001">
      <w:start w:val="1"/>
      <w:numFmt w:val="bullet"/>
      <w:lvlText w:val=""/>
      <w:lvlJc w:val="left"/>
      <w:pPr>
        <w:ind w:left="360" w:hanging="360"/>
      </w:pPr>
      <w:rPr>
        <w:rFonts w:ascii="Wingdings" w:hAnsi="Wingdings" w:hint="default"/>
      </w:rPr>
    </w:lvl>
    <w:lvl w:ilvl="1" w:tplc="04090001">
      <w:start w:val="1"/>
      <w:numFmt w:val="bullet"/>
      <w:lvlText w:val=""/>
      <w:lvlJc w:val="left"/>
      <w:pPr>
        <w:ind w:left="840" w:hanging="420"/>
      </w:pPr>
      <w:rPr>
        <w:rFonts w:ascii="Symbol" w:hAnsi="Symbol" w:hint="default"/>
      </w:rPr>
    </w:lvl>
    <w:lvl w:ilvl="2" w:tplc="CF6E46A2">
      <w:numFmt w:val="bullet"/>
      <w:lvlText w:val="•"/>
      <w:lvlJc w:val="left"/>
      <w:pPr>
        <w:ind w:left="1260" w:hanging="420"/>
      </w:pPr>
      <w:rPr>
        <w:rFonts w:ascii="Times New Roman" w:eastAsia="Times New Roman" w:hAnsi="Times New Roman" w:cs="Times New Roman"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73" w15:restartNumberingAfterBreak="0">
    <w:nsid w:val="69D61329"/>
    <w:multiLevelType w:val="hybridMultilevel"/>
    <w:tmpl w:val="9E163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4" w15:restartNumberingAfterBreak="0">
    <w:nsid w:val="6A337E9B"/>
    <w:multiLevelType w:val="hybridMultilevel"/>
    <w:tmpl w:val="AE322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A865FA8"/>
    <w:multiLevelType w:val="hybridMultilevel"/>
    <w:tmpl w:val="EF507BD0"/>
    <w:lvl w:ilvl="0" w:tplc="548E64A2">
      <w:start w:val="1"/>
      <w:numFmt w:val="bullet"/>
      <w:lvlText w:val="•"/>
      <w:lvlJc w:val="left"/>
      <w:pPr>
        <w:tabs>
          <w:tab w:val="num" w:pos="720"/>
        </w:tabs>
        <w:ind w:left="720" w:hanging="360"/>
      </w:pPr>
      <w:rPr>
        <w:rFonts w:ascii="Arial" w:hAnsi="Arial" w:hint="default"/>
      </w:rPr>
    </w:lvl>
    <w:lvl w:ilvl="1" w:tplc="0CB0381C">
      <w:start w:val="178"/>
      <w:numFmt w:val="bullet"/>
      <w:lvlText w:val="•"/>
      <w:lvlJc w:val="left"/>
      <w:pPr>
        <w:tabs>
          <w:tab w:val="num" w:pos="1440"/>
        </w:tabs>
        <w:ind w:left="1440" w:hanging="360"/>
      </w:pPr>
      <w:rPr>
        <w:rFonts w:ascii="Arial" w:hAnsi="Arial" w:hint="default"/>
      </w:rPr>
    </w:lvl>
    <w:lvl w:ilvl="2" w:tplc="EC7CEA34">
      <w:start w:val="1"/>
      <w:numFmt w:val="bullet"/>
      <w:lvlText w:val="•"/>
      <w:lvlJc w:val="left"/>
      <w:pPr>
        <w:tabs>
          <w:tab w:val="num" w:pos="2160"/>
        </w:tabs>
        <w:ind w:left="2160" w:hanging="360"/>
      </w:pPr>
      <w:rPr>
        <w:rFonts w:ascii="Arial" w:hAnsi="Arial" w:hint="default"/>
      </w:rPr>
    </w:lvl>
    <w:lvl w:ilvl="3" w:tplc="61206336">
      <w:start w:val="1"/>
      <w:numFmt w:val="bullet"/>
      <w:lvlText w:val="•"/>
      <w:lvlJc w:val="left"/>
      <w:pPr>
        <w:tabs>
          <w:tab w:val="num" w:pos="2880"/>
        </w:tabs>
        <w:ind w:left="2880" w:hanging="360"/>
      </w:pPr>
      <w:rPr>
        <w:rFonts w:ascii="Arial" w:hAnsi="Arial" w:hint="default"/>
      </w:rPr>
    </w:lvl>
    <w:lvl w:ilvl="4" w:tplc="A682738A" w:tentative="1">
      <w:start w:val="1"/>
      <w:numFmt w:val="bullet"/>
      <w:lvlText w:val="•"/>
      <w:lvlJc w:val="left"/>
      <w:pPr>
        <w:tabs>
          <w:tab w:val="num" w:pos="3600"/>
        </w:tabs>
        <w:ind w:left="3600" w:hanging="360"/>
      </w:pPr>
      <w:rPr>
        <w:rFonts w:ascii="Arial" w:hAnsi="Arial" w:hint="default"/>
      </w:rPr>
    </w:lvl>
    <w:lvl w:ilvl="5" w:tplc="EBB05398" w:tentative="1">
      <w:start w:val="1"/>
      <w:numFmt w:val="bullet"/>
      <w:lvlText w:val="•"/>
      <w:lvlJc w:val="left"/>
      <w:pPr>
        <w:tabs>
          <w:tab w:val="num" w:pos="4320"/>
        </w:tabs>
        <w:ind w:left="4320" w:hanging="360"/>
      </w:pPr>
      <w:rPr>
        <w:rFonts w:ascii="Arial" w:hAnsi="Arial" w:hint="default"/>
      </w:rPr>
    </w:lvl>
    <w:lvl w:ilvl="6" w:tplc="6950BEF0" w:tentative="1">
      <w:start w:val="1"/>
      <w:numFmt w:val="bullet"/>
      <w:lvlText w:val="•"/>
      <w:lvlJc w:val="left"/>
      <w:pPr>
        <w:tabs>
          <w:tab w:val="num" w:pos="5040"/>
        </w:tabs>
        <w:ind w:left="5040" w:hanging="360"/>
      </w:pPr>
      <w:rPr>
        <w:rFonts w:ascii="Arial" w:hAnsi="Arial" w:hint="default"/>
      </w:rPr>
    </w:lvl>
    <w:lvl w:ilvl="7" w:tplc="A9222F9C" w:tentative="1">
      <w:start w:val="1"/>
      <w:numFmt w:val="bullet"/>
      <w:lvlText w:val="•"/>
      <w:lvlJc w:val="left"/>
      <w:pPr>
        <w:tabs>
          <w:tab w:val="num" w:pos="5760"/>
        </w:tabs>
        <w:ind w:left="5760" w:hanging="360"/>
      </w:pPr>
      <w:rPr>
        <w:rFonts w:ascii="Arial" w:hAnsi="Arial" w:hint="default"/>
      </w:rPr>
    </w:lvl>
    <w:lvl w:ilvl="8" w:tplc="027E1CA2" w:tentative="1">
      <w:start w:val="1"/>
      <w:numFmt w:val="bullet"/>
      <w:lvlText w:val="•"/>
      <w:lvlJc w:val="left"/>
      <w:pPr>
        <w:tabs>
          <w:tab w:val="num" w:pos="6480"/>
        </w:tabs>
        <w:ind w:left="6480" w:hanging="360"/>
      </w:pPr>
      <w:rPr>
        <w:rFonts w:ascii="Arial" w:hAnsi="Arial" w:hint="default"/>
      </w:rPr>
    </w:lvl>
  </w:abstractNum>
  <w:abstractNum w:abstractNumId="376" w15:restartNumberingAfterBreak="0">
    <w:nsid w:val="6B683D6C"/>
    <w:multiLevelType w:val="hybridMultilevel"/>
    <w:tmpl w:val="4AD07E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7" w15:restartNumberingAfterBreak="0">
    <w:nsid w:val="6BB125DD"/>
    <w:multiLevelType w:val="hybridMultilevel"/>
    <w:tmpl w:val="72745576"/>
    <w:lvl w:ilvl="0" w:tplc="259AF738">
      <w:start w:val="1"/>
      <w:numFmt w:val="bullet"/>
      <w:lvlText w:val="•"/>
      <w:lvlJc w:val="left"/>
      <w:pPr>
        <w:tabs>
          <w:tab w:val="num" w:pos="720"/>
        </w:tabs>
        <w:ind w:left="720" w:hanging="360"/>
      </w:pPr>
      <w:rPr>
        <w:rFonts w:ascii="Arial" w:hAnsi="Arial" w:hint="default"/>
      </w:rPr>
    </w:lvl>
    <w:lvl w:ilvl="1" w:tplc="A9DE50BC">
      <w:start w:val="174"/>
      <w:numFmt w:val="bullet"/>
      <w:lvlText w:val="•"/>
      <w:lvlJc w:val="left"/>
      <w:pPr>
        <w:tabs>
          <w:tab w:val="num" w:pos="1440"/>
        </w:tabs>
        <w:ind w:left="1440" w:hanging="360"/>
      </w:pPr>
      <w:rPr>
        <w:rFonts w:ascii="Arial" w:hAnsi="Arial" w:hint="default"/>
      </w:rPr>
    </w:lvl>
    <w:lvl w:ilvl="2" w:tplc="9626D63C" w:tentative="1">
      <w:start w:val="1"/>
      <w:numFmt w:val="bullet"/>
      <w:lvlText w:val="•"/>
      <w:lvlJc w:val="left"/>
      <w:pPr>
        <w:tabs>
          <w:tab w:val="num" w:pos="2160"/>
        </w:tabs>
        <w:ind w:left="2160" w:hanging="360"/>
      </w:pPr>
      <w:rPr>
        <w:rFonts w:ascii="Arial" w:hAnsi="Arial" w:hint="default"/>
      </w:rPr>
    </w:lvl>
    <w:lvl w:ilvl="3" w:tplc="694AD6F8" w:tentative="1">
      <w:start w:val="1"/>
      <w:numFmt w:val="bullet"/>
      <w:lvlText w:val="•"/>
      <w:lvlJc w:val="left"/>
      <w:pPr>
        <w:tabs>
          <w:tab w:val="num" w:pos="2880"/>
        </w:tabs>
        <w:ind w:left="2880" w:hanging="360"/>
      </w:pPr>
      <w:rPr>
        <w:rFonts w:ascii="Arial" w:hAnsi="Arial" w:hint="default"/>
      </w:rPr>
    </w:lvl>
    <w:lvl w:ilvl="4" w:tplc="6F2EC052" w:tentative="1">
      <w:start w:val="1"/>
      <w:numFmt w:val="bullet"/>
      <w:lvlText w:val="•"/>
      <w:lvlJc w:val="left"/>
      <w:pPr>
        <w:tabs>
          <w:tab w:val="num" w:pos="3600"/>
        </w:tabs>
        <w:ind w:left="3600" w:hanging="360"/>
      </w:pPr>
      <w:rPr>
        <w:rFonts w:ascii="Arial" w:hAnsi="Arial" w:hint="default"/>
      </w:rPr>
    </w:lvl>
    <w:lvl w:ilvl="5" w:tplc="9D16ED44" w:tentative="1">
      <w:start w:val="1"/>
      <w:numFmt w:val="bullet"/>
      <w:lvlText w:val="•"/>
      <w:lvlJc w:val="left"/>
      <w:pPr>
        <w:tabs>
          <w:tab w:val="num" w:pos="4320"/>
        </w:tabs>
        <w:ind w:left="4320" w:hanging="360"/>
      </w:pPr>
      <w:rPr>
        <w:rFonts w:ascii="Arial" w:hAnsi="Arial" w:hint="default"/>
      </w:rPr>
    </w:lvl>
    <w:lvl w:ilvl="6" w:tplc="FCF03AFE" w:tentative="1">
      <w:start w:val="1"/>
      <w:numFmt w:val="bullet"/>
      <w:lvlText w:val="•"/>
      <w:lvlJc w:val="left"/>
      <w:pPr>
        <w:tabs>
          <w:tab w:val="num" w:pos="5040"/>
        </w:tabs>
        <w:ind w:left="5040" w:hanging="360"/>
      </w:pPr>
      <w:rPr>
        <w:rFonts w:ascii="Arial" w:hAnsi="Arial" w:hint="default"/>
      </w:rPr>
    </w:lvl>
    <w:lvl w:ilvl="7" w:tplc="95FC5468" w:tentative="1">
      <w:start w:val="1"/>
      <w:numFmt w:val="bullet"/>
      <w:lvlText w:val="•"/>
      <w:lvlJc w:val="left"/>
      <w:pPr>
        <w:tabs>
          <w:tab w:val="num" w:pos="5760"/>
        </w:tabs>
        <w:ind w:left="5760" w:hanging="360"/>
      </w:pPr>
      <w:rPr>
        <w:rFonts w:ascii="Arial" w:hAnsi="Arial" w:hint="default"/>
      </w:rPr>
    </w:lvl>
    <w:lvl w:ilvl="8" w:tplc="A560D916" w:tentative="1">
      <w:start w:val="1"/>
      <w:numFmt w:val="bullet"/>
      <w:lvlText w:val="•"/>
      <w:lvlJc w:val="left"/>
      <w:pPr>
        <w:tabs>
          <w:tab w:val="num" w:pos="6480"/>
        </w:tabs>
        <w:ind w:left="6480" w:hanging="360"/>
      </w:pPr>
      <w:rPr>
        <w:rFonts w:ascii="Arial" w:hAnsi="Arial" w:hint="default"/>
      </w:rPr>
    </w:lvl>
  </w:abstractNum>
  <w:abstractNum w:abstractNumId="378" w15:restartNumberingAfterBreak="0">
    <w:nsid w:val="6BF56E6F"/>
    <w:multiLevelType w:val="hybridMultilevel"/>
    <w:tmpl w:val="EE0835C2"/>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6C3F7204"/>
    <w:multiLevelType w:val="hybridMultilevel"/>
    <w:tmpl w:val="174C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C473E40"/>
    <w:multiLevelType w:val="hybridMultilevel"/>
    <w:tmpl w:val="C786FFD6"/>
    <w:lvl w:ilvl="0" w:tplc="752C87D4">
      <w:start w:val="1"/>
      <w:numFmt w:val="bullet"/>
      <w:lvlText w:val="•"/>
      <w:lvlJc w:val="left"/>
      <w:pPr>
        <w:tabs>
          <w:tab w:val="num" w:pos="360"/>
        </w:tabs>
        <w:ind w:left="360" w:hanging="360"/>
      </w:pPr>
      <w:rPr>
        <w:rFonts w:ascii="Arial" w:hAnsi="Arial" w:hint="default"/>
      </w:rPr>
    </w:lvl>
    <w:lvl w:ilvl="1" w:tplc="3530ED92">
      <w:numFmt w:val="bullet"/>
      <w:lvlText w:val="–"/>
      <w:lvlJc w:val="left"/>
      <w:pPr>
        <w:tabs>
          <w:tab w:val="num" w:pos="1080"/>
        </w:tabs>
        <w:ind w:left="1080" w:hanging="360"/>
      </w:pPr>
      <w:rPr>
        <w:rFonts w:ascii="Arial" w:hAnsi="Arial" w:hint="default"/>
      </w:rPr>
    </w:lvl>
    <w:lvl w:ilvl="2" w:tplc="BB3A501A">
      <w:start w:val="1"/>
      <w:numFmt w:val="bullet"/>
      <w:lvlText w:val="•"/>
      <w:lvlJc w:val="left"/>
      <w:pPr>
        <w:tabs>
          <w:tab w:val="num" w:pos="1800"/>
        </w:tabs>
        <w:ind w:left="1800" w:hanging="360"/>
      </w:pPr>
      <w:rPr>
        <w:rFonts w:ascii="Arial" w:hAnsi="Arial" w:hint="default"/>
      </w:rPr>
    </w:lvl>
    <w:lvl w:ilvl="3" w:tplc="59A68F38" w:tentative="1">
      <w:start w:val="1"/>
      <w:numFmt w:val="bullet"/>
      <w:lvlText w:val="•"/>
      <w:lvlJc w:val="left"/>
      <w:pPr>
        <w:tabs>
          <w:tab w:val="num" w:pos="2520"/>
        </w:tabs>
        <w:ind w:left="2520" w:hanging="360"/>
      </w:pPr>
      <w:rPr>
        <w:rFonts w:ascii="Arial" w:hAnsi="Arial" w:hint="default"/>
      </w:rPr>
    </w:lvl>
    <w:lvl w:ilvl="4" w:tplc="CD68B4FE" w:tentative="1">
      <w:start w:val="1"/>
      <w:numFmt w:val="bullet"/>
      <w:lvlText w:val="•"/>
      <w:lvlJc w:val="left"/>
      <w:pPr>
        <w:tabs>
          <w:tab w:val="num" w:pos="3240"/>
        </w:tabs>
        <w:ind w:left="3240" w:hanging="360"/>
      </w:pPr>
      <w:rPr>
        <w:rFonts w:ascii="Arial" w:hAnsi="Arial" w:hint="default"/>
      </w:rPr>
    </w:lvl>
    <w:lvl w:ilvl="5" w:tplc="09AC630E" w:tentative="1">
      <w:start w:val="1"/>
      <w:numFmt w:val="bullet"/>
      <w:lvlText w:val="•"/>
      <w:lvlJc w:val="left"/>
      <w:pPr>
        <w:tabs>
          <w:tab w:val="num" w:pos="3960"/>
        </w:tabs>
        <w:ind w:left="3960" w:hanging="360"/>
      </w:pPr>
      <w:rPr>
        <w:rFonts w:ascii="Arial" w:hAnsi="Arial" w:hint="default"/>
      </w:rPr>
    </w:lvl>
    <w:lvl w:ilvl="6" w:tplc="831AF21C" w:tentative="1">
      <w:start w:val="1"/>
      <w:numFmt w:val="bullet"/>
      <w:lvlText w:val="•"/>
      <w:lvlJc w:val="left"/>
      <w:pPr>
        <w:tabs>
          <w:tab w:val="num" w:pos="4680"/>
        </w:tabs>
        <w:ind w:left="4680" w:hanging="360"/>
      </w:pPr>
      <w:rPr>
        <w:rFonts w:ascii="Arial" w:hAnsi="Arial" w:hint="default"/>
      </w:rPr>
    </w:lvl>
    <w:lvl w:ilvl="7" w:tplc="9CE0ABFE" w:tentative="1">
      <w:start w:val="1"/>
      <w:numFmt w:val="bullet"/>
      <w:lvlText w:val="•"/>
      <w:lvlJc w:val="left"/>
      <w:pPr>
        <w:tabs>
          <w:tab w:val="num" w:pos="5400"/>
        </w:tabs>
        <w:ind w:left="5400" w:hanging="360"/>
      </w:pPr>
      <w:rPr>
        <w:rFonts w:ascii="Arial" w:hAnsi="Arial" w:hint="default"/>
      </w:rPr>
    </w:lvl>
    <w:lvl w:ilvl="8" w:tplc="AD5063F4" w:tentative="1">
      <w:start w:val="1"/>
      <w:numFmt w:val="bullet"/>
      <w:lvlText w:val="•"/>
      <w:lvlJc w:val="left"/>
      <w:pPr>
        <w:tabs>
          <w:tab w:val="num" w:pos="6120"/>
        </w:tabs>
        <w:ind w:left="6120" w:hanging="360"/>
      </w:pPr>
      <w:rPr>
        <w:rFonts w:ascii="Arial" w:hAnsi="Arial" w:hint="default"/>
      </w:rPr>
    </w:lvl>
  </w:abstractNum>
  <w:abstractNum w:abstractNumId="381" w15:restartNumberingAfterBreak="0">
    <w:nsid w:val="6C622A2A"/>
    <w:multiLevelType w:val="hybridMultilevel"/>
    <w:tmpl w:val="8E0CC5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2" w15:restartNumberingAfterBreak="0">
    <w:nsid w:val="6C9E443D"/>
    <w:multiLevelType w:val="hybridMultilevel"/>
    <w:tmpl w:val="39B65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3" w15:restartNumberingAfterBreak="0">
    <w:nsid w:val="6CAB1D7B"/>
    <w:multiLevelType w:val="multilevel"/>
    <w:tmpl w:val="9FF2ACC4"/>
    <w:styleLink w:val="2"/>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4" w15:restartNumberingAfterBreak="0">
    <w:nsid w:val="6CF12606"/>
    <w:multiLevelType w:val="hybridMultilevel"/>
    <w:tmpl w:val="6846A3DA"/>
    <w:lvl w:ilvl="0" w:tplc="55CA9262">
      <w:start w:val="174"/>
      <w:numFmt w:val="bullet"/>
      <w:lvlText w:val="•"/>
      <w:lvlJc w:val="left"/>
      <w:pPr>
        <w:tabs>
          <w:tab w:val="num" w:pos="1440"/>
        </w:tabs>
        <w:ind w:left="144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6D4E1864"/>
    <w:multiLevelType w:val="hybridMultilevel"/>
    <w:tmpl w:val="21DA10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6" w15:restartNumberingAfterBreak="0">
    <w:nsid w:val="6D7209A7"/>
    <w:multiLevelType w:val="hybridMultilevel"/>
    <w:tmpl w:val="D9201D56"/>
    <w:lvl w:ilvl="0" w:tplc="EA1A7048">
      <w:start w:val="1"/>
      <w:numFmt w:val="bullet"/>
      <w:lvlText w:val="•"/>
      <w:lvlJc w:val="left"/>
      <w:pPr>
        <w:tabs>
          <w:tab w:val="num" w:pos="720"/>
        </w:tabs>
        <w:ind w:left="720" w:hanging="360"/>
      </w:pPr>
      <w:rPr>
        <w:rFonts w:ascii="Arial" w:hAnsi="Arial" w:hint="default"/>
      </w:rPr>
    </w:lvl>
    <w:lvl w:ilvl="1" w:tplc="FBCA30A6">
      <w:start w:val="174"/>
      <w:numFmt w:val="bullet"/>
      <w:lvlText w:val="•"/>
      <w:lvlJc w:val="left"/>
      <w:pPr>
        <w:tabs>
          <w:tab w:val="num" w:pos="1440"/>
        </w:tabs>
        <w:ind w:left="1440" w:hanging="360"/>
      </w:pPr>
      <w:rPr>
        <w:rFonts w:ascii="Arial" w:hAnsi="Arial" w:hint="default"/>
      </w:rPr>
    </w:lvl>
    <w:lvl w:ilvl="2" w:tplc="B9F47382">
      <w:start w:val="174"/>
      <w:numFmt w:val="bullet"/>
      <w:lvlText w:val="•"/>
      <w:lvlJc w:val="left"/>
      <w:pPr>
        <w:tabs>
          <w:tab w:val="num" w:pos="2160"/>
        </w:tabs>
        <w:ind w:left="2160" w:hanging="360"/>
      </w:pPr>
      <w:rPr>
        <w:rFonts w:ascii="Arial" w:hAnsi="Arial" w:hint="default"/>
      </w:rPr>
    </w:lvl>
    <w:lvl w:ilvl="3" w:tplc="DC2C058A" w:tentative="1">
      <w:start w:val="1"/>
      <w:numFmt w:val="bullet"/>
      <w:lvlText w:val="•"/>
      <w:lvlJc w:val="left"/>
      <w:pPr>
        <w:tabs>
          <w:tab w:val="num" w:pos="2880"/>
        </w:tabs>
        <w:ind w:left="2880" w:hanging="360"/>
      </w:pPr>
      <w:rPr>
        <w:rFonts w:ascii="Arial" w:hAnsi="Arial" w:hint="default"/>
      </w:rPr>
    </w:lvl>
    <w:lvl w:ilvl="4" w:tplc="FDC0406E" w:tentative="1">
      <w:start w:val="1"/>
      <w:numFmt w:val="bullet"/>
      <w:lvlText w:val="•"/>
      <w:lvlJc w:val="left"/>
      <w:pPr>
        <w:tabs>
          <w:tab w:val="num" w:pos="3600"/>
        </w:tabs>
        <w:ind w:left="3600" w:hanging="360"/>
      </w:pPr>
      <w:rPr>
        <w:rFonts w:ascii="Arial" w:hAnsi="Arial" w:hint="default"/>
      </w:rPr>
    </w:lvl>
    <w:lvl w:ilvl="5" w:tplc="345C1AB8" w:tentative="1">
      <w:start w:val="1"/>
      <w:numFmt w:val="bullet"/>
      <w:lvlText w:val="•"/>
      <w:lvlJc w:val="left"/>
      <w:pPr>
        <w:tabs>
          <w:tab w:val="num" w:pos="4320"/>
        </w:tabs>
        <w:ind w:left="4320" w:hanging="360"/>
      </w:pPr>
      <w:rPr>
        <w:rFonts w:ascii="Arial" w:hAnsi="Arial" w:hint="default"/>
      </w:rPr>
    </w:lvl>
    <w:lvl w:ilvl="6" w:tplc="7A3A7EC6" w:tentative="1">
      <w:start w:val="1"/>
      <w:numFmt w:val="bullet"/>
      <w:lvlText w:val="•"/>
      <w:lvlJc w:val="left"/>
      <w:pPr>
        <w:tabs>
          <w:tab w:val="num" w:pos="5040"/>
        </w:tabs>
        <w:ind w:left="5040" w:hanging="360"/>
      </w:pPr>
      <w:rPr>
        <w:rFonts w:ascii="Arial" w:hAnsi="Arial" w:hint="default"/>
      </w:rPr>
    </w:lvl>
    <w:lvl w:ilvl="7" w:tplc="19F417CC" w:tentative="1">
      <w:start w:val="1"/>
      <w:numFmt w:val="bullet"/>
      <w:lvlText w:val="•"/>
      <w:lvlJc w:val="left"/>
      <w:pPr>
        <w:tabs>
          <w:tab w:val="num" w:pos="5760"/>
        </w:tabs>
        <w:ind w:left="5760" w:hanging="360"/>
      </w:pPr>
      <w:rPr>
        <w:rFonts w:ascii="Arial" w:hAnsi="Arial" w:hint="default"/>
      </w:rPr>
    </w:lvl>
    <w:lvl w:ilvl="8" w:tplc="4D447808" w:tentative="1">
      <w:start w:val="1"/>
      <w:numFmt w:val="bullet"/>
      <w:lvlText w:val="•"/>
      <w:lvlJc w:val="left"/>
      <w:pPr>
        <w:tabs>
          <w:tab w:val="num" w:pos="6480"/>
        </w:tabs>
        <w:ind w:left="6480" w:hanging="360"/>
      </w:pPr>
      <w:rPr>
        <w:rFonts w:ascii="Arial" w:hAnsi="Arial" w:hint="default"/>
      </w:rPr>
    </w:lvl>
  </w:abstractNum>
  <w:abstractNum w:abstractNumId="387" w15:restartNumberingAfterBreak="0">
    <w:nsid w:val="6D7A31A5"/>
    <w:multiLevelType w:val="hybridMultilevel"/>
    <w:tmpl w:val="698CC0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8" w15:restartNumberingAfterBreak="0">
    <w:nsid w:val="6E2300B0"/>
    <w:multiLevelType w:val="hybridMultilevel"/>
    <w:tmpl w:val="F6BAE5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9" w15:restartNumberingAfterBreak="0">
    <w:nsid w:val="6E241A1A"/>
    <w:multiLevelType w:val="hybridMultilevel"/>
    <w:tmpl w:val="0A34B322"/>
    <w:lvl w:ilvl="0" w:tplc="BBCAB974">
      <w:start w:val="1"/>
      <w:numFmt w:val="bullet"/>
      <w:lvlText w:val="•"/>
      <w:lvlJc w:val="left"/>
      <w:pPr>
        <w:tabs>
          <w:tab w:val="num" w:pos="720"/>
        </w:tabs>
        <w:ind w:left="720" w:hanging="360"/>
      </w:pPr>
      <w:rPr>
        <w:rFonts w:ascii="Arial" w:hAnsi="Arial" w:hint="default"/>
      </w:rPr>
    </w:lvl>
    <w:lvl w:ilvl="1" w:tplc="089A4870">
      <w:start w:val="78"/>
      <w:numFmt w:val="bullet"/>
      <w:lvlText w:val="•"/>
      <w:lvlJc w:val="left"/>
      <w:pPr>
        <w:tabs>
          <w:tab w:val="num" w:pos="1440"/>
        </w:tabs>
        <w:ind w:left="1440" w:hanging="360"/>
      </w:pPr>
      <w:rPr>
        <w:rFonts w:ascii="Arial" w:hAnsi="Arial" w:hint="default"/>
      </w:rPr>
    </w:lvl>
    <w:lvl w:ilvl="2" w:tplc="4CE4574E">
      <w:start w:val="78"/>
      <w:numFmt w:val="bullet"/>
      <w:lvlText w:val="•"/>
      <w:lvlJc w:val="left"/>
      <w:pPr>
        <w:tabs>
          <w:tab w:val="num" w:pos="2160"/>
        </w:tabs>
        <w:ind w:left="2160" w:hanging="360"/>
      </w:pPr>
      <w:rPr>
        <w:rFonts w:ascii="Arial" w:hAnsi="Arial" w:hint="default"/>
      </w:rPr>
    </w:lvl>
    <w:lvl w:ilvl="3" w:tplc="D9B45FA8" w:tentative="1">
      <w:start w:val="1"/>
      <w:numFmt w:val="bullet"/>
      <w:lvlText w:val="•"/>
      <w:lvlJc w:val="left"/>
      <w:pPr>
        <w:tabs>
          <w:tab w:val="num" w:pos="2880"/>
        </w:tabs>
        <w:ind w:left="2880" w:hanging="360"/>
      </w:pPr>
      <w:rPr>
        <w:rFonts w:ascii="Arial" w:hAnsi="Arial" w:hint="default"/>
      </w:rPr>
    </w:lvl>
    <w:lvl w:ilvl="4" w:tplc="4754B744" w:tentative="1">
      <w:start w:val="1"/>
      <w:numFmt w:val="bullet"/>
      <w:lvlText w:val="•"/>
      <w:lvlJc w:val="left"/>
      <w:pPr>
        <w:tabs>
          <w:tab w:val="num" w:pos="3600"/>
        </w:tabs>
        <w:ind w:left="3600" w:hanging="360"/>
      </w:pPr>
      <w:rPr>
        <w:rFonts w:ascii="Arial" w:hAnsi="Arial" w:hint="default"/>
      </w:rPr>
    </w:lvl>
    <w:lvl w:ilvl="5" w:tplc="4502BA1E" w:tentative="1">
      <w:start w:val="1"/>
      <w:numFmt w:val="bullet"/>
      <w:lvlText w:val="•"/>
      <w:lvlJc w:val="left"/>
      <w:pPr>
        <w:tabs>
          <w:tab w:val="num" w:pos="4320"/>
        </w:tabs>
        <w:ind w:left="4320" w:hanging="360"/>
      </w:pPr>
      <w:rPr>
        <w:rFonts w:ascii="Arial" w:hAnsi="Arial" w:hint="default"/>
      </w:rPr>
    </w:lvl>
    <w:lvl w:ilvl="6" w:tplc="ABB83DCA" w:tentative="1">
      <w:start w:val="1"/>
      <w:numFmt w:val="bullet"/>
      <w:lvlText w:val="•"/>
      <w:lvlJc w:val="left"/>
      <w:pPr>
        <w:tabs>
          <w:tab w:val="num" w:pos="5040"/>
        </w:tabs>
        <w:ind w:left="5040" w:hanging="360"/>
      </w:pPr>
      <w:rPr>
        <w:rFonts w:ascii="Arial" w:hAnsi="Arial" w:hint="default"/>
      </w:rPr>
    </w:lvl>
    <w:lvl w:ilvl="7" w:tplc="FCB65634" w:tentative="1">
      <w:start w:val="1"/>
      <w:numFmt w:val="bullet"/>
      <w:lvlText w:val="•"/>
      <w:lvlJc w:val="left"/>
      <w:pPr>
        <w:tabs>
          <w:tab w:val="num" w:pos="5760"/>
        </w:tabs>
        <w:ind w:left="5760" w:hanging="360"/>
      </w:pPr>
      <w:rPr>
        <w:rFonts w:ascii="Arial" w:hAnsi="Arial" w:hint="default"/>
      </w:rPr>
    </w:lvl>
    <w:lvl w:ilvl="8" w:tplc="875C7BA6" w:tentative="1">
      <w:start w:val="1"/>
      <w:numFmt w:val="bullet"/>
      <w:lvlText w:val="•"/>
      <w:lvlJc w:val="left"/>
      <w:pPr>
        <w:tabs>
          <w:tab w:val="num" w:pos="6480"/>
        </w:tabs>
        <w:ind w:left="6480" w:hanging="360"/>
      </w:pPr>
      <w:rPr>
        <w:rFonts w:ascii="Arial" w:hAnsi="Arial" w:hint="default"/>
      </w:rPr>
    </w:lvl>
  </w:abstractNum>
  <w:abstractNum w:abstractNumId="390" w15:restartNumberingAfterBreak="0">
    <w:nsid w:val="6E760327"/>
    <w:multiLevelType w:val="multilevel"/>
    <w:tmpl w:val="62BAE1EC"/>
    <w:styleLink w:val="StyleBulleted1"/>
    <w:lvl w:ilvl="0">
      <w:start w:val="1"/>
      <w:numFmt w:val="decimal"/>
      <w:pStyle w:val="StyleHeading1NMPHeading1H1h11h12h13h14h15h16appheadin"/>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2564"/>
        </w:tabs>
        <w:ind w:left="2564" w:hanging="2564"/>
      </w:pPr>
      <w:rPr>
        <w:rFonts w:hint="default"/>
      </w:rPr>
    </w:lvl>
    <w:lvl w:ilvl="3">
      <w:start w:val="1"/>
      <w:numFmt w:val="decimal"/>
      <w:lvlText w:val="%1.%2.%3.%4"/>
      <w:lvlJc w:val="left"/>
      <w:pPr>
        <w:tabs>
          <w:tab w:val="num" w:pos="1290"/>
        </w:tabs>
        <w:ind w:left="1290" w:hanging="1290"/>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1" w15:restartNumberingAfterBreak="0">
    <w:nsid w:val="6E96417B"/>
    <w:multiLevelType w:val="hybridMultilevel"/>
    <w:tmpl w:val="01EACB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EDC3577"/>
    <w:multiLevelType w:val="hybridMultilevel"/>
    <w:tmpl w:val="CB4EED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3" w15:restartNumberingAfterBreak="0">
    <w:nsid w:val="6F416285"/>
    <w:multiLevelType w:val="hybridMultilevel"/>
    <w:tmpl w:val="A3A2EA04"/>
    <w:lvl w:ilvl="0" w:tplc="08090001">
      <w:start w:val="1"/>
      <w:numFmt w:val="bullet"/>
      <w:lvlText w:val=""/>
      <w:lvlJc w:val="left"/>
      <w:pPr>
        <w:tabs>
          <w:tab w:val="num" w:pos="720"/>
        </w:tabs>
        <w:ind w:left="720" w:hanging="360"/>
      </w:pPr>
      <w:rPr>
        <w:rFonts w:ascii="Symbol" w:hAnsi="Symbol" w:hint="default"/>
      </w:rPr>
    </w:lvl>
    <w:lvl w:ilvl="1" w:tplc="C3FE8EC6">
      <w:start w:val="78"/>
      <w:numFmt w:val="bullet"/>
      <w:lvlText w:val="•"/>
      <w:lvlJc w:val="left"/>
      <w:pPr>
        <w:tabs>
          <w:tab w:val="num" w:pos="1440"/>
        </w:tabs>
        <w:ind w:left="1440" w:hanging="360"/>
      </w:pPr>
      <w:rPr>
        <w:rFonts w:ascii="Arial" w:hAnsi="Arial" w:hint="default"/>
      </w:rPr>
    </w:lvl>
    <w:lvl w:ilvl="2" w:tplc="D8C8FC3E">
      <w:start w:val="1"/>
      <w:numFmt w:val="bullet"/>
      <w:lvlText w:val="•"/>
      <w:lvlJc w:val="left"/>
      <w:pPr>
        <w:tabs>
          <w:tab w:val="num" w:pos="2160"/>
        </w:tabs>
        <w:ind w:left="2160" w:hanging="360"/>
      </w:pPr>
      <w:rPr>
        <w:rFonts w:ascii="Arial" w:hAnsi="Arial" w:hint="default"/>
      </w:rPr>
    </w:lvl>
    <w:lvl w:ilvl="3" w:tplc="60261FA0">
      <w:start w:val="78"/>
      <w:numFmt w:val="bullet"/>
      <w:lvlText w:val="•"/>
      <w:lvlJc w:val="left"/>
      <w:pPr>
        <w:tabs>
          <w:tab w:val="num" w:pos="2880"/>
        </w:tabs>
        <w:ind w:left="2880" w:hanging="360"/>
      </w:pPr>
      <w:rPr>
        <w:rFonts w:ascii="Arial" w:hAnsi="Arial" w:hint="default"/>
      </w:rPr>
    </w:lvl>
    <w:lvl w:ilvl="4" w:tplc="AE988404" w:tentative="1">
      <w:start w:val="1"/>
      <w:numFmt w:val="bullet"/>
      <w:lvlText w:val="•"/>
      <w:lvlJc w:val="left"/>
      <w:pPr>
        <w:tabs>
          <w:tab w:val="num" w:pos="3600"/>
        </w:tabs>
        <w:ind w:left="3600" w:hanging="360"/>
      </w:pPr>
      <w:rPr>
        <w:rFonts w:ascii="Arial" w:hAnsi="Arial" w:hint="default"/>
      </w:rPr>
    </w:lvl>
    <w:lvl w:ilvl="5" w:tplc="038C642A" w:tentative="1">
      <w:start w:val="1"/>
      <w:numFmt w:val="bullet"/>
      <w:lvlText w:val="•"/>
      <w:lvlJc w:val="left"/>
      <w:pPr>
        <w:tabs>
          <w:tab w:val="num" w:pos="4320"/>
        </w:tabs>
        <w:ind w:left="4320" w:hanging="360"/>
      </w:pPr>
      <w:rPr>
        <w:rFonts w:ascii="Arial" w:hAnsi="Arial" w:hint="default"/>
      </w:rPr>
    </w:lvl>
    <w:lvl w:ilvl="6" w:tplc="20362DD8" w:tentative="1">
      <w:start w:val="1"/>
      <w:numFmt w:val="bullet"/>
      <w:lvlText w:val="•"/>
      <w:lvlJc w:val="left"/>
      <w:pPr>
        <w:tabs>
          <w:tab w:val="num" w:pos="5040"/>
        </w:tabs>
        <w:ind w:left="5040" w:hanging="360"/>
      </w:pPr>
      <w:rPr>
        <w:rFonts w:ascii="Arial" w:hAnsi="Arial" w:hint="default"/>
      </w:rPr>
    </w:lvl>
    <w:lvl w:ilvl="7" w:tplc="30A0B428" w:tentative="1">
      <w:start w:val="1"/>
      <w:numFmt w:val="bullet"/>
      <w:lvlText w:val="•"/>
      <w:lvlJc w:val="left"/>
      <w:pPr>
        <w:tabs>
          <w:tab w:val="num" w:pos="5760"/>
        </w:tabs>
        <w:ind w:left="5760" w:hanging="360"/>
      </w:pPr>
      <w:rPr>
        <w:rFonts w:ascii="Arial" w:hAnsi="Arial" w:hint="default"/>
      </w:rPr>
    </w:lvl>
    <w:lvl w:ilvl="8" w:tplc="F46EC220" w:tentative="1">
      <w:start w:val="1"/>
      <w:numFmt w:val="bullet"/>
      <w:lvlText w:val="•"/>
      <w:lvlJc w:val="left"/>
      <w:pPr>
        <w:tabs>
          <w:tab w:val="num" w:pos="6480"/>
        </w:tabs>
        <w:ind w:left="6480" w:hanging="360"/>
      </w:pPr>
      <w:rPr>
        <w:rFonts w:ascii="Arial" w:hAnsi="Arial" w:hint="default"/>
      </w:rPr>
    </w:lvl>
  </w:abstractNum>
  <w:abstractNum w:abstractNumId="394" w15:restartNumberingAfterBreak="0">
    <w:nsid w:val="6F9F091C"/>
    <w:multiLevelType w:val="hybridMultilevel"/>
    <w:tmpl w:val="BC1C21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5" w15:restartNumberingAfterBreak="0">
    <w:nsid w:val="6FA43CB4"/>
    <w:multiLevelType w:val="hybridMultilevel"/>
    <w:tmpl w:val="6F522D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6" w15:restartNumberingAfterBreak="0">
    <w:nsid w:val="70146DC0"/>
    <w:multiLevelType w:val="hybridMultilevel"/>
    <w:tmpl w:val="9BC21240"/>
    <w:lvl w:ilvl="0" w:tplc="409A9E3A">
      <w:start w:val="1"/>
      <w:numFmt w:val="bullet"/>
      <w:pStyle w:val="Agreement"/>
      <w:lvlText w:val=""/>
      <w:lvlJc w:val="left"/>
      <w:pPr>
        <w:tabs>
          <w:tab w:val="num" w:pos="2070"/>
        </w:tabs>
        <w:ind w:left="2070" w:hanging="360"/>
      </w:pPr>
      <w:rPr>
        <w:rFonts w:ascii="Symbol" w:hAnsi="Symbol" w:hint="default"/>
        <w:b/>
        <w:i w:val="0"/>
        <w:color w:val="auto"/>
        <w:sz w:val="22"/>
      </w:rPr>
    </w:lvl>
    <w:lvl w:ilvl="1" w:tplc="04090003">
      <w:start w:val="1"/>
      <w:numFmt w:val="bullet"/>
      <w:lvlText w:val="o"/>
      <w:lvlJc w:val="left"/>
      <w:pPr>
        <w:tabs>
          <w:tab w:val="num" w:pos="-3690"/>
        </w:tabs>
        <w:ind w:left="-3690" w:hanging="360"/>
      </w:pPr>
      <w:rPr>
        <w:rFonts w:ascii="Courier New" w:hAnsi="Courier New" w:cs="Courier New" w:hint="default"/>
      </w:rPr>
    </w:lvl>
    <w:lvl w:ilvl="2" w:tplc="04090005">
      <w:start w:val="1"/>
      <w:numFmt w:val="bullet"/>
      <w:lvlText w:val=""/>
      <w:lvlJc w:val="left"/>
      <w:pPr>
        <w:tabs>
          <w:tab w:val="num" w:pos="-2970"/>
        </w:tabs>
        <w:ind w:left="-2970" w:hanging="360"/>
      </w:pPr>
      <w:rPr>
        <w:rFonts w:ascii="Wingdings" w:hAnsi="Wingdings" w:hint="default"/>
      </w:rPr>
    </w:lvl>
    <w:lvl w:ilvl="3" w:tplc="0409000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1530"/>
        </w:tabs>
        <w:ind w:left="-1530" w:hanging="360"/>
      </w:pPr>
      <w:rPr>
        <w:rFonts w:ascii="Courier New" w:hAnsi="Courier New" w:cs="Courier New" w:hint="default"/>
      </w:rPr>
    </w:lvl>
    <w:lvl w:ilvl="5" w:tplc="04090005" w:tentative="1">
      <w:start w:val="1"/>
      <w:numFmt w:val="bullet"/>
      <w:lvlText w:val=""/>
      <w:lvlJc w:val="left"/>
      <w:pPr>
        <w:tabs>
          <w:tab w:val="num" w:pos="-810"/>
        </w:tabs>
        <w:ind w:left="-810" w:hanging="360"/>
      </w:pPr>
      <w:rPr>
        <w:rFonts w:ascii="Wingdings" w:hAnsi="Wingdings" w:hint="default"/>
      </w:rPr>
    </w:lvl>
    <w:lvl w:ilvl="6" w:tplc="04090001" w:tentative="1">
      <w:start w:val="1"/>
      <w:numFmt w:val="bullet"/>
      <w:lvlText w:val=""/>
      <w:lvlJc w:val="left"/>
      <w:pPr>
        <w:tabs>
          <w:tab w:val="num" w:pos="-90"/>
        </w:tabs>
        <w:ind w:left="-90" w:hanging="360"/>
      </w:pPr>
      <w:rPr>
        <w:rFonts w:ascii="Symbol" w:hAnsi="Symbol" w:hint="default"/>
      </w:rPr>
    </w:lvl>
    <w:lvl w:ilvl="7" w:tplc="04090003" w:tentative="1">
      <w:start w:val="1"/>
      <w:numFmt w:val="bullet"/>
      <w:lvlText w:val="o"/>
      <w:lvlJc w:val="left"/>
      <w:pPr>
        <w:tabs>
          <w:tab w:val="num" w:pos="630"/>
        </w:tabs>
        <w:ind w:left="630" w:hanging="360"/>
      </w:pPr>
      <w:rPr>
        <w:rFonts w:ascii="Courier New" w:hAnsi="Courier New" w:cs="Courier New" w:hint="default"/>
      </w:rPr>
    </w:lvl>
    <w:lvl w:ilvl="8" w:tplc="04090005" w:tentative="1">
      <w:start w:val="1"/>
      <w:numFmt w:val="bullet"/>
      <w:lvlText w:val=""/>
      <w:lvlJc w:val="left"/>
      <w:pPr>
        <w:tabs>
          <w:tab w:val="num" w:pos="1350"/>
        </w:tabs>
        <w:ind w:left="1350" w:hanging="360"/>
      </w:pPr>
      <w:rPr>
        <w:rFonts w:ascii="Wingdings" w:hAnsi="Wingdings" w:hint="default"/>
      </w:rPr>
    </w:lvl>
  </w:abstractNum>
  <w:abstractNum w:abstractNumId="397" w15:restartNumberingAfterBreak="0">
    <w:nsid w:val="70194577"/>
    <w:multiLevelType w:val="hybridMultilevel"/>
    <w:tmpl w:val="561860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05F2E08"/>
    <w:multiLevelType w:val="hybridMultilevel"/>
    <w:tmpl w:val="538484C8"/>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9" w15:restartNumberingAfterBreak="0">
    <w:nsid w:val="70C20D17"/>
    <w:multiLevelType w:val="hybridMultilevel"/>
    <w:tmpl w:val="F7669F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15808FA"/>
    <w:multiLevelType w:val="hybridMultilevel"/>
    <w:tmpl w:val="7E6686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1" w15:restartNumberingAfterBreak="0">
    <w:nsid w:val="715D41C3"/>
    <w:multiLevelType w:val="hybridMultilevel"/>
    <w:tmpl w:val="48AE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16F0016"/>
    <w:multiLevelType w:val="hybridMultilevel"/>
    <w:tmpl w:val="08EA70A2"/>
    <w:lvl w:ilvl="0" w:tplc="DA52FFEE">
      <w:start w:val="1"/>
      <w:numFmt w:val="bullet"/>
      <w:lvlText w:val="•"/>
      <w:lvlJc w:val="left"/>
      <w:pPr>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3" w15:restartNumberingAfterBreak="0">
    <w:nsid w:val="71872853"/>
    <w:multiLevelType w:val="hybridMultilevel"/>
    <w:tmpl w:val="770A1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4" w15:restartNumberingAfterBreak="0">
    <w:nsid w:val="718D7D2E"/>
    <w:multiLevelType w:val="hybridMultilevel"/>
    <w:tmpl w:val="3F7873BA"/>
    <w:lvl w:ilvl="0" w:tplc="F29E5E44">
      <w:start w:val="1"/>
      <w:numFmt w:val="decimal"/>
      <w:pStyle w:val="StyleHeading1H1h1appheading1l1MemoHeading1h11h12h13h"/>
      <w:lvlText w:val="%1"/>
      <w:lvlJc w:val="left"/>
      <w:pPr>
        <w:ind w:left="720" w:hanging="360"/>
      </w:pPr>
      <w:rPr>
        <w:b w:val="0"/>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5" w15:restartNumberingAfterBreak="0">
    <w:nsid w:val="72642C86"/>
    <w:multiLevelType w:val="hybridMultilevel"/>
    <w:tmpl w:val="7C6A6A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6" w15:restartNumberingAfterBreak="0">
    <w:nsid w:val="72A748F5"/>
    <w:multiLevelType w:val="hybridMultilevel"/>
    <w:tmpl w:val="29BC6964"/>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C9D4863A">
      <w:start w:val="1"/>
      <w:numFmt w:val="bullet"/>
      <w:lvlText w:val="•"/>
      <w:lvlJc w:val="left"/>
      <w:pPr>
        <w:tabs>
          <w:tab w:val="num" w:pos="2160"/>
        </w:tabs>
        <w:ind w:left="2160" w:hanging="360"/>
      </w:pPr>
      <w:rPr>
        <w:rFonts w:ascii="Arial" w:hAnsi="Arial" w:cs="Times New Roman" w:hint="default"/>
      </w:rPr>
    </w:lvl>
    <w:lvl w:ilvl="3" w:tplc="DF182938">
      <w:start w:val="1"/>
      <w:numFmt w:val="bullet"/>
      <w:lvlText w:val="•"/>
      <w:lvlJc w:val="left"/>
      <w:pPr>
        <w:tabs>
          <w:tab w:val="num" w:pos="2880"/>
        </w:tabs>
        <w:ind w:left="2880" w:hanging="360"/>
      </w:pPr>
      <w:rPr>
        <w:rFonts w:ascii="Arial" w:hAnsi="Arial" w:cs="Times New Roman" w:hint="default"/>
      </w:rPr>
    </w:lvl>
    <w:lvl w:ilvl="4" w:tplc="CE622EF6">
      <w:start w:val="1"/>
      <w:numFmt w:val="bullet"/>
      <w:lvlText w:val="•"/>
      <w:lvlJc w:val="left"/>
      <w:pPr>
        <w:tabs>
          <w:tab w:val="num" w:pos="3600"/>
        </w:tabs>
        <w:ind w:left="3600" w:hanging="360"/>
      </w:pPr>
      <w:rPr>
        <w:rFonts w:ascii="Arial" w:hAnsi="Arial" w:cs="Times New Roman" w:hint="default"/>
      </w:rPr>
    </w:lvl>
    <w:lvl w:ilvl="5" w:tplc="1B0CE7FE">
      <w:start w:val="1"/>
      <w:numFmt w:val="bullet"/>
      <w:lvlText w:val="•"/>
      <w:lvlJc w:val="left"/>
      <w:pPr>
        <w:tabs>
          <w:tab w:val="num" w:pos="4320"/>
        </w:tabs>
        <w:ind w:left="4320" w:hanging="360"/>
      </w:pPr>
      <w:rPr>
        <w:rFonts w:ascii="Arial" w:hAnsi="Arial" w:cs="Times New Roman" w:hint="default"/>
      </w:rPr>
    </w:lvl>
    <w:lvl w:ilvl="6" w:tplc="A56EF7F4">
      <w:start w:val="1"/>
      <w:numFmt w:val="bullet"/>
      <w:lvlText w:val="•"/>
      <w:lvlJc w:val="left"/>
      <w:pPr>
        <w:tabs>
          <w:tab w:val="num" w:pos="5040"/>
        </w:tabs>
        <w:ind w:left="5040" w:hanging="360"/>
      </w:pPr>
      <w:rPr>
        <w:rFonts w:ascii="Arial" w:hAnsi="Arial" w:cs="Times New Roman" w:hint="default"/>
      </w:rPr>
    </w:lvl>
    <w:lvl w:ilvl="7" w:tplc="D1C06744">
      <w:start w:val="1"/>
      <w:numFmt w:val="bullet"/>
      <w:lvlText w:val="•"/>
      <w:lvlJc w:val="left"/>
      <w:pPr>
        <w:tabs>
          <w:tab w:val="num" w:pos="5760"/>
        </w:tabs>
        <w:ind w:left="5760" w:hanging="360"/>
      </w:pPr>
      <w:rPr>
        <w:rFonts w:ascii="Arial" w:hAnsi="Arial" w:cs="Times New Roman" w:hint="default"/>
      </w:rPr>
    </w:lvl>
    <w:lvl w:ilvl="8" w:tplc="1CBA6F7C">
      <w:start w:val="1"/>
      <w:numFmt w:val="bullet"/>
      <w:lvlText w:val="•"/>
      <w:lvlJc w:val="left"/>
      <w:pPr>
        <w:tabs>
          <w:tab w:val="num" w:pos="6480"/>
        </w:tabs>
        <w:ind w:left="6480" w:hanging="360"/>
      </w:pPr>
      <w:rPr>
        <w:rFonts w:ascii="Arial" w:hAnsi="Arial" w:cs="Times New Roman" w:hint="default"/>
      </w:rPr>
    </w:lvl>
  </w:abstractNum>
  <w:abstractNum w:abstractNumId="407" w15:restartNumberingAfterBreak="0">
    <w:nsid w:val="72D51591"/>
    <w:multiLevelType w:val="hybridMultilevel"/>
    <w:tmpl w:val="3B6C0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8" w15:restartNumberingAfterBreak="0">
    <w:nsid w:val="738A45E1"/>
    <w:multiLevelType w:val="hybridMultilevel"/>
    <w:tmpl w:val="15A496D2"/>
    <w:lvl w:ilvl="0" w:tplc="55CA9262">
      <w:start w:val="174"/>
      <w:numFmt w:val="bullet"/>
      <w:lvlText w:val="•"/>
      <w:lvlJc w:val="left"/>
      <w:pPr>
        <w:tabs>
          <w:tab w:val="num" w:pos="1440"/>
        </w:tabs>
        <w:ind w:left="144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73D465D6"/>
    <w:multiLevelType w:val="multilevel"/>
    <w:tmpl w:val="F8244648"/>
    <w:styleLink w:val="StyleBulletedSymbolsymbolLeft025Hanging0252"/>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0" w15:restartNumberingAfterBreak="0">
    <w:nsid w:val="7489707D"/>
    <w:multiLevelType w:val="hybridMultilevel"/>
    <w:tmpl w:val="C966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758369DE"/>
    <w:multiLevelType w:val="hybridMultilevel"/>
    <w:tmpl w:val="D8BC6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2" w15:restartNumberingAfterBreak="0">
    <w:nsid w:val="75C14DC3"/>
    <w:multiLevelType w:val="hybridMultilevel"/>
    <w:tmpl w:val="6302DA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67C4D7C"/>
    <w:multiLevelType w:val="hybridMultilevel"/>
    <w:tmpl w:val="CC08F9B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4" w15:restartNumberingAfterBreak="0">
    <w:nsid w:val="768464E6"/>
    <w:multiLevelType w:val="hybridMultilevel"/>
    <w:tmpl w:val="776C0D06"/>
    <w:lvl w:ilvl="0" w:tplc="4D3678F6">
      <w:start w:val="1"/>
      <w:numFmt w:val="bullet"/>
      <w:lvlText w:val=""/>
      <w:lvlJc w:val="left"/>
      <w:pPr>
        <w:ind w:left="720" w:hanging="360"/>
      </w:pPr>
      <w:rPr>
        <w:rFonts w:ascii="Symbol" w:hAnsi="Symbol" w:hint="default"/>
      </w:rPr>
    </w:lvl>
    <w:lvl w:ilvl="1" w:tplc="FEC0D590">
      <w:start w:val="1"/>
      <w:numFmt w:val="bullet"/>
      <w:lvlText w:val=""/>
      <w:lvlJc w:val="left"/>
      <w:pPr>
        <w:ind w:left="1440" w:hanging="360"/>
      </w:pPr>
      <w:rPr>
        <w:rFonts w:ascii="Symbol" w:hAnsi="Symbol" w:hint="default"/>
      </w:rPr>
    </w:lvl>
    <w:lvl w:ilvl="2" w:tplc="0674CCC0">
      <w:start w:val="1"/>
      <w:numFmt w:val="bullet"/>
      <w:pStyle w:val="RAN1bullet3"/>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769B6FA9"/>
    <w:multiLevelType w:val="hybridMultilevel"/>
    <w:tmpl w:val="05025D2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6" w15:restartNumberingAfterBreak="0">
    <w:nsid w:val="76C83086"/>
    <w:multiLevelType w:val="hybridMultilevel"/>
    <w:tmpl w:val="631A6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771F3AB2"/>
    <w:multiLevelType w:val="hybridMultilevel"/>
    <w:tmpl w:val="48FEA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77925F7B"/>
    <w:multiLevelType w:val="hybridMultilevel"/>
    <w:tmpl w:val="8F6ED4B8"/>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779C7420"/>
    <w:multiLevelType w:val="multilevel"/>
    <w:tmpl w:val="9FF2ACC4"/>
    <w:styleLink w:val="10"/>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0" w15:restartNumberingAfterBreak="0">
    <w:nsid w:val="77D31FD3"/>
    <w:multiLevelType w:val="hybridMultilevel"/>
    <w:tmpl w:val="9E885A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1" w15:restartNumberingAfterBreak="0">
    <w:nsid w:val="781212BC"/>
    <w:multiLevelType w:val="hybridMultilevel"/>
    <w:tmpl w:val="EF92714A"/>
    <w:lvl w:ilvl="0" w:tplc="CB982CA6">
      <w:start w:val="1"/>
      <w:numFmt w:val="bullet"/>
      <w:lvlText w:val="•"/>
      <w:lvlJc w:val="left"/>
      <w:pPr>
        <w:tabs>
          <w:tab w:val="num" w:pos="720"/>
        </w:tabs>
        <w:ind w:left="720" w:hanging="360"/>
      </w:pPr>
      <w:rPr>
        <w:rFonts w:ascii="Arial" w:hAnsi="Arial" w:hint="default"/>
      </w:rPr>
    </w:lvl>
    <w:lvl w:ilvl="1" w:tplc="648CAD92">
      <w:start w:val="64"/>
      <w:numFmt w:val="bullet"/>
      <w:lvlText w:val="•"/>
      <w:lvlJc w:val="left"/>
      <w:pPr>
        <w:tabs>
          <w:tab w:val="num" w:pos="1440"/>
        </w:tabs>
        <w:ind w:left="1440" w:hanging="360"/>
      </w:pPr>
      <w:rPr>
        <w:rFonts w:ascii="Arial" w:hAnsi="Arial" w:hint="default"/>
      </w:rPr>
    </w:lvl>
    <w:lvl w:ilvl="2" w:tplc="302A0A36">
      <w:start w:val="64"/>
      <w:numFmt w:val="bullet"/>
      <w:lvlText w:val="•"/>
      <w:lvlJc w:val="left"/>
      <w:pPr>
        <w:tabs>
          <w:tab w:val="num" w:pos="2160"/>
        </w:tabs>
        <w:ind w:left="2160" w:hanging="360"/>
      </w:pPr>
      <w:rPr>
        <w:rFonts w:ascii="Arial" w:hAnsi="Arial" w:hint="default"/>
      </w:rPr>
    </w:lvl>
    <w:lvl w:ilvl="3" w:tplc="17C68594" w:tentative="1">
      <w:start w:val="1"/>
      <w:numFmt w:val="bullet"/>
      <w:lvlText w:val="•"/>
      <w:lvlJc w:val="left"/>
      <w:pPr>
        <w:tabs>
          <w:tab w:val="num" w:pos="2880"/>
        </w:tabs>
        <w:ind w:left="2880" w:hanging="360"/>
      </w:pPr>
      <w:rPr>
        <w:rFonts w:ascii="Arial" w:hAnsi="Arial" w:hint="default"/>
      </w:rPr>
    </w:lvl>
    <w:lvl w:ilvl="4" w:tplc="DF46251A" w:tentative="1">
      <w:start w:val="1"/>
      <w:numFmt w:val="bullet"/>
      <w:lvlText w:val="•"/>
      <w:lvlJc w:val="left"/>
      <w:pPr>
        <w:tabs>
          <w:tab w:val="num" w:pos="3600"/>
        </w:tabs>
        <w:ind w:left="3600" w:hanging="360"/>
      </w:pPr>
      <w:rPr>
        <w:rFonts w:ascii="Arial" w:hAnsi="Arial" w:hint="default"/>
      </w:rPr>
    </w:lvl>
    <w:lvl w:ilvl="5" w:tplc="D3586412" w:tentative="1">
      <w:start w:val="1"/>
      <w:numFmt w:val="bullet"/>
      <w:lvlText w:val="•"/>
      <w:lvlJc w:val="left"/>
      <w:pPr>
        <w:tabs>
          <w:tab w:val="num" w:pos="4320"/>
        </w:tabs>
        <w:ind w:left="4320" w:hanging="360"/>
      </w:pPr>
      <w:rPr>
        <w:rFonts w:ascii="Arial" w:hAnsi="Arial" w:hint="default"/>
      </w:rPr>
    </w:lvl>
    <w:lvl w:ilvl="6" w:tplc="714629A0" w:tentative="1">
      <w:start w:val="1"/>
      <w:numFmt w:val="bullet"/>
      <w:lvlText w:val="•"/>
      <w:lvlJc w:val="left"/>
      <w:pPr>
        <w:tabs>
          <w:tab w:val="num" w:pos="5040"/>
        </w:tabs>
        <w:ind w:left="5040" w:hanging="360"/>
      </w:pPr>
      <w:rPr>
        <w:rFonts w:ascii="Arial" w:hAnsi="Arial" w:hint="default"/>
      </w:rPr>
    </w:lvl>
    <w:lvl w:ilvl="7" w:tplc="5F8045CE" w:tentative="1">
      <w:start w:val="1"/>
      <w:numFmt w:val="bullet"/>
      <w:lvlText w:val="•"/>
      <w:lvlJc w:val="left"/>
      <w:pPr>
        <w:tabs>
          <w:tab w:val="num" w:pos="5760"/>
        </w:tabs>
        <w:ind w:left="5760" w:hanging="360"/>
      </w:pPr>
      <w:rPr>
        <w:rFonts w:ascii="Arial" w:hAnsi="Arial" w:hint="default"/>
      </w:rPr>
    </w:lvl>
    <w:lvl w:ilvl="8" w:tplc="6F4AEF78" w:tentative="1">
      <w:start w:val="1"/>
      <w:numFmt w:val="bullet"/>
      <w:lvlText w:val="•"/>
      <w:lvlJc w:val="left"/>
      <w:pPr>
        <w:tabs>
          <w:tab w:val="num" w:pos="6480"/>
        </w:tabs>
        <w:ind w:left="6480" w:hanging="360"/>
      </w:pPr>
      <w:rPr>
        <w:rFonts w:ascii="Arial" w:hAnsi="Arial" w:hint="default"/>
      </w:rPr>
    </w:lvl>
  </w:abstractNum>
  <w:abstractNum w:abstractNumId="422" w15:restartNumberingAfterBreak="0">
    <w:nsid w:val="787B4BC2"/>
    <w:multiLevelType w:val="hybridMultilevel"/>
    <w:tmpl w:val="2F2277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3" w15:restartNumberingAfterBreak="0">
    <w:nsid w:val="78CC0693"/>
    <w:multiLevelType w:val="hybridMultilevel"/>
    <w:tmpl w:val="D9843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4" w15:restartNumberingAfterBreak="0">
    <w:nsid w:val="78F76F6F"/>
    <w:multiLevelType w:val="singleLevel"/>
    <w:tmpl w:val="E1F880E6"/>
    <w:lvl w:ilvl="0">
      <w:start w:val="1"/>
      <w:numFmt w:val="bullet"/>
      <w:pStyle w:val="normalpuce"/>
      <w:lvlText w:val=""/>
      <w:lvlJc w:val="left"/>
      <w:pPr>
        <w:tabs>
          <w:tab w:val="num" w:pos="360"/>
        </w:tabs>
        <w:ind w:left="360" w:hanging="360"/>
      </w:pPr>
      <w:rPr>
        <w:rFonts w:ascii="Symbol" w:hAnsi="Symbol" w:hint="default"/>
      </w:rPr>
    </w:lvl>
  </w:abstractNum>
  <w:abstractNum w:abstractNumId="425" w15:restartNumberingAfterBreak="0">
    <w:nsid w:val="794D5F50"/>
    <w:multiLevelType w:val="hybridMultilevel"/>
    <w:tmpl w:val="A9268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6" w15:restartNumberingAfterBreak="0">
    <w:nsid w:val="798A7798"/>
    <w:multiLevelType w:val="hybridMultilevel"/>
    <w:tmpl w:val="302A2FE6"/>
    <w:lvl w:ilvl="0" w:tplc="04090001">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7" w15:restartNumberingAfterBreak="0">
    <w:nsid w:val="79921EC8"/>
    <w:multiLevelType w:val="hybridMultilevel"/>
    <w:tmpl w:val="321E17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8" w15:restartNumberingAfterBreak="0">
    <w:nsid w:val="7993503B"/>
    <w:multiLevelType w:val="hybridMultilevel"/>
    <w:tmpl w:val="7B0AD242"/>
    <w:lvl w:ilvl="0" w:tplc="E51854C2">
      <w:start w:val="1"/>
      <w:numFmt w:val="bullet"/>
      <w:lvlText w:val="●"/>
      <w:lvlJc w:val="left"/>
      <w:pPr>
        <w:tabs>
          <w:tab w:val="num" w:pos="720"/>
        </w:tabs>
        <w:ind w:left="720" w:hanging="360"/>
      </w:pPr>
      <w:rPr>
        <w:rFonts w:ascii="Times New Roman" w:hAnsi="Times New Roman" w:hint="default"/>
      </w:rPr>
    </w:lvl>
    <w:lvl w:ilvl="1" w:tplc="0EF8C0DA">
      <w:start w:val="1"/>
      <w:numFmt w:val="bullet"/>
      <w:lvlText w:val="●"/>
      <w:lvlJc w:val="left"/>
      <w:pPr>
        <w:tabs>
          <w:tab w:val="num" w:pos="1440"/>
        </w:tabs>
        <w:ind w:left="1440" w:hanging="360"/>
      </w:pPr>
      <w:rPr>
        <w:rFonts w:ascii="Times New Roman" w:hAnsi="Times New Roman" w:hint="default"/>
      </w:rPr>
    </w:lvl>
    <w:lvl w:ilvl="2" w:tplc="0EA29FC4" w:tentative="1">
      <w:start w:val="1"/>
      <w:numFmt w:val="bullet"/>
      <w:lvlText w:val="●"/>
      <w:lvlJc w:val="left"/>
      <w:pPr>
        <w:tabs>
          <w:tab w:val="num" w:pos="2160"/>
        </w:tabs>
        <w:ind w:left="2160" w:hanging="360"/>
      </w:pPr>
      <w:rPr>
        <w:rFonts w:ascii="Times New Roman" w:hAnsi="Times New Roman" w:hint="default"/>
      </w:rPr>
    </w:lvl>
    <w:lvl w:ilvl="3" w:tplc="93629B72" w:tentative="1">
      <w:start w:val="1"/>
      <w:numFmt w:val="bullet"/>
      <w:lvlText w:val="●"/>
      <w:lvlJc w:val="left"/>
      <w:pPr>
        <w:tabs>
          <w:tab w:val="num" w:pos="2880"/>
        </w:tabs>
        <w:ind w:left="2880" w:hanging="360"/>
      </w:pPr>
      <w:rPr>
        <w:rFonts w:ascii="Times New Roman" w:hAnsi="Times New Roman" w:hint="default"/>
      </w:rPr>
    </w:lvl>
    <w:lvl w:ilvl="4" w:tplc="033A03F8" w:tentative="1">
      <w:start w:val="1"/>
      <w:numFmt w:val="bullet"/>
      <w:lvlText w:val="●"/>
      <w:lvlJc w:val="left"/>
      <w:pPr>
        <w:tabs>
          <w:tab w:val="num" w:pos="3600"/>
        </w:tabs>
        <w:ind w:left="3600" w:hanging="360"/>
      </w:pPr>
      <w:rPr>
        <w:rFonts w:ascii="Times New Roman" w:hAnsi="Times New Roman" w:hint="default"/>
      </w:rPr>
    </w:lvl>
    <w:lvl w:ilvl="5" w:tplc="87DA5996" w:tentative="1">
      <w:start w:val="1"/>
      <w:numFmt w:val="bullet"/>
      <w:lvlText w:val="●"/>
      <w:lvlJc w:val="left"/>
      <w:pPr>
        <w:tabs>
          <w:tab w:val="num" w:pos="4320"/>
        </w:tabs>
        <w:ind w:left="4320" w:hanging="360"/>
      </w:pPr>
      <w:rPr>
        <w:rFonts w:ascii="Times New Roman" w:hAnsi="Times New Roman" w:hint="default"/>
      </w:rPr>
    </w:lvl>
    <w:lvl w:ilvl="6" w:tplc="22883392" w:tentative="1">
      <w:start w:val="1"/>
      <w:numFmt w:val="bullet"/>
      <w:lvlText w:val="●"/>
      <w:lvlJc w:val="left"/>
      <w:pPr>
        <w:tabs>
          <w:tab w:val="num" w:pos="5040"/>
        </w:tabs>
        <w:ind w:left="5040" w:hanging="360"/>
      </w:pPr>
      <w:rPr>
        <w:rFonts w:ascii="Times New Roman" w:hAnsi="Times New Roman" w:hint="default"/>
      </w:rPr>
    </w:lvl>
    <w:lvl w:ilvl="7" w:tplc="D1287D98" w:tentative="1">
      <w:start w:val="1"/>
      <w:numFmt w:val="bullet"/>
      <w:lvlText w:val="●"/>
      <w:lvlJc w:val="left"/>
      <w:pPr>
        <w:tabs>
          <w:tab w:val="num" w:pos="5760"/>
        </w:tabs>
        <w:ind w:left="5760" w:hanging="360"/>
      </w:pPr>
      <w:rPr>
        <w:rFonts w:ascii="Times New Roman" w:hAnsi="Times New Roman" w:hint="default"/>
      </w:rPr>
    </w:lvl>
    <w:lvl w:ilvl="8" w:tplc="C00C2E22" w:tentative="1">
      <w:start w:val="1"/>
      <w:numFmt w:val="bullet"/>
      <w:lvlText w:val="●"/>
      <w:lvlJc w:val="left"/>
      <w:pPr>
        <w:tabs>
          <w:tab w:val="num" w:pos="6480"/>
        </w:tabs>
        <w:ind w:left="6480" w:hanging="360"/>
      </w:pPr>
      <w:rPr>
        <w:rFonts w:ascii="Times New Roman" w:hAnsi="Times New Roman" w:hint="default"/>
      </w:rPr>
    </w:lvl>
  </w:abstractNum>
  <w:abstractNum w:abstractNumId="429" w15:restartNumberingAfterBreak="0">
    <w:nsid w:val="7A091040"/>
    <w:multiLevelType w:val="hybridMultilevel"/>
    <w:tmpl w:val="18D28A8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0" w15:restartNumberingAfterBreak="0">
    <w:nsid w:val="7A6726FD"/>
    <w:multiLevelType w:val="hybridMultilevel"/>
    <w:tmpl w:val="C76AC7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AA021B0"/>
    <w:multiLevelType w:val="hybridMultilevel"/>
    <w:tmpl w:val="1CC64B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7AB37398"/>
    <w:multiLevelType w:val="hybridMultilevel"/>
    <w:tmpl w:val="C876C9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3" w15:restartNumberingAfterBreak="0">
    <w:nsid w:val="7B4B420F"/>
    <w:multiLevelType w:val="hybridMultilevel"/>
    <w:tmpl w:val="009819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7B524A43"/>
    <w:multiLevelType w:val="hybridMultilevel"/>
    <w:tmpl w:val="47A62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5" w15:restartNumberingAfterBreak="0">
    <w:nsid w:val="7BC330F5"/>
    <w:multiLevelType w:val="hybridMultilevel"/>
    <w:tmpl w:val="C2769C2A"/>
    <w:lvl w:ilvl="0" w:tplc="70725600">
      <w:start w:val="1"/>
      <w:numFmt w:val="bullet"/>
      <w:pStyle w:val="Char"/>
      <w:lvlText w:val=""/>
      <w:lvlJc w:val="left"/>
      <w:pPr>
        <w:tabs>
          <w:tab w:val="num" w:pos="851"/>
        </w:tabs>
        <w:ind w:left="851" w:hanging="851"/>
      </w:pPr>
      <w:rPr>
        <w:rFonts w:ascii="ZapfDingbats" w:hAnsi="ZapfDingbats" w:hint="default"/>
        <w:b/>
        <w:i w:val="0"/>
        <w:color w:val="70CEF5"/>
        <w:sz w:val="20"/>
        <w:szCs w:val="20"/>
      </w:rPr>
    </w:lvl>
    <w:lvl w:ilvl="1" w:tplc="C8841810">
      <w:start w:val="1"/>
      <w:numFmt w:val="bullet"/>
      <w:pStyle w:val="berschrift3h3H3Underrubrik2"/>
      <w:lvlText w:val="o"/>
      <w:lvlJc w:val="left"/>
      <w:pPr>
        <w:tabs>
          <w:tab w:val="num" w:pos="1440"/>
        </w:tabs>
        <w:ind w:left="1440" w:hanging="360"/>
      </w:pPr>
      <w:rPr>
        <w:rFonts w:ascii="Courier New" w:hAnsi="Courier New" w:cs="Courier New" w:hint="default"/>
      </w:rPr>
    </w:lvl>
    <w:lvl w:ilvl="2" w:tplc="7DA0F730" w:tentative="1">
      <w:start w:val="1"/>
      <w:numFmt w:val="bullet"/>
      <w:lvlText w:val=""/>
      <w:lvlJc w:val="left"/>
      <w:pPr>
        <w:tabs>
          <w:tab w:val="num" w:pos="2160"/>
        </w:tabs>
        <w:ind w:left="2160" w:hanging="360"/>
      </w:pPr>
      <w:rPr>
        <w:rFonts w:ascii="Wingdings" w:hAnsi="Wingdings" w:hint="default"/>
      </w:rPr>
    </w:lvl>
    <w:lvl w:ilvl="3" w:tplc="71F2D618" w:tentative="1">
      <w:start w:val="1"/>
      <w:numFmt w:val="bullet"/>
      <w:lvlText w:val=""/>
      <w:lvlJc w:val="left"/>
      <w:pPr>
        <w:tabs>
          <w:tab w:val="num" w:pos="2880"/>
        </w:tabs>
        <w:ind w:left="2880" w:hanging="360"/>
      </w:pPr>
      <w:rPr>
        <w:rFonts w:ascii="Symbol" w:hAnsi="Symbol" w:hint="default"/>
      </w:rPr>
    </w:lvl>
    <w:lvl w:ilvl="4" w:tplc="E84C571E" w:tentative="1">
      <w:start w:val="1"/>
      <w:numFmt w:val="bullet"/>
      <w:lvlText w:val="o"/>
      <w:lvlJc w:val="left"/>
      <w:pPr>
        <w:tabs>
          <w:tab w:val="num" w:pos="3600"/>
        </w:tabs>
        <w:ind w:left="3600" w:hanging="360"/>
      </w:pPr>
      <w:rPr>
        <w:rFonts w:ascii="Courier New" w:hAnsi="Courier New" w:cs="Courier New" w:hint="default"/>
      </w:rPr>
    </w:lvl>
    <w:lvl w:ilvl="5" w:tplc="701415FE" w:tentative="1">
      <w:start w:val="1"/>
      <w:numFmt w:val="bullet"/>
      <w:lvlText w:val=""/>
      <w:lvlJc w:val="left"/>
      <w:pPr>
        <w:tabs>
          <w:tab w:val="num" w:pos="4320"/>
        </w:tabs>
        <w:ind w:left="4320" w:hanging="360"/>
      </w:pPr>
      <w:rPr>
        <w:rFonts w:ascii="Wingdings" w:hAnsi="Wingdings" w:hint="default"/>
      </w:rPr>
    </w:lvl>
    <w:lvl w:ilvl="6" w:tplc="3A66A646" w:tentative="1">
      <w:start w:val="1"/>
      <w:numFmt w:val="bullet"/>
      <w:lvlText w:val=""/>
      <w:lvlJc w:val="left"/>
      <w:pPr>
        <w:tabs>
          <w:tab w:val="num" w:pos="5040"/>
        </w:tabs>
        <w:ind w:left="5040" w:hanging="360"/>
      </w:pPr>
      <w:rPr>
        <w:rFonts w:ascii="Symbol" w:hAnsi="Symbol" w:hint="default"/>
      </w:rPr>
    </w:lvl>
    <w:lvl w:ilvl="7" w:tplc="60505F22" w:tentative="1">
      <w:start w:val="1"/>
      <w:numFmt w:val="bullet"/>
      <w:lvlText w:val="o"/>
      <w:lvlJc w:val="left"/>
      <w:pPr>
        <w:tabs>
          <w:tab w:val="num" w:pos="5760"/>
        </w:tabs>
        <w:ind w:left="5760" w:hanging="360"/>
      </w:pPr>
      <w:rPr>
        <w:rFonts w:ascii="Courier New" w:hAnsi="Courier New" w:cs="Courier New" w:hint="default"/>
      </w:rPr>
    </w:lvl>
    <w:lvl w:ilvl="8" w:tplc="280A7452" w:tentative="1">
      <w:start w:val="1"/>
      <w:numFmt w:val="bullet"/>
      <w:lvlText w:val=""/>
      <w:lvlJc w:val="left"/>
      <w:pPr>
        <w:tabs>
          <w:tab w:val="num" w:pos="6480"/>
        </w:tabs>
        <w:ind w:left="6480" w:hanging="360"/>
      </w:pPr>
      <w:rPr>
        <w:rFonts w:ascii="Wingdings" w:hAnsi="Wingdings" w:hint="default"/>
      </w:rPr>
    </w:lvl>
  </w:abstractNum>
  <w:abstractNum w:abstractNumId="436" w15:restartNumberingAfterBreak="0">
    <w:nsid w:val="7C1927B6"/>
    <w:multiLevelType w:val="hybridMultilevel"/>
    <w:tmpl w:val="43DA7B68"/>
    <w:lvl w:ilvl="0" w:tplc="54EEB79A">
      <w:start w:val="1"/>
      <w:numFmt w:val="bullet"/>
      <w:lvlText w:val=""/>
      <w:lvlJc w:val="left"/>
      <w:pPr>
        <w:ind w:left="1080" w:hanging="360"/>
      </w:pPr>
      <w:rPr>
        <w:rFonts w:ascii="Symbol" w:hAnsi="Symbol"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7" w15:restartNumberingAfterBreak="0">
    <w:nsid w:val="7C267F9C"/>
    <w:multiLevelType w:val="hybridMultilevel"/>
    <w:tmpl w:val="9D8C8332"/>
    <w:lvl w:ilvl="0" w:tplc="CF68586C">
      <w:numFmt w:val="bullet"/>
      <w:pStyle w:val="StatementBody"/>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numFmt w:val="bullet"/>
      <w:lvlText w:val="-"/>
      <w:lvlJc w:val="left"/>
      <w:pPr>
        <w:ind w:left="2880" w:hanging="360"/>
      </w:pPr>
      <w:rPr>
        <w:rFonts w:ascii="Times New Roman" w:eastAsia="MS Mincho" w:hAnsi="Times New Roman" w:cs="Times New Roman"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8" w15:restartNumberingAfterBreak="0">
    <w:nsid w:val="7C761C2A"/>
    <w:multiLevelType w:val="hybridMultilevel"/>
    <w:tmpl w:val="7B1097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9" w15:restartNumberingAfterBreak="0">
    <w:nsid w:val="7CAD48FC"/>
    <w:multiLevelType w:val="hybridMultilevel"/>
    <w:tmpl w:val="6BDE8F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0" w15:restartNumberingAfterBreak="0">
    <w:nsid w:val="7D2F3D9A"/>
    <w:multiLevelType w:val="hybridMultilevel"/>
    <w:tmpl w:val="07D00C82"/>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BFB2A760">
      <w:start w:val="270"/>
      <w:numFmt w:val="bullet"/>
      <w:lvlText w:val="•"/>
      <w:lvlJc w:val="left"/>
      <w:pPr>
        <w:tabs>
          <w:tab w:val="num" w:pos="2160"/>
        </w:tabs>
        <w:ind w:left="2160" w:hanging="360"/>
      </w:pPr>
      <w:rPr>
        <w:rFonts w:ascii="Arial" w:hAnsi="Arial" w:hint="default"/>
      </w:rPr>
    </w:lvl>
    <w:lvl w:ilvl="3" w:tplc="A9B2A6D2">
      <w:start w:val="270"/>
      <w:numFmt w:val="bullet"/>
      <w:lvlText w:val="–"/>
      <w:lvlJc w:val="left"/>
      <w:pPr>
        <w:tabs>
          <w:tab w:val="num" w:pos="2880"/>
        </w:tabs>
        <w:ind w:left="2880" w:hanging="360"/>
      </w:pPr>
      <w:rPr>
        <w:rFonts w:ascii="Arial" w:hAnsi="Arial" w:hint="default"/>
      </w:rPr>
    </w:lvl>
    <w:lvl w:ilvl="4" w:tplc="53E271A4" w:tentative="1">
      <w:start w:val="1"/>
      <w:numFmt w:val="bullet"/>
      <w:lvlText w:val="•"/>
      <w:lvlJc w:val="left"/>
      <w:pPr>
        <w:tabs>
          <w:tab w:val="num" w:pos="3600"/>
        </w:tabs>
        <w:ind w:left="3600" w:hanging="360"/>
      </w:pPr>
      <w:rPr>
        <w:rFonts w:ascii="Arial" w:hAnsi="Arial" w:hint="default"/>
      </w:rPr>
    </w:lvl>
    <w:lvl w:ilvl="5" w:tplc="174048F2" w:tentative="1">
      <w:start w:val="1"/>
      <w:numFmt w:val="bullet"/>
      <w:lvlText w:val="•"/>
      <w:lvlJc w:val="left"/>
      <w:pPr>
        <w:tabs>
          <w:tab w:val="num" w:pos="4320"/>
        </w:tabs>
        <w:ind w:left="4320" w:hanging="360"/>
      </w:pPr>
      <w:rPr>
        <w:rFonts w:ascii="Arial" w:hAnsi="Arial" w:hint="default"/>
      </w:rPr>
    </w:lvl>
    <w:lvl w:ilvl="6" w:tplc="FA7C11C6" w:tentative="1">
      <w:start w:val="1"/>
      <w:numFmt w:val="bullet"/>
      <w:lvlText w:val="•"/>
      <w:lvlJc w:val="left"/>
      <w:pPr>
        <w:tabs>
          <w:tab w:val="num" w:pos="5040"/>
        </w:tabs>
        <w:ind w:left="5040" w:hanging="360"/>
      </w:pPr>
      <w:rPr>
        <w:rFonts w:ascii="Arial" w:hAnsi="Arial" w:hint="default"/>
      </w:rPr>
    </w:lvl>
    <w:lvl w:ilvl="7" w:tplc="1DDE0D0E" w:tentative="1">
      <w:start w:val="1"/>
      <w:numFmt w:val="bullet"/>
      <w:lvlText w:val="•"/>
      <w:lvlJc w:val="left"/>
      <w:pPr>
        <w:tabs>
          <w:tab w:val="num" w:pos="5760"/>
        </w:tabs>
        <w:ind w:left="5760" w:hanging="360"/>
      </w:pPr>
      <w:rPr>
        <w:rFonts w:ascii="Arial" w:hAnsi="Arial" w:hint="default"/>
      </w:rPr>
    </w:lvl>
    <w:lvl w:ilvl="8" w:tplc="40D69F18" w:tentative="1">
      <w:start w:val="1"/>
      <w:numFmt w:val="bullet"/>
      <w:lvlText w:val="•"/>
      <w:lvlJc w:val="left"/>
      <w:pPr>
        <w:tabs>
          <w:tab w:val="num" w:pos="6480"/>
        </w:tabs>
        <w:ind w:left="6480" w:hanging="360"/>
      </w:pPr>
      <w:rPr>
        <w:rFonts w:ascii="Arial" w:hAnsi="Arial" w:hint="default"/>
      </w:rPr>
    </w:lvl>
  </w:abstractNum>
  <w:abstractNum w:abstractNumId="441" w15:restartNumberingAfterBreak="0">
    <w:nsid w:val="7D421B68"/>
    <w:multiLevelType w:val="hybridMultilevel"/>
    <w:tmpl w:val="163C68B2"/>
    <w:lvl w:ilvl="0" w:tplc="BA2E1BF2">
      <w:start w:val="1"/>
      <w:numFmt w:val="bullet"/>
      <w:lvlText w:val=""/>
      <w:lvlJc w:val="left"/>
      <w:pPr>
        <w:tabs>
          <w:tab w:val="num" w:pos="0"/>
        </w:tabs>
        <w:ind w:hanging="360"/>
      </w:pPr>
      <w:rPr>
        <w:rFonts w:ascii="Symbol" w:hAnsi="Symbol" w:hint="default"/>
        <w:color w:val="auto"/>
      </w:rPr>
    </w:lvl>
    <w:lvl w:ilvl="1" w:tplc="801C457C">
      <w:start w:val="1"/>
      <w:numFmt w:val="bullet"/>
      <w:lvlText w:val=""/>
      <w:lvlJc w:val="left"/>
      <w:pPr>
        <w:tabs>
          <w:tab w:val="num" w:pos="480"/>
        </w:tabs>
        <w:ind w:left="480" w:hanging="420"/>
      </w:pPr>
      <w:rPr>
        <w:rFonts w:ascii="Wingdings" w:hAnsi="Wingdings" w:hint="default"/>
      </w:rPr>
    </w:lvl>
    <w:lvl w:ilvl="2" w:tplc="2C786D6E">
      <w:start w:val="1"/>
      <w:numFmt w:val="bullet"/>
      <w:lvlText w:val=""/>
      <w:lvlJc w:val="left"/>
      <w:pPr>
        <w:tabs>
          <w:tab w:val="num" w:pos="900"/>
        </w:tabs>
        <w:ind w:left="900" w:hanging="420"/>
      </w:pPr>
      <w:rPr>
        <w:rFonts w:ascii="Wingdings" w:hAnsi="Wingdings" w:hint="default"/>
      </w:rPr>
    </w:lvl>
    <w:lvl w:ilvl="3" w:tplc="A8BE272E">
      <w:start w:val="1"/>
      <w:numFmt w:val="bullet"/>
      <w:lvlText w:val=""/>
      <w:lvlJc w:val="left"/>
      <w:pPr>
        <w:tabs>
          <w:tab w:val="num" w:pos="1320"/>
        </w:tabs>
        <w:ind w:left="1320" w:hanging="420"/>
      </w:pPr>
      <w:rPr>
        <w:rFonts w:ascii="Wingdings" w:hAnsi="Wingdings" w:hint="default"/>
      </w:rPr>
    </w:lvl>
    <w:lvl w:ilvl="4" w:tplc="66F8D13C">
      <w:start w:val="1"/>
      <w:numFmt w:val="bullet"/>
      <w:lvlText w:val=""/>
      <w:lvlJc w:val="left"/>
      <w:pPr>
        <w:tabs>
          <w:tab w:val="num" w:pos="1740"/>
        </w:tabs>
        <w:ind w:left="1740" w:hanging="420"/>
      </w:pPr>
      <w:rPr>
        <w:rFonts w:ascii="Wingdings" w:hAnsi="Wingdings" w:hint="default"/>
      </w:rPr>
    </w:lvl>
    <w:lvl w:ilvl="5" w:tplc="A7F86B9A">
      <w:start w:val="1"/>
      <w:numFmt w:val="bullet"/>
      <w:lvlText w:val=""/>
      <w:lvlJc w:val="left"/>
      <w:pPr>
        <w:tabs>
          <w:tab w:val="num" w:pos="2160"/>
        </w:tabs>
        <w:ind w:left="2160" w:hanging="420"/>
      </w:pPr>
      <w:rPr>
        <w:rFonts w:ascii="Wingdings" w:hAnsi="Wingdings" w:hint="default"/>
      </w:rPr>
    </w:lvl>
    <w:lvl w:ilvl="6" w:tplc="72C69C5A" w:tentative="1">
      <w:start w:val="1"/>
      <w:numFmt w:val="bullet"/>
      <w:lvlText w:val=""/>
      <w:lvlJc w:val="left"/>
      <w:pPr>
        <w:tabs>
          <w:tab w:val="num" w:pos="2580"/>
        </w:tabs>
        <w:ind w:left="2580" w:hanging="420"/>
      </w:pPr>
      <w:rPr>
        <w:rFonts w:ascii="Wingdings" w:hAnsi="Wingdings" w:hint="default"/>
      </w:rPr>
    </w:lvl>
    <w:lvl w:ilvl="7" w:tplc="D8A01E52" w:tentative="1">
      <w:start w:val="1"/>
      <w:numFmt w:val="bullet"/>
      <w:lvlText w:val=""/>
      <w:lvlJc w:val="left"/>
      <w:pPr>
        <w:tabs>
          <w:tab w:val="num" w:pos="3000"/>
        </w:tabs>
        <w:ind w:left="3000" w:hanging="420"/>
      </w:pPr>
      <w:rPr>
        <w:rFonts w:ascii="Wingdings" w:hAnsi="Wingdings" w:hint="default"/>
      </w:rPr>
    </w:lvl>
    <w:lvl w:ilvl="8" w:tplc="8EF4A33C" w:tentative="1">
      <w:start w:val="1"/>
      <w:numFmt w:val="bullet"/>
      <w:lvlText w:val=""/>
      <w:lvlJc w:val="left"/>
      <w:pPr>
        <w:tabs>
          <w:tab w:val="num" w:pos="3420"/>
        </w:tabs>
        <w:ind w:left="3420" w:hanging="420"/>
      </w:pPr>
      <w:rPr>
        <w:rFonts w:ascii="Wingdings" w:hAnsi="Wingdings" w:hint="default"/>
      </w:rPr>
    </w:lvl>
  </w:abstractNum>
  <w:abstractNum w:abstractNumId="442" w15:restartNumberingAfterBreak="0">
    <w:nsid w:val="7DDB10BA"/>
    <w:multiLevelType w:val="hybridMultilevel"/>
    <w:tmpl w:val="DBE0E0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7F547DFD"/>
    <w:multiLevelType w:val="singleLevel"/>
    <w:tmpl w:val="84089F44"/>
    <w:lvl w:ilvl="0">
      <w:start w:val="1"/>
      <w:numFmt w:val="bullet"/>
      <w:pStyle w:val="textintend2"/>
      <w:lvlText w:val=""/>
      <w:lvlJc w:val="left"/>
      <w:pPr>
        <w:tabs>
          <w:tab w:val="num" w:pos="1418"/>
        </w:tabs>
        <w:ind w:left="1418" w:hanging="426"/>
      </w:pPr>
      <w:rPr>
        <w:rFonts w:ascii="Wingdings" w:hAnsi="Wingdings" w:hint="default"/>
      </w:rPr>
    </w:lvl>
  </w:abstractNum>
  <w:abstractNum w:abstractNumId="444" w15:restartNumberingAfterBreak="0">
    <w:nsid w:val="7FB34CD6"/>
    <w:multiLevelType w:val="multilevel"/>
    <w:tmpl w:val="F7B6AE18"/>
    <w:styleLink w:val="StyleBulletedSymbolsymbolLeft025Hanging0251"/>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5" w15:restartNumberingAfterBreak="0">
    <w:nsid w:val="7FC87DDA"/>
    <w:multiLevelType w:val="hybridMultilevel"/>
    <w:tmpl w:val="DA800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33"/>
  </w:num>
  <w:num w:numId="2">
    <w:abstractNumId w:val="390"/>
  </w:num>
  <w:num w:numId="3">
    <w:abstractNumId w:val="72"/>
  </w:num>
  <w:num w:numId="4">
    <w:abstractNumId w:val="12"/>
  </w:num>
  <w:num w:numId="5">
    <w:abstractNumId w:val="437"/>
  </w:num>
  <w:num w:numId="6">
    <w:abstractNumId w:val="202"/>
  </w:num>
  <w:num w:numId="7">
    <w:abstractNumId w:val="435"/>
  </w:num>
  <w:num w:numId="8">
    <w:abstractNumId w:val="74"/>
  </w:num>
  <w:num w:numId="9">
    <w:abstractNumId w:val="198"/>
  </w:num>
  <w:num w:numId="10">
    <w:abstractNumId w:val="1"/>
  </w:num>
  <w:num w:numId="11">
    <w:abstractNumId w:val="286"/>
  </w:num>
  <w:num w:numId="12">
    <w:abstractNumId w:val="129"/>
  </w:num>
  <w:num w:numId="13">
    <w:abstractNumId w:val="383"/>
  </w:num>
  <w:num w:numId="14">
    <w:abstractNumId w:val="230"/>
  </w:num>
  <w:num w:numId="15">
    <w:abstractNumId w:val="92"/>
  </w:num>
  <w:num w:numId="16">
    <w:abstractNumId w:val="419"/>
  </w:num>
  <w:num w:numId="17">
    <w:abstractNumId w:val="277"/>
  </w:num>
  <w:num w:numId="18">
    <w:abstractNumId w:val="205"/>
  </w:num>
  <w:num w:numId="19">
    <w:abstractNumId w:val="108"/>
  </w:num>
  <w:num w:numId="20">
    <w:abstractNumId w:val="287"/>
  </w:num>
  <w:num w:numId="21">
    <w:abstractNumId w:val="396"/>
  </w:num>
  <w:num w:numId="22">
    <w:abstractNumId w:val="4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51"/>
  </w:num>
  <w:num w:numId="24">
    <w:abstractNumId w:val="91"/>
  </w:num>
  <w:num w:numId="25">
    <w:abstractNumId w:val="444"/>
  </w:num>
  <w:num w:numId="26">
    <w:abstractNumId w:val="163"/>
  </w:num>
  <w:num w:numId="27">
    <w:abstractNumId w:val="409"/>
  </w:num>
  <w:num w:numId="28">
    <w:abstractNumId w:val="338"/>
  </w:num>
  <w:num w:numId="29">
    <w:abstractNumId w:val="130"/>
  </w:num>
  <w:num w:numId="30">
    <w:abstractNumId w:val="25"/>
  </w:num>
  <w:num w:numId="31">
    <w:abstractNumId w:val="414"/>
  </w:num>
  <w:num w:numId="32">
    <w:abstractNumId w:val="11"/>
  </w:num>
  <w:num w:numId="33">
    <w:abstractNumId w:val="441"/>
  </w:num>
  <w:num w:numId="34">
    <w:abstractNumId w:val="76"/>
  </w:num>
  <w:num w:numId="35">
    <w:abstractNumId w:val="217"/>
  </w:num>
  <w:num w:numId="36">
    <w:abstractNumId w:val="246"/>
  </w:num>
  <w:num w:numId="37">
    <w:abstractNumId w:val="135"/>
  </w:num>
  <w:num w:numId="38">
    <w:abstractNumId w:val="264"/>
  </w:num>
  <w:num w:numId="39">
    <w:abstractNumId w:val="324"/>
  </w:num>
  <w:num w:numId="40">
    <w:abstractNumId w:val="269"/>
  </w:num>
  <w:num w:numId="41">
    <w:abstractNumId w:val="60"/>
  </w:num>
  <w:num w:numId="42">
    <w:abstractNumId w:val="199"/>
  </w:num>
  <w:num w:numId="43">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44">
    <w:abstractNumId w:val="65"/>
  </w:num>
  <w:num w:numId="45">
    <w:abstractNumId w:val="250"/>
  </w:num>
  <w:num w:numId="46">
    <w:abstractNumId w:val="158"/>
  </w:num>
  <w:num w:numId="47">
    <w:abstractNumId w:val="84"/>
  </w:num>
  <w:num w:numId="48">
    <w:abstractNumId w:val="312"/>
  </w:num>
  <w:num w:numId="49">
    <w:abstractNumId w:val="403"/>
  </w:num>
  <w:num w:numId="50">
    <w:abstractNumId w:val="77"/>
  </w:num>
  <w:num w:numId="51">
    <w:abstractNumId w:val="318"/>
  </w:num>
  <w:num w:numId="52">
    <w:abstractNumId w:val="175"/>
  </w:num>
  <w:num w:numId="53">
    <w:abstractNumId w:val="142"/>
  </w:num>
  <w:num w:numId="54">
    <w:abstractNumId w:val="134"/>
  </w:num>
  <w:num w:numId="55">
    <w:abstractNumId w:val="326"/>
  </w:num>
  <w:num w:numId="56">
    <w:abstractNumId w:val="187"/>
  </w:num>
  <w:num w:numId="57">
    <w:abstractNumId w:val="100"/>
  </w:num>
  <w:num w:numId="58">
    <w:abstractNumId w:val="391"/>
  </w:num>
  <w:num w:numId="59">
    <w:abstractNumId w:val="190"/>
  </w:num>
  <w:num w:numId="60">
    <w:abstractNumId w:val="85"/>
  </w:num>
  <w:num w:numId="61">
    <w:abstractNumId w:val="151"/>
  </w:num>
  <w:num w:numId="62">
    <w:abstractNumId w:val="95"/>
  </w:num>
  <w:num w:numId="63">
    <w:abstractNumId w:val="226"/>
  </w:num>
  <w:num w:numId="64">
    <w:abstractNumId w:val="382"/>
  </w:num>
  <w:num w:numId="65">
    <w:abstractNumId w:val="82"/>
  </w:num>
  <w:num w:numId="66">
    <w:abstractNumId w:val="411"/>
  </w:num>
  <w:num w:numId="67">
    <w:abstractNumId w:val="13"/>
  </w:num>
  <w:num w:numId="68">
    <w:abstractNumId w:val="45"/>
  </w:num>
  <w:num w:numId="69">
    <w:abstractNumId w:val="140"/>
  </w:num>
  <w:num w:numId="70">
    <w:abstractNumId w:val="276"/>
  </w:num>
  <w:num w:numId="71">
    <w:abstractNumId w:val="4"/>
  </w:num>
  <w:num w:numId="72">
    <w:abstractNumId w:val="167"/>
  </w:num>
  <w:num w:numId="73">
    <w:abstractNumId w:val="330"/>
  </w:num>
  <w:num w:numId="74">
    <w:abstractNumId w:val="155"/>
  </w:num>
  <w:num w:numId="75">
    <w:abstractNumId w:val="236"/>
  </w:num>
  <w:num w:numId="76">
    <w:abstractNumId w:val="41"/>
  </w:num>
  <w:num w:numId="77">
    <w:abstractNumId w:val="112"/>
  </w:num>
  <w:num w:numId="78">
    <w:abstractNumId w:val="420"/>
  </w:num>
  <w:num w:numId="79">
    <w:abstractNumId w:val="354"/>
  </w:num>
  <w:num w:numId="80">
    <w:abstractNumId w:val="303"/>
  </w:num>
  <w:num w:numId="81">
    <w:abstractNumId w:val="401"/>
  </w:num>
  <w:num w:numId="82">
    <w:abstractNumId w:val="70"/>
  </w:num>
  <w:num w:numId="83">
    <w:abstractNumId w:val="204"/>
  </w:num>
  <w:num w:numId="84">
    <w:abstractNumId w:val="191"/>
  </w:num>
  <w:num w:numId="85">
    <w:abstractNumId w:val="387"/>
  </w:num>
  <w:num w:numId="86">
    <w:abstractNumId w:val="430"/>
  </w:num>
  <w:num w:numId="87">
    <w:abstractNumId w:val="40"/>
  </w:num>
  <w:num w:numId="88">
    <w:abstractNumId w:val="298"/>
  </w:num>
  <w:num w:numId="89">
    <w:abstractNumId w:val="55"/>
  </w:num>
  <w:num w:numId="90">
    <w:abstractNumId w:val="145"/>
  </w:num>
  <w:num w:numId="91">
    <w:abstractNumId w:val="300"/>
  </w:num>
  <w:num w:numId="92">
    <w:abstractNumId w:val="32"/>
  </w:num>
  <w:num w:numId="93">
    <w:abstractNumId w:val="321"/>
  </w:num>
  <w:num w:numId="94">
    <w:abstractNumId w:val="445"/>
  </w:num>
  <w:num w:numId="95">
    <w:abstractNumId w:val="422"/>
  </w:num>
  <w:num w:numId="96">
    <w:abstractNumId w:val="216"/>
  </w:num>
  <w:num w:numId="97">
    <w:abstractNumId w:val="127"/>
  </w:num>
  <w:num w:numId="98">
    <w:abstractNumId w:val="268"/>
  </w:num>
  <w:num w:numId="99">
    <w:abstractNumId w:val="410"/>
  </w:num>
  <w:num w:numId="100">
    <w:abstractNumId w:val="259"/>
  </w:num>
  <w:num w:numId="101">
    <w:abstractNumId w:val="104"/>
  </w:num>
  <w:num w:numId="102">
    <w:abstractNumId w:val="241"/>
  </w:num>
  <w:num w:numId="103">
    <w:abstractNumId w:val="306"/>
  </w:num>
  <w:num w:numId="104">
    <w:abstractNumId w:val="442"/>
  </w:num>
  <w:num w:numId="105">
    <w:abstractNumId w:val="235"/>
  </w:num>
  <w:num w:numId="106">
    <w:abstractNumId w:val="439"/>
  </w:num>
  <w:num w:numId="107">
    <w:abstractNumId w:val="245"/>
  </w:num>
  <w:num w:numId="108">
    <w:abstractNumId w:val="418"/>
  </w:num>
  <w:num w:numId="109">
    <w:abstractNumId w:val="57"/>
  </w:num>
  <w:num w:numId="110">
    <w:abstractNumId w:val="15"/>
  </w:num>
  <w:num w:numId="111">
    <w:abstractNumId w:val="237"/>
  </w:num>
  <w:num w:numId="112">
    <w:abstractNumId w:val="165"/>
  </w:num>
  <w:num w:numId="113">
    <w:abstractNumId w:val="278"/>
  </w:num>
  <w:num w:numId="114">
    <w:abstractNumId w:val="7"/>
  </w:num>
  <w:num w:numId="115">
    <w:abstractNumId w:val="222"/>
  </w:num>
  <w:num w:numId="116">
    <w:abstractNumId w:val="351"/>
  </w:num>
  <w:num w:numId="117">
    <w:abstractNumId w:val="113"/>
  </w:num>
  <w:num w:numId="118">
    <w:abstractNumId w:val="136"/>
  </w:num>
  <w:num w:numId="119">
    <w:abstractNumId w:val="322"/>
  </w:num>
  <w:num w:numId="120">
    <w:abstractNumId w:val="115"/>
  </w:num>
  <w:num w:numId="121">
    <w:abstractNumId w:val="339"/>
  </w:num>
  <w:num w:numId="122">
    <w:abstractNumId w:val="47"/>
  </w:num>
  <w:num w:numId="123">
    <w:abstractNumId w:val="58"/>
  </w:num>
  <w:num w:numId="124">
    <w:abstractNumId w:val="373"/>
  </w:num>
  <w:num w:numId="125">
    <w:abstractNumId w:val="43"/>
  </w:num>
  <w:num w:numId="126">
    <w:abstractNumId w:val="290"/>
  </w:num>
  <w:num w:numId="127">
    <w:abstractNumId w:val="296"/>
  </w:num>
  <w:num w:numId="128">
    <w:abstractNumId w:val="62"/>
  </w:num>
  <w:num w:numId="129">
    <w:abstractNumId w:val="381"/>
  </w:num>
  <w:num w:numId="130">
    <w:abstractNumId w:val="313"/>
  </w:num>
  <w:num w:numId="131">
    <w:abstractNumId w:val="301"/>
  </w:num>
  <w:num w:numId="132">
    <w:abstractNumId w:val="3"/>
  </w:num>
  <w:num w:numId="133">
    <w:abstractNumId w:val="27"/>
  </w:num>
  <w:num w:numId="134">
    <w:abstractNumId w:val="397"/>
  </w:num>
  <w:num w:numId="135">
    <w:abstractNumId w:val="248"/>
  </w:num>
  <w:num w:numId="136">
    <w:abstractNumId w:val="288"/>
  </w:num>
  <w:num w:numId="137">
    <w:abstractNumId w:val="431"/>
  </w:num>
  <w:num w:numId="138">
    <w:abstractNumId w:val="128"/>
  </w:num>
  <w:num w:numId="139">
    <w:abstractNumId w:val="118"/>
  </w:num>
  <w:num w:numId="140">
    <w:abstractNumId w:val="48"/>
  </w:num>
  <w:num w:numId="141">
    <w:abstractNumId w:val="116"/>
  </w:num>
  <w:num w:numId="142">
    <w:abstractNumId w:val="358"/>
  </w:num>
  <w:num w:numId="143">
    <w:abstractNumId w:val="220"/>
  </w:num>
  <w:num w:numId="144">
    <w:abstractNumId w:val="208"/>
  </w:num>
  <w:num w:numId="145">
    <w:abstractNumId w:val="314"/>
  </w:num>
  <w:num w:numId="146">
    <w:abstractNumId w:val="394"/>
  </w:num>
  <w:num w:numId="147">
    <w:abstractNumId w:val="376"/>
  </w:num>
  <w:num w:numId="148">
    <w:abstractNumId w:val="254"/>
  </w:num>
  <w:num w:numId="149">
    <w:abstractNumId w:val="258"/>
  </w:num>
  <w:num w:numId="150">
    <w:abstractNumId w:val="186"/>
  </w:num>
  <w:num w:numId="151">
    <w:abstractNumId w:val="325"/>
  </w:num>
  <w:num w:numId="152">
    <w:abstractNumId w:val="109"/>
  </w:num>
  <w:num w:numId="153">
    <w:abstractNumId w:val="21"/>
  </w:num>
  <w:num w:numId="154">
    <w:abstractNumId w:val="395"/>
  </w:num>
  <w:num w:numId="155">
    <w:abstractNumId w:val="375"/>
  </w:num>
  <w:num w:numId="156">
    <w:abstractNumId w:val="415"/>
  </w:num>
  <w:num w:numId="157">
    <w:abstractNumId w:val="308"/>
  </w:num>
  <w:num w:numId="158">
    <w:abstractNumId w:val="412"/>
  </w:num>
  <w:num w:numId="159">
    <w:abstractNumId w:val="147"/>
  </w:num>
  <w:num w:numId="160">
    <w:abstractNumId w:val="2"/>
  </w:num>
  <w:num w:numId="161">
    <w:abstractNumId w:val="272"/>
  </w:num>
  <w:num w:numId="162">
    <w:abstractNumId w:val="262"/>
  </w:num>
  <w:num w:numId="163">
    <w:abstractNumId w:val="228"/>
  </w:num>
  <w:num w:numId="164">
    <w:abstractNumId w:val="35"/>
  </w:num>
  <w:num w:numId="165">
    <w:abstractNumId w:val="193"/>
  </w:num>
  <w:num w:numId="166">
    <w:abstractNumId w:val="224"/>
  </w:num>
  <w:num w:numId="167">
    <w:abstractNumId w:val="196"/>
  </w:num>
  <w:num w:numId="168">
    <w:abstractNumId w:val="356"/>
  </w:num>
  <w:num w:numId="169">
    <w:abstractNumId w:val="275"/>
  </w:num>
  <w:num w:numId="170">
    <w:abstractNumId w:val="436"/>
  </w:num>
  <w:num w:numId="171">
    <w:abstractNumId w:val="46"/>
  </w:num>
  <w:num w:numId="172">
    <w:abstractNumId w:val="200"/>
  </w:num>
  <w:num w:numId="173">
    <w:abstractNumId w:val="282"/>
  </w:num>
  <w:num w:numId="174">
    <w:abstractNumId w:val="334"/>
  </w:num>
  <w:num w:numId="175">
    <w:abstractNumId w:val="195"/>
  </w:num>
  <w:num w:numId="176">
    <w:abstractNumId w:val="50"/>
  </w:num>
  <w:num w:numId="177">
    <w:abstractNumId w:val="219"/>
  </w:num>
  <w:num w:numId="178">
    <w:abstractNumId w:val="315"/>
  </w:num>
  <w:num w:numId="179">
    <w:abstractNumId w:val="29"/>
  </w:num>
  <w:num w:numId="180">
    <w:abstractNumId w:val="168"/>
  </w:num>
  <w:num w:numId="181">
    <w:abstractNumId w:val="20"/>
  </w:num>
  <w:num w:numId="182">
    <w:abstractNumId w:val="438"/>
  </w:num>
  <w:num w:numId="183">
    <w:abstractNumId w:val="355"/>
  </w:num>
  <w:num w:numId="184">
    <w:abstractNumId w:val="171"/>
  </w:num>
  <w:num w:numId="185">
    <w:abstractNumId w:val="17"/>
  </w:num>
  <w:num w:numId="186">
    <w:abstractNumId w:val="88"/>
  </w:num>
  <w:num w:numId="187">
    <w:abstractNumId w:val="111"/>
  </w:num>
  <w:num w:numId="188">
    <w:abstractNumId w:val="121"/>
  </w:num>
  <w:num w:numId="189">
    <w:abstractNumId w:val="119"/>
  </w:num>
  <w:num w:numId="190">
    <w:abstractNumId w:val="177"/>
  </w:num>
  <w:num w:numId="191">
    <w:abstractNumId w:val="156"/>
  </w:num>
  <w:num w:numId="192">
    <w:abstractNumId w:val="125"/>
  </w:num>
  <w:num w:numId="193">
    <w:abstractNumId w:val="360"/>
  </w:num>
  <w:num w:numId="194">
    <w:abstractNumId w:val="421"/>
  </w:num>
  <w:num w:numId="195">
    <w:abstractNumId w:val="131"/>
  </w:num>
  <w:num w:numId="196">
    <w:abstractNumId w:val="207"/>
  </w:num>
  <w:num w:numId="197">
    <w:abstractNumId w:val="317"/>
  </w:num>
  <w:num w:numId="198">
    <w:abstractNumId w:val="346"/>
  </w:num>
  <w:num w:numId="199">
    <w:abstractNumId w:val="8"/>
  </w:num>
  <w:num w:numId="200">
    <w:abstractNumId w:val="284"/>
  </w:num>
  <w:num w:numId="201">
    <w:abstractNumId w:val="181"/>
  </w:num>
  <w:num w:numId="202">
    <w:abstractNumId w:val="336"/>
  </w:num>
  <w:num w:numId="203">
    <w:abstractNumId w:val="0"/>
  </w:num>
  <w:num w:numId="204">
    <w:abstractNumId w:val="294"/>
  </w:num>
  <w:num w:numId="205">
    <w:abstractNumId w:val="173"/>
  </w:num>
  <w:num w:numId="206">
    <w:abstractNumId w:val="249"/>
  </w:num>
  <w:num w:numId="207">
    <w:abstractNumId w:val="194"/>
  </w:num>
  <w:num w:numId="208">
    <w:abstractNumId w:val="266"/>
  </w:num>
  <w:num w:numId="209">
    <w:abstractNumId w:val="443"/>
  </w:num>
  <w:num w:numId="210">
    <w:abstractNumId w:val="271"/>
  </w:num>
  <w:num w:numId="211">
    <w:abstractNumId w:val="424"/>
  </w:num>
  <w:num w:numId="212">
    <w:abstractNumId w:val="153"/>
  </w:num>
  <w:num w:numId="213">
    <w:abstractNumId w:val="18"/>
  </w:num>
  <w:num w:numId="214">
    <w:abstractNumId w:val="9"/>
  </w:num>
  <w:num w:numId="215">
    <w:abstractNumId w:val="149"/>
  </w:num>
  <w:num w:numId="216">
    <w:abstractNumId w:val="211"/>
  </w:num>
  <w:num w:numId="217">
    <w:abstractNumId w:val="434"/>
  </w:num>
  <w:num w:numId="218">
    <w:abstractNumId w:val="425"/>
  </w:num>
  <w:num w:numId="219">
    <w:abstractNumId w:val="80"/>
  </w:num>
  <w:num w:numId="220">
    <w:abstractNumId w:val="69"/>
  </w:num>
  <w:num w:numId="221">
    <w:abstractNumId w:val="239"/>
  </w:num>
  <w:num w:numId="222">
    <w:abstractNumId w:val="389"/>
  </w:num>
  <w:num w:numId="223">
    <w:abstractNumId w:val="33"/>
  </w:num>
  <w:num w:numId="224">
    <w:abstractNumId w:val="229"/>
  </w:num>
  <w:num w:numId="225">
    <w:abstractNumId w:val="148"/>
  </w:num>
  <w:num w:numId="226">
    <w:abstractNumId w:val="379"/>
  </w:num>
  <w:num w:numId="227">
    <w:abstractNumId w:val="267"/>
  </w:num>
  <w:num w:numId="228">
    <w:abstractNumId w:val="160"/>
  </w:num>
  <w:num w:numId="229">
    <w:abstractNumId w:val="188"/>
  </w:num>
  <w:num w:numId="230">
    <w:abstractNumId w:val="185"/>
  </w:num>
  <w:num w:numId="231">
    <w:abstractNumId w:val="159"/>
  </w:num>
  <w:num w:numId="232">
    <w:abstractNumId w:val="71"/>
  </w:num>
  <w:num w:numId="233">
    <w:abstractNumId w:val="183"/>
  </w:num>
  <w:num w:numId="234">
    <w:abstractNumId w:val="53"/>
  </w:num>
  <w:num w:numId="235">
    <w:abstractNumId w:val="366"/>
  </w:num>
  <w:num w:numId="236">
    <w:abstractNumId w:val="172"/>
  </w:num>
  <w:num w:numId="237">
    <w:abstractNumId w:val="42"/>
  </w:num>
  <w:num w:numId="238">
    <w:abstractNumId w:val="309"/>
  </w:num>
  <w:num w:numId="239">
    <w:abstractNumId w:val="98"/>
  </w:num>
  <w:num w:numId="240">
    <w:abstractNumId w:val="327"/>
  </w:num>
  <w:num w:numId="241">
    <w:abstractNumId w:val="141"/>
  </w:num>
  <w:num w:numId="242">
    <w:abstractNumId w:val="242"/>
  </w:num>
  <w:num w:numId="243">
    <w:abstractNumId w:val="67"/>
  </w:num>
  <w:num w:numId="244">
    <w:abstractNumId w:val="101"/>
  </w:num>
  <w:num w:numId="245">
    <w:abstractNumId w:val="52"/>
  </w:num>
  <w:num w:numId="246">
    <w:abstractNumId w:val="213"/>
  </w:num>
  <w:num w:numId="247">
    <w:abstractNumId w:val="231"/>
  </w:num>
  <w:num w:numId="248">
    <w:abstractNumId w:val="331"/>
  </w:num>
  <w:num w:numId="249">
    <w:abstractNumId w:val="16"/>
  </w:num>
  <w:num w:numId="250">
    <w:abstractNumId w:val="404"/>
  </w:num>
  <w:num w:numId="251">
    <w:abstractNumId w:val="240"/>
  </w:num>
  <w:num w:numId="252">
    <w:abstractNumId w:val="256"/>
  </w:num>
  <w:num w:numId="253">
    <w:abstractNumId w:val="223"/>
  </w:num>
  <w:num w:numId="254">
    <w:abstractNumId w:val="107"/>
  </w:num>
  <w:num w:numId="255">
    <w:abstractNumId w:val="252"/>
  </w:num>
  <w:num w:numId="256">
    <w:abstractNumId w:val="283"/>
  </w:num>
  <w:num w:numId="257">
    <w:abstractNumId w:val="234"/>
  </w:num>
  <w:num w:numId="258">
    <w:abstractNumId w:val="426"/>
  </w:num>
  <w:num w:numId="259">
    <w:abstractNumId w:val="5"/>
  </w:num>
  <w:num w:numId="260">
    <w:abstractNumId w:val="174"/>
  </w:num>
  <w:num w:numId="261">
    <w:abstractNumId w:val="79"/>
  </w:num>
  <w:num w:numId="262">
    <w:abstractNumId w:val="344"/>
  </w:num>
  <w:num w:numId="263">
    <w:abstractNumId w:val="227"/>
  </w:num>
  <w:num w:numId="264">
    <w:abstractNumId w:val="137"/>
  </w:num>
  <w:num w:numId="265">
    <w:abstractNumId w:val="243"/>
  </w:num>
  <w:num w:numId="266">
    <w:abstractNumId w:val="238"/>
  </w:num>
  <w:num w:numId="267">
    <w:abstractNumId w:val="14"/>
  </w:num>
  <w:num w:numId="268">
    <w:abstractNumId w:val="335"/>
  </w:num>
  <w:num w:numId="269">
    <w:abstractNumId w:val="332"/>
  </w:num>
  <w:num w:numId="270">
    <w:abstractNumId w:val="399"/>
  </w:num>
  <w:num w:numId="271">
    <w:abstractNumId w:val="380"/>
  </w:num>
  <w:num w:numId="272">
    <w:abstractNumId w:val="417"/>
  </w:num>
  <w:num w:numId="273">
    <w:abstractNumId w:val="10"/>
  </w:num>
  <w:num w:numId="274">
    <w:abstractNumId w:val="398"/>
  </w:num>
  <w:num w:numId="275">
    <w:abstractNumId w:val="157"/>
  </w:num>
  <w:num w:numId="276">
    <w:abstractNumId w:val="347"/>
  </w:num>
  <w:num w:numId="277">
    <w:abstractNumId w:val="170"/>
  </w:num>
  <w:num w:numId="278">
    <w:abstractNumId w:val="212"/>
  </w:num>
  <w:num w:numId="279">
    <w:abstractNumId w:val="103"/>
  </w:num>
  <w:num w:numId="280">
    <w:abstractNumId w:val="279"/>
  </w:num>
  <w:num w:numId="281">
    <w:abstractNumId w:val="49"/>
    <w:lvlOverride w:ilvl="0"/>
    <w:lvlOverride w:ilvl="1">
      <w:startOverride w:val="1"/>
    </w:lvlOverride>
    <w:lvlOverride w:ilvl="2"/>
    <w:lvlOverride w:ilvl="3"/>
    <w:lvlOverride w:ilvl="4"/>
    <w:lvlOverride w:ilvl="5"/>
    <w:lvlOverride w:ilvl="6"/>
    <w:lvlOverride w:ilvl="7"/>
    <w:lvlOverride w:ilvl="8"/>
  </w:num>
  <w:num w:numId="282">
    <w:abstractNumId w:val="209"/>
  </w:num>
  <w:num w:numId="283">
    <w:abstractNumId w:val="323"/>
  </w:num>
  <w:num w:numId="284">
    <w:abstractNumId w:val="367"/>
  </w:num>
  <w:num w:numId="285">
    <w:abstractNumId w:val="408"/>
  </w:num>
  <w:num w:numId="286">
    <w:abstractNumId w:val="49"/>
  </w:num>
  <w:num w:numId="287">
    <w:abstractNumId w:val="164"/>
  </w:num>
  <w:num w:numId="288">
    <w:abstractNumId w:val="64"/>
  </w:num>
  <w:num w:numId="289">
    <w:abstractNumId w:val="343"/>
  </w:num>
  <w:num w:numId="290">
    <w:abstractNumId w:val="362"/>
  </w:num>
  <w:num w:numId="291">
    <w:abstractNumId w:val="405"/>
  </w:num>
  <w:num w:numId="292">
    <w:abstractNumId w:val="291"/>
  </w:num>
  <w:num w:numId="293">
    <w:abstractNumId w:val="34"/>
  </w:num>
  <w:num w:numId="294">
    <w:abstractNumId w:val="361"/>
  </w:num>
  <w:num w:numId="295">
    <w:abstractNumId w:val="75"/>
  </w:num>
  <w:num w:numId="296">
    <w:abstractNumId w:val="352"/>
  </w:num>
  <w:num w:numId="297">
    <w:abstractNumId w:val="263"/>
  </w:num>
  <w:num w:numId="298">
    <w:abstractNumId w:val="364"/>
  </w:num>
  <w:num w:numId="299">
    <w:abstractNumId w:val="293"/>
  </w:num>
  <w:num w:numId="300">
    <w:abstractNumId w:val="78"/>
  </w:num>
  <w:num w:numId="301">
    <w:abstractNumId w:val="349"/>
  </w:num>
  <w:num w:numId="302">
    <w:abstractNumId w:val="363"/>
  </w:num>
  <w:num w:numId="303">
    <w:abstractNumId w:val="203"/>
  </w:num>
  <w:num w:numId="304">
    <w:abstractNumId w:val="39"/>
  </w:num>
  <w:num w:numId="305">
    <w:abstractNumId w:val="106"/>
  </w:num>
  <w:num w:numId="306">
    <w:abstractNumId w:val="83"/>
  </w:num>
  <w:num w:numId="307">
    <w:abstractNumId w:val="152"/>
  </w:num>
  <w:num w:numId="308">
    <w:abstractNumId w:val="253"/>
  </w:num>
  <w:num w:numId="309">
    <w:abstractNumId w:val="161"/>
  </w:num>
  <w:num w:numId="310">
    <w:abstractNumId w:val="138"/>
  </w:num>
  <w:num w:numId="311">
    <w:abstractNumId w:val="22"/>
  </w:num>
  <w:num w:numId="312">
    <w:abstractNumId w:val="169"/>
  </w:num>
  <w:num w:numId="313">
    <w:abstractNumId w:val="353"/>
  </w:num>
  <w:num w:numId="314">
    <w:abstractNumId w:val="374"/>
  </w:num>
  <w:num w:numId="315">
    <w:abstractNumId w:val="30"/>
  </w:num>
  <w:num w:numId="316">
    <w:abstractNumId w:val="273"/>
  </w:num>
  <w:num w:numId="317">
    <w:abstractNumId w:val="350"/>
  </w:num>
  <w:num w:numId="318">
    <w:abstractNumId w:val="247"/>
  </w:num>
  <w:num w:numId="319">
    <w:abstractNumId w:val="333"/>
  </w:num>
  <w:num w:numId="320">
    <w:abstractNumId w:val="26"/>
  </w:num>
  <w:num w:numId="321">
    <w:abstractNumId w:val="120"/>
  </w:num>
  <w:num w:numId="322">
    <w:abstractNumId w:val="371"/>
  </w:num>
  <w:num w:numId="323">
    <w:abstractNumId w:val="305"/>
  </w:num>
  <w:num w:numId="324">
    <w:abstractNumId w:val="261"/>
  </w:num>
  <w:num w:numId="325">
    <w:abstractNumId w:val="357"/>
  </w:num>
  <w:num w:numId="326">
    <w:abstractNumId w:val="274"/>
  </w:num>
  <w:num w:numId="327">
    <w:abstractNumId w:val="428"/>
  </w:num>
  <w:num w:numId="328">
    <w:abstractNumId w:val="179"/>
  </w:num>
  <w:num w:numId="329">
    <w:abstractNumId w:val="348"/>
  </w:num>
  <w:num w:numId="330">
    <w:abstractNumId w:val="372"/>
  </w:num>
  <w:num w:numId="331">
    <w:abstractNumId w:val="86"/>
  </w:num>
  <w:num w:numId="332">
    <w:abstractNumId w:val="341"/>
  </w:num>
  <w:num w:numId="333">
    <w:abstractNumId w:val="90"/>
  </w:num>
  <w:num w:numId="334">
    <w:abstractNumId w:val="96"/>
  </w:num>
  <w:num w:numId="335">
    <w:abstractNumId w:val="110"/>
  </w:num>
  <w:num w:numId="336">
    <w:abstractNumId w:val="297"/>
  </w:num>
  <w:num w:numId="337">
    <w:abstractNumId w:val="124"/>
  </w:num>
  <w:num w:numId="338">
    <w:abstractNumId w:val="146"/>
  </w:num>
  <w:num w:numId="339">
    <w:abstractNumId w:val="307"/>
  </w:num>
  <w:num w:numId="340">
    <w:abstractNumId w:val="260"/>
  </w:num>
  <w:num w:numId="341">
    <w:abstractNumId w:val="139"/>
  </w:num>
  <w:num w:numId="342">
    <w:abstractNumId w:val="51"/>
  </w:num>
  <w:num w:numId="343">
    <w:abstractNumId w:val="392"/>
  </w:num>
  <w:num w:numId="344">
    <w:abstractNumId w:val="214"/>
  </w:num>
  <w:num w:numId="345">
    <w:abstractNumId w:val="225"/>
  </w:num>
  <w:num w:numId="346">
    <w:abstractNumId w:val="427"/>
  </w:num>
  <w:num w:numId="347">
    <w:abstractNumId w:val="97"/>
  </w:num>
  <w:num w:numId="348">
    <w:abstractNumId w:val="189"/>
  </w:num>
  <w:num w:numId="349">
    <w:abstractNumId w:val="37"/>
  </w:num>
  <w:num w:numId="350">
    <w:abstractNumId w:val="370"/>
  </w:num>
  <w:num w:numId="351">
    <w:abstractNumId w:val="94"/>
  </w:num>
  <w:num w:numId="352">
    <w:abstractNumId w:val="81"/>
  </w:num>
  <w:num w:numId="353">
    <w:abstractNumId w:val="369"/>
  </w:num>
  <w:num w:numId="354">
    <w:abstractNumId w:val="114"/>
  </w:num>
  <w:num w:numId="355">
    <w:abstractNumId w:val="270"/>
  </w:num>
  <w:num w:numId="356">
    <w:abstractNumId w:val="432"/>
  </w:num>
  <w:num w:numId="357">
    <w:abstractNumId w:val="54"/>
  </w:num>
  <w:num w:numId="358">
    <w:abstractNumId w:val="385"/>
  </w:num>
  <w:num w:numId="359">
    <w:abstractNumId w:val="166"/>
  </w:num>
  <w:num w:numId="360">
    <w:abstractNumId w:val="93"/>
  </w:num>
  <w:num w:numId="361">
    <w:abstractNumId w:val="36"/>
  </w:num>
  <w:num w:numId="362">
    <w:abstractNumId w:val="400"/>
  </w:num>
  <w:num w:numId="363">
    <w:abstractNumId w:val="31"/>
  </w:num>
  <w:num w:numId="364">
    <w:abstractNumId w:val="342"/>
  </w:num>
  <w:num w:numId="365">
    <w:abstractNumId w:val="255"/>
  </w:num>
  <w:num w:numId="366">
    <w:abstractNumId w:val="388"/>
  </w:num>
  <w:num w:numId="367">
    <w:abstractNumId w:val="38"/>
  </w:num>
  <w:num w:numId="368">
    <w:abstractNumId w:val="182"/>
  </w:num>
  <w:num w:numId="369">
    <w:abstractNumId w:val="393"/>
  </w:num>
  <w:num w:numId="370">
    <w:abstractNumId w:val="133"/>
  </w:num>
  <w:num w:numId="371">
    <w:abstractNumId w:val="117"/>
  </w:num>
  <w:num w:numId="372">
    <w:abstractNumId w:val="122"/>
  </w:num>
  <w:num w:numId="373">
    <w:abstractNumId w:val="218"/>
  </w:num>
  <w:num w:numId="374">
    <w:abstractNumId w:val="63"/>
  </w:num>
  <w:num w:numId="375">
    <w:abstractNumId w:val="433"/>
  </w:num>
  <w:num w:numId="376">
    <w:abstractNumId w:val="44"/>
  </w:num>
  <w:num w:numId="377">
    <w:abstractNumId w:val="329"/>
  </w:num>
  <w:num w:numId="378">
    <w:abstractNumId w:val="99"/>
  </w:num>
  <w:num w:numId="379">
    <w:abstractNumId w:val="311"/>
  </w:num>
  <w:num w:numId="380">
    <w:abstractNumId w:val="162"/>
  </w:num>
  <w:num w:numId="381">
    <w:abstractNumId w:val="123"/>
  </w:num>
  <w:num w:numId="382">
    <w:abstractNumId w:val="244"/>
  </w:num>
  <w:num w:numId="383">
    <w:abstractNumId w:val="407"/>
  </w:num>
  <w:num w:numId="384">
    <w:abstractNumId w:val="289"/>
  </w:num>
  <w:num w:numId="385">
    <w:abstractNumId w:val="292"/>
  </w:num>
  <w:num w:numId="386">
    <w:abstractNumId w:val="377"/>
  </w:num>
  <w:num w:numId="387">
    <w:abstractNumId w:val="302"/>
  </w:num>
  <w:num w:numId="388">
    <w:abstractNumId w:val="328"/>
  </w:num>
  <w:num w:numId="389">
    <w:abstractNumId w:val="184"/>
  </w:num>
  <w:num w:numId="390">
    <w:abstractNumId w:val="416"/>
  </w:num>
  <w:num w:numId="391">
    <w:abstractNumId w:val="340"/>
  </w:num>
  <w:num w:numId="392">
    <w:abstractNumId w:val="150"/>
  </w:num>
  <w:num w:numId="393">
    <w:abstractNumId w:val="201"/>
  </w:num>
  <w:num w:numId="394">
    <w:abstractNumId w:val="316"/>
  </w:num>
  <w:num w:numId="395">
    <w:abstractNumId w:val="89"/>
  </w:num>
  <w:num w:numId="396">
    <w:abstractNumId w:val="210"/>
  </w:num>
  <w:num w:numId="397">
    <w:abstractNumId w:val="192"/>
  </w:num>
  <w:num w:numId="398">
    <w:abstractNumId w:val="221"/>
  </w:num>
  <w:num w:numId="399">
    <w:abstractNumId w:val="176"/>
  </w:num>
  <w:num w:numId="400">
    <w:abstractNumId w:val="87"/>
  </w:num>
  <w:num w:numId="401">
    <w:abstractNumId w:val="386"/>
  </w:num>
  <w:num w:numId="402">
    <w:abstractNumId w:val="295"/>
  </w:num>
  <w:num w:numId="403">
    <w:abstractNumId w:val="215"/>
  </w:num>
  <w:num w:numId="404">
    <w:abstractNumId w:val="384"/>
  </w:num>
  <w:num w:numId="405">
    <w:abstractNumId w:val="23"/>
  </w:num>
  <w:num w:numId="406">
    <w:abstractNumId w:val="105"/>
  </w:num>
  <w:num w:numId="407">
    <w:abstractNumId w:val="320"/>
  </w:num>
  <w:num w:numId="408">
    <w:abstractNumId w:val="66"/>
  </w:num>
  <w:num w:numId="409">
    <w:abstractNumId w:val="180"/>
  </w:num>
  <w:num w:numId="410">
    <w:abstractNumId w:val="365"/>
  </w:num>
  <w:num w:numId="411">
    <w:abstractNumId w:val="337"/>
  </w:num>
  <w:num w:numId="412">
    <w:abstractNumId w:val="304"/>
  </w:num>
  <w:num w:numId="413">
    <w:abstractNumId w:val="143"/>
  </w:num>
  <w:num w:numId="414">
    <w:abstractNumId w:val="24"/>
  </w:num>
  <w:num w:numId="415">
    <w:abstractNumId w:val="126"/>
  </w:num>
  <w:num w:numId="416">
    <w:abstractNumId w:val="144"/>
  </w:num>
  <w:num w:numId="417">
    <w:abstractNumId w:val="368"/>
  </w:num>
  <w:num w:numId="418">
    <w:abstractNumId w:val="429"/>
  </w:num>
  <w:num w:numId="419">
    <w:abstractNumId w:val="178"/>
  </w:num>
  <w:num w:numId="420">
    <w:abstractNumId w:val="319"/>
  </w:num>
  <w:num w:numId="421">
    <w:abstractNumId w:val="154"/>
  </w:num>
  <w:num w:numId="422">
    <w:abstractNumId w:val="102"/>
  </w:num>
  <w:num w:numId="423">
    <w:abstractNumId w:val="73"/>
  </w:num>
  <w:num w:numId="424">
    <w:abstractNumId w:val="265"/>
  </w:num>
  <w:num w:numId="425">
    <w:abstractNumId w:val="402"/>
  </w:num>
  <w:num w:numId="426">
    <w:abstractNumId w:val="299"/>
  </w:num>
  <w:num w:numId="427">
    <w:abstractNumId w:val="19"/>
  </w:num>
  <w:num w:numId="428">
    <w:abstractNumId w:val="423"/>
  </w:num>
  <w:num w:numId="429">
    <w:abstractNumId w:val="68"/>
  </w:num>
  <w:num w:numId="430">
    <w:abstractNumId w:val="440"/>
  </w:num>
  <w:num w:numId="431">
    <w:abstractNumId w:val="28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abstractNumId w:val="257"/>
  </w:num>
  <w:num w:numId="433">
    <w:abstractNumId w:val="285"/>
  </w:num>
  <w:num w:numId="434">
    <w:abstractNumId w:val="310"/>
  </w:num>
  <w:num w:numId="435">
    <w:abstractNumId w:val="132"/>
  </w:num>
  <w:num w:numId="436">
    <w:abstractNumId w:val="6"/>
  </w:num>
  <w:num w:numId="437">
    <w:abstractNumId w:val="281"/>
  </w:num>
  <w:num w:numId="438">
    <w:abstractNumId w:val="56"/>
  </w:num>
  <w:num w:numId="439">
    <w:abstractNumId w:val="61"/>
  </w:num>
  <w:num w:numId="440">
    <w:abstractNumId w:val="378"/>
  </w:num>
  <w:num w:numId="441">
    <w:abstractNumId w:val="345"/>
  </w:num>
  <w:num w:numId="442">
    <w:abstractNumId w:val="232"/>
  </w:num>
  <w:num w:numId="443">
    <w:abstractNumId w:val="59"/>
  </w:num>
  <w:num w:numId="444">
    <w:abstractNumId w:val="197"/>
  </w:num>
  <w:num w:numId="445">
    <w:abstractNumId w:val="359"/>
  </w:num>
  <w:num w:numId="446">
    <w:abstractNumId w:val="406"/>
  </w:num>
  <w:num w:numId="447">
    <w:abstractNumId w:val="206"/>
  </w:num>
  <w:num w:numId="448">
    <w:abstractNumId w:val="413"/>
  </w:num>
  <w:numIdMacAtCleanup w:val="44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CC: review">
    <w15:presenceInfo w15:providerId="None" w15:userId="MCC: review"/>
  </w15:person>
  <w15:person w15:author="JK2">
    <w15:presenceInfo w15:providerId="None" w15:userId="JK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activeWritingStyle w:appName="MSWord" w:lang="en-GB" w:vendorID="64" w:dllVersion="131078" w:nlCheck="1" w:checkStyle="1"/>
  <w:activeWritingStyle w:appName="MSWord" w:lang="en-AU" w:vendorID="64" w:dllVersion="131078" w:nlCheck="1" w:checkStyle="1"/>
  <w:activeWritingStyle w:appName="MSWord" w:lang="fr-CA" w:vendorID="64" w:dllVersion="131078" w:nlCheck="1" w:checkStyle="1"/>
  <w:activeWritingStyle w:appName="MSWord" w:lang="en-US" w:vendorID="64" w:dllVersion="131078" w:nlCheck="1" w:checkStyle="1"/>
  <w:activeWritingStyle w:appName="MSWord" w:lang="es-ES" w:vendorID="64" w:dllVersion="131078" w:nlCheck="1" w:checkStyle="1"/>
  <w:activeWritingStyle w:appName="MSWord" w:lang="fr-FR" w:vendorID="64" w:dllVersion="131078"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58A"/>
    <w:rsid w:val="00000491"/>
    <w:rsid w:val="000008A4"/>
    <w:rsid w:val="00001BCD"/>
    <w:rsid w:val="000026FC"/>
    <w:rsid w:val="00002B32"/>
    <w:rsid w:val="00002BB0"/>
    <w:rsid w:val="000031A3"/>
    <w:rsid w:val="00004006"/>
    <w:rsid w:val="000040E7"/>
    <w:rsid w:val="000041DF"/>
    <w:rsid w:val="00004430"/>
    <w:rsid w:val="000044DF"/>
    <w:rsid w:val="00004723"/>
    <w:rsid w:val="000049C7"/>
    <w:rsid w:val="00004E35"/>
    <w:rsid w:val="00004E6C"/>
    <w:rsid w:val="00005177"/>
    <w:rsid w:val="000063DE"/>
    <w:rsid w:val="000067D7"/>
    <w:rsid w:val="00006E91"/>
    <w:rsid w:val="0000704F"/>
    <w:rsid w:val="0000718E"/>
    <w:rsid w:val="00007236"/>
    <w:rsid w:val="00007449"/>
    <w:rsid w:val="00007C8B"/>
    <w:rsid w:val="00007CD7"/>
    <w:rsid w:val="00007DCB"/>
    <w:rsid w:val="00007DD1"/>
    <w:rsid w:val="00007EDD"/>
    <w:rsid w:val="00007FAA"/>
    <w:rsid w:val="00010432"/>
    <w:rsid w:val="0001083D"/>
    <w:rsid w:val="00010D11"/>
    <w:rsid w:val="00010EB9"/>
    <w:rsid w:val="00010F11"/>
    <w:rsid w:val="00011381"/>
    <w:rsid w:val="000115EB"/>
    <w:rsid w:val="00011697"/>
    <w:rsid w:val="000117A7"/>
    <w:rsid w:val="00011E0A"/>
    <w:rsid w:val="00011E5B"/>
    <w:rsid w:val="00012099"/>
    <w:rsid w:val="000120A3"/>
    <w:rsid w:val="000121E6"/>
    <w:rsid w:val="0001222C"/>
    <w:rsid w:val="000122B2"/>
    <w:rsid w:val="00012F0D"/>
    <w:rsid w:val="00013758"/>
    <w:rsid w:val="00013A5B"/>
    <w:rsid w:val="00013B03"/>
    <w:rsid w:val="00013BE4"/>
    <w:rsid w:val="00014253"/>
    <w:rsid w:val="0001452A"/>
    <w:rsid w:val="000146A5"/>
    <w:rsid w:val="000149B3"/>
    <w:rsid w:val="000150B2"/>
    <w:rsid w:val="00015149"/>
    <w:rsid w:val="00015297"/>
    <w:rsid w:val="0001565D"/>
    <w:rsid w:val="00015CB8"/>
    <w:rsid w:val="00015FB9"/>
    <w:rsid w:val="00016716"/>
    <w:rsid w:val="00016DAF"/>
    <w:rsid w:val="0001784F"/>
    <w:rsid w:val="00017E12"/>
    <w:rsid w:val="00020268"/>
    <w:rsid w:val="000203FF"/>
    <w:rsid w:val="00020654"/>
    <w:rsid w:val="00020A60"/>
    <w:rsid w:val="00020CD1"/>
    <w:rsid w:val="00020CF1"/>
    <w:rsid w:val="00020DC6"/>
    <w:rsid w:val="00020DFB"/>
    <w:rsid w:val="00020E44"/>
    <w:rsid w:val="00021426"/>
    <w:rsid w:val="000214FC"/>
    <w:rsid w:val="000216DF"/>
    <w:rsid w:val="000217B1"/>
    <w:rsid w:val="000217EF"/>
    <w:rsid w:val="000218E4"/>
    <w:rsid w:val="00021CE4"/>
    <w:rsid w:val="0002224E"/>
    <w:rsid w:val="00022370"/>
    <w:rsid w:val="0002270B"/>
    <w:rsid w:val="000228F8"/>
    <w:rsid w:val="00022F69"/>
    <w:rsid w:val="00023308"/>
    <w:rsid w:val="00023467"/>
    <w:rsid w:val="00023468"/>
    <w:rsid w:val="00023E81"/>
    <w:rsid w:val="00024121"/>
    <w:rsid w:val="00024216"/>
    <w:rsid w:val="0002454E"/>
    <w:rsid w:val="000245BD"/>
    <w:rsid w:val="000247E6"/>
    <w:rsid w:val="00024DBA"/>
    <w:rsid w:val="00025028"/>
    <w:rsid w:val="00025078"/>
    <w:rsid w:val="000252A8"/>
    <w:rsid w:val="000252C3"/>
    <w:rsid w:val="0002595F"/>
    <w:rsid w:val="00025B9D"/>
    <w:rsid w:val="00026440"/>
    <w:rsid w:val="00026B4C"/>
    <w:rsid w:val="00026C21"/>
    <w:rsid w:val="00026C93"/>
    <w:rsid w:val="00026EA0"/>
    <w:rsid w:val="00026F49"/>
    <w:rsid w:val="00026F68"/>
    <w:rsid w:val="000270FA"/>
    <w:rsid w:val="00027236"/>
    <w:rsid w:val="00027848"/>
    <w:rsid w:val="00027C52"/>
    <w:rsid w:val="0003013B"/>
    <w:rsid w:val="0003027C"/>
    <w:rsid w:val="000302E5"/>
    <w:rsid w:val="00030579"/>
    <w:rsid w:val="000305AD"/>
    <w:rsid w:val="00030656"/>
    <w:rsid w:val="00030673"/>
    <w:rsid w:val="00030C5B"/>
    <w:rsid w:val="00030D98"/>
    <w:rsid w:val="00030DAD"/>
    <w:rsid w:val="0003129F"/>
    <w:rsid w:val="00031755"/>
    <w:rsid w:val="000317FD"/>
    <w:rsid w:val="000319B9"/>
    <w:rsid w:val="00031A99"/>
    <w:rsid w:val="00032046"/>
    <w:rsid w:val="00032716"/>
    <w:rsid w:val="0003273A"/>
    <w:rsid w:val="00032D4E"/>
    <w:rsid w:val="0003324A"/>
    <w:rsid w:val="0003394D"/>
    <w:rsid w:val="00033C77"/>
    <w:rsid w:val="000343AF"/>
    <w:rsid w:val="000345AE"/>
    <w:rsid w:val="00034845"/>
    <w:rsid w:val="00034B93"/>
    <w:rsid w:val="00034C5E"/>
    <w:rsid w:val="000352B5"/>
    <w:rsid w:val="000356AE"/>
    <w:rsid w:val="0003574E"/>
    <w:rsid w:val="000358ED"/>
    <w:rsid w:val="00035B2F"/>
    <w:rsid w:val="00035DE3"/>
    <w:rsid w:val="00036451"/>
    <w:rsid w:val="00036715"/>
    <w:rsid w:val="000369F3"/>
    <w:rsid w:val="00036CB7"/>
    <w:rsid w:val="00036DBD"/>
    <w:rsid w:val="000370F9"/>
    <w:rsid w:val="000372EF"/>
    <w:rsid w:val="000374F5"/>
    <w:rsid w:val="00037679"/>
    <w:rsid w:val="00037829"/>
    <w:rsid w:val="00040120"/>
    <w:rsid w:val="00040666"/>
    <w:rsid w:val="00040C86"/>
    <w:rsid w:val="000410F4"/>
    <w:rsid w:val="000411DE"/>
    <w:rsid w:val="000416A3"/>
    <w:rsid w:val="000416F6"/>
    <w:rsid w:val="00041882"/>
    <w:rsid w:val="000418D0"/>
    <w:rsid w:val="00041A80"/>
    <w:rsid w:val="00041E0A"/>
    <w:rsid w:val="00041FCE"/>
    <w:rsid w:val="00041FF8"/>
    <w:rsid w:val="00042771"/>
    <w:rsid w:val="00042C35"/>
    <w:rsid w:val="00042E8F"/>
    <w:rsid w:val="000433BD"/>
    <w:rsid w:val="000438EF"/>
    <w:rsid w:val="00043CAB"/>
    <w:rsid w:val="0004406F"/>
    <w:rsid w:val="000440AF"/>
    <w:rsid w:val="000441BC"/>
    <w:rsid w:val="0004431F"/>
    <w:rsid w:val="0004453A"/>
    <w:rsid w:val="00044671"/>
    <w:rsid w:val="00044ABA"/>
    <w:rsid w:val="00044D18"/>
    <w:rsid w:val="00045B07"/>
    <w:rsid w:val="00046194"/>
    <w:rsid w:val="000461DB"/>
    <w:rsid w:val="00046208"/>
    <w:rsid w:val="00046C95"/>
    <w:rsid w:val="00047083"/>
    <w:rsid w:val="00047315"/>
    <w:rsid w:val="0004764D"/>
    <w:rsid w:val="000477BA"/>
    <w:rsid w:val="00047813"/>
    <w:rsid w:val="00047950"/>
    <w:rsid w:val="00047E19"/>
    <w:rsid w:val="00050682"/>
    <w:rsid w:val="000510CE"/>
    <w:rsid w:val="000511DF"/>
    <w:rsid w:val="000514D1"/>
    <w:rsid w:val="0005182A"/>
    <w:rsid w:val="00051D25"/>
    <w:rsid w:val="0005254D"/>
    <w:rsid w:val="00052758"/>
    <w:rsid w:val="00052BBF"/>
    <w:rsid w:val="00052E9E"/>
    <w:rsid w:val="000531C9"/>
    <w:rsid w:val="000534D6"/>
    <w:rsid w:val="000536E7"/>
    <w:rsid w:val="00053CB7"/>
    <w:rsid w:val="00053D96"/>
    <w:rsid w:val="00053E7C"/>
    <w:rsid w:val="000542D6"/>
    <w:rsid w:val="00054352"/>
    <w:rsid w:val="00054379"/>
    <w:rsid w:val="000543C3"/>
    <w:rsid w:val="00054A7D"/>
    <w:rsid w:val="00054D11"/>
    <w:rsid w:val="00054F40"/>
    <w:rsid w:val="000552C2"/>
    <w:rsid w:val="00055390"/>
    <w:rsid w:val="00055922"/>
    <w:rsid w:val="00055E3B"/>
    <w:rsid w:val="00055E83"/>
    <w:rsid w:val="0005615D"/>
    <w:rsid w:val="00056242"/>
    <w:rsid w:val="000566FF"/>
    <w:rsid w:val="00056C55"/>
    <w:rsid w:val="000570B9"/>
    <w:rsid w:val="00057569"/>
    <w:rsid w:val="0005769F"/>
    <w:rsid w:val="00057764"/>
    <w:rsid w:val="00057CC4"/>
    <w:rsid w:val="00057DFA"/>
    <w:rsid w:val="00060301"/>
    <w:rsid w:val="0006044E"/>
    <w:rsid w:val="00060847"/>
    <w:rsid w:val="00060B9E"/>
    <w:rsid w:val="000616F5"/>
    <w:rsid w:val="00061813"/>
    <w:rsid w:val="00061A8D"/>
    <w:rsid w:val="00061B32"/>
    <w:rsid w:val="00061D9C"/>
    <w:rsid w:val="0006221C"/>
    <w:rsid w:val="00062684"/>
    <w:rsid w:val="00062CA4"/>
    <w:rsid w:val="0006301B"/>
    <w:rsid w:val="000630C1"/>
    <w:rsid w:val="000631A2"/>
    <w:rsid w:val="00063417"/>
    <w:rsid w:val="0006380E"/>
    <w:rsid w:val="00063BD2"/>
    <w:rsid w:val="00063C35"/>
    <w:rsid w:val="0006465B"/>
    <w:rsid w:val="000647DF"/>
    <w:rsid w:val="00064CC9"/>
    <w:rsid w:val="00064CD0"/>
    <w:rsid w:val="00065273"/>
    <w:rsid w:val="00065A7C"/>
    <w:rsid w:val="00065AA8"/>
    <w:rsid w:val="00065DCB"/>
    <w:rsid w:val="00065FD0"/>
    <w:rsid w:val="00066B44"/>
    <w:rsid w:val="00066B4B"/>
    <w:rsid w:val="000678E3"/>
    <w:rsid w:val="00067992"/>
    <w:rsid w:val="00067A26"/>
    <w:rsid w:val="00067DF8"/>
    <w:rsid w:val="00067FC0"/>
    <w:rsid w:val="00070140"/>
    <w:rsid w:val="00070256"/>
    <w:rsid w:val="000706EC"/>
    <w:rsid w:val="00070780"/>
    <w:rsid w:val="00070F5B"/>
    <w:rsid w:val="00071126"/>
    <w:rsid w:val="00071858"/>
    <w:rsid w:val="00071E1E"/>
    <w:rsid w:val="00071E21"/>
    <w:rsid w:val="0007222F"/>
    <w:rsid w:val="0007258B"/>
    <w:rsid w:val="000726EA"/>
    <w:rsid w:val="00072DBB"/>
    <w:rsid w:val="00072E5B"/>
    <w:rsid w:val="00073618"/>
    <w:rsid w:val="00073A69"/>
    <w:rsid w:val="00073D2F"/>
    <w:rsid w:val="00073D66"/>
    <w:rsid w:val="00074313"/>
    <w:rsid w:val="0007472C"/>
    <w:rsid w:val="00074ABE"/>
    <w:rsid w:val="00074C45"/>
    <w:rsid w:val="00074EB6"/>
    <w:rsid w:val="0007507E"/>
    <w:rsid w:val="000751BE"/>
    <w:rsid w:val="000751D3"/>
    <w:rsid w:val="000751E2"/>
    <w:rsid w:val="00075414"/>
    <w:rsid w:val="00075915"/>
    <w:rsid w:val="00075EBD"/>
    <w:rsid w:val="00076DF8"/>
    <w:rsid w:val="00076FA3"/>
    <w:rsid w:val="0007717C"/>
    <w:rsid w:val="000772BF"/>
    <w:rsid w:val="000772C9"/>
    <w:rsid w:val="00077628"/>
    <w:rsid w:val="000778C3"/>
    <w:rsid w:val="00077D8A"/>
    <w:rsid w:val="00077EEC"/>
    <w:rsid w:val="0008042F"/>
    <w:rsid w:val="000805FC"/>
    <w:rsid w:val="000807CA"/>
    <w:rsid w:val="0008092E"/>
    <w:rsid w:val="000809C1"/>
    <w:rsid w:val="00080A3A"/>
    <w:rsid w:val="00081225"/>
    <w:rsid w:val="000814AA"/>
    <w:rsid w:val="000815DD"/>
    <w:rsid w:val="00081BC0"/>
    <w:rsid w:val="00081D2A"/>
    <w:rsid w:val="00081F5C"/>
    <w:rsid w:val="000820A3"/>
    <w:rsid w:val="000820DE"/>
    <w:rsid w:val="00082277"/>
    <w:rsid w:val="00082336"/>
    <w:rsid w:val="00082C2A"/>
    <w:rsid w:val="00082FA2"/>
    <w:rsid w:val="0008309C"/>
    <w:rsid w:val="0008317D"/>
    <w:rsid w:val="0008345D"/>
    <w:rsid w:val="000838A6"/>
    <w:rsid w:val="0008397C"/>
    <w:rsid w:val="000844F6"/>
    <w:rsid w:val="00084587"/>
    <w:rsid w:val="0008472D"/>
    <w:rsid w:val="00084811"/>
    <w:rsid w:val="00084B0A"/>
    <w:rsid w:val="00085162"/>
    <w:rsid w:val="00085236"/>
    <w:rsid w:val="00085997"/>
    <w:rsid w:val="00085C85"/>
    <w:rsid w:val="00085ECD"/>
    <w:rsid w:val="00085F5E"/>
    <w:rsid w:val="00086435"/>
    <w:rsid w:val="0008654C"/>
    <w:rsid w:val="000868E4"/>
    <w:rsid w:val="00086B90"/>
    <w:rsid w:val="00086E76"/>
    <w:rsid w:val="00086F66"/>
    <w:rsid w:val="0008789C"/>
    <w:rsid w:val="00087946"/>
    <w:rsid w:val="00087DE1"/>
    <w:rsid w:val="000900DA"/>
    <w:rsid w:val="000907DF"/>
    <w:rsid w:val="000909FF"/>
    <w:rsid w:val="00090A71"/>
    <w:rsid w:val="00091200"/>
    <w:rsid w:val="00091514"/>
    <w:rsid w:val="00091722"/>
    <w:rsid w:val="00091B09"/>
    <w:rsid w:val="00091C02"/>
    <w:rsid w:val="00091CE4"/>
    <w:rsid w:val="00091EC9"/>
    <w:rsid w:val="00092210"/>
    <w:rsid w:val="00092260"/>
    <w:rsid w:val="00092F2E"/>
    <w:rsid w:val="00093052"/>
    <w:rsid w:val="000934BA"/>
    <w:rsid w:val="000936FD"/>
    <w:rsid w:val="00093BA2"/>
    <w:rsid w:val="00093DC9"/>
    <w:rsid w:val="00093DD5"/>
    <w:rsid w:val="00093E5C"/>
    <w:rsid w:val="00094012"/>
    <w:rsid w:val="000941AA"/>
    <w:rsid w:val="000943D2"/>
    <w:rsid w:val="00094422"/>
    <w:rsid w:val="00094728"/>
    <w:rsid w:val="00094813"/>
    <w:rsid w:val="00094EB3"/>
    <w:rsid w:val="00095107"/>
    <w:rsid w:val="000952F7"/>
    <w:rsid w:val="00095665"/>
    <w:rsid w:val="00095B2C"/>
    <w:rsid w:val="00095B93"/>
    <w:rsid w:val="00096144"/>
    <w:rsid w:val="00096266"/>
    <w:rsid w:val="00096277"/>
    <w:rsid w:val="00096733"/>
    <w:rsid w:val="000967BE"/>
    <w:rsid w:val="000968E5"/>
    <w:rsid w:val="00096A7D"/>
    <w:rsid w:val="00096C64"/>
    <w:rsid w:val="00096ED2"/>
    <w:rsid w:val="0009773C"/>
    <w:rsid w:val="000977B1"/>
    <w:rsid w:val="000977CE"/>
    <w:rsid w:val="000978B8"/>
    <w:rsid w:val="0009792D"/>
    <w:rsid w:val="00097A45"/>
    <w:rsid w:val="00097A68"/>
    <w:rsid w:val="00097AA8"/>
    <w:rsid w:val="00097C69"/>
    <w:rsid w:val="00097F19"/>
    <w:rsid w:val="000A0145"/>
    <w:rsid w:val="000A0297"/>
    <w:rsid w:val="000A076D"/>
    <w:rsid w:val="000A0933"/>
    <w:rsid w:val="000A0A47"/>
    <w:rsid w:val="000A0B0B"/>
    <w:rsid w:val="000A0CD0"/>
    <w:rsid w:val="000A10A3"/>
    <w:rsid w:val="000A1249"/>
    <w:rsid w:val="000A1494"/>
    <w:rsid w:val="000A17A8"/>
    <w:rsid w:val="000A19A9"/>
    <w:rsid w:val="000A19E6"/>
    <w:rsid w:val="000A1C87"/>
    <w:rsid w:val="000A1DA0"/>
    <w:rsid w:val="000A1F96"/>
    <w:rsid w:val="000A20C6"/>
    <w:rsid w:val="000A2396"/>
    <w:rsid w:val="000A2412"/>
    <w:rsid w:val="000A2510"/>
    <w:rsid w:val="000A2857"/>
    <w:rsid w:val="000A287B"/>
    <w:rsid w:val="000A2958"/>
    <w:rsid w:val="000A29DA"/>
    <w:rsid w:val="000A2B8D"/>
    <w:rsid w:val="000A31FD"/>
    <w:rsid w:val="000A3443"/>
    <w:rsid w:val="000A3475"/>
    <w:rsid w:val="000A35AC"/>
    <w:rsid w:val="000A3624"/>
    <w:rsid w:val="000A3A7D"/>
    <w:rsid w:val="000A3FF6"/>
    <w:rsid w:val="000A416C"/>
    <w:rsid w:val="000A43A3"/>
    <w:rsid w:val="000A43A5"/>
    <w:rsid w:val="000A46BE"/>
    <w:rsid w:val="000A4960"/>
    <w:rsid w:val="000A4AC3"/>
    <w:rsid w:val="000A4C1C"/>
    <w:rsid w:val="000A4DB8"/>
    <w:rsid w:val="000A4E43"/>
    <w:rsid w:val="000A51A3"/>
    <w:rsid w:val="000A5303"/>
    <w:rsid w:val="000A563C"/>
    <w:rsid w:val="000A5BC6"/>
    <w:rsid w:val="000A5CC8"/>
    <w:rsid w:val="000A5D78"/>
    <w:rsid w:val="000A69EC"/>
    <w:rsid w:val="000A6C22"/>
    <w:rsid w:val="000A7163"/>
    <w:rsid w:val="000A7355"/>
    <w:rsid w:val="000A793D"/>
    <w:rsid w:val="000A7B2F"/>
    <w:rsid w:val="000A7EE3"/>
    <w:rsid w:val="000B0093"/>
    <w:rsid w:val="000B026F"/>
    <w:rsid w:val="000B02E4"/>
    <w:rsid w:val="000B0D43"/>
    <w:rsid w:val="000B0E72"/>
    <w:rsid w:val="000B1042"/>
    <w:rsid w:val="000B13EF"/>
    <w:rsid w:val="000B14C3"/>
    <w:rsid w:val="000B151A"/>
    <w:rsid w:val="000B17D3"/>
    <w:rsid w:val="000B1C1C"/>
    <w:rsid w:val="000B1F1C"/>
    <w:rsid w:val="000B24C9"/>
    <w:rsid w:val="000B30F6"/>
    <w:rsid w:val="000B3B7B"/>
    <w:rsid w:val="000B4499"/>
    <w:rsid w:val="000B44D7"/>
    <w:rsid w:val="000B4B9E"/>
    <w:rsid w:val="000B4BE0"/>
    <w:rsid w:val="000B4C5F"/>
    <w:rsid w:val="000B501D"/>
    <w:rsid w:val="000B5620"/>
    <w:rsid w:val="000B5F66"/>
    <w:rsid w:val="000B6367"/>
    <w:rsid w:val="000B6519"/>
    <w:rsid w:val="000B66EC"/>
    <w:rsid w:val="000B6B01"/>
    <w:rsid w:val="000B6E9B"/>
    <w:rsid w:val="000B7182"/>
    <w:rsid w:val="000B76B3"/>
    <w:rsid w:val="000B78DF"/>
    <w:rsid w:val="000C048A"/>
    <w:rsid w:val="000C050B"/>
    <w:rsid w:val="000C0510"/>
    <w:rsid w:val="000C06EB"/>
    <w:rsid w:val="000C09A9"/>
    <w:rsid w:val="000C0AE8"/>
    <w:rsid w:val="000C0CC6"/>
    <w:rsid w:val="000C1076"/>
    <w:rsid w:val="000C10F0"/>
    <w:rsid w:val="000C201E"/>
    <w:rsid w:val="000C2758"/>
    <w:rsid w:val="000C2C05"/>
    <w:rsid w:val="000C2C10"/>
    <w:rsid w:val="000C307E"/>
    <w:rsid w:val="000C345A"/>
    <w:rsid w:val="000C367F"/>
    <w:rsid w:val="000C37BF"/>
    <w:rsid w:val="000C399E"/>
    <w:rsid w:val="000C3A1A"/>
    <w:rsid w:val="000C3AF6"/>
    <w:rsid w:val="000C3D59"/>
    <w:rsid w:val="000C3D87"/>
    <w:rsid w:val="000C402F"/>
    <w:rsid w:val="000C41F6"/>
    <w:rsid w:val="000C432A"/>
    <w:rsid w:val="000C432E"/>
    <w:rsid w:val="000C490B"/>
    <w:rsid w:val="000C4C57"/>
    <w:rsid w:val="000C4D5E"/>
    <w:rsid w:val="000C539F"/>
    <w:rsid w:val="000C53E1"/>
    <w:rsid w:val="000C543F"/>
    <w:rsid w:val="000C5495"/>
    <w:rsid w:val="000C5988"/>
    <w:rsid w:val="000C5B4A"/>
    <w:rsid w:val="000C5BFD"/>
    <w:rsid w:val="000C5CB8"/>
    <w:rsid w:val="000C5D65"/>
    <w:rsid w:val="000C607F"/>
    <w:rsid w:val="000C63FA"/>
    <w:rsid w:val="000C66C7"/>
    <w:rsid w:val="000C67EE"/>
    <w:rsid w:val="000C6ABC"/>
    <w:rsid w:val="000C6AFB"/>
    <w:rsid w:val="000C6D70"/>
    <w:rsid w:val="000C6FD0"/>
    <w:rsid w:val="000C75BA"/>
    <w:rsid w:val="000C7B70"/>
    <w:rsid w:val="000D03B8"/>
    <w:rsid w:val="000D0931"/>
    <w:rsid w:val="000D0A3E"/>
    <w:rsid w:val="000D0DC0"/>
    <w:rsid w:val="000D0EA8"/>
    <w:rsid w:val="000D0F9B"/>
    <w:rsid w:val="000D1003"/>
    <w:rsid w:val="000D13E2"/>
    <w:rsid w:val="000D16D5"/>
    <w:rsid w:val="000D19EC"/>
    <w:rsid w:val="000D1FD0"/>
    <w:rsid w:val="000D208C"/>
    <w:rsid w:val="000D20C3"/>
    <w:rsid w:val="000D20C9"/>
    <w:rsid w:val="000D21A9"/>
    <w:rsid w:val="000D29DD"/>
    <w:rsid w:val="000D2DB8"/>
    <w:rsid w:val="000D35D4"/>
    <w:rsid w:val="000D3708"/>
    <w:rsid w:val="000D3710"/>
    <w:rsid w:val="000D396F"/>
    <w:rsid w:val="000D3995"/>
    <w:rsid w:val="000D3AC1"/>
    <w:rsid w:val="000D3B86"/>
    <w:rsid w:val="000D41AB"/>
    <w:rsid w:val="000D4748"/>
    <w:rsid w:val="000D4B9A"/>
    <w:rsid w:val="000D4DE6"/>
    <w:rsid w:val="000D52B4"/>
    <w:rsid w:val="000D52D4"/>
    <w:rsid w:val="000D5696"/>
    <w:rsid w:val="000D5F46"/>
    <w:rsid w:val="000D6093"/>
    <w:rsid w:val="000D6395"/>
    <w:rsid w:val="000D63C2"/>
    <w:rsid w:val="000D66A4"/>
    <w:rsid w:val="000D6717"/>
    <w:rsid w:val="000D6EFF"/>
    <w:rsid w:val="000D7163"/>
    <w:rsid w:val="000D7390"/>
    <w:rsid w:val="000D74BA"/>
    <w:rsid w:val="000D76DB"/>
    <w:rsid w:val="000D7A4E"/>
    <w:rsid w:val="000E02BE"/>
    <w:rsid w:val="000E06E8"/>
    <w:rsid w:val="000E07C0"/>
    <w:rsid w:val="000E0D92"/>
    <w:rsid w:val="000E10F8"/>
    <w:rsid w:val="000E11A1"/>
    <w:rsid w:val="000E1968"/>
    <w:rsid w:val="000E1991"/>
    <w:rsid w:val="000E1C47"/>
    <w:rsid w:val="000E1DB9"/>
    <w:rsid w:val="000E2039"/>
    <w:rsid w:val="000E22E2"/>
    <w:rsid w:val="000E22F2"/>
    <w:rsid w:val="000E240E"/>
    <w:rsid w:val="000E2433"/>
    <w:rsid w:val="000E2435"/>
    <w:rsid w:val="000E254E"/>
    <w:rsid w:val="000E2CB4"/>
    <w:rsid w:val="000E34F2"/>
    <w:rsid w:val="000E36D5"/>
    <w:rsid w:val="000E3868"/>
    <w:rsid w:val="000E3B78"/>
    <w:rsid w:val="000E3DB8"/>
    <w:rsid w:val="000E40EF"/>
    <w:rsid w:val="000E416D"/>
    <w:rsid w:val="000E4806"/>
    <w:rsid w:val="000E49C3"/>
    <w:rsid w:val="000E49C5"/>
    <w:rsid w:val="000E4D41"/>
    <w:rsid w:val="000E6491"/>
    <w:rsid w:val="000E6C90"/>
    <w:rsid w:val="000E6CE5"/>
    <w:rsid w:val="000E6DD4"/>
    <w:rsid w:val="000E709D"/>
    <w:rsid w:val="000E7265"/>
    <w:rsid w:val="000E7520"/>
    <w:rsid w:val="000E7C7A"/>
    <w:rsid w:val="000E7D24"/>
    <w:rsid w:val="000F0197"/>
    <w:rsid w:val="000F0B3F"/>
    <w:rsid w:val="000F0E29"/>
    <w:rsid w:val="000F0EB2"/>
    <w:rsid w:val="000F0FBE"/>
    <w:rsid w:val="000F0FC6"/>
    <w:rsid w:val="000F11D2"/>
    <w:rsid w:val="000F1281"/>
    <w:rsid w:val="000F22BC"/>
    <w:rsid w:val="000F265D"/>
    <w:rsid w:val="000F2830"/>
    <w:rsid w:val="000F2DDE"/>
    <w:rsid w:val="000F32E2"/>
    <w:rsid w:val="000F33EF"/>
    <w:rsid w:val="000F3B00"/>
    <w:rsid w:val="000F3EF4"/>
    <w:rsid w:val="000F4612"/>
    <w:rsid w:val="000F4DC7"/>
    <w:rsid w:val="000F55F2"/>
    <w:rsid w:val="000F5F46"/>
    <w:rsid w:val="000F60A3"/>
    <w:rsid w:val="000F6396"/>
    <w:rsid w:val="000F644F"/>
    <w:rsid w:val="000F68F5"/>
    <w:rsid w:val="000F6D13"/>
    <w:rsid w:val="000F6F3E"/>
    <w:rsid w:val="000F713F"/>
    <w:rsid w:val="000F7143"/>
    <w:rsid w:val="000F74D7"/>
    <w:rsid w:val="000F7784"/>
    <w:rsid w:val="001004FD"/>
    <w:rsid w:val="00100819"/>
    <w:rsid w:val="00100CEA"/>
    <w:rsid w:val="001012DD"/>
    <w:rsid w:val="001014DE"/>
    <w:rsid w:val="00102181"/>
    <w:rsid w:val="0010234C"/>
    <w:rsid w:val="001026E1"/>
    <w:rsid w:val="00102C65"/>
    <w:rsid w:val="00102DAE"/>
    <w:rsid w:val="001035F1"/>
    <w:rsid w:val="00103B36"/>
    <w:rsid w:val="00103C6C"/>
    <w:rsid w:val="00103DB3"/>
    <w:rsid w:val="00103E3A"/>
    <w:rsid w:val="001043D6"/>
    <w:rsid w:val="00104489"/>
    <w:rsid w:val="00104804"/>
    <w:rsid w:val="00104D2F"/>
    <w:rsid w:val="00104D3A"/>
    <w:rsid w:val="00105402"/>
    <w:rsid w:val="0010579C"/>
    <w:rsid w:val="00105DBD"/>
    <w:rsid w:val="00105EB4"/>
    <w:rsid w:val="00105EC0"/>
    <w:rsid w:val="0010605A"/>
    <w:rsid w:val="00106190"/>
    <w:rsid w:val="001064E4"/>
    <w:rsid w:val="001069F3"/>
    <w:rsid w:val="00106B09"/>
    <w:rsid w:val="00106DB6"/>
    <w:rsid w:val="001072F8"/>
    <w:rsid w:val="0010798C"/>
    <w:rsid w:val="00110404"/>
    <w:rsid w:val="00110C0B"/>
    <w:rsid w:val="001111B5"/>
    <w:rsid w:val="0011144A"/>
    <w:rsid w:val="00111681"/>
    <w:rsid w:val="001126FA"/>
    <w:rsid w:val="0011275B"/>
    <w:rsid w:val="0011304E"/>
    <w:rsid w:val="00113266"/>
    <w:rsid w:val="0011379A"/>
    <w:rsid w:val="001139AE"/>
    <w:rsid w:val="00113F6A"/>
    <w:rsid w:val="001142F3"/>
    <w:rsid w:val="00114726"/>
    <w:rsid w:val="0011532B"/>
    <w:rsid w:val="0011565E"/>
    <w:rsid w:val="001158AA"/>
    <w:rsid w:val="001158C0"/>
    <w:rsid w:val="00115909"/>
    <w:rsid w:val="00115B90"/>
    <w:rsid w:val="00115E07"/>
    <w:rsid w:val="00115E4E"/>
    <w:rsid w:val="00115F83"/>
    <w:rsid w:val="00115FD7"/>
    <w:rsid w:val="0011605A"/>
    <w:rsid w:val="001160E5"/>
    <w:rsid w:val="001161A0"/>
    <w:rsid w:val="0011622C"/>
    <w:rsid w:val="001162D1"/>
    <w:rsid w:val="001168E3"/>
    <w:rsid w:val="00117216"/>
    <w:rsid w:val="0011744E"/>
    <w:rsid w:val="0011795C"/>
    <w:rsid w:val="00117C0A"/>
    <w:rsid w:val="00117C7A"/>
    <w:rsid w:val="00117ECB"/>
    <w:rsid w:val="00120564"/>
    <w:rsid w:val="00120A6C"/>
    <w:rsid w:val="00120C22"/>
    <w:rsid w:val="00120C49"/>
    <w:rsid w:val="00120EB8"/>
    <w:rsid w:val="001212D8"/>
    <w:rsid w:val="0012137D"/>
    <w:rsid w:val="001214CF"/>
    <w:rsid w:val="001214E2"/>
    <w:rsid w:val="001216BF"/>
    <w:rsid w:val="00121968"/>
    <w:rsid w:val="001219D1"/>
    <w:rsid w:val="00121DC4"/>
    <w:rsid w:val="0012200F"/>
    <w:rsid w:val="00122AF5"/>
    <w:rsid w:val="00122D35"/>
    <w:rsid w:val="00123047"/>
    <w:rsid w:val="0012337D"/>
    <w:rsid w:val="00123803"/>
    <w:rsid w:val="00123833"/>
    <w:rsid w:val="001245DE"/>
    <w:rsid w:val="001246D0"/>
    <w:rsid w:val="00124E94"/>
    <w:rsid w:val="00125020"/>
    <w:rsid w:val="00125332"/>
    <w:rsid w:val="001258A3"/>
    <w:rsid w:val="0012593B"/>
    <w:rsid w:val="00125A4C"/>
    <w:rsid w:val="00125A52"/>
    <w:rsid w:val="00125C63"/>
    <w:rsid w:val="00125F34"/>
    <w:rsid w:val="00126104"/>
    <w:rsid w:val="001265F6"/>
    <w:rsid w:val="00126845"/>
    <w:rsid w:val="00126B12"/>
    <w:rsid w:val="001274B4"/>
    <w:rsid w:val="00127680"/>
    <w:rsid w:val="001278D3"/>
    <w:rsid w:val="00127AD3"/>
    <w:rsid w:val="00127E2C"/>
    <w:rsid w:val="00127F9E"/>
    <w:rsid w:val="001303EE"/>
    <w:rsid w:val="00130897"/>
    <w:rsid w:val="001308E1"/>
    <w:rsid w:val="00130DE3"/>
    <w:rsid w:val="001315FD"/>
    <w:rsid w:val="00132573"/>
    <w:rsid w:val="001325EE"/>
    <w:rsid w:val="00132BA3"/>
    <w:rsid w:val="00132C0C"/>
    <w:rsid w:val="00132F45"/>
    <w:rsid w:val="0013303F"/>
    <w:rsid w:val="00133379"/>
    <w:rsid w:val="00133CF6"/>
    <w:rsid w:val="00133D2A"/>
    <w:rsid w:val="001341B5"/>
    <w:rsid w:val="00134655"/>
    <w:rsid w:val="001347B6"/>
    <w:rsid w:val="00134B1B"/>
    <w:rsid w:val="00135767"/>
    <w:rsid w:val="001357C6"/>
    <w:rsid w:val="00135A28"/>
    <w:rsid w:val="00135E14"/>
    <w:rsid w:val="00135F7A"/>
    <w:rsid w:val="001360DF"/>
    <w:rsid w:val="001375F1"/>
    <w:rsid w:val="00137F9C"/>
    <w:rsid w:val="00140681"/>
    <w:rsid w:val="001408E8"/>
    <w:rsid w:val="00140AD8"/>
    <w:rsid w:val="001412EB"/>
    <w:rsid w:val="00141555"/>
    <w:rsid w:val="001418A1"/>
    <w:rsid w:val="00141B8A"/>
    <w:rsid w:val="00141CF5"/>
    <w:rsid w:val="00141E2D"/>
    <w:rsid w:val="00142509"/>
    <w:rsid w:val="0014250C"/>
    <w:rsid w:val="00142D6A"/>
    <w:rsid w:val="00143313"/>
    <w:rsid w:val="00143C28"/>
    <w:rsid w:val="00143F1B"/>
    <w:rsid w:val="001441A6"/>
    <w:rsid w:val="001441DD"/>
    <w:rsid w:val="001443C3"/>
    <w:rsid w:val="0014448E"/>
    <w:rsid w:val="001445A6"/>
    <w:rsid w:val="001447F9"/>
    <w:rsid w:val="00144AA6"/>
    <w:rsid w:val="00144E1D"/>
    <w:rsid w:val="00144EA6"/>
    <w:rsid w:val="00144EC2"/>
    <w:rsid w:val="0014577A"/>
    <w:rsid w:val="00145792"/>
    <w:rsid w:val="00145C8E"/>
    <w:rsid w:val="00145CC8"/>
    <w:rsid w:val="001462FB"/>
    <w:rsid w:val="00146355"/>
    <w:rsid w:val="001468A5"/>
    <w:rsid w:val="00146B26"/>
    <w:rsid w:val="00146D05"/>
    <w:rsid w:val="0014746F"/>
    <w:rsid w:val="001476C4"/>
    <w:rsid w:val="001477B4"/>
    <w:rsid w:val="00147A8D"/>
    <w:rsid w:val="00147BD3"/>
    <w:rsid w:val="00147D67"/>
    <w:rsid w:val="00147DB0"/>
    <w:rsid w:val="00147F10"/>
    <w:rsid w:val="00147FAA"/>
    <w:rsid w:val="00150DF2"/>
    <w:rsid w:val="00150EF9"/>
    <w:rsid w:val="0015107E"/>
    <w:rsid w:val="0015139E"/>
    <w:rsid w:val="001514F3"/>
    <w:rsid w:val="00151BC7"/>
    <w:rsid w:val="00151BC9"/>
    <w:rsid w:val="001522BF"/>
    <w:rsid w:val="0015256B"/>
    <w:rsid w:val="0015258F"/>
    <w:rsid w:val="0015261D"/>
    <w:rsid w:val="001526B9"/>
    <w:rsid w:val="0015279C"/>
    <w:rsid w:val="00152831"/>
    <w:rsid w:val="00152AE0"/>
    <w:rsid w:val="00152B05"/>
    <w:rsid w:val="00152CF8"/>
    <w:rsid w:val="00152EAA"/>
    <w:rsid w:val="001535F4"/>
    <w:rsid w:val="00153702"/>
    <w:rsid w:val="00153EE1"/>
    <w:rsid w:val="00154636"/>
    <w:rsid w:val="00154725"/>
    <w:rsid w:val="0015484A"/>
    <w:rsid w:val="001549BD"/>
    <w:rsid w:val="00154BB1"/>
    <w:rsid w:val="00155049"/>
    <w:rsid w:val="00155262"/>
    <w:rsid w:val="0015542A"/>
    <w:rsid w:val="00155B07"/>
    <w:rsid w:val="00155B57"/>
    <w:rsid w:val="00156224"/>
    <w:rsid w:val="00156584"/>
    <w:rsid w:val="001569FA"/>
    <w:rsid w:val="00156B77"/>
    <w:rsid w:val="00156BB9"/>
    <w:rsid w:val="001572D9"/>
    <w:rsid w:val="001573B8"/>
    <w:rsid w:val="00157831"/>
    <w:rsid w:val="00157CF3"/>
    <w:rsid w:val="00157D5D"/>
    <w:rsid w:val="00157EA6"/>
    <w:rsid w:val="0016011D"/>
    <w:rsid w:val="001603DE"/>
    <w:rsid w:val="00160531"/>
    <w:rsid w:val="00160610"/>
    <w:rsid w:val="00160858"/>
    <w:rsid w:val="00160882"/>
    <w:rsid w:val="0016090A"/>
    <w:rsid w:val="00160E9D"/>
    <w:rsid w:val="001610E1"/>
    <w:rsid w:val="001611A8"/>
    <w:rsid w:val="00161663"/>
    <w:rsid w:val="001617B0"/>
    <w:rsid w:val="00161B44"/>
    <w:rsid w:val="0016205A"/>
    <w:rsid w:val="00162565"/>
    <w:rsid w:val="00162837"/>
    <w:rsid w:val="0016300F"/>
    <w:rsid w:val="0016303A"/>
    <w:rsid w:val="0016319A"/>
    <w:rsid w:val="00163517"/>
    <w:rsid w:val="00163B60"/>
    <w:rsid w:val="00163CD3"/>
    <w:rsid w:val="00163DB9"/>
    <w:rsid w:val="00163E83"/>
    <w:rsid w:val="001649B5"/>
    <w:rsid w:val="00164AA3"/>
    <w:rsid w:val="0016503F"/>
    <w:rsid w:val="001654EF"/>
    <w:rsid w:val="001656AF"/>
    <w:rsid w:val="0016589B"/>
    <w:rsid w:val="001659F7"/>
    <w:rsid w:val="00165A12"/>
    <w:rsid w:val="00165E3E"/>
    <w:rsid w:val="00165F6D"/>
    <w:rsid w:val="00166033"/>
    <w:rsid w:val="0016605A"/>
    <w:rsid w:val="00166469"/>
    <w:rsid w:val="001664E0"/>
    <w:rsid w:val="0016657B"/>
    <w:rsid w:val="001666D2"/>
    <w:rsid w:val="00166A3C"/>
    <w:rsid w:val="00166B6E"/>
    <w:rsid w:val="00166B73"/>
    <w:rsid w:val="00166F97"/>
    <w:rsid w:val="00167010"/>
    <w:rsid w:val="00167740"/>
    <w:rsid w:val="001677CA"/>
    <w:rsid w:val="001678A9"/>
    <w:rsid w:val="00167ACC"/>
    <w:rsid w:val="00167D56"/>
    <w:rsid w:val="001703AE"/>
    <w:rsid w:val="001717F1"/>
    <w:rsid w:val="00171A1F"/>
    <w:rsid w:val="00171AF0"/>
    <w:rsid w:val="00172072"/>
    <w:rsid w:val="0017219B"/>
    <w:rsid w:val="001721E2"/>
    <w:rsid w:val="00172ABF"/>
    <w:rsid w:val="00172B24"/>
    <w:rsid w:val="00172CFC"/>
    <w:rsid w:val="00172E0B"/>
    <w:rsid w:val="00172EDF"/>
    <w:rsid w:val="00172FF5"/>
    <w:rsid w:val="00173198"/>
    <w:rsid w:val="001736DD"/>
    <w:rsid w:val="00173C6B"/>
    <w:rsid w:val="00173E43"/>
    <w:rsid w:val="00173F1D"/>
    <w:rsid w:val="00173F96"/>
    <w:rsid w:val="001741CE"/>
    <w:rsid w:val="00174609"/>
    <w:rsid w:val="00174630"/>
    <w:rsid w:val="00174B5A"/>
    <w:rsid w:val="00174F99"/>
    <w:rsid w:val="00175422"/>
    <w:rsid w:val="0017597A"/>
    <w:rsid w:val="00175A74"/>
    <w:rsid w:val="00175E9D"/>
    <w:rsid w:val="00176069"/>
    <w:rsid w:val="00176390"/>
    <w:rsid w:val="001763B6"/>
    <w:rsid w:val="001765CC"/>
    <w:rsid w:val="00176707"/>
    <w:rsid w:val="0017727C"/>
    <w:rsid w:val="00177373"/>
    <w:rsid w:val="00177668"/>
    <w:rsid w:val="00177767"/>
    <w:rsid w:val="00177779"/>
    <w:rsid w:val="001777ED"/>
    <w:rsid w:val="00177AFB"/>
    <w:rsid w:val="00177D9C"/>
    <w:rsid w:val="00177F23"/>
    <w:rsid w:val="00180089"/>
    <w:rsid w:val="001801A1"/>
    <w:rsid w:val="00180406"/>
    <w:rsid w:val="00180658"/>
    <w:rsid w:val="0018082E"/>
    <w:rsid w:val="001808D8"/>
    <w:rsid w:val="00180BC8"/>
    <w:rsid w:val="00180E6B"/>
    <w:rsid w:val="00180F41"/>
    <w:rsid w:val="001810CB"/>
    <w:rsid w:val="001810F0"/>
    <w:rsid w:val="00181117"/>
    <w:rsid w:val="00181668"/>
    <w:rsid w:val="001816A9"/>
    <w:rsid w:val="00181E38"/>
    <w:rsid w:val="00181E6E"/>
    <w:rsid w:val="00181FBD"/>
    <w:rsid w:val="00181FE2"/>
    <w:rsid w:val="0018201A"/>
    <w:rsid w:val="001823A6"/>
    <w:rsid w:val="00182834"/>
    <w:rsid w:val="00182ECE"/>
    <w:rsid w:val="0018361B"/>
    <w:rsid w:val="00183A6E"/>
    <w:rsid w:val="00184486"/>
    <w:rsid w:val="0018453C"/>
    <w:rsid w:val="0018469B"/>
    <w:rsid w:val="001847D5"/>
    <w:rsid w:val="001848B7"/>
    <w:rsid w:val="001849D5"/>
    <w:rsid w:val="00184B6D"/>
    <w:rsid w:val="00185071"/>
    <w:rsid w:val="00185246"/>
    <w:rsid w:val="001855DA"/>
    <w:rsid w:val="00185713"/>
    <w:rsid w:val="00185839"/>
    <w:rsid w:val="00185BB4"/>
    <w:rsid w:val="00185D3C"/>
    <w:rsid w:val="001860F9"/>
    <w:rsid w:val="001863D3"/>
    <w:rsid w:val="00186498"/>
    <w:rsid w:val="00186892"/>
    <w:rsid w:val="0018691B"/>
    <w:rsid w:val="00186AB7"/>
    <w:rsid w:val="00186AE3"/>
    <w:rsid w:val="00186E80"/>
    <w:rsid w:val="0018706A"/>
    <w:rsid w:val="00187467"/>
    <w:rsid w:val="00187D96"/>
    <w:rsid w:val="00187F6D"/>
    <w:rsid w:val="00190341"/>
    <w:rsid w:val="00190A44"/>
    <w:rsid w:val="001917C0"/>
    <w:rsid w:val="00191BFA"/>
    <w:rsid w:val="00191C4B"/>
    <w:rsid w:val="00191C67"/>
    <w:rsid w:val="00191E05"/>
    <w:rsid w:val="00191E96"/>
    <w:rsid w:val="001921F0"/>
    <w:rsid w:val="00192309"/>
    <w:rsid w:val="0019234D"/>
    <w:rsid w:val="0019273D"/>
    <w:rsid w:val="001928D8"/>
    <w:rsid w:val="00192F7C"/>
    <w:rsid w:val="001933EA"/>
    <w:rsid w:val="00193BFB"/>
    <w:rsid w:val="0019409C"/>
    <w:rsid w:val="001941E2"/>
    <w:rsid w:val="00194202"/>
    <w:rsid w:val="00194511"/>
    <w:rsid w:val="0019489A"/>
    <w:rsid w:val="00194A87"/>
    <w:rsid w:val="00194B8B"/>
    <w:rsid w:val="00194CF1"/>
    <w:rsid w:val="00195130"/>
    <w:rsid w:val="0019529D"/>
    <w:rsid w:val="001953B0"/>
    <w:rsid w:val="001955C9"/>
    <w:rsid w:val="001957CF"/>
    <w:rsid w:val="001958DB"/>
    <w:rsid w:val="00195973"/>
    <w:rsid w:val="00195B40"/>
    <w:rsid w:val="00195C1F"/>
    <w:rsid w:val="00195C86"/>
    <w:rsid w:val="00195D28"/>
    <w:rsid w:val="00196720"/>
    <w:rsid w:val="0019675E"/>
    <w:rsid w:val="001967AE"/>
    <w:rsid w:val="0019713C"/>
    <w:rsid w:val="00197622"/>
    <w:rsid w:val="001978F8"/>
    <w:rsid w:val="00197A1B"/>
    <w:rsid w:val="00197B20"/>
    <w:rsid w:val="00197B3D"/>
    <w:rsid w:val="00197C1C"/>
    <w:rsid w:val="001A0432"/>
    <w:rsid w:val="001A04D7"/>
    <w:rsid w:val="001A0641"/>
    <w:rsid w:val="001A0711"/>
    <w:rsid w:val="001A0927"/>
    <w:rsid w:val="001A0F2B"/>
    <w:rsid w:val="001A1527"/>
    <w:rsid w:val="001A1539"/>
    <w:rsid w:val="001A17BA"/>
    <w:rsid w:val="001A1E4A"/>
    <w:rsid w:val="001A209A"/>
    <w:rsid w:val="001A21F2"/>
    <w:rsid w:val="001A253A"/>
    <w:rsid w:val="001A267A"/>
    <w:rsid w:val="001A2A57"/>
    <w:rsid w:val="001A2AC2"/>
    <w:rsid w:val="001A2B0F"/>
    <w:rsid w:val="001A2D94"/>
    <w:rsid w:val="001A3198"/>
    <w:rsid w:val="001A3566"/>
    <w:rsid w:val="001A3619"/>
    <w:rsid w:val="001A3700"/>
    <w:rsid w:val="001A3C4E"/>
    <w:rsid w:val="001A3CC1"/>
    <w:rsid w:val="001A4431"/>
    <w:rsid w:val="001A448B"/>
    <w:rsid w:val="001A4D26"/>
    <w:rsid w:val="001A50F4"/>
    <w:rsid w:val="001A56EC"/>
    <w:rsid w:val="001A5720"/>
    <w:rsid w:val="001A592E"/>
    <w:rsid w:val="001A59F8"/>
    <w:rsid w:val="001A5D0B"/>
    <w:rsid w:val="001A5DAD"/>
    <w:rsid w:val="001A6370"/>
    <w:rsid w:val="001A64F2"/>
    <w:rsid w:val="001A6721"/>
    <w:rsid w:val="001A6C8D"/>
    <w:rsid w:val="001A7122"/>
    <w:rsid w:val="001A713D"/>
    <w:rsid w:val="001A7999"/>
    <w:rsid w:val="001A7D6F"/>
    <w:rsid w:val="001A7DD2"/>
    <w:rsid w:val="001B0288"/>
    <w:rsid w:val="001B0302"/>
    <w:rsid w:val="001B0442"/>
    <w:rsid w:val="001B0632"/>
    <w:rsid w:val="001B0F01"/>
    <w:rsid w:val="001B10F6"/>
    <w:rsid w:val="001B121C"/>
    <w:rsid w:val="001B1276"/>
    <w:rsid w:val="001B1398"/>
    <w:rsid w:val="001B1767"/>
    <w:rsid w:val="001B17D0"/>
    <w:rsid w:val="001B1C31"/>
    <w:rsid w:val="001B2310"/>
    <w:rsid w:val="001B2406"/>
    <w:rsid w:val="001B290E"/>
    <w:rsid w:val="001B29C1"/>
    <w:rsid w:val="001B2A82"/>
    <w:rsid w:val="001B2A9F"/>
    <w:rsid w:val="001B2FDE"/>
    <w:rsid w:val="001B321C"/>
    <w:rsid w:val="001B3987"/>
    <w:rsid w:val="001B3E8D"/>
    <w:rsid w:val="001B3F2D"/>
    <w:rsid w:val="001B43BF"/>
    <w:rsid w:val="001B4514"/>
    <w:rsid w:val="001B47E4"/>
    <w:rsid w:val="001B48E7"/>
    <w:rsid w:val="001B4ABD"/>
    <w:rsid w:val="001B4FAC"/>
    <w:rsid w:val="001B53AD"/>
    <w:rsid w:val="001B5724"/>
    <w:rsid w:val="001B576B"/>
    <w:rsid w:val="001B66B2"/>
    <w:rsid w:val="001B686E"/>
    <w:rsid w:val="001B7E72"/>
    <w:rsid w:val="001C0791"/>
    <w:rsid w:val="001C0914"/>
    <w:rsid w:val="001C0FE6"/>
    <w:rsid w:val="001C118A"/>
    <w:rsid w:val="001C133A"/>
    <w:rsid w:val="001C1A9B"/>
    <w:rsid w:val="001C1D51"/>
    <w:rsid w:val="001C2556"/>
    <w:rsid w:val="001C2CCA"/>
    <w:rsid w:val="001C314D"/>
    <w:rsid w:val="001C32BA"/>
    <w:rsid w:val="001C340D"/>
    <w:rsid w:val="001C3575"/>
    <w:rsid w:val="001C4660"/>
    <w:rsid w:val="001C47D1"/>
    <w:rsid w:val="001C4A65"/>
    <w:rsid w:val="001C4C48"/>
    <w:rsid w:val="001C513C"/>
    <w:rsid w:val="001C51A8"/>
    <w:rsid w:val="001C52FB"/>
    <w:rsid w:val="001C5491"/>
    <w:rsid w:val="001C54E3"/>
    <w:rsid w:val="001C54E8"/>
    <w:rsid w:val="001C5A4B"/>
    <w:rsid w:val="001C5BAA"/>
    <w:rsid w:val="001C5BFB"/>
    <w:rsid w:val="001C5D41"/>
    <w:rsid w:val="001C5D9C"/>
    <w:rsid w:val="001C5F6C"/>
    <w:rsid w:val="001C5FFA"/>
    <w:rsid w:val="001C6507"/>
    <w:rsid w:val="001C6569"/>
    <w:rsid w:val="001C6CF4"/>
    <w:rsid w:val="001C705F"/>
    <w:rsid w:val="001C784E"/>
    <w:rsid w:val="001C7F76"/>
    <w:rsid w:val="001D00CE"/>
    <w:rsid w:val="001D047D"/>
    <w:rsid w:val="001D05F9"/>
    <w:rsid w:val="001D0AD2"/>
    <w:rsid w:val="001D0D45"/>
    <w:rsid w:val="001D0D5B"/>
    <w:rsid w:val="001D0F32"/>
    <w:rsid w:val="001D13D3"/>
    <w:rsid w:val="001D1510"/>
    <w:rsid w:val="001D1693"/>
    <w:rsid w:val="001D16F3"/>
    <w:rsid w:val="001D1B37"/>
    <w:rsid w:val="001D1C93"/>
    <w:rsid w:val="001D1D9D"/>
    <w:rsid w:val="001D1E86"/>
    <w:rsid w:val="001D2672"/>
    <w:rsid w:val="001D2BDF"/>
    <w:rsid w:val="001D2C8E"/>
    <w:rsid w:val="001D34CA"/>
    <w:rsid w:val="001D3F2C"/>
    <w:rsid w:val="001D4524"/>
    <w:rsid w:val="001D470D"/>
    <w:rsid w:val="001D4718"/>
    <w:rsid w:val="001D47EE"/>
    <w:rsid w:val="001D4848"/>
    <w:rsid w:val="001D492A"/>
    <w:rsid w:val="001D49E9"/>
    <w:rsid w:val="001D4B43"/>
    <w:rsid w:val="001D4CEE"/>
    <w:rsid w:val="001D4F48"/>
    <w:rsid w:val="001D5436"/>
    <w:rsid w:val="001D56C9"/>
    <w:rsid w:val="001D5782"/>
    <w:rsid w:val="001D581D"/>
    <w:rsid w:val="001D5891"/>
    <w:rsid w:val="001D5C9D"/>
    <w:rsid w:val="001D5EA6"/>
    <w:rsid w:val="001D6031"/>
    <w:rsid w:val="001D6463"/>
    <w:rsid w:val="001D649B"/>
    <w:rsid w:val="001D651C"/>
    <w:rsid w:val="001D65BD"/>
    <w:rsid w:val="001D6EA3"/>
    <w:rsid w:val="001D745B"/>
    <w:rsid w:val="001D74C9"/>
    <w:rsid w:val="001D76C7"/>
    <w:rsid w:val="001D78DB"/>
    <w:rsid w:val="001E0828"/>
    <w:rsid w:val="001E0B33"/>
    <w:rsid w:val="001E0F6B"/>
    <w:rsid w:val="001E1538"/>
    <w:rsid w:val="001E15BD"/>
    <w:rsid w:val="001E1709"/>
    <w:rsid w:val="001E173F"/>
    <w:rsid w:val="001E1F4E"/>
    <w:rsid w:val="001E1F87"/>
    <w:rsid w:val="001E233F"/>
    <w:rsid w:val="001E254E"/>
    <w:rsid w:val="001E2BF9"/>
    <w:rsid w:val="001E3330"/>
    <w:rsid w:val="001E35B7"/>
    <w:rsid w:val="001E35C0"/>
    <w:rsid w:val="001E3B7B"/>
    <w:rsid w:val="001E3CB3"/>
    <w:rsid w:val="001E3CCC"/>
    <w:rsid w:val="001E405D"/>
    <w:rsid w:val="001E419E"/>
    <w:rsid w:val="001E4852"/>
    <w:rsid w:val="001E4BDF"/>
    <w:rsid w:val="001E4E81"/>
    <w:rsid w:val="001E522A"/>
    <w:rsid w:val="001E58B8"/>
    <w:rsid w:val="001E5A54"/>
    <w:rsid w:val="001E5DB3"/>
    <w:rsid w:val="001E5F26"/>
    <w:rsid w:val="001E6134"/>
    <w:rsid w:val="001E6347"/>
    <w:rsid w:val="001E6666"/>
    <w:rsid w:val="001E6853"/>
    <w:rsid w:val="001E6B81"/>
    <w:rsid w:val="001E6D13"/>
    <w:rsid w:val="001E6D16"/>
    <w:rsid w:val="001E6E62"/>
    <w:rsid w:val="001E72AF"/>
    <w:rsid w:val="001E7C9C"/>
    <w:rsid w:val="001F0261"/>
    <w:rsid w:val="001F0537"/>
    <w:rsid w:val="001F07F0"/>
    <w:rsid w:val="001F090C"/>
    <w:rsid w:val="001F0C50"/>
    <w:rsid w:val="001F0C70"/>
    <w:rsid w:val="001F0D2C"/>
    <w:rsid w:val="001F0F2F"/>
    <w:rsid w:val="001F0FB8"/>
    <w:rsid w:val="001F1023"/>
    <w:rsid w:val="001F1762"/>
    <w:rsid w:val="001F17F4"/>
    <w:rsid w:val="001F1ACE"/>
    <w:rsid w:val="001F1B8E"/>
    <w:rsid w:val="001F1BB0"/>
    <w:rsid w:val="001F26AC"/>
    <w:rsid w:val="001F2A82"/>
    <w:rsid w:val="001F2DB8"/>
    <w:rsid w:val="001F2FDA"/>
    <w:rsid w:val="001F31E0"/>
    <w:rsid w:val="001F33E6"/>
    <w:rsid w:val="001F349C"/>
    <w:rsid w:val="001F34E9"/>
    <w:rsid w:val="001F3820"/>
    <w:rsid w:val="001F384D"/>
    <w:rsid w:val="001F3AFE"/>
    <w:rsid w:val="001F3BD5"/>
    <w:rsid w:val="001F4947"/>
    <w:rsid w:val="001F496C"/>
    <w:rsid w:val="001F49FB"/>
    <w:rsid w:val="001F4C44"/>
    <w:rsid w:val="001F4E70"/>
    <w:rsid w:val="001F5449"/>
    <w:rsid w:val="001F5C79"/>
    <w:rsid w:val="001F5E51"/>
    <w:rsid w:val="001F6785"/>
    <w:rsid w:val="001F6B38"/>
    <w:rsid w:val="001F6C8A"/>
    <w:rsid w:val="001F6CA1"/>
    <w:rsid w:val="001F6D60"/>
    <w:rsid w:val="001F6EC1"/>
    <w:rsid w:val="001F6F81"/>
    <w:rsid w:val="001F764F"/>
    <w:rsid w:val="001F77FF"/>
    <w:rsid w:val="00200370"/>
    <w:rsid w:val="0020062C"/>
    <w:rsid w:val="0020094B"/>
    <w:rsid w:val="002011B9"/>
    <w:rsid w:val="00201385"/>
    <w:rsid w:val="00201CC5"/>
    <w:rsid w:val="00201FE3"/>
    <w:rsid w:val="002021F3"/>
    <w:rsid w:val="00202BCE"/>
    <w:rsid w:val="00202C94"/>
    <w:rsid w:val="002031DD"/>
    <w:rsid w:val="002032B6"/>
    <w:rsid w:val="002036E9"/>
    <w:rsid w:val="00203CF7"/>
    <w:rsid w:val="00203EC4"/>
    <w:rsid w:val="002040B8"/>
    <w:rsid w:val="002040CD"/>
    <w:rsid w:val="0020418C"/>
    <w:rsid w:val="00204236"/>
    <w:rsid w:val="00204365"/>
    <w:rsid w:val="00204579"/>
    <w:rsid w:val="00204632"/>
    <w:rsid w:val="002046EF"/>
    <w:rsid w:val="00204BF9"/>
    <w:rsid w:val="00205034"/>
    <w:rsid w:val="00205409"/>
    <w:rsid w:val="002057E5"/>
    <w:rsid w:val="002059E2"/>
    <w:rsid w:val="002059E4"/>
    <w:rsid w:val="00205BCB"/>
    <w:rsid w:val="00205D7C"/>
    <w:rsid w:val="0020623F"/>
    <w:rsid w:val="0020650E"/>
    <w:rsid w:val="002067E6"/>
    <w:rsid w:val="00206940"/>
    <w:rsid w:val="0020698C"/>
    <w:rsid w:val="00207438"/>
    <w:rsid w:val="00207997"/>
    <w:rsid w:val="002101B7"/>
    <w:rsid w:val="00210246"/>
    <w:rsid w:val="00210A29"/>
    <w:rsid w:val="00210B92"/>
    <w:rsid w:val="00210C79"/>
    <w:rsid w:val="00211FE6"/>
    <w:rsid w:val="0021212A"/>
    <w:rsid w:val="0021232A"/>
    <w:rsid w:val="00212425"/>
    <w:rsid w:val="0021273A"/>
    <w:rsid w:val="00213784"/>
    <w:rsid w:val="002138B7"/>
    <w:rsid w:val="00213B39"/>
    <w:rsid w:val="00214739"/>
    <w:rsid w:val="002147BA"/>
    <w:rsid w:val="002148ED"/>
    <w:rsid w:val="00214CCB"/>
    <w:rsid w:val="00214F00"/>
    <w:rsid w:val="0021503E"/>
    <w:rsid w:val="002151A6"/>
    <w:rsid w:val="0021584D"/>
    <w:rsid w:val="002159EF"/>
    <w:rsid w:val="00215E5A"/>
    <w:rsid w:val="00215FAD"/>
    <w:rsid w:val="00216052"/>
    <w:rsid w:val="0021654C"/>
    <w:rsid w:val="00216871"/>
    <w:rsid w:val="00216873"/>
    <w:rsid w:val="00216AB1"/>
    <w:rsid w:val="00216B11"/>
    <w:rsid w:val="00216B89"/>
    <w:rsid w:val="00216CA1"/>
    <w:rsid w:val="00216D44"/>
    <w:rsid w:val="002171CC"/>
    <w:rsid w:val="00217263"/>
    <w:rsid w:val="00217EF4"/>
    <w:rsid w:val="00220308"/>
    <w:rsid w:val="00220732"/>
    <w:rsid w:val="00220A1F"/>
    <w:rsid w:val="00220B35"/>
    <w:rsid w:val="00220C2B"/>
    <w:rsid w:val="00220DA2"/>
    <w:rsid w:val="00220E66"/>
    <w:rsid w:val="00221337"/>
    <w:rsid w:val="002222BF"/>
    <w:rsid w:val="0022238A"/>
    <w:rsid w:val="002223A6"/>
    <w:rsid w:val="0022245C"/>
    <w:rsid w:val="00222493"/>
    <w:rsid w:val="0022256C"/>
    <w:rsid w:val="002229E3"/>
    <w:rsid w:val="00222B4B"/>
    <w:rsid w:val="00222D99"/>
    <w:rsid w:val="0022318A"/>
    <w:rsid w:val="002235BD"/>
    <w:rsid w:val="002239CD"/>
    <w:rsid w:val="00223E8C"/>
    <w:rsid w:val="002240C0"/>
    <w:rsid w:val="002240EA"/>
    <w:rsid w:val="00224133"/>
    <w:rsid w:val="002241B4"/>
    <w:rsid w:val="00224354"/>
    <w:rsid w:val="00224367"/>
    <w:rsid w:val="00224472"/>
    <w:rsid w:val="00224562"/>
    <w:rsid w:val="00224C9E"/>
    <w:rsid w:val="00224CE5"/>
    <w:rsid w:val="002252D7"/>
    <w:rsid w:val="0022549B"/>
    <w:rsid w:val="00225A0A"/>
    <w:rsid w:val="00225B3F"/>
    <w:rsid w:val="00225B81"/>
    <w:rsid w:val="002269CE"/>
    <w:rsid w:val="00226D48"/>
    <w:rsid w:val="00226DB4"/>
    <w:rsid w:val="00226DF5"/>
    <w:rsid w:val="00226E07"/>
    <w:rsid w:val="002273F4"/>
    <w:rsid w:val="002274A8"/>
    <w:rsid w:val="00227626"/>
    <w:rsid w:val="002278E0"/>
    <w:rsid w:val="00230149"/>
    <w:rsid w:val="0023094B"/>
    <w:rsid w:val="00230ABC"/>
    <w:rsid w:val="002313F1"/>
    <w:rsid w:val="002317CC"/>
    <w:rsid w:val="00231905"/>
    <w:rsid w:val="00231985"/>
    <w:rsid w:val="00231AD4"/>
    <w:rsid w:val="00231C3F"/>
    <w:rsid w:val="00231D42"/>
    <w:rsid w:val="00231F56"/>
    <w:rsid w:val="00231FFF"/>
    <w:rsid w:val="002320D8"/>
    <w:rsid w:val="00232639"/>
    <w:rsid w:val="00232B0A"/>
    <w:rsid w:val="00232BAC"/>
    <w:rsid w:val="00232ECE"/>
    <w:rsid w:val="00233115"/>
    <w:rsid w:val="002332A7"/>
    <w:rsid w:val="00233455"/>
    <w:rsid w:val="002335C8"/>
    <w:rsid w:val="00233CF3"/>
    <w:rsid w:val="00233D9D"/>
    <w:rsid w:val="00233DE1"/>
    <w:rsid w:val="00234215"/>
    <w:rsid w:val="00234611"/>
    <w:rsid w:val="00234627"/>
    <w:rsid w:val="00234940"/>
    <w:rsid w:val="00234D57"/>
    <w:rsid w:val="00234E2F"/>
    <w:rsid w:val="00234F40"/>
    <w:rsid w:val="00235459"/>
    <w:rsid w:val="00235A1D"/>
    <w:rsid w:val="00235CEC"/>
    <w:rsid w:val="00235D5C"/>
    <w:rsid w:val="0023652F"/>
    <w:rsid w:val="00236568"/>
    <w:rsid w:val="002365E8"/>
    <w:rsid w:val="0023691D"/>
    <w:rsid w:val="00236AEE"/>
    <w:rsid w:val="00236CBD"/>
    <w:rsid w:val="00236DEB"/>
    <w:rsid w:val="00236F4A"/>
    <w:rsid w:val="00236F95"/>
    <w:rsid w:val="002376D6"/>
    <w:rsid w:val="00237794"/>
    <w:rsid w:val="00240689"/>
    <w:rsid w:val="00240BFE"/>
    <w:rsid w:val="0024152D"/>
    <w:rsid w:val="002419E5"/>
    <w:rsid w:val="00241F99"/>
    <w:rsid w:val="00242530"/>
    <w:rsid w:val="0024279F"/>
    <w:rsid w:val="00242915"/>
    <w:rsid w:val="0024340A"/>
    <w:rsid w:val="0024378F"/>
    <w:rsid w:val="002438FA"/>
    <w:rsid w:val="00243DAA"/>
    <w:rsid w:val="00243F08"/>
    <w:rsid w:val="002440AF"/>
    <w:rsid w:val="0024413A"/>
    <w:rsid w:val="00244290"/>
    <w:rsid w:val="002442F4"/>
    <w:rsid w:val="0024482A"/>
    <w:rsid w:val="00244B57"/>
    <w:rsid w:val="00244D7E"/>
    <w:rsid w:val="00245189"/>
    <w:rsid w:val="00245406"/>
    <w:rsid w:val="0024544E"/>
    <w:rsid w:val="00245594"/>
    <w:rsid w:val="002460B1"/>
    <w:rsid w:val="00246100"/>
    <w:rsid w:val="0024621E"/>
    <w:rsid w:val="0024630C"/>
    <w:rsid w:val="00246FE5"/>
    <w:rsid w:val="0024715E"/>
    <w:rsid w:val="002475FF"/>
    <w:rsid w:val="00247D2A"/>
    <w:rsid w:val="00247D72"/>
    <w:rsid w:val="00247FDA"/>
    <w:rsid w:val="0025033F"/>
    <w:rsid w:val="002503CD"/>
    <w:rsid w:val="00250508"/>
    <w:rsid w:val="00250519"/>
    <w:rsid w:val="00250745"/>
    <w:rsid w:val="002507D3"/>
    <w:rsid w:val="00250AD9"/>
    <w:rsid w:val="002514E7"/>
    <w:rsid w:val="002515A7"/>
    <w:rsid w:val="002519DB"/>
    <w:rsid w:val="00251C01"/>
    <w:rsid w:val="0025212D"/>
    <w:rsid w:val="002524E5"/>
    <w:rsid w:val="002525D6"/>
    <w:rsid w:val="00252C12"/>
    <w:rsid w:val="00252C52"/>
    <w:rsid w:val="00252D24"/>
    <w:rsid w:val="0025375E"/>
    <w:rsid w:val="002537D3"/>
    <w:rsid w:val="00254009"/>
    <w:rsid w:val="0025405C"/>
    <w:rsid w:val="00254336"/>
    <w:rsid w:val="00254370"/>
    <w:rsid w:val="002543E2"/>
    <w:rsid w:val="00254417"/>
    <w:rsid w:val="00254752"/>
    <w:rsid w:val="00254896"/>
    <w:rsid w:val="00254B35"/>
    <w:rsid w:val="00254B5B"/>
    <w:rsid w:val="00255691"/>
    <w:rsid w:val="002556EB"/>
    <w:rsid w:val="002565BB"/>
    <w:rsid w:val="00256644"/>
    <w:rsid w:val="00256677"/>
    <w:rsid w:val="002567CD"/>
    <w:rsid w:val="002567CF"/>
    <w:rsid w:val="00256AA2"/>
    <w:rsid w:val="00256B2D"/>
    <w:rsid w:val="0025717F"/>
    <w:rsid w:val="0025741D"/>
    <w:rsid w:val="00257AF2"/>
    <w:rsid w:val="002601BA"/>
    <w:rsid w:val="002602E0"/>
    <w:rsid w:val="002604F0"/>
    <w:rsid w:val="002609E0"/>
    <w:rsid w:val="00260AF9"/>
    <w:rsid w:val="00260D2A"/>
    <w:rsid w:val="00260F41"/>
    <w:rsid w:val="0026109F"/>
    <w:rsid w:val="0026122A"/>
    <w:rsid w:val="002615D9"/>
    <w:rsid w:val="00261657"/>
    <w:rsid w:val="00261800"/>
    <w:rsid w:val="00261BB1"/>
    <w:rsid w:val="00261D58"/>
    <w:rsid w:val="00261D61"/>
    <w:rsid w:val="00261F8E"/>
    <w:rsid w:val="00261FDC"/>
    <w:rsid w:val="00262111"/>
    <w:rsid w:val="00262154"/>
    <w:rsid w:val="002624CD"/>
    <w:rsid w:val="0026253D"/>
    <w:rsid w:val="00262A4C"/>
    <w:rsid w:val="0026307D"/>
    <w:rsid w:val="00263132"/>
    <w:rsid w:val="0026327B"/>
    <w:rsid w:val="002637AB"/>
    <w:rsid w:val="0026390B"/>
    <w:rsid w:val="00263934"/>
    <w:rsid w:val="00263A52"/>
    <w:rsid w:val="00263E29"/>
    <w:rsid w:val="0026423D"/>
    <w:rsid w:val="00264413"/>
    <w:rsid w:val="0026468C"/>
    <w:rsid w:val="00264FF1"/>
    <w:rsid w:val="00265289"/>
    <w:rsid w:val="00265347"/>
    <w:rsid w:val="002656C8"/>
    <w:rsid w:val="00265B85"/>
    <w:rsid w:val="00265B94"/>
    <w:rsid w:val="002662F4"/>
    <w:rsid w:val="00266384"/>
    <w:rsid w:val="002663CA"/>
    <w:rsid w:val="002663FB"/>
    <w:rsid w:val="002665D4"/>
    <w:rsid w:val="00266D5E"/>
    <w:rsid w:val="00266EE0"/>
    <w:rsid w:val="00266FDE"/>
    <w:rsid w:val="0026734F"/>
    <w:rsid w:val="0026739E"/>
    <w:rsid w:val="002676FC"/>
    <w:rsid w:val="002678C1"/>
    <w:rsid w:val="0026796D"/>
    <w:rsid w:val="00267A93"/>
    <w:rsid w:val="00267BF3"/>
    <w:rsid w:val="00267C54"/>
    <w:rsid w:val="00270302"/>
    <w:rsid w:val="00270328"/>
    <w:rsid w:val="002703FA"/>
    <w:rsid w:val="00270583"/>
    <w:rsid w:val="002709BB"/>
    <w:rsid w:val="002709C3"/>
    <w:rsid w:val="002709F6"/>
    <w:rsid w:val="00270B7B"/>
    <w:rsid w:val="00270C39"/>
    <w:rsid w:val="0027159A"/>
    <w:rsid w:val="00271797"/>
    <w:rsid w:val="002717FC"/>
    <w:rsid w:val="002718B0"/>
    <w:rsid w:val="00271C40"/>
    <w:rsid w:val="00271E6F"/>
    <w:rsid w:val="00271E92"/>
    <w:rsid w:val="00272192"/>
    <w:rsid w:val="002721EB"/>
    <w:rsid w:val="0027233E"/>
    <w:rsid w:val="00272451"/>
    <w:rsid w:val="00272C7A"/>
    <w:rsid w:val="00273134"/>
    <w:rsid w:val="00273619"/>
    <w:rsid w:val="00273C56"/>
    <w:rsid w:val="00273F3C"/>
    <w:rsid w:val="0027410A"/>
    <w:rsid w:val="00274171"/>
    <w:rsid w:val="002742E7"/>
    <w:rsid w:val="00274467"/>
    <w:rsid w:val="002746C7"/>
    <w:rsid w:val="00274A37"/>
    <w:rsid w:val="00274F0D"/>
    <w:rsid w:val="002750F9"/>
    <w:rsid w:val="00275751"/>
    <w:rsid w:val="00275824"/>
    <w:rsid w:val="002759AD"/>
    <w:rsid w:val="00275A33"/>
    <w:rsid w:val="00275CE3"/>
    <w:rsid w:val="00276AA8"/>
    <w:rsid w:val="00276C37"/>
    <w:rsid w:val="00276F72"/>
    <w:rsid w:val="00277081"/>
    <w:rsid w:val="00277978"/>
    <w:rsid w:val="00277ED4"/>
    <w:rsid w:val="00280156"/>
    <w:rsid w:val="002803EC"/>
    <w:rsid w:val="002805D8"/>
    <w:rsid w:val="0028084A"/>
    <w:rsid w:val="0028095C"/>
    <w:rsid w:val="00280BC5"/>
    <w:rsid w:val="00280F34"/>
    <w:rsid w:val="0028102C"/>
    <w:rsid w:val="002818C8"/>
    <w:rsid w:val="0028198A"/>
    <w:rsid w:val="00281A0C"/>
    <w:rsid w:val="00281B29"/>
    <w:rsid w:val="00281CDA"/>
    <w:rsid w:val="00282C75"/>
    <w:rsid w:val="002837E2"/>
    <w:rsid w:val="00284405"/>
    <w:rsid w:val="00284676"/>
    <w:rsid w:val="00284735"/>
    <w:rsid w:val="00284763"/>
    <w:rsid w:val="00284C00"/>
    <w:rsid w:val="00284FEE"/>
    <w:rsid w:val="002850AD"/>
    <w:rsid w:val="00285277"/>
    <w:rsid w:val="00285B05"/>
    <w:rsid w:val="0028632D"/>
    <w:rsid w:val="00286431"/>
    <w:rsid w:val="002866D5"/>
    <w:rsid w:val="002867BB"/>
    <w:rsid w:val="00286B70"/>
    <w:rsid w:val="00286E71"/>
    <w:rsid w:val="0028702C"/>
    <w:rsid w:val="00287379"/>
    <w:rsid w:val="002874E9"/>
    <w:rsid w:val="002878B9"/>
    <w:rsid w:val="002879DD"/>
    <w:rsid w:val="00290299"/>
    <w:rsid w:val="002902DD"/>
    <w:rsid w:val="0029034D"/>
    <w:rsid w:val="0029050B"/>
    <w:rsid w:val="0029090E"/>
    <w:rsid w:val="00290C8C"/>
    <w:rsid w:val="00290F63"/>
    <w:rsid w:val="0029110B"/>
    <w:rsid w:val="002914C6"/>
    <w:rsid w:val="002918C2"/>
    <w:rsid w:val="002919E0"/>
    <w:rsid w:val="00291C5D"/>
    <w:rsid w:val="00291F20"/>
    <w:rsid w:val="002922AC"/>
    <w:rsid w:val="002926E7"/>
    <w:rsid w:val="002929F7"/>
    <w:rsid w:val="00292E1F"/>
    <w:rsid w:val="00292E6C"/>
    <w:rsid w:val="00292EAF"/>
    <w:rsid w:val="00292FBD"/>
    <w:rsid w:val="00292FD2"/>
    <w:rsid w:val="002930C9"/>
    <w:rsid w:val="0029318B"/>
    <w:rsid w:val="002932D6"/>
    <w:rsid w:val="00293492"/>
    <w:rsid w:val="002939F8"/>
    <w:rsid w:val="00293D1C"/>
    <w:rsid w:val="00293E12"/>
    <w:rsid w:val="00293F5B"/>
    <w:rsid w:val="002942F7"/>
    <w:rsid w:val="00294DCB"/>
    <w:rsid w:val="00294F26"/>
    <w:rsid w:val="00295580"/>
    <w:rsid w:val="00295756"/>
    <w:rsid w:val="00295787"/>
    <w:rsid w:val="0029597F"/>
    <w:rsid w:val="00295F82"/>
    <w:rsid w:val="0029650E"/>
    <w:rsid w:val="002967D0"/>
    <w:rsid w:val="00296ACB"/>
    <w:rsid w:val="00296B46"/>
    <w:rsid w:val="00296B92"/>
    <w:rsid w:val="00296D5D"/>
    <w:rsid w:val="00297203"/>
    <w:rsid w:val="0029751C"/>
    <w:rsid w:val="00297706"/>
    <w:rsid w:val="00297D0B"/>
    <w:rsid w:val="002A03F1"/>
    <w:rsid w:val="002A0A99"/>
    <w:rsid w:val="002A0DC6"/>
    <w:rsid w:val="002A0E5B"/>
    <w:rsid w:val="002A0F48"/>
    <w:rsid w:val="002A1222"/>
    <w:rsid w:val="002A12DF"/>
    <w:rsid w:val="002A1469"/>
    <w:rsid w:val="002A14D9"/>
    <w:rsid w:val="002A150C"/>
    <w:rsid w:val="002A15A0"/>
    <w:rsid w:val="002A1953"/>
    <w:rsid w:val="002A19AA"/>
    <w:rsid w:val="002A1AA1"/>
    <w:rsid w:val="002A1C16"/>
    <w:rsid w:val="002A1D99"/>
    <w:rsid w:val="002A1FFA"/>
    <w:rsid w:val="002A2234"/>
    <w:rsid w:val="002A23B1"/>
    <w:rsid w:val="002A290F"/>
    <w:rsid w:val="002A2FC5"/>
    <w:rsid w:val="002A301E"/>
    <w:rsid w:val="002A304E"/>
    <w:rsid w:val="002A38B4"/>
    <w:rsid w:val="002A39E2"/>
    <w:rsid w:val="002A3AA9"/>
    <w:rsid w:val="002A3EB4"/>
    <w:rsid w:val="002A4112"/>
    <w:rsid w:val="002A493D"/>
    <w:rsid w:val="002A4B76"/>
    <w:rsid w:val="002A4D57"/>
    <w:rsid w:val="002A539D"/>
    <w:rsid w:val="002A54B8"/>
    <w:rsid w:val="002A5CC4"/>
    <w:rsid w:val="002A5DF9"/>
    <w:rsid w:val="002A6787"/>
    <w:rsid w:val="002A67DB"/>
    <w:rsid w:val="002A6805"/>
    <w:rsid w:val="002A6D62"/>
    <w:rsid w:val="002A7675"/>
    <w:rsid w:val="002A7C5E"/>
    <w:rsid w:val="002B009B"/>
    <w:rsid w:val="002B02BA"/>
    <w:rsid w:val="002B06AF"/>
    <w:rsid w:val="002B091F"/>
    <w:rsid w:val="002B0AE4"/>
    <w:rsid w:val="002B0C2B"/>
    <w:rsid w:val="002B0E16"/>
    <w:rsid w:val="002B1108"/>
    <w:rsid w:val="002B1686"/>
    <w:rsid w:val="002B19BA"/>
    <w:rsid w:val="002B1EE8"/>
    <w:rsid w:val="002B2250"/>
    <w:rsid w:val="002B24DF"/>
    <w:rsid w:val="002B252C"/>
    <w:rsid w:val="002B2857"/>
    <w:rsid w:val="002B2D64"/>
    <w:rsid w:val="002B2F71"/>
    <w:rsid w:val="002B317F"/>
    <w:rsid w:val="002B33DD"/>
    <w:rsid w:val="002B365A"/>
    <w:rsid w:val="002B3775"/>
    <w:rsid w:val="002B3962"/>
    <w:rsid w:val="002B3998"/>
    <w:rsid w:val="002B3B14"/>
    <w:rsid w:val="002B3B85"/>
    <w:rsid w:val="002B3E7D"/>
    <w:rsid w:val="002B4281"/>
    <w:rsid w:val="002B4B44"/>
    <w:rsid w:val="002B510A"/>
    <w:rsid w:val="002B57A9"/>
    <w:rsid w:val="002B599D"/>
    <w:rsid w:val="002B5E45"/>
    <w:rsid w:val="002B605B"/>
    <w:rsid w:val="002B66B5"/>
    <w:rsid w:val="002B7372"/>
    <w:rsid w:val="002B7375"/>
    <w:rsid w:val="002B73A6"/>
    <w:rsid w:val="002B7AC5"/>
    <w:rsid w:val="002B7E4A"/>
    <w:rsid w:val="002B7E93"/>
    <w:rsid w:val="002C004D"/>
    <w:rsid w:val="002C0135"/>
    <w:rsid w:val="002C0FCC"/>
    <w:rsid w:val="002C10D7"/>
    <w:rsid w:val="002C11DC"/>
    <w:rsid w:val="002C144A"/>
    <w:rsid w:val="002C1631"/>
    <w:rsid w:val="002C18C0"/>
    <w:rsid w:val="002C1D46"/>
    <w:rsid w:val="002C1E52"/>
    <w:rsid w:val="002C25A8"/>
    <w:rsid w:val="002C2A08"/>
    <w:rsid w:val="002C2A9B"/>
    <w:rsid w:val="002C2CF2"/>
    <w:rsid w:val="002C2FC4"/>
    <w:rsid w:val="002C3192"/>
    <w:rsid w:val="002C3671"/>
    <w:rsid w:val="002C36A7"/>
    <w:rsid w:val="002C3A0C"/>
    <w:rsid w:val="002C40AC"/>
    <w:rsid w:val="002C4313"/>
    <w:rsid w:val="002C44B2"/>
    <w:rsid w:val="002C46AD"/>
    <w:rsid w:val="002C481D"/>
    <w:rsid w:val="002C4E5B"/>
    <w:rsid w:val="002C50F7"/>
    <w:rsid w:val="002C520F"/>
    <w:rsid w:val="002C5282"/>
    <w:rsid w:val="002C538E"/>
    <w:rsid w:val="002C5736"/>
    <w:rsid w:val="002C5956"/>
    <w:rsid w:val="002C5C2D"/>
    <w:rsid w:val="002C65C1"/>
    <w:rsid w:val="002C6808"/>
    <w:rsid w:val="002C6A75"/>
    <w:rsid w:val="002C6D45"/>
    <w:rsid w:val="002C6EB9"/>
    <w:rsid w:val="002C7F44"/>
    <w:rsid w:val="002D038B"/>
    <w:rsid w:val="002D0AF7"/>
    <w:rsid w:val="002D0B3C"/>
    <w:rsid w:val="002D0BC1"/>
    <w:rsid w:val="002D0E89"/>
    <w:rsid w:val="002D17A0"/>
    <w:rsid w:val="002D181C"/>
    <w:rsid w:val="002D182D"/>
    <w:rsid w:val="002D1CC3"/>
    <w:rsid w:val="002D206E"/>
    <w:rsid w:val="002D208B"/>
    <w:rsid w:val="002D23D5"/>
    <w:rsid w:val="002D266F"/>
    <w:rsid w:val="002D28E1"/>
    <w:rsid w:val="002D2BB8"/>
    <w:rsid w:val="002D3085"/>
    <w:rsid w:val="002D347E"/>
    <w:rsid w:val="002D35FE"/>
    <w:rsid w:val="002D365C"/>
    <w:rsid w:val="002D3971"/>
    <w:rsid w:val="002D39BE"/>
    <w:rsid w:val="002D3FF2"/>
    <w:rsid w:val="002D4081"/>
    <w:rsid w:val="002D5266"/>
    <w:rsid w:val="002D5589"/>
    <w:rsid w:val="002D55B2"/>
    <w:rsid w:val="002D58E9"/>
    <w:rsid w:val="002D5D44"/>
    <w:rsid w:val="002D6671"/>
    <w:rsid w:val="002D673C"/>
    <w:rsid w:val="002D6ABC"/>
    <w:rsid w:val="002D6B10"/>
    <w:rsid w:val="002D7043"/>
    <w:rsid w:val="002D71C1"/>
    <w:rsid w:val="002D7239"/>
    <w:rsid w:val="002D755A"/>
    <w:rsid w:val="002D7775"/>
    <w:rsid w:val="002D787C"/>
    <w:rsid w:val="002D7A6B"/>
    <w:rsid w:val="002D7F09"/>
    <w:rsid w:val="002E04E8"/>
    <w:rsid w:val="002E05B6"/>
    <w:rsid w:val="002E0A2F"/>
    <w:rsid w:val="002E1508"/>
    <w:rsid w:val="002E1560"/>
    <w:rsid w:val="002E1713"/>
    <w:rsid w:val="002E1750"/>
    <w:rsid w:val="002E1D36"/>
    <w:rsid w:val="002E1D70"/>
    <w:rsid w:val="002E2573"/>
    <w:rsid w:val="002E284D"/>
    <w:rsid w:val="002E293F"/>
    <w:rsid w:val="002E2CB3"/>
    <w:rsid w:val="002E31CF"/>
    <w:rsid w:val="002E33C7"/>
    <w:rsid w:val="002E33D6"/>
    <w:rsid w:val="002E380C"/>
    <w:rsid w:val="002E382C"/>
    <w:rsid w:val="002E3C2A"/>
    <w:rsid w:val="002E3E0F"/>
    <w:rsid w:val="002E47F2"/>
    <w:rsid w:val="002E4835"/>
    <w:rsid w:val="002E4AE0"/>
    <w:rsid w:val="002E5420"/>
    <w:rsid w:val="002E5488"/>
    <w:rsid w:val="002E5922"/>
    <w:rsid w:val="002E615A"/>
    <w:rsid w:val="002E6332"/>
    <w:rsid w:val="002E6630"/>
    <w:rsid w:val="002E671D"/>
    <w:rsid w:val="002E6864"/>
    <w:rsid w:val="002E6EDC"/>
    <w:rsid w:val="002E71A3"/>
    <w:rsid w:val="002E751B"/>
    <w:rsid w:val="002E796E"/>
    <w:rsid w:val="002E7A1B"/>
    <w:rsid w:val="002E7E46"/>
    <w:rsid w:val="002E7F97"/>
    <w:rsid w:val="002F02DC"/>
    <w:rsid w:val="002F03E0"/>
    <w:rsid w:val="002F03F0"/>
    <w:rsid w:val="002F05E6"/>
    <w:rsid w:val="002F0B2A"/>
    <w:rsid w:val="002F0D03"/>
    <w:rsid w:val="002F13BA"/>
    <w:rsid w:val="002F159F"/>
    <w:rsid w:val="002F1642"/>
    <w:rsid w:val="002F1EDC"/>
    <w:rsid w:val="002F1F74"/>
    <w:rsid w:val="002F2345"/>
    <w:rsid w:val="002F2458"/>
    <w:rsid w:val="002F250D"/>
    <w:rsid w:val="002F2C3B"/>
    <w:rsid w:val="002F2EC5"/>
    <w:rsid w:val="002F3288"/>
    <w:rsid w:val="002F3531"/>
    <w:rsid w:val="002F386E"/>
    <w:rsid w:val="002F390B"/>
    <w:rsid w:val="002F3AE3"/>
    <w:rsid w:val="002F3B30"/>
    <w:rsid w:val="002F3C6E"/>
    <w:rsid w:val="002F4A25"/>
    <w:rsid w:val="002F4B44"/>
    <w:rsid w:val="002F52C4"/>
    <w:rsid w:val="002F583C"/>
    <w:rsid w:val="002F63CF"/>
    <w:rsid w:val="002F6411"/>
    <w:rsid w:val="002F67FD"/>
    <w:rsid w:val="002F6959"/>
    <w:rsid w:val="002F695E"/>
    <w:rsid w:val="002F6E58"/>
    <w:rsid w:val="002F7288"/>
    <w:rsid w:val="002F79F1"/>
    <w:rsid w:val="0030007C"/>
    <w:rsid w:val="003000D4"/>
    <w:rsid w:val="003005CC"/>
    <w:rsid w:val="00300BAD"/>
    <w:rsid w:val="00300D61"/>
    <w:rsid w:val="00300DCE"/>
    <w:rsid w:val="0030155A"/>
    <w:rsid w:val="00301BA5"/>
    <w:rsid w:val="00301DE8"/>
    <w:rsid w:val="00301F0F"/>
    <w:rsid w:val="00302048"/>
    <w:rsid w:val="003024C7"/>
    <w:rsid w:val="003026AF"/>
    <w:rsid w:val="003028C3"/>
    <w:rsid w:val="00302906"/>
    <w:rsid w:val="00302A7D"/>
    <w:rsid w:val="00302A83"/>
    <w:rsid w:val="00302DF2"/>
    <w:rsid w:val="003033C6"/>
    <w:rsid w:val="003036B8"/>
    <w:rsid w:val="00303AA5"/>
    <w:rsid w:val="00303AF2"/>
    <w:rsid w:val="00303E9D"/>
    <w:rsid w:val="00303EC7"/>
    <w:rsid w:val="00303F16"/>
    <w:rsid w:val="00303FF6"/>
    <w:rsid w:val="003040C6"/>
    <w:rsid w:val="0030428A"/>
    <w:rsid w:val="00304321"/>
    <w:rsid w:val="00304537"/>
    <w:rsid w:val="003047A5"/>
    <w:rsid w:val="00304A6F"/>
    <w:rsid w:val="00304BCA"/>
    <w:rsid w:val="00304C8E"/>
    <w:rsid w:val="00305046"/>
    <w:rsid w:val="003050EA"/>
    <w:rsid w:val="0030514E"/>
    <w:rsid w:val="00305478"/>
    <w:rsid w:val="003055B1"/>
    <w:rsid w:val="00305648"/>
    <w:rsid w:val="00305C87"/>
    <w:rsid w:val="00305EC2"/>
    <w:rsid w:val="00306052"/>
    <w:rsid w:val="0030668A"/>
    <w:rsid w:val="00306BF6"/>
    <w:rsid w:val="00306E21"/>
    <w:rsid w:val="00306F39"/>
    <w:rsid w:val="0030720F"/>
    <w:rsid w:val="00307435"/>
    <w:rsid w:val="00307C3A"/>
    <w:rsid w:val="00307D16"/>
    <w:rsid w:val="00310076"/>
    <w:rsid w:val="00310B7B"/>
    <w:rsid w:val="003111E6"/>
    <w:rsid w:val="003116DF"/>
    <w:rsid w:val="00311748"/>
    <w:rsid w:val="00311776"/>
    <w:rsid w:val="00311AD4"/>
    <w:rsid w:val="00311C7D"/>
    <w:rsid w:val="00311E9F"/>
    <w:rsid w:val="003122EC"/>
    <w:rsid w:val="0031233A"/>
    <w:rsid w:val="003126B8"/>
    <w:rsid w:val="00312761"/>
    <w:rsid w:val="00312BF5"/>
    <w:rsid w:val="00312D3D"/>
    <w:rsid w:val="00312F83"/>
    <w:rsid w:val="0031352E"/>
    <w:rsid w:val="003136A7"/>
    <w:rsid w:val="00313B40"/>
    <w:rsid w:val="00313F08"/>
    <w:rsid w:val="00313F92"/>
    <w:rsid w:val="003141FC"/>
    <w:rsid w:val="0031435E"/>
    <w:rsid w:val="003143AC"/>
    <w:rsid w:val="00314BBE"/>
    <w:rsid w:val="00314CFC"/>
    <w:rsid w:val="00315035"/>
    <w:rsid w:val="003151E3"/>
    <w:rsid w:val="0031585D"/>
    <w:rsid w:val="0031597A"/>
    <w:rsid w:val="00315C50"/>
    <w:rsid w:val="00315C8F"/>
    <w:rsid w:val="003162FA"/>
    <w:rsid w:val="00316326"/>
    <w:rsid w:val="00317054"/>
    <w:rsid w:val="0031784A"/>
    <w:rsid w:val="00317A38"/>
    <w:rsid w:val="00317F3B"/>
    <w:rsid w:val="00320220"/>
    <w:rsid w:val="0032079F"/>
    <w:rsid w:val="003207F4"/>
    <w:rsid w:val="003208CB"/>
    <w:rsid w:val="00320ED0"/>
    <w:rsid w:val="00320FFE"/>
    <w:rsid w:val="0032105B"/>
    <w:rsid w:val="0032107C"/>
    <w:rsid w:val="00321148"/>
    <w:rsid w:val="0032134E"/>
    <w:rsid w:val="00321414"/>
    <w:rsid w:val="003215B5"/>
    <w:rsid w:val="00322010"/>
    <w:rsid w:val="003220E3"/>
    <w:rsid w:val="003224D2"/>
    <w:rsid w:val="003228A2"/>
    <w:rsid w:val="00322A57"/>
    <w:rsid w:val="00322E50"/>
    <w:rsid w:val="00322F0B"/>
    <w:rsid w:val="003237AB"/>
    <w:rsid w:val="0032386C"/>
    <w:rsid w:val="00323C38"/>
    <w:rsid w:val="00323D95"/>
    <w:rsid w:val="0032429A"/>
    <w:rsid w:val="003245D1"/>
    <w:rsid w:val="00324874"/>
    <w:rsid w:val="00324CBA"/>
    <w:rsid w:val="00324FF3"/>
    <w:rsid w:val="00325839"/>
    <w:rsid w:val="00325E53"/>
    <w:rsid w:val="00326087"/>
    <w:rsid w:val="003260DA"/>
    <w:rsid w:val="00326145"/>
    <w:rsid w:val="00326309"/>
    <w:rsid w:val="0032639E"/>
    <w:rsid w:val="00326560"/>
    <w:rsid w:val="00326B2D"/>
    <w:rsid w:val="00327409"/>
    <w:rsid w:val="0032782A"/>
    <w:rsid w:val="00327863"/>
    <w:rsid w:val="003279C9"/>
    <w:rsid w:val="00327E3F"/>
    <w:rsid w:val="00327F22"/>
    <w:rsid w:val="0033011E"/>
    <w:rsid w:val="00330275"/>
    <w:rsid w:val="0033085B"/>
    <w:rsid w:val="00330CE1"/>
    <w:rsid w:val="00330E4D"/>
    <w:rsid w:val="00331294"/>
    <w:rsid w:val="00332A97"/>
    <w:rsid w:val="00332D02"/>
    <w:rsid w:val="00333070"/>
    <w:rsid w:val="003332B5"/>
    <w:rsid w:val="00333595"/>
    <w:rsid w:val="003338B1"/>
    <w:rsid w:val="00333AAD"/>
    <w:rsid w:val="00333C9E"/>
    <w:rsid w:val="00333EF9"/>
    <w:rsid w:val="003344F9"/>
    <w:rsid w:val="003348C8"/>
    <w:rsid w:val="00334C98"/>
    <w:rsid w:val="00334CB3"/>
    <w:rsid w:val="00334F14"/>
    <w:rsid w:val="003351A1"/>
    <w:rsid w:val="003351B9"/>
    <w:rsid w:val="00335250"/>
    <w:rsid w:val="00335417"/>
    <w:rsid w:val="00335667"/>
    <w:rsid w:val="003356C4"/>
    <w:rsid w:val="003358A6"/>
    <w:rsid w:val="00335954"/>
    <w:rsid w:val="0033614B"/>
    <w:rsid w:val="003361AC"/>
    <w:rsid w:val="00336251"/>
    <w:rsid w:val="0033637F"/>
    <w:rsid w:val="00336887"/>
    <w:rsid w:val="00336B86"/>
    <w:rsid w:val="00336CEF"/>
    <w:rsid w:val="00337178"/>
    <w:rsid w:val="00337FA7"/>
    <w:rsid w:val="0034008A"/>
    <w:rsid w:val="003401CC"/>
    <w:rsid w:val="0034022F"/>
    <w:rsid w:val="00340579"/>
    <w:rsid w:val="00340CA8"/>
    <w:rsid w:val="00340DB1"/>
    <w:rsid w:val="00341345"/>
    <w:rsid w:val="00341BD3"/>
    <w:rsid w:val="003421D5"/>
    <w:rsid w:val="00342607"/>
    <w:rsid w:val="00342671"/>
    <w:rsid w:val="00342951"/>
    <w:rsid w:val="00342DB4"/>
    <w:rsid w:val="00342E1D"/>
    <w:rsid w:val="00343FD7"/>
    <w:rsid w:val="003441DC"/>
    <w:rsid w:val="00344375"/>
    <w:rsid w:val="00344420"/>
    <w:rsid w:val="003453C6"/>
    <w:rsid w:val="00345578"/>
    <w:rsid w:val="00345896"/>
    <w:rsid w:val="00345DD2"/>
    <w:rsid w:val="003461BC"/>
    <w:rsid w:val="00346246"/>
    <w:rsid w:val="00346851"/>
    <w:rsid w:val="00346913"/>
    <w:rsid w:val="0034698C"/>
    <w:rsid w:val="0034703B"/>
    <w:rsid w:val="003473F2"/>
    <w:rsid w:val="003477D5"/>
    <w:rsid w:val="00347818"/>
    <w:rsid w:val="00347CC8"/>
    <w:rsid w:val="0035026D"/>
    <w:rsid w:val="003503E7"/>
    <w:rsid w:val="00350556"/>
    <w:rsid w:val="003505FF"/>
    <w:rsid w:val="00350639"/>
    <w:rsid w:val="00350A93"/>
    <w:rsid w:val="00350ED1"/>
    <w:rsid w:val="003512F4"/>
    <w:rsid w:val="003516FB"/>
    <w:rsid w:val="003519E9"/>
    <w:rsid w:val="00351D39"/>
    <w:rsid w:val="00351F92"/>
    <w:rsid w:val="00352876"/>
    <w:rsid w:val="00352DA1"/>
    <w:rsid w:val="00353048"/>
    <w:rsid w:val="00353168"/>
    <w:rsid w:val="003532F5"/>
    <w:rsid w:val="0035392D"/>
    <w:rsid w:val="003539CB"/>
    <w:rsid w:val="003543B2"/>
    <w:rsid w:val="0035465B"/>
    <w:rsid w:val="003548AE"/>
    <w:rsid w:val="0035491C"/>
    <w:rsid w:val="00354B99"/>
    <w:rsid w:val="00354C36"/>
    <w:rsid w:val="00354E76"/>
    <w:rsid w:val="00354FC8"/>
    <w:rsid w:val="0035530C"/>
    <w:rsid w:val="003554F0"/>
    <w:rsid w:val="0035576A"/>
    <w:rsid w:val="00355863"/>
    <w:rsid w:val="00356741"/>
    <w:rsid w:val="003569E9"/>
    <w:rsid w:val="00356A55"/>
    <w:rsid w:val="00356A75"/>
    <w:rsid w:val="00356EB7"/>
    <w:rsid w:val="0035736F"/>
    <w:rsid w:val="003573B8"/>
    <w:rsid w:val="003573CB"/>
    <w:rsid w:val="0035753F"/>
    <w:rsid w:val="0035779E"/>
    <w:rsid w:val="00357DFC"/>
    <w:rsid w:val="00357F4D"/>
    <w:rsid w:val="003600CC"/>
    <w:rsid w:val="00360255"/>
    <w:rsid w:val="003609F6"/>
    <w:rsid w:val="00361053"/>
    <w:rsid w:val="00361245"/>
    <w:rsid w:val="003614F4"/>
    <w:rsid w:val="003615E8"/>
    <w:rsid w:val="00361659"/>
    <w:rsid w:val="00361EBE"/>
    <w:rsid w:val="00362083"/>
    <w:rsid w:val="0036229C"/>
    <w:rsid w:val="003624BF"/>
    <w:rsid w:val="003624EE"/>
    <w:rsid w:val="00362AA6"/>
    <w:rsid w:val="00362EF5"/>
    <w:rsid w:val="00362EFE"/>
    <w:rsid w:val="00363235"/>
    <w:rsid w:val="003638AC"/>
    <w:rsid w:val="00363B2A"/>
    <w:rsid w:val="00363FEE"/>
    <w:rsid w:val="003640B3"/>
    <w:rsid w:val="003640E5"/>
    <w:rsid w:val="003648B4"/>
    <w:rsid w:val="003648CD"/>
    <w:rsid w:val="00364CC9"/>
    <w:rsid w:val="003650EB"/>
    <w:rsid w:val="003650FB"/>
    <w:rsid w:val="003652EB"/>
    <w:rsid w:val="00365377"/>
    <w:rsid w:val="003657AD"/>
    <w:rsid w:val="00366309"/>
    <w:rsid w:val="003666B3"/>
    <w:rsid w:val="00366A4F"/>
    <w:rsid w:val="00366DFB"/>
    <w:rsid w:val="0036710B"/>
    <w:rsid w:val="00367128"/>
    <w:rsid w:val="003671F0"/>
    <w:rsid w:val="00367684"/>
    <w:rsid w:val="0036768E"/>
    <w:rsid w:val="00367751"/>
    <w:rsid w:val="0036775F"/>
    <w:rsid w:val="00367D23"/>
    <w:rsid w:val="003700E2"/>
    <w:rsid w:val="00370146"/>
    <w:rsid w:val="003702EB"/>
    <w:rsid w:val="003706A3"/>
    <w:rsid w:val="0037072B"/>
    <w:rsid w:val="003707F1"/>
    <w:rsid w:val="00370A91"/>
    <w:rsid w:val="00370F8A"/>
    <w:rsid w:val="00371000"/>
    <w:rsid w:val="00371028"/>
    <w:rsid w:val="003711F7"/>
    <w:rsid w:val="003713AE"/>
    <w:rsid w:val="00371DE5"/>
    <w:rsid w:val="00371F0C"/>
    <w:rsid w:val="003723D2"/>
    <w:rsid w:val="0037244A"/>
    <w:rsid w:val="00372550"/>
    <w:rsid w:val="00372AB3"/>
    <w:rsid w:val="00372BC8"/>
    <w:rsid w:val="0037319D"/>
    <w:rsid w:val="00373447"/>
    <w:rsid w:val="003736D3"/>
    <w:rsid w:val="00373CA1"/>
    <w:rsid w:val="00373D05"/>
    <w:rsid w:val="00373E56"/>
    <w:rsid w:val="00374375"/>
    <w:rsid w:val="003743B1"/>
    <w:rsid w:val="003743B5"/>
    <w:rsid w:val="003744AC"/>
    <w:rsid w:val="0037457C"/>
    <w:rsid w:val="00374DAE"/>
    <w:rsid w:val="00375204"/>
    <w:rsid w:val="003754C2"/>
    <w:rsid w:val="00375564"/>
    <w:rsid w:val="00375885"/>
    <w:rsid w:val="00375B5F"/>
    <w:rsid w:val="00376021"/>
    <w:rsid w:val="00376221"/>
    <w:rsid w:val="003770D5"/>
    <w:rsid w:val="0037784C"/>
    <w:rsid w:val="00377A6A"/>
    <w:rsid w:val="00377E3A"/>
    <w:rsid w:val="00380253"/>
    <w:rsid w:val="0038050B"/>
    <w:rsid w:val="00380A53"/>
    <w:rsid w:val="00380A6E"/>
    <w:rsid w:val="00380AB6"/>
    <w:rsid w:val="00380DA4"/>
    <w:rsid w:val="003811C9"/>
    <w:rsid w:val="003812AA"/>
    <w:rsid w:val="00381542"/>
    <w:rsid w:val="003818DE"/>
    <w:rsid w:val="00381A3E"/>
    <w:rsid w:val="00381B55"/>
    <w:rsid w:val="0038212C"/>
    <w:rsid w:val="0038246B"/>
    <w:rsid w:val="003829A1"/>
    <w:rsid w:val="00382BA4"/>
    <w:rsid w:val="00382DFB"/>
    <w:rsid w:val="00382EBA"/>
    <w:rsid w:val="00382FE3"/>
    <w:rsid w:val="003832BD"/>
    <w:rsid w:val="003833E8"/>
    <w:rsid w:val="0038340D"/>
    <w:rsid w:val="0038379E"/>
    <w:rsid w:val="0038394A"/>
    <w:rsid w:val="00383A7B"/>
    <w:rsid w:val="00383BBC"/>
    <w:rsid w:val="00383EEC"/>
    <w:rsid w:val="003840C3"/>
    <w:rsid w:val="003845FF"/>
    <w:rsid w:val="00384AC0"/>
    <w:rsid w:val="00385906"/>
    <w:rsid w:val="00385EB0"/>
    <w:rsid w:val="00385F84"/>
    <w:rsid w:val="003860BD"/>
    <w:rsid w:val="00386184"/>
    <w:rsid w:val="00386366"/>
    <w:rsid w:val="003868D5"/>
    <w:rsid w:val="00386B84"/>
    <w:rsid w:val="00386DB2"/>
    <w:rsid w:val="00387533"/>
    <w:rsid w:val="00387A75"/>
    <w:rsid w:val="00387AF2"/>
    <w:rsid w:val="00387CB0"/>
    <w:rsid w:val="0039017E"/>
    <w:rsid w:val="00390456"/>
    <w:rsid w:val="0039057B"/>
    <w:rsid w:val="003905E7"/>
    <w:rsid w:val="00390719"/>
    <w:rsid w:val="00390A4D"/>
    <w:rsid w:val="0039111D"/>
    <w:rsid w:val="0039147B"/>
    <w:rsid w:val="00392140"/>
    <w:rsid w:val="00392221"/>
    <w:rsid w:val="00392FB3"/>
    <w:rsid w:val="00393396"/>
    <w:rsid w:val="003933E4"/>
    <w:rsid w:val="00393C8A"/>
    <w:rsid w:val="00393E1D"/>
    <w:rsid w:val="0039465F"/>
    <w:rsid w:val="003946C7"/>
    <w:rsid w:val="00394919"/>
    <w:rsid w:val="003952A4"/>
    <w:rsid w:val="00395318"/>
    <w:rsid w:val="00395584"/>
    <w:rsid w:val="00395B51"/>
    <w:rsid w:val="00395C32"/>
    <w:rsid w:val="00395F91"/>
    <w:rsid w:val="00395FA6"/>
    <w:rsid w:val="00396052"/>
    <w:rsid w:val="0039609A"/>
    <w:rsid w:val="00396131"/>
    <w:rsid w:val="00396246"/>
    <w:rsid w:val="003963AF"/>
    <w:rsid w:val="003965B0"/>
    <w:rsid w:val="00396695"/>
    <w:rsid w:val="00396717"/>
    <w:rsid w:val="00396786"/>
    <w:rsid w:val="003969FD"/>
    <w:rsid w:val="00396D22"/>
    <w:rsid w:val="00396E45"/>
    <w:rsid w:val="00396EF7"/>
    <w:rsid w:val="00396FB2"/>
    <w:rsid w:val="00396FD0"/>
    <w:rsid w:val="00397598"/>
    <w:rsid w:val="003975F1"/>
    <w:rsid w:val="003977D4"/>
    <w:rsid w:val="00397C98"/>
    <w:rsid w:val="003A0168"/>
    <w:rsid w:val="003A03DB"/>
    <w:rsid w:val="003A08BF"/>
    <w:rsid w:val="003A091E"/>
    <w:rsid w:val="003A0FA5"/>
    <w:rsid w:val="003A1500"/>
    <w:rsid w:val="003A1628"/>
    <w:rsid w:val="003A17B9"/>
    <w:rsid w:val="003A1834"/>
    <w:rsid w:val="003A20B7"/>
    <w:rsid w:val="003A21D7"/>
    <w:rsid w:val="003A24F0"/>
    <w:rsid w:val="003A258B"/>
    <w:rsid w:val="003A268A"/>
    <w:rsid w:val="003A27D9"/>
    <w:rsid w:val="003A29A3"/>
    <w:rsid w:val="003A2A38"/>
    <w:rsid w:val="003A2DD0"/>
    <w:rsid w:val="003A3682"/>
    <w:rsid w:val="003A395D"/>
    <w:rsid w:val="003A3961"/>
    <w:rsid w:val="003A3AFF"/>
    <w:rsid w:val="003A3C09"/>
    <w:rsid w:val="003A44B2"/>
    <w:rsid w:val="003A45D0"/>
    <w:rsid w:val="003A4756"/>
    <w:rsid w:val="003A55E8"/>
    <w:rsid w:val="003A5611"/>
    <w:rsid w:val="003A584D"/>
    <w:rsid w:val="003A5E69"/>
    <w:rsid w:val="003A61C3"/>
    <w:rsid w:val="003A6A09"/>
    <w:rsid w:val="003A6EF3"/>
    <w:rsid w:val="003B06EA"/>
    <w:rsid w:val="003B0B8D"/>
    <w:rsid w:val="003B0C46"/>
    <w:rsid w:val="003B0D3B"/>
    <w:rsid w:val="003B0E39"/>
    <w:rsid w:val="003B1364"/>
    <w:rsid w:val="003B13C5"/>
    <w:rsid w:val="003B1632"/>
    <w:rsid w:val="003B192B"/>
    <w:rsid w:val="003B28AE"/>
    <w:rsid w:val="003B2A24"/>
    <w:rsid w:val="003B2A7B"/>
    <w:rsid w:val="003B349D"/>
    <w:rsid w:val="003B3756"/>
    <w:rsid w:val="003B384A"/>
    <w:rsid w:val="003B3DD2"/>
    <w:rsid w:val="003B4038"/>
    <w:rsid w:val="003B4B00"/>
    <w:rsid w:val="003B4BD1"/>
    <w:rsid w:val="003B51DA"/>
    <w:rsid w:val="003B591C"/>
    <w:rsid w:val="003B5CB1"/>
    <w:rsid w:val="003B5CDD"/>
    <w:rsid w:val="003B5E0F"/>
    <w:rsid w:val="003B5E66"/>
    <w:rsid w:val="003B62A1"/>
    <w:rsid w:val="003B63D4"/>
    <w:rsid w:val="003B63E9"/>
    <w:rsid w:val="003B6B7A"/>
    <w:rsid w:val="003B6D75"/>
    <w:rsid w:val="003B735A"/>
    <w:rsid w:val="003B7900"/>
    <w:rsid w:val="003B79CC"/>
    <w:rsid w:val="003B7B06"/>
    <w:rsid w:val="003C029D"/>
    <w:rsid w:val="003C04F2"/>
    <w:rsid w:val="003C060D"/>
    <w:rsid w:val="003C086A"/>
    <w:rsid w:val="003C08D2"/>
    <w:rsid w:val="003C091B"/>
    <w:rsid w:val="003C0B95"/>
    <w:rsid w:val="003C0CD6"/>
    <w:rsid w:val="003C0FAD"/>
    <w:rsid w:val="003C10E6"/>
    <w:rsid w:val="003C123A"/>
    <w:rsid w:val="003C1309"/>
    <w:rsid w:val="003C13F7"/>
    <w:rsid w:val="003C15BA"/>
    <w:rsid w:val="003C160C"/>
    <w:rsid w:val="003C19A4"/>
    <w:rsid w:val="003C1ABC"/>
    <w:rsid w:val="003C1C9D"/>
    <w:rsid w:val="003C233A"/>
    <w:rsid w:val="003C2B34"/>
    <w:rsid w:val="003C2CF4"/>
    <w:rsid w:val="003C2D59"/>
    <w:rsid w:val="003C2DAD"/>
    <w:rsid w:val="003C3237"/>
    <w:rsid w:val="003C358A"/>
    <w:rsid w:val="003C38E4"/>
    <w:rsid w:val="003C3ADE"/>
    <w:rsid w:val="003C3E0F"/>
    <w:rsid w:val="003C3FCD"/>
    <w:rsid w:val="003C413D"/>
    <w:rsid w:val="003C4324"/>
    <w:rsid w:val="003C4AFF"/>
    <w:rsid w:val="003C4B63"/>
    <w:rsid w:val="003C4B89"/>
    <w:rsid w:val="003C4ED7"/>
    <w:rsid w:val="003C5424"/>
    <w:rsid w:val="003C6D39"/>
    <w:rsid w:val="003C711F"/>
    <w:rsid w:val="003C7733"/>
    <w:rsid w:val="003C7848"/>
    <w:rsid w:val="003C7861"/>
    <w:rsid w:val="003C7A5F"/>
    <w:rsid w:val="003C7AF5"/>
    <w:rsid w:val="003C7B85"/>
    <w:rsid w:val="003C7F08"/>
    <w:rsid w:val="003D0013"/>
    <w:rsid w:val="003D0015"/>
    <w:rsid w:val="003D03A1"/>
    <w:rsid w:val="003D0861"/>
    <w:rsid w:val="003D0945"/>
    <w:rsid w:val="003D0C48"/>
    <w:rsid w:val="003D1657"/>
    <w:rsid w:val="003D1ACC"/>
    <w:rsid w:val="003D1BC0"/>
    <w:rsid w:val="003D1BF7"/>
    <w:rsid w:val="003D1F27"/>
    <w:rsid w:val="003D240D"/>
    <w:rsid w:val="003D2733"/>
    <w:rsid w:val="003D2B21"/>
    <w:rsid w:val="003D2E7A"/>
    <w:rsid w:val="003D2F44"/>
    <w:rsid w:val="003D2F6A"/>
    <w:rsid w:val="003D3BBB"/>
    <w:rsid w:val="003D3D3C"/>
    <w:rsid w:val="003D40D9"/>
    <w:rsid w:val="003D41D1"/>
    <w:rsid w:val="003D43C1"/>
    <w:rsid w:val="003D4507"/>
    <w:rsid w:val="003D47B5"/>
    <w:rsid w:val="003D4971"/>
    <w:rsid w:val="003D52B4"/>
    <w:rsid w:val="003D55FA"/>
    <w:rsid w:val="003D57B5"/>
    <w:rsid w:val="003D57B8"/>
    <w:rsid w:val="003D5980"/>
    <w:rsid w:val="003D6131"/>
    <w:rsid w:val="003D6187"/>
    <w:rsid w:val="003D625A"/>
    <w:rsid w:val="003D63E0"/>
    <w:rsid w:val="003D64A9"/>
    <w:rsid w:val="003D65A3"/>
    <w:rsid w:val="003D6D08"/>
    <w:rsid w:val="003D6DBC"/>
    <w:rsid w:val="003D73A6"/>
    <w:rsid w:val="003D7696"/>
    <w:rsid w:val="003D76E5"/>
    <w:rsid w:val="003D7862"/>
    <w:rsid w:val="003D78FF"/>
    <w:rsid w:val="003D7AAC"/>
    <w:rsid w:val="003D7D38"/>
    <w:rsid w:val="003D7D8B"/>
    <w:rsid w:val="003E0A47"/>
    <w:rsid w:val="003E0D4B"/>
    <w:rsid w:val="003E0E4E"/>
    <w:rsid w:val="003E0EC1"/>
    <w:rsid w:val="003E1134"/>
    <w:rsid w:val="003E11F8"/>
    <w:rsid w:val="003E1248"/>
    <w:rsid w:val="003E1803"/>
    <w:rsid w:val="003E1A09"/>
    <w:rsid w:val="003E1C81"/>
    <w:rsid w:val="003E1FCD"/>
    <w:rsid w:val="003E1FEF"/>
    <w:rsid w:val="003E212D"/>
    <w:rsid w:val="003E25CA"/>
    <w:rsid w:val="003E297A"/>
    <w:rsid w:val="003E2B1B"/>
    <w:rsid w:val="003E2D79"/>
    <w:rsid w:val="003E34FC"/>
    <w:rsid w:val="003E3B20"/>
    <w:rsid w:val="003E3CD0"/>
    <w:rsid w:val="003E48D1"/>
    <w:rsid w:val="003E5216"/>
    <w:rsid w:val="003E52C6"/>
    <w:rsid w:val="003E53E1"/>
    <w:rsid w:val="003E5824"/>
    <w:rsid w:val="003E5C0D"/>
    <w:rsid w:val="003E63A0"/>
    <w:rsid w:val="003E6AD9"/>
    <w:rsid w:val="003E6DD8"/>
    <w:rsid w:val="003E7451"/>
    <w:rsid w:val="003E74F1"/>
    <w:rsid w:val="003E7B95"/>
    <w:rsid w:val="003E7C15"/>
    <w:rsid w:val="003F02B8"/>
    <w:rsid w:val="003F0B71"/>
    <w:rsid w:val="003F1151"/>
    <w:rsid w:val="003F117E"/>
    <w:rsid w:val="003F1505"/>
    <w:rsid w:val="003F18FA"/>
    <w:rsid w:val="003F19F2"/>
    <w:rsid w:val="003F1C57"/>
    <w:rsid w:val="003F1C9C"/>
    <w:rsid w:val="003F1EB3"/>
    <w:rsid w:val="003F205C"/>
    <w:rsid w:val="003F20F3"/>
    <w:rsid w:val="003F2878"/>
    <w:rsid w:val="003F298A"/>
    <w:rsid w:val="003F2B0F"/>
    <w:rsid w:val="003F3260"/>
    <w:rsid w:val="003F3696"/>
    <w:rsid w:val="003F3714"/>
    <w:rsid w:val="003F3811"/>
    <w:rsid w:val="003F3978"/>
    <w:rsid w:val="003F3986"/>
    <w:rsid w:val="003F3A9D"/>
    <w:rsid w:val="003F3EF2"/>
    <w:rsid w:val="003F3F67"/>
    <w:rsid w:val="003F434D"/>
    <w:rsid w:val="003F448D"/>
    <w:rsid w:val="003F4C41"/>
    <w:rsid w:val="003F4C91"/>
    <w:rsid w:val="003F51AC"/>
    <w:rsid w:val="003F57AD"/>
    <w:rsid w:val="003F5B23"/>
    <w:rsid w:val="003F5DED"/>
    <w:rsid w:val="003F5F5E"/>
    <w:rsid w:val="003F5F8D"/>
    <w:rsid w:val="003F61A8"/>
    <w:rsid w:val="003F622F"/>
    <w:rsid w:val="003F62FA"/>
    <w:rsid w:val="003F645C"/>
    <w:rsid w:val="003F67EB"/>
    <w:rsid w:val="003F6857"/>
    <w:rsid w:val="003F695B"/>
    <w:rsid w:val="003F6ABE"/>
    <w:rsid w:val="003F6EF6"/>
    <w:rsid w:val="003F6F38"/>
    <w:rsid w:val="003F73AE"/>
    <w:rsid w:val="003F76BC"/>
    <w:rsid w:val="003F7A69"/>
    <w:rsid w:val="003F7B43"/>
    <w:rsid w:val="003F7D35"/>
    <w:rsid w:val="003F7E68"/>
    <w:rsid w:val="003F7EB5"/>
    <w:rsid w:val="003F7F54"/>
    <w:rsid w:val="003F7F7C"/>
    <w:rsid w:val="004003CD"/>
    <w:rsid w:val="004004DA"/>
    <w:rsid w:val="00400799"/>
    <w:rsid w:val="004007DC"/>
    <w:rsid w:val="00400802"/>
    <w:rsid w:val="00400BB7"/>
    <w:rsid w:val="00400BF0"/>
    <w:rsid w:val="00400C92"/>
    <w:rsid w:val="0040112C"/>
    <w:rsid w:val="0040118F"/>
    <w:rsid w:val="004011E4"/>
    <w:rsid w:val="004014A2"/>
    <w:rsid w:val="004017B9"/>
    <w:rsid w:val="00401EC6"/>
    <w:rsid w:val="00401F12"/>
    <w:rsid w:val="00402660"/>
    <w:rsid w:val="00402A9B"/>
    <w:rsid w:val="00402B64"/>
    <w:rsid w:val="0040340F"/>
    <w:rsid w:val="00403419"/>
    <w:rsid w:val="00403DCF"/>
    <w:rsid w:val="00403EF0"/>
    <w:rsid w:val="00404E80"/>
    <w:rsid w:val="00406019"/>
    <w:rsid w:val="00406256"/>
    <w:rsid w:val="004063C3"/>
    <w:rsid w:val="00406A38"/>
    <w:rsid w:val="00406C66"/>
    <w:rsid w:val="00407161"/>
    <w:rsid w:val="00407516"/>
    <w:rsid w:val="00407996"/>
    <w:rsid w:val="004079CB"/>
    <w:rsid w:val="00407B54"/>
    <w:rsid w:val="00407B89"/>
    <w:rsid w:val="00407BD2"/>
    <w:rsid w:val="00410189"/>
    <w:rsid w:val="0041076E"/>
    <w:rsid w:val="0041107B"/>
    <w:rsid w:val="00411330"/>
    <w:rsid w:val="004117B0"/>
    <w:rsid w:val="00411933"/>
    <w:rsid w:val="004119A3"/>
    <w:rsid w:val="00411ABA"/>
    <w:rsid w:val="0041220E"/>
    <w:rsid w:val="004122A5"/>
    <w:rsid w:val="004122EC"/>
    <w:rsid w:val="00412632"/>
    <w:rsid w:val="004129FF"/>
    <w:rsid w:val="00412A18"/>
    <w:rsid w:val="00412C3C"/>
    <w:rsid w:val="00412D5B"/>
    <w:rsid w:val="004131BC"/>
    <w:rsid w:val="004133DD"/>
    <w:rsid w:val="004134C3"/>
    <w:rsid w:val="004135DC"/>
    <w:rsid w:val="00413755"/>
    <w:rsid w:val="00413780"/>
    <w:rsid w:val="00413870"/>
    <w:rsid w:val="00413938"/>
    <w:rsid w:val="0041395B"/>
    <w:rsid w:val="00413A37"/>
    <w:rsid w:val="00413F41"/>
    <w:rsid w:val="00414084"/>
    <w:rsid w:val="00414234"/>
    <w:rsid w:val="0041454A"/>
    <w:rsid w:val="0041472B"/>
    <w:rsid w:val="00414AB9"/>
    <w:rsid w:val="00414FAC"/>
    <w:rsid w:val="00415020"/>
    <w:rsid w:val="00415093"/>
    <w:rsid w:val="00415307"/>
    <w:rsid w:val="00415450"/>
    <w:rsid w:val="00415480"/>
    <w:rsid w:val="00416A13"/>
    <w:rsid w:val="00416B15"/>
    <w:rsid w:val="00417225"/>
    <w:rsid w:val="00417582"/>
    <w:rsid w:val="004176FF"/>
    <w:rsid w:val="00417E6F"/>
    <w:rsid w:val="00417FE0"/>
    <w:rsid w:val="00420234"/>
    <w:rsid w:val="00420328"/>
    <w:rsid w:val="00420C9A"/>
    <w:rsid w:val="004213B1"/>
    <w:rsid w:val="0042148D"/>
    <w:rsid w:val="004215C2"/>
    <w:rsid w:val="004217BA"/>
    <w:rsid w:val="00421A4B"/>
    <w:rsid w:val="00421BF9"/>
    <w:rsid w:val="004227F6"/>
    <w:rsid w:val="004228C0"/>
    <w:rsid w:val="00422CEF"/>
    <w:rsid w:val="00423212"/>
    <w:rsid w:val="00423332"/>
    <w:rsid w:val="00423A25"/>
    <w:rsid w:val="00423A34"/>
    <w:rsid w:val="00423C24"/>
    <w:rsid w:val="00423FA8"/>
    <w:rsid w:val="0042429B"/>
    <w:rsid w:val="00424399"/>
    <w:rsid w:val="004246D4"/>
    <w:rsid w:val="00424ABB"/>
    <w:rsid w:val="00424CBE"/>
    <w:rsid w:val="004250D6"/>
    <w:rsid w:val="00425273"/>
    <w:rsid w:val="00425696"/>
    <w:rsid w:val="00426062"/>
    <w:rsid w:val="00426157"/>
    <w:rsid w:val="00426B5E"/>
    <w:rsid w:val="00426EEC"/>
    <w:rsid w:val="00427184"/>
    <w:rsid w:val="00427223"/>
    <w:rsid w:val="00427699"/>
    <w:rsid w:val="00427DA5"/>
    <w:rsid w:val="00427E5C"/>
    <w:rsid w:val="004301AD"/>
    <w:rsid w:val="00430243"/>
    <w:rsid w:val="004307BC"/>
    <w:rsid w:val="00430CE0"/>
    <w:rsid w:val="004310A1"/>
    <w:rsid w:val="00431107"/>
    <w:rsid w:val="00431112"/>
    <w:rsid w:val="00431A43"/>
    <w:rsid w:val="00431C3D"/>
    <w:rsid w:val="00431F38"/>
    <w:rsid w:val="0043238A"/>
    <w:rsid w:val="00432C90"/>
    <w:rsid w:val="0043303F"/>
    <w:rsid w:val="0043308A"/>
    <w:rsid w:val="004331A8"/>
    <w:rsid w:val="0043397D"/>
    <w:rsid w:val="00433D0F"/>
    <w:rsid w:val="00433D13"/>
    <w:rsid w:val="004345A9"/>
    <w:rsid w:val="00434733"/>
    <w:rsid w:val="004347AE"/>
    <w:rsid w:val="00434939"/>
    <w:rsid w:val="004349D1"/>
    <w:rsid w:val="00434BC0"/>
    <w:rsid w:val="00434D0E"/>
    <w:rsid w:val="00434F88"/>
    <w:rsid w:val="004354C4"/>
    <w:rsid w:val="00435BD9"/>
    <w:rsid w:val="00435F6E"/>
    <w:rsid w:val="00435FA9"/>
    <w:rsid w:val="00436166"/>
    <w:rsid w:val="00436757"/>
    <w:rsid w:val="00436CA6"/>
    <w:rsid w:val="00436D42"/>
    <w:rsid w:val="00436DC4"/>
    <w:rsid w:val="00436E4A"/>
    <w:rsid w:val="00436EB4"/>
    <w:rsid w:val="00436FB2"/>
    <w:rsid w:val="00437317"/>
    <w:rsid w:val="00437611"/>
    <w:rsid w:val="0043783D"/>
    <w:rsid w:val="004378EA"/>
    <w:rsid w:val="00437A66"/>
    <w:rsid w:val="00437E28"/>
    <w:rsid w:val="00437ED7"/>
    <w:rsid w:val="00440210"/>
    <w:rsid w:val="00440443"/>
    <w:rsid w:val="0044062C"/>
    <w:rsid w:val="004409B8"/>
    <w:rsid w:val="00440EF0"/>
    <w:rsid w:val="00440F92"/>
    <w:rsid w:val="004411E0"/>
    <w:rsid w:val="0044142E"/>
    <w:rsid w:val="0044151B"/>
    <w:rsid w:val="00441887"/>
    <w:rsid w:val="0044189E"/>
    <w:rsid w:val="004420C7"/>
    <w:rsid w:val="004420D7"/>
    <w:rsid w:val="00442477"/>
    <w:rsid w:val="004425D9"/>
    <w:rsid w:val="004432BE"/>
    <w:rsid w:val="00443515"/>
    <w:rsid w:val="00443760"/>
    <w:rsid w:val="00443CFF"/>
    <w:rsid w:val="0044401E"/>
    <w:rsid w:val="00444217"/>
    <w:rsid w:val="00444300"/>
    <w:rsid w:val="0044479D"/>
    <w:rsid w:val="00444FD4"/>
    <w:rsid w:val="004450C6"/>
    <w:rsid w:val="0044524D"/>
    <w:rsid w:val="004459F4"/>
    <w:rsid w:val="00445BD1"/>
    <w:rsid w:val="00445DED"/>
    <w:rsid w:val="00445E43"/>
    <w:rsid w:val="00445F0F"/>
    <w:rsid w:val="0044610F"/>
    <w:rsid w:val="0044623B"/>
    <w:rsid w:val="00446818"/>
    <w:rsid w:val="004469C4"/>
    <w:rsid w:val="004470D0"/>
    <w:rsid w:val="004473D8"/>
    <w:rsid w:val="004474CE"/>
    <w:rsid w:val="00447628"/>
    <w:rsid w:val="004477BB"/>
    <w:rsid w:val="00447D37"/>
    <w:rsid w:val="00447F12"/>
    <w:rsid w:val="00447FE0"/>
    <w:rsid w:val="00450004"/>
    <w:rsid w:val="0045028C"/>
    <w:rsid w:val="004503DD"/>
    <w:rsid w:val="00450427"/>
    <w:rsid w:val="00450658"/>
    <w:rsid w:val="00450AB7"/>
    <w:rsid w:val="004511A0"/>
    <w:rsid w:val="00451233"/>
    <w:rsid w:val="00451C0A"/>
    <w:rsid w:val="00451D47"/>
    <w:rsid w:val="00451DEE"/>
    <w:rsid w:val="00452221"/>
    <w:rsid w:val="00452242"/>
    <w:rsid w:val="0045247B"/>
    <w:rsid w:val="00452484"/>
    <w:rsid w:val="0045291D"/>
    <w:rsid w:val="00452BAD"/>
    <w:rsid w:val="00452BBE"/>
    <w:rsid w:val="0045323D"/>
    <w:rsid w:val="0045389E"/>
    <w:rsid w:val="00453AD0"/>
    <w:rsid w:val="00453B70"/>
    <w:rsid w:val="00453D78"/>
    <w:rsid w:val="004548DF"/>
    <w:rsid w:val="00454F78"/>
    <w:rsid w:val="00455036"/>
    <w:rsid w:val="004550A4"/>
    <w:rsid w:val="004551C9"/>
    <w:rsid w:val="004553EC"/>
    <w:rsid w:val="004558FF"/>
    <w:rsid w:val="00456030"/>
    <w:rsid w:val="00456142"/>
    <w:rsid w:val="004562A0"/>
    <w:rsid w:val="004566D2"/>
    <w:rsid w:val="0045675E"/>
    <w:rsid w:val="00456920"/>
    <w:rsid w:val="004569D7"/>
    <w:rsid w:val="00456EAF"/>
    <w:rsid w:val="00457274"/>
    <w:rsid w:val="0045734C"/>
    <w:rsid w:val="00457356"/>
    <w:rsid w:val="0045761F"/>
    <w:rsid w:val="00457671"/>
    <w:rsid w:val="004576C9"/>
    <w:rsid w:val="00457872"/>
    <w:rsid w:val="004578D3"/>
    <w:rsid w:val="00460199"/>
    <w:rsid w:val="00460454"/>
    <w:rsid w:val="00460A0A"/>
    <w:rsid w:val="00460BCF"/>
    <w:rsid w:val="00460D22"/>
    <w:rsid w:val="00460F8D"/>
    <w:rsid w:val="00461101"/>
    <w:rsid w:val="004612C4"/>
    <w:rsid w:val="0046195D"/>
    <w:rsid w:val="00461DAA"/>
    <w:rsid w:val="00461E61"/>
    <w:rsid w:val="00461F07"/>
    <w:rsid w:val="00461F16"/>
    <w:rsid w:val="00461FA5"/>
    <w:rsid w:val="0046214D"/>
    <w:rsid w:val="004627EC"/>
    <w:rsid w:val="00462A96"/>
    <w:rsid w:val="00462B98"/>
    <w:rsid w:val="00462C6F"/>
    <w:rsid w:val="004631FE"/>
    <w:rsid w:val="004633C4"/>
    <w:rsid w:val="004639AA"/>
    <w:rsid w:val="00463B31"/>
    <w:rsid w:val="00463DC9"/>
    <w:rsid w:val="00463EE4"/>
    <w:rsid w:val="004641D4"/>
    <w:rsid w:val="00464911"/>
    <w:rsid w:val="00464C81"/>
    <w:rsid w:val="00465146"/>
    <w:rsid w:val="0046522E"/>
    <w:rsid w:val="00465298"/>
    <w:rsid w:val="004652B6"/>
    <w:rsid w:val="004655F3"/>
    <w:rsid w:val="0046582E"/>
    <w:rsid w:val="00465B37"/>
    <w:rsid w:val="00465D83"/>
    <w:rsid w:val="00465F8C"/>
    <w:rsid w:val="004660B0"/>
    <w:rsid w:val="0046621C"/>
    <w:rsid w:val="004664A6"/>
    <w:rsid w:val="00466813"/>
    <w:rsid w:val="004669D9"/>
    <w:rsid w:val="00466AD1"/>
    <w:rsid w:val="00466C9C"/>
    <w:rsid w:val="00466ED9"/>
    <w:rsid w:val="00467438"/>
    <w:rsid w:val="0046745D"/>
    <w:rsid w:val="0046762A"/>
    <w:rsid w:val="004678DE"/>
    <w:rsid w:val="00467964"/>
    <w:rsid w:val="00467A73"/>
    <w:rsid w:val="00467AF2"/>
    <w:rsid w:val="00467E33"/>
    <w:rsid w:val="004700E3"/>
    <w:rsid w:val="0047037A"/>
    <w:rsid w:val="00470B8B"/>
    <w:rsid w:val="0047106A"/>
    <w:rsid w:val="004712FA"/>
    <w:rsid w:val="00471597"/>
    <w:rsid w:val="004716B3"/>
    <w:rsid w:val="004718D0"/>
    <w:rsid w:val="0047197B"/>
    <w:rsid w:val="004719AA"/>
    <w:rsid w:val="00472021"/>
    <w:rsid w:val="00472426"/>
    <w:rsid w:val="004724AF"/>
    <w:rsid w:val="0047261C"/>
    <w:rsid w:val="00472D74"/>
    <w:rsid w:val="00472E8F"/>
    <w:rsid w:val="00472F8F"/>
    <w:rsid w:val="004731DC"/>
    <w:rsid w:val="00473A4B"/>
    <w:rsid w:val="00473D86"/>
    <w:rsid w:val="00473E82"/>
    <w:rsid w:val="00473F62"/>
    <w:rsid w:val="00474184"/>
    <w:rsid w:val="00474422"/>
    <w:rsid w:val="004744EA"/>
    <w:rsid w:val="0047470D"/>
    <w:rsid w:val="004747C3"/>
    <w:rsid w:val="004749B4"/>
    <w:rsid w:val="00474B5E"/>
    <w:rsid w:val="00474FBC"/>
    <w:rsid w:val="0047511A"/>
    <w:rsid w:val="00475132"/>
    <w:rsid w:val="00475945"/>
    <w:rsid w:val="00475B11"/>
    <w:rsid w:val="00476264"/>
    <w:rsid w:val="004762F2"/>
    <w:rsid w:val="0047645D"/>
    <w:rsid w:val="00476792"/>
    <w:rsid w:val="00476941"/>
    <w:rsid w:val="00476D09"/>
    <w:rsid w:val="004774BC"/>
    <w:rsid w:val="00477806"/>
    <w:rsid w:val="0047798D"/>
    <w:rsid w:val="00477CC4"/>
    <w:rsid w:val="0048050A"/>
    <w:rsid w:val="004806C2"/>
    <w:rsid w:val="00480704"/>
    <w:rsid w:val="004815CA"/>
    <w:rsid w:val="0048182E"/>
    <w:rsid w:val="00481D38"/>
    <w:rsid w:val="00481DAE"/>
    <w:rsid w:val="00481EF1"/>
    <w:rsid w:val="00481F9C"/>
    <w:rsid w:val="00482186"/>
    <w:rsid w:val="00482268"/>
    <w:rsid w:val="004826B1"/>
    <w:rsid w:val="004826D3"/>
    <w:rsid w:val="0048290A"/>
    <w:rsid w:val="004829AB"/>
    <w:rsid w:val="00482DEF"/>
    <w:rsid w:val="00482E81"/>
    <w:rsid w:val="0048316E"/>
    <w:rsid w:val="0048342F"/>
    <w:rsid w:val="0048349D"/>
    <w:rsid w:val="004835B8"/>
    <w:rsid w:val="004838BA"/>
    <w:rsid w:val="00483B0D"/>
    <w:rsid w:val="00483F3E"/>
    <w:rsid w:val="004845F7"/>
    <w:rsid w:val="00484641"/>
    <w:rsid w:val="0048472B"/>
    <w:rsid w:val="00484786"/>
    <w:rsid w:val="00484D99"/>
    <w:rsid w:val="00484EB6"/>
    <w:rsid w:val="00484F5C"/>
    <w:rsid w:val="00484F79"/>
    <w:rsid w:val="00485A27"/>
    <w:rsid w:val="00485B78"/>
    <w:rsid w:val="00485C21"/>
    <w:rsid w:val="00485C30"/>
    <w:rsid w:val="00485C48"/>
    <w:rsid w:val="00485D5A"/>
    <w:rsid w:val="00485D64"/>
    <w:rsid w:val="00485E3E"/>
    <w:rsid w:val="00486043"/>
    <w:rsid w:val="00486333"/>
    <w:rsid w:val="00486433"/>
    <w:rsid w:val="004868EB"/>
    <w:rsid w:val="00486944"/>
    <w:rsid w:val="00486B28"/>
    <w:rsid w:val="00486C09"/>
    <w:rsid w:val="0048707C"/>
    <w:rsid w:val="00487480"/>
    <w:rsid w:val="00487C57"/>
    <w:rsid w:val="00487CD4"/>
    <w:rsid w:val="00490125"/>
    <w:rsid w:val="0049022A"/>
    <w:rsid w:val="004904D7"/>
    <w:rsid w:val="004905B7"/>
    <w:rsid w:val="004905FA"/>
    <w:rsid w:val="0049068A"/>
    <w:rsid w:val="004907EE"/>
    <w:rsid w:val="00490A5B"/>
    <w:rsid w:val="00490CEE"/>
    <w:rsid w:val="00490E2D"/>
    <w:rsid w:val="00491131"/>
    <w:rsid w:val="0049155E"/>
    <w:rsid w:val="0049157F"/>
    <w:rsid w:val="00491D1F"/>
    <w:rsid w:val="00492005"/>
    <w:rsid w:val="004920DE"/>
    <w:rsid w:val="00492102"/>
    <w:rsid w:val="0049236C"/>
    <w:rsid w:val="0049283E"/>
    <w:rsid w:val="004929BE"/>
    <w:rsid w:val="00492D58"/>
    <w:rsid w:val="00492D63"/>
    <w:rsid w:val="004934A2"/>
    <w:rsid w:val="0049365E"/>
    <w:rsid w:val="00493F5A"/>
    <w:rsid w:val="004942DF"/>
    <w:rsid w:val="004947F4"/>
    <w:rsid w:val="00494B78"/>
    <w:rsid w:val="00494F5A"/>
    <w:rsid w:val="00495797"/>
    <w:rsid w:val="00495D1D"/>
    <w:rsid w:val="00495D7D"/>
    <w:rsid w:val="00495DD4"/>
    <w:rsid w:val="004965D8"/>
    <w:rsid w:val="00496997"/>
    <w:rsid w:val="00496A3D"/>
    <w:rsid w:val="00496F07"/>
    <w:rsid w:val="00496F2F"/>
    <w:rsid w:val="00496F95"/>
    <w:rsid w:val="00497308"/>
    <w:rsid w:val="004973DD"/>
    <w:rsid w:val="004973FD"/>
    <w:rsid w:val="00497535"/>
    <w:rsid w:val="004976AA"/>
    <w:rsid w:val="004978E7"/>
    <w:rsid w:val="00497916"/>
    <w:rsid w:val="00497A1D"/>
    <w:rsid w:val="00497BA5"/>
    <w:rsid w:val="00497D1D"/>
    <w:rsid w:val="00497E3A"/>
    <w:rsid w:val="00497E66"/>
    <w:rsid w:val="004A0733"/>
    <w:rsid w:val="004A079B"/>
    <w:rsid w:val="004A0916"/>
    <w:rsid w:val="004A0AED"/>
    <w:rsid w:val="004A0D53"/>
    <w:rsid w:val="004A0EDF"/>
    <w:rsid w:val="004A0FA4"/>
    <w:rsid w:val="004A12A5"/>
    <w:rsid w:val="004A12CD"/>
    <w:rsid w:val="004A1C06"/>
    <w:rsid w:val="004A21AD"/>
    <w:rsid w:val="004A24CB"/>
    <w:rsid w:val="004A2A13"/>
    <w:rsid w:val="004A2A2B"/>
    <w:rsid w:val="004A339F"/>
    <w:rsid w:val="004A36EC"/>
    <w:rsid w:val="004A39BE"/>
    <w:rsid w:val="004A3D0C"/>
    <w:rsid w:val="004A3E59"/>
    <w:rsid w:val="004A40C0"/>
    <w:rsid w:val="004A42DC"/>
    <w:rsid w:val="004A4613"/>
    <w:rsid w:val="004A46C7"/>
    <w:rsid w:val="004A48C2"/>
    <w:rsid w:val="004A4B66"/>
    <w:rsid w:val="004A4B7E"/>
    <w:rsid w:val="004A4C35"/>
    <w:rsid w:val="004A4CA6"/>
    <w:rsid w:val="004A4D3D"/>
    <w:rsid w:val="004A4DEE"/>
    <w:rsid w:val="004A4EF3"/>
    <w:rsid w:val="004A510B"/>
    <w:rsid w:val="004A58CA"/>
    <w:rsid w:val="004A58F1"/>
    <w:rsid w:val="004A5BAB"/>
    <w:rsid w:val="004A63D7"/>
    <w:rsid w:val="004A646B"/>
    <w:rsid w:val="004A6718"/>
    <w:rsid w:val="004A67D5"/>
    <w:rsid w:val="004A6A77"/>
    <w:rsid w:val="004A7292"/>
    <w:rsid w:val="004A76E2"/>
    <w:rsid w:val="004A789A"/>
    <w:rsid w:val="004A791B"/>
    <w:rsid w:val="004A7BA7"/>
    <w:rsid w:val="004B01A5"/>
    <w:rsid w:val="004B0C63"/>
    <w:rsid w:val="004B0D5B"/>
    <w:rsid w:val="004B1063"/>
    <w:rsid w:val="004B1369"/>
    <w:rsid w:val="004B178D"/>
    <w:rsid w:val="004B1962"/>
    <w:rsid w:val="004B2000"/>
    <w:rsid w:val="004B204D"/>
    <w:rsid w:val="004B276A"/>
    <w:rsid w:val="004B29D7"/>
    <w:rsid w:val="004B2F86"/>
    <w:rsid w:val="004B3CD2"/>
    <w:rsid w:val="004B41E9"/>
    <w:rsid w:val="004B451C"/>
    <w:rsid w:val="004B453A"/>
    <w:rsid w:val="004B456B"/>
    <w:rsid w:val="004B4BA3"/>
    <w:rsid w:val="004B4F93"/>
    <w:rsid w:val="004B5125"/>
    <w:rsid w:val="004B51DA"/>
    <w:rsid w:val="004B526A"/>
    <w:rsid w:val="004B59B3"/>
    <w:rsid w:val="004B5F38"/>
    <w:rsid w:val="004B63BD"/>
    <w:rsid w:val="004B644A"/>
    <w:rsid w:val="004B6524"/>
    <w:rsid w:val="004B6775"/>
    <w:rsid w:val="004B6F1D"/>
    <w:rsid w:val="004B6FBC"/>
    <w:rsid w:val="004B70B9"/>
    <w:rsid w:val="004B7118"/>
    <w:rsid w:val="004B711C"/>
    <w:rsid w:val="004B7B27"/>
    <w:rsid w:val="004B7DA3"/>
    <w:rsid w:val="004C0100"/>
    <w:rsid w:val="004C0301"/>
    <w:rsid w:val="004C0431"/>
    <w:rsid w:val="004C05B1"/>
    <w:rsid w:val="004C07AE"/>
    <w:rsid w:val="004C0A9E"/>
    <w:rsid w:val="004C0EDC"/>
    <w:rsid w:val="004C10E5"/>
    <w:rsid w:val="004C1458"/>
    <w:rsid w:val="004C1901"/>
    <w:rsid w:val="004C1949"/>
    <w:rsid w:val="004C1B16"/>
    <w:rsid w:val="004C1C86"/>
    <w:rsid w:val="004C1D4E"/>
    <w:rsid w:val="004C1FA2"/>
    <w:rsid w:val="004C203B"/>
    <w:rsid w:val="004C22EC"/>
    <w:rsid w:val="004C23B4"/>
    <w:rsid w:val="004C29F7"/>
    <w:rsid w:val="004C2DF1"/>
    <w:rsid w:val="004C2ECD"/>
    <w:rsid w:val="004C2EE1"/>
    <w:rsid w:val="004C34F8"/>
    <w:rsid w:val="004C3A85"/>
    <w:rsid w:val="004C3C8F"/>
    <w:rsid w:val="004C3D51"/>
    <w:rsid w:val="004C401B"/>
    <w:rsid w:val="004C419A"/>
    <w:rsid w:val="004C4287"/>
    <w:rsid w:val="004C4FB2"/>
    <w:rsid w:val="004C56BA"/>
    <w:rsid w:val="004C59B7"/>
    <w:rsid w:val="004C5B5A"/>
    <w:rsid w:val="004C5E69"/>
    <w:rsid w:val="004C62CD"/>
    <w:rsid w:val="004C6A79"/>
    <w:rsid w:val="004C6C60"/>
    <w:rsid w:val="004C6D7E"/>
    <w:rsid w:val="004C73E7"/>
    <w:rsid w:val="004C7FE8"/>
    <w:rsid w:val="004D0145"/>
    <w:rsid w:val="004D030A"/>
    <w:rsid w:val="004D049C"/>
    <w:rsid w:val="004D04F1"/>
    <w:rsid w:val="004D0928"/>
    <w:rsid w:val="004D0C58"/>
    <w:rsid w:val="004D107B"/>
    <w:rsid w:val="004D12B9"/>
    <w:rsid w:val="004D1893"/>
    <w:rsid w:val="004D1A85"/>
    <w:rsid w:val="004D1F2F"/>
    <w:rsid w:val="004D224F"/>
    <w:rsid w:val="004D250C"/>
    <w:rsid w:val="004D2536"/>
    <w:rsid w:val="004D27F5"/>
    <w:rsid w:val="004D29F2"/>
    <w:rsid w:val="004D2A2B"/>
    <w:rsid w:val="004D2DBA"/>
    <w:rsid w:val="004D2EFA"/>
    <w:rsid w:val="004D2F58"/>
    <w:rsid w:val="004D2FB5"/>
    <w:rsid w:val="004D32B7"/>
    <w:rsid w:val="004D3948"/>
    <w:rsid w:val="004D39D1"/>
    <w:rsid w:val="004D3AA5"/>
    <w:rsid w:val="004D3EA1"/>
    <w:rsid w:val="004D4331"/>
    <w:rsid w:val="004D4565"/>
    <w:rsid w:val="004D4817"/>
    <w:rsid w:val="004D4921"/>
    <w:rsid w:val="004D4AD7"/>
    <w:rsid w:val="004D5962"/>
    <w:rsid w:val="004D5A8B"/>
    <w:rsid w:val="004D614B"/>
    <w:rsid w:val="004D657E"/>
    <w:rsid w:val="004D665A"/>
    <w:rsid w:val="004D679D"/>
    <w:rsid w:val="004D6A37"/>
    <w:rsid w:val="004D6C98"/>
    <w:rsid w:val="004D6E50"/>
    <w:rsid w:val="004D7119"/>
    <w:rsid w:val="004D744E"/>
    <w:rsid w:val="004D7A59"/>
    <w:rsid w:val="004E007D"/>
    <w:rsid w:val="004E01CC"/>
    <w:rsid w:val="004E01F5"/>
    <w:rsid w:val="004E050B"/>
    <w:rsid w:val="004E0790"/>
    <w:rsid w:val="004E0A1E"/>
    <w:rsid w:val="004E0AE6"/>
    <w:rsid w:val="004E0E8F"/>
    <w:rsid w:val="004E1522"/>
    <w:rsid w:val="004E18A7"/>
    <w:rsid w:val="004E1F56"/>
    <w:rsid w:val="004E2876"/>
    <w:rsid w:val="004E296B"/>
    <w:rsid w:val="004E2AE9"/>
    <w:rsid w:val="004E2B3F"/>
    <w:rsid w:val="004E30C3"/>
    <w:rsid w:val="004E32C1"/>
    <w:rsid w:val="004E32E8"/>
    <w:rsid w:val="004E3791"/>
    <w:rsid w:val="004E3B0C"/>
    <w:rsid w:val="004E3D6C"/>
    <w:rsid w:val="004E3FB0"/>
    <w:rsid w:val="004E44C6"/>
    <w:rsid w:val="004E44DE"/>
    <w:rsid w:val="004E4947"/>
    <w:rsid w:val="004E4B09"/>
    <w:rsid w:val="004E4B4B"/>
    <w:rsid w:val="004E4F00"/>
    <w:rsid w:val="004E50F0"/>
    <w:rsid w:val="004E513C"/>
    <w:rsid w:val="004E5960"/>
    <w:rsid w:val="004E5B89"/>
    <w:rsid w:val="004E5BC6"/>
    <w:rsid w:val="004E5C06"/>
    <w:rsid w:val="004E60AD"/>
    <w:rsid w:val="004E6152"/>
    <w:rsid w:val="004E65B8"/>
    <w:rsid w:val="004E65D3"/>
    <w:rsid w:val="004E66C2"/>
    <w:rsid w:val="004E6718"/>
    <w:rsid w:val="004E67AD"/>
    <w:rsid w:val="004E6C87"/>
    <w:rsid w:val="004E6F74"/>
    <w:rsid w:val="004E6FC3"/>
    <w:rsid w:val="004E73F6"/>
    <w:rsid w:val="004E7AE2"/>
    <w:rsid w:val="004E7CEC"/>
    <w:rsid w:val="004F053A"/>
    <w:rsid w:val="004F1401"/>
    <w:rsid w:val="004F160C"/>
    <w:rsid w:val="004F186E"/>
    <w:rsid w:val="004F1A76"/>
    <w:rsid w:val="004F1F3B"/>
    <w:rsid w:val="004F1FB2"/>
    <w:rsid w:val="004F208D"/>
    <w:rsid w:val="004F2734"/>
    <w:rsid w:val="004F27A0"/>
    <w:rsid w:val="004F28E1"/>
    <w:rsid w:val="004F2A02"/>
    <w:rsid w:val="004F2F14"/>
    <w:rsid w:val="004F3148"/>
    <w:rsid w:val="004F3185"/>
    <w:rsid w:val="004F369C"/>
    <w:rsid w:val="004F3829"/>
    <w:rsid w:val="004F3AE3"/>
    <w:rsid w:val="004F47AF"/>
    <w:rsid w:val="004F47CE"/>
    <w:rsid w:val="004F481E"/>
    <w:rsid w:val="004F4875"/>
    <w:rsid w:val="004F4D39"/>
    <w:rsid w:val="004F4FA8"/>
    <w:rsid w:val="004F50B5"/>
    <w:rsid w:val="004F5531"/>
    <w:rsid w:val="004F56AF"/>
    <w:rsid w:val="004F5897"/>
    <w:rsid w:val="004F5965"/>
    <w:rsid w:val="004F5EC3"/>
    <w:rsid w:val="004F6B6A"/>
    <w:rsid w:val="004F6BC9"/>
    <w:rsid w:val="004F6DD5"/>
    <w:rsid w:val="004F6E76"/>
    <w:rsid w:val="004F7B17"/>
    <w:rsid w:val="004F7D63"/>
    <w:rsid w:val="00500057"/>
    <w:rsid w:val="005000D1"/>
    <w:rsid w:val="005001B3"/>
    <w:rsid w:val="005002D9"/>
    <w:rsid w:val="005003C9"/>
    <w:rsid w:val="00500412"/>
    <w:rsid w:val="00501335"/>
    <w:rsid w:val="00501731"/>
    <w:rsid w:val="0050190B"/>
    <w:rsid w:val="00501EFC"/>
    <w:rsid w:val="00502941"/>
    <w:rsid w:val="0050296E"/>
    <w:rsid w:val="00502BFB"/>
    <w:rsid w:val="00502C02"/>
    <w:rsid w:val="00502CF2"/>
    <w:rsid w:val="00502DEA"/>
    <w:rsid w:val="00502E6B"/>
    <w:rsid w:val="00503625"/>
    <w:rsid w:val="005036BB"/>
    <w:rsid w:val="005036F6"/>
    <w:rsid w:val="0050375C"/>
    <w:rsid w:val="00503B7B"/>
    <w:rsid w:val="00503D9B"/>
    <w:rsid w:val="00503E2D"/>
    <w:rsid w:val="00503F01"/>
    <w:rsid w:val="00503F42"/>
    <w:rsid w:val="00504340"/>
    <w:rsid w:val="00504864"/>
    <w:rsid w:val="005048A9"/>
    <w:rsid w:val="00504A06"/>
    <w:rsid w:val="005050FD"/>
    <w:rsid w:val="00505AB0"/>
    <w:rsid w:val="005060CF"/>
    <w:rsid w:val="00506756"/>
    <w:rsid w:val="00506AEE"/>
    <w:rsid w:val="00506C3C"/>
    <w:rsid w:val="00506F7C"/>
    <w:rsid w:val="00506FCC"/>
    <w:rsid w:val="0050717F"/>
    <w:rsid w:val="00507785"/>
    <w:rsid w:val="00507B7C"/>
    <w:rsid w:val="00510085"/>
    <w:rsid w:val="005101C1"/>
    <w:rsid w:val="005102D5"/>
    <w:rsid w:val="00510976"/>
    <w:rsid w:val="00510CD8"/>
    <w:rsid w:val="00510EB0"/>
    <w:rsid w:val="0051152E"/>
    <w:rsid w:val="0051153D"/>
    <w:rsid w:val="005115FA"/>
    <w:rsid w:val="00511BB2"/>
    <w:rsid w:val="00511CE8"/>
    <w:rsid w:val="00512040"/>
    <w:rsid w:val="00512AC1"/>
    <w:rsid w:val="00512F4E"/>
    <w:rsid w:val="00513225"/>
    <w:rsid w:val="005132F1"/>
    <w:rsid w:val="005137ED"/>
    <w:rsid w:val="00513838"/>
    <w:rsid w:val="0051386B"/>
    <w:rsid w:val="0051392F"/>
    <w:rsid w:val="00514327"/>
    <w:rsid w:val="005143E4"/>
    <w:rsid w:val="0051456D"/>
    <w:rsid w:val="005147DE"/>
    <w:rsid w:val="00514928"/>
    <w:rsid w:val="00514976"/>
    <w:rsid w:val="00514D35"/>
    <w:rsid w:val="00514E0C"/>
    <w:rsid w:val="005155C5"/>
    <w:rsid w:val="005159EB"/>
    <w:rsid w:val="00515A7D"/>
    <w:rsid w:val="00515DEF"/>
    <w:rsid w:val="00515F1F"/>
    <w:rsid w:val="005163D4"/>
    <w:rsid w:val="005167E5"/>
    <w:rsid w:val="00516AA0"/>
    <w:rsid w:val="00516B0E"/>
    <w:rsid w:val="00516BF8"/>
    <w:rsid w:val="00516CE0"/>
    <w:rsid w:val="005171F7"/>
    <w:rsid w:val="00520131"/>
    <w:rsid w:val="005206B5"/>
    <w:rsid w:val="00520739"/>
    <w:rsid w:val="00520AA6"/>
    <w:rsid w:val="00520D70"/>
    <w:rsid w:val="0052113D"/>
    <w:rsid w:val="005212CE"/>
    <w:rsid w:val="00521520"/>
    <w:rsid w:val="00521792"/>
    <w:rsid w:val="00521AE3"/>
    <w:rsid w:val="00521B71"/>
    <w:rsid w:val="00521C61"/>
    <w:rsid w:val="00521DFD"/>
    <w:rsid w:val="00521E96"/>
    <w:rsid w:val="0052213C"/>
    <w:rsid w:val="00522312"/>
    <w:rsid w:val="0052279E"/>
    <w:rsid w:val="00522841"/>
    <w:rsid w:val="00522B12"/>
    <w:rsid w:val="00522C3E"/>
    <w:rsid w:val="005230AB"/>
    <w:rsid w:val="005230D6"/>
    <w:rsid w:val="005239EA"/>
    <w:rsid w:val="00523B88"/>
    <w:rsid w:val="00523BDE"/>
    <w:rsid w:val="00523BEA"/>
    <w:rsid w:val="005241AE"/>
    <w:rsid w:val="00524545"/>
    <w:rsid w:val="0052481B"/>
    <w:rsid w:val="005249EE"/>
    <w:rsid w:val="00524AA0"/>
    <w:rsid w:val="00524E93"/>
    <w:rsid w:val="00525958"/>
    <w:rsid w:val="00525E72"/>
    <w:rsid w:val="0052605E"/>
    <w:rsid w:val="00526B92"/>
    <w:rsid w:val="00526BE9"/>
    <w:rsid w:val="005270EA"/>
    <w:rsid w:val="00527146"/>
    <w:rsid w:val="0052718D"/>
    <w:rsid w:val="00527307"/>
    <w:rsid w:val="0052730E"/>
    <w:rsid w:val="005273CF"/>
    <w:rsid w:val="0052741C"/>
    <w:rsid w:val="00527573"/>
    <w:rsid w:val="00527575"/>
    <w:rsid w:val="0052757F"/>
    <w:rsid w:val="005275E0"/>
    <w:rsid w:val="005277D3"/>
    <w:rsid w:val="00527A85"/>
    <w:rsid w:val="00527E6D"/>
    <w:rsid w:val="00527F4B"/>
    <w:rsid w:val="005300FD"/>
    <w:rsid w:val="00530103"/>
    <w:rsid w:val="0053012D"/>
    <w:rsid w:val="005301AF"/>
    <w:rsid w:val="00530836"/>
    <w:rsid w:val="00530888"/>
    <w:rsid w:val="00530D0D"/>
    <w:rsid w:val="00530FD2"/>
    <w:rsid w:val="0053113B"/>
    <w:rsid w:val="005311EB"/>
    <w:rsid w:val="0053189E"/>
    <w:rsid w:val="00531EDD"/>
    <w:rsid w:val="00531FF7"/>
    <w:rsid w:val="00532194"/>
    <w:rsid w:val="005326A2"/>
    <w:rsid w:val="00532978"/>
    <w:rsid w:val="00532AC3"/>
    <w:rsid w:val="00533419"/>
    <w:rsid w:val="00533426"/>
    <w:rsid w:val="00533726"/>
    <w:rsid w:val="005339B2"/>
    <w:rsid w:val="00533CC1"/>
    <w:rsid w:val="00533DC1"/>
    <w:rsid w:val="005341A8"/>
    <w:rsid w:val="00534903"/>
    <w:rsid w:val="0053491E"/>
    <w:rsid w:val="00534BE3"/>
    <w:rsid w:val="005350A0"/>
    <w:rsid w:val="005356C2"/>
    <w:rsid w:val="00535BDF"/>
    <w:rsid w:val="00535DCF"/>
    <w:rsid w:val="00535F18"/>
    <w:rsid w:val="005361F5"/>
    <w:rsid w:val="0053620C"/>
    <w:rsid w:val="00536323"/>
    <w:rsid w:val="005365B3"/>
    <w:rsid w:val="0053694B"/>
    <w:rsid w:val="00536A47"/>
    <w:rsid w:val="00536ED9"/>
    <w:rsid w:val="00536F1F"/>
    <w:rsid w:val="00537205"/>
    <w:rsid w:val="00537474"/>
    <w:rsid w:val="005374F1"/>
    <w:rsid w:val="00537B43"/>
    <w:rsid w:val="00537D5E"/>
    <w:rsid w:val="005404C8"/>
    <w:rsid w:val="0054086C"/>
    <w:rsid w:val="00540BC3"/>
    <w:rsid w:val="0054141B"/>
    <w:rsid w:val="005416E6"/>
    <w:rsid w:val="005419AD"/>
    <w:rsid w:val="0054263E"/>
    <w:rsid w:val="00542A6F"/>
    <w:rsid w:val="00542B01"/>
    <w:rsid w:val="00542BAA"/>
    <w:rsid w:val="00543494"/>
    <w:rsid w:val="005434C1"/>
    <w:rsid w:val="0054390D"/>
    <w:rsid w:val="00543917"/>
    <w:rsid w:val="00543D9E"/>
    <w:rsid w:val="0054425B"/>
    <w:rsid w:val="00544577"/>
    <w:rsid w:val="005445BF"/>
    <w:rsid w:val="00544817"/>
    <w:rsid w:val="00544DF2"/>
    <w:rsid w:val="0054505B"/>
    <w:rsid w:val="005453F1"/>
    <w:rsid w:val="00545AA7"/>
    <w:rsid w:val="00545B9A"/>
    <w:rsid w:val="00545C9E"/>
    <w:rsid w:val="00545D4A"/>
    <w:rsid w:val="00545DDF"/>
    <w:rsid w:val="00545EC2"/>
    <w:rsid w:val="005460E0"/>
    <w:rsid w:val="0054615F"/>
    <w:rsid w:val="005461F3"/>
    <w:rsid w:val="00546203"/>
    <w:rsid w:val="00546EDA"/>
    <w:rsid w:val="005472C6"/>
    <w:rsid w:val="00547583"/>
    <w:rsid w:val="00547775"/>
    <w:rsid w:val="00547AE0"/>
    <w:rsid w:val="00547CAF"/>
    <w:rsid w:val="00547F20"/>
    <w:rsid w:val="00547FF0"/>
    <w:rsid w:val="005501D2"/>
    <w:rsid w:val="00550661"/>
    <w:rsid w:val="005508A1"/>
    <w:rsid w:val="00550A7C"/>
    <w:rsid w:val="00550FDA"/>
    <w:rsid w:val="00551478"/>
    <w:rsid w:val="0055229C"/>
    <w:rsid w:val="00552306"/>
    <w:rsid w:val="00552565"/>
    <w:rsid w:val="005526A4"/>
    <w:rsid w:val="00552860"/>
    <w:rsid w:val="00552950"/>
    <w:rsid w:val="00552A9B"/>
    <w:rsid w:val="0055300D"/>
    <w:rsid w:val="00553226"/>
    <w:rsid w:val="00553B96"/>
    <w:rsid w:val="00553DBE"/>
    <w:rsid w:val="005544D1"/>
    <w:rsid w:val="00554724"/>
    <w:rsid w:val="0055477E"/>
    <w:rsid w:val="00554BD4"/>
    <w:rsid w:val="0055537F"/>
    <w:rsid w:val="00555495"/>
    <w:rsid w:val="00555513"/>
    <w:rsid w:val="005555D4"/>
    <w:rsid w:val="005555E3"/>
    <w:rsid w:val="0055662F"/>
    <w:rsid w:val="00556CF7"/>
    <w:rsid w:val="00556FAC"/>
    <w:rsid w:val="005574D0"/>
    <w:rsid w:val="0055751B"/>
    <w:rsid w:val="00557612"/>
    <w:rsid w:val="00557634"/>
    <w:rsid w:val="00557644"/>
    <w:rsid w:val="00557732"/>
    <w:rsid w:val="005578A1"/>
    <w:rsid w:val="00557B17"/>
    <w:rsid w:val="00557C11"/>
    <w:rsid w:val="00557D0F"/>
    <w:rsid w:val="0056031B"/>
    <w:rsid w:val="00560B17"/>
    <w:rsid w:val="00560BFE"/>
    <w:rsid w:val="00560E6B"/>
    <w:rsid w:val="00560F4E"/>
    <w:rsid w:val="00560FE0"/>
    <w:rsid w:val="00561589"/>
    <w:rsid w:val="005615E2"/>
    <w:rsid w:val="00561716"/>
    <w:rsid w:val="00561904"/>
    <w:rsid w:val="00561C22"/>
    <w:rsid w:val="00562120"/>
    <w:rsid w:val="00562471"/>
    <w:rsid w:val="0056253B"/>
    <w:rsid w:val="0056259A"/>
    <w:rsid w:val="00562867"/>
    <w:rsid w:val="00562ADC"/>
    <w:rsid w:val="00562C4A"/>
    <w:rsid w:val="00562F01"/>
    <w:rsid w:val="005630D5"/>
    <w:rsid w:val="0056315C"/>
    <w:rsid w:val="00563517"/>
    <w:rsid w:val="00563A9C"/>
    <w:rsid w:val="00563FE4"/>
    <w:rsid w:val="005641ED"/>
    <w:rsid w:val="0056443E"/>
    <w:rsid w:val="00564D42"/>
    <w:rsid w:val="00564E0F"/>
    <w:rsid w:val="00565357"/>
    <w:rsid w:val="00565A9B"/>
    <w:rsid w:val="00565BDC"/>
    <w:rsid w:val="00565DA6"/>
    <w:rsid w:val="00566261"/>
    <w:rsid w:val="005662CC"/>
    <w:rsid w:val="00566F52"/>
    <w:rsid w:val="0056709E"/>
    <w:rsid w:val="005671DD"/>
    <w:rsid w:val="005678A3"/>
    <w:rsid w:val="00567E88"/>
    <w:rsid w:val="00570117"/>
    <w:rsid w:val="00570149"/>
    <w:rsid w:val="00570380"/>
    <w:rsid w:val="005704AE"/>
    <w:rsid w:val="005704D5"/>
    <w:rsid w:val="0057081A"/>
    <w:rsid w:val="00570903"/>
    <w:rsid w:val="00570928"/>
    <w:rsid w:val="0057104A"/>
    <w:rsid w:val="005713EE"/>
    <w:rsid w:val="00571497"/>
    <w:rsid w:val="00571504"/>
    <w:rsid w:val="00571A0F"/>
    <w:rsid w:val="00571CDD"/>
    <w:rsid w:val="00572EB2"/>
    <w:rsid w:val="00573253"/>
    <w:rsid w:val="0057367B"/>
    <w:rsid w:val="0057372F"/>
    <w:rsid w:val="00573CFB"/>
    <w:rsid w:val="00573EA4"/>
    <w:rsid w:val="0057416C"/>
    <w:rsid w:val="005742B2"/>
    <w:rsid w:val="00574377"/>
    <w:rsid w:val="0057443E"/>
    <w:rsid w:val="005744E1"/>
    <w:rsid w:val="005747A5"/>
    <w:rsid w:val="00574BD8"/>
    <w:rsid w:val="00574EA0"/>
    <w:rsid w:val="00574F86"/>
    <w:rsid w:val="00575322"/>
    <w:rsid w:val="00575615"/>
    <w:rsid w:val="00575975"/>
    <w:rsid w:val="00575986"/>
    <w:rsid w:val="005759EF"/>
    <w:rsid w:val="00575AA3"/>
    <w:rsid w:val="00575C5B"/>
    <w:rsid w:val="00575E78"/>
    <w:rsid w:val="005761E5"/>
    <w:rsid w:val="005763C6"/>
    <w:rsid w:val="005763F7"/>
    <w:rsid w:val="0057646F"/>
    <w:rsid w:val="00576761"/>
    <w:rsid w:val="005768DB"/>
    <w:rsid w:val="005769F0"/>
    <w:rsid w:val="0057720E"/>
    <w:rsid w:val="0057740A"/>
    <w:rsid w:val="005774CB"/>
    <w:rsid w:val="005775C9"/>
    <w:rsid w:val="00577BBF"/>
    <w:rsid w:val="005803C8"/>
    <w:rsid w:val="005803D5"/>
    <w:rsid w:val="005807C4"/>
    <w:rsid w:val="00581021"/>
    <w:rsid w:val="00581037"/>
    <w:rsid w:val="005810AF"/>
    <w:rsid w:val="00581511"/>
    <w:rsid w:val="005817C8"/>
    <w:rsid w:val="005818C5"/>
    <w:rsid w:val="00582128"/>
    <w:rsid w:val="005826E1"/>
    <w:rsid w:val="00582B8E"/>
    <w:rsid w:val="00582CE8"/>
    <w:rsid w:val="005830A2"/>
    <w:rsid w:val="00583281"/>
    <w:rsid w:val="00583A16"/>
    <w:rsid w:val="00583C5D"/>
    <w:rsid w:val="00584214"/>
    <w:rsid w:val="0058422B"/>
    <w:rsid w:val="0058465C"/>
    <w:rsid w:val="00585297"/>
    <w:rsid w:val="005855C5"/>
    <w:rsid w:val="00585A07"/>
    <w:rsid w:val="00585DF9"/>
    <w:rsid w:val="00585F54"/>
    <w:rsid w:val="00585F8A"/>
    <w:rsid w:val="00586089"/>
    <w:rsid w:val="005860F0"/>
    <w:rsid w:val="00586470"/>
    <w:rsid w:val="00586913"/>
    <w:rsid w:val="00586A90"/>
    <w:rsid w:val="00587036"/>
    <w:rsid w:val="005871EB"/>
    <w:rsid w:val="0058731A"/>
    <w:rsid w:val="00587C5B"/>
    <w:rsid w:val="00587D8D"/>
    <w:rsid w:val="00587EDC"/>
    <w:rsid w:val="00587F33"/>
    <w:rsid w:val="00590069"/>
    <w:rsid w:val="00590297"/>
    <w:rsid w:val="00590312"/>
    <w:rsid w:val="00590369"/>
    <w:rsid w:val="005904E5"/>
    <w:rsid w:val="00590D58"/>
    <w:rsid w:val="0059102D"/>
    <w:rsid w:val="005911C0"/>
    <w:rsid w:val="00591B14"/>
    <w:rsid w:val="00591C75"/>
    <w:rsid w:val="00591DCF"/>
    <w:rsid w:val="00591DDE"/>
    <w:rsid w:val="00591EC7"/>
    <w:rsid w:val="00592020"/>
    <w:rsid w:val="0059258F"/>
    <w:rsid w:val="005928A1"/>
    <w:rsid w:val="005929C3"/>
    <w:rsid w:val="00592A33"/>
    <w:rsid w:val="00592E27"/>
    <w:rsid w:val="00593134"/>
    <w:rsid w:val="00593415"/>
    <w:rsid w:val="00593428"/>
    <w:rsid w:val="00593663"/>
    <w:rsid w:val="005936E9"/>
    <w:rsid w:val="00593AD2"/>
    <w:rsid w:val="005940A3"/>
    <w:rsid w:val="00594534"/>
    <w:rsid w:val="00594C07"/>
    <w:rsid w:val="0059538B"/>
    <w:rsid w:val="005955CC"/>
    <w:rsid w:val="0059565A"/>
    <w:rsid w:val="005957E9"/>
    <w:rsid w:val="005959AC"/>
    <w:rsid w:val="00595D32"/>
    <w:rsid w:val="0059629B"/>
    <w:rsid w:val="00596377"/>
    <w:rsid w:val="005963F0"/>
    <w:rsid w:val="005965D7"/>
    <w:rsid w:val="0059679F"/>
    <w:rsid w:val="005967BF"/>
    <w:rsid w:val="00596C6A"/>
    <w:rsid w:val="00596E05"/>
    <w:rsid w:val="00596EA2"/>
    <w:rsid w:val="00596F5B"/>
    <w:rsid w:val="0059723F"/>
    <w:rsid w:val="005975FA"/>
    <w:rsid w:val="00597754"/>
    <w:rsid w:val="005978E3"/>
    <w:rsid w:val="005979EB"/>
    <w:rsid w:val="00597DDF"/>
    <w:rsid w:val="005A028A"/>
    <w:rsid w:val="005A0B69"/>
    <w:rsid w:val="005A0C34"/>
    <w:rsid w:val="005A0D35"/>
    <w:rsid w:val="005A0DDD"/>
    <w:rsid w:val="005A0F59"/>
    <w:rsid w:val="005A1066"/>
    <w:rsid w:val="005A10C3"/>
    <w:rsid w:val="005A115E"/>
    <w:rsid w:val="005A12FC"/>
    <w:rsid w:val="005A188B"/>
    <w:rsid w:val="005A18C9"/>
    <w:rsid w:val="005A1960"/>
    <w:rsid w:val="005A1E9C"/>
    <w:rsid w:val="005A2192"/>
    <w:rsid w:val="005A2199"/>
    <w:rsid w:val="005A22CA"/>
    <w:rsid w:val="005A28B0"/>
    <w:rsid w:val="005A2AE0"/>
    <w:rsid w:val="005A2C15"/>
    <w:rsid w:val="005A2D9A"/>
    <w:rsid w:val="005A2DCE"/>
    <w:rsid w:val="005A32D4"/>
    <w:rsid w:val="005A33C8"/>
    <w:rsid w:val="005A340D"/>
    <w:rsid w:val="005A3D0C"/>
    <w:rsid w:val="005A3DD8"/>
    <w:rsid w:val="005A4075"/>
    <w:rsid w:val="005A4196"/>
    <w:rsid w:val="005A44F1"/>
    <w:rsid w:val="005A467D"/>
    <w:rsid w:val="005A5827"/>
    <w:rsid w:val="005A59F7"/>
    <w:rsid w:val="005A5DAD"/>
    <w:rsid w:val="005A611F"/>
    <w:rsid w:val="005A6247"/>
    <w:rsid w:val="005A65B7"/>
    <w:rsid w:val="005A65C2"/>
    <w:rsid w:val="005A6655"/>
    <w:rsid w:val="005A6E94"/>
    <w:rsid w:val="005A7416"/>
    <w:rsid w:val="005A75D3"/>
    <w:rsid w:val="005A77D2"/>
    <w:rsid w:val="005A7A3E"/>
    <w:rsid w:val="005A7D74"/>
    <w:rsid w:val="005B00AB"/>
    <w:rsid w:val="005B021C"/>
    <w:rsid w:val="005B02CF"/>
    <w:rsid w:val="005B035F"/>
    <w:rsid w:val="005B050B"/>
    <w:rsid w:val="005B1043"/>
    <w:rsid w:val="005B1575"/>
    <w:rsid w:val="005B15CA"/>
    <w:rsid w:val="005B1A66"/>
    <w:rsid w:val="005B1FE3"/>
    <w:rsid w:val="005B210F"/>
    <w:rsid w:val="005B23F2"/>
    <w:rsid w:val="005B243C"/>
    <w:rsid w:val="005B25E0"/>
    <w:rsid w:val="005B26BC"/>
    <w:rsid w:val="005B2988"/>
    <w:rsid w:val="005B2A21"/>
    <w:rsid w:val="005B2A5D"/>
    <w:rsid w:val="005B3093"/>
    <w:rsid w:val="005B30A7"/>
    <w:rsid w:val="005B354A"/>
    <w:rsid w:val="005B3A75"/>
    <w:rsid w:val="005B3B16"/>
    <w:rsid w:val="005B3D61"/>
    <w:rsid w:val="005B3E0C"/>
    <w:rsid w:val="005B3E12"/>
    <w:rsid w:val="005B3F7E"/>
    <w:rsid w:val="005B4032"/>
    <w:rsid w:val="005B4263"/>
    <w:rsid w:val="005B46C1"/>
    <w:rsid w:val="005B4DB6"/>
    <w:rsid w:val="005B4EDD"/>
    <w:rsid w:val="005B54C5"/>
    <w:rsid w:val="005B565F"/>
    <w:rsid w:val="005B56DC"/>
    <w:rsid w:val="005B57F7"/>
    <w:rsid w:val="005B5841"/>
    <w:rsid w:val="005B5893"/>
    <w:rsid w:val="005B611D"/>
    <w:rsid w:val="005B626A"/>
    <w:rsid w:val="005B62D9"/>
    <w:rsid w:val="005B65B1"/>
    <w:rsid w:val="005B6743"/>
    <w:rsid w:val="005B678E"/>
    <w:rsid w:val="005B67C3"/>
    <w:rsid w:val="005B689B"/>
    <w:rsid w:val="005B694A"/>
    <w:rsid w:val="005B6A10"/>
    <w:rsid w:val="005B6E67"/>
    <w:rsid w:val="005B71CC"/>
    <w:rsid w:val="005B7334"/>
    <w:rsid w:val="005B73D3"/>
    <w:rsid w:val="005B7805"/>
    <w:rsid w:val="005B7B9A"/>
    <w:rsid w:val="005C0121"/>
    <w:rsid w:val="005C07AA"/>
    <w:rsid w:val="005C0B1D"/>
    <w:rsid w:val="005C0B52"/>
    <w:rsid w:val="005C0D7C"/>
    <w:rsid w:val="005C0E96"/>
    <w:rsid w:val="005C0F28"/>
    <w:rsid w:val="005C1161"/>
    <w:rsid w:val="005C1352"/>
    <w:rsid w:val="005C135E"/>
    <w:rsid w:val="005C1436"/>
    <w:rsid w:val="005C1802"/>
    <w:rsid w:val="005C188D"/>
    <w:rsid w:val="005C1A48"/>
    <w:rsid w:val="005C29FF"/>
    <w:rsid w:val="005C2A9E"/>
    <w:rsid w:val="005C31BA"/>
    <w:rsid w:val="005C372B"/>
    <w:rsid w:val="005C3D2B"/>
    <w:rsid w:val="005C3EE9"/>
    <w:rsid w:val="005C4202"/>
    <w:rsid w:val="005C42F6"/>
    <w:rsid w:val="005C4833"/>
    <w:rsid w:val="005C501B"/>
    <w:rsid w:val="005C50D2"/>
    <w:rsid w:val="005C5449"/>
    <w:rsid w:val="005C5573"/>
    <w:rsid w:val="005C5733"/>
    <w:rsid w:val="005C5DC2"/>
    <w:rsid w:val="005C68A1"/>
    <w:rsid w:val="005C69E9"/>
    <w:rsid w:val="005C6C0C"/>
    <w:rsid w:val="005C6DFD"/>
    <w:rsid w:val="005C6FE3"/>
    <w:rsid w:val="005C77D5"/>
    <w:rsid w:val="005C7C89"/>
    <w:rsid w:val="005C7F57"/>
    <w:rsid w:val="005D0065"/>
    <w:rsid w:val="005D025E"/>
    <w:rsid w:val="005D0B35"/>
    <w:rsid w:val="005D0B5E"/>
    <w:rsid w:val="005D0C87"/>
    <w:rsid w:val="005D0D41"/>
    <w:rsid w:val="005D0FFE"/>
    <w:rsid w:val="005D10A8"/>
    <w:rsid w:val="005D118E"/>
    <w:rsid w:val="005D1428"/>
    <w:rsid w:val="005D1779"/>
    <w:rsid w:val="005D195C"/>
    <w:rsid w:val="005D2096"/>
    <w:rsid w:val="005D20D9"/>
    <w:rsid w:val="005D253B"/>
    <w:rsid w:val="005D27B6"/>
    <w:rsid w:val="005D27B9"/>
    <w:rsid w:val="005D2B86"/>
    <w:rsid w:val="005D2F1B"/>
    <w:rsid w:val="005D31EE"/>
    <w:rsid w:val="005D366D"/>
    <w:rsid w:val="005D3CB7"/>
    <w:rsid w:val="005D3F1B"/>
    <w:rsid w:val="005D4139"/>
    <w:rsid w:val="005D43AB"/>
    <w:rsid w:val="005D450C"/>
    <w:rsid w:val="005D4540"/>
    <w:rsid w:val="005D4DE5"/>
    <w:rsid w:val="005D562B"/>
    <w:rsid w:val="005D5672"/>
    <w:rsid w:val="005D57B2"/>
    <w:rsid w:val="005D586D"/>
    <w:rsid w:val="005D5968"/>
    <w:rsid w:val="005D5ADA"/>
    <w:rsid w:val="005D5BE7"/>
    <w:rsid w:val="005D5C4D"/>
    <w:rsid w:val="005D609F"/>
    <w:rsid w:val="005D621B"/>
    <w:rsid w:val="005D673E"/>
    <w:rsid w:val="005D6ACC"/>
    <w:rsid w:val="005D6D82"/>
    <w:rsid w:val="005D6DA2"/>
    <w:rsid w:val="005D7083"/>
    <w:rsid w:val="005D74F7"/>
    <w:rsid w:val="005D76BA"/>
    <w:rsid w:val="005D7DF8"/>
    <w:rsid w:val="005E00B5"/>
    <w:rsid w:val="005E04DF"/>
    <w:rsid w:val="005E0A05"/>
    <w:rsid w:val="005E0E48"/>
    <w:rsid w:val="005E133C"/>
    <w:rsid w:val="005E1349"/>
    <w:rsid w:val="005E1456"/>
    <w:rsid w:val="005E18BF"/>
    <w:rsid w:val="005E18D1"/>
    <w:rsid w:val="005E1D01"/>
    <w:rsid w:val="005E1F4D"/>
    <w:rsid w:val="005E2044"/>
    <w:rsid w:val="005E2082"/>
    <w:rsid w:val="005E2B56"/>
    <w:rsid w:val="005E2C24"/>
    <w:rsid w:val="005E2F0F"/>
    <w:rsid w:val="005E2FC9"/>
    <w:rsid w:val="005E306E"/>
    <w:rsid w:val="005E3811"/>
    <w:rsid w:val="005E3F7D"/>
    <w:rsid w:val="005E4275"/>
    <w:rsid w:val="005E4649"/>
    <w:rsid w:val="005E4A47"/>
    <w:rsid w:val="005E4B37"/>
    <w:rsid w:val="005E5600"/>
    <w:rsid w:val="005E5649"/>
    <w:rsid w:val="005E5B4B"/>
    <w:rsid w:val="005E6590"/>
    <w:rsid w:val="005E6B3F"/>
    <w:rsid w:val="005E6F74"/>
    <w:rsid w:val="005E7446"/>
    <w:rsid w:val="005E77B0"/>
    <w:rsid w:val="005E7A2B"/>
    <w:rsid w:val="005E7A8B"/>
    <w:rsid w:val="005F0357"/>
    <w:rsid w:val="005F0675"/>
    <w:rsid w:val="005F0FB1"/>
    <w:rsid w:val="005F12E1"/>
    <w:rsid w:val="005F154C"/>
    <w:rsid w:val="005F156E"/>
    <w:rsid w:val="005F1824"/>
    <w:rsid w:val="005F1B7C"/>
    <w:rsid w:val="005F1C9F"/>
    <w:rsid w:val="005F1EDC"/>
    <w:rsid w:val="005F2263"/>
    <w:rsid w:val="005F2530"/>
    <w:rsid w:val="005F27CC"/>
    <w:rsid w:val="005F2AA1"/>
    <w:rsid w:val="005F2B9B"/>
    <w:rsid w:val="005F3BEA"/>
    <w:rsid w:val="005F3E84"/>
    <w:rsid w:val="005F4BAF"/>
    <w:rsid w:val="005F524C"/>
    <w:rsid w:val="005F5521"/>
    <w:rsid w:val="005F560E"/>
    <w:rsid w:val="005F5856"/>
    <w:rsid w:val="005F5DBF"/>
    <w:rsid w:val="005F5EC3"/>
    <w:rsid w:val="005F5F99"/>
    <w:rsid w:val="005F614F"/>
    <w:rsid w:val="005F61EC"/>
    <w:rsid w:val="005F6261"/>
    <w:rsid w:val="005F63AF"/>
    <w:rsid w:val="005F65AA"/>
    <w:rsid w:val="005F6CB9"/>
    <w:rsid w:val="005F6CF6"/>
    <w:rsid w:val="005F6FA7"/>
    <w:rsid w:val="005F71C8"/>
    <w:rsid w:val="005F741E"/>
    <w:rsid w:val="005F76C5"/>
    <w:rsid w:val="005F778D"/>
    <w:rsid w:val="005F7995"/>
    <w:rsid w:val="005F79D3"/>
    <w:rsid w:val="005F7A39"/>
    <w:rsid w:val="005F7CA5"/>
    <w:rsid w:val="005F7EB0"/>
    <w:rsid w:val="005F7F1E"/>
    <w:rsid w:val="00600475"/>
    <w:rsid w:val="0060072A"/>
    <w:rsid w:val="006009AF"/>
    <w:rsid w:val="00600A22"/>
    <w:rsid w:val="00600C67"/>
    <w:rsid w:val="00600CBD"/>
    <w:rsid w:val="00600F8F"/>
    <w:rsid w:val="00600FBE"/>
    <w:rsid w:val="00601141"/>
    <w:rsid w:val="006011EF"/>
    <w:rsid w:val="006011F1"/>
    <w:rsid w:val="0060190E"/>
    <w:rsid w:val="006019B8"/>
    <w:rsid w:val="00601CDC"/>
    <w:rsid w:val="006022B9"/>
    <w:rsid w:val="0060254A"/>
    <w:rsid w:val="006029ED"/>
    <w:rsid w:val="00603152"/>
    <w:rsid w:val="00603AA5"/>
    <w:rsid w:val="00603E09"/>
    <w:rsid w:val="00603F00"/>
    <w:rsid w:val="006040D4"/>
    <w:rsid w:val="006040F2"/>
    <w:rsid w:val="00604484"/>
    <w:rsid w:val="006047AE"/>
    <w:rsid w:val="00604877"/>
    <w:rsid w:val="00604A47"/>
    <w:rsid w:val="00604B50"/>
    <w:rsid w:val="00604DBF"/>
    <w:rsid w:val="00604DF9"/>
    <w:rsid w:val="00604E99"/>
    <w:rsid w:val="00604EC8"/>
    <w:rsid w:val="00604ECE"/>
    <w:rsid w:val="0060527B"/>
    <w:rsid w:val="00605C44"/>
    <w:rsid w:val="00605C86"/>
    <w:rsid w:val="00605FD1"/>
    <w:rsid w:val="006062B7"/>
    <w:rsid w:val="00606529"/>
    <w:rsid w:val="006068E1"/>
    <w:rsid w:val="006069B7"/>
    <w:rsid w:val="00606C87"/>
    <w:rsid w:val="00606F69"/>
    <w:rsid w:val="006070CF"/>
    <w:rsid w:val="00607772"/>
    <w:rsid w:val="006078C3"/>
    <w:rsid w:val="00607901"/>
    <w:rsid w:val="006100F1"/>
    <w:rsid w:val="00610A3A"/>
    <w:rsid w:val="00610E77"/>
    <w:rsid w:val="006116C8"/>
    <w:rsid w:val="00611BFA"/>
    <w:rsid w:val="00611E33"/>
    <w:rsid w:val="00612622"/>
    <w:rsid w:val="00612774"/>
    <w:rsid w:val="00612A9F"/>
    <w:rsid w:val="00612D15"/>
    <w:rsid w:val="00612EE7"/>
    <w:rsid w:val="00612F4C"/>
    <w:rsid w:val="006131C9"/>
    <w:rsid w:val="0061348C"/>
    <w:rsid w:val="006137D9"/>
    <w:rsid w:val="00613E9D"/>
    <w:rsid w:val="0061430A"/>
    <w:rsid w:val="00614894"/>
    <w:rsid w:val="006148B3"/>
    <w:rsid w:val="00614B70"/>
    <w:rsid w:val="00614C9A"/>
    <w:rsid w:val="00614CCF"/>
    <w:rsid w:val="00614CE2"/>
    <w:rsid w:val="00614EA0"/>
    <w:rsid w:val="00614F27"/>
    <w:rsid w:val="00614F2C"/>
    <w:rsid w:val="0061570E"/>
    <w:rsid w:val="0061589E"/>
    <w:rsid w:val="00615B58"/>
    <w:rsid w:val="00615C32"/>
    <w:rsid w:val="00615F5F"/>
    <w:rsid w:val="006162A3"/>
    <w:rsid w:val="00616586"/>
    <w:rsid w:val="00616707"/>
    <w:rsid w:val="006167A2"/>
    <w:rsid w:val="0061682B"/>
    <w:rsid w:val="00616C27"/>
    <w:rsid w:val="0061712E"/>
    <w:rsid w:val="0061714F"/>
    <w:rsid w:val="0061719D"/>
    <w:rsid w:val="0061735F"/>
    <w:rsid w:val="00617853"/>
    <w:rsid w:val="006178F7"/>
    <w:rsid w:val="0061797F"/>
    <w:rsid w:val="00617BC0"/>
    <w:rsid w:val="00617EDD"/>
    <w:rsid w:val="0062123B"/>
    <w:rsid w:val="006212E3"/>
    <w:rsid w:val="00621AD5"/>
    <w:rsid w:val="006220DA"/>
    <w:rsid w:val="00622664"/>
    <w:rsid w:val="00622731"/>
    <w:rsid w:val="00622DEB"/>
    <w:rsid w:val="00622EF4"/>
    <w:rsid w:val="006232CA"/>
    <w:rsid w:val="006232E1"/>
    <w:rsid w:val="006232F3"/>
    <w:rsid w:val="00623AF4"/>
    <w:rsid w:val="00623D6C"/>
    <w:rsid w:val="00624224"/>
    <w:rsid w:val="006245F6"/>
    <w:rsid w:val="00624E62"/>
    <w:rsid w:val="006256E6"/>
    <w:rsid w:val="00625875"/>
    <w:rsid w:val="006258B3"/>
    <w:rsid w:val="0062593B"/>
    <w:rsid w:val="00625B06"/>
    <w:rsid w:val="00625C0A"/>
    <w:rsid w:val="00625D96"/>
    <w:rsid w:val="00625E37"/>
    <w:rsid w:val="00626012"/>
    <w:rsid w:val="0062605B"/>
    <w:rsid w:val="00626104"/>
    <w:rsid w:val="00626125"/>
    <w:rsid w:val="00627071"/>
    <w:rsid w:val="0062738D"/>
    <w:rsid w:val="006274E3"/>
    <w:rsid w:val="00630494"/>
    <w:rsid w:val="006315EE"/>
    <w:rsid w:val="00631B7C"/>
    <w:rsid w:val="00631EBD"/>
    <w:rsid w:val="00631EEA"/>
    <w:rsid w:val="00632141"/>
    <w:rsid w:val="00632306"/>
    <w:rsid w:val="00632B2D"/>
    <w:rsid w:val="006333C1"/>
    <w:rsid w:val="00633708"/>
    <w:rsid w:val="00633C41"/>
    <w:rsid w:val="00633E0A"/>
    <w:rsid w:val="00633E2A"/>
    <w:rsid w:val="00633EF0"/>
    <w:rsid w:val="0063400E"/>
    <w:rsid w:val="006340EC"/>
    <w:rsid w:val="0063410C"/>
    <w:rsid w:val="00634121"/>
    <w:rsid w:val="006347B9"/>
    <w:rsid w:val="00634856"/>
    <w:rsid w:val="00634BB5"/>
    <w:rsid w:val="006350A1"/>
    <w:rsid w:val="006354E0"/>
    <w:rsid w:val="0063557C"/>
    <w:rsid w:val="00635A58"/>
    <w:rsid w:val="00636059"/>
    <w:rsid w:val="00636B0F"/>
    <w:rsid w:val="00636BA1"/>
    <w:rsid w:val="00636EBE"/>
    <w:rsid w:val="00636F80"/>
    <w:rsid w:val="0063702A"/>
    <w:rsid w:val="006370A7"/>
    <w:rsid w:val="00637259"/>
    <w:rsid w:val="006372DA"/>
    <w:rsid w:val="006375DC"/>
    <w:rsid w:val="006375FA"/>
    <w:rsid w:val="00637647"/>
    <w:rsid w:val="00637A00"/>
    <w:rsid w:val="00637C0F"/>
    <w:rsid w:val="006400F9"/>
    <w:rsid w:val="006405CE"/>
    <w:rsid w:val="00640855"/>
    <w:rsid w:val="00640A58"/>
    <w:rsid w:val="00640C2B"/>
    <w:rsid w:val="00640F58"/>
    <w:rsid w:val="00640FA9"/>
    <w:rsid w:val="006413AD"/>
    <w:rsid w:val="00641B36"/>
    <w:rsid w:val="00641D2A"/>
    <w:rsid w:val="00641DF4"/>
    <w:rsid w:val="006423BB"/>
    <w:rsid w:val="006423E1"/>
    <w:rsid w:val="00642920"/>
    <w:rsid w:val="00642B25"/>
    <w:rsid w:val="00642D18"/>
    <w:rsid w:val="00642D81"/>
    <w:rsid w:val="00642EC1"/>
    <w:rsid w:val="00642FE3"/>
    <w:rsid w:val="00643301"/>
    <w:rsid w:val="00643568"/>
    <w:rsid w:val="00643A84"/>
    <w:rsid w:val="00643C57"/>
    <w:rsid w:val="00644078"/>
    <w:rsid w:val="006443D2"/>
    <w:rsid w:val="00644436"/>
    <w:rsid w:val="006444A9"/>
    <w:rsid w:val="006447A0"/>
    <w:rsid w:val="00644DF3"/>
    <w:rsid w:val="00644E8E"/>
    <w:rsid w:val="00645078"/>
    <w:rsid w:val="0064556D"/>
    <w:rsid w:val="0064562B"/>
    <w:rsid w:val="00645BCF"/>
    <w:rsid w:val="00645D7A"/>
    <w:rsid w:val="006462C1"/>
    <w:rsid w:val="00646337"/>
    <w:rsid w:val="00646462"/>
    <w:rsid w:val="006464A8"/>
    <w:rsid w:val="006464F5"/>
    <w:rsid w:val="00646B06"/>
    <w:rsid w:val="00646B4B"/>
    <w:rsid w:val="00646D8F"/>
    <w:rsid w:val="00646D92"/>
    <w:rsid w:val="00646E2D"/>
    <w:rsid w:val="00646F0D"/>
    <w:rsid w:val="00647444"/>
    <w:rsid w:val="006474EF"/>
    <w:rsid w:val="006500CF"/>
    <w:rsid w:val="0065015F"/>
    <w:rsid w:val="00650342"/>
    <w:rsid w:val="00650A21"/>
    <w:rsid w:val="00650FB7"/>
    <w:rsid w:val="00651047"/>
    <w:rsid w:val="0065110F"/>
    <w:rsid w:val="00651723"/>
    <w:rsid w:val="00651884"/>
    <w:rsid w:val="00651F09"/>
    <w:rsid w:val="00651F59"/>
    <w:rsid w:val="00651FE1"/>
    <w:rsid w:val="006520C5"/>
    <w:rsid w:val="00652A01"/>
    <w:rsid w:val="00652A7E"/>
    <w:rsid w:val="00652A8D"/>
    <w:rsid w:val="00652BA5"/>
    <w:rsid w:val="00652F94"/>
    <w:rsid w:val="0065315F"/>
    <w:rsid w:val="00653248"/>
    <w:rsid w:val="00653472"/>
    <w:rsid w:val="0065352E"/>
    <w:rsid w:val="006536C2"/>
    <w:rsid w:val="006539D4"/>
    <w:rsid w:val="006539F4"/>
    <w:rsid w:val="00653F8A"/>
    <w:rsid w:val="00654656"/>
    <w:rsid w:val="0065505D"/>
    <w:rsid w:val="0065573E"/>
    <w:rsid w:val="0065578E"/>
    <w:rsid w:val="0065599E"/>
    <w:rsid w:val="00655B64"/>
    <w:rsid w:val="00655E62"/>
    <w:rsid w:val="00655F13"/>
    <w:rsid w:val="00656171"/>
    <w:rsid w:val="006568B2"/>
    <w:rsid w:val="00656950"/>
    <w:rsid w:val="00656A6B"/>
    <w:rsid w:val="006571A5"/>
    <w:rsid w:val="00657227"/>
    <w:rsid w:val="006574E0"/>
    <w:rsid w:val="006578EA"/>
    <w:rsid w:val="0066027F"/>
    <w:rsid w:val="0066123D"/>
    <w:rsid w:val="0066154B"/>
    <w:rsid w:val="00661C22"/>
    <w:rsid w:val="00662394"/>
    <w:rsid w:val="0066268E"/>
    <w:rsid w:val="00662939"/>
    <w:rsid w:val="00662AF3"/>
    <w:rsid w:val="00662F60"/>
    <w:rsid w:val="0066310D"/>
    <w:rsid w:val="00663ACE"/>
    <w:rsid w:val="00663BC6"/>
    <w:rsid w:val="00663E5A"/>
    <w:rsid w:val="00663EBD"/>
    <w:rsid w:val="006640D6"/>
    <w:rsid w:val="00664391"/>
    <w:rsid w:val="006645A7"/>
    <w:rsid w:val="006645C3"/>
    <w:rsid w:val="00664602"/>
    <w:rsid w:val="00664A4E"/>
    <w:rsid w:val="00664A80"/>
    <w:rsid w:val="00664F48"/>
    <w:rsid w:val="0066584A"/>
    <w:rsid w:val="00665A71"/>
    <w:rsid w:val="00665A9C"/>
    <w:rsid w:val="00665D4D"/>
    <w:rsid w:val="00665D7B"/>
    <w:rsid w:val="00665E04"/>
    <w:rsid w:val="00666408"/>
    <w:rsid w:val="006667B5"/>
    <w:rsid w:val="006669A0"/>
    <w:rsid w:val="00666A5F"/>
    <w:rsid w:val="00666C15"/>
    <w:rsid w:val="00666CDE"/>
    <w:rsid w:val="00667298"/>
    <w:rsid w:val="00667481"/>
    <w:rsid w:val="006677B5"/>
    <w:rsid w:val="00667C77"/>
    <w:rsid w:val="00667CB6"/>
    <w:rsid w:val="00667D71"/>
    <w:rsid w:val="00667D85"/>
    <w:rsid w:val="00670382"/>
    <w:rsid w:val="00670587"/>
    <w:rsid w:val="00670613"/>
    <w:rsid w:val="00670C8F"/>
    <w:rsid w:val="00670CE0"/>
    <w:rsid w:val="00670E3D"/>
    <w:rsid w:val="00670EA1"/>
    <w:rsid w:val="00671580"/>
    <w:rsid w:val="00671B91"/>
    <w:rsid w:val="00671E30"/>
    <w:rsid w:val="00672173"/>
    <w:rsid w:val="00672C0B"/>
    <w:rsid w:val="00672DE5"/>
    <w:rsid w:val="00672E8A"/>
    <w:rsid w:val="00673196"/>
    <w:rsid w:val="006731BB"/>
    <w:rsid w:val="00673768"/>
    <w:rsid w:val="00673856"/>
    <w:rsid w:val="006738B8"/>
    <w:rsid w:val="00673AAB"/>
    <w:rsid w:val="00673F99"/>
    <w:rsid w:val="00674090"/>
    <w:rsid w:val="0067434D"/>
    <w:rsid w:val="00674729"/>
    <w:rsid w:val="00674A62"/>
    <w:rsid w:val="00674C75"/>
    <w:rsid w:val="00674DA0"/>
    <w:rsid w:val="0067516F"/>
    <w:rsid w:val="0067529E"/>
    <w:rsid w:val="00675477"/>
    <w:rsid w:val="006755CB"/>
    <w:rsid w:val="0067584A"/>
    <w:rsid w:val="00675C6B"/>
    <w:rsid w:val="00675F8B"/>
    <w:rsid w:val="006762CB"/>
    <w:rsid w:val="0067640A"/>
    <w:rsid w:val="00676845"/>
    <w:rsid w:val="00676933"/>
    <w:rsid w:val="00676B4B"/>
    <w:rsid w:val="00677129"/>
    <w:rsid w:val="00677198"/>
    <w:rsid w:val="00677A03"/>
    <w:rsid w:val="00677FBD"/>
    <w:rsid w:val="0068008A"/>
    <w:rsid w:val="006800A6"/>
    <w:rsid w:val="006800E4"/>
    <w:rsid w:val="006801C4"/>
    <w:rsid w:val="00680424"/>
    <w:rsid w:val="006806B6"/>
    <w:rsid w:val="0068075F"/>
    <w:rsid w:val="00680E74"/>
    <w:rsid w:val="00681588"/>
    <w:rsid w:val="006817BA"/>
    <w:rsid w:val="00681AC8"/>
    <w:rsid w:val="006827A0"/>
    <w:rsid w:val="006839F1"/>
    <w:rsid w:val="00683AC2"/>
    <w:rsid w:val="00683C4A"/>
    <w:rsid w:val="0068404D"/>
    <w:rsid w:val="00684373"/>
    <w:rsid w:val="006844C5"/>
    <w:rsid w:val="00684BF4"/>
    <w:rsid w:val="006856FA"/>
    <w:rsid w:val="006857E5"/>
    <w:rsid w:val="0068598D"/>
    <w:rsid w:val="006864B9"/>
    <w:rsid w:val="006872E0"/>
    <w:rsid w:val="00687773"/>
    <w:rsid w:val="00687D51"/>
    <w:rsid w:val="00687FAB"/>
    <w:rsid w:val="00690147"/>
    <w:rsid w:val="006901C3"/>
    <w:rsid w:val="00690212"/>
    <w:rsid w:val="00690C9F"/>
    <w:rsid w:val="006910CE"/>
    <w:rsid w:val="0069118B"/>
    <w:rsid w:val="0069138D"/>
    <w:rsid w:val="00691CC2"/>
    <w:rsid w:val="00691EC8"/>
    <w:rsid w:val="00691F57"/>
    <w:rsid w:val="0069243C"/>
    <w:rsid w:val="006928EE"/>
    <w:rsid w:val="00692A39"/>
    <w:rsid w:val="00692BA8"/>
    <w:rsid w:val="00692DB5"/>
    <w:rsid w:val="006930B5"/>
    <w:rsid w:val="0069311E"/>
    <w:rsid w:val="00693218"/>
    <w:rsid w:val="006934F0"/>
    <w:rsid w:val="006937A9"/>
    <w:rsid w:val="0069389A"/>
    <w:rsid w:val="00693A87"/>
    <w:rsid w:val="00693F96"/>
    <w:rsid w:val="006940D0"/>
    <w:rsid w:val="006947EF"/>
    <w:rsid w:val="00694C35"/>
    <w:rsid w:val="00694D53"/>
    <w:rsid w:val="00695068"/>
    <w:rsid w:val="006950A4"/>
    <w:rsid w:val="00695110"/>
    <w:rsid w:val="00695347"/>
    <w:rsid w:val="00695465"/>
    <w:rsid w:val="006955E7"/>
    <w:rsid w:val="00695738"/>
    <w:rsid w:val="006957A7"/>
    <w:rsid w:val="006957C0"/>
    <w:rsid w:val="00695C6E"/>
    <w:rsid w:val="00695FB3"/>
    <w:rsid w:val="00696013"/>
    <w:rsid w:val="0069609E"/>
    <w:rsid w:val="00696223"/>
    <w:rsid w:val="006962BB"/>
    <w:rsid w:val="00696378"/>
    <w:rsid w:val="0069696B"/>
    <w:rsid w:val="00696B91"/>
    <w:rsid w:val="00696E70"/>
    <w:rsid w:val="006973A8"/>
    <w:rsid w:val="0069790A"/>
    <w:rsid w:val="00697F7E"/>
    <w:rsid w:val="006A05C5"/>
    <w:rsid w:val="006A06C3"/>
    <w:rsid w:val="006A08B3"/>
    <w:rsid w:val="006A0B3E"/>
    <w:rsid w:val="006A1697"/>
    <w:rsid w:val="006A184A"/>
    <w:rsid w:val="006A1CAC"/>
    <w:rsid w:val="006A1CB1"/>
    <w:rsid w:val="006A20AC"/>
    <w:rsid w:val="006A2B9A"/>
    <w:rsid w:val="006A2EE1"/>
    <w:rsid w:val="006A32EE"/>
    <w:rsid w:val="006A33E4"/>
    <w:rsid w:val="006A3793"/>
    <w:rsid w:val="006A3AB2"/>
    <w:rsid w:val="006A3C5E"/>
    <w:rsid w:val="006A3EF7"/>
    <w:rsid w:val="006A4215"/>
    <w:rsid w:val="006A4297"/>
    <w:rsid w:val="006A45B4"/>
    <w:rsid w:val="006A474C"/>
    <w:rsid w:val="006A4A93"/>
    <w:rsid w:val="006A4BB6"/>
    <w:rsid w:val="006A52BD"/>
    <w:rsid w:val="006A530B"/>
    <w:rsid w:val="006A536B"/>
    <w:rsid w:val="006A5A3B"/>
    <w:rsid w:val="006A5B22"/>
    <w:rsid w:val="006A5E3C"/>
    <w:rsid w:val="006A643B"/>
    <w:rsid w:val="006A65C4"/>
    <w:rsid w:val="006A67C7"/>
    <w:rsid w:val="006A683B"/>
    <w:rsid w:val="006A70F5"/>
    <w:rsid w:val="006A721D"/>
    <w:rsid w:val="006A745D"/>
    <w:rsid w:val="006A7580"/>
    <w:rsid w:val="006A7712"/>
    <w:rsid w:val="006A78C4"/>
    <w:rsid w:val="006A7B6C"/>
    <w:rsid w:val="006B009E"/>
    <w:rsid w:val="006B0127"/>
    <w:rsid w:val="006B029B"/>
    <w:rsid w:val="006B057D"/>
    <w:rsid w:val="006B11F9"/>
    <w:rsid w:val="006B149A"/>
    <w:rsid w:val="006B160F"/>
    <w:rsid w:val="006B19E1"/>
    <w:rsid w:val="006B1B4B"/>
    <w:rsid w:val="006B1B80"/>
    <w:rsid w:val="006B25F1"/>
    <w:rsid w:val="006B2707"/>
    <w:rsid w:val="006B2977"/>
    <w:rsid w:val="006B2F51"/>
    <w:rsid w:val="006B34DC"/>
    <w:rsid w:val="006B3821"/>
    <w:rsid w:val="006B38CD"/>
    <w:rsid w:val="006B3E6B"/>
    <w:rsid w:val="006B4114"/>
    <w:rsid w:val="006B4575"/>
    <w:rsid w:val="006B4841"/>
    <w:rsid w:val="006B48FC"/>
    <w:rsid w:val="006B4D00"/>
    <w:rsid w:val="006B519D"/>
    <w:rsid w:val="006B53DA"/>
    <w:rsid w:val="006B5690"/>
    <w:rsid w:val="006B5919"/>
    <w:rsid w:val="006B5FBF"/>
    <w:rsid w:val="006B6842"/>
    <w:rsid w:val="006B68B2"/>
    <w:rsid w:val="006B7069"/>
    <w:rsid w:val="006B70AF"/>
    <w:rsid w:val="006B7198"/>
    <w:rsid w:val="006B71C5"/>
    <w:rsid w:val="006B7289"/>
    <w:rsid w:val="006B7C19"/>
    <w:rsid w:val="006C0022"/>
    <w:rsid w:val="006C03C8"/>
    <w:rsid w:val="006C0897"/>
    <w:rsid w:val="006C0948"/>
    <w:rsid w:val="006C0B04"/>
    <w:rsid w:val="006C0C73"/>
    <w:rsid w:val="006C0CF4"/>
    <w:rsid w:val="006C0DD5"/>
    <w:rsid w:val="006C0F4D"/>
    <w:rsid w:val="006C1091"/>
    <w:rsid w:val="006C13DF"/>
    <w:rsid w:val="006C16B9"/>
    <w:rsid w:val="006C188E"/>
    <w:rsid w:val="006C1932"/>
    <w:rsid w:val="006C1A4E"/>
    <w:rsid w:val="006C1B38"/>
    <w:rsid w:val="006C1D91"/>
    <w:rsid w:val="006C1E10"/>
    <w:rsid w:val="006C1ECB"/>
    <w:rsid w:val="006C20FD"/>
    <w:rsid w:val="006C2122"/>
    <w:rsid w:val="006C251F"/>
    <w:rsid w:val="006C2A7B"/>
    <w:rsid w:val="006C2D0D"/>
    <w:rsid w:val="006C2EFF"/>
    <w:rsid w:val="006C3289"/>
    <w:rsid w:val="006C38BA"/>
    <w:rsid w:val="006C3C3D"/>
    <w:rsid w:val="006C3D1B"/>
    <w:rsid w:val="006C3D23"/>
    <w:rsid w:val="006C3FB8"/>
    <w:rsid w:val="006C41FC"/>
    <w:rsid w:val="006C4259"/>
    <w:rsid w:val="006C4405"/>
    <w:rsid w:val="006C4406"/>
    <w:rsid w:val="006C44E3"/>
    <w:rsid w:val="006C4574"/>
    <w:rsid w:val="006C4687"/>
    <w:rsid w:val="006C47E8"/>
    <w:rsid w:val="006C4D17"/>
    <w:rsid w:val="006C4EBD"/>
    <w:rsid w:val="006C4FC1"/>
    <w:rsid w:val="006C513D"/>
    <w:rsid w:val="006C55A9"/>
    <w:rsid w:val="006C576F"/>
    <w:rsid w:val="006C5911"/>
    <w:rsid w:val="006C59B4"/>
    <w:rsid w:val="006C5C55"/>
    <w:rsid w:val="006C623B"/>
    <w:rsid w:val="006C62FD"/>
    <w:rsid w:val="006C6494"/>
    <w:rsid w:val="006C6500"/>
    <w:rsid w:val="006C661D"/>
    <w:rsid w:val="006C667E"/>
    <w:rsid w:val="006C6821"/>
    <w:rsid w:val="006C6902"/>
    <w:rsid w:val="006C6B89"/>
    <w:rsid w:val="006C798D"/>
    <w:rsid w:val="006C7C6F"/>
    <w:rsid w:val="006C7E6E"/>
    <w:rsid w:val="006D04F1"/>
    <w:rsid w:val="006D0588"/>
    <w:rsid w:val="006D07CE"/>
    <w:rsid w:val="006D0959"/>
    <w:rsid w:val="006D0C49"/>
    <w:rsid w:val="006D0EE0"/>
    <w:rsid w:val="006D0F2E"/>
    <w:rsid w:val="006D106F"/>
    <w:rsid w:val="006D14FB"/>
    <w:rsid w:val="006D153B"/>
    <w:rsid w:val="006D160A"/>
    <w:rsid w:val="006D2748"/>
    <w:rsid w:val="006D2FE8"/>
    <w:rsid w:val="006D3341"/>
    <w:rsid w:val="006D35BE"/>
    <w:rsid w:val="006D3A7F"/>
    <w:rsid w:val="006D3CF1"/>
    <w:rsid w:val="006D3F12"/>
    <w:rsid w:val="006D4081"/>
    <w:rsid w:val="006D40C7"/>
    <w:rsid w:val="006D48F4"/>
    <w:rsid w:val="006D4934"/>
    <w:rsid w:val="006D496B"/>
    <w:rsid w:val="006D4B81"/>
    <w:rsid w:val="006D4D41"/>
    <w:rsid w:val="006D4E66"/>
    <w:rsid w:val="006D4FA6"/>
    <w:rsid w:val="006D56F9"/>
    <w:rsid w:val="006D59E9"/>
    <w:rsid w:val="006D5D1C"/>
    <w:rsid w:val="006D5FA0"/>
    <w:rsid w:val="006D61D9"/>
    <w:rsid w:val="006D62B1"/>
    <w:rsid w:val="006D62FB"/>
    <w:rsid w:val="006D6671"/>
    <w:rsid w:val="006D697B"/>
    <w:rsid w:val="006D6EDB"/>
    <w:rsid w:val="006D712F"/>
    <w:rsid w:val="006D724A"/>
    <w:rsid w:val="006D7881"/>
    <w:rsid w:val="006D7946"/>
    <w:rsid w:val="006E00BD"/>
    <w:rsid w:val="006E02EA"/>
    <w:rsid w:val="006E03A1"/>
    <w:rsid w:val="006E0752"/>
    <w:rsid w:val="006E092B"/>
    <w:rsid w:val="006E098C"/>
    <w:rsid w:val="006E09F4"/>
    <w:rsid w:val="006E0F4A"/>
    <w:rsid w:val="006E0FA0"/>
    <w:rsid w:val="006E0FB7"/>
    <w:rsid w:val="006E1032"/>
    <w:rsid w:val="006E136B"/>
    <w:rsid w:val="006E145F"/>
    <w:rsid w:val="006E16EE"/>
    <w:rsid w:val="006E1D57"/>
    <w:rsid w:val="006E1DC1"/>
    <w:rsid w:val="006E2B0E"/>
    <w:rsid w:val="006E2B6C"/>
    <w:rsid w:val="006E30CC"/>
    <w:rsid w:val="006E3174"/>
    <w:rsid w:val="006E3276"/>
    <w:rsid w:val="006E3374"/>
    <w:rsid w:val="006E33BD"/>
    <w:rsid w:val="006E353F"/>
    <w:rsid w:val="006E36E3"/>
    <w:rsid w:val="006E36E4"/>
    <w:rsid w:val="006E3A22"/>
    <w:rsid w:val="006E3A40"/>
    <w:rsid w:val="006E3ECB"/>
    <w:rsid w:val="006E401F"/>
    <w:rsid w:val="006E449E"/>
    <w:rsid w:val="006E4852"/>
    <w:rsid w:val="006E4AD5"/>
    <w:rsid w:val="006E4CD1"/>
    <w:rsid w:val="006E5080"/>
    <w:rsid w:val="006E5141"/>
    <w:rsid w:val="006E52C6"/>
    <w:rsid w:val="006E5432"/>
    <w:rsid w:val="006E54D0"/>
    <w:rsid w:val="006E56DA"/>
    <w:rsid w:val="006E5709"/>
    <w:rsid w:val="006E5868"/>
    <w:rsid w:val="006E5E29"/>
    <w:rsid w:val="006E6540"/>
    <w:rsid w:val="006E6630"/>
    <w:rsid w:val="006E6659"/>
    <w:rsid w:val="006E67CA"/>
    <w:rsid w:val="006E6845"/>
    <w:rsid w:val="006E68A2"/>
    <w:rsid w:val="006E6A32"/>
    <w:rsid w:val="006E7A05"/>
    <w:rsid w:val="006E7B03"/>
    <w:rsid w:val="006E7DDA"/>
    <w:rsid w:val="006F0923"/>
    <w:rsid w:val="006F09C1"/>
    <w:rsid w:val="006F0ED6"/>
    <w:rsid w:val="006F0F65"/>
    <w:rsid w:val="006F10C4"/>
    <w:rsid w:val="006F1360"/>
    <w:rsid w:val="006F1C75"/>
    <w:rsid w:val="006F1FBB"/>
    <w:rsid w:val="006F1FE7"/>
    <w:rsid w:val="006F1FEE"/>
    <w:rsid w:val="006F2091"/>
    <w:rsid w:val="006F23E0"/>
    <w:rsid w:val="006F248F"/>
    <w:rsid w:val="006F24F2"/>
    <w:rsid w:val="006F25C5"/>
    <w:rsid w:val="006F29F4"/>
    <w:rsid w:val="006F2C0D"/>
    <w:rsid w:val="006F30BF"/>
    <w:rsid w:val="006F310D"/>
    <w:rsid w:val="006F3425"/>
    <w:rsid w:val="006F36D6"/>
    <w:rsid w:val="006F3863"/>
    <w:rsid w:val="006F3A83"/>
    <w:rsid w:val="006F4043"/>
    <w:rsid w:val="006F419A"/>
    <w:rsid w:val="006F42E6"/>
    <w:rsid w:val="006F43C5"/>
    <w:rsid w:val="006F45E8"/>
    <w:rsid w:val="006F462C"/>
    <w:rsid w:val="006F465A"/>
    <w:rsid w:val="006F4A4B"/>
    <w:rsid w:val="006F4C93"/>
    <w:rsid w:val="006F4DD5"/>
    <w:rsid w:val="006F5BCC"/>
    <w:rsid w:val="006F6036"/>
    <w:rsid w:val="006F611E"/>
    <w:rsid w:val="006F6198"/>
    <w:rsid w:val="006F6AD1"/>
    <w:rsid w:val="006F6F35"/>
    <w:rsid w:val="006F7220"/>
    <w:rsid w:val="006F74E2"/>
    <w:rsid w:val="006F773A"/>
    <w:rsid w:val="006F790B"/>
    <w:rsid w:val="00700121"/>
    <w:rsid w:val="0070020C"/>
    <w:rsid w:val="007002B7"/>
    <w:rsid w:val="00700955"/>
    <w:rsid w:val="00700980"/>
    <w:rsid w:val="00700AC5"/>
    <w:rsid w:val="0070122D"/>
    <w:rsid w:val="007012E3"/>
    <w:rsid w:val="007017BC"/>
    <w:rsid w:val="0070191C"/>
    <w:rsid w:val="00701AA6"/>
    <w:rsid w:val="00701AF5"/>
    <w:rsid w:val="00701BCA"/>
    <w:rsid w:val="00701D4B"/>
    <w:rsid w:val="00701F9B"/>
    <w:rsid w:val="00702156"/>
    <w:rsid w:val="00702604"/>
    <w:rsid w:val="0070279B"/>
    <w:rsid w:val="007029CF"/>
    <w:rsid w:val="00702AA2"/>
    <w:rsid w:val="00702C60"/>
    <w:rsid w:val="00702CBF"/>
    <w:rsid w:val="00702DC9"/>
    <w:rsid w:val="00702E8A"/>
    <w:rsid w:val="00702FA0"/>
    <w:rsid w:val="00703198"/>
    <w:rsid w:val="0070322B"/>
    <w:rsid w:val="007032C9"/>
    <w:rsid w:val="00703376"/>
    <w:rsid w:val="00703668"/>
    <w:rsid w:val="00703932"/>
    <w:rsid w:val="00703986"/>
    <w:rsid w:val="00703C32"/>
    <w:rsid w:val="007040B9"/>
    <w:rsid w:val="007043EC"/>
    <w:rsid w:val="00704727"/>
    <w:rsid w:val="0070480D"/>
    <w:rsid w:val="007049E0"/>
    <w:rsid w:val="00704AD8"/>
    <w:rsid w:val="00704FA1"/>
    <w:rsid w:val="00705176"/>
    <w:rsid w:val="007051B5"/>
    <w:rsid w:val="00705406"/>
    <w:rsid w:val="007054D2"/>
    <w:rsid w:val="00705544"/>
    <w:rsid w:val="007058A8"/>
    <w:rsid w:val="00705942"/>
    <w:rsid w:val="007059B2"/>
    <w:rsid w:val="00705C18"/>
    <w:rsid w:val="00705E60"/>
    <w:rsid w:val="00705F4D"/>
    <w:rsid w:val="00706277"/>
    <w:rsid w:val="00706615"/>
    <w:rsid w:val="0070694F"/>
    <w:rsid w:val="007069BE"/>
    <w:rsid w:val="00706AC7"/>
    <w:rsid w:val="00706DE4"/>
    <w:rsid w:val="00706EF9"/>
    <w:rsid w:val="00707080"/>
    <w:rsid w:val="007078C8"/>
    <w:rsid w:val="007079BE"/>
    <w:rsid w:val="00707F92"/>
    <w:rsid w:val="007100DF"/>
    <w:rsid w:val="00710181"/>
    <w:rsid w:val="00710D59"/>
    <w:rsid w:val="00710DE1"/>
    <w:rsid w:val="00710F6C"/>
    <w:rsid w:val="007111E3"/>
    <w:rsid w:val="0071156A"/>
    <w:rsid w:val="007117EA"/>
    <w:rsid w:val="0071185B"/>
    <w:rsid w:val="00711C94"/>
    <w:rsid w:val="00711C96"/>
    <w:rsid w:val="00711FC9"/>
    <w:rsid w:val="007122C4"/>
    <w:rsid w:val="007131DB"/>
    <w:rsid w:val="00713323"/>
    <w:rsid w:val="00713378"/>
    <w:rsid w:val="00713484"/>
    <w:rsid w:val="00713693"/>
    <w:rsid w:val="007136D0"/>
    <w:rsid w:val="007137D4"/>
    <w:rsid w:val="00713DA0"/>
    <w:rsid w:val="007141DA"/>
    <w:rsid w:val="007143E7"/>
    <w:rsid w:val="00714A89"/>
    <w:rsid w:val="00714D98"/>
    <w:rsid w:val="00714E1C"/>
    <w:rsid w:val="007150F8"/>
    <w:rsid w:val="00715202"/>
    <w:rsid w:val="007155CB"/>
    <w:rsid w:val="00715621"/>
    <w:rsid w:val="007159E0"/>
    <w:rsid w:val="00715C08"/>
    <w:rsid w:val="007166A0"/>
    <w:rsid w:val="0071672A"/>
    <w:rsid w:val="0071687E"/>
    <w:rsid w:val="007168D0"/>
    <w:rsid w:val="00716AAB"/>
    <w:rsid w:val="00716B1D"/>
    <w:rsid w:val="00716CB9"/>
    <w:rsid w:val="00716D2C"/>
    <w:rsid w:val="0071753D"/>
    <w:rsid w:val="007177A3"/>
    <w:rsid w:val="00717A26"/>
    <w:rsid w:val="00717D37"/>
    <w:rsid w:val="007200CC"/>
    <w:rsid w:val="007201C4"/>
    <w:rsid w:val="00720BB4"/>
    <w:rsid w:val="00720D32"/>
    <w:rsid w:val="00720F5E"/>
    <w:rsid w:val="00721101"/>
    <w:rsid w:val="007211E1"/>
    <w:rsid w:val="0072194D"/>
    <w:rsid w:val="00721B06"/>
    <w:rsid w:val="00721EAF"/>
    <w:rsid w:val="00722319"/>
    <w:rsid w:val="00722A80"/>
    <w:rsid w:val="00722CC0"/>
    <w:rsid w:val="00722E62"/>
    <w:rsid w:val="00723022"/>
    <w:rsid w:val="0072314B"/>
    <w:rsid w:val="007236A6"/>
    <w:rsid w:val="00724312"/>
    <w:rsid w:val="0072436E"/>
    <w:rsid w:val="00724CFD"/>
    <w:rsid w:val="00724E4C"/>
    <w:rsid w:val="00725528"/>
    <w:rsid w:val="00725986"/>
    <w:rsid w:val="00726021"/>
    <w:rsid w:val="00726277"/>
    <w:rsid w:val="00726576"/>
    <w:rsid w:val="0072664C"/>
    <w:rsid w:val="007266BD"/>
    <w:rsid w:val="00726973"/>
    <w:rsid w:val="00726D99"/>
    <w:rsid w:val="00726E00"/>
    <w:rsid w:val="00727CB3"/>
    <w:rsid w:val="0073034E"/>
    <w:rsid w:val="00730748"/>
    <w:rsid w:val="00730841"/>
    <w:rsid w:val="00730A7C"/>
    <w:rsid w:val="00730F34"/>
    <w:rsid w:val="00731214"/>
    <w:rsid w:val="00731709"/>
    <w:rsid w:val="00731785"/>
    <w:rsid w:val="00731BC1"/>
    <w:rsid w:val="00731C8A"/>
    <w:rsid w:val="00731E5C"/>
    <w:rsid w:val="00731E9E"/>
    <w:rsid w:val="00731FD0"/>
    <w:rsid w:val="00732863"/>
    <w:rsid w:val="00732A0F"/>
    <w:rsid w:val="0073374B"/>
    <w:rsid w:val="007337EC"/>
    <w:rsid w:val="00733902"/>
    <w:rsid w:val="00733FE2"/>
    <w:rsid w:val="00734797"/>
    <w:rsid w:val="0073485F"/>
    <w:rsid w:val="00734B4A"/>
    <w:rsid w:val="00734DF3"/>
    <w:rsid w:val="00734EF4"/>
    <w:rsid w:val="0073501F"/>
    <w:rsid w:val="00735054"/>
    <w:rsid w:val="00735A03"/>
    <w:rsid w:val="00735A84"/>
    <w:rsid w:val="00735E6F"/>
    <w:rsid w:val="0073608A"/>
    <w:rsid w:val="007362B5"/>
    <w:rsid w:val="007367A6"/>
    <w:rsid w:val="00737602"/>
    <w:rsid w:val="00737B83"/>
    <w:rsid w:val="00737BF5"/>
    <w:rsid w:val="00740002"/>
    <w:rsid w:val="007402BB"/>
    <w:rsid w:val="007402D7"/>
    <w:rsid w:val="007402E0"/>
    <w:rsid w:val="007404C4"/>
    <w:rsid w:val="007404E1"/>
    <w:rsid w:val="00740A5A"/>
    <w:rsid w:val="00740ECF"/>
    <w:rsid w:val="00740F1E"/>
    <w:rsid w:val="00740F6D"/>
    <w:rsid w:val="007412C6"/>
    <w:rsid w:val="007412CD"/>
    <w:rsid w:val="00741D65"/>
    <w:rsid w:val="007420B3"/>
    <w:rsid w:val="007422AC"/>
    <w:rsid w:val="007422C8"/>
    <w:rsid w:val="00742521"/>
    <w:rsid w:val="00743285"/>
    <w:rsid w:val="007435FF"/>
    <w:rsid w:val="00743730"/>
    <w:rsid w:val="007438A5"/>
    <w:rsid w:val="007438F0"/>
    <w:rsid w:val="00743912"/>
    <w:rsid w:val="00743BB2"/>
    <w:rsid w:val="00743F67"/>
    <w:rsid w:val="00744001"/>
    <w:rsid w:val="007440D4"/>
    <w:rsid w:val="007440DD"/>
    <w:rsid w:val="007441E2"/>
    <w:rsid w:val="00744444"/>
    <w:rsid w:val="007444F4"/>
    <w:rsid w:val="00744521"/>
    <w:rsid w:val="00744CAC"/>
    <w:rsid w:val="00744D0C"/>
    <w:rsid w:val="00745162"/>
    <w:rsid w:val="0074564F"/>
    <w:rsid w:val="007456AC"/>
    <w:rsid w:val="00745B59"/>
    <w:rsid w:val="0074640F"/>
    <w:rsid w:val="00746E92"/>
    <w:rsid w:val="00747188"/>
    <w:rsid w:val="0074747D"/>
    <w:rsid w:val="00747C5F"/>
    <w:rsid w:val="00747CB4"/>
    <w:rsid w:val="00747F85"/>
    <w:rsid w:val="0075018F"/>
    <w:rsid w:val="0075023A"/>
    <w:rsid w:val="00750EE9"/>
    <w:rsid w:val="007511D0"/>
    <w:rsid w:val="007512A6"/>
    <w:rsid w:val="00751389"/>
    <w:rsid w:val="00751398"/>
    <w:rsid w:val="00751421"/>
    <w:rsid w:val="00751811"/>
    <w:rsid w:val="00751817"/>
    <w:rsid w:val="007518B6"/>
    <w:rsid w:val="00751AB1"/>
    <w:rsid w:val="00751CF5"/>
    <w:rsid w:val="00751E5C"/>
    <w:rsid w:val="00752031"/>
    <w:rsid w:val="0075218B"/>
    <w:rsid w:val="007521F9"/>
    <w:rsid w:val="00752897"/>
    <w:rsid w:val="00752E82"/>
    <w:rsid w:val="00753B0E"/>
    <w:rsid w:val="00753BA3"/>
    <w:rsid w:val="00753D19"/>
    <w:rsid w:val="00753F40"/>
    <w:rsid w:val="0075400E"/>
    <w:rsid w:val="007543EC"/>
    <w:rsid w:val="007545AE"/>
    <w:rsid w:val="0075473D"/>
    <w:rsid w:val="007547F4"/>
    <w:rsid w:val="00754BD4"/>
    <w:rsid w:val="00754BEC"/>
    <w:rsid w:val="00754D20"/>
    <w:rsid w:val="00754EDC"/>
    <w:rsid w:val="007552F7"/>
    <w:rsid w:val="0075551E"/>
    <w:rsid w:val="007559F4"/>
    <w:rsid w:val="00755CD3"/>
    <w:rsid w:val="00755DA0"/>
    <w:rsid w:val="00755F7F"/>
    <w:rsid w:val="0075618B"/>
    <w:rsid w:val="00756385"/>
    <w:rsid w:val="007566D1"/>
    <w:rsid w:val="007568F0"/>
    <w:rsid w:val="00756C9C"/>
    <w:rsid w:val="00756E11"/>
    <w:rsid w:val="00756F06"/>
    <w:rsid w:val="00757151"/>
    <w:rsid w:val="007571A6"/>
    <w:rsid w:val="00757511"/>
    <w:rsid w:val="007577CC"/>
    <w:rsid w:val="007577D7"/>
    <w:rsid w:val="00757AB6"/>
    <w:rsid w:val="007600A4"/>
    <w:rsid w:val="007600C0"/>
    <w:rsid w:val="0076010F"/>
    <w:rsid w:val="0076018A"/>
    <w:rsid w:val="007604FA"/>
    <w:rsid w:val="007605A8"/>
    <w:rsid w:val="007605AE"/>
    <w:rsid w:val="0076085D"/>
    <w:rsid w:val="00760A3C"/>
    <w:rsid w:val="00760B8B"/>
    <w:rsid w:val="00760E34"/>
    <w:rsid w:val="0076171E"/>
    <w:rsid w:val="00761844"/>
    <w:rsid w:val="00761882"/>
    <w:rsid w:val="00761C1D"/>
    <w:rsid w:val="00761CE3"/>
    <w:rsid w:val="00761E79"/>
    <w:rsid w:val="00761EAD"/>
    <w:rsid w:val="00762C38"/>
    <w:rsid w:val="00763B1E"/>
    <w:rsid w:val="00764620"/>
    <w:rsid w:val="00764B05"/>
    <w:rsid w:val="00764C00"/>
    <w:rsid w:val="00764CDF"/>
    <w:rsid w:val="00764CF2"/>
    <w:rsid w:val="00764F16"/>
    <w:rsid w:val="00765479"/>
    <w:rsid w:val="00765707"/>
    <w:rsid w:val="00765AAB"/>
    <w:rsid w:val="00765ABF"/>
    <w:rsid w:val="00766268"/>
    <w:rsid w:val="0076629A"/>
    <w:rsid w:val="0076634D"/>
    <w:rsid w:val="00766637"/>
    <w:rsid w:val="00766761"/>
    <w:rsid w:val="007669AF"/>
    <w:rsid w:val="00766B4B"/>
    <w:rsid w:val="00766F03"/>
    <w:rsid w:val="00766F65"/>
    <w:rsid w:val="007673C2"/>
    <w:rsid w:val="00767944"/>
    <w:rsid w:val="00767A0A"/>
    <w:rsid w:val="00767A8D"/>
    <w:rsid w:val="00767A99"/>
    <w:rsid w:val="00767B3C"/>
    <w:rsid w:val="00767B50"/>
    <w:rsid w:val="00767C0E"/>
    <w:rsid w:val="00767ECA"/>
    <w:rsid w:val="00767F86"/>
    <w:rsid w:val="00770181"/>
    <w:rsid w:val="007705CA"/>
    <w:rsid w:val="007705FC"/>
    <w:rsid w:val="00770608"/>
    <w:rsid w:val="007711C1"/>
    <w:rsid w:val="0077133F"/>
    <w:rsid w:val="00771824"/>
    <w:rsid w:val="00771856"/>
    <w:rsid w:val="007719AC"/>
    <w:rsid w:val="007719FC"/>
    <w:rsid w:val="00771C54"/>
    <w:rsid w:val="0077212C"/>
    <w:rsid w:val="0077374F"/>
    <w:rsid w:val="00773D28"/>
    <w:rsid w:val="00773E42"/>
    <w:rsid w:val="00773ED1"/>
    <w:rsid w:val="00773F2C"/>
    <w:rsid w:val="0077407D"/>
    <w:rsid w:val="007746FE"/>
    <w:rsid w:val="00774727"/>
    <w:rsid w:val="00774BD9"/>
    <w:rsid w:val="00774D00"/>
    <w:rsid w:val="00774F09"/>
    <w:rsid w:val="00774FB6"/>
    <w:rsid w:val="007751A3"/>
    <w:rsid w:val="0077542C"/>
    <w:rsid w:val="00775533"/>
    <w:rsid w:val="007755B8"/>
    <w:rsid w:val="00775859"/>
    <w:rsid w:val="007762AA"/>
    <w:rsid w:val="00776BDF"/>
    <w:rsid w:val="00776C87"/>
    <w:rsid w:val="00776F79"/>
    <w:rsid w:val="00776F99"/>
    <w:rsid w:val="00777035"/>
    <w:rsid w:val="007770E7"/>
    <w:rsid w:val="007772E6"/>
    <w:rsid w:val="00777864"/>
    <w:rsid w:val="00777B9F"/>
    <w:rsid w:val="00777E9C"/>
    <w:rsid w:val="00777EBC"/>
    <w:rsid w:val="00780028"/>
    <w:rsid w:val="00780582"/>
    <w:rsid w:val="0078064F"/>
    <w:rsid w:val="00780B4E"/>
    <w:rsid w:val="00781168"/>
    <w:rsid w:val="00781478"/>
    <w:rsid w:val="0078161C"/>
    <w:rsid w:val="0078167B"/>
    <w:rsid w:val="00781D77"/>
    <w:rsid w:val="00781D8A"/>
    <w:rsid w:val="00782224"/>
    <w:rsid w:val="0078232B"/>
    <w:rsid w:val="00782433"/>
    <w:rsid w:val="00782968"/>
    <w:rsid w:val="00783371"/>
    <w:rsid w:val="0078353B"/>
    <w:rsid w:val="007838C4"/>
    <w:rsid w:val="00783947"/>
    <w:rsid w:val="00783A2D"/>
    <w:rsid w:val="00783B4F"/>
    <w:rsid w:val="00783C96"/>
    <w:rsid w:val="00783EC1"/>
    <w:rsid w:val="0078493F"/>
    <w:rsid w:val="0078553F"/>
    <w:rsid w:val="00785596"/>
    <w:rsid w:val="00785945"/>
    <w:rsid w:val="00785AAA"/>
    <w:rsid w:val="00785DD6"/>
    <w:rsid w:val="00785DFD"/>
    <w:rsid w:val="007861C7"/>
    <w:rsid w:val="0078662D"/>
    <w:rsid w:val="007867E2"/>
    <w:rsid w:val="00786999"/>
    <w:rsid w:val="00786CCA"/>
    <w:rsid w:val="00786EEF"/>
    <w:rsid w:val="00786F7F"/>
    <w:rsid w:val="00787342"/>
    <w:rsid w:val="00787407"/>
    <w:rsid w:val="0078744C"/>
    <w:rsid w:val="00787723"/>
    <w:rsid w:val="0079004B"/>
    <w:rsid w:val="0079010D"/>
    <w:rsid w:val="007901E6"/>
    <w:rsid w:val="0079036C"/>
    <w:rsid w:val="007906C3"/>
    <w:rsid w:val="00790837"/>
    <w:rsid w:val="00790C04"/>
    <w:rsid w:val="00790C15"/>
    <w:rsid w:val="00790D59"/>
    <w:rsid w:val="00790D87"/>
    <w:rsid w:val="00790EE0"/>
    <w:rsid w:val="007913AE"/>
    <w:rsid w:val="00791CCB"/>
    <w:rsid w:val="00791E34"/>
    <w:rsid w:val="00791FAA"/>
    <w:rsid w:val="0079232D"/>
    <w:rsid w:val="00792721"/>
    <w:rsid w:val="00792918"/>
    <w:rsid w:val="00792DED"/>
    <w:rsid w:val="00793222"/>
    <w:rsid w:val="007934D6"/>
    <w:rsid w:val="00793504"/>
    <w:rsid w:val="00793692"/>
    <w:rsid w:val="007936C9"/>
    <w:rsid w:val="0079376A"/>
    <w:rsid w:val="00793805"/>
    <w:rsid w:val="00793D85"/>
    <w:rsid w:val="00793EE7"/>
    <w:rsid w:val="00794110"/>
    <w:rsid w:val="00795158"/>
    <w:rsid w:val="007957BA"/>
    <w:rsid w:val="00795D07"/>
    <w:rsid w:val="00795FCF"/>
    <w:rsid w:val="007961FE"/>
    <w:rsid w:val="007963B2"/>
    <w:rsid w:val="007965DC"/>
    <w:rsid w:val="00796753"/>
    <w:rsid w:val="007967EF"/>
    <w:rsid w:val="00796A00"/>
    <w:rsid w:val="0079760B"/>
    <w:rsid w:val="007979A2"/>
    <w:rsid w:val="00797CA4"/>
    <w:rsid w:val="00797D25"/>
    <w:rsid w:val="00797EAB"/>
    <w:rsid w:val="007A032B"/>
    <w:rsid w:val="007A0682"/>
    <w:rsid w:val="007A0FF0"/>
    <w:rsid w:val="007A104A"/>
    <w:rsid w:val="007A10E3"/>
    <w:rsid w:val="007A1112"/>
    <w:rsid w:val="007A1279"/>
    <w:rsid w:val="007A1539"/>
    <w:rsid w:val="007A1637"/>
    <w:rsid w:val="007A1897"/>
    <w:rsid w:val="007A18E3"/>
    <w:rsid w:val="007A1CBA"/>
    <w:rsid w:val="007A2099"/>
    <w:rsid w:val="007A2140"/>
    <w:rsid w:val="007A22A8"/>
    <w:rsid w:val="007A2681"/>
    <w:rsid w:val="007A297E"/>
    <w:rsid w:val="007A2EC2"/>
    <w:rsid w:val="007A3D92"/>
    <w:rsid w:val="007A3DF3"/>
    <w:rsid w:val="007A4599"/>
    <w:rsid w:val="007A4C5C"/>
    <w:rsid w:val="007A5089"/>
    <w:rsid w:val="007A5094"/>
    <w:rsid w:val="007A51B4"/>
    <w:rsid w:val="007A52D8"/>
    <w:rsid w:val="007A5927"/>
    <w:rsid w:val="007A5A0D"/>
    <w:rsid w:val="007A5AC0"/>
    <w:rsid w:val="007A5C41"/>
    <w:rsid w:val="007A5E48"/>
    <w:rsid w:val="007A605D"/>
    <w:rsid w:val="007A648E"/>
    <w:rsid w:val="007A670D"/>
    <w:rsid w:val="007A670F"/>
    <w:rsid w:val="007A67EB"/>
    <w:rsid w:val="007A70A5"/>
    <w:rsid w:val="007A759E"/>
    <w:rsid w:val="007A7A81"/>
    <w:rsid w:val="007A7B7C"/>
    <w:rsid w:val="007B03A9"/>
    <w:rsid w:val="007B0ADA"/>
    <w:rsid w:val="007B0DA8"/>
    <w:rsid w:val="007B11EC"/>
    <w:rsid w:val="007B135F"/>
    <w:rsid w:val="007B1A6D"/>
    <w:rsid w:val="007B202E"/>
    <w:rsid w:val="007B21F1"/>
    <w:rsid w:val="007B270D"/>
    <w:rsid w:val="007B28B5"/>
    <w:rsid w:val="007B299C"/>
    <w:rsid w:val="007B2E8F"/>
    <w:rsid w:val="007B3041"/>
    <w:rsid w:val="007B315A"/>
    <w:rsid w:val="007B326C"/>
    <w:rsid w:val="007B343C"/>
    <w:rsid w:val="007B356D"/>
    <w:rsid w:val="007B3D91"/>
    <w:rsid w:val="007B3EAD"/>
    <w:rsid w:val="007B47C9"/>
    <w:rsid w:val="007B4956"/>
    <w:rsid w:val="007B4BFC"/>
    <w:rsid w:val="007B4EE1"/>
    <w:rsid w:val="007B57D1"/>
    <w:rsid w:val="007B5ADD"/>
    <w:rsid w:val="007B5BC6"/>
    <w:rsid w:val="007B5DF7"/>
    <w:rsid w:val="007B5EDD"/>
    <w:rsid w:val="007B60F4"/>
    <w:rsid w:val="007B6216"/>
    <w:rsid w:val="007B621A"/>
    <w:rsid w:val="007B66A1"/>
    <w:rsid w:val="007B6D2D"/>
    <w:rsid w:val="007B6D6E"/>
    <w:rsid w:val="007B738E"/>
    <w:rsid w:val="007B746F"/>
    <w:rsid w:val="007B7704"/>
    <w:rsid w:val="007B7ACF"/>
    <w:rsid w:val="007C0180"/>
    <w:rsid w:val="007C0358"/>
    <w:rsid w:val="007C0410"/>
    <w:rsid w:val="007C0432"/>
    <w:rsid w:val="007C061C"/>
    <w:rsid w:val="007C0C7A"/>
    <w:rsid w:val="007C104D"/>
    <w:rsid w:val="007C1238"/>
    <w:rsid w:val="007C1323"/>
    <w:rsid w:val="007C160C"/>
    <w:rsid w:val="007C1671"/>
    <w:rsid w:val="007C18AF"/>
    <w:rsid w:val="007C19A7"/>
    <w:rsid w:val="007C19B6"/>
    <w:rsid w:val="007C1E89"/>
    <w:rsid w:val="007C20BC"/>
    <w:rsid w:val="007C2145"/>
    <w:rsid w:val="007C27F4"/>
    <w:rsid w:val="007C321A"/>
    <w:rsid w:val="007C337F"/>
    <w:rsid w:val="007C356B"/>
    <w:rsid w:val="007C35DB"/>
    <w:rsid w:val="007C3B7C"/>
    <w:rsid w:val="007C3DEC"/>
    <w:rsid w:val="007C4B8C"/>
    <w:rsid w:val="007C4D38"/>
    <w:rsid w:val="007C4DA0"/>
    <w:rsid w:val="007C4EC1"/>
    <w:rsid w:val="007C53B4"/>
    <w:rsid w:val="007C5A19"/>
    <w:rsid w:val="007C5E71"/>
    <w:rsid w:val="007C5FDD"/>
    <w:rsid w:val="007C644B"/>
    <w:rsid w:val="007C6D11"/>
    <w:rsid w:val="007C74A1"/>
    <w:rsid w:val="007C786F"/>
    <w:rsid w:val="007C7A86"/>
    <w:rsid w:val="007C7B11"/>
    <w:rsid w:val="007C7C79"/>
    <w:rsid w:val="007C7FFD"/>
    <w:rsid w:val="007D0704"/>
    <w:rsid w:val="007D0992"/>
    <w:rsid w:val="007D0B4E"/>
    <w:rsid w:val="007D0E6D"/>
    <w:rsid w:val="007D0E71"/>
    <w:rsid w:val="007D0F8C"/>
    <w:rsid w:val="007D106C"/>
    <w:rsid w:val="007D1510"/>
    <w:rsid w:val="007D16F7"/>
    <w:rsid w:val="007D1719"/>
    <w:rsid w:val="007D1916"/>
    <w:rsid w:val="007D1A5B"/>
    <w:rsid w:val="007D1E84"/>
    <w:rsid w:val="007D205B"/>
    <w:rsid w:val="007D2538"/>
    <w:rsid w:val="007D2803"/>
    <w:rsid w:val="007D29ED"/>
    <w:rsid w:val="007D2EDC"/>
    <w:rsid w:val="007D3748"/>
    <w:rsid w:val="007D41D7"/>
    <w:rsid w:val="007D43DD"/>
    <w:rsid w:val="007D456F"/>
    <w:rsid w:val="007D4A98"/>
    <w:rsid w:val="007D4F6B"/>
    <w:rsid w:val="007D5027"/>
    <w:rsid w:val="007D5480"/>
    <w:rsid w:val="007D553D"/>
    <w:rsid w:val="007D5598"/>
    <w:rsid w:val="007D5618"/>
    <w:rsid w:val="007D59E0"/>
    <w:rsid w:val="007D6255"/>
    <w:rsid w:val="007D625D"/>
    <w:rsid w:val="007D670A"/>
    <w:rsid w:val="007D75D8"/>
    <w:rsid w:val="007D76BC"/>
    <w:rsid w:val="007D7A8A"/>
    <w:rsid w:val="007D7E30"/>
    <w:rsid w:val="007D7F65"/>
    <w:rsid w:val="007E029C"/>
    <w:rsid w:val="007E038C"/>
    <w:rsid w:val="007E0668"/>
    <w:rsid w:val="007E0AB9"/>
    <w:rsid w:val="007E0B58"/>
    <w:rsid w:val="007E1247"/>
    <w:rsid w:val="007E184F"/>
    <w:rsid w:val="007E198A"/>
    <w:rsid w:val="007E1BBF"/>
    <w:rsid w:val="007E1F85"/>
    <w:rsid w:val="007E1FF5"/>
    <w:rsid w:val="007E20B6"/>
    <w:rsid w:val="007E236B"/>
    <w:rsid w:val="007E23AA"/>
    <w:rsid w:val="007E2B38"/>
    <w:rsid w:val="007E2CA1"/>
    <w:rsid w:val="007E2E09"/>
    <w:rsid w:val="007E3430"/>
    <w:rsid w:val="007E3A3C"/>
    <w:rsid w:val="007E3BFB"/>
    <w:rsid w:val="007E3DC0"/>
    <w:rsid w:val="007E3E56"/>
    <w:rsid w:val="007E45CE"/>
    <w:rsid w:val="007E4740"/>
    <w:rsid w:val="007E4893"/>
    <w:rsid w:val="007E4C9D"/>
    <w:rsid w:val="007E5109"/>
    <w:rsid w:val="007E513B"/>
    <w:rsid w:val="007E56D2"/>
    <w:rsid w:val="007E5727"/>
    <w:rsid w:val="007E592E"/>
    <w:rsid w:val="007E59FF"/>
    <w:rsid w:val="007E5A9E"/>
    <w:rsid w:val="007E5CE0"/>
    <w:rsid w:val="007E5DDA"/>
    <w:rsid w:val="007E6051"/>
    <w:rsid w:val="007E62CB"/>
    <w:rsid w:val="007E66CF"/>
    <w:rsid w:val="007E6982"/>
    <w:rsid w:val="007E699D"/>
    <w:rsid w:val="007E6AE4"/>
    <w:rsid w:val="007E6D25"/>
    <w:rsid w:val="007E6E3F"/>
    <w:rsid w:val="007E6F95"/>
    <w:rsid w:val="007E702C"/>
    <w:rsid w:val="007E788D"/>
    <w:rsid w:val="007E78A3"/>
    <w:rsid w:val="007E7DE0"/>
    <w:rsid w:val="007F0015"/>
    <w:rsid w:val="007F0059"/>
    <w:rsid w:val="007F08A4"/>
    <w:rsid w:val="007F0A52"/>
    <w:rsid w:val="007F0CC3"/>
    <w:rsid w:val="007F0EE7"/>
    <w:rsid w:val="007F1530"/>
    <w:rsid w:val="007F18B9"/>
    <w:rsid w:val="007F1A1D"/>
    <w:rsid w:val="007F1D1D"/>
    <w:rsid w:val="007F1F86"/>
    <w:rsid w:val="007F1FB2"/>
    <w:rsid w:val="007F24A3"/>
    <w:rsid w:val="007F268C"/>
    <w:rsid w:val="007F2937"/>
    <w:rsid w:val="007F29E0"/>
    <w:rsid w:val="007F2C1D"/>
    <w:rsid w:val="007F2CAF"/>
    <w:rsid w:val="007F2E3E"/>
    <w:rsid w:val="007F389C"/>
    <w:rsid w:val="007F38FD"/>
    <w:rsid w:val="007F456F"/>
    <w:rsid w:val="007F46EF"/>
    <w:rsid w:val="007F47D7"/>
    <w:rsid w:val="007F4A06"/>
    <w:rsid w:val="007F4B09"/>
    <w:rsid w:val="007F4BC3"/>
    <w:rsid w:val="007F4C99"/>
    <w:rsid w:val="007F4DE1"/>
    <w:rsid w:val="007F4F44"/>
    <w:rsid w:val="007F4FE6"/>
    <w:rsid w:val="007F51CD"/>
    <w:rsid w:val="007F533D"/>
    <w:rsid w:val="007F6022"/>
    <w:rsid w:val="007F61C9"/>
    <w:rsid w:val="007F6812"/>
    <w:rsid w:val="007F6967"/>
    <w:rsid w:val="007F7040"/>
    <w:rsid w:val="007F7436"/>
    <w:rsid w:val="007F7646"/>
    <w:rsid w:val="007F77DF"/>
    <w:rsid w:val="008005A3"/>
    <w:rsid w:val="008007C5"/>
    <w:rsid w:val="00800D99"/>
    <w:rsid w:val="0080146E"/>
    <w:rsid w:val="0080171D"/>
    <w:rsid w:val="008019D1"/>
    <w:rsid w:val="00801ABF"/>
    <w:rsid w:val="00801E79"/>
    <w:rsid w:val="00801E98"/>
    <w:rsid w:val="008020A1"/>
    <w:rsid w:val="00802400"/>
    <w:rsid w:val="00802484"/>
    <w:rsid w:val="008027D1"/>
    <w:rsid w:val="00802D53"/>
    <w:rsid w:val="008031D5"/>
    <w:rsid w:val="00803C25"/>
    <w:rsid w:val="00803D5F"/>
    <w:rsid w:val="00803EA8"/>
    <w:rsid w:val="00803F51"/>
    <w:rsid w:val="00804329"/>
    <w:rsid w:val="008043DB"/>
    <w:rsid w:val="00804700"/>
    <w:rsid w:val="00804D5C"/>
    <w:rsid w:val="00804F53"/>
    <w:rsid w:val="0080516B"/>
    <w:rsid w:val="008054BA"/>
    <w:rsid w:val="00805AD9"/>
    <w:rsid w:val="008064E4"/>
    <w:rsid w:val="00806704"/>
    <w:rsid w:val="00806BB8"/>
    <w:rsid w:val="00806E82"/>
    <w:rsid w:val="00806E86"/>
    <w:rsid w:val="008073D4"/>
    <w:rsid w:val="0080797E"/>
    <w:rsid w:val="008079B9"/>
    <w:rsid w:val="00807B48"/>
    <w:rsid w:val="00807EB8"/>
    <w:rsid w:val="008101C4"/>
    <w:rsid w:val="00810C7A"/>
    <w:rsid w:val="00811103"/>
    <w:rsid w:val="00811236"/>
    <w:rsid w:val="008112E2"/>
    <w:rsid w:val="00811491"/>
    <w:rsid w:val="008116AA"/>
    <w:rsid w:val="00811B48"/>
    <w:rsid w:val="00811D49"/>
    <w:rsid w:val="0081227C"/>
    <w:rsid w:val="008126F9"/>
    <w:rsid w:val="00812B92"/>
    <w:rsid w:val="00812F27"/>
    <w:rsid w:val="00813041"/>
    <w:rsid w:val="008134B5"/>
    <w:rsid w:val="008137EE"/>
    <w:rsid w:val="008138EA"/>
    <w:rsid w:val="00813A7C"/>
    <w:rsid w:val="00813DEF"/>
    <w:rsid w:val="008148AD"/>
    <w:rsid w:val="008148B0"/>
    <w:rsid w:val="00814DAA"/>
    <w:rsid w:val="00815566"/>
    <w:rsid w:val="00815571"/>
    <w:rsid w:val="008157A3"/>
    <w:rsid w:val="0081598D"/>
    <w:rsid w:val="008161A5"/>
    <w:rsid w:val="008165E6"/>
    <w:rsid w:val="00816C64"/>
    <w:rsid w:val="00816D1F"/>
    <w:rsid w:val="00816E0A"/>
    <w:rsid w:val="0081710A"/>
    <w:rsid w:val="0081757E"/>
    <w:rsid w:val="0081781C"/>
    <w:rsid w:val="00817917"/>
    <w:rsid w:val="00817E6D"/>
    <w:rsid w:val="00817F6E"/>
    <w:rsid w:val="00820089"/>
    <w:rsid w:val="008207BC"/>
    <w:rsid w:val="00820E05"/>
    <w:rsid w:val="00821193"/>
    <w:rsid w:val="008211CF"/>
    <w:rsid w:val="0082129E"/>
    <w:rsid w:val="008213FD"/>
    <w:rsid w:val="0082146E"/>
    <w:rsid w:val="008216D1"/>
    <w:rsid w:val="00821A7E"/>
    <w:rsid w:val="00821E87"/>
    <w:rsid w:val="00822179"/>
    <w:rsid w:val="008223DC"/>
    <w:rsid w:val="0082255A"/>
    <w:rsid w:val="0082259C"/>
    <w:rsid w:val="00822610"/>
    <w:rsid w:val="008226CE"/>
    <w:rsid w:val="00822B87"/>
    <w:rsid w:val="00822C6C"/>
    <w:rsid w:val="00822CCA"/>
    <w:rsid w:val="00822F6A"/>
    <w:rsid w:val="0082300C"/>
    <w:rsid w:val="008230E4"/>
    <w:rsid w:val="00823127"/>
    <w:rsid w:val="00823264"/>
    <w:rsid w:val="008234AB"/>
    <w:rsid w:val="008234D3"/>
    <w:rsid w:val="00823510"/>
    <w:rsid w:val="00823577"/>
    <w:rsid w:val="008243FF"/>
    <w:rsid w:val="008244AB"/>
    <w:rsid w:val="008248C2"/>
    <w:rsid w:val="008248E6"/>
    <w:rsid w:val="00824B45"/>
    <w:rsid w:val="00824C22"/>
    <w:rsid w:val="00824C47"/>
    <w:rsid w:val="008252CF"/>
    <w:rsid w:val="008258C7"/>
    <w:rsid w:val="00825DE3"/>
    <w:rsid w:val="00826297"/>
    <w:rsid w:val="00826392"/>
    <w:rsid w:val="00826E35"/>
    <w:rsid w:val="0082717E"/>
    <w:rsid w:val="008271A1"/>
    <w:rsid w:val="008271A3"/>
    <w:rsid w:val="008277F9"/>
    <w:rsid w:val="00827D3C"/>
    <w:rsid w:val="008300A5"/>
    <w:rsid w:val="008303A9"/>
    <w:rsid w:val="00830EF3"/>
    <w:rsid w:val="0083128D"/>
    <w:rsid w:val="00831A5F"/>
    <w:rsid w:val="0083230B"/>
    <w:rsid w:val="008325ED"/>
    <w:rsid w:val="0083315D"/>
    <w:rsid w:val="00833647"/>
    <w:rsid w:val="008338B4"/>
    <w:rsid w:val="00833A2A"/>
    <w:rsid w:val="008343C6"/>
    <w:rsid w:val="00834AD4"/>
    <w:rsid w:val="00834AFB"/>
    <w:rsid w:val="00834B5A"/>
    <w:rsid w:val="00834B65"/>
    <w:rsid w:val="00834BEC"/>
    <w:rsid w:val="0083503A"/>
    <w:rsid w:val="008350EE"/>
    <w:rsid w:val="00835212"/>
    <w:rsid w:val="008356C8"/>
    <w:rsid w:val="00835AAF"/>
    <w:rsid w:val="00836900"/>
    <w:rsid w:val="00836933"/>
    <w:rsid w:val="00837215"/>
    <w:rsid w:val="00837573"/>
    <w:rsid w:val="00837654"/>
    <w:rsid w:val="00837802"/>
    <w:rsid w:val="00837B26"/>
    <w:rsid w:val="00837CA7"/>
    <w:rsid w:val="00837D23"/>
    <w:rsid w:val="00837DC5"/>
    <w:rsid w:val="008401D8"/>
    <w:rsid w:val="00840707"/>
    <w:rsid w:val="00840A6D"/>
    <w:rsid w:val="00840E53"/>
    <w:rsid w:val="008412FF"/>
    <w:rsid w:val="008416A1"/>
    <w:rsid w:val="0084176D"/>
    <w:rsid w:val="00841A11"/>
    <w:rsid w:val="00841A3B"/>
    <w:rsid w:val="00841B3F"/>
    <w:rsid w:val="00841BD8"/>
    <w:rsid w:val="00842772"/>
    <w:rsid w:val="00842834"/>
    <w:rsid w:val="00842B0F"/>
    <w:rsid w:val="00842B9C"/>
    <w:rsid w:val="00842D38"/>
    <w:rsid w:val="00842FD9"/>
    <w:rsid w:val="00843412"/>
    <w:rsid w:val="00843B1A"/>
    <w:rsid w:val="00843B4F"/>
    <w:rsid w:val="00844362"/>
    <w:rsid w:val="00844664"/>
    <w:rsid w:val="00844759"/>
    <w:rsid w:val="00844AA8"/>
    <w:rsid w:val="00844BDC"/>
    <w:rsid w:val="00844D45"/>
    <w:rsid w:val="008451F0"/>
    <w:rsid w:val="008453A7"/>
    <w:rsid w:val="008455DC"/>
    <w:rsid w:val="00845853"/>
    <w:rsid w:val="00845E35"/>
    <w:rsid w:val="008462A0"/>
    <w:rsid w:val="008463F6"/>
    <w:rsid w:val="0084686A"/>
    <w:rsid w:val="00846AD5"/>
    <w:rsid w:val="00847260"/>
    <w:rsid w:val="008478DA"/>
    <w:rsid w:val="00847A12"/>
    <w:rsid w:val="00847C49"/>
    <w:rsid w:val="00847D58"/>
    <w:rsid w:val="00850461"/>
    <w:rsid w:val="008508FF"/>
    <w:rsid w:val="00850ABB"/>
    <w:rsid w:val="00850D36"/>
    <w:rsid w:val="0085123B"/>
    <w:rsid w:val="00851913"/>
    <w:rsid w:val="00851919"/>
    <w:rsid w:val="00852356"/>
    <w:rsid w:val="008527BF"/>
    <w:rsid w:val="00852972"/>
    <w:rsid w:val="00852C1A"/>
    <w:rsid w:val="00852F48"/>
    <w:rsid w:val="00852F75"/>
    <w:rsid w:val="00852FA2"/>
    <w:rsid w:val="00853328"/>
    <w:rsid w:val="0085395D"/>
    <w:rsid w:val="00853B87"/>
    <w:rsid w:val="00853BB6"/>
    <w:rsid w:val="00853C25"/>
    <w:rsid w:val="00854299"/>
    <w:rsid w:val="0085449A"/>
    <w:rsid w:val="0085478B"/>
    <w:rsid w:val="00854FA8"/>
    <w:rsid w:val="0085501B"/>
    <w:rsid w:val="00855076"/>
    <w:rsid w:val="008553CB"/>
    <w:rsid w:val="00855B13"/>
    <w:rsid w:val="00855DB4"/>
    <w:rsid w:val="00855F34"/>
    <w:rsid w:val="00856038"/>
    <w:rsid w:val="00856697"/>
    <w:rsid w:val="00856830"/>
    <w:rsid w:val="00856DB7"/>
    <w:rsid w:val="00856F84"/>
    <w:rsid w:val="008570AD"/>
    <w:rsid w:val="00857221"/>
    <w:rsid w:val="0085755B"/>
    <w:rsid w:val="0085769B"/>
    <w:rsid w:val="008577F9"/>
    <w:rsid w:val="00857867"/>
    <w:rsid w:val="00857D45"/>
    <w:rsid w:val="00857DC7"/>
    <w:rsid w:val="00857E21"/>
    <w:rsid w:val="008604CE"/>
    <w:rsid w:val="00860640"/>
    <w:rsid w:val="00860BD1"/>
    <w:rsid w:val="00861797"/>
    <w:rsid w:val="00861874"/>
    <w:rsid w:val="00861A6A"/>
    <w:rsid w:val="00861B43"/>
    <w:rsid w:val="00861CC5"/>
    <w:rsid w:val="00861DCE"/>
    <w:rsid w:val="00861E23"/>
    <w:rsid w:val="00862132"/>
    <w:rsid w:val="008623B4"/>
    <w:rsid w:val="008623CB"/>
    <w:rsid w:val="0086263F"/>
    <w:rsid w:val="0086277A"/>
    <w:rsid w:val="00862A02"/>
    <w:rsid w:val="00862A49"/>
    <w:rsid w:val="008633F3"/>
    <w:rsid w:val="00863882"/>
    <w:rsid w:val="00863B77"/>
    <w:rsid w:val="00863C5A"/>
    <w:rsid w:val="00863D28"/>
    <w:rsid w:val="00864272"/>
    <w:rsid w:val="0086466C"/>
    <w:rsid w:val="00864D48"/>
    <w:rsid w:val="00864E75"/>
    <w:rsid w:val="0086590C"/>
    <w:rsid w:val="00865D9B"/>
    <w:rsid w:val="00866484"/>
    <w:rsid w:val="00866D9A"/>
    <w:rsid w:val="00867237"/>
    <w:rsid w:val="0086785D"/>
    <w:rsid w:val="00867B8C"/>
    <w:rsid w:val="0087006B"/>
    <w:rsid w:val="008703CB"/>
    <w:rsid w:val="00870BD0"/>
    <w:rsid w:val="00870F58"/>
    <w:rsid w:val="00871122"/>
    <w:rsid w:val="0087143A"/>
    <w:rsid w:val="0087151A"/>
    <w:rsid w:val="00871B20"/>
    <w:rsid w:val="00871F28"/>
    <w:rsid w:val="008720B5"/>
    <w:rsid w:val="0087239D"/>
    <w:rsid w:val="00872513"/>
    <w:rsid w:val="00872CC3"/>
    <w:rsid w:val="00872F98"/>
    <w:rsid w:val="008735E9"/>
    <w:rsid w:val="00873B74"/>
    <w:rsid w:val="00873BD1"/>
    <w:rsid w:val="00874020"/>
    <w:rsid w:val="0087403E"/>
    <w:rsid w:val="00874136"/>
    <w:rsid w:val="0087414E"/>
    <w:rsid w:val="00874495"/>
    <w:rsid w:val="008744B9"/>
    <w:rsid w:val="00874E7A"/>
    <w:rsid w:val="0087513F"/>
    <w:rsid w:val="008754BB"/>
    <w:rsid w:val="008755AE"/>
    <w:rsid w:val="00875CFC"/>
    <w:rsid w:val="008764C5"/>
    <w:rsid w:val="0087667F"/>
    <w:rsid w:val="00876AF0"/>
    <w:rsid w:val="00876F77"/>
    <w:rsid w:val="00876FC6"/>
    <w:rsid w:val="0087711A"/>
    <w:rsid w:val="0087761B"/>
    <w:rsid w:val="008778D8"/>
    <w:rsid w:val="00877D92"/>
    <w:rsid w:val="0088007A"/>
    <w:rsid w:val="00880441"/>
    <w:rsid w:val="00880590"/>
    <w:rsid w:val="008807FE"/>
    <w:rsid w:val="00880993"/>
    <w:rsid w:val="00880BC5"/>
    <w:rsid w:val="00881229"/>
    <w:rsid w:val="008813D1"/>
    <w:rsid w:val="00881600"/>
    <w:rsid w:val="0088176A"/>
    <w:rsid w:val="008817AD"/>
    <w:rsid w:val="00881BE0"/>
    <w:rsid w:val="00881E23"/>
    <w:rsid w:val="00881F55"/>
    <w:rsid w:val="00882675"/>
    <w:rsid w:val="00882A7D"/>
    <w:rsid w:val="00882C18"/>
    <w:rsid w:val="00882C7E"/>
    <w:rsid w:val="00882C96"/>
    <w:rsid w:val="008830DE"/>
    <w:rsid w:val="00883981"/>
    <w:rsid w:val="00883F5C"/>
    <w:rsid w:val="008844F5"/>
    <w:rsid w:val="00884507"/>
    <w:rsid w:val="00884545"/>
    <w:rsid w:val="00884A7B"/>
    <w:rsid w:val="00884B4C"/>
    <w:rsid w:val="00884C6F"/>
    <w:rsid w:val="00884FC4"/>
    <w:rsid w:val="0088554F"/>
    <w:rsid w:val="00885573"/>
    <w:rsid w:val="0088557B"/>
    <w:rsid w:val="008861EC"/>
    <w:rsid w:val="00886229"/>
    <w:rsid w:val="00886459"/>
    <w:rsid w:val="00886580"/>
    <w:rsid w:val="0088662A"/>
    <w:rsid w:val="0088671E"/>
    <w:rsid w:val="00886722"/>
    <w:rsid w:val="00886840"/>
    <w:rsid w:val="008869F3"/>
    <w:rsid w:val="00886AFF"/>
    <w:rsid w:val="00886B30"/>
    <w:rsid w:val="00886C3E"/>
    <w:rsid w:val="00886D4A"/>
    <w:rsid w:val="0088703D"/>
    <w:rsid w:val="00887345"/>
    <w:rsid w:val="00887617"/>
    <w:rsid w:val="00887D52"/>
    <w:rsid w:val="00887F9D"/>
    <w:rsid w:val="00890602"/>
    <w:rsid w:val="00891264"/>
    <w:rsid w:val="00891620"/>
    <w:rsid w:val="00891C4F"/>
    <w:rsid w:val="00891F5E"/>
    <w:rsid w:val="0089225B"/>
    <w:rsid w:val="008922FD"/>
    <w:rsid w:val="008924E1"/>
    <w:rsid w:val="00892719"/>
    <w:rsid w:val="008927FD"/>
    <w:rsid w:val="00893012"/>
    <w:rsid w:val="00893299"/>
    <w:rsid w:val="008933AC"/>
    <w:rsid w:val="00893648"/>
    <w:rsid w:val="00893AF1"/>
    <w:rsid w:val="00893E13"/>
    <w:rsid w:val="00893E8E"/>
    <w:rsid w:val="00894287"/>
    <w:rsid w:val="00894C6D"/>
    <w:rsid w:val="0089543D"/>
    <w:rsid w:val="008954B6"/>
    <w:rsid w:val="00895AC2"/>
    <w:rsid w:val="00896264"/>
    <w:rsid w:val="008965D9"/>
    <w:rsid w:val="0089677C"/>
    <w:rsid w:val="00896E0E"/>
    <w:rsid w:val="00896EB6"/>
    <w:rsid w:val="00897007"/>
    <w:rsid w:val="008971E6"/>
    <w:rsid w:val="00897471"/>
    <w:rsid w:val="00897788"/>
    <w:rsid w:val="00897C32"/>
    <w:rsid w:val="008A006F"/>
    <w:rsid w:val="008A00CD"/>
    <w:rsid w:val="008A0174"/>
    <w:rsid w:val="008A0399"/>
    <w:rsid w:val="008A059F"/>
    <w:rsid w:val="008A05F8"/>
    <w:rsid w:val="008A0701"/>
    <w:rsid w:val="008A0787"/>
    <w:rsid w:val="008A09C6"/>
    <w:rsid w:val="008A0A0F"/>
    <w:rsid w:val="008A1115"/>
    <w:rsid w:val="008A1780"/>
    <w:rsid w:val="008A1A1E"/>
    <w:rsid w:val="008A1AAD"/>
    <w:rsid w:val="008A1B45"/>
    <w:rsid w:val="008A27A5"/>
    <w:rsid w:val="008A28C3"/>
    <w:rsid w:val="008A2BAE"/>
    <w:rsid w:val="008A2BC9"/>
    <w:rsid w:val="008A3062"/>
    <w:rsid w:val="008A32B6"/>
    <w:rsid w:val="008A335B"/>
    <w:rsid w:val="008A34AA"/>
    <w:rsid w:val="008A3526"/>
    <w:rsid w:val="008A356C"/>
    <w:rsid w:val="008A37A1"/>
    <w:rsid w:val="008A3867"/>
    <w:rsid w:val="008A3D09"/>
    <w:rsid w:val="008A3D1B"/>
    <w:rsid w:val="008A3E12"/>
    <w:rsid w:val="008A41B6"/>
    <w:rsid w:val="008A4228"/>
    <w:rsid w:val="008A429D"/>
    <w:rsid w:val="008A42F6"/>
    <w:rsid w:val="008A4788"/>
    <w:rsid w:val="008A47FB"/>
    <w:rsid w:val="008A48AF"/>
    <w:rsid w:val="008A48D2"/>
    <w:rsid w:val="008A4D83"/>
    <w:rsid w:val="008A4F2C"/>
    <w:rsid w:val="008A50CC"/>
    <w:rsid w:val="008A5188"/>
    <w:rsid w:val="008A5321"/>
    <w:rsid w:val="008A5458"/>
    <w:rsid w:val="008A55D6"/>
    <w:rsid w:val="008A5A3D"/>
    <w:rsid w:val="008A5BE6"/>
    <w:rsid w:val="008A5E08"/>
    <w:rsid w:val="008A608B"/>
    <w:rsid w:val="008A6784"/>
    <w:rsid w:val="008A69EB"/>
    <w:rsid w:val="008A6AB1"/>
    <w:rsid w:val="008A6ADF"/>
    <w:rsid w:val="008A6D32"/>
    <w:rsid w:val="008A6E42"/>
    <w:rsid w:val="008A6F13"/>
    <w:rsid w:val="008A6F76"/>
    <w:rsid w:val="008A7323"/>
    <w:rsid w:val="008A748B"/>
    <w:rsid w:val="008A756D"/>
    <w:rsid w:val="008A77D5"/>
    <w:rsid w:val="008A7AE2"/>
    <w:rsid w:val="008B0251"/>
    <w:rsid w:val="008B0407"/>
    <w:rsid w:val="008B0727"/>
    <w:rsid w:val="008B08C8"/>
    <w:rsid w:val="008B0F1E"/>
    <w:rsid w:val="008B1915"/>
    <w:rsid w:val="008B1AD9"/>
    <w:rsid w:val="008B1CB6"/>
    <w:rsid w:val="008B1DD2"/>
    <w:rsid w:val="008B21B6"/>
    <w:rsid w:val="008B2550"/>
    <w:rsid w:val="008B2864"/>
    <w:rsid w:val="008B2ACF"/>
    <w:rsid w:val="008B2D9D"/>
    <w:rsid w:val="008B3068"/>
    <w:rsid w:val="008B307D"/>
    <w:rsid w:val="008B310E"/>
    <w:rsid w:val="008B32CF"/>
    <w:rsid w:val="008B34BE"/>
    <w:rsid w:val="008B37E5"/>
    <w:rsid w:val="008B3A56"/>
    <w:rsid w:val="008B4D04"/>
    <w:rsid w:val="008B51FC"/>
    <w:rsid w:val="008B524F"/>
    <w:rsid w:val="008B5615"/>
    <w:rsid w:val="008B6067"/>
    <w:rsid w:val="008B639A"/>
    <w:rsid w:val="008B670E"/>
    <w:rsid w:val="008B6B54"/>
    <w:rsid w:val="008B700B"/>
    <w:rsid w:val="008B7227"/>
    <w:rsid w:val="008B74AA"/>
    <w:rsid w:val="008B7578"/>
    <w:rsid w:val="008B7ADB"/>
    <w:rsid w:val="008B7CB9"/>
    <w:rsid w:val="008B7D53"/>
    <w:rsid w:val="008B7DE8"/>
    <w:rsid w:val="008B7F5E"/>
    <w:rsid w:val="008C0045"/>
    <w:rsid w:val="008C04E8"/>
    <w:rsid w:val="008C0545"/>
    <w:rsid w:val="008C0711"/>
    <w:rsid w:val="008C0844"/>
    <w:rsid w:val="008C0910"/>
    <w:rsid w:val="008C0ABD"/>
    <w:rsid w:val="008C0C03"/>
    <w:rsid w:val="008C103E"/>
    <w:rsid w:val="008C1145"/>
    <w:rsid w:val="008C12FC"/>
    <w:rsid w:val="008C14D8"/>
    <w:rsid w:val="008C16C1"/>
    <w:rsid w:val="008C192C"/>
    <w:rsid w:val="008C199A"/>
    <w:rsid w:val="008C1B34"/>
    <w:rsid w:val="008C1D2C"/>
    <w:rsid w:val="008C23AD"/>
    <w:rsid w:val="008C27C0"/>
    <w:rsid w:val="008C28DC"/>
    <w:rsid w:val="008C2FD1"/>
    <w:rsid w:val="008C3207"/>
    <w:rsid w:val="008C3806"/>
    <w:rsid w:val="008C38EB"/>
    <w:rsid w:val="008C3D55"/>
    <w:rsid w:val="008C3E52"/>
    <w:rsid w:val="008C403D"/>
    <w:rsid w:val="008C429E"/>
    <w:rsid w:val="008C42FA"/>
    <w:rsid w:val="008C44B0"/>
    <w:rsid w:val="008C48ED"/>
    <w:rsid w:val="008C536D"/>
    <w:rsid w:val="008C557E"/>
    <w:rsid w:val="008C572D"/>
    <w:rsid w:val="008C59F7"/>
    <w:rsid w:val="008C5B8B"/>
    <w:rsid w:val="008C5B9E"/>
    <w:rsid w:val="008C5CD0"/>
    <w:rsid w:val="008C5CD4"/>
    <w:rsid w:val="008C60D1"/>
    <w:rsid w:val="008C6601"/>
    <w:rsid w:val="008C67FE"/>
    <w:rsid w:val="008C6A05"/>
    <w:rsid w:val="008C6B52"/>
    <w:rsid w:val="008C6B91"/>
    <w:rsid w:val="008C6C96"/>
    <w:rsid w:val="008C6CEB"/>
    <w:rsid w:val="008C7042"/>
    <w:rsid w:val="008C707F"/>
    <w:rsid w:val="008C7172"/>
    <w:rsid w:val="008C7536"/>
    <w:rsid w:val="008C779D"/>
    <w:rsid w:val="008C7B1E"/>
    <w:rsid w:val="008D048B"/>
    <w:rsid w:val="008D058A"/>
    <w:rsid w:val="008D06C8"/>
    <w:rsid w:val="008D0882"/>
    <w:rsid w:val="008D09B1"/>
    <w:rsid w:val="008D0B33"/>
    <w:rsid w:val="008D0B77"/>
    <w:rsid w:val="008D0DD4"/>
    <w:rsid w:val="008D0E99"/>
    <w:rsid w:val="008D1957"/>
    <w:rsid w:val="008D1F72"/>
    <w:rsid w:val="008D1FD1"/>
    <w:rsid w:val="008D28D5"/>
    <w:rsid w:val="008D2B0D"/>
    <w:rsid w:val="008D2B7D"/>
    <w:rsid w:val="008D2D02"/>
    <w:rsid w:val="008D31F2"/>
    <w:rsid w:val="008D3223"/>
    <w:rsid w:val="008D3566"/>
    <w:rsid w:val="008D368D"/>
    <w:rsid w:val="008D3D03"/>
    <w:rsid w:val="008D3EE1"/>
    <w:rsid w:val="008D4011"/>
    <w:rsid w:val="008D4054"/>
    <w:rsid w:val="008D424E"/>
    <w:rsid w:val="008D4A40"/>
    <w:rsid w:val="008D4FE1"/>
    <w:rsid w:val="008D5759"/>
    <w:rsid w:val="008D5901"/>
    <w:rsid w:val="008D59D4"/>
    <w:rsid w:val="008D5B09"/>
    <w:rsid w:val="008D5BC0"/>
    <w:rsid w:val="008D5D7D"/>
    <w:rsid w:val="008D5E91"/>
    <w:rsid w:val="008D5F5F"/>
    <w:rsid w:val="008D667C"/>
    <w:rsid w:val="008D6810"/>
    <w:rsid w:val="008D6CE4"/>
    <w:rsid w:val="008D73F9"/>
    <w:rsid w:val="008D781C"/>
    <w:rsid w:val="008E00FA"/>
    <w:rsid w:val="008E01F8"/>
    <w:rsid w:val="008E05D1"/>
    <w:rsid w:val="008E0948"/>
    <w:rsid w:val="008E09F5"/>
    <w:rsid w:val="008E0B07"/>
    <w:rsid w:val="008E0D2B"/>
    <w:rsid w:val="008E0F66"/>
    <w:rsid w:val="008E1318"/>
    <w:rsid w:val="008E16A4"/>
    <w:rsid w:val="008E18F8"/>
    <w:rsid w:val="008E19EC"/>
    <w:rsid w:val="008E209D"/>
    <w:rsid w:val="008E237B"/>
    <w:rsid w:val="008E24A9"/>
    <w:rsid w:val="008E2609"/>
    <w:rsid w:val="008E2A1C"/>
    <w:rsid w:val="008E2A22"/>
    <w:rsid w:val="008E2FB9"/>
    <w:rsid w:val="008E314A"/>
    <w:rsid w:val="008E3275"/>
    <w:rsid w:val="008E3412"/>
    <w:rsid w:val="008E3A0A"/>
    <w:rsid w:val="008E3FA0"/>
    <w:rsid w:val="008E4168"/>
    <w:rsid w:val="008E421E"/>
    <w:rsid w:val="008E43D4"/>
    <w:rsid w:val="008E46AB"/>
    <w:rsid w:val="008E4809"/>
    <w:rsid w:val="008E4A68"/>
    <w:rsid w:val="008E4B2D"/>
    <w:rsid w:val="008E4F58"/>
    <w:rsid w:val="008E55A3"/>
    <w:rsid w:val="008E5938"/>
    <w:rsid w:val="008E5D20"/>
    <w:rsid w:val="008E5D75"/>
    <w:rsid w:val="008E5F51"/>
    <w:rsid w:val="008E6021"/>
    <w:rsid w:val="008E624A"/>
    <w:rsid w:val="008E660E"/>
    <w:rsid w:val="008E6FDF"/>
    <w:rsid w:val="008E742A"/>
    <w:rsid w:val="008E7EA8"/>
    <w:rsid w:val="008F011A"/>
    <w:rsid w:val="008F02FF"/>
    <w:rsid w:val="008F0A32"/>
    <w:rsid w:val="008F0AC4"/>
    <w:rsid w:val="008F10BB"/>
    <w:rsid w:val="008F1513"/>
    <w:rsid w:val="008F1BF8"/>
    <w:rsid w:val="008F2375"/>
    <w:rsid w:val="008F299A"/>
    <w:rsid w:val="008F2A34"/>
    <w:rsid w:val="008F2A4B"/>
    <w:rsid w:val="008F2B8F"/>
    <w:rsid w:val="008F2C09"/>
    <w:rsid w:val="008F2C54"/>
    <w:rsid w:val="008F309C"/>
    <w:rsid w:val="008F3384"/>
    <w:rsid w:val="008F35C4"/>
    <w:rsid w:val="008F35F7"/>
    <w:rsid w:val="008F395B"/>
    <w:rsid w:val="008F3BE4"/>
    <w:rsid w:val="008F3FA6"/>
    <w:rsid w:val="008F41D1"/>
    <w:rsid w:val="008F4459"/>
    <w:rsid w:val="008F46BC"/>
    <w:rsid w:val="008F4A70"/>
    <w:rsid w:val="008F5202"/>
    <w:rsid w:val="008F55CF"/>
    <w:rsid w:val="008F5A9A"/>
    <w:rsid w:val="008F5AFB"/>
    <w:rsid w:val="008F68DE"/>
    <w:rsid w:val="008F69AD"/>
    <w:rsid w:val="008F6B5D"/>
    <w:rsid w:val="008F6C25"/>
    <w:rsid w:val="008F7211"/>
    <w:rsid w:val="008F7E88"/>
    <w:rsid w:val="008F7EEF"/>
    <w:rsid w:val="00900249"/>
    <w:rsid w:val="0090059F"/>
    <w:rsid w:val="009006E4"/>
    <w:rsid w:val="009008A5"/>
    <w:rsid w:val="00900C03"/>
    <w:rsid w:val="009011A5"/>
    <w:rsid w:val="0090126A"/>
    <w:rsid w:val="009019BC"/>
    <w:rsid w:val="00901B80"/>
    <w:rsid w:val="00901F42"/>
    <w:rsid w:val="009023CF"/>
    <w:rsid w:val="009023DD"/>
    <w:rsid w:val="00902474"/>
    <w:rsid w:val="0090275E"/>
    <w:rsid w:val="00902B1A"/>
    <w:rsid w:val="00902D80"/>
    <w:rsid w:val="00902E78"/>
    <w:rsid w:val="00902F55"/>
    <w:rsid w:val="0090317B"/>
    <w:rsid w:val="00903327"/>
    <w:rsid w:val="009033A1"/>
    <w:rsid w:val="009037DF"/>
    <w:rsid w:val="00903B21"/>
    <w:rsid w:val="00903DA3"/>
    <w:rsid w:val="0090408A"/>
    <w:rsid w:val="009040AF"/>
    <w:rsid w:val="009041A7"/>
    <w:rsid w:val="00904556"/>
    <w:rsid w:val="00904F41"/>
    <w:rsid w:val="009053AB"/>
    <w:rsid w:val="00905978"/>
    <w:rsid w:val="009063F1"/>
    <w:rsid w:val="009064F1"/>
    <w:rsid w:val="00906514"/>
    <w:rsid w:val="00906687"/>
    <w:rsid w:val="00906B2A"/>
    <w:rsid w:val="0090705C"/>
    <w:rsid w:val="009070CB"/>
    <w:rsid w:val="00907222"/>
    <w:rsid w:val="0090740A"/>
    <w:rsid w:val="00907AA7"/>
    <w:rsid w:val="009103ED"/>
    <w:rsid w:val="00910565"/>
    <w:rsid w:val="009107DE"/>
    <w:rsid w:val="00910964"/>
    <w:rsid w:val="00911264"/>
    <w:rsid w:val="009116ED"/>
    <w:rsid w:val="00911806"/>
    <w:rsid w:val="00911946"/>
    <w:rsid w:val="00911E4C"/>
    <w:rsid w:val="0091219F"/>
    <w:rsid w:val="0091223D"/>
    <w:rsid w:val="0091225D"/>
    <w:rsid w:val="009125E3"/>
    <w:rsid w:val="00912FBD"/>
    <w:rsid w:val="00913450"/>
    <w:rsid w:val="009135CE"/>
    <w:rsid w:val="009137BE"/>
    <w:rsid w:val="00913D23"/>
    <w:rsid w:val="00913FA4"/>
    <w:rsid w:val="009143A5"/>
    <w:rsid w:val="0091460B"/>
    <w:rsid w:val="00914BB9"/>
    <w:rsid w:val="00914CC0"/>
    <w:rsid w:val="00914E9A"/>
    <w:rsid w:val="009155D4"/>
    <w:rsid w:val="0091581C"/>
    <w:rsid w:val="00915A49"/>
    <w:rsid w:val="00915D1D"/>
    <w:rsid w:val="00915F3E"/>
    <w:rsid w:val="009164CF"/>
    <w:rsid w:val="009168CA"/>
    <w:rsid w:val="00916A1E"/>
    <w:rsid w:val="00916AA0"/>
    <w:rsid w:val="00916BB1"/>
    <w:rsid w:val="00916F7D"/>
    <w:rsid w:val="009170B2"/>
    <w:rsid w:val="00917EF5"/>
    <w:rsid w:val="009202BB"/>
    <w:rsid w:val="00920401"/>
    <w:rsid w:val="009204A8"/>
    <w:rsid w:val="00920A82"/>
    <w:rsid w:val="00920B76"/>
    <w:rsid w:val="00920C5A"/>
    <w:rsid w:val="00920E93"/>
    <w:rsid w:val="0092109C"/>
    <w:rsid w:val="00921383"/>
    <w:rsid w:val="00921522"/>
    <w:rsid w:val="00921526"/>
    <w:rsid w:val="00921574"/>
    <w:rsid w:val="00921C69"/>
    <w:rsid w:val="00921D7C"/>
    <w:rsid w:val="00921E9A"/>
    <w:rsid w:val="00922973"/>
    <w:rsid w:val="00923138"/>
    <w:rsid w:val="009231FA"/>
    <w:rsid w:val="0092355D"/>
    <w:rsid w:val="00923775"/>
    <w:rsid w:val="00923793"/>
    <w:rsid w:val="0092390E"/>
    <w:rsid w:val="00923CDE"/>
    <w:rsid w:val="009240F9"/>
    <w:rsid w:val="00924123"/>
    <w:rsid w:val="009242BF"/>
    <w:rsid w:val="0092439D"/>
    <w:rsid w:val="00924653"/>
    <w:rsid w:val="00924AA5"/>
    <w:rsid w:val="00924B71"/>
    <w:rsid w:val="00924FB5"/>
    <w:rsid w:val="009254DF"/>
    <w:rsid w:val="00925890"/>
    <w:rsid w:val="009259AD"/>
    <w:rsid w:val="009264EF"/>
    <w:rsid w:val="009264FD"/>
    <w:rsid w:val="009267E9"/>
    <w:rsid w:val="00926A67"/>
    <w:rsid w:val="00927013"/>
    <w:rsid w:val="009272D7"/>
    <w:rsid w:val="009273A7"/>
    <w:rsid w:val="009274C8"/>
    <w:rsid w:val="00927869"/>
    <w:rsid w:val="009278B5"/>
    <w:rsid w:val="00927992"/>
    <w:rsid w:val="00927AD3"/>
    <w:rsid w:val="00927D1D"/>
    <w:rsid w:val="009303DD"/>
    <w:rsid w:val="00930589"/>
    <w:rsid w:val="0093082E"/>
    <w:rsid w:val="00930DD6"/>
    <w:rsid w:val="00930F8C"/>
    <w:rsid w:val="0093125A"/>
    <w:rsid w:val="0093140C"/>
    <w:rsid w:val="00931489"/>
    <w:rsid w:val="00931581"/>
    <w:rsid w:val="0093159F"/>
    <w:rsid w:val="00932048"/>
    <w:rsid w:val="0093249C"/>
    <w:rsid w:val="009329E2"/>
    <w:rsid w:val="00932B6A"/>
    <w:rsid w:val="00932EBA"/>
    <w:rsid w:val="00932FD3"/>
    <w:rsid w:val="00933D07"/>
    <w:rsid w:val="009340CE"/>
    <w:rsid w:val="0093423E"/>
    <w:rsid w:val="009349F9"/>
    <w:rsid w:val="00934E38"/>
    <w:rsid w:val="00935062"/>
    <w:rsid w:val="009350D4"/>
    <w:rsid w:val="009352F4"/>
    <w:rsid w:val="00935466"/>
    <w:rsid w:val="00935536"/>
    <w:rsid w:val="0093562C"/>
    <w:rsid w:val="0093574C"/>
    <w:rsid w:val="00935852"/>
    <w:rsid w:val="00935ED6"/>
    <w:rsid w:val="009363DD"/>
    <w:rsid w:val="00936552"/>
    <w:rsid w:val="0093661B"/>
    <w:rsid w:val="009367F7"/>
    <w:rsid w:val="00936919"/>
    <w:rsid w:val="00936F6E"/>
    <w:rsid w:val="00936F9F"/>
    <w:rsid w:val="0093706F"/>
    <w:rsid w:val="009375BF"/>
    <w:rsid w:val="00937908"/>
    <w:rsid w:val="00937ABC"/>
    <w:rsid w:val="00940049"/>
    <w:rsid w:val="0094016B"/>
    <w:rsid w:val="0094020C"/>
    <w:rsid w:val="0094046C"/>
    <w:rsid w:val="0094068F"/>
    <w:rsid w:val="009408C8"/>
    <w:rsid w:val="00940BE0"/>
    <w:rsid w:val="009414B7"/>
    <w:rsid w:val="00941720"/>
    <w:rsid w:val="00941ECD"/>
    <w:rsid w:val="00942453"/>
    <w:rsid w:val="00942504"/>
    <w:rsid w:val="0094279B"/>
    <w:rsid w:val="009427BA"/>
    <w:rsid w:val="0094295A"/>
    <w:rsid w:val="00942BF1"/>
    <w:rsid w:val="00942CDB"/>
    <w:rsid w:val="00942D26"/>
    <w:rsid w:val="0094330D"/>
    <w:rsid w:val="009437BE"/>
    <w:rsid w:val="00943A0A"/>
    <w:rsid w:val="00943A5C"/>
    <w:rsid w:val="00943D1C"/>
    <w:rsid w:val="00943E29"/>
    <w:rsid w:val="009441F1"/>
    <w:rsid w:val="00944B98"/>
    <w:rsid w:val="00944BD7"/>
    <w:rsid w:val="00944CB4"/>
    <w:rsid w:val="00944CC1"/>
    <w:rsid w:val="009456F8"/>
    <w:rsid w:val="00945762"/>
    <w:rsid w:val="00945A01"/>
    <w:rsid w:val="00945F8B"/>
    <w:rsid w:val="0094645B"/>
    <w:rsid w:val="009468D0"/>
    <w:rsid w:val="00946A97"/>
    <w:rsid w:val="00946EAB"/>
    <w:rsid w:val="00947033"/>
    <w:rsid w:val="009470D0"/>
    <w:rsid w:val="009472DC"/>
    <w:rsid w:val="00947308"/>
    <w:rsid w:val="00947391"/>
    <w:rsid w:val="009473C2"/>
    <w:rsid w:val="00947802"/>
    <w:rsid w:val="0094781F"/>
    <w:rsid w:val="00947934"/>
    <w:rsid w:val="00947939"/>
    <w:rsid w:val="009479FB"/>
    <w:rsid w:val="00950446"/>
    <w:rsid w:val="0095044F"/>
    <w:rsid w:val="009509B0"/>
    <w:rsid w:val="00950EB7"/>
    <w:rsid w:val="00951F87"/>
    <w:rsid w:val="00952285"/>
    <w:rsid w:val="00952315"/>
    <w:rsid w:val="009526A2"/>
    <w:rsid w:val="00952BA2"/>
    <w:rsid w:val="009532BE"/>
    <w:rsid w:val="00953398"/>
    <w:rsid w:val="0095340E"/>
    <w:rsid w:val="00953C12"/>
    <w:rsid w:val="00953D4C"/>
    <w:rsid w:val="00953F96"/>
    <w:rsid w:val="00954395"/>
    <w:rsid w:val="009543E4"/>
    <w:rsid w:val="0095452A"/>
    <w:rsid w:val="0095611E"/>
    <w:rsid w:val="0095619C"/>
    <w:rsid w:val="00956E56"/>
    <w:rsid w:val="00956F28"/>
    <w:rsid w:val="00956F73"/>
    <w:rsid w:val="0095745A"/>
    <w:rsid w:val="00957574"/>
    <w:rsid w:val="009578C3"/>
    <w:rsid w:val="00957C6E"/>
    <w:rsid w:val="00957F53"/>
    <w:rsid w:val="009601F3"/>
    <w:rsid w:val="0096067A"/>
    <w:rsid w:val="00960736"/>
    <w:rsid w:val="009608D5"/>
    <w:rsid w:val="009609D0"/>
    <w:rsid w:val="00960AFE"/>
    <w:rsid w:val="00960F10"/>
    <w:rsid w:val="0096181E"/>
    <w:rsid w:val="0096227E"/>
    <w:rsid w:val="009623F1"/>
    <w:rsid w:val="00962622"/>
    <w:rsid w:val="009628EE"/>
    <w:rsid w:val="0096295A"/>
    <w:rsid w:val="00962AFC"/>
    <w:rsid w:val="00962F8A"/>
    <w:rsid w:val="00963389"/>
    <w:rsid w:val="009634C3"/>
    <w:rsid w:val="0096398D"/>
    <w:rsid w:val="00963A51"/>
    <w:rsid w:val="00963D90"/>
    <w:rsid w:val="00963F21"/>
    <w:rsid w:val="009643F7"/>
    <w:rsid w:val="00964649"/>
    <w:rsid w:val="009647BA"/>
    <w:rsid w:val="00964A9D"/>
    <w:rsid w:val="00964BCE"/>
    <w:rsid w:val="00965095"/>
    <w:rsid w:val="009652B8"/>
    <w:rsid w:val="009653E7"/>
    <w:rsid w:val="009656F0"/>
    <w:rsid w:val="00965D01"/>
    <w:rsid w:val="00965D66"/>
    <w:rsid w:val="0096600C"/>
    <w:rsid w:val="009660DD"/>
    <w:rsid w:val="009662BD"/>
    <w:rsid w:val="009663C3"/>
    <w:rsid w:val="0096696C"/>
    <w:rsid w:val="00966D26"/>
    <w:rsid w:val="009670E3"/>
    <w:rsid w:val="009672AC"/>
    <w:rsid w:val="00967A58"/>
    <w:rsid w:val="00967ABF"/>
    <w:rsid w:val="00967D9A"/>
    <w:rsid w:val="0097001B"/>
    <w:rsid w:val="009700A3"/>
    <w:rsid w:val="00970172"/>
    <w:rsid w:val="0097047B"/>
    <w:rsid w:val="00970619"/>
    <w:rsid w:val="00970C96"/>
    <w:rsid w:val="0097109F"/>
    <w:rsid w:val="00971A1C"/>
    <w:rsid w:val="00971D00"/>
    <w:rsid w:val="0097236F"/>
    <w:rsid w:val="00972CE8"/>
    <w:rsid w:val="00973494"/>
    <w:rsid w:val="00973699"/>
    <w:rsid w:val="00973D5F"/>
    <w:rsid w:val="00973D79"/>
    <w:rsid w:val="00973E25"/>
    <w:rsid w:val="00973F10"/>
    <w:rsid w:val="009744D9"/>
    <w:rsid w:val="00974871"/>
    <w:rsid w:val="00975195"/>
    <w:rsid w:val="00975526"/>
    <w:rsid w:val="00975AD2"/>
    <w:rsid w:val="00975D95"/>
    <w:rsid w:val="00975E68"/>
    <w:rsid w:val="00975F84"/>
    <w:rsid w:val="009761A5"/>
    <w:rsid w:val="0097621E"/>
    <w:rsid w:val="009763EE"/>
    <w:rsid w:val="00976832"/>
    <w:rsid w:val="0097692A"/>
    <w:rsid w:val="00976C9E"/>
    <w:rsid w:val="00976F0A"/>
    <w:rsid w:val="009771E6"/>
    <w:rsid w:val="0097757B"/>
    <w:rsid w:val="009776DB"/>
    <w:rsid w:val="00977BA7"/>
    <w:rsid w:val="00977BD6"/>
    <w:rsid w:val="00977D98"/>
    <w:rsid w:val="00977DE4"/>
    <w:rsid w:val="00980819"/>
    <w:rsid w:val="009809B1"/>
    <w:rsid w:val="00980B6C"/>
    <w:rsid w:val="00980CAC"/>
    <w:rsid w:val="00980CD1"/>
    <w:rsid w:val="00980D96"/>
    <w:rsid w:val="00981077"/>
    <w:rsid w:val="009815C0"/>
    <w:rsid w:val="009819E3"/>
    <w:rsid w:val="00981DDA"/>
    <w:rsid w:val="00981EC1"/>
    <w:rsid w:val="00982519"/>
    <w:rsid w:val="00982B9E"/>
    <w:rsid w:val="00982DEB"/>
    <w:rsid w:val="00982E31"/>
    <w:rsid w:val="009841F4"/>
    <w:rsid w:val="009843B2"/>
    <w:rsid w:val="009844DF"/>
    <w:rsid w:val="00984609"/>
    <w:rsid w:val="009847EF"/>
    <w:rsid w:val="00984953"/>
    <w:rsid w:val="00984C37"/>
    <w:rsid w:val="00984E87"/>
    <w:rsid w:val="00984EBC"/>
    <w:rsid w:val="00985075"/>
    <w:rsid w:val="009850F7"/>
    <w:rsid w:val="00985297"/>
    <w:rsid w:val="00985593"/>
    <w:rsid w:val="009857D0"/>
    <w:rsid w:val="00985BD8"/>
    <w:rsid w:val="00985CEC"/>
    <w:rsid w:val="00985CF3"/>
    <w:rsid w:val="00985D03"/>
    <w:rsid w:val="00985DF0"/>
    <w:rsid w:val="00986664"/>
    <w:rsid w:val="0098675D"/>
    <w:rsid w:val="00986834"/>
    <w:rsid w:val="009870D8"/>
    <w:rsid w:val="00990398"/>
    <w:rsid w:val="0099068A"/>
    <w:rsid w:val="00990AEF"/>
    <w:rsid w:val="00990DD0"/>
    <w:rsid w:val="00990E04"/>
    <w:rsid w:val="00991371"/>
    <w:rsid w:val="00991600"/>
    <w:rsid w:val="00991816"/>
    <w:rsid w:val="00991DFD"/>
    <w:rsid w:val="00991FD2"/>
    <w:rsid w:val="00992055"/>
    <w:rsid w:val="00992163"/>
    <w:rsid w:val="00992867"/>
    <w:rsid w:val="0099298B"/>
    <w:rsid w:val="009929FD"/>
    <w:rsid w:val="00993033"/>
    <w:rsid w:val="00993273"/>
    <w:rsid w:val="00993682"/>
    <w:rsid w:val="00993A5E"/>
    <w:rsid w:val="00993F52"/>
    <w:rsid w:val="00993F8C"/>
    <w:rsid w:val="009942B7"/>
    <w:rsid w:val="00994366"/>
    <w:rsid w:val="00994418"/>
    <w:rsid w:val="00994843"/>
    <w:rsid w:val="00994FCD"/>
    <w:rsid w:val="009951FC"/>
    <w:rsid w:val="009954F5"/>
    <w:rsid w:val="009955CF"/>
    <w:rsid w:val="00995757"/>
    <w:rsid w:val="0099597B"/>
    <w:rsid w:val="0099636F"/>
    <w:rsid w:val="00996B98"/>
    <w:rsid w:val="00996E31"/>
    <w:rsid w:val="0099746C"/>
    <w:rsid w:val="00997BEC"/>
    <w:rsid w:val="00997E6E"/>
    <w:rsid w:val="009A00F2"/>
    <w:rsid w:val="009A0365"/>
    <w:rsid w:val="009A0526"/>
    <w:rsid w:val="009A0563"/>
    <w:rsid w:val="009A05E5"/>
    <w:rsid w:val="009A09FD"/>
    <w:rsid w:val="009A0AEE"/>
    <w:rsid w:val="009A0CE7"/>
    <w:rsid w:val="009A0D7A"/>
    <w:rsid w:val="009A0F63"/>
    <w:rsid w:val="009A1A3D"/>
    <w:rsid w:val="009A1CD3"/>
    <w:rsid w:val="009A211D"/>
    <w:rsid w:val="009A27D9"/>
    <w:rsid w:val="009A334B"/>
    <w:rsid w:val="009A33F7"/>
    <w:rsid w:val="009A34E7"/>
    <w:rsid w:val="009A3546"/>
    <w:rsid w:val="009A35EC"/>
    <w:rsid w:val="009A3648"/>
    <w:rsid w:val="009A36AE"/>
    <w:rsid w:val="009A3B38"/>
    <w:rsid w:val="009A43C7"/>
    <w:rsid w:val="009A43C9"/>
    <w:rsid w:val="009A4948"/>
    <w:rsid w:val="009A4E10"/>
    <w:rsid w:val="009A4E8F"/>
    <w:rsid w:val="009A56B3"/>
    <w:rsid w:val="009A5BA0"/>
    <w:rsid w:val="009A5C21"/>
    <w:rsid w:val="009A5CE7"/>
    <w:rsid w:val="009A5E96"/>
    <w:rsid w:val="009A5FF4"/>
    <w:rsid w:val="009A6008"/>
    <w:rsid w:val="009A62C4"/>
    <w:rsid w:val="009A63CA"/>
    <w:rsid w:val="009A6722"/>
    <w:rsid w:val="009A72C9"/>
    <w:rsid w:val="009A7941"/>
    <w:rsid w:val="009A7987"/>
    <w:rsid w:val="009A79C3"/>
    <w:rsid w:val="009A7F26"/>
    <w:rsid w:val="009A7FBB"/>
    <w:rsid w:val="009B0451"/>
    <w:rsid w:val="009B058D"/>
    <w:rsid w:val="009B05F7"/>
    <w:rsid w:val="009B0B1C"/>
    <w:rsid w:val="009B11F3"/>
    <w:rsid w:val="009B1214"/>
    <w:rsid w:val="009B1AB1"/>
    <w:rsid w:val="009B1B8A"/>
    <w:rsid w:val="009B1BD0"/>
    <w:rsid w:val="009B225E"/>
    <w:rsid w:val="009B232A"/>
    <w:rsid w:val="009B29AC"/>
    <w:rsid w:val="009B2D7D"/>
    <w:rsid w:val="009B2FC4"/>
    <w:rsid w:val="009B3425"/>
    <w:rsid w:val="009B38BE"/>
    <w:rsid w:val="009B38D8"/>
    <w:rsid w:val="009B39B3"/>
    <w:rsid w:val="009B3A89"/>
    <w:rsid w:val="009B3C07"/>
    <w:rsid w:val="009B3FD2"/>
    <w:rsid w:val="009B43E7"/>
    <w:rsid w:val="009B488C"/>
    <w:rsid w:val="009B4E91"/>
    <w:rsid w:val="009B4F39"/>
    <w:rsid w:val="009B4FAE"/>
    <w:rsid w:val="009B5361"/>
    <w:rsid w:val="009B5F35"/>
    <w:rsid w:val="009B6216"/>
    <w:rsid w:val="009B62F6"/>
    <w:rsid w:val="009B64F8"/>
    <w:rsid w:val="009B6CC7"/>
    <w:rsid w:val="009B6CEE"/>
    <w:rsid w:val="009B70D1"/>
    <w:rsid w:val="009B7201"/>
    <w:rsid w:val="009B724D"/>
    <w:rsid w:val="009B7357"/>
    <w:rsid w:val="009B75A6"/>
    <w:rsid w:val="009B7D90"/>
    <w:rsid w:val="009B7EC1"/>
    <w:rsid w:val="009B7EFB"/>
    <w:rsid w:val="009B7F8C"/>
    <w:rsid w:val="009C0074"/>
    <w:rsid w:val="009C0094"/>
    <w:rsid w:val="009C009A"/>
    <w:rsid w:val="009C026F"/>
    <w:rsid w:val="009C19BA"/>
    <w:rsid w:val="009C1A45"/>
    <w:rsid w:val="009C1BC0"/>
    <w:rsid w:val="009C1D59"/>
    <w:rsid w:val="009C201B"/>
    <w:rsid w:val="009C230C"/>
    <w:rsid w:val="009C2362"/>
    <w:rsid w:val="009C2512"/>
    <w:rsid w:val="009C279B"/>
    <w:rsid w:val="009C2BB2"/>
    <w:rsid w:val="009C2DD2"/>
    <w:rsid w:val="009C30FC"/>
    <w:rsid w:val="009C34E1"/>
    <w:rsid w:val="009C35D0"/>
    <w:rsid w:val="009C3ABD"/>
    <w:rsid w:val="009C431A"/>
    <w:rsid w:val="009C43D8"/>
    <w:rsid w:val="009C4457"/>
    <w:rsid w:val="009C447F"/>
    <w:rsid w:val="009C4756"/>
    <w:rsid w:val="009C47EE"/>
    <w:rsid w:val="009C4907"/>
    <w:rsid w:val="009C490C"/>
    <w:rsid w:val="009C4919"/>
    <w:rsid w:val="009C4F48"/>
    <w:rsid w:val="009C51B5"/>
    <w:rsid w:val="009C52F6"/>
    <w:rsid w:val="009C54F5"/>
    <w:rsid w:val="009C5866"/>
    <w:rsid w:val="009C58AD"/>
    <w:rsid w:val="009C5D1E"/>
    <w:rsid w:val="009C5DCE"/>
    <w:rsid w:val="009C6173"/>
    <w:rsid w:val="009C668C"/>
    <w:rsid w:val="009C673D"/>
    <w:rsid w:val="009C690C"/>
    <w:rsid w:val="009C69DF"/>
    <w:rsid w:val="009C6C51"/>
    <w:rsid w:val="009C6CE5"/>
    <w:rsid w:val="009C6EAC"/>
    <w:rsid w:val="009C78B0"/>
    <w:rsid w:val="009D126F"/>
    <w:rsid w:val="009D1A92"/>
    <w:rsid w:val="009D1CF0"/>
    <w:rsid w:val="009D2275"/>
    <w:rsid w:val="009D2507"/>
    <w:rsid w:val="009D2531"/>
    <w:rsid w:val="009D2BA6"/>
    <w:rsid w:val="009D2CB9"/>
    <w:rsid w:val="009D3028"/>
    <w:rsid w:val="009D3034"/>
    <w:rsid w:val="009D3057"/>
    <w:rsid w:val="009D36CC"/>
    <w:rsid w:val="009D38A2"/>
    <w:rsid w:val="009D3BC6"/>
    <w:rsid w:val="009D3D75"/>
    <w:rsid w:val="009D3FE7"/>
    <w:rsid w:val="009D4145"/>
    <w:rsid w:val="009D51FF"/>
    <w:rsid w:val="009D5201"/>
    <w:rsid w:val="009D548C"/>
    <w:rsid w:val="009D556F"/>
    <w:rsid w:val="009D5570"/>
    <w:rsid w:val="009D55A7"/>
    <w:rsid w:val="009D5807"/>
    <w:rsid w:val="009D5C10"/>
    <w:rsid w:val="009D6385"/>
    <w:rsid w:val="009D662C"/>
    <w:rsid w:val="009D6990"/>
    <w:rsid w:val="009D6A63"/>
    <w:rsid w:val="009D6E7C"/>
    <w:rsid w:val="009D70A9"/>
    <w:rsid w:val="009D718F"/>
    <w:rsid w:val="009D7919"/>
    <w:rsid w:val="009D7A82"/>
    <w:rsid w:val="009D7C8F"/>
    <w:rsid w:val="009E04B6"/>
    <w:rsid w:val="009E0851"/>
    <w:rsid w:val="009E08B4"/>
    <w:rsid w:val="009E0C4A"/>
    <w:rsid w:val="009E0E4F"/>
    <w:rsid w:val="009E0EE4"/>
    <w:rsid w:val="009E11FD"/>
    <w:rsid w:val="009E12B2"/>
    <w:rsid w:val="009E13EA"/>
    <w:rsid w:val="009E16A5"/>
    <w:rsid w:val="009E1BF1"/>
    <w:rsid w:val="009E1C10"/>
    <w:rsid w:val="009E1F68"/>
    <w:rsid w:val="009E21BA"/>
    <w:rsid w:val="009E2D5C"/>
    <w:rsid w:val="009E34CC"/>
    <w:rsid w:val="009E34E7"/>
    <w:rsid w:val="009E35E8"/>
    <w:rsid w:val="009E3D32"/>
    <w:rsid w:val="009E40D1"/>
    <w:rsid w:val="009E41E6"/>
    <w:rsid w:val="009E4224"/>
    <w:rsid w:val="009E42C2"/>
    <w:rsid w:val="009E4330"/>
    <w:rsid w:val="009E49A4"/>
    <w:rsid w:val="009E4CAC"/>
    <w:rsid w:val="009E4E62"/>
    <w:rsid w:val="009E4F2C"/>
    <w:rsid w:val="009E4F5C"/>
    <w:rsid w:val="009E563D"/>
    <w:rsid w:val="009E5AF1"/>
    <w:rsid w:val="009E6196"/>
    <w:rsid w:val="009E6499"/>
    <w:rsid w:val="009E6697"/>
    <w:rsid w:val="009E6A0F"/>
    <w:rsid w:val="009E6EA1"/>
    <w:rsid w:val="009E6F2D"/>
    <w:rsid w:val="009E7B1A"/>
    <w:rsid w:val="009E7CA0"/>
    <w:rsid w:val="009E7CEA"/>
    <w:rsid w:val="009E7E79"/>
    <w:rsid w:val="009F03EB"/>
    <w:rsid w:val="009F082F"/>
    <w:rsid w:val="009F087C"/>
    <w:rsid w:val="009F11BD"/>
    <w:rsid w:val="009F150B"/>
    <w:rsid w:val="009F1784"/>
    <w:rsid w:val="009F1DD3"/>
    <w:rsid w:val="009F1F42"/>
    <w:rsid w:val="009F2092"/>
    <w:rsid w:val="009F2105"/>
    <w:rsid w:val="009F276E"/>
    <w:rsid w:val="009F277F"/>
    <w:rsid w:val="009F2D5C"/>
    <w:rsid w:val="009F3353"/>
    <w:rsid w:val="009F366D"/>
    <w:rsid w:val="009F3833"/>
    <w:rsid w:val="009F3C8D"/>
    <w:rsid w:val="009F434D"/>
    <w:rsid w:val="009F471A"/>
    <w:rsid w:val="009F47E1"/>
    <w:rsid w:val="009F4A49"/>
    <w:rsid w:val="009F4B68"/>
    <w:rsid w:val="009F4C53"/>
    <w:rsid w:val="009F528B"/>
    <w:rsid w:val="009F5DDC"/>
    <w:rsid w:val="009F5FA2"/>
    <w:rsid w:val="009F618D"/>
    <w:rsid w:val="009F630B"/>
    <w:rsid w:val="009F6394"/>
    <w:rsid w:val="009F72AA"/>
    <w:rsid w:val="009F7873"/>
    <w:rsid w:val="009F7AFA"/>
    <w:rsid w:val="009F7EC3"/>
    <w:rsid w:val="009F7FC3"/>
    <w:rsid w:val="00A00653"/>
    <w:rsid w:val="00A00AC3"/>
    <w:rsid w:val="00A00E26"/>
    <w:rsid w:val="00A00E45"/>
    <w:rsid w:val="00A0131A"/>
    <w:rsid w:val="00A013EB"/>
    <w:rsid w:val="00A01746"/>
    <w:rsid w:val="00A017DA"/>
    <w:rsid w:val="00A0190F"/>
    <w:rsid w:val="00A01E50"/>
    <w:rsid w:val="00A0210C"/>
    <w:rsid w:val="00A0290D"/>
    <w:rsid w:val="00A029EA"/>
    <w:rsid w:val="00A02AE1"/>
    <w:rsid w:val="00A02BAD"/>
    <w:rsid w:val="00A03061"/>
    <w:rsid w:val="00A0309F"/>
    <w:rsid w:val="00A031AC"/>
    <w:rsid w:val="00A033EC"/>
    <w:rsid w:val="00A03A30"/>
    <w:rsid w:val="00A03C5E"/>
    <w:rsid w:val="00A041F2"/>
    <w:rsid w:val="00A045C6"/>
    <w:rsid w:val="00A04741"/>
    <w:rsid w:val="00A048E9"/>
    <w:rsid w:val="00A04D14"/>
    <w:rsid w:val="00A04D69"/>
    <w:rsid w:val="00A050FC"/>
    <w:rsid w:val="00A0515C"/>
    <w:rsid w:val="00A056D5"/>
    <w:rsid w:val="00A0597E"/>
    <w:rsid w:val="00A05AF1"/>
    <w:rsid w:val="00A05AF2"/>
    <w:rsid w:val="00A06B5C"/>
    <w:rsid w:val="00A0714A"/>
    <w:rsid w:val="00A073A1"/>
    <w:rsid w:val="00A07B59"/>
    <w:rsid w:val="00A07D3B"/>
    <w:rsid w:val="00A10A78"/>
    <w:rsid w:val="00A10B01"/>
    <w:rsid w:val="00A11431"/>
    <w:rsid w:val="00A115F3"/>
    <w:rsid w:val="00A11611"/>
    <w:rsid w:val="00A11BB4"/>
    <w:rsid w:val="00A120E2"/>
    <w:rsid w:val="00A126BD"/>
    <w:rsid w:val="00A1291A"/>
    <w:rsid w:val="00A129B1"/>
    <w:rsid w:val="00A13243"/>
    <w:rsid w:val="00A13411"/>
    <w:rsid w:val="00A13702"/>
    <w:rsid w:val="00A138D4"/>
    <w:rsid w:val="00A13949"/>
    <w:rsid w:val="00A13CD5"/>
    <w:rsid w:val="00A13D9B"/>
    <w:rsid w:val="00A14062"/>
    <w:rsid w:val="00A141FF"/>
    <w:rsid w:val="00A14313"/>
    <w:rsid w:val="00A14982"/>
    <w:rsid w:val="00A14AF0"/>
    <w:rsid w:val="00A157BD"/>
    <w:rsid w:val="00A15B60"/>
    <w:rsid w:val="00A15D08"/>
    <w:rsid w:val="00A15F0D"/>
    <w:rsid w:val="00A15F15"/>
    <w:rsid w:val="00A161AF"/>
    <w:rsid w:val="00A162B6"/>
    <w:rsid w:val="00A166AF"/>
    <w:rsid w:val="00A16DC0"/>
    <w:rsid w:val="00A17014"/>
    <w:rsid w:val="00A1707E"/>
    <w:rsid w:val="00A171D2"/>
    <w:rsid w:val="00A17463"/>
    <w:rsid w:val="00A17500"/>
    <w:rsid w:val="00A17979"/>
    <w:rsid w:val="00A17CFC"/>
    <w:rsid w:val="00A17EF5"/>
    <w:rsid w:val="00A17EFB"/>
    <w:rsid w:val="00A17F99"/>
    <w:rsid w:val="00A200C1"/>
    <w:rsid w:val="00A2033B"/>
    <w:rsid w:val="00A205DE"/>
    <w:rsid w:val="00A2099C"/>
    <w:rsid w:val="00A20AAE"/>
    <w:rsid w:val="00A20E94"/>
    <w:rsid w:val="00A20EC9"/>
    <w:rsid w:val="00A21409"/>
    <w:rsid w:val="00A214A8"/>
    <w:rsid w:val="00A2172D"/>
    <w:rsid w:val="00A21BF6"/>
    <w:rsid w:val="00A21C00"/>
    <w:rsid w:val="00A21CC2"/>
    <w:rsid w:val="00A221EC"/>
    <w:rsid w:val="00A226F1"/>
    <w:rsid w:val="00A228EF"/>
    <w:rsid w:val="00A22AED"/>
    <w:rsid w:val="00A23031"/>
    <w:rsid w:val="00A23226"/>
    <w:rsid w:val="00A23561"/>
    <w:rsid w:val="00A236B4"/>
    <w:rsid w:val="00A238F3"/>
    <w:rsid w:val="00A23C6A"/>
    <w:rsid w:val="00A23D7E"/>
    <w:rsid w:val="00A23F6D"/>
    <w:rsid w:val="00A240BD"/>
    <w:rsid w:val="00A24191"/>
    <w:rsid w:val="00A24CDA"/>
    <w:rsid w:val="00A24D30"/>
    <w:rsid w:val="00A24D6F"/>
    <w:rsid w:val="00A25276"/>
    <w:rsid w:val="00A257AB"/>
    <w:rsid w:val="00A258D8"/>
    <w:rsid w:val="00A25A3A"/>
    <w:rsid w:val="00A25A47"/>
    <w:rsid w:val="00A25B62"/>
    <w:rsid w:val="00A25C3F"/>
    <w:rsid w:val="00A26194"/>
    <w:rsid w:val="00A264BF"/>
    <w:rsid w:val="00A26622"/>
    <w:rsid w:val="00A26656"/>
    <w:rsid w:val="00A266C9"/>
    <w:rsid w:val="00A269B7"/>
    <w:rsid w:val="00A26E8D"/>
    <w:rsid w:val="00A27250"/>
    <w:rsid w:val="00A273D4"/>
    <w:rsid w:val="00A276F7"/>
    <w:rsid w:val="00A27B48"/>
    <w:rsid w:val="00A27E76"/>
    <w:rsid w:val="00A30444"/>
    <w:rsid w:val="00A30700"/>
    <w:rsid w:val="00A30707"/>
    <w:rsid w:val="00A30D91"/>
    <w:rsid w:val="00A3157A"/>
    <w:rsid w:val="00A31613"/>
    <w:rsid w:val="00A3178D"/>
    <w:rsid w:val="00A31EFA"/>
    <w:rsid w:val="00A32AF3"/>
    <w:rsid w:val="00A33295"/>
    <w:rsid w:val="00A33368"/>
    <w:rsid w:val="00A33861"/>
    <w:rsid w:val="00A33A4B"/>
    <w:rsid w:val="00A33D7C"/>
    <w:rsid w:val="00A34021"/>
    <w:rsid w:val="00A340AF"/>
    <w:rsid w:val="00A342AF"/>
    <w:rsid w:val="00A34C72"/>
    <w:rsid w:val="00A34DFF"/>
    <w:rsid w:val="00A34E2B"/>
    <w:rsid w:val="00A34EF8"/>
    <w:rsid w:val="00A3535C"/>
    <w:rsid w:val="00A35364"/>
    <w:rsid w:val="00A355BA"/>
    <w:rsid w:val="00A35634"/>
    <w:rsid w:val="00A357C7"/>
    <w:rsid w:val="00A35CBF"/>
    <w:rsid w:val="00A36203"/>
    <w:rsid w:val="00A365F8"/>
    <w:rsid w:val="00A36899"/>
    <w:rsid w:val="00A369EA"/>
    <w:rsid w:val="00A36DF7"/>
    <w:rsid w:val="00A371CA"/>
    <w:rsid w:val="00A3729D"/>
    <w:rsid w:val="00A37511"/>
    <w:rsid w:val="00A37548"/>
    <w:rsid w:val="00A37688"/>
    <w:rsid w:val="00A376EE"/>
    <w:rsid w:val="00A37810"/>
    <w:rsid w:val="00A37859"/>
    <w:rsid w:val="00A3791B"/>
    <w:rsid w:val="00A37E55"/>
    <w:rsid w:val="00A40471"/>
    <w:rsid w:val="00A40591"/>
    <w:rsid w:val="00A40994"/>
    <w:rsid w:val="00A40A59"/>
    <w:rsid w:val="00A41184"/>
    <w:rsid w:val="00A4152E"/>
    <w:rsid w:val="00A41539"/>
    <w:rsid w:val="00A41953"/>
    <w:rsid w:val="00A419AB"/>
    <w:rsid w:val="00A41F7E"/>
    <w:rsid w:val="00A42433"/>
    <w:rsid w:val="00A42686"/>
    <w:rsid w:val="00A42788"/>
    <w:rsid w:val="00A427ED"/>
    <w:rsid w:val="00A42C0B"/>
    <w:rsid w:val="00A42C7A"/>
    <w:rsid w:val="00A42DB8"/>
    <w:rsid w:val="00A42EBE"/>
    <w:rsid w:val="00A42F6E"/>
    <w:rsid w:val="00A430CE"/>
    <w:rsid w:val="00A43476"/>
    <w:rsid w:val="00A4367F"/>
    <w:rsid w:val="00A439C4"/>
    <w:rsid w:val="00A43D8E"/>
    <w:rsid w:val="00A43FD7"/>
    <w:rsid w:val="00A44053"/>
    <w:rsid w:val="00A441F3"/>
    <w:rsid w:val="00A44BF2"/>
    <w:rsid w:val="00A44D96"/>
    <w:rsid w:val="00A450AF"/>
    <w:rsid w:val="00A45130"/>
    <w:rsid w:val="00A4571A"/>
    <w:rsid w:val="00A45A58"/>
    <w:rsid w:val="00A45D56"/>
    <w:rsid w:val="00A462C2"/>
    <w:rsid w:val="00A464DF"/>
    <w:rsid w:val="00A467E7"/>
    <w:rsid w:val="00A46B97"/>
    <w:rsid w:val="00A46F4A"/>
    <w:rsid w:val="00A470C1"/>
    <w:rsid w:val="00A474AE"/>
    <w:rsid w:val="00A4752C"/>
    <w:rsid w:val="00A4795F"/>
    <w:rsid w:val="00A47989"/>
    <w:rsid w:val="00A47ACB"/>
    <w:rsid w:val="00A47D66"/>
    <w:rsid w:val="00A47EC8"/>
    <w:rsid w:val="00A47FE0"/>
    <w:rsid w:val="00A50175"/>
    <w:rsid w:val="00A504F7"/>
    <w:rsid w:val="00A50AA9"/>
    <w:rsid w:val="00A50CAD"/>
    <w:rsid w:val="00A50CB3"/>
    <w:rsid w:val="00A50DCF"/>
    <w:rsid w:val="00A5125F"/>
    <w:rsid w:val="00A5173A"/>
    <w:rsid w:val="00A517E8"/>
    <w:rsid w:val="00A5251F"/>
    <w:rsid w:val="00A525CD"/>
    <w:rsid w:val="00A5284F"/>
    <w:rsid w:val="00A52E03"/>
    <w:rsid w:val="00A53489"/>
    <w:rsid w:val="00A53E4C"/>
    <w:rsid w:val="00A53EAF"/>
    <w:rsid w:val="00A5419B"/>
    <w:rsid w:val="00A544D6"/>
    <w:rsid w:val="00A54C35"/>
    <w:rsid w:val="00A5544E"/>
    <w:rsid w:val="00A55C3B"/>
    <w:rsid w:val="00A55D9A"/>
    <w:rsid w:val="00A55F10"/>
    <w:rsid w:val="00A569BE"/>
    <w:rsid w:val="00A56B2D"/>
    <w:rsid w:val="00A5701B"/>
    <w:rsid w:val="00A57AA5"/>
    <w:rsid w:val="00A57B7A"/>
    <w:rsid w:val="00A57D54"/>
    <w:rsid w:val="00A57DE3"/>
    <w:rsid w:val="00A57ECE"/>
    <w:rsid w:val="00A57FAB"/>
    <w:rsid w:val="00A6038B"/>
    <w:rsid w:val="00A60DB6"/>
    <w:rsid w:val="00A61246"/>
    <w:rsid w:val="00A618BB"/>
    <w:rsid w:val="00A61C3B"/>
    <w:rsid w:val="00A61DE6"/>
    <w:rsid w:val="00A61DFD"/>
    <w:rsid w:val="00A6207A"/>
    <w:rsid w:val="00A620A5"/>
    <w:rsid w:val="00A627EA"/>
    <w:rsid w:val="00A62A6C"/>
    <w:rsid w:val="00A62F1F"/>
    <w:rsid w:val="00A62FDE"/>
    <w:rsid w:val="00A630D0"/>
    <w:rsid w:val="00A6329A"/>
    <w:rsid w:val="00A633B4"/>
    <w:rsid w:val="00A638FE"/>
    <w:rsid w:val="00A63EC3"/>
    <w:rsid w:val="00A641B8"/>
    <w:rsid w:val="00A64762"/>
    <w:rsid w:val="00A64DDC"/>
    <w:rsid w:val="00A65124"/>
    <w:rsid w:val="00A657CB"/>
    <w:rsid w:val="00A65987"/>
    <w:rsid w:val="00A65F31"/>
    <w:rsid w:val="00A65FCD"/>
    <w:rsid w:val="00A661E9"/>
    <w:rsid w:val="00A662DD"/>
    <w:rsid w:val="00A66397"/>
    <w:rsid w:val="00A6656F"/>
    <w:rsid w:val="00A66AE1"/>
    <w:rsid w:val="00A66DDD"/>
    <w:rsid w:val="00A67318"/>
    <w:rsid w:val="00A678F1"/>
    <w:rsid w:val="00A67C72"/>
    <w:rsid w:val="00A67DB9"/>
    <w:rsid w:val="00A70047"/>
    <w:rsid w:val="00A70248"/>
    <w:rsid w:val="00A70544"/>
    <w:rsid w:val="00A705FF"/>
    <w:rsid w:val="00A70601"/>
    <w:rsid w:val="00A7063D"/>
    <w:rsid w:val="00A7079D"/>
    <w:rsid w:val="00A708DD"/>
    <w:rsid w:val="00A7095B"/>
    <w:rsid w:val="00A70BAF"/>
    <w:rsid w:val="00A713E9"/>
    <w:rsid w:val="00A71486"/>
    <w:rsid w:val="00A71760"/>
    <w:rsid w:val="00A71AA2"/>
    <w:rsid w:val="00A71CF9"/>
    <w:rsid w:val="00A71EA8"/>
    <w:rsid w:val="00A72171"/>
    <w:rsid w:val="00A72184"/>
    <w:rsid w:val="00A721CD"/>
    <w:rsid w:val="00A7233F"/>
    <w:rsid w:val="00A725FE"/>
    <w:rsid w:val="00A7277C"/>
    <w:rsid w:val="00A727CE"/>
    <w:rsid w:val="00A7293D"/>
    <w:rsid w:val="00A72EC6"/>
    <w:rsid w:val="00A73323"/>
    <w:rsid w:val="00A735C3"/>
    <w:rsid w:val="00A73C88"/>
    <w:rsid w:val="00A73F16"/>
    <w:rsid w:val="00A7421C"/>
    <w:rsid w:val="00A742F4"/>
    <w:rsid w:val="00A743B9"/>
    <w:rsid w:val="00A745D5"/>
    <w:rsid w:val="00A74C24"/>
    <w:rsid w:val="00A74D44"/>
    <w:rsid w:val="00A74E78"/>
    <w:rsid w:val="00A75157"/>
    <w:rsid w:val="00A7540D"/>
    <w:rsid w:val="00A75C69"/>
    <w:rsid w:val="00A75CBD"/>
    <w:rsid w:val="00A75D2C"/>
    <w:rsid w:val="00A75EA7"/>
    <w:rsid w:val="00A7679D"/>
    <w:rsid w:val="00A76810"/>
    <w:rsid w:val="00A7692E"/>
    <w:rsid w:val="00A76B05"/>
    <w:rsid w:val="00A7772B"/>
    <w:rsid w:val="00A77C2F"/>
    <w:rsid w:val="00A77EF1"/>
    <w:rsid w:val="00A8060C"/>
    <w:rsid w:val="00A80934"/>
    <w:rsid w:val="00A80999"/>
    <w:rsid w:val="00A80B62"/>
    <w:rsid w:val="00A80B67"/>
    <w:rsid w:val="00A80C82"/>
    <w:rsid w:val="00A80EEB"/>
    <w:rsid w:val="00A81002"/>
    <w:rsid w:val="00A81377"/>
    <w:rsid w:val="00A814B9"/>
    <w:rsid w:val="00A81B60"/>
    <w:rsid w:val="00A81E6A"/>
    <w:rsid w:val="00A81EAE"/>
    <w:rsid w:val="00A821D2"/>
    <w:rsid w:val="00A8226F"/>
    <w:rsid w:val="00A82370"/>
    <w:rsid w:val="00A827AB"/>
    <w:rsid w:val="00A827F7"/>
    <w:rsid w:val="00A8285D"/>
    <w:rsid w:val="00A8292C"/>
    <w:rsid w:val="00A82DAB"/>
    <w:rsid w:val="00A82FD2"/>
    <w:rsid w:val="00A8365F"/>
    <w:rsid w:val="00A83E09"/>
    <w:rsid w:val="00A848CF"/>
    <w:rsid w:val="00A85006"/>
    <w:rsid w:val="00A854C2"/>
    <w:rsid w:val="00A85BE1"/>
    <w:rsid w:val="00A85EBF"/>
    <w:rsid w:val="00A860AC"/>
    <w:rsid w:val="00A8643D"/>
    <w:rsid w:val="00A86A63"/>
    <w:rsid w:val="00A86E36"/>
    <w:rsid w:val="00A8749C"/>
    <w:rsid w:val="00A87534"/>
    <w:rsid w:val="00A87660"/>
    <w:rsid w:val="00A87A06"/>
    <w:rsid w:val="00A87B40"/>
    <w:rsid w:val="00A87D04"/>
    <w:rsid w:val="00A87D6B"/>
    <w:rsid w:val="00A90091"/>
    <w:rsid w:val="00A90160"/>
    <w:rsid w:val="00A901BC"/>
    <w:rsid w:val="00A9095E"/>
    <w:rsid w:val="00A90A55"/>
    <w:rsid w:val="00A90F54"/>
    <w:rsid w:val="00A9108A"/>
    <w:rsid w:val="00A91648"/>
    <w:rsid w:val="00A9165A"/>
    <w:rsid w:val="00A918E3"/>
    <w:rsid w:val="00A919E8"/>
    <w:rsid w:val="00A91AC5"/>
    <w:rsid w:val="00A91B56"/>
    <w:rsid w:val="00A91BD5"/>
    <w:rsid w:val="00A91F8D"/>
    <w:rsid w:val="00A923E0"/>
    <w:rsid w:val="00A923F4"/>
    <w:rsid w:val="00A924AD"/>
    <w:rsid w:val="00A92A0A"/>
    <w:rsid w:val="00A9342D"/>
    <w:rsid w:val="00A938A2"/>
    <w:rsid w:val="00A9399B"/>
    <w:rsid w:val="00A93B88"/>
    <w:rsid w:val="00A94168"/>
    <w:rsid w:val="00A94315"/>
    <w:rsid w:val="00A944A5"/>
    <w:rsid w:val="00A950B8"/>
    <w:rsid w:val="00A9574A"/>
    <w:rsid w:val="00A95900"/>
    <w:rsid w:val="00A95948"/>
    <w:rsid w:val="00A960C6"/>
    <w:rsid w:val="00A96103"/>
    <w:rsid w:val="00A9620E"/>
    <w:rsid w:val="00A96626"/>
    <w:rsid w:val="00A96892"/>
    <w:rsid w:val="00A96A06"/>
    <w:rsid w:val="00A96E9B"/>
    <w:rsid w:val="00A96FD8"/>
    <w:rsid w:val="00A9763A"/>
    <w:rsid w:val="00A978C0"/>
    <w:rsid w:val="00A9795D"/>
    <w:rsid w:val="00A97CA1"/>
    <w:rsid w:val="00A97E08"/>
    <w:rsid w:val="00A97EF6"/>
    <w:rsid w:val="00AA02DE"/>
    <w:rsid w:val="00AA07B5"/>
    <w:rsid w:val="00AA0B4F"/>
    <w:rsid w:val="00AA0BDB"/>
    <w:rsid w:val="00AA19A4"/>
    <w:rsid w:val="00AA1A1A"/>
    <w:rsid w:val="00AA1A98"/>
    <w:rsid w:val="00AA1CB6"/>
    <w:rsid w:val="00AA2239"/>
    <w:rsid w:val="00AA2BC8"/>
    <w:rsid w:val="00AA2CF5"/>
    <w:rsid w:val="00AA2CFB"/>
    <w:rsid w:val="00AA313E"/>
    <w:rsid w:val="00AA31E8"/>
    <w:rsid w:val="00AA334E"/>
    <w:rsid w:val="00AA3379"/>
    <w:rsid w:val="00AA359B"/>
    <w:rsid w:val="00AA3DAA"/>
    <w:rsid w:val="00AA4577"/>
    <w:rsid w:val="00AA49EC"/>
    <w:rsid w:val="00AA5285"/>
    <w:rsid w:val="00AA5465"/>
    <w:rsid w:val="00AA5615"/>
    <w:rsid w:val="00AA5D9E"/>
    <w:rsid w:val="00AA60FF"/>
    <w:rsid w:val="00AA668F"/>
    <w:rsid w:val="00AA6728"/>
    <w:rsid w:val="00AA67B6"/>
    <w:rsid w:val="00AA6B09"/>
    <w:rsid w:val="00AA7044"/>
    <w:rsid w:val="00AA7058"/>
    <w:rsid w:val="00AA739E"/>
    <w:rsid w:val="00AA73AB"/>
    <w:rsid w:val="00AB003A"/>
    <w:rsid w:val="00AB0166"/>
    <w:rsid w:val="00AB06FE"/>
    <w:rsid w:val="00AB1174"/>
    <w:rsid w:val="00AB11A4"/>
    <w:rsid w:val="00AB124F"/>
    <w:rsid w:val="00AB16CF"/>
    <w:rsid w:val="00AB1CA2"/>
    <w:rsid w:val="00AB2615"/>
    <w:rsid w:val="00AB2632"/>
    <w:rsid w:val="00AB2658"/>
    <w:rsid w:val="00AB293A"/>
    <w:rsid w:val="00AB2D0F"/>
    <w:rsid w:val="00AB2F17"/>
    <w:rsid w:val="00AB3083"/>
    <w:rsid w:val="00AB3723"/>
    <w:rsid w:val="00AB3BD4"/>
    <w:rsid w:val="00AB4201"/>
    <w:rsid w:val="00AB457A"/>
    <w:rsid w:val="00AB46E1"/>
    <w:rsid w:val="00AB4961"/>
    <w:rsid w:val="00AB4EC4"/>
    <w:rsid w:val="00AB4F61"/>
    <w:rsid w:val="00AB53F5"/>
    <w:rsid w:val="00AB5476"/>
    <w:rsid w:val="00AB563E"/>
    <w:rsid w:val="00AB578A"/>
    <w:rsid w:val="00AB58B3"/>
    <w:rsid w:val="00AB58BA"/>
    <w:rsid w:val="00AB598A"/>
    <w:rsid w:val="00AB6164"/>
    <w:rsid w:val="00AB6421"/>
    <w:rsid w:val="00AB6462"/>
    <w:rsid w:val="00AB6683"/>
    <w:rsid w:val="00AB6805"/>
    <w:rsid w:val="00AB6B4C"/>
    <w:rsid w:val="00AB6E4E"/>
    <w:rsid w:val="00AB6FE3"/>
    <w:rsid w:val="00AB71A1"/>
    <w:rsid w:val="00AB747B"/>
    <w:rsid w:val="00AB7695"/>
    <w:rsid w:val="00AB773C"/>
    <w:rsid w:val="00AB78BF"/>
    <w:rsid w:val="00AB7A99"/>
    <w:rsid w:val="00AC0012"/>
    <w:rsid w:val="00AC0D98"/>
    <w:rsid w:val="00AC0E5D"/>
    <w:rsid w:val="00AC0F77"/>
    <w:rsid w:val="00AC14C2"/>
    <w:rsid w:val="00AC1788"/>
    <w:rsid w:val="00AC1831"/>
    <w:rsid w:val="00AC1C87"/>
    <w:rsid w:val="00AC256A"/>
    <w:rsid w:val="00AC259B"/>
    <w:rsid w:val="00AC28AE"/>
    <w:rsid w:val="00AC2B7A"/>
    <w:rsid w:val="00AC2BE1"/>
    <w:rsid w:val="00AC2C60"/>
    <w:rsid w:val="00AC306B"/>
    <w:rsid w:val="00AC3267"/>
    <w:rsid w:val="00AC39F6"/>
    <w:rsid w:val="00AC3D9E"/>
    <w:rsid w:val="00AC3E0B"/>
    <w:rsid w:val="00AC42D4"/>
    <w:rsid w:val="00AC4AB1"/>
    <w:rsid w:val="00AC507D"/>
    <w:rsid w:val="00AC5094"/>
    <w:rsid w:val="00AC558F"/>
    <w:rsid w:val="00AC5A44"/>
    <w:rsid w:val="00AC5ADA"/>
    <w:rsid w:val="00AC5B3B"/>
    <w:rsid w:val="00AC5E35"/>
    <w:rsid w:val="00AC5F30"/>
    <w:rsid w:val="00AC6294"/>
    <w:rsid w:val="00AC6571"/>
    <w:rsid w:val="00AC65F9"/>
    <w:rsid w:val="00AC7202"/>
    <w:rsid w:val="00AC7332"/>
    <w:rsid w:val="00AC7FA2"/>
    <w:rsid w:val="00AD02F7"/>
    <w:rsid w:val="00AD039F"/>
    <w:rsid w:val="00AD03F3"/>
    <w:rsid w:val="00AD077A"/>
    <w:rsid w:val="00AD09B7"/>
    <w:rsid w:val="00AD1467"/>
    <w:rsid w:val="00AD167F"/>
    <w:rsid w:val="00AD16EA"/>
    <w:rsid w:val="00AD1799"/>
    <w:rsid w:val="00AD19D3"/>
    <w:rsid w:val="00AD1C91"/>
    <w:rsid w:val="00AD1D96"/>
    <w:rsid w:val="00AD1E54"/>
    <w:rsid w:val="00AD1E75"/>
    <w:rsid w:val="00AD1F5B"/>
    <w:rsid w:val="00AD2117"/>
    <w:rsid w:val="00AD2360"/>
    <w:rsid w:val="00AD259F"/>
    <w:rsid w:val="00AD26B0"/>
    <w:rsid w:val="00AD296B"/>
    <w:rsid w:val="00AD2A25"/>
    <w:rsid w:val="00AD2DBC"/>
    <w:rsid w:val="00AD2FB4"/>
    <w:rsid w:val="00AD317A"/>
    <w:rsid w:val="00AD33A0"/>
    <w:rsid w:val="00AD35D7"/>
    <w:rsid w:val="00AD35DC"/>
    <w:rsid w:val="00AD39C7"/>
    <w:rsid w:val="00AD39CA"/>
    <w:rsid w:val="00AD3CA7"/>
    <w:rsid w:val="00AD46D5"/>
    <w:rsid w:val="00AD4A0F"/>
    <w:rsid w:val="00AD4F72"/>
    <w:rsid w:val="00AD5019"/>
    <w:rsid w:val="00AD56CE"/>
    <w:rsid w:val="00AD56F1"/>
    <w:rsid w:val="00AD58E8"/>
    <w:rsid w:val="00AD60C2"/>
    <w:rsid w:val="00AD6143"/>
    <w:rsid w:val="00AD646A"/>
    <w:rsid w:val="00AD64B6"/>
    <w:rsid w:val="00AD660A"/>
    <w:rsid w:val="00AD679D"/>
    <w:rsid w:val="00AD67C2"/>
    <w:rsid w:val="00AD6828"/>
    <w:rsid w:val="00AD6D67"/>
    <w:rsid w:val="00AD7131"/>
    <w:rsid w:val="00AD74E4"/>
    <w:rsid w:val="00AD761E"/>
    <w:rsid w:val="00AD7D3F"/>
    <w:rsid w:val="00AD7DC5"/>
    <w:rsid w:val="00AE0063"/>
    <w:rsid w:val="00AE0212"/>
    <w:rsid w:val="00AE03FB"/>
    <w:rsid w:val="00AE0702"/>
    <w:rsid w:val="00AE074B"/>
    <w:rsid w:val="00AE07C5"/>
    <w:rsid w:val="00AE0A2A"/>
    <w:rsid w:val="00AE11CC"/>
    <w:rsid w:val="00AE1878"/>
    <w:rsid w:val="00AE1FED"/>
    <w:rsid w:val="00AE20AD"/>
    <w:rsid w:val="00AE2148"/>
    <w:rsid w:val="00AE2C0C"/>
    <w:rsid w:val="00AE2F0A"/>
    <w:rsid w:val="00AE380E"/>
    <w:rsid w:val="00AE3B40"/>
    <w:rsid w:val="00AE3E04"/>
    <w:rsid w:val="00AE4283"/>
    <w:rsid w:val="00AE44B9"/>
    <w:rsid w:val="00AE4596"/>
    <w:rsid w:val="00AE45F2"/>
    <w:rsid w:val="00AE463F"/>
    <w:rsid w:val="00AE4A24"/>
    <w:rsid w:val="00AE5521"/>
    <w:rsid w:val="00AE5579"/>
    <w:rsid w:val="00AE5944"/>
    <w:rsid w:val="00AE6051"/>
    <w:rsid w:val="00AE62BE"/>
    <w:rsid w:val="00AE62E0"/>
    <w:rsid w:val="00AE646F"/>
    <w:rsid w:val="00AE652F"/>
    <w:rsid w:val="00AE757E"/>
    <w:rsid w:val="00AE77B2"/>
    <w:rsid w:val="00AE7800"/>
    <w:rsid w:val="00AE7819"/>
    <w:rsid w:val="00AE7A07"/>
    <w:rsid w:val="00AE7A5B"/>
    <w:rsid w:val="00AE7B34"/>
    <w:rsid w:val="00AE7C3A"/>
    <w:rsid w:val="00AF0243"/>
    <w:rsid w:val="00AF0572"/>
    <w:rsid w:val="00AF0620"/>
    <w:rsid w:val="00AF06FD"/>
    <w:rsid w:val="00AF0C2F"/>
    <w:rsid w:val="00AF0CA3"/>
    <w:rsid w:val="00AF1210"/>
    <w:rsid w:val="00AF135E"/>
    <w:rsid w:val="00AF1739"/>
    <w:rsid w:val="00AF18F5"/>
    <w:rsid w:val="00AF1905"/>
    <w:rsid w:val="00AF238E"/>
    <w:rsid w:val="00AF26B7"/>
    <w:rsid w:val="00AF279A"/>
    <w:rsid w:val="00AF2BB4"/>
    <w:rsid w:val="00AF3714"/>
    <w:rsid w:val="00AF3DDD"/>
    <w:rsid w:val="00AF4183"/>
    <w:rsid w:val="00AF42C1"/>
    <w:rsid w:val="00AF43D3"/>
    <w:rsid w:val="00AF4787"/>
    <w:rsid w:val="00AF4AA6"/>
    <w:rsid w:val="00AF4F7F"/>
    <w:rsid w:val="00AF50F3"/>
    <w:rsid w:val="00AF5274"/>
    <w:rsid w:val="00AF59A8"/>
    <w:rsid w:val="00AF62B3"/>
    <w:rsid w:val="00AF65BB"/>
    <w:rsid w:val="00AF7298"/>
    <w:rsid w:val="00AF7843"/>
    <w:rsid w:val="00AF7CD5"/>
    <w:rsid w:val="00B007CB"/>
    <w:rsid w:val="00B01383"/>
    <w:rsid w:val="00B0160D"/>
    <w:rsid w:val="00B018ED"/>
    <w:rsid w:val="00B01BA2"/>
    <w:rsid w:val="00B02228"/>
    <w:rsid w:val="00B02267"/>
    <w:rsid w:val="00B0230E"/>
    <w:rsid w:val="00B025FC"/>
    <w:rsid w:val="00B02B28"/>
    <w:rsid w:val="00B02B3B"/>
    <w:rsid w:val="00B02F7E"/>
    <w:rsid w:val="00B0301C"/>
    <w:rsid w:val="00B03317"/>
    <w:rsid w:val="00B03351"/>
    <w:rsid w:val="00B03714"/>
    <w:rsid w:val="00B04010"/>
    <w:rsid w:val="00B043B8"/>
    <w:rsid w:val="00B045D7"/>
    <w:rsid w:val="00B047FC"/>
    <w:rsid w:val="00B052D0"/>
    <w:rsid w:val="00B05617"/>
    <w:rsid w:val="00B056FA"/>
    <w:rsid w:val="00B0591A"/>
    <w:rsid w:val="00B0596C"/>
    <w:rsid w:val="00B05A86"/>
    <w:rsid w:val="00B05DBB"/>
    <w:rsid w:val="00B05F31"/>
    <w:rsid w:val="00B05F55"/>
    <w:rsid w:val="00B0628B"/>
    <w:rsid w:val="00B06382"/>
    <w:rsid w:val="00B063D0"/>
    <w:rsid w:val="00B06436"/>
    <w:rsid w:val="00B06A61"/>
    <w:rsid w:val="00B06D90"/>
    <w:rsid w:val="00B0720D"/>
    <w:rsid w:val="00B07372"/>
    <w:rsid w:val="00B07410"/>
    <w:rsid w:val="00B076D0"/>
    <w:rsid w:val="00B07DFB"/>
    <w:rsid w:val="00B10467"/>
    <w:rsid w:val="00B10496"/>
    <w:rsid w:val="00B107A2"/>
    <w:rsid w:val="00B109B5"/>
    <w:rsid w:val="00B10F35"/>
    <w:rsid w:val="00B11208"/>
    <w:rsid w:val="00B11412"/>
    <w:rsid w:val="00B1146E"/>
    <w:rsid w:val="00B11571"/>
    <w:rsid w:val="00B11612"/>
    <w:rsid w:val="00B11740"/>
    <w:rsid w:val="00B11EAE"/>
    <w:rsid w:val="00B11EEA"/>
    <w:rsid w:val="00B121E0"/>
    <w:rsid w:val="00B12664"/>
    <w:rsid w:val="00B12BE4"/>
    <w:rsid w:val="00B12C59"/>
    <w:rsid w:val="00B12D7E"/>
    <w:rsid w:val="00B138A5"/>
    <w:rsid w:val="00B1396C"/>
    <w:rsid w:val="00B13A09"/>
    <w:rsid w:val="00B13F87"/>
    <w:rsid w:val="00B1436B"/>
    <w:rsid w:val="00B14412"/>
    <w:rsid w:val="00B147E8"/>
    <w:rsid w:val="00B149BB"/>
    <w:rsid w:val="00B14C73"/>
    <w:rsid w:val="00B14F91"/>
    <w:rsid w:val="00B15577"/>
    <w:rsid w:val="00B15602"/>
    <w:rsid w:val="00B15AE5"/>
    <w:rsid w:val="00B15B62"/>
    <w:rsid w:val="00B15D5A"/>
    <w:rsid w:val="00B15D73"/>
    <w:rsid w:val="00B15E64"/>
    <w:rsid w:val="00B1628C"/>
    <w:rsid w:val="00B16AD4"/>
    <w:rsid w:val="00B16B6B"/>
    <w:rsid w:val="00B16CE1"/>
    <w:rsid w:val="00B16DED"/>
    <w:rsid w:val="00B16E8E"/>
    <w:rsid w:val="00B16FC6"/>
    <w:rsid w:val="00B17070"/>
    <w:rsid w:val="00B17130"/>
    <w:rsid w:val="00B171AE"/>
    <w:rsid w:val="00B172FF"/>
    <w:rsid w:val="00B1745F"/>
    <w:rsid w:val="00B17529"/>
    <w:rsid w:val="00B17573"/>
    <w:rsid w:val="00B17842"/>
    <w:rsid w:val="00B17BF0"/>
    <w:rsid w:val="00B204FE"/>
    <w:rsid w:val="00B206EC"/>
    <w:rsid w:val="00B20863"/>
    <w:rsid w:val="00B20B9A"/>
    <w:rsid w:val="00B211FF"/>
    <w:rsid w:val="00B21285"/>
    <w:rsid w:val="00B212E9"/>
    <w:rsid w:val="00B21775"/>
    <w:rsid w:val="00B22823"/>
    <w:rsid w:val="00B2293E"/>
    <w:rsid w:val="00B23073"/>
    <w:rsid w:val="00B23C0E"/>
    <w:rsid w:val="00B2426E"/>
    <w:rsid w:val="00B24315"/>
    <w:rsid w:val="00B244E1"/>
    <w:rsid w:val="00B24EB2"/>
    <w:rsid w:val="00B25863"/>
    <w:rsid w:val="00B2589E"/>
    <w:rsid w:val="00B25A81"/>
    <w:rsid w:val="00B25D05"/>
    <w:rsid w:val="00B2653C"/>
    <w:rsid w:val="00B26578"/>
    <w:rsid w:val="00B267D1"/>
    <w:rsid w:val="00B268E1"/>
    <w:rsid w:val="00B26DA2"/>
    <w:rsid w:val="00B2762A"/>
    <w:rsid w:val="00B27E8B"/>
    <w:rsid w:val="00B3007D"/>
    <w:rsid w:val="00B307F5"/>
    <w:rsid w:val="00B30BEC"/>
    <w:rsid w:val="00B30D75"/>
    <w:rsid w:val="00B30E31"/>
    <w:rsid w:val="00B30FD5"/>
    <w:rsid w:val="00B3181C"/>
    <w:rsid w:val="00B3218B"/>
    <w:rsid w:val="00B322D1"/>
    <w:rsid w:val="00B32439"/>
    <w:rsid w:val="00B32672"/>
    <w:rsid w:val="00B32741"/>
    <w:rsid w:val="00B33055"/>
    <w:rsid w:val="00B33363"/>
    <w:rsid w:val="00B334D7"/>
    <w:rsid w:val="00B335B7"/>
    <w:rsid w:val="00B336A7"/>
    <w:rsid w:val="00B3377C"/>
    <w:rsid w:val="00B33932"/>
    <w:rsid w:val="00B3438E"/>
    <w:rsid w:val="00B35106"/>
    <w:rsid w:val="00B35155"/>
    <w:rsid w:val="00B3558C"/>
    <w:rsid w:val="00B3575D"/>
    <w:rsid w:val="00B3580A"/>
    <w:rsid w:val="00B35A1E"/>
    <w:rsid w:val="00B35CB8"/>
    <w:rsid w:val="00B3615A"/>
    <w:rsid w:val="00B36453"/>
    <w:rsid w:val="00B36506"/>
    <w:rsid w:val="00B3682B"/>
    <w:rsid w:val="00B36BC0"/>
    <w:rsid w:val="00B36E22"/>
    <w:rsid w:val="00B36EE5"/>
    <w:rsid w:val="00B374FB"/>
    <w:rsid w:val="00B37556"/>
    <w:rsid w:val="00B377EC"/>
    <w:rsid w:val="00B379A4"/>
    <w:rsid w:val="00B37B36"/>
    <w:rsid w:val="00B37D38"/>
    <w:rsid w:val="00B37FB3"/>
    <w:rsid w:val="00B40404"/>
    <w:rsid w:val="00B406F4"/>
    <w:rsid w:val="00B40B64"/>
    <w:rsid w:val="00B40E5E"/>
    <w:rsid w:val="00B411A0"/>
    <w:rsid w:val="00B411EC"/>
    <w:rsid w:val="00B418FA"/>
    <w:rsid w:val="00B41A8D"/>
    <w:rsid w:val="00B41DDA"/>
    <w:rsid w:val="00B41DE5"/>
    <w:rsid w:val="00B42429"/>
    <w:rsid w:val="00B427ED"/>
    <w:rsid w:val="00B42881"/>
    <w:rsid w:val="00B42AEB"/>
    <w:rsid w:val="00B42B6B"/>
    <w:rsid w:val="00B43020"/>
    <w:rsid w:val="00B4337A"/>
    <w:rsid w:val="00B4339A"/>
    <w:rsid w:val="00B43901"/>
    <w:rsid w:val="00B43959"/>
    <w:rsid w:val="00B43C5E"/>
    <w:rsid w:val="00B43C76"/>
    <w:rsid w:val="00B43D5B"/>
    <w:rsid w:val="00B43E05"/>
    <w:rsid w:val="00B43E52"/>
    <w:rsid w:val="00B44235"/>
    <w:rsid w:val="00B44290"/>
    <w:rsid w:val="00B444E1"/>
    <w:rsid w:val="00B44679"/>
    <w:rsid w:val="00B44760"/>
    <w:rsid w:val="00B448FC"/>
    <w:rsid w:val="00B44A00"/>
    <w:rsid w:val="00B45237"/>
    <w:rsid w:val="00B4565A"/>
    <w:rsid w:val="00B45759"/>
    <w:rsid w:val="00B45887"/>
    <w:rsid w:val="00B45C8F"/>
    <w:rsid w:val="00B45D6B"/>
    <w:rsid w:val="00B46402"/>
    <w:rsid w:val="00B466E1"/>
    <w:rsid w:val="00B46E60"/>
    <w:rsid w:val="00B46EB4"/>
    <w:rsid w:val="00B4747F"/>
    <w:rsid w:val="00B476B5"/>
    <w:rsid w:val="00B4771F"/>
    <w:rsid w:val="00B47830"/>
    <w:rsid w:val="00B47B4B"/>
    <w:rsid w:val="00B47C7D"/>
    <w:rsid w:val="00B50010"/>
    <w:rsid w:val="00B5034E"/>
    <w:rsid w:val="00B504D5"/>
    <w:rsid w:val="00B50945"/>
    <w:rsid w:val="00B50D5A"/>
    <w:rsid w:val="00B50E0D"/>
    <w:rsid w:val="00B515AF"/>
    <w:rsid w:val="00B517EA"/>
    <w:rsid w:val="00B51C75"/>
    <w:rsid w:val="00B5214C"/>
    <w:rsid w:val="00B52171"/>
    <w:rsid w:val="00B52401"/>
    <w:rsid w:val="00B52776"/>
    <w:rsid w:val="00B52B5C"/>
    <w:rsid w:val="00B53852"/>
    <w:rsid w:val="00B53B97"/>
    <w:rsid w:val="00B54130"/>
    <w:rsid w:val="00B54BF9"/>
    <w:rsid w:val="00B54DD8"/>
    <w:rsid w:val="00B55289"/>
    <w:rsid w:val="00B55401"/>
    <w:rsid w:val="00B559EC"/>
    <w:rsid w:val="00B55BC2"/>
    <w:rsid w:val="00B55D81"/>
    <w:rsid w:val="00B55E69"/>
    <w:rsid w:val="00B56218"/>
    <w:rsid w:val="00B56696"/>
    <w:rsid w:val="00B569D0"/>
    <w:rsid w:val="00B56A4B"/>
    <w:rsid w:val="00B56DEC"/>
    <w:rsid w:val="00B56F44"/>
    <w:rsid w:val="00B573A4"/>
    <w:rsid w:val="00B5766A"/>
    <w:rsid w:val="00B578D3"/>
    <w:rsid w:val="00B604AC"/>
    <w:rsid w:val="00B60E5D"/>
    <w:rsid w:val="00B611C0"/>
    <w:rsid w:val="00B6149F"/>
    <w:rsid w:val="00B61599"/>
    <w:rsid w:val="00B61644"/>
    <w:rsid w:val="00B61B19"/>
    <w:rsid w:val="00B6275E"/>
    <w:rsid w:val="00B62995"/>
    <w:rsid w:val="00B62E20"/>
    <w:rsid w:val="00B62E3D"/>
    <w:rsid w:val="00B631E8"/>
    <w:rsid w:val="00B634D2"/>
    <w:rsid w:val="00B6357F"/>
    <w:rsid w:val="00B63A13"/>
    <w:rsid w:val="00B63B3E"/>
    <w:rsid w:val="00B63D3F"/>
    <w:rsid w:val="00B63FA8"/>
    <w:rsid w:val="00B64781"/>
    <w:rsid w:val="00B64C51"/>
    <w:rsid w:val="00B64CB3"/>
    <w:rsid w:val="00B64CF2"/>
    <w:rsid w:val="00B64CF8"/>
    <w:rsid w:val="00B64F07"/>
    <w:rsid w:val="00B6518E"/>
    <w:rsid w:val="00B65442"/>
    <w:rsid w:val="00B654AF"/>
    <w:rsid w:val="00B65603"/>
    <w:rsid w:val="00B6589B"/>
    <w:rsid w:val="00B65A2C"/>
    <w:rsid w:val="00B65C41"/>
    <w:rsid w:val="00B65F43"/>
    <w:rsid w:val="00B66238"/>
    <w:rsid w:val="00B662E9"/>
    <w:rsid w:val="00B663C0"/>
    <w:rsid w:val="00B66C51"/>
    <w:rsid w:val="00B66E1B"/>
    <w:rsid w:val="00B66E58"/>
    <w:rsid w:val="00B67105"/>
    <w:rsid w:val="00B67361"/>
    <w:rsid w:val="00B67397"/>
    <w:rsid w:val="00B678E0"/>
    <w:rsid w:val="00B67C1A"/>
    <w:rsid w:val="00B67C3E"/>
    <w:rsid w:val="00B700B9"/>
    <w:rsid w:val="00B703A2"/>
    <w:rsid w:val="00B70441"/>
    <w:rsid w:val="00B70629"/>
    <w:rsid w:val="00B70BC5"/>
    <w:rsid w:val="00B70CB6"/>
    <w:rsid w:val="00B70FE3"/>
    <w:rsid w:val="00B7126F"/>
    <w:rsid w:val="00B713AB"/>
    <w:rsid w:val="00B71512"/>
    <w:rsid w:val="00B71903"/>
    <w:rsid w:val="00B72222"/>
    <w:rsid w:val="00B72744"/>
    <w:rsid w:val="00B72B20"/>
    <w:rsid w:val="00B72DE1"/>
    <w:rsid w:val="00B74638"/>
    <w:rsid w:val="00B74667"/>
    <w:rsid w:val="00B746C4"/>
    <w:rsid w:val="00B74950"/>
    <w:rsid w:val="00B749B8"/>
    <w:rsid w:val="00B75F9A"/>
    <w:rsid w:val="00B76206"/>
    <w:rsid w:val="00B762EF"/>
    <w:rsid w:val="00B766D6"/>
    <w:rsid w:val="00B7679A"/>
    <w:rsid w:val="00B76DFF"/>
    <w:rsid w:val="00B76FE5"/>
    <w:rsid w:val="00B77031"/>
    <w:rsid w:val="00B77668"/>
    <w:rsid w:val="00B77AEC"/>
    <w:rsid w:val="00B77AF5"/>
    <w:rsid w:val="00B77B1C"/>
    <w:rsid w:val="00B80185"/>
    <w:rsid w:val="00B80CCF"/>
    <w:rsid w:val="00B80E73"/>
    <w:rsid w:val="00B80FE5"/>
    <w:rsid w:val="00B81273"/>
    <w:rsid w:val="00B81D49"/>
    <w:rsid w:val="00B823AA"/>
    <w:rsid w:val="00B82429"/>
    <w:rsid w:val="00B8247E"/>
    <w:rsid w:val="00B82707"/>
    <w:rsid w:val="00B82A49"/>
    <w:rsid w:val="00B82A67"/>
    <w:rsid w:val="00B83558"/>
    <w:rsid w:val="00B83A26"/>
    <w:rsid w:val="00B8422D"/>
    <w:rsid w:val="00B8429E"/>
    <w:rsid w:val="00B84AAA"/>
    <w:rsid w:val="00B84CCB"/>
    <w:rsid w:val="00B84D18"/>
    <w:rsid w:val="00B84DC5"/>
    <w:rsid w:val="00B84EE1"/>
    <w:rsid w:val="00B852D6"/>
    <w:rsid w:val="00B86D59"/>
    <w:rsid w:val="00B87025"/>
    <w:rsid w:val="00B87069"/>
    <w:rsid w:val="00B87090"/>
    <w:rsid w:val="00B87262"/>
    <w:rsid w:val="00B87311"/>
    <w:rsid w:val="00B87A2D"/>
    <w:rsid w:val="00B87BF8"/>
    <w:rsid w:val="00B87F6C"/>
    <w:rsid w:val="00B900FA"/>
    <w:rsid w:val="00B90279"/>
    <w:rsid w:val="00B9035E"/>
    <w:rsid w:val="00B90667"/>
    <w:rsid w:val="00B906F7"/>
    <w:rsid w:val="00B9079E"/>
    <w:rsid w:val="00B90B0C"/>
    <w:rsid w:val="00B90BD2"/>
    <w:rsid w:val="00B90C93"/>
    <w:rsid w:val="00B90E06"/>
    <w:rsid w:val="00B90E72"/>
    <w:rsid w:val="00B90FCB"/>
    <w:rsid w:val="00B91163"/>
    <w:rsid w:val="00B911F7"/>
    <w:rsid w:val="00B912F9"/>
    <w:rsid w:val="00B916EC"/>
    <w:rsid w:val="00B91C9A"/>
    <w:rsid w:val="00B91E24"/>
    <w:rsid w:val="00B92668"/>
    <w:rsid w:val="00B926CA"/>
    <w:rsid w:val="00B92753"/>
    <w:rsid w:val="00B928A7"/>
    <w:rsid w:val="00B93384"/>
    <w:rsid w:val="00B9355B"/>
    <w:rsid w:val="00B940D0"/>
    <w:rsid w:val="00B9424B"/>
    <w:rsid w:val="00B943E7"/>
    <w:rsid w:val="00B94540"/>
    <w:rsid w:val="00B945ED"/>
    <w:rsid w:val="00B94E2C"/>
    <w:rsid w:val="00B94F0F"/>
    <w:rsid w:val="00B95021"/>
    <w:rsid w:val="00B9539A"/>
    <w:rsid w:val="00B95648"/>
    <w:rsid w:val="00B95C66"/>
    <w:rsid w:val="00B95D0C"/>
    <w:rsid w:val="00B95EDA"/>
    <w:rsid w:val="00B9610B"/>
    <w:rsid w:val="00B961B1"/>
    <w:rsid w:val="00B961C7"/>
    <w:rsid w:val="00B96390"/>
    <w:rsid w:val="00B96495"/>
    <w:rsid w:val="00B96693"/>
    <w:rsid w:val="00B966ED"/>
    <w:rsid w:val="00B967EF"/>
    <w:rsid w:val="00B970C7"/>
    <w:rsid w:val="00B9726B"/>
    <w:rsid w:val="00B9769F"/>
    <w:rsid w:val="00B977BD"/>
    <w:rsid w:val="00B97B53"/>
    <w:rsid w:val="00B97BA6"/>
    <w:rsid w:val="00BA02E7"/>
    <w:rsid w:val="00BA07DC"/>
    <w:rsid w:val="00BA08D2"/>
    <w:rsid w:val="00BA090B"/>
    <w:rsid w:val="00BA0D9B"/>
    <w:rsid w:val="00BA112D"/>
    <w:rsid w:val="00BA113C"/>
    <w:rsid w:val="00BA11FF"/>
    <w:rsid w:val="00BA1431"/>
    <w:rsid w:val="00BA1A6C"/>
    <w:rsid w:val="00BA1A89"/>
    <w:rsid w:val="00BA1B89"/>
    <w:rsid w:val="00BA1DD3"/>
    <w:rsid w:val="00BA1E69"/>
    <w:rsid w:val="00BA1EC0"/>
    <w:rsid w:val="00BA240F"/>
    <w:rsid w:val="00BA2D76"/>
    <w:rsid w:val="00BA2E22"/>
    <w:rsid w:val="00BA2FA9"/>
    <w:rsid w:val="00BA3119"/>
    <w:rsid w:val="00BA32B3"/>
    <w:rsid w:val="00BA331C"/>
    <w:rsid w:val="00BA375E"/>
    <w:rsid w:val="00BA39CF"/>
    <w:rsid w:val="00BA39F0"/>
    <w:rsid w:val="00BA3A42"/>
    <w:rsid w:val="00BA3CF2"/>
    <w:rsid w:val="00BA4615"/>
    <w:rsid w:val="00BA463B"/>
    <w:rsid w:val="00BA48F8"/>
    <w:rsid w:val="00BA5771"/>
    <w:rsid w:val="00BA57F6"/>
    <w:rsid w:val="00BA5DD4"/>
    <w:rsid w:val="00BA614C"/>
    <w:rsid w:val="00BA6494"/>
    <w:rsid w:val="00BA67D8"/>
    <w:rsid w:val="00BA6875"/>
    <w:rsid w:val="00BA6A88"/>
    <w:rsid w:val="00BA6B33"/>
    <w:rsid w:val="00BA6F94"/>
    <w:rsid w:val="00BA71E5"/>
    <w:rsid w:val="00BA7296"/>
    <w:rsid w:val="00BA7604"/>
    <w:rsid w:val="00BA763E"/>
    <w:rsid w:val="00BA7FFC"/>
    <w:rsid w:val="00BB0872"/>
    <w:rsid w:val="00BB0964"/>
    <w:rsid w:val="00BB0C65"/>
    <w:rsid w:val="00BB1136"/>
    <w:rsid w:val="00BB1201"/>
    <w:rsid w:val="00BB1454"/>
    <w:rsid w:val="00BB1A4B"/>
    <w:rsid w:val="00BB232C"/>
    <w:rsid w:val="00BB24E1"/>
    <w:rsid w:val="00BB27B5"/>
    <w:rsid w:val="00BB2CA4"/>
    <w:rsid w:val="00BB2D71"/>
    <w:rsid w:val="00BB2D7D"/>
    <w:rsid w:val="00BB2E8D"/>
    <w:rsid w:val="00BB3405"/>
    <w:rsid w:val="00BB3726"/>
    <w:rsid w:val="00BB384A"/>
    <w:rsid w:val="00BB38C6"/>
    <w:rsid w:val="00BB3BF9"/>
    <w:rsid w:val="00BB3DCD"/>
    <w:rsid w:val="00BB3E9A"/>
    <w:rsid w:val="00BB4825"/>
    <w:rsid w:val="00BB4BB1"/>
    <w:rsid w:val="00BB4EFD"/>
    <w:rsid w:val="00BB5097"/>
    <w:rsid w:val="00BB5C88"/>
    <w:rsid w:val="00BB5D3F"/>
    <w:rsid w:val="00BB5FC8"/>
    <w:rsid w:val="00BB6091"/>
    <w:rsid w:val="00BB60E4"/>
    <w:rsid w:val="00BB64B1"/>
    <w:rsid w:val="00BB6637"/>
    <w:rsid w:val="00BB6AAA"/>
    <w:rsid w:val="00BB6C2A"/>
    <w:rsid w:val="00BB738F"/>
    <w:rsid w:val="00BB74F8"/>
    <w:rsid w:val="00BB7EB4"/>
    <w:rsid w:val="00BB7FF2"/>
    <w:rsid w:val="00BC03EC"/>
    <w:rsid w:val="00BC0487"/>
    <w:rsid w:val="00BC0D03"/>
    <w:rsid w:val="00BC0FAB"/>
    <w:rsid w:val="00BC154A"/>
    <w:rsid w:val="00BC172A"/>
    <w:rsid w:val="00BC1A25"/>
    <w:rsid w:val="00BC1BD3"/>
    <w:rsid w:val="00BC1BE8"/>
    <w:rsid w:val="00BC1E45"/>
    <w:rsid w:val="00BC22E1"/>
    <w:rsid w:val="00BC23CF"/>
    <w:rsid w:val="00BC257C"/>
    <w:rsid w:val="00BC28FF"/>
    <w:rsid w:val="00BC2B08"/>
    <w:rsid w:val="00BC2C80"/>
    <w:rsid w:val="00BC30EA"/>
    <w:rsid w:val="00BC330F"/>
    <w:rsid w:val="00BC350B"/>
    <w:rsid w:val="00BC391E"/>
    <w:rsid w:val="00BC3E81"/>
    <w:rsid w:val="00BC43C8"/>
    <w:rsid w:val="00BC4400"/>
    <w:rsid w:val="00BC44D2"/>
    <w:rsid w:val="00BC45AD"/>
    <w:rsid w:val="00BC4AF4"/>
    <w:rsid w:val="00BC4CCD"/>
    <w:rsid w:val="00BC4E35"/>
    <w:rsid w:val="00BC4EF6"/>
    <w:rsid w:val="00BC527D"/>
    <w:rsid w:val="00BC55E7"/>
    <w:rsid w:val="00BC6851"/>
    <w:rsid w:val="00BC6C9E"/>
    <w:rsid w:val="00BC7706"/>
    <w:rsid w:val="00BD0157"/>
    <w:rsid w:val="00BD052C"/>
    <w:rsid w:val="00BD05E2"/>
    <w:rsid w:val="00BD0F21"/>
    <w:rsid w:val="00BD125A"/>
    <w:rsid w:val="00BD13EB"/>
    <w:rsid w:val="00BD141E"/>
    <w:rsid w:val="00BD1516"/>
    <w:rsid w:val="00BD1519"/>
    <w:rsid w:val="00BD1563"/>
    <w:rsid w:val="00BD1717"/>
    <w:rsid w:val="00BD1952"/>
    <w:rsid w:val="00BD1D70"/>
    <w:rsid w:val="00BD1EB6"/>
    <w:rsid w:val="00BD1F5F"/>
    <w:rsid w:val="00BD1F8E"/>
    <w:rsid w:val="00BD2CBE"/>
    <w:rsid w:val="00BD2EB6"/>
    <w:rsid w:val="00BD2F82"/>
    <w:rsid w:val="00BD3147"/>
    <w:rsid w:val="00BD324F"/>
    <w:rsid w:val="00BD35F5"/>
    <w:rsid w:val="00BD377B"/>
    <w:rsid w:val="00BD3931"/>
    <w:rsid w:val="00BD39C1"/>
    <w:rsid w:val="00BD3D07"/>
    <w:rsid w:val="00BD4426"/>
    <w:rsid w:val="00BD4661"/>
    <w:rsid w:val="00BD4919"/>
    <w:rsid w:val="00BD5368"/>
    <w:rsid w:val="00BD5423"/>
    <w:rsid w:val="00BD5B2A"/>
    <w:rsid w:val="00BD5FA2"/>
    <w:rsid w:val="00BD6259"/>
    <w:rsid w:val="00BD62C7"/>
    <w:rsid w:val="00BD646C"/>
    <w:rsid w:val="00BD64BF"/>
    <w:rsid w:val="00BD65D6"/>
    <w:rsid w:val="00BD6667"/>
    <w:rsid w:val="00BD67E1"/>
    <w:rsid w:val="00BD6BD6"/>
    <w:rsid w:val="00BD6F39"/>
    <w:rsid w:val="00BD773F"/>
    <w:rsid w:val="00BD798B"/>
    <w:rsid w:val="00BE0218"/>
    <w:rsid w:val="00BE0E18"/>
    <w:rsid w:val="00BE1064"/>
    <w:rsid w:val="00BE11EE"/>
    <w:rsid w:val="00BE13E0"/>
    <w:rsid w:val="00BE174D"/>
    <w:rsid w:val="00BE180F"/>
    <w:rsid w:val="00BE1A96"/>
    <w:rsid w:val="00BE1BC5"/>
    <w:rsid w:val="00BE1BF6"/>
    <w:rsid w:val="00BE2393"/>
    <w:rsid w:val="00BE2A7B"/>
    <w:rsid w:val="00BE2C7E"/>
    <w:rsid w:val="00BE321B"/>
    <w:rsid w:val="00BE3C1C"/>
    <w:rsid w:val="00BE3EE8"/>
    <w:rsid w:val="00BE4120"/>
    <w:rsid w:val="00BE4149"/>
    <w:rsid w:val="00BE471E"/>
    <w:rsid w:val="00BE4940"/>
    <w:rsid w:val="00BE498A"/>
    <w:rsid w:val="00BE514F"/>
    <w:rsid w:val="00BE64E4"/>
    <w:rsid w:val="00BE71DF"/>
    <w:rsid w:val="00BE74ED"/>
    <w:rsid w:val="00BE7CC9"/>
    <w:rsid w:val="00BE7DDC"/>
    <w:rsid w:val="00BE7EEE"/>
    <w:rsid w:val="00BF0652"/>
    <w:rsid w:val="00BF0912"/>
    <w:rsid w:val="00BF0EE4"/>
    <w:rsid w:val="00BF1032"/>
    <w:rsid w:val="00BF12B1"/>
    <w:rsid w:val="00BF161A"/>
    <w:rsid w:val="00BF17EF"/>
    <w:rsid w:val="00BF1BC8"/>
    <w:rsid w:val="00BF1CE5"/>
    <w:rsid w:val="00BF1E39"/>
    <w:rsid w:val="00BF203B"/>
    <w:rsid w:val="00BF22EB"/>
    <w:rsid w:val="00BF25A4"/>
    <w:rsid w:val="00BF270A"/>
    <w:rsid w:val="00BF2C14"/>
    <w:rsid w:val="00BF2E17"/>
    <w:rsid w:val="00BF319E"/>
    <w:rsid w:val="00BF3256"/>
    <w:rsid w:val="00BF3375"/>
    <w:rsid w:val="00BF3581"/>
    <w:rsid w:val="00BF3601"/>
    <w:rsid w:val="00BF37C7"/>
    <w:rsid w:val="00BF3802"/>
    <w:rsid w:val="00BF3EB5"/>
    <w:rsid w:val="00BF4171"/>
    <w:rsid w:val="00BF417B"/>
    <w:rsid w:val="00BF457E"/>
    <w:rsid w:val="00BF4702"/>
    <w:rsid w:val="00BF48AB"/>
    <w:rsid w:val="00BF4C44"/>
    <w:rsid w:val="00BF51E0"/>
    <w:rsid w:val="00BF574E"/>
    <w:rsid w:val="00BF599A"/>
    <w:rsid w:val="00BF5A06"/>
    <w:rsid w:val="00BF605D"/>
    <w:rsid w:val="00BF6501"/>
    <w:rsid w:val="00BF69BF"/>
    <w:rsid w:val="00BF6CE4"/>
    <w:rsid w:val="00BF6DBE"/>
    <w:rsid w:val="00BF75F9"/>
    <w:rsid w:val="00BF7793"/>
    <w:rsid w:val="00BF7E3D"/>
    <w:rsid w:val="00BF7E94"/>
    <w:rsid w:val="00BF7EC0"/>
    <w:rsid w:val="00C003CA"/>
    <w:rsid w:val="00C00A3B"/>
    <w:rsid w:val="00C00DC7"/>
    <w:rsid w:val="00C00EAF"/>
    <w:rsid w:val="00C010B7"/>
    <w:rsid w:val="00C012B8"/>
    <w:rsid w:val="00C01319"/>
    <w:rsid w:val="00C017EE"/>
    <w:rsid w:val="00C01E21"/>
    <w:rsid w:val="00C0218B"/>
    <w:rsid w:val="00C0222E"/>
    <w:rsid w:val="00C026F2"/>
    <w:rsid w:val="00C02AB1"/>
    <w:rsid w:val="00C03219"/>
    <w:rsid w:val="00C0345A"/>
    <w:rsid w:val="00C034E8"/>
    <w:rsid w:val="00C0392E"/>
    <w:rsid w:val="00C03980"/>
    <w:rsid w:val="00C03CE5"/>
    <w:rsid w:val="00C03DDC"/>
    <w:rsid w:val="00C03F64"/>
    <w:rsid w:val="00C043E7"/>
    <w:rsid w:val="00C04625"/>
    <w:rsid w:val="00C04A0B"/>
    <w:rsid w:val="00C04B97"/>
    <w:rsid w:val="00C04BF3"/>
    <w:rsid w:val="00C04EDE"/>
    <w:rsid w:val="00C05872"/>
    <w:rsid w:val="00C058F1"/>
    <w:rsid w:val="00C059D6"/>
    <w:rsid w:val="00C05EF0"/>
    <w:rsid w:val="00C05F39"/>
    <w:rsid w:val="00C06168"/>
    <w:rsid w:val="00C06315"/>
    <w:rsid w:val="00C06427"/>
    <w:rsid w:val="00C06AEB"/>
    <w:rsid w:val="00C06C40"/>
    <w:rsid w:val="00C06CC9"/>
    <w:rsid w:val="00C06D7A"/>
    <w:rsid w:val="00C0700A"/>
    <w:rsid w:val="00C07487"/>
    <w:rsid w:val="00C07AF6"/>
    <w:rsid w:val="00C10132"/>
    <w:rsid w:val="00C1050D"/>
    <w:rsid w:val="00C10BDE"/>
    <w:rsid w:val="00C11493"/>
    <w:rsid w:val="00C114F6"/>
    <w:rsid w:val="00C115FA"/>
    <w:rsid w:val="00C11609"/>
    <w:rsid w:val="00C116BF"/>
    <w:rsid w:val="00C1181E"/>
    <w:rsid w:val="00C11A39"/>
    <w:rsid w:val="00C120ED"/>
    <w:rsid w:val="00C12354"/>
    <w:rsid w:val="00C123F9"/>
    <w:rsid w:val="00C12509"/>
    <w:rsid w:val="00C12532"/>
    <w:rsid w:val="00C12545"/>
    <w:rsid w:val="00C1269B"/>
    <w:rsid w:val="00C12ED4"/>
    <w:rsid w:val="00C12F63"/>
    <w:rsid w:val="00C13096"/>
    <w:rsid w:val="00C14440"/>
    <w:rsid w:val="00C1495C"/>
    <w:rsid w:val="00C14A5B"/>
    <w:rsid w:val="00C14E3A"/>
    <w:rsid w:val="00C14FC5"/>
    <w:rsid w:val="00C1521A"/>
    <w:rsid w:val="00C15236"/>
    <w:rsid w:val="00C152F4"/>
    <w:rsid w:val="00C15328"/>
    <w:rsid w:val="00C1617F"/>
    <w:rsid w:val="00C1658D"/>
    <w:rsid w:val="00C16892"/>
    <w:rsid w:val="00C16B09"/>
    <w:rsid w:val="00C16BDE"/>
    <w:rsid w:val="00C16D68"/>
    <w:rsid w:val="00C16ED6"/>
    <w:rsid w:val="00C1713C"/>
    <w:rsid w:val="00C17253"/>
    <w:rsid w:val="00C177F3"/>
    <w:rsid w:val="00C17C10"/>
    <w:rsid w:val="00C17CF0"/>
    <w:rsid w:val="00C17D68"/>
    <w:rsid w:val="00C206A8"/>
    <w:rsid w:val="00C20759"/>
    <w:rsid w:val="00C20ADA"/>
    <w:rsid w:val="00C20B6A"/>
    <w:rsid w:val="00C2134D"/>
    <w:rsid w:val="00C2163B"/>
    <w:rsid w:val="00C21C7B"/>
    <w:rsid w:val="00C21DE4"/>
    <w:rsid w:val="00C22085"/>
    <w:rsid w:val="00C22CCC"/>
    <w:rsid w:val="00C22D9B"/>
    <w:rsid w:val="00C230A9"/>
    <w:rsid w:val="00C2321D"/>
    <w:rsid w:val="00C23456"/>
    <w:rsid w:val="00C239F7"/>
    <w:rsid w:val="00C23BD2"/>
    <w:rsid w:val="00C23CD3"/>
    <w:rsid w:val="00C23DF3"/>
    <w:rsid w:val="00C23E76"/>
    <w:rsid w:val="00C23FAB"/>
    <w:rsid w:val="00C2425F"/>
    <w:rsid w:val="00C24344"/>
    <w:rsid w:val="00C24A7B"/>
    <w:rsid w:val="00C24C5D"/>
    <w:rsid w:val="00C24F65"/>
    <w:rsid w:val="00C2541D"/>
    <w:rsid w:val="00C25459"/>
    <w:rsid w:val="00C254F4"/>
    <w:rsid w:val="00C25672"/>
    <w:rsid w:val="00C2580B"/>
    <w:rsid w:val="00C25D53"/>
    <w:rsid w:val="00C25DFD"/>
    <w:rsid w:val="00C25F9B"/>
    <w:rsid w:val="00C2646C"/>
    <w:rsid w:val="00C26949"/>
    <w:rsid w:val="00C26AE8"/>
    <w:rsid w:val="00C26D18"/>
    <w:rsid w:val="00C27218"/>
    <w:rsid w:val="00C274A3"/>
    <w:rsid w:val="00C27679"/>
    <w:rsid w:val="00C27725"/>
    <w:rsid w:val="00C278AE"/>
    <w:rsid w:val="00C27C46"/>
    <w:rsid w:val="00C27DA7"/>
    <w:rsid w:val="00C27DFF"/>
    <w:rsid w:val="00C27E13"/>
    <w:rsid w:val="00C3023C"/>
    <w:rsid w:val="00C30645"/>
    <w:rsid w:val="00C3078F"/>
    <w:rsid w:val="00C3090E"/>
    <w:rsid w:val="00C3095C"/>
    <w:rsid w:val="00C30990"/>
    <w:rsid w:val="00C30CBF"/>
    <w:rsid w:val="00C30FB6"/>
    <w:rsid w:val="00C310ED"/>
    <w:rsid w:val="00C315D9"/>
    <w:rsid w:val="00C3175E"/>
    <w:rsid w:val="00C318E9"/>
    <w:rsid w:val="00C31AA2"/>
    <w:rsid w:val="00C32284"/>
    <w:rsid w:val="00C328D8"/>
    <w:rsid w:val="00C3296B"/>
    <w:rsid w:val="00C32BC1"/>
    <w:rsid w:val="00C32C0C"/>
    <w:rsid w:val="00C32D2C"/>
    <w:rsid w:val="00C3350F"/>
    <w:rsid w:val="00C341BD"/>
    <w:rsid w:val="00C341BE"/>
    <w:rsid w:val="00C3473B"/>
    <w:rsid w:val="00C3481E"/>
    <w:rsid w:val="00C3487A"/>
    <w:rsid w:val="00C3498B"/>
    <w:rsid w:val="00C34E61"/>
    <w:rsid w:val="00C35492"/>
    <w:rsid w:val="00C360F0"/>
    <w:rsid w:val="00C36160"/>
    <w:rsid w:val="00C36239"/>
    <w:rsid w:val="00C36773"/>
    <w:rsid w:val="00C369A3"/>
    <w:rsid w:val="00C36B1A"/>
    <w:rsid w:val="00C36B87"/>
    <w:rsid w:val="00C37800"/>
    <w:rsid w:val="00C3785B"/>
    <w:rsid w:val="00C37ABA"/>
    <w:rsid w:val="00C40250"/>
    <w:rsid w:val="00C40FAB"/>
    <w:rsid w:val="00C418A7"/>
    <w:rsid w:val="00C41CF7"/>
    <w:rsid w:val="00C42079"/>
    <w:rsid w:val="00C42131"/>
    <w:rsid w:val="00C422CA"/>
    <w:rsid w:val="00C426EF"/>
    <w:rsid w:val="00C42880"/>
    <w:rsid w:val="00C42BFA"/>
    <w:rsid w:val="00C42FEA"/>
    <w:rsid w:val="00C43085"/>
    <w:rsid w:val="00C43815"/>
    <w:rsid w:val="00C43CAB"/>
    <w:rsid w:val="00C44201"/>
    <w:rsid w:val="00C4447C"/>
    <w:rsid w:val="00C44A89"/>
    <w:rsid w:val="00C44ACD"/>
    <w:rsid w:val="00C44C04"/>
    <w:rsid w:val="00C45441"/>
    <w:rsid w:val="00C457B4"/>
    <w:rsid w:val="00C457B8"/>
    <w:rsid w:val="00C45B6C"/>
    <w:rsid w:val="00C45EA1"/>
    <w:rsid w:val="00C46029"/>
    <w:rsid w:val="00C46068"/>
    <w:rsid w:val="00C4607D"/>
    <w:rsid w:val="00C460FD"/>
    <w:rsid w:val="00C463D1"/>
    <w:rsid w:val="00C4680A"/>
    <w:rsid w:val="00C46A2D"/>
    <w:rsid w:val="00C46E0A"/>
    <w:rsid w:val="00C476AD"/>
    <w:rsid w:val="00C47E75"/>
    <w:rsid w:val="00C50BC0"/>
    <w:rsid w:val="00C50F78"/>
    <w:rsid w:val="00C51291"/>
    <w:rsid w:val="00C5135C"/>
    <w:rsid w:val="00C51975"/>
    <w:rsid w:val="00C5201F"/>
    <w:rsid w:val="00C52CE4"/>
    <w:rsid w:val="00C52E01"/>
    <w:rsid w:val="00C53870"/>
    <w:rsid w:val="00C53938"/>
    <w:rsid w:val="00C53C7B"/>
    <w:rsid w:val="00C53CA8"/>
    <w:rsid w:val="00C54293"/>
    <w:rsid w:val="00C54472"/>
    <w:rsid w:val="00C5467B"/>
    <w:rsid w:val="00C546B1"/>
    <w:rsid w:val="00C54E46"/>
    <w:rsid w:val="00C55038"/>
    <w:rsid w:val="00C5556C"/>
    <w:rsid w:val="00C55A16"/>
    <w:rsid w:val="00C55F8A"/>
    <w:rsid w:val="00C564B2"/>
    <w:rsid w:val="00C56775"/>
    <w:rsid w:val="00C567D6"/>
    <w:rsid w:val="00C56809"/>
    <w:rsid w:val="00C568E9"/>
    <w:rsid w:val="00C56C51"/>
    <w:rsid w:val="00C56EC9"/>
    <w:rsid w:val="00C57097"/>
    <w:rsid w:val="00C5715C"/>
    <w:rsid w:val="00C57353"/>
    <w:rsid w:val="00C57479"/>
    <w:rsid w:val="00C575ED"/>
    <w:rsid w:val="00C5768B"/>
    <w:rsid w:val="00C57B07"/>
    <w:rsid w:val="00C6036F"/>
    <w:rsid w:val="00C604DD"/>
    <w:rsid w:val="00C608E7"/>
    <w:rsid w:val="00C60A13"/>
    <w:rsid w:val="00C60C93"/>
    <w:rsid w:val="00C60CEA"/>
    <w:rsid w:val="00C61640"/>
    <w:rsid w:val="00C61946"/>
    <w:rsid w:val="00C61B8B"/>
    <w:rsid w:val="00C61C57"/>
    <w:rsid w:val="00C61F5A"/>
    <w:rsid w:val="00C62058"/>
    <w:rsid w:val="00C623CC"/>
    <w:rsid w:val="00C62533"/>
    <w:rsid w:val="00C62753"/>
    <w:rsid w:val="00C62B2A"/>
    <w:rsid w:val="00C62D57"/>
    <w:rsid w:val="00C63ECA"/>
    <w:rsid w:val="00C6408E"/>
    <w:rsid w:val="00C6441D"/>
    <w:rsid w:val="00C644E2"/>
    <w:rsid w:val="00C6466C"/>
    <w:rsid w:val="00C649B7"/>
    <w:rsid w:val="00C64DAE"/>
    <w:rsid w:val="00C64FE5"/>
    <w:rsid w:val="00C6513C"/>
    <w:rsid w:val="00C65184"/>
    <w:rsid w:val="00C65638"/>
    <w:rsid w:val="00C656A2"/>
    <w:rsid w:val="00C65972"/>
    <w:rsid w:val="00C65E22"/>
    <w:rsid w:val="00C65E26"/>
    <w:rsid w:val="00C664F4"/>
    <w:rsid w:val="00C667C2"/>
    <w:rsid w:val="00C667E6"/>
    <w:rsid w:val="00C67C56"/>
    <w:rsid w:val="00C67F53"/>
    <w:rsid w:val="00C700FF"/>
    <w:rsid w:val="00C70416"/>
    <w:rsid w:val="00C70E3A"/>
    <w:rsid w:val="00C71059"/>
    <w:rsid w:val="00C71413"/>
    <w:rsid w:val="00C715D2"/>
    <w:rsid w:val="00C71665"/>
    <w:rsid w:val="00C71AF4"/>
    <w:rsid w:val="00C71E12"/>
    <w:rsid w:val="00C7219B"/>
    <w:rsid w:val="00C7271C"/>
    <w:rsid w:val="00C7321C"/>
    <w:rsid w:val="00C7345D"/>
    <w:rsid w:val="00C73D51"/>
    <w:rsid w:val="00C7423F"/>
    <w:rsid w:val="00C74441"/>
    <w:rsid w:val="00C74698"/>
    <w:rsid w:val="00C746CC"/>
    <w:rsid w:val="00C74AD8"/>
    <w:rsid w:val="00C75493"/>
    <w:rsid w:val="00C75677"/>
    <w:rsid w:val="00C75BAC"/>
    <w:rsid w:val="00C75D05"/>
    <w:rsid w:val="00C75ED1"/>
    <w:rsid w:val="00C760B6"/>
    <w:rsid w:val="00C765BA"/>
    <w:rsid w:val="00C765C4"/>
    <w:rsid w:val="00C76B32"/>
    <w:rsid w:val="00C77834"/>
    <w:rsid w:val="00C77890"/>
    <w:rsid w:val="00C778B0"/>
    <w:rsid w:val="00C77911"/>
    <w:rsid w:val="00C77A37"/>
    <w:rsid w:val="00C77B24"/>
    <w:rsid w:val="00C77B7D"/>
    <w:rsid w:val="00C77C26"/>
    <w:rsid w:val="00C77D79"/>
    <w:rsid w:val="00C8028D"/>
    <w:rsid w:val="00C80572"/>
    <w:rsid w:val="00C8059D"/>
    <w:rsid w:val="00C80741"/>
    <w:rsid w:val="00C80A65"/>
    <w:rsid w:val="00C81022"/>
    <w:rsid w:val="00C812CE"/>
    <w:rsid w:val="00C81F72"/>
    <w:rsid w:val="00C8202B"/>
    <w:rsid w:val="00C8236B"/>
    <w:rsid w:val="00C82952"/>
    <w:rsid w:val="00C82D4C"/>
    <w:rsid w:val="00C82F49"/>
    <w:rsid w:val="00C83434"/>
    <w:rsid w:val="00C834E2"/>
    <w:rsid w:val="00C8352D"/>
    <w:rsid w:val="00C8355F"/>
    <w:rsid w:val="00C8367B"/>
    <w:rsid w:val="00C83808"/>
    <w:rsid w:val="00C838AD"/>
    <w:rsid w:val="00C83C5C"/>
    <w:rsid w:val="00C83E32"/>
    <w:rsid w:val="00C83E8F"/>
    <w:rsid w:val="00C8418C"/>
    <w:rsid w:val="00C84389"/>
    <w:rsid w:val="00C847C0"/>
    <w:rsid w:val="00C84922"/>
    <w:rsid w:val="00C84959"/>
    <w:rsid w:val="00C84BB9"/>
    <w:rsid w:val="00C84CB5"/>
    <w:rsid w:val="00C8564E"/>
    <w:rsid w:val="00C85F47"/>
    <w:rsid w:val="00C86030"/>
    <w:rsid w:val="00C86294"/>
    <w:rsid w:val="00C864CA"/>
    <w:rsid w:val="00C86C26"/>
    <w:rsid w:val="00C86DE0"/>
    <w:rsid w:val="00C86E52"/>
    <w:rsid w:val="00C86F45"/>
    <w:rsid w:val="00C86F4B"/>
    <w:rsid w:val="00C87292"/>
    <w:rsid w:val="00C87668"/>
    <w:rsid w:val="00C87B3C"/>
    <w:rsid w:val="00C87B68"/>
    <w:rsid w:val="00C87C9A"/>
    <w:rsid w:val="00C87F5A"/>
    <w:rsid w:val="00C87FDB"/>
    <w:rsid w:val="00C90011"/>
    <w:rsid w:val="00C905E0"/>
    <w:rsid w:val="00C90BB3"/>
    <w:rsid w:val="00C9128E"/>
    <w:rsid w:val="00C91434"/>
    <w:rsid w:val="00C91B2C"/>
    <w:rsid w:val="00C91C78"/>
    <w:rsid w:val="00C91E0B"/>
    <w:rsid w:val="00C91E69"/>
    <w:rsid w:val="00C92022"/>
    <w:rsid w:val="00C9243F"/>
    <w:rsid w:val="00C92E45"/>
    <w:rsid w:val="00C93844"/>
    <w:rsid w:val="00C939AC"/>
    <w:rsid w:val="00C93B48"/>
    <w:rsid w:val="00C93C1E"/>
    <w:rsid w:val="00C93FDA"/>
    <w:rsid w:val="00C9465E"/>
    <w:rsid w:val="00C947C9"/>
    <w:rsid w:val="00C949B6"/>
    <w:rsid w:val="00C94A07"/>
    <w:rsid w:val="00C95227"/>
    <w:rsid w:val="00C9529C"/>
    <w:rsid w:val="00C953C2"/>
    <w:rsid w:val="00C95730"/>
    <w:rsid w:val="00C95926"/>
    <w:rsid w:val="00C961CA"/>
    <w:rsid w:val="00C9627A"/>
    <w:rsid w:val="00C96332"/>
    <w:rsid w:val="00C964D0"/>
    <w:rsid w:val="00C96743"/>
    <w:rsid w:val="00C96C4C"/>
    <w:rsid w:val="00C96C8B"/>
    <w:rsid w:val="00C96CDD"/>
    <w:rsid w:val="00C96F62"/>
    <w:rsid w:val="00C97340"/>
    <w:rsid w:val="00C977D6"/>
    <w:rsid w:val="00C97BC3"/>
    <w:rsid w:val="00CA00E2"/>
    <w:rsid w:val="00CA01BE"/>
    <w:rsid w:val="00CA05EF"/>
    <w:rsid w:val="00CA09CA"/>
    <w:rsid w:val="00CA0A56"/>
    <w:rsid w:val="00CA0B11"/>
    <w:rsid w:val="00CA0FDD"/>
    <w:rsid w:val="00CA1137"/>
    <w:rsid w:val="00CA1252"/>
    <w:rsid w:val="00CA145F"/>
    <w:rsid w:val="00CA1712"/>
    <w:rsid w:val="00CA1A50"/>
    <w:rsid w:val="00CA1B3D"/>
    <w:rsid w:val="00CA1E7A"/>
    <w:rsid w:val="00CA1EAF"/>
    <w:rsid w:val="00CA1FB0"/>
    <w:rsid w:val="00CA230C"/>
    <w:rsid w:val="00CA2493"/>
    <w:rsid w:val="00CA2663"/>
    <w:rsid w:val="00CA2764"/>
    <w:rsid w:val="00CA28D5"/>
    <w:rsid w:val="00CA3159"/>
    <w:rsid w:val="00CA3327"/>
    <w:rsid w:val="00CA3421"/>
    <w:rsid w:val="00CA3538"/>
    <w:rsid w:val="00CA358A"/>
    <w:rsid w:val="00CA3782"/>
    <w:rsid w:val="00CA3992"/>
    <w:rsid w:val="00CA3ADB"/>
    <w:rsid w:val="00CA3D63"/>
    <w:rsid w:val="00CA4636"/>
    <w:rsid w:val="00CA48A3"/>
    <w:rsid w:val="00CA48F5"/>
    <w:rsid w:val="00CA4C32"/>
    <w:rsid w:val="00CA50BF"/>
    <w:rsid w:val="00CA51EF"/>
    <w:rsid w:val="00CA55EC"/>
    <w:rsid w:val="00CA56DE"/>
    <w:rsid w:val="00CA5E95"/>
    <w:rsid w:val="00CA5F81"/>
    <w:rsid w:val="00CA6223"/>
    <w:rsid w:val="00CA641B"/>
    <w:rsid w:val="00CA678D"/>
    <w:rsid w:val="00CA6B8D"/>
    <w:rsid w:val="00CA7F9F"/>
    <w:rsid w:val="00CB003D"/>
    <w:rsid w:val="00CB0316"/>
    <w:rsid w:val="00CB0527"/>
    <w:rsid w:val="00CB067B"/>
    <w:rsid w:val="00CB0ACD"/>
    <w:rsid w:val="00CB0C8D"/>
    <w:rsid w:val="00CB0ED1"/>
    <w:rsid w:val="00CB11FF"/>
    <w:rsid w:val="00CB13C5"/>
    <w:rsid w:val="00CB140A"/>
    <w:rsid w:val="00CB1512"/>
    <w:rsid w:val="00CB1876"/>
    <w:rsid w:val="00CB2206"/>
    <w:rsid w:val="00CB26FA"/>
    <w:rsid w:val="00CB27CF"/>
    <w:rsid w:val="00CB2F61"/>
    <w:rsid w:val="00CB3212"/>
    <w:rsid w:val="00CB3575"/>
    <w:rsid w:val="00CB3592"/>
    <w:rsid w:val="00CB3834"/>
    <w:rsid w:val="00CB394F"/>
    <w:rsid w:val="00CB40DC"/>
    <w:rsid w:val="00CB42C1"/>
    <w:rsid w:val="00CB45B2"/>
    <w:rsid w:val="00CB492E"/>
    <w:rsid w:val="00CB5387"/>
    <w:rsid w:val="00CB582B"/>
    <w:rsid w:val="00CB5833"/>
    <w:rsid w:val="00CB5858"/>
    <w:rsid w:val="00CB5A36"/>
    <w:rsid w:val="00CB5EDB"/>
    <w:rsid w:val="00CB6262"/>
    <w:rsid w:val="00CB62D1"/>
    <w:rsid w:val="00CB648D"/>
    <w:rsid w:val="00CB663F"/>
    <w:rsid w:val="00CB704D"/>
    <w:rsid w:val="00CB7108"/>
    <w:rsid w:val="00CB7324"/>
    <w:rsid w:val="00CB7541"/>
    <w:rsid w:val="00CB756B"/>
    <w:rsid w:val="00CB75BD"/>
    <w:rsid w:val="00CC0112"/>
    <w:rsid w:val="00CC0144"/>
    <w:rsid w:val="00CC01F0"/>
    <w:rsid w:val="00CC042D"/>
    <w:rsid w:val="00CC0BBD"/>
    <w:rsid w:val="00CC0CF5"/>
    <w:rsid w:val="00CC10FC"/>
    <w:rsid w:val="00CC156B"/>
    <w:rsid w:val="00CC1642"/>
    <w:rsid w:val="00CC2204"/>
    <w:rsid w:val="00CC2220"/>
    <w:rsid w:val="00CC249A"/>
    <w:rsid w:val="00CC26E4"/>
    <w:rsid w:val="00CC30E9"/>
    <w:rsid w:val="00CC32CD"/>
    <w:rsid w:val="00CC3AA2"/>
    <w:rsid w:val="00CC3DC7"/>
    <w:rsid w:val="00CC3F48"/>
    <w:rsid w:val="00CC4EE7"/>
    <w:rsid w:val="00CC5585"/>
    <w:rsid w:val="00CC58F7"/>
    <w:rsid w:val="00CC5D48"/>
    <w:rsid w:val="00CC5E3E"/>
    <w:rsid w:val="00CC5F24"/>
    <w:rsid w:val="00CC5FED"/>
    <w:rsid w:val="00CC62EB"/>
    <w:rsid w:val="00CC63AC"/>
    <w:rsid w:val="00CC6782"/>
    <w:rsid w:val="00CC68FA"/>
    <w:rsid w:val="00CC6D4F"/>
    <w:rsid w:val="00CC6EC8"/>
    <w:rsid w:val="00CC7052"/>
    <w:rsid w:val="00CC70B4"/>
    <w:rsid w:val="00CC70C3"/>
    <w:rsid w:val="00CC73AD"/>
    <w:rsid w:val="00CC74CD"/>
    <w:rsid w:val="00CC75B2"/>
    <w:rsid w:val="00CC767B"/>
    <w:rsid w:val="00CD004D"/>
    <w:rsid w:val="00CD01D0"/>
    <w:rsid w:val="00CD0784"/>
    <w:rsid w:val="00CD0CE2"/>
    <w:rsid w:val="00CD1157"/>
    <w:rsid w:val="00CD1868"/>
    <w:rsid w:val="00CD1C80"/>
    <w:rsid w:val="00CD1FCC"/>
    <w:rsid w:val="00CD23A7"/>
    <w:rsid w:val="00CD2A1C"/>
    <w:rsid w:val="00CD2AFB"/>
    <w:rsid w:val="00CD2E55"/>
    <w:rsid w:val="00CD3742"/>
    <w:rsid w:val="00CD3D73"/>
    <w:rsid w:val="00CD3DEC"/>
    <w:rsid w:val="00CD3FA2"/>
    <w:rsid w:val="00CD43E1"/>
    <w:rsid w:val="00CD499C"/>
    <w:rsid w:val="00CD4C38"/>
    <w:rsid w:val="00CD4DF3"/>
    <w:rsid w:val="00CD4E83"/>
    <w:rsid w:val="00CD5083"/>
    <w:rsid w:val="00CD5106"/>
    <w:rsid w:val="00CD51C3"/>
    <w:rsid w:val="00CD54E3"/>
    <w:rsid w:val="00CD5609"/>
    <w:rsid w:val="00CD5AD6"/>
    <w:rsid w:val="00CD5E24"/>
    <w:rsid w:val="00CD5F56"/>
    <w:rsid w:val="00CD61B7"/>
    <w:rsid w:val="00CD621E"/>
    <w:rsid w:val="00CD635C"/>
    <w:rsid w:val="00CD63B9"/>
    <w:rsid w:val="00CD6886"/>
    <w:rsid w:val="00CD6C7F"/>
    <w:rsid w:val="00CD7138"/>
    <w:rsid w:val="00CD7354"/>
    <w:rsid w:val="00CD73E3"/>
    <w:rsid w:val="00CD77CF"/>
    <w:rsid w:val="00CE07BB"/>
    <w:rsid w:val="00CE0A41"/>
    <w:rsid w:val="00CE0DC7"/>
    <w:rsid w:val="00CE1945"/>
    <w:rsid w:val="00CE1F53"/>
    <w:rsid w:val="00CE21EB"/>
    <w:rsid w:val="00CE24E9"/>
    <w:rsid w:val="00CE2F10"/>
    <w:rsid w:val="00CE30C5"/>
    <w:rsid w:val="00CE398C"/>
    <w:rsid w:val="00CE39F0"/>
    <w:rsid w:val="00CE3FFD"/>
    <w:rsid w:val="00CE448B"/>
    <w:rsid w:val="00CE4639"/>
    <w:rsid w:val="00CE4A39"/>
    <w:rsid w:val="00CE4C26"/>
    <w:rsid w:val="00CE4CE8"/>
    <w:rsid w:val="00CE4D6A"/>
    <w:rsid w:val="00CE5004"/>
    <w:rsid w:val="00CE5428"/>
    <w:rsid w:val="00CE55B7"/>
    <w:rsid w:val="00CE57D9"/>
    <w:rsid w:val="00CE5BC6"/>
    <w:rsid w:val="00CE5C54"/>
    <w:rsid w:val="00CE5DC6"/>
    <w:rsid w:val="00CE5FDA"/>
    <w:rsid w:val="00CE6400"/>
    <w:rsid w:val="00CE66A2"/>
    <w:rsid w:val="00CE6EC9"/>
    <w:rsid w:val="00CE6F25"/>
    <w:rsid w:val="00CE700B"/>
    <w:rsid w:val="00CE7014"/>
    <w:rsid w:val="00CE7311"/>
    <w:rsid w:val="00CE7A5A"/>
    <w:rsid w:val="00CF00FB"/>
    <w:rsid w:val="00CF02A9"/>
    <w:rsid w:val="00CF1058"/>
    <w:rsid w:val="00CF12C2"/>
    <w:rsid w:val="00CF1857"/>
    <w:rsid w:val="00CF18E1"/>
    <w:rsid w:val="00CF1F2B"/>
    <w:rsid w:val="00CF2186"/>
    <w:rsid w:val="00CF2255"/>
    <w:rsid w:val="00CF22C8"/>
    <w:rsid w:val="00CF236E"/>
    <w:rsid w:val="00CF2748"/>
    <w:rsid w:val="00CF282D"/>
    <w:rsid w:val="00CF29F5"/>
    <w:rsid w:val="00CF2ABD"/>
    <w:rsid w:val="00CF2CAB"/>
    <w:rsid w:val="00CF305E"/>
    <w:rsid w:val="00CF30DB"/>
    <w:rsid w:val="00CF3603"/>
    <w:rsid w:val="00CF36E4"/>
    <w:rsid w:val="00CF384D"/>
    <w:rsid w:val="00CF453E"/>
    <w:rsid w:val="00CF465B"/>
    <w:rsid w:val="00CF465D"/>
    <w:rsid w:val="00CF4823"/>
    <w:rsid w:val="00CF4AF1"/>
    <w:rsid w:val="00CF4DBF"/>
    <w:rsid w:val="00CF5322"/>
    <w:rsid w:val="00CF55ED"/>
    <w:rsid w:val="00CF5D49"/>
    <w:rsid w:val="00CF6456"/>
    <w:rsid w:val="00CF665C"/>
    <w:rsid w:val="00CF67C8"/>
    <w:rsid w:val="00CF6DE7"/>
    <w:rsid w:val="00CF735F"/>
    <w:rsid w:val="00CF7532"/>
    <w:rsid w:val="00CF7811"/>
    <w:rsid w:val="00CF7BB7"/>
    <w:rsid w:val="00CF7C7A"/>
    <w:rsid w:val="00CF7E3F"/>
    <w:rsid w:val="00D005DF"/>
    <w:rsid w:val="00D007D4"/>
    <w:rsid w:val="00D013D6"/>
    <w:rsid w:val="00D016B6"/>
    <w:rsid w:val="00D02360"/>
    <w:rsid w:val="00D0246E"/>
    <w:rsid w:val="00D025BF"/>
    <w:rsid w:val="00D0271F"/>
    <w:rsid w:val="00D02729"/>
    <w:rsid w:val="00D02A92"/>
    <w:rsid w:val="00D02BB1"/>
    <w:rsid w:val="00D02D40"/>
    <w:rsid w:val="00D02F7F"/>
    <w:rsid w:val="00D035CB"/>
    <w:rsid w:val="00D035CE"/>
    <w:rsid w:val="00D03936"/>
    <w:rsid w:val="00D03AAF"/>
    <w:rsid w:val="00D040A5"/>
    <w:rsid w:val="00D04239"/>
    <w:rsid w:val="00D043A0"/>
    <w:rsid w:val="00D04934"/>
    <w:rsid w:val="00D04A80"/>
    <w:rsid w:val="00D04EF2"/>
    <w:rsid w:val="00D052AF"/>
    <w:rsid w:val="00D052BA"/>
    <w:rsid w:val="00D05309"/>
    <w:rsid w:val="00D056C3"/>
    <w:rsid w:val="00D05733"/>
    <w:rsid w:val="00D0580E"/>
    <w:rsid w:val="00D05BDB"/>
    <w:rsid w:val="00D065E4"/>
    <w:rsid w:val="00D06BA7"/>
    <w:rsid w:val="00D06C60"/>
    <w:rsid w:val="00D07447"/>
    <w:rsid w:val="00D076A7"/>
    <w:rsid w:val="00D07B15"/>
    <w:rsid w:val="00D100C4"/>
    <w:rsid w:val="00D10227"/>
    <w:rsid w:val="00D10254"/>
    <w:rsid w:val="00D10617"/>
    <w:rsid w:val="00D1074C"/>
    <w:rsid w:val="00D10912"/>
    <w:rsid w:val="00D10A05"/>
    <w:rsid w:val="00D11199"/>
    <w:rsid w:val="00D115CD"/>
    <w:rsid w:val="00D121CC"/>
    <w:rsid w:val="00D1293F"/>
    <w:rsid w:val="00D12E9D"/>
    <w:rsid w:val="00D13038"/>
    <w:rsid w:val="00D13891"/>
    <w:rsid w:val="00D139AC"/>
    <w:rsid w:val="00D13EC2"/>
    <w:rsid w:val="00D13F7A"/>
    <w:rsid w:val="00D13FBD"/>
    <w:rsid w:val="00D14564"/>
    <w:rsid w:val="00D14882"/>
    <w:rsid w:val="00D14B25"/>
    <w:rsid w:val="00D14E95"/>
    <w:rsid w:val="00D14EAC"/>
    <w:rsid w:val="00D152FF"/>
    <w:rsid w:val="00D1534B"/>
    <w:rsid w:val="00D15538"/>
    <w:rsid w:val="00D15A2A"/>
    <w:rsid w:val="00D1677D"/>
    <w:rsid w:val="00D167D5"/>
    <w:rsid w:val="00D16878"/>
    <w:rsid w:val="00D17219"/>
    <w:rsid w:val="00D1752F"/>
    <w:rsid w:val="00D178AC"/>
    <w:rsid w:val="00D17BB6"/>
    <w:rsid w:val="00D20057"/>
    <w:rsid w:val="00D205C6"/>
    <w:rsid w:val="00D206E3"/>
    <w:rsid w:val="00D20740"/>
    <w:rsid w:val="00D20796"/>
    <w:rsid w:val="00D20AFD"/>
    <w:rsid w:val="00D20C64"/>
    <w:rsid w:val="00D20E30"/>
    <w:rsid w:val="00D213E3"/>
    <w:rsid w:val="00D2146F"/>
    <w:rsid w:val="00D216BF"/>
    <w:rsid w:val="00D21E29"/>
    <w:rsid w:val="00D21E8F"/>
    <w:rsid w:val="00D22347"/>
    <w:rsid w:val="00D22608"/>
    <w:rsid w:val="00D226F6"/>
    <w:rsid w:val="00D22860"/>
    <w:rsid w:val="00D228CA"/>
    <w:rsid w:val="00D228E8"/>
    <w:rsid w:val="00D22FEB"/>
    <w:rsid w:val="00D233DD"/>
    <w:rsid w:val="00D23583"/>
    <w:rsid w:val="00D238EF"/>
    <w:rsid w:val="00D23A79"/>
    <w:rsid w:val="00D23A7D"/>
    <w:rsid w:val="00D23A8E"/>
    <w:rsid w:val="00D23B89"/>
    <w:rsid w:val="00D23CD6"/>
    <w:rsid w:val="00D23CE3"/>
    <w:rsid w:val="00D2402A"/>
    <w:rsid w:val="00D244DD"/>
    <w:rsid w:val="00D245F3"/>
    <w:rsid w:val="00D24733"/>
    <w:rsid w:val="00D24944"/>
    <w:rsid w:val="00D24B87"/>
    <w:rsid w:val="00D25332"/>
    <w:rsid w:val="00D25507"/>
    <w:rsid w:val="00D258E7"/>
    <w:rsid w:val="00D25CC1"/>
    <w:rsid w:val="00D26144"/>
    <w:rsid w:val="00D26623"/>
    <w:rsid w:val="00D267D4"/>
    <w:rsid w:val="00D26D99"/>
    <w:rsid w:val="00D26F5F"/>
    <w:rsid w:val="00D270C3"/>
    <w:rsid w:val="00D2770A"/>
    <w:rsid w:val="00D27D67"/>
    <w:rsid w:val="00D27E96"/>
    <w:rsid w:val="00D27EFE"/>
    <w:rsid w:val="00D27F5F"/>
    <w:rsid w:val="00D30109"/>
    <w:rsid w:val="00D302A6"/>
    <w:rsid w:val="00D30A75"/>
    <w:rsid w:val="00D31306"/>
    <w:rsid w:val="00D31DEA"/>
    <w:rsid w:val="00D3259F"/>
    <w:rsid w:val="00D328AB"/>
    <w:rsid w:val="00D32D5A"/>
    <w:rsid w:val="00D32FD6"/>
    <w:rsid w:val="00D33779"/>
    <w:rsid w:val="00D33DBF"/>
    <w:rsid w:val="00D33DDD"/>
    <w:rsid w:val="00D34C68"/>
    <w:rsid w:val="00D34EBC"/>
    <w:rsid w:val="00D34FBF"/>
    <w:rsid w:val="00D35317"/>
    <w:rsid w:val="00D357AD"/>
    <w:rsid w:val="00D35C59"/>
    <w:rsid w:val="00D35F0F"/>
    <w:rsid w:val="00D366B6"/>
    <w:rsid w:val="00D36783"/>
    <w:rsid w:val="00D369A0"/>
    <w:rsid w:val="00D369D6"/>
    <w:rsid w:val="00D36D57"/>
    <w:rsid w:val="00D37224"/>
    <w:rsid w:val="00D37744"/>
    <w:rsid w:val="00D37771"/>
    <w:rsid w:val="00D3779A"/>
    <w:rsid w:val="00D378CC"/>
    <w:rsid w:val="00D37F65"/>
    <w:rsid w:val="00D40088"/>
    <w:rsid w:val="00D40EC1"/>
    <w:rsid w:val="00D410FF"/>
    <w:rsid w:val="00D4141E"/>
    <w:rsid w:val="00D416A0"/>
    <w:rsid w:val="00D417D4"/>
    <w:rsid w:val="00D41CCE"/>
    <w:rsid w:val="00D41F25"/>
    <w:rsid w:val="00D42174"/>
    <w:rsid w:val="00D42680"/>
    <w:rsid w:val="00D42912"/>
    <w:rsid w:val="00D42C2B"/>
    <w:rsid w:val="00D431A8"/>
    <w:rsid w:val="00D43973"/>
    <w:rsid w:val="00D43C5C"/>
    <w:rsid w:val="00D43E03"/>
    <w:rsid w:val="00D44103"/>
    <w:rsid w:val="00D4440E"/>
    <w:rsid w:val="00D456E3"/>
    <w:rsid w:val="00D45958"/>
    <w:rsid w:val="00D45C4D"/>
    <w:rsid w:val="00D45DA9"/>
    <w:rsid w:val="00D467E0"/>
    <w:rsid w:val="00D46823"/>
    <w:rsid w:val="00D46A1A"/>
    <w:rsid w:val="00D46BEA"/>
    <w:rsid w:val="00D46DA6"/>
    <w:rsid w:val="00D46E63"/>
    <w:rsid w:val="00D472EC"/>
    <w:rsid w:val="00D47994"/>
    <w:rsid w:val="00D47B0D"/>
    <w:rsid w:val="00D47B6B"/>
    <w:rsid w:val="00D47B93"/>
    <w:rsid w:val="00D47F9B"/>
    <w:rsid w:val="00D47FC0"/>
    <w:rsid w:val="00D5025F"/>
    <w:rsid w:val="00D50B82"/>
    <w:rsid w:val="00D50D65"/>
    <w:rsid w:val="00D50E8E"/>
    <w:rsid w:val="00D5124C"/>
    <w:rsid w:val="00D5126C"/>
    <w:rsid w:val="00D512C3"/>
    <w:rsid w:val="00D51338"/>
    <w:rsid w:val="00D5137E"/>
    <w:rsid w:val="00D514E9"/>
    <w:rsid w:val="00D51796"/>
    <w:rsid w:val="00D51C82"/>
    <w:rsid w:val="00D51F35"/>
    <w:rsid w:val="00D521A9"/>
    <w:rsid w:val="00D523F2"/>
    <w:rsid w:val="00D5262C"/>
    <w:rsid w:val="00D52652"/>
    <w:rsid w:val="00D52686"/>
    <w:rsid w:val="00D52847"/>
    <w:rsid w:val="00D52973"/>
    <w:rsid w:val="00D52C02"/>
    <w:rsid w:val="00D52EAC"/>
    <w:rsid w:val="00D534DF"/>
    <w:rsid w:val="00D5358E"/>
    <w:rsid w:val="00D536CD"/>
    <w:rsid w:val="00D539FA"/>
    <w:rsid w:val="00D54264"/>
    <w:rsid w:val="00D54392"/>
    <w:rsid w:val="00D54426"/>
    <w:rsid w:val="00D546D3"/>
    <w:rsid w:val="00D550D2"/>
    <w:rsid w:val="00D55358"/>
    <w:rsid w:val="00D55671"/>
    <w:rsid w:val="00D55837"/>
    <w:rsid w:val="00D55C44"/>
    <w:rsid w:val="00D55E03"/>
    <w:rsid w:val="00D562D3"/>
    <w:rsid w:val="00D56FB6"/>
    <w:rsid w:val="00D56FDC"/>
    <w:rsid w:val="00D570D7"/>
    <w:rsid w:val="00D570DA"/>
    <w:rsid w:val="00D5723D"/>
    <w:rsid w:val="00D57272"/>
    <w:rsid w:val="00D572A2"/>
    <w:rsid w:val="00D57576"/>
    <w:rsid w:val="00D575BB"/>
    <w:rsid w:val="00D575FF"/>
    <w:rsid w:val="00D57897"/>
    <w:rsid w:val="00D578EF"/>
    <w:rsid w:val="00D57CFB"/>
    <w:rsid w:val="00D604DC"/>
    <w:rsid w:val="00D60660"/>
    <w:rsid w:val="00D60687"/>
    <w:rsid w:val="00D6091B"/>
    <w:rsid w:val="00D60B48"/>
    <w:rsid w:val="00D60F74"/>
    <w:rsid w:val="00D6100D"/>
    <w:rsid w:val="00D6131D"/>
    <w:rsid w:val="00D6155F"/>
    <w:rsid w:val="00D6162E"/>
    <w:rsid w:val="00D61B66"/>
    <w:rsid w:val="00D61D8A"/>
    <w:rsid w:val="00D61E2B"/>
    <w:rsid w:val="00D62102"/>
    <w:rsid w:val="00D62E57"/>
    <w:rsid w:val="00D630AB"/>
    <w:rsid w:val="00D63118"/>
    <w:rsid w:val="00D63237"/>
    <w:rsid w:val="00D63D50"/>
    <w:rsid w:val="00D6406B"/>
    <w:rsid w:val="00D6407D"/>
    <w:rsid w:val="00D64186"/>
    <w:rsid w:val="00D6425F"/>
    <w:rsid w:val="00D6449B"/>
    <w:rsid w:val="00D6493C"/>
    <w:rsid w:val="00D65121"/>
    <w:rsid w:val="00D65277"/>
    <w:rsid w:val="00D652E9"/>
    <w:rsid w:val="00D65408"/>
    <w:rsid w:val="00D65511"/>
    <w:rsid w:val="00D66546"/>
    <w:rsid w:val="00D66ABD"/>
    <w:rsid w:val="00D672B5"/>
    <w:rsid w:val="00D67373"/>
    <w:rsid w:val="00D67441"/>
    <w:rsid w:val="00D67A8B"/>
    <w:rsid w:val="00D67D7F"/>
    <w:rsid w:val="00D67EAB"/>
    <w:rsid w:val="00D70070"/>
    <w:rsid w:val="00D702BE"/>
    <w:rsid w:val="00D706CB"/>
    <w:rsid w:val="00D706DC"/>
    <w:rsid w:val="00D70A3B"/>
    <w:rsid w:val="00D711FE"/>
    <w:rsid w:val="00D71231"/>
    <w:rsid w:val="00D71470"/>
    <w:rsid w:val="00D7150D"/>
    <w:rsid w:val="00D716E2"/>
    <w:rsid w:val="00D71798"/>
    <w:rsid w:val="00D71802"/>
    <w:rsid w:val="00D718C9"/>
    <w:rsid w:val="00D71C3B"/>
    <w:rsid w:val="00D71EAC"/>
    <w:rsid w:val="00D71FB7"/>
    <w:rsid w:val="00D7204D"/>
    <w:rsid w:val="00D72349"/>
    <w:rsid w:val="00D72386"/>
    <w:rsid w:val="00D7241D"/>
    <w:rsid w:val="00D7247C"/>
    <w:rsid w:val="00D725E6"/>
    <w:rsid w:val="00D729D3"/>
    <w:rsid w:val="00D72A51"/>
    <w:rsid w:val="00D733BA"/>
    <w:rsid w:val="00D737EC"/>
    <w:rsid w:val="00D73AD5"/>
    <w:rsid w:val="00D73F1D"/>
    <w:rsid w:val="00D7401C"/>
    <w:rsid w:val="00D74437"/>
    <w:rsid w:val="00D7459E"/>
    <w:rsid w:val="00D74A94"/>
    <w:rsid w:val="00D7506D"/>
    <w:rsid w:val="00D753B3"/>
    <w:rsid w:val="00D759FF"/>
    <w:rsid w:val="00D75AB1"/>
    <w:rsid w:val="00D75B25"/>
    <w:rsid w:val="00D75C94"/>
    <w:rsid w:val="00D7664D"/>
    <w:rsid w:val="00D767D0"/>
    <w:rsid w:val="00D76A86"/>
    <w:rsid w:val="00D76CBB"/>
    <w:rsid w:val="00D76E35"/>
    <w:rsid w:val="00D77613"/>
    <w:rsid w:val="00D77BE0"/>
    <w:rsid w:val="00D77CDE"/>
    <w:rsid w:val="00D77D02"/>
    <w:rsid w:val="00D77D48"/>
    <w:rsid w:val="00D77F9D"/>
    <w:rsid w:val="00D801A1"/>
    <w:rsid w:val="00D8092D"/>
    <w:rsid w:val="00D80A1A"/>
    <w:rsid w:val="00D80C1E"/>
    <w:rsid w:val="00D80E84"/>
    <w:rsid w:val="00D81201"/>
    <w:rsid w:val="00D81A5C"/>
    <w:rsid w:val="00D82202"/>
    <w:rsid w:val="00D82456"/>
    <w:rsid w:val="00D827FF"/>
    <w:rsid w:val="00D82ABD"/>
    <w:rsid w:val="00D82F5F"/>
    <w:rsid w:val="00D82FB9"/>
    <w:rsid w:val="00D835BE"/>
    <w:rsid w:val="00D83698"/>
    <w:rsid w:val="00D83AA2"/>
    <w:rsid w:val="00D83BAB"/>
    <w:rsid w:val="00D83CD2"/>
    <w:rsid w:val="00D83F1F"/>
    <w:rsid w:val="00D84036"/>
    <w:rsid w:val="00D8451C"/>
    <w:rsid w:val="00D855FB"/>
    <w:rsid w:val="00D8574C"/>
    <w:rsid w:val="00D85DC0"/>
    <w:rsid w:val="00D862E5"/>
    <w:rsid w:val="00D8660B"/>
    <w:rsid w:val="00D86705"/>
    <w:rsid w:val="00D86828"/>
    <w:rsid w:val="00D8693D"/>
    <w:rsid w:val="00D86BA3"/>
    <w:rsid w:val="00D86CC6"/>
    <w:rsid w:val="00D86CD0"/>
    <w:rsid w:val="00D86EA3"/>
    <w:rsid w:val="00D87035"/>
    <w:rsid w:val="00D871C7"/>
    <w:rsid w:val="00D8786F"/>
    <w:rsid w:val="00D87A3E"/>
    <w:rsid w:val="00D900E7"/>
    <w:rsid w:val="00D908E6"/>
    <w:rsid w:val="00D909D3"/>
    <w:rsid w:val="00D90B71"/>
    <w:rsid w:val="00D90CF9"/>
    <w:rsid w:val="00D91045"/>
    <w:rsid w:val="00D91183"/>
    <w:rsid w:val="00D912A4"/>
    <w:rsid w:val="00D9175E"/>
    <w:rsid w:val="00D91CAC"/>
    <w:rsid w:val="00D92006"/>
    <w:rsid w:val="00D922E4"/>
    <w:rsid w:val="00D92479"/>
    <w:rsid w:val="00D92851"/>
    <w:rsid w:val="00D92990"/>
    <w:rsid w:val="00D92A22"/>
    <w:rsid w:val="00D92AE4"/>
    <w:rsid w:val="00D92CCA"/>
    <w:rsid w:val="00D92DF7"/>
    <w:rsid w:val="00D93134"/>
    <w:rsid w:val="00D93464"/>
    <w:rsid w:val="00D93BD2"/>
    <w:rsid w:val="00D93C2B"/>
    <w:rsid w:val="00D93D1B"/>
    <w:rsid w:val="00D93D4E"/>
    <w:rsid w:val="00D94062"/>
    <w:rsid w:val="00D941DF"/>
    <w:rsid w:val="00D943BD"/>
    <w:rsid w:val="00D94C31"/>
    <w:rsid w:val="00D94E87"/>
    <w:rsid w:val="00D94EA0"/>
    <w:rsid w:val="00D94EA5"/>
    <w:rsid w:val="00D950A0"/>
    <w:rsid w:val="00D950CC"/>
    <w:rsid w:val="00D9515F"/>
    <w:rsid w:val="00D963C8"/>
    <w:rsid w:val="00D96693"/>
    <w:rsid w:val="00D966F9"/>
    <w:rsid w:val="00D96BA8"/>
    <w:rsid w:val="00D96E41"/>
    <w:rsid w:val="00D96FDF"/>
    <w:rsid w:val="00D97877"/>
    <w:rsid w:val="00D97A3F"/>
    <w:rsid w:val="00D97CE5"/>
    <w:rsid w:val="00D97ED2"/>
    <w:rsid w:val="00DA0045"/>
    <w:rsid w:val="00DA0068"/>
    <w:rsid w:val="00DA0569"/>
    <w:rsid w:val="00DA084A"/>
    <w:rsid w:val="00DA0B6A"/>
    <w:rsid w:val="00DA1136"/>
    <w:rsid w:val="00DA18B6"/>
    <w:rsid w:val="00DA19AF"/>
    <w:rsid w:val="00DA1BAA"/>
    <w:rsid w:val="00DA1E72"/>
    <w:rsid w:val="00DA229F"/>
    <w:rsid w:val="00DA2AB2"/>
    <w:rsid w:val="00DA2ABF"/>
    <w:rsid w:val="00DA2D82"/>
    <w:rsid w:val="00DA2ED2"/>
    <w:rsid w:val="00DA331A"/>
    <w:rsid w:val="00DA3375"/>
    <w:rsid w:val="00DA368F"/>
    <w:rsid w:val="00DA3696"/>
    <w:rsid w:val="00DA36FB"/>
    <w:rsid w:val="00DA38D6"/>
    <w:rsid w:val="00DA39F3"/>
    <w:rsid w:val="00DA3A99"/>
    <w:rsid w:val="00DA3E87"/>
    <w:rsid w:val="00DA3ECB"/>
    <w:rsid w:val="00DA40FF"/>
    <w:rsid w:val="00DA413B"/>
    <w:rsid w:val="00DA4A4E"/>
    <w:rsid w:val="00DA4B82"/>
    <w:rsid w:val="00DA55AF"/>
    <w:rsid w:val="00DA57EB"/>
    <w:rsid w:val="00DA587F"/>
    <w:rsid w:val="00DA5AD9"/>
    <w:rsid w:val="00DA5B54"/>
    <w:rsid w:val="00DA5B99"/>
    <w:rsid w:val="00DA5D0C"/>
    <w:rsid w:val="00DA63EE"/>
    <w:rsid w:val="00DA6406"/>
    <w:rsid w:val="00DA6565"/>
    <w:rsid w:val="00DA6681"/>
    <w:rsid w:val="00DA687B"/>
    <w:rsid w:val="00DA6986"/>
    <w:rsid w:val="00DA6CFD"/>
    <w:rsid w:val="00DA6D62"/>
    <w:rsid w:val="00DA7100"/>
    <w:rsid w:val="00DA7407"/>
    <w:rsid w:val="00DA7BD1"/>
    <w:rsid w:val="00DA7F61"/>
    <w:rsid w:val="00DB0521"/>
    <w:rsid w:val="00DB06C9"/>
    <w:rsid w:val="00DB077B"/>
    <w:rsid w:val="00DB0BAB"/>
    <w:rsid w:val="00DB12B8"/>
    <w:rsid w:val="00DB1AAF"/>
    <w:rsid w:val="00DB1B55"/>
    <w:rsid w:val="00DB209C"/>
    <w:rsid w:val="00DB26EE"/>
    <w:rsid w:val="00DB290C"/>
    <w:rsid w:val="00DB2BA3"/>
    <w:rsid w:val="00DB2DAF"/>
    <w:rsid w:val="00DB2F32"/>
    <w:rsid w:val="00DB32B6"/>
    <w:rsid w:val="00DB3706"/>
    <w:rsid w:val="00DB375B"/>
    <w:rsid w:val="00DB3D5A"/>
    <w:rsid w:val="00DB3F8A"/>
    <w:rsid w:val="00DB410C"/>
    <w:rsid w:val="00DB4118"/>
    <w:rsid w:val="00DB423F"/>
    <w:rsid w:val="00DB42B2"/>
    <w:rsid w:val="00DB438A"/>
    <w:rsid w:val="00DB48F9"/>
    <w:rsid w:val="00DB4933"/>
    <w:rsid w:val="00DB49EE"/>
    <w:rsid w:val="00DB4BC3"/>
    <w:rsid w:val="00DB4F41"/>
    <w:rsid w:val="00DB5196"/>
    <w:rsid w:val="00DB51F6"/>
    <w:rsid w:val="00DB5D99"/>
    <w:rsid w:val="00DB5ECB"/>
    <w:rsid w:val="00DB61BB"/>
    <w:rsid w:val="00DB61DE"/>
    <w:rsid w:val="00DB6516"/>
    <w:rsid w:val="00DB653E"/>
    <w:rsid w:val="00DB690C"/>
    <w:rsid w:val="00DB6A44"/>
    <w:rsid w:val="00DB6DC9"/>
    <w:rsid w:val="00DB6DDE"/>
    <w:rsid w:val="00DB7407"/>
    <w:rsid w:val="00DB758A"/>
    <w:rsid w:val="00DB79CF"/>
    <w:rsid w:val="00DC00E4"/>
    <w:rsid w:val="00DC032F"/>
    <w:rsid w:val="00DC03A0"/>
    <w:rsid w:val="00DC072A"/>
    <w:rsid w:val="00DC0FA7"/>
    <w:rsid w:val="00DC1188"/>
    <w:rsid w:val="00DC1273"/>
    <w:rsid w:val="00DC1B69"/>
    <w:rsid w:val="00DC1C93"/>
    <w:rsid w:val="00DC1EC1"/>
    <w:rsid w:val="00DC1F0F"/>
    <w:rsid w:val="00DC239E"/>
    <w:rsid w:val="00DC23DE"/>
    <w:rsid w:val="00DC2ECC"/>
    <w:rsid w:val="00DC358E"/>
    <w:rsid w:val="00DC39CE"/>
    <w:rsid w:val="00DC40D0"/>
    <w:rsid w:val="00DC4227"/>
    <w:rsid w:val="00DC45E8"/>
    <w:rsid w:val="00DC47EC"/>
    <w:rsid w:val="00DC4F8B"/>
    <w:rsid w:val="00DC51C9"/>
    <w:rsid w:val="00DC525E"/>
    <w:rsid w:val="00DC54BA"/>
    <w:rsid w:val="00DC572D"/>
    <w:rsid w:val="00DC667E"/>
    <w:rsid w:val="00DC69DD"/>
    <w:rsid w:val="00DC6D26"/>
    <w:rsid w:val="00DC6E65"/>
    <w:rsid w:val="00DC70C8"/>
    <w:rsid w:val="00DC7347"/>
    <w:rsid w:val="00DC7B9A"/>
    <w:rsid w:val="00DC7D02"/>
    <w:rsid w:val="00DC7D63"/>
    <w:rsid w:val="00DD053C"/>
    <w:rsid w:val="00DD072D"/>
    <w:rsid w:val="00DD0914"/>
    <w:rsid w:val="00DD0B7F"/>
    <w:rsid w:val="00DD0BB3"/>
    <w:rsid w:val="00DD148A"/>
    <w:rsid w:val="00DD14FA"/>
    <w:rsid w:val="00DD1539"/>
    <w:rsid w:val="00DD179A"/>
    <w:rsid w:val="00DD187F"/>
    <w:rsid w:val="00DD1898"/>
    <w:rsid w:val="00DD1D58"/>
    <w:rsid w:val="00DD1EB6"/>
    <w:rsid w:val="00DD1F59"/>
    <w:rsid w:val="00DD22E2"/>
    <w:rsid w:val="00DD27AE"/>
    <w:rsid w:val="00DD2CDA"/>
    <w:rsid w:val="00DD45EE"/>
    <w:rsid w:val="00DD4641"/>
    <w:rsid w:val="00DD5421"/>
    <w:rsid w:val="00DD571C"/>
    <w:rsid w:val="00DD594F"/>
    <w:rsid w:val="00DD595A"/>
    <w:rsid w:val="00DD5AAA"/>
    <w:rsid w:val="00DD5FEB"/>
    <w:rsid w:val="00DD6558"/>
    <w:rsid w:val="00DD68B5"/>
    <w:rsid w:val="00DD7626"/>
    <w:rsid w:val="00DD76D3"/>
    <w:rsid w:val="00DD7C21"/>
    <w:rsid w:val="00DD7EA3"/>
    <w:rsid w:val="00DE04FB"/>
    <w:rsid w:val="00DE05CF"/>
    <w:rsid w:val="00DE0650"/>
    <w:rsid w:val="00DE09E6"/>
    <w:rsid w:val="00DE0BCF"/>
    <w:rsid w:val="00DE0BDA"/>
    <w:rsid w:val="00DE0C11"/>
    <w:rsid w:val="00DE1869"/>
    <w:rsid w:val="00DE1B29"/>
    <w:rsid w:val="00DE1D1A"/>
    <w:rsid w:val="00DE220F"/>
    <w:rsid w:val="00DE2573"/>
    <w:rsid w:val="00DE2AF4"/>
    <w:rsid w:val="00DE2F67"/>
    <w:rsid w:val="00DE31CF"/>
    <w:rsid w:val="00DE342D"/>
    <w:rsid w:val="00DE379D"/>
    <w:rsid w:val="00DE382B"/>
    <w:rsid w:val="00DE38C0"/>
    <w:rsid w:val="00DE3BD6"/>
    <w:rsid w:val="00DE3BE5"/>
    <w:rsid w:val="00DE3CAB"/>
    <w:rsid w:val="00DE45D5"/>
    <w:rsid w:val="00DE4F83"/>
    <w:rsid w:val="00DE5226"/>
    <w:rsid w:val="00DE58E0"/>
    <w:rsid w:val="00DE594C"/>
    <w:rsid w:val="00DE5A02"/>
    <w:rsid w:val="00DE5CC3"/>
    <w:rsid w:val="00DE5D9D"/>
    <w:rsid w:val="00DE615F"/>
    <w:rsid w:val="00DE6186"/>
    <w:rsid w:val="00DE622C"/>
    <w:rsid w:val="00DE6645"/>
    <w:rsid w:val="00DE6674"/>
    <w:rsid w:val="00DE68E9"/>
    <w:rsid w:val="00DE6ABF"/>
    <w:rsid w:val="00DE6B5A"/>
    <w:rsid w:val="00DE6CAF"/>
    <w:rsid w:val="00DE6ECA"/>
    <w:rsid w:val="00DE6EE8"/>
    <w:rsid w:val="00DE77EE"/>
    <w:rsid w:val="00DE79CF"/>
    <w:rsid w:val="00DE7B8D"/>
    <w:rsid w:val="00DE7BAF"/>
    <w:rsid w:val="00DE7C7D"/>
    <w:rsid w:val="00DE7F46"/>
    <w:rsid w:val="00DE7FD5"/>
    <w:rsid w:val="00DF046F"/>
    <w:rsid w:val="00DF0586"/>
    <w:rsid w:val="00DF05CA"/>
    <w:rsid w:val="00DF0C1B"/>
    <w:rsid w:val="00DF0DF5"/>
    <w:rsid w:val="00DF0E84"/>
    <w:rsid w:val="00DF0FCB"/>
    <w:rsid w:val="00DF1497"/>
    <w:rsid w:val="00DF1950"/>
    <w:rsid w:val="00DF1B05"/>
    <w:rsid w:val="00DF1E52"/>
    <w:rsid w:val="00DF212A"/>
    <w:rsid w:val="00DF21CB"/>
    <w:rsid w:val="00DF2501"/>
    <w:rsid w:val="00DF2585"/>
    <w:rsid w:val="00DF26E9"/>
    <w:rsid w:val="00DF2D28"/>
    <w:rsid w:val="00DF2DC7"/>
    <w:rsid w:val="00DF2FAA"/>
    <w:rsid w:val="00DF33C4"/>
    <w:rsid w:val="00DF34D7"/>
    <w:rsid w:val="00DF3AA6"/>
    <w:rsid w:val="00DF3D06"/>
    <w:rsid w:val="00DF40A7"/>
    <w:rsid w:val="00DF4534"/>
    <w:rsid w:val="00DF4794"/>
    <w:rsid w:val="00DF4B6C"/>
    <w:rsid w:val="00DF4BB2"/>
    <w:rsid w:val="00DF4C71"/>
    <w:rsid w:val="00DF5ABD"/>
    <w:rsid w:val="00DF5CE6"/>
    <w:rsid w:val="00DF5D04"/>
    <w:rsid w:val="00DF5E25"/>
    <w:rsid w:val="00DF5FDE"/>
    <w:rsid w:val="00DF648A"/>
    <w:rsid w:val="00DF65F9"/>
    <w:rsid w:val="00DF6D77"/>
    <w:rsid w:val="00DF6F25"/>
    <w:rsid w:val="00DF73C6"/>
    <w:rsid w:val="00DF77A2"/>
    <w:rsid w:val="00DF799F"/>
    <w:rsid w:val="00E0090B"/>
    <w:rsid w:val="00E00B7B"/>
    <w:rsid w:val="00E00D93"/>
    <w:rsid w:val="00E00E6F"/>
    <w:rsid w:val="00E00ED9"/>
    <w:rsid w:val="00E00F2E"/>
    <w:rsid w:val="00E010FC"/>
    <w:rsid w:val="00E011A6"/>
    <w:rsid w:val="00E0143C"/>
    <w:rsid w:val="00E016AE"/>
    <w:rsid w:val="00E01DD6"/>
    <w:rsid w:val="00E02573"/>
    <w:rsid w:val="00E02871"/>
    <w:rsid w:val="00E028AD"/>
    <w:rsid w:val="00E02FEC"/>
    <w:rsid w:val="00E03007"/>
    <w:rsid w:val="00E033B5"/>
    <w:rsid w:val="00E036FD"/>
    <w:rsid w:val="00E038E1"/>
    <w:rsid w:val="00E038FA"/>
    <w:rsid w:val="00E03A74"/>
    <w:rsid w:val="00E04059"/>
    <w:rsid w:val="00E040F7"/>
    <w:rsid w:val="00E042E4"/>
    <w:rsid w:val="00E0432C"/>
    <w:rsid w:val="00E04613"/>
    <w:rsid w:val="00E04A53"/>
    <w:rsid w:val="00E04B6E"/>
    <w:rsid w:val="00E04DE2"/>
    <w:rsid w:val="00E04E42"/>
    <w:rsid w:val="00E05180"/>
    <w:rsid w:val="00E0523F"/>
    <w:rsid w:val="00E05512"/>
    <w:rsid w:val="00E05CF6"/>
    <w:rsid w:val="00E062C9"/>
    <w:rsid w:val="00E06449"/>
    <w:rsid w:val="00E064E4"/>
    <w:rsid w:val="00E065EA"/>
    <w:rsid w:val="00E066D3"/>
    <w:rsid w:val="00E06E53"/>
    <w:rsid w:val="00E06E8D"/>
    <w:rsid w:val="00E07333"/>
    <w:rsid w:val="00E075D0"/>
    <w:rsid w:val="00E07B21"/>
    <w:rsid w:val="00E07D20"/>
    <w:rsid w:val="00E07E52"/>
    <w:rsid w:val="00E07EB4"/>
    <w:rsid w:val="00E10018"/>
    <w:rsid w:val="00E1015B"/>
    <w:rsid w:val="00E10770"/>
    <w:rsid w:val="00E10941"/>
    <w:rsid w:val="00E11072"/>
    <w:rsid w:val="00E113FB"/>
    <w:rsid w:val="00E11400"/>
    <w:rsid w:val="00E1154C"/>
    <w:rsid w:val="00E11A6C"/>
    <w:rsid w:val="00E11C18"/>
    <w:rsid w:val="00E12096"/>
    <w:rsid w:val="00E120D8"/>
    <w:rsid w:val="00E12AC6"/>
    <w:rsid w:val="00E12C6E"/>
    <w:rsid w:val="00E1310D"/>
    <w:rsid w:val="00E131DA"/>
    <w:rsid w:val="00E134FA"/>
    <w:rsid w:val="00E13698"/>
    <w:rsid w:val="00E1377B"/>
    <w:rsid w:val="00E13A6F"/>
    <w:rsid w:val="00E13D31"/>
    <w:rsid w:val="00E13DC4"/>
    <w:rsid w:val="00E13EB7"/>
    <w:rsid w:val="00E1430E"/>
    <w:rsid w:val="00E14380"/>
    <w:rsid w:val="00E145BB"/>
    <w:rsid w:val="00E14C13"/>
    <w:rsid w:val="00E14ECA"/>
    <w:rsid w:val="00E14F5F"/>
    <w:rsid w:val="00E15745"/>
    <w:rsid w:val="00E15EAD"/>
    <w:rsid w:val="00E15EBD"/>
    <w:rsid w:val="00E15F2C"/>
    <w:rsid w:val="00E15FA5"/>
    <w:rsid w:val="00E1661C"/>
    <w:rsid w:val="00E16671"/>
    <w:rsid w:val="00E169B0"/>
    <w:rsid w:val="00E16C4B"/>
    <w:rsid w:val="00E16CFB"/>
    <w:rsid w:val="00E16E5A"/>
    <w:rsid w:val="00E16EA1"/>
    <w:rsid w:val="00E175B6"/>
    <w:rsid w:val="00E17952"/>
    <w:rsid w:val="00E17C35"/>
    <w:rsid w:val="00E17CFB"/>
    <w:rsid w:val="00E20032"/>
    <w:rsid w:val="00E2049B"/>
    <w:rsid w:val="00E206D7"/>
    <w:rsid w:val="00E20A73"/>
    <w:rsid w:val="00E20ADA"/>
    <w:rsid w:val="00E20F27"/>
    <w:rsid w:val="00E2118C"/>
    <w:rsid w:val="00E21295"/>
    <w:rsid w:val="00E2193A"/>
    <w:rsid w:val="00E21A7E"/>
    <w:rsid w:val="00E21F22"/>
    <w:rsid w:val="00E226B5"/>
    <w:rsid w:val="00E2274A"/>
    <w:rsid w:val="00E2281F"/>
    <w:rsid w:val="00E22B08"/>
    <w:rsid w:val="00E2305F"/>
    <w:rsid w:val="00E23682"/>
    <w:rsid w:val="00E23A4E"/>
    <w:rsid w:val="00E23C99"/>
    <w:rsid w:val="00E23E22"/>
    <w:rsid w:val="00E244DB"/>
    <w:rsid w:val="00E24B45"/>
    <w:rsid w:val="00E24D67"/>
    <w:rsid w:val="00E252DF"/>
    <w:rsid w:val="00E253B9"/>
    <w:rsid w:val="00E25430"/>
    <w:rsid w:val="00E25B51"/>
    <w:rsid w:val="00E25E8F"/>
    <w:rsid w:val="00E268B3"/>
    <w:rsid w:val="00E26A90"/>
    <w:rsid w:val="00E27226"/>
    <w:rsid w:val="00E2731B"/>
    <w:rsid w:val="00E273D4"/>
    <w:rsid w:val="00E277F1"/>
    <w:rsid w:val="00E278E7"/>
    <w:rsid w:val="00E27B45"/>
    <w:rsid w:val="00E27BF8"/>
    <w:rsid w:val="00E27FE9"/>
    <w:rsid w:val="00E3005C"/>
    <w:rsid w:val="00E3006C"/>
    <w:rsid w:val="00E302C6"/>
    <w:rsid w:val="00E30898"/>
    <w:rsid w:val="00E30934"/>
    <w:rsid w:val="00E30A87"/>
    <w:rsid w:val="00E3104F"/>
    <w:rsid w:val="00E31105"/>
    <w:rsid w:val="00E3155C"/>
    <w:rsid w:val="00E316FB"/>
    <w:rsid w:val="00E31857"/>
    <w:rsid w:val="00E318FF"/>
    <w:rsid w:val="00E320C5"/>
    <w:rsid w:val="00E32376"/>
    <w:rsid w:val="00E323CF"/>
    <w:rsid w:val="00E32499"/>
    <w:rsid w:val="00E32620"/>
    <w:rsid w:val="00E32846"/>
    <w:rsid w:val="00E32982"/>
    <w:rsid w:val="00E32F3C"/>
    <w:rsid w:val="00E3305E"/>
    <w:rsid w:val="00E331EC"/>
    <w:rsid w:val="00E3320D"/>
    <w:rsid w:val="00E33563"/>
    <w:rsid w:val="00E3356C"/>
    <w:rsid w:val="00E341B9"/>
    <w:rsid w:val="00E3441A"/>
    <w:rsid w:val="00E34631"/>
    <w:rsid w:val="00E34B32"/>
    <w:rsid w:val="00E350E5"/>
    <w:rsid w:val="00E351C3"/>
    <w:rsid w:val="00E355E0"/>
    <w:rsid w:val="00E35885"/>
    <w:rsid w:val="00E35AD1"/>
    <w:rsid w:val="00E360E0"/>
    <w:rsid w:val="00E36144"/>
    <w:rsid w:val="00E365D6"/>
    <w:rsid w:val="00E3676E"/>
    <w:rsid w:val="00E36C3E"/>
    <w:rsid w:val="00E37E0A"/>
    <w:rsid w:val="00E40148"/>
    <w:rsid w:val="00E40764"/>
    <w:rsid w:val="00E408FD"/>
    <w:rsid w:val="00E40B40"/>
    <w:rsid w:val="00E41937"/>
    <w:rsid w:val="00E41E98"/>
    <w:rsid w:val="00E4214F"/>
    <w:rsid w:val="00E42223"/>
    <w:rsid w:val="00E42580"/>
    <w:rsid w:val="00E42AB0"/>
    <w:rsid w:val="00E43193"/>
    <w:rsid w:val="00E43418"/>
    <w:rsid w:val="00E435BA"/>
    <w:rsid w:val="00E43700"/>
    <w:rsid w:val="00E43724"/>
    <w:rsid w:val="00E43B07"/>
    <w:rsid w:val="00E43B6D"/>
    <w:rsid w:val="00E43EAB"/>
    <w:rsid w:val="00E444B6"/>
    <w:rsid w:val="00E449A3"/>
    <w:rsid w:val="00E44FA4"/>
    <w:rsid w:val="00E45021"/>
    <w:rsid w:val="00E45512"/>
    <w:rsid w:val="00E45957"/>
    <w:rsid w:val="00E45C1D"/>
    <w:rsid w:val="00E45CEF"/>
    <w:rsid w:val="00E45E8C"/>
    <w:rsid w:val="00E45FFF"/>
    <w:rsid w:val="00E46041"/>
    <w:rsid w:val="00E462D8"/>
    <w:rsid w:val="00E46387"/>
    <w:rsid w:val="00E46B9A"/>
    <w:rsid w:val="00E46BB9"/>
    <w:rsid w:val="00E46DF3"/>
    <w:rsid w:val="00E46EF4"/>
    <w:rsid w:val="00E46FE8"/>
    <w:rsid w:val="00E47A2B"/>
    <w:rsid w:val="00E47EDD"/>
    <w:rsid w:val="00E47FB5"/>
    <w:rsid w:val="00E5012B"/>
    <w:rsid w:val="00E50B73"/>
    <w:rsid w:val="00E50DF7"/>
    <w:rsid w:val="00E50E8D"/>
    <w:rsid w:val="00E50E9F"/>
    <w:rsid w:val="00E50FC7"/>
    <w:rsid w:val="00E51A11"/>
    <w:rsid w:val="00E51A7E"/>
    <w:rsid w:val="00E51DC0"/>
    <w:rsid w:val="00E52219"/>
    <w:rsid w:val="00E527DE"/>
    <w:rsid w:val="00E52D04"/>
    <w:rsid w:val="00E52EA8"/>
    <w:rsid w:val="00E53317"/>
    <w:rsid w:val="00E5377D"/>
    <w:rsid w:val="00E53ABC"/>
    <w:rsid w:val="00E5444B"/>
    <w:rsid w:val="00E5452E"/>
    <w:rsid w:val="00E5461E"/>
    <w:rsid w:val="00E54A98"/>
    <w:rsid w:val="00E5510D"/>
    <w:rsid w:val="00E5531D"/>
    <w:rsid w:val="00E553B4"/>
    <w:rsid w:val="00E55525"/>
    <w:rsid w:val="00E555B0"/>
    <w:rsid w:val="00E55A0A"/>
    <w:rsid w:val="00E55B9D"/>
    <w:rsid w:val="00E55C7B"/>
    <w:rsid w:val="00E55EB7"/>
    <w:rsid w:val="00E56F9C"/>
    <w:rsid w:val="00E5704C"/>
    <w:rsid w:val="00E573D1"/>
    <w:rsid w:val="00E57767"/>
    <w:rsid w:val="00E57BE6"/>
    <w:rsid w:val="00E57C19"/>
    <w:rsid w:val="00E57CF4"/>
    <w:rsid w:val="00E57D8F"/>
    <w:rsid w:val="00E614DE"/>
    <w:rsid w:val="00E614E3"/>
    <w:rsid w:val="00E616D7"/>
    <w:rsid w:val="00E61B95"/>
    <w:rsid w:val="00E61D34"/>
    <w:rsid w:val="00E6215E"/>
    <w:rsid w:val="00E624BB"/>
    <w:rsid w:val="00E62717"/>
    <w:rsid w:val="00E63024"/>
    <w:rsid w:val="00E63360"/>
    <w:rsid w:val="00E6366D"/>
    <w:rsid w:val="00E637B5"/>
    <w:rsid w:val="00E63B58"/>
    <w:rsid w:val="00E64C8C"/>
    <w:rsid w:val="00E65592"/>
    <w:rsid w:val="00E65814"/>
    <w:rsid w:val="00E65F92"/>
    <w:rsid w:val="00E661DB"/>
    <w:rsid w:val="00E66282"/>
    <w:rsid w:val="00E665DC"/>
    <w:rsid w:val="00E66825"/>
    <w:rsid w:val="00E6690C"/>
    <w:rsid w:val="00E66CAF"/>
    <w:rsid w:val="00E66D5F"/>
    <w:rsid w:val="00E66E74"/>
    <w:rsid w:val="00E67376"/>
    <w:rsid w:val="00E678CD"/>
    <w:rsid w:val="00E67E43"/>
    <w:rsid w:val="00E70126"/>
    <w:rsid w:val="00E7087B"/>
    <w:rsid w:val="00E70899"/>
    <w:rsid w:val="00E70B33"/>
    <w:rsid w:val="00E70B51"/>
    <w:rsid w:val="00E70D9F"/>
    <w:rsid w:val="00E7109E"/>
    <w:rsid w:val="00E711DD"/>
    <w:rsid w:val="00E71206"/>
    <w:rsid w:val="00E71350"/>
    <w:rsid w:val="00E71371"/>
    <w:rsid w:val="00E71CED"/>
    <w:rsid w:val="00E71DF0"/>
    <w:rsid w:val="00E723EC"/>
    <w:rsid w:val="00E72B5D"/>
    <w:rsid w:val="00E72D37"/>
    <w:rsid w:val="00E73142"/>
    <w:rsid w:val="00E73577"/>
    <w:rsid w:val="00E736D2"/>
    <w:rsid w:val="00E7370E"/>
    <w:rsid w:val="00E73855"/>
    <w:rsid w:val="00E73CD4"/>
    <w:rsid w:val="00E73E5C"/>
    <w:rsid w:val="00E742A5"/>
    <w:rsid w:val="00E74485"/>
    <w:rsid w:val="00E748B8"/>
    <w:rsid w:val="00E74A61"/>
    <w:rsid w:val="00E75611"/>
    <w:rsid w:val="00E75C63"/>
    <w:rsid w:val="00E75D0B"/>
    <w:rsid w:val="00E75D77"/>
    <w:rsid w:val="00E75E2A"/>
    <w:rsid w:val="00E75E2C"/>
    <w:rsid w:val="00E75FC6"/>
    <w:rsid w:val="00E7640E"/>
    <w:rsid w:val="00E76732"/>
    <w:rsid w:val="00E7679F"/>
    <w:rsid w:val="00E76B40"/>
    <w:rsid w:val="00E771C5"/>
    <w:rsid w:val="00E77B10"/>
    <w:rsid w:val="00E77ECF"/>
    <w:rsid w:val="00E80150"/>
    <w:rsid w:val="00E80181"/>
    <w:rsid w:val="00E80196"/>
    <w:rsid w:val="00E80B15"/>
    <w:rsid w:val="00E80C7E"/>
    <w:rsid w:val="00E80F84"/>
    <w:rsid w:val="00E80FDB"/>
    <w:rsid w:val="00E81A06"/>
    <w:rsid w:val="00E81A86"/>
    <w:rsid w:val="00E81AF7"/>
    <w:rsid w:val="00E81F0C"/>
    <w:rsid w:val="00E826B1"/>
    <w:rsid w:val="00E82C37"/>
    <w:rsid w:val="00E82E5F"/>
    <w:rsid w:val="00E830C9"/>
    <w:rsid w:val="00E83301"/>
    <w:rsid w:val="00E836BC"/>
    <w:rsid w:val="00E83868"/>
    <w:rsid w:val="00E8394E"/>
    <w:rsid w:val="00E84202"/>
    <w:rsid w:val="00E84243"/>
    <w:rsid w:val="00E84591"/>
    <w:rsid w:val="00E84677"/>
    <w:rsid w:val="00E847EF"/>
    <w:rsid w:val="00E84A02"/>
    <w:rsid w:val="00E84F0F"/>
    <w:rsid w:val="00E8553A"/>
    <w:rsid w:val="00E857AC"/>
    <w:rsid w:val="00E85E34"/>
    <w:rsid w:val="00E86164"/>
    <w:rsid w:val="00E861D4"/>
    <w:rsid w:val="00E8657A"/>
    <w:rsid w:val="00E86654"/>
    <w:rsid w:val="00E8670B"/>
    <w:rsid w:val="00E8673E"/>
    <w:rsid w:val="00E869A0"/>
    <w:rsid w:val="00E86A86"/>
    <w:rsid w:val="00E86B36"/>
    <w:rsid w:val="00E86D57"/>
    <w:rsid w:val="00E86F74"/>
    <w:rsid w:val="00E874D5"/>
    <w:rsid w:val="00E87562"/>
    <w:rsid w:val="00E876CF"/>
    <w:rsid w:val="00E8770D"/>
    <w:rsid w:val="00E87855"/>
    <w:rsid w:val="00E9073E"/>
    <w:rsid w:val="00E908C6"/>
    <w:rsid w:val="00E90B2B"/>
    <w:rsid w:val="00E90F46"/>
    <w:rsid w:val="00E91041"/>
    <w:rsid w:val="00E91157"/>
    <w:rsid w:val="00E9162C"/>
    <w:rsid w:val="00E9167B"/>
    <w:rsid w:val="00E919BF"/>
    <w:rsid w:val="00E919E6"/>
    <w:rsid w:val="00E91F2F"/>
    <w:rsid w:val="00E92071"/>
    <w:rsid w:val="00E92184"/>
    <w:rsid w:val="00E92430"/>
    <w:rsid w:val="00E925C4"/>
    <w:rsid w:val="00E9262B"/>
    <w:rsid w:val="00E92872"/>
    <w:rsid w:val="00E92B01"/>
    <w:rsid w:val="00E92BDB"/>
    <w:rsid w:val="00E93778"/>
    <w:rsid w:val="00E93A54"/>
    <w:rsid w:val="00E93AC0"/>
    <w:rsid w:val="00E93DFA"/>
    <w:rsid w:val="00E93DFC"/>
    <w:rsid w:val="00E93F92"/>
    <w:rsid w:val="00E940CC"/>
    <w:rsid w:val="00E942D7"/>
    <w:rsid w:val="00E94399"/>
    <w:rsid w:val="00E9447B"/>
    <w:rsid w:val="00E944E1"/>
    <w:rsid w:val="00E94637"/>
    <w:rsid w:val="00E94779"/>
    <w:rsid w:val="00E948D6"/>
    <w:rsid w:val="00E94963"/>
    <w:rsid w:val="00E955C3"/>
    <w:rsid w:val="00E9564F"/>
    <w:rsid w:val="00E95696"/>
    <w:rsid w:val="00E95824"/>
    <w:rsid w:val="00E95FF2"/>
    <w:rsid w:val="00E96466"/>
    <w:rsid w:val="00E964D5"/>
    <w:rsid w:val="00E966DB"/>
    <w:rsid w:val="00E968C3"/>
    <w:rsid w:val="00E96C7E"/>
    <w:rsid w:val="00E97829"/>
    <w:rsid w:val="00E97833"/>
    <w:rsid w:val="00E97CE1"/>
    <w:rsid w:val="00E97E9F"/>
    <w:rsid w:val="00EA00B9"/>
    <w:rsid w:val="00EA0134"/>
    <w:rsid w:val="00EA0708"/>
    <w:rsid w:val="00EA09DF"/>
    <w:rsid w:val="00EA0EA1"/>
    <w:rsid w:val="00EA0F62"/>
    <w:rsid w:val="00EA12DE"/>
    <w:rsid w:val="00EA139B"/>
    <w:rsid w:val="00EA175A"/>
    <w:rsid w:val="00EA1A14"/>
    <w:rsid w:val="00EA20CE"/>
    <w:rsid w:val="00EA21CB"/>
    <w:rsid w:val="00EA2526"/>
    <w:rsid w:val="00EA2969"/>
    <w:rsid w:val="00EA2B5A"/>
    <w:rsid w:val="00EA2BCD"/>
    <w:rsid w:val="00EA2C27"/>
    <w:rsid w:val="00EA2CE7"/>
    <w:rsid w:val="00EA302F"/>
    <w:rsid w:val="00EA3500"/>
    <w:rsid w:val="00EA3713"/>
    <w:rsid w:val="00EA382D"/>
    <w:rsid w:val="00EA3A36"/>
    <w:rsid w:val="00EA3B0F"/>
    <w:rsid w:val="00EA3C67"/>
    <w:rsid w:val="00EA3E5F"/>
    <w:rsid w:val="00EA3F21"/>
    <w:rsid w:val="00EA4112"/>
    <w:rsid w:val="00EA462F"/>
    <w:rsid w:val="00EA4890"/>
    <w:rsid w:val="00EA4D76"/>
    <w:rsid w:val="00EA5A4B"/>
    <w:rsid w:val="00EA5B2C"/>
    <w:rsid w:val="00EA609F"/>
    <w:rsid w:val="00EA60EF"/>
    <w:rsid w:val="00EA62FC"/>
    <w:rsid w:val="00EA6488"/>
    <w:rsid w:val="00EA6711"/>
    <w:rsid w:val="00EA68F2"/>
    <w:rsid w:val="00EA6A98"/>
    <w:rsid w:val="00EA6FEE"/>
    <w:rsid w:val="00EA73E8"/>
    <w:rsid w:val="00EA74B5"/>
    <w:rsid w:val="00EA7728"/>
    <w:rsid w:val="00EA7CA5"/>
    <w:rsid w:val="00EB0449"/>
    <w:rsid w:val="00EB05C8"/>
    <w:rsid w:val="00EB0BE6"/>
    <w:rsid w:val="00EB0FD1"/>
    <w:rsid w:val="00EB1494"/>
    <w:rsid w:val="00EB151D"/>
    <w:rsid w:val="00EB1858"/>
    <w:rsid w:val="00EB1BB4"/>
    <w:rsid w:val="00EB1E0D"/>
    <w:rsid w:val="00EB1EFF"/>
    <w:rsid w:val="00EB21FE"/>
    <w:rsid w:val="00EB2930"/>
    <w:rsid w:val="00EB2B03"/>
    <w:rsid w:val="00EB2DD5"/>
    <w:rsid w:val="00EB37EC"/>
    <w:rsid w:val="00EB3E65"/>
    <w:rsid w:val="00EB3FFB"/>
    <w:rsid w:val="00EB4159"/>
    <w:rsid w:val="00EB44BF"/>
    <w:rsid w:val="00EB4827"/>
    <w:rsid w:val="00EB482E"/>
    <w:rsid w:val="00EB4C6D"/>
    <w:rsid w:val="00EB5562"/>
    <w:rsid w:val="00EB5A21"/>
    <w:rsid w:val="00EB5A2C"/>
    <w:rsid w:val="00EB5D1C"/>
    <w:rsid w:val="00EB5F4B"/>
    <w:rsid w:val="00EB6055"/>
    <w:rsid w:val="00EB60D9"/>
    <w:rsid w:val="00EB619B"/>
    <w:rsid w:val="00EB6531"/>
    <w:rsid w:val="00EB65F1"/>
    <w:rsid w:val="00EB667E"/>
    <w:rsid w:val="00EB6F8D"/>
    <w:rsid w:val="00EB70A0"/>
    <w:rsid w:val="00EB71AD"/>
    <w:rsid w:val="00EB7C27"/>
    <w:rsid w:val="00EC0317"/>
    <w:rsid w:val="00EC0775"/>
    <w:rsid w:val="00EC09D8"/>
    <w:rsid w:val="00EC0A78"/>
    <w:rsid w:val="00EC0D38"/>
    <w:rsid w:val="00EC0DBE"/>
    <w:rsid w:val="00EC0F38"/>
    <w:rsid w:val="00EC1480"/>
    <w:rsid w:val="00EC157D"/>
    <w:rsid w:val="00EC1932"/>
    <w:rsid w:val="00EC1D6E"/>
    <w:rsid w:val="00EC20CA"/>
    <w:rsid w:val="00EC20D0"/>
    <w:rsid w:val="00EC2697"/>
    <w:rsid w:val="00EC2835"/>
    <w:rsid w:val="00EC2D94"/>
    <w:rsid w:val="00EC315F"/>
    <w:rsid w:val="00EC3281"/>
    <w:rsid w:val="00EC3313"/>
    <w:rsid w:val="00EC35CF"/>
    <w:rsid w:val="00EC3930"/>
    <w:rsid w:val="00EC3953"/>
    <w:rsid w:val="00EC39D3"/>
    <w:rsid w:val="00EC3A7F"/>
    <w:rsid w:val="00EC3B8B"/>
    <w:rsid w:val="00EC40C7"/>
    <w:rsid w:val="00EC473A"/>
    <w:rsid w:val="00EC4984"/>
    <w:rsid w:val="00EC4B06"/>
    <w:rsid w:val="00EC51C5"/>
    <w:rsid w:val="00EC52E7"/>
    <w:rsid w:val="00EC5806"/>
    <w:rsid w:val="00EC5906"/>
    <w:rsid w:val="00EC5AC1"/>
    <w:rsid w:val="00EC5BD8"/>
    <w:rsid w:val="00EC6924"/>
    <w:rsid w:val="00EC6A53"/>
    <w:rsid w:val="00EC6AFD"/>
    <w:rsid w:val="00EC6BB1"/>
    <w:rsid w:val="00EC6C16"/>
    <w:rsid w:val="00EC6E67"/>
    <w:rsid w:val="00EC6FDB"/>
    <w:rsid w:val="00EC7034"/>
    <w:rsid w:val="00EC7122"/>
    <w:rsid w:val="00EC72B0"/>
    <w:rsid w:val="00EC75FA"/>
    <w:rsid w:val="00EC7B05"/>
    <w:rsid w:val="00EC7F95"/>
    <w:rsid w:val="00ED0503"/>
    <w:rsid w:val="00ED0679"/>
    <w:rsid w:val="00ED0BE9"/>
    <w:rsid w:val="00ED105C"/>
    <w:rsid w:val="00ED11BB"/>
    <w:rsid w:val="00ED183A"/>
    <w:rsid w:val="00ED1BBF"/>
    <w:rsid w:val="00ED1BEE"/>
    <w:rsid w:val="00ED2473"/>
    <w:rsid w:val="00ED24BF"/>
    <w:rsid w:val="00ED26AA"/>
    <w:rsid w:val="00ED27E5"/>
    <w:rsid w:val="00ED34E0"/>
    <w:rsid w:val="00ED3A6E"/>
    <w:rsid w:val="00ED4148"/>
    <w:rsid w:val="00ED45F8"/>
    <w:rsid w:val="00ED49B4"/>
    <w:rsid w:val="00ED4A57"/>
    <w:rsid w:val="00ED4B23"/>
    <w:rsid w:val="00ED53A1"/>
    <w:rsid w:val="00ED59F6"/>
    <w:rsid w:val="00ED5BE4"/>
    <w:rsid w:val="00ED5C58"/>
    <w:rsid w:val="00ED5F51"/>
    <w:rsid w:val="00ED6079"/>
    <w:rsid w:val="00ED6895"/>
    <w:rsid w:val="00ED6CD4"/>
    <w:rsid w:val="00ED6DEF"/>
    <w:rsid w:val="00ED6FEE"/>
    <w:rsid w:val="00ED7399"/>
    <w:rsid w:val="00ED75FF"/>
    <w:rsid w:val="00ED783F"/>
    <w:rsid w:val="00ED7B28"/>
    <w:rsid w:val="00ED7FE9"/>
    <w:rsid w:val="00EE0695"/>
    <w:rsid w:val="00EE098B"/>
    <w:rsid w:val="00EE09FF"/>
    <w:rsid w:val="00EE1011"/>
    <w:rsid w:val="00EE1C2F"/>
    <w:rsid w:val="00EE23EF"/>
    <w:rsid w:val="00EE25B3"/>
    <w:rsid w:val="00EE3CE2"/>
    <w:rsid w:val="00EE3FFE"/>
    <w:rsid w:val="00EE41CD"/>
    <w:rsid w:val="00EE4613"/>
    <w:rsid w:val="00EE4AD5"/>
    <w:rsid w:val="00EE54BA"/>
    <w:rsid w:val="00EE5C54"/>
    <w:rsid w:val="00EE5C5B"/>
    <w:rsid w:val="00EE6100"/>
    <w:rsid w:val="00EE61E2"/>
    <w:rsid w:val="00EE6784"/>
    <w:rsid w:val="00EE6812"/>
    <w:rsid w:val="00EE7915"/>
    <w:rsid w:val="00EE7FF1"/>
    <w:rsid w:val="00EF06D4"/>
    <w:rsid w:val="00EF08D3"/>
    <w:rsid w:val="00EF0C33"/>
    <w:rsid w:val="00EF13F5"/>
    <w:rsid w:val="00EF1859"/>
    <w:rsid w:val="00EF21D0"/>
    <w:rsid w:val="00EF23E3"/>
    <w:rsid w:val="00EF26DB"/>
    <w:rsid w:val="00EF2864"/>
    <w:rsid w:val="00EF28FB"/>
    <w:rsid w:val="00EF32EF"/>
    <w:rsid w:val="00EF3438"/>
    <w:rsid w:val="00EF3C09"/>
    <w:rsid w:val="00EF3CE4"/>
    <w:rsid w:val="00EF436B"/>
    <w:rsid w:val="00EF495D"/>
    <w:rsid w:val="00EF57CA"/>
    <w:rsid w:val="00EF672F"/>
    <w:rsid w:val="00EF712E"/>
    <w:rsid w:val="00EF767A"/>
    <w:rsid w:val="00EF7724"/>
    <w:rsid w:val="00EF794E"/>
    <w:rsid w:val="00EF7CDB"/>
    <w:rsid w:val="00EF7EB9"/>
    <w:rsid w:val="00F0002F"/>
    <w:rsid w:val="00F0003F"/>
    <w:rsid w:val="00F000FA"/>
    <w:rsid w:val="00F0014E"/>
    <w:rsid w:val="00F00C1F"/>
    <w:rsid w:val="00F01394"/>
    <w:rsid w:val="00F016D4"/>
    <w:rsid w:val="00F01A2E"/>
    <w:rsid w:val="00F02EAF"/>
    <w:rsid w:val="00F031C4"/>
    <w:rsid w:val="00F036EE"/>
    <w:rsid w:val="00F04056"/>
    <w:rsid w:val="00F040DD"/>
    <w:rsid w:val="00F04456"/>
    <w:rsid w:val="00F04693"/>
    <w:rsid w:val="00F0476C"/>
    <w:rsid w:val="00F048AF"/>
    <w:rsid w:val="00F04941"/>
    <w:rsid w:val="00F04B7C"/>
    <w:rsid w:val="00F04C3E"/>
    <w:rsid w:val="00F05035"/>
    <w:rsid w:val="00F05265"/>
    <w:rsid w:val="00F05C1E"/>
    <w:rsid w:val="00F05C2C"/>
    <w:rsid w:val="00F05E19"/>
    <w:rsid w:val="00F05E25"/>
    <w:rsid w:val="00F05F53"/>
    <w:rsid w:val="00F060AD"/>
    <w:rsid w:val="00F06212"/>
    <w:rsid w:val="00F06AFB"/>
    <w:rsid w:val="00F07514"/>
    <w:rsid w:val="00F0760F"/>
    <w:rsid w:val="00F07682"/>
    <w:rsid w:val="00F07F2C"/>
    <w:rsid w:val="00F10267"/>
    <w:rsid w:val="00F103A8"/>
    <w:rsid w:val="00F104BB"/>
    <w:rsid w:val="00F109EB"/>
    <w:rsid w:val="00F10D54"/>
    <w:rsid w:val="00F110DA"/>
    <w:rsid w:val="00F112F5"/>
    <w:rsid w:val="00F11964"/>
    <w:rsid w:val="00F11B04"/>
    <w:rsid w:val="00F11BF2"/>
    <w:rsid w:val="00F11CED"/>
    <w:rsid w:val="00F11E51"/>
    <w:rsid w:val="00F12231"/>
    <w:rsid w:val="00F12253"/>
    <w:rsid w:val="00F12AF4"/>
    <w:rsid w:val="00F131B4"/>
    <w:rsid w:val="00F13430"/>
    <w:rsid w:val="00F134A1"/>
    <w:rsid w:val="00F13881"/>
    <w:rsid w:val="00F13967"/>
    <w:rsid w:val="00F13EEA"/>
    <w:rsid w:val="00F1434D"/>
    <w:rsid w:val="00F147F8"/>
    <w:rsid w:val="00F156B9"/>
    <w:rsid w:val="00F15705"/>
    <w:rsid w:val="00F15D38"/>
    <w:rsid w:val="00F16201"/>
    <w:rsid w:val="00F16686"/>
    <w:rsid w:val="00F16A99"/>
    <w:rsid w:val="00F16E5E"/>
    <w:rsid w:val="00F2026D"/>
    <w:rsid w:val="00F20AF2"/>
    <w:rsid w:val="00F20D45"/>
    <w:rsid w:val="00F20F52"/>
    <w:rsid w:val="00F212FB"/>
    <w:rsid w:val="00F213B7"/>
    <w:rsid w:val="00F21412"/>
    <w:rsid w:val="00F21816"/>
    <w:rsid w:val="00F21B39"/>
    <w:rsid w:val="00F21B89"/>
    <w:rsid w:val="00F21C98"/>
    <w:rsid w:val="00F21D23"/>
    <w:rsid w:val="00F21FB3"/>
    <w:rsid w:val="00F22344"/>
    <w:rsid w:val="00F224B0"/>
    <w:rsid w:val="00F2270F"/>
    <w:rsid w:val="00F22B3C"/>
    <w:rsid w:val="00F22C11"/>
    <w:rsid w:val="00F22EA0"/>
    <w:rsid w:val="00F234E3"/>
    <w:rsid w:val="00F23589"/>
    <w:rsid w:val="00F23768"/>
    <w:rsid w:val="00F238EE"/>
    <w:rsid w:val="00F23995"/>
    <w:rsid w:val="00F243DB"/>
    <w:rsid w:val="00F24403"/>
    <w:rsid w:val="00F24811"/>
    <w:rsid w:val="00F24A2F"/>
    <w:rsid w:val="00F24AEA"/>
    <w:rsid w:val="00F24C56"/>
    <w:rsid w:val="00F24F58"/>
    <w:rsid w:val="00F24F92"/>
    <w:rsid w:val="00F24FC0"/>
    <w:rsid w:val="00F25173"/>
    <w:rsid w:val="00F251F1"/>
    <w:rsid w:val="00F257B8"/>
    <w:rsid w:val="00F2582E"/>
    <w:rsid w:val="00F25B88"/>
    <w:rsid w:val="00F25DF6"/>
    <w:rsid w:val="00F2625F"/>
    <w:rsid w:val="00F262E8"/>
    <w:rsid w:val="00F2641A"/>
    <w:rsid w:val="00F265D6"/>
    <w:rsid w:val="00F26739"/>
    <w:rsid w:val="00F26B9C"/>
    <w:rsid w:val="00F26BF8"/>
    <w:rsid w:val="00F26E4A"/>
    <w:rsid w:val="00F27018"/>
    <w:rsid w:val="00F272E9"/>
    <w:rsid w:val="00F273D3"/>
    <w:rsid w:val="00F27644"/>
    <w:rsid w:val="00F27C37"/>
    <w:rsid w:val="00F27C48"/>
    <w:rsid w:val="00F3013C"/>
    <w:rsid w:val="00F3027E"/>
    <w:rsid w:val="00F303F9"/>
    <w:rsid w:val="00F30540"/>
    <w:rsid w:val="00F306E3"/>
    <w:rsid w:val="00F30D17"/>
    <w:rsid w:val="00F31F0C"/>
    <w:rsid w:val="00F326E0"/>
    <w:rsid w:val="00F32C0B"/>
    <w:rsid w:val="00F32CA6"/>
    <w:rsid w:val="00F32CB0"/>
    <w:rsid w:val="00F32EE2"/>
    <w:rsid w:val="00F32F77"/>
    <w:rsid w:val="00F33117"/>
    <w:rsid w:val="00F33386"/>
    <w:rsid w:val="00F33847"/>
    <w:rsid w:val="00F3397C"/>
    <w:rsid w:val="00F33F59"/>
    <w:rsid w:val="00F34305"/>
    <w:rsid w:val="00F34649"/>
    <w:rsid w:val="00F3465E"/>
    <w:rsid w:val="00F34869"/>
    <w:rsid w:val="00F34893"/>
    <w:rsid w:val="00F349BF"/>
    <w:rsid w:val="00F34BE9"/>
    <w:rsid w:val="00F34BF2"/>
    <w:rsid w:val="00F34C59"/>
    <w:rsid w:val="00F34EA2"/>
    <w:rsid w:val="00F3511A"/>
    <w:rsid w:val="00F354FA"/>
    <w:rsid w:val="00F35599"/>
    <w:rsid w:val="00F35A28"/>
    <w:rsid w:val="00F35F45"/>
    <w:rsid w:val="00F36235"/>
    <w:rsid w:val="00F36353"/>
    <w:rsid w:val="00F363DB"/>
    <w:rsid w:val="00F36592"/>
    <w:rsid w:val="00F36653"/>
    <w:rsid w:val="00F36A7E"/>
    <w:rsid w:val="00F36E5F"/>
    <w:rsid w:val="00F36FEA"/>
    <w:rsid w:val="00F374E9"/>
    <w:rsid w:val="00F37609"/>
    <w:rsid w:val="00F37709"/>
    <w:rsid w:val="00F37948"/>
    <w:rsid w:val="00F37D1E"/>
    <w:rsid w:val="00F4006B"/>
    <w:rsid w:val="00F40441"/>
    <w:rsid w:val="00F4057D"/>
    <w:rsid w:val="00F407BA"/>
    <w:rsid w:val="00F40D66"/>
    <w:rsid w:val="00F411AE"/>
    <w:rsid w:val="00F412BB"/>
    <w:rsid w:val="00F419C7"/>
    <w:rsid w:val="00F42491"/>
    <w:rsid w:val="00F429FC"/>
    <w:rsid w:val="00F42CA9"/>
    <w:rsid w:val="00F42E3E"/>
    <w:rsid w:val="00F43760"/>
    <w:rsid w:val="00F43B60"/>
    <w:rsid w:val="00F43D8C"/>
    <w:rsid w:val="00F445D6"/>
    <w:rsid w:val="00F44B4E"/>
    <w:rsid w:val="00F44C77"/>
    <w:rsid w:val="00F44D0E"/>
    <w:rsid w:val="00F44DD6"/>
    <w:rsid w:val="00F44F41"/>
    <w:rsid w:val="00F4502A"/>
    <w:rsid w:val="00F4516C"/>
    <w:rsid w:val="00F453EE"/>
    <w:rsid w:val="00F4549D"/>
    <w:rsid w:val="00F45790"/>
    <w:rsid w:val="00F45E62"/>
    <w:rsid w:val="00F46111"/>
    <w:rsid w:val="00F46198"/>
    <w:rsid w:val="00F46649"/>
    <w:rsid w:val="00F46A15"/>
    <w:rsid w:val="00F46E96"/>
    <w:rsid w:val="00F472F0"/>
    <w:rsid w:val="00F47575"/>
    <w:rsid w:val="00F479D9"/>
    <w:rsid w:val="00F479E2"/>
    <w:rsid w:val="00F5046F"/>
    <w:rsid w:val="00F504A7"/>
    <w:rsid w:val="00F507E1"/>
    <w:rsid w:val="00F50AC7"/>
    <w:rsid w:val="00F50EDF"/>
    <w:rsid w:val="00F5144D"/>
    <w:rsid w:val="00F5209E"/>
    <w:rsid w:val="00F5296E"/>
    <w:rsid w:val="00F52985"/>
    <w:rsid w:val="00F52C04"/>
    <w:rsid w:val="00F52D47"/>
    <w:rsid w:val="00F53049"/>
    <w:rsid w:val="00F53070"/>
    <w:rsid w:val="00F53443"/>
    <w:rsid w:val="00F538D4"/>
    <w:rsid w:val="00F53A44"/>
    <w:rsid w:val="00F53CD8"/>
    <w:rsid w:val="00F5473B"/>
    <w:rsid w:val="00F54871"/>
    <w:rsid w:val="00F54C1F"/>
    <w:rsid w:val="00F54DE2"/>
    <w:rsid w:val="00F55364"/>
    <w:rsid w:val="00F5599B"/>
    <w:rsid w:val="00F56079"/>
    <w:rsid w:val="00F5631F"/>
    <w:rsid w:val="00F5669A"/>
    <w:rsid w:val="00F56B09"/>
    <w:rsid w:val="00F5701C"/>
    <w:rsid w:val="00F57202"/>
    <w:rsid w:val="00F57383"/>
    <w:rsid w:val="00F576AE"/>
    <w:rsid w:val="00F57771"/>
    <w:rsid w:val="00F577E8"/>
    <w:rsid w:val="00F57F75"/>
    <w:rsid w:val="00F6090A"/>
    <w:rsid w:val="00F60AF0"/>
    <w:rsid w:val="00F60BBD"/>
    <w:rsid w:val="00F60C0C"/>
    <w:rsid w:val="00F60E2D"/>
    <w:rsid w:val="00F60E3D"/>
    <w:rsid w:val="00F60E68"/>
    <w:rsid w:val="00F60F10"/>
    <w:rsid w:val="00F6103A"/>
    <w:rsid w:val="00F6122E"/>
    <w:rsid w:val="00F6138A"/>
    <w:rsid w:val="00F6151A"/>
    <w:rsid w:val="00F61763"/>
    <w:rsid w:val="00F61AA3"/>
    <w:rsid w:val="00F61B21"/>
    <w:rsid w:val="00F61DE9"/>
    <w:rsid w:val="00F61E63"/>
    <w:rsid w:val="00F62260"/>
    <w:rsid w:val="00F623D5"/>
    <w:rsid w:val="00F62836"/>
    <w:rsid w:val="00F62A00"/>
    <w:rsid w:val="00F62B7A"/>
    <w:rsid w:val="00F62C61"/>
    <w:rsid w:val="00F62E47"/>
    <w:rsid w:val="00F62F3B"/>
    <w:rsid w:val="00F62FC8"/>
    <w:rsid w:val="00F63271"/>
    <w:rsid w:val="00F635B5"/>
    <w:rsid w:val="00F6385C"/>
    <w:rsid w:val="00F639F4"/>
    <w:rsid w:val="00F63A98"/>
    <w:rsid w:val="00F6441B"/>
    <w:rsid w:val="00F64B47"/>
    <w:rsid w:val="00F64C83"/>
    <w:rsid w:val="00F653AF"/>
    <w:rsid w:val="00F65582"/>
    <w:rsid w:val="00F6594E"/>
    <w:rsid w:val="00F65A13"/>
    <w:rsid w:val="00F65C22"/>
    <w:rsid w:val="00F6641C"/>
    <w:rsid w:val="00F6675D"/>
    <w:rsid w:val="00F668B5"/>
    <w:rsid w:val="00F66980"/>
    <w:rsid w:val="00F66ED7"/>
    <w:rsid w:val="00F67045"/>
    <w:rsid w:val="00F6705B"/>
    <w:rsid w:val="00F670B1"/>
    <w:rsid w:val="00F6733D"/>
    <w:rsid w:val="00F673D8"/>
    <w:rsid w:val="00F67623"/>
    <w:rsid w:val="00F67987"/>
    <w:rsid w:val="00F679CC"/>
    <w:rsid w:val="00F67C26"/>
    <w:rsid w:val="00F67CE6"/>
    <w:rsid w:val="00F67F17"/>
    <w:rsid w:val="00F707C5"/>
    <w:rsid w:val="00F70AF6"/>
    <w:rsid w:val="00F70F70"/>
    <w:rsid w:val="00F71159"/>
    <w:rsid w:val="00F7124E"/>
    <w:rsid w:val="00F71377"/>
    <w:rsid w:val="00F715D0"/>
    <w:rsid w:val="00F715D4"/>
    <w:rsid w:val="00F71663"/>
    <w:rsid w:val="00F7193C"/>
    <w:rsid w:val="00F71BAC"/>
    <w:rsid w:val="00F71C34"/>
    <w:rsid w:val="00F71D4B"/>
    <w:rsid w:val="00F71F86"/>
    <w:rsid w:val="00F721B5"/>
    <w:rsid w:val="00F7232A"/>
    <w:rsid w:val="00F72504"/>
    <w:rsid w:val="00F72927"/>
    <w:rsid w:val="00F7292E"/>
    <w:rsid w:val="00F73438"/>
    <w:rsid w:val="00F73757"/>
    <w:rsid w:val="00F738AC"/>
    <w:rsid w:val="00F73C8F"/>
    <w:rsid w:val="00F73E94"/>
    <w:rsid w:val="00F73FB1"/>
    <w:rsid w:val="00F74209"/>
    <w:rsid w:val="00F742F5"/>
    <w:rsid w:val="00F74677"/>
    <w:rsid w:val="00F74AA5"/>
    <w:rsid w:val="00F7518E"/>
    <w:rsid w:val="00F7559E"/>
    <w:rsid w:val="00F75656"/>
    <w:rsid w:val="00F7579E"/>
    <w:rsid w:val="00F75B1E"/>
    <w:rsid w:val="00F75E7E"/>
    <w:rsid w:val="00F75EDF"/>
    <w:rsid w:val="00F76154"/>
    <w:rsid w:val="00F7621D"/>
    <w:rsid w:val="00F76575"/>
    <w:rsid w:val="00F76A1C"/>
    <w:rsid w:val="00F76A67"/>
    <w:rsid w:val="00F76C56"/>
    <w:rsid w:val="00F76E42"/>
    <w:rsid w:val="00F77F51"/>
    <w:rsid w:val="00F77F59"/>
    <w:rsid w:val="00F80019"/>
    <w:rsid w:val="00F80066"/>
    <w:rsid w:val="00F80930"/>
    <w:rsid w:val="00F80BBC"/>
    <w:rsid w:val="00F80F10"/>
    <w:rsid w:val="00F810F7"/>
    <w:rsid w:val="00F81107"/>
    <w:rsid w:val="00F8160E"/>
    <w:rsid w:val="00F816C5"/>
    <w:rsid w:val="00F81B19"/>
    <w:rsid w:val="00F81B23"/>
    <w:rsid w:val="00F81D0F"/>
    <w:rsid w:val="00F81D24"/>
    <w:rsid w:val="00F8236B"/>
    <w:rsid w:val="00F8277D"/>
    <w:rsid w:val="00F82B43"/>
    <w:rsid w:val="00F82C59"/>
    <w:rsid w:val="00F82F34"/>
    <w:rsid w:val="00F82F8A"/>
    <w:rsid w:val="00F831D1"/>
    <w:rsid w:val="00F83820"/>
    <w:rsid w:val="00F83B2D"/>
    <w:rsid w:val="00F8405C"/>
    <w:rsid w:val="00F840BA"/>
    <w:rsid w:val="00F846A2"/>
    <w:rsid w:val="00F8484D"/>
    <w:rsid w:val="00F84AED"/>
    <w:rsid w:val="00F84D66"/>
    <w:rsid w:val="00F857BD"/>
    <w:rsid w:val="00F85988"/>
    <w:rsid w:val="00F86660"/>
    <w:rsid w:val="00F868F2"/>
    <w:rsid w:val="00F86902"/>
    <w:rsid w:val="00F86DDD"/>
    <w:rsid w:val="00F871C9"/>
    <w:rsid w:val="00F874ED"/>
    <w:rsid w:val="00F87797"/>
    <w:rsid w:val="00F8785E"/>
    <w:rsid w:val="00F878CA"/>
    <w:rsid w:val="00F90711"/>
    <w:rsid w:val="00F90BB9"/>
    <w:rsid w:val="00F91048"/>
    <w:rsid w:val="00F9175E"/>
    <w:rsid w:val="00F91BD2"/>
    <w:rsid w:val="00F91D5F"/>
    <w:rsid w:val="00F92069"/>
    <w:rsid w:val="00F92264"/>
    <w:rsid w:val="00F925CB"/>
    <w:rsid w:val="00F92C66"/>
    <w:rsid w:val="00F92DE6"/>
    <w:rsid w:val="00F92F03"/>
    <w:rsid w:val="00F931BD"/>
    <w:rsid w:val="00F93263"/>
    <w:rsid w:val="00F934EA"/>
    <w:rsid w:val="00F93772"/>
    <w:rsid w:val="00F93948"/>
    <w:rsid w:val="00F93F32"/>
    <w:rsid w:val="00F94253"/>
    <w:rsid w:val="00F94D09"/>
    <w:rsid w:val="00F952D1"/>
    <w:rsid w:val="00F957F7"/>
    <w:rsid w:val="00F95D25"/>
    <w:rsid w:val="00F95FEF"/>
    <w:rsid w:val="00F96175"/>
    <w:rsid w:val="00F964E7"/>
    <w:rsid w:val="00F965C8"/>
    <w:rsid w:val="00F9693C"/>
    <w:rsid w:val="00F969EA"/>
    <w:rsid w:val="00F96F7E"/>
    <w:rsid w:val="00F97171"/>
    <w:rsid w:val="00F97CAE"/>
    <w:rsid w:val="00FA0753"/>
    <w:rsid w:val="00FA07E0"/>
    <w:rsid w:val="00FA1288"/>
    <w:rsid w:val="00FA1299"/>
    <w:rsid w:val="00FA16C7"/>
    <w:rsid w:val="00FA18EB"/>
    <w:rsid w:val="00FA2759"/>
    <w:rsid w:val="00FA277E"/>
    <w:rsid w:val="00FA2A07"/>
    <w:rsid w:val="00FA2DB4"/>
    <w:rsid w:val="00FA2DC5"/>
    <w:rsid w:val="00FA2E63"/>
    <w:rsid w:val="00FA30CA"/>
    <w:rsid w:val="00FA32F1"/>
    <w:rsid w:val="00FA334E"/>
    <w:rsid w:val="00FA3887"/>
    <w:rsid w:val="00FA3A58"/>
    <w:rsid w:val="00FA3EC1"/>
    <w:rsid w:val="00FA4216"/>
    <w:rsid w:val="00FA4516"/>
    <w:rsid w:val="00FA4845"/>
    <w:rsid w:val="00FA4B02"/>
    <w:rsid w:val="00FA51C8"/>
    <w:rsid w:val="00FA5343"/>
    <w:rsid w:val="00FA556A"/>
    <w:rsid w:val="00FA56B6"/>
    <w:rsid w:val="00FA5ADF"/>
    <w:rsid w:val="00FA5BC5"/>
    <w:rsid w:val="00FA6235"/>
    <w:rsid w:val="00FA62B3"/>
    <w:rsid w:val="00FA62F2"/>
    <w:rsid w:val="00FA647D"/>
    <w:rsid w:val="00FA656D"/>
    <w:rsid w:val="00FA6738"/>
    <w:rsid w:val="00FA6A52"/>
    <w:rsid w:val="00FA6B90"/>
    <w:rsid w:val="00FA77F9"/>
    <w:rsid w:val="00FA7D9A"/>
    <w:rsid w:val="00FA7E0F"/>
    <w:rsid w:val="00FB02E2"/>
    <w:rsid w:val="00FB0407"/>
    <w:rsid w:val="00FB0E19"/>
    <w:rsid w:val="00FB13BE"/>
    <w:rsid w:val="00FB14D8"/>
    <w:rsid w:val="00FB1608"/>
    <w:rsid w:val="00FB1BA8"/>
    <w:rsid w:val="00FB1D7A"/>
    <w:rsid w:val="00FB2613"/>
    <w:rsid w:val="00FB2709"/>
    <w:rsid w:val="00FB28D0"/>
    <w:rsid w:val="00FB29B9"/>
    <w:rsid w:val="00FB2C33"/>
    <w:rsid w:val="00FB2D0F"/>
    <w:rsid w:val="00FB2DE9"/>
    <w:rsid w:val="00FB30BA"/>
    <w:rsid w:val="00FB3BFE"/>
    <w:rsid w:val="00FB3F20"/>
    <w:rsid w:val="00FB444A"/>
    <w:rsid w:val="00FB4508"/>
    <w:rsid w:val="00FB4ABB"/>
    <w:rsid w:val="00FB4BA1"/>
    <w:rsid w:val="00FB4D41"/>
    <w:rsid w:val="00FB4E42"/>
    <w:rsid w:val="00FB4EAD"/>
    <w:rsid w:val="00FB5224"/>
    <w:rsid w:val="00FB5320"/>
    <w:rsid w:val="00FB574F"/>
    <w:rsid w:val="00FB65A1"/>
    <w:rsid w:val="00FB71A6"/>
    <w:rsid w:val="00FB7337"/>
    <w:rsid w:val="00FB750C"/>
    <w:rsid w:val="00FB7DD8"/>
    <w:rsid w:val="00FB7E9B"/>
    <w:rsid w:val="00FB7EA3"/>
    <w:rsid w:val="00FB7ED4"/>
    <w:rsid w:val="00FB7F21"/>
    <w:rsid w:val="00FC0388"/>
    <w:rsid w:val="00FC074E"/>
    <w:rsid w:val="00FC0929"/>
    <w:rsid w:val="00FC0B1C"/>
    <w:rsid w:val="00FC0DE0"/>
    <w:rsid w:val="00FC154E"/>
    <w:rsid w:val="00FC15A7"/>
    <w:rsid w:val="00FC1748"/>
    <w:rsid w:val="00FC1ABA"/>
    <w:rsid w:val="00FC1C26"/>
    <w:rsid w:val="00FC1C67"/>
    <w:rsid w:val="00FC203C"/>
    <w:rsid w:val="00FC21B2"/>
    <w:rsid w:val="00FC21B8"/>
    <w:rsid w:val="00FC22C1"/>
    <w:rsid w:val="00FC2883"/>
    <w:rsid w:val="00FC2BB6"/>
    <w:rsid w:val="00FC2BE4"/>
    <w:rsid w:val="00FC2C83"/>
    <w:rsid w:val="00FC2ECA"/>
    <w:rsid w:val="00FC308D"/>
    <w:rsid w:val="00FC34E6"/>
    <w:rsid w:val="00FC386F"/>
    <w:rsid w:val="00FC3A8C"/>
    <w:rsid w:val="00FC3B3D"/>
    <w:rsid w:val="00FC4336"/>
    <w:rsid w:val="00FC46F6"/>
    <w:rsid w:val="00FC497E"/>
    <w:rsid w:val="00FC4D55"/>
    <w:rsid w:val="00FC4D8D"/>
    <w:rsid w:val="00FC5367"/>
    <w:rsid w:val="00FC5371"/>
    <w:rsid w:val="00FC5831"/>
    <w:rsid w:val="00FC5834"/>
    <w:rsid w:val="00FC5DE5"/>
    <w:rsid w:val="00FC5ECD"/>
    <w:rsid w:val="00FC61D5"/>
    <w:rsid w:val="00FC63E3"/>
    <w:rsid w:val="00FC6911"/>
    <w:rsid w:val="00FC6914"/>
    <w:rsid w:val="00FC6A9D"/>
    <w:rsid w:val="00FC6AE9"/>
    <w:rsid w:val="00FC6FB9"/>
    <w:rsid w:val="00FC7167"/>
    <w:rsid w:val="00FC71B3"/>
    <w:rsid w:val="00FC7485"/>
    <w:rsid w:val="00FC75C8"/>
    <w:rsid w:val="00FC7603"/>
    <w:rsid w:val="00FC78BE"/>
    <w:rsid w:val="00FC79B7"/>
    <w:rsid w:val="00FC79E0"/>
    <w:rsid w:val="00FC7FA8"/>
    <w:rsid w:val="00FD0034"/>
    <w:rsid w:val="00FD005A"/>
    <w:rsid w:val="00FD0179"/>
    <w:rsid w:val="00FD0399"/>
    <w:rsid w:val="00FD04C0"/>
    <w:rsid w:val="00FD056A"/>
    <w:rsid w:val="00FD08DC"/>
    <w:rsid w:val="00FD09DB"/>
    <w:rsid w:val="00FD0C6E"/>
    <w:rsid w:val="00FD0EB4"/>
    <w:rsid w:val="00FD0F05"/>
    <w:rsid w:val="00FD124B"/>
    <w:rsid w:val="00FD1352"/>
    <w:rsid w:val="00FD1435"/>
    <w:rsid w:val="00FD14F2"/>
    <w:rsid w:val="00FD1CAC"/>
    <w:rsid w:val="00FD26CD"/>
    <w:rsid w:val="00FD2737"/>
    <w:rsid w:val="00FD2795"/>
    <w:rsid w:val="00FD2AF1"/>
    <w:rsid w:val="00FD2FAA"/>
    <w:rsid w:val="00FD3047"/>
    <w:rsid w:val="00FD3292"/>
    <w:rsid w:val="00FD3327"/>
    <w:rsid w:val="00FD3543"/>
    <w:rsid w:val="00FD3728"/>
    <w:rsid w:val="00FD3802"/>
    <w:rsid w:val="00FD3B3A"/>
    <w:rsid w:val="00FD3B6C"/>
    <w:rsid w:val="00FD3C58"/>
    <w:rsid w:val="00FD3CBA"/>
    <w:rsid w:val="00FD3FD6"/>
    <w:rsid w:val="00FD4001"/>
    <w:rsid w:val="00FD406C"/>
    <w:rsid w:val="00FD43D1"/>
    <w:rsid w:val="00FD49B8"/>
    <w:rsid w:val="00FD4B48"/>
    <w:rsid w:val="00FD4BB9"/>
    <w:rsid w:val="00FD4DE1"/>
    <w:rsid w:val="00FD4F69"/>
    <w:rsid w:val="00FD55E8"/>
    <w:rsid w:val="00FD58F7"/>
    <w:rsid w:val="00FD5B1A"/>
    <w:rsid w:val="00FD60CA"/>
    <w:rsid w:val="00FD6220"/>
    <w:rsid w:val="00FD6322"/>
    <w:rsid w:val="00FD641F"/>
    <w:rsid w:val="00FD6521"/>
    <w:rsid w:val="00FD6758"/>
    <w:rsid w:val="00FD67F5"/>
    <w:rsid w:val="00FD6872"/>
    <w:rsid w:val="00FD69FC"/>
    <w:rsid w:val="00FD6EA8"/>
    <w:rsid w:val="00FD6FF9"/>
    <w:rsid w:val="00FD721F"/>
    <w:rsid w:val="00FD7291"/>
    <w:rsid w:val="00FD7434"/>
    <w:rsid w:val="00FD7773"/>
    <w:rsid w:val="00FD7934"/>
    <w:rsid w:val="00FD7B49"/>
    <w:rsid w:val="00FD7CDB"/>
    <w:rsid w:val="00FD7DB8"/>
    <w:rsid w:val="00FE02D8"/>
    <w:rsid w:val="00FE0477"/>
    <w:rsid w:val="00FE0768"/>
    <w:rsid w:val="00FE156E"/>
    <w:rsid w:val="00FE19BA"/>
    <w:rsid w:val="00FE1A82"/>
    <w:rsid w:val="00FE2000"/>
    <w:rsid w:val="00FE259B"/>
    <w:rsid w:val="00FE25F7"/>
    <w:rsid w:val="00FE2747"/>
    <w:rsid w:val="00FE2E40"/>
    <w:rsid w:val="00FE2E46"/>
    <w:rsid w:val="00FE3474"/>
    <w:rsid w:val="00FE363B"/>
    <w:rsid w:val="00FE3937"/>
    <w:rsid w:val="00FE3D34"/>
    <w:rsid w:val="00FE417A"/>
    <w:rsid w:val="00FE47B0"/>
    <w:rsid w:val="00FE4961"/>
    <w:rsid w:val="00FE4C7E"/>
    <w:rsid w:val="00FE4D6C"/>
    <w:rsid w:val="00FE4F88"/>
    <w:rsid w:val="00FE5060"/>
    <w:rsid w:val="00FE5232"/>
    <w:rsid w:val="00FE527B"/>
    <w:rsid w:val="00FE5301"/>
    <w:rsid w:val="00FE5420"/>
    <w:rsid w:val="00FE58F0"/>
    <w:rsid w:val="00FE5AE5"/>
    <w:rsid w:val="00FE5B9E"/>
    <w:rsid w:val="00FE6144"/>
    <w:rsid w:val="00FE63FC"/>
    <w:rsid w:val="00FE6A4D"/>
    <w:rsid w:val="00FE6CDA"/>
    <w:rsid w:val="00FE748E"/>
    <w:rsid w:val="00FE77C1"/>
    <w:rsid w:val="00FE782D"/>
    <w:rsid w:val="00FE7C74"/>
    <w:rsid w:val="00FE7D10"/>
    <w:rsid w:val="00FE7E4D"/>
    <w:rsid w:val="00FE7EE4"/>
    <w:rsid w:val="00FF0163"/>
    <w:rsid w:val="00FF064C"/>
    <w:rsid w:val="00FF0BE6"/>
    <w:rsid w:val="00FF0DD7"/>
    <w:rsid w:val="00FF0E1F"/>
    <w:rsid w:val="00FF0E7C"/>
    <w:rsid w:val="00FF1180"/>
    <w:rsid w:val="00FF166D"/>
    <w:rsid w:val="00FF1A5C"/>
    <w:rsid w:val="00FF1F67"/>
    <w:rsid w:val="00FF21A5"/>
    <w:rsid w:val="00FF23B7"/>
    <w:rsid w:val="00FF30E0"/>
    <w:rsid w:val="00FF3163"/>
    <w:rsid w:val="00FF326A"/>
    <w:rsid w:val="00FF32D8"/>
    <w:rsid w:val="00FF3598"/>
    <w:rsid w:val="00FF3895"/>
    <w:rsid w:val="00FF39B9"/>
    <w:rsid w:val="00FF3DC9"/>
    <w:rsid w:val="00FF3DF8"/>
    <w:rsid w:val="00FF3E4F"/>
    <w:rsid w:val="00FF42FF"/>
    <w:rsid w:val="00FF440A"/>
    <w:rsid w:val="00FF4823"/>
    <w:rsid w:val="00FF489E"/>
    <w:rsid w:val="00FF492F"/>
    <w:rsid w:val="00FF49F7"/>
    <w:rsid w:val="00FF4ECD"/>
    <w:rsid w:val="00FF4FC5"/>
    <w:rsid w:val="00FF508C"/>
    <w:rsid w:val="00FF5481"/>
    <w:rsid w:val="00FF553A"/>
    <w:rsid w:val="00FF57BA"/>
    <w:rsid w:val="00FF5BB9"/>
    <w:rsid w:val="00FF5F19"/>
    <w:rsid w:val="00FF60B2"/>
    <w:rsid w:val="00FF65E8"/>
    <w:rsid w:val="00FF6646"/>
    <w:rsid w:val="00FF66E2"/>
    <w:rsid w:val="00FF6787"/>
    <w:rsid w:val="00FF6960"/>
    <w:rsid w:val="00FF6ACA"/>
    <w:rsid w:val="00FF6D32"/>
    <w:rsid w:val="00FF71F7"/>
    <w:rsid w:val="00FF760B"/>
    <w:rsid w:val="00FF79AD"/>
    <w:rsid w:val="00FF7E00"/>
    <w:rsid w:val="00FF7F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9995D6"/>
  <w15:chartTrackingRefBased/>
  <w15:docId w15:val="{7C763334-5FA4-46DB-8244-27E9A96FD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uiPriority="99"/>
    <w:lsdException w:name="footer" w:uiPriority="99"/>
    <w:lsdException w:name="caption" w:uiPriority="35" w:qFormat="1"/>
    <w:lsdException w:name="annotation reference" w:qFormat="1"/>
    <w:lsdException w:name="Title" w:qFormat="1"/>
    <w:lsdException w:name="Body Text" w:qFormat="1"/>
    <w:lsdException w:name="Body Text Indent" w:uiPriority="99"/>
    <w:lsdException w:name="Subtitle" w:uiPriority="11" w:qFormat="1"/>
    <w:lsdException w:name="Hyperlink" w:uiPriority="99"/>
    <w:lsdException w:name="Strong" w:qFormat="1"/>
    <w:lsdException w:name="Emphasis" w:uiPriority="20" w:qFormat="1"/>
    <w:lsdException w:name="Plain Text" w:uiPriority="99"/>
    <w:lsdException w:name="HTML Top of Form" w:uiPriority="99"/>
    <w:lsdException w:name="HTML Bottom of Form" w:uiPriority="99"/>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3A4E"/>
    <w:rPr>
      <w:rFonts w:ascii="Times" w:hAnsi="Times"/>
      <w:szCs w:val="24"/>
      <w:lang w:eastAsia="en-US"/>
    </w:rPr>
  </w:style>
  <w:style w:type="paragraph" w:styleId="Heading1">
    <w:name w:val="heading 1"/>
    <w:aliases w:val="NMP Heading 1,H1,h11,h12,h13,h14,h15,h16,app heading 1,l1,Memo Heading 1,Heading 1_a,heading 1,h17,h111,h121,h131,h141,h151,h161,h18,h112,h122,h132,h142,h152,h162,h19,h113,h123,h133,h143,h153,h163,Heading 1 Char,Alt+1,Alt+11,Alt+12,Alt+13,标题 1"/>
    <w:basedOn w:val="Normal"/>
    <w:next w:val="Normal"/>
    <w:link w:val="Heading1Char1"/>
    <w:qFormat/>
    <w:rsid w:val="0089225B"/>
    <w:pPr>
      <w:keepNext/>
      <w:numPr>
        <w:numId w:val="3"/>
      </w:numPr>
      <w:spacing w:before="240" w:after="60"/>
      <w:outlineLvl w:val="0"/>
    </w:pPr>
    <w:rPr>
      <w:rFonts w:ascii="Arial" w:hAnsi="Arial" w:cs="Arial"/>
      <w:b/>
      <w:bCs/>
      <w:kern w:val="32"/>
      <w:sz w:val="32"/>
      <w:szCs w:val="32"/>
    </w:rPr>
  </w:style>
  <w:style w:type="paragraph" w:styleId="Heading2">
    <w:name w:val="heading 2"/>
    <w:aliases w:val="H2,h2,Head2A,2,UNDERRUBRIK 1-2,DO NOT USE_h2,h21,Heading 2 Char,H2 Char,h2 Char,标题 2,Header 2,Header2,22,heading2,2nd level,H21,H22,H23,H24,H25,R2,E2,†berschrift 2,õberschrift 2"/>
    <w:basedOn w:val="Normal"/>
    <w:next w:val="Normal"/>
    <w:link w:val="Heading2Char1"/>
    <w:uiPriority w:val="9"/>
    <w:qFormat/>
    <w:rsid w:val="0089225B"/>
    <w:pPr>
      <w:keepNext/>
      <w:numPr>
        <w:ilvl w:val="1"/>
        <w:numId w:val="3"/>
      </w:numPr>
      <w:spacing w:before="240" w:after="60"/>
      <w:outlineLvl w:val="1"/>
    </w:pPr>
    <w:rPr>
      <w:rFonts w:ascii="Arial" w:hAnsi="Arial" w:cs="Arial"/>
      <w:b/>
      <w:bCs/>
      <w:i/>
      <w:iCs/>
      <w:sz w:val="24"/>
      <w:szCs w:val="28"/>
    </w:rPr>
  </w:style>
  <w:style w:type="paragraph" w:styleId="Heading3">
    <w:name w:val="heading 3"/>
    <w:aliases w:val="no break,H3,Underrubrik2,h3,Memo Heading 3,hello,Titre 3 Car,no break Car,H3 Car,Underrubrik2 Car,h3 Car,Memo Heading 3 Car,hello Car,Heading 3 Char Car,no break Char Car,H3 Char Car,Underrubrik2 Char Car,h3 Char Car,Memo Heading 3 Char Car,标题"/>
    <w:basedOn w:val="Normal"/>
    <w:next w:val="Normal"/>
    <w:link w:val="Heading3Char"/>
    <w:qFormat/>
    <w:rsid w:val="00A03C5E"/>
    <w:pPr>
      <w:keepNext/>
      <w:numPr>
        <w:ilvl w:val="2"/>
        <w:numId w:val="3"/>
      </w:numPr>
      <w:spacing w:before="240" w:after="60"/>
      <w:outlineLvl w:val="2"/>
    </w:pPr>
    <w:rPr>
      <w:rFonts w:ascii="Arial" w:hAnsi="Arial" w:cs="Arial"/>
      <w:b/>
      <w:bCs/>
      <w:szCs w:val="26"/>
    </w:rPr>
  </w:style>
  <w:style w:type="paragraph" w:styleId="Heading4">
    <w:name w:val="heading 4"/>
    <w:aliases w:val="h4,H4,H41,h41,H42,h42,H43,h43,H411,h411,H421,h421,H44,h44,H412,h412,H422,h422,H431,h431,H45,h45,H413,h413,H423,h423,H432,h432,H46,h46,H47,h47,Memo Heading 4,Memo Heading 5,heading 4,标题 4,heading 4 + Indent: Left 0.5 in,标题3a,4th level,Heading,4"/>
    <w:basedOn w:val="Heading3"/>
    <w:next w:val="Normal"/>
    <w:link w:val="Heading4Char"/>
    <w:qFormat/>
    <w:rsid w:val="0089225B"/>
    <w:pPr>
      <w:numPr>
        <w:ilvl w:val="3"/>
      </w:numPr>
      <w:outlineLvl w:val="3"/>
    </w:pPr>
    <w:rPr>
      <w:i/>
    </w:rPr>
  </w:style>
  <w:style w:type="paragraph" w:styleId="Heading5">
    <w:name w:val="heading 5"/>
    <w:aliases w:val="H5,h5,Heading5,标题 5"/>
    <w:basedOn w:val="Heading4"/>
    <w:next w:val="Normal"/>
    <w:link w:val="Heading5Char"/>
    <w:qFormat/>
    <w:rsid w:val="0089225B"/>
    <w:pPr>
      <w:numPr>
        <w:ilvl w:val="4"/>
      </w:numPr>
      <w:outlineLvl w:val="4"/>
    </w:pPr>
    <w:rPr>
      <w:bCs w:val="0"/>
      <w:i w:val="0"/>
      <w:iCs/>
      <w:sz w:val="18"/>
    </w:rPr>
  </w:style>
  <w:style w:type="paragraph" w:styleId="Heading6">
    <w:name w:val="heading 6"/>
    <w:basedOn w:val="Normal"/>
    <w:next w:val="Normal"/>
    <w:link w:val="Heading6Char"/>
    <w:qFormat/>
    <w:rsid w:val="0089225B"/>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9225B"/>
    <w:pPr>
      <w:numPr>
        <w:ilvl w:val="6"/>
        <w:numId w:val="3"/>
      </w:numPr>
      <w:spacing w:before="240" w:after="60"/>
      <w:outlineLvl w:val="6"/>
    </w:pPr>
    <w:rPr>
      <w:rFonts w:ascii="Times New Roman" w:hAnsi="Times New Roman"/>
      <w:sz w:val="24"/>
    </w:rPr>
  </w:style>
  <w:style w:type="paragraph" w:styleId="Heading8">
    <w:name w:val="heading 8"/>
    <w:aliases w:val="Table Heading,标题 8"/>
    <w:basedOn w:val="Normal"/>
    <w:next w:val="Normal"/>
    <w:link w:val="Heading8Char"/>
    <w:qFormat/>
    <w:rsid w:val="0089225B"/>
    <w:pPr>
      <w:numPr>
        <w:ilvl w:val="7"/>
        <w:numId w:val="3"/>
      </w:numPr>
      <w:spacing w:before="240" w:after="60"/>
      <w:outlineLvl w:val="7"/>
    </w:pPr>
    <w:rPr>
      <w:rFonts w:ascii="Times New Roman" w:hAnsi="Times New Roman"/>
      <w:i/>
      <w:iCs/>
      <w:sz w:val="24"/>
    </w:rPr>
  </w:style>
  <w:style w:type="paragraph" w:styleId="Heading9">
    <w:name w:val="heading 9"/>
    <w:aliases w:val="Figure Heading,FH,标题 9"/>
    <w:basedOn w:val="Normal"/>
    <w:next w:val="Normal"/>
    <w:link w:val="Heading9Char"/>
    <w:qFormat/>
    <w:rsid w:val="0089225B"/>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no break Char,H3 Char,Underrubrik2 Char,h3 Char,Memo Heading 3 Char,hello Char,Titre 3 Car Char,no break Car Char,H3 Car Char,Underrubrik2 Car Char,h3 Car Char,Memo Heading 3 Car Char,hello Car Char,Heading 3 Char Car Char,标题 Char"/>
    <w:link w:val="Heading3"/>
    <w:rsid w:val="00A03C5E"/>
    <w:rPr>
      <w:rFonts w:ascii="Arial" w:hAnsi="Arial" w:cs="Arial"/>
      <w:b/>
      <w:bCs/>
      <w:szCs w:val="26"/>
      <w:lang w:eastAsia="en-US"/>
    </w:rPr>
  </w:style>
  <w:style w:type="paragraph" w:customStyle="1" w:styleId="TdocHeader2">
    <w:name w:val="Tdoc_Header_2"/>
    <w:basedOn w:val="Normal"/>
    <w:pPr>
      <w:widowControl w:val="0"/>
      <w:tabs>
        <w:tab w:val="left" w:pos="1701"/>
        <w:tab w:val="right" w:pos="9072"/>
        <w:tab w:val="right" w:pos="10206"/>
      </w:tabs>
      <w:jc w:val="both"/>
    </w:pPr>
    <w:rPr>
      <w:rFonts w:ascii="Arial" w:hAnsi="Arial"/>
      <w:b/>
      <w:sz w:val="18"/>
      <w:szCs w:val="20"/>
    </w:rPr>
  </w:style>
  <w:style w:type="paragraph" w:customStyle="1" w:styleId="TdocHeading1">
    <w:name w:val="Tdoc_Heading_1"/>
    <w:basedOn w:val="Heading1"/>
    <w:next w:val="BodyText"/>
    <w:autoRedefine/>
    <w:pPr>
      <w:numPr>
        <w:numId w:val="1"/>
      </w:numPr>
      <w:spacing w:after="120"/>
      <w:ind w:left="357" w:hanging="357"/>
      <w:jc w:val="both"/>
    </w:pPr>
    <w:rPr>
      <w:rFonts w:cs="Times New Roman"/>
      <w:bCs w:val="0"/>
      <w:noProof/>
      <w:kern w:val="28"/>
      <w:sz w:val="24"/>
      <w:szCs w:val="20"/>
      <w:lang w:val="en-US"/>
    </w:rPr>
  </w:style>
  <w:style w:type="paragraph" w:styleId="BodyText">
    <w:name w:val="Body Text"/>
    <w:aliases w:val="bt,Corps de texte Car,Corps de texte Car1 Car,Corps de texte Car Car Car,Corps de texte Car1 Car Car Car,Corps de texte Car Car Car Car Car,Corps de texte Car1 Car Car Car Car Car,Corps de texte Car Car Car Car Car Car Car,bt Car,AvtalBrödtext"/>
    <w:basedOn w:val="Normal"/>
    <w:link w:val="BodyTextChar"/>
    <w:qFormat/>
    <w:pPr>
      <w:spacing w:after="120"/>
      <w:jc w:val="both"/>
    </w:pPr>
  </w:style>
  <w:style w:type="paragraph" w:customStyle="1" w:styleId="TdocHeader1">
    <w:name w:val="Tdoc_Header_1"/>
    <w:basedOn w:val="Header"/>
    <w:pPr>
      <w:widowControl w:val="0"/>
      <w:tabs>
        <w:tab w:val="clear" w:pos="4536"/>
        <w:tab w:val="right" w:pos="10206"/>
      </w:tabs>
      <w:jc w:val="both"/>
    </w:pPr>
    <w:rPr>
      <w:rFonts w:ascii="Arial" w:hAnsi="Arial"/>
      <w:b/>
      <w:szCs w:val="20"/>
    </w:rPr>
  </w:style>
  <w:style w:type="paragraph" w:styleId="Header">
    <w:name w:val="header"/>
    <w:aliases w:val="header odd,header,header odd1,header odd2,header odd3,header odd4,header odd5,header odd6,header1,header2,header3,header odd11,header odd21,header odd7,header4,header odd8,header odd9,header5,header odd12,header11,header21,header odd22,header31,h"/>
    <w:basedOn w:val="Normal"/>
    <w:link w:val="HeaderChar"/>
    <w:uiPriority w:val="99"/>
    <w:pPr>
      <w:tabs>
        <w:tab w:val="center" w:pos="4536"/>
        <w:tab w:val="right" w:pos="9072"/>
      </w:tabs>
    </w:pPr>
  </w:style>
  <w:style w:type="character" w:customStyle="1" w:styleId="HeaderChar">
    <w:name w:val="Header Char"/>
    <w:aliases w:val="header odd Char,header Char,header odd1 Char,header odd2 Char,header odd3 Char,header odd4 Char,header odd5 Char,header odd6 Char,header1 Char,header2 Char,header3 Char,header odd11 Char,header odd21 Char,header odd7 Char,header4 Char,h Char"/>
    <w:link w:val="Header"/>
    <w:uiPriority w:val="99"/>
    <w:rsid w:val="00B43E52"/>
    <w:rPr>
      <w:rFonts w:ascii="Times" w:eastAsia="Batang" w:hAnsi="Times"/>
      <w:szCs w:val="24"/>
      <w:lang w:val="en-GB" w:eastAsia="en-US" w:bidi="ar-SA"/>
    </w:rPr>
  </w:style>
  <w:style w:type="paragraph" w:styleId="FootnoteText">
    <w:name w:val="footnote text"/>
    <w:aliases w:val="footnote text1,footnote text2,footnote text3,footnote text4,footnote text5,footnote text6,footnote text7,footnote text11,footnote text21,footnote text31,footnote text41,footnote text51,footnote text61,footnote text8"/>
    <w:basedOn w:val="Normal"/>
    <w:link w:val="FootnoteTextChar"/>
    <w:semiHidden/>
    <w:pPr>
      <w:jc w:val="both"/>
    </w:pPr>
    <w:rPr>
      <w:szCs w:val="20"/>
      <w:lang w:val="en-US"/>
    </w:rPr>
  </w:style>
  <w:style w:type="paragraph" w:styleId="DocumentMap">
    <w:name w:val="Document Map"/>
    <w:basedOn w:val="Normal"/>
    <w:link w:val="DocumentMapChar"/>
    <w:semiHidden/>
    <w:pPr>
      <w:shd w:val="clear" w:color="auto" w:fill="000080"/>
    </w:pPr>
    <w:rPr>
      <w:rFonts w:ascii="Tahoma" w:hAnsi="Tahoma" w:cs="Tahoma"/>
    </w:rPr>
  </w:style>
  <w:style w:type="paragraph" w:customStyle="1" w:styleId="TdocHeading2">
    <w:name w:val="Tdoc_Heading_2"/>
    <w:basedOn w:val="Normal"/>
  </w:style>
  <w:style w:type="character" w:styleId="Hyperlink">
    <w:name w:val="Hyperlink"/>
    <w:uiPriority w:val="99"/>
    <w:rPr>
      <w:color w:val="0000FF"/>
      <w:u w:val="single"/>
    </w:rPr>
  </w:style>
  <w:style w:type="character" w:styleId="FollowedHyperlink">
    <w:name w:val="FollowedHyperlink"/>
    <w:rsid w:val="00E10770"/>
    <w:rPr>
      <w:color w:val="0000FF"/>
      <w:u w:val="single"/>
    </w:rPr>
  </w:style>
  <w:style w:type="paragraph" w:styleId="BalloonText">
    <w:name w:val="Balloon Text"/>
    <w:basedOn w:val="Normal"/>
    <w:link w:val="BalloonTextChar"/>
    <w:uiPriority w:val="99"/>
    <w:rPr>
      <w:rFonts w:ascii="Tahoma" w:hAnsi="Tahoma" w:cs="Tahoma"/>
      <w:sz w:val="16"/>
      <w:szCs w:val="16"/>
    </w:rPr>
  </w:style>
  <w:style w:type="paragraph" w:customStyle="1" w:styleId="NO">
    <w:name w:val="NO"/>
    <w:basedOn w:val="Normal"/>
    <w:link w:val="NOChar"/>
    <w:rsid w:val="00663BC6"/>
    <w:pPr>
      <w:keepLines/>
      <w:ind w:left="1135" w:hanging="851"/>
    </w:pPr>
    <w:rPr>
      <w:rFonts w:ascii="Times New Roman" w:hAnsi="Times New Roman"/>
      <w:sz w:val="24"/>
      <w:szCs w:val="20"/>
    </w:rPr>
  </w:style>
  <w:style w:type="paragraph" w:customStyle="1" w:styleId="h1">
    <w:name w:val="h1"/>
    <w:basedOn w:val="Normal"/>
  </w:style>
  <w:style w:type="paragraph" w:styleId="NormalWeb">
    <w:name w:val="Normal (Web)"/>
    <w:basedOn w:val="Normal"/>
    <w:uiPriority w:val="99"/>
    <w:rsid w:val="00DF3AA6"/>
    <w:pPr>
      <w:spacing w:before="100" w:beforeAutospacing="1" w:after="100" w:afterAutospacing="1"/>
    </w:pPr>
    <w:rPr>
      <w:rFonts w:ascii="Arial" w:eastAsia="SimSun" w:hAnsi="Arial" w:cs="Arial"/>
      <w:color w:val="493118"/>
      <w:sz w:val="18"/>
      <w:szCs w:val="18"/>
      <w:lang w:val="en-US" w:eastAsia="zh-CN"/>
    </w:rPr>
  </w:style>
  <w:style w:type="character" w:styleId="Emphasis">
    <w:name w:val="Emphasis"/>
    <w:uiPriority w:val="20"/>
    <w:qFormat/>
    <w:rsid w:val="000E4D41"/>
    <w:rPr>
      <w:i/>
      <w:iCs/>
    </w:rPr>
  </w:style>
  <w:style w:type="character" w:styleId="CommentReference">
    <w:name w:val="annotation reference"/>
    <w:qFormat/>
    <w:rsid w:val="00F45790"/>
    <w:rPr>
      <w:sz w:val="16"/>
      <w:szCs w:val="16"/>
    </w:rPr>
  </w:style>
  <w:style w:type="paragraph" w:styleId="CommentText">
    <w:name w:val="annotation text"/>
    <w:basedOn w:val="Normal"/>
    <w:link w:val="CommentTextChar"/>
    <w:qFormat/>
    <w:rsid w:val="00F45790"/>
    <w:rPr>
      <w:szCs w:val="20"/>
    </w:rPr>
  </w:style>
  <w:style w:type="paragraph" w:styleId="CommentSubject">
    <w:name w:val="annotation subject"/>
    <w:basedOn w:val="CommentText"/>
    <w:next w:val="CommentText"/>
    <w:link w:val="CommentSubjectChar"/>
    <w:uiPriority w:val="99"/>
    <w:rsid w:val="00F45790"/>
    <w:rPr>
      <w:b/>
      <w:bCs/>
    </w:rPr>
  </w:style>
  <w:style w:type="paragraph" w:customStyle="1" w:styleId="CharChar1CharCharCharCharCharCharCharCharCharCharCharCharCharCharChar">
    <w:name w:val="Char Char1 Char Char Char Char Char Char Char Char Char Char Char Char Char Char Char"/>
    <w:semiHidden/>
    <w:rsid w:val="007D0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Index1">
    <w:name w:val="index 1"/>
    <w:basedOn w:val="Normal"/>
    <w:rsid w:val="000A5D78"/>
    <w:pPr>
      <w:keepLines/>
      <w:overflowPunct w:val="0"/>
      <w:autoSpaceDE w:val="0"/>
      <w:autoSpaceDN w:val="0"/>
      <w:adjustRightInd w:val="0"/>
      <w:textAlignment w:val="baseline"/>
    </w:pPr>
    <w:rPr>
      <w:rFonts w:ascii="Times New Roman" w:eastAsia="Times New Roman" w:hAnsi="Times New Roman"/>
      <w:szCs w:val="20"/>
      <w:lang w:eastAsia="en-GB"/>
    </w:rPr>
  </w:style>
  <w:style w:type="paragraph" w:customStyle="1" w:styleId="StyleHeading1NMPHeading1H1h11h12h13h14h15h16appheadin">
    <w:name w:val="Style Heading 1NMP Heading 1H1h11h12h13h14h15h16app headin..."/>
    <w:basedOn w:val="Heading1"/>
    <w:rsid w:val="004905B7"/>
    <w:pPr>
      <w:numPr>
        <w:numId w:val="2"/>
      </w:numPr>
    </w:pPr>
    <w:rPr>
      <w:sz w:val="28"/>
    </w:rPr>
  </w:style>
  <w:style w:type="paragraph" w:customStyle="1" w:styleId="Comments">
    <w:name w:val="Comments"/>
    <w:basedOn w:val="Normal"/>
    <w:link w:val="CommentsChar"/>
    <w:qFormat/>
    <w:rsid w:val="008F5AFB"/>
    <w:pPr>
      <w:spacing w:before="40"/>
    </w:pPr>
    <w:rPr>
      <w:rFonts w:ascii="Arial" w:eastAsia="MS Mincho" w:hAnsi="Arial"/>
      <w:i/>
      <w:sz w:val="18"/>
      <w:lang w:eastAsia="en-GB"/>
    </w:rPr>
  </w:style>
  <w:style w:type="character" w:customStyle="1" w:styleId="CommentsChar">
    <w:name w:val="Comments Char"/>
    <w:link w:val="Comments"/>
    <w:rsid w:val="008F5AFB"/>
    <w:rPr>
      <w:rFonts w:ascii="Arial" w:eastAsia="MS Mincho" w:hAnsi="Arial"/>
      <w:i/>
      <w:sz w:val="18"/>
      <w:szCs w:val="24"/>
      <w:lang w:val="en-GB" w:eastAsia="en-GB" w:bidi="ar-SA"/>
    </w:rPr>
  </w:style>
  <w:style w:type="paragraph" w:styleId="Footer">
    <w:name w:val="footer"/>
    <w:basedOn w:val="Normal"/>
    <w:link w:val="FooterChar"/>
    <w:uiPriority w:val="99"/>
    <w:rsid w:val="00666408"/>
    <w:pPr>
      <w:tabs>
        <w:tab w:val="center" w:pos="4153"/>
        <w:tab w:val="right" w:pos="8306"/>
      </w:tabs>
    </w:pPr>
  </w:style>
  <w:style w:type="paragraph" w:styleId="TOC1">
    <w:name w:val="toc 1"/>
    <w:aliases w:val="Observation TOC2"/>
    <w:basedOn w:val="Normal"/>
    <w:next w:val="Normal"/>
    <w:autoRedefine/>
    <w:uiPriority w:val="39"/>
    <w:rsid w:val="00D50E8E"/>
    <w:pPr>
      <w:spacing w:before="120" w:after="120"/>
    </w:pPr>
    <w:rPr>
      <w:rFonts w:asciiTheme="minorHAnsi" w:hAnsiTheme="minorHAnsi" w:cstheme="minorHAnsi"/>
      <w:b/>
      <w:bCs/>
      <w:caps/>
      <w:szCs w:val="20"/>
    </w:rPr>
  </w:style>
  <w:style w:type="paragraph" w:styleId="TOC2">
    <w:name w:val="toc 2"/>
    <w:basedOn w:val="Normal"/>
    <w:next w:val="Normal"/>
    <w:autoRedefine/>
    <w:uiPriority w:val="39"/>
    <w:rsid w:val="00666408"/>
    <w:pPr>
      <w:ind w:left="200"/>
    </w:pPr>
    <w:rPr>
      <w:rFonts w:asciiTheme="minorHAnsi" w:hAnsiTheme="minorHAnsi" w:cstheme="minorHAnsi"/>
      <w:smallCaps/>
      <w:szCs w:val="20"/>
    </w:rPr>
  </w:style>
  <w:style w:type="paragraph" w:styleId="TOC3">
    <w:name w:val="toc 3"/>
    <w:basedOn w:val="Normal"/>
    <w:next w:val="Normal"/>
    <w:autoRedefine/>
    <w:uiPriority w:val="39"/>
    <w:rsid w:val="00666408"/>
    <w:pPr>
      <w:ind w:left="400"/>
    </w:pPr>
    <w:rPr>
      <w:rFonts w:asciiTheme="minorHAnsi" w:hAnsiTheme="minorHAnsi" w:cstheme="minorHAnsi"/>
      <w:i/>
      <w:iCs/>
      <w:szCs w:val="20"/>
    </w:rPr>
  </w:style>
  <w:style w:type="paragraph" w:styleId="TOC4">
    <w:name w:val="toc 4"/>
    <w:basedOn w:val="Normal"/>
    <w:next w:val="Normal"/>
    <w:autoRedefine/>
    <w:uiPriority w:val="39"/>
    <w:rsid w:val="00666408"/>
    <w:pPr>
      <w:ind w:left="600"/>
    </w:pPr>
    <w:rPr>
      <w:rFonts w:asciiTheme="minorHAnsi" w:hAnsiTheme="minorHAnsi" w:cstheme="minorHAnsi"/>
      <w:sz w:val="18"/>
      <w:szCs w:val="18"/>
    </w:rPr>
  </w:style>
  <w:style w:type="paragraph" w:styleId="TOC5">
    <w:name w:val="toc 5"/>
    <w:basedOn w:val="Normal"/>
    <w:next w:val="Normal"/>
    <w:autoRedefine/>
    <w:uiPriority w:val="39"/>
    <w:rsid w:val="00666408"/>
    <w:pPr>
      <w:ind w:left="800"/>
    </w:pPr>
    <w:rPr>
      <w:rFonts w:asciiTheme="minorHAnsi" w:hAnsiTheme="minorHAnsi" w:cstheme="minorHAnsi"/>
      <w:sz w:val="18"/>
      <w:szCs w:val="18"/>
    </w:rPr>
  </w:style>
  <w:style w:type="paragraph" w:customStyle="1" w:styleId="DocHead">
    <w:name w:val="DocHead"/>
    <w:basedOn w:val="Normal"/>
    <w:next w:val="Normal"/>
    <w:rsid w:val="007A5AC0"/>
    <w:pPr>
      <w:ind w:left="1418" w:hanging="1418"/>
    </w:pPr>
    <w:rPr>
      <w:rFonts w:ascii="Times New Roman" w:eastAsia="Times New Roman" w:hAnsi="Times New Roman"/>
      <w:b/>
      <w:bCs/>
      <w:sz w:val="24"/>
      <w:szCs w:val="20"/>
      <w:lang w:val="en-AU"/>
    </w:rPr>
  </w:style>
  <w:style w:type="character" w:styleId="PageNumber">
    <w:name w:val="page number"/>
    <w:rsid w:val="007A5AC0"/>
    <w:rPr>
      <w:rFonts w:ascii="Arial" w:eastAsia="SimSun" w:hAnsi="Arial" w:cs="Arial"/>
      <w:color w:val="0000FF"/>
      <w:kern w:val="2"/>
      <w:lang w:val="en-US" w:eastAsia="zh-CN" w:bidi="ar-SA"/>
    </w:rPr>
  </w:style>
  <w:style w:type="paragraph" w:customStyle="1" w:styleId="Bulleted">
    <w:name w:val="Bulleted"/>
    <w:aliases w:val="Symbol (symbol),Left:  0,25&quot;,Hanging:  0"/>
    <w:basedOn w:val="Normal"/>
    <w:rsid w:val="007A5AC0"/>
    <w:pPr>
      <w:numPr>
        <w:ilvl w:val="2"/>
        <w:numId w:val="4"/>
      </w:numPr>
      <w:spacing w:after="180"/>
    </w:pPr>
    <w:rPr>
      <w:rFonts w:ascii="Arial" w:hAnsi="Arial"/>
    </w:rPr>
  </w:style>
  <w:style w:type="paragraph" w:styleId="Caption">
    <w:name w:val="caption"/>
    <w:aliases w:val="cap,cap Char,Caption Char,Caption Char1 Char,cap Char Char1,Caption Char Char1 Char,cap Char2,条目,3GPP Caption Table,cap1,cap2,cap11,Légende-figure,Légende-figure Char,Beschrifubg,Beschriftung Char,label,cap11 Char,cap11 Char Char Char,captions"/>
    <w:basedOn w:val="Normal"/>
    <w:next w:val="Normal"/>
    <w:link w:val="CaptionChar1"/>
    <w:uiPriority w:val="35"/>
    <w:qFormat/>
    <w:rsid w:val="00A073A1"/>
    <w:pPr>
      <w:overflowPunct w:val="0"/>
      <w:autoSpaceDE w:val="0"/>
      <w:autoSpaceDN w:val="0"/>
      <w:adjustRightInd w:val="0"/>
      <w:spacing w:before="120" w:after="120"/>
      <w:textAlignment w:val="baseline"/>
    </w:pPr>
    <w:rPr>
      <w:rFonts w:ascii="Times New Roman" w:eastAsia="Times New Roman" w:hAnsi="Times New Roman"/>
      <w:b/>
      <w:szCs w:val="20"/>
      <w:lang w:eastAsia="en-GB"/>
    </w:rPr>
  </w:style>
  <w:style w:type="paragraph" w:customStyle="1" w:styleId="CRCoverPage">
    <w:name w:val="CR Cover Page"/>
    <w:link w:val="CRCoverPageChar"/>
    <w:rsid w:val="006667B5"/>
    <w:pPr>
      <w:spacing w:after="120"/>
    </w:pPr>
    <w:rPr>
      <w:rFonts w:ascii="Arial" w:eastAsia="Malgun Gothic" w:hAnsi="Arial"/>
      <w:lang w:eastAsia="en-US"/>
    </w:rPr>
  </w:style>
  <w:style w:type="character" w:customStyle="1" w:styleId="CRCoverPageChar">
    <w:name w:val="CR Cover Page Char"/>
    <w:link w:val="CRCoverPage"/>
    <w:rsid w:val="00A6329A"/>
    <w:rPr>
      <w:rFonts w:ascii="Arial" w:eastAsia="Malgun Gothic" w:hAnsi="Arial"/>
      <w:lang w:val="en-GB" w:eastAsia="en-US" w:bidi="ar-SA"/>
    </w:rPr>
  </w:style>
  <w:style w:type="character" w:customStyle="1" w:styleId="a0">
    <w:name w:val="スタイル 標準 +"/>
    <w:rsid w:val="004A339F"/>
    <w:rPr>
      <w:rFonts w:ascii="Times New Roman" w:eastAsia="MS Gothic" w:hAnsi="Times New Roman"/>
      <w:color w:val="auto"/>
      <w:kern w:val="0"/>
      <w:sz w:val="20"/>
      <w:u w:val="none"/>
    </w:rPr>
  </w:style>
  <w:style w:type="paragraph" w:customStyle="1" w:styleId="B1">
    <w:name w:val="B1"/>
    <w:basedOn w:val="List"/>
    <w:link w:val="B1Zchn"/>
    <w:qFormat/>
    <w:rsid w:val="00032716"/>
    <w:pPr>
      <w:overflowPunct w:val="0"/>
      <w:autoSpaceDE w:val="0"/>
      <w:autoSpaceDN w:val="0"/>
      <w:adjustRightInd w:val="0"/>
      <w:spacing w:after="180"/>
      <w:ind w:left="568" w:hanging="284"/>
      <w:textAlignment w:val="baseline"/>
    </w:pPr>
    <w:rPr>
      <w:rFonts w:ascii="CG Times (WN)" w:eastAsia="SimSun" w:hAnsi="CG Times (WN)"/>
      <w:szCs w:val="20"/>
      <w:lang w:val="en-US"/>
    </w:rPr>
  </w:style>
  <w:style w:type="paragraph" w:styleId="List">
    <w:name w:val="List"/>
    <w:basedOn w:val="Normal"/>
    <w:link w:val="ListChar"/>
    <w:rsid w:val="00032716"/>
    <w:pPr>
      <w:ind w:left="283" w:hanging="283"/>
    </w:pPr>
  </w:style>
  <w:style w:type="character" w:customStyle="1" w:styleId="B1Zchn">
    <w:name w:val="B1 Zchn"/>
    <w:link w:val="B1"/>
    <w:qFormat/>
    <w:rsid w:val="00032716"/>
    <w:rPr>
      <w:rFonts w:ascii="CG Times (WN)" w:eastAsia="SimSun" w:hAnsi="CG Times (WN)"/>
      <w:lang w:val="en-US" w:eastAsia="en-US" w:bidi="ar-SA"/>
    </w:rPr>
  </w:style>
  <w:style w:type="character" w:customStyle="1" w:styleId="B10">
    <w:name w:val="B1 (文字)"/>
    <w:qFormat/>
    <w:rsid w:val="00032716"/>
    <w:rPr>
      <w:rFonts w:eastAsia="MS Mincho"/>
      <w:lang w:val="en-GB" w:eastAsia="en-US" w:bidi="ar-SA"/>
    </w:rPr>
  </w:style>
  <w:style w:type="paragraph" w:styleId="ListParagraph">
    <w:name w:val="List Paragraph"/>
    <w:aliases w:val="- Bullets,?? ??,?????,????,Lista1,列出段落"/>
    <w:basedOn w:val="Normal"/>
    <w:link w:val="ListParagraphChar"/>
    <w:uiPriority w:val="34"/>
    <w:qFormat/>
    <w:rsid w:val="00224562"/>
    <w:pPr>
      <w:overflowPunct w:val="0"/>
      <w:autoSpaceDE w:val="0"/>
      <w:autoSpaceDN w:val="0"/>
      <w:adjustRightInd w:val="0"/>
      <w:spacing w:after="180"/>
      <w:ind w:left="720"/>
      <w:contextualSpacing/>
      <w:textAlignment w:val="baseline"/>
    </w:pPr>
    <w:rPr>
      <w:rFonts w:ascii="Times New Roman" w:eastAsia="SimSun" w:hAnsi="Times New Roman"/>
      <w:szCs w:val="20"/>
      <w:lang w:eastAsia="ja-JP"/>
    </w:rPr>
  </w:style>
  <w:style w:type="paragraph" w:customStyle="1" w:styleId="StatementBody">
    <w:name w:val="Statement Body"/>
    <w:basedOn w:val="Normal"/>
    <w:link w:val="StatementBodyChar"/>
    <w:rsid w:val="00224562"/>
    <w:pPr>
      <w:numPr>
        <w:numId w:val="5"/>
      </w:numPr>
      <w:spacing w:after="100" w:afterAutospacing="1"/>
      <w:contextualSpacing/>
    </w:pPr>
    <w:rPr>
      <w:rFonts w:ascii="Times New Roman" w:eastAsia="Times New Roman" w:hAnsi="Times New Roman"/>
      <w:sz w:val="22"/>
      <w:lang w:val="en-US" w:eastAsia="ko-KR"/>
    </w:rPr>
  </w:style>
  <w:style w:type="character" w:customStyle="1" w:styleId="StatementBodyChar">
    <w:name w:val="Statement Body Char"/>
    <w:link w:val="StatementBody"/>
    <w:rsid w:val="00224562"/>
    <w:rPr>
      <w:rFonts w:eastAsia="Times New Roman"/>
      <w:sz w:val="22"/>
      <w:szCs w:val="24"/>
      <w:lang w:val="en-US" w:eastAsia="ko-KR"/>
    </w:rPr>
  </w:style>
  <w:style w:type="paragraph" w:customStyle="1" w:styleId="bullet">
    <w:name w:val="bullet"/>
    <w:basedOn w:val="Normal"/>
    <w:link w:val="bullet1"/>
    <w:qFormat/>
    <w:rsid w:val="004007DC"/>
    <w:pPr>
      <w:numPr>
        <w:numId w:val="8"/>
      </w:numPr>
      <w:snapToGrid w:val="0"/>
      <w:spacing w:after="100" w:afterAutospacing="1"/>
      <w:jc w:val="both"/>
    </w:pPr>
    <w:rPr>
      <w:rFonts w:ascii="Times New Roman" w:eastAsia="MS Gothic" w:hAnsi="Times New Roman"/>
      <w:sz w:val="24"/>
      <w:szCs w:val="20"/>
      <w:lang w:val="x-none" w:eastAsia="x-none"/>
    </w:rPr>
  </w:style>
  <w:style w:type="character" w:customStyle="1" w:styleId="bullet1">
    <w:name w:val="bullet (文字)"/>
    <w:link w:val="bullet"/>
    <w:rsid w:val="004007DC"/>
    <w:rPr>
      <w:rFonts w:eastAsia="MS Gothic"/>
      <w:sz w:val="24"/>
      <w:lang w:val="x-none" w:eastAsia="x-none"/>
    </w:rPr>
  </w:style>
  <w:style w:type="paragraph" w:customStyle="1" w:styleId="References">
    <w:name w:val="References"/>
    <w:basedOn w:val="Normal"/>
    <w:rsid w:val="00CA4C32"/>
    <w:pPr>
      <w:numPr>
        <w:numId w:val="6"/>
      </w:numPr>
      <w:autoSpaceDE w:val="0"/>
      <w:autoSpaceDN w:val="0"/>
      <w:snapToGrid w:val="0"/>
      <w:spacing w:after="60"/>
    </w:pPr>
    <w:rPr>
      <w:rFonts w:ascii="Times New Roman" w:eastAsia="SimSun" w:hAnsi="Times New Roman"/>
      <w:szCs w:val="16"/>
      <w:lang w:val="en-US"/>
    </w:rPr>
  </w:style>
  <w:style w:type="paragraph" w:customStyle="1" w:styleId="Char">
    <w:name w:val="Char"/>
    <w:semiHidden/>
    <w:rsid w:val="00CA4C32"/>
    <w:pPr>
      <w:keepNext/>
      <w:numPr>
        <w:numId w:val="7"/>
      </w:numPr>
      <w:autoSpaceDE w:val="0"/>
      <w:autoSpaceDN w:val="0"/>
      <w:adjustRightInd w:val="0"/>
      <w:spacing w:before="60" w:after="60"/>
      <w:jc w:val="both"/>
    </w:pPr>
    <w:rPr>
      <w:rFonts w:ascii="Arial" w:eastAsia="SimSun" w:hAnsi="Arial" w:cs="Arial"/>
      <w:color w:val="0000FF"/>
      <w:kern w:val="2"/>
      <w:lang w:val="en-US" w:eastAsia="zh-CN"/>
    </w:rPr>
  </w:style>
  <w:style w:type="paragraph" w:customStyle="1" w:styleId="a1">
    <w:name w:val="목록 단락"/>
    <w:basedOn w:val="Normal"/>
    <w:qFormat/>
    <w:rsid w:val="00093DD5"/>
    <w:pPr>
      <w:overflowPunct w:val="0"/>
      <w:autoSpaceDE w:val="0"/>
      <w:autoSpaceDN w:val="0"/>
      <w:adjustRightInd w:val="0"/>
      <w:spacing w:after="180"/>
      <w:ind w:leftChars="400" w:left="800"/>
      <w:textAlignment w:val="baseline"/>
    </w:pPr>
    <w:rPr>
      <w:rFonts w:ascii="Times New Roman" w:eastAsia="Times New Roman" w:hAnsi="Times New Roman"/>
      <w:szCs w:val="20"/>
      <w:lang w:eastAsia="en-GB"/>
    </w:rPr>
  </w:style>
  <w:style w:type="paragraph" w:customStyle="1" w:styleId="StatementHeading">
    <w:name w:val="Statement Heading"/>
    <w:basedOn w:val="Normal"/>
    <w:next w:val="StatementBody"/>
    <w:uiPriority w:val="99"/>
    <w:qFormat/>
    <w:rsid w:val="00335250"/>
    <w:pPr>
      <w:keepNext/>
      <w:spacing w:before="100" w:beforeAutospacing="1"/>
      <w:ind w:left="601" w:hanging="601"/>
    </w:pPr>
    <w:rPr>
      <w:rFonts w:ascii="Times New Roman" w:hAnsi="Times New Roman"/>
      <w:b/>
      <w:i/>
      <w:sz w:val="22"/>
      <w:lang w:val="en-US" w:eastAsia="ko-KR"/>
    </w:rPr>
  </w:style>
  <w:style w:type="paragraph" w:customStyle="1" w:styleId="Default">
    <w:name w:val="Default"/>
    <w:rsid w:val="00E13DC4"/>
    <w:pPr>
      <w:widowControl w:val="0"/>
      <w:autoSpaceDE w:val="0"/>
      <w:autoSpaceDN w:val="0"/>
      <w:adjustRightInd w:val="0"/>
    </w:pPr>
    <w:rPr>
      <w:rFonts w:eastAsia="Times New Roman"/>
      <w:noProof/>
      <w:sz w:val="24"/>
      <w:szCs w:val="24"/>
      <w:lang w:val="en-US" w:eastAsia="zh-CN"/>
    </w:rPr>
  </w:style>
  <w:style w:type="paragraph" w:customStyle="1" w:styleId="2222">
    <w:name w:val="스타일 스타일 스타일 스타일 양쪽 첫 줄:  2 글자 + 첫 줄:  2 글자 + 첫 줄:  2 글자 + 첫 줄:  2..."/>
    <w:basedOn w:val="Normal"/>
    <w:link w:val="2222Char"/>
    <w:rsid w:val="00B06D90"/>
    <w:pPr>
      <w:spacing w:after="180" w:line="336" w:lineRule="auto"/>
      <w:ind w:firstLineChars="200" w:firstLine="200"/>
      <w:jc w:val="both"/>
    </w:pPr>
    <w:rPr>
      <w:rFonts w:ascii="Times New Roman" w:eastAsia="Malgun Gothic" w:hAnsi="Times New Roman" w:cs="Batang"/>
      <w:szCs w:val="20"/>
    </w:rPr>
  </w:style>
  <w:style w:type="paragraph" w:styleId="ListBullet">
    <w:name w:val="List Bullet"/>
    <w:basedOn w:val="List"/>
    <w:rsid w:val="009E34E7"/>
    <w:pPr>
      <w:overflowPunct w:val="0"/>
      <w:autoSpaceDE w:val="0"/>
      <w:autoSpaceDN w:val="0"/>
      <w:adjustRightInd w:val="0"/>
      <w:spacing w:after="180"/>
      <w:ind w:left="568" w:hanging="284"/>
      <w:textAlignment w:val="baseline"/>
    </w:pPr>
    <w:rPr>
      <w:rFonts w:ascii="Times New Roman" w:eastAsia="Times New Roman" w:hAnsi="Times New Roman"/>
      <w:szCs w:val="20"/>
      <w:lang w:eastAsia="en-GB"/>
    </w:rPr>
  </w:style>
  <w:style w:type="paragraph" w:customStyle="1" w:styleId="StyleLGTdocAsianSimSunComplex11ptBefore6ptL">
    <w:name w:val="Style LGTdoc_본문 + (Asian) SimSun (Complex) 11 pt Before:  6 pt L..."/>
    <w:basedOn w:val="Normal"/>
    <w:rsid w:val="00F07F2C"/>
    <w:pPr>
      <w:widowControl w:val="0"/>
      <w:autoSpaceDE w:val="0"/>
      <w:autoSpaceDN w:val="0"/>
      <w:adjustRightInd w:val="0"/>
      <w:snapToGrid w:val="0"/>
      <w:spacing w:before="120" w:afterLines="50" w:after="50"/>
      <w:jc w:val="both"/>
    </w:pPr>
    <w:rPr>
      <w:rFonts w:ascii="Times New Roman" w:eastAsia="SimSun" w:hAnsi="Times New Roman"/>
      <w:kern w:val="2"/>
      <w:sz w:val="22"/>
      <w:szCs w:val="22"/>
      <w:lang w:eastAsia="ko-KR"/>
    </w:rPr>
  </w:style>
  <w:style w:type="paragraph" w:customStyle="1" w:styleId="ListParagraph1">
    <w:name w:val="List Paragraph1"/>
    <w:basedOn w:val="Normal"/>
    <w:qFormat/>
    <w:rsid w:val="00261FDC"/>
    <w:pPr>
      <w:spacing w:after="200" w:line="276" w:lineRule="auto"/>
      <w:ind w:firstLineChars="200" w:firstLine="420"/>
    </w:pPr>
    <w:rPr>
      <w:rFonts w:ascii="Calibri" w:eastAsia="SimSun" w:hAnsi="Calibri"/>
      <w:sz w:val="22"/>
      <w:szCs w:val="22"/>
      <w:lang w:val="en-US"/>
    </w:rPr>
  </w:style>
  <w:style w:type="paragraph" w:customStyle="1" w:styleId="section1">
    <w:name w:val="section1"/>
    <w:basedOn w:val="Normal"/>
    <w:rsid w:val="00C27725"/>
    <w:pPr>
      <w:spacing w:before="100" w:beforeAutospacing="1" w:after="100" w:afterAutospacing="1"/>
    </w:pPr>
    <w:rPr>
      <w:rFonts w:ascii="Times New Roman" w:hAnsi="Times New Roman"/>
      <w:sz w:val="24"/>
      <w:lang w:eastAsia="ja-JP"/>
    </w:rPr>
  </w:style>
  <w:style w:type="paragraph" w:customStyle="1" w:styleId="enumlev1">
    <w:name w:val="enumlev1"/>
    <w:basedOn w:val="Normal"/>
    <w:link w:val="enumlev1Char"/>
    <w:rsid w:val="003D273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ascii="Times New Roman" w:eastAsia="Times New Roman" w:hAnsi="Times New Roman"/>
      <w:sz w:val="24"/>
      <w:szCs w:val="20"/>
    </w:rPr>
  </w:style>
  <w:style w:type="paragraph" w:customStyle="1" w:styleId="LGTdoc">
    <w:name w:val="LGTdoc_본문"/>
    <w:basedOn w:val="Normal"/>
    <w:link w:val="LGTdocChar"/>
    <w:rsid w:val="00A61DE6"/>
    <w:pPr>
      <w:widowControl w:val="0"/>
      <w:autoSpaceDE w:val="0"/>
      <w:autoSpaceDN w:val="0"/>
      <w:adjustRightInd w:val="0"/>
      <w:snapToGrid w:val="0"/>
      <w:spacing w:afterLines="50" w:after="120" w:line="264" w:lineRule="auto"/>
      <w:jc w:val="both"/>
    </w:pPr>
    <w:rPr>
      <w:rFonts w:ascii="Times New Roman" w:hAnsi="Times New Roman"/>
      <w:kern w:val="2"/>
      <w:sz w:val="22"/>
      <w:lang w:eastAsia="ko-KR"/>
    </w:rPr>
  </w:style>
  <w:style w:type="paragraph" w:customStyle="1" w:styleId="LGTdoc1">
    <w:name w:val="LGTdoc_제목1"/>
    <w:basedOn w:val="Normal"/>
    <w:rsid w:val="00646D92"/>
    <w:pPr>
      <w:adjustRightInd w:val="0"/>
      <w:snapToGrid w:val="0"/>
      <w:spacing w:beforeLines="50" w:before="120" w:after="100" w:afterAutospacing="1"/>
      <w:jc w:val="both"/>
    </w:pPr>
    <w:rPr>
      <w:rFonts w:ascii="Times New Roman" w:hAnsi="Times New Roman"/>
      <w:b/>
      <w:snapToGrid w:val="0"/>
      <w:sz w:val="28"/>
      <w:szCs w:val="20"/>
      <w:lang w:eastAsia="ko-KR"/>
    </w:rPr>
  </w:style>
  <w:style w:type="paragraph" w:customStyle="1" w:styleId="a2">
    <w:name w:val="본문글"/>
    <w:basedOn w:val="Normal"/>
    <w:qFormat/>
    <w:rsid w:val="00DD7C21"/>
    <w:pPr>
      <w:widowControl w:val="0"/>
      <w:spacing w:after="180" w:line="240" w:lineRule="exact"/>
      <w:jc w:val="both"/>
    </w:pPr>
    <w:rPr>
      <w:rFonts w:ascii="Arial" w:eastAsia="Malgun Gothic" w:hAnsi="Arial" w:cs="Batang"/>
      <w:color w:val="000000"/>
      <w:szCs w:val="20"/>
      <w:lang w:val="en-US" w:eastAsia="ko-KR"/>
    </w:rPr>
  </w:style>
  <w:style w:type="paragraph" w:customStyle="1" w:styleId="00BodyText">
    <w:name w:val="00 BodyText"/>
    <w:basedOn w:val="Normal"/>
    <w:rsid w:val="00DB6DDE"/>
    <w:pPr>
      <w:spacing w:after="220"/>
    </w:pPr>
    <w:rPr>
      <w:rFonts w:ascii="Arial" w:eastAsia="Times New Roman" w:hAnsi="Arial"/>
      <w:sz w:val="22"/>
      <w:szCs w:val="20"/>
      <w:lang w:val="en-US"/>
    </w:rPr>
  </w:style>
  <w:style w:type="character" w:customStyle="1" w:styleId="apple-style-span">
    <w:name w:val="apple-style-span"/>
    <w:basedOn w:val="DefaultParagraphFont"/>
    <w:rsid w:val="00802484"/>
  </w:style>
  <w:style w:type="paragraph" w:customStyle="1" w:styleId="3GPPHeading1">
    <w:name w:val="3GPP Heading 1"/>
    <w:basedOn w:val="Heading1"/>
    <w:link w:val="3GPPHeading1Char"/>
    <w:qFormat/>
    <w:rsid w:val="00BB2E8D"/>
    <w:pPr>
      <w:tabs>
        <w:tab w:val="num" w:pos="426"/>
      </w:tabs>
      <w:spacing w:before="360" w:after="120"/>
      <w:ind w:left="426" w:hanging="425"/>
    </w:pPr>
    <w:rPr>
      <w:rFonts w:eastAsia="MS Mincho" w:cs="Times New Roman"/>
      <w:b w:val="0"/>
      <w:bCs w:val="0"/>
      <w:lang w:val="x-none" w:eastAsia="x-none"/>
    </w:rPr>
  </w:style>
  <w:style w:type="character" w:customStyle="1" w:styleId="3GPPHeading1Char">
    <w:name w:val="3GPP Heading 1 Char"/>
    <w:link w:val="3GPPHeading1"/>
    <w:rsid w:val="00BB2E8D"/>
    <w:rPr>
      <w:rFonts w:ascii="Arial" w:eastAsia="MS Mincho" w:hAnsi="Arial"/>
      <w:kern w:val="32"/>
      <w:sz w:val="32"/>
      <w:szCs w:val="32"/>
      <w:lang w:val="x-none" w:eastAsia="x-none"/>
    </w:rPr>
  </w:style>
  <w:style w:type="paragraph" w:customStyle="1" w:styleId="Doc-text2">
    <w:name w:val="Doc-text2"/>
    <w:basedOn w:val="Normal"/>
    <w:link w:val="Doc-text2Char"/>
    <w:qFormat/>
    <w:rsid w:val="003116DF"/>
    <w:pPr>
      <w:tabs>
        <w:tab w:val="left" w:pos="1622"/>
      </w:tabs>
      <w:ind w:left="1622" w:hanging="363"/>
    </w:pPr>
    <w:rPr>
      <w:rFonts w:ascii="Arial" w:eastAsia="MS Mincho" w:hAnsi="Arial"/>
      <w:lang w:val="x-none" w:eastAsia="en-GB"/>
    </w:rPr>
  </w:style>
  <w:style w:type="character" w:customStyle="1" w:styleId="Doc-text2Char">
    <w:name w:val="Doc-text2 Char"/>
    <w:link w:val="Doc-text2"/>
    <w:rsid w:val="003116DF"/>
    <w:rPr>
      <w:rFonts w:ascii="Arial" w:eastAsia="MS Mincho" w:hAnsi="Arial"/>
      <w:szCs w:val="24"/>
      <w:lang w:val="x-none" w:eastAsia="en-GB" w:bidi="ar-SA"/>
    </w:rPr>
  </w:style>
  <w:style w:type="character" w:customStyle="1" w:styleId="B1Char">
    <w:name w:val="B1 Char"/>
    <w:locked/>
    <w:rsid w:val="007F0059"/>
    <w:rPr>
      <w:lang w:val="en-GB" w:eastAsia="en-US"/>
    </w:rPr>
  </w:style>
  <w:style w:type="paragraph" w:customStyle="1" w:styleId="CharCharCharCharCharChar">
    <w:name w:val="Char Char Char Char Char Char"/>
    <w:semiHidden/>
    <w:rsid w:val="004F1F3B"/>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TAH">
    <w:name w:val="TAH"/>
    <w:basedOn w:val="TAC"/>
    <w:link w:val="TAHCar"/>
    <w:qFormat/>
    <w:rsid w:val="004F1F3B"/>
    <w:rPr>
      <w:b/>
    </w:rPr>
  </w:style>
  <w:style w:type="paragraph" w:customStyle="1" w:styleId="TAC">
    <w:name w:val="TAC"/>
    <w:basedOn w:val="Normal"/>
    <w:link w:val="TACChar"/>
    <w:qFormat/>
    <w:rsid w:val="004F1F3B"/>
    <w:pPr>
      <w:keepNext/>
      <w:keepLines/>
      <w:overflowPunct w:val="0"/>
      <w:autoSpaceDE w:val="0"/>
      <w:autoSpaceDN w:val="0"/>
      <w:adjustRightInd w:val="0"/>
      <w:jc w:val="center"/>
      <w:textAlignment w:val="baseline"/>
    </w:pPr>
    <w:rPr>
      <w:rFonts w:ascii="Arial" w:eastAsia="Times New Roman" w:hAnsi="Arial"/>
      <w:sz w:val="18"/>
      <w:szCs w:val="20"/>
      <w:lang w:eastAsia="ja-JP"/>
    </w:rPr>
  </w:style>
  <w:style w:type="character" w:customStyle="1" w:styleId="TACChar">
    <w:name w:val="TAC Char"/>
    <w:link w:val="TAC"/>
    <w:qFormat/>
    <w:rsid w:val="004F1F3B"/>
    <w:rPr>
      <w:rFonts w:ascii="Arial" w:hAnsi="Arial"/>
      <w:sz w:val="18"/>
      <w:lang w:val="en-GB" w:eastAsia="ja-JP" w:bidi="ar-SA"/>
    </w:rPr>
  </w:style>
  <w:style w:type="paragraph" w:customStyle="1" w:styleId="TAL">
    <w:name w:val="TAL"/>
    <w:basedOn w:val="Normal"/>
    <w:link w:val="TALChar"/>
    <w:rsid w:val="004F1F3B"/>
    <w:pPr>
      <w:keepNext/>
      <w:keepLines/>
    </w:pPr>
    <w:rPr>
      <w:rFonts w:ascii="Arial" w:eastAsia="SimSun" w:hAnsi="Arial"/>
      <w:sz w:val="18"/>
      <w:szCs w:val="20"/>
    </w:rPr>
  </w:style>
  <w:style w:type="paragraph" w:customStyle="1" w:styleId="msolistparagraph0">
    <w:name w:val="msolistparagraph"/>
    <w:basedOn w:val="Normal"/>
    <w:rsid w:val="00822B87"/>
    <w:pPr>
      <w:ind w:left="720"/>
      <w:jc w:val="both"/>
    </w:pPr>
    <w:rPr>
      <w:rFonts w:ascii="Calibri" w:hAnsi="Calibri"/>
      <w:sz w:val="21"/>
      <w:szCs w:val="21"/>
      <w:lang w:eastAsia="ja-JP"/>
    </w:rPr>
  </w:style>
  <w:style w:type="character" w:customStyle="1" w:styleId="CRCoverPageZchn">
    <w:name w:val="CR Cover Page Zchn"/>
    <w:locked/>
    <w:rsid w:val="005B611D"/>
    <w:rPr>
      <w:rFonts w:ascii="Arial" w:eastAsia="SimSun" w:hAnsi="Arial"/>
      <w:lang w:val="en-GB" w:eastAsia="en-US" w:bidi="ar-SA"/>
    </w:rPr>
  </w:style>
  <w:style w:type="paragraph" w:styleId="PlainText">
    <w:name w:val="Plain Text"/>
    <w:basedOn w:val="Normal"/>
    <w:link w:val="PlainTextChar"/>
    <w:uiPriority w:val="99"/>
    <w:unhideWhenUsed/>
    <w:rsid w:val="00172EDF"/>
    <w:rPr>
      <w:rFonts w:ascii="Consolas" w:eastAsia="Calibri" w:hAnsi="Consolas" w:cs="Consolas"/>
      <w:sz w:val="21"/>
      <w:szCs w:val="21"/>
      <w:lang w:val="en-US" w:eastAsia="zh-CN"/>
    </w:rPr>
  </w:style>
  <w:style w:type="character" w:customStyle="1" w:styleId="PlainTextChar">
    <w:name w:val="Plain Text Char"/>
    <w:link w:val="PlainText"/>
    <w:uiPriority w:val="99"/>
    <w:rsid w:val="00172EDF"/>
    <w:rPr>
      <w:rFonts w:ascii="Consolas" w:eastAsia="Calibri" w:hAnsi="Consolas" w:cs="Consolas"/>
      <w:sz w:val="21"/>
      <w:szCs w:val="21"/>
      <w:lang w:val="en-US" w:eastAsia="zh-CN" w:bidi="ar-SA"/>
    </w:rPr>
  </w:style>
  <w:style w:type="paragraph" w:customStyle="1" w:styleId="IEEEParagraph">
    <w:name w:val="IEEE Paragraph"/>
    <w:basedOn w:val="Normal"/>
    <w:link w:val="IEEEParagraphChar"/>
    <w:rsid w:val="00AA5285"/>
    <w:pPr>
      <w:adjustRightInd w:val="0"/>
      <w:snapToGrid w:val="0"/>
      <w:ind w:firstLine="216"/>
      <w:jc w:val="both"/>
    </w:pPr>
    <w:rPr>
      <w:rFonts w:ascii="Arial" w:eastAsia="SimSun" w:hAnsi="Arial" w:cs="Arial"/>
      <w:color w:val="0000FF"/>
      <w:kern w:val="2"/>
      <w:lang w:val="en-AU" w:eastAsia="zh-CN"/>
    </w:rPr>
  </w:style>
  <w:style w:type="character" w:customStyle="1" w:styleId="IEEEParagraphChar">
    <w:name w:val="IEEE Paragraph Char"/>
    <w:link w:val="IEEEParagraph"/>
    <w:rsid w:val="00AA5285"/>
    <w:rPr>
      <w:rFonts w:ascii="Arial" w:eastAsia="SimSun" w:hAnsi="Arial" w:cs="Arial"/>
      <w:color w:val="0000FF"/>
      <w:kern w:val="2"/>
      <w:szCs w:val="24"/>
      <w:lang w:val="en-AU" w:eastAsia="zh-CN" w:bidi="ar-SA"/>
    </w:rPr>
  </w:style>
  <w:style w:type="paragraph" w:styleId="TOC6">
    <w:name w:val="toc 6"/>
    <w:basedOn w:val="Normal"/>
    <w:next w:val="Normal"/>
    <w:autoRedefine/>
    <w:uiPriority w:val="39"/>
    <w:rsid w:val="00CE4CE8"/>
    <w:pPr>
      <w:ind w:left="1000"/>
    </w:pPr>
    <w:rPr>
      <w:rFonts w:asciiTheme="minorHAnsi" w:hAnsiTheme="minorHAnsi" w:cstheme="minorHAnsi"/>
      <w:sz w:val="18"/>
      <w:szCs w:val="18"/>
    </w:rPr>
  </w:style>
  <w:style w:type="paragraph" w:styleId="TOC7">
    <w:name w:val="toc 7"/>
    <w:basedOn w:val="Normal"/>
    <w:next w:val="Normal"/>
    <w:autoRedefine/>
    <w:uiPriority w:val="39"/>
    <w:rsid w:val="00CE4CE8"/>
    <w:pPr>
      <w:ind w:left="1200"/>
    </w:pPr>
    <w:rPr>
      <w:rFonts w:asciiTheme="minorHAnsi" w:hAnsiTheme="minorHAnsi" w:cstheme="minorHAnsi"/>
      <w:sz w:val="18"/>
      <w:szCs w:val="18"/>
    </w:rPr>
  </w:style>
  <w:style w:type="paragraph" w:styleId="TOC8">
    <w:name w:val="toc 8"/>
    <w:basedOn w:val="Normal"/>
    <w:next w:val="Normal"/>
    <w:autoRedefine/>
    <w:uiPriority w:val="39"/>
    <w:rsid w:val="00CE4CE8"/>
    <w:pPr>
      <w:ind w:left="1400"/>
    </w:pPr>
    <w:rPr>
      <w:rFonts w:asciiTheme="minorHAnsi" w:hAnsiTheme="minorHAnsi" w:cstheme="minorHAnsi"/>
      <w:sz w:val="18"/>
      <w:szCs w:val="18"/>
    </w:rPr>
  </w:style>
  <w:style w:type="paragraph" w:styleId="TOC9">
    <w:name w:val="toc 9"/>
    <w:basedOn w:val="Normal"/>
    <w:next w:val="Normal"/>
    <w:autoRedefine/>
    <w:uiPriority w:val="39"/>
    <w:rsid w:val="00CE4CE8"/>
    <w:pPr>
      <w:ind w:left="1600"/>
    </w:pPr>
    <w:rPr>
      <w:rFonts w:asciiTheme="minorHAnsi" w:hAnsiTheme="minorHAnsi" w:cstheme="minorHAnsi"/>
      <w:sz w:val="18"/>
      <w:szCs w:val="18"/>
    </w:rPr>
  </w:style>
  <w:style w:type="table" w:styleId="TableGrid">
    <w:name w:val="Table Grid"/>
    <w:basedOn w:val="TableNormal"/>
    <w:uiPriority w:val="59"/>
    <w:qFormat/>
    <w:rsid w:val="00EC7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rsid w:val="00EC7122"/>
    <w:pPr>
      <w:ind w:left="1440" w:hanging="1440"/>
    </w:pPr>
  </w:style>
  <w:style w:type="paragraph" w:customStyle="1" w:styleId="3GPPNormalText">
    <w:name w:val="3GPP Normal Text"/>
    <w:basedOn w:val="BodyText"/>
    <w:link w:val="3GPPNormalTextChar"/>
    <w:qFormat/>
    <w:rsid w:val="00EC7122"/>
    <w:pPr>
      <w:ind w:left="1440" w:hanging="1440"/>
    </w:pPr>
    <w:rPr>
      <w:rFonts w:ascii="Times New Roman" w:eastAsia="MS Mincho" w:hAnsi="Times New Roman"/>
      <w:sz w:val="22"/>
      <w:lang w:val="x-none" w:eastAsia="x-none"/>
    </w:rPr>
  </w:style>
  <w:style w:type="character" w:customStyle="1" w:styleId="3GPPNormalTextChar">
    <w:name w:val="3GPP Normal Text Char"/>
    <w:link w:val="3GPPNormalText"/>
    <w:rsid w:val="00EC7122"/>
    <w:rPr>
      <w:rFonts w:eastAsia="MS Mincho"/>
      <w:sz w:val="22"/>
      <w:szCs w:val="24"/>
      <w:lang w:val="x-none" w:eastAsia="x-none" w:bidi="ar-SA"/>
    </w:rPr>
  </w:style>
  <w:style w:type="paragraph" w:customStyle="1" w:styleId="Statement">
    <w:name w:val="Statement"/>
    <w:basedOn w:val="Normal"/>
    <w:rsid w:val="00EC7122"/>
    <w:pPr>
      <w:keepNext/>
      <w:ind w:left="601" w:hanging="601"/>
    </w:pPr>
    <w:rPr>
      <w:rFonts w:ascii="Times New Roman" w:hAnsi="Times New Roman"/>
      <w:b/>
      <w:i/>
      <w:lang w:val="en-US" w:eastAsia="ko-KR"/>
    </w:rPr>
  </w:style>
  <w:style w:type="paragraph" w:customStyle="1" w:styleId="B2">
    <w:name w:val="B2"/>
    <w:basedOn w:val="List2"/>
    <w:link w:val="B2Char"/>
    <w:qFormat/>
    <w:rsid w:val="00EC7122"/>
    <w:pPr>
      <w:spacing w:after="180"/>
      <w:ind w:left="851" w:hanging="284"/>
    </w:pPr>
    <w:rPr>
      <w:rFonts w:ascii="Times New Roman" w:eastAsia="MS Mincho" w:hAnsi="Times New Roman"/>
      <w:szCs w:val="20"/>
    </w:rPr>
  </w:style>
  <w:style w:type="character" w:customStyle="1" w:styleId="B2Char">
    <w:name w:val="B2 Char"/>
    <w:link w:val="B2"/>
    <w:qFormat/>
    <w:rsid w:val="00EC7122"/>
    <w:rPr>
      <w:rFonts w:eastAsia="MS Mincho"/>
      <w:lang w:val="en-GB" w:eastAsia="en-US" w:bidi="ar-SA"/>
    </w:rPr>
  </w:style>
  <w:style w:type="paragraph" w:styleId="List2">
    <w:name w:val="List 2"/>
    <w:basedOn w:val="Normal"/>
    <w:link w:val="List2Char"/>
    <w:rsid w:val="00EC7122"/>
    <w:pPr>
      <w:ind w:left="566" w:hanging="283"/>
    </w:pPr>
  </w:style>
  <w:style w:type="character" w:customStyle="1" w:styleId="Alcatel-Lucent-4">
    <w:name w:val="Alcatel-Lucent-4"/>
    <w:semiHidden/>
    <w:rsid w:val="00EC7122"/>
    <w:rPr>
      <w:rFonts w:ascii="Arial" w:hAnsi="Arial" w:cs="Arial"/>
      <w:color w:val="auto"/>
      <w:sz w:val="20"/>
      <w:szCs w:val="20"/>
    </w:rPr>
  </w:style>
  <w:style w:type="paragraph" w:customStyle="1" w:styleId="ZchnZchn">
    <w:name w:val="Zchn Zchn"/>
    <w:rsid w:val="00EC7122"/>
    <w:pPr>
      <w:keepNext/>
      <w:numPr>
        <w:numId w:val="10"/>
      </w:numPr>
      <w:suppressAutoHyphens/>
      <w:autoSpaceDE w:val="0"/>
      <w:spacing w:before="60" w:after="60"/>
      <w:jc w:val="both"/>
    </w:pPr>
    <w:rPr>
      <w:rFonts w:ascii="Arial" w:eastAsia="SimSun" w:hAnsi="Arial" w:cs="Arial"/>
      <w:color w:val="0000FF"/>
      <w:kern w:val="1"/>
      <w:lang w:val="en-US" w:eastAsia="ar-SA"/>
    </w:rPr>
  </w:style>
  <w:style w:type="numbering" w:customStyle="1" w:styleId="StyleBulleted">
    <w:name w:val="Style Bulleted"/>
    <w:rsid w:val="00EC7122"/>
  </w:style>
  <w:style w:type="paragraph" w:customStyle="1" w:styleId="EQ">
    <w:name w:val="EQ"/>
    <w:basedOn w:val="Normal"/>
    <w:next w:val="Normal"/>
    <w:qFormat/>
    <w:rsid w:val="00EC7122"/>
    <w:pPr>
      <w:keepLines/>
      <w:tabs>
        <w:tab w:val="center" w:pos="4536"/>
        <w:tab w:val="right" w:pos="9072"/>
      </w:tabs>
      <w:spacing w:after="180"/>
    </w:pPr>
    <w:rPr>
      <w:rFonts w:ascii="Times New Roman" w:eastAsia="Times New Roman" w:hAnsi="Times New Roman"/>
      <w:noProof/>
      <w:szCs w:val="20"/>
    </w:rPr>
  </w:style>
  <w:style w:type="character" w:customStyle="1" w:styleId="Alcatel-Lucent2">
    <w:name w:val="Alcatel-Lucent2"/>
    <w:semiHidden/>
    <w:rsid w:val="00EC7122"/>
    <w:rPr>
      <w:rFonts w:ascii="Arial" w:hAnsi="Arial" w:cs="Arial"/>
      <w:color w:val="auto"/>
      <w:sz w:val="20"/>
      <w:szCs w:val="20"/>
    </w:rPr>
  </w:style>
  <w:style w:type="character" w:customStyle="1" w:styleId="CaptionChar1">
    <w:name w:val="Caption Char1"/>
    <w:aliases w:val="cap Char1,cap Char Char,Caption Char Char,Caption Char1 Char Char,cap Char Char1 Char,Caption Char Char1 Char Char,cap Char2 Char,条目 Char,3GPP Caption Table Char1,cap1 Char,cap2 Char,cap11 Char1,Légende-figure Char1,Beschrifubg Char"/>
    <w:link w:val="Caption"/>
    <w:rsid w:val="00EC7122"/>
    <w:rPr>
      <w:b/>
      <w:lang w:val="en-GB" w:eastAsia="en-GB" w:bidi="ar-SA"/>
    </w:rPr>
  </w:style>
  <w:style w:type="numbering" w:customStyle="1" w:styleId="1">
    <w:name w:val="現在のリスト1"/>
    <w:rsid w:val="0032429A"/>
    <w:pPr>
      <w:numPr>
        <w:numId w:val="12"/>
      </w:numPr>
    </w:pPr>
  </w:style>
  <w:style w:type="numbering" w:customStyle="1" w:styleId="2">
    <w:name w:val="現在のリスト2"/>
    <w:rsid w:val="0032429A"/>
    <w:pPr>
      <w:numPr>
        <w:numId w:val="13"/>
      </w:numPr>
    </w:pPr>
  </w:style>
  <w:style w:type="numbering" w:styleId="ArticleSection">
    <w:name w:val="Outline List 3"/>
    <w:basedOn w:val="NoList"/>
    <w:rsid w:val="0032429A"/>
    <w:pPr>
      <w:numPr>
        <w:numId w:val="14"/>
      </w:numPr>
    </w:pPr>
  </w:style>
  <w:style w:type="numbering" w:customStyle="1" w:styleId="3">
    <w:name w:val="現在のリスト3"/>
    <w:rsid w:val="0032429A"/>
    <w:pPr>
      <w:numPr>
        <w:numId w:val="15"/>
      </w:numPr>
    </w:pPr>
  </w:style>
  <w:style w:type="numbering" w:customStyle="1" w:styleId="10">
    <w:name w:val="スタイル1"/>
    <w:rsid w:val="0032429A"/>
    <w:pPr>
      <w:numPr>
        <w:numId w:val="16"/>
      </w:numPr>
    </w:pPr>
  </w:style>
  <w:style w:type="numbering" w:styleId="111111">
    <w:name w:val="Outline List 2"/>
    <w:basedOn w:val="NoList"/>
    <w:rsid w:val="0032429A"/>
    <w:pPr>
      <w:numPr>
        <w:numId w:val="17"/>
      </w:numPr>
    </w:pPr>
  </w:style>
  <w:style w:type="paragraph" w:customStyle="1" w:styleId="a3">
    <w:name w:val="リスト段落"/>
    <w:basedOn w:val="Normal"/>
    <w:qFormat/>
    <w:rsid w:val="00074EB6"/>
    <w:pPr>
      <w:ind w:firstLineChars="200" w:firstLine="420"/>
    </w:pPr>
    <w:rPr>
      <w:rFonts w:ascii="Times New Roman" w:eastAsia="Times New Roman" w:hAnsi="Times New Roman"/>
      <w:lang w:val="en-US"/>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rsid w:val="00FD1435"/>
    <w:rPr>
      <w:rFonts w:ascii="Arial" w:hAnsi="Arial" w:cs="Arial"/>
      <w:b/>
      <w:bCs/>
      <w:i/>
      <w:szCs w:val="26"/>
      <w:lang w:eastAsia="en-US"/>
    </w:rPr>
  </w:style>
  <w:style w:type="character" w:customStyle="1" w:styleId="Heading5Char">
    <w:name w:val="Heading 5 Char"/>
    <w:aliases w:val="H5 Char,h5 Char,Heading5 Char,标题 5 Char"/>
    <w:basedOn w:val="DefaultParagraphFont"/>
    <w:link w:val="Heading5"/>
    <w:rsid w:val="00FD1435"/>
    <w:rPr>
      <w:rFonts w:ascii="Arial" w:hAnsi="Arial" w:cs="Arial"/>
      <w:b/>
      <w:iCs/>
      <w:sz w:val="18"/>
      <w:szCs w:val="26"/>
      <w:lang w:eastAsia="en-US"/>
    </w:rPr>
  </w:style>
  <w:style w:type="character" w:customStyle="1" w:styleId="NOChar">
    <w:name w:val="NO Char"/>
    <w:link w:val="NO"/>
    <w:locked/>
    <w:rsid w:val="00D51C82"/>
    <w:rPr>
      <w:sz w:val="24"/>
      <w:lang w:eastAsia="en-US"/>
    </w:rPr>
  </w:style>
  <w:style w:type="paragraph" w:customStyle="1" w:styleId="CharChar1CharCharCharCharCharCharCharCharCharCharCharCharCharCharChar1">
    <w:name w:val="Char Char1 Char Char Char Char Char Char Char Char Char Char Char Char Char Char Char1"/>
    <w:semiHidden/>
    <w:rsid w:val="00EC69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CommentTextChar">
    <w:name w:val="Comment Text Char"/>
    <w:link w:val="CommentText"/>
    <w:qFormat/>
    <w:rsid w:val="00EC6924"/>
    <w:rPr>
      <w:rFonts w:ascii="Times" w:hAnsi="Times"/>
      <w:lang w:eastAsia="en-US"/>
    </w:rPr>
  </w:style>
  <w:style w:type="character" w:customStyle="1" w:styleId="NOZchn">
    <w:name w:val="NO Zchn"/>
    <w:rsid w:val="00176707"/>
    <w:rPr>
      <w:color w:val="000000"/>
      <w:lang w:eastAsia="ja-JP"/>
    </w:rPr>
  </w:style>
  <w:style w:type="character" w:customStyle="1" w:styleId="ListParagraphChar">
    <w:name w:val="List Paragraph Char"/>
    <w:aliases w:val="- Bullets Char,?? ?? Char,????? Char,???? Char,Lista1 Char,列出段落 Char1"/>
    <w:link w:val="ListParagraph"/>
    <w:uiPriority w:val="34"/>
    <w:qFormat/>
    <w:locked/>
    <w:rsid w:val="00FF0E7C"/>
    <w:rPr>
      <w:rFonts w:eastAsia="SimSun"/>
      <w:lang w:eastAsia="ja-JP"/>
    </w:rPr>
  </w:style>
  <w:style w:type="paragraph" w:customStyle="1" w:styleId="07cm12pt12">
    <w:name w:val="스타일 첫 줄:  0.7 cm 앞: 12 pt 줄 간격: 배수 1.2 줄"/>
    <w:basedOn w:val="Normal"/>
    <w:rsid w:val="007200CC"/>
    <w:pPr>
      <w:spacing w:before="240" w:after="120" w:line="288" w:lineRule="auto"/>
      <w:ind w:firstLine="397"/>
      <w:jc w:val="both"/>
    </w:pPr>
    <w:rPr>
      <w:rFonts w:cs="Batang"/>
      <w:szCs w:val="20"/>
    </w:rPr>
  </w:style>
  <w:style w:type="character" w:customStyle="1" w:styleId="TAHCar">
    <w:name w:val="TAH Car"/>
    <w:link w:val="TAH"/>
    <w:qFormat/>
    <w:rsid w:val="00A919E8"/>
    <w:rPr>
      <w:rFonts w:ascii="Arial" w:eastAsia="Times New Roman" w:hAnsi="Arial"/>
      <w:b/>
      <w:sz w:val="18"/>
      <w:lang w:eastAsia="ja-JP"/>
    </w:rPr>
  </w:style>
  <w:style w:type="character" w:customStyle="1" w:styleId="BodyTextChar">
    <w:name w:val="Body Text Char"/>
    <w:aliases w:val="bt Char,Corps de texte Car Char,Corps de texte Car1 Car Char,Corps de texte Car Car Car Char,Corps de texte Car1 Car Car Car Char,Corps de texte Car Car Car Car Car Char,Corps de texte Car1 Car Car Car Car Car Char,bt Car Char"/>
    <w:basedOn w:val="DefaultParagraphFont"/>
    <w:link w:val="BodyText"/>
    <w:locked/>
    <w:rsid w:val="007E4893"/>
    <w:rPr>
      <w:rFonts w:ascii="Times" w:hAnsi="Times"/>
      <w:szCs w:val="24"/>
      <w:lang w:eastAsia="en-US"/>
    </w:rPr>
  </w:style>
  <w:style w:type="character" w:customStyle="1" w:styleId="TALChar">
    <w:name w:val="TAL Char"/>
    <w:link w:val="TAL"/>
    <w:qFormat/>
    <w:locked/>
    <w:rsid w:val="00074313"/>
    <w:rPr>
      <w:rFonts w:ascii="Arial" w:eastAsia="SimSun" w:hAnsi="Arial"/>
      <w:sz w:val="18"/>
      <w:lang w:eastAsia="en-US"/>
    </w:rPr>
  </w:style>
  <w:style w:type="character" w:customStyle="1" w:styleId="Heading2Char1">
    <w:name w:val="Heading 2 Char1"/>
    <w:aliases w:val="H2 Char1,h2 Char1,Head2A Char,2 Char,UNDERRUBRIK 1-2 Char,DO NOT USE_h2 Char,h21 Char,Heading 2 Char Char,H2 Char Char,h2 Char Char,标题 2 Char,Header 2 Char,Header2 Char,22 Char,heading2 Char,2nd level Char,H21 Char,H22 Char,H23 Char"/>
    <w:basedOn w:val="DefaultParagraphFont"/>
    <w:link w:val="Heading2"/>
    <w:uiPriority w:val="9"/>
    <w:rsid w:val="00C010B7"/>
    <w:rPr>
      <w:rFonts w:ascii="Arial" w:hAnsi="Arial" w:cs="Arial"/>
      <w:b/>
      <w:bCs/>
      <w:i/>
      <w:iCs/>
      <w:sz w:val="24"/>
      <w:szCs w:val="28"/>
      <w:lang w:eastAsia="en-US"/>
    </w:rPr>
  </w:style>
  <w:style w:type="character" w:styleId="Strong">
    <w:name w:val="Strong"/>
    <w:basedOn w:val="DefaultParagraphFont"/>
    <w:qFormat/>
    <w:rsid w:val="00C010B7"/>
    <w:rPr>
      <w:b/>
      <w:bCs/>
    </w:rPr>
  </w:style>
  <w:style w:type="paragraph" w:customStyle="1" w:styleId="CharCharCharCharCharChar2">
    <w:name w:val="Char Char Char Char Char Char2"/>
    <w:semiHidden/>
    <w:rsid w:val="0016300F"/>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character" w:customStyle="1" w:styleId="Heading1Char1">
    <w:name w:val="Heading 1 Char1"/>
    <w:aliases w:val="NMP Heading 1 Char,H1 Char,h11 Char,h12 Char,h13 Char,h14 Char,h15 Char,h16 Char,app heading 1 Char,l1 Char,Memo Heading 1 Char,Heading 1_a Char,heading 1 Char,h17 Char,h111 Char,h121 Char,h131 Char,h141 Char,h151 Char,h161 Char,h18 Char"/>
    <w:basedOn w:val="DefaultParagraphFont"/>
    <w:link w:val="Heading1"/>
    <w:locked/>
    <w:rsid w:val="0016300F"/>
    <w:rPr>
      <w:rFonts w:ascii="Arial" w:hAnsi="Arial" w:cs="Arial"/>
      <w:b/>
      <w:bCs/>
      <w:kern w:val="32"/>
      <w:sz w:val="32"/>
      <w:szCs w:val="32"/>
      <w:lang w:eastAsia="en-US"/>
    </w:rPr>
  </w:style>
  <w:style w:type="paragraph" w:customStyle="1" w:styleId="H6">
    <w:name w:val="H6"/>
    <w:basedOn w:val="Heading5"/>
    <w:next w:val="Normal"/>
    <w:rsid w:val="0016300F"/>
    <w:pPr>
      <w:keepLines/>
      <w:numPr>
        <w:ilvl w:val="0"/>
        <w:numId w:val="0"/>
      </w:numPr>
      <w:tabs>
        <w:tab w:val="num" w:pos="360"/>
        <w:tab w:val="num" w:pos="1008"/>
      </w:tabs>
      <w:spacing w:before="120" w:after="180"/>
      <w:ind w:left="1985" w:hanging="1985"/>
      <w:outlineLvl w:val="9"/>
    </w:pPr>
    <w:rPr>
      <w:rFonts w:eastAsia="MS Mincho" w:cs="Times New Roman"/>
      <w:b w:val="0"/>
      <w:iCs w:val="0"/>
      <w:sz w:val="20"/>
      <w:szCs w:val="20"/>
    </w:rPr>
  </w:style>
  <w:style w:type="character" w:customStyle="1" w:styleId="PlainTextChar1">
    <w:name w:val="Plain Text Char1"/>
    <w:semiHidden/>
    <w:locked/>
    <w:rsid w:val="00CC74CD"/>
    <w:rPr>
      <w:rFonts w:ascii="Consolas" w:hAnsi="Consolas"/>
      <w:sz w:val="21"/>
      <w:szCs w:val="21"/>
      <w:lang w:bidi="ar-SA"/>
    </w:rPr>
  </w:style>
  <w:style w:type="paragraph" w:customStyle="1" w:styleId="CharChar1CharCharCharCharCharCharCharCharCharCharCharCharCharCharChar34">
    <w:name w:val="Char Char1 Char Char Char Char Char Char Char Char Char Char Char Char Char Char Char34"/>
    <w:semiHidden/>
    <w:rsid w:val="00F615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TableCell">
    <w:name w:val="TableCell"/>
    <w:basedOn w:val="Normal"/>
    <w:qFormat/>
    <w:rsid w:val="00F6151A"/>
    <w:pPr>
      <w:autoSpaceDE w:val="0"/>
      <w:autoSpaceDN w:val="0"/>
      <w:adjustRightInd w:val="0"/>
      <w:snapToGrid w:val="0"/>
      <w:spacing w:before="20" w:after="20"/>
    </w:pPr>
    <w:rPr>
      <w:rFonts w:ascii="Times New Roman" w:eastAsia="Times New Roman" w:hAnsi="Times New Roman"/>
      <w:szCs w:val="21"/>
      <w:lang w:val="en-US" w:eastAsia="zh-CN"/>
    </w:rPr>
  </w:style>
  <w:style w:type="character" w:customStyle="1" w:styleId="FooterChar">
    <w:name w:val="Footer Char"/>
    <w:basedOn w:val="DefaultParagraphFont"/>
    <w:link w:val="Footer"/>
    <w:uiPriority w:val="99"/>
    <w:rsid w:val="00F6151A"/>
    <w:rPr>
      <w:rFonts w:ascii="Times" w:hAnsi="Times"/>
      <w:szCs w:val="24"/>
      <w:lang w:eastAsia="en-US"/>
    </w:rPr>
  </w:style>
  <w:style w:type="paragraph" w:customStyle="1" w:styleId="TH">
    <w:name w:val="TH"/>
    <w:basedOn w:val="Normal"/>
    <w:link w:val="THChar"/>
    <w:qFormat/>
    <w:rsid w:val="008A05F8"/>
    <w:pPr>
      <w:keepNext/>
      <w:keepLines/>
      <w:overflowPunct w:val="0"/>
      <w:autoSpaceDE w:val="0"/>
      <w:autoSpaceDN w:val="0"/>
      <w:adjustRightInd w:val="0"/>
      <w:spacing w:before="60" w:after="180"/>
      <w:jc w:val="center"/>
      <w:textAlignment w:val="baseline"/>
    </w:pPr>
    <w:rPr>
      <w:rFonts w:ascii="Arial" w:eastAsia="Times New Roman" w:hAnsi="Arial"/>
      <w:b/>
      <w:szCs w:val="20"/>
      <w:lang w:eastAsia="en-GB"/>
    </w:rPr>
  </w:style>
  <w:style w:type="character" w:customStyle="1" w:styleId="THChar">
    <w:name w:val="TH Char"/>
    <w:link w:val="TH"/>
    <w:qFormat/>
    <w:rsid w:val="008A05F8"/>
    <w:rPr>
      <w:rFonts w:ascii="Arial" w:eastAsia="Times New Roman" w:hAnsi="Arial"/>
      <w:b/>
    </w:rPr>
  </w:style>
  <w:style w:type="character" w:customStyle="1" w:styleId="H2Char2">
    <w:name w:val="H2 Char2"/>
    <w:aliases w:val="h2 Char2,Head2A Char1,2 Char1,UNDERRUBRIK 1-2 Char1,DO NOT USE_h2 Char1,h21 Char1,H2 Char Char1,h2 Char Char1,标题 2 Char1,Header 2 Char1,Header2 Char1,22 Char1,heading2 Char1,2nd level Char1,H21 Char1,H22 Char1,H23 Char1,H24 Char1,H25 Char"/>
    <w:basedOn w:val="DefaultParagraphFont"/>
    <w:rsid w:val="000E6C90"/>
    <w:rPr>
      <w:rFonts w:ascii="Arial" w:eastAsia="Times New Roman" w:hAnsi="Arial" w:cs="Arial"/>
      <w:i/>
      <w:iCs/>
      <w:sz w:val="24"/>
      <w:szCs w:val="28"/>
      <w:lang w:eastAsia="en-US"/>
    </w:rPr>
  </w:style>
  <w:style w:type="character" w:customStyle="1" w:styleId="H1Char1">
    <w:name w:val="H1 Char1"/>
    <w:aliases w:val="h1 Char1,app heading 1 Char1,l1 Char1,Memo Heading 1 Char1,h11 Char1,h12 Char1,h13 Char1,h14 Char1,h15 Char1,h16 Char1,NMP Heading 1 Char1,Heading 1_a Char1,heading 1 Char1,h17 Char1,h111 Char1,h121 Char1,h131 Char1,h141 Char1,h151 Char1"/>
    <w:basedOn w:val="DefaultParagraphFont"/>
    <w:uiPriority w:val="9"/>
    <w:rsid w:val="009A1CD3"/>
    <w:rPr>
      <w:rFonts w:ascii="Arial" w:eastAsia="MS Gothic" w:hAnsi="Arial"/>
      <w:kern w:val="28"/>
      <w:sz w:val="28"/>
      <w:lang w:eastAsia="ja-JP"/>
    </w:rPr>
  </w:style>
  <w:style w:type="character" w:customStyle="1" w:styleId="3GPPCaptionTableChar">
    <w:name w:val="3GPP Caption Table Char"/>
    <w:aliases w:val="cap Char2 Char1,cap Char2 Char Char,Ca Char"/>
    <w:rsid w:val="00FB29B9"/>
    <w:rPr>
      <w:rFonts w:ascii="Times New Roman" w:eastAsia="Times New Roman" w:hAnsi="Times New Roman"/>
      <w:b/>
      <w:bCs/>
    </w:rPr>
  </w:style>
  <w:style w:type="paragraph" w:customStyle="1" w:styleId="Text">
    <w:name w:val="Text"/>
    <w:basedOn w:val="Normal"/>
    <w:link w:val="TextChar"/>
    <w:qFormat/>
    <w:rsid w:val="00FB29B9"/>
    <w:rPr>
      <w:lang w:eastAsia="en-GB"/>
    </w:rPr>
  </w:style>
  <w:style w:type="character" w:customStyle="1" w:styleId="TextChar">
    <w:name w:val="Text Char"/>
    <w:link w:val="Text"/>
    <w:rsid w:val="00FB29B9"/>
    <w:rPr>
      <w:rFonts w:ascii="Times" w:hAnsi="Times"/>
      <w:szCs w:val="24"/>
    </w:rPr>
  </w:style>
  <w:style w:type="character" w:customStyle="1" w:styleId="B1Char1">
    <w:name w:val="B1 Char1"/>
    <w:locked/>
    <w:rsid w:val="001278D3"/>
    <w:rPr>
      <w:lang w:eastAsia="en-GB"/>
    </w:rPr>
  </w:style>
  <w:style w:type="paragraph" w:customStyle="1" w:styleId="20">
    <w:name w:val="我的正文首行2缩进"/>
    <w:basedOn w:val="Normal"/>
    <w:rsid w:val="00535DCF"/>
    <w:pPr>
      <w:widowControl w:val="0"/>
      <w:snapToGrid w:val="0"/>
      <w:ind w:firstLine="420"/>
      <w:jc w:val="both"/>
    </w:pPr>
    <w:rPr>
      <w:rFonts w:ascii="Times New Roman" w:eastAsia="SimSun" w:hAnsi="Times New Roman" w:cs="SimSun"/>
      <w:sz w:val="21"/>
      <w:szCs w:val="20"/>
      <w:lang w:val="en-US" w:eastAsia="zh-CN"/>
    </w:rPr>
  </w:style>
  <w:style w:type="character" w:customStyle="1" w:styleId="FootnoteTextChar">
    <w:name w:val="Footnote Text Char"/>
    <w:aliases w:val="footnote text1 Char,footnote text2 Char,footnote text3 Char,footnote text4 Char,footnote text5 Char,footnote text6 Char,footnote text7 Char,footnote text11 Char,footnote text21 Char,footnote text31 Char,footnote text41 Char"/>
    <w:basedOn w:val="DefaultParagraphFont"/>
    <w:link w:val="FootnoteText"/>
    <w:semiHidden/>
    <w:rsid w:val="007B6D2D"/>
    <w:rPr>
      <w:rFonts w:ascii="Times" w:hAnsi="Times"/>
      <w:lang w:val="en-US" w:eastAsia="en-US"/>
    </w:rPr>
  </w:style>
  <w:style w:type="paragraph" w:customStyle="1" w:styleId="Paragraph">
    <w:name w:val="Paragraph"/>
    <w:basedOn w:val="Normal"/>
    <w:link w:val="ParagraphChar"/>
    <w:qFormat/>
    <w:rsid w:val="000F2DDE"/>
    <w:pPr>
      <w:spacing w:before="220"/>
    </w:pPr>
    <w:rPr>
      <w:rFonts w:ascii="Times New Roman" w:eastAsia="MS Mincho" w:hAnsi="Times New Roman"/>
      <w:sz w:val="22"/>
      <w:szCs w:val="20"/>
    </w:rPr>
  </w:style>
  <w:style w:type="character" w:customStyle="1" w:styleId="im-content1">
    <w:name w:val="im-content1"/>
    <w:basedOn w:val="DefaultParagraphFont"/>
    <w:rsid w:val="00840707"/>
    <w:rPr>
      <w:color w:val="333333"/>
    </w:rPr>
  </w:style>
  <w:style w:type="paragraph" w:customStyle="1" w:styleId="Standard">
    <w:name w:val="Standard"/>
    <w:rsid w:val="006C44E3"/>
    <w:pPr>
      <w:widowControl w:val="0"/>
      <w:suppressAutoHyphens/>
      <w:spacing w:after="120"/>
      <w:textAlignment w:val="baseline"/>
    </w:pPr>
    <w:rPr>
      <w:rFonts w:eastAsia="Times" w:cs="Times"/>
      <w:kern w:val="1"/>
      <w:sz w:val="22"/>
      <w:lang w:val="en-US" w:eastAsia="zh-CN"/>
    </w:rPr>
  </w:style>
  <w:style w:type="paragraph" w:customStyle="1" w:styleId="enumlev2">
    <w:name w:val="enumlev2"/>
    <w:basedOn w:val="enumlev1"/>
    <w:rsid w:val="00B87025"/>
    <w:pPr>
      <w:tabs>
        <w:tab w:val="clear" w:pos="794"/>
        <w:tab w:val="clear" w:pos="1191"/>
        <w:tab w:val="clear" w:pos="1588"/>
        <w:tab w:val="clear" w:pos="1985"/>
        <w:tab w:val="left" w:pos="1134"/>
        <w:tab w:val="left" w:pos="1871"/>
        <w:tab w:val="left" w:pos="2608"/>
        <w:tab w:val="left" w:pos="3345"/>
      </w:tabs>
      <w:ind w:left="1871" w:hanging="737"/>
    </w:pPr>
  </w:style>
  <w:style w:type="character" w:customStyle="1" w:styleId="enumlev1Char">
    <w:name w:val="enumlev1 Char"/>
    <w:link w:val="enumlev1"/>
    <w:uiPriority w:val="99"/>
    <w:locked/>
    <w:rsid w:val="00B87025"/>
    <w:rPr>
      <w:rFonts w:eastAsia="Times New Roman"/>
      <w:sz w:val="24"/>
      <w:lang w:eastAsia="en-US"/>
    </w:rPr>
  </w:style>
  <w:style w:type="paragraph" w:customStyle="1" w:styleId="a4">
    <w:name w:val="样式 (中文) 宋体 两端对齐"/>
    <w:basedOn w:val="Normal"/>
    <w:rsid w:val="00722319"/>
    <w:pPr>
      <w:overflowPunct w:val="0"/>
      <w:autoSpaceDE w:val="0"/>
      <w:autoSpaceDN w:val="0"/>
      <w:adjustRightInd w:val="0"/>
      <w:spacing w:after="180"/>
      <w:jc w:val="both"/>
      <w:textAlignment w:val="baseline"/>
    </w:pPr>
    <w:rPr>
      <w:rFonts w:ascii="Times New Roman" w:eastAsia="SimSun" w:hAnsi="Times New Roman" w:cs="SimSun"/>
      <w:szCs w:val="20"/>
      <w:lang w:eastAsia="en-GB"/>
    </w:rPr>
  </w:style>
  <w:style w:type="paragraph" w:customStyle="1" w:styleId="Normal1">
    <w:name w:val="Normal1"/>
    <w:qFormat/>
    <w:rsid w:val="00CA0FDD"/>
    <w:pPr>
      <w:spacing w:after="200" w:line="276" w:lineRule="auto"/>
    </w:pPr>
    <w:rPr>
      <w:rFonts w:eastAsia="Times New Roman"/>
      <w:color w:val="000000"/>
      <w:lang w:val="en-US" w:eastAsia="en-US"/>
    </w:rPr>
  </w:style>
  <w:style w:type="paragraph" w:customStyle="1" w:styleId="maintext">
    <w:name w:val="main text"/>
    <w:basedOn w:val="Normal"/>
    <w:link w:val="maintextChar"/>
    <w:qFormat/>
    <w:rsid w:val="00224354"/>
    <w:pPr>
      <w:spacing w:before="60" w:after="60" w:line="288" w:lineRule="auto"/>
      <w:ind w:firstLineChars="200" w:firstLine="200"/>
      <w:jc w:val="both"/>
    </w:pPr>
    <w:rPr>
      <w:rFonts w:ascii="Times New Roman" w:eastAsia="Malgun Gothic" w:hAnsi="Times New Roman" w:cs="Batang"/>
      <w:szCs w:val="20"/>
      <w:lang w:eastAsia="ko-KR"/>
    </w:rPr>
  </w:style>
  <w:style w:type="character" w:customStyle="1" w:styleId="maintextChar">
    <w:name w:val="main text Char"/>
    <w:basedOn w:val="DefaultParagraphFont"/>
    <w:link w:val="maintext"/>
    <w:qFormat/>
    <w:rsid w:val="00224354"/>
    <w:rPr>
      <w:rFonts w:eastAsia="Malgun Gothic" w:cs="Batang"/>
      <w:lang w:eastAsia="ko-KR"/>
    </w:rPr>
  </w:style>
  <w:style w:type="paragraph" w:customStyle="1" w:styleId="Proposal">
    <w:name w:val="Proposal"/>
    <w:basedOn w:val="Normal"/>
    <w:link w:val="ProposalChar"/>
    <w:qFormat/>
    <w:rsid w:val="004A4B66"/>
    <w:pPr>
      <w:numPr>
        <w:numId w:val="18"/>
      </w:numPr>
      <w:tabs>
        <w:tab w:val="left" w:pos="1701"/>
      </w:tabs>
      <w:overflowPunct w:val="0"/>
      <w:autoSpaceDE w:val="0"/>
      <w:autoSpaceDN w:val="0"/>
      <w:adjustRightInd w:val="0"/>
      <w:spacing w:after="120"/>
      <w:jc w:val="both"/>
      <w:textAlignment w:val="baseline"/>
    </w:pPr>
    <w:rPr>
      <w:rFonts w:ascii="Arial" w:eastAsia="Times New Roman" w:hAnsi="Arial"/>
      <w:b/>
      <w:bCs/>
      <w:szCs w:val="20"/>
      <w:lang w:eastAsia="zh-CN"/>
    </w:rPr>
  </w:style>
  <w:style w:type="paragraph" w:customStyle="1" w:styleId="CharChar1CharCharCharCharCharCharCharCharCharCharCharCharCharCharChar33">
    <w:name w:val="Char Char1 Char Char Char Char Char Char Char Char Char Char Char Char Char Char Char33"/>
    <w:semiHidden/>
    <w:rsid w:val="009E7CE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
    <w:name w:val="(文字) (文字)5"/>
    <w:semiHidden/>
    <w:rsid w:val="009E7CEA"/>
    <w:rPr>
      <w:rFonts w:ascii="Times New Roman" w:hAnsi="Times New Roman"/>
      <w:lang w:eastAsia="en-US"/>
    </w:rPr>
  </w:style>
  <w:style w:type="character" w:customStyle="1" w:styleId="TALCar">
    <w:name w:val="TAL Car"/>
    <w:rsid w:val="009E7CEA"/>
    <w:rPr>
      <w:rFonts w:ascii="Arial" w:eastAsia="Times New Roman" w:hAnsi="Arial" w:cs="Times New Roman"/>
      <w:sz w:val="18"/>
      <w:szCs w:val="20"/>
      <w:lang w:val="en-GB" w:eastAsia="en-GB"/>
    </w:rPr>
  </w:style>
  <w:style w:type="paragraph" w:customStyle="1" w:styleId="ListParagraph3">
    <w:name w:val="List Paragraph3"/>
    <w:basedOn w:val="Normal"/>
    <w:qFormat/>
    <w:rsid w:val="009E7CEA"/>
    <w:pPr>
      <w:ind w:left="720"/>
      <w:contextualSpacing/>
    </w:pPr>
    <w:rPr>
      <w:rFonts w:ascii="Times New Roman" w:eastAsia="Times New Roman" w:hAnsi="Times New Roman"/>
      <w:sz w:val="24"/>
      <w:lang w:val="en-US" w:eastAsia="zh-CN"/>
    </w:rPr>
  </w:style>
  <w:style w:type="character" w:customStyle="1" w:styleId="Heading6Char">
    <w:name w:val="Heading 6 Char"/>
    <w:link w:val="Heading6"/>
    <w:rsid w:val="009E7CEA"/>
    <w:rPr>
      <w:b/>
      <w:bCs/>
      <w:sz w:val="22"/>
      <w:szCs w:val="22"/>
      <w:lang w:eastAsia="en-US"/>
    </w:rPr>
  </w:style>
  <w:style w:type="character" w:customStyle="1" w:styleId="Heading7Char">
    <w:name w:val="Heading 7 Char"/>
    <w:link w:val="Heading7"/>
    <w:rsid w:val="009E7CEA"/>
    <w:rPr>
      <w:sz w:val="24"/>
      <w:szCs w:val="24"/>
      <w:lang w:eastAsia="en-US"/>
    </w:rPr>
  </w:style>
  <w:style w:type="character" w:customStyle="1" w:styleId="Heading8Char">
    <w:name w:val="Heading 8 Char"/>
    <w:aliases w:val="Table Heading Char,标题 8 Char"/>
    <w:link w:val="Heading8"/>
    <w:rsid w:val="009E7CEA"/>
    <w:rPr>
      <w:i/>
      <w:iCs/>
      <w:sz w:val="24"/>
      <w:szCs w:val="24"/>
      <w:lang w:eastAsia="en-US"/>
    </w:rPr>
  </w:style>
  <w:style w:type="character" w:customStyle="1" w:styleId="Heading9Char">
    <w:name w:val="Heading 9 Char"/>
    <w:aliases w:val="Figure Heading Char,FH Char,标题 9 Char"/>
    <w:link w:val="Heading9"/>
    <w:rsid w:val="009E7CEA"/>
    <w:rPr>
      <w:rFonts w:ascii="Arial" w:hAnsi="Arial" w:cs="Arial"/>
      <w:sz w:val="22"/>
      <w:szCs w:val="22"/>
      <w:lang w:eastAsia="en-US"/>
    </w:rPr>
  </w:style>
  <w:style w:type="character" w:customStyle="1" w:styleId="DocumentMapChar">
    <w:name w:val="Document Map Char"/>
    <w:link w:val="DocumentMap"/>
    <w:semiHidden/>
    <w:rsid w:val="009E7CEA"/>
    <w:rPr>
      <w:rFonts w:ascii="Tahoma" w:hAnsi="Tahoma" w:cs="Tahoma"/>
      <w:szCs w:val="24"/>
      <w:shd w:val="clear" w:color="auto" w:fill="000080"/>
      <w:lang w:eastAsia="en-US"/>
    </w:rPr>
  </w:style>
  <w:style w:type="character" w:customStyle="1" w:styleId="BalloonTextChar">
    <w:name w:val="Balloon Text Char"/>
    <w:link w:val="BalloonText"/>
    <w:uiPriority w:val="99"/>
    <w:rsid w:val="009E7CEA"/>
    <w:rPr>
      <w:rFonts w:ascii="Tahoma" w:hAnsi="Tahoma" w:cs="Tahoma"/>
      <w:sz w:val="16"/>
      <w:szCs w:val="16"/>
      <w:lang w:eastAsia="en-US"/>
    </w:rPr>
  </w:style>
  <w:style w:type="character" w:customStyle="1" w:styleId="DateChar">
    <w:name w:val="Date Char"/>
    <w:link w:val="Date"/>
    <w:rsid w:val="009E7CEA"/>
    <w:rPr>
      <w:rFonts w:ascii="Times" w:hAnsi="Times"/>
      <w:szCs w:val="24"/>
      <w:lang w:eastAsia="en-US"/>
    </w:rPr>
  </w:style>
  <w:style w:type="character" w:customStyle="1" w:styleId="CommentSubjectChar">
    <w:name w:val="Comment Subject Char"/>
    <w:link w:val="CommentSubject"/>
    <w:uiPriority w:val="99"/>
    <w:rsid w:val="009E7CEA"/>
    <w:rPr>
      <w:rFonts w:ascii="Times" w:hAnsi="Times"/>
      <w:b/>
      <w:bCs/>
      <w:lang w:eastAsia="en-US"/>
    </w:rPr>
  </w:style>
  <w:style w:type="paragraph" w:customStyle="1" w:styleId="ListParagraph2">
    <w:name w:val="List Paragraph2"/>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5">
    <w:name w:val="List Paragraph5"/>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4">
    <w:name w:val="List Paragraph4"/>
    <w:basedOn w:val="Normal"/>
    <w:qFormat/>
    <w:rsid w:val="009E7CEA"/>
    <w:pPr>
      <w:ind w:left="720"/>
      <w:contextualSpacing/>
    </w:pPr>
    <w:rPr>
      <w:rFonts w:ascii="Times New Roman" w:eastAsia="Times New Roman" w:hAnsi="Times New Roman"/>
      <w:sz w:val="24"/>
      <w:lang w:val="en-US" w:eastAsia="zh-CN"/>
    </w:rPr>
  </w:style>
  <w:style w:type="paragraph" w:customStyle="1" w:styleId="6">
    <w:name w:val="标题 6"/>
    <w:basedOn w:val="Normal"/>
    <w:rsid w:val="009E7CEA"/>
    <w:pPr>
      <w:tabs>
        <w:tab w:val="num" w:pos="1152"/>
      </w:tabs>
    </w:pPr>
    <w:rPr>
      <w:rFonts w:eastAsia="MS PGothic" w:cs="Times"/>
      <w:szCs w:val="20"/>
      <w:lang w:val="en-US" w:eastAsia="ja-JP"/>
    </w:rPr>
  </w:style>
  <w:style w:type="paragraph" w:customStyle="1" w:styleId="7">
    <w:name w:val="标题 7"/>
    <w:basedOn w:val="Normal"/>
    <w:rsid w:val="009E7CEA"/>
    <w:pPr>
      <w:tabs>
        <w:tab w:val="num" w:pos="1296"/>
      </w:tabs>
    </w:pPr>
    <w:rPr>
      <w:rFonts w:eastAsia="MS PGothic" w:cs="Times"/>
      <w:szCs w:val="20"/>
      <w:lang w:val="en-US" w:eastAsia="ja-JP"/>
    </w:rPr>
  </w:style>
  <w:style w:type="paragraph" w:customStyle="1" w:styleId="heading30">
    <w:name w:val="heading3"/>
    <w:basedOn w:val="Normal"/>
    <w:rsid w:val="009E7CEA"/>
    <w:pPr>
      <w:keepNext/>
      <w:spacing w:before="240" w:after="60"/>
      <w:ind w:left="720" w:hanging="720"/>
    </w:pPr>
    <w:rPr>
      <w:rFonts w:ascii="Arial" w:eastAsia="MS PGothic" w:hAnsi="Arial" w:cs="Arial"/>
      <w:color w:val="000000"/>
      <w:szCs w:val="20"/>
      <w:lang w:val="en-US" w:eastAsia="ja-JP"/>
    </w:rPr>
  </w:style>
  <w:style w:type="paragraph" w:customStyle="1" w:styleId="heading40">
    <w:name w:val="heading4"/>
    <w:basedOn w:val="Normal"/>
    <w:rsid w:val="009E7CEA"/>
    <w:pPr>
      <w:keepNext/>
      <w:spacing w:before="240" w:after="60"/>
      <w:ind w:left="864" w:hanging="864"/>
    </w:pPr>
    <w:rPr>
      <w:rFonts w:ascii="Arial" w:eastAsia="MS PGothic" w:hAnsi="Arial" w:cs="Arial"/>
      <w:i/>
      <w:iCs/>
      <w:color w:val="000000"/>
      <w:szCs w:val="20"/>
      <w:lang w:val="en-US" w:eastAsia="ja-JP"/>
    </w:rPr>
  </w:style>
  <w:style w:type="paragraph" w:customStyle="1" w:styleId="ListParagraph7">
    <w:name w:val="List Paragraph7"/>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6">
    <w:name w:val="List Paragraph6"/>
    <w:basedOn w:val="Normal"/>
    <w:qFormat/>
    <w:rsid w:val="009E7CEA"/>
    <w:pPr>
      <w:ind w:left="720"/>
      <w:contextualSpacing/>
    </w:pPr>
    <w:rPr>
      <w:rFonts w:ascii="Times New Roman" w:eastAsia="Times New Roman" w:hAnsi="Times New Roman"/>
      <w:sz w:val="24"/>
      <w:lang w:val="en-US" w:eastAsia="zh-CN"/>
    </w:rPr>
  </w:style>
  <w:style w:type="paragraph" w:customStyle="1" w:styleId="61">
    <w:name w:val="标题 61"/>
    <w:basedOn w:val="Normal"/>
    <w:rsid w:val="009E7CEA"/>
    <w:pPr>
      <w:tabs>
        <w:tab w:val="num" w:pos="1152"/>
      </w:tabs>
    </w:pPr>
    <w:rPr>
      <w:rFonts w:eastAsia="MS PGothic" w:cs="Times"/>
      <w:szCs w:val="20"/>
      <w:lang w:val="en-US" w:eastAsia="ja-JP"/>
    </w:rPr>
  </w:style>
  <w:style w:type="paragraph" w:customStyle="1" w:styleId="71">
    <w:name w:val="标题 71"/>
    <w:basedOn w:val="Normal"/>
    <w:rsid w:val="009E7CEA"/>
    <w:pPr>
      <w:tabs>
        <w:tab w:val="num" w:pos="1296"/>
      </w:tabs>
    </w:pPr>
    <w:rPr>
      <w:rFonts w:eastAsia="MS PGothic" w:cs="Times"/>
      <w:szCs w:val="20"/>
      <w:lang w:val="en-US" w:eastAsia="ja-JP"/>
    </w:rPr>
  </w:style>
  <w:style w:type="paragraph" w:customStyle="1" w:styleId="3GPPHeader">
    <w:name w:val="3GPP_Header"/>
    <w:basedOn w:val="Normal"/>
    <w:uiPriority w:val="99"/>
    <w:qFormat/>
    <w:rsid w:val="009E7CEA"/>
    <w:pPr>
      <w:tabs>
        <w:tab w:val="left" w:pos="1701"/>
        <w:tab w:val="right" w:pos="9639"/>
      </w:tabs>
      <w:overflowPunct w:val="0"/>
      <w:autoSpaceDE w:val="0"/>
      <w:autoSpaceDN w:val="0"/>
      <w:adjustRightInd w:val="0"/>
      <w:spacing w:after="240"/>
      <w:jc w:val="both"/>
      <w:textAlignment w:val="baseline"/>
    </w:pPr>
    <w:rPr>
      <w:rFonts w:ascii="Arial" w:eastAsia="Times New Roman" w:hAnsi="Arial"/>
      <w:b/>
      <w:sz w:val="24"/>
      <w:szCs w:val="20"/>
      <w:lang w:eastAsia="zh-CN"/>
    </w:rPr>
  </w:style>
  <w:style w:type="paragraph" w:customStyle="1" w:styleId="CharChar1CharCharCharCharCharCharCharCharCharCharCharCharCharCharChar32">
    <w:name w:val="Char Char1 Char Char Char Char Char Char Char Char Char Char Char Char Char Char Char32"/>
    <w:semiHidden/>
    <w:rsid w:val="003356C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9">
    <w:name w:val="(文字) (文字)529"/>
    <w:semiHidden/>
    <w:rsid w:val="003356C4"/>
    <w:rPr>
      <w:rFonts w:ascii="Times New Roman" w:hAnsi="Times New Roman"/>
      <w:lang w:eastAsia="en-US"/>
    </w:rPr>
  </w:style>
  <w:style w:type="paragraph" w:customStyle="1" w:styleId="Normalwithindent">
    <w:name w:val="Normal with indent"/>
    <w:basedOn w:val="Normal"/>
    <w:link w:val="NormalwithindentChar"/>
    <w:qFormat/>
    <w:rsid w:val="003356C4"/>
    <w:pPr>
      <w:spacing w:before="120" w:after="120" w:line="336" w:lineRule="auto"/>
      <w:ind w:firstLine="397"/>
      <w:jc w:val="both"/>
    </w:pPr>
    <w:rPr>
      <w:rFonts w:ascii="Times New Roman" w:eastAsia="Malgun Gothic" w:hAnsi="Times New Roman"/>
      <w:szCs w:val="20"/>
      <w:lang w:eastAsia="x-none"/>
    </w:rPr>
  </w:style>
  <w:style w:type="character" w:customStyle="1" w:styleId="NormalwithindentChar">
    <w:name w:val="Normal with indent Char"/>
    <w:link w:val="Normalwithindent"/>
    <w:rsid w:val="003356C4"/>
    <w:rPr>
      <w:rFonts w:eastAsia="Malgun Gothic"/>
      <w:lang w:eastAsia="x-none"/>
    </w:rPr>
  </w:style>
  <w:style w:type="character" w:customStyle="1" w:styleId="2222Char">
    <w:name w:val="스타일 스타일 스타일 스타일 양쪽 첫 줄:  2 글자 + 첫 줄:  2 글자 + 첫 줄:  2 글자 + 첫 줄:  2... Char"/>
    <w:link w:val="2222"/>
    <w:rsid w:val="003356C4"/>
    <w:rPr>
      <w:rFonts w:eastAsia="Malgun Gothic" w:cs="Batang"/>
      <w:lang w:eastAsia="en-US"/>
    </w:rPr>
  </w:style>
  <w:style w:type="paragraph" w:customStyle="1" w:styleId="a5">
    <w:name w:val="스타일 양쪽"/>
    <w:basedOn w:val="Normal"/>
    <w:rsid w:val="00667298"/>
    <w:pPr>
      <w:spacing w:after="120" w:line="300" w:lineRule="auto"/>
      <w:ind w:firstLine="284"/>
      <w:jc w:val="both"/>
    </w:pPr>
    <w:rPr>
      <w:rFonts w:ascii="Times New Roman" w:eastAsia="Malgun Gothic" w:hAnsi="Times New Roman" w:cs="Batang"/>
      <w:szCs w:val="20"/>
      <w:lang w:val="en-US" w:eastAsia="ko-KR"/>
    </w:rPr>
  </w:style>
  <w:style w:type="character" w:styleId="PlaceholderText">
    <w:name w:val="Placeholder Text"/>
    <w:basedOn w:val="DefaultParagraphFont"/>
    <w:uiPriority w:val="99"/>
    <w:rsid w:val="00FE6144"/>
    <w:rPr>
      <w:color w:val="808080"/>
    </w:rPr>
  </w:style>
  <w:style w:type="paragraph" w:customStyle="1" w:styleId="CharCharCharCharCharChar1">
    <w:name w:val="Char Char Char Char Char Char1"/>
    <w:semiHidden/>
    <w:rsid w:val="007A5E48"/>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CharChar1CharCharCharCharCharCharCharCharCharCharCharCharCharCharChar3">
    <w:name w:val="Char Char1 Char Char Char Char Char Char Char Char Char Char Char Char Char Char Char3"/>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6">
    <w:name w:val="本文 (文字)"/>
    <w:aliases w:val="bt (文字),Corps de texte Car (文字),Corps de texte Car1 Car (文字),Corps de texte Car Car Car (文字),Corps de texte Car1 Car Car Car (文字),Corps de texte Car Car Car Car Car (文字),Corps de texte Car1 Car Car Car Car Car (文字),bt Car (文字)"/>
    <w:basedOn w:val="DefaultParagraphFont"/>
    <w:locked/>
    <w:rsid w:val="007A5E48"/>
    <w:rPr>
      <w:rFonts w:ascii="?? ??" w:hAnsi="?? ??"/>
      <w:lang w:eastAsia="en-US"/>
    </w:rPr>
  </w:style>
  <w:style w:type="paragraph" w:customStyle="1" w:styleId="Doc-text2JK">
    <w:name w:val="Doc-text2_JK"/>
    <w:basedOn w:val="Normal"/>
    <w:link w:val="Doc-text2JKChar"/>
    <w:rsid w:val="007A5E48"/>
    <w:pPr>
      <w:tabs>
        <w:tab w:val="left" w:pos="1622"/>
      </w:tabs>
      <w:ind w:left="1622" w:hanging="363"/>
    </w:pPr>
    <w:rPr>
      <w:rFonts w:ascii="Times New Roman" w:eastAsia="MS Mincho" w:hAnsi="Times New Roman"/>
      <w:lang w:eastAsia="en-GB"/>
    </w:rPr>
  </w:style>
  <w:style w:type="character" w:customStyle="1" w:styleId="Doc-text2JKChar">
    <w:name w:val="Doc-text2_JK Char"/>
    <w:basedOn w:val="DefaultParagraphFont"/>
    <w:link w:val="Doc-text2JK"/>
    <w:rsid w:val="007A5E48"/>
    <w:rPr>
      <w:rFonts w:eastAsia="MS Mincho"/>
      <w:szCs w:val="24"/>
    </w:rPr>
  </w:style>
  <w:style w:type="paragraph" w:customStyle="1" w:styleId="Reference">
    <w:name w:val="Reference"/>
    <w:basedOn w:val="BodyText"/>
    <w:link w:val="ReferenceChar"/>
    <w:uiPriority w:val="99"/>
    <w:qFormat/>
    <w:rsid w:val="007A5E48"/>
    <w:pPr>
      <w:numPr>
        <w:numId w:val="19"/>
      </w:numPr>
      <w:ind w:left="567" w:hanging="567"/>
    </w:pPr>
    <w:rPr>
      <w:rFonts w:ascii="Times New Roman" w:eastAsia="MS Mincho" w:hAnsi="Times New Roman"/>
      <w:sz w:val="22"/>
      <w:lang w:val="en-US"/>
    </w:rPr>
  </w:style>
  <w:style w:type="character" w:customStyle="1" w:styleId="ReferenceChar">
    <w:name w:val="Reference Char"/>
    <w:link w:val="Reference"/>
    <w:rsid w:val="007A5E48"/>
    <w:rPr>
      <w:rFonts w:eastAsia="MS Mincho"/>
      <w:sz w:val="22"/>
      <w:szCs w:val="24"/>
      <w:lang w:val="en-US" w:eastAsia="en-US"/>
    </w:rPr>
  </w:style>
  <w:style w:type="paragraph" w:customStyle="1" w:styleId="CharChar1CharCharCharCharCharCharCharCharCharCharCharCharCharCharChar2">
    <w:name w:val="Char Char1 Char Char Char Char Char Char Char Char Char Char Char Char Char Char Char2"/>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LGTdocChar">
    <w:name w:val="LGTdoc_본문 Char"/>
    <w:link w:val="LGTdoc"/>
    <w:rsid w:val="007A5E48"/>
    <w:rPr>
      <w:kern w:val="2"/>
      <w:sz w:val="22"/>
      <w:szCs w:val="24"/>
      <w:lang w:eastAsia="ko-KR"/>
    </w:rPr>
  </w:style>
  <w:style w:type="paragraph" w:styleId="NoSpacing">
    <w:name w:val="No Spacing"/>
    <w:uiPriority w:val="1"/>
    <w:qFormat/>
    <w:rsid w:val="007A5E48"/>
    <w:rPr>
      <w:rFonts w:ascii="Calibri" w:eastAsia="SimSun" w:hAnsi="Calibri"/>
      <w:sz w:val="22"/>
      <w:szCs w:val="22"/>
      <w:lang w:val="en-US" w:eastAsia="zh-CN"/>
    </w:rPr>
  </w:style>
  <w:style w:type="paragraph" w:customStyle="1" w:styleId="Equ">
    <w:name w:val="Equ"/>
    <w:basedOn w:val="BodyText"/>
    <w:rsid w:val="007A5E48"/>
    <w:pPr>
      <w:tabs>
        <w:tab w:val="center" w:pos="4395"/>
        <w:tab w:val="right" w:pos="9072"/>
      </w:tabs>
    </w:pPr>
    <w:rPr>
      <w:rFonts w:eastAsia="Times New Roman"/>
      <w:szCs w:val="20"/>
      <w:lang w:val="en-US"/>
    </w:rPr>
  </w:style>
  <w:style w:type="paragraph" w:customStyle="1" w:styleId="Observation">
    <w:name w:val="Observation"/>
    <w:basedOn w:val="Normal"/>
    <w:qFormat/>
    <w:rsid w:val="007A5E48"/>
    <w:pPr>
      <w:numPr>
        <w:numId w:val="20"/>
      </w:numPr>
      <w:tabs>
        <w:tab w:val="left" w:pos="1701"/>
      </w:tabs>
      <w:overflowPunct w:val="0"/>
      <w:autoSpaceDE w:val="0"/>
      <w:autoSpaceDN w:val="0"/>
      <w:adjustRightInd w:val="0"/>
      <w:spacing w:after="120"/>
      <w:ind w:left="1701" w:hanging="1701"/>
      <w:jc w:val="both"/>
      <w:textAlignment w:val="baseline"/>
    </w:pPr>
    <w:rPr>
      <w:rFonts w:ascii="Arial" w:eastAsia="Times New Roman" w:hAnsi="Arial"/>
      <w:b/>
      <w:bCs/>
      <w:szCs w:val="20"/>
      <w:lang w:eastAsia="zh-CN"/>
    </w:rPr>
  </w:style>
  <w:style w:type="paragraph" w:customStyle="1" w:styleId="Agreement">
    <w:name w:val="Agreement"/>
    <w:basedOn w:val="Normal"/>
    <w:next w:val="Normal"/>
    <w:rsid w:val="00084587"/>
    <w:pPr>
      <w:numPr>
        <w:numId w:val="21"/>
      </w:numPr>
      <w:tabs>
        <w:tab w:val="clear" w:pos="2070"/>
        <w:tab w:val="num" w:pos="1800"/>
      </w:tabs>
      <w:spacing w:before="60"/>
      <w:ind w:left="1800"/>
    </w:pPr>
    <w:rPr>
      <w:rFonts w:ascii="Arial" w:eastAsia="MS Mincho" w:hAnsi="Arial"/>
      <w:b/>
      <w:lang w:eastAsia="en-GB"/>
    </w:rPr>
  </w:style>
  <w:style w:type="paragraph" w:customStyle="1" w:styleId="CharChar1CharCharCharCharCharCharCharCharCharCharCharCharCharCharChar31">
    <w:name w:val="Char Char1 Char Char Char Char Char Char Char Char Char Char Char Char Char Char Char31"/>
    <w:semiHidden/>
    <w:rsid w:val="00144AA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8">
    <w:name w:val="(文字) (文字)528"/>
    <w:semiHidden/>
    <w:rsid w:val="00144AA6"/>
    <w:rPr>
      <w:rFonts w:ascii="Times New Roman" w:hAnsi="Times New Roman"/>
      <w:lang w:eastAsia="en-US"/>
    </w:rPr>
  </w:style>
  <w:style w:type="paragraph" w:customStyle="1" w:styleId="CharChar1CharCharCharCharCharCharCharCharCharCharCharCharCharCharChar30">
    <w:name w:val="Char Char1 Char Char Char Char Char Char Char Char Char Char Char Char Char Char Char30"/>
    <w:uiPriority w:val="99"/>
    <w:semiHidden/>
    <w:rsid w:val="003260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7">
    <w:name w:val="(文字) (文字)527"/>
    <w:semiHidden/>
    <w:rsid w:val="003260DA"/>
    <w:rPr>
      <w:rFonts w:ascii="Times New Roman" w:hAnsi="Times New Roman"/>
      <w:lang w:eastAsia="en-US"/>
    </w:rPr>
  </w:style>
  <w:style w:type="paragraph" w:customStyle="1" w:styleId="Headingb">
    <w:name w:val="Heading_b"/>
    <w:basedOn w:val="Normal"/>
    <w:next w:val="Normal"/>
    <w:qFormat/>
    <w:rsid w:val="009264FD"/>
    <w:pPr>
      <w:tabs>
        <w:tab w:val="left" w:pos="1134"/>
        <w:tab w:val="left" w:pos="1871"/>
        <w:tab w:val="left" w:pos="2268"/>
      </w:tabs>
      <w:overflowPunct w:val="0"/>
      <w:autoSpaceDE w:val="0"/>
      <w:autoSpaceDN w:val="0"/>
      <w:adjustRightInd w:val="0"/>
      <w:spacing w:before="160"/>
      <w:textAlignment w:val="baseline"/>
    </w:pPr>
    <w:rPr>
      <w:rFonts w:ascii="Times New Roman Bold" w:hAnsi="Times New Roman Bold" w:cs="Times New Roman Bold"/>
      <w:b/>
      <w:sz w:val="24"/>
      <w:szCs w:val="20"/>
      <w:lang w:val="fr-CH"/>
    </w:rPr>
  </w:style>
  <w:style w:type="character" w:customStyle="1" w:styleId="Heading3Char1">
    <w:name w:val="Heading 3 Char1"/>
    <w:aliases w:val="no break Char1,H3 Char1,Underrubrik2 Char1,h3 Char1,Memo Heading 3 Char1,hello Char1,Titre 3 Car Char1,no break Car Char1,H3 Car Char1,Underrubrik2 Car Char1,h3 Car Char1,Memo Heading 3 Car Char1,hello Car Char1,Heading 3 Char Car Char1"/>
    <w:basedOn w:val="DefaultParagraphFont"/>
    <w:rsid w:val="004C0301"/>
    <w:rPr>
      <w:rFonts w:asciiTheme="majorHAnsi" w:eastAsiaTheme="majorEastAsia" w:hAnsiTheme="majorHAnsi" w:cstheme="majorBidi"/>
      <w:color w:val="1F4D78" w:themeColor="accent1" w:themeShade="7F"/>
      <w:sz w:val="24"/>
      <w:szCs w:val="24"/>
      <w:lang w:eastAsia="en-US"/>
    </w:rPr>
  </w:style>
  <w:style w:type="character" w:customStyle="1" w:styleId="Heading4Char1">
    <w:name w:val="Heading 4 Char1"/>
    <w:aliases w:val="h4 Char1,H4 Char1,H41 Char1,h41 Char1,H42 Char1,h42 Char1,H43 Char1,h43 Char1,H411 Char1,h411 Char1,H421 Char1,h421 Char1,H44 Char1,h44 Char1,H412 Char1,h412 Char1,H422 Char1,h422 Char1,H431 Char1,h431 Char1,H45 Char1,h45 Char1,h423 Char"/>
    <w:basedOn w:val="DefaultParagraphFont"/>
    <w:uiPriority w:val="9"/>
    <w:rsid w:val="004C0301"/>
    <w:rPr>
      <w:rFonts w:asciiTheme="majorHAnsi" w:eastAsiaTheme="majorEastAsia" w:hAnsiTheme="majorHAnsi" w:cstheme="majorBidi"/>
      <w:i/>
      <w:iCs/>
      <w:color w:val="2E74B5" w:themeColor="accent1" w:themeShade="BF"/>
      <w:szCs w:val="24"/>
      <w:lang w:eastAsia="en-US"/>
    </w:rPr>
  </w:style>
  <w:style w:type="character" w:customStyle="1" w:styleId="HeaderChar1">
    <w:name w:val="Header Char1"/>
    <w:aliases w:val="header odd Char1,header Char1,header odd1 Char1,header odd2 Char1,header odd3 Char1,header odd4 Char1,header odd5 Char1,header odd6 Char1,header1 Char1,header2 Char1,header3 Char1,header odd11 Char1,header odd21 Char1,header odd7 Char1"/>
    <w:basedOn w:val="DefaultParagraphFont"/>
    <w:semiHidden/>
    <w:rsid w:val="004C0301"/>
    <w:rPr>
      <w:rFonts w:ascii="Times" w:hAnsi="Times"/>
      <w:szCs w:val="24"/>
      <w:lang w:eastAsia="en-US"/>
    </w:rPr>
  </w:style>
  <w:style w:type="character" w:customStyle="1" w:styleId="BodyTextChar1">
    <w:name w:val="Body Text Char1"/>
    <w:aliases w:val="bt Char1"/>
    <w:basedOn w:val="DefaultParagraphFont"/>
    <w:rsid w:val="004C0301"/>
    <w:rPr>
      <w:rFonts w:ascii="Times" w:hAnsi="Times"/>
      <w:szCs w:val="24"/>
      <w:lang w:eastAsia="en-US"/>
    </w:rPr>
  </w:style>
  <w:style w:type="paragraph" w:customStyle="1" w:styleId="StyleHeading1H1h1appheading1l1MemoHeading1h11h12h13h">
    <w:name w:val="Style Heading 1H1h1app heading 1l1Memo Heading 1h11h12h13h..."/>
    <w:basedOn w:val="Heading1"/>
    <w:rsid w:val="000511DF"/>
    <w:pPr>
      <w:numPr>
        <w:numId w:val="22"/>
      </w:numPr>
    </w:pPr>
    <w:rPr>
      <w:rFonts w:ascii="Helvetica" w:eastAsia="Times New Roman" w:hAnsi="Helvetica" w:cs="Times New Roman"/>
      <w:sz w:val="28"/>
      <w:szCs w:val="20"/>
      <w:lang w:val="en-US"/>
    </w:rPr>
  </w:style>
  <w:style w:type="paragraph" w:customStyle="1" w:styleId="CharChar1CharCharCharCharCharCharCharCharCharCharCharCharCharCharChar29">
    <w:name w:val="Char Char1 Char Char Char Char Char Char Char Char Char Char Char Char Char Char Char29"/>
    <w:semiHidden/>
    <w:rsid w:val="00895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ListParagraph8">
    <w:name w:val="List Paragraph8"/>
    <w:basedOn w:val="Normal"/>
    <w:qFormat/>
    <w:rsid w:val="0089543D"/>
    <w:pPr>
      <w:ind w:left="720"/>
      <w:contextualSpacing/>
    </w:pPr>
    <w:rPr>
      <w:rFonts w:ascii="Times New Roman" w:eastAsia="Times New Roman" w:hAnsi="Times New Roman"/>
      <w:sz w:val="24"/>
      <w:lang w:val="en-US" w:eastAsia="zh-CN"/>
    </w:rPr>
  </w:style>
  <w:style w:type="character" w:customStyle="1" w:styleId="526">
    <w:name w:val="(文字) (文字)526"/>
    <w:semiHidden/>
    <w:rsid w:val="0089543D"/>
    <w:rPr>
      <w:rFonts w:ascii="Times New Roman" w:hAnsi="Times New Roman"/>
      <w:lang w:eastAsia="en-US"/>
    </w:rPr>
  </w:style>
  <w:style w:type="paragraph" w:customStyle="1" w:styleId="xl63">
    <w:name w:val="xl63"/>
    <w:basedOn w:val="Normal"/>
    <w:rsid w:val="00E3676E"/>
    <w:pPr>
      <w:pBdr>
        <w:top w:val="single" w:sz="4" w:space="0" w:color="auto"/>
        <w:left w:val="single" w:sz="4" w:space="0" w:color="auto"/>
        <w:bottom w:val="single" w:sz="4" w:space="0" w:color="auto"/>
        <w:right w:val="single" w:sz="4" w:space="0" w:color="auto"/>
      </w:pBdr>
      <w:shd w:val="clear" w:color="000000" w:fill="F3F3F3"/>
      <w:spacing w:before="100" w:beforeAutospacing="1" w:after="100" w:afterAutospacing="1"/>
      <w:jc w:val="center"/>
      <w:textAlignment w:val="center"/>
    </w:pPr>
    <w:rPr>
      <w:rFonts w:ascii="Arial" w:eastAsia="Times New Roman" w:hAnsi="Arial" w:cs="Arial"/>
      <w:b/>
      <w:bCs/>
      <w:sz w:val="16"/>
      <w:szCs w:val="16"/>
      <w:lang w:eastAsia="en-GB"/>
    </w:rPr>
  </w:style>
  <w:style w:type="paragraph" w:customStyle="1" w:styleId="xl64">
    <w:name w:val="xl64"/>
    <w:basedOn w:val="Normal"/>
    <w:rsid w:val="00E367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Times New Roman" w:hAnsi="Arial" w:cs="Arial"/>
      <w:sz w:val="16"/>
      <w:szCs w:val="16"/>
      <w:lang w:eastAsia="en-GB"/>
    </w:rPr>
  </w:style>
  <w:style w:type="paragraph" w:customStyle="1" w:styleId="CharChar1CharCharCharCharCharCharCharCharCharCharCharCharCharCharChar28">
    <w:name w:val="Char Char1 Char Char Char Char Char Char Char Char Char Char Char Char Char Char Char28"/>
    <w:semiHidden/>
    <w:rsid w:val="0019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5">
    <w:name w:val="(文字) (文字)525"/>
    <w:semiHidden/>
    <w:rsid w:val="001928D8"/>
    <w:rPr>
      <w:rFonts w:ascii="Times New Roman" w:hAnsi="Times New Roman"/>
      <w:lang w:eastAsia="en-US"/>
    </w:rPr>
  </w:style>
  <w:style w:type="paragraph" w:customStyle="1" w:styleId="paratdoc">
    <w:name w:val="para tdoc"/>
    <w:basedOn w:val="Normal"/>
    <w:link w:val="paratdocChar"/>
    <w:qFormat/>
    <w:rsid w:val="00C947C9"/>
    <w:pPr>
      <w:spacing w:after="120"/>
      <w:jc w:val="both"/>
    </w:pPr>
    <w:rPr>
      <w:rFonts w:ascii="Times New Roman" w:eastAsia="SimSun" w:hAnsi="Times New Roman"/>
      <w:bCs/>
      <w:sz w:val="22"/>
      <w:szCs w:val="22"/>
      <w:lang w:val="en-AU" w:eastAsia="en-AU"/>
    </w:rPr>
  </w:style>
  <w:style w:type="character" w:customStyle="1" w:styleId="paratdocChar">
    <w:name w:val="para tdoc Char"/>
    <w:basedOn w:val="DefaultParagraphFont"/>
    <w:link w:val="paratdoc"/>
    <w:rsid w:val="00C947C9"/>
    <w:rPr>
      <w:rFonts w:eastAsia="SimSun"/>
      <w:bCs/>
      <w:sz w:val="22"/>
      <w:szCs w:val="22"/>
      <w:lang w:val="en-AU" w:eastAsia="en-AU"/>
    </w:rPr>
  </w:style>
  <w:style w:type="paragraph" w:customStyle="1" w:styleId="berschrift1H1">
    <w:name w:val="Überschrift 1.H1"/>
    <w:basedOn w:val="Normal"/>
    <w:next w:val="Normal"/>
    <w:rsid w:val="008F2B8F"/>
    <w:pPr>
      <w:keepNext/>
      <w:keepLines/>
      <w:numPr>
        <w:numId w:val="23"/>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szCs w:val="20"/>
      <w:lang w:eastAsia="de-DE"/>
    </w:rPr>
  </w:style>
  <w:style w:type="paragraph" w:customStyle="1" w:styleId="IvDbodytext">
    <w:name w:val="IvD bodytext"/>
    <w:basedOn w:val="BodyText"/>
    <w:link w:val="IvDbodytextChar"/>
    <w:qFormat/>
    <w:rsid w:val="00036DBD"/>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spacing w:val="2"/>
      <w:szCs w:val="20"/>
      <w:lang w:val="en-US"/>
    </w:rPr>
  </w:style>
  <w:style w:type="character" w:customStyle="1" w:styleId="IvDbodytextChar">
    <w:name w:val="IvD bodytext Char"/>
    <w:link w:val="IvDbodytext"/>
    <w:rsid w:val="00036DBD"/>
    <w:rPr>
      <w:rFonts w:ascii="Arial" w:eastAsia="Times New Roman" w:hAnsi="Arial"/>
      <w:spacing w:val="2"/>
      <w:lang w:val="en-US" w:eastAsia="en-US"/>
    </w:rPr>
  </w:style>
  <w:style w:type="paragraph" w:styleId="Revision">
    <w:name w:val="Revision"/>
    <w:hidden/>
    <w:uiPriority w:val="99"/>
    <w:semiHidden/>
    <w:rsid w:val="008138EA"/>
    <w:rPr>
      <w:rFonts w:ascii="Times" w:hAnsi="Times"/>
      <w:szCs w:val="24"/>
      <w:lang w:eastAsia="en-US"/>
    </w:rPr>
  </w:style>
  <w:style w:type="paragraph" w:customStyle="1" w:styleId="CharChar1CharCharCharCharCharCharCharCharCharCharCharCharCharCharChar27">
    <w:name w:val="Char Char1 Char Char Char Char Char Char Char Char Char Char Char Char Char Char Char27"/>
    <w:semiHidden/>
    <w:rsid w:val="00D724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4">
    <w:name w:val="(文字) (文字)524"/>
    <w:semiHidden/>
    <w:rsid w:val="00D7241D"/>
    <w:rPr>
      <w:rFonts w:ascii="Times New Roman" w:hAnsi="Times New Roman"/>
      <w:lang w:eastAsia="en-US"/>
    </w:rPr>
  </w:style>
  <w:style w:type="paragraph" w:customStyle="1" w:styleId="CharChar1CharCharCharCharCharCharCharCharCharCharCharCharCharCharChar26">
    <w:name w:val="Char Char1 Char Char Char Char Char Char Char Char Char Char Char Char Char Char Char26"/>
    <w:semiHidden/>
    <w:rsid w:val="00F5304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3">
    <w:name w:val="(文字) (文字)523"/>
    <w:semiHidden/>
    <w:rsid w:val="00F53049"/>
    <w:rPr>
      <w:rFonts w:ascii="Times New Roman" w:hAnsi="Times New Roman"/>
      <w:lang w:eastAsia="en-US"/>
    </w:rPr>
  </w:style>
  <w:style w:type="paragraph" w:customStyle="1" w:styleId="tac0">
    <w:name w:val="tac"/>
    <w:basedOn w:val="Normal"/>
    <w:rsid w:val="007A67EB"/>
    <w:pPr>
      <w:keepNext/>
      <w:autoSpaceDE w:val="0"/>
      <w:autoSpaceDN w:val="0"/>
      <w:jc w:val="center"/>
    </w:pPr>
    <w:rPr>
      <w:rFonts w:ascii="Arial" w:eastAsia="SimSun" w:hAnsi="Arial" w:cs="Arial"/>
      <w:sz w:val="18"/>
      <w:szCs w:val="18"/>
      <w:lang w:val="en-US" w:eastAsia="zh-CN"/>
    </w:rPr>
  </w:style>
  <w:style w:type="paragraph" w:customStyle="1" w:styleId="th0">
    <w:name w:val="th"/>
    <w:basedOn w:val="Normal"/>
    <w:rsid w:val="007A67EB"/>
    <w:pPr>
      <w:keepNext/>
      <w:autoSpaceDE w:val="0"/>
      <w:autoSpaceDN w:val="0"/>
      <w:spacing w:before="60" w:after="180"/>
      <w:jc w:val="center"/>
    </w:pPr>
    <w:rPr>
      <w:rFonts w:ascii="Arial" w:eastAsia="SimSun" w:hAnsi="Arial" w:cs="Arial"/>
      <w:b/>
      <w:bCs/>
      <w:szCs w:val="20"/>
      <w:lang w:val="en-US" w:eastAsia="zh-CN"/>
    </w:rPr>
  </w:style>
  <w:style w:type="paragraph" w:customStyle="1" w:styleId="tah0">
    <w:name w:val="tah"/>
    <w:basedOn w:val="Normal"/>
    <w:rsid w:val="007A67EB"/>
    <w:pPr>
      <w:keepNext/>
      <w:autoSpaceDE w:val="0"/>
      <w:autoSpaceDN w:val="0"/>
      <w:jc w:val="center"/>
    </w:pPr>
    <w:rPr>
      <w:rFonts w:ascii="Arial" w:eastAsia="SimSun" w:hAnsi="Arial" w:cs="Arial"/>
      <w:b/>
      <w:bCs/>
      <w:sz w:val="18"/>
      <w:szCs w:val="18"/>
      <w:lang w:val="en-US" w:eastAsia="zh-CN"/>
    </w:rPr>
  </w:style>
  <w:style w:type="paragraph" w:customStyle="1" w:styleId="CharChar1CharCharCharCharCharCharCharCharCharCharCharCharCharCharChar25">
    <w:name w:val="Char Char1 Char Char Char Char Char Char Char Char Char Char Char Char Char Char Char25"/>
    <w:semiHidden/>
    <w:rsid w:val="006928E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2">
    <w:name w:val="(文字) (文字)522"/>
    <w:semiHidden/>
    <w:rsid w:val="006928EE"/>
    <w:rPr>
      <w:rFonts w:ascii="Times New Roman" w:hAnsi="Times New Roman"/>
      <w:lang w:eastAsia="en-US"/>
    </w:rPr>
  </w:style>
  <w:style w:type="paragraph" w:customStyle="1" w:styleId="CharChar1CharCharCharCharCharCharCharCharCharCharCharCharCharCharChar24">
    <w:name w:val="Char Char1 Char Char Char Char Char Char Char Char Char Char Char Char Char Char Char24"/>
    <w:semiHidden/>
    <w:rsid w:val="0089677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1">
    <w:name w:val="(文字) (文字)521"/>
    <w:semiHidden/>
    <w:rsid w:val="0089677C"/>
    <w:rPr>
      <w:rFonts w:ascii="Times New Roman" w:hAnsi="Times New Roman"/>
      <w:lang w:eastAsia="en-US"/>
    </w:rPr>
  </w:style>
  <w:style w:type="paragraph" w:customStyle="1" w:styleId="CharChar1CharCharCharCharCharCharCharCharCharCharCharCharCharCharChar23">
    <w:name w:val="Char Char1 Char Char Char Char Char Char Char Char Char Char Char Char Char Char Char23"/>
    <w:semiHidden/>
    <w:rsid w:val="00E845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0">
    <w:name w:val="(文字) (文字)520"/>
    <w:semiHidden/>
    <w:rsid w:val="00E84591"/>
    <w:rPr>
      <w:rFonts w:ascii="Times New Roman" w:hAnsi="Times New Roman"/>
      <w:lang w:eastAsia="en-US"/>
    </w:rPr>
  </w:style>
  <w:style w:type="paragraph" w:customStyle="1" w:styleId="CharChar1CharCharCharCharCharCharCharCharCharCharCharCharCharCharChar22">
    <w:name w:val="Char Char1 Char Char Char Char Char Char Char Char Char Char Char Char Char Char Char22"/>
    <w:semiHidden/>
    <w:rsid w:val="004E1F5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9">
    <w:name w:val="(文字) (文字)519"/>
    <w:semiHidden/>
    <w:rsid w:val="004E1F56"/>
    <w:rPr>
      <w:rFonts w:ascii="Times New Roman" w:hAnsi="Times New Roman"/>
      <w:lang w:eastAsia="en-US"/>
    </w:rPr>
  </w:style>
  <w:style w:type="paragraph" w:customStyle="1" w:styleId="CharChar1CharCharCharCharCharCharCharCharCharCharCharCharCharCharChar21">
    <w:name w:val="Char Char1 Char Char Char Char Char Char Char Char Char Char Char Char Char Char Char21"/>
    <w:semiHidden/>
    <w:rsid w:val="00767E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8">
    <w:name w:val="(文字) (文字)518"/>
    <w:semiHidden/>
    <w:rsid w:val="00767ECA"/>
    <w:rPr>
      <w:rFonts w:ascii="Times New Roman" w:hAnsi="Times New Roman"/>
      <w:lang w:eastAsia="en-US"/>
    </w:rPr>
  </w:style>
  <w:style w:type="character" w:customStyle="1" w:styleId="gmail-apple-tab-span">
    <w:name w:val="gmail-apple-tab-span"/>
    <w:basedOn w:val="DefaultParagraphFont"/>
    <w:rsid w:val="009E4224"/>
  </w:style>
  <w:style w:type="paragraph" w:customStyle="1" w:styleId="para">
    <w:name w:val="para"/>
    <w:basedOn w:val="Normal"/>
    <w:next w:val="para-ind"/>
    <w:autoRedefine/>
    <w:rsid w:val="00DB42B2"/>
    <w:pPr>
      <w:keepNext/>
    </w:pPr>
    <w:rPr>
      <w:rFonts w:ascii="Times New Roman" w:eastAsia="Times New Roman" w:hAnsi="Times New Roman"/>
      <w:sz w:val="24"/>
      <w:lang w:val="en-US"/>
    </w:rPr>
  </w:style>
  <w:style w:type="paragraph" w:customStyle="1" w:styleId="para-ind">
    <w:name w:val="para-ind"/>
    <w:basedOn w:val="Normal"/>
    <w:autoRedefine/>
    <w:rsid w:val="00DB42B2"/>
    <w:pPr>
      <w:ind w:firstLine="357"/>
    </w:pPr>
    <w:rPr>
      <w:rFonts w:ascii="Times New Roman" w:eastAsia="Times New Roman" w:hAnsi="Times New Roman"/>
      <w:sz w:val="24"/>
      <w:lang w:val="en-US"/>
    </w:rPr>
  </w:style>
  <w:style w:type="paragraph" w:customStyle="1" w:styleId="Style1">
    <w:name w:val="Style1"/>
    <w:basedOn w:val="Heading3"/>
    <w:link w:val="Style1Char"/>
    <w:qFormat/>
    <w:rsid w:val="00363B2A"/>
    <w:pPr>
      <w:keepNext w:val="0"/>
      <w:widowControl w:val="0"/>
      <w:numPr>
        <w:ilvl w:val="0"/>
        <w:numId w:val="0"/>
      </w:numPr>
      <w:tabs>
        <w:tab w:val="num" w:pos="576"/>
      </w:tabs>
      <w:autoSpaceDE w:val="0"/>
      <w:autoSpaceDN w:val="0"/>
      <w:adjustRightInd w:val="0"/>
      <w:spacing w:before="0" w:after="120"/>
      <w:ind w:left="576" w:hanging="576"/>
      <w:jc w:val="both"/>
    </w:pPr>
    <w:rPr>
      <w:rFonts w:ascii="Times New Roman" w:eastAsia="SimSun" w:hAnsi="Times New Roman" w:cs="Times New Roman"/>
      <w:bCs w:val="0"/>
      <w:sz w:val="24"/>
      <w:szCs w:val="22"/>
    </w:rPr>
  </w:style>
  <w:style w:type="character" w:customStyle="1" w:styleId="Style1Char">
    <w:name w:val="Style1 Char"/>
    <w:basedOn w:val="DefaultParagraphFont"/>
    <w:link w:val="Style1"/>
    <w:rsid w:val="00363B2A"/>
    <w:rPr>
      <w:rFonts w:eastAsia="SimSun"/>
      <w:b/>
      <w:sz w:val="24"/>
      <w:szCs w:val="22"/>
      <w:lang w:eastAsia="en-US"/>
    </w:rPr>
  </w:style>
  <w:style w:type="paragraph" w:customStyle="1" w:styleId="CharChar1CharCharCharCharCharCharCharCharCharCharCharCharCharCharChar20">
    <w:name w:val="Char Char1 Char Char Char Char Char Char Char Char Char Char Char Char Char Char Char20"/>
    <w:semiHidden/>
    <w:rsid w:val="0033085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7">
    <w:name w:val="(文字) (文字)517"/>
    <w:semiHidden/>
    <w:rsid w:val="0033085B"/>
    <w:rPr>
      <w:rFonts w:ascii="Times New Roman" w:hAnsi="Times New Roman"/>
      <w:lang w:eastAsia="en-US"/>
    </w:rPr>
  </w:style>
  <w:style w:type="character" w:customStyle="1" w:styleId="13">
    <w:name w:val="表 (青) 13 (文字)"/>
    <w:link w:val="ColorfulList-Accent1"/>
    <w:uiPriority w:val="34"/>
    <w:locked/>
    <w:rsid w:val="0033085B"/>
    <w:rPr>
      <w:rFonts w:eastAsia="MS Gothic"/>
      <w:sz w:val="24"/>
      <w:szCs w:val="24"/>
      <w:lang w:val="en-GB" w:eastAsia="en-US"/>
    </w:rPr>
  </w:style>
  <w:style w:type="table" w:styleId="ColorfulList-Accent1">
    <w:name w:val="Colorful List Accent 1"/>
    <w:basedOn w:val="TableNormal"/>
    <w:link w:val="13"/>
    <w:uiPriority w:val="34"/>
    <w:rsid w:val="0033085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3">
    <w:name w:val="B3"/>
    <w:basedOn w:val="List3"/>
    <w:link w:val="B3Char"/>
    <w:qFormat/>
    <w:rsid w:val="0032107C"/>
    <w:pPr>
      <w:overflowPunct w:val="0"/>
      <w:autoSpaceDE w:val="0"/>
      <w:autoSpaceDN w:val="0"/>
      <w:adjustRightInd w:val="0"/>
      <w:spacing w:after="180"/>
      <w:ind w:left="1135" w:hanging="284"/>
      <w:contextualSpacing w:val="0"/>
      <w:textAlignment w:val="baseline"/>
    </w:pPr>
    <w:rPr>
      <w:rFonts w:ascii="Times New Roman" w:eastAsia="Times New Roman" w:hAnsi="Times New Roman"/>
      <w:szCs w:val="20"/>
      <w:lang w:eastAsia="en-GB"/>
    </w:rPr>
  </w:style>
  <w:style w:type="character" w:customStyle="1" w:styleId="B3Char">
    <w:name w:val="B3 Char"/>
    <w:link w:val="B3"/>
    <w:rsid w:val="0032107C"/>
    <w:rPr>
      <w:rFonts w:eastAsia="Times New Roman"/>
    </w:rPr>
  </w:style>
  <w:style w:type="paragraph" w:styleId="List3">
    <w:name w:val="List 3"/>
    <w:basedOn w:val="Normal"/>
    <w:link w:val="List3Char"/>
    <w:rsid w:val="0032107C"/>
    <w:pPr>
      <w:ind w:left="849" w:hanging="283"/>
      <w:contextualSpacing/>
    </w:pPr>
  </w:style>
  <w:style w:type="paragraph" w:customStyle="1" w:styleId="CharChar1CharCharCharCharCharCharCharCharCharCharCharCharCharCharChar19">
    <w:name w:val="Char Char1 Char Char Char Char Char Char Char Char Char Char Char Char Char Char Char19"/>
    <w:semiHidden/>
    <w:rsid w:val="00A42C0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6">
    <w:name w:val="(文字) (文字)516"/>
    <w:semiHidden/>
    <w:rsid w:val="00A42C0B"/>
    <w:rPr>
      <w:rFonts w:ascii="Times New Roman" w:hAnsi="Times New Roman"/>
      <w:lang w:eastAsia="en-US"/>
    </w:rPr>
  </w:style>
  <w:style w:type="character" w:customStyle="1" w:styleId="131">
    <w:name w:val="表 (青) 13 (文字)1"/>
    <w:uiPriority w:val="34"/>
    <w:rsid w:val="00A42C0B"/>
    <w:rPr>
      <w:rFonts w:ascii="Times" w:hAnsi="Times"/>
      <w:szCs w:val="24"/>
      <w:lang w:val="en-GB"/>
    </w:rPr>
  </w:style>
  <w:style w:type="paragraph" w:customStyle="1" w:styleId="CharChar1CharCharCharCharCharCharCharCharCharCharCharCharCharCharChar18">
    <w:name w:val="Char Char1 Char Char Char Char Char Char Char Char Char Char Char Char Char Char Char18"/>
    <w:semiHidden/>
    <w:rsid w:val="00402B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5">
    <w:name w:val="(文字) (文字)515"/>
    <w:semiHidden/>
    <w:rsid w:val="00402B64"/>
    <w:rPr>
      <w:rFonts w:ascii="Times New Roman" w:hAnsi="Times New Roman"/>
      <w:lang w:eastAsia="en-US"/>
    </w:rPr>
  </w:style>
  <w:style w:type="paragraph" w:customStyle="1" w:styleId="3nobreakH3Underrubrik2h3MemoHeading3helloTitre">
    <w:name w:val="スタイル 見出し 3no breakH3Underrubrik2h3Memo Heading 3helloTitre ..."/>
    <w:basedOn w:val="Heading3"/>
    <w:rsid w:val="00402B64"/>
    <w:pPr>
      <w:tabs>
        <w:tab w:val="clear" w:pos="862"/>
        <w:tab w:val="num" w:pos="720"/>
      </w:tabs>
      <w:ind w:left="720"/>
    </w:pPr>
    <w:rPr>
      <w:rFonts w:cs="Times New Roman"/>
      <w:bCs w:val="0"/>
      <w:lang w:eastAsia="x-none"/>
    </w:rPr>
  </w:style>
  <w:style w:type="paragraph" w:customStyle="1" w:styleId="4h4H4H41h41H42h42H43h43H411h411H421h421H44h">
    <w:name w:val="スタイル 見出し 4h4H4H41h41H42h42H43h43H411h411H421h421H44h..."/>
    <w:basedOn w:val="Heading4"/>
    <w:rsid w:val="00402B64"/>
    <w:pPr>
      <w:tabs>
        <w:tab w:val="clear" w:pos="1574"/>
        <w:tab w:val="num" w:pos="864"/>
      </w:tabs>
      <w:ind w:left="864"/>
    </w:pPr>
    <w:rPr>
      <w:rFonts w:cs="Times New Roman"/>
      <w:bCs w:val="0"/>
      <w:iCs/>
      <w:lang w:eastAsia="x-none"/>
    </w:rPr>
  </w:style>
  <w:style w:type="paragraph" w:customStyle="1" w:styleId="3nobreakH3Underrubrik2h3MemoHeading3helloTitre1">
    <w:name w:val="スタイル 見出し 3no breakH3Underrubrik2h3Memo Heading 3helloTitre ...1"/>
    <w:basedOn w:val="Heading3"/>
    <w:rsid w:val="00402B64"/>
    <w:pPr>
      <w:tabs>
        <w:tab w:val="clear" w:pos="862"/>
        <w:tab w:val="num" w:pos="720"/>
      </w:tabs>
      <w:ind w:left="720"/>
    </w:pPr>
    <w:rPr>
      <w:rFonts w:eastAsia="MS Mincho" w:cs="Times New Roman"/>
      <w:bCs w:val="0"/>
      <w:lang w:eastAsia="x-none"/>
    </w:rPr>
  </w:style>
  <w:style w:type="paragraph" w:customStyle="1" w:styleId="4h4H4H41h41H42h42H43h43H411h411H421h421H44h1">
    <w:name w:val="スタイル 見出し 4h4H4H41h41H42h42H43h43H411h411H421h421H44h...1"/>
    <w:basedOn w:val="Heading4"/>
    <w:rsid w:val="00402B64"/>
    <w:pPr>
      <w:tabs>
        <w:tab w:val="clear" w:pos="1574"/>
        <w:tab w:val="num" w:pos="864"/>
      </w:tabs>
      <w:ind w:left="864"/>
    </w:pPr>
    <w:rPr>
      <w:rFonts w:eastAsia="Malgun Gothic" w:cs="Times New Roman"/>
      <w:bCs w:val="0"/>
      <w:iCs/>
      <w:lang w:eastAsia="x-none"/>
    </w:rPr>
  </w:style>
  <w:style w:type="paragraph" w:customStyle="1" w:styleId="4h4H4H41h41H42h42H43h43H411h411H421h421H44h2">
    <w:name w:val="スタイル 見出し 4h4H4H41h41H42h42H43h43H411h411H421h421H44h...2"/>
    <w:basedOn w:val="Heading4"/>
    <w:rsid w:val="00402B64"/>
    <w:pPr>
      <w:tabs>
        <w:tab w:val="clear" w:pos="1574"/>
        <w:tab w:val="num" w:pos="864"/>
      </w:tabs>
      <w:ind w:left="864"/>
    </w:pPr>
    <w:rPr>
      <w:rFonts w:eastAsia="MS Mincho" w:cs="Times New Roman"/>
      <w:bCs w:val="0"/>
      <w:iCs/>
      <w:color w:val="000000"/>
      <w:lang w:eastAsia="x-none"/>
    </w:rPr>
  </w:style>
  <w:style w:type="paragraph" w:customStyle="1" w:styleId="4h4H4H41h41H42h42H43h43H411h411H421h421H44h3">
    <w:name w:val="スタイル 見出し 4h4H4H41h41H42h42H43h43H411h411H421h421H44h...3"/>
    <w:basedOn w:val="Heading4"/>
    <w:rsid w:val="00402B64"/>
    <w:pPr>
      <w:tabs>
        <w:tab w:val="clear" w:pos="1574"/>
        <w:tab w:val="num" w:pos="864"/>
      </w:tabs>
      <w:ind w:left="864"/>
    </w:pPr>
    <w:rPr>
      <w:rFonts w:eastAsia="SimSun" w:cs="Times New Roman"/>
      <w:bCs w:val="0"/>
      <w:iCs/>
      <w:lang w:eastAsia="x-none"/>
    </w:rPr>
  </w:style>
  <w:style w:type="paragraph" w:customStyle="1" w:styleId="CharChar1CharCharCharCharCharCharCharCharCharCharCharCharCharCharChar17">
    <w:name w:val="Char Char1 Char Char Char Char Char Char Char Char Char Char Char Char Char Char Char17"/>
    <w:semiHidden/>
    <w:rsid w:val="0044421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4">
    <w:name w:val="(文字) (文字)514"/>
    <w:semiHidden/>
    <w:rsid w:val="00444217"/>
    <w:rPr>
      <w:rFonts w:ascii="Times New Roman" w:hAnsi="Times New Roman"/>
      <w:lang w:eastAsia="en-US"/>
    </w:rPr>
  </w:style>
  <w:style w:type="character" w:customStyle="1" w:styleId="Mention">
    <w:name w:val="Mention"/>
    <w:uiPriority w:val="99"/>
    <w:semiHidden/>
    <w:unhideWhenUsed/>
    <w:rsid w:val="00444217"/>
    <w:rPr>
      <w:color w:val="2B579A"/>
      <w:shd w:val="clear" w:color="auto" w:fill="E6E6E6"/>
    </w:rPr>
  </w:style>
  <w:style w:type="paragraph" w:customStyle="1" w:styleId="CharChar1CharCharCharCharCharCharCharCharCharCharCharCharCharCharChar16">
    <w:name w:val="Char Char1 Char Char Char Char Char Char Char Char Char Char Char Char Char Char Char16"/>
    <w:semiHidden/>
    <w:rsid w:val="007D19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3">
    <w:name w:val="(文字) (文字)513"/>
    <w:semiHidden/>
    <w:rsid w:val="007D1916"/>
    <w:rPr>
      <w:rFonts w:ascii="Times New Roman" w:hAnsi="Times New Roman"/>
      <w:lang w:eastAsia="en-US"/>
    </w:rPr>
  </w:style>
  <w:style w:type="paragraph" w:customStyle="1" w:styleId="CharChar1CharCharCharCharCharCharCharCharCharCharCharCharCharCharChar15">
    <w:name w:val="Char Char1 Char Char Char Char Char Char Char Char Char Char Char Char Char Char Char15"/>
    <w:semiHidden/>
    <w:rsid w:val="007855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2">
    <w:name w:val="(文字) (文字)512"/>
    <w:semiHidden/>
    <w:rsid w:val="0078553F"/>
    <w:rPr>
      <w:rFonts w:ascii="Times New Roman" w:hAnsi="Times New Roman"/>
      <w:lang w:eastAsia="en-US"/>
    </w:rPr>
  </w:style>
  <w:style w:type="paragraph" w:customStyle="1" w:styleId="CharChar1CharCharCharCharCharCharCharCharCharCharCharCharCharCharChar14">
    <w:name w:val="Char Char1 Char Char Char Char Char Char Char Char Char Char Char Char Char Char Char14"/>
    <w:semiHidden/>
    <w:rsid w:val="008451F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
    <w:name w:val="(文字) (文字)511"/>
    <w:semiHidden/>
    <w:rsid w:val="008451F0"/>
    <w:rPr>
      <w:rFonts w:ascii="Times New Roman" w:hAnsi="Times New Roman"/>
      <w:lang w:eastAsia="en-US"/>
    </w:rPr>
  </w:style>
  <w:style w:type="paragraph" w:customStyle="1" w:styleId="CharChar1CharCharCharCharCharCharCharCharCharCharCharCharCharCharChar13">
    <w:name w:val="Char Char1 Char Char Char Char Char Char Char Char Char Char Char Char Char Char Char13"/>
    <w:semiHidden/>
    <w:rsid w:val="006F773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
    <w:name w:val="(文字) (文字)510"/>
    <w:semiHidden/>
    <w:rsid w:val="006F773A"/>
    <w:rPr>
      <w:rFonts w:ascii="Times New Roman" w:hAnsi="Times New Roman"/>
      <w:lang w:eastAsia="en-US"/>
    </w:rPr>
  </w:style>
  <w:style w:type="character" w:customStyle="1" w:styleId="UnresolvedMention">
    <w:name w:val="Unresolved Mention"/>
    <w:uiPriority w:val="99"/>
    <w:semiHidden/>
    <w:unhideWhenUsed/>
    <w:rsid w:val="006F773A"/>
    <w:rPr>
      <w:color w:val="808080"/>
      <w:shd w:val="clear" w:color="auto" w:fill="E6E6E6"/>
    </w:rPr>
  </w:style>
  <w:style w:type="paragraph" w:customStyle="1" w:styleId="CharChar1CharCharCharCharCharCharCharCharCharCharCharCharCharCharChar12">
    <w:name w:val="Char Char1 Char Char Char Char Char Char Char Char Char Char Char Char Char Char Char12"/>
    <w:semiHidden/>
    <w:rsid w:val="0020094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
    <w:name w:val="(文字) (文字)59"/>
    <w:semiHidden/>
    <w:rsid w:val="0020094B"/>
    <w:rPr>
      <w:rFonts w:ascii="Times New Roman" w:hAnsi="Times New Roman"/>
      <w:lang w:eastAsia="en-US"/>
    </w:rPr>
  </w:style>
  <w:style w:type="paragraph" w:customStyle="1" w:styleId="CharChar1CharCharCharCharCharCharCharCharCharCharCharCharCharCharChar11">
    <w:name w:val="Char Char1 Char Char Char Char Char Char Char Char Char Char Char Char Char Char Char11"/>
    <w:semiHidden/>
    <w:rsid w:val="0053620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
    <w:name w:val="(文字) (文字)58"/>
    <w:semiHidden/>
    <w:rsid w:val="0053620C"/>
    <w:rPr>
      <w:rFonts w:ascii="Times New Roman" w:hAnsi="Times New Roman"/>
      <w:lang w:eastAsia="en-US"/>
    </w:rPr>
  </w:style>
  <w:style w:type="paragraph" w:customStyle="1" w:styleId="CharChar1CharCharCharCharCharCharCharCharCharCharCharCharCharCharChar10">
    <w:name w:val="Char Char1 Char Char Char Char Char Char Char Char Char Char Char Char Char Char Char10"/>
    <w:semiHidden/>
    <w:rsid w:val="0021473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
    <w:name w:val="(文字) (文字)57"/>
    <w:semiHidden/>
    <w:rsid w:val="00214739"/>
    <w:rPr>
      <w:rFonts w:ascii="Times New Roman" w:hAnsi="Times New Roman"/>
      <w:lang w:eastAsia="en-US"/>
    </w:rPr>
  </w:style>
  <w:style w:type="paragraph" w:styleId="BodyText2">
    <w:name w:val="Body Text 2"/>
    <w:basedOn w:val="Normal"/>
    <w:link w:val="BodyText2Char"/>
    <w:rsid w:val="00214739"/>
    <w:pPr>
      <w:spacing w:after="120" w:line="480" w:lineRule="auto"/>
      <w:ind w:left="1440" w:hanging="1440"/>
    </w:pPr>
  </w:style>
  <w:style w:type="character" w:customStyle="1" w:styleId="BodyText2Char">
    <w:name w:val="Body Text 2 Char"/>
    <w:basedOn w:val="DefaultParagraphFont"/>
    <w:link w:val="BodyText2"/>
    <w:rsid w:val="00214739"/>
    <w:rPr>
      <w:rFonts w:ascii="Times" w:hAnsi="Times"/>
      <w:szCs w:val="24"/>
      <w:lang w:eastAsia="en-US"/>
    </w:rPr>
  </w:style>
  <w:style w:type="character" w:customStyle="1" w:styleId="ParagraphChar">
    <w:name w:val="Paragraph Char"/>
    <w:link w:val="Paragraph"/>
    <w:locked/>
    <w:rsid w:val="00105EB4"/>
    <w:rPr>
      <w:rFonts w:eastAsia="MS Mincho"/>
      <w:sz w:val="22"/>
      <w:lang w:eastAsia="en-US"/>
    </w:rPr>
  </w:style>
  <w:style w:type="paragraph" w:customStyle="1" w:styleId="CharChar1CharCharCharCharCharCharCharCharCharCharCharCharCharCharChar9">
    <w:name w:val="Char Char1 Char Char Char Char Char Char Char Char Char Char Char Char Char Char Char9"/>
    <w:semiHidden/>
    <w:rsid w:val="00C778B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
    <w:name w:val="(文字) (文字)56"/>
    <w:semiHidden/>
    <w:rsid w:val="00C778B0"/>
    <w:rPr>
      <w:rFonts w:ascii="Times New Roman" w:hAnsi="Times New Roman"/>
      <w:lang w:eastAsia="en-US"/>
    </w:rPr>
  </w:style>
  <w:style w:type="character" w:customStyle="1" w:styleId="ColorfulList-Accent1Char">
    <w:name w:val="Colorful List - Accent 1 Char"/>
    <w:uiPriority w:val="34"/>
    <w:locked/>
    <w:rsid w:val="00C778B0"/>
    <w:rPr>
      <w:rFonts w:eastAsia="MS Gothic"/>
      <w:sz w:val="24"/>
      <w:szCs w:val="24"/>
      <w:lang w:eastAsia="en-US"/>
    </w:rPr>
  </w:style>
  <w:style w:type="paragraph" w:customStyle="1" w:styleId="CharChar1CharCharCharCharCharCharCharCharCharCharCharCharCharCharChar8">
    <w:name w:val="Char Char1 Char Char Char Char Char Char Char Char Char Char Char Char Char Char Char8"/>
    <w:semiHidden/>
    <w:rsid w:val="00354C3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
    <w:name w:val="(文字) (文字)55"/>
    <w:semiHidden/>
    <w:rsid w:val="00354C36"/>
    <w:rPr>
      <w:rFonts w:ascii="Times New Roman" w:hAnsi="Times New Roman"/>
      <w:lang w:eastAsia="en-US"/>
    </w:rPr>
  </w:style>
  <w:style w:type="numbering" w:customStyle="1" w:styleId="StyleBulletedSymbolsymbolLeft025Hanging0">
    <w:name w:val="Style Bulleted Symbol (symbol) Left:  0.25&quot; Hanging:  0."/>
    <w:basedOn w:val="NoList"/>
    <w:rsid w:val="00354C36"/>
    <w:pPr>
      <w:numPr>
        <w:numId w:val="26"/>
      </w:numPr>
    </w:pPr>
  </w:style>
  <w:style w:type="table" w:styleId="GridTable4-Accent5">
    <w:name w:val="Grid Table 4 Accent 5"/>
    <w:basedOn w:val="TableNormal"/>
    <w:uiPriority w:val="49"/>
    <w:rsid w:val="00354C3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emailstyle15">
    <w:name w:val="emailstyle15"/>
    <w:semiHidden/>
    <w:rsid w:val="00354C36"/>
    <w:rPr>
      <w:color w:val="000000"/>
    </w:rPr>
  </w:style>
  <w:style w:type="numbering" w:customStyle="1" w:styleId="StyleBulletedSymbolsymbolLeft025Hanging025">
    <w:name w:val="Style Bulleted Symbol (symbol) Left:  0.25&quot; Hanging:  0.25&quot;"/>
    <w:basedOn w:val="NoList"/>
    <w:rsid w:val="00354C36"/>
    <w:pPr>
      <w:numPr>
        <w:numId w:val="24"/>
      </w:numPr>
    </w:pPr>
  </w:style>
  <w:style w:type="numbering" w:customStyle="1" w:styleId="StyleBulletedSymbolsymbolLeft025Hanging0251">
    <w:name w:val="Style Bulleted Symbol (symbol) Left:  0.25&quot; Hanging:  0.25&quot;1"/>
    <w:basedOn w:val="NoList"/>
    <w:rsid w:val="00354C36"/>
    <w:pPr>
      <w:numPr>
        <w:numId w:val="25"/>
      </w:numPr>
    </w:pPr>
  </w:style>
  <w:style w:type="numbering" w:customStyle="1" w:styleId="StyleBulletedSymbolsymbolLeft025Hanging0252">
    <w:name w:val="Style Bulleted Symbol (symbol) Left:  0.25&quot; Hanging:  0.25&quot;2"/>
    <w:basedOn w:val="NoList"/>
    <w:rsid w:val="00354C36"/>
    <w:pPr>
      <w:numPr>
        <w:numId w:val="27"/>
      </w:numPr>
    </w:pPr>
  </w:style>
  <w:style w:type="paragraph" w:customStyle="1" w:styleId="21">
    <w:name w:val="列出段落2"/>
    <w:basedOn w:val="Normal"/>
    <w:link w:val="Char0"/>
    <w:uiPriority w:val="34"/>
    <w:qFormat/>
    <w:rsid w:val="00A7679D"/>
    <w:pPr>
      <w:ind w:leftChars="400" w:left="840"/>
    </w:pPr>
    <w:rPr>
      <w:rFonts w:ascii="Times New Roman" w:eastAsia="MS Gothic" w:hAnsi="Times New Roman"/>
      <w:sz w:val="24"/>
      <w:szCs w:val="20"/>
      <w:lang w:eastAsia="ja-JP"/>
    </w:rPr>
  </w:style>
  <w:style w:type="character" w:customStyle="1" w:styleId="Char0">
    <w:name w:val="列出段落 Char"/>
    <w:link w:val="21"/>
    <w:uiPriority w:val="34"/>
    <w:qFormat/>
    <w:rsid w:val="00A7679D"/>
    <w:rPr>
      <w:rFonts w:eastAsia="MS Gothic"/>
      <w:sz w:val="24"/>
      <w:lang w:eastAsia="ja-JP"/>
    </w:rPr>
  </w:style>
  <w:style w:type="paragraph" w:customStyle="1" w:styleId="Normal1CharChar">
    <w:name w:val="Normal1 Char Char"/>
    <w:basedOn w:val="Normal"/>
    <w:rsid w:val="00566F52"/>
    <w:pPr>
      <w:numPr>
        <w:numId w:val="28"/>
      </w:numPr>
      <w:overflowPunct w:val="0"/>
      <w:autoSpaceDE w:val="0"/>
      <w:autoSpaceDN w:val="0"/>
      <w:adjustRightInd w:val="0"/>
      <w:spacing w:after="180"/>
      <w:textAlignment w:val="baseline"/>
    </w:pPr>
    <w:rPr>
      <w:rFonts w:ascii="Times New Roman" w:eastAsia="Times New Roman" w:hAnsi="Times New Roman"/>
      <w:szCs w:val="20"/>
      <w:lang w:eastAsia="en-GB"/>
    </w:rPr>
  </w:style>
  <w:style w:type="character" w:customStyle="1" w:styleId="bulletChar">
    <w:name w:val="bullet Char"/>
    <w:rsid w:val="00E03007"/>
    <w:rPr>
      <w:rFonts w:eastAsia="Times New Roman"/>
      <w:szCs w:val="24"/>
    </w:rPr>
  </w:style>
  <w:style w:type="paragraph" w:customStyle="1" w:styleId="CharChar1CharCharCharCharCharCharCharCharCharCharCharCharCharCharChar7">
    <w:name w:val="Char Char1 Char Char Char Char Char Char Char Char Char Char Char Char Char Char Char7"/>
    <w:semiHidden/>
    <w:rsid w:val="003A15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
    <w:name w:val="(文字) (文字)54"/>
    <w:semiHidden/>
    <w:rsid w:val="003A1500"/>
    <w:rPr>
      <w:rFonts w:ascii="Times New Roman" w:hAnsi="Times New Roman"/>
      <w:lang w:eastAsia="en-US"/>
    </w:rPr>
  </w:style>
  <w:style w:type="paragraph" w:customStyle="1" w:styleId="B-Body">
    <w:name w:val="B-Body"/>
    <w:link w:val="B-BodyChar"/>
    <w:qFormat/>
    <w:rsid w:val="003A1500"/>
    <w:pPr>
      <w:tabs>
        <w:tab w:val="left" w:pos="2160"/>
      </w:tabs>
      <w:spacing w:before="120" w:after="40"/>
      <w:ind w:left="720"/>
    </w:pPr>
    <w:rPr>
      <w:rFonts w:eastAsia="Times New Roman"/>
      <w:sz w:val="22"/>
      <w:lang w:val="en-US" w:eastAsia="en-US"/>
    </w:rPr>
  </w:style>
  <w:style w:type="character" w:customStyle="1" w:styleId="B-BodyChar">
    <w:name w:val="B-Body Char"/>
    <w:basedOn w:val="DefaultParagraphFont"/>
    <w:link w:val="B-Body"/>
    <w:rsid w:val="003A1500"/>
    <w:rPr>
      <w:rFonts w:eastAsia="Times New Roman"/>
      <w:sz w:val="22"/>
      <w:lang w:val="en-US" w:eastAsia="en-US"/>
    </w:rPr>
  </w:style>
  <w:style w:type="paragraph" w:customStyle="1" w:styleId="ComeBack">
    <w:name w:val="ComeBack"/>
    <w:basedOn w:val="Doc-text2"/>
    <w:next w:val="Doc-text2"/>
    <w:link w:val="ComeBackCharChar"/>
    <w:rsid w:val="003A1500"/>
    <w:pPr>
      <w:numPr>
        <w:numId w:val="29"/>
      </w:numPr>
      <w:tabs>
        <w:tab w:val="clear" w:pos="1622"/>
      </w:tabs>
    </w:pPr>
    <w:rPr>
      <w:lang w:val="en-GB"/>
    </w:rPr>
  </w:style>
  <w:style w:type="character" w:customStyle="1" w:styleId="ComeBackCharChar">
    <w:name w:val="ComeBack Char Char"/>
    <w:link w:val="ComeBack"/>
    <w:rsid w:val="003A1500"/>
    <w:rPr>
      <w:rFonts w:ascii="Arial" w:eastAsia="MS Mincho" w:hAnsi="Arial"/>
      <w:szCs w:val="24"/>
    </w:rPr>
  </w:style>
  <w:style w:type="paragraph" w:customStyle="1" w:styleId="RAN1text">
    <w:name w:val="RAN1 text"/>
    <w:basedOn w:val="BodyText"/>
    <w:link w:val="RAN1textChar"/>
    <w:qFormat/>
    <w:rsid w:val="00774BD9"/>
    <w:pPr>
      <w:spacing w:after="0"/>
    </w:pPr>
    <w:rPr>
      <w:rFonts w:ascii="Times New Roman" w:eastAsia="MS Mincho" w:hAnsi="Times New Roman"/>
      <w:lang w:val="x-none" w:eastAsia="x-none"/>
    </w:rPr>
  </w:style>
  <w:style w:type="character" w:customStyle="1" w:styleId="RAN1textChar">
    <w:name w:val="RAN1 text Char"/>
    <w:link w:val="RAN1text"/>
    <w:rsid w:val="00774BD9"/>
    <w:rPr>
      <w:rFonts w:eastAsia="MS Mincho"/>
      <w:szCs w:val="24"/>
      <w:lang w:val="x-none" w:eastAsia="x-none"/>
    </w:rPr>
  </w:style>
  <w:style w:type="paragraph" w:customStyle="1" w:styleId="RAN1tdoc">
    <w:name w:val="RAN1 tdoc"/>
    <w:basedOn w:val="Normal"/>
    <w:link w:val="RAN1tdocChar"/>
    <w:qFormat/>
    <w:rsid w:val="00774BD9"/>
    <w:pPr>
      <w:ind w:left="720" w:hanging="720"/>
    </w:pPr>
    <w:rPr>
      <w:b/>
      <w:color w:val="0000FF"/>
      <w:u w:val="single" w:color="0000FF"/>
      <w:lang w:eastAsia="x-none"/>
    </w:rPr>
  </w:style>
  <w:style w:type="paragraph" w:customStyle="1" w:styleId="RAN1bullet1">
    <w:name w:val="RAN1 bullet1"/>
    <w:basedOn w:val="Normal"/>
    <w:link w:val="RAN1bullet1Char"/>
    <w:qFormat/>
    <w:rsid w:val="00774BD9"/>
    <w:pPr>
      <w:numPr>
        <w:numId w:val="30"/>
      </w:numPr>
    </w:pPr>
    <w:rPr>
      <w:lang w:eastAsia="x-none"/>
    </w:rPr>
  </w:style>
  <w:style w:type="character" w:customStyle="1" w:styleId="RAN1tdocChar">
    <w:name w:val="RAN1 tdoc Char"/>
    <w:link w:val="RAN1tdoc"/>
    <w:rsid w:val="00774BD9"/>
    <w:rPr>
      <w:rFonts w:ascii="Times" w:hAnsi="Times"/>
      <w:b/>
      <w:color w:val="0000FF"/>
      <w:szCs w:val="24"/>
      <w:u w:val="single" w:color="0000FF"/>
      <w:lang w:eastAsia="x-none"/>
    </w:rPr>
  </w:style>
  <w:style w:type="paragraph" w:customStyle="1" w:styleId="RAN1bullet2">
    <w:name w:val="RAN1 bullet2"/>
    <w:basedOn w:val="Normal"/>
    <w:link w:val="RAN1bullet2Char"/>
    <w:qFormat/>
    <w:rsid w:val="00774BD9"/>
    <w:pPr>
      <w:numPr>
        <w:ilvl w:val="1"/>
        <w:numId w:val="32"/>
      </w:numPr>
      <w:tabs>
        <w:tab w:val="left" w:pos="1440"/>
      </w:tabs>
    </w:pPr>
    <w:rPr>
      <w:szCs w:val="20"/>
      <w:lang w:val="en-US"/>
    </w:rPr>
  </w:style>
  <w:style w:type="character" w:customStyle="1" w:styleId="RAN1bullet1Char">
    <w:name w:val="RAN1 bullet1 Char"/>
    <w:link w:val="RAN1bullet1"/>
    <w:rsid w:val="00774BD9"/>
    <w:rPr>
      <w:rFonts w:ascii="Times" w:hAnsi="Times"/>
      <w:szCs w:val="24"/>
      <w:lang w:eastAsia="x-none"/>
    </w:rPr>
  </w:style>
  <w:style w:type="paragraph" w:customStyle="1" w:styleId="RAN1bullet3">
    <w:name w:val="RAN1 bullet3"/>
    <w:basedOn w:val="RAN1bullet2"/>
    <w:link w:val="RAN1bullet3Char"/>
    <w:qFormat/>
    <w:rsid w:val="00774BD9"/>
    <w:pPr>
      <w:numPr>
        <w:ilvl w:val="2"/>
        <w:numId w:val="31"/>
      </w:numPr>
    </w:pPr>
  </w:style>
  <w:style w:type="character" w:customStyle="1" w:styleId="RAN1bullet2Char">
    <w:name w:val="RAN1 bullet2 Char"/>
    <w:link w:val="RAN1bullet2"/>
    <w:qFormat/>
    <w:rsid w:val="00774BD9"/>
    <w:rPr>
      <w:rFonts w:ascii="Times" w:hAnsi="Times"/>
      <w:lang w:val="en-US" w:eastAsia="en-US"/>
    </w:rPr>
  </w:style>
  <w:style w:type="paragraph" w:customStyle="1" w:styleId="RAN1normal">
    <w:name w:val="RAN1 normal"/>
    <w:basedOn w:val="Normal"/>
    <w:link w:val="RAN1normalChar"/>
    <w:qFormat/>
    <w:rsid w:val="00774BD9"/>
    <w:pPr>
      <w:ind w:left="720" w:hanging="720"/>
    </w:pPr>
    <w:rPr>
      <w:lang w:eastAsia="x-none"/>
    </w:rPr>
  </w:style>
  <w:style w:type="character" w:customStyle="1" w:styleId="RAN1bullet3Char">
    <w:name w:val="RAN1 bullet3 Char"/>
    <w:basedOn w:val="RAN1bullet2Char"/>
    <w:link w:val="RAN1bullet3"/>
    <w:qFormat/>
    <w:rsid w:val="00774BD9"/>
    <w:rPr>
      <w:rFonts w:ascii="Times" w:hAnsi="Times"/>
      <w:lang w:val="en-US" w:eastAsia="en-US"/>
    </w:rPr>
  </w:style>
  <w:style w:type="character" w:customStyle="1" w:styleId="ProposalChar">
    <w:name w:val="Proposal Char"/>
    <w:link w:val="Proposal"/>
    <w:rsid w:val="00774BD9"/>
    <w:rPr>
      <w:rFonts w:ascii="Arial" w:eastAsia="Times New Roman" w:hAnsi="Arial"/>
      <w:b/>
      <w:bCs/>
      <w:lang w:eastAsia="zh-CN"/>
    </w:rPr>
  </w:style>
  <w:style w:type="character" w:customStyle="1" w:styleId="RAN1normalChar">
    <w:name w:val="RAN1 normal Char"/>
    <w:link w:val="RAN1normal"/>
    <w:rsid w:val="00774BD9"/>
    <w:rPr>
      <w:rFonts w:ascii="Times" w:hAnsi="Times"/>
      <w:szCs w:val="24"/>
      <w:lang w:eastAsia="x-none"/>
    </w:rPr>
  </w:style>
  <w:style w:type="character" w:styleId="BookTitle">
    <w:name w:val="Book Title"/>
    <w:uiPriority w:val="33"/>
    <w:qFormat/>
    <w:rsid w:val="00774BD9"/>
    <w:rPr>
      <w:b/>
      <w:bCs/>
      <w:i/>
      <w:iCs/>
      <w:spacing w:val="5"/>
    </w:rPr>
  </w:style>
  <w:style w:type="numbering" w:customStyle="1" w:styleId="NoList1">
    <w:name w:val="No List1"/>
    <w:next w:val="NoList"/>
    <w:uiPriority w:val="99"/>
    <w:semiHidden/>
    <w:rsid w:val="00254752"/>
  </w:style>
  <w:style w:type="paragraph" w:customStyle="1" w:styleId="CharChar1CharCharCharCharCharCharCharCharCharCharCharCharCharCharChar6">
    <w:name w:val="Char Char1 Char Char Char Char Char Char Char Char Char Char Char Char Char Char Char6"/>
    <w:semiHidden/>
    <w:rsid w:val="0025475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
    <w:name w:val="Style Bulleted1"/>
    <w:rsid w:val="00254752"/>
    <w:pPr>
      <w:numPr>
        <w:numId w:val="2"/>
      </w:numPr>
    </w:pPr>
  </w:style>
  <w:style w:type="character" w:customStyle="1" w:styleId="53">
    <w:name w:val="(文字) (文字)53"/>
    <w:semiHidden/>
    <w:rsid w:val="00254752"/>
    <w:rPr>
      <w:rFonts w:ascii="Times New Roman" w:hAnsi="Times New Roman"/>
      <w:lang w:eastAsia="en-US"/>
    </w:rPr>
  </w:style>
  <w:style w:type="numbering" w:customStyle="1" w:styleId="StyleBulletedSymbolsymbolLeft025Hanging01">
    <w:name w:val="Style Bulleted Symbol (symbol) Left:  0.25&quot; Hanging:  0.1"/>
    <w:basedOn w:val="NoList"/>
    <w:rsid w:val="00254752"/>
    <w:pPr>
      <w:numPr>
        <w:numId w:val="10"/>
      </w:numPr>
    </w:pPr>
  </w:style>
  <w:style w:type="character" w:styleId="SubtleEmphasis">
    <w:name w:val="Subtle Emphasis"/>
    <w:uiPriority w:val="19"/>
    <w:qFormat/>
    <w:rsid w:val="00254752"/>
    <w:rPr>
      <w:i/>
      <w:iCs/>
      <w:color w:val="404040"/>
    </w:rPr>
  </w:style>
  <w:style w:type="table" w:customStyle="1" w:styleId="ColorfulList-Accent11">
    <w:name w:val="Colorful List - Accent 11"/>
    <w:basedOn w:val="TableNormal"/>
    <w:next w:val="ColorfulList-Accent1"/>
    <w:uiPriority w:val="34"/>
    <w:rsid w:val="0025475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
    <w:name w:val="Grid Table 4 - Accent 51"/>
    <w:basedOn w:val="TableNormal"/>
    <w:next w:val="GridTable4-Accent5"/>
    <w:uiPriority w:val="49"/>
    <w:rsid w:val="0025475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
    <w:name w:val="Style Bulleted Symbol (symbol) Left:  0.25&quot; Hanging:  0.25&quot;3"/>
    <w:basedOn w:val="NoList"/>
    <w:rsid w:val="00254752"/>
    <w:pPr>
      <w:numPr>
        <w:numId w:val="8"/>
      </w:numPr>
    </w:pPr>
  </w:style>
  <w:style w:type="numbering" w:customStyle="1" w:styleId="StyleBulletedSymbolsymbolLeft025Hanging02511">
    <w:name w:val="Style Bulleted Symbol (symbol) Left:  0.25&quot; Hanging:  0.25&quot;11"/>
    <w:basedOn w:val="NoList"/>
    <w:rsid w:val="00254752"/>
    <w:pPr>
      <w:numPr>
        <w:numId w:val="9"/>
      </w:numPr>
    </w:pPr>
  </w:style>
  <w:style w:type="numbering" w:customStyle="1" w:styleId="StyleBulletedSymbolsymbolLeft025Hanging02521">
    <w:name w:val="Style Bulleted Symbol (symbol) Left:  0.25&quot; Hanging:  0.25&quot;21"/>
    <w:basedOn w:val="NoList"/>
    <w:rsid w:val="00254752"/>
    <w:pPr>
      <w:numPr>
        <w:numId w:val="11"/>
      </w:numPr>
    </w:pPr>
  </w:style>
  <w:style w:type="paragraph" w:customStyle="1" w:styleId="CharChar1CharCharCharCharCharCharCharCharCharCharCharCharCharCharChar5">
    <w:name w:val="Char Char1 Char Char Char Char Char Char Char Char Char Char Char Char Char Char Char5"/>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
    <w:name w:val="(文字) (文字)52"/>
    <w:semiHidden/>
    <w:rsid w:val="00F715D0"/>
    <w:rPr>
      <w:rFonts w:ascii="Times New Roman" w:hAnsi="Times New Roman"/>
      <w:lang w:eastAsia="en-US"/>
    </w:rPr>
  </w:style>
  <w:style w:type="paragraph" w:customStyle="1" w:styleId="a">
    <w:name w:val="佐藤２"/>
    <w:basedOn w:val="Normal"/>
    <w:rsid w:val="00F715D0"/>
    <w:pPr>
      <w:numPr>
        <w:numId w:val="201"/>
      </w:numPr>
      <w:spacing w:after="180"/>
    </w:pPr>
    <w:rPr>
      <w:rFonts w:ascii="Times New Roman" w:eastAsia="MS Gothic" w:hAnsi="Times New Roman"/>
      <w:sz w:val="24"/>
      <w:szCs w:val="20"/>
      <w:lang w:eastAsia="ja-JP"/>
    </w:rPr>
  </w:style>
  <w:style w:type="table" w:customStyle="1" w:styleId="11">
    <w:name w:val="网格型1"/>
    <w:basedOn w:val="TableNormal"/>
    <w:next w:val="TableGrid"/>
    <w:rsid w:val="00F715D0"/>
    <w:pPr>
      <w:overflowPunct w:val="0"/>
      <w:autoSpaceDE w:val="0"/>
      <w:autoSpaceDN w:val="0"/>
      <w:adjustRightInd w:val="0"/>
      <w:spacing w:after="180"/>
      <w:textAlignment w:val="baseline"/>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2">
    <w:name w:val="bullet2"/>
    <w:basedOn w:val="Normal"/>
    <w:link w:val="bullet2Char"/>
    <w:qFormat/>
    <w:rsid w:val="00F715D0"/>
    <w:pPr>
      <w:numPr>
        <w:ilvl w:val="1"/>
        <w:numId w:val="202"/>
      </w:numPr>
    </w:pPr>
  </w:style>
  <w:style w:type="paragraph" w:customStyle="1" w:styleId="bullet3">
    <w:name w:val="bullet3"/>
    <w:basedOn w:val="Normal"/>
    <w:link w:val="bullet3Char"/>
    <w:qFormat/>
    <w:rsid w:val="00F715D0"/>
    <w:pPr>
      <w:numPr>
        <w:ilvl w:val="2"/>
        <w:numId w:val="202"/>
      </w:numPr>
      <w:ind w:hanging="180"/>
    </w:pPr>
  </w:style>
  <w:style w:type="character" w:customStyle="1" w:styleId="bullet2Char">
    <w:name w:val="bullet2 Char"/>
    <w:link w:val="bullet2"/>
    <w:qFormat/>
    <w:rsid w:val="00F715D0"/>
    <w:rPr>
      <w:rFonts w:ascii="Times" w:hAnsi="Times"/>
      <w:szCs w:val="24"/>
      <w:lang w:eastAsia="en-US"/>
    </w:rPr>
  </w:style>
  <w:style w:type="paragraph" w:customStyle="1" w:styleId="bullet4">
    <w:name w:val="bullet4"/>
    <w:basedOn w:val="Normal"/>
    <w:qFormat/>
    <w:rsid w:val="00F715D0"/>
    <w:pPr>
      <w:numPr>
        <w:ilvl w:val="3"/>
        <w:numId w:val="202"/>
      </w:numPr>
    </w:pPr>
  </w:style>
  <w:style w:type="paragraph" w:customStyle="1" w:styleId="CharChar1CharCharCharChar">
    <w:name w:val="Char Char1 Char Char Char Char"/>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NormalIndent">
    <w:name w:val="Normal Indent"/>
    <w:aliases w:val="表正文,正文非缩进,正文不缩进,首行缩进,正文（首行缩进两字）＋行距：1.5倍行距,正文缩进 Char,特点,段1,正文缩进 Char Char Char Char Char,正文缩进 Char Char Char,Alt+X,mr正文缩进,正文对齐,正文缩进William,四号,缩进,正文（首行缩进两字） Char Char Char Char,正文（首行缩进两字） Char Char,特点 Char,ALT+Z,水上软件,正文缩进1,正文-段前3磅,正文缩进11,标题4"/>
    <w:basedOn w:val="Normal"/>
    <w:rsid w:val="00F715D0"/>
    <w:pPr>
      <w:widowControl w:val="0"/>
      <w:ind w:firstLine="420"/>
      <w:jc w:val="both"/>
    </w:pPr>
    <w:rPr>
      <w:rFonts w:ascii="Times New Roman" w:eastAsia="SimSun" w:hAnsi="Times New Roman"/>
      <w:kern w:val="2"/>
      <w:sz w:val="21"/>
      <w:szCs w:val="20"/>
      <w:lang w:val="en-US" w:eastAsia="zh-CN"/>
    </w:rPr>
  </w:style>
  <w:style w:type="paragraph" w:customStyle="1" w:styleId="a7">
    <w:name w:val="表格文字居左"/>
    <w:basedOn w:val="Normal"/>
    <w:next w:val="Normal"/>
    <w:rsid w:val="00F715D0"/>
    <w:pPr>
      <w:widowControl w:val="0"/>
      <w:jc w:val="both"/>
    </w:pPr>
    <w:rPr>
      <w:rFonts w:ascii="Arial" w:eastAsia="SimSun" w:hAnsi="Arial" w:cs="SimSun"/>
      <w:kern w:val="2"/>
      <w:sz w:val="21"/>
      <w:szCs w:val="20"/>
      <w:lang w:val="en-US" w:eastAsia="zh-CN"/>
    </w:rPr>
  </w:style>
  <w:style w:type="paragraph" w:customStyle="1" w:styleId="ZA">
    <w:name w:val="ZA"/>
    <w:rsid w:val="00F715D0"/>
    <w:pPr>
      <w:framePr w:w="10206" w:h="794" w:hRule="exact" w:wrap="notBeside" w:vAnchor="page" w:hAnchor="margin" w:y="1135"/>
      <w:widowControl w:val="0"/>
      <w:pBdr>
        <w:bottom w:val="single" w:sz="12" w:space="1" w:color="auto"/>
      </w:pBdr>
      <w:jc w:val="right"/>
    </w:pPr>
    <w:rPr>
      <w:rFonts w:ascii="Arial" w:eastAsia="SimSun" w:hAnsi="Arial"/>
      <w:noProof/>
      <w:sz w:val="40"/>
      <w:lang w:eastAsia="en-US"/>
    </w:rPr>
  </w:style>
  <w:style w:type="paragraph" w:styleId="z-TopofForm">
    <w:name w:val="HTML Top of Form"/>
    <w:basedOn w:val="Normal"/>
    <w:next w:val="Normal"/>
    <w:link w:val="z-TopofFormChar"/>
    <w:hidden/>
    <w:uiPriority w:val="99"/>
    <w:unhideWhenUsed/>
    <w:rsid w:val="00F715D0"/>
    <w:pPr>
      <w:pBdr>
        <w:bottom w:val="single" w:sz="6" w:space="1" w:color="auto"/>
      </w:pBdr>
      <w:jc w:val="center"/>
    </w:pPr>
    <w:rPr>
      <w:rFonts w:ascii="Arial" w:eastAsia="SimSun" w:hAnsi="Arial"/>
      <w:vanish/>
      <w:sz w:val="16"/>
      <w:szCs w:val="16"/>
      <w:lang w:val="en-US" w:eastAsia="zh-CN"/>
    </w:rPr>
  </w:style>
  <w:style w:type="character" w:customStyle="1" w:styleId="z-TopofFormChar">
    <w:name w:val="z-Top of Form Char"/>
    <w:basedOn w:val="DefaultParagraphFont"/>
    <w:link w:val="z-TopofForm"/>
    <w:uiPriority w:val="99"/>
    <w:rsid w:val="00F715D0"/>
    <w:rPr>
      <w:rFonts w:ascii="Arial" w:eastAsia="SimSun" w:hAnsi="Arial"/>
      <w:vanish/>
      <w:sz w:val="16"/>
      <w:szCs w:val="16"/>
      <w:lang w:val="en-US" w:eastAsia="zh-CN"/>
    </w:rPr>
  </w:style>
  <w:style w:type="character" w:customStyle="1" w:styleId="hps">
    <w:name w:val="hps"/>
    <w:rsid w:val="00F715D0"/>
  </w:style>
  <w:style w:type="paragraph" w:styleId="z-BottomofForm">
    <w:name w:val="HTML Bottom of Form"/>
    <w:basedOn w:val="Normal"/>
    <w:next w:val="Normal"/>
    <w:link w:val="z-BottomofFormChar"/>
    <w:hidden/>
    <w:uiPriority w:val="99"/>
    <w:unhideWhenUsed/>
    <w:rsid w:val="00F715D0"/>
    <w:pPr>
      <w:pBdr>
        <w:top w:val="single" w:sz="6" w:space="1" w:color="auto"/>
      </w:pBdr>
      <w:jc w:val="center"/>
    </w:pPr>
    <w:rPr>
      <w:rFonts w:ascii="Arial" w:eastAsia="SimSun" w:hAnsi="Arial"/>
      <w:vanish/>
      <w:sz w:val="16"/>
      <w:szCs w:val="16"/>
      <w:lang w:val="en-US" w:eastAsia="zh-CN"/>
    </w:rPr>
  </w:style>
  <w:style w:type="character" w:customStyle="1" w:styleId="z-BottomofFormChar">
    <w:name w:val="z-Bottom of Form Char"/>
    <w:basedOn w:val="DefaultParagraphFont"/>
    <w:link w:val="z-BottomofForm"/>
    <w:uiPriority w:val="99"/>
    <w:rsid w:val="00F715D0"/>
    <w:rPr>
      <w:rFonts w:ascii="Arial" w:eastAsia="SimSun" w:hAnsi="Arial"/>
      <w:vanish/>
      <w:sz w:val="16"/>
      <w:szCs w:val="16"/>
      <w:lang w:val="en-US" w:eastAsia="zh-CN"/>
    </w:rPr>
  </w:style>
  <w:style w:type="paragraph" w:customStyle="1" w:styleId="tablecell0">
    <w:name w:val="tablecell"/>
    <w:basedOn w:val="Normal"/>
    <w:qFormat/>
    <w:rsid w:val="00F715D0"/>
    <w:pPr>
      <w:autoSpaceDE w:val="0"/>
      <w:autoSpaceDN w:val="0"/>
      <w:adjustRightInd w:val="0"/>
      <w:snapToGrid w:val="0"/>
      <w:spacing w:before="40" w:after="40"/>
    </w:pPr>
    <w:rPr>
      <w:rFonts w:ascii="Times New Roman" w:eastAsia="SimSun" w:hAnsi="Times New Roman"/>
      <w:szCs w:val="20"/>
      <w:lang w:val="en-US"/>
    </w:rPr>
  </w:style>
  <w:style w:type="character" w:customStyle="1" w:styleId="shorttext">
    <w:name w:val="short_text"/>
    <w:rsid w:val="00F715D0"/>
  </w:style>
  <w:style w:type="paragraph" w:customStyle="1" w:styleId="tableheader">
    <w:name w:val="tableheader"/>
    <w:basedOn w:val="Normal"/>
    <w:qFormat/>
    <w:rsid w:val="00F715D0"/>
    <w:pPr>
      <w:snapToGrid w:val="0"/>
      <w:spacing w:before="40" w:after="40"/>
      <w:jc w:val="center"/>
    </w:pPr>
    <w:rPr>
      <w:rFonts w:ascii="Times New Roman" w:eastAsia="SimSun" w:hAnsi="Times New Roman" w:cs="Calibri"/>
      <w:b/>
      <w:bCs/>
      <w:color w:val="000000"/>
      <w:szCs w:val="20"/>
      <w:lang w:val="en-US"/>
    </w:rPr>
  </w:style>
  <w:style w:type="paragraph" w:customStyle="1" w:styleId="TAN">
    <w:name w:val="TAN"/>
    <w:basedOn w:val="Normal"/>
    <w:rsid w:val="00F715D0"/>
    <w:pPr>
      <w:keepNext/>
      <w:keepLines/>
      <w:ind w:left="851" w:hanging="851"/>
    </w:pPr>
    <w:rPr>
      <w:rFonts w:ascii="Arial" w:eastAsia="SimSun" w:hAnsi="Arial"/>
      <w:sz w:val="18"/>
      <w:szCs w:val="20"/>
    </w:rPr>
  </w:style>
  <w:style w:type="character" w:customStyle="1" w:styleId="apple-converted-space">
    <w:name w:val="apple-converted-space"/>
    <w:rsid w:val="00F715D0"/>
  </w:style>
  <w:style w:type="character" w:customStyle="1" w:styleId="keyword">
    <w:name w:val="keyword"/>
    <w:rsid w:val="00F715D0"/>
  </w:style>
  <w:style w:type="paragraph" w:customStyle="1" w:styleId="Test">
    <w:name w:val="Test"/>
    <w:basedOn w:val="Normal"/>
    <w:rsid w:val="00F715D0"/>
    <w:pPr>
      <w:spacing w:before="60" w:after="60" w:line="280" w:lineRule="atLeast"/>
      <w:ind w:left="2160"/>
      <w:jc w:val="both"/>
    </w:pPr>
    <w:rPr>
      <w:rFonts w:ascii="Times New Roman" w:eastAsia="MS Mincho" w:hAnsi="Times New Roman"/>
      <w:szCs w:val="20"/>
    </w:rPr>
  </w:style>
  <w:style w:type="paragraph" w:styleId="BodyTextIndent">
    <w:name w:val="Body Text Indent"/>
    <w:basedOn w:val="Normal"/>
    <w:link w:val="BodyTextIndentChar"/>
    <w:uiPriority w:val="99"/>
    <w:unhideWhenUsed/>
    <w:rsid w:val="00F715D0"/>
    <w:pPr>
      <w:spacing w:after="120" w:line="276" w:lineRule="auto"/>
      <w:ind w:left="360"/>
    </w:pPr>
    <w:rPr>
      <w:rFonts w:ascii="Times New Roman" w:eastAsia="SimSun" w:hAnsi="Times New Roman"/>
      <w:szCs w:val="20"/>
      <w:lang w:val="en-US" w:eastAsia="zh-CN"/>
    </w:rPr>
  </w:style>
  <w:style w:type="character" w:customStyle="1" w:styleId="BodyTextIndentChar">
    <w:name w:val="Body Text Indent Char"/>
    <w:basedOn w:val="DefaultParagraphFont"/>
    <w:link w:val="BodyTextIndent"/>
    <w:uiPriority w:val="99"/>
    <w:rsid w:val="00F715D0"/>
    <w:rPr>
      <w:rFonts w:eastAsia="SimSun"/>
      <w:lang w:val="en-US" w:eastAsia="zh-CN"/>
    </w:rPr>
  </w:style>
  <w:style w:type="paragraph" w:customStyle="1" w:styleId="ordinary-output">
    <w:name w:val="ordinary-output"/>
    <w:basedOn w:val="Normal"/>
    <w:rsid w:val="00F715D0"/>
    <w:pPr>
      <w:spacing w:before="100" w:beforeAutospacing="1" w:after="100" w:afterAutospacing="1" w:line="322" w:lineRule="atLeast"/>
    </w:pPr>
    <w:rPr>
      <w:rFonts w:ascii="SimSun" w:eastAsia="SimSun" w:hAnsi="SimSun" w:cs="SimSun"/>
      <w:color w:val="333333"/>
      <w:sz w:val="26"/>
      <w:szCs w:val="26"/>
      <w:lang w:val="en-US" w:eastAsia="zh-CN"/>
    </w:rPr>
  </w:style>
  <w:style w:type="character" w:customStyle="1" w:styleId="ordinary-span-edit2">
    <w:name w:val="ordinary-span-edit2"/>
    <w:rsid w:val="00F715D0"/>
  </w:style>
  <w:style w:type="paragraph" w:customStyle="1" w:styleId="PL">
    <w:name w:val="PL"/>
    <w:link w:val="PLChar"/>
    <w:qFormat/>
    <w:rsid w:val="00F715D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sv-SE" w:eastAsia="sv-SE"/>
    </w:rPr>
  </w:style>
  <w:style w:type="character" w:customStyle="1" w:styleId="PLChar">
    <w:name w:val="PL Char"/>
    <w:link w:val="PL"/>
    <w:rsid w:val="00F715D0"/>
    <w:rPr>
      <w:rFonts w:ascii="Courier New" w:eastAsia="Times New Roman" w:hAnsi="Courier New"/>
      <w:noProof/>
      <w:sz w:val="16"/>
      <w:lang w:val="sv-SE" w:eastAsia="sv-SE"/>
    </w:rPr>
  </w:style>
  <w:style w:type="paragraph" w:styleId="ListNumber3">
    <w:name w:val="List Number 3"/>
    <w:basedOn w:val="Normal"/>
    <w:rsid w:val="00F715D0"/>
    <w:pPr>
      <w:numPr>
        <w:numId w:val="203"/>
      </w:numPr>
      <w:overflowPunct w:val="0"/>
      <w:autoSpaceDE w:val="0"/>
      <w:autoSpaceDN w:val="0"/>
      <w:adjustRightInd w:val="0"/>
      <w:spacing w:after="180"/>
      <w:textAlignment w:val="baseline"/>
    </w:pPr>
    <w:rPr>
      <w:rFonts w:ascii="Times New Roman" w:eastAsia="Times New Roman" w:hAnsi="Times New Roman"/>
      <w:szCs w:val="20"/>
    </w:rPr>
  </w:style>
  <w:style w:type="paragraph" w:styleId="Subtitle">
    <w:name w:val="Subtitle"/>
    <w:basedOn w:val="Normal"/>
    <w:next w:val="Normal"/>
    <w:link w:val="SubtitleChar"/>
    <w:uiPriority w:val="11"/>
    <w:qFormat/>
    <w:rsid w:val="00F715D0"/>
    <w:pPr>
      <w:numPr>
        <w:ilvl w:val="1"/>
      </w:numPr>
      <w:snapToGrid w:val="0"/>
    </w:pPr>
    <w:rPr>
      <w:rFonts w:ascii="Cambria" w:eastAsia="SimSun" w:hAnsi="Cambria"/>
      <w:b/>
      <w:i/>
      <w:iCs/>
      <w:color w:val="4F81BD"/>
      <w:spacing w:val="15"/>
      <w:lang w:val="en-US" w:eastAsia="zh-CN"/>
    </w:rPr>
  </w:style>
  <w:style w:type="character" w:customStyle="1" w:styleId="SubtitleChar">
    <w:name w:val="Subtitle Char"/>
    <w:basedOn w:val="DefaultParagraphFont"/>
    <w:link w:val="Subtitle"/>
    <w:uiPriority w:val="11"/>
    <w:rsid w:val="00F715D0"/>
    <w:rPr>
      <w:rFonts w:ascii="Cambria" w:eastAsia="SimSun" w:hAnsi="Cambria"/>
      <w:b/>
      <w:i/>
      <w:iCs/>
      <w:color w:val="4F81BD"/>
      <w:spacing w:val="15"/>
      <w:szCs w:val="24"/>
      <w:lang w:val="en-US" w:eastAsia="zh-CN"/>
    </w:rPr>
  </w:style>
  <w:style w:type="table" w:customStyle="1" w:styleId="TableGridLight1">
    <w:name w:val="Table Grid Light1"/>
    <w:basedOn w:val="TableNormal"/>
    <w:uiPriority w:val="40"/>
    <w:rsid w:val="00F715D0"/>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F715D0"/>
    <w:rPr>
      <w:rFonts w:ascii="Calibri" w:eastAsia="SimSun" w:hAnsi="Calibri"/>
      <w:lang w:eastAsia="zh-C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ize">
    <w:name w:val="size"/>
    <w:rsid w:val="00F715D0"/>
  </w:style>
  <w:style w:type="paragraph" w:styleId="Title">
    <w:name w:val="Title"/>
    <w:aliases w:val="Heading 31"/>
    <w:basedOn w:val="Normal"/>
    <w:link w:val="TitleChar1"/>
    <w:qFormat/>
    <w:rsid w:val="00F715D0"/>
    <w:pPr>
      <w:overflowPunct w:val="0"/>
      <w:autoSpaceDE w:val="0"/>
      <w:autoSpaceDN w:val="0"/>
      <w:adjustRightInd w:val="0"/>
      <w:spacing w:after="120"/>
      <w:jc w:val="center"/>
      <w:textAlignment w:val="baseline"/>
    </w:pPr>
    <w:rPr>
      <w:rFonts w:ascii="Arial" w:eastAsia="MS Mincho" w:hAnsi="Arial"/>
      <w:b/>
      <w:sz w:val="24"/>
      <w:szCs w:val="20"/>
      <w:lang w:val="de-DE" w:eastAsia="ja-JP"/>
    </w:rPr>
  </w:style>
  <w:style w:type="character" w:customStyle="1" w:styleId="TitleChar">
    <w:name w:val="Title Char"/>
    <w:aliases w:val="no break Char Car Char,H3 Char Car Char,h3 Char Car Char"/>
    <w:basedOn w:val="DefaultParagraphFont"/>
    <w:uiPriority w:val="10"/>
    <w:rsid w:val="00F715D0"/>
    <w:rPr>
      <w:rFonts w:asciiTheme="majorHAnsi" w:eastAsiaTheme="majorEastAsia" w:hAnsiTheme="majorHAnsi" w:cstheme="majorBidi"/>
      <w:spacing w:val="-10"/>
      <w:kern w:val="28"/>
      <w:sz w:val="56"/>
      <w:szCs w:val="56"/>
      <w:lang w:eastAsia="en-US"/>
    </w:rPr>
  </w:style>
  <w:style w:type="character" w:customStyle="1" w:styleId="TitleChar1">
    <w:name w:val="Title Char1"/>
    <w:aliases w:val="Heading 31 Char"/>
    <w:link w:val="Title"/>
    <w:rsid w:val="00F715D0"/>
    <w:rPr>
      <w:rFonts w:ascii="Arial" w:eastAsia="MS Mincho" w:hAnsi="Arial"/>
      <w:b/>
      <w:sz w:val="24"/>
      <w:lang w:val="de-DE" w:eastAsia="ja-JP"/>
    </w:rPr>
  </w:style>
  <w:style w:type="paragraph" w:customStyle="1" w:styleId="TAR">
    <w:name w:val="TAR"/>
    <w:basedOn w:val="TAL"/>
    <w:rsid w:val="00F715D0"/>
    <w:pPr>
      <w:jc w:val="right"/>
    </w:pPr>
    <w:rPr>
      <w:rFonts w:eastAsia="Times New Roman"/>
    </w:rPr>
  </w:style>
  <w:style w:type="paragraph" w:customStyle="1" w:styleId="TableText">
    <w:name w:val="TableText"/>
    <w:basedOn w:val="BodyTextIndent"/>
    <w:rsid w:val="00F715D0"/>
    <w:pPr>
      <w:keepNext/>
      <w:keepLines/>
      <w:overflowPunct w:val="0"/>
      <w:autoSpaceDE w:val="0"/>
      <w:autoSpaceDN w:val="0"/>
      <w:adjustRightInd w:val="0"/>
      <w:snapToGrid w:val="0"/>
      <w:spacing w:after="180" w:line="240" w:lineRule="auto"/>
      <w:ind w:left="0"/>
      <w:jc w:val="center"/>
    </w:pPr>
    <w:rPr>
      <w:rFonts w:eastAsia="Times New Roman"/>
      <w:kern w:val="2"/>
      <w:lang w:val="en-GB" w:eastAsia="en-US"/>
    </w:rPr>
  </w:style>
  <w:style w:type="paragraph" w:customStyle="1" w:styleId="ZT">
    <w:name w:val="ZT"/>
    <w:rsid w:val="00F715D0"/>
    <w:pPr>
      <w:framePr w:wrap="notBeside" w:hAnchor="margin" w:yAlign="center"/>
      <w:widowControl w:val="0"/>
      <w:spacing w:line="240" w:lineRule="atLeast"/>
      <w:jc w:val="right"/>
    </w:pPr>
    <w:rPr>
      <w:rFonts w:ascii="Arial" w:eastAsia="MS Mincho" w:hAnsi="Arial"/>
      <w:b/>
      <w:sz w:val="34"/>
      <w:lang w:eastAsia="en-US"/>
    </w:rPr>
  </w:style>
  <w:style w:type="paragraph" w:styleId="Index2">
    <w:name w:val="index 2"/>
    <w:basedOn w:val="Index1"/>
    <w:rsid w:val="00F715D0"/>
    <w:pPr>
      <w:overflowPunct/>
      <w:autoSpaceDE/>
      <w:autoSpaceDN/>
      <w:adjustRightInd/>
      <w:ind w:left="284"/>
      <w:textAlignment w:val="auto"/>
    </w:pPr>
    <w:rPr>
      <w:rFonts w:eastAsia="MS Mincho"/>
      <w:lang w:eastAsia="ja-JP"/>
    </w:rPr>
  </w:style>
  <w:style w:type="paragraph" w:customStyle="1" w:styleId="ZH">
    <w:name w:val="ZH"/>
    <w:rsid w:val="00F715D0"/>
    <w:pPr>
      <w:framePr w:wrap="notBeside" w:vAnchor="page" w:hAnchor="margin" w:xAlign="center" w:y="6805"/>
      <w:widowControl w:val="0"/>
    </w:pPr>
    <w:rPr>
      <w:rFonts w:ascii="Arial" w:eastAsia="MS Mincho" w:hAnsi="Arial"/>
      <w:noProof/>
      <w:lang w:eastAsia="en-US"/>
    </w:rPr>
  </w:style>
  <w:style w:type="paragraph" w:customStyle="1" w:styleId="TT">
    <w:name w:val="TT"/>
    <w:basedOn w:val="Heading1"/>
    <w:next w:val="Normal"/>
    <w:rsid w:val="00F715D0"/>
    <w:pPr>
      <w:keepLines/>
      <w:numPr>
        <w:numId w:val="0"/>
      </w:numPr>
      <w:tabs>
        <w:tab w:val="num" w:pos="851"/>
      </w:tabs>
      <w:spacing w:after="180"/>
      <w:ind w:left="851" w:hanging="851"/>
      <w:outlineLvl w:val="9"/>
    </w:pPr>
    <w:rPr>
      <w:rFonts w:eastAsia="MS Mincho" w:cs="Times New Roman"/>
      <w:b w:val="0"/>
      <w:bCs w:val="0"/>
      <w:kern w:val="0"/>
      <w:sz w:val="36"/>
      <w:szCs w:val="20"/>
    </w:rPr>
  </w:style>
  <w:style w:type="paragraph" w:styleId="ListNumber2">
    <w:name w:val="List Number 2"/>
    <w:basedOn w:val="ListNumber"/>
    <w:rsid w:val="00F715D0"/>
    <w:pPr>
      <w:ind w:left="851"/>
    </w:pPr>
  </w:style>
  <w:style w:type="paragraph" w:styleId="ListNumber">
    <w:name w:val="List Number"/>
    <w:basedOn w:val="List"/>
    <w:rsid w:val="00F715D0"/>
    <w:pPr>
      <w:spacing w:after="180"/>
      <w:ind w:left="568" w:hanging="284"/>
    </w:pPr>
    <w:rPr>
      <w:rFonts w:ascii="Times New Roman" w:eastAsia="MS Mincho" w:hAnsi="Times New Roman"/>
      <w:szCs w:val="20"/>
      <w:lang w:eastAsia="ja-JP"/>
    </w:rPr>
  </w:style>
  <w:style w:type="character" w:styleId="FootnoteReference">
    <w:name w:val="footnote reference"/>
    <w:rsid w:val="00F715D0"/>
    <w:rPr>
      <w:b/>
      <w:position w:val="6"/>
      <w:sz w:val="16"/>
    </w:rPr>
  </w:style>
  <w:style w:type="paragraph" w:customStyle="1" w:styleId="TF">
    <w:name w:val="TF"/>
    <w:aliases w:val="left"/>
    <w:basedOn w:val="TH"/>
    <w:link w:val="TFZchn"/>
    <w:rsid w:val="00F715D0"/>
    <w:pPr>
      <w:keepNext w:val="0"/>
      <w:overflowPunct/>
      <w:autoSpaceDE/>
      <w:autoSpaceDN/>
      <w:adjustRightInd/>
      <w:spacing w:before="0" w:after="240"/>
      <w:textAlignment w:val="auto"/>
    </w:pPr>
    <w:rPr>
      <w:rFonts w:eastAsia="MS Mincho"/>
      <w:lang w:eastAsia="ja-JP"/>
    </w:rPr>
  </w:style>
  <w:style w:type="paragraph" w:customStyle="1" w:styleId="EX">
    <w:name w:val="EX"/>
    <w:basedOn w:val="Normal"/>
    <w:rsid w:val="00F715D0"/>
    <w:pPr>
      <w:keepLines/>
      <w:spacing w:after="180"/>
      <w:ind w:left="1702" w:hanging="1418"/>
    </w:pPr>
    <w:rPr>
      <w:rFonts w:ascii="Times New Roman" w:eastAsia="MS Mincho" w:hAnsi="Times New Roman"/>
      <w:szCs w:val="20"/>
      <w:lang w:eastAsia="ja-JP"/>
    </w:rPr>
  </w:style>
  <w:style w:type="paragraph" w:customStyle="1" w:styleId="FP">
    <w:name w:val="FP"/>
    <w:basedOn w:val="Normal"/>
    <w:rsid w:val="00F715D0"/>
    <w:rPr>
      <w:rFonts w:ascii="Times New Roman" w:eastAsia="MS Mincho" w:hAnsi="Times New Roman"/>
      <w:szCs w:val="20"/>
      <w:lang w:eastAsia="ja-JP"/>
    </w:rPr>
  </w:style>
  <w:style w:type="paragraph" w:customStyle="1" w:styleId="LD">
    <w:name w:val="LD"/>
    <w:rsid w:val="00F715D0"/>
    <w:pPr>
      <w:keepNext/>
      <w:keepLines/>
      <w:spacing w:line="180" w:lineRule="exact"/>
    </w:pPr>
    <w:rPr>
      <w:rFonts w:ascii="MS LineDraw" w:eastAsia="MS Mincho" w:hAnsi="MS LineDraw"/>
      <w:noProof/>
      <w:lang w:eastAsia="en-US"/>
    </w:rPr>
  </w:style>
  <w:style w:type="paragraph" w:customStyle="1" w:styleId="NW">
    <w:name w:val="NW"/>
    <w:basedOn w:val="NO"/>
    <w:rsid w:val="00F715D0"/>
    <w:rPr>
      <w:rFonts w:eastAsia="MS Mincho"/>
      <w:sz w:val="20"/>
      <w:lang w:eastAsia="ja-JP"/>
    </w:rPr>
  </w:style>
  <w:style w:type="paragraph" w:customStyle="1" w:styleId="EW">
    <w:name w:val="EW"/>
    <w:basedOn w:val="EX"/>
    <w:rsid w:val="00F715D0"/>
    <w:pPr>
      <w:spacing w:after="0"/>
    </w:pPr>
  </w:style>
  <w:style w:type="paragraph" w:styleId="ListBullet2">
    <w:name w:val="List Bullet 2"/>
    <w:aliases w:val="lb2"/>
    <w:basedOn w:val="ListBullet"/>
    <w:rsid w:val="00F715D0"/>
    <w:pPr>
      <w:overflowPunct/>
      <w:autoSpaceDE/>
      <w:autoSpaceDN/>
      <w:adjustRightInd/>
      <w:ind w:left="851"/>
      <w:textAlignment w:val="auto"/>
    </w:pPr>
    <w:rPr>
      <w:rFonts w:eastAsia="MS Mincho"/>
      <w:lang w:eastAsia="ja-JP"/>
    </w:rPr>
  </w:style>
  <w:style w:type="paragraph" w:styleId="ListBullet3">
    <w:name w:val="List Bullet 3"/>
    <w:basedOn w:val="ListBullet2"/>
    <w:rsid w:val="00F715D0"/>
    <w:pPr>
      <w:ind w:left="1135"/>
    </w:pPr>
  </w:style>
  <w:style w:type="paragraph" w:customStyle="1" w:styleId="NF">
    <w:name w:val="NF"/>
    <w:basedOn w:val="NO"/>
    <w:rsid w:val="00F715D0"/>
    <w:pPr>
      <w:keepNext/>
    </w:pPr>
    <w:rPr>
      <w:rFonts w:ascii="Arial" w:eastAsia="MS Mincho" w:hAnsi="Arial"/>
      <w:sz w:val="18"/>
      <w:lang w:eastAsia="ja-JP"/>
    </w:rPr>
  </w:style>
  <w:style w:type="paragraph" w:customStyle="1" w:styleId="ZB">
    <w:name w:val="ZB"/>
    <w:rsid w:val="00F715D0"/>
    <w:pPr>
      <w:framePr w:w="10206" w:h="284" w:hRule="exact" w:wrap="notBeside" w:vAnchor="page" w:hAnchor="margin" w:y="1986"/>
      <w:widowControl w:val="0"/>
      <w:ind w:right="28"/>
      <w:jc w:val="right"/>
    </w:pPr>
    <w:rPr>
      <w:rFonts w:ascii="Arial" w:eastAsia="MS Mincho" w:hAnsi="Arial"/>
      <w:i/>
      <w:noProof/>
      <w:lang w:eastAsia="en-US"/>
    </w:rPr>
  </w:style>
  <w:style w:type="paragraph" w:customStyle="1" w:styleId="ZD">
    <w:name w:val="ZD"/>
    <w:rsid w:val="00F715D0"/>
    <w:pPr>
      <w:framePr w:wrap="notBeside" w:vAnchor="page" w:hAnchor="margin" w:y="15764"/>
      <w:widowControl w:val="0"/>
    </w:pPr>
    <w:rPr>
      <w:rFonts w:ascii="Arial" w:eastAsia="MS Mincho" w:hAnsi="Arial"/>
      <w:noProof/>
      <w:sz w:val="32"/>
      <w:lang w:eastAsia="en-US"/>
    </w:rPr>
  </w:style>
  <w:style w:type="paragraph" w:customStyle="1" w:styleId="ZU">
    <w:name w:val="ZU"/>
    <w:rsid w:val="00F715D0"/>
    <w:pPr>
      <w:framePr w:w="10206" w:wrap="notBeside" w:vAnchor="page" w:hAnchor="margin" w:y="6238"/>
      <w:widowControl w:val="0"/>
      <w:pBdr>
        <w:top w:val="single" w:sz="12" w:space="1" w:color="auto"/>
      </w:pBdr>
      <w:jc w:val="right"/>
    </w:pPr>
    <w:rPr>
      <w:rFonts w:ascii="Arial" w:eastAsia="MS Mincho" w:hAnsi="Arial"/>
      <w:noProof/>
      <w:lang w:eastAsia="en-US"/>
    </w:rPr>
  </w:style>
  <w:style w:type="paragraph" w:customStyle="1" w:styleId="ZV">
    <w:name w:val="ZV"/>
    <w:basedOn w:val="ZU"/>
    <w:rsid w:val="00F715D0"/>
    <w:pPr>
      <w:framePr w:wrap="notBeside" w:y="16161"/>
    </w:pPr>
  </w:style>
  <w:style w:type="character" w:customStyle="1" w:styleId="ZGSM">
    <w:name w:val="ZGSM"/>
    <w:rsid w:val="00F715D0"/>
  </w:style>
  <w:style w:type="paragraph" w:customStyle="1" w:styleId="ZG">
    <w:name w:val="ZG"/>
    <w:rsid w:val="00F715D0"/>
    <w:pPr>
      <w:framePr w:wrap="notBeside" w:vAnchor="page" w:hAnchor="margin" w:xAlign="right" w:y="6805"/>
      <w:widowControl w:val="0"/>
      <w:jc w:val="right"/>
    </w:pPr>
    <w:rPr>
      <w:rFonts w:ascii="Arial" w:eastAsia="MS Mincho" w:hAnsi="Arial"/>
      <w:noProof/>
      <w:lang w:eastAsia="en-US"/>
    </w:rPr>
  </w:style>
  <w:style w:type="paragraph" w:styleId="List4">
    <w:name w:val="List 4"/>
    <w:basedOn w:val="List3"/>
    <w:rsid w:val="00F715D0"/>
    <w:pPr>
      <w:spacing w:after="180"/>
      <w:ind w:left="1418" w:hanging="284"/>
      <w:contextualSpacing w:val="0"/>
    </w:pPr>
    <w:rPr>
      <w:rFonts w:ascii="Times New Roman" w:eastAsia="SimSun" w:hAnsi="Times New Roman"/>
      <w:szCs w:val="20"/>
      <w:lang w:val="en-US" w:eastAsia="ja-JP"/>
    </w:rPr>
  </w:style>
  <w:style w:type="paragraph" w:styleId="List5">
    <w:name w:val="List 5"/>
    <w:basedOn w:val="List4"/>
    <w:rsid w:val="00F715D0"/>
    <w:pPr>
      <w:ind w:left="1702"/>
    </w:pPr>
  </w:style>
  <w:style w:type="paragraph" w:customStyle="1" w:styleId="EditorsNote">
    <w:name w:val="Editor's Note"/>
    <w:basedOn w:val="NO"/>
    <w:rsid w:val="00F715D0"/>
    <w:pPr>
      <w:spacing w:after="180"/>
    </w:pPr>
    <w:rPr>
      <w:rFonts w:eastAsia="MS Mincho"/>
      <w:color w:val="FF0000"/>
      <w:sz w:val="20"/>
      <w:lang w:eastAsia="ja-JP"/>
    </w:rPr>
  </w:style>
  <w:style w:type="paragraph" w:styleId="ListBullet4">
    <w:name w:val="List Bullet 4"/>
    <w:basedOn w:val="ListBullet3"/>
    <w:rsid w:val="00F715D0"/>
    <w:pPr>
      <w:ind w:left="1418"/>
    </w:pPr>
  </w:style>
  <w:style w:type="paragraph" w:styleId="ListBullet5">
    <w:name w:val="List Bullet 5"/>
    <w:basedOn w:val="ListBullet4"/>
    <w:rsid w:val="00F715D0"/>
    <w:pPr>
      <w:ind w:left="1702"/>
    </w:pPr>
  </w:style>
  <w:style w:type="paragraph" w:customStyle="1" w:styleId="B4">
    <w:name w:val="B4"/>
    <w:basedOn w:val="List4"/>
    <w:rsid w:val="00F715D0"/>
  </w:style>
  <w:style w:type="paragraph" w:customStyle="1" w:styleId="B5">
    <w:name w:val="B5"/>
    <w:basedOn w:val="List5"/>
    <w:rsid w:val="00F715D0"/>
  </w:style>
  <w:style w:type="paragraph" w:customStyle="1" w:styleId="ZTD">
    <w:name w:val="ZTD"/>
    <w:basedOn w:val="ZB"/>
    <w:rsid w:val="00F715D0"/>
    <w:pPr>
      <w:framePr w:hRule="auto" w:wrap="notBeside" w:y="852"/>
    </w:pPr>
    <w:rPr>
      <w:i w:val="0"/>
      <w:sz w:val="40"/>
    </w:rPr>
  </w:style>
  <w:style w:type="paragraph" w:customStyle="1" w:styleId="tdoc-header">
    <w:name w:val="tdoc-header"/>
    <w:rsid w:val="00F715D0"/>
    <w:rPr>
      <w:rFonts w:ascii="Arial" w:eastAsia="MS Mincho" w:hAnsi="Arial"/>
      <w:noProof/>
      <w:sz w:val="24"/>
      <w:lang w:eastAsia="en-US"/>
    </w:rPr>
  </w:style>
  <w:style w:type="paragraph" w:customStyle="1" w:styleId="HDStyleLS">
    <w:name w:val="HDStyle_LS"/>
    <w:basedOn w:val="Header"/>
    <w:rsid w:val="00F715D0"/>
    <w:pPr>
      <w:tabs>
        <w:tab w:val="clear" w:pos="4536"/>
        <w:tab w:val="clear" w:pos="9072"/>
        <w:tab w:val="center" w:pos="4680"/>
        <w:tab w:val="right" w:pos="9360"/>
        <w:tab w:val="right" w:pos="9639"/>
        <w:tab w:val="right" w:pos="10206"/>
      </w:tabs>
      <w:jc w:val="both"/>
    </w:pPr>
    <w:rPr>
      <w:rFonts w:ascii="Arial" w:eastAsia="MS Mincho" w:hAnsi="Arial" w:cs="Arial"/>
      <w:b/>
      <w:sz w:val="28"/>
      <w:szCs w:val="20"/>
    </w:rPr>
  </w:style>
  <w:style w:type="paragraph" w:customStyle="1" w:styleId="INDENT1">
    <w:name w:val="INDENT1"/>
    <w:basedOn w:val="Normal"/>
    <w:rsid w:val="00F715D0"/>
    <w:pPr>
      <w:overflowPunct w:val="0"/>
      <w:autoSpaceDE w:val="0"/>
      <w:autoSpaceDN w:val="0"/>
      <w:adjustRightInd w:val="0"/>
      <w:spacing w:after="180"/>
      <w:ind w:left="851"/>
      <w:textAlignment w:val="baseline"/>
    </w:pPr>
    <w:rPr>
      <w:rFonts w:ascii="Times New Roman" w:eastAsia="MS Mincho" w:hAnsi="Times New Roman"/>
      <w:szCs w:val="20"/>
      <w:lang w:eastAsia="ja-JP"/>
    </w:rPr>
  </w:style>
  <w:style w:type="paragraph" w:customStyle="1" w:styleId="INDENT2">
    <w:name w:val="INDENT2"/>
    <w:basedOn w:val="Normal"/>
    <w:rsid w:val="00F715D0"/>
    <w:pPr>
      <w:overflowPunct w:val="0"/>
      <w:autoSpaceDE w:val="0"/>
      <w:autoSpaceDN w:val="0"/>
      <w:adjustRightInd w:val="0"/>
      <w:spacing w:after="180"/>
      <w:ind w:left="1135" w:hanging="284"/>
      <w:textAlignment w:val="baseline"/>
    </w:pPr>
    <w:rPr>
      <w:rFonts w:ascii="Times New Roman" w:eastAsia="MS Mincho" w:hAnsi="Times New Roman"/>
      <w:szCs w:val="20"/>
      <w:lang w:eastAsia="ja-JP"/>
    </w:rPr>
  </w:style>
  <w:style w:type="paragraph" w:customStyle="1" w:styleId="INDENT3">
    <w:name w:val="INDENT3"/>
    <w:basedOn w:val="Normal"/>
    <w:rsid w:val="00F715D0"/>
    <w:pPr>
      <w:overflowPunct w:val="0"/>
      <w:autoSpaceDE w:val="0"/>
      <w:autoSpaceDN w:val="0"/>
      <w:adjustRightInd w:val="0"/>
      <w:spacing w:after="180"/>
      <w:ind w:left="1701" w:hanging="567"/>
      <w:textAlignment w:val="baseline"/>
    </w:pPr>
    <w:rPr>
      <w:rFonts w:ascii="Times New Roman" w:eastAsia="MS Mincho" w:hAnsi="Times New Roman"/>
      <w:szCs w:val="20"/>
      <w:lang w:eastAsia="ja-JP"/>
    </w:rPr>
  </w:style>
  <w:style w:type="paragraph" w:customStyle="1" w:styleId="FigureTitle">
    <w:name w:val="Figure_Title"/>
    <w:basedOn w:val="Normal"/>
    <w:next w:val="Normal"/>
    <w:rsid w:val="00F715D0"/>
    <w:pPr>
      <w:keepLines/>
      <w:tabs>
        <w:tab w:val="left" w:pos="794"/>
        <w:tab w:val="left" w:pos="1191"/>
        <w:tab w:val="left" w:pos="1588"/>
        <w:tab w:val="left" w:pos="1985"/>
      </w:tabs>
      <w:overflowPunct w:val="0"/>
      <w:autoSpaceDE w:val="0"/>
      <w:autoSpaceDN w:val="0"/>
      <w:adjustRightInd w:val="0"/>
      <w:spacing w:before="120" w:after="480"/>
      <w:jc w:val="center"/>
      <w:textAlignment w:val="baseline"/>
    </w:pPr>
    <w:rPr>
      <w:rFonts w:ascii="Times New Roman" w:eastAsia="MS Mincho" w:hAnsi="Times New Roman"/>
      <w:b/>
      <w:sz w:val="24"/>
      <w:szCs w:val="20"/>
      <w:lang w:eastAsia="ja-JP"/>
    </w:rPr>
  </w:style>
  <w:style w:type="paragraph" w:customStyle="1" w:styleId="RecCCITT">
    <w:name w:val="Rec_CCITT_#"/>
    <w:basedOn w:val="Normal"/>
    <w:rsid w:val="00F715D0"/>
    <w:pPr>
      <w:keepNext/>
      <w:keepLines/>
      <w:overflowPunct w:val="0"/>
      <w:autoSpaceDE w:val="0"/>
      <w:autoSpaceDN w:val="0"/>
      <w:adjustRightInd w:val="0"/>
      <w:spacing w:after="180"/>
      <w:textAlignment w:val="baseline"/>
    </w:pPr>
    <w:rPr>
      <w:rFonts w:ascii="Times New Roman" w:eastAsia="MS Mincho" w:hAnsi="Times New Roman"/>
      <w:b/>
      <w:szCs w:val="20"/>
      <w:lang w:eastAsia="ja-JP"/>
    </w:rPr>
  </w:style>
  <w:style w:type="paragraph" w:customStyle="1" w:styleId="CouvRecTitle">
    <w:name w:val="Couv Rec Title"/>
    <w:basedOn w:val="Normal"/>
    <w:rsid w:val="00F715D0"/>
    <w:pPr>
      <w:keepNext/>
      <w:keepLines/>
      <w:overflowPunct w:val="0"/>
      <w:autoSpaceDE w:val="0"/>
      <w:autoSpaceDN w:val="0"/>
      <w:adjustRightInd w:val="0"/>
      <w:spacing w:before="240" w:after="180"/>
      <w:ind w:left="1418"/>
      <w:textAlignment w:val="baseline"/>
    </w:pPr>
    <w:rPr>
      <w:rFonts w:ascii="Arial" w:eastAsia="MS Mincho" w:hAnsi="Arial"/>
      <w:b/>
      <w:sz w:val="36"/>
      <w:szCs w:val="20"/>
      <w:lang w:val="en-US" w:eastAsia="ja-JP"/>
    </w:rPr>
  </w:style>
  <w:style w:type="paragraph" w:customStyle="1" w:styleId="TAJ">
    <w:name w:val="TAJ"/>
    <w:basedOn w:val="TH"/>
    <w:rsid w:val="00F715D0"/>
    <w:rPr>
      <w:rFonts w:eastAsia="MS Mincho"/>
      <w:lang w:eastAsia="ja-JP"/>
    </w:rPr>
  </w:style>
  <w:style w:type="paragraph" w:customStyle="1" w:styleId="Guidance">
    <w:name w:val="Guidance"/>
    <w:basedOn w:val="Normal"/>
    <w:rsid w:val="00F715D0"/>
    <w:pPr>
      <w:overflowPunct w:val="0"/>
      <w:autoSpaceDE w:val="0"/>
      <w:autoSpaceDN w:val="0"/>
      <w:adjustRightInd w:val="0"/>
      <w:spacing w:after="180"/>
      <w:textAlignment w:val="baseline"/>
    </w:pPr>
    <w:rPr>
      <w:rFonts w:ascii="Times New Roman" w:eastAsia="MS Mincho" w:hAnsi="Times New Roman"/>
      <w:i/>
      <w:color w:val="0000FF"/>
      <w:szCs w:val="20"/>
      <w:lang w:eastAsia="ja-JP"/>
    </w:rPr>
  </w:style>
  <w:style w:type="paragraph" w:customStyle="1" w:styleId="TitleText">
    <w:name w:val="Title Text"/>
    <w:basedOn w:val="Normal"/>
    <w:next w:val="Normal"/>
    <w:rsid w:val="00F715D0"/>
    <w:pPr>
      <w:overflowPunct w:val="0"/>
      <w:autoSpaceDE w:val="0"/>
      <w:autoSpaceDN w:val="0"/>
      <w:adjustRightInd w:val="0"/>
      <w:spacing w:after="220"/>
      <w:textAlignment w:val="baseline"/>
    </w:pPr>
    <w:rPr>
      <w:rFonts w:ascii="Times New Roman" w:eastAsia="MS Mincho" w:hAnsi="Times New Roman"/>
      <w:b/>
      <w:szCs w:val="20"/>
      <w:lang w:val="en-US" w:eastAsia="ja-JP"/>
    </w:rPr>
  </w:style>
  <w:style w:type="paragraph" w:customStyle="1" w:styleId="91">
    <w:name w:val="目录 91"/>
    <w:basedOn w:val="TOC8"/>
    <w:rsid w:val="00F715D0"/>
    <w:pPr>
      <w:keepLines/>
      <w:tabs>
        <w:tab w:val="right" w:leader="dot" w:pos="9639"/>
      </w:tabs>
      <w:overflowPunct w:val="0"/>
      <w:autoSpaceDE w:val="0"/>
      <w:autoSpaceDN w:val="0"/>
      <w:adjustRightInd w:val="0"/>
      <w:spacing w:before="180"/>
      <w:ind w:left="1418" w:right="425" w:hanging="1418"/>
      <w:textAlignment w:val="baseline"/>
    </w:pPr>
    <w:rPr>
      <w:rFonts w:ascii="Times New Roman" w:eastAsia="MS Mincho" w:hAnsi="Times New Roman" w:cs="Times New Roman"/>
      <w:b/>
      <w:noProof/>
      <w:sz w:val="22"/>
      <w:szCs w:val="20"/>
    </w:rPr>
  </w:style>
  <w:style w:type="paragraph" w:customStyle="1" w:styleId="CRfront">
    <w:name w:val="CR_front"/>
    <w:next w:val="Normal"/>
    <w:rsid w:val="00F715D0"/>
    <w:rPr>
      <w:rFonts w:ascii="Arial" w:eastAsia="MS Mincho" w:hAnsi="Arial"/>
      <w:lang w:eastAsia="en-US"/>
    </w:rPr>
  </w:style>
  <w:style w:type="paragraph" w:customStyle="1" w:styleId="berschrift2Head2A2">
    <w:name w:val="Überschrift 2.Head2A.2"/>
    <w:basedOn w:val="Heading1"/>
    <w:next w:val="Normal"/>
    <w:rsid w:val="00F715D0"/>
    <w:pPr>
      <w:keepLines/>
      <w:numPr>
        <w:numId w:val="0"/>
      </w:numPr>
      <w:tabs>
        <w:tab w:val="num" w:pos="851"/>
      </w:tabs>
      <w:spacing w:before="180" w:after="180"/>
      <w:ind w:left="851" w:hanging="851"/>
      <w:outlineLvl w:val="1"/>
    </w:pPr>
    <w:rPr>
      <w:rFonts w:eastAsia="MS Mincho" w:cs="Times New Roman"/>
      <w:b w:val="0"/>
      <w:bCs w:val="0"/>
      <w:kern w:val="0"/>
      <w:szCs w:val="20"/>
      <w:lang w:eastAsia="de-DE"/>
    </w:rPr>
  </w:style>
  <w:style w:type="paragraph" w:customStyle="1" w:styleId="berschrift3h3H3Underrubrik2">
    <w:name w:val="Überschrift 3.h3.H3.Underrubrik2"/>
    <w:basedOn w:val="Heading2"/>
    <w:next w:val="Normal"/>
    <w:rsid w:val="00F715D0"/>
    <w:pPr>
      <w:keepLines/>
      <w:numPr>
        <w:numId w:val="7"/>
      </w:numPr>
      <w:spacing w:before="120" w:after="180"/>
      <w:outlineLvl w:val="2"/>
    </w:pPr>
    <w:rPr>
      <w:rFonts w:eastAsia="MS Mincho" w:cs="Times New Roman"/>
      <w:b w:val="0"/>
      <w:bCs w:val="0"/>
      <w:i w:val="0"/>
      <w:iCs w:val="0"/>
      <w:sz w:val="28"/>
      <w:szCs w:val="20"/>
      <w:lang w:eastAsia="de-DE"/>
    </w:rPr>
  </w:style>
  <w:style w:type="paragraph" w:customStyle="1" w:styleId="Bullets">
    <w:name w:val="Bullets"/>
    <w:basedOn w:val="BodyText"/>
    <w:rsid w:val="00F715D0"/>
    <w:pPr>
      <w:widowControl w:val="0"/>
      <w:spacing w:after="0"/>
    </w:pPr>
    <w:rPr>
      <w:rFonts w:ascii="Times New Roman" w:eastAsia="SimSun" w:hAnsi="Times New Roman"/>
      <w:color w:val="0000FF"/>
      <w:kern w:val="2"/>
      <w:sz w:val="21"/>
      <w:szCs w:val="20"/>
      <w:lang w:val="en-US" w:eastAsia="zh-CN"/>
    </w:rPr>
  </w:style>
  <w:style w:type="paragraph" w:customStyle="1" w:styleId="BalloonText1">
    <w:name w:val="Balloon Text1"/>
    <w:basedOn w:val="Normal"/>
    <w:semiHidden/>
    <w:rsid w:val="00F715D0"/>
    <w:pPr>
      <w:overflowPunct w:val="0"/>
      <w:autoSpaceDE w:val="0"/>
      <w:autoSpaceDN w:val="0"/>
      <w:adjustRightInd w:val="0"/>
      <w:spacing w:after="180"/>
      <w:textAlignment w:val="baseline"/>
    </w:pPr>
    <w:rPr>
      <w:rFonts w:ascii="Tahoma" w:eastAsia="MS Mincho" w:hAnsi="Tahoma" w:cs="Tahoma"/>
      <w:sz w:val="16"/>
      <w:szCs w:val="16"/>
      <w:lang w:eastAsia="ja-JP"/>
    </w:rPr>
  </w:style>
  <w:style w:type="paragraph" w:customStyle="1" w:styleId="Normal-Figure">
    <w:name w:val="Normal-Figure"/>
    <w:basedOn w:val="Normal"/>
    <w:rsid w:val="00F715D0"/>
    <w:pPr>
      <w:spacing w:before="360" w:line="240" w:lineRule="atLeast"/>
      <w:jc w:val="center"/>
    </w:pPr>
    <w:rPr>
      <w:rFonts w:ascii="Times New Roman" w:eastAsia="MS Mincho" w:hAnsi="Times New Roman"/>
      <w:szCs w:val="20"/>
      <w:lang w:val="en-US" w:eastAsia="ja-JP"/>
    </w:rPr>
  </w:style>
  <w:style w:type="paragraph" w:styleId="BodyTextIndent2">
    <w:name w:val="Body Text Indent 2"/>
    <w:basedOn w:val="Normal"/>
    <w:link w:val="BodyTextIndent2Char"/>
    <w:rsid w:val="00F715D0"/>
    <w:pPr>
      <w:spacing w:after="180"/>
      <w:ind w:leftChars="100" w:left="200"/>
    </w:pPr>
    <w:rPr>
      <w:rFonts w:ascii="Times New Roman" w:eastAsia="MS Mincho" w:hAnsi="Times New Roman"/>
      <w:szCs w:val="20"/>
      <w:lang w:eastAsia="ja-JP"/>
    </w:rPr>
  </w:style>
  <w:style w:type="character" w:customStyle="1" w:styleId="BodyTextIndent2Char">
    <w:name w:val="Body Text Indent 2 Char"/>
    <w:basedOn w:val="DefaultParagraphFont"/>
    <w:link w:val="BodyTextIndent2"/>
    <w:rsid w:val="00F715D0"/>
    <w:rPr>
      <w:rFonts w:eastAsia="MS Mincho"/>
      <w:lang w:eastAsia="ja-JP"/>
    </w:rPr>
  </w:style>
  <w:style w:type="character" w:customStyle="1" w:styleId="ListChar">
    <w:name w:val="List Char"/>
    <w:link w:val="List"/>
    <w:rsid w:val="00F715D0"/>
    <w:rPr>
      <w:rFonts w:ascii="Times" w:hAnsi="Times"/>
      <w:szCs w:val="24"/>
      <w:lang w:eastAsia="en-US"/>
    </w:rPr>
  </w:style>
  <w:style w:type="character" w:customStyle="1" w:styleId="List2Char">
    <w:name w:val="List 2 Char"/>
    <w:link w:val="List2"/>
    <w:rsid w:val="00F715D0"/>
    <w:rPr>
      <w:rFonts w:ascii="Times" w:hAnsi="Times"/>
      <w:szCs w:val="24"/>
      <w:lang w:eastAsia="en-US"/>
    </w:rPr>
  </w:style>
  <w:style w:type="character" w:customStyle="1" w:styleId="List3Char">
    <w:name w:val="List 3 Char"/>
    <w:link w:val="List3"/>
    <w:rsid w:val="00F715D0"/>
    <w:rPr>
      <w:rFonts w:ascii="Times" w:hAnsi="Times"/>
      <w:szCs w:val="24"/>
      <w:lang w:eastAsia="en-US"/>
    </w:rPr>
  </w:style>
  <w:style w:type="paragraph" w:styleId="ListContinue2">
    <w:name w:val="List Continue 2"/>
    <w:basedOn w:val="Normal"/>
    <w:rsid w:val="00F715D0"/>
    <w:pPr>
      <w:spacing w:after="180"/>
      <w:ind w:leftChars="400" w:left="850"/>
    </w:pPr>
    <w:rPr>
      <w:rFonts w:ascii="Times New Roman" w:eastAsia="MS Mincho" w:hAnsi="Times New Roman"/>
      <w:szCs w:val="20"/>
      <w:lang w:eastAsia="ja-JP"/>
    </w:rPr>
  </w:style>
  <w:style w:type="paragraph" w:styleId="BodyTextFirstIndent2">
    <w:name w:val="Body Text First Indent 2"/>
    <w:basedOn w:val="BodyTextIndent"/>
    <w:link w:val="BodyTextFirstIndent2Char"/>
    <w:rsid w:val="00F715D0"/>
    <w:pPr>
      <w:spacing w:after="180" w:line="240" w:lineRule="auto"/>
      <w:ind w:leftChars="400" w:left="851" w:firstLineChars="100" w:firstLine="210"/>
    </w:pPr>
    <w:rPr>
      <w:rFonts w:eastAsia="MS Mincho"/>
      <w:lang w:val="en-GB" w:eastAsia="en-US"/>
    </w:rPr>
  </w:style>
  <w:style w:type="character" w:customStyle="1" w:styleId="BodyTextFirstIndent2Char">
    <w:name w:val="Body Text First Indent 2 Char"/>
    <w:basedOn w:val="BodyTextIndentChar"/>
    <w:link w:val="BodyTextFirstIndent2"/>
    <w:rsid w:val="00F715D0"/>
    <w:rPr>
      <w:rFonts w:eastAsia="MS Mincho"/>
      <w:lang w:val="en-US" w:eastAsia="en-US"/>
    </w:rPr>
  </w:style>
  <w:style w:type="paragraph" w:customStyle="1" w:styleId="List1">
    <w:name w:val="List 1"/>
    <w:basedOn w:val="Normal"/>
    <w:rsid w:val="00F715D0"/>
    <w:pPr>
      <w:spacing w:after="120"/>
      <w:ind w:left="568" w:hanging="284"/>
    </w:pPr>
    <w:rPr>
      <w:rFonts w:ascii="Arial" w:eastAsia="MS Mincho" w:hAnsi="Arial"/>
      <w:szCs w:val="22"/>
      <w:lang w:eastAsia="ja-JP"/>
    </w:rPr>
  </w:style>
  <w:style w:type="paragraph" w:customStyle="1" w:styleId="assocaitedwith">
    <w:name w:val="assocaited with"/>
    <w:basedOn w:val="Normal"/>
    <w:rsid w:val="00F715D0"/>
    <w:pPr>
      <w:spacing w:after="180"/>
      <w:jc w:val="center"/>
    </w:pPr>
    <w:rPr>
      <w:rFonts w:ascii="Times New Roman" w:eastAsia="MS Mincho" w:hAnsi="Times New Roman"/>
      <w:szCs w:val="20"/>
      <w:lang w:eastAsia="ja-JP"/>
    </w:rPr>
  </w:style>
  <w:style w:type="paragraph" w:customStyle="1" w:styleId="Nor">
    <w:name w:val="Nor'"/>
    <w:basedOn w:val="assocaitedwith"/>
    <w:rsid w:val="00F715D0"/>
    <w:rPr>
      <w:b/>
    </w:rPr>
  </w:style>
  <w:style w:type="table" w:styleId="TableClassic2">
    <w:name w:val="Table Classic 2"/>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715D0"/>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715D0"/>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2">
    <w:name w:val="Table Simple 2"/>
    <w:basedOn w:val="TableNormal"/>
    <w:rsid w:val="00F715D0"/>
    <w:pPr>
      <w:spacing w:after="180"/>
    </w:pPr>
    <w:rPr>
      <w:rFonts w:ascii="CG Times (WN)" w:eastAsia="MS Mincho" w:hAnsi="CG Times (WN)"/>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
    <w:name w:val="浅色列表1"/>
    <w:basedOn w:val="TableNormal"/>
    <w:uiPriority w:val="61"/>
    <w:rsid w:val="00F715D0"/>
    <w:rPr>
      <w:rFonts w:ascii="CG Times (WN)" w:eastAsia="MS Mincho" w:hAnsi="CG Times (WN)"/>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Shading-Accent6">
    <w:name w:val="Light Shading Accent 6"/>
    <w:basedOn w:val="TableNormal"/>
    <w:uiPriority w:val="60"/>
    <w:rsid w:val="00F715D0"/>
    <w:rPr>
      <w:rFonts w:ascii="CG Times (WN)" w:eastAsia="MS Mincho" w:hAnsi="CG Times (WN)"/>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MediumShading2-Accent3">
    <w:name w:val="Medium Shading 2 Accent 3"/>
    <w:basedOn w:val="TableNormal"/>
    <w:uiPriority w:val="64"/>
    <w:rsid w:val="00F715D0"/>
    <w:rPr>
      <w:rFonts w:ascii="CG Times (WN)" w:eastAsia="MS Mincho" w:hAnsi="CG Times (WN)"/>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Grid4">
    <w:name w:val="Table Grid 4"/>
    <w:basedOn w:val="TableNormal"/>
    <w:rsid w:val="00F715D0"/>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3">
    <w:name w:val="Table Grid 3"/>
    <w:basedOn w:val="TableNormal"/>
    <w:rsid w:val="00F715D0"/>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rsid w:val="00F715D0"/>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Elegant">
    <w:name w:val="Table Elegant"/>
    <w:basedOn w:val="TableNormal"/>
    <w:rsid w:val="00F715D0"/>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MTDisplayEquation">
    <w:name w:val="MTDisplayEquation"/>
    <w:basedOn w:val="Normal"/>
    <w:next w:val="Normal"/>
    <w:link w:val="MTDisplayEquationChar"/>
    <w:rsid w:val="00F715D0"/>
    <w:pPr>
      <w:widowControl w:val="0"/>
      <w:tabs>
        <w:tab w:val="center" w:pos="4160"/>
        <w:tab w:val="right" w:pos="8300"/>
      </w:tabs>
      <w:jc w:val="both"/>
    </w:pPr>
    <w:rPr>
      <w:rFonts w:ascii="Calibri" w:eastAsia="SimSun" w:hAnsi="Calibri"/>
      <w:kern w:val="2"/>
      <w:sz w:val="21"/>
      <w:szCs w:val="22"/>
      <w:lang w:val="en-US" w:eastAsia="zh-CN"/>
    </w:rPr>
  </w:style>
  <w:style w:type="character" w:customStyle="1" w:styleId="MTDisplayEquationChar">
    <w:name w:val="MTDisplayEquation Char"/>
    <w:link w:val="MTDisplayEquation"/>
    <w:rsid w:val="00F715D0"/>
    <w:rPr>
      <w:rFonts w:ascii="Calibri" w:eastAsia="SimSun" w:hAnsi="Calibri"/>
      <w:kern w:val="2"/>
      <w:sz w:val="21"/>
      <w:szCs w:val="22"/>
      <w:lang w:val="en-US" w:eastAsia="zh-CN"/>
    </w:rPr>
  </w:style>
  <w:style w:type="paragraph" w:customStyle="1" w:styleId="a8">
    <w:name w:val="样式 正文"/>
    <w:basedOn w:val="Normal"/>
    <w:link w:val="Char1"/>
    <w:rsid w:val="00F715D0"/>
    <w:pPr>
      <w:widowControl w:val="0"/>
      <w:ind w:firstLineChars="200" w:firstLine="420"/>
      <w:jc w:val="both"/>
    </w:pPr>
    <w:rPr>
      <w:rFonts w:ascii="Times New Roman" w:eastAsia="SimSun" w:hAnsi="Times New Roman" w:cs="SimSun"/>
      <w:kern w:val="2"/>
      <w:sz w:val="21"/>
      <w:szCs w:val="20"/>
      <w:lang w:val="en-US" w:eastAsia="zh-CN"/>
    </w:rPr>
  </w:style>
  <w:style w:type="character" w:customStyle="1" w:styleId="Char1">
    <w:name w:val="样式 正文 Char"/>
    <w:link w:val="a8"/>
    <w:rsid w:val="00F715D0"/>
    <w:rPr>
      <w:rFonts w:eastAsia="SimSun" w:cs="SimSun"/>
      <w:kern w:val="2"/>
      <w:sz w:val="21"/>
      <w:lang w:val="en-US" w:eastAsia="zh-CN"/>
    </w:rPr>
  </w:style>
  <w:style w:type="paragraph" w:customStyle="1" w:styleId="a9">
    <w:name w:val="公式"/>
    <w:basedOn w:val="Normal"/>
    <w:rsid w:val="00F715D0"/>
    <w:pPr>
      <w:widowControl w:val="0"/>
      <w:ind w:firstLine="420"/>
      <w:jc w:val="right"/>
    </w:pPr>
    <w:rPr>
      <w:rFonts w:ascii="Times New Roman" w:eastAsia="SimSun" w:hAnsi="Times New Roman" w:cs="SimSun"/>
      <w:kern w:val="2"/>
      <w:sz w:val="21"/>
      <w:szCs w:val="20"/>
      <w:lang w:val="en-US" w:eastAsia="zh-CN"/>
    </w:rPr>
  </w:style>
  <w:style w:type="paragraph" w:customStyle="1" w:styleId="Normal9pointspacing">
    <w:name w:val="Normal 9 point spacing"/>
    <w:basedOn w:val="BodyText"/>
    <w:link w:val="Normal9pointspacingChar"/>
    <w:qFormat/>
    <w:rsid w:val="00F715D0"/>
    <w:pPr>
      <w:spacing w:before="180" w:after="60"/>
    </w:pPr>
    <w:rPr>
      <w:rFonts w:ascii="Times New Roman" w:eastAsia="MS Mincho" w:hAnsi="Times New Roman"/>
    </w:rPr>
  </w:style>
  <w:style w:type="character" w:customStyle="1" w:styleId="Normal9pointspacingChar">
    <w:name w:val="Normal 9 point spacing Char"/>
    <w:link w:val="Normal9pointspacing"/>
    <w:rsid w:val="00F715D0"/>
    <w:rPr>
      <w:rFonts w:eastAsia="MS Mincho"/>
      <w:szCs w:val="24"/>
      <w:lang w:eastAsia="en-US"/>
    </w:rPr>
  </w:style>
  <w:style w:type="paragraph" w:customStyle="1" w:styleId="Doc-title">
    <w:name w:val="Doc-title"/>
    <w:basedOn w:val="Normal"/>
    <w:link w:val="Doc-titleChar"/>
    <w:qFormat/>
    <w:rsid w:val="00F715D0"/>
    <w:pPr>
      <w:spacing w:before="60"/>
      <w:ind w:left="1259" w:hanging="1259"/>
    </w:pPr>
    <w:rPr>
      <w:rFonts w:ascii="Arial" w:eastAsia="SimSun" w:hAnsi="Arial" w:cs="Arial"/>
      <w:szCs w:val="20"/>
      <w:lang w:val="en-US" w:eastAsia="zh-CN"/>
    </w:rPr>
  </w:style>
  <w:style w:type="paragraph" w:customStyle="1" w:styleId="onecomwebmail-msonormal">
    <w:name w:val="onecomwebmail-msonormal"/>
    <w:basedOn w:val="Normal"/>
    <w:rsid w:val="00F715D0"/>
    <w:pPr>
      <w:spacing w:before="100" w:beforeAutospacing="1" w:after="100" w:afterAutospacing="1"/>
    </w:pPr>
    <w:rPr>
      <w:rFonts w:ascii="Times New Roman" w:eastAsia="Times New Roman" w:hAnsi="Times New Roman"/>
      <w:sz w:val="24"/>
      <w:lang w:val="en-US"/>
    </w:rPr>
  </w:style>
  <w:style w:type="paragraph" w:customStyle="1" w:styleId="Figure">
    <w:name w:val="Figure"/>
    <w:basedOn w:val="Normal"/>
    <w:next w:val="Caption"/>
    <w:rsid w:val="00F715D0"/>
    <w:pPr>
      <w:keepNext/>
      <w:keepLines/>
      <w:spacing w:before="180" w:after="160" w:line="259" w:lineRule="auto"/>
      <w:jc w:val="center"/>
    </w:pPr>
    <w:rPr>
      <w:rFonts w:ascii="Calibri" w:eastAsia="Calibri" w:hAnsi="Calibri"/>
      <w:sz w:val="22"/>
      <w:szCs w:val="22"/>
      <w:lang w:val="en-US"/>
    </w:rPr>
  </w:style>
  <w:style w:type="paragraph" w:styleId="TableofFigures">
    <w:name w:val="table of figures"/>
    <w:basedOn w:val="Normal"/>
    <w:next w:val="Normal"/>
    <w:rsid w:val="00F715D0"/>
    <w:pPr>
      <w:spacing w:after="160" w:line="259" w:lineRule="auto"/>
      <w:ind w:left="1418" w:hanging="1418"/>
    </w:pPr>
    <w:rPr>
      <w:rFonts w:ascii="Calibri" w:eastAsia="Calibri" w:hAnsi="Calibri"/>
      <w:b/>
      <w:sz w:val="22"/>
      <w:szCs w:val="22"/>
      <w:lang w:val="en-US"/>
    </w:rPr>
  </w:style>
  <w:style w:type="paragraph" w:customStyle="1" w:styleId="references0">
    <w:name w:val="references"/>
    <w:rsid w:val="00F715D0"/>
    <w:pPr>
      <w:numPr>
        <w:numId w:val="204"/>
      </w:numPr>
      <w:spacing w:after="50" w:line="180" w:lineRule="exact"/>
      <w:jc w:val="both"/>
    </w:pPr>
    <w:rPr>
      <w:rFonts w:eastAsia="MS Mincho"/>
      <w:noProof/>
      <w:sz w:val="16"/>
      <w:szCs w:val="16"/>
      <w:lang w:val="en-US" w:eastAsia="en-US"/>
    </w:rPr>
  </w:style>
  <w:style w:type="paragraph" w:styleId="IndexHeading">
    <w:name w:val="index heading"/>
    <w:basedOn w:val="Normal"/>
    <w:next w:val="Normal"/>
    <w:rsid w:val="00F715D0"/>
    <w:pPr>
      <w:pBdr>
        <w:top w:val="single" w:sz="12" w:space="0" w:color="auto"/>
      </w:pBdr>
      <w:spacing w:before="360" w:after="240"/>
    </w:pPr>
    <w:rPr>
      <w:rFonts w:ascii="Times New Roman" w:eastAsia="SimSun" w:hAnsi="Times New Roman"/>
      <w:b/>
      <w:i/>
      <w:sz w:val="26"/>
      <w:szCs w:val="20"/>
    </w:rPr>
  </w:style>
  <w:style w:type="paragraph" w:customStyle="1" w:styleId="NumberedList">
    <w:name w:val="Numbered List"/>
    <w:basedOn w:val="Normal"/>
    <w:rsid w:val="00F715D0"/>
    <w:pPr>
      <w:numPr>
        <w:numId w:val="206"/>
      </w:numPr>
      <w:jc w:val="both"/>
    </w:pPr>
    <w:rPr>
      <w:rFonts w:ascii="Times New Roman" w:eastAsia="MS Mincho" w:hAnsi="Times New Roman"/>
      <w:szCs w:val="20"/>
    </w:rPr>
  </w:style>
  <w:style w:type="paragraph" w:customStyle="1" w:styleId="FigureCaption">
    <w:name w:val="Figure Caption"/>
    <w:aliases w:val="fc Char,Figure Caption Char"/>
    <w:basedOn w:val="Normal"/>
    <w:rsid w:val="00F715D0"/>
    <w:pPr>
      <w:keepLines/>
      <w:spacing w:before="60" w:after="120" w:line="300" w:lineRule="atLeast"/>
      <w:ind w:left="1008" w:hanging="1008"/>
      <w:jc w:val="both"/>
    </w:pPr>
    <w:rPr>
      <w:rFonts w:ascii="Times New Roman" w:eastAsia="????" w:hAnsi="Times New Roman"/>
      <w:szCs w:val="20"/>
      <w:lang w:val="en-US"/>
    </w:rPr>
  </w:style>
  <w:style w:type="paragraph" w:customStyle="1" w:styleId="Equation-Numbered">
    <w:name w:val="Equation-Numbered"/>
    <w:basedOn w:val="Normal"/>
    <w:next w:val="Normal"/>
    <w:autoRedefine/>
    <w:rsid w:val="00F715D0"/>
    <w:pPr>
      <w:spacing w:before="120" w:after="120" w:line="240" w:lineRule="atLeast"/>
      <w:jc w:val="right"/>
    </w:pPr>
    <w:rPr>
      <w:rFonts w:ascii="Times New Roman" w:eastAsia="SimSun" w:hAnsi="Times New Roman"/>
      <w:sz w:val="22"/>
      <w:szCs w:val="20"/>
      <w:lang w:val="en-US"/>
    </w:rPr>
  </w:style>
  <w:style w:type="paragraph" w:customStyle="1" w:styleId="multifig">
    <w:name w:val="multifig"/>
    <w:basedOn w:val="Normal"/>
    <w:rsid w:val="00F715D0"/>
    <w:pPr>
      <w:keepNext/>
      <w:tabs>
        <w:tab w:val="center" w:pos="2160"/>
        <w:tab w:val="center" w:pos="6480"/>
      </w:tabs>
      <w:spacing w:line="240" w:lineRule="atLeast"/>
    </w:pPr>
    <w:rPr>
      <w:rFonts w:ascii="Times New Roman" w:eastAsia="SimSun" w:hAnsi="Times New Roman"/>
      <w:sz w:val="24"/>
      <w:szCs w:val="20"/>
      <w:lang w:val="en-US"/>
    </w:rPr>
  </w:style>
  <w:style w:type="paragraph" w:customStyle="1" w:styleId="TableCaption">
    <w:name w:val="TableCaption"/>
    <w:basedOn w:val="Normal"/>
    <w:rsid w:val="00F715D0"/>
    <w:pPr>
      <w:keepNext/>
      <w:tabs>
        <w:tab w:val="left" w:pos="936"/>
      </w:tabs>
      <w:spacing w:before="120" w:after="60"/>
      <w:ind w:left="936" w:hanging="936"/>
      <w:jc w:val="both"/>
    </w:pPr>
    <w:rPr>
      <w:rFonts w:ascii="Times New Roman" w:eastAsia="SimSun" w:hAnsi="Times New Roman"/>
      <w:sz w:val="22"/>
      <w:szCs w:val="20"/>
      <w:lang w:val="en-US"/>
    </w:rPr>
  </w:style>
  <w:style w:type="paragraph" w:customStyle="1" w:styleId="EquationNumbered">
    <w:name w:val="Equation Numbered"/>
    <w:basedOn w:val="Normal"/>
    <w:rsid w:val="00F715D0"/>
    <w:pPr>
      <w:tabs>
        <w:tab w:val="center" w:pos="4320"/>
        <w:tab w:val="right" w:pos="8640"/>
      </w:tabs>
      <w:spacing w:before="60" w:after="60" w:line="300" w:lineRule="atLeast"/>
    </w:pPr>
    <w:rPr>
      <w:rFonts w:ascii="Times New Roman" w:eastAsia="SimSun" w:hAnsi="Times New Roman"/>
      <w:sz w:val="22"/>
      <w:szCs w:val="20"/>
      <w:lang w:val="en-US"/>
    </w:rPr>
  </w:style>
  <w:style w:type="paragraph" w:customStyle="1" w:styleId="Style10ptChar">
    <w:name w:val="Style 10 pt Char"/>
    <w:basedOn w:val="Normal"/>
    <w:rsid w:val="00F715D0"/>
    <w:pPr>
      <w:spacing w:before="120" w:line="240" w:lineRule="exact"/>
      <w:jc w:val="both"/>
    </w:pPr>
    <w:rPr>
      <w:rFonts w:ascii="Times New Roman" w:eastAsia="MS Mincho" w:hAnsi="Times New Roman"/>
      <w:szCs w:val="20"/>
      <w:lang w:val="en-US"/>
    </w:rPr>
  </w:style>
  <w:style w:type="character" w:customStyle="1" w:styleId="Style10ptCharChar">
    <w:name w:val="Style 10 pt Char Char"/>
    <w:rsid w:val="00F715D0"/>
    <w:rPr>
      <w:rFonts w:ascii="Arial" w:eastAsia="MS Mincho" w:hAnsi="Arial" w:cs="Arial"/>
      <w:color w:val="0000FF"/>
      <w:kern w:val="2"/>
      <w:lang w:val="en-US" w:eastAsia="en-US" w:bidi="ar-SA"/>
    </w:rPr>
  </w:style>
  <w:style w:type="paragraph" w:customStyle="1" w:styleId="Style10ptBoldChar">
    <w:name w:val="Style 10 pt Bold Char"/>
    <w:basedOn w:val="Normal"/>
    <w:autoRedefine/>
    <w:rsid w:val="00F715D0"/>
    <w:pPr>
      <w:spacing w:before="60" w:after="60" w:line="240" w:lineRule="exact"/>
      <w:jc w:val="both"/>
    </w:pPr>
    <w:rPr>
      <w:rFonts w:ascii="Times New Roman" w:eastAsia="MS Mincho" w:hAnsi="Times New Roman"/>
      <w:b/>
      <w:szCs w:val="20"/>
      <w:lang w:val="en-US"/>
    </w:rPr>
  </w:style>
  <w:style w:type="character" w:customStyle="1" w:styleId="Style10ptBoldCharChar">
    <w:name w:val="Style 10 pt Bold Char Char"/>
    <w:rsid w:val="00F715D0"/>
    <w:rPr>
      <w:rFonts w:ascii="Arial" w:eastAsia="MS Mincho" w:hAnsi="Arial" w:cs="Arial"/>
      <w:b/>
      <w:color w:val="0000FF"/>
      <w:kern w:val="2"/>
      <w:lang w:val="en-US" w:eastAsia="en-US" w:bidi="ar-SA"/>
    </w:rPr>
  </w:style>
  <w:style w:type="paragraph" w:styleId="HTMLPreformatted">
    <w:name w:val="HTML Preformatted"/>
    <w:basedOn w:val="Normal"/>
    <w:link w:val="HTMLPreformattedChar"/>
    <w:rsid w:val="00F71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US" w:eastAsia="ko-KR"/>
    </w:rPr>
  </w:style>
  <w:style w:type="character" w:customStyle="1" w:styleId="HTMLPreformattedChar">
    <w:name w:val="HTML Preformatted Char"/>
    <w:basedOn w:val="DefaultParagraphFont"/>
    <w:link w:val="HTMLPreformatted"/>
    <w:rsid w:val="00F715D0"/>
    <w:rPr>
      <w:rFonts w:ascii="Courier New" w:hAnsi="Courier New" w:cs="Courier New"/>
      <w:lang w:val="en-US" w:eastAsia="ko-KR"/>
    </w:rPr>
  </w:style>
  <w:style w:type="paragraph" w:customStyle="1" w:styleId="Bullet0">
    <w:name w:val="Bullet"/>
    <w:basedOn w:val="Normal"/>
    <w:rsid w:val="00F715D0"/>
    <w:pPr>
      <w:numPr>
        <w:numId w:val="205"/>
      </w:numPr>
      <w:tabs>
        <w:tab w:val="clear" w:pos="1440"/>
        <w:tab w:val="num" w:pos="432"/>
      </w:tabs>
      <w:ind w:left="432" w:hanging="432"/>
    </w:pPr>
    <w:rPr>
      <w:rFonts w:ascii="Times New Roman" w:eastAsia="SimSun" w:hAnsi="Times New Roman"/>
      <w:sz w:val="24"/>
      <w:lang w:val="en-US"/>
    </w:rPr>
  </w:style>
  <w:style w:type="character" w:customStyle="1" w:styleId="FigureCaption1">
    <w:name w:val="Figure Caption1"/>
    <w:aliases w:val="fc Char1,Figure Caption Char Char"/>
    <w:rsid w:val="00F715D0"/>
    <w:rPr>
      <w:rFonts w:ascii="Arial" w:eastAsia="????" w:hAnsi="Arial" w:cs="Arial"/>
      <w:color w:val="0000FF"/>
      <w:kern w:val="2"/>
      <w:lang w:val="en-US" w:eastAsia="en-US" w:bidi="ar-SA"/>
    </w:rPr>
  </w:style>
  <w:style w:type="paragraph" w:customStyle="1" w:styleId="FigureCentered">
    <w:name w:val="FigureCentered"/>
    <w:basedOn w:val="Normal"/>
    <w:next w:val="Normal"/>
    <w:rsid w:val="00F715D0"/>
    <w:pPr>
      <w:keepNext/>
      <w:spacing w:before="60" w:after="60" w:line="240" w:lineRule="atLeast"/>
      <w:jc w:val="center"/>
    </w:pPr>
    <w:rPr>
      <w:rFonts w:ascii="Times New Roman" w:eastAsia="SimSun" w:hAnsi="Times New Roman"/>
      <w:sz w:val="24"/>
      <w:szCs w:val="20"/>
      <w:lang w:val="en-US"/>
    </w:rPr>
  </w:style>
  <w:style w:type="character" w:customStyle="1" w:styleId="Equation-NumberedChar">
    <w:name w:val="Equation-Numbered Char"/>
    <w:rsid w:val="00F715D0"/>
    <w:rPr>
      <w:rFonts w:ascii="Arial" w:eastAsia="SimSun" w:hAnsi="Arial" w:cs="Arial"/>
      <w:color w:val="0000FF"/>
      <w:kern w:val="2"/>
      <w:sz w:val="22"/>
      <w:lang w:val="en-US" w:eastAsia="en-US" w:bidi="ar-SA"/>
    </w:rPr>
  </w:style>
  <w:style w:type="paragraph" w:customStyle="1" w:styleId="item">
    <w:name w:val="item"/>
    <w:basedOn w:val="Normal"/>
    <w:rsid w:val="00F715D0"/>
    <w:pPr>
      <w:numPr>
        <w:numId w:val="207"/>
      </w:numPr>
      <w:jc w:val="both"/>
    </w:pPr>
    <w:rPr>
      <w:rFonts w:ascii="Times New Roman" w:eastAsia="MS Mincho" w:hAnsi="Times New Roman"/>
      <w:szCs w:val="20"/>
    </w:rPr>
  </w:style>
  <w:style w:type="paragraph" w:customStyle="1" w:styleId="PaperTableCell">
    <w:name w:val="PaperTableCell"/>
    <w:basedOn w:val="Normal"/>
    <w:rsid w:val="00F715D0"/>
    <w:pPr>
      <w:jc w:val="both"/>
    </w:pPr>
    <w:rPr>
      <w:rFonts w:ascii="Times New Roman" w:eastAsia="SimSun" w:hAnsi="Times New Roman"/>
      <w:sz w:val="16"/>
      <w:lang w:val="en-US"/>
    </w:rPr>
  </w:style>
  <w:style w:type="character" w:styleId="LineNumber">
    <w:name w:val="line number"/>
    <w:rsid w:val="00F715D0"/>
    <w:rPr>
      <w:rFonts w:ascii="Arial" w:eastAsia="SimSun" w:hAnsi="Arial" w:cs="Arial"/>
      <w:color w:val="0000FF"/>
      <w:kern w:val="2"/>
      <w:sz w:val="18"/>
      <w:lang w:val="en-US" w:eastAsia="zh-CN" w:bidi="ar-SA"/>
    </w:rPr>
  </w:style>
  <w:style w:type="paragraph" w:customStyle="1" w:styleId="figure0">
    <w:name w:val="figure"/>
    <w:basedOn w:val="Normal"/>
    <w:rsid w:val="00F715D0"/>
    <w:pPr>
      <w:keepNext/>
      <w:keepLines/>
      <w:spacing w:before="60" w:after="60" w:line="240" w:lineRule="atLeast"/>
      <w:jc w:val="center"/>
    </w:pPr>
    <w:rPr>
      <w:rFonts w:ascii="Times New Roman" w:eastAsia="SimSun" w:hAnsi="Times New Roman"/>
      <w:szCs w:val="20"/>
      <w:lang w:val="en-US"/>
    </w:rPr>
  </w:style>
  <w:style w:type="character" w:customStyle="1" w:styleId="moz-txt-tag">
    <w:name w:val="moz-txt-tag"/>
    <w:rsid w:val="00F715D0"/>
    <w:rPr>
      <w:rFonts w:ascii="Arial" w:eastAsia="SimSun" w:hAnsi="Arial" w:cs="Arial"/>
      <w:color w:val="0000FF"/>
      <w:kern w:val="2"/>
      <w:lang w:val="en-US" w:eastAsia="zh-CN" w:bidi="ar-SA"/>
    </w:rPr>
  </w:style>
  <w:style w:type="character" w:customStyle="1" w:styleId="GuidanceChar">
    <w:name w:val="Guidance Char"/>
    <w:rsid w:val="00F715D0"/>
    <w:rPr>
      <w:i/>
      <w:color w:val="0000FF"/>
      <w:lang w:val="en-GB" w:eastAsia="en-US" w:bidi="ar-SA"/>
    </w:rPr>
  </w:style>
  <w:style w:type="paragraph" w:styleId="BodyTextIndent3">
    <w:name w:val="Body Text Indent 3"/>
    <w:basedOn w:val="Normal"/>
    <w:link w:val="BodyTextIndent3Char"/>
    <w:rsid w:val="00F715D0"/>
    <w:pPr>
      <w:overflowPunct w:val="0"/>
      <w:autoSpaceDE w:val="0"/>
      <w:autoSpaceDN w:val="0"/>
      <w:adjustRightInd w:val="0"/>
      <w:ind w:left="1080"/>
      <w:textAlignment w:val="baseline"/>
    </w:pPr>
    <w:rPr>
      <w:rFonts w:ascii="Times New Roman" w:eastAsia="SimSun" w:hAnsi="Times New Roman"/>
      <w:szCs w:val="20"/>
      <w:lang w:val="en-US" w:eastAsia="ja-JP"/>
    </w:rPr>
  </w:style>
  <w:style w:type="character" w:customStyle="1" w:styleId="BodyTextIndent3Char">
    <w:name w:val="Body Text Indent 3 Char"/>
    <w:basedOn w:val="DefaultParagraphFont"/>
    <w:link w:val="BodyTextIndent3"/>
    <w:rsid w:val="00F715D0"/>
    <w:rPr>
      <w:rFonts w:eastAsia="SimSun"/>
      <w:lang w:val="en-US" w:eastAsia="ja-JP"/>
    </w:rPr>
  </w:style>
  <w:style w:type="paragraph" w:customStyle="1" w:styleId="CharCharCharCharCharChar1CharChar">
    <w:name w:val="Char Char Char Char Char Char1 Char Char"/>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paragraph" w:customStyle="1" w:styleId="numberedlist0">
    <w:name w:val="numbered list"/>
    <w:basedOn w:val="ListBulle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customStyle="1" w:styleId="TabList">
    <w:name w:val="TabList"/>
    <w:basedOn w:val="Normal"/>
    <w:rsid w:val="00F715D0"/>
    <w:pPr>
      <w:tabs>
        <w:tab w:val="left" w:pos="1134"/>
      </w:tabs>
      <w:overflowPunct w:val="0"/>
      <w:autoSpaceDE w:val="0"/>
      <w:autoSpaceDN w:val="0"/>
      <w:adjustRightInd w:val="0"/>
      <w:textAlignment w:val="baseline"/>
    </w:pPr>
    <w:rPr>
      <w:rFonts w:ascii="Times New Roman" w:eastAsia="MS Mincho" w:hAnsi="Times New Roman"/>
      <w:szCs w:val="20"/>
      <w:lang w:eastAsia="en-GB"/>
    </w:rPr>
  </w:style>
  <w:style w:type="paragraph" w:customStyle="1" w:styleId="tabletext0">
    <w:name w:val="table text"/>
    <w:basedOn w:val="Normal"/>
    <w:next w:val="table"/>
    <w:rsid w:val="00F715D0"/>
    <w:pPr>
      <w:overflowPunct w:val="0"/>
      <w:autoSpaceDE w:val="0"/>
      <w:autoSpaceDN w:val="0"/>
      <w:adjustRightInd w:val="0"/>
      <w:textAlignment w:val="baseline"/>
    </w:pPr>
    <w:rPr>
      <w:rFonts w:ascii="Times New Roman" w:eastAsia="MS Mincho" w:hAnsi="Times New Roman"/>
      <w:i/>
      <w:szCs w:val="20"/>
      <w:lang w:eastAsia="en-GB"/>
    </w:rPr>
  </w:style>
  <w:style w:type="paragraph" w:customStyle="1" w:styleId="table">
    <w:name w:val="table"/>
    <w:basedOn w:val="Normal"/>
    <w:next w:val="Normal"/>
    <w:rsid w:val="00F715D0"/>
    <w:pPr>
      <w:overflowPunct w:val="0"/>
      <w:autoSpaceDE w:val="0"/>
      <w:autoSpaceDN w:val="0"/>
      <w:adjustRightInd w:val="0"/>
      <w:jc w:val="center"/>
      <w:textAlignment w:val="baseline"/>
    </w:pPr>
    <w:rPr>
      <w:rFonts w:ascii="Times New Roman" w:eastAsia="MS Mincho" w:hAnsi="Times New Roman"/>
      <w:szCs w:val="20"/>
      <w:lang w:val="en-US" w:eastAsia="en-GB"/>
    </w:rPr>
  </w:style>
  <w:style w:type="paragraph" w:customStyle="1" w:styleId="HE">
    <w:name w:val="HE"/>
    <w:basedOn w:val="Normal"/>
    <w:rsid w:val="00F715D0"/>
    <w:pPr>
      <w:overflowPunct w:val="0"/>
      <w:autoSpaceDE w:val="0"/>
      <w:autoSpaceDN w:val="0"/>
      <w:adjustRightInd w:val="0"/>
      <w:textAlignment w:val="baseline"/>
    </w:pPr>
    <w:rPr>
      <w:rFonts w:ascii="Times New Roman" w:eastAsia="MS Mincho" w:hAnsi="Times New Roman"/>
      <w:b/>
      <w:szCs w:val="20"/>
      <w:lang w:eastAsia="en-GB"/>
    </w:rPr>
  </w:style>
  <w:style w:type="paragraph" w:customStyle="1" w:styleId="text0">
    <w:name w:val="text"/>
    <w:basedOn w:val="Normal"/>
    <w:link w:val="textChar0"/>
    <w:qFormat/>
    <w:rsid w:val="00F715D0"/>
    <w:pPr>
      <w:widowControl w:val="0"/>
      <w:overflowPunct w:val="0"/>
      <w:autoSpaceDE w:val="0"/>
      <w:autoSpaceDN w:val="0"/>
      <w:adjustRightInd w:val="0"/>
      <w:spacing w:after="240"/>
      <w:jc w:val="both"/>
      <w:textAlignment w:val="baseline"/>
    </w:pPr>
    <w:rPr>
      <w:rFonts w:ascii="Times New Roman" w:eastAsia="Times New Roman" w:hAnsi="Times New Roman"/>
      <w:sz w:val="24"/>
      <w:szCs w:val="20"/>
      <w:lang w:val="en-AU" w:eastAsia="en-GB"/>
    </w:rPr>
  </w:style>
  <w:style w:type="paragraph" w:customStyle="1" w:styleId="textintend1">
    <w:name w:val="text intend 1"/>
    <w:basedOn w:val="text0"/>
    <w:rsid w:val="00F715D0"/>
    <w:pPr>
      <w:widowControl/>
      <w:numPr>
        <w:numId w:val="208"/>
      </w:numPr>
      <w:tabs>
        <w:tab w:val="clear" w:pos="992"/>
      </w:tabs>
      <w:spacing w:after="120"/>
      <w:ind w:left="720" w:hanging="360"/>
    </w:pPr>
    <w:rPr>
      <w:rFonts w:eastAsia="MS Mincho"/>
      <w:lang w:val="en-US"/>
    </w:rPr>
  </w:style>
  <w:style w:type="paragraph" w:customStyle="1" w:styleId="textintend2">
    <w:name w:val="text intend 2"/>
    <w:basedOn w:val="text0"/>
    <w:rsid w:val="00F715D0"/>
    <w:pPr>
      <w:widowControl/>
      <w:numPr>
        <w:numId w:val="209"/>
      </w:numPr>
      <w:tabs>
        <w:tab w:val="clear" w:pos="1418"/>
      </w:tabs>
      <w:spacing w:after="120"/>
      <w:ind w:left="360" w:firstLine="0"/>
    </w:pPr>
    <w:rPr>
      <w:rFonts w:eastAsia="MS Mincho"/>
      <w:lang w:val="en-US"/>
    </w:rPr>
  </w:style>
  <w:style w:type="paragraph" w:customStyle="1" w:styleId="textintend3">
    <w:name w:val="text intend 3"/>
    <w:basedOn w:val="text0"/>
    <w:rsid w:val="00F715D0"/>
    <w:pPr>
      <w:widowControl/>
      <w:numPr>
        <w:numId w:val="210"/>
      </w:numPr>
      <w:tabs>
        <w:tab w:val="clear" w:pos="1843"/>
        <w:tab w:val="num" w:pos="432"/>
      </w:tabs>
      <w:spacing w:after="120"/>
      <w:ind w:left="432" w:hanging="432"/>
    </w:pPr>
    <w:rPr>
      <w:rFonts w:eastAsia="MS Mincho"/>
      <w:lang w:val="en-US"/>
    </w:rPr>
  </w:style>
  <w:style w:type="paragraph" w:customStyle="1" w:styleId="normalpuce">
    <w:name w:val="normal puce"/>
    <w:basedOn w:val="Normal"/>
    <w:rsid w:val="00F715D0"/>
    <w:pPr>
      <w:widowControl w:val="0"/>
      <w:numPr>
        <w:numId w:val="211"/>
      </w:numPr>
      <w:overflowPunct w:val="0"/>
      <w:autoSpaceDE w:val="0"/>
      <w:autoSpaceDN w:val="0"/>
      <w:adjustRightInd w:val="0"/>
      <w:spacing w:before="60" w:after="60"/>
      <w:jc w:val="both"/>
      <w:textAlignment w:val="baseline"/>
    </w:pPr>
    <w:rPr>
      <w:rFonts w:ascii="Times New Roman" w:eastAsia="MS Mincho" w:hAnsi="Times New Roman"/>
      <w:szCs w:val="20"/>
      <w:lang w:eastAsia="en-GB"/>
    </w:rPr>
  </w:style>
  <w:style w:type="paragraph" w:customStyle="1" w:styleId="Meetingcaption">
    <w:name w:val="Meeting caption"/>
    <w:basedOn w:val="Normal"/>
    <w:rsid w:val="00F715D0"/>
    <w:pPr>
      <w:framePr w:w="4120" w:hSpace="141" w:wrap="auto" w:vAnchor="text" w:hAnchor="text" w:y="3"/>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textAlignment w:val="baseline"/>
    </w:pPr>
    <w:rPr>
      <w:rFonts w:ascii="Times New Roman" w:eastAsia="Times New Roman" w:hAnsi="Times New Roman"/>
      <w:snapToGrid w:val="0"/>
      <w:sz w:val="22"/>
      <w:szCs w:val="20"/>
      <w:lang w:val="fr-FR" w:eastAsia="en-GB"/>
    </w:rPr>
  </w:style>
  <w:style w:type="paragraph" w:customStyle="1" w:styleId="Cell">
    <w:name w:val="Cell"/>
    <w:basedOn w:val="Normal"/>
    <w:rsid w:val="00F715D0"/>
    <w:pPr>
      <w:overflowPunct w:val="0"/>
      <w:autoSpaceDE w:val="0"/>
      <w:autoSpaceDN w:val="0"/>
      <w:adjustRightInd w:val="0"/>
      <w:spacing w:line="240" w:lineRule="exact"/>
      <w:jc w:val="center"/>
      <w:textAlignment w:val="baseline"/>
    </w:pPr>
    <w:rPr>
      <w:rFonts w:ascii="Times New Roman" w:eastAsia="Times New Roman" w:hAnsi="Times New Roman"/>
      <w:sz w:val="16"/>
      <w:szCs w:val="20"/>
      <w:lang w:val="en-US" w:eastAsia="ja-JP"/>
    </w:rPr>
  </w:style>
  <w:style w:type="paragraph" w:customStyle="1" w:styleId="h60">
    <w:name w:val="h6"/>
    <w:basedOn w:val="Normal"/>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b11">
    <w:name w:val="b1"/>
    <w:basedOn w:val="Normal"/>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CharCharCharChar">
    <w:name w:val="Char Char Char Char"/>
    <w:rsid w:val="00F715D0"/>
    <w:pPr>
      <w:keepNext/>
      <w:tabs>
        <w:tab w:val="left" w:pos="-1134"/>
      </w:tabs>
      <w:autoSpaceDE w:val="0"/>
      <w:autoSpaceDN w:val="0"/>
      <w:adjustRightInd w:val="0"/>
      <w:spacing w:before="60" w:after="60"/>
      <w:jc w:val="both"/>
    </w:pPr>
    <w:rPr>
      <w:rFonts w:eastAsia="SimSun"/>
    </w:rPr>
  </w:style>
  <w:style w:type="paragraph" w:customStyle="1" w:styleId="CharCharCharCharCharCharCharCharCharCharCharChar">
    <w:name w:val="Char Char Char Char Char Char Char Char Char Char Char Char"/>
    <w:semiHidden/>
    <w:rsid w:val="00F715D0"/>
    <w:pPr>
      <w:keepNext/>
      <w:tabs>
        <w:tab w:val="num" w:pos="851"/>
      </w:tabs>
      <w:autoSpaceDE w:val="0"/>
      <w:autoSpaceDN w:val="0"/>
      <w:adjustRightInd w:val="0"/>
      <w:spacing w:before="60" w:after="60"/>
      <w:ind w:left="851" w:hanging="851"/>
      <w:jc w:val="both"/>
    </w:pPr>
    <w:rPr>
      <w:rFonts w:ascii="Arial" w:eastAsia="SimSun" w:hAnsi="Arial" w:cs="Arial"/>
      <w:color w:val="0000FF"/>
      <w:kern w:val="2"/>
      <w:lang w:val="en-US" w:eastAsia="zh-CN"/>
    </w:rPr>
  </w:style>
  <w:style w:type="character" w:customStyle="1" w:styleId="h4CharChar">
    <w:name w:val="h4 Char Char"/>
    <w:rsid w:val="00F715D0"/>
    <w:rPr>
      <w:rFonts w:ascii="Arial" w:hAnsi="Arial"/>
      <w:sz w:val="24"/>
      <w:lang w:val="en-GB" w:eastAsia="ja-JP" w:bidi="ar-SA"/>
    </w:rPr>
  </w:style>
  <w:style w:type="paragraph" w:customStyle="1" w:styleId="NormalAfter3pt">
    <w:name w:val="Normal + After:  3 pt"/>
    <w:basedOn w:val="Normal"/>
    <w:rsid w:val="00F715D0"/>
    <w:pPr>
      <w:tabs>
        <w:tab w:val="num" w:pos="2560"/>
      </w:tabs>
      <w:spacing w:after="180"/>
      <w:ind w:left="2560" w:hanging="357"/>
    </w:pPr>
    <w:rPr>
      <w:rFonts w:ascii="Times New Roman" w:eastAsia="Times New Roman" w:hAnsi="Times New Roman"/>
      <w:szCs w:val="20"/>
      <w:lang w:val="en-AU" w:eastAsia="ko-KR"/>
    </w:rPr>
  </w:style>
  <w:style w:type="character" w:customStyle="1" w:styleId="CharChar5">
    <w:name w:val="Char Char5"/>
    <w:semiHidden/>
    <w:rsid w:val="00F715D0"/>
    <w:rPr>
      <w:rFonts w:ascii="Times New Roman" w:hAnsi="Times New Roman"/>
      <w:lang w:eastAsia="en-US"/>
    </w:rPr>
  </w:style>
  <w:style w:type="paragraph" w:customStyle="1" w:styleId="CharChar3CharCharCharCharCharChar">
    <w:name w:val="Char Char3 Char Char Char Char Char Char"/>
    <w:semiHidden/>
    <w:rsid w:val="00F715D0"/>
    <w:pPr>
      <w:keepNext/>
      <w:autoSpaceDE w:val="0"/>
      <w:autoSpaceDN w:val="0"/>
      <w:adjustRightInd w:val="0"/>
      <w:spacing w:before="60" w:after="60"/>
      <w:ind w:left="567" w:hanging="283"/>
      <w:jc w:val="both"/>
    </w:pPr>
    <w:rPr>
      <w:rFonts w:ascii="Arial" w:eastAsia="SimSun" w:hAnsi="Arial" w:cs="Arial"/>
      <w:color w:val="0000FF"/>
      <w:kern w:val="2"/>
      <w:lang w:val="en-US" w:eastAsia="zh-CN"/>
    </w:rPr>
  </w:style>
  <w:style w:type="paragraph" w:customStyle="1" w:styleId="CharChar1CharChar">
    <w:name w:val="Char Char1 Char Char"/>
    <w:rsid w:val="00F715D0"/>
    <w:pPr>
      <w:keepNext/>
      <w:tabs>
        <w:tab w:val="left" w:pos="-1134"/>
      </w:tabs>
      <w:autoSpaceDE w:val="0"/>
      <w:autoSpaceDN w:val="0"/>
      <w:adjustRightInd w:val="0"/>
      <w:spacing w:before="60" w:after="60"/>
      <w:jc w:val="both"/>
    </w:pPr>
    <w:rPr>
      <w:rFonts w:eastAsia="SimSun"/>
    </w:rPr>
  </w:style>
  <w:style w:type="paragraph" w:customStyle="1" w:styleId="TableCell1">
    <w:name w:val="Table Cell"/>
    <w:basedOn w:val="TAC"/>
    <w:link w:val="TableCellChar"/>
    <w:qFormat/>
    <w:rsid w:val="00F715D0"/>
    <w:pPr>
      <w:textAlignment w:val="auto"/>
    </w:pPr>
    <w:rPr>
      <w:rFonts w:eastAsia="SimSun"/>
      <w:lang w:val="en-US" w:eastAsia="zh-CN"/>
    </w:rPr>
  </w:style>
  <w:style w:type="character" w:customStyle="1" w:styleId="TableCellChar">
    <w:name w:val="Table Cell Char"/>
    <w:link w:val="TableCell1"/>
    <w:rsid w:val="00F715D0"/>
    <w:rPr>
      <w:rFonts w:ascii="Arial" w:eastAsia="SimSun" w:hAnsi="Arial"/>
      <w:sz w:val="18"/>
      <w:lang w:val="en-US" w:eastAsia="zh-CN"/>
    </w:rPr>
  </w:style>
  <w:style w:type="paragraph" w:customStyle="1" w:styleId="CharCharCharCharCharChar1CharChar1">
    <w:name w:val="Char Char Char Char Char Char1 Char Char1"/>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numbering" w:customStyle="1" w:styleId="14">
    <w:name w:val="无列表1"/>
    <w:next w:val="NoList"/>
    <w:uiPriority w:val="99"/>
    <w:semiHidden/>
    <w:unhideWhenUsed/>
    <w:rsid w:val="00F715D0"/>
  </w:style>
  <w:style w:type="character" w:customStyle="1" w:styleId="opdicttext22">
    <w:name w:val="op_dict_text22"/>
    <w:rsid w:val="00F715D0"/>
  </w:style>
  <w:style w:type="character" w:customStyle="1" w:styleId="def">
    <w:name w:val="def"/>
    <w:rsid w:val="00F715D0"/>
  </w:style>
  <w:style w:type="character" w:customStyle="1" w:styleId="high-light-bg4">
    <w:name w:val="high-light-bg4"/>
    <w:rsid w:val="00F715D0"/>
  </w:style>
  <w:style w:type="character" w:customStyle="1" w:styleId="TitleChar2">
    <w:name w:val="Title Char2"/>
    <w:uiPriority w:val="10"/>
    <w:locked/>
    <w:rsid w:val="00F715D0"/>
    <w:rPr>
      <w:rFonts w:ascii="Cambria" w:eastAsia="SimSun" w:hAnsi="Cambria" w:cs="Times New Roman"/>
      <w:spacing w:val="-10"/>
      <w:kern w:val="28"/>
      <w:sz w:val="56"/>
      <w:szCs w:val="56"/>
      <w:lang w:val="en-GB" w:eastAsia="ja-JP"/>
    </w:rPr>
  </w:style>
  <w:style w:type="paragraph" w:customStyle="1" w:styleId="Heading1unnumbered">
    <w:name w:val="Heading 1 unnumbered"/>
    <w:basedOn w:val="Heading1"/>
    <w:next w:val="BodyText"/>
    <w:rsid w:val="00F715D0"/>
    <w:pPr>
      <w:numPr>
        <w:numId w:val="0"/>
      </w:numPr>
      <w:tabs>
        <w:tab w:val="left" w:pos="0"/>
        <w:tab w:val="num" w:pos="360"/>
      </w:tabs>
      <w:spacing w:before="360" w:after="240"/>
      <w:ind w:left="360" w:hanging="360"/>
      <w:outlineLvl w:val="9"/>
    </w:pPr>
    <w:rPr>
      <w:rFonts w:ascii="Times New Roman" w:eastAsia="MS Gothic" w:hAnsi="Times New Roman" w:cs="Times New Roman"/>
      <w:b w:val="0"/>
      <w:bCs w:val="0"/>
      <w:kern w:val="28"/>
      <w:szCs w:val="20"/>
      <w:lang w:eastAsia="ja-JP"/>
    </w:rPr>
  </w:style>
  <w:style w:type="paragraph" w:customStyle="1" w:styleId="lptext">
    <w:name w:val="lˆptext"/>
    <w:basedOn w:val="Normal"/>
    <w:rsid w:val="00F715D0"/>
    <w:pPr>
      <w:spacing w:before="100" w:after="100"/>
      <w:ind w:left="860"/>
    </w:pPr>
    <w:rPr>
      <w:rFonts w:eastAsia="MS Gothic"/>
      <w:sz w:val="24"/>
      <w:szCs w:val="20"/>
      <w:lang w:eastAsia="ja-JP"/>
    </w:rPr>
  </w:style>
  <w:style w:type="paragraph" w:customStyle="1" w:styleId="ListBulletLast">
    <w:name w:val="List Bullet Last"/>
    <w:aliases w:val="lbl"/>
    <w:basedOn w:val="ListBullet"/>
    <w:next w:val="BodyTex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styleId="BodyText3">
    <w:name w:val="Body Text 3"/>
    <w:basedOn w:val="Normal"/>
    <w:link w:val="BodyText3Char"/>
    <w:rsid w:val="00F715D0"/>
    <w:pPr>
      <w:jc w:val="both"/>
    </w:pPr>
    <w:rPr>
      <w:rFonts w:ascii="Times New Roman" w:eastAsia="MS Gothic" w:hAnsi="Times New Roman"/>
      <w:sz w:val="24"/>
      <w:szCs w:val="20"/>
      <w:lang w:eastAsia="ja-JP"/>
    </w:rPr>
  </w:style>
  <w:style w:type="character" w:customStyle="1" w:styleId="BodyText3Char">
    <w:name w:val="Body Text 3 Char"/>
    <w:basedOn w:val="DefaultParagraphFont"/>
    <w:link w:val="BodyText3"/>
    <w:rsid w:val="00F715D0"/>
    <w:rPr>
      <w:rFonts w:eastAsia="MS Gothic"/>
      <w:sz w:val="24"/>
      <w:lang w:eastAsia="ja-JP"/>
    </w:rPr>
  </w:style>
  <w:style w:type="paragraph" w:customStyle="1" w:styleId="TableText1">
    <w:name w:val="Table_Text"/>
    <w:basedOn w:val="Normal"/>
    <w:rsid w:val="00F715D0"/>
    <w:pPr>
      <w:keepNext/>
      <w:tabs>
        <w:tab w:val="left" w:pos="794"/>
        <w:tab w:val="left" w:pos="1191"/>
        <w:tab w:val="left" w:pos="1588"/>
        <w:tab w:val="left" w:pos="1985"/>
      </w:tabs>
      <w:spacing w:before="100" w:after="100" w:line="190" w:lineRule="exact"/>
      <w:jc w:val="both"/>
    </w:pPr>
    <w:rPr>
      <w:rFonts w:ascii="Times New Roman" w:eastAsia="MS Gothic" w:hAnsi="Times New Roman"/>
      <w:sz w:val="18"/>
      <w:szCs w:val="20"/>
      <w:lang w:eastAsia="ja-JP"/>
    </w:rPr>
  </w:style>
  <w:style w:type="paragraph" w:customStyle="1" w:styleId="shortcode">
    <w:name w:val="shortcode"/>
    <w:basedOn w:val="BodyText"/>
    <w:rsid w:val="00F715D0"/>
    <w:pPr>
      <w:keepNext/>
      <w:tabs>
        <w:tab w:val="left" w:pos="1247"/>
        <w:tab w:val="left" w:pos="2552"/>
        <w:tab w:val="left" w:pos="3856"/>
        <w:tab w:val="left" w:pos="5216"/>
        <w:tab w:val="left" w:pos="6464"/>
        <w:tab w:val="left" w:pos="7768"/>
        <w:tab w:val="left" w:pos="9072"/>
        <w:tab w:val="left" w:pos="10206"/>
      </w:tabs>
      <w:overflowPunct w:val="0"/>
      <w:autoSpaceDE w:val="0"/>
      <w:autoSpaceDN w:val="0"/>
      <w:adjustRightInd w:val="0"/>
      <w:spacing w:after="0" w:line="480" w:lineRule="auto"/>
      <w:jc w:val="left"/>
      <w:textAlignment w:val="baseline"/>
    </w:pPr>
    <w:rPr>
      <w:rFonts w:eastAsia="Mincho"/>
      <w:sz w:val="24"/>
      <w:szCs w:val="20"/>
      <w:lang w:eastAsia="ja-JP"/>
    </w:rPr>
  </w:style>
  <w:style w:type="paragraph" w:customStyle="1" w:styleId="HTMLBody">
    <w:name w:val="HTML Body"/>
    <w:rsid w:val="00F715D0"/>
    <w:pPr>
      <w:widowControl w:val="0"/>
      <w:autoSpaceDE w:val="0"/>
      <w:autoSpaceDN w:val="0"/>
      <w:adjustRightInd w:val="0"/>
    </w:pPr>
    <w:rPr>
      <w:rFonts w:ascii="MS PGothic" w:eastAsia="MS PGothic" w:hAnsi="Century"/>
      <w:lang w:val="en-US" w:eastAsia="ja-JP"/>
    </w:rPr>
  </w:style>
  <w:style w:type="character" w:customStyle="1" w:styleId="aa">
    <w:name w:val="図表番号 (文字)"/>
    <w:aliases w:val="cap (文字),cap Char (文字) (文字)1"/>
    <w:rsid w:val="00F715D0"/>
    <w:rPr>
      <w:rFonts w:eastAsia="MS Gothic"/>
      <w:b/>
      <w:noProof w:val="0"/>
      <w:kern w:val="2"/>
      <w:sz w:val="24"/>
      <w:lang w:val="en-GB"/>
    </w:rPr>
  </w:style>
  <w:style w:type="paragraph" w:customStyle="1" w:styleId="CharCharCharCarCarCharCharCarCar">
    <w:name w:val="Char Char Char Car Car Char Char Car Car"/>
    <w:rsid w:val="00F715D0"/>
    <w:pPr>
      <w:keepNext/>
      <w:tabs>
        <w:tab w:val="num" w:pos="851"/>
      </w:tabs>
      <w:autoSpaceDE w:val="0"/>
      <w:autoSpaceDN w:val="0"/>
      <w:adjustRightInd w:val="0"/>
      <w:spacing w:before="60" w:after="60"/>
      <w:ind w:left="851" w:hanging="851"/>
      <w:jc w:val="both"/>
    </w:pPr>
    <w:rPr>
      <w:rFonts w:ascii="Arial" w:eastAsia="SimSun" w:hAnsi="Arial"/>
      <w:color w:val="0000FF"/>
      <w:kern w:val="2"/>
      <w:lang w:val="en-US" w:eastAsia="ja-JP"/>
    </w:rPr>
  </w:style>
  <w:style w:type="paragraph" w:customStyle="1" w:styleId="CharChar1CharCharCharCharCharCharCharCharCharCharCharCharCharCharCharCharCharCharCharChar">
    <w:name w:val="Char Char1 Char Char Char Char Char Char Char Char Char Char Char Char Char Char Char Char Char Char Char Char"/>
    <w:next w:val="Normal"/>
    <w:semiHidden/>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CharChar1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w:next w:val="Normal"/>
    <w:semiHidden/>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81">
    <w:name w:val="表 (赤)  81"/>
    <w:basedOn w:val="Normal"/>
    <w:uiPriority w:val="34"/>
    <w:qFormat/>
    <w:rsid w:val="00F715D0"/>
    <w:pPr>
      <w:ind w:leftChars="400" w:left="840"/>
    </w:pPr>
    <w:rPr>
      <w:rFonts w:ascii="MS PGothic" w:eastAsia="MS PGothic" w:hAnsi="MS PGothic" w:cs="MS PGothic"/>
      <w:sz w:val="24"/>
      <w:lang w:val="en-US" w:eastAsia="ja-JP"/>
    </w:rPr>
  </w:style>
  <w:style w:type="paragraph" w:customStyle="1" w:styleId="710">
    <w:name w:val="表 (赤)  71"/>
    <w:hidden/>
    <w:uiPriority w:val="99"/>
    <w:semiHidden/>
    <w:rsid w:val="00F715D0"/>
    <w:rPr>
      <w:rFonts w:eastAsia="MS Gothic"/>
      <w:sz w:val="24"/>
      <w:lang w:eastAsia="ja-JP"/>
    </w:rPr>
  </w:style>
  <w:style w:type="character" w:customStyle="1" w:styleId="Doc-titleChar">
    <w:name w:val="Doc-title Char"/>
    <w:link w:val="Doc-title"/>
    <w:rsid w:val="00F715D0"/>
    <w:rPr>
      <w:rFonts w:ascii="Arial" w:eastAsia="SimSun" w:hAnsi="Arial" w:cs="Arial"/>
      <w:lang w:val="en-US" w:eastAsia="zh-CN"/>
    </w:rPr>
  </w:style>
  <w:style w:type="paragraph" w:customStyle="1" w:styleId="msonormal0">
    <w:name w:val="msonormal"/>
    <w:basedOn w:val="Normal"/>
    <w:rsid w:val="00F715D0"/>
    <w:pPr>
      <w:spacing w:before="100" w:beforeAutospacing="1" w:after="100" w:afterAutospacing="1"/>
    </w:pPr>
    <w:rPr>
      <w:rFonts w:ascii="SimSun" w:eastAsia="SimSun" w:hAnsi="SimSun" w:cs="SimSun"/>
      <w:sz w:val="24"/>
      <w:lang w:val="en-US" w:eastAsia="zh-CN"/>
    </w:rPr>
  </w:style>
  <w:style w:type="paragraph" w:customStyle="1" w:styleId="font5">
    <w:name w:val="font5"/>
    <w:basedOn w:val="Normal"/>
    <w:rsid w:val="00F715D0"/>
    <w:pPr>
      <w:spacing w:before="100" w:beforeAutospacing="1" w:after="100" w:afterAutospacing="1"/>
    </w:pPr>
    <w:rPr>
      <w:rFonts w:ascii="DengXian" w:eastAsia="DengXian" w:hAnsi="DengXian" w:cs="SimSun"/>
      <w:sz w:val="18"/>
      <w:szCs w:val="18"/>
      <w:lang w:val="en-US" w:eastAsia="zh-CN"/>
    </w:rPr>
  </w:style>
  <w:style w:type="paragraph" w:customStyle="1" w:styleId="xl65">
    <w:name w:val="xl65"/>
    <w:basedOn w:val="Normal"/>
    <w:rsid w:val="00F715D0"/>
    <w:pPr>
      <w:spacing w:before="100" w:beforeAutospacing="1" w:after="100" w:afterAutospacing="1"/>
      <w:jc w:val="center"/>
    </w:pPr>
    <w:rPr>
      <w:rFonts w:ascii="SimSun" w:eastAsia="SimSun" w:hAnsi="SimSun" w:cs="SimSun"/>
      <w:sz w:val="16"/>
      <w:szCs w:val="16"/>
      <w:lang w:val="en-US" w:eastAsia="zh-CN"/>
    </w:rPr>
  </w:style>
  <w:style w:type="paragraph" w:customStyle="1" w:styleId="xl66">
    <w:name w:val="xl66"/>
    <w:basedOn w:val="Normal"/>
    <w:rsid w:val="00F715D0"/>
    <w:pPr>
      <w:pBdr>
        <w:top w:val="single" w:sz="8" w:space="0" w:color="auto"/>
        <w:left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7">
    <w:name w:val="xl67"/>
    <w:basedOn w:val="Normal"/>
    <w:rsid w:val="00F715D0"/>
    <w:pPr>
      <w:pBdr>
        <w:top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8">
    <w:name w:val="xl68"/>
    <w:basedOn w:val="Normal"/>
    <w:rsid w:val="00F715D0"/>
    <w:pPr>
      <w:spacing w:before="100" w:beforeAutospacing="1" w:after="100" w:afterAutospacing="1"/>
      <w:jc w:val="center"/>
    </w:pPr>
    <w:rPr>
      <w:rFonts w:ascii="SimSun" w:eastAsia="SimSun" w:hAnsi="SimSun" w:cs="SimSun"/>
      <w:sz w:val="15"/>
      <w:szCs w:val="15"/>
      <w:lang w:val="en-US" w:eastAsia="zh-CN"/>
    </w:rPr>
  </w:style>
  <w:style w:type="paragraph" w:customStyle="1" w:styleId="xl69">
    <w:name w:val="xl69"/>
    <w:basedOn w:val="Normal"/>
    <w:rsid w:val="00F715D0"/>
    <w:pPr>
      <w:pBdr>
        <w:top w:val="single" w:sz="8"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0">
    <w:name w:val="xl70"/>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1">
    <w:name w:val="xl71"/>
    <w:basedOn w:val="Normal"/>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2">
    <w:name w:val="xl72"/>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3">
    <w:name w:val="xl73"/>
    <w:basedOn w:val="Normal"/>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4">
    <w:name w:val="xl74"/>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5">
    <w:name w:val="xl75"/>
    <w:basedOn w:val="Normal"/>
    <w:rsid w:val="00F715D0"/>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6">
    <w:name w:val="xl76"/>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7">
    <w:name w:val="xl77"/>
    <w:basedOn w:val="Normal"/>
    <w:rsid w:val="00F715D0"/>
    <w:pPr>
      <w:pBdr>
        <w:top w:val="single" w:sz="8"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8">
    <w:name w:val="xl78"/>
    <w:basedOn w:val="Normal"/>
    <w:rsid w:val="00F715D0"/>
    <w:pPr>
      <w:pBdr>
        <w:top w:val="single" w:sz="8" w:space="0" w:color="auto"/>
        <w:bottom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79">
    <w:name w:val="xl79"/>
    <w:basedOn w:val="Normal"/>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0">
    <w:name w:val="xl80"/>
    <w:basedOn w:val="Normal"/>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1">
    <w:name w:val="xl81"/>
    <w:basedOn w:val="Normal"/>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2">
    <w:name w:val="xl82"/>
    <w:basedOn w:val="Normal"/>
    <w:rsid w:val="00F715D0"/>
    <w:pPr>
      <w:pBdr>
        <w:top w:val="single" w:sz="4" w:space="0" w:color="auto"/>
        <w:left w:val="single" w:sz="4" w:space="0" w:color="auto"/>
        <w:bottom w:val="single" w:sz="8"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3">
    <w:name w:val="xl83"/>
    <w:basedOn w:val="Normal"/>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4">
    <w:name w:val="xl84"/>
    <w:basedOn w:val="Normal"/>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5">
    <w:name w:val="xl85"/>
    <w:basedOn w:val="Normal"/>
    <w:rsid w:val="00F715D0"/>
    <w:pPr>
      <w:pBdr>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6">
    <w:name w:val="xl86"/>
    <w:basedOn w:val="Normal"/>
    <w:rsid w:val="00F715D0"/>
    <w:pPr>
      <w:pBdr>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7">
    <w:name w:val="xl87"/>
    <w:basedOn w:val="Normal"/>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8">
    <w:name w:val="xl88"/>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9">
    <w:name w:val="xl89"/>
    <w:basedOn w:val="Normal"/>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0">
    <w:name w:val="xl90"/>
    <w:basedOn w:val="Normal"/>
    <w:rsid w:val="00F715D0"/>
    <w:pPr>
      <w:pBdr>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1">
    <w:name w:val="xl91"/>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2">
    <w:name w:val="xl92"/>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93">
    <w:name w:val="xl93"/>
    <w:basedOn w:val="Normal"/>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94">
    <w:name w:val="xl94"/>
    <w:basedOn w:val="Normal"/>
    <w:rsid w:val="00F715D0"/>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5">
    <w:name w:val="xl95"/>
    <w:basedOn w:val="Normal"/>
    <w:rsid w:val="00F715D0"/>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6">
    <w:name w:val="xl96"/>
    <w:basedOn w:val="Normal"/>
    <w:rsid w:val="00F715D0"/>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7">
    <w:name w:val="xl97"/>
    <w:basedOn w:val="Normal"/>
    <w:rsid w:val="00F715D0"/>
    <w:pPr>
      <w:pBdr>
        <w:top w:val="single" w:sz="8"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8">
    <w:name w:val="xl98"/>
    <w:basedOn w:val="Normal"/>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9">
    <w:name w:val="xl99"/>
    <w:basedOn w:val="Normal"/>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0">
    <w:name w:val="xl100"/>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1">
    <w:name w:val="xl101"/>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102">
    <w:name w:val="xl102"/>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3">
    <w:name w:val="xl103"/>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4">
    <w:name w:val="xl104"/>
    <w:basedOn w:val="Normal"/>
    <w:rsid w:val="00F715D0"/>
    <w:pPr>
      <w:pBdr>
        <w:top w:val="single" w:sz="8" w:space="0" w:color="auto"/>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5">
    <w:name w:val="xl105"/>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6">
    <w:name w:val="xl106"/>
    <w:basedOn w:val="Normal"/>
    <w:rsid w:val="00F715D0"/>
    <w:pPr>
      <w:pBdr>
        <w:top w:val="single" w:sz="8" w:space="0" w:color="auto"/>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7">
    <w:name w:val="xl107"/>
    <w:basedOn w:val="Normal"/>
    <w:rsid w:val="00F715D0"/>
    <w:pPr>
      <w:pBdr>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8">
    <w:name w:val="xl108"/>
    <w:basedOn w:val="Normal"/>
    <w:rsid w:val="00F715D0"/>
    <w:pPr>
      <w:pBdr>
        <w:top w:val="single" w:sz="8" w:space="0" w:color="auto"/>
        <w:left w:val="single" w:sz="8" w:space="0" w:color="auto"/>
        <w:bottom w:val="single" w:sz="8" w:space="0" w:color="auto"/>
        <w:right w:val="double" w:sz="6"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109">
    <w:name w:val="xl109"/>
    <w:basedOn w:val="Normal"/>
    <w:rsid w:val="00F715D0"/>
    <w:pPr>
      <w:pBdr>
        <w:top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0">
    <w:name w:val="xl110"/>
    <w:basedOn w:val="Normal"/>
    <w:rsid w:val="00F715D0"/>
    <w:pPr>
      <w:pBdr>
        <w:top w:val="single" w:sz="4"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1">
    <w:name w:val="xl111"/>
    <w:basedOn w:val="Normal"/>
    <w:rsid w:val="00F715D0"/>
    <w:pPr>
      <w:pBdr>
        <w:top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2">
    <w:name w:val="xl112"/>
    <w:basedOn w:val="Normal"/>
    <w:rsid w:val="00F715D0"/>
    <w:pPr>
      <w:pBdr>
        <w:top w:val="single" w:sz="8"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3">
    <w:name w:val="xl113"/>
    <w:basedOn w:val="Normal"/>
    <w:rsid w:val="00F715D0"/>
    <w:pPr>
      <w:pBdr>
        <w:top w:val="single" w:sz="4"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4">
    <w:name w:val="xl114"/>
    <w:basedOn w:val="Normal"/>
    <w:rsid w:val="00F715D0"/>
    <w:pPr>
      <w:pBdr>
        <w:top w:val="single" w:sz="4" w:space="0" w:color="auto"/>
        <w:left w:val="single" w:sz="4" w:space="0" w:color="auto"/>
        <w:bottom w:val="single" w:sz="8"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5">
    <w:name w:val="xl115"/>
    <w:basedOn w:val="Normal"/>
    <w:rsid w:val="00F715D0"/>
    <w:pPr>
      <w:pBdr>
        <w:top w:val="single" w:sz="8"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6">
    <w:name w:val="xl116"/>
    <w:basedOn w:val="Normal"/>
    <w:rsid w:val="00F715D0"/>
    <w:pPr>
      <w:pBdr>
        <w:top w:val="single" w:sz="4"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7">
    <w:name w:val="xl117"/>
    <w:basedOn w:val="Normal"/>
    <w:rsid w:val="00F715D0"/>
    <w:pPr>
      <w:pBdr>
        <w:top w:val="single" w:sz="4" w:space="0" w:color="auto"/>
        <w:left w:val="single" w:sz="4" w:space="0" w:color="auto"/>
        <w:bottom w:val="single" w:sz="8"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character" w:customStyle="1" w:styleId="MTEquationSection">
    <w:name w:val="MTEquationSection"/>
    <w:rsid w:val="00F715D0"/>
    <w:rPr>
      <w:rFonts w:ascii="Arial" w:hAnsi="Arial"/>
      <w:vanish w:val="0"/>
      <w:color w:val="FF0000"/>
      <w:sz w:val="24"/>
    </w:rPr>
  </w:style>
  <w:style w:type="paragraph" w:customStyle="1" w:styleId="Bulletedo1">
    <w:name w:val="Bulleted o 1"/>
    <w:basedOn w:val="Normal"/>
    <w:rsid w:val="00F715D0"/>
    <w:pPr>
      <w:numPr>
        <w:numId w:val="212"/>
      </w:numPr>
      <w:overflowPunct w:val="0"/>
      <w:autoSpaceDE w:val="0"/>
      <w:autoSpaceDN w:val="0"/>
      <w:adjustRightInd w:val="0"/>
      <w:spacing w:after="180"/>
      <w:textAlignment w:val="baseline"/>
    </w:pPr>
    <w:rPr>
      <w:rFonts w:ascii="Times New Roman" w:eastAsia="SimSun" w:hAnsi="Times New Roman"/>
      <w:szCs w:val="20"/>
      <w:lang w:val="en-US"/>
    </w:rPr>
  </w:style>
  <w:style w:type="paragraph" w:customStyle="1" w:styleId="Equation">
    <w:name w:val="Equation"/>
    <w:basedOn w:val="Normal"/>
    <w:next w:val="Normal"/>
    <w:rsid w:val="00F715D0"/>
    <w:pPr>
      <w:tabs>
        <w:tab w:val="right" w:pos="10206"/>
      </w:tabs>
      <w:overflowPunct w:val="0"/>
      <w:autoSpaceDE w:val="0"/>
      <w:autoSpaceDN w:val="0"/>
      <w:adjustRightInd w:val="0"/>
      <w:spacing w:after="220"/>
      <w:ind w:left="1298"/>
      <w:textAlignment w:val="baseline"/>
    </w:pPr>
    <w:rPr>
      <w:rFonts w:ascii="Arial" w:eastAsia="SimSun" w:hAnsi="Arial"/>
      <w:sz w:val="22"/>
      <w:szCs w:val="20"/>
      <w:lang w:val="en-US" w:eastAsia="zh-CN"/>
    </w:rPr>
  </w:style>
  <w:style w:type="paragraph" w:customStyle="1" w:styleId="11BodyText">
    <w:name w:val="11 BodyText"/>
    <w:basedOn w:val="Normal"/>
    <w:rsid w:val="00F715D0"/>
    <w:pPr>
      <w:overflowPunct w:val="0"/>
      <w:autoSpaceDE w:val="0"/>
      <w:autoSpaceDN w:val="0"/>
      <w:adjustRightInd w:val="0"/>
      <w:spacing w:after="220"/>
      <w:ind w:left="1298"/>
      <w:textAlignment w:val="baseline"/>
    </w:pPr>
    <w:rPr>
      <w:rFonts w:ascii="Arial" w:eastAsia="SimSun" w:hAnsi="Arial"/>
      <w:sz w:val="22"/>
      <w:szCs w:val="20"/>
      <w:lang w:val="en-US"/>
    </w:rPr>
  </w:style>
  <w:style w:type="paragraph" w:customStyle="1" w:styleId="bodyCharCharChar">
    <w:name w:val="body Char Char Char"/>
    <w:basedOn w:val="Normal"/>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paragraph" w:customStyle="1" w:styleId="body">
    <w:name w:val="body"/>
    <w:basedOn w:val="Normal"/>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character" w:customStyle="1" w:styleId="CharChar3">
    <w:name w:val="Char Char3"/>
    <w:rsid w:val="00F715D0"/>
    <w:rPr>
      <w:rFonts w:ascii="Arial" w:hAnsi="Arial"/>
      <w:sz w:val="36"/>
      <w:lang w:val="en-GB" w:eastAsia="en-US" w:bidi="ar-SA"/>
    </w:rPr>
  </w:style>
  <w:style w:type="character" w:customStyle="1" w:styleId="CharChar2">
    <w:name w:val="Char Char2"/>
    <w:rsid w:val="00F715D0"/>
    <w:rPr>
      <w:rFonts w:ascii="Arial" w:hAnsi="Arial"/>
      <w:sz w:val="32"/>
      <w:lang w:val="en-GB" w:eastAsia="en-US" w:bidi="ar-SA"/>
    </w:rPr>
  </w:style>
  <w:style w:type="character" w:customStyle="1" w:styleId="CharChar1">
    <w:name w:val="Char Char1"/>
    <w:rsid w:val="00F715D0"/>
    <w:rPr>
      <w:rFonts w:ascii="Arial" w:hAnsi="Arial"/>
      <w:sz w:val="28"/>
      <w:lang w:val="en-GB" w:eastAsia="en-US" w:bidi="ar-SA"/>
    </w:rPr>
  </w:style>
  <w:style w:type="character" w:customStyle="1" w:styleId="CharChar">
    <w:name w:val="Char Char"/>
    <w:rsid w:val="00F715D0"/>
    <w:rPr>
      <w:rFonts w:ascii="Arial" w:hAnsi="Arial"/>
      <w:sz w:val="22"/>
      <w:lang w:val="en-GB" w:eastAsia="en-US" w:bidi="ar-SA"/>
    </w:rPr>
  </w:style>
  <w:style w:type="table" w:styleId="DarkList-Accent6">
    <w:name w:val="Dark List Accent 6"/>
    <w:basedOn w:val="TableNormal"/>
    <w:uiPriority w:val="70"/>
    <w:rsid w:val="00F715D0"/>
    <w:rPr>
      <w:rFonts w:ascii="CG Times (WN)" w:eastAsia="SimSun" w:hAnsi="CG Times (WN)"/>
      <w:color w:val="FFFFFF"/>
      <w:lang w:eastAsia="ko-KR"/>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customStyle="1" w:styleId="ab">
    <w:name w:val="テキスト"/>
    <w:basedOn w:val="Normal"/>
    <w:link w:val="ac"/>
    <w:qFormat/>
    <w:rsid w:val="00F715D0"/>
    <w:pPr>
      <w:widowControl w:val="0"/>
      <w:spacing w:afterLines="50" w:after="200" w:line="320" w:lineRule="exact"/>
      <w:ind w:firstLineChars="100" w:firstLine="210"/>
      <w:jc w:val="both"/>
    </w:pPr>
    <w:rPr>
      <w:rFonts w:ascii="Century" w:eastAsia="MS Mincho" w:hAnsi="Century"/>
      <w:kern w:val="2"/>
      <w:sz w:val="21"/>
      <w:szCs w:val="22"/>
      <w:lang w:eastAsia="ja-JP"/>
    </w:rPr>
  </w:style>
  <w:style w:type="character" w:customStyle="1" w:styleId="ac">
    <w:name w:val="テキスト (文字)"/>
    <w:link w:val="ab"/>
    <w:rsid w:val="00F715D0"/>
    <w:rPr>
      <w:rFonts w:ascii="Century" w:eastAsia="MS Mincho" w:hAnsi="Century"/>
      <w:kern w:val="2"/>
      <w:sz w:val="21"/>
      <w:szCs w:val="22"/>
      <w:lang w:eastAsia="ja-JP"/>
    </w:rPr>
  </w:style>
  <w:style w:type="character" w:customStyle="1" w:styleId="TFZchn">
    <w:name w:val="TF Zchn"/>
    <w:link w:val="TF"/>
    <w:locked/>
    <w:rsid w:val="00F715D0"/>
    <w:rPr>
      <w:rFonts w:ascii="Arial" w:eastAsia="MS Mincho" w:hAnsi="Arial"/>
      <w:b/>
      <w:lang w:eastAsia="ja-JP"/>
    </w:rPr>
  </w:style>
  <w:style w:type="paragraph" w:styleId="TOCHeading">
    <w:name w:val="TOC Heading"/>
    <w:basedOn w:val="Heading1"/>
    <w:next w:val="Normal"/>
    <w:uiPriority w:val="39"/>
    <w:unhideWhenUsed/>
    <w:qFormat/>
    <w:rsid w:val="00F715D0"/>
    <w:pPr>
      <w:keepLines/>
      <w:numPr>
        <w:numId w:val="0"/>
      </w:numPr>
      <w:spacing w:after="0" w:line="259" w:lineRule="auto"/>
      <w:outlineLvl w:val="9"/>
    </w:pPr>
    <w:rPr>
      <w:rFonts w:ascii="Calibri Light" w:eastAsia="Times New Roman" w:hAnsi="Calibri Light" w:cs="Times New Roman"/>
      <w:b w:val="0"/>
      <w:bCs w:val="0"/>
      <w:color w:val="2F5496"/>
      <w:kern w:val="0"/>
      <w:lang w:val="en-US"/>
    </w:rPr>
  </w:style>
  <w:style w:type="paragraph" w:customStyle="1" w:styleId="bullet10">
    <w:name w:val="bullet1"/>
    <w:basedOn w:val="text0"/>
    <w:link w:val="bullet1Char"/>
    <w:qFormat/>
    <w:rsid w:val="00F715D0"/>
    <w:pPr>
      <w:widowControl/>
      <w:overflowPunct/>
      <w:autoSpaceDE/>
      <w:autoSpaceDN/>
      <w:adjustRightInd/>
      <w:spacing w:after="0"/>
      <w:ind w:left="720" w:hanging="360"/>
      <w:jc w:val="left"/>
      <w:textAlignment w:val="auto"/>
    </w:pPr>
    <w:rPr>
      <w:rFonts w:ascii="Calibri" w:eastAsia="SimSun" w:hAnsi="Calibri"/>
      <w:kern w:val="2"/>
      <w:szCs w:val="24"/>
      <w:lang w:val="en-GB" w:eastAsia="zh-CN"/>
    </w:rPr>
  </w:style>
  <w:style w:type="character" w:customStyle="1" w:styleId="textChar0">
    <w:name w:val="text Char"/>
    <w:link w:val="text0"/>
    <w:rsid w:val="00F715D0"/>
    <w:rPr>
      <w:rFonts w:eastAsia="Times New Roman"/>
      <w:sz w:val="24"/>
      <w:lang w:val="en-AU"/>
    </w:rPr>
  </w:style>
  <w:style w:type="character" w:customStyle="1" w:styleId="bullet1Char">
    <w:name w:val="bullet1 Char"/>
    <w:link w:val="bullet10"/>
    <w:rsid w:val="00F715D0"/>
    <w:rPr>
      <w:rFonts w:ascii="Calibri" w:eastAsia="SimSun" w:hAnsi="Calibri"/>
      <w:kern w:val="2"/>
      <w:sz w:val="24"/>
      <w:szCs w:val="24"/>
      <w:lang w:eastAsia="zh-CN"/>
    </w:rPr>
  </w:style>
  <w:style w:type="paragraph" w:customStyle="1" w:styleId="tdoc">
    <w:name w:val="tdoc"/>
    <w:basedOn w:val="Normal"/>
    <w:link w:val="tdocChar"/>
    <w:qFormat/>
    <w:rsid w:val="00F715D0"/>
    <w:pPr>
      <w:ind w:left="1440" w:hanging="1440"/>
    </w:pPr>
  </w:style>
  <w:style w:type="character" w:customStyle="1" w:styleId="tdocChar">
    <w:name w:val="tdoc Char"/>
    <w:link w:val="tdoc"/>
    <w:rsid w:val="00F715D0"/>
    <w:rPr>
      <w:rFonts w:ascii="Times" w:hAnsi="Times"/>
      <w:szCs w:val="24"/>
      <w:lang w:eastAsia="en-US"/>
    </w:rPr>
  </w:style>
  <w:style w:type="character" w:customStyle="1" w:styleId="bullet3Char">
    <w:name w:val="bullet3 Char"/>
    <w:link w:val="bullet3"/>
    <w:rsid w:val="00F715D0"/>
    <w:rPr>
      <w:rFonts w:ascii="Times" w:hAnsi="Times"/>
      <w:szCs w:val="24"/>
      <w:lang w:eastAsia="en-US"/>
    </w:rPr>
  </w:style>
  <w:style w:type="paragraph" w:customStyle="1" w:styleId="gmail-msolistparagraph">
    <w:name w:val="gmail-msolistparagraph"/>
    <w:basedOn w:val="Normal"/>
    <w:uiPriority w:val="99"/>
    <w:semiHidden/>
    <w:rsid w:val="00F715D0"/>
    <w:pPr>
      <w:spacing w:before="75" w:after="75"/>
    </w:pPr>
    <w:rPr>
      <w:rFonts w:ascii="Malgun Gothic" w:eastAsia="Malgun Gothic" w:hAnsi="Malgun Gothic" w:cs="Calibri"/>
      <w:szCs w:val="20"/>
      <w:lang w:val="sv-SE" w:eastAsia="sv-SE"/>
    </w:rPr>
  </w:style>
  <w:style w:type="paragraph" w:customStyle="1" w:styleId="gmail-b2">
    <w:name w:val="gmail-b2"/>
    <w:basedOn w:val="Normal"/>
    <w:uiPriority w:val="99"/>
    <w:semiHidden/>
    <w:rsid w:val="00F715D0"/>
    <w:pPr>
      <w:spacing w:before="75" w:after="75"/>
    </w:pPr>
    <w:rPr>
      <w:rFonts w:ascii="Malgun Gothic" w:eastAsia="Malgun Gothic" w:hAnsi="Malgun Gothic" w:cs="Calibri"/>
      <w:szCs w:val="20"/>
      <w:lang w:val="sv-SE" w:eastAsia="sv-SE"/>
    </w:rPr>
  </w:style>
  <w:style w:type="character" w:customStyle="1" w:styleId="onecomwebmail-spelle">
    <w:name w:val="onecomwebmail-spelle"/>
    <w:rsid w:val="00F715D0"/>
  </w:style>
  <w:style w:type="paragraph" w:customStyle="1" w:styleId="onecomwebmail-msolistparagraph">
    <w:name w:val="onecomwebmail-msolistparagrap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h">
    <w:name w:val="onecomwebmail-ta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c">
    <w:name w:val="onecomwebmail-tac"/>
    <w:basedOn w:val="Normal"/>
    <w:rsid w:val="00F715D0"/>
    <w:pPr>
      <w:spacing w:before="100" w:beforeAutospacing="1" w:after="100" w:afterAutospacing="1"/>
    </w:pPr>
    <w:rPr>
      <w:rFonts w:ascii="Times New Roman" w:eastAsia="Times New Roman" w:hAnsi="Times New Roman"/>
      <w:sz w:val="24"/>
      <w:lang w:val="sv-SE" w:eastAsia="sv-SE"/>
    </w:rPr>
  </w:style>
  <w:style w:type="character" w:customStyle="1" w:styleId="onecomwebmail-font">
    <w:name w:val="onecomwebmail-font"/>
    <w:rsid w:val="00F715D0"/>
  </w:style>
  <w:style w:type="character" w:customStyle="1" w:styleId="onecomwebmail-size">
    <w:name w:val="onecomwebmail-size"/>
    <w:rsid w:val="00F715D0"/>
  </w:style>
  <w:style w:type="numbering" w:customStyle="1" w:styleId="NoList2">
    <w:name w:val="No List2"/>
    <w:next w:val="NoList"/>
    <w:uiPriority w:val="99"/>
    <w:semiHidden/>
    <w:rsid w:val="006B4D00"/>
  </w:style>
  <w:style w:type="paragraph" w:customStyle="1" w:styleId="CharChar1CharCharCharCharCharCharCharCharCharCharCharCharCharCharChar4">
    <w:name w:val="Char Char1 Char Char Char Char Char Char Char Char Char Char Char Char Char Char Char4"/>
    <w:semiHidden/>
    <w:rsid w:val="006B4D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
    <w:name w:val="Style Bulleted2"/>
    <w:rsid w:val="006B4D00"/>
  </w:style>
  <w:style w:type="character" w:customStyle="1" w:styleId="ad">
    <w:name w:val="未解決のメンション"/>
    <w:uiPriority w:val="99"/>
    <w:semiHidden/>
    <w:unhideWhenUsed/>
    <w:rsid w:val="006B4D00"/>
    <w:rPr>
      <w:color w:val="808080"/>
      <w:shd w:val="clear" w:color="auto" w:fill="E6E6E6"/>
    </w:rPr>
  </w:style>
  <w:style w:type="character" w:customStyle="1" w:styleId="51">
    <w:name w:val="(文字) (文字)51"/>
    <w:semiHidden/>
    <w:rsid w:val="006B4D00"/>
    <w:rPr>
      <w:rFonts w:ascii="Times New Roman" w:hAnsi="Times New Roman"/>
      <w:lang w:eastAsia="en-US"/>
    </w:rPr>
  </w:style>
  <w:style w:type="numbering" w:customStyle="1" w:styleId="StyleBulletedSymbolsymbolLeft025Hanging02">
    <w:name w:val="Style Bulleted Symbol (symbol) Left:  0.25&quot; Hanging:  0.2"/>
    <w:basedOn w:val="NoList"/>
    <w:rsid w:val="006B4D00"/>
  </w:style>
  <w:style w:type="table" w:customStyle="1" w:styleId="TableGrid1">
    <w:name w:val="Table Grid1"/>
    <w:basedOn w:val="TableNormal"/>
    <w:next w:val="TableGrid"/>
    <w:rsid w:val="006B4D0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
    <w:name w:val="Colorful List - Accent 12"/>
    <w:basedOn w:val="TableNormal"/>
    <w:next w:val="ColorfulList-Accent1"/>
    <w:uiPriority w:val="34"/>
    <w:rsid w:val="006B4D00"/>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rProposal">
    <w:name w:val="rProposal"/>
    <w:basedOn w:val="Normal"/>
    <w:next w:val="Normal"/>
    <w:link w:val="rProposalChar"/>
    <w:qFormat/>
    <w:rsid w:val="006B4D00"/>
    <w:pPr>
      <w:spacing w:before="120" w:after="120"/>
      <w:ind w:leftChars="213" w:left="1275" w:hanging="849"/>
      <w:jc w:val="both"/>
    </w:pPr>
    <w:rPr>
      <w:rFonts w:ascii="Times New Roman" w:eastAsia="Malgun Gothic" w:hAnsi="Times New Roman"/>
      <w:i/>
      <w:kern w:val="2"/>
      <w:sz w:val="22"/>
      <w:szCs w:val="22"/>
      <w:lang w:val="en-US" w:eastAsia="ko-KR"/>
    </w:rPr>
  </w:style>
  <w:style w:type="character" w:customStyle="1" w:styleId="rProposalChar">
    <w:name w:val="rProposal Char"/>
    <w:link w:val="rProposal"/>
    <w:rsid w:val="006B4D00"/>
    <w:rPr>
      <w:rFonts w:eastAsia="Malgun Gothic"/>
      <w:i/>
      <w:kern w:val="2"/>
      <w:sz w:val="22"/>
      <w:szCs w:val="22"/>
      <w:lang w:val="en-US" w:eastAsia="ko-KR"/>
    </w:rPr>
  </w:style>
  <w:style w:type="character" w:customStyle="1" w:styleId="ae">
    <w:name w:val="メンション"/>
    <w:uiPriority w:val="99"/>
    <w:semiHidden/>
    <w:unhideWhenUsed/>
    <w:rsid w:val="006B4D00"/>
    <w:rPr>
      <w:color w:val="2B579A"/>
      <w:shd w:val="clear" w:color="auto" w:fill="E6E6E6"/>
    </w:rPr>
  </w:style>
  <w:style w:type="paragraph" w:customStyle="1" w:styleId="Proposalsub">
    <w:name w:val="Proposal_sub"/>
    <w:basedOn w:val="Normal"/>
    <w:qFormat/>
    <w:rsid w:val="006B4D00"/>
    <w:pPr>
      <w:numPr>
        <w:numId w:val="264"/>
      </w:numPr>
      <w:spacing w:before="120" w:after="120"/>
      <w:ind w:left="1167" w:hanging="283"/>
      <w:jc w:val="both"/>
    </w:pPr>
    <w:rPr>
      <w:rFonts w:ascii="Times New Roman" w:eastAsia="Malgun Gothic" w:hAnsi="Times New Roman"/>
      <w:kern w:val="2"/>
      <w:szCs w:val="22"/>
      <w:lang w:val="en-US" w:eastAsia="ko-KR"/>
    </w:rPr>
  </w:style>
  <w:style w:type="paragraph" w:customStyle="1" w:styleId="Proposalsubsub">
    <w:name w:val="Proposal_sub_sub"/>
    <w:basedOn w:val="Normal"/>
    <w:qFormat/>
    <w:rsid w:val="006B4D00"/>
    <w:pPr>
      <w:numPr>
        <w:ilvl w:val="1"/>
        <w:numId w:val="264"/>
      </w:numPr>
      <w:spacing w:before="120" w:after="120"/>
      <w:ind w:left="1593"/>
      <w:jc w:val="both"/>
    </w:pPr>
    <w:rPr>
      <w:rFonts w:ascii="Times New Roman" w:eastAsia="Malgun Gothic" w:hAnsi="Times New Roman"/>
      <w:kern w:val="2"/>
      <w:szCs w:val="22"/>
      <w:lang w:val="en-US" w:eastAsia="ko-KR"/>
    </w:rPr>
  </w:style>
  <w:style w:type="paragraph" w:customStyle="1" w:styleId="rProposalsub">
    <w:name w:val="rProposal_sub"/>
    <w:basedOn w:val="Normal"/>
    <w:next w:val="Normal"/>
    <w:link w:val="rProposalsubChar"/>
    <w:qFormat/>
    <w:rsid w:val="006B4D00"/>
    <w:pPr>
      <w:numPr>
        <w:numId w:val="4"/>
      </w:numPr>
      <w:spacing w:before="120" w:after="120"/>
      <w:jc w:val="both"/>
    </w:pPr>
    <w:rPr>
      <w:rFonts w:ascii="Times New Roman" w:eastAsia="Malgun Gothic" w:hAnsi="Times New Roman"/>
      <w:i/>
      <w:kern w:val="2"/>
      <w:sz w:val="22"/>
      <w:szCs w:val="22"/>
      <w:lang w:val="en-US" w:eastAsia="ko-KR"/>
    </w:rPr>
  </w:style>
  <w:style w:type="table" w:customStyle="1" w:styleId="GridTable4-Accent52">
    <w:name w:val="Grid Table 4 - Accent 52"/>
    <w:basedOn w:val="TableNormal"/>
    <w:next w:val="GridTable4-Accent5"/>
    <w:uiPriority w:val="49"/>
    <w:rsid w:val="006B4D0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
    <w:name w:val="Style Bulleted Symbol (symbol) Left:  0.25&quot; Hanging:  0.25&quot;4"/>
    <w:basedOn w:val="NoList"/>
    <w:rsid w:val="006B4D00"/>
  </w:style>
  <w:style w:type="numbering" w:customStyle="1" w:styleId="StyleBulletedSymbolsymbolLeft025Hanging02512">
    <w:name w:val="Style Bulleted Symbol (symbol) Left:  0.25&quot; Hanging:  0.25&quot;12"/>
    <w:basedOn w:val="NoList"/>
    <w:rsid w:val="006B4D00"/>
  </w:style>
  <w:style w:type="numbering" w:customStyle="1" w:styleId="StyleBulletedSymbolsymbolLeft025Hanging02522">
    <w:name w:val="Style Bulleted Symbol (symbol) Left:  0.25&quot; Hanging:  0.25&quot;22"/>
    <w:basedOn w:val="NoList"/>
    <w:rsid w:val="006B4D00"/>
  </w:style>
  <w:style w:type="character" w:customStyle="1" w:styleId="rProposalsubChar">
    <w:name w:val="rProposal_sub Char"/>
    <w:link w:val="rProposalsub"/>
    <w:rsid w:val="006B4D00"/>
    <w:rPr>
      <w:rFonts w:eastAsia="Malgun Gothic"/>
      <w:i/>
      <w:kern w:val="2"/>
      <w:sz w:val="22"/>
      <w:szCs w:val="22"/>
      <w:lang w:val="en-US" w:eastAsia="ko-KR"/>
    </w:rPr>
  </w:style>
  <w:style w:type="numbering" w:customStyle="1" w:styleId="StyleBulletedSymbolsymbolLeft025Hanging02523">
    <w:name w:val="Style Bulleted Symbol (symbol) Left:  0.25&quot; Hanging:  0.25&quot;23"/>
    <w:basedOn w:val="NoList"/>
    <w:rsid w:val="00175422"/>
  </w:style>
  <w:style w:type="paragraph" w:customStyle="1" w:styleId="15">
    <w:name w:val="列出段落1"/>
    <w:basedOn w:val="Normal"/>
    <w:uiPriority w:val="34"/>
    <w:qFormat/>
    <w:rsid w:val="00C95926"/>
    <w:pPr>
      <w:spacing w:line="259" w:lineRule="auto"/>
      <w:ind w:firstLineChars="200" w:firstLine="420"/>
    </w:pPr>
    <w:rPr>
      <w:rFonts w:ascii="SimSun" w:eastAsia="SimSun" w:hAnsi="SimSun"/>
      <w:sz w:val="24"/>
      <w:lang w:val="en-US"/>
    </w:rPr>
  </w:style>
  <w:style w:type="paragraph" w:customStyle="1" w:styleId="ParagraphNumbering">
    <w:name w:val="Paragraph Numbering"/>
    <w:basedOn w:val="Normal"/>
    <w:rsid w:val="00C95926"/>
    <w:pPr>
      <w:numPr>
        <w:numId w:val="313"/>
      </w:numPr>
      <w:tabs>
        <w:tab w:val="left" w:pos="851"/>
      </w:tabs>
      <w:spacing w:line="360" w:lineRule="auto"/>
    </w:pPr>
    <w:rPr>
      <w:rFonts w:ascii="Arial" w:eastAsia="MS Mincho" w:hAnsi="Arial" w:cs="MS PGothic"/>
      <w:sz w:val="22"/>
      <w:szCs w:val="22"/>
      <w:lang w:val="en-US" w:eastAsia="ja-JP"/>
    </w:rPr>
  </w:style>
  <w:style w:type="numbering" w:customStyle="1" w:styleId="NoList3">
    <w:name w:val="No List3"/>
    <w:next w:val="NoList"/>
    <w:uiPriority w:val="99"/>
    <w:semiHidden/>
    <w:unhideWhenUsed/>
    <w:rsid w:val="000F713F"/>
  </w:style>
  <w:style w:type="paragraph" w:customStyle="1" w:styleId="CharChar1CharCharCharCharCharCharCharCharCharCharCharCharCharCharChar0">
    <w:name w:val="Char Char1 Char Char Char Char Char Char Char Char Char Char Char Char Char Char Char"/>
    <w:semiHidden/>
    <w:rsid w:val="000F71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
    <w:name w:val="Style Bulleted3"/>
    <w:rsid w:val="000F713F"/>
  </w:style>
  <w:style w:type="character" w:customStyle="1" w:styleId="50">
    <w:name w:val="(文字) (文字)5"/>
    <w:semiHidden/>
    <w:rsid w:val="000F713F"/>
    <w:rPr>
      <w:rFonts w:ascii="Times New Roman" w:hAnsi="Times New Roman"/>
      <w:lang w:eastAsia="en-US"/>
    </w:rPr>
  </w:style>
  <w:style w:type="numbering" w:customStyle="1" w:styleId="StyleBulletedSymbolsymbolLeft025Hanging03">
    <w:name w:val="Style Bulleted Symbol (symbol) Left:  0.25&quot; Hanging:  0.3"/>
    <w:basedOn w:val="NoList"/>
    <w:rsid w:val="000F713F"/>
  </w:style>
  <w:style w:type="character" w:customStyle="1" w:styleId="CaptionEquationChar">
    <w:name w:val="Caption Equation Char"/>
    <w:aliases w:val="Caption Char1 Char2,Caption Char Char Char2,Caption Char1 Char Char1,Caption Char2 Char1,Caption Char Char Char Char1,Caption Char Char1 Char1,fig and tbl Char1,fighead2 Char1,Table Caption Char1,topic Char"/>
    <w:rsid w:val="000F713F"/>
    <w:rPr>
      <w:rFonts w:ascii="Times New Roman" w:eastAsia="PMingLiU" w:hAnsi="Times New Roman" w:cs="Times New Roman"/>
      <w:b/>
      <w:bCs/>
      <w:kern w:val="2"/>
      <w:sz w:val="20"/>
      <w:szCs w:val="20"/>
      <w:lang w:eastAsia="zh-CN"/>
    </w:rPr>
  </w:style>
  <w:style w:type="table" w:customStyle="1" w:styleId="ColorfulList-Accent13">
    <w:name w:val="Colorful List - Accent 13"/>
    <w:basedOn w:val="TableNormal"/>
    <w:next w:val="ColorfulList-Accent1"/>
    <w:uiPriority w:val="34"/>
    <w:rsid w:val="000F713F"/>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
    <w:name w:val="Grid Table 4 - Accent 53"/>
    <w:basedOn w:val="TableNormal"/>
    <w:next w:val="GridTable4-Accent5"/>
    <w:uiPriority w:val="49"/>
    <w:rsid w:val="000F713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
    <w:name w:val="Style Bulleted Symbol (symbol) Left:  0.25&quot; Hanging:  0.25&quot;5"/>
    <w:basedOn w:val="NoList"/>
    <w:rsid w:val="000F713F"/>
  </w:style>
  <w:style w:type="numbering" w:customStyle="1" w:styleId="StyleBulletedSymbolsymbolLeft025Hanging02513">
    <w:name w:val="Style Bulleted Symbol (symbol) Left:  0.25&quot; Hanging:  0.25&quot;13"/>
    <w:basedOn w:val="NoList"/>
    <w:rsid w:val="000F713F"/>
  </w:style>
  <w:style w:type="numbering" w:customStyle="1" w:styleId="StyleBulletedSymbolsymbolLeft025Hanging02524">
    <w:name w:val="Style Bulleted Symbol (symbol) Left:  0.25&quot; Hanging:  0.25&quot;24"/>
    <w:basedOn w:val="NoList"/>
    <w:rsid w:val="000F713F"/>
  </w:style>
  <w:style w:type="character" w:customStyle="1" w:styleId="NOChar1">
    <w:name w:val="NO Char1"/>
    <w:rsid w:val="000F713F"/>
    <w:rPr>
      <w:sz w:val="24"/>
      <w:lang w:eastAsia="en-US"/>
    </w:rPr>
  </w:style>
  <w:style w:type="character" w:customStyle="1" w:styleId="CommentaireCar">
    <w:name w:val="Commentaire Car"/>
    <w:rsid w:val="000F713F"/>
    <w:rPr>
      <w:sz w:val="20"/>
      <w:szCs w:val="20"/>
    </w:rPr>
  </w:style>
  <w:style w:type="character" w:customStyle="1" w:styleId="citationref">
    <w:name w:val="citationref"/>
    <w:rsid w:val="000F713F"/>
  </w:style>
  <w:style w:type="character" w:customStyle="1" w:styleId="mw-mmv-title">
    <w:name w:val="mw-mmv-title"/>
    <w:rsid w:val="000F713F"/>
  </w:style>
  <w:style w:type="character" w:customStyle="1" w:styleId="legend-color">
    <w:name w:val="legend-color"/>
    <w:rsid w:val="000F713F"/>
  </w:style>
  <w:style w:type="paragraph" w:customStyle="1" w:styleId="Equationlegend">
    <w:name w:val="Equation_legend"/>
    <w:basedOn w:val="NormalIndent"/>
    <w:link w:val="EquationlegendChar"/>
    <w:rsid w:val="000F713F"/>
    <w:pPr>
      <w:widowControl/>
      <w:tabs>
        <w:tab w:val="right" w:pos="1701"/>
        <w:tab w:val="left" w:pos="1985"/>
      </w:tabs>
      <w:overflowPunct w:val="0"/>
      <w:autoSpaceDE w:val="0"/>
      <w:autoSpaceDN w:val="0"/>
      <w:adjustRightInd w:val="0"/>
      <w:spacing w:before="80"/>
      <w:ind w:left="1985" w:hanging="1985"/>
      <w:textAlignment w:val="baseline"/>
    </w:pPr>
    <w:rPr>
      <w:rFonts w:eastAsia="Times New Roman"/>
      <w:kern w:val="0"/>
      <w:sz w:val="24"/>
      <w:lang w:eastAsia="en-US"/>
    </w:rPr>
  </w:style>
  <w:style w:type="character" w:customStyle="1" w:styleId="EquationlegendChar">
    <w:name w:val="Equation_legend Char"/>
    <w:link w:val="Equationlegend"/>
    <w:locked/>
    <w:rsid w:val="000F713F"/>
    <w:rPr>
      <w:rFonts w:eastAsia="Times New Roman"/>
      <w:sz w:val="24"/>
      <w:lang w:val="en-US" w:eastAsia="en-US"/>
    </w:rPr>
  </w:style>
</w:styles>
</file>

<file path=word/vbaData.xml><?xml version="1.0" encoding="utf-8"?>
<wne:vbaSuppData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0314">
      <w:bodyDiv w:val="1"/>
      <w:marLeft w:val="0"/>
      <w:marRight w:val="0"/>
      <w:marTop w:val="0"/>
      <w:marBottom w:val="0"/>
      <w:divBdr>
        <w:top w:val="none" w:sz="0" w:space="0" w:color="auto"/>
        <w:left w:val="none" w:sz="0" w:space="0" w:color="auto"/>
        <w:bottom w:val="none" w:sz="0" w:space="0" w:color="auto"/>
        <w:right w:val="none" w:sz="0" w:space="0" w:color="auto"/>
      </w:divBdr>
    </w:div>
    <w:div w:id="1706783">
      <w:bodyDiv w:val="1"/>
      <w:marLeft w:val="0"/>
      <w:marRight w:val="0"/>
      <w:marTop w:val="0"/>
      <w:marBottom w:val="0"/>
      <w:divBdr>
        <w:top w:val="none" w:sz="0" w:space="0" w:color="auto"/>
        <w:left w:val="none" w:sz="0" w:space="0" w:color="auto"/>
        <w:bottom w:val="none" w:sz="0" w:space="0" w:color="auto"/>
        <w:right w:val="none" w:sz="0" w:space="0" w:color="auto"/>
      </w:divBdr>
      <w:divsChild>
        <w:div w:id="451292181">
          <w:marLeft w:val="1166"/>
          <w:marRight w:val="0"/>
          <w:marTop w:val="240"/>
          <w:marBottom w:val="0"/>
          <w:divBdr>
            <w:top w:val="none" w:sz="0" w:space="0" w:color="auto"/>
            <w:left w:val="none" w:sz="0" w:space="0" w:color="auto"/>
            <w:bottom w:val="none" w:sz="0" w:space="0" w:color="auto"/>
            <w:right w:val="none" w:sz="0" w:space="0" w:color="auto"/>
          </w:divBdr>
        </w:div>
        <w:div w:id="1022244565">
          <w:marLeft w:val="1800"/>
          <w:marRight w:val="0"/>
          <w:marTop w:val="240"/>
          <w:marBottom w:val="0"/>
          <w:divBdr>
            <w:top w:val="none" w:sz="0" w:space="0" w:color="auto"/>
            <w:left w:val="none" w:sz="0" w:space="0" w:color="auto"/>
            <w:bottom w:val="none" w:sz="0" w:space="0" w:color="auto"/>
            <w:right w:val="none" w:sz="0" w:space="0" w:color="auto"/>
          </w:divBdr>
        </w:div>
        <w:div w:id="1238326136">
          <w:marLeft w:val="547"/>
          <w:marRight w:val="0"/>
          <w:marTop w:val="134"/>
          <w:marBottom w:val="0"/>
          <w:divBdr>
            <w:top w:val="none" w:sz="0" w:space="0" w:color="auto"/>
            <w:left w:val="none" w:sz="0" w:space="0" w:color="auto"/>
            <w:bottom w:val="none" w:sz="0" w:space="0" w:color="auto"/>
            <w:right w:val="none" w:sz="0" w:space="0" w:color="auto"/>
          </w:divBdr>
        </w:div>
        <w:div w:id="1331718463">
          <w:marLeft w:val="1800"/>
          <w:marRight w:val="0"/>
          <w:marTop w:val="240"/>
          <w:marBottom w:val="0"/>
          <w:divBdr>
            <w:top w:val="none" w:sz="0" w:space="0" w:color="auto"/>
            <w:left w:val="none" w:sz="0" w:space="0" w:color="auto"/>
            <w:bottom w:val="none" w:sz="0" w:space="0" w:color="auto"/>
            <w:right w:val="none" w:sz="0" w:space="0" w:color="auto"/>
          </w:divBdr>
        </w:div>
        <w:div w:id="1723754092">
          <w:marLeft w:val="1800"/>
          <w:marRight w:val="0"/>
          <w:marTop w:val="240"/>
          <w:marBottom w:val="0"/>
          <w:divBdr>
            <w:top w:val="none" w:sz="0" w:space="0" w:color="auto"/>
            <w:left w:val="none" w:sz="0" w:space="0" w:color="auto"/>
            <w:bottom w:val="none" w:sz="0" w:space="0" w:color="auto"/>
            <w:right w:val="none" w:sz="0" w:space="0" w:color="auto"/>
          </w:divBdr>
        </w:div>
        <w:div w:id="1898932128">
          <w:marLeft w:val="1800"/>
          <w:marRight w:val="0"/>
          <w:marTop w:val="240"/>
          <w:marBottom w:val="0"/>
          <w:divBdr>
            <w:top w:val="none" w:sz="0" w:space="0" w:color="auto"/>
            <w:left w:val="none" w:sz="0" w:space="0" w:color="auto"/>
            <w:bottom w:val="none" w:sz="0" w:space="0" w:color="auto"/>
            <w:right w:val="none" w:sz="0" w:space="0" w:color="auto"/>
          </w:divBdr>
        </w:div>
        <w:div w:id="1971281369">
          <w:marLeft w:val="1166"/>
          <w:marRight w:val="0"/>
          <w:marTop w:val="240"/>
          <w:marBottom w:val="0"/>
          <w:divBdr>
            <w:top w:val="none" w:sz="0" w:space="0" w:color="auto"/>
            <w:left w:val="none" w:sz="0" w:space="0" w:color="auto"/>
            <w:bottom w:val="none" w:sz="0" w:space="0" w:color="auto"/>
            <w:right w:val="none" w:sz="0" w:space="0" w:color="auto"/>
          </w:divBdr>
        </w:div>
        <w:div w:id="2128114291">
          <w:marLeft w:val="1166"/>
          <w:marRight w:val="0"/>
          <w:marTop w:val="240"/>
          <w:marBottom w:val="0"/>
          <w:divBdr>
            <w:top w:val="none" w:sz="0" w:space="0" w:color="auto"/>
            <w:left w:val="none" w:sz="0" w:space="0" w:color="auto"/>
            <w:bottom w:val="none" w:sz="0" w:space="0" w:color="auto"/>
            <w:right w:val="none" w:sz="0" w:space="0" w:color="auto"/>
          </w:divBdr>
        </w:div>
      </w:divsChild>
    </w:div>
    <w:div w:id="2099400">
      <w:bodyDiv w:val="1"/>
      <w:marLeft w:val="0"/>
      <w:marRight w:val="0"/>
      <w:marTop w:val="0"/>
      <w:marBottom w:val="0"/>
      <w:divBdr>
        <w:top w:val="none" w:sz="0" w:space="0" w:color="auto"/>
        <w:left w:val="none" w:sz="0" w:space="0" w:color="auto"/>
        <w:bottom w:val="none" w:sz="0" w:space="0" w:color="auto"/>
        <w:right w:val="none" w:sz="0" w:space="0" w:color="auto"/>
      </w:divBdr>
    </w:div>
    <w:div w:id="2784589">
      <w:bodyDiv w:val="1"/>
      <w:marLeft w:val="0"/>
      <w:marRight w:val="0"/>
      <w:marTop w:val="0"/>
      <w:marBottom w:val="0"/>
      <w:divBdr>
        <w:top w:val="none" w:sz="0" w:space="0" w:color="auto"/>
        <w:left w:val="none" w:sz="0" w:space="0" w:color="auto"/>
        <w:bottom w:val="none" w:sz="0" w:space="0" w:color="auto"/>
        <w:right w:val="none" w:sz="0" w:space="0" w:color="auto"/>
      </w:divBdr>
    </w:div>
    <w:div w:id="3559425">
      <w:bodyDiv w:val="1"/>
      <w:marLeft w:val="0"/>
      <w:marRight w:val="0"/>
      <w:marTop w:val="0"/>
      <w:marBottom w:val="0"/>
      <w:divBdr>
        <w:top w:val="none" w:sz="0" w:space="0" w:color="auto"/>
        <w:left w:val="none" w:sz="0" w:space="0" w:color="auto"/>
        <w:bottom w:val="none" w:sz="0" w:space="0" w:color="auto"/>
        <w:right w:val="none" w:sz="0" w:space="0" w:color="auto"/>
      </w:divBdr>
    </w:div>
    <w:div w:id="3629119">
      <w:bodyDiv w:val="1"/>
      <w:marLeft w:val="0"/>
      <w:marRight w:val="0"/>
      <w:marTop w:val="0"/>
      <w:marBottom w:val="0"/>
      <w:divBdr>
        <w:top w:val="none" w:sz="0" w:space="0" w:color="auto"/>
        <w:left w:val="none" w:sz="0" w:space="0" w:color="auto"/>
        <w:bottom w:val="none" w:sz="0" w:space="0" w:color="auto"/>
        <w:right w:val="none" w:sz="0" w:space="0" w:color="auto"/>
      </w:divBdr>
    </w:div>
    <w:div w:id="3829941">
      <w:bodyDiv w:val="1"/>
      <w:marLeft w:val="0"/>
      <w:marRight w:val="0"/>
      <w:marTop w:val="0"/>
      <w:marBottom w:val="0"/>
      <w:divBdr>
        <w:top w:val="none" w:sz="0" w:space="0" w:color="auto"/>
        <w:left w:val="none" w:sz="0" w:space="0" w:color="auto"/>
        <w:bottom w:val="none" w:sz="0" w:space="0" w:color="auto"/>
        <w:right w:val="none" w:sz="0" w:space="0" w:color="auto"/>
      </w:divBdr>
      <w:divsChild>
        <w:div w:id="808130952">
          <w:marLeft w:val="1886"/>
          <w:marRight w:val="0"/>
          <w:marTop w:val="115"/>
          <w:marBottom w:val="0"/>
          <w:divBdr>
            <w:top w:val="none" w:sz="0" w:space="0" w:color="auto"/>
            <w:left w:val="none" w:sz="0" w:space="0" w:color="auto"/>
            <w:bottom w:val="none" w:sz="0" w:space="0" w:color="auto"/>
            <w:right w:val="none" w:sz="0" w:space="0" w:color="auto"/>
          </w:divBdr>
        </w:div>
        <w:div w:id="1045711944">
          <w:marLeft w:val="1526"/>
          <w:marRight w:val="0"/>
          <w:marTop w:val="115"/>
          <w:marBottom w:val="0"/>
          <w:divBdr>
            <w:top w:val="none" w:sz="0" w:space="0" w:color="auto"/>
            <w:left w:val="none" w:sz="0" w:space="0" w:color="auto"/>
            <w:bottom w:val="none" w:sz="0" w:space="0" w:color="auto"/>
            <w:right w:val="none" w:sz="0" w:space="0" w:color="auto"/>
          </w:divBdr>
        </w:div>
        <w:div w:id="1872961057">
          <w:marLeft w:val="1526"/>
          <w:marRight w:val="0"/>
          <w:marTop w:val="115"/>
          <w:marBottom w:val="0"/>
          <w:divBdr>
            <w:top w:val="none" w:sz="0" w:space="0" w:color="auto"/>
            <w:left w:val="none" w:sz="0" w:space="0" w:color="auto"/>
            <w:bottom w:val="none" w:sz="0" w:space="0" w:color="auto"/>
            <w:right w:val="none" w:sz="0" w:space="0" w:color="auto"/>
          </w:divBdr>
        </w:div>
      </w:divsChild>
    </w:div>
    <w:div w:id="4745724">
      <w:bodyDiv w:val="1"/>
      <w:marLeft w:val="0"/>
      <w:marRight w:val="0"/>
      <w:marTop w:val="0"/>
      <w:marBottom w:val="0"/>
      <w:divBdr>
        <w:top w:val="none" w:sz="0" w:space="0" w:color="auto"/>
        <w:left w:val="none" w:sz="0" w:space="0" w:color="auto"/>
        <w:bottom w:val="none" w:sz="0" w:space="0" w:color="auto"/>
        <w:right w:val="none" w:sz="0" w:space="0" w:color="auto"/>
      </w:divBdr>
      <w:divsChild>
        <w:div w:id="263925945">
          <w:marLeft w:val="1166"/>
          <w:marRight w:val="0"/>
          <w:marTop w:val="134"/>
          <w:marBottom w:val="0"/>
          <w:divBdr>
            <w:top w:val="none" w:sz="0" w:space="0" w:color="auto"/>
            <w:left w:val="none" w:sz="0" w:space="0" w:color="auto"/>
            <w:bottom w:val="none" w:sz="0" w:space="0" w:color="auto"/>
            <w:right w:val="none" w:sz="0" w:space="0" w:color="auto"/>
          </w:divBdr>
        </w:div>
        <w:div w:id="439879927">
          <w:marLeft w:val="1166"/>
          <w:marRight w:val="0"/>
          <w:marTop w:val="134"/>
          <w:marBottom w:val="0"/>
          <w:divBdr>
            <w:top w:val="none" w:sz="0" w:space="0" w:color="auto"/>
            <w:left w:val="none" w:sz="0" w:space="0" w:color="auto"/>
            <w:bottom w:val="none" w:sz="0" w:space="0" w:color="auto"/>
            <w:right w:val="none" w:sz="0" w:space="0" w:color="auto"/>
          </w:divBdr>
        </w:div>
        <w:div w:id="921183055">
          <w:marLeft w:val="1166"/>
          <w:marRight w:val="0"/>
          <w:marTop w:val="134"/>
          <w:marBottom w:val="0"/>
          <w:divBdr>
            <w:top w:val="none" w:sz="0" w:space="0" w:color="auto"/>
            <w:left w:val="none" w:sz="0" w:space="0" w:color="auto"/>
            <w:bottom w:val="none" w:sz="0" w:space="0" w:color="auto"/>
            <w:right w:val="none" w:sz="0" w:space="0" w:color="auto"/>
          </w:divBdr>
        </w:div>
        <w:div w:id="2056349127">
          <w:marLeft w:val="547"/>
          <w:marRight w:val="0"/>
          <w:marTop w:val="154"/>
          <w:marBottom w:val="0"/>
          <w:divBdr>
            <w:top w:val="none" w:sz="0" w:space="0" w:color="auto"/>
            <w:left w:val="none" w:sz="0" w:space="0" w:color="auto"/>
            <w:bottom w:val="none" w:sz="0" w:space="0" w:color="auto"/>
            <w:right w:val="none" w:sz="0" w:space="0" w:color="auto"/>
          </w:divBdr>
        </w:div>
        <w:div w:id="2112429114">
          <w:marLeft w:val="1166"/>
          <w:marRight w:val="0"/>
          <w:marTop w:val="134"/>
          <w:marBottom w:val="0"/>
          <w:divBdr>
            <w:top w:val="none" w:sz="0" w:space="0" w:color="auto"/>
            <w:left w:val="none" w:sz="0" w:space="0" w:color="auto"/>
            <w:bottom w:val="none" w:sz="0" w:space="0" w:color="auto"/>
            <w:right w:val="none" w:sz="0" w:space="0" w:color="auto"/>
          </w:divBdr>
        </w:div>
      </w:divsChild>
    </w:div>
    <w:div w:id="4946945">
      <w:bodyDiv w:val="1"/>
      <w:marLeft w:val="0"/>
      <w:marRight w:val="0"/>
      <w:marTop w:val="0"/>
      <w:marBottom w:val="0"/>
      <w:divBdr>
        <w:top w:val="none" w:sz="0" w:space="0" w:color="auto"/>
        <w:left w:val="none" w:sz="0" w:space="0" w:color="auto"/>
        <w:bottom w:val="none" w:sz="0" w:space="0" w:color="auto"/>
        <w:right w:val="none" w:sz="0" w:space="0" w:color="auto"/>
      </w:divBdr>
      <w:divsChild>
        <w:div w:id="141586243">
          <w:marLeft w:val="1800"/>
          <w:marRight w:val="0"/>
          <w:marTop w:val="96"/>
          <w:marBottom w:val="0"/>
          <w:divBdr>
            <w:top w:val="none" w:sz="0" w:space="0" w:color="auto"/>
            <w:left w:val="none" w:sz="0" w:space="0" w:color="auto"/>
            <w:bottom w:val="none" w:sz="0" w:space="0" w:color="auto"/>
            <w:right w:val="none" w:sz="0" w:space="0" w:color="auto"/>
          </w:divBdr>
        </w:div>
        <w:div w:id="156582925">
          <w:marLeft w:val="1166"/>
          <w:marRight w:val="0"/>
          <w:marTop w:val="115"/>
          <w:marBottom w:val="0"/>
          <w:divBdr>
            <w:top w:val="none" w:sz="0" w:space="0" w:color="auto"/>
            <w:left w:val="none" w:sz="0" w:space="0" w:color="auto"/>
            <w:bottom w:val="none" w:sz="0" w:space="0" w:color="auto"/>
            <w:right w:val="none" w:sz="0" w:space="0" w:color="auto"/>
          </w:divBdr>
        </w:div>
        <w:div w:id="219706605">
          <w:marLeft w:val="1800"/>
          <w:marRight w:val="0"/>
          <w:marTop w:val="96"/>
          <w:marBottom w:val="0"/>
          <w:divBdr>
            <w:top w:val="none" w:sz="0" w:space="0" w:color="auto"/>
            <w:left w:val="none" w:sz="0" w:space="0" w:color="auto"/>
            <w:bottom w:val="none" w:sz="0" w:space="0" w:color="auto"/>
            <w:right w:val="none" w:sz="0" w:space="0" w:color="auto"/>
          </w:divBdr>
        </w:div>
        <w:div w:id="922304442">
          <w:marLeft w:val="1166"/>
          <w:marRight w:val="0"/>
          <w:marTop w:val="115"/>
          <w:marBottom w:val="0"/>
          <w:divBdr>
            <w:top w:val="none" w:sz="0" w:space="0" w:color="auto"/>
            <w:left w:val="none" w:sz="0" w:space="0" w:color="auto"/>
            <w:bottom w:val="none" w:sz="0" w:space="0" w:color="auto"/>
            <w:right w:val="none" w:sz="0" w:space="0" w:color="auto"/>
          </w:divBdr>
        </w:div>
        <w:div w:id="937106235">
          <w:marLeft w:val="1166"/>
          <w:marRight w:val="0"/>
          <w:marTop w:val="115"/>
          <w:marBottom w:val="0"/>
          <w:divBdr>
            <w:top w:val="none" w:sz="0" w:space="0" w:color="auto"/>
            <w:left w:val="none" w:sz="0" w:space="0" w:color="auto"/>
            <w:bottom w:val="none" w:sz="0" w:space="0" w:color="auto"/>
            <w:right w:val="none" w:sz="0" w:space="0" w:color="auto"/>
          </w:divBdr>
        </w:div>
        <w:div w:id="1431001091">
          <w:marLeft w:val="547"/>
          <w:marRight w:val="0"/>
          <w:marTop w:val="130"/>
          <w:marBottom w:val="0"/>
          <w:divBdr>
            <w:top w:val="none" w:sz="0" w:space="0" w:color="auto"/>
            <w:left w:val="none" w:sz="0" w:space="0" w:color="auto"/>
            <w:bottom w:val="none" w:sz="0" w:space="0" w:color="auto"/>
            <w:right w:val="none" w:sz="0" w:space="0" w:color="auto"/>
          </w:divBdr>
        </w:div>
      </w:divsChild>
    </w:div>
    <w:div w:id="5140079">
      <w:bodyDiv w:val="1"/>
      <w:marLeft w:val="0"/>
      <w:marRight w:val="0"/>
      <w:marTop w:val="0"/>
      <w:marBottom w:val="0"/>
      <w:divBdr>
        <w:top w:val="none" w:sz="0" w:space="0" w:color="auto"/>
        <w:left w:val="none" w:sz="0" w:space="0" w:color="auto"/>
        <w:bottom w:val="none" w:sz="0" w:space="0" w:color="auto"/>
        <w:right w:val="none" w:sz="0" w:space="0" w:color="auto"/>
      </w:divBdr>
    </w:div>
    <w:div w:id="6179295">
      <w:bodyDiv w:val="1"/>
      <w:marLeft w:val="0"/>
      <w:marRight w:val="0"/>
      <w:marTop w:val="0"/>
      <w:marBottom w:val="0"/>
      <w:divBdr>
        <w:top w:val="none" w:sz="0" w:space="0" w:color="auto"/>
        <w:left w:val="none" w:sz="0" w:space="0" w:color="auto"/>
        <w:bottom w:val="none" w:sz="0" w:space="0" w:color="auto"/>
        <w:right w:val="none" w:sz="0" w:space="0" w:color="auto"/>
      </w:divBdr>
    </w:div>
    <w:div w:id="6182374">
      <w:bodyDiv w:val="1"/>
      <w:marLeft w:val="0"/>
      <w:marRight w:val="0"/>
      <w:marTop w:val="0"/>
      <w:marBottom w:val="0"/>
      <w:divBdr>
        <w:top w:val="none" w:sz="0" w:space="0" w:color="auto"/>
        <w:left w:val="none" w:sz="0" w:space="0" w:color="auto"/>
        <w:bottom w:val="none" w:sz="0" w:space="0" w:color="auto"/>
        <w:right w:val="none" w:sz="0" w:space="0" w:color="auto"/>
      </w:divBdr>
    </w:div>
    <w:div w:id="6753933">
      <w:bodyDiv w:val="1"/>
      <w:marLeft w:val="0"/>
      <w:marRight w:val="0"/>
      <w:marTop w:val="0"/>
      <w:marBottom w:val="0"/>
      <w:divBdr>
        <w:top w:val="none" w:sz="0" w:space="0" w:color="auto"/>
        <w:left w:val="none" w:sz="0" w:space="0" w:color="auto"/>
        <w:bottom w:val="none" w:sz="0" w:space="0" w:color="auto"/>
        <w:right w:val="none" w:sz="0" w:space="0" w:color="auto"/>
      </w:divBdr>
      <w:divsChild>
        <w:div w:id="219094315">
          <w:marLeft w:val="0"/>
          <w:marRight w:val="0"/>
          <w:marTop w:val="0"/>
          <w:marBottom w:val="0"/>
          <w:divBdr>
            <w:top w:val="none" w:sz="0" w:space="0" w:color="auto"/>
            <w:left w:val="none" w:sz="0" w:space="0" w:color="auto"/>
            <w:bottom w:val="none" w:sz="0" w:space="0" w:color="auto"/>
            <w:right w:val="none" w:sz="0" w:space="0" w:color="auto"/>
          </w:divBdr>
          <w:divsChild>
            <w:div w:id="169568520">
              <w:marLeft w:val="0"/>
              <w:marRight w:val="0"/>
              <w:marTop w:val="0"/>
              <w:marBottom w:val="0"/>
              <w:divBdr>
                <w:top w:val="none" w:sz="0" w:space="0" w:color="auto"/>
                <w:left w:val="none" w:sz="0" w:space="0" w:color="auto"/>
                <w:bottom w:val="none" w:sz="0" w:space="0" w:color="auto"/>
                <w:right w:val="none" w:sz="0" w:space="0" w:color="auto"/>
              </w:divBdr>
            </w:div>
            <w:div w:id="176696020">
              <w:marLeft w:val="0"/>
              <w:marRight w:val="0"/>
              <w:marTop w:val="0"/>
              <w:marBottom w:val="0"/>
              <w:divBdr>
                <w:top w:val="none" w:sz="0" w:space="0" w:color="auto"/>
                <w:left w:val="none" w:sz="0" w:space="0" w:color="auto"/>
                <w:bottom w:val="none" w:sz="0" w:space="0" w:color="auto"/>
                <w:right w:val="none" w:sz="0" w:space="0" w:color="auto"/>
              </w:divBdr>
            </w:div>
            <w:div w:id="729231250">
              <w:marLeft w:val="0"/>
              <w:marRight w:val="0"/>
              <w:marTop w:val="0"/>
              <w:marBottom w:val="0"/>
              <w:divBdr>
                <w:top w:val="none" w:sz="0" w:space="0" w:color="auto"/>
                <w:left w:val="none" w:sz="0" w:space="0" w:color="auto"/>
                <w:bottom w:val="none" w:sz="0" w:space="0" w:color="auto"/>
                <w:right w:val="none" w:sz="0" w:space="0" w:color="auto"/>
              </w:divBdr>
            </w:div>
            <w:div w:id="18775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641">
      <w:bodyDiv w:val="1"/>
      <w:marLeft w:val="0"/>
      <w:marRight w:val="0"/>
      <w:marTop w:val="0"/>
      <w:marBottom w:val="0"/>
      <w:divBdr>
        <w:top w:val="none" w:sz="0" w:space="0" w:color="auto"/>
        <w:left w:val="none" w:sz="0" w:space="0" w:color="auto"/>
        <w:bottom w:val="none" w:sz="0" w:space="0" w:color="auto"/>
        <w:right w:val="none" w:sz="0" w:space="0" w:color="auto"/>
      </w:divBdr>
      <w:divsChild>
        <w:div w:id="321355124">
          <w:marLeft w:val="1166"/>
          <w:marRight w:val="0"/>
          <w:marTop w:val="96"/>
          <w:marBottom w:val="0"/>
          <w:divBdr>
            <w:top w:val="none" w:sz="0" w:space="0" w:color="auto"/>
            <w:left w:val="none" w:sz="0" w:space="0" w:color="auto"/>
            <w:bottom w:val="none" w:sz="0" w:space="0" w:color="auto"/>
            <w:right w:val="none" w:sz="0" w:space="0" w:color="auto"/>
          </w:divBdr>
        </w:div>
        <w:div w:id="922879527">
          <w:marLeft w:val="547"/>
          <w:marRight w:val="0"/>
          <w:marTop w:val="115"/>
          <w:marBottom w:val="0"/>
          <w:divBdr>
            <w:top w:val="none" w:sz="0" w:space="0" w:color="auto"/>
            <w:left w:val="none" w:sz="0" w:space="0" w:color="auto"/>
            <w:bottom w:val="none" w:sz="0" w:space="0" w:color="auto"/>
            <w:right w:val="none" w:sz="0" w:space="0" w:color="auto"/>
          </w:divBdr>
        </w:div>
      </w:divsChild>
    </w:div>
    <w:div w:id="9181059">
      <w:bodyDiv w:val="1"/>
      <w:marLeft w:val="0"/>
      <w:marRight w:val="0"/>
      <w:marTop w:val="0"/>
      <w:marBottom w:val="0"/>
      <w:divBdr>
        <w:top w:val="none" w:sz="0" w:space="0" w:color="auto"/>
        <w:left w:val="none" w:sz="0" w:space="0" w:color="auto"/>
        <w:bottom w:val="none" w:sz="0" w:space="0" w:color="auto"/>
        <w:right w:val="none" w:sz="0" w:space="0" w:color="auto"/>
      </w:divBdr>
    </w:div>
    <w:div w:id="9334979">
      <w:bodyDiv w:val="1"/>
      <w:marLeft w:val="0"/>
      <w:marRight w:val="0"/>
      <w:marTop w:val="0"/>
      <w:marBottom w:val="0"/>
      <w:divBdr>
        <w:top w:val="none" w:sz="0" w:space="0" w:color="auto"/>
        <w:left w:val="none" w:sz="0" w:space="0" w:color="auto"/>
        <w:bottom w:val="none" w:sz="0" w:space="0" w:color="auto"/>
        <w:right w:val="none" w:sz="0" w:space="0" w:color="auto"/>
      </w:divBdr>
    </w:div>
    <w:div w:id="10038829">
      <w:bodyDiv w:val="1"/>
      <w:marLeft w:val="0"/>
      <w:marRight w:val="0"/>
      <w:marTop w:val="0"/>
      <w:marBottom w:val="0"/>
      <w:divBdr>
        <w:top w:val="none" w:sz="0" w:space="0" w:color="auto"/>
        <w:left w:val="none" w:sz="0" w:space="0" w:color="auto"/>
        <w:bottom w:val="none" w:sz="0" w:space="0" w:color="auto"/>
        <w:right w:val="none" w:sz="0" w:space="0" w:color="auto"/>
      </w:divBdr>
    </w:div>
    <w:div w:id="10571015">
      <w:bodyDiv w:val="1"/>
      <w:marLeft w:val="0"/>
      <w:marRight w:val="0"/>
      <w:marTop w:val="0"/>
      <w:marBottom w:val="0"/>
      <w:divBdr>
        <w:top w:val="none" w:sz="0" w:space="0" w:color="auto"/>
        <w:left w:val="none" w:sz="0" w:space="0" w:color="auto"/>
        <w:bottom w:val="none" w:sz="0" w:space="0" w:color="auto"/>
        <w:right w:val="none" w:sz="0" w:space="0" w:color="auto"/>
      </w:divBdr>
    </w:div>
    <w:div w:id="11036299">
      <w:bodyDiv w:val="1"/>
      <w:marLeft w:val="0"/>
      <w:marRight w:val="0"/>
      <w:marTop w:val="0"/>
      <w:marBottom w:val="0"/>
      <w:divBdr>
        <w:top w:val="none" w:sz="0" w:space="0" w:color="auto"/>
        <w:left w:val="none" w:sz="0" w:space="0" w:color="auto"/>
        <w:bottom w:val="none" w:sz="0" w:space="0" w:color="auto"/>
        <w:right w:val="none" w:sz="0" w:space="0" w:color="auto"/>
      </w:divBdr>
      <w:divsChild>
        <w:div w:id="953562402">
          <w:marLeft w:val="547"/>
          <w:marRight w:val="0"/>
          <w:marTop w:val="134"/>
          <w:marBottom w:val="0"/>
          <w:divBdr>
            <w:top w:val="none" w:sz="0" w:space="0" w:color="auto"/>
            <w:left w:val="none" w:sz="0" w:space="0" w:color="auto"/>
            <w:bottom w:val="none" w:sz="0" w:space="0" w:color="auto"/>
            <w:right w:val="none" w:sz="0" w:space="0" w:color="auto"/>
          </w:divBdr>
        </w:div>
        <w:div w:id="1955821306">
          <w:marLeft w:val="547"/>
          <w:marRight w:val="0"/>
          <w:marTop w:val="134"/>
          <w:marBottom w:val="0"/>
          <w:divBdr>
            <w:top w:val="none" w:sz="0" w:space="0" w:color="auto"/>
            <w:left w:val="none" w:sz="0" w:space="0" w:color="auto"/>
            <w:bottom w:val="none" w:sz="0" w:space="0" w:color="auto"/>
            <w:right w:val="none" w:sz="0" w:space="0" w:color="auto"/>
          </w:divBdr>
        </w:div>
      </w:divsChild>
    </w:div>
    <w:div w:id="11617055">
      <w:bodyDiv w:val="1"/>
      <w:marLeft w:val="0"/>
      <w:marRight w:val="0"/>
      <w:marTop w:val="0"/>
      <w:marBottom w:val="0"/>
      <w:divBdr>
        <w:top w:val="none" w:sz="0" w:space="0" w:color="auto"/>
        <w:left w:val="none" w:sz="0" w:space="0" w:color="auto"/>
        <w:bottom w:val="none" w:sz="0" w:space="0" w:color="auto"/>
        <w:right w:val="none" w:sz="0" w:space="0" w:color="auto"/>
      </w:divBdr>
      <w:divsChild>
        <w:div w:id="217515571">
          <w:marLeft w:val="1166"/>
          <w:marRight w:val="0"/>
          <w:marTop w:val="96"/>
          <w:marBottom w:val="0"/>
          <w:divBdr>
            <w:top w:val="none" w:sz="0" w:space="0" w:color="auto"/>
            <w:left w:val="none" w:sz="0" w:space="0" w:color="auto"/>
            <w:bottom w:val="none" w:sz="0" w:space="0" w:color="auto"/>
            <w:right w:val="none" w:sz="0" w:space="0" w:color="auto"/>
          </w:divBdr>
        </w:div>
        <w:div w:id="479269274">
          <w:marLeft w:val="1800"/>
          <w:marRight w:val="0"/>
          <w:marTop w:val="86"/>
          <w:marBottom w:val="0"/>
          <w:divBdr>
            <w:top w:val="none" w:sz="0" w:space="0" w:color="auto"/>
            <w:left w:val="none" w:sz="0" w:space="0" w:color="auto"/>
            <w:bottom w:val="none" w:sz="0" w:space="0" w:color="auto"/>
            <w:right w:val="none" w:sz="0" w:space="0" w:color="auto"/>
          </w:divBdr>
        </w:div>
        <w:div w:id="608129043">
          <w:marLeft w:val="1800"/>
          <w:marRight w:val="0"/>
          <w:marTop w:val="86"/>
          <w:marBottom w:val="0"/>
          <w:divBdr>
            <w:top w:val="none" w:sz="0" w:space="0" w:color="auto"/>
            <w:left w:val="none" w:sz="0" w:space="0" w:color="auto"/>
            <w:bottom w:val="none" w:sz="0" w:space="0" w:color="auto"/>
            <w:right w:val="none" w:sz="0" w:space="0" w:color="auto"/>
          </w:divBdr>
        </w:div>
        <w:div w:id="776221357">
          <w:marLeft w:val="547"/>
          <w:marRight w:val="0"/>
          <w:marTop w:val="115"/>
          <w:marBottom w:val="0"/>
          <w:divBdr>
            <w:top w:val="none" w:sz="0" w:space="0" w:color="auto"/>
            <w:left w:val="none" w:sz="0" w:space="0" w:color="auto"/>
            <w:bottom w:val="none" w:sz="0" w:space="0" w:color="auto"/>
            <w:right w:val="none" w:sz="0" w:space="0" w:color="auto"/>
          </w:divBdr>
        </w:div>
        <w:div w:id="1049112649">
          <w:marLeft w:val="1166"/>
          <w:marRight w:val="0"/>
          <w:marTop w:val="96"/>
          <w:marBottom w:val="0"/>
          <w:divBdr>
            <w:top w:val="none" w:sz="0" w:space="0" w:color="auto"/>
            <w:left w:val="none" w:sz="0" w:space="0" w:color="auto"/>
            <w:bottom w:val="none" w:sz="0" w:space="0" w:color="auto"/>
            <w:right w:val="none" w:sz="0" w:space="0" w:color="auto"/>
          </w:divBdr>
        </w:div>
        <w:div w:id="1172140705">
          <w:marLeft w:val="1166"/>
          <w:marRight w:val="0"/>
          <w:marTop w:val="96"/>
          <w:marBottom w:val="0"/>
          <w:divBdr>
            <w:top w:val="none" w:sz="0" w:space="0" w:color="auto"/>
            <w:left w:val="none" w:sz="0" w:space="0" w:color="auto"/>
            <w:bottom w:val="none" w:sz="0" w:space="0" w:color="auto"/>
            <w:right w:val="none" w:sz="0" w:space="0" w:color="auto"/>
          </w:divBdr>
        </w:div>
        <w:div w:id="1873182003">
          <w:marLeft w:val="1166"/>
          <w:marRight w:val="0"/>
          <w:marTop w:val="96"/>
          <w:marBottom w:val="0"/>
          <w:divBdr>
            <w:top w:val="none" w:sz="0" w:space="0" w:color="auto"/>
            <w:left w:val="none" w:sz="0" w:space="0" w:color="auto"/>
            <w:bottom w:val="none" w:sz="0" w:space="0" w:color="auto"/>
            <w:right w:val="none" w:sz="0" w:space="0" w:color="auto"/>
          </w:divBdr>
        </w:div>
        <w:div w:id="2014069489">
          <w:marLeft w:val="1166"/>
          <w:marRight w:val="0"/>
          <w:marTop w:val="96"/>
          <w:marBottom w:val="0"/>
          <w:divBdr>
            <w:top w:val="none" w:sz="0" w:space="0" w:color="auto"/>
            <w:left w:val="none" w:sz="0" w:space="0" w:color="auto"/>
            <w:bottom w:val="none" w:sz="0" w:space="0" w:color="auto"/>
            <w:right w:val="none" w:sz="0" w:space="0" w:color="auto"/>
          </w:divBdr>
        </w:div>
      </w:divsChild>
    </w:div>
    <w:div w:id="12192337">
      <w:bodyDiv w:val="1"/>
      <w:marLeft w:val="0"/>
      <w:marRight w:val="0"/>
      <w:marTop w:val="0"/>
      <w:marBottom w:val="0"/>
      <w:divBdr>
        <w:top w:val="none" w:sz="0" w:space="0" w:color="auto"/>
        <w:left w:val="none" w:sz="0" w:space="0" w:color="auto"/>
        <w:bottom w:val="none" w:sz="0" w:space="0" w:color="auto"/>
        <w:right w:val="none" w:sz="0" w:space="0" w:color="auto"/>
      </w:divBdr>
      <w:divsChild>
        <w:div w:id="215237086">
          <w:marLeft w:val="360"/>
          <w:marRight w:val="0"/>
          <w:marTop w:val="200"/>
          <w:marBottom w:val="0"/>
          <w:divBdr>
            <w:top w:val="none" w:sz="0" w:space="0" w:color="auto"/>
            <w:left w:val="none" w:sz="0" w:space="0" w:color="auto"/>
            <w:bottom w:val="none" w:sz="0" w:space="0" w:color="auto"/>
            <w:right w:val="none" w:sz="0" w:space="0" w:color="auto"/>
          </w:divBdr>
        </w:div>
        <w:div w:id="322784441">
          <w:marLeft w:val="1080"/>
          <w:marRight w:val="0"/>
          <w:marTop w:val="100"/>
          <w:marBottom w:val="0"/>
          <w:divBdr>
            <w:top w:val="none" w:sz="0" w:space="0" w:color="auto"/>
            <w:left w:val="none" w:sz="0" w:space="0" w:color="auto"/>
            <w:bottom w:val="none" w:sz="0" w:space="0" w:color="auto"/>
            <w:right w:val="none" w:sz="0" w:space="0" w:color="auto"/>
          </w:divBdr>
        </w:div>
      </w:divsChild>
    </w:div>
    <w:div w:id="12658128">
      <w:bodyDiv w:val="1"/>
      <w:marLeft w:val="0"/>
      <w:marRight w:val="0"/>
      <w:marTop w:val="0"/>
      <w:marBottom w:val="0"/>
      <w:divBdr>
        <w:top w:val="none" w:sz="0" w:space="0" w:color="auto"/>
        <w:left w:val="none" w:sz="0" w:space="0" w:color="auto"/>
        <w:bottom w:val="none" w:sz="0" w:space="0" w:color="auto"/>
        <w:right w:val="none" w:sz="0" w:space="0" w:color="auto"/>
      </w:divBdr>
    </w:div>
    <w:div w:id="15498781">
      <w:bodyDiv w:val="1"/>
      <w:marLeft w:val="0"/>
      <w:marRight w:val="0"/>
      <w:marTop w:val="0"/>
      <w:marBottom w:val="0"/>
      <w:divBdr>
        <w:top w:val="none" w:sz="0" w:space="0" w:color="auto"/>
        <w:left w:val="none" w:sz="0" w:space="0" w:color="auto"/>
        <w:bottom w:val="none" w:sz="0" w:space="0" w:color="auto"/>
        <w:right w:val="none" w:sz="0" w:space="0" w:color="auto"/>
      </w:divBdr>
    </w:div>
    <w:div w:id="16781600">
      <w:bodyDiv w:val="1"/>
      <w:marLeft w:val="0"/>
      <w:marRight w:val="0"/>
      <w:marTop w:val="0"/>
      <w:marBottom w:val="0"/>
      <w:divBdr>
        <w:top w:val="none" w:sz="0" w:space="0" w:color="auto"/>
        <w:left w:val="none" w:sz="0" w:space="0" w:color="auto"/>
        <w:bottom w:val="none" w:sz="0" w:space="0" w:color="auto"/>
        <w:right w:val="none" w:sz="0" w:space="0" w:color="auto"/>
      </w:divBdr>
    </w:div>
    <w:div w:id="19748929">
      <w:bodyDiv w:val="1"/>
      <w:marLeft w:val="0"/>
      <w:marRight w:val="0"/>
      <w:marTop w:val="0"/>
      <w:marBottom w:val="0"/>
      <w:divBdr>
        <w:top w:val="none" w:sz="0" w:space="0" w:color="auto"/>
        <w:left w:val="none" w:sz="0" w:space="0" w:color="auto"/>
        <w:bottom w:val="none" w:sz="0" w:space="0" w:color="auto"/>
        <w:right w:val="none" w:sz="0" w:space="0" w:color="auto"/>
      </w:divBdr>
      <w:divsChild>
        <w:div w:id="576400825">
          <w:marLeft w:val="1166"/>
          <w:marRight w:val="0"/>
          <w:marTop w:val="96"/>
          <w:marBottom w:val="0"/>
          <w:divBdr>
            <w:top w:val="none" w:sz="0" w:space="0" w:color="auto"/>
            <w:left w:val="none" w:sz="0" w:space="0" w:color="auto"/>
            <w:bottom w:val="none" w:sz="0" w:space="0" w:color="auto"/>
            <w:right w:val="none" w:sz="0" w:space="0" w:color="auto"/>
          </w:divBdr>
        </w:div>
        <w:div w:id="1103498520">
          <w:marLeft w:val="547"/>
          <w:marRight w:val="0"/>
          <w:marTop w:val="115"/>
          <w:marBottom w:val="0"/>
          <w:divBdr>
            <w:top w:val="none" w:sz="0" w:space="0" w:color="auto"/>
            <w:left w:val="none" w:sz="0" w:space="0" w:color="auto"/>
            <w:bottom w:val="none" w:sz="0" w:space="0" w:color="auto"/>
            <w:right w:val="none" w:sz="0" w:space="0" w:color="auto"/>
          </w:divBdr>
        </w:div>
        <w:div w:id="1188758021">
          <w:marLeft w:val="1166"/>
          <w:marRight w:val="0"/>
          <w:marTop w:val="96"/>
          <w:marBottom w:val="0"/>
          <w:divBdr>
            <w:top w:val="none" w:sz="0" w:space="0" w:color="auto"/>
            <w:left w:val="none" w:sz="0" w:space="0" w:color="auto"/>
            <w:bottom w:val="none" w:sz="0" w:space="0" w:color="auto"/>
            <w:right w:val="none" w:sz="0" w:space="0" w:color="auto"/>
          </w:divBdr>
        </w:div>
        <w:div w:id="1224834677">
          <w:marLeft w:val="1166"/>
          <w:marRight w:val="0"/>
          <w:marTop w:val="96"/>
          <w:marBottom w:val="0"/>
          <w:divBdr>
            <w:top w:val="none" w:sz="0" w:space="0" w:color="auto"/>
            <w:left w:val="none" w:sz="0" w:space="0" w:color="auto"/>
            <w:bottom w:val="none" w:sz="0" w:space="0" w:color="auto"/>
            <w:right w:val="none" w:sz="0" w:space="0" w:color="auto"/>
          </w:divBdr>
        </w:div>
      </w:divsChild>
    </w:div>
    <w:div w:id="20715494">
      <w:bodyDiv w:val="1"/>
      <w:marLeft w:val="0"/>
      <w:marRight w:val="0"/>
      <w:marTop w:val="0"/>
      <w:marBottom w:val="0"/>
      <w:divBdr>
        <w:top w:val="none" w:sz="0" w:space="0" w:color="auto"/>
        <w:left w:val="none" w:sz="0" w:space="0" w:color="auto"/>
        <w:bottom w:val="none" w:sz="0" w:space="0" w:color="auto"/>
        <w:right w:val="none" w:sz="0" w:space="0" w:color="auto"/>
      </w:divBdr>
      <w:divsChild>
        <w:div w:id="826019467">
          <w:marLeft w:val="0"/>
          <w:marRight w:val="0"/>
          <w:marTop w:val="0"/>
          <w:marBottom w:val="0"/>
          <w:divBdr>
            <w:top w:val="none" w:sz="0" w:space="0" w:color="auto"/>
            <w:left w:val="none" w:sz="0" w:space="0" w:color="auto"/>
            <w:bottom w:val="none" w:sz="0" w:space="0" w:color="auto"/>
            <w:right w:val="none" w:sz="0" w:space="0" w:color="auto"/>
          </w:divBdr>
          <w:divsChild>
            <w:div w:id="198516604">
              <w:marLeft w:val="0"/>
              <w:marRight w:val="0"/>
              <w:marTop w:val="0"/>
              <w:marBottom w:val="0"/>
              <w:divBdr>
                <w:top w:val="none" w:sz="0" w:space="0" w:color="auto"/>
                <w:left w:val="none" w:sz="0" w:space="0" w:color="auto"/>
                <w:bottom w:val="none" w:sz="0" w:space="0" w:color="auto"/>
                <w:right w:val="none" w:sz="0" w:space="0" w:color="auto"/>
              </w:divBdr>
            </w:div>
            <w:div w:id="300572303">
              <w:marLeft w:val="0"/>
              <w:marRight w:val="0"/>
              <w:marTop w:val="0"/>
              <w:marBottom w:val="0"/>
              <w:divBdr>
                <w:top w:val="none" w:sz="0" w:space="0" w:color="auto"/>
                <w:left w:val="none" w:sz="0" w:space="0" w:color="auto"/>
                <w:bottom w:val="none" w:sz="0" w:space="0" w:color="auto"/>
                <w:right w:val="none" w:sz="0" w:space="0" w:color="auto"/>
              </w:divBdr>
            </w:div>
            <w:div w:id="18083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69">
      <w:bodyDiv w:val="1"/>
      <w:marLeft w:val="0"/>
      <w:marRight w:val="0"/>
      <w:marTop w:val="0"/>
      <w:marBottom w:val="0"/>
      <w:divBdr>
        <w:top w:val="none" w:sz="0" w:space="0" w:color="auto"/>
        <w:left w:val="none" w:sz="0" w:space="0" w:color="auto"/>
        <w:bottom w:val="none" w:sz="0" w:space="0" w:color="auto"/>
        <w:right w:val="none" w:sz="0" w:space="0" w:color="auto"/>
      </w:divBdr>
    </w:div>
    <w:div w:id="22021029">
      <w:bodyDiv w:val="1"/>
      <w:marLeft w:val="0"/>
      <w:marRight w:val="0"/>
      <w:marTop w:val="0"/>
      <w:marBottom w:val="0"/>
      <w:divBdr>
        <w:top w:val="none" w:sz="0" w:space="0" w:color="auto"/>
        <w:left w:val="none" w:sz="0" w:space="0" w:color="auto"/>
        <w:bottom w:val="none" w:sz="0" w:space="0" w:color="auto"/>
        <w:right w:val="none" w:sz="0" w:space="0" w:color="auto"/>
      </w:divBdr>
    </w:div>
    <w:div w:id="22097327">
      <w:bodyDiv w:val="1"/>
      <w:marLeft w:val="0"/>
      <w:marRight w:val="0"/>
      <w:marTop w:val="0"/>
      <w:marBottom w:val="0"/>
      <w:divBdr>
        <w:top w:val="none" w:sz="0" w:space="0" w:color="auto"/>
        <w:left w:val="none" w:sz="0" w:space="0" w:color="auto"/>
        <w:bottom w:val="none" w:sz="0" w:space="0" w:color="auto"/>
        <w:right w:val="none" w:sz="0" w:space="0" w:color="auto"/>
      </w:divBdr>
    </w:div>
    <w:div w:id="22445740">
      <w:bodyDiv w:val="1"/>
      <w:marLeft w:val="0"/>
      <w:marRight w:val="0"/>
      <w:marTop w:val="0"/>
      <w:marBottom w:val="0"/>
      <w:divBdr>
        <w:top w:val="none" w:sz="0" w:space="0" w:color="auto"/>
        <w:left w:val="none" w:sz="0" w:space="0" w:color="auto"/>
        <w:bottom w:val="none" w:sz="0" w:space="0" w:color="auto"/>
        <w:right w:val="none" w:sz="0" w:space="0" w:color="auto"/>
      </w:divBdr>
    </w:div>
    <w:div w:id="22748265">
      <w:bodyDiv w:val="1"/>
      <w:marLeft w:val="0"/>
      <w:marRight w:val="0"/>
      <w:marTop w:val="0"/>
      <w:marBottom w:val="0"/>
      <w:divBdr>
        <w:top w:val="none" w:sz="0" w:space="0" w:color="auto"/>
        <w:left w:val="none" w:sz="0" w:space="0" w:color="auto"/>
        <w:bottom w:val="none" w:sz="0" w:space="0" w:color="auto"/>
        <w:right w:val="none" w:sz="0" w:space="0" w:color="auto"/>
      </w:divBdr>
      <w:divsChild>
        <w:div w:id="211693015">
          <w:marLeft w:val="360"/>
          <w:marRight w:val="0"/>
          <w:marTop w:val="200"/>
          <w:marBottom w:val="0"/>
          <w:divBdr>
            <w:top w:val="none" w:sz="0" w:space="0" w:color="auto"/>
            <w:left w:val="none" w:sz="0" w:space="0" w:color="auto"/>
            <w:bottom w:val="none" w:sz="0" w:space="0" w:color="auto"/>
            <w:right w:val="none" w:sz="0" w:space="0" w:color="auto"/>
          </w:divBdr>
        </w:div>
        <w:div w:id="260379862">
          <w:marLeft w:val="360"/>
          <w:marRight w:val="0"/>
          <w:marTop w:val="200"/>
          <w:marBottom w:val="0"/>
          <w:divBdr>
            <w:top w:val="none" w:sz="0" w:space="0" w:color="auto"/>
            <w:left w:val="none" w:sz="0" w:space="0" w:color="auto"/>
            <w:bottom w:val="none" w:sz="0" w:space="0" w:color="auto"/>
            <w:right w:val="none" w:sz="0" w:space="0" w:color="auto"/>
          </w:divBdr>
        </w:div>
        <w:div w:id="300967967">
          <w:marLeft w:val="360"/>
          <w:marRight w:val="0"/>
          <w:marTop w:val="200"/>
          <w:marBottom w:val="0"/>
          <w:divBdr>
            <w:top w:val="none" w:sz="0" w:space="0" w:color="auto"/>
            <w:left w:val="none" w:sz="0" w:space="0" w:color="auto"/>
            <w:bottom w:val="none" w:sz="0" w:space="0" w:color="auto"/>
            <w:right w:val="none" w:sz="0" w:space="0" w:color="auto"/>
          </w:divBdr>
        </w:div>
        <w:div w:id="322198095">
          <w:marLeft w:val="1080"/>
          <w:marRight w:val="0"/>
          <w:marTop w:val="100"/>
          <w:marBottom w:val="0"/>
          <w:divBdr>
            <w:top w:val="none" w:sz="0" w:space="0" w:color="auto"/>
            <w:left w:val="none" w:sz="0" w:space="0" w:color="auto"/>
            <w:bottom w:val="none" w:sz="0" w:space="0" w:color="auto"/>
            <w:right w:val="none" w:sz="0" w:space="0" w:color="auto"/>
          </w:divBdr>
        </w:div>
        <w:div w:id="525413267">
          <w:marLeft w:val="360"/>
          <w:marRight w:val="0"/>
          <w:marTop w:val="200"/>
          <w:marBottom w:val="0"/>
          <w:divBdr>
            <w:top w:val="none" w:sz="0" w:space="0" w:color="auto"/>
            <w:left w:val="none" w:sz="0" w:space="0" w:color="auto"/>
            <w:bottom w:val="none" w:sz="0" w:space="0" w:color="auto"/>
            <w:right w:val="none" w:sz="0" w:space="0" w:color="auto"/>
          </w:divBdr>
        </w:div>
        <w:div w:id="527136747">
          <w:marLeft w:val="360"/>
          <w:marRight w:val="0"/>
          <w:marTop w:val="200"/>
          <w:marBottom w:val="0"/>
          <w:divBdr>
            <w:top w:val="none" w:sz="0" w:space="0" w:color="auto"/>
            <w:left w:val="none" w:sz="0" w:space="0" w:color="auto"/>
            <w:bottom w:val="none" w:sz="0" w:space="0" w:color="auto"/>
            <w:right w:val="none" w:sz="0" w:space="0" w:color="auto"/>
          </w:divBdr>
        </w:div>
        <w:div w:id="608585841">
          <w:marLeft w:val="1800"/>
          <w:marRight w:val="0"/>
          <w:marTop w:val="100"/>
          <w:marBottom w:val="0"/>
          <w:divBdr>
            <w:top w:val="none" w:sz="0" w:space="0" w:color="auto"/>
            <w:left w:val="none" w:sz="0" w:space="0" w:color="auto"/>
            <w:bottom w:val="none" w:sz="0" w:space="0" w:color="auto"/>
            <w:right w:val="none" w:sz="0" w:space="0" w:color="auto"/>
          </w:divBdr>
        </w:div>
        <w:div w:id="810440523">
          <w:marLeft w:val="360"/>
          <w:marRight w:val="0"/>
          <w:marTop w:val="200"/>
          <w:marBottom w:val="0"/>
          <w:divBdr>
            <w:top w:val="none" w:sz="0" w:space="0" w:color="auto"/>
            <w:left w:val="none" w:sz="0" w:space="0" w:color="auto"/>
            <w:bottom w:val="none" w:sz="0" w:space="0" w:color="auto"/>
            <w:right w:val="none" w:sz="0" w:space="0" w:color="auto"/>
          </w:divBdr>
        </w:div>
        <w:div w:id="1306854893">
          <w:marLeft w:val="360"/>
          <w:marRight w:val="0"/>
          <w:marTop w:val="200"/>
          <w:marBottom w:val="0"/>
          <w:divBdr>
            <w:top w:val="none" w:sz="0" w:space="0" w:color="auto"/>
            <w:left w:val="none" w:sz="0" w:space="0" w:color="auto"/>
            <w:bottom w:val="none" w:sz="0" w:space="0" w:color="auto"/>
            <w:right w:val="none" w:sz="0" w:space="0" w:color="auto"/>
          </w:divBdr>
        </w:div>
        <w:div w:id="1418134340">
          <w:marLeft w:val="360"/>
          <w:marRight w:val="0"/>
          <w:marTop w:val="200"/>
          <w:marBottom w:val="0"/>
          <w:divBdr>
            <w:top w:val="none" w:sz="0" w:space="0" w:color="auto"/>
            <w:left w:val="none" w:sz="0" w:space="0" w:color="auto"/>
            <w:bottom w:val="none" w:sz="0" w:space="0" w:color="auto"/>
            <w:right w:val="none" w:sz="0" w:space="0" w:color="auto"/>
          </w:divBdr>
        </w:div>
        <w:div w:id="1432511832">
          <w:marLeft w:val="1800"/>
          <w:marRight w:val="0"/>
          <w:marTop w:val="100"/>
          <w:marBottom w:val="0"/>
          <w:divBdr>
            <w:top w:val="none" w:sz="0" w:space="0" w:color="auto"/>
            <w:left w:val="none" w:sz="0" w:space="0" w:color="auto"/>
            <w:bottom w:val="none" w:sz="0" w:space="0" w:color="auto"/>
            <w:right w:val="none" w:sz="0" w:space="0" w:color="auto"/>
          </w:divBdr>
        </w:div>
        <w:div w:id="1538077790">
          <w:marLeft w:val="1080"/>
          <w:marRight w:val="0"/>
          <w:marTop w:val="100"/>
          <w:marBottom w:val="0"/>
          <w:divBdr>
            <w:top w:val="none" w:sz="0" w:space="0" w:color="auto"/>
            <w:left w:val="none" w:sz="0" w:space="0" w:color="auto"/>
            <w:bottom w:val="none" w:sz="0" w:space="0" w:color="auto"/>
            <w:right w:val="none" w:sz="0" w:space="0" w:color="auto"/>
          </w:divBdr>
        </w:div>
        <w:div w:id="1651708969">
          <w:marLeft w:val="360"/>
          <w:marRight w:val="0"/>
          <w:marTop w:val="200"/>
          <w:marBottom w:val="0"/>
          <w:divBdr>
            <w:top w:val="none" w:sz="0" w:space="0" w:color="auto"/>
            <w:left w:val="none" w:sz="0" w:space="0" w:color="auto"/>
            <w:bottom w:val="none" w:sz="0" w:space="0" w:color="auto"/>
            <w:right w:val="none" w:sz="0" w:space="0" w:color="auto"/>
          </w:divBdr>
        </w:div>
        <w:div w:id="1763649128">
          <w:marLeft w:val="2520"/>
          <w:marRight w:val="0"/>
          <w:marTop w:val="100"/>
          <w:marBottom w:val="0"/>
          <w:divBdr>
            <w:top w:val="none" w:sz="0" w:space="0" w:color="auto"/>
            <w:left w:val="none" w:sz="0" w:space="0" w:color="auto"/>
            <w:bottom w:val="none" w:sz="0" w:space="0" w:color="auto"/>
            <w:right w:val="none" w:sz="0" w:space="0" w:color="auto"/>
          </w:divBdr>
        </w:div>
        <w:div w:id="2032997455">
          <w:marLeft w:val="360"/>
          <w:marRight w:val="0"/>
          <w:marTop w:val="200"/>
          <w:marBottom w:val="0"/>
          <w:divBdr>
            <w:top w:val="none" w:sz="0" w:space="0" w:color="auto"/>
            <w:left w:val="none" w:sz="0" w:space="0" w:color="auto"/>
            <w:bottom w:val="none" w:sz="0" w:space="0" w:color="auto"/>
            <w:right w:val="none" w:sz="0" w:space="0" w:color="auto"/>
          </w:divBdr>
        </w:div>
        <w:div w:id="2066680089">
          <w:marLeft w:val="360"/>
          <w:marRight w:val="0"/>
          <w:marTop w:val="200"/>
          <w:marBottom w:val="0"/>
          <w:divBdr>
            <w:top w:val="none" w:sz="0" w:space="0" w:color="auto"/>
            <w:left w:val="none" w:sz="0" w:space="0" w:color="auto"/>
            <w:bottom w:val="none" w:sz="0" w:space="0" w:color="auto"/>
            <w:right w:val="none" w:sz="0" w:space="0" w:color="auto"/>
          </w:divBdr>
        </w:div>
      </w:divsChild>
    </w:div>
    <w:div w:id="22823454">
      <w:bodyDiv w:val="1"/>
      <w:marLeft w:val="0"/>
      <w:marRight w:val="0"/>
      <w:marTop w:val="0"/>
      <w:marBottom w:val="0"/>
      <w:divBdr>
        <w:top w:val="none" w:sz="0" w:space="0" w:color="auto"/>
        <w:left w:val="none" w:sz="0" w:space="0" w:color="auto"/>
        <w:bottom w:val="none" w:sz="0" w:space="0" w:color="auto"/>
        <w:right w:val="none" w:sz="0" w:space="0" w:color="auto"/>
      </w:divBdr>
      <w:divsChild>
        <w:div w:id="1423604041">
          <w:marLeft w:val="547"/>
          <w:marRight w:val="0"/>
          <w:marTop w:val="154"/>
          <w:marBottom w:val="0"/>
          <w:divBdr>
            <w:top w:val="none" w:sz="0" w:space="0" w:color="auto"/>
            <w:left w:val="none" w:sz="0" w:space="0" w:color="auto"/>
            <w:bottom w:val="none" w:sz="0" w:space="0" w:color="auto"/>
            <w:right w:val="none" w:sz="0" w:space="0" w:color="auto"/>
          </w:divBdr>
        </w:div>
      </w:divsChild>
    </w:div>
    <w:div w:id="22946024">
      <w:bodyDiv w:val="1"/>
      <w:marLeft w:val="0"/>
      <w:marRight w:val="0"/>
      <w:marTop w:val="0"/>
      <w:marBottom w:val="0"/>
      <w:divBdr>
        <w:top w:val="none" w:sz="0" w:space="0" w:color="auto"/>
        <w:left w:val="none" w:sz="0" w:space="0" w:color="auto"/>
        <w:bottom w:val="none" w:sz="0" w:space="0" w:color="auto"/>
        <w:right w:val="none" w:sz="0" w:space="0" w:color="auto"/>
      </w:divBdr>
    </w:div>
    <w:div w:id="23137725">
      <w:bodyDiv w:val="1"/>
      <w:marLeft w:val="0"/>
      <w:marRight w:val="0"/>
      <w:marTop w:val="0"/>
      <w:marBottom w:val="0"/>
      <w:divBdr>
        <w:top w:val="none" w:sz="0" w:space="0" w:color="auto"/>
        <w:left w:val="none" w:sz="0" w:space="0" w:color="auto"/>
        <w:bottom w:val="none" w:sz="0" w:space="0" w:color="auto"/>
        <w:right w:val="none" w:sz="0" w:space="0" w:color="auto"/>
      </w:divBdr>
    </w:div>
    <w:div w:id="24137706">
      <w:bodyDiv w:val="1"/>
      <w:marLeft w:val="0"/>
      <w:marRight w:val="0"/>
      <w:marTop w:val="0"/>
      <w:marBottom w:val="0"/>
      <w:divBdr>
        <w:top w:val="none" w:sz="0" w:space="0" w:color="auto"/>
        <w:left w:val="none" w:sz="0" w:space="0" w:color="auto"/>
        <w:bottom w:val="none" w:sz="0" w:space="0" w:color="auto"/>
        <w:right w:val="none" w:sz="0" w:space="0" w:color="auto"/>
      </w:divBdr>
      <w:divsChild>
        <w:div w:id="461193294">
          <w:marLeft w:val="1800"/>
          <w:marRight w:val="0"/>
          <w:marTop w:val="86"/>
          <w:marBottom w:val="0"/>
          <w:divBdr>
            <w:top w:val="none" w:sz="0" w:space="0" w:color="auto"/>
            <w:left w:val="none" w:sz="0" w:space="0" w:color="auto"/>
            <w:bottom w:val="none" w:sz="0" w:space="0" w:color="auto"/>
            <w:right w:val="none" w:sz="0" w:space="0" w:color="auto"/>
          </w:divBdr>
        </w:div>
        <w:div w:id="782067776">
          <w:marLeft w:val="547"/>
          <w:marRight w:val="0"/>
          <w:marTop w:val="115"/>
          <w:marBottom w:val="0"/>
          <w:divBdr>
            <w:top w:val="none" w:sz="0" w:space="0" w:color="auto"/>
            <w:left w:val="none" w:sz="0" w:space="0" w:color="auto"/>
            <w:bottom w:val="none" w:sz="0" w:space="0" w:color="auto"/>
            <w:right w:val="none" w:sz="0" w:space="0" w:color="auto"/>
          </w:divBdr>
        </w:div>
        <w:div w:id="957839683">
          <w:marLeft w:val="1166"/>
          <w:marRight w:val="0"/>
          <w:marTop w:val="96"/>
          <w:marBottom w:val="0"/>
          <w:divBdr>
            <w:top w:val="none" w:sz="0" w:space="0" w:color="auto"/>
            <w:left w:val="none" w:sz="0" w:space="0" w:color="auto"/>
            <w:bottom w:val="none" w:sz="0" w:space="0" w:color="auto"/>
            <w:right w:val="none" w:sz="0" w:space="0" w:color="auto"/>
          </w:divBdr>
        </w:div>
        <w:div w:id="994340101">
          <w:marLeft w:val="1166"/>
          <w:marRight w:val="0"/>
          <w:marTop w:val="96"/>
          <w:marBottom w:val="0"/>
          <w:divBdr>
            <w:top w:val="none" w:sz="0" w:space="0" w:color="auto"/>
            <w:left w:val="none" w:sz="0" w:space="0" w:color="auto"/>
            <w:bottom w:val="none" w:sz="0" w:space="0" w:color="auto"/>
            <w:right w:val="none" w:sz="0" w:space="0" w:color="auto"/>
          </w:divBdr>
        </w:div>
        <w:div w:id="1189640154">
          <w:marLeft w:val="547"/>
          <w:marRight w:val="0"/>
          <w:marTop w:val="115"/>
          <w:marBottom w:val="0"/>
          <w:divBdr>
            <w:top w:val="none" w:sz="0" w:space="0" w:color="auto"/>
            <w:left w:val="none" w:sz="0" w:space="0" w:color="auto"/>
            <w:bottom w:val="none" w:sz="0" w:space="0" w:color="auto"/>
            <w:right w:val="none" w:sz="0" w:space="0" w:color="auto"/>
          </w:divBdr>
        </w:div>
        <w:div w:id="1425226851">
          <w:marLeft w:val="1166"/>
          <w:marRight w:val="0"/>
          <w:marTop w:val="96"/>
          <w:marBottom w:val="0"/>
          <w:divBdr>
            <w:top w:val="none" w:sz="0" w:space="0" w:color="auto"/>
            <w:left w:val="none" w:sz="0" w:space="0" w:color="auto"/>
            <w:bottom w:val="none" w:sz="0" w:space="0" w:color="auto"/>
            <w:right w:val="none" w:sz="0" w:space="0" w:color="auto"/>
          </w:divBdr>
        </w:div>
        <w:div w:id="1619949431">
          <w:marLeft w:val="1166"/>
          <w:marRight w:val="0"/>
          <w:marTop w:val="96"/>
          <w:marBottom w:val="0"/>
          <w:divBdr>
            <w:top w:val="none" w:sz="0" w:space="0" w:color="auto"/>
            <w:left w:val="none" w:sz="0" w:space="0" w:color="auto"/>
            <w:bottom w:val="none" w:sz="0" w:space="0" w:color="auto"/>
            <w:right w:val="none" w:sz="0" w:space="0" w:color="auto"/>
          </w:divBdr>
        </w:div>
        <w:div w:id="1658999818">
          <w:marLeft w:val="1166"/>
          <w:marRight w:val="0"/>
          <w:marTop w:val="96"/>
          <w:marBottom w:val="0"/>
          <w:divBdr>
            <w:top w:val="none" w:sz="0" w:space="0" w:color="auto"/>
            <w:left w:val="none" w:sz="0" w:space="0" w:color="auto"/>
            <w:bottom w:val="none" w:sz="0" w:space="0" w:color="auto"/>
            <w:right w:val="none" w:sz="0" w:space="0" w:color="auto"/>
          </w:divBdr>
        </w:div>
        <w:div w:id="1736932262">
          <w:marLeft w:val="1166"/>
          <w:marRight w:val="0"/>
          <w:marTop w:val="96"/>
          <w:marBottom w:val="0"/>
          <w:divBdr>
            <w:top w:val="none" w:sz="0" w:space="0" w:color="auto"/>
            <w:left w:val="none" w:sz="0" w:space="0" w:color="auto"/>
            <w:bottom w:val="none" w:sz="0" w:space="0" w:color="auto"/>
            <w:right w:val="none" w:sz="0" w:space="0" w:color="auto"/>
          </w:divBdr>
        </w:div>
      </w:divsChild>
    </w:div>
    <w:div w:id="25713295">
      <w:bodyDiv w:val="1"/>
      <w:marLeft w:val="0"/>
      <w:marRight w:val="0"/>
      <w:marTop w:val="0"/>
      <w:marBottom w:val="0"/>
      <w:divBdr>
        <w:top w:val="none" w:sz="0" w:space="0" w:color="auto"/>
        <w:left w:val="none" w:sz="0" w:space="0" w:color="auto"/>
        <w:bottom w:val="none" w:sz="0" w:space="0" w:color="auto"/>
        <w:right w:val="none" w:sz="0" w:space="0" w:color="auto"/>
      </w:divBdr>
      <w:divsChild>
        <w:div w:id="608662850">
          <w:marLeft w:val="360"/>
          <w:marRight w:val="0"/>
          <w:marTop w:val="200"/>
          <w:marBottom w:val="0"/>
          <w:divBdr>
            <w:top w:val="none" w:sz="0" w:space="0" w:color="auto"/>
            <w:left w:val="none" w:sz="0" w:space="0" w:color="auto"/>
            <w:bottom w:val="none" w:sz="0" w:space="0" w:color="auto"/>
            <w:right w:val="none" w:sz="0" w:space="0" w:color="auto"/>
          </w:divBdr>
        </w:div>
        <w:div w:id="1207064298">
          <w:marLeft w:val="360"/>
          <w:marRight w:val="0"/>
          <w:marTop w:val="200"/>
          <w:marBottom w:val="0"/>
          <w:divBdr>
            <w:top w:val="none" w:sz="0" w:space="0" w:color="auto"/>
            <w:left w:val="none" w:sz="0" w:space="0" w:color="auto"/>
            <w:bottom w:val="none" w:sz="0" w:space="0" w:color="auto"/>
            <w:right w:val="none" w:sz="0" w:space="0" w:color="auto"/>
          </w:divBdr>
        </w:div>
      </w:divsChild>
    </w:div>
    <w:div w:id="26639221">
      <w:bodyDiv w:val="1"/>
      <w:marLeft w:val="0"/>
      <w:marRight w:val="0"/>
      <w:marTop w:val="0"/>
      <w:marBottom w:val="0"/>
      <w:divBdr>
        <w:top w:val="none" w:sz="0" w:space="0" w:color="auto"/>
        <w:left w:val="none" w:sz="0" w:space="0" w:color="auto"/>
        <w:bottom w:val="none" w:sz="0" w:space="0" w:color="auto"/>
        <w:right w:val="none" w:sz="0" w:space="0" w:color="auto"/>
      </w:divBdr>
    </w:div>
    <w:div w:id="26954959">
      <w:bodyDiv w:val="1"/>
      <w:marLeft w:val="0"/>
      <w:marRight w:val="0"/>
      <w:marTop w:val="0"/>
      <w:marBottom w:val="0"/>
      <w:divBdr>
        <w:top w:val="none" w:sz="0" w:space="0" w:color="auto"/>
        <w:left w:val="none" w:sz="0" w:space="0" w:color="auto"/>
        <w:bottom w:val="none" w:sz="0" w:space="0" w:color="auto"/>
        <w:right w:val="none" w:sz="0" w:space="0" w:color="auto"/>
      </w:divBdr>
    </w:div>
    <w:div w:id="27488566">
      <w:bodyDiv w:val="1"/>
      <w:marLeft w:val="0"/>
      <w:marRight w:val="0"/>
      <w:marTop w:val="0"/>
      <w:marBottom w:val="0"/>
      <w:divBdr>
        <w:top w:val="none" w:sz="0" w:space="0" w:color="auto"/>
        <w:left w:val="none" w:sz="0" w:space="0" w:color="auto"/>
        <w:bottom w:val="none" w:sz="0" w:space="0" w:color="auto"/>
        <w:right w:val="none" w:sz="0" w:space="0" w:color="auto"/>
      </w:divBdr>
    </w:div>
    <w:div w:id="28531955">
      <w:bodyDiv w:val="1"/>
      <w:marLeft w:val="0"/>
      <w:marRight w:val="0"/>
      <w:marTop w:val="0"/>
      <w:marBottom w:val="0"/>
      <w:divBdr>
        <w:top w:val="none" w:sz="0" w:space="0" w:color="auto"/>
        <w:left w:val="none" w:sz="0" w:space="0" w:color="auto"/>
        <w:bottom w:val="none" w:sz="0" w:space="0" w:color="auto"/>
        <w:right w:val="none" w:sz="0" w:space="0" w:color="auto"/>
      </w:divBdr>
    </w:div>
    <w:div w:id="28847796">
      <w:bodyDiv w:val="1"/>
      <w:marLeft w:val="0"/>
      <w:marRight w:val="0"/>
      <w:marTop w:val="0"/>
      <w:marBottom w:val="0"/>
      <w:divBdr>
        <w:top w:val="none" w:sz="0" w:space="0" w:color="auto"/>
        <w:left w:val="none" w:sz="0" w:space="0" w:color="auto"/>
        <w:bottom w:val="none" w:sz="0" w:space="0" w:color="auto"/>
        <w:right w:val="none" w:sz="0" w:space="0" w:color="auto"/>
      </w:divBdr>
      <w:divsChild>
        <w:div w:id="1167163251">
          <w:marLeft w:val="547"/>
          <w:marRight w:val="0"/>
          <w:marTop w:val="134"/>
          <w:marBottom w:val="0"/>
          <w:divBdr>
            <w:top w:val="none" w:sz="0" w:space="0" w:color="auto"/>
            <w:left w:val="none" w:sz="0" w:space="0" w:color="auto"/>
            <w:bottom w:val="none" w:sz="0" w:space="0" w:color="auto"/>
            <w:right w:val="none" w:sz="0" w:space="0" w:color="auto"/>
          </w:divBdr>
        </w:div>
        <w:div w:id="1309900509">
          <w:marLeft w:val="547"/>
          <w:marRight w:val="0"/>
          <w:marTop w:val="134"/>
          <w:marBottom w:val="0"/>
          <w:divBdr>
            <w:top w:val="none" w:sz="0" w:space="0" w:color="auto"/>
            <w:left w:val="none" w:sz="0" w:space="0" w:color="auto"/>
            <w:bottom w:val="none" w:sz="0" w:space="0" w:color="auto"/>
            <w:right w:val="none" w:sz="0" w:space="0" w:color="auto"/>
          </w:divBdr>
        </w:div>
        <w:div w:id="2002805721">
          <w:marLeft w:val="547"/>
          <w:marRight w:val="0"/>
          <w:marTop w:val="134"/>
          <w:marBottom w:val="0"/>
          <w:divBdr>
            <w:top w:val="none" w:sz="0" w:space="0" w:color="auto"/>
            <w:left w:val="none" w:sz="0" w:space="0" w:color="auto"/>
            <w:bottom w:val="none" w:sz="0" w:space="0" w:color="auto"/>
            <w:right w:val="none" w:sz="0" w:space="0" w:color="auto"/>
          </w:divBdr>
        </w:div>
      </w:divsChild>
    </w:div>
    <w:div w:id="29962377">
      <w:bodyDiv w:val="1"/>
      <w:marLeft w:val="0"/>
      <w:marRight w:val="0"/>
      <w:marTop w:val="0"/>
      <w:marBottom w:val="0"/>
      <w:divBdr>
        <w:top w:val="none" w:sz="0" w:space="0" w:color="auto"/>
        <w:left w:val="none" w:sz="0" w:space="0" w:color="auto"/>
        <w:bottom w:val="none" w:sz="0" w:space="0" w:color="auto"/>
        <w:right w:val="none" w:sz="0" w:space="0" w:color="auto"/>
      </w:divBdr>
      <w:divsChild>
        <w:div w:id="438332888">
          <w:marLeft w:val="547"/>
          <w:marRight w:val="0"/>
          <w:marTop w:val="96"/>
          <w:marBottom w:val="0"/>
          <w:divBdr>
            <w:top w:val="none" w:sz="0" w:space="0" w:color="auto"/>
            <w:left w:val="none" w:sz="0" w:space="0" w:color="auto"/>
            <w:bottom w:val="none" w:sz="0" w:space="0" w:color="auto"/>
            <w:right w:val="none" w:sz="0" w:space="0" w:color="auto"/>
          </w:divBdr>
        </w:div>
        <w:div w:id="517354880">
          <w:marLeft w:val="1166"/>
          <w:marRight w:val="0"/>
          <w:marTop w:val="77"/>
          <w:marBottom w:val="0"/>
          <w:divBdr>
            <w:top w:val="none" w:sz="0" w:space="0" w:color="auto"/>
            <w:left w:val="none" w:sz="0" w:space="0" w:color="auto"/>
            <w:bottom w:val="none" w:sz="0" w:space="0" w:color="auto"/>
            <w:right w:val="none" w:sz="0" w:space="0" w:color="auto"/>
          </w:divBdr>
        </w:div>
        <w:div w:id="1325550856">
          <w:marLeft w:val="1166"/>
          <w:marRight w:val="0"/>
          <w:marTop w:val="77"/>
          <w:marBottom w:val="0"/>
          <w:divBdr>
            <w:top w:val="none" w:sz="0" w:space="0" w:color="auto"/>
            <w:left w:val="none" w:sz="0" w:space="0" w:color="auto"/>
            <w:bottom w:val="none" w:sz="0" w:space="0" w:color="auto"/>
            <w:right w:val="none" w:sz="0" w:space="0" w:color="auto"/>
          </w:divBdr>
        </w:div>
        <w:div w:id="1687057600">
          <w:marLeft w:val="547"/>
          <w:marRight w:val="0"/>
          <w:marTop w:val="96"/>
          <w:marBottom w:val="0"/>
          <w:divBdr>
            <w:top w:val="none" w:sz="0" w:space="0" w:color="auto"/>
            <w:left w:val="none" w:sz="0" w:space="0" w:color="auto"/>
            <w:bottom w:val="none" w:sz="0" w:space="0" w:color="auto"/>
            <w:right w:val="none" w:sz="0" w:space="0" w:color="auto"/>
          </w:divBdr>
        </w:div>
      </w:divsChild>
    </w:div>
    <w:div w:id="30351381">
      <w:bodyDiv w:val="1"/>
      <w:marLeft w:val="0"/>
      <w:marRight w:val="0"/>
      <w:marTop w:val="0"/>
      <w:marBottom w:val="0"/>
      <w:divBdr>
        <w:top w:val="none" w:sz="0" w:space="0" w:color="auto"/>
        <w:left w:val="none" w:sz="0" w:space="0" w:color="auto"/>
        <w:bottom w:val="none" w:sz="0" w:space="0" w:color="auto"/>
        <w:right w:val="none" w:sz="0" w:space="0" w:color="auto"/>
      </w:divBdr>
    </w:div>
    <w:div w:id="30887987">
      <w:bodyDiv w:val="1"/>
      <w:marLeft w:val="0"/>
      <w:marRight w:val="0"/>
      <w:marTop w:val="0"/>
      <w:marBottom w:val="0"/>
      <w:divBdr>
        <w:top w:val="none" w:sz="0" w:space="0" w:color="auto"/>
        <w:left w:val="none" w:sz="0" w:space="0" w:color="auto"/>
        <w:bottom w:val="none" w:sz="0" w:space="0" w:color="auto"/>
        <w:right w:val="none" w:sz="0" w:space="0" w:color="auto"/>
      </w:divBdr>
    </w:div>
    <w:div w:id="31225511">
      <w:bodyDiv w:val="1"/>
      <w:marLeft w:val="0"/>
      <w:marRight w:val="0"/>
      <w:marTop w:val="0"/>
      <w:marBottom w:val="0"/>
      <w:divBdr>
        <w:top w:val="none" w:sz="0" w:space="0" w:color="auto"/>
        <w:left w:val="none" w:sz="0" w:space="0" w:color="auto"/>
        <w:bottom w:val="none" w:sz="0" w:space="0" w:color="auto"/>
        <w:right w:val="none" w:sz="0" w:space="0" w:color="auto"/>
      </w:divBdr>
    </w:div>
    <w:div w:id="31659732">
      <w:bodyDiv w:val="1"/>
      <w:marLeft w:val="0"/>
      <w:marRight w:val="0"/>
      <w:marTop w:val="0"/>
      <w:marBottom w:val="0"/>
      <w:divBdr>
        <w:top w:val="none" w:sz="0" w:space="0" w:color="auto"/>
        <w:left w:val="none" w:sz="0" w:space="0" w:color="auto"/>
        <w:bottom w:val="none" w:sz="0" w:space="0" w:color="auto"/>
        <w:right w:val="none" w:sz="0" w:space="0" w:color="auto"/>
      </w:divBdr>
      <w:divsChild>
        <w:div w:id="162816063">
          <w:marLeft w:val="1800"/>
          <w:marRight w:val="0"/>
          <w:marTop w:val="96"/>
          <w:marBottom w:val="0"/>
          <w:divBdr>
            <w:top w:val="none" w:sz="0" w:space="0" w:color="auto"/>
            <w:left w:val="none" w:sz="0" w:space="0" w:color="auto"/>
            <w:bottom w:val="none" w:sz="0" w:space="0" w:color="auto"/>
            <w:right w:val="none" w:sz="0" w:space="0" w:color="auto"/>
          </w:divBdr>
        </w:div>
        <w:div w:id="289239795">
          <w:marLeft w:val="1166"/>
          <w:marRight w:val="0"/>
          <w:marTop w:val="115"/>
          <w:marBottom w:val="0"/>
          <w:divBdr>
            <w:top w:val="none" w:sz="0" w:space="0" w:color="auto"/>
            <w:left w:val="none" w:sz="0" w:space="0" w:color="auto"/>
            <w:bottom w:val="none" w:sz="0" w:space="0" w:color="auto"/>
            <w:right w:val="none" w:sz="0" w:space="0" w:color="auto"/>
          </w:divBdr>
        </w:div>
        <w:div w:id="342976586">
          <w:marLeft w:val="1800"/>
          <w:marRight w:val="0"/>
          <w:marTop w:val="96"/>
          <w:marBottom w:val="0"/>
          <w:divBdr>
            <w:top w:val="none" w:sz="0" w:space="0" w:color="auto"/>
            <w:left w:val="none" w:sz="0" w:space="0" w:color="auto"/>
            <w:bottom w:val="none" w:sz="0" w:space="0" w:color="auto"/>
            <w:right w:val="none" w:sz="0" w:space="0" w:color="auto"/>
          </w:divBdr>
        </w:div>
        <w:div w:id="515922878">
          <w:marLeft w:val="1166"/>
          <w:marRight w:val="0"/>
          <w:marTop w:val="115"/>
          <w:marBottom w:val="0"/>
          <w:divBdr>
            <w:top w:val="none" w:sz="0" w:space="0" w:color="auto"/>
            <w:left w:val="none" w:sz="0" w:space="0" w:color="auto"/>
            <w:bottom w:val="none" w:sz="0" w:space="0" w:color="auto"/>
            <w:right w:val="none" w:sz="0" w:space="0" w:color="auto"/>
          </w:divBdr>
        </w:div>
        <w:div w:id="1399593433">
          <w:marLeft w:val="1800"/>
          <w:marRight w:val="0"/>
          <w:marTop w:val="96"/>
          <w:marBottom w:val="0"/>
          <w:divBdr>
            <w:top w:val="none" w:sz="0" w:space="0" w:color="auto"/>
            <w:left w:val="none" w:sz="0" w:space="0" w:color="auto"/>
            <w:bottom w:val="none" w:sz="0" w:space="0" w:color="auto"/>
            <w:right w:val="none" w:sz="0" w:space="0" w:color="auto"/>
          </w:divBdr>
        </w:div>
        <w:div w:id="1824736495">
          <w:marLeft w:val="547"/>
          <w:marRight w:val="0"/>
          <w:marTop w:val="134"/>
          <w:marBottom w:val="0"/>
          <w:divBdr>
            <w:top w:val="none" w:sz="0" w:space="0" w:color="auto"/>
            <w:left w:val="none" w:sz="0" w:space="0" w:color="auto"/>
            <w:bottom w:val="none" w:sz="0" w:space="0" w:color="auto"/>
            <w:right w:val="none" w:sz="0" w:space="0" w:color="auto"/>
          </w:divBdr>
        </w:div>
      </w:divsChild>
    </w:div>
    <w:div w:id="31733033">
      <w:bodyDiv w:val="1"/>
      <w:marLeft w:val="0"/>
      <w:marRight w:val="0"/>
      <w:marTop w:val="0"/>
      <w:marBottom w:val="0"/>
      <w:divBdr>
        <w:top w:val="none" w:sz="0" w:space="0" w:color="auto"/>
        <w:left w:val="none" w:sz="0" w:space="0" w:color="auto"/>
        <w:bottom w:val="none" w:sz="0" w:space="0" w:color="auto"/>
        <w:right w:val="none" w:sz="0" w:space="0" w:color="auto"/>
      </w:divBdr>
    </w:div>
    <w:div w:id="33190878">
      <w:bodyDiv w:val="1"/>
      <w:marLeft w:val="0"/>
      <w:marRight w:val="0"/>
      <w:marTop w:val="0"/>
      <w:marBottom w:val="0"/>
      <w:divBdr>
        <w:top w:val="none" w:sz="0" w:space="0" w:color="auto"/>
        <w:left w:val="none" w:sz="0" w:space="0" w:color="auto"/>
        <w:bottom w:val="none" w:sz="0" w:space="0" w:color="auto"/>
        <w:right w:val="none" w:sz="0" w:space="0" w:color="auto"/>
      </w:divBdr>
    </w:div>
    <w:div w:id="33847710">
      <w:bodyDiv w:val="1"/>
      <w:marLeft w:val="0"/>
      <w:marRight w:val="0"/>
      <w:marTop w:val="0"/>
      <w:marBottom w:val="0"/>
      <w:divBdr>
        <w:top w:val="none" w:sz="0" w:space="0" w:color="auto"/>
        <w:left w:val="none" w:sz="0" w:space="0" w:color="auto"/>
        <w:bottom w:val="none" w:sz="0" w:space="0" w:color="auto"/>
        <w:right w:val="none" w:sz="0" w:space="0" w:color="auto"/>
      </w:divBdr>
    </w:div>
    <w:div w:id="34736502">
      <w:bodyDiv w:val="1"/>
      <w:marLeft w:val="0"/>
      <w:marRight w:val="0"/>
      <w:marTop w:val="0"/>
      <w:marBottom w:val="0"/>
      <w:divBdr>
        <w:top w:val="none" w:sz="0" w:space="0" w:color="auto"/>
        <w:left w:val="none" w:sz="0" w:space="0" w:color="auto"/>
        <w:bottom w:val="none" w:sz="0" w:space="0" w:color="auto"/>
        <w:right w:val="none" w:sz="0" w:space="0" w:color="auto"/>
      </w:divBdr>
      <w:divsChild>
        <w:div w:id="55393804">
          <w:marLeft w:val="1166"/>
          <w:marRight w:val="0"/>
          <w:marTop w:val="115"/>
          <w:marBottom w:val="0"/>
          <w:divBdr>
            <w:top w:val="none" w:sz="0" w:space="0" w:color="auto"/>
            <w:left w:val="none" w:sz="0" w:space="0" w:color="auto"/>
            <w:bottom w:val="none" w:sz="0" w:space="0" w:color="auto"/>
            <w:right w:val="none" w:sz="0" w:space="0" w:color="auto"/>
          </w:divBdr>
        </w:div>
        <w:div w:id="127478815">
          <w:marLeft w:val="1166"/>
          <w:marRight w:val="0"/>
          <w:marTop w:val="115"/>
          <w:marBottom w:val="0"/>
          <w:divBdr>
            <w:top w:val="none" w:sz="0" w:space="0" w:color="auto"/>
            <w:left w:val="none" w:sz="0" w:space="0" w:color="auto"/>
            <w:bottom w:val="none" w:sz="0" w:space="0" w:color="auto"/>
            <w:right w:val="none" w:sz="0" w:space="0" w:color="auto"/>
          </w:divBdr>
        </w:div>
        <w:div w:id="361442411">
          <w:marLeft w:val="1166"/>
          <w:marRight w:val="0"/>
          <w:marTop w:val="115"/>
          <w:marBottom w:val="0"/>
          <w:divBdr>
            <w:top w:val="none" w:sz="0" w:space="0" w:color="auto"/>
            <w:left w:val="none" w:sz="0" w:space="0" w:color="auto"/>
            <w:bottom w:val="none" w:sz="0" w:space="0" w:color="auto"/>
            <w:right w:val="none" w:sz="0" w:space="0" w:color="auto"/>
          </w:divBdr>
        </w:div>
        <w:div w:id="569582042">
          <w:marLeft w:val="1166"/>
          <w:marRight w:val="0"/>
          <w:marTop w:val="115"/>
          <w:marBottom w:val="0"/>
          <w:divBdr>
            <w:top w:val="none" w:sz="0" w:space="0" w:color="auto"/>
            <w:left w:val="none" w:sz="0" w:space="0" w:color="auto"/>
            <w:bottom w:val="none" w:sz="0" w:space="0" w:color="auto"/>
            <w:right w:val="none" w:sz="0" w:space="0" w:color="auto"/>
          </w:divBdr>
        </w:div>
        <w:div w:id="988628489">
          <w:marLeft w:val="547"/>
          <w:marRight w:val="0"/>
          <w:marTop w:val="130"/>
          <w:marBottom w:val="0"/>
          <w:divBdr>
            <w:top w:val="none" w:sz="0" w:space="0" w:color="auto"/>
            <w:left w:val="none" w:sz="0" w:space="0" w:color="auto"/>
            <w:bottom w:val="none" w:sz="0" w:space="0" w:color="auto"/>
            <w:right w:val="none" w:sz="0" w:space="0" w:color="auto"/>
          </w:divBdr>
        </w:div>
        <w:div w:id="1509717078">
          <w:marLeft w:val="547"/>
          <w:marRight w:val="0"/>
          <w:marTop w:val="130"/>
          <w:marBottom w:val="0"/>
          <w:divBdr>
            <w:top w:val="none" w:sz="0" w:space="0" w:color="auto"/>
            <w:left w:val="none" w:sz="0" w:space="0" w:color="auto"/>
            <w:bottom w:val="none" w:sz="0" w:space="0" w:color="auto"/>
            <w:right w:val="none" w:sz="0" w:space="0" w:color="auto"/>
          </w:divBdr>
        </w:div>
        <w:div w:id="1539465324">
          <w:marLeft w:val="1166"/>
          <w:marRight w:val="0"/>
          <w:marTop w:val="115"/>
          <w:marBottom w:val="0"/>
          <w:divBdr>
            <w:top w:val="none" w:sz="0" w:space="0" w:color="auto"/>
            <w:left w:val="none" w:sz="0" w:space="0" w:color="auto"/>
            <w:bottom w:val="none" w:sz="0" w:space="0" w:color="auto"/>
            <w:right w:val="none" w:sz="0" w:space="0" w:color="auto"/>
          </w:divBdr>
        </w:div>
        <w:div w:id="1858695462">
          <w:marLeft w:val="1166"/>
          <w:marRight w:val="0"/>
          <w:marTop w:val="115"/>
          <w:marBottom w:val="0"/>
          <w:divBdr>
            <w:top w:val="none" w:sz="0" w:space="0" w:color="auto"/>
            <w:left w:val="none" w:sz="0" w:space="0" w:color="auto"/>
            <w:bottom w:val="none" w:sz="0" w:space="0" w:color="auto"/>
            <w:right w:val="none" w:sz="0" w:space="0" w:color="auto"/>
          </w:divBdr>
        </w:div>
        <w:div w:id="2016303797">
          <w:marLeft w:val="547"/>
          <w:marRight w:val="0"/>
          <w:marTop w:val="130"/>
          <w:marBottom w:val="0"/>
          <w:divBdr>
            <w:top w:val="none" w:sz="0" w:space="0" w:color="auto"/>
            <w:left w:val="none" w:sz="0" w:space="0" w:color="auto"/>
            <w:bottom w:val="none" w:sz="0" w:space="0" w:color="auto"/>
            <w:right w:val="none" w:sz="0" w:space="0" w:color="auto"/>
          </w:divBdr>
        </w:div>
      </w:divsChild>
    </w:div>
    <w:div w:id="35392570">
      <w:bodyDiv w:val="1"/>
      <w:marLeft w:val="0"/>
      <w:marRight w:val="0"/>
      <w:marTop w:val="0"/>
      <w:marBottom w:val="0"/>
      <w:divBdr>
        <w:top w:val="none" w:sz="0" w:space="0" w:color="auto"/>
        <w:left w:val="none" w:sz="0" w:space="0" w:color="auto"/>
        <w:bottom w:val="none" w:sz="0" w:space="0" w:color="auto"/>
        <w:right w:val="none" w:sz="0" w:space="0" w:color="auto"/>
      </w:divBdr>
    </w:div>
    <w:div w:id="35395938">
      <w:bodyDiv w:val="1"/>
      <w:marLeft w:val="0"/>
      <w:marRight w:val="0"/>
      <w:marTop w:val="0"/>
      <w:marBottom w:val="0"/>
      <w:divBdr>
        <w:top w:val="none" w:sz="0" w:space="0" w:color="auto"/>
        <w:left w:val="none" w:sz="0" w:space="0" w:color="auto"/>
        <w:bottom w:val="none" w:sz="0" w:space="0" w:color="auto"/>
        <w:right w:val="none" w:sz="0" w:space="0" w:color="auto"/>
      </w:divBdr>
    </w:div>
    <w:div w:id="36245195">
      <w:bodyDiv w:val="1"/>
      <w:marLeft w:val="0"/>
      <w:marRight w:val="0"/>
      <w:marTop w:val="0"/>
      <w:marBottom w:val="0"/>
      <w:divBdr>
        <w:top w:val="none" w:sz="0" w:space="0" w:color="auto"/>
        <w:left w:val="none" w:sz="0" w:space="0" w:color="auto"/>
        <w:bottom w:val="none" w:sz="0" w:space="0" w:color="auto"/>
        <w:right w:val="none" w:sz="0" w:space="0" w:color="auto"/>
      </w:divBdr>
    </w:div>
    <w:div w:id="36246837">
      <w:bodyDiv w:val="1"/>
      <w:marLeft w:val="0"/>
      <w:marRight w:val="0"/>
      <w:marTop w:val="0"/>
      <w:marBottom w:val="0"/>
      <w:divBdr>
        <w:top w:val="none" w:sz="0" w:space="0" w:color="auto"/>
        <w:left w:val="none" w:sz="0" w:space="0" w:color="auto"/>
        <w:bottom w:val="none" w:sz="0" w:space="0" w:color="auto"/>
        <w:right w:val="none" w:sz="0" w:space="0" w:color="auto"/>
      </w:divBdr>
    </w:div>
    <w:div w:id="36397593">
      <w:bodyDiv w:val="1"/>
      <w:marLeft w:val="0"/>
      <w:marRight w:val="0"/>
      <w:marTop w:val="0"/>
      <w:marBottom w:val="0"/>
      <w:divBdr>
        <w:top w:val="none" w:sz="0" w:space="0" w:color="auto"/>
        <w:left w:val="none" w:sz="0" w:space="0" w:color="auto"/>
        <w:bottom w:val="none" w:sz="0" w:space="0" w:color="auto"/>
        <w:right w:val="none" w:sz="0" w:space="0" w:color="auto"/>
      </w:divBdr>
      <w:divsChild>
        <w:div w:id="187718782">
          <w:marLeft w:val="547"/>
          <w:marRight w:val="0"/>
          <w:marTop w:val="120"/>
          <w:marBottom w:val="0"/>
          <w:divBdr>
            <w:top w:val="none" w:sz="0" w:space="0" w:color="auto"/>
            <w:left w:val="none" w:sz="0" w:space="0" w:color="auto"/>
            <w:bottom w:val="none" w:sz="0" w:space="0" w:color="auto"/>
            <w:right w:val="none" w:sz="0" w:space="0" w:color="auto"/>
          </w:divBdr>
        </w:div>
        <w:div w:id="195048284">
          <w:marLeft w:val="1800"/>
          <w:marRight w:val="0"/>
          <w:marTop w:val="91"/>
          <w:marBottom w:val="0"/>
          <w:divBdr>
            <w:top w:val="none" w:sz="0" w:space="0" w:color="auto"/>
            <w:left w:val="none" w:sz="0" w:space="0" w:color="auto"/>
            <w:bottom w:val="none" w:sz="0" w:space="0" w:color="auto"/>
            <w:right w:val="none" w:sz="0" w:space="0" w:color="auto"/>
          </w:divBdr>
        </w:div>
        <w:div w:id="571890574">
          <w:marLeft w:val="1800"/>
          <w:marRight w:val="0"/>
          <w:marTop w:val="91"/>
          <w:marBottom w:val="0"/>
          <w:divBdr>
            <w:top w:val="none" w:sz="0" w:space="0" w:color="auto"/>
            <w:left w:val="none" w:sz="0" w:space="0" w:color="auto"/>
            <w:bottom w:val="none" w:sz="0" w:space="0" w:color="auto"/>
            <w:right w:val="none" w:sz="0" w:space="0" w:color="auto"/>
          </w:divBdr>
        </w:div>
        <w:div w:id="888956145">
          <w:marLeft w:val="1166"/>
          <w:marRight w:val="0"/>
          <w:marTop w:val="106"/>
          <w:marBottom w:val="0"/>
          <w:divBdr>
            <w:top w:val="none" w:sz="0" w:space="0" w:color="auto"/>
            <w:left w:val="none" w:sz="0" w:space="0" w:color="auto"/>
            <w:bottom w:val="none" w:sz="0" w:space="0" w:color="auto"/>
            <w:right w:val="none" w:sz="0" w:space="0" w:color="auto"/>
          </w:divBdr>
        </w:div>
        <w:div w:id="1461803975">
          <w:marLeft w:val="1166"/>
          <w:marRight w:val="0"/>
          <w:marTop w:val="106"/>
          <w:marBottom w:val="0"/>
          <w:divBdr>
            <w:top w:val="none" w:sz="0" w:space="0" w:color="auto"/>
            <w:left w:val="none" w:sz="0" w:space="0" w:color="auto"/>
            <w:bottom w:val="none" w:sz="0" w:space="0" w:color="auto"/>
            <w:right w:val="none" w:sz="0" w:space="0" w:color="auto"/>
          </w:divBdr>
        </w:div>
        <w:div w:id="1496847340">
          <w:marLeft w:val="547"/>
          <w:marRight w:val="0"/>
          <w:marTop w:val="120"/>
          <w:marBottom w:val="0"/>
          <w:divBdr>
            <w:top w:val="none" w:sz="0" w:space="0" w:color="auto"/>
            <w:left w:val="none" w:sz="0" w:space="0" w:color="auto"/>
            <w:bottom w:val="none" w:sz="0" w:space="0" w:color="auto"/>
            <w:right w:val="none" w:sz="0" w:space="0" w:color="auto"/>
          </w:divBdr>
        </w:div>
        <w:div w:id="1657760906">
          <w:marLeft w:val="1166"/>
          <w:marRight w:val="0"/>
          <w:marTop w:val="106"/>
          <w:marBottom w:val="0"/>
          <w:divBdr>
            <w:top w:val="none" w:sz="0" w:space="0" w:color="auto"/>
            <w:left w:val="none" w:sz="0" w:space="0" w:color="auto"/>
            <w:bottom w:val="none" w:sz="0" w:space="0" w:color="auto"/>
            <w:right w:val="none" w:sz="0" w:space="0" w:color="auto"/>
          </w:divBdr>
        </w:div>
        <w:div w:id="1771387356">
          <w:marLeft w:val="1166"/>
          <w:marRight w:val="0"/>
          <w:marTop w:val="106"/>
          <w:marBottom w:val="0"/>
          <w:divBdr>
            <w:top w:val="none" w:sz="0" w:space="0" w:color="auto"/>
            <w:left w:val="none" w:sz="0" w:space="0" w:color="auto"/>
            <w:bottom w:val="none" w:sz="0" w:space="0" w:color="auto"/>
            <w:right w:val="none" w:sz="0" w:space="0" w:color="auto"/>
          </w:divBdr>
        </w:div>
        <w:div w:id="1773553561">
          <w:marLeft w:val="547"/>
          <w:marRight w:val="0"/>
          <w:marTop w:val="120"/>
          <w:marBottom w:val="0"/>
          <w:divBdr>
            <w:top w:val="none" w:sz="0" w:space="0" w:color="auto"/>
            <w:left w:val="none" w:sz="0" w:space="0" w:color="auto"/>
            <w:bottom w:val="none" w:sz="0" w:space="0" w:color="auto"/>
            <w:right w:val="none" w:sz="0" w:space="0" w:color="auto"/>
          </w:divBdr>
        </w:div>
      </w:divsChild>
    </w:div>
    <w:div w:id="36707566">
      <w:bodyDiv w:val="1"/>
      <w:marLeft w:val="0"/>
      <w:marRight w:val="0"/>
      <w:marTop w:val="0"/>
      <w:marBottom w:val="0"/>
      <w:divBdr>
        <w:top w:val="none" w:sz="0" w:space="0" w:color="auto"/>
        <w:left w:val="none" w:sz="0" w:space="0" w:color="auto"/>
        <w:bottom w:val="none" w:sz="0" w:space="0" w:color="auto"/>
        <w:right w:val="none" w:sz="0" w:space="0" w:color="auto"/>
      </w:divBdr>
    </w:div>
    <w:div w:id="36857677">
      <w:bodyDiv w:val="1"/>
      <w:marLeft w:val="0"/>
      <w:marRight w:val="0"/>
      <w:marTop w:val="0"/>
      <w:marBottom w:val="0"/>
      <w:divBdr>
        <w:top w:val="none" w:sz="0" w:space="0" w:color="auto"/>
        <w:left w:val="none" w:sz="0" w:space="0" w:color="auto"/>
        <w:bottom w:val="none" w:sz="0" w:space="0" w:color="auto"/>
        <w:right w:val="none" w:sz="0" w:space="0" w:color="auto"/>
      </w:divBdr>
    </w:div>
    <w:div w:id="37629911">
      <w:bodyDiv w:val="1"/>
      <w:marLeft w:val="0"/>
      <w:marRight w:val="0"/>
      <w:marTop w:val="0"/>
      <w:marBottom w:val="0"/>
      <w:divBdr>
        <w:top w:val="none" w:sz="0" w:space="0" w:color="auto"/>
        <w:left w:val="none" w:sz="0" w:space="0" w:color="auto"/>
        <w:bottom w:val="none" w:sz="0" w:space="0" w:color="auto"/>
        <w:right w:val="none" w:sz="0" w:space="0" w:color="auto"/>
      </w:divBdr>
    </w:div>
    <w:div w:id="38675407">
      <w:bodyDiv w:val="1"/>
      <w:marLeft w:val="0"/>
      <w:marRight w:val="0"/>
      <w:marTop w:val="0"/>
      <w:marBottom w:val="0"/>
      <w:divBdr>
        <w:top w:val="none" w:sz="0" w:space="0" w:color="auto"/>
        <w:left w:val="none" w:sz="0" w:space="0" w:color="auto"/>
        <w:bottom w:val="none" w:sz="0" w:space="0" w:color="auto"/>
        <w:right w:val="none" w:sz="0" w:space="0" w:color="auto"/>
      </w:divBdr>
      <w:divsChild>
        <w:div w:id="869800276">
          <w:marLeft w:val="1166"/>
          <w:marRight w:val="0"/>
          <w:marTop w:val="86"/>
          <w:marBottom w:val="0"/>
          <w:divBdr>
            <w:top w:val="none" w:sz="0" w:space="0" w:color="auto"/>
            <w:left w:val="none" w:sz="0" w:space="0" w:color="auto"/>
            <w:bottom w:val="none" w:sz="0" w:space="0" w:color="auto"/>
            <w:right w:val="none" w:sz="0" w:space="0" w:color="auto"/>
          </w:divBdr>
        </w:div>
        <w:div w:id="978801167">
          <w:marLeft w:val="547"/>
          <w:marRight w:val="0"/>
          <w:marTop w:val="106"/>
          <w:marBottom w:val="0"/>
          <w:divBdr>
            <w:top w:val="none" w:sz="0" w:space="0" w:color="auto"/>
            <w:left w:val="none" w:sz="0" w:space="0" w:color="auto"/>
            <w:bottom w:val="none" w:sz="0" w:space="0" w:color="auto"/>
            <w:right w:val="none" w:sz="0" w:space="0" w:color="auto"/>
          </w:divBdr>
        </w:div>
        <w:div w:id="1033651899">
          <w:marLeft w:val="547"/>
          <w:marRight w:val="0"/>
          <w:marTop w:val="96"/>
          <w:marBottom w:val="0"/>
          <w:divBdr>
            <w:top w:val="none" w:sz="0" w:space="0" w:color="auto"/>
            <w:left w:val="none" w:sz="0" w:space="0" w:color="auto"/>
            <w:bottom w:val="none" w:sz="0" w:space="0" w:color="auto"/>
            <w:right w:val="none" w:sz="0" w:space="0" w:color="auto"/>
          </w:divBdr>
        </w:div>
        <w:div w:id="1635524147">
          <w:marLeft w:val="1166"/>
          <w:marRight w:val="0"/>
          <w:marTop w:val="86"/>
          <w:marBottom w:val="0"/>
          <w:divBdr>
            <w:top w:val="none" w:sz="0" w:space="0" w:color="auto"/>
            <w:left w:val="none" w:sz="0" w:space="0" w:color="auto"/>
            <w:bottom w:val="none" w:sz="0" w:space="0" w:color="auto"/>
            <w:right w:val="none" w:sz="0" w:space="0" w:color="auto"/>
          </w:divBdr>
        </w:div>
        <w:div w:id="2087219184">
          <w:marLeft w:val="547"/>
          <w:marRight w:val="0"/>
          <w:marTop w:val="106"/>
          <w:marBottom w:val="0"/>
          <w:divBdr>
            <w:top w:val="none" w:sz="0" w:space="0" w:color="auto"/>
            <w:left w:val="none" w:sz="0" w:space="0" w:color="auto"/>
            <w:bottom w:val="none" w:sz="0" w:space="0" w:color="auto"/>
            <w:right w:val="none" w:sz="0" w:space="0" w:color="auto"/>
          </w:divBdr>
        </w:div>
      </w:divsChild>
    </w:div>
    <w:div w:id="38743441">
      <w:bodyDiv w:val="1"/>
      <w:marLeft w:val="0"/>
      <w:marRight w:val="0"/>
      <w:marTop w:val="0"/>
      <w:marBottom w:val="0"/>
      <w:divBdr>
        <w:top w:val="none" w:sz="0" w:space="0" w:color="auto"/>
        <w:left w:val="none" w:sz="0" w:space="0" w:color="auto"/>
        <w:bottom w:val="none" w:sz="0" w:space="0" w:color="auto"/>
        <w:right w:val="none" w:sz="0" w:space="0" w:color="auto"/>
      </w:divBdr>
    </w:div>
    <w:div w:id="38868306">
      <w:bodyDiv w:val="1"/>
      <w:marLeft w:val="0"/>
      <w:marRight w:val="0"/>
      <w:marTop w:val="0"/>
      <w:marBottom w:val="0"/>
      <w:divBdr>
        <w:top w:val="none" w:sz="0" w:space="0" w:color="auto"/>
        <w:left w:val="none" w:sz="0" w:space="0" w:color="auto"/>
        <w:bottom w:val="none" w:sz="0" w:space="0" w:color="auto"/>
        <w:right w:val="none" w:sz="0" w:space="0" w:color="auto"/>
      </w:divBdr>
      <w:divsChild>
        <w:div w:id="744456145">
          <w:marLeft w:val="547"/>
          <w:marRight w:val="0"/>
          <w:marTop w:val="115"/>
          <w:marBottom w:val="0"/>
          <w:divBdr>
            <w:top w:val="none" w:sz="0" w:space="0" w:color="auto"/>
            <w:left w:val="none" w:sz="0" w:space="0" w:color="auto"/>
            <w:bottom w:val="none" w:sz="0" w:space="0" w:color="auto"/>
            <w:right w:val="none" w:sz="0" w:space="0" w:color="auto"/>
          </w:divBdr>
        </w:div>
        <w:div w:id="1186821772">
          <w:marLeft w:val="547"/>
          <w:marRight w:val="0"/>
          <w:marTop w:val="115"/>
          <w:marBottom w:val="0"/>
          <w:divBdr>
            <w:top w:val="none" w:sz="0" w:space="0" w:color="auto"/>
            <w:left w:val="none" w:sz="0" w:space="0" w:color="auto"/>
            <w:bottom w:val="none" w:sz="0" w:space="0" w:color="auto"/>
            <w:right w:val="none" w:sz="0" w:space="0" w:color="auto"/>
          </w:divBdr>
        </w:div>
      </w:divsChild>
    </w:div>
    <w:div w:id="39860730">
      <w:bodyDiv w:val="1"/>
      <w:marLeft w:val="0"/>
      <w:marRight w:val="0"/>
      <w:marTop w:val="0"/>
      <w:marBottom w:val="0"/>
      <w:divBdr>
        <w:top w:val="none" w:sz="0" w:space="0" w:color="auto"/>
        <w:left w:val="none" w:sz="0" w:space="0" w:color="auto"/>
        <w:bottom w:val="none" w:sz="0" w:space="0" w:color="auto"/>
        <w:right w:val="none" w:sz="0" w:space="0" w:color="auto"/>
      </w:divBdr>
    </w:div>
    <w:div w:id="40399041">
      <w:bodyDiv w:val="1"/>
      <w:marLeft w:val="0"/>
      <w:marRight w:val="0"/>
      <w:marTop w:val="0"/>
      <w:marBottom w:val="0"/>
      <w:divBdr>
        <w:top w:val="none" w:sz="0" w:space="0" w:color="auto"/>
        <w:left w:val="none" w:sz="0" w:space="0" w:color="auto"/>
        <w:bottom w:val="none" w:sz="0" w:space="0" w:color="auto"/>
        <w:right w:val="none" w:sz="0" w:space="0" w:color="auto"/>
      </w:divBdr>
      <w:divsChild>
        <w:div w:id="632564792">
          <w:marLeft w:val="1080"/>
          <w:marRight w:val="0"/>
          <w:marTop w:val="100"/>
          <w:marBottom w:val="0"/>
          <w:divBdr>
            <w:top w:val="none" w:sz="0" w:space="0" w:color="auto"/>
            <w:left w:val="none" w:sz="0" w:space="0" w:color="auto"/>
            <w:bottom w:val="none" w:sz="0" w:space="0" w:color="auto"/>
            <w:right w:val="none" w:sz="0" w:space="0" w:color="auto"/>
          </w:divBdr>
        </w:div>
        <w:div w:id="766269032">
          <w:marLeft w:val="1080"/>
          <w:marRight w:val="0"/>
          <w:marTop w:val="100"/>
          <w:marBottom w:val="0"/>
          <w:divBdr>
            <w:top w:val="none" w:sz="0" w:space="0" w:color="auto"/>
            <w:left w:val="none" w:sz="0" w:space="0" w:color="auto"/>
            <w:bottom w:val="none" w:sz="0" w:space="0" w:color="auto"/>
            <w:right w:val="none" w:sz="0" w:space="0" w:color="auto"/>
          </w:divBdr>
        </w:div>
        <w:div w:id="1044326867">
          <w:marLeft w:val="1080"/>
          <w:marRight w:val="0"/>
          <w:marTop w:val="100"/>
          <w:marBottom w:val="0"/>
          <w:divBdr>
            <w:top w:val="none" w:sz="0" w:space="0" w:color="auto"/>
            <w:left w:val="none" w:sz="0" w:space="0" w:color="auto"/>
            <w:bottom w:val="none" w:sz="0" w:space="0" w:color="auto"/>
            <w:right w:val="none" w:sz="0" w:space="0" w:color="auto"/>
          </w:divBdr>
        </w:div>
        <w:div w:id="1535725117">
          <w:marLeft w:val="1080"/>
          <w:marRight w:val="0"/>
          <w:marTop w:val="100"/>
          <w:marBottom w:val="0"/>
          <w:divBdr>
            <w:top w:val="none" w:sz="0" w:space="0" w:color="auto"/>
            <w:left w:val="none" w:sz="0" w:space="0" w:color="auto"/>
            <w:bottom w:val="none" w:sz="0" w:space="0" w:color="auto"/>
            <w:right w:val="none" w:sz="0" w:space="0" w:color="auto"/>
          </w:divBdr>
        </w:div>
        <w:div w:id="1748381646">
          <w:marLeft w:val="1080"/>
          <w:marRight w:val="0"/>
          <w:marTop w:val="100"/>
          <w:marBottom w:val="0"/>
          <w:divBdr>
            <w:top w:val="none" w:sz="0" w:space="0" w:color="auto"/>
            <w:left w:val="none" w:sz="0" w:space="0" w:color="auto"/>
            <w:bottom w:val="none" w:sz="0" w:space="0" w:color="auto"/>
            <w:right w:val="none" w:sz="0" w:space="0" w:color="auto"/>
          </w:divBdr>
        </w:div>
        <w:div w:id="1790976913">
          <w:marLeft w:val="360"/>
          <w:marRight w:val="0"/>
          <w:marTop w:val="200"/>
          <w:marBottom w:val="0"/>
          <w:divBdr>
            <w:top w:val="none" w:sz="0" w:space="0" w:color="auto"/>
            <w:left w:val="none" w:sz="0" w:space="0" w:color="auto"/>
            <w:bottom w:val="none" w:sz="0" w:space="0" w:color="auto"/>
            <w:right w:val="none" w:sz="0" w:space="0" w:color="auto"/>
          </w:divBdr>
        </w:div>
      </w:divsChild>
    </w:div>
    <w:div w:id="40592763">
      <w:bodyDiv w:val="1"/>
      <w:marLeft w:val="0"/>
      <w:marRight w:val="0"/>
      <w:marTop w:val="0"/>
      <w:marBottom w:val="0"/>
      <w:divBdr>
        <w:top w:val="none" w:sz="0" w:space="0" w:color="auto"/>
        <w:left w:val="none" w:sz="0" w:space="0" w:color="auto"/>
        <w:bottom w:val="none" w:sz="0" w:space="0" w:color="auto"/>
        <w:right w:val="none" w:sz="0" w:space="0" w:color="auto"/>
      </w:divBdr>
    </w:div>
    <w:div w:id="41247991">
      <w:bodyDiv w:val="1"/>
      <w:marLeft w:val="0"/>
      <w:marRight w:val="0"/>
      <w:marTop w:val="0"/>
      <w:marBottom w:val="0"/>
      <w:divBdr>
        <w:top w:val="none" w:sz="0" w:space="0" w:color="auto"/>
        <w:left w:val="none" w:sz="0" w:space="0" w:color="auto"/>
        <w:bottom w:val="none" w:sz="0" w:space="0" w:color="auto"/>
        <w:right w:val="none" w:sz="0" w:space="0" w:color="auto"/>
      </w:divBdr>
    </w:div>
    <w:div w:id="41444141">
      <w:bodyDiv w:val="1"/>
      <w:marLeft w:val="0"/>
      <w:marRight w:val="0"/>
      <w:marTop w:val="0"/>
      <w:marBottom w:val="0"/>
      <w:divBdr>
        <w:top w:val="none" w:sz="0" w:space="0" w:color="auto"/>
        <w:left w:val="none" w:sz="0" w:space="0" w:color="auto"/>
        <w:bottom w:val="none" w:sz="0" w:space="0" w:color="auto"/>
        <w:right w:val="none" w:sz="0" w:space="0" w:color="auto"/>
      </w:divBdr>
    </w:div>
    <w:div w:id="41639708">
      <w:bodyDiv w:val="1"/>
      <w:marLeft w:val="0"/>
      <w:marRight w:val="0"/>
      <w:marTop w:val="0"/>
      <w:marBottom w:val="0"/>
      <w:divBdr>
        <w:top w:val="none" w:sz="0" w:space="0" w:color="auto"/>
        <w:left w:val="none" w:sz="0" w:space="0" w:color="auto"/>
        <w:bottom w:val="none" w:sz="0" w:space="0" w:color="auto"/>
        <w:right w:val="none" w:sz="0" w:space="0" w:color="auto"/>
      </w:divBdr>
    </w:div>
    <w:div w:id="47068578">
      <w:bodyDiv w:val="1"/>
      <w:marLeft w:val="0"/>
      <w:marRight w:val="0"/>
      <w:marTop w:val="0"/>
      <w:marBottom w:val="0"/>
      <w:divBdr>
        <w:top w:val="none" w:sz="0" w:space="0" w:color="auto"/>
        <w:left w:val="none" w:sz="0" w:space="0" w:color="auto"/>
        <w:bottom w:val="none" w:sz="0" w:space="0" w:color="auto"/>
        <w:right w:val="none" w:sz="0" w:space="0" w:color="auto"/>
      </w:divBdr>
    </w:div>
    <w:div w:id="47415218">
      <w:bodyDiv w:val="1"/>
      <w:marLeft w:val="0"/>
      <w:marRight w:val="0"/>
      <w:marTop w:val="0"/>
      <w:marBottom w:val="0"/>
      <w:divBdr>
        <w:top w:val="none" w:sz="0" w:space="0" w:color="auto"/>
        <w:left w:val="none" w:sz="0" w:space="0" w:color="auto"/>
        <w:bottom w:val="none" w:sz="0" w:space="0" w:color="auto"/>
        <w:right w:val="none" w:sz="0" w:space="0" w:color="auto"/>
      </w:divBdr>
    </w:div>
    <w:div w:id="48891182">
      <w:bodyDiv w:val="1"/>
      <w:marLeft w:val="0"/>
      <w:marRight w:val="0"/>
      <w:marTop w:val="0"/>
      <w:marBottom w:val="0"/>
      <w:divBdr>
        <w:top w:val="none" w:sz="0" w:space="0" w:color="auto"/>
        <w:left w:val="none" w:sz="0" w:space="0" w:color="auto"/>
        <w:bottom w:val="none" w:sz="0" w:space="0" w:color="auto"/>
        <w:right w:val="none" w:sz="0" w:space="0" w:color="auto"/>
      </w:divBdr>
    </w:div>
    <w:div w:id="49548513">
      <w:bodyDiv w:val="1"/>
      <w:marLeft w:val="0"/>
      <w:marRight w:val="0"/>
      <w:marTop w:val="0"/>
      <w:marBottom w:val="0"/>
      <w:divBdr>
        <w:top w:val="none" w:sz="0" w:space="0" w:color="auto"/>
        <w:left w:val="none" w:sz="0" w:space="0" w:color="auto"/>
        <w:bottom w:val="none" w:sz="0" w:space="0" w:color="auto"/>
        <w:right w:val="none" w:sz="0" w:space="0" w:color="auto"/>
      </w:divBdr>
    </w:div>
    <w:div w:id="49696925">
      <w:bodyDiv w:val="1"/>
      <w:marLeft w:val="0"/>
      <w:marRight w:val="0"/>
      <w:marTop w:val="0"/>
      <w:marBottom w:val="0"/>
      <w:divBdr>
        <w:top w:val="none" w:sz="0" w:space="0" w:color="auto"/>
        <w:left w:val="none" w:sz="0" w:space="0" w:color="auto"/>
        <w:bottom w:val="none" w:sz="0" w:space="0" w:color="auto"/>
        <w:right w:val="none" w:sz="0" w:space="0" w:color="auto"/>
      </w:divBdr>
    </w:div>
    <w:div w:id="50276038">
      <w:bodyDiv w:val="1"/>
      <w:marLeft w:val="0"/>
      <w:marRight w:val="0"/>
      <w:marTop w:val="0"/>
      <w:marBottom w:val="0"/>
      <w:divBdr>
        <w:top w:val="none" w:sz="0" w:space="0" w:color="auto"/>
        <w:left w:val="none" w:sz="0" w:space="0" w:color="auto"/>
        <w:bottom w:val="none" w:sz="0" w:space="0" w:color="auto"/>
        <w:right w:val="none" w:sz="0" w:space="0" w:color="auto"/>
      </w:divBdr>
    </w:div>
    <w:div w:id="51007590">
      <w:bodyDiv w:val="1"/>
      <w:marLeft w:val="0"/>
      <w:marRight w:val="0"/>
      <w:marTop w:val="0"/>
      <w:marBottom w:val="0"/>
      <w:divBdr>
        <w:top w:val="none" w:sz="0" w:space="0" w:color="auto"/>
        <w:left w:val="none" w:sz="0" w:space="0" w:color="auto"/>
        <w:bottom w:val="none" w:sz="0" w:space="0" w:color="auto"/>
        <w:right w:val="none" w:sz="0" w:space="0" w:color="auto"/>
      </w:divBdr>
    </w:div>
    <w:div w:id="51856641">
      <w:bodyDiv w:val="1"/>
      <w:marLeft w:val="0"/>
      <w:marRight w:val="0"/>
      <w:marTop w:val="0"/>
      <w:marBottom w:val="0"/>
      <w:divBdr>
        <w:top w:val="none" w:sz="0" w:space="0" w:color="auto"/>
        <w:left w:val="none" w:sz="0" w:space="0" w:color="auto"/>
        <w:bottom w:val="none" w:sz="0" w:space="0" w:color="auto"/>
        <w:right w:val="none" w:sz="0" w:space="0" w:color="auto"/>
      </w:divBdr>
    </w:div>
    <w:div w:id="52968211">
      <w:bodyDiv w:val="1"/>
      <w:marLeft w:val="0"/>
      <w:marRight w:val="0"/>
      <w:marTop w:val="0"/>
      <w:marBottom w:val="0"/>
      <w:divBdr>
        <w:top w:val="none" w:sz="0" w:space="0" w:color="auto"/>
        <w:left w:val="none" w:sz="0" w:space="0" w:color="auto"/>
        <w:bottom w:val="none" w:sz="0" w:space="0" w:color="auto"/>
        <w:right w:val="none" w:sz="0" w:space="0" w:color="auto"/>
      </w:divBdr>
    </w:div>
    <w:div w:id="54088812">
      <w:bodyDiv w:val="1"/>
      <w:marLeft w:val="0"/>
      <w:marRight w:val="0"/>
      <w:marTop w:val="0"/>
      <w:marBottom w:val="0"/>
      <w:divBdr>
        <w:top w:val="none" w:sz="0" w:space="0" w:color="auto"/>
        <w:left w:val="none" w:sz="0" w:space="0" w:color="auto"/>
        <w:bottom w:val="none" w:sz="0" w:space="0" w:color="auto"/>
        <w:right w:val="none" w:sz="0" w:space="0" w:color="auto"/>
      </w:divBdr>
    </w:div>
    <w:div w:id="54623399">
      <w:bodyDiv w:val="1"/>
      <w:marLeft w:val="0"/>
      <w:marRight w:val="0"/>
      <w:marTop w:val="0"/>
      <w:marBottom w:val="0"/>
      <w:divBdr>
        <w:top w:val="none" w:sz="0" w:space="0" w:color="auto"/>
        <w:left w:val="none" w:sz="0" w:space="0" w:color="auto"/>
        <w:bottom w:val="none" w:sz="0" w:space="0" w:color="auto"/>
        <w:right w:val="none" w:sz="0" w:space="0" w:color="auto"/>
      </w:divBdr>
      <w:divsChild>
        <w:div w:id="328214718">
          <w:marLeft w:val="547"/>
          <w:marRight w:val="0"/>
          <w:marTop w:val="154"/>
          <w:marBottom w:val="0"/>
          <w:divBdr>
            <w:top w:val="none" w:sz="0" w:space="0" w:color="auto"/>
            <w:left w:val="none" w:sz="0" w:space="0" w:color="auto"/>
            <w:bottom w:val="none" w:sz="0" w:space="0" w:color="auto"/>
            <w:right w:val="none" w:sz="0" w:space="0" w:color="auto"/>
          </w:divBdr>
        </w:div>
        <w:div w:id="771898323">
          <w:marLeft w:val="547"/>
          <w:marRight w:val="0"/>
          <w:marTop w:val="154"/>
          <w:marBottom w:val="0"/>
          <w:divBdr>
            <w:top w:val="none" w:sz="0" w:space="0" w:color="auto"/>
            <w:left w:val="none" w:sz="0" w:space="0" w:color="auto"/>
            <w:bottom w:val="none" w:sz="0" w:space="0" w:color="auto"/>
            <w:right w:val="none" w:sz="0" w:space="0" w:color="auto"/>
          </w:divBdr>
        </w:div>
        <w:div w:id="1708094135">
          <w:marLeft w:val="547"/>
          <w:marRight w:val="0"/>
          <w:marTop w:val="154"/>
          <w:marBottom w:val="0"/>
          <w:divBdr>
            <w:top w:val="none" w:sz="0" w:space="0" w:color="auto"/>
            <w:left w:val="none" w:sz="0" w:space="0" w:color="auto"/>
            <w:bottom w:val="none" w:sz="0" w:space="0" w:color="auto"/>
            <w:right w:val="none" w:sz="0" w:space="0" w:color="auto"/>
          </w:divBdr>
        </w:div>
      </w:divsChild>
    </w:div>
    <w:div w:id="55007086">
      <w:bodyDiv w:val="1"/>
      <w:marLeft w:val="0"/>
      <w:marRight w:val="0"/>
      <w:marTop w:val="0"/>
      <w:marBottom w:val="0"/>
      <w:divBdr>
        <w:top w:val="none" w:sz="0" w:space="0" w:color="auto"/>
        <w:left w:val="none" w:sz="0" w:space="0" w:color="auto"/>
        <w:bottom w:val="none" w:sz="0" w:space="0" w:color="auto"/>
        <w:right w:val="none" w:sz="0" w:space="0" w:color="auto"/>
      </w:divBdr>
    </w:div>
    <w:div w:id="55202464">
      <w:bodyDiv w:val="1"/>
      <w:marLeft w:val="0"/>
      <w:marRight w:val="0"/>
      <w:marTop w:val="0"/>
      <w:marBottom w:val="0"/>
      <w:divBdr>
        <w:top w:val="none" w:sz="0" w:space="0" w:color="auto"/>
        <w:left w:val="none" w:sz="0" w:space="0" w:color="auto"/>
        <w:bottom w:val="none" w:sz="0" w:space="0" w:color="auto"/>
        <w:right w:val="none" w:sz="0" w:space="0" w:color="auto"/>
      </w:divBdr>
    </w:div>
    <w:div w:id="55202471">
      <w:bodyDiv w:val="1"/>
      <w:marLeft w:val="0"/>
      <w:marRight w:val="0"/>
      <w:marTop w:val="0"/>
      <w:marBottom w:val="0"/>
      <w:divBdr>
        <w:top w:val="none" w:sz="0" w:space="0" w:color="auto"/>
        <w:left w:val="none" w:sz="0" w:space="0" w:color="auto"/>
        <w:bottom w:val="none" w:sz="0" w:space="0" w:color="auto"/>
        <w:right w:val="none" w:sz="0" w:space="0" w:color="auto"/>
      </w:divBdr>
    </w:div>
    <w:div w:id="55663559">
      <w:bodyDiv w:val="1"/>
      <w:marLeft w:val="0"/>
      <w:marRight w:val="0"/>
      <w:marTop w:val="0"/>
      <w:marBottom w:val="0"/>
      <w:divBdr>
        <w:top w:val="none" w:sz="0" w:space="0" w:color="auto"/>
        <w:left w:val="none" w:sz="0" w:space="0" w:color="auto"/>
        <w:bottom w:val="none" w:sz="0" w:space="0" w:color="auto"/>
        <w:right w:val="none" w:sz="0" w:space="0" w:color="auto"/>
      </w:divBdr>
    </w:div>
    <w:div w:id="55785020">
      <w:bodyDiv w:val="1"/>
      <w:marLeft w:val="0"/>
      <w:marRight w:val="0"/>
      <w:marTop w:val="0"/>
      <w:marBottom w:val="0"/>
      <w:divBdr>
        <w:top w:val="none" w:sz="0" w:space="0" w:color="auto"/>
        <w:left w:val="none" w:sz="0" w:space="0" w:color="auto"/>
        <w:bottom w:val="none" w:sz="0" w:space="0" w:color="auto"/>
        <w:right w:val="none" w:sz="0" w:space="0" w:color="auto"/>
      </w:divBdr>
      <w:divsChild>
        <w:div w:id="780881234">
          <w:marLeft w:val="1166"/>
          <w:marRight w:val="0"/>
          <w:marTop w:val="134"/>
          <w:marBottom w:val="0"/>
          <w:divBdr>
            <w:top w:val="none" w:sz="0" w:space="0" w:color="auto"/>
            <w:left w:val="none" w:sz="0" w:space="0" w:color="auto"/>
            <w:bottom w:val="none" w:sz="0" w:space="0" w:color="auto"/>
            <w:right w:val="none" w:sz="0" w:space="0" w:color="auto"/>
          </w:divBdr>
        </w:div>
        <w:div w:id="1629970664">
          <w:marLeft w:val="547"/>
          <w:marRight w:val="0"/>
          <w:marTop w:val="154"/>
          <w:marBottom w:val="0"/>
          <w:divBdr>
            <w:top w:val="none" w:sz="0" w:space="0" w:color="auto"/>
            <w:left w:val="none" w:sz="0" w:space="0" w:color="auto"/>
            <w:bottom w:val="none" w:sz="0" w:space="0" w:color="auto"/>
            <w:right w:val="none" w:sz="0" w:space="0" w:color="auto"/>
          </w:divBdr>
        </w:div>
        <w:div w:id="1714498847">
          <w:marLeft w:val="1166"/>
          <w:marRight w:val="0"/>
          <w:marTop w:val="134"/>
          <w:marBottom w:val="0"/>
          <w:divBdr>
            <w:top w:val="none" w:sz="0" w:space="0" w:color="auto"/>
            <w:left w:val="none" w:sz="0" w:space="0" w:color="auto"/>
            <w:bottom w:val="none" w:sz="0" w:space="0" w:color="auto"/>
            <w:right w:val="none" w:sz="0" w:space="0" w:color="auto"/>
          </w:divBdr>
        </w:div>
      </w:divsChild>
    </w:div>
    <w:div w:id="56171416">
      <w:bodyDiv w:val="1"/>
      <w:marLeft w:val="0"/>
      <w:marRight w:val="0"/>
      <w:marTop w:val="0"/>
      <w:marBottom w:val="0"/>
      <w:divBdr>
        <w:top w:val="none" w:sz="0" w:space="0" w:color="auto"/>
        <w:left w:val="none" w:sz="0" w:space="0" w:color="auto"/>
        <w:bottom w:val="none" w:sz="0" w:space="0" w:color="auto"/>
        <w:right w:val="none" w:sz="0" w:space="0" w:color="auto"/>
      </w:divBdr>
    </w:div>
    <w:div w:id="56974185">
      <w:bodyDiv w:val="1"/>
      <w:marLeft w:val="0"/>
      <w:marRight w:val="0"/>
      <w:marTop w:val="0"/>
      <w:marBottom w:val="0"/>
      <w:divBdr>
        <w:top w:val="none" w:sz="0" w:space="0" w:color="auto"/>
        <w:left w:val="none" w:sz="0" w:space="0" w:color="auto"/>
        <w:bottom w:val="none" w:sz="0" w:space="0" w:color="auto"/>
        <w:right w:val="none" w:sz="0" w:space="0" w:color="auto"/>
      </w:divBdr>
    </w:div>
    <w:div w:id="58676312">
      <w:bodyDiv w:val="1"/>
      <w:marLeft w:val="0"/>
      <w:marRight w:val="0"/>
      <w:marTop w:val="0"/>
      <w:marBottom w:val="0"/>
      <w:divBdr>
        <w:top w:val="none" w:sz="0" w:space="0" w:color="auto"/>
        <w:left w:val="none" w:sz="0" w:space="0" w:color="auto"/>
        <w:bottom w:val="none" w:sz="0" w:space="0" w:color="auto"/>
        <w:right w:val="none" w:sz="0" w:space="0" w:color="auto"/>
      </w:divBdr>
    </w:div>
    <w:div w:id="58987108">
      <w:bodyDiv w:val="1"/>
      <w:marLeft w:val="0"/>
      <w:marRight w:val="0"/>
      <w:marTop w:val="0"/>
      <w:marBottom w:val="0"/>
      <w:divBdr>
        <w:top w:val="none" w:sz="0" w:space="0" w:color="auto"/>
        <w:left w:val="none" w:sz="0" w:space="0" w:color="auto"/>
        <w:bottom w:val="none" w:sz="0" w:space="0" w:color="auto"/>
        <w:right w:val="none" w:sz="0" w:space="0" w:color="auto"/>
      </w:divBdr>
    </w:div>
    <w:div w:id="59523979">
      <w:bodyDiv w:val="1"/>
      <w:marLeft w:val="0"/>
      <w:marRight w:val="0"/>
      <w:marTop w:val="0"/>
      <w:marBottom w:val="0"/>
      <w:divBdr>
        <w:top w:val="none" w:sz="0" w:space="0" w:color="auto"/>
        <w:left w:val="none" w:sz="0" w:space="0" w:color="auto"/>
        <w:bottom w:val="none" w:sz="0" w:space="0" w:color="auto"/>
        <w:right w:val="none" w:sz="0" w:space="0" w:color="auto"/>
      </w:divBdr>
      <w:divsChild>
        <w:div w:id="123623039">
          <w:marLeft w:val="1166"/>
          <w:marRight w:val="0"/>
          <w:marTop w:val="125"/>
          <w:marBottom w:val="0"/>
          <w:divBdr>
            <w:top w:val="none" w:sz="0" w:space="0" w:color="auto"/>
            <w:left w:val="none" w:sz="0" w:space="0" w:color="auto"/>
            <w:bottom w:val="none" w:sz="0" w:space="0" w:color="auto"/>
            <w:right w:val="none" w:sz="0" w:space="0" w:color="auto"/>
          </w:divBdr>
        </w:div>
        <w:div w:id="159389755">
          <w:marLeft w:val="547"/>
          <w:marRight w:val="0"/>
          <w:marTop w:val="144"/>
          <w:marBottom w:val="0"/>
          <w:divBdr>
            <w:top w:val="none" w:sz="0" w:space="0" w:color="auto"/>
            <w:left w:val="none" w:sz="0" w:space="0" w:color="auto"/>
            <w:bottom w:val="none" w:sz="0" w:space="0" w:color="auto"/>
            <w:right w:val="none" w:sz="0" w:space="0" w:color="auto"/>
          </w:divBdr>
        </w:div>
        <w:div w:id="478348588">
          <w:marLeft w:val="1166"/>
          <w:marRight w:val="0"/>
          <w:marTop w:val="125"/>
          <w:marBottom w:val="0"/>
          <w:divBdr>
            <w:top w:val="none" w:sz="0" w:space="0" w:color="auto"/>
            <w:left w:val="none" w:sz="0" w:space="0" w:color="auto"/>
            <w:bottom w:val="none" w:sz="0" w:space="0" w:color="auto"/>
            <w:right w:val="none" w:sz="0" w:space="0" w:color="auto"/>
          </w:divBdr>
        </w:div>
        <w:div w:id="941643335">
          <w:marLeft w:val="1166"/>
          <w:marRight w:val="0"/>
          <w:marTop w:val="125"/>
          <w:marBottom w:val="0"/>
          <w:divBdr>
            <w:top w:val="none" w:sz="0" w:space="0" w:color="auto"/>
            <w:left w:val="none" w:sz="0" w:space="0" w:color="auto"/>
            <w:bottom w:val="none" w:sz="0" w:space="0" w:color="auto"/>
            <w:right w:val="none" w:sz="0" w:space="0" w:color="auto"/>
          </w:divBdr>
        </w:div>
        <w:div w:id="1117800445">
          <w:marLeft w:val="547"/>
          <w:marRight w:val="0"/>
          <w:marTop w:val="144"/>
          <w:marBottom w:val="0"/>
          <w:divBdr>
            <w:top w:val="none" w:sz="0" w:space="0" w:color="auto"/>
            <w:left w:val="none" w:sz="0" w:space="0" w:color="auto"/>
            <w:bottom w:val="none" w:sz="0" w:space="0" w:color="auto"/>
            <w:right w:val="none" w:sz="0" w:space="0" w:color="auto"/>
          </w:divBdr>
        </w:div>
        <w:div w:id="1174415218">
          <w:marLeft w:val="547"/>
          <w:marRight w:val="0"/>
          <w:marTop w:val="144"/>
          <w:marBottom w:val="0"/>
          <w:divBdr>
            <w:top w:val="none" w:sz="0" w:space="0" w:color="auto"/>
            <w:left w:val="none" w:sz="0" w:space="0" w:color="auto"/>
            <w:bottom w:val="none" w:sz="0" w:space="0" w:color="auto"/>
            <w:right w:val="none" w:sz="0" w:space="0" w:color="auto"/>
          </w:divBdr>
        </w:div>
        <w:div w:id="1216351929">
          <w:marLeft w:val="547"/>
          <w:marRight w:val="0"/>
          <w:marTop w:val="144"/>
          <w:marBottom w:val="0"/>
          <w:divBdr>
            <w:top w:val="none" w:sz="0" w:space="0" w:color="auto"/>
            <w:left w:val="none" w:sz="0" w:space="0" w:color="auto"/>
            <w:bottom w:val="none" w:sz="0" w:space="0" w:color="auto"/>
            <w:right w:val="none" w:sz="0" w:space="0" w:color="auto"/>
          </w:divBdr>
        </w:div>
        <w:div w:id="1513717385">
          <w:marLeft w:val="1800"/>
          <w:marRight w:val="0"/>
          <w:marTop w:val="106"/>
          <w:marBottom w:val="0"/>
          <w:divBdr>
            <w:top w:val="none" w:sz="0" w:space="0" w:color="auto"/>
            <w:left w:val="none" w:sz="0" w:space="0" w:color="auto"/>
            <w:bottom w:val="none" w:sz="0" w:space="0" w:color="auto"/>
            <w:right w:val="none" w:sz="0" w:space="0" w:color="auto"/>
          </w:divBdr>
        </w:div>
      </w:divsChild>
    </w:div>
    <w:div w:id="60450955">
      <w:bodyDiv w:val="1"/>
      <w:marLeft w:val="0"/>
      <w:marRight w:val="0"/>
      <w:marTop w:val="0"/>
      <w:marBottom w:val="0"/>
      <w:divBdr>
        <w:top w:val="none" w:sz="0" w:space="0" w:color="auto"/>
        <w:left w:val="none" w:sz="0" w:space="0" w:color="auto"/>
        <w:bottom w:val="none" w:sz="0" w:space="0" w:color="auto"/>
        <w:right w:val="none" w:sz="0" w:space="0" w:color="auto"/>
      </w:divBdr>
    </w:div>
    <w:div w:id="60713106">
      <w:bodyDiv w:val="1"/>
      <w:marLeft w:val="0"/>
      <w:marRight w:val="0"/>
      <w:marTop w:val="0"/>
      <w:marBottom w:val="0"/>
      <w:divBdr>
        <w:top w:val="none" w:sz="0" w:space="0" w:color="auto"/>
        <w:left w:val="none" w:sz="0" w:space="0" w:color="auto"/>
        <w:bottom w:val="none" w:sz="0" w:space="0" w:color="auto"/>
        <w:right w:val="none" w:sz="0" w:space="0" w:color="auto"/>
      </w:divBdr>
    </w:div>
    <w:div w:id="61560289">
      <w:bodyDiv w:val="1"/>
      <w:marLeft w:val="0"/>
      <w:marRight w:val="0"/>
      <w:marTop w:val="0"/>
      <w:marBottom w:val="0"/>
      <w:divBdr>
        <w:top w:val="none" w:sz="0" w:space="0" w:color="auto"/>
        <w:left w:val="none" w:sz="0" w:space="0" w:color="auto"/>
        <w:bottom w:val="none" w:sz="0" w:space="0" w:color="auto"/>
        <w:right w:val="none" w:sz="0" w:space="0" w:color="auto"/>
      </w:divBdr>
    </w:div>
    <w:div w:id="63453524">
      <w:bodyDiv w:val="1"/>
      <w:marLeft w:val="0"/>
      <w:marRight w:val="0"/>
      <w:marTop w:val="0"/>
      <w:marBottom w:val="0"/>
      <w:divBdr>
        <w:top w:val="none" w:sz="0" w:space="0" w:color="auto"/>
        <w:left w:val="none" w:sz="0" w:space="0" w:color="auto"/>
        <w:bottom w:val="none" w:sz="0" w:space="0" w:color="auto"/>
        <w:right w:val="none" w:sz="0" w:space="0" w:color="auto"/>
      </w:divBdr>
    </w:div>
    <w:div w:id="65229186">
      <w:bodyDiv w:val="1"/>
      <w:marLeft w:val="0"/>
      <w:marRight w:val="0"/>
      <w:marTop w:val="0"/>
      <w:marBottom w:val="0"/>
      <w:divBdr>
        <w:top w:val="none" w:sz="0" w:space="0" w:color="auto"/>
        <w:left w:val="none" w:sz="0" w:space="0" w:color="auto"/>
        <w:bottom w:val="none" w:sz="0" w:space="0" w:color="auto"/>
        <w:right w:val="none" w:sz="0" w:space="0" w:color="auto"/>
      </w:divBdr>
      <w:divsChild>
        <w:div w:id="1375932250">
          <w:marLeft w:val="547"/>
          <w:marRight w:val="0"/>
          <w:marTop w:val="96"/>
          <w:marBottom w:val="0"/>
          <w:divBdr>
            <w:top w:val="none" w:sz="0" w:space="0" w:color="auto"/>
            <w:left w:val="none" w:sz="0" w:space="0" w:color="auto"/>
            <w:bottom w:val="none" w:sz="0" w:space="0" w:color="auto"/>
            <w:right w:val="none" w:sz="0" w:space="0" w:color="auto"/>
          </w:divBdr>
        </w:div>
      </w:divsChild>
    </w:div>
    <w:div w:id="65733346">
      <w:bodyDiv w:val="1"/>
      <w:marLeft w:val="0"/>
      <w:marRight w:val="0"/>
      <w:marTop w:val="0"/>
      <w:marBottom w:val="0"/>
      <w:divBdr>
        <w:top w:val="none" w:sz="0" w:space="0" w:color="auto"/>
        <w:left w:val="none" w:sz="0" w:space="0" w:color="auto"/>
        <w:bottom w:val="none" w:sz="0" w:space="0" w:color="auto"/>
        <w:right w:val="none" w:sz="0" w:space="0" w:color="auto"/>
      </w:divBdr>
      <w:divsChild>
        <w:div w:id="18630779">
          <w:marLeft w:val="2520"/>
          <w:marRight w:val="0"/>
          <w:marTop w:val="67"/>
          <w:marBottom w:val="0"/>
          <w:divBdr>
            <w:top w:val="none" w:sz="0" w:space="0" w:color="auto"/>
            <w:left w:val="none" w:sz="0" w:space="0" w:color="auto"/>
            <w:bottom w:val="none" w:sz="0" w:space="0" w:color="auto"/>
            <w:right w:val="none" w:sz="0" w:space="0" w:color="auto"/>
          </w:divBdr>
        </w:div>
        <w:div w:id="88278746">
          <w:marLeft w:val="547"/>
          <w:marRight w:val="0"/>
          <w:marTop w:val="96"/>
          <w:marBottom w:val="0"/>
          <w:divBdr>
            <w:top w:val="none" w:sz="0" w:space="0" w:color="auto"/>
            <w:left w:val="none" w:sz="0" w:space="0" w:color="auto"/>
            <w:bottom w:val="none" w:sz="0" w:space="0" w:color="auto"/>
            <w:right w:val="none" w:sz="0" w:space="0" w:color="auto"/>
          </w:divBdr>
        </w:div>
        <w:div w:id="304630055">
          <w:marLeft w:val="547"/>
          <w:marRight w:val="0"/>
          <w:marTop w:val="96"/>
          <w:marBottom w:val="0"/>
          <w:divBdr>
            <w:top w:val="none" w:sz="0" w:space="0" w:color="auto"/>
            <w:left w:val="none" w:sz="0" w:space="0" w:color="auto"/>
            <w:bottom w:val="none" w:sz="0" w:space="0" w:color="auto"/>
            <w:right w:val="none" w:sz="0" w:space="0" w:color="auto"/>
          </w:divBdr>
        </w:div>
        <w:div w:id="310525245">
          <w:marLeft w:val="1800"/>
          <w:marRight w:val="0"/>
          <w:marTop w:val="77"/>
          <w:marBottom w:val="0"/>
          <w:divBdr>
            <w:top w:val="none" w:sz="0" w:space="0" w:color="auto"/>
            <w:left w:val="none" w:sz="0" w:space="0" w:color="auto"/>
            <w:bottom w:val="none" w:sz="0" w:space="0" w:color="auto"/>
            <w:right w:val="none" w:sz="0" w:space="0" w:color="auto"/>
          </w:divBdr>
        </w:div>
        <w:div w:id="412826367">
          <w:marLeft w:val="3240"/>
          <w:marRight w:val="0"/>
          <w:marTop w:val="67"/>
          <w:marBottom w:val="0"/>
          <w:divBdr>
            <w:top w:val="none" w:sz="0" w:space="0" w:color="auto"/>
            <w:left w:val="none" w:sz="0" w:space="0" w:color="auto"/>
            <w:bottom w:val="none" w:sz="0" w:space="0" w:color="auto"/>
            <w:right w:val="none" w:sz="0" w:space="0" w:color="auto"/>
          </w:divBdr>
        </w:div>
        <w:div w:id="985476323">
          <w:marLeft w:val="1800"/>
          <w:marRight w:val="0"/>
          <w:marTop w:val="77"/>
          <w:marBottom w:val="0"/>
          <w:divBdr>
            <w:top w:val="none" w:sz="0" w:space="0" w:color="auto"/>
            <w:left w:val="none" w:sz="0" w:space="0" w:color="auto"/>
            <w:bottom w:val="none" w:sz="0" w:space="0" w:color="auto"/>
            <w:right w:val="none" w:sz="0" w:space="0" w:color="auto"/>
          </w:divBdr>
        </w:div>
        <w:div w:id="1067335389">
          <w:marLeft w:val="1166"/>
          <w:marRight w:val="0"/>
          <w:marTop w:val="86"/>
          <w:marBottom w:val="0"/>
          <w:divBdr>
            <w:top w:val="none" w:sz="0" w:space="0" w:color="auto"/>
            <w:left w:val="none" w:sz="0" w:space="0" w:color="auto"/>
            <w:bottom w:val="none" w:sz="0" w:space="0" w:color="auto"/>
            <w:right w:val="none" w:sz="0" w:space="0" w:color="auto"/>
          </w:divBdr>
        </w:div>
        <w:div w:id="1191800596">
          <w:marLeft w:val="2520"/>
          <w:marRight w:val="0"/>
          <w:marTop w:val="67"/>
          <w:marBottom w:val="0"/>
          <w:divBdr>
            <w:top w:val="none" w:sz="0" w:space="0" w:color="auto"/>
            <w:left w:val="none" w:sz="0" w:space="0" w:color="auto"/>
            <w:bottom w:val="none" w:sz="0" w:space="0" w:color="auto"/>
            <w:right w:val="none" w:sz="0" w:space="0" w:color="auto"/>
          </w:divBdr>
        </w:div>
        <w:div w:id="1333945978">
          <w:marLeft w:val="3240"/>
          <w:marRight w:val="0"/>
          <w:marTop w:val="67"/>
          <w:marBottom w:val="0"/>
          <w:divBdr>
            <w:top w:val="none" w:sz="0" w:space="0" w:color="auto"/>
            <w:left w:val="none" w:sz="0" w:space="0" w:color="auto"/>
            <w:bottom w:val="none" w:sz="0" w:space="0" w:color="auto"/>
            <w:right w:val="none" w:sz="0" w:space="0" w:color="auto"/>
          </w:divBdr>
        </w:div>
        <w:div w:id="1526019989">
          <w:marLeft w:val="1800"/>
          <w:marRight w:val="0"/>
          <w:marTop w:val="86"/>
          <w:marBottom w:val="0"/>
          <w:divBdr>
            <w:top w:val="none" w:sz="0" w:space="0" w:color="auto"/>
            <w:left w:val="none" w:sz="0" w:space="0" w:color="auto"/>
            <w:bottom w:val="none" w:sz="0" w:space="0" w:color="auto"/>
            <w:right w:val="none" w:sz="0" w:space="0" w:color="auto"/>
          </w:divBdr>
        </w:div>
        <w:div w:id="1586106240">
          <w:marLeft w:val="1166"/>
          <w:marRight w:val="0"/>
          <w:marTop w:val="86"/>
          <w:marBottom w:val="0"/>
          <w:divBdr>
            <w:top w:val="none" w:sz="0" w:space="0" w:color="auto"/>
            <w:left w:val="none" w:sz="0" w:space="0" w:color="auto"/>
            <w:bottom w:val="none" w:sz="0" w:space="0" w:color="auto"/>
            <w:right w:val="none" w:sz="0" w:space="0" w:color="auto"/>
          </w:divBdr>
        </w:div>
        <w:div w:id="1967539123">
          <w:marLeft w:val="1800"/>
          <w:marRight w:val="0"/>
          <w:marTop w:val="86"/>
          <w:marBottom w:val="0"/>
          <w:divBdr>
            <w:top w:val="none" w:sz="0" w:space="0" w:color="auto"/>
            <w:left w:val="none" w:sz="0" w:space="0" w:color="auto"/>
            <w:bottom w:val="none" w:sz="0" w:space="0" w:color="auto"/>
            <w:right w:val="none" w:sz="0" w:space="0" w:color="auto"/>
          </w:divBdr>
        </w:div>
      </w:divsChild>
    </w:div>
    <w:div w:id="65803997">
      <w:bodyDiv w:val="1"/>
      <w:marLeft w:val="0"/>
      <w:marRight w:val="0"/>
      <w:marTop w:val="0"/>
      <w:marBottom w:val="0"/>
      <w:divBdr>
        <w:top w:val="none" w:sz="0" w:space="0" w:color="auto"/>
        <w:left w:val="none" w:sz="0" w:space="0" w:color="auto"/>
        <w:bottom w:val="none" w:sz="0" w:space="0" w:color="auto"/>
        <w:right w:val="none" w:sz="0" w:space="0" w:color="auto"/>
      </w:divBdr>
    </w:div>
    <w:div w:id="66149284">
      <w:bodyDiv w:val="1"/>
      <w:marLeft w:val="0"/>
      <w:marRight w:val="0"/>
      <w:marTop w:val="0"/>
      <w:marBottom w:val="0"/>
      <w:divBdr>
        <w:top w:val="none" w:sz="0" w:space="0" w:color="auto"/>
        <w:left w:val="none" w:sz="0" w:space="0" w:color="auto"/>
        <w:bottom w:val="none" w:sz="0" w:space="0" w:color="auto"/>
        <w:right w:val="none" w:sz="0" w:space="0" w:color="auto"/>
      </w:divBdr>
    </w:div>
    <w:div w:id="68040506">
      <w:bodyDiv w:val="1"/>
      <w:marLeft w:val="0"/>
      <w:marRight w:val="0"/>
      <w:marTop w:val="0"/>
      <w:marBottom w:val="0"/>
      <w:divBdr>
        <w:top w:val="none" w:sz="0" w:space="0" w:color="auto"/>
        <w:left w:val="none" w:sz="0" w:space="0" w:color="auto"/>
        <w:bottom w:val="none" w:sz="0" w:space="0" w:color="auto"/>
        <w:right w:val="none" w:sz="0" w:space="0" w:color="auto"/>
      </w:divBdr>
      <w:divsChild>
        <w:div w:id="316153138">
          <w:marLeft w:val="1800"/>
          <w:marRight w:val="0"/>
          <w:marTop w:val="67"/>
          <w:marBottom w:val="0"/>
          <w:divBdr>
            <w:top w:val="none" w:sz="0" w:space="0" w:color="auto"/>
            <w:left w:val="none" w:sz="0" w:space="0" w:color="auto"/>
            <w:bottom w:val="none" w:sz="0" w:space="0" w:color="auto"/>
            <w:right w:val="none" w:sz="0" w:space="0" w:color="auto"/>
          </w:divBdr>
        </w:div>
        <w:div w:id="411245117">
          <w:marLeft w:val="1166"/>
          <w:marRight w:val="0"/>
          <w:marTop w:val="67"/>
          <w:marBottom w:val="0"/>
          <w:divBdr>
            <w:top w:val="none" w:sz="0" w:space="0" w:color="auto"/>
            <w:left w:val="none" w:sz="0" w:space="0" w:color="auto"/>
            <w:bottom w:val="none" w:sz="0" w:space="0" w:color="auto"/>
            <w:right w:val="none" w:sz="0" w:space="0" w:color="auto"/>
          </w:divBdr>
        </w:div>
        <w:div w:id="440149465">
          <w:marLeft w:val="2520"/>
          <w:marRight w:val="0"/>
          <w:marTop w:val="67"/>
          <w:marBottom w:val="0"/>
          <w:divBdr>
            <w:top w:val="none" w:sz="0" w:space="0" w:color="auto"/>
            <w:left w:val="none" w:sz="0" w:space="0" w:color="auto"/>
            <w:bottom w:val="none" w:sz="0" w:space="0" w:color="auto"/>
            <w:right w:val="none" w:sz="0" w:space="0" w:color="auto"/>
          </w:divBdr>
        </w:div>
        <w:div w:id="442043347">
          <w:marLeft w:val="1800"/>
          <w:marRight w:val="0"/>
          <w:marTop w:val="67"/>
          <w:marBottom w:val="0"/>
          <w:divBdr>
            <w:top w:val="none" w:sz="0" w:space="0" w:color="auto"/>
            <w:left w:val="none" w:sz="0" w:space="0" w:color="auto"/>
            <w:bottom w:val="none" w:sz="0" w:space="0" w:color="auto"/>
            <w:right w:val="none" w:sz="0" w:space="0" w:color="auto"/>
          </w:divBdr>
        </w:div>
        <w:div w:id="481624929">
          <w:marLeft w:val="1166"/>
          <w:marRight w:val="0"/>
          <w:marTop w:val="67"/>
          <w:marBottom w:val="0"/>
          <w:divBdr>
            <w:top w:val="none" w:sz="0" w:space="0" w:color="auto"/>
            <w:left w:val="none" w:sz="0" w:space="0" w:color="auto"/>
            <w:bottom w:val="none" w:sz="0" w:space="0" w:color="auto"/>
            <w:right w:val="none" w:sz="0" w:space="0" w:color="auto"/>
          </w:divBdr>
        </w:div>
        <w:div w:id="545605507">
          <w:marLeft w:val="1800"/>
          <w:marRight w:val="0"/>
          <w:marTop w:val="67"/>
          <w:marBottom w:val="0"/>
          <w:divBdr>
            <w:top w:val="none" w:sz="0" w:space="0" w:color="auto"/>
            <w:left w:val="none" w:sz="0" w:space="0" w:color="auto"/>
            <w:bottom w:val="none" w:sz="0" w:space="0" w:color="auto"/>
            <w:right w:val="none" w:sz="0" w:space="0" w:color="auto"/>
          </w:divBdr>
        </w:div>
        <w:div w:id="615258148">
          <w:marLeft w:val="1166"/>
          <w:marRight w:val="0"/>
          <w:marTop w:val="67"/>
          <w:marBottom w:val="0"/>
          <w:divBdr>
            <w:top w:val="none" w:sz="0" w:space="0" w:color="auto"/>
            <w:left w:val="none" w:sz="0" w:space="0" w:color="auto"/>
            <w:bottom w:val="none" w:sz="0" w:space="0" w:color="auto"/>
            <w:right w:val="none" w:sz="0" w:space="0" w:color="auto"/>
          </w:divBdr>
        </w:div>
        <w:div w:id="650208832">
          <w:marLeft w:val="1800"/>
          <w:marRight w:val="0"/>
          <w:marTop w:val="67"/>
          <w:marBottom w:val="0"/>
          <w:divBdr>
            <w:top w:val="none" w:sz="0" w:space="0" w:color="auto"/>
            <w:left w:val="none" w:sz="0" w:space="0" w:color="auto"/>
            <w:bottom w:val="none" w:sz="0" w:space="0" w:color="auto"/>
            <w:right w:val="none" w:sz="0" w:space="0" w:color="auto"/>
          </w:divBdr>
        </w:div>
        <w:div w:id="844326239">
          <w:marLeft w:val="1800"/>
          <w:marRight w:val="0"/>
          <w:marTop w:val="67"/>
          <w:marBottom w:val="0"/>
          <w:divBdr>
            <w:top w:val="none" w:sz="0" w:space="0" w:color="auto"/>
            <w:left w:val="none" w:sz="0" w:space="0" w:color="auto"/>
            <w:bottom w:val="none" w:sz="0" w:space="0" w:color="auto"/>
            <w:right w:val="none" w:sz="0" w:space="0" w:color="auto"/>
          </w:divBdr>
        </w:div>
        <w:div w:id="971520415">
          <w:marLeft w:val="1800"/>
          <w:marRight w:val="0"/>
          <w:marTop w:val="67"/>
          <w:marBottom w:val="0"/>
          <w:divBdr>
            <w:top w:val="none" w:sz="0" w:space="0" w:color="auto"/>
            <w:left w:val="none" w:sz="0" w:space="0" w:color="auto"/>
            <w:bottom w:val="none" w:sz="0" w:space="0" w:color="auto"/>
            <w:right w:val="none" w:sz="0" w:space="0" w:color="auto"/>
          </w:divBdr>
        </w:div>
        <w:div w:id="1188635686">
          <w:marLeft w:val="1166"/>
          <w:marRight w:val="0"/>
          <w:marTop w:val="67"/>
          <w:marBottom w:val="0"/>
          <w:divBdr>
            <w:top w:val="none" w:sz="0" w:space="0" w:color="auto"/>
            <w:left w:val="none" w:sz="0" w:space="0" w:color="auto"/>
            <w:bottom w:val="none" w:sz="0" w:space="0" w:color="auto"/>
            <w:right w:val="none" w:sz="0" w:space="0" w:color="auto"/>
          </w:divBdr>
        </w:div>
        <w:div w:id="1564104234">
          <w:marLeft w:val="1166"/>
          <w:marRight w:val="0"/>
          <w:marTop w:val="67"/>
          <w:marBottom w:val="0"/>
          <w:divBdr>
            <w:top w:val="none" w:sz="0" w:space="0" w:color="auto"/>
            <w:left w:val="none" w:sz="0" w:space="0" w:color="auto"/>
            <w:bottom w:val="none" w:sz="0" w:space="0" w:color="auto"/>
            <w:right w:val="none" w:sz="0" w:space="0" w:color="auto"/>
          </w:divBdr>
        </w:div>
        <w:div w:id="1689062929">
          <w:marLeft w:val="547"/>
          <w:marRight w:val="0"/>
          <w:marTop w:val="67"/>
          <w:marBottom w:val="0"/>
          <w:divBdr>
            <w:top w:val="none" w:sz="0" w:space="0" w:color="auto"/>
            <w:left w:val="none" w:sz="0" w:space="0" w:color="auto"/>
            <w:bottom w:val="none" w:sz="0" w:space="0" w:color="auto"/>
            <w:right w:val="none" w:sz="0" w:space="0" w:color="auto"/>
          </w:divBdr>
        </w:div>
        <w:div w:id="1913344441">
          <w:marLeft w:val="1166"/>
          <w:marRight w:val="0"/>
          <w:marTop w:val="67"/>
          <w:marBottom w:val="0"/>
          <w:divBdr>
            <w:top w:val="none" w:sz="0" w:space="0" w:color="auto"/>
            <w:left w:val="none" w:sz="0" w:space="0" w:color="auto"/>
            <w:bottom w:val="none" w:sz="0" w:space="0" w:color="auto"/>
            <w:right w:val="none" w:sz="0" w:space="0" w:color="auto"/>
          </w:divBdr>
        </w:div>
        <w:div w:id="2002150358">
          <w:marLeft w:val="1166"/>
          <w:marRight w:val="0"/>
          <w:marTop w:val="67"/>
          <w:marBottom w:val="0"/>
          <w:divBdr>
            <w:top w:val="none" w:sz="0" w:space="0" w:color="auto"/>
            <w:left w:val="none" w:sz="0" w:space="0" w:color="auto"/>
            <w:bottom w:val="none" w:sz="0" w:space="0" w:color="auto"/>
            <w:right w:val="none" w:sz="0" w:space="0" w:color="auto"/>
          </w:divBdr>
        </w:div>
        <w:div w:id="2002653830">
          <w:marLeft w:val="1800"/>
          <w:marRight w:val="0"/>
          <w:marTop w:val="67"/>
          <w:marBottom w:val="0"/>
          <w:divBdr>
            <w:top w:val="none" w:sz="0" w:space="0" w:color="auto"/>
            <w:left w:val="none" w:sz="0" w:space="0" w:color="auto"/>
            <w:bottom w:val="none" w:sz="0" w:space="0" w:color="auto"/>
            <w:right w:val="none" w:sz="0" w:space="0" w:color="auto"/>
          </w:divBdr>
        </w:div>
      </w:divsChild>
    </w:div>
    <w:div w:id="69423055">
      <w:bodyDiv w:val="1"/>
      <w:marLeft w:val="0"/>
      <w:marRight w:val="0"/>
      <w:marTop w:val="0"/>
      <w:marBottom w:val="0"/>
      <w:divBdr>
        <w:top w:val="none" w:sz="0" w:space="0" w:color="auto"/>
        <w:left w:val="none" w:sz="0" w:space="0" w:color="auto"/>
        <w:bottom w:val="none" w:sz="0" w:space="0" w:color="auto"/>
        <w:right w:val="none" w:sz="0" w:space="0" w:color="auto"/>
      </w:divBdr>
    </w:div>
    <w:div w:id="69665114">
      <w:bodyDiv w:val="1"/>
      <w:marLeft w:val="0"/>
      <w:marRight w:val="0"/>
      <w:marTop w:val="0"/>
      <w:marBottom w:val="0"/>
      <w:divBdr>
        <w:top w:val="none" w:sz="0" w:space="0" w:color="auto"/>
        <w:left w:val="none" w:sz="0" w:space="0" w:color="auto"/>
        <w:bottom w:val="none" w:sz="0" w:space="0" w:color="auto"/>
        <w:right w:val="none" w:sz="0" w:space="0" w:color="auto"/>
      </w:divBdr>
    </w:div>
    <w:div w:id="72896756">
      <w:bodyDiv w:val="1"/>
      <w:marLeft w:val="0"/>
      <w:marRight w:val="0"/>
      <w:marTop w:val="0"/>
      <w:marBottom w:val="0"/>
      <w:divBdr>
        <w:top w:val="none" w:sz="0" w:space="0" w:color="auto"/>
        <w:left w:val="none" w:sz="0" w:space="0" w:color="auto"/>
        <w:bottom w:val="none" w:sz="0" w:space="0" w:color="auto"/>
        <w:right w:val="none" w:sz="0" w:space="0" w:color="auto"/>
      </w:divBdr>
    </w:div>
    <w:div w:id="74325103">
      <w:bodyDiv w:val="1"/>
      <w:marLeft w:val="0"/>
      <w:marRight w:val="0"/>
      <w:marTop w:val="0"/>
      <w:marBottom w:val="0"/>
      <w:divBdr>
        <w:top w:val="none" w:sz="0" w:space="0" w:color="auto"/>
        <w:left w:val="none" w:sz="0" w:space="0" w:color="auto"/>
        <w:bottom w:val="none" w:sz="0" w:space="0" w:color="auto"/>
        <w:right w:val="none" w:sz="0" w:space="0" w:color="auto"/>
      </w:divBdr>
    </w:div>
    <w:div w:id="74933804">
      <w:bodyDiv w:val="1"/>
      <w:marLeft w:val="0"/>
      <w:marRight w:val="0"/>
      <w:marTop w:val="0"/>
      <w:marBottom w:val="0"/>
      <w:divBdr>
        <w:top w:val="none" w:sz="0" w:space="0" w:color="auto"/>
        <w:left w:val="none" w:sz="0" w:space="0" w:color="auto"/>
        <w:bottom w:val="none" w:sz="0" w:space="0" w:color="auto"/>
        <w:right w:val="none" w:sz="0" w:space="0" w:color="auto"/>
      </w:divBdr>
      <w:divsChild>
        <w:div w:id="746536664">
          <w:marLeft w:val="0"/>
          <w:marRight w:val="0"/>
          <w:marTop w:val="0"/>
          <w:marBottom w:val="0"/>
          <w:divBdr>
            <w:top w:val="none" w:sz="0" w:space="0" w:color="auto"/>
            <w:left w:val="none" w:sz="0" w:space="0" w:color="auto"/>
            <w:bottom w:val="none" w:sz="0" w:space="0" w:color="auto"/>
            <w:right w:val="none" w:sz="0" w:space="0" w:color="auto"/>
          </w:divBdr>
        </w:div>
      </w:divsChild>
    </w:div>
    <w:div w:id="74980219">
      <w:bodyDiv w:val="1"/>
      <w:marLeft w:val="0"/>
      <w:marRight w:val="0"/>
      <w:marTop w:val="0"/>
      <w:marBottom w:val="0"/>
      <w:divBdr>
        <w:top w:val="none" w:sz="0" w:space="0" w:color="auto"/>
        <w:left w:val="none" w:sz="0" w:space="0" w:color="auto"/>
        <w:bottom w:val="none" w:sz="0" w:space="0" w:color="auto"/>
        <w:right w:val="none" w:sz="0" w:space="0" w:color="auto"/>
      </w:divBdr>
    </w:div>
    <w:div w:id="75440824">
      <w:bodyDiv w:val="1"/>
      <w:marLeft w:val="0"/>
      <w:marRight w:val="0"/>
      <w:marTop w:val="0"/>
      <w:marBottom w:val="0"/>
      <w:divBdr>
        <w:top w:val="none" w:sz="0" w:space="0" w:color="auto"/>
        <w:left w:val="none" w:sz="0" w:space="0" w:color="auto"/>
        <w:bottom w:val="none" w:sz="0" w:space="0" w:color="auto"/>
        <w:right w:val="none" w:sz="0" w:space="0" w:color="auto"/>
      </w:divBdr>
    </w:div>
    <w:div w:id="76755152">
      <w:bodyDiv w:val="1"/>
      <w:marLeft w:val="0"/>
      <w:marRight w:val="0"/>
      <w:marTop w:val="0"/>
      <w:marBottom w:val="0"/>
      <w:divBdr>
        <w:top w:val="none" w:sz="0" w:space="0" w:color="auto"/>
        <w:left w:val="none" w:sz="0" w:space="0" w:color="auto"/>
        <w:bottom w:val="none" w:sz="0" w:space="0" w:color="auto"/>
        <w:right w:val="none" w:sz="0" w:space="0" w:color="auto"/>
      </w:divBdr>
      <w:divsChild>
        <w:div w:id="816645999">
          <w:marLeft w:val="547"/>
          <w:marRight w:val="0"/>
          <w:marTop w:val="115"/>
          <w:marBottom w:val="0"/>
          <w:divBdr>
            <w:top w:val="none" w:sz="0" w:space="0" w:color="auto"/>
            <w:left w:val="none" w:sz="0" w:space="0" w:color="auto"/>
            <w:bottom w:val="none" w:sz="0" w:space="0" w:color="auto"/>
            <w:right w:val="none" w:sz="0" w:space="0" w:color="auto"/>
          </w:divBdr>
        </w:div>
        <w:div w:id="1065033616">
          <w:marLeft w:val="1166"/>
          <w:marRight w:val="0"/>
          <w:marTop w:val="96"/>
          <w:marBottom w:val="0"/>
          <w:divBdr>
            <w:top w:val="none" w:sz="0" w:space="0" w:color="auto"/>
            <w:left w:val="none" w:sz="0" w:space="0" w:color="auto"/>
            <w:bottom w:val="none" w:sz="0" w:space="0" w:color="auto"/>
            <w:right w:val="none" w:sz="0" w:space="0" w:color="auto"/>
          </w:divBdr>
        </w:div>
        <w:div w:id="1929537657">
          <w:marLeft w:val="547"/>
          <w:marRight w:val="0"/>
          <w:marTop w:val="115"/>
          <w:marBottom w:val="0"/>
          <w:divBdr>
            <w:top w:val="none" w:sz="0" w:space="0" w:color="auto"/>
            <w:left w:val="none" w:sz="0" w:space="0" w:color="auto"/>
            <w:bottom w:val="none" w:sz="0" w:space="0" w:color="auto"/>
            <w:right w:val="none" w:sz="0" w:space="0" w:color="auto"/>
          </w:divBdr>
        </w:div>
        <w:div w:id="2060353471">
          <w:marLeft w:val="1166"/>
          <w:marRight w:val="0"/>
          <w:marTop w:val="96"/>
          <w:marBottom w:val="0"/>
          <w:divBdr>
            <w:top w:val="none" w:sz="0" w:space="0" w:color="auto"/>
            <w:left w:val="none" w:sz="0" w:space="0" w:color="auto"/>
            <w:bottom w:val="none" w:sz="0" w:space="0" w:color="auto"/>
            <w:right w:val="none" w:sz="0" w:space="0" w:color="auto"/>
          </w:divBdr>
        </w:div>
        <w:div w:id="2139371567">
          <w:marLeft w:val="1166"/>
          <w:marRight w:val="0"/>
          <w:marTop w:val="115"/>
          <w:marBottom w:val="0"/>
          <w:divBdr>
            <w:top w:val="none" w:sz="0" w:space="0" w:color="auto"/>
            <w:left w:val="none" w:sz="0" w:space="0" w:color="auto"/>
            <w:bottom w:val="none" w:sz="0" w:space="0" w:color="auto"/>
            <w:right w:val="none" w:sz="0" w:space="0" w:color="auto"/>
          </w:divBdr>
        </w:div>
      </w:divsChild>
    </w:div>
    <w:div w:id="77023418">
      <w:bodyDiv w:val="1"/>
      <w:marLeft w:val="0"/>
      <w:marRight w:val="0"/>
      <w:marTop w:val="0"/>
      <w:marBottom w:val="0"/>
      <w:divBdr>
        <w:top w:val="none" w:sz="0" w:space="0" w:color="auto"/>
        <w:left w:val="none" w:sz="0" w:space="0" w:color="auto"/>
        <w:bottom w:val="none" w:sz="0" w:space="0" w:color="auto"/>
        <w:right w:val="none" w:sz="0" w:space="0" w:color="auto"/>
      </w:divBdr>
    </w:div>
    <w:div w:id="77406408">
      <w:bodyDiv w:val="1"/>
      <w:marLeft w:val="0"/>
      <w:marRight w:val="0"/>
      <w:marTop w:val="0"/>
      <w:marBottom w:val="0"/>
      <w:divBdr>
        <w:top w:val="none" w:sz="0" w:space="0" w:color="auto"/>
        <w:left w:val="none" w:sz="0" w:space="0" w:color="auto"/>
        <w:bottom w:val="none" w:sz="0" w:space="0" w:color="auto"/>
        <w:right w:val="none" w:sz="0" w:space="0" w:color="auto"/>
      </w:divBdr>
      <w:divsChild>
        <w:div w:id="1684818849">
          <w:marLeft w:val="0"/>
          <w:marRight w:val="0"/>
          <w:marTop w:val="0"/>
          <w:marBottom w:val="0"/>
          <w:divBdr>
            <w:top w:val="none" w:sz="0" w:space="0" w:color="auto"/>
            <w:left w:val="none" w:sz="0" w:space="0" w:color="auto"/>
            <w:bottom w:val="none" w:sz="0" w:space="0" w:color="auto"/>
            <w:right w:val="none" w:sz="0" w:space="0" w:color="auto"/>
          </w:divBdr>
        </w:div>
      </w:divsChild>
    </w:div>
    <w:div w:id="78185482">
      <w:bodyDiv w:val="1"/>
      <w:marLeft w:val="0"/>
      <w:marRight w:val="0"/>
      <w:marTop w:val="0"/>
      <w:marBottom w:val="0"/>
      <w:divBdr>
        <w:top w:val="none" w:sz="0" w:space="0" w:color="auto"/>
        <w:left w:val="none" w:sz="0" w:space="0" w:color="auto"/>
        <w:bottom w:val="none" w:sz="0" w:space="0" w:color="auto"/>
        <w:right w:val="none" w:sz="0" w:space="0" w:color="auto"/>
      </w:divBdr>
    </w:div>
    <w:div w:id="78601552">
      <w:bodyDiv w:val="1"/>
      <w:marLeft w:val="0"/>
      <w:marRight w:val="0"/>
      <w:marTop w:val="0"/>
      <w:marBottom w:val="0"/>
      <w:divBdr>
        <w:top w:val="none" w:sz="0" w:space="0" w:color="auto"/>
        <w:left w:val="none" w:sz="0" w:space="0" w:color="auto"/>
        <w:bottom w:val="none" w:sz="0" w:space="0" w:color="auto"/>
        <w:right w:val="none" w:sz="0" w:space="0" w:color="auto"/>
      </w:divBdr>
    </w:div>
    <w:div w:id="78871254">
      <w:bodyDiv w:val="1"/>
      <w:marLeft w:val="0"/>
      <w:marRight w:val="0"/>
      <w:marTop w:val="0"/>
      <w:marBottom w:val="0"/>
      <w:divBdr>
        <w:top w:val="none" w:sz="0" w:space="0" w:color="auto"/>
        <w:left w:val="none" w:sz="0" w:space="0" w:color="auto"/>
        <w:bottom w:val="none" w:sz="0" w:space="0" w:color="auto"/>
        <w:right w:val="none" w:sz="0" w:space="0" w:color="auto"/>
      </w:divBdr>
      <w:divsChild>
        <w:div w:id="1958677918">
          <w:marLeft w:val="547"/>
          <w:marRight w:val="0"/>
          <w:marTop w:val="96"/>
          <w:marBottom w:val="0"/>
          <w:divBdr>
            <w:top w:val="none" w:sz="0" w:space="0" w:color="auto"/>
            <w:left w:val="none" w:sz="0" w:space="0" w:color="auto"/>
            <w:bottom w:val="none" w:sz="0" w:space="0" w:color="auto"/>
            <w:right w:val="none" w:sz="0" w:space="0" w:color="auto"/>
          </w:divBdr>
        </w:div>
      </w:divsChild>
    </w:div>
    <w:div w:id="81294246">
      <w:bodyDiv w:val="1"/>
      <w:marLeft w:val="0"/>
      <w:marRight w:val="0"/>
      <w:marTop w:val="0"/>
      <w:marBottom w:val="0"/>
      <w:divBdr>
        <w:top w:val="none" w:sz="0" w:space="0" w:color="auto"/>
        <w:left w:val="none" w:sz="0" w:space="0" w:color="auto"/>
        <w:bottom w:val="none" w:sz="0" w:space="0" w:color="auto"/>
        <w:right w:val="none" w:sz="0" w:space="0" w:color="auto"/>
      </w:divBdr>
      <w:divsChild>
        <w:div w:id="1171943509">
          <w:marLeft w:val="547"/>
          <w:marRight w:val="0"/>
          <w:marTop w:val="130"/>
          <w:marBottom w:val="0"/>
          <w:divBdr>
            <w:top w:val="none" w:sz="0" w:space="0" w:color="auto"/>
            <w:left w:val="none" w:sz="0" w:space="0" w:color="auto"/>
            <w:bottom w:val="none" w:sz="0" w:space="0" w:color="auto"/>
            <w:right w:val="none" w:sz="0" w:space="0" w:color="auto"/>
          </w:divBdr>
        </w:div>
        <w:div w:id="1523012742">
          <w:marLeft w:val="547"/>
          <w:marRight w:val="0"/>
          <w:marTop w:val="130"/>
          <w:marBottom w:val="0"/>
          <w:divBdr>
            <w:top w:val="none" w:sz="0" w:space="0" w:color="auto"/>
            <w:left w:val="none" w:sz="0" w:space="0" w:color="auto"/>
            <w:bottom w:val="none" w:sz="0" w:space="0" w:color="auto"/>
            <w:right w:val="none" w:sz="0" w:space="0" w:color="auto"/>
          </w:divBdr>
        </w:div>
      </w:divsChild>
    </w:div>
    <w:div w:id="81336720">
      <w:bodyDiv w:val="1"/>
      <w:marLeft w:val="0"/>
      <w:marRight w:val="0"/>
      <w:marTop w:val="0"/>
      <w:marBottom w:val="0"/>
      <w:divBdr>
        <w:top w:val="none" w:sz="0" w:space="0" w:color="auto"/>
        <w:left w:val="none" w:sz="0" w:space="0" w:color="auto"/>
        <w:bottom w:val="none" w:sz="0" w:space="0" w:color="auto"/>
        <w:right w:val="none" w:sz="0" w:space="0" w:color="auto"/>
      </w:divBdr>
    </w:div>
    <w:div w:id="82999739">
      <w:bodyDiv w:val="1"/>
      <w:marLeft w:val="0"/>
      <w:marRight w:val="0"/>
      <w:marTop w:val="0"/>
      <w:marBottom w:val="0"/>
      <w:divBdr>
        <w:top w:val="none" w:sz="0" w:space="0" w:color="auto"/>
        <w:left w:val="none" w:sz="0" w:space="0" w:color="auto"/>
        <w:bottom w:val="none" w:sz="0" w:space="0" w:color="auto"/>
        <w:right w:val="none" w:sz="0" w:space="0" w:color="auto"/>
      </w:divBdr>
    </w:div>
    <w:div w:id="83304106">
      <w:bodyDiv w:val="1"/>
      <w:marLeft w:val="0"/>
      <w:marRight w:val="0"/>
      <w:marTop w:val="0"/>
      <w:marBottom w:val="0"/>
      <w:divBdr>
        <w:top w:val="none" w:sz="0" w:space="0" w:color="auto"/>
        <w:left w:val="none" w:sz="0" w:space="0" w:color="auto"/>
        <w:bottom w:val="none" w:sz="0" w:space="0" w:color="auto"/>
        <w:right w:val="none" w:sz="0" w:space="0" w:color="auto"/>
      </w:divBdr>
    </w:div>
    <w:div w:id="84039940">
      <w:bodyDiv w:val="1"/>
      <w:marLeft w:val="0"/>
      <w:marRight w:val="0"/>
      <w:marTop w:val="0"/>
      <w:marBottom w:val="0"/>
      <w:divBdr>
        <w:top w:val="none" w:sz="0" w:space="0" w:color="auto"/>
        <w:left w:val="none" w:sz="0" w:space="0" w:color="auto"/>
        <w:bottom w:val="none" w:sz="0" w:space="0" w:color="auto"/>
        <w:right w:val="none" w:sz="0" w:space="0" w:color="auto"/>
      </w:divBdr>
    </w:div>
    <w:div w:id="84425270">
      <w:bodyDiv w:val="1"/>
      <w:marLeft w:val="0"/>
      <w:marRight w:val="0"/>
      <w:marTop w:val="0"/>
      <w:marBottom w:val="0"/>
      <w:divBdr>
        <w:top w:val="none" w:sz="0" w:space="0" w:color="auto"/>
        <w:left w:val="none" w:sz="0" w:space="0" w:color="auto"/>
        <w:bottom w:val="none" w:sz="0" w:space="0" w:color="auto"/>
        <w:right w:val="none" w:sz="0" w:space="0" w:color="auto"/>
      </w:divBdr>
      <w:divsChild>
        <w:div w:id="103767671">
          <w:marLeft w:val="547"/>
          <w:marRight w:val="0"/>
          <w:marTop w:val="96"/>
          <w:marBottom w:val="0"/>
          <w:divBdr>
            <w:top w:val="none" w:sz="0" w:space="0" w:color="auto"/>
            <w:left w:val="none" w:sz="0" w:space="0" w:color="auto"/>
            <w:bottom w:val="none" w:sz="0" w:space="0" w:color="auto"/>
            <w:right w:val="none" w:sz="0" w:space="0" w:color="auto"/>
          </w:divBdr>
        </w:div>
        <w:div w:id="368721103">
          <w:marLeft w:val="1166"/>
          <w:marRight w:val="0"/>
          <w:marTop w:val="96"/>
          <w:marBottom w:val="0"/>
          <w:divBdr>
            <w:top w:val="none" w:sz="0" w:space="0" w:color="auto"/>
            <w:left w:val="none" w:sz="0" w:space="0" w:color="auto"/>
            <w:bottom w:val="none" w:sz="0" w:space="0" w:color="auto"/>
            <w:right w:val="none" w:sz="0" w:space="0" w:color="auto"/>
          </w:divBdr>
        </w:div>
        <w:div w:id="689453909">
          <w:marLeft w:val="1166"/>
          <w:marRight w:val="0"/>
          <w:marTop w:val="96"/>
          <w:marBottom w:val="0"/>
          <w:divBdr>
            <w:top w:val="none" w:sz="0" w:space="0" w:color="auto"/>
            <w:left w:val="none" w:sz="0" w:space="0" w:color="auto"/>
            <w:bottom w:val="none" w:sz="0" w:space="0" w:color="auto"/>
            <w:right w:val="none" w:sz="0" w:space="0" w:color="auto"/>
          </w:divBdr>
        </w:div>
        <w:div w:id="800654990">
          <w:marLeft w:val="547"/>
          <w:marRight w:val="0"/>
          <w:marTop w:val="96"/>
          <w:marBottom w:val="0"/>
          <w:divBdr>
            <w:top w:val="none" w:sz="0" w:space="0" w:color="auto"/>
            <w:left w:val="none" w:sz="0" w:space="0" w:color="auto"/>
            <w:bottom w:val="none" w:sz="0" w:space="0" w:color="auto"/>
            <w:right w:val="none" w:sz="0" w:space="0" w:color="auto"/>
          </w:divBdr>
        </w:div>
        <w:div w:id="1789204509">
          <w:marLeft w:val="1166"/>
          <w:marRight w:val="0"/>
          <w:marTop w:val="96"/>
          <w:marBottom w:val="0"/>
          <w:divBdr>
            <w:top w:val="none" w:sz="0" w:space="0" w:color="auto"/>
            <w:left w:val="none" w:sz="0" w:space="0" w:color="auto"/>
            <w:bottom w:val="none" w:sz="0" w:space="0" w:color="auto"/>
            <w:right w:val="none" w:sz="0" w:space="0" w:color="auto"/>
          </w:divBdr>
        </w:div>
      </w:divsChild>
    </w:div>
    <w:div w:id="84767001">
      <w:bodyDiv w:val="1"/>
      <w:marLeft w:val="0"/>
      <w:marRight w:val="0"/>
      <w:marTop w:val="0"/>
      <w:marBottom w:val="0"/>
      <w:divBdr>
        <w:top w:val="none" w:sz="0" w:space="0" w:color="auto"/>
        <w:left w:val="none" w:sz="0" w:space="0" w:color="auto"/>
        <w:bottom w:val="none" w:sz="0" w:space="0" w:color="auto"/>
        <w:right w:val="none" w:sz="0" w:space="0" w:color="auto"/>
      </w:divBdr>
    </w:div>
    <w:div w:id="84809094">
      <w:bodyDiv w:val="1"/>
      <w:marLeft w:val="0"/>
      <w:marRight w:val="0"/>
      <w:marTop w:val="0"/>
      <w:marBottom w:val="0"/>
      <w:divBdr>
        <w:top w:val="none" w:sz="0" w:space="0" w:color="auto"/>
        <w:left w:val="none" w:sz="0" w:space="0" w:color="auto"/>
        <w:bottom w:val="none" w:sz="0" w:space="0" w:color="auto"/>
        <w:right w:val="none" w:sz="0" w:space="0" w:color="auto"/>
      </w:divBdr>
    </w:div>
    <w:div w:id="86075400">
      <w:bodyDiv w:val="1"/>
      <w:marLeft w:val="0"/>
      <w:marRight w:val="0"/>
      <w:marTop w:val="0"/>
      <w:marBottom w:val="0"/>
      <w:divBdr>
        <w:top w:val="none" w:sz="0" w:space="0" w:color="auto"/>
        <w:left w:val="none" w:sz="0" w:space="0" w:color="auto"/>
        <w:bottom w:val="none" w:sz="0" w:space="0" w:color="auto"/>
        <w:right w:val="none" w:sz="0" w:space="0" w:color="auto"/>
      </w:divBdr>
    </w:div>
    <w:div w:id="86270698">
      <w:bodyDiv w:val="1"/>
      <w:marLeft w:val="0"/>
      <w:marRight w:val="0"/>
      <w:marTop w:val="0"/>
      <w:marBottom w:val="0"/>
      <w:divBdr>
        <w:top w:val="none" w:sz="0" w:space="0" w:color="auto"/>
        <w:left w:val="none" w:sz="0" w:space="0" w:color="auto"/>
        <w:bottom w:val="none" w:sz="0" w:space="0" w:color="auto"/>
        <w:right w:val="none" w:sz="0" w:space="0" w:color="auto"/>
      </w:divBdr>
    </w:div>
    <w:div w:id="86391657">
      <w:bodyDiv w:val="1"/>
      <w:marLeft w:val="0"/>
      <w:marRight w:val="0"/>
      <w:marTop w:val="0"/>
      <w:marBottom w:val="0"/>
      <w:divBdr>
        <w:top w:val="none" w:sz="0" w:space="0" w:color="auto"/>
        <w:left w:val="none" w:sz="0" w:space="0" w:color="auto"/>
        <w:bottom w:val="none" w:sz="0" w:space="0" w:color="auto"/>
        <w:right w:val="none" w:sz="0" w:space="0" w:color="auto"/>
      </w:divBdr>
      <w:divsChild>
        <w:div w:id="612522104">
          <w:marLeft w:val="360"/>
          <w:marRight w:val="0"/>
          <w:marTop w:val="200"/>
          <w:marBottom w:val="0"/>
          <w:divBdr>
            <w:top w:val="none" w:sz="0" w:space="0" w:color="auto"/>
            <w:left w:val="none" w:sz="0" w:space="0" w:color="auto"/>
            <w:bottom w:val="none" w:sz="0" w:space="0" w:color="auto"/>
            <w:right w:val="none" w:sz="0" w:space="0" w:color="auto"/>
          </w:divBdr>
        </w:div>
        <w:div w:id="706685877">
          <w:marLeft w:val="1800"/>
          <w:marRight w:val="0"/>
          <w:marTop w:val="100"/>
          <w:marBottom w:val="0"/>
          <w:divBdr>
            <w:top w:val="none" w:sz="0" w:space="0" w:color="auto"/>
            <w:left w:val="none" w:sz="0" w:space="0" w:color="auto"/>
            <w:bottom w:val="none" w:sz="0" w:space="0" w:color="auto"/>
            <w:right w:val="none" w:sz="0" w:space="0" w:color="auto"/>
          </w:divBdr>
        </w:div>
        <w:div w:id="1110128069">
          <w:marLeft w:val="360"/>
          <w:marRight w:val="0"/>
          <w:marTop w:val="200"/>
          <w:marBottom w:val="0"/>
          <w:divBdr>
            <w:top w:val="none" w:sz="0" w:space="0" w:color="auto"/>
            <w:left w:val="none" w:sz="0" w:space="0" w:color="auto"/>
            <w:bottom w:val="none" w:sz="0" w:space="0" w:color="auto"/>
            <w:right w:val="none" w:sz="0" w:space="0" w:color="auto"/>
          </w:divBdr>
        </w:div>
        <w:div w:id="1129394996">
          <w:marLeft w:val="1080"/>
          <w:marRight w:val="0"/>
          <w:marTop w:val="100"/>
          <w:marBottom w:val="0"/>
          <w:divBdr>
            <w:top w:val="none" w:sz="0" w:space="0" w:color="auto"/>
            <w:left w:val="none" w:sz="0" w:space="0" w:color="auto"/>
            <w:bottom w:val="none" w:sz="0" w:space="0" w:color="auto"/>
            <w:right w:val="none" w:sz="0" w:space="0" w:color="auto"/>
          </w:divBdr>
        </w:div>
        <w:div w:id="1595236523">
          <w:marLeft w:val="1080"/>
          <w:marRight w:val="0"/>
          <w:marTop w:val="100"/>
          <w:marBottom w:val="0"/>
          <w:divBdr>
            <w:top w:val="none" w:sz="0" w:space="0" w:color="auto"/>
            <w:left w:val="none" w:sz="0" w:space="0" w:color="auto"/>
            <w:bottom w:val="none" w:sz="0" w:space="0" w:color="auto"/>
            <w:right w:val="none" w:sz="0" w:space="0" w:color="auto"/>
          </w:divBdr>
        </w:div>
        <w:div w:id="1789154440">
          <w:marLeft w:val="1080"/>
          <w:marRight w:val="0"/>
          <w:marTop w:val="100"/>
          <w:marBottom w:val="0"/>
          <w:divBdr>
            <w:top w:val="none" w:sz="0" w:space="0" w:color="auto"/>
            <w:left w:val="none" w:sz="0" w:space="0" w:color="auto"/>
            <w:bottom w:val="none" w:sz="0" w:space="0" w:color="auto"/>
            <w:right w:val="none" w:sz="0" w:space="0" w:color="auto"/>
          </w:divBdr>
        </w:div>
        <w:div w:id="1861310608">
          <w:marLeft w:val="360"/>
          <w:marRight w:val="0"/>
          <w:marTop w:val="200"/>
          <w:marBottom w:val="0"/>
          <w:divBdr>
            <w:top w:val="none" w:sz="0" w:space="0" w:color="auto"/>
            <w:left w:val="none" w:sz="0" w:space="0" w:color="auto"/>
            <w:bottom w:val="none" w:sz="0" w:space="0" w:color="auto"/>
            <w:right w:val="none" w:sz="0" w:space="0" w:color="auto"/>
          </w:divBdr>
        </w:div>
      </w:divsChild>
    </w:div>
    <w:div w:id="86509546">
      <w:bodyDiv w:val="1"/>
      <w:marLeft w:val="0"/>
      <w:marRight w:val="0"/>
      <w:marTop w:val="0"/>
      <w:marBottom w:val="0"/>
      <w:divBdr>
        <w:top w:val="none" w:sz="0" w:space="0" w:color="auto"/>
        <w:left w:val="none" w:sz="0" w:space="0" w:color="auto"/>
        <w:bottom w:val="none" w:sz="0" w:space="0" w:color="auto"/>
        <w:right w:val="none" w:sz="0" w:space="0" w:color="auto"/>
      </w:divBdr>
    </w:div>
    <w:div w:id="86512003">
      <w:bodyDiv w:val="1"/>
      <w:marLeft w:val="0"/>
      <w:marRight w:val="0"/>
      <w:marTop w:val="0"/>
      <w:marBottom w:val="0"/>
      <w:divBdr>
        <w:top w:val="none" w:sz="0" w:space="0" w:color="auto"/>
        <w:left w:val="none" w:sz="0" w:space="0" w:color="auto"/>
        <w:bottom w:val="none" w:sz="0" w:space="0" w:color="auto"/>
        <w:right w:val="none" w:sz="0" w:space="0" w:color="auto"/>
      </w:divBdr>
    </w:div>
    <w:div w:id="86658647">
      <w:bodyDiv w:val="1"/>
      <w:marLeft w:val="0"/>
      <w:marRight w:val="0"/>
      <w:marTop w:val="0"/>
      <w:marBottom w:val="0"/>
      <w:divBdr>
        <w:top w:val="none" w:sz="0" w:space="0" w:color="auto"/>
        <w:left w:val="none" w:sz="0" w:space="0" w:color="auto"/>
        <w:bottom w:val="none" w:sz="0" w:space="0" w:color="auto"/>
        <w:right w:val="none" w:sz="0" w:space="0" w:color="auto"/>
      </w:divBdr>
    </w:div>
    <w:div w:id="86853426">
      <w:bodyDiv w:val="1"/>
      <w:marLeft w:val="0"/>
      <w:marRight w:val="0"/>
      <w:marTop w:val="0"/>
      <w:marBottom w:val="0"/>
      <w:divBdr>
        <w:top w:val="none" w:sz="0" w:space="0" w:color="auto"/>
        <w:left w:val="none" w:sz="0" w:space="0" w:color="auto"/>
        <w:bottom w:val="none" w:sz="0" w:space="0" w:color="auto"/>
        <w:right w:val="none" w:sz="0" w:space="0" w:color="auto"/>
      </w:divBdr>
    </w:div>
    <w:div w:id="89278296">
      <w:bodyDiv w:val="1"/>
      <w:marLeft w:val="0"/>
      <w:marRight w:val="0"/>
      <w:marTop w:val="0"/>
      <w:marBottom w:val="0"/>
      <w:divBdr>
        <w:top w:val="none" w:sz="0" w:space="0" w:color="auto"/>
        <w:left w:val="none" w:sz="0" w:space="0" w:color="auto"/>
        <w:bottom w:val="none" w:sz="0" w:space="0" w:color="auto"/>
        <w:right w:val="none" w:sz="0" w:space="0" w:color="auto"/>
      </w:divBdr>
      <w:divsChild>
        <w:div w:id="325209436">
          <w:marLeft w:val="1166"/>
          <w:marRight w:val="0"/>
          <w:marTop w:val="134"/>
          <w:marBottom w:val="0"/>
          <w:divBdr>
            <w:top w:val="none" w:sz="0" w:space="0" w:color="auto"/>
            <w:left w:val="none" w:sz="0" w:space="0" w:color="auto"/>
            <w:bottom w:val="none" w:sz="0" w:space="0" w:color="auto"/>
            <w:right w:val="none" w:sz="0" w:space="0" w:color="auto"/>
          </w:divBdr>
        </w:div>
        <w:div w:id="1366368502">
          <w:marLeft w:val="1166"/>
          <w:marRight w:val="0"/>
          <w:marTop w:val="134"/>
          <w:marBottom w:val="0"/>
          <w:divBdr>
            <w:top w:val="none" w:sz="0" w:space="0" w:color="auto"/>
            <w:left w:val="none" w:sz="0" w:space="0" w:color="auto"/>
            <w:bottom w:val="none" w:sz="0" w:space="0" w:color="auto"/>
            <w:right w:val="none" w:sz="0" w:space="0" w:color="auto"/>
          </w:divBdr>
        </w:div>
        <w:div w:id="1627158576">
          <w:marLeft w:val="547"/>
          <w:marRight w:val="0"/>
          <w:marTop w:val="154"/>
          <w:marBottom w:val="0"/>
          <w:divBdr>
            <w:top w:val="none" w:sz="0" w:space="0" w:color="auto"/>
            <w:left w:val="none" w:sz="0" w:space="0" w:color="auto"/>
            <w:bottom w:val="none" w:sz="0" w:space="0" w:color="auto"/>
            <w:right w:val="none" w:sz="0" w:space="0" w:color="auto"/>
          </w:divBdr>
        </w:div>
        <w:div w:id="1634361640">
          <w:marLeft w:val="547"/>
          <w:marRight w:val="0"/>
          <w:marTop w:val="154"/>
          <w:marBottom w:val="0"/>
          <w:divBdr>
            <w:top w:val="none" w:sz="0" w:space="0" w:color="auto"/>
            <w:left w:val="none" w:sz="0" w:space="0" w:color="auto"/>
            <w:bottom w:val="none" w:sz="0" w:space="0" w:color="auto"/>
            <w:right w:val="none" w:sz="0" w:space="0" w:color="auto"/>
          </w:divBdr>
        </w:div>
      </w:divsChild>
    </w:div>
    <w:div w:id="89351406">
      <w:bodyDiv w:val="1"/>
      <w:marLeft w:val="0"/>
      <w:marRight w:val="0"/>
      <w:marTop w:val="0"/>
      <w:marBottom w:val="0"/>
      <w:divBdr>
        <w:top w:val="none" w:sz="0" w:space="0" w:color="auto"/>
        <w:left w:val="none" w:sz="0" w:space="0" w:color="auto"/>
        <w:bottom w:val="none" w:sz="0" w:space="0" w:color="auto"/>
        <w:right w:val="none" w:sz="0" w:space="0" w:color="auto"/>
      </w:divBdr>
    </w:div>
    <w:div w:id="89354639">
      <w:bodyDiv w:val="1"/>
      <w:marLeft w:val="0"/>
      <w:marRight w:val="0"/>
      <w:marTop w:val="0"/>
      <w:marBottom w:val="0"/>
      <w:divBdr>
        <w:top w:val="none" w:sz="0" w:space="0" w:color="auto"/>
        <w:left w:val="none" w:sz="0" w:space="0" w:color="auto"/>
        <w:bottom w:val="none" w:sz="0" w:space="0" w:color="auto"/>
        <w:right w:val="none" w:sz="0" w:space="0" w:color="auto"/>
      </w:divBdr>
      <w:divsChild>
        <w:div w:id="261500091">
          <w:marLeft w:val="0"/>
          <w:marRight w:val="0"/>
          <w:marTop w:val="0"/>
          <w:marBottom w:val="0"/>
          <w:divBdr>
            <w:top w:val="none" w:sz="0" w:space="0" w:color="auto"/>
            <w:left w:val="none" w:sz="0" w:space="0" w:color="auto"/>
            <w:bottom w:val="none" w:sz="0" w:space="0" w:color="auto"/>
            <w:right w:val="none" w:sz="0" w:space="0" w:color="auto"/>
          </w:divBdr>
        </w:div>
      </w:divsChild>
    </w:div>
    <w:div w:id="89665330">
      <w:bodyDiv w:val="1"/>
      <w:marLeft w:val="0"/>
      <w:marRight w:val="0"/>
      <w:marTop w:val="0"/>
      <w:marBottom w:val="0"/>
      <w:divBdr>
        <w:top w:val="none" w:sz="0" w:space="0" w:color="auto"/>
        <w:left w:val="none" w:sz="0" w:space="0" w:color="auto"/>
        <w:bottom w:val="none" w:sz="0" w:space="0" w:color="auto"/>
        <w:right w:val="none" w:sz="0" w:space="0" w:color="auto"/>
      </w:divBdr>
    </w:div>
    <w:div w:id="90469015">
      <w:bodyDiv w:val="1"/>
      <w:marLeft w:val="0"/>
      <w:marRight w:val="0"/>
      <w:marTop w:val="0"/>
      <w:marBottom w:val="0"/>
      <w:divBdr>
        <w:top w:val="none" w:sz="0" w:space="0" w:color="auto"/>
        <w:left w:val="none" w:sz="0" w:space="0" w:color="auto"/>
        <w:bottom w:val="none" w:sz="0" w:space="0" w:color="auto"/>
        <w:right w:val="none" w:sz="0" w:space="0" w:color="auto"/>
      </w:divBdr>
      <w:divsChild>
        <w:div w:id="163252739">
          <w:marLeft w:val="1166"/>
          <w:marRight w:val="0"/>
          <w:marTop w:val="106"/>
          <w:marBottom w:val="0"/>
          <w:divBdr>
            <w:top w:val="none" w:sz="0" w:space="0" w:color="auto"/>
            <w:left w:val="none" w:sz="0" w:space="0" w:color="auto"/>
            <w:bottom w:val="none" w:sz="0" w:space="0" w:color="auto"/>
            <w:right w:val="none" w:sz="0" w:space="0" w:color="auto"/>
          </w:divBdr>
        </w:div>
        <w:div w:id="338778079">
          <w:marLeft w:val="547"/>
          <w:marRight w:val="0"/>
          <w:marTop w:val="120"/>
          <w:marBottom w:val="0"/>
          <w:divBdr>
            <w:top w:val="none" w:sz="0" w:space="0" w:color="auto"/>
            <w:left w:val="none" w:sz="0" w:space="0" w:color="auto"/>
            <w:bottom w:val="none" w:sz="0" w:space="0" w:color="auto"/>
            <w:right w:val="none" w:sz="0" w:space="0" w:color="auto"/>
          </w:divBdr>
        </w:div>
        <w:div w:id="635648457">
          <w:marLeft w:val="1166"/>
          <w:marRight w:val="0"/>
          <w:marTop w:val="106"/>
          <w:marBottom w:val="0"/>
          <w:divBdr>
            <w:top w:val="none" w:sz="0" w:space="0" w:color="auto"/>
            <w:left w:val="none" w:sz="0" w:space="0" w:color="auto"/>
            <w:bottom w:val="none" w:sz="0" w:space="0" w:color="auto"/>
            <w:right w:val="none" w:sz="0" w:space="0" w:color="auto"/>
          </w:divBdr>
        </w:div>
        <w:div w:id="703678526">
          <w:marLeft w:val="547"/>
          <w:marRight w:val="0"/>
          <w:marTop w:val="120"/>
          <w:marBottom w:val="0"/>
          <w:divBdr>
            <w:top w:val="none" w:sz="0" w:space="0" w:color="auto"/>
            <w:left w:val="none" w:sz="0" w:space="0" w:color="auto"/>
            <w:bottom w:val="none" w:sz="0" w:space="0" w:color="auto"/>
            <w:right w:val="none" w:sz="0" w:space="0" w:color="auto"/>
          </w:divBdr>
        </w:div>
        <w:div w:id="976642288">
          <w:marLeft w:val="1166"/>
          <w:marRight w:val="0"/>
          <w:marTop w:val="106"/>
          <w:marBottom w:val="0"/>
          <w:divBdr>
            <w:top w:val="none" w:sz="0" w:space="0" w:color="auto"/>
            <w:left w:val="none" w:sz="0" w:space="0" w:color="auto"/>
            <w:bottom w:val="none" w:sz="0" w:space="0" w:color="auto"/>
            <w:right w:val="none" w:sz="0" w:space="0" w:color="auto"/>
          </w:divBdr>
        </w:div>
        <w:div w:id="996420250">
          <w:marLeft w:val="1800"/>
          <w:marRight w:val="0"/>
          <w:marTop w:val="91"/>
          <w:marBottom w:val="0"/>
          <w:divBdr>
            <w:top w:val="none" w:sz="0" w:space="0" w:color="auto"/>
            <w:left w:val="none" w:sz="0" w:space="0" w:color="auto"/>
            <w:bottom w:val="none" w:sz="0" w:space="0" w:color="auto"/>
            <w:right w:val="none" w:sz="0" w:space="0" w:color="auto"/>
          </w:divBdr>
        </w:div>
        <w:div w:id="1098794822">
          <w:marLeft w:val="1166"/>
          <w:marRight w:val="0"/>
          <w:marTop w:val="106"/>
          <w:marBottom w:val="0"/>
          <w:divBdr>
            <w:top w:val="none" w:sz="0" w:space="0" w:color="auto"/>
            <w:left w:val="none" w:sz="0" w:space="0" w:color="auto"/>
            <w:bottom w:val="none" w:sz="0" w:space="0" w:color="auto"/>
            <w:right w:val="none" w:sz="0" w:space="0" w:color="auto"/>
          </w:divBdr>
        </w:div>
        <w:div w:id="1572814199">
          <w:marLeft w:val="547"/>
          <w:marRight w:val="0"/>
          <w:marTop w:val="120"/>
          <w:marBottom w:val="0"/>
          <w:divBdr>
            <w:top w:val="none" w:sz="0" w:space="0" w:color="auto"/>
            <w:left w:val="none" w:sz="0" w:space="0" w:color="auto"/>
            <w:bottom w:val="none" w:sz="0" w:space="0" w:color="auto"/>
            <w:right w:val="none" w:sz="0" w:space="0" w:color="auto"/>
          </w:divBdr>
        </w:div>
        <w:div w:id="1903170275">
          <w:marLeft w:val="547"/>
          <w:marRight w:val="0"/>
          <w:marTop w:val="120"/>
          <w:marBottom w:val="0"/>
          <w:divBdr>
            <w:top w:val="none" w:sz="0" w:space="0" w:color="auto"/>
            <w:left w:val="none" w:sz="0" w:space="0" w:color="auto"/>
            <w:bottom w:val="none" w:sz="0" w:space="0" w:color="auto"/>
            <w:right w:val="none" w:sz="0" w:space="0" w:color="auto"/>
          </w:divBdr>
        </w:div>
        <w:div w:id="2038848249">
          <w:marLeft w:val="1166"/>
          <w:marRight w:val="0"/>
          <w:marTop w:val="106"/>
          <w:marBottom w:val="0"/>
          <w:divBdr>
            <w:top w:val="none" w:sz="0" w:space="0" w:color="auto"/>
            <w:left w:val="none" w:sz="0" w:space="0" w:color="auto"/>
            <w:bottom w:val="none" w:sz="0" w:space="0" w:color="auto"/>
            <w:right w:val="none" w:sz="0" w:space="0" w:color="auto"/>
          </w:divBdr>
        </w:div>
      </w:divsChild>
    </w:div>
    <w:div w:id="90509415">
      <w:bodyDiv w:val="1"/>
      <w:marLeft w:val="0"/>
      <w:marRight w:val="0"/>
      <w:marTop w:val="0"/>
      <w:marBottom w:val="0"/>
      <w:divBdr>
        <w:top w:val="none" w:sz="0" w:space="0" w:color="auto"/>
        <w:left w:val="none" w:sz="0" w:space="0" w:color="auto"/>
        <w:bottom w:val="none" w:sz="0" w:space="0" w:color="auto"/>
        <w:right w:val="none" w:sz="0" w:space="0" w:color="auto"/>
      </w:divBdr>
    </w:div>
    <w:div w:id="91631418">
      <w:bodyDiv w:val="1"/>
      <w:marLeft w:val="0"/>
      <w:marRight w:val="0"/>
      <w:marTop w:val="0"/>
      <w:marBottom w:val="0"/>
      <w:divBdr>
        <w:top w:val="none" w:sz="0" w:space="0" w:color="auto"/>
        <w:left w:val="none" w:sz="0" w:space="0" w:color="auto"/>
        <w:bottom w:val="none" w:sz="0" w:space="0" w:color="auto"/>
        <w:right w:val="none" w:sz="0" w:space="0" w:color="auto"/>
      </w:divBdr>
      <w:divsChild>
        <w:div w:id="400835098">
          <w:marLeft w:val="1166"/>
          <w:marRight w:val="0"/>
          <w:marTop w:val="134"/>
          <w:marBottom w:val="0"/>
          <w:divBdr>
            <w:top w:val="none" w:sz="0" w:space="0" w:color="auto"/>
            <w:left w:val="none" w:sz="0" w:space="0" w:color="auto"/>
            <w:bottom w:val="none" w:sz="0" w:space="0" w:color="auto"/>
            <w:right w:val="none" w:sz="0" w:space="0" w:color="auto"/>
          </w:divBdr>
        </w:div>
        <w:div w:id="486409212">
          <w:marLeft w:val="547"/>
          <w:marRight w:val="0"/>
          <w:marTop w:val="154"/>
          <w:marBottom w:val="0"/>
          <w:divBdr>
            <w:top w:val="none" w:sz="0" w:space="0" w:color="auto"/>
            <w:left w:val="none" w:sz="0" w:space="0" w:color="auto"/>
            <w:bottom w:val="none" w:sz="0" w:space="0" w:color="auto"/>
            <w:right w:val="none" w:sz="0" w:space="0" w:color="auto"/>
          </w:divBdr>
        </w:div>
      </w:divsChild>
    </w:div>
    <w:div w:id="91901499">
      <w:bodyDiv w:val="1"/>
      <w:marLeft w:val="0"/>
      <w:marRight w:val="0"/>
      <w:marTop w:val="0"/>
      <w:marBottom w:val="0"/>
      <w:divBdr>
        <w:top w:val="none" w:sz="0" w:space="0" w:color="auto"/>
        <w:left w:val="none" w:sz="0" w:space="0" w:color="auto"/>
        <w:bottom w:val="none" w:sz="0" w:space="0" w:color="auto"/>
        <w:right w:val="none" w:sz="0" w:space="0" w:color="auto"/>
      </w:divBdr>
    </w:div>
    <w:div w:id="92288609">
      <w:bodyDiv w:val="1"/>
      <w:marLeft w:val="0"/>
      <w:marRight w:val="0"/>
      <w:marTop w:val="0"/>
      <w:marBottom w:val="0"/>
      <w:divBdr>
        <w:top w:val="none" w:sz="0" w:space="0" w:color="auto"/>
        <w:left w:val="none" w:sz="0" w:space="0" w:color="auto"/>
        <w:bottom w:val="none" w:sz="0" w:space="0" w:color="auto"/>
        <w:right w:val="none" w:sz="0" w:space="0" w:color="auto"/>
      </w:divBdr>
    </w:div>
    <w:div w:id="92476064">
      <w:bodyDiv w:val="1"/>
      <w:marLeft w:val="0"/>
      <w:marRight w:val="0"/>
      <w:marTop w:val="0"/>
      <w:marBottom w:val="0"/>
      <w:divBdr>
        <w:top w:val="none" w:sz="0" w:space="0" w:color="auto"/>
        <w:left w:val="none" w:sz="0" w:space="0" w:color="auto"/>
        <w:bottom w:val="none" w:sz="0" w:space="0" w:color="auto"/>
        <w:right w:val="none" w:sz="0" w:space="0" w:color="auto"/>
      </w:divBdr>
    </w:div>
    <w:div w:id="92670107">
      <w:bodyDiv w:val="1"/>
      <w:marLeft w:val="0"/>
      <w:marRight w:val="0"/>
      <w:marTop w:val="0"/>
      <w:marBottom w:val="0"/>
      <w:divBdr>
        <w:top w:val="none" w:sz="0" w:space="0" w:color="auto"/>
        <w:left w:val="none" w:sz="0" w:space="0" w:color="auto"/>
        <w:bottom w:val="none" w:sz="0" w:space="0" w:color="auto"/>
        <w:right w:val="none" w:sz="0" w:space="0" w:color="auto"/>
      </w:divBdr>
    </w:div>
    <w:div w:id="93400280">
      <w:bodyDiv w:val="1"/>
      <w:marLeft w:val="0"/>
      <w:marRight w:val="0"/>
      <w:marTop w:val="0"/>
      <w:marBottom w:val="0"/>
      <w:divBdr>
        <w:top w:val="none" w:sz="0" w:space="0" w:color="auto"/>
        <w:left w:val="none" w:sz="0" w:space="0" w:color="auto"/>
        <w:bottom w:val="none" w:sz="0" w:space="0" w:color="auto"/>
        <w:right w:val="none" w:sz="0" w:space="0" w:color="auto"/>
      </w:divBdr>
    </w:div>
    <w:div w:id="93985197">
      <w:bodyDiv w:val="1"/>
      <w:marLeft w:val="0"/>
      <w:marRight w:val="0"/>
      <w:marTop w:val="0"/>
      <w:marBottom w:val="0"/>
      <w:divBdr>
        <w:top w:val="none" w:sz="0" w:space="0" w:color="auto"/>
        <w:left w:val="none" w:sz="0" w:space="0" w:color="auto"/>
        <w:bottom w:val="none" w:sz="0" w:space="0" w:color="auto"/>
        <w:right w:val="none" w:sz="0" w:space="0" w:color="auto"/>
      </w:divBdr>
    </w:div>
    <w:div w:id="95029842">
      <w:bodyDiv w:val="1"/>
      <w:marLeft w:val="0"/>
      <w:marRight w:val="0"/>
      <w:marTop w:val="0"/>
      <w:marBottom w:val="0"/>
      <w:divBdr>
        <w:top w:val="none" w:sz="0" w:space="0" w:color="auto"/>
        <w:left w:val="none" w:sz="0" w:space="0" w:color="auto"/>
        <w:bottom w:val="none" w:sz="0" w:space="0" w:color="auto"/>
        <w:right w:val="none" w:sz="0" w:space="0" w:color="auto"/>
      </w:divBdr>
    </w:div>
    <w:div w:id="95254151">
      <w:bodyDiv w:val="1"/>
      <w:marLeft w:val="0"/>
      <w:marRight w:val="0"/>
      <w:marTop w:val="0"/>
      <w:marBottom w:val="0"/>
      <w:divBdr>
        <w:top w:val="none" w:sz="0" w:space="0" w:color="auto"/>
        <w:left w:val="none" w:sz="0" w:space="0" w:color="auto"/>
        <w:bottom w:val="none" w:sz="0" w:space="0" w:color="auto"/>
        <w:right w:val="none" w:sz="0" w:space="0" w:color="auto"/>
      </w:divBdr>
    </w:div>
    <w:div w:id="95373182">
      <w:bodyDiv w:val="1"/>
      <w:marLeft w:val="0"/>
      <w:marRight w:val="0"/>
      <w:marTop w:val="0"/>
      <w:marBottom w:val="0"/>
      <w:divBdr>
        <w:top w:val="none" w:sz="0" w:space="0" w:color="auto"/>
        <w:left w:val="none" w:sz="0" w:space="0" w:color="auto"/>
        <w:bottom w:val="none" w:sz="0" w:space="0" w:color="auto"/>
        <w:right w:val="none" w:sz="0" w:space="0" w:color="auto"/>
      </w:divBdr>
      <w:divsChild>
        <w:div w:id="405419215">
          <w:marLeft w:val="1166"/>
          <w:marRight w:val="0"/>
          <w:marTop w:val="77"/>
          <w:marBottom w:val="0"/>
          <w:divBdr>
            <w:top w:val="none" w:sz="0" w:space="0" w:color="auto"/>
            <w:left w:val="none" w:sz="0" w:space="0" w:color="auto"/>
            <w:bottom w:val="none" w:sz="0" w:space="0" w:color="auto"/>
            <w:right w:val="none" w:sz="0" w:space="0" w:color="auto"/>
          </w:divBdr>
        </w:div>
        <w:div w:id="720858650">
          <w:marLeft w:val="547"/>
          <w:marRight w:val="0"/>
          <w:marTop w:val="86"/>
          <w:marBottom w:val="0"/>
          <w:divBdr>
            <w:top w:val="none" w:sz="0" w:space="0" w:color="auto"/>
            <w:left w:val="none" w:sz="0" w:space="0" w:color="auto"/>
            <w:bottom w:val="none" w:sz="0" w:space="0" w:color="auto"/>
            <w:right w:val="none" w:sz="0" w:space="0" w:color="auto"/>
          </w:divBdr>
        </w:div>
        <w:div w:id="876746914">
          <w:marLeft w:val="2520"/>
          <w:marRight w:val="0"/>
          <w:marTop w:val="77"/>
          <w:marBottom w:val="0"/>
          <w:divBdr>
            <w:top w:val="none" w:sz="0" w:space="0" w:color="auto"/>
            <w:left w:val="none" w:sz="0" w:space="0" w:color="auto"/>
            <w:bottom w:val="none" w:sz="0" w:space="0" w:color="auto"/>
            <w:right w:val="none" w:sz="0" w:space="0" w:color="auto"/>
          </w:divBdr>
        </w:div>
        <w:div w:id="1288513654">
          <w:marLeft w:val="1800"/>
          <w:marRight w:val="0"/>
          <w:marTop w:val="77"/>
          <w:marBottom w:val="0"/>
          <w:divBdr>
            <w:top w:val="none" w:sz="0" w:space="0" w:color="auto"/>
            <w:left w:val="none" w:sz="0" w:space="0" w:color="auto"/>
            <w:bottom w:val="none" w:sz="0" w:space="0" w:color="auto"/>
            <w:right w:val="none" w:sz="0" w:space="0" w:color="auto"/>
          </w:divBdr>
        </w:div>
        <w:div w:id="1358965739">
          <w:marLeft w:val="1166"/>
          <w:marRight w:val="0"/>
          <w:marTop w:val="77"/>
          <w:marBottom w:val="0"/>
          <w:divBdr>
            <w:top w:val="none" w:sz="0" w:space="0" w:color="auto"/>
            <w:left w:val="none" w:sz="0" w:space="0" w:color="auto"/>
            <w:bottom w:val="none" w:sz="0" w:space="0" w:color="auto"/>
            <w:right w:val="none" w:sz="0" w:space="0" w:color="auto"/>
          </w:divBdr>
        </w:div>
        <w:div w:id="1698964249">
          <w:marLeft w:val="1800"/>
          <w:marRight w:val="0"/>
          <w:marTop w:val="77"/>
          <w:marBottom w:val="0"/>
          <w:divBdr>
            <w:top w:val="none" w:sz="0" w:space="0" w:color="auto"/>
            <w:left w:val="none" w:sz="0" w:space="0" w:color="auto"/>
            <w:bottom w:val="none" w:sz="0" w:space="0" w:color="auto"/>
            <w:right w:val="none" w:sz="0" w:space="0" w:color="auto"/>
          </w:divBdr>
        </w:div>
        <w:div w:id="2123376108">
          <w:marLeft w:val="2520"/>
          <w:marRight w:val="0"/>
          <w:marTop w:val="77"/>
          <w:marBottom w:val="0"/>
          <w:divBdr>
            <w:top w:val="none" w:sz="0" w:space="0" w:color="auto"/>
            <w:left w:val="none" w:sz="0" w:space="0" w:color="auto"/>
            <w:bottom w:val="none" w:sz="0" w:space="0" w:color="auto"/>
            <w:right w:val="none" w:sz="0" w:space="0" w:color="auto"/>
          </w:divBdr>
        </w:div>
      </w:divsChild>
    </w:div>
    <w:div w:id="95830008">
      <w:bodyDiv w:val="1"/>
      <w:marLeft w:val="0"/>
      <w:marRight w:val="0"/>
      <w:marTop w:val="0"/>
      <w:marBottom w:val="0"/>
      <w:divBdr>
        <w:top w:val="none" w:sz="0" w:space="0" w:color="auto"/>
        <w:left w:val="none" w:sz="0" w:space="0" w:color="auto"/>
        <w:bottom w:val="none" w:sz="0" w:space="0" w:color="auto"/>
        <w:right w:val="none" w:sz="0" w:space="0" w:color="auto"/>
      </w:divBdr>
    </w:div>
    <w:div w:id="96295688">
      <w:bodyDiv w:val="1"/>
      <w:marLeft w:val="0"/>
      <w:marRight w:val="0"/>
      <w:marTop w:val="0"/>
      <w:marBottom w:val="0"/>
      <w:divBdr>
        <w:top w:val="none" w:sz="0" w:space="0" w:color="auto"/>
        <w:left w:val="none" w:sz="0" w:space="0" w:color="auto"/>
        <w:bottom w:val="none" w:sz="0" w:space="0" w:color="auto"/>
        <w:right w:val="none" w:sz="0" w:space="0" w:color="auto"/>
      </w:divBdr>
    </w:div>
    <w:div w:id="96876663">
      <w:bodyDiv w:val="1"/>
      <w:marLeft w:val="0"/>
      <w:marRight w:val="0"/>
      <w:marTop w:val="0"/>
      <w:marBottom w:val="0"/>
      <w:divBdr>
        <w:top w:val="none" w:sz="0" w:space="0" w:color="auto"/>
        <w:left w:val="none" w:sz="0" w:space="0" w:color="auto"/>
        <w:bottom w:val="none" w:sz="0" w:space="0" w:color="auto"/>
        <w:right w:val="none" w:sz="0" w:space="0" w:color="auto"/>
      </w:divBdr>
    </w:div>
    <w:div w:id="97217065">
      <w:bodyDiv w:val="1"/>
      <w:marLeft w:val="0"/>
      <w:marRight w:val="0"/>
      <w:marTop w:val="0"/>
      <w:marBottom w:val="0"/>
      <w:divBdr>
        <w:top w:val="none" w:sz="0" w:space="0" w:color="auto"/>
        <w:left w:val="none" w:sz="0" w:space="0" w:color="auto"/>
        <w:bottom w:val="none" w:sz="0" w:space="0" w:color="auto"/>
        <w:right w:val="none" w:sz="0" w:space="0" w:color="auto"/>
      </w:divBdr>
    </w:div>
    <w:div w:id="97989462">
      <w:bodyDiv w:val="1"/>
      <w:marLeft w:val="0"/>
      <w:marRight w:val="0"/>
      <w:marTop w:val="0"/>
      <w:marBottom w:val="0"/>
      <w:divBdr>
        <w:top w:val="none" w:sz="0" w:space="0" w:color="auto"/>
        <w:left w:val="none" w:sz="0" w:space="0" w:color="auto"/>
        <w:bottom w:val="none" w:sz="0" w:space="0" w:color="auto"/>
        <w:right w:val="none" w:sz="0" w:space="0" w:color="auto"/>
      </w:divBdr>
    </w:div>
    <w:div w:id="99037428">
      <w:bodyDiv w:val="1"/>
      <w:marLeft w:val="0"/>
      <w:marRight w:val="0"/>
      <w:marTop w:val="0"/>
      <w:marBottom w:val="0"/>
      <w:divBdr>
        <w:top w:val="none" w:sz="0" w:space="0" w:color="auto"/>
        <w:left w:val="none" w:sz="0" w:space="0" w:color="auto"/>
        <w:bottom w:val="none" w:sz="0" w:space="0" w:color="auto"/>
        <w:right w:val="none" w:sz="0" w:space="0" w:color="auto"/>
      </w:divBdr>
      <w:divsChild>
        <w:div w:id="50737467">
          <w:marLeft w:val="547"/>
          <w:marRight w:val="0"/>
          <w:marTop w:val="115"/>
          <w:marBottom w:val="0"/>
          <w:divBdr>
            <w:top w:val="none" w:sz="0" w:space="0" w:color="auto"/>
            <w:left w:val="none" w:sz="0" w:space="0" w:color="auto"/>
            <w:bottom w:val="none" w:sz="0" w:space="0" w:color="auto"/>
            <w:right w:val="none" w:sz="0" w:space="0" w:color="auto"/>
          </w:divBdr>
        </w:div>
        <w:div w:id="411245034">
          <w:marLeft w:val="547"/>
          <w:marRight w:val="0"/>
          <w:marTop w:val="115"/>
          <w:marBottom w:val="0"/>
          <w:divBdr>
            <w:top w:val="none" w:sz="0" w:space="0" w:color="auto"/>
            <w:left w:val="none" w:sz="0" w:space="0" w:color="auto"/>
            <w:bottom w:val="none" w:sz="0" w:space="0" w:color="auto"/>
            <w:right w:val="none" w:sz="0" w:space="0" w:color="auto"/>
          </w:divBdr>
        </w:div>
        <w:div w:id="517236333">
          <w:marLeft w:val="1166"/>
          <w:marRight w:val="0"/>
          <w:marTop w:val="86"/>
          <w:marBottom w:val="0"/>
          <w:divBdr>
            <w:top w:val="none" w:sz="0" w:space="0" w:color="auto"/>
            <w:left w:val="none" w:sz="0" w:space="0" w:color="auto"/>
            <w:bottom w:val="none" w:sz="0" w:space="0" w:color="auto"/>
            <w:right w:val="none" w:sz="0" w:space="0" w:color="auto"/>
          </w:divBdr>
        </w:div>
        <w:div w:id="1327707125">
          <w:marLeft w:val="1166"/>
          <w:marRight w:val="0"/>
          <w:marTop w:val="96"/>
          <w:marBottom w:val="0"/>
          <w:divBdr>
            <w:top w:val="none" w:sz="0" w:space="0" w:color="auto"/>
            <w:left w:val="none" w:sz="0" w:space="0" w:color="auto"/>
            <w:bottom w:val="none" w:sz="0" w:space="0" w:color="auto"/>
            <w:right w:val="none" w:sz="0" w:space="0" w:color="auto"/>
          </w:divBdr>
        </w:div>
      </w:divsChild>
    </w:div>
    <w:div w:id="99497290">
      <w:bodyDiv w:val="1"/>
      <w:marLeft w:val="0"/>
      <w:marRight w:val="0"/>
      <w:marTop w:val="0"/>
      <w:marBottom w:val="0"/>
      <w:divBdr>
        <w:top w:val="none" w:sz="0" w:space="0" w:color="auto"/>
        <w:left w:val="none" w:sz="0" w:space="0" w:color="auto"/>
        <w:bottom w:val="none" w:sz="0" w:space="0" w:color="auto"/>
        <w:right w:val="none" w:sz="0" w:space="0" w:color="auto"/>
      </w:divBdr>
    </w:div>
    <w:div w:id="100301773">
      <w:bodyDiv w:val="1"/>
      <w:marLeft w:val="0"/>
      <w:marRight w:val="0"/>
      <w:marTop w:val="0"/>
      <w:marBottom w:val="0"/>
      <w:divBdr>
        <w:top w:val="none" w:sz="0" w:space="0" w:color="auto"/>
        <w:left w:val="none" w:sz="0" w:space="0" w:color="auto"/>
        <w:bottom w:val="none" w:sz="0" w:space="0" w:color="auto"/>
        <w:right w:val="none" w:sz="0" w:space="0" w:color="auto"/>
      </w:divBdr>
      <w:divsChild>
        <w:div w:id="309601349">
          <w:marLeft w:val="0"/>
          <w:marRight w:val="0"/>
          <w:marTop w:val="0"/>
          <w:marBottom w:val="0"/>
          <w:divBdr>
            <w:top w:val="none" w:sz="0" w:space="0" w:color="auto"/>
            <w:left w:val="none" w:sz="0" w:space="0" w:color="auto"/>
            <w:bottom w:val="none" w:sz="0" w:space="0" w:color="auto"/>
            <w:right w:val="none" w:sz="0" w:space="0" w:color="auto"/>
          </w:divBdr>
          <w:divsChild>
            <w:div w:id="463012334">
              <w:marLeft w:val="0"/>
              <w:marRight w:val="0"/>
              <w:marTop w:val="0"/>
              <w:marBottom w:val="0"/>
              <w:divBdr>
                <w:top w:val="none" w:sz="0" w:space="0" w:color="auto"/>
                <w:left w:val="none" w:sz="0" w:space="0" w:color="auto"/>
                <w:bottom w:val="none" w:sz="0" w:space="0" w:color="auto"/>
                <w:right w:val="none" w:sz="0" w:space="0" w:color="auto"/>
              </w:divBdr>
            </w:div>
            <w:div w:id="1656565987">
              <w:marLeft w:val="0"/>
              <w:marRight w:val="0"/>
              <w:marTop w:val="0"/>
              <w:marBottom w:val="0"/>
              <w:divBdr>
                <w:top w:val="none" w:sz="0" w:space="0" w:color="auto"/>
                <w:left w:val="none" w:sz="0" w:space="0" w:color="auto"/>
                <w:bottom w:val="none" w:sz="0" w:space="0" w:color="auto"/>
                <w:right w:val="none" w:sz="0" w:space="0" w:color="auto"/>
              </w:divBdr>
            </w:div>
            <w:div w:id="18657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2704">
      <w:bodyDiv w:val="1"/>
      <w:marLeft w:val="0"/>
      <w:marRight w:val="0"/>
      <w:marTop w:val="0"/>
      <w:marBottom w:val="0"/>
      <w:divBdr>
        <w:top w:val="none" w:sz="0" w:space="0" w:color="auto"/>
        <w:left w:val="none" w:sz="0" w:space="0" w:color="auto"/>
        <w:bottom w:val="none" w:sz="0" w:space="0" w:color="auto"/>
        <w:right w:val="none" w:sz="0" w:space="0" w:color="auto"/>
      </w:divBdr>
    </w:div>
    <w:div w:id="104155653">
      <w:bodyDiv w:val="1"/>
      <w:marLeft w:val="0"/>
      <w:marRight w:val="0"/>
      <w:marTop w:val="0"/>
      <w:marBottom w:val="0"/>
      <w:divBdr>
        <w:top w:val="none" w:sz="0" w:space="0" w:color="auto"/>
        <w:left w:val="none" w:sz="0" w:space="0" w:color="auto"/>
        <w:bottom w:val="none" w:sz="0" w:space="0" w:color="auto"/>
        <w:right w:val="none" w:sz="0" w:space="0" w:color="auto"/>
      </w:divBdr>
    </w:div>
    <w:div w:id="105009144">
      <w:bodyDiv w:val="1"/>
      <w:marLeft w:val="0"/>
      <w:marRight w:val="0"/>
      <w:marTop w:val="0"/>
      <w:marBottom w:val="0"/>
      <w:divBdr>
        <w:top w:val="none" w:sz="0" w:space="0" w:color="auto"/>
        <w:left w:val="none" w:sz="0" w:space="0" w:color="auto"/>
        <w:bottom w:val="none" w:sz="0" w:space="0" w:color="auto"/>
        <w:right w:val="none" w:sz="0" w:space="0" w:color="auto"/>
      </w:divBdr>
      <w:divsChild>
        <w:div w:id="215825662">
          <w:marLeft w:val="1166"/>
          <w:marRight w:val="0"/>
          <w:marTop w:val="115"/>
          <w:marBottom w:val="0"/>
          <w:divBdr>
            <w:top w:val="none" w:sz="0" w:space="0" w:color="auto"/>
            <w:left w:val="none" w:sz="0" w:space="0" w:color="auto"/>
            <w:bottom w:val="none" w:sz="0" w:space="0" w:color="auto"/>
            <w:right w:val="none" w:sz="0" w:space="0" w:color="auto"/>
          </w:divBdr>
        </w:div>
        <w:div w:id="565720360">
          <w:marLeft w:val="1800"/>
          <w:marRight w:val="0"/>
          <w:marTop w:val="96"/>
          <w:marBottom w:val="0"/>
          <w:divBdr>
            <w:top w:val="none" w:sz="0" w:space="0" w:color="auto"/>
            <w:left w:val="none" w:sz="0" w:space="0" w:color="auto"/>
            <w:bottom w:val="none" w:sz="0" w:space="0" w:color="auto"/>
            <w:right w:val="none" w:sz="0" w:space="0" w:color="auto"/>
          </w:divBdr>
        </w:div>
        <w:div w:id="702242447">
          <w:marLeft w:val="1800"/>
          <w:marRight w:val="0"/>
          <w:marTop w:val="96"/>
          <w:marBottom w:val="0"/>
          <w:divBdr>
            <w:top w:val="none" w:sz="0" w:space="0" w:color="auto"/>
            <w:left w:val="none" w:sz="0" w:space="0" w:color="auto"/>
            <w:bottom w:val="none" w:sz="0" w:space="0" w:color="auto"/>
            <w:right w:val="none" w:sz="0" w:space="0" w:color="auto"/>
          </w:divBdr>
        </w:div>
        <w:div w:id="997733267">
          <w:marLeft w:val="547"/>
          <w:marRight w:val="0"/>
          <w:marTop w:val="130"/>
          <w:marBottom w:val="0"/>
          <w:divBdr>
            <w:top w:val="none" w:sz="0" w:space="0" w:color="auto"/>
            <w:left w:val="none" w:sz="0" w:space="0" w:color="auto"/>
            <w:bottom w:val="none" w:sz="0" w:space="0" w:color="auto"/>
            <w:right w:val="none" w:sz="0" w:space="0" w:color="auto"/>
          </w:divBdr>
        </w:div>
        <w:div w:id="1520240619">
          <w:marLeft w:val="547"/>
          <w:marRight w:val="0"/>
          <w:marTop w:val="130"/>
          <w:marBottom w:val="0"/>
          <w:divBdr>
            <w:top w:val="none" w:sz="0" w:space="0" w:color="auto"/>
            <w:left w:val="none" w:sz="0" w:space="0" w:color="auto"/>
            <w:bottom w:val="none" w:sz="0" w:space="0" w:color="auto"/>
            <w:right w:val="none" w:sz="0" w:space="0" w:color="auto"/>
          </w:divBdr>
        </w:div>
        <w:div w:id="1528562286">
          <w:marLeft w:val="1166"/>
          <w:marRight w:val="0"/>
          <w:marTop w:val="115"/>
          <w:marBottom w:val="0"/>
          <w:divBdr>
            <w:top w:val="none" w:sz="0" w:space="0" w:color="auto"/>
            <w:left w:val="none" w:sz="0" w:space="0" w:color="auto"/>
            <w:bottom w:val="none" w:sz="0" w:space="0" w:color="auto"/>
            <w:right w:val="none" w:sz="0" w:space="0" w:color="auto"/>
          </w:divBdr>
        </w:div>
        <w:div w:id="1637906914">
          <w:marLeft w:val="547"/>
          <w:marRight w:val="0"/>
          <w:marTop w:val="130"/>
          <w:marBottom w:val="0"/>
          <w:divBdr>
            <w:top w:val="none" w:sz="0" w:space="0" w:color="auto"/>
            <w:left w:val="none" w:sz="0" w:space="0" w:color="auto"/>
            <w:bottom w:val="none" w:sz="0" w:space="0" w:color="auto"/>
            <w:right w:val="none" w:sz="0" w:space="0" w:color="auto"/>
          </w:divBdr>
        </w:div>
        <w:div w:id="1764835235">
          <w:marLeft w:val="547"/>
          <w:marRight w:val="0"/>
          <w:marTop w:val="130"/>
          <w:marBottom w:val="0"/>
          <w:divBdr>
            <w:top w:val="none" w:sz="0" w:space="0" w:color="auto"/>
            <w:left w:val="none" w:sz="0" w:space="0" w:color="auto"/>
            <w:bottom w:val="none" w:sz="0" w:space="0" w:color="auto"/>
            <w:right w:val="none" w:sz="0" w:space="0" w:color="auto"/>
          </w:divBdr>
        </w:div>
        <w:div w:id="1796295708">
          <w:marLeft w:val="1800"/>
          <w:marRight w:val="0"/>
          <w:marTop w:val="96"/>
          <w:marBottom w:val="0"/>
          <w:divBdr>
            <w:top w:val="none" w:sz="0" w:space="0" w:color="auto"/>
            <w:left w:val="none" w:sz="0" w:space="0" w:color="auto"/>
            <w:bottom w:val="none" w:sz="0" w:space="0" w:color="auto"/>
            <w:right w:val="none" w:sz="0" w:space="0" w:color="auto"/>
          </w:divBdr>
        </w:div>
        <w:div w:id="1952318544">
          <w:marLeft w:val="547"/>
          <w:marRight w:val="0"/>
          <w:marTop w:val="130"/>
          <w:marBottom w:val="0"/>
          <w:divBdr>
            <w:top w:val="none" w:sz="0" w:space="0" w:color="auto"/>
            <w:left w:val="none" w:sz="0" w:space="0" w:color="auto"/>
            <w:bottom w:val="none" w:sz="0" w:space="0" w:color="auto"/>
            <w:right w:val="none" w:sz="0" w:space="0" w:color="auto"/>
          </w:divBdr>
        </w:div>
      </w:divsChild>
    </w:div>
    <w:div w:id="105780658">
      <w:bodyDiv w:val="1"/>
      <w:marLeft w:val="0"/>
      <w:marRight w:val="0"/>
      <w:marTop w:val="0"/>
      <w:marBottom w:val="0"/>
      <w:divBdr>
        <w:top w:val="none" w:sz="0" w:space="0" w:color="auto"/>
        <w:left w:val="none" w:sz="0" w:space="0" w:color="auto"/>
        <w:bottom w:val="none" w:sz="0" w:space="0" w:color="auto"/>
        <w:right w:val="none" w:sz="0" w:space="0" w:color="auto"/>
      </w:divBdr>
    </w:div>
    <w:div w:id="106589590">
      <w:bodyDiv w:val="1"/>
      <w:marLeft w:val="0"/>
      <w:marRight w:val="0"/>
      <w:marTop w:val="0"/>
      <w:marBottom w:val="0"/>
      <w:divBdr>
        <w:top w:val="none" w:sz="0" w:space="0" w:color="auto"/>
        <w:left w:val="none" w:sz="0" w:space="0" w:color="auto"/>
        <w:bottom w:val="none" w:sz="0" w:space="0" w:color="auto"/>
        <w:right w:val="none" w:sz="0" w:space="0" w:color="auto"/>
      </w:divBdr>
      <w:divsChild>
        <w:div w:id="76485623">
          <w:marLeft w:val="547"/>
          <w:marRight w:val="0"/>
          <w:marTop w:val="96"/>
          <w:marBottom w:val="0"/>
          <w:divBdr>
            <w:top w:val="none" w:sz="0" w:space="0" w:color="auto"/>
            <w:left w:val="none" w:sz="0" w:space="0" w:color="auto"/>
            <w:bottom w:val="none" w:sz="0" w:space="0" w:color="auto"/>
            <w:right w:val="none" w:sz="0" w:space="0" w:color="auto"/>
          </w:divBdr>
        </w:div>
        <w:div w:id="483592499">
          <w:marLeft w:val="1166"/>
          <w:marRight w:val="0"/>
          <w:marTop w:val="77"/>
          <w:marBottom w:val="0"/>
          <w:divBdr>
            <w:top w:val="none" w:sz="0" w:space="0" w:color="auto"/>
            <w:left w:val="none" w:sz="0" w:space="0" w:color="auto"/>
            <w:bottom w:val="none" w:sz="0" w:space="0" w:color="auto"/>
            <w:right w:val="none" w:sz="0" w:space="0" w:color="auto"/>
          </w:divBdr>
        </w:div>
        <w:div w:id="648050377">
          <w:marLeft w:val="1166"/>
          <w:marRight w:val="0"/>
          <w:marTop w:val="77"/>
          <w:marBottom w:val="0"/>
          <w:divBdr>
            <w:top w:val="none" w:sz="0" w:space="0" w:color="auto"/>
            <w:left w:val="none" w:sz="0" w:space="0" w:color="auto"/>
            <w:bottom w:val="none" w:sz="0" w:space="0" w:color="auto"/>
            <w:right w:val="none" w:sz="0" w:space="0" w:color="auto"/>
          </w:divBdr>
        </w:div>
      </w:divsChild>
    </w:div>
    <w:div w:id="107892553">
      <w:bodyDiv w:val="1"/>
      <w:marLeft w:val="0"/>
      <w:marRight w:val="0"/>
      <w:marTop w:val="0"/>
      <w:marBottom w:val="0"/>
      <w:divBdr>
        <w:top w:val="none" w:sz="0" w:space="0" w:color="auto"/>
        <w:left w:val="none" w:sz="0" w:space="0" w:color="auto"/>
        <w:bottom w:val="none" w:sz="0" w:space="0" w:color="auto"/>
        <w:right w:val="none" w:sz="0" w:space="0" w:color="auto"/>
      </w:divBdr>
    </w:div>
    <w:div w:id="108621365">
      <w:bodyDiv w:val="1"/>
      <w:marLeft w:val="0"/>
      <w:marRight w:val="0"/>
      <w:marTop w:val="0"/>
      <w:marBottom w:val="0"/>
      <w:divBdr>
        <w:top w:val="none" w:sz="0" w:space="0" w:color="auto"/>
        <w:left w:val="none" w:sz="0" w:space="0" w:color="auto"/>
        <w:bottom w:val="none" w:sz="0" w:space="0" w:color="auto"/>
        <w:right w:val="none" w:sz="0" w:space="0" w:color="auto"/>
      </w:divBdr>
    </w:div>
    <w:div w:id="108623039">
      <w:bodyDiv w:val="1"/>
      <w:marLeft w:val="0"/>
      <w:marRight w:val="0"/>
      <w:marTop w:val="0"/>
      <w:marBottom w:val="0"/>
      <w:divBdr>
        <w:top w:val="none" w:sz="0" w:space="0" w:color="auto"/>
        <w:left w:val="none" w:sz="0" w:space="0" w:color="auto"/>
        <w:bottom w:val="none" w:sz="0" w:space="0" w:color="auto"/>
        <w:right w:val="none" w:sz="0" w:space="0" w:color="auto"/>
      </w:divBdr>
      <w:divsChild>
        <w:div w:id="263657667">
          <w:marLeft w:val="547"/>
          <w:marRight w:val="0"/>
          <w:marTop w:val="115"/>
          <w:marBottom w:val="0"/>
          <w:divBdr>
            <w:top w:val="none" w:sz="0" w:space="0" w:color="auto"/>
            <w:left w:val="none" w:sz="0" w:space="0" w:color="auto"/>
            <w:bottom w:val="none" w:sz="0" w:space="0" w:color="auto"/>
            <w:right w:val="none" w:sz="0" w:space="0" w:color="auto"/>
          </w:divBdr>
        </w:div>
      </w:divsChild>
    </w:div>
    <w:div w:id="108939147">
      <w:bodyDiv w:val="1"/>
      <w:marLeft w:val="0"/>
      <w:marRight w:val="0"/>
      <w:marTop w:val="0"/>
      <w:marBottom w:val="0"/>
      <w:divBdr>
        <w:top w:val="none" w:sz="0" w:space="0" w:color="auto"/>
        <w:left w:val="none" w:sz="0" w:space="0" w:color="auto"/>
        <w:bottom w:val="none" w:sz="0" w:space="0" w:color="auto"/>
        <w:right w:val="none" w:sz="0" w:space="0" w:color="auto"/>
      </w:divBdr>
    </w:div>
    <w:div w:id="109401756">
      <w:bodyDiv w:val="1"/>
      <w:marLeft w:val="0"/>
      <w:marRight w:val="0"/>
      <w:marTop w:val="0"/>
      <w:marBottom w:val="0"/>
      <w:divBdr>
        <w:top w:val="none" w:sz="0" w:space="0" w:color="auto"/>
        <w:left w:val="none" w:sz="0" w:space="0" w:color="auto"/>
        <w:bottom w:val="none" w:sz="0" w:space="0" w:color="auto"/>
        <w:right w:val="none" w:sz="0" w:space="0" w:color="auto"/>
      </w:divBdr>
      <w:divsChild>
        <w:div w:id="77485704">
          <w:marLeft w:val="1800"/>
          <w:marRight w:val="0"/>
          <w:marTop w:val="100"/>
          <w:marBottom w:val="0"/>
          <w:divBdr>
            <w:top w:val="none" w:sz="0" w:space="0" w:color="auto"/>
            <w:left w:val="none" w:sz="0" w:space="0" w:color="auto"/>
            <w:bottom w:val="none" w:sz="0" w:space="0" w:color="auto"/>
            <w:right w:val="none" w:sz="0" w:space="0" w:color="auto"/>
          </w:divBdr>
        </w:div>
        <w:div w:id="79329946">
          <w:marLeft w:val="1800"/>
          <w:marRight w:val="0"/>
          <w:marTop w:val="100"/>
          <w:marBottom w:val="0"/>
          <w:divBdr>
            <w:top w:val="none" w:sz="0" w:space="0" w:color="auto"/>
            <w:left w:val="none" w:sz="0" w:space="0" w:color="auto"/>
            <w:bottom w:val="none" w:sz="0" w:space="0" w:color="auto"/>
            <w:right w:val="none" w:sz="0" w:space="0" w:color="auto"/>
          </w:divBdr>
        </w:div>
        <w:div w:id="201523564">
          <w:marLeft w:val="1080"/>
          <w:marRight w:val="0"/>
          <w:marTop w:val="100"/>
          <w:marBottom w:val="0"/>
          <w:divBdr>
            <w:top w:val="none" w:sz="0" w:space="0" w:color="auto"/>
            <w:left w:val="none" w:sz="0" w:space="0" w:color="auto"/>
            <w:bottom w:val="none" w:sz="0" w:space="0" w:color="auto"/>
            <w:right w:val="none" w:sz="0" w:space="0" w:color="auto"/>
          </w:divBdr>
        </w:div>
        <w:div w:id="585696899">
          <w:marLeft w:val="1800"/>
          <w:marRight w:val="0"/>
          <w:marTop w:val="100"/>
          <w:marBottom w:val="0"/>
          <w:divBdr>
            <w:top w:val="none" w:sz="0" w:space="0" w:color="auto"/>
            <w:left w:val="none" w:sz="0" w:space="0" w:color="auto"/>
            <w:bottom w:val="none" w:sz="0" w:space="0" w:color="auto"/>
            <w:right w:val="none" w:sz="0" w:space="0" w:color="auto"/>
          </w:divBdr>
        </w:div>
        <w:div w:id="621309396">
          <w:marLeft w:val="1800"/>
          <w:marRight w:val="0"/>
          <w:marTop w:val="100"/>
          <w:marBottom w:val="0"/>
          <w:divBdr>
            <w:top w:val="none" w:sz="0" w:space="0" w:color="auto"/>
            <w:left w:val="none" w:sz="0" w:space="0" w:color="auto"/>
            <w:bottom w:val="none" w:sz="0" w:space="0" w:color="auto"/>
            <w:right w:val="none" w:sz="0" w:space="0" w:color="auto"/>
          </w:divBdr>
        </w:div>
        <w:div w:id="801458862">
          <w:marLeft w:val="1800"/>
          <w:marRight w:val="0"/>
          <w:marTop w:val="100"/>
          <w:marBottom w:val="0"/>
          <w:divBdr>
            <w:top w:val="none" w:sz="0" w:space="0" w:color="auto"/>
            <w:left w:val="none" w:sz="0" w:space="0" w:color="auto"/>
            <w:bottom w:val="none" w:sz="0" w:space="0" w:color="auto"/>
            <w:right w:val="none" w:sz="0" w:space="0" w:color="auto"/>
          </w:divBdr>
        </w:div>
        <w:div w:id="895361795">
          <w:marLeft w:val="1080"/>
          <w:marRight w:val="0"/>
          <w:marTop w:val="100"/>
          <w:marBottom w:val="0"/>
          <w:divBdr>
            <w:top w:val="none" w:sz="0" w:space="0" w:color="auto"/>
            <w:left w:val="none" w:sz="0" w:space="0" w:color="auto"/>
            <w:bottom w:val="none" w:sz="0" w:space="0" w:color="auto"/>
            <w:right w:val="none" w:sz="0" w:space="0" w:color="auto"/>
          </w:divBdr>
        </w:div>
        <w:div w:id="913322160">
          <w:marLeft w:val="1800"/>
          <w:marRight w:val="0"/>
          <w:marTop w:val="100"/>
          <w:marBottom w:val="0"/>
          <w:divBdr>
            <w:top w:val="none" w:sz="0" w:space="0" w:color="auto"/>
            <w:left w:val="none" w:sz="0" w:space="0" w:color="auto"/>
            <w:bottom w:val="none" w:sz="0" w:space="0" w:color="auto"/>
            <w:right w:val="none" w:sz="0" w:space="0" w:color="auto"/>
          </w:divBdr>
        </w:div>
        <w:div w:id="1021472570">
          <w:marLeft w:val="1800"/>
          <w:marRight w:val="0"/>
          <w:marTop w:val="100"/>
          <w:marBottom w:val="0"/>
          <w:divBdr>
            <w:top w:val="none" w:sz="0" w:space="0" w:color="auto"/>
            <w:left w:val="none" w:sz="0" w:space="0" w:color="auto"/>
            <w:bottom w:val="none" w:sz="0" w:space="0" w:color="auto"/>
            <w:right w:val="none" w:sz="0" w:space="0" w:color="auto"/>
          </w:divBdr>
        </w:div>
        <w:div w:id="1082147181">
          <w:marLeft w:val="1800"/>
          <w:marRight w:val="0"/>
          <w:marTop w:val="100"/>
          <w:marBottom w:val="0"/>
          <w:divBdr>
            <w:top w:val="none" w:sz="0" w:space="0" w:color="auto"/>
            <w:left w:val="none" w:sz="0" w:space="0" w:color="auto"/>
            <w:bottom w:val="none" w:sz="0" w:space="0" w:color="auto"/>
            <w:right w:val="none" w:sz="0" w:space="0" w:color="auto"/>
          </w:divBdr>
        </w:div>
        <w:div w:id="1368405958">
          <w:marLeft w:val="1080"/>
          <w:marRight w:val="0"/>
          <w:marTop w:val="100"/>
          <w:marBottom w:val="0"/>
          <w:divBdr>
            <w:top w:val="none" w:sz="0" w:space="0" w:color="auto"/>
            <w:left w:val="none" w:sz="0" w:space="0" w:color="auto"/>
            <w:bottom w:val="none" w:sz="0" w:space="0" w:color="auto"/>
            <w:right w:val="none" w:sz="0" w:space="0" w:color="auto"/>
          </w:divBdr>
        </w:div>
        <w:div w:id="1952475852">
          <w:marLeft w:val="1800"/>
          <w:marRight w:val="0"/>
          <w:marTop w:val="100"/>
          <w:marBottom w:val="0"/>
          <w:divBdr>
            <w:top w:val="none" w:sz="0" w:space="0" w:color="auto"/>
            <w:left w:val="none" w:sz="0" w:space="0" w:color="auto"/>
            <w:bottom w:val="none" w:sz="0" w:space="0" w:color="auto"/>
            <w:right w:val="none" w:sz="0" w:space="0" w:color="auto"/>
          </w:divBdr>
        </w:div>
        <w:div w:id="2076976023">
          <w:marLeft w:val="360"/>
          <w:marRight w:val="0"/>
          <w:marTop w:val="200"/>
          <w:marBottom w:val="0"/>
          <w:divBdr>
            <w:top w:val="none" w:sz="0" w:space="0" w:color="auto"/>
            <w:left w:val="none" w:sz="0" w:space="0" w:color="auto"/>
            <w:bottom w:val="none" w:sz="0" w:space="0" w:color="auto"/>
            <w:right w:val="none" w:sz="0" w:space="0" w:color="auto"/>
          </w:divBdr>
        </w:div>
        <w:div w:id="2115516924">
          <w:marLeft w:val="1080"/>
          <w:marRight w:val="0"/>
          <w:marTop w:val="100"/>
          <w:marBottom w:val="0"/>
          <w:divBdr>
            <w:top w:val="none" w:sz="0" w:space="0" w:color="auto"/>
            <w:left w:val="none" w:sz="0" w:space="0" w:color="auto"/>
            <w:bottom w:val="none" w:sz="0" w:space="0" w:color="auto"/>
            <w:right w:val="none" w:sz="0" w:space="0" w:color="auto"/>
          </w:divBdr>
        </w:div>
      </w:divsChild>
    </w:div>
    <w:div w:id="109666836">
      <w:bodyDiv w:val="1"/>
      <w:marLeft w:val="0"/>
      <w:marRight w:val="0"/>
      <w:marTop w:val="0"/>
      <w:marBottom w:val="0"/>
      <w:divBdr>
        <w:top w:val="none" w:sz="0" w:space="0" w:color="auto"/>
        <w:left w:val="none" w:sz="0" w:space="0" w:color="auto"/>
        <w:bottom w:val="none" w:sz="0" w:space="0" w:color="auto"/>
        <w:right w:val="none" w:sz="0" w:space="0" w:color="auto"/>
      </w:divBdr>
    </w:div>
    <w:div w:id="109669588">
      <w:bodyDiv w:val="1"/>
      <w:marLeft w:val="0"/>
      <w:marRight w:val="0"/>
      <w:marTop w:val="0"/>
      <w:marBottom w:val="0"/>
      <w:divBdr>
        <w:top w:val="none" w:sz="0" w:space="0" w:color="auto"/>
        <w:left w:val="none" w:sz="0" w:space="0" w:color="auto"/>
        <w:bottom w:val="none" w:sz="0" w:space="0" w:color="auto"/>
        <w:right w:val="none" w:sz="0" w:space="0" w:color="auto"/>
      </w:divBdr>
    </w:div>
    <w:div w:id="110252251">
      <w:bodyDiv w:val="1"/>
      <w:marLeft w:val="0"/>
      <w:marRight w:val="0"/>
      <w:marTop w:val="0"/>
      <w:marBottom w:val="0"/>
      <w:divBdr>
        <w:top w:val="none" w:sz="0" w:space="0" w:color="auto"/>
        <w:left w:val="none" w:sz="0" w:space="0" w:color="auto"/>
        <w:bottom w:val="none" w:sz="0" w:space="0" w:color="auto"/>
        <w:right w:val="none" w:sz="0" w:space="0" w:color="auto"/>
      </w:divBdr>
      <w:divsChild>
        <w:div w:id="617179741">
          <w:marLeft w:val="547"/>
          <w:marRight w:val="0"/>
          <w:marTop w:val="0"/>
          <w:marBottom w:val="0"/>
          <w:divBdr>
            <w:top w:val="none" w:sz="0" w:space="0" w:color="auto"/>
            <w:left w:val="none" w:sz="0" w:space="0" w:color="auto"/>
            <w:bottom w:val="none" w:sz="0" w:space="0" w:color="auto"/>
            <w:right w:val="none" w:sz="0" w:space="0" w:color="auto"/>
          </w:divBdr>
        </w:div>
      </w:divsChild>
    </w:div>
    <w:div w:id="110321561">
      <w:bodyDiv w:val="1"/>
      <w:marLeft w:val="0"/>
      <w:marRight w:val="0"/>
      <w:marTop w:val="0"/>
      <w:marBottom w:val="0"/>
      <w:divBdr>
        <w:top w:val="none" w:sz="0" w:space="0" w:color="auto"/>
        <w:left w:val="none" w:sz="0" w:space="0" w:color="auto"/>
        <w:bottom w:val="none" w:sz="0" w:space="0" w:color="auto"/>
        <w:right w:val="none" w:sz="0" w:space="0" w:color="auto"/>
      </w:divBdr>
      <w:divsChild>
        <w:div w:id="134878093">
          <w:marLeft w:val="547"/>
          <w:marRight w:val="0"/>
          <w:marTop w:val="154"/>
          <w:marBottom w:val="0"/>
          <w:divBdr>
            <w:top w:val="none" w:sz="0" w:space="0" w:color="auto"/>
            <w:left w:val="none" w:sz="0" w:space="0" w:color="auto"/>
            <w:bottom w:val="none" w:sz="0" w:space="0" w:color="auto"/>
            <w:right w:val="none" w:sz="0" w:space="0" w:color="auto"/>
          </w:divBdr>
        </w:div>
        <w:div w:id="320306872">
          <w:marLeft w:val="547"/>
          <w:marRight w:val="0"/>
          <w:marTop w:val="154"/>
          <w:marBottom w:val="0"/>
          <w:divBdr>
            <w:top w:val="none" w:sz="0" w:space="0" w:color="auto"/>
            <w:left w:val="none" w:sz="0" w:space="0" w:color="auto"/>
            <w:bottom w:val="none" w:sz="0" w:space="0" w:color="auto"/>
            <w:right w:val="none" w:sz="0" w:space="0" w:color="auto"/>
          </w:divBdr>
        </w:div>
        <w:div w:id="488715353">
          <w:marLeft w:val="547"/>
          <w:marRight w:val="0"/>
          <w:marTop w:val="154"/>
          <w:marBottom w:val="0"/>
          <w:divBdr>
            <w:top w:val="none" w:sz="0" w:space="0" w:color="auto"/>
            <w:left w:val="none" w:sz="0" w:space="0" w:color="auto"/>
            <w:bottom w:val="none" w:sz="0" w:space="0" w:color="auto"/>
            <w:right w:val="none" w:sz="0" w:space="0" w:color="auto"/>
          </w:divBdr>
        </w:div>
        <w:div w:id="1042244619">
          <w:marLeft w:val="547"/>
          <w:marRight w:val="0"/>
          <w:marTop w:val="154"/>
          <w:marBottom w:val="0"/>
          <w:divBdr>
            <w:top w:val="none" w:sz="0" w:space="0" w:color="auto"/>
            <w:left w:val="none" w:sz="0" w:space="0" w:color="auto"/>
            <w:bottom w:val="none" w:sz="0" w:space="0" w:color="auto"/>
            <w:right w:val="none" w:sz="0" w:space="0" w:color="auto"/>
          </w:divBdr>
        </w:div>
      </w:divsChild>
    </w:div>
    <w:div w:id="110511958">
      <w:bodyDiv w:val="1"/>
      <w:marLeft w:val="0"/>
      <w:marRight w:val="0"/>
      <w:marTop w:val="0"/>
      <w:marBottom w:val="0"/>
      <w:divBdr>
        <w:top w:val="none" w:sz="0" w:space="0" w:color="auto"/>
        <w:left w:val="none" w:sz="0" w:space="0" w:color="auto"/>
        <w:bottom w:val="none" w:sz="0" w:space="0" w:color="auto"/>
        <w:right w:val="none" w:sz="0" w:space="0" w:color="auto"/>
      </w:divBdr>
    </w:div>
    <w:div w:id="110518421">
      <w:bodyDiv w:val="1"/>
      <w:marLeft w:val="0"/>
      <w:marRight w:val="0"/>
      <w:marTop w:val="0"/>
      <w:marBottom w:val="0"/>
      <w:divBdr>
        <w:top w:val="none" w:sz="0" w:space="0" w:color="auto"/>
        <w:left w:val="none" w:sz="0" w:space="0" w:color="auto"/>
        <w:bottom w:val="none" w:sz="0" w:space="0" w:color="auto"/>
        <w:right w:val="none" w:sz="0" w:space="0" w:color="auto"/>
      </w:divBdr>
      <w:divsChild>
        <w:div w:id="197623745">
          <w:marLeft w:val="547"/>
          <w:marRight w:val="0"/>
          <w:marTop w:val="154"/>
          <w:marBottom w:val="0"/>
          <w:divBdr>
            <w:top w:val="none" w:sz="0" w:space="0" w:color="auto"/>
            <w:left w:val="none" w:sz="0" w:space="0" w:color="auto"/>
            <w:bottom w:val="none" w:sz="0" w:space="0" w:color="auto"/>
            <w:right w:val="none" w:sz="0" w:space="0" w:color="auto"/>
          </w:divBdr>
        </w:div>
        <w:div w:id="1612664801">
          <w:marLeft w:val="547"/>
          <w:marRight w:val="0"/>
          <w:marTop w:val="154"/>
          <w:marBottom w:val="0"/>
          <w:divBdr>
            <w:top w:val="none" w:sz="0" w:space="0" w:color="auto"/>
            <w:left w:val="none" w:sz="0" w:space="0" w:color="auto"/>
            <w:bottom w:val="none" w:sz="0" w:space="0" w:color="auto"/>
            <w:right w:val="none" w:sz="0" w:space="0" w:color="auto"/>
          </w:divBdr>
        </w:div>
      </w:divsChild>
    </w:div>
    <w:div w:id="111169273">
      <w:bodyDiv w:val="1"/>
      <w:marLeft w:val="0"/>
      <w:marRight w:val="0"/>
      <w:marTop w:val="0"/>
      <w:marBottom w:val="0"/>
      <w:divBdr>
        <w:top w:val="none" w:sz="0" w:space="0" w:color="auto"/>
        <w:left w:val="none" w:sz="0" w:space="0" w:color="auto"/>
        <w:bottom w:val="none" w:sz="0" w:space="0" w:color="auto"/>
        <w:right w:val="none" w:sz="0" w:space="0" w:color="auto"/>
      </w:divBdr>
    </w:div>
    <w:div w:id="111480175">
      <w:bodyDiv w:val="1"/>
      <w:marLeft w:val="0"/>
      <w:marRight w:val="0"/>
      <w:marTop w:val="0"/>
      <w:marBottom w:val="0"/>
      <w:divBdr>
        <w:top w:val="none" w:sz="0" w:space="0" w:color="auto"/>
        <w:left w:val="none" w:sz="0" w:space="0" w:color="auto"/>
        <w:bottom w:val="none" w:sz="0" w:space="0" w:color="auto"/>
        <w:right w:val="none" w:sz="0" w:space="0" w:color="auto"/>
      </w:divBdr>
    </w:div>
    <w:div w:id="111944163">
      <w:bodyDiv w:val="1"/>
      <w:marLeft w:val="0"/>
      <w:marRight w:val="0"/>
      <w:marTop w:val="0"/>
      <w:marBottom w:val="0"/>
      <w:divBdr>
        <w:top w:val="none" w:sz="0" w:space="0" w:color="auto"/>
        <w:left w:val="none" w:sz="0" w:space="0" w:color="auto"/>
        <w:bottom w:val="none" w:sz="0" w:space="0" w:color="auto"/>
        <w:right w:val="none" w:sz="0" w:space="0" w:color="auto"/>
      </w:divBdr>
    </w:div>
    <w:div w:id="112022891">
      <w:bodyDiv w:val="1"/>
      <w:marLeft w:val="0"/>
      <w:marRight w:val="0"/>
      <w:marTop w:val="0"/>
      <w:marBottom w:val="0"/>
      <w:divBdr>
        <w:top w:val="none" w:sz="0" w:space="0" w:color="auto"/>
        <w:left w:val="none" w:sz="0" w:space="0" w:color="auto"/>
        <w:bottom w:val="none" w:sz="0" w:space="0" w:color="auto"/>
        <w:right w:val="none" w:sz="0" w:space="0" w:color="auto"/>
      </w:divBdr>
    </w:div>
    <w:div w:id="112284796">
      <w:bodyDiv w:val="1"/>
      <w:marLeft w:val="0"/>
      <w:marRight w:val="0"/>
      <w:marTop w:val="0"/>
      <w:marBottom w:val="0"/>
      <w:divBdr>
        <w:top w:val="none" w:sz="0" w:space="0" w:color="auto"/>
        <w:left w:val="none" w:sz="0" w:space="0" w:color="auto"/>
        <w:bottom w:val="none" w:sz="0" w:space="0" w:color="auto"/>
        <w:right w:val="none" w:sz="0" w:space="0" w:color="auto"/>
      </w:divBdr>
    </w:div>
    <w:div w:id="112746698">
      <w:bodyDiv w:val="1"/>
      <w:marLeft w:val="0"/>
      <w:marRight w:val="0"/>
      <w:marTop w:val="0"/>
      <w:marBottom w:val="0"/>
      <w:divBdr>
        <w:top w:val="none" w:sz="0" w:space="0" w:color="auto"/>
        <w:left w:val="none" w:sz="0" w:space="0" w:color="auto"/>
        <w:bottom w:val="none" w:sz="0" w:space="0" w:color="auto"/>
        <w:right w:val="none" w:sz="0" w:space="0" w:color="auto"/>
      </w:divBdr>
    </w:div>
    <w:div w:id="113332233">
      <w:bodyDiv w:val="1"/>
      <w:marLeft w:val="0"/>
      <w:marRight w:val="0"/>
      <w:marTop w:val="0"/>
      <w:marBottom w:val="0"/>
      <w:divBdr>
        <w:top w:val="none" w:sz="0" w:space="0" w:color="auto"/>
        <w:left w:val="none" w:sz="0" w:space="0" w:color="auto"/>
        <w:bottom w:val="none" w:sz="0" w:space="0" w:color="auto"/>
        <w:right w:val="none" w:sz="0" w:space="0" w:color="auto"/>
      </w:divBdr>
      <w:divsChild>
        <w:div w:id="864749899">
          <w:marLeft w:val="0"/>
          <w:marRight w:val="0"/>
          <w:marTop w:val="0"/>
          <w:marBottom w:val="0"/>
          <w:divBdr>
            <w:top w:val="none" w:sz="0" w:space="0" w:color="auto"/>
            <w:left w:val="none" w:sz="0" w:space="0" w:color="auto"/>
            <w:bottom w:val="none" w:sz="0" w:space="0" w:color="auto"/>
            <w:right w:val="none" w:sz="0" w:space="0" w:color="auto"/>
          </w:divBdr>
          <w:divsChild>
            <w:div w:id="814564486">
              <w:marLeft w:val="0"/>
              <w:marRight w:val="0"/>
              <w:marTop w:val="0"/>
              <w:marBottom w:val="0"/>
              <w:divBdr>
                <w:top w:val="none" w:sz="0" w:space="0" w:color="auto"/>
                <w:left w:val="none" w:sz="0" w:space="0" w:color="auto"/>
                <w:bottom w:val="none" w:sz="0" w:space="0" w:color="auto"/>
                <w:right w:val="none" w:sz="0" w:space="0" w:color="auto"/>
              </w:divBdr>
            </w:div>
            <w:div w:id="996499437">
              <w:marLeft w:val="0"/>
              <w:marRight w:val="0"/>
              <w:marTop w:val="0"/>
              <w:marBottom w:val="0"/>
              <w:divBdr>
                <w:top w:val="none" w:sz="0" w:space="0" w:color="auto"/>
                <w:left w:val="none" w:sz="0" w:space="0" w:color="auto"/>
                <w:bottom w:val="none" w:sz="0" w:space="0" w:color="auto"/>
                <w:right w:val="none" w:sz="0" w:space="0" w:color="auto"/>
              </w:divBdr>
            </w:div>
            <w:div w:id="14223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762">
      <w:bodyDiv w:val="1"/>
      <w:marLeft w:val="0"/>
      <w:marRight w:val="0"/>
      <w:marTop w:val="0"/>
      <w:marBottom w:val="0"/>
      <w:divBdr>
        <w:top w:val="none" w:sz="0" w:space="0" w:color="auto"/>
        <w:left w:val="none" w:sz="0" w:space="0" w:color="auto"/>
        <w:bottom w:val="none" w:sz="0" w:space="0" w:color="auto"/>
        <w:right w:val="none" w:sz="0" w:space="0" w:color="auto"/>
      </w:divBdr>
    </w:div>
    <w:div w:id="115952416">
      <w:bodyDiv w:val="1"/>
      <w:marLeft w:val="0"/>
      <w:marRight w:val="0"/>
      <w:marTop w:val="0"/>
      <w:marBottom w:val="0"/>
      <w:divBdr>
        <w:top w:val="none" w:sz="0" w:space="0" w:color="auto"/>
        <w:left w:val="none" w:sz="0" w:space="0" w:color="auto"/>
        <w:bottom w:val="none" w:sz="0" w:space="0" w:color="auto"/>
        <w:right w:val="none" w:sz="0" w:space="0" w:color="auto"/>
      </w:divBdr>
    </w:div>
    <w:div w:id="116685028">
      <w:bodyDiv w:val="1"/>
      <w:marLeft w:val="0"/>
      <w:marRight w:val="0"/>
      <w:marTop w:val="0"/>
      <w:marBottom w:val="0"/>
      <w:divBdr>
        <w:top w:val="none" w:sz="0" w:space="0" w:color="auto"/>
        <w:left w:val="none" w:sz="0" w:space="0" w:color="auto"/>
        <w:bottom w:val="none" w:sz="0" w:space="0" w:color="auto"/>
        <w:right w:val="none" w:sz="0" w:space="0" w:color="auto"/>
      </w:divBdr>
      <w:divsChild>
        <w:div w:id="498925818">
          <w:marLeft w:val="1800"/>
          <w:marRight w:val="0"/>
          <w:marTop w:val="77"/>
          <w:marBottom w:val="0"/>
          <w:divBdr>
            <w:top w:val="none" w:sz="0" w:space="0" w:color="auto"/>
            <w:left w:val="none" w:sz="0" w:space="0" w:color="auto"/>
            <w:bottom w:val="none" w:sz="0" w:space="0" w:color="auto"/>
            <w:right w:val="none" w:sz="0" w:space="0" w:color="auto"/>
          </w:divBdr>
        </w:div>
        <w:div w:id="802843732">
          <w:marLeft w:val="1800"/>
          <w:marRight w:val="0"/>
          <w:marTop w:val="77"/>
          <w:marBottom w:val="0"/>
          <w:divBdr>
            <w:top w:val="none" w:sz="0" w:space="0" w:color="auto"/>
            <w:left w:val="none" w:sz="0" w:space="0" w:color="auto"/>
            <w:bottom w:val="none" w:sz="0" w:space="0" w:color="auto"/>
            <w:right w:val="none" w:sz="0" w:space="0" w:color="auto"/>
          </w:divBdr>
        </w:div>
        <w:div w:id="1224369716">
          <w:marLeft w:val="547"/>
          <w:marRight w:val="0"/>
          <w:marTop w:val="115"/>
          <w:marBottom w:val="0"/>
          <w:divBdr>
            <w:top w:val="none" w:sz="0" w:space="0" w:color="auto"/>
            <w:left w:val="none" w:sz="0" w:space="0" w:color="auto"/>
            <w:bottom w:val="none" w:sz="0" w:space="0" w:color="auto"/>
            <w:right w:val="none" w:sz="0" w:space="0" w:color="auto"/>
          </w:divBdr>
        </w:div>
        <w:div w:id="1869950045">
          <w:marLeft w:val="1166"/>
          <w:marRight w:val="0"/>
          <w:marTop w:val="96"/>
          <w:marBottom w:val="0"/>
          <w:divBdr>
            <w:top w:val="none" w:sz="0" w:space="0" w:color="auto"/>
            <w:left w:val="none" w:sz="0" w:space="0" w:color="auto"/>
            <w:bottom w:val="none" w:sz="0" w:space="0" w:color="auto"/>
            <w:right w:val="none" w:sz="0" w:space="0" w:color="auto"/>
          </w:divBdr>
        </w:div>
      </w:divsChild>
    </w:div>
    <w:div w:id="117844871">
      <w:bodyDiv w:val="1"/>
      <w:marLeft w:val="0"/>
      <w:marRight w:val="0"/>
      <w:marTop w:val="0"/>
      <w:marBottom w:val="0"/>
      <w:divBdr>
        <w:top w:val="none" w:sz="0" w:space="0" w:color="auto"/>
        <w:left w:val="none" w:sz="0" w:space="0" w:color="auto"/>
        <w:bottom w:val="none" w:sz="0" w:space="0" w:color="auto"/>
        <w:right w:val="none" w:sz="0" w:space="0" w:color="auto"/>
      </w:divBdr>
    </w:div>
    <w:div w:id="118301114">
      <w:bodyDiv w:val="1"/>
      <w:marLeft w:val="0"/>
      <w:marRight w:val="0"/>
      <w:marTop w:val="0"/>
      <w:marBottom w:val="0"/>
      <w:divBdr>
        <w:top w:val="none" w:sz="0" w:space="0" w:color="auto"/>
        <w:left w:val="none" w:sz="0" w:space="0" w:color="auto"/>
        <w:bottom w:val="none" w:sz="0" w:space="0" w:color="auto"/>
        <w:right w:val="none" w:sz="0" w:space="0" w:color="auto"/>
      </w:divBdr>
      <w:divsChild>
        <w:div w:id="269632380">
          <w:marLeft w:val="547"/>
          <w:marRight w:val="0"/>
          <w:marTop w:val="96"/>
          <w:marBottom w:val="0"/>
          <w:divBdr>
            <w:top w:val="none" w:sz="0" w:space="0" w:color="auto"/>
            <w:left w:val="none" w:sz="0" w:space="0" w:color="auto"/>
            <w:bottom w:val="none" w:sz="0" w:space="0" w:color="auto"/>
            <w:right w:val="none" w:sz="0" w:space="0" w:color="auto"/>
          </w:divBdr>
        </w:div>
        <w:div w:id="937830370">
          <w:marLeft w:val="547"/>
          <w:marRight w:val="0"/>
          <w:marTop w:val="96"/>
          <w:marBottom w:val="0"/>
          <w:divBdr>
            <w:top w:val="none" w:sz="0" w:space="0" w:color="auto"/>
            <w:left w:val="none" w:sz="0" w:space="0" w:color="auto"/>
            <w:bottom w:val="none" w:sz="0" w:space="0" w:color="auto"/>
            <w:right w:val="none" w:sz="0" w:space="0" w:color="auto"/>
          </w:divBdr>
        </w:div>
        <w:div w:id="1541671585">
          <w:marLeft w:val="547"/>
          <w:marRight w:val="0"/>
          <w:marTop w:val="96"/>
          <w:marBottom w:val="0"/>
          <w:divBdr>
            <w:top w:val="none" w:sz="0" w:space="0" w:color="auto"/>
            <w:left w:val="none" w:sz="0" w:space="0" w:color="auto"/>
            <w:bottom w:val="none" w:sz="0" w:space="0" w:color="auto"/>
            <w:right w:val="none" w:sz="0" w:space="0" w:color="auto"/>
          </w:divBdr>
        </w:div>
        <w:div w:id="1700470182">
          <w:marLeft w:val="1166"/>
          <w:marRight w:val="0"/>
          <w:marTop w:val="96"/>
          <w:marBottom w:val="0"/>
          <w:divBdr>
            <w:top w:val="none" w:sz="0" w:space="0" w:color="auto"/>
            <w:left w:val="none" w:sz="0" w:space="0" w:color="auto"/>
            <w:bottom w:val="none" w:sz="0" w:space="0" w:color="auto"/>
            <w:right w:val="none" w:sz="0" w:space="0" w:color="auto"/>
          </w:divBdr>
        </w:div>
        <w:div w:id="1872691916">
          <w:marLeft w:val="1166"/>
          <w:marRight w:val="0"/>
          <w:marTop w:val="96"/>
          <w:marBottom w:val="0"/>
          <w:divBdr>
            <w:top w:val="none" w:sz="0" w:space="0" w:color="auto"/>
            <w:left w:val="none" w:sz="0" w:space="0" w:color="auto"/>
            <w:bottom w:val="none" w:sz="0" w:space="0" w:color="auto"/>
            <w:right w:val="none" w:sz="0" w:space="0" w:color="auto"/>
          </w:divBdr>
        </w:div>
        <w:div w:id="2003659531">
          <w:marLeft w:val="1166"/>
          <w:marRight w:val="0"/>
          <w:marTop w:val="96"/>
          <w:marBottom w:val="0"/>
          <w:divBdr>
            <w:top w:val="none" w:sz="0" w:space="0" w:color="auto"/>
            <w:left w:val="none" w:sz="0" w:space="0" w:color="auto"/>
            <w:bottom w:val="none" w:sz="0" w:space="0" w:color="auto"/>
            <w:right w:val="none" w:sz="0" w:space="0" w:color="auto"/>
          </w:divBdr>
        </w:div>
      </w:divsChild>
    </w:div>
    <w:div w:id="118375267">
      <w:bodyDiv w:val="1"/>
      <w:marLeft w:val="0"/>
      <w:marRight w:val="0"/>
      <w:marTop w:val="0"/>
      <w:marBottom w:val="0"/>
      <w:divBdr>
        <w:top w:val="none" w:sz="0" w:space="0" w:color="auto"/>
        <w:left w:val="none" w:sz="0" w:space="0" w:color="auto"/>
        <w:bottom w:val="none" w:sz="0" w:space="0" w:color="auto"/>
        <w:right w:val="none" w:sz="0" w:space="0" w:color="auto"/>
      </w:divBdr>
    </w:div>
    <w:div w:id="119537682">
      <w:bodyDiv w:val="1"/>
      <w:marLeft w:val="0"/>
      <w:marRight w:val="0"/>
      <w:marTop w:val="0"/>
      <w:marBottom w:val="0"/>
      <w:divBdr>
        <w:top w:val="none" w:sz="0" w:space="0" w:color="auto"/>
        <w:left w:val="none" w:sz="0" w:space="0" w:color="auto"/>
        <w:bottom w:val="none" w:sz="0" w:space="0" w:color="auto"/>
        <w:right w:val="none" w:sz="0" w:space="0" w:color="auto"/>
      </w:divBdr>
    </w:div>
    <w:div w:id="120926285">
      <w:bodyDiv w:val="1"/>
      <w:marLeft w:val="0"/>
      <w:marRight w:val="0"/>
      <w:marTop w:val="0"/>
      <w:marBottom w:val="0"/>
      <w:divBdr>
        <w:top w:val="none" w:sz="0" w:space="0" w:color="auto"/>
        <w:left w:val="none" w:sz="0" w:space="0" w:color="auto"/>
        <w:bottom w:val="none" w:sz="0" w:space="0" w:color="auto"/>
        <w:right w:val="none" w:sz="0" w:space="0" w:color="auto"/>
      </w:divBdr>
      <w:divsChild>
        <w:div w:id="36442486">
          <w:marLeft w:val="1166"/>
          <w:marRight w:val="0"/>
          <w:marTop w:val="96"/>
          <w:marBottom w:val="0"/>
          <w:divBdr>
            <w:top w:val="none" w:sz="0" w:space="0" w:color="auto"/>
            <w:left w:val="none" w:sz="0" w:space="0" w:color="auto"/>
            <w:bottom w:val="none" w:sz="0" w:space="0" w:color="auto"/>
            <w:right w:val="none" w:sz="0" w:space="0" w:color="auto"/>
          </w:divBdr>
        </w:div>
        <w:div w:id="412512541">
          <w:marLeft w:val="547"/>
          <w:marRight w:val="0"/>
          <w:marTop w:val="115"/>
          <w:marBottom w:val="0"/>
          <w:divBdr>
            <w:top w:val="none" w:sz="0" w:space="0" w:color="auto"/>
            <w:left w:val="none" w:sz="0" w:space="0" w:color="auto"/>
            <w:bottom w:val="none" w:sz="0" w:space="0" w:color="auto"/>
            <w:right w:val="none" w:sz="0" w:space="0" w:color="auto"/>
          </w:divBdr>
        </w:div>
        <w:div w:id="986324945">
          <w:marLeft w:val="547"/>
          <w:marRight w:val="0"/>
          <w:marTop w:val="115"/>
          <w:marBottom w:val="0"/>
          <w:divBdr>
            <w:top w:val="none" w:sz="0" w:space="0" w:color="auto"/>
            <w:left w:val="none" w:sz="0" w:space="0" w:color="auto"/>
            <w:bottom w:val="none" w:sz="0" w:space="0" w:color="auto"/>
            <w:right w:val="none" w:sz="0" w:space="0" w:color="auto"/>
          </w:divBdr>
        </w:div>
      </w:divsChild>
    </w:div>
    <w:div w:id="121387252">
      <w:bodyDiv w:val="1"/>
      <w:marLeft w:val="0"/>
      <w:marRight w:val="0"/>
      <w:marTop w:val="0"/>
      <w:marBottom w:val="0"/>
      <w:divBdr>
        <w:top w:val="none" w:sz="0" w:space="0" w:color="auto"/>
        <w:left w:val="none" w:sz="0" w:space="0" w:color="auto"/>
        <w:bottom w:val="none" w:sz="0" w:space="0" w:color="auto"/>
        <w:right w:val="none" w:sz="0" w:space="0" w:color="auto"/>
      </w:divBdr>
    </w:div>
    <w:div w:id="122583627">
      <w:bodyDiv w:val="1"/>
      <w:marLeft w:val="0"/>
      <w:marRight w:val="0"/>
      <w:marTop w:val="0"/>
      <w:marBottom w:val="0"/>
      <w:divBdr>
        <w:top w:val="none" w:sz="0" w:space="0" w:color="auto"/>
        <w:left w:val="none" w:sz="0" w:space="0" w:color="auto"/>
        <w:bottom w:val="none" w:sz="0" w:space="0" w:color="auto"/>
        <w:right w:val="none" w:sz="0" w:space="0" w:color="auto"/>
      </w:divBdr>
      <w:divsChild>
        <w:div w:id="6106348">
          <w:marLeft w:val="1800"/>
          <w:marRight w:val="0"/>
          <w:marTop w:val="77"/>
          <w:marBottom w:val="0"/>
          <w:divBdr>
            <w:top w:val="none" w:sz="0" w:space="0" w:color="auto"/>
            <w:left w:val="none" w:sz="0" w:space="0" w:color="auto"/>
            <w:bottom w:val="none" w:sz="0" w:space="0" w:color="auto"/>
            <w:right w:val="none" w:sz="0" w:space="0" w:color="auto"/>
          </w:divBdr>
        </w:div>
        <w:div w:id="103958874">
          <w:marLeft w:val="1800"/>
          <w:marRight w:val="0"/>
          <w:marTop w:val="77"/>
          <w:marBottom w:val="0"/>
          <w:divBdr>
            <w:top w:val="none" w:sz="0" w:space="0" w:color="auto"/>
            <w:left w:val="none" w:sz="0" w:space="0" w:color="auto"/>
            <w:bottom w:val="none" w:sz="0" w:space="0" w:color="auto"/>
            <w:right w:val="none" w:sz="0" w:space="0" w:color="auto"/>
          </w:divBdr>
        </w:div>
        <w:div w:id="149643650">
          <w:marLeft w:val="1800"/>
          <w:marRight w:val="0"/>
          <w:marTop w:val="77"/>
          <w:marBottom w:val="0"/>
          <w:divBdr>
            <w:top w:val="none" w:sz="0" w:space="0" w:color="auto"/>
            <w:left w:val="none" w:sz="0" w:space="0" w:color="auto"/>
            <w:bottom w:val="none" w:sz="0" w:space="0" w:color="auto"/>
            <w:right w:val="none" w:sz="0" w:space="0" w:color="auto"/>
          </w:divBdr>
        </w:div>
        <w:div w:id="376399377">
          <w:marLeft w:val="1166"/>
          <w:marRight w:val="0"/>
          <w:marTop w:val="86"/>
          <w:marBottom w:val="0"/>
          <w:divBdr>
            <w:top w:val="none" w:sz="0" w:space="0" w:color="auto"/>
            <w:left w:val="none" w:sz="0" w:space="0" w:color="auto"/>
            <w:bottom w:val="none" w:sz="0" w:space="0" w:color="auto"/>
            <w:right w:val="none" w:sz="0" w:space="0" w:color="auto"/>
          </w:divBdr>
        </w:div>
        <w:div w:id="674113777">
          <w:marLeft w:val="1166"/>
          <w:marRight w:val="0"/>
          <w:marTop w:val="86"/>
          <w:marBottom w:val="0"/>
          <w:divBdr>
            <w:top w:val="none" w:sz="0" w:space="0" w:color="auto"/>
            <w:left w:val="none" w:sz="0" w:space="0" w:color="auto"/>
            <w:bottom w:val="none" w:sz="0" w:space="0" w:color="auto"/>
            <w:right w:val="none" w:sz="0" w:space="0" w:color="auto"/>
          </w:divBdr>
        </w:div>
        <w:div w:id="676929801">
          <w:marLeft w:val="1166"/>
          <w:marRight w:val="0"/>
          <w:marTop w:val="86"/>
          <w:marBottom w:val="0"/>
          <w:divBdr>
            <w:top w:val="none" w:sz="0" w:space="0" w:color="auto"/>
            <w:left w:val="none" w:sz="0" w:space="0" w:color="auto"/>
            <w:bottom w:val="none" w:sz="0" w:space="0" w:color="auto"/>
            <w:right w:val="none" w:sz="0" w:space="0" w:color="auto"/>
          </w:divBdr>
        </w:div>
        <w:div w:id="692417323">
          <w:marLeft w:val="547"/>
          <w:marRight w:val="0"/>
          <w:marTop w:val="115"/>
          <w:marBottom w:val="0"/>
          <w:divBdr>
            <w:top w:val="none" w:sz="0" w:space="0" w:color="auto"/>
            <w:left w:val="none" w:sz="0" w:space="0" w:color="auto"/>
            <w:bottom w:val="none" w:sz="0" w:space="0" w:color="auto"/>
            <w:right w:val="none" w:sz="0" w:space="0" w:color="auto"/>
          </w:divBdr>
        </w:div>
        <w:div w:id="722409334">
          <w:marLeft w:val="1800"/>
          <w:marRight w:val="0"/>
          <w:marTop w:val="77"/>
          <w:marBottom w:val="0"/>
          <w:divBdr>
            <w:top w:val="none" w:sz="0" w:space="0" w:color="auto"/>
            <w:left w:val="none" w:sz="0" w:space="0" w:color="auto"/>
            <w:bottom w:val="none" w:sz="0" w:space="0" w:color="auto"/>
            <w:right w:val="none" w:sz="0" w:space="0" w:color="auto"/>
          </w:divBdr>
        </w:div>
        <w:div w:id="1399589644">
          <w:marLeft w:val="2520"/>
          <w:marRight w:val="0"/>
          <w:marTop w:val="53"/>
          <w:marBottom w:val="0"/>
          <w:divBdr>
            <w:top w:val="none" w:sz="0" w:space="0" w:color="auto"/>
            <w:left w:val="none" w:sz="0" w:space="0" w:color="auto"/>
            <w:bottom w:val="none" w:sz="0" w:space="0" w:color="auto"/>
            <w:right w:val="none" w:sz="0" w:space="0" w:color="auto"/>
          </w:divBdr>
        </w:div>
        <w:div w:id="1461066932">
          <w:marLeft w:val="547"/>
          <w:marRight w:val="0"/>
          <w:marTop w:val="115"/>
          <w:marBottom w:val="0"/>
          <w:divBdr>
            <w:top w:val="none" w:sz="0" w:space="0" w:color="auto"/>
            <w:left w:val="none" w:sz="0" w:space="0" w:color="auto"/>
            <w:bottom w:val="none" w:sz="0" w:space="0" w:color="auto"/>
            <w:right w:val="none" w:sz="0" w:space="0" w:color="auto"/>
          </w:divBdr>
        </w:div>
        <w:div w:id="1547832657">
          <w:marLeft w:val="1166"/>
          <w:marRight w:val="0"/>
          <w:marTop w:val="86"/>
          <w:marBottom w:val="0"/>
          <w:divBdr>
            <w:top w:val="none" w:sz="0" w:space="0" w:color="auto"/>
            <w:left w:val="none" w:sz="0" w:space="0" w:color="auto"/>
            <w:bottom w:val="none" w:sz="0" w:space="0" w:color="auto"/>
            <w:right w:val="none" w:sz="0" w:space="0" w:color="auto"/>
          </w:divBdr>
        </w:div>
        <w:div w:id="1654750986">
          <w:marLeft w:val="1800"/>
          <w:marRight w:val="0"/>
          <w:marTop w:val="77"/>
          <w:marBottom w:val="0"/>
          <w:divBdr>
            <w:top w:val="none" w:sz="0" w:space="0" w:color="auto"/>
            <w:left w:val="none" w:sz="0" w:space="0" w:color="auto"/>
            <w:bottom w:val="none" w:sz="0" w:space="0" w:color="auto"/>
            <w:right w:val="none" w:sz="0" w:space="0" w:color="auto"/>
          </w:divBdr>
        </w:div>
        <w:div w:id="1874227649">
          <w:marLeft w:val="1166"/>
          <w:marRight w:val="0"/>
          <w:marTop w:val="86"/>
          <w:marBottom w:val="0"/>
          <w:divBdr>
            <w:top w:val="none" w:sz="0" w:space="0" w:color="auto"/>
            <w:left w:val="none" w:sz="0" w:space="0" w:color="auto"/>
            <w:bottom w:val="none" w:sz="0" w:space="0" w:color="auto"/>
            <w:right w:val="none" w:sz="0" w:space="0" w:color="auto"/>
          </w:divBdr>
        </w:div>
      </w:divsChild>
    </w:div>
    <w:div w:id="124155510">
      <w:bodyDiv w:val="1"/>
      <w:marLeft w:val="0"/>
      <w:marRight w:val="0"/>
      <w:marTop w:val="0"/>
      <w:marBottom w:val="0"/>
      <w:divBdr>
        <w:top w:val="none" w:sz="0" w:space="0" w:color="auto"/>
        <w:left w:val="none" w:sz="0" w:space="0" w:color="auto"/>
        <w:bottom w:val="none" w:sz="0" w:space="0" w:color="auto"/>
        <w:right w:val="none" w:sz="0" w:space="0" w:color="auto"/>
      </w:divBdr>
    </w:div>
    <w:div w:id="124280802">
      <w:bodyDiv w:val="1"/>
      <w:marLeft w:val="0"/>
      <w:marRight w:val="0"/>
      <w:marTop w:val="0"/>
      <w:marBottom w:val="0"/>
      <w:divBdr>
        <w:top w:val="none" w:sz="0" w:space="0" w:color="auto"/>
        <w:left w:val="none" w:sz="0" w:space="0" w:color="auto"/>
        <w:bottom w:val="none" w:sz="0" w:space="0" w:color="auto"/>
        <w:right w:val="none" w:sz="0" w:space="0" w:color="auto"/>
      </w:divBdr>
    </w:div>
    <w:div w:id="124392591">
      <w:bodyDiv w:val="1"/>
      <w:marLeft w:val="0"/>
      <w:marRight w:val="0"/>
      <w:marTop w:val="0"/>
      <w:marBottom w:val="0"/>
      <w:divBdr>
        <w:top w:val="none" w:sz="0" w:space="0" w:color="auto"/>
        <w:left w:val="none" w:sz="0" w:space="0" w:color="auto"/>
        <w:bottom w:val="none" w:sz="0" w:space="0" w:color="auto"/>
        <w:right w:val="none" w:sz="0" w:space="0" w:color="auto"/>
      </w:divBdr>
    </w:div>
    <w:div w:id="125271944">
      <w:bodyDiv w:val="1"/>
      <w:marLeft w:val="0"/>
      <w:marRight w:val="0"/>
      <w:marTop w:val="0"/>
      <w:marBottom w:val="0"/>
      <w:divBdr>
        <w:top w:val="none" w:sz="0" w:space="0" w:color="auto"/>
        <w:left w:val="none" w:sz="0" w:space="0" w:color="auto"/>
        <w:bottom w:val="none" w:sz="0" w:space="0" w:color="auto"/>
        <w:right w:val="none" w:sz="0" w:space="0" w:color="auto"/>
      </w:divBdr>
    </w:div>
    <w:div w:id="125898428">
      <w:bodyDiv w:val="1"/>
      <w:marLeft w:val="0"/>
      <w:marRight w:val="0"/>
      <w:marTop w:val="0"/>
      <w:marBottom w:val="0"/>
      <w:divBdr>
        <w:top w:val="none" w:sz="0" w:space="0" w:color="auto"/>
        <w:left w:val="none" w:sz="0" w:space="0" w:color="auto"/>
        <w:bottom w:val="none" w:sz="0" w:space="0" w:color="auto"/>
        <w:right w:val="none" w:sz="0" w:space="0" w:color="auto"/>
      </w:divBdr>
    </w:div>
    <w:div w:id="127087015">
      <w:bodyDiv w:val="1"/>
      <w:marLeft w:val="0"/>
      <w:marRight w:val="0"/>
      <w:marTop w:val="0"/>
      <w:marBottom w:val="0"/>
      <w:divBdr>
        <w:top w:val="none" w:sz="0" w:space="0" w:color="auto"/>
        <w:left w:val="none" w:sz="0" w:space="0" w:color="auto"/>
        <w:bottom w:val="none" w:sz="0" w:space="0" w:color="auto"/>
        <w:right w:val="none" w:sz="0" w:space="0" w:color="auto"/>
      </w:divBdr>
      <w:divsChild>
        <w:div w:id="214582777">
          <w:marLeft w:val="1166"/>
          <w:marRight w:val="0"/>
          <w:marTop w:val="96"/>
          <w:marBottom w:val="0"/>
          <w:divBdr>
            <w:top w:val="none" w:sz="0" w:space="0" w:color="auto"/>
            <w:left w:val="none" w:sz="0" w:space="0" w:color="auto"/>
            <w:bottom w:val="none" w:sz="0" w:space="0" w:color="auto"/>
            <w:right w:val="none" w:sz="0" w:space="0" w:color="auto"/>
          </w:divBdr>
        </w:div>
        <w:div w:id="1031227911">
          <w:marLeft w:val="547"/>
          <w:marRight w:val="0"/>
          <w:marTop w:val="115"/>
          <w:marBottom w:val="0"/>
          <w:divBdr>
            <w:top w:val="none" w:sz="0" w:space="0" w:color="auto"/>
            <w:left w:val="none" w:sz="0" w:space="0" w:color="auto"/>
            <w:bottom w:val="none" w:sz="0" w:space="0" w:color="auto"/>
            <w:right w:val="none" w:sz="0" w:space="0" w:color="auto"/>
          </w:divBdr>
        </w:div>
        <w:div w:id="1457941826">
          <w:marLeft w:val="1166"/>
          <w:marRight w:val="0"/>
          <w:marTop w:val="96"/>
          <w:marBottom w:val="0"/>
          <w:divBdr>
            <w:top w:val="none" w:sz="0" w:space="0" w:color="auto"/>
            <w:left w:val="none" w:sz="0" w:space="0" w:color="auto"/>
            <w:bottom w:val="none" w:sz="0" w:space="0" w:color="auto"/>
            <w:right w:val="none" w:sz="0" w:space="0" w:color="auto"/>
          </w:divBdr>
        </w:div>
      </w:divsChild>
    </w:div>
    <w:div w:id="128327191">
      <w:bodyDiv w:val="1"/>
      <w:marLeft w:val="0"/>
      <w:marRight w:val="0"/>
      <w:marTop w:val="0"/>
      <w:marBottom w:val="0"/>
      <w:divBdr>
        <w:top w:val="none" w:sz="0" w:space="0" w:color="auto"/>
        <w:left w:val="none" w:sz="0" w:space="0" w:color="auto"/>
        <w:bottom w:val="none" w:sz="0" w:space="0" w:color="auto"/>
        <w:right w:val="none" w:sz="0" w:space="0" w:color="auto"/>
      </w:divBdr>
    </w:div>
    <w:div w:id="128400349">
      <w:bodyDiv w:val="1"/>
      <w:marLeft w:val="0"/>
      <w:marRight w:val="0"/>
      <w:marTop w:val="0"/>
      <w:marBottom w:val="0"/>
      <w:divBdr>
        <w:top w:val="none" w:sz="0" w:space="0" w:color="auto"/>
        <w:left w:val="none" w:sz="0" w:space="0" w:color="auto"/>
        <w:bottom w:val="none" w:sz="0" w:space="0" w:color="auto"/>
        <w:right w:val="none" w:sz="0" w:space="0" w:color="auto"/>
      </w:divBdr>
    </w:div>
    <w:div w:id="128600141">
      <w:bodyDiv w:val="1"/>
      <w:marLeft w:val="0"/>
      <w:marRight w:val="0"/>
      <w:marTop w:val="0"/>
      <w:marBottom w:val="0"/>
      <w:divBdr>
        <w:top w:val="none" w:sz="0" w:space="0" w:color="auto"/>
        <w:left w:val="none" w:sz="0" w:space="0" w:color="auto"/>
        <w:bottom w:val="none" w:sz="0" w:space="0" w:color="auto"/>
        <w:right w:val="none" w:sz="0" w:space="0" w:color="auto"/>
      </w:divBdr>
    </w:div>
    <w:div w:id="129520506">
      <w:bodyDiv w:val="1"/>
      <w:marLeft w:val="0"/>
      <w:marRight w:val="0"/>
      <w:marTop w:val="0"/>
      <w:marBottom w:val="0"/>
      <w:divBdr>
        <w:top w:val="none" w:sz="0" w:space="0" w:color="auto"/>
        <w:left w:val="none" w:sz="0" w:space="0" w:color="auto"/>
        <w:bottom w:val="none" w:sz="0" w:space="0" w:color="auto"/>
        <w:right w:val="none" w:sz="0" w:space="0" w:color="auto"/>
      </w:divBdr>
    </w:div>
    <w:div w:id="129595656">
      <w:bodyDiv w:val="1"/>
      <w:marLeft w:val="0"/>
      <w:marRight w:val="0"/>
      <w:marTop w:val="0"/>
      <w:marBottom w:val="0"/>
      <w:divBdr>
        <w:top w:val="none" w:sz="0" w:space="0" w:color="auto"/>
        <w:left w:val="none" w:sz="0" w:space="0" w:color="auto"/>
        <w:bottom w:val="none" w:sz="0" w:space="0" w:color="auto"/>
        <w:right w:val="none" w:sz="0" w:space="0" w:color="auto"/>
      </w:divBdr>
      <w:divsChild>
        <w:div w:id="618999221">
          <w:marLeft w:val="1166"/>
          <w:marRight w:val="0"/>
          <w:marTop w:val="134"/>
          <w:marBottom w:val="0"/>
          <w:divBdr>
            <w:top w:val="none" w:sz="0" w:space="0" w:color="auto"/>
            <w:left w:val="none" w:sz="0" w:space="0" w:color="auto"/>
            <w:bottom w:val="none" w:sz="0" w:space="0" w:color="auto"/>
            <w:right w:val="none" w:sz="0" w:space="0" w:color="auto"/>
          </w:divBdr>
        </w:div>
        <w:div w:id="699474762">
          <w:marLeft w:val="547"/>
          <w:marRight w:val="0"/>
          <w:marTop w:val="154"/>
          <w:marBottom w:val="0"/>
          <w:divBdr>
            <w:top w:val="none" w:sz="0" w:space="0" w:color="auto"/>
            <w:left w:val="none" w:sz="0" w:space="0" w:color="auto"/>
            <w:bottom w:val="none" w:sz="0" w:space="0" w:color="auto"/>
            <w:right w:val="none" w:sz="0" w:space="0" w:color="auto"/>
          </w:divBdr>
        </w:div>
        <w:div w:id="850099438">
          <w:marLeft w:val="1166"/>
          <w:marRight w:val="0"/>
          <w:marTop w:val="134"/>
          <w:marBottom w:val="0"/>
          <w:divBdr>
            <w:top w:val="none" w:sz="0" w:space="0" w:color="auto"/>
            <w:left w:val="none" w:sz="0" w:space="0" w:color="auto"/>
            <w:bottom w:val="none" w:sz="0" w:space="0" w:color="auto"/>
            <w:right w:val="none" w:sz="0" w:space="0" w:color="auto"/>
          </w:divBdr>
        </w:div>
      </w:divsChild>
    </w:div>
    <w:div w:id="130708692">
      <w:bodyDiv w:val="1"/>
      <w:marLeft w:val="0"/>
      <w:marRight w:val="0"/>
      <w:marTop w:val="0"/>
      <w:marBottom w:val="0"/>
      <w:divBdr>
        <w:top w:val="none" w:sz="0" w:space="0" w:color="auto"/>
        <w:left w:val="none" w:sz="0" w:space="0" w:color="auto"/>
        <w:bottom w:val="none" w:sz="0" w:space="0" w:color="auto"/>
        <w:right w:val="none" w:sz="0" w:space="0" w:color="auto"/>
      </w:divBdr>
    </w:div>
    <w:div w:id="131099609">
      <w:bodyDiv w:val="1"/>
      <w:marLeft w:val="0"/>
      <w:marRight w:val="0"/>
      <w:marTop w:val="0"/>
      <w:marBottom w:val="0"/>
      <w:divBdr>
        <w:top w:val="none" w:sz="0" w:space="0" w:color="auto"/>
        <w:left w:val="none" w:sz="0" w:space="0" w:color="auto"/>
        <w:bottom w:val="none" w:sz="0" w:space="0" w:color="auto"/>
        <w:right w:val="none" w:sz="0" w:space="0" w:color="auto"/>
      </w:divBdr>
    </w:div>
    <w:div w:id="131101712">
      <w:bodyDiv w:val="1"/>
      <w:marLeft w:val="0"/>
      <w:marRight w:val="0"/>
      <w:marTop w:val="0"/>
      <w:marBottom w:val="0"/>
      <w:divBdr>
        <w:top w:val="none" w:sz="0" w:space="0" w:color="auto"/>
        <w:left w:val="none" w:sz="0" w:space="0" w:color="auto"/>
        <w:bottom w:val="none" w:sz="0" w:space="0" w:color="auto"/>
        <w:right w:val="none" w:sz="0" w:space="0" w:color="auto"/>
      </w:divBdr>
      <w:divsChild>
        <w:div w:id="1556813055">
          <w:marLeft w:val="0"/>
          <w:marRight w:val="0"/>
          <w:marTop w:val="0"/>
          <w:marBottom w:val="0"/>
          <w:divBdr>
            <w:top w:val="none" w:sz="0" w:space="0" w:color="auto"/>
            <w:left w:val="none" w:sz="0" w:space="0" w:color="auto"/>
            <w:bottom w:val="none" w:sz="0" w:space="0" w:color="auto"/>
            <w:right w:val="none" w:sz="0" w:space="0" w:color="auto"/>
          </w:divBdr>
          <w:divsChild>
            <w:div w:id="199319234">
              <w:marLeft w:val="0"/>
              <w:marRight w:val="0"/>
              <w:marTop w:val="0"/>
              <w:marBottom w:val="0"/>
              <w:divBdr>
                <w:top w:val="none" w:sz="0" w:space="0" w:color="auto"/>
                <w:left w:val="none" w:sz="0" w:space="0" w:color="auto"/>
                <w:bottom w:val="none" w:sz="0" w:space="0" w:color="auto"/>
                <w:right w:val="none" w:sz="0" w:space="0" w:color="auto"/>
              </w:divBdr>
            </w:div>
            <w:div w:id="699550802">
              <w:marLeft w:val="0"/>
              <w:marRight w:val="0"/>
              <w:marTop w:val="0"/>
              <w:marBottom w:val="0"/>
              <w:divBdr>
                <w:top w:val="none" w:sz="0" w:space="0" w:color="auto"/>
                <w:left w:val="none" w:sz="0" w:space="0" w:color="auto"/>
                <w:bottom w:val="none" w:sz="0" w:space="0" w:color="auto"/>
                <w:right w:val="none" w:sz="0" w:space="0" w:color="auto"/>
              </w:divBdr>
            </w:div>
            <w:div w:id="805701623">
              <w:marLeft w:val="0"/>
              <w:marRight w:val="0"/>
              <w:marTop w:val="0"/>
              <w:marBottom w:val="0"/>
              <w:divBdr>
                <w:top w:val="none" w:sz="0" w:space="0" w:color="auto"/>
                <w:left w:val="none" w:sz="0" w:space="0" w:color="auto"/>
                <w:bottom w:val="none" w:sz="0" w:space="0" w:color="auto"/>
                <w:right w:val="none" w:sz="0" w:space="0" w:color="auto"/>
              </w:divBdr>
            </w:div>
            <w:div w:id="885995790">
              <w:marLeft w:val="0"/>
              <w:marRight w:val="0"/>
              <w:marTop w:val="0"/>
              <w:marBottom w:val="0"/>
              <w:divBdr>
                <w:top w:val="none" w:sz="0" w:space="0" w:color="auto"/>
                <w:left w:val="none" w:sz="0" w:space="0" w:color="auto"/>
                <w:bottom w:val="none" w:sz="0" w:space="0" w:color="auto"/>
                <w:right w:val="none" w:sz="0" w:space="0" w:color="auto"/>
              </w:divBdr>
            </w:div>
            <w:div w:id="20036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1540">
      <w:bodyDiv w:val="1"/>
      <w:marLeft w:val="0"/>
      <w:marRight w:val="0"/>
      <w:marTop w:val="0"/>
      <w:marBottom w:val="0"/>
      <w:divBdr>
        <w:top w:val="none" w:sz="0" w:space="0" w:color="auto"/>
        <w:left w:val="none" w:sz="0" w:space="0" w:color="auto"/>
        <w:bottom w:val="none" w:sz="0" w:space="0" w:color="auto"/>
        <w:right w:val="none" w:sz="0" w:space="0" w:color="auto"/>
      </w:divBdr>
      <w:divsChild>
        <w:div w:id="805705576">
          <w:marLeft w:val="0"/>
          <w:marRight w:val="0"/>
          <w:marTop w:val="0"/>
          <w:marBottom w:val="0"/>
          <w:divBdr>
            <w:top w:val="none" w:sz="0" w:space="0" w:color="auto"/>
            <w:left w:val="none" w:sz="0" w:space="0" w:color="auto"/>
            <w:bottom w:val="none" w:sz="0" w:space="0" w:color="auto"/>
            <w:right w:val="none" w:sz="0" w:space="0" w:color="auto"/>
          </w:divBdr>
          <w:divsChild>
            <w:div w:id="218178327">
              <w:marLeft w:val="0"/>
              <w:marRight w:val="0"/>
              <w:marTop w:val="0"/>
              <w:marBottom w:val="0"/>
              <w:divBdr>
                <w:top w:val="none" w:sz="0" w:space="0" w:color="auto"/>
                <w:left w:val="none" w:sz="0" w:space="0" w:color="auto"/>
                <w:bottom w:val="none" w:sz="0" w:space="0" w:color="auto"/>
                <w:right w:val="none" w:sz="0" w:space="0" w:color="auto"/>
              </w:divBdr>
            </w:div>
            <w:div w:id="371156890">
              <w:marLeft w:val="0"/>
              <w:marRight w:val="0"/>
              <w:marTop w:val="0"/>
              <w:marBottom w:val="0"/>
              <w:divBdr>
                <w:top w:val="none" w:sz="0" w:space="0" w:color="auto"/>
                <w:left w:val="none" w:sz="0" w:space="0" w:color="auto"/>
                <w:bottom w:val="none" w:sz="0" w:space="0" w:color="auto"/>
                <w:right w:val="none" w:sz="0" w:space="0" w:color="auto"/>
              </w:divBdr>
            </w:div>
            <w:div w:id="822307361">
              <w:marLeft w:val="0"/>
              <w:marRight w:val="0"/>
              <w:marTop w:val="0"/>
              <w:marBottom w:val="0"/>
              <w:divBdr>
                <w:top w:val="none" w:sz="0" w:space="0" w:color="auto"/>
                <w:left w:val="none" w:sz="0" w:space="0" w:color="auto"/>
                <w:bottom w:val="none" w:sz="0" w:space="0" w:color="auto"/>
                <w:right w:val="none" w:sz="0" w:space="0" w:color="auto"/>
              </w:divBdr>
            </w:div>
            <w:div w:id="923301386">
              <w:marLeft w:val="0"/>
              <w:marRight w:val="0"/>
              <w:marTop w:val="0"/>
              <w:marBottom w:val="0"/>
              <w:divBdr>
                <w:top w:val="none" w:sz="0" w:space="0" w:color="auto"/>
                <w:left w:val="none" w:sz="0" w:space="0" w:color="auto"/>
                <w:bottom w:val="none" w:sz="0" w:space="0" w:color="auto"/>
                <w:right w:val="none" w:sz="0" w:space="0" w:color="auto"/>
              </w:divBdr>
            </w:div>
            <w:div w:id="938172532">
              <w:marLeft w:val="0"/>
              <w:marRight w:val="0"/>
              <w:marTop w:val="0"/>
              <w:marBottom w:val="0"/>
              <w:divBdr>
                <w:top w:val="none" w:sz="0" w:space="0" w:color="auto"/>
                <w:left w:val="none" w:sz="0" w:space="0" w:color="auto"/>
                <w:bottom w:val="none" w:sz="0" w:space="0" w:color="auto"/>
                <w:right w:val="none" w:sz="0" w:space="0" w:color="auto"/>
              </w:divBdr>
            </w:div>
            <w:div w:id="1097169409">
              <w:marLeft w:val="0"/>
              <w:marRight w:val="0"/>
              <w:marTop w:val="0"/>
              <w:marBottom w:val="0"/>
              <w:divBdr>
                <w:top w:val="none" w:sz="0" w:space="0" w:color="auto"/>
                <w:left w:val="none" w:sz="0" w:space="0" w:color="auto"/>
                <w:bottom w:val="none" w:sz="0" w:space="0" w:color="auto"/>
                <w:right w:val="none" w:sz="0" w:space="0" w:color="auto"/>
              </w:divBdr>
            </w:div>
            <w:div w:id="17291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7789">
      <w:bodyDiv w:val="1"/>
      <w:marLeft w:val="0"/>
      <w:marRight w:val="0"/>
      <w:marTop w:val="0"/>
      <w:marBottom w:val="0"/>
      <w:divBdr>
        <w:top w:val="none" w:sz="0" w:space="0" w:color="auto"/>
        <w:left w:val="none" w:sz="0" w:space="0" w:color="auto"/>
        <w:bottom w:val="none" w:sz="0" w:space="0" w:color="auto"/>
        <w:right w:val="none" w:sz="0" w:space="0" w:color="auto"/>
      </w:divBdr>
      <w:divsChild>
        <w:div w:id="1613976462">
          <w:marLeft w:val="547"/>
          <w:marRight w:val="0"/>
          <w:marTop w:val="154"/>
          <w:marBottom w:val="0"/>
          <w:divBdr>
            <w:top w:val="none" w:sz="0" w:space="0" w:color="auto"/>
            <w:left w:val="none" w:sz="0" w:space="0" w:color="auto"/>
            <w:bottom w:val="none" w:sz="0" w:space="0" w:color="auto"/>
            <w:right w:val="none" w:sz="0" w:space="0" w:color="auto"/>
          </w:divBdr>
        </w:div>
      </w:divsChild>
    </w:div>
    <w:div w:id="132061462">
      <w:bodyDiv w:val="1"/>
      <w:marLeft w:val="0"/>
      <w:marRight w:val="0"/>
      <w:marTop w:val="0"/>
      <w:marBottom w:val="0"/>
      <w:divBdr>
        <w:top w:val="none" w:sz="0" w:space="0" w:color="auto"/>
        <w:left w:val="none" w:sz="0" w:space="0" w:color="auto"/>
        <w:bottom w:val="none" w:sz="0" w:space="0" w:color="auto"/>
        <w:right w:val="none" w:sz="0" w:space="0" w:color="auto"/>
      </w:divBdr>
    </w:div>
    <w:div w:id="132604884">
      <w:bodyDiv w:val="1"/>
      <w:marLeft w:val="0"/>
      <w:marRight w:val="0"/>
      <w:marTop w:val="0"/>
      <w:marBottom w:val="0"/>
      <w:divBdr>
        <w:top w:val="none" w:sz="0" w:space="0" w:color="auto"/>
        <w:left w:val="none" w:sz="0" w:space="0" w:color="auto"/>
        <w:bottom w:val="none" w:sz="0" w:space="0" w:color="auto"/>
        <w:right w:val="none" w:sz="0" w:space="0" w:color="auto"/>
      </w:divBdr>
      <w:divsChild>
        <w:div w:id="712966678">
          <w:marLeft w:val="0"/>
          <w:marRight w:val="0"/>
          <w:marTop w:val="96"/>
          <w:marBottom w:val="0"/>
          <w:divBdr>
            <w:top w:val="none" w:sz="0" w:space="0" w:color="auto"/>
            <w:left w:val="none" w:sz="0" w:space="0" w:color="auto"/>
            <w:bottom w:val="none" w:sz="0" w:space="0" w:color="auto"/>
            <w:right w:val="none" w:sz="0" w:space="0" w:color="auto"/>
          </w:divBdr>
        </w:div>
        <w:div w:id="1904559489">
          <w:marLeft w:val="0"/>
          <w:marRight w:val="0"/>
          <w:marTop w:val="96"/>
          <w:marBottom w:val="0"/>
          <w:divBdr>
            <w:top w:val="none" w:sz="0" w:space="0" w:color="auto"/>
            <w:left w:val="none" w:sz="0" w:space="0" w:color="auto"/>
            <w:bottom w:val="none" w:sz="0" w:space="0" w:color="auto"/>
            <w:right w:val="none" w:sz="0" w:space="0" w:color="auto"/>
          </w:divBdr>
        </w:div>
      </w:divsChild>
    </w:div>
    <w:div w:id="132794107">
      <w:bodyDiv w:val="1"/>
      <w:marLeft w:val="0"/>
      <w:marRight w:val="0"/>
      <w:marTop w:val="0"/>
      <w:marBottom w:val="0"/>
      <w:divBdr>
        <w:top w:val="none" w:sz="0" w:space="0" w:color="auto"/>
        <w:left w:val="none" w:sz="0" w:space="0" w:color="auto"/>
        <w:bottom w:val="none" w:sz="0" w:space="0" w:color="auto"/>
        <w:right w:val="none" w:sz="0" w:space="0" w:color="auto"/>
      </w:divBdr>
      <w:divsChild>
        <w:div w:id="52430442">
          <w:marLeft w:val="706"/>
          <w:marRight w:val="0"/>
          <w:marTop w:val="115"/>
          <w:marBottom w:val="0"/>
          <w:divBdr>
            <w:top w:val="none" w:sz="0" w:space="0" w:color="auto"/>
            <w:left w:val="none" w:sz="0" w:space="0" w:color="auto"/>
            <w:bottom w:val="none" w:sz="0" w:space="0" w:color="auto"/>
            <w:right w:val="none" w:sz="0" w:space="0" w:color="auto"/>
          </w:divBdr>
        </w:div>
        <w:div w:id="556824941">
          <w:marLeft w:val="418"/>
          <w:marRight w:val="0"/>
          <w:marTop w:val="115"/>
          <w:marBottom w:val="0"/>
          <w:divBdr>
            <w:top w:val="none" w:sz="0" w:space="0" w:color="auto"/>
            <w:left w:val="none" w:sz="0" w:space="0" w:color="auto"/>
            <w:bottom w:val="none" w:sz="0" w:space="0" w:color="auto"/>
            <w:right w:val="none" w:sz="0" w:space="0" w:color="auto"/>
          </w:divBdr>
        </w:div>
        <w:div w:id="1046761431">
          <w:marLeft w:val="706"/>
          <w:marRight w:val="0"/>
          <w:marTop w:val="115"/>
          <w:marBottom w:val="0"/>
          <w:divBdr>
            <w:top w:val="none" w:sz="0" w:space="0" w:color="auto"/>
            <w:left w:val="none" w:sz="0" w:space="0" w:color="auto"/>
            <w:bottom w:val="none" w:sz="0" w:space="0" w:color="auto"/>
            <w:right w:val="none" w:sz="0" w:space="0" w:color="auto"/>
          </w:divBdr>
        </w:div>
      </w:divsChild>
    </w:div>
    <w:div w:id="132917755">
      <w:bodyDiv w:val="1"/>
      <w:marLeft w:val="0"/>
      <w:marRight w:val="0"/>
      <w:marTop w:val="0"/>
      <w:marBottom w:val="0"/>
      <w:divBdr>
        <w:top w:val="none" w:sz="0" w:space="0" w:color="auto"/>
        <w:left w:val="none" w:sz="0" w:space="0" w:color="auto"/>
        <w:bottom w:val="none" w:sz="0" w:space="0" w:color="auto"/>
        <w:right w:val="none" w:sz="0" w:space="0" w:color="auto"/>
      </w:divBdr>
    </w:div>
    <w:div w:id="134370100">
      <w:bodyDiv w:val="1"/>
      <w:marLeft w:val="0"/>
      <w:marRight w:val="0"/>
      <w:marTop w:val="0"/>
      <w:marBottom w:val="0"/>
      <w:divBdr>
        <w:top w:val="none" w:sz="0" w:space="0" w:color="auto"/>
        <w:left w:val="none" w:sz="0" w:space="0" w:color="auto"/>
        <w:bottom w:val="none" w:sz="0" w:space="0" w:color="auto"/>
        <w:right w:val="none" w:sz="0" w:space="0" w:color="auto"/>
      </w:divBdr>
    </w:div>
    <w:div w:id="135729728">
      <w:bodyDiv w:val="1"/>
      <w:marLeft w:val="0"/>
      <w:marRight w:val="0"/>
      <w:marTop w:val="0"/>
      <w:marBottom w:val="0"/>
      <w:divBdr>
        <w:top w:val="none" w:sz="0" w:space="0" w:color="auto"/>
        <w:left w:val="none" w:sz="0" w:space="0" w:color="auto"/>
        <w:bottom w:val="none" w:sz="0" w:space="0" w:color="auto"/>
        <w:right w:val="none" w:sz="0" w:space="0" w:color="auto"/>
      </w:divBdr>
      <w:divsChild>
        <w:div w:id="611983199">
          <w:marLeft w:val="0"/>
          <w:marRight w:val="0"/>
          <w:marTop w:val="0"/>
          <w:marBottom w:val="0"/>
          <w:divBdr>
            <w:top w:val="none" w:sz="0" w:space="0" w:color="auto"/>
            <w:left w:val="none" w:sz="0" w:space="0" w:color="auto"/>
            <w:bottom w:val="none" w:sz="0" w:space="0" w:color="auto"/>
            <w:right w:val="none" w:sz="0" w:space="0" w:color="auto"/>
          </w:divBdr>
          <w:divsChild>
            <w:div w:id="457376963">
              <w:marLeft w:val="0"/>
              <w:marRight w:val="0"/>
              <w:marTop w:val="0"/>
              <w:marBottom w:val="0"/>
              <w:divBdr>
                <w:top w:val="none" w:sz="0" w:space="0" w:color="auto"/>
                <w:left w:val="none" w:sz="0" w:space="0" w:color="auto"/>
                <w:bottom w:val="none" w:sz="0" w:space="0" w:color="auto"/>
                <w:right w:val="none" w:sz="0" w:space="0" w:color="auto"/>
              </w:divBdr>
            </w:div>
            <w:div w:id="478428198">
              <w:marLeft w:val="0"/>
              <w:marRight w:val="0"/>
              <w:marTop w:val="0"/>
              <w:marBottom w:val="0"/>
              <w:divBdr>
                <w:top w:val="none" w:sz="0" w:space="0" w:color="auto"/>
                <w:left w:val="none" w:sz="0" w:space="0" w:color="auto"/>
                <w:bottom w:val="none" w:sz="0" w:space="0" w:color="auto"/>
                <w:right w:val="none" w:sz="0" w:space="0" w:color="auto"/>
              </w:divBdr>
            </w:div>
            <w:div w:id="9089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750">
      <w:bodyDiv w:val="1"/>
      <w:marLeft w:val="0"/>
      <w:marRight w:val="0"/>
      <w:marTop w:val="0"/>
      <w:marBottom w:val="0"/>
      <w:divBdr>
        <w:top w:val="none" w:sz="0" w:space="0" w:color="auto"/>
        <w:left w:val="none" w:sz="0" w:space="0" w:color="auto"/>
        <w:bottom w:val="none" w:sz="0" w:space="0" w:color="auto"/>
        <w:right w:val="none" w:sz="0" w:space="0" w:color="auto"/>
      </w:divBdr>
    </w:div>
    <w:div w:id="136385167">
      <w:bodyDiv w:val="1"/>
      <w:marLeft w:val="0"/>
      <w:marRight w:val="0"/>
      <w:marTop w:val="0"/>
      <w:marBottom w:val="0"/>
      <w:divBdr>
        <w:top w:val="none" w:sz="0" w:space="0" w:color="auto"/>
        <w:left w:val="none" w:sz="0" w:space="0" w:color="auto"/>
        <w:bottom w:val="none" w:sz="0" w:space="0" w:color="auto"/>
        <w:right w:val="none" w:sz="0" w:space="0" w:color="auto"/>
      </w:divBdr>
    </w:div>
    <w:div w:id="136581254">
      <w:bodyDiv w:val="1"/>
      <w:marLeft w:val="0"/>
      <w:marRight w:val="0"/>
      <w:marTop w:val="0"/>
      <w:marBottom w:val="0"/>
      <w:divBdr>
        <w:top w:val="none" w:sz="0" w:space="0" w:color="auto"/>
        <w:left w:val="none" w:sz="0" w:space="0" w:color="auto"/>
        <w:bottom w:val="none" w:sz="0" w:space="0" w:color="auto"/>
        <w:right w:val="none" w:sz="0" w:space="0" w:color="auto"/>
      </w:divBdr>
    </w:div>
    <w:div w:id="138151719">
      <w:bodyDiv w:val="1"/>
      <w:marLeft w:val="0"/>
      <w:marRight w:val="0"/>
      <w:marTop w:val="0"/>
      <w:marBottom w:val="0"/>
      <w:divBdr>
        <w:top w:val="none" w:sz="0" w:space="0" w:color="auto"/>
        <w:left w:val="none" w:sz="0" w:space="0" w:color="auto"/>
        <w:bottom w:val="none" w:sz="0" w:space="0" w:color="auto"/>
        <w:right w:val="none" w:sz="0" w:space="0" w:color="auto"/>
      </w:divBdr>
    </w:div>
    <w:div w:id="138961072">
      <w:bodyDiv w:val="1"/>
      <w:marLeft w:val="0"/>
      <w:marRight w:val="0"/>
      <w:marTop w:val="0"/>
      <w:marBottom w:val="0"/>
      <w:divBdr>
        <w:top w:val="none" w:sz="0" w:space="0" w:color="auto"/>
        <w:left w:val="none" w:sz="0" w:space="0" w:color="auto"/>
        <w:bottom w:val="none" w:sz="0" w:space="0" w:color="auto"/>
        <w:right w:val="none" w:sz="0" w:space="0" w:color="auto"/>
      </w:divBdr>
    </w:div>
    <w:div w:id="139346870">
      <w:bodyDiv w:val="1"/>
      <w:marLeft w:val="0"/>
      <w:marRight w:val="0"/>
      <w:marTop w:val="0"/>
      <w:marBottom w:val="0"/>
      <w:divBdr>
        <w:top w:val="none" w:sz="0" w:space="0" w:color="auto"/>
        <w:left w:val="none" w:sz="0" w:space="0" w:color="auto"/>
        <w:bottom w:val="none" w:sz="0" w:space="0" w:color="auto"/>
        <w:right w:val="none" w:sz="0" w:space="0" w:color="auto"/>
      </w:divBdr>
      <w:divsChild>
        <w:div w:id="635455423">
          <w:marLeft w:val="547"/>
          <w:marRight w:val="0"/>
          <w:marTop w:val="106"/>
          <w:marBottom w:val="0"/>
          <w:divBdr>
            <w:top w:val="none" w:sz="0" w:space="0" w:color="auto"/>
            <w:left w:val="none" w:sz="0" w:space="0" w:color="auto"/>
            <w:bottom w:val="none" w:sz="0" w:space="0" w:color="auto"/>
            <w:right w:val="none" w:sz="0" w:space="0" w:color="auto"/>
          </w:divBdr>
        </w:div>
        <w:div w:id="1101875211">
          <w:marLeft w:val="1166"/>
          <w:marRight w:val="0"/>
          <w:marTop w:val="86"/>
          <w:marBottom w:val="0"/>
          <w:divBdr>
            <w:top w:val="none" w:sz="0" w:space="0" w:color="auto"/>
            <w:left w:val="none" w:sz="0" w:space="0" w:color="auto"/>
            <w:bottom w:val="none" w:sz="0" w:space="0" w:color="auto"/>
            <w:right w:val="none" w:sz="0" w:space="0" w:color="auto"/>
          </w:divBdr>
        </w:div>
        <w:div w:id="1221869804">
          <w:marLeft w:val="806"/>
          <w:marRight w:val="0"/>
          <w:marTop w:val="134"/>
          <w:marBottom w:val="0"/>
          <w:divBdr>
            <w:top w:val="none" w:sz="0" w:space="0" w:color="auto"/>
            <w:left w:val="none" w:sz="0" w:space="0" w:color="auto"/>
            <w:bottom w:val="none" w:sz="0" w:space="0" w:color="auto"/>
            <w:right w:val="none" w:sz="0" w:space="0" w:color="auto"/>
          </w:divBdr>
        </w:div>
        <w:div w:id="1699040832">
          <w:marLeft w:val="806"/>
          <w:marRight w:val="0"/>
          <w:marTop w:val="134"/>
          <w:marBottom w:val="0"/>
          <w:divBdr>
            <w:top w:val="none" w:sz="0" w:space="0" w:color="auto"/>
            <w:left w:val="none" w:sz="0" w:space="0" w:color="auto"/>
            <w:bottom w:val="none" w:sz="0" w:space="0" w:color="auto"/>
            <w:right w:val="none" w:sz="0" w:space="0" w:color="auto"/>
          </w:divBdr>
        </w:div>
        <w:div w:id="2042167562">
          <w:marLeft w:val="1166"/>
          <w:marRight w:val="0"/>
          <w:marTop w:val="86"/>
          <w:marBottom w:val="0"/>
          <w:divBdr>
            <w:top w:val="none" w:sz="0" w:space="0" w:color="auto"/>
            <w:left w:val="none" w:sz="0" w:space="0" w:color="auto"/>
            <w:bottom w:val="none" w:sz="0" w:space="0" w:color="auto"/>
            <w:right w:val="none" w:sz="0" w:space="0" w:color="auto"/>
          </w:divBdr>
        </w:div>
      </w:divsChild>
    </w:div>
    <w:div w:id="139461840">
      <w:bodyDiv w:val="1"/>
      <w:marLeft w:val="0"/>
      <w:marRight w:val="0"/>
      <w:marTop w:val="0"/>
      <w:marBottom w:val="0"/>
      <w:divBdr>
        <w:top w:val="none" w:sz="0" w:space="0" w:color="auto"/>
        <w:left w:val="none" w:sz="0" w:space="0" w:color="auto"/>
        <w:bottom w:val="none" w:sz="0" w:space="0" w:color="auto"/>
        <w:right w:val="none" w:sz="0" w:space="0" w:color="auto"/>
      </w:divBdr>
      <w:divsChild>
        <w:div w:id="154994892">
          <w:marLeft w:val="835"/>
          <w:marRight w:val="0"/>
          <w:marTop w:val="96"/>
          <w:marBottom w:val="0"/>
          <w:divBdr>
            <w:top w:val="none" w:sz="0" w:space="0" w:color="auto"/>
            <w:left w:val="none" w:sz="0" w:space="0" w:color="auto"/>
            <w:bottom w:val="none" w:sz="0" w:space="0" w:color="auto"/>
            <w:right w:val="none" w:sz="0" w:space="0" w:color="auto"/>
          </w:divBdr>
        </w:div>
        <w:div w:id="338390742">
          <w:marLeft w:val="274"/>
          <w:marRight w:val="0"/>
          <w:marTop w:val="115"/>
          <w:marBottom w:val="0"/>
          <w:divBdr>
            <w:top w:val="none" w:sz="0" w:space="0" w:color="auto"/>
            <w:left w:val="none" w:sz="0" w:space="0" w:color="auto"/>
            <w:bottom w:val="none" w:sz="0" w:space="0" w:color="auto"/>
            <w:right w:val="none" w:sz="0" w:space="0" w:color="auto"/>
          </w:divBdr>
        </w:div>
        <w:div w:id="805658342">
          <w:marLeft w:val="274"/>
          <w:marRight w:val="0"/>
          <w:marTop w:val="115"/>
          <w:marBottom w:val="0"/>
          <w:divBdr>
            <w:top w:val="none" w:sz="0" w:space="0" w:color="auto"/>
            <w:left w:val="none" w:sz="0" w:space="0" w:color="auto"/>
            <w:bottom w:val="none" w:sz="0" w:space="0" w:color="auto"/>
            <w:right w:val="none" w:sz="0" w:space="0" w:color="auto"/>
          </w:divBdr>
        </w:div>
        <w:div w:id="1032414843">
          <w:marLeft w:val="274"/>
          <w:marRight w:val="0"/>
          <w:marTop w:val="115"/>
          <w:marBottom w:val="0"/>
          <w:divBdr>
            <w:top w:val="none" w:sz="0" w:space="0" w:color="auto"/>
            <w:left w:val="none" w:sz="0" w:space="0" w:color="auto"/>
            <w:bottom w:val="none" w:sz="0" w:space="0" w:color="auto"/>
            <w:right w:val="none" w:sz="0" w:space="0" w:color="auto"/>
          </w:divBdr>
        </w:div>
        <w:div w:id="1719283666">
          <w:marLeft w:val="835"/>
          <w:marRight w:val="0"/>
          <w:marTop w:val="96"/>
          <w:marBottom w:val="0"/>
          <w:divBdr>
            <w:top w:val="none" w:sz="0" w:space="0" w:color="auto"/>
            <w:left w:val="none" w:sz="0" w:space="0" w:color="auto"/>
            <w:bottom w:val="none" w:sz="0" w:space="0" w:color="auto"/>
            <w:right w:val="none" w:sz="0" w:space="0" w:color="auto"/>
          </w:divBdr>
        </w:div>
      </w:divsChild>
    </w:div>
    <w:div w:id="139463005">
      <w:bodyDiv w:val="1"/>
      <w:marLeft w:val="0"/>
      <w:marRight w:val="0"/>
      <w:marTop w:val="0"/>
      <w:marBottom w:val="0"/>
      <w:divBdr>
        <w:top w:val="none" w:sz="0" w:space="0" w:color="auto"/>
        <w:left w:val="none" w:sz="0" w:space="0" w:color="auto"/>
        <w:bottom w:val="none" w:sz="0" w:space="0" w:color="auto"/>
        <w:right w:val="none" w:sz="0" w:space="0" w:color="auto"/>
      </w:divBdr>
      <w:divsChild>
        <w:div w:id="1022900438">
          <w:marLeft w:val="0"/>
          <w:marRight w:val="0"/>
          <w:marTop w:val="0"/>
          <w:marBottom w:val="0"/>
          <w:divBdr>
            <w:top w:val="none" w:sz="0" w:space="0" w:color="auto"/>
            <w:left w:val="none" w:sz="0" w:space="0" w:color="auto"/>
            <w:bottom w:val="none" w:sz="0" w:space="0" w:color="auto"/>
            <w:right w:val="none" w:sz="0" w:space="0" w:color="auto"/>
          </w:divBdr>
          <w:divsChild>
            <w:div w:id="698354505">
              <w:marLeft w:val="0"/>
              <w:marRight w:val="0"/>
              <w:marTop w:val="0"/>
              <w:marBottom w:val="0"/>
              <w:divBdr>
                <w:top w:val="none" w:sz="0" w:space="0" w:color="auto"/>
                <w:left w:val="none" w:sz="0" w:space="0" w:color="auto"/>
                <w:bottom w:val="none" w:sz="0" w:space="0" w:color="auto"/>
                <w:right w:val="none" w:sz="0" w:space="0" w:color="auto"/>
              </w:divBdr>
            </w:div>
            <w:div w:id="1243221444">
              <w:marLeft w:val="0"/>
              <w:marRight w:val="0"/>
              <w:marTop w:val="0"/>
              <w:marBottom w:val="0"/>
              <w:divBdr>
                <w:top w:val="none" w:sz="0" w:space="0" w:color="auto"/>
                <w:left w:val="none" w:sz="0" w:space="0" w:color="auto"/>
                <w:bottom w:val="none" w:sz="0" w:space="0" w:color="auto"/>
                <w:right w:val="none" w:sz="0" w:space="0" w:color="auto"/>
              </w:divBdr>
            </w:div>
            <w:div w:id="1357192406">
              <w:marLeft w:val="0"/>
              <w:marRight w:val="0"/>
              <w:marTop w:val="0"/>
              <w:marBottom w:val="0"/>
              <w:divBdr>
                <w:top w:val="none" w:sz="0" w:space="0" w:color="auto"/>
                <w:left w:val="none" w:sz="0" w:space="0" w:color="auto"/>
                <w:bottom w:val="none" w:sz="0" w:space="0" w:color="auto"/>
                <w:right w:val="none" w:sz="0" w:space="0" w:color="auto"/>
              </w:divBdr>
            </w:div>
            <w:div w:id="18721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3067">
      <w:bodyDiv w:val="1"/>
      <w:marLeft w:val="0"/>
      <w:marRight w:val="0"/>
      <w:marTop w:val="0"/>
      <w:marBottom w:val="0"/>
      <w:divBdr>
        <w:top w:val="none" w:sz="0" w:space="0" w:color="auto"/>
        <w:left w:val="none" w:sz="0" w:space="0" w:color="auto"/>
        <w:bottom w:val="none" w:sz="0" w:space="0" w:color="auto"/>
        <w:right w:val="none" w:sz="0" w:space="0" w:color="auto"/>
      </w:divBdr>
      <w:divsChild>
        <w:div w:id="709066554">
          <w:marLeft w:val="1166"/>
          <w:marRight w:val="0"/>
          <w:marTop w:val="96"/>
          <w:marBottom w:val="0"/>
          <w:divBdr>
            <w:top w:val="none" w:sz="0" w:space="0" w:color="auto"/>
            <w:left w:val="none" w:sz="0" w:space="0" w:color="auto"/>
            <w:bottom w:val="none" w:sz="0" w:space="0" w:color="auto"/>
            <w:right w:val="none" w:sz="0" w:space="0" w:color="auto"/>
          </w:divBdr>
        </w:div>
        <w:div w:id="806321862">
          <w:marLeft w:val="1800"/>
          <w:marRight w:val="0"/>
          <w:marTop w:val="86"/>
          <w:marBottom w:val="0"/>
          <w:divBdr>
            <w:top w:val="none" w:sz="0" w:space="0" w:color="auto"/>
            <w:left w:val="none" w:sz="0" w:space="0" w:color="auto"/>
            <w:bottom w:val="none" w:sz="0" w:space="0" w:color="auto"/>
            <w:right w:val="none" w:sz="0" w:space="0" w:color="auto"/>
          </w:divBdr>
        </w:div>
        <w:div w:id="1601838673">
          <w:marLeft w:val="1166"/>
          <w:marRight w:val="0"/>
          <w:marTop w:val="96"/>
          <w:marBottom w:val="0"/>
          <w:divBdr>
            <w:top w:val="none" w:sz="0" w:space="0" w:color="auto"/>
            <w:left w:val="none" w:sz="0" w:space="0" w:color="auto"/>
            <w:bottom w:val="none" w:sz="0" w:space="0" w:color="auto"/>
            <w:right w:val="none" w:sz="0" w:space="0" w:color="auto"/>
          </w:divBdr>
        </w:div>
        <w:div w:id="1609697722">
          <w:marLeft w:val="547"/>
          <w:marRight w:val="0"/>
          <w:marTop w:val="115"/>
          <w:marBottom w:val="0"/>
          <w:divBdr>
            <w:top w:val="none" w:sz="0" w:space="0" w:color="auto"/>
            <w:left w:val="none" w:sz="0" w:space="0" w:color="auto"/>
            <w:bottom w:val="none" w:sz="0" w:space="0" w:color="auto"/>
            <w:right w:val="none" w:sz="0" w:space="0" w:color="auto"/>
          </w:divBdr>
        </w:div>
        <w:div w:id="1994866299">
          <w:marLeft w:val="547"/>
          <w:marRight w:val="0"/>
          <w:marTop w:val="115"/>
          <w:marBottom w:val="0"/>
          <w:divBdr>
            <w:top w:val="none" w:sz="0" w:space="0" w:color="auto"/>
            <w:left w:val="none" w:sz="0" w:space="0" w:color="auto"/>
            <w:bottom w:val="none" w:sz="0" w:space="0" w:color="auto"/>
            <w:right w:val="none" w:sz="0" w:space="0" w:color="auto"/>
          </w:divBdr>
        </w:div>
        <w:div w:id="2099400986">
          <w:marLeft w:val="1166"/>
          <w:marRight w:val="0"/>
          <w:marTop w:val="96"/>
          <w:marBottom w:val="0"/>
          <w:divBdr>
            <w:top w:val="none" w:sz="0" w:space="0" w:color="auto"/>
            <w:left w:val="none" w:sz="0" w:space="0" w:color="auto"/>
            <w:bottom w:val="none" w:sz="0" w:space="0" w:color="auto"/>
            <w:right w:val="none" w:sz="0" w:space="0" w:color="auto"/>
          </w:divBdr>
        </w:div>
        <w:div w:id="2134906077">
          <w:marLeft w:val="1800"/>
          <w:marRight w:val="0"/>
          <w:marTop w:val="86"/>
          <w:marBottom w:val="0"/>
          <w:divBdr>
            <w:top w:val="none" w:sz="0" w:space="0" w:color="auto"/>
            <w:left w:val="none" w:sz="0" w:space="0" w:color="auto"/>
            <w:bottom w:val="none" w:sz="0" w:space="0" w:color="auto"/>
            <w:right w:val="none" w:sz="0" w:space="0" w:color="auto"/>
          </w:divBdr>
        </w:div>
      </w:divsChild>
    </w:div>
    <w:div w:id="140005262">
      <w:bodyDiv w:val="1"/>
      <w:marLeft w:val="0"/>
      <w:marRight w:val="0"/>
      <w:marTop w:val="0"/>
      <w:marBottom w:val="0"/>
      <w:divBdr>
        <w:top w:val="none" w:sz="0" w:space="0" w:color="auto"/>
        <w:left w:val="none" w:sz="0" w:space="0" w:color="auto"/>
        <w:bottom w:val="none" w:sz="0" w:space="0" w:color="auto"/>
        <w:right w:val="none" w:sz="0" w:space="0" w:color="auto"/>
      </w:divBdr>
    </w:div>
    <w:div w:id="140663398">
      <w:bodyDiv w:val="1"/>
      <w:marLeft w:val="0"/>
      <w:marRight w:val="0"/>
      <w:marTop w:val="0"/>
      <w:marBottom w:val="0"/>
      <w:divBdr>
        <w:top w:val="none" w:sz="0" w:space="0" w:color="auto"/>
        <w:left w:val="none" w:sz="0" w:space="0" w:color="auto"/>
        <w:bottom w:val="none" w:sz="0" w:space="0" w:color="auto"/>
        <w:right w:val="none" w:sz="0" w:space="0" w:color="auto"/>
      </w:divBdr>
      <w:divsChild>
        <w:div w:id="249849009">
          <w:marLeft w:val="0"/>
          <w:marRight w:val="0"/>
          <w:marTop w:val="0"/>
          <w:marBottom w:val="0"/>
          <w:divBdr>
            <w:top w:val="none" w:sz="0" w:space="0" w:color="auto"/>
            <w:left w:val="none" w:sz="0" w:space="0" w:color="auto"/>
            <w:bottom w:val="none" w:sz="0" w:space="0" w:color="auto"/>
            <w:right w:val="none" w:sz="0" w:space="0" w:color="auto"/>
          </w:divBdr>
        </w:div>
      </w:divsChild>
    </w:div>
    <w:div w:id="140779537">
      <w:bodyDiv w:val="1"/>
      <w:marLeft w:val="0"/>
      <w:marRight w:val="0"/>
      <w:marTop w:val="0"/>
      <w:marBottom w:val="0"/>
      <w:divBdr>
        <w:top w:val="none" w:sz="0" w:space="0" w:color="auto"/>
        <w:left w:val="none" w:sz="0" w:space="0" w:color="auto"/>
        <w:bottom w:val="none" w:sz="0" w:space="0" w:color="auto"/>
        <w:right w:val="none" w:sz="0" w:space="0" w:color="auto"/>
      </w:divBdr>
    </w:div>
    <w:div w:id="141848088">
      <w:bodyDiv w:val="1"/>
      <w:marLeft w:val="0"/>
      <w:marRight w:val="0"/>
      <w:marTop w:val="0"/>
      <w:marBottom w:val="0"/>
      <w:divBdr>
        <w:top w:val="none" w:sz="0" w:space="0" w:color="auto"/>
        <w:left w:val="none" w:sz="0" w:space="0" w:color="auto"/>
        <w:bottom w:val="none" w:sz="0" w:space="0" w:color="auto"/>
        <w:right w:val="none" w:sz="0" w:space="0" w:color="auto"/>
      </w:divBdr>
      <w:divsChild>
        <w:div w:id="140927498">
          <w:marLeft w:val="1166"/>
          <w:marRight w:val="0"/>
          <w:marTop w:val="0"/>
          <w:marBottom w:val="60"/>
          <w:divBdr>
            <w:top w:val="none" w:sz="0" w:space="0" w:color="auto"/>
            <w:left w:val="none" w:sz="0" w:space="0" w:color="auto"/>
            <w:bottom w:val="none" w:sz="0" w:space="0" w:color="auto"/>
            <w:right w:val="none" w:sz="0" w:space="0" w:color="auto"/>
          </w:divBdr>
        </w:div>
        <w:div w:id="239828800">
          <w:marLeft w:val="1166"/>
          <w:marRight w:val="0"/>
          <w:marTop w:val="0"/>
          <w:marBottom w:val="0"/>
          <w:divBdr>
            <w:top w:val="none" w:sz="0" w:space="0" w:color="auto"/>
            <w:left w:val="none" w:sz="0" w:space="0" w:color="auto"/>
            <w:bottom w:val="none" w:sz="0" w:space="0" w:color="auto"/>
            <w:right w:val="none" w:sz="0" w:space="0" w:color="auto"/>
          </w:divBdr>
        </w:div>
        <w:div w:id="384304512">
          <w:marLeft w:val="1800"/>
          <w:marRight w:val="0"/>
          <w:marTop w:val="0"/>
          <w:marBottom w:val="0"/>
          <w:divBdr>
            <w:top w:val="none" w:sz="0" w:space="0" w:color="auto"/>
            <w:left w:val="none" w:sz="0" w:space="0" w:color="auto"/>
            <w:bottom w:val="none" w:sz="0" w:space="0" w:color="auto"/>
            <w:right w:val="none" w:sz="0" w:space="0" w:color="auto"/>
          </w:divBdr>
        </w:div>
        <w:div w:id="512763527">
          <w:marLeft w:val="2520"/>
          <w:marRight w:val="0"/>
          <w:marTop w:val="0"/>
          <w:marBottom w:val="0"/>
          <w:divBdr>
            <w:top w:val="none" w:sz="0" w:space="0" w:color="auto"/>
            <w:left w:val="none" w:sz="0" w:space="0" w:color="auto"/>
            <w:bottom w:val="none" w:sz="0" w:space="0" w:color="auto"/>
            <w:right w:val="none" w:sz="0" w:space="0" w:color="auto"/>
          </w:divBdr>
        </w:div>
        <w:div w:id="576717783">
          <w:marLeft w:val="547"/>
          <w:marRight w:val="0"/>
          <w:marTop w:val="115"/>
          <w:marBottom w:val="120"/>
          <w:divBdr>
            <w:top w:val="none" w:sz="0" w:space="0" w:color="auto"/>
            <w:left w:val="none" w:sz="0" w:space="0" w:color="auto"/>
            <w:bottom w:val="none" w:sz="0" w:space="0" w:color="auto"/>
            <w:right w:val="none" w:sz="0" w:space="0" w:color="auto"/>
          </w:divBdr>
        </w:div>
        <w:div w:id="620116896">
          <w:marLeft w:val="2520"/>
          <w:marRight w:val="0"/>
          <w:marTop w:val="0"/>
          <w:marBottom w:val="0"/>
          <w:divBdr>
            <w:top w:val="none" w:sz="0" w:space="0" w:color="auto"/>
            <w:left w:val="none" w:sz="0" w:space="0" w:color="auto"/>
            <w:bottom w:val="none" w:sz="0" w:space="0" w:color="auto"/>
            <w:right w:val="none" w:sz="0" w:space="0" w:color="auto"/>
          </w:divBdr>
        </w:div>
        <w:div w:id="767654847">
          <w:marLeft w:val="1800"/>
          <w:marRight w:val="0"/>
          <w:marTop w:val="0"/>
          <w:marBottom w:val="0"/>
          <w:divBdr>
            <w:top w:val="none" w:sz="0" w:space="0" w:color="auto"/>
            <w:left w:val="none" w:sz="0" w:space="0" w:color="auto"/>
            <w:bottom w:val="none" w:sz="0" w:space="0" w:color="auto"/>
            <w:right w:val="none" w:sz="0" w:space="0" w:color="auto"/>
          </w:divBdr>
        </w:div>
        <w:div w:id="777413166">
          <w:marLeft w:val="1800"/>
          <w:marRight w:val="0"/>
          <w:marTop w:val="0"/>
          <w:marBottom w:val="0"/>
          <w:divBdr>
            <w:top w:val="none" w:sz="0" w:space="0" w:color="auto"/>
            <w:left w:val="none" w:sz="0" w:space="0" w:color="auto"/>
            <w:bottom w:val="none" w:sz="0" w:space="0" w:color="auto"/>
            <w:right w:val="none" w:sz="0" w:space="0" w:color="auto"/>
          </w:divBdr>
        </w:div>
        <w:div w:id="827404453">
          <w:marLeft w:val="1800"/>
          <w:marRight w:val="0"/>
          <w:marTop w:val="0"/>
          <w:marBottom w:val="0"/>
          <w:divBdr>
            <w:top w:val="none" w:sz="0" w:space="0" w:color="auto"/>
            <w:left w:val="none" w:sz="0" w:space="0" w:color="auto"/>
            <w:bottom w:val="none" w:sz="0" w:space="0" w:color="auto"/>
            <w:right w:val="none" w:sz="0" w:space="0" w:color="auto"/>
          </w:divBdr>
        </w:div>
        <w:div w:id="842889462">
          <w:marLeft w:val="2520"/>
          <w:marRight w:val="0"/>
          <w:marTop w:val="0"/>
          <w:marBottom w:val="0"/>
          <w:divBdr>
            <w:top w:val="none" w:sz="0" w:space="0" w:color="auto"/>
            <w:left w:val="none" w:sz="0" w:space="0" w:color="auto"/>
            <w:bottom w:val="none" w:sz="0" w:space="0" w:color="auto"/>
            <w:right w:val="none" w:sz="0" w:space="0" w:color="auto"/>
          </w:divBdr>
        </w:div>
        <w:div w:id="971205034">
          <w:marLeft w:val="1800"/>
          <w:marRight w:val="0"/>
          <w:marTop w:val="0"/>
          <w:marBottom w:val="0"/>
          <w:divBdr>
            <w:top w:val="none" w:sz="0" w:space="0" w:color="auto"/>
            <w:left w:val="none" w:sz="0" w:space="0" w:color="auto"/>
            <w:bottom w:val="none" w:sz="0" w:space="0" w:color="auto"/>
            <w:right w:val="none" w:sz="0" w:space="0" w:color="auto"/>
          </w:divBdr>
        </w:div>
        <w:div w:id="1133523598">
          <w:marLeft w:val="2520"/>
          <w:marRight w:val="0"/>
          <w:marTop w:val="0"/>
          <w:marBottom w:val="0"/>
          <w:divBdr>
            <w:top w:val="none" w:sz="0" w:space="0" w:color="auto"/>
            <w:left w:val="none" w:sz="0" w:space="0" w:color="auto"/>
            <w:bottom w:val="none" w:sz="0" w:space="0" w:color="auto"/>
            <w:right w:val="none" w:sz="0" w:space="0" w:color="auto"/>
          </w:divBdr>
        </w:div>
        <w:div w:id="1141188219">
          <w:marLeft w:val="1800"/>
          <w:marRight w:val="0"/>
          <w:marTop w:val="0"/>
          <w:marBottom w:val="0"/>
          <w:divBdr>
            <w:top w:val="none" w:sz="0" w:space="0" w:color="auto"/>
            <w:left w:val="none" w:sz="0" w:space="0" w:color="auto"/>
            <w:bottom w:val="none" w:sz="0" w:space="0" w:color="auto"/>
            <w:right w:val="none" w:sz="0" w:space="0" w:color="auto"/>
          </w:divBdr>
        </w:div>
        <w:div w:id="1416903855">
          <w:marLeft w:val="2520"/>
          <w:marRight w:val="0"/>
          <w:marTop w:val="0"/>
          <w:marBottom w:val="0"/>
          <w:divBdr>
            <w:top w:val="none" w:sz="0" w:space="0" w:color="auto"/>
            <w:left w:val="none" w:sz="0" w:space="0" w:color="auto"/>
            <w:bottom w:val="none" w:sz="0" w:space="0" w:color="auto"/>
            <w:right w:val="none" w:sz="0" w:space="0" w:color="auto"/>
          </w:divBdr>
        </w:div>
        <w:div w:id="1610503159">
          <w:marLeft w:val="1166"/>
          <w:marRight w:val="0"/>
          <w:marTop w:val="0"/>
          <w:marBottom w:val="0"/>
          <w:divBdr>
            <w:top w:val="none" w:sz="0" w:space="0" w:color="auto"/>
            <w:left w:val="none" w:sz="0" w:space="0" w:color="auto"/>
            <w:bottom w:val="none" w:sz="0" w:space="0" w:color="auto"/>
            <w:right w:val="none" w:sz="0" w:space="0" w:color="auto"/>
          </w:divBdr>
        </w:div>
        <w:div w:id="2012947504">
          <w:marLeft w:val="1800"/>
          <w:marRight w:val="0"/>
          <w:marTop w:val="0"/>
          <w:marBottom w:val="0"/>
          <w:divBdr>
            <w:top w:val="none" w:sz="0" w:space="0" w:color="auto"/>
            <w:left w:val="none" w:sz="0" w:space="0" w:color="auto"/>
            <w:bottom w:val="none" w:sz="0" w:space="0" w:color="auto"/>
            <w:right w:val="none" w:sz="0" w:space="0" w:color="auto"/>
          </w:divBdr>
        </w:div>
        <w:div w:id="2125806687">
          <w:marLeft w:val="2520"/>
          <w:marRight w:val="0"/>
          <w:marTop w:val="0"/>
          <w:marBottom w:val="0"/>
          <w:divBdr>
            <w:top w:val="none" w:sz="0" w:space="0" w:color="auto"/>
            <w:left w:val="none" w:sz="0" w:space="0" w:color="auto"/>
            <w:bottom w:val="none" w:sz="0" w:space="0" w:color="auto"/>
            <w:right w:val="none" w:sz="0" w:space="0" w:color="auto"/>
          </w:divBdr>
        </w:div>
      </w:divsChild>
    </w:div>
    <w:div w:id="142241334">
      <w:bodyDiv w:val="1"/>
      <w:marLeft w:val="0"/>
      <w:marRight w:val="0"/>
      <w:marTop w:val="0"/>
      <w:marBottom w:val="0"/>
      <w:divBdr>
        <w:top w:val="none" w:sz="0" w:space="0" w:color="auto"/>
        <w:left w:val="none" w:sz="0" w:space="0" w:color="auto"/>
        <w:bottom w:val="none" w:sz="0" w:space="0" w:color="auto"/>
        <w:right w:val="none" w:sz="0" w:space="0" w:color="auto"/>
      </w:divBdr>
    </w:div>
    <w:div w:id="143086481">
      <w:bodyDiv w:val="1"/>
      <w:marLeft w:val="0"/>
      <w:marRight w:val="0"/>
      <w:marTop w:val="0"/>
      <w:marBottom w:val="0"/>
      <w:divBdr>
        <w:top w:val="none" w:sz="0" w:space="0" w:color="auto"/>
        <w:left w:val="none" w:sz="0" w:space="0" w:color="auto"/>
        <w:bottom w:val="none" w:sz="0" w:space="0" w:color="auto"/>
        <w:right w:val="none" w:sz="0" w:space="0" w:color="auto"/>
      </w:divBdr>
    </w:div>
    <w:div w:id="143544118">
      <w:bodyDiv w:val="1"/>
      <w:marLeft w:val="0"/>
      <w:marRight w:val="0"/>
      <w:marTop w:val="0"/>
      <w:marBottom w:val="0"/>
      <w:divBdr>
        <w:top w:val="none" w:sz="0" w:space="0" w:color="auto"/>
        <w:left w:val="none" w:sz="0" w:space="0" w:color="auto"/>
        <w:bottom w:val="none" w:sz="0" w:space="0" w:color="auto"/>
        <w:right w:val="none" w:sz="0" w:space="0" w:color="auto"/>
      </w:divBdr>
    </w:div>
    <w:div w:id="143858561">
      <w:bodyDiv w:val="1"/>
      <w:marLeft w:val="0"/>
      <w:marRight w:val="0"/>
      <w:marTop w:val="0"/>
      <w:marBottom w:val="0"/>
      <w:divBdr>
        <w:top w:val="none" w:sz="0" w:space="0" w:color="auto"/>
        <w:left w:val="none" w:sz="0" w:space="0" w:color="auto"/>
        <w:bottom w:val="none" w:sz="0" w:space="0" w:color="auto"/>
        <w:right w:val="none" w:sz="0" w:space="0" w:color="auto"/>
      </w:divBdr>
      <w:divsChild>
        <w:div w:id="1224682779">
          <w:marLeft w:val="0"/>
          <w:marRight w:val="0"/>
          <w:marTop w:val="0"/>
          <w:marBottom w:val="0"/>
          <w:divBdr>
            <w:top w:val="none" w:sz="0" w:space="0" w:color="auto"/>
            <w:left w:val="none" w:sz="0" w:space="0" w:color="auto"/>
            <w:bottom w:val="none" w:sz="0" w:space="0" w:color="auto"/>
            <w:right w:val="none" w:sz="0" w:space="0" w:color="auto"/>
          </w:divBdr>
          <w:divsChild>
            <w:div w:id="210919907">
              <w:marLeft w:val="0"/>
              <w:marRight w:val="0"/>
              <w:marTop w:val="0"/>
              <w:marBottom w:val="0"/>
              <w:divBdr>
                <w:top w:val="none" w:sz="0" w:space="0" w:color="auto"/>
                <w:left w:val="none" w:sz="0" w:space="0" w:color="auto"/>
                <w:bottom w:val="none" w:sz="0" w:space="0" w:color="auto"/>
                <w:right w:val="none" w:sz="0" w:space="0" w:color="auto"/>
              </w:divBdr>
            </w:div>
            <w:div w:id="343871334">
              <w:marLeft w:val="0"/>
              <w:marRight w:val="0"/>
              <w:marTop w:val="0"/>
              <w:marBottom w:val="0"/>
              <w:divBdr>
                <w:top w:val="none" w:sz="0" w:space="0" w:color="auto"/>
                <w:left w:val="none" w:sz="0" w:space="0" w:color="auto"/>
                <w:bottom w:val="none" w:sz="0" w:space="0" w:color="auto"/>
                <w:right w:val="none" w:sz="0" w:space="0" w:color="auto"/>
              </w:divBdr>
            </w:div>
            <w:div w:id="1277642691">
              <w:marLeft w:val="0"/>
              <w:marRight w:val="0"/>
              <w:marTop w:val="0"/>
              <w:marBottom w:val="0"/>
              <w:divBdr>
                <w:top w:val="none" w:sz="0" w:space="0" w:color="auto"/>
                <w:left w:val="none" w:sz="0" w:space="0" w:color="auto"/>
                <w:bottom w:val="none" w:sz="0" w:space="0" w:color="auto"/>
                <w:right w:val="none" w:sz="0" w:space="0" w:color="auto"/>
              </w:divBdr>
            </w:div>
            <w:div w:id="1494956613">
              <w:marLeft w:val="0"/>
              <w:marRight w:val="0"/>
              <w:marTop w:val="0"/>
              <w:marBottom w:val="0"/>
              <w:divBdr>
                <w:top w:val="none" w:sz="0" w:space="0" w:color="auto"/>
                <w:left w:val="none" w:sz="0" w:space="0" w:color="auto"/>
                <w:bottom w:val="none" w:sz="0" w:space="0" w:color="auto"/>
                <w:right w:val="none" w:sz="0" w:space="0" w:color="auto"/>
              </w:divBdr>
            </w:div>
            <w:div w:id="15477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2079">
      <w:bodyDiv w:val="1"/>
      <w:marLeft w:val="0"/>
      <w:marRight w:val="0"/>
      <w:marTop w:val="0"/>
      <w:marBottom w:val="0"/>
      <w:divBdr>
        <w:top w:val="none" w:sz="0" w:space="0" w:color="auto"/>
        <w:left w:val="none" w:sz="0" w:space="0" w:color="auto"/>
        <w:bottom w:val="none" w:sz="0" w:space="0" w:color="auto"/>
        <w:right w:val="none" w:sz="0" w:space="0" w:color="auto"/>
      </w:divBdr>
      <w:divsChild>
        <w:div w:id="211307679">
          <w:marLeft w:val="1166"/>
          <w:marRight w:val="0"/>
          <w:marTop w:val="115"/>
          <w:marBottom w:val="0"/>
          <w:divBdr>
            <w:top w:val="none" w:sz="0" w:space="0" w:color="auto"/>
            <w:left w:val="none" w:sz="0" w:space="0" w:color="auto"/>
            <w:bottom w:val="none" w:sz="0" w:space="0" w:color="auto"/>
            <w:right w:val="none" w:sz="0" w:space="0" w:color="auto"/>
          </w:divBdr>
        </w:div>
        <w:div w:id="348801126">
          <w:marLeft w:val="1166"/>
          <w:marRight w:val="0"/>
          <w:marTop w:val="115"/>
          <w:marBottom w:val="0"/>
          <w:divBdr>
            <w:top w:val="none" w:sz="0" w:space="0" w:color="auto"/>
            <w:left w:val="none" w:sz="0" w:space="0" w:color="auto"/>
            <w:bottom w:val="none" w:sz="0" w:space="0" w:color="auto"/>
            <w:right w:val="none" w:sz="0" w:space="0" w:color="auto"/>
          </w:divBdr>
        </w:div>
        <w:div w:id="487282507">
          <w:marLeft w:val="1166"/>
          <w:marRight w:val="0"/>
          <w:marTop w:val="115"/>
          <w:marBottom w:val="0"/>
          <w:divBdr>
            <w:top w:val="none" w:sz="0" w:space="0" w:color="auto"/>
            <w:left w:val="none" w:sz="0" w:space="0" w:color="auto"/>
            <w:bottom w:val="none" w:sz="0" w:space="0" w:color="auto"/>
            <w:right w:val="none" w:sz="0" w:space="0" w:color="auto"/>
          </w:divBdr>
        </w:div>
        <w:div w:id="566695484">
          <w:marLeft w:val="547"/>
          <w:marRight w:val="0"/>
          <w:marTop w:val="115"/>
          <w:marBottom w:val="0"/>
          <w:divBdr>
            <w:top w:val="none" w:sz="0" w:space="0" w:color="auto"/>
            <w:left w:val="none" w:sz="0" w:space="0" w:color="auto"/>
            <w:bottom w:val="none" w:sz="0" w:space="0" w:color="auto"/>
            <w:right w:val="none" w:sz="0" w:space="0" w:color="auto"/>
          </w:divBdr>
        </w:div>
        <w:div w:id="758477828">
          <w:marLeft w:val="1166"/>
          <w:marRight w:val="0"/>
          <w:marTop w:val="115"/>
          <w:marBottom w:val="0"/>
          <w:divBdr>
            <w:top w:val="none" w:sz="0" w:space="0" w:color="auto"/>
            <w:left w:val="none" w:sz="0" w:space="0" w:color="auto"/>
            <w:bottom w:val="none" w:sz="0" w:space="0" w:color="auto"/>
            <w:right w:val="none" w:sz="0" w:space="0" w:color="auto"/>
          </w:divBdr>
        </w:div>
        <w:div w:id="1510679373">
          <w:marLeft w:val="547"/>
          <w:marRight w:val="0"/>
          <w:marTop w:val="115"/>
          <w:marBottom w:val="0"/>
          <w:divBdr>
            <w:top w:val="none" w:sz="0" w:space="0" w:color="auto"/>
            <w:left w:val="none" w:sz="0" w:space="0" w:color="auto"/>
            <w:bottom w:val="none" w:sz="0" w:space="0" w:color="auto"/>
            <w:right w:val="none" w:sz="0" w:space="0" w:color="auto"/>
          </w:divBdr>
        </w:div>
        <w:div w:id="2100179219">
          <w:marLeft w:val="1166"/>
          <w:marRight w:val="0"/>
          <w:marTop w:val="115"/>
          <w:marBottom w:val="0"/>
          <w:divBdr>
            <w:top w:val="none" w:sz="0" w:space="0" w:color="auto"/>
            <w:left w:val="none" w:sz="0" w:space="0" w:color="auto"/>
            <w:bottom w:val="none" w:sz="0" w:space="0" w:color="auto"/>
            <w:right w:val="none" w:sz="0" w:space="0" w:color="auto"/>
          </w:divBdr>
        </w:div>
      </w:divsChild>
    </w:div>
    <w:div w:id="145048186">
      <w:bodyDiv w:val="1"/>
      <w:marLeft w:val="0"/>
      <w:marRight w:val="0"/>
      <w:marTop w:val="0"/>
      <w:marBottom w:val="0"/>
      <w:divBdr>
        <w:top w:val="none" w:sz="0" w:space="0" w:color="auto"/>
        <w:left w:val="none" w:sz="0" w:space="0" w:color="auto"/>
        <w:bottom w:val="none" w:sz="0" w:space="0" w:color="auto"/>
        <w:right w:val="none" w:sz="0" w:space="0" w:color="auto"/>
      </w:divBdr>
    </w:div>
    <w:div w:id="145250144">
      <w:bodyDiv w:val="1"/>
      <w:marLeft w:val="0"/>
      <w:marRight w:val="0"/>
      <w:marTop w:val="0"/>
      <w:marBottom w:val="0"/>
      <w:divBdr>
        <w:top w:val="none" w:sz="0" w:space="0" w:color="auto"/>
        <w:left w:val="none" w:sz="0" w:space="0" w:color="auto"/>
        <w:bottom w:val="none" w:sz="0" w:space="0" w:color="auto"/>
        <w:right w:val="none" w:sz="0" w:space="0" w:color="auto"/>
      </w:divBdr>
      <w:divsChild>
        <w:div w:id="1480612600">
          <w:marLeft w:val="547"/>
          <w:marRight w:val="0"/>
          <w:marTop w:val="134"/>
          <w:marBottom w:val="0"/>
          <w:divBdr>
            <w:top w:val="none" w:sz="0" w:space="0" w:color="auto"/>
            <w:left w:val="none" w:sz="0" w:space="0" w:color="auto"/>
            <w:bottom w:val="none" w:sz="0" w:space="0" w:color="auto"/>
            <w:right w:val="none" w:sz="0" w:space="0" w:color="auto"/>
          </w:divBdr>
        </w:div>
      </w:divsChild>
    </w:div>
    <w:div w:id="145628874">
      <w:bodyDiv w:val="1"/>
      <w:marLeft w:val="0"/>
      <w:marRight w:val="0"/>
      <w:marTop w:val="0"/>
      <w:marBottom w:val="0"/>
      <w:divBdr>
        <w:top w:val="none" w:sz="0" w:space="0" w:color="auto"/>
        <w:left w:val="none" w:sz="0" w:space="0" w:color="auto"/>
        <w:bottom w:val="none" w:sz="0" w:space="0" w:color="auto"/>
        <w:right w:val="none" w:sz="0" w:space="0" w:color="auto"/>
      </w:divBdr>
      <w:divsChild>
        <w:div w:id="227306261">
          <w:marLeft w:val="1800"/>
          <w:marRight w:val="0"/>
          <w:marTop w:val="82"/>
          <w:marBottom w:val="0"/>
          <w:divBdr>
            <w:top w:val="none" w:sz="0" w:space="0" w:color="auto"/>
            <w:left w:val="none" w:sz="0" w:space="0" w:color="auto"/>
            <w:bottom w:val="none" w:sz="0" w:space="0" w:color="auto"/>
            <w:right w:val="none" w:sz="0" w:space="0" w:color="auto"/>
          </w:divBdr>
        </w:div>
        <w:div w:id="320815168">
          <w:marLeft w:val="1800"/>
          <w:marRight w:val="0"/>
          <w:marTop w:val="82"/>
          <w:marBottom w:val="0"/>
          <w:divBdr>
            <w:top w:val="none" w:sz="0" w:space="0" w:color="auto"/>
            <w:left w:val="none" w:sz="0" w:space="0" w:color="auto"/>
            <w:bottom w:val="none" w:sz="0" w:space="0" w:color="auto"/>
            <w:right w:val="none" w:sz="0" w:space="0" w:color="auto"/>
          </w:divBdr>
        </w:div>
        <w:div w:id="388387106">
          <w:marLeft w:val="1166"/>
          <w:marRight w:val="0"/>
          <w:marTop w:val="96"/>
          <w:marBottom w:val="0"/>
          <w:divBdr>
            <w:top w:val="none" w:sz="0" w:space="0" w:color="auto"/>
            <w:left w:val="none" w:sz="0" w:space="0" w:color="auto"/>
            <w:bottom w:val="none" w:sz="0" w:space="0" w:color="auto"/>
            <w:right w:val="none" w:sz="0" w:space="0" w:color="auto"/>
          </w:divBdr>
        </w:div>
        <w:div w:id="605578177">
          <w:marLeft w:val="1800"/>
          <w:marRight w:val="0"/>
          <w:marTop w:val="82"/>
          <w:marBottom w:val="0"/>
          <w:divBdr>
            <w:top w:val="none" w:sz="0" w:space="0" w:color="auto"/>
            <w:left w:val="none" w:sz="0" w:space="0" w:color="auto"/>
            <w:bottom w:val="none" w:sz="0" w:space="0" w:color="auto"/>
            <w:right w:val="none" w:sz="0" w:space="0" w:color="auto"/>
          </w:divBdr>
        </w:div>
        <w:div w:id="644510782">
          <w:marLeft w:val="1800"/>
          <w:marRight w:val="0"/>
          <w:marTop w:val="82"/>
          <w:marBottom w:val="0"/>
          <w:divBdr>
            <w:top w:val="none" w:sz="0" w:space="0" w:color="auto"/>
            <w:left w:val="none" w:sz="0" w:space="0" w:color="auto"/>
            <w:bottom w:val="none" w:sz="0" w:space="0" w:color="auto"/>
            <w:right w:val="none" w:sz="0" w:space="0" w:color="auto"/>
          </w:divBdr>
        </w:div>
        <w:div w:id="986125797">
          <w:marLeft w:val="1166"/>
          <w:marRight w:val="0"/>
          <w:marTop w:val="96"/>
          <w:marBottom w:val="0"/>
          <w:divBdr>
            <w:top w:val="none" w:sz="0" w:space="0" w:color="auto"/>
            <w:left w:val="none" w:sz="0" w:space="0" w:color="auto"/>
            <w:bottom w:val="none" w:sz="0" w:space="0" w:color="auto"/>
            <w:right w:val="none" w:sz="0" w:space="0" w:color="auto"/>
          </w:divBdr>
        </w:div>
        <w:div w:id="1050568093">
          <w:marLeft w:val="1800"/>
          <w:marRight w:val="0"/>
          <w:marTop w:val="82"/>
          <w:marBottom w:val="0"/>
          <w:divBdr>
            <w:top w:val="none" w:sz="0" w:space="0" w:color="auto"/>
            <w:left w:val="none" w:sz="0" w:space="0" w:color="auto"/>
            <w:bottom w:val="none" w:sz="0" w:space="0" w:color="auto"/>
            <w:right w:val="none" w:sz="0" w:space="0" w:color="auto"/>
          </w:divBdr>
        </w:div>
        <w:div w:id="1202204532">
          <w:marLeft w:val="1166"/>
          <w:marRight w:val="0"/>
          <w:marTop w:val="96"/>
          <w:marBottom w:val="0"/>
          <w:divBdr>
            <w:top w:val="none" w:sz="0" w:space="0" w:color="auto"/>
            <w:left w:val="none" w:sz="0" w:space="0" w:color="auto"/>
            <w:bottom w:val="none" w:sz="0" w:space="0" w:color="auto"/>
            <w:right w:val="none" w:sz="0" w:space="0" w:color="auto"/>
          </w:divBdr>
        </w:div>
        <w:div w:id="1357921046">
          <w:marLeft w:val="1166"/>
          <w:marRight w:val="0"/>
          <w:marTop w:val="96"/>
          <w:marBottom w:val="0"/>
          <w:divBdr>
            <w:top w:val="none" w:sz="0" w:space="0" w:color="auto"/>
            <w:left w:val="none" w:sz="0" w:space="0" w:color="auto"/>
            <w:bottom w:val="none" w:sz="0" w:space="0" w:color="auto"/>
            <w:right w:val="none" w:sz="0" w:space="0" w:color="auto"/>
          </w:divBdr>
        </w:div>
        <w:div w:id="1565987073">
          <w:marLeft w:val="547"/>
          <w:marRight w:val="0"/>
          <w:marTop w:val="106"/>
          <w:marBottom w:val="0"/>
          <w:divBdr>
            <w:top w:val="none" w:sz="0" w:space="0" w:color="auto"/>
            <w:left w:val="none" w:sz="0" w:space="0" w:color="auto"/>
            <w:bottom w:val="none" w:sz="0" w:space="0" w:color="auto"/>
            <w:right w:val="none" w:sz="0" w:space="0" w:color="auto"/>
          </w:divBdr>
        </w:div>
        <w:div w:id="1577935592">
          <w:marLeft w:val="1800"/>
          <w:marRight w:val="0"/>
          <w:marTop w:val="82"/>
          <w:marBottom w:val="0"/>
          <w:divBdr>
            <w:top w:val="none" w:sz="0" w:space="0" w:color="auto"/>
            <w:left w:val="none" w:sz="0" w:space="0" w:color="auto"/>
            <w:bottom w:val="none" w:sz="0" w:space="0" w:color="auto"/>
            <w:right w:val="none" w:sz="0" w:space="0" w:color="auto"/>
          </w:divBdr>
        </w:div>
        <w:div w:id="1613320855">
          <w:marLeft w:val="1800"/>
          <w:marRight w:val="0"/>
          <w:marTop w:val="82"/>
          <w:marBottom w:val="0"/>
          <w:divBdr>
            <w:top w:val="none" w:sz="0" w:space="0" w:color="auto"/>
            <w:left w:val="none" w:sz="0" w:space="0" w:color="auto"/>
            <w:bottom w:val="none" w:sz="0" w:space="0" w:color="auto"/>
            <w:right w:val="none" w:sz="0" w:space="0" w:color="auto"/>
          </w:divBdr>
        </w:div>
        <w:div w:id="1849978365">
          <w:marLeft w:val="1800"/>
          <w:marRight w:val="0"/>
          <w:marTop w:val="82"/>
          <w:marBottom w:val="0"/>
          <w:divBdr>
            <w:top w:val="none" w:sz="0" w:space="0" w:color="auto"/>
            <w:left w:val="none" w:sz="0" w:space="0" w:color="auto"/>
            <w:bottom w:val="none" w:sz="0" w:space="0" w:color="auto"/>
            <w:right w:val="none" w:sz="0" w:space="0" w:color="auto"/>
          </w:divBdr>
        </w:div>
        <w:div w:id="2094859788">
          <w:marLeft w:val="1800"/>
          <w:marRight w:val="0"/>
          <w:marTop w:val="82"/>
          <w:marBottom w:val="0"/>
          <w:divBdr>
            <w:top w:val="none" w:sz="0" w:space="0" w:color="auto"/>
            <w:left w:val="none" w:sz="0" w:space="0" w:color="auto"/>
            <w:bottom w:val="none" w:sz="0" w:space="0" w:color="auto"/>
            <w:right w:val="none" w:sz="0" w:space="0" w:color="auto"/>
          </w:divBdr>
        </w:div>
      </w:divsChild>
    </w:div>
    <w:div w:id="147675607">
      <w:bodyDiv w:val="1"/>
      <w:marLeft w:val="0"/>
      <w:marRight w:val="0"/>
      <w:marTop w:val="0"/>
      <w:marBottom w:val="0"/>
      <w:divBdr>
        <w:top w:val="none" w:sz="0" w:space="0" w:color="auto"/>
        <w:left w:val="none" w:sz="0" w:space="0" w:color="auto"/>
        <w:bottom w:val="none" w:sz="0" w:space="0" w:color="auto"/>
        <w:right w:val="none" w:sz="0" w:space="0" w:color="auto"/>
      </w:divBdr>
    </w:div>
    <w:div w:id="148599296">
      <w:bodyDiv w:val="1"/>
      <w:marLeft w:val="0"/>
      <w:marRight w:val="0"/>
      <w:marTop w:val="0"/>
      <w:marBottom w:val="0"/>
      <w:divBdr>
        <w:top w:val="none" w:sz="0" w:space="0" w:color="auto"/>
        <w:left w:val="none" w:sz="0" w:space="0" w:color="auto"/>
        <w:bottom w:val="none" w:sz="0" w:space="0" w:color="auto"/>
        <w:right w:val="none" w:sz="0" w:space="0" w:color="auto"/>
      </w:divBdr>
      <w:divsChild>
        <w:div w:id="1305742400">
          <w:marLeft w:val="547"/>
          <w:marRight w:val="0"/>
          <w:marTop w:val="154"/>
          <w:marBottom w:val="0"/>
          <w:divBdr>
            <w:top w:val="none" w:sz="0" w:space="0" w:color="auto"/>
            <w:left w:val="none" w:sz="0" w:space="0" w:color="auto"/>
            <w:bottom w:val="none" w:sz="0" w:space="0" w:color="auto"/>
            <w:right w:val="none" w:sz="0" w:space="0" w:color="auto"/>
          </w:divBdr>
        </w:div>
      </w:divsChild>
    </w:div>
    <w:div w:id="148795479">
      <w:bodyDiv w:val="1"/>
      <w:marLeft w:val="0"/>
      <w:marRight w:val="0"/>
      <w:marTop w:val="0"/>
      <w:marBottom w:val="0"/>
      <w:divBdr>
        <w:top w:val="none" w:sz="0" w:space="0" w:color="auto"/>
        <w:left w:val="none" w:sz="0" w:space="0" w:color="auto"/>
        <w:bottom w:val="none" w:sz="0" w:space="0" w:color="auto"/>
        <w:right w:val="none" w:sz="0" w:space="0" w:color="auto"/>
      </w:divBdr>
      <w:divsChild>
        <w:div w:id="622805953">
          <w:marLeft w:val="547"/>
          <w:marRight w:val="0"/>
          <w:marTop w:val="134"/>
          <w:marBottom w:val="0"/>
          <w:divBdr>
            <w:top w:val="none" w:sz="0" w:space="0" w:color="auto"/>
            <w:left w:val="none" w:sz="0" w:space="0" w:color="auto"/>
            <w:bottom w:val="none" w:sz="0" w:space="0" w:color="auto"/>
            <w:right w:val="none" w:sz="0" w:space="0" w:color="auto"/>
          </w:divBdr>
        </w:div>
        <w:div w:id="928272527">
          <w:marLeft w:val="547"/>
          <w:marRight w:val="0"/>
          <w:marTop w:val="134"/>
          <w:marBottom w:val="0"/>
          <w:divBdr>
            <w:top w:val="none" w:sz="0" w:space="0" w:color="auto"/>
            <w:left w:val="none" w:sz="0" w:space="0" w:color="auto"/>
            <w:bottom w:val="none" w:sz="0" w:space="0" w:color="auto"/>
            <w:right w:val="none" w:sz="0" w:space="0" w:color="auto"/>
          </w:divBdr>
        </w:div>
        <w:div w:id="1416247580">
          <w:marLeft w:val="547"/>
          <w:marRight w:val="0"/>
          <w:marTop w:val="134"/>
          <w:marBottom w:val="0"/>
          <w:divBdr>
            <w:top w:val="none" w:sz="0" w:space="0" w:color="auto"/>
            <w:left w:val="none" w:sz="0" w:space="0" w:color="auto"/>
            <w:bottom w:val="none" w:sz="0" w:space="0" w:color="auto"/>
            <w:right w:val="none" w:sz="0" w:space="0" w:color="auto"/>
          </w:divBdr>
        </w:div>
      </w:divsChild>
    </w:div>
    <w:div w:id="149254992">
      <w:bodyDiv w:val="1"/>
      <w:marLeft w:val="0"/>
      <w:marRight w:val="0"/>
      <w:marTop w:val="0"/>
      <w:marBottom w:val="0"/>
      <w:divBdr>
        <w:top w:val="none" w:sz="0" w:space="0" w:color="auto"/>
        <w:left w:val="none" w:sz="0" w:space="0" w:color="auto"/>
        <w:bottom w:val="none" w:sz="0" w:space="0" w:color="auto"/>
        <w:right w:val="none" w:sz="0" w:space="0" w:color="auto"/>
      </w:divBdr>
    </w:div>
    <w:div w:id="149714628">
      <w:bodyDiv w:val="1"/>
      <w:marLeft w:val="0"/>
      <w:marRight w:val="0"/>
      <w:marTop w:val="0"/>
      <w:marBottom w:val="0"/>
      <w:divBdr>
        <w:top w:val="none" w:sz="0" w:space="0" w:color="auto"/>
        <w:left w:val="none" w:sz="0" w:space="0" w:color="auto"/>
        <w:bottom w:val="none" w:sz="0" w:space="0" w:color="auto"/>
        <w:right w:val="none" w:sz="0" w:space="0" w:color="auto"/>
      </w:divBdr>
      <w:divsChild>
        <w:div w:id="769619984">
          <w:marLeft w:val="547"/>
          <w:marRight w:val="0"/>
          <w:marTop w:val="115"/>
          <w:marBottom w:val="0"/>
          <w:divBdr>
            <w:top w:val="none" w:sz="0" w:space="0" w:color="auto"/>
            <w:left w:val="none" w:sz="0" w:space="0" w:color="auto"/>
            <w:bottom w:val="none" w:sz="0" w:space="0" w:color="auto"/>
            <w:right w:val="none" w:sz="0" w:space="0" w:color="auto"/>
          </w:divBdr>
        </w:div>
        <w:div w:id="1209681490">
          <w:marLeft w:val="1166"/>
          <w:marRight w:val="0"/>
          <w:marTop w:val="101"/>
          <w:marBottom w:val="0"/>
          <w:divBdr>
            <w:top w:val="none" w:sz="0" w:space="0" w:color="auto"/>
            <w:left w:val="none" w:sz="0" w:space="0" w:color="auto"/>
            <w:bottom w:val="none" w:sz="0" w:space="0" w:color="auto"/>
            <w:right w:val="none" w:sz="0" w:space="0" w:color="auto"/>
          </w:divBdr>
        </w:div>
        <w:div w:id="2086874028">
          <w:marLeft w:val="1800"/>
          <w:marRight w:val="0"/>
          <w:marTop w:val="86"/>
          <w:marBottom w:val="0"/>
          <w:divBdr>
            <w:top w:val="none" w:sz="0" w:space="0" w:color="auto"/>
            <w:left w:val="none" w:sz="0" w:space="0" w:color="auto"/>
            <w:bottom w:val="none" w:sz="0" w:space="0" w:color="auto"/>
            <w:right w:val="none" w:sz="0" w:space="0" w:color="auto"/>
          </w:divBdr>
        </w:div>
        <w:div w:id="2141338521">
          <w:marLeft w:val="1800"/>
          <w:marRight w:val="0"/>
          <w:marTop w:val="86"/>
          <w:marBottom w:val="0"/>
          <w:divBdr>
            <w:top w:val="none" w:sz="0" w:space="0" w:color="auto"/>
            <w:left w:val="none" w:sz="0" w:space="0" w:color="auto"/>
            <w:bottom w:val="none" w:sz="0" w:space="0" w:color="auto"/>
            <w:right w:val="none" w:sz="0" w:space="0" w:color="auto"/>
          </w:divBdr>
        </w:div>
      </w:divsChild>
    </w:div>
    <w:div w:id="149753991">
      <w:bodyDiv w:val="1"/>
      <w:marLeft w:val="0"/>
      <w:marRight w:val="0"/>
      <w:marTop w:val="0"/>
      <w:marBottom w:val="0"/>
      <w:divBdr>
        <w:top w:val="none" w:sz="0" w:space="0" w:color="auto"/>
        <w:left w:val="none" w:sz="0" w:space="0" w:color="auto"/>
        <w:bottom w:val="none" w:sz="0" w:space="0" w:color="auto"/>
        <w:right w:val="none" w:sz="0" w:space="0" w:color="auto"/>
      </w:divBdr>
    </w:div>
    <w:div w:id="149946401">
      <w:bodyDiv w:val="1"/>
      <w:marLeft w:val="0"/>
      <w:marRight w:val="0"/>
      <w:marTop w:val="0"/>
      <w:marBottom w:val="0"/>
      <w:divBdr>
        <w:top w:val="none" w:sz="0" w:space="0" w:color="auto"/>
        <w:left w:val="none" w:sz="0" w:space="0" w:color="auto"/>
        <w:bottom w:val="none" w:sz="0" w:space="0" w:color="auto"/>
        <w:right w:val="none" w:sz="0" w:space="0" w:color="auto"/>
      </w:divBdr>
    </w:div>
    <w:div w:id="150105886">
      <w:bodyDiv w:val="1"/>
      <w:marLeft w:val="0"/>
      <w:marRight w:val="0"/>
      <w:marTop w:val="0"/>
      <w:marBottom w:val="0"/>
      <w:divBdr>
        <w:top w:val="none" w:sz="0" w:space="0" w:color="auto"/>
        <w:left w:val="none" w:sz="0" w:space="0" w:color="auto"/>
        <w:bottom w:val="none" w:sz="0" w:space="0" w:color="auto"/>
        <w:right w:val="none" w:sz="0" w:space="0" w:color="auto"/>
      </w:divBdr>
      <w:divsChild>
        <w:div w:id="318384295">
          <w:marLeft w:val="1166"/>
          <w:marRight w:val="0"/>
          <w:marTop w:val="86"/>
          <w:marBottom w:val="0"/>
          <w:divBdr>
            <w:top w:val="none" w:sz="0" w:space="0" w:color="auto"/>
            <w:left w:val="none" w:sz="0" w:space="0" w:color="auto"/>
            <w:bottom w:val="none" w:sz="0" w:space="0" w:color="auto"/>
            <w:right w:val="none" w:sz="0" w:space="0" w:color="auto"/>
          </w:divBdr>
        </w:div>
        <w:div w:id="332492289">
          <w:marLeft w:val="547"/>
          <w:marRight w:val="0"/>
          <w:marTop w:val="96"/>
          <w:marBottom w:val="0"/>
          <w:divBdr>
            <w:top w:val="none" w:sz="0" w:space="0" w:color="auto"/>
            <w:left w:val="none" w:sz="0" w:space="0" w:color="auto"/>
            <w:bottom w:val="none" w:sz="0" w:space="0" w:color="auto"/>
            <w:right w:val="none" w:sz="0" w:space="0" w:color="auto"/>
          </w:divBdr>
        </w:div>
        <w:div w:id="660037621">
          <w:marLeft w:val="1166"/>
          <w:marRight w:val="0"/>
          <w:marTop w:val="77"/>
          <w:marBottom w:val="0"/>
          <w:divBdr>
            <w:top w:val="none" w:sz="0" w:space="0" w:color="auto"/>
            <w:left w:val="none" w:sz="0" w:space="0" w:color="auto"/>
            <w:bottom w:val="none" w:sz="0" w:space="0" w:color="auto"/>
            <w:right w:val="none" w:sz="0" w:space="0" w:color="auto"/>
          </w:divBdr>
        </w:div>
        <w:div w:id="727260790">
          <w:marLeft w:val="1166"/>
          <w:marRight w:val="0"/>
          <w:marTop w:val="77"/>
          <w:marBottom w:val="0"/>
          <w:divBdr>
            <w:top w:val="none" w:sz="0" w:space="0" w:color="auto"/>
            <w:left w:val="none" w:sz="0" w:space="0" w:color="auto"/>
            <w:bottom w:val="none" w:sz="0" w:space="0" w:color="auto"/>
            <w:right w:val="none" w:sz="0" w:space="0" w:color="auto"/>
          </w:divBdr>
        </w:div>
        <w:div w:id="748773978">
          <w:marLeft w:val="547"/>
          <w:marRight w:val="0"/>
          <w:marTop w:val="96"/>
          <w:marBottom w:val="0"/>
          <w:divBdr>
            <w:top w:val="none" w:sz="0" w:space="0" w:color="auto"/>
            <w:left w:val="none" w:sz="0" w:space="0" w:color="auto"/>
            <w:bottom w:val="none" w:sz="0" w:space="0" w:color="auto"/>
            <w:right w:val="none" w:sz="0" w:space="0" w:color="auto"/>
          </w:divBdr>
        </w:div>
        <w:div w:id="897786704">
          <w:marLeft w:val="547"/>
          <w:marRight w:val="0"/>
          <w:marTop w:val="96"/>
          <w:marBottom w:val="0"/>
          <w:divBdr>
            <w:top w:val="none" w:sz="0" w:space="0" w:color="auto"/>
            <w:left w:val="none" w:sz="0" w:space="0" w:color="auto"/>
            <w:bottom w:val="none" w:sz="0" w:space="0" w:color="auto"/>
            <w:right w:val="none" w:sz="0" w:space="0" w:color="auto"/>
          </w:divBdr>
        </w:div>
        <w:div w:id="1589726605">
          <w:marLeft w:val="1166"/>
          <w:marRight w:val="0"/>
          <w:marTop w:val="86"/>
          <w:marBottom w:val="0"/>
          <w:divBdr>
            <w:top w:val="none" w:sz="0" w:space="0" w:color="auto"/>
            <w:left w:val="none" w:sz="0" w:space="0" w:color="auto"/>
            <w:bottom w:val="none" w:sz="0" w:space="0" w:color="auto"/>
            <w:right w:val="none" w:sz="0" w:space="0" w:color="auto"/>
          </w:divBdr>
        </w:div>
        <w:div w:id="1890720753">
          <w:marLeft w:val="1166"/>
          <w:marRight w:val="0"/>
          <w:marTop w:val="77"/>
          <w:marBottom w:val="0"/>
          <w:divBdr>
            <w:top w:val="none" w:sz="0" w:space="0" w:color="auto"/>
            <w:left w:val="none" w:sz="0" w:space="0" w:color="auto"/>
            <w:bottom w:val="none" w:sz="0" w:space="0" w:color="auto"/>
            <w:right w:val="none" w:sz="0" w:space="0" w:color="auto"/>
          </w:divBdr>
        </w:div>
      </w:divsChild>
    </w:div>
    <w:div w:id="150760741">
      <w:bodyDiv w:val="1"/>
      <w:marLeft w:val="0"/>
      <w:marRight w:val="0"/>
      <w:marTop w:val="0"/>
      <w:marBottom w:val="0"/>
      <w:divBdr>
        <w:top w:val="none" w:sz="0" w:space="0" w:color="auto"/>
        <w:left w:val="none" w:sz="0" w:space="0" w:color="auto"/>
        <w:bottom w:val="none" w:sz="0" w:space="0" w:color="auto"/>
        <w:right w:val="none" w:sz="0" w:space="0" w:color="auto"/>
      </w:divBdr>
    </w:div>
    <w:div w:id="151600347">
      <w:bodyDiv w:val="1"/>
      <w:marLeft w:val="0"/>
      <w:marRight w:val="0"/>
      <w:marTop w:val="0"/>
      <w:marBottom w:val="0"/>
      <w:divBdr>
        <w:top w:val="none" w:sz="0" w:space="0" w:color="auto"/>
        <w:left w:val="none" w:sz="0" w:space="0" w:color="auto"/>
        <w:bottom w:val="none" w:sz="0" w:space="0" w:color="auto"/>
        <w:right w:val="none" w:sz="0" w:space="0" w:color="auto"/>
      </w:divBdr>
    </w:div>
    <w:div w:id="151604392">
      <w:bodyDiv w:val="1"/>
      <w:marLeft w:val="0"/>
      <w:marRight w:val="0"/>
      <w:marTop w:val="0"/>
      <w:marBottom w:val="0"/>
      <w:divBdr>
        <w:top w:val="none" w:sz="0" w:space="0" w:color="auto"/>
        <w:left w:val="none" w:sz="0" w:space="0" w:color="auto"/>
        <w:bottom w:val="none" w:sz="0" w:space="0" w:color="auto"/>
        <w:right w:val="none" w:sz="0" w:space="0" w:color="auto"/>
      </w:divBdr>
    </w:div>
    <w:div w:id="152381210">
      <w:bodyDiv w:val="1"/>
      <w:marLeft w:val="0"/>
      <w:marRight w:val="0"/>
      <w:marTop w:val="0"/>
      <w:marBottom w:val="0"/>
      <w:divBdr>
        <w:top w:val="none" w:sz="0" w:space="0" w:color="auto"/>
        <w:left w:val="none" w:sz="0" w:space="0" w:color="auto"/>
        <w:bottom w:val="none" w:sz="0" w:space="0" w:color="auto"/>
        <w:right w:val="none" w:sz="0" w:space="0" w:color="auto"/>
      </w:divBdr>
      <w:divsChild>
        <w:div w:id="79524598">
          <w:marLeft w:val="547"/>
          <w:marRight w:val="0"/>
          <w:marTop w:val="144"/>
          <w:marBottom w:val="0"/>
          <w:divBdr>
            <w:top w:val="none" w:sz="0" w:space="0" w:color="auto"/>
            <w:left w:val="none" w:sz="0" w:space="0" w:color="auto"/>
            <w:bottom w:val="none" w:sz="0" w:space="0" w:color="auto"/>
            <w:right w:val="none" w:sz="0" w:space="0" w:color="auto"/>
          </w:divBdr>
        </w:div>
        <w:div w:id="366418153">
          <w:marLeft w:val="547"/>
          <w:marRight w:val="0"/>
          <w:marTop w:val="144"/>
          <w:marBottom w:val="0"/>
          <w:divBdr>
            <w:top w:val="none" w:sz="0" w:space="0" w:color="auto"/>
            <w:left w:val="none" w:sz="0" w:space="0" w:color="auto"/>
            <w:bottom w:val="none" w:sz="0" w:space="0" w:color="auto"/>
            <w:right w:val="none" w:sz="0" w:space="0" w:color="auto"/>
          </w:divBdr>
        </w:div>
        <w:div w:id="423108448">
          <w:marLeft w:val="1166"/>
          <w:marRight w:val="0"/>
          <w:marTop w:val="125"/>
          <w:marBottom w:val="0"/>
          <w:divBdr>
            <w:top w:val="none" w:sz="0" w:space="0" w:color="auto"/>
            <w:left w:val="none" w:sz="0" w:space="0" w:color="auto"/>
            <w:bottom w:val="none" w:sz="0" w:space="0" w:color="auto"/>
            <w:right w:val="none" w:sz="0" w:space="0" w:color="auto"/>
          </w:divBdr>
        </w:div>
        <w:div w:id="675112095">
          <w:marLeft w:val="1166"/>
          <w:marRight w:val="0"/>
          <w:marTop w:val="125"/>
          <w:marBottom w:val="0"/>
          <w:divBdr>
            <w:top w:val="none" w:sz="0" w:space="0" w:color="auto"/>
            <w:left w:val="none" w:sz="0" w:space="0" w:color="auto"/>
            <w:bottom w:val="none" w:sz="0" w:space="0" w:color="auto"/>
            <w:right w:val="none" w:sz="0" w:space="0" w:color="auto"/>
          </w:divBdr>
        </w:div>
        <w:div w:id="1407533281">
          <w:marLeft w:val="547"/>
          <w:marRight w:val="0"/>
          <w:marTop w:val="144"/>
          <w:marBottom w:val="0"/>
          <w:divBdr>
            <w:top w:val="none" w:sz="0" w:space="0" w:color="auto"/>
            <w:left w:val="none" w:sz="0" w:space="0" w:color="auto"/>
            <w:bottom w:val="none" w:sz="0" w:space="0" w:color="auto"/>
            <w:right w:val="none" w:sz="0" w:space="0" w:color="auto"/>
          </w:divBdr>
        </w:div>
      </w:divsChild>
    </w:div>
    <w:div w:id="153648230">
      <w:bodyDiv w:val="1"/>
      <w:marLeft w:val="0"/>
      <w:marRight w:val="0"/>
      <w:marTop w:val="0"/>
      <w:marBottom w:val="0"/>
      <w:divBdr>
        <w:top w:val="none" w:sz="0" w:space="0" w:color="auto"/>
        <w:left w:val="none" w:sz="0" w:space="0" w:color="auto"/>
        <w:bottom w:val="none" w:sz="0" w:space="0" w:color="auto"/>
        <w:right w:val="none" w:sz="0" w:space="0" w:color="auto"/>
      </w:divBdr>
      <w:divsChild>
        <w:div w:id="514881638">
          <w:marLeft w:val="547"/>
          <w:marRight w:val="0"/>
          <w:marTop w:val="115"/>
          <w:marBottom w:val="0"/>
          <w:divBdr>
            <w:top w:val="none" w:sz="0" w:space="0" w:color="auto"/>
            <w:left w:val="none" w:sz="0" w:space="0" w:color="auto"/>
            <w:bottom w:val="none" w:sz="0" w:space="0" w:color="auto"/>
            <w:right w:val="none" w:sz="0" w:space="0" w:color="auto"/>
          </w:divBdr>
        </w:div>
        <w:div w:id="521821447">
          <w:marLeft w:val="1166"/>
          <w:marRight w:val="0"/>
          <w:marTop w:val="96"/>
          <w:marBottom w:val="0"/>
          <w:divBdr>
            <w:top w:val="none" w:sz="0" w:space="0" w:color="auto"/>
            <w:left w:val="none" w:sz="0" w:space="0" w:color="auto"/>
            <w:bottom w:val="none" w:sz="0" w:space="0" w:color="auto"/>
            <w:right w:val="none" w:sz="0" w:space="0" w:color="auto"/>
          </w:divBdr>
        </w:div>
      </w:divsChild>
    </w:div>
    <w:div w:id="153953231">
      <w:bodyDiv w:val="1"/>
      <w:marLeft w:val="0"/>
      <w:marRight w:val="0"/>
      <w:marTop w:val="0"/>
      <w:marBottom w:val="0"/>
      <w:divBdr>
        <w:top w:val="none" w:sz="0" w:space="0" w:color="auto"/>
        <w:left w:val="none" w:sz="0" w:space="0" w:color="auto"/>
        <w:bottom w:val="none" w:sz="0" w:space="0" w:color="auto"/>
        <w:right w:val="none" w:sz="0" w:space="0" w:color="auto"/>
      </w:divBdr>
    </w:div>
    <w:div w:id="154224340">
      <w:bodyDiv w:val="1"/>
      <w:marLeft w:val="0"/>
      <w:marRight w:val="0"/>
      <w:marTop w:val="0"/>
      <w:marBottom w:val="0"/>
      <w:divBdr>
        <w:top w:val="none" w:sz="0" w:space="0" w:color="auto"/>
        <w:left w:val="none" w:sz="0" w:space="0" w:color="auto"/>
        <w:bottom w:val="none" w:sz="0" w:space="0" w:color="auto"/>
        <w:right w:val="none" w:sz="0" w:space="0" w:color="auto"/>
      </w:divBdr>
    </w:div>
    <w:div w:id="154535032">
      <w:bodyDiv w:val="1"/>
      <w:marLeft w:val="0"/>
      <w:marRight w:val="0"/>
      <w:marTop w:val="0"/>
      <w:marBottom w:val="0"/>
      <w:divBdr>
        <w:top w:val="none" w:sz="0" w:space="0" w:color="auto"/>
        <w:left w:val="none" w:sz="0" w:space="0" w:color="auto"/>
        <w:bottom w:val="none" w:sz="0" w:space="0" w:color="auto"/>
        <w:right w:val="none" w:sz="0" w:space="0" w:color="auto"/>
      </w:divBdr>
      <w:divsChild>
        <w:div w:id="359624682">
          <w:marLeft w:val="547"/>
          <w:marRight w:val="0"/>
          <w:marTop w:val="134"/>
          <w:marBottom w:val="0"/>
          <w:divBdr>
            <w:top w:val="none" w:sz="0" w:space="0" w:color="auto"/>
            <w:left w:val="none" w:sz="0" w:space="0" w:color="auto"/>
            <w:bottom w:val="none" w:sz="0" w:space="0" w:color="auto"/>
            <w:right w:val="none" w:sz="0" w:space="0" w:color="auto"/>
          </w:divBdr>
        </w:div>
        <w:div w:id="579750247">
          <w:marLeft w:val="1166"/>
          <w:marRight w:val="0"/>
          <w:marTop w:val="115"/>
          <w:marBottom w:val="0"/>
          <w:divBdr>
            <w:top w:val="none" w:sz="0" w:space="0" w:color="auto"/>
            <w:left w:val="none" w:sz="0" w:space="0" w:color="auto"/>
            <w:bottom w:val="none" w:sz="0" w:space="0" w:color="auto"/>
            <w:right w:val="none" w:sz="0" w:space="0" w:color="auto"/>
          </w:divBdr>
        </w:div>
        <w:div w:id="1436973401">
          <w:marLeft w:val="1800"/>
          <w:marRight w:val="0"/>
          <w:marTop w:val="96"/>
          <w:marBottom w:val="0"/>
          <w:divBdr>
            <w:top w:val="none" w:sz="0" w:space="0" w:color="auto"/>
            <w:left w:val="none" w:sz="0" w:space="0" w:color="auto"/>
            <w:bottom w:val="none" w:sz="0" w:space="0" w:color="auto"/>
            <w:right w:val="none" w:sz="0" w:space="0" w:color="auto"/>
          </w:divBdr>
        </w:div>
      </w:divsChild>
    </w:div>
    <w:div w:id="154536209">
      <w:bodyDiv w:val="1"/>
      <w:marLeft w:val="0"/>
      <w:marRight w:val="0"/>
      <w:marTop w:val="0"/>
      <w:marBottom w:val="0"/>
      <w:divBdr>
        <w:top w:val="none" w:sz="0" w:space="0" w:color="auto"/>
        <w:left w:val="none" w:sz="0" w:space="0" w:color="auto"/>
        <w:bottom w:val="none" w:sz="0" w:space="0" w:color="auto"/>
        <w:right w:val="none" w:sz="0" w:space="0" w:color="auto"/>
      </w:divBdr>
    </w:div>
    <w:div w:id="154809045">
      <w:bodyDiv w:val="1"/>
      <w:marLeft w:val="0"/>
      <w:marRight w:val="0"/>
      <w:marTop w:val="0"/>
      <w:marBottom w:val="0"/>
      <w:divBdr>
        <w:top w:val="none" w:sz="0" w:space="0" w:color="auto"/>
        <w:left w:val="none" w:sz="0" w:space="0" w:color="auto"/>
        <w:bottom w:val="none" w:sz="0" w:space="0" w:color="auto"/>
        <w:right w:val="none" w:sz="0" w:space="0" w:color="auto"/>
      </w:divBdr>
    </w:div>
    <w:div w:id="156582256">
      <w:bodyDiv w:val="1"/>
      <w:marLeft w:val="0"/>
      <w:marRight w:val="0"/>
      <w:marTop w:val="0"/>
      <w:marBottom w:val="0"/>
      <w:divBdr>
        <w:top w:val="none" w:sz="0" w:space="0" w:color="auto"/>
        <w:left w:val="none" w:sz="0" w:space="0" w:color="auto"/>
        <w:bottom w:val="none" w:sz="0" w:space="0" w:color="auto"/>
        <w:right w:val="none" w:sz="0" w:space="0" w:color="auto"/>
      </w:divBdr>
      <w:divsChild>
        <w:div w:id="650794547">
          <w:marLeft w:val="1440"/>
          <w:marRight w:val="0"/>
          <w:marTop w:val="120"/>
          <w:marBottom w:val="120"/>
          <w:divBdr>
            <w:top w:val="none" w:sz="0" w:space="0" w:color="auto"/>
            <w:left w:val="none" w:sz="0" w:space="0" w:color="auto"/>
            <w:bottom w:val="none" w:sz="0" w:space="0" w:color="auto"/>
            <w:right w:val="none" w:sz="0" w:space="0" w:color="auto"/>
          </w:divBdr>
        </w:div>
        <w:div w:id="1275210837">
          <w:marLeft w:val="720"/>
          <w:marRight w:val="0"/>
          <w:marTop w:val="120"/>
          <w:marBottom w:val="120"/>
          <w:divBdr>
            <w:top w:val="none" w:sz="0" w:space="0" w:color="auto"/>
            <w:left w:val="none" w:sz="0" w:space="0" w:color="auto"/>
            <w:bottom w:val="none" w:sz="0" w:space="0" w:color="auto"/>
            <w:right w:val="none" w:sz="0" w:space="0" w:color="auto"/>
          </w:divBdr>
        </w:div>
      </w:divsChild>
    </w:div>
    <w:div w:id="159122275">
      <w:bodyDiv w:val="1"/>
      <w:marLeft w:val="0"/>
      <w:marRight w:val="0"/>
      <w:marTop w:val="0"/>
      <w:marBottom w:val="0"/>
      <w:divBdr>
        <w:top w:val="none" w:sz="0" w:space="0" w:color="auto"/>
        <w:left w:val="none" w:sz="0" w:space="0" w:color="auto"/>
        <w:bottom w:val="none" w:sz="0" w:space="0" w:color="auto"/>
        <w:right w:val="none" w:sz="0" w:space="0" w:color="auto"/>
      </w:divBdr>
    </w:div>
    <w:div w:id="159738332">
      <w:bodyDiv w:val="1"/>
      <w:marLeft w:val="0"/>
      <w:marRight w:val="0"/>
      <w:marTop w:val="0"/>
      <w:marBottom w:val="0"/>
      <w:divBdr>
        <w:top w:val="none" w:sz="0" w:space="0" w:color="auto"/>
        <w:left w:val="none" w:sz="0" w:space="0" w:color="auto"/>
        <w:bottom w:val="none" w:sz="0" w:space="0" w:color="auto"/>
        <w:right w:val="none" w:sz="0" w:space="0" w:color="auto"/>
      </w:divBdr>
    </w:div>
    <w:div w:id="160894478">
      <w:bodyDiv w:val="1"/>
      <w:marLeft w:val="0"/>
      <w:marRight w:val="0"/>
      <w:marTop w:val="0"/>
      <w:marBottom w:val="0"/>
      <w:divBdr>
        <w:top w:val="none" w:sz="0" w:space="0" w:color="auto"/>
        <w:left w:val="none" w:sz="0" w:space="0" w:color="auto"/>
        <w:bottom w:val="none" w:sz="0" w:space="0" w:color="auto"/>
        <w:right w:val="none" w:sz="0" w:space="0" w:color="auto"/>
      </w:divBdr>
      <w:divsChild>
        <w:div w:id="439764273">
          <w:marLeft w:val="547"/>
          <w:marRight w:val="0"/>
          <w:marTop w:val="130"/>
          <w:marBottom w:val="0"/>
          <w:divBdr>
            <w:top w:val="none" w:sz="0" w:space="0" w:color="auto"/>
            <w:left w:val="none" w:sz="0" w:space="0" w:color="auto"/>
            <w:bottom w:val="none" w:sz="0" w:space="0" w:color="auto"/>
            <w:right w:val="none" w:sz="0" w:space="0" w:color="auto"/>
          </w:divBdr>
        </w:div>
        <w:div w:id="1198156157">
          <w:marLeft w:val="547"/>
          <w:marRight w:val="0"/>
          <w:marTop w:val="130"/>
          <w:marBottom w:val="0"/>
          <w:divBdr>
            <w:top w:val="none" w:sz="0" w:space="0" w:color="auto"/>
            <w:left w:val="none" w:sz="0" w:space="0" w:color="auto"/>
            <w:bottom w:val="none" w:sz="0" w:space="0" w:color="auto"/>
            <w:right w:val="none" w:sz="0" w:space="0" w:color="auto"/>
          </w:divBdr>
        </w:div>
        <w:div w:id="1534225437">
          <w:marLeft w:val="1800"/>
          <w:marRight w:val="0"/>
          <w:marTop w:val="96"/>
          <w:marBottom w:val="0"/>
          <w:divBdr>
            <w:top w:val="none" w:sz="0" w:space="0" w:color="auto"/>
            <w:left w:val="none" w:sz="0" w:space="0" w:color="auto"/>
            <w:bottom w:val="none" w:sz="0" w:space="0" w:color="auto"/>
            <w:right w:val="none" w:sz="0" w:space="0" w:color="auto"/>
          </w:divBdr>
        </w:div>
        <w:div w:id="1672370684">
          <w:marLeft w:val="1800"/>
          <w:marRight w:val="0"/>
          <w:marTop w:val="96"/>
          <w:marBottom w:val="0"/>
          <w:divBdr>
            <w:top w:val="none" w:sz="0" w:space="0" w:color="auto"/>
            <w:left w:val="none" w:sz="0" w:space="0" w:color="auto"/>
            <w:bottom w:val="none" w:sz="0" w:space="0" w:color="auto"/>
            <w:right w:val="none" w:sz="0" w:space="0" w:color="auto"/>
          </w:divBdr>
        </w:div>
        <w:div w:id="1923442358">
          <w:marLeft w:val="1166"/>
          <w:marRight w:val="0"/>
          <w:marTop w:val="115"/>
          <w:marBottom w:val="0"/>
          <w:divBdr>
            <w:top w:val="none" w:sz="0" w:space="0" w:color="auto"/>
            <w:left w:val="none" w:sz="0" w:space="0" w:color="auto"/>
            <w:bottom w:val="none" w:sz="0" w:space="0" w:color="auto"/>
            <w:right w:val="none" w:sz="0" w:space="0" w:color="auto"/>
          </w:divBdr>
        </w:div>
        <w:div w:id="1935672382">
          <w:marLeft w:val="1166"/>
          <w:marRight w:val="0"/>
          <w:marTop w:val="115"/>
          <w:marBottom w:val="0"/>
          <w:divBdr>
            <w:top w:val="none" w:sz="0" w:space="0" w:color="auto"/>
            <w:left w:val="none" w:sz="0" w:space="0" w:color="auto"/>
            <w:bottom w:val="none" w:sz="0" w:space="0" w:color="auto"/>
            <w:right w:val="none" w:sz="0" w:space="0" w:color="auto"/>
          </w:divBdr>
        </w:div>
      </w:divsChild>
    </w:div>
    <w:div w:id="161163902">
      <w:bodyDiv w:val="1"/>
      <w:marLeft w:val="0"/>
      <w:marRight w:val="0"/>
      <w:marTop w:val="0"/>
      <w:marBottom w:val="0"/>
      <w:divBdr>
        <w:top w:val="none" w:sz="0" w:space="0" w:color="auto"/>
        <w:left w:val="none" w:sz="0" w:space="0" w:color="auto"/>
        <w:bottom w:val="none" w:sz="0" w:space="0" w:color="auto"/>
        <w:right w:val="none" w:sz="0" w:space="0" w:color="auto"/>
      </w:divBdr>
      <w:divsChild>
        <w:div w:id="200480906">
          <w:marLeft w:val="1800"/>
          <w:marRight w:val="0"/>
          <w:marTop w:val="120"/>
          <w:marBottom w:val="60"/>
          <w:divBdr>
            <w:top w:val="none" w:sz="0" w:space="0" w:color="auto"/>
            <w:left w:val="none" w:sz="0" w:space="0" w:color="auto"/>
            <w:bottom w:val="none" w:sz="0" w:space="0" w:color="auto"/>
            <w:right w:val="none" w:sz="0" w:space="0" w:color="auto"/>
          </w:divBdr>
        </w:div>
        <w:div w:id="263921507">
          <w:marLeft w:val="1166"/>
          <w:marRight w:val="0"/>
          <w:marTop w:val="120"/>
          <w:marBottom w:val="60"/>
          <w:divBdr>
            <w:top w:val="none" w:sz="0" w:space="0" w:color="auto"/>
            <w:left w:val="none" w:sz="0" w:space="0" w:color="auto"/>
            <w:bottom w:val="none" w:sz="0" w:space="0" w:color="auto"/>
            <w:right w:val="none" w:sz="0" w:space="0" w:color="auto"/>
          </w:divBdr>
        </w:div>
        <w:div w:id="362676315">
          <w:marLeft w:val="547"/>
          <w:marRight w:val="0"/>
          <w:marTop w:val="120"/>
          <w:marBottom w:val="60"/>
          <w:divBdr>
            <w:top w:val="none" w:sz="0" w:space="0" w:color="auto"/>
            <w:left w:val="none" w:sz="0" w:space="0" w:color="auto"/>
            <w:bottom w:val="none" w:sz="0" w:space="0" w:color="auto"/>
            <w:right w:val="none" w:sz="0" w:space="0" w:color="auto"/>
          </w:divBdr>
        </w:div>
        <w:div w:id="1095785205">
          <w:marLeft w:val="1800"/>
          <w:marRight w:val="0"/>
          <w:marTop w:val="120"/>
          <w:marBottom w:val="60"/>
          <w:divBdr>
            <w:top w:val="none" w:sz="0" w:space="0" w:color="auto"/>
            <w:left w:val="none" w:sz="0" w:space="0" w:color="auto"/>
            <w:bottom w:val="none" w:sz="0" w:space="0" w:color="auto"/>
            <w:right w:val="none" w:sz="0" w:space="0" w:color="auto"/>
          </w:divBdr>
        </w:div>
        <w:div w:id="1172985395">
          <w:marLeft w:val="1800"/>
          <w:marRight w:val="0"/>
          <w:marTop w:val="120"/>
          <w:marBottom w:val="60"/>
          <w:divBdr>
            <w:top w:val="none" w:sz="0" w:space="0" w:color="auto"/>
            <w:left w:val="none" w:sz="0" w:space="0" w:color="auto"/>
            <w:bottom w:val="none" w:sz="0" w:space="0" w:color="auto"/>
            <w:right w:val="none" w:sz="0" w:space="0" w:color="auto"/>
          </w:divBdr>
        </w:div>
      </w:divsChild>
    </w:div>
    <w:div w:id="161506935">
      <w:bodyDiv w:val="1"/>
      <w:marLeft w:val="0"/>
      <w:marRight w:val="0"/>
      <w:marTop w:val="0"/>
      <w:marBottom w:val="0"/>
      <w:divBdr>
        <w:top w:val="none" w:sz="0" w:space="0" w:color="auto"/>
        <w:left w:val="none" w:sz="0" w:space="0" w:color="auto"/>
        <w:bottom w:val="none" w:sz="0" w:space="0" w:color="auto"/>
        <w:right w:val="none" w:sz="0" w:space="0" w:color="auto"/>
      </w:divBdr>
    </w:div>
    <w:div w:id="161824541">
      <w:bodyDiv w:val="1"/>
      <w:marLeft w:val="0"/>
      <w:marRight w:val="0"/>
      <w:marTop w:val="0"/>
      <w:marBottom w:val="0"/>
      <w:divBdr>
        <w:top w:val="none" w:sz="0" w:space="0" w:color="auto"/>
        <w:left w:val="none" w:sz="0" w:space="0" w:color="auto"/>
        <w:bottom w:val="none" w:sz="0" w:space="0" w:color="auto"/>
        <w:right w:val="none" w:sz="0" w:space="0" w:color="auto"/>
      </w:divBdr>
    </w:div>
    <w:div w:id="162399057">
      <w:bodyDiv w:val="1"/>
      <w:marLeft w:val="0"/>
      <w:marRight w:val="0"/>
      <w:marTop w:val="0"/>
      <w:marBottom w:val="0"/>
      <w:divBdr>
        <w:top w:val="none" w:sz="0" w:space="0" w:color="auto"/>
        <w:left w:val="none" w:sz="0" w:space="0" w:color="auto"/>
        <w:bottom w:val="none" w:sz="0" w:space="0" w:color="auto"/>
        <w:right w:val="none" w:sz="0" w:space="0" w:color="auto"/>
      </w:divBdr>
    </w:div>
    <w:div w:id="162666859">
      <w:bodyDiv w:val="1"/>
      <w:marLeft w:val="0"/>
      <w:marRight w:val="0"/>
      <w:marTop w:val="0"/>
      <w:marBottom w:val="0"/>
      <w:divBdr>
        <w:top w:val="none" w:sz="0" w:space="0" w:color="auto"/>
        <w:left w:val="none" w:sz="0" w:space="0" w:color="auto"/>
        <w:bottom w:val="none" w:sz="0" w:space="0" w:color="auto"/>
        <w:right w:val="none" w:sz="0" w:space="0" w:color="auto"/>
      </w:divBdr>
      <w:divsChild>
        <w:div w:id="396782751">
          <w:marLeft w:val="547"/>
          <w:marRight w:val="0"/>
          <w:marTop w:val="154"/>
          <w:marBottom w:val="0"/>
          <w:divBdr>
            <w:top w:val="none" w:sz="0" w:space="0" w:color="auto"/>
            <w:left w:val="none" w:sz="0" w:space="0" w:color="auto"/>
            <w:bottom w:val="none" w:sz="0" w:space="0" w:color="auto"/>
            <w:right w:val="none" w:sz="0" w:space="0" w:color="auto"/>
          </w:divBdr>
        </w:div>
        <w:div w:id="1295255478">
          <w:marLeft w:val="547"/>
          <w:marRight w:val="0"/>
          <w:marTop w:val="154"/>
          <w:marBottom w:val="0"/>
          <w:divBdr>
            <w:top w:val="none" w:sz="0" w:space="0" w:color="auto"/>
            <w:left w:val="none" w:sz="0" w:space="0" w:color="auto"/>
            <w:bottom w:val="none" w:sz="0" w:space="0" w:color="auto"/>
            <w:right w:val="none" w:sz="0" w:space="0" w:color="auto"/>
          </w:divBdr>
        </w:div>
        <w:div w:id="1439980941">
          <w:marLeft w:val="1166"/>
          <w:marRight w:val="0"/>
          <w:marTop w:val="134"/>
          <w:marBottom w:val="0"/>
          <w:divBdr>
            <w:top w:val="none" w:sz="0" w:space="0" w:color="auto"/>
            <w:left w:val="none" w:sz="0" w:space="0" w:color="auto"/>
            <w:bottom w:val="none" w:sz="0" w:space="0" w:color="auto"/>
            <w:right w:val="none" w:sz="0" w:space="0" w:color="auto"/>
          </w:divBdr>
        </w:div>
        <w:div w:id="1513228026">
          <w:marLeft w:val="1166"/>
          <w:marRight w:val="0"/>
          <w:marTop w:val="134"/>
          <w:marBottom w:val="0"/>
          <w:divBdr>
            <w:top w:val="none" w:sz="0" w:space="0" w:color="auto"/>
            <w:left w:val="none" w:sz="0" w:space="0" w:color="auto"/>
            <w:bottom w:val="none" w:sz="0" w:space="0" w:color="auto"/>
            <w:right w:val="none" w:sz="0" w:space="0" w:color="auto"/>
          </w:divBdr>
        </w:div>
      </w:divsChild>
    </w:div>
    <w:div w:id="162669742">
      <w:bodyDiv w:val="1"/>
      <w:marLeft w:val="0"/>
      <w:marRight w:val="0"/>
      <w:marTop w:val="0"/>
      <w:marBottom w:val="0"/>
      <w:divBdr>
        <w:top w:val="none" w:sz="0" w:space="0" w:color="auto"/>
        <w:left w:val="none" w:sz="0" w:space="0" w:color="auto"/>
        <w:bottom w:val="none" w:sz="0" w:space="0" w:color="auto"/>
        <w:right w:val="none" w:sz="0" w:space="0" w:color="auto"/>
      </w:divBdr>
    </w:div>
    <w:div w:id="163788807">
      <w:bodyDiv w:val="1"/>
      <w:marLeft w:val="0"/>
      <w:marRight w:val="0"/>
      <w:marTop w:val="0"/>
      <w:marBottom w:val="0"/>
      <w:divBdr>
        <w:top w:val="none" w:sz="0" w:space="0" w:color="auto"/>
        <w:left w:val="none" w:sz="0" w:space="0" w:color="auto"/>
        <w:bottom w:val="none" w:sz="0" w:space="0" w:color="auto"/>
        <w:right w:val="none" w:sz="0" w:space="0" w:color="auto"/>
      </w:divBdr>
    </w:div>
    <w:div w:id="165636983">
      <w:bodyDiv w:val="1"/>
      <w:marLeft w:val="0"/>
      <w:marRight w:val="0"/>
      <w:marTop w:val="0"/>
      <w:marBottom w:val="0"/>
      <w:divBdr>
        <w:top w:val="none" w:sz="0" w:space="0" w:color="auto"/>
        <w:left w:val="none" w:sz="0" w:space="0" w:color="auto"/>
        <w:bottom w:val="none" w:sz="0" w:space="0" w:color="auto"/>
        <w:right w:val="none" w:sz="0" w:space="0" w:color="auto"/>
      </w:divBdr>
      <w:divsChild>
        <w:div w:id="1409614495">
          <w:marLeft w:val="0"/>
          <w:marRight w:val="0"/>
          <w:marTop w:val="0"/>
          <w:marBottom w:val="0"/>
          <w:divBdr>
            <w:top w:val="none" w:sz="0" w:space="0" w:color="auto"/>
            <w:left w:val="none" w:sz="0" w:space="0" w:color="auto"/>
            <w:bottom w:val="none" w:sz="0" w:space="0" w:color="auto"/>
            <w:right w:val="none" w:sz="0" w:space="0" w:color="auto"/>
          </w:divBdr>
          <w:divsChild>
            <w:div w:id="233129169">
              <w:marLeft w:val="0"/>
              <w:marRight w:val="0"/>
              <w:marTop w:val="0"/>
              <w:marBottom w:val="0"/>
              <w:divBdr>
                <w:top w:val="none" w:sz="0" w:space="0" w:color="auto"/>
                <w:left w:val="none" w:sz="0" w:space="0" w:color="auto"/>
                <w:bottom w:val="none" w:sz="0" w:space="0" w:color="auto"/>
                <w:right w:val="none" w:sz="0" w:space="0" w:color="auto"/>
              </w:divBdr>
            </w:div>
            <w:div w:id="312873057">
              <w:marLeft w:val="0"/>
              <w:marRight w:val="0"/>
              <w:marTop w:val="0"/>
              <w:marBottom w:val="0"/>
              <w:divBdr>
                <w:top w:val="none" w:sz="0" w:space="0" w:color="auto"/>
                <w:left w:val="none" w:sz="0" w:space="0" w:color="auto"/>
                <w:bottom w:val="none" w:sz="0" w:space="0" w:color="auto"/>
                <w:right w:val="none" w:sz="0" w:space="0" w:color="auto"/>
              </w:divBdr>
            </w:div>
            <w:div w:id="1551383460">
              <w:marLeft w:val="0"/>
              <w:marRight w:val="0"/>
              <w:marTop w:val="0"/>
              <w:marBottom w:val="0"/>
              <w:divBdr>
                <w:top w:val="none" w:sz="0" w:space="0" w:color="auto"/>
                <w:left w:val="none" w:sz="0" w:space="0" w:color="auto"/>
                <w:bottom w:val="none" w:sz="0" w:space="0" w:color="auto"/>
                <w:right w:val="none" w:sz="0" w:space="0" w:color="auto"/>
              </w:divBdr>
            </w:div>
            <w:div w:id="1914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3105">
      <w:bodyDiv w:val="1"/>
      <w:marLeft w:val="0"/>
      <w:marRight w:val="0"/>
      <w:marTop w:val="0"/>
      <w:marBottom w:val="0"/>
      <w:divBdr>
        <w:top w:val="none" w:sz="0" w:space="0" w:color="auto"/>
        <w:left w:val="none" w:sz="0" w:space="0" w:color="auto"/>
        <w:bottom w:val="none" w:sz="0" w:space="0" w:color="auto"/>
        <w:right w:val="none" w:sz="0" w:space="0" w:color="auto"/>
      </w:divBdr>
    </w:div>
    <w:div w:id="167140755">
      <w:bodyDiv w:val="1"/>
      <w:marLeft w:val="0"/>
      <w:marRight w:val="0"/>
      <w:marTop w:val="0"/>
      <w:marBottom w:val="0"/>
      <w:divBdr>
        <w:top w:val="none" w:sz="0" w:space="0" w:color="auto"/>
        <w:left w:val="none" w:sz="0" w:space="0" w:color="auto"/>
        <w:bottom w:val="none" w:sz="0" w:space="0" w:color="auto"/>
        <w:right w:val="none" w:sz="0" w:space="0" w:color="auto"/>
      </w:divBdr>
    </w:div>
    <w:div w:id="167185618">
      <w:bodyDiv w:val="1"/>
      <w:marLeft w:val="0"/>
      <w:marRight w:val="0"/>
      <w:marTop w:val="0"/>
      <w:marBottom w:val="0"/>
      <w:divBdr>
        <w:top w:val="none" w:sz="0" w:space="0" w:color="auto"/>
        <w:left w:val="none" w:sz="0" w:space="0" w:color="auto"/>
        <w:bottom w:val="none" w:sz="0" w:space="0" w:color="auto"/>
        <w:right w:val="none" w:sz="0" w:space="0" w:color="auto"/>
      </w:divBdr>
    </w:div>
    <w:div w:id="167253854">
      <w:bodyDiv w:val="1"/>
      <w:marLeft w:val="0"/>
      <w:marRight w:val="0"/>
      <w:marTop w:val="0"/>
      <w:marBottom w:val="0"/>
      <w:divBdr>
        <w:top w:val="none" w:sz="0" w:space="0" w:color="auto"/>
        <w:left w:val="none" w:sz="0" w:space="0" w:color="auto"/>
        <w:bottom w:val="none" w:sz="0" w:space="0" w:color="auto"/>
        <w:right w:val="none" w:sz="0" w:space="0" w:color="auto"/>
      </w:divBdr>
    </w:div>
    <w:div w:id="167914830">
      <w:bodyDiv w:val="1"/>
      <w:marLeft w:val="0"/>
      <w:marRight w:val="0"/>
      <w:marTop w:val="0"/>
      <w:marBottom w:val="0"/>
      <w:divBdr>
        <w:top w:val="none" w:sz="0" w:space="0" w:color="auto"/>
        <w:left w:val="none" w:sz="0" w:space="0" w:color="auto"/>
        <w:bottom w:val="none" w:sz="0" w:space="0" w:color="auto"/>
        <w:right w:val="none" w:sz="0" w:space="0" w:color="auto"/>
      </w:divBdr>
      <w:divsChild>
        <w:div w:id="1844474201">
          <w:marLeft w:val="547"/>
          <w:marRight w:val="0"/>
          <w:marTop w:val="115"/>
          <w:marBottom w:val="0"/>
          <w:divBdr>
            <w:top w:val="none" w:sz="0" w:space="0" w:color="auto"/>
            <w:left w:val="none" w:sz="0" w:space="0" w:color="auto"/>
            <w:bottom w:val="none" w:sz="0" w:space="0" w:color="auto"/>
            <w:right w:val="none" w:sz="0" w:space="0" w:color="auto"/>
          </w:divBdr>
        </w:div>
      </w:divsChild>
    </w:div>
    <w:div w:id="170729110">
      <w:bodyDiv w:val="1"/>
      <w:marLeft w:val="0"/>
      <w:marRight w:val="0"/>
      <w:marTop w:val="0"/>
      <w:marBottom w:val="0"/>
      <w:divBdr>
        <w:top w:val="none" w:sz="0" w:space="0" w:color="auto"/>
        <w:left w:val="none" w:sz="0" w:space="0" w:color="auto"/>
        <w:bottom w:val="none" w:sz="0" w:space="0" w:color="auto"/>
        <w:right w:val="none" w:sz="0" w:space="0" w:color="auto"/>
      </w:divBdr>
    </w:div>
    <w:div w:id="171189410">
      <w:bodyDiv w:val="1"/>
      <w:marLeft w:val="0"/>
      <w:marRight w:val="0"/>
      <w:marTop w:val="0"/>
      <w:marBottom w:val="0"/>
      <w:divBdr>
        <w:top w:val="none" w:sz="0" w:space="0" w:color="auto"/>
        <w:left w:val="none" w:sz="0" w:space="0" w:color="auto"/>
        <w:bottom w:val="none" w:sz="0" w:space="0" w:color="auto"/>
        <w:right w:val="none" w:sz="0" w:space="0" w:color="auto"/>
      </w:divBdr>
    </w:div>
    <w:div w:id="171264011">
      <w:bodyDiv w:val="1"/>
      <w:marLeft w:val="0"/>
      <w:marRight w:val="0"/>
      <w:marTop w:val="0"/>
      <w:marBottom w:val="0"/>
      <w:divBdr>
        <w:top w:val="none" w:sz="0" w:space="0" w:color="auto"/>
        <w:left w:val="none" w:sz="0" w:space="0" w:color="auto"/>
        <w:bottom w:val="none" w:sz="0" w:space="0" w:color="auto"/>
        <w:right w:val="none" w:sz="0" w:space="0" w:color="auto"/>
      </w:divBdr>
    </w:div>
    <w:div w:id="171800115">
      <w:bodyDiv w:val="1"/>
      <w:marLeft w:val="0"/>
      <w:marRight w:val="0"/>
      <w:marTop w:val="0"/>
      <w:marBottom w:val="0"/>
      <w:divBdr>
        <w:top w:val="none" w:sz="0" w:space="0" w:color="auto"/>
        <w:left w:val="none" w:sz="0" w:space="0" w:color="auto"/>
        <w:bottom w:val="none" w:sz="0" w:space="0" w:color="auto"/>
        <w:right w:val="none" w:sz="0" w:space="0" w:color="auto"/>
      </w:divBdr>
    </w:div>
    <w:div w:id="173619622">
      <w:bodyDiv w:val="1"/>
      <w:marLeft w:val="0"/>
      <w:marRight w:val="0"/>
      <w:marTop w:val="0"/>
      <w:marBottom w:val="0"/>
      <w:divBdr>
        <w:top w:val="none" w:sz="0" w:space="0" w:color="auto"/>
        <w:left w:val="none" w:sz="0" w:space="0" w:color="auto"/>
        <w:bottom w:val="none" w:sz="0" w:space="0" w:color="auto"/>
        <w:right w:val="none" w:sz="0" w:space="0" w:color="auto"/>
      </w:divBdr>
    </w:div>
    <w:div w:id="173954742">
      <w:bodyDiv w:val="1"/>
      <w:marLeft w:val="0"/>
      <w:marRight w:val="0"/>
      <w:marTop w:val="0"/>
      <w:marBottom w:val="0"/>
      <w:divBdr>
        <w:top w:val="none" w:sz="0" w:space="0" w:color="auto"/>
        <w:left w:val="none" w:sz="0" w:space="0" w:color="auto"/>
        <w:bottom w:val="none" w:sz="0" w:space="0" w:color="auto"/>
        <w:right w:val="none" w:sz="0" w:space="0" w:color="auto"/>
      </w:divBdr>
    </w:div>
    <w:div w:id="174468889">
      <w:bodyDiv w:val="1"/>
      <w:marLeft w:val="0"/>
      <w:marRight w:val="0"/>
      <w:marTop w:val="0"/>
      <w:marBottom w:val="0"/>
      <w:divBdr>
        <w:top w:val="none" w:sz="0" w:space="0" w:color="auto"/>
        <w:left w:val="none" w:sz="0" w:space="0" w:color="auto"/>
        <w:bottom w:val="none" w:sz="0" w:space="0" w:color="auto"/>
        <w:right w:val="none" w:sz="0" w:space="0" w:color="auto"/>
      </w:divBdr>
    </w:div>
    <w:div w:id="175853146">
      <w:bodyDiv w:val="1"/>
      <w:marLeft w:val="0"/>
      <w:marRight w:val="0"/>
      <w:marTop w:val="0"/>
      <w:marBottom w:val="0"/>
      <w:divBdr>
        <w:top w:val="none" w:sz="0" w:space="0" w:color="auto"/>
        <w:left w:val="none" w:sz="0" w:space="0" w:color="auto"/>
        <w:bottom w:val="none" w:sz="0" w:space="0" w:color="auto"/>
        <w:right w:val="none" w:sz="0" w:space="0" w:color="auto"/>
      </w:divBdr>
      <w:divsChild>
        <w:div w:id="568002370">
          <w:marLeft w:val="547"/>
          <w:marRight w:val="0"/>
          <w:marTop w:val="120"/>
          <w:marBottom w:val="0"/>
          <w:divBdr>
            <w:top w:val="none" w:sz="0" w:space="0" w:color="auto"/>
            <w:left w:val="none" w:sz="0" w:space="0" w:color="auto"/>
            <w:bottom w:val="none" w:sz="0" w:space="0" w:color="auto"/>
            <w:right w:val="none" w:sz="0" w:space="0" w:color="auto"/>
          </w:divBdr>
        </w:div>
        <w:div w:id="832767535">
          <w:marLeft w:val="1166"/>
          <w:marRight w:val="0"/>
          <w:marTop w:val="106"/>
          <w:marBottom w:val="0"/>
          <w:divBdr>
            <w:top w:val="none" w:sz="0" w:space="0" w:color="auto"/>
            <w:left w:val="none" w:sz="0" w:space="0" w:color="auto"/>
            <w:bottom w:val="none" w:sz="0" w:space="0" w:color="auto"/>
            <w:right w:val="none" w:sz="0" w:space="0" w:color="auto"/>
          </w:divBdr>
        </w:div>
        <w:div w:id="1054431494">
          <w:marLeft w:val="547"/>
          <w:marRight w:val="0"/>
          <w:marTop w:val="120"/>
          <w:marBottom w:val="0"/>
          <w:divBdr>
            <w:top w:val="none" w:sz="0" w:space="0" w:color="auto"/>
            <w:left w:val="none" w:sz="0" w:space="0" w:color="auto"/>
            <w:bottom w:val="none" w:sz="0" w:space="0" w:color="auto"/>
            <w:right w:val="none" w:sz="0" w:space="0" w:color="auto"/>
          </w:divBdr>
        </w:div>
        <w:div w:id="1561133159">
          <w:marLeft w:val="547"/>
          <w:marRight w:val="0"/>
          <w:marTop w:val="120"/>
          <w:marBottom w:val="0"/>
          <w:divBdr>
            <w:top w:val="none" w:sz="0" w:space="0" w:color="auto"/>
            <w:left w:val="none" w:sz="0" w:space="0" w:color="auto"/>
            <w:bottom w:val="none" w:sz="0" w:space="0" w:color="auto"/>
            <w:right w:val="none" w:sz="0" w:space="0" w:color="auto"/>
          </w:divBdr>
        </w:div>
        <w:div w:id="1649935438">
          <w:marLeft w:val="1800"/>
          <w:marRight w:val="0"/>
          <w:marTop w:val="91"/>
          <w:marBottom w:val="0"/>
          <w:divBdr>
            <w:top w:val="none" w:sz="0" w:space="0" w:color="auto"/>
            <w:left w:val="none" w:sz="0" w:space="0" w:color="auto"/>
            <w:bottom w:val="none" w:sz="0" w:space="0" w:color="auto"/>
            <w:right w:val="none" w:sz="0" w:space="0" w:color="auto"/>
          </w:divBdr>
        </w:div>
        <w:div w:id="1762414848">
          <w:marLeft w:val="1166"/>
          <w:marRight w:val="0"/>
          <w:marTop w:val="106"/>
          <w:marBottom w:val="0"/>
          <w:divBdr>
            <w:top w:val="none" w:sz="0" w:space="0" w:color="auto"/>
            <w:left w:val="none" w:sz="0" w:space="0" w:color="auto"/>
            <w:bottom w:val="none" w:sz="0" w:space="0" w:color="auto"/>
            <w:right w:val="none" w:sz="0" w:space="0" w:color="auto"/>
          </w:divBdr>
        </w:div>
        <w:div w:id="1770809181">
          <w:marLeft w:val="1166"/>
          <w:marRight w:val="0"/>
          <w:marTop w:val="106"/>
          <w:marBottom w:val="0"/>
          <w:divBdr>
            <w:top w:val="none" w:sz="0" w:space="0" w:color="auto"/>
            <w:left w:val="none" w:sz="0" w:space="0" w:color="auto"/>
            <w:bottom w:val="none" w:sz="0" w:space="0" w:color="auto"/>
            <w:right w:val="none" w:sz="0" w:space="0" w:color="auto"/>
          </w:divBdr>
        </w:div>
        <w:div w:id="1997031696">
          <w:marLeft w:val="1166"/>
          <w:marRight w:val="0"/>
          <w:marTop w:val="106"/>
          <w:marBottom w:val="0"/>
          <w:divBdr>
            <w:top w:val="none" w:sz="0" w:space="0" w:color="auto"/>
            <w:left w:val="none" w:sz="0" w:space="0" w:color="auto"/>
            <w:bottom w:val="none" w:sz="0" w:space="0" w:color="auto"/>
            <w:right w:val="none" w:sz="0" w:space="0" w:color="auto"/>
          </w:divBdr>
        </w:div>
        <w:div w:id="2067606238">
          <w:marLeft w:val="1166"/>
          <w:marRight w:val="0"/>
          <w:marTop w:val="106"/>
          <w:marBottom w:val="0"/>
          <w:divBdr>
            <w:top w:val="none" w:sz="0" w:space="0" w:color="auto"/>
            <w:left w:val="none" w:sz="0" w:space="0" w:color="auto"/>
            <w:bottom w:val="none" w:sz="0" w:space="0" w:color="auto"/>
            <w:right w:val="none" w:sz="0" w:space="0" w:color="auto"/>
          </w:divBdr>
        </w:div>
      </w:divsChild>
    </w:div>
    <w:div w:id="178931415">
      <w:bodyDiv w:val="1"/>
      <w:marLeft w:val="0"/>
      <w:marRight w:val="0"/>
      <w:marTop w:val="0"/>
      <w:marBottom w:val="0"/>
      <w:divBdr>
        <w:top w:val="none" w:sz="0" w:space="0" w:color="auto"/>
        <w:left w:val="none" w:sz="0" w:space="0" w:color="auto"/>
        <w:bottom w:val="none" w:sz="0" w:space="0" w:color="auto"/>
        <w:right w:val="none" w:sz="0" w:space="0" w:color="auto"/>
      </w:divBdr>
      <w:divsChild>
        <w:div w:id="935016465">
          <w:marLeft w:val="547"/>
          <w:marRight w:val="0"/>
          <w:marTop w:val="154"/>
          <w:marBottom w:val="0"/>
          <w:divBdr>
            <w:top w:val="none" w:sz="0" w:space="0" w:color="auto"/>
            <w:left w:val="none" w:sz="0" w:space="0" w:color="auto"/>
            <w:bottom w:val="none" w:sz="0" w:space="0" w:color="auto"/>
            <w:right w:val="none" w:sz="0" w:space="0" w:color="auto"/>
          </w:divBdr>
        </w:div>
      </w:divsChild>
    </w:div>
    <w:div w:id="179127804">
      <w:bodyDiv w:val="1"/>
      <w:marLeft w:val="0"/>
      <w:marRight w:val="0"/>
      <w:marTop w:val="0"/>
      <w:marBottom w:val="0"/>
      <w:divBdr>
        <w:top w:val="none" w:sz="0" w:space="0" w:color="auto"/>
        <w:left w:val="none" w:sz="0" w:space="0" w:color="auto"/>
        <w:bottom w:val="none" w:sz="0" w:space="0" w:color="auto"/>
        <w:right w:val="none" w:sz="0" w:space="0" w:color="auto"/>
      </w:divBdr>
    </w:div>
    <w:div w:id="180633196">
      <w:bodyDiv w:val="1"/>
      <w:marLeft w:val="0"/>
      <w:marRight w:val="0"/>
      <w:marTop w:val="0"/>
      <w:marBottom w:val="0"/>
      <w:divBdr>
        <w:top w:val="none" w:sz="0" w:space="0" w:color="auto"/>
        <w:left w:val="none" w:sz="0" w:space="0" w:color="auto"/>
        <w:bottom w:val="none" w:sz="0" w:space="0" w:color="auto"/>
        <w:right w:val="none" w:sz="0" w:space="0" w:color="auto"/>
      </w:divBdr>
      <w:divsChild>
        <w:div w:id="1319114327">
          <w:marLeft w:val="720"/>
          <w:marRight w:val="0"/>
          <w:marTop w:val="96"/>
          <w:marBottom w:val="0"/>
          <w:divBdr>
            <w:top w:val="none" w:sz="0" w:space="0" w:color="auto"/>
            <w:left w:val="none" w:sz="0" w:space="0" w:color="auto"/>
            <w:bottom w:val="none" w:sz="0" w:space="0" w:color="auto"/>
            <w:right w:val="none" w:sz="0" w:space="0" w:color="auto"/>
          </w:divBdr>
        </w:div>
        <w:div w:id="1704136229">
          <w:marLeft w:val="720"/>
          <w:marRight w:val="0"/>
          <w:marTop w:val="96"/>
          <w:marBottom w:val="0"/>
          <w:divBdr>
            <w:top w:val="none" w:sz="0" w:space="0" w:color="auto"/>
            <w:left w:val="none" w:sz="0" w:space="0" w:color="auto"/>
            <w:bottom w:val="none" w:sz="0" w:space="0" w:color="auto"/>
            <w:right w:val="none" w:sz="0" w:space="0" w:color="auto"/>
          </w:divBdr>
        </w:div>
        <w:div w:id="1813056975">
          <w:marLeft w:val="1354"/>
          <w:marRight w:val="0"/>
          <w:marTop w:val="77"/>
          <w:marBottom w:val="0"/>
          <w:divBdr>
            <w:top w:val="none" w:sz="0" w:space="0" w:color="auto"/>
            <w:left w:val="none" w:sz="0" w:space="0" w:color="auto"/>
            <w:bottom w:val="none" w:sz="0" w:space="0" w:color="auto"/>
            <w:right w:val="none" w:sz="0" w:space="0" w:color="auto"/>
          </w:divBdr>
        </w:div>
        <w:div w:id="1950310871">
          <w:marLeft w:val="1354"/>
          <w:marRight w:val="0"/>
          <w:marTop w:val="77"/>
          <w:marBottom w:val="0"/>
          <w:divBdr>
            <w:top w:val="none" w:sz="0" w:space="0" w:color="auto"/>
            <w:left w:val="none" w:sz="0" w:space="0" w:color="auto"/>
            <w:bottom w:val="none" w:sz="0" w:space="0" w:color="auto"/>
            <w:right w:val="none" w:sz="0" w:space="0" w:color="auto"/>
          </w:divBdr>
        </w:div>
      </w:divsChild>
    </w:div>
    <w:div w:id="181281721">
      <w:bodyDiv w:val="1"/>
      <w:marLeft w:val="0"/>
      <w:marRight w:val="0"/>
      <w:marTop w:val="0"/>
      <w:marBottom w:val="0"/>
      <w:divBdr>
        <w:top w:val="none" w:sz="0" w:space="0" w:color="auto"/>
        <w:left w:val="none" w:sz="0" w:space="0" w:color="auto"/>
        <w:bottom w:val="none" w:sz="0" w:space="0" w:color="auto"/>
        <w:right w:val="none" w:sz="0" w:space="0" w:color="auto"/>
      </w:divBdr>
      <w:divsChild>
        <w:div w:id="908420737">
          <w:marLeft w:val="547"/>
          <w:marRight w:val="0"/>
          <w:marTop w:val="96"/>
          <w:marBottom w:val="0"/>
          <w:divBdr>
            <w:top w:val="none" w:sz="0" w:space="0" w:color="auto"/>
            <w:left w:val="none" w:sz="0" w:space="0" w:color="auto"/>
            <w:bottom w:val="none" w:sz="0" w:space="0" w:color="auto"/>
            <w:right w:val="none" w:sz="0" w:space="0" w:color="auto"/>
          </w:divBdr>
        </w:div>
        <w:div w:id="1233085172">
          <w:marLeft w:val="1166"/>
          <w:marRight w:val="0"/>
          <w:marTop w:val="77"/>
          <w:marBottom w:val="0"/>
          <w:divBdr>
            <w:top w:val="none" w:sz="0" w:space="0" w:color="auto"/>
            <w:left w:val="none" w:sz="0" w:space="0" w:color="auto"/>
            <w:bottom w:val="none" w:sz="0" w:space="0" w:color="auto"/>
            <w:right w:val="none" w:sz="0" w:space="0" w:color="auto"/>
          </w:divBdr>
        </w:div>
        <w:div w:id="1625116825">
          <w:marLeft w:val="1166"/>
          <w:marRight w:val="0"/>
          <w:marTop w:val="77"/>
          <w:marBottom w:val="0"/>
          <w:divBdr>
            <w:top w:val="none" w:sz="0" w:space="0" w:color="auto"/>
            <w:left w:val="none" w:sz="0" w:space="0" w:color="auto"/>
            <w:bottom w:val="none" w:sz="0" w:space="0" w:color="auto"/>
            <w:right w:val="none" w:sz="0" w:space="0" w:color="auto"/>
          </w:divBdr>
        </w:div>
      </w:divsChild>
    </w:div>
    <w:div w:id="182090462">
      <w:bodyDiv w:val="1"/>
      <w:marLeft w:val="0"/>
      <w:marRight w:val="0"/>
      <w:marTop w:val="0"/>
      <w:marBottom w:val="0"/>
      <w:divBdr>
        <w:top w:val="none" w:sz="0" w:space="0" w:color="auto"/>
        <w:left w:val="none" w:sz="0" w:space="0" w:color="auto"/>
        <w:bottom w:val="none" w:sz="0" w:space="0" w:color="auto"/>
        <w:right w:val="none" w:sz="0" w:space="0" w:color="auto"/>
      </w:divBdr>
    </w:div>
    <w:div w:id="182518452">
      <w:bodyDiv w:val="1"/>
      <w:marLeft w:val="0"/>
      <w:marRight w:val="0"/>
      <w:marTop w:val="0"/>
      <w:marBottom w:val="0"/>
      <w:divBdr>
        <w:top w:val="none" w:sz="0" w:space="0" w:color="auto"/>
        <w:left w:val="none" w:sz="0" w:space="0" w:color="auto"/>
        <w:bottom w:val="none" w:sz="0" w:space="0" w:color="auto"/>
        <w:right w:val="none" w:sz="0" w:space="0" w:color="auto"/>
      </w:divBdr>
    </w:div>
    <w:div w:id="182598763">
      <w:bodyDiv w:val="1"/>
      <w:marLeft w:val="0"/>
      <w:marRight w:val="0"/>
      <w:marTop w:val="0"/>
      <w:marBottom w:val="0"/>
      <w:divBdr>
        <w:top w:val="none" w:sz="0" w:space="0" w:color="auto"/>
        <w:left w:val="none" w:sz="0" w:space="0" w:color="auto"/>
        <w:bottom w:val="none" w:sz="0" w:space="0" w:color="auto"/>
        <w:right w:val="none" w:sz="0" w:space="0" w:color="auto"/>
      </w:divBdr>
      <w:divsChild>
        <w:div w:id="308752530">
          <w:marLeft w:val="1800"/>
          <w:marRight w:val="0"/>
          <w:marTop w:val="77"/>
          <w:marBottom w:val="0"/>
          <w:divBdr>
            <w:top w:val="none" w:sz="0" w:space="0" w:color="auto"/>
            <w:left w:val="none" w:sz="0" w:space="0" w:color="auto"/>
            <w:bottom w:val="none" w:sz="0" w:space="0" w:color="auto"/>
            <w:right w:val="none" w:sz="0" w:space="0" w:color="auto"/>
          </w:divBdr>
        </w:div>
        <w:div w:id="337074162">
          <w:marLeft w:val="547"/>
          <w:marRight w:val="0"/>
          <w:marTop w:val="115"/>
          <w:marBottom w:val="0"/>
          <w:divBdr>
            <w:top w:val="none" w:sz="0" w:space="0" w:color="auto"/>
            <w:left w:val="none" w:sz="0" w:space="0" w:color="auto"/>
            <w:bottom w:val="none" w:sz="0" w:space="0" w:color="auto"/>
            <w:right w:val="none" w:sz="0" w:space="0" w:color="auto"/>
          </w:divBdr>
        </w:div>
        <w:div w:id="434327899">
          <w:marLeft w:val="1166"/>
          <w:marRight w:val="0"/>
          <w:marTop w:val="96"/>
          <w:marBottom w:val="0"/>
          <w:divBdr>
            <w:top w:val="none" w:sz="0" w:space="0" w:color="auto"/>
            <w:left w:val="none" w:sz="0" w:space="0" w:color="auto"/>
            <w:bottom w:val="none" w:sz="0" w:space="0" w:color="auto"/>
            <w:right w:val="none" w:sz="0" w:space="0" w:color="auto"/>
          </w:divBdr>
        </w:div>
        <w:div w:id="703867809">
          <w:marLeft w:val="1800"/>
          <w:marRight w:val="0"/>
          <w:marTop w:val="77"/>
          <w:marBottom w:val="0"/>
          <w:divBdr>
            <w:top w:val="none" w:sz="0" w:space="0" w:color="auto"/>
            <w:left w:val="none" w:sz="0" w:space="0" w:color="auto"/>
            <w:bottom w:val="none" w:sz="0" w:space="0" w:color="auto"/>
            <w:right w:val="none" w:sz="0" w:space="0" w:color="auto"/>
          </w:divBdr>
        </w:div>
        <w:div w:id="779372970">
          <w:marLeft w:val="1166"/>
          <w:marRight w:val="0"/>
          <w:marTop w:val="96"/>
          <w:marBottom w:val="0"/>
          <w:divBdr>
            <w:top w:val="none" w:sz="0" w:space="0" w:color="auto"/>
            <w:left w:val="none" w:sz="0" w:space="0" w:color="auto"/>
            <w:bottom w:val="none" w:sz="0" w:space="0" w:color="auto"/>
            <w:right w:val="none" w:sz="0" w:space="0" w:color="auto"/>
          </w:divBdr>
        </w:div>
        <w:div w:id="843014907">
          <w:marLeft w:val="1166"/>
          <w:marRight w:val="0"/>
          <w:marTop w:val="96"/>
          <w:marBottom w:val="0"/>
          <w:divBdr>
            <w:top w:val="none" w:sz="0" w:space="0" w:color="auto"/>
            <w:left w:val="none" w:sz="0" w:space="0" w:color="auto"/>
            <w:bottom w:val="none" w:sz="0" w:space="0" w:color="auto"/>
            <w:right w:val="none" w:sz="0" w:space="0" w:color="auto"/>
          </w:divBdr>
        </w:div>
        <w:div w:id="1135029598">
          <w:marLeft w:val="1800"/>
          <w:marRight w:val="0"/>
          <w:marTop w:val="77"/>
          <w:marBottom w:val="0"/>
          <w:divBdr>
            <w:top w:val="none" w:sz="0" w:space="0" w:color="auto"/>
            <w:left w:val="none" w:sz="0" w:space="0" w:color="auto"/>
            <w:bottom w:val="none" w:sz="0" w:space="0" w:color="auto"/>
            <w:right w:val="none" w:sz="0" w:space="0" w:color="auto"/>
          </w:divBdr>
        </w:div>
        <w:div w:id="1431311248">
          <w:marLeft w:val="1800"/>
          <w:marRight w:val="0"/>
          <w:marTop w:val="77"/>
          <w:marBottom w:val="0"/>
          <w:divBdr>
            <w:top w:val="none" w:sz="0" w:space="0" w:color="auto"/>
            <w:left w:val="none" w:sz="0" w:space="0" w:color="auto"/>
            <w:bottom w:val="none" w:sz="0" w:space="0" w:color="auto"/>
            <w:right w:val="none" w:sz="0" w:space="0" w:color="auto"/>
          </w:divBdr>
        </w:div>
        <w:div w:id="1479760294">
          <w:marLeft w:val="1800"/>
          <w:marRight w:val="0"/>
          <w:marTop w:val="77"/>
          <w:marBottom w:val="0"/>
          <w:divBdr>
            <w:top w:val="none" w:sz="0" w:space="0" w:color="auto"/>
            <w:left w:val="none" w:sz="0" w:space="0" w:color="auto"/>
            <w:bottom w:val="none" w:sz="0" w:space="0" w:color="auto"/>
            <w:right w:val="none" w:sz="0" w:space="0" w:color="auto"/>
          </w:divBdr>
        </w:div>
      </w:divsChild>
    </w:div>
    <w:div w:id="182860940">
      <w:bodyDiv w:val="1"/>
      <w:marLeft w:val="0"/>
      <w:marRight w:val="0"/>
      <w:marTop w:val="0"/>
      <w:marBottom w:val="0"/>
      <w:divBdr>
        <w:top w:val="none" w:sz="0" w:space="0" w:color="auto"/>
        <w:left w:val="none" w:sz="0" w:space="0" w:color="auto"/>
        <w:bottom w:val="none" w:sz="0" w:space="0" w:color="auto"/>
        <w:right w:val="none" w:sz="0" w:space="0" w:color="auto"/>
      </w:divBdr>
    </w:div>
    <w:div w:id="184246060">
      <w:bodyDiv w:val="1"/>
      <w:marLeft w:val="0"/>
      <w:marRight w:val="0"/>
      <w:marTop w:val="0"/>
      <w:marBottom w:val="0"/>
      <w:divBdr>
        <w:top w:val="none" w:sz="0" w:space="0" w:color="auto"/>
        <w:left w:val="none" w:sz="0" w:space="0" w:color="auto"/>
        <w:bottom w:val="none" w:sz="0" w:space="0" w:color="auto"/>
        <w:right w:val="none" w:sz="0" w:space="0" w:color="auto"/>
      </w:divBdr>
      <w:divsChild>
        <w:div w:id="81806855">
          <w:marLeft w:val="1166"/>
          <w:marRight w:val="0"/>
          <w:marTop w:val="86"/>
          <w:marBottom w:val="0"/>
          <w:divBdr>
            <w:top w:val="none" w:sz="0" w:space="0" w:color="auto"/>
            <w:left w:val="none" w:sz="0" w:space="0" w:color="auto"/>
            <w:bottom w:val="none" w:sz="0" w:space="0" w:color="auto"/>
            <w:right w:val="none" w:sz="0" w:space="0" w:color="auto"/>
          </w:divBdr>
        </w:div>
        <w:div w:id="146870540">
          <w:marLeft w:val="547"/>
          <w:marRight w:val="0"/>
          <w:marTop w:val="96"/>
          <w:marBottom w:val="0"/>
          <w:divBdr>
            <w:top w:val="none" w:sz="0" w:space="0" w:color="auto"/>
            <w:left w:val="none" w:sz="0" w:space="0" w:color="auto"/>
            <w:bottom w:val="none" w:sz="0" w:space="0" w:color="auto"/>
            <w:right w:val="none" w:sz="0" w:space="0" w:color="auto"/>
          </w:divBdr>
        </w:div>
        <w:div w:id="325597343">
          <w:marLeft w:val="547"/>
          <w:marRight w:val="0"/>
          <w:marTop w:val="96"/>
          <w:marBottom w:val="0"/>
          <w:divBdr>
            <w:top w:val="none" w:sz="0" w:space="0" w:color="auto"/>
            <w:left w:val="none" w:sz="0" w:space="0" w:color="auto"/>
            <w:bottom w:val="none" w:sz="0" w:space="0" w:color="auto"/>
            <w:right w:val="none" w:sz="0" w:space="0" w:color="auto"/>
          </w:divBdr>
        </w:div>
        <w:div w:id="468280392">
          <w:marLeft w:val="547"/>
          <w:marRight w:val="0"/>
          <w:marTop w:val="96"/>
          <w:marBottom w:val="0"/>
          <w:divBdr>
            <w:top w:val="none" w:sz="0" w:space="0" w:color="auto"/>
            <w:left w:val="none" w:sz="0" w:space="0" w:color="auto"/>
            <w:bottom w:val="none" w:sz="0" w:space="0" w:color="auto"/>
            <w:right w:val="none" w:sz="0" w:space="0" w:color="auto"/>
          </w:divBdr>
        </w:div>
        <w:div w:id="1128013190">
          <w:marLeft w:val="1800"/>
          <w:marRight w:val="0"/>
          <w:marTop w:val="67"/>
          <w:marBottom w:val="0"/>
          <w:divBdr>
            <w:top w:val="none" w:sz="0" w:space="0" w:color="auto"/>
            <w:left w:val="none" w:sz="0" w:space="0" w:color="auto"/>
            <w:bottom w:val="none" w:sz="0" w:space="0" w:color="auto"/>
            <w:right w:val="none" w:sz="0" w:space="0" w:color="auto"/>
          </w:divBdr>
        </w:div>
        <w:div w:id="1183737410">
          <w:marLeft w:val="1800"/>
          <w:marRight w:val="0"/>
          <w:marTop w:val="77"/>
          <w:marBottom w:val="0"/>
          <w:divBdr>
            <w:top w:val="none" w:sz="0" w:space="0" w:color="auto"/>
            <w:left w:val="none" w:sz="0" w:space="0" w:color="auto"/>
            <w:bottom w:val="none" w:sz="0" w:space="0" w:color="auto"/>
            <w:right w:val="none" w:sz="0" w:space="0" w:color="auto"/>
          </w:divBdr>
        </w:div>
        <w:div w:id="1423525292">
          <w:marLeft w:val="1800"/>
          <w:marRight w:val="0"/>
          <w:marTop w:val="77"/>
          <w:marBottom w:val="0"/>
          <w:divBdr>
            <w:top w:val="none" w:sz="0" w:space="0" w:color="auto"/>
            <w:left w:val="none" w:sz="0" w:space="0" w:color="auto"/>
            <w:bottom w:val="none" w:sz="0" w:space="0" w:color="auto"/>
            <w:right w:val="none" w:sz="0" w:space="0" w:color="auto"/>
          </w:divBdr>
        </w:div>
        <w:div w:id="1431849912">
          <w:marLeft w:val="547"/>
          <w:marRight w:val="0"/>
          <w:marTop w:val="96"/>
          <w:marBottom w:val="0"/>
          <w:divBdr>
            <w:top w:val="none" w:sz="0" w:space="0" w:color="auto"/>
            <w:left w:val="none" w:sz="0" w:space="0" w:color="auto"/>
            <w:bottom w:val="none" w:sz="0" w:space="0" w:color="auto"/>
            <w:right w:val="none" w:sz="0" w:space="0" w:color="auto"/>
          </w:divBdr>
        </w:div>
        <w:div w:id="1513757019">
          <w:marLeft w:val="1166"/>
          <w:marRight w:val="0"/>
          <w:marTop w:val="86"/>
          <w:marBottom w:val="0"/>
          <w:divBdr>
            <w:top w:val="none" w:sz="0" w:space="0" w:color="auto"/>
            <w:left w:val="none" w:sz="0" w:space="0" w:color="auto"/>
            <w:bottom w:val="none" w:sz="0" w:space="0" w:color="auto"/>
            <w:right w:val="none" w:sz="0" w:space="0" w:color="auto"/>
          </w:divBdr>
        </w:div>
        <w:div w:id="1992248990">
          <w:marLeft w:val="1166"/>
          <w:marRight w:val="0"/>
          <w:marTop w:val="86"/>
          <w:marBottom w:val="0"/>
          <w:divBdr>
            <w:top w:val="none" w:sz="0" w:space="0" w:color="auto"/>
            <w:left w:val="none" w:sz="0" w:space="0" w:color="auto"/>
            <w:bottom w:val="none" w:sz="0" w:space="0" w:color="auto"/>
            <w:right w:val="none" w:sz="0" w:space="0" w:color="auto"/>
          </w:divBdr>
        </w:div>
      </w:divsChild>
    </w:div>
    <w:div w:id="184560636">
      <w:bodyDiv w:val="1"/>
      <w:marLeft w:val="0"/>
      <w:marRight w:val="0"/>
      <w:marTop w:val="0"/>
      <w:marBottom w:val="0"/>
      <w:divBdr>
        <w:top w:val="none" w:sz="0" w:space="0" w:color="auto"/>
        <w:left w:val="none" w:sz="0" w:space="0" w:color="auto"/>
        <w:bottom w:val="none" w:sz="0" w:space="0" w:color="auto"/>
        <w:right w:val="none" w:sz="0" w:space="0" w:color="auto"/>
      </w:divBdr>
    </w:div>
    <w:div w:id="184905477">
      <w:bodyDiv w:val="1"/>
      <w:marLeft w:val="0"/>
      <w:marRight w:val="0"/>
      <w:marTop w:val="0"/>
      <w:marBottom w:val="0"/>
      <w:divBdr>
        <w:top w:val="none" w:sz="0" w:space="0" w:color="auto"/>
        <w:left w:val="none" w:sz="0" w:space="0" w:color="auto"/>
        <w:bottom w:val="none" w:sz="0" w:space="0" w:color="auto"/>
        <w:right w:val="none" w:sz="0" w:space="0" w:color="auto"/>
      </w:divBdr>
    </w:div>
    <w:div w:id="188370645">
      <w:bodyDiv w:val="1"/>
      <w:marLeft w:val="0"/>
      <w:marRight w:val="0"/>
      <w:marTop w:val="0"/>
      <w:marBottom w:val="0"/>
      <w:divBdr>
        <w:top w:val="none" w:sz="0" w:space="0" w:color="auto"/>
        <w:left w:val="none" w:sz="0" w:space="0" w:color="auto"/>
        <w:bottom w:val="none" w:sz="0" w:space="0" w:color="auto"/>
        <w:right w:val="none" w:sz="0" w:space="0" w:color="auto"/>
      </w:divBdr>
    </w:div>
    <w:div w:id="188840699">
      <w:bodyDiv w:val="1"/>
      <w:marLeft w:val="0"/>
      <w:marRight w:val="0"/>
      <w:marTop w:val="0"/>
      <w:marBottom w:val="0"/>
      <w:divBdr>
        <w:top w:val="none" w:sz="0" w:space="0" w:color="auto"/>
        <w:left w:val="none" w:sz="0" w:space="0" w:color="auto"/>
        <w:bottom w:val="none" w:sz="0" w:space="0" w:color="auto"/>
        <w:right w:val="none" w:sz="0" w:space="0" w:color="auto"/>
      </w:divBdr>
    </w:div>
    <w:div w:id="189219365">
      <w:bodyDiv w:val="1"/>
      <w:marLeft w:val="0"/>
      <w:marRight w:val="0"/>
      <w:marTop w:val="0"/>
      <w:marBottom w:val="0"/>
      <w:divBdr>
        <w:top w:val="none" w:sz="0" w:space="0" w:color="auto"/>
        <w:left w:val="none" w:sz="0" w:space="0" w:color="auto"/>
        <w:bottom w:val="none" w:sz="0" w:space="0" w:color="auto"/>
        <w:right w:val="none" w:sz="0" w:space="0" w:color="auto"/>
      </w:divBdr>
    </w:div>
    <w:div w:id="191724921">
      <w:bodyDiv w:val="1"/>
      <w:marLeft w:val="0"/>
      <w:marRight w:val="0"/>
      <w:marTop w:val="0"/>
      <w:marBottom w:val="0"/>
      <w:divBdr>
        <w:top w:val="none" w:sz="0" w:space="0" w:color="auto"/>
        <w:left w:val="none" w:sz="0" w:space="0" w:color="auto"/>
        <w:bottom w:val="none" w:sz="0" w:space="0" w:color="auto"/>
        <w:right w:val="none" w:sz="0" w:space="0" w:color="auto"/>
      </w:divBdr>
    </w:div>
    <w:div w:id="193621485">
      <w:bodyDiv w:val="1"/>
      <w:marLeft w:val="0"/>
      <w:marRight w:val="0"/>
      <w:marTop w:val="0"/>
      <w:marBottom w:val="0"/>
      <w:divBdr>
        <w:top w:val="none" w:sz="0" w:space="0" w:color="auto"/>
        <w:left w:val="none" w:sz="0" w:space="0" w:color="auto"/>
        <w:bottom w:val="none" w:sz="0" w:space="0" w:color="auto"/>
        <w:right w:val="none" w:sz="0" w:space="0" w:color="auto"/>
      </w:divBdr>
    </w:div>
    <w:div w:id="193813843">
      <w:bodyDiv w:val="1"/>
      <w:marLeft w:val="0"/>
      <w:marRight w:val="0"/>
      <w:marTop w:val="0"/>
      <w:marBottom w:val="0"/>
      <w:divBdr>
        <w:top w:val="none" w:sz="0" w:space="0" w:color="auto"/>
        <w:left w:val="none" w:sz="0" w:space="0" w:color="auto"/>
        <w:bottom w:val="none" w:sz="0" w:space="0" w:color="auto"/>
        <w:right w:val="none" w:sz="0" w:space="0" w:color="auto"/>
      </w:divBdr>
      <w:divsChild>
        <w:div w:id="14313171">
          <w:marLeft w:val="1080"/>
          <w:marRight w:val="0"/>
          <w:marTop w:val="0"/>
          <w:marBottom w:val="60"/>
          <w:divBdr>
            <w:top w:val="none" w:sz="0" w:space="0" w:color="auto"/>
            <w:left w:val="none" w:sz="0" w:space="0" w:color="auto"/>
            <w:bottom w:val="none" w:sz="0" w:space="0" w:color="auto"/>
            <w:right w:val="none" w:sz="0" w:space="0" w:color="auto"/>
          </w:divBdr>
        </w:div>
        <w:div w:id="40638623">
          <w:marLeft w:val="1080"/>
          <w:marRight w:val="0"/>
          <w:marTop w:val="0"/>
          <w:marBottom w:val="60"/>
          <w:divBdr>
            <w:top w:val="none" w:sz="0" w:space="0" w:color="auto"/>
            <w:left w:val="none" w:sz="0" w:space="0" w:color="auto"/>
            <w:bottom w:val="none" w:sz="0" w:space="0" w:color="auto"/>
            <w:right w:val="none" w:sz="0" w:space="0" w:color="auto"/>
          </w:divBdr>
        </w:div>
        <w:div w:id="49303554">
          <w:marLeft w:val="720"/>
          <w:marRight w:val="0"/>
          <w:marTop w:val="0"/>
          <w:marBottom w:val="60"/>
          <w:divBdr>
            <w:top w:val="none" w:sz="0" w:space="0" w:color="auto"/>
            <w:left w:val="none" w:sz="0" w:space="0" w:color="auto"/>
            <w:bottom w:val="none" w:sz="0" w:space="0" w:color="auto"/>
            <w:right w:val="none" w:sz="0" w:space="0" w:color="auto"/>
          </w:divBdr>
        </w:div>
        <w:div w:id="168715494">
          <w:marLeft w:val="360"/>
          <w:marRight w:val="0"/>
          <w:marTop w:val="0"/>
          <w:marBottom w:val="60"/>
          <w:divBdr>
            <w:top w:val="none" w:sz="0" w:space="0" w:color="auto"/>
            <w:left w:val="none" w:sz="0" w:space="0" w:color="auto"/>
            <w:bottom w:val="none" w:sz="0" w:space="0" w:color="auto"/>
            <w:right w:val="none" w:sz="0" w:space="0" w:color="auto"/>
          </w:divBdr>
        </w:div>
        <w:div w:id="558515608">
          <w:marLeft w:val="1080"/>
          <w:marRight w:val="0"/>
          <w:marTop w:val="0"/>
          <w:marBottom w:val="60"/>
          <w:divBdr>
            <w:top w:val="none" w:sz="0" w:space="0" w:color="auto"/>
            <w:left w:val="none" w:sz="0" w:space="0" w:color="auto"/>
            <w:bottom w:val="none" w:sz="0" w:space="0" w:color="auto"/>
            <w:right w:val="none" w:sz="0" w:space="0" w:color="auto"/>
          </w:divBdr>
        </w:div>
        <w:div w:id="641890408">
          <w:marLeft w:val="720"/>
          <w:marRight w:val="0"/>
          <w:marTop w:val="0"/>
          <w:marBottom w:val="60"/>
          <w:divBdr>
            <w:top w:val="none" w:sz="0" w:space="0" w:color="auto"/>
            <w:left w:val="none" w:sz="0" w:space="0" w:color="auto"/>
            <w:bottom w:val="none" w:sz="0" w:space="0" w:color="auto"/>
            <w:right w:val="none" w:sz="0" w:space="0" w:color="auto"/>
          </w:divBdr>
        </w:div>
        <w:div w:id="1006789783">
          <w:marLeft w:val="1080"/>
          <w:marRight w:val="0"/>
          <w:marTop w:val="0"/>
          <w:marBottom w:val="60"/>
          <w:divBdr>
            <w:top w:val="none" w:sz="0" w:space="0" w:color="auto"/>
            <w:left w:val="none" w:sz="0" w:space="0" w:color="auto"/>
            <w:bottom w:val="none" w:sz="0" w:space="0" w:color="auto"/>
            <w:right w:val="none" w:sz="0" w:space="0" w:color="auto"/>
          </w:divBdr>
        </w:div>
        <w:div w:id="1089539760">
          <w:marLeft w:val="360"/>
          <w:marRight w:val="0"/>
          <w:marTop w:val="0"/>
          <w:marBottom w:val="60"/>
          <w:divBdr>
            <w:top w:val="none" w:sz="0" w:space="0" w:color="auto"/>
            <w:left w:val="none" w:sz="0" w:space="0" w:color="auto"/>
            <w:bottom w:val="none" w:sz="0" w:space="0" w:color="auto"/>
            <w:right w:val="none" w:sz="0" w:space="0" w:color="auto"/>
          </w:divBdr>
        </w:div>
        <w:div w:id="1728721089">
          <w:marLeft w:val="360"/>
          <w:marRight w:val="0"/>
          <w:marTop w:val="0"/>
          <w:marBottom w:val="60"/>
          <w:divBdr>
            <w:top w:val="none" w:sz="0" w:space="0" w:color="auto"/>
            <w:left w:val="none" w:sz="0" w:space="0" w:color="auto"/>
            <w:bottom w:val="none" w:sz="0" w:space="0" w:color="auto"/>
            <w:right w:val="none" w:sz="0" w:space="0" w:color="auto"/>
          </w:divBdr>
        </w:div>
      </w:divsChild>
    </w:div>
    <w:div w:id="194124924">
      <w:bodyDiv w:val="1"/>
      <w:marLeft w:val="0"/>
      <w:marRight w:val="0"/>
      <w:marTop w:val="0"/>
      <w:marBottom w:val="0"/>
      <w:divBdr>
        <w:top w:val="none" w:sz="0" w:space="0" w:color="auto"/>
        <w:left w:val="none" w:sz="0" w:space="0" w:color="auto"/>
        <w:bottom w:val="none" w:sz="0" w:space="0" w:color="auto"/>
        <w:right w:val="none" w:sz="0" w:space="0" w:color="auto"/>
      </w:divBdr>
    </w:div>
    <w:div w:id="194464565">
      <w:bodyDiv w:val="1"/>
      <w:marLeft w:val="0"/>
      <w:marRight w:val="0"/>
      <w:marTop w:val="0"/>
      <w:marBottom w:val="0"/>
      <w:divBdr>
        <w:top w:val="none" w:sz="0" w:space="0" w:color="auto"/>
        <w:left w:val="none" w:sz="0" w:space="0" w:color="auto"/>
        <w:bottom w:val="none" w:sz="0" w:space="0" w:color="auto"/>
        <w:right w:val="none" w:sz="0" w:space="0" w:color="auto"/>
      </w:divBdr>
    </w:div>
    <w:div w:id="194929055">
      <w:bodyDiv w:val="1"/>
      <w:marLeft w:val="0"/>
      <w:marRight w:val="0"/>
      <w:marTop w:val="0"/>
      <w:marBottom w:val="0"/>
      <w:divBdr>
        <w:top w:val="none" w:sz="0" w:space="0" w:color="auto"/>
        <w:left w:val="none" w:sz="0" w:space="0" w:color="auto"/>
        <w:bottom w:val="none" w:sz="0" w:space="0" w:color="auto"/>
        <w:right w:val="none" w:sz="0" w:space="0" w:color="auto"/>
      </w:divBdr>
      <w:divsChild>
        <w:div w:id="402526039">
          <w:marLeft w:val="1800"/>
          <w:marRight w:val="0"/>
          <w:marTop w:val="96"/>
          <w:marBottom w:val="0"/>
          <w:divBdr>
            <w:top w:val="none" w:sz="0" w:space="0" w:color="auto"/>
            <w:left w:val="none" w:sz="0" w:space="0" w:color="auto"/>
            <w:bottom w:val="none" w:sz="0" w:space="0" w:color="auto"/>
            <w:right w:val="none" w:sz="0" w:space="0" w:color="auto"/>
          </w:divBdr>
        </w:div>
        <w:div w:id="484467068">
          <w:marLeft w:val="1166"/>
          <w:marRight w:val="0"/>
          <w:marTop w:val="115"/>
          <w:marBottom w:val="0"/>
          <w:divBdr>
            <w:top w:val="none" w:sz="0" w:space="0" w:color="auto"/>
            <w:left w:val="none" w:sz="0" w:space="0" w:color="auto"/>
            <w:bottom w:val="none" w:sz="0" w:space="0" w:color="auto"/>
            <w:right w:val="none" w:sz="0" w:space="0" w:color="auto"/>
          </w:divBdr>
        </w:div>
        <w:div w:id="586959289">
          <w:marLeft w:val="1166"/>
          <w:marRight w:val="0"/>
          <w:marTop w:val="115"/>
          <w:marBottom w:val="0"/>
          <w:divBdr>
            <w:top w:val="none" w:sz="0" w:space="0" w:color="auto"/>
            <w:left w:val="none" w:sz="0" w:space="0" w:color="auto"/>
            <w:bottom w:val="none" w:sz="0" w:space="0" w:color="auto"/>
            <w:right w:val="none" w:sz="0" w:space="0" w:color="auto"/>
          </w:divBdr>
        </w:div>
        <w:div w:id="694113219">
          <w:marLeft w:val="1800"/>
          <w:marRight w:val="0"/>
          <w:marTop w:val="96"/>
          <w:marBottom w:val="0"/>
          <w:divBdr>
            <w:top w:val="none" w:sz="0" w:space="0" w:color="auto"/>
            <w:left w:val="none" w:sz="0" w:space="0" w:color="auto"/>
            <w:bottom w:val="none" w:sz="0" w:space="0" w:color="auto"/>
            <w:right w:val="none" w:sz="0" w:space="0" w:color="auto"/>
          </w:divBdr>
        </w:div>
        <w:div w:id="995571734">
          <w:marLeft w:val="547"/>
          <w:marRight w:val="0"/>
          <w:marTop w:val="154"/>
          <w:marBottom w:val="0"/>
          <w:divBdr>
            <w:top w:val="none" w:sz="0" w:space="0" w:color="auto"/>
            <w:left w:val="none" w:sz="0" w:space="0" w:color="auto"/>
            <w:bottom w:val="none" w:sz="0" w:space="0" w:color="auto"/>
            <w:right w:val="none" w:sz="0" w:space="0" w:color="auto"/>
          </w:divBdr>
        </w:div>
        <w:div w:id="1068499923">
          <w:marLeft w:val="1166"/>
          <w:marRight w:val="0"/>
          <w:marTop w:val="115"/>
          <w:marBottom w:val="0"/>
          <w:divBdr>
            <w:top w:val="none" w:sz="0" w:space="0" w:color="auto"/>
            <w:left w:val="none" w:sz="0" w:space="0" w:color="auto"/>
            <w:bottom w:val="none" w:sz="0" w:space="0" w:color="auto"/>
            <w:right w:val="none" w:sz="0" w:space="0" w:color="auto"/>
          </w:divBdr>
        </w:div>
        <w:div w:id="1139542024">
          <w:marLeft w:val="1166"/>
          <w:marRight w:val="0"/>
          <w:marTop w:val="115"/>
          <w:marBottom w:val="0"/>
          <w:divBdr>
            <w:top w:val="none" w:sz="0" w:space="0" w:color="auto"/>
            <w:left w:val="none" w:sz="0" w:space="0" w:color="auto"/>
            <w:bottom w:val="none" w:sz="0" w:space="0" w:color="auto"/>
            <w:right w:val="none" w:sz="0" w:space="0" w:color="auto"/>
          </w:divBdr>
        </w:div>
        <w:div w:id="1382904481">
          <w:marLeft w:val="1166"/>
          <w:marRight w:val="0"/>
          <w:marTop w:val="115"/>
          <w:marBottom w:val="0"/>
          <w:divBdr>
            <w:top w:val="none" w:sz="0" w:space="0" w:color="auto"/>
            <w:left w:val="none" w:sz="0" w:space="0" w:color="auto"/>
            <w:bottom w:val="none" w:sz="0" w:space="0" w:color="auto"/>
            <w:right w:val="none" w:sz="0" w:space="0" w:color="auto"/>
          </w:divBdr>
        </w:div>
      </w:divsChild>
    </w:div>
    <w:div w:id="195046851">
      <w:bodyDiv w:val="1"/>
      <w:marLeft w:val="0"/>
      <w:marRight w:val="0"/>
      <w:marTop w:val="0"/>
      <w:marBottom w:val="0"/>
      <w:divBdr>
        <w:top w:val="none" w:sz="0" w:space="0" w:color="auto"/>
        <w:left w:val="none" w:sz="0" w:space="0" w:color="auto"/>
        <w:bottom w:val="none" w:sz="0" w:space="0" w:color="auto"/>
        <w:right w:val="none" w:sz="0" w:space="0" w:color="auto"/>
      </w:divBdr>
    </w:div>
    <w:div w:id="195312886">
      <w:bodyDiv w:val="1"/>
      <w:marLeft w:val="0"/>
      <w:marRight w:val="0"/>
      <w:marTop w:val="0"/>
      <w:marBottom w:val="0"/>
      <w:divBdr>
        <w:top w:val="none" w:sz="0" w:space="0" w:color="auto"/>
        <w:left w:val="none" w:sz="0" w:space="0" w:color="auto"/>
        <w:bottom w:val="none" w:sz="0" w:space="0" w:color="auto"/>
        <w:right w:val="none" w:sz="0" w:space="0" w:color="auto"/>
      </w:divBdr>
      <w:divsChild>
        <w:div w:id="713846632">
          <w:marLeft w:val="547"/>
          <w:marRight w:val="0"/>
          <w:marTop w:val="154"/>
          <w:marBottom w:val="0"/>
          <w:divBdr>
            <w:top w:val="none" w:sz="0" w:space="0" w:color="auto"/>
            <w:left w:val="none" w:sz="0" w:space="0" w:color="auto"/>
            <w:bottom w:val="none" w:sz="0" w:space="0" w:color="auto"/>
            <w:right w:val="none" w:sz="0" w:space="0" w:color="auto"/>
          </w:divBdr>
        </w:div>
      </w:divsChild>
    </w:div>
    <w:div w:id="195656167">
      <w:bodyDiv w:val="1"/>
      <w:marLeft w:val="0"/>
      <w:marRight w:val="0"/>
      <w:marTop w:val="0"/>
      <w:marBottom w:val="0"/>
      <w:divBdr>
        <w:top w:val="none" w:sz="0" w:space="0" w:color="auto"/>
        <w:left w:val="none" w:sz="0" w:space="0" w:color="auto"/>
        <w:bottom w:val="none" w:sz="0" w:space="0" w:color="auto"/>
        <w:right w:val="none" w:sz="0" w:space="0" w:color="auto"/>
      </w:divBdr>
      <w:divsChild>
        <w:div w:id="306668226">
          <w:marLeft w:val="547"/>
          <w:marRight w:val="0"/>
          <w:marTop w:val="115"/>
          <w:marBottom w:val="0"/>
          <w:divBdr>
            <w:top w:val="none" w:sz="0" w:space="0" w:color="auto"/>
            <w:left w:val="none" w:sz="0" w:space="0" w:color="auto"/>
            <w:bottom w:val="none" w:sz="0" w:space="0" w:color="auto"/>
            <w:right w:val="none" w:sz="0" w:space="0" w:color="auto"/>
          </w:divBdr>
        </w:div>
        <w:div w:id="838931387">
          <w:marLeft w:val="1166"/>
          <w:marRight w:val="0"/>
          <w:marTop w:val="96"/>
          <w:marBottom w:val="0"/>
          <w:divBdr>
            <w:top w:val="none" w:sz="0" w:space="0" w:color="auto"/>
            <w:left w:val="none" w:sz="0" w:space="0" w:color="auto"/>
            <w:bottom w:val="none" w:sz="0" w:space="0" w:color="auto"/>
            <w:right w:val="none" w:sz="0" w:space="0" w:color="auto"/>
          </w:divBdr>
        </w:div>
        <w:div w:id="1208570474">
          <w:marLeft w:val="1166"/>
          <w:marRight w:val="0"/>
          <w:marTop w:val="96"/>
          <w:marBottom w:val="0"/>
          <w:divBdr>
            <w:top w:val="none" w:sz="0" w:space="0" w:color="auto"/>
            <w:left w:val="none" w:sz="0" w:space="0" w:color="auto"/>
            <w:bottom w:val="none" w:sz="0" w:space="0" w:color="auto"/>
            <w:right w:val="none" w:sz="0" w:space="0" w:color="auto"/>
          </w:divBdr>
        </w:div>
      </w:divsChild>
    </w:div>
    <w:div w:id="196814679">
      <w:bodyDiv w:val="1"/>
      <w:marLeft w:val="0"/>
      <w:marRight w:val="0"/>
      <w:marTop w:val="0"/>
      <w:marBottom w:val="0"/>
      <w:divBdr>
        <w:top w:val="none" w:sz="0" w:space="0" w:color="auto"/>
        <w:left w:val="none" w:sz="0" w:space="0" w:color="auto"/>
        <w:bottom w:val="none" w:sz="0" w:space="0" w:color="auto"/>
        <w:right w:val="none" w:sz="0" w:space="0" w:color="auto"/>
      </w:divBdr>
    </w:div>
    <w:div w:id="197469048">
      <w:bodyDiv w:val="1"/>
      <w:marLeft w:val="0"/>
      <w:marRight w:val="0"/>
      <w:marTop w:val="0"/>
      <w:marBottom w:val="0"/>
      <w:divBdr>
        <w:top w:val="none" w:sz="0" w:space="0" w:color="auto"/>
        <w:left w:val="none" w:sz="0" w:space="0" w:color="auto"/>
        <w:bottom w:val="none" w:sz="0" w:space="0" w:color="auto"/>
        <w:right w:val="none" w:sz="0" w:space="0" w:color="auto"/>
      </w:divBdr>
    </w:div>
    <w:div w:id="200098760">
      <w:bodyDiv w:val="1"/>
      <w:marLeft w:val="0"/>
      <w:marRight w:val="0"/>
      <w:marTop w:val="0"/>
      <w:marBottom w:val="0"/>
      <w:divBdr>
        <w:top w:val="none" w:sz="0" w:space="0" w:color="auto"/>
        <w:left w:val="none" w:sz="0" w:space="0" w:color="auto"/>
        <w:bottom w:val="none" w:sz="0" w:space="0" w:color="auto"/>
        <w:right w:val="none" w:sz="0" w:space="0" w:color="auto"/>
      </w:divBdr>
    </w:div>
    <w:div w:id="200286730">
      <w:bodyDiv w:val="1"/>
      <w:marLeft w:val="0"/>
      <w:marRight w:val="0"/>
      <w:marTop w:val="0"/>
      <w:marBottom w:val="0"/>
      <w:divBdr>
        <w:top w:val="none" w:sz="0" w:space="0" w:color="auto"/>
        <w:left w:val="none" w:sz="0" w:space="0" w:color="auto"/>
        <w:bottom w:val="none" w:sz="0" w:space="0" w:color="auto"/>
        <w:right w:val="none" w:sz="0" w:space="0" w:color="auto"/>
      </w:divBdr>
    </w:div>
    <w:div w:id="201285819">
      <w:bodyDiv w:val="1"/>
      <w:marLeft w:val="0"/>
      <w:marRight w:val="0"/>
      <w:marTop w:val="0"/>
      <w:marBottom w:val="0"/>
      <w:divBdr>
        <w:top w:val="none" w:sz="0" w:space="0" w:color="auto"/>
        <w:left w:val="none" w:sz="0" w:space="0" w:color="auto"/>
        <w:bottom w:val="none" w:sz="0" w:space="0" w:color="auto"/>
        <w:right w:val="none" w:sz="0" w:space="0" w:color="auto"/>
      </w:divBdr>
      <w:divsChild>
        <w:div w:id="230627303">
          <w:marLeft w:val="0"/>
          <w:marRight w:val="0"/>
          <w:marTop w:val="0"/>
          <w:marBottom w:val="0"/>
          <w:divBdr>
            <w:top w:val="none" w:sz="0" w:space="0" w:color="auto"/>
            <w:left w:val="none" w:sz="0" w:space="0" w:color="auto"/>
            <w:bottom w:val="none" w:sz="0" w:space="0" w:color="auto"/>
            <w:right w:val="none" w:sz="0" w:space="0" w:color="auto"/>
          </w:divBdr>
        </w:div>
        <w:div w:id="659847803">
          <w:marLeft w:val="0"/>
          <w:marRight w:val="0"/>
          <w:marTop w:val="0"/>
          <w:marBottom w:val="0"/>
          <w:divBdr>
            <w:top w:val="none" w:sz="0" w:space="0" w:color="auto"/>
            <w:left w:val="none" w:sz="0" w:space="0" w:color="auto"/>
            <w:bottom w:val="none" w:sz="0" w:space="0" w:color="auto"/>
            <w:right w:val="none" w:sz="0" w:space="0" w:color="auto"/>
          </w:divBdr>
        </w:div>
        <w:div w:id="900334149">
          <w:marLeft w:val="0"/>
          <w:marRight w:val="0"/>
          <w:marTop w:val="0"/>
          <w:marBottom w:val="0"/>
          <w:divBdr>
            <w:top w:val="none" w:sz="0" w:space="0" w:color="auto"/>
            <w:left w:val="none" w:sz="0" w:space="0" w:color="auto"/>
            <w:bottom w:val="none" w:sz="0" w:space="0" w:color="auto"/>
            <w:right w:val="none" w:sz="0" w:space="0" w:color="auto"/>
          </w:divBdr>
        </w:div>
        <w:div w:id="1656183585">
          <w:marLeft w:val="0"/>
          <w:marRight w:val="0"/>
          <w:marTop w:val="0"/>
          <w:marBottom w:val="0"/>
          <w:divBdr>
            <w:top w:val="none" w:sz="0" w:space="0" w:color="auto"/>
            <w:left w:val="none" w:sz="0" w:space="0" w:color="auto"/>
            <w:bottom w:val="none" w:sz="0" w:space="0" w:color="auto"/>
            <w:right w:val="none" w:sz="0" w:space="0" w:color="auto"/>
          </w:divBdr>
        </w:div>
        <w:div w:id="1936554236">
          <w:marLeft w:val="0"/>
          <w:marRight w:val="0"/>
          <w:marTop w:val="0"/>
          <w:marBottom w:val="0"/>
          <w:divBdr>
            <w:top w:val="none" w:sz="0" w:space="0" w:color="auto"/>
            <w:left w:val="none" w:sz="0" w:space="0" w:color="auto"/>
            <w:bottom w:val="none" w:sz="0" w:space="0" w:color="auto"/>
            <w:right w:val="none" w:sz="0" w:space="0" w:color="auto"/>
          </w:divBdr>
        </w:div>
        <w:div w:id="2114015381">
          <w:marLeft w:val="0"/>
          <w:marRight w:val="0"/>
          <w:marTop w:val="0"/>
          <w:marBottom w:val="0"/>
          <w:divBdr>
            <w:top w:val="none" w:sz="0" w:space="0" w:color="auto"/>
            <w:left w:val="none" w:sz="0" w:space="0" w:color="auto"/>
            <w:bottom w:val="none" w:sz="0" w:space="0" w:color="auto"/>
            <w:right w:val="none" w:sz="0" w:space="0" w:color="auto"/>
          </w:divBdr>
        </w:div>
        <w:div w:id="2135516887">
          <w:marLeft w:val="0"/>
          <w:marRight w:val="0"/>
          <w:marTop w:val="0"/>
          <w:marBottom w:val="0"/>
          <w:divBdr>
            <w:top w:val="none" w:sz="0" w:space="0" w:color="auto"/>
            <w:left w:val="none" w:sz="0" w:space="0" w:color="auto"/>
            <w:bottom w:val="none" w:sz="0" w:space="0" w:color="auto"/>
            <w:right w:val="none" w:sz="0" w:space="0" w:color="auto"/>
          </w:divBdr>
        </w:div>
      </w:divsChild>
    </w:div>
    <w:div w:id="202059131">
      <w:bodyDiv w:val="1"/>
      <w:marLeft w:val="0"/>
      <w:marRight w:val="0"/>
      <w:marTop w:val="0"/>
      <w:marBottom w:val="0"/>
      <w:divBdr>
        <w:top w:val="none" w:sz="0" w:space="0" w:color="auto"/>
        <w:left w:val="none" w:sz="0" w:space="0" w:color="auto"/>
        <w:bottom w:val="none" w:sz="0" w:space="0" w:color="auto"/>
        <w:right w:val="none" w:sz="0" w:space="0" w:color="auto"/>
      </w:divBdr>
    </w:div>
    <w:div w:id="204828562">
      <w:bodyDiv w:val="1"/>
      <w:marLeft w:val="0"/>
      <w:marRight w:val="0"/>
      <w:marTop w:val="0"/>
      <w:marBottom w:val="0"/>
      <w:divBdr>
        <w:top w:val="none" w:sz="0" w:space="0" w:color="auto"/>
        <w:left w:val="none" w:sz="0" w:space="0" w:color="auto"/>
        <w:bottom w:val="none" w:sz="0" w:space="0" w:color="auto"/>
        <w:right w:val="none" w:sz="0" w:space="0" w:color="auto"/>
      </w:divBdr>
      <w:divsChild>
        <w:div w:id="999188811">
          <w:marLeft w:val="547"/>
          <w:marRight w:val="0"/>
          <w:marTop w:val="134"/>
          <w:marBottom w:val="0"/>
          <w:divBdr>
            <w:top w:val="none" w:sz="0" w:space="0" w:color="auto"/>
            <w:left w:val="none" w:sz="0" w:space="0" w:color="auto"/>
            <w:bottom w:val="none" w:sz="0" w:space="0" w:color="auto"/>
            <w:right w:val="none" w:sz="0" w:space="0" w:color="auto"/>
          </w:divBdr>
        </w:div>
        <w:div w:id="1066689401">
          <w:marLeft w:val="547"/>
          <w:marRight w:val="0"/>
          <w:marTop w:val="134"/>
          <w:marBottom w:val="0"/>
          <w:divBdr>
            <w:top w:val="none" w:sz="0" w:space="0" w:color="auto"/>
            <w:left w:val="none" w:sz="0" w:space="0" w:color="auto"/>
            <w:bottom w:val="none" w:sz="0" w:space="0" w:color="auto"/>
            <w:right w:val="none" w:sz="0" w:space="0" w:color="auto"/>
          </w:divBdr>
        </w:div>
        <w:div w:id="1581525162">
          <w:marLeft w:val="547"/>
          <w:marRight w:val="0"/>
          <w:marTop w:val="134"/>
          <w:marBottom w:val="0"/>
          <w:divBdr>
            <w:top w:val="none" w:sz="0" w:space="0" w:color="auto"/>
            <w:left w:val="none" w:sz="0" w:space="0" w:color="auto"/>
            <w:bottom w:val="none" w:sz="0" w:space="0" w:color="auto"/>
            <w:right w:val="none" w:sz="0" w:space="0" w:color="auto"/>
          </w:divBdr>
        </w:div>
        <w:div w:id="2062559104">
          <w:marLeft w:val="547"/>
          <w:marRight w:val="0"/>
          <w:marTop w:val="134"/>
          <w:marBottom w:val="0"/>
          <w:divBdr>
            <w:top w:val="none" w:sz="0" w:space="0" w:color="auto"/>
            <w:left w:val="none" w:sz="0" w:space="0" w:color="auto"/>
            <w:bottom w:val="none" w:sz="0" w:space="0" w:color="auto"/>
            <w:right w:val="none" w:sz="0" w:space="0" w:color="auto"/>
          </w:divBdr>
        </w:div>
        <w:div w:id="2111656054">
          <w:marLeft w:val="1166"/>
          <w:marRight w:val="0"/>
          <w:marTop w:val="115"/>
          <w:marBottom w:val="0"/>
          <w:divBdr>
            <w:top w:val="none" w:sz="0" w:space="0" w:color="auto"/>
            <w:left w:val="none" w:sz="0" w:space="0" w:color="auto"/>
            <w:bottom w:val="none" w:sz="0" w:space="0" w:color="auto"/>
            <w:right w:val="none" w:sz="0" w:space="0" w:color="auto"/>
          </w:divBdr>
        </w:div>
      </w:divsChild>
    </w:div>
    <w:div w:id="204950111">
      <w:bodyDiv w:val="1"/>
      <w:marLeft w:val="0"/>
      <w:marRight w:val="0"/>
      <w:marTop w:val="0"/>
      <w:marBottom w:val="0"/>
      <w:divBdr>
        <w:top w:val="none" w:sz="0" w:space="0" w:color="auto"/>
        <w:left w:val="none" w:sz="0" w:space="0" w:color="auto"/>
        <w:bottom w:val="none" w:sz="0" w:space="0" w:color="auto"/>
        <w:right w:val="none" w:sz="0" w:space="0" w:color="auto"/>
      </w:divBdr>
      <w:divsChild>
        <w:div w:id="1161851235">
          <w:marLeft w:val="0"/>
          <w:marRight w:val="0"/>
          <w:marTop w:val="0"/>
          <w:marBottom w:val="0"/>
          <w:divBdr>
            <w:top w:val="none" w:sz="0" w:space="0" w:color="auto"/>
            <w:left w:val="none" w:sz="0" w:space="0" w:color="auto"/>
            <w:bottom w:val="none" w:sz="0" w:space="0" w:color="auto"/>
            <w:right w:val="none" w:sz="0" w:space="0" w:color="auto"/>
          </w:divBdr>
        </w:div>
      </w:divsChild>
    </w:div>
    <w:div w:id="205602592">
      <w:bodyDiv w:val="1"/>
      <w:marLeft w:val="0"/>
      <w:marRight w:val="0"/>
      <w:marTop w:val="0"/>
      <w:marBottom w:val="0"/>
      <w:divBdr>
        <w:top w:val="none" w:sz="0" w:space="0" w:color="auto"/>
        <w:left w:val="none" w:sz="0" w:space="0" w:color="auto"/>
        <w:bottom w:val="none" w:sz="0" w:space="0" w:color="auto"/>
        <w:right w:val="none" w:sz="0" w:space="0" w:color="auto"/>
      </w:divBdr>
      <w:divsChild>
        <w:div w:id="31656146">
          <w:marLeft w:val="547"/>
          <w:marRight w:val="0"/>
          <w:marTop w:val="115"/>
          <w:marBottom w:val="0"/>
          <w:divBdr>
            <w:top w:val="none" w:sz="0" w:space="0" w:color="auto"/>
            <w:left w:val="none" w:sz="0" w:space="0" w:color="auto"/>
            <w:bottom w:val="none" w:sz="0" w:space="0" w:color="auto"/>
            <w:right w:val="none" w:sz="0" w:space="0" w:color="auto"/>
          </w:divBdr>
        </w:div>
        <w:div w:id="745105536">
          <w:marLeft w:val="1166"/>
          <w:marRight w:val="0"/>
          <w:marTop w:val="96"/>
          <w:marBottom w:val="0"/>
          <w:divBdr>
            <w:top w:val="none" w:sz="0" w:space="0" w:color="auto"/>
            <w:left w:val="none" w:sz="0" w:space="0" w:color="auto"/>
            <w:bottom w:val="none" w:sz="0" w:space="0" w:color="auto"/>
            <w:right w:val="none" w:sz="0" w:space="0" w:color="auto"/>
          </w:divBdr>
        </w:div>
        <w:div w:id="869956676">
          <w:marLeft w:val="1166"/>
          <w:marRight w:val="0"/>
          <w:marTop w:val="96"/>
          <w:marBottom w:val="0"/>
          <w:divBdr>
            <w:top w:val="none" w:sz="0" w:space="0" w:color="auto"/>
            <w:left w:val="none" w:sz="0" w:space="0" w:color="auto"/>
            <w:bottom w:val="none" w:sz="0" w:space="0" w:color="auto"/>
            <w:right w:val="none" w:sz="0" w:space="0" w:color="auto"/>
          </w:divBdr>
        </w:div>
        <w:div w:id="1853950028">
          <w:marLeft w:val="1166"/>
          <w:marRight w:val="0"/>
          <w:marTop w:val="96"/>
          <w:marBottom w:val="0"/>
          <w:divBdr>
            <w:top w:val="none" w:sz="0" w:space="0" w:color="auto"/>
            <w:left w:val="none" w:sz="0" w:space="0" w:color="auto"/>
            <w:bottom w:val="none" w:sz="0" w:space="0" w:color="auto"/>
            <w:right w:val="none" w:sz="0" w:space="0" w:color="auto"/>
          </w:divBdr>
        </w:div>
      </w:divsChild>
    </w:div>
    <w:div w:id="207305803">
      <w:bodyDiv w:val="1"/>
      <w:marLeft w:val="0"/>
      <w:marRight w:val="0"/>
      <w:marTop w:val="0"/>
      <w:marBottom w:val="0"/>
      <w:divBdr>
        <w:top w:val="none" w:sz="0" w:space="0" w:color="auto"/>
        <w:left w:val="none" w:sz="0" w:space="0" w:color="auto"/>
        <w:bottom w:val="none" w:sz="0" w:space="0" w:color="auto"/>
        <w:right w:val="none" w:sz="0" w:space="0" w:color="auto"/>
      </w:divBdr>
    </w:div>
    <w:div w:id="208684071">
      <w:bodyDiv w:val="1"/>
      <w:marLeft w:val="0"/>
      <w:marRight w:val="0"/>
      <w:marTop w:val="0"/>
      <w:marBottom w:val="0"/>
      <w:divBdr>
        <w:top w:val="none" w:sz="0" w:space="0" w:color="auto"/>
        <w:left w:val="none" w:sz="0" w:space="0" w:color="auto"/>
        <w:bottom w:val="none" w:sz="0" w:space="0" w:color="auto"/>
        <w:right w:val="none" w:sz="0" w:space="0" w:color="auto"/>
      </w:divBdr>
    </w:div>
    <w:div w:id="211232097">
      <w:bodyDiv w:val="1"/>
      <w:marLeft w:val="0"/>
      <w:marRight w:val="0"/>
      <w:marTop w:val="0"/>
      <w:marBottom w:val="0"/>
      <w:divBdr>
        <w:top w:val="none" w:sz="0" w:space="0" w:color="auto"/>
        <w:left w:val="none" w:sz="0" w:space="0" w:color="auto"/>
        <w:bottom w:val="none" w:sz="0" w:space="0" w:color="auto"/>
        <w:right w:val="none" w:sz="0" w:space="0" w:color="auto"/>
      </w:divBdr>
    </w:div>
    <w:div w:id="212039063">
      <w:bodyDiv w:val="1"/>
      <w:marLeft w:val="0"/>
      <w:marRight w:val="0"/>
      <w:marTop w:val="0"/>
      <w:marBottom w:val="0"/>
      <w:divBdr>
        <w:top w:val="none" w:sz="0" w:space="0" w:color="auto"/>
        <w:left w:val="none" w:sz="0" w:space="0" w:color="auto"/>
        <w:bottom w:val="none" w:sz="0" w:space="0" w:color="auto"/>
        <w:right w:val="none" w:sz="0" w:space="0" w:color="auto"/>
      </w:divBdr>
      <w:divsChild>
        <w:div w:id="398484597">
          <w:marLeft w:val="547"/>
          <w:marRight w:val="0"/>
          <w:marTop w:val="154"/>
          <w:marBottom w:val="0"/>
          <w:divBdr>
            <w:top w:val="none" w:sz="0" w:space="0" w:color="auto"/>
            <w:left w:val="none" w:sz="0" w:space="0" w:color="auto"/>
            <w:bottom w:val="none" w:sz="0" w:space="0" w:color="auto"/>
            <w:right w:val="none" w:sz="0" w:space="0" w:color="auto"/>
          </w:divBdr>
        </w:div>
        <w:div w:id="535434385">
          <w:marLeft w:val="1166"/>
          <w:marRight w:val="0"/>
          <w:marTop w:val="134"/>
          <w:marBottom w:val="0"/>
          <w:divBdr>
            <w:top w:val="none" w:sz="0" w:space="0" w:color="auto"/>
            <w:left w:val="none" w:sz="0" w:space="0" w:color="auto"/>
            <w:bottom w:val="none" w:sz="0" w:space="0" w:color="auto"/>
            <w:right w:val="none" w:sz="0" w:space="0" w:color="auto"/>
          </w:divBdr>
        </w:div>
        <w:div w:id="574432779">
          <w:marLeft w:val="1166"/>
          <w:marRight w:val="0"/>
          <w:marTop w:val="134"/>
          <w:marBottom w:val="0"/>
          <w:divBdr>
            <w:top w:val="none" w:sz="0" w:space="0" w:color="auto"/>
            <w:left w:val="none" w:sz="0" w:space="0" w:color="auto"/>
            <w:bottom w:val="none" w:sz="0" w:space="0" w:color="auto"/>
            <w:right w:val="none" w:sz="0" w:space="0" w:color="auto"/>
          </w:divBdr>
        </w:div>
      </w:divsChild>
    </w:div>
    <w:div w:id="212229441">
      <w:bodyDiv w:val="1"/>
      <w:marLeft w:val="0"/>
      <w:marRight w:val="0"/>
      <w:marTop w:val="0"/>
      <w:marBottom w:val="0"/>
      <w:divBdr>
        <w:top w:val="none" w:sz="0" w:space="0" w:color="auto"/>
        <w:left w:val="none" w:sz="0" w:space="0" w:color="auto"/>
        <w:bottom w:val="none" w:sz="0" w:space="0" w:color="auto"/>
        <w:right w:val="none" w:sz="0" w:space="0" w:color="auto"/>
      </w:divBdr>
    </w:div>
    <w:div w:id="212231233">
      <w:bodyDiv w:val="1"/>
      <w:marLeft w:val="0"/>
      <w:marRight w:val="0"/>
      <w:marTop w:val="0"/>
      <w:marBottom w:val="0"/>
      <w:divBdr>
        <w:top w:val="none" w:sz="0" w:space="0" w:color="auto"/>
        <w:left w:val="none" w:sz="0" w:space="0" w:color="auto"/>
        <w:bottom w:val="none" w:sz="0" w:space="0" w:color="auto"/>
        <w:right w:val="none" w:sz="0" w:space="0" w:color="auto"/>
      </w:divBdr>
      <w:divsChild>
        <w:div w:id="1148286745">
          <w:marLeft w:val="547"/>
          <w:marRight w:val="0"/>
          <w:marTop w:val="115"/>
          <w:marBottom w:val="0"/>
          <w:divBdr>
            <w:top w:val="none" w:sz="0" w:space="0" w:color="auto"/>
            <w:left w:val="none" w:sz="0" w:space="0" w:color="auto"/>
            <w:bottom w:val="none" w:sz="0" w:space="0" w:color="auto"/>
            <w:right w:val="none" w:sz="0" w:space="0" w:color="auto"/>
          </w:divBdr>
        </w:div>
        <w:div w:id="1316295818">
          <w:marLeft w:val="547"/>
          <w:marRight w:val="0"/>
          <w:marTop w:val="115"/>
          <w:marBottom w:val="0"/>
          <w:divBdr>
            <w:top w:val="none" w:sz="0" w:space="0" w:color="auto"/>
            <w:left w:val="none" w:sz="0" w:space="0" w:color="auto"/>
            <w:bottom w:val="none" w:sz="0" w:space="0" w:color="auto"/>
            <w:right w:val="none" w:sz="0" w:space="0" w:color="auto"/>
          </w:divBdr>
        </w:div>
      </w:divsChild>
    </w:div>
    <w:div w:id="213087276">
      <w:bodyDiv w:val="1"/>
      <w:marLeft w:val="0"/>
      <w:marRight w:val="0"/>
      <w:marTop w:val="0"/>
      <w:marBottom w:val="0"/>
      <w:divBdr>
        <w:top w:val="none" w:sz="0" w:space="0" w:color="auto"/>
        <w:left w:val="none" w:sz="0" w:space="0" w:color="auto"/>
        <w:bottom w:val="none" w:sz="0" w:space="0" w:color="auto"/>
        <w:right w:val="none" w:sz="0" w:space="0" w:color="auto"/>
      </w:divBdr>
    </w:div>
    <w:div w:id="215313281">
      <w:bodyDiv w:val="1"/>
      <w:marLeft w:val="0"/>
      <w:marRight w:val="0"/>
      <w:marTop w:val="0"/>
      <w:marBottom w:val="0"/>
      <w:divBdr>
        <w:top w:val="none" w:sz="0" w:space="0" w:color="auto"/>
        <w:left w:val="none" w:sz="0" w:space="0" w:color="auto"/>
        <w:bottom w:val="none" w:sz="0" w:space="0" w:color="auto"/>
        <w:right w:val="none" w:sz="0" w:space="0" w:color="auto"/>
      </w:divBdr>
      <w:divsChild>
        <w:div w:id="546909">
          <w:marLeft w:val="1166"/>
          <w:marRight w:val="0"/>
          <w:marTop w:val="106"/>
          <w:marBottom w:val="0"/>
          <w:divBdr>
            <w:top w:val="none" w:sz="0" w:space="0" w:color="auto"/>
            <w:left w:val="none" w:sz="0" w:space="0" w:color="auto"/>
            <w:bottom w:val="none" w:sz="0" w:space="0" w:color="auto"/>
            <w:right w:val="none" w:sz="0" w:space="0" w:color="auto"/>
          </w:divBdr>
        </w:div>
        <w:div w:id="657926543">
          <w:marLeft w:val="547"/>
          <w:marRight w:val="0"/>
          <w:marTop w:val="125"/>
          <w:marBottom w:val="0"/>
          <w:divBdr>
            <w:top w:val="none" w:sz="0" w:space="0" w:color="auto"/>
            <w:left w:val="none" w:sz="0" w:space="0" w:color="auto"/>
            <w:bottom w:val="none" w:sz="0" w:space="0" w:color="auto"/>
            <w:right w:val="none" w:sz="0" w:space="0" w:color="auto"/>
          </w:divBdr>
        </w:div>
        <w:div w:id="754320583">
          <w:marLeft w:val="1166"/>
          <w:marRight w:val="0"/>
          <w:marTop w:val="106"/>
          <w:marBottom w:val="0"/>
          <w:divBdr>
            <w:top w:val="none" w:sz="0" w:space="0" w:color="auto"/>
            <w:left w:val="none" w:sz="0" w:space="0" w:color="auto"/>
            <w:bottom w:val="none" w:sz="0" w:space="0" w:color="auto"/>
            <w:right w:val="none" w:sz="0" w:space="0" w:color="auto"/>
          </w:divBdr>
        </w:div>
        <w:div w:id="855272450">
          <w:marLeft w:val="1800"/>
          <w:marRight w:val="0"/>
          <w:marTop w:val="91"/>
          <w:marBottom w:val="0"/>
          <w:divBdr>
            <w:top w:val="none" w:sz="0" w:space="0" w:color="auto"/>
            <w:left w:val="none" w:sz="0" w:space="0" w:color="auto"/>
            <w:bottom w:val="none" w:sz="0" w:space="0" w:color="auto"/>
            <w:right w:val="none" w:sz="0" w:space="0" w:color="auto"/>
          </w:divBdr>
        </w:div>
        <w:div w:id="1142622421">
          <w:marLeft w:val="1166"/>
          <w:marRight w:val="0"/>
          <w:marTop w:val="106"/>
          <w:marBottom w:val="0"/>
          <w:divBdr>
            <w:top w:val="none" w:sz="0" w:space="0" w:color="auto"/>
            <w:left w:val="none" w:sz="0" w:space="0" w:color="auto"/>
            <w:bottom w:val="none" w:sz="0" w:space="0" w:color="auto"/>
            <w:right w:val="none" w:sz="0" w:space="0" w:color="auto"/>
          </w:divBdr>
        </w:div>
        <w:div w:id="1754622576">
          <w:marLeft w:val="547"/>
          <w:marRight w:val="0"/>
          <w:marTop w:val="125"/>
          <w:marBottom w:val="0"/>
          <w:divBdr>
            <w:top w:val="none" w:sz="0" w:space="0" w:color="auto"/>
            <w:left w:val="none" w:sz="0" w:space="0" w:color="auto"/>
            <w:bottom w:val="none" w:sz="0" w:space="0" w:color="auto"/>
            <w:right w:val="none" w:sz="0" w:space="0" w:color="auto"/>
          </w:divBdr>
        </w:div>
        <w:div w:id="1781993837">
          <w:marLeft w:val="1800"/>
          <w:marRight w:val="0"/>
          <w:marTop w:val="91"/>
          <w:marBottom w:val="0"/>
          <w:divBdr>
            <w:top w:val="none" w:sz="0" w:space="0" w:color="auto"/>
            <w:left w:val="none" w:sz="0" w:space="0" w:color="auto"/>
            <w:bottom w:val="none" w:sz="0" w:space="0" w:color="auto"/>
            <w:right w:val="none" w:sz="0" w:space="0" w:color="auto"/>
          </w:divBdr>
        </w:div>
        <w:div w:id="2019458482">
          <w:marLeft w:val="1166"/>
          <w:marRight w:val="0"/>
          <w:marTop w:val="106"/>
          <w:marBottom w:val="0"/>
          <w:divBdr>
            <w:top w:val="none" w:sz="0" w:space="0" w:color="auto"/>
            <w:left w:val="none" w:sz="0" w:space="0" w:color="auto"/>
            <w:bottom w:val="none" w:sz="0" w:space="0" w:color="auto"/>
            <w:right w:val="none" w:sz="0" w:space="0" w:color="auto"/>
          </w:divBdr>
        </w:div>
        <w:div w:id="2119526821">
          <w:marLeft w:val="1800"/>
          <w:marRight w:val="0"/>
          <w:marTop w:val="91"/>
          <w:marBottom w:val="0"/>
          <w:divBdr>
            <w:top w:val="none" w:sz="0" w:space="0" w:color="auto"/>
            <w:left w:val="none" w:sz="0" w:space="0" w:color="auto"/>
            <w:bottom w:val="none" w:sz="0" w:space="0" w:color="auto"/>
            <w:right w:val="none" w:sz="0" w:space="0" w:color="auto"/>
          </w:divBdr>
        </w:div>
      </w:divsChild>
    </w:div>
    <w:div w:id="215436159">
      <w:bodyDiv w:val="1"/>
      <w:marLeft w:val="0"/>
      <w:marRight w:val="0"/>
      <w:marTop w:val="0"/>
      <w:marBottom w:val="0"/>
      <w:divBdr>
        <w:top w:val="none" w:sz="0" w:space="0" w:color="auto"/>
        <w:left w:val="none" w:sz="0" w:space="0" w:color="auto"/>
        <w:bottom w:val="none" w:sz="0" w:space="0" w:color="auto"/>
        <w:right w:val="none" w:sz="0" w:space="0" w:color="auto"/>
      </w:divBdr>
    </w:div>
    <w:div w:id="216087801">
      <w:bodyDiv w:val="1"/>
      <w:marLeft w:val="0"/>
      <w:marRight w:val="0"/>
      <w:marTop w:val="0"/>
      <w:marBottom w:val="0"/>
      <w:divBdr>
        <w:top w:val="none" w:sz="0" w:space="0" w:color="auto"/>
        <w:left w:val="none" w:sz="0" w:space="0" w:color="auto"/>
        <w:bottom w:val="none" w:sz="0" w:space="0" w:color="auto"/>
        <w:right w:val="none" w:sz="0" w:space="0" w:color="auto"/>
      </w:divBdr>
    </w:div>
    <w:div w:id="216551591">
      <w:bodyDiv w:val="1"/>
      <w:marLeft w:val="0"/>
      <w:marRight w:val="0"/>
      <w:marTop w:val="0"/>
      <w:marBottom w:val="0"/>
      <w:divBdr>
        <w:top w:val="none" w:sz="0" w:space="0" w:color="auto"/>
        <w:left w:val="none" w:sz="0" w:space="0" w:color="auto"/>
        <w:bottom w:val="none" w:sz="0" w:space="0" w:color="auto"/>
        <w:right w:val="none" w:sz="0" w:space="0" w:color="auto"/>
      </w:divBdr>
    </w:div>
    <w:div w:id="216821788">
      <w:bodyDiv w:val="1"/>
      <w:marLeft w:val="0"/>
      <w:marRight w:val="0"/>
      <w:marTop w:val="0"/>
      <w:marBottom w:val="0"/>
      <w:divBdr>
        <w:top w:val="none" w:sz="0" w:space="0" w:color="auto"/>
        <w:left w:val="none" w:sz="0" w:space="0" w:color="auto"/>
        <w:bottom w:val="none" w:sz="0" w:space="0" w:color="auto"/>
        <w:right w:val="none" w:sz="0" w:space="0" w:color="auto"/>
      </w:divBdr>
    </w:div>
    <w:div w:id="218051616">
      <w:bodyDiv w:val="1"/>
      <w:marLeft w:val="0"/>
      <w:marRight w:val="0"/>
      <w:marTop w:val="0"/>
      <w:marBottom w:val="0"/>
      <w:divBdr>
        <w:top w:val="none" w:sz="0" w:space="0" w:color="auto"/>
        <w:left w:val="none" w:sz="0" w:space="0" w:color="auto"/>
        <w:bottom w:val="none" w:sz="0" w:space="0" w:color="auto"/>
        <w:right w:val="none" w:sz="0" w:space="0" w:color="auto"/>
      </w:divBdr>
    </w:div>
    <w:div w:id="218244909">
      <w:bodyDiv w:val="1"/>
      <w:marLeft w:val="0"/>
      <w:marRight w:val="0"/>
      <w:marTop w:val="0"/>
      <w:marBottom w:val="0"/>
      <w:divBdr>
        <w:top w:val="none" w:sz="0" w:space="0" w:color="auto"/>
        <w:left w:val="none" w:sz="0" w:space="0" w:color="auto"/>
        <w:bottom w:val="none" w:sz="0" w:space="0" w:color="auto"/>
        <w:right w:val="none" w:sz="0" w:space="0" w:color="auto"/>
      </w:divBdr>
    </w:div>
    <w:div w:id="219833259">
      <w:bodyDiv w:val="1"/>
      <w:marLeft w:val="0"/>
      <w:marRight w:val="0"/>
      <w:marTop w:val="0"/>
      <w:marBottom w:val="0"/>
      <w:divBdr>
        <w:top w:val="none" w:sz="0" w:space="0" w:color="auto"/>
        <w:left w:val="none" w:sz="0" w:space="0" w:color="auto"/>
        <w:bottom w:val="none" w:sz="0" w:space="0" w:color="auto"/>
        <w:right w:val="none" w:sz="0" w:space="0" w:color="auto"/>
      </w:divBdr>
      <w:divsChild>
        <w:div w:id="559904046">
          <w:marLeft w:val="1166"/>
          <w:marRight w:val="0"/>
          <w:marTop w:val="96"/>
          <w:marBottom w:val="0"/>
          <w:divBdr>
            <w:top w:val="none" w:sz="0" w:space="0" w:color="auto"/>
            <w:left w:val="none" w:sz="0" w:space="0" w:color="auto"/>
            <w:bottom w:val="none" w:sz="0" w:space="0" w:color="auto"/>
            <w:right w:val="none" w:sz="0" w:space="0" w:color="auto"/>
          </w:divBdr>
        </w:div>
        <w:div w:id="716048713">
          <w:marLeft w:val="547"/>
          <w:marRight w:val="0"/>
          <w:marTop w:val="115"/>
          <w:marBottom w:val="0"/>
          <w:divBdr>
            <w:top w:val="none" w:sz="0" w:space="0" w:color="auto"/>
            <w:left w:val="none" w:sz="0" w:space="0" w:color="auto"/>
            <w:bottom w:val="none" w:sz="0" w:space="0" w:color="auto"/>
            <w:right w:val="none" w:sz="0" w:space="0" w:color="auto"/>
          </w:divBdr>
        </w:div>
        <w:div w:id="1414010473">
          <w:marLeft w:val="1166"/>
          <w:marRight w:val="0"/>
          <w:marTop w:val="96"/>
          <w:marBottom w:val="0"/>
          <w:divBdr>
            <w:top w:val="none" w:sz="0" w:space="0" w:color="auto"/>
            <w:left w:val="none" w:sz="0" w:space="0" w:color="auto"/>
            <w:bottom w:val="none" w:sz="0" w:space="0" w:color="auto"/>
            <w:right w:val="none" w:sz="0" w:space="0" w:color="auto"/>
          </w:divBdr>
        </w:div>
        <w:div w:id="1724056620">
          <w:marLeft w:val="547"/>
          <w:marRight w:val="0"/>
          <w:marTop w:val="115"/>
          <w:marBottom w:val="0"/>
          <w:divBdr>
            <w:top w:val="none" w:sz="0" w:space="0" w:color="auto"/>
            <w:left w:val="none" w:sz="0" w:space="0" w:color="auto"/>
            <w:bottom w:val="none" w:sz="0" w:space="0" w:color="auto"/>
            <w:right w:val="none" w:sz="0" w:space="0" w:color="auto"/>
          </w:divBdr>
        </w:div>
        <w:div w:id="1883133425">
          <w:marLeft w:val="547"/>
          <w:marRight w:val="0"/>
          <w:marTop w:val="115"/>
          <w:marBottom w:val="0"/>
          <w:divBdr>
            <w:top w:val="none" w:sz="0" w:space="0" w:color="auto"/>
            <w:left w:val="none" w:sz="0" w:space="0" w:color="auto"/>
            <w:bottom w:val="none" w:sz="0" w:space="0" w:color="auto"/>
            <w:right w:val="none" w:sz="0" w:space="0" w:color="auto"/>
          </w:divBdr>
        </w:div>
      </w:divsChild>
    </w:div>
    <w:div w:id="219948106">
      <w:bodyDiv w:val="1"/>
      <w:marLeft w:val="0"/>
      <w:marRight w:val="0"/>
      <w:marTop w:val="0"/>
      <w:marBottom w:val="0"/>
      <w:divBdr>
        <w:top w:val="none" w:sz="0" w:space="0" w:color="auto"/>
        <w:left w:val="none" w:sz="0" w:space="0" w:color="auto"/>
        <w:bottom w:val="none" w:sz="0" w:space="0" w:color="auto"/>
        <w:right w:val="none" w:sz="0" w:space="0" w:color="auto"/>
      </w:divBdr>
    </w:div>
    <w:div w:id="220406487">
      <w:bodyDiv w:val="1"/>
      <w:marLeft w:val="0"/>
      <w:marRight w:val="0"/>
      <w:marTop w:val="0"/>
      <w:marBottom w:val="0"/>
      <w:divBdr>
        <w:top w:val="none" w:sz="0" w:space="0" w:color="auto"/>
        <w:left w:val="none" w:sz="0" w:space="0" w:color="auto"/>
        <w:bottom w:val="none" w:sz="0" w:space="0" w:color="auto"/>
        <w:right w:val="none" w:sz="0" w:space="0" w:color="auto"/>
      </w:divBdr>
    </w:div>
    <w:div w:id="220486051">
      <w:bodyDiv w:val="1"/>
      <w:marLeft w:val="0"/>
      <w:marRight w:val="0"/>
      <w:marTop w:val="0"/>
      <w:marBottom w:val="0"/>
      <w:divBdr>
        <w:top w:val="none" w:sz="0" w:space="0" w:color="auto"/>
        <w:left w:val="none" w:sz="0" w:space="0" w:color="auto"/>
        <w:bottom w:val="none" w:sz="0" w:space="0" w:color="auto"/>
        <w:right w:val="none" w:sz="0" w:space="0" w:color="auto"/>
      </w:divBdr>
    </w:div>
    <w:div w:id="221674103">
      <w:bodyDiv w:val="1"/>
      <w:marLeft w:val="0"/>
      <w:marRight w:val="0"/>
      <w:marTop w:val="0"/>
      <w:marBottom w:val="0"/>
      <w:divBdr>
        <w:top w:val="none" w:sz="0" w:space="0" w:color="auto"/>
        <w:left w:val="none" w:sz="0" w:space="0" w:color="auto"/>
        <w:bottom w:val="none" w:sz="0" w:space="0" w:color="auto"/>
        <w:right w:val="none" w:sz="0" w:space="0" w:color="auto"/>
      </w:divBdr>
    </w:div>
    <w:div w:id="222059550">
      <w:bodyDiv w:val="1"/>
      <w:marLeft w:val="0"/>
      <w:marRight w:val="0"/>
      <w:marTop w:val="0"/>
      <w:marBottom w:val="0"/>
      <w:divBdr>
        <w:top w:val="none" w:sz="0" w:space="0" w:color="auto"/>
        <w:left w:val="none" w:sz="0" w:space="0" w:color="auto"/>
        <w:bottom w:val="none" w:sz="0" w:space="0" w:color="auto"/>
        <w:right w:val="none" w:sz="0" w:space="0" w:color="auto"/>
      </w:divBdr>
      <w:divsChild>
        <w:div w:id="1550527708">
          <w:marLeft w:val="0"/>
          <w:marRight w:val="0"/>
          <w:marTop w:val="0"/>
          <w:marBottom w:val="0"/>
          <w:divBdr>
            <w:top w:val="none" w:sz="0" w:space="0" w:color="auto"/>
            <w:left w:val="none" w:sz="0" w:space="0" w:color="auto"/>
            <w:bottom w:val="none" w:sz="0" w:space="0" w:color="auto"/>
            <w:right w:val="none" w:sz="0" w:space="0" w:color="auto"/>
          </w:divBdr>
        </w:div>
      </w:divsChild>
    </w:div>
    <w:div w:id="222520401">
      <w:bodyDiv w:val="1"/>
      <w:marLeft w:val="0"/>
      <w:marRight w:val="0"/>
      <w:marTop w:val="0"/>
      <w:marBottom w:val="0"/>
      <w:divBdr>
        <w:top w:val="none" w:sz="0" w:space="0" w:color="auto"/>
        <w:left w:val="none" w:sz="0" w:space="0" w:color="auto"/>
        <w:bottom w:val="none" w:sz="0" w:space="0" w:color="auto"/>
        <w:right w:val="none" w:sz="0" w:space="0" w:color="auto"/>
      </w:divBdr>
    </w:div>
    <w:div w:id="224534211">
      <w:bodyDiv w:val="1"/>
      <w:marLeft w:val="0"/>
      <w:marRight w:val="0"/>
      <w:marTop w:val="0"/>
      <w:marBottom w:val="0"/>
      <w:divBdr>
        <w:top w:val="none" w:sz="0" w:space="0" w:color="auto"/>
        <w:left w:val="none" w:sz="0" w:space="0" w:color="auto"/>
        <w:bottom w:val="none" w:sz="0" w:space="0" w:color="auto"/>
        <w:right w:val="none" w:sz="0" w:space="0" w:color="auto"/>
      </w:divBdr>
      <w:divsChild>
        <w:div w:id="107899014">
          <w:marLeft w:val="1800"/>
          <w:marRight w:val="0"/>
          <w:marTop w:val="77"/>
          <w:marBottom w:val="0"/>
          <w:divBdr>
            <w:top w:val="none" w:sz="0" w:space="0" w:color="auto"/>
            <w:left w:val="none" w:sz="0" w:space="0" w:color="auto"/>
            <w:bottom w:val="none" w:sz="0" w:space="0" w:color="auto"/>
            <w:right w:val="none" w:sz="0" w:space="0" w:color="auto"/>
          </w:divBdr>
        </w:div>
        <w:div w:id="269969566">
          <w:marLeft w:val="1800"/>
          <w:marRight w:val="0"/>
          <w:marTop w:val="77"/>
          <w:marBottom w:val="0"/>
          <w:divBdr>
            <w:top w:val="none" w:sz="0" w:space="0" w:color="auto"/>
            <w:left w:val="none" w:sz="0" w:space="0" w:color="auto"/>
            <w:bottom w:val="none" w:sz="0" w:space="0" w:color="auto"/>
            <w:right w:val="none" w:sz="0" w:space="0" w:color="auto"/>
          </w:divBdr>
        </w:div>
        <w:div w:id="282348874">
          <w:marLeft w:val="547"/>
          <w:marRight w:val="0"/>
          <w:marTop w:val="96"/>
          <w:marBottom w:val="0"/>
          <w:divBdr>
            <w:top w:val="none" w:sz="0" w:space="0" w:color="auto"/>
            <w:left w:val="none" w:sz="0" w:space="0" w:color="auto"/>
            <w:bottom w:val="none" w:sz="0" w:space="0" w:color="auto"/>
            <w:right w:val="none" w:sz="0" w:space="0" w:color="auto"/>
          </w:divBdr>
        </w:div>
        <w:div w:id="560096325">
          <w:marLeft w:val="1800"/>
          <w:marRight w:val="0"/>
          <w:marTop w:val="77"/>
          <w:marBottom w:val="0"/>
          <w:divBdr>
            <w:top w:val="none" w:sz="0" w:space="0" w:color="auto"/>
            <w:left w:val="none" w:sz="0" w:space="0" w:color="auto"/>
            <w:bottom w:val="none" w:sz="0" w:space="0" w:color="auto"/>
            <w:right w:val="none" w:sz="0" w:space="0" w:color="auto"/>
          </w:divBdr>
        </w:div>
        <w:div w:id="617177834">
          <w:marLeft w:val="1166"/>
          <w:marRight w:val="0"/>
          <w:marTop w:val="96"/>
          <w:marBottom w:val="0"/>
          <w:divBdr>
            <w:top w:val="none" w:sz="0" w:space="0" w:color="auto"/>
            <w:left w:val="none" w:sz="0" w:space="0" w:color="auto"/>
            <w:bottom w:val="none" w:sz="0" w:space="0" w:color="auto"/>
            <w:right w:val="none" w:sz="0" w:space="0" w:color="auto"/>
          </w:divBdr>
        </w:div>
        <w:div w:id="674187116">
          <w:marLeft w:val="1800"/>
          <w:marRight w:val="0"/>
          <w:marTop w:val="77"/>
          <w:marBottom w:val="0"/>
          <w:divBdr>
            <w:top w:val="none" w:sz="0" w:space="0" w:color="auto"/>
            <w:left w:val="none" w:sz="0" w:space="0" w:color="auto"/>
            <w:bottom w:val="none" w:sz="0" w:space="0" w:color="auto"/>
            <w:right w:val="none" w:sz="0" w:space="0" w:color="auto"/>
          </w:divBdr>
        </w:div>
        <w:div w:id="1095982834">
          <w:marLeft w:val="1166"/>
          <w:marRight w:val="0"/>
          <w:marTop w:val="96"/>
          <w:marBottom w:val="0"/>
          <w:divBdr>
            <w:top w:val="none" w:sz="0" w:space="0" w:color="auto"/>
            <w:left w:val="none" w:sz="0" w:space="0" w:color="auto"/>
            <w:bottom w:val="none" w:sz="0" w:space="0" w:color="auto"/>
            <w:right w:val="none" w:sz="0" w:space="0" w:color="auto"/>
          </w:divBdr>
        </w:div>
        <w:div w:id="1266226144">
          <w:marLeft w:val="1800"/>
          <w:marRight w:val="0"/>
          <w:marTop w:val="77"/>
          <w:marBottom w:val="0"/>
          <w:divBdr>
            <w:top w:val="none" w:sz="0" w:space="0" w:color="auto"/>
            <w:left w:val="none" w:sz="0" w:space="0" w:color="auto"/>
            <w:bottom w:val="none" w:sz="0" w:space="0" w:color="auto"/>
            <w:right w:val="none" w:sz="0" w:space="0" w:color="auto"/>
          </w:divBdr>
        </w:div>
        <w:div w:id="1417021134">
          <w:marLeft w:val="1166"/>
          <w:marRight w:val="0"/>
          <w:marTop w:val="96"/>
          <w:marBottom w:val="0"/>
          <w:divBdr>
            <w:top w:val="none" w:sz="0" w:space="0" w:color="auto"/>
            <w:left w:val="none" w:sz="0" w:space="0" w:color="auto"/>
            <w:bottom w:val="none" w:sz="0" w:space="0" w:color="auto"/>
            <w:right w:val="none" w:sz="0" w:space="0" w:color="auto"/>
          </w:divBdr>
        </w:div>
        <w:div w:id="1662393593">
          <w:marLeft w:val="1800"/>
          <w:marRight w:val="0"/>
          <w:marTop w:val="77"/>
          <w:marBottom w:val="0"/>
          <w:divBdr>
            <w:top w:val="none" w:sz="0" w:space="0" w:color="auto"/>
            <w:left w:val="none" w:sz="0" w:space="0" w:color="auto"/>
            <w:bottom w:val="none" w:sz="0" w:space="0" w:color="auto"/>
            <w:right w:val="none" w:sz="0" w:space="0" w:color="auto"/>
          </w:divBdr>
        </w:div>
        <w:div w:id="1925723997">
          <w:marLeft w:val="1800"/>
          <w:marRight w:val="0"/>
          <w:marTop w:val="77"/>
          <w:marBottom w:val="0"/>
          <w:divBdr>
            <w:top w:val="none" w:sz="0" w:space="0" w:color="auto"/>
            <w:left w:val="none" w:sz="0" w:space="0" w:color="auto"/>
            <w:bottom w:val="none" w:sz="0" w:space="0" w:color="auto"/>
            <w:right w:val="none" w:sz="0" w:space="0" w:color="auto"/>
          </w:divBdr>
        </w:div>
      </w:divsChild>
    </w:div>
    <w:div w:id="230694962">
      <w:bodyDiv w:val="1"/>
      <w:marLeft w:val="0"/>
      <w:marRight w:val="0"/>
      <w:marTop w:val="0"/>
      <w:marBottom w:val="0"/>
      <w:divBdr>
        <w:top w:val="none" w:sz="0" w:space="0" w:color="auto"/>
        <w:left w:val="none" w:sz="0" w:space="0" w:color="auto"/>
        <w:bottom w:val="none" w:sz="0" w:space="0" w:color="auto"/>
        <w:right w:val="none" w:sz="0" w:space="0" w:color="auto"/>
      </w:divBdr>
      <w:divsChild>
        <w:div w:id="326710112">
          <w:marLeft w:val="547"/>
          <w:marRight w:val="0"/>
          <w:marTop w:val="115"/>
          <w:marBottom w:val="0"/>
          <w:divBdr>
            <w:top w:val="none" w:sz="0" w:space="0" w:color="auto"/>
            <w:left w:val="none" w:sz="0" w:space="0" w:color="auto"/>
            <w:bottom w:val="none" w:sz="0" w:space="0" w:color="auto"/>
            <w:right w:val="none" w:sz="0" w:space="0" w:color="auto"/>
          </w:divBdr>
        </w:div>
        <w:div w:id="1281303024">
          <w:marLeft w:val="1166"/>
          <w:marRight w:val="0"/>
          <w:marTop w:val="96"/>
          <w:marBottom w:val="0"/>
          <w:divBdr>
            <w:top w:val="none" w:sz="0" w:space="0" w:color="auto"/>
            <w:left w:val="none" w:sz="0" w:space="0" w:color="auto"/>
            <w:bottom w:val="none" w:sz="0" w:space="0" w:color="auto"/>
            <w:right w:val="none" w:sz="0" w:space="0" w:color="auto"/>
          </w:divBdr>
        </w:div>
        <w:div w:id="1561868422">
          <w:marLeft w:val="547"/>
          <w:marRight w:val="0"/>
          <w:marTop w:val="115"/>
          <w:marBottom w:val="0"/>
          <w:divBdr>
            <w:top w:val="none" w:sz="0" w:space="0" w:color="auto"/>
            <w:left w:val="none" w:sz="0" w:space="0" w:color="auto"/>
            <w:bottom w:val="none" w:sz="0" w:space="0" w:color="auto"/>
            <w:right w:val="none" w:sz="0" w:space="0" w:color="auto"/>
          </w:divBdr>
        </w:div>
      </w:divsChild>
    </w:div>
    <w:div w:id="230777444">
      <w:bodyDiv w:val="1"/>
      <w:marLeft w:val="0"/>
      <w:marRight w:val="0"/>
      <w:marTop w:val="0"/>
      <w:marBottom w:val="0"/>
      <w:divBdr>
        <w:top w:val="none" w:sz="0" w:space="0" w:color="auto"/>
        <w:left w:val="none" w:sz="0" w:space="0" w:color="auto"/>
        <w:bottom w:val="none" w:sz="0" w:space="0" w:color="auto"/>
        <w:right w:val="none" w:sz="0" w:space="0" w:color="auto"/>
      </w:divBdr>
    </w:div>
    <w:div w:id="231239395">
      <w:bodyDiv w:val="1"/>
      <w:marLeft w:val="0"/>
      <w:marRight w:val="0"/>
      <w:marTop w:val="0"/>
      <w:marBottom w:val="0"/>
      <w:divBdr>
        <w:top w:val="none" w:sz="0" w:space="0" w:color="auto"/>
        <w:left w:val="none" w:sz="0" w:space="0" w:color="auto"/>
        <w:bottom w:val="none" w:sz="0" w:space="0" w:color="auto"/>
        <w:right w:val="none" w:sz="0" w:space="0" w:color="auto"/>
      </w:divBdr>
      <w:divsChild>
        <w:div w:id="145124460">
          <w:marLeft w:val="547"/>
          <w:marRight w:val="0"/>
          <w:marTop w:val="72"/>
          <w:marBottom w:val="0"/>
          <w:divBdr>
            <w:top w:val="none" w:sz="0" w:space="0" w:color="auto"/>
            <w:left w:val="none" w:sz="0" w:space="0" w:color="auto"/>
            <w:bottom w:val="none" w:sz="0" w:space="0" w:color="auto"/>
            <w:right w:val="none" w:sz="0" w:space="0" w:color="auto"/>
          </w:divBdr>
        </w:div>
        <w:div w:id="379986676">
          <w:marLeft w:val="1166"/>
          <w:marRight w:val="0"/>
          <w:marTop w:val="62"/>
          <w:marBottom w:val="0"/>
          <w:divBdr>
            <w:top w:val="none" w:sz="0" w:space="0" w:color="auto"/>
            <w:left w:val="none" w:sz="0" w:space="0" w:color="auto"/>
            <w:bottom w:val="none" w:sz="0" w:space="0" w:color="auto"/>
            <w:right w:val="none" w:sz="0" w:space="0" w:color="auto"/>
          </w:divBdr>
        </w:div>
        <w:div w:id="426661626">
          <w:marLeft w:val="2520"/>
          <w:marRight w:val="0"/>
          <w:marTop w:val="48"/>
          <w:marBottom w:val="0"/>
          <w:divBdr>
            <w:top w:val="none" w:sz="0" w:space="0" w:color="auto"/>
            <w:left w:val="none" w:sz="0" w:space="0" w:color="auto"/>
            <w:bottom w:val="none" w:sz="0" w:space="0" w:color="auto"/>
            <w:right w:val="none" w:sz="0" w:space="0" w:color="auto"/>
          </w:divBdr>
        </w:div>
        <w:div w:id="497229590">
          <w:marLeft w:val="2520"/>
          <w:marRight w:val="0"/>
          <w:marTop w:val="48"/>
          <w:marBottom w:val="0"/>
          <w:divBdr>
            <w:top w:val="none" w:sz="0" w:space="0" w:color="auto"/>
            <w:left w:val="none" w:sz="0" w:space="0" w:color="auto"/>
            <w:bottom w:val="none" w:sz="0" w:space="0" w:color="auto"/>
            <w:right w:val="none" w:sz="0" w:space="0" w:color="auto"/>
          </w:divBdr>
        </w:div>
        <w:div w:id="508377466">
          <w:marLeft w:val="1166"/>
          <w:marRight w:val="0"/>
          <w:marTop w:val="62"/>
          <w:marBottom w:val="0"/>
          <w:divBdr>
            <w:top w:val="none" w:sz="0" w:space="0" w:color="auto"/>
            <w:left w:val="none" w:sz="0" w:space="0" w:color="auto"/>
            <w:bottom w:val="none" w:sz="0" w:space="0" w:color="auto"/>
            <w:right w:val="none" w:sz="0" w:space="0" w:color="auto"/>
          </w:divBdr>
        </w:div>
        <w:div w:id="605121512">
          <w:marLeft w:val="2520"/>
          <w:marRight w:val="0"/>
          <w:marTop w:val="48"/>
          <w:marBottom w:val="0"/>
          <w:divBdr>
            <w:top w:val="none" w:sz="0" w:space="0" w:color="auto"/>
            <w:left w:val="none" w:sz="0" w:space="0" w:color="auto"/>
            <w:bottom w:val="none" w:sz="0" w:space="0" w:color="auto"/>
            <w:right w:val="none" w:sz="0" w:space="0" w:color="auto"/>
          </w:divBdr>
        </w:div>
        <w:div w:id="867647925">
          <w:marLeft w:val="1800"/>
          <w:marRight w:val="0"/>
          <w:marTop w:val="53"/>
          <w:marBottom w:val="0"/>
          <w:divBdr>
            <w:top w:val="none" w:sz="0" w:space="0" w:color="auto"/>
            <w:left w:val="none" w:sz="0" w:space="0" w:color="auto"/>
            <w:bottom w:val="none" w:sz="0" w:space="0" w:color="auto"/>
            <w:right w:val="none" w:sz="0" w:space="0" w:color="auto"/>
          </w:divBdr>
        </w:div>
        <w:div w:id="878670145">
          <w:marLeft w:val="1166"/>
          <w:marRight w:val="0"/>
          <w:marTop w:val="62"/>
          <w:marBottom w:val="0"/>
          <w:divBdr>
            <w:top w:val="none" w:sz="0" w:space="0" w:color="auto"/>
            <w:left w:val="none" w:sz="0" w:space="0" w:color="auto"/>
            <w:bottom w:val="none" w:sz="0" w:space="0" w:color="auto"/>
            <w:right w:val="none" w:sz="0" w:space="0" w:color="auto"/>
          </w:divBdr>
        </w:div>
        <w:div w:id="934049939">
          <w:marLeft w:val="1800"/>
          <w:marRight w:val="0"/>
          <w:marTop w:val="53"/>
          <w:marBottom w:val="0"/>
          <w:divBdr>
            <w:top w:val="none" w:sz="0" w:space="0" w:color="auto"/>
            <w:left w:val="none" w:sz="0" w:space="0" w:color="auto"/>
            <w:bottom w:val="none" w:sz="0" w:space="0" w:color="auto"/>
            <w:right w:val="none" w:sz="0" w:space="0" w:color="auto"/>
          </w:divBdr>
        </w:div>
        <w:div w:id="970593080">
          <w:marLeft w:val="1800"/>
          <w:marRight w:val="0"/>
          <w:marTop w:val="53"/>
          <w:marBottom w:val="0"/>
          <w:divBdr>
            <w:top w:val="none" w:sz="0" w:space="0" w:color="auto"/>
            <w:left w:val="none" w:sz="0" w:space="0" w:color="auto"/>
            <w:bottom w:val="none" w:sz="0" w:space="0" w:color="auto"/>
            <w:right w:val="none" w:sz="0" w:space="0" w:color="auto"/>
          </w:divBdr>
        </w:div>
        <w:div w:id="1320303413">
          <w:marLeft w:val="1166"/>
          <w:marRight w:val="0"/>
          <w:marTop w:val="62"/>
          <w:marBottom w:val="0"/>
          <w:divBdr>
            <w:top w:val="none" w:sz="0" w:space="0" w:color="auto"/>
            <w:left w:val="none" w:sz="0" w:space="0" w:color="auto"/>
            <w:bottom w:val="none" w:sz="0" w:space="0" w:color="auto"/>
            <w:right w:val="none" w:sz="0" w:space="0" w:color="auto"/>
          </w:divBdr>
        </w:div>
        <w:div w:id="1362055290">
          <w:marLeft w:val="1800"/>
          <w:marRight w:val="0"/>
          <w:marTop w:val="53"/>
          <w:marBottom w:val="0"/>
          <w:divBdr>
            <w:top w:val="none" w:sz="0" w:space="0" w:color="auto"/>
            <w:left w:val="none" w:sz="0" w:space="0" w:color="auto"/>
            <w:bottom w:val="none" w:sz="0" w:space="0" w:color="auto"/>
            <w:right w:val="none" w:sz="0" w:space="0" w:color="auto"/>
          </w:divBdr>
        </w:div>
        <w:div w:id="1491291890">
          <w:marLeft w:val="1800"/>
          <w:marRight w:val="0"/>
          <w:marTop w:val="53"/>
          <w:marBottom w:val="0"/>
          <w:divBdr>
            <w:top w:val="none" w:sz="0" w:space="0" w:color="auto"/>
            <w:left w:val="none" w:sz="0" w:space="0" w:color="auto"/>
            <w:bottom w:val="none" w:sz="0" w:space="0" w:color="auto"/>
            <w:right w:val="none" w:sz="0" w:space="0" w:color="auto"/>
          </w:divBdr>
        </w:div>
        <w:div w:id="1491604434">
          <w:marLeft w:val="2520"/>
          <w:marRight w:val="0"/>
          <w:marTop w:val="48"/>
          <w:marBottom w:val="0"/>
          <w:divBdr>
            <w:top w:val="none" w:sz="0" w:space="0" w:color="auto"/>
            <w:left w:val="none" w:sz="0" w:space="0" w:color="auto"/>
            <w:bottom w:val="none" w:sz="0" w:space="0" w:color="auto"/>
            <w:right w:val="none" w:sz="0" w:space="0" w:color="auto"/>
          </w:divBdr>
        </w:div>
        <w:div w:id="1570460784">
          <w:marLeft w:val="547"/>
          <w:marRight w:val="0"/>
          <w:marTop w:val="72"/>
          <w:marBottom w:val="0"/>
          <w:divBdr>
            <w:top w:val="none" w:sz="0" w:space="0" w:color="auto"/>
            <w:left w:val="none" w:sz="0" w:space="0" w:color="auto"/>
            <w:bottom w:val="none" w:sz="0" w:space="0" w:color="auto"/>
            <w:right w:val="none" w:sz="0" w:space="0" w:color="auto"/>
          </w:divBdr>
        </w:div>
        <w:div w:id="1621107288">
          <w:marLeft w:val="1800"/>
          <w:marRight w:val="0"/>
          <w:marTop w:val="53"/>
          <w:marBottom w:val="0"/>
          <w:divBdr>
            <w:top w:val="none" w:sz="0" w:space="0" w:color="auto"/>
            <w:left w:val="none" w:sz="0" w:space="0" w:color="auto"/>
            <w:bottom w:val="none" w:sz="0" w:space="0" w:color="auto"/>
            <w:right w:val="none" w:sz="0" w:space="0" w:color="auto"/>
          </w:divBdr>
        </w:div>
        <w:div w:id="1675067360">
          <w:marLeft w:val="1166"/>
          <w:marRight w:val="0"/>
          <w:marTop w:val="62"/>
          <w:marBottom w:val="0"/>
          <w:divBdr>
            <w:top w:val="none" w:sz="0" w:space="0" w:color="auto"/>
            <w:left w:val="none" w:sz="0" w:space="0" w:color="auto"/>
            <w:bottom w:val="none" w:sz="0" w:space="0" w:color="auto"/>
            <w:right w:val="none" w:sz="0" w:space="0" w:color="auto"/>
          </w:divBdr>
        </w:div>
        <w:div w:id="1688099109">
          <w:marLeft w:val="1800"/>
          <w:marRight w:val="0"/>
          <w:marTop w:val="53"/>
          <w:marBottom w:val="0"/>
          <w:divBdr>
            <w:top w:val="none" w:sz="0" w:space="0" w:color="auto"/>
            <w:left w:val="none" w:sz="0" w:space="0" w:color="auto"/>
            <w:bottom w:val="none" w:sz="0" w:space="0" w:color="auto"/>
            <w:right w:val="none" w:sz="0" w:space="0" w:color="auto"/>
          </w:divBdr>
        </w:div>
        <w:div w:id="1845632110">
          <w:marLeft w:val="1166"/>
          <w:marRight w:val="0"/>
          <w:marTop w:val="62"/>
          <w:marBottom w:val="0"/>
          <w:divBdr>
            <w:top w:val="none" w:sz="0" w:space="0" w:color="auto"/>
            <w:left w:val="none" w:sz="0" w:space="0" w:color="auto"/>
            <w:bottom w:val="none" w:sz="0" w:space="0" w:color="auto"/>
            <w:right w:val="none" w:sz="0" w:space="0" w:color="auto"/>
          </w:divBdr>
        </w:div>
        <w:div w:id="2008360209">
          <w:marLeft w:val="1166"/>
          <w:marRight w:val="0"/>
          <w:marTop w:val="62"/>
          <w:marBottom w:val="0"/>
          <w:divBdr>
            <w:top w:val="none" w:sz="0" w:space="0" w:color="auto"/>
            <w:left w:val="none" w:sz="0" w:space="0" w:color="auto"/>
            <w:bottom w:val="none" w:sz="0" w:space="0" w:color="auto"/>
            <w:right w:val="none" w:sz="0" w:space="0" w:color="auto"/>
          </w:divBdr>
        </w:div>
      </w:divsChild>
    </w:div>
    <w:div w:id="231354636">
      <w:bodyDiv w:val="1"/>
      <w:marLeft w:val="0"/>
      <w:marRight w:val="0"/>
      <w:marTop w:val="0"/>
      <w:marBottom w:val="0"/>
      <w:divBdr>
        <w:top w:val="none" w:sz="0" w:space="0" w:color="auto"/>
        <w:left w:val="none" w:sz="0" w:space="0" w:color="auto"/>
        <w:bottom w:val="none" w:sz="0" w:space="0" w:color="auto"/>
        <w:right w:val="none" w:sz="0" w:space="0" w:color="auto"/>
      </w:divBdr>
    </w:div>
    <w:div w:id="232008426">
      <w:bodyDiv w:val="1"/>
      <w:marLeft w:val="0"/>
      <w:marRight w:val="0"/>
      <w:marTop w:val="0"/>
      <w:marBottom w:val="0"/>
      <w:divBdr>
        <w:top w:val="none" w:sz="0" w:space="0" w:color="auto"/>
        <w:left w:val="none" w:sz="0" w:space="0" w:color="auto"/>
        <w:bottom w:val="none" w:sz="0" w:space="0" w:color="auto"/>
        <w:right w:val="none" w:sz="0" w:space="0" w:color="auto"/>
      </w:divBdr>
      <w:divsChild>
        <w:div w:id="999845129">
          <w:marLeft w:val="0"/>
          <w:marRight w:val="0"/>
          <w:marTop w:val="0"/>
          <w:marBottom w:val="0"/>
          <w:divBdr>
            <w:top w:val="none" w:sz="0" w:space="0" w:color="auto"/>
            <w:left w:val="none" w:sz="0" w:space="0" w:color="auto"/>
            <w:bottom w:val="none" w:sz="0" w:space="0" w:color="auto"/>
            <w:right w:val="none" w:sz="0" w:space="0" w:color="auto"/>
          </w:divBdr>
          <w:divsChild>
            <w:div w:id="319577577">
              <w:marLeft w:val="0"/>
              <w:marRight w:val="0"/>
              <w:marTop w:val="0"/>
              <w:marBottom w:val="0"/>
              <w:divBdr>
                <w:top w:val="none" w:sz="0" w:space="0" w:color="auto"/>
                <w:left w:val="none" w:sz="0" w:space="0" w:color="auto"/>
                <w:bottom w:val="none" w:sz="0" w:space="0" w:color="auto"/>
                <w:right w:val="none" w:sz="0" w:space="0" w:color="auto"/>
              </w:divBdr>
            </w:div>
            <w:div w:id="830220835">
              <w:marLeft w:val="0"/>
              <w:marRight w:val="0"/>
              <w:marTop w:val="0"/>
              <w:marBottom w:val="0"/>
              <w:divBdr>
                <w:top w:val="none" w:sz="0" w:space="0" w:color="auto"/>
                <w:left w:val="none" w:sz="0" w:space="0" w:color="auto"/>
                <w:bottom w:val="none" w:sz="0" w:space="0" w:color="auto"/>
                <w:right w:val="none" w:sz="0" w:space="0" w:color="auto"/>
              </w:divBdr>
            </w:div>
            <w:div w:id="16980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3610">
      <w:bodyDiv w:val="1"/>
      <w:marLeft w:val="0"/>
      <w:marRight w:val="0"/>
      <w:marTop w:val="0"/>
      <w:marBottom w:val="0"/>
      <w:divBdr>
        <w:top w:val="none" w:sz="0" w:space="0" w:color="auto"/>
        <w:left w:val="none" w:sz="0" w:space="0" w:color="auto"/>
        <w:bottom w:val="none" w:sz="0" w:space="0" w:color="auto"/>
        <w:right w:val="none" w:sz="0" w:space="0" w:color="auto"/>
      </w:divBdr>
    </w:div>
    <w:div w:id="232744496">
      <w:bodyDiv w:val="1"/>
      <w:marLeft w:val="0"/>
      <w:marRight w:val="0"/>
      <w:marTop w:val="0"/>
      <w:marBottom w:val="0"/>
      <w:divBdr>
        <w:top w:val="none" w:sz="0" w:space="0" w:color="auto"/>
        <w:left w:val="none" w:sz="0" w:space="0" w:color="auto"/>
        <w:bottom w:val="none" w:sz="0" w:space="0" w:color="auto"/>
        <w:right w:val="none" w:sz="0" w:space="0" w:color="auto"/>
      </w:divBdr>
      <w:divsChild>
        <w:div w:id="1316951469">
          <w:marLeft w:val="0"/>
          <w:marRight w:val="0"/>
          <w:marTop w:val="0"/>
          <w:marBottom w:val="0"/>
          <w:divBdr>
            <w:top w:val="none" w:sz="0" w:space="0" w:color="auto"/>
            <w:left w:val="none" w:sz="0" w:space="0" w:color="auto"/>
            <w:bottom w:val="none" w:sz="0" w:space="0" w:color="auto"/>
            <w:right w:val="none" w:sz="0" w:space="0" w:color="auto"/>
          </w:divBdr>
          <w:divsChild>
            <w:div w:id="17633572">
              <w:marLeft w:val="0"/>
              <w:marRight w:val="0"/>
              <w:marTop w:val="0"/>
              <w:marBottom w:val="0"/>
              <w:divBdr>
                <w:top w:val="none" w:sz="0" w:space="0" w:color="auto"/>
                <w:left w:val="none" w:sz="0" w:space="0" w:color="auto"/>
                <w:bottom w:val="none" w:sz="0" w:space="0" w:color="auto"/>
                <w:right w:val="none" w:sz="0" w:space="0" w:color="auto"/>
              </w:divBdr>
            </w:div>
            <w:div w:id="357584346">
              <w:marLeft w:val="0"/>
              <w:marRight w:val="0"/>
              <w:marTop w:val="0"/>
              <w:marBottom w:val="0"/>
              <w:divBdr>
                <w:top w:val="none" w:sz="0" w:space="0" w:color="auto"/>
                <w:left w:val="none" w:sz="0" w:space="0" w:color="auto"/>
                <w:bottom w:val="none" w:sz="0" w:space="0" w:color="auto"/>
                <w:right w:val="none" w:sz="0" w:space="0" w:color="auto"/>
              </w:divBdr>
            </w:div>
            <w:div w:id="370804259">
              <w:marLeft w:val="0"/>
              <w:marRight w:val="0"/>
              <w:marTop w:val="0"/>
              <w:marBottom w:val="0"/>
              <w:divBdr>
                <w:top w:val="none" w:sz="0" w:space="0" w:color="auto"/>
                <w:left w:val="none" w:sz="0" w:space="0" w:color="auto"/>
                <w:bottom w:val="none" w:sz="0" w:space="0" w:color="auto"/>
                <w:right w:val="none" w:sz="0" w:space="0" w:color="auto"/>
              </w:divBdr>
            </w:div>
            <w:div w:id="1042750239">
              <w:marLeft w:val="0"/>
              <w:marRight w:val="0"/>
              <w:marTop w:val="0"/>
              <w:marBottom w:val="0"/>
              <w:divBdr>
                <w:top w:val="none" w:sz="0" w:space="0" w:color="auto"/>
                <w:left w:val="none" w:sz="0" w:space="0" w:color="auto"/>
                <w:bottom w:val="none" w:sz="0" w:space="0" w:color="auto"/>
                <w:right w:val="none" w:sz="0" w:space="0" w:color="auto"/>
              </w:divBdr>
            </w:div>
            <w:div w:id="1331711881">
              <w:marLeft w:val="0"/>
              <w:marRight w:val="0"/>
              <w:marTop w:val="0"/>
              <w:marBottom w:val="0"/>
              <w:divBdr>
                <w:top w:val="none" w:sz="0" w:space="0" w:color="auto"/>
                <w:left w:val="none" w:sz="0" w:space="0" w:color="auto"/>
                <w:bottom w:val="none" w:sz="0" w:space="0" w:color="auto"/>
                <w:right w:val="none" w:sz="0" w:space="0" w:color="auto"/>
              </w:divBdr>
            </w:div>
            <w:div w:id="1340818090">
              <w:marLeft w:val="0"/>
              <w:marRight w:val="0"/>
              <w:marTop w:val="0"/>
              <w:marBottom w:val="0"/>
              <w:divBdr>
                <w:top w:val="none" w:sz="0" w:space="0" w:color="auto"/>
                <w:left w:val="none" w:sz="0" w:space="0" w:color="auto"/>
                <w:bottom w:val="none" w:sz="0" w:space="0" w:color="auto"/>
                <w:right w:val="none" w:sz="0" w:space="0" w:color="auto"/>
              </w:divBdr>
            </w:div>
            <w:div w:id="1498032984">
              <w:marLeft w:val="0"/>
              <w:marRight w:val="0"/>
              <w:marTop w:val="0"/>
              <w:marBottom w:val="0"/>
              <w:divBdr>
                <w:top w:val="none" w:sz="0" w:space="0" w:color="auto"/>
                <w:left w:val="none" w:sz="0" w:space="0" w:color="auto"/>
                <w:bottom w:val="none" w:sz="0" w:space="0" w:color="auto"/>
                <w:right w:val="none" w:sz="0" w:space="0" w:color="auto"/>
              </w:divBdr>
            </w:div>
            <w:div w:id="1602059294">
              <w:marLeft w:val="0"/>
              <w:marRight w:val="0"/>
              <w:marTop w:val="0"/>
              <w:marBottom w:val="0"/>
              <w:divBdr>
                <w:top w:val="none" w:sz="0" w:space="0" w:color="auto"/>
                <w:left w:val="none" w:sz="0" w:space="0" w:color="auto"/>
                <w:bottom w:val="none" w:sz="0" w:space="0" w:color="auto"/>
                <w:right w:val="none" w:sz="0" w:space="0" w:color="auto"/>
              </w:divBdr>
            </w:div>
            <w:div w:id="1635477528">
              <w:marLeft w:val="0"/>
              <w:marRight w:val="0"/>
              <w:marTop w:val="0"/>
              <w:marBottom w:val="0"/>
              <w:divBdr>
                <w:top w:val="none" w:sz="0" w:space="0" w:color="auto"/>
                <w:left w:val="none" w:sz="0" w:space="0" w:color="auto"/>
                <w:bottom w:val="none" w:sz="0" w:space="0" w:color="auto"/>
                <w:right w:val="none" w:sz="0" w:space="0" w:color="auto"/>
              </w:divBdr>
            </w:div>
            <w:div w:id="1867863969">
              <w:marLeft w:val="0"/>
              <w:marRight w:val="0"/>
              <w:marTop w:val="0"/>
              <w:marBottom w:val="0"/>
              <w:divBdr>
                <w:top w:val="none" w:sz="0" w:space="0" w:color="auto"/>
                <w:left w:val="none" w:sz="0" w:space="0" w:color="auto"/>
                <w:bottom w:val="none" w:sz="0" w:space="0" w:color="auto"/>
                <w:right w:val="none" w:sz="0" w:space="0" w:color="auto"/>
              </w:divBdr>
            </w:div>
            <w:div w:id="1992562722">
              <w:marLeft w:val="0"/>
              <w:marRight w:val="0"/>
              <w:marTop w:val="0"/>
              <w:marBottom w:val="0"/>
              <w:divBdr>
                <w:top w:val="none" w:sz="0" w:space="0" w:color="auto"/>
                <w:left w:val="none" w:sz="0" w:space="0" w:color="auto"/>
                <w:bottom w:val="none" w:sz="0" w:space="0" w:color="auto"/>
                <w:right w:val="none" w:sz="0" w:space="0" w:color="auto"/>
              </w:divBdr>
            </w:div>
            <w:div w:id="21140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6987">
      <w:bodyDiv w:val="1"/>
      <w:marLeft w:val="0"/>
      <w:marRight w:val="0"/>
      <w:marTop w:val="0"/>
      <w:marBottom w:val="0"/>
      <w:divBdr>
        <w:top w:val="none" w:sz="0" w:space="0" w:color="auto"/>
        <w:left w:val="none" w:sz="0" w:space="0" w:color="auto"/>
        <w:bottom w:val="none" w:sz="0" w:space="0" w:color="auto"/>
        <w:right w:val="none" w:sz="0" w:space="0" w:color="auto"/>
      </w:divBdr>
    </w:div>
    <w:div w:id="234441678">
      <w:bodyDiv w:val="1"/>
      <w:marLeft w:val="0"/>
      <w:marRight w:val="0"/>
      <w:marTop w:val="0"/>
      <w:marBottom w:val="0"/>
      <w:divBdr>
        <w:top w:val="none" w:sz="0" w:space="0" w:color="auto"/>
        <w:left w:val="none" w:sz="0" w:space="0" w:color="auto"/>
        <w:bottom w:val="none" w:sz="0" w:space="0" w:color="auto"/>
        <w:right w:val="none" w:sz="0" w:space="0" w:color="auto"/>
      </w:divBdr>
    </w:div>
    <w:div w:id="234559886">
      <w:bodyDiv w:val="1"/>
      <w:marLeft w:val="0"/>
      <w:marRight w:val="0"/>
      <w:marTop w:val="0"/>
      <w:marBottom w:val="0"/>
      <w:divBdr>
        <w:top w:val="none" w:sz="0" w:space="0" w:color="auto"/>
        <w:left w:val="none" w:sz="0" w:space="0" w:color="auto"/>
        <w:bottom w:val="none" w:sz="0" w:space="0" w:color="auto"/>
        <w:right w:val="none" w:sz="0" w:space="0" w:color="auto"/>
      </w:divBdr>
      <w:divsChild>
        <w:div w:id="343288050">
          <w:marLeft w:val="1166"/>
          <w:marRight w:val="0"/>
          <w:marTop w:val="115"/>
          <w:marBottom w:val="0"/>
          <w:divBdr>
            <w:top w:val="none" w:sz="0" w:space="0" w:color="auto"/>
            <w:left w:val="none" w:sz="0" w:space="0" w:color="auto"/>
            <w:bottom w:val="none" w:sz="0" w:space="0" w:color="auto"/>
            <w:right w:val="none" w:sz="0" w:space="0" w:color="auto"/>
          </w:divBdr>
        </w:div>
        <w:div w:id="1132789917">
          <w:marLeft w:val="1166"/>
          <w:marRight w:val="0"/>
          <w:marTop w:val="115"/>
          <w:marBottom w:val="0"/>
          <w:divBdr>
            <w:top w:val="none" w:sz="0" w:space="0" w:color="auto"/>
            <w:left w:val="none" w:sz="0" w:space="0" w:color="auto"/>
            <w:bottom w:val="none" w:sz="0" w:space="0" w:color="auto"/>
            <w:right w:val="none" w:sz="0" w:space="0" w:color="auto"/>
          </w:divBdr>
        </w:div>
        <w:div w:id="1471898601">
          <w:marLeft w:val="547"/>
          <w:marRight w:val="0"/>
          <w:marTop w:val="134"/>
          <w:marBottom w:val="0"/>
          <w:divBdr>
            <w:top w:val="none" w:sz="0" w:space="0" w:color="auto"/>
            <w:left w:val="none" w:sz="0" w:space="0" w:color="auto"/>
            <w:bottom w:val="none" w:sz="0" w:space="0" w:color="auto"/>
            <w:right w:val="none" w:sz="0" w:space="0" w:color="auto"/>
          </w:divBdr>
        </w:div>
        <w:div w:id="1660572175">
          <w:marLeft w:val="547"/>
          <w:marRight w:val="0"/>
          <w:marTop w:val="134"/>
          <w:marBottom w:val="0"/>
          <w:divBdr>
            <w:top w:val="none" w:sz="0" w:space="0" w:color="auto"/>
            <w:left w:val="none" w:sz="0" w:space="0" w:color="auto"/>
            <w:bottom w:val="none" w:sz="0" w:space="0" w:color="auto"/>
            <w:right w:val="none" w:sz="0" w:space="0" w:color="auto"/>
          </w:divBdr>
        </w:div>
        <w:div w:id="1752459708">
          <w:marLeft w:val="1166"/>
          <w:marRight w:val="0"/>
          <w:marTop w:val="115"/>
          <w:marBottom w:val="0"/>
          <w:divBdr>
            <w:top w:val="none" w:sz="0" w:space="0" w:color="auto"/>
            <w:left w:val="none" w:sz="0" w:space="0" w:color="auto"/>
            <w:bottom w:val="none" w:sz="0" w:space="0" w:color="auto"/>
            <w:right w:val="none" w:sz="0" w:space="0" w:color="auto"/>
          </w:divBdr>
        </w:div>
        <w:div w:id="1779332482">
          <w:marLeft w:val="1166"/>
          <w:marRight w:val="0"/>
          <w:marTop w:val="115"/>
          <w:marBottom w:val="0"/>
          <w:divBdr>
            <w:top w:val="none" w:sz="0" w:space="0" w:color="auto"/>
            <w:left w:val="none" w:sz="0" w:space="0" w:color="auto"/>
            <w:bottom w:val="none" w:sz="0" w:space="0" w:color="auto"/>
            <w:right w:val="none" w:sz="0" w:space="0" w:color="auto"/>
          </w:divBdr>
        </w:div>
      </w:divsChild>
    </w:div>
    <w:div w:id="234975107">
      <w:bodyDiv w:val="1"/>
      <w:marLeft w:val="0"/>
      <w:marRight w:val="0"/>
      <w:marTop w:val="0"/>
      <w:marBottom w:val="0"/>
      <w:divBdr>
        <w:top w:val="none" w:sz="0" w:space="0" w:color="auto"/>
        <w:left w:val="none" w:sz="0" w:space="0" w:color="auto"/>
        <w:bottom w:val="none" w:sz="0" w:space="0" w:color="auto"/>
        <w:right w:val="none" w:sz="0" w:space="0" w:color="auto"/>
      </w:divBdr>
      <w:divsChild>
        <w:div w:id="214048931">
          <w:marLeft w:val="547"/>
          <w:marRight w:val="0"/>
          <w:marTop w:val="130"/>
          <w:marBottom w:val="0"/>
          <w:divBdr>
            <w:top w:val="none" w:sz="0" w:space="0" w:color="auto"/>
            <w:left w:val="none" w:sz="0" w:space="0" w:color="auto"/>
            <w:bottom w:val="none" w:sz="0" w:space="0" w:color="auto"/>
            <w:right w:val="none" w:sz="0" w:space="0" w:color="auto"/>
          </w:divBdr>
        </w:div>
        <w:div w:id="741175046">
          <w:marLeft w:val="1166"/>
          <w:marRight w:val="0"/>
          <w:marTop w:val="96"/>
          <w:marBottom w:val="0"/>
          <w:divBdr>
            <w:top w:val="none" w:sz="0" w:space="0" w:color="auto"/>
            <w:left w:val="none" w:sz="0" w:space="0" w:color="auto"/>
            <w:bottom w:val="none" w:sz="0" w:space="0" w:color="auto"/>
            <w:right w:val="none" w:sz="0" w:space="0" w:color="auto"/>
          </w:divBdr>
        </w:div>
        <w:div w:id="840244608">
          <w:marLeft w:val="1166"/>
          <w:marRight w:val="0"/>
          <w:marTop w:val="96"/>
          <w:marBottom w:val="0"/>
          <w:divBdr>
            <w:top w:val="none" w:sz="0" w:space="0" w:color="auto"/>
            <w:left w:val="none" w:sz="0" w:space="0" w:color="auto"/>
            <w:bottom w:val="none" w:sz="0" w:space="0" w:color="auto"/>
            <w:right w:val="none" w:sz="0" w:space="0" w:color="auto"/>
          </w:divBdr>
        </w:div>
        <w:div w:id="934167434">
          <w:marLeft w:val="547"/>
          <w:marRight w:val="0"/>
          <w:marTop w:val="115"/>
          <w:marBottom w:val="0"/>
          <w:divBdr>
            <w:top w:val="none" w:sz="0" w:space="0" w:color="auto"/>
            <w:left w:val="none" w:sz="0" w:space="0" w:color="auto"/>
            <w:bottom w:val="none" w:sz="0" w:space="0" w:color="auto"/>
            <w:right w:val="none" w:sz="0" w:space="0" w:color="auto"/>
          </w:divBdr>
        </w:div>
        <w:div w:id="1342661513">
          <w:marLeft w:val="1166"/>
          <w:marRight w:val="0"/>
          <w:marTop w:val="96"/>
          <w:marBottom w:val="0"/>
          <w:divBdr>
            <w:top w:val="none" w:sz="0" w:space="0" w:color="auto"/>
            <w:left w:val="none" w:sz="0" w:space="0" w:color="auto"/>
            <w:bottom w:val="none" w:sz="0" w:space="0" w:color="auto"/>
            <w:right w:val="none" w:sz="0" w:space="0" w:color="auto"/>
          </w:divBdr>
        </w:div>
        <w:div w:id="1510294202">
          <w:marLeft w:val="547"/>
          <w:marRight w:val="0"/>
          <w:marTop w:val="115"/>
          <w:marBottom w:val="0"/>
          <w:divBdr>
            <w:top w:val="none" w:sz="0" w:space="0" w:color="auto"/>
            <w:left w:val="none" w:sz="0" w:space="0" w:color="auto"/>
            <w:bottom w:val="none" w:sz="0" w:space="0" w:color="auto"/>
            <w:right w:val="none" w:sz="0" w:space="0" w:color="auto"/>
          </w:divBdr>
        </w:div>
        <w:div w:id="1922332418">
          <w:marLeft w:val="1166"/>
          <w:marRight w:val="0"/>
          <w:marTop w:val="96"/>
          <w:marBottom w:val="0"/>
          <w:divBdr>
            <w:top w:val="none" w:sz="0" w:space="0" w:color="auto"/>
            <w:left w:val="none" w:sz="0" w:space="0" w:color="auto"/>
            <w:bottom w:val="none" w:sz="0" w:space="0" w:color="auto"/>
            <w:right w:val="none" w:sz="0" w:space="0" w:color="auto"/>
          </w:divBdr>
        </w:div>
        <w:div w:id="1968194448">
          <w:marLeft w:val="1166"/>
          <w:marRight w:val="0"/>
          <w:marTop w:val="96"/>
          <w:marBottom w:val="0"/>
          <w:divBdr>
            <w:top w:val="none" w:sz="0" w:space="0" w:color="auto"/>
            <w:left w:val="none" w:sz="0" w:space="0" w:color="auto"/>
            <w:bottom w:val="none" w:sz="0" w:space="0" w:color="auto"/>
            <w:right w:val="none" w:sz="0" w:space="0" w:color="auto"/>
          </w:divBdr>
        </w:div>
      </w:divsChild>
    </w:div>
    <w:div w:id="234977995">
      <w:bodyDiv w:val="1"/>
      <w:marLeft w:val="0"/>
      <w:marRight w:val="0"/>
      <w:marTop w:val="0"/>
      <w:marBottom w:val="0"/>
      <w:divBdr>
        <w:top w:val="none" w:sz="0" w:space="0" w:color="auto"/>
        <w:left w:val="none" w:sz="0" w:space="0" w:color="auto"/>
        <w:bottom w:val="none" w:sz="0" w:space="0" w:color="auto"/>
        <w:right w:val="none" w:sz="0" w:space="0" w:color="auto"/>
      </w:divBdr>
    </w:div>
    <w:div w:id="235212851">
      <w:bodyDiv w:val="1"/>
      <w:marLeft w:val="0"/>
      <w:marRight w:val="0"/>
      <w:marTop w:val="0"/>
      <w:marBottom w:val="0"/>
      <w:divBdr>
        <w:top w:val="none" w:sz="0" w:space="0" w:color="auto"/>
        <w:left w:val="none" w:sz="0" w:space="0" w:color="auto"/>
        <w:bottom w:val="none" w:sz="0" w:space="0" w:color="auto"/>
        <w:right w:val="none" w:sz="0" w:space="0" w:color="auto"/>
      </w:divBdr>
      <w:divsChild>
        <w:div w:id="12926821">
          <w:marLeft w:val="1166"/>
          <w:marRight w:val="0"/>
          <w:marTop w:val="96"/>
          <w:marBottom w:val="0"/>
          <w:divBdr>
            <w:top w:val="none" w:sz="0" w:space="0" w:color="auto"/>
            <w:left w:val="none" w:sz="0" w:space="0" w:color="auto"/>
            <w:bottom w:val="none" w:sz="0" w:space="0" w:color="auto"/>
            <w:right w:val="none" w:sz="0" w:space="0" w:color="auto"/>
          </w:divBdr>
        </w:div>
        <w:div w:id="74595742">
          <w:marLeft w:val="1166"/>
          <w:marRight w:val="0"/>
          <w:marTop w:val="96"/>
          <w:marBottom w:val="0"/>
          <w:divBdr>
            <w:top w:val="none" w:sz="0" w:space="0" w:color="auto"/>
            <w:left w:val="none" w:sz="0" w:space="0" w:color="auto"/>
            <w:bottom w:val="none" w:sz="0" w:space="0" w:color="auto"/>
            <w:right w:val="none" w:sz="0" w:space="0" w:color="auto"/>
          </w:divBdr>
        </w:div>
        <w:div w:id="387805372">
          <w:marLeft w:val="547"/>
          <w:marRight w:val="0"/>
          <w:marTop w:val="115"/>
          <w:marBottom w:val="0"/>
          <w:divBdr>
            <w:top w:val="none" w:sz="0" w:space="0" w:color="auto"/>
            <w:left w:val="none" w:sz="0" w:space="0" w:color="auto"/>
            <w:bottom w:val="none" w:sz="0" w:space="0" w:color="auto"/>
            <w:right w:val="none" w:sz="0" w:space="0" w:color="auto"/>
          </w:divBdr>
        </w:div>
        <w:div w:id="435518735">
          <w:marLeft w:val="1800"/>
          <w:marRight w:val="0"/>
          <w:marTop w:val="77"/>
          <w:marBottom w:val="0"/>
          <w:divBdr>
            <w:top w:val="none" w:sz="0" w:space="0" w:color="auto"/>
            <w:left w:val="none" w:sz="0" w:space="0" w:color="auto"/>
            <w:bottom w:val="none" w:sz="0" w:space="0" w:color="auto"/>
            <w:right w:val="none" w:sz="0" w:space="0" w:color="auto"/>
          </w:divBdr>
        </w:div>
        <w:div w:id="526875857">
          <w:marLeft w:val="1166"/>
          <w:marRight w:val="0"/>
          <w:marTop w:val="96"/>
          <w:marBottom w:val="0"/>
          <w:divBdr>
            <w:top w:val="none" w:sz="0" w:space="0" w:color="auto"/>
            <w:left w:val="none" w:sz="0" w:space="0" w:color="auto"/>
            <w:bottom w:val="none" w:sz="0" w:space="0" w:color="auto"/>
            <w:right w:val="none" w:sz="0" w:space="0" w:color="auto"/>
          </w:divBdr>
        </w:div>
        <w:div w:id="715542731">
          <w:marLeft w:val="547"/>
          <w:marRight w:val="0"/>
          <w:marTop w:val="115"/>
          <w:marBottom w:val="0"/>
          <w:divBdr>
            <w:top w:val="none" w:sz="0" w:space="0" w:color="auto"/>
            <w:left w:val="none" w:sz="0" w:space="0" w:color="auto"/>
            <w:bottom w:val="none" w:sz="0" w:space="0" w:color="auto"/>
            <w:right w:val="none" w:sz="0" w:space="0" w:color="auto"/>
          </w:divBdr>
        </w:div>
        <w:div w:id="748304667">
          <w:marLeft w:val="1800"/>
          <w:marRight w:val="0"/>
          <w:marTop w:val="77"/>
          <w:marBottom w:val="0"/>
          <w:divBdr>
            <w:top w:val="none" w:sz="0" w:space="0" w:color="auto"/>
            <w:left w:val="none" w:sz="0" w:space="0" w:color="auto"/>
            <w:bottom w:val="none" w:sz="0" w:space="0" w:color="auto"/>
            <w:right w:val="none" w:sz="0" w:space="0" w:color="auto"/>
          </w:divBdr>
        </w:div>
        <w:div w:id="850412268">
          <w:marLeft w:val="1166"/>
          <w:marRight w:val="0"/>
          <w:marTop w:val="96"/>
          <w:marBottom w:val="0"/>
          <w:divBdr>
            <w:top w:val="none" w:sz="0" w:space="0" w:color="auto"/>
            <w:left w:val="none" w:sz="0" w:space="0" w:color="auto"/>
            <w:bottom w:val="none" w:sz="0" w:space="0" w:color="auto"/>
            <w:right w:val="none" w:sz="0" w:space="0" w:color="auto"/>
          </w:divBdr>
        </w:div>
        <w:div w:id="1145778292">
          <w:marLeft w:val="1800"/>
          <w:marRight w:val="0"/>
          <w:marTop w:val="77"/>
          <w:marBottom w:val="0"/>
          <w:divBdr>
            <w:top w:val="none" w:sz="0" w:space="0" w:color="auto"/>
            <w:left w:val="none" w:sz="0" w:space="0" w:color="auto"/>
            <w:bottom w:val="none" w:sz="0" w:space="0" w:color="auto"/>
            <w:right w:val="none" w:sz="0" w:space="0" w:color="auto"/>
          </w:divBdr>
        </w:div>
        <w:div w:id="1539781761">
          <w:marLeft w:val="1800"/>
          <w:marRight w:val="0"/>
          <w:marTop w:val="77"/>
          <w:marBottom w:val="0"/>
          <w:divBdr>
            <w:top w:val="none" w:sz="0" w:space="0" w:color="auto"/>
            <w:left w:val="none" w:sz="0" w:space="0" w:color="auto"/>
            <w:bottom w:val="none" w:sz="0" w:space="0" w:color="auto"/>
            <w:right w:val="none" w:sz="0" w:space="0" w:color="auto"/>
          </w:divBdr>
        </w:div>
        <w:div w:id="1571888505">
          <w:marLeft w:val="547"/>
          <w:marRight w:val="0"/>
          <w:marTop w:val="115"/>
          <w:marBottom w:val="0"/>
          <w:divBdr>
            <w:top w:val="none" w:sz="0" w:space="0" w:color="auto"/>
            <w:left w:val="none" w:sz="0" w:space="0" w:color="auto"/>
            <w:bottom w:val="none" w:sz="0" w:space="0" w:color="auto"/>
            <w:right w:val="none" w:sz="0" w:space="0" w:color="auto"/>
          </w:divBdr>
        </w:div>
        <w:div w:id="2060545400">
          <w:marLeft w:val="1800"/>
          <w:marRight w:val="0"/>
          <w:marTop w:val="77"/>
          <w:marBottom w:val="0"/>
          <w:divBdr>
            <w:top w:val="none" w:sz="0" w:space="0" w:color="auto"/>
            <w:left w:val="none" w:sz="0" w:space="0" w:color="auto"/>
            <w:bottom w:val="none" w:sz="0" w:space="0" w:color="auto"/>
            <w:right w:val="none" w:sz="0" w:space="0" w:color="auto"/>
          </w:divBdr>
        </w:div>
      </w:divsChild>
    </w:div>
    <w:div w:id="235475825">
      <w:bodyDiv w:val="1"/>
      <w:marLeft w:val="0"/>
      <w:marRight w:val="0"/>
      <w:marTop w:val="0"/>
      <w:marBottom w:val="0"/>
      <w:divBdr>
        <w:top w:val="none" w:sz="0" w:space="0" w:color="auto"/>
        <w:left w:val="none" w:sz="0" w:space="0" w:color="auto"/>
        <w:bottom w:val="none" w:sz="0" w:space="0" w:color="auto"/>
        <w:right w:val="none" w:sz="0" w:space="0" w:color="auto"/>
      </w:divBdr>
    </w:div>
    <w:div w:id="235669556">
      <w:bodyDiv w:val="1"/>
      <w:marLeft w:val="0"/>
      <w:marRight w:val="0"/>
      <w:marTop w:val="0"/>
      <w:marBottom w:val="0"/>
      <w:divBdr>
        <w:top w:val="none" w:sz="0" w:space="0" w:color="auto"/>
        <w:left w:val="none" w:sz="0" w:space="0" w:color="auto"/>
        <w:bottom w:val="none" w:sz="0" w:space="0" w:color="auto"/>
        <w:right w:val="none" w:sz="0" w:space="0" w:color="auto"/>
      </w:divBdr>
    </w:div>
    <w:div w:id="236286914">
      <w:bodyDiv w:val="1"/>
      <w:marLeft w:val="0"/>
      <w:marRight w:val="0"/>
      <w:marTop w:val="0"/>
      <w:marBottom w:val="0"/>
      <w:divBdr>
        <w:top w:val="none" w:sz="0" w:space="0" w:color="auto"/>
        <w:left w:val="none" w:sz="0" w:space="0" w:color="auto"/>
        <w:bottom w:val="none" w:sz="0" w:space="0" w:color="auto"/>
        <w:right w:val="none" w:sz="0" w:space="0" w:color="auto"/>
      </w:divBdr>
      <w:divsChild>
        <w:div w:id="648050547">
          <w:marLeft w:val="1080"/>
          <w:marRight w:val="0"/>
          <w:marTop w:val="100"/>
          <w:marBottom w:val="0"/>
          <w:divBdr>
            <w:top w:val="none" w:sz="0" w:space="0" w:color="auto"/>
            <w:left w:val="none" w:sz="0" w:space="0" w:color="auto"/>
            <w:bottom w:val="none" w:sz="0" w:space="0" w:color="auto"/>
            <w:right w:val="none" w:sz="0" w:space="0" w:color="auto"/>
          </w:divBdr>
        </w:div>
        <w:div w:id="704257448">
          <w:marLeft w:val="360"/>
          <w:marRight w:val="0"/>
          <w:marTop w:val="200"/>
          <w:marBottom w:val="0"/>
          <w:divBdr>
            <w:top w:val="none" w:sz="0" w:space="0" w:color="auto"/>
            <w:left w:val="none" w:sz="0" w:space="0" w:color="auto"/>
            <w:bottom w:val="none" w:sz="0" w:space="0" w:color="auto"/>
            <w:right w:val="none" w:sz="0" w:space="0" w:color="auto"/>
          </w:divBdr>
        </w:div>
        <w:div w:id="1523127057">
          <w:marLeft w:val="360"/>
          <w:marRight w:val="0"/>
          <w:marTop w:val="200"/>
          <w:marBottom w:val="0"/>
          <w:divBdr>
            <w:top w:val="none" w:sz="0" w:space="0" w:color="auto"/>
            <w:left w:val="none" w:sz="0" w:space="0" w:color="auto"/>
            <w:bottom w:val="none" w:sz="0" w:space="0" w:color="auto"/>
            <w:right w:val="none" w:sz="0" w:space="0" w:color="auto"/>
          </w:divBdr>
        </w:div>
        <w:div w:id="1563637099">
          <w:marLeft w:val="1080"/>
          <w:marRight w:val="0"/>
          <w:marTop w:val="100"/>
          <w:marBottom w:val="0"/>
          <w:divBdr>
            <w:top w:val="none" w:sz="0" w:space="0" w:color="auto"/>
            <w:left w:val="none" w:sz="0" w:space="0" w:color="auto"/>
            <w:bottom w:val="none" w:sz="0" w:space="0" w:color="auto"/>
            <w:right w:val="none" w:sz="0" w:space="0" w:color="auto"/>
          </w:divBdr>
        </w:div>
        <w:div w:id="1673025643">
          <w:marLeft w:val="360"/>
          <w:marRight w:val="0"/>
          <w:marTop w:val="200"/>
          <w:marBottom w:val="0"/>
          <w:divBdr>
            <w:top w:val="none" w:sz="0" w:space="0" w:color="auto"/>
            <w:left w:val="none" w:sz="0" w:space="0" w:color="auto"/>
            <w:bottom w:val="none" w:sz="0" w:space="0" w:color="auto"/>
            <w:right w:val="none" w:sz="0" w:space="0" w:color="auto"/>
          </w:divBdr>
        </w:div>
      </w:divsChild>
    </w:div>
    <w:div w:id="239875944">
      <w:bodyDiv w:val="1"/>
      <w:marLeft w:val="0"/>
      <w:marRight w:val="0"/>
      <w:marTop w:val="0"/>
      <w:marBottom w:val="0"/>
      <w:divBdr>
        <w:top w:val="none" w:sz="0" w:space="0" w:color="auto"/>
        <w:left w:val="none" w:sz="0" w:space="0" w:color="auto"/>
        <w:bottom w:val="none" w:sz="0" w:space="0" w:color="auto"/>
        <w:right w:val="none" w:sz="0" w:space="0" w:color="auto"/>
      </w:divBdr>
    </w:div>
    <w:div w:id="240526830">
      <w:bodyDiv w:val="1"/>
      <w:marLeft w:val="0"/>
      <w:marRight w:val="0"/>
      <w:marTop w:val="0"/>
      <w:marBottom w:val="0"/>
      <w:divBdr>
        <w:top w:val="none" w:sz="0" w:space="0" w:color="auto"/>
        <w:left w:val="none" w:sz="0" w:space="0" w:color="auto"/>
        <w:bottom w:val="none" w:sz="0" w:space="0" w:color="auto"/>
        <w:right w:val="none" w:sz="0" w:space="0" w:color="auto"/>
      </w:divBdr>
      <w:divsChild>
        <w:div w:id="948314321">
          <w:marLeft w:val="547"/>
          <w:marRight w:val="0"/>
          <w:marTop w:val="115"/>
          <w:marBottom w:val="0"/>
          <w:divBdr>
            <w:top w:val="none" w:sz="0" w:space="0" w:color="auto"/>
            <w:left w:val="none" w:sz="0" w:space="0" w:color="auto"/>
            <w:bottom w:val="none" w:sz="0" w:space="0" w:color="auto"/>
            <w:right w:val="none" w:sz="0" w:space="0" w:color="auto"/>
          </w:divBdr>
        </w:div>
      </w:divsChild>
    </w:div>
    <w:div w:id="241260560">
      <w:bodyDiv w:val="1"/>
      <w:marLeft w:val="0"/>
      <w:marRight w:val="0"/>
      <w:marTop w:val="0"/>
      <w:marBottom w:val="0"/>
      <w:divBdr>
        <w:top w:val="none" w:sz="0" w:space="0" w:color="auto"/>
        <w:left w:val="none" w:sz="0" w:space="0" w:color="auto"/>
        <w:bottom w:val="none" w:sz="0" w:space="0" w:color="auto"/>
        <w:right w:val="none" w:sz="0" w:space="0" w:color="auto"/>
      </w:divBdr>
      <w:divsChild>
        <w:div w:id="67773892">
          <w:marLeft w:val="1800"/>
          <w:marRight w:val="0"/>
          <w:marTop w:val="115"/>
          <w:marBottom w:val="0"/>
          <w:divBdr>
            <w:top w:val="none" w:sz="0" w:space="0" w:color="auto"/>
            <w:left w:val="none" w:sz="0" w:space="0" w:color="auto"/>
            <w:bottom w:val="none" w:sz="0" w:space="0" w:color="auto"/>
            <w:right w:val="none" w:sz="0" w:space="0" w:color="auto"/>
          </w:divBdr>
        </w:div>
        <w:div w:id="146095399">
          <w:marLeft w:val="1166"/>
          <w:marRight w:val="0"/>
          <w:marTop w:val="134"/>
          <w:marBottom w:val="0"/>
          <w:divBdr>
            <w:top w:val="none" w:sz="0" w:space="0" w:color="auto"/>
            <w:left w:val="none" w:sz="0" w:space="0" w:color="auto"/>
            <w:bottom w:val="none" w:sz="0" w:space="0" w:color="auto"/>
            <w:right w:val="none" w:sz="0" w:space="0" w:color="auto"/>
          </w:divBdr>
        </w:div>
        <w:div w:id="778570318">
          <w:marLeft w:val="547"/>
          <w:marRight w:val="0"/>
          <w:marTop w:val="134"/>
          <w:marBottom w:val="0"/>
          <w:divBdr>
            <w:top w:val="none" w:sz="0" w:space="0" w:color="auto"/>
            <w:left w:val="none" w:sz="0" w:space="0" w:color="auto"/>
            <w:bottom w:val="none" w:sz="0" w:space="0" w:color="auto"/>
            <w:right w:val="none" w:sz="0" w:space="0" w:color="auto"/>
          </w:divBdr>
        </w:div>
        <w:div w:id="1761637474">
          <w:marLeft w:val="1166"/>
          <w:marRight w:val="0"/>
          <w:marTop w:val="134"/>
          <w:marBottom w:val="0"/>
          <w:divBdr>
            <w:top w:val="none" w:sz="0" w:space="0" w:color="auto"/>
            <w:left w:val="none" w:sz="0" w:space="0" w:color="auto"/>
            <w:bottom w:val="none" w:sz="0" w:space="0" w:color="auto"/>
            <w:right w:val="none" w:sz="0" w:space="0" w:color="auto"/>
          </w:divBdr>
        </w:div>
      </w:divsChild>
    </w:div>
    <w:div w:id="242225170">
      <w:bodyDiv w:val="1"/>
      <w:marLeft w:val="0"/>
      <w:marRight w:val="0"/>
      <w:marTop w:val="0"/>
      <w:marBottom w:val="0"/>
      <w:divBdr>
        <w:top w:val="none" w:sz="0" w:space="0" w:color="auto"/>
        <w:left w:val="none" w:sz="0" w:space="0" w:color="auto"/>
        <w:bottom w:val="none" w:sz="0" w:space="0" w:color="auto"/>
        <w:right w:val="none" w:sz="0" w:space="0" w:color="auto"/>
      </w:divBdr>
    </w:div>
    <w:div w:id="244263504">
      <w:bodyDiv w:val="1"/>
      <w:marLeft w:val="0"/>
      <w:marRight w:val="0"/>
      <w:marTop w:val="0"/>
      <w:marBottom w:val="0"/>
      <w:divBdr>
        <w:top w:val="none" w:sz="0" w:space="0" w:color="auto"/>
        <w:left w:val="none" w:sz="0" w:space="0" w:color="auto"/>
        <w:bottom w:val="none" w:sz="0" w:space="0" w:color="auto"/>
        <w:right w:val="none" w:sz="0" w:space="0" w:color="auto"/>
      </w:divBdr>
    </w:div>
    <w:div w:id="244612362">
      <w:bodyDiv w:val="1"/>
      <w:marLeft w:val="0"/>
      <w:marRight w:val="0"/>
      <w:marTop w:val="0"/>
      <w:marBottom w:val="0"/>
      <w:divBdr>
        <w:top w:val="none" w:sz="0" w:space="0" w:color="auto"/>
        <w:left w:val="none" w:sz="0" w:space="0" w:color="auto"/>
        <w:bottom w:val="none" w:sz="0" w:space="0" w:color="auto"/>
        <w:right w:val="none" w:sz="0" w:space="0" w:color="auto"/>
      </w:divBdr>
    </w:div>
    <w:div w:id="247738349">
      <w:bodyDiv w:val="1"/>
      <w:marLeft w:val="0"/>
      <w:marRight w:val="0"/>
      <w:marTop w:val="0"/>
      <w:marBottom w:val="0"/>
      <w:divBdr>
        <w:top w:val="none" w:sz="0" w:space="0" w:color="auto"/>
        <w:left w:val="none" w:sz="0" w:space="0" w:color="auto"/>
        <w:bottom w:val="none" w:sz="0" w:space="0" w:color="auto"/>
        <w:right w:val="none" w:sz="0" w:space="0" w:color="auto"/>
      </w:divBdr>
    </w:div>
    <w:div w:id="248386940">
      <w:bodyDiv w:val="1"/>
      <w:marLeft w:val="0"/>
      <w:marRight w:val="0"/>
      <w:marTop w:val="0"/>
      <w:marBottom w:val="0"/>
      <w:divBdr>
        <w:top w:val="none" w:sz="0" w:space="0" w:color="auto"/>
        <w:left w:val="none" w:sz="0" w:space="0" w:color="auto"/>
        <w:bottom w:val="none" w:sz="0" w:space="0" w:color="auto"/>
        <w:right w:val="none" w:sz="0" w:space="0" w:color="auto"/>
      </w:divBdr>
    </w:div>
    <w:div w:id="251015421">
      <w:bodyDiv w:val="1"/>
      <w:marLeft w:val="0"/>
      <w:marRight w:val="0"/>
      <w:marTop w:val="0"/>
      <w:marBottom w:val="0"/>
      <w:divBdr>
        <w:top w:val="none" w:sz="0" w:space="0" w:color="auto"/>
        <w:left w:val="none" w:sz="0" w:space="0" w:color="auto"/>
        <w:bottom w:val="none" w:sz="0" w:space="0" w:color="auto"/>
        <w:right w:val="none" w:sz="0" w:space="0" w:color="auto"/>
      </w:divBdr>
    </w:div>
    <w:div w:id="251161832">
      <w:bodyDiv w:val="1"/>
      <w:marLeft w:val="0"/>
      <w:marRight w:val="0"/>
      <w:marTop w:val="0"/>
      <w:marBottom w:val="0"/>
      <w:divBdr>
        <w:top w:val="none" w:sz="0" w:space="0" w:color="auto"/>
        <w:left w:val="none" w:sz="0" w:space="0" w:color="auto"/>
        <w:bottom w:val="none" w:sz="0" w:space="0" w:color="auto"/>
        <w:right w:val="none" w:sz="0" w:space="0" w:color="auto"/>
      </w:divBdr>
      <w:divsChild>
        <w:div w:id="543058617">
          <w:marLeft w:val="547"/>
          <w:marRight w:val="0"/>
          <w:marTop w:val="115"/>
          <w:marBottom w:val="0"/>
          <w:divBdr>
            <w:top w:val="none" w:sz="0" w:space="0" w:color="auto"/>
            <w:left w:val="none" w:sz="0" w:space="0" w:color="auto"/>
            <w:bottom w:val="none" w:sz="0" w:space="0" w:color="auto"/>
            <w:right w:val="none" w:sz="0" w:space="0" w:color="auto"/>
          </w:divBdr>
        </w:div>
        <w:div w:id="676466654">
          <w:marLeft w:val="1166"/>
          <w:marRight w:val="0"/>
          <w:marTop w:val="96"/>
          <w:marBottom w:val="0"/>
          <w:divBdr>
            <w:top w:val="none" w:sz="0" w:space="0" w:color="auto"/>
            <w:left w:val="none" w:sz="0" w:space="0" w:color="auto"/>
            <w:bottom w:val="none" w:sz="0" w:space="0" w:color="auto"/>
            <w:right w:val="none" w:sz="0" w:space="0" w:color="auto"/>
          </w:divBdr>
        </w:div>
        <w:div w:id="929125040">
          <w:marLeft w:val="1166"/>
          <w:marRight w:val="0"/>
          <w:marTop w:val="96"/>
          <w:marBottom w:val="0"/>
          <w:divBdr>
            <w:top w:val="none" w:sz="0" w:space="0" w:color="auto"/>
            <w:left w:val="none" w:sz="0" w:space="0" w:color="auto"/>
            <w:bottom w:val="none" w:sz="0" w:space="0" w:color="auto"/>
            <w:right w:val="none" w:sz="0" w:space="0" w:color="auto"/>
          </w:divBdr>
        </w:div>
        <w:div w:id="1810316051">
          <w:marLeft w:val="1166"/>
          <w:marRight w:val="0"/>
          <w:marTop w:val="96"/>
          <w:marBottom w:val="0"/>
          <w:divBdr>
            <w:top w:val="none" w:sz="0" w:space="0" w:color="auto"/>
            <w:left w:val="none" w:sz="0" w:space="0" w:color="auto"/>
            <w:bottom w:val="none" w:sz="0" w:space="0" w:color="auto"/>
            <w:right w:val="none" w:sz="0" w:space="0" w:color="auto"/>
          </w:divBdr>
        </w:div>
        <w:div w:id="1879708310">
          <w:marLeft w:val="547"/>
          <w:marRight w:val="0"/>
          <w:marTop w:val="115"/>
          <w:marBottom w:val="0"/>
          <w:divBdr>
            <w:top w:val="none" w:sz="0" w:space="0" w:color="auto"/>
            <w:left w:val="none" w:sz="0" w:space="0" w:color="auto"/>
            <w:bottom w:val="none" w:sz="0" w:space="0" w:color="auto"/>
            <w:right w:val="none" w:sz="0" w:space="0" w:color="auto"/>
          </w:divBdr>
        </w:div>
        <w:div w:id="1914046367">
          <w:marLeft w:val="547"/>
          <w:marRight w:val="0"/>
          <w:marTop w:val="115"/>
          <w:marBottom w:val="0"/>
          <w:divBdr>
            <w:top w:val="none" w:sz="0" w:space="0" w:color="auto"/>
            <w:left w:val="none" w:sz="0" w:space="0" w:color="auto"/>
            <w:bottom w:val="none" w:sz="0" w:space="0" w:color="auto"/>
            <w:right w:val="none" w:sz="0" w:space="0" w:color="auto"/>
          </w:divBdr>
        </w:div>
      </w:divsChild>
    </w:div>
    <w:div w:id="253437373">
      <w:bodyDiv w:val="1"/>
      <w:marLeft w:val="0"/>
      <w:marRight w:val="0"/>
      <w:marTop w:val="0"/>
      <w:marBottom w:val="0"/>
      <w:divBdr>
        <w:top w:val="none" w:sz="0" w:space="0" w:color="auto"/>
        <w:left w:val="none" w:sz="0" w:space="0" w:color="auto"/>
        <w:bottom w:val="none" w:sz="0" w:space="0" w:color="auto"/>
        <w:right w:val="none" w:sz="0" w:space="0" w:color="auto"/>
      </w:divBdr>
      <w:divsChild>
        <w:div w:id="100300813">
          <w:marLeft w:val="1166"/>
          <w:marRight w:val="0"/>
          <w:marTop w:val="96"/>
          <w:marBottom w:val="0"/>
          <w:divBdr>
            <w:top w:val="none" w:sz="0" w:space="0" w:color="auto"/>
            <w:left w:val="none" w:sz="0" w:space="0" w:color="auto"/>
            <w:bottom w:val="none" w:sz="0" w:space="0" w:color="auto"/>
            <w:right w:val="none" w:sz="0" w:space="0" w:color="auto"/>
          </w:divBdr>
        </w:div>
        <w:div w:id="130679862">
          <w:marLeft w:val="1166"/>
          <w:marRight w:val="0"/>
          <w:marTop w:val="96"/>
          <w:marBottom w:val="0"/>
          <w:divBdr>
            <w:top w:val="none" w:sz="0" w:space="0" w:color="auto"/>
            <w:left w:val="none" w:sz="0" w:space="0" w:color="auto"/>
            <w:bottom w:val="none" w:sz="0" w:space="0" w:color="auto"/>
            <w:right w:val="none" w:sz="0" w:space="0" w:color="auto"/>
          </w:divBdr>
        </w:div>
        <w:div w:id="413549729">
          <w:marLeft w:val="547"/>
          <w:marRight w:val="0"/>
          <w:marTop w:val="115"/>
          <w:marBottom w:val="0"/>
          <w:divBdr>
            <w:top w:val="none" w:sz="0" w:space="0" w:color="auto"/>
            <w:left w:val="none" w:sz="0" w:space="0" w:color="auto"/>
            <w:bottom w:val="none" w:sz="0" w:space="0" w:color="auto"/>
            <w:right w:val="none" w:sz="0" w:space="0" w:color="auto"/>
          </w:divBdr>
        </w:div>
        <w:div w:id="435291270">
          <w:marLeft w:val="1166"/>
          <w:marRight w:val="0"/>
          <w:marTop w:val="96"/>
          <w:marBottom w:val="0"/>
          <w:divBdr>
            <w:top w:val="none" w:sz="0" w:space="0" w:color="auto"/>
            <w:left w:val="none" w:sz="0" w:space="0" w:color="auto"/>
            <w:bottom w:val="none" w:sz="0" w:space="0" w:color="auto"/>
            <w:right w:val="none" w:sz="0" w:space="0" w:color="auto"/>
          </w:divBdr>
        </w:div>
        <w:div w:id="544409276">
          <w:marLeft w:val="547"/>
          <w:marRight w:val="0"/>
          <w:marTop w:val="115"/>
          <w:marBottom w:val="0"/>
          <w:divBdr>
            <w:top w:val="none" w:sz="0" w:space="0" w:color="auto"/>
            <w:left w:val="none" w:sz="0" w:space="0" w:color="auto"/>
            <w:bottom w:val="none" w:sz="0" w:space="0" w:color="auto"/>
            <w:right w:val="none" w:sz="0" w:space="0" w:color="auto"/>
          </w:divBdr>
        </w:div>
        <w:div w:id="766585285">
          <w:marLeft w:val="2520"/>
          <w:marRight w:val="0"/>
          <w:marTop w:val="58"/>
          <w:marBottom w:val="0"/>
          <w:divBdr>
            <w:top w:val="none" w:sz="0" w:space="0" w:color="auto"/>
            <w:left w:val="none" w:sz="0" w:space="0" w:color="auto"/>
            <w:bottom w:val="none" w:sz="0" w:space="0" w:color="auto"/>
            <w:right w:val="none" w:sz="0" w:space="0" w:color="auto"/>
          </w:divBdr>
        </w:div>
        <w:div w:id="1102844137">
          <w:marLeft w:val="1800"/>
          <w:marRight w:val="0"/>
          <w:marTop w:val="77"/>
          <w:marBottom w:val="0"/>
          <w:divBdr>
            <w:top w:val="none" w:sz="0" w:space="0" w:color="auto"/>
            <w:left w:val="none" w:sz="0" w:space="0" w:color="auto"/>
            <w:bottom w:val="none" w:sz="0" w:space="0" w:color="auto"/>
            <w:right w:val="none" w:sz="0" w:space="0" w:color="auto"/>
          </w:divBdr>
        </w:div>
        <w:div w:id="1276598874">
          <w:marLeft w:val="2520"/>
          <w:marRight w:val="0"/>
          <w:marTop w:val="58"/>
          <w:marBottom w:val="0"/>
          <w:divBdr>
            <w:top w:val="none" w:sz="0" w:space="0" w:color="auto"/>
            <w:left w:val="none" w:sz="0" w:space="0" w:color="auto"/>
            <w:bottom w:val="none" w:sz="0" w:space="0" w:color="auto"/>
            <w:right w:val="none" w:sz="0" w:space="0" w:color="auto"/>
          </w:divBdr>
        </w:div>
        <w:div w:id="2037270387">
          <w:marLeft w:val="1800"/>
          <w:marRight w:val="0"/>
          <w:marTop w:val="77"/>
          <w:marBottom w:val="0"/>
          <w:divBdr>
            <w:top w:val="none" w:sz="0" w:space="0" w:color="auto"/>
            <w:left w:val="none" w:sz="0" w:space="0" w:color="auto"/>
            <w:bottom w:val="none" w:sz="0" w:space="0" w:color="auto"/>
            <w:right w:val="none" w:sz="0" w:space="0" w:color="auto"/>
          </w:divBdr>
        </w:div>
      </w:divsChild>
    </w:div>
    <w:div w:id="255945096">
      <w:bodyDiv w:val="1"/>
      <w:marLeft w:val="0"/>
      <w:marRight w:val="0"/>
      <w:marTop w:val="0"/>
      <w:marBottom w:val="0"/>
      <w:divBdr>
        <w:top w:val="none" w:sz="0" w:space="0" w:color="auto"/>
        <w:left w:val="none" w:sz="0" w:space="0" w:color="auto"/>
        <w:bottom w:val="none" w:sz="0" w:space="0" w:color="auto"/>
        <w:right w:val="none" w:sz="0" w:space="0" w:color="auto"/>
      </w:divBdr>
    </w:div>
    <w:div w:id="257755674">
      <w:bodyDiv w:val="1"/>
      <w:marLeft w:val="0"/>
      <w:marRight w:val="0"/>
      <w:marTop w:val="0"/>
      <w:marBottom w:val="0"/>
      <w:divBdr>
        <w:top w:val="none" w:sz="0" w:space="0" w:color="auto"/>
        <w:left w:val="none" w:sz="0" w:space="0" w:color="auto"/>
        <w:bottom w:val="none" w:sz="0" w:space="0" w:color="auto"/>
        <w:right w:val="none" w:sz="0" w:space="0" w:color="auto"/>
      </w:divBdr>
    </w:div>
    <w:div w:id="259065061">
      <w:bodyDiv w:val="1"/>
      <w:marLeft w:val="0"/>
      <w:marRight w:val="0"/>
      <w:marTop w:val="0"/>
      <w:marBottom w:val="0"/>
      <w:divBdr>
        <w:top w:val="none" w:sz="0" w:space="0" w:color="auto"/>
        <w:left w:val="none" w:sz="0" w:space="0" w:color="auto"/>
        <w:bottom w:val="none" w:sz="0" w:space="0" w:color="auto"/>
        <w:right w:val="none" w:sz="0" w:space="0" w:color="auto"/>
      </w:divBdr>
    </w:div>
    <w:div w:id="259264798">
      <w:bodyDiv w:val="1"/>
      <w:marLeft w:val="0"/>
      <w:marRight w:val="0"/>
      <w:marTop w:val="0"/>
      <w:marBottom w:val="0"/>
      <w:divBdr>
        <w:top w:val="none" w:sz="0" w:space="0" w:color="auto"/>
        <w:left w:val="none" w:sz="0" w:space="0" w:color="auto"/>
        <w:bottom w:val="none" w:sz="0" w:space="0" w:color="auto"/>
        <w:right w:val="none" w:sz="0" w:space="0" w:color="auto"/>
      </w:divBdr>
    </w:div>
    <w:div w:id="259530619">
      <w:bodyDiv w:val="1"/>
      <w:marLeft w:val="0"/>
      <w:marRight w:val="0"/>
      <w:marTop w:val="0"/>
      <w:marBottom w:val="0"/>
      <w:divBdr>
        <w:top w:val="none" w:sz="0" w:space="0" w:color="auto"/>
        <w:left w:val="none" w:sz="0" w:space="0" w:color="auto"/>
        <w:bottom w:val="none" w:sz="0" w:space="0" w:color="auto"/>
        <w:right w:val="none" w:sz="0" w:space="0" w:color="auto"/>
      </w:divBdr>
    </w:div>
    <w:div w:id="260450615">
      <w:bodyDiv w:val="1"/>
      <w:marLeft w:val="0"/>
      <w:marRight w:val="0"/>
      <w:marTop w:val="0"/>
      <w:marBottom w:val="0"/>
      <w:divBdr>
        <w:top w:val="none" w:sz="0" w:space="0" w:color="auto"/>
        <w:left w:val="none" w:sz="0" w:space="0" w:color="auto"/>
        <w:bottom w:val="none" w:sz="0" w:space="0" w:color="auto"/>
        <w:right w:val="none" w:sz="0" w:space="0" w:color="auto"/>
      </w:divBdr>
      <w:divsChild>
        <w:div w:id="1312440365">
          <w:marLeft w:val="0"/>
          <w:marRight w:val="0"/>
          <w:marTop w:val="0"/>
          <w:marBottom w:val="0"/>
          <w:divBdr>
            <w:top w:val="none" w:sz="0" w:space="0" w:color="auto"/>
            <w:left w:val="none" w:sz="0" w:space="0" w:color="auto"/>
            <w:bottom w:val="none" w:sz="0" w:space="0" w:color="auto"/>
            <w:right w:val="none" w:sz="0" w:space="0" w:color="auto"/>
          </w:divBdr>
        </w:div>
      </w:divsChild>
    </w:div>
    <w:div w:id="261035525">
      <w:bodyDiv w:val="1"/>
      <w:marLeft w:val="0"/>
      <w:marRight w:val="0"/>
      <w:marTop w:val="0"/>
      <w:marBottom w:val="0"/>
      <w:divBdr>
        <w:top w:val="none" w:sz="0" w:space="0" w:color="auto"/>
        <w:left w:val="none" w:sz="0" w:space="0" w:color="auto"/>
        <w:bottom w:val="none" w:sz="0" w:space="0" w:color="auto"/>
        <w:right w:val="none" w:sz="0" w:space="0" w:color="auto"/>
      </w:divBdr>
      <w:divsChild>
        <w:div w:id="183593343">
          <w:marLeft w:val="1080"/>
          <w:marRight w:val="0"/>
          <w:marTop w:val="100"/>
          <w:marBottom w:val="0"/>
          <w:divBdr>
            <w:top w:val="none" w:sz="0" w:space="0" w:color="auto"/>
            <w:left w:val="none" w:sz="0" w:space="0" w:color="auto"/>
            <w:bottom w:val="none" w:sz="0" w:space="0" w:color="auto"/>
            <w:right w:val="none" w:sz="0" w:space="0" w:color="auto"/>
          </w:divBdr>
        </w:div>
        <w:div w:id="902759645">
          <w:marLeft w:val="1080"/>
          <w:marRight w:val="0"/>
          <w:marTop w:val="100"/>
          <w:marBottom w:val="0"/>
          <w:divBdr>
            <w:top w:val="none" w:sz="0" w:space="0" w:color="auto"/>
            <w:left w:val="none" w:sz="0" w:space="0" w:color="auto"/>
            <w:bottom w:val="none" w:sz="0" w:space="0" w:color="auto"/>
            <w:right w:val="none" w:sz="0" w:space="0" w:color="auto"/>
          </w:divBdr>
        </w:div>
        <w:div w:id="1136873499">
          <w:marLeft w:val="1800"/>
          <w:marRight w:val="0"/>
          <w:marTop w:val="100"/>
          <w:marBottom w:val="0"/>
          <w:divBdr>
            <w:top w:val="none" w:sz="0" w:space="0" w:color="auto"/>
            <w:left w:val="none" w:sz="0" w:space="0" w:color="auto"/>
            <w:bottom w:val="none" w:sz="0" w:space="0" w:color="auto"/>
            <w:right w:val="none" w:sz="0" w:space="0" w:color="auto"/>
          </w:divBdr>
        </w:div>
        <w:div w:id="1820613213">
          <w:marLeft w:val="1800"/>
          <w:marRight w:val="0"/>
          <w:marTop w:val="100"/>
          <w:marBottom w:val="0"/>
          <w:divBdr>
            <w:top w:val="none" w:sz="0" w:space="0" w:color="auto"/>
            <w:left w:val="none" w:sz="0" w:space="0" w:color="auto"/>
            <w:bottom w:val="none" w:sz="0" w:space="0" w:color="auto"/>
            <w:right w:val="none" w:sz="0" w:space="0" w:color="auto"/>
          </w:divBdr>
        </w:div>
        <w:div w:id="2036230648">
          <w:marLeft w:val="360"/>
          <w:marRight w:val="0"/>
          <w:marTop w:val="200"/>
          <w:marBottom w:val="0"/>
          <w:divBdr>
            <w:top w:val="none" w:sz="0" w:space="0" w:color="auto"/>
            <w:left w:val="none" w:sz="0" w:space="0" w:color="auto"/>
            <w:bottom w:val="none" w:sz="0" w:space="0" w:color="auto"/>
            <w:right w:val="none" w:sz="0" w:space="0" w:color="auto"/>
          </w:divBdr>
        </w:div>
      </w:divsChild>
    </w:div>
    <w:div w:id="265040606">
      <w:bodyDiv w:val="1"/>
      <w:marLeft w:val="0"/>
      <w:marRight w:val="0"/>
      <w:marTop w:val="0"/>
      <w:marBottom w:val="0"/>
      <w:divBdr>
        <w:top w:val="none" w:sz="0" w:space="0" w:color="auto"/>
        <w:left w:val="none" w:sz="0" w:space="0" w:color="auto"/>
        <w:bottom w:val="none" w:sz="0" w:space="0" w:color="auto"/>
        <w:right w:val="none" w:sz="0" w:space="0" w:color="auto"/>
      </w:divBdr>
    </w:div>
    <w:div w:id="265503817">
      <w:bodyDiv w:val="1"/>
      <w:marLeft w:val="0"/>
      <w:marRight w:val="0"/>
      <w:marTop w:val="0"/>
      <w:marBottom w:val="0"/>
      <w:divBdr>
        <w:top w:val="none" w:sz="0" w:space="0" w:color="auto"/>
        <w:left w:val="none" w:sz="0" w:space="0" w:color="auto"/>
        <w:bottom w:val="none" w:sz="0" w:space="0" w:color="auto"/>
        <w:right w:val="none" w:sz="0" w:space="0" w:color="auto"/>
      </w:divBdr>
    </w:div>
    <w:div w:id="265576141">
      <w:bodyDiv w:val="1"/>
      <w:marLeft w:val="0"/>
      <w:marRight w:val="0"/>
      <w:marTop w:val="0"/>
      <w:marBottom w:val="0"/>
      <w:divBdr>
        <w:top w:val="none" w:sz="0" w:space="0" w:color="auto"/>
        <w:left w:val="none" w:sz="0" w:space="0" w:color="auto"/>
        <w:bottom w:val="none" w:sz="0" w:space="0" w:color="auto"/>
        <w:right w:val="none" w:sz="0" w:space="0" w:color="auto"/>
      </w:divBdr>
    </w:div>
    <w:div w:id="266042040">
      <w:bodyDiv w:val="1"/>
      <w:marLeft w:val="0"/>
      <w:marRight w:val="0"/>
      <w:marTop w:val="0"/>
      <w:marBottom w:val="0"/>
      <w:divBdr>
        <w:top w:val="none" w:sz="0" w:space="0" w:color="auto"/>
        <w:left w:val="none" w:sz="0" w:space="0" w:color="auto"/>
        <w:bottom w:val="none" w:sz="0" w:space="0" w:color="auto"/>
        <w:right w:val="none" w:sz="0" w:space="0" w:color="auto"/>
      </w:divBdr>
      <w:divsChild>
        <w:div w:id="687754506">
          <w:marLeft w:val="547"/>
          <w:marRight w:val="0"/>
          <w:marTop w:val="115"/>
          <w:marBottom w:val="0"/>
          <w:divBdr>
            <w:top w:val="none" w:sz="0" w:space="0" w:color="auto"/>
            <w:left w:val="none" w:sz="0" w:space="0" w:color="auto"/>
            <w:bottom w:val="none" w:sz="0" w:space="0" w:color="auto"/>
            <w:right w:val="none" w:sz="0" w:space="0" w:color="auto"/>
          </w:divBdr>
        </w:div>
        <w:div w:id="1147893188">
          <w:marLeft w:val="547"/>
          <w:marRight w:val="0"/>
          <w:marTop w:val="115"/>
          <w:marBottom w:val="0"/>
          <w:divBdr>
            <w:top w:val="none" w:sz="0" w:space="0" w:color="auto"/>
            <w:left w:val="none" w:sz="0" w:space="0" w:color="auto"/>
            <w:bottom w:val="none" w:sz="0" w:space="0" w:color="auto"/>
            <w:right w:val="none" w:sz="0" w:space="0" w:color="auto"/>
          </w:divBdr>
        </w:div>
      </w:divsChild>
    </w:div>
    <w:div w:id="266812193">
      <w:bodyDiv w:val="1"/>
      <w:marLeft w:val="0"/>
      <w:marRight w:val="0"/>
      <w:marTop w:val="0"/>
      <w:marBottom w:val="0"/>
      <w:divBdr>
        <w:top w:val="none" w:sz="0" w:space="0" w:color="auto"/>
        <w:left w:val="none" w:sz="0" w:space="0" w:color="auto"/>
        <w:bottom w:val="none" w:sz="0" w:space="0" w:color="auto"/>
        <w:right w:val="none" w:sz="0" w:space="0" w:color="auto"/>
      </w:divBdr>
    </w:div>
    <w:div w:id="266929829">
      <w:bodyDiv w:val="1"/>
      <w:marLeft w:val="0"/>
      <w:marRight w:val="0"/>
      <w:marTop w:val="0"/>
      <w:marBottom w:val="0"/>
      <w:divBdr>
        <w:top w:val="none" w:sz="0" w:space="0" w:color="auto"/>
        <w:left w:val="none" w:sz="0" w:space="0" w:color="auto"/>
        <w:bottom w:val="none" w:sz="0" w:space="0" w:color="auto"/>
        <w:right w:val="none" w:sz="0" w:space="0" w:color="auto"/>
      </w:divBdr>
    </w:div>
    <w:div w:id="268777384">
      <w:bodyDiv w:val="1"/>
      <w:marLeft w:val="0"/>
      <w:marRight w:val="0"/>
      <w:marTop w:val="0"/>
      <w:marBottom w:val="0"/>
      <w:divBdr>
        <w:top w:val="none" w:sz="0" w:space="0" w:color="auto"/>
        <w:left w:val="none" w:sz="0" w:space="0" w:color="auto"/>
        <w:bottom w:val="none" w:sz="0" w:space="0" w:color="auto"/>
        <w:right w:val="none" w:sz="0" w:space="0" w:color="auto"/>
      </w:divBdr>
    </w:div>
    <w:div w:id="269819735">
      <w:bodyDiv w:val="1"/>
      <w:marLeft w:val="0"/>
      <w:marRight w:val="0"/>
      <w:marTop w:val="0"/>
      <w:marBottom w:val="0"/>
      <w:divBdr>
        <w:top w:val="none" w:sz="0" w:space="0" w:color="auto"/>
        <w:left w:val="none" w:sz="0" w:space="0" w:color="auto"/>
        <w:bottom w:val="none" w:sz="0" w:space="0" w:color="auto"/>
        <w:right w:val="none" w:sz="0" w:space="0" w:color="auto"/>
      </w:divBdr>
      <w:divsChild>
        <w:div w:id="226838945">
          <w:marLeft w:val="547"/>
          <w:marRight w:val="0"/>
          <w:marTop w:val="115"/>
          <w:marBottom w:val="0"/>
          <w:divBdr>
            <w:top w:val="none" w:sz="0" w:space="0" w:color="auto"/>
            <w:left w:val="none" w:sz="0" w:space="0" w:color="auto"/>
            <w:bottom w:val="none" w:sz="0" w:space="0" w:color="auto"/>
            <w:right w:val="none" w:sz="0" w:space="0" w:color="auto"/>
          </w:divBdr>
        </w:div>
        <w:div w:id="319045490">
          <w:marLeft w:val="1166"/>
          <w:marRight w:val="0"/>
          <w:marTop w:val="96"/>
          <w:marBottom w:val="0"/>
          <w:divBdr>
            <w:top w:val="none" w:sz="0" w:space="0" w:color="auto"/>
            <w:left w:val="none" w:sz="0" w:space="0" w:color="auto"/>
            <w:bottom w:val="none" w:sz="0" w:space="0" w:color="auto"/>
            <w:right w:val="none" w:sz="0" w:space="0" w:color="auto"/>
          </w:divBdr>
        </w:div>
        <w:div w:id="518127851">
          <w:marLeft w:val="1166"/>
          <w:marRight w:val="0"/>
          <w:marTop w:val="96"/>
          <w:marBottom w:val="0"/>
          <w:divBdr>
            <w:top w:val="none" w:sz="0" w:space="0" w:color="auto"/>
            <w:left w:val="none" w:sz="0" w:space="0" w:color="auto"/>
            <w:bottom w:val="none" w:sz="0" w:space="0" w:color="auto"/>
            <w:right w:val="none" w:sz="0" w:space="0" w:color="auto"/>
          </w:divBdr>
        </w:div>
        <w:div w:id="1320695713">
          <w:marLeft w:val="547"/>
          <w:marRight w:val="0"/>
          <w:marTop w:val="115"/>
          <w:marBottom w:val="0"/>
          <w:divBdr>
            <w:top w:val="none" w:sz="0" w:space="0" w:color="auto"/>
            <w:left w:val="none" w:sz="0" w:space="0" w:color="auto"/>
            <w:bottom w:val="none" w:sz="0" w:space="0" w:color="auto"/>
            <w:right w:val="none" w:sz="0" w:space="0" w:color="auto"/>
          </w:divBdr>
        </w:div>
        <w:div w:id="1386876656">
          <w:marLeft w:val="1166"/>
          <w:marRight w:val="0"/>
          <w:marTop w:val="96"/>
          <w:marBottom w:val="0"/>
          <w:divBdr>
            <w:top w:val="none" w:sz="0" w:space="0" w:color="auto"/>
            <w:left w:val="none" w:sz="0" w:space="0" w:color="auto"/>
            <w:bottom w:val="none" w:sz="0" w:space="0" w:color="auto"/>
            <w:right w:val="none" w:sz="0" w:space="0" w:color="auto"/>
          </w:divBdr>
        </w:div>
        <w:div w:id="1734306951">
          <w:marLeft w:val="1800"/>
          <w:marRight w:val="0"/>
          <w:marTop w:val="86"/>
          <w:marBottom w:val="0"/>
          <w:divBdr>
            <w:top w:val="none" w:sz="0" w:space="0" w:color="auto"/>
            <w:left w:val="none" w:sz="0" w:space="0" w:color="auto"/>
            <w:bottom w:val="none" w:sz="0" w:space="0" w:color="auto"/>
            <w:right w:val="none" w:sz="0" w:space="0" w:color="auto"/>
          </w:divBdr>
        </w:div>
        <w:div w:id="2022126899">
          <w:marLeft w:val="1800"/>
          <w:marRight w:val="0"/>
          <w:marTop w:val="86"/>
          <w:marBottom w:val="0"/>
          <w:divBdr>
            <w:top w:val="none" w:sz="0" w:space="0" w:color="auto"/>
            <w:left w:val="none" w:sz="0" w:space="0" w:color="auto"/>
            <w:bottom w:val="none" w:sz="0" w:space="0" w:color="auto"/>
            <w:right w:val="none" w:sz="0" w:space="0" w:color="auto"/>
          </w:divBdr>
        </w:div>
      </w:divsChild>
    </w:div>
    <w:div w:id="271940849">
      <w:bodyDiv w:val="1"/>
      <w:marLeft w:val="0"/>
      <w:marRight w:val="0"/>
      <w:marTop w:val="0"/>
      <w:marBottom w:val="0"/>
      <w:divBdr>
        <w:top w:val="none" w:sz="0" w:space="0" w:color="auto"/>
        <w:left w:val="none" w:sz="0" w:space="0" w:color="auto"/>
        <w:bottom w:val="none" w:sz="0" w:space="0" w:color="auto"/>
        <w:right w:val="none" w:sz="0" w:space="0" w:color="auto"/>
      </w:divBdr>
    </w:div>
    <w:div w:id="272248951">
      <w:bodyDiv w:val="1"/>
      <w:marLeft w:val="0"/>
      <w:marRight w:val="0"/>
      <w:marTop w:val="0"/>
      <w:marBottom w:val="0"/>
      <w:divBdr>
        <w:top w:val="none" w:sz="0" w:space="0" w:color="auto"/>
        <w:left w:val="none" w:sz="0" w:space="0" w:color="auto"/>
        <w:bottom w:val="none" w:sz="0" w:space="0" w:color="auto"/>
        <w:right w:val="none" w:sz="0" w:space="0" w:color="auto"/>
      </w:divBdr>
    </w:div>
    <w:div w:id="273751508">
      <w:bodyDiv w:val="1"/>
      <w:marLeft w:val="0"/>
      <w:marRight w:val="0"/>
      <w:marTop w:val="0"/>
      <w:marBottom w:val="0"/>
      <w:divBdr>
        <w:top w:val="none" w:sz="0" w:space="0" w:color="auto"/>
        <w:left w:val="none" w:sz="0" w:space="0" w:color="auto"/>
        <w:bottom w:val="none" w:sz="0" w:space="0" w:color="auto"/>
        <w:right w:val="none" w:sz="0" w:space="0" w:color="auto"/>
      </w:divBdr>
      <w:divsChild>
        <w:div w:id="726686757">
          <w:marLeft w:val="0"/>
          <w:marRight w:val="0"/>
          <w:marTop w:val="0"/>
          <w:marBottom w:val="0"/>
          <w:divBdr>
            <w:top w:val="none" w:sz="0" w:space="0" w:color="auto"/>
            <w:left w:val="none" w:sz="0" w:space="0" w:color="auto"/>
            <w:bottom w:val="none" w:sz="0" w:space="0" w:color="auto"/>
            <w:right w:val="none" w:sz="0" w:space="0" w:color="auto"/>
          </w:divBdr>
        </w:div>
      </w:divsChild>
    </w:div>
    <w:div w:id="273944855">
      <w:bodyDiv w:val="1"/>
      <w:marLeft w:val="0"/>
      <w:marRight w:val="0"/>
      <w:marTop w:val="0"/>
      <w:marBottom w:val="0"/>
      <w:divBdr>
        <w:top w:val="none" w:sz="0" w:space="0" w:color="auto"/>
        <w:left w:val="none" w:sz="0" w:space="0" w:color="auto"/>
        <w:bottom w:val="none" w:sz="0" w:space="0" w:color="auto"/>
        <w:right w:val="none" w:sz="0" w:space="0" w:color="auto"/>
      </w:divBdr>
    </w:div>
    <w:div w:id="274021456">
      <w:bodyDiv w:val="1"/>
      <w:marLeft w:val="0"/>
      <w:marRight w:val="0"/>
      <w:marTop w:val="0"/>
      <w:marBottom w:val="0"/>
      <w:divBdr>
        <w:top w:val="none" w:sz="0" w:space="0" w:color="auto"/>
        <w:left w:val="none" w:sz="0" w:space="0" w:color="auto"/>
        <w:bottom w:val="none" w:sz="0" w:space="0" w:color="auto"/>
        <w:right w:val="none" w:sz="0" w:space="0" w:color="auto"/>
      </w:divBdr>
      <w:divsChild>
        <w:div w:id="369116382">
          <w:marLeft w:val="1166"/>
          <w:marRight w:val="0"/>
          <w:marTop w:val="86"/>
          <w:marBottom w:val="0"/>
          <w:divBdr>
            <w:top w:val="none" w:sz="0" w:space="0" w:color="auto"/>
            <w:left w:val="none" w:sz="0" w:space="0" w:color="auto"/>
            <w:bottom w:val="none" w:sz="0" w:space="0" w:color="auto"/>
            <w:right w:val="none" w:sz="0" w:space="0" w:color="auto"/>
          </w:divBdr>
        </w:div>
        <w:div w:id="384762598">
          <w:marLeft w:val="1800"/>
          <w:marRight w:val="0"/>
          <w:marTop w:val="77"/>
          <w:marBottom w:val="0"/>
          <w:divBdr>
            <w:top w:val="none" w:sz="0" w:space="0" w:color="auto"/>
            <w:left w:val="none" w:sz="0" w:space="0" w:color="auto"/>
            <w:bottom w:val="none" w:sz="0" w:space="0" w:color="auto"/>
            <w:right w:val="none" w:sz="0" w:space="0" w:color="auto"/>
          </w:divBdr>
        </w:div>
        <w:div w:id="680930814">
          <w:marLeft w:val="1800"/>
          <w:marRight w:val="0"/>
          <w:marTop w:val="77"/>
          <w:marBottom w:val="0"/>
          <w:divBdr>
            <w:top w:val="none" w:sz="0" w:space="0" w:color="auto"/>
            <w:left w:val="none" w:sz="0" w:space="0" w:color="auto"/>
            <w:bottom w:val="none" w:sz="0" w:space="0" w:color="auto"/>
            <w:right w:val="none" w:sz="0" w:space="0" w:color="auto"/>
          </w:divBdr>
        </w:div>
      </w:divsChild>
    </w:div>
    <w:div w:id="274024678">
      <w:bodyDiv w:val="1"/>
      <w:marLeft w:val="0"/>
      <w:marRight w:val="0"/>
      <w:marTop w:val="0"/>
      <w:marBottom w:val="0"/>
      <w:divBdr>
        <w:top w:val="none" w:sz="0" w:space="0" w:color="auto"/>
        <w:left w:val="none" w:sz="0" w:space="0" w:color="auto"/>
        <w:bottom w:val="none" w:sz="0" w:space="0" w:color="auto"/>
        <w:right w:val="none" w:sz="0" w:space="0" w:color="auto"/>
      </w:divBdr>
    </w:div>
    <w:div w:id="274946695">
      <w:bodyDiv w:val="1"/>
      <w:marLeft w:val="0"/>
      <w:marRight w:val="0"/>
      <w:marTop w:val="0"/>
      <w:marBottom w:val="0"/>
      <w:divBdr>
        <w:top w:val="none" w:sz="0" w:space="0" w:color="auto"/>
        <w:left w:val="none" w:sz="0" w:space="0" w:color="auto"/>
        <w:bottom w:val="none" w:sz="0" w:space="0" w:color="auto"/>
        <w:right w:val="none" w:sz="0" w:space="0" w:color="auto"/>
      </w:divBdr>
    </w:div>
    <w:div w:id="275212736">
      <w:bodyDiv w:val="1"/>
      <w:marLeft w:val="0"/>
      <w:marRight w:val="0"/>
      <w:marTop w:val="0"/>
      <w:marBottom w:val="0"/>
      <w:divBdr>
        <w:top w:val="none" w:sz="0" w:space="0" w:color="auto"/>
        <w:left w:val="none" w:sz="0" w:space="0" w:color="auto"/>
        <w:bottom w:val="none" w:sz="0" w:space="0" w:color="auto"/>
        <w:right w:val="none" w:sz="0" w:space="0" w:color="auto"/>
      </w:divBdr>
    </w:div>
    <w:div w:id="275866165">
      <w:bodyDiv w:val="1"/>
      <w:marLeft w:val="0"/>
      <w:marRight w:val="0"/>
      <w:marTop w:val="0"/>
      <w:marBottom w:val="0"/>
      <w:divBdr>
        <w:top w:val="none" w:sz="0" w:space="0" w:color="auto"/>
        <w:left w:val="none" w:sz="0" w:space="0" w:color="auto"/>
        <w:bottom w:val="none" w:sz="0" w:space="0" w:color="auto"/>
        <w:right w:val="none" w:sz="0" w:space="0" w:color="auto"/>
      </w:divBdr>
    </w:div>
    <w:div w:id="277419306">
      <w:bodyDiv w:val="1"/>
      <w:marLeft w:val="0"/>
      <w:marRight w:val="0"/>
      <w:marTop w:val="0"/>
      <w:marBottom w:val="0"/>
      <w:divBdr>
        <w:top w:val="none" w:sz="0" w:space="0" w:color="auto"/>
        <w:left w:val="none" w:sz="0" w:space="0" w:color="auto"/>
        <w:bottom w:val="none" w:sz="0" w:space="0" w:color="auto"/>
        <w:right w:val="none" w:sz="0" w:space="0" w:color="auto"/>
      </w:divBdr>
    </w:div>
    <w:div w:id="277420220">
      <w:bodyDiv w:val="1"/>
      <w:marLeft w:val="0"/>
      <w:marRight w:val="0"/>
      <w:marTop w:val="0"/>
      <w:marBottom w:val="0"/>
      <w:divBdr>
        <w:top w:val="none" w:sz="0" w:space="0" w:color="auto"/>
        <w:left w:val="none" w:sz="0" w:space="0" w:color="auto"/>
        <w:bottom w:val="none" w:sz="0" w:space="0" w:color="auto"/>
        <w:right w:val="none" w:sz="0" w:space="0" w:color="auto"/>
      </w:divBdr>
      <w:divsChild>
        <w:div w:id="17198306">
          <w:marLeft w:val="547"/>
          <w:marRight w:val="0"/>
          <w:marTop w:val="96"/>
          <w:marBottom w:val="0"/>
          <w:divBdr>
            <w:top w:val="none" w:sz="0" w:space="0" w:color="auto"/>
            <w:left w:val="none" w:sz="0" w:space="0" w:color="auto"/>
            <w:bottom w:val="none" w:sz="0" w:space="0" w:color="auto"/>
            <w:right w:val="none" w:sz="0" w:space="0" w:color="auto"/>
          </w:divBdr>
        </w:div>
        <w:div w:id="34819080">
          <w:marLeft w:val="547"/>
          <w:marRight w:val="0"/>
          <w:marTop w:val="96"/>
          <w:marBottom w:val="0"/>
          <w:divBdr>
            <w:top w:val="none" w:sz="0" w:space="0" w:color="auto"/>
            <w:left w:val="none" w:sz="0" w:space="0" w:color="auto"/>
            <w:bottom w:val="none" w:sz="0" w:space="0" w:color="auto"/>
            <w:right w:val="none" w:sz="0" w:space="0" w:color="auto"/>
          </w:divBdr>
        </w:div>
        <w:div w:id="546989617">
          <w:marLeft w:val="1166"/>
          <w:marRight w:val="0"/>
          <w:marTop w:val="86"/>
          <w:marBottom w:val="0"/>
          <w:divBdr>
            <w:top w:val="none" w:sz="0" w:space="0" w:color="auto"/>
            <w:left w:val="none" w:sz="0" w:space="0" w:color="auto"/>
            <w:bottom w:val="none" w:sz="0" w:space="0" w:color="auto"/>
            <w:right w:val="none" w:sz="0" w:space="0" w:color="auto"/>
          </w:divBdr>
        </w:div>
        <w:div w:id="558251283">
          <w:marLeft w:val="1166"/>
          <w:marRight w:val="0"/>
          <w:marTop w:val="86"/>
          <w:marBottom w:val="0"/>
          <w:divBdr>
            <w:top w:val="none" w:sz="0" w:space="0" w:color="auto"/>
            <w:left w:val="none" w:sz="0" w:space="0" w:color="auto"/>
            <w:bottom w:val="none" w:sz="0" w:space="0" w:color="auto"/>
            <w:right w:val="none" w:sz="0" w:space="0" w:color="auto"/>
          </w:divBdr>
        </w:div>
        <w:div w:id="620653613">
          <w:marLeft w:val="1166"/>
          <w:marRight w:val="0"/>
          <w:marTop w:val="86"/>
          <w:marBottom w:val="0"/>
          <w:divBdr>
            <w:top w:val="none" w:sz="0" w:space="0" w:color="auto"/>
            <w:left w:val="none" w:sz="0" w:space="0" w:color="auto"/>
            <w:bottom w:val="none" w:sz="0" w:space="0" w:color="auto"/>
            <w:right w:val="none" w:sz="0" w:space="0" w:color="auto"/>
          </w:divBdr>
        </w:div>
        <w:div w:id="1277787587">
          <w:marLeft w:val="1166"/>
          <w:marRight w:val="0"/>
          <w:marTop w:val="86"/>
          <w:marBottom w:val="0"/>
          <w:divBdr>
            <w:top w:val="none" w:sz="0" w:space="0" w:color="auto"/>
            <w:left w:val="none" w:sz="0" w:space="0" w:color="auto"/>
            <w:bottom w:val="none" w:sz="0" w:space="0" w:color="auto"/>
            <w:right w:val="none" w:sz="0" w:space="0" w:color="auto"/>
          </w:divBdr>
        </w:div>
        <w:div w:id="1576431205">
          <w:marLeft w:val="1166"/>
          <w:marRight w:val="0"/>
          <w:marTop w:val="86"/>
          <w:marBottom w:val="0"/>
          <w:divBdr>
            <w:top w:val="none" w:sz="0" w:space="0" w:color="auto"/>
            <w:left w:val="none" w:sz="0" w:space="0" w:color="auto"/>
            <w:bottom w:val="none" w:sz="0" w:space="0" w:color="auto"/>
            <w:right w:val="none" w:sz="0" w:space="0" w:color="auto"/>
          </w:divBdr>
        </w:div>
        <w:div w:id="1580944092">
          <w:marLeft w:val="547"/>
          <w:marRight w:val="0"/>
          <w:marTop w:val="96"/>
          <w:marBottom w:val="0"/>
          <w:divBdr>
            <w:top w:val="none" w:sz="0" w:space="0" w:color="auto"/>
            <w:left w:val="none" w:sz="0" w:space="0" w:color="auto"/>
            <w:bottom w:val="none" w:sz="0" w:space="0" w:color="auto"/>
            <w:right w:val="none" w:sz="0" w:space="0" w:color="auto"/>
          </w:divBdr>
        </w:div>
        <w:div w:id="1605259984">
          <w:marLeft w:val="1166"/>
          <w:marRight w:val="0"/>
          <w:marTop w:val="86"/>
          <w:marBottom w:val="0"/>
          <w:divBdr>
            <w:top w:val="none" w:sz="0" w:space="0" w:color="auto"/>
            <w:left w:val="none" w:sz="0" w:space="0" w:color="auto"/>
            <w:bottom w:val="none" w:sz="0" w:space="0" w:color="auto"/>
            <w:right w:val="none" w:sz="0" w:space="0" w:color="auto"/>
          </w:divBdr>
        </w:div>
        <w:div w:id="1625185576">
          <w:marLeft w:val="547"/>
          <w:marRight w:val="0"/>
          <w:marTop w:val="96"/>
          <w:marBottom w:val="0"/>
          <w:divBdr>
            <w:top w:val="none" w:sz="0" w:space="0" w:color="auto"/>
            <w:left w:val="none" w:sz="0" w:space="0" w:color="auto"/>
            <w:bottom w:val="none" w:sz="0" w:space="0" w:color="auto"/>
            <w:right w:val="none" w:sz="0" w:space="0" w:color="auto"/>
          </w:divBdr>
        </w:div>
        <w:div w:id="1932658218">
          <w:marLeft w:val="1166"/>
          <w:marRight w:val="0"/>
          <w:marTop w:val="86"/>
          <w:marBottom w:val="0"/>
          <w:divBdr>
            <w:top w:val="none" w:sz="0" w:space="0" w:color="auto"/>
            <w:left w:val="none" w:sz="0" w:space="0" w:color="auto"/>
            <w:bottom w:val="none" w:sz="0" w:space="0" w:color="auto"/>
            <w:right w:val="none" w:sz="0" w:space="0" w:color="auto"/>
          </w:divBdr>
        </w:div>
      </w:divsChild>
    </w:div>
    <w:div w:id="278604551">
      <w:bodyDiv w:val="1"/>
      <w:marLeft w:val="0"/>
      <w:marRight w:val="0"/>
      <w:marTop w:val="0"/>
      <w:marBottom w:val="0"/>
      <w:divBdr>
        <w:top w:val="none" w:sz="0" w:space="0" w:color="auto"/>
        <w:left w:val="none" w:sz="0" w:space="0" w:color="auto"/>
        <w:bottom w:val="none" w:sz="0" w:space="0" w:color="auto"/>
        <w:right w:val="none" w:sz="0" w:space="0" w:color="auto"/>
      </w:divBdr>
      <w:divsChild>
        <w:div w:id="701903789">
          <w:marLeft w:val="1800"/>
          <w:marRight w:val="0"/>
          <w:marTop w:val="77"/>
          <w:marBottom w:val="0"/>
          <w:divBdr>
            <w:top w:val="none" w:sz="0" w:space="0" w:color="auto"/>
            <w:left w:val="none" w:sz="0" w:space="0" w:color="auto"/>
            <w:bottom w:val="none" w:sz="0" w:space="0" w:color="auto"/>
            <w:right w:val="none" w:sz="0" w:space="0" w:color="auto"/>
          </w:divBdr>
        </w:div>
        <w:div w:id="720787673">
          <w:marLeft w:val="1166"/>
          <w:marRight w:val="0"/>
          <w:marTop w:val="96"/>
          <w:marBottom w:val="0"/>
          <w:divBdr>
            <w:top w:val="none" w:sz="0" w:space="0" w:color="auto"/>
            <w:left w:val="none" w:sz="0" w:space="0" w:color="auto"/>
            <w:bottom w:val="none" w:sz="0" w:space="0" w:color="auto"/>
            <w:right w:val="none" w:sz="0" w:space="0" w:color="auto"/>
          </w:divBdr>
        </w:div>
        <w:div w:id="1004354910">
          <w:marLeft w:val="547"/>
          <w:marRight w:val="0"/>
          <w:marTop w:val="115"/>
          <w:marBottom w:val="0"/>
          <w:divBdr>
            <w:top w:val="none" w:sz="0" w:space="0" w:color="auto"/>
            <w:left w:val="none" w:sz="0" w:space="0" w:color="auto"/>
            <w:bottom w:val="none" w:sz="0" w:space="0" w:color="auto"/>
            <w:right w:val="none" w:sz="0" w:space="0" w:color="auto"/>
          </w:divBdr>
        </w:div>
        <w:div w:id="1310937630">
          <w:marLeft w:val="1800"/>
          <w:marRight w:val="0"/>
          <w:marTop w:val="77"/>
          <w:marBottom w:val="0"/>
          <w:divBdr>
            <w:top w:val="none" w:sz="0" w:space="0" w:color="auto"/>
            <w:left w:val="none" w:sz="0" w:space="0" w:color="auto"/>
            <w:bottom w:val="none" w:sz="0" w:space="0" w:color="auto"/>
            <w:right w:val="none" w:sz="0" w:space="0" w:color="auto"/>
          </w:divBdr>
        </w:div>
        <w:div w:id="1542093276">
          <w:marLeft w:val="1166"/>
          <w:marRight w:val="0"/>
          <w:marTop w:val="96"/>
          <w:marBottom w:val="0"/>
          <w:divBdr>
            <w:top w:val="none" w:sz="0" w:space="0" w:color="auto"/>
            <w:left w:val="none" w:sz="0" w:space="0" w:color="auto"/>
            <w:bottom w:val="none" w:sz="0" w:space="0" w:color="auto"/>
            <w:right w:val="none" w:sz="0" w:space="0" w:color="auto"/>
          </w:divBdr>
        </w:div>
        <w:div w:id="1700818394">
          <w:marLeft w:val="1800"/>
          <w:marRight w:val="0"/>
          <w:marTop w:val="77"/>
          <w:marBottom w:val="0"/>
          <w:divBdr>
            <w:top w:val="none" w:sz="0" w:space="0" w:color="auto"/>
            <w:left w:val="none" w:sz="0" w:space="0" w:color="auto"/>
            <w:bottom w:val="none" w:sz="0" w:space="0" w:color="auto"/>
            <w:right w:val="none" w:sz="0" w:space="0" w:color="auto"/>
          </w:divBdr>
        </w:div>
        <w:div w:id="1742751722">
          <w:marLeft w:val="1800"/>
          <w:marRight w:val="0"/>
          <w:marTop w:val="77"/>
          <w:marBottom w:val="0"/>
          <w:divBdr>
            <w:top w:val="none" w:sz="0" w:space="0" w:color="auto"/>
            <w:left w:val="none" w:sz="0" w:space="0" w:color="auto"/>
            <w:bottom w:val="none" w:sz="0" w:space="0" w:color="auto"/>
            <w:right w:val="none" w:sz="0" w:space="0" w:color="auto"/>
          </w:divBdr>
        </w:div>
        <w:div w:id="1884520390">
          <w:marLeft w:val="1800"/>
          <w:marRight w:val="0"/>
          <w:marTop w:val="77"/>
          <w:marBottom w:val="0"/>
          <w:divBdr>
            <w:top w:val="none" w:sz="0" w:space="0" w:color="auto"/>
            <w:left w:val="none" w:sz="0" w:space="0" w:color="auto"/>
            <w:bottom w:val="none" w:sz="0" w:space="0" w:color="auto"/>
            <w:right w:val="none" w:sz="0" w:space="0" w:color="auto"/>
          </w:divBdr>
        </w:div>
        <w:div w:id="1945067203">
          <w:marLeft w:val="1800"/>
          <w:marRight w:val="0"/>
          <w:marTop w:val="77"/>
          <w:marBottom w:val="0"/>
          <w:divBdr>
            <w:top w:val="none" w:sz="0" w:space="0" w:color="auto"/>
            <w:left w:val="none" w:sz="0" w:space="0" w:color="auto"/>
            <w:bottom w:val="none" w:sz="0" w:space="0" w:color="auto"/>
            <w:right w:val="none" w:sz="0" w:space="0" w:color="auto"/>
          </w:divBdr>
        </w:div>
      </w:divsChild>
    </w:div>
    <w:div w:id="278921307">
      <w:bodyDiv w:val="1"/>
      <w:marLeft w:val="0"/>
      <w:marRight w:val="0"/>
      <w:marTop w:val="0"/>
      <w:marBottom w:val="0"/>
      <w:divBdr>
        <w:top w:val="none" w:sz="0" w:space="0" w:color="auto"/>
        <w:left w:val="none" w:sz="0" w:space="0" w:color="auto"/>
        <w:bottom w:val="none" w:sz="0" w:space="0" w:color="auto"/>
        <w:right w:val="none" w:sz="0" w:space="0" w:color="auto"/>
      </w:divBdr>
    </w:div>
    <w:div w:id="279189282">
      <w:bodyDiv w:val="1"/>
      <w:marLeft w:val="0"/>
      <w:marRight w:val="0"/>
      <w:marTop w:val="0"/>
      <w:marBottom w:val="0"/>
      <w:divBdr>
        <w:top w:val="none" w:sz="0" w:space="0" w:color="auto"/>
        <w:left w:val="none" w:sz="0" w:space="0" w:color="auto"/>
        <w:bottom w:val="none" w:sz="0" w:space="0" w:color="auto"/>
        <w:right w:val="none" w:sz="0" w:space="0" w:color="auto"/>
      </w:divBdr>
    </w:div>
    <w:div w:id="280261352">
      <w:bodyDiv w:val="1"/>
      <w:marLeft w:val="0"/>
      <w:marRight w:val="0"/>
      <w:marTop w:val="0"/>
      <w:marBottom w:val="0"/>
      <w:divBdr>
        <w:top w:val="none" w:sz="0" w:space="0" w:color="auto"/>
        <w:left w:val="none" w:sz="0" w:space="0" w:color="auto"/>
        <w:bottom w:val="none" w:sz="0" w:space="0" w:color="auto"/>
        <w:right w:val="none" w:sz="0" w:space="0" w:color="auto"/>
      </w:divBdr>
    </w:div>
    <w:div w:id="280578058">
      <w:bodyDiv w:val="1"/>
      <w:marLeft w:val="0"/>
      <w:marRight w:val="0"/>
      <w:marTop w:val="0"/>
      <w:marBottom w:val="0"/>
      <w:divBdr>
        <w:top w:val="none" w:sz="0" w:space="0" w:color="auto"/>
        <w:left w:val="none" w:sz="0" w:space="0" w:color="auto"/>
        <w:bottom w:val="none" w:sz="0" w:space="0" w:color="auto"/>
        <w:right w:val="none" w:sz="0" w:space="0" w:color="auto"/>
      </w:divBdr>
      <w:divsChild>
        <w:div w:id="949094094">
          <w:marLeft w:val="1166"/>
          <w:marRight w:val="0"/>
          <w:marTop w:val="134"/>
          <w:marBottom w:val="0"/>
          <w:divBdr>
            <w:top w:val="none" w:sz="0" w:space="0" w:color="auto"/>
            <w:left w:val="none" w:sz="0" w:space="0" w:color="auto"/>
            <w:bottom w:val="none" w:sz="0" w:space="0" w:color="auto"/>
            <w:right w:val="none" w:sz="0" w:space="0" w:color="auto"/>
          </w:divBdr>
        </w:div>
        <w:div w:id="951594721">
          <w:marLeft w:val="547"/>
          <w:marRight w:val="0"/>
          <w:marTop w:val="154"/>
          <w:marBottom w:val="0"/>
          <w:divBdr>
            <w:top w:val="none" w:sz="0" w:space="0" w:color="auto"/>
            <w:left w:val="none" w:sz="0" w:space="0" w:color="auto"/>
            <w:bottom w:val="none" w:sz="0" w:space="0" w:color="auto"/>
            <w:right w:val="none" w:sz="0" w:space="0" w:color="auto"/>
          </w:divBdr>
        </w:div>
      </w:divsChild>
    </w:div>
    <w:div w:id="281617875">
      <w:bodyDiv w:val="1"/>
      <w:marLeft w:val="0"/>
      <w:marRight w:val="0"/>
      <w:marTop w:val="0"/>
      <w:marBottom w:val="0"/>
      <w:divBdr>
        <w:top w:val="none" w:sz="0" w:space="0" w:color="auto"/>
        <w:left w:val="none" w:sz="0" w:space="0" w:color="auto"/>
        <w:bottom w:val="none" w:sz="0" w:space="0" w:color="auto"/>
        <w:right w:val="none" w:sz="0" w:space="0" w:color="auto"/>
      </w:divBdr>
      <w:divsChild>
        <w:div w:id="182863130">
          <w:marLeft w:val="1080"/>
          <w:marRight w:val="0"/>
          <w:marTop w:val="100"/>
          <w:marBottom w:val="0"/>
          <w:divBdr>
            <w:top w:val="none" w:sz="0" w:space="0" w:color="auto"/>
            <w:left w:val="none" w:sz="0" w:space="0" w:color="auto"/>
            <w:bottom w:val="none" w:sz="0" w:space="0" w:color="auto"/>
            <w:right w:val="none" w:sz="0" w:space="0" w:color="auto"/>
          </w:divBdr>
        </w:div>
        <w:div w:id="344674816">
          <w:marLeft w:val="360"/>
          <w:marRight w:val="0"/>
          <w:marTop w:val="200"/>
          <w:marBottom w:val="0"/>
          <w:divBdr>
            <w:top w:val="none" w:sz="0" w:space="0" w:color="auto"/>
            <w:left w:val="none" w:sz="0" w:space="0" w:color="auto"/>
            <w:bottom w:val="none" w:sz="0" w:space="0" w:color="auto"/>
            <w:right w:val="none" w:sz="0" w:space="0" w:color="auto"/>
          </w:divBdr>
        </w:div>
        <w:div w:id="587084194">
          <w:marLeft w:val="1080"/>
          <w:marRight w:val="0"/>
          <w:marTop w:val="100"/>
          <w:marBottom w:val="0"/>
          <w:divBdr>
            <w:top w:val="none" w:sz="0" w:space="0" w:color="auto"/>
            <w:left w:val="none" w:sz="0" w:space="0" w:color="auto"/>
            <w:bottom w:val="none" w:sz="0" w:space="0" w:color="auto"/>
            <w:right w:val="none" w:sz="0" w:space="0" w:color="auto"/>
          </w:divBdr>
        </w:div>
        <w:div w:id="612594334">
          <w:marLeft w:val="1080"/>
          <w:marRight w:val="0"/>
          <w:marTop w:val="100"/>
          <w:marBottom w:val="0"/>
          <w:divBdr>
            <w:top w:val="none" w:sz="0" w:space="0" w:color="auto"/>
            <w:left w:val="none" w:sz="0" w:space="0" w:color="auto"/>
            <w:bottom w:val="none" w:sz="0" w:space="0" w:color="auto"/>
            <w:right w:val="none" w:sz="0" w:space="0" w:color="auto"/>
          </w:divBdr>
        </w:div>
        <w:div w:id="1055003750">
          <w:marLeft w:val="1080"/>
          <w:marRight w:val="0"/>
          <w:marTop w:val="100"/>
          <w:marBottom w:val="0"/>
          <w:divBdr>
            <w:top w:val="none" w:sz="0" w:space="0" w:color="auto"/>
            <w:left w:val="none" w:sz="0" w:space="0" w:color="auto"/>
            <w:bottom w:val="none" w:sz="0" w:space="0" w:color="auto"/>
            <w:right w:val="none" w:sz="0" w:space="0" w:color="auto"/>
          </w:divBdr>
        </w:div>
        <w:div w:id="1061246591">
          <w:marLeft w:val="1080"/>
          <w:marRight w:val="0"/>
          <w:marTop w:val="100"/>
          <w:marBottom w:val="0"/>
          <w:divBdr>
            <w:top w:val="none" w:sz="0" w:space="0" w:color="auto"/>
            <w:left w:val="none" w:sz="0" w:space="0" w:color="auto"/>
            <w:bottom w:val="none" w:sz="0" w:space="0" w:color="auto"/>
            <w:right w:val="none" w:sz="0" w:space="0" w:color="auto"/>
          </w:divBdr>
        </w:div>
      </w:divsChild>
    </w:div>
    <w:div w:id="284240909">
      <w:bodyDiv w:val="1"/>
      <w:marLeft w:val="0"/>
      <w:marRight w:val="0"/>
      <w:marTop w:val="0"/>
      <w:marBottom w:val="0"/>
      <w:divBdr>
        <w:top w:val="none" w:sz="0" w:space="0" w:color="auto"/>
        <w:left w:val="none" w:sz="0" w:space="0" w:color="auto"/>
        <w:bottom w:val="none" w:sz="0" w:space="0" w:color="auto"/>
        <w:right w:val="none" w:sz="0" w:space="0" w:color="auto"/>
      </w:divBdr>
      <w:divsChild>
        <w:div w:id="99381091">
          <w:marLeft w:val="547"/>
          <w:marRight w:val="0"/>
          <w:marTop w:val="115"/>
          <w:marBottom w:val="0"/>
          <w:divBdr>
            <w:top w:val="none" w:sz="0" w:space="0" w:color="auto"/>
            <w:left w:val="none" w:sz="0" w:space="0" w:color="auto"/>
            <w:bottom w:val="none" w:sz="0" w:space="0" w:color="auto"/>
            <w:right w:val="none" w:sz="0" w:space="0" w:color="auto"/>
          </w:divBdr>
        </w:div>
        <w:div w:id="195049682">
          <w:marLeft w:val="1166"/>
          <w:marRight w:val="0"/>
          <w:marTop w:val="96"/>
          <w:marBottom w:val="0"/>
          <w:divBdr>
            <w:top w:val="none" w:sz="0" w:space="0" w:color="auto"/>
            <w:left w:val="none" w:sz="0" w:space="0" w:color="auto"/>
            <w:bottom w:val="none" w:sz="0" w:space="0" w:color="auto"/>
            <w:right w:val="none" w:sz="0" w:space="0" w:color="auto"/>
          </w:divBdr>
        </w:div>
        <w:div w:id="287859125">
          <w:marLeft w:val="1166"/>
          <w:marRight w:val="0"/>
          <w:marTop w:val="96"/>
          <w:marBottom w:val="0"/>
          <w:divBdr>
            <w:top w:val="none" w:sz="0" w:space="0" w:color="auto"/>
            <w:left w:val="none" w:sz="0" w:space="0" w:color="auto"/>
            <w:bottom w:val="none" w:sz="0" w:space="0" w:color="auto"/>
            <w:right w:val="none" w:sz="0" w:space="0" w:color="auto"/>
          </w:divBdr>
        </w:div>
        <w:div w:id="1026252341">
          <w:marLeft w:val="547"/>
          <w:marRight w:val="0"/>
          <w:marTop w:val="115"/>
          <w:marBottom w:val="0"/>
          <w:divBdr>
            <w:top w:val="none" w:sz="0" w:space="0" w:color="auto"/>
            <w:left w:val="none" w:sz="0" w:space="0" w:color="auto"/>
            <w:bottom w:val="none" w:sz="0" w:space="0" w:color="auto"/>
            <w:right w:val="none" w:sz="0" w:space="0" w:color="auto"/>
          </w:divBdr>
        </w:div>
        <w:div w:id="1419013677">
          <w:marLeft w:val="1800"/>
          <w:marRight w:val="0"/>
          <w:marTop w:val="77"/>
          <w:marBottom w:val="0"/>
          <w:divBdr>
            <w:top w:val="none" w:sz="0" w:space="0" w:color="auto"/>
            <w:left w:val="none" w:sz="0" w:space="0" w:color="auto"/>
            <w:bottom w:val="none" w:sz="0" w:space="0" w:color="auto"/>
            <w:right w:val="none" w:sz="0" w:space="0" w:color="auto"/>
          </w:divBdr>
        </w:div>
        <w:div w:id="1646936687">
          <w:marLeft w:val="1166"/>
          <w:marRight w:val="0"/>
          <w:marTop w:val="96"/>
          <w:marBottom w:val="0"/>
          <w:divBdr>
            <w:top w:val="none" w:sz="0" w:space="0" w:color="auto"/>
            <w:left w:val="none" w:sz="0" w:space="0" w:color="auto"/>
            <w:bottom w:val="none" w:sz="0" w:space="0" w:color="auto"/>
            <w:right w:val="none" w:sz="0" w:space="0" w:color="auto"/>
          </w:divBdr>
        </w:div>
        <w:div w:id="1892769916">
          <w:marLeft w:val="1800"/>
          <w:marRight w:val="0"/>
          <w:marTop w:val="77"/>
          <w:marBottom w:val="0"/>
          <w:divBdr>
            <w:top w:val="none" w:sz="0" w:space="0" w:color="auto"/>
            <w:left w:val="none" w:sz="0" w:space="0" w:color="auto"/>
            <w:bottom w:val="none" w:sz="0" w:space="0" w:color="auto"/>
            <w:right w:val="none" w:sz="0" w:space="0" w:color="auto"/>
          </w:divBdr>
        </w:div>
      </w:divsChild>
    </w:div>
    <w:div w:id="284317047">
      <w:bodyDiv w:val="1"/>
      <w:marLeft w:val="0"/>
      <w:marRight w:val="0"/>
      <w:marTop w:val="0"/>
      <w:marBottom w:val="0"/>
      <w:divBdr>
        <w:top w:val="none" w:sz="0" w:space="0" w:color="auto"/>
        <w:left w:val="none" w:sz="0" w:space="0" w:color="auto"/>
        <w:bottom w:val="none" w:sz="0" w:space="0" w:color="auto"/>
        <w:right w:val="none" w:sz="0" w:space="0" w:color="auto"/>
      </w:divBdr>
    </w:div>
    <w:div w:id="284385164">
      <w:bodyDiv w:val="1"/>
      <w:marLeft w:val="0"/>
      <w:marRight w:val="0"/>
      <w:marTop w:val="0"/>
      <w:marBottom w:val="0"/>
      <w:divBdr>
        <w:top w:val="none" w:sz="0" w:space="0" w:color="auto"/>
        <w:left w:val="none" w:sz="0" w:space="0" w:color="auto"/>
        <w:bottom w:val="none" w:sz="0" w:space="0" w:color="auto"/>
        <w:right w:val="none" w:sz="0" w:space="0" w:color="auto"/>
      </w:divBdr>
      <w:divsChild>
        <w:div w:id="1180047419">
          <w:marLeft w:val="547"/>
          <w:marRight w:val="0"/>
          <w:marTop w:val="0"/>
          <w:marBottom w:val="0"/>
          <w:divBdr>
            <w:top w:val="none" w:sz="0" w:space="0" w:color="auto"/>
            <w:left w:val="none" w:sz="0" w:space="0" w:color="auto"/>
            <w:bottom w:val="none" w:sz="0" w:space="0" w:color="auto"/>
            <w:right w:val="none" w:sz="0" w:space="0" w:color="auto"/>
          </w:divBdr>
        </w:div>
      </w:divsChild>
    </w:div>
    <w:div w:id="285816391">
      <w:bodyDiv w:val="1"/>
      <w:marLeft w:val="0"/>
      <w:marRight w:val="0"/>
      <w:marTop w:val="0"/>
      <w:marBottom w:val="0"/>
      <w:divBdr>
        <w:top w:val="none" w:sz="0" w:space="0" w:color="auto"/>
        <w:left w:val="none" w:sz="0" w:space="0" w:color="auto"/>
        <w:bottom w:val="none" w:sz="0" w:space="0" w:color="auto"/>
        <w:right w:val="none" w:sz="0" w:space="0" w:color="auto"/>
      </w:divBdr>
    </w:div>
    <w:div w:id="286014035">
      <w:bodyDiv w:val="1"/>
      <w:marLeft w:val="0"/>
      <w:marRight w:val="0"/>
      <w:marTop w:val="0"/>
      <w:marBottom w:val="0"/>
      <w:divBdr>
        <w:top w:val="none" w:sz="0" w:space="0" w:color="auto"/>
        <w:left w:val="none" w:sz="0" w:space="0" w:color="auto"/>
        <w:bottom w:val="none" w:sz="0" w:space="0" w:color="auto"/>
        <w:right w:val="none" w:sz="0" w:space="0" w:color="auto"/>
      </w:divBdr>
    </w:div>
    <w:div w:id="286161822">
      <w:bodyDiv w:val="1"/>
      <w:marLeft w:val="0"/>
      <w:marRight w:val="0"/>
      <w:marTop w:val="0"/>
      <w:marBottom w:val="0"/>
      <w:divBdr>
        <w:top w:val="none" w:sz="0" w:space="0" w:color="auto"/>
        <w:left w:val="none" w:sz="0" w:space="0" w:color="auto"/>
        <w:bottom w:val="none" w:sz="0" w:space="0" w:color="auto"/>
        <w:right w:val="none" w:sz="0" w:space="0" w:color="auto"/>
      </w:divBdr>
    </w:div>
    <w:div w:id="287005461">
      <w:bodyDiv w:val="1"/>
      <w:marLeft w:val="0"/>
      <w:marRight w:val="0"/>
      <w:marTop w:val="0"/>
      <w:marBottom w:val="0"/>
      <w:divBdr>
        <w:top w:val="none" w:sz="0" w:space="0" w:color="auto"/>
        <w:left w:val="none" w:sz="0" w:space="0" w:color="auto"/>
        <w:bottom w:val="none" w:sz="0" w:space="0" w:color="auto"/>
        <w:right w:val="none" w:sz="0" w:space="0" w:color="auto"/>
      </w:divBdr>
    </w:div>
    <w:div w:id="290744173">
      <w:bodyDiv w:val="1"/>
      <w:marLeft w:val="0"/>
      <w:marRight w:val="0"/>
      <w:marTop w:val="0"/>
      <w:marBottom w:val="0"/>
      <w:divBdr>
        <w:top w:val="none" w:sz="0" w:space="0" w:color="auto"/>
        <w:left w:val="none" w:sz="0" w:space="0" w:color="auto"/>
        <w:bottom w:val="none" w:sz="0" w:space="0" w:color="auto"/>
        <w:right w:val="none" w:sz="0" w:space="0" w:color="auto"/>
      </w:divBdr>
    </w:div>
    <w:div w:id="290937062">
      <w:bodyDiv w:val="1"/>
      <w:marLeft w:val="0"/>
      <w:marRight w:val="0"/>
      <w:marTop w:val="0"/>
      <w:marBottom w:val="0"/>
      <w:divBdr>
        <w:top w:val="none" w:sz="0" w:space="0" w:color="auto"/>
        <w:left w:val="none" w:sz="0" w:space="0" w:color="auto"/>
        <w:bottom w:val="none" w:sz="0" w:space="0" w:color="auto"/>
        <w:right w:val="none" w:sz="0" w:space="0" w:color="auto"/>
      </w:divBdr>
    </w:div>
    <w:div w:id="291637882">
      <w:bodyDiv w:val="1"/>
      <w:marLeft w:val="0"/>
      <w:marRight w:val="0"/>
      <w:marTop w:val="0"/>
      <w:marBottom w:val="0"/>
      <w:divBdr>
        <w:top w:val="none" w:sz="0" w:space="0" w:color="auto"/>
        <w:left w:val="none" w:sz="0" w:space="0" w:color="auto"/>
        <w:bottom w:val="none" w:sz="0" w:space="0" w:color="auto"/>
        <w:right w:val="none" w:sz="0" w:space="0" w:color="auto"/>
      </w:divBdr>
    </w:div>
    <w:div w:id="292097817">
      <w:bodyDiv w:val="1"/>
      <w:marLeft w:val="0"/>
      <w:marRight w:val="0"/>
      <w:marTop w:val="0"/>
      <w:marBottom w:val="0"/>
      <w:divBdr>
        <w:top w:val="none" w:sz="0" w:space="0" w:color="auto"/>
        <w:left w:val="none" w:sz="0" w:space="0" w:color="auto"/>
        <w:bottom w:val="none" w:sz="0" w:space="0" w:color="auto"/>
        <w:right w:val="none" w:sz="0" w:space="0" w:color="auto"/>
      </w:divBdr>
      <w:divsChild>
        <w:div w:id="539248432">
          <w:marLeft w:val="547"/>
          <w:marRight w:val="0"/>
          <w:marTop w:val="134"/>
          <w:marBottom w:val="120"/>
          <w:divBdr>
            <w:top w:val="none" w:sz="0" w:space="0" w:color="auto"/>
            <w:left w:val="none" w:sz="0" w:space="0" w:color="auto"/>
            <w:bottom w:val="none" w:sz="0" w:space="0" w:color="auto"/>
            <w:right w:val="none" w:sz="0" w:space="0" w:color="auto"/>
          </w:divBdr>
        </w:div>
      </w:divsChild>
    </w:div>
    <w:div w:id="292491170">
      <w:bodyDiv w:val="1"/>
      <w:marLeft w:val="0"/>
      <w:marRight w:val="0"/>
      <w:marTop w:val="0"/>
      <w:marBottom w:val="0"/>
      <w:divBdr>
        <w:top w:val="none" w:sz="0" w:space="0" w:color="auto"/>
        <w:left w:val="none" w:sz="0" w:space="0" w:color="auto"/>
        <w:bottom w:val="none" w:sz="0" w:space="0" w:color="auto"/>
        <w:right w:val="none" w:sz="0" w:space="0" w:color="auto"/>
      </w:divBdr>
    </w:div>
    <w:div w:id="293145517">
      <w:bodyDiv w:val="1"/>
      <w:marLeft w:val="0"/>
      <w:marRight w:val="0"/>
      <w:marTop w:val="0"/>
      <w:marBottom w:val="0"/>
      <w:divBdr>
        <w:top w:val="none" w:sz="0" w:space="0" w:color="auto"/>
        <w:left w:val="none" w:sz="0" w:space="0" w:color="auto"/>
        <w:bottom w:val="none" w:sz="0" w:space="0" w:color="auto"/>
        <w:right w:val="none" w:sz="0" w:space="0" w:color="auto"/>
      </w:divBdr>
    </w:div>
    <w:div w:id="293800441">
      <w:bodyDiv w:val="1"/>
      <w:marLeft w:val="0"/>
      <w:marRight w:val="0"/>
      <w:marTop w:val="0"/>
      <w:marBottom w:val="0"/>
      <w:divBdr>
        <w:top w:val="none" w:sz="0" w:space="0" w:color="auto"/>
        <w:left w:val="none" w:sz="0" w:space="0" w:color="auto"/>
        <w:bottom w:val="none" w:sz="0" w:space="0" w:color="auto"/>
        <w:right w:val="none" w:sz="0" w:space="0" w:color="auto"/>
      </w:divBdr>
    </w:div>
    <w:div w:id="293951279">
      <w:bodyDiv w:val="1"/>
      <w:marLeft w:val="0"/>
      <w:marRight w:val="0"/>
      <w:marTop w:val="0"/>
      <w:marBottom w:val="0"/>
      <w:divBdr>
        <w:top w:val="none" w:sz="0" w:space="0" w:color="auto"/>
        <w:left w:val="none" w:sz="0" w:space="0" w:color="auto"/>
        <w:bottom w:val="none" w:sz="0" w:space="0" w:color="auto"/>
        <w:right w:val="none" w:sz="0" w:space="0" w:color="auto"/>
      </w:divBdr>
    </w:div>
    <w:div w:id="293953004">
      <w:bodyDiv w:val="1"/>
      <w:marLeft w:val="0"/>
      <w:marRight w:val="0"/>
      <w:marTop w:val="0"/>
      <w:marBottom w:val="0"/>
      <w:divBdr>
        <w:top w:val="none" w:sz="0" w:space="0" w:color="auto"/>
        <w:left w:val="none" w:sz="0" w:space="0" w:color="auto"/>
        <w:bottom w:val="none" w:sz="0" w:space="0" w:color="auto"/>
        <w:right w:val="none" w:sz="0" w:space="0" w:color="auto"/>
      </w:divBdr>
    </w:div>
    <w:div w:id="294260138">
      <w:bodyDiv w:val="1"/>
      <w:marLeft w:val="0"/>
      <w:marRight w:val="0"/>
      <w:marTop w:val="0"/>
      <w:marBottom w:val="0"/>
      <w:divBdr>
        <w:top w:val="none" w:sz="0" w:space="0" w:color="auto"/>
        <w:left w:val="none" w:sz="0" w:space="0" w:color="auto"/>
        <w:bottom w:val="none" w:sz="0" w:space="0" w:color="auto"/>
        <w:right w:val="none" w:sz="0" w:space="0" w:color="auto"/>
      </w:divBdr>
    </w:div>
    <w:div w:id="296228749">
      <w:bodyDiv w:val="1"/>
      <w:marLeft w:val="0"/>
      <w:marRight w:val="0"/>
      <w:marTop w:val="0"/>
      <w:marBottom w:val="0"/>
      <w:divBdr>
        <w:top w:val="none" w:sz="0" w:space="0" w:color="auto"/>
        <w:left w:val="none" w:sz="0" w:space="0" w:color="auto"/>
        <w:bottom w:val="none" w:sz="0" w:space="0" w:color="auto"/>
        <w:right w:val="none" w:sz="0" w:space="0" w:color="auto"/>
      </w:divBdr>
      <w:divsChild>
        <w:div w:id="672026877">
          <w:marLeft w:val="0"/>
          <w:marRight w:val="0"/>
          <w:marTop w:val="0"/>
          <w:marBottom w:val="0"/>
          <w:divBdr>
            <w:top w:val="none" w:sz="0" w:space="0" w:color="auto"/>
            <w:left w:val="none" w:sz="0" w:space="0" w:color="auto"/>
            <w:bottom w:val="none" w:sz="0" w:space="0" w:color="auto"/>
            <w:right w:val="none" w:sz="0" w:space="0" w:color="auto"/>
          </w:divBdr>
        </w:div>
      </w:divsChild>
    </w:div>
    <w:div w:id="296229192">
      <w:bodyDiv w:val="1"/>
      <w:marLeft w:val="0"/>
      <w:marRight w:val="0"/>
      <w:marTop w:val="0"/>
      <w:marBottom w:val="0"/>
      <w:divBdr>
        <w:top w:val="none" w:sz="0" w:space="0" w:color="auto"/>
        <w:left w:val="none" w:sz="0" w:space="0" w:color="auto"/>
        <w:bottom w:val="none" w:sz="0" w:space="0" w:color="auto"/>
        <w:right w:val="none" w:sz="0" w:space="0" w:color="auto"/>
      </w:divBdr>
      <w:divsChild>
        <w:div w:id="504973859">
          <w:marLeft w:val="1166"/>
          <w:marRight w:val="0"/>
          <w:marTop w:val="5"/>
          <w:marBottom w:val="0"/>
          <w:divBdr>
            <w:top w:val="none" w:sz="0" w:space="0" w:color="auto"/>
            <w:left w:val="none" w:sz="0" w:space="0" w:color="auto"/>
            <w:bottom w:val="none" w:sz="0" w:space="0" w:color="auto"/>
            <w:right w:val="none" w:sz="0" w:space="0" w:color="auto"/>
          </w:divBdr>
        </w:div>
        <w:div w:id="662659012">
          <w:marLeft w:val="1166"/>
          <w:marRight w:val="0"/>
          <w:marTop w:val="5"/>
          <w:marBottom w:val="0"/>
          <w:divBdr>
            <w:top w:val="none" w:sz="0" w:space="0" w:color="auto"/>
            <w:left w:val="none" w:sz="0" w:space="0" w:color="auto"/>
            <w:bottom w:val="none" w:sz="0" w:space="0" w:color="auto"/>
            <w:right w:val="none" w:sz="0" w:space="0" w:color="auto"/>
          </w:divBdr>
        </w:div>
        <w:div w:id="1427455968">
          <w:marLeft w:val="1166"/>
          <w:marRight w:val="0"/>
          <w:marTop w:val="5"/>
          <w:marBottom w:val="0"/>
          <w:divBdr>
            <w:top w:val="none" w:sz="0" w:space="0" w:color="auto"/>
            <w:left w:val="none" w:sz="0" w:space="0" w:color="auto"/>
            <w:bottom w:val="none" w:sz="0" w:space="0" w:color="auto"/>
            <w:right w:val="none" w:sz="0" w:space="0" w:color="auto"/>
          </w:divBdr>
        </w:div>
        <w:div w:id="1981301730">
          <w:marLeft w:val="547"/>
          <w:marRight w:val="0"/>
          <w:marTop w:val="134"/>
          <w:marBottom w:val="0"/>
          <w:divBdr>
            <w:top w:val="none" w:sz="0" w:space="0" w:color="auto"/>
            <w:left w:val="none" w:sz="0" w:space="0" w:color="auto"/>
            <w:bottom w:val="none" w:sz="0" w:space="0" w:color="auto"/>
            <w:right w:val="none" w:sz="0" w:space="0" w:color="auto"/>
          </w:divBdr>
        </w:div>
      </w:divsChild>
    </w:div>
    <w:div w:id="296378057">
      <w:bodyDiv w:val="1"/>
      <w:marLeft w:val="0"/>
      <w:marRight w:val="0"/>
      <w:marTop w:val="0"/>
      <w:marBottom w:val="0"/>
      <w:divBdr>
        <w:top w:val="none" w:sz="0" w:space="0" w:color="auto"/>
        <w:left w:val="none" w:sz="0" w:space="0" w:color="auto"/>
        <w:bottom w:val="none" w:sz="0" w:space="0" w:color="auto"/>
        <w:right w:val="none" w:sz="0" w:space="0" w:color="auto"/>
      </w:divBdr>
    </w:div>
    <w:div w:id="297613373">
      <w:bodyDiv w:val="1"/>
      <w:marLeft w:val="0"/>
      <w:marRight w:val="0"/>
      <w:marTop w:val="0"/>
      <w:marBottom w:val="0"/>
      <w:divBdr>
        <w:top w:val="none" w:sz="0" w:space="0" w:color="auto"/>
        <w:left w:val="none" w:sz="0" w:space="0" w:color="auto"/>
        <w:bottom w:val="none" w:sz="0" w:space="0" w:color="auto"/>
        <w:right w:val="none" w:sz="0" w:space="0" w:color="auto"/>
      </w:divBdr>
      <w:divsChild>
        <w:div w:id="991711238">
          <w:marLeft w:val="1166"/>
          <w:marRight w:val="0"/>
          <w:marTop w:val="134"/>
          <w:marBottom w:val="0"/>
          <w:divBdr>
            <w:top w:val="none" w:sz="0" w:space="0" w:color="auto"/>
            <w:left w:val="none" w:sz="0" w:space="0" w:color="auto"/>
            <w:bottom w:val="none" w:sz="0" w:space="0" w:color="auto"/>
            <w:right w:val="none" w:sz="0" w:space="0" w:color="auto"/>
          </w:divBdr>
        </w:div>
        <w:div w:id="1458912555">
          <w:marLeft w:val="547"/>
          <w:marRight w:val="0"/>
          <w:marTop w:val="134"/>
          <w:marBottom w:val="0"/>
          <w:divBdr>
            <w:top w:val="none" w:sz="0" w:space="0" w:color="auto"/>
            <w:left w:val="none" w:sz="0" w:space="0" w:color="auto"/>
            <w:bottom w:val="none" w:sz="0" w:space="0" w:color="auto"/>
            <w:right w:val="none" w:sz="0" w:space="0" w:color="auto"/>
          </w:divBdr>
        </w:div>
      </w:divsChild>
    </w:div>
    <w:div w:id="298221033">
      <w:bodyDiv w:val="1"/>
      <w:marLeft w:val="0"/>
      <w:marRight w:val="0"/>
      <w:marTop w:val="0"/>
      <w:marBottom w:val="0"/>
      <w:divBdr>
        <w:top w:val="none" w:sz="0" w:space="0" w:color="auto"/>
        <w:left w:val="none" w:sz="0" w:space="0" w:color="auto"/>
        <w:bottom w:val="none" w:sz="0" w:space="0" w:color="auto"/>
        <w:right w:val="none" w:sz="0" w:space="0" w:color="auto"/>
      </w:divBdr>
      <w:divsChild>
        <w:div w:id="356809964">
          <w:marLeft w:val="1166"/>
          <w:marRight w:val="0"/>
          <w:marTop w:val="96"/>
          <w:marBottom w:val="0"/>
          <w:divBdr>
            <w:top w:val="none" w:sz="0" w:space="0" w:color="auto"/>
            <w:left w:val="none" w:sz="0" w:space="0" w:color="auto"/>
            <w:bottom w:val="none" w:sz="0" w:space="0" w:color="auto"/>
            <w:right w:val="none" w:sz="0" w:space="0" w:color="auto"/>
          </w:divBdr>
        </w:div>
        <w:div w:id="1510564652">
          <w:marLeft w:val="547"/>
          <w:marRight w:val="0"/>
          <w:marTop w:val="115"/>
          <w:marBottom w:val="0"/>
          <w:divBdr>
            <w:top w:val="none" w:sz="0" w:space="0" w:color="auto"/>
            <w:left w:val="none" w:sz="0" w:space="0" w:color="auto"/>
            <w:bottom w:val="none" w:sz="0" w:space="0" w:color="auto"/>
            <w:right w:val="none" w:sz="0" w:space="0" w:color="auto"/>
          </w:divBdr>
        </w:div>
      </w:divsChild>
    </w:div>
    <w:div w:id="298265413">
      <w:bodyDiv w:val="1"/>
      <w:marLeft w:val="0"/>
      <w:marRight w:val="0"/>
      <w:marTop w:val="0"/>
      <w:marBottom w:val="0"/>
      <w:divBdr>
        <w:top w:val="none" w:sz="0" w:space="0" w:color="auto"/>
        <w:left w:val="none" w:sz="0" w:space="0" w:color="auto"/>
        <w:bottom w:val="none" w:sz="0" w:space="0" w:color="auto"/>
        <w:right w:val="none" w:sz="0" w:space="0" w:color="auto"/>
      </w:divBdr>
      <w:divsChild>
        <w:div w:id="122844712">
          <w:marLeft w:val="547"/>
          <w:marRight w:val="0"/>
          <w:marTop w:val="96"/>
          <w:marBottom w:val="0"/>
          <w:divBdr>
            <w:top w:val="none" w:sz="0" w:space="0" w:color="auto"/>
            <w:left w:val="none" w:sz="0" w:space="0" w:color="auto"/>
            <w:bottom w:val="none" w:sz="0" w:space="0" w:color="auto"/>
            <w:right w:val="none" w:sz="0" w:space="0" w:color="auto"/>
          </w:divBdr>
        </w:div>
        <w:div w:id="547180708">
          <w:marLeft w:val="547"/>
          <w:marRight w:val="0"/>
          <w:marTop w:val="96"/>
          <w:marBottom w:val="0"/>
          <w:divBdr>
            <w:top w:val="none" w:sz="0" w:space="0" w:color="auto"/>
            <w:left w:val="none" w:sz="0" w:space="0" w:color="auto"/>
            <w:bottom w:val="none" w:sz="0" w:space="0" w:color="auto"/>
            <w:right w:val="none" w:sz="0" w:space="0" w:color="auto"/>
          </w:divBdr>
        </w:div>
        <w:div w:id="1806119686">
          <w:marLeft w:val="1166"/>
          <w:marRight w:val="0"/>
          <w:marTop w:val="96"/>
          <w:marBottom w:val="0"/>
          <w:divBdr>
            <w:top w:val="none" w:sz="0" w:space="0" w:color="auto"/>
            <w:left w:val="none" w:sz="0" w:space="0" w:color="auto"/>
            <w:bottom w:val="none" w:sz="0" w:space="0" w:color="auto"/>
            <w:right w:val="none" w:sz="0" w:space="0" w:color="auto"/>
          </w:divBdr>
        </w:div>
        <w:div w:id="1969780963">
          <w:marLeft w:val="547"/>
          <w:marRight w:val="0"/>
          <w:marTop w:val="96"/>
          <w:marBottom w:val="0"/>
          <w:divBdr>
            <w:top w:val="none" w:sz="0" w:space="0" w:color="auto"/>
            <w:left w:val="none" w:sz="0" w:space="0" w:color="auto"/>
            <w:bottom w:val="none" w:sz="0" w:space="0" w:color="auto"/>
            <w:right w:val="none" w:sz="0" w:space="0" w:color="auto"/>
          </w:divBdr>
        </w:div>
      </w:divsChild>
    </w:div>
    <w:div w:id="298413470">
      <w:bodyDiv w:val="1"/>
      <w:marLeft w:val="0"/>
      <w:marRight w:val="0"/>
      <w:marTop w:val="0"/>
      <w:marBottom w:val="0"/>
      <w:divBdr>
        <w:top w:val="none" w:sz="0" w:space="0" w:color="auto"/>
        <w:left w:val="none" w:sz="0" w:space="0" w:color="auto"/>
        <w:bottom w:val="none" w:sz="0" w:space="0" w:color="auto"/>
        <w:right w:val="none" w:sz="0" w:space="0" w:color="auto"/>
      </w:divBdr>
    </w:div>
    <w:div w:id="298534522">
      <w:bodyDiv w:val="1"/>
      <w:marLeft w:val="0"/>
      <w:marRight w:val="0"/>
      <w:marTop w:val="0"/>
      <w:marBottom w:val="0"/>
      <w:divBdr>
        <w:top w:val="none" w:sz="0" w:space="0" w:color="auto"/>
        <w:left w:val="none" w:sz="0" w:space="0" w:color="auto"/>
        <w:bottom w:val="none" w:sz="0" w:space="0" w:color="auto"/>
        <w:right w:val="none" w:sz="0" w:space="0" w:color="auto"/>
      </w:divBdr>
    </w:div>
    <w:div w:id="299966610">
      <w:bodyDiv w:val="1"/>
      <w:marLeft w:val="0"/>
      <w:marRight w:val="0"/>
      <w:marTop w:val="0"/>
      <w:marBottom w:val="0"/>
      <w:divBdr>
        <w:top w:val="none" w:sz="0" w:space="0" w:color="auto"/>
        <w:left w:val="none" w:sz="0" w:space="0" w:color="auto"/>
        <w:bottom w:val="none" w:sz="0" w:space="0" w:color="auto"/>
        <w:right w:val="none" w:sz="0" w:space="0" w:color="auto"/>
      </w:divBdr>
    </w:div>
    <w:div w:id="300119124">
      <w:bodyDiv w:val="1"/>
      <w:marLeft w:val="0"/>
      <w:marRight w:val="0"/>
      <w:marTop w:val="0"/>
      <w:marBottom w:val="0"/>
      <w:divBdr>
        <w:top w:val="none" w:sz="0" w:space="0" w:color="auto"/>
        <w:left w:val="none" w:sz="0" w:space="0" w:color="auto"/>
        <w:bottom w:val="none" w:sz="0" w:space="0" w:color="auto"/>
        <w:right w:val="none" w:sz="0" w:space="0" w:color="auto"/>
      </w:divBdr>
    </w:div>
    <w:div w:id="300841755">
      <w:bodyDiv w:val="1"/>
      <w:marLeft w:val="0"/>
      <w:marRight w:val="0"/>
      <w:marTop w:val="0"/>
      <w:marBottom w:val="0"/>
      <w:divBdr>
        <w:top w:val="none" w:sz="0" w:space="0" w:color="auto"/>
        <w:left w:val="none" w:sz="0" w:space="0" w:color="auto"/>
        <w:bottom w:val="none" w:sz="0" w:space="0" w:color="auto"/>
        <w:right w:val="none" w:sz="0" w:space="0" w:color="auto"/>
      </w:divBdr>
    </w:div>
    <w:div w:id="302394150">
      <w:bodyDiv w:val="1"/>
      <w:marLeft w:val="0"/>
      <w:marRight w:val="0"/>
      <w:marTop w:val="0"/>
      <w:marBottom w:val="0"/>
      <w:divBdr>
        <w:top w:val="none" w:sz="0" w:space="0" w:color="auto"/>
        <w:left w:val="none" w:sz="0" w:space="0" w:color="auto"/>
        <w:bottom w:val="none" w:sz="0" w:space="0" w:color="auto"/>
        <w:right w:val="none" w:sz="0" w:space="0" w:color="auto"/>
      </w:divBdr>
      <w:divsChild>
        <w:div w:id="1876697311">
          <w:marLeft w:val="0"/>
          <w:marRight w:val="0"/>
          <w:marTop w:val="0"/>
          <w:marBottom w:val="0"/>
          <w:divBdr>
            <w:top w:val="none" w:sz="0" w:space="0" w:color="auto"/>
            <w:left w:val="none" w:sz="0" w:space="0" w:color="auto"/>
            <w:bottom w:val="none" w:sz="0" w:space="0" w:color="auto"/>
            <w:right w:val="none" w:sz="0" w:space="0" w:color="auto"/>
          </w:divBdr>
          <w:divsChild>
            <w:div w:id="185603359">
              <w:marLeft w:val="0"/>
              <w:marRight w:val="0"/>
              <w:marTop w:val="0"/>
              <w:marBottom w:val="0"/>
              <w:divBdr>
                <w:top w:val="none" w:sz="0" w:space="0" w:color="auto"/>
                <w:left w:val="none" w:sz="0" w:space="0" w:color="auto"/>
                <w:bottom w:val="none" w:sz="0" w:space="0" w:color="auto"/>
                <w:right w:val="none" w:sz="0" w:space="0" w:color="auto"/>
              </w:divBdr>
            </w:div>
            <w:div w:id="523515926">
              <w:marLeft w:val="0"/>
              <w:marRight w:val="0"/>
              <w:marTop w:val="0"/>
              <w:marBottom w:val="0"/>
              <w:divBdr>
                <w:top w:val="none" w:sz="0" w:space="0" w:color="auto"/>
                <w:left w:val="none" w:sz="0" w:space="0" w:color="auto"/>
                <w:bottom w:val="none" w:sz="0" w:space="0" w:color="auto"/>
                <w:right w:val="none" w:sz="0" w:space="0" w:color="auto"/>
              </w:divBdr>
            </w:div>
            <w:div w:id="878708332">
              <w:marLeft w:val="0"/>
              <w:marRight w:val="0"/>
              <w:marTop w:val="0"/>
              <w:marBottom w:val="0"/>
              <w:divBdr>
                <w:top w:val="none" w:sz="0" w:space="0" w:color="auto"/>
                <w:left w:val="none" w:sz="0" w:space="0" w:color="auto"/>
                <w:bottom w:val="none" w:sz="0" w:space="0" w:color="auto"/>
                <w:right w:val="none" w:sz="0" w:space="0" w:color="auto"/>
              </w:divBdr>
            </w:div>
            <w:div w:id="1105612212">
              <w:marLeft w:val="0"/>
              <w:marRight w:val="0"/>
              <w:marTop w:val="0"/>
              <w:marBottom w:val="0"/>
              <w:divBdr>
                <w:top w:val="none" w:sz="0" w:space="0" w:color="auto"/>
                <w:left w:val="none" w:sz="0" w:space="0" w:color="auto"/>
                <w:bottom w:val="none" w:sz="0" w:space="0" w:color="auto"/>
                <w:right w:val="none" w:sz="0" w:space="0" w:color="auto"/>
              </w:divBdr>
            </w:div>
            <w:div w:id="1215890068">
              <w:marLeft w:val="0"/>
              <w:marRight w:val="0"/>
              <w:marTop w:val="0"/>
              <w:marBottom w:val="0"/>
              <w:divBdr>
                <w:top w:val="none" w:sz="0" w:space="0" w:color="auto"/>
                <w:left w:val="none" w:sz="0" w:space="0" w:color="auto"/>
                <w:bottom w:val="none" w:sz="0" w:space="0" w:color="auto"/>
                <w:right w:val="none" w:sz="0" w:space="0" w:color="auto"/>
              </w:divBdr>
            </w:div>
            <w:div w:id="1234698665">
              <w:marLeft w:val="0"/>
              <w:marRight w:val="0"/>
              <w:marTop w:val="0"/>
              <w:marBottom w:val="0"/>
              <w:divBdr>
                <w:top w:val="none" w:sz="0" w:space="0" w:color="auto"/>
                <w:left w:val="none" w:sz="0" w:space="0" w:color="auto"/>
                <w:bottom w:val="none" w:sz="0" w:space="0" w:color="auto"/>
                <w:right w:val="none" w:sz="0" w:space="0" w:color="auto"/>
              </w:divBdr>
            </w:div>
            <w:div w:id="1629896031">
              <w:marLeft w:val="0"/>
              <w:marRight w:val="0"/>
              <w:marTop w:val="0"/>
              <w:marBottom w:val="0"/>
              <w:divBdr>
                <w:top w:val="none" w:sz="0" w:space="0" w:color="auto"/>
                <w:left w:val="none" w:sz="0" w:space="0" w:color="auto"/>
                <w:bottom w:val="none" w:sz="0" w:space="0" w:color="auto"/>
                <w:right w:val="none" w:sz="0" w:space="0" w:color="auto"/>
              </w:divBdr>
            </w:div>
            <w:div w:id="16310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0103">
      <w:bodyDiv w:val="1"/>
      <w:marLeft w:val="0"/>
      <w:marRight w:val="0"/>
      <w:marTop w:val="0"/>
      <w:marBottom w:val="0"/>
      <w:divBdr>
        <w:top w:val="none" w:sz="0" w:space="0" w:color="auto"/>
        <w:left w:val="none" w:sz="0" w:space="0" w:color="auto"/>
        <w:bottom w:val="none" w:sz="0" w:space="0" w:color="auto"/>
        <w:right w:val="none" w:sz="0" w:space="0" w:color="auto"/>
      </w:divBdr>
      <w:divsChild>
        <w:div w:id="495733312">
          <w:marLeft w:val="1166"/>
          <w:marRight w:val="0"/>
          <w:marTop w:val="96"/>
          <w:marBottom w:val="0"/>
          <w:divBdr>
            <w:top w:val="none" w:sz="0" w:space="0" w:color="auto"/>
            <w:left w:val="none" w:sz="0" w:space="0" w:color="auto"/>
            <w:bottom w:val="none" w:sz="0" w:space="0" w:color="auto"/>
            <w:right w:val="none" w:sz="0" w:space="0" w:color="auto"/>
          </w:divBdr>
        </w:div>
        <w:div w:id="616332476">
          <w:marLeft w:val="1166"/>
          <w:marRight w:val="0"/>
          <w:marTop w:val="96"/>
          <w:marBottom w:val="0"/>
          <w:divBdr>
            <w:top w:val="none" w:sz="0" w:space="0" w:color="auto"/>
            <w:left w:val="none" w:sz="0" w:space="0" w:color="auto"/>
            <w:bottom w:val="none" w:sz="0" w:space="0" w:color="auto"/>
            <w:right w:val="none" w:sz="0" w:space="0" w:color="auto"/>
          </w:divBdr>
        </w:div>
        <w:div w:id="1330595101">
          <w:marLeft w:val="547"/>
          <w:marRight w:val="0"/>
          <w:marTop w:val="115"/>
          <w:marBottom w:val="0"/>
          <w:divBdr>
            <w:top w:val="none" w:sz="0" w:space="0" w:color="auto"/>
            <w:left w:val="none" w:sz="0" w:space="0" w:color="auto"/>
            <w:bottom w:val="none" w:sz="0" w:space="0" w:color="auto"/>
            <w:right w:val="none" w:sz="0" w:space="0" w:color="auto"/>
          </w:divBdr>
        </w:div>
        <w:div w:id="1664040486">
          <w:marLeft w:val="1166"/>
          <w:marRight w:val="0"/>
          <w:marTop w:val="96"/>
          <w:marBottom w:val="0"/>
          <w:divBdr>
            <w:top w:val="none" w:sz="0" w:space="0" w:color="auto"/>
            <w:left w:val="none" w:sz="0" w:space="0" w:color="auto"/>
            <w:bottom w:val="none" w:sz="0" w:space="0" w:color="auto"/>
            <w:right w:val="none" w:sz="0" w:space="0" w:color="auto"/>
          </w:divBdr>
        </w:div>
        <w:div w:id="1765880542">
          <w:marLeft w:val="547"/>
          <w:marRight w:val="0"/>
          <w:marTop w:val="115"/>
          <w:marBottom w:val="0"/>
          <w:divBdr>
            <w:top w:val="none" w:sz="0" w:space="0" w:color="auto"/>
            <w:left w:val="none" w:sz="0" w:space="0" w:color="auto"/>
            <w:bottom w:val="none" w:sz="0" w:space="0" w:color="auto"/>
            <w:right w:val="none" w:sz="0" w:space="0" w:color="auto"/>
          </w:divBdr>
        </w:div>
        <w:div w:id="1885747628">
          <w:marLeft w:val="1166"/>
          <w:marRight w:val="0"/>
          <w:marTop w:val="96"/>
          <w:marBottom w:val="0"/>
          <w:divBdr>
            <w:top w:val="none" w:sz="0" w:space="0" w:color="auto"/>
            <w:left w:val="none" w:sz="0" w:space="0" w:color="auto"/>
            <w:bottom w:val="none" w:sz="0" w:space="0" w:color="auto"/>
            <w:right w:val="none" w:sz="0" w:space="0" w:color="auto"/>
          </w:divBdr>
        </w:div>
        <w:div w:id="1961107037">
          <w:marLeft w:val="547"/>
          <w:marRight w:val="0"/>
          <w:marTop w:val="115"/>
          <w:marBottom w:val="0"/>
          <w:divBdr>
            <w:top w:val="none" w:sz="0" w:space="0" w:color="auto"/>
            <w:left w:val="none" w:sz="0" w:space="0" w:color="auto"/>
            <w:bottom w:val="none" w:sz="0" w:space="0" w:color="auto"/>
            <w:right w:val="none" w:sz="0" w:space="0" w:color="auto"/>
          </w:divBdr>
        </w:div>
        <w:div w:id="2104378634">
          <w:marLeft w:val="1166"/>
          <w:marRight w:val="0"/>
          <w:marTop w:val="96"/>
          <w:marBottom w:val="0"/>
          <w:divBdr>
            <w:top w:val="none" w:sz="0" w:space="0" w:color="auto"/>
            <w:left w:val="none" w:sz="0" w:space="0" w:color="auto"/>
            <w:bottom w:val="none" w:sz="0" w:space="0" w:color="auto"/>
            <w:right w:val="none" w:sz="0" w:space="0" w:color="auto"/>
          </w:divBdr>
        </w:div>
      </w:divsChild>
    </w:div>
    <w:div w:id="303047566">
      <w:bodyDiv w:val="1"/>
      <w:marLeft w:val="0"/>
      <w:marRight w:val="0"/>
      <w:marTop w:val="0"/>
      <w:marBottom w:val="0"/>
      <w:divBdr>
        <w:top w:val="none" w:sz="0" w:space="0" w:color="auto"/>
        <w:left w:val="none" w:sz="0" w:space="0" w:color="auto"/>
        <w:bottom w:val="none" w:sz="0" w:space="0" w:color="auto"/>
        <w:right w:val="none" w:sz="0" w:space="0" w:color="auto"/>
      </w:divBdr>
    </w:div>
    <w:div w:id="303582448">
      <w:bodyDiv w:val="1"/>
      <w:marLeft w:val="0"/>
      <w:marRight w:val="0"/>
      <w:marTop w:val="0"/>
      <w:marBottom w:val="0"/>
      <w:divBdr>
        <w:top w:val="none" w:sz="0" w:space="0" w:color="auto"/>
        <w:left w:val="none" w:sz="0" w:space="0" w:color="auto"/>
        <w:bottom w:val="none" w:sz="0" w:space="0" w:color="auto"/>
        <w:right w:val="none" w:sz="0" w:space="0" w:color="auto"/>
      </w:divBdr>
    </w:div>
    <w:div w:id="303706118">
      <w:bodyDiv w:val="1"/>
      <w:marLeft w:val="0"/>
      <w:marRight w:val="0"/>
      <w:marTop w:val="0"/>
      <w:marBottom w:val="0"/>
      <w:divBdr>
        <w:top w:val="none" w:sz="0" w:space="0" w:color="auto"/>
        <w:left w:val="none" w:sz="0" w:space="0" w:color="auto"/>
        <w:bottom w:val="none" w:sz="0" w:space="0" w:color="auto"/>
        <w:right w:val="none" w:sz="0" w:space="0" w:color="auto"/>
      </w:divBdr>
      <w:divsChild>
        <w:div w:id="218177422">
          <w:marLeft w:val="1166"/>
          <w:marRight w:val="0"/>
          <w:marTop w:val="86"/>
          <w:marBottom w:val="0"/>
          <w:divBdr>
            <w:top w:val="none" w:sz="0" w:space="0" w:color="auto"/>
            <w:left w:val="none" w:sz="0" w:space="0" w:color="auto"/>
            <w:bottom w:val="none" w:sz="0" w:space="0" w:color="auto"/>
            <w:right w:val="none" w:sz="0" w:space="0" w:color="auto"/>
          </w:divBdr>
        </w:div>
        <w:div w:id="1523473651">
          <w:marLeft w:val="547"/>
          <w:marRight w:val="0"/>
          <w:marTop w:val="96"/>
          <w:marBottom w:val="0"/>
          <w:divBdr>
            <w:top w:val="none" w:sz="0" w:space="0" w:color="auto"/>
            <w:left w:val="none" w:sz="0" w:space="0" w:color="auto"/>
            <w:bottom w:val="none" w:sz="0" w:space="0" w:color="auto"/>
            <w:right w:val="none" w:sz="0" w:space="0" w:color="auto"/>
          </w:divBdr>
        </w:div>
      </w:divsChild>
    </w:div>
    <w:div w:id="304622852">
      <w:bodyDiv w:val="1"/>
      <w:marLeft w:val="0"/>
      <w:marRight w:val="0"/>
      <w:marTop w:val="0"/>
      <w:marBottom w:val="0"/>
      <w:divBdr>
        <w:top w:val="none" w:sz="0" w:space="0" w:color="auto"/>
        <w:left w:val="none" w:sz="0" w:space="0" w:color="auto"/>
        <w:bottom w:val="none" w:sz="0" w:space="0" w:color="auto"/>
        <w:right w:val="none" w:sz="0" w:space="0" w:color="auto"/>
      </w:divBdr>
      <w:divsChild>
        <w:div w:id="1039208620">
          <w:marLeft w:val="0"/>
          <w:marRight w:val="0"/>
          <w:marTop w:val="0"/>
          <w:marBottom w:val="0"/>
          <w:divBdr>
            <w:top w:val="none" w:sz="0" w:space="0" w:color="auto"/>
            <w:left w:val="none" w:sz="0" w:space="0" w:color="auto"/>
            <w:bottom w:val="none" w:sz="0" w:space="0" w:color="auto"/>
            <w:right w:val="none" w:sz="0" w:space="0" w:color="auto"/>
          </w:divBdr>
        </w:div>
      </w:divsChild>
    </w:div>
    <w:div w:id="304630991">
      <w:bodyDiv w:val="1"/>
      <w:marLeft w:val="0"/>
      <w:marRight w:val="0"/>
      <w:marTop w:val="0"/>
      <w:marBottom w:val="0"/>
      <w:divBdr>
        <w:top w:val="none" w:sz="0" w:space="0" w:color="auto"/>
        <w:left w:val="none" w:sz="0" w:space="0" w:color="auto"/>
        <w:bottom w:val="none" w:sz="0" w:space="0" w:color="auto"/>
        <w:right w:val="none" w:sz="0" w:space="0" w:color="auto"/>
      </w:divBdr>
    </w:div>
    <w:div w:id="305621261">
      <w:bodyDiv w:val="1"/>
      <w:marLeft w:val="0"/>
      <w:marRight w:val="0"/>
      <w:marTop w:val="0"/>
      <w:marBottom w:val="0"/>
      <w:divBdr>
        <w:top w:val="none" w:sz="0" w:space="0" w:color="auto"/>
        <w:left w:val="none" w:sz="0" w:space="0" w:color="auto"/>
        <w:bottom w:val="none" w:sz="0" w:space="0" w:color="auto"/>
        <w:right w:val="none" w:sz="0" w:space="0" w:color="auto"/>
      </w:divBdr>
    </w:div>
    <w:div w:id="305746155">
      <w:bodyDiv w:val="1"/>
      <w:marLeft w:val="0"/>
      <w:marRight w:val="0"/>
      <w:marTop w:val="0"/>
      <w:marBottom w:val="0"/>
      <w:divBdr>
        <w:top w:val="none" w:sz="0" w:space="0" w:color="auto"/>
        <w:left w:val="none" w:sz="0" w:space="0" w:color="auto"/>
        <w:bottom w:val="none" w:sz="0" w:space="0" w:color="auto"/>
        <w:right w:val="none" w:sz="0" w:space="0" w:color="auto"/>
      </w:divBdr>
      <w:divsChild>
        <w:div w:id="1093355072">
          <w:marLeft w:val="0"/>
          <w:marRight w:val="0"/>
          <w:marTop w:val="0"/>
          <w:marBottom w:val="0"/>
          <w:divBdr>
            <w:top w:val="none" w:sz="0" w:space="0" w:color="auto"/>
            <w:left w:val="none" w:sz="0" w:space="0" w:color="auto"/>
            <w:bottom w:val="none" w:sz="0" w:space="0" w:color="auto"/>
            <w:right w:val="none" w:sz="0" w:space="0" w:color="auto"/>
          </w:divBdr>
        </w:div>
      </w:divsChild>
    </w:div>
    <w:div w:id="307250254">
      <w:bodyDiv w:val="1"/>
      <w:marLeft w:val="0"/>
      <w:marRight w:val="0"/>
      <w:marTop w:val="0"/>
      <w:marBottom w:val="0"/>
      <w:divBdr>
        <w:top w:val="none" w:sz="0" w:space="0" w:color="auto"/>
        <w:left w:val="none" w:sz="0" w:space="0" w:color="auto"/>
        <w:bottom w:val="none" w:sz="0" w:space="0" w:color="auto"/>
        <w:right w:val="none" w:sz="0" w:space="0" w:color="auto"/>
      </w:divBdr>
    </w:div>
    <w:div w:id="307513468">
      <w:bodyDiv w:val="1"/>
      <w:marLeft w:val="0"/>
      <w:marRight w:val="0"/>
      <w:marTop w:val="0"/>
      <w:marBottom w:val="0"/>
      <w:divBdr>
        <w:top w:val="none" w:sz="0" w:space="0" w:color="auto"/>
        <w:left w:val="none" w:sz="0" w:space="0" w:color="auto"/>
        <w:bottom w:val="none" w:sz="0" w:space="0" w:color="auto"/>
        <w:right w:val="none" w:sz="0" w:space="0" w:color="auto"/>
      </w:divBdr>
    </w:div>
    <w:div w:id="307823031">
      <w:bodyDiv w:val="1"/>
      <w:marLeft w:val="0"/>
      <w:marRight w:val="0"/>
      <w:marTop w:val="0"/>
      <w:marBottom w:val="0"/>
      <w:divBdr>
        <w:top w:val="none" w:sz="0" w:space="0" w:color="auto"/>
        <w:left w:val="none" w:sz="0" w:space="0" w:color="auto"/>
        <w:bottom w:val="none" w:sz="0" w:space="0" w:color="auto"/>
        <w:right w:val="none" w:sz="0" w:space="0" w:color="auto"/>
      </w:divBdr>
    </w:div>
    <w:div w:id="309140557">
      <w:bodyDiv w:val="1"/>
      <w:marLeft w:val="0"/>
      <w:marRight w:val="0"/>
      <w:marTop w:val="0"/>
      <w:marBottom w:val="0"/>
      <w:divBdr>
        <w:top w:val="none" w:sz="0" w:space="0" w:color="auto"/>
        <w:left w:val="none" w:sz="0" w:space="0" w:color="auto"/>
        <w:bottom w:val="none" w:sz="0" w:space="0" w:color="auto"/>
        <w:right w:val="none" w:sz="0" w:space="0" w:color="auto"/>
      </w:divBdr>
      <w:divsChild>
        <w:div w:id="31809266">
          <w:marLeft w:val="1166"/>
          <w:marRight w:val="0"/>
          <w:marTop w:val="96"/>
          <w:marBottom w:val="0"/>
          <w:divBdr>
            <w:top w:val="none" w:sz="0" w:space="0" w:color="auto"/>
            <w:left w:val="none" w:sz="0" w:space="0" w:color="auto"/>
            <w:bottom w:val="none" w:sz="0" w:space="0" w:color="auto"/>
            <w:right w:val="none" w:sz="0" w:space="0" w:color="auto"/>
          </w:divBdr>
        </w:div>
        <w:div w:id="1244796779">
          <w:marLeft w:val="1166"/>
          <w:marRight w:val="0"/>
          <w:marTop w:val="96"/>
          <w:marBottom w:val="0"/>
          <w:divBdr>
            <w:top w:val="none" w:sz="0" w:space="0" w:color="auto"/>
            <w:left w:val="none" w:sz="0" w:space="0" w:color="auto"/>
            <w:bottom w:val="none" w:sz="0" w:space="0" w:color="auto"/>
            <w:right w:val="none" w:sz="0" w:space="0" w:color="auto"/>
          </w:divBdr>
        </w:div>
        <w:div w:id="2145586586">
          <w:marLeft w:val="547"/>
          <w:marRight w:val="0"/>
          <w:marTop w:val="115"/>
          <w:marBottom w:val="0"/>
          <w:divBdr>
            <w:top w:val="none" w:sz="0" w:space="0" w:color="auto"/>
            <w:left w:val="none" w:sz="0" w:space="0" w:color="auto"/>
            <w:bottom w:val="none" w:sz="0" w:space="0" w:color="auto"/>
            <w:right w:val="none" w:sz="0" w:space="0" w:color="auto"/>
          </w:divBdr>
        </w:div>
      </w:divsChild>
    </w:div>
    <w:div w:id="309140761">
      <w:bodyDiv w:val="1"/>
      <w:marLeft w:val="0"/>
      <w:marRight w:val="0"/>
      <w:marTop w:val="0"/>
      <w:marBottom w:val="0"/>
      <w:divBdr>
        <w:top w:val="none" w:sz="0" w:space="0" w:color="auto"/>
        <w:left w:val="none" w:sz="0" w:space="0" w:color="auto"/>
        <w:bottom w:val="none" w:sz="0" w:space="0" w:color="auto"/>
        <w:right w:val="none" w:sz="0" w:space="0" w:color="auto"/>
      </w:divBdr>
    </w:div>
    <w:div w:id="309746640">
      <w:bodyDiv w:val="1"/>
      <w:marLeft w:val="0"/>
      <w:marRight w:val="0"/>
      <w:marTop w:val="0"/>
      <w:marBottom w:val="0"/>
      <w:divBdr>
        <w:top w:val="none" w:sz="0" w:space="0" w:color="auto"/>
        <w:left w:val="none" w:sz="0" w:space="0" w:color="auto"/>
        <w:bottom w:val="none" w:sz="0" w:space="0" w:color="auto"/>
        <w:right w:val="none" w:sz="0" w:space="0" w:color="auto"/>
      </w:divBdr>
    </w:div>
    <w:div w:id="309748249">
      <w:bodyDiv w:val="1"/>
      <w:marLeft w:val="0"/>
      <w:marRight w:val="0"/>
      <w:marTop w:val="0"/>
      <w:marBottom w:val="0"/>
      <w:divBdr>
        <w:top w:val="none" w:sz="0" w:space="0" w:color="auto"/>
        <w:left w:val="none" w:sz="0" w:space="0" w:color="auto"/>
        <w:bottom w:val="none" w:sz="0" w:space="0" w:color="auto"/>
        <w:right w:val="none" w:sz="0" w:space="0" w:color="auto"/>
      </w:divBdr>
    </w:div>
    <w:div w:id="309793611">
      <w:bodyDiv w:val="1"/>
      <w:marLeft w:val="0"/>
      <w:marRight w:val="0"/>
      <w:marTop w:val="0"/>
      <w:marBottom w:val="0"/>
      <w:divBdr>
        <w:top w:val="none" w:sz="0" w:space="0" w:color="auto"/>
        <w:left w:val="none" w:sz="0" w:space="0" w:color="auto"/>
        <w:bottom w:val="none" w:sz="0" w:space="0" w:color="auto"/>
        <w:right w:val="none" w:sz="0" w:space="0" w:color="auto"/>
      </w:divBdr>
    </w:div>
    <w:div w:id="314841885">
      <w:bodyDiv w:val="1"/>
      <w:marLeft w:val="0"/>
      <w:marRight w:val="0"/>
      <w:marTop w:val="0"/>
      <w:marBottom w:val="0"/>
      <w:divBdr>
        <w:top w:val="none" w:sz="0" w:space="0" w:color="auto"/>
        <w:left w:val="none" w:sz="0" w:space="0" w:color="auto"/>
        <w:bottom w:val="none" w:sz="0" w:space="0" w:color="auto"/>
        <w:right w:val="none" w:sz="0" w:space="0" w:color="auto"/>
      </w:divBdr>
      <w:divsChild>
        <w:div w:id="97139931">
          <w:marLeft w:val="547"/>
          <w:marRight w:val="0"/>
          <w:marTop w:val="134"/>
          <w:marBottom w:val="0"/>
          <w:divBdr>
            <w:top w:val="none" w:sz="0" w:space="0" w:color="auto"/>
            <w:left w:val="none" w:sz="0" w:space="0" w:color="auto"/>
            <w:bottom w:val="none" w:sz="0" w:space="0" w:color="auto"/>
            <w:right w:val="none" w:sz="0" w:space="0" w:color="auto"/>
          </w:divBdr>
        </w:div>
        <w:div w:id="1418019445">
          <w:marLeft w:val="547"/>
          <w:marRight w:val="0"/>
          <w:marTop w:val="134"/>
          <w:marBottom w:val="0"/>
          <w:divBdr>
            <w:top w:val="none" w:sz="0" w:space="0" w:color="auto"/>
            <w:left w:val="none" w:sz="0" w:space="0" w:color="auto"/>
            <w:bottom w:val="none" w:sz="0" w:space="0" w:color="auto"/>
            <w:right w:val="none" w:sz="0" w:space="0" w:color="auto"/>
          </w:divBdr>
        </w:div>
      </w:divsChild>
    </w:div>
    <w:div w:id="315259189">
      <w:bodyDiv w:val="1"/>
      <w:marLeft w:val="0"/>
      <w:marRight w:val="0"/>
      <w:marTop w:val="0"/>
      <w:marBottom w:val="0"/>
      <w:divBdr>
        <w:top w:val="none" w:sz="0" w:space="0" w:color="auto"/>
        <w:left w:val="none" w:sz="0" w:space="0" w:color="auto"/>
        <w:bottom w:val="none" w:sz="0" w:space="0" w:color="auto"/>
        <w:right w:val="none" w:sz="0" w:space="0" w:color="auto"/>
      </w:divBdr>
    </w:div>
    <w:div w:id="315426364">
      <w:bodyDiv w:val="1"/>
      <w:marLeft w:val="0"/>
      <w:marRight w:val="0"/>
      <w:marTop w:val="0"/>
      <w:marBottom w:val="0"/>
      <w:divBdr>
        <w:top w:val="none" w:sz="0" w:space="0" w:color="auto"/>
        <w:left w:val="none" w:sz="0" w:space="0" w:color="auto"/>
        <w:bottom w:val="none" w:sz="0" w:space="0" w:color="auto"/>
        <w:right w:val="none" w:sz="0" w:space="0" w:color="auto"/>
      </w:divBdr>
      <w:divsChild>
        <w:div w:id="35739861">
          <w:marLeft w:val="1987"/>
          <w:marRight w:val="0"/>
          <w:marTop w:val="86"/>
          <w:marBottom w:val="0"/>
          <w:divBdr>
            <w:top w:val="none" w:sz="0" w:space="0" w:color="auto"/>
            <w:left w:val="none" w:sz="0" w:space="0" w:color="auto"/>
            <w:bottom w:val="none" w:sz="0" w:space="0" w:color="auto"/>
            <w:right w:val="none" w:sz="0" w:space="0" w:color="auto"/>
          </w:divBdr>
        </w:div>
        <w:div w:id="1310284713">
          <w:marLeft w:val="547"/>
          <w:marRight w:val="0"/>
          <w:marTop w:val="115"/>
          <w:marBottom w:val="0"/>
          <w:divBdr>
            <w:top w:val="none" w:sz="0" w:space="0" w:color="auto"/>
            <w:left w:val="none" w:sz="0" w:space="0" w:color="auto"/>
            <w:bottom w:val="none" w:sz="0" w:space="0" w:color="auto"/>
            <w:right w:val="none" w:sz="0" w:space="0" w:color="auto"/>
          </w:divBdr>
        </w:div>
      </w:divsChild>
    </w:div>
    <w:div w:id="317466014">
      <w:bodyDiv w:val="1"/>
      <w:marLeft w:val="0"/>
      <w:marRight w:val="0"/>
      <w:marTop w:val="0"/>
      <w:marBottom w:val="0"/>
      <w:divBdr>
        <w:top w:val="none" w:sz="0" w:space="0" w:color="auto"/>
        <w:left w:val="none" w:sz="0" w:space="0" w:color="auto"/>
        <w:bottom w:val="none" w:sz="0" w:space="0" w:color="auto"/>
        <w:right w:val="none" w:sz="0" w:space="0" w:color="auto"/>
      </w:divBdr>
    </w:div>
    <w:div w:id="317467793">
      <w:bodyDiv w:val="1"/>
      <w:marLeft w:val="0"/>
      <w:marRight w:val="0"/>
      <w:marTop w:val="0"/>
      <w:marBottom w:val="0"/>
      <w:divBdr>
        <w:top w:val="none" w:sz="0" w:space="0" w:color="auto"/>
        <w:left w:val="none" w:sz="0" w:space="0" w:color="auto"/>
        <w:bottom w:val="none" w:sz="0" w:space="0" w:color="auto"/>
        <w:right w:val="none" w:sz="0" w:space="0" w:color="auto"/>
      </w:divBdr>
    </w:div>
    <w:div w:id="317535340">
      <w:bodyDiv w:val="1"/>
      <w:marLeft w:val="0"/>
      <w:marRight w:val="0"/>
      <w:marTop w:val="0"/>
      <w:marBottom w:val="0"/>
      <w:divBdr>
        <w:top w:val="none" w:sz="0" w:space="0" w:color="auto"/>
        <w:left w:val="none" w:sz="0" w:space="0" w:color="auto"/>
        <w:bottom w:val="none" w:sz="0" w:space="0" w:color="auto"/>
        <w:right w:val="none" w:sz="0" w:space="0" w:color="auto"/>
      </w:divBdr>
    </w:div>
    <w:div w:id="317684877">
      <w:bodyDiv w:val="1"/>
      <w:marLeft w:val="0"/>
      <w:marRight w:val="0"/>
      <w:marTop w:val="0"/>
      <w:marBottom w:val="0"/>
      <w:divBdr>
        <w:top w:val="none" w:sz="0" w:space="0" w:color="auto"/>
        <w:left w:val="none" w:sz="0" w:space="0" w:color="auto"/>
        <w:bottom w:val="none" w:sz="0" w:space="0" w:color="auto"/>
        <w:right w:val="none" w:sz="0" w:space="0" w:color="auto"/>
      </w:divBdr>
    </w:div>
    <w:div w:id="317923442">
      <w:bodyDiv w:val="1"/>
      <w:marLeft w:val="0"/>
      <w:marRight w:val="0"/>
      <w:marTop w:val="0"/>
      <w:marBottom w:val="0"/>
      <w:divBdr>
        <w:top w:val="none" w:sz="0" w:space="0" w:color="auto"/>
        <w:left w:val="none" w:sz="0" w:space="0" w:color="auto"/>
        <w:bottom w:val="none" w:sz="0" w:space="0" w:color="auto"/>
        <w:right w:val="none" w:sz="0" w:space="0" w:color="auto"/>
      </w:divBdr>
      <w:divsChild>
        <w:div w:id="605120951">
          <w:marLeft w:val="547"/>
          <w:marRight w:val="0"/>
          <w:marTop w:val="115"/>
          <w:marBottom w:val="0"/>
          <w:divBdr>
            <w:top w:val="none" w:sz="0" w:space="0" w:color="auto"/>
            <w:left w:val="none" w:sz="0" w:space="0" w:color="auto"/>
            <w:bottom w:val="none" w:sz="0" w:space="0" w:color="auto"/>
            <w:right w:val="none" w:sz="0" w:space="0" w:color="auto"/>
          </w:divBdr>
        </w:div>
        <w:div w:id="1006203586">
          <w:marLeft w:val="1800"/>
          <w:marRight w:val="0"/>
          <w:marTop w:val="91"/>
          <w:marBottom w:val="0"/>
          <w:divBdr>
            <w:top w:val="none" w:sz="0" w:space="0" w:color="auto"/>
            <w:left w:val="none" w:sz="0" w:space="0" w:color="auto"/>
            <w:bottom w:val="none" w:sz="0" w:space="0" w:color="auto"/>
            <w:right w:val="none" w:sz="0" w:space="0" w:color="auto"/>
          </w:divBdr>
        </w:div>
        <w:div w:id="1123614987">
          <w:marLeft w:val="2520"/>
          <w:marRight w:val="0"/>
          <w:marTop w:val="77"/>
          <w:marBottom w:val="0"/>
          <w:divBdr>
            <w:top w:val="none" w:sz="0" w:space="0" w:color="auto"/>
            <w:left w:val="none" w:sz="0" w:space="0" w:color="auto"/>
            <w:bottom w:val="none" w:sz="0" w:space="0" w:color="auto"/>
            <w:right w:val="none" w:sz="0" w:space="0" w:color="auto"/>
          </w:divBdr>
        </w:div>
        <w:div w:id="1260870479">
          <w:marLeft w:val="1800"/>
          <w:marRight w:val="0"/>
          <w:marTop w:val="91"/>
          <w:marBottom w:val="0"/>
          <w:divBdr>
            <w:top w:val="none" w:sz="0" w:space="0" w:color="auto"/>
            <w:left w:val="none" w:sz="0" w:space="0" w:color="auto"/>
            <w:bottom w:val="none" w:sz="0" w:space="0" w:color="auto"/>
            <w:right w:val="none" w:sz="0" w:space="0" w:color="auto"/>
          </w:divBdr>
        </w:div>
        <w:div w:id="1293294284">
          <w:marLeft w:val="1166"/>
          <w:marRight w:val="0"/>
          <w:marTop w:val="91"/>
          <w:marBottom w:val="0"/>
          <w:divBdr>
            <w:top w:val="none" w:sz="0" w:space="0" w:color="auto"/>
            <w:left w:val="none" w:sz="0" w:space="0" w:color="auto"/>
            <w:bottom w:val="none" w:sz="0" w:space="0" w:color="auto"/>
            <w:right w:val="none" w:sz="0" w:space="0" w:color="auto"/>
          </w:divBdr>
        </w:div>
        <w:div w:id="1860242002">
          <w:marLeft w:val="1800"/>
          <w:marRight w:val="0"/>
          <w:marTop w:val="91"/>
          <w:marBottom w:val="0"/>
          <w:divBdr>
            <w:top w:val="none" w:sz="0" w:space="0" w:color="auto"/>
            <w:left w:val="none" w:sz="0" w:space="0" w:color="auto"/>
            <w:bottom w:val="none" w:sz="0" w:space="0" w:color="auto"/>
            <w:right w:val="none" w:sz="0" w:space="0" w:color="auto"/>
          </w:divBdr>
        </w:div>
      </w:divsChild>
    </w:div>
    <w:div w:id="318269475">
      <w:bodyDiv w:val="1"/>
      <w:marLeft w:val="0"/>
      <w:marRight w:val="0"/>
      <w:marTop w:val="0"/>
      <w:marBottom w:val="0"/>
      <w:divBdr>
        <w:top w:val="none" w:sz="0" w:space="0" w:color="auto"/>
        <w:left w:val="none" w:sz="0" w:space="0" w:color="auto"/>
        <w:bottom w:val="none" w:sz="0" w:space="0" w:color="auto"/>
        <w:right w:val="none" w:sz="0" w:space="0" w:color="auto"/>
      </w:divBdr>
    </w:div>
    <w:div w:id="319967433">
      <w:bodyDiv w:val="1"/>
      <w:marLeft w:val="0"/>
      <w:marRight w:val="0"/>
      <w:marTop w:val="0"/>
      <w:marBottom w:val="0"/>
      <w:divBdr>
        <w:top w:val="none" w:sz="0" w:space="0" w:color="auto"/>
        <w:left w:val="none" w:sz="0" w:space="0" w:color="auto"/>
        <w:bottom w:val="none" w:sz="0" w:space="0" w:color="auto"/>
        <w:right w:val="none" w:sz="0" w:space="0" w:color="auto"/>
      </w:divBdr>
    </w:div>
    <w:div w:id="320235902">
      <w:bodyDiv w:val="1"/>
      <w:marLeft w:val="0"/>
      <w:marRight w:val="0"/>
      <w:marTop w:val="0"/>
      <w:marBottom w:val="0"/>
      <w:divBdr>
        <w:top w:val="none" w:sz="0" w:space="0" w:color="auto"/>
        <w:left w:val="none" w:sz="0" w:space="0" w:color="auto"/>
        <w:bottom w:val="none" w:sz="0" w:space="0" w:color="auto"/>
        <w:right w:val="none" w:sz="0" w:space="0" w:color="auto"/>
      </w:divBdr>
    </w:div>
    <w:div w:id="320894090">
      <w:bodyDiv w:val="1"/>
      <w:marLeft w:val="0"/>
      <w:marRight w:val="0"/>
      <w:marTop w:val="0"/>
      <w:marBottom w:val="0"/>
      <w:divBdr>
        <w:top w:val="none" w:sz="0" w:space="0" w:color="auto"/>
        <w:left w:val="none" w:sz="0" w:space="0" w:color="auto"/>
        <w:bottom w:val="none" w:sz="0" w:space="0" w:color="auto"/>
        <w:right w:val="none" w:sz="0" w:space="0" w:color="auto"/>
      </w:divBdr>
      <w:divsChild>
        <w:div w:id="189999501">
          <w:marLeft w:val="1166"/>
          <w:marRight w:val="0"/>
          <w:marTop w:val="134"/>
          <w:marBottom w:val="0"/>
          <w:divBdr>
            <w:top w:val="none" w:sz="0" w:space="0" w:color="auto"/>
            <w:left w:val="none" w:sz="0" w:space="0" w:color="auto"/>
            <w:bottom w:val="none" w:sz="0" w:space="0" w:color="auto"/>
            <w:right w:val="none" w:sz="0" w:space="0" w:color="auto"/>
          </w:divBdr>
        </w:div>
        <w:div w:id="1003315988">
          <w:marLeft w:val="547"/>
          <w:marRight w:val="0"/>
          <w:marTop w:val="154"/>
          <w:marBottom w:val="0"/>
          <w:divBdr>
            <w:top w:val="none" w:sz="0" w:space="0" w:color="auto"/>
            <w:left w:val="none" w:sz="0" w:space="0" w:color="auto"/>
            <w:bottom w:val="none" w:sz="0" w:space="0" w:color="auto"/>
            <w:right w:val="none" w:sz="0" w:space="0" w:color="auto"/>
          </w:divBdr>
        </w:div>
        <w:div w:id="1104223941">
          <w:marLeft w:val="2520"/>
          <w:marRight w:val="0"/>
          <w:marTop w:val="96"/>
          <w:marBottom w:val="0"/>
          <w:divBdr>
            <w:top w:val="none" w:sz="0" w:space="0" w:color="auto"/>
            <w:left w:val="none" w:sz="0" w:space="0" w:color="auto"/>
            <w:bottom w:val="none" w:sz="0" w:space="0" w:color="auto"/>
            <w:right w:val="none" w:sz="0" w:space="0" w:color="auto"/>
          </w:divBdr>
        </w:div>
        <w:div w:id="1160004383">
          <w:marLeft w:val="1166"/>
          <w:marRight w:val="0"/>
          <w:marTop w:val="134"/>
          <w:marBottom w:val="0"/>
          <w:divBdr>
            <w:top w:val="none" w:sz="0" w:space="0" w:color="auto"/>
            <w:left w:val="none" w:sz="0" w:space="0" w:color="auto"/>
            <w:bottom w:val="none" w:sz="0" w:space="0" w:color="auto"/>
            <w:right w:val="none" w:sz="0" w:space="0" w:color="auto"/>
          </w:divBdr>
        </w:div>
        <w:div w:id="1640644924">
          <w:marLeft w:val="1800"/>
          <w:marRight w:val="0"/>
          <w:marTop w:val="115"/>
          <w:marBottom w:val="0"/>
          <w:divBdr>
            <w:top w:val="none" w:sz="0" w:space="0" w:color="auto"/>
            <w:left w:val="none" w:sz="0" w:space="0" w:color="auto"/>
            <w:bottom w:val="none" w:sz="0" w:space="0" w:color="auto"/>
            <w:right w:val="none" w:sz="0" w:space="0" w:color="auto"/>
          </w:divBdr>
        </w:div>
        <w:div w:id="1921215597">
          <w:marLeft w:val="1166"/>
          <w:marRight w:val="0"/>
          <w:marTop w:val="134"/>
          <w:marBottom w:val="0"/>
          <w:divBdr>
            <w:top w:val="none" w:sz="0" w:space="0" w:color="auto"/>
            <w:left w:val="none" w:sz="0" w:space="0" w:color="auto"/>
            <w:bottom w:val="none" w:sz="0" w:space="0" w:color="auto"/>
            <w:right w:val="none" w:sz="0" w:space="0" w:color="auto"/>
          </w:divBdr>
        </w:div>
      </w:divsChild>
    </w:div>
    <w:div w:id="322438453">
      <w:bodyDiv w:val="1"/>
      <w:marLeft w:val="0"/>
      <w:marRight w:val="0"/>
      <w:marTop w:val="0"/>
      <w:marBottom w:val="0"/>
      <w:divBdr>
        <w:top w:val="none" w:sz="0" w:space="0" w:color="auto"/>
        <w:left w:val="none" w:sz="0" w:space="0" w:color="auto"/>
        <w:bottom w:val="none" w:sz="0" w:space="0" w:color="auto"/>
        <w:right w:val="none" w:sz="0" w:space="0" w:color="auto"/>
      </w:divBdr>
    </w:div>
    <w:div w:id="323513177">
      <w:bodyDiv w:val="1"/>
      <w:marLeft w:val="0"/>
      <w:marRight w:val="0"/>
      <w:marTop w:val="0"/>
      <w:marBottom w:val="0"/>
      <w:divBdr>
        <w:top w:val="none" w:sz="0" w:space="0" w:color="auto"/>
        <w:left w:val="none" w:sz="0" w:space="0" w:color="auto"/>
        <w:bottom w:val="none" w:sz="0" w:space="0" w:color="auto"/>
        <w:right w:val="none" w:sz="0" w:space="0" w:color="auto"/>
      </w:divBdr>
    </w:div>
    <w:div w:id="323976279">
      <w:bodyDiv w:val="1"/>
      <w:marLeft w:val="0"/>
      <w:marRight w:val="0"/>
      <w:marTop w:val="0"/>
      <w:marBottom w:val="0"/>
      <w:divBdr>
        <w:top w:val="none" w:sz="0" w:space="0" w:color="auto"/>
        <w:left w:val="none" w:sz="0" w:space="0" w:color="auto"/>
        <w:bottom w:val="none" w:sz="0" w:space="0" w:color="auto"/>
        <w:right w:val="none" w:sz="0" w:space="0" w:color="auto"/>
      </w:divBdr>
    </w:div>
    <w:div w:id="324405662">
      <w:bodyDiv w:val="1"/>
      <w:marLeft w:val="0"/>
      <w:marRight w:val="0"/>
      <w:marTop w:val="0"/>
      <w:marBottom w:val="0"/>
      <w:divBdr>
        <w:top w:val="none" w:sz="0" w:space="0" w:color="auto"/>
        <w:left w:val="none" w:sz="0" w:space="0" w:color="auto"/>
        <w:bottom w:val="none" w:sz="0" w:space="0" w:color="auto"/>
        <w:right w:val="none" w:sz="0" w:space="0" w:color="auto"/>
      </w:divBdr>
      <w:divsChild>
        <w:div w:id="234584284">
          <w:marLeft w:val="547"/>
          <w:marRight w:val="0"/>
          <w:marTop w:val="154"/>
          <w:marBottom w:val="0"/>
          <w:divBdr>
            <w:top w:val="none" w:sz="0" w:space="0" w:color="auto"/>
            <w:left w:val="none" w:sz="0" w:space="0" w:color="auto"/>
            <w:bottom w:val="none" w:sz="0" w:space="0" w:color="auto"/>
            <w:right w:val="none" w:sz="0" w:space="0" w:color="auto"/>
          </w:divBdr>
        </w:div>
        <w:div w:id="341275235">
          <w:marLeft w:val="1166"/>
          <w:marRight w:val="0"/>
          <w:marTop w:val="134"/>
          <w:marBottom w:val="0"/>
          <w:divBdr>
            <w:top w:val="none" w:sz="0" w:space="0" w:color="auto"/>
            <w:left w:val="none" w:sz="0" w:space="0" w:color="auto"/>
            <w:bottom w:val="none" w:sz="0" w:space="0" w:color="auto"/>
            <w:right w:val="none" w:sz="0" w:space="0" w:color="auto"/>
          </w:divBdr>
        </w:div>
        <w:div w:id="1151405415">
          <w:marLeft w:val="1166"/>
          <w:marRight w:val="0"/>
          <w:marTop w:val="134"/>
          <w:marBottom w:val="0"/>
          <w:divBdr>
            <w:top w:val="none" w:sz="0" w:space="0" w:color="auto"/>
            <w:left w:val="none" w:sz="0" w:space="0" w:color="auto"/>
            <w:bottom w:val="none" w:sz="0" w:space="0" w:color="auto"/>
            <w:right w:val="none" w:sz="0" w:space="0" w:color="auto"/>
          </w:divBdr>
        </w:div>
        <w:div w:id="1960211875">
          <w:marLeft w:val="1800"/>
          <w:marRight w:val="0"/>
          <w:marTop w:val="115"/>
          <w:marBottom w:val="0"/>
          <w:divBdr>
            <w:top w:val="none" w:sz="0" w:space="0" w:color="auto"/>
            <w:left w:val="none" w:sz="0" w:space="0" w:color="auto"/>
            <w:bottom w:val="none" w:sz="0" w:space="0" w:color="auto"/>
            <w:right w:val="none" w:sz="0" w:space="0" w:color="auto"/>
          </w:divBdr>
        </w:div>
      </w:divsChild>
    </w:div>
    <w:div w:id="324936557">
      <w:bodyDiv w:val="1"/>
      <w:marLeft w:val="0"/>
      <w:marRight w:val="0"/>
      <w:marTop w:val="0"/>
      <w:marBottom w:val="0"/>
      <w:divBdr>
        <w:top w:val="none" w:sz="0" w:space="0" w:color="auto"/>
        <w:left w:val="none" w:sz="0" w:space="0" w:color="auto"/>
        <w:bottom w:val="none" w:sz="0" w:space="0" w:color="auto"/>
        <w:right w:val="none" w:sz="0" w:space="0" w:color="auto"/>
      </w:divBdr>
    </w:div>
    <w:div w:id="324943210">
      <w:bodyDiv w:val="1"/>
      <w:marLeft w:val="0"/>
      <w:marRight w:val="0"/>
      <w:marTop w:val="0"/>
      <w:marBottom w:val="0"/>
      <w:divBdr>
        <w:top w:val="none" w:sz="0" w:space="0" w:color="auto"/>
        <w:left w:val="none" w:sz="0" w:space="0" w:color="auto"/>
        <w:bottom w:val="none" w:sz="0" w:space="0" w:color="auto"/>
        <w:right w:val="none" w:sz="0" w:space="0" w:color="auto"/>
      </w:divBdr>
      <w:divsChild>
        <w:div w:id="1067873150">
          <w:marLeft w:val="1166"/>
          <w:marRight w:val="0"/>
          <w:marTop w:val="106"/>
          <w:marBottom w:val="0"/>
          <w:divBdr>
            <w:top w:val="none" w:sz="0" w:space="0" w:color="auto"/>
            <w:left w:val="none" w:sz="0" w:space="0" w:color="auto"/>
            <w:bottom w:val="none" w:sz="0" w:space="0" w:color="auto"/>
            <w:right w:val="none" w:sz="0" w:space="0" w:color="auto"/>
          </w:divBdr>
        </w:div>
        <w:div w:id="1529567950">
          <w:marLeft w:val="1166"/>
          <w:marRight w:val="0"/>
          <w:marTop w:val="106"/>
          <w:marBottom w:val="0"/>
          <w:divBdr>
            <w:top w:val="none" w:sz="0" w:space="0" w:color="auto"/>
            <w:left w:val="none" w:sz="0" w:space="0" w:color="auto"/>
            <w:bottom w:val="none" w:sz="0" w:space="0" w:color="auto"/>
            <w:right w:val="none" w:sz="0" w:space="0" w:color="auto"/>
          </w:divBdr>
        </w:div>
        <w:div w:id="1789592133">
          <w:marLeft w:val="1166"/>
          <w:marRight w:val="0"/>
          <w:marTop w:val="106"/>
          <w:marBottom w:val="0"/>
          <w:divBdr>
            <w:top w:val="none" w:sz="0" w:space="0" w:color="auto"/>
            <w:left w:val="none" w:sz="0" w:space="0" w:color="auto"/>
            <w:bottom w:val="none" w:sz="0" w:space="0" w:color="auto"/>
            <w:right w:val="none" w:sz="0" w:space="0" w:color="auto"/>
          </w:divBdr>
        </w:div>
      </w:divsChild>
    </w:div>
    <w:div w:id="325744646">
      <w:bodyDiv w:val="1"/>
      <w:marLeft w:val="0"/>
      <w:marRight w:val="0"/>
      <w:marTop w:val="0"/>
      <w:marBottom w:val="0"/>
      <w:divBdr>
        <w:top w:val="none" w:sz="0" w:space="0" w:color="auto"/>
        <w:left w:val="none" w:sz="0" w:space="0" w:color="auto"/>
        <w:bottom w:val="none" w:sz="0" w:space="0" w:color="auto"/>
        <w:right w:val="none" w:sz="0" w:space="0" w:color="auto"/>
      </w:divBdr>
    </w:div>
    <w:div w:id="326328626">
      <w:bodyDiv w:val="1"/>
      <w:marLeft w:val="0"/>
      <w:marRight w:val="0"/>
      <w:marTop w:val="0"/>
      <w:marBottom w:val="0"/>
      <w:divBdr>
        <w:top w:val="none" w:sz="0" w:space="0" w:color="auto"/>
        <w:left w:val="none" w:sz="0" w:space="0" w:color="auto"/>
        <w:bottom w:val="none" w:sz="0" w:space="0" w:color="auto"/>
        <w:right w:val="none" w:sz="0" w:space="0" w:color="auto"/>
      </w:divBdr>
    </w:div>
    <w:div w:id="326906854">
      <w:bodyDiv w:val="1"/>
      <w:marLeft w:val="0"/>
      <w:marRight w:val="0"/>
      <w:marTop w:val="0"/>
      <w:marBottom w:val="0"/>
      <w:divBdr>
        <w:top w:val="none" w:sz="0" w:space="0" w:color="auto"/>
        <w:left w:val="none" w:sz="0" w:space="0" w:color="auto"/>
        <w:bottom w:val="none" w:sz="0" w:space="0" w:color="auto"/>
        <w:right w:val="none" w:sz="0" w:space="0" w:color="auto"/>
      </w:divBdr>
    </w:div>
    <w:div w:id="326985133">
      <w:bodyDiv w:val="1"/>
      <w:marLeft w:val="0"/>
      <w:marRight w:val="0"/>
      <w:marTop w:val="0"/>
      <w:marBottom w:val="0"/>
      <w:divBdr>
        <w:top w:val="none" w:sz="0" w:space="0" w:color="auto"/>
        <w:left w:val="none" w:sz="0" w:space="0" w:color="auto"/>
        <w:bottom w:val="none" w:sz="0" w:space="0" w:color="auto"/>
        <w:right w:val="none" w:sz="0" w:space="0" w:color="auto"/>
      </w:divBdr>
      <w:divsChild>
        <w:div w:id="12389419">
          <w:marLeft w:val="2520"/>
          <w:marRight w:val="0"/>
          <w:marTop w:val="60"/>
          <w:marBottom w:val="0"/>
          <w:divBdr>
            <w:top w:val="none" w:sz="0" w:space="0" w:color="auto"/>
            <w:left w:val="none" w:sz="0" w:space="0" w:color="auto"/>
            <w:bottom w:val="none" w:sz="0" w:space="0" w:color="auto"/>
            <w:right w:val="none" w:sz="0" w:space="0" w:color="auto"/>
          </w:divBdr>
        </w:div>
        <w:div w:id="97330919">
          <w:marLeft w:val="1800"/>
          <w:marRight w:val="0"/>
          <w:marTop w:val="60"/>
          <w:marBottom w:val="0"/>
          <w:divBdr>
            <w:top w:val="none" w:sz="0" w:space="0" w:color="auto"/>
            <w:left w:val="none" w:sz="0" w:space="0" w:color="auto"/>
            <w:bottom w:val="none" w:sz="0" w:space="0" w:color="auto"/>
            <w:right w:val="none" w:sz="0" w:space="0" w:color="auto"/>
          </w:divBdr>
        </w:div>
        <w:div w:id="408967537">
          <w:marLeft w:val="3240"/>
          <w:marRight w:val="0"/>
          <w:marTop w:val="60"/>
          <w:marBottom w:val="0"/>
          <w:divBdr>
            <w:top w:val="none" w:sz="0" w:space="0" w:color="auto"/>
            <w:left w:val="none" w:sz="0" w:space="0" w:color="auto"/>
            <w:bottom w:val="none" w:sz="0" w:space="0" w:color="auto"/>
            <w:right w:val="none" w:sz="0" w:space="0" w:color="auto"/>
          </w:divBdr>
        </w:div>
        <w:div w:id="409279346">
          <w:marLeft w:val="3240"/>
          <w:marRight w:val="0"/>
          <w:marTop w:val="60"/>
          <w:marBottom w:val="0"/>
          <w:divBdr>
            <w:top w:val="none" w:sz="0" w:space="0" w:color="auto"/>
            <w:left w:val="none" w:sz="0" w:space="0" w:color="auto"/>
            <w:bottom w:val="none" w:sz="0" w:space="0" w:color="auto"/>
            <w:right w:val="none" w:sz="0" w:space="0" w:color="auto"/>
          </w:divBdr>
        </w:div>
        <w:div w:id="509804738">
          <w:marLeft w:val="2520"/>
          <w:marRight w:val="0"/>
          <w:marTop w:val="60"/>
          <w:marBottom w:val="0"/>
          <w:divBdr>
            <w:top w:val="none" w:sz="0" w:space="0" w:color="auto"/>
            <w:left w:val="none" w:sz="0" w:space="0" w:color="auto"/>
            <w:bottom w:val="none" w:sz="0" w:space="0" w:color="auto"/>
            <w:right w:val="none" w:sz="0" w:space="0" w:color="auto"/>
          </w:divBdr>
        </w:div>
        <w:div w:id="771976693">
          <w:marLeft w:val="1166"/>
          <w:marRight w:val="0"/>
          <w:marTop w:val="60"/>
          <w:marBottom w:val="0"/>
          <w:divBdr>
            <w:top w:val="none" w:sz="0" w:space="0" w:color="auto"/>
            <w:left w:val="none" w:sz="0" w:space="0" w:color="auto"/>
            <w:bottom w:val="none" w:sz="0" w:space="0" w:color="auto"/>
            <w:right w:val="none" w:sz="0" w:space="0" w:color="auto"/>
          </w:divBdr>
        </w:div>
        <w:div w:id="886142221">
          <w:marLeft w:val="3240"/>
          <w:marRight w:val="0"/>
          <w:marTop w:val="60"/>
          <w:marBottom w:val="0"/>
          <w:divBdr>
            <w:top w:val="none" w:sz="0" w:space="0" w:color="auto"/>
            <w:left w:val="none" w:sz="0" w:space="0" w:color="auto"/>
            <w:bottom w:val="none" w:sz="0" w:space="0" w:color="auto"/>
            <w:right w:val="none" w:sz="0" w:space="0" w:color="auto"/>
          </w:divBdr>
        </w:div>
        <w:div w:id="1118839055">
          <w:marLeft w:val="2520"/>
          <w:marRight w:val="0"/>
          <w:marTop w:val="60"/>
          <w:marBottom w:val="0"/>
          <w:divBdr>
            <w:top w:val="none" w:sz="0" w:space="0" w:color="auto"/>
            <w:left w:val="none" w:sz="0" w:space="0" w:color="auto"/>
            <w:bottom w:val="none" w:sz="0" w:space="0" w:color="auto"/>
            <w:right w:val="none" w:sz="0" w:space="0" w:color="auto"/>
          </w:divBdr>
        </w:div>
        <w:div w:id="1265765532">
          <w:marLeft w:val="2520"/>
          <w:marRight w:val="0"/>
          <w:marTop w:val="60"/>
          <w:marBottom w:val="0"/>
          <w:divBdr>
            <w:top w:val="none" w:sz="0" w:space="0" w:color="auto"/>
            <w:left w:val="none" w:sz="0" w:space="0" w:color="auto"/>
            <w:bottom w:val="none" w:sz="0" w:space="0" w:color="auto"/>
            <w:right w:val="none" w:sz="0" w:space="0" w:color="auto"/>
          </w:divBdr>
        </w:div>
        <w:div w:id="1606620031">
          <w:marLeft w:val="2520"/>
          <w:marRight w:val="0"/>
          <w:marTop w:val="60"/>
          <w:marBottom w:val="0"/>
          <w:divBdr>
            <w:top w:val="none" w:sz="0" w:space="0" w:color="auto"/>
            <w:left w:val="none" w:sz="0" w:space="0" w:color="auto"/>
            <w:bottom w:val="none" w:sz="0" w:space="0" w:color="auto"/>
            <w:right w:val="none" w:sz="0" w:space="0" w:color="auto"/>
          </w:divBdr>
        </w:div>
        <w:div w:id="1644580854">
          <w:marLeft w:val="1800"/>
          <w:marRight w:val="0"/>
          <w:marTop w:val="60"/>
          <w:marBottom w:val="0"/>
          <w:divBdr>
            <w:top w:val="none" w:sz="0" w:space="0" w:color="auto"/>
            <w:left w:val="none" w:sz="0" w:space="0" w:color="auto"/>
            <w:bottom w:val="none" w:sz="0" w:space="0" w:color="auto"/>
            <w:right w:val="none" w:sz="0" w:space="0" w:color="auto"/>
          </w:divBdr>
        </w:div>
        <w:div w:id="1735422334">
          <w:marLeft w:val="2520"/>
          <w:marRight w:val="0"/>
          <w:marTop w:val="60"/>
          <w:marBottom w:val="0"/>
          <w:divBdr>
            <w:top w:val="none" w:sz="0" w:space="0" w:color="auto"/>
            <w:left w:val="none" w:sz="0" w:space="0" w:color="auto"/>
            <w:bottom w:val="none" w:sz="0" w:space="0" w:color="auto"/>
            <w:right w:val="none" w:sz="0" w:space="0" w:color="auto"/>
          </w:divBdr>
        </w:div>
      </w:divsChild>
    </w:div>
    <w:div w:id="328406400">
      <w:bodyDiv w:val="1"/>
      <w:marLeft w:val="0"/>
      <w:marRight w:val="0"/>
      <w:marTop w:val="0"/>
      <w:marBottom w:val="0"/>
      <w:divBdr>
        <w:top w:val="none" w:sz="0" w:space="0" w:color="auto"/>
        <w:left w:val="none" w:sz="0" w:space="0" w:color="auto"/>
        <w:bottom w:val="none" w:sz="0" w:space="0" w:color="auto"/>
        <w:right w:val="none" w:sz="0" w:space="0" w:color="auto"/>
      </w:divBdr>
      <w:divsChild>
        <w:div w:id="100686161">
          <w:marLeft w:val="0"/>
          <w:marRight w:val="0"/>
          <w:marTop w:val="0"/>
          <w:marBottom w:val="0"/>
          <w:divBdr>
            <w:top w:val="none" w:sz="0" w:space="0" w:color="auto"/>
            <w:left w:val="none" w:sz="0" w:space="0" w:color="auto"/>
            <w:bottom w:val="none" w:sz="0" w:space="0" w:color="auto"/>
            <w:right w:val="none" w:sz="0" w:space="0" w:color="auto"/>
          </w:divBdr>
          <w:divsChild>
            <w:div w:id="58021027">
              <w:marLeft w:val="0"/>
              <w:marRight w:val="0"/>
              <w:marTop w:val="0"/>
              <w:marBottom w:val="0"/>
              <w:divBdr>
                <w:top w:val="none" w:sz="0" w:space="0" w:color="auto"/>
                <w:left w:val="none" w:sz="0" w:space="0" w:color="auto"/>
                <w:bottom w:val="none" w:sz="0" w:space="0" w:color="auto"/>
                <w:right w:val="none" w:sz="0" w:space="0" w:color="auto"/>
              </w:divBdr>
            </w:div>
            <w:div w:id="332227612">
              <w:marLeft w:val="0"/>
              <w:marRight w:val="0"/>
              <w:marTop w:val="0"/>
              <w:marBottom w:val="0"/>
              <w:divBdr>
                <w:top w:val="none" w:sz="0" w:space="0" w:color="auto"/>
                <w:left w:val="none" w:sz="0" w:space="0" w:color="auto"/>
                <w:bottom w:val="none" w:sz="0" w:space="0" w:color="auto"/>
                <w:right w:val="none" w:sz="0" w:space="0" w:color="auto"/>
              </w:divBdr>
            </w:div>
            <w:div w:id="373703069">
              <w:marLeft w:val="0"/>
              <w:marRight w:val="0"/>
              <w:marTop w:val="0"/>
              <w:marBottom w:val="0"/>
              <w:divBdr>
                <w:top w:val="none" w:sz="0" w:space="0" w:color="auto"/>
                <w:left w:val="none" w:sz="0" w:space="0" w:color="auto"/>
                <w:bottom w:val="none" w:sz="0" w:space="0" w:color="auto"/>
                <w:right w:val="none" w:sz="0" w:space="0" w:color="auto"/>
              </w:divBdr>
            </w:div>
            <w:div w:id="684213532">
              <w:marLeft w:val="0"/>
              <w:marRight w:val="0"/>
              <w:marTop w:val="0"/>
              <w:marBottom w:val="0"/>
              <w:divBdr>
                <w:top w:val="none" w:sz="0" w:space="0" w:color="auto"/>
                <w:left w:val="none" w:sz="0" w:space="0" w:color="auto"/>
                <w:bottom w:val="none" w:sz="0" w:space="0" w:color="auto"/>
                <w:right w:val="none" w:sz="0" w:space="0" w:color="auto"/>
              </w:divBdr>
            </w:div>
            <w:div w:id="884635422">
              <w:marLeft w:val="0"/>
              <w:marRight w:val="0"/>
              <w:marTop w:val="0"/>
              <w:marBottom w:val="0"/>
              <w:divBdr>
                <w:top w:val="none" w:sz="0" w:space="0" w:color="auto"/>
                <w:left w:val="none" w:sz="0" w:space="0" w:color="auto"/>
                <w:bottom w:val="none" w:sz="0" w:space="0" w:color="auto"/>
                <w:right w:val="none" w:sz="0" w:space="0" w:color="auto"/>
              </w:divBdr>
            </w:div>
            <w:div w:id="989558192">
              <w:marLeft w:val="0"/>
              <w:marRight w:val="0"/>
              <w:marTop w:val="0"/>
              <w:marBottom w:val="0"/>
              <w:divBdr>
                <w:top w:val="none" w:sz="0" w:space="0" w:color="auto"/>
                <w:left w:val="none" w:sz="0" w:space="0" w:color="auto"/>
                <w:bottom w:val="none" w:sz="0" w:space="0" w:color="auto"/>
                <w:right w:val="none" w:sz="0" w:space="0" w:color="auto"/>
              </w:divBdr>
            </w:div>
            <w:div w:id="1457485722">
              <w:marLeft w:val="0"/>
              <w:marRight w:val="0"/>
              <w:marTop w:val="0"/>
              <w:marBottom w:val="0"/>
              <w:divBdr>
                <w:top w:val="none" w:sz="0" w:space="0" w:color="auto"/>
                <w:left w:val="none" w:sz="0" w:space="0" w:color="auto"/>
                <w:bottom w:val="none" w:sz="0" w:space="0" w:color="auto"/>
                <w:right w:val="none" w:sz="0" w:space="0" w:color="auto"/>
              </w:divBdr>
            </w:div>
            <w:div w:id="1731070579">
              <w:marLeft w:val="0"/>
              <w:marRight w:val="0"/>
              <w:marTop w:val="0"/>
              <w:marBottom w:val="0"/>
              <w:divBdr>
                <w:top w:val="none" w:sz="0" w:space="0" w:color="auto"/>
                <w:left w:val="none" w:sz="0" w:space="0" w:color="auto"/>
                <w:bottom w:val="none" w:sz="0" w:space="0" w:color="auto"/>
                <w:right w:val="none" w:sz="0" w:space="0" w:color="auto"/>
              </w:divBdr>
            </w:div>
            <w:div w:id="1736080949">
              <w:marLeft w:val="0"/>
              <w:marRight w:val="0"/>
              <w:marTop w:val="0"/>
              <w:marBottom w:val="0"/>
              <w:divBdr>
                <w:top w:val="none" w:sz="0" w:space="0" w:color="auto"/>
                <w:left w:val="none" w:sz="0" w:space="0" w:color="auto"/>
                <w:bottom w:val="none" w:sz="0" w:space="0" w:color="auto"/>
                <w:right w:val="none" w:sz="0" w:space="0" w:color="auto"/>
              </w:divBdr>
            </w:div>
            <w:div w:id="1752585015">
              <w:marLeft w:val="0"/>
              <w:marRight w:val="0"/>
              <w:marTop w:val="0"/>
              <w:marBottom w:val="0"/>
              <w:divBdr>
                <w:top w:val="none" w:sz="0" w:space="0" w:color="auto"/>
                <w:left w:val="none" w:sz="0" w:space="0" w:color="auto"/>
                <w:bottom w:val="none" w:sz="0" w:space="0" w:color="auto"/>
                <w:right w:val="none" w:sz="0" w:space="0" w:color="auto"/>
              </w:divBdr>
            </w:div>
            <w:div w:id="1778403729">
              <w:marLeft w:val="0"/>
              <w:marRight w:val="0"/>
              <w:marTop w:val="0"/>
              <w:marBottom w:val="0"/>
              <w:divBdr>
                <w:top w:val="none" w:sz="0" w:space="0" w:color="auto"/>
                <w:left w:val="none" w:sz="0" w:space="0" w:color="auto"/>
                <w:bottom w:val="none" w:sz="0" w:space="0" w:color="auto"/>
                <w:right w:val="none" w:sz="0" w:space="0" w:color="auto"/>
              </w:divBdr>
            </w:div>
            <w:div w:id="20848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5957">
      <w:bodyDiv w:val="1"/>
      <w:marLeft w:val="0"/>
      <w:marRight w:val="0"/>
      <w:marTop w:val="0"/>
      <w:marBottom w:val="0"/>
      <w:divBdr>
        <w:top w:val="none" w:sz="0" w:space="0" w:color="auto"/>
        <w:left w:val="none" w:sz="0" w:space="0" w:color="auto"/>
        <w:bottom w:val="none" w:sz="0" w:space="0" w:color="auto"/>
        <w:right w:val="none" w:sz="0" w:space="0" w:color="auto"/>
      </w:divBdr>
      <w:divsChild>
        <w:div w:id="516580039">
          <w:marLeft w:val="547"/>
          <w:marRight w:val="0"/>
          <w:marTop w:val="134"/>
          <w:marBottom w:val="0"/>
          <w:divBdr>
            <w:top w:val="none" w:sz="0" w:space="0" w:color="auto"/>
            <w:left w:val="none" w:sz="0" w:space="0" w:color="auto"/>
            <w:bottom w:val="none" w:sz="0" w:space="0" w:color="auto"/>
            <w:right w:val="none" w:sz="0" w:space="0" w:color="auto"/>
          </w:divBdr>
        </w:div>
      </w:divsChild>
    </w:div>
    <w:div w:id="329678679">
      <w:bodyDiv w:val="1"/>
      <w:marLeft w:val="0"/>
      <w:marRight w:val="0"/>
      <w:marTop w:val="0"/>
      <w:marBottom w:val="0"/>
      <w:divBdr>
        <w:top w:val="none" w:sz="0" w:space="0" w:color="auto"/>
        <w:left w:val="none" w:sz="0" w:space="0" w:color="auto"/>
        <w:bottom w:val="none" w:sz="0" w:space="0" w:color="auto"/>
        <w:right w:val="none" w:sz="0" w:space="0" w:color="auto"/>
      </w:divBdr>
    </w:div>
    <w:div w:id="329910386">
      <w:bodyDiv w:val="1"/>
      <w:marLeft w:val="0"/>
      <w:marRight w:val="0"/>
      <w:marTop w:val="0"/>
      <w:marBottom w:val="0"/>
      <w:divBdr>
        <w:top w:val="none" w:sz="0" w:space="0" w:color="auto"/>
        <w:left w:val="none" w:sz="0" w:space="0" w:color="auto"/>
        <w:bottom w:val="none" w:sz="0" w:space="0" w:color="auto"/>
        <w:right w:val="none" w:sz="0" w:space="0" w:color="auto"/>
      </w:divBdr>
    </w:div>
    <w:div w:id="329913621">
      <w:bodyDiv w:val="1"/>
      <w:marLeft w:val="0"/>
      <w:marRight w:val="0"/>
      <w:marTop w:val="0"/>
      <w:marBottom w:val="0"/>
      <w:divBdr>
        <w:top w:val="none" w:sz="0" w:space="0" w:color="auto"/>
        <w:left w:val="none" w:sz="0" w:space="0" w:color="auto"/>
        <w:bottom w:val="none" w:sz="0" w:space="0" w:color="auto"/>
        <w:right w:val="none" w:sz="0" w:space="0" w:color="auto"/>
      </w:divBdr>
    </w:div>
    <w:div w:id="330110220">
      <w:bodyDiv w:val="1"/>
      <w:marLeft w:val="0"/>
      <w:marRight w:val="0"/>
      <w:marTop w:val="0"/>
      <w:marBottom w:val="0"/>
      <w:divBdr>
        <w:top w:val="none" w:sz="0" w:space="0" w:color="auto"/>
        <w:left w:val="none" w:sz="0" w:space="0" w:color="auto"/>
        <w:bottom w:val="none" w:sz="0" w:space="0" w:color="auto"/>
        <w:right w:val="none" w:sz="0" w:space="0" w:color="auto"/>
      </w:divBdr>
      <w:divsChild>
        <w:div w:id="1341083384">
          <w:marLeft w:val="0"/>
          <w:marRight w:val="0"/>
          <w:marTop w:val="0"/>
          <w:marBottom w:val="0"/>
          <w:divBdr>
            <w:top w:val="none" w:sz="0" w:space="0" w:color="auto"/>
            <w:left w:val="none" w:sz="0" w:space="0" w:color="auto"/>
            <w:bottom w:val="none" w:sz="0" w:space="0" w:color="auto"/>
            <w:right w:val="none" w:sz="0" w:space="0" w:color="auto"/>
          </w:divBdr>
          <w:divsChild>
            <w:div w:id="11426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4928">
      <w:bodyDiv w:val="1"/>
      <w:marLeft w:val="0"/>
      <w:marRight w:val="0"/>
      <w:marTop w:val="0"/>
      <w:marBottom w:val="0"/>
      <w:divBdr>
        <w:top w:val="none" w:sz="0" w:space="0" w:color="auto"/>
        <w:left w:val="none" w:sz="0" w:space="0" w:color="auto"/>
        <w:bottom w:val="none" w:sz="0" w:space="0" w:color="auto"/>
        <w:right w:val="none" w:sz="0" w:space="0" w:color="auto"/>
      </w:divBdr>
      <w:divsChild>
        <w:div w:id="656493350">
          <w:marLeft w:val="1166"/>
          <w:marRight w:val="0"/>
          <w:marTop w:val="115"/>
          <w:marBottom w:val="0"/>
          <w:divBdr>
            <w:top w:val="none" w:sz="0" w:space="0" w:color="auto"/>
            <w:left w:val="none" w:sz="0" w:space="0" w:color="auto"/>
            <w:bottom w:val="none" w:sz="0" w:space="0" w:color="auto"/>
            <w:right w:val="none" w:sz="0" w:space="0" w:color="auto"/>
          </w:divBdr>
        </w:div>
        <w:div w:id="1108887119">
          <w:marLeft w:val="1800"/>
          <w:marRight w:val="0"/>
          <w:marTop w:val="96"/>
          <w:marBottom w:val="0"/>
          <w:divBdr>
            <w:top w:val="none" w:sz="0" w:space="0" w:color="auto"/>
            <w:left w:val="none" w:sz="0" w:space="0" w:color="auto"/>
            <w:bottom w:val="none" w:sz="0" w:space="0" w:color="auto"/>
            <w:right w:val="none" w:sz="0" w:space="0" w:color="auto"/>
          </w:divBdr>
        </w:div>
        <w:div w:id="1570577485">
          <w:marLeft w:val="2520"/>
          <w:marRight w:val="0"/>
          <w:marTop w:val="77"/>
          <w:marBottom w:val="0"/>
          <w:divBdr>
            <w:top w:val="none" w:sz="0" w:space="0" w:color="auto"/>
            <w:left w:val="none" w:sz="0" w:space="0" w:color="auto"/>
            <w:bottom w:val="none" w:sz="0" w:space="0" w:color="auto"/>
            <w:right w:val="none" w:sz="0" w:space="0" w:color="auto"/>
          </w:divBdr>
        </w:div>
        <w:div w:id="1951546997">
          <w:marLeft w:val="547"/>
          <w:marRight w:val="0"/>
          <w:marTop w:val="134"/>
          <w:marBottom w:val="0"/>
          <w:divBdr>
            <w:top w:val="none" w:sz="0" w:space="0" w:color="auto"/>
            <w:left w:val="none" w:sz="0" w:space="0" w:color="auto"/>
            <w:bottom w:val="none" w:sz="0" w:space="0" w:color="auto"/>
            <w:right w:val="none" w:sz="0" w:space="0" w:color="auto"/>
          </w:divBdr>
        </w:div>
        <w:div w:id="2040231047">
          <w:marLeft w:val="1166"/>
          <w:marRight w:val="0"/>
          <w:marTop w:val="115"/>
          <w:marBottom w:val="0"/>
          <w:divBdr>
            <w:top w:val="none" w:sz="0" w:space="0" w:color="auto"/>
            <w:left w:val="none" w:sz="0" w:space="0" w:color="auto"/>
            <w:bottom w:val="none" w:sz="0" w:space="0" w:color="auto"/>
            <w:right w:val="none" w:sz="0" w:space="0" w:color="auto"/>
          </w:divBdr>
        </w:div>
        <w:div w:id="2092501362">
          <w:marLeft w:val="1800"/>
          <w:marRight w:val="0"/>
          <w:marTop w:val="96"/>
          <w:marBottom w:val="0"/>
          <w:divBdr>
            <w:top w:val="none" w:sz="0" w:space="0" w:color="auto"/>
            <w:left w:val="none" w:sz="0" w:space="0" w:color="auto"/>
            <w:bottom w:val="none" w:sz="0" w:space="0" w:color="auto"/>
            <w:right w:val="none" w:sz="0" w:space="0" w:color="auto"/>
          </w:divBdr>
        </w:div>
      </w:divsChild>
    </w:div>
    <w:div w:id="330523915">
      <w:bodyDiv w:val="1"/>
      <w:marLeft w:val="0"/>
      <w:marRight w:val="0"/>
      <w:marTop w:val="0"/>
      <w:marBottom w:val="0"/>
      <w:divBdr>
        <w:top w:val="none" w:sz="0" w:space="0" w:color="auto"/>
        <w:left w:val="none" w:sz="0" w:space="0" w:color="auto"/>
        <w:bottom w:val="none" w:sz="0" w:space="0" w:color="auto"/>
        <w:right w:val="none" w:sz="0" w:space="0" w:color="auto"/>
      </w:divBdr>
    </w:div>
    <w:div w:id="331955513">
      <w:bodyDiv w:val="1"/>
      <w:marLeft w:val="0"/>
      <w:marRight w:val="0"/>
      <w:marTop w:val="0"/>
      <w:marBottom w:val="0"/>
      <w:divBdr>
        <w:top w:val="none" w:sz="0" w:space="0" w:color="auto"/>
        <w:left w:val="none" w:sz="0" w:space="0" w:color="auto"/>
        <w:bottom w:val="none" w:sz="0" w:space="0" w:color="auto"/>
        <w:right w:val="none" w:sz="0" w:space="0" w:color="auto"/>
      </w:divBdr>
      <w:divsChild>
        <w:div w:id="78597536">
          <w:marLeft w:val="1166"/>
          <w:marRight w:val="0"/>
          <w:marTop w:val="96"/>
          <w:marBottom w:val="0"/>
          <w:divBdr>
            <w:top w:val="none" w:sz="0" w:space="0" w:color="auto"/>
            <w:left w:val="none" w:sz="0" w:space="0" w:color="auto"/>
            <w:bottom w:val="none" w:sz="0" w:space="0" w:color="auto"/>
            <w:right w:val="none" w:sz="0" w:space="0" w:color="auto"/>
          </w:divBdr>
        </w:div>
        <w:div w:id="1025060207">
          <w:marLeft w:val="547"/>
          <w:marRight w:val="0"/>
          <w:marTop w:val="115"/>
          <w:marBottom w:val="0"/>
          <w:divBdr>
            <w:top w:val="none" w:sz="0" w:space="0" w:color="auto"/>
            <w:left w:val="none" w:sz="0" w:space="0" w:color="auto"/>
            <w:bottom w:val="none" w:sz="0" w:space="0" w:color="auto"/>
            <w:right w:val="none" w:sz="0" w:space="0" w:color="auto"/>
          </w:divBdr>
        </w:div>
        <w:div w:id="1698240997">
          <w:marLeft w:val="547"/>
          <w:marRight w:val="0"/>
          <w:marTop w:val="115"/>
          <w:marBottom w:val="0"/>
          <w:divBdr>
            <w:top w:val="none" w:sz="0" w:space="0" w:color="auto"/>
            <w:left w:val="none" w:sz="0" w:space="0" w:color="auto"/>
            <w:bottom w:val="none" w:sz="0" w:space="0" w:color="auto"/>
            <w:right w:val="none" w:sz="0" w:space="0" w:color="auto"/>
          </w:divBdr>
        </w:div>
        <w:div w:id="2035694136">
          <w:marLeft w:val="1166"/>
          <w:marRight w:val="0"/>
          <w:marTop w:val="96"/>
          <w:marBottom w:val="0"/>
          <w:divBdr>
            <w:top w:val="none" w:sz="0" w:space="0" w:color="auto"/>
            <w:left w:val="none" w:sz="0" w:space="0" w:color="auto"/>
            <w:bottom w:val="none" w:sz="0" w:space="0" w:color="auto"/>
            <w:right w:val="none" w:sz="0" w:space="0" w:color="auto"/>
          </w:divBdr>
        </w:div>
      </w:divsChild>
    </w:div>
    <w:div w:id="332146887">
      <w:bodyDiv w:val="1"/>
      <w:marLeft w:val="0"/>
      <w:marRight w:val="0"/>
      <w:marTop w:val="0"/>
      <w:marBottom w:val="0"/>
      <w:divBdr>
        <w:top w:val="none" w:sz="0" w:space="0" w:color="auto"/>
        <w:left w:val="none" w:sz="0" w:space="0" w:color="auto"/>
        <w:bottom w:val="none" w:sz="0" w:space="0" w:color="auto"/>
        <w:right w:val="none" w:sz="0" w:space="0" w:color="auto"/>
      </w:divBdr>
      <w:divsChild>
        <w:div w:id="170141252">
          <w:marLeft w:val="0"/>
          <w:marRight w:val="0"/>
          <w:marTop w:val="0"/>
          <w:marBottom w:val="0"/>
          <w:divBdr>
            <w:top w:val="none" w:sz="0" w:space="0" w:color="auto"/>
            <w:left w:val="none" w:sz="0" w:space="0" w:color="auto"/>
            <w:bottom w:val="none" w:sz="0" w:space="0" w:color="auto"/>
            <w:right w:val="none" w:sz="0" w:space="0" w:color="auto"/>
          </w:divBdr>
        </w:div>
        <w:div w:id="170803305">
          <w:marLeft w:val="0"/>
          <w:marRight w:val="0"/>
          <w:marTop w:val="0"/>
          <w:marBottom w:val="0"/>
          <w:divBdr>
            <w:top w:val="none" w:sz="0" w:space="0" w:color="auto"/>
            <w:left w:val="none" w:sz="0" w:space="0" w:color="auto"/>
            <w:bottom w:val="none" w:sz="0" w:space="0" w:color="auto"/>
            <w:right w:val="none" w:sz="0" w:space="0" w:color="auto"/>
          </w:divBdr>
        </w:div>
        <w:div w:id="217013144">
          <w:marLeft w:val="0"/>
          <w:marRight w:val="0"/>
          <w:marTop w:val="0"/>
          <w:marBottom w:val="0"/>
          <w:divBdr>
            <w:top w:val="none" w:sz="0" w:space="0" w:color="auto"/>
            <w:left w:val="none" w:sz="0" w:space="0" w:color="auto"/>
            <w:bottom w:val="none" w:sz="0" w:space="0" w:color="auto"/>
            <w:right w:val="none" w:sz="0" w:space="0" w:color="auto"/>
          </w:divBdr>
        </w:div>
        <w:div w:id="285697592">
          <w:marLeft w:val="0"/>
          <w:marRight w:val="0"/>
          <w:marTop w:val="0"/>
          <w:marBottom w:val="0"/>
          <w:divBdr>
            <w:top w:val="none" w:sz="0" w:space="0" w:color="auto"/>
            <w:left w:val="none" w:sz="0" w:space="0" w:color="auto"/>
            <w:bottom w:val="none" w:sz="0" w:space="0" w:color="auto"/>
            <w:right w:val="none" w:sz="0" w:space="0" w:color="auto"/>
          </w:divBdr>
        </w:div>
        <w:div w:id="324742985">
          <w:marLeft w:val="0"/>
          <w:marRight w:val="0"/>
          <w:marTop w:val="0"/>
          <w:marBottom w:val="0"/>
          <w:divBdr>
            <w:top w:val="none" w:sz="0" w:space="0" w:color="auto"/>
            <w:left w:val="none" w:sz="0" w:space="0" w:color="auto"/>
            <w:bottom w:val="none" w:sz="0" w:space="0" w:color="auto"/>
            <w:right w:val="none" w:sz="0" w:space="0" w:color="auto"/>
          </w:divBdr>
        </w:div>
        <w:div w:id="340472900">
          <w:marLeft w:val="0"/>
          <w:marRight w:val="0"/>
          <w:marTop w:val="0"/>
          <w:marBottom w:val="0"/>
          <w:divBdr>
            <w:top w:val="none" w:sz="0" w:space="0" w:color="auto"/>
            <w:left w:val="none" w:sz="0" w:space="0" w:color="auto"/>
            <w:bottom w:val="none" w:sz="0" w:space="0" w:color="auto"/>
            <w:right w:val="none" w:sz="0" w:space="0" w:color="auto"/>
          </w:divBdr>
        </w:div>
        <w:div w:id="345132142">
          <w:marLeft w:val="0"/>
          <w:marRight w:val="0"/>
          <w:marTop w:val="0"/>
          <w:marBottom w:val="0"/>
          <w:divBdr>
            <w:top w:val="none" w:sz="0" w:space="0" w:color="auto"/>
            <w:left w:val="none" w:sz="0" w:space="0" w:color="auto"/>
            <w:bottom w:val="none" w:sz="0" w:space="0" w:color="auto"/>
            <w:right w:val="none" w:sz="0" w:space="0" w:color="auto"/>
          </w:divBdr>
        </w:div>
        <w:div w:id="352734307">
          <w:marLeft w:val="0"/>
          <w:marRight w:val="0"/>
          <w:marTop w:val="0"/>
          <w:marBottom w:val="0"/>
          <w:divBdr>
            <w:top w:val="none" w:sz="0" w:space="0" w:color="auto"/>
            <w:left w:val="none" w:sz="0" w:space="0" w:color="auto"/>
            <w:bottom w:val="none" w:sz="0" w:space="0" w:color="auto"/>
            <w:right w:val="none" w:sz="0" w:space="0" w:color="auto"/>
          </w:divBdr>
        </w:div>
        <w:div w:id="370224942">
          <w:marLeft w:val="0"/>
          <w:marRight w:val="0"/>
          <w:marTop w:val="0"/>
          <w:marBottom w:val="0"/>
          <w:divBdr>
            <w:top w:val="none" w:sz="0" w:space="0" w:color="auto"/>
            <w:left w:val="none" w:sz="0" w:space="0" w:color="auto"/>
            <w:bottom w:val="none" w:sz="0" w:space="0" w:color="auto"/>
            <w:right w:val="none" w:sz="0" w:space="0" w:color="auto"/>
          </w:divBdr>
        </w:div>
        <w:div w:id="372929821">
          <w:marLeft w:val="0"/>
          <w:marRight w:val="0"/>
          <w:marTop w:val="0"/>
          <w:marBottom w:val="0"/>
          <w:divBdr>
            <w:top w:val="none" w:sz="0" w:space="0" w:color="auto"/>
            <w:left w:val="none" w:sz="0" w:space="0" w:color="auto"/>
            <w:bottom w:val="none" w:sz="0" w:space="0" w:color="auto"/>
            <w:right w:val="none" w:sz="0" w:space="0" w:color="auto"/>
          </w:divBdr>
        </w:div>
        <w:div w:id="414517304">
          <w:marLeft w:val="0"/>
          <w:marRight w:val="0"/>
          <w:marTop w:val="0"/>
          <w:marBottom w:val="0"/>
          <w:divBdr>
            <w:top w:val="none" w:sz="0" w:space="0" w:color="auto"/>
            <w:left w:val="none" w:sz="0" w:space="0" w:color="auto"/>
            <w:bottom w:val="none" w:sz="0" w:space="0" w:color="auto"/>
            <w:right w:val="none" w:sz="0" w:space="0" w:color="auto"/>
          </w:divBdr>
        </w:div>
        <w:div w:id="417363360">
          <w:marLeft w:val="0"/>
          <w:marRight w:val="0"/>
          <w:marTop w:val="0"/>
          <w:marBottom w:val="0"/>
          <w:divBdr>
            <w:top w:val="none" w:sz="0" w:space="0" w:color="auto"/>
            <w:left w:val="none" w:sz="0" w:space="0" w:color="auto"/>
            <w:bottom w:val="none" w:sz="0" w:space="0" w:color="auto"/>
            <w:right w:val="none" w:sz="0" w:space="0" w:color="auto"/>
          </w:divBdr>
        </w:div>
        <w:div w:id="515076452">
          <w:marLeft w:val="0"/>
          <w:marRight w:val="0"/>
          <w:marTop w:val="0"/>
          <w:marBottom w:val="0"/>
          <w:divBdr>
            <w:top w:val="none" w:sz="0" w:space="0" w:color="auto"/>
            <w:left w:val="none" w:sz="0" w:space="0" w:color="auto"/>
            <w:bottom w:val="none" w:sz="0" w:space="0" w:color="auto"/>
            <w:right w:val="none" w:sz="0" w:space="0" w:color="auto"/>
          </w:divBdr>
        </w:div>
        <w:div w:id="560943906">
          <w:marLeft w:val="0"/>
          <w:marRight w:val="0"/>
          <w:marTop w:val="0"/>
          <w:marBottom w:val="0"/>
          <w:divBdr>
            <w:top w:val="none" w:sz="0" w:space="0" w:color="auto"/>
            <w:left w:val="none" w:sz="0" w:space="0" w:color="auto"/>
            <w:bottom w:val="none" w:sz="0" w:space="0" w:color="auto"/>
            <w:right w:val="none" w:sz="0" w:space="0" w:color="auto"/>
          </w:divBdr>
        </w:div>
        <w:div w:id="588200759">
          <w:marLeft w:val="0"/>
          <w:marRight w:val="0"/>
          <w:marTop w:val="0"/>
          <w:marBottom w:val="0"/>
          <w:divBdr>
            <w:top w:val="none" w:sz="0" w:space="0" w:color="auto"/>
            <w:left w:val="none" w:sz="0" w:space="0" w:color="auto"/>
            <w:bottom w:val="none" w:sz="0" w:space="0" w:color="auto"/>
            <w:right w:val="none" w:sz="0" w:space="0" w:color="auto"/>
          </w:divBdr>
        </w:div>
        <w:div w:id="946087312">
          <w:marLeft w:val="0"/>
          <w:marRight w:val="0"/>
          <w:marTop w:val="0"/>
          <w:marBottom w:val="0"/>
          <w:divBdr>
            <w:top w:val="none" w:sz="0" w:space="0" w:color="auto"/>
            <w:left w:val="none" w:sz="0" w:space="0" w:color="auto"/>
            <w:bottom w:val="none" w:sz="0" w:space="0" w:color="auto"/>
            <w:right w:val="none" w:sz="0" w:space="0" w:color="auto"/>
          </w:divBdr>
        </w:div>
        <w:div w:id="952400030">
          <w:marLeft w:val="0"/>
          <w:marRight w:val="0"/>
          <w:marTop w:val="0"/>
          <w:marBottom w:val="0"/>
          <w:divBdr>
            <w:top w:val="none" w:sz="0" w:space="0" w:color="auto"/>
            <w:left w:val="none" w:sz="0" w:space="0" w:color="auto"/>
            <w:bottom w:val="none" w:sz="0" w:space="0" w:color="auto"/>
            <w:right w:val="none" w:sz="0" w:space="0" w:color="auto"/>
          </w:divBdr>
        </w:div>
        <w:div w:id="1049843063">
          <w:marLeft w:val="0"/>
          <w:marRight w:val="0"/>
          <w:marTop w:val="0"/>
          <w:marBottom w:val="0"/>
          <w:divBdr>
            <w:top w:val="none" w:sz="0" w:space="0" w:color="auto"/>
            <w:left w:val="none" w:sz="0" w:space="0" w:color="auto"/>
            <w:bottom w:val="none" w:sz="0" w:space="0" w:color="auto"/>
            <w:right w:val="none" w:sz="0" w:space="0" w:color="auto"/>
          </w:divBdr>
        </w:div>
        <w:div w:id="1077286385">
          <w:marLeft w:val="0"/>
          <w:marRight w:val="0"/>
          <w:marTop w:val="0"/>
          <w:marBottom w:val="0"/>
          <w:divBdr>
            <w:top w:val="none" w:sz="0" w:space="0" w:color="auto"/>
            <w:left w:val="none" w:sz="0" w:space="0" w:color="auto"/>
            <w:bottom w:val="none" w:sz="0" w:space="0" w:color="auto"/>
            <w:right w:val="none" w:sz="0" w:space="0" w:color="auto"/>
          </w:divBdr>
        </w:div>
        <w:div w:id="1148404104">
          <w:marLeft w:val="0"/>
          <w:marRight w:val="0"/>
          <w:marTop w:val="0"/>
          <w:marBottom w:val="0"/>
          <w:divBdr>
            <w:top w:val="none" w:sz="0" w:space="0" w:color="auto"/>
            <w:left w:val="none" w:sz="0" w:space="0" w:color="auto"/>
            <w:bottom w:val="none" w:sz="0" w:space="0" w:color="auto"/>
            <w:right w:val="none" w:sz="0" w:space="0" w:color="auto"/>
          </w:divBdr>
        </w:div>
        <w:div w:id="1213493609">
          <w:marLeft w:val="0"/>
          <w:marRight w:val="0"/>
          <w:marTop w:val="0"/>
          <w:marBottom w:val="0"/>
          <w:divBdr>
            <w:top w:val="none" w:sz="0" w:space="0" w:color="auto"/>
            <w:left w:val="none" w:sz="0" w:space="0" w:color="auto"/>
            <w:bottom w:val="none" w:sz="0" w:space="0" w:color="auto"/>
            <w:right w:val="none" w:sz="0" w:space="0" w:color="auto"/>
          </w:divBdr>
        </w:div>
        <w:div w:id="1300961826">
          <w:marLeft w:val="0"/>
          <w:marRight w:val="0"/>
          <w:marTop w:val="0"/>
          <w:marBottom w:val="0"/>
          <w:divBdr>
            <w:top w:val="none" w:sz="0" w:space="0" w:color="auto"/>
            <w:left w:val="none" w:sz="0" w:space="0" w:color="auto"/>
            <w:bottom w:val="none" w:sz="0" w:space="0" w:color="auto"/>
            <w:right w:val="none" w:sz="0" w:space="0" w:color="auto"/>
          </w:divBdr>
        </w:div>
        <w:div w:id="1358506528">
          <w:marLeft w:val="0"/>
          <w:marRight w:val="0"/>
          <w:marTop w:val="0"/>
          <w:marBottom w:val="0"/>
          <w:divBdr>
            <w:top w:val="none" w:sz="0" w:space="0" w:color="auto"/>
            <w:left w:val="none" w:sz="0" w:space="0" w:color="auto"/>
            <w:bottom w:val="none" w:sz="0" w:space="0" w:color="auto"/>
            <w:right w:val="none" w:sz="0" w:space="0" w:color="auto"/>
          </w:divBdr>
        </w:div>
        <w:div w:id="1447844837">
          <w:marLeft w:val="0"/>
          <w:marRight w:val="0"/>
          <w:marTop w:val="0"/>
          <w:marBottom w:val="0"/>
          <w:divBdr>
            <w:top w:val="none" w:sz="0" w:space="0" w:color="auto"/>
            <w:left w:val="none" w:sz="0" w:space="0" w:color="auto"/>
            <w:bottom w:val="none" w:sz="0" w:space="0" w:color="auto"/>
            <w:right w:val="none" w:sz="0" w:space="0" w:color="auto"/>
          </w:divBdr>
        </w:div>
        <w:div w:id="1690569786">
          <w:marLeft w:val="0"/>
          <w:marRight w:val="0"/>
          <w:marTop w:val="0"/>
          <w:marBottom w:val="0"/>
          <w:divBdr>
            <w:top w:val="none" w:sz="0" w:space="0" w:color="auto"/>
            <w:left w:val="none" w:sz="0" w:space="0" w:color="auto"/>
            <w:bottom w:val="none" w:sz="0" w:space="0" w:color="auto"/>
            <w:right w:val="none" w:sz="0" w:space="0" w:color="auto"/>
          </w:divBdr>
        </w:div>
        <w:div w:id="1708606031">
          <w:marLeft w:val="0"/>
          <w:marRight w:val="0"/>
          <w:marTop w:val="0"/>
          <w:marBottom w:val="0"/>
          <w:divBdr>
            <w:top w:val="none" w:sz="0" w:space="0" w:color="auto"/>
            <w:left w:val="none" w:sz="0" w:space="0" w:color="auto"/>
            <w:bottom w:val="none" w:sz="0" w:space="0" w:color="auto"/>
            <w:right w:val="none" w:sz="0" w:space="0" w:color="auto"/>
          </w:divBdr>
        </w:div>
        <w:div w:id="1891964437">
          <w:marLeft w:val="0"/>
          <w:marRight w:val="0"/>
          <w:marTop w:val="0"/>
          <w:marBottom w:val="0"/>
          <w:divBdr>
            <w:top w:val="none" w:sz="0" w:space="0" w:color="auto"/>
            <w:left w:val="none" w:sz="0" w:space="0" w:color="auto"/>
            <w:bottom w:val="none" w:sz="0" w:space="0" w:color="auto"/>
            <w:right w:val="none" w:sz="0" w:space="0" w:color="auto"/>
          </w:divBdr>
        </w:div>
        <w:div w:id="1893032563">
          <w:marLeft w:val="0"/>
          <w:marRight w:val="0"/>
          <w:marTop w:val="0"/>
          <w:marBottom w:val="0"/>
          <w:divBdr>
            <w:top w:val="none" w:sz="0" w:space="0" w:color="auto"/>
            <w:left w:val="none" w:sz="0" w:space="0" w:color="auto"/>
            <w:bottom w:val="none" w:sz="0" w:space="0" w:color="auto"/>
            <w:right w:val="none" w:sz="0" w:space="0" w:color="auto"/>
          </w:divBdr>
        </w:div>
        <w:div w:id="1936014464">
          <w:marLeft w:val="0"/>
          <w:marRight w:val="0"/>
          <w:marTop w:val="0"/>
          <w:marBottom w:val="0"/>
          <w:divBdr>
            <w:top w:val="none" w:sz="0" w:space="0" w:color="auto"/>
            <w:left w:val="none" w:sz="0" w:space="0" w:color="auto"/>
            <w:bottom w:val="none" w:sz="0" w:space="0" w:color="auto"/>
            <w:right w:val="none" w:sz="0" w:space="0" w:color="auto"/>
          </w:divBdr>
        </w:div>
      </w:divsChild>
    </w:div>
    <w:div w:id="332924799">
      <w:bodyDiv w:val="1"/>
      <w:marLeft w:val="0"/>
      <w:marRight w:val="0"/>
      <w:marTop w:val="0"/>
      <w:marBottom w:val="0"/>
      <w:divBdr>
        <w:top w:val="none" w:sz="0" w:space="0" w:color="auto"/>
        <w:left w:val="none" w:sz="0" w:space="0" w:color="auto"/>
        <w:bottom w:val="none" w:sz="0" w:space="0" w:color="auto"/>
        <w:right w:val="none" w:sz="0" w:space="0" w:color="auto"/>
      </w:divBdr>
    </w:div>
    <w:div w:id="333534515">
      <w:bodyDiv w:val="1"/>
      <w:marLeft w:val="0"/>
      <w:marRight w:val="0"/>
      <w:marTop w:val="0"/>
      <w:marBottom w:val="0"/>
      <w:divBdr>
        <w:top w:val="none" w:sz="0" w:space="0" w:color="auto"/>
        <w:left w:val="none" w:sz="0" w:space="0" w:color="auto"/>
        <w:bottom w:val="none" w:sz="0" w:space="0" w:color="auto"/>
        <w:right w:val="none" w:sz="0" w:space="0" w:color="auto"/>
      </w:divBdr>
    </w:div>
    <w:div w:id="334503576">
      <w:bodyDiv w:val="1"/>
      <w:marLeft w:val="0"/>
      <w:marRight w:val="0"/>
      <w:marTop w:val="0"/>
      <w:marBottom w:val="0"/>
      <w:divBdr>
        <w:top w:val="none" w:sz="0" w:space="0" w:color="auto"/>
        <w:left w:val="none" w:sz="0" w:space="0" w:color="auto"/>
        <w:bottom w:val="none" w:sz="0" w:space="0" w:color="auto"/>
        <w:right w:val="none" w:sz="0" w:space="0" w:color="auto"/>
      </w:divBdr>
      <w:divsChild>
        <w:div w:id="97603821">
          <w:marLeft w:val="1440"/>
          <w:marRight w:val="0"/>
          <w:marTop w:val="0"/>
          <w:marBottom w:val="0"/>
          <w:divBdr>
            <w:top w:val="none" w:sz="0" w:space="0" w:color="auto"/>
            <w:left w:val="none" w:sz="0" w:space="0" w:color="auto"/>
            <w:bottom w:val="none" w:sz="0" w:space="0" w:color="auto"/>
            <w:right w:val="none" w:sz="0" w:space="0" w:color="auto"/>
          </w:divBdr>
        </w:div>
        <w:div w:id="199560361">
          <w:marLeft w:val="720"/>
          <w:marRight w:val="0"/>
          <w:marTop w:val="0"/>
          <w:marBottom w:val="0"/>
          <w:divBdr>
            <w:top w:val="none" w:sz="0" w:space="0" w:color="auto"/>
            <w:left w:val="none" w:sz="0" w:space="0" w:color="auto"/>
            <w:bottom w:val="none" w:sz="0" w:space="0" w:color="auto"/>
            <w:right w:val="none" w:sz="0" w:space="0" w:color="auto"/>
          </w:divBdr>
        </w:div>
        <w:div w:id="327832526">
          <w:marLeft w:val="1440"/>
          <w:marRight w:val="0"/>
          <w:marTop w:val="0"/>
          <w:marBottom w:val="0"/>
          <w:divBdr>
            <w:top w:val="none" w:sz="0" w:space="0" w:color="auto"/>
            <w:left w:val="none" w:sz="0" w:space="0" w:color="auto"/>
            <w:bottom w:val="none" w:sz="0" w:space="0" w:color="auto"/>
            <w:right w:val="none" w:sz="0" w:space="0" w:color="auto"/>
          </w:divBdr>
        </w:div>
        <w:div w:id="767311847">
          <w:marLeft w:val="720"/>
          <w:marRight w:val="0"/>
          <w:marTop w:val="0"/>
          <w:marBottom w:val="0"/>
          <w:divBdr>
            <w:top w:val="none" w:sz="0" w:space="0" w:color="auto"/>
            <w:left w:val="none" w:sz="0" w:space="0" w:color="auto"/>
            <w:bottom w:val="none" w:sz="0" w:space="0" w:color="auto"/>
            <w:right w:val="none" w:sz="0" w:space="0" w:color="auto"/>
          </w:divBdr>
        </w:div>
        <w:div w:id="1190024893">
          <w:marLeft w:val="1440"/>
          <w:marRight w:val="0"/>
          <w:marTop w:val="0"/>
          <w:marBottom w:val="0"/>
          <w:divBdr>
            <w:top w:val="none" w:sz="0" w:space="0" w:color="auto"/>
            <w:left w:val="none" w:sz="0" w:space="0" w:color="auto"/>
            <w:bottom w:val="none" w:sz="0" w:space="0" w:color="auto"/>
            <w:right w:val="none" w:sz="0" w:space="0" w:color="auto"/>
          </w:divBdr>
        </w:div>
        <w:div w:id="1235121474">
          <w:marLeft w:val="1440"/>
          <w:marRight w:val="0"/>
          <w:marTop w:val="0"/>
          <w:marBottom w:val="0"/>
          <w:divBdr>
            <w:top w:val="none" w:sz="0" w:space="0" w:color="auto"/>
            <w:left w:val="none" w:sz="0" w:space="0" w:color="auto"/>
            <w:bottom w:val="none" w:sz="0" w:space="0" w:color="auto"/>
            <w:right w:val="none" w:sz="0" w:space="0" w:color="auto"/>
          </w:divBdr>
        </w:div>
        <w:div w:id="1848254626">
          <w:marLeft w:val="1440"/>
          <w:marRight w:val="0"/>
          <w:marTop w:val="0"/>
          <w:marBottom w:val="0"/>
          <w:divBdr>
            <w:top w:val="none" w:sz="0" w:space="0" w:color="auto"/>
            <w:left w:val="none" w:sz="0" w:space="0" w:color="auto"/>
            <w:bottom w:val="none" w:sz="0" w:space="0" w:color="auto"/>
            <w:right w:val="none" w:sz="0" w:space="0" w:color="auto"/>
          </w:divBdr>
        </w:div>
      </w:divsChild>
    </w:div>
    <w:div w:id="334846744">
      <w:bodyDiv w:val="1"/>
      <w:marLeft w:val="0"/>
      <w:marRight w:val="0"/>
      <w:marTop w:val="0"/>
      <w:marBottom w:val="0"/>
      <w:divBdr>
        <w:top w:val="none" w:sz="0" w:space="0" w:color="auto"/>
        <w:left w:val="none" w:sz="0" w:space="0" w:color="auto"/>
        <w:bottom w:val="none" w:sz="0" w:space="0" w:color="auto"/>
        <w:right w:val="none" w:sz="0" w:space="0" w:color="auto"/>
      </w:divBdr>
    </w:div>
    <w:div w:id="336078520">
      <w:bodyDiv w:val="1"/>
      <w:marLeft w:val="0"/>
      <w:marRight w:val="0"/>
      <w:marTop w:val="0"/>
      <w:marBottom w:val="0"/>
      <w:divBdr>
        <w:top w:val="none" w:sz="0" w:space="0" w:color="auto"/>
        <w:left w:val="none" w:sz="0" w:space="0" w:color="auto"/>
        <w:bottom w:val="none" w:sz="0" w:space="0" w:color="auto"/>
        <w:right w:val="none" w:sz="0" w:space="0" w:color="auto"/>
      </w:divBdr>
      <w:divsChild>
        <w:div w:id="220869644">
          <w:marLeft w:val="360"/>
          <w:marRight w:val="0"/>
          <w:marTop w:val="200"/>
          <w:marBottom w:val="0"/>
          <w:divBdr>
            <w:top w:val="none" w:sz="0" w:space="0" w:color="auto"/>
            <w:left w:val="none" w:sz="0" w:space="0" w:color="auto"/>
            <w:bottom w:val="none" w:sz="0" w:space="0" w:color="auto"/>
            <w:right w:val="none" w:sz="0" w:space="0" w:color="auto"/>
          </w:divBdr>
        </w:div>
        <w:div w:id="275254588">
          <w:marLeft w:val="1800"/>
          <w:marRight w:val="0"/>
          <w:marTop w:val="100"/>
          <w:marBottom w:val="0"/>
          <w:divBdr>
            <w:top w:val="none" w:sz="0" w:space="0" w:color="auto"/>
            <w:left w:val="none" w:sz="0" w:space="0" w:color="auto"/>
            <w:bottom w:val="none" w:sz="0" w:space="0" w:color="auto"/>
            <w:right w:val="none" w:sz="0" w:space="0" w:color="auto"/>
          </w:divBdr>
        </w:div>
        <w:div w:id="899293494">
          <w:marLeft w:val="1080"/>
          <w:marRight w:val="0"/>
          <w:marTop w:val="100"/>
          <w:marBottom w:val="0"/>
          <w:divBdr>
            <w:top w:val="none" w:sz="0" w:space="0" w:color="auto"/>
            <w:left w:val="none" w:sz="0" w:space="0" w:color="auto"/>
            <w:bottom w:val="none" w:sz="0" w:space="0" w:color="auto"/>
            <w:right w:val="none" w:sz="0" w:space="0" w:color="auto"/>
          </w:divBdr>
        </w:div>
        <w:div w:id="905068903">
          <w:marLeft w:val="360"/>
          <w:marRight w:val="0"/>
          <w:marTop w:val="200"/>
          <w:marBottom w:val="0"/>
          <w:divBdr>
            <w:top w:val="none" w:sz="0" w:space="0" w:color="auto"/>
            <w:left w:val="none" w:sz="0" w:space="0" w:color="auto"/>
            <w:bottom w:val="none" w:sz="0" w:space="0" w:color="auto"/>
            <w:right w:val="none" w:sz="0" w:space="0" w:color="auto"/>
          </w:divBdr>
        </w:div>
        <w:div w:id="961618487">
          <w:marLeft w:val="1080"/>
          <w:marRight w:val="0"/>
          <w:marTop w:val="100"/>
          <w:marBottom w:val="0"/>
          <w:divBdr>
            <w:top w:val="none" w:sz="0" w:space="0" w:color="auto"/>
            <w:left w:val="none" w:sz="0" w:space="0" w:color="auto"/>
            <w:bottom w:val="none" w:sz="0" w:space="0" w:color="auto"/>
            <w:right w:val="none" w:sz="0" w:space="0" w:color="auto"/>
          </w:divBdr>
        </w:div>
        <w:div w:id="1287934484">
          <w:marLeft w:val="2520"/>
          <w:marRight w:val="0"/>
          <w:marTop w:val="100"/>
          <w:marBottom w:val="0"/>
          <w:divBdr>
            <w:top w:val="none" w:sz="0" w:space="0" w:color="auto"/>
            <w:left w:val="none" w:sz="0" w:space="0" w:color="auto"/>
            <w:bottom w:val="none" w:sz="0" w:space="0" w:color="auto"/>
            <w:right w:val="none" w:sz="0" w:space="0" w:color="auto"/>
          </w:divBdr>
        </w:div>
        <w:div w:id="1740711040">
          <w:marLeft w:val="1080"/>
          <w:marRight w:val="0"/>
          <w:marTop w:val="100"/>
          <w:marBottom w:val="0"/>
          <w:divBdr>
            <w:top w:val="none" w:sz="0" w:space="0" w:color="auto"/>
            <w:left w:val="none" w:sz="0" w:space="0" w:color="auto"/>
            <w:bottom w:val="none" w:sz="0" w:space="0" w:color="auto"/>
            <w:right w:val="none" w:sz="0" w:space="0" w:color="auto"/>
          </w:divBdr>
        </w:div>
        <w:div w:id="2015961393">
          <w:marLeft w:val="2520"/>
          <w:marRight w:val="0"/>
          <w:marTop w:val="100"/>
          <w:marBottom w:val="0"/>
          <w:divBdr>
            <w:top w:val="none" w:sz="0" w:space="0" w:color="auto"/>
            <w:left w:val="none" w:sz="0" w:space="0" w:color="auto"/>
            <w:bottom w:val="none" w:sz="0" w:space="0" w:color="auto"/>
            <w:right w:val="none" w:sz="0" w:space="0" w:color="auto"/>
          </w:divBdr>
        </w:div>
      </w:divsChild>
    </w:div>
    <w:div w:id="336809898">
      <w:bodyDiv w:val="1"/>
      <w:marLeft w:val="0"/>
      <w:marRight w:val="0"/>
      <w:marTop w:val="0"/>
      <w:marBottom w:val="0"/>
      <w:divBdr>
        <w:top w:val="none" w:sz="0" w:space="0" w:color="auto"/>
        <w:left w:val="none" w:sz="0" w:space="0" w:color="auto"/>
        <w:bottom w:val="none" w:sz="0" w:space="0" w:color="auto"/>
        <w:right w:val="none" w:sz="0" w:space="0" w:color="auto"/>
      </w:divBdr>
    </w:div>
    <w:div w:id="338509334">
      <w:bodyDiv w:val="1"/>
      <w:marLeft w:val="0"/>
      <w:marRight w:val="0"/>
      <w:marTop w:val="0"/>
      <w:marBottom w:val="0"/>
      <w:divBdr>
        <w:top w:val="none" w:sz="0" w:space="0" w:color="auto"/>
        <w:left w:val="none" w:sz="0" w:space="0" w:color="auto"/>
        <w:bottom w:val="none" w:sz="0" w:space="0" w:color="auto"/>
        <w:right w:val="none" w:sz="0" w:space="0" w:color="auto"/>
      </w:divBdr>
      <w:divsChild>
        <w:div w:id="68239615">
          <w:marLeft w:val="1166"/>
          <w:marRight w:val="0"/>
          <w:marTop w:val="125"/>
          <w:marBottom w:val="0"/>
          <w:divBdr>
            <w:top w:val="none" w:sz="0" w:space="0" w:color="auto"/>
            <w:left w:val="none" w:sz="0" w:space="0" w:color="auto"/>
            <w:bottom w:val="none" w:sz="0" w:space="0" w:color="auto"/>
            <w:right w:val="none" w:sz="0" w:space="0" w:color="auto"/>
          </w:divBdr>
        </w:div>
        <w:div w:id="697900939">
          <w:marLeft w:val="1166"/>
          <w:marRight w:val="0"/>
          <w:marTop w:val="125"/>
          <w:marBottom w:val="0"/>
          <w:divBdr>
            <w:top w:val="none" w:sz="0" w:space="0" w:color="auto"/>
            <w:left w:val="none" w:sz="0" w:space="0" w:color="auto"/>
            <w:bottom w:val="none" w:sz="0" w:space="0" w:color="auto"/>
            <w:right w:val="none" w:sz="0" w:space="0" w:color="auto"/>
          </w:divBdr>
        </w:div>
        <w:div w:id="772240514">
          <w:marLeft w:val="1166"/>
          <w:marRight w:val="0"/>
          <w:marTop w:val="125"/>
          <w:marBottom w:val="0"/>
          <w:divBdr>
            <w:top w:val="none" w:sz="0" w:space="0" w:color="auto"/>
            <w:left w:val="none" w:sz="0" w:space="0" w:color="auto"/>
            <w:bottom w:val="none" w:sz="0" w:space="0" w:color="auto"/>
            <w:right w:val="none" w:sz="0" w:space="0" w:color="auto"/>
          </w:divBdr>
        </w:div>
        <w:div w:id="2085029774">
          <w:marLeft w:val="547"/>
          <w:marRight w:val="0"/>
          <w:marTop w:val="144"/>
          <w:marBottom w:val="0"/>
          <w:divBdr>
            <w:top w:val="none" w:sz="0" w:space="0" w:color="auto"/>
            <w:left w:val="none" w:sz="0" w:space="0" w:color="auto"/>
            <w:bottom w:val="none" w:sz="0" w:space="0" w:color="auto"/>
            <w:right w:val="none" w:sz="0" w:space="0" w:color="auto"/>
          </w:divBdr>
        </w:div>
      </w:divsChild>
    </w:div>
    <w:div w:id="338699804">
      <w:bodyDiv w:val="1"/>
      <w:marLeft w:val="0"/>
      <w:marRight w:val="0"/>
      <w:marTop w:val="0"/>
      <w:marBottom w:val="0"/>
      <w:divBdr>
        <w:top w:val="none" w:sz="0" w:space="0" w:color="auto"/>
        <w:left w:val="none" w:sz="0" w:space="0" w:color="auto"/>
        <w:bottom w:val="none" w:sz="0" w:space="0" w:color="auto"/>
        <w:right w:val="none" w:sz="0" w:space="0" w:color="auto"/>
      </w:divBdr>
      <w:divsChild>
        <w:div w:id="642780388">
          <w:marLeft w:val="1800"/>
          <w:marRight w:val="0"/>
          <w:marTop w:val="96"/>
          <w:marBottom w:val="0"/>
          <w:divBdr>
            <w:top w:val="none" w:sz="0" w:space="0" w:color="auto"/>
            <w:left w:val="none" w:sz="0" w:space="0" w:color="auto"/>
            <w:bottom w:val="none" w:sz="0" w:space="0" w:color="auto"/>
            <w:right w:val="none" w:sz="0" w:space="0" w:color="auto"/>
          </w:divBdr>
        </w:div>
        <w:div w:id="693383947">
          <w:marLeft w:val="1800"/>
          <w:marRight w:val="0"/>
          <w:marTop w:val="96"/>
          <w:marBottom w:val="0"/>
          <w:divBdr>
            <w:top w:val="none" w:sz="0" w:space="0" w:color="auto"/>
            <w:left w:val="none" w:sz="0" w:space="0" w:color="auto"/>
            <w:bottom w:val="none" w:sz="0" w:space="0" w:color="auto"/>
            <w:right w:val="none" w:sz="0" w:space="0" w:color="auto"/>
          </w:divBdr>
        </w:div>
        <w:div w:id="1091244879">
          <w:marLeft w:val="1800"/>
          <w:marRight w:val="0"/>
          <w:marTop w:val="96"/>
          <w:marBottom w:val="0"/>
          <w:divBdr>
            <w:top w:val="none" w:sz="0" w:space="0" w:color="auto"/>
            <w:left w:val="none" w:sz="0" w:space="0" w:color="auto"/>
            <w:bottom w:val="none" w:sz="0" w:space="0" w:color="auto"/>
            <w:right w:val="none" w:sz="0" w:space="0" w:color="auto"/>
          </w:divBdr>
        </w:div>
        <w:div w:id="1289312032">
          <w:marLeft w:val="1166"/>
          <w:marRight w:val="0"/>
          <w:marTop w:val="115"/>
          <w:marBottom w:val="0"/>
          <w:divBdr>
            <w:top w:val="none" w:sz="0" w:space="0" w:color="auto"/>
            <w:left w:val="none" w:sz="0" w:space="0" w:color="auto"/>
            <w:bottom w:val="none" w:sz="0" w:space="0" w:color="auto"/>
            <w:right w:val="none" w:sz="0" w:space="0" w:color="auto"/>
          </w:divBdr>
        </w:div>
        <w:div w:id="1315640003">
          <w:marLeft w:val="547"/>
          <w:marRight w:val="0"/>
          <w:marTop w:val="134"/>
          <w:marBottom w:val="0"/>
          <w:divBdr>
            <w:top w:val="none" w:sz="0" w:space="0" w:color="auto"/>
            <w:left w:val="none" w:sz="0" w:space="0" w:color="auto"/>
            <w:bottom w:val="none" w:sz="0" w:space="0" w:color="auto"/>
            <w:right w:val="none" w:sz="0" w:space="0" w:color="auto"/>
          </w:divBdr>
        </w:div>
        <w:div w:id="2084640060">
          <w:marLeft w:val="1166"/>
          <w:marRight w:val="0"/>
          <w:marTop w:val="115"/>
          <w:marBottom w:val="0"/>
          <w:divBdr>
            <w:top w:val="none" w:sz="0" w:space="0" w:color="auto"/>
            <w:left w:val="none" w:sz="0" w:space="0" w:color="auto"/>
            <w:bottom w:val="none" w:sz="0" w:space="0" w:color="auto"/>
            <w:right w:val="none" w:sz="0" w:space="0" w:color="auto"/>
          </w:divBdr>
        </w:div>
      </w:divsChild>
    </w:div>
    <w:div w:id="338964770">
      <w:bodyDiv w:val="1"/>
      <w:marLeft w:val="0"/>
      <w:marRight w:val="0"/>
      <w:marTop w:val="0"/>
      <w:marBottom w:val="0"/>
      <w:divBdr>
        <w:top w:val="none" w:sz="0" w:space="0" w:color="auto"/>
        <w:left w:val="none" w:sz="0" w:space="0" w:color="auto"/>
        <w:bottom w:val="none" w:sz="0" w:space="0" w:color="auto"/>
        <w:right w:val="none" w:sz="0" w:space="0" w:color="auto"/>
      </w:divBdr>
    </w:div>
    <w:div w:id="340812722">
      <w:bodyDiv w:val="1"/>
      <w:marLeft w:val="0"/>
      <w:marRight w:val="0"/>
      <w:marTop w:val="0"/>
      <w:marBottom w:val="0"/>
      <w:divBdr>
        <w:top w:val="none" w:sz="0" w:space="0" w:color="auto"/>
        <w:left w:val="none" w:sz="0" w:space="0" w:color="auto"/>
        <w:bottom w:val="none" w:sz="0" w:space="0" w:color="auto"/>
        <w:right w:val="none" w:sz="0" w:space="0" w:color="auto"/>
      </w:divBdr>
      <w:divsChild>
        <w:div w:id="1688436428">
          <w:marLeft w:val="0"/>
          <w:marRight w:val="0"/>
          <w:marTop w:val="0"/>
          <w:marBottom w:val="0"/>
          <w:divBdr>
            <w:top w:val="none" w:sz="0" w:space="0" w:color="auto"/>
            <w:left w:val="none" w:sz="0" w:space="0" w:color="auto"/>
            <w:bottom w:val="none" w:sz="0" w:space="0" w:color="auto"/>
            <w:right w:val="none" w:sz="0" w:space="0" w:color="auto"/>
          </w:divBdr>
          <w:divsChild>
            <w:div w:id="198514278">
              <w:marLeft w:val="0"/>
              <w:marRight w:val="0"/>
              <w:marTop w:val="0"/>
              <w:marBottom w:val="0"/>
              <w:divBdr>
                <w:top w:val="none" w:sz="0" w:space="0" w:color="auto"/>
                <w:left w:val="none" w:sz="0" w:space="0" w:color="auto"/>
                <w:bottom w:val="none" w:sz="0" w:space="0" w:color="auto"/>
                <w:right w:val="none" w:sz="0" w:space="0" w:color="auto"/>
              </w:divBdr>
            </w:div>
            <w:div w:id="5432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6611">
      <w:bodyDiv w:val="1"/>
      <w:marLeft w:val="0"/>
      <w:marRight w:val="0"/>
      <w:marTop w:val="0"/>
      <w:marBottom w:val="0"/>
      <w:divBdr>
        <w:top w:val="none" w:sz="0" w:space="0" w:color="auto"/>
        <w:left w:val="none" w:sz="0" w:space="0" w:color="auto"/>
        <w:bottom w:val="none" w:sz="0" w:space="0" w:color="auto"/>
        <w:right w:val="none" w:sz="0" w:space="0" w:color="auto"/>
      </w:divBdr>
    </w:div>
    <w:div w:id="342321631">
      <w:bodyDiv w:val="1"/>
      <w:marLeft w:val="0"/>
      <w:marRight w:val="0"/>
      <w:marTop w:val="0"/>
      <w:marBottom w:val="0"/>
      <w:divBdr>
        <w:top w:val="none" w:sz="0" w:space="0" w:color="auto"/>
        <w:left w:val="none" w:sz="0" w:space="0" w:color="auto"/>
        <w:bottom w:val="none" w:sz="0" w:space="0" w:color="auto"/>
        <w:right w:val="none" w:sz="0" w:space="0" w:color="auto"/>
      </w:divBdr>
      <w:divsChild>
        <w:div w:id="255484705">
          <w:marLeft w:val="1166"/>
          <w:marRight w:val="0"/>
          <w:marTop w:val="96"/>
          <w:marBottom w:val="0"/>
          <w:divBdr>
            <w:top w:val="none" w:sz="0" w:space="0" w:color="auto"/>
            <w:left w:val="none" w:sz="0" w:space="0" w:color="auto"/>
            <w:bottom w:val="none" w:sz="0" w:space="0" w:color="auto"/>
            <w:right w:val="none" w:sz="0" w:space="0" w:color="auto"/>
          </w:divBdr>
        </w:div>
        <w:div w:id="414740193">
          <w:marLeft w:val="1800"/>
          <w:marRight w:val="0"/>
          <w:marTop w:val="86"/>
          <w:marBottom w:val="0"/>
          <w:divBdr>
            <w:top w:val="none" w:sz="0" w:space="0" w:color="auto"/>
            <w:left w:val="none" w:sz="0" w:space="0" w:color="auto"/>
            <w:bottom w:val="none" w:sz="0" w:space="0" w:color="auto"/>
            <w:right w:val="none" w:sz="0" w:space="0" w:color="auto"/>
          </w:divBdr>
        </w:div>
        <w:div w:id="765033147">
          <w:marLeft w:val="547"/>
          <w:marRight w:val="0"/>
          <w:marTop w:val="115"/>
          <w:marBottom w:val="0"/>
          <w:divBdr>
            <w:top w:val="none" w:sz="0" w:space="0" w:color="auto"/>
            <w:left w:val="none" w:sz="0" w:space="0" w:color="auto"/>
            <w:bottom w:val="none" w:sz="0" w:space="0" w:color="auto"/>
            <w:right w:val="none" w:sz="0" w:space="0" w:color="auto"/>
          </w:divBdr>
        </w:div>
        <w:div w:id="960842424">
          <w:marLeft w:val="1166"/>
          <w:marRight w:val="0"/>
          <w:marTop w:val="96"/>
          <w:marBottom w:val="0"/>
          <w:divBdr>
            <w:top w:val="none" w:sz="0" w:space="0" w:color="auto"/>
            <w:left w:val="none" w:sz="0" w:space="0" w:color="auto"/>
            <w:bottom w:val="none" w:sz="0" w:space="0" w:color="auto"/>
            <w:right w:val="none" w:sz="0" w:space="0" w:color="auto"/>
          </w:divBdr>
        </w:div>
        <w:div w:id="1464226891">
          <w:marLeft w:val="1800"/>
          <w:marRight w:val="0"/>
          <w:marTop w:val="86"/>
          <w:marBottom w:val="0"/>
          <w:divBdr>
            <w:top w:val="none" w:sz="0" w:space="0" w:color="auto"/>
            <w:left w:val="none" w:sz="0" w:space="0" w:color="auto"/>
            <w:bottom w:val="none" w:sz="0" w:space="0" w:color="auto"/>
            <w:right w:val="none" w:sz="0" w:space="0" w:color="auto"/>
          </w:divBdr>
        </w:div>
        <w:div w:id="1968850707">
          <w:marLeft w:val="547"/>
          <w:marRight w:val="0"/>
          <w:marTop w:val="115"/>
          <w:marBottom w:val="0"/>
          <w:divBdr>
            <w:top w:val="none" w:sz="0" w:space="0" w:color="auto"/>
            <w:left w:val="none" w:sz="0" w:space="0" w:color="auto"/>
            <w:bottom w:val="none" w:sz="0" w:space="0" w:color="auto"/>
            <w:right w:val="none" w:sz="0" w:space="0" w:color="auto"/>
          </w:divBdr>
        </w:div>
      </w:divsChild>
    </w:div>
    <w:div w:id="342635662">
      <w:bodyDiv w:val="1"/>
      <w:marLeft w:val="0"/>
      <w:marRight w:val="0"/>
      <w:marTop w:val="0"/>
      <w:marBottom w:val="0"/>
      <w:divBdr>
        <w:top w:val="none" w:sz="0" w:space="0" w:color="auto"/>
        <w:left w:val="none" w:sz="0" w:space="0" w:color="auto"/>
        <w:bottom w:val="none" w:sz="0" w:space="0" w:color="auto"/>
        <w:right w:val="none" w:sz="0" w:space="0" w:color="auto"/>
      </w:divBdr>
      <w:divsChild>
        <w:div w:id="11105625">
          <w:marLeft w:val="806"/>
          <w:marRight w:val="0"/>
          <w:marTop w:val="120"/>
          <w:marBottom w:val="0"/>
          <w:divBdr>
            <w:top w:val="none" w:sz="0" w:space="0" w:color="auto"/>
            <w:left w:val="none" w:sz="0" w:space="0" w:color="auto"/>
            <w:bottom w:val="none" w:sz="0" w:space="0" w:color="auto"/>
            <w:right w:val="none" w:sz="0" w:space="0" w:color="auto"/>
          </w:divBdr>
        </w:div>
        <w:div w:id="238370341">
          <w:marLeft w:val="1354"/>
          <w:marRight w:val="0"/>
          <w:marTop w:val="120"/>
          <w:marBottom w:val="0"/>
          <w:divBdr>
            <w:top w:val="none" w:sz="0" w:space="0" w:color="auto"/>
            <w:left w:val="none" w:sz="0" w:space="0" w:color="auto"/>
            <w:bottom w:val="none" w:sz="0" w:space="0" w:color="auto"/>
            <w:right w:val="none" w:sz="0" w:space="0" w:color="auto"/>
          </w:divBdr>
        </w:div>
        <w:div w:id="1119102546">
          <w:marLeft w:val="1354"/>
          <w:marRight w:val="0"/>
          <w:marTop w:val="120"/>
          <w:marBottom w:val="0"/>
          <w:divBdr>
            <w:top w:val="none" w:sz="0" w:space="0" w:color="auto"/>
            <w:left w:val="none" w:sz="0" w:space="0" w:color="auto"/>
            <w:bottom w:val="none" w:sz="0" w:space="0" w:color="auto"/>
            <w:right w:val="none" w:sz="0" w:space="0" w:color="auto"/>
          </w:divBdr>
        </w:div>
        <w:div w:id="1247496409">
          <w:marLeft w:val="806"/>
          <w:marRight w:val="0"/>
          <w:marTop w:val="120"/>
          <w:marBottom w:val="0"/>
          <w:divBdr>
            <w:top w:val="none" w:sz="0" w:space="0" w:color="auto"/>
            <w:left w:val="none" w:sz="0" w:space="0" w:color="auto"/>
            <w:bottom w:val="none" w:sz="0" w:space="0" w:color="auto"/>
            <w:right w:val="none" w:sz="0" w:space="0" w:color="auto"/>
          </w:divBdr>
        </w:div>
        <w:div w:id="1470594111">
          <w:marLeft w:val="274"/>
          <w:marRight w:val="0"/>
          <w:marTop w:val="120"/>
          <w:marBottom w:val="0"/>
          <w:divBdr>
            <w:top w:val="none" w:sz="0" w:space="0" w:color="auto"/>
            <w:left w:val="none" w:sz="0" w:space="0" w:color="auto"/>
            <w:bottom w:val="none" w:sz="0" w:space="0" w:color="auto"/>
            <w:right w:val="none" w:sz="0" w:space="0" w:color="auto"/>
          </w:divBdr>
        </w:div>
      </w:divsChild>
    </w:div>
    <w:div w:id="342978859">
      <w:bodyDiv w:val="1"/>
      <w:marLeft w:val="0"/>
      <w:marRight w:val="0"/>
      <w:marTop w:val="0"/>
      <w:marBottom w:val="0"/>
      <w:divBdr>
        <w:top w:val="none" w:sz="0" w:space="0" w:color="auto"/>
        <w:left w:val="none" w:sz="0" w:space="0" w:color="auto"/>
        <w:bottom w:val="none" w:sz="0" w:space="0" w:color="auto"/>
        <w:right w:val="none" w:sz="0" w:space="0" w:color="auto"/>
      </w:divBdr>
    </w:div>
    <w:div w:id="344212047">
      <w:bodyDiv w:val="1"/>
      <w:marLeft w:val="0"/>
      <w:marRight w:val="0"/>
      <w:marTop w:val="0"/>
      <w:marBottom w:val="0"/>
      <w:divBdr>
        <w:top w:val="none" w:sz="0" w:space="0" w:color="auto"/>
        <w:left w:val="none" w:sz="0" w:space="0" w:color="auto"/>
        <w:bottom w:val="none" w:sz="0" w:space="0" w:color="auto"/>
        <w:right w:val="none" w:sz="0" w:space="0" w:color="auto"/>
      </w:divBdr>
    </w:div>
    <w:div w:id="344214242">
      <w:bodyDiv w:val="1"/>
      <w:marLeft w:val="0"/>
      <w:marRight w:val="0"/>
      <w:marTop w:val="0"/>
      <w:marBottom w:val="0"/>
      <w:divBdr>
        <w:top w:val="none" w:sz="0" w:space="0" w:color="auto"/>
        <w:left w:val="none" w:sz="0" w:space="0" w:color="auto"/>
        <w:bottom w:val="none" w:sz="0" w:space="0" w:color="auto"/>
        <w:right w:val="none" w:sz="0" w:space="0" w:color="auto"/>
      </w:divBdr>
      <w:divsChild>
        <w:div w:id="119762463">
          <w:marLeft w:val="0"/>
          <w:marRight w:val="0"/>
          <w:marTop w:val="0"/>
          <w:marBottom w:val="0"/>
          <w:divBdr>
            <w:top w:val="none" w:sz="0" w:space="0" w:color="auto"/>
            <w:left w:val="none" w:sz="0" w:space="0" w:color="auto"/>
            <w:bottom w:val="none" w:sz="0" w:space="0" w:color="auto"/>
            <w:right w:val="none" w:sz="0" w:space="0" w:color="auto"/>
          </w:divBdr>
        </w:div>
        <w:div w:id="518472611">
          <w:marLeft w:val="0"/>
          <w:marRight w:val="0"/>
          <w:marTop w:val="0"/>
          <w:marBottom w:val="0"/>
          <w:divBdr>
            <w:top w:val="none" w:sz="0" w:space="0" w:color="auto"/>
            <w:left w:val="none" w:sz="0" w:space="0" w:color="auto"/>
            <w:bottom w:val="none" w:sz="0" w:space="0" w:color="auto"/>
            <w:right w:val="none" w:sz="0" w:space="0" w:color="auto"/>
          </w:divBdr>
        </w:div>
        <w:div w:id="1152797959">
          <w:marLeft w:val="0"/>
          <w:marRight w:val="0"/>
          <w:marTop w:val="0"/>
          <w:marBottom w:val="0"/>
          <w:divBdr>
            <w:top w:val="none" w:sz="0" w:space="0" w:color="auto"/>
            <w:left w:val="none" w:sz="0" w:space="0" w:color="auto"/>
            <w:bottom w:val="none" w:sz="0" w:space="0" w:color="auto"/>
            <w:right w:val="none" w:sz="0" w:space="0" w:color="auto"/>
          </w:divBdr>
        </w:div>
        <w:div w:id="1196699691">
          <w:marLeft w:val="0"/>
          <w:marRight w:val="0"/>
          <w:marTop w:val="0"/>
          <w:marBottom w:val="0"/>
          <w:divBdr>
            <w:top w:val="none" w:sz="0" w:space="0" w:color="auto"/>
            <w:left w:val="none" w:sz="0" w:space="0" w:color="auto"/>
            <w:bottom w:val="none" w:sz="0" w:space="0" w:color="auto"/>
            <w:right w:val="none" w:sz="0" w:space="0" w:color="auto"/>
          </w:divBdr>
        </w:div>
        <w:div w:id="1562254868">
          <w:marLeft w:val="0"/>
          <w:marRight w:val="0"/>
          <w:marTop w:val="0"/>
          <w:marBottom w:val="0"/>
          <w:divBdr>
            <w:top w:val="none" w:sz="0" w:space="0" w:color="auto"/>
            <w:left w:val="none" w:sz="0" w:space="0" w:color="auto"/>
            <w:bottom w:val="none" w:sz="0" w:space="0" w:color="auto"/>
            <w:right w:val="none" w:sz="0" w:space="0" w:color="auto"/>
          </w:divBdr>
        </w:div>
        <w:div w:id="1911424775">
          <w:marLeft w:val="0"/>
          <w:marRight w:val="0"/>
          <w:marTop w:val="0"/>
          <w:marBottom w:val="0"/>
          <w:divBdr>
            <w:top w:val="none" w:sz="0" w:space="0" w:color="auto"/>
            <w:left w:val="none" w:sz="0" w:space="0" w:color="auto"/>
            <w:bottom w:val="none" w:sz="0" w:space="0" w:color="auto"/>
            <w:right w:val="none" w:sz="0" w:space="0" w:color="auto"/>
          </w:divBdr>
        </w:div>
      </w:divsChild>
    </w:div>
    <w:div w:id="344751822">
      <w:bodyDiv w:val="1"/>
      <w:marLeft w:val="0"/>
      <w:marRight w:val="0"/>
      <w:marTop w:val="0"/>
      <w:marBottom w:val="0"/>
      <w:divBdr>
        <w:top w:val="none" w:sz="0" w:space="0" w:color="auto"/>
        <w:left w:val="none" w:sz="0" w:space="0" w:color="auto"/>
        <w:bottom w:val="none" w:sz="0" w:space="0" w:color="auto"/>
        <w:right w:val="none" w:sz="0" w:space="0" w:color="auto"/>
      </w:divBdr>
    </w:div>
    <w:div w:id="345057860">
      <w:bodyDiv w:val="1"/>
      <w:marLeft w:val="0"/>
      <w:marRight w:val="0"/>
      <w:marTop w:val="0"/>
      <w:marBottom w:val="0"/>
      <w:divBdr>
        <w:top w:val="none" w:sz="0" w:space="0" w:color="auto"/>
        <w:left w:val="none" w:sz="0" w:space="0" w:color="auto"/>
        <w:bottom w:val="none" w:sz="0" w:space="0" w:color="auto"/>
        <w:right w:val="none" w:sz="0" w:space="0" w:color="auto"/>
      </w:divBdr>
    </w:div>
    <w:div w:id="345401919">
      <w:bodyDiv w:val="1"/>
      <w:marLeft w:val="0"/>
      <w:marRight w:val="0"/>
      <w:marTop w:val="0"/>
      <w:marBottom w:val="0"/>
      <w:divBdr>
        <w:top w:val="none" w:sz="0" w:space="0" w:color="auto"/>
        <w:left w:val="none" w:sz="0" w:space="0" w:color="auto"/>
        <w:bottom w:val="none" w:sz="0" w:space="0" w:color="auto"/>
        <w:right w:val="none" w:sz="0" w:space="0" w:color="auto"/>
      </w:divBdr>
    </w:div>
    <w:div w:id="345791768">
      <w:bodyDiv w:val="1"/>
      <w:marLeft w:val="0"/>
      <w:marRight w:val="0"/>
      <w:marTop w:val="0"/>
      <w:marBottom w:val="0"/>
      <w:divBdr>
        <w:top w:val="none" w:sz="0" w:space="0" w:color="auto"/>
        <w:left w:val="none" w:sz="0" w:space="0" w:color="auto"/>
        <w:bottom w:val="none" w:sz="0" w:space="0" w:color="auto"/>
        <w:right w:val="none" w:sz="0" w:space="0" w:color="auto"/>
      </w:divBdr>
    </w:div>
    <w:div w:id="346643993">
      <w:bodyDiv w:val="1"/>
      <w:marLeft w:val="0"/>
      <w:marRight w:val="0"/>
      <w:marTop w:val="0"/>
      <w:marBottom w:val="0"/>
      <w:divBdr>
        <w:top w:val="none" w:sz="0" w:space="0" w:color="auto"/>
        <w:left w:val="none" w:sz="0" w:space="0" w:color="auto"/>
        <w:bottom w:val="none" w:sz="0" w:space="0" w:color="auto"/>
        <w:right w:val="none" w:sz="0" w:space="0" w:color="auto"/>
      </w:divBdr>
    </w:div>
    <w:div w:id="348996111">
      <w:bodyDiv w:val="1"/>
      <w:marLeft w:val="0"/>
      <w:marRight w:val="0"/>
      <w:marTop w:val="0"/>
      <w:marBottom w:val="0"/>
      <w:divBdr>
        <w:top w:val="none" w:sz="0" w:space="0" w:color="auto"/>
        <w:left w:val="none" w:sz="0" w:space="0" w:color="auto"/>
        <w:bottom w:val="none" w:sz="0" w:space="0" w:color="auto"/>
        <w:right w:val="none" w:sz="0" w:space="0" w:color="auto"/>
      </w:divBdr>
    </w:div>
    <w:div w:id="349068446">
      <w:bodyDiv w:val="1"/>
      <w:marLeft w:val="0"/>
      <w:marRight w:val="0"/>
      <w:marTop w:val="0"/>
      <w:marBottom w:val="0"/>
      <w:divBdr>
        <w:top w:val="none" w:sz="0" w:space="0" w:color="auto"/>
        <w:left w:val="none" w:sz="0" w:space="0" w:color="auto"/>
        <w:bottom w:val="none" w:sz="0" w:space="0" w:color="auto"/>
        <w:right w:val="none" w:sz="0" w:space="0" w:color="auto"/>
      </w:divBdr>
      <w:divsChild>
        <w:div w:id="161433596">
          <w:marLeft w:val="1166"/>
          <w:marRight w:val="0"/>
          <w:marTop w:val="72"/>
          <w:marBottom w:val="0"/>
          <w:divBdr>
            <w:top w:val="none" w:sz="0" w:space="0" w:color="auto"/>
            <w:left w:val="none" w:sz="0" w:space="0" w:color="auto"/>
            <w:bottom w:val="none" w:sz="0" w:space="0" w:color="auto"/>
            <w:right w:val="none" w:sz="0" w:space="0" w:color="auto"/>
          </w:divBdr>
        </w:div>
        <w:div w:id="279149712">
          <w:marLeft w:val="1166"/>
          <w:marRight w:val="0"/>
          <w:marTop w:val="72"/>
          <w:marBottom w:val="0"/>
          <w:divBdr>
            <w:top w:val="none" w:sz="0" w:space="0" w:color="auto"/>
            <w:left w:val="none" w:sz="0" w:space="0" w:color="auto"/>
            <w:bottom w:val="none" w:sz="0" w:space="0" w:color="auto"/>
            <w:right w:val="none" w:sz="0" w:space="0" w:color="auto"/>
          </w:divBdr>
        </w:div>
        <w:div w:id="305818495">
          <w:marLeft w:val="547"/>
          <w:marRight w:val="0"/>
          <w:marTop w:val="86"/>
          <w:marBottom w:val="0"/>
          <w:divBdr>
            <w:top w:val="none" w:sz="0" w:space="0" w:color="auto"/>
            <w:left w:val="none" w:sz="0" w:space="0" w:color="auto"/>
            <w:bottom w:val="none" w:sz="0" w:space="0" w:color="auto"/>
            <w:right w:val="none" w:sz="0" w:space="0" w:color="auto"/>
          </w:divBdr>
        </w:div>
        <w:div w:id="312225009">
          <w:marLeft w:val="1166"/>
          <w:marRight w:val="0"/>
          <w:marTop w:val="72"/>
          <w:marBottom w:val="0"/>
          <w:divBdr>
            <w:top w:val="none" w:sz="0" w:space="0" w:color="auto"/>
            <w:left w:val="none" w:sz="0" w:space="0" w:color="auto"/>
            <w:bottom w:val="none" w:sz="0" w:space="0" w:color="auto"/>
            <w:right w:val="none" w:sz="0" w:space="0" w:color="auto"/>
          </w:divBdr>
        </w:div>
        <w:div w:id="324676264">
          <w:marLeft w:val="1800"/>
          <w:marRight w:val="0"/>
          <w:marTop w:val="62"/>
          <w:marBottom w:val="0"/>
          <w:divBdr>
            <w:top w:val="none" w:sz="0" w:space="0" w:color="auto"/>
            <w:left w:val="none" w:sz="0" w:space="0" w:color="auto"/>
            <w:bottom w:val="none" w:sz="0" w:space="0" w:color="auto"/>
            <w:right w:val="none" w:sz="0" w:space="0" w:color="auto"/>
          </w:divBdr>
        </w:div>
        <w:div w:id="423191252">
          <w:marLeft w:val="1800"/>
          <w:marRight w:val="0"/>
          <w:marTop w:val="62"/>
          <w:marBottom w:val="0"/>
          <w:divBdr>
            <w:top w:val="none" w:sz="0" w:space="0" w:color="auto"/>
            <w:left w:val="none" w:sz="0" w:space="0" w:color="auto"/>
            <w:bottom w:val="none" w:sz="0" w:space="0" w:color="auto"/>
            <w:right w:val="none" w:sz="0" w:space="0" w:color="auto"/>
          </w:divBdr>
        </w:div>
        <w:div w:id="556279205">
          <w:marLeft w:val="547"/>
          <w:marRight w:val="0"/>
          <w:marTop w:val="86"/>
          <w:marBottom w:val="0"/>
          <w:divBdr>
            <w:top w:val="none" w:sz="0" w:space="0" w:color="auto"/>
            <w:left w:val="none" w:sz="0" w:space="0" w:color="auto"/>
            <w:bottom w:val="none" w:sz="0" w:space="0" w:color="auto"/>
            <w:right w:val="none" w:sz="0" w:space="0" w:color="auto"/>
          </w:divBdr>
        </w:div>
        <w:div w:id="696931181">
          <w:marLeft w:val="1166"/>
          <w:marRight w:val="0"/>
          <w:marTop w:val="72"/>
          <w:marBottom w:val="0"/>
          <w:divBdr>
            <w:top w:val="none" w:sz="0" w:space="0" w:color="auto"/>
            <w:left w:val="none" w:sz="0" w:space="0" w:color="auto"/>
            <w:bottom w:val="none" w:sz="0" w:space="0" w:color="auto"/>
            <w:right w:val="none" w:sz="0" w:space="0" w:color="auto"/>
          </w:divBdr>
        </w:div>
        <w:div w:id="994723225">
          <w:marLeft w:val="1166"/>
          <w:marRight w:val="0"/>
          <w:marTop w:val="72"/>
          <w:marBottom w:val="0"/>
          <w:divBdr>
            <w:top w:val="none" w:sz="0" w:space="0" w:color="auto"/>
            <w:left w:val="none" w:sz="0" w:space="0" w:color="auto"/>
            <w:bottom w:val="none" w:sz="0" w:space="0" w:color="auto"/>
            <w:right w:val="none" w:sz="0" w:space="0" w:color="auto"/>
          </w:divBdr>
        </w:div>
        <w:div w:id="1097674016">
          <w:marLeft w:val="1800"/>
          <w:marRight w:val="0"/>
          <w:marTop w:val="62"/>
          <w:marBottom w:val="0"/>
          <w:divBdr>
            <w:top w:val="none" w:sz="0" w:space="0" w:color="auto"/>
            <w:left w:val="none" w:sz="0" w:space="0" w:color="auto"/>
            <w:bottom w:val="none" w:sz="0" w:space="0" w:color="auto"/>
            <w:right w:val="none" w:sz="0" w:space="0" w:color="auto"/>
          </w:divBdr>
        </w:div>
        <w:div w:id="1104304219">
          <w:marLeft w:val="1166"/>
          <w:marRight w:val="0"/>
          <w:marTop w:val="72"/>
          <w:marBottom w:val="0"/>
          <w:divBdr>
            <w:top w:val="none" w:sz="0" w:space="0" w:color="auto"/>
            <w:left w:val="none" w:sz="0" w:space="0" w:color="auto"/>
            <w:bottom w:val="none" w:sz="0" w:space="0" w:color="auto"/>
            <w:right w:val="none" w:sz="0" w:space="0" w:color="auto"/>
          </w:divBdr>
        </w:div>
        <w:div w:id="1209688138">
          <w:marLeft w:val="1166"/>
          <w:marRight w:val="0"/>
          <w:marTop w:val="72"/>
          <w:marBottom w:val="0"/>
          <w:divBdr>
            <w:top w:val="none" w:sz="0" w:space="0" w:color="auto"/>
            <w:left w:val="none" w:sz="0" w:space="0" w:color="auto"/>
            <w:bottom w:val="none" w:sz="0" w:space="0" w:color="auto"/>
            <w:right w:val="none" w:sz="0" w:space="0" w:color="auto"/>
          </w:divBdr>
        </w:div>
        <w:div w:id="1454009633">
          <w:marLeft w:val="1800"/>
          <w:marRight w:val="0"/>
          <w:marTop w:val="62"/>
          <w:marBottom w:val="0"/>
          <w:divBdr>
            <w:top w:val="none" w:sz="0" w:space="0" w:color="auto"/>
            <w:left w:val="none" w:sz="0" w:space="0" w:color="auto"/>
            <w:bottom w:val="none" w:sz="0" w:space="0" w:color="auto"/>
            <w:right w:val="none" w:sz="0" w:space="0" w:color="auto"/>
          </w:divBdr>
        </w:div>
        <w:div w:id="1647199524">
          <w:marLeft w:val="1166"/>
          <w:marRight w:val="0"/>
          <w:marTop w:val="72"/>
          <w:marBottom w:val="0"/>
          <w:divBdr>
            <w:top w:val="none" w:sz="0" w:space="0" w:color="auto"/>
            <w:left w:val="none" w:sz="0" w:space="0" w:color="auto"/>
            <w:bottom w:val="none" w:sz="0" w:space="0" w:color="auto"/>
            <w:right w:val="none" w:sz="0" w:space="0" w:color="auto"/>
          </w:divBdr>
        </w:div>
        <w:div w:id="1695956476">
          <w:marLeft w:val="1166"/>
          <w:marRight w:val="0"/>
          <w:marTop w:val="72"/>
          <w:marBottom w:val="0"/>
          <w:divBdr>
            <w:top w:val="none" w:sz="0" w:space="0" w:color="auto"/>
            <w:left w:val="none" w:sz="0" w:space="0" w:color="auto"/>
            <w:bottom w:val="none" w:sz="0" w:space="0" w:color="auto"/>
            <w:right w:val="none" w:sz="0" w:space="0" w:color="auto"/>
          </w:divBdr>
        </w:div>
        <w:div w:id="1771000873">
          <w:marLeft w:val="1166"/>
          <w:marRight w:val="0"/>
          <w:marTop w:val="72"/>
          <w:marBottom w:val="0"/>
          <w:divBdr>
            <w:top w:val="none" w:sz="0" w:space="0" w:color="auto"/>
            <w:left w:val="none" w:sz="0" w:space="0" w:color="auto"/>
            <w:bottom w:val="none" w:sz="0" w:space="0" w:color="auto"/>
            <w:right w:val="none" w:sz="0" w:space="0" w:color="auto"/>
          </w:divBdr>
        </w:div>
        <w:div w:id="1870144670">
          <w:marLeft w:val="1800"/>
          <w:marRight w:val="0"/>
          <w:marTop w:val="62"/>
          <w:marBottom w:val="0"/>
          <w:divBdr>
            <w:top w:val="none" w:sz="0" w:space="0" w:color="auto"/>
            <w:left w:val="none" w:sz="0" w:space="0" w:color="auto"/>
            <w:bottom w:val="none" w:sz="0" w:space="0" w:color="auto"/>
            <w:right w:val="none" w:sz="0" w:space="0" w:color="auto"/>
          </w:divBdr>
        </w:div>
        <w:div w:id="1917276432">
          <w:marLeft w:val="1166"/>
          <w:marRight w:val="0"/>
          <w:marTop w:val="72"/>
          <w:marBottom w:val="0"/>
          <w:divBdr>
            <w:top w:val="none" w:sz="0" w:space="0" w:color="auto"/>
            <w:left w:val="none" w:sz="0" w:space="0" w:color="auto"/>
            <w:bottom w:val="none" w:sz="0" w:space="0" w:color="auto"/>
            <w:right w:val="none" w:sz="0" w:space="0" w:color="auto"/>
          </w:divBdr>
        </w:div>
        <w:div w:id="2008558194">
          <w:marLeft w:val="1166"/>
          <w:marRight w:val="0"/>
          <w:marTop w:val="72"/>
          <w:marBottom w:val="0"/>
          <w:divBdr>
            <w:top w:val="none" w:sz="0" w:space="0" w:color="auto"/>
            <w:left w:val="none" w:sz="0" w:space="0" w:color="auto"/>
            <w:bottom w:val="none" w:sz="0" w:space="0" w:color="auto"/>
            <w:right w:val="none" w:sz="0" w:space="0" w:color="auto"/>
          </w:divBdr>
        </w:div>
        <w:div w:id="2080521186">
          <w:marLeft w:val="1166"/>
          <w:marRight w:val="0"/>
          <w:marTop w:val="72"/>
          <w:marBottom w:val="0"/>
          <w:divBdr>
            <w:top w:val="none" w:sz="0" w:space="0" w:color="auto"/>
            <w:left w:val="none" w:sz="0" w:space="0" w:color="auto"/>
            <w:bottom w:val="none" w:sz="0" w:space="0" w:color="auto"/>
            <w:right w:val="none" w:sz="0" w:space="0" w:color="auto"/>
          </w:divBdr>
        </w:div>
        <w:div w:id="2121532083">
          <w:marLeft w:val="547"/>
          <w:marRight w:val="0"/>
          <w:marTop w:val="86"/>
          <w:marBottom w:val="0"/>
          <w:divBdr>
            <w:top w:val="none" w:sz="0" w:space="0" w:color="auto"/>
            <w:left w:val="none" w:sz="0" w:space="0" w:color="auto"/>
            <w:bottom w:val="none" w:sz="0" w:space="0" w:color="auto"/>
            <w:right w:val="none" w:sz="0" w:space="0" w:color="auto"/>
          </w:divBdr>
        </w:div>
        <w:div w:id="2135326374">
          <w:marLeft w:val="547"/>
          <w:marRight w:val="0"/>
          <w:marTop w:val="86"/>
          <w:marBottom w:val="0"/>
          <w:divBdr>
            <w:top w:val="none" w:sz="0" w:space="0" w:color="auto"/>
            <w:left w:val="none" w:sz="0" w:space="0" w:color="auto"/>
            <w:bottom w:val="none" w:sz="0" w:space="0" w:color="auto"/>
            <w:right w:val="none" w:sz="0" w:space="0" w:color="auto"/>
          </w:divBdr>
        </w:div>
      </w:divsChild>
    </w:div>
    <w:div w:id="350648568">
      <w:bodyDiv w:val="1"/>
      <w:marLeft w:val="0"/>
      <w:marRight w:val="0"/>
      <w:marTop w:val="0"/>
      <w:marBottom w:val="0"/>
      <w:divBdr>
        <w:top w:val="none" w:sz="0" w:space="0" w:color="auto"/>
        <w:left w:val="none" w:sz="0" w:space="0" w:color="auto"/>
        <w:bottom w:val="none" w:sz="0" w:space="0" w:color="auto"/>
        <w:right w:val="none" w:sz="0" w:space="0" w:color="auto"/>
      </w:divBdr>
      <w:divsChild>
        <w:div w:id="16779662">
          <w:marLeft w:val="1800"/>
          <w:marRight w:val="0"/>
          <w:marTop w:val="100"/>
          <w:marBottom w:val="0"/>
          <w:divBdr>
            <w:top w:val="none" w:sz="0" w:space="0" w:color="auto"/>
            <w:left w:val="none" w:sz="0" w:space="0" w:color="auto"/>
            <w:bottom w:val="none" w:sz="0" w:space="0" w:color="auto"/>
            <w:right w:val="none" w:sz="0" w:space="0" w:color="auto"/>
          </w:divBdr>
        </w:div>
        <w:div w:id="250703441">
          <w:marLeft w:val="1800"/>
          <w:marRight w:val="0"/>
          <w:marTop w:val="100"/>
          <w:marBottom w:val="0"/>
          <w:divBdr>
            <w:top w:val="none" w:sz="0" w:space="0" w:color="auto"/>
            <w:left w:val="none" w:sz="0" w:space="0" w:color="auto"/>
            <w:bottom w:val="none" w:sz="0" w:space="0" w:color="auto"/>
            <w:right w:val="none" w:sz="0" w:space="0" w:color="auto"/>
          </w:divBdr>
        </w:div>
        <w:div w:id="265580748">
          <w:marLeft w:val="1800"/>
          <w:marRight w:val="0"/>
          <w:marTop w:val="100"/>
          <w:marBottom w:val="0"/>
          <w:divBdr>
            <w:top w:val="none" w:sz="0" w:space="0" w:color="auto"/>
            <w:left w:val="none" w:sz="0" w:space="0" w:color="auto"/>
            <w:bottom w:val="none" w:sz="0" w:space="0" w:color="auto"/>
            <w:right w:val="none" w:sz="0" w:space="0" w:color="auto"/>
          </w:divBdr>
        </w:div>
        <w:div w:id="289476456">
          <w:marLeft w:val="1080"/>
          <w:marRight w:val="0"/>
          <w:marTop w:val="100"/>
          <w:marBottom w:val="0"/>
          <w:divBdr>
            <w:top w:val="none" w:sz="0" w:space="0" w:color="auto"/>
            <w:left w:val="none" w:sz="0" w:space="0" w:color="auto"/>
            <w:bottom w:val="none" w:sz="0" w:space="0" w:color="auto"/>
            <w:right w:val="none" w:sz="0" w:space="0" w:color="auto"/>
          </w:divBdr>
        </w:div>
        <w:div w:id="313607614">
          <w:marLeft w:val="1080"/>
          <w:marRight w:val="0"/>
          <w:marTop w:val="100"/>
          <w:marBottom w:val="0"/>
          <w:divBdr>
            <w:top w:val="none" w:sz="0" w:space="0" w:color="auto"/>
            <w:left w:val="none" w:sz="0" w:space="0" w:color="auto"/>
            <w:bottom w:val="none" w:sz="0" w:space="0" w:color="auto"/>
            <w:right w:val="none" w:sz="0" w:space="0" w:color="auto"/>
          </w:divBdr>
        </w:div>
        <w:div w:id="343022163">
          <w:marLeft w:val="1800"/>
          <w:marRight w:val="0"/>
          <w:marTop w:val="100"/>
          <w:marBottom w:val="0"/>
          <w:divBdr>
            <w:top w:val="none" w:sz="0" w:space="0" w:color="auto"/>
            <w:left w:val="none" w:sz="0" w:space="0" w:color="auto"/>
            <w:bottom w:val="none" w:sz="0" w:space="0" w:color="auto"/>
            <w:right w:val="none" w:sz="0" w:space="0" w:color="auto"/>
          </w:divBdr>
        </w:div>
        <w:div w:id="938677167">
          <w:marLeft w:val="1800"/>
          <w:marRight w:val="0"/>
          <w:marTop w:val="100"/>
          <w:marBottom w:val="0"/>
          <w:divBdr>
            <w:top w:val="none" w:sz="0" w:space="0" w:color="auto"/>
            <w:left w:val="none" w:sz="0" w:space="0" w:color="auto"/>
            <w:bottom w:val="none" w:sz="0" w:space="0" w:color="auto"/>
            <w:right w:val="none" w:sz="0" w:space="0" w:color="auto"/>
          </w:divBdr>
        </w:div>
        <w:div w:id="971401952">
          <w:marLeft w:val="360"/>
          <w:marRight w:val="0"/>
          <w:marTop w:val="200"/>
          <w:marBottom w:val="0"/>
          <w:divBdr>
            <w:top w:val="none" w:sz="0" w:space="0" w:color="auto"/>
            <w:left w:val="none" w:sz="0" w:space="0" w:color="auto"/>
            <w:bottom w:val="none" w:sz="0" w:space="0" w:color="auto"/>
            <w:right w:val="none" w:sz="0" w:space="0" w:color="auto"/>
          </w:divBdr>
        </w:div>
        <w:div w:id="1585215894">
          <w:marLeft w:val="1080"/>
          <w:marRight w:val="0"/>
          <w:marTop w:val="100"/>
          <w:marBottom w:val="0"/>
          <w:divBdr>
            <w:top w:val="none" w:sz="0" w:space="0" w:color="auto"/>
            <w:left w:val="none" w:sz="0" w:space="0" w:color="auto"/>
            <w:bottom w:val="none" w:sz="0" w:space="0" w:color="auto"/>
            <w:right w:val="none" w:sz="0" w:space="0" w:color="auto"/>
          </w:divBdr>
        </w:div>
        <w:div w:id="1790902633">
          <w:marLeft w:val="2520"/>
          <w:marRight w:val="0"/>
          <w:marTop w:val="100"/>
          <w:marBottom w:val="0"/>
          <w:divBdr>
            <w:top w:val="none" w:sz="0" w:space="0" w:color="auto"/>
            <w:left w:val="none" w:sz="0" w:space="0" w:color="auto"/>
            <w:bottom w:val="none" w:sz="0" w:space="0" w:color="auto"/>
            <w:right w:val="none" w:sz="0" w:space="0" w:color="auto"/>
          </w:divBdr>
        </w:div>
      </w:divsChild>
    </w:div>
    <w:div w:id="350760884">
      <w:bodyDiv w:val="1"/>
      <w:marLeft w:val="0"/>
      <w:marRight w:val="0"/>
      <w:marTop w:val="0"/>
      <w:marBottom w:val="0"/>
      <w:divBdr>
        <w:top w:val="none" w:sz="0" w:space="0" w:color="auto"/>
        <w:left w:val="none" w:sz="0" w:space="0" w:color="auto"/>
        <w:bottom w:val="none" w:sz="0" w:space="0" w:color="auto"/>
        <w:right w:val="none" w:sz="0" w:space="0" w:color="auto"/>
      </w:divBdr>
    </w:div>
    <w:div w:id="351107959">
      <w:bodyDiv w:val="1"/>
      <w:marLeft w:val="0"/>
      <w:marRight w:val="0"/>
      <w:marTop w:val="0"/>
      <w:marBottom w:val="0"/>
      <w:divBdr>
        <w:top w:val="none" w:sz="0" w:space="0" w:color="auto"/>
        <w:left w:val="none" w:sz="0" w:space="0" w:color="auto"/>
        <w:bottom w:val="none" w:sz="0" w:space="0" w:color="auto"/>
        <w:right w:val="none" w:sz="0" w:space="0" w:color="auto"/>
      </w:divBdr>
      <w:divsChild>
        <w:div w:id="792747942">
          <w:marLeft w:val="547"/>
          <w:marRight w:val="0"/>
          <w:marTop w:val="154"/>
          <w:marBottom w:val="0"/>
          <w:divBdr>
            <w:top w:val="none" w:sz="0" w:space="0" w:color="auto"/>
            <w:left w:val="none" w:sz="0" w:space="0" w:color="auto"/>
            <w:bottom w:val="none" w:sz="0" w:space="0" w:color="auto"/>
            <w:right w:val="none" w:sz="0" w:space="0" w:color="auto"/>
          </w:divBdr>
        </w:div>
        <w:div w:id="1146512502">
          <w:marLeft w:val="1166"/>
          <w:marRight w:val="0"/>
          <w:marTop w:val="134"/>
          <w:marBottom w:val="0"/>
          <w:divBdr>
            <w:top w:val="none" w:sz="0" w:space="0" w:color="auto"/>
            <w:left w:val="none" w:sz="0" w:space="0" w:color="auto"/>
            <w:bottom w:val="none" w:sz="0" w:space="0" w:color="auto"/>
            <w:right w:val="none" w:sz="0" w:space="0" w:color="auto"/>
          </w:divBdr>
        </w:div>
        <w:div w:id="1754231187">
          <w:marLeft w:val="547"/>
          <w:marRight w:val="0"/>
          <w:marTop w:val="154"/>
          <w:marBottom w:val="0"/>
          <w:divBdr>
            <w:top w:val="none" w:sz="0" w:space="0" w:color="auto"/>
            <w:left w:val="none" w:sz="0" w:space="0" w:color="auto"/>
            <w:bottom w:val="none" w:sz="0" w:space="0" w:color="auto"/>
            <w:right w:val="none" w:sz="0" w:space="0" w:color="auto"/>
          </w:divBdr>
        </w:div>
      </w:divsChild>
    </w:div>
    <w:div w:id="351108974">
      <w:bodyDiv w:val="1"/>
      <w:marLeft w:val="0"/>
      <w:marRight w:val="0"/>
      <w:marTop w:val="0"/>
      <w:marBottom w:val="0"/>
      <w:divBdr>
        <w:top w:val="none" w:sz="0" w:space="0" w:color="auto"/>
        <w:left w:val="none" w:sz="0" w:space="0" w:color="auto"/>
        <w:bottom w:val="none" w:sz="0" w:space="0" w:color="auto"/>
        <w:right w:val="none" w:sz="0" w:space="0" w:color="auto"/>
      </w:divBdr>
      <w:divsChild>
        <w:div w:id="1692410279">
          <w:marLeft w:val="547"/>
          <w:marRight w:val="0"/>
          <w:marTop w:val="154"/>
          <w:marBottom w:val="0"/>
          <w:divBdr>
            <w:top w:val="none" w:sz="0" w:space="0" w:color="auto"/>
            <w:left w:val="none" w:sz="0" w:space="0" w:color="auto"/>
            <w:bottom w:val="none" w:sz="0" w:space="0" w:color="auto"/>
            <w:right w:val="none" w:sz="0" w:space="0" w:color="auto"/>
          </w:divBdr>
        </w:div>
      </w:divsChild>
    </w:div>
    <w:div w:id="351882679">
      <w:bodyDiv w:val="1"/>
      <w:marLeft w:val="0"/>
      <w:marRight w:val="0"/>
      <w:marTop w:val="0"/>
      <w:marBottom w:val="0"/>
      <w:divBdr>
        <w:top w:val="none" w:sz="0" w:space="0" w:color="auto"/>
        <w:left w:val="none" w:sz="0" w:space="0" w:color="auto"/>
        <w:bottom w:val="none" w:sz="0" w:space="0" w:color="auto"/>
        <w:right w:val="none" w:sz="0" w:space="0" w:color="auto"/>
      </w:divBdr>
      <w:divsChild>
        <w:div w:id="574434431">
          <w:marLeft w:val="1166"/>
          <w:marRight w:val="0"/>
          <w:marTop w:val="115"/>
          <w:marBottom w:val="0"/>
          <w:divBdr>
            <w:top w:val="none" w:sz="0" w:space="0" w:color="auto"/>
            <w:left w:val="none" w:sz="0" w:space="0" w:color="auto"/>
            <w:bottom w:val="none" w:sz="0" w:space="0" w:color="auto"/>
            <w:right w:val="none" w:sz="0" w:space="0" w:color="auto"/>
          </w:divBdr>
        </w:div>
        <w:div w:id="1934821514">
          <w:marLeft w:val="1166"/>
          <w:marRight w:val="0"/>
          <w:marTop w:val="115"/>
          <w:marBottom w:val="0"/>
          <w:divBdr>
            <w:top w:val="none" w:sz="0" w:space="0" w:color="auto"/>
            <w:left w:val="none" w:sz="0" w:space="0" w:color="auto"/>
            <w:bottom w:val="none" w:sz="0" w:space="0" w:color="auto"/>
            <w:right w:val="none" w:sz="0" w:space="0" w:color="auto"/>
          </w:divBdr>
        </w:div>
      </w:divsChild>
    </w:div>
    <w:div w:id="351954033">
      <w:bodyDiv w:val="1"/>
      <w:marLeft w:val="0"/>
      <w:marRight w:val="0"/>
      <w:marTop w:val="0"/>
      <w:marBottom w:val="0"/>
      <w:divBdr>
        <w:top w:val="none" w:sz="0" w:space="0" w:color="auto"/>
        <w:left w:val="none" w:sz="0" w:space="0" w:color="auto"/>
        <w:bottom w:val="none" w:sz="0" w:space="0" w:color="auto"/>
        <w:right w:val="none" w:sz="0" w:space="0" w:color="auto"/>
      </w:divBdr>
      <w:divsChild>
        <w:div w:id="413666022">
          <w:marLeft w:val="1166"/>
          <w:marRight w:val="0"/>
          <w:marTop w:val="96"/>
          <w:marBottom w:val="0"/>
          <w:divBdr>
            <w:top w:val="none" w:sz="0" w:space="0" w:color="auto"/>
            <w:left w:val="none" w:sz="0" w:space="0" w:color="auto"/>
            <w:bottom w:val="none" w:sz="0" w:space="0" w:color="auto"/>
            <w:right w:val="none" w:sz="0" w:space="0" w:color="auto"/>
          </w:divBdr>
        </w:div>
        <w:div w:id="557477825">
          <w:marLeft w:val="547"/>
          <w:marRight w:val="0"/>
          <w:marTop w:val="115"/>
          <w:marBottom w:val="0"/>
          <w:divBdr>
            <w:top w:val="none" w:sz="0" w:space="0" w:color="auto"/>
            <w:left w:val="none" w:sz="0" w:space="0" w:color="auto"/>
            <w:bottom w:val="none" w:sz="0" w:space="0" w:color="auto"/>
            <w:right w:val="none" w:sz="0" w:space="0" w:color="auto"/>
          </w:divBdr>
        </w:div>
      </w:divsChild>
    </w:div>
    <w:div w:id="352271689">
      <w:bodyDiv w:val="1"/>
      <w:marLeft w:val="0"/>
      <w:marRight w:val="0"/>
      <w:marTop w:val="0"/>
      <w:marBottom w:val="0"/>
      <w:divBdr>
        <w:top w:val="none" w:sz="0" w:space="0" w:color="auto"/>
        <w:left w:val="none" w:sz="0" w:space="0" w:color="auto"/>
        <w:bottom w:val="none" w:sz="0" w:space="0" w:color="auto"/>
        <w:right w:val="none" w:sz="0" w:space="0" w:color="auto"/>
      </w:divBdr>
      <w:divsChild>
        <w:div w:id="792287792">
          <w:marLeft w:val="0"/>
          <w:marRight w:val="0"/>
          <w:marTop w:val="0"/>
          <w:marBottom w:val="0"/>
          <w:divBdr>
            <w:top w:val="none" w:sz="0" w:space="0" w:color="auto"/>
            <w:left w:val="none" w:sz="0" w:space="0" w:color="auto"/>
            <w:bottom w:val="none" w:sz="0" w:space="0" w:color="auto"/>
            <w:right w:val="none" w:sz="0" w:space="0" w:color="auto"/>
          </w:divBdr>
          <w:divsChild>
            <w:div w:id="367413736">
              <w:marLeft w:val="0"/>
              <w:marRight w:val="0"/>
              <w:marTop w:val="0"/>
              <w:marBottom w:val="0"/>
              <w:divBdr>
                <w:top w:val="none" w:sz="0" w:space="0" w:color="auto"/>
                <w:left w:val="none" w:sz="0" w:space="0" w:color="auto"/>
                <w:bottom w:val="none" w:sz="0" w:space="0" w:color="auto"/>
                <w:right w:val="none" w:sz="0" w:space="0" w:color="auto"/>
              </w:divBdr>
            </w:div>
            <w:div w:id="1113938135">
              <w:marLeft w:val="0"/>
              <w:marRight w:val="0"/>
              <w:marTop w:val="0"/>
              <w:marBottom w:val="0"/>
              <w:divBdr>
                <w:top w:val="none" w:sz="0" w:space="0" w:color="auto"/>
                <w:left w:val="none" w:sz="0" w:space="0" w:color="auto"/>
                <w:bottom w:val="none" w:sz="0" w:space="0" w:color="auto"/>
                <w:right w:val="none" w:sz="0" w:space="0" w:color="auto"/>
              </w:divBdr>
            </w:div>
            <w:div w:id="1114638779">
              <w:marLeft w:val="0"/>
              <w:marRight w:val="0"/>
              <w:marTop w:val="0"/>
              <w:marBottom w:val="0"/>
              <w:divBdr>
                <w:top w:val="none" w:sz="0" w:space="0" w:color="auto"/>
                <w:left w:val="none" w:sz="0" w:space="0" w:color="auto"/>
                <w:bottom w:val="none" w:sz="0" w:space="0" w:color="auto"/>
                <w:right w:val="none" w:sz="0" w:space="0" w:color="auto"/>
              </w:divBdr>
            </w:div>
            <w:div w:id="1152864546">
              <w:marLeft w:val="0"/>
              <w:marRight w:val="0"/>
              <w:marTop w:val="0"/>
              <w:marBottom w:val="0"/>
              <w:divBdr>
                <w:top w:val="none" w:sz="0" w:space="0" w:color="auto"/>
                <w:left w:val="none" w:sz="0" w:space="0" w:color="auto"/>
                <w:bottom w:val="none" w:sz="0" w:space="0" w:color="auto"/>
                <w:right w:val="none" w:sz="0" w:space="0" w:color="auto"/>
              </w:divBdr>
            </w:div>
            <w:div w:id="1183398842">
              <w:marLeft w:val="0"/>
              <w:marRight w:val="0"/>
              <w:marTop w:val="0"/>
              <w:marBottom w:val="0"/>
              <w:divBdr>
                <w:top w:val="none" w:sz="0" w:space="0" w:color="auto"/>
                <w:left w:val="none" w:sz="0" w:space="0" w:color="auto"/>
                <w:bottom w:val="none" w:sz="0" w:space="0" w:color="auto"/>
                <w:right w:val="none" w:sz="0" w:space="0" w:color="auto"/>
              </w:divBdr>
            </w:div>
            <w:div w:id="1479686666">
              <w:marLeft w:val="0"/>
              <w:marRight w:val="0"/>
              <w:marTop w:val="0"/>
              <w:marBottom w:val="0"/>
              <w:divBdr>
                <w:top w:val="none" w:sz="0" w:space="0" w:color="auto"/>
                <w:left w:val="none" w:sz="0" w:space="0" w:color="auto"/>
                <w:bottom w:val="none" w:sz="0" w:space="0" w:color="auto"/>
                <w:right w:val="none" w:sz="0" w:space="0" w:color="auto"/>
              </w:divBdr>
            </w:div>
            <w:div w:id="14811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2774">
      <w:bodyDiv w:val="1"/>
      <w:marLeft w:val="0"/>
      <w:marRight w:val="0"/>
      <w:marTop w:val="0"/>
      <w:marBottom w:val="0"/>
      <w:divBdr>
        <w:top w:val="none" w:sz="0" w:space="0" w:color="auto"/>
        <w:left w:val="none" w:sz="0" w:space="0" w:color="auto"/>
        <w:bottom w:val="none" w:sz="0" w:space="0" w:color="auto"/>
        <w:right w:val="none" w:sz="0" w:space="0" w:color="auto"/>
      </w:divBdr>
    </w:div>
    <w:div w:id="353389196">
      <w:bodyDiv w:val="1"/>
      <w:marLeft w:val="0"/>
      <w:marRight w:val="0"/>
      <w:marTop w:val="0"/>
      <w:marBottom w:val="0"/>
      <w:divBdr>
        <w:top w:val="none" w:sz="0" w:space="0" w:color="auto"/>
        <w:left w:val="none" w:sz="0" w:space="0" w:color="auto"/>
        <w:bottom w:val="none" w:sz="0" w:space="0" w:color="auto"/>
        <w:right w:val="none" w:sz="0" w:space="0" w:color="auto"/>
      </w:divBdr>
    </w:div>
    <w:div w:id="353961649">
      <w:bodyDiv w:val="1"/>
      <w:marLeft w:val="0"/>
      <w:marRight w:val="0"/>
      <w:marTop w:val="0"/>
      <w:marBottom w:val="0"/>
      <w:divBdr>
        <w:top w:val="none" w:sz="0" w:space="0" w:color="auto"/>
        <w:left w:val="none" w:sz="0" w:space="0" w:color="auto"/>
        <w:bottom w:val="none" w:sz="0" w:space="0" w:color="auto"/>
        <w:right w:val="none" w:sz="0" w:space="0" w:color="auto"/>
      </w:divBdr>
      <w:divsChild>
        <w:div w:id="866063225">
          <w:marLeft w:val="0"/>
          <w:marRight w:val="0"/>
          <w:marTop w:val="0"/>
          <w:marBottom w:val="0"/>
          <w:divBdr>
            <w:top w:val="none" w:sz="0" w:space="0" w:color="auto"/>
            <w:left w:val="none" w:sz="0" w:space="0" w:color="auto"/>
            <w:bottom w:val="none" w:sz="0" w:space="0" w:color="auto"/>
            <w:right w:val="none" w:sz="0" w:space="0" w:color="auto"/>
          </w:divBdr>
          <w:divsChild>
            <w:div w:id="209345637">
              <w:marLeft w:val="0"/>
              <w:marRight w:val="0"/>
              <w:marTop w:val="0"/>
              <w:marBottom w:val="0"/>
              <w:divBdr>
                <w:top w:val="none" w:sz="0" w:space="0" w:color="auto"/>
                <w:left w:val="none" w:sz="0" w:space="0" w:color="auto"/>
                <w:bottom w:val="none" w:sz="0" w:space="0" w:color="auto"/>
                <w:right w:val="none" w:sz="0" w:space="0" w:color="auto"/>
              </w:divBdr>
            </w:div>
            <w:div w:id="1225065628">
              <w:marLeft w:val="0"/>
              <w:marRight w:val="0"/>
              <w:marTop w:val="0"/>
              <w:marBottom w:val="0"/>
              <w:divBdr>
                <w:top w:val="none" w:sz="0" w:space="0" w:color="auto"/>
                <w:left w:val="none" w:sz="0" w:space="0" w:color="auto"/>
                <w:bottom w:val="none" w:sz="0" w:space="0" w:color="auto"/>
                <w:right w:val="none" w:sz="0" w:space="0" w:color="auto"/>
              </w:divBdr>
            </w:div>
            <w:div w:id="16531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5605">
      <w:bodyDiv w:val="1"/>
      <w:marLeft w:val="0"/>
      <w:marRight w:val="0"/>
      <w:marTop w:val="0"/>
      <w:marBottom w:val="0"/>
      <w:divBdr>
        <w:top w:val="none" w:sz="0" w:space="0" w:color="auto"/>
        <w:left w:val="none" w:sz="0" w:space="0" w:color="auto"/>
        <w:bottom w:val="none" w:sz="0" w:space="0" w:color="auto"/>
        <w:right w:val="none" w:sz="0" w:space="0" w:color="auto"/>
      </w:divBdr>
    </w:div>
    <w:div w:id="356853904">
      <w:bodyDiv w:val="1"/>
      <w:marLeft w:val="0"/>
      <w:marRight w:val="0"/>
      <w:marTop w:val="0"/>
      <w:marBottom w:val="0"/>
      <w:divBdr>
        <w:top w:val="none" w:sz="0" w:space="0" w:color="auto"/>
        <w:left w:val="none" w:sz="0" w:space="0" w:color="auto"/>
        <w:bottom w:val="none" w:sz="0" w:space="0" w:color="auto"/>
        <w:right w:val="none" w:sz="0" w:space="0" w:color="auto"/>
      </w:divBdr>
    </w:div>
    <w:div w:id="358162370">
      <w:bodyDiv w:val="1"/>
      <w:marLeft w:val="0"/>
      <w:marRight w:val="0"/>
      <w:marTop w:val="0"/>
      <w:marBottom w:val="0"/>
      <w:divBdr>
        <w:top w:val="none" w:sz="0" w:space="0" w:color="auto"/>
        <w:left w:val="none" w:sz="0" w:space="0" w:color="auto"/>
        <w:bottom w:val="none" w:sz="0" w:space="0" w:color="auto"/>
        <w:right w:val="none" w:sz="0" w:space="0" w:color="auto"/>
      </w:divBdr>
    </w:div>
    <w:div w:id="359664533">
      <w:bodyDiv w:val="1"/>
      <w:marLeft w:val="0"/>
      <w:marRight w:val="0"/>
      <w:marTop w:val="0"/>
      <w:marBottom w:val="0"/>
      <w:divBdr>
        <w:top w:val="none" w:sz="0" w:space="0" w:color="auto"/>
        <w:left w:val="none" w:sz="0" w:space="0" w:color="auto"/>
        <w:bottom w:val="none" w:sz="0" w:space="0" w:color="auto"/>
        <w:right w:val="none" w:sz="0" w:space="0" w:color="auto"/>
      </w:divBdr>
    </w:div>
    <w:div w:id="360013518">
      <w:bodyDiv w:val="1"/>
      <w:marLeft w:val="0"/>
      <w:marRight w:val="0"/>
      <w:marTop w:val="0"/>
      <w:marBottom w:val="0"/>
      <w:divBdr>
        <w:top w:val="none" w:sz="0" w:space="0" w:color="auto"/>
        <w:left w:val="none" w:sz="0" w:space="0" w:color="auto"/>
        <w:bottom w:val="none" w:sz="0" w:space="0" w:color="auto"/>
        <w:right w:val="none" w:sz="0" w:space="0" w:color="auto"/>
      </w:divBdr>
    </w:div>
    <w:div w:id="361248927">
      <w:bodyDiv w:val="1"/>
      <w:marLeft w:val="0"/>
      <w:marRight w:val="0"/>
      <w:marTop w:val="0"/>
      <w:marBottom w:val="0"/>
      <w:divBdr>
        <w:top w:val="none" w:sz="0" w:space="0" w:color="auto"/>
        <w:left w:val="none" w:sz="0" w:space="0" w:color="auto"/>
        <w:bottom w:val="none" w:sz="0" w:space="0" w:color="auto"/>
        <w:right w:val="none" w:sz="0" w:space="0" w:color="auto"/>
      </w:divBdr>
    </w:div>
    <w:div w:id="361789652">
      <w:bodyDiv w:val="1"/>
      <w:marLeft w:val="0"/>
      <w:marRight w:val="0"/>
      <w:marTop w:val="0"/>
      <w:marBottom w:val="0"/>
      <w:divBdr>
        <w:top w:val="none" w:sz="0" w:space="0" w:color="auto"/>
        <w:left w:val="none" w:sz="0" w:space="0" w:color="auto"/>
        <w:bottom w:val="none" w:sz="0" w:space="0" w:color="auto"/>
        <w:right w:val="none" w:sz="0" w:space="0" w:color="auto"/>
      </w:divBdr>
      <w:divsChild>
        <w:div w:id="604771884">
          <w:marLeft w:val="1166"/>
          <w:marRight w:val="0"/>
          <w:marTop w:val="134"/>
          <w:marBottom w:val="0"/>
          <w:divBdr>
            <w:top w:val="none" w:sz="0" w:space="0" w:color="auto"/>
            <w:left w:val="none" w:sz="0" w:space="0" w:color="auto"/>
            <w:bottom w:val="none" w:sz="0" w:space="0" w:color="auto"/>
            <w:right w:val="none" w:sz="0" w:space="0" w:color="auto"/>
          </w:divBdr>
        </w:div>
        <w:div w:id="1939023009">
          <w:marLeft w:val="547"/>
          <w:marRight w:val="0"/>
          <w:marTop w:val="154"/>
          <w:marBottom w:val="0"/>
          <w:divBdr>
            <w:top w:val="none" w:sz="0" w:space="0" w:color="auto"/>
            <w:left w:val="none" w:sz="0" w:space="0" w:color="auto"/>
            <w:bottom w:val="none" w:sz="0" w:space="0" w:color="auto"/>
            <w:right w:val="none" w:sz="0" w:space="0" w:color="auto"/>
          </w:divBdr>
        </w:div>
      </w:divsChild>
    </w:div>
    <w:div w:id="362095620">
      <w:bodyDiv w:val="1"/>
      <w:marLeft w:val="0"/>
      <w:marRight w:val="0"/>
      <w:marTop w:val="0"/>
      <w:marBottom w:val="0"/>
      <w:divBdr>
        <w:top w:val="none" w:sz="0" w:space="0" w:color="auto"/>
        <w:left w:val="none" w:sz="0" w:space="0" w:color="auto"/>
        <w:bottom w:val="none" w:sz="0" w:space="0" w:color="auto"/>
        <w:right w:val="none" w:sz="0" w:space="0" w:color="auto"/>
      </w:divBdr>
    </w:div>
    <w:div w:id="363485400">
      <w:bodyDiv w:val="1"/>
      <w:marLeft w:val="0"/>
      <w:marRight w:val="0"/>
      <w:marTop w:val="0"/>
      <w:marBottom w:val="0"/>
      <w:divBdr>
        <w:top w:val="none" w:sz="0" w:space="0" w:color="auto"/>
        <w:left w:val="none" w:sz="0" w:space="0" w:color="auto"/>
        <w:bottom w:val="none" w:sz="0" w:space="0" w:color="auto"/>
        <w:right w:val="none" w:sz="0" w:space="0" w:color="auto"/>
      </w:divBdr>
    </w:div>
    <w:div w:id="363869308">
      <w:bodyDiv w:val="1"/>
      <w:marLeft w:val="0"/>
      <w:marRight w:val="0"/>
      <w:marTop w:val="0"/>
      <w:marBottom w:val="0"/>
      <w:divBdr>
        <w:top w:val="none" w:sz="0" w:space="0" w:color="auto"/>
        <w:left w:val="none" w:sz="0" w:space="0" w:color="auto"/>
        <w:bottom w:val="none" w:sz="0" w:space="0" w:color="auto"/>
        <w:right w:val="none" w:sz="0" w:space="0" w:color="auto"/>
      </w:divBdr>
    </w:div>
    <w:div w:id="364216278">
      <w:bodyDiv w:val="1"/>
      <w:marLeft w:val="0"/>
      <w:marRight w:val="0"/>
      <w:marTop w:val="0"/>
      <w:marBottom w:val="0"/>
      <w:divBdr>
        <w:top w:val="none" w:sz="0" w:space="0" w:color="auto"/>
        <w:left w:val="none" w:sz="0" w:space="0" w:color="auto"/>
        <w:bottom w:val="none" w:sz="0" w:space="0" w:color="auto"/>
        <w:right w:val="none" w:sz="0" w:space="0" w:color="auto"/>
      </w:divBdr>
      <w:divsChild>
        <w:div w:id="609320265">
          <w:marLeft w:val="547"/>
          <w:marRight w:val="0"/>
          <w:marTop w:val="134"/>
          <w:marBottom w:val="0"/>
          <w:divBdr>
            <w:top w:val="none" w:sz="0" w:space="0" w:color="auto"/>
            <w:left w:val="none" w:sz="0" w:space="0" w:color="auto"/>
            <w:bottom w:val="none" w:sz="0" w:space="0" w:color="auto"/>
            <w:right w:val="none" w:sz="0" w:space="0" w:color="auto"/>
          </w:divBdr>
        </w:div>
      </w:divsChild>
    </w:div>
    <w:div w:id="365641756">
      <w:bodyDiv w:val="1"/>
      <w:marLeft w:val="0"/>
      <w:marRight w:val="0"/>
      <w:marTop w:val="0"/>
      <w:marBottom w:val="0"/>
      <w:divBdr>
        <w:top w:val="none" w:sz="0" w:space="0" w:color="auto"/>
        <w:left w:val="none" w:sz="0" w:space="0" w:color="auto"/>
        <w:bottom w:val="none" w:sz="0" w:space="0" w:color="auto"/>
        <w:right w:val="none" w:sz="0" w:space="0" w:color="auto"/>
      </w:divBdr>
    </w:div>
    <w:div w:id="365722054">
      <w:bodyDiv w:val="1"/>
      <w:marLeft w:val="0"/>
      <w:marRight w:val="0"/>
      <w:marTop w:val="0"/>
      <w:marBottom w:val="0"/>
      <w:divBdr>
        <w:top w:val="none" w:sz="0" w:space="0" w:color="auto"/>
        <w:left w:val="none" w:sz="0" w:space="0" w:color="auto"/>
        <w:bottom w:val="none" w:sz="0" w:space="0" w:color="auto"/>
        <w:right w:val="none" w:sz="0" w:space="0" w:color="auto"/>
      </w:divBdr>
    </w:div>
    <w:div w:id="367031643">
      <w:bodyDiv w:val="1"/>
      <w:marLeft w:val="0"/>
      <w:marRight w:val="0"/>
      <w:marTop w:val="0"/>
      <w:marBottom w:val="0"/>
      <w:divBdr>
        <w:top w:val="none" w:sz="0" w:space="0" w:color="auto"/>
        <w:left w:val="none" w:sz="0" w:space="0" w:color="auto"/>
        <w:bottom w:val="none" w:sz="0" w:space="0" w:color="auto"/>
        <w:right w:val="none" w:sz="0" w:space="0" w:color="auto"/>
      </w:divBdr>
    </w:div>
    <w:div w:id="367684387">
      <w:bodyDiv w:val="1"/>
      <w:marLeft w:val="0"/>
      <w:marRight w:val="0"/>
      <w:marTop w:val="0"/>
      <w:marBottom w:val="0"/>
      <w:divBdr>
        <w:top w:val="none" w:sz="0" w:space="0" w:color="auto"/>
        <w:left w:val="none" w:sz="0" w:space="0" w:color="auto"/>
        <w:bottom w:val="none" w:sz="0" w:space="0" w:color="auto"/>
        <w:right w:val="none" w:sz="0" w:space="0" w:color="auto"/>
      </w:divBdr>
      <w:divsChild>
        <w:div w:id="172451241">
          <w:marLeft w:val="1166"/>
          <w:marRight w:val="0"/>
          <w:marTop w:val="77"/>
          <w:marBottom w:val="0"/>
          <w:divBdr>
            <w:top w:val="none" w:sz="0" w:space="0" w:color="auto"/>
            <w:left w:val="none" w:sz="0" w:space="0" w:color="auto"/>
            <w:bottom w:val="none" w:sz="0" w:space="0" w:color="auto"/>
            <w:right w:val="none" w:sz="0" w:space="0" w:color="auto"/>
          </w:divBdr>
        </w:div>
        <w:div w:id="256326613">
          <w:marLeft w:val="1800"/>
          <w:marRight w:val="0"/>
          <w:marTop w:val="67"/>
          <w:marBottom w:val="0"/>
          <w:divBdr>
            <w:top w:val="none" w:sz="0" w:space="0" w:color="auto"/>
            <w:left w:val="none" w:sz="0" w:space="0" w:color="auto"/>
            <w:bottom w:val="none" w:sz="0" w:space="0" w:color="auto"/>
            <w:right w:val="none" w:sz="0" w:space="0" w:color="auto"/>
          </w:divBdr>
        </w:div>
        <w:div w:id="266616698">
          <w:marLeft w:val="1800"/>
          <w:marRight w:val="0"/>
          <w:marTop w:val="67"/>
          <w:marBottom w:val="0"/>
          <w:divBdr>
            <w:top w:val="none" w:sz="0" w:space="0" w:color="auto"/>
            <w:left w:val="none" w:sz="0" w:space="0" w:color="auto"/>
            <w:bottom w:val="none" w:sz="0" w:space="0" w:color="auto"/>
            <w:right w:val="none" w:sz="0" w:space="0" w:color="auto"/>
          </w:divBdr>
        </w:div>
        <w:div w:id="301541211">
          <w:marLeft w:val="1166"/>
          <w:marRight w:val="0"/>
          <w:marTop w:val="77"/>
          <w:marBottom w:val="0"/>
          <w:divBdr>
            <w:top w:val="none" w:sz="0" w:space="0" w:color="auto"/>
            <w:left w:val="none" w:sz="0" w:space="0" w:color="auto"/>
            <w:bottom w:val="none" w:sz="0" w:space="0" w:color="auto"/>
            <w:right w:val="none" w:sz="0" w:space="0" w:color="auto"/>
          </w:divBdr>
        </w:div>
        <w:div w:id="490633754">
          <w:marLeft w:val="1166"/>
          <w:marRight w:val="0"/>
          <w:marTop w:val="77"/>
          <w:marBottom w:val="0"/>
          <w:divBdr>
            <w:top w:val="none" w:sz="0" w:space="0" w:color="auto"/>
            <w:left w:val="none" w:sz="0" w:space="0" w:color="auto"/>
            <w:bottom w:val="none" w:sz="0" w:space="0" w:color="auto"/>
            <w:right w:val="none" w:sz="0" w:space="0" w:color="auto"/>
          </w:divBdr>
        </w:div>
        <w:div w:id="602228841">
          <w:marLeft w:val="2520"/>
          <w:marRight w:val="0"/>
          <w:marTop w:val="58"/>
          <w:marBottom w:val="0"/>
          <w:divBdr>
            <w:top w:val="none" w:sz="0" w:space="0" w:color="auto"/>
            <w:left w:val="none" w:sz="0" w:space="0" w:color="auto"/>
            <w:bottom w:val="none" w:sz="0" w:space="0" w:color="auto"/>
            <w:right w:val="none" w:sz="0" w:space="0" w:color="auto"/>
          </w:divBdr>
        </w:div>
        <w:div w:id="764225982">
          <w:marLeft w:val="1166"/>
          <w:marRight w:val="0"/>
          <w:marTop w:val="77"/>
          <w:marBottom w:val="0"/>
          <w:divBdr>
            <w:top w:val="none" w:sz="0" w:space="0" w:color="auto"/>
            <w:left w:val="none" w:sz="0" w:space="0" w:color="auto"/>
            <w:bottom w:val="none" w:sz="0" w:space="0" w:color="auto"/>
            <w:right w:val="none" w:sz="0" w:space="0" w:color="auto"/>
          </w:divBdr>
        </w:div>
        <w:div w:id="910966618">
          <w:marLeft w:val="547"/>
          <w:marRight w:val="0"/>
          <w:marTop w:val="86"/>
          <w:marBottom w:val="0"/>
          <w:divBdr>
            <w:top w:val="none" w:sz="0" w:space="0" w:color="auto"/>
            <w:left w:val="none" w:sz="0" w:space="0" w:color="auto"/>
            <w:bottom w:val="none" w:sz="0" w:space="0" w:color="auto"/>
            <w:right w:val="none" w:sz="0" w:space="0" w:color="auto"/>
          </w:divBdr>
        </w:div>
        <w:div w:id="1299726682">
          <w:marLeft w:val="1166"/>
          <w:marRight w:val="0"/>
          <w:marTop w:val="77"/>
          <w:marBottom w:val="0"/>
          <w:divBdr>
            <w:top w:val="none" w:sz="0" w:space="0" w:color="auto"/>
            <w:left w:val="none" w:sz="0" w:space="0" w:color="auto"/>
            <w:bottom w:val="none" w:sz="0" w:space="0" w:color="auto"/>
            <w:right w:val="none" w:sz="0" w:space="0" w:color="auto"/>
          </w:divBdr>
        </w:div>
        <w:div w:id="1305238264">
          <w:marLeft w:val="1800"/>
          <w:marRight w:val="0"/>
          <w:marTop w:val="67"/>
          <w:marBottom w:val="0"/>
          <w:divBdr>
            <w:top w:val="none" w:sz="0" w:space="0" w:color="auto"/>
            <w:left w:val="none" w:sz="0" w:space="0" w:color="auto"/>
            <w:bottom w:val="none" w:sz="0" w:space="0" w:color="auto"/>
            <w:right w:val="none" w:sz="0" w:space="0" w:color="auto"/>
          </w:divBdr>
        </w:div>
        <w:div w:id="1361474880">
          <w:marLeft w:val="547"/>
          <w:marRight w:val="0"/>
          <w:marTop w:val="86"/>
          <w:marBottom w:val="0"/>
          <w:divBdr>
            <w:top w:val="none" w:sz="0" w:space="0" w:color="auto"/>
            <w:left w:val="none" w:sz="0" w:space="0" w:color="auto"/>
            <w:bottom w:val="none" w:sz="0" w:space="0" w:color="auto"/>
            <w:right w:val="none" w:sz="0" w:space="0" w:color="auto"/>
          </w:divBdr>
        </w:div>
        <w:div w:id="1481657470">
          <w:marLeft w:val="1166"/>
          <w:marRight w:val="0"/>
          <w:marTop w:val="77"/>
          <w:marBottom w:val="0"/>
          <w:divBdr>
            <w:top w:val="none" w:sz="0" w:space="0" w:color="auto"/>
            <w:left w:val="none" w:sz="0" w:space="0" w:color="auto"/>
            <w:bottom w:val="none" w:sz="0" w:space="0" w:color="auto"/>
            <w:right w:val="none" w:sz="0" w:space="0" w:color="auto"/>
          </w:divBdr>
        </w:div>
        <w:div w:id="1668244928">
          <w:marLeft w:val="1166"/>
          <w:marRight w:val="0"/>
          <w:marTop w:val="77"/>
          <w:marBottom w:val="0"/>
          <w:divBdr>
            <w:top w:val="none" w:sz="0" w:space="0" w:color="auto"/>
            <w:left w:val="none" w:sz="0" w:space="0" w:color="auto"/>
            <w:bottom w:val="none" w:sz="0" w:space="0" w:color="auto"/>
            <w:right w:val="none" w:sz="0" w:space="0" w:color="auto"/>
          </w:divBdr>
        </w:div>
        <w:div w:id="2012831763">
          <w:marLeft w:val="1800"/>
          <w:marRight w:val="0"/>
          <w:marTop w:val="67"/>
          <w:marBottom w:val="0"/>
          <w:divBdr>
            <w:top w:val="none" w:sz="0" w:space="0" w:color="auto"/>
            <w:left w:val="none" w:sz="0" w:space="0" w:color="auto"/>
            <w:bottom w:val="none" w:sz="0" w:space="0" w:color="auto"/>
            <w:right w:val="none" w:sz="0" w:space="0" w:color="auto"/>
          </w:divBdr>
        </w:div>
      </w:divsChild>
    </w:div>
    <w:div w:id="368339338">
      <w:bodyDiv w:val="1"/>
      <w:marLeft w:val="0"/>
      <w:marRight w:val="0"/>
      <w:marTop w:val="0"/>
      <w:marBottom w:val="0"/>
      <w:divBdr>
        <w:top w:val="none" w:sz="0" w:space="0" w:color="auto"/>
        <w:left w:val="none" w:sz="0" w:space="0" w:color="auto"/>
        <w:bottom w:val="none" w:sz="0" w:space="0" w:color="auto"/>
        <w:right w:val="none" w:sz="0" w:space="0" w:color="auto"/>
      </w:divBdr>
    </w:div>
    <w:div w:id="369231140">
      <w:bodyDiv w:val="1"/>
      <w:marLeft w:val="0"/>
      <w:marRight w:val="0"/>
      <w:marTop w:val="0"/>
      <w:marBottom w:val="0"/>
      <w:divBdr>
        <w:top w:val="none" w:sz="0" w:space="0" w:color="auto"/>
        <w:left w:val="none" w:sz="0" w:space="0" w:color="auto"/>
        <w:bottom w:val="none" w:sz="0" w:space="0" w:color="auto"/>
        <w:right w:val="none" w:sz="0" w:space="0" w:color="auto"/>
      </w:divBdr>
      <w:divsChild>
        <w:div w:id="192308382">
          <w:marLeft w:val="360"/>
          <w:marRight w:val="0"/>
          <w:marTop w:val="200"/>
          <w:marBottom w:val="0"/>
          <w:divBdr>
            <w:top w:val="none" w:sz="0" w:space="0" w:color="auto"/>
            <w:left w:val="none" w:sz="0" w:space="0" w:color="auto"/>
            <w:bottom w:val="none" w:sz="0" w:space="0" w:color="auto"/>
            <w:right w:val="none" w:sz="0" w:space="0" w:color="auto"/>
          </w:divBdr>
        </w:div>
        <w:div w:id="276909621">
          <w:marLeft w:val="1080"/>
          <w:marRight w:val="0"/>
          <w:marTop w:val="100"/>
          <w:marBottom w:val="0"/>
          <w:divBdr>
            <w:top w:val="none" w:sz="0" w:space="0" w:color="auto"/>
            <w:left w:val="none" w:sz="0" w:space="0" w:color="auto"/>
            <w:bottom w:val="none" w:sz="0" w:space="0" w:color="auto"/>
            <w:right w:val="none" w:sz="0" w:space="0" w:color="auto"/>
          </w:divBdr>
        </w:div>
        <w:div w:id="584724084">
          <w:marLeft w:val="1080"/>
          <w:marRight w:val="0"/>
          <w:marTop w:val="100"/>
          <w:marBottom w:val="0"/>
          <w:divBdr>
            <w:top w:val="none" w:sz="0" w:space="0" w:color="auto"/>
            <w:left w:val="none" w:sz="0" w:space="0" w:color="auto"/>
            <w:bottom w:val="none" w:sz="0" w:space="0" w:color="auto"/>
            <w:right w:val="none" w:sz="0" w:space="0" w:color="auto"/>
          </w:divBdr>
        </w:div>
        <w:div w:id="969870104">
          <w:marLeft w:val="1080"/>
          <w:marRight w:val="0"/>
          <w:marTop w:val="100"/>
          <w:marBottom w:val="0"/>
          <w:divBdr>
            <w:top w:val="none" w:sz="0" w:space="0" w:color="auto"/>
            <w:left w:val="none" w:sz="0" w:space="0" w:color="auto"/>
            <w:bottom w:val="none" w:sz="0" w:space="0" w:color="auto"/>
            <w:right w:val="none" w:sz="0" w:space="0" w:color="auto"/>
          </w:divBdr>
        </w:div>
        <w:div w:id="1555506326">
          <w:marLeft w:val="1080"/>
          <w:marRight w:val="0"/>
          <w:marTop w:val="100"/>
          <w:marBottom w:val="0"/>
          <w:divBdr>
            <w:top w:val="none" w:sz="0" w:space="0" w:color="auto"/>
            <w:left w:val="none" w:sz="0" w:space="0" w:color="auto"/>
            <w:bottom w:val="none" w:sz="0" w:space="0" w:color="auto"/>
            <w:right w:val="none" w:sz="0" w:space="0" w:color="auto"/>
          </w:divBdr>
        </w:div>
        <w:div w:id="1632007802">
          <w:marLeft w:val="1080"/>
          <w:marRight w:val="0"/>
          <w:marTop w:val="100"/>
          <w:marBottom w:val="0"/>
          <w:divBdr>
            <w:top w:val="none" w:sz="0" w:space="0" w:color="auto"/>
            <w:left w:val="none" w:sz="0" w:space="0" w:color="auto"/>
            <w:bottom w:val="none" w:sz="0" w:space="0" w:color="auto"/>
            <w:right w:val="none" w:sz="0" w:space="0" w:color="auto"/>
          </w:divBdr>
        </w:div>
        <w:div w:id="1711756399">
          <w:marLeft w:val="1080"/>
          <w:marRight w:val="0"/>
          <w:marTop w:val="100"/>
          <w:marBottom w:val="0"/>
          <w:divBdr>
            <w:top w:val="none" w:sz="0" w:space="0" w:color="auto"/>
            <w:left w:val="none" w:sz="0" w:space="0" w:color="auto"/>
            <w:bottom w:val="none" w:sz="0" w:space="0" w:color="auto"/>
            <w:right w:val="none" w:sz="0" w:space="0" w:color="auto"/>
          </w:divBdr>
        </w:div>
        <w:div w:id="1947224494">
          <w:marLeft w:val="1080"/>
          <w:marRight w:val="0"/>
          <w:marTop w:val="100"/>
          <w:marBottom w:val="0"/>
          <w:divBdr>
            <w:top w:val="none" w:sz="0" w:space="0" w:color="auto"/>
            <w:left w:val="none" w:sz="0" w:space="0" w:color="auto"/>
            <w:bottom w:val="none" w:sz="0" w:space="0" w:color="auto"/>
            <w:right w:val="none" w:sz="0" w:space="0" w:color="auto"/>
          </w:divBdr>
        </w:div>
        <w:div w:id="2088333881">
          <w:marLeft w:val="360"/>
          <w:marRight w:val="0"/>
          <w:marTop w:val="200"/>
          <w:marBottom w:val="0"/>
          <w:divBdr>
            <w:top w:val="none" w:sz="0" w:space="0" w:color="auto"/>
            <w:left w:val="none" w:sz="0" w:space="0" w:color="auto"/>
            <w:bottom w:val="none" w:sz="0" w:space="0" w:color="auto"/>
            <w:right w:val="none" w:sz="0" w:space="0" w:color="auto"/>
          </w:divBdr>
        </w:div>
      </w:divsChild>
    </w:div>
    <w:div w:id="369376853">
      <w:bodyDiv w:val="1"/>
      <w:marLeft w:val="0"/>
      <w:marRight w:val="0"/>
      <w:marTop w:val="0"/>
      <w:marBottom w:val="0"/>
      <w:divBdr>
        <w:top w:val="none" w:sz="0" w:space="0" w:color="auto"/>
        <w:left w:val="none" w:sz="0" w:space="0" w:color="auto"/>
        <w:bottom w:val="none" w:sz="0" w:space="0" w:color="auto"/>
        <w:right w:val="none" w:sz="0" w:space="0" w:color="auto"/>
      </w:divBdr>
    </w:div>
    <w:div w:id="373315667">
      <w:bodyDiv w:val="1"/>
      <w:marLeft w:val="0"/>
      <w:marRight w:val="0"/>
      <w:marTop w:val="0"/>
      <w:marBottom w:val="0"/>
      <w:divBdr>
        <w:top w:val="none" w:sz="0" w:space="0" w:color="auto"/>
        <w:left w:val="none" w:sz="0" w:space="0" w:color="auto"/>
        <w:bottom w:val="none" w:sz="0" w:space="0" w:color="auto"/>
        <w:right w:val="none" w:sz="0" w:space="0" w:color="auto"/>
      </w:divBdr>
    </w:div>
    <w:div w:id="373769162">
      <w:bodyDiv w:val="1"/>
      <w:marLeft w:val="0"/>
      <w:marRight w:val="0"/>
      <w:marTop w:val="0"/>
      <w:marBottom w:val="0"/>
      <w:divBdr>
        <w:top w:val="none" w:sz="0" w:space="0" w:color="auto"/>
        <w:left w:val="none" w:sz="0" w:space="0" w:color="auto"/>
        <w:bottom w:val="none" w:sz="0" w:space="0" w:color="auto"/>
        <w:right w:val="none" w:sz="0" w:space="0" w:color="auto"/>
      </w:divBdr>
      <w:divsChild>
        <w:div w:id="162741139">
          <w:marLeft w:val="1166"/>
          <w:marRight w:val="0"/>
          <w:marTop w:val="134"/>
          <w:marBottom w:val="0"/>
          <w:divBdr>
            <w:top w:val="none" w:sz="0" w:space="0" w:color="auto"/>
            <w:left w:val="none" w:sz="0" w:space="0" w:color="auto"/>
            <w:bottom w:val="none" w:sz="0" w:space="0" w:color="auto"/>
            <w:right w:val="none" w:sz="0" w:space="0" w:color="auto"/>
          </w:divBdr>
        </w:div>
        <w:div w:id="188644628">
          <w:marLeft w:val="1166"/>
          <w:marRight w:val="0"/>
          <w:marTop w:val="134"/>
          <w:marBottom w:val="0"/>
          <w:divBdr>
            <w:top w:val="none" w:sz="0" w:space="0" w:color="auto"/>
            <w:left w:val="none" w:sz="0" w:space="0" w:color="auto"/>
            <w:bottom w:val="none" w:sz="0" w:space="0" w:color="auto"/>
            <w:right w:val="none" w:sz="0" w:space="0" w:color="auto"/>
          </w:divBdr>
        </w:div>
        <w:div w:id="348066851">
          <w:marLeft w:val="1166"/>
          <w:marRight w:val="0"/>
          <w:marTop w:val="134"/>
          <w:marBottom w:val="0"/>
          <w:divBdr>
            <w:top w:val="none" w:sz="0" w:space="0" w:color="auto"/>
            <w:left w:val="none" w:sz="0" w:space="0" w:color="auto"/>
            <w:bottom w:val="none" w:sz="0" w:space="0" w:color="auto"/>
            <w:right w:val="none" w:sz="0" w:space="0" w:color="auto"/>
          </w:divBdr>
        </w:div>
        <w:div w:id="1080056417">
          <w:marLeft w:val="1166"/>
          <w:marRight w:val="0"/>
          <w:marTop w:val="134"/>
          <w:marBottom w:val="0"/>
          <w:divBdr>
            <w:top w:val="none" w:sz="0" w:space="0" w:color="auto"/>
            <w:left w:val="none" w:sz="0" w:space="0" w:color="auto"/>
            <w:bottom w:val="none" w:sz="0" w:space="0" w:color="auto"/>
            <w:right w:val="none" w:sz="0" w:space="0" w:color="auto"/>
          </w:divBdr>
        </w:div>
        <w:div w:id="2035424922">
          <w:marLeft w:val="547"/>
          <w:marRight w:val="0"/>
          <w:marTop w:val="154"/>
          <w:marBottom w:val="0"/>
          <w:divBdr>
            <w:top w:val="none" w:sz="0" w:space="0" w:color="auto"/>
            <w:left w:val="none" w:sz="0" w:space="0" w:color="auto"/>
            <w:bottom w:val="none" w:sz="0" w:space="0" w:color="auto"/>
            <w:right w:val="none" w:sz="0" w:space="0" w:color="auto"/>
          </w:divBdr>
        </w:div>
      </w:divsChild>
    </w:div>
    <w:div w:id="373817522">
      <w:bodyDiv w:val="1"/>
      <w:marLeft w:val="0"/>
      <w:marRight w:val="0"/>
      <w:marTop w:val="0"/>
      <w:marBottom w:val="0"/>
      <w:divBdr>
        <w:top w:val="none" w:sz="0" w:space="0" w:color="auto"/>
        <w:left w:val="none" w:sz="0" w:space="0" w:color="auto"/>
        <w:bottom w:val="none" w:sz="0" w:space="0" w:color="auto"/>
        <w:right w:val="none" w:sz="0" w:space="0" w:color="auto"/>
      </w:divBdr>
    </w:div>
    <w:div w:id="374353421">
      <w:bodyDiv w:val="1"/>
      <w:marLeft w:val="0"/>
      <w:marRight w:val="0"/>
      <w:marTop w:val="0"/>
      <w:marBottom w:val="0"/>
      <w:divBdr>
        <w:top w:val="none" w:sz="0" w:space="0" w:color="auto"/>
        <w:left w:val="none" w:sz="0" w:space="0" w:color="auto"/>
        <w:bottom w:val="none" w:sz="0" w:space="0" w:color="auto"/>
        <w:right w:val="none" w:sz="0" w:space="0" w:color="auto"/>
      </w:divBdr>
    </w:div>
    <w:div w:id="374546263">
      <w:bodyDiv w:val="1"/>
      <w:marLeft w:val="0"/>
      <w:marRight w:val="0"/>
      <w:marTop w:val="0"/>
      <w:marBottom w:val="0"/>
      <w:divBdr>
        <w:top w:val="none" w:sz="0" w:space="0" w:color="auto"/>
        <w:left w:val="none" w:sz="0" w:space="0" w:color="auto"/>
        <w:bottom w:val="none" w:sz="0" w:space="0" w:color="auto"/>
        <w:right w:val="none" w:sz="0" w:space="0" w:color="auto"/>
      </w:divBdr>
    </w:div>
    <w:div w:id="374669678">
      <w:bodyDiv w:val="1"/>
      <w:marLeft w:val="0"/>
      <w:marRight w:val="0"/>
      <w:marTop w:val="0"/>
      <w:marBottom w:val="0"/>
      <w:divBdr>
        <w:top w:val="none" w:sz="0" w:space="0" w:color="auto"/>
        <w:left w:val="none" w:sz="0" w:space="0" w:color="auto"/>
        <w:bottom w:val="none" w:sz="0" w:space="0" w:color="auto"/>
        <w:right w:val="none" w:sz="0" w:space="0" w:color="auto"/>
      </w:divBdr>
    </w:div>
    <w:div w:id="374744001">
      <w:bodyDiv w:val="1"/>
      <w:marLeft w:val="0"/>
      <w:marRight w:val="0"/>
      <w:marTop w:val="0"/>
      <w:marBottom w:val="0"/>
      <w:divBdr>
        <w:top w:val="none" w:sz="0" w:space="0" w:color="auto"/>
        <w:left w:val="none" w:sz="0" w:space="0" w:color="auto"/>
        <w:bottom w:val="none" w:sz="0" w:space="0" w:color="auto"/>
        <w:right w:val="none" w:sz="0" w:space="0" w:color="auto"/>
      </w:divBdr>
      <w:divsChild>
        <w:div w:id="164980490">
          <w:marLeft w:val="0"/>
          <w:marRight w:val="0"/>
          <w:marTop w:val="0"/>
          <w:marBottom w:val="0"/>
          <w:divBdr>
            <w:top w:val="none" w:sz="0" w:space="0" w:color="auto"/>
            <w:left w:val="none" w:sz="0" w:space="0" w:color="auto"/>
            <w:bottom w:val="none" w:sz="0" w:space="0" w:color="auto"/>
            <w:right w:val="none" w:sz="0" w:space="0" w:color="auto"/>
          </w:divBdr>
          <w:divsChild>
            <w:div w:id="823812587">
              <w:marLeft w:val="0"/>
              <w:marRight w:val="0"/>
              <w:marTop w:val="0"/>
              <w:marBottom w:val="0"/>
              <w:divBdr>
                <w:top w:val="none" w:sz="0" w:space="0" w:color="auto"/>
                <w:left w:val="none" w:sz="0" w:space="0" w:color="auto"/>
                <w:bottom w:val="none" w:sz="0" w:space="0" w:color="auto"/>
                <w:right w:val="none" w:sz="0" w:space="0" w:color="auto"/>
              </w:divBdr>
            </w:div>
            <w:div w:id="907304381">
              <w:marLeft w:val="0"/>
              <w:marRight w:val="0"/>
              <w:marTop w:val="0"/>
              <w:marBottom w:val="0"/>
              <w:divBdr>
                <w:top w:val="none" w:sz="0" w:space="0" w:color="auto"/>
                <w:left w:val="none" w:sz="0" w:space="0" w:color="auto"/>
                <w:bottom w:val="none" w:sz="0" w:space="0" w:color="auto"/>
                <w:right w:val="none" w:sz="0" w:space="0" w:color="auto"/>
              </w:divBdr>
            </w:div>
            <w:div w:id="126923640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9170">
      <w:bodyDiv w:val="1"/>
      <w:marLeft w:val="0"/>
      <w:marRight w:val="0"/>
      <w:marTop w:val="0"/>
      <w:marBottom w:val="0"/>
      <w:divBdr>
        <w:top w:val="none" w:sz="0" w:space="0" w:color="auto"/>
        <w:left w:val="none" w:sz="0" w:space="0" w:color="auto"/>
        <w:bottom w:val="none" w:sz="0" w:space="0" w:color="auto"/>
        <w:right w:val="none" w:sz="0" w:space="0" w:color="auto"/>
      </w:divBdr>
      <w:divsChild>
        <w:div w:id="48309354">
          <w:marLeft w:val="1166"/>
          <w:marRight w:val="0"/>
          <w:marTop w:val="96"/>
          <w:marBottom w:val="0"/>
          <w:divBdr>
            <w:top w:val="none" w:sz="0" w:space="0" w:color="auto"/>
            <w:left w:val="none" w:sz="0" w:space="0" w:color="auto"/>
            <w:bottom w:val="none" w:sz="0" w:space="0" w:color="auto"/>
            <w:right w:val="none" w:sz="0" w:space="0" w:color="auto"/>
          </w:divBdr>
        </w:div>
        <w:div w:id="674965509">
          <w:marLeft w:val="1166"/>
          <w:marRight w:val="0"/>
          <w:marTop w:val="96"/>
          <w:marBottom w:val="0"/>
          <w:divBdr>
            <w:top w:val="none" w:sz="0" w:space="0" w:color="auto"/>
            <w:left w:val="none" w:sz="0" w:space="0" w:color="auto"/>
            <w:bottom w:val="none" w:sz="0" w:space="0" w:color="auto"/>
            <w:right w:val="none" w:sz="0" w:space="0" w:color="auto"/>
          </w:divBdr>
        </w:div>
        <w:div w:id="848763055">
          <w:marLeft w:val="1166"/>
          <w:marRight w:val="0"/>
          <w:marTop w:val="96"/>
          <w:marBottom w:val="0"/>
          <w:divBdr>
            <w:top w:val="none" w:sz="0" w:space="0" w:color="auto"/>
            <w:left w:val="none" w:sz="0" w:space="0" w:color="auto"/>
            <w:bottom w:val="none" w:sz="0" w:space="0" w:color="auto"/>
            <w:right w:val="none" w:sz="0" w:space="0" w:color="auto"/>
          </w:divBdr>
        </w:div>
        <w:div w:id="1335184334">
          <w:marLeft w:val="547"/>
          <w:marRight w:val="0"/>
          <w:marTop w:val="115"/>
          <w:marBottom w:val="0"/>
          <w:divBdr>
            <w:top w:val="none" w:sz="0" w:space="0" w:color="auto"/>
            <w:left w:val="none" w:sz="0" w:space="0" w:color="auto"/>
            <w:bottom w:val="none" w:sz="0" w:space="0" w:color="auto"/>
            <w:right w:val="none" w:sz="0" w:space="0" w:color="auto"/>
          </w:divBdr>
        </w:div>
        <w:div w:id="1533886682">
          <w:marLeft w:val="2520"/>
          <w:marRight w:val="0"/>
          <w:marTop w:val="77"/>
          <w:marBottom w:val="0"/>
          <w:divBdr>
            <w:top w:val="none" w:sz="0" w:space="0" w:color="auto"/>
            <w:left w:val="none" w:sz="0" w:space="0" w:color="auto"/>
            <w:bottom w:val="none" w:sz="0" w:space="0" w:color="auto"/>
            <w:right w:val="none" w:sz="0" w:space="0" w:color="auto"/>
          </w:divBdr>
        </w:div>
        <w:div w:id="1563327682">
          <w:marLeft w:val="1166"/>
          <w:marRight w:val="0"/>
          <w:marTop w:val="96"/>
          <w:marBottom w:val="0"/>
          <w:divBdr>
            <w:top w:val="none" w:sz="0" w:space="0" w:color="auto"/>
            <w:left w:val="none" w:sz="0" w:space="0" w:color="auto"/>
            <w:bottom w:val="none" w:sz="0" w:space="0" w:color="auto"/>
            <w:right w:val="none" w:sz="0" w:space="0" w:color="auto"/>
          </w:divBdr>
        </w:div>
        <w:div w:id="1641768284">
          <w:marLeft w:val="3240"/>
          <w:marRight w:val="0"/>
          <w:marTop w:val="77"/>
          <w:marBottom w:val="0"/>
          <w:divBdr>
            <w:top w:val="none" w:sz="0" w:space="0" w:color="auto"/>
            <w:left w:val="none" w:sz="0" w:space="0" w:color="auto"/>
            <w:bottom w:val="none" w:sz="0" w:space="0" w:color="auto"/>
            <w:right w:val="none" w:sz="0" w:space="0" w:color="auto"/>
          </w:divBdr>
        </w:div>
        <w:div w:id="1733575578">
          <w:marLeft w:val="2520"/>
          <w:marRight w:val="0"/>
          <w:marTop w:val="77"/>
          <w:marBottom w:val="0"/>
          <w:divBdr>
            <w:top w:val="none" w:sz="0" w:space="0" w:color="auto"/>
            <w:left w:val="none" w:sz="0" w:space="0" w:color="auto"/>
            <w:bottom w:val="none" w:sz="0" w:space="0" w:color="auto"/>
            <w:right w:val="none" w:sz="0" w:space="0" w:color="auto"/>
          </w:divBdr>
        </w:div>
        <w:div w:id="1771731729">
          <w:marLeft w:val="2520"/>
          <w:marRight w:val="0"/>
          <w:marTop w:val="77"/>
          <w:marBottom w:val="0"/>
          <w:divBdr>
            <w:top w:val="none" w:sz="0" w:space="0" w:color="auto"/>
            <w:left w:val="none" w:sz="0" w:space="0" w:color="auto"/>
            <w:bottom w:val="none" w:sz="0" w:space="0" w:color="auto"/>
            <w:right w:val="none" w:sz="0" w:space="0" w:color="auto"/>
          </w:divBdr>
        </w:div>
        <w:div w:id="1830949684">
          <w:marLeft w:val="1800"/>
          <w:marRight w:val="0"/>
          <w:marTop w:val="86"/>
          <w:marBottom w:val="0"/>
          <w:divBdr>
            <w:top w:val="none" w:sz="0" w:space="0" w:color="auto"/>
            <w:left w:val="none" w:sz="0" w:space="0" w:color="auto"/>
            <w:bottom w:val="none" w:sz="0" w:space="0" w:color="auto"/>
            <w:right w:val="none" w:sz="0" w:space="0" w:color="auto"/>
          </w:divBdr>
        </w:div>
        <w:div w:id="2104909263">
          <w:marLeft w:val="1800"/>
          <w:marRight w:val="0"/>
          <w:marTop w:val="86"/>
          <w:marBottom w:val="0"/>
          <w:divBdr>
            <w:top w:val="none" w:sz="0" w:space="0" w:color="auto"/>
            <w:left w:val="none" w:sz="0" w:space="0" w:color="auto"/>
            <w:bottom w:val="none" w:sz="0" w:space="0" w:color="auto"/>
            <w:right w:val="none" w:sz="0" w:space="0" w:color="auto"/>
          </w:divBdr>
        </w:div>
        <w:div w:id="2125423686">
          <w:marLeft w:val="3240"/>
          <w:marRight w:val="0"/>
          <w:marTop w:val="77"/>
          <w:marBottom w:val="0"/>
          <w:divBdr>
            <w:top w:val="none" w:sz="0" w:space="0" w:color="auto"/>
            <w:left w:val="none" w:sz="0" w:space="0" w:color="auto"/>
            <w:bottom w:val="none" w:sz="0" w:space="0" w:color="auto"/>
            <w:right w:val="none" w:sz="0" w:space="0" w:color="auto"/>
          </w:divBdr>
        </w:div>
      </w:divsChild>
    </w:div>
    <w:div w:id="376316753">
      <w:bodyDiv w:val="1"/>
      <w:marLeft w:val="0"/>
      <w:marRight w:val="0"/>
      <w:marTop w:val="0"/>
      <w:marBottom w:val="0"/>
      <w:divBdr>
        <w:top w:val="none" w:sz="0" w:space="0" w:color="auto"/>
        <w:left w:val="none" w:sz="0" w:space="0" w:color="auto"/>
        <w:bottom w:val="none" w:sz="0" w:space="0" w:color="auto"/>
        <w:right w:val="none" w:sz="0" w:space="0" w:color="auto"/>
      </w:divBdr>
    </w:div>
    <w:div w:id="377898208">
      <w:bodyDiv w:val="1"/>
      <w:marLeft w:val="0"/>
      <w:marRight w:val="0"/>
      <w:marTop w:val="0"/>
      <w:marBottom w:val="0"/>
      <w:divBdr>
        <w:top w:val="none" w:sz="0" w:space="0" w:color="auto"/>
        <w:left w:val="none" w:sz="0" w:space="0" w:color="auto"/>
        <w:bottom w:val="none" w:sz="0" w:space="0" w:color="auto"/>
        <w:right w:val="none" w:sz="0" w:space="0" w:color="auto"/>
      </w:divBdr>
    </w:div>
    <w:div w:id="381439687">
      <w:bodyDiv w:val="1"/>
      <w:marLeft w:val="0"/>
      <w:marRight w:val="0"/>
      <w:marTop w:val="0"/>
      <w:marBottom w:val="0"/>
      <w:divBdr>
        <w:top w:val="none" w:sz="0" w:space="0" w:color="auto"/>
        <w:left w:val="none" w:sz="0" w:space="0" w:color="auto"/>
        <w:bottom w:val="none" w:sz="0" w:space="0" w:color="auto"/>
        <w:right w:val="none" w:sz="0" w:space="0" w:color="auto"/>
      </w:divBdr>
    </w:div>
    <w:div w:id="382101359">
      <w:bodyDiv w:val="1"/>
      <w:marLeft w:val="0"/>
      <w:marRight w:val="0"/>
      <w:marTop w:val="0"/>
      <w:marBottom w:val="0"/>
      <w:divBdr>
        <w:top w:val="none" w:sz="0" w:space="0" w:color="auto"/>
        <w:left w:val="none" w:sz="0" w:space="0" w:color="auto"/>
        <w:bottom w:val="none" w:sz="0" w:space="0" w:color="auto"/>
        <w:right w:val="none" w:sz="0" w:space="0" w:color="auto"/>
      </w:divBdr>
    </w:div>
    <w:div w:id="382946746">
      <w:bodyDiv w:val="1"/>
      <w:marLeft w:val="0"/>
      <w:marRight w:val="0"/>
      <w:marTop w:val="0"/>
      <w:marBottom w:val="0"/>
      <w:divBdr>
        <w:top w:val="none" w:sz="0" w:space="0" w:color="auto"/>
        <w:left w:val="none" w:sz="0" w:space="0" w:color="auto"/>
        <w:bottom w:val="none" w:sz="0" w:space="0" w:color="auto"/>
        <w:right w:val="none" w:sz="0" w:space="0" w:color="auto"/>
      </w:divBdr>
      <w:divsChild>
        <w:div w:id="1321040827">
          <w:marLeft w:val="1166"/>
          <w:marRight w:val="0"/>
          <w:marTop w:val="115"/>
          <w:marBottom w:val="0"/>
          <w:divBdr>
            <w:top w:val="none" w:sz="0" w:space="0" w:color="auto"/>
            <w:left w:val="none" w:sz="0" w:space="0" w:color="auto"/>
            <w:bottom w:val="none" w:sz="0" w:space="0" w:color="auto"/>
            <w:right w:val="none" w:sz="0" w:space="0" w:color="auto"/>
          </w:divBdr>
        </w:div>
        <w:div w:id="1502041733">
          <w:marLeft w:val="547"/>
          <w:marRight w:val="0"/>
          <w:marTop w:val="134"/>
          <w:marBottom w:val="0"/>
          <w:divBdr>
            <w:top w:val="none" w:sz="0" w:space="0" w:color="auto"/>
            <w:left w:val="none" w:sz="0" w:space="0" w:color="auto"/>
            <w:bottom w:val="none" w:sz="0" w:space="0" w:color="auto"/>
            <w:right w:val="none" w:sz="0" w:space="0" w:color="auto"/>
          </w:divBdr>
        </w:div>
        <w:div w:id="1629623719">
          <w:marLeft w:val="547"/>
          <w:marRight w:val="0"/>
          <w:marTop w:val="134"/>
          <w:marBottom w:val="0"/>
          <w:divBdr>
            <w:top w:val="none" w:sz="0" w:space="0" w:color="auto"/>
            <w:left w:val="none" w:sz="0" w:space="0" w:color="auto"/>
            <w:bottom w:val="none" w:sz="0" w:space="0" w:color="auto"/>
            <w:right w:val="none" w:sz="0" w:space="0" w:color="auto"/>
          </w:divBdr>
        </w:div>
        <w:div w:id="1657605611">
          <w:marLeft w:val="1166"/>
          <w:marRight w:val="0"/>
          <w:marTop w:val="115"/>
          <w:marBottom w:val="0"/>
          <w:divBdr>
            <w:top w:val="none" w:sz="0" w:space="0" w:color="auto"/>
            <w:left w:val="none" w:sz="0" w:space="0" w:color="auto"/>
            <w:bottom w:val="none" w:sz="0" w:space="0" w:color="auto"/>
            <w:right w:val="none" w:sz="0" w:space="0" w:color="auto"/>
          </w:divBdr>
        </w:div>
        <w:div w:id="1785727334">
          <w:marLeft w:val="1166"/>
          <w:marRight w:val="0"/>
          <w:marTop w:val="115"/>
          <w:marBottom w:val="0"/>
          <w:divBdr>
            <w:top w:val="none" w:sz="0" w:space="0" w:color="auto"/>
            <w:left w:val="none" w:sz="0" w:space="0" w:color="auto"/>
            <w:bottom w:val="none" w:sz="0" w:space="0" w:color="auto"/>
            <w:right w:val="none" w:sz="0" w:space="0" w:color="auto"/>
          </w:divBdr>
        </w:div>
        <w:div w:id="1811702810">
          <w:marLeft w:val="1166"/>
          <w:marRight w:val="0"/>
          <w:marTop w:val="115"/>
          <w:marBottom w:val="0"/>
          <w:divBdr>
            <w:top w:val="none" w:sz="0" w:space="0" w:color="auto"/>
            <w:left w:val="none" w:sz="0" w:space="0" w:color="auto"/>
            <w:bottom w:val="none" w:sz="0" w:space="0" w:color="auto"/>
            <w:right w:val="none" w:sz="0" w:space="0" w:color="auto"/>
          </w:divBdr>
        </w:div>
      </w:divsChild>
    </w:div>
    <w:div w:id="385032475">
      <w:bodyDiv w:val="1"/>
      <w:marLeft w:val="0"/>
      <w:marRight w:val="0"/>
      <w:marTop w:val="0"/>
      <w:marBottom w:val="0"/>
      <w:divBdr>
        <w:top w:val="none" w:sz="0" w:space="0" w:color="auto"/>
        <w:left w:val="none" w:sz="0" w:space="0" w:color="auto"/>
        <w:bottom w:val="none" w:sz="0" w:space="0" w:color="auto"/>
        <w:right w:val="none" w:sz="0" w:space="0" w:color="auto"/>
      </w:divBdr>
      <w:divsChild>
        <w:div w:id="212084858">
          <w:marLeft w:val="1800"/>
          <w:marRight w:val="144"/>
          <w:marTop w:val="0"/>
          <w:marBottom w:val="120"/>
          <w:divBdr>
            <w:top w:val="none" w:sz="0" w:space="0" w:color="auto"/>
            <w:left w:val="none" w:sz="0" w:space="0" w:color="auto"/>
            <w:bottom w:val="none" w:sz="0" w:space="0" w:color="auto"/>
            <w:right w:val="none" w:sz="0" w:space="0" w:color="auto"/>
          </w:divBdr>
        </w:div>
        <w:div w:id="457187677">
          <w:marLeft w:val="1800"/>
          <w:marRight w:val="144"/>
          <w:marTop w:val="0"/>
          <w:marBottom w:val="120"/>
          <w:divBdr>
            <w:top w:val="none" w:sz="0" w:space="0" w:color="auto"/>
            <w:left w:val="none" w:sz="0" w:space="0" w:color="auto"/>
            <w:bottom w:val="none" w:sz="0" w:space="0" w:color="auto"/>
            <w:right w:val="none" w:sz="0" w:space="0" w:color="auto"/>
          </w:divBdr>
        </w:div>
        <w:div w:id="545607239">
          <w:marLeft w:val="1800"/>
          <w:marRight w:val="144"/>
          <w:marTop w:val="0"/>
          <w:marBottom w:val="120"/>
          <w:divBdr>
            <w:top w:val="none" w:sz="0" w:space="0" w:color="auto"/>
            <w:left w:val="none" w:sz="0" w:space="0" w:color="auto"/>
            <w:bottom w:val="none" w:sz="0" w:space="0" w:color="auto"/>
            <w:right w:val="none" w:sz="0" w:space="0" w:color="auto"/>
          </w:divBdr>
        </w:div>
        <w:div w:id="878081671">
          <w:marLeft w:val="1166"/>
          <w:marRight w:val="144"/>
          <w:marTop w:val="0"/>
          <w:marBottom w:val="120"/>
          <w:divBdr>
            <w:top w:val="none" w:sz="0" w:space="0" w:color="auto"/>
            <w:left w:val="none" w:sz="0" w:space="0" w:color="auto"/>
            <w:bottom w:val="none" w:sz="0" w:space="0" w:color="auto"/>
            <w:right w:val="none" w:sz="0" w:space="0" w:color="auto"/>
          </w:divBdr>
        </w:div>
        <w:div w:id="1050152825">
          <w:marLeft w:val="1166"/>
          <w:marRight w:val="144"/>
          <w:marTop w:val="0"/>
          <w:marBottom w:val="120"/>
          <w:divBdr>
            <w:top w:val="none" w:sz="0" w:space="0" w:color="auto"/>
            <w:left w:val="none" w:sz="0" w:space="0" w:color="auto"/>
            <w:bottom w:val="none" w:sz="0" w:space="0" w:color="auto"/>
            <w:right w:val="none" w:sz="0" w:space="0" w:color="auto"/>
          </w:divBdr>
        </w:div>
        <w:div w:id="1288732307">
          <w:marLeft w:val="1800"/>
          <w:marRight w:val="144"/>
          <w:marTop w:val="0"/>
          <w:marBottom w:val="120"/>
          <w:divBdr>
            <w:top w:val="none" w:sz="0" w:space="0" w:color="auto"/>
            <w:left w:val="none" w:sz="0" w:space="0" w:color="auto"/>
            <w:bottom w:val="none" w:sz="0" w:space="0" w:color="auto"/>
            <w:right w:val="none" w:sz="0" w:space="0" w:color="auto"/>
          </w:divBdr>
        </w:div>
        <w:div w:id="1606575153">
          <w:marLeft w:val="547"/>
          <w:marRight w:val="144"/>
          <w:marTop w:val="0"/>
          <w:marBottom w:val="120"/>
          <w:divBdr>
            <w:top w:val="none" w:sz="0" w:space="0" w:color="auto"/>
            <w:left w:val="none" w:sz="0" w:space="0" w:color="auto"/>
            <w:bottom w:val="none" w:sz="0" w:space="0" w:color="auto"/>
            <w:right w:val="none" w:sz="0" w:space="0" w:color="auto"/>
          </w:divBdr>
        </w:div>
        <w:div w:id="2101176306">
          <w:marLeft w:val="1166"/>
          <w:marRight w:val="144"/>
          <w:marTop w:val="0"/>
          <w:marBottom w:val="120"/>
          <w:divBdr>
            <w:top w:val="none" w:sz="0" w:space="0" w:color="auto"/>
            <w:left w:val="none" w:sz="0" w:space="0" w:color="auto"/>
            <w:bottom w:val="none" w:sz="0" w:space="0" w:color="auto"/>
            <w:right w:val="none" w:sz="0" w:space="0" w:color="auto"/>
          </w:divBdr>
        </w:div>
      </w:divsChild>
    </w:div>
    <w:div w:id="389110335">
      <w:bodyDiv w:val="1"/>
      <w:marLeft w:val="0"/>
      <w:marRight w:val="0"/>
      <w:marTop w:val="0"/>
      <w:marBottom w:val="0"/>
      <w:divBdr>
        <w:top w:val="none" w:sz="0" w:space="0" w:color="auto"/>
        <w:left w:val="none" w:sz="0" w:space="0" w:color="auto"/>
        <w:bottom w:val="none" w:sz="0" w:space="0" w:color="auto"/>
        <w:right w:val="none" w:sz="0" w:space="0" w:color="auto"/>
      </w:divBdr>
    </w:div>
    <w:div w:id="389311502">
      <w:bodyDiv w:val="1"/>
      <w:marLeft w:val="0"/>
      <w:marRight w:val="0"/>
      <w:marTop w:val="0"/>
      <w:marBottom w:val="0"/>
      <w:divBdr>
        <w:top w:val="none" w:sz="0" w:space="0" w:color="auto"/>
        <w:left w:val="none" w:sz="0" w:space="0" w:color="auto"/>
        <w:bottom w:val="none" w:sz="0" w:space="0" w:color="auto"/>
        <w:right w:val="none" w:sz="0" w:space="0" w:color="auto"/>
      </w:divBdr>
      <w:divsChild>
        <w:div w:id="151289299">
          <w:marLeft w:val="547"/>
          <w:marRight w:val="0"/>
          <w:marTop w:val="144"/>
          <w:marBottom w:val="0"/>
          <w:divBdr>
            <w:top w:val="none" w:sz="0" w:space="0" w:color="auto"/>
            <w:left w:val="none" w:sz="0" w:space="0" w:color="auto"/>
            <w:bottom w:val="none" w:sz="0" w:space="0" w:color="auto"/>
            <w:right w:val="none" w:sz="0" w:space="0" w:color="auto"/>
          </w:divBdr>
        </w:div>
        <w:div w:id="649600508">
          <w:marLeft w:val="547"/>
          <w:marRight w:val="0"/>
          <w:marTop w:val="144"/>
          <w:marBottom w:val="0"/>
          <w:divBdr>
            <w:top w:val="none" w:sz="0" w:space="0" w:color="auto"/>
            <w:left w:val="none" w:sz="0" w:space="0" w:color="auto"/>
            <w:bottom w:val="none" w:sz="0" w:space="0" w:color="auto"/>
            <w:right w:val="none" w:sz="0" w:space="0" w:color="auto"/>
          </w:divBdr>
        </w:div>
        <w:div w:id="1108040212">
          <w:marLeft w:val="1166"/>
          <w:marRight w:val="0"/>
          <w:marTop w:val="125"/>
          <w:marBottom w:val="0"/>
          <w:divBdr>
            <w:top w:val="none" w:sz="0" w:space="0" w:color="auto"/>
            <w:left w:val="none" w:sz="0" w:space="0" w:color="auto"/>
            <w:bottom w:val="none" w:sz="0" w:space="0" w:color="auto"/>
            <w:right w:val="none" w:sz="0" w:space="0" w:color="auto"/>
          </w:divBdr>
        </w:div>
        <w:div w:id="1542281306">
          <w:marLeft w:val="547"/>
          <w:marRight w:val="0"/>
          <w:marTop w:val="115"/>
          <w:marBottom w:val="0"/>
          <w:divBdr>
            <w:top w:val="none" w:sz="0" w:space="0" w:color="auto"/>
            <w:left w:val="none" w:sz="0" w:space="0" w:color="auto"/>
            <w:bottom w:val="none" w:sz="0" w:space="0" w:color="auto"/>
            <w:right w:val="none" w:sz="0" w:space="0" w:color="auto"/>
          </w:divBdr>
        </w:div>
        <w:div w:id="1742484727">
          <w:marLeft w:val="1166"/>
          <w:marRight w:val="0"/>
          <w:marTop w:val="125"/>
          <w:marBottom w:val="0"/>
          <w:divBdr>
            <w:top w:val="none" w:sz="0" w:space="0" w:color="auto"/>
            <w:left w:val="none" w:sz="0" w:space="0" w:color="auto"/>
            <w:bottom w:val="none" w:sz="0" w:space="0" w:color="auto"/>
            <w:right w:val="none" w:sz="0" w:space="0" w:color="auto"/>
          </w:divBdr>
        </w:div>
        <w:div w:id="1898395034">
          <w:marLeft w:val="547"/>
          <w:marRight w:val="0"/>
          <w:marTop w:val="144"/>
          <w:marBottom w:val="0"/>
          <w:divBdr>
            <w:top w:val="none" w:sz="0" w:space="0" w:color="auto"/>
            <w:left w:val="none" w:sz="0" w:space="0" w:color="auto"/>
            <w:bottom w:val="none" w:sz="0" w:space="0" w:color="auto"/>
            <w:right w:val="none" w:sz="0" w:space="0" w:color="auto"/>
          </w:divBdr>
        </w:div>
      </w:divsChild>
    </w:div>
    <w:div w:id="390688565">
      <w:bodyDiv w:val="1"/>
      <w:marLeft w:val="0"/>
      <w:marRight w:val="0"/>
      <w:marTop w:val="0"/>
      <w:marBottom w:val="0"/>
      <w:divBdr>
        <w:top w:val="none" w:sz="0" w:space="0" w:color="auto"/>
        <w:left w:val="none" w:sz="0" w:space="0" w:color="auto"/>
        <w:bottom w:val="none" w:sz="0" w:space="0" w:color="auto"/>
        <w:right w:val="none" w:sz="0" w:space="0" w:color="auto"/>
      </w:divBdr>
    </w:div>
    <w:div w:id="391347959">
      <w:bodyDiv w:val="1"/>
      <w:marLeft w:val="0"/>
      <w:marRight w:val="0"/>
      <w:marTop w:val="0"/>
      <w:marBottom w:val="0"/>
      <w:divBdr>
        <w:top w:val="none" w:sz="0" w:space="0" w:color="auto"/>
        <w:left w:val="none" w:sz="0" w:space="0" w:color="auto"/>
        <w:bottom w:val="none" w:sz="0" w:space="0" w:color="auto"/>
        <w:right w:val="none" w:sz="0" w:space="0" w:color="auto"/>
      </w:divBdr>
      <w:divsChild>
        <w:div w:id="176383517">
          <w:marLeft w:val="1166"/>
          <w:marRight w:val="0"/>
          <w:marTop w:val="240"/>
          <w:marBottom w:val="0"/>
          <w:divBdr>
            <w:top w:val="none" w:sz="0" w:space="0" w:color="auto"/>
            <w:left w:val="none" w:sz="0" w:space="0" w:color="auto"/>
            <w:bottom w:val="none" w:sz="0" w:space="0" w:color="auto"/>
            <w:right w:val="none" w:sz="0" w:space="0" w:color="auto"/>
          </w:divBdr>
        </w:div>
        <w:div w:id="864097176">
          <w:marLeft w:val="547"/>
          <w:marRight w:val="0"/>
          <w:marTop w:val="240"/>
          <w:marBottom w:val="0"/>
          <w:divBdr>
            <w:top w:val="none" w:sz="0" w:space="0" w:color="auto"/>
            <w:left w:val="none" w:sz="0" w:space="0" w:color="auto"/>
            <w:bottom w:val="none" w:sz="0" w:space="0" w:color="auto"/>
            <w:right w:val="none" w:sz="0" w:space="0" w:color="auto"/>
          </w:divBdr>
        </w:div>
      </w:divsChild>
    </w:div>
    <w:div w:id="391852695">
      <w:bodyDiv w:val="1"/>
      <w:marLeft w:val="0"/>
      <w:marRight w:val="0"/>
      <w:marTop w:val="0"/>
      <w:marBottom w:val="0"/>
      <w:divBdr>
        <w:top w:val="none" w:sz="0" w:space="0" w:color="auto"/>
        <w:left w:val="none" w:sz="0" w:space="0" w:color="auto"/>
        <w:bottom w:val="none" w:sz="0" w:space="0" w:color="auto"/>
        <w:right w:val="none" w:sz="0" w:space="0" w:color="auto"/>
      </w:divBdr>
    </w:div>
    <w:div w:id="391856869">
      <w:bodyDiv w:val="1"/>
      <w:marLeft w:val="0"/>
      <w:marRight w:val="0"/>
      <w:marTop w:val="0"/>
      <w:marBottom w:val="0"/>
      <w:divBdr>
        <w:top w:val="none" w:sz="0" w:space="0" w:color="auto"/>
        <w:left w:val="none" w:sz="0" w:space="0" w:color="auto"/>
        <w:bottom w:val="none" w:sz="0" w:space="0" w:color="auto"/>
        <w:right w:val="none" w:sz="0" w:space="0" w:color="auto"/>
      </w:divBdr>
      <w:divsChild>
        <w:div w:id="306009607">
          <w:marLeft w:val="1800"/>
          <w:marRight w:val="0"/>
          <w:marTop w:val="77"/>
          <w:marBottom w:val="0"/>
          <w:divBdr>
            <w:top w:val="none" w:sz="0" w:space="0" w:color="auto"/>
            <w:left w:val="none" w:sz="0" w:space="0" w:color="auto"/>
            <w:bottom w:val="none" w:sz="0" w:space="0" w:color="auto"/>
            <w:right w:val="none" w:sz="0" w:space="0" w:color="auto"/>
          </w:divBdr>
        </w:div>
        <w:div w:id="409079876">
          <w:marLeft w:val="1800"/>
          <w:marRight w:val="0"/>
          <w:marTop w:val="77"/>
          <w:marBottom w:val="0"/>
          <w:divBdr>
            <w:top w:val="none" w:sz="0" w:space="0" w:color="auto"/>
            <w:left w:val="none" w:sz="0" w:space="0" w:color="auto"/>
            <w:bottom w:val="none" w:sz="0" w:space="0" w:color="auto"/>
            <w:right w:val="none" w:sz="0" w:space="0" w:color="auto"/>
          </w:divBdr>
        </w:div>
        <w:div w:id="678895786">
          <w:marLeft w:val="1166"/>
          <w:marRight w:val="0"/>
          <w:marTop w:val="96"/>
          <w:marBottom w:val="0"/>
          <w:divBdr>
            <w:top w:val="none" w:sz="0" w:space="0" w:color="auto"/>
            <w:left w:val="none" w:sz="0" w:space="0" w:color="auto"/>
            <w:bottom w:val="none" w:sz="0" w:space="0" w:color="auto"/>
            <w:right w:val="none" w:sz="0" w:space="0" w:color="auto"/>
          </w:divBdr>
        </w:div>
        <w:div w:id="1234271638">
          <w:marLeft w:val="1800"/>
          <w:marRight w:val="0"/>
          <w:marTop w:val="77"/>
          <w:marBottom w:val="0"/>
          <w:divBdr>
            <w:top w:val="none" w:sz="0" w:space="0" w:color="auto"/>
            <w:left w:val="none" w:sz="0" w:space="0" w:color="auto"/>
            <w:bottom w:val="none" w:sz="0" w:space="0" w:color="auto"/>
            <w:right w:val="none" w:sz="0" w:space="0" w:color="auto"/>
          </w:divBdr>
        </w:div>
        <w:div w:id="1289315593">
          <w:marLeft w:val="1166"/>
          <w:marRight w:val="0"/>
          <w:marTop w:val="96"/>
          <w:marBottom w:val="0"/>
          <w:divBdr>
            <w:top w:val="none" w:sz="0" w:space="0" w:color="auto"/>
            <w:left w:val="none" w:sz="0" w:space="0" w:color="auto"/>
            <w:bottom w:val="none" w:sz="0" w:space="0" w:color="auto"/>
            <w:right w:val="none" w:sz="0" w:space="0" w:color="auto"/>
          </w:divBdr>
        </w:div>
        <w:div w:id="1333921274">
          <w:marLeft w:val="547"/>
          <w:marRight w:val="0"/>
          <w:marTop w:val="115"/>
          <w:marBottom w:val="0"/>
          <w:divBdr>
            <w:top w:val="none" w:sz="0" w:space="0" w:color="auto"/>
            <w:left w:val="none" w:sz="0" w:space="0" w:color="auto"/>
            <w:bottom w:val="none" w:sz="0" w:space="0" w:color="auto"/>
            <w:right w:val="none" w:sz="0" w:space="0" w:color="auto"/>
          </w:divBdr>
        </w:div>
        <w:div w:id="1351182866">
          <w:marLeft w:val="1166"/>
          <w:marRight w:val="0"/>
          <w:marTop w:val="96"/>
          <w:marBottom w:val="0"/>
          <w:divBdr>
            <w:top w:val="none" w:sz="0" w:space="0" w:color="auto"/>
            <w:left w:val="none" w:sz="0" w:space="0" w:color="auto"/>
            <w:bottom w:val="none" w:sz="0" w:space="0" w:color="auto"/>
            <w:right w:val="none" w:sz="0" w:space="0" w:color="auto"/>
          </w:divBdr>
        </w:div>
        <w:div w:id="1600218401">
          <w:marLeft w:val="1800"/>
          <w:marRight w:val="0"/>
          <w:marTop w:val="77"/>
          <w:marBottom w:val="0"/>
          <w:divBdr>
            <w:top w:val="none" w:sz="0" w:space="0" w:color="auto"/>
            <w:left w:val="none" w:sz="0" w:space="0" w:color="auto"/>
            <w:bottom w:val="none" w:sz="0" w:space="0" w:color="auto"/>
            <w:right w:val="none" w:sz="0" w:space="0" w:color="auto"/>
          </w:divBdr>
        </w:div>
        <w:div w:id="1614895795">
          <w:marLeft w:val="1800"/>
          <w:marRight w:val="0"/>
          <w:marTop w:val="77"/>
          <w:marBottom w:val="0"/>
          <w:divBdr>
            <w:top w:val="none" w:sz="0" w:space="0" w:color="auto"/>
            <w:left w:val="none" w:sz="0" w:space="0" w:color="auto"/>
            <w:bottom w:val="none" w:sz="0" w:space="0" w:color="auto"/>
            <w:right w:val="none" w:sz="0" w:space="0" w:color="auto"/>
          </w:divBdr>
        </w:div>
        <w:div w:id="2112822872">
          <w:marLeft w:val="1800"/>
          <w:marRight w:val="0"/>
          <w:marTop w:val="77"/>
          <w:marBottom w:val="0"/>
          <w:divBdr>
            <w:top w:val="none" w:sz="0" w:space="0" w:color="auto"/>
            <w:left w:val="none" w:sz="0" w:space="0" w:color="auto"/>
            <w:bottom w:val="none" w:sz="0" w:space="0" w:color="auto"/>
            <w:right w:val="none" w:sz="0" w:space="0" w:color="auto"/>
          </w:divBdr>
        </w:div>
      </w:divsChild>
    </w:div>
    <w:div w:id="393893418">
      <w:bodyDiv w:val="1"/>
      <w:marLeft w:val="0"/>
      <w:marRight w:val="0"/>
      <w:marTop w:val="0"/>
      <w:marBottom w:val="0"/>
      <w:divBdr>
        <w:top w:val="none" w:sz="0" w:space="0" w:color="auto"/>
        <w:left w:val="none" w:sz="0" w:space="0" w:color="auto"/>
        <w:bottom w:val="none" w:sz="0" w:space="0" w:color="auto"/>
        <w:right w:val="none" w:sz="0" w:space="0" w:color="auto"/>
      </w:divBdr>
      <w:divsChild>
        <w:div w:id="639648970">
          <w:marLeft w:val="0"/>
          <w:marRight w:val="0"/>
          <w:marTop w:val="0"/>
          <w:marBottom w:val="0"/>
          <w:divBdr>
            <w:top w:val="none" w:sz="0" w:space="0" w:color="auto"/>
            <w:left w:val="none" w:sz="0" w:space="0" w:color="auto"/>
            <w:bottom w:val="none" w:sz="0" w:space="0" w:color="auto"/>
            <w:right w:val="none" w:sz="0" w:space="0" w:color="auto"/>
          </w:divBdr>
          <w:divsChild>
            <w:div w:id="951478578">
              <w:marLeft w:val="0"/>
              <w:marRight w:val="0"/>
              <w:marTop w:val="0"/>
              <w:marBottom w:val="0"/>
              <w:divBdr>
                <w:top w:val="none" w:sz="0" w:space="0" w:color="auto"/>
                <w:left w:val="none" w:sz="0" w:space="0" w:color="auto"/>
                <w:bottom w:val="none" w:sz="0" w:space="0" w:color="auto"/>
                <w:right w:val="none" w:sz="0" w:space="0" w:color="auto"/>
              </w:divBdr>
            </w:div>
            <w:div w:id="1239746626">
              <w:marLeft w:val="0"/>
              <w:marRight w:val="0"/>
              <w:marTop w:val="0"/>
              <w:marBottom w:val="0"/>
              <w:divBdr>
                <w:top w:val="none" w:sz="0" w:space="0" w:color="auto"/>
                <w:left w:val="none" w:sz="0" w:space="0" w:color="auto"/>
                <w:bottom w:val="none" w:sz="0" w:space="0" w:color="auto"/>
                <w:right w:val="none" w:sz="0" w:space="0" w:color="auto"/>
              </w:divBdr>
            </w:div>
            <w:div w:id="1272709770">
              <w:marLeft w:val="0"/>
              <w:marRight w:val="0"/>
              <w:marTop w:val="0"/>
              <w:marBottom w:val="0"/>
              <w:divBdr>
                <w:top w:val="none" w:sz="0" w:space="0" w:color="auto"/>
                <w:left w:val="none" w:sz="0" w:space="0" w:color="auto"/>
                <w:bottom w:val="none" w:sz="0" w:space="0" w:color="auto"/>
                <w:right w:val="none" w:sz="0" w:space="0" w:color="auto"/>
              </w:divBdr>
            </w:div>
            <w:div w:id="1471941884">
              <w:marLeft w:val="0"/>
              <w:marRight w:val="0"/>
              <w:marTop w:val="0"/>
              <w:marBottom w:val="0"/>
              <w:divBdr>
                <w:top w:val="none" w:sz="0" w:space="0" w:color="auto"/>
                <w:left w:val="none" w:sz="0" w:space="0" w:color="auto"/>
                <w:bottom w:val="none" w:sz="0" w:space="0" w:color="auto"/>
                <w:right w:val="none" w:sz="0" w:space="0" w:color="auto"/>
              </w:divBdr>
            </w:div>
            <w:div w:id="19456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9336">
      <w:bodyDiv w:val="1"/>
      <w:marLeft w:val="0"/>
      <w:marRight w:val="0"/>
      <w:marTop w:val="0"/>
      <w:marBottom w:val="0"/>
      <w:divBdr>
        <w:top w:val="none" w:sz="0" w:space="0" w:color="auto"/>
        <w:left w:val="none" w:sz="0" w:space="0" w:color="auto"/>
        <w:bottom w:val="none" w:sz="0" w:space="0" w:color="auto"/>
        <w:right w:val="none" w:sz="0" w:space="0" w:color="auto"/>
      </w:divBdr>
    </w:div>
    <w:div w:id="394937687">
      <w:bodyDiv w:val="1"/>
      <w:marLeft w:val="0"/>
      <w:marRight w:val="0"/>
      <w:marTop w:val="0"/>
      <w:marBottom w:val="0"/>
      <w:divBdr>
        <w:top w:val="none" w:sz="0" w:space="0" w:color="auto"/>
        <w:left w:val="none" w:sz="0" w:space="0" w:color="auto"/>
        <w:bottom w:val="none" w:sz="0" w:space="0" w:color="auto"/>
        <w:right w:val="none" w:sz="0" w:space="0" w:color="auto"/>
      </w:divBdr>
    </w:div>
    <w:div w:id="395325239">
      <w:bodyDiv w:val="1"/>
      <w:marLeft w:val="0"/>
      <w:marRight w:val="0"/>
      <w:marTop w:val="0"/>
      <w:marBottom w:val="0"/>
      <w:divBdr>
        <w:top w:val="none" w:sz="0" w:space="0" w:color="auto"/>
        <w:left w:val="none" w:sz="0" w:space="0" w:color="auto"/>
        <w:bottom w:val="none" w:sz="0" w:space="0" w:color="auto"/>
        <w:right w:val="none" w:sz="0" w:space="0" w:color="auto"/>
      </w:divBdr>
    </w:div>
    <w:div w:id="397245956">
      <w:bodyDiv w:val="1"/>
      <w:marLeft w:val="0"/>
      <w:marRight w:val="0"/>
      <w:marTop w:val="0"/>
      <w:marBottom w:val="0"/>
      <w:divBdr>
        <w:top w:val="none" w:sz="0" w:space="0" w:color="auto"/>
        <w:left w:val="none" w:sz="0" w:space="0" w:color="auto"/>
        <w:bottom w:val="none" w:sz="0" w:space="0" w:color="auto"/>
        <w:right w:val="none" w:sz="0" w:space="0" w:color="auto"/>
      </w:divBdr>
    </w:div>
    <w:div w:id="398787489">
      <w:bodyDiv w:val="1"/>
      <w:marLeft w:val="0"/>
      <w:marRight w:val="0"/>
      <w:marTop w:val="0"/>
      <w:marBottom w:val="0"/>
      <w:divBdr>
        <w:top w:val="none" w:sz="0" w:space="0" w:color="auto"/>
        <w:left w:val="none" w:sz="0" w:space="0" w:color="auto"/>
        <w:bottom w:val="none" w:sz="0" w:space="0" w:color="auto"/>
        <w:right w:val="none" w:sz="0" w:space="0" w:color="auto"/>
      </w:divBdr>
    </w:div>
    <w:div w:id="399838721">
      <w:bodyDiv w:val="1"/>
      <w:marLeft w:val="0"/>
      <w:marRight w:val="0"/>
      <w:marTop w:val="0"/>
      <w:marBottom w:val="0"/>
      <w:divBdr>
        <w:top w:val="none" w:sz="0" w:space="0" w:color="auto"/>
        <w:left w:val="none" w:sz="0" w:space="0" w:color="auto"/>
        <w:bottom w:val="none" w:sz="0" w:space="0" w:color="auto"/>
        <w:right w:val="none" w:sz="0" w:space="0" w:color="auto"/>
      </w:divBdr>
    </w:div>
    <w:div w:id="399908872">
      <w:bodyDiv w:val="1"/>
      <w:marLeft w:val="0"/>
      <w:marRight w:val="0"/>
      <w:marTop w:val="0"/>
      <w:marBottom w:val="0"/>
      <w:divBdr>
        <w:top w:val="none" w:sz="0" w:space="0" w:color="auto"/>
        <w:left w:val="none" w:sz="0" w:space="0" w:color="auto"/>
        <w:bottom w:val="none" w:sz="0" w:space="0" w:color="auto"/>
        <w:right w:val="none" w:sz="0" w:space="0" w:color="auto"/>
      </w:divBdr>
    </w:div>
    <w:div w:id="400298880">
      <w:bodyDiv w:val="1"/>
      <w:marLeft w:val="0"/>
      <w:marRight w:val="0"/>
      <w:marTop w:val="0"/>
      <w:marBottom w:val="0"/>
      <w:divBdr>
        <w:top w:val="none" w:sz="0" w:space="0" w:color="auto"/>
        <w:left w:val="none" w:sz="0" w:space="0" w:color="auto"/>
        <w:bottom w:val="none" w:sz="0" w:space="0" w:color="auto"/>
        <w:right w:val="none" w:sz="0" w:space="0" w:color="auto"/>
      </w:divBdr>
    </w:div>
    <w:div w:id="400373457">
      <w:bodyDiv w:val="1"/>
      <w:marLeft w:val="0"/>
      <w:marRight w:val="0"/>
      <w:marTop w:val="0"/>
      <w:marBottom w:val="0"/>
      <w:divBdr>
        <w:top w:val="none" w:sz="0" w:space="0" w:color="auto"/>
        <w:left w:val="none" w:sz="0" w:space="0" w:color="auto"/>
        <w:bottom w:val="none" w:sz="0" w:space="0" w:color="auto"/>
        <w:right w:val="none" w:sz="0" w:space="0" w:color="auto"/>
      </w:divBdr>
    </w:div>
    <w:div w:id="400955458">
      <w:bodyDiv w:val="1"/>
      <w:marLeft w:val="0"/>
      <w:marRight w:val="0"/>
      <w:marTop w:val="0"/>
      <w:marBottom w:val="0"/>
      <w:divBdr>
        <w:top w:val="none" w:sz="0" w:space="0" w:color="auto"/>
        <w:left w:val="none" w:sz="0" w:space="0" w:color="auto"/>
        <w:bottom w:val="none" w:sz="0" w:space="0" w:color="auto"/>
        <w:right w:val="none" w:sz="0" w:space="0" w:color="auto"/>
      </w:divBdr>
      <w:divsChild>
        <w:div w:id="329480339">
          <w:marLeft w:val="0"/>
          <w:marRight w:val="0"/>
          <w:marTop w:val="0"/>
          <w:marBottom w:val="0"/>
          <w:divBdr>
            <w:top w:val="none" w:sz="0" w:space="0" w:color="auto"/>
            <w:left w:val="none" w:sz="0" w:space="0" w:color="auto"/>
            <w:bottom w:val="none" w:sz="0" w:space="0" w:color="auto"/>
            <w:right w:val="none" w:sz="0" w:space="0" w:color="auto"/>
          </w:divBdr>
        </w:div>
        <w:div w:id="1119488625">
          <w:marLeft w:val="0"/>
          <w:marRight w:val="0"/>
          <w:marTop w:val="0"/>
          <w:marBottom w:val="0"/>
          <w:divBdr>
            <w:top w:val="none" w:sz="0" w:space="0" w:color="auto"/>
            <w:left w:val="none" w:sz="0" w:space="0" w:color="auto"/>
            <w:bottom w:val="none" w:sz="0" w:space="0" w:color="auto"/>
            <w:right w:val="none" w:sz="0" w:space="0" w:color="auto"/>
          </w:divBdr>
        </w:div>
      </w:divsChild>
    </w:div>
    <w:div w:id="401367074">
      <w:bodyDiv w:val="1"/>
      <w:marLeft w:val="0"/>
      <w:marRight w:val="0"/>
      <w:marTop w:val="0"/>
      <w:marBottom w:val="0"/>
      <w:divBdr>
        <w:top w:val="none" w:sz="0" w:space="0" w:color="auto"/>
        <w:left w:val="none" w:sz="0" w:space="0" w:color="auto"/>
        <w:bottom w:val="none" w:sz="0" w:space="0" w:color="auto"/>
        <w:right w:val="none" w:sz="0" w:space="0" w:color="auto"/>
      </w:divBdr>
    </w:div>
    <w:div w:id="402265343">
      <w:bodyDiv w:val="1"/>
      <w:marLeft w:val="0"/>
      <w:marRight w:val="0"/>
      <w:marTop w:val="0"/>
      <w:marBottom w:val="0"/>
      <w:divBdr>
        <w:top w:val="none" w:sz="0" w:space="0" w:color="auto"/>
        <w:left w:val="none" w:sz="0" w:space="0" w:color="auto"/>
        <w:bottom w:val="none" w:sz="0" w:space="0" w:color="auto"/>
        <w:right w:val="none" w:sz="0" w:space="0" w:color="auto"/>
      </w:divBdr>
    </w:div>
    <w:div w:id="402795600">
      <w:bodyDiv w:val="1"/>
      <w:marLeft w:val="0"/>
      <w:marRight w:val="0"/>
      <w:marTop w:val="0"/>
      <w:marBottom w:val="0"/>
      <w:divBdr>
        <w:top w:val="none" w:sz="0" w:space="0" w:color="auto"/>
        <w:left w:val="none" w:sz="0" w:space="0" w:color="auto"/>
        <w:bottom w:val="none" w:sz="0" w:space="0" w:color="auto"/>
        <w:right w:val="none" w:sz="0" w:space="0" w:color="auto"/>
      </w:divBdr>
      <w:divsChild>
        <w:div w:id="225730453">
          <w:marLeft w:val="1166"/>
          <w:marRight w:val="0"/>
          <w:marTop w:val="86"/>
          <w:marBottom w:val="0"/>
          <w:divBdr>
            <w:top w:val="none" w:sz="0" w:space="0" w:color="auto"/>
            <w:left w:val="none" w:sz="0" w:space="0" w:color="auto"/>
            <w:bottom w:val="none" w:sz="0" w:space="0" w:color="auto"/>
            <w:right w:val="none" w:sz="0" w:space="0" w:color="auto"/>
          </w:divBdr>
        </w:div>
        <w:div w:id="407313023">
          <w:marLeft w:val="1166"/>
          <w:marRight w:val="0"/>
          <w:marTop w:val="86"/>
          <w:marBottom w:val="0"/>
          <w:divBdr>
            <w:top w:val="none" w:sz="0" w:space="0" w:color="auto"/>
            <w:left w:val="none" w:sz="0" w:space="0" w:color="auto"/>
            <w:bottom w:val="none" w:sz="0" w:space="0" w:color="auto"/>
            <w:right w:val="none" w:sz="0" w:space="0" w:color="auto"/>
          </w:divBdr>
        </w:div>
        <w:div w:id="719520453">
          <w:marLeft w:val="1166"/>
          <w:marRight w:val="0"/>
          <w:marTop w:val="86"/>
          <w:marBottom w:val="0"/>
          <w:divBdr>
            <w:top w:val="none" w:sz="0" w:space="0" w:color="auto"/>
            <w:left w:val="none" w:sz="0" w:space="0" w:color="auto"/>
            <w:bottom w:val="none" w:sz="0" w:space="0" w:color="auto"/>
            <w:right w:val="none" w:sz="0" w:space="0" w:color="auto"/>
          </w:divBdr>
        </w:div>
        <w:div w:id="1254511965">
          <w:marLeft w:val="1166"/>
          <w:marRight w:val="0"/>
          <w:marTop w:val="86"/>
          <w:marBottom w:val="0"/>
          <w:divBdr>
            <w:top w:val="none" w:sz="0" w:space="0" w:color="auto"/>
            <w:left w:val="none" w:sz="0" w:space="0" w:color="auto"/>
            <w:bottom w:val="none" w:sz="0" w:space="0" w:color="auto"/>
            <w:right w:val="none" w:sz="0" w:space="0" w:color="auto"/>
          </w:divBdr>
        </w:div>
        <w:div w:id="1413432176">
          <w:marLeft w:val="547"/>
          <w:marRight w:val="0"/>
          <w:marTop w:val="86"/>
          <w:marBottom w:val="0"/>
          <w:divBdr>
            <w:top w:val="none" w:sz="0" w:space="0" w:color="auto"/>
            <w:left w:val="none" w:sz="0" w:space="0" w:color="auto"/>
            <w:bottom w:val="none" w:sz="0" w:space="0" w:color="auto"/>
            <w:right w:val="none" w:sz="0" w:space="0" w:color="auto"/>
          </w:divBdr>
        </w:div>
        <w:div w:id="1503547173">
          <w:marLeft w:val="1166"/>
          <w:marRight w:val="0"/>
          <w:marTop w:val="86"/>
          <w:marBottom w:val="0"/>
          <w:divBdr>
            <w:top w:val="none" w:sz="0" w:space="0" w:color="auto"/>
            <w:left w:val="none" w:sz="0" w:space="0" w:color="auto"/>
            <w:bottom w:val="none" w:sz="0" w:space="0" w:color="auto"/>
            <w:right w:val="none" w:sz="0" w:space="0" w:color="auto"/>
          </w:divBdr>
        </w:div>
        <w:div w:id="1901284586">
          <w:marLeft w:val="1166"/>
          <w:marRight w:val="0"/>
          <w:marTop w:val="86"/>
          <w:marBottom w:val="0"/>
          <w:divBdr>
            <w:top w:val="none" w:sz="0" w:space="0" w:color="auto"/>
            <w:left w:val="none" w:sz="0" w:space="0" w:color="auto"/>
            <w:bottom w:val="none" w:sz="0" w:space="0" w:color="auto"/>
            <w:right w:val="none" w:sz="0" w:space="0" w:color="auto"/>
          </w:divBdr>
        </w:div>
      </w:divsChild>
    </w:div>
    <w:div w:id="402991793">
      <w:bodyDiv w:val="1"/>
      <w:marLeft w:val="0"/>
      <w:marRight w:val="0"/>
      <w:marTop w:val="0"/>
      <w:marBottom w:val="0"/>
      <w:divBdr>
        <w:top w:val="none" w:sz="0" w:space="0" w:color="auto"/>
        <w:left w:val="none" w:sz="0" w:space="0" w:color="auto"/>
        <w:bottom w:val="none" w:sz="0" w:space="0" w:color="auto"/>
        <w:right w:val="none" w:sz="0" w:space="0" w:color="auto"/>
      </w:divBdr>
      <w:divsChild>
        <w:div w:id="595671717">
          <w:marLeft w:val="547"/>
          <w:marRight w:val="0"/>
          <w:marTop w:val="154"/>
          <w:marBottom w:val="0"/>
          <w:divBdr>
            <w:top w:val="none" w:sz="0" w:space="0" w:color="auto"/>
            <w:left w:val="none" w:sz="0" w:space="0" w:color="auto"/>
            <w:bottom w:val="none" w:sz="0" w:space="0" w:color="auto"/>
            <w:right w:val="none" w:sz="0" w:space="0" w:color="auto"/>
          </w:divBdr>
        </w:div>
        <w:div w:id="787510654">
          <w:marLeft w:val="1800"/>
          <w:marRight w:val="0"/>
          <w:marTop w:val="115"/>
          <w:marBottom w:val="0"/>
          <w:divBdr>
            <w:top w:val="none" w:sz="0" w:space="0" w:color="auto"/>
            <w:left w:val="none" w:sz="0" w:space="0" w:color="auto"/>
            <w:bottom w:val="none" w:sz="0" w:space="0" w:color="auto"/>
            <w:right w:val="none" w:sz="0" w:space="0" w:color="auto"/>
          </w:divBdr>
        </w:div>
        <w:div w:id="1055736149">
          <w:marLeft w:val="1166"/>
          <w:marRight w:val="0"/>
          <w:marTop w:val="134"/>
          <w:marBottom w:val="0"/>
          <w:divBdr>
            <w:top w:val="none" w:sz="0" w:space="0" w:color="auto"/>
            <w:left w:val="none" w:sz="0" w:space="0" w:color="auto"/>
            <w:bottom w:val="none" w:sz="0" w:space="0" w:color="auto"/>
            <w:right w:val="none" w:sz="0" w:space="0" w:color="auto"/>
          </w:divBdr>
        </w:div>
        <w:div w:id="1135484153">
          <w:marLeft w:val="1166"/>
          <w:marRight w:val="0"/>
          <w:marTop w:val="134"/>
          <w:marBottom w:val="0"/>
          <w:divBdr>
            <w:top w:val="none" w:sz="0" w:space="0" w:color="auto"/>
            <w:left w:val="none" w:sz="0" w:space="0" w:color="auto"/>
            <w:bottom w:val="none" w:sz="0" w:space="0" w:color="auto"/>
            <w:right w:val="none" w:sz="0" w:space="0" w:color="auto"/>
          </w:divBdr>
        </w:div>
        <w:div w:id="1386370271">
          <w:marLeft w:val="1800"/>
          <w:marRight w:val="0"/>
          <w:marTop w:val="115"/>
          <w:marBottom w:val="0"/>
          <w:divBdr>
            <w:top w:val="none" w:sz="0" w:space="0" w:color="auto"/>
            <w:left w:val="none" w:sz="0" w:space="0" w:color="auto"/>
            <w:bottom w:val="none" w:sz="0" w:space="0" w:color="auto"/>
            <w:right w:val="none" w:sz="0" w:space="0" w:color="auto"/>
          </w:divBdr>
        </w:div>
        <w:div w:id="2092771307">
          <w:marLeft w:val="1800"/>
          <w:marRight w:val="0"/>
          <w:marTop w:val="115"/>
          <w:marBottom w:val="0"/>
          <w:divBdr>
            <w:top w:val="none" w:sz="0" w:space="0" w:color="auto"/>
            <w:left w:val="none" w:sz="0" w:space="0" w:color="auto"/>
            <w:bottom w:val="none" w:sz="0" w:space="0" w:color="auto"/>
            <w:right w:val="none" w:sz="0" w:space="0" w:color="auto"/>
          </w:divBdr>
        </w:div>
      </w:divsChild>
    </w:div>
    <w:div w:id="404762760">
      <w:bodyDiv w:val="1"/>
      <w:marLeft w:val="0"/>
      <w:marRight w:val="0"/>
      <w:marTop w:val="0"/>
      <w:marBottom w:val="0"/>
      <w:divBdr>
        <w:top w:val="none" w:sz="0" w:space="0" w:color="auto"/>
        <w:left w:val="none" w:sz="0" w:space="0" w:color="auto"/>
        <w:bottom w:val="none" w:sz="0" w:space="0" w:color="auto"/>
        <w:right w:val="none" w:sz="0" w:space="0" w:color="auto"/>
      </w:divBdr>
    </w:div>
    <w:div w:id="408120545">
      <w:bodyDiv w:val="1"/>
      <w:marLeft w:val="0"/>
      <w:marRight w:val="0"/>
      <w:marTop w:val="0"/>
      <w:marBottom w:val="0"/>
      <w:divBdr>
        <w:top w:val="none" w:sz="0" w:space="0" w:color="auto"/>
        <w:left w:val="none" w:sz="0" w:space="0" w:color="auto"/>
        <w:bottom w:val="none" w:sz="0" w:space="0" w:color="auto"/>
        <w:right w:val="none" w:sz="0" w:space="0" w:color="auto"/>
      </w:divBdr>
      <w:divsChild>
        <w:div w:id="1944074762">
          <w:marLeft w:val="0"/>
          <w:marRight w:val="0"/>
          <w:marTop w:val="0"/>
          <w:marBottom w:val="0"/>
          <w:divBdr>
            <w:top w:val="none" w:sz="0" w:space="0" w:color="auto"/>
            <w:left w:val="none" w:sz="0" w:space="0" w:color="auto"/>
            <w:bottom w:val="none" w:sz="0" w:space="0" w:color="auto"/>
            <w:right w:val="none" w:sz="0" w:space="0" w:color="auto"/>
          </w:divBdr>
          <w:divsChild>
            <w:div w:id="89814512">
              <w:marLeft w:val="0"/>
              <w:marRight w:val="0"/>
              <w:marTop w:val="0"/>
              <w:marBottom w:val="0"/>
              <w:divBdr>
                <w:top w:val="none" w:sz="0" w:space="0" w:color="auto"/>
                <w:left w:val="none" w:sz="0" w:space="0" w:color="auto"/>
                <w:bottom w:val="none" w:sz="0" w:space="0" w:color="auto"/>
                <w:right w:val="none" w:sz="0" w:space="0" w:color="auto"/>
              </w:divBdr>
            </w:div>
            <w:div w:id="139855365">
              <w:marLeft w:val="0"/>
              <w:marRight w:val="0"/>
              <w:marTop w:val="0"/>
              <w:marBottom w:val="0"/>
              <w:divBdr>
                <w:top w:val="none" w:sz="0" w:space="0" w:color="auto"/>
                <w:left w:val="none" w:sz="0" w:space="0" w:color="auto"/>
                <w:bottom w:val="none" w:sz="0" w:space="0" w:color="auto"/>
                <w:right w:val="none" w:sz="0" w:space="0" w:color="auto"/>
              </w:divBdr>
            </w:div>
            <w:div w:id="325867131">
              <w:marLeft w:val="0"/>
              <w:marRight w:val="0"/>
              <w:marTop w:val="0"/>
              <w:marBottom w:val="0"/>
              <w:divBdr>
                <w:top w:val="none" w:sz="0" w:space="0" w:color="auto"/>
                <w:left w:val="none" w:sz="0" w:space="0" w:color="auto"/>
                <w:bottom w:val="none" w:sz="0" w:space="0" w:color="auto"/>
                <w:right w:val="none" w:sz="0" w:space="0" w:color="auto"/>
              </w:divBdr>
            </w:div>
            <w:div w:id="619799529">
              <w:marLeft w:val="0"/>
              <w:marRight w:val="0"/>
              <w:marTop w:val="0"/>
              <w:marBottom w:val="0"/>
              <w:divBdr>
                <w:top w:val="none" w:sz="0" w:space="0" w:color="auto"/>
                <w:left w:val="none" w:sz="0" w:space="0" w:color="auto"/>
                <w:bottom w:val="none" w:sz="0" w:space="0" w:color="auto"/>
                <w:right w:val="none" w:sz="0" w:space="0" w:color="auto"/>
              </w:divBdr>
            </w:div>
            <w:div w:id="758873013">
              <w:marLeft w:val="0"/>
              <w:marRight w:val="0"/>
              <w:marTop w:val="0"/>
              <w:marBottom w:val="0"/>
              <w:divBdr>
                <w:top w:val="none" w:sz="0" w:space="0" w:color="auto"/>
                <w:left w:val="none" w:sz="0" w:space="0" w:color="auto"/>
                <w:bottom w:val="none" w:sz="0" w:space="0" w:color="auto"/>
                <w:right w:val="none" w:sz="0" w:space="0" w:color="auto"/>
              </w:divBdr>
            </w:div>
            <w:div w:id="1469856762">
              <w:marLeft w:val="0"/>
              <w:marRight w:val="0"/>
              <w:marTop w:val="0"/>
              <w:marBottom w:val="0"/>
              <w:divBdr>
                <w:top w:val="none" w:sz="0" w:space="0" w:color="auto"/>
                <w:left w:val="none" w:sz="0" w:space="0" w:color="auto"/>
                <w:bottom w:val="none" w:sz="0" w:space="0" w:color="auto"/>
                <w:right w:val="none" w:sz="0" w:space="0" w:color="auto"/>
              </w:divBdr>
            </w:div>
            <w:div w:id="1856071878">
              <w:marLeft w:val="0"/>
              <w:marRight w:val="0"/>
              <w:marTop w:val="0"/>
              <w:marBottom w:val="0"/>
              <w:divBdr>
                <w:top w:val="none" w:sz="0" w:space="0" w:color="auto"/>
                <w:left w:val="none" w:sz="0" w:space="0" w:color="auto"/>
                <w:bottom w:val="none" w:sz="0" w:space="0" w:color="auto"/>
                <w:right w:val="none" w:sz="0" w:space="0" w:color="auto"/>
              </w:divBdr>
            </w:div>
            <w:div w:id="1930429363">
              <w:marLeft w:val="0"/>
              <w:marRight w:val="0"/>
              <w:marTop w:val="0"/>
              <w:marBottom w:val="0"/>
              <w:divBdr>
                <w:top w:val="none" w:sz="0" w:space="0" w:color="auto"/>
                <w:left w:val="none" w:sz="0" w:space="0" w:color="auto"/>
                <w:bottom w:val="none" w:sz="0" w:space="0" w:color="auto"/>
                <w:right w:val="none" w:sz="0" w:space="0" w:color="auto"/>
              </w:divBdr>
            </w:div>
            <w:div w:id="1973169742">
              <w:marLeft w:val="0"/>
              <w:marRight w:val="0"/>
              <w:marTop w:val="0"/>
              <w:marBottom w:val="0"/>
              <w:divBdr>
                <w:top w:val="none" w:sz="0" w:space="0" w:color="auto"/>
                <w:left w:val="none" w:sz="0" w:space="0" w:color="auto"/>
                <w:bottom w:val="none" w:sz="0" w:space="0" w:color="auto"/>
                <w:right w:val="none" w:sz="0" w:space="0" w:color="auto"/>
              </w:divBdr>
            </w:div>
            <w:div w:id="20661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458">
      <w:bodyDiv w:val="1"/>
      <w:marLeft w:val="0"/>
      <w:marRight w:val="0"/>
      <w:marTop w:val="0"/>
      <w:marBottom w:val="0"/>
      <w:divBdr>
        <w:top w:val="none" w:sz="0" w:space="0" w:color="auto"/>
        <w:left w:val="none" w:sz="0" w:space="0" w:color="auto"/>
        <w:bottom w:val="none" w:sz="0" w:space="0" w:color="auto"/>
        <w:right w:val="none" w:sz="0" w:space="0" w:color="auto"/>
      </w:divBdr>
    </w:div>
    <w:div w:id="409425888">
      <w:bodyDiv w:val="1"/>
      <w:marLeft w:val="0"/>
      <w:marRight w:val="0"/>
      <w:marTop w:val="0"/>
      <w:marBottom w:val="0"/>
      <w:divBdr>
        <w:top w:val="none" w:sz="0" w:space="0" w:color="auto"/>
        <w:left w:val="none" w:sz="0" w:space="0" w:color="auto"/>
        <w:bottom w:val="none" w:sz="0" w:space="0" w:color="auto"/>
        <w:right w:val="none" w:sz="0" w:space="0" w:color="auto"/>
      </w:divBdr>
      <w:divsChild>
        <w:div w:id="1719357263">
          <w:marLeft w:val="547"/>
          <w:marRight w:val="0"/>
          <w:marTop w:val="115"/>
          <w:marBottom w:val="0"/>
          <w:divBdr>
            <w:top w:val="none" w:sz="0" w:space="0" w:color="auto"/>
            <w:left w:val="none" w:sz="0" w:space="0" w:color="auto"/>
            <w:bottom w:val="none" w:sz="0" w:space="0" w:color="auto"/>
            <w:right w:val="none" w:sz="0" w:space="0" w:color="auto"/>
          </w:divBdr>
        </w:div>
      </w:divsChild>
    </w:div>
    <w:div w:id="409541425">
      <w:bodyDiv w:val="1"/>
      <w:marLeft w:val="0"/>
      <w:marRight w:val="0"/>
      <w:marTop w:val="0"/>
      <w:marBottom w:val="0"/>
      <w:divBdr>
        <w:top w:val="none" w:sz="0" w:space="0" w:color="auto"/>
        <w:left w:val="none" w:sz="0" w:space="0" w:color="auto"/>
        <w:bottom w:val="none" w:sz="0" w:space="0" w:color="auto"/>
        <w:right w:val="none" w:sz="0" w:space="0" w:color="auto"/>
      </w:divBdr>
    </w:div>
    <w:div w:id="409890250">
      <w:bodyDiv w:val="1"/>
      <w:marLeft w:val="0"/>
      <w:marRight w:val="0"/>
      <w:marTop w:val="0"/>
      <w:marBottom w:val="0"/>
      <w:divBdr>
        <w:top w:val="none" w:sz="0" w:space="0" w:color="auto"/>
        <w:left w:val="none" w:sz="0" w:space="0" w:color="auto"/>
        <w:bottom w:val="none" w:sz="0" w:space="0" w:color="auto"/>
        <w:right w:val="none" w:sz="0" w:space="0" w:color="auto"/>
      </w:divBdr>
      <w:divsChild>
        <w:div w:id="1686058031">
          <w:marLeft w:val="1166"/>
          <w:marRight w:val="0"/>
          <w:marTop w:val="106"/>
          <w:marBottom w:val="0"/>
          <w:divBdr>
            <w:top w:val="none" w:sz="0" w:space="0" w:color="auto"/>
            <w:left w:val="none" w:sz="0" w:space="0" w:color="auto"/>
            <w:bottom w:val="none" w:sz="0" w:space="0" w:color="auto"/>
            <w:right w:val="none" w:sz="0" w:space="0" w:color="auto"/>
          </w:divBdr>
        </w:div>
        <w:div w:id="1776441343">
          <w:marLeft w:val="547"/>
          <w:marRight w:val="0"/>
          <w:marTop w:val="115"/>
          <w:marBottom w:val="0"/>
          <w:divBdr>
            <w:top w:val="none" w:sz="0" w:space="0" w:color="auto"/>
            <w:left w:val="none" w:sz="0" w:space="0" w:color="auto"/>
            <w:bottom w:val="none" w:sz="0" w:space="0" w:color="auto"/>
            <w:right w:val="none" w:sz="0" w:space="0" w:color="auto"/>
          </w:divBdr>
        </w:div>
      </w:divsChild>
    </w:div>
    <w:div w:id="409931030">
      <w:bodyDiv w:val="1"/>
      <w:marLeft w:val="0"/>
      <w:marRight w:val="0"/>
      <w:marTop w:val="0"/>
      <w:marBottom w:val="0"/>
      <w:divBdr>
        <w:top w:val="none" w:sz="0" w:space="0" w:color="auto"/>
        <w:left w:val="none" w:sz="0" w:space="0" w:color="auto"/>
        <w:bottom w:val="none" w:sz="0" w:space="0" w:color="auto"/>
        <w:right w:val="none" w:sz="0" w:space="0" w:color="auto"/>
      </w:divBdr>
    </w:div>
    <w:div w:id="411784084">
      <w:bodyDiv w:val="1"/>
      <w:marLeft w:val="0"/>
      <w:marRight w:val="0"/>
      <w:marTop w:val="0"/>
      <w:marBottom w:val="0"/>
      <w:divBdr>
        <w:top w:val="none" w:sz="0" w:space="0" w:color="auto"/>
        <w:left w:val="none" w:sz="0" w:space="0" w:color="auto"/>
        <w:bottom w:val="none" w:sz="0" w:space="0" w:color="auto"/>
        <w:right w:val="none" w:sz="0" w:space="0" w:color="auto"/>
      </w:divBdr>
    </w:div>
    <w:div w:id="412822136">
      <w:bodyDiv w:val="1"/>
      <w:marLeft w:val="0"/>
      <w:marRight w:val="0"/>
      <w:marTop w:val="0"/>
      <w:marBottom w:val="0"/>
      <w:divBdr>
        <w:top w:val="none" w:sz="0" w:space="0" w:color="auto"/>
        <w:left w:val="none" w:sz="0" w:space="0" w:color="auto"/>
        <w:bottom w:val="none" w:sz="0" w:space="0" w:color="auto"/>
        <w:right w:val="none" w:sz="0" w:space="0" w:color="auto"/>
      </w:divBdr>
      <w:divsChild>
        <w:div w:id="1014772637">
          <w:marLeft w:val="0"/>
          <w:marRight w:val="0"/>
          <w:marTop w:val="0"/>
          <w:marBottom w:val="0"/>
          <w:divBdr>
            <w:top w:val="none" w:sz="0" w:space="0" w:color="auto"/>
            <w:left w:val="none" w:sz="0" w:space="0" w:color="auto"/>
            <w:bottom w:val="none" w:sz="0" w:space="0" w:color="auto"/>
            <w:right w:val="none" w:sz="0" w:space="0" w:color="auto"/>
          </w:divBdr>
          <w:divsChild>
            <w:div w:id="55979206">
              <w:marLeft w:val="0"/>
              <w:marRight w:val="0"/>
              <w:marTop w:val="0"/>
              <w:marBottom w:val="0"/>
              <w:divBdr>
                <w:top w:val="none" w:sz="0" w:space="0" w:color="auto"/>
                <w:left w:val="none" w:sz="0" w:space="0" w:color="auto"/>
                <w:bottom w:val="none" w:sz="0" w:space="0" w:color="auto"/>
                <w:right w:val="none" w:sz="0" w:space="0" w:color="auto"/>
              </w:divBdr>
            </w:div>
            <w:div w:id="596209577">
              <w:marLeft w:val="0"/>
              <w:marRight w:val="0"/>
              <w:marTop w:val="0"/>
              <w:marBottom w:val="0"/>
              <w:divBdr>
                <w:top w:val="none" w:sz="0" w:space="0" w:color="auto"/>
                <w:left w:val="none" w:sz="0" w:space="0" w:color="auto"/>
                <w:bottom w:val="none" w:sz="0" w:space="0" w:color="auto"/>
                <w:right w:val="none" w:sz="0" w:space="0" w:color="auto"/>
              </w:divBdr>
            </w:div>
            <w:div w:id="20021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4502">
      <w:bodyDiv w:val="1"/>
      <w:marLeft w:val="0"/>
      <w:marRight w:val="0"/>
      <w:marTop w:val="0"/>
      <w:marBottom w:val="0"/>
      <w:divBdr>
        <w:top w:val="none" w:sz="0" w:space="0" w:color="auto"/>
        <w:left w:val="none" w:sz="0" w:space="0" w:color="auto"/>
        <w:bottom w:val="none" w:sz="0" w:space="0" w:color="auto"/>
        <w:right w:val="none" w:sz="0" w:space="0" w:color="auto"/>
      </w:divBdr>
    </w:div>
    <w:div w:id="413283625">
      <w:bodyDiv w:val="1"/>
      <w:marLeft w:val="0"/>
      <w:marRight w:val="0"/>
      <w:marTop w:val="0"/>
      <w:marBottom w:val="0"/>
      <w:divBdr>
        <w:top w:val="none" w:sz="0" w:space="0" w:color="auto"/>
        <w:left w:val="none" w:sz="0" w:space="0" w:color="auto"/>
        <w:bottom w:val="none" w:sz="0" w:space="0" w:color="auto"/>
        <w:right w:val="none" w:sz="0" w:space="0" w:color="auto"/>
      </w:divBdr>
    </w:div>
    <w:div w:id="413626442">
      <w:bodyDiv w:val="1"/>
      <w:marLeft w:val="0"/>
      <w:marRight w:val="0"/>
      <w:marTop w:val="0"/>
      <w:marBottom w:val="0"/>
      <w:divBdr>
        <w:top w:val="none" w:sz="0" w:space="0" w:color="auto"/>
        <w:left w:val="none" w:sz="0" w:space="0" w:color="auto"/>
        <w:bottom w:val="none" w:sz="0" w:space="0" w:color="auto"/>
        <w:right w:val="none" w:sz="0" w:space="0" w:color="auto"/>
      </w:divBdr>
    </w:div>
    <w:div w:id="413670038">
      <w:bodyDiv w:val="1"/>
      <w:marLeft w:val="0"/>
      <w:marRight w:val="0"/>
      <w:marTop w:val="0"/>
      <w:marBottom w:val="0"/>
      <w:divBdr>
        <w:top w:val="none" w:sz="0" w:space="0" w:color="auto"/>
        <w:left w:val="none" w:sz="0" w:space="0" w:color="auto"/>
        <w:bottom w:val="none" w:sz="0" w:space="0" w:color="auto"/>
        <w:right w:val="none" w:sz="0" w:space="0" w:color="auto"/>
      </w:divBdr>
    </w:div>
    <w:div w:id="414284756">
      <w:bodyDiv w:val="1"/>
      <w:marLeft w:val="0"/>
      <w:marRight w:val="0"/>
      <w:marTop w:val="0"/>
      <w:marBottom w:val="0"/>
      <w:divBdr>
        <w:top w:val="none" w:sz="0" w:space="0" w:color="auto"/>
        <w:left w:val="none" w:sz="0" w:space="0" w:color="auto"/>
        <w:bottom w:val="none" w:sz="0" w:space="0" w:color="auto"/>
        <w:right w:val="none" w:sz="0" w:space="0" w:color="auto"/>
      </w:divBdr>
    </w:div>
    <w:div w:id="414670838">
      <w:bodyDiv w:val="1"/>
      <w:marLeft w:val="0"/>
      <w:marRight w:val="0"/>
      <w:marTop w:val="0"/>
      <w:marBottom w:val="0"/>
      <w:divBdr>
        <w:top w:val="none" w:sz="0" w:space="0" w:color="auto"/>
        <w:left w:val="none" w:sz="0" w:space="0" w:color="auto"/>
        <w:bottom w:val="none" w:sz="0" w:space="0" w:color="auto"/>
        <w:right w:val="none" w:sz="0" w:space="0" w:color="auto"/>
      </w:divBdr>
      <w:divsChild>
        <w:div w:id="244648579">
          <w:marLeft w:val="1166"/>
          <w:marRight w:val="0"/>
          <w:marTop w:val="115"/>
          <w:marBottom w:val="0"/>
          <w:divBdr>
            <w:top w:val="none" w:sz="0" w:space="0" w:color="auto"/>
            <w:left w:val="none" w:sz="0" w:space="0" w:color="auto"/>
            <w:bottom w:val="none" w:sz="0" w:space="0" w:color="auto"/>
            <w:right w:val="none" w:sz="0" w:space="0" w:color="auto"/>
          </w:divBdr>
        </w:div>
        <w:div w:id="319970847">
          <w:marLeft w:val="1166"/>
          <w:marRight w:val="0"/>
          <w:marTop w:val="115"/>
          <w:marBottom w:val="0"/>
          <w:divBdr>
            <w:top w:val="none" w:sz="0" w:space="0" w:color="auto"/>
            <w:left w:val="none" w:sz="0" w:space="0" w:color="auto"/>
            <w:bottom w:val="none" w:sz="0" w:space="0" w:color="auto"/>
            <w:right w:val="none" w:sz="0" w:space="0" w:color="auto"/>
          </w:divBdr>
        </w:div>
        <w:div w:id="1033730648">
          <w:marLeft w:val="1166"/>
          <w:marRight w:val="0"/>
          <w:marTop w:val="115"/>
          <w:marBottom w:val="0"/>
          <w:divBdr>
            <w:top w:val="none" w:sz="0" w:space="0" w:color="auto"/>
            <w:left w:val="none" w:sz="0" w:space="0" w:color="auto"/>
            <w:bottom w:val="none" w:sz="0" w:space="0" w:color="auto"/>
            <w:right w:val="none" w:sz="0" w:space="0" w:color="auto"/>
          </w:divBdr>
        </w:div>
        <w:div w:id="1651061074">
          <w:marLeft w:val="547"/>
          <w:marRight w:val="0"/>
          <w:marTop w:val="134"/>
          <w:marBottom w:val="0"/>
          <w:divBdr>
            <w:top w:val="none" w:sz="0" w:space="0" w:color="auto"/>
            <w:left w:val="none" w:sz="0" w:space="0" w:color="auto"/>
            <w:bottom w:val="none" w:sz="0" w:space="0" w:color="auto"/>
            <w:right w:val="none" w:sz="0" w:space="0" w:color="auto"/>
          </w:divBdr>
        </w:div>
        <w:div w:id="1745446449">
          <w:marLeft w:val="1166"/>
          <w:marRight w:val="0"/>
          <w:marTop w:val="115"/>
          <w:marBottom w:val="0"/>
          <w:divBdr>
            <w:top w:val="none" w:sz="0" w:space="0" w:color="auto"/>
            <w:left w:val="none" w:sz="0" w:space="0" w:color="auto"/>
            <w:bottom w:val="none" w:sz="0" w:space="0" w:color="auto"/>
            <w:right w:val="none" w:sz="0" w:space="0" w:color="auto"/>
          </w:divBdr>
        </w:div>
      </w:divsChild>
    </w:div>
    <w:div w:id="414790147">
      <w:bodyDiv w:val="1"/>
      <w:marLeft w:val="0"/>
      <w:marRight w:val="0"/>
      <w:marTop w:val="0"/>
      <w:marBottom w:val="0"/>
      <w:divBdr>
        <w:top w:val="none" w:sz="0" w:space="0" w:color="auto"/>
        <w:left w:val="none" w:sz="0" w:space="0" w:color="auto"/>
        <w:bottom w:val="none" w:sz="0" w:space="0" w:color="auto"/>
        <w:right w:val="none" w:sz="0" w:space="0" w:color="auto"/>
      </w:divBdr>
    </w:div>
    <w:div w:id="415253547">
      <w:bodyDiv w:val="1"/>
      <w:marLeft w:val="0"/>
      <w:marRight w:val="0"/>
      <w:marTop w:val="0"/>
      <w:marBottom w:val="0"/>
      <w:divBdr>
        <w:top w:val="none" w:sz="0" w:space="0" w:color="auto"/>
        <w:left w:val="none" w:sz="0" w:space="0" w:color="auto"/>
        <w:bottom w:val="none" w:sz="0" w:space="0" w:color="auto"/>
        <w:right w:val="none" w:sz="0" w:space="0" w:color="auto"/>
      </w:divBdr>
      <w:divsChild>
        <w:div w:id="95947253">
          <w:marLeft w:val="1800"/>
          <w:marRight w:val="0"/>
          <w:marTop w:val="86"/>
          <w:marBottom w:val="120"/>
          <w:divBdr>
            <w:top w:val="none" w:sz="0" w:space="0" w:color="auto"/>
            <w:left w:val="none" w:sz="0" w:space="0" w:color="auto"/>
            <w:bottom w:val="none" w:sz="0" w:space="0" w:color="auto"/>
            <w:right w:val="none" w:sz="0" w:space="0" w:color="auto"/>
          </w:divBdr>
        </w:div>
        <w:div w:id="439379756">
          <w:marLeft w:val="1166"/>
          <w:marRight w:val="0"/>
          <w:marTop w:val="96"/>
          <w:marBottom w:val="120"/>
          <w:divBdr>
            <w:top w:val="none" w:sz="0" w:space="0" w:color="auto"/>
            <w:left w:val="none" w:sz="0" w:space="0" w:color="auto"/>
            <w:bottom w:val="none" w:sz="0" w:space="0" w:color="auto"/>
            <w:right w:val="none" w:sz="0" w:space="0" w:color="auto"/>
          </w:divBdr>
        </w:div>
        <w:div w:id="614211413">
          <w:marLeft w:val="1800"/>
          <w:marRight w:val="0"/>
          <w:marTop w:val="86"/>
          <w:marBottom w:val="120"/>
          <w:divBdr>
            <w:top w:val="none" w:sz="0" w:space="0" w:color="auto"/>
            <w:left w:val="none" w:sz="0" w:space="0" w:color="auto"/>
            <w:bottom w:val="none" w:sz="0" w:space="0" w:color="auto"/>
            <w:right w:val="none" w:sz="0" w:space="0" w:color="auto"/>
          </w:divBdr>
        </w:div>
        <w:div w:id="775566679">
          <w:marLeft w:val="1800"/>
          <w:marRight w:val="0"/>
          <w:marTop w:val="86"/>
          <w:marBottom w:val="120"/>
          <w:divBdr>
            <w:top w:val="none" w:sz="0" w:space="0" w:color="auto"/>
            <w:left w:val="none" w:sz="0" w:space="0" w:color="auto"/>
            <w:bottom w:val="none" w:sz="0" w:space="0" w:color="auto"/>
            <w:right w:val="none" w:sz="0" w:space="0" w:color="auto"/>
          </w:divBdr>
        </w:div>
        <w:div w:id="970667595">
          <w:marLeft w:val="547"/>
          <w:marRight w:val="0"/>
          <w:marTop w:val="134"/>
          <w:marBottom w:val="120"/>
          <w:divBdr>
            <w:top w:val="none" w:sz="0" w:space="0" w:color="auto"/>
            <w:left w:val="none" w:sz="0" w:space="0" w:color="auto"/>
            <w:bottom w:val="none" w:sz="0" w:space="0" w:color="auto"/>
            <w:right w:val="none" w:sz="0" w:space="0" w:color="auto"/>
          </w:divBdr>
        </w:div>
        <w:div w:id="1274442654">
          <w:marLeft w:val="1166"/>
          <w:marRight w:val="0"/>
          <w:marTop w:val="96"/>
          <w:marBottom w:val="120"/>
          <w:divBdr>
            <w:top w:val="none" w:sz="0" w:space="0" w:color="auto"/>
            <w:left w:val="none" w:sz="0" w:space="0" w:color="auto"/>
            <w:bottom w:val="none" w:sz="0" w:space="0" w:color="auto"/>
            <w:right w:val="none" w:sz="0" w:space="0" w:color="auto"/>
          </w:divBdr>
        </w:div>
        <w:div w:id="1411004791">
          <w:marLeft w:val="1800"/>
          <w:marRight w:val="0"/>
          <w:marTop w:val="86"/>
          <w:marBottom w:val="120"/>
          <w:divBdr>
            <w:top w:val="none" w:sz="0" w:space="0" w:color="auto"/>
            <w:left w:val="none" w:sz="0" w:space="0" w:color="auto"/>
            <w:bottom w:val="none" w:sz="0" w:space="0" w:color="auto"/>
            <w:right w:val="none" w:sz="0" w:space="0" w:color="auto"/>
          </w:divBdr>
        </w:div>
        <w:div w:id="1534728462">
          <w:marLeft w:val="1166"/>
          <w:marRight w:val="0"/>
          <w:marTop w:val="96"/>
          <w:marBottom w:val="120"/>
          <w:divBdr>
            <w:top w:val="none" w:sz="0" w:space="0" w:color="auto"/>
            <w:left w:val="none" w:sz="0" w:space="0" w:color="auto"/>
            <w:bottom w:val="none" w:sz="0" w:space="0" w:color="auto"/>
            <w:right w:val="none" w:sz="0" w:space="0" w:color="auto"/>
          </w:divBdr>
        </w:div>
        <w:div w:id="2092461806">
          <w:marLeft w:val="1166"/>
          <w:marRight w:val="0"/>
          <w:marTop w:val="96"/>
          <w:marBottom w:val="120"/>
          <w:divBdr>
            <w:top w:val="none" w:sz="0" w:space="0" w:color="auto"/>
            <w:left w:val="none" w:sz="0" w:space="0" w:color="auto"/>
            <w:bottom w:val="none" w:sz="0" w:space="0" w:color="auto"/>
            <w:right w:val="none" w:sz="0" w:space="0" w:color="auto"/>
          </w:divBdr>
        </w:div>
      </w:divsChild>
    </w:div>
    <w:div w:id="415446771">
      <w:bodyDiv w:val="1"/>
      <w:marLeft w:val="0"/>
      <w:marRight w:val="0"/>
      <w:marTop w:val="0"/>
      <w:marBottom w:val="0"/>
      <w:divBdr>
        <w:top w:val="none" w:sz="0" w:space="0" w:color="auto"/>
        <w:left w:val="none" w:sz="0" w:space="0" w:color="auto"/>
        <w:bottom w:val="none" w:sz="0" w:space="0" w:color="auto"/>
        <w:right w:val="none" w:sz="0" w:space="0" w:color="auto"/>
      </w:divBdr>
    </w:div>
    <w:div w:id="417096577">
      <w:bodyDiv w:val="1"/>
      <w:marLeft w:val="0"/>
      <w:marRight w:val="0"/>
      <w:marTop w:val="0"/>
      <w:marBottom w:val="0"/>
      <w:divBdr>
        <w:top w:val="none" w:sz="0" w:space="0" w:color="auto"/>
        <w:left w:val="none" w:sz="0" w:space="0" w:color="auto"/>
        <w:bottom w:val="none" w:sz="0" w:space="0" w:color="auto"/>
        <w:right w:val="none" w:sz="0" w:space="0" w:color="auto"/>
      </w:divBdr>
    </w:div>
    <w:div w:id="418870418">
      <w:bodyDiv w:val="1"/>
      <w:marLeft w:val="0"/>
      <w:marRight w:val="0"/>
      <w:marTop w:val="0"/>
      <w:marBottom w:val="0"/>
      <w:divBdr>
        <w:top w:val="none" w:sz="0" w:space="0" w:color="auto"/>
        <w:left w:val="none" w:sz="0" w:space="0" w:color="auto"/>
        <w:bottom w:val="none" w:sz="0" w:space="0" w:color="auto"/>
        <w:right w:val="none" w:sz="0" w:space="0" w:color="auto"/>
      </w:divBdr>
      <w:divsChild>
        <w:div w:id="1552309051">
          <w:marLeft w:val="0"/>
          <w:marRight w:val="0"/>
          <w:marTop w:val="0"/>
          <w:marBottom w:val="0"/>
          <w:divBdr>
            <w:top w:val="none" w:sz="0" w:space="0" w:color="auto"/>
            <w:left w:val="none" w:sz="0" w:space="0" w:color="auto"/>
            <w:bottom w:val="none" w:sz="0" w:space="0" w:color="auto"/>
            <w:right w:val="none" w:sz="0" w:space="0" w:color="auto"/>
          </w:divBdr>
          <w:divsChild>
            <w:div w:id="87626829">
              <w:marLeft w:val="0"/>
              <w:marRight w:val="0"/>
              <w:marTop w:val="0"/>
              <w:marBottom w:val="0"/>
              <w:divBdr>
                <w:top w:val="none" w:sz="0" w:space="0" w:color="auto"/>
                <w:left w:val="none" w:sz="0" w:space="0" w:color="auto"/>
                <w:bottom w:val="none" w:sz="0" w:space="0" w:color="auto"/>
                <w:right w:val="none" w:sz="0" w:space="0" w:color="auto"/>
              </w:divBdr>
            </w:div>
            <w:div w:id="283776285">
              <w:marLeft w:val="0"/>
              <w:marRight w:val="0"/>
              <w:marTop w:val="0"/>
              <w:marBottom w:val="0"/>
              <w:divBdr>
                <w:top w:val="none" w:sz="0" w:space="0" w:color="auto"/>
                <w:left w:val="none" w:sz="0" w:space="0" w:color="auto"/>
                <w:bottom w:val="none" w:sz="0" w:space="0" w:color="auto"/>
                <w:right w:val="none" w:sz="0" w:space="0" w:color="auto"/>
              </w:divBdr>
            </w:div>
            <w:div w:id="442728219">
              <w:marLeft w:val="0"/>
              <w:marRight w:val="0"/>
              <w:marTop w:val="0"/>
              <w:marBottom w:val="0"/>
              <w:divBdr>
                <w:top w:val="none" w:sz="0" w:space="0" w:color="auto"/>
                <w:left w:val="none" w:sz="0" w:space="0" w:color="auto"/>
                <w:bottom w:val="none" w:sz="0" w:space="0" w:color="auto"/>
                <w:right w:val="none" w:sz="0" w:space="0" w:color="auto"/>
              </w:divBdr>
            </w:div>
            <w:div w:id="913785630">
              <w:marLeft w:val="0"/>
              <w:marRight w:val="0"/>
              <w:marTop w:val="0"/>
              <w:marBottom w:val="0"/>
              <w:divBdr>
                <w:top w:val="none" w:sz="0" w:space="0" w:color="auto"/>
                <w:left w:val="none" w:sz="0" w:space="0" w:color="auto"/>
                <w:bottom w:val="none" w:sz="0" w:space="0" w:color="auto"/>
                <w:right w:val="none" w:sz="0" w:space="0" w:color="auto"/>
              </w:divBdr>
            </w:div>
            <w:div w:id="1278217529">
              <w:marLeft w:val="0"/>
              <w:marRight w:val="0"/>
              <w:marTop w:val="0"/>
              <w:marBottom w:val="0"/>
              <w:divBdr>
                <w:top w:val="none" w:sz="0" w:space="0" w:color="auto"/>
                <w:left w:val="none" w:sz="0" w:space="0" w:color="auto"/>
                <w:bottom w:val="none" w:sz="0" w:space="0" w:color="auto"/>
                <w:right w:val="none" w:sz="0" w:space="0" w:color="auto"/>
              </w:divBdr>
            </w:div>
            <w:div w:id="1297637075">
              <w:marLeft w:val="0"/>
              <w:marRight w:val="0"/>
              <w:marTop w:val="0"/>
              <w:marBottom w:val="0"/>
              <w:divBdr>
                <w:top w:val="none" w:sz="0" w:space="0" w:color="auto"/>
                <w:left w:val="none" w:sz="0" w:space="0" w:color="auto"/>
                <w:bottom w:val="none" w:sz="0" w:space="0" w:color="auto"/>
                <w:right w:val="none" w:sz="0" w:space="0" w:color="auto"/>
              </w:divBdr>
            </w:div>
            <w:div w:id="1353267069">
              <w:marLeft w:val="0"/>
              <w:marRight w:val="0"/>
              <w:marTop w:val="0"/>
              <w:marBottom w:val="0"/>
              <w:divBdr>
                <w:top w:val="none" w:sz="0" w:space="0" w:color="auto"/>
                <w:left w:val="none" w:sz="0" w:space="0" w:color="auto"/>
                <w:bottom w:val="none" w:sz="0" w:space="0" w:color="auto"/>
                <w:right w:val="none" w:sz="0" w:space="0" w:color="auto"/>
              </w:divBdr>
            </w:div>
            <w:div w:id="1489328054">
              <w:marLeft w:val="0"/>
              <w:marRight w:val="0"/>
              <w:marTop w:val="0"/>
              <w:marBottom w:val="0"/>
              <w:divBdr>
                <w:top w:val="none" w:sz="0" w:space="0" w:color="auto"/>
                <w:left w:val="none" w:sz="0" w:space="0" w:color="auto"/>
                <w:bottom w:val="none" w:sz="0" w:space="0" w:color="auto"/>
                <w:right w:val="none" w:sz="0" w:space="0" w:color="auto"/>
              </w:divBdr>
            </w:div>
            <w:div w:id="1671719340">
              <w:marLeft w:val="0"/>
              <w:marRight w:val="0"/>
              <w:marTop w:val="0"/>
              <w:marBottom w:val="0"/>
              <w:divBdr>
                <w:top w:val="none" w:sz="0" w:space="0" w:color="auto"/>
                <w:left w:val="none" w:sz="0" w:space="0" w:color="auto"/>
                <w:bottom w:val="none" w:sz="0" w:space="0" w:color="auto"/>
                <w:right w:val="none" w:sz="0" w:space="0" w:color="auto"/>
              </w:divBdr>
            </w:div>
            <w:div w:id="18109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7555">
      <w:bodyDiv w:val="1"/>
      <w:marLeft w:val="0"/>
      <w:marRight w:val="0"/>
      <w:marTop w:val="0"/>
      <w:marBottom w:val="0"/>
      <w:divBdr>
        <w:top w:val="none" w:sz="0" w:space="0" w:color="auto"/>
        <w:left w:val="none" w:sz="0" w:space="0" w:color="auto"/>
        <w:bottom w:val="none" w:sz="0" w:space="0" w:color="auto"/>
        <w:right w:val="none" w:sz="0" w:space="0" w:color="auto"/>
      </w:divBdr>
    </w:div>
    <w:div w:id="420565504">
      <w:bodyDiv w:val="1"/>
      <w:marLeft w:val="0"/>
      <w:marRight w:val="0"/>
      <w:marTop w:val="0"/>
      <w:marBottom w:val="0"/>
      <w:divBdr>
        <w:top w:val="none" w:sz="0" w:space="0" w:color="auto"/>
        <w:left w:val="none" w:sz="0" w:space="0" w:color="auto"/>
        <w:bottom w:val="none" w:sz="0" w:space="0" w:color="auto"/>
        <w:right w:val="none" w:sz="0" w:space="0" w:color="auto"/>
      </w:divBdr>
    </w:div>
    <w:div w:id="421683748">
      <w:bodyDiv w:val="1"/>
      <w:marLeft w:val="0"/>
      <w:marRight w:val="0"/>
      <w:marTop w:val="0"/>
      <w:marBottom w:val="0"/>
      <w:divBdr>
        <w:top w:val="none" w:sz="0" w:space="0" w:color="auto"/>
        <w:left w:val="none" w:sz="0" w:space="0" w:color="auto"/>
        <w:bottom w:val="none" w:sz="0" w:space="0" w:color="auto"/>
        <w:right w:val="none" w:sz="0" w:space="0" w:color="auto"/>
      </w:divBdr>
      <w:divsChild>
        <w:div w:id="39400910">
          <w:marLeft w:val="1166"/>
          <w:marRight w:val="0"/>
          <w:marTop w:val="115"/>
          <w:marBottom w:val="0"/>
          <w:divBdr>
            <w:top w:val="none" w:sz="0" w:space="0" w:color="auto"/>
            <w:left w:val="none" w:sz="0" w:space="0" w:color="auto"/>
            <w:bottom w:val="none" w:sz="0" w:space="0" w:color="auto"/>
            <w:right w:val="none" w:sz="0" w:space="0" w:color="auto"/>
          </w:divBdr>
        </w:div>
        <w:div w:id="117528289">
          <w:marLeft w:val="1166"/>
          <w:marRight w:val="0"/>
          <w:marTop w:val="115"/>
          <w:marBottom w:val="0"/>
          <w:divBdr>
            <w:top w:val="none" w:sz="0" w:space="0" w:color="auto"/>
            <w:left w:val="none" w:sz="0" w:space="0" w:color="auto"/>
            <w:bottom w:val="none" w:sz="0" w:space="0" w:color="auto"/>
            <w:right w:val="none" w:sz="0" w:space="0" w:color="auto"/>
          </w:divBdr>
        </w:div>
        <w:div w:id="387802753">
          <w:marLeft w:val="547"/>
          <w:marRight w:val="0"/>
          <w:marTop w:val="130"/>
          <w:marBottom w:val="0"/>
          <w:divBdr>
            <w:top w:val="none" w:sz="0" w:space="0" w:color="auto"/>
            <w:left w:val="none" w:sz="0" w:space="0" w:color="auto"/>
            <w:bottom w:val="none" w:sz="0" w:space="0" w:color="auto"/>
            <w:right w:val="none" w:sz="0" w:space="0" w:color="auto"/>
          </w:divBdr>
        </w:div>
        <w:div w:id="893854359">
          <w:marLeft w:val="1800"/>
          <w:marRight w:val="0"/>
          <w:marTop w:val="96"/>
          <w:marBottom w:val="0"/>
          <w:divBdr>
            <w:top w:val="none" w:sz="0" w:space="0" w:color="auto"/>
            <w:left w:val="none" w:sz="0" w:space="0" w:color="auto"/>
            <w:bottom w:val="none" w:sz="0" w:space="0" w:color="auto"/>
            <w:right w:val="none" w:sz="0" w:space="0" w:color="auto"/>
          </w:divBdr>
        </w:div>
        <w:div w:id="1521629860">
          <w:marLeft w:val="547"/>
          <w:marRight w:val="0"/>
          <w:marTop w:val="130"/>
          <w:marBottom w:val="0"/>
          <w:divBdr>
            <w:top w:val="none" w:sz="0" w:space="0" w:color="auto"/>
            <w:left w:val="none" w:sz="0" w:space="0" w:color="auto"/>
            <w:bottom w:val="none" w:sz="0" w:space="0" w:color="auto"/>
            <w:right w:val="none" w:sz="0" w:space="0" w:color="auto"/>
          </w:divBdr>
        </w:div>
        <w:div w:id="1885436055">
          <w:marLeft w:val="547"/>
          <w:marRight w:val="0"/>
          <w:marTop w:val="130"/>
          <w:marBottom w:val="0"/>
          <w:divBdr>
            <w:top w:val="none" w:sz="0" w:space="0" w:color="auto"/>
            <w:left w:val="none" w:sz="0" w:space="0" w:color="auto"/>
            <w:bottom w:val="none" w:sz="0" w:space="0" w:color="auto"/>
            <w:right w:val="none" w:sz="0" w:space="0" w:color="auto"/>
          </w:divBdr>
        </w:div>
      </w:divsChild>
    </w:div>
    <w:div w:id="421920964">
      <w:bodyDiv w:val="1"/>
      <w:marLeft w:val="0"/>
      <w:marRight w:val="0"/>
      <w:marTop w:val="0"/>
      <w:marBottom w:val="0"/>
      <w:divBdr>
        <w:top w:val="none" w:sz="0" w:space="0" w:color="auto"/>
        <w:left w:val="none" w:sz="0" w:space="0" w:color="auto"/>
        <w:bottom w:val="none" w:sz="0" w:space="0" w:color="auto"/>
        <w:right w:val="none" w:sz="0" w:space="0" w:color="auto"/>
      </w:divBdr>
      <w:divsChild>
        <w:div w:id="35934866">
          <w:marLeft w:val="1080"/>
          <w:marRight w:val="0"/>
          <w:marTop w:val="100"/>
          <w:marBottom w:val="0"/>
          <w:divBdr>
            <w:top w:val="none" w:sz="0" w:space="0" w:color="auto"/>
            <w:left w:val="none" w:sz="0" w:space="0" w:color="auto"/>
            <w:bottom w:val="none" w:sz="0" w:space="0" w:color="auto"/>
            <w:right w:val="none" w:sz="0" w:space="0" w:color="auto"/>
          </w:divBdr>
        </w:div>
        <w:div w:id="342047735">
          <w:marLeft w:val="1080"/>
          <w:marRight w:val="0"/>
          <w:marTop w:val="100"/>
          <w:marBottom w:val="0"/>
          <w:divBdr>
            <w:top w:val="none" w:sz="0" w:space="0" w:color="auto"/>
            <w:left w:val="none" w:sz="0" w:space="0" w:color="auto"/>
            <w:bottom w:val="none" w:sz="0" w:space="0" w:color="auto"/>
            <w:right w:val="none" w:sz="0" w:space="0" w:color="auto"/>
          </w:divBdr>
        </w:div>
        <w:div w:id="536502553">
          <w:marLeft w:val="360"/>
          <w:marRight w:val="0"/>
          <w:marTop w:val="200"/>
          <w:marBottom w:val="0"/>
          <w:divBdr>
            <w:top w:val="none" w:sz="0" w:space="0" w:color="auto"/>
            <w:left w:val="none" w:sz="0" w:space="0" w:color="auto"/>
            <w:bottom w:val="none" w:sz="0" w:space="0" w:color="auto"/>
            <w:right w:val="none" w:sz="0" w:space="0" w:color="auto"/>
          </w:divBdr>
        </w:div>
      </w:divsChild>
    </w:div>
    <w:div w:id="422607322">
      <w:bodyDiv w:val="1"/>
      <w:marLeft w:val="0"/>
      <w:marRight w:val="0"/>
      <w:marTop w:val="0"/>
      <w:marBottom w:val="0"/>
      <w:divBdr>
        <w:top w:val="none" w:sz="0" w:space="0" w:color="auto"/>
        <w:left w:val="none" w:sz="0" w:space="0" w:color="auto"/>
        <w:bottom w:val="none" w:sz="0" w:space="0" w:color="auto"/>
        <w:right w:val="none" w:sz="0" w:space="0" w:color="auto"/>
      </w:divBdr>
      <w:divsChild>
        <w:div w:id="979458752">
          <w:marLeft w:val="0"/>
          <w:marRight w:val="0"/>
          <w:marTop w:val="0"/>
          <w:marBottom w:val="0"/>
          <w:divBdr>
            <w:top w:val="none" w:sz="0" w:space="0" w:color="auto"/>
            <w:left w:val="none" w:sz="0" w:space="0" w:color="auto"/>
            <w:bottom w:val="none" w:sz="0" w:space="0" w:color="auto"/>
            <w:right w:val="none" w:sz="0" w:space="0" w:color="auto"/>
          </w:divBdr>
          <w:divsChild>
            <w:div w:id="502627522">
              <w:marLeft w:val="0"/>
              <w:marRight w:val="0"/>
              <w:marTop w:val="0"/>
              <w:marBottom w:val="0"/>
              <w:divBdr>
                <w:top w:val="none" w:sz="0" w:space="0" w:color="auto"/>
                <w:left w:val="none" w:sz="0" w:space="0" w:color="auto"/>
                <w:bottom w:val="none" w:sz="0" w:space="0" w:color="auto"/>
                <w:right w:val="none" w:sz="0" w:space="0" w:color="auto"/>
              </w:divBdr>
            </w:div>
            <w:div w:id="13258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585">
      <w:bodyDiv w:val="1"/>
      <w:marLeft w:val="0"/>
      <w:marRight w:val="0"/>
      <w:marTop w:val="0"/>
      <w:marBottom w:val="0"/>
      <w:divBdr>
        <w:top w:val="none" w:sz="0" w:space="0" w:color="auto"/>
        <w:left w:val="none" w:sz="0" w:space="0" w:color="auto"/>
        <w:bottom w:val="none" w:sz="0" w:space="0" w:color="auto"/>
        <w:right w:val="none" w:sz="0" w:space="0" w:color="auto"/>
      </w:divBdr>
    </w:div>
    <w:div w:id="423109233">
      <w:bodyDiv w:val="1"/>
      <w:marLeft w:val="0"/>
      <w:marRight w:val="0"/>
      <w:marTop w:val="0"/>
      <w:marBottom w:val="0"/>
      <w:divBdr>
        <w:top w:val="none" w:sz="0" w:space="0" w:color="auto"/>
        <w:left w:val="none" w:sz="0" w:space="0" w:color="auto"/>
        <w:bottom w:val="none" w:sz="0" w:space="0" w:color="auto"/>
        <w:right w:val="none" w:sz="0" w:space="0" w:color="auto"/>
      </w:divBdr>
      <w:divsChild>
        <w:div w:id="69735244">
          <w:marLeft w:val="547"/>
          <w:marRight w:val="0"/>
          <w:marTop w:val="134"/>
          <w:marBottom w:val="0"/>
          <w:divBdr>
            <w:top w:val="none" w:sz="0" w:space="0" w:color="auto"/>
            <w:left w:val="none" w:sz="0" w:space="0" w:color="auto"/>
            <w:bottom w:val="none" w:sz="0" w:space="0" w:color="auto"/>
            <w:right w:val="none" w:sz="0" w:space="0" w:color="auto"/>
          </w:divBdr>
        </w:div>
        <w:div w:id="134762875">
          <w:marLeft w:val="1166"/>
          <w:marRight w:val="0"/>
          <w:marTop w:val="115"/>
          <w:marBottom w:val="0"/>
          <w:divBdr>
            <w:top w:val="none" w:sz="0" w:space="0" w:color="auto"/>
            <w:left w:val="none" w:sz="0" w:space="0" w:color="auto"/>
            <w:bottom w:val="none" w:sz="0" w:space="0" w:color="auto"/>
            <w:right w:val="none" w:sz="0" w:space="0" w:color="auto"/>
          </w:divBdr>
        </w:div>
        <w:div w:id="1000814874">
          <w:marLeft w:val="1800"/>
          <w:marRight w:val="0"/>
          <w:marTop w:val="96"/>
          <w:marBottom w:val="0"/>
          <w:divBdr>
            <w:top w:val="none" w:sz="0" w:space="0" w:color="auto"/>
            <w:left w:val="none" w:sz="0" w:space="0" w:color="auto"/>
            <w:bottom w:val="none" w:sz="0" w:space="0" w:color="auto"/>
            <w:right w:val="none" w:sz="0" w:space="0" w:color="auto"/>
          </w:divBdr>
        </w:div>
        <w:div w:id="1393655046">
          <w:marLeft w:val="547"/>
          <w:marRight w:val="0"/>
          <w:marTop w:val="134"/>
          <w:marBottom w:val="0"/>
          <w:divBdr>
            <w:top w:val="none" w:sz="0" w:space="0" w:color="auto"/>
            <w:left w:val="none" w:sz="0" w:space="0" w:color="auto"/>
            <w:bottom w:val="none" w:sz="0" w:space="0" w:color="auto"/>
            <w:right w:val="none" w:sz="0" w:space="0" w:color="auto"/>
          </w:divBdr>
        </w:div>
        <w:div w:id="1889536661">
          <w:marLeft w:val="1166"/>
          <w:marRight w:val="0"/>
          <w:marTop w:val="115"/>
          <w:marBottom w:val="0"/>
          <w:divBdr>
            <w:top w:val="none" w:sz="0" w:space="0" w:color="auto"/>
            <w:left w:val="none" w:sz="0" w:space="0" w:color="auto"/>
            <w:bottom w:val="none" w:sz="0" w:space="0" w:color="auto"/>
            <w:right w:val="none" w:sz="0" w:space="0" w:color="auto"/>
          </w:divBdr>
        </w:div>
        <w:div w:id="1889797241">
          <w:marLeft w:val="1166"/>
          <w:marRight w:val="0"/>
          <w:marTop w:val="115"/>
          <w:marBottom w:val="0"/>
          <w:divBdr>
            <w:top w:val="none" w:sz="0" w:space="0" w:color="auto"/>
            <w:left w:val="none" w:sz="0" w:space="0" w:color="auto"/>
            <w:bottom w:val="none" w:sz="0" w:space="0" w:color="auto"/>
            <w:right w:val="none" w:sz="0" w:space="0" w:color="auto"/>
          </w:divBdr>
        </w:div>
        <w:div w:id="1932396488">
          <w:marLeft w:val="1166"/>
          <w:marRight w:val="0"/>
          <w:marTop w:val="115"/>
          <w:marBottom w:val="0"/>
          <w:divBdr>
            <w:top w:val="none" w:sz="0" w:space="0" w:color="auto"/>
            <w:left w:val="none" w:sz="0" w:space="0" w:color="auto"/>
            <w:bottom w:val="none" w:sz="0" w:space="0" w:color="auto"/>
            <w:right w:val="none" w:sz="0" w:space="0" w:color="auto"/>
          </w:divBdr>
        </w:div>
      </w:divsChild>
    </w:div>
    <w:div w:id="423843755">
      <w:bodyDiv w:val="1"/>
      <w:marLeft w:val="0"/>
      <w:marRight w:val="0"/>
      <w:marTop w:val="0"/>
      <w:marBottom w:val="0"/>
      <w:divBdr>
        <w:top w:val="none" w:sz="0" w:space="0" w:color="auto"/>
        <w:left w:val="none" w:sz="0" w:space="0" w:color="auto"/>
        <w:bottom w:val="none" w:sz="0" w:space="0" w:color="auto"/>
        <w:right w:val="none" w:sz="0" w:space="0" w:color="auto"/>
      </w:divBdr>
      <w:divsChild>
        <w:div w:id="1408724359">
          <w:marLeft w:val="547"/>
          <w:marRight w:val="0"/>
          <w:marTop w:val="154"/>
          <w:marBottom w:val="0"/>
          <w:divBdr>
            <w:top w:val="none" w:sz="0" w:space="0" w:color="auto"/>
            <w:left w:val="none" w:sz="0" w:space="0" w:color="auto"/>
            <w:bottom w:val="none" w:sz="0" w:space="0" w:color="auto"/>
            <w:right w:val="none" w:sz="0" w:space="0" w:color="auto"/>
          </w:divBdr>
        </w:div>
        <w:div w:id="1633442086">
          <w:marLeft w:val="1166"/>
          <w:marRight w:val="0"/>
          <w:marTop w:val="134"/>
          <w:marBottom w:val="0"/>
          <w:divBdr>
            <w:top w:val="none" w:sz="0" w:space="0" w:color="auto"/>
            <w:left w:val="none" w:sz="0" w:space="0" w:color="auto"/>
            <w:bottom w:val="none" w:sz="0" w:space="0" w:color="auto"/>
            <w:right w:val="none" w:sz="0" w:space="0" w:color="auto"/>
          </w:divBdr>
        </w:div>
      </w:divsChild>
    </w:div>
    <w:div w:id="424808660">
      <w:bodyDiv w:val="1"/>
      <w:marLeft w:val="0"/>
      <w:marRight w:val="0"/>
      <w:marTop w:val="0"/>
      <w:marBottom w:val="0"/>
      <w:divBdr>
        <w:top w:val="none" w:sz="0" w:space="0" w:color="auto"/>
        <w:left w:val="none" w:sz="0" w:space="0" w:color="auto"/>
        <w:bottom w:val="none" w:sz="0" w:space="0" w:color="auto"/>
        <w:right w:val="none" w:sz="0" w:space="0" w:color="auto"/>
      </w:divBdr>
    </w:div>
    <w:div w:id="424884680">
      <w:bodyDiv w:val="1"/>
      <w:marLeft w:val="0"/>
      <w:marRight w:val="0"/>
      <w:marTop w:val="0"/>
      <w:marBottom w:val="0"/>
      <w:divBdr>
        <w:top w:val="none" w:sz="0" w:space="0" w:color="auto"/>
        <w:left w:val="none" w:sz="0" w:space="0" w:color="auto"/>
        <w:bottom w:val="none" w:sz="0" w:space="0" w:color="auto"/>
        <w:right w:val="none" w:sz="0" w:space="0" w:color="auto"/>
      </w:divBdr>
      <w:divsChild>
        <w:div w:id="1082798965">
          <w:marLeft w:val="547"/>
          <w:marRight w:val="0"/>
          <w:marTop w:val="115"/>
          <w:marBottom w:val="0"/>
          <w:divBdr>
            <w:top w:val="none" w:sz="0" w:space="0" w:color="auto"/>
            <w:left w:val="none" w:sz="0" w:space="0" w:color="auto"/>
            <w:bottom w:val="none" w:sz="0" w:space="0" w:color="auto"/>
            <w:right w:val="none" w:sz="0" w:space="0" w:color="auto"/>
          </w:divBdr>
        </w:div>
        <w:div w:id="1555048085">
          <w:marLeft w:val="547"/>
          <w:marRight w:val="0"/>
          <w:marTop w:val="115"/>
          <w:marBottom w:val="0"/>
          <w:divBdr>
            <w:top w:val="none" w:sz="0" w:space="0" w:color="auto"/>
            <w:left w:val="none" w:sz="0" w:space="0" w:color="auto"/>
            <w:bottom w:val="none" w:sz="0" w:space="0" w:color="auto"/>
            <w:right w:val="none" w:sz="0" w:space="0" w:color="auto"/>
          </w:divBdr>
        </w:div>
        <w:div w:id="1605111046">
          <w:marLeft w:val="547"/>
          <w:marRight w:val="0"/>
          <w:marTop w:val="115"/>
          <w:marBottom w:val="0"/>
          <w:divBdr>
            <w:top w:val="none" w:sz="0" w:space="0" w:color="auto"/>
            <w:left w:val="none" w:sz="0" w:space="0" w:color="auto"/>
            <w:bottom w:val="none" w:sz="0" w:space="0" w:color="auto"/>
            <w:right w:val="none" w:sz="0" w:space="0" w:color="auto"/>
          </w:divBdr>
        </w:div>
      </w:divsChild>
    </w:div>
    <w:div w:id="424889831">
      <w:bodyDiv w:val="1"/>
      <w:marLeft w:val="0"/>
      <w:marRight w:val="0"/>
      <w:marTop w:val="0"/>
      <w:marBottom w:val="0"/>
      <w:divBdr>
        <w:top w:val="none" w:sz="0" w:space="0" w:color="auto"/>
        <w:left w:val="none" w:sz="0" w:space="0" w:color="auto"/>
        <w:bottom w:val="none" w:sz="0" w:space="0" w:color="auto"/>
        <w:right w:val="none" w:sz="0" w:space="0" w:color="auto"/>
      </w:divBdr>
    </w:div>
    <w:div w:id="425417722">
      <w:bodyDiv w:val="1"/>
      <w:marLeft w:val="0"/>
      <w:marRight w:val="0"/>
      <w:marTop w:val="0"/>
      <w:marBottom w:val="0"/>
      <w:divBdr>
        <w:top w:val="none" w:sz="0" w:space="0" w:color="auto"/>
        <w:left w:val="none" w:sz="0" w:space="0" w:color="auto"/>
        <w:bottom w:val="none" w:sz="0" w:space="0" w:color="auto"/>
        <w:right w:val="none" w:sz="0" w:space="0" w:color="auto"/>
      </w:divBdr>
    </w:div>
    <w:div w:id="425737897">
      <w:bodyDiv w:val="1"/>
      <w:marLeft w:val="0"/>
      <w:marRight w:val="0"/>
      <w:marTop w:val="0"/>
      <w:marBottom w:val="0"/>
      <w:divBdr>
        <w:top w:val="none" w:sz="0" w:space="0" w:color="auto"/>
        <w:left w:val="none" w:sz="0" w:space="0" w:color="auto"/>
        <w:bottom w:val="none" w:sz="0" w:space="0" w:color="auto"/>
        <w:right w:val="none" w:sz="0" w:space="0" w:color="auto"/>
      </w:divBdr>
    </w:div>
    <w:div w:id="427586064">
      <w:bodyDiv w:val="1"/>
      <w:marLeft w:val="0"/>
      <w:marRight w:val="0"/>
      <w:marTop w:val="0"/>
      <w:marBottom w:val="0"/>
      <w:divBdr>
        <w:top w:val="none" w:sz="0" w:space="0" w:color="auto"/>
        <w:left w:val="none" w:sz="0" w:space="0" w:color="auto"/>
        <w:bottom w:val="none" w:sz="0" w:space="0" w:color="auto"/>
        <w:right w:val="none" w:sz="0" w:space="0" w:color="auto"/>
      </w:divBdr>
    </w:div>
    <w:div w:id="427969578">
      <w:bodyDiv w:val="1"/>
      <w:marLeft w:val="0"/>
      <w:marRight w:val="0"/>
      <w:marTop w:val="0"/>
      <w:marBottom w:val="0"/>
      <w:divBdr>
        <w:top w:val="none" w:sz="0" w:space="0" w:color="auto"/>
        <w:left w:val="none" w:sz="0" w:space="0" w:color="auto"/>
        <w:bottom w:val="none" w:sz="0" w:space="0" w:color="auto"/>
        <w:right w:val="none" w:sz="0" w:space="0" w:color="auto"/>
      </w:divBdr>
    </w:div>
    <w:div w:id="428697947">
      <w:bodyDiv w:val="1"/>
      <w:marLeft w:val="0"/>
      <w:marRight w:val="0"/>
      <w:marTop w:val="0"/>
      <w:marBottom w:val="0"/>
      <w:divBdr>
        <w:top w:val="none" w:sz="0" w:space="0" w:color="auto"/>
        <w:left w:val="none" w:sz="0" w:space="0" w:color="auto"/>
        <w:bottom w:val="none" w:sz="0" w:space="0" w:color="auto"/>
        <w:right w:val="none" w:sz="0" w:space="0" w:color="auto"/>
      </w:divBdr>
      <w:divsChild>
        <w:div w:id="1733231130">
          <w:marLeft w:val="0"/>
          <w:marRight w:val="0"/>
          <w:marTop w:val="0"/>
          <w:marBottom w:val="0"/>
          <w:divBdr>
            <w:top w:val="none" w:sz="0" w:space="0" w:color="auto"/>
            <w:left w:val="none" w:sz="0" w:space="0" w:color="auto"/>
            <w:bottom w:val="none" w:sz="0" w:space="0" w:color="auto"/>
            <w:right w:val="none" w:sz="0" w:space="0" w:color="auto"/>
          </w:divBdr>
          <w:divsChild>
            <w:div w:id="100996614">
              <w:marLeft w:val="0"/>
              <w:marRight w:val="0"/>
              <w:marTop w:val="0"/>
              <w:marBottom w:val="0"/>
              <w:divBdr>
                <w:top w:val="none" w:sz="0" w:space="0" w:color="auto"/>
                <w:left w:val="none" w:sz="0" w:space="0" w:color="auto"/>
                <w:bottom w:val="none" w:sz="0" w:space="0" w:color="auto"/>
                <w:right w:val="none" w:sz="0" w:space="0" w:color="auto"/>
              </w:divBdr>
            </w:div>
            <w:div w:id="1249341013">
              <w:marLeft w:val="0"/>
              <w:marRight w:val="0"/>
              <w:marTop w:val="0"/>
              <w:marBottom w:val="0"/>
              <w:divBdr>
                <w:top w:val="none" w:sz="0" w:space="0" w:color="auto"/>
                <w:left w:val="none" w:sz="0" w:space="0" w:color="auto"/>
                <w:bottom w:val="none" w:sz="0" w:space="0" w:color="auto"/>
                <w:right w:val="none" w:sz="0" w:space="0" w:color="auto"/>
              </w:divBdr>
            </w:div>
            <w:div w:id="1560677065">
              <w:marLeft w:val="0"/>
              <w:marRight w:val="0"/>
              <w:marTop w:val="0"/>
              <w:marBottom w:val="0"/>
              <w:divBdr>
                <w:top w:val="none" w:sz="0" w:space="0" w:color="auto"/>
                <w:left w:val="none" w:sz="0" w:space="0" w:color="auto"/>
                <w:bottom w:val="none" w:sz="0" w:space="0" w:color="auto"/>
                <w:right w:val="none" w:sz="0" w:space="0" w:color="auto"/>
              </w:divBdr>
            </w:div>
            <w:div w:id="19219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11035">
      <w:bodyDiv w:val="1"/>
      <w:marLeft w:val="0"/>
      <w:marRight w:val="0"/>
      <w:marTop w:val="0"/>
      <w:marBottom w:val="0"/>
      <w:divBdr>
        <w:top w:val="none" w:sz="0" w:space="0" w:color="auto"/>
        <w:left w:val="none" w:sz="0" w:space="0" w:color="auto"/>
        <w:bottom w:val="none" w:sz="0" w:space="0" w:color="auto"/>
        <w:right w:val="none" w:sz="0" w:space="0" w:color="auto"/>
      </w:divBdr>
      <w:divsChild>
        <w:div w:id="1411460140">
          <w:marLeft w:val="1267"/>
          <w:marRight w:val="0"/>
          <w:marTop w:val="100"/>
          <w:marBottom w:val="0"/>
          <w:divBdr>
            <w:top w:val="none" w:sz="0" w:space="0" w:color="auto"/>
            <w:left w:val="none" w:sz="0" w:space="0" w:color="auto"/>
            <w:bottom w:val="none" w:sz="0" w:space="0" w:color="auto"/>
            <w:right w:val="none" w:sz="0" w:space="0" w:color="auto"/>
          </w:divBdr>
        </w:div>
        <w:div w:id="2109349085">
          <w:marLeft w:val="547"/>
          <w:marRight w:val="0"/>
          <w:marTop w:val="200"/>
          <w:marBottom w:val="0"/>
          <w:divBdr>
            <w:top w:val="none" w:sz="0" w:space="0" w:color="auto"/>
            <w:left w:val="none" w:sz="0" w:space="0" w:color="auto"/>
            <w:bottom w:val="none" w:sz="0" w:space="0" w:color="auto"/>
            <w:right w:val="none" w:sz="0" w:space="0" w:color="auto"/>
          </w:divBdr>
        </w:div>
      </w:divsChild>
    </w:div>
    <w:div w:id="429620284">
      <w:bodyDiv w:val="1"/>
      <w:marLeft w:val="0"/>
      <w:marRight w:val="0"/>
      <w:marTop w:val="0"/>
      <w:marBottom w:val="0"/>
      <w:divBdr>
        <w:top w:val="none" w:sz="0" w:space="0" w:color="auto"/>
        <w:left w:val="none" w:sz="0" w:space="0" w:color="auto"/>
        <w:bottom w:val="none" w:sz="0" w:space="0" w:color="auto"/>
        <w:right w:val="none" w:sz="0" w:space="0" w:color="auto"/>
      </w:divBdr>
    </w:div>
    <w:div w:id="429663013">
      <w:bodyDiv w:val="1"/>
      <w:marLeft w:val="0"/>
      <w:marRight w:val="0"/>
      <w:marTop w:val="0"/>
      <w:marBottom w:val="0"/>
      <w:divBdr>
        <w:top w:val="none" w:sz="0" w:space="0" w:color="auto"/>
        <w:left w:val="none" w:sz="0" w:space="0" w:color="auto"/>
        <w:bottom w:val="none" w:sz="0" w:space="0" w:color="auto"/>
        <w:right w:val="none" w:sz="0" w:space="0" w:color="auto"/>
      </w:divBdr>
    </w:div>
    <w:div w:id="429665242">
      <w:bodyDiv w:val="1"/>
      <w:marLeft w:val="0"/>
      <w:marRight w:val="0"/>
      <w:marTop w:val="0"/>
      <w:marBottom w:val="0"/>
      <w:divBdr>
        <w:top w:val="none" w:sz="0" w:space="0" w:color="auto"/>
        <w:left w:val="none" w:sz="0" w:space="0" w:color="auto"/>
        <w:bottom w:val="none" w:sz="0" w:space="0" w:color="auto"/>
        <w:right w:val="none" w:sz="0" w:space="0" w:color="auto"/>
      </w:divBdr>
      <w:divsChild>
        <w:div w:id="632102433">
          <w:marLeft w:val="547"/>
          <w:marRight w:val="0"/>
          <w:marTop w:val="154"/>
          <w:marBottom w:val="0"/>
          <w:divBdr>
            <w:top w:val="none" w:sz="0" w:space="0" w:color="auto"/>
            <w:left w:val="none" w:sz="0" w:space="0" w:color="auto"/>
            <w:bottom w:val="none" w:sz="0" w:space="0" w:color="auto"/>
            <w:right w:val="none" w:sz="0" w:space="0" w:color="auto"/>
          </w:divBdr>
        </w:div>
        <w:div w:id="1308243779">
          <w:marLeft w:val="547"/>
          <w:marRight w:val="0"/>
          <w:marTop w:val="154"/>
          <w:marBottom w:val="0"/>
          <w:divBdr>
            <w:top w:val="none" w:sz="0" w:space="0" w:color="auto"/>
            <w:left w:val="none" w:sz="0" w:space="0" w:color="auto"/>
            <w:bottom w:val="none" w:sz="0" w:space="0" w:color="auto"/>
            <w:right w:val="none" w:sz="0" w:space="0" w:color="auto"/>
          </w:divBdr>
        </w:div>
      </w:divsChild>
    </w:div>
    <w:div w:id="430013851">
      <w:bodyDiv w:val="1"/>
      <w:marLeft w:val="0"/>
      <w:marRight w:val="0"/>
      <w:marTop w:val="0"/>
      <w:marBottom w:val="0"/>
      <w:divBdr>
        <w:top w:val="none" w:sz="0" w:space="0" w:color="auto"/>
        <w:left w:val="none" w:sz="0" w:space="0" w:color="auto"/>
        <w:bottom w:val="none" w:sz="0" w:space="0" w:color="auto"/>
        <w:right w:val="none" w:sz="0" w:space="0" w:color="auto"/>
      </w:divBdr>
    </w:div>
    <w:div w:id="430318576">
      <w:bodyDiv w:val="1"/>
      <w:marLeft w:val="0"/>
      <w:marRight w:val="0"/>
      <w:marTop w:val="0"/>
      <w:marBottom w:val="0"/>
      <w:divBdr>
        <w:top w:val="none" w:sz="0" w:space="0" w:color="auto"/>
        <w:left w:val="none" w:sz="0" w:space="0" w:color="auto"/>
        <w:bottom w:val="none" w:sz="0" w:space="0" w:color="auto"/>
        <w:right w:val="none" w:sz="0" w:space="0" w:color="auto"/>
      </w:divBdr>
      <w:divsChild>
        <w:div w:id="1923636975">
          <w:marLeft w:val="547"/>
          <w:marRight w:val="0"/>
          <w:marTop w:val="154"/>
          <w:marBottom w:val="0"/>
          <w:divBdr>
            <w:top w:val="none" w:sz="0" w:space="0" w:color="auto"/>
            <w:left w:val="none" w:sz="0" w:space="0" w:color="auto"/>
            <w:bottom w:val="none" w:sz="0" w:space="0" w:color="auto"/>
            <w:right w:val="none" w:sz="0" w:space="0" w:color="auto"/>
          </w:divBdr>
        </w:div>
      </w:divsChild>
    </w:div>
    <w:div w:id="430324054">
      <w:bodyDiv w:val="1"/>
      <w:marLeft w:val="0"/>
      <w:marRight w:val="0"/>
      <w:marTop w:val="0"/>
      <w:marBottom w:val="0"/>
      <w:divBdr>
        <w:top w:val="none" w:sz="0" w:space="0" w:color="auto"/>
        <w:left w:val="none" w:sz="0" w:space="0" w:color="auto"/>
        <w:bottom w:val="none" w:sz="0" w:space="0" w:color="auto"/>
        <w:right w:val="none" w:sz="0" w:space="0" w:color="auto"/>
      </w:divBdr>
      <w:divsChild>
        <w:div w:id="70352606">
          <w:marLeft w:val="1166"/>
          <w:marRight w:val="0"/>
          <w:marTop w:val="134"/>
          <w:marBottom w:val="0"/>
          <w:divBdr>
            <w:top w:val="none" w:sz="0" w:space="0" w:color="auto"/>
            <w:left w:val="none" w:sz="0" w:space="0" w:color="auto"/>
            <w:bottom w:val="none" w:sz="0" w:space="0" w:color="auto"/>
            <w:right w:val="none" w:sz="0" w:space="0" w:color="auto"/>
          </w:divBdr>
        </w:div>
        <w:div w:id="653602808">
          <w:marLeft w:val="1800"/>
          <w:marRight w:val="0"/>
          <w:marTop w:val="115"/>
          <w:marBottom w:val="0"/>
          <w:divBdr>
            <w:top w:val="none" w:sz="0" w:space="0" w:color="auto"/>
            <w:left w:val="none" w:sz="0" w:space="0" w:color="auto"/>
            <w:bottom w:val="none" w:sz="0" w:space="0" w:color="auto"/>
            <w:right w:val="none" w:sz="0" w:space="0" w:color="auto"/>
          </w:divBdr>
        </w:div>
        <w:div w:id="983311149">
          <w:marLeft w:val="547"/>
          <w:marRight w:val="0"/>
          <w:marTop w:val="154"/>
          <w:marBottom w:val="0"/>
          <w:divBdr>
            <w:top w:val="none" w:sz="0" w:space="0" w:color="auto"/>
            <w:left w:val="none" w:sz="0" w:space="0" w:color="auto"/>
            <w:bottom w:val="none" w:sz="0" w:space="0" w:color="auto"/>
            <w:right w:val="none" w:sz="0" w:space="0" w:color="auto"/>
          </w:divBdr>
        </w:div>
        <w:div w:id="990062061">
          <w:marLeft w:val="1800"/>
          <w:marRight w:val="0"/>
          <w:marTop w:val="115"/>
          <w:marBottom w:val="0"/>
          <w:divBdr>
            <w:top w:val="none" w:sz="0" w:space="0" w:color="auto"/>
            <w:left w:val="none" w:sz="0" w:space="0" w:color="auto"/>
            <w:bottom w:val="none" w:sz="0" w:space="0" w:color="auto"/>
            <w:right w:val="none" w:sz="0" w:space="0" w:color="auto"/>
          </w:divBdr>
        </w:div>
        <w:div w:id="1061438221">
          <w:marLeft w:val="1166"/>
          <w:marRight w:val="0"/>
          <w:marTop w:val="134"/>
          <w:marBottom w:val="0"/>
          <w:divBdr>
            <w:top w:val="none" w:sz="0" w:space="0" w:color="auto"/>
            <w:left w:val="none" w:sz="0" w:space="0" w:color="auto"/>
            <w:bottom w:val="none" w:sz="0" w:space="0" w:color="auto"/>
            <w:right w:val="none" w:sz="0" w:space="0" w:color="auto"/>
          </w:divBdr>
        </w:div>
      </w:divsChild>
    </w:div>
    <w:div w:id="431509291">
      <w:bodyDiv w:val="1"/>
      <w:marLeft w:val="0"/>
      <w:marRight w:val="0"/>
      <w:marTop w:val="0"/>
      <w:marBottom w:val="0"/>
      <w:divBdr>
        <w:top w:val="none" w:sz="0" w:space="0" w:color="auto"/>
        <w:left w:val="none" w:sz="0" w:space="0" w:color="auto"/>
        <w:bottom w:val="none" w:sz="0" w:space="0" w:color="auto"/>
        <w:right w:val="none" w:sz="0" w:space="0" w:color="auto"/>
      </w:divBdr>
    </w:div>
    <w:div w:id="432631414">
      <w:bodyDiv w:val="1"/>
      <w:marLeft w:val="0"/>
      <w:marRight w:val="0"/>
      <w:marTop w:val="0"/>
      <w:marBottom w:val="0"/>
      <w:divBdr>
        <w:top w:val="none" w:sz="0" w:space="0" w:color="auto"/>
        <w:left w:val="none" w:sz="0" w:space="0" w:color="auto"/>
        <w:bottom w:val="none" w:sz="0" w:space="0" w:color="auto"/>
        <w:right w:val="none" w:sz="0" w:space="0" w:color="auto"/>
      </w:divBdr>
      <w:divsChild>
        <w:div w:id="385494597">
          <w:marLeft w:val="1166"/>
          <w:marRight w:val="0"/>
          <w:marTop w:val="96"/>
          <w:marBottom w:val="0"/>
          <w:divBdr>
            <w:top w:val="none" w:sz="0" w:space="0" w:color="auto"/>
            <w:left w:val="none" w:sz="0" w:space="0" w:color="auto"/>
            <w:bottom w:val="none" w:sz="0" w:space="0" w:color="auto"/>
            <w:right w:val="none" w:sz="0" w:space="0" w:color="auto"/>
          </w:divBdr>
        </w:div>
        <w:div w:id="461070974">
          <w:marLeft w:val="1166"/>
          <w:marRight w:val="0"/>
          <w:marTop w:val="96"/>
          <w:marBottom w:val="0"/>
          <w:divBdr>
            <w:top w:val="none" w:sz="0" w:space="0" w:color="auto"/>
            <w:left w:val="none" w:sz="0" w:space="0" w:color="auto"/>
            <w:bottom w:val="none" w:sz="0" w:space="0" w:color="auto"/>
            <w:right w:val="none" w:sz="0" w:space="0" w:color="auto"/>
          </w:divBdr>
        </w:div>
        <w:div w:id="592209165">
          <w:marLeft w:val="547"/>
          <w:marRight w:val="0"/>
          <w:marTop w:val="115"/>
          <w:marBottom w:val="0"/>
          <w:divBdr>
            <w:top w:val="none" w:sz="0" w:space="0" w:color="auto"/>
            <w:left w:val="none" w:sz="0" w:space="0" w:color="auto"/>
            <w:bottom w:val="none" w:sz="0" w:space="0" w:color="auto"/>
            <w:right w:val="none" w:sz="0" w:space="0" w:color="auto"/>
          </w:divBdr>
        </w:div>
        <w:div w:id="1447381897">
          <w:marLeft w:val="1800"/>
          <w:marRight w:val="0"/>
          <w:marTop w:val="96"/>
          <w:marBottom w:val="0"/>
          <w:divBdr>
            <w:top w:val="none" w:sz="0" w:space="0" w:color="auto"/>
            <w:left w:val="none" w:sz="0" w:space="0" w:color="auto"/>
            <w:bottom w:val="none" w:sz="0" w:space="0" w:color="auto"/>
            <w:right w:val="none" w:sz="0" w:space="0" w:color="auto"/>
          </w:divBdr>
        </w:div>
        <w:div w:id="1515076743">
          <w:marLeft w:val="1166"/>
          <w:marRight w:val="0"/>
          <w:marTop w:val="96"/>
          <w:marBottom w:val="0"/>
          <w:divBdr>
            <w:top w:val="none" w:sz="0" w:space="0" w:color="auto"/>
            <w:left w:val="none" w:sz="0" w:space="0" w:color="auto"/>
            <w:bottom w:val="none" w:sz="0" w:space="0" w:color="auto"/>
            <w:right w:val="none" w:sz="0" w:space="0" w:color="auto"/>
          </w:divBdr>
        </w:div>
        <w:div w:id="1987969047">
          <w:marLeft w:val="1166"/>
          <w:marRight w:val="0"/>
          <w:marTop w:val="96"/>
          <w:marBottom w:val="0"/>
          <w:divBdr>
            <w:top w:val="none" w:sz="0" w:space="0" w:color="auto"/>
            <w:left w:val="none" w:sz="0" w:space="0" w:color="auto"/>
            <w:bottom w:val="none" w:sz="0" w:space="0" w:color="auto"/>
            <w:right w:val="none" w:sz="0" w:space="0" w:color="auto"/>
          </w:divBdr>
        </w:div>
      </w:divsChild>
    </w:div>
    <w:div w:id="432675230">
      <w:bodyDiv w:val="1"/>
      <w:marLeft w:val="0"/>
      <w:marRight w:val="0"/>
      <w:marTop w:val="0"/>
      <w:marBottom w:val="0"/>
      <w:divBdr>
        <w:top w:val="none" w:sz="0" w:space="0" w:color="auto"/>
        <w:left w:val="none" w:sz="0" w:space="0" w:color="auto"/>
        <w:bottom w:val="none" w:sz="0" w:space="0" w:color="auto"/>
        <w:right w:val="none" w:sz="0" w:space="0" w:color="auto"/>
      </w:divBdr>
    </w:div>
    <w:div w:id="432896121">
      <w:bodyDiv w:val="1"/>
      <w:marLeft w:val="0"/>
      <w:marRight w:val="0"/>
      <w:marTop w:val="0"/>
      <w:marBottom w:val="0"/>
      <w:divBdr>
        <w:top w:val="none" w:sz="0" w:space="0" w:color="auto"/>
        <w:left w:val="none" w:sz="0" w:space="0" w:color="auto"/>
        <w:bottom w:val="none" w:sz="0" w:space="0" w:color="auto"/>
        <w:right w:val="none" w:sz="0" w:space="0" w:color="auto"/>
      </w:divBdr>
      <w:divsChild>
        <w:div w:id="588661615">
          <w:marLeft w:val="1166"/>
          <w:marRight w:val="0"/>
          <w:marTop w:val="134"/>
          <w:marBottom w:val="0"/>
          <w:divBdr>
            <w:top w:val="none" w:sz="0" w:space="0" w:color="auto"/>
            <w:left w:val="none" w:sz="0" w:space="0" w:color="auto"/>
            <w:bottom w:val="none" w:sz="0" w:space="0" w:color="auto"/>
            <w:right w:val="none" w:sz="0" w:space="0" w:color="auto"/>
          </w:divBdr>
        </w:div>
        <w:div w:id="1056123007">
          <w:marLeft w:val="547"/>
          <w:marRight w:val="0"/>
          <w:marTop w:val="154"/>
          <w:marBottom w:val="0"/>
          <w:divBdr>
            <w:top w:val="none" w:sz="0" w:space="0" w:color="auto"/>
            <w:left w:val="none" w:sz="0" w:space="0" w:color="auto"/>
            <w:bottom w:val="none" w:sz="0" w:space="0" w:color="auto"/>
            <w:right w:val="none" w:sz="0" w:space="0" w:color="auto"/>
          </w:divBdr>
        </w:div>
        <w:div w:id="1300569525">
          <w:marLeft w:val="1166"/>
          <w:marRight w:val="0"/>
          <w:marTop w:val="134"/>
          <w:marBottom w:val="0"/>
          <w:divBdr>
            <w:top w:val="none" w:sz="0" w:space="0" w:color="auto"/>
            <w:left w:val="none" w:sz="0" w:space="0" w:color="auto"/>
            <w:bottom w:val="none" w:sz="0" w:space="0" w:color="auto"/>
            <w:right w:val="none" w:sz="0" w:space="0" w:color="auto"/>
          </w:divBdr>
        </w:div>
        <w:div w:id="1599292485">
          <w:marLeft w:val="1166"/>
          <w:marRight w:val="0"/>
          <w:marTop w:val="134"/>
          <w:marBottom w:val="0"/>
          <w:divBdr>
            <w:top w:val="none" w:sz="0" w:space="0" w:color="auto"/>
            <w:left w:val="none" w:sz="0" w:space="0" w:color="auto"/>
            <w:bottom w:val="none" w:sz="0" w:space="0" w:color="auto"/>
            <w:right w:val="none" w:sz="0" w:space="0" w:color="auto"/>
          </w:divBdr>
        </w:div>
        <w:div w:id="2096630814">
          <w:marLeft w:val="1166"/>
          <w:marRight w:val="0"/>
          <w:marTop w:val="134"/>
          <w:marBottom w:val="0"/>
          <w:divBdr>
            <w:top w:val="none" w:sz="0" w:space="0" w:color="auto"/>
            <w:left w:val="none" w:sz="0" w:space="0" w:color="auto"/>
            <w:bottom w:val="none" w:sz="0" w:space="0" w:color="auto"/>
            <w:right w:val="none" w:sz="0" w:space="0" w:color="auto"/>
          </w:divBdr>
        </w:div>
        <w:div w:id="2144733010">
          <w:marLeft w:val="547"/>
          <w:marRight w:val="0"/>
          <w:marTop w:val="154"/>
          <w:marBottom w:val="0"/>
          <w:divBdr>
            <w:top w:val="none" w:sz="0" w:space="0" w:color="auto"/>
            <w:left w:val="none" w:sz="0" w:space="0" w:color="auto"/>
            <w:bottom w:val="none" w:sz="0" w:space="0" w:color="auto"/>
            <w:right w:val="none" w:sz="0" w:space="0" w:color="auto"/>
          </w:divBdr>
        </w:div>
      </w:divsChild>
    </w:div>
    <w:div w:id="433326528">
      <w:bodyDiv w:val="1"/>
      <w:marLeft w:val="0"/>
      <w:marRight w:val="0"/>
      <w:marTop w:val="0"/>
      <w:marBottom w:val="0"/>
      <w:divBdr>
        <w:top w:val="none" w:sz="0" w:space="0" w:color="auto"/>
        <w:left w:val="none" w:sz="0" w:space="0" w:color="auto"/>
        <w:bottom w:val="none" w:sz="0" w:space="0" w:color="auto"/>
        <w:right w:val="none" w:sz="0" w:space="0" w:color="auto"/>
      </w:divBdr>
    </w:div>
    <w:div w:id="433940289">
      <w:bodyDiv w:val="1"/>
      <w:marLeft w:val="0"/>
      <w:marRight w:val="0"/>
      <w:marTop w:val="0"/>
      <w:marBottom w:val="0"/>
      <w:divBdr>
        <w:top w:val="none" w:sz="0" w:space="0" w:color="auto"/>
        <w:left w:val="none" w:sz="0" w:space="0" w:color="auto"/>
        <w:bottom w:val="none" w:sz="0" w:space="0" w:color="auto"/>
        <w:right w:val="none" w:sz="0" w:space="0" w:color="auto"/>
      </w:divBdr>
    </w:div>
    <w:div w:id="435292591">
      <w:bodyDiv w:val="1"/>
      <w:marLeft w:val="0"/>
      <w:marRight w:val="0"/>
      <w:marTop w:val="0"/>
      <w:marBottom w:val="0"/>
      <w:divBdr>
        <w:top w:val="none" w:sz="0" w:space="0" w:color="auto"/>
        <w:left w:val="none" w:sz="0" w:space="0" w:color="auto"/>
        <w:bottom w:val="none" w:sz="0" w:space="0" w:color="auto"/>
        <w:right w:val="none" w:sz="0" w:space="0" w:color="auto"/>
      </w:divBdr>
    </w:div>
    <w:div w:id="435443417">
      <w:bodyDiv w:val="1"/>
      <w:marLeft w:val="0"/>
      <w:marRight w:val="0"/>
      <w:marTop w:val="0"/>
      <w:marBottom w:val="0"/>
      <w:divBdr>
        <w:top w:val="none" w:sz="0" w:space="0" w:color="auto"/>
        <w:left w:val="none" w:sz="0" w:space="0" w:color="auto"/>
        <w:bottom w:val="none" w:sz="0" w:space="0" w:color="auto"/>
        <w:right w:val="none" w:sz="0" w:space="0" w:color="auto"/>
      </w:divBdr>
    </w:div>
    <w:div w:id="436294163">
      <w:bodyDiv w:val="1"/>
      <w:marLeft w:val="0"/>
      <w:marRight w:val="0"/>
      <w:marTop w:val="0"/>
      <w:marBottom w:val="0"/>
      <w:divBdr>
        <w:top w:val="none" w:sz="0" w:space="0" w:color="auto"/>
        <w:left w:val="none" w:sz="0" w:space="0" w:color="auto"/>
        <w:bottom w:val="none" w:sz="0" w:space="0" w:color="auto"/>
        <w:right w:val="none" w:sz="0" w:space="0" w:color="auto"/>
      </w:divBdr>
    </w:div>
    <w:div w:id="436605568">
      <w:bodyDiv w:val="1"/>
      <w:marLeft w:val="0"/>
      <w:marRight w:val="0"/>
      <w:marTop w:val="0"/>
      <w:marBottom w:val="0"/>
      <w:divBdr>
        <w:top w:val="none" w:sz="0" w:space="0" w:color="auto"/>
        <w:left w:val="none" w:sz="0" w:space="0" w:color="auto"/>
        <w:bottom w:val="none" w:sz="0" w:space="0" w:color="auto"/>
        <w:right w:val="none" w:sz="0" w:space="0" w:color="auto"/>
      </w:divBdr>
    </w:div>
    <w:div w:id="437411508">
      <w:bodyDiv w:val="1"/>
      <w:marLeft w:val="0"/>
      <w:marRight w:val="0"/>
      <w:marTop w:val="0"/>
      <w:marBottom w:val="0"/>
      <w:divBdr>
        <w:top w:val="none" w:sz="0" w:space="0" w:color="auto"/>
        <w:left w:val="none" w:sz="0" w:space="0" w:color="auto"/>
        <w:bottom w:val="none" w:sz="0" w:space="0" w:color="auto"/>
        <w:right w:val="none" w:sz="0" w:space="0" w:color="auto"/>
      </w:divBdr>
    </w:div>
    <w:div w:id="437914871">
      <w:bodyDiv w:val="1"/>
      <w:marLeft w:val="0"/>
      <w:marRight w:val="0"/>
      <w:marTop w:val="0"/>
      <w:marBottom w:val="0"/>
      <w:divBdr>
        <w:top w:val="none" w:sz="0" w:space="0" w:color="auto"/>
        <w:left w:val="none" w:sz="0" w:space="0" w:color="auto"/>
        <w:bottom w:val="none" w:sz="0" w:space="0" w:color="auto"/>
        <w:right w:val="none" w:sz="0" w:space="0" w:color="auto"/>
      </w:divBdr>
    </w:div>
    <w:div w:id="438598502">
      <w:bodyDiv w:val="1"/>
      <w:marLeft w:val="0"/>
      <w:marRight w:val="0"/>
      <w:marTop w:val="0"/>
      <w:marBottom w:val="0"/>
      <w:divBdr>
        <w:top w:val="none" w:sz="0" w:space="0" w:color="auto"/>
        <w:left w:val="none" w:sz="0" w:space="0" w:color="auto"/>
        <w:bottom w:val="none" w:sz="0" w:space="0" w:color="auto"/>
        <w:right w:val="none" w:sz="0" w:space="0" w:color="auto"/>
      </w:divBdr>
      <w:divsChild>
        <w:div w:id="24060338">
          <w:marLeft w:val="274"/>
          <w:marRight w:val="0"/>
          <w:marTop w:val="115"/>
          <w:marBottom w:val="0"/>
          <w:divBdr>
            <w:top w:val="none" w:sz="0" w:space="0" w:color="auto"/>
            <w:left w:val="none" w:sz="0" w:space="0" w:color="auto"/>
            <w:bottom w:val="none" w:sz="0" w:space="0" w:color="auto"/>
            <w:right w:val="none" w:sz="0" w:space="0" w:color="auto"/>
          </w:divBdr>
        </w:div>
        <w:div w:id="568879021">
          <w:marLeft w:val="274"/>
          <w:marRight w:val="0"/>
          <w:marTop w:val="115"/>
          <w:marBottom w:val="0"/>
          <w:divBdr>
            <w:top w:val="none" w:sz="0" w:space="0" w:color="auto"/>
            <w:left w:val="none" w:sz="0" w:space="0" w:color="auto"/>
            <w:bottom w:val="none" w:sz="0" w:space="0" w:color="auto"/>
            <w:right w:val="none" w:sz="0" w:space="0" w:color="auto"/>
          </w:divBdr>
        </w:div>
        <w:div w:id="1277523001">
          <w:marLeft w:val="1411"/>
          <w:marRight w:val="0"/>
          <w:marTop w:val="96"/>
          <w:marBottom w:val="0"/>
          <w:divBdr>
            <w:top w:val="none" w:sz="0" w:space="0" w:color="auto"/>
            <w:left w:val="none" w:sz="0" w:space="0" w:color="auto"/>
            <w:bottom w:val="none" w:sz="0" w:space="0" w:color="auto"/>
            <w:right w:val="none" w:sz="0" w:space="0" w:color="auto"/>
          </w:divBdr>
        </w:div>
        <w:div w:id="1372538732">
          <w:marLeft w:val="835"/>
          <w:marRight w:val="0"/>
          <w:marTop w:val="96"/>
          <w:marBottom w:val="0"/>
          <w:divBdr>
            <w:top w:val="none" w:sz="0" w:space="0" w:color="auto"/>
            <w:left w:val="none" w:sz="0" w:space="0" w:color="auto"/>
            <w:bottom w:val="none" w:sz="0" w:space="0" w:color="auto"/>
            <w:right w:val="none" w:sz="0" w:space="0" w:color="auto"/>
          </w:divBdr>
        </w:div>
        <w:div w:id="1634673420">
          <w:marLeft w:val="1411"/>
          <w:marRight w:val="0"/>
          <w:marTop w:val="96"/>
          <w:marBottom w:val="0"/>
          <w:divBdr>
            <w:top w:val="none" w:sz="0" w:space="0" w:color="auto"/>
            <w:left w:val="none" w:sz="0" w:space="0" w:color="auto"/>
            <w:bottom w:val="none" w:sz="0" w:space="0" w:color="auto"/>
            <w:right w:val="none" w:sz="0" w:space="0" w:color="auto"/>
          </w:divBdr>
        </w:div>
        <w:div w:id="1992438860">
          <w:marLeft w:val="835"/>
          <w:marRight w:val="0"/>
          <w:marTop w:val="96"/>
          <w:marBottom w:val="0"/>
          <w:divBdr>
            <w:top w:val="none" w:sz="0" w:space="0" w:color="auto"/>
            <w:left w:val="none" w:sz="0" w:space="0" w:color="auto"/>
            <w:bottom w:val="none" w:sz="0" w:space="0" w:color="auto"/>
            <w:right w:val="none" w:sz="0" w:space="0" w:color="auto"/>
          </w:divBdr>
        </w:div>
      </w:divsChild>
    </w:div>
    <w:div w:id="439573702">
      <w:bodyDiv w:val="1"/>
      <w:marLeft w:val="0"/>
      <w:marRight w:val="0"/>
      <w:marTop w:val="0"/>
      <w:marBottom w:val="0"/>
      <w:divBdr>
        <w:top w:val="none" w:sz="0" w:space="0" w:color="auto"/>
        <w:left w:val="none" w:sz="0" w:space="0" w:color="auto"/>
        <w:bottom w:val="none" w:sz="0" w:space="0" w:color="auto"/>
        <w:right w:val="none" w:sz="0" w:space="0" w:color="auto"/>
      </w:divBdr>
    </w:div>
    <w:div w:id="439837460">
      <w:bodyDiv w:val="1"/>
      <w:marLeft w:val="0"/>
      <w:marRight w:val="0"/>
      <w:marTop w:val="0"/>
      <w:marBottom w:val="0"/>
      <w:divBdr>
        <w:top w:val="none" w:sz="0" w:space="0" w:color="auto"/>
        <w:left w:val="none" w:sz="0" w:space="0" w:color="auto"/>
        <w:bottom w:val="none" w:sz="0" w:space="0" w:color="auto"/>
        <w:right w:val="none" w:sz="0" w:space="0" w:color="auto"/>
      </w:divBdr>
    </w:div>
    <w:div w:id="440030290">
      <w:bodyDiv w:val="1"/>
      <w:marLeft w:val="0"/>
      <w:marRight w:val="0"/>
      <w:marTop w:val="0"/>
      <w:marBottom w:val="0"/>
      <w:divBdr>
        <w:top w:val="none" w:sz="0" w:space="0" w:color="auto"/>
        <w:left w:val="none" w:sz="0" w:space="0" w:color="auto"/>
        <w:bottom w:val="none" w:sz="0" w:space="0" w:color="auto"/>
        <w:right w:val="none" w:sz="0" w:space="0" w:color="auto"/>
      </w:divBdr>
    </w:div>
    <w:div w:id="440102051">
      <w:bodyDiv w:val="1"/>
      <w:marLeft w:val="0"/>
      <w:marRight w:val="0"/>
      <w:marTop w:val="0"/>
      <w:marBottom w:val="0"/>
      <w:divBdr>
        <w:top w:val="none" w:sz="0" w:space="0" w:color="auto"/>
        <w:left w:val="none" w:sz="0" w:space="0" w:color="auto"/>
        <w:bottom w:val="none" w:sz="0" w:space="0" w:color="auto"/>
        <w:right w:val="none" w:sz="0" w:space="0" w:color="auto"/>
      </w:divBdr>
    </w:div>
    <w:div w:id="440492092">
      <w:bodyDiv w:val="1"/>
      <w:marLeft w:val="0"/>
      <w:marRight w:val="0"/>
      <w:marTop w:val="0"/>
      <w:marBottom w:val="0"/>
      <w:divBdr>
        <w:top w:val="none" w:sz="0" w:space="0" w:color="auto"/>
        <w:left w:val="none" w:sz="0" w:space="0" w:color="auto"/>
        <w:bottom w:val="none" w:sz="0" w:space="0" w:color="auto"/>
        <w:right w:val="none" w:sz="0" w:space="0" w:color="auto"/>
      </w:divBdr>
      <w:divsChild>
        <w:div w:id="55711423">
          <w:marLeft w:val="1166"/>
          <w:marRight w:val="0"/>
          <w:marTop w:val="96"/>
          <w:marBottom w:val="0"/>
          <w:divBdr>
            <w:top w:val="none" w:sz="0" w:space="0" w:color="auto"/>
            <w:left w:val="none" w:sz="0" w:space="0" w:color="auto"/>
            <w:bottom w:val="none" w:sz="0" w:space="0" w:color="auto"/>
            <w:right w:val="none" w:sz="0" w:space="0" w:color="auto"/>
          </w:divBdr>
        </w:div>
        <w:div w:id="713118611">
          <w:marLeft w:val="1166"/>
          <w:marRight w:val="0"/>
          <w:marTop w:val="96"/>
          <w:marBottom w:val="0"/>
          <w:divBdr>
            <w:top w:val="none" w:sz="0" w:space="0" w:color="auto"/>
            <w:left w:val="none" w:sz="0" w:space="0" w:color="auto"/>
            <w:bottom w:val="none" w:sz="0" w:space="0" w:color="auto"/>
            <w:right w:val="none" w:sz="0" w:space="0" w:color="auto"/>
          </w:divBdr>
        </w:div>
        <w:div w:id="867714356">
          <w:marLeft w:val="1166"/>
          <w:marRight w:val="0"/>
          <w:marTop w:val="96"/>
          <w:marBottom w:val="0"/>
          <w:divBdr>
            <w:top w:val="none" w:sz="0" w:space="0" w:color="auto"/>
            <w:left w:val="none" w:sz="0" w:space="0" w:color="auto"/>
            <w:bottom w:val="none" w:sz="0" w:space="0" w:color="auto"/>
            <w:right w:val="none" w:sz="0" w:space="0" w:color="auto"/>
          </w:divBdr>
        </w:div>
        <w:div w:id="1916623957">
          <w:marLeft w:val="1166"/>
          <w:marRight w:val="0"/>
          <w:marTop w:val="96"/>
          <w:marBottom w:val="0"/>
          <w:divBdr>
            <w:top w:val="none" w:sz="0" w:space="0" w:color="auto"/>
            <w:left w:val="none" w:sz="0" w:space="0" w:color="auto"/>
            <w:bottom w:val="none" w:sz="0" w:space="0" w:color="auto"/>
            <w:right w:val="none" w:sz="0" w:space="0" w:color="auto"/>
          </w:divBdr>
        </w:div>
        <w:div w:id="2143383247">
          <w:marLeft w:val="1800"/>
          <w:marRight w:val="0"/>
          <w:marTop w:val="86"/>
          <w:marBottom w:val="0"/>
          <w:divBdr>
            <w:top w:val="none" w:sz="0" w:space="0" w:color="auto"/>
            <w:left w:val="none" w:sz="0" w:space="0" w:color="auto"/>
            <w:bottom w:val="none" w:sz="0" w:space="0" w:color="auto"/>
            <w:right w:val="none" w:sz="0" w:space="0" w:color="auto"/>
          </w:divBdr>
        </w:div>
      </w:divsChild>
    </w:div>
    <w:div w:id="441072779">
      <w:bodyDiv w:val="1"/>
      <w:marLeft w:val="0"/>
      <w:marRight w:val="0"/>
      <w:marTop w:val="0"/>
      <w:marBottom w:val="0"/>
      <w:divBdr>
        <w:top w:val="none" w:sz="0" w:space="0" w:color="auto"/>
        <w:left w:val="none" w:sz="0" w:space="0" w:color="auto"/>
        <w:bottom w:val="none" w:sz="0" w:space="0" w:color="auto"/>
        <w:right w:val="none" w:sz="0" w:space="0" w:color="auto"/>
      </w:divBdr>
    </w:div>
    <w:div w:id="441337425">
      <w:bodyDiv w:val="1"/>
      <w:marLeft w:val="0"/>
      <w:marRight w:val="0"/>
      <w:marTop w:val="0"/>
      <w:marBottom w:val="0"/>
      <w:divBdr>
        <w:top w:val="none" w:sz="0" w:space="0" w:color="auto"/>
        <w:left w:val="none" w:sz="0" w:space="0" w:color="auto"/>
        <w:bottom w:val="none" w:sz="0" w:space="0" w:color="auto"/>
        <w:right w:val="none" w:sz="0" w:space="0" w:color="auto"/>
      </w:divBdr>
      <w:divsChild>
        <w:div w:id="420444857">
          <w:marLeft w:val="1354"/>
          <w:marRight w:val="0"/>
          <w:marTop w:val="0"/>
          <w:marBottom w:val="134"/>
          <w:divBdr>
            <w:top w:val="none" w:sz="0" w:space="0" w:color="auto"/>
            <w:left w:val="none" w:sz="0" w:space="0" w:color="auto"/>
            <w:bottom w:val="none" w:sz="0" w:space="0" w:color="auto"/>
            <w:right w:val="none" w:sz="0" w:space="0" w:color="auto"/>
          </w:divBdr>
        </w:div>
        <w:div w:id="662122773">
          <w:marLeft w:val="1166"/>
          <w:marRight w:val="0"/>
          <w:marTop w:val="0"/>
          <w:marBottom w:val="154"/>
          <w:divBdr>
            <w:top w:val="none" w:sz="0" w:space="0" w:color="auto"/>
            <w:left w:val="none" w:sz="0" w:space="0" w:color="auto"/>
            <w:bottom w:val="none" w:sz="0" w:space="0" w:color="auto"/>
            <w:right w:val="none" w:sz="0" w:space="0" w:color="auto"/>
          </w:divBdr>
        </w:div>
        <w:div w:id="1295333575">
          <w:marLeft w:val="1166"/>
          <w:marRight w:val="0"/>
          <w:marTop w:val="0"/>
          <w:marBottom w:val="154"/>
          <w:divBdr>
            <w:top w:val="none" w:sz="0" w:space="0" w:color="auto"/>
            <w:left w:val="none" w:sz="0" w:space="0" w:color="auto"/>
            <w:bottom w:val="none" w:sz="0" w:space="0" w:color="auto"/>
            <w:right w:val="none" w:sz="0" w:space="0" w:color="auto"/>
          </w:divBdr>
        </w:div>
        <w:div w:id="1410155460">
          <w:marLeft w:val="1354"/>
          <w:marRight w:val="0"/>
          <w:marTop w:val="0"/>
          <w:marBottom w:val="134"/>
          <w:divBdr>
            <w:top w:val="none" w:sz="0" w:space="0" w:color="auto"/>
            <w:left w:val="none" w:sz="0" w:space="0" w:color="auto"/>
            <w:bottom w:val="none" w:sz="0" w:space="0" w:color="auto"/>
            <w:right w:val="none" w:sz="0" w:space="0" w:color="auto"/>
          </w:divBdr>
        </w:div>
        <w:div w:id="1541894667">
          <w:marLeft w:val="1354"/>
          <w:marRight w:val="0"/>
          <w:marTop w:val="0"/>
          <w:marBottom w:val="134"/>
          <w:divBdr>
            <w:top w:val="none" w:sz="0" w:space="0" w:color="auto"/>
            <w:left w:val="none" w:sz="0" w:space="0" w:color="auto"/>
            <w:bottom w:val="none" w:sz="0" w:space="0" w:color="auto"/>
            <w:right w:val="none" w:sz="0" w:space="0" w:color="auto"/>
          </w:divBdr>
        </w:div>
        <w:div w:id="2096314893">
          <w:marLeft w:val="1354"/>
          <w:marRight w:val="0"/>
          <w:marTop w:val="0"/>
          <w:marBottom w:val="134"/>
          <w:divBdr>
            <w:top w:val="none" w:sz="0" w:space="0" w:color="auto"/>
            <w:left w:val="none" w:sz="0" w:space="0" w:color="auto"/>
            <w:bottom w:val="none" w:sz="0" w:space="0" w:color="auto"/>
            <w:right w:val="none" w:sz="0" w:space="0" w:color="auto"/>
          </w:divBdr>
        </w:div>
      </w:divsChild>
    </w:div>
    <w:div w:id="443500316">
      <w:bodyDiv w:val="1"/>
      <w:marLeft w:val="0"/>
      <w:marRight w:val="0"/>
      <w:marTop w:val="0"/>
      <w:marBottom w:val="0"/>
      <w:divBdr>
        <w:top w:val="none" w:sz="0" w:space="0" w:color="auto"/>
        <w:left w:val="none" w:sz="0" w:space="0" w:color="auto"/>
        <w:bottom w:val="none" w:sz="0" w:space="0" w:color="auto"/>
        <w:right w:val="none" w:sz="0" w:space="0" w:color="auto"/>
      </w:divBdr>
    </w:div>
    <w:div w:id="443771009">
      <w:bodyDiv w:val="1"/>
      <w:marLeft w:val="0"/>
      <w:marRight w:val="0"/>
      <w:marTop w:val="0"/>
      <w:marBottom w:val="0"/>
      <w:divBdr>
        <w:top w:val="none" w:sz="0" w:space="0" w:color="auto"/>
        <w:left w:val="none" w:sz="0" w:space="0" w:color="auto"/>
        <w:bottom w:val="none" w:sz="0" w:space="0" w:color="auto"/>
        <w:right w:val="none" w:sz="0" w:space="0" w:color="auto"/>
      </w:divBdr>
    </w:div>
    <w:div w:id="444811028">
      <w:bodyDiv w:val="1"/>
      <w:marLeft w:val="0"/>
      <w:marRight w:val="0"/>
      <w:marTop w:val="0"/>
      <w:marBottom w:val="0"/>
      <w:divBdr>
        <w:top w:val="none" w:sz="0" w:space="0" w:color="auto"/>
        <w:left w:val="none" w:sz="0" w:space="0" w:color="auto"/>
        <w:bottom w:val="none" w:sz="0" w:space="0" w:color="auto"/>
        <w:right w:val="none" w:sz="0" w:space="0" w:color="auto"/>
      </w:divBdr>
    </w:div>
    <w:div w:id="445125955">
      <w:bodyDiv w:val="1"/>
      <w:marLeft w:val="0"/>
      <w:marRight w:val="0"/>
      <w:marTop w:val="0"/>
      <w:marBottom w:val="0"/>
      <w:divBdr>
        <w:top w:val="none" w:sz="0" w:space="0" w:color="auto"/>
        <w:left w:val="none" w:sz="0" w:space="0" w:color="auto"/>
        <w:bottom w:val="none" w:sz="0" w:space="0" w:color="auto"/>
        <w:right w:val="none" w:sz="0" w:space="0" w:color="auto"/>
      </w:divBdr>
      <w:divsChild>
        <w:div w:id="161629239">
          <w:marLeft w:val="1166"/>
          <w:marRight w:val="0"/>
          <w:marTop w:val="134"/>
          <w:marBottom w:val="0"/>
          <w:divBdr>
            <w:top w:val="none" w:sz="0" w:space="0" w:color="auto"/>
            <w:left w:val="none" w:sz="0" w:space="0" w:color="auto"/>
            <w:bottom w:val="none" w:sz="0" w:space="0" w:color="auto"/>
            <w:right w:val="none" w:sz="0" w:space="0" w:color="auto"/>
          </w:divBdr>
        </w:div>
        <w:div w:id="822894085">
          <w:marLeft w:val="547"/>
          <w:marRight w:val="0"/>
          <w:marTop w:val="154"/>
          <w:marBottom w:val="0"/>
          <w:divBdr>
            <w:top w:val="none" w:sz="0" w:space="0" w:color="auto"/>
            <w:left w:val="none" w:sz="0" w:space="0" w:color="auto"/>
            <w:bottom w:val="none" w:sz="0" w:space="0" w:color="auto"/>
            <w:right w:val="none" w:sz="0" w:space="0" w:color="auto"/>
          </w:divBdr>
        </w:div>
      </w:divsChild>
    </w:div>
    <w:div w:id="446394579">
      <w:bodyDiv w:val="1"/>
      <w:marLeft w:val="0"/>
      <w:marRight w:val="0"/>
      <w:marTop w:val="0"/>
      <w:marBottom w:val="0"/>
      <w:divBdr>
        <w:top w:val="none" w:sz="0" w:space="0" w:color="auto"/>
        <w:left w:val="none" w:sz="0" w:space="0" w:color="auto"/>
        <w:bottom w:val="none" w:sz="0" w:space="0" w:color="auto"/>
        <w:right w:val="none" w:sz="0" w:space="0" w:color="auto"/>
      </w:divBdr>
    </w:div>
    <w:div w:id="446629074">
      <w:bodyDiv w:val="1"/>
      <w:marLeft w:val="0"/>
      <w:marRight w:val="0"/>
      <w:marTop w:val="0"/>
      <w:marBottom w:val="0"/>
      <w:divBdr>
        <w:top w:val="none" w:sz="0" w:space="0" w:color="auto"/>
        <w:left w:val="none" w:sz="0" w:space="0" w:color="auto"/>
        <w:bottom w:val="none" w:sz="0" w:space="0" w:color="auto"/>
        <w:right w:val="none" w:sz="0" w:space="0" w:color="auto"/>
      </w:divBdr>
    </w:div>
    <w:div w:id="448820610">
      <w:bodyDiv w:val="1"/>
      <w:marLeft w:val="0"/>
      <w:marRight w:val="0"/>
      <w:marTop w:val="0"/>
      <w:marBottom w:val="0"/>
      <w:divBdr>
        <w:top w:val="none" w:sz="0" w:space="0" w:color="auto"/>
        <w:left w:val="none" w:sz="0" w:space="0" w:color="auto"/>
        <w:bottom w:val="none" w:sz="0" w:space="0" w:color="auto"/>
        <w:right w:val="none" w:sz="0" w:space="0" w:color="auto"/>
      </w:divBdr>
    </w:div>
    <w:div w:id="449393742">
      <w:bodyDiv w:val="1"/>
      <w:marLeft w:val="0"/>
      <w:marRight w:val="0"/>
      <w:marTop w:val="0"/>
      <w:marBottom w:val="0"/>
      <w:divBdr>
        <w:top w:val="none" w:sz="0" w:space="0" w:color="auto"/>
        <w:left w:val="none" w:sz="0" w:space="0" w:color="auto"/>
        <w:bottom w:val="none" w:sz="0" w:space="0" w:color="auto"/>
        <w:right w:val="none" w:sz="0" w:space="0" w:color="auto"/>
      </w:divBdr>
    </w:div>
    <w:div w:id="449469276">
      <w:bodyDiv w:val="1"/>
      <w:marLeft w:val="0"/>
      <w:marRight w:val="0"/>
      <w:marTop w:val="0"/>
      <w:marBottom w:val="0"/>
      <w:divBdr>
        <w:top w:val="none" w:sz="0" w:space="0" w:color="auto"/>
        <w:left w:val="none" w:sz="0" w:space="0" w:color="auto"/>
        <w:bottom w:val="none" w:sz="0" w:space="0" w:color="auto"/>
        <w:right w:val="none" w:sz="0" w:space="0" w:color="auto"/>
      </w:divBdr>
    </w:div>
    <w:div w:id="450128401">
      <w:bodyDiv w:val="1"/>
      <w:marLeft w:val="0"/>
      <w:marRight w:val="0"/>
      <w:marTop w:val="0"/>
      <w:marBottom w:val="0"/>
      <w:divBdr>
        <w:top w:val="none" w:sz="0" w:space="0" w:color="auto"/>
        <w:left w:val="none" w:sz="0" w:space="0" w:color="auto"/>
        <w:bottom w:val="none" w:sz="0" w:space="0" w:color="auto"/>
        <w:right w:val="none" w:sz="0" w:space="0" w:color="auto"/>
      </w:divBdr>
    </w:div>
    <w:div w:id="451942657">
      <w:bodyDiv w:val="1"/>
      <w:marLeft w:val="0"/>
      <w:marRight w:val="0"/>
      <w:marTop w:val="0"/>
      <w:marBottom w:val="0"/>
      <w:divBdr>
        <w:top w:val="none" w:sz="0" w:space="0" w:color="auto"/>
        <w:left w:val="none" w:sz="0" w:space="0" w:color="auto"/>
        <w:bottom w:val="none" w:sz="0" w:space="0" w:color="auto"/>
        <w:right w:val="none" w:sz="0" w:space="0" w:color="auto"/>
      </w:divBdr>
      <w:divsChild>
        <w:div w:id="86586512">
          <w:marLeft w:val="1166"/>
          <w:marRight w:val="0"/>
          <w:marTop w:val="115"/>
          <w:marBottom w:val="0"/>
          <w:divBdr>
            <w:top w:val="none" w:sz="0" w:space="0" w:color="auto"/>
            <w:left w:val="none" w:sz="0" w:space="0" w:color="auto"/>
            <w:bottom w:val="none" w:sz="0" w:space="0" w:color="auto"/>
            <w:right w:val="none" w:sz="0" w:space="0" w:color="auto"/>
          </w:divBdr>
        </w:div>
        <w:div w:id="595865318">
          <w:marLeft w:val="547"/>
          <w:marRight w:val="0"/>
          <w:marTop w:val="134"/>
          <w:marBottom w:val="0"/>
          <w:divBdr>
            <w:top w:val="none" w:sz="0" w:space="0" w:color="auto"/>
            <w:left w:val="none" w:sz="0" w:space="0" w:color="auto"/>
            <w:bottom w:val="none" w:sz="0" w:space="0" w:color="auto"/>
            <w:right w:val="none" w:sz="0" w:space="0" w:color="auto"/>
          </w:divBdr>
        </w:div>
        <w:div w:id="813984628">
          <w:marLeft w:val="1166"/>
          <w:marRight w:val="0"/>
          <w:marTop w:val="115"/>
          <w:marBottom w:val="0"/>
          <w:divBdr>
            <w:top w:val="none" w:sz="0" w:space="0" w:color="auto"/>
            <w:left w:val="none" w:sz="0" w:space="0" w:color="auto"/>
            <w:bottom w:val="none" w:sz="0" w:space="0" w:color="auto"/>
            <w:right w:val="none" w:sz="0" w:space="0" w:color="auto"/>
          </w:divBdr>
        </w:div>
        <w:div w:id="1040326160">
          <w:marLeft w:val="1166"/>
          <w:marRight w:val="0"/>
          <w:marTop w:val="115"/>
          <w:marBottom w:val="0"/>
          <w:divBdr>
            <w:top w:val="none" w:sz="0" w:space="0" w:color="auto"/>
            <w:left w:val="none" w:sz="0" w:space="0" w:color="auto"/>
            <w:bottom w:val="none" w:sz="0" w:space="0" w:color="auto"/>
            <w:right w:val="none" w:sz="0" w:space="0" w:color="auto"/>
          </w:divBdr>
        </w:div>
        <w:div w:id="1097679303">
          <w:marLeft w:val="1166"/>
          <w:marRight w:val="0"/>
          <w:marTop w:val="115"/>
          <w:marBottom w:val="0"/>
          <w:divBdr>
            <w:top w:val="none" w:sz="0" w:space="0" w:color="auto"/>
            <w:left w:val="none" w:sz="0" w:space="0" w:color="auto"/>
            <w:bottom w:val="none" w:sz="0" w:space="0" w:color="auto"/>
            <w:right w:val="none" w:sz="0" w:space="0" w:color="auto"/>
          </w:divBdr>
        </w:div>
        <w:div w:id="1117527570">
          <w:marLeft w:val="1166"/>
          <w:marRight w:val="0"/>
          <w:marTop w:val="115"/>
          <w:marBottom w:val="0"/>
          <w:divBdr>
            <w:top w:val="none" w:sz="0" w:space="0" w:color="auto"/>
            <w:left w:val="none" w:sz="0" w:space="0" w:color="auto"/>
            <w:bottom w:val="none" w:sz="0" w:space="0" w:color="auto"/>
            <w:right w:val="none" w:sz="0" w:space="0" w:color="auto"/>
          </w:divBdr>
        </w:div>
        <w:div w:id="2091190315">
          <w:marLeft w:val="1166"/>
          <w:marRight w:val="0"/>
          <w:marTop w:val="115"/>
          <w:marBottom w:val="0"/>
          <w:divBdr>
            <w:top w:val="none" w:sz="0" w:space="0" w:color="auto"/>
            <w:left w:val="none" w:sz="0" w:space="0" w:color="auto"/>
            <w:bottom w:val="none" w:sz="0" w:space="0" w:color="auto"/>
            <w:right w:val="none" w:sz="0" w:space="0" w:color="auto"/>
          </w:divBdr>
        </w:div>
      </w:divsChild>
    </w:div>
    <w:div w:id="453182821">
      <w:bodyDiv w:val="1"/>
      <w:marLeft w:val="0"/>
      <w:marRight w:val="0"/>
      <w:marTop w:val="0"/>
      <w:marBottom w:val="0"/>
      <w:divBdr>
        <w:top w:val="none" w:sz="0" w:space="0" w:color="auto"/>
        <w:left w:val="none" w:sz="0" w:space="0" w:color="auto"/>
        <w:bottom w:val="none" w:sz="0" w:space="0" w:color="auto"/>
        <w:right w:val="none" w:sz="0" w:space="0" w:color="auto"/>
      </w:divBdr>
    </w:div>
    <w:div w:id="453258645">
      <w:bodyDiv w:val="1"/>
      <w:marLeft w:val="0"/>
      <w:marRight w:val="0"/>
      <w:marTop w:val="0"/>
      <w:marBottom w:val="0"/>
      <w:divBdr>
        <w:top w:val="none" w:sz="0" w:space="0" w:color="auto"/>
        <w:left w:val="none" w:sz="0" w:space="0" w:color="auto"/>
        <w:bottom w:val="none" w:sz="0" w:space="0" w:color="auto"/>
        <w:right w:val="none" w:sz="0" w:space="0" w:color="auto"/>
      </w:divBdr>
    </w:div>
    <w:div w:id="453525337">
      <w:bodyDiv w:val="1"/>
      <w:marLeft w:val="0"/>
      <w:marRight w:val="0"/>
      <w:marTop w:val="0"/>
      <w:marBottom w:val="0"/>
      <w:divBdr>
        <w:top w:val="none" w:sz="0" w:space="0" w:color="auto"/>
        <w:left w:val="none" w:sz="0" w:space="0" w:color="auto"/>
        <w:bottom w:val="none" w:sz="0" w:space="0" w:color="auto"/>
        <w:right w:val="none" w:sz="0" w:space="0" w:color="auto"/>
      </w:divBdr>
    </w:div>
    <w:div w:id="455375704">
      <w:bodyDiv w:val="1"/>
      <w:marLeft w:val="0"/>
      <w:marRight w:val="0"/>
      <w:marTop w:val="0"/>
      <w:marBottom w:val="0"/>
      <w:divBdr>
        <w:top w:val="none" w:sz="0" w:space="0" w:color="auto"/>
        <w:left w:val="none" w:sz="0" w:space="0" w:color="auto"/>
        <w:bottom w:val="none" w:sz="0" w:space="0" w:color="auto"/>
        <w:right w:val="none" w:sz="0" w:space="0" w:color="auto"/>
      </w:divBdr>
      <w:divsChild>
        <w:div w:id="911157405">
          <w:marLeft w:val="547"/>
          <w:marRight w:val="0"/>
          <w:marTop w:val="154"/>
          <w:marBottom w:val="0"/>
          <w:divBdr>
            <w:top w:val="none" w:sz="0" w:space="0" w:color="auto"/>
            <w:left w:val="none" w:sz="0" w:space="0" w:color="auto"/>
            <w:bottom w:val="none" w:sz="0" w:space="0" w:color="auto"/>
            <w:right w:val="none" w:sz="0" w:space="0" w:color="auto"/>
          </w:divBdr>
        </w:div>
        <w:div w:id="915431772">
          <w:marLeft w:val="547"/>
          <w:marRight w:val="0"/>
          <w:marTop w:val="154"/>
          <w:marBottom w:val="0"/>
          <w:divBdr>
            <w:top w:val="none" w:sz="0" w:space="0" w:color="auto"/>
            <w:left w:val="none" w:sz="0" w:space="0" w:color="auto"/>
            <w:bottom w:val="none" w:sz="0" w:space="0" w:color="auto"/>
            <w:right w:val="none" w:sz="0" w:space="0" w:color="auto"/>
          </w:divBdr>
        </w:div>
        <w:div w:id="1219897233">
          <w:marLeft w:val="1166"/>
          <w:marRight w:val="0"/>
          <w:marTop w:val="134"/>
          <w:marBottom w:val="0"/>
          <w:divBdr>
            <w:top w:val="none" w:sz="0" w:space="0" w:color="auto"/>
            <w:left w:val="none" w:sz="0" w:space="0" w:color="auto"/>
            <w:bottom w:val="none" w:sz="0" w:space="0" w:color="auto"/>
            <w:right w:val="none" w:sz="0" w:space="0" w:color="auto"/>
          </w:divBdr>
        </w:div>
        <w:div w:id="1541363108">
          <w:marLeft w:val="1166"/>
          <w:marRight w:val="0"/>
          <w:marTop w:val="134"/>
          <w:marBottom w:val="0"/>
          <w:divBdr>
            <w:top w:val="none" w:sz="0" w:space="0" w:color="auto"/>
            <w:left w:val="none" w:sz="0" w:space="0" w:color="auto"/>
            <w:bottom w:val="none" w:sz="0" w:space="0" w:color="auto"/>
            <w:right w:val="none" w:sz="0" w:space="0" w:color="auto"/>
          </w:divBdr>
        </w:div>
      </w:divsChild>
    </w:div>
    <w:div w:id="455635893">
      <w:bodyDiv w:val="1"/>
      <w:marLeft w:val="0"/>
      <w:marRight w:val="0"/>
      <w:marTop w:val="0"/>
      <w:marBottom w:val="0"/>
      <w:divBdr>
        <w:top w:val="none" w:sz="0" w:space="0" w:color="auto"/>
        <w:left w:val="none" w:sz="0" w:space="0" w:color="auto"/>
        <w:bottom w:val="none" w:sz="0" w:space="0" w:color="auto"/>
        <w:right w:val="none" w:sz="0" w:space="0" w:color="auto"/>
      </w:divBdr>
    </w:div>
    <w:div w:id="456333671">
      <w:bodyDiv w:val="1"/>
      <w:marLeft w:val="0"/>
      <w:marRight w:val="0"/>
      <w:marTop w:val="0"/>
      <w:marBottom w:val="0"/>
      <w:divBdr>
        <w:top w:val="none" w:sz="0" w:space="0" w:color="auto"/>
        <w:left w:val="none" w:sz="0" w:space="0" w:color="auto"/>
        <w:bottom w:val="none" w:sz="0" w:space="0" w:color="auto"/>
        <w:right w:val="none" w:sz="0" w:space="0" w:color="auto"/>
      </w:divBdr>
    </w:div>
    <w:div w:id="456337818">
      <w:bodyDiv w:val="1"/>
      <w:marLeft w:val="0"/>
      <w:marRight w:val="0"/>
      <w:marTop w:val="0"/>
      <w:marBottom w:val="0"/>
      <w:divBdr>
        <w:top w:val="none" w:sz="0" w:space="0" w:color="auto"/>
        <w:left w:val="none" w:sz="0" w:space="0" w:color="auto"/>
        <w:bottom w:val="none" w:sz="0" w:space="0" w:color="auto"/>
        <w:right w:val="none" w:sz="0" w:space="0" w:color="auto"/>
      </w:divBdr>
    </w:div>
    <w:div w:id="456996588">
      <w:bodyDiv w:val="1"/>
      <w:marLeft w:val="0"/>
      <w:marRight w:val="0"/>
      <w:marTop w:val="0"/>
      <w:marBottom w:val="0"/>
      <w:divBdr>
        <w:top w:val="none" w:sz="0" w:space="0" w:color="auto"/>
        <w:left w:val="none" w:sz="0" w:space="0" w:color="auto"/>
        <w:bottom w:val="none" w:sz="0" w:space="0" w:color="auto"/>
        <w:right w:val="none" w:sz="0" w:space="0" w:color="auto"/>
      </w:divBdr>
    </w:div>
    <w:div w:id="458687841">
      <w:bodyDiv w:val="1"/>
      <w:marLeft w:val="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1004208756">
          <w:marLeft w:val="1166"/>
          <w:marRight w:val="0"/>
          <w:marTop w:val="134"/>
          <w:marBottom w:val="0"/>
          <w:divBdr>
            <w:top w:val="none" w:sz="0" w:space="0" w:color="auto"/>
            <w:left w:val="none" w:sz="0" w:space="0" w:color="auto"/>
            <w:bottom w:val="none" w:sz="0" w:space="0" w:color="auto"/>
            <w:right w:val="none" w:sz="0" w:space="0" w:color="auto"/>
          </w:divBdr>
        </w:div>
        <w:div w:id="1788965555">
          <w:marLeft w:val="547"/>
          <w:marRight w:val="0"/>
          <w:marTop w:val="154"/>
          <w:marBottom w:val="0"/>
          <w:divBdr>
            <w:top w:val="none" w:sz="0" w:space="0" w:color="auto"/>
            <w:left w:val="none" w:sz="0" w:space="0" w:color="auto"/>
            <w:bottom w:val="none" w:sz="0" w:space="0" w:color="auto"/>
            <w:right w:val="none" w:sz="0" w:space="0" w:color="auto"/>
          </w:divBdr>
        </w:div>
      </w:divsChild>
    </w:div>
    <w:div w:id="459417552">
      <w:bodyDiv w:val="1"/>
      <w:marLeft w:val="0"/>
      <w:marRight w:val="0"/>
      <w:marTop w:val="0"/>
      <w:marBottom w:val="0"/>
      <w:divBdr>
        <w:top w:val="none" w:sz="0" w:space="0" w:color="auto"/>
        <w:left w:val="none" w:sz="0" w:space="0" w:color="auto"/>
        <w:bottom w:val="none" w:sz="0" w:space="0" w:color="auto"/>
        <w:right w:val="none" w:sz="0" w:space="0" w:color="auto"/>
      </w:divBdr>
      <w:divsChild>
        <w:div w:id="662585964">
          <w:marLeft w:val="1166"/>
          <w:marRight w:val="0"/>
          <w:marTop w:val="134"/>
          <w:marBottom w:val="0"/>
          <w:divBdr>
            <w:top w:val="none" w:sz="0" w:space="0" w:color="auto"/>
            <w:left w:val="none" w:sz="0" w:space="0" w:color="auto"/>
            <w:bottom w:val="none" w:sz="0" w:space="0" w:color="auto"/>
            <w:right w:val="none" w:sz="0" w:space="0" w:color="auto"/>
          </w:divBdr>
        </w:div>
        <w:div w:id="991373518">
          <w:marLeft w:val="547"/>
          <w:marRight w:val="0"/>
          <w:marTop w:val="154"/>
          <w:marBottom w:val="0"/>
          <w:divBdr>
            <w:top w:val="none" w:sz="0" w:space="0" w:color="auto"/>
            <w:left w:val="none" w:sz="0" w:space="0" w:color="auto"/>
            <w:bottom w:val="none" w:sz="0" w:space="0" w:color="auto"/>
            <w:right w:val="none" w:sz="0" w:space="0" w:color="auto"/>
          </w:divBdr>
        </w:div>
        <w:div w:id="1008369130">
          <w:marLeft w:val="547"/>
          <w:marRight w:val="0"/>
          <w:marTop w:val="154"/>
          <w:marBottom w:val="0"/>
          <w:divBdr>
            <w:top w:val="none" w:sz="0" w:space="0" w:color="auto"/>
            <w:left w:val="none" w:sz="0" w:space="0" w:color="auto"/>
            <w:bottom w:val="none" w:sz="0" w:space="0" w:color="auto"/>
            <w:right w:val="none" w:sz="0" w:space="0" w:color="auto"/>
          </w:divBdr>
        </w:div>
        <w:div w:id="1413771186">
          <w:marLeft w:val="1166"/>
          <w:marRight w:val="0"/>
          <w:marTop w:val="134"/>
          <w:marBottom w:val="0"/>
          <w:divBdr>
            <w:top w:val="none" w:sz="0" w:space="0" w:color="auto"/>
            <w:left w:val="none" w:sz="0" w:space="0" w:color="auto"/>
            <w:bottom w:val="none" w:sz="0" w:space="0" w:color="auto"/>
            <w:right w:val="none" w:sz="0" w:space="0" w:color="auto"/>
          </w:divBdr>
        </w:div>
      </w:divsChild>
    </w:div>
    <w:div w:id="460653579">
      <w:bodyDiv w:val="1"/>
      <w:marLeft w:val="0"/>
      <w:marRight w:val="0"/>
      <w:marTop w:val="0"/>
      <w:marBottom w:val="0"/>
      <w:divBdr>
        <w:top w:val="none" w:sz="0" w:space="0" w:color="auto"/>
        <w:left w:val="none" w:sz="0" w:space="0" w:color="auto"/>
        <w:bottom w:val="none" w:sz="0" w:space="0" w:color="auto"/>
        <w:right w:val="none" w:sz="0" w:space="0" w:color="auto"/>
      </w:divBdr>
    </w:div>
    <w:div w:id="460850679">
      <w:bodyDiv w:val="1"/>
      <w:marLeft w:val="0"/>
      <w:marRight w:val="0"/>
      <w:marTop w:val="0"/>
      <w:marBottom w:val="0"/>
      <w:divBdr>
        <w:top w:val="none" w:sz="0" w:space="0" w:color="auto"/>
        <w:left w:val="none" w:sz="0" w:space="0" w:color="auto"/>
        <w:bottom w:val="none" w:sz="0" w:space="0" w:color="auto"/>
        <w:right w:val="none" w:sz="0" w:space="0" w:color="auto"/>
      </w:divBdr>
      <w:divsChild>
        <w:div w:id="435491842">
          <w:marLeft w:val="547"/>
          <w:marRight w:val="0"/>
          <w:marTop w:val="96"/>
          <w:marBottom w:val="0"/>
          <w:divBdr>
            <w:top w:val="none" w:sz="0" w:space="0" w:color="auto"/>
            <w:left w:val="none" w:sz="0" w:space="0" w:color="auto"/>
            <w:bottom w:val="none" w:sz="0" w:space="0" w:color="auto"/>
            <w:right w:val="none" w:sz="0" w:space="0" w:color="auto"/>
          </w:divBdr>
        </w:div>
        <w:div w:id="536160989">
          <w:marLeft w:val="1166"/>
          <w:marRight w:val="0"/>
          <w:marTop w:val="86"/>
          <w:marBottom w:val="0"/>
          <w:divBdr>
            <w:top w:val="none" w:sz="0" w:space="0" w:color="auto"/>
            <w:left w:val="none" w:sz="0" w:space="0" w:color="auto"/>
            <w:bottom w:val="none" w:sz="0" w:space="0" w:color="auto"/>
            <w:right w:val="none" w:sz="0" w:space="0" w:color="auto"/>
          </w:divBdr>
        </w:div>
        <w:div w:id="1627541023">
          <w:marLeft w:val="547"/>
          <w:marRight w:val="0"/>
          <w:marTop w:val="106"/>
          <w:marBottom w:val="0"/>
          <w:divBdr>
            <w:top w:val="none" w:sz="0" w:space="0" w:color="auto"/>
            <w:left w:val="none" w:sz="0" w:space="0" w:color="auto"/>
            <w:bottom w:val="none" w:sz="0" w:space="0" w:color="auto"/>
            <w:right w:val="none" w:sz="0" w:space="0" w:color="auto"/>
          </w:divBdr>
        </w:div>
        <w:div w:id="1824812449">
          <w:marLeft w:val="547"/>
          <w:marRight w:val="0"/>
          <w:marTop w:val="106"/>
          <w:marBottom w:val="0"/>
          <w:divBdr>
            <w:top w:val="none" w:sz="0" w:space="0" w:color="auto"/>
            <w:left w:val="none" w:sz="0" w:space="0" w:color="auto"/>
            <w:bottom w:val="none" w:sz="0" w:space="0" w:color="auto"/>
            <w:right w:val="none" w:sz="0" w:space="0" w:color="auto"/>
          </w:divBdr>
        </w:div>
        <w:div w:id="1976905164">
          <w:marLeft w:val="1166"/>
          <w:marRight w:val="0"/>
          <w:marTop w:val="86"/>
          <w:marBottom w:val="0"/>
          <w:divBdr>
            <w:top w:val="none" w:sz="0" w:space="0" w:color="auto"/>
            <w:left w:val="none" w:sz="0" w:space="0" w:color="auto"/>
            <w:bottom w:val="none" w:sz="0" w:space="0" w:color="auto"/>
            <w:right w:val="none" w:sz="0" w:space="0" w:color="auto"/>
          </w:divBdr>
        </w:div>
      </w:divsChild>
    </w:div>
    <w:div w:id="462115926">
      <w:bodyDiv w:val="1"/>
      <w:marLeft w:val="0"/>
      <w:marRight w:val="0"/>
      <w:marTop w:val="0"/>
      <w:marBottom w:val="0"/>
      <w:divBdr>
        <w:top w:val="none" w:sz="0" w:space="0" w:color="auto"/>
        <w:left w:val="none" w:sz="0" w:space="0" w:color="auto"/>
        <w:bottom w:val="none" w:sz="0" w:space="0" w:color="auto"/>
        <w:right w:val="none" w:sz="0" w:space="0" w:color="auto"/>
      </w:divBdr>
      <w:divsChild>
        <w:div w:id="3678521">
          <w:marLeft w:val="1800"/>
          <w:marRight w:val="0"/>
          <w:marTop w:val="115"/>
          <w:marBottom w:val="0"/>
          <w:divBdr>
            <w:top w:val="none" w:sz="0" w:space="0" w:color="auto"/>
            <w:left w:val="none" w:sz="0" w:space="0" w:color="auto"/>
            <w:bottom w:val="none" w:sz="0" w:space="0" w:color="auto"/>
            <w:right w:val="none" w:sz="0" w:space="0" w:color="auto"/>
          </w:divBdr>
        </w:div>
        <w:div w:id="535235691">
          <w:marLeft w:val="547"/>
          <w:marRight w:val="0"/>
          <w:marTop w:val="134"/>
          <w:marBottom w:val="0"/>
          <w:divBdr>
            <w:top w:val="none" w:sz="0" w:space="0" w:color="auto"/>
            <w:left w:val="none" w:sz="0" w:space="0" w:color="auto"/>
            <w:bottom w:val="none" w:sz="0" w:space="0" w:color="auto"/>
            <w:right w:val="none" w:sz="0" w:space="0" w:color="auto"/>
          </w:divBdr>
        </w:div>
        <w:div w:id="618952486">
          <w:marLeft w:val="547"/>
          <w:marRight w:val="0"/>
          <w:marTop w:val="134"/>
          <w:marBottom w:val="0"/>
          <w:divBdr>
            <w:top w:val="none" w:sz="0" w:space="0" w:color="auto"/>
            <w:left w:val="none" w:sz="0" w:space="0" w:color="auto"/>
            <w:bottom w:val="none" w:sz="0" w:space="0" w:color="auto"/>
            <w:right w:val="none" w:sz="0" w:space="0" w:color="auto"/>
          </w:divBdr>
        </w:div>
        <w:div w:id="818695473">
          <w:marLeft w:val="1800"/>
          <w:marRight w:val="0"/>
          <w:marTop w:val="115"/>
          <w:marBottom w:val="0"/>
          <w:divBdr>
            <w:top w:val="none" w:sz="0" w:space="0" w:color="auto"/>
            <w:left w:val="none" w:sz="0" w:space="0" w:color="auto"/>
            <w:bottom w:val="none" w:sz="0" w:space="0" w:color="auto"/>
            <w:right w:val="none" w:sz="0" w:space="0" w:color="auto"/>
          </w:divBdr>
        </w:div>
        <w:div w:id="830027363">
          <w:marLeft w:val="1800"/>
          <w:marRight w:val="0"/>
          <w:marTop w:val="115"/>
          <w:marBottom w:val="0"/>
          <w:divBdr>
            <w:top w:val="none" w:sz="0" w:space="0" w:color="auto"/>
            <w:left w:val="none" w:sz="0" w:space="0" w:color="auto"/>
            <w:bottom w:val="none" w:sz="0" w:space="0" w:color="auto"/>
            <w:right w:val="none" w:sz="0" w:space="0" w:color="auto"/>
          </w:divBdr>
        </w:div>
        <w:div w:id="923955300">
          <w:marLeft w:val="1166"/>
          <w:marRight w:val="0"/>
          <w:marTop w:val="115"/>
          <w:marBottom w:val="0"/>
          <w:divBdr>
            <w:top w:val="none" w:sz="0" w:space="0" w:color="auto"/>
            <w:left w:val="none" w:sz="0" w:space="0" w:color="auto"/>
            <w:bottom w:val="none" w:sz="0" w:space="0" w:color="auto"/>
            <w:right w:val="none" w:sz="0" w:space="0" w:color="auto"/>
          </w:divBdr>
        </w:div>
        <w:div w:id="1680614761">
          <w:marLeft w:val="1800"/>
          <w:marRight w:val="0"/>
          <w:marTop w:val="115"/>
          <w:marBottom w:val="0"/>
          <w:divBdr>
            <w:top w:val="none" w:sz="0" w:space="0" w:color="auto"/>
            <w:left w:val="none" w:sz="0" w:space="0" w:color="auto"/>
            <w:bottom w:val="none" w:sz="0" w:space="0" w:color="auto"/>
            <w:right w:val="none" w:sz="0" w:space="0" w:color="auto"/>
          </w:divBdr>
        </w:div>
        <w:div w:id="2028826395">
          <w:marLeft w:val="1800"/>
          <w:marRight w:val="0"/>
          <w:marTop w:val="115"/>
          <w:marBottom w:val="0"/>
          <w:divBdr>
            <w:top w:val="none" w:sz="0" w:space="0" w:color="auto"/>
            <w:left w:val="none" w:sz="0" w:space="0" w:color="auto"/>
            <w:bottom w:val="none" w:sz="0" w:space="0" w:color="auto"/>
            <w:right w:val="none" w:sz="0" w:space="0" w:color="auto"/>
          </w:divBdr>
        </w:div>
      </w:divsChild>
    </w:div>
    <w:div w:id="462769813">
      <w:bodyDiv w:val="1"/>
      <w:marLeft w:val="0"/>
      <w:marRight w:val="0"/>
      <w:marTop w:val="0"/>
      <w:marBottom w:val="0"/>
      <w:divBdr>
        <w:top w:val="none" w:sz="0" w:space="0" w:color="auto"/>
        <w:left w:val="none" w:sz="0" w:space="0" w:color="auto"/>
        <w:bottom w:val="none" w:sz="0" w:space="0" w:color="auto"/>
        <w:right w:val="none" w:sz="0" w:space="0" w:color="auto"/>
      </w:divBdr>
    </w:div>
    <w:div w:id="463428423">
      <w:bodyDiv w:val="1"/>
      <w:marLeft w:val="0"/>
      <w:marRight w:val="0"/>
      <w:marTop w:val="0"/>
      <w:marBottom w:val="0"/>
      <w:divBdr>
        <w:top w:val="none" w:sz="0" w:space="0" w:color="auto"/>
        <w:left w:val="none" w:sz="0" w:space="0" w:color="auto"/>
        <w:bottom w:val="none" w:sz="0" w:space="0" w:color="auto"/>
        <w:right w:val="none" w:sz="0" w:space="0" w:color="auto"/>
      </w:divBdr>
      <w:divsChild>
        <w:div w:id="24407021">
          <w:marLeft w:val="1800"/>
          <w:marRight w:val="0"/>
          <w:marTop w:val="106"/>
          <w:marBottom w:val="0"/>
          <w:divBdr>
            <w:top w:val="none" w:sz="0" w:space="0" w:color="auto"/>
            <w:left w:val="none" w:sz="0" w:space="0" w:color="auto"/>
            <w:bottom w:val="none" w:sz="0" w:space="0" w:color="auto"/>
            <w:right w:val="none" w:sz="0" w:space="0" w:color="auto"/>
          </w:divBdr>
        </w:div>
        <w:div w:id="240531095">
          <w:marLeft w:val="1166"/>
          <w:marRight w:val="0"/>
          <w:marTop w:val="125"/>
          <w:marBottom w:val="0"/>
          <w:divBdr>
            <w:top w:val="none" w:sz="0" w:space="0" w:color="auto"/>
            <w:left w:val="none" w:sz="0" w:space="0" w:color="auto"/>
            <w:bottom w:val="none" w:sz="0" w:space="0" w:color="auto"/>
            <w:right w:val="none" w:sz="0" w:space="0" w:color="auto"/>
          </w:divBdr>
        </w:div>
        <w:div w:id="472137813">
          <w:marLeft w:val="1166"/>
          <w:marRight w:val="0"/>
          <w:marTop w:val="125"/>
          <w:marBottom w:val="0"/>
          <w:divBdr>
            <w:top w:val="none" w:sz="0" w:space="0" w:color="auto"/>
            <w:left w:val="none" w:sz="0" w:space="0" w:color="auto"/>
            <w:bottom w:val="none" w:sz="0" w:space="0" w:color="auto"/>
            <w:right w:val="none" w:sz="0" w:space="0" w:color="auto"/>
          </w:divBdr>
        </w:div>
        <w:div w:id="1654220277">
          <w:marLeft w:val="547"/>
          <w:marRight w:val="0"/>
          <w:marTop w:val="144"/>
          <w:marBottom w:val="0"/>
          <w:divBdr>
            <w:top w:val="none" w:sz="0" w:space="0" w:color="auto"/>
            <w:left w:val="none" w:sz="0" w:space="0" w:color="auto"/>
            <w:bottom w:val="none" w:sz="0" w:space="0" w:color="auto"/>
            <w:right w:val="none" w:sz="0" w:space="0" w:color="auto"/>
          </w:divBdr>
        </w:div>
      </w:divsChild>
    </w:div>
    <w:div w:id="463816390">
      <w:bodyDiv w:val="1"/>
      <w:marLeft w:val="0"/>
      <w:marRight w:val="0"/>
      <w:marTop w:val="0"/>
      <w:marBottom w:val="0"/>
      <w:divBdr>
        <w:top w:val="none" w:sz="0" w:space="0" w:color="auto"/>
        <w:left w:val="none" w:sz="0" w:space="0" w:color="auto"/>
        <w:bottom w:val="none" w:sz="0" w:space="0" w:color="auto"/>
        <w:right w:val="none" w:sz="0" w:space="0" w:color="auto"/>
      </w:divBdr>
    </w:div>
    <w:div w:id="464354026">
      <w:bodyDiv w:val="1"/>
      <w:marLeft w:val="0"/>
      <w:marRight w:val="0"/>
      <w:marTop w:val="0"/>
      <w:marBottom w:val="0"/>
      <w:divBdr>
        <w:top w:val="none" w:sz="0" w:space="0" w:color="auto"/>
        <w:left w:val="none" w:sz="0" w:space="0" w:color="auto"/>
        <w:bottom w:val="none" w:sz="0" w:space="0" w:color="auto"/>
        <w:right w:val="none" w:sz="0" w:space="0" w:color="auto"/>
      </w:divBdr>
    </w:div>
    <w:div w:id="464398409">
      <w:bodyDiv w:val="1"/>
      <w:marLeft w:val="0"/>
      <w:marRight w:val="0"/>
      <w:marTop w:val="0"/>
      <w:marBottom w:val="0"/>
      <w:divBdr>
        <w:top w:val="none" w:sz="0" w:space="0" w:color="auto"/>
        <w:left w:val="none" w:sz="0" w:space="0" w:color="auto"/>
        <w:bottom w:val="none" w:sz="0" w:space="0" w:color="auto"/>
        <w:right w:val="none" w:sz="0" w:space="0" w:color="auto"/>
      </w:divBdr>
      <w:divsChild>
        <w:div w:id="169833603">
          <w:marLeft w:val="1800"/>
          <w:marRight w:val="0"/>
          <w:marTop w:val="67"/>
          <w:marBottom w:val="0"/>
          <w:divBdr>
            <w:top w:val="none" w:sz="0" w:space="0" w:color="auto"/>
            <w:left w:val="none" w:sz="0" w:space="0" w:color="auto"/>
            <w:bottom w:val="none" w:sz="0" w:space="0" w:color="auto"/>
            <w:right w:val="none" w:sz="0" w:space="0" w:color="auto"/>
          </w:divBdr>
        </w:div>
        <w:div w:id="232549489">
          <w:marLeft w:val="1166"/>
          <w:marRight w:val="0"/>
          <w:marTop w:val="67"/>
          <w:marBottom w:val="0"/>
          <w:divBdr>
            <w:top w:val="none" w:sz="0" w:space="0" w:color="auto"/>
            <w:left w:val="none" w:sz="0" w:space="0" w:color="auto"/>
            <w:bottom w:val="none" w:sz="0" w:space="0" w:color="auto"/>
            <w:right w:val="none" w:sz="0" w:space="0" w:color="auto"/>
          </w:divBdr>
        </w:div>
        <w:div w:id="263459094">
          <w:marLeft w:val="1166"/>
          <w:marRight w:val="0"/>
          <w:marTop w:val="67"/>
          <w:marBottom w:val="0"/>
          <w:divBdr>
            <w:top w:val="none" w:sz="0" w:space="0" w:color="auto"/>
            <w:left w:val="none" w:sz="0" w:space="0" w:color="auto"/>
            <w:bottom w:val="none" w:sz="0" w:space="0" w:color="auto"/>
            <w:right w:val="none" w:sz="0" w:space="0" w:color="auto"/>
          </w:divBdr>
        </w:div>
        <w:div w:id="790628902">
          <w:marLeft w:val="1800"/>
          <w:marRight w:val="0"/>
          <w:marTop w:val="58"/>
          <w:marBottom w:val="0"/>
          <w:divBdr>
            <w:top w:val="none" w:sz="0" w:space="0" w:color="auto"/>
            <w:left w:val="none" w:sz="0" w:space="0" w:color="auto"/>
            <w:bottom w:val="none" w:sz="0" w:space="0" w:color="auto"/>
            <w:right w:val="none" w:sz="0" w:space="0" w:color="auto"/>
          </w:divBdr>
        </w:div>
        <w:div w:id="806240658">
          <w:marLeft w:val="1166"/>
          <w:marRight w:val="0"/>
          <w:marTop w:val="67"/>
          <w:marBottom w:val="0"/>
          <w:divBdr>
            <w:top w:val="none" w:sz="0" w:space="0" w:color="auto"/>
            <w:left w:val="none" w:sz="0" w:space="0" w:color="auto"/>
            <w:bottom w:val="none" w:sz="0" w:space="0" w:color="auto"/>
            <w:right w:val="none" w:sz="0" w:space="0" w:color="auto"/>
          </w:divBdr>
        </w:div>
        <w:div w:id="858158729">
          <w:marLeft w:val="547"/>
          <w:marRight w:val="0"/>
          <w:marTop w:val="86"/>
          <w:marBottom w:val="0"/>
          <w:divBdr>
            <w:top w:val="none" w:sz="0" w:space="0" w:color="auto"/>
            <w:left w:val="none" w:sz="0" w:space="0" w:color="auto"/>
            <w:bottom w:val="none" w:sz="0" w:space="0" w:color="auto"/>
            <w:right w:val="none" w:sz="0" w:space="0" w:color="auto"/>
          </w:divBdr>
        </w:div>
        <w:div w:id="908030934">
          <w:marLeft w:val="1800"/>
          <w:marRight w:val="0"/>
          <w:marTop w:val="67"/>
          <w:marBottom w:val="0"/>
          <w:divBdr>
            <w:top w:val="none" w:sz="0" w:space="0" w:color="auto"/>
            <w:left w:val="none" w:sz="0" w:space="0" w:color="auto"/>
            <w:bottom w:val="none" w:sz="0" w:space="0" w:color="auto"/>
            <w:right w:val="none" w:sz="0" w:space="0" w:color="auto"/>
          </w:divBdr>
        </w:div>
        <w:div w:id="949970797">
          <w:marLeft w:val="1800"/>
          <w:marRight w:val="0"/>
          <w:marTop w:val="58"/>
          <w:marBottom w:val="0"/>
          <w:divBdr>
            <w:top w:val="none" w:sz="0" w:space="0" w:color="auto"/>
            <w:left w:val="none" w:sz="0" w:space="0" w:color="auto"/>
            <w:bottom w:val="none" w:sz="0" w:space="0" w:color="auto"/>
            <w:right w:val="none" w:sz="0" w:space="0" w:color="auto"/>
          </w:divBdr>
        </w:div>
        <w:div w:id="982781640">
          <w:marLeft w:val="1166"/>
          <w:marRight w:val="0"/>
          <w:marTop w:val="67"/>
          <w:marBottom w:val="0"/>
          <w:divBdr>
            <w:top w:val="none" w:sz="0" w:space="0" w:color="auto"/>
            <w:left w:val="none" w:sz="0" w:space="0" w:color="auto"/>
            <w:bottom w:val="none" w:sz="0" w:space="0" w:color="auto"/>
            <w:right w:val="none" w:sz="0" w:space="0" w:color="auto"/>
          </w:divBdr>
        </w:div>
        <w:div w:id="1013068849">
          <w:marLeft w:val="1166"/>
          <w:marRight w:val="0"/>
          <w:marTop w:val="67"/>
          <w:marBottom w:val="0"/>
          <w:divBdr>
            <w:top w:val="none" w:sz="0" w:space="0" w:color="auto"/>
            <w:left w:val="none" w:sz="0" w:space="0" w:color="auto"/>
            <w:bottom w:val="none" w:sz="0" w:space="0" w:color="auto"/>
            <w:right w:val="none" w:sz="0" w:space="0" w:color="auto"/>
          </w:divBdr>
        </w:div>
        <w:div w:id="1328098936">
          <w:marLeft w:val="1166"/>
          <w:marRight w:val="0"/>
          <w:marTop w:val="67"/>
          <w:marBottom w:val="0"/>
          <w:divBdr>
            <w:top w:val="none" w:sz="0" w:space="0" w:color="auto"/>
            <w:left w:val="none" w:sz="0" w:space="0" w:color="auto"/>
            <w:bottom w:val="none" w:sz="0" w:space="0" w:color="auto"/>
            <w:right w:val="none" w:sz="0" w:space="0" w:color="auto"/>
          </w:divBdr>
        </w:div>
        <w:div w:id="1428309333">
          <w:marLeft w:val="1800"/>
          <w:marRight w:val="0"/>
          <w:marTop w:val="67"/>
          <w:marBottom w:val="0"/>
          <w:divBdr>
            <w:top w:val="none" w:sz="0" w:space="0" w:color="auto"/>
            <w:left w:val="none" w:sz="0" w:space="0" w:color="auto"/>
            <w:bottom w:val="none" w:sz="0" w:space="0" w:color="auto"/>
            <w:right w:val="none" w:sz="0" w:space="0" w:color="auto"/>
          </w:divBdr>
        </w:div>
        <w:div w:id="1480078704">
          <w:marLeft w:val="1166"/>
          <w:marRight w:val="0"/>
          <w:marTop w:val="67"/>
          <w:marBottom w:val="0"/>
          <w:divBdr>
            <w:top w:val="none" w:sz="0" w:space="0" w:color="auto"/>
            <w:left w:val="none" w:sz="0" w:space="0" w:color="auto"/>
            <w:bottom w:val="none" w:sz="0" w:space="0" w:color="auto"/>
            <w:right w:val="none" w:sz="0" w:space="0" w:color="auto"/>
          </w:divBdr>
        </w:div>
        <w:div w:id="1629319864">
          <w:marLeft w:val="547"/>
          <w:marRight w:val="0"/>
          <w:marTop w:val="86"/>
          <w:marBottom w:val="0"/>
          <w:divBdr>
            <w:top w:val="none" w:sz="0" w:space="0" w:color="auto"/>
            <w:left w:val="none" w:sz="0" w:space="0" w:color="auto"/>
            <w:bottom w:val="none" w:sz="0" w:space="0" w:color="auto"/>
            <w:right w:val="none" w:sz="0" w:space="0" w:color="auto"/>
          </w:divBdr>
        </w:div>
        <w:div w:id="1659307014">
          <w:marLeft w:val="1800"/>
          <w:marRight w:val="0"/>
          <w:marTop w:val="67"/>
          <w:marBottom w:val="0"/>
          <w:divBdr>
            <w:top w:val="none" w:sz="0" w:space="0" w:color="auto"/>
            <w:left w:val="none" w:sz="0" w:space="0" w:color="auto"/>
            <w:bottom w:val="none" w:sz="0" w:space="0" w:color="auto"/>
            <w:right w:val="none" w:sz="0" w:space="0" w:color="auto"/>
          </w:divBdr>
        </w:div>
        <w:div w:id="1726563843">
          <w:marLeft w:val="1800"/>
          <w:marRight w:val="0"/>
          <w:marTop w:val="67"/>
          <w:marBottom w:val="0"/>
          <w:divBdr>
            <w:top w:val="none" w:sz="0" w:space="0" w:color="auto"/>
            <w:left w:val="none" w:sz="0" w:space="0" w:color="auto"/>
            <w:bottom w:val="none" w:sz="0" w:space="0" w:color="auto"/>
            <w:right w:val="none" w:sz="0" w:space="0" w:color="auto"/>
          </w:divBdr>
        </w:div>
        <w:div w:id="2080050501">
          <w:marLeft w:val="1800"/>
          <w:marRight w:val="0"/>
          <w:marTop w:val="58"/>
          <w:marBottom w:val="0"/>
          <w:divBdr>
            <w:top w:val="none" w:sz="0" w:space="0" w:color="auto"/>
            <w:left w:val="none" w:sz="0" w:space="0" w:color="auto"/>
            <w:bottom w:val="none" w:sz="0" w:space="0" w:color="auto"/>
            <w:right w:val="none" w:sz="0" w:space="0" w:color="auto"/>
          </w:divBdr>
        </w:div>
      </w:divsChild>
    </w:div>
    <w:div w:id="467091282">
      <w:bodyDiv w:val="1"/>
      <w:marLeft w:val="0"/>
      <w:marRight w:val="0"/>
      <w:marTop w:val="0"/>
      <w:marBottom w:val="0"/>
      <w:divBdr>
        <w:top w:val="none" w:sz="0" w:space="0" w:color="auto"/>
        <w:left w:val="none" w:sz="0" w:space="0" w:color="auto"/>
        <w:bottom w:val="none" w:sz="0" w:space="0" w:color="auto"/>
        <w:right w:val="none" w:sz="0" w:space="0" w:color="auto"/>
      </w:divBdr>
      <w:divsChild>
        <w:div w:id="1468426114">
          <w:marLeft w:val="547"/>
          <w:marRight w:val="0"/>
          <w:marTop w:val="154"/>
          <w:marBottom w:val="0"/>
          <w:divBdr>
            <w:top w:val="none" w:sz="0" w:space="0" w:color="auto"/>
            <w:left w:val="none" w:sz="0" w:space="0" w:color="auto"/>
            <w:bottom w:val="none" w:sz="0" w:space="0" w:color="auto"/>
            <w:right w:val="none" w:sz="0" w:space="0" w:color="auto"/>
          </w:divBdr>
        </w:div>
      </w:divsChild>
    </w:div>
    <w:div w:id="469636271">
      <w:bodyDiv w:val="1"/>
      <w:marLeft w:val="0"/>
      <w:marRight w:val="0"/>
      <w:marTop w:val="0"/>
      <w:marBottom w:val="0"/>
      <w:divBdr>
        <w:top w:val="none" w:sz="0" w:space="0" w:color="auto"/>
        <w:left w:val="none" w:sz="0" w:space="0" w:color="auto"/>
        <w:bottom w:val="none" w:sz="0" w:space="0" w:color="auto"/>
        <w:right w:val="none" w:sz="0" w:space="0" w:color="auto"/>
      </w:divBdr>
    </w:div>
    <w:div w:id="470754305">
      <w:bodyDiv w:val="1"/>
      <w:marLeft w:val="0"/>
      <w:marRight w:val="0"/>
      <w:marTop w:val="0"/>
      <w:marBottom w:val="0"/>
      <w:divBdr>
        <w:top w:val="none" w:sz="0" w:space="0" w:color="auto"/>
        <w:left w:val="none" w:sz="0" w:space="0" w:color="auto"/>
        <w:bottom w:val="none" w:sz="0" w:space="0" w:color="auto"/>
        <w:right w:val="none" w:sz="0" w:space="0" w:color="auto"/>
      </w:divBdr>
    </w:div>
    <w:div w:id="472063327">
      <w:bodyDiv w:val="1"/>
      <w:marLeft w:val="0"/>
      <w:marRight w:val="0"/>
      <w:marTop w:val="0"/>
      <w:marBottom w:val="0"/>
      <w:divBdr>
        <w:top w:val="none" w:sz="0" w:space="0" w:color="auto"/>
        <w:left w:val="none" w:sz="0" w:space="0" w:color="auto"/>
        <w:bottom w:val="none" w:sz="0" w:space="0" w:color="auto"/>
        <w:right w:val="none" w:sz="0" w:space="0" w:color="auto"/>
      </w:divBdr>
      <w:divsChild>
        <w:div w:id="140316307">
          <w:marLeft w:val="547"/>
          <w:marRight w:val="0"/>
          <w:marTop w:val="115"/>
          <w:marBottom w:val="0"/>
          <w:divBdr>
            <w:top w:val="none" w:sz="0" w:space="0" w:color="auto"/>
            <w:left w:val="none" w:sz="0" w:space="0" w:color="auto"/>
            <w:bottom w:val="none" w:sz="0" w:space="0" w:color="auto"/>
            <w:right w:val="none" w:sz="0" w:space="0" w:color="auto"/>
          </w:divBdr>
        </w:div>
        <w:div w:id="528640258">
          <w:marLeft w:val="547"/>
          <w:marRight w:val="0"/>
          <w:marTop w:val="115"/>
          <w:marBottom w:val="0"/>
          <w:divBdr>
            <w:top w:val="none" w:sz="0" w:space="0" w:color="auto"/>
            <w:left w:val="none" w:sz="0" w:space="0" w:color="auto"/>
            <w:bottom w:val="none" w:sz="0" w:space="0" w:color="auto"/>
            <w:right w:val="none" w:sz="0" w:space="0" w:color="auto"/>
          </w:divBdr>
        </w:div>
        <w:div w:id="1011570618">
          <w:marLeft w:val="1166"/>
          <w:marRight w:val="0"/>
          <w:marTop w:val="96"/>
          <w:marBottom w:val="0"/>
          <w:divBdr>
            <w:top w:val="none" w:sz="0" w:space="0" w:color="auto"/>
            <w:left w:val="none" w:sz="0" w:space="0" w:color="auto"/>
            <w:bottom w:val="none" w:sz="0" w:space="0" w:color="auto"/>
            <w:right w:val="none" w:sz="0" w:space="0" w:color="auto"/>
          </w:divBdr>
        </w:div>
        <w:div w:id="1388411694">
          <w:marLeft w:val="547"/>
          <w:marRight w:val="0"/>
          <w:marTop w:val="115"/>
          <w:marBottom w:val="0"/>
          <w:divBdr>
            <w:top w:val="none" w:sz="0" w:space="0" w:color="auto"/>
            <w:left w:val="none" w:sz="0" w:space="0" w:color="auto"/>
            <w:bottom w:val="none" w:sz="0" w:space="0" w:color="auto"/>
            <w:right w:val="none" w:sz="0" w:space="0" w:color="auto"/>
          </w:divBdr>
        </w:div>
        <w:div w:id="1920600782">
          <w:marLeft w:val="1166"/>
          <w:marRight w:val="0"/>
          <w:marTop w:val="96"/>
          <w:marBottom w:val="0"/>
          <w:divBdr>
            <w:top w:val="none" w:sz="0" w:space="0" w:color="auto"/>
            <w:left w:val="none" w:sz="0" w:space="0" w:color="auto"/>
            <w:bottom w:val="none" w:sz="0" w:space="0" w:color="auto"/>
            <w:right w:val="none" w:sz="0" w:space="0" w:color="auto"/>
          </w:divBdr>
        </w:div>
      </w:divsChild>
    </w:div>
    <w:div w:id="472141649">
      <w:bodyDiv w:val="1"/>
      <w:marLeft w:val="0"/>
      <w:marRight w:val="0"/>
      <w:marTop w:val="0"/>
      <w:marBottom w:val="0"/>
      <w:divBdr>
        <w:top w:val="none" w:sz="0" w:space="0" w:color="auto"/>
        <w:left w:val="none" w:sz="0" w:space="0" w:color="auto"/>
        <w:bottom w:val="none" w:sz="0" w:space="0" w:color="auto"/>
        <w:right w:val="none" w:sz="0" w:space="0" w:color="auto"/>
      </w:divBdr>
    </w:div>
    <w:div w:id="473723618">
      <w:bodyDiv w:val="1"/>
      <w:marLeft w:val="0"/>
      <w:marRight w:val="0"/>
      <w:marTop w:val="0"/>
      <w:marBottom w:val="0"/>
      <w:divBdr>
        <w:top w:val="none" w:sz="0" w:space="0" w:color="auto"/>
        <w:left w:val="none" w:sz="0" w:space="0" w:color="auto"/>
        <w:bottom w:val="none" w:sz="0" w:space="0" w:color="auto"/>
        <w:right w:val="none" w:sz="0" w:space="0" w:color="auto"/>
      </w:divBdr>
      <w:divsChild>
        <w:div w:id="455175905">
          <w:marLeft w:val="1166"/>
          <w:marRight w:val="0"/>
          <w:marTop w:val="125"/>
          <w:marBottom w:val="0"/>
          <w:divBdr>
            <w:top w:val="none" w:sz="0" w:space="0" w:color="auto"/>
            <w:left w:val="none" w:sz="0" w:space="0" w:color="auto"/>
            <w:bottom w:val="none" w:sz="0" w:space="0" w:color="auto"/>
            <w:right w:val="none" w:sz="0" w:space="0" w:color="auto"/>
          </w:divBdr>
        </w:div>
        <w:div w:id="521627762">
          <w:marLeft w:val="547"/>
          <w:marRight w:val="0"/>
          <w:marTop w:val="144"/>
          <w:marBottom w:val="0"/>
          <w:divBdr>
            <w:top w:val="none" w:sz="0" w:space="0" w:color="auto"/>
            <w:left w:val="none" w:sz="0" w:space="0" w:color="auto"/>
            <w:bottom w:val="none" w:sz="0" w:space="0" w:color="auto"/>
            <w:right w:val="none" w:sz="0" w:space="0" w:color="auto"/>
          </w:divBdr>
        </w:div>
        <w:div w:id="855266754">
          <w:marLeft w:val="1166"/>
          <w:marRight w:val="0"/>
          <w:marTop w:val="125"/>
          <w:marBottom w:val="0"/>
          <w:divBdr>
            <w:top w:val="none" w:sz="0" w:space="0" w:color="auto"/>
            <w:left w:val="none" w:sz="0" w:space="0" w:color="auto"/>
            <w:bottom w:val="none" w:sz="0" w:space="0" w:color="auto"/>
            <w:right w:val="none" w:sz="0" w:space="0" w:color="auto"/>
          </w:divBdr>
        </w:div>
        <w:div w:id="1038971672">
          <w:marLeft w:val="1166"/>
          <w:marRight w:val="0"/>
          <w:marTop w:val="125"/>
          <w:marBottom w:val="0"/>
          <w:divBdr>
            <w:top w:val="none" w:sz="0" w:space="0" w:color="auto"/>
            <w:left w:val="none" w:sz="0" w:space="0" w:color="auto"/>
            <w:bottom w:val="none" w:sz="0" w:space="0" w:color="auto"/>
            <w:right w:val="none" w:sz="0" w:space="0" w:color="auto"/>
          </w:divBdr>
        </w:div>
        <w:div w:id="1191726543">
          <w:marLeft w:val="1800"/>
          <w:marRight w:val="0"/>
          <w:marTop w:val="106"/>
          <w:marBottom w:val="0"/>
          <w:divBdr>
            <w:top w:val="none" w:sz="0" w:space="0" w:color="auto"/>
            <w:left w:val="none" w:sz="0" w:space="0" w:color="auto"/>
            <w:bottom w:val="none" w:sz="0" w:space="0" w:color="auto"/>
            <w:right w:val="none" w:sz="0" w:space="0" w:color="auto"/>
          </w:divBdr>
        </w:div>
        <w:div w:id="2062358636">
          <w:marLeft w:val="1800"/>
          <w:marRight w:val="0"/>
          <w:marTop w:val="106"/>
          <w:marBottom w:val="0"/>
          <w:divBdr>
            <w:top w:val="none" w:sz="0" w:space="0" w:color="auto"/>
            <w:left w:val="none" w:sz="0" w:space="0" w:color="auto"/>
            <w:bottom w:val="none" w:sz="0" w:space="0" w:color="auto"/>
            <w:right w:val="none" w:sz="0" w:space="0" w:color="auto"/>
          </w:divBdr>
        </w:div>
      </w:divsChild>
    </w:div>
    <w:div w:id="474378986">
      <w:bodyDiv w:val="1"/>
      <w:marLeft w:val="0"/>
      <w:marRight w:val="0"/>
      <w:marTop w:val="0"/>
      <w:marBottom w:val="0"/>
      <w:divBdr>
        <w:top w:val="none" w:sz="0" w:space="0" w:color="auto"/>
        <w:left w:val="none" w:sz="0" w:space="0" w:color="auto"/>
        <w:bottom w:val="none" w:sz="0" w:space="0" w:color="auto"/>
        <w:right w:val="none" w:sz="0" w:space="0" w:color="auto"/>
      </w:divBdr>
    </w:div>
    <w:div w:id="474487594">
      <w:bodyDiv w:val="1"/>
      <w:marLeft w:val="0"/>
      <w:marRight w:val="0"/>
      <w:marTop w:val="0"/>
      <w:marBottom w:val="0"/>
      <w:divBdr>
        <w:top w:val="none" w:sz="0" w:space="0" w:color="auto"/>
        <w:left w:val="none" w:sz="0" w:space="0" w:color="auto"/>
        <w:bottom w:val="none" w:sz="0" w:space="0" w:color="auto"/>
        <w:right w:val="none" w:sz="0" w:space="0" w:color="auto"/>
      </w:divBdr>
      <w:divsChild>
        <w:div w:id="1235622688">
          <w:marLeft w:val="1166"/>
          <w:marRight w:val="0"/>
          <w:marTop w:val="134"/>
          <w:marBottom w:val="0"/>
          <w:divBdr>
            <w:top w:val="none" w:sz="0" w:space="0" w:color="auto"/>
            <w:left w:val="none" w:sz="0" w:space="0" w:color="auto"/>
            <w:bottom w:val="none" w:sz="0" w:space="0" w:color="auto"/>
            <w:right w:val="none" w:sz="0" w:space="0" w:color="auto"/>
          </w:divBdr>
        </w:div>
        <w:div w:id="1410888601">
          <w:marLeft w:val="1166"/>
          <w:marRight w:val="0"/>
          <w:marTop w:val="134"/>
          <w:marBottom w:val="0"/>
          <w:divBdr>
            <w:top w:val="none" w:sz="0" w:space="0" w:color="auto"/>
            <w:left w:val="none" w:sz="0" w:space="0" w:color="auto"/>
            <w:bottom w:val="none" w:sz="0" w:space="0" w:color="auto"/>
            <w:right w:val="none" w:sz="0" w:space="0" w:color="auto"/>
          </w:divBdr>
        </w:div>
        <w:div w:id="2018073042">
          <w:marLeft w:val="547"/>
          <w:marRight w:val="0"/>
          <w:marTop w:val="134"/>
          <w:marBottom w:val="0"/>
          <w:divBdr>
            <w:top w:val="none" w:sz="0" w:space="0" w:color="auto"/>
            <w:left w:val="none" w:sz="0" w:space="0" w:color="auto"/>
            <w:bottom w:val="none" w:sz="0" w:space="0" w:color="auto"/>
            <w:right w:val="none" w:sz="0" w:space="0" w:color="auto"/>
          </w:divBdr>
        </w:div>
      </w:divsChild>
    </w:div>
    <w:div w:id="475491782">
      <w:bodyDiv w:val="1"/>
      <w:marLeft w:val="0"/>
      <w:marRight w:val="0"/>
      <w:marTop w:val="0"/>
      <w:marBottom w:val="0"/>
      <w:divBdr>
        <w:top w:val="none" w:sz="0" w:space="0" w:color="auto"/>
        <w:left w:val="none" w:sz="0" w:space="0" w:color="auto"/>
        <w:bottom w:val="none" w:sz="0" w:space="0" w:color="auto"/>
        <w:right w:val="none" w:sz="0" w:space="0" w:color="auto"/>
      </w:divBdr>
    </w:div>
    <w:div w:id="475875002">
      <w:bodyDiv w:val="1"/>
      <w:marLeft w:val="0"/>
      <w:marRight w:val="0"/>
      <w:marTop w:val="0"/>
      <w:marBottom w:val="0"/>
      <w:divBdr>
        <w:top w:val="none" w:sz="0" w:space="0" w:color="auto"/>
        <w:left w:val="none" w:sz="0" w:space="0" w:color="auto"/>
        <w:bottom w:val="none" w:sz="0" w:space="0" w:color="auto"/>
        <w:right w:val="none" w:sz="0" w:space="0" w:color="auto"/>
      </w:divBdr>
    </w:div>
    <w:div w:id="476802007">
      <w:bodyDiv w:val="1"/>
      <w:marLeft w:val="0"/>
      <w:marRight w:val="0"/>
      <w:marTop w:val="0"/>
      <w:marBottom w:val="0"/>
      <w:divBdr>
        <w:top w:val="none" w:sz="0" w:space="0" w:color="auto"/>
        <w:left w:val="none" w:sz="0" w:space="0" w:color="auto"/>
        <w:bottom w:val="none" w:sz="0" w:space="0" w:color="auto"/>
        <w:right w:val="none" w:sz="0" w:space="0" w:color="auto"/>
      </w:divBdr>
    </w:div>
    <w:div w:id="477461462">
      <w:bodyDiv w:val="1"/>
      <w:marLeft w:val="0"/>
      <w:marRight w:val="0"/>
      <w:marTop w:val="0"/>
      <w:marBottom w:val="0"/>
      <w:divBdr>
        <w:top w:val="none" w:sz="0" w:space="0" w:color="auto"/>
        <w:left w:val="none" w:sz="0" w:space="0" w:color="auto"/>
        <w:bottom w:val="none" w:sz="0" w:space="0" w:color="auto"/>
        <w:right w:val="none" w:sz="0" w:space="0" w:color="auto"/>
      </w:divBdr>
      <w:divsChild>
        <w:div w:id="783579728">
          <w:marLeft w:val="1166"/>
          <w:marRight w:val="0"/>
          <w:marTop w:val="134"/>
          <w:marBottom w:val="0"/>
          <w:divBdr>
            <w:top w:val="none" w:sz="0" w:space="0" w:color="auto"/>
            <w:left w:val="none" w:sz="0" w:space="0" w:color="auto"/>
            <w:bottom w:val="none" w:sz="0" w:space="0" w:color="auto"/>
            <w:right w:val="none" w:sz="0" w:space="0" w:color="auto"/>
          </w:divBdr>
        </w:div>
        <w:div w:id="904099379">
          <w:marLeft w:val="547"/>
          <w:marRight w:val="0"/>
          <w:marTop w:val="154"/>
          <w:marBottom w:val="0"/>
          <w:divBdr>
            <w:top w:val="none" w:sz="0" w:space="0" w:color="auto"/>
            <w:left w:val="none" w:sz="0" w:space="0" w:color="auto"/>
            <w:bottom w:val="none" w:sz="0" w:space="0" w:color="auto"/>
            <w:right w:val="none" w:sz="0" w:space="0" w:color="auto"/>
          </w:divBdr>
        </w:div>
        <w:div w:id="1208837825">
          <w:marLeft w:val="1800"/>
          <w:marRight w:val="0"/>
          <w:marTop w:val="115"/>
          <w:marBottom w:val="0"/>
          <w:divBdr>
            <w:top w:val="none" w:sz="0" w:space="0" w:color="auto"/>
            <w:left w:val="none" w:sz="0" w:space="0" w:color="auto"/>
            <w:bottom w:val="none" w:sz="0" w:space="0" w:color="auto"/>
            <w:right w:val="none" w:sz="0" w:space="0" w:color="auto"/>
          </w:divBdr>
        </w:div>
      </w:divsChild>
    </w:div>
    <w:div w:id="477957733">
      <w:bodyDiv w:val="1"/>
      <w:marLeft w:val="0"/>
      <w:marRight w:val="0"/>
      <w:marTop w:val="0"/>
      <w:marBottom w:val="0"/>
      <w:divBdr>
        <w:top w:val="none" w:sz="0" w:space="0" w:color="auto"/>
        <w:left w:val="none" w:sz="0" w:space="0" w:color="auto"/>
        <w:bottom w:val="none" w:sz="0" w:space="0" w:color="auto"/>
        <w:right w:val="none" w:sz="0" w:space="0" w:color="auto"/>
      </w:divBdr>
      <w:divsChild>
        <w:div w:id="7218591">
          <w:marLeft w:val="3240"/>
          <w:marRight w:val="0"/>
          <w:marTop w:val="96"/>
          <w:marBottom w:val="0"/>
          <w:divBdr>
            <w:top w:val="none" w:sz="0" w:space="0" w:color="auto"/>
            <w:left w:val="none" w:sz="0" w:space="0" w:color="auto"/>
            <w:bottom w:val="none" w:sz="0" w:space="0" w:color="auto"/>
            <w:right w:val="none" w:sz="0" w:space="0" w:color="auto"/>
          </w:divBdr>
        </w:div>
        <w:div w:id="698361146">
          <w:marLeft w:val="1166"/>
          <w:marRight w:val="0"/>
          <w:marTop w:val="134"/>
          <w:marBottom w:val="0"/>
          <w:divBdr>
            <w:top w:val="none" w:sz="0" w:space="0" w:color="auto"/>
            <w:left w:val="none" w:sz="0" w:space="0" w:color="auto"/>
            <w:bottom w:val="none" w:sz="0" w:space="0" w:color="auto"/>
            <w:right w:val="none" w:sz="0" w:space="0" w:color="auto"/>
          </w:divBdr>
        </w:div>
        <w:div w:id="1201362490">
          <w:marLeft w:val="3240"/>
          <w:marRight w:val="0"/>
          <w:marTop w:val="96"/>
          <w:marBottom w:val="0"/>
          <w:divBdr>
            <w:top w:val="none" w:sz="0" w:space="0" w:color="auto"/>
            <w:left w:val="none" w:sz="0" w:space="0" w:color="auto"/>
            <w:bottom w:val="none" w:sz="0" w:space="0" w:color="auto"/>
            <w:right w:val="none" w:sz="0" w:space="0" w:color="auto"/>
          </w:divBdr>
        </w:div>
        <w:div w:id="1341006723">
          <w:marLeft w:val="547"/>
          <w:marRight w:val="0"/>
          <w:marTop w:val="154"/>
          <w:marBottom w:val="0"/>
          <w:divBdr>
            <w:top w:val="none" w:sz="0" w:space="0" w:color="auto"/>
            <w:left w:val="none" w:sz="0" w:space="0" w:color="auto"/>
            <w:bottom w:val="none" w:sz="0" w:space="0" w:color="auto"/>
            <w:right w:val="none" w:sz="0" w:space="0" w:color="auto"/>
          </w:divBdr>
        </w:div>
        <w:div w:id="1632442170">
          <w:marLeft w:val="1800"/>
          <w:marRight w:val="0"/>
          <w:marTop w:val="115"/>
          <w:marBottom w:val="0"/>
          <w:divBdr>
            <w:top w:val="none" w:sz="0" w:space="0" w:color="auto"/>
            <w:left w:val="none" w:sz="0" w:space="0" w:color="auto"/>
            <w:bottom w:val="none" w:sz="0" w:space="0" w:color="auto"/>
            <w:right w:val="none" w:sz="0" w:space="0" w:color="auto"/>
          </w:divBdr>
        </w:div>
        <w:div w:id="1740863051">
          <w:marLeft w:val="2520"/>
          <w:marRight w:val="0"/>
          <w:marTop w:val="96"/>
          <w:marBottom w:val="0"/>
          <w:divBdr>
            <w:top w:val="none" w:sz="0" w:space="0" w:color="auto"/>
            <w:left w:val="none" w:sz="0" w:space="0" w:color="auto"/>
            <w:bottom w:val="none" w:sz="0" w:space="0" w:color="auto"/>
            <w:right w:val="none" w:sz="0" w:space="0" w:color="auto"/>
          </w:divBdr>
        </w:div>
        <w:div w:id="1927885401">
          <w:marLeft w:val="3240"/>
          <w:marRight w:val="0"/>
          <w:marTop w:val="96"/>
          <w:marBottom w:val="0"/>
          <w:divBdr>
            <w:top w:val="none" w:sz="0" w:space="0" w:color="auto"/>
            <w:left w:val="none" w:sz="0" w:space="0" w:color="auto"/>
            <w:bottom w:val="none" w:sz="0" w:space="0" w:color="auto"/>
            <w:right w:val="none" w:sz="0" w:space="0" w:color="auto"/>
          </w:divBdr>
        </w:div>
      </w:divsChild>
    </w:div>
    <w:div w:id="478425847">
      <w:bodyDiv w:val="1"/>
      <w:marLeft w:val="0"/>
      <w:marRight w:val="0"/>
      <w:marTop w:val="0"/>
      <w:marBottom w:val="0"/>
      <w:divBdr>
        <w:top w:val="none" w:sz="0" w:space="0" w:color="auto"/>
        <w:left w:val="none" w:sz="0" w:space="0" w:color="auto"/>
        <w:bottom w:val="none" w:sz="0" w:space="0" w:color="auto"/>
        <w:right w:val="none" w:sz="0" w:space="0" w:color="auto"/>
      </w:divBdr>
      <w:divsChild>
        <w:div w:id="886528279">
          <w:marLeft w:val="1166"/>
          <w:marRight w:val="0"/>
          <w:marTop w:val="96"/>
          <w:marBottom w:val="0"/>
          <w:divBdr>
            <w:top w:val="none" w:sz="0" w:space="0" w:color="auto"/>
            <w:left w:val="none" w:sz="0" w:space="0" w:color="auto"/>
            <w:bottom w:val="none" w:sz="0" w:space="0" w:color="auto"/>
            <w:right w:val="none" w:sz="0" w:space="0" w:color="auto"/>
          </w:divBdr>
        </w:div>
        <w:div w:id="972640675">
          <w:marLeft w:val="1886"/>
          <w:marRight w:val="0"/>
          <w:marTop w:val="77"/>
          <w:marBottom w:val="0"/>
          <w:divBdr>
            <w:top w:val="none" w:sz="0" w:space="0" w:color="auto"/>
            <w:left w:val="none" w:sz="0" w:space="0" w:color="auto"/>
            <w:bottom w:val="none" w:sz="0" w:space="0" w:color="auto"/>
            <w:right w:val="none" w:sz="0" w:space="0" w:color="auto"/>
          </w:divBdr>
        </w:div>
        <w:div w:id="1208449799">
          <w:marLeft w:val="547"/>
          <w:marRight w:val="0"/>
          <w:marTop w:val="115"/>
          <w:marBottom w:val="0"/>
          <w:divBdr>
            <w:top w:val="none" w:sz="0" w:space="0" w:color="auto"/>
            <w:left w:val="none" w:sz="0" w:space="0" w:color="auto"/>
            <w:bottom w:val="none" w:sz="0" w:space="0" w:color="auto"/>
            <w:right w:val="none" w:sz="0" w:space="0" w:color="auto"/>
          </w:divBdr>
        </w:div>
        <w:div w:id="1578704755">
          <w:marLeft w:val="1166"/>
          <w:marRight w:val="0"/>
          <w:marTop w:val="96"/>
          <w:marBottom w:val="0"/>
          <w:divBdr>
            <w:top w:val="none" w:sz="0" w:space="0" w:color="auto"/>
            <w:left w:val="none" w:sz="0" w:space="0" w:color="auto"/>
            <w:bottom w:val="none" w:sz="0" w:space="0" w:color="auto"/>
            <w:right w:val="none" w:sz="0" w:space="0" w:color="auto"/>
          </w:divBdr>
        </w:div>
        <w:div w:id="2056077703">
          <w:marLeft w:val="1886"/>
          <w:marRight w:val="0"/>
          <w:marTop w:val="77"/>
          <w:marBottom w:val="0"/>
          <w:divBdr>
            <w:top w:val="none" w:sz="0" w:space="0" w:color="auto"/>
            <w:left w:val="none" w:sz="0" w:space="0" w:color="auto"/>
            <w:bottom w:val="none" w:sz="0" w:space="0" w:color="auto"/>
            <w:right w:val="none" w:sz="0" w:space="0" w:color="auto"/>
          </w:divBdr>
        </w:div>
      </w:divsChild>
    </w:div>
    <w:div w:id="478494752">
      <w:bodyDiv w:val="1"/>
      <w:marLeft w:val="0"/>
      <w:marRight w:val="0"/>
      <w:marTop w:val="0"/>
      <w:marBottom w:val="0"/>
      <w:divBdr>
        <w:top w:val="none" w:sz="0" w:space="0" w:color="auto"/>
        <w:left w:val="none" w:sz="0" w:space="0" w:color="auto"/>
        <w:bottom w:val="none" w:sz="0" w:space="0" w:color="auto"/>
        <w:right w:val="none" w:sz="0" w:space="0" w:color="auto"/>
      </w:divBdr>
    </w:div>
    <w:div w:id="478613800">
      <w:bodyDiv w:val="1"/>
      <w:marLeft w:val="0"/>
      <w:marRight w:val="0"/>
      <w:marTop w:val="0"/>
      <w:marBottom w:val="0"/>
      <w:divBdr>
        <w:top w:val="none" w:sz="0" w:space="0" w:color="auto"/>
        <w:left w:val="none" w:sz="0" w:space="0" w:color="auto"/>
        <w:bottom w:val="none" w:sz="0" w:space="0" w:color="auto"/>
        <w:right w:val="none" w:sz="0" w:space="0" w:color="auto"/>
      </w:divBdr>
    </w:div>
    <w:div w:id="479658243">
      <w:bodyDiv w:val="1"/>
      <w:marLeft w:val="0"/>
      <w:marRight w:val="0"/>
      <w:marTop w:val="0"/>
      <w:marBottom w:val="0"/>
      <w:divBdr>
        <w:top w:val="none" w:sz="0" w:space="0" w:color="auto"/>
        <w:left w:val="none" w:sz="0" w:space="0" w:color="auto"/>
        <w:bottom w:val="none" w:sz="0" w:space="0" w:color="auto"/>
        <w:right w:val="none" w:sz="0" w:space="0" w:color="auto"/>
      </w:divBdr>
      <w:divsChild>
        <w:div w:id="242230309">
          <w:marLeft w:val="547"/>
          <w:marRight w:val="0"/>
          <w:marTop w:val="125"/>
          <w:marBottom w:val="0"/>
          <w:divBdr>
            <w:top w:val="none" w:sz="0" w:space="0" w:color="auto"/>
            <w:left w:val="none" w:sz="0" w:space="0" w:color="auto"/>
            <w:bottom w:val="none" w:sz="0" w:space="0" w:color="auto"/>
            <w:right w:val="none" w:sz="0" w:space="0" w:color="auto"/>
          </w:divBdr>
        </w:div>
        <w:div w:id="324864762">
          <w:marLeft w:val="547"/>
          <w:marRight w:val="0"/>
          <w:marTop w:val="125"/>
          <w:marBottom w:val="0"/>
          <w:divBdr>
            <w:top w:val="none" w:sz="0" w:space="0" w:color="auto"/>
            <w:left w:val="none" w:sz="0" w:space="0" w:color="auto"/>
            <w:bottom w:val="none" w:sz="0" w:space="0" w:color="auto"/>
            <w:right w:val="none" w:sz="0" w:space="0" w:color="auto"/>
          </w:divBdr>
        </w:div>
        <w:div w:id="1022435499">
          <w:marLeft w:val="547"/>
          <w:marRight w:val="0"/>
          <w:marTop w:val="125"/>
          <w:marBottom w:val="0"/>
          <w:divBdr>
            <w:top w:val="none" w:sz="0" w:space="0" w:color="auto"/>
            <w:left w:val="none" w:sz="0" w:space="0" w:color="auto"/>
            <w:bottom w:val="none" w:sz="0" w:space="0" w:color="auto"/>
            <w:right w:val="none" w:sz="0" w:space="0" w:color="auto"/>
          </w:divBdr>
        </w:div>
        <w:div w:id="2092576932">
          <w:marLeft w:val="547"/>
          <w:marRight w:val="0"/>
          <w:marTop w:val="125"/>
          <w:marBottom w:val="0"/>
          <w:divBdr>
            <w:top w:val="none" w:sz="0" w:space="0" w:color="auto"/>
            <w:left w:val="none" w:sz="0" w:space="0" w:color="auto"/>
            <w:bottom w:val="none" w:sz="0" w:space="0" w:color="auto"/>
            <w:right w:val="none" w:sz="0" w:space="0" w:color="auto"/>
          </w:divBdr>
        </w:div>
      </w:divsChild>
    </w:div>
    <w:div w:id="480121338">
      <w:bodyDiv w:val="1"/>
      <w:marLeft w:val="0"/>
      <w:marRight w:val="0"/>
      <w:marTop w:val="0"/>
      <w:marBottom w:val="0"/>
      <w:divBdr>
        <w:top w:val="none" w:sz="0" w:space="0" w:color="auto"/>
        <w:left w:val="none" w:sz="0" w:space="0" w:color="auto"/>
        <w:bottom w:val="none" w:sz="0" w:space="0" w:color="auto"/>
        <w:right w:val="none" w:sz="0" w:space="0" w:color="auto"/>
      </w:divBdr>
      <w:divsChild>
        <w:div w:id="1468014181">
          <w:marLeft w:val="0"/>
          <w:marRight w:val="0"/>
          <w:marTop w:val="0"/>
          <w:marBottom w:val="0"/>
          <w:divBdr>
            <w:top w:val="none" w:sz="0" w:space="0" w:color="auto"/>
            <w:left w:val="none" w:sz="0" w:space="0" w:color="auto"/>
            <w:bottom w:val="none" w:sz="0" w:space="0" w:color="auto"/>
            <w:right w:val="none" w:sz="0" w:space="0" w:color="auto"/>
          </w:divBdr>
          <w:divsChild>
            <w:div w:id="58986340">
              <w:marLeft w:val="0"/>
              <w:marRight w:val="0"/>
              <w:marTop w:val="0"/>
              <w:marBottom w:val="0"/>
              <w:divBdr>
                <w:top w:val="none" w:sz="0" w:space="0" w:color="auto"/>
                <w:left w:val="none" w:sz="0" w:space="0" w:color="auto"/>
                <w:bottom w:val="none" w:sz="0" w:space="0" w:color="auto"/>
                <w:right w:val="none" w:sz="0" w:space="0" w:color="auto"/>
              </w:divBdr>
            </w:div>
            <w:div w:id="136266615">
              <w:marLeft w:val="0"/>
              <w:marRight w:val="0"/>
              <w:marTop w:val="0"/>
              <w:marBottom w:val="0"/>
              <w:divBdr>
                <w:top w:val="none" w:sz="0" w:space="0" w:color="auto"/>
                <w:left w:val="none" w:sz="0" w:space="0" w:color="auto"/>
                <w:bottom w:val="none" w:sz="0" w:space="0" w:color="auto"/>
                <w:right w:val="none" w:sz="0" w:space="0" w:color="auto"/>
              </w:divBdr>
            </w:div>
            <w:div w:id="545260346">
              <w:marLeft w:val="0"/>
              <w:marRight w:val="0"/>
              <w:marTop w:val="0"/>
              <w:marBottom w:val="0"/>
              <w:divBdr>
                <w:top w:val="none" w:sz="0" w:space="0" w:color="auto"/>
                <w:left w:val="none" w:sz="0" w:space="0" w:color="auto"/>
                <w:bottom w:val="none" w:sz="0" w:space="0" w:color="auto"/>
                <w:right w:val="none" w:sz="0" w:space="0" w:color="auto"/>
              </w:divBdr>
            </w:div>
            <w:div w:id="661734792">
              <w:marLeft w:val="0"/>
              <w:marRight w:val="0"/>
              <w:marTop w:val="0"/>
              <w:marBottom w:val="0"/>
              <w:divBdr>
                <w:top w:val="none" w:sz="0" w:space="0" w:color="auto"/>
                <w:left w:val="none" w:sz="0" w:space="0" w:color="auto"/>
                <w:bottom w:val="none" w:sz="0" w:space="0" w:color="auto"/>
                <w:right w:val="none" w:sz="0" w:space="0" w:color="auto"/>
              </w:divBdr>
            </w:div>
            <w:div w:id="935552543">
              <w:marLeft w:val="0"/>
              <w:marRight w:val="0"/>
              <w:marTop w:val="0"/>
              <w:marBottom w:val="0"/>
              <w:divBdr>
                <w:top w:val="none" w:sz="0" w:space="0" w:color="auto"/>
                <w:left w:val="none" w:sz="0" w:space="0" w:color="auto"/>
                <w:bottom w:val="none" w:sz="0" w:space="0" w:color="auto"/>
                <w:right w:val="none" w:sz="0" w:space="0" w:color="auto"/>
              </w:divBdr>
            </w:div>
            <w:div w:id="1000813056">
              <w:marLeft w:val="0"/>
              <w:marRight w:val="0"/>
              <w:marTop w:val="0"/>
              <w:marBottom w:val="0"/>
              <w:divBdr>
                <w:top w:val="none" w:sz="0" w:space="0" w:color="auto"/>
                <w:left w:val="none" w:sz="0" w:space="0" w:color="auto"/>
                <w:bottom w:val="none" w:sz="0" w:space="0" w:color="auto"/>
                <w:right w:val="none" w:sz="0" w:space="0" w:color="auto"/>
              </w:divBdr>
            </w:div>
            <w:div w:id="1022125046">
              <w:marLeft w:val="0"/>
              <w:marRight w:val="0"/>
              <w:marTop w:val="0"/>
              <w:marBottom w:val="0"/>
              <w:divBdr>
                <w:top w:val="none" w:sz="0" w:space="0" w:color="auto"/>
                <w:left w:val="none" w:sz="0" w:space="0" w:color="auto"/>
                <w:bottom w:val="none" w:sz="0" w:space="0" w:color="auto"/>
                <w:right w:val="none" w:sz="0" w:space="0" w:color="auto"/>
              </w:divBdr>
            </w:div>
            <w:div w:id="1355768786">
              <w:marLeft w:val="0"/>
              <w:marRight w:val="0"/>
              <w:marTop w:val="0"/>
              <w:marBottom w:val="0"/>
              <w:divBdr>
                <w:top w:val="none" w:sz="0" w:space="0" w:color="auto"/>
                <w:left w:val="none" w:sz="0" w:space="0" w:color="auto"/>
                <w:bottom w:val="none" w:sz="0" w:space="0" w:color="auto"/>
                <w:right w:val="none" w:sz="0" w:space="0" w:color="auto"/>
              </w:divBdr>
            </w:div>
            <w:div w:id="1573658195">
              <w:marLeft w:val="0"/>
              <w:marRight w:val="0"/>
              <w:marTop w:val="0"/>
              <w:marBottom w:val="0"/>
              <w:divBdr>
                <w:top w:val="none" w:sz="0" w:space="0" w:color="auto"/>
                <w:left w:val="none" w:sz="0" w:space="0" w:color="auto"/>
                <w:bottom w:val="none" w:sz="0" w:space="0" w:color="auto"/>
                <w:right w:val="none" w:sz="0" w:space="0" w:color="auto"/>
              </w:divBdr>
            </w:div>
            <w:div w:id="1712873626">
              <w:marLeft w:val="0"/>
              <w:marRight w:val="0"/>
              <w:marTop w:val="0"/>
              <w:marBottom w:val="0"/>
              <w:divBdr>
                <w:top w:val="none" w:sz="0" w:space="0" w:color="auto"/>
                <w:left w:val="none" w:sz="0" w:space="0" w:color="auto"/>
                <w:bottom w:val="none" w:sz="0" w:space="0" w:color="auto"/>
                <w:right w:val="none" w:sz="0" w:space="0" w:color="auto"/>
              </w:divBdr>
            </w:div>
            <w:div w:id="1985425486">
              <w:marLeft w:val="0"/>
              <w:marRight w:val="0"/>
              <w:marTop w:val="0"/>
              <w:marBottom w:val="0"/>
              <w:divBdr>
                <w:top w:val="none" w:sz="0" w:space="0" w:color="auto"/>
                <w:left w:val="none" w:sz="0" w:space="0" w:color="auto"/>
                <w:bottom w:val="none" w:sz="0" w:space="0" w:color="auto"/>
                <w:right w:val="none" w:sz="0" w:space="0" w:color="auto"/>
              </w:divBdr>
            </w:div>
            <w:div w:id="21052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3757">
      <w:bodyDiv w:val="1"/>
      <w:marLeft w:val="0"/>
      <w:marRight w:val="0"/>
      <w:marTop w:val="0"/>
      <w:marBottom w:val="0"/>
      <w:divBdr>
        <w:top w:val="none" w:sz="0" w:space="0" w:color="auto"/>
        <w:left w:val="none" w:sz="0" w:space="0" w:color="auto"/>
        <w:bottom w:val="none" w:sz="0" w:space="0" w:color="auto"/>
        <w:right w:val="none" w:sz="0" w:space="0" w:color="auto"/>
      </w:divBdr>
    </w:div>
    <w:div w:id="484710895">
      <w:bodyDiv w:val="1"/>
      <w:marLeft w:val="0"/>
      <w:marRight w:val="0"/>
      <w:marTop w:val="0"/>
      <w:marBottom w:val="0"/>
      <w:divBdr>
        <w:top w:val="none" w:sz="0" w:space="0" w:color="auto"/>
        <w:left w:val="none" w:sz="0" w:space="0" w:color="auto"/>
        <w:bottom w:val="none" w:sz="0" w:space="0" w:color="auto"/>
        <w:right w:val="none" w:sz="0" w:space="0" w:color="auto"/>
      </w:divBdr>
    </w:div>
    <w:div w:id="484904409">
      <w:bodyDiv w:val="1"/>
      <w:marLeft w:val="0"/>
      <w:marRight w:val="0"/>
      <w:marTop w:val="0"/>
      <w:marBottom w:val="0"/>
      <w:divBdr>
        <w:top w:val="none" w:sz="0" w:space="0" w:color="auto"/>
        <w:left w:val="none" w:sz="0" w:space="0" w:color="auto"/>
        <w:bottom w:val="none" w:sz="0" w:space="0" w:color="auto"/>
        <w:right w:val="none" w:sz="0" w:space="0" w:color="auto"/>
      </w:divBdr>
    </w:div>
    <w:div w:id="486365641">
      <w:bodyDiv w:val="1"/>
      <w:marLeft w:val="0"/>
      <w:marRight w:val="0"/>
      <w:marTop w:val="0"/>
      <w:marBottom w:val="0"/>
      <w:divBdr>
        <w:top w:val="none" w:sz="0" w:space="0" w:color="auto"/>
        <w:left w:val="none" w:sz="0" w:space="0" w:color="auto"/>
        <w:bottom w:val="none" w:sz="0" w:space="0" w:color="auto"/>
        <w:right w:val="none" w:sz="0" w:space="0" w:color="auto"/>
      </w:divBdr>
    </w:div>
    <w:div w:id="486827459">
      <w:bodyDiv w:val="1"/>
      <w:marLeft w:val="0"/>
      <w:marRight w:val="0"/>
      <w:marTop w:val="0"/>
      <w:marBottom w:val="0"/>
      <w:divBdr>
        <w:top w:val="none" w:sz="0" w:space="0" w:color="auto"/>
        <w:left w:val="none" w:sz="0" w:space="0" w:color="auto"/>
        <w:bottom w:val="none" w:sz="0" w:space="0" w:color="auto"/>
        <w:right w:val="none" w:sz="0" w:space="0" w:color="auto"/>
      </w:divBdr>
    </w:div>
    <w:div w:id="488135901">
      <w:bodyDiv w:val="1"/>
      <w:marLeft w:val="0"/>
      <w:marRight w:val="0"/>
      <w:marTop w:val="0"/>
      <w:marBottom w:val="0"/>
      <w:divBdr>
        <w:top w:val="none" w:sz="0" w:space="0" w:color="auto"/>
        <w:left w:val="none" w:sz="0" w:space="0" w:color="auto"/>
        <w:bottom w:val="none" w:sz="0" w:space="0" w:color="auto"/>
        <w:right w:val="none" w:sz="0" w:space="0" w:color="auto"/>
      </w:divBdr>
      <w:divsChild>
        <w:div w:id="486822338">
          <w:marLeft w:val="547"/>
          <w:marRight w:val="0"/>
          <w:marTop w:val="154"/>
          <w:marBottom w:val="0"/>
          <w:divBdr>
            <w:top w:val="none" w:sz="0" w:space="0" w:color="auto"/>
            <w:left w:val="none" w:sz="0" w:space="0" w:color="auto"/>
            <w:bottom w:val="none" w:sz="0" w:space="0" w:color="auto"/>
            <w:right w:val="none" w:sz="0" w:space="0" w:color="auto"/>
          </w:divBdr>
        </w:div>
        <w:div w:id="2134277763">
          <w:marLeft w:val="547"/>
          <w:marRight w:val="0"/>
          <w:marTop w:val="154"/>
          <w:marBottom w:val="0"/>
          <w:divBdr>
            <w:top w:val="none" w:sz="0" w:space="0" w:color="auto"/>
            <w:left w:val="none" w:sz="0" w:space="0" w:color="auto"/>
            <w:bottom w:val="none" w:sz="0" w:space="0" w:color="auto"/>
            <w:right w:val="none" w:sz="0" w:space="0" w:color="auto"/>
          </w:divBdr>
        </w:div>
      </w:divsChild>
    </w:div>
    <w:div w:id="488327070">
      <w:bodyDiv w:val="1"/>
      <w:marLeft w:val="0"/>
      <w:marRight w:val="0"/>
      <w:marTop w:val="0"/>
      <w:marBottom w:val="0"/>
      <w:divBdr>
        <w:top w:val="none" w:sz="0" w:space="0" w:color="auto"/>
        <w:left w:val="none" w:sz="0" w:space="0" w:color="auto"/>
        <w:bottom w:val="none" w:sz="0" w:space="0" w:color="auto"/>
        <w:right w:val="none" w:sz="0" w:space="0" w:color="auto"/>
      </w:divBdr>
    </w:div>
    <w:div w:id="490488812">
      <w:bodyDiv w:val="1"/>
      <w:marLeft w:val="0"/>
      <w:marRight w:val="0"/>
      <w:marTop w:val="0"/>
      <w:marBottom w:val="0"/>
      <w:divBdr>
        <w:top w:val="none" w:sz="0" w:space="0" w:color="auto"/>
        <w:left w:val="none" w:sz="0" w:space="0" w:color="auto"/>
        <w:bottom w:val="none" w:sz="0" w:space="0" w:color="auto"/>
        <w:right w:val="none" w:sz="0" w:space="0" w:color="auto"/>
      </w:divBdr>
    </w:div>
    <w:div w:id="490675670">
      <w:bodyDiv w:val="1"/>
      <w:marLeft w:val="0"/>
      <w:marRight w:val="0"/>
      <w:marTop w:val="0"/>
      <w:marBottom w:val="0"/>
      <w:divBdr>
        <w:top w:val="none" w:sz="0" w:space="0" w:color="auto"/>
        <w:left w:val="none" w:sz="0" w:space="0" w:color="auto"/>
        <w:bottom w:val="none" w:sz="0" w:space="0" w:color="auto"/>
        <w:right w:val="none" w:sz="0" w:space="0" w:color="auto"/>
      </w:divBdr>
    </w:div>
    <w:div w:id="491143735">
      <w:bodyDiv w:val="1"/>
      <w:marLeft w:val="0"/>
      <w:marRight w:val="0"/>
      <w:marTop w:val="0"/>
      <w:marBottom w:val="0"/>
      <w:divBdr>
        <w:top w:val="none" w:sz="0" w:space="0" w:color="auto"/>
        <w:left w:val="none" w:sz="0" w:space="0" w:color="auto"/>
        <w:bottom w:val="none" w:sz="0" w:space="0" w:color="auto"/>
        <w:right w:val="none" w:sz="0" w:space="0" w:color="auto"/>
      </w:divBdr>
    </w:div>
    <w:div w:id="492646991">
      <w:bodyDiv w:val="1"/>
      <w:marLeft w:val="0"/>
      <w:marRight w:val="0"/>
      <w:marTop w:val="0"/>
      <w:marBottom w:val="0"/>
      <w:divBdr>
        <w:top w:val="none" w:sz="0" w:space="0" w:color="auto"/>
        <w:left w:val="none" w:sz="0" w:space="0" w:color="auto"/>
        <w:bottom w:val="none" w:sz="0" w:space="0" w:color="auto"/>
        <w:right w:val="none" w:sz="0" w:space="0" w:color="auto"/>
      </w:divBdr>
    </w:div>
    <w:div w:id="492835747">
      <w:bodyDiv w:val="1"/>
      <w:marLeft w:val="0"/>
      <w:marRight w:val="0"/>
      <w:marTop w:val="0"/>
      <w:marBottom w:val="0"/>
      <w:divBdr>
        <w:top w:val="none" w:sz="0" w:space="0" w:color="auto"/>
        <w:left w:val="none" w:sz="0" w:space="0" w:color="auto"/>
        <w:bottom w:val="none" w:sz="0" w:space="0" w:color="auto"/>
        <w:right w:val="none" w:sz="0" w:space="0" w:color="auto"/>
      </w:divBdr>
    </w:div>
    <w:div w:id="493108252">
      <w:bodyDiv w:val="1"/>
      <w:marLeft w:val="0"/>
      <w:marRight w:val="0"/>
      <w:marTop w:val="0"/>
      <w:marBottom w:val="0"/>
      <w:divBdr>
        <w:top w:val="none" w:sz="0" w:space="0" w:color="auto"/>
        <w:left w:val="none" w:sz="0" w:space="0" w:color="auto"/>
        <w:bottom w:val="none" w:sz="0" w:space="0" w:color="auto"/>
        <w:right w:val="none" w:sz="0" w:space="0" w:color="auto"/>
      </w:divBdr>
    </w:div>
    <w:div w:id="493373600">
      <w:bodyDiv w:val="1"/>
      <w:marLeft w:val="0"/>
      <w:marRight w:val="0"/>
      <w:marTop w:val="0"/>
      <w:marBottom w:val="0"/>
      <w:divBdr>
        <w:top w:val="none" w:sz="0" w:space="0" w:color="auto"/>
        <w:left w:val="none" w:sz="0" w:space="0" w:color="auto"/>
        <w:bottom w:val="none" w:sz="0" w:space="0" w:color="auto"/>
        <w:right w:val="none" w:sz="0" w:space="0" w:color="auto"/>
      </w:divBdr>
    </w:div>
    <w:div w:id="493380171">
      <w:bodyDiv w:val="1"/>
      <w:marLeft w:val="0"/>
      <w:marRight w:val="0"/>
      <w:marTop w:val="0"/>
      <w:marBottom w:val="0"/>
      <w:divBdr>
        <w:top w:val="none" w:sz="0" w:space="0" w:color="auto"/>
        <w:left w:val="none" w:sz="0" w:space="0" w:color="auto"/>
        <w:bottom w:val="none" w:sz="0" w:space="0" w:color="auto"/>
        <w:right w:val="none" w:sz="0" w:space="0" w:color="auto"/>
      </w:divBdr>
    </w:div>
    <w:div w:id="494032769">
      <w:bodyDiv w:val="1"/>
      <w:marLeft w:val="0"/>
      <w:marRight w:val="0"/>
      <w:marTop w:val="0"/>
      <w:marBottom w:val="0"/>
      <w:divBdr>
        <w:top w:val="none" w:sz="0" w:space="0" w:color="auto"/>
        <w:left w:val="none" w:sz="0" w:space="0" w:color="auto"/>
        <w:bottom w:val="none" w:sz="0" w:space="0" w:color="auto"/>
        <w:right w:val="none" w:sz="0" w:space="0" w:color="auto"/>
      </w:divBdr>
    </w:div>
    <w:div w:id="494150002">
      <w:bodyDiv w:val="1"/>
      <w:marLeft w:val="0"/>
      <w:marRight w:val="0"/>
      <w:marTop w:val="0"/>
      <w:marBottom w:val="0"/>
      <w:divBdr>
        <w:top w:val="none" w:sz="0" w:space="0" w:color="auto"/>
        <w:left w:val="none" w:sz="0" w:space="0" w:color="auto"/>
        <w:bottom w:val="none" w:sz="0" w:space="0" w:color="auto"/>
        <w:right w:val="none" w:sz="0" w:space="0" w:color="auto"/>
      </w:divBdr>
      <w:divsChild>
        <w:div w:id="357049862">
          <w:marLeft w:val="1166"/>
          <w:marRight w:val="0"/>
          <w:marTop w:val="96"/>
          <w:marBottom w:val="0"/>
          <w:divBdr>
            <w:top w:val="none" w:sz="0" w:space="0" w:color="auto"/>
            <w:left w:val="none" w:sz="0" w:space="0" w:color="auto"/>
            <w:bottom w:val="none" w:sz="0" w:space="0" w:color="auto"/>
            <w:right w:val="none" w:sz="0" w:space="0" w:color="auto"/>
          </w:divBdr>
        </w:div>
        <w:div w:id="855770251">
          <w:marLeft w:val="547"/>
          <w:marRight w:val="0"/>
          <w:marTop w:val="115"/>
          <w:marBottom w:val="0"/>
          <w:divBdr>
            <w:top w:val="none" w:sz="0" w:space="0" w:color="auto"/>
            <w:left w:val="none" w:sz="0" w:space="0" w:color="auto"/>
            <w:bottom w:val="none" w:sz="0" w:space="0" w:color="auto"/>
            <w:right w:val="none" w:sz="0" w:space="0" w:color="auto"/>
          </w:divBdr>
        </w:div>
        <w:div w:id="1323584802">
          <w:marLeft w:val="547"/>
          <w:marRight w:val="0"/>
          <w:marTop w:val="106"/>
          <w:marBottom w:val="0"/>
          <w:divBdr>
            <w:top w:val="none" w:sz="0" w:space="0" w:color="auto"/>
            <w:left w:val="none" w:sz="0" w:space="0" w:color="auto"/>
            <w:bottom w:val="none" w:sz="0" w:space="0" w:color="auto"/>
            <w:right w:val="none" w:sz="0" w:space="0" w:color="auto"/>
          </w:divBdr>
        </w:div>
        <w:div w:id="1436174611">
          <w:marLeft w:val="1166"/>
          <w:marRight w:val="0"/>
          <w:marTop w:val="96"/>
          <w:marBottom w:val="0"/>
          <w:divBdr>
            <w:top w:val="none" w:sz="0" w:space="0" w:color="auto"/>
            <w:left w:val="none" w:sz="0" w:space="0" w:color="auto"/>
            <w:bottom w:val="none" w:sz="0" w:space="0" w:color="auto"/>
            <w:right w:val="none" w:sz="0" w:space="0" w:color="auto"/>
          </w:divBdr>
        </w:div>
      </w:divsChild>
    </w:div>
    <w:div w:id="494300348">
      <w:bodyDiv w:val="1"/>
      <w:marLeft w:val="0"/>
      <w:marRight w:val="0"/>
      <w:marTop w:val="0"/>
      <w:marBottom w:val="0"/>
      <w:divBdr>
        <w:top w:val="none" w:sz="0" w:space="0" w:color="auto"/>
        <w:left w:val="none" w:sz="0" w:space="0" w:color="auto"/>
        <w:bottom w:val="none" w:sz="0" w:space="0" w:color="auto"/>
        <w:right w:val="none" w:sz="0" w:space="0" w:color="auto"/>
      </w:divBdr>
    </w:div>
    <w:div w:id="495999620">
      <w:bodyDiv w:val="1"/>
      <w:marLeft w:val="0"/>
      <w:marRight w:val="0"/>
      <w:marTop w:val="0"/>
      <w:marBottom w:val="0"/>
      <w:divBdr>
        <w:top w:val="none" w:sz="0" w:space="0" w:color="auto"/>
        <w:left w:val="none" w:sz="0" w:space="0" w:color="auto"/>
        <w:bottom w:val="none" w:sz="0" w:space="0" w:color="auto"/>
        <w:right w:val="none" w:sz="0" w:space="0" w:color="auto"/>
      </w:divBdr>
      <w:divsChild>
        <w:div w:id="445514423">
          <w:marLeft w:val="1800"/>
          <w:marRight w:val="0"/>
          <w:marTop w:val="67"/>
          <w:marBottom w:val="0"/>
          <w:divBdr>
            <w:top w:val="none" w:sz="0" w:space="0" w:color="auto"/>
            <w:left w:val="none" w:sz="0" w:space="0" w:color="auto"/>
            <w:bottom w:val="none" w:sz="0" w:space="0" w:color="auto"/>
            <w:right w:val="none" w:sz="0" w:space="0" w:color="auto"/>
          </w:divBdr>
        </w:div>
        <w:div w:id="730268986">
          <w:marLeft w:val="547"/>
          <w:marRight w:val="0"/>
          <w:marTop w:val="96"/>
          <w:marBottom w:val="0"/>
          <w:divBdr>
            <w:top w:val="none" w:sz="0" w:space="0" w:color="auto"/>
            <w:left w:val="none" w:sz="0" w:space="0" w:color="auto"/>
            <w:bottom w:val="none" w:sz="0" w:space="0" w:color="auto"/>
            <w:right w:val="none" w:sz="0" w:space="0" w:color="auto"/>
          </w:divBdr>
        </w:div>
        <w:div w:id="1214539252">
          <w:marLeft w:val="1166"/>
          <w:marRight w:val="0"/>
          <w:marTop w:val="86"/>
          <w:marBottom w:val="0"/>
          <w:divBdr>
            <w:top w:val="none" w:sz="0" w:space="0" w:color="auto"/>
            <w:left w:val="none" w:sz="0" w:space="0" w:color="auto"/>
            <w:bottom w:val="none" w:sz="0" w:space="0" w:color="auto"/>
            <w:right w:val="none" w:sz="0" w:space="0" w:color="auto"/>
          </w:divBdr>
        </w:div>
        <w:div w:id="2132480977">
          <w:marLeft w:val="1166"/>
          <w:marRight w:val="0"/>
          <w:marTop w:val="86"/>
          <w:marBottom w:val="0"/>
          <w:divBdr>
            <w:top w:val="none" w:sz="0" w:space="0" w:color="auto"/>
            <w:left w:val="none" w:sz="0" w:space="0" w:color="auto"/>
            <w:bottom w:val="none" w:sz="0" w:space="0" w:color="auto"/>
            <w:right w:val="none" w:sz="0" w:space="0" w:color="auto"/>
          </w:divBdr>
        </w:div>
      </w:divsChild>
    </w:div>
    <w:div w:id="496460338">
      <w:bodyDiv w:val="1"/>
      <w:marLeft w:val="0"/>
      <w:marRight w:val="0"/>
      <w:marTop w:val="0"/>
      <w:marBottom w:val="0"/>
      <w:divBdr>
        <w:top w:val="none" w:sz="0" w:space="0" w:color="auto"/>
        <w:left w:val="none" w:sz="0" w:space="0" w:color="auto"/>
        <w:bottom w:val="none" w:sz="0" w:space="0" w:color="auto"/>
        <w:right w:val="none" w:sz="0" w:space="0" w:color="auto"/>
      </w:divBdr>
    </w:div>
    <w:div w:id="497185770">
      <w:bodyDiv w:val="1"/>
      <w:marLeft w:val="0"/>
      <w:marRight w:val="0"/>
      <w:marTop w:val="0"/>
      <w:marBottom w:val="0"/>
      <w:divBdr>
        <w:top w:val="none" w:sz="0" w:space="0" w:color="auto"/>
        <w:left w:val="none" w:sz="0" w:space="0" w:color="auto"/>
        <w:bottom w:val="none" w:sz="0" w:space="0" w:color="auto"/>
        <w:right w:val="none" w:sz="0" w:space="0" w:color="auto"/>
      </w:divBdr>
    </w:div>
    <w:div w:id="497231087">
      <w:bodyDiv w:val="1"/>
      <w:marLeft w:val="0"/>
      <w:marRight w:val="0"/>
      <w:marTop w:val="0"/>
      <w:marBottom w:val="0"/>
      <w:divBdr>
        <w:top w:val="none" w:sz="0" w:space="0" w:color="auto"/>
        <w:left w:val="none" w:sz="0" w:space="0" w:color="auto"/>
        <w:bottom w:val="none" w:sz="0" w:space="0" w:color="auto"/>
        <w:right w:val="none" w:sz="0" w:space="0" w:color="auto"/>
      </w:divBdr>
    </w:div>
    <w:div w:id="497311297">
      <w:bodyDiv w:val="1"/>
      <w:marLeft w:val="0"/>
      <w:marRight w:val="0"/>
      <w:marTop w:val="0"/>
      <w:marBottom w:val="0"/>
      <w:divBdr>
        <w:top w:val="none" w:sz="0" w:space="0" w:color="auto"/>
        <w:left w:val="none" w:sz="0" w:space="0" w:color="auto"/>
        <w:bottom w:val="none" w:sz="0" w:space="0" w:color="auto"/>
        <w:right w:val="none" w:sz="0" w:space="0" w:color="auto"/>
      </w:divBdr>
    </w:div>
    <w:div w:id="498887512">
      <w:bodyDiv w:val="1"/>
      <w:marLeft w:val="0"/>
      <w:marRight w:val="0"/>
      <w:marTop w:val="0"/>
      <w:marBottom w:val="0"/>
      <w:divBdr>
        <w:top w:val="none" w:sz="0" w:space="0" w:color="auto"/>
        <w:left w:val="none" w:sz="0" w:space="0" w:color="auto"/>
        <w:bottom w:val="none" w:sz="0" w:space="0" w:color="auto"/>
        <w:right w:val="none" w:sz="0" w:space="0" w:color="auto"/>
      </w:divBdr>
      <w:divsChild>
        <w:div w:id="989212112">
          <w:marLeft w:val="1800"/>
          <w:marRight w:val="0"/>
          <w:marTop w:val="115"/>
          <w:marBottom w:val="0"/>
          <w:divBdr>
            <w:top w:val="none" w:sz="0" w:space="0" w:color="auto"/>
            <w:left w:val="none" w:sz="0" w:space="0" w:color="auto"/>
            <w:bottom w:val="none" w:sz="0" w:space="0" w:color="auto"/>
            <w:right w:val="none" w:sz="0" w:space="0" w:color="auto"/>
          </w:divBdr>
        </w:div>
        <w:div w:id="1463188668">
          <w:marLeft w:val="1800"/>
          <w:marRight w:val="0"/>
          <w:marTop w:val="115"/>
          <w:marBottom w:val="0"/>
          <w:divBdr>
            <w:top w:val="none" w:sz="0" w:space="0" w:color="auto"/>
            <w:left w:val="none" w:sz="0" w:space="0" w:color="auto"/>
            <w:bottom w:val="none" w:sz="0" w:space="0" w:color="auto"/>
            <w:right w:val="none" w:sz="0" w:space="0" w:color="auto"/>
          </w:divBdr>
        </w:div>
        <w:div w:id="1649438031">
          <w:marLeft w:val="1166"/>
          <w:marRight w:val="0"/>
          <w:marTop w:val="134"/>
          <w:marBottom w:val="0"/>
          <w:divBdr>
            <w:top w:val="none" w:sz="0" w:space="0" w:color="auto"/>
            <w:left w:val="none" w:sz="0" w:space="0" w:color="auto"/>
            <w:bottom w:val="none" w:sz="0" w:space="0" w:color="auto"/>
            <w:right w:val="none" w:sz="0" w:space="0" w:color="auto"/>
          </w:divBdr>
        </w:div>
        <w:div w:id="1934045668">
          <w:marLeft w:val="547"/>
          <w:marRight w:val="0"/>
          <w:marTop w:val="154"/>
          <w:marBottom w:val="0"/>
          <w:divBdr>
            <w:top w:val="none" w:sz="0" w:space="0" w:color="auto"/>
            <w:left w:val="none" w:sz="0" w:space="0" w:color="auto"/>
            <w:bottom w:val="none" w:sz="0" w:space="0" w:color="auto"/>
            <w:right w:val="none" w:sz="0" w:space="0" w:color="auto"/>
          </w:divBdr>
        </w:div>
      </w:divsChild>
    </w:div>
    <w:div w:id="500394628">
      <w:bodyDiv w:val="1"/>
      <w:marLeft w:val="0"/>
      <w:marRight w:val="0"/>
      <w:marTop w:val="0"/>
      <w:marBottom w:val="0"/>
      <w:divBdr>
        <w:top w:val="none" w:sz="0" w:space="0" w:color="auto"/>
        <w:left w:val="none" w:sz="0" w:space="0" w:color="auto"/>
        <w:bottom w:val="none" w:sz="0" w:space="0" w:color="auto"/>
        <w:right w:val="none" w:sz="0" w:space="0" w:color="auto"/>
      </w:divBdr>
      <w:divsChild>
        <w:div w:id="8222623">
          <w:marLeft w:val="1800"/>
          <w:marRight w:val="0"/>
          <w:marTop w:val="91"/>
          <w:marBottom w:val="0"/>
          <w:divBdr>
            <w:top w:val="none" w:sz="0" w:space="0" w:color="auto"/>
            <w:left w:val="none" w:sz="0" w:space="0" w:color="auto"/>
            <w:bottom w:val="none" w:sz="0" w:space="0" w:color="auto"/>
            <w:right w:val="none" w:sz="0" w:space="0" w:color="auto"/>
          </w:divBdr>
        </w:div>
        <w:div w:id="762609087">
          <w:marLeft w:val="1800"/>
          <w:marRight w:val="0"/>
          <w:marTop w:val="91"/>
          <w:marBottom w:val="0"/>
          <w:divBdr>
            <w:top w:val="none" w:sz="0" w:space="0" w:color="auto"/>
            <w:left w:val="none" w:sz="0" w:space="0" w:color="auto"/>
            <w:bottom w:val="none" w:sz="0" w:space="0" w:color="auto"/>
            <w:right w:val="none" w:sz="0" w:space="0" w:color="auto"/>
          </w:divBdr>
        </w:div>
        <w:div w:id="1139542427">
          <w:marLeft w:val="1166"/>
          <w:marRight w:val="0"/>
          <w:marTop w:val="106"/>
          <w:marBottom w:val="0"/>
          <w:divBdr>
            <w:top w:val="none" w:sz="0" w:space="0" w:color="auto"/>
            <w:left w:val="none" w:sz="0" w:space="0" w:color="auto"/>
            <w:bottom w:val="none" w:sz="0" w:space="0" w:color="auto"/>
            <w:right w:val="none" w:sz="0" w:space="0" w:color="auto"/>
          </w:divBdr>
        </w:div>
        <w:div w:id="1459488744">
          <w:marLeft w:val="1166"/>
          <w:marRight w:val="0"/>
          <w:marTop w:val="106"/>
          <w:marBottom w:val="0"/>
          <w:divBdr>
            <w:top w:val="none" w:sz="0" w:space="0" w:color="auto"/>
            <w:left w:val="none" w:sz="0" w:space="0" w:color="auto"/>
            <w:bottom w:val="none" w:sz="0" w:space="0" w:color="auto"/>
            <w:right w:val="none" w:sz="0" w:space="0" w:color="auto"/>
          </w:divBdr>
        </w:div>
        <w:div w:id="1714304775">
          <w:marLeft w:val="1166"/>
          <w:marRight w:val="0"/>
          <w:marTop w:val="106"/>
          <w:marBottom w:val="0"/>
          <w:divBdr>
            <w:top w:val="none" w:sz="0" w:space="0" w:color="auto"/>
            <w:left w:val="none" w:sz="0" w:space="0" w:color="auto"/>
            <w:bottom w:val="none" w:sz="0" w:space="0" w:color="auto"/>
            <w:right w:val="none" w:sz="0" w:space="0" w:color="auto"/>
          </w:divBdr>
        </w:div>
        <w:div w:id="1900549937">
          <w:marLeft w:val="547"/>
          <w:marRight w:val="0"/>
          <w:marTop w:val="120"/>
          <w:marBottom w:val="0"/>
          <w:divBdr>
            <w:top w:val="none" w:sz="0" w:space="0" w:color="auto"/>
            <w:left w:val="none" w:sz="0" w:space="0" w:color="auto"/>
            <w:bottom w:val="none" w:sz="0" w:space="0" w:color="auto"/>
            <w:right w:val="none" w:sz="0" w:space="0" w:color="auto"/>
          </w:divBdr>
        </w:div>
        <w:div w:id="1983146577">
          <w:marLeft w:val="1166"/>
          <w:marRight w:val="0"/>
          <w:marTop w:val="106"/>
          <w:marBottom w:val="0"/>
          <w:divBdr>
            <w:top w:val="none" w:sz="0" w:space="0" w:color="auto"/>
            <w:left w:val="none" w:sz="0" w:space="0" w:color="auto"/>
            <w:bottom w:val="none" w:sz="0" w:space="0" w:color="auto"/>
            <w:right w:val="none" w:sz="0" w:space="0" w:color="auto"/>
          </w:divBdr>
        </w:div>
      </w:divsChild>
    </w:div>
    <w:div w:id="500434217">
      <w:bodyDiv w:val="1"/>
      <w:marLeft w:val="0"/>
      <w:marRight w:val="0"/>
      <w:marTop w:val="0"/>
      <w:marBottom w:val="0"/>
      <w:divBdr>
        <w:top w:val="none" w:sz="0" w:space="0" w:color="auto"/>
        <w:left w:val="none" w:sz="0" w:space="0" w:color="auto"/>
        <w:bottom w:val="none" w:sz="0" w:space="0" w:color="auto"/>
        <w:right w:val="none" w:sz="0" w:space="0" w:color="auto"/>
      </w:divBdr>
    </w:div>
    <w:div w:id="500774537">
      <w:bodyDiv w:val="1"/>
      <w:marLeft w:val="0"/>
      <w:marRight w:val="0"/>
      <w:marTop w:val="0"/>
      <w:marBottom w:val="0"/>
      <w:divBdr>
        <w:top w:val="none" w:sz="0" w:space="0" w:color="auto"/>
        <w:left w:val="none" w:sz="0" w:space="0" w:color="auto"/>
        <w:bottom w:val="none" w:sz="0" w:space="0" w:color="auto"/>
        <w:right w:val="none" w:sz="0" w:space="0" w:color="auto"/>
      </w:divBdr>
    </w:div>
    <w:div w:id="501899051">
      <w:bodyDiv w:val="1"/>
      <w:marLeft w:val="0"/>
      <w:marRight w:val="0"/>
      <w:marTop w:val="0"/>
      <w:marBottom w:val="0"/>
      <w:divBdr>
        <w:top w:val="none" w:sz="0" w:space="0" w:color="auto"/>
        <w:left w:val="none" w:sz="0" w:space="0" w:color="auto"/>
        <w:bottom w:val="none" w:sz="0" w:space="0" w:color="auto"/>
        <w:right w:val="none" w:sz="0" w:space="0" w:color="auto"/>
      </w:divBdr>
    </w:div>
    <w:div w:id="502010825">
      <w:bodyDiv w:val="1"/>
      <w:marLeft w:val="0"/>
      <w:marRight w:val="0"/>
      <w:marTop w:val="0"/>
      <w:marBottom w:val="0"/>
      <w:divBdr>
        <w:top w:val="none" w:sz="0" w:space="0" w:color="auto"/>
        <w:left w:val="none" w:sz="0" w:space="0" w:color="auto"/>
        <w:bottom w:val="none" w:sz="0" w:space="0" w:color="auto"/>
        <w:right w:val="none" w:sz="0" w:space="0" w:color="auto"/>
      </w:divBdr>
    </w:div>
    <w:div w:id="502890191">
      <w:bodyDiv w:val="1"/>
      <w:marLeft w:val="0"/>
      <w:marRight w:val="0"/>
      <w:marTop w:val="0"/>
      <w:marBottom w:val="0"/>
      <w:divBdr>
        <w:top w:val="none" w:sz="0" w:space="0" w:color="auto"/>
        <w:left w:val="none" w:sz="0" w:space="0" w:color="auto"/>
        <w:bottom w:val="none" w:sz="0" w:space="0" w:color="auto"/>
        <w:right w:val="none" w:sz="0" w:space="0" w:color="auto"/>
      </w:divBdr>
    </w:div>
    <w:div w:id="504200601">
      <w:bodyDiv w:val="1"/>
      <w:marLeft w:val="0"/>
      <w:marRight w:val="0"/>
      <w:marTop w:val="0"/>
      <w:marBottom w:val="0"/>
      <w:divBdr>
        <w:top w:val="none" w:sz="0" w:space="0" w:color="auto"/>
        <w:left w:val="none" w:sz="0" w:space="0" w:color="auto"/>
        <w:bottom w:val="none" w:sz="0" w:space="0" w:color="auto"/>
        <w:right w:val="none" w:sz="0" w:space="0" w:color="auto"/>
      </w:divBdr>
    </w:div>
    <w:div w:id="504443386">
      <w:bodyDiv w:val="1"/>
      <w:marLeft w:val="0"/>
      <w:marRight w:val="0"/>
      <w:marTop w:val="0"/>
      <w:marBottom w:val="0"/>
      <w:divBdr>
        <w:top w:val="none" w:sz="0" w:space="0" w:color="auto"/>
        <w:left w:val="none" w:sz="0" w:space="0" w:color="auto"/>
        <w:bottom w:val="none" w:sz="0" w:space="0" w:color="auto"/>
        <w:right w:val="none" w:sz="0" w:space="0" w:color="auto"/>
      </w:divBdr>
    </w:div>
    <w:div w:id="506483442">
      <w:bodyDiv w:val="1"/>
      <w:marLeft w:val="0"/>
      <w:marRight w:val="0"/>
      <w:marTop w:val="0"/>
      <w:marBottom w:val="0"/>
      <w:divBdr>
        <w:top w:val="none" w:sz="0" w:space="0" w:color="auto"/>
        <w:left w:val="none" w:sz="0" w:space="0" w:color="auto"/>
        <w:bottom w:val="none" w:sz="0" w:space="0" w:color="auto"/>
        <w:right w:val="none" w:sz="0" w:space="0" w:color="auto"/>
      </w:divBdr>
    </w:div>
    <w:div w:id="506486268">
      <w:bodyDiv w:val="1"/>
      <w:marLeft w:val="0"/>
      <w:marRight w:val="0"/>
      <w:marTop w:val="0"/>
      <w:marBottom w:val="0"/>
      <w:divBdr>
        <w:top w:val="none" w:sz="0" w:space="0" w:color="auto"/>
        <w:left w:val="none" w:sz="0" w:space="0" w:color="auto"/>
        <w:bottom w:val="none" w:sz="0" w:space="0" w:color="auto"/>
        <w:right w:val="none" w:sz="0" w:space="0" w:color="auto"/>
      </w:divBdr>
      <w:divsChild>
        <w:div w:id="117796478">
          <w:marLeft w:val="1166"/>
          <w:marRight w:val="0"/>
          <w:marTop w:val="134"/>
          <w:marBottom w:val="0"/>
          <w:divBdr>
            <w:top w:val="none" w:sz="0" w:space="0" w:color="auto"/>
            <w:left w:val="none" w:sz="0" w:space="0" w:color="auto"/>
            <w:bottom w:val="none" w:sz="0" w:space="0" w:color="auto"/>
            <w:right w:val="none" w:sz="0" w:space="0" w:color="auto"/>
          </w:divBdr>
        </w:div>
        <w:div w:id="195852025">
          <w:marLeft w:val="1800"/>
          <w:marRight w:val="0"/>
          <w:marTop w:val="115"/>
          <w:marBottom w:val="0"/>
          <w:divBdr>
            <w:top w:val="none" w:sz="0" w:space="0" w:color="auto"/>
            <w:left w:val="none" w:sz="0" w:space="0" w:color="auto"/>
            <w:bottom w:val="none" w:sz="0" w:space="0" w:color="auto"/>
            <w:right w:val="none" w:sz="0" w:space="0" w:color="auto"/>
          </w:divBdr>
        </w:div>
        <w:div w:id="308362470">
          <w:marLeft w:val="1166"/>
          <w:marRight w:val="0"/>
          <w:marTop w:val="134"/>
          <w:marBottom w:val="0"/>
          <w:divBdr>
            <w:top w:val="none" w:sz="0" w:space="0" w:color="auto"/>
            <w:left w:val="none" w:sz="0" w:space="0" w:color="auto"/>
            <w:bottom w:val="none" w:sz="0" w:space="0" w:color="auto"/>
            <w:right w:val="none" w:sz="0" w:space="0" w:color="auto"/>
          </w:divBdr>
        </w:div>
        <w:div w:id="592203543">
          <w:marLeft w:val="1800"/>
          <w:marRight w:val="0"/>
          <w:marTop w:val="115"/>
          <w:marBottom w:val="0"/>
          <w:divBdr>
            <w:top w:val="none" w:sz="0" w:space="0" w:color="auto"/>
            <w:left w:val="none" w:sz="0" w:space="0" w:color="auto"/>
            <w:bottom w:val="none" w:sz="0" w:space="0" w:color="auto"/>
            <w:right w:val="none" w:sz="0" w:space="0" w:color="auto"/>
          </w:divBdr>
        </w:div>
        <w:div w:id="1068377838">
          <w:marLeft w:val="1166"/>
          <w:marRight w:val="0"/>
          <w:marTop w:val="134"/>
          <w:marBottom w:val="0"/>
          <w:divBdr>
            <w:top w:val="none" w:sz="0" w:space="0" w:color="auto"/>
            <w:left w:val="none" w:sz="0" w:space="0" w:color="auto"/>
            <w:bottom w:val="none" w:sz="0" w:space="0" w:color="auto"/>
            <w:right w:val="none" w:sz="0" w:space="0" w:color="auto"/>
          </w:divBdr>
        </w:div>
        <w:div w:id="1096361342">
          <w:marLeft w:val="547"/>
          <w:marRight w:val="0"/>
          <w:marTop w:val="154"/>
          <w:marBottom w:val="0"/>
          <w:divBdr>
            <w:top w:val="none" w:sz="0" w:space="0" w:color="auto"/>
            <w:left w:val="none" w:sz="0" w:space="0" w:color="auto"/>
            <w:bottom w:val="none" w:sz="0" w:space="0" w:color="auto"/>
            <w:right w:val="none" w:sz="0" w:space="0" w:color="auto"/>
          </w:divBdr>
        </w:div>
        <w:div w:id="1371302854">
          <w:marLeft w:val="1166"/>
          <w:marRight w:val="0"/>
          <w:marTop w:val="134"/>
          <w:marBottom w:val="0"/>
          <w:divBdr>
            <w:top w:val="none" w:sz="0" w:space="0" w:color="auto"/>
            <w:left w:val="none" w:sz="0" w:space="0" w:color="auto"/>
            <w:bottom w:val="none" w:sz="0" w:space="0" w:color="auto"/>
            <w:right w:val="none" w:sz="0" w:space="0" w:color="auto"/>
          </w:divBdr>
        </w:div>
        <w:div w:id="1739597390">
          <w:marLeft w:val="1800"/>
          <w:marRight w:val="0"/>
          <w:marTop w:val="115"/>
          <w:marBottom w:val="0"/>
          <w:divBdr>
            <w:top w:val="none" w:sz="0" w:space="0" w:color="auto"/>
            <w:left w:val="none" w:sz="0" w:space="0" w:color="auto"/>
            <w:bottom w:val="none" w:sz="0" w:space="0" w:color="auto"/>
            <w:right w:val="none" w:sz="0" w:space="0" w:color="auto"/>
          </w:divBdr>
        </w:div>
      </w:divsChild>
    </w:div>
    <w:div w:id="507135150">
      <w:bodyDiv w:val="1"/>
      <w:marLeft w:val="0"/>
      <w:marRight w:val="0"/>
      <w:marTop w:val="0"/>
      <w:marBottom w:val="0"/>
      <w:divBdr>
        <w:top w:val="none" w:sz="0" w:space="0" w:color="auto"/>
        <w:left w:val="none" w:sz="0" w:space="0" w:color="auto"/>
        <w:bottom w:val="none" w:sz="0" w:space="0" w:color="auto"/>
        <w:right w:val="none" w:sz="0" w:space="0" w:color="auto"/>
      </w:divBdr>
      <w:divsChild>
        <w:div w:id="378166039">
          <w:marLeft w:val="547"/>
          <w:marRight w:val="0"/>
          <w:marTop w:val="154"/>
          <w:marBottom w:val="0"/>
          <w:divBdr>
            <w:top w:val="none" w:sz="0" w:space="0" w:color="auto"/>
            <w:left w:val="none" w:sz="0" w:space="0" w:color="auto"/>
            <w:bottom w:val="none" w:sz="0" w:space="0" w:color="auto"/>
            <w:right w:val="none" w:sz="0" w:space="0" w:color="auto"/>
          </w:divBdr>
        </w:div>
        <w:div w:id="661157321">
          <w:marLeft w:val="1166"/>
          <w:marRight w:val="0"/>
          <w:marTop w:val="134"/>
          <w:marBottom w:val="0"/>
          <w:divBdr>
            <w:top w:val="none" w:sz="0" w:space="0" w:color="auto"/>
            <w:left w:val="none" w:sz="0" w:space="0" w:color="auto"/>
            <w:bottom w:val="none" w:sz="0" w:space="0" w:color="auto"/>
            <w:right w:val="none" w:sz="0" w:space="0" w:color="auto"/>
          </w:divBdr>
        </w:div>
        <w:div w:id="969091225">
          <w:marLeft w:val="1166"/>
          <w:marRight w:val="0"/>
          <w:marTop w:val="134"/>
          <w:marBottom w:val="0"/>
          <w:divBdr>
            <w:top w:val="none" w:sz="0" w:space="0" w:color="auto"/>
            <w:left w:val="none" w:sz="0" w:space="0" w:color="auto"/>
            <w:bottom w:val="none" w:sz="0" w:space="0" w:color="auto"/>
            <w:right w:val="none" w:sz="0" w:space="0" w:color="auto"/>
          </w:divBdr>
        </w:div>
        <w:div w:id="1681538856">
          <w:marLeft w:val="547"/>
          <w:marRight w:val="0"/>
          <w:marTop w:val="154"/>
          <w:marBottom w:val="0"/>
          <w:divBdr>
            <w:top w:val="none" w:sz="0" w:space="0" w:color="auto"/>
            <w:left w:val="none" w:sz="0" w:space="0" w:color="auto"/>
            <w:bottom w:val="none" w:sz="0" w:space="0" w:color="auto"/>
            <w:right w:val="none" w:sz="0" w:space="0" w:color="auto"/>
          </w:divBdr>
        </w:div>
      </w:divsChild>
    </w:div>
    <w:div w:id="507214861">
      <w:bodyDiv w:val="1"/>
      <w:marLeft w:val="0"/>
      <w:marRight w:val="0"/>
      <w:marTop w:val="0"/>
      <w:marBottom w:val="0"/>
      <w:divBdr>
        <w:top w:val="none" w:sz="0" w:space="0" w:color="auto"/>
        <w:left w:val="none" w:sz="0" w:space="0" w:color="auto"/>
        <w:bottom w:val="none" w:sz="0" w:space="0" w:color="auto"/>
        <w:right w:val="none" w:sz="0" w:space="0" w:color="auto"/>
      </w:divBdr>
    </w:div>
    <w:div w:id="507601357">
      <w:bodyDiv w:val="1"/>
      <w:marLeft w:val="0"/>
      <w:marRight w:val="0"/>
      <w:marTop w:val="0"/>
      <w:marBottom w:val="0"/>
      <w:divBdr>
        <w:top w:val="none" w:sz="0" w:space="0" w:color="auto"/>
        <w:left w:val="none" w:sz="0" w:space="0" w:color="auto"/>
        <w:bottom w:val="none" w:sz="0" w:space="0" w:color="auto"/>
        <w:right w:val="none" w:sz="0" w:space="0" w:color="auto"/>
      </w:divBdr>
    </w:div>
    <w:div w:id="508254208">
      <w:bodyDiv w:val="1"/>
      <w:marLeft w:val="0"/>
      <w:marRight w:val="0"/>
      <w:marTop w:val="0"/>
      <w:marBottom w:val="0"/>
      <w:divBdr>
        <w:top w:val="none" w:sz="0" w:space="0" w:color="auto"/>
        <w:left w:val="none" w:sz="0" w:space="0" w:color="auto"/>
        <w:bottom w:val="none" w:sz="0" w:space="0" w:color="auto"/>
        <w:right w:val="none" w:sz="0" w:space="0" w:color="auto"/>
      </w:divBdr>
    </w:div>
    <w:div w:id="508374422">
      <w:bodyDiv w:val="1"/>
      <w:marLeft w:val="0"/>
      <w:marRight w:val="0"/>
      <w:marTop w:val="0"/>
      <w:marBottom w:val="0"/>
      <w:divBdr>
        <w:top w:val="none" w:sz="0" w:space="0" w:color="auto"/>
        <w:left w:val="none" w:sz="0" w:space="0" w:color="auto"/>
        <w:bottom w:val="none" w:sz="0" w:space="0" w:color="auto"/>
        <w:right w:val="none" w:sz="0" w:space="0" w:color="auto"/>
      </w:divBdr>
    </w:div>
    <w:div w:id="508446506">
      <w:bodyDiv w:val="1"/>
      <w:marLeft w:val="0"/>
      <w:marRight w:val="0"/>
      <w:marTop w:val="0"/>
      <w:marBottom w:val="0"/>
      <w:divBdr>
        <w:top w:val="none" w:sz="0" w:space="0" w:color="auto"/>
        <w:left w:val="none" w:sz="0" w:space="0" w:color="auto"/>
        <w:bottom w:val="none" w:sz="0" w:space="0" w:color="auto"/>
        <w:right w:val="none" w:sz="0" w:space="0" w:color="auto"/>
      </w:divBdr>
    </w:div>
    <w:div w:id="509176766">
      <w:bodyDiv w:val="1"/>
      <w:marLeft w:val="0"/>
      <w:marRight w:val="0"/>
      <w:marTop w:val="0"/>
      <w:marBottom w:val="0"/>
      <w:divBdr>
        <w:top w:val="none" w:sz="0" w:space="0" w:color="auto"/>
        <w:left w:val="none" w:sz="0" w:space="0" w:color="auto"/>
        <w:bottom w:val="none" w:sz="0" w:space="0" w:color="auto"/>
        <w:right w:val="none" w:sz="0" w:space="0" w:color="auto"/>
      </w:divBdr>
    </w:div>
    <w:div w:id="509443466">
      <w:bodyDiv w:val="1"/>
      <w:marLeft w:val="0"/>
      <w:marRight w:val="0"/>
      <w:marTop w:val="0"/>
      <w:marBottom w:val="0"/>
      <w:divBdr>
        <w:top w:val="none" w:sz="0" w:space="0" w:color="auto"/>
        <w:left w:val="none" w:sz="0" w:space="0" w:color="auto"/>
        <w:bottom w:val="none" w:sz="0" w:space="0" w:color="auto"/>
        <w:right w:val="none" w:sz="0" w:space="0" w:color="auto"/>
      </w:divBdr>
      <w:divsChild>
        <w:div w:id="106436393">
          <w:marLeft w:val="1166"/>
          <w:marRight w:val="0"/>
          <w:marTop w:val="91"/>
          <w:marBottom w:val="0"/>
          <w:divBdr>
            <w:top w:val="none" w:sz="0" w:space="0" w:color="auto"/>
            <w:left w:val="none" w:sz="0" w:space="0" w:color="auto"/>
            <w:bottom w:val="none" w:sz="0" w:space="0" w:color="auto"/>
            <w:right w:val="none" w:sz="0" w:space="0" w:color="auto"/>
          </w:divBdr>
        </w:div>
        <w:div w:id="380250803">
          <w:marLeft w:val="1800"/>
          <w:marRight w:val="0"/>
          <w:marTop w:val="72"/>
          <w:marBottom w:val="0"/>
          <w:divBdr>
            <w:top w:val="none" w:sz="0" w:space="0" w:color="auto"/>
            <w:left w:val="none" w:sz="0" w:space="0" w:color="auto"/>
            <w:bottom w:val="none" w:sz="0" w:space="0" w:color="auto"/>
            <w:right w:val="none" w:sz="0" w:space="0" w:color="auto"/>
          </w:divBdr>
        </w:div>
        <w:div w:id="898054808">
          <w:marLeft w:val="1800"/>
          <w:marRight w:val="0"/>
          <w:marTop w:val="72"/>
          <w:marBottom w:val="0"/>
          <w:divBdr>
            <w:top w:val="none" w:sz="0" w:space="0" w:color="auto"/>
            <w:left w:val="none" w:sz="0" w:space="0" w:color="auto"/>
            <w:bottom w:val="none" w:sz="0" w:space="0" w:color="auto"/>
            <w:right w:val="none" w:sz="0" w:space="0" w:color="auto"/>
          </w:divBdr>
        </w:div>
        <w:div w:id="994382870">
          <w:marLeft w:val="1166"/>
          <w:marRight w:val="0"/>
          <w:marTop w:val="91"/>
          <w:marBottom w:val="0"/>
          <w:divBdr>
            <w:top w:val="none" w:sz="0" w:space="0" w:color="auto"/>
            <w:left w:val="none" w:sz="0" w:space="0" w:color="auto"/>
            <w:bottom w:val="none" w:sz="0" w:space="0" w:color="auto"/>
            <w:right w:val="none" w:sz="0" w:space="0" w:color="auto"/>
          </w:divBdr>
        </w:div>
        <w:div w:id="1025139015">
          <w:marLeft w:val="1166"/>
          <w:marRight w:val="0"/>
          <w:marTop w:val="91"/>
          <w:marBottom w:val="0"/>
          <w:divBdr>
            <w:top w:val="none" w:sz="0" w:space="0" w:color="auto"/>
            <w:left w:val="none" w:sz="0" w:space="0" w:color="auto"/>
            <w:bottom w:val="none" w:sz="0" w:space="0" w:color="auto"/>
            <w:right w:val="none" w:sz="0" w:space="0" w:color="auto"/>
          </w:divBdr>
        </w:div>
        <w:div w:id="1067535254">
          <w:marLeft w:val="547"/>
          <w:marRight w:val="0"/>
          <w:marTop w:val="106"/>
          <w:marBottom w:val="0"/>
          <w:divBdr>
            <w:top w:val="none" w:sz="0" w:space="0" w:color="auto"/>
            <w:left w:val="none" w:sz="0" w:space="0" w:color="auto"/>
            <w:bottom w:val="none" w:sz="0" w:space="0" w:color="auto"/>
            <w:right w:val="none" w:sz="0" w:space="0" w:color="auto"/>
          </w:divBdr>
        </w:div>
        <w:div w:id="1342246009">
          <w:marLeft w:val="1800"/>
          <w:marRight w:val="0"/>
          <w:marTop w:val="72"/>
          <w:marBottom w:val="0"/>
          <w:divBdr>
            <w:top w:val="none" w:sz="0" w:space="0" w:color="auto"/>
            <w:left w:val="none" w:sz="0" w:space="0" w:color="auto"/>
            <w:bottom w:val="none" w:sz="0" w:space="0" w:color="auto"/>
            <w:right w:val="none" w:sz="0" w:space="0" w:color="auto"/>
          </w:divBdr>
        </w:div>
        <w:div w:id="1367681243">
          <w:marLeft w:val="1800"/>
          <w:marRight w:val="0"/>
          <w:marTop w:val="72"/>
          <w:marBottom w:val="0"/>
          <w:divBdr>
            <w:top w:val="none" w:sz="0" w:space="0" w:color="auto"/>
            <w:left w:val="none" w:sz="0" w:space="0" w:color="auto"/>
            <w:bottom w:val="none" w:sz="0" w:space="0" w:color="auto"/>
            <w:right w:val="none" w:sz="0" w:space="0" w:color="auto"/>
          </w:divBdr>
        </w:div>
        <w:div w:id="1480414191">
          <w:marLeft w:val="547"/>
          <w:marRight w:val="0"/>
          <w:marTop w:val="125"/>
          <w:marBottom w:val="0"/>
          <w:divBdr>
            <w:top w:val="none" w:sz="0" w:space="0" w:color="auto"/>
            <w:left w:val="none" w:sz="0" w:space="0" w:color="auto"/>
            <w:bottom w:val="none" w:sz="0" w:space="0" w:color="auto"/>
            <w:right w:val="none" w:sz="0" w:space="0" w:color="auto"/>
          </w:divBdr>
        </w:div>
        <w:div w:id="1678539239">
          <w:marLeft w:val="1166"/>
          <w:marRight w:val="0"/>
          <w:marTop w:val="91"/>
          <w:marBottom w:val="0"/>
          <w:divBdr>
            <w:top w:val="none" w:sz="0" w:space="0" w:color="auto"/>
            <w:left w:val="none" w:sz="0" w:space="0" w:color="auto"/>
            <w:bottom w:val="none" w:sz="0" w:space="0" w:color="auto"/>
            <w:right w:val="none" w:sz="0" w:space="0" w:color="auto"/>
          </w:divBdr>
        </w:div>
        <w:div w:id="2033409398">
          <w:marLeft w:val="1166"/>
          <w:marRight w:val="0"/>
          <w:marTop w:val="91"/>
          <w:marBottom w:val="0"/>
          <w:divBdr>
            <w:top w:val="none" w:sz="0" w:space="0" w:color="auto"/>
            <w:left w:val="none" w:sz="0" w:space="0" w:color="auto"/>
            <w:bottom w:val="none" w:sz="0" w:space="0" w:color="auto"/>
            <w:right w:val="none" w:sz="0" w:space="0" w:color="auto"/>
          </w:divBdr>
        </w:div>
      </w:divsChild>
    </w:div>
    <w:div w:id="509569989">
      <w:bodyDiv w:val="1"/>
      <w:marLeft w:val="0"/>
      <w:marRight w:val="0"/>
      <w:marTop w:val="0"/>
      <w:marBottom w:val="0"/>
      <w:divBdr>
        <w:top w:val="none" w:sz="0" w:space="0" w:color="auto"/>
        <w:left w:val="none" w:sz="0" w:space="0" w:color="auto"/>
        <w:bottom w:val="none" w:sz="0" w:space="0" w:color="auto"/>
        <w:right w:val="none" w:sz="0" w:space="0" w:color="auto"/>
      </w:divBdr>
      <w:divsChild>
        <w:div w:id="322127661">
          <w:marLeft w:val="1166"/>
          <w:marRight w:val="0"/>
          <w:marTop w:val="96"/>
          <w:marBottom w:val="0"/>
          <w:divBdr>
            <w:top w:val="none" w:sz="0" w:space="0" w:color="auto"/>
            <w:left w:val="none" w:sz="0" w:space="0" w:color="auto"/>
            <w:bottom w:val="none" w:sz="0" w:space="0" w:color="auto"/>
            <w:right w:val="none" w:sz="0" w:space="0" w:color="auto"/>
          </w:divBdr>
        </w:div>
        <w:div w:id="427119461">
          <w:marLeft w:val="1166"/>
          <w:marRight w:val="0"/>
          <w:marTop w:val="96"/>
          <w:marBottom w:val="0"/>
          <w:divBdr>
            <w:top w:val="none" w:sz="0" w:space="0" w:color="auto"/>
            <w:left w:val="none" w:sz="0" w:space="0" w:color="auto"/>
            <w:bottom w:val="none" w:sz="0" w:space="0" w:color="auto"/>
            <w:right w:val="none" w:sz="0" w:space="0" w:color="auto"/>
          </w:divBdr>
        </w:div>
        <w:div w:id="694381084">
          <w:marLeft w:val="547"/>
          <w:marRight w:val="0"/>
          <w:marTop w:val="115"/>
          <w:marBottom w:val="0"/>
          <w:divBdr>
            <w:top w:val="none" w:sz="0" w:space="0" w:color="auto"/>
            <w:left w:val="none" w:sz="0" w:space="0" w:color="auto"/>
            <w:bottom w:val="none" w:sz="0" w:space="0" w:color="auto"/>
            <w:right w:val="none" w:sz="0" w:space="0" w:color="auto"/>
          </w:divBdr>
        </w:div>
        <w:div w:id="864095825">
          <w:marLeft w:val="1166"/>
          <w:marRight w:val="0"/>
          <w:marTop w:val="96"/>
          <w:marBottom w:val="0"/>
          <w:divBdr>
            <w:top w:val="none" w:sz="0" w:space="0" w:color="auto"/>
            <w:left w:val="none" w:sz="0" w:space="0" w:color="auto"/>
            <w:bottom w:val="none" w:sz="0" w:space="0" w:color="auto"/>
            <w:right w:val="none" w:sz="0" w:space="0" w:color="auto"/>
          </w:divBdr>
        </w:div>
        <w:div w:id="1206678059">
          <w:marLeft w:val="547"/>
          <w:marRight w:val="0"/>
          <w:marTop w:val="115"/>
          <w:marBottom w:val="0"/>
          <w:divBdr>
            <w:top w:val="none" w:sz="0" w:space="0" w:color="auto"/>
            <w:left w:val="none" w:sz="0" w:space="0" w:color="auto"/>
            <w:bottom w:val="none" w:sz="0" w:space="0" w:color="auto"/>
            <w:right w:val="none" w:sz="0" w:space="0" w:color="auto"/>
          </w:divBdr>
        </w:div>
        <w:div w:id="1321688887">
          <w:marLeft w:val="1166"/>
          <w:marRight w:val="0"/>
          <w:marTop w:val="96"/>
          <w:marBottom w:val="0"/>
          <w:divBdr>
            <w:top w:val="none" w:sz="0" w:space="0" w:color="auto"/>
            <w:left w:val="none" w:sz="0" w:space="0" w:color="auto"/>
            <w:bottom w:val="none" w:sz="0" w:space="0" w:color="auto"/>
            <w:right w:val="none" w:sz="0" w:space="0" w:color="auto"/>
          </w:divBdr>
        </w:div>
        <w:div w:id="1426226439">
          <w:marLeft w:val="1166"/>
          <w:marRight w:val="0"/>
          <w:marTop w:val="96"/>
          <w:marBottom w:val="0"/>
          <w:divBdr>
            <w:top w:val="none" w:sz="0" w:space="0" w:color="auto"/>
            <w:left w:val="none" w:sz="0" w:space="0" w:color="auto"/>
            <w:bottom w:val="none" w:sz="0" w:space="0" w:color="auto"/>
            <w:right w:val="none" w:sz="0" w:space="0" w:color="auto"/>
          </w:divBdr>
        </w:div>
        <w:div w:id="1480341022">
          <w:marLeft w:val="1166"/>
          <w:marRight w:val="0"/>
          <w:marTop w:val="96"/>
          <w:marBottom w:val="0"/>
          <w:divBdr>
            <w:top w:val="none" w:sz="0" w:space="0" w:color="auto"/>
            <w:left w:val="none" w:sz="0" w:space="0" w:color="auto"/>
            <w:bottom w:val="none" w:sz="0" w:space="0" w:color="auto"/>
            <w:right w:val="none" w:sz="0" w:space="0" w:color="auto"/>
          </w:divBdr>
        </w:div>
        <w:div w:id="2017267991">
          <w:marLeft w:val="1166"/>
          <w:marRight w:val="0"/>
          <w:marTop w:val="96"/>
          <w:marBottom w:val="0"/>
          <w:divBdr>
            <w:top w:val="none" w:sz="0" w:space="0" w:color="auto"/>
            <w:left w:val="none" w:sz="0" w:space="0" w:color="auto"/>
            <w:bottom w:val="none" w:sz="0" w:space="0" w:color="auto"/>
            <w:right w:val="none" w:sz="0" w:space="0" w:color="auto"/>
          </w:divBdr>
        </w:div>
      </w:divsChild>
    </w:div>
    <w:div w:id="509612316">
      <w:bodyDiv w:val="1"/>
      <w:marLeft w:val="0"/>
      <w:marRight w:val="0"/>
      <w:marTop w:val="0"/>
      <w:marBottom w:val="0"/>
      <w:divBdr>
        <w:top w:val="none" w:sz="0" w:space="0" w:color="auto"/>
        <w:left w:val="none" w:sz="0" w:space="0" w:color="auto"/>
        <w:bottom w:val="none" w:sz="0" w:space="0" w:color="auto"/>
        <w:right w:val="none" w:sz="0" w:space="0" w:color="auto"/>
      </w:divBdr>
    </w:div>
    <w:div w:id="510797854">
      <w:bodyDiv w:val="1"/>
      <w:marLeft w:val="0"/>
      <w:marRight w:val="0"/>
      <w:marTop w:val="0"/>
      <w:marBottom w:val="0"/>
      <w:divBdr>
        <w:top w:val="none" w:sz="0" w:space="0" w:color="auto"/>
        <w:left w:val="none" w:sz="0" w:space="0" w:color="auto"/>
        <w:bottom w:val="none" w:sz="0" w:space="0" w:color="auto"/>
        <w:right w:val="none" w:sz="0" w:space="0" w:color="auto"/>
      </w:divBdr>
      <w:divsChild>
        <w:div w:id="75518957">
          <w:marLeft w:val="0"/>
          <w:marRight w:val="0"/>
          <w:marTop w:val="0"/>
          <w:marBottom w:val="0"/>
          <w:divBdr>
            <w:top w:val="none" w:sz="0" w:space="0" w:color="auto"/>
            <w:left w:val="none" w:sz="0" w:space="0" w:color="auto"/>
            <w:bottom w:val="none" w:sz="0" w:space="0" w:color="auto"/>
            <w:right w:val="none" w:sz="0" w:space="0" w:color="auto"/>
          </w:divBdr>
        </w:div>
        <w:div w:id="285814837">
          <w:marLeft w:val="0"/>
          <w:marRight w:val="0"/>
          <w:marTop w:val="0"/>
          <w:marBottom w:val="0"/>
          <w:divBdr>
            <w:top w:val="none" w:sz="0" w:space="0" w:color="auto"/>
            <w:left w:val="none" w:sz="0" w:space="0" w:color="auto"/>
            <w:bottom w:val="none" w:sz="0" w:space="0" w:color="auto"/>
            <w:right w:val="none" w:sz="0" w:space="0" w:color="auto"/>
          </w:divBdr>
        </w:div>
        <w:div w:id="286276930">
          <w:marLeft w:val="0"/>
          <w:marRight w:val="0"/>
          <w:marTop w:val="0"/>
          <w:marBottom w:val="0"/>
          <w:divBdr>
            <w:top w:val="none" w:sz="0" w:space="0" w:color="auto"/>
            <w:left w:val="none" w:sz="0" w:space="0" w:color="auto"/>
            <w:bottom w:val="none" w:sz="0" w:space="0" w:color="auto"/>
            <w:right w:val="none" w:sz="0" w:space="0" w:color="auto"/>
          </w:divBdr>
        </w:div>
        <w:div w:id="392310234">
          <w:marLeft w:val="0"/>
          <w:marRight w:val="0"/>
          <w:marTop w:val="0"/>
          <w:marBottom w:val="0"/>
          <w:divBdr>
            <w:top w:val="none" w:sz="0" w:space="0" w:color="auto"/>
            <w:left w:val="none" w:sz="0" w:space="0" w:color="auto"/>
            <w:bottom w:val="none" w:sz="0" w:space="0" w:color="auto"/>
            <w:right w:val="none" w:sz="0" w:space="0" w:color="auto"/>
          </w:divBdr>
        </w:div>
        <w:div w:id="461579006">
          <w:marLeft w:val="0"/>
          <w:marRight w:val="0"/>
          <w:marTop w:val="0"/>
          <w:marBottom w:val="0"/>
          <w:divBdr>
            <w:top w:val="none" w:sz="0" w:space="0" w:color="auto"/>
            <w:left w:val="none" w:sz="0" w:space="0" w:color="auto"/>
            <w:bottom w:val="none" w:sz="0" w:space="0" w:color="auto"/>
            <w:right w:val="none" w:sz="0" w:space="0" w:color="auto"/>
          </w:divBdr>
        </w:div>
        <w:div w:id="532811643">
          <w:marLeft w:val="0"/>
          <w:marRight w:val="0"/>
          <w:marTop w:val="0"/>
          <w:marBottom w:val="0"/>
          <w:divBdr>
            <w:top w:val="none" w:sz="0" w:space="0" w:color="auto"/>
            <w:left w:val="none" w:sz="0" w:space="0" w:color="auto"/>
            <w:bottom w:val="none" w:sz="0" w:space="0" w:color="auto"/>
            <w:right w:val="none" w:sz="0" w:space="0" w:color="auto"/>
          </w:divBdr>
        </w:div>
        <w:div w:id="570116275">
          <w:marLeft w:val="0"/>
          <w:marRight w:val="0"/>
          <w:marTop w:val="0"/>
          <w:marBottom w:val="0"/>
          <w:divBdr>
            <w:top w:val="none" w:sz="0" w:space="0" w:color="auto"/>
            <w:left w:val="none" w:sz="0" w:space="0" w:color="auto"/>
            <w:bottom w:val="none" w:sz="0" w:space="0" w:color="auto"/>
            <w:right w:val="none" w:sz="0" w:space="0" w:color="auto"/>
          </w:divBdr>
        </w:div>
        <w:div w:id="575482003">
          <w:marLeft w:val="0"/>
          <w:marRight w:val="0"/>
          <w:marTop w:val="0"/>
          <w:marBottom w:val="0"/>
          <w:divBdr>
            <w:top w:val="none" w:sz="0" w:space="0" w:color="auto"/>
            <w:left w:val="none" w:sz="0" w:space="0" w:color="auto"/>
            <w:bottom w:val="none" w:sz="0" w:space="0" w:color="auto"/>
            <w:right w:val="none" w:sz="0" w:space="0" w:color="auto"/>
          </w:divBdr>
        </w:div>
        <w:div w:id="758599399">
          <w:marLeft w:val="0"/>
          <w:marRight w:val="0"/>
          <w:marTop w:val="0"/>
          <w:marBottom w:val="0"/>
          <w:divBdr>
            <w:top w:val="none" w:sz="0" w:space="0" w:color="auto"/>
            <w:left w:val="none" w:sz="0" w:space="0" w:color="auto"/>
            <w:bottom w:val="none" w:sz="0" w:space="0" w:color="auto"/>
            <w:right w:val="none" w:sz="0" w:space="0" w:color="auto"/>
          </w:divBdr>
        </w:div>
        <w:div w:id="952900514">
          <w:marLeft w:val="0"/>
          <w:marRight w:val="0"/>
          <w:marTop w:val="0"/>
          <w:marBottom w:val="0"/>
          <w:divBdr>
            <w:top w:val="none" w:sz="0" w:space="0" w:color="auto"/>
            <w:left w:val="none" w:sz="0" w:space="0" w:color="auto"/>
            <w:bottom w:val="none" w:sz="0" w:space="0" w:color="auto"/>
            <w:right w:val="none" w:sz="0" w:space="0" w:color="auto"/>
          </w:divBdr>
        </w:div>
        <w:div w:id="1091045773">
          <w:marLeft w:val="0"/>
          <w:marRight w:val="0"/>
          <w:marTop w:val="0"/>
          <w:marBottom w:val="0"/>
          <w:divBdr>
            <w:top w:val="none" w:sz="0" w:space="0" w:color="auto"/>
            <w:left w:val="none" w:sz="0" w:space="0" w:color="auto"/>
            <w:bottom w:val="none" w:sz="0" w:space="0" w:color="auto"/>
            <w:right w:val="none" w:sz="0" w:space="0" w:color="auto"/>
          </w:divBdr>
        </w:div>
        <w:div w:id="1226724058">
          <w:marLeft w:val="0"/>
          <w:marRight w:val="0"/>
          <w:marTop w:val="0"/>
          <w:marBottom w:val="0"/>
          <w:divBdr>
            <w:top w:val="none" w:sz="0" w:space="0" w:color="auto"/>
            <w:left w:val="none" w:sz="0" w:space="0" w:color="auto"/>
            <w:bottom w:val="none" w:sz="0" w:space="0" w:color="auto"/>
            <w:right w:val="none" w:sz="0" w:space="0" w:color="auto"/>
          </w:divBdr>
        </w:div>
        <w:div w:id="1554852200">
          <w:marLeft w:val="0"/>
          <w:marRight w:val="0"/>
          <w:marTop w:val="0"/>
          <w:marBottom w:val="0"/>
          <w:divBdr>
            <w:top w:val="none" w:sz="0" w:space="0" w:color="auto"/>
            <w:left w:val="none" w:sz="0" w:space="0" w:color="auto"/>
            <w:bottom w:val="none" w:sz="0" w:space="0" w:color="auto"/>
            <w:right w:val="none" w:sz="0" w:space="0" w:color="auto"/>
          </w:divBdr>
        </w:div>
        <w:div w:id="1563710927">
          <w:marLeft w:val="0"/>
          <w:marRight w:val="0"/>
          <w:marTop w:val="0"/>
          <w:marBottom w:val="0"/>
          <w:divBdr>
            <w:top w:val="none" w:sz="0" w:space="0" w:color="auto"/>
            <w:left w:val="none" w:sz="0" w:space="0" w:color="auto"/>
            <w:bottom w:val="none" w:sz="0" w:space="0" w:color="auto"/>
            <w:right w:val="none" w:sz="0" w:space="0" w:color="auto"/>
          </w:divBdr>
        </w:div>
        <w:div w:id="1607076331">
          <w:marLeft w:val="0"/>
          <w:marRight w:val="0"/>
          <w:marTop w:val="0"/>
          <w:marBottom w:val="0"/>
          <w:divBdr>
            <w:top w:val="none" w:sz="0" w:space="0" w:color="auto"/>
            <w:left w:val="none" w:sz="0" w:space="0" w:color="auto"/>
            <w:bottom w:val="none" w:sz="0" w:space="0" w:color="auto"/>
            <w:right w:val="none" w:sz="0" w:space="0" w:color="auto"/>
          </w:divBdr>
        </w:div>
        <w:div w:id="1714379008">
          <w:marLeft w:val="0"/>
          <w:marRight w:val="0"/>
          <w:marTop w:val="0"/>
          <w:marBottom w:val="0"/>
          <w:divBdr>
            <w:top w:val="none" w:sz="0" w:space="0" w:color="auto"/>
            <w:left w:val="none" w:sz="0" w:space="0" w:color="auto"/>
            <w:bottom w:val="none" w:sz="0" w:space="0" w:color="auto"/>
            <w:right w:val="none" w:sz="0" w:space="0" w:color="auto"/>
          </w:divBdr>
        </w:div>
        <w:div w:id="1867863567">
          <w:marLeft w:val="0"/>
          <w:marRight w:val="0"/>
          <w:marTop w:val="0"/>
          <w:marBottom w:val="0"/>
          <w:divBdr>
            <w:top w:val="none" w:sz="0" w:space="0" w:color="auto"/>
            <w:left w:val="none" w:sz="0" w:space="0" w:color="auto"/>
            <w:bottom w:val="none" w:sz="0" w:space="0" w:color="auto"/>
            <w:right w:val="none" w:sz="0" w:space="0" w:color="auto"/>
          </w:divBdr>
        </w:div>
        <w:div w:id="1871797657">
          <w:marLeft w:val="0"/>
          <w:marRight w:val="0"/>
          <w:marTop w:val="0"/>
          <w:marBottom w:val="0"/>
          <w:divBdr>
            <w:top w:val="none" w:sz="0" w:space="0" w:color="auto"/>
            <w:left w:val="none" w:sz="0" w:space="0" w:color="auto"/>
            <w:bottom w:val="none" w:sz="0" w:space="0" w:color="auto"/>
            <w:right w:val="none" w:sz="0" w:space="0" w:color="auto"/>
          </w:divBdr>
        </w:div>
        <w:div w:id="1917545059">
          <w:marLeft w:val="0"/>
          <w:marRight w:val="0"/>
          <w:marTop w:val="0"/>
          <w:marBottom w:val="0"/>
          <w:divBdr>
            <w:top w:val="none" w:sz="0" w:space="0" w:color="auto"/>
            <w:left w:val="none" w:sz="0" w:space="0" w:color="auto"/>
            <w:bottom w:val="none" w:sz="0" w:space="0" w:color="auto"/>
            <w:right w:val="none" w:sz="0" w:space="0" w:color="auto"/>
          </w:divBdr>
        </w:div>
        <w:div w:id="2045446807">
          <w:marLeft w:val="0"/>
          <w:marRight w:val="0"/>
          <w:marTop w:val="0"/>
          <w:marBottom w:val="0"/>
          <w:divBdr>
            <w:top w:val="none" w:sz="0" w:space="0" w:color="auto"/>
            <w:left w:val="none" w:sz="0" w:space="0" w:color="auto"/>
            <w:bottom w:val="none" w:sz="0" w:space="0" w:color="auto"/>
            <w:right w:val="none" w:sz="0" w:space="0" w:color="auto"/>
          </w:divBdr>
        </w:div>
      </w:divsChild>
    </w:div>
    <w:div w:id="511451977">
      <w:bodyDiv w:val="1"/>
      <w:marLeft w:val="0"/>
      <w:marRight w:val="0"/>
      <w:marTop w:val="0"/>
      <w:marBottom w:val="0"/>
      <w:divBdr>
        <w:top w:val="none" w:sz="0" w:space="0" w:color="auto"/>
        <w:left w:val="none" w:sz="0" w:space="0" w:color="auto"/>
        <w:bottom w:val="none" w:sz="0" w:space="0" w:color="auto"/>
        <w:right w:val="none" w:sz="0" w:space="0" w:color="auto"/>
      </w:divBdr>
    </w:div>
    <w:div w:id="511456513">
      <w:bodyDiv w:val="1"/>
      <w:marLeft w:val="0"/>
      <w:marRight w:val="0"/>
      <w:marTop w:val="0"/>
      <w:marBottom w:val="0"/>
      <w:divBdr>
        <w:top w:val="none" w:sz="0" w:space="0" w:color="auto"/>
        <w:left w:val="none" w:sz="0" w:space="0" w:color="auto"/>
        <w:bottom w:val="none" w:sz="0" w:space="0" w:color="auto"/>
        <w:right w:val="none" w:sz="0" w:space="0" w:color="auto"/>
      </w:divBdr>
    </w:div>
    <w:div w:id="511648906">
      <w:bodyDiv w:val="1"/>
      <w:marLeft w:val="0"/>
      <w:marRight w:val="0"/>
      <w:marTop w:val="0"/>
      <w:marBottom w:val="0"/>
      <w:divBdr>
        <w:top w:val="none" w:sz="0" w:space="0" w:color="auto"/>
        <w:left w:val="none" w:sz="0" w:space="0" w:color="auto"/>
        <w:bottom w:val="none" w:sz="0" w:space="0" w:color="auto"/>
        <w:right w:val="none" w:sz="0" w:space="0" w:color="auto"/>
      </w:divBdr>
    </w:div>
    <w:div w:id="513231618">
      <w:bodyDiv w:val="1"/>
      <w:marLeft w:val="0"/>
      <w:marRight w:val="0"/>
      <w:marTop w:val="0"/>
      <w:marBottom w:val="0"/>
      <w:divBdr>
        <w:top w:val="none" w:sz="0" w:space="0" w:color="auto"/>
        <w:left w:val="none" w:sz="0" w:space="0" w:color="auto"/>
        <w:bottom w:val="none" w:sz="0" w:space="0" w:color="auto"/>
        <w:right w:val="none" w:sz="0" w:space="0" w:color="auto"/>
      </w:divBdr>
      <w:divsChild>
        <w:div w:id="377171601">
          <w:marLeft w:val="1166"/>
          <w:marRight w:val="0"/>
          <w:marTop w:val="96"/>
          <w:marBottom w:val="0"/>
          <w:divBdr>
            <w:top w:val="none" w:sz="0" w:space="0" w:color="auto"/>
            <w:left w:val="none" w:sz="0" w:space="0" w:color="auto"/>
            <w:bottom w:val="none" w:sz="0" w:space="0" w:color="auto"/>
            <w:right w:val="none" w:sz="0" w:space="0" w:color="auto"/>
          </w:divBdr>
        </w:div>
        <w:div w:id="389161098">
          <w:marLeft w:val="547"/>
          <w:marRight w:val="0"/>
          <w:marTop w:val="115"/>
          <w:marBottom w:val="0"/>
          <w:divBdr>
            <w:top w:val="none" w:sz="0" w:space="0" w:color="auto"/>
            <w:left w:val="none" w:sz="0" w:space="0" w:color="auto"/>
            <w:bottom w:val="none" w:sz="0" w:space="0" w:color="auto"/>
            <w:right w:val="none" w:sz="0" w:space="0" w:color="auto"/>
          </w:divBdr>
        </w:div>
        <w:div w:id="697005474">
          <w:marLeft w:val="547"/>
          <w:marRight w:val="0"/>
          <w:marTop w:val="115"/>
          <w:marBottom w:val="0"/>
          <w:divBdr>
            <w:top w:val="none" w:sz="0" w:space="0" w:color="auto"/>
            <w:left w:val="none" w:sz="0" w:space="0" w:color="auto"/>
            <w:bottom w:val="none" w:sz="0" w:space="0" w:color="auto"/>
            <w:right w:val="none" w:sz="0" w:space="0" w:color="auto"/>
          </w:divBdr>
        </w:div>
        <w:div w:id="753360294">
          <w:marLeft w:val="1166"/>
          <w:marRight w:val="0"/>
          <w:marTop w:val="96"/>
          <w:marBottom w:val="0"/>
          <w:divBdr>
            <w:top w:val="none" w:sz="0" w:space="0" w:color="auto"/>
            <w:left w:val="none" w:sz="0" w:space="0" w:color="auto"/>
            <w:bottom w:val="none" w:sz="0" w:space="0" w:color="auto"/>
            <w:right w:val="none" w:sz="0" w:space="0" w:color="auto"/>
          </w:divBdr>
        </w:div>
        <w:div w:id="1695423821">
          <w:marLeft w:val="1166"/>
          <w:marRight w:val="0"/>
          <w:marTop w:val="96"/>
          <w:marBottom w:val="0"/>
          <w:divBdr>
            <w:top w:val="none" w:sz="0" w:space="0" w:color="auto"/>
            <w:left w:val="none" w:sz="0" w:space="0" w:color="auto"/>
            <w:bottom w:val="none" w:sz="0" w:space="0" w:color="auto"/>
            <w:right w:val="none" w:sz="0" w:space="0" w:color="auto"/>
          </w:divBdr>
        </w:div>
        <w:div w:id="1862163222">
          <w:marLeft w:val="547"/>
          <w:marRight w:val="0"/>
          <w:marTop w:val="115"/>
          <w:marBottom w:val="0"/>
          <w:divBdr>
            <w:top w:val="none" w:sz="0" w:space="0" w:color="auto"/>
            <w:left w:val="none" w:sz="0" w:space="0" w:color="auto"/>
            <w:bottom w:val="none" w:sz="0" w:space="0" w:color="auto"/>
            <w:right w:val="none" w:sz="0" w:space="0" w:color="auto"/>
          </w:divBdr>
        </w:div>
      </w:divsChild>
    </w:div>
    <w:div w:id="513500206">
      <w:bodyDiv w:val="1"/>
      <w:marLeft w:val="0"/>
      <w:marRight w:val="0"/>
      <w:marTop w:val="0"/>
      <w:marBottom w:val="0"/>
      <w:divBdr>
        <w:top w:val="none" w:sz="0" w:space="0" w:color="auto"/>
        <w:left w:val="none" w:sz="0" w:space="0" w:color="auto"/>
        <w:bottom w:val="none" w:sz="0" w:space="0" w:color="auto"/>
        <w:right w:val="none" w:sz="0" w:space="0" w:color="auto"/>
      </w:divBdr>
    </w:div>
    <w:div w:id="515121022">
      <w:bodyDiv w:val="1"/>
      <w:marLeft w:val="0"/>
      <w:marRight w:val="0"/>
      <w:marTop w:val="0"/>
      <w:marBottom w:val="0"/>
      <w:divBdr>
        <w:top w:val="none" w:sz="0" w:space="0" w:color="auto"/>
        <w:left w:val="none" w:sz="0" w:space="0" w:color="auto"/>
        <w:bottom w:val="none" w:sz="0" w:space="0" w:color="auto"/>
        <w:right w:val="none" w:sz="0" w:space="0" w:color="auto"/>
      </w:divBdr>
    </w:div>
    <w:div w:id="516505883">
      <w:bodyDiv w:val="1"/>
      <w:marLeft w:val="0"/>
      <w:marRight w:val="0"/>
      <w:marTop w:val="0"/>
      <w:marBottom w:val="0"/>
      <w:divBdr>
        <w:top w:val="none" w:sz="0" w:space="0" w:color="auto"/>
        <w:left w:val="none" w:sz="0" w:space="0" w:color="auto"/>
        <w:bottom w:val="none" w:sz="0" w:space="0" w:color="auto"/>
        <w:right w:val="none" w:sz="0" w:space="0" w:color="auto"/>
      </w:divBdr>
      <w:divsChild>
        <w:div w:id="132187697">
          <w:marLeft w:val="1166"/>
          <w:marRight w:val="0"/>
          <w:marTop w:val="115"/>
          <w:marBottom w:val="0"/>
          <w:divBdr>
            <w:top w:val="none" w:sz="0" w:space="0" w:color="auto"/>
            <w:left w:val="none" w:sz="0" w:space="0" w:color="auto"/>
            <w:bottom w:val="none" w:sz="0" w:space="0" w:color="auto"/>
            <w:right w:val="none" w:sz="0" w:space="0" w:color="auto"/>
          </w:divBdr>
        </w:div>
        <w:div w:id="763495834">
          <w:marLeft w:val="547"/>
          <w:marRight w:val="0"/>
          <w:marTop w:val="134"/>
          <w:marBottom w:val="0"/>
          <w:divBdr>
            <w:top w:val="none" w:sz="0" w:space="0" w:color="auto"/>
            <w:left w:val="none" w:sz="0" w:space="0" w:color="auto"/>
            <w:bottom w:val="none" w:sz="0" w:space="0" w:color="auto"/>
            <w:right w:val="none" w:sz="0" w:space="0" w:color="auto"/>
          </w:divBdr>
        </w:div>
        <w:div w:id="1118841823">
          <w:marLeft w:val="1166"/>
          <w:marRight w:val="0"/>
          <w:marTop w:val="115"/>
          <w:marBottom w:val="0"/>
          <w:divBdr>
            <w:top w:val="none" w:sz="0" w:space="0" w:color="auto"/>
            <w:left w:val="none" w:sz="0" w:space="0" w:color="auto"/>
            <w:bottom w:val="none" w:sz="0" w:space="0" w:color="auto"/>
            <w:right w:val="none" w:sz="0" w:space="0" w:color="auto"/>
          </w:divBdr>
        </w:div>
        <w:div w:id="1264191149">
          <w:marLeft w:val="547"/>
          <w:marRight w:val="0"/>
          <w:marTop w:val="134"/>
          <w:marBottom w:val="0"/>
          <w:divBdr>
            <w:top w:val="none" w:sz="0" w:space="0" w:color="auto"/>
            <w:left w:val="none" w:sz="0" w:space="0" w:color="auto"/>
            <w:bottom w:val="none" w:sz="0" w:space="0" w:color="auto"/>
            <w:right w:val="none" w:sz="0" w:space="0" w:color="auto"/>
          </w:divBdr>
        </w:div>
        <w:div w:id="1402169795">
          <w:marLeft w:val="1166"/>
          <w:marRight w:val="0"/>
          <w:marTop w:val="115"/>
          <w:marBottom w:val="0"/>
          <w:divBdr>
            <w:top w:val="none" w:sz="0" w:space="0" w:color="auto"/>
            <w:left w:val="none" w:sz="0" w:space="0" w:color="auto"/>
            <w:bottom w:val="none" w:sz="0" w:space="0" w:color="auto"/>
            <w:right w:val="none" w:sz="0" w:space="0" w:color="auto"/>
          </w:divBdr>
        </w:div>
      </w:divsChild>
    </w:div>
    <w:div w:id="519394877">
      <w:bodyDiv w:val="1"/>
      <w:marLeft w:val="0"/>
      <w:marRight w:val="0"/>
      <w:marTop w:val="0"/>
      <w:marBottom w:val="0"/>
      <w:divBdr>
        <w:top w:val="none" w:sz="0" w:space="0" w:color="auto"/>
        <w:left w:val="none" w:sz="0" w:space="0" w:color="auto"/>
        <w:bottom w:val="none" w:sz="0" w:space="0" w:color="auto"/>
        <w:right w:val="none" w:sz="0" w:space="0" w:color="auto"/>
      </w:divBdr>
    </w:div>
    <w:div w:id="519666125">
      <w:bodyDiv w:val="1"/>
      <w:marLeft w:val="0"/>
      <w:marRight w:val="0"/>
      <w:marTop w:val="0"/>
      <w:marBottom w:val="0"/>
      <w:divBdr>
        <w:top w:val="none" w:sz="0" w:space="0" w:color="auto"/>
        <w:left w:val="none" w:sz="0" w:space="0" w:color="auto"/>
        <w:bottom w:val="none" w:sz="0" w:space="0" w:color="auto"/>
        <w:right w:val="none" w:sz="0" w:space="0" w:color="auto"/>
      </w:divBdr>
    </w:div>
    <w:div w:id="519857695">
      <w:bodyDiv w:val="1"/>
      <w:marLeft w:val="0"/>
      <w:marRight w:val="0"/>
      <w:marTop w:val="0"/>
      <w:marBottom w:val="0"/>
      <w:divBdr>
        <w:top w:val="none" w:sz="0" w:space="0" w:color="auto"/>
        <w:left w:val="none" w:sz="0" w:space="0" w:color="auto"/>
        <w:bottom w:val="none" w:sz="0" w:space="0" w:color="auto"/>
        <w:right w:val="none" w:sz="0" w:space="0" w:color="auto"/>
      </w:divBdr>
    </w:div>
    <w:div w:id="520437530">
      <w:bodyDiv w:val="1"/>
      <w:marLeft w:val="0"/>
      <w:marRight w:val="0"/>
      <w:marTop w:val="0"/>
      <w:marBottom w:val="0"/>
      <w:divBdr>
        <w:top w:val="none" w:sz="0" w:space="0" w:color="auto"/>
        <w:left w:val="none" w:sz="0" w:space="0" w:color="auto"/>
        <w:bottom w:val="none" w:sz="0" w:space="0" w:color="auto"/>
        <w:right w:val="none" w:sz="0" w:space="0" w:color="auto"/>
      </w:divBdr>
    </w:div>
    <w:div w:id="520514747">
      <w:bodyDiv w:val="1"/>
      <w:marLeft w:val="0"/>
      <w:marRight w:val="0"/>
      <w:marTop w:val="0"/>
      <w:marBottom w:val="0"/>
      <w:divBdr>
        <w:top w:val="none" w:sz="0" w:space="0" w:color="auto"/>
        <w:left w:val="none" w:sz="0" w:space="0" w:color="auto"/>
        <w:bottom w:val="none" w:sz="0" w:space="0" w:color="auto"/>
        <w:right w:val="none" w:sz="0" w:space="0" w:color="auto"/>
      </w:divBdr>
      <w:divsChild>
        <w:div w:id="53434267">
          <w:marLeft w:val="1166"/>
          <w:marRight w:val="0"/>
          <w:marTop w:val="106"/>
          <w:marBottom w:val="0"/>
          <w:divBdr>
            <w:top w:val="none" w:sz="0" w:space="0" w:color="auto"/>
            <w:left w:val="none" w:sz="0" w:space="0" w:color="auto"/>
            <w:bottom w:val="none" w:sz="0" w:space="0" w:color="auto"/>
            <w:right w:val="none" w:sz="0" w:space="0" w:color="auto"/>
          </w:divBdr>
        </w:div>
        <w:div w:id="1962882776">
          <w:marLeft w:val="547"/>
          <w:marRight w:val="0"/>
          <w:marTop w:val="106"/>
          <w:marBottom w:val="0"/>
          <w:divBdr>
            <w:top w:val="none" w:sz="0" w:space="0" w:color="auto"/>
            <w:left w:val="none" w:sz="0" w:space="0" w:color="auto"/>
            <w:bottom w:val="none" w:sz="0" w:space="0" w:color="auto"/>
            <w:right w:val="none" w:sz="0" w:space="0" w:color="auto"/>
          </w:divBdr>
        </w:div>
        <w:div w:id="2071491720">
          <w:marLeft w:val="1166"/>
          <w:marRight w:val="0"/>
          <w:marTop w:val="106"/>
          <w:marBottom w:val="0"/>
          <w:divBdr>
            <w:top w:val="none" w:sz="0" w:space="0" w:color="auto"/>
            <w:left w:val="none" w:sz="0" w:space="0" w:color="auto"/>
            <w:bottom w:val="none" w:sz="0" w:space="0" w:color="auto"/>
            <w:right w:val="none" w:sz="0" w:space="0" w:color="auto"/>
          </w:divBdr>
        </w:div>
        <w:div w:id="2108887846">
          <w:marLeft w:val="1166"/>
          <w:marRight w:val="0"/>
          <w:marTop w:val="106"/>
          <w:marBottom w:val="0"/>
          <w:divBdr>
            <w:top w:val="none" w:sz="0" w:space="0" w:color="auto"/>
            <w:left w:val="none" w:sz="0" w:space="0" w:color="auto"/>
            <w:bottom w:val="none" w:sz="0" w:space="0" w:color="auto"/>
            <w:right w:val="none" w:sz="0" w:space="0" w:color="auto"/>
          </w:divBdr>
        </w:div>
      </w:divsChild>
    </w:div>
    <w:div w:id="520749574">
      <w:bodyDiv w:val="1"/>
      <w:marLeft w:val="0"/>
      <w:marRight w:val="0"/>
      <w:marTop w:val="0"/>
      <w:marBottom w:val="0"/>
      <w:divBdr>
        <w:top w:val="none" w:sz="0" w:space="0" w:color="auto"/>
        <w:left w:val="none" w:sz="0" w:space="0" w:color="auto"/>
        <w:bottom w:val="none" w:sz="0" w:space="0" w:color="auto"/>
        <w:right w:val="none" w:sz="0" w:space="0" w:color="auto"/>
      </w:divBdr>
    </w:div>
    <w:div w:id="522010620">
      <w:bodyDiv w:val="1"/>
      <w:marLeft w:val="0"/>
      <w:marRight w:val="0"/>
      <w:marTop w:val="0"/>
      <w:marBottom w:val="0"/>
      <w:divBdr>
        <w:top w:val="none" w:sz="0" w:space="0" w:color="auto"/>
        <w:left w:val="none" w:sz="0" w:space="0" w:color="auto"/>
        <w:bottom w:val="none" w:sz="0" w:space="0" w:color="auto"/>
        <w:right w:val="none" w:sz="0" w:space="0" w:color="auto"/>
      </w:divBdr>
    </w:div>
    <w:div w:id="522134631">
      <w:bodyDiv w:val="1"/>
      <w:marLeft w:val="0"/>
      <w:marRight w:val="0"/>
      <w:marTop w:val="0"/>
      <w:marBottom w:val="0"/>
      <w:divBdr>
        <w:top w:val="none" w:sz="0" w:space="0" w:color="auto"/>
        <w:left w:val="none" w:sz="0" w:space="0" w:color="auto"/>
        <w:bottom w:val="none" w:sz="0" w:space="0" w:color="auto"/>
        <w:right w:val="none" w:sz="0" w:space="0" w:color="auto"/>
      </w:divBdr>
      <w:divsChild>
        <w:div w:id="229579285">
          <w:marLeft w:val="547"/>
          <w:marRight w:val="0"/>
          <w:marTop w:val="106"/>
          <w:marBottom w:val="0"/>
          <w:divBdr>
            <w:top w:val="none" w:sz="0" w:space="0" w:color="auto"/>
            <w:left w:val="none" w:sz="0" w:space="0" w:color="auto"/>
            <w:bottom w:val="none" w:sz="0" w:space="0" w:color="auto"/>
            <w:right w:val="none" w:sz="0" w:space="0" w:color="auto"/>
          </w:divBdr>
        </w:div>
        <w:div w:id="1400787040">
          <w:marLeft w:val="1800"/>
          <w:marRight w:val="0"/>
          <w:marTop w:val="86"/>
          <w:marBottom w:val="0"/>
          <w:divBdr>
            <w:top w:val="none" w:sz="0" w:space="0" w:color="auto"/>
            <w:left w:val="none" w:sz="0" w:space="0" w:color="auto"/>
            <w:bottom w:val="none" w:sz="0" w:space="0" w:color="auto"/>
            <w:right w:val="none" w:sz="0" w:space="0" w:color="auto"/>
          </w:divBdr>
        </w:div>
        <w:div w:id="1744179823">
          <w:marLeft w:val="1166"/>
          <w:marRight w:val="0"/>
          <w:marTop w:val="106"/>
          <w:marBottom w:val="0"/>
          <w:divBdr>
            <w:top w:val="none" w:sz="0" w:space="0" w:color="auto"/>
            <w:left w:val="none" w:sz="0" w:space="0" w:color="auto"/>
            <w:bottom w:val="none" w:sz="0" w:space="0" w:color="auto"/>
            <w:right w:val="none" w:sz="0" w:space="0" w:color="auto"/>
          </w:divBdr>
        </w:div>
        <w:div w:id="1751269209">
          <w:marLeft w:val="1166"/>
          <w:marRight w:val="0"/>
          <w:marTop w:val="96"/>
          <w:marBottom w:val="0"/>
          <w:divBdr>
            <w:top w:val="none" w:sz="0" w:space="0" w:color="auto"/>
            <w:left w:val="none" w:sz="0" w:space="0" w:color="auto"/>
            <w:bottom w:val="none" w:sz="0" w:space="0" w:color="auto"/>
            <w:right w:val="none" w:sz="0" w:space="0" w:color="auto"/>
          </w:divBdr>
        </w:div>
        <w:div w:id="1905985835">
          <w:marLeft w:val="547"/>
          <w:marRight w:val="0"/>
          <w:marTop w:val="115"/>
          <w:marBottom w:val="0"/>
          <w:divBdr>
            <w:top w:val="none" w:sz="0" w:space="0" w:color="auto"/>
            <w:left w:val="none" w:sz="0" w:space="0" w:color="auto"/>
            <w:bottom w:val="none" w:sz="0" w:space="0" w:color="auto"/>
            <w:right w:val="none" w:sz="0" w:space="0" w:color="auto"/>
          </w:divBdr>
        </w:div>
        <w:div w:id="2034842718">
          <w:marLeft w:val="1800"/>
          <w:marRight w:val="0"/>
          <w:marTop w:val="86"/>
          <w:marBottom w:val="0"/>
          <w:divBdr>
            <w:top w:val="none" w:sz="0" w:space="0" w:color="auto"/>
            <w:left w:val="none" w:sz="0" w:space="0" w:color="auto"/>
            <w:bottom w:val="none" w:sz="0" w:space="0" w:color="auto"/>
            <w:right w:val="none" w:sz="0" w:space="0" w:color="auto"/>
          </w:divBdr>
        </w:div>
      </w:divsChild>
    </w:div>
    <w:div w:id="522864913">
      <w:bodyDiv w:val="1"/>
      <w:marLeft w:val="0"/>
      <w:marRight w:val="0"/>
      <w:marTop w:val="0"/>
      <w:marBottom w:val="0"/>
      <w:divBdr>
        <w:top w:val="none" w:sz="0" w:space="0" w:color="auto"/>
        <w:left w:val="none" w:sz="0" w:space="0" w:color="auto"/>
        <w:bottom w:val="none" w:sz="0" w:space="0" w:color="auto"/>
        <w:right w:val="none" w:sz="0" w:space="0" w:color="auto"/>
      </w:divBdr>
    </w:div>
    <w:div w:id="523250633">
      <w:bodyDiv w:val="1"/>
      <w:marLeft w:val="0"/>
      <w:marRight w:val="0"/>
      <w:marTop w:val="0"/>
      <w:marBottom w:val="0"/>
      <w:divBdr>
        <w:top w:val="none" w:sz="0" w:space="0" w:color="auto"/>
        <w:left w:val="none" w:sz="0" w:space="0" w:color="auto"/>
        <w:bottom w:val="none" w:sz="0" w:space="0" w:color="auto"/>
        <w:right w:val="none" w:sz="0" w:space="0" w:color="auto"/>
      </w:divBdr>
    </w:div>
    <w:div w:id="524053559">
      <w:bodyDiv w:val="1"/>
      <w:marLeft w:val="0"/>
      <w:marRight w:val="0"/>
      <w:marTop w:val="0"/>
      <w:marBottom w:val="0"/>
      <w:divBdr>
        <w:top w:val="none" w:sz="0" w:space="0" w:color="auto"/>
        <w:left w:val="none" w:sz="0" w:space="0" w:color="auto"/>
        <w:bottom w:val="none" w:sz="0" w:space="0" w:color="auto"/>
        <w:right w:val="none" w:sz="0" w:space="0" w:color="auto"/>
      </w:divBdr>
    </w:div>
    <w:div w:id="524641371">
      <w:bodyDiv w:val="1"/>
      <w:marLeft w:val="0"/>
      <w:marRight w:val="0"/>
      <w:marTop w:val="0"/>
      <w:marBottom w:val="0"/>
      <w:divBdr>
        <w:top w:val="none" w:sz="0" w:space="0" w:color="auto"/>
        <w:left w:val="none" w:sz="0" w:space="0" w:color="auto"/>
        <w:bottom w:val="none" w:sz="0" w:space="0" w:color="auto"/>
        <w:right w:val="none" w:sz="0" w:space="0" w:color="auto"/>
      </w:divBdr>
    </w:div>
    <w:div w:id="524750379">
      <w:bodyDiv w:val="1"/>
      <w:marLeft w:val="0"/>
      <w:marRight w:val="0"/>
      <w:marTop w:val="0"/>
      <w:marBottom w:val="0"/>
      <w:divBdr>
        <w:top w:val="none" w:sz="0" w:space="0" w:color="auto"/>
        <w:left w:val="none" w:sz="0" w:space="0" w:color="auto"/>
        <w:bottom w:val="none" w:sz="0" w:space="0" w:color="auto"/>
        <w:right w:val="none" w:sz="0" w:space="0" w:color="auto"/>
      </w:divBdr>
    </w:div>
    <w:div w:id="526678706">
      <w:bodyDiv w:val="1"/>
      <w:marLeft w:val="0"/>
      <w:marRight w:val="0"/>
      <w:marTop w:val="0"/>
      <w:marBottom w:val="0"/>
      <w:divBdr>
        <w:top w:val="none" w:sz="0" w:space="0" w:color="auto"/>
        <w:left w:val="none" w:sz="0" w:space="0" w:color="auto"/>
        <w:bottom w:val="none" w:sz="0" w:space="0" w:color="auto"/>
        <w:right w:val="none" w:sz="0" w:space="0" w:color="auto"/>
      </w:divBdr>
    </w:div>
    <w:div w:id="527523643">
      <w:bodyDiv w:val="1"/>
      <w:marLeft w:val="0"/>
      <w:marRight w:val="0"/>
      <w:marTop w:val="0"/>
      <w:marBottom w:val="0"/>
      <w:divBdr>
        <w:top w:val="none" w:sz="0" w:space="0" w:color="auto"/>
        <w:left w:val="none" w:sz="0" w:space="0" w:color="auto"/>
        <w:bottom w:val="none" w:sz="0" w:space="0" w:color="auto"/>
        <w:right w:val="none" w:sz="0" w:space="0" w:color="auto"/>
      </w:divBdr>
      <w:divsChild>
        <w:div w:id="796068181">
          <w:marLeft w:val="0"/>
          <w:marRight w:val="0"/>
          <w:marTop w:val="0"/>
          <w:marBottom w:val="0"/>
          <w:divBdr>
            <w:top w:val="none" w:sz="0" w:space="0" w:color="auto"/>
            <w:left w:val="none" w:sz="0" w:space="0" w:color="auto"/>
            <w:bottom w:val="none" w:sz="0" w:space="0" w:color="auto"/>
            <w:right w:val="none" w:sz="0" w:space="0" w:color="auto"/>
          </w:divBdr>
          <w:divsChild>
            <w:div w:id="37167317">
              <w:marLeft w:val="0"/>
              <w:marRight w:val="0"/>
              <w:marTop w:val="0"/>
              <w:marBottom w:val="0"/>
              <w:divBdr>
                <w:top w:val="none" w:sz="0" w:space="0" w:color="auto"/>
                <w:left w:val="none" w:sz="0" w:space="0" w:color="auto"/>
                <w:bottom w:val="none" w:sz="0" w:space="0" w:color="auto"/>
                <w:right w:val="none" w:sz="0" w:space="0" w:color="auto"/>
              </w:divBdr>
            </w:div>
            <w:div w:id="170949385">
              <w:marLeft w:val="0"/>
              <w:marRight w:val="0"/>
              <w:marTop w:val="0"/>
              <w:marBottom w:val="0"/>
              <w:divBdr>
                <w:top w:val="none" w:sz="0" w:space="0" w:color="auto"/>
                <w:left w:val="none" w:sz="0" w:space="0" w:color="auto"/>
                <w:bottom w:val="none" w:sz="0" w:space="0" w:color="auto"/>
                <w:right w:val="none" w:sz="0" w:space="0" w:color="auto"/>
              </w:divBdr>
            </w:div>
            <w:div w:id="290325353">
              <w:marLeft w:val="0"/>
              <w:marRight w:val="0"/>
              <w:marTop w:val="0"/>
              <w:marBottom w:val="0"/>
              <w:divBdr>
                <w:top w:val="none" w:sz="0" w:space="0" w:color="auto"/>
                <w:left w:val="none" w:sz="0" w:space="0" w:color="auto"/>
                <w:bottom w:val="none" w:sz="0" w:space="0" w:color="auto"/>
                <w:right w:val="none" w:sz="0" w:space="0" w:color="auto"/>
              </w:divBdr>
            </w:div>
            <w:div w:id="309136326">
              <w:marLeft w:val="0"/>
              <w:marRight w:val="0"/>
              <w:marTop w:val="0"/>
              <w:marBottom w:val="0"/>
              <w:divBdr>
                <w:top w:val="none" w:sz="0" w:space="0" w:color="auto"/>
                <w:left w:val="none" w:sz="0" w:space="0" w:color="auto"/>
                <w:bottom w:val="none" w:sz="0" w:space="0" w:color="auto"/>
                <w:right w:val="none" w:sz="0" w:space="0" w:color="auto"/>
              </w:divBdr>
            </w:div>
            <w:div w:id="592781457">
              <w:marLeft w:val="0"/>
              <w:marRight w:val="0"/>
              <w:marTop w:val="0"/>
              <w:marBottom w:val="0"/>
              <w:divBdr>
                <w:top w:val="none" w:sz="0" w:space="0" w:color="auto"/>
                <w:left w:val="none" w:sz="0" w:space="0" w:color="auto"/>
                <w:bottom w:val="none" w:sz="0" w:space="0" w:color="auto"/>
                <w:right w:val="none" w:sz="0" w:space="0" w:color="auto"/>
              </w:divBdr>
            </w:div>
            <w:div w:id="760099690">
              <w:marLeft w:val="0"/>
              <w:marRight w:val="0"/>
              <w:marTop w:val="0"/>
              <w:marBottom w:val="0"/>
              <w:divBdr>
                <w:top w:val="none" w:sz="0" w:space="0" w:color="auto"/>
                <w:left w:val="none" w:sz="0" w:space="0" w:color="auto"/>
                <w:bottom w:val="none" w:sz="0" w:space="0" w:color="auto"/>
                <w:right w:val="none" w:sz="0" w:space="0" w:color="auto"/>
              </w:divBdr>
            </w:div>
            <w:div w:id="891622534">
              <w:marLeft w:val="0"/>
              <w:marRight w:val="0"/>
              <w:marTop w:val="0"/>
              <w:marBottom w:val="0"/>
              <w:divBdr>
                <w:top w:val="none" w:sz="0" w:space="0" w:color="auto"/>
                <w:left w:val="none" w:sz="0" w:space="0" w:color="auto"/>
                <w:bottom w:val="none" w:sz="0" w:space="0" w:color="auto"/>
                <w:right w:val="none" w:sz="0" w:space="0" w:color="auto"/>
              </w:divBdr>
            </w:div>
            <w:div w:id="982193510">
              <w:marLeft w:val="0"/>
              <w:marRight w:val="0"/>
              <w:marTop w:val="0"/>
              <w:marBottom w:val="0"/>
              <w:divBdr>
                <w:top w:val="none" w:sz="0" w:space="0" w:color="auto"/>
                <w:left w:val="none" w:sz="0" w:space="0" w:color="auto"/>
                <w:bottom w:val="none" w:sz="0" w:space="0" w:color="auto"/>
                <w:right w:val="none" w:sz="0" w:space="0" w:color="auto"/>
              </w:divBdr>
            </w:div>
            <w:div w:id="1015956151">
              <w:marLeft w:val="0"/>
              <w:marRight w:val="0"/>
              <w:marTop w:val="0"/>
              <w:marBottom w:val="0"/>
              <w:divBdr>
                <w:top w:val="none" w:sz="0" w:space="0" w:color="auto"/>
                <w:left w:val="none" w:sz="0" w:space="0" w:color="auto"/>
                <w:bottom w:val="none" w:sz="0" w:space="0" w:color="auto"/>
                <w:right w:val="none" w:sz="0" w:space="0" w:color="auto"/>
              </w:divBdr>
            </w:div>
            <w:div w:id="1086029435">
              <w:marLeft w:val="0"/>
              <w:marRight w:val="0"/>
              <w:marTop w:val="0"/>
              <w:marBottom w:val="0"/>
              <w:divBdr>
                <w:top w:val="none" w:sz="0" w:space="0" w:color="auto"/>
                <w:left w:val="none" w:sz="0" w:space="0" w:color="auto"/>
                <w:bottom w:val="none" w:sz="0" w:space="0" w:color="auto"/>
                <w:right w:val="none" w:sz="0" w:space="0" w:color="auto"/>
              </w:divBdr>
            </w:div>
            <w:div w:id="1316449754">
              <w:marLeft w:val="0"/>
              <w:marRight w:val="0"/>
              <w:marTop w:val="0"/>
              <w:marBottom w:val="0"/>
              <w:divBdr>
                <w:top w:val="none" w:sz="0" w:space="0" w:color="auto"/>
                <w:left w:val="none" w:sz="0" w:space="0" w:color="auto"/>
                <w:bottom w:val="none" w:sz="0" w:space="0" w:color="auto"/>
                <w:right w:val="none" w:sz="0" w:space="0" w:color="auto"/>
              </w:divBdr>
            </w:div>
            <w:div w:id="1322395180">
              <w:marLeft w:val="0"/>
              <w:marRight w:val="0"/>
              <w:marTop w:val="0"/>
              <w:marBottom w:val="0"/>
              <w:divBdr>
                <w:top w:val="none" w:sz="0" w:space="0" w:color="auto"/>
                <w:left w:val="none" w:sz="0" w:space="0" w:color="auto"/>
                <w:bottom w:val="none" w:sz="0" w:space="0" w:color="auto"/>
                <w:right w:val="none" w:sz="0" w:space="0" w:color="auto"/>
              </w:divBdr>
            </w:div>
            <w:div w:id="1329863842">
              <w:marLeft w:val="0"/>
              <w:marRight w:val="0"/>
              <w:marTop w:val="0"/>
              <w:marBottom w:val="0"/>
              <w:divBdr>
                <w:top w:val="none" w:sz="0" w:space="0" w:color="auto"/>
                <w:left w:val="none" w:sz="0" w:space="0" w:color="auto"/>
                <w:bottom w:val="none" w:sz="0" w:space="0" w:color="auto"/>
                <w:right w:val="none" w:sz="0" w:space="0" w:color="auto"/>
              </w:divBdr>
            </w:div>
            <w:div w:id="1348290967">
              <w:marLeft w:val="0"/>
              <w:marRight w:val="0"/>
              <w:marTop w:val="0"/>
              <w:marBottom w:val="0"/>
              <w:divBdr>
                <w:top w:val="none" w:sz="0" w:space="0" w:color="auto"/>
                <w:left w:val="none" w:sz="0" w:space="0" w:color="auto"/>
                <w:bottom w:val="none" w:sz="0" w:space="0" w:color="auto"/>
                <w:right w:val="none" w:sz="0" w:space="0" w:color="auto"/>
              </w:divBdr>
            </w:div>
            <w:div w:id="1545017097">
              <w:marLeft w:val="0"/>
              <w:marRight w:val="0"/>
              <w:marTop w:val="0"/>
              <w:marBottom w:val="0"/>
              <w:divBdr>
                <w:top w:val="none" w:sz="0" w:space="0" w:color="auto"/>
                <w:left w:val="none" w:sz="0" w:space="0" w:color="auto"/>
                <w:bottom w:val="none" w:sz="0" w:space="0" w:color="auto"/>
                <w:right w:val="none" w:sz="0" w:space="0" w:color="auto"/>
              </w:divBdr>
            </w:div>
            <w:div w:id="1865821564">
              <w:marLeft w:val="0"/>
              <w:marRight w:val="0"/>
              <w:marTop w:val="0"/>
              <w:marBottom w:val="0"/>
              <w:divBdr>
                <w:top w:val="none" w:sz="0" w:space="0" w:color="auto"/>
                <w:left w:val="none" w:sz="0" w:space="0" w:color="auto"/>
                <w:bottom w:val="none" w:sz="0" w:space="0" w:color="auto"/>
                <w:right w:val="none" w:sz="0" w:space="0" w:color="auto"/>
              </w:divBdr>
            </w:div>
            <w:div w:id="1877355506">
              <w:marLeft w:val="0"/>
              <w:marRight w:val="0"/>
              <w:marTop w:val="0"/>
              <w:marBottom w:val="0"/>
              <w:divBdr>
                <w:top w:val="none" w:sz="0" w:space="0" w:color="auto"/>
                <w:left w:val="none" w:sz="0" w:space="0" w:color="auto"/>
                <w:bottom w:val="none" w:sz="0" w:space="0" w:color="auto"/>
                <w:right w:val="none" w:sz="0" w:space="0" w:color="auto"/>
              </w:divBdr>
            </w:div>
            <w:div w:id="1884443360">
              <w:marLeft w:val="0"/>
              <w:marRight w:val="0"/>
              <w:marTop w:val="0"/>
              <w:marBottom w:val="0"/>
              <w:divBdr>
                <w:top w:val="none" w:sz="0" w:space="0" w:color="auto"/>
                <w:left w:val="none" w:sz="0" w:space="0" w:color="auto"/>
                <w:bottom w:val="none" w:sz="0" w:space="0" w:color="auto"/>
                <w:right w:val="none" w:sz="0" w:space="0" w:color="auto"/>
              </w:divBdr>
            </w:div>
            <w:div w:id="1898777535">
              <w:marLeft w:val="0"/>
              <w:marRight w:val="0"/>
              <w:marTop w:val="0"/>
              <w:marBottom w:val="0"/>
              <w:divBdr>
                <w:top w:val="none" w:sz="0" w:space="0" w:color="auto"/>
                <w:left w:val="none" w:sz="0" w:space="0" w:color="auto"/>
                <w:bottom w:val="none" w:sz="0" w:space="0" w:color="auto"/>
                <w:right w:val="none" w:sz="0" w:space="0" w:color="auto"/>
              </w:divBdr>
            </w:div>
            <w:div w:id="1900434189">
              <w:marLeft w:val="0"/>
              <w:marRight w:val="0"/>
              <w:marTop w:val="0"/>
              <w:marBottom w:val="0"/>
              <w:divBdr>
                <w:top w:val="none" w:sz="0" w:space="0" w:color="auto"/>
                <w:left w:val="none" w:sz="0" w:space="0" w:color="auto"/>
                <w:bottom w:val="none" w:sz="0" w:space="0" w:color="auto"/>
                <w:right w:val="none" w:sz="0" w:space="0" w:color="auto"/>
              </w:divBdr>
            </w:div>
            <w:div w:id="1929846387">
              <w:marLeft w:val="0"/>
              <w:marRight w:val="0"/>
              <w:marTop w:val="0"/>
              <w:marBottom w:val="0"/>
              <w:divBdr>
                <w:top w:val="none" w:sz="0" w:space="0" w:color="auto"/>
                <w:left w:val="none" w:sz="0" w:space="0" w:color="auto"/>
                <w:bottom w:val="none" w:sz="0" w:space="0" w:color="auto"/>
                <w:right w:val="none" w:sz="0" w:space="0" w:color="auto"/>
              </w:divBdr>
            </w:div>
            <w:div w:id="1984773622">
              <w:marLeft w:val="0"/>
              <w:marRight w:val="0"/>
              <w:marTop w:val="0"/>
              <w:marBottom w:val="0"/>
              <w:divBdr>
                <w:top w:val="none" w:sz="0" w:space="0" w:color="auto"/>
                <w:left w:val="none" w:sz="0" w:space="0" w:color="auto"/>
                <w:bottom w:val="none" w:sz="0" w:space="0" w:color="auto"/>
                <w:right w:val="none" w:sz="0" w:space="0" w:color="auto"/>
              </w:divBdr>
            </w:div>
            <w:div w:id="2042247605">
              <w:marLeft w:val="0"/>
              <w:marRight w:val="0"/>
              <w:marTop w:val="0"/>
              <w:marBottom w:val="0"/>
              <w:divBdr>
                <w:top w:val="none" w:sz="0" w:space="0" w:color="auto"/>
                <w:left w:val="none" w:sz="0" w:space="0" w:color="auto"/>
                <w:bottom w:val="none" w:sz="0" w:space="0" w:color="auto"/>
                <w:right w:val="none" w:sz="0" w:space="0" w:color="auto"/>
              </w:divBdr>
            </w:div>
            <w:div w:id="2089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5850">
      <w:bodyDiv w:val="1"/>
      <w:marLeft w:val="0"/>
      <w:marRight w:val="0"/>
      <w:marTop w:val="0"/>
      <w:marBottom w:val="0"/>
      <w:divBdr>
        <w:top w:val="none" w:sz="0" w:space="0" w:color="auto"/>
        <w:left w:val="none" w:sz="0" w:space="0" w:color="auto"/>
        <w:bottom w:val="none" w:sz="0" w:space="0" w:color="auto"/>
        <w:right w:val="none" w:sz="0" w:space="0" w:color="auto"/>
      </w:divBdr>
    </w:div>
    <w:div w:id="530608738">
      <w:bodyDiv w:val="1"/>
      <w:marLeft w:val="0"/>
      <w:marRight w:val="0"/>
      <w:marTop w:val="0"/>
      <w:marBottom w:val="0"/>
      <w:divBdr>
        <w:top w:val="none" w:sz="0" w:space="0" w:color="auto"/>
        <w:left w:val="none" w:sz="0" w:space="0" w:color="auto"/>
        <w:bottom w:val="none" w:sz="0" w:space="0" w:color="auto"/>
        <w:right w:val="none" w:sz="0" w:space="0" w:color="auto"/>
      </w:divBdr>
    </w:div>
    <w:div w:id="530730695">
      <w:bodyDiv w:val="1"/>
      <w:marLeft w:val="0"/>
      <w:marRight w:val="0"/>
      <w:marTop w:val="0"/>
      <w:marBottom w:val="0"/>
      <w:divBdr>
        <w:top w:val="none" w:sz="0" w:space="0" w:color="auto"/>
        <w:left w:val="none" w:sz="0" w:space="0" w:color="auto"/>
        <w:bottom w:val="none" w:sz="0" w:space="0" w:color="auto"/>
        <w:right w:val="none" w:sz="0" w:space="0" w:color="auto"/>
      </w:divBdr>
      <w:divsChild>
        <w:div w:id="59596463">
          <w:marLeft w:val="1166"/>
          <w:marRight w:val="0"/>
          <w:marTop w:val="96"/>
          <w:marBottom w:val="0"/>
          <w:divBdr>
            <w:top w:val="none" w:sz="0" w:space="0" w:color="auto"/>
            <w:left w:val="none" w:sz="0" w:space="0" w:color="auto"/>
            <w:bottom w:val="none" w:sz="0" w:space="0" w:color="auto"/>
            <w:right w:val="none" w:sz="0" w:space="0" w:color="auto"/>
          </w:divBdr>
        </w:div>
        <w:div w:id="1146820112">
          <w:marLeft w:val="1166"/>
          <w:marRight w:val="0"/>
          <w:marTop w:val="96"/>
          <w:marBottom w:val="0"/>
          <w:divBdr>
            <w:top w:val="none" w:sz="0" w:space="0" w:color="auto"/>
            <w:left w:val="none" w:sz="0" w:space="0" w:color="auto"/>
            <w:bottom w:val="none" w:sz="0" w:space="0" w:color="auto"/>
            <w:right w:val="none" w:sz="0" w:space="0" w:color="auto"/>
          </w:divBdr>
        </w:div>
        <w:div w:id="1528836951">
          <w:marLeft w:val="547"/>
          <w:marRight w:val="0"/>
          <w:marTop w:val="115"/>
          <w:marBottom w:val="0"/>
          <w:divBdr>
            <w:top w:val="none" w:sz="0" w:space="0" w:color="auto"/>
            <w:left w:val="none" w:sz="0" w:space="0" w:color="auto"/>
            <w:bottom w:val="none" w:sz="0" w:space="0" w:color="auto"/>
            <w:right w:val="none" w:sz="0" w:space="0" w:color="auto"/>
          </w:divBdr>
        </w:div>
        <w:div w:id="1585645582">
          <w:marLeft w:val="547"/>
          <w:marRight w:val="0"/>
          <w:marTop w:val="115"/>
          <w:marBottom w:val="0"/>
          <w:divBdr>
            <w:top w:val="none" w:sz="0" w:space="0" w:color="auto"/>
            <w:left w:val="none" w:sz="0" w:space="0" w:color="auto"/>
            <w:bottom w:val="none" w:sz="0" w:space="0" w:color="auto"/>
            <w:right w:val="none" w:sz="0" w:space="0" w:color="auto"/>
          </w:divBdr>
        </w:div>
        <w:div w:id="1739744982">
          <w:marLeft w:val="1166"/>
          <w:marRight w:val="0"/>
          <w:marTop w:val="96"/>
          <w:marBottom w:val="0"/>
          <w:divBdr>
            <w:top w:val="none" w:sz="0" w:space="0" w:color="auto"/>
            <w:left w:val="none" w:sz="0" w:space="0" w:color="auto"/>
            <w:bottom w:val="none" w:sz="0" w:space="0" w:color="auto"/>
            <w:right w:val="none" w:sz="0" w:space="0" w:color="auto"/>
          </w:divBdr>
        </w:div>
        <w:div w:id="1848591282">
          <w:marLeft w:val="1166"/>
          <w:marRight w:val="0"/>
          <w:marTop w:val="96"/>
          <w:marBottom w:val="0"/>
          <w:divBdr>
            <w:top w:val="none" w:sz="0" w:space="0" w:color="auto"/>
            <w:left w:val="none" w:sz="0" w:space="0" w:color="auto"/>
            <w:bottom w:val="none" w:sz="0" w:space="0" w:color="auto"/>
            <w:right w:val="none" w:sz="0" w:space="0" w:color="auto"/>
          </w:divBdr>
        </w:div>
        <w:div w:id="1867595592">
          <w:marLeft w:val="547"/>
          <w:marRight w:val="0"/>
          <w:marTop w:val="115"/>
          <w:marBottom w:val="0"/>
          <w:divBdr>
            <w:top w:val="none" w:sz="0" w:space="0" w:color="auto"/>
            <w:left w:val="none" w:sz="0" w:space="0" w:color="auto"/>
            <w:bottom w:val="none" w:sz="0" w:space="0" w:color="auto"/>
            <w:right w:val="none" w:sz="0" w:space="0" w:color="auto"/>
          </w:divBdr>
        </w:div>
      </w:divsChild>
    </w:div>
    <w:div w:id="531501528">
      <w:bodyDiv w:val="1"/>
      <w:marLeft w:val="0"/>
      <w:marRight w:val="0"/>
      <w:marTop w:val="0"/>
      <w:marBottom w:val="0"/>
      <w:divBdr>
        <w:top w:val="none" w:sz="0" w:space="0" w:color="auto"/>
        <w:left w:val="none" w:sz="0" w:space="0" w:color="auto"/>
        <w:bottom w:val="none" w:sz="0" w:space="0" w:color="auto"/>
        <w:right w:val="none" w:sz="0" w:space="0" w:color="auto"/>
      </w:divBdr>
    </w:div>
    <w:div w:id="532352925">
      <w:bodyDiv w:val="1"/>
      <w:marLeft w:val="0"/>
      <w:marRight w:val="0"/>
      <w:marTop w:val="0"/>
      <w:marBottom w:val="0"/>
      <w:divBdr>
        <w:top w:val="none" w:sz="0" w:space="0" w:color="auto"/>
        <w:left w:val="none" w:sz="0" w:space="0" w:color="auto"/>
        <w:bottom w:val="none" w:sz="0" w:space="0" w:color="auto"/>
        <w:right w:val="none" w:sz="0" w:space="0" w:color="auto"/>
      </w:divBdr>
      <w:divsChild>
        <w:div w:id="255284122">
          <w:marLeft w:val="1166"/>
          <w:marRight w:val="0"/>
          <w:marTop w:val="96"/>
          <w:marBottom w:val="0"/>
          <w:divBdr>
            <w:top w:val="none" w:sz="0" w:space="0" w:color="auto"/>
            <w:left w:val="none" w:sz="0" w:space="0" w:color="auto"/>
            <w:bottom w:val="none" w:sz="0" w:space="0" w:color="auto"/>
            <w:right w:val="none" w:sz="0" w:space="0" w:color="auto"/>
          </w:divBdr>
        </w:div>
        <w:div w:id="952829385">
          <w:marLeft w:val="547"/>
          <w:marRight w:val="0"/>
          <w:marTop w:val="96"/>
          <w:marBottom w:val="0"/>
          <w:divBdr>
            <w:top w:val="none" w:sz="0" w:space="0" w:color="auto"/>
            <w:left w:val="none" w:sz="0" w:space="0" w:color="auto"/>
            <w:bottom w:val="none" w:sz="0" w:space="0" w:color="auto"/>
            <w:right w:val="none" w:sz="0" w:space="0" w:color="auto"/>
          </w:divBdr>
        </w:div>
        <w:div w:id="1240600638">
          <w:marLeft w:val="547"/>
          <w:marRight w:val="0"/>
          <w:marTop w:val="96"/>
          <w:marBottom w:val="0"/>
          <w:divBdr>
            <w:top w:val="none" w:sz="0" w:space="0" w:color="auto"/>
            <w:left w:val="none" w:sz="0" w:space="0" w:color="auto"/>
            <w:bottom w:val="none" w:sz="0" w:space="0" w:color="auto"/>
            <w:right w:val="none" w:sz="0" w:space="0" w:color="auto"/>
          </w:divBdr>
        </w:div>
        <w:div w:id="1650012690">
          <w:marLeft w:val="1166"/>
          <w:marRight w:val="0"/>
          <w:marTop w:val="96"/>
          <w:marBottom w:val="0"/>
          <w:divBdr>
            <w:top w:val="none" w:sz="0" w:space="0" w:color="auto"/>
            <w:left w:val="none" w:sz="0" w:space="0" w:color="auto"/>
            <w:bottom w:val="none" w:sz="0" w:space="0" w:color="auto"/>
            <w:right w:val="none" w:sz="0" w:space="0" w:color="auto"/>
          </w:divBdr>
        </w:div>
        <w:div w:id="1789471918">
          <w:marLeft w:val="1166"/>
          <w:marRight w:val="0"/>
          <w:marTop w:val="96"/>
          <w:marBottom w:val="0"/>
          <w:divBdr>
            <w:top w:val="none" w:sz="0" w:space="0" w:color="auto"/>
            <w:left w:val="none" w:sz="0" w:space="0" w:color="auto"/>
            <w:bottom w:val="none" w:sz="0" w:space="0" w:color="auto"/>
            <w:right w:val="none" w:sz="0" w:space="0" w:color="auto"/>
          </w:divBdr>
        </w:div>
        <w:div w:id="1805541884">
          <w:marLeft w:val="1166"/>
          <w:marRight w:val="0"/>
          <w:marTop w:val="96"/>
          <w:marBottom w:val="0"/>
          <w:divBdr>
            <w:top w:val="none" w:sz="0" w:space="0" w:color="auto"/>
            <w:left w:val="none" w:sz="0" w:space="0" w:color="auto"/>
            <w:bottom w:val="none" w:sz="0" w:space="0" w:color="auto"/>
            <w:right w:val="none" w:sz="0" w:space="0" w:color="auto"/>
          </w:divBdr>
        </w:div>
        <w:div w:id="2038239940">
          <w:marLeft w:val="1166"/>
          <w:marRight w:val="0"/>
          <w:marTop w:val="96"/>
          <w:marBottom w:val="0"/>
          <w:divBdr>
            <w:top w:val="none" w:sz="0" w:space="0" w:color="auto"/>
            <w:left w:val="none" w:sz="0" w:space="0" w:color="auto"/>
            <w:bottom w:val="none" w:sz="0" w:space="0" w:color="auto"/>
            <w:right w:val="none" w:sz="0" w:space="0" w:color="auto"/>
          </w:divBdr>
        </w:div>
      </w:divsChild>
    </w:div>
    <w:div w:id="533423223">
      <w:bodyDiv w:val="1"/>
      <w:marLeft w:val="0"/>
      <w:marRight w:val="0"/>
      <w:marTop w:val="0"/>
      <w:marBottom w:val="0"/>
      <w:divBdr>
        <w:top w:val="none" w:sz="0" w:space="0" w:color="auto"/>
        <w:left w:val="none" w:sz="0" w:space="0" w:color="auto"/>
        <w:bottom w:val="none" w:sz="0" w:space="0" w:color="auto"/>
        <w:right w:val="none" w:sz="0" w:space="0" w:color="auto"/>
      </w:divBdr>
      <w:divsChild>
        <w:div w:id="159783198">
          <w:marLeft w:val="547"/>
          <w:marRight w:val="0"/>
          <w:marTop w:val="115"/>
          <w:marBottom w:val="0"/>
          <w:divBdr>
            <w:top w:val="none" w:sz="0" w:space="0" w:color="auto"/>
            <w:left w:val="none" w:sz="0" w:space="0" w:color="auto"/>
            <w:bottom w:val="none" w:sz="0" w:space="0" w:color="auto"/>
            <w:right w:val="none" w:sz="0" w:space="0" w:color="auto"/>
          </w:divBdr>
        </w:div>
        <w:div w:id="192885698">
          <w:marLeft w:val="1800"/>
          <w:marRight w:val="0"/>
          <w:marTop w:val="96"/>
          <w:marBottom w:val="0"/>
          <w:divBdr>
            <w:top w:val="none" w:sz="0" w:space="0" w:color="auto"/>
            <w:left w:val="none" w:sz="0" w:space="0" w:color="auto"/>
            <w:bottom w:val="none" w:sz="0" w:space="0" w:color="auto"/>
            <w:right w:val="none" w:sz="0" w:space="0" w:color="auto"/>
          </w:divBdr>
        </w:div>
        <w:div w:id="763376234">
          <w:marLeft w:val="547"/>
          <w:marRight w:val="0"/>
          <w:marTop w:val="115"/>
          <w:marBottom w:val="0"/>
          <w:divBdr>
            <w:top w:val="none" w:sz="0" w:space="0" w:color="auto"/>
            <w:left w:val="none" w:sz="0" w:space="0" w:color="auto"/>
            <w:bottom w:val="none" w:sz="0" w:space="0" w:color="auto"/>
            <w:right w:val="none" w:sz="0" w:space="0" w:color="auto"/>
          </w:divBdr>
        </w:div>
        <w:div w:id="1204905395">
          <w:marLeft w:val="1800"/>
          <w:marRight w:val="0"/>
          <w:marTop w:val="96"/>
          <w:marBottom w:val="0"/>
          <w:divBdr>
            <w:top w:val="none" w:sz="0" w:space="0" w:color="auto"/>
            <w:left w:val="none" w:sz="0" w:space="0" w:color="auto"/>
            <w:bottom w:val="none" w:sz="0" w:space="0" w:color="auto"/>
            <w:right w:val="none" w:sz="0" w:space="0" w:color="auto"/>
          </w:divBdr>
        </w:div>
        <w:div w:id="1301111568">
          <w:marLeft w:val="1166"/>
          <w:marRight w:val="0"/>
          <w:marTop w:val="96"/>
          <w:marBottom w:val="0"/>
          <w:divBdr>
            <w:top w:val="none" w:sz="0" w:space="0" w:color="auto"/>
            <w:left w:val="none" w:sz="0" w:space="0" w:color="auto"/>
            <w:bottom w:val="none" w:sz="0" w:space="0" w:color="auto"/>
            <w:right w:val="none" w:sz="0" w:space="0" w:color="auto"/>
          </w:divBdr>
        </w:div>
        <w:div w:id="1578830956">
          <w:marLeft w:val="1166"/>
          <w:marRight w:val="0"/>
          <w:marTop w:val="96"/>
          <w:marBottom w:val="0"/>
          <w:divBdr>
            <w:top w:val="none" w:sz="0" w:space="0" w:color="auto"/>
            <w:left w:val="none" w:sz="0" w:space="0" w:color="auto"/>
            <w:bottom w:val="none" w:sz="0" w:space="0" w:color="auto"/>
            <w:right w:val="none" w:sz="0" w:space="0" w:color="auto"/>
          </w:divBdr>
        </w:div>
      </w:divsChild>
    </w:div>
    <w:div w:id="535774470">
      <w:bodyDiv w:val="1"/>
      <w:marLeft w:val="0"/>
      <w:marRight w:val="0"/>
      <w:marTop w:val="0"/>
      <w:marBottom w:val="0"/>
      <w:divBdr>
        <w:top w:val="none" w:sz="0" w:space="0" w:color="auto"/>
        <w:left w:val="none" w:sz="0" w:space="0" w:color="auto"/>
        <w:bottom w:val="none" w:sz="0" w:space="0" w:color="auto"/>
        <w:right w:val="none" w:sz="0" w:space="0" w:color="auto"/>
      </w:divBdr>
      <w:divsChild>
        <w:div w:id="1990861023">
          <w:marLeft w:val="547"/>
          <w:marRight w:val="0"/>
          <w:marTop w:val="134"/>
          <w:marBottom w:val="120"/>
          <w:divBdr>
            <w:top w:val="none" w:sz="0" w:space="0" w:color="auto"/>
            <w:left w:val="none" w:sz="0" w:space="0" w:color="auto"/>
            <w:bottom w:val="none" w:sz="0" w:space="0" w:color="auto"/>
            <w:right w:val="none" w:sz="0" w:space="0" w:color="auto"/>
          </w:divBdr>
        </w:div>
      </w:divsChild>
    </w:div>
    <w:div w:id="536624302">
      <w:bodyDiv w:val="1"/>
      <w:marLeft w:val="0"/>
      <w:marRight w:val="0"/>
      <w:marTop w:val="0"/>
      <w:marBottom w:val="0"/>
      <w:divBdr>
        <w:top w:val="none" w:sz="0" w:space="0" w:color="auto"/>
        <w:left w:val="none" w:sz="0" w:space="0" w:color="auto"/>
        <w:bottom w:val="none" w:sz="0" w:space="0" w:color="auto"/>
        <w:right w:val="none" w:sz="0" w:space="0" w:color="auto"/>
      </w:divBdr>
    </w:div>
    <w:div w:id="537400866">
      <w:bodyDiv w:val="1"/>
      <w:marLeft w:val="0"/>
      <w:marRight w:val="0"/>
      <w:marTop w:val="0"/>
      <w:marBottom w:val="0"/>
      <w:divBdr>
        <w:top w:val="none" w:sz="0" w:space="0" w:color="auto"/>
        <w:left w:val="none" w:sz="0" w:space="0" w:color="auto"/>
        <w:bottom w:val="none" w:sz="0" w:space="0" w:color="auto"/>
        <w:right w:val="none" w:sz="0" w:space="0" w:color="auto"/>
      </w:divBdr>
    </w:div>
    <w:div w:id="538930314">
      <w:bodyDiv w:val="1"/>
      <w:marLeft w:val="0"/>
      <w:marRight w:val="0"/>
      <w:marTop w:val="0"/>
      <w:marBottom w:val="0"/>
      <w:divBdr>
        <w:top w:val="none" w:sz="0" w:space="0" w:color="auto"/>
        <w:left w:val="none" w:sz="0" w:space="0" w:color="auto"/>
        <w:bottom w:val="none" w:sz="0" w:space="0" w:color="auto"/>
        <w:right w:val="none" w:sz="0" w:space="0" w:color="auto"/>
      </w:divBdr>
    </w:div>
    <w:div w:id="540245024">
      <w:bodyDiv w:val="1"/>
      <w:marLeft w:val="0"/>
      <w:marRight w:val="0"/>
      <w:marTop w:val="0"/>
      <w:marBottom w:val="0"/>
      <w:divBdr>
        <w:top w:val="none" w:sz="0" w:space="0" w:color="auto"/>
        <w:left w:val="none" w:sz="0" w:space="0" w:color="auto"/>
        <w:bottom w:val="none" w:sz="0" w:space="0" w:color="auto"/>
        <w:right w:val="none" w:sz="0" w:space="0" w:color="auto"/>
      </w:divBdr>
    </w:div>
    <w:div w:id="540289301">
      <w:bodyDiv w:val="1"/>
      <w:marLeft w:val="0"/>
      <w:marRight w:val="0"/>
      <w:marTop w:val="0"/>
      <w:marBottom w:val="0"/>
      <w:divBdr>
        <w:top w:val="none" w:sz="0" w:space="0" w:color="auto"/>
        <w:left w:val="none" w:sz="0" w:space="0" w:color="auto"/>
        <w:bottom w:val="none" w:sz="0" w:space="0" w:color="auto"/>
        <w:right w:val="none" w:sz="0" w:space="0" w:color="auto"/>
      </w:divBdr>
      <w:divsChild>
        <w:div w:id="566309176">
          <w:marLeft w:val="547"/>
          <w:marRight w:val="0"/>
          <w:marTop w:val="154"/>
          <w:marBottom w:val="0"/>
          <w:divBdr>
            <w:top w:val="none" w:sz="0" w:space="0" w:color="auto"/>
            <w:left w:val="none" w:sz="0" w:space="0" w:color="auto"/>
            <w:bottom w:val="none" w:sz="0" w:space="0" w:color="auto"/>
            <w:right w:val="none" w:sz="0" w:space="0" w:color="auto"/>
          </w:divBdr>
        </w:div>
        <w:div w:id="610010761">
          <w:marLeft w:val="1166"/>
          <w:marRight w:val="0"/>
          <w:marTop w:val="134"/>
          <w:marBottom w:val="0"/>
          <w:divBdr>
            <w:top w:val="none" w:sz="0" w:space="0" w:color="auto"/>
            <w:left w:val="none" w:sz="0" w:space="0" w:color="auto"/>
            <w:bottom w:val="none" w:sz="0" w:space="0" w:color="auto"/>
            <w:right w:val="none" w:sz="0" w:space="0" w:color="auto"/>
          </w:divBdr>
        </w:div>
        <w:div w:id="859271643">
          <w:marLeft w:val="547"/>
          <w:marRight w:val="0"/>
          <w:marTop w:val="154"/>
          <w:marBottom w:val="0"/>
          <w:divBdr>
            <w:top w:val="none" w:sz="0" w:space="0" w:color="auto"/>
            <w:left w:val="none" w:sz="0" w:space="0" w:color="auto"/>
            <w:bottom w:val="none" w:sz="0" w:space="0" w:color="auto"/>
            <w:right w:val="none" w:sz="0" w:space="0" w:color="auto"/>
          </w:divBdr>
        </w:div>
        <w:div w:id="1191335266">
          <w:marLeft w:val="547"/>
          <w:marRight w:val="0"/>
          <w:marTop w:val="154"/>
          <w:marBottom w:val="0"/>
          <w:divBdr>
            <w:top w:val="none" w:sz="0" w:space="0" w:color="auto"/>
            <w:left w:val="none" w:sz="0" w:space="0" w:color="auto"/>
            <w:bottom w:val="none" w:sz="0" w:space="0" w:color="auto"/>
            <w:right w:val="none" w:sz="0" w:space="0" w:color="auto"/>
          </w:divBdr>
        </w:div>
        <w:div w:id="1365669707">
          <w:marLeft w:val="1166"/>
          <w:marRight w:val="0"/>
          <w:marTop w:val="134"/>
          <w:marBottom w:val="0"/>
          <w:divBdr>
            <w:top w:val="none" w:sz="0" w:space="0" w:color="auto"/>
            <w:left w:val="none" w:sz="0" w:space="0" w:color="auto"/>
            <w:bottom w:val="none" w:sz="0" w:space="0" w:color="auto"/>
            <w:right w:val="none" w:sz="0" w:space="0" w:color="auto"/>
          </w:divBdr>
        </w:div>
        <w:div w:id="1405298842">
          <w:marLeft w:val="1800"/>
          <w:marRight w:val="0"/>
          <w:marTop w:val="115"/>
          <w:marBottom w:val="0"/>
          <w:divBdr>
            <w:top w:val="none" w:sz="0" w:space="0" w:color="auto"/>
            <w:left w:val="none" w:sz="0" w:space="0" w:color="auto"/>
            <w:bottom w:val="none" w:sz="0" w:space="0" w:color="auto"/>
            <w:right w:val="none" w:sz="0" w:space="0" w:color="auto"/>
          </w:divBdr>
        </w:div>
      </w:divsChild>
    </w:div>
    <w:div w:id="540674508">
      <w:bodyDiv w:val="1"/>
      <w:marLeft w:val="0"/>
      <w:marRight w:val="0"/>
      <w:marTop w:val="0"/>
      <w:marBottom w:val="0"/>
      <w:divBdr>
        <w:top w:val="none" w:sz="0" w:space="0" w:color="auto"/>
        <w:left w:val="none" w:sz="0" w:space="0" w:color="auto"/>
        <w:bottom w:val="none" w:sz="0" w:space="0" w:color="auto"/>
        <w:right w:val="none" w:sz="0" w:space="0" w:color="auto"/>
      </w:divBdr>
      <w:divsChild>
        <w:div w:id="640427101">
          <w:marLeft w:val="1166"/>
          <w:marRight w:val="0"/>
          <w:marTop w:val="115"/>
          <w:marBottom w:val="0"/>
          <w:divBdr>
            <w:top w:val="none" w:sz="0" w:space="0" w:color="auto"/>
            <w:left w:val="none" w:sz="0" w:space="0" w:color="auto"/>
            <w:bottom w:val="none" w:sz="0" w:space="0" w:color="auto"/>
            <w:right w:val="none" w:sz="0" w:space="0" w:color="auto"/>
          </w:divBdr>
        </w:div>
        <w:div w:id="1497377881">
          <w:marLeft w:val="547"/>
          <w:marRight w:val="0"/>
          <w:marTop w:val="154"/>
          <w:marBottom w:val="0"/>
          <w:divBdr>
            <w:top w:val="none" w:sz="0" w:space="0" w:color="auto"/>
            <w:left w:val="none" w:sz="0" w:space="0" w:color="auto"/>
            <w:bottom w:val="none" w:sz="0" w:space="0" w:color="auto"/>
            <w:right w:val="none" w:sz="0" w:space="0" w:color="auto"/>
          </w:divBdr>
        </w:div>
        <w:div w:id="1933274570">
          <w:marLeft w:val="1166"/>
          <w:marRight w:val="0"/>
          <w:marTop w:val="115"/>
          <w:marBottom w:val="0"/>
          <w:divBdr>
            <w:top w:val="none" w:sz="0" w:space="0" w:color="auto"/>
            <w:left w:val="none" w:sz="0" w:space="0" w:color="auto"/>
            <w:bottom w:val="none" w:sz="0" w:space="0" w:color="auto"/>
            <w:right w:val="none" w:sz="0" w:space="0" w:color="auto"/>
          </w:divBdr>
        </w:div>
      </w:divsChild>
    </w:div>
    <w:div w:id="541092712">
      <w:bodyDiv w:val="1"/>
      <w:marLeft w:val="0"/>
      <w:marRight w:val="0"/>
      <w:marTop w:val="0"/>
      <w:marBottom w:val="0"/>
      <w:divBdr>
        <w:top w:val="none" w:sz="0" w:space="0" w:color="auto"/>
        <w:left w:val="none" w:sz="0" w:space="0" w:color="auto"/>
        <w:bottom w:val="none" w:sz="0" w:space="0" w:color="auto"/>
        <w:right w:val="none" w:sz="0" w:space="0" w:color="auto"/>
      </w:divBdr>
    </w:div>
    <w:div w:id="541359749">
      <w:bodyDiv w:val="1"/>
      <w:marLeft w:val="0"/>
      <w:marRight w:val="0"/>
      <w:marTop w:val="0"/>
      <w:marBottom w:val="0"/>
      <w:divBdr>
        <w:top w:val="none" w:sz="0" w:space="0" w:color="auto"/>
        <w:left w:val="none" w:sz="0" w:space="0" w:color="auto"/>
        <w:bottom w:val="none" w:sz="0" w:space="0" w:color="auto"/>
        <w:right w:val="none" w:sz="0" w:space="0" w:color="auto"/>
      </w:divBdr>
    </w:div>
    <w:div w:id="541407183">
      <w:bodyDiv w:val="1"/>
      <w:marLeft w:val="0"/>
      <w:marRight w:val="0"/>
      <w:marTop w:val="0"/>
      <w:marBottom w:val="0"/>
      <w:divBdr>
        <w:top w:val="none" w:sz="0" w:space="0" w:color="auto"/>
        <w:left w:val="none" w:sz="0" w:space="0" w:color="auto"/>
        <w:bottom w:val="none" w:sz="0" w:space="0" w:color="auto"/>
        <w:right w:val="none" w:sz="0" w:space="0" w:color="auto"/>
      </w:divBdr>
    </w:div>
    <w:div w:id="541870457">
      <w:bodyDiv w:val="1"/>
      <w:marLeft w:val="0"/>
      <w:marRight w:val="0"/>
      <w:marTop w:val="0"/>
      <w:marBottom w:val="0"/>
      <w:divBdr>
        <w:top w:val="none" w:sz="0" w:space="0" w:color="auto"/>
        <w:left w:val="none" w:sz="0" w:space="0" w:color="auto"/>
        <w:bottom w:val="none" w:sz="0" w:space="0" w:color="auto"/>
        <w:right w:val="none" w:sz="0" w:space="0" w:color="auto"/>
      </w:divBdr>
    </w:div>
    <w:div w:id="542059867">
      <w:bodyDiv w:val="1"/>
      <w:marLeft w:val="0"/>
      <w:marRight w:val="0"/>
      <w:marTop w:val="0"/>
      <w:marBottom w:val="0"/>
      <w:divBdr>
        <w:top w:val="none" w:sz="0" w:space="0" w:color="auto"/>
        <w:left w:val="none" w:sz="0" w:space="0" w:color="auto"/>
        <w:bottom w:val="none" w:sz="0" w:space="0" w:color="auto"/>
        <w:right w:val="none" w:sz="0" w:space="0" w:color="auto"/>
      </w:divBdr>
      <w:divsChild>
        <w:div w:id="1454789348">
          <w:marLeft w:val="0"/>
          <w:marRight w:val="0"/>
          <w:marTop w:val="0"/>
          <w:marBottom w:val="0"/>
          <w:divBdr>
            <w:top w:val="none" w:sz="0" w:space="0" w:color="auto"/>
            <w:left w:val="none" w:sz="0" w:space="0" w:color="auto"/>
            <w:bottom w:val="none" w:sz="0" w:space="0" w:color="auto"/>
            <w:right w:val="none" w:sz="0" w:space="0" w:color="auto"/>
          </w:divBdr>
          <w:divsChild>
            <w:div w:id="13195549">
              <w:marLeft w:val="0"/>
              <w:marRight w:val="0"/>
              <w:marTop w:val="0"/>
              <w:marBottom w:val="0"/>
              <w:divBdr>
                <w:top w:val="none" w:sz="0" w:space="0" w:color="auto"/>
                <w:left w:val="none" w:sz="0" w:space="0" w:color="auto"/>
                <w:bottom w:val="none" w:sz="0" w:space="0" w:color="auto"/>
                <w:right w:val="none" w:sz="0" w:space="0" w:color="auto"/>
              </w:divBdr>
            </w:div>
            <w:div w:id="178854958">
              <w:marLeft w:val="0"/>
              <w:marRight w:val="0"/>
              <w:marTop w:val="0"/>
              <w:marBottom w:val="0"/>
              <w:divBdr>
                <w:top w:val="none" w:sz="0" w:space="0" w:color="auto"/>
                <w:left w:val="none" w:sz="0" w:space="0" w:color="auto"/>
                <w:bottom w:val="none" w:sz="0" w:space="0" w:color="auto"/>
                <w:right w:val="none" w:sz="0" w:space="0" w:color="auto"/>
              </w:divBdr>
            </w:div>
            <w:div w:id="310671505">
              <w:marLeft w:val="0"/>
              <w:marRight w:val="0"/>
              <w:marTop w:val="0"/>
              <w:marBottom w:val="0"/>
              <w:divBdr>
                <w:top w:val="none" w:sz="0" w:space="0" w:color="auto"/>
                <w:left w:val="none" w:sz="0" w:space="0" w:color="auto"/>
                <w:bottom w:val="none" w:sz="0" w:space="0" w:color="auto"/>
                <w:right w:val="none" w:sz="0" w:space="0" w:color="auto"/>
              </w:divBdr>
            </w:div>
            <w:div w:id="476410618">
              <w:marLeft w:val="0"/>
              <w:marRight w:val="0"/>
              <w:marTop w:val="0"/>
              <w:marBottom w:val="0"/>
              <w:divBdr>
                <w:top w:val="none" w:sz="0" w:space="0" w:color="auto"/>
                <w:left w:val="none" w:sz="0" w:space="0" w:color="auto"/>
                <w:bottom w:val="none" w:sz="0" w:space="0" w:color="auto"/>
                <w:right w:val="none" w:sz="0" w:space="0" w:color="auto"/>
              </w:divBdr>
            </w:div>
            <w:div w:id="845904622">
              <w:marLeft w:val="0"/>
              <w:marRight w:val="0"/>
              <w:marTop w:val="0"/>
              <w:marBottom w:val="0"/>
              <w:divBdr>
                <w:top w:val="none" w:sz="0" w:space="0" w:color="auto"/>
                <w:left w:val="none" w:sz="0" w:space="0" w:color="auto"/>
                <w:bottom w:val="none" w:sz="0" w:space="0" w:color="auto"/>
                <w:right w:val="none" w:sz="0" w:space="0" w:color="auto"/>
              </w:divBdr>
            </w:div>
            <w:div w:id="952321715">
              <w:marLeft w:val="0"/>
              <w:marRight w:val="0"/>
              <w:marTop w:val="0"/>
              <w:marBottom w:val="0"/>
              <w:divBdr>
                <w:top w:val="none" w:sz="0" w:space="0" w:color="auto"/>
                <w:left w:val="none" w:sz="0" w:space="0" w:color="auto"/>
                <w:bottom w:val="none" w:sz="0" w:space="0" w:color="auto"/>
                <w:right w:val="none" w:sz="0" w:space="0" w:color="auto"/>
              </w:divBdr>
            </w:div>
            <w:div w:id="1031537754">
              <w:marLeft w:val="0"/>
              <w:marRight w:val="0"/>
              <w:marTop w:val="0"/>
              <w:marBottom w:val="0"/>
              <w:divBdr>
                <w:top w:val="none" w:sz="0" w:space="0" w:color="auto"/>
                <w:left w:val="none" w:sz="0" w:space="0" w:color="auto"/>
                <w:bottom w:val="none" w:sz="0" w:space="0" w:color="auto"/>
                <w:right w:val="none" w:sz="0" w:space="0" w:color="auto"/>
              </w:divBdr>
            </w:div>
            <w:div w:id="1297444782">
              <w:marLeft w:val="0"/>
              <w:marRight w:val="0"/>
              <w:marTop w:val="0"/>
              <w:marBottom w:val="0"/>
              <w:divBdr>
                <w:top w:val="none" w:sz="0" w:space="0" w:color="auto"/>
                <w:left w:val="none" w:sz="0" w:space="0" w:color="auto"/>
                <w:bottom w:val="none" w:sz="0" w:space="0" w:color="auto"/>
                <w:right w:val="none" w:sz="0" w:space="0" w:color="auto"/>
              </w:divBdr>
            </w:div>
            <w:div w:id="1775204308">
              <w:marLeft w:val="0"/>
              <w:marRight w:val="0"/>
              <w:marTop w:val="0"/>
              <w:marBottom w:val="0"/>
              <w:divBdr>
                <w:top w:val="none" w:sz="0" w:space="0" w:color="auto"/>
                <w:left w:val="none" w:sz="0" w:space="0" w:color="auto"/>
                <w:bottom w:val="none" w:sz="0" w:space="0" w:color="auto"/>
                <w:right w:val="none" w:sz="0" w:space="0" w:color="auto"/>
              </w:divBdr>
            </w:div>
            <w:div w:id="17752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51454">
      <w:bodyDiv w:val="1"/>
      <w:marLeft w:val="0"/>
      <w:marRight w:val="0"/>
      <w:marTop w:val="0"/>
      <w:marBottom w:val="0"/>
      <w:divBdr>
        <w:top w:val="none" w:sz="0" w:space="0" w:color="auto"/>
        <w:left w:val="none" w:sz="0" w:space="0" w:color="auto"/>
        <w:bottom w:val="none" w:sz="0" w:space="0" w:color="auto"/>
        <w:right w:val="none" w:sz="0" w:space="0" w:color="auto"/>
      </w:divBdr>
    </w:div>
    <w:div w:id="542600335">
      <w:bodyDiv w:val="1"/>
      <w:marLeft w:val="0"/>
      <w:marRight w:val="0"/>
      <w:marTop w:val="0"/>
      <w:marBottom w:val="0"/>
      <w:divBdr>
        <w:top w:val="none" w:sz="0" w:space="0" w:color="auto"/>
        <w:left w:val="none" w:sz="0" w:space="0" w:color="auto"/>
        <w:bottom w:val="none" w:sz="0" w:space="0" w:color="auto"/>
        <w:right w:val="none" w:sz="0" w:space="0" w:color="auto"/>
      </w:divBdr>
    </w:div>
    <w:div w:id="543441315">
      <w:bodyDiv w:val="1"/>
      <w:marLeft w:val="0"/>
      <w:marRight w:val="0"/>
      <w:marTop w:val="0"/>
      <w:marBottom w:val="0"/>
      <w:divBdr>
        <w:top w:val="none" w:sz="0" w:space="0" w:color="auto"/>
        <w:left w:val="none" w:sz="0" w:space="0" w:color="auto"/>
        <w:bottom w:val="none" w:sz="0" w:space="0" w:color="auto"/>
        <w:right w:val="none" w:sz="0" w:space="0" w:color="auto"/>
      </w:divBdr>
    </w:div>
    <w:div w:id="545338074">
      <w:bodyDiv w:val="1"/>
      <w:marLeft w:val="0"/>
      <w:marRight w:val="0"/>
      <w:marTop w:val="0"/>
      <w:marBottom w:val="0"/>
      <w:divBdr>
        <w:top w:val="none" w:sz="0" w:space="0" w:color="auto"/>
        <w:left w:val="none" w:sz="0" w:space="0" w:color="auto"/>
        <w:bottom w:val="none" w:sz="0" w:space="0" w:color="auto"/>
        <w:right w:val="none" w:sz="0" w:space="0" w:color="auto"/>
      </w:divBdr>
      <w:divsChild>
        <w:div w:id="237786686">
          <w:marLeft w:val="547"/>
          <w:marRight w:val="0"/>
          <w:marTop w:val="134"/>
          <w:marBottom w:val="120"/>
          <w:divBdr>
            <w:top w:val="none" w:sz="0" w:space="0" w:color="auto"/>
            <w:left w:val="none" w:sz="0" w:space="0" w:color="auto"/>
            <w:bottom w:val="none" w:sz="0" w:space="0" w:color="auto"/>
            <w:right w:val="none" w:sz="0" w:space="0" w:color="auto"/>
          </w:divBdr>
        </w:div>
      </w:divsChild>
    </w:div>
    <w:div w:id="545987425">
      <w:bodyDiv w:val="1"/>
      <w:marLeft w:val="0"/>
      <w:marRight w:val="0"/>
      <w:marTop w:val="0"/>
      <w:marBottom w:val="0"/>
      <w:divBdr>
        <w:top w:val="none" w:sz="0" w:space="0" w:color="auto"/>
        <w:left w:val="none" w:sz="0" w:space="0" w:color="auto"/>
        <w:bottom w:val="none" w:sz="0" w:space="0" w:color="auto"/>
        <w:right w:val="none" w:sz="0" w:space="0" w:color="auto"/>
      </w:divBdr>
    </w:div>
    <w:div w:id="546063825">
      <w:bodyDiv w:val="1"/>
      <w:marLeft w:val="0"/>
      <w:marRight w:val="0"/>
      <w:marTop w:val="0"/>
      <w:marBottom w:val="0"/>
      <w:divBdr>
        <w:top w:val="none" w:sz="0" w:space="0" w:color="auto"/>
        <w:left w:val="none" w:sz="0" w:space="0" w:color="auto"/>
        <w:bottom w:val="none" w:sz="0" w:space="0" w:color="auto"/>
        <w:right w:val="none" w:sz="0" w:space="0" w:color="auto"/>
      </w:divBdr>
      <w:divsChild>
        <w:div w:id="112090800">
          <w:marLeft w:val="0"/>
          <w:marRight w:val="0"/>
          <w:marTop w:val="0"/>
          <w:marBottom w:val="0"/>
          <w:divBdr>
            <w:top w:val="none" w:sz="0" w:space="0" w:color="auto"/>
            <w:left w:val="none" w:sz="0" w:space="0" w:color="auto"/>
            <w:bottom w:val="none" w:sz="0" w:space="0" w:color="auto"/>
            <w:right w:val="none" w:sz="0" w:space="0" w:color="auto"/>
          </w:divBdr>
          <w:divsChild>
            <w:div w:id="1249732571">
              <w:marLeft w:val="0"/>
              <w:marRight w:val="0"/>
              <w:marTop w:val="0"/>
              <w:marBottom w:val="0"/>
              <w:divBdr>
                <w:top w:val="none" w:sz="0" w:space="0" w:color="auto"/>
                <w:left w:val="none" w:sz="0" w:space="0" w:color="auto"/>
                <w:bottom w:val="none" w:sz="0" w:space="0" w:color="auto"/>
                <w:right w:val="none" w:sz="0" w:space="0" w:color="auto"/>
              </w:divBdr>
            </w:div>
            <w:div w:id="1310667111">
              <w:marLeft w:val="0"/>
              <w:marRight w:val="0"/>
              <w:marTop w:val="0"/>
              <w:marBottom w:val="0"/>
              <w:divBdr>
                <w:top w:val="none" w:sz="0" w:space="0" w:color="auto"/>
                <w:left w:val="none" w:sz="0" w:space="0" w:color="auto"/>
                <w:bottom w:val="none" w:sz="0" w:space="0" w:color="auto"/>
                <w:right w:val="none" w:sz="0" w:space="0" w:color="auto"/>
              </w:divBdr>
            </w:div>
            <w:div w:id="1571043372">
              <w:marLeft w:val="0"/>
              <w:marRight w:val="0"/>
              <w:marTop w:val="0"/>
              <w:marBottom w:val="0"/>
              <w:divBdr>
                <w:top w:val="none" w:sz="0" w:space="0" w:color="auto"/>
                <w:left w:val="none" w:sz="0" w:space="0" w:color="auto"/>
                <w:bottom w:val="none" w:sz="0" w:space="0" w:color="auto"/>
                <w:right w:val="none" w:sz="0" w:space="0" w:color="auto"/>
              </w:divBdr>
            </w:div>
            <w:div w:id="1901093306">
              <w:marLeft w:val="0"/>
              <w:marRight w:val="0"/>
              <w:marTop w:val="0"/>
              <w:marBottom w:val="0"/>
              <w:divBdr>
                <w:top w:val="none" w:sz="0" w:space="0" w:color="auto"/>
                <w:left w:val="none" w:sz="0" w:space="0" w:color="auto"/>
                <w:bottom w:val="none" w:sz="0" w:space="0" w:color="auto"/>
                <w:right w:val="none" w:sz="0" w:space="0" w:color="auto"/>
              </w:divBdr>
            </w:div>
            <w:div w:id="19724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6538">
      <w:bodyDiv w:val="1"/>
      <w:marLeft w:val="0"/>
      <w:marRight w:val="0"/>
      <w:marTop w:val="0"/>
      <w:marBottom w:val="0"/>
      <w:divBdr>
        <w:top w:val="none" w:sz="0" w:space="0" w:color="auto"/>
        <w:left w:val="none" w:sz="0" w:space="0" w:color="auto"/>
        <w:bottom w:val="none" w:sz="0" w:space="0" w:color="auto"/>
        <w:right w:val="none" w:sz="0" w:space="0" w:color="auto"/>
      </w:divBdr>
    </w:div>
    <w:div w:id="547379867">
      <w:bodyDiv w:val="1"/>
      <w:marLeft w:val="0"/>
      <w:marRight w:val="0"/>
      <w:marTop w:val="0"/>
      <w:marBottom w:val="0"/>
      <w:divBdr>
        <w:top w:val="none" w:sz="0" w:space="0" w:color="auto"/>
        <w:left w:val="none" w:sz="0" w:space="0" w:color="auto"/>
        <w:bottom w:val="none" w:sz="0" w:space="0" w:color="auto"/>
        <w:right w:val="none" w:sz="0" w:space="0" w:color="auto"/>
      </w:divBdr>
    </w:div>
    <w:div w:id="547689358">
      <w:bodyDiv w:val="1"/>
      <w:marLeft w:val="0"/>
      <w:marRight w:val="0"/>
      <w:marTop w:val="0"/>
      <w:marBottom w:val="0"/>
      <w:divBdr>
        <w:top w:val="none" w:sz="0" w:space="0" w:color="auto"/>
        <w:left w:val="none" w:sz="0" w:space="0" w:color="auto"/>
        <w:bottom w:val="none" w:sz="0" w:space="0" w:color="auto"/>
        <w:right w:val="none" w:sz="0" w:space="0" w:color="auto"/>
      </w:divBdr>
    </w:div>
    <w:div w:id="548107174">
      <w:bodyDiv w:val="1"/>
      <w:marLeft w:val="0"/>
      <w:marRight w:val="0"/>
      <w:marTop w:val="0"/>
      <w:marBottom w:val="0"/>
      <w:divBdr>
        <w:top w:val="none" w:sz="0" w:space="0" w:color="auto"/>
        <w:left w:val="none" w:sz="0" w:space="0" w:color="auto"/>
        <w:bottom w:val="none" w:sz="0" w:space="0" w:color="auto"/>
        <w:right w:val="none" w:sz="0" w:space="0" w:color="auto"/>
      </w:divBdr>
    </w:div>
    <w:div w:id="548154125">
      <w:bodyDiv w:val="1"/>
      <w:marLeft w:val="0"/>
      <w:marRight w:val="0"/>
      <w:marTop w:val="0"/>
      <w:marBottom w:val="0"/>
      <w:divBdr>
        <w:top w:val="none" w:sz="0" w:space="0" w:color="auto"/>
        <w:left w:val="none" w:sz="0" w:space="0" w:color="auto"/>
        <w:bottom w:val="none" w:sz="0" w:space="0" w:color="auto"/>
        <w:right w:val="none" w:sz="0" w:space="0" w:color="auto"/>
      </w:divBdr>
      <w:divsChild>
        <w:div w:id="1585067616">
          <w:marLeft w:val="0"/>
          <w:marRight w:val="0"/>
          <w:marTop w:val="0"/>
          <w:marBottom w:val="0"/>
          <w:divBdr>
            <w:top w:val="none" w:sz="0" w:space="0" w:color="auto"/>
            <w:left w:val="none" w:sz="0" w:space="0" w:color="auto"/>
            <w:bottom w:val="none" w:sz="0" w:space="0" w:color="auto"/>
            <w:right w:val="none" w:sz="0" w:space="0" w:color="auto"/>
          </w:divBdr>
        </w:div>
      </w:divsChild>
    </w:div>
    <w:div w:id="548306087">
      <w:bodyDiv w:val="1"/>
      <w:marLeft w:val="0"/>
      <w:marRight w:val="0"/>
      <w:marTop w:val="0"/>
      <w:marBottom w:val="0"/>
      <w:divBdr>
        <w:top w:val="none" w:sz="0" w:space="0" w:color="auto"/>
        <w:left w:val="none" w:sz="0" w:space="0" w:color="auto"/>
        <w:bottom w:val="none" w:sz="0" w:space="0" w:color="auto"/>
        <w:right w:val="none" w:sz="0" w:space="0" w:color="auto"/>
      </w:divBdr>
      <w:divsChild>
        <w:div w:id="250050843">
          <w:marLeft w:val="0"/>
          <w:marRight w:val="0"/>
          <w:marTop w:val="0"/>
          <w:marBottom w:val="0"/>
          <w:divBdr>
            <w:top w:val="none" w:sz="0" w:space="0" w:color="auto"/>
            <w:left w:val="none" w:sz="0" w:space="0" w:color="auto"/>
            <w:bottom w:val="none" w:sz="0" w:space="0" w:color="auto"/>
            <w:right w:val="none" w:sz="0" w:space="0" w:color="auto"/>
          </w:divBdr>
          <w:divsChild>
            <w:div w:id="126822775">
              <w:marLeft w:val="0"/>
              <w:marRight w:val="0"/>
              <w:marTop w:val="0"/>
              <w:marBottom w:val="0"/>
              <w:divBdr>
                <w:top w:val="none" w:sz="0" w:space="0" w:color="auto"/>
                <w:left w:val="none" w:sz="0" w:space="0" w:color="auto"/>
                <w:bottom w:val="none" w:sz="0" w:space="0" w:color="auto"/>
                <w:right w:val="none" w:sz="0" w:space="0" w:color="auto"/>
              </w:divBdr>
            </w:div>
            <w:div w:id="463012975">
              <w:marLeft w:val="0"/>
              <w:marRight w:val="0"/>
              <w:marTop w:val="0"/>
              <w:marBottom w:val="0"/>
              <w:divBdr>
                <w:top w:val="none" w:sz="0" w:space="0" w:color="auto"/>
                <w:left w:val="none" w:sz="0" w:space="0" w:color="auto"/>
                <w:bottom w:val="none" w:sz="0" w:space="0" w:color="auto"/>
                <w:right w:val="none" w:sz="0" w:space="0" w:color="auto"/>
              </w:divBdr>
            </w:div>
            <w:div w:id="690838797">
              <w:marLeft w:val="0"/>
              <w:marRight w:val="0"/>
              <w:marTop w:val="0"/>
              <w:marBottom w:val="0"/>
              <w:divBdr>
                <w:top w:val="none" w:sz="0" w:space="0" w:color="auto"/>
                <w:left w:val="none" w:sz="0" w:space="0" w:color="auto"/>
                <w:bottom w:val="none" w:sz="0" w:space="0" w:color="auto"/>
                <w:right w:val="none" w:sz="0" w:space="0" w:color="auto"/>
              </w:divBdr>
            </w:div>
            <w:div w:id="1177429842">
              <w:marLeft w:val="0"/>
              <w:marRight w:val="0"/>
              <w:marTop w:val="0"/>
              <w:marBottom w:val="0"/>
              <w:divBdr>
                <w:top w:val="none" w:sz="0" w:space="0" w:color="auto"/>
                <w:left w:val="none" w:sz="0" w:space="0" w:color="auto"/>
                <w:bottom w:val="none" w:sz="0" w:space="0" w:color="auto"/>
                <w:right w:val="none" w:sz="0" w:space="0" w:color="auto"/>
              </w:divBdr>
            </w:div>
            <w:div w:id="1481729713">
              <w:marLeft w:val="0"/>
              <w:marRight w:val="0"/>
              <w:marTop w:val="0"/>
              <w:marBottom w:val="0"/>
              <w:divBdr>
                <w:top w:val="none" w:sz="0" w:space="0" w:color="auto"/>
                <w:left w:val="none" w:sz="0" w:space="0" w:color="auto"/>
                <w:bottom w:val="none" w:sz="0" w:space="0" w:color="auto"/>
                <w:right w:val="none" w:sz="0" w:space="0" w:color="auto"/>
              </w:divBdr>
            </w:div>
            <w:div w:id="1488861124">
              <w:marLeft w:val="0"/>
              <w:marRight w:val="0"/>
              <w:marTop w:val="0"/>
              <w:marBottom w:val="0"/>
              <w:divBdr>
                <w:top w:val="none" w:sz="0" w:space="0" w:color="auto"/>
                <w:left w:val="none" w:sz="0" w:space="0" w:color="auto"/>
                <w:bottom w:val="none" w:sz="0" w:space="0" w:color="auto"/>
                <w:right w:val="none" w:sz="0" w:space="0" w:color="auto"/>
              </w:divBdr>
            </w:div>
            <w:div w:id="18837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5541">
      <w:bodyDiv w:val="1"/>
      <w:marLeft w:val="0"/>
      <w:marRight w:val="0"/>
      <w:marTop w:val="0"/>
      <w:marBottom w:val="0"/>
      <w:divBdr>
        <w:top w:val="none" w:sz="0" w:space="0" w:color="auto"/>
        <w:left w:val="none" w:sz="0" w:space="0" w:color="auto"/>
        <w:bottom w:val="none" w:sz="0" w:space="0" w:color="auto"/>
        <w:right w:val="none" w:sz="0" w:space="0" w:color="auto"/>
      </w:divBdr>
      <w:divsChild>
        <w:div w:id="88237614">
          <w:marLeft w:val="1800"/>
          <w:marRight w:val="0"/>
          <w:marTop w:val="77"/>
          <w:marBottom w:val="0"/>
          <w:divBdr>
            <w:top w:val="none" w:sz="0" w:space="0" w:color="auto"/>
            <w:left w:val="none" w:sz="0" w:space="0" w:color="auto"/>
            <w:bottom w:val="none" w:sz="0" w:space="0" w:color="auto"/>
            <w:right w:val="none" w:sz="0" w:space="0" w:color="auto"/>
          </w:divBdr>
        </w:div>
        <w:div w:id="704796174">
          <w:marLeft w:val="547"/>
          <w:marRight w:val="0"/>
          <w:marTop w:val="115"/>
          <w:marBottom w:val="0"/>
          <w:divBdr>
            <w:top w:val="none" w:sz="0" w:space="0" w:color="auto"/>
            <w:left w:val="none" w:sz="0" w:space="0" w:color="auto"/>
            <w:bottom w:val="none" w:sz="0" w:space="0" w:color="auto"/>
            <w:right w:val="none" w:sz="0" w:space="0" w:color="auto"/>
          </w:divBdr>
        </w:div>
        <w:div w:id="910232942">
          <w:marLeft w:val="1166"/>
          <w:marRight w:val="0"/>
          <w:marTop w:val="96"/>
          <w:marBottom w:val="0"/>
          <w:divBdr>
            <w:top w:val="none" w:sz="0" w:space="0" w:color="auto"/>
            <w:left w:val="none" w:sz="0" w:space="0" w:color="auto"/>
            <w:bottom w:val="none" w:sz="0" w:space="0" w:color="auto"/>
            <w:right w:val="none" w:sz="0" w:space="0" w:color="auto"/>
          </w:divBdr>
        </w:div>
        <w:div w:id="999581893">
          <w:marLeft w:val="547"/>
          <w:marRight w:val="0"/>
          <w:marTop w:val="115"/>
          <w:marBottom w:val="0"/>
          <w:divBdr>
            <w:top w:val="none" w:sz="0" w:space="0" w:color="auto"/>
            <w:left w:val="none" w:sz="0" w:space="0" w:color="auto"/>
            <w:bottom w:val="none" w:sz="0" w:space="0" w:color="auto"/>
            <w:right w:val="none" w:sz="0" w:space="0" w:color="auto"/>
          </w:divBdr>
        </w:div>
        <w:div w:id="1526868156">
          <w:marLeft w:val="1166"/>
          <w:marRight w:val="0"/>
          <w:marTop w:val="96"/>
          <w:marBottom w:val="0"/>
          <w:divBdr>
            <w:top w:val="none" w:sz="0" w:space="0" w:color="auto"/>
            <w:left w:val="none" w:sz="0" w:space="0" w:color="auto"/>
            <w:bottom w:val="none" w:sz="0" w:space="0" w:color="auto"/>
            <w:right w:val="none" w:sz="0" w:space="0" w:color="auto"/>
          </w:divBdr>
        </w:div>
        <w:div w:id="1721905955">
          <w:marLeft w:val="1800"/>
          <w:marRight w:val="0"/>
          <w:marTop w:val="77"/>
          <w:marBottom w:val="0"/>
          <w:divBdr>
            <w:top w:val="none" w:sz="0" w:space="0" w:color="auto"/>
            <w:left w:val="none" w:sz="0" w:space="0" w:color="auto"/>
            <w:bottom w:val="none" w:sz="0" w:space="0" w:color="auto"/>
            <w:right w:val="none" w:sz="0" w:space="0" w:color="auto"/>
          </w:divBdr>
        </w:div>
        <w:div w:id="1926761005">
          <w:marLeft w:val="1800"/>
          <w:marRight w:val="0"/>
          <w:marTop w:val="77"/>
          <w:marBottom w:val="0"/>
          <w:divBdr>
            <w:top w:val="none" w:sz="0" w:space="0" w:color="auto"/>
            <w:left w:val="none" w:sz="0" w:space="0" w:color="auto"/>
            <w:bottom w:val="none" w:sz="0" w:space="0" w:color="auto"/>
            <w:right w:val="none" w:sz="0" w:space="0" w:color="auto"/>
          </w:divBdr>
        </w:div>
      </w:divsChild>
    </w:div>
    <w:div w:id="550503087">
      <w:bodyDiv w:val="1"/>
      <w:marLeft w:val="0"/>
      <w:marRight w:val="0"/>
      <w:marTop w:val="0"/>
      <w:marBottom w:val="0"/>
      <w:divBdr>
        <w:top w:val="none" w:sz="0" w:space="0" w:color="auto"/>
        <w:left w:val="none" w:sz="0" w:space="0" w:color="auto"/>
        <w:bottom w:val="none" w:sz="0" w:space="0" w:color="auto"/>
        <w:right w:val="none" w:sz="0" w:space="0" w:color="auto"/>
      </w:divBdr>
    </w:div>
    <w:div w:id="550921519">
      <w:bodyDiv w:val="1"/>
      <w:marLeft w:val="0"/>
      <w:marRight w:val="0"/>
      <w:marTop w:val="0"/>
      <w:marBottom w:val="0"/>
      <w:divBdr>
        <w:top w:val="none" w:sz="0" w:space="0" w:color="auto"/>
        <w:left w:val="none" w:sz="0" w:space="0" w:color="auto"/>
        <w:bottom w:val="none" w:sz="0" w:space="0" w:color="auto"/>
        <w:right w:val="none" w:sz="0" w:space="0" w:color="auto"/>
      </w:divBdr>
      <w:divsChild>
        <w:div w:id="597324868">
          <w:marLeft w:val="547"/>
          <w:marRight w:val="0"/>
          <w:marTop w:val="115"/>
          <w:marBottom w:val="0"/>
          <w:divBdr>
            <w:top w:val="none" w:sz="0" w:space="0" w:color="auto"/>
            <w:left w:val="none" w:sz="0" w:space="0" w:color="auto"/>
            <w:bottom w:val="none" w:sz="0" w:space="0" w:color="auto"/>
            <w:right w:val="none" w:sz="0" w:space="0" w:color="auto"/>
          </w:divBdr>
        </w:div>
        <w:div w:id="760294184">
          <w:marLeft w:val="1800"/>
          <w:marRight w:val="0"/>
          <w:marTop w:val="77"/>
          <w:marBottom w:val="0"/>
          <w:divBdr>
            <w:top w:val="none" w:sz="0" w:space="0" w:color="auto"/>
            <w:left w:val="none" w:sz="0" w:space="0" w:color="auto"/>
            <w:bottom w:val="none" w:sz="0" w:space="0" w:color="auto"/>
            <w:right w:val="none" w:sz="0" w:space="0" w:color="auto"/>
          </w:divBdr>
        </w:div>
        <w:div w:id="893321313">
          <w:marLeft w:val="1800"/>
          <w:marRight w:val="0"/>
          <w:marTop w:val="77"/>
          <w:marBottom w:val="0"/>
          <w:divBdr>
            <w:top w:val="none" w:sz="0" w:space="0" w:color="auto"/>
            <w:left w:val="none" w:sz="0" w:space="0" w:color="auto"/>
            <w:bottom w:val="none" w:sz="0" w:space="0" w:color="auto"/>
            <w:right w:val="none" w:sz="0" w:space="0" w:color="auto"/>
          </w:divBdr>
        </w:div>
        <w:div w:id="1399745868">
          <w:marLeft w:val="1166"/>
          <w:marRight w:val="0"/>
          <w:marTop w:val="96"/>
          <w:marBottom w:val="0"/>
          <w:divBdr>
            <w:top w:val="none" w:sz="0" w:space="0" w:color="auto"/>
            <w:left w:val="none" w:sz="0" w:space="0" w:color="auto"/>
            <w:bottom w:val="none" w:sz="0" w:space="0" w:color="auto"/>
            <w:right w:val="none" w:sz="0" w:space="0" w:color="auto"/>
          </w:divBdr>
        </w:div>
        <w:div w:id="2016884540">
          <w:marLeft w:val="1166"/>
          <w:marRight w:val="0"/>
          <w:marTop w:val="96"/>
          <w:marBottom w:val="0"/>
          <w:divBdr>
            <w:top w:val="none" w:sz="0" w:space="0" w:color="auto"/>
            <w:left w:val="none" w:sz="0" w:space="0" w:color="auto"/>
            <w:bottom w:val="none" w:sz="0" w:space="0" w:color="auto"/>
            <w:right w:val="none" w:sz="0" w:space="0" w:color="auto"/>
          </w:divBdr>
        </w:div>
      </w:divsChild>
    </w:div>
    <w:div w:id="552086114">
      <w:bodyDiv w:val="1"/>
      <w:marLeft w:val="0"/>
      <w:marRight w:val="0"/>
      <w:marTop w:val="0"/>
      <w:marBottom w:val="0"/>
      <w:divBdr>
        <w:top w:val="none" w:sz="0" w:space="0" w:color="auto"/>
        <w:left w:val="none" w:sz="0" w:space="0" w:color="auto"/>
        <w:bottom w:val="none" w:sz="0" w:space="0" w:color="auto"/>
        <w:right w:val="none" w:sz="0" w:space="0" w:color="auto"/>
      </w:divBdr>
    </w:div>
    <w:div w:id="555354742">
      <w:bodyDiv w:val="1"/>
      <w:marLeft w:val="0"/>
      <w:marRight w:val="0"/>
      <w:marTop w:val="0"/>
      <w:marBottom w:val="0"/>
      <w:divBdr>
        <w:top w:val="none" w:sz="0" w:space="0" w:color="auto"/>
        <w:left w:val="none" w:sz="0" w:space="0" w:color="auto"/>
        <w:bottom w:val="none" w:sz="0" w:space="0" w:color="auto"/>
        <w:right w:val="none" w:sz="0" w:space="0" w:color="auto"/>
      </w:divBdr>
    </w:div>
    <w:div w:id="555967239">
      <w:bodyDiv w:val="1"/>
      <w:marLeft w:val="0"/>
      <w:marRight w:val="0"/>
      <w:marTop w:val="0"/>
      <w:marBottom w:val="0"/>
      <w:divBdr>
        <w:top w:val="none" w:sz="0" w:space="0" w:color="auto"/>
        <w:left w:val="none" w:sz="0" w:space="0" w:color="auto"/>
        <w:bottom w:val="none" w:sz="0" w:space="0" w:color="auto"/>
        <w:right w:val="none" w:sz="0" w:space="0" w:color="auto"/>
      </w:divBdr>
    </w:div>
    <w:div w:id="556479691">
      <w:bodyDiv w:val="1"/>
      <w:marLeft w:val="0"/>
      <w:marRight w:val="0"/>
      <w:marTop w:val="0"/>
      <w:marBottom w:val="0"/>
      <w:divBdr>
        <w:top w:val="none" w:sz="0" w:space="0" w:color="auto"/>
        <w:left w:val="none" w:sz="0" w:space="0" w:color="auto"/>
        <w:bottom w:val="none" w:sz="0" w:space="0" w:color="auto"/>
        <w:right w:val="none" w:sz="0" w:space="0" w:color="auto"/>
      </w:divBdr>
      <w:divsChild>
        <w:div w:id="1668246286">
          <w:marLeft w:val="0"/>
          <w:marRight w:val="0"/>
          <w:marTop w:val="0"/>
          <w:marBottom w:val="0"/>
          <w:divBdr>
            <w:top w:val="none" w:sz="0" w:space="0" w:color="auto"/>
            <w:left w:val="none" w:sz="0" w:space="0" w:color="auto"/>
            <w:bottom w:val="none" w:sz="0" w:space="0" w:color="auto"/>
            <w:right w:val="none" w:sz="0" w:space="0" w:color="auto"/>
          </w:divBdr>
          <w:divsChild>
            <w:div w:id="495456465">
              <w:marLeft w:val="0"/>
              <w:marRight w:val="0"/>
              <w:marTop w:val="0"/>
              <w:marBottom w:val="0"/>
              <w:divBdr>
                <w:top w:val="none" w:sz="0" w:space="0" w:color="auto"/>
                <w:left w:val="none" w:sz="0" w:space="0" w:color="auto"/>
                <w:bottom w:val="none" w:sz="0" w:space="0" w:color="auto"/>
                <w:right w:val="none" w:sz="0" w:space="0" w:color="auto"/>
              </w:divBdr>
            </w:div>
            <w:div w:id="542987246">
              <w:marLeft w:val="0"/>
              <w:marRight w:val="0"/>
              <w:marTop w:val="0"/>
              <w:marBottom w:val="0"/>
              <w:divBdr>
                <w:top w:val="none" w:sz="0" w:space="0" w:color="auto"/>
                <w:left w:val="none" w:sz="0" w:space="0" w:color="auto"/>
                <w:bottom w:val="none" w:sz="0" w:space="0" w:color="auto"/>
                <w:right w:val="none" w:sz="0" w:space="0" w:color="auto"/>
              </w:divBdr>
            </w:div>
            <w:div w:id="9502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8981">
      <w:bodyDiv w:val="1"/>
      <w:marLeft w:val="0"/>
      <w:marRight w:val="0"/>
      <w:marTop w:val="0"/>
      <w:marBottom w:val="0"/>
      <w:divBdr>
        <w:top w:val="none" w:sz="0" w:space="0" w:color="auto"/>
        <w:left w:val="none" w:sz="0" w:space="0" w:color="auto"/>
        <w:bottom w:val="none" w:sz="0" w:space="0" w:color="auto"/>
        <w:right w:val="none" w:sz="0" w:space="0" w:color="auto"/>
      </w:divBdr>
    </w:div>
    <w:div w:id="557320852">
      <w:bodyDiv w:val="1"/>
      <w:marLeft w:val="0"/>
      <w:marRight w:val="0"/>
      <w:marTop w:val="0"/>
      <w:marBottom w:val="0"/>
      <w:divBdr>
        <w:top w:val="none" w:sz="0" w:space="0" w:color="auto"/>
        <w:left w:val="none" w:sz="0" w:space="0" w:color="auto"/>
        <w:bottom w:val="none" w:sz="0" w:space="0" w:color="auto"/>
        <w:right w:val="none" w:sz="0" w:space="0" w:color="auto"/>
      </w:divBdr>
    </w:div>
    <w:div w:id="557712512">
      <w:bodyDiv w:val="1"/>
      <w:marLeft w:val="0"/>
      <w:marRight w:val="0"/>
      <w:marTop w:val="0"/>
      <w:marBottom w:val="0"/>
      <w:divBdr>
        <w:top w:val="none" w:sz="0" w:space="0" w:color="auto"/>
        <w:left w:val="none" w:sz="0" w:space="0" w:color="auto"/>
        <w:bottom w:val="none" w:sz="0" w:space="0" w:color="auto"/>
        <w:right w:val="none" w:sz="0" w:space="0" w:color="auto"/>
      </w:divBdr>
    </w:div>
    <w:div w:id="557787817">
      <w:bodyDiv w:val="1"/>
      <w:marLeft w:val="0"/>
      <w:marRight w:val="0"/>
      <w:marTop w:val="0"/>
      <w:marBottom w:val="0"/>
      <w:divBdr>
        <w:top w:val="none" w:sz="0" w:space="0" w:color="auto"/>
        <w:left w:val="none" w:sz="0" w:space="0" w:color="auto"/>
        <w:bottom w:val="none" w:sz="0" w:space="0" w:color="auto"/>
        <w:right w:val="none" w:sz="0" w:space="0" w:color="auto"/>
      </w:divBdr>
    </w:div>
    <w:div w:id="558789288">
      <w:bodyDiv w:val="1"/>
      <w:marLeft w:val="0"/>
      <w:marRight w:val="0"/>
      <w:marTop w:val="0"/>
      <w:marBottom w:val="0"/>
      <w:divBdr>
        <w:top w:val="none" w:sz="0" w:space="0" w:color="auto"/>
        <w:left w:val="none" w:sz="0" w:space="0" w:color="auto"/>
        <w:bottom w:val="none" w:sz="0" w:space="0" w:color="auto"/>
        <w:right w:val="none" w:sz="0" w:space="0" w:color="auto"/>
      </w:divBdr>
    </w:div>
    <w:div w:id="559902330">
      <w:bodyDiv w:val="1"/>
      <w:marLeft w:val="0"/>
      <w:marRight w:val="0"/>
      <w:marTop w:val="0"/>
      <w:marBottom w:val="0"/>
      <w:divBdr>
        <w:top w:val="none" w:sz="0" w:space="0" w:color="auto"/>
        <w:left w:val="none" w:sz="0" w:space="0" w:color="auto"/>
        <w:bottom w:val="none" w:sz="0" w:space="0" w:color="auto"/>
        <w:right w:val="none" w:sz="0" w:space="0" w:color="auto"/>
      </w:divBdr>
    </w:div>
    <w:div w:id="560601133">
      <w:bodyDiv w:val="1"/>
      <w:marLeft w:val="0"/>
      <w:marRight w:val="0"/>
      <w:marTop w:val="0"/>
      <w:marBottom w:val="0"/>
      <w:divBdr>
        <w:top w:val="none" w:sz="0" w:space="0" w:color="auto"/>
        <w:left w:val="none" w:sz="0" w:space="0" w:color="auto"/>
        <w:bottom w:val="none" w:sz="0" w:space="0" w:color="auto"/>
        <w:right w:val="none" w:sz="0" w:space="0" w:color="auto"/>
      </w:divBdr>
      <w:divsChild>
        <w:div w:id="114914553">
          <w:marLeft w:val="0"/>
          <w:marRight w:val="0"/>
          <w:marTop w:val="0"/>
          <w:marBottom w:val="0"/>
          <w:divBdr>
            <w:top w:val="none" w:sz="0" w:space="0" w:color="auto"/>
            <w:left w:val="none" w:sz="0" w:space="0" w:color="auto"/>
            <w:bottom w:val="none" w:sz="0" w:space="0" w:color="auto"/>
            <w:right w:val="none" w:sz="0" w:space="0" w:color="auto"/>
          </w:divBdr>
          <w:divsChild>
            <w:div w:id="13467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1192">
      <w:bodyDiv w:val="1"/>
      <w:marLeft w:val="0"/>
      <w:marRight w:val="0"/>
      <w:marTop w:val="0"/>
      <w:marBottom w:val="0"/>
      <w:divBdr>
        <w:top w:val="none" w:sz="0" w:space="0" w:color="auto"/>
        <w:left w:val="none" w:sz="0" w:space="0" w:color="auto"/>
        <w:bottom w:val="none" w:sz="0" w:space="0" w:color="auto"/>
        <w:right w:val="none" w:sz="0" w:space="0" w:color="auto"/>
      </w:divBdr>
    </w:div>
    <w:div w:id="561793257">
      <w:bodyDiv w:val="1"/>
      <w:marLeft w:val="0"/>
      <w:marRight w:val="0"/>
      <w:marTop w:val="0"/>
      <w:marBottom w:val="0"/>
      <w:divBdr>
        <w:top w:val="none" w:sz="0" w:space="0" w:color="auto"/>
        <w:left w:val="none" w:sz="0" w:space="0" w:color="auto"/>
        <w:bottom w:val="none" w:sz="0" w:space="0" w:color="auto"/>
        <w:right w:val="none" w:sz="0" w:space="0" w:color="auto"/>
      </w:divBdr>
    </w:div>
    <w:div w:id="562714215">
      <w:bodyDiv w:val="1"/>
      <w:marLeft w:val="0"/>
      <w:marRight w:val="0"/>
      <w:marTop w:val="0"/>
      <w:marBottom w:val="0"/>
      <w:divBdr>
        <w:top w:val="none" w:sz="0" w:space="0" w:color="auto"/>
        <w:left w:val="none" w:sz="0" w:space="0" w:color="auto"/>
        <w:bottom w:val="none" w:sz="0" w:space="0" w:color="auto"/>
        <w:right w:val="none" w:sz="0" w:space="0" w:color="auto"/>
      </w:divBdr>
      <w:divsChild>
        <w:div w:id="488908069">
          <w:marLeft w:val="547"/>
          <w:marRight w:val="0"/>
          <w:marTop w:val="96"/>
          <w:marBottom w:val="0"/>
          <w:divBdr>
            <w:top w:val="none" w:sz="0" w:space="0" w:color="auto"/>
            <w:left w:val="none" w:sz="0" w:space="0" w:color="auto"/>
            <w:bottom w:val="none" w:sz="0" w:space="0" w:color="auto"/>
            <w:right w:val="none" w:sz="0" w:space="0" w:color="auto"/>
          </w:divBdr>
        </w:div>
        <w:div w:id="743647205">
          <w:marLeft w:val="547"/>
          <w:marRight w:val="0"/>
          <w:marTop w:val="96"/>
          <w:marBottom w:val="0"/>
          <w:divBdr>
            <w:top w:val="none" w:sz="0" w:space="0" w:color="auto"/>
            <w:left w:val="none" w:sz="0" w:space="0" w:color="auto"/>
            <w:bottom w:val="none" w:sz="0" w:space="0" w:color="auto"/>
            <w:right w:val="none" w:sz="0" w:space="0" w:color="auto"/>
          </w:divBdr>
        </w:div>
        <w:div w:id="1189757861">
          <w:marLeft w:val="1166"/>
          <w:marRight w:val="0"/>
          <w:marTop w:val="96"/>
          <w:marBottom w:val="0"/>
          <w:divBdr>
            <w:top w:val="none" w:sz="0" w:space="0" w:color="auto"/>
            <w:left w:val="none" w:sz="0" w:space="0" w:color="auto"/>
            <w:bottom w:val="none" w:sz="0" w:space="0" w:color="auto"/>
            <w:right w:val="none" w:sz="0" w:space="0" w:color="auto"/>
          </w:divBdr>
        </w:div>
        <w:div w:id="1864856708">
          <w:marLeft w:val="1166"/>
          <w:marRight w:val="0"/>
          <w:marTop w:val="96"/>
          <w:marBottom w:val="0"/>
          <w:divBdr>
            <w:top w:val="none" w:sz="0" w:space="0" w:color="auto"/>
            <w:left w:val="none" w:sz="0" w:space="0" w:color="auto"/>
            <w:bottom w:val="none" w:sz="0" w:space="0" w:color="auto"/>
            <w:right w:val="none" w:sz="0" w:space="0" w:color="auto"/>
          </w:divBdr>
        </w:div>
      </w:divsChild>
    </w:div>
    <w:div w:id="562759554">
      <w:bodyDiv w:val="1"/>
      <w:marLeft w:val="0"/>
      <w:marRight w:val="0"/>
      <w:marTop w:val="0"/>
      <w:marBottom w:val="0"/>
      <w:divBdr>
        <w:top w:val="none" w:sz="0" w:space="0" w:color="auto"/>
        <w:left w:val="none" w:sz="0" w:space="0" w:color="auto"/>
        <w:bottom w:val="none" w:sz="0" w:space="0" w:color="auto"/>
        <w:right w:val="none" w:sz="0" w:space="0" w:color="auto"/>
      </w:divBdr>
      <w:divsChild>
        <w:div w:id="1975215509">
          <w:marLeft w:val="547"/>
          <w:marRight w:val="0"/>
          <w:marTop w:val="134"/>
          <w:marBottom w:val="0"/>
          <w:divBdr>
            <w:top w:val="none" w:sz="0" w:space="0" w:color="auto"/>
            <w:left w:val="none" w:sz="0" w:space="0" w:color="auto"/>
            <w:bottom w:val="none" w:sz="0" w:space="0" w:color="auto"/>
            <w:right w:val="none" w:sz="0" w:space="0" w:color="auto"/>
          </w:divBdr>
        </w:div>
      </w:divsChild>
    </w:div>
    <w:div w:id="563570003">
      <w:bodyDiv w:val="1"/>
      <w:marLeft w:val="0"/>
      <w:marRight w:val="0"/>
      <w:marTop w:val="0"/>
      <w:marBottom w:val="0"/>
      <w:divBdr>
        <w:top w:val="none" w:sz="0" w:space="0" w:color="auto"/>
        <w:left w:val="none" w:sz="0" w:space="0" w:color="auto"/>
        <w:bottom w:val="none" w:sz="0" w:space="0" w:color="auto"/>
        <w:right w:val="none" w:sz="0" w:space="0" w:color="auto"/>
      </w:divBdr>
    </w:div>
    <w:div w:id="563756933">
      <w:bodyDiv w:val="1"/>
      <w:marLeft w:val="0"/>
      <w:marRight w:val="0"/>
      <w:marTop w:val="0"/>
      <w:marBottom w:val="0"/>
      <w:divBdr>
        <w:top w:val="none" w:sz="0" w:space="0" w:color="auto"/>
        <w:left w:val="none" w:sz="0" w:space="0" w:color="auto"/>
        <w:bottom w:val="none" w:sz="0" w:space="0" w:color="auto"/>
        <w:right w:val="none" w:sz="0" w:space="0" w:color="auto"/>
      </w:divBdr>
      <w:divsChild>
        <w:div w:id="207571804">
          <w:marLeft w:val="1166"/>
          <w:marRight w:val="0"/>
          <w:marTop w:val="115"/>
          <w:marBottom w:val="0"/>
          <w:divBdr>
            <w:top w:val="none" w:sz="0" w:space="0" w:color="auto"/>
            <w:left w:val="none" w:sz="0" w:space="0" w:color="auto"/>
            <w:bottom w:val="none" w:sz="0" w:space="0" w:color="auto"/>
            <w:right w:val="none" w:sz="0" w:space="0" w:color="auto"/>
          </w:divBdr>
        </w:div>
        <w:div w:id="434063182">
          <w:marLeft w:val="547"/>
          <w:marRight w:val="0"/>
          <w:marTop w:val="130"/>
          <w:marBottom w:val="0"/>
          <w:divBdr>
            <w:top w:val="none" w:sz="0" w:space="0" w:color="auto"/>
            <w:left w:val="none" w:sz="0" w:space="0" w:color="auto"/>
            <w:bottom w:val="none" w:sz="0" w:space="0" w:color="auto"/>
            <w:right w:val="none" w:sz="0" w:space="0" w:color="auto"/>
          </w:divBdr>
        </w:div>
        <w:div w:id="1083260239">
          <w:marLeft w:val="1166"/>
          <w:marRight w:val="0"/>
          <w:marTop w:val="115"/>
          <w:marBottom w:val="0"/>
          <w:divBdr>
            <w:top w:val="none" w:sz="0" w:space="0" w:color="auto"/>
            <w:left w:val="none" w:sz="0" w:space="0" w:color="auto"/>
            <w:bottom w:val="none" w:sz="0" w:space="0" w:color="auto"/>
            <w:right w:val="none" w:sz="0" w:space="0" w:color="auto"/>
          </w:divBdr>
        </w:div>
        <w:div w:id="1895847970">
          <w:marLeft w:val="1166"/>
          <w:marRight w:val="0"/>
          <w:marTop w:val="115"/>
          <w:marBottom w:val="0"/>
          <w:divBdr>
            <w:top w:val="none" w:sz="0" w:space="0" w:color="auto"/>
            <w:left w:val="none" w:sz="0" w:space="0" w:color="auto"/>
            <w:bottom w:val="none" w:sz="0" w:space="0" w:color="auto"/>
            <w:right w:val="none" w:sz="0" w:space="0" w:color="auto"/>
          </w:divBdr>
        </w:div>
        <w:div w:id="1923489635">
          <w:marLeft w:val="547"/>
          <w:marRight w:val="0"/>
          <w:marTop w:val="130"/>
          <w:marBottom w:val="0"/>
          <w:divBdr>
            <w:top w:val="none" w:sz="0" w:space="0" w:color="auto"/>
            <w:left w:val="none" w:sz="0" w:space="0" w:color="auto"/>
            <w:bottom w:val="none" w:sz="0" w:space="0" w:color="auto"/>
            <w:right w:val="none" w:sz="0" w:space="0" w:color="auto"/>
          </w:divBdr>
        </w:div>
      </w:divsChild>
    </w:div>
    <w:div w:id="564141314">
      <w:bodyDiv w:val="1"/>
      <w:marLeft w:val="0"/>
      <w:marRight w:val="0"/>
      <w:marTop w:val="0"/>
      <w:marBottom w:val="0"/>
      <w:divBdr>
        <w:top w:val="none" w:sz="0" w:space="0" w:color="auto"/>
        <w:left w:val="none" w:sz="0" w:space="0" w:color="auto"/>
        <w:bottom w:val="none" w:sz="0" w:space="0" w:color="auto"/>
        <w:right w:val="none" w:sz="0" w:space="0" w:color="auto"/>
      </w:divBdr>
    </w:div>
    <w:div w:id="564293104">
      <w:bodyDiv w:val="1"/>
      <w:marLeft w:val="0"/>
      <w:marRight w:val="0"/>
      <w:marTop w:val="0"/>
      <w:marBottom w:val="0"/>
      <w:divBdr>
        <w:top w:val="none" w:sz="0" w:space="0" w:color="auto"/>
        <w:left w:val="none" w:sz="0" w:space="0" w:color="auto"/>
        <w:bottom w:val="none" w:sz="0" w:space="0" w:color="auto"/>
        <w:right w:val="none" w:sz="0" w:space="0" w:color="auto"/>
      </w:divBdr>
      <w:divsChild>
        <w:div w:id="250940079">
          <w:marLeft w:val="2160"/>
          <w:marRight w:val="0"/>
          <w:marTop w:val="0"/>
          <w:marBottom w:val="0"/>
          <w:divBdr>
            <w:top w:val="none" w:sz="0" w:space="0" w:color="auto"/>
            <w:left w:val="none" w:sz="0" w:space="0" w:color="auto"/>
            <w:bottom w:val="none" w:sz="0" w:space="0" w:color="auto"/>
            <w:right w:val="none" w:sz="0" w:space="0" w:color="auto"/>
          </w:divBdr>
        </w:div>
        <w:div w:id="737553487">
          <w:marLeft w:val="720"/>
          <w:marRight w:val="0"/>
          <w:marTop w:val="0"/>
          <w:marBottom w:val="0"/>
          <w:divBdr>
            <w:top w:val="none" w:sz="0" w:space="0" w:color="auto"/>
            <w:left w:val="none" w:sz="0" w:space="0" w:color="auto"/>
            <w:bottom w:val="none" w:sz="0" w:space="0" w:color="auto"/>
            <w:right w:val="none" w:sz="0" w:space="0" w:color="auto"/>
          </w:divBdr>
        </w:div>
        <w:div w:id="896479530">
          <w:marLeft w:val="720"/>
          <w:marRight w:val="0"/>
          <w:marTop w:val="0"/>
          <w:marBottom w:val="0"/>
          <w:divBdr>
            <w:top w:val="none" w:sz="0" w:space="0" w:color="auto"/>
            <w:left w:val="none" w:sz="0" w:space="0" w:color="auto"/>
            <w:bottom w:val="none" w:sz="0" w:space="0" w:color="auto"/>
            <w:right w:val="none" w:sz="0" w:space="0" w:color="auto"/>
          </w:divBdr>
        </w:div>
        <w:div w:id="1233201441">
          <w:marLeft w:val="1440"/>
          <w:marRight w:val="0"/>
          <w:marTop w:val="0"/>
          <w:marBottom w:val="0"/>
          <w:divBdr>
            <w:top w:val="none" w:sz="0" w:space="0" w:color="auto"/>
            <w:left w:val="none" w:sz="0" w:space="0" w:color="auto"/>
            <w:bottom w:val="none" w:sz="0" w:space="0" w:color="auto"/>
            <w:right w:val="none" w:sz="0" w:space="0" w:color="auto"/>
          </w:divBdr>
        </w:div>
        <w:div w:id="1430810217">
          <w:marLeft w:val="720"/>
          <w:marRight w:val="0"/>
          <w:marTop w:val="0"/>
          <w:marBottom w:val="0"/>
          <w:divBdr>
            <w:top w:val="none" w:sz="0" w:space="0" w:color="auto"/>
            <w:left w:val="none" w:sz="0" w:space="0" w:color="auto"/>
            <w:bottom w:val="none" w:sz="0" w:space="0" w:color="auto"/>
            <w:right w:val="none" w:sz="0" w:space="0" w:color="auto"/>
          </w:divBdr>
        </w:div>
        <w:div w:id="1432580092">
          <w:marLeft w:val="1440"/>
          <w:marRight w:val="0"/>
          <w:marTop w:val="0"/>
          <w:marBottom w:val="0"/>
          <w:divBdr>
            <w:top w:val="none" w:sz="0" w:space="0" w:color="auto"/>
            <w:left w:val="none" w:sz="0" w:space="0" w:color="auto"/>
            <w:bottom w:val="none" w:sz="0" w:space="0" w:color="auto"/>
            <w:right w:val="none" w:sz="0" w:space="0" w:color="auto"/>
          </w:divBdr>
        </w:div>
        <w:div w:id="1545213656">
          <w:marLeft w:val="1440"/>
          <w:marRight w:val="0"/>
          <w:marTop w:val="0"/>
          <w:marBottom w:val="0"/>
          <w:divBdr>
            <w:top w:val="none" w:sz="0" w:space="0" w:color="auto"/>
            <w:left w:val="none" w:sz="0" w:space="0" w:color="auto"/>
            <w:bottom w:val="none" w:sz="0" w:space="0" w:color="auto"/>
            <w:right w:val="none" w:sz="0" w:space="0" w:color="auto"/>
          </w:divBdr>
        </w:div>
        <w:div w:id="2084908569">
          <w:marLeft w:val="720"/>
          <w:marRight w:val="0"/>
          <w:marTop w:val="0"/>
          <w:marBottom w:val="0"/>
          <w:divBdr>
            <w:top w:val="none" w:sz="0" w:space="0" w:color="auto"/>
            <w:left w:val="none" w:sz="0" w:space="0" w:color="auto"/>
            <w:bottom w:val="none" w:sz="0" w:space="0" w:color="auto"/>
            <w:right w:val="none" w:sz="0" w:space="0" w:color="auto"/>
          </w:divBdr>
        </w:div>
        <w:div w:id="2089380272">
          <w:marLeft w:val="2160"/>
          <w:marRight w:val="0"/>
          <w:marTop w:val="0"/>
          <w:marBottom w:val="0"/>
          <w:divBdr>
            <w:top w:val="none" w:sz="0" w:space="0" w:color="auto"/>
            <w:left w:val="none" w:sz="0" w:space="0" w:color="auto"/>
            <w:bottom w:val="none" w:sz="0" w:space="0" w:color="auto"/>
            <w:right w:val="none" w:sz="0" w:space="0" w:color="auto"/>
          </w:divBdr>
        </w:div>
      </w:divsChild>
    </w:div>
    <w:div w:id="564803539">
      <w:bodyDiv w:val="1"/>
      <w:marLeft w:val="0"/>
      <w:marRight w:val="0"/>
      <w:marTop w:val="0"/>
      <w:marBottom w:val="0"/>
      <w:divBdr>
        <w:top w:val="none" w:sz="0" w:space="0" w:color="auto"/>
        <w:left w:val="none" w:sz="0" w:space="0" w:color="auto"/>
        <w:bottom w:val="none" w:sz="0" w:space="0" w:color="auto"/>
        <w:right w:val="none" w:sz="0" w:space="0" w:color="auto"/>
      </w:divBdr>
    </w:div>
    <w:div w:id="565532648">
      <w:bodyDiv w:val="1"/>
      <w:marLeft w:val="0"/>
      <w:marRight w:val="0"/>
      <w:marTop w:val="0"/>
      <w:marBottom w:val="0"/>
      <w:divBdr>
        <w:top w:val="none" w:sz="0" w:space="0" w:color="auto"/>
        <w:left w:val="none" w:sz="0" w:space="0" w:color="auto"/>
        <w:bottom w:val="none" w:sz="0" w:space="0" w:color="auto"/>
        <w:right w:val="none" w:sz="0" w:space="0" w:color="auto"/>
      </w:divBdr>
    </w:div>
    <w:div w:id="565608396">
      <w:bodyDiv w:val="1"/>
      <w:marLeft w:val="0"/>
      <w:marRight w:val="0"/>
      <w:marTop w:val="0"/>
      <w:marBottom w:val="0"/>
      <w:divBdr>
        <w:top w:val="none" w:sz="0" w:space="0" w:color="auto"/>
        <w:left w:val="none" w:sz="0" w:space="0" w:color="auto"/>
        <w:bottom w:val="none" w:sz="0" w:space="0" w:color="auto"/>
        <w:right w:val="none" w:sz="0" w:space="0" w:color="auto"/>
      </w:divBdr>
      <w:divsChild>
        <w:div w:id="462122012">
          <w:marLeft w:val="1800"/>
          <w:marRight w:val="0"/>
          <w:marTop w:val="96"/>
          <w:marBottom w:val="0"/>
          <w:divBdr>
            <w:top w:val="none" w:sz="0" w:space="0" w:color="auto"/>
            <w:left w:val="none" w:sz="0" w:space="0" w:color="auto"/>
            <w:bottom w:val="none" w:sz="0" w:space="0" w:color="auto"/>
            <w:right w:val="none" w:sz="0" w:space="0" w:color="auto"/>
          </w:divBdr>
        </w:div>
        <w:div w:id="1181358115">
          <w:marLeft w:val="1166"/>
          <w:marRight w:val="0"/>
          <w:marTop w:val="115"/>
          <w:marBottom w:val="0"/>
          <w:divBdr>
            <w:top w:val="none" w:sz="0" w:space="0" w:color="auto"/>
            <w:left w:val="none" w:sz="0" w:space="0" w:color="auto"/>
            <w:bottom w:val="none" w:sz="0" w:space="0" w:color="auto"/>
            <w:right w:val="none" w:sz="0" w:space="0" w:color="auto"/>
          </w:divBdr>
        </w:div>
        <w:div w:id="1429236279">
          <w:marLeft w:val="547"/>
          <w:marRight w:val="0"/>
          <w:marTop w:val="134"/>
          <w:marBottom w:val="0"/>
          <w:divBdr>
            <w:top w:val="none" w:sz="0" w:space="0" w:color="auto"/>
            <w:left w:val="none" w:sz="0" w:space="0" w:color="auto"/>
            <w:bottom w:val="none" w:sz="0" w:space="0" w:color="auto"/>
            <w:right w:val="none" w:sz="0" w:space="0" w:color="auto"/>
          </w:divBdr>
        </w:div>
      </w:divsChild>
    </w:div>
    <w:div w:id="567690621">
      <w:bodyDiv w:val="1"/>
      <w:marLeft w:val="0"/>
      <w:marRight w:val="0"/>
      <w:marTop w:val="0"/>
      <w:marBottom w:val="0"/>
      <w:divBdr>
        <w:top w:val="none" w:sz="0" w:space="0" w:color="auto"/>
        <w:left w:val="none" w:sz="0" w:space="0" w:color="auto"/>
        <w:bottom w:val="none" w:sz="0" w:space="0" w:color="auto"/>
        <w:right w:val="none" w:sz="0" w:space="0" w:color="auto"/>
      </w:divBdr>
      <w:divsChild>
        <w:div w:id="920989877">
          <w:marLeft w:val="547"/>
          <w:marRight w:val="0"/>
          <w:marTop w:val="134"/>
          <w:marBottom w:val="120"/>
          <w:divBdr>
            <w:top w:val="none" w:sz="0" w:space="0" w:color="auto"/>
            <w:left w:val="none" w:sz="0" w:space="0" w:color="auto"/>
            <w:bottom w:val="none" w:sz="0" w:space="0" w:color="auto"/>
            <w:right w:val="none" w:sz="0" w:space="0" w:color="auto"/>
          </w:divBdr>
        </w:div>
        <w:div w:id="1259561988">
          <w:marLeft w:val="1166"/>
          <w:marRight w:val="0"/>
          <w:marTop w:val="115"/>
          <w:marBottom w:val="120"/>
          <w:divBdr>
            <w:top w:val="none" w:sz="0" w:space="0" w:color="auto"/>
            <w:left w:val="none" w:sz="0" w:space="0" w:color="auto"/>
            <w:bottom w:val="none" w:sz="0" w:space="0" w:color="auto"/>
            <w:right w:val="none" w:sz="0" w:space="0" w:color="auto"/>
          </w:divBdr>
        </w:div>
        <w:div w:id="1492260852">
          <w:marLeft w:val="1166"/>
          <w:marRight w:val="0"/>
          <w:marTop w:val="115"/>
          <w:marBottom w:val="120"/>
          <w:divBdr>
            <w:top w:val="none" w:sz="0" w:space="0" w:color="auto"/>
            <w:left w:val="none" w:sz="0" w:space="0" w:color="auto"/>
            <w:bottom w:val="none" w:sz="0" w:space="0" w:color="auto"/>
            <w:right w:val="none" w:sz="0" w:space="0" w:color="auto"/>
          </w:divBdr>
        </w:div>
        <w:div w:id="1721712700">
          <w:marLeft w:val="547"/>
          <w:marRight w:val="0"/>
          <w:marTop w:val="134"/>
          <w:marBottom w:val="120"/>
          <w:divBdr>
            <w:top w:val="none" w:sz="0" w:space="0" w:color="auto"/>
            <w:left w:val="none" w:sz="0" w:space="0" w:color="auto"/>
            <w:bottom w:val="none" w:sz="0" w:space="0" w:color="auto"/>
            <w:right w:val="none" w:sz="0" w:space="0" w:color="auto"/>
          </w:divBdr>
        </w:div>
        <w:div w:id="1765761584">
          <w:marLeft w:val="1166"/>
          <w:marRight w:val="0"/>
          <w:marTop w:val="115"/>
          <w:marBottom w:val="120"/>
          <w:divBdr>
            <w:top w:val="none" w:sz="0" w:space="0" w:color="auto"/>
            <w:left w:val="none" w:sz="0" w:space="0" w:color="auto"/>
            <w:bottom w:val="none" w:sz="0" w:space="0" w:color="auto"/>
            <w:right w:val="none" w:sz="0" w:space="0" w:color="auto"/>
          </w:divBdr>
        </w:div>
      </w:divsChild>
    </w:div>
    <w:div w:id="567761843">
      <w:bodyDiv w:val="1"/>
      <w:marLeft w:val="0"/>
      <w:marRight w:val="0"/>
      <w:marTop w:val="0"/>
      <w:marBottom w:val="0"/>
      <w:divBdr>
        <w:top w:val="none" w:sz="0" w:space="0" w:color="auto"/>
        <w:left w:val="none" w:sz="0" w:space="0" w:color="auto"/>
        <w:bottom w:val="none" w:sz="0" w:space="0" w:color="auto"/>
        <w:right w:val="none" w:sz="0" w:space="0" w:color="auto"/>
      </w:divBdr>
    </w:div>
    <w:div w:id="567804152">
      <w:bodyDiv w:val="1"/>
      <w:marLeft w:val="0"/>
      <w:marRight w:val="0"/>
      <w:marTop w:val="0"/>
      <w:marBottom w:val="0"/>
      <w:divBdr>
        <w:top w:val="none" w:sz="0" w:space="0" w:color="auto"/>
        <w:left w:val="none" w:sz="0" w:space="0" w:color="auto"/>
        <w:bottom w:val="none" w:sz="0" w:space="0" w:color="auto"/>
        <w:right w:val="none" w:sz="0" w:space="0" w:color="auto"/>
      </w:divBdr>
    </w:div>
    <w:div w:id="568424921">
      <w:bodyDiv w:val="1"/>
      <w:marLeft w:val="0"/>
      <w:marRight w:val="0"/>
      <w:marTop w:val="0"/>
      <w:marBottom w:val="0"/>
      <w:divBdr>
        <w:top w:val="none" w:sz="0" w:space="0" w:color="auto"/>
        <w:left w:val="none" w:sz="0" w:space="0" w:color="auto"/>
        <w:bottom w:val="none" w:sz="0" w:space="0" w:color="auto"/>
        <w:right w:val="none" w:sz="0" w:space="0" w:color="auto"/>
      </w:divBdr>
      <w:divsChild>
        <w:div w:id="72899968">
          <w:marLeft w:val="1166"/>
          <w:marRight w:val="0"/>
          <w:marTop w:val="134"/>
          <w:marBottom w:val="0"/>
          <w:divBdr>
            <w:top w:val="none" w:sz="0" w:space="0" w:color="auto"/>
            <w:left w:val="none" w:sz="0" w:space="0" w:color="auto"/>
            <w:bottom w:val="none" w:sz="0" w:space="0" w:color="auto"/>
            <w:right w:val="none" w:sz="0" w:space="0" w:color="auto"/>
          </w:divBdr>
        </w:div>
        <w:div w:id="231544459">
          <w:marLeft w:val="547"/>
          <w:marRight w:val="0"/>
          <w:marTop w:val="154"/>
          <w:marBottom w:val="0"/>
          <w:divBdr>
            <w:top w:val="none" w:sz="0" w:space="0" w:color="auto"/>
            <w:left w:val="none" w:sz="0" w:space="0" w:color="auto"/>
            <w:bottom w:val="none" w:sz="0" w:space="0" w:color="auto"/>
            <w:right w:val="none" w:sz="0" w:space="0" w:color="auto"/>
          </w:divBdr>
        </w:div>
        <w:div w:id="582033902">
          <w:marLeft w:val="547"/>
          <w:marRight w:val="0"/>
          <w:marTop w:val="154"/>
          <w:marBottom w:val="0"/>
          <w:divBdr>
            <w:top w:val="none" w:sz="0" w:space="0" w:color="auto"/>
            <w:left w:val="none" w:sz="0" w:space="0" w:color="auto"/>
            <w:bottom w:val="none" w:sz="0" w:space="0" w:color="auto"/>
            <w:right w:val="none" w:sz="0" w:space="0" w:color="auto"/>
          </w:divBdr>
        </w:div>
        <w:div w:id="614335895">
          <w:marLeft w:val="1166"/>
          <w:marRight w:val="0"/>
          <w:marTop w:val="134"/>
          <w:marBottom w:val="0"/>
          <w:divBdr>
            <w:top w:val="none" w:sz="0" w:space="0" w:color="auto"/>
            <w:left w:val="none" w:sz="0" w:space="0" w:color="auto"/>
            <w:bottom w:val="none" w:sz="0" w:space="0" w:color="auto"/>
            <w:right w:val="none" w:sz="0" w:space="0" w:color="auto"/>
          </w:divBdr>
        </w:div>
        <w:div w:id="1258099207">
          <w:marLeft w:val="1166"/>
          <w:marRight w:val="0"/>
          <w:marTop w:val="134"/>
          <w:marBottom w:val="0"/>
          <w:divBdr>
            <w:top w:val="none" w:sz="0" w:space="0" w:color="auto"/>
            <w:left w:val="none" w:sz="0" w:space="0" w:color="auto"/>
            <w:bottom w:val="none" w:sz="0" w:space="0" w:color="auto"/>
            <w:right w:val="none" w:sz="0" w:space="0" w:color="auto"/>
          </w:divBdr>
        </w:div>
      </w:divsChild>
    </w:div>
    <w:div w:id="570240993">
      <w:bodyDiv w:val="1"/>
      <w:marLeft w:val="0"/>
      <w:marRight w:val="0"/>
      <w:marTop w:val="0"/>
      <w:marBottom w:val="0"/>
      <w:divBdr>
        <w:top w:val="none" w:sz="0" w:space="0" w:color="auto"/>
        <w:left w:val="none" w:sz="0" w:space="0" w:color="auto"/>
        <w:bottom w:val="none" w:sz="0" w:space="0" w:color="auto"/>
        <w:right w:val="none" w:sz="0" w:space="0" w:color="auto"/>
      </w:divBdr>
    </w:div>
    <w:div w:id="570432235">
      <w:bodyDiv w:val="1"/>
      <w:marLeft w:val="0"/>
      <w:marRight w:val="0"/>
      <w:marTop w:val="0"/>
      <w:marBottom w:val="0"/>
      <w:divBdr>
        <w:top w:val="none" w:sz="0" w:space="0" w:color="auto"/>
        <w:left w:val="none" w:sz="0" w:space="0" w:color="auto"/>
        <w:bottom w:val="none" w:sz="0" w:space="0" w:color="auto"/>
        <w:right w:val="none" w:sz="0" w:space="0" w:color="auto"/>
      </w:divBdr>
    </w:div>
    <w:div w:id="570627808">
      <w:bodyDiv w:val="1"/>
      <w:marLeft w:val="0"/>
      <w:marRight w:val="0"/>
      <w:marTop w:val="0"/>
      <w:marBottom w:val="0"/>
      <w:divBdr>
        <w:top w:val="none" w:sz="0" w:space="0" w:color="auto"/>
        <w:left w:val="none" w:sz="0" w:space="0" w:color="auto"/>
        <w:bottom w:val="none" w:sz="0" w:space="0" w:color="auto"/>
        <w:right w:val="none" w:sz="0" w:space="0" w:color="auto"/>
      </w:divBdr>
      <w:divsChild>
        <w:div w:id="271480258">
          <w:marLeft w:val="1166"/>
          <w:marRight w:val="0"/>
          <w:marTop w:val="77"/>
          <w:marBottom w:val="0"/>
          <w:divBdr>
            <w:top w:val="none" w:sz="0" w:space="0" w:color="auto"/>
            <w:left w:val="none" w:sz="0" w:space="0" w:color="auto"/>
            <w:bottom w:val="none" w:sz="0" w:space="0" w:color="auto"/>
            <w:right w:val="none" w:sz="0" w:space="0" w:color="auto"/>
          </w:divBdr>
        </w:div>
        <w:div w:id="397703733">
          <w:marLeft w:val="547"/>
          <w:marRight w:val="0"/>
          <w:marTop w:val="86"/>
          <w:marBottom w:val="0"/>
          <w:divBdr>
            <w:top w:val="none" w:sz="0" w:space="0" w:color="auto"/>
            <w:left w:val="none" w:sz="0" w:space="0" w:color="auto"/>
            <w:bottom w:val="none" w:sz="0" w:space="0" w:color="auto"/>
            <w:right w:val="none" w:sz="0" w:space="0" w:color="auto"/>
          </w:divBdr>
        </w:div>
        <w:div w:id="597178500">
          <w:marLeft w:val="1166"/>
          <w:marRight w:val="0"/>
          <w:marTop w:val="67"/>
          <w:marBottom w:val="0"/>
          <w:divBdr>
            <w:top w:val="none" w:sz="0" w:space="0" w:color="auto"/>
            <w:left w:val="none" w:sz="0" w:space="0" w:color="auto"/>
            <w:bottom w:val="none" w:sz="0" w:space="0" w:color="auto"/>
            <w:right w:val="none" w:sz="0" w:space="0" w:color="auto"/>
          </w:divBdr>
        </w:div>
        <w:div w:id="751776034">
          <w:marLeft w:val="547"/>
          <w:marRight w:val="0"/>
          <w:marTop w:val="86"/>
          <w:marBottom w:val="0"/>
          <w:divBdr>
            <w:top w:val="none" w:sz="0" w:space="0" w:color="auto"/>
            <w:left w:val="none" w:sz="0" w:space="0" w:color="auto"/>
            <w:bottom w:val="none" w:sz="0" w:space="0" w:color="auto"/>
            <w:right w:val="none" w:sz="0" w:space="0" w:color="auto"/>
          </w:divBdr>
        </w:div>
        <w:div w:id="1079205725">
          <w:marLeft w:val="1166"/>
          <w:marRight w:val="0"/>
          <w:marTop w:val="86"/>
          <w:marBottom w:val="0"/>
          <w:divBdr>
            <w:top w:val="none" w:sz="0" w:space="0" w:color="auto"/>
            <w:left w:val="none" w:sz="0" w:space="0" w:color="auto"/>
            <w:bottom w:val="none" w:sz="0" w:space="0" w:color="auto"/>
            <w:right w:val="none" w:sz="0" w:space="0" w:color="auto"/>
          </w:divBdr>
        </w:div>
        <w:div w:id="1196230874">
          <w:marLeft w:val="1166"/>
          <w:marRight w:val="0"/>
          <w:marTop w:val="77"/>
          <w:marBottom w:val="0"/>
          <w:divBdr>
            <w:top w:val="none" w:sz="0" w:space="0" w:color="auto"/>
            <w:left w:val="none" w:sz="0" w:space="0" w:color="auto"/>
            <w:bottom w:val="none" w:sz="0" w:space="0" w:color="auto"/>
            <w:right w:val="none" w:sz="0" w:space="0" w:color="auto"/>
          </w:divBdr>
        </w:div>
        <w:div w:id="1265263674">
          <w:marLeft w:val="1800"/>
          <w:marRight w:val="0"/>
          <w:marTop w:val="67"/>
          <w:marBottom w:val="0"/>
          <w:divBdr>
            <w:top w:val="none" w:sz="0" w:space="0" w:color="auto"/>
            <w:left w:val="none" w:sz="0" w:space="0" w:color="auto"/>
            <w:bottom w:val="none" w:sz="0" w:space="0" w:color="auto"/>
            <w:right w:val="none" w:sz="0" w:space="0" w:color="auto"/>
          </w:divBdr>
        </w:div>
        <w:div w:id="1283458706">
          <w:marLeft w:val="1800"/>
          <w:marRight w:val="0"/>
          <w:marTop w:val="67"/>
          <w:marBottom w:val="0"/>
          <w:divBdr>
            <w:top w:val="none" w:sz="0" w:space="0" w:color="auto"/>
            <w:left w:val="none" w:sz="0" w:space="0" w:color="auto"/>
            <w:bottom w:val="none" w:sz="0" w:space="0" w:color="auto"/>
            <w:right w:val="none" w:sz="0" w:space="0" w:color="auto"/>
          </w:divBdr>
        </w:div>
        <w:div w:id="1429084794">
          <w:marLeft w:val="1800"/>
          <w:marRight w:val="0"/>
          <w:marTop w:val="67"/>
          <w:marBottom w:val="0"/>
          <w:divBdr>
            <w:top w:val="none" w:sz="0" w:space="0" w:color="auto"/>
            <w:left w:val="none" w:sz="0" w:space="0" w:color="auto"/>
            <w:bottom w:val="none" w:sz="0" w:space="0" w:color="auto"/>
            <w:right w:val="none" w:sz="0" w:space="0" w:color="auto"/>
          </w:divBdr>
        </w:div>
        <w:div w:id="1559508474">
          <w:marLeft w:val="1800"/>
          <w:marRight w:val="0"/>
          <w:marTop w:val="67"/>
          <w:marBottom w:val="0"/>
          <w:divBdr>
            <w:top w:val="none" w:sz="0" w:space="0" w:color="auto"/>
            <w:left w:val="none" w:sz="0" w:space="0" w:color="auto"/>
            <w:bottom w:val="none" w:sz="0" w:space="0" w:color="auto"/>
            <w:right w:val="none" w:sz="0" w:space="0" w:color="auto"/>
          </w:divBdr>
        </w:div>
        <w:div w:id="1666930939">
          <w:marLeft w:val="1166"/>
          <w:marRight w:val="0"/>
          <w:marTop w:val="67"/>
          <w:marBottom w:val="0"/>
          <w:divBdr>
            <w:top w:val="none" w:sz="0" w:space="0" w:color="auto"/>
            <w:left w:val="none" w:sz="0" w:space="0" w:color="auto"/>
            <w:bottom w:val="none" w:sz="0" w:space="0" w:color="auto"/>
            <w:right w:val="none" w:sz="0" w:space="0" w:color="auto"/>
          </w:divBdr>
        </w:div>
        <w:div w:id="1814635781">
          <w:marLeft w:val="1166"/>
          <w:marRight w:val="0"/>
          <w:marTop w:val="67"/>
          <w:marBottom w:val="0"/>
          <w:divBdr>
            <w:top w:val="none" w:sz="0" w:space="0" w:color="auto"/>
            <w:left w:val="none" w:sz="0" w:space="0" w:color="auto"/>
            <w:bottom w:val="none" w:sz="0" w:space="0" w:color="auto"/>
            <w:right w:val="none" w:sz="0" w:space="0" w:color="auto"/>
          </w:divBdr>
        </w:div>
        <w:div w:id="1985116528">
          <w:marLeft w:val="547"/>
          <w:marRight w:val="0"/>
          <w:marTop w:val="96"/>
          <w:marBottom w:val="0"/>
          <w:divBdr>
            <w:top w:val="none" w:sz="0" w:space="0" w:color="auto"/>
            <w:left w:val="none" w:sz="0" w:space="0" w:color="auto"/>
            <w:bottom w:val="none" w:sz="0" w:space="0" w:color="auto"/>
            <w:right w:val="none" w:sz="0" w:space="0" w:color="auto"/>
          </w:divBdr>
        </w:div>
        <w:div w:id="2018458716">
          <w:marLeft w:val="1166"/>
          <w:marRight w:val="0"/>
          <w:marTop w:val="67"/>
          <w:marBottom w:val="0"/>
          <w:divBdr>
            <w:top w:val="none" w:sz="0" w:space="0" w:color="auto"/>
            <w:left w:val="none" w:sz="0" w:space="0" w:color="auto"/>
            <w:bottom w:val="none" w:sz="0" w:space="0" w:color="auto"/>
            <w:right w:val="none" w:sz="0" w:space="0" w:color="auto"/>
          </w:divBdr>
        </w:div>
      </w:divsChild>
    </w:div>
    <w:div w:id="571159728">
      <w:bodyDiv w:val="1"/>
      <w:marLeft w:val="0"/>
      <w:marRight w:val="0"/>
      <w:marTop w:val="0"/>
      <w:marBottom w:val="0"/>
      <w:divBdr>
        <w:top w:val="none" w:sz="0" w:space="0" w:color="auto"/>
        <w:left w:val="none" w:sz="0" w:space="0" w:color="auto"/>
        <w:bottom w:val="none" w:sz="0" w:space="0" w:color="auto"/>
        <w:right w:val="none" w:sz="0" w:space="0" w:color="auto"/>
      </w:divBdr>
    </w:div>
    <w:div w:id="572004490">
      <w:bodyDiv w:val="1"/>
      <w:marLeft w:val="0"/>
      <w:marRight w:val="0"/>
      <w:marTop w:val="0"/>
      <w:marBottom w:val="0"/>
      <w:divBdr>
        <w:top w:val="none" w:sz="0" w:space="0" w:color="auto"/>
        <w:left w:val="none" w:sz="0" w:space="0" w:color="auto"/>
        <w:bottom w:val="none" w:sz="0" w:space="0" w:color="auto"/>
        <w:right w:val="none" w:sz="0" w:space="0" w:color="auto"/>
      </w:divBdr>
    </w:div>
    <w:div w:id="572275058">
      <w:bodyDiv w:val="1"/>
      <w:marLeft w:val="0"/>
      <w:marRight w:val="0"/>
      <w:marTop w:val="0"/>
      <w:marBottom w:val="0"/>
      <w:divBdr>
        <w:top w:val="none" w:sz="0" w:space="0" w:color="auto"/>
        <w:left w:val="none" w:sz="0" w:space="0" w:color="auto"/>
        <w:bottom w:val="none" w:sz="0" w:space="0" w:color="auto"/>
        <w:right w:val="none" w:sz="0" w:space="0" w:color="auto"/>
      </w:divBdr>
      <w:divsChild>
        <w:div w:id="154808598">
          <w:marLeft w:val="3600"/>
          <w:marRight w:val="0"/>
          <w:marTop w:val="0"/>
          <w:marBottom w:val="0"/>
          <w:divBdr>
            <w:top w:val="none" w:sz="0" w:space="0" w:color="auto"/>
            <w:left w:val="none" w:sz="0" w:space="0" w:color="auto"/>
            <w:bottom w:val="none" w:sz="0" w:space="0" w:color="auto"/>
            <w:right w:val="none" w:sz="0" w:space="0" w:color="auto"/>
          </w:divBdr>
        </w:div>
        <w:div w:id="456796685">
          <w:marLeft w:val="2160"/>
          <w:marRight w:val="0"/>
          <w:marTop w:val="0"/>
          <w:marBottom w:val="0"/>
          <w:divBdr>
            <w:top w:val="none" w:sz="0" w:space="0" w:color="auto"/>
            <w:left w:val="none" w:sz="0" w:space="0" w:color="auto"/>
            <w:bottom w:val="none" w:sz="0" w:space="0" w:color="auto"/>
            <w:right w:val="none" w:sz="0" w:space="0" w:color="auto"/>
          </w:divBdr>
        </w:div>
        <w:div w:id="921646301">
          <w:marLeft w:val="2160"/>
          <w:marRight w:val="0"/>
          <w:marTop w:val="0"/>
          <w:marBottom w:val="0"/>
          <w:divBdr>
            <w:top w:val="none" w:sz="0" w:space="0" w:color="auto"/>
            <w:left w:val="none" w:sz="0" w:space="0" w:color="auto"/>
            <w:bottom w:val="none" w:sz="0" w:space="0" w:color="auto"/>
            <w:right w:val="none" w:sz="0" w:space="0" w:color="auto"/>
          </w:divBdr>
        </w:div>
        <w:div w:id="991563265">
          <w:marLeft w:val="1440"/>
          <w:marRight w:val="0"/>
          <w:marTop w:val="0"/>
          <w:marBottom w:val="0"/>
          <w:divBdr>
            <w:top w:val="none" w:sz="0" w:space="0" w:color="auto"/>
            <w:left w:val="none" w:sz="0" w:space="0" w:color="auto"/>
            <w:bottom w:val="none" w:sz="0" w:space="0" w:color="auto"/>
            <w:right w:val="none" w:sz="0" w:space="0" w:color="auto"/>
          </w:divBdr>
        </w:div>
        <w:div w:id="1407189472">
          <w:marLeft w:val="1440"/>
          <w:marRight w:val="0"/>
          <w:marTop w:val="0"/>
          <w:marBottom w:val="0"/>
          <w:divBdr>
            <w:top w:val="none" w:sz="0" w:space="0" w:color="auto"/>
            <w:left w:val="none" w:sz="0" w:space="0" w:color="auto"/>
            <w:bottom w:val="none" w:sz="0" w:space="0" w:color="auto"/>
            <w:right w:val="none" w:sz="0" w:space="0" w:color="auto"/>
          </w:divBdr>
        </w:div>
        <w:div w:id="1557206108">
          <w:marLeft w:val="2880"/>
          <w:marRight w:val="0"/>
          <w:marTop w:val="0"/>
          <w:marBottom w:val="0"/>
          <w:divBdr>
            <w:top w:val="none" w:sz="0" w:space="0" w:color="auto"/>
            <w:left w:val="none" w:sz="0" w:space="0" w:color="auto"/>
            <w:bottom w:val="none" w:sz="0" w:space="0" w:color="auto"/>
            <w:right w:val="none" w:sz="0" w:space="0" w:color="auto"/>
          </w:divBdr>
        </w:div>
        <w:div w:id="1910268674">
          <w:marLeft w:val="2160"/>
          <w:marRight w:val="0"/>
          <w:marTop w:val="0"/>
          <w:marBottom w:val="0"/>
          <w:divBdr>
            <w:top w:val="none" w:sz="0" w:space="0" w:color="auto"/>
            <w:left w:val="none" w:sz="0" w:space="0" w:color="auto"/>
            <w:bottom w:val="none" w:sz="0" w:space="0" w:color="auto"/>
            <w:right w:val="none" w:sz="0" w:space="0" w:color="auto"/>
          </w:divBdr>
        </w:div>
      </w:divsChild>
    </w:div>
    <w:div w:id="573590759">
      <w:bodyDiv w:val="1"/>
      <w:marLeft w:val="0"/>
      <w:marRight w:val="0"/>
      <w:marTop w:val="0"/>
      <w:marBottom w:val="0"/>
      <w:divBdr>
        <w:top w:val="none" w:sz="0" w:space="0" w:color="auto"/>
        <w:left w:val="none" w:sz="0" w:space="0" w:color="auto"/>
        <w:bottom w:val="none" w:sz="0" w:space="0" w:color="auto"/>
        <w:right w:val="none" w:sz="0" w:space="0" w:color="auto"/>
      </w:divBdr>
      <w:divsChild>
        <w:div w:id="434133297">
          <w:marLeft w:val="547"/>
          <w:marRight w:val="0"/>
          <w:marTop w:val="154"/>
          <w:marBottom w:val="0"/>
          <w:divBdr>
            <w:top w:val="none" w:sz="0" w:space="0" w:color="auto"/>
            <w:left w:val="none" w:sz="0" w:space="0" w:color="auto"/>
            <w:bottom w:val="none" w:sz="0" w:space="0" w:color="auto"/>
            <w:right w:val="none" w:sz="0" w:space="0" w:color="auto"/>
          </w:divBdr>
        </w:div>
        <w:div w:id="1483540575">
          <w:marLeft w:val="547"/>
          <w:marRight w:val="0"/>
          <w:marTop w:val="154"/>
          <w:marBottom w:val="0"/>
          <w:divBdr>
            <w:top w:val="none" w:sz="0" w:space="0" w:color="auto"/>
            <w:left w:val="none" w:sz="0" w:space="0" w:color="auto"/>
            <w:bottom w:val="none" w:sz="0" w:space="0" w:color="auto"/>
            <w:right w:val="none" w:sz="0" w:space="0" w:color="auto"/>
          </w:divBdr>
        </w:div>
        <w:div w:id="1555389925">
          <w:marLeft w:val="1166"/>
          <w:marRight w:val="0"/>
          <w:marTop w:val="139"/>
          <w:marBottom w:val="0"/>
          <w:divBdr>
            <w:top w:val="none" w:sz="0" w:space="0" w:color="auto"/>
            <w:left w:val="none" w:sz="0" w:space="0" w:color="auto"/>
            <w:bottom w:val="none" w:sz="0" w:space="0" w:color="auto"/>
            <w:right w:val="none" w:sz="0" w:space="0" w:color="auto"/>
          </w:divBdr>
        </w:div>
        <w:div w:id="1703362801">
          <w:marLeft w:val="1800"/>
          <w:marRight w:val="0"/>
          <w:marTop w:val="120"/>
          <w:marBottom w:val="0"/>
          <w:divBdr>
            <w:top w:val="none" w:sz="0" w:space="0" w:color="auto"/>
            <w:left w:val="none" w:sz="0" w:space="0" w:color="auto"/>
            <w:bottom w:val="none" w:sz="0" w:space="0" w:color="auto"/>
            <w:right w:val="none" w:sz="0" w:space="0" w:color="auto"/>
          </w:divBdr>
        </w:div>
        <w:div w:id="1924757927">
          <w:marLeft w:val="1166"/>
          <w:marRight w:val="0"/>
          <w:marTop w:val="139"/>
          <w:marBottom w:val="0"/>
          <w:divBdr>
            <w:top w:val="none" w:sz="0" w:space="0" w:color="auto"/>
            <w:left w:val="none" w:sz="0" w:space="0" w:color="auto"/>
            <w:bottom w:val="none" w:sz="0" w:space="0" w:color="auto"/>
            <w:right w:val="none" w:sz="0" w:space="0" w:color="auto"/>
          </w:divBdr>
        </w:div>
      </w:divsChild>
    </w:div>
    <w:div w:id="573777357">
      <w:bodyDiv w:val="1"/>
      <w:marLeft w:val="0"/>
      <w:marRight w:val="0"/>
      <w:marTop w:val="0"/>
      <w:marBottom w:val="0"/>
      <w:divBdr>
        <w:top w:val="none" w:sz="0" w:space="0" w:color="auto"/>
        <w:left w:val="none" w:sz="0" w:space="0" w:color="auto"/>
        <w:bottom w:val="none" w:sz="0" w:space="0" w:color="auto"/>
        <w:right w:val="none" w:sz="0" w:space="0" w:color="auto"/>
      </w:divBdr>
    </w:div>
    <w:div w:id="575091111">
      <w:bodyDiv w:val="1"/>
      <w:marLeft w:val="0"/>
      <w:marRight w:val="0"/>
      <w:marTop w:val="0"/>
      <w:marBottom w:val="0"/>
      <w:divBdr>
        <w:top w:val="none" w:sz="0" w:space="0" w:color="auto"/>
        <w:left w:val="none" w:sz="0" w:space="0" w:color="auto"/>
        <w:bottom w:val="none" w:sz="0" w:space="0" w:color="auto"/>
        <w:right w:val="none" w:sz="0" w:space="0" w:color="auto"/>
      </w:divBdr>
    </w:div>
    <w:div w:id="575631004">
      <w:bodyDiv w:val="1"/>
      <w:marLeft w:val="0"/>
      <w:marRight w:val="0"/>
      <w:marTop w:val="0"/>
      <w:marBottom w:val="0"/>
      <w:divBdr>
        <w:top w:val="none" w:sz="0" w:space="0" w:color="auto"/>
        <w:left w:val="none" w:sz="0" w:space="0" w:color="auto"/>
        <w:bottom w:val="none" w:sz="0" w:space="0" w:color="auto"/>
        <w:right w:val="none" w:sz="0" w:space="0" w:color="auto"/>
      </w:divBdr>
    </w:div>
    <w:div w:id="575751665">
      <w:bodyDiv w:val="1"/>
      <w:marLeft w:val="0"/>
      <w:marRight w:val="0"/>
      <w:marTop w:val="0"/>
      <w:marBottom w:val="0"/>
      <w:divBdr>
        <w:top w:val="none" w:sz="0" w:space="0" w:color="auto"/>
        <w:left w:val="none" w:sz="0" w:space="0" w:color="auto"/>
        <w:bottom w:val="none" w:sz="0" w:space="0" w:color="auto"/>
        <w:right w:val="none" w:sz="0" w:space="0" w:color="auto"/>
      </w:divBdr>
    </w:div>
    <w:div w:id="575821253">
      <w:bodyDiv w:val="1"/>
      <w:marLeft w:val="0"/>
      <w:marRight w:val="0"/>
      <w:marTop w:val="0"/>
      <w:marBottom w:val="0"/>
      <w:divBdr>
        <w:top w:val="none" w:sz="0" w:space="0" w:color="auto"/>
        <w:left w:val="none" w:sz="0" w:space="0" w:color="auto"/>
        <w:bottom w:val="none" w:sz="0" w:space="0" w:color="auto"/>
        <w:right w:val="none" w:sz="0" w:space="0" w:color="auto"/>
      </w:divBdr>
    </w:div>
    <w:div w:id="577859795">
      <w:bodyDiv w:val="1"/>
      <w:marLeft w:val="0"/>
      <w:marRight w:val="0"/>
      <w:marTop w:val="0"/>
      <w:marBottom w:val="0"/>
      <w:divBdr>
        <w:top w:val="none" w:sz="0" w:space="0" w:color="auto"/>
        <w:left w:val="none" w:sz="0" w:space="0" w:color="auto"/>
        <w:bottom w:val="none" w:sz="0" w:space="0" w:color="auto"/>
        <w:right w:val="none" w:sz="0" w:space="0" w:color="auto"/>
      </w:divBdr>
      <w:divsChild>
        <w:div w:id="957025465">
          <w:marLeft w:val="0"/>
          <w:marRight w:val="0"/>
          <w:marTop w:val="0"/>
          <w:marBottom w:val="0"/>
          <w:divBdr>
            <w:top w:val="none" w:sz="0" w:space="0" w:color="auto"/>
            <w:left w:val="none" w:sz="0" w:space="0" w:color="auto"/>
            <w:bottom w:val="none" w:sz="0" w:space="0" w:color="auto"/>
            <w:right w:val="none" w:sz="0" w:space="0" w:color="auto"/>
          </w:divBdr>
        </w:div>
      </w:divsChild>
    </w:div>
    <w:div w:id="578565337">
      <w:bodyDiv w:val="1"/>
      <w:marLeft w:val="0"/>
      <w:marRight w:val="0"/>
      <w:marTop w:val="0"/>
      <w:marBottom w:val="0"/>
      <w:divBdr>
        <w:top w:val="none" w:sz="0" w:space="0" w:color="auto"/>
        <w:left w:val="none" w:sz="0" w:space="0" w:color="auto"/>
        <w:bottom w:val="none" w:sz="0" w:space="0" w:color="auto"/>
        <w:right w:val="none" w:sz="0" w:space="0" w:color="auto"/>
      </w:divBdr>
    </w:div>
    <w:div w:id="579561412">
      <w:bodyDiv w:val="1"/>
      <w:marLeft w:val="0"/>
      <w:marRight w:val="0"/>
      <w:marTop w:val="0"/>
      <w:marBottom w:val="0"/>
      <w:divBdr>
        <w:top w:val="none" w:sz="0" w:space="0" w:color="auto"/>
        <w:left w:val="none" w:sz="0" w:space="0" w:color="auto"/>
        <w:bottom w:val="none" w:sz="0" w:space="0" w:color="auto"/>
        <w:right w:val="none" w:sz="0" w:space="0" w:color="auto"/>
      </w:divBdr>
    </w:div>
    <w:div w:id="579871751">
      <w:bodyDiv w:val="1"/>
      <w:marLeft w:val="0"/>
      <w:marRight w:val="0"/>
      <w:marTop w:val="0"/>
      <w:marBottom w:val="0"/>
      <w:divBdr>
        <w:top w:val="none" w:sz="0" w:space="0" w:color="auto"/>
        <w:left w:val="none" w:sz="0" w:space="0" w:color="auto"/>
        <w:bottom w:val="none" w:sz="0" w:space="0" w:color="auto"/>
        <w:right w:val="none" w:sz="0" w:space="0" w:color="auto"/>
      </w:divBdr>
    </w:div>
    <w:div w:id="580024284">
      <w:bodyDiv w:val="1"/>
      <w:marLeft w:val="0"/>
      <w:marRight w:val="0"/>
      <w:marTop w:val="0"/>
      <w:marBottom w:val="0"/>
      <w:divBdr>
        <w:top w:val="none" w:sz="0" w:space="0" w:color="auto"/>
        <w:left w:val="none" w:sz="0" w:space="0" w:color="auto"/>
        <w:bottom w:val="none" w:sz="0" w:space="0" w:color="auto"/>
        <w:right w:val="none" w:sz="0" w:space="0" w:color="auto"/>
      </w:divBdr>
    </w:div>
    <w:div w:id="580219247">
      <w:bodyDiv w:val="1"/>
      <w:marLeft w:val="0"/>
      <w:marRight w:val="0"/>
      <w:marTop w:val="0"/>
      <w:marBottom w:val="0"/>
      <w:divBdr>
        <w:top w:val="none" w:sz="0" w:space="0" w:color="auto"/>
        <w:left w:val="none" w:sz="0" w:space="0" w:color="auto"/>
        <w:bottom w:val="none" w:sz="0" w:space="0" w:color="auto"/>
        <w:right w:val="none" w:sz="0" w:space="0" w:color="auto"/>
      </w:divBdr>
      <w:divsChild>
        <w:div w:id="203294181">
          <w:marLeft w:val="0"/>
          <w:marRight w:val="0"/>
          <w:marTop w:val="0"/>
          <w:marBottom w:val="0"/>
          <w:divBdr>
            <w:top w:val="none" w:sz="0" w:space="0" w:color="auto"/>
            <w:left w:val="none" w:sz="0" w:space="0" w:color="auto"/>
            <w:bottom w:val="none" w:sz="0" w:space="0" w:color="auto"/>
            <w:right w:val="none" w:sz="0" w:space="0" w:color="auto"/>
          </w:divBdr>
          <w:divsChild>
            <w:div w:id="1555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99546">
      <w:bodyDiv w:val="1"/>
      <w:marLeft w:val="0"/>
      <w:marRight w:val="0"/>
      <w:marTop w:val="0"/>
      <w:marBottom w:val="0"/>
      <w:divBdr>
        <w:top w:val="none" w:sz="0" w:space="0" w:color="auto"/>
        <w:left w:val="none" w:sz="0" w:space="0" w:color="auto"/>
        <w:bottom w:val="none" w:sz="0" w:space="0" w:color="auto"/>
        <w:right w:val="none" w:sz="0" w:space="0" w:color="auto"/>
      </w:divBdr>
    </w:div>
    <w:div w:id="580606473">
      <w:bodyDiv w:val="1"/>
      <w:marLeft w:val="0"/>
      <w:marRight w:val="0"/>
      <w:marTop w:val="0"/>
      <w:marBottom w:val="0"/>
      <w:divBdr>
        <w:top w:val="none" w:sz="0" w:space="0" w:color="auto"/>
        <w:left w:val="none" w:sz="0" w:space="0" w:color="auto"/>
        <w:bottom w:val="none" w:sz="0" w:space="0" w:color="auto"/>
        <w:right w:val="none" w:sz="0" w:space="0" w:color="auto"/>
      </w:divBdr>
      <w:divsChild>
        <w:div w:id="165630272">
          <w:marLeft w:val="1800"/>
          <w:marRight w:val="0"/>
          <w:marTop w:val="115"/>
          <w:marBottom w:val="0"/>
          <w:divBdr>
            <w:top w:val="none" w:sz="0" w:space="0" w:color="auto"/>
            <w:left w:val="none" w:sz="0" w:space="0" w:color="auto"/>
            <w:bottom w:val="none" w:sz="0" w:space="0" w:color="auto"/>
            <w:right w:val="none" w:sz="0" w:space="0" w:color="auto"/>
          </w:divBdr>
        </w:div>
        <w:div w:id="386732873">
          <w:marLeft w:val="547"/>
          <w:marRight w:val="0"/>
          <w:marTop w:val="154"/>
          <w:marBottom w:val="0"/>
          <w:divBdr>
            <w:top w:val="none" w:sz="0" w:space="0" w:color="auto"/>
            <w:left w:val="none" w:sz="0" w:space="0" w:color="auto"/>
            <w:bottom w:val="none" w:sz="0" w:space="0" w:color="auto"/>
            <w:right w:val="none" w:sz="0" w:space="0" w:color="auto"/>
          </w:divBdr>
        </w:div>
        <w:div w:id="475728679">
          <w:marLeft w:val="1800"/>
          <w:marRight w:val="0"/>
          <w:marTop w:val="96"/>
          <w:marBottom w:val="0"/>
          <w:divBdr>
            <w:top w:val="none" w:sz="0" w:space="0" w:color="auto"/>
            <w:left w:val="none" w:sz="0" w:space="0" w:color="auto"/>
            <w:bottom w:val="none" w:sz="0" w:space="0" w:color="auto"/>
            <w:right w:val="none" w:sz="0" w:space="0" w:color="auto"/>
          </w:divBdr>
        </w:div>
        <w:div w:id="588974430">
          <w:marLeft w:val="1166"/>
          <w:marRight w:val="0"/>
          <w:marTop w:val="134"/>
          <w:marBottom w:val="0"/>
          <w:divBdr>
            <w:top w:val="none" w:sz="0" w:space="0" w:color="auto"/>
            <w:left w:val="none" w:sz="0" w:space="0" w:color="auto"/>
            <w:bottom w:val="none" w:sz="0" w:space="0" w:color="auto"/>
            <w:right w:val="none" w:sz="0" w:space="0" w:color="auto"/>
          </w:divBdr>
        </w:div>
        <w:div w:id="1145857039">
          <w:marLeft w:val="1166"/>
          <w:marRight w:val="0"/>
          <w:marTop w:val="134"/>
          <w:marBottom w:val="0"/>
          <w:divBdr>
            <w:top w:val="none" w:sz="0" w:space="0" w:color="auto"/>
            <w:left w:val="none" w:sz="0" w:space="0" w:color="auto"/>
            <w:bottom w:val="none" w:sz="0" w:space="0" w:color="auto"/>
            <w:right w:val="none" w:sz="0" w:space="0" w:color="auto"/>
          </w:divBdr>
        </w:div>
        <w:div w:id="1269629118">
          <w:marLeft w:val="1166"/>
          <w:marRight w:val="0"/>
          <w:marTop w:val="134"/>
          <w:marBottom w:val="0"/>
          <w:divBdr>
            <w:top w:val="none" w:sz="0" w:space="0" w:color="auto"/>
            <w:left w:val="none" w:sz="0" w:space="0" w:color="auto"/>
            <w:bottom w:val="none" w:sz="0" w:space="0" w:color="auto"/>
            <w:right w:val="none" w:sz="0" w:space="0" w:color="auto"/>
          </w:divBdr>
        </w:div>
        <w:div w:id="1568295351">
          <w:marLeft w:val="1800"/>
          <w:marRight w:val="0"/>
          <w:marTop w:val="115"/>
          <w:marBottom w:val="0"/>
          <w:divBdr>
            <w:top w:val="none" w:sz="0" w:space="0" w:color="auto"/>
            <w:left w:val="none" w:sz="0" w:space="0" w:color="auto"/>
            <w:bottom w:val="none" w:sz="0" w:space="0" w:color="auto"/>
            <w:right w:val="none" w:sz="0" w:space="0" w:color="auto"/>
          </w:divBdr>
        </w:div>
        <w:div w:id="1574699154">
          <w:marLeft w:val="1166"/>
          <w:marRight w:val="0"/>
          <w:marTop w:val="134"/>
          <w:marBottom w:val="0"/>
          <w:divBdr>
            <w:top w:val="none" w:sz="0" w:space="0" w:color="auto"/>
            <w:left w:val="none" w:sz="0" w:space="0" w:color="auto"/>
            <w:bottom w:val="none" w:sz="0" w:space="0" w:color="auto"/>
            <w:right w:val="none" w:sz="0" w:space="0" w:color="auto"/>
          </w:divBdr>
        </w:div>
      </w:divsChild>
    </w:div>
    <w:div w:id="580791930">
      <w:bodyDiv w:val="1"/>
      <w:marLeft w:val="0"/>
      <w:marRight w:val="0"/>
      <w:marTop w:val="0"/>
      <w:marBottom w:val="0"/>
      <w:divBdr>
        <w:top w:val="none" w:sz="0" w:space="0" w:color="auto"/>
        <w:left w:val="none" w:sz="0" w:space="0" w:color="auto"/>
        <w:bottom w:val="none" w:sz="0" w:space="0" w:color="auto"/>
        <w:right w:val="none" w:sz="0" w:space="0" w:color="auto"/>
      </w:divBdr>
    </w:div>
    <w:div w:id="580919143">
      <w:bodyDiv w:val="1"/>
      <w:marLeft w:val="0"/>
      <w:marRight w:val="0"/>
      <w:marTop w:val="0"/>
      <w:marBottom w:val="0"/>
      <w:divBdr>
        <w:top w:val="none" w:sz="0" w:space="0" w:color="auto"/>
        <w:left w:val="none" w:sz="0" w:space="0" w:color="auto"/>
        <w:bottom w:val="none" w:sz="0" w:space="0" w:color="auto"/>
        <w:right w:val="none" w:sz="0" w:space="0" w:color="auto"/>
      </w:divBdr>
      <w:divsChild>
        <w:div w:id="965742935">
          <w:marLeft w:val="1080"/>
          <w:marRight w:val="0"/>
          <w:marTop w:val="100"/>
          <w:marBottom w:val="0"/>
          <w:divBdr>
            <w:top w:val="none" w:sz="0" w:space="0" w:color="auto"/>
            <w:left w:val="none" w:sz="0" w:space="0" w:color="auto"/>
            <w:bottom w:val="none" w:sz="0" w:space="0" w:color="auto"/>
            <w:right w:val="none" w:sz="0" w:space="0" w:color="auto"/>
          </w:divBdr>
        </w:div>
        <w:div w:id="1179926021">
          <w:marLeft w:val="1080"/>
          <w:marRight w:val="0"/>
          <w:marTop w:val="100"/>
          <w:marBottom w:val="0"/>
          <w:divBdr>
            <w:top w:val="none" w:sz="0" w:space="0" w:color="auto"/>
            <w:left w:val="none" w:sz="0" w:space="0" w:color="auto"/>
            <w:bottom w:val="none" w:sz="0" w:space="0" w:color="auto"/>
            <w:right w:val="none" w:sz="0" w:space="0" w:color="auto"/>
          </w:divBdr>
        </w:div>
        <w:div w:id="1349675694">
          <w:marLeft w:val="360"/>
          <w:marRight w:val="0"/>
          <w:marTop w:val="200"/>
          <w:marBottom w:val="0"/>
          <w:divBdr>
            <w:top w:val="none" w:sz="0" w:space="0" w:color="auto"/>
            <w:left w:val="none" w:sz="0" w:space="0" w:color="auto"/>
            <w:bottom w:val="none" w:sz="0" w:space="0" w:color="auto"/>
            <w:right w:val="none" w:sz="0" w:space="0" w:color="auto"/>
          </w:divBdr>
        </w:div>
        <w:div w:id="1358384725">
          <w:marLeft w:val="1800"/>
          <w:marRight w:val="0"/>
          <w:marTop w:val="100"/>
          <w:marBottom w:val="0"/>
          <w:divBdr>
            <w:top w:val="none" w:sz="0" w:space="0" w:color="auto"/>
            <w:left w:val="none" w:sz="0" w:space="0" w:color="auto"/>
            <w:bottom w:val="none" w:sz="0" w:space="0" w:color="auto"/>
            <w:right w:val="none" w:sz="0" w:space="0" w:color="auto"/>
          </w:divBdr>
        </w:div>
        <w:div w:id="1703434654">
          <w:marLeft w:val="1800"/>
          <w:marRight w:val="0"/>
          <w:marTop w:val="100"/>
          <w:marBottom w:val="0"/>
          <w:divBdr>
            <w:top w:val="none" w:sz="0" w:space="0" w:color="auto"/>
            <w:left w:val="none" w:sz="0" w:space="0" w:color="auto"/>
            <w:bottom w:val="none" w:sz="0" w:space="0" w:color="auto"/>
            <w:right w:val="none" w:sz="0" w:space="0" w:color="auto"/>
          </w:divBdr>
        </w:div>
        <w:div w:id="1747460364">
          <w:marLeft w:val="1800"/>
          <w:marRight w:val="0"/>
          <w:marTop w:val="100"/>
          <w:marBottom w:val="0"/>
          <w:divBdr>
            <w:top w:val="none" w:sz="0" w:space="0" w:color="auto"/>
            <w:left w:val="none" w:sz="0" w:space="0" w:color="auto"/>
            <w:bottom w:val="none" w:sz="0" w:space="0" w:color="auto"/>
            <w:right w:val="none" w:sz="0" w:space="0" w:color="auto"/>
          </w:divBdr>
        </w:div>
      </w:divsChild>
    </w:div>
    <w:div w:id="581184623">
      <w:bodyDiv w:val="1"/>
      <w:marLeft w:val="0"/>
      <w:marRight w:val="0"/>
      <w:marTop w:val="0"/>
      <w:marBottom w:val="0"/>
      <w:divBdr>
        <w:top w:val="none" w:sz="0" w:space="0" w:color="auto"/>
        <w:left w:val="none" w:sz="0" w:space="0" w:color="auto"/>
        <w:bottom w:val="none" w:sz="0" w:space="0" w:color="auto"/>
        <w:right w:val="none" w:sz="0" w:space="0" w:color="auto"/>
      </w:divBdr>
    </w:div>
    <w:div w:id="581566645">
      <w:bodyDiv w:val="1"/>
      <w:marLeft w:val="0"/>
      <w:marRight w:val="0"/>
      <w:marTop w:val="0"/>
      <w:marBottom w:val="0"/>
      <w:divBdr>
        <w:top w:val="none" w:sz="0" w:space="0" w:color="auto"/>
        <w:left w:val="none" w:sz="0" w:space="0" w:color="auto"/>
        <w:bottom w:val="none" w:sz="0" w:space="0" w:color="auto"/>
        <w:right w:val="none" w:sz="0" w:space="0" w:color="auto"/>
      </w:divBdr>
    </w:div>
    <w:div w:id="581834791">
      <w:bodyDiv w:val="1"/>
      <w:marLeft w:val="0"/>
      <w:marRight w:val="0"/>
      <w:marTop w:val="0"/>
      <w:marBottom w:val="0"/>
      <w:divBdr>
        <w:top w:val="none" w:sz="0" w:space="0" w:color="auto"/>
        <w:left w:val="none" w:sz="0" w:space="0" w:color="auto"/>
        <w:bottom w:val="none" w:sz="0" w:space="0" w:color="auto"/>
        <w:right w:val="none" w:sz="0" w:space="0" w:color="auto"/>
      </w:divBdr>
    </w:div>
    <w:div w:id="582106053">
      <w:bodyDiv w:val="1"/>
      <w:marLeft w:val="0"/>
      <w:marRight w:val="0"/>
      <w:marTop w:val="0"/>
      <w:marBottom w:val="0"/>
      <w:divBdr>
        <w:top w:val="none" w:sz="0" w:space="0" w:color="auto"/>
        <w:left w:val="none" w:sz="0" w:space="0" w:color="auto"/>
        <w:bottom w:val="none" w:sz="0" w:space="0" w:color="auto"/>
        <w:right w:val="none" w:sz="0" w:space="0" w:color="auto"/>
      </w:divBdr>
    </w:div>
    <w:div w:id="582879445">
      <w:bodyDiv w:val="1"/>
      <w:marLeft w:val="0"/>
      <w:marRight w:val="0"/>
      <w:marTop w:val="0"/>
      <w:marBottom w:val="0"/>
      <w:divBdr>
        <w:top w:val="none" w:sz="0" w:space="0" w:color="auto"/>
        <w:left w:val="none" w:sz="0" w:space="0" w:color="auto"/>
        <w:bottom w:val="none" w:sz="0" w:space="0" w:color="auto"/>
        <w:right w:val="none" w:sz="0" w:space="0" w:color="auto"/>
      </w:divBdr>
    </w:div>
    <w:div w:id="583101619">
      <w:bodyDiv w:val="1"/>
      <w:marLeft w:val="0"/>
      <w:marRight w:val="0"/>
      <w:marTop w:val="0"/>
      <w:marBottom w:val="0"/>
      <w:divBdr>
        <w:top w:val="none" w:sz="0" w:space="0" w:color="auto"/>
        <w:left w:val="none" w:sz="0" w:space="0" w:color="auto"/>
        <w:bottom w:val="none" w:sz="0" w:space="0" w:color="auto"/>
        <w:right w:val="none" w:sz="0" w:space="0" w:color="auto"/>
      </w:divBdr>
    </w:div>
    <w:div w:id="585381467">
      <w:bodyDiv w:val="1"/>
      <w:marLeft w:val="0"/>
      <w:marRight w:val="0"/>
      <w:marTop w:val="0"/>
      <w:marBottom w:val="0"/>
      <w:divBdr>
        <w:top w:val="none" w:sz="0" w:space="0" w:color="auto"/>
        <w:left w:val="none" w:sz="0" w:space="0" w:color="auto"/>
        <w:bottom w:val="none" w:sz="0" w:space="0" w:color="auto"/>
        <w:right w:val="none" w:sz="0" w:space="0" w:color="auto"/>
      </w:divBdr>
      <w:divsChild>
        <w:div w:id="412431345">
          <w:marLeft w:val="1166"/>
          <w:marRight w:val="0"/>
          <w:marTop w:val="96"/>
          <w:marBottom w:val="0"/>
          <w:divBdr>
            <w:top w:val="none" w:sz="0" w:space="0" w:color="auto"/>
            <w:left w:val="none" w:sz="0" w:space="0" w:color="auto"/>
            <w:bottom w:val="none" w:sz="0" w:space="0" w:color="auto"/>
            <w:right w:val="none" w:sz="0" w:space="0" w:color="auto"/>
          </w:divBdr>
        </w:div>
        <w:div w:id="511384122">
          <w:marLeft w:val="1800"/>
          <w:marRight w:val="0"/>
          <w:marTop w:val="86"/>
          <w:marBottom w:val="0"/>
          <w:divBdr>
            <w:top w:val="none" w:sz="0" w:space="0" w:color="auto"/>
            <w:left w:val="none" w:sz="0" w:space="0" w:color="auto"/>
            <w:bottom w:val="none" w:sz="0" w:space="0" w:color="auto"/>
            <w:right w:val="none" w:sz="0" w:space="0" w:color="auto"/>
          </w:divBdr>
        </w:div>
        <w:div w:id="738357680">
          <w:marLeft w:val="547"/>
          <w:marRight w:val="0"/>
          <w:marTop w:val="106"/>
          <w:marBottom w:val="0"/>
          <w:divBdr>
            <w:top w:val="none" w:sz="0" w:space="0" w:color="auto"/>
            <w:left w:val="none" w:sz="0" w:space="0" w:color="auto"/>
            <w:bottom w:val="none" w:sz="0" w:space="0" w:color="auto"/>
            <w:right w:val="none" w:sz="0" w:space="0" w:color="auto"/>
          </w:divBdr>
        </w:div>
        <w:div w:id="776873903">
          <w:marLeft w:val="1166"/>
          <w:marRight w:val="0"/>
          <w:marTop w:val="96"/>
          <w:marBottom w:val="0"/>
          <w:divBdr>
            <w:top w:val="none" w:sz="0" w:space="0" w:color="auto"/>
            <w:left w:val="none" w:sz="0" w:space="0" w:color="auto"/>
            <w:bottom w:val="none" w:sz="0" w:space="0" w:color="auto"/>
            <w:right w:val="none" w:sz="0" w:space="0" w:color="auto"/>
          </w:divBdr>
        </w:div>
        <w:div w:id="1178889689">
          <w:marLeft w:val="547"/>
          <w:marRight w:val="0"/>
          <w:marTop w:val="106"/>
          <w:marBottom w:val="0"/>
          <w:divBdr>
            <w:top w:val="none" w:sz="0" w:space="0" w:color="auto"/>
            <w:left w:val="none" w:sz="0" w:space="0" w:color="auto"/>
            <w:bottom w:val="none" w:sz="0" w:space="0" w:color="auto"/>
            <w:right w:val="none" w:sz="0" w:space="0" w:color="auto"/>
          </w:divBdr>
        </w:div>
        <w:div w:id="1308559420">
          <w:marLeft w:val="1166"/>
          <w:marRight w:val="0"/>
          <w:marTop w:val="96"/>
          <w:marBottom w:val="0"/>
          <w:divBdr>
            <w:top w:val="none" w:sz="0" w:space="0" w:color="auto"/>
            <w:left w:val="none" w:sz="0" w:space="0" w:color="auto"/>
            <w:bottom w:val="none" w:sz="0" w:space="0" w:color="auto"/>
            <w:right w:val="none" w:sz="0" w:space="0" w:color="auto"/>
          </w:divBdr>
        </w:div>
        <w:div w:id="2074232077">
          <w:marLeft w:val="1166"/>
          <w:marRight w:val="0"/>
          <w:marTop w:val="96"/>
          <w:marBottom w:val="0"/>
          <w:divBdr>
            <w:top w:val="none" w:sz="0" w:space="0" w:color="auto"/>
            <w:left w:val="none" w:sz="0" w:space="0" w:color="auto"/>
            <w:bottom w:val="none" w:sz="0" w:space="0" w:color="auto"/>
            <w:right w:val="none" w:sz="0" w:space="0" w:color="auto"/>
          </w:divBdr>
        </w:div>
      </w:divsChild>
    </w:div>
    <w:div w:id="586041061">
      <w:bodyDiv w:val="1"/>
      <w:marLeft w:val="0"/>
      <w:marRight w:val="0"/>
      <w:marTop w:val="0"/>
      <w:marBottom w:val="0"/>
      <w:divBdr>
        <w:top w:val="none" w:sz="0" w:space="0" w:color="auto"/>
        <w:left w:val="none" w:sz="0" w:space="0" w:color="auto"/>
        <w:bottom w:val="none" w:sz="0" w:space="0" w:color="auto"/>
        <w:right w:val="none" w:sz="0" w:space="0" w:color="auto"/>
      </w:divBdr>
    </w:div>
    <w:div w:id="586957700">
      <w:bodyDiv w:val="1"/>
      <w:marLeft w:val="0"/>
      <w:marRight w:val="0"/>
      <w:marTop w:val="0"/>
      <w:marBottom w:val="0"/>
      <w:divBdr>
        <w:top w:val="none" w:sz="0" w:space="0" w:color="auto"/>
        <w:left w:val="none" w:sz="0" w:space="0" w:color="auto"/>
        <w:bottom w:val="none" w:sz="0" w:space="0" w:color="auto"/>
        <w:right w:val="none" w:sz="0" w:space="0" w:color="auto"/>
      </w:divBdr>
    </w:div>
    <w:div w:id="587159174">
      <w:bodyDiv w:val="1"/>
      <w:marLeft w:val="0"/>
      <w:marRight w:val="0"/>
      <w:marTop w:val="0"/>
      <w:marBottom w:val="0"/>
      <w:divBdr>
        <w:top w:val="none" w:sz="0" w:space="0" w:color="auto"/>
        <w:left w:val="none" w:sz="0" w:space="0" w:color="auto"/>
        <w:bottom w:val="none" w:sz="0" w:space="0" w:color="auto"/>
        <w:right w:val="none" w:sz="0" w:space="0" w:color="auto"/>
      </w:divBdr>
    </w:div>
    <w:div w:id="587620719">
      <w:bodyDiv w:val="1"/>
      <w:marLeft w:val="0"/>
      <w:marRight w:val="0"/>
      <w:marTop w:val="0"/>
      <w:marBottom w:val="0"/>
      <w:divBdr>
        <w:top w:val="none" w:sz="0" w:space="0" w:color="auto"/>
        <w:left w:val="none" w:sz="0" w:space="0" w:color="auto"/>
        <w:bottom w:val="none" w:sz="0" w:space="0" w:color="auto"/>
        <w:right w:val="none" w:sz="0" w:space="0" w:color="auto"/>
      </w:divBdr>
    </w:div>
    <w:div w:id="587734656">
      <w:bodyDiv w:val="1"/>
      <w:marLeft w:val="0"/>
      <w:marRight w:val="0"/>
      <w:marTop w:val="0"/>
      <w:marBottom w:val="0"/>
      <w:divBdr>
        <w:top w:val="none" w:sz="0" w:space="0" w:color="auto"/>
        <w:left w:val="none" w:sz="0" w:space="0" w:color="auto"/>
        <w:bottom w:val="none" w:sz="0" w:space="0" w:color="auto"/>
        <w:right w:val="none" w:sz="0" w:space="0" w:color="auto"/>
      </w:divBdr>
    </w:div>
    <w:div w:id="588000685">
      <w:bodyDiv w:val="1"/>
      <w:marLeft w:val="0"/>
      <w:marRight w:val="0"/>
      <w:marTop w:val="0"/>
      <w:marBottom w:val="0"/>
      <w:divBdr>
        <w:top w:val="none" w:sz="0" w:space="0" w:color="auto"/>
        <w:left w:val="none" w:sz="0" w:space="0" w:color="auto"/>
        <w:bottom w:val="none" w:sz="0" w:space="0" w:color="auto"/>
        <w:right w:val="none" w:sz="0" w:space="0" w:color="auto"/>
      </w:divBdr>
      <w:divsChild>
        <w:div w:id="55126997">
          <w:marLeft w:val="1800"/>
          <w:marRight w:val="0"/>
          <w:marTop w:val="86"/>
          <w:marBottom w:val="0"/>
          <w:divBdr>
            <w:top w:val="none" w:sz="0" w:space="0" w:color="auto"/>
            <w:left w:val="none" w:sz="0" w:space="0" w:color="auto"/>
            <w:bottom w:val="none" w:sz="0" w:space="0" w:color="auto"/>
            <w:right w:val="none" w:sz="0" w:space="0" w:color="auto"/>
          </w:divBdr>
        </w:div>
        <w:div w:id="226453227">
          <w:marLeft w:val="1800"/>
          <w:marRight w:val="0"/>
          <w:marTop w:val="86"/>
          <w:marBottom w:val="0"/>
          <w:divBdr>
            <w:top w:val="none" w:sz="0" w:space="0" w:color="auto"/>
            <w:left w:val="none" w:sz="0" w:space="0" w:color="auto"/>
            <w:bottom w:val="none" w:sz="0" w:space="0" w:color="auto"/>
            <w:right w:val="none" w:sz="0" w:space="0" w:color="auto"/>
          </w:divBdr>
        </w:div>
        <w:div w:id="478960353">
          <w:marLeft w:val="547"/>
          <w:marRight w:val="0"/>
          <w:marTop w:val="96"/>
          <w:marBottom w:val="0"/>
          <w:divBdr>
            <w:top w:val="none" w:sz="0" w:space="0" w:color="auto"/>
            <w:left w:val="none" w:sz="0" w:space="0" w:color="auto"/>
            <w:bottom w:val="none" w:sz="0" w:space="0" w:color="auto"/>
            <w:right w:val="none" w:sz="0" w:space="0" w:color="auto"/>
          </w:divBdr>
        </w:div>
        <w:div w:id="512426502">
          <w:marLeft w:val="1800"/>
          <w:marRight w:val="0"/>
          <w:marTop w:val="86"/>
          <w:marBottom w:val="0"/>
          <w:divBdr>
            <w:top w:val="none" w:sz="0" w:space="0" w:color="auto"/>
            <w:left w:val="none" w:sz="0" w:space="0" w:color="auto"/>
            <w:bottom w:val="none" w:sz="0" w:space="0" w:color="auto"/>
            <w:right w:val="none" w:sz="0" w:space="0" w:color="auto"/>
          </w:divBdr>
        </w:div>
        <w:div w:id="985472917">
          <w:marLeft w:val="547"/>
          <w:marRight w:val="0"/>
          <w:marTop w:val="96"/>
          <w:marBottom w:val="0"/>
          <w:divBdr>
            <w:top w:val="none" w:sz="0" w:space="0" w:color="auto"/>
            <w:left w:val="none" w:sz="0" w:space="0" w:color="auto"/>
            <w:bottom w:val="none" w:sz="0" w:space="0" w:color="auto"/>
            <w:right w:val="none" w:sz="0" w:space="0" w:color="auto"/>
          </w:divBdr>
        </w:div>
        <w:div w:id="1187402529">
          <w:marLeft w:val="1166"/>
          <w:marRight w:val="0"/>
          <w:marTop w:val="96"/>
          <w:marBottom w:val="0"/>
          <w:divBdr>
            <w:top w:val="none" w:sz="0" w:space="0" w:color="auto"/>
            <w:left w:val="none" w:sz="0" w:space="0" w:color="auto"/>
            <w:bottom w:val="none" w:sz="0" w:space="0" w:color="auto"/>
            <w:right w:val="none" w:sz="0" w:space="0" w:color="auto"/>
          </w:divBdr>
        </w:div>
        <w:div w:id="1346522283">
          <w:marLeft w:val="1800"/>
          <w:marRight w:val="0"/>
          <w:marTop w:val="86"/>
          <w:marBottom w:val="0"/>
          <w:divBdr>
            <w:top w:val="none" w:sz="0" w:space="0" w:color="auto"/>
            <w:left w:val="none" w:sz="0" w:space="0" w:color="auto"/>
            <w:bottom w:val="none" w:sz="0" w:space="0" w:color="auto"/>
            <w:right w:val="none" w:sz="0" w:space="0" w:color="auto"/>
          </w:divBdr>
        </w:div>
        <w:div w:id="1774588651">
          <w:marLeft w:val="1800"/>
          <w:marRight w:val="0"/>
          <w:marTop w:val="86"/>
          <w:marBottom w:val="0"/>
          <w:divBdr>
            <w:top w:val="none" w:sz="0" w:space="0" w:color="auto"/>
            <w:left w:val="none" w:sz="0" w:space="0" w:color="auto"/>
            <w:bottom w:val="none" w:sz="0" w:space="0" w:color="auto"/>
            <w:right w:val="none" w:sz="0" w:space="0" w:color="auto"/>
          </w:divBdr>
        </w:div>
        <w:div w:id="2035186741">
          <w:marLeft w:val="1166"/>
          <w:marRight w:val="0"/>
          <w:marTop w:val="96"/>
          <w:marBottom w:val="0"/>
          <w:divBdr>
            <w:top w:val="none" w:sz="0" w:space="0" w:color="auto"/>
            <w:left w:val="none" w:sz="0" w:space="0" w:color="auto"/>
            <w:bottom w:val="none" w:sz="0" w:space="0" w:color="auto"/>
            <w:right w:val="none" w:sz="0" w:space="0" w:color="auto"/>
          </w:divBdr>
        </w:div>
      </w:divsChild>
    </w:div>
    <w:div w:id="589124639">
      <w:bodyDiv w:val="1"/>
      <w:marLeft w:val="0"/>
      <w:marRight w:val="0"/>
      <w:marTop w:val="0"/>
      <w:marBottom w:val="0"/>
      <w:divBdr>
        <w:top w:val="none" w:sz="0" w:space="0" w:color="auto"/>
        <w:left w:val="none" w:sz="0" w:space="0" w:color="auto"/>
        <w:bottom w:val="none" w:sz="0" w:space="0" w:color="auto"/>
        <w:right w:val="none" w:sz="0" w:space="0" w:color="auto"/>
      </w:divBdr>
    </w:div>
    <w:div w:id="591166276">
      <w:bodyDiv w:val="1"/>
      <w:marLeft w:val="0"/>
      <w:marRight w:val="0"/>
      <w:marTop w:val="0"/>
      <w:marBottom w:val="0"/>
      <w:divBdr>
        <w:top w:val="none" w:sz="0" w:space="0" w:color="auto"/>
        <w:left w:val="none" w:sz="0" w:space="0" w:color="auto"/>
        <w:bottom w:val="none" w:sz="0" w:space="0" w:color="auto"/>
        <w:right w:val="none" w:sz="0" w:space="0" w:color="auto"/>
      </w:divBdr>
      <w:divsChild>
        <w:div w:id="28995495">
          <w:marLeft w:val="1800"/>
          <w:marRight w:val="0"/>
          <w:marTop w:val="106"/>
          <w:marBottom w:val="0"/>
          <w:divBdr>
            <w:top w:val="none" w:sz="0" w:space="0" w:color="auto"/>
            <w:left w:val="none" w:sz="0" w:space="0" w:color="auto"/>
            <w:bottom w:val="none" w:sz="0" w:space="0" w:color="auto"/>
            <w:right w:val="none" w:sz="0" w:space="0" w:color="auto"/>
          </w:divBdr>
        </w:div>
        <w:div w:id="128784183">
          <w:marLeft w:val="1166"/>
          <w:marRight w:val="0"/>
          <w:marTop w:val="125"/>
          <w:marBottom w:val="0"/>
          <w:divBdr>
            <w:top w:val="none" w:sz="0" w:space="0" w:color="auto"/>
            <w:left w:val="none" w:sz="0" w:space="0" w:color="auto"/>
            <w:bottom w:val="none" w:sz="0" w:space="0" w:color="auto"/>
            <w:right w:val="none" w:sz="0" w:space="0" w:color="auto"/>
          </w:divBdr>
        </w:div>
        <w:div w:id="142934400">
          <w:marLeft w:val="547"/>
          <w:marRight w:val="0"/>
          <w:marTop w:val="144"/>
          <w:marBottom w:val="0"/>
          <w:divBdr>
            <w:top w:val="none" w:sz="0" w:space="0" w:color="auto"/>
            <w:left w:val="none" w:sz="0" w:space="0" w:color="auto"/>
            <w:bottom w:val="none" w:sz="0" w:space="0" w:color="auto"/>
            <w:right w:val="none" w:sz="0" w:space="0" w:color="auto"/>
          </w:divBdr>
        </w:div>
        <w:div w:id="1183935423">
          <w:marLeft w:val="1166"/>
          <w:marRight w:val="0"/>
          <w:marTop w:val="125"/>
          <w:marBottom w:val="0"/>
          <w:divBdr>
            <w:top w:val="none" w:sz="0" w:space="0" w:color="auto"/>
            <w:left w:val="none" w:sz="0" w:space="0" w:color="auto"/>
            <w:bottom w:val="none" w:sz="0" w:space="0" w:color="auto"/>
            <w:right w:val="none" w:sz="0" w:space="0" w:color="auto"/>
          </w:divBdr>
        </w:div>
        <w:div w:id="1777406032">
          <w:marLeft w:val="1800"/>
          <w:marRight w:val="0"/>
          <w:marTop w:val="106"/>
          <w:marBottom w:val="0"/>
          <w:divBdr>
            <w:top w:val="none" w:sz="0" w:space="0" w:color="auto"/>
            <w:left w:val="none" w:sz="0" w:space="0" w:color="auto"/>
            <w:bottom w:val="none" w:sz="0" w:space="0" w:color="auto"/>
            <w:right w:val="none" w:sz="0" w:space="0" w:color="auto"/>
          </w:divBdr>
        </w:div>
        <w:div w:id="1909266071">
          <w:marLeft w:val="1800"/>
          <w:marRight w:val="0"/>
          <w:marTop w:val="106"/>
          <w:marBottom w:val="0"/>
          <w:divBdr>
            <w:top w:val="none" w:sz="0" w:space="0" w:color="auto"/>
            <w:left w:val="none" w:sz="0" w:space="0" w:color="auto"/>
            <w:bottom w:val="none" w:sz="0" w:space="0" w:color="auto"/>
            <w:right w:val="none" w:sz="0" w:space="0" w:color="auto"/>
          </w:divBdr>
        </w:div>
        <w:div w:id="2066684268">
          <w:marLeft w:val="1166"/>
          <w:marRight w:val="0"/>
          <w:marTop w:val="125"/>
          <w:marBottom w:val="0"/>
          <w:divBdr>
            <w:top w:val="none" w:sz="0" w:space="0" w:color="auto"/>
            <w:left w:val="none" w:sz="0" w:space="0" w:color="auto"/>
            <w:bottom w:val="none" w:sz="0" w:space="0" w:color="auto"/>
            <w:right w:val="none" w:sz="0" w:space="0" w:color="auto"/>
          </w:divBdr>
        </w:div>
      </w:divsChild>
    </w:div>
    <w:div w:id="591207322">
      <w:bodyDiv w:val="1"/>
      <w:marLeft w:val="0"/>
      <w:marRight w:val="0"/>
      <w:marTop w:val="0"/>
      <w:marBottom w:val="0"/>
      <w:divBdr>
        <w:top w:val="none" w:sz="0" w:space="0" w:color="auto"/>
        <w:left w:val="none" w:sz="0" w:space="0" w:color="auto"/>
        <w:bottom w:val="none" w:sz="0" w:space="0" w:color="auto"/>
        <w:right w:val="none" w:sz="0" w:space="0" w:color="auto"/>
      </w:divBdr>
    </w:div>
    <w:div w:id="591741216">
      <w:bodyDiv w:val="1"/>
      <w:marLeft w:val="0"/>
      <w:marRight w:val="0"/>
      <w:marTop w:val="0"/>
      <w:marBottom w:val="0"/>
      <w:divBdr>
        <w:top w:val="none" w:sz="0" w:space="0" w:color="auto"/>
        <w:left w:val="none" w:sz="0" w:space="0" w:color="auto"/>
        <w:bottom w:val="none" w:sz="0" w:space="0" w:color="auto"/>
        <w:right w:val="none" w:sz="0" w:space="0" w:color="auto"/>
      </w:divBdr>
      <w:divsChild>
        <w:div w:id="70660737">
          <w:marLeft w:val="1800"/>
          <w:marRight w:val="0"/>
          <w:marTop w:val="82"/>
          <w:marBottom w:val="0"/>
          <w:divBdr>
            <w:top w:val="none" w:sz="0" w:space="0" w:color="auto"/>
            <w:left w:val="none" w:sz="0" w:space="0" w:color="auto"/>
            <w:bottom w:val="none" w:sz="0" w:space="0" w:color="auto"/>
            <w:right w:val="none" w:sz="0" w:space="0" w:color="auto"/>
          </w:divBdr>
        </w:div>
        <w:div w:id="349378908">
          <w:marLeft w:val="1800"/>
          <w:marRight w:val="0"/>
          <w:marTop w:val="82"/>
          <w:marBottom w:val="0"/>
          <w:divBdr>
            <w:top w:val="none" w:sz="0" w:space="0" w:color="auto"/>
            <w:left w:val="none" w:sz="0" w:space="0" w:color="auto"/>
            <w:bottom w:val="none" w:sz="0" w:space="0" w:color="auto"/>
            <w:right w:val="none" w:sz="0" w:space="0" w:color="auto"/>
          </w:divBdr>
        </w:div>
        <w:div w:id="425148963">
          <w:marLeft w:val="547"/>
          <w:marRight w:val="0"/>
          <w:marTop w:val="106"/>
          <w:marBottom w:val="0"/>
          <w:divBdr>
            <w:top w:val="none" w:sz="0" w:space="0" w:color="auto"/>
            <w:left w:val="none" w:sz="0" w:space="0" w:color="auto"/>
            <w:bottom w:val="none" w:sz="0" w:space="0" w:color="auto"/>
            <w:right w:val="none" w:sz="0" w:space="0" w:color="auto"/>
          </w:divBdr>
        </w:div>
        <w:div w:id="823014762">
          <w:marLeft w:val="547"/>
          <w:marRight w:val="0"/>
          <w:marTop w:val="106"/>
          <w:marBottom w:val="0"/>
          <w:divBdr>
            <w:top w:val="none" w:sz="0" w:space="0" w:color="auto"/>
            <w:left w:val="none" w:sz="0" w:space="0" w:color="auto"/>
            <w:bottom w:val="none" w:sz="0" w:space="0" w:color="auto"/>
            <w:right w:val="none" w:sz="0" w:space="0" w:color="auto"/>
          </w:divBdr>
        </w:div>
        <w:div w:id="914709902">
          <w:marLeft w:val="1166"/>
          <w:marRight w:val="0"/>
          <w:marTop w:val="96"/>
          <w:marBottom w:val="0"/>
          <w:divBdr>
            <w:top w:val="none" w:sz="0" w:space="0" w:color="auto"/>
            <w:left w:val="none" w:sz="0" w:space="0" w:color="auto"/>
            <w:bottom w:val="none" w:sz="0" w:space="0" w:color="auto"/>
            <w:right w:val="none" w:sz="0" w:space="0" w:color="auto"/>
          </w:divBdr>
        </w:div>
        <w:div w:id="988023499">
          <w:marLeft w:val="547"/>
          <w:marRight w:val="0"/>
          <w:marTop w:val="106"/>
          <w:marBottom w:val="0"/>
          <w:divBdr>
            <w:top w:val="none" w:sz="0" w:space="0" w:color="auto"/>
            <w:left w:val="none" w:sz="0" w:space="0" w:color="auto"/>
            <w:bottom w:val="none" w:sz="0" w:space="0" w:color="auto"/>
            <w:right w:val="none" w:sz="0" w:space="0" w:color="auto"/>
          </w:divBdr>
        </w:div>
        <w:div w:id="1091047202">
          <w:marLeft w:val="1166"/>
          <w:marRight w:val="0"/>
          <w:marTop w:val="96"/>
          <w:marBottom w:val="0"/>
          <w:divBdr>
            <w:top w:val="none" w:sz="0" w:space="0" w:color="auto"/>
            <w:left w:val="none" w:sz="0" w:space="0" w:color="auto"/>
            <w:bottom w:val="none" w:sz="0" w:space="0" w:color="auto"/>
            <w:right w:val="none" w:sz="0" w:space="0" w:color="auto"/>
          </w:divBdr>
        </w:div>
        <w:div w:id="1107192613">
          <w:marLeft w:val="547"/>
          <w:marRight w:val="0"/>
          <w:marTop w:val="106"/>
          <w:marBottom w:val="0"/>
          <w:divBdr>
            <w:top w:val="none" w:sz="0" w:space="0" w:color="auto"/>
            <w:left w:val="none" w:sz="0" w:space="0" w:color="auto"/>
            <w:bottom w:val="none" w:sz="0" w:space="0" w:color="auto"/>
            <w:right w:val="none" w:sz="0" w:space="0" w:color="auto"/>
          </w:divBdr>
        </w:div>
        <w:div w:id="1182861225">
          <w:marLeft w:val="1166"/>
          <w:marRight w:val="0"/>
          <w:marTop w:val="96"/>
          <w:marBottom w:val="0"/>
          <w:divBdr>
            <w:top w:val="none" w:sz="0" w:space="0" w:color="auto"/>
            <w:left w:val="none" w:sz="0" w:space="0" w:color="auto"/>
            <w:bottom w:val="none" w:sz="0" w:space="0" w:color="auto"/>
            <w:right w:val="none" w:sz="0" w:space="0" w:color="auto"/>
          </w:divBdr>
        </w:div>
        <w:div w:id="1194685349">
          <w:marLeft w:val="1800"/>
          <w:marRight w:val="0"/>
          <w:marTop w:val="82"/>
          <w:marBottom w:val="0"/>
          <w:divBdr>
            <w:top w:val="none" w:sz="0" w:space="0" w:color="auto"/>
            <w:left w:val="none" w:sz="0" w:space="0" w:color="auto"/>
            <w:bottom w:val="none" w:sz="0" w:space="0" w:color="auto"/>
            <w:right w:val="none" w:sz="0" w:space="0" w:color="auto"/>
          </w:divBdr>
        </w:div>
        <w:div w:id="1456826114">
          <w:marLeft w:val="1800"/>
          <w:marRight w:val="0"/>
          <w:marTop w:val="82"/>
          <w:marBottom w:val="0"/>
          <w:divBdr>
            <w:top w:val="none" w:sz="0" w:space="0" w:color="auto"/>
            <w:left w:val="none" w:sz="0" w:space="0" w:color="auto"/>
            <w:bottom w:val="none" w:sz="0" w:space="0" w:color="auto"/>
            <w:right w:val="none" w:sz="0" w:space="0" w:color="auto"/>
          </w:divBdr>
        </w:div>
        <w:div w:id="1498031560">
          <w:marLeft w:val="1166"/>
          <w:marRight w:val="0"/>
          <w:marTop w:val="96"/>
          <w:marBottom w:val="0"/>
          <w:divBdr>
            <w:top w:val="none" w:sz="0" w:space="0" w:color="auto"/>
            <w:left w:val="none" w:sz="0" w:space="0" w:color="auto"/>
            <w:bottom w:val="none" w:sz="0" w:space="0" w:color="auto"/>
            <w:right w:val="none" w:sz="0" w:space="0" w:color="auto"/>
          </w:divBdr>
        </w:div>
      </w:divsChild>
    </w:div>
    <w:div w:id="591935781">
      <w:bodyDiv w:val="1"/>
      <w:marLeft w:val="0"/>
      <w:marRight w:val="0"/>
      <w:marTop w:val="0"/>
      <w:marBottom w:val="0"/>
      <w:divBdr>
        <w:top w:val="none" w:sz="0" w:space="0" w:color="auto"/>
        <w:left w:val="none" w:sz="0" w:space="0" w:color="auto"/>
        <w:bottom w:val="none" w:sz="0" w:space="0" w:color="auto"/>
        <w:right w:val="none" w:sz="0" w:space="0" w:color="auto"/>
      </w:divBdr>
      <w:divsChild>
        <w:div w:id="162211216">
          <w:marLeft w:val="1800"/>
          <w:marRight w:val="0"/>
          <w:marTop w:val="100"/>
          <w:marBottom w:val="0"/>
          <w:divBdr>
            <w:top w:val="none" w:sz="0" w:space="0" w:color="auto"/>
            <w:left w:val="none" w:sz="0" w:space="0" w:color="auto"/>
            <w:bottom w:val="none" w:sz="0" w:space="0" w:color="auto"/>
            <w:right w:val="none" w:sz="0" w:space="0" w:color="auto"/>
          </w:divBdr>
        </w:div>
        <w:div w:id="529338528">
          <w:marLeft w:val="1080"/>
          <w:marRight w:val="0"/>
          <w:marTop w:val="100"/>
          <w:marBottom w:val="0"/>
          <w:divBdr>
            <w:top w:val="none" w:sz="0" w:space="0" w:color="auto"/>
            <w:left w:val="none" w:sz="0" w:space="0" w:color="auto"/>
            <w:bottom w:val="none" w:sz="0" w:space="0" w:color="auto"/>
            <w:right w:val="none" w:sz="0" w:space="0" w:color="auto"/>
          </w:divBdr>
        </w:div>
        <w:div w:id="1703675214">
          <w:marLeft w:val="1800"/>
          <w:marRight w:val="0"/>
          <w:marTop w:val="100"/>
          <w:marBottom w:val="0"/>
          <w:divBdr>
            <w:top w:val="none" w:sz="0" w:space="0" w:color="auto"/>
            <w:left w:val="none" w:sz="0" w:space="0" w:color="auto"/>
            <w:bottom w:val="none" w:sz="0" w:space="0" w:color="auto"/>
            <w:right w:val="none" w:sz="0" w:space="0" w:color="auto"/>
          </w:divBdr>
        </w:div>
        <w:div w:id="1714690263">
          <w:marLeft w:val="1080"/>
          <w:marRight w:val="0"/>
          <w:marTop w:val="100"/>
          <w:marBottom w:val="0"/>
          <w:divBdr>
            <w:top w:val="none" w:sz="0" w:space="0" w:color="auto"/>
            <w:left w:val="none" w:sz="0" w:space="0" w:color="auto"/>
            <w:bottom w:val="none" w:sz="0" w:space="0" w:color="auto"/>
            <w:right w:val="none" w:sz="0" w:space="0" w:color="auto"/>
          </w:divBdr>
        </w:div>
        <w:div w:id="1847331025">
          <w:marLeft w:val="360"/>
          <w:marRight w:val="0"/>
          <w:marTop w:val="200"/>
          <w:marBottom w:val="0"/>
          <w:divBdr>
            <w:top w:val="none" w:sz="0" w:space="0" w:color="auto"/>
            <w:left w:val="none" w:sz="0" w:space="0" w:color="auto"/>
            <w:bottom w:val="none" w:sz="0" w:space="0" w:color="auto"/>
            <w:right w:val="none" w:sz="0" w:space="0" w:color="auto"/>
          </w:divBdr>
        </w:div>
      </w:divsChild>
    </w:div>
    <w:div w:id="592126296">
      <w:bodyDiv w:val="1"/>
      <w:marLeft w:val="0"/>
      <w:marRight w:val="0"/>
      <w:marTop w:val="0"/>
      <w:marBottom w:val="0"/>
      <w:divBdr>
        <w:top w:val="none" w:sz="0" w:space="0" w:color="auto"/>
        <w:left w:val="none" w:sz="0" w:space="0" w:color="auto"/>
        <w:bottom w:val="none" w:sz="0" w:space="0" w:color="auto"/>
        <w:right w:val="none" w:sz="0" w:space="0" w:color="auto"/>
      </w:divBdr>
    </w:div>
    <w:div w:id="592739762">
      <w:bodyDiv w:val="1"/>
      <w:marLeft w:val="0"/>
      <w:marRight w:val="0"/>
      <w:marTop w:val="0"/>
      <w:marBottom w:val="0"/>
      <w:divBdr>
        <w:top w:val="none" w:sz="0" w:space="0" w:color="auto"/>
        <w:left w:val="none" w:sz="0" w:space="0" w:color="auto"/>
        <w:bottom w:val="none" w:sz="0" w:space="0" w:color="auto"/>
        <w:right w:val="none" w:sz="0" w:space="0" w:color="auto"/>
      </w:divBdr>
    </w:div>
    <w:div w:id="593830062">
      <w:bodyDiv w:val="1"/>
      <w:marLeft w:val="0"/>
      <w:marRight w:val="0"/>
      <w:marTop w:val="0"/>
      <w:marBottom w:val="0"/>
      <w:divBdr>
        <w:top w:val="none" w:sz="0" w:space="0" w:color="auto"/>
        <w:left w:val="none" w:sz="0" w:space="0" w:color="auto"/>
        <w:bottom w:val="none" w:sz="0" w:space="0" w:color="auto"/>
        <w:right w:val="none" w:sz="0" w:space="0" w:color="auto"/>
      </w:divBdr>
    </w:div>
    <w:div w:id="594440848">
      <w:bodyDiv w:val="1"/>
      <w:marLeft w:val="0"/>
      <w:marRight w:val="0"/>
      <w:marTop w:val="0"/>
      <w:marBottom w:val="0"/>
      <w:divBdr>
        <w:top w:val="none" w:sz="0" w:space="0" w:color="auto"/>
        <w:left w:val="none" w:sz="0" w:space="0" w:color="auto"/>
        <w:bottom w:val="none" w:sz="0" w:space="0" w:color="auto"/>
        <w:right w:val="none" w:sz="0" w:space="0" w:color="auto"/>
      </w:divBdr>
    </w:div>
    <w:div w:id="594636846">
      <w:bodyDiv w:val="1"/>
      <w:marLeft w:val="0"/>
      <w:marRight w:val="0"/>
      <w:marTop w:val="0"/>
      <w:marBottom w:val="0"/>
      <w:divBdr>
        <w:top w:val="none" w:sz="0" w:space="0" w:color="auto"/>
        <w:left w:val="none" w:sz="0" w:space="0" w:color="auto"/>
        <w:bottom w:val="none" w:sz="0" w:space="0" w:color="auto"/>
        <w:right w:val="none" w:sz="0" w:space="0" w:color="auto"/>
      </w:divBdr>
    </w:div>
    <w:div w:id="594827258">
      <w:bodyDiv w:val="1"/>
      <w:marLeft w:val="0"/>
      <w:marRight w:val="0"/>
      <w:marTop w:val="0"/>
      <w:marBottom w:val="0"/>
      <w:divBdr>
        <w:top w:val="none" w:sz="0" w:space="0" w:color="auto"/>
        <w:left w:val="none" w:sz="0" w:space="0" w:color="auto"/>
        <w:bottom w:val="none" w:sz="0" w:space="0" w:color="auto"/>
        <w:right w:val="none" w:sz="0" w:space="0" w:color="auto"/>
      </w:divBdr>
      <w:divsChild>
        <w:div w:id="2017685443">
          <w:marLeft w:val="0"/>
          <w:marRight w:val="0"/>
          <w:marTop w:val="0"/>
          <w:marBottom w:val="0"/>
          <w:divBdr>
            <w:top w:val="none" w:sz="0" w:space="0" w:color="auto"/>
            <w:left w:val="none" w:sz="0" w:space="0" w:color="auto"/>
            <w:bottom w:val="none" w:sz="0" w:space="0" w:color="auto"/>
            <w:right w:val="none" w:sz="0" w:space="0" w:color="auto"/>
          </w:divBdr>
          <w:divsChild>
            <w:div w:id="66078789">
              <w:marLeft w:val="0"/>
              <w:marRight w:val="0"/>
              <w:marTop w:val="0"/>
              <w:marBottom w:val="0"/>
              <w:divBdr>
                <w:top w:val="none" w:sz="0" w:space="0" w:color="auto"/>
                <w:left w:val="none" w:sz="0" w:space="0" w:color="auto"/>
                <w:bottom w:val="none" w:sz="0" w:space="0" w:color="auto"/>
                <w:right w:val="none" w:sz="0" w:space="0" w:color="auto"/>
              </w:divBdr>
            </w:div>
            <w:div w:id="627392255">
              <w:marLeft w:val="0"/>
              <w:marRight w:val="0"/>
              <w:marTop w:val="0"/>
              <w:marBottom w:val="0"/>
              <w:divBdr>
                <w:top w:val="none" w:sz="0" w:space="0" w:color="auto"/>
                <w:left w:val="none" w:sz="0" w:space="0" w:color="auto"/>
                <w:bottom w:val="none" w:sz="0" w:space="0" w:color="auto"/>
                <w:right w:val="none" w:sz="0" w:space="0" w:color="auto"/>
              </w:divBdr>
            </w:div>
            <w:div w:id="768622115">
              <w:marLeft w:val="0"/>
              <w:marRight w:val="0"/>
              <w:marTop w:val="0"/>
              <w:marBottom w:val="0"/>
              <w:divBdr>
                <w:top w:val="none" w:sz="0" w:space="0" w:color="auto"/>
                <w:left w:val="none" w:sz="0" w:space="0" w:color="auto"/>
                <w:bottom w:val="none" w:sz="0" w:space="0" w:color="auto"/>
                <w:right w:val="none" w:sz="0" w:space="0" w:color="auto"/>
              </w:divBdr>
            </w:div>
            <w:div w:id="1267225879">
              <w:marLeft w:val="0"/>
              <w:marRight w:val="0"/>
              <w:marTop w:val="0"/>
              <w:marBottom w:val="0"/>
              <w:divBdr>
                <w:top w:val="none" w:sz="0" w:space="0" w:color="auto"/>
                <w:left w:val="none" w:sz="0" w:space="0" w:color="auto"/>
                <w:bottom w:val="none" w:sz="0" w:space="0" w:color="auto"/>
                <w:right w:val="none" w:sz="0" w:space="0" w:color="auto"/>
              </w:divBdr>
            </w:div>
            <w:div w:id="18555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316">
      <w:bodyDiv w:val="1"/>
      <w:marLeft w:val="0"/>
      <w:marRight w:val="0"/>
      <w:marTop w:val="0"/>
      <w:marBottom w:val="0"/>
      <w:divBdr>
        <w:top w:val="none" w:sz="0" w:space="0" w:color="auto"/>
        <w:left w:val="none" w:sz="0" w:space="0" w:color="auto"/>
        <w:bottom w:val="none" w:sz="0" w:space="0" w:color="auto"/>
        <w:right w:val="none" w:sz="0" w:space="0" w:color="auto"/>
      </w:divBdr>
    </w:div>
    <w:div w:id="595556546">
      <w:bodyDiv w:val="1"/>
      <w:marLeft w:val="0"/>
      <w:marRight w:val="0"/>
      <w:marTop w:val="0"/>
      <w:marBottom w:val="0"/>
      <w:divBdr>
        <w:top w:val="none" w:sz="0" w:space="0" w:color="auto"/>
        <w:left w:val="none" w:sz="0" w:space="0" w:color="auto"/>
        <w:bottom w:val="none" w:sz="0" w:space="0" w:color="auto"/>
        <w:right w:val="none" w:sz="0" w:space="0" w:color="auto"/>
      </w:divBdr>
      <w:divsChild>
        <w:div w:id="39979880">
          <w:marLeft w:val="1080"/>
          <w:marRight w:val="0"/>
          <w:marTop w:val="100"/>
          <w:marBottom w:val="0"/>
          <w:divBdr>
            <w:top w:val="none" w:sz="0" w:space="0" w:color="auto"/>
            <w:left w:val="none" w:sz="0" w:space="0" w:color="auto"/>
            <w:bottom w:val="none" w:sz="0" w:space="0" w:color="auto"/>
            <w:right w:val="none" w:sz="0" w:space="0" w:color="auto"/>
          </w:divBdr>
        </w:div>
        <w:div w:id="82997594">
          <w:marLeft w:val="360"/>
          <w:marRight w:val="0"/>
          <w:marTop w:val="200"/>
          <w:marBottom w:val="0"/>
          <w:divBdr>
            <w:top w:val="none" w:sz="0" w:space="0" w:color="auto"/>
            <w:left w:val="none" w:sz="0" w:space="0" w:color="auto"/>
            <w:bottom w:val="none" w:sz="0" w:space="0" w:color="auto"/>
            <w:right w:val="none" w:sz="0" w:space="0" w:color="auto"/>
          </w:divBdr>
        </w:div>
        <w:div w:id="342711537">
          <w:marLeft w:val="1800"/>
          <w:marRight w:val="0"/>
          <w:marTop w:val="100"/>
          <w:marBottom w:val="0"/>
          <w:divBdr>
            <w:top w:val="none" w:sz="0" w:space="0" w:color="auto"/>
            <w:left w:val="none" w:sz="0" w:space="0" w:color="auto"/>
            <w:bottom w:val="none" w:sz="0" w:space="0" w:color="auto"/>
            <w:right w:val="none" w:sz="0" w:space="0" w:color="auto"/>
          </w:divBdr>
        </w:div>
        <w:div w:id="448090837">
          <w:marLeft w:val="1800"/>
          <w:marRight w:val="0"/>
          <w:marTop w:val="100"/>
          <w:marBottom w:val="0"/>
          <w:divBdr>
            <w:top w:val="none" w:sz="0" w:space="0" w:color="auto"/>
            <w:left w:val="none" w:sz="0" w:space="0" w:color="auto"/>
            <w:bottom w:val="none" w:sz="0" w:space="0" w:color="auto"/>
            <w:right w:val="none" w:sz="0" w:space="0" w:color="auto"/>
          </w:divBdr>
        </w:div>
        <w:div w:id="641274962">
          <w:marLeft w:val="360"/>
          <w:marRight w:val="0"/>
          <w:marTop w:val="200"/>
          <w:marBottom w:val="0"/>
          <w:divBdr>
            <w:top w:val="none" w:sz="0" w:space="0" w:color="auto"/>
            <w:left w:val="none" w:sz="0" w:space="0" w:color="auto"/>
            <w:bottom w:val="none" w:sz="0" w:space="0" w:color="auto"/>
            <w:right w:val="none" w:sz="0" w:space="0" w:color="auto"/>
          </w:divBdr>
        </w:div>
        <w:div w:id="797643589">
          <w:marLeft w:val="1800"/>
          <w:marRight w:val="0"/>
          <w:marTop w:val="100"/>
          <w:marBottom w:val="0"/>
          <w:divBdr>
            <w:top w:val="none" w:sz="0" w:space="0" w:color="auto"/>
            <w:left w:val="none" w:sz="0" w:space="0" w:color="auto"/>
            <w:bottom w:val="none" w:sz="0" w:space="0" w:color="auto"/>
            <w:right w:val="none" w:sz="0" w:space="0" w:color="auto"/>
          </w:divBdr>
        </w:div>
        <w:div w:id="862934649">
          <w:marLeft w:val="1080"/>
          <w:marRight w:val="0"/>
          <w:marTop w:val="100"/>
          <w:marBottom w:val="0"/>
          <w:divBdr>
            <w:top w:val="none" w:sz="0" w:space="0" w:color="auto"/>
            <w:left w:val="none" w:sz="0" w:space="0" w:color="auto"/>
            <w:bottom w:val="none" w:sz="0" w:space="0" w:color="auto"/>
            <w:right w:val="none" w:sz="0" w:space="0" w:color="auto"/>
          </w:divBdr>
        </w:div>
        <w:div w:id="984312780">
          <w:marLeft w:val="1080"/>
          <w:marRight w:val="0"/>
          <w:marTop w:val="100"/>
          <w:marBottom w:val="0"/>
          <w:divBdr>
            <w:top w:val="none" w:sz="0" w:space="0" w:color="auto"/>
            <w:left w:val="none" w:sz="0" w:space="0" w:color="auto"/>
            <w:bottom w:val="none" w:sz="0" w:space="0" w:color="auto"/>
            <w:right w:val="none" w:sz="0" w:space="0" w:color="auto"/>
          </w:divBdr>
        </w:div>
        <w:div w:id="1058238470">
          <w:marLeft w:val="1080"/>
          <w:marRight w:val="0"/>
          <w:marTop w:val="100"/>
          <w:marBottom w:val="0"/>
          <w:divBdr>
            <w:top w:val="none" w:sz="0" w:space="0" w:color="auto"/>
            <w:left w:val="none" w:sz="0" w:space="0" w:color="auto"/>
            <w:bottom w:val="none" w:sz="0" w:space="0" w:color="auto"/>
            <w:right w:val="none" w:sz="0" w:space="0" w:color="auto"/>
          </w:divBdr>
        </w:div>
        <w:div w:id="1417093638">
          <w:marLeft w:val="1080"/>
          <w:marRight w:val="0"/>
          <w:marTop w:val="100"/>
          <w:marBottom w:val="0"/>
          <w:divBdr>
            <w:top w:val="none" w:sz="0" w:space="0" w:color="auto"/>
            <w:left w:val="none" w:sz="0" w:space="0" w:color="auto"/>
            <w:bottom w:val="none" w:sz="0" w:space="0" w:color="auto"/>
            <w:right w:val="none" w:sz="0" w:space="0" w:color="auto"/>
          </w:divBdr>
        </w:div>
        <w:div w:id="1584222032">
          <w:marLeft w:val="1080"/>
          <w:marRight w:val="0"/>
          <w:marTop w:val="100"/>
          <w:marBottom w:val="0"/>
          <w:divBdr>
            <w:top w:val="none" w:sz="0" w:space="0" w:color="auto"/>
            <w:left w:val="none" w:sz="0" w:space="0" w:color="auto"/>
            <w:bottom w:val="none" w:sz="0" w:space="0" w:color="auto"/>
            <w:right w:val="none" w:sz="0" w:space="0" w:color="auto"/>
          </w:divBdr>
        </w:div>
        <w:div w:id="1713798526">
          <w:marLeft w:val="1800"/>
          <w:marRight w:val="0"/>
          <w:marTop w:val="100"/>
          <w:marBottom w:val="0"/>
          <w:divBdr>
            <w:top w:val="none" w:sz="0" w:space="0" w:color="auto"/>
            <w:left w:val="none" w:sz="0" w:space="0" w:color="auto"/>
            <w:bottom w:val="none" w:sz="0" w:space="0" w:color="auto"/>
            <w:right w:val="none" w:sz="0" w:space="0" w:color="auto"/>
          </w:divBdr>
        </w:div>
        <w:div w:id="1951741383">
          <w:marLeft w:val="1800"/>
          <w:marRight w:val="0"/>
          <w:marTop w:val="100"/>
          <w:marBottom w:val="0"/>
          <w:divBdr>
            <w:top w:val="none" w:sz="0" w:space="0" w:color="auto"/>
            <w:left w:val="none" w:sz="0" w:space="0" w:color="auto"/>
            <w:bottom w:val="none" w:sz="0" w:space="0" w:color="auto"/>
            <w:right w:val="none" w:sz="0" w:space="0" w:color="auto"/>
          </w:divBdr>
        </w:div>
        <w:div w:id="2075085016">
          <w:marLeft w:val="1800"/>
          <w:marRight w:val="0"/>
          <w:marTop w:val="100"/>
          <w:marBottom w:val="0"/>
          <w:divBdr>
            <w:top w:val="none" w:sz="0" w:space="0" w:color="auto"/>
            <w:left w:val="none" w:sz="0" w:space="0" w:color="auto"/>
            <w:bottom w:val="none" w:sz="0" w:space="0" w:color="auto"/>
            <w:right w:val="none" w:sz="0" w:space="0" w:color="auto"/>
          </w:divBdr>
        </w:div>
      </w:divsChild>
    </w:div>
    <w:div w:id="596057633">
      <w:bodyDiv w:val="1"/>
      <w:marLeft w:val="0"/>
      <w:marRight w:val="0"/>
      <w:marTop w:val="0"/>
      <w:marBottom w:val="0"/>
      <w:divBdr>
        <w:top w:val="none" w:sz="0" w:space="0" w:color="auto"/>
        <w:left w:val="none" w:sz="0" w:space="0" w:color="auto"/>
        <w:bottom w:val="none" w:sz="0" w:space="0" w:color="auto"/>
        <w:right w:val="none" w:sz="0" w:space="0" w:color="auto"/>
      </w:divBdr>
    </w:div>
    <w:div w:id="596914177">
      <w:bodyDiv w:val="1"/>
      <w:marLeft w:val="0"/>
      <w:marRight w:val="0"/>
      <w:marTop w:val="0"/>
      <w:marBottom w:val="0"/>
      <w:divBdr>
        <w:top w:val="none" w:sz="0" w:space="0" w:color="auto"/>
        <w:left w:val="none" w:sz="0" w:space="0" w:color="auto"/>
        <w:bottom w:val="none" w:sz="0" w:space="0" w:color="auto"/>
        <w:right w:val="none" w:sz="0" w:space="0" w:color="auto"/>
      </w:divBdr>
    </w:div>
    <w:div w:id="597493273">
      <w:bodyDiv w:val="1"/>
      <w:marLeft w:val="0"/>
      <w:marRight w:val="0"/>
      <w:marTop w:val="0"/>
      <w:marBottom w:val="0"/>
      <w:divBdr>
        <w:top w:val="none" w:sz="0" w:space="0" w:color="auto"/>
        <w:left w:val="none" w:sz="0" w:space="0" w:color="auto"/>
        <w:bottom w:val="none" w:sz="0" w:space="0" w:color="auto"/>
        <w:right w:val="none" w:sz="0" w:space="0" w:color="auto"/>
      </w:divBdr>
    </w:div>
    <w:div w:id="597566202">
      <w:bodyDiv w:val="1"/>
      <w:marLeft w:val="0"/>
      <w:marRight w:val="0"/>
      <w:marTop w:val="0"/>
      <w:marBottom w:val="0"/>
      <w:divBdr>
        <w:top w:val="none" w:sz="0" w:space="0" w:color="auto"/>
        <w:left w:val="none" w:sz="0" w:space="0" w:color="auto"/>
        <w:bottom w:val="none" w:sz="0" w:space="0" w:color="auto"/>
        <w:right w:val="none" w:sz="0" w:space="0" w:color="auto"/>
      </w:divBdr>
    </w:div>
    <w:div w:id="598562813">
      <w:bodyDiv w:val="1"/>
      <w:marLeft w:val="0"/>
      <w:marRight w:val="0"/>
      <w:marTop w:val="0"/>
      <w:marBottom w:val="0"/>
      <w:divBdr>
        <w:top w:val="none" w:sz="0" w:space="0" w:color="auto"/>
        <w:left w:val="none" w:sz="0" w:space="0" w:color="auto"/>
        <w:bottom w:val="none" w:sz="0" w:space="0" w:color="auto"/>
        <w:right w:val="none" w:sz="0" w:space="0" w:color="auto"/>
      </w:divBdr>
      <w:divsChild>
        <w:div w:id="824316383">
          <w:marLeft w:val="0"/>
          <w:marRight w:val="0"/>
          <w:marTop w:val="0"/>
          <w:marBottom w:val="0"/>
          <w:divBdr>
            <w:top w:val="none" w:sz="0" w:space="0" w:color="auto"/>
            <w:left w:val="none" w:sz="0" w:space="0" w:color="auto"/>
            <w:bottom w:val="none" w:sz="0" w:space="0" w:color="auto"/>
            <w:right w:val="none" w:sz="0" w:space="0" w:color="auto"/>
          </w:divBdr>
          <w:divsChild>
            <w:div w:id="141194918">
              <w:marLeft w:val="0"/>
              <w:marRight w:val="0"/>
              <w:marTop w:val="0"/>
              <w:marBottom w:val="0"/>
              <w:divBdr>
                <w:top w:val="none" w:sz="0" w:space="0" w:color="auto"/>
                <w:left w:val="none" w:sz="0" w:space="0" w:color="auto"/>
                <w:bottom w:val="none" w:sz="0" w:space="0" w:color="auto"/>
                <w:right w:val="none" w:sz="0" w:space="0" w:color="auto"/>
              </w:divBdr>
            </w:div>
            <w:div w:id="618490484">
              <w:marLeft w:val="0"/>
              <w:marRight w:val="0"/>
              <w:marTop w:val="0"/>
              <w:marBottom w:val="0"/>
              <w:divBdr>
                <w:top w:val="none" w:sz="0" w:space="0" w:color="auto"/>
                <w:left w:val="none" w:sz="0" w:space="0" w:color="auto"/>
                <w:bottom w:val="none" w:sz="0" w:space="0" w:color="auto"/>
                <w:right w:val="none" w:sz="0" w:space="0" w:color="auto"/>
              </w:divBdr>
            </w:div>
            <w:div w:id="795106199">
              <w:marLeft w:val="0"/>
              <w:marRight w:val="0"/>
              <w:marTop w:val="0"/>
              <w:marBottom w:val="0"/>
              <w:divBdr>
                <w:top w:val="none" w:sz="0" w:space="0" w:color="auto"/>
                <w:left w:val="none" w:sz="0" w:space="0" w:color="auto"/>
                <w:bottom w:val="none" w:sz="0" w:space="0" w:color="auto"/>
                <w:right w:val="none" w:sz="0" w:space="0" w:color="auto"/>
              </w:divBdr>
            </w:div>
            <w:div w:id="987982189">
              <w:marLeft w:val="0"/>
              <w:marRight w:val="0"/>
              <w:marTop w:val="0"/>
              <w:marBottom w:val="0"/>
              <w:divBdr>
                <w:top w:val="none" w:sz="0" w:space="0" w:color="auto"/>
                <w:left w:val="none" w:sz="0" w:space="0" w:color="auto"/>
                <w:bottom w:val="none" w:sz="0" w:space="0" w:color="auto"/>
                <w:right w:val="none" w:sz="0" w:space="0" w:color="auto"/>
              </w:divBdr>
            </w:div>
            <w:div w:id="1388450113">
              <w:marLeft w:val="0"/>
              <w:marRight w:val="0"/>
              <w:marTop w:val="0"/>
              <w:marBottom w:val="0"/>
              <w:divBdr>
                <w:top w:val="none" w:sz="0" w:space="0" w:color="auto"/>
                <w:left w:val="none" w:sz="0" w:space="0" w:color="auto"/>
                <w:bottom w:val="none" w:sz="0" w:space="0" w:color="auto"/>
                <w:right w:val="none" w:sz="0" w:space="0" w:color="auto"/>
              </w:divBdr>
            </w:div>
            <w:div w:id="1811052877">
              <w:marLeft w:val="0"/>
              <w:marRight w:val="0"/>
              <w:marTop w:val="0"/>
              <w:marBottom w:val="0"/>
              <w:divBdr>
                <w:top w:val="none" w:sz="0" w:space="0" w:color="auto"/>
                <w:left w:val="none" w:sz="0" w:space="0" w:color="auto"/>
                <w:bottom w:val="none" w:sz="0" w:space="0" w:color="auto"/>
                <w:right w:val="none" w:sz="0" w:space="0" w:color="auto"/>
              </w:divBdr>
            </w:div>
            <w:div w:id="1811171486">
              <w:marLeft w:val="0"/>
              <w:marRight w:val="0"/>
              <w:marTop w:val="0"/>
              <w:marBottom w:val="0"/>
              <w:divBdr>
                <w:top w:val="none" w:sz="0" w:space="0" w:color="auto"/>
                <w:left w:val="none" w:sz="0" w:space="0" w:color="auto"/>
                <w:bottom w:val="none" w:sz="0" w:space="0" w:color="auto"/>
                <w:right w:val="none" w:sz="0" w:space="0" w:color="auto"/>
              </w:divBdr>
            </w:div>
            <w:div w:id="2017145630">
              <w:marLeft w:val="0"/>
              <w:marRight w:val="0"/>
              <w:marTop w:val="0"/>
              <w:marBottom w:val="0"/>
              <w:divBdr>
                <w:top w:val="none" w:sz="0" w:space="0" w:color="auto"/>
                <w:left w:val="none" w:sz="0" w:space="0" w:color="auto"/>
                <w:bottom w:val="none" w:sz="0" w:space="0" w:color="auto"/>
                <w:right w:val="none" w:sz="0" w:space="0" w:color="auto"/>
              </w:divBdr>
            </w:div>
            <w:div w:id="20408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8987">
      <w:bodyDiv w:val="1"/>
      <w:marLeft w:val="0"/>
      <w:marRight w:val="0"/>
      <w:marTop w:val="0"/>
      <w:marBottom w:val="0"/>
      <w:divBdr>
        <w:top w:val="none" w:sz="0" w:space="0" w:color="auto"/>
        <w:left w:val="none" w:sz="0" w:space="0" w:color="auto"/>
        <w:bottom w:val="none" w:sz="0" w:space="0" w:color="auto"/>
        <w:right w:val="none" w:sz="0" w:space="0" w:color="auto"/>
      </w:divBdr>
    </w:div>
    <w:div w:id="599216275">
      <w:bodyDiv w:val="1"/>
      <w:marLeft w:val="0"/>
      <w:marRight w:val="0"/>
      <w:marTop w:val="0"/>
      <w:marBottom w:val="0"/>
      <w:divBdr>
        <w:top w:val="none" w:sz="0" w:space="0" w:color="auto"/>
        <w:left w:val="none" w:sz="0" w:space="0" w:color="auto"/>
        <w:bottom w:val="none" w:sz="0" w:space="0" w:color="auto"/>
        <w:right w:val="none" w:sz="0" w:space="0" w:color="auto"/>
      </w:divBdr>
      <w:divsChild>
        <w:div w:id="1604730748">
          <w:marLeft w:val="547"/>
          <w:marRight w:val="0"/>
          <w:marTop w:val="115"/>
          <w:marBottom w:val="0"/>
          <w:divBdr>
            <w:top w:val="none" w:sz="0" w:space="0" w:color="auto"/>
            <w:left w:val="none" w:sz="0" w:space="0" w:color="auto"/>
            <w:bottom w:val="none" w:sz="0" w:space="0" w:color="auto"/>
            <w:right w:val="none" w:sz="0" w:space="0" w:color="auto"/>
          </w:divBdr>
        </w:div>
      </w:divsChild>
    </w:div>
    <w:div w:id="599333218">
      <w:bodyDiv w:val="1"/>
      <w:marLeft w:val="0"/>
      <w:marRight w:val="0"/>
      <w:marTop w:val="0"/>
      <w:marBottom w:val="0"/>
      <w:divBdr>
        <w:top w:val="none" w:sz="0" w:space="0" w:color="auto"/>
        <w:left w:val="none" w:sz="0" w:space="0" w:color="auto"/>
        <w:bottom w:val="none" w:sz="0" w:space="0" w:color="auto"/>
        <w:right w:val="none" w:sz="0" w:space="0" w:color="auto"/>
      </w:divBdr>
    </w:div>
    <w:div w:id="599342128">
      <w:bodyDiv w:val="1"/>
      <w:marLeft w:val="0"/>
      <w:marRight w:val="0"/>
      <w:marTop w:val="0"/>
      <w:marBottom w:val="0"/>
      <w:divBdr>
        <w:top w:val="none" w:sz="0" w:space="0" w:color="auto"/>
        <w:left w:val="none" w:sz="0" w:space="0" w:color="auto"/>
        <w:bottom w:val="none" w:sz="0" w:space="0" w:color="auto"/>
        <w:right w:val="none" w:sz="0" w:space="0" w:color="auto"/>
      </w:divBdr>
    </w:div>
    <w:div w:id="599408688">
      <w:bodyDiv w:val="1"/>
      <w:marLeft w:val="0"/>
      <w:marRight w:val="0"/>
      <w:marTop w:val="0"/>
      <w:marBottom w:val="0"/>
      <w:divBdr>
        <w:top w:val="none" w:sz="0" w:space="0" w:color="auto"/>
        <w:left w:val="none" w:sz="0" w:space="0" w:color="auto"/>
        <w:bottom w:val="none" w:sz="0" w:space="0" w:color="auto"/>
        <w:right w:val="none" w:sz="0" w:space="0" w:color="auto"/>
      </w:divBdr>
      <w:divsChild>
        <w:div w:id="184641617">
          <w:marLeft w:val="1166"/>
          <w:marRight w:val="0"/>
          <w:marTop w:val="134"/>
          <w:marBottom w:val="0"/>
          <w:divBdr>
            <w:top w:val="none" w:sz="0" w:space="0" w:color="auto"/>
            <w:left w:val="none" w:sz="0" w:space="0" w:color="auto"/>
            <w:bottom w:val="none" w:sz="0" w:space="0" w:color="auto"/>
            <w:right w:val="none" w:sz="0" w:space="0" w:color="auto"/>
          </w:divBdr>
        </w:div>
        <w:div w:id="818041112">
          <w:marLeft w:val="547"/>
          <w:marRight w:val="0"/>
          <w:marTop w:val="154"/>
          <w:marBottom w:val="0"/>
          <w:divBdr>
            <w:top w:val="none" w:sz="0" w:space="0" w:color="auto"/>
            <w:left w:val="none" w:sz="0" w:space="0" w:color="auto"/>
            <w:bottom w:val="none" w:sz="0" w:space="0" w:color="auto"/>
            <w:right w:val="none" w:sz="0" w:space="0" w:color="auto"/>
          </w:divBdr>
        </w:div>
        <w:div w:id="1846899027">
          <w:marLeft w:val="547"/>
          <w:marRight w:val="0"/>
          <w:marTop w:val="154"/>
          <w:marBottom w:val="0"/>
          <w:divBdr>
            <w:top w:val="none" w:sz="0" w:space="0" w:color="auto"/>
            <w:left w:val="none" w:sz="0" w:space="0" w:color="auto"/>
            <w:bottom w:val="none" w:sz="0" w:space="0" w:color="auto"/>
            <w:right w:val="none" w:sz="0" w:space="0" w:color="auto"/>
          </w:divBdr>
        </w:div>
      </w:divsChild>
    </w:div>
    <w:div w:id="599535088">
      <w:bodyDiv w:val="1"/>
      <w:marLeft w:val="0"/>
      <w:marRight w:val="0"/>
      <w:marTop w:val="0"/>
      <w:marBottom w:val="0"/>
      <w:divBdr>
        <w:top w:val="none" w:sz="0" w:space="0" w:color="auto"/>
        <w:left w:val="none" w:sz="0" w:space="0" w:color="auto"/>
        <w:bottom w:val="none" w:sz="0" w:space="0" w:color="auto"/>
        <w:right w:val="none" w:sz="0" w:space="0" w:color="auto"/>
      </w:divBdr>
    </w:div>
    <w:div w:id="599609678">
      <w:bodyDiv w:val="1"/>
      <w:marLeft w:val="0"/>
      <w:marRight w:val="0"/>
      <w:marTop w:val="0"/>
      <w:marBottom w:val="0"/>
      <w:divBdr>
        <w:top w:val="none" w:sz="0" w:space="0" w:color="auto"/>
        <w:left w:val="none" w:sz="0" w:space="0" w:color="auto"/>
        <w:bottom w:val="none" w:sz="0" w:space="0" w:color="auto"/>
        <w:right w:val="none" w:sz="0" w:space="0" w:color="auto"/>
      </w:divBdr>
      <w:divsChild>
        <w:div w:id="202133959">
          <w:marLeft w:val="1166"/>
          <w:marRight w:val="0"/>
          <w:marTop w:val="77"/>
          <w:marBottom w:val="0"/>
          <w:divBdr>
            <w:top w:val="none" w:sz="0" w:space="0" w:color="auto"/>
            <w:left w:val="none" w:sz="0" w:space="0" w:color="auto"/>
            <w:bottom w:val="none" w:sz="0" w:space="0" w:color="auto"/>
            <w:right w:val="none" w:sz="0" w:space="0" w:color="auto"/>
          </w:divBdr>
        </w:div>
        <w:div w:id="228462980">
          <w:marLeft w:val="1166"/>
          <w:marRight w:val="0"/>
          <w:marTop w:val="77"/>
          <w:marBottom w:val="0"/>
          <w:divBdr>
            <w:top w:val="none" w:sz="0" w:space="0" w:color="auto"/>
            <w:left w:val="none" w:sz="0" w:space="0" w:color="auto"/>
            <w:bottom w:val="none" w:sz="0" w:space="0" w:color="auto"/>
            <w:right w:val="none" w:sz="0" w:space="0" w:color="auto"/>
          </w:divBdr>
        </w:div>
        <w:div w:id="323094163">
          <w:marLeft w:val="1800"/>
          <w:marRight w:val="0"/>
          <w:marTop w:val="67"/>
          <w:marBottom w:val="0"/>
          <w:divBdr>
            <w:top w:val="none" w:sz="0" w:space="0" w:color="auto"/>
            <w:left w:val="none" w:sz="0" w:space="0" w:color="auto"/>
            <w:bottom w:val="none" w:sz="0" w:space="0" w:color="auto"/>
            <w:right w:val="none" w:sz="0" w:space="0" w:color="auto"/>
          </w:divBdr>
        </w:div>
        <w:div w:id="329331516">
          <w:marLeft w:val="2520"/>
          <w:marRight w:val="0"/>
          <w:marTop w:val="58"/>
          <w:marBottom w:val="0"/>
          <w:divBdr>
            <w:top w:val="none" w:sz="0" w:space="0" w:color="auto"/>
            <w:left w:val="none" w:sz="0" w:space="0" w:color="auto"/>
            <w:bottom w:val="none" w:sz="0" w:space="0" w:color="auto"/>
            <w:right w:val="none" w:sz="0" w:space="0" w:color="auto"/>
          </w:divBdr>
        </w:div>
        <w:div w:id="464733796">
          <w:marLeft w:val="1166"/>
          <w:marRight w:val="0"/>
          <w:marTop w:val="77"/>
          <w:marBottom w:val="0"/>
          <w:divBdr>
            <w:top w:val="none" w:sz="0" w:space="0" w:color="auto"/>
            <w:left w:val="none" w:sz="0" w:space="0" w:color="auto"/>
            <w:bottom w:val="none" w:sz="0" w:space="0" w:color="auto"/>
            <w:right w:val="none" w:sz="0" w:space="0" w:color="auto"/>
          </w:divBdr>
        </w:div>
        <w:div w:id="528224564">
          <w:marLeft w:val="1800"/>
          <w:marRight w:val="0"/>
          <w:marTop w:val="67"/>
          <w:marBottom w:val="0"/>
          <w:divBdr>
            <w:top w:val="none" w:sz="0" w:space="0" w:color="auto"/>
            <w:left w:val="none" w:sz="0" w:space="0" w:color="auto"/>
            <w:bottom w:val="none" w:sz="0" w:space="0" w:color="auto"/>
            <w:right w:val="none" w:sz="0" w:space="0" w:color="auto"/>
          </w:divBdr>
        </w:div>
        <w:div w:id="703410060">
          <w:marLeft w:val="1166"/>
          <w:marRight w:val="0"/>
          <w:marTop w:val="67"/>
          <w:marBottom w:val="0"/>
          <w:divBdr>
            <w:top w:val="none" w:sz="0" w:space="0" w:color="auto"/>
            <w:left w:val="none" w:sz="0" w:space="0" w:color="auto"/>
            <w:bottom w:val="none" w:sz="0" w:space="0" w:color="auto"/>
            <w:right w:val="none" w:sz="0" w:space="0" w:color="auto"/>
          </w:divBdr>
        </w:div>
        <w:div w:id="727916615">
          <w:marLeft w:val="1166"/>
          <w:marRight w:val="0"/>
          <w:marTop w:val="77"/>
          <w:marBottom w:val="0"/>
          <w:divBdr>
            <w:top w:val="none" w:sz="0" w:space="0" w:color="auto"/>
            <w:left w:val="none" w:sz="0" w:space="0" w:color="auto"/>
            <w:bottom w:val="none" w:sz="0" w:space="0" w:color="auto"/>
            <w:right w:val="none" w:sz="0" w:space="0" w:color="auto"/>
          </w:divBdr>
        </w:div>
        <w:div w:id="812912395">
          <w:marLeft w:val="1800"/>
          <w:marRight w:val="0"/>
          <w:marTop w:val="67"/>
          <w:marBottom w:val="0"/>
          <w:divBdr>
            <w:top w:val="none" w:sz="0" w:space="0" w:color="auto"/>
            <w:left w:val="none" w:sz="0" w:space="0" w:color="auto"/>
            <w:bottom w:val="none" w:sz="0" w:space="0" w:color="auto"/>
            <w:right w:val="none" w:sz="0" w:space="0" w:color="auto"/>
          </w:divBdr>
        </w:div>
        <w:div w:id="1032799614">
          <w:marLeft w:val="547"/>
          <w:marRight w:val="0"/>
          <w:marTop w:val="77"/>
          <w:marBottom w:val="0"/>
          <w:divBdr>
            <w:top w:val="none" w:sz="0" w:space="0" w:color="auto"/>
            <w:left w:val="none" w:sz="0" w:space="0" w:color="auto"/>
            <w:bottom w:val="none" w:sz="0" w:space="0" w:color="auto"/>
            <w:right w:val="none" w:sz="0" w:space="0" w:color="auto"/>
          </w:divBdr>
        </w:div>
        <w:div w:id="1131703268">
          <w:marLeft w:val="1800"/>
          <w:marRight w:val="0"/>
          <w:marTop w:val="67"/>
          <w:marBottom w:val="0"/>
          <w:divBdr>
            <w:top w:val="none" w:sz="0" w:space="0" w:color="auto"/>
            <w:left w:val="none" w:sz="0" w:space="0" w:color="auto"/>
            <w:bottom w:val="none" w:sz="0" w:space="0" w:color="auto"/>
            <w:right w:val="none" w:sz="0" w:space="0" w:color="auto"/>
          </w:divBdr>
        </w:div>
        <w:div w:id="1196115429">
          <w:marLeft w:val="547"/>
          <w:marRight w:val="0"/>
          <w:marTop w:val="77"/>
          <w:marBottom w:val="0"/>
          <w:divBdr>
            <w:top w:val="none" w:sz="0" w:space="0" w:color="auto"/>
            <w:left w:val="none" w:sz="0" w:space="0" w:color="auto"/>
            <w:bottom w:val="none" w:sz="0" w:space="0" w:color="auto"/>
            <w:right w:val="none" w:sz="0" w:space="0" w:color="auto"/>
          </w:divBdr>
        </w:div>
        <w:div w:id="1241914856">
          <w:marLeft w:val="2520"/>
          <w:marRight w:val="0"/>
          <w:marTop w:val="58"/>
          <w:marBottom w:val="0"/>
          <w:divBdr>
            <w:top w:val="none" w:sz="0" w:space="0" w:color="auto"/>
            <w:left w:val="none" w:sz="0" w:space="0" w:color="auto"/>
            <w:bottom w:val="none" w:sz="0" w:space="0" w:color="auto"/>
            <w:right w:val="none" w:sz="0" w:space="0" w:color="auto"/>
          </w:divBdr>
        </w:div>
        <w:div w:id="1291133399">
          <w:marLeft w:val="1166"/>
          <w:marRight w:val="0"/>
          <w:marTop w:val="70"/>
          <w:marBottom w:val="0"/>
          <w:divBdr>
            <w:top w:val="none" w:sz="0" w:space="0" w:color="auto"/>
            <w:left w:val="none" w:sz="0" w:space="0" w:color="auto"/>
            <w:bottom w:val="none" w:sz="0" w:space="0" w:color="auto"/>
            <w:right w:val="none" w:sz="0" w:space="0" w:color="auto"/>
          </w:divBdr>
        </w:div>
        <w:div w:id="1357267546">
          <w:marLeft w:val="1800"/>
          <w:marRight w:val="0"/>
          <w:marTop w:val="67"/>
          <w:marBottom w:val="0"/>
          <w:divBdr>
            <w:top w:val="none" w:sz="0" w:space="0" w:color="auto"/>
            <w:left w:val="none" w:sz="0" w:space="0" w:color="auto"/>
            <w:bottom w:val="none" w:sz="0" w:space="0" w:color="auto"/>
            <w:right w:val="none" w:sz="0" w:space="0" w:color="auto"/>
          </w:divBdr>
        </w:div>
        <w:div w:id="1649672560">
          <w:marLeft w:val="1800"/>
          <w:marRight w:val="0"/>
          <w:marTop w:val="67"/>
          <w:marBottom w:val="0"/>
          <w:divBdr>
            <w:top w:val="none" w:sz="0" w:space="0" w:color="auto"/>
            <w:left w:val="none" w:sz="0" w:space="0" w:color="auto"/>
            <w:bottom w:val="none" w:sz="0" w:space="0" w:color="auto"/>
            <w:right w:val="none" w:sz="0" w:space="0" w:color="auto"/>
          </w:divBdr>
        </w:div>
        <w:div w:id="1837377072">
          <w:marLeft w:val="547"/>
          <w:marRight w:val="0"/>
          <w:marTop w:val="77"/>
          <w:marBottom w:val="0"/>
          <w:divBdr>
            <w:top w:val="none" w:sz="0" w:space="0" w:color="auto"/>
            <w:left w:val="none" w:sz="0" w:space="0" w:color="auto"/>
            <w:bottom w:val="none" w:sz="0" w:space="0" w:color="auto"/>
            <w:right w:val="none" w:sz="0" w:space="0" w:color="auto"/>
          </w:divBdr>
        </w:div>
        <w:div w:id="1971856015">
          <w:marLeft w:val="1166"/>
          <w:marRight w:val="0"/>
          <w:marTop w:val="67"/>
          <w:marBottom w:val="0"/>
          <w:divBdr>
            <w:top w:val="none" w:sz="0" w:space="0" w:color="auto"/>
            <w:left w:val="none" w:sz="0" w:space="0" w:color="auto"/>
            <w:bottom w:val="none" w:sz="0" w:space="0" w:color="auto"/>
            <w:right w:val="none" w:sz="0" w:space="0" w:color="auto"/>
          </w:divBdr>
        </w:div>
      </w:divsChild>
    </w:div>
    <w:div w:id="599797525">
      <w:bodyDiv w:val="1"/>
      <w:marLeft w:val="0"/>
      <w:marRight w:val="0"/>
      <w:marTop w:val="0"/>
      <w:marBottom w:val="0"/>
      <w:divBdr>
        <w:top w:val="none" w:sz="0" w:space="0" w:color="auto"/>
        <w:left w:val="none" w:sz="0" w:space="0" w:color="auto"/>
        <w:bottom w:val="none" w:sz="0" w:space="0" w:color="auto"/>
        <w:right w:val="none" w:sz="0" w:space="0" w:color="auto"/>
      </w:divBdr>
    </w:div>
    <w:div w:id="602423350">
      <w:bodyDiv w:val="1"/>
      <w:marLeft w:val="0"/>
      <w:marRight w:val="0"/>
      <w:marTop w:val="0"/>
      <w:marBottom w:val="0"/>
      <w:divBdr>
        <w:top w:val="none" w:sz="0" w:space="0" w:color="auto"/>
        <w:left w:val="none" w:sz="0" w:space="0" w:color="auto"/>
        <w:bottom w:val="none" w:sz="0" w:space="0" w:color="auto"/>
        <w:right w:val="none" w:sz="0" w:space="0" w:color="auto"/>
      </w:divBdr>
    </w:div>
    <w:div w:id="604193683">
      <w:bodyDiv w:val="1"/>
      <w:marLeft w:val="0"/>
      <w:marRight w:val="0"/>
      <w:marTop w:val="0"/>
      <w:marBottom w:val="0"/>
      <w:divBdr>
        <w:top w:val="none" w:sz="0" w:space="0" w:color="auto"/>
        <w:left w:val="none" w:sz="0" w:space="0" w:color="auto"/>
        <w:bottom w:val="none" w:sz="0" w:space="0" w:color="auto"/>
        <w:right w:val="none" w:sz="0" w:space="0" w:color="auto"/>
      </w:divBdr>
      <w:divsChild>
        <w:div w:id="116684021">
          <w:marLeft w:val="547"/>
          <w:marRight w:val="0"/>
          <w:marTop w:val="144"/>
          <w:marBottom w:val="0"/>
          <w:divBdr>
            <w:top w:val="none" w:sz="0" w:space="0" w:color="auto"/>
            <w:left w:val="none" w:sz="0" w:space="0" w:color="auto"/>
            <w:bottom w:val="none" w:sz="0" w:space="0" w:color="auto"/>
            <w:right w:val="none" w:sz="0" w:space="0" w:color="auto"/>
          </w:divBdr>
        </w:div>
        <w:div w:id="650139998">
          <w:marLeft w:val="1166"/>
          <w:marRight w:val="0"/>
          <w:marTop w:val="125"/>
          <w:marBottom w:val="0"/>
          <w:divBdr>
            <w:top w:val="none" w:sz="0" w:space="0" w:color="auto"/>
            <w:left w:val="none" w:sz="0" w:space="0" w:color="auto"/>
            <w:bottom w:val="none" w:sz="0" w:space="0" w:color="auto"/>
            <w:right w:val="none" w:sz="0" w:space="0" w:color="auto"/>
          </w:divBdr>
        </w:div>
        <w:div w:id="654262585">
          <w:marLeft w:val="547"/>
          <w:marRight w:val="0"/>
          <w:marTop w:val="144"/>
          <w:marBottom w:val="0"/>
          <w:divBdr>
            <w:top w:val="none" w:sz="0" w:space="0" w:color="auto"/>
            <w:left w:val="none" w:sz="0" w:space="0" w:color="auto"/>
            <w:bottom w:val="none" w:sz="0" w:space="0" w:color="auto"/>
            <w:right w:val="none" w:sz="0" w:space="0" w:color="auto"/>
          </w:divBdr>
        </w:div>
        <w:div w:id="1058866981">
          <w:marLeft w:val="1166"/>
          <w:marRight w:val="0"/>
          <w:marTop w:val="125"/>
          <w:marBottom w:val="0"/>
          <w:divBdr>
            <w:top w:val="none" w:sz="0" w:space="0" w:color="auto"/>
            <w:left w:val="none" w:sz="0" w:space="0" w:color="auto"/>
            <w:bottom w:val="none" w:sz="0" w:space="0" w:color="auto"/>
            <w:right w:val="none" w:sz="0" w:space="0" w:color="auto"/>
          </w:divBdr>
        </w:div>
        <w:div w:id="1302079284">
          <w:marLeft w:val="1166"/>
          <w:marRight w:val="0"/>
          <w:marTop w:val="125"/>
          <w:marBottom w:val="0"/>
          <w:divBdr>
            <w:top w:val="none" w:sz="0" w:space="0" w:color="auto"/>
            <w:left w:val="none" w:sz="0" w:space="0" w:color="auto"/>
            <w:bottom w:val="none" w:sz="0" w:space="0" w:color="auto"/>
            <w:right w:val="none" w:sz="0" w:space="0" w:color="auto"/>
          </w:divBdr>
        </w:div>
        <w:div w:id="1461341671">
          <w:marLeft w:val="547"/>
          <w:marRight w:val="0"/>
          <w:marTop w:val="144"/>
          <w:marBottom w:val="0"/>
          <w:divBdr>
            <w:top w:val="none" w:sz="0" w:space="0" w:color="auto"/>
            <w:left w:val="none" w:sz="0" w:space="0" w:color="auto"/>
            <w:bottom w:val="none" w:sz="0" w:space="0" w:color="auto"/>
            <w:right w:val="none" w:sz="0" w:space="0" w:color="auto"/>
          </w:divBdr>
        </w:div>
        <w:div w:id="1981417073">
          <w:marLeft w:val="547"/>
          <w:marRight w:val="0"/>
          <w:marTop w:val="144"/>
          <w:marBottom w:val="0"/>
          <w:divBdr>
            <w:top w:val="none" w:sz="0" w:space="0" w:color="auto"/>
            <w:left w:val="none" w:sz="0" w:space="0" w:color="auto"/>
            <w:bottom w:val="none" w:sz="0" w:space="0" w:color="auto"/>
            <w:right w:val="none" w:sz="0" w:space="0" w:color="auto"/>
          </w:divBdr>
        </w:div>
        <w:div w:id="2131122461">
          <w:marLeft w:val="547"/>
          <w:marRight w:val="0"/>
          <w:marTop w:val="144"/>
          <w:marBottom w:val="0"/>
          <w:divBdr>
            <w:top w:val="none" w:sz="0" w:space="0" w:color="auto"/>
            <w:left w:val="none" w:sz="0" w:space="0" w:color="auto"/>
            <w:bottom w:val="none" w:sz="0" w:space="0" w:color="auto"/>
            <w:right w:val="none" w:sz="0" w:space="0" w:color="auto"/>
          </w:divBdr>
        </w:div>
      </w:divsChild>
    </w:div>
    <w:div w:id="604970378">
      <w:bodyDiv w:val="1"/>
      <w:marLeft w:val="0"/>
      <w:marRight w:val="0"/>
      <w:marTop w:val="0"/>
      <w:marBottom w:val="0"/>
      <w:divBdr>
        <w:top w:val="none" w:sz="0" w:space="0" w:color="auto"/>
        <w:left w:val="none" w:sz="0" w:space="0" w:color="auto"/>
        <w:bottom w:val="none" w:sz="0" w:space="0" w:color="auto"/>
        <w:right w:val="none" w:sz="0" w:space="0" w:color="auto"/>
      </w:divBdr>
    </w:div>
    <w:div w:id="605498987">
      <w:bodyDiv w:val="1"/>
      <w:marLeft w:val="0"/>
      <w:marRight w:val="0"/>
      <w:marTop w:val="0"/>
      <w:marBottom w:val="0"/>
      <w:divBdr>
        <w:top w:val="none" w:sz="0" w:space="0" w:color="auto"/>
        <w:left w:val="none" w:sz="0" w:space="0" w:color="auto"/>
        <w:bottom w:val="none" w:sz="0" w:space="0" w:color="auto"/>
        <w:right w:val="none" w:sz="0" w:space="0" w:color="auto"/>
      </w:divBdr>
      <w:divsChild>
        <w:div w:id="117646984">
          <w:marLeft w:val="1166"/>
          <w:marRight w:val="0"/>
          <w:marTop w:val="86"/>
          <w:marBottom w:val="0"/>
          <w:divBdr>
            <w:top w:val="none" w:sz="0" w:space="0" w:color="auto"/>
            <w:left w:val="none" w:sz="0" w:space="0" w:color="auto"/>
            <w:bottom w:val="none" w:sz="0" w:space="0" w:color="auto"/>
            <w:right w:val="none" w:sz="0" w:space="0" w:color="auto"/>
          </w:divBdr>
        </w:div>
        <w:div w:id="387530586">
          <w:marLeft w:val="547"/>
          <w:marRight w:val="0"/>
          <w:marTop w:val="115"/>
          <w:marBottom w:val="0"/>
          <w:divBdr>
            <w:top w:val="none" w:sz="0" w:space="0" w:color="auto"/>
            <w:left w:val="none" w:sz="0" w:space="0" w:color="auto"/>
            <w:bottom w:val="none" w:sz="0" w:space="0" w:color="auto"/>
            <w:right w:val="none" w:sz="0" w:space="0" w:color="auto"/>
          </w:divBdr>
        </w:div>
        <w:div w:id="823398625">
          <w:marLeft w:val="1166"/>
          <w:marRight w:val="0"/>
          <w:marTop w:val="86"/>
          <w:marBottom w:val="0"/>
          <w:divBdr>
            <w:top w:val="none" w:sz="0" w:space="0" w:color="auto"/>
            <w:left w:val="none" w:sz="0" w:space="0" w:color="auto"/>
            <w:bottom w:val="none" w:sz="0" w:space="0" w:color="auto"/>
            <w:right w:val="none" w:sz="0" w:space="0" w:color="auto"/>
          </w:divBdr>
        </w:div>
      </w:divsChild>
    </w:div>
    <w:div w:id="605623660">
      <w:bodyDiv w:val="1"/>
      <w:marLeft w:val="0"/>
      <w:marRight w:val="0"/>
      <w:marTop w:val="0"/>
      <w:marBottom w:val="0"/>
      <w:divBdr>
        <w:top w:val="none" w:sz="0" w:space="0" w:color="auto"/>
        <w:left w:val="none" w:sz="0" w:space="0" w:color="auto"/>
        <w:bottom w:val="none" w:sz="0" w:space="0" w:color="auto"/>
        <w:right w:val="none" w:sz="0" w:space="0" w:color="auto"/>
      </w:divBdr>
    </w:div>
    <w:div w:id="606236523">
      <w:bodyDiv w:val="1"/>
      <w:marLeft w:val="0"/>
      <w:marRight w:val="0"/>
      <w:marTop w:val="0"/>
      <w:marBottom w:val="0"/>
      <w:divBdr>
        <w:top w:val="none" w:sz="0" w:space="0" w:color="auto"/>
        <w:left w:val="none" w:sz="0" w:space="0" w:color="auto"/>
        <w:bottom w:val="none" w:sz="0" w:space="0" w:color="auto"/>
        <w:right w:val="none" w:sz="0" w:space="0" w:color="auto"/>
      </w:divBdr>
    </w:div>
    <w:div w:id="607543582">
      <w:bodyDiv w:val="1"/>
      <w:marLeft w:val="0"/>
      <w:marRight w:val="0"/>
      <w:marTop w:val="0"/>
      <w:marBottom w:val="0"/>
      <w:divBdr>
        <w:top w:val="none" w:sz="0" w:space="0" w:color="auto"/>
        <w:left w:val="none" w:sz="0" w:space="0" w:color="auto"/>
        <w:bottom w:val="none" w:sz="0" w:space="0" w:color="auto"/>
        <w:right w:val="none" w:sz="0" w:space="0" w:color="auto"/>
      </w:divBdr>
      <w:divsChild>
        <w:div w:id="1209341601">
          <w:marLeft w:val="0"/>
          <w:marRight w:val="0"/>
          <w:marTop w:val="0"/>
          <w:marBottom w:val="0"/>
          <w:divBdr>
            <w:top w:val="none" w:sz="0" w:space="0" w:color="auto"/>
            <w:left w:val="none" w:sz="0" w:space="0" w:color="auto"/>
            <w:bottom w:val="none" w:sz="0" w:space="0" w:color="auto"/>
            <w:right w:val="none" w:sz="0" w:space="0" w:color="auto"/>
          </w:divBdr>
          <w:divsChild>
            <w:div w:id="600259001">
              <w:marLeft w:val="0"/>
              <w:marRight w:val="0"/>
              <w:marTop w:val="0"/>
              <w:marBottom w:val="0"/>
              <w:divBdr>
                <w:top w:val="none" w:sz="0" w:space="0" w:color="auto"/>
                <w:left w:val="none" w:sz="0" w:space="0" w:color="auto"/>
                <w:bottom w:val="none" w:sz="0" w:space="0" w:color="auto"/>
                <w:right w:val="none" w:sz="0" w:space="0" w:color="auto"/>
              </w:divBdr>
            </w:div>
            <w:div w:id="1457024790">
              <w:marLeft w:val="0"/>
              <w:marRight w:val="0"/>
              <w:marTop w:val="0"/>
              <w:marBottom w:val="0"/>
              <w:divBdr>
                <w:top w:val="none" w:sz="0" w:space="0" w:color="auto"/>
                <w:left w:val="none" w:sz="0" w:space="0" w:color="auto"/>
                <w:bottom w:val="none" w:sz="0" w:space="0" w:color="auto"/>
                <w:right w:val="none" w:sz="0" w:space="0" w:color="auto"/>
              </w:divBdr>
            </w:div>
            <w:div w:id="20919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0260">
      <w:bodyDiv w:val="1"/>
      <w:marLeft w:val="0"/>
      <w:marRight w:val="0"/>
      <w:marTop w:val="0"/>
      <w:marBottom w:val="0"/>
      <w:divBdr>
        <w:top w:val="none" w:sz="0" w:space="0" w:color="auto"/>
        <w:left w:val="none" w:sz="0" w:space="0" w:color="auto"/>
        <w:bottom w:val="none" w:sz="0" w:space="0" w:color="auto"/>
        <w:right w:val="none" w:sz="0" w:space="0" w:color="auto"/>
      </w:divBdr>
      <w:divsChild>
        <w:div w:id="40860241">
          <w:marLeft w:val="1800"/>
          <w:marRight w:val="0"/>
          <w:marTop w:val="77"/>
          <w:marBottom w:val="0"/>
          <w:divBdr>
            <w:top w:val="none" w:sz="0" w:space="0" w:color="auto"/>
            <w:left w:val="none" w:sz="0" w:space="0" w:color="auto"/>
            <w:bottom w:val="none" w:sz="0" w:space="0" w:color="auto"/>
            <w:right w:val="none" w:sz="0" w:space="0" w:color="auto"/>
          </w:divBdr>
        </w:div>
        <w:div w:id="152990124">
          <w:marLeft w:val="1800"/>
          <w:marRight w:val="0"/>
          <w:marTop w:val="77"/>
          <w:marBottom w:val="0"/>
          <w:divBdr>
            <w:top w:val="none" w:sz="0" w:space="0" w:color="auto"/>
            <w:left w:val="none" w:sz="0" w:space="0" w:color="auto"/>
            <w:bottom w:val="none" w:sz="0" w:space="0" w:color="auto"/>
            <w:right w:val="none" w:sz="0" w:space="0" w:color="auto"/>
          </w:divBdr>
        </w:div>
        <w:div w:id="1199780414">
          <w:marLeft w:val="1166"/>
          <w:marRight w:val="0"/>
          <w:marTop w:val="96"/>
          <w:marBottom w:val="0"/>
          <w:divBdr>
            <w:top w:val="none" w:sz="0" w:space="0" w:color="auto"/>
            <w:left w:val="none" w:sz="0" w:space="0" w:color="auto"/>
            <w:bottom w:val="none" w:sz="0" w:space="0" w:color="auto"/>
            <w:right w:val="none" w:sz="0" w:space="0" w:color="auto"/>
          </w:divBdr>
        </w:div>
        <w:div w:id="1313754314">
          <w:marLeft w:val="1800"/>
          <w:marRight w:val="0"/>
          <w:marTop w:val="77"/>
          <w:marBottom w:val="0"/>
          <w:divBdr>
            <w:top w:val="none" w:sz="0" w:space="0" w:color="auto"/>
            <w:left w:val="none" w:sz="0" w:space="0" w:color="auto"/>
            <w:bottom w:val="none" w:sz="0" w:space="0" w:color="auto"/>
            <w:right w:val="none" w:sz="0" w:space="0" w:color="auto"/>
          </w:divBdr>
        </w:div>
      </w:divsChild>
    </w:div>
    <w:div w:id="609363838">
      <w:bodyDiv w:val="1"/>
      <w:marLeft w:val="0"/>
      <w:marRight w:val="0"/>
      <w:marTop w:val="0"/>
      <w:marBottom w:val="0"/>
      <w:divBdr>
        <w:top w:val="none" w:sz="0" w:space="0" w:color="auto"/>
        <w:left w:val="none" w:sz="0" w:space="0" w:color="auto"/>
        <w:bottom w:val="none" w:sz="0" w:space="0" w:color="auto"/>
        <w:right w:val="none" w:sz="0" w:space="0" w:color="auto"/>
      </w:divBdr>
    </w:div>
    <w:div w:id="610166186">
      <w:bodyDiv w:val="1"/>
      <w:marLeft w:val="0"/>
      <w:marRight w:val="0"/>
      <w:marTop w:val="0"/>
      <w:marBottom w:val="0"/>
      <w:divBdr>
        <w:top w:val="none" w:sz="0" w:space="0" w:color="auto"/>
        <w:left w:val="none" w:sz="0" w:space="0" w:color="auto"/>
        <w:bottom w:val="none" w:sz="0" w:space="0" w:color="auto"/>
        <w:right w:val="none" w:sz="0" w:space="0" w:color="auto"/>
      </w:divBdr>
      <w:divsChild>
        <w:div w:id="83692010">
          <w:marLeft w:val="1166"/>
          <w:marRight w:val="0"/>
          <w:marTop w:val="96"/>
          <w:marBottom w:val="0"/>
          <w:divBdr>
            <w:top w:val="none" w:sz="0" w:space="0" w:color="auto"/>
            <w:left w:val="none" w:sz="0" w:space="0" w:color="auto"/>
            <w:bottom w:val="none" w:sz="0" w:space="0" w:color="auto"/>
            <w:right w:val="none" w:sz="0" w:space="0" w:color="auto"/>
          </w:divBdr>
        </w:div>
        <w:div w:id="162598032">
          <w:marLeft w:val="1166"/>
          <w:marRight w:val="0"/>
          <w:marTop w:val="96"/>
          <w:marBottom w:val="0"/>
          <w:divBdr>
            <w:top w:val="none" w:sz="0" w:space="0" w:color="auto"/>
            <w:left w:val="none" w:sz="0" w:space="0" w:color="auto"/>
            <w:bottom w:val="none" w:sz="0" w:space="0" w:color="auto"/>
            <w:right w:val="none" w:sz="0" w:space="0" w:color="auto"/>
          </w:divBdr>
        </w:div>
        <w:div w:id="190263412">
          <w:marLeft w:val="1800"/>
          <w:marRight w:val="0"/>
          <w:marTop w:val="77"/>
          <w:marBottom w:val="0"/>
          <w:divBdr>
            <w:top w:val="none" w:sz="0" w:space="0" w:color="auto"/>
            <w:left w:val="none" w:sz="0" w:space="0" w:color="auto"/>
            <w:bottom w:val="none" w:sz="0" w:space="0" w:color="auto"/>
            <w:right w:val="none" w:sz="0" w:space="0" w:color="auto"/>
          </w:divBdr>
        </w:div>
        <w:div w:id="542062774">
          <w:marLeft w:val="1166"/>
          <w:marRight w:val="0"/>
          <w:marTop w:val="96"/>
          <w:marBottom w:val="0"/>
          <w:divBdr>
            <w:top w:val="none" w:sz="0" w:space="0" w:color="auto"/>
            <w:left w:val="none" w:sz="0" w:space="0" w:color="auto"/>
            <w:bottom w:val="none" w:sz="0" w:space="0" w:color="auto"/>
            <w:right w:val="none" w:sz="0" w:space="0" w:color="auto"/>
          </w:divBdr>
        </w:div>
        <w:div w:id="670181912">
          <w:marLeft w:val="1166"/>
          <w:marRight w:val="0"/>
          <w:marTop w:val="96"/>
          <w:marBottom w:val="0"/>
          <w:divBdr>
            <w:top w:val="none" w:sz="0" w:space="0" w:color="auto"/>
            <w:left w:val="none" w:sz="0" w:space="0" w:color="auto"/>
            <w:bottom w:val="none" w:sz="0" w:space="0" w:color="auto"/>
            <w:right w:val="none" w:sz="0" w:space="0" w:color="auto"/>
          </w:divBdr>
        </w:div>
        <w:div w:id="919798355">
          <w:marLeft w:val="547"/>
          <w:marRight w:val="0"/>
          <w:marTop w:val="115"/>
          <w:marBottom w:val="0"/>
          <w:divBdr>
            <w:top w:val="none" w:sz="0" w:space="0" w:color="auto"/>
            <w:left w:val="none" w:sz="0" w:space="0" w:color="auto"/>
            <w:bottom w:val="none" w:sz="0" w:space="0" w:color="auto"/>
            <w:right w:val="none" w:sz="0" w:space="0" w:color="auto"/>
          </w:divBdr>
        </w:div>
      </w:divsChild>
    </w:div>
    <w:div w:id="611087881">
      <w:bodyDiv w:val="1"/>
      <w:marLeft w:val="0"/>
      <w:marRight w:val="0"/>
      <w:marTop w:val="0"/>
      <w:marBottom w:val="0"/>
      <w:divBdr>
        <w:top w:val="none" w:sz="0" w:space="0" w:color="auto"/>
        <w:left w:val="none" w:sz="0" w:space="0" w:color="auto"/>
        <w:bottom w:val="none" w:sz="0" w:space="0" w:color="auto"/>
        <w:right w:val="none" w:sz="0" w:space="0" w:color="auto"/>
      </w:divBdr>
    </w:div>
    <w:div w:id="611745289">
      <w:bodyDiv w:val="1"/>
      <w:marLeft w:val="0"/>
      <w:marRight w:val="0"/>
      <w:marTop w:val="0"/>
      <w:marBottom w:val="0"/>
      <w:divBdr>
        <w:top w:val="none" w:sz="0" w:space="0" w:color="auto"/>
        <w:left w:val="none" w:sz="0" w:space="0" w:color="auto"/>
        <w:bottom w:val="none" w:sz="0" w:space="0" w:color="auto"/>
        <w:right w:val="none" w:sz="0" w:space="0" w:color="auto"/>
      </w:divBdr>
      <w:divsChild>
        <w:div w:id="273942592">
          <w:marLeft w:val="547"/>
          <w:marRight w:val="0"/>
          <w:marTop w:val="120"/>
          <w:marBottom w:val="0"/>
          <w:divBdr>
            <w:top w:val="none" w:sz="0" w:space="0" w:color="auto"/>
            <w:left w:val="none" w:sz="0" w:space="0" w:color="auto"/>
            <w:bottom w:val="none" w:sz="0" w:space="0" w:color="auto"/>
            <w:right w:val="none" w:sz="0" w:space="0" w:color="auto"/>
          </w:divBdr>
        </w:div>
        <w:div w:id="402266218">
          <w:marLeft w:val="1166"/>
          <w:marRight w:val="0"/>
          <w:marTop w:val="106"/>
          <w:marBottom w:val="0"/>
          <w:divBdr>
            <w:top w:val="none" w:sz="0" w:space="0" w:color="auto"/>
            <w:left w:val="none" w:sz="0" w:space="0" w:color="auto"/>
            <w:bottom w:val="none" w:sz="0" w:space="0" w:color="auto"/>
            <w:right w:val="none" w:sz="0" w:space="0" w:color="auto"/>
          </w:divBdr>
        </w:div>
        <w:div w:id="668991600">
          <w:marLeft w:val="547"/>
          <w:marRight w:val="0"/>
          <w:marTop w:val="120"/>
          <w:marBottom w:val="0"/>
          <w:divBdr>
            <w:top w:val="none" w:sz="0" w:space="0" w:color="auto"/>
            <w:left w:val="none" w:sz="0" w:space="0" w:color="auto"/>
            <w:bottom w:val="none" w:sz="0" w:space="0" w:color="auto"/>
            <w:right w:val="none" w:sz="0" w:space="0" w:color="auto"/>
          </w:divBdr>
        </w:div>
        <w:div w:id="825819806">
          <w:marLeft w:val="1166"/>
          <w:marRight w:val="0"/>
          <w:marTop w:val="106"/>
          <w:marBottom w:val="0"/>
          <w:divBdr>
            <w:top w:val="none" w:sz="0" w:space="0" w:color="auto"/>
            <w:left w:val="none" w:sz="0" w:space="0" w:color="auto"/>
            <w:bottom w:val="none" w:sz="0" w:space="0" w:color="auto"/>
            <w:right w:val="none" w:sz="0" w:space="0" w:color="auto"/>
          </w:divBdr>
        </w:div>
        <w:div w:id="1053237091">
          <w:marLeft w:val="1166"/>
          <w:marRight w:val="0"/>
          <w:marTop w:val="106"/>
          <w:marBottom w:val="0"/>
          <w:divBdr>
            <w:top w:val="none" w:sz="0" w:space="0" w:color="auto"/>
            <w:left w:val="none" w:sz="0" w:space="0" w:color="auto"/>
            <w:bottom w:val="none" w:sz="0" w:space="0" w:color="auto"/>
            <w:right w:val="none" w:sz="0" w:space="0" w:color="auto"/>
          </w:divBdr>
        </w:div>
        <w:div w:id="2015105523">
          <w:marLeft w:val="1166"/>
          <w:marRight w:val="0"/>
          <w:marTop w:val="106"/>
          <w:marBottom w:val="0"/>
          <w:divBdr>
            <w:top w:val="none" w:sz="0" w:space="0" w:color="auto"/>
            <w:left w:val="none" w:sz="0" w:space="0" w:color="auto"/>
            <w:bottom w:val="none" w:sz="0" w:space="0" w:color="auto"/>
            <w:right w:val="none" w:sz="0" w:space="0" w:color="auto"/>
          </w:divBdr>
        </w:div>
      </w:divsChild>
    </w:div>
    <w:div w:id="613291086">
      <w:bodyDiv w:val="1"/>
      <w:marLeft w:val="0"/>
      <w:marRight w:val="0"/>
      <w:marTop w:val="0"/>
      <w:marBottom w:val="0"/>
      <w:divBdr>
        <w:top w:val="none" w:sz="0" w:space="0" w:color="auto"/>
        <w:left w:val="none" w:sz="0" w:space="0" w:color="auto"/>
        <w:bottom w:val="none" w:sz="0" w:space="0" w:color="auto"/>
        <w:right w:val="none" w:sz="0" w:space="0" w:color="auto"/>
      </w:divBdr>
    </w:div>
    <w:div w:id="613367805">
      <w:bodyDiv w:val="1"/>
      <w:marLeft w:val="0"/>
      <w:marRight w:val="0"/>
      <w:marTop w:val="0"/>
      <w:marBottom w:val="0"/>
      <w:divBdr>
        <w:top w:val="none" w:sz="0" w:space="0" w:color="auto"/>
        <w:left w:val="none" w:sz="0" w:space="0" w:color="auto"/>
        <w:bottom w:val="none" w:sz="0" w:space="0" w:color="auto"/>
        <w:right w:val="none" w:sz="0" w:space="0" w:color="auto"/>
      </w:divBdr>
      <w:divsChild>
        <w:div w:id="412900876">
          <w:marLeft w:val="0"/>
          <w:marRight w:val="0"/>
          <w:marTop w:val="0"/>
          <w:marBottom w:val="0"/>
          <w:divBdr>
            <w:top w:val="none" w:sz="0" w:space="0" w:color="auto"/>
            <w:left w:val="none" w:sz="0" w:space="0" w:color="auto"/>
            <w:bottom w:val="none" w:sz="0" w:space="0" w:color="auto"/>
            <w:right w:val="none" w:sz="0" w:space="0" w:color="auto"/>
          </w:divBdr>
          <w:divsChild>
            <w:div w:id="3478538">
              <w:marLeft w:val="0"/>
              <w:marRight w:val="0"/>
              <w:marTop w:val="0"/>
              <w:marBottom w:val="0"/>
              <w:divBdr>
                <w:top w:val="none" w:sz="0" w:space="0" w:color="auto"/>
                <w:left w:val="none" w:sz="0" w:space="0" w:color="auto"/>
                <w:bottom w:val="none" w:sz="0" w:space="0" w:color="auto"/>
                <w:right w:val="none" w:sz="0" w:space="0" w:color="auto"/>
              </w:divBdr>
            </w:div>
            <w:div w:id="1173103103">
              <w:marLeft w:val="0"/>
              <w:marRight w:val="0"/>
              <w:marTop w:val="0"/>
              <w:marBottom w:val="0"/>
              <w:divBdr>
                <w:top w:val="none" w:sz="0" w:space="0" w:color="auto"/>
                <w:left w:val="none" w:sz="0" w:space="0" w:color="auto"/>
                <w:bottom w:val="none" w:sz="0" w:space="0" w:color="auto"/>
                <w:right w:val="none" w:sz="0" w:space="0" w:color="auto"/>
              </w:divBdr>
            </w:div>
            <w:div w:id="1425685732">
              <w:marLeft w:val="0"/>
              <w:marRight w:val="0"/>
              <w:marTop w:val="0"/>
              <w:marBottom w:val="0"/>
              <w:divBdr>
                <w:top w:val="none" w:sz="0" w:space="0" w:color="auto"/>
                <w:left w:val="none" w:sz="0" w:space="0" w:color="auto"/>
                <w:bottom w:val="none" w:sz="0" w:space="0" w:color="auto"/>
                <w:right w:val="none" w:sz="0" w:space="0" w:color="auto"/>
              </w:divBdr>
            </w:div>
            <w:div w:id="16022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8986">
      <w:bodyDiv w:val="1"/>
      <w:marLeft w:val="0"/>
      <w:marRight w:val="0"/>
      <w:marTop w:val="0"/>
      <w:marBottom w:val="0"/>
      <w:divBdr>
        <w:top w:val="none" w:sz="0" w:space="0" w:color="auto"/>
        <w:left w:val="none" w:sz="0" w:space="0" w:color="auto"/>
        <w:bottom w:val="none" w:sz="0" w:space="0" w:color="auto"/>
        <w:right w:val="none" w:sz="0" w:space="0" w:color="auto"/>
      </w:divBdr>
      <w:divsChild>
        <w:div w:id="1172254754">
          <w:marLeft w:val="0"/>
          <w:marRight w:val="0"/>
          <w:marTop w:val="0"/>
          <w:marBottom w:val="0"/>
          <w:divBdr>
            <w:top w:val="none" w:sz="0" w:space="0" w:color="auto"/>
            <w:left w:val="none" w:sz="0" w:space="0" w:color="auto"/>
            <w:bottom w:val="none" w:sz="0" w:space="0" w:color="auto"/>
            <w:right w:val="none" w:sz="0" w:space="0" w:color="auto"/>
          </w:divBdr>
          <w:divsChild>
            <w:div w:id="38749367">
              <w:marLeft w:val="0"/>
              <w:marRight w:val="0"/>
              <w:marTop w:val="0"/>
              <w:marBottom w:val="0"/>
              <w:divBdr>
                <w:top w:val="none" w:sz="0" w:space="0" w:color="auto"/>
                <w:left w:val="none" w:sz="0" w:space="0" w:color="auto"/>
                <w:bottom w:val="none" w:sz="0" w:space="0" w:color="auto"/>
                <w:right w:val="none" w:sz="0" w:space="0" w:color="auto"/>
              </w:divBdr>
            </w:div>
            <w:div w:id="8818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6594">
      <w:bodyDiv w:val="1"/>
      <w:marLeft w:val="0"/>
      <w:marRight w:val="0"/>
      <w:marTop w:val="0"/>
      <w:marBottom w:val="0"/>
      <w:divBdr>
        <w:top w:val="none" w:sz="0" w:space="0" w:color="auto"/>
        <w:left w:val="none" w:sz="0" w:space="0" w:color="auto"/>
        <w:bottom w:val="none" w:sz="0" w:space="0" w:color="auto"/>
        <w:right w:val="none" w:sz="0" w:space="0" w:color="auto"/>
      </w:divBdr>
    </w:div>
    <w:div w:id="615864989">
      <w:bodyDiv w:val="1"/>
      <w:marLeft w:val="0"/>
      <w:marRight w:val="0"/>
      <w:marTop w:val="0"/>
      <w:marBottom w:val="0"/>
      <w:divBdr>
        <w:top w:val="none" w:sz="0" w:space="0" w:color="auto"/>
        <w:left w:val="none" w:sz="0" w:space="0" w:color="auto"/>
        <w:bottom w:val="none" w:sz="0" w:space="0" w:color="auto"/>
        <w:right w:val="none" w:sz="0" w:space="0" w:color="auto"/>
      </w:divBdr>
    </w:div>
    <w:div w:id="616831332">
      <w:bodyDiv w:val="1"/>
      <w:marLeft w:val="0"/>
      <w:marRight w:val="0"/>
      <w:marTop w:val="0"/>
      <w:marBottom w:val="0"/>
      <w:divBdr>
        <w:top w:val="none" w:sz="0" w:space="0" w:color="auto"/>
        <w:left w:val="none" w:sz="0" w:space="0" w:color="auto"/>
        <w:bottom w:val="none" w:sz="0" w:space="0" w:color="auto"/>
        <w:right w:val="none" w:sz="0" w:space="0" w:color="auto"/>
      </w:divBdr>
    </w:div>
    <w:div w:id="617177292">
      <w:bodyDiv w:val="1"/>
      <w:marLeft w:val="0"/>
      <w:marRight w:val="0"/>
      <w:marTop w:val="0"/>
      <w:marBottom w:val="0"/>
      <w:divBdr>
        <w:top w:val="none" w:sz="0" w:space="0" w:color="auto"/>
        <w:left w:val="none" w:sz="0" w:space="0" w:color="auto"/>
        <w:bottom w:val="none" w:sz="0" w:space="0" w:color="auto"/>
        <w:right w:val="none" w:sz="0" w:space="0" w:color="auto"/>
      </w:divBdr>
    </w:div>
    <w:div w:id="617179089">
      <w:bodyDiv w:val="1"/>
      <w:marLeft w:val="0"/>
      <w:marRight w:val="0"/>
      <w:marTop w:val="0"/>
      <w:marBottom w:val="0"/>
      <w:divBdr>
        <w:top w:val="none" w:sz="0" w:space="0" w:color="auto"/>
        <w:left w:val="none" w:sz="0" w:space="0" w:color="auto"/>
        <w:bottom w:val="none" w:sz="0" w:space="0" w:color="auto"/>
        <w:right w:val="none" w:sz="0" w:space="0" w:color="auto"/>
      </w:divBdr>
    </w:div>
    <w:div w:id="617445351">
      <w:bodyDiv w:val="1"/>
      <w:marLeft w:val="0"/>
      <w:marRight w:val="0"/>
      <w:marTop w:val="0"/>
      <w:marBottom w:val="0"/>
      <w:divBdr>
        <w:top w:val="none" w:sz="0" w:space="0" w:color="auto"/>
        <w:left w:val="none" w:sz="0" w:space="0" w:color="auto"/>
        <w:bottom w:val="none" w:sz="0" w:space="0" w:color="auto"/>
        <w:right w:val="none" w:sz="0" w:space="0" w:color="auto"/>
      </w:divBdr>
    </w:div>
    <w:div w:id="618688369">
      <w:bodyDiv w:val="1"/>
      <w:marLeft w:val="0"/>
      <w:marRight w:val="0"/>
      <w:marTop w:val="0"/>
      <w:marBottom w:val="0"/>
      <w:divBdr>
        <w:top w:val="none" w:sz="0" w:space="0" w:color="auto"/>
        <w:left w:val="none" w:sz="0" w:space="0" w:color="auto"/>
        <w:bottom w:val="none" w:sz="0" w:space="0" w:color="auto"/>
        <w:right w:val="none" w:sz="0" w:space="0" w:color="auto"/>
      </w:divBdr>
    </w:div>
    <w:div w:id="618993425">
      <w:bodyDiv w:val="1"/>
      <w:marLeft w:val="0"/>
      <w:marRight w:val="0"/>
      <w:marTop w:val="0"/>
      <w:marBottom w:val="0"/>
      <w:divBdr>
        <w:top w:val="none" w:sz="0" w:space="0" w:color="auto"/>
        <w:left w:val="none" w:sz="0" w:space="0" w:color="auto"/>
        <w:bottom w:val="none" w:sz="0" w:space="0" w:color="auto"/>
        <w:right w:val="none" w:sz="0" w:space="0" w:color="auto"/>
      </w:divBdr>
      <w:divsChild>
        <w:div w:id="1878083880">
          <w:marLeft w:val="547"/>
          <w:marRight w:val="0"/>
          <w:marTop w:val="134"/>
          <w:marBottom w:val="0"/>
          <w:divBdr>
            <w:top w:val="none" w:sz="0" w:space="0" w:color="auto"/>
            <w:left w:val="none" w:sz="0" w:space="0" w:color="auto"/>
            <w:bottom w:val="none" w:sz="0" w:space="0" w:color="auto"/>
            <w:right w:val="none" w:sz="0" w:space="0" w:color="auto"/>
          </w:divBdr>
        </w:div>
      </w:divsChild>
    </w:div>
    <w:div w:id="621963566">
      <w:bodyDiv w:val="1"/>
      <w:marLeft w:val="0"/>
      <w:marRight w:val="0"/>
      <w:marTop w:val="0"/>
      <w:marBottom w:val="0"/>
      <w:divBdr>
        <w:top w:val="none" w:sz="0" w:space="0" w:color="auto"/>
        <w:left w:val="none" w:sz="0" w:space="0" w:color="auto"/>
        <w:bottom w:val="none" w:sz="0" w:space="0" w:color="auto"/>
        <w:right w:val="none" w:sz="0" w:space="0" w:color="auto"/>
      </w:divBdr>
    </w:div>
    <w:div w:id="622922309">
      <w:bodyDiv w:val="1"/>
      <w:marLeft w:val="0"/>
      <w:marRight w:val="0"/>
      <w:marTop w:val="0"/>
      <w:marBottom w:val="0"/>
      <w:divBdr>
        <w:top w:val="none" w:sz="0" w:space="0" w:color="auto"/>
        <w:left w:val="none" w:sz="0" w:space="0" w:color="auto"/>
        <w:bottom w:val="none" w:sz="0" w:space="0" w:color="auto"/>
        <w:right w:val="none" w:sz="0" w:space="0" w:color="auto"/>
      </w:divBdr>
      <w:divsChild>
        <w:div w:id="1144660512">
          <w:marLeft w:val="1080"/>
          <w:marRight w:val="0"/>
          <w:marTop w:val="100"/>
          <w:marBottom w:val="0"/>
          <w:divBdr>
            <w:top w:val="none" w:sz="0" w:space="0" w:color="auto"/>
            <w:left w:val="none" w:sz="0" w:space="0" w:color="auto"/>
            <w:bottom w:val="none" w:sz="0" w:space="0" w:color="auto"/>
            <w:right w:val="none" w:sz="0" w:space="0" w:color="auto"/>
          </w:divBdr>
        </w:div>
        <w:div w:id="1162504657">
          <w:marLeft w:val="360"/>
          <w:marRight w:val="0"/>
          <w:marTop w:val="200"/>
          <w:marBottom w:val="0"/>
          <w:divBdr>
            <w:top w:val="none" w:sz="0" w:space="0" w:color="auto"/>
            <w:left w:val="none" w:sz="0" w:space="0" w:color="auto"/>
            <w:bottom w:val="none" w:sz="0" w:space="0" w:color="auto"/>
            <w:right w:val="none" w:sz="0" w:space="0" w:color="auto"/>
          </w:divBdr>
        </w:div>
        <w:div w:id="1638074581">
          <w:marLeft w:val="360"/>
          <w:marRight w:val="0"/>
          <w:marTop w:val="200"/>
          <w:marBottom w:val="0"/>
          <w:divBdr>
            <w:top w:val="none" w:sz="0" w:space="0" w:color="auto"/>
            <w:left w:val="none" w:sz="0" w:space="0" w:color="auto"/>
            <w:bottom w:val="none" w:sz="0" w:space="0" w:color="auto"/>
            <w:right w:val="none" w:sz="0" w:space="0" w:color="auto"/>
          </w:divBdr>
        </w:div>
      </w:divsChild>
    </w:div>
    <w:div w:id="623194441">
      <w:bodyDiv w:val="1"/>
      <w:marLeft w:val="0"/>
      <w:marRight w:val="0"/>
      <w:marTop w:val="0"/>
      <w:marBottom w:val="0"/>
      <w:divBdr>
        <w:top w:val="none" w:sz="0" w:space="0" w:color="auto"/>
        <w:left w:val="none" w:sz="0" w:space="0" w:color="auto"/>
        <w:bottom w:val="none" w:sz="0" w:space="0" w:color="auto"/>
        <w:right w:val="none" w:sz="0" w:space="0" w:color="auto"/>
      </w:divBdr>
    </w:div>
    <w:div w:id="623275231">
      <w:bodyDiv w:val="1"/>
      <w:marLeft w:val="0"/>
      <w:marRight w:val="0"/>
      <w:marTop w:val="0"/>
      <w:marBottom w:val="0"/>
      <w:divBdr>
        <w:top w:val="none" w:sz="0" w:space="0" w:color="auto"/>
        <w:left w:val="none" w:sz="0" w:space="0" w:color="auto"/>
        <w:bottom w:val="none" w:sz="0" w:space="0" w:color="auto"/>
        <w:right w:val="none" w:sz="0" w:space="0" w:color="auto"/>
      </w:divBdr>
    </w:div>
    <w:div w:id="623654083">
      <w:bodyDiv w:val="1"/>
      <w:marLeft w:val="0"/>
      <w:marRight w:val="0"/>
      <w:marTop w:val="0"/>
      <w:marBottom w:val="0"/>
      <w:divBdr>
        <w:top w:val="none" w:sz="0" w:space="0" w:color="auto"/>
        <w:left w:val="none" w:sz="0" w:space="0" w:color="auto"/>
        <w:bottom w:val="none" w:sz="0" w:space="0" w:color="auto"/>
        <w:right w:val="none" w:sz="0" w:space="0" w:color="auto"/>
      </w:divBdr>
    </w:div>
    <w:div w:id="623968925">
      <w:bodyDiv w:val="1"/>
      <w:marLeft w:val="0"/>
      <w:marRight w:val="0"/>
      <w:marTop w:val="0"/>
      <w:marBottom w:val="0"/>
      <w:divBdr>
        <w:top w:val="none" w:sz="0" w:space="0" w:color="auto"/>
        <w:left w:val="none" w:sz="0" w:space="0" w:color="auto"/>
        <w:bottom w:val="none" w:sz="0" w:space="0" w:color="auto"/>
        <w:right w:val="none" w:sz="0" w:space="0" w:color="auto"/>
      </w:divBdr>
      <w:divsChild>
        <w:div w:id="70280488">
          <w:marLeft w:val="1166"/>
          <w:marRight w:val="0"/>
          <w:marTop w:val="115"/>
          <w:marBottom w:val="0"/>
          <w:divBdr>
            <w:top w:val="none" w:sz="0" w:space="0" w:color="auto"/>
            <w:left w:val="none" w:sz="0" w:space="0" w:color="auto"/>
            <w:bottom w:val="none" w:sz="0" w:space="0" w:color="auto"/>
            <w:right w:val="none" w:sz="0" w:space="0" w:color="auto"/>
          </w:divBdr>
        </w:div>
        <w:div w:id="227570114">
          <w:marLeft w:val="547"/>
          <w:marRight w:val="0"/>
          <w:marTop w:val="115"/>
          <w:marBottom w:val="0"/>
          <w:divBdr>
            <w:top w:val="none" w:sz="0" w:space="0" w:color="auto"/>
            <w:left w:val="none" w:sz="0" w:space="0" w:color="auto"/>
            <w:bottom w:val="none" w:sz="0" w:space="0" w:color="auto"/>
            <w:right w:val="none" w:sz="0" w:space="0" w:color="auto"/>
          </w:divBdr>
        </w:div>
        <w:div w:id="476651578">
          <w:marLeft w:val="1800"/>
          <w:marRight w:val="0"/>
          <w:marTop w:val="67"/>
          <w:marBottom w:val="0"/>
          <w:divBdr>
            <w:top w:val="none" w:sz="0" w:space="0" w:color="auto"/>
            <w:left w:val="none" w:sz="0" w:space="0" w:color="auto"/>
            <w:bottom w:val="none" w:sz="0" w:space="0" w:color="auto"/>
            <w:right w:val="none" w:sz="0" w:space="0" w:color="auto"/>
          </w:divBdr>
        </w:div>
        <w:div w:id="559832638">
          <w:marLeft w:val="1166"/>
          <w:marRight w:val="0"/>
          <w:marTop w:val="115"/>
          <w:marBottom w:val="0"/>
          <w:divBdr>
            <w:top w:val="none" w:sz="0" w:space="0" w:color="auto"/>
            <w:left w:val="none" w:sz="0" w:space="0" w:color="auto"/>
            <w:bottom w:val="none" w:sz="0" w:space="0" w:color="auto"/>
            <w:right w:val="none" w:sz="0" w:space="0" w:color="auto"/>
          </w:divBdr>
        </w:div>
        <w:div w:id="601451813">
          <w:marLeft w:val="1166"/>
          <w:marRight w:val="0"/>
          <w:marTop w:val="115"/>
          <w:marBottom w:val="0"/>
          <w:divBdr>
            <w:top w:val="none" w:sz="0" w:space="0" w:color="auto"/>
            <w:left w:val="none" w:sz="0" w:space="0" w:color="auto"/>
            <w:bottom w:val="none" w:sz="0" w:space="0" w:color="auto"/>
            <w:right w:val="none" w:sz="0" w:space="0" w:color="auto"/>
          </w:divBdr>
        </w:div>
        <w:div w:id="934287024">
          <w:marLeft w:val="1166"/>
          <w:marRight w:val="0"/>
          <w:marTop w:val="115"/>
          <w:marBottom w:val="0"/>
          <w:divBdr>
            <w:top w:val="none" w:sz="0" w:space="0" w:color="auto"/>
            <w:left w:val="none" w:sz="0" w:space="0" w:color="auto"/>
            <w:bottom w:val="none" w:sz="0" w:space="0" w:color="auto"/>
            <w:right w:val="none" w:sz="0" w:space="0" w:color="auto"/>
          </w:divBdr>
        </w:div>
        <w:div w:id="1378968747">
          <w:marLeft w:val="1800"/>
          <w:marRight w:val="0"/>
          <w:marTop w:val="67"/>
          <w:marBottom w:val="0"/>
          <w:divBdr>
            <w:top w:val="none" w:sz="0" w:space="0" w:color="auto"/>
            <w:left w:val="none" w:sz="0" w:space="0" w:color="auto"/>
            <w:bottom w:val="none" w:sz="0" w:space="0" w:color="auto"/>
            <w:right w:val="none" w:sz="0" w:space="0" w:color="auto"/>
          </w:divBdr>
        </w:div>
        <w:div w:id="1791902058">
          <w:marLeft w:val="547"/>
          <w:marRight w:val="0"/>
          <w:marTop w:val="115"/>
          <w:marBottom w:val="0"/>
          <w:divBdr>
            <w:top w:val="none" w:sz="0" w:space="0" w:color="auto"/>
            <w:left w:val="none" w:sz="0" w:space="0" w:color="auto"/>
            <w:bottom w:val="none" w:sz="0" w:space="0" w:color="auto"/>
            <w:right w:val="none" w:sz="0" w:space="0" w:color="auto"/>
          </w:divBdr>
        </w:div>
        <w:div w:id="2018462858">
          <w:marLeft w:val="1800"/>
          <w:marRight w:val="0"/>
          <w:marTop w:val="67"/>
          <w:marBottom w:val="0"/>
          <w:divBdr>
            <w:top w:val="none" w:sz="0" w:space="0" w:color="auto"/>
            <w:left w:val="none" w:sz="0" w:space="0" w:color="auto"/>
            <w:bottom w:val="none" w:sz="0" w:space="0" w:color="auto"/>
            <w:right w:val="none" w:sz="0" w:space="0" w:color="auto"/>
          </w:divBdr>
        </w:div>
      </w:divsChild>
    </w:div>
    <w:div w:id="624581675">
      <w:bodyDiv w:val="1"/>
      <w:marLeft w:val="0"/>
      <w:marRight w:val="0"/>
      <w:marTop w:val="0"/>
      <w:marBottom w:val="0"/>
      <w:divBdr>
        <w:top w:val="none" w:sz="0" w:space="0" w:color="auto"/>
        <w:left w:val="none" w:sz="0" w:space="0" w:color="auto"/>
        <w:bottom w:val="none" w:sz="0" w:space="0" w:color="auto"/>
        <w:right w:val="none" w:sz="0" w:space="0" w:color="auto"/>
      </w:divBdr>
    </w:div>
    <w:div w:id="624963733">
      <w:bodyDiv w:val="1"/>
      <w:marLeft w:val="0"/>
      <w:marRight w:val="0"/>
      <w:marTop w:val="0"/>
      <w:marBottom w:val="0"/>
      <w:divBdr>
        <w:top w:val="none" w:sz="0" w:space="0" w:color="auto"/>
        <w:left w:val="none" w:sz="0" w:space="0" w:color="auto"/>
        <w:bottom w:val="none" w:sz="0" w:space="0" w:color="auto"/>
        <w:right w:val="none" w:sz="0" w:space="0" w:color="auto"/>
      </w:divBdr>
    </w:div>
    <w:div w:id="627009617">
      <w:bodyDiv w:val="1"/>
      <w:marLeft w:val="0"/>
      <w:marRight w:val="0"/>
      <w:marTop w:val="0"/>
      <w:marBottom w:val="0"/>
      <w:divBdr>
        <w:top w:val="none" w:sz="0" w:space="0" w:color="auto"/>
        <w:left w:val="none" w:sz="0" w:space="0" w:color="auto"/>
        <w:bottom w:val="none" w:sz="0" w:space="0" w:color="auto"/>
        <w:right w:val="none" w:sz="0" w:space="0" w:color="auto"/>
      </w:divBdr>
      <w:divsChild>
        <w:div w:id="206336799">
          <w:marLeft w:val="547"/>
          <w:marRight w:val="0"/>
          <w:marTop w:val="154"/>
          <w:marBottom w:val="0"/>
          <w:divBdr>
            <w:top w:val="none" w:sz="0" w:space="0" w:color="auto"/>
            <w:left w:val="none" w:sz="0" w:space="0" w:color="auto"/>
            <w:bottom w:val="none" w:sz="0" w:space="0" w:color="auto"/>
            <w:right w:val="none" w:sz="0" w:space="0" w:color="auto"/>
          </w:divBdr>
        </w:div>
      </w:divsChild>
    </w:div>
    <w:div w:id="629240975">
      <w:bodyDiv w:val="1"/>
      <w:marLeft w:val="0"/>
      <w:marRight w:val="0"/>
      <w:marTop w:val="0"/>
      <w:marBottom w:val="0"/>
      <w:divBdr>
        <w:top w:val="none" w:sz="0" w:space="0" w:color="auto"/>
        <w:left w:val="none" w:sz="0" w:space="0" w:color="auto"/>
        <w:bottom w:val="none" w:sz="0" w:space="0" w:color="auto"/>
        <w:right w:val="none" w:sz="0" w:space="0" w:color="auto"/>
      </w:divBdr>
      <w:divsChild>
        <w:div w:id="39478409">
          <w:marLeft w:val="1166"/>
          <w:marRight w:val="0"/>
          <w:marTop w:val="134"/>
          <w:marBottom w:val="0"/>
          <w:divBdr>
            <w:top w:val="none" w:sz="0" w:space="0" w:color="auto"/>
            <w:left w:val="none" w:sz="0" w:space="0" w:color="auto"/>
            <w:bottom w:val="none" w:sz="0" w:space="0" w:color="auto"/>
            <w:right w:val="none" w:sz="0" w:space="0" w:color="auto"/>
          </w:divBdr>
        </w:div>
        <w:div w:id="312149504">
          <w:marLeft w:val="1800"/>
          <w:marRight w:val="0"/>
          <w:marTop w:val="115"/>
          <w:marBottom w:val="0"/>
          <w:divBdr>
            <w:top w:val="none" w:sz="0" w:space="0" w:color="auto"/>
            <w:left w:val="none" w:sz="0" w:space="0" w:color="auto"/>
            <w:bottom w:val="none" w:sz="0" w:space="0" w:color="auto"/>
            <w:right w:val="none" w:sz="0" w:space="0" w:color="auto"/>
          </w:divBdr>
        </w:div>
        <w:div w:id="699286140">
          <w:marLeft w:val="1166"/>
          <w:marRight w:val="0"/>
          <w:marTop w:val="134"/>
          <w:marBottom w:val="0"/>
          <w:divBdr>
            <w:top w:val="none" w:sz="0" w:space="0" w:color="auto"/>
            <w:left w:val="none" w:sz="0" w:space="0" w:color="auto"/>
            <w:bottom w:val="none" w:sz="0" w:space="0" w:color="auto"/>
            <w:right w:val="none" w:sz="0" w:space="0" w:color="auto"/>
          </w:divBdr>
        </w:div>
        <w:div w:id="797190492">
          <w:marLeft w:val="1166"/>
          <w:marRight w:val="0"/>
          <w:marTop w:val="134"/>
          <w:marBottom w:val="0"/>
          <w:divBdr>
            <w:top w:val="none" w:sz="0" w:space="0" w:color="auto"/>
            <w:left w:val="none" w:sz="0" w:space="0" w:color="auto"/>
            <w:bottom w:val="none" w:sz="0" w:space="0" w:color="auto"/>
            <w:right w:val="none" w:sz="0" w:space="0" w:color="auto"/>
          </w:divBdr>
        </w:div>
        <w:div w:id="1179320514">
          <w:marLeft w:val="1166"/>
          <w:marRight w:val="0"/>
          <w:marTop w:val="134"/>
          <w:marBottom w:val="0"/>
          <w:divBdr>
            <w:top w:val="none" w:sz="0" w:space="0" w:color="auto"/>
            <w:left w:val="none" w:sz="0" w:space="0" w:color="auto"/>
            <w:bottom w:val="none" w:sz="0" w:space="0" w:color="auto"/>
            <w:right w:val="none" w:sz="0" w:space="0" w:color="auto"/>
          </w:divBdr>
        </w:div>
        <w:div w:id="1182820206">
          <w:marLeft w:val="547"/>
          <w:marRight w:val="0"/>
          <w:marTop w:val="154"/>
          <w:marBottom w:val="0"/>
          <w:divBdr>
            <w:top w:val="none" w:sz="0" w:space="0" w:color="auto"/>
            <w:left w:val="none" w:sz="0" w:space="0" w:color="auto"/>
            <w:bottom w:val="none" w:sz="0" w:space="0" w:color="auto"/>
            <w:right w:val="none" w:sz="0" w:space="0" w:color="auto"/>
          </w:divBdr>
        </w:div>
      </w:divsChild>
    </w:div>
    <w:div w:id="629434941">
      <w:bodyDiv w:val="1"/>
      <w:marLeft w:val="0"/>
      <w:marRight w:val="0"/>
      <w:marTop w:val="0"/>
      <w:marBottom w:val="0"/>
      <w:divBdr>
        <w:top w:val="none" w:sz="0" w:space="0" w:color="auto"/>
        <w:left w:val="none" w:sz="0" w:space="0" w:color="auto"/>
        <w:bottom w:val="none" w:sz="0" w:space="0" w:color="auto"/>
        <w:right w:val="none" w:sz="0" w:space="0" w:color="auto"/>
      </w:divBdr>
    </w:div>
    <w:div w:id="630326876">
      <w:bodyDiv w:val="1"/>
      <w:marLeft w:val="0"/>
      <w:marRight w:val="0"/>
      <w:marTop w:val="0"/>
      <w:marBottom w:val="0"/>
      <w:divBdr>
        <w:top w:val="none" w:sz="0" w:space="0" w:color="auto"/>
        <w:left w:val="none" w:sz="0" w:space="0" w:color="auto"/>
        <w:bottom w:val="none" w:sz="0" w:space="0" w:color="auto"/>
        <w:right w:val="none" w:sz="0" w:space="0" w:color="auto"/>
      </w:divBdr>
    </w:div>
    <w:div w:id="631863445">
      <w:bodyDiv w:val="1"/>
      <w:marLeft w:val="0"/>
      <w:marRight w:val="0"/>
      <w:marTop w:val="0"/>
      <w:marBottom w:val="0"/>
      <w:divBdr>
        <w:top w:val="none" w:sz="0" w:space="0" w:color="auto"/>
        <w:left w:val="none" w:sz="0" w:space="0" w:color="auto"/>
        <w:bottom w:val="none" w:sz="0" w:space="0" w:color="auto"/>
        <w:right w:val="none" w:sz="0" w:space="0" w:color="auto"/>
      </w:divBdr>
      <w:divsChild>
        <w:div w:id="93523859">
          <w:marLeft w:val="547"/>
          <w:marRight w:val="0"/>
          <w:marTop w:val="115"/>
          <w:marBottom w:val="0"/>
          <w:divBdr>
            <w:top w:val="none" w:sz="0" w:space="0" w:color="auto"/>
            <w:left w:val="none" w:sz="0" w:space="0" w:color="auto"/>
            <w:bottom w:val="none" w:sz="0" w:space="0" w:color="auto"/>
            <w:right w:val="none" w:sz="0" w:space="0" w:color="auto"/>
          </w:divBdr>
        </w:div>
        <w:div w:id="556665197">
          <w:marLeft w:val="547"/>
          <w:marRight w:val="0"/>
          <w:marTop w:val="115"/>
          <w:marBottom w:val="0"/>
          <w:divBdr>
            <w:top w:val="none" w:sz="0" w:space="0" w:color="auto"/>
            <w:left w:val="none" w:sz="0" w:space="0" w:color="auto"/>
            <w:bottom w:val="none" w:sz="0" w:space="0" w:color="auto"/>
            <w:right w:val="none" w:sz="0" w:space="0" w:color="auto"/>
          </w:divBdr>
        </w:div>
        <w:div w:id="647125820">
          <w:marLeft w:val="1166"/>
          <w:marRight w:val="0"/>
          <w:marTop w:val="86"/>
          <w:marBottom w:val="0"/>
          <w:divBdr>
            <w:top w:val="none" w:sz="0" w:space="0" w:color="auto"/>
            <w:left w:val="none" w:sz="0" w:space="0" w:color="auto"/>
            <w:bottom w:val="none" w:sz="0" w:space="0" w:color="auto"/>
            <w:right w:val="none" w:sz="0" w:space="0" w:color="auto"/>
          </w:divBdr>
        </w:div>
        <w:div w:id="960234420">
          <w:marLeft w:val="1166"/>
          <w:marRight w:val="0"/>
          <w:marTop w:val="86"/>
          <w:marBottom w:val="0"/>
          <w:divBdr>
            <w:top w:val="none" w:sz="0" w:space="0" w:color="auto"/>
            <w:left w:val="none" w:sz="0" w:space="0" w:color="auto"/>
            <w:bottom w:val="none" w:sz="0" w:space="0" w:color="auto"/>
            <w:right w:val="none" w:sz="0" w:space="0" w:color="auto"/>
          </w:divBdr>
        </w:div>
        <w:div w:id="1031879168">
          <w:marLeft w:val="547"/>
          <w:marRight w:val="0"/>
          <w:marTop w:val="115"/>
          <w:marBottom w:val="0"/>
          <w:divBdr>
            <w:top w:val="none" w:sz="0" w:space="0" w:color="auto"/>
            <w:left w:val="none" w:sz="0" w:space="0" w:color="auto"/>
            <w:bottom w:val="none" w:sz="0" w:space="0" w:color="auto"/>
            <w:right w:val="none" w:sz="0" w:space="0" w:color="auto"/>
          </w:divBdr>
        </w:div>
        <w:div w:id="1033923497">
          <w:marLeft w:val="547"/>
          <w:marRight w:val="0"/>
          <w:marTop w:val="115"/>
          <w:marBottom w:val="0"/>
          <w:divBdr>
            <w:top w:val="none" w:sz="0" w:space="0" w:color="auto"/>
            <w:left w:val="none" w:sz="0" w:space="0" w:color="auto"/>
            <w:bottom w:val="none" w:sz="0" w:space="0" w:color="auto"/>
            <w:right w:val="none" w:sz="0" w:space="0" w:color="auto"/>
          </w:divBdr>
        </w:div>
        <w:div w:id="1046641769">
          <w:marLeft w:val="1166"/>
          <w:marRight w:val="0"/>
          <w:marTop w:val="86"/>
          <w:marBottom w:val="0"/>
          <w:divBdr>
            <w:top w:val="none" w:sz="0" w:space="0" w:color="auto"/>
            <w:left w:val="none" w:sz="0" w:space="0" w:color="auto"/>
            <w:bottom w:val="none" w:sz="0" w:space="0" w:color="auto"/>
            <w:right w:val="none" w:sz="0" w:space="0" w:color="auto"/>
          </w:divBdr>
        </w:div>
        <w:div w:id="1247955218">
          <w:marLeft w:val="547"/>
          <w:marRight w:val="0"/>
          <w:marTop w:val="115"/>
          <w:marBottom w:val="0"/>
          <w:divBdr>
            <w:top w:val="none" w:sz="0" w:space="0" w:color="auto"/>
            <w:left w:val="none" w:sz="0" w:space="0" w:color="auto"/>
            <w:bottom w:val="none" w:sz="0" w:space="0" w:color="auto"/>
            <w:right w:val="none" w:sz="0" w:space="0" w:color="auto"/>
          </w:divBdr>
        </w:div>
        <w:div w:id="1601523447">
          <w:marLeft w:val="1166"/>
          <w:marRight w:val="0"/>
          <w:marTop w:val="86"/>
          <w:marBottom w:val="0"/>
          <w:divBdr>
            <w:top w:val="none" w:sz="0" w:space="0" w:color="auto"/>
            <w:left w:val="none" w:sz="0" w:space="0" w:color="auto"/>
            <w:bottom w:val="none" w:sz="0" w:space="0" w:color="auto"/>
            <w:right w:val="none" w:sz="0" w:space="0" w:color="auto"/>
          </w:divBdr>
        </w:div>
        <w:div w:id="2062166092">
          <w:marLeft w:val="1800"/>
          <w:marRight w:val="0"/>
          <w:marTop w:val="67"/>
          <w:marBottom w:val="0"/>
          <w:divBdr>
            <w:top w:val="none" w:sz="0" w:space="0" w:color="auto"/>
            <w:left w:val="none" w:sz="0" w:space="0" w:color="auto"/>
            <w:bottom w:val="none" w:sz="0" w:space="0" w:color="auto"/>
            <w:right w:val="none" w:sz="0" w:space="0" w:color="auto"/>
          </w:divBdr>
        </w:div>
      </w:divsChild>
    </w:div>
    <w:div w:id="632055596">
      <w:bodyDiv w:val="1"/>
      <w:marLeft w:val="0"/>
      <w:marRight w:val="0"/>
      <w:marTop w:val="0"/>
      <w:marBottom w:val="0"/>
      <w:divBdr>
        <w:top w:val="none" w:sz="0" w:space="0" w:color="auto"/>
        <w:left w:val="none" w:sz="0" w:space="0" w:color="auto"/>
        <w:bottom w:val="none" w:sz="0" w:space="0" w:color="auto"/>
        <w:right w:val="none" w:sz="0" w:space="0" w:color="auto"/>
      </w:divBdr>
      <w:divsChild>
        <w:div w:id="255481847">
          <w:marLeft w:val="1800"/>
          <w:marRight w:val="0"/>
          <w:marTop w:val="96"/>
          <w:marBottom w:val="0"/>
          <w:divBdr>
            <w:top w:val="none" w:sz="0" w:space="0" w:color="auto"/>
            <w:left w:val="none" w:sz="0" w:space="0" w:color="auto"/>
            <w:bottom w:val="none" w:sz="0" w:space="0" w:color="auto"/>
            <w:right w:val="none" w:sz="0" w:space="0" w:color="auto"/>
          </w:divBdr>
        </w:div>
        <w:div w:id="340209333">
          <w:marLeft w:val="1800"/>
          <w:marRight w:val="0"/>
          <w:marTop w:val="96"/>
          <w:marBottom w:val="0"/>
          <w:divBdr>
            <w:top w:val="none" w:sz="0" w:space="0" w:color="auto"/>
            <w:left w:val="none" w:sz="0" w:space="0" w:color="auto"/>
            <w:bottom w:val="none" w:sz="0" w:space="0" w:color="auto"/>
            <w:right w:val="none" w:sz="0" w:space="0" w:color="auto"/>
          </w:divBdr>
        </w:div>
        <w:div w:id="460618190">
          <w:marLeft w:val="547"/>
          <w:marRight w:val="0"/>
          <w:marTop w:val="134"/>
          <w:marBottom w:val="0"/>
          <w:divBdr>
            <w:top w:val="none" w:sz="0" w:space="0" w:color="auto"/>
            <w:left w:val="none" w:sz="0" w:space="0" w:color="auto"/>
            <w:bottom w:val="none" w:sz="0" w:space="0" w:color="auto"/>
            <w:right w:val="none" w:sz="0" w:space="0" w:color="auto"/>
          </w:divBdr>
        </w:div>
        <w:div w:id="674528413">
          <w:marLeft w:val="1166"/>
          <w:marRight w:val="0"/>
          <w:marTop w:val="115"/>
          <w:marBottom w:val="0"/>
          <w:divBdr>
            <w:top w:val="none" w:sz="0" w:space="0" w:color="auto"/>
            <w:left w:val="none" w:sz="0" w:space="0" w:color="auto"/>
            <w:bottom w:val="none" w:sz="0" w:space="0" w:color="auto"/>
            <w:right w:val="none" w:sz="0" w:space="0" w:color="auto"/>
          </w:divBdr>
        </w:div>
        <w:div w:id="722632090">
          <w:marLeft w:val="1166"/>
          <w:marRight w:val="0"/>
          <w:marTop w:val="115"/>
          <w:marBottom w:val="0"/>
          <w:divBdr>
            <w:top w:val="none" w:sz="0" w:space="0" w:color="auto"/>
            <w:left w:val="none" w:sz="0" w:space="0" w:color="auto"/>
            <w:bottom w:val="none" w:sz="0" w:space="0" w:color="auto"/>
            <w:right w:val="none" w:sz="0" w:space="0" w:color="auto"/>
          </w:divBdr>
        </w:div>
        <w:div w:id="1063912776">
          <w:marLeft w:val="1800"/>
          <w:marRight w:val="0"/>
          <w:marTop w:val="96"/>
          <w:marBottom w:val="0"/>
          <w:divBdr>
            <w:top w:val="none" w:sz="0" w:space="0" w:color="auto"/>
            <w:left w:val="none" w:sz="0" w:space="0" w:color="auto"/>
            <w:bottom w:val="none" w:sz="0" w:space="0" w:color="auto"/>
            <w:right w:val="none" w:sz="0" w:space="0" w:color="auto"/>
          </w:divBdr>
        </w:div>
        <w:div w:id="1903905409">
          <w:marLeft w:val="1166"/>
          <w:marRight w:val="0"/>
          <w:marTop w:val="115"/>
          <w:marBottom w:val="0"/>
          <w:divBdr>
            <w:top w:val="none" w:sz="0" w:space="0" w:color="auto"/>
            <w:left w:val="none" w:sz="0" w:space="0" w:color="auto"/>
            <w:bottom w:val="none" w:sz="0" w:space="0" w:color="auto"/>
            <w:right w:val="none" w:sz="0" w:space="0" w:color="auto"/>
          </w:divBdr>
        </w:div>
      </w:divsChild>
    </w:div>
    <w:div w:id="632180234">
      <w:bodyDiv w:val="1"/>
      <w:marLeft w:val="0"/>
      <w:marRight w:val="0"/>
      <w:marTop w:val="0"/>
      <w:marBottom w:val="0"/>
      <w:divBdr>
        <w:top w:val="none" w:sz="0" w:space="0" w:color="auto"/>
        <w:left w:val="none" w:sz="0" w:space="0" w:color="auto"/>
        <w:bottom w:val="none" w:sz="0" w:space="0" w:color="auto"/>
        <w:right w:val="none" w:sz="0" w:space="0" w:color="auto"/>
      </w:divBdr>
    </w:div>
    <w:div w:id="633947327">
      <w:bodyDiv w:val="1"/>
      <w:marLeft w:val="0"/>
      <w:marRight w:val="0"/>
      <w:marTop w:val="0"/>
      <w:marBottom w:val="0"/>
      <w:divBdr>
        <w:top w:val="none" w:sz="0" w:space="0" w:color="auto"/>
        <w:left w:val="none" w:sz="0" w:space="0" w:color="auto"/>
        <w:bottom w:val="none" w:sz="0" w:space="0" w:color="auto"/>
        <w:right w:val="none" w:sz="0" w:space="0" w:color="auto"/>
      </w:divBdr>
    </w:div>
    <w:div w:id="633951095">
      <w:bodyDiv w:val="1"/>
      <w:marLeft w:val="0"/>
      <w:marRight w:val="0"/>
      <w:marTop w:val="0"/>
      <w:marBottom w:val="0"/>
      <w:divBdr>
        <w:top w:val="none" w:sz="0" w:space="0" w:color="auto"/>
        <w:left w:val="none" w:sz="0" w:space="0" w:color="auto"/>
        <w:bottom w:val="none" w:sz="0" w:space="0" w:color="auto"/>
        <w:right w:val="none" w:sz="0" w:space="0" w:color="auto"/>
      </w:divBdr>
    </w:div>
    <w:div w:id="635064951">
      <w:bodyDiv w:val="1"/>
      <w:marLeft w:val="0"/>
      <w:marRight w:val="0"/>
      <w:marTop w:val="0"/>
      <w:marBottom w:val="0"/>
      <w:divBdr>
        <w:top w:val="none" w:sz="0" w:space="0" w:color="auto"/>
        <w:left w:val="none" w:sz="0" w:space="0" w:color="auto"/>
        <w:bottom w:val="none" w:sz="0" w:space="0" w:color="auto"/>
        <w:right w:val="none" w:sz="0" w:space="0" w:color="auto"/>
      </w:divBdr>
    </w:div>
    <w:div w:id="636033624">
      <w:bodyDiv w:val="1"/>
      <w:marLeft w:val="0"/>
      <w:marRight w:val="0"/>
      <w:marTop w:val="0"/>
      <w:marBottom w:val="0"/>
      <w:divBdr>
        <w:top w:val="none" w:sz="0" w:space="0" w:color="auto"/>
        <w:left w:val="none" w:sz="0" w:space="0" w:color="auto"/>
        <w:bottom w:val="none" w:sz="0" w:space="0" w:color="auto"/>
        <w:right w:val="none" w:sz="0" w:space="0" w:color="auto"/>
      </w:divBdr>
    </w:div>
    <w:div w:id="636297886">
      <w:bodyDiv w:val="1"/>
      <w:marLeft w:val="0"/>
      <w:marRight w:val="0"/>
      <w:marTop w:val="0"/>
      <w:marBottom w:val="0"/>
      <w:divBdr>
        <w:top w:val="none" w:sz="0" w:space="0" w:color="auto"/>
        <w:left w:val="none" w:sz="0" w:space="0" w:color="auto"/>
        <w:bottom w:val="none" w:sz="0" w:space="0" w:color="auto"/>
        <w:right w:val="none" w:sz="0" w:space="0" w:color="auto"/>
      </w:divBdr>
    </w:div>
    <w:div w:id="637227263">
      <w:bodyDiv w:val="1"/>
      <w:marLeft w:val="0"/>
      <w:marRight w:val="0"/>
      <w:marTop w:val="0"/>
      <w:marBottom w:val="0"/>
      <w:divBdr>
        <w:top w:val="none" w:sz="0" w:space="0" w:color="auto"/>
        <w:left w:val="none" w:sz="0" w:space="0" w:color="auto"/>
        <w:bottom w:val="none" w:sz="0" w:space="0" w:color="auto"/>
        <w:right w:val="none" w:sz="0" w:space="0" w:color="auto"/>
      </w:divBdr>
    </w:div>
    <w:div w:id="639115516">
      <w:bodyDiv w:val="1"/>
      <w:marLeft w:val="0"/>
      <w:marRight w:val="0"/>
      <w:marTop w:val="0"/>
      <w:marBottom w:val="0"/>
      <w:divBdr>
        <w:top w:val="none" w:sz="0" w:space="0" w:color="auto"/>
        <w:left w:val="none" w:sz="0" w:space="0" w:color="auto"/>
        <w:bottom w:val="none" w:sz="0" w:space="0" w:color="auto"/>
        <w:right w:val="none" w:sz="0" w:space="0" w:color="auto"/>
      </w:divBdr>
    </w:div>
    <w:div w:id="639455155">
      <w:bodyDiv w:val="1"/>
      <w:marLeft w:val="0"/>
      <w:marRight w:val="0"/>
      <w:marTop w:val="0"/>
      <w:marBottom w:val="0"/>
      <w:divBdr>
        <w:top w:val="none" w:sz="0" w:space="0" w:color="auto"/>
        <w:left w:val="none" w:sz="0" w:space="0" w:color="auto"/>
        <w:bottom w:val="none" w:sz="0" w:space="0" w:color="auto"/>
        <w:right w:val="none" w:sz="0" w:space="0" w:color="auto"/>
      </w:divBdr>
      <w:divsChild>
        <w:div w:id="368914477">
          <w:marLeft w:val="1166"/>
          <w:marRight w:val="0"/>
          <w:marTop w:val="115"/>
          <w:marBottom w:val="0"/>
          <w:divBdr>
            <w:top w:val="none" w:sz="0" w:space="0" w:color="auto"/>
            <w:left w:val="none" w:sz="0" w:space="0" w:color="auto"/>
            <w:bottom w:val="none" w:sz="0" w:space="0" w:color="auto"/>
            <w:right w:val="none" w:sz="0" w:space="0" w:color="auto"/>
          </w:divBdr>
        </w:div>
        <w:div w:id="745884438">
          <w:marLeft w:val="1166"/>
          <w:marRight w:val="0"/>
          <w:marTop w:val="115"/>
          <w:marBottom w:val="0"/>
          <w:divBdr>
            <w:top w:val="none" w:sz="0" w:space="0" w:color="auto"/>
            <w:left w:val="none" w:sz="0" w:space="0" w:color="auto"/>
            <w:bottom w:val="none" w:sz="0" w:space="0" w:color="auto"/>
            <w:right w:val="none" w:sz="0" w:space="0" w:color="auto"/>
          </w:divBdr>
        </w:div>
        <w:div w:id="1384333185">
          <w:marLeft w:val="1166"/>
          <w:marRight w:val="0"/>
          <w:marTop w:val="115"/>
          <w:marBottom w:val="0"/>
          <w:divBdr>
            <w:top w:val="none" w:sz="0" w:space="0" w:color="auto"/>
            <w:left w:val="none" w:sz="0" w:space="0" w:color="auto"/>
            <w:bottom w:val="none" w:sz="0" w:space="0" w:color="auto"/>
            <w:right w:val="none" w:sz="0" w:space="0" w:color="auto"/>
          </w:divBdr>
        </w:div>
        <w:div w:id="1904366325">
          <w:marLeft w:val="547"/>
          <w:marRight w:val="0"/>
          <w:marTop w:val="115"/>
          <w:marBottom w:val="0"/>
          <w:divBdr>
            <w:top w:val="none" w:sz="0" w:space="0" w:color="auto"/>
            <w:left w:val="none" w:sz="0" w:space="0" w:color="auto"/>
            <w:bottom w:val="none" w:sz="0" w:space="0" w:color="auto"/>
            <w:right w:val="none" w:sz="0" w:space="0" w:color="auto"/>
          </w:divBdr>
        </w:div>
      </w:divsChild>
    </w:div>
    <w:div w:id="640773779">
      <w:bodyDiv w:val="1"/>
      <w:marLeft w:val="0"/>
      <w:marRight w:val="0"/>
      <w:marTop w:val="0"/>
      <w:marBottom w:val="0"/>
      <w:divBdr>
        <w:top w:val="none" w:sz="0" w:space="0" w:color="auto"/>
        <w:left w:val="none" w:sz="0" w:space="0" w:color="auto"/>
        <w:bottom w:val="none" w:sz="0" w:space="0" w:color="auto"/>
        <w:right w:val="none" w:sz="0" w:space="0" w:color="auto"/>
      </w:divBdr>
    </w:div>
    <w:div w:id="641423550">
      <w:bodyDiv w:val="1"/>
      <w:marLeft w:val="0"/>
      <w:marRight w:val="0"/>
      <w:marTop w:val="0"/>
      <w:marBottom w:val="0"/>
      <w:divBdr>
        <w:top w:val="none" w:sz="0" w:space="0" w:color="auto"/>
        <w:left w:val="none" w:sz="0" w:space="0" w:color="auto"/>
        <w:bottom w:val="none" w:sz="0" w:space="0" w:color="auto"/>
        <w:right w:val="none" w:sz="0" w:space="0" w:color="auto"/>
      </w:divBdr>
    </w:div>
    <w:div w:id="642854006">
      <w:bodyDiv w:val="1"/>
      <w:marLeft w:val="0"/>
      <w:marRight w:val="0"/>
      <w:marTop w:val="0"/>
      <w:marBottom w:val="0"/>
      <w:divBdr>
        <w:top w:val="none" w:sz="0" w:space="0" w:color="auto"/>
        <w:left w:val="none" w:sz="0" w:space="0" w:color="auto"/>
        <w:bottom w:val="none" w:sz="0" w:space="0" w:color="auto"/>
        <w:right w:val="none" w:sz="0" w:space="0" w:color="auto"/>
      </w:divBdr>
      <w:divsChild>
        <w:div w:id="474487456">
          <w:marLeft w:val="1166"/>
          <w:marRight w:val="0"/>
          <w:marTop w:val="96"/>
          <w:marBottom w:val="0"/>
          <w:divBdr>
            <w:top w:val="none" w:sz="0" w:space="0" w:color="auto"/>
            <w:left w:val="none" w:sz="0" w:space="0" w:color="auto"/>
            <w:bottom w:val="none" w:sz="0" w:space="0" w:color="auto"/>
            <w:right w:val="none" w:sz="0" w:space="0" w:color="auto"/>
          </w:divBdr>
        </w:div>
        <w:div w:id="590817129">
          <w:marLeft w:val="1166"/>
          <w:marRight w:val="0"/>
          <w:marTop w:val="96"/>
          <w:marBottom w:val="0"/>
          <w:divBdr>
            <w:top w:val="none" w:sz="0" w:space="0" w:color="auto"/>
            <w:left w:val="none" w:sz="0" w:space="0" w:color="auto"/>
            <w:bottom w:val="none" w:sz="0" w:space="0" w:color="auto"/>
            <w:right w:val="none" w:sz="0" w:space="0" w:color="auto"/>
          </w:divBdr>
        </w:div>
        <w:div w:id="733704689">
          <w:marLeft w:val="1166"/>
          <w:marRight w:val="0"/>
          <w:marTop w:val="96"/>
          <w:marBottom w:val="0"/>
          <w:divBdr>
            <w:top w:val="none" w:sz="0" w:space="0" w:color="auto"/>
            <w:left w:val="none" w:sz="0" w:space="0" w:color="auto"/>
            <w:bottom w:val="none" w:sz="0" w:space="0" w:color="auto"/>
            <w:right w:val="none" w:sz="0" w:space="0" w:color="auto"/>
          </w:divBdr>
        </w:div>
        <w:div w:id="909466941">
          <w:marLeft w:val="1800"/>
          <w:marRight w:val="0"/>
          <w:marTop w:val="77"/>
          <w:marBottom w:val="0"/>
          <w:divBdr>
            <w:top w:val="none" w:sz="0" w:space="0" w:color="auto"/>
            <w:left w:val="none" w:sz="0" w:space="0" w:color="auto"/>
            <w:bottom w:val="none" w:sz="0" w:space="0" w:color="auto"/>
            <w:right w:val="none" w:sz="0" w:space="0" w:color="auto"/>
          </w:divBdr>
        </w:div>
        <w:div w:id="993990413">
          <w:marLeft w:val="1800"/>
          <w:marRight w:val="0"/>
          <w:marTop w:val="77"/>
          <w:marBottom w:val="0"/>
          <w:divBdr>
            <w:top w:val="none" w:sz="0" w:space="0" w:color="auto"/>
            <w:left w:val="none" w:sz="0" w:space="0" w:color="auto"/>
            <w:bottom w:val="none" w:sz="0" w:space="0" w:color="auto"/>
            <w:right w:val="none" w:sz="0" w:space="0" w:color="auto"/>
          </w:divBdr>
        </w:div>
        <w:div w:id="1002776257">
          <w:marLeft w:val="2520"/>
          <w:marRight w:val="0"/>
          <w:marTop w:val="77"/>
          <w:marBottom w:val="0"/>
          <w:divBdr>
            <w:top w:val="none" w:sz="0" w:space="0" w:color="auto"/>
            <w:left w:val="none" w:sz="0" w:space="0" w:color="auto"/>
            <w:bottom w:val="none" w:sz="0" w:space="0" w:color="auto"/>
            <w:right w:val="none" w:sz="0" w:space="0" w:color="auto"/>
          </w:divBdr>
        </w:div>
        <w:div w:id="1129125921">
          <w:marLeft w:val="1800"/>
          <w:marRight w:val="0"/>
          <w:marTop w:val="96"/>
          <w:marBottom w:val="0"/>
          <w:divBdr>
            <w:top w:val="none" w:sz="0" w:space="0" w:color="auto"/>
            <w:left w:val="none" w:sz="0" w:space="0" w:color="auto"/>
            <w:bottom w:val="none" w:sz="0" w:space="0" w:color="auto"/>
            <w:right w:val="none" w:sz="0" w:space="0" w:color="auto"/>
          </w:divBdr>
        </w:div>
        <w:div w:id="1372725384">
          <w:marLeft w:val="547"/>
          <w:marRight w:val="0"/>
          <w:marTop w:val="115"/>
          <w:marBottom w:val="0"/>
          <w:divBdr>
            <w:top w:val="none" w:sz="0" w:space="0" w:color="auto"/>
            <w:left w:val="none" w:sz="0" w:space="0" w:color="auto"/>
            <w:bottom w:val="none" w:sz="0" w:space="0" w:color="auto"/>
            <w:right w:val="none" w:sz="0" w:space="0" w:color="auto"/>
          </w:divBdr>
        </w:div>
        <w:div w:id="1664627453">
          <w:marLeft w:val="2520"/>
          <w:marRight w:val="0"/>
          <w:marTop w:val="77"/>
          <w:marBottom w:val="0"/>
          <w:divBdr>
            <w:top w:val="none" w:sz="0" w:space="0" w:color="auto"/>
            <w:left w:val="none" w:sz="0" w:space="0" w:color="auto"/>
            <w:bottom w:val="none" w:sz="0" w:space="0" w:color="auto"/>
            <w:right w:val="none" w:sz="0" w:space="0" w:color="auto"/>
          </w:divBdr>
        </w:div>
        <w:div w:id="2010980682">
          <w:marLeft w:val="1800"/>
          <w:marRight w:val="0"/>
          <w:marTop w:val="96"/>
          <w:marBottom w:val="0"/>
          <w:divBdr>
            <w:top w:val="none" w:sz="0" w:space="0" w:color="auto"/>
            <w:left w:val="none" w:sz="0" w:space="0" w:color="auto"/>
            <w:bottom w:val="none" w:sz="0" w:space="0" w:color="auto"/>
            <w:right w:val="none" w:sz="0" w:space="0" w:color="auto"/>
          </w:divBdr>
        </w:div>
        <w:div w:id="2136556643">
          <w:marLeft w:val="547"/>
          <w:marRight w:val="0"/>
          <w:marTop w:val="115"/>
          <w:marBottom w:val="0"/>
          <w:divBdr>
            <w:top w:val="none" w:sz="0" w:space="0" w:color="auto"/>
            <w:left w:val="none" w:sz="0" w:space="0" w:color="auto"/>
            <w:bottom w:val="none" w:sz="0" w:space="0" w:color="auto"/>
            <w:right w:val="none" w:sz="0" w:space="0" w:color="auto"/>
          </w:divBdr>
        </w:div>
      </w:divsChild>
    </w:div>
    <w:div w:id="642932499">
      <w:bodyDiv w:val="1"/>
      <w:marLeft w:val="0"/>
      <w:marRight w:val="0"/>
      <w:marTop w:val="0"/>
      <w:marBottom w:val="0"/>
      <w:divBdr>
        <w:top w:val="none" w:sz="0" w:space="0" w:color="auto"/>
        <w:left w:val="none" w:sz="0" w:space="0" w:color="auto"/>
        <w:bottom w:val="none" w:sz="0" w:space="0" w:color="auto"/>
        <w:right w:val="none" w:sz="0" w:space="0" w:color="auto"/>
      </w:divBdr>
    </w:div>
    <w:div w:id="643512631">
      <w:bodyDiv w:val="1"/>
      <w:marLeft w:val="0"/>
      <w:marRight w:val="0"/>
      <w:marTop w:val="0"/>
      <w:marBottom w:val="0"/>
      <w:divBdr>
        <w:top w:val="none" w:sz="0" w:space="0" w:color="auto"/>
        <w:left w:val="none" w:sz="0" w:space="0" w:color="auto"/>
        <w:bottom w:val="none" w:sz="0" w:space="0" w:color="auto"/>
        <w:right w:val="none" w:sz="0" w:space="0" w:color="auto"/>
      </w:divBdr>
      <w:divsChild>
        <w:div w:id="113213019">
          <w:marLeft w:val="1166"/>
          <w:marRight w:val="0"/>
          <w:marTop w:val="91"/>
          <w:marBottom w:val="0"/>
          <w:divBdr>
            <w:top w:val="none" w:sz="0" w:space="0" w:color="auto"/>
            <w:left w:val="none" w:sz="0" w:space="0" w:color="auto"/>
            <w:bottom w:val="none" w:sz="0" w:space="0" w:color="auto"/>
            <w:right w:val="none" w:sz="0" w:space="0" w:color="auto"/>
          </w:divBdr>
        </w:div>
        <w:div w:id="680667622">
          <w:marLeft w:val="547"/>
          <w:marRight w:val="0"/>
          <w:marTop w:val="106"/>
          <w:marBottom w:val="0"/>
          <w:divBdr>
            <w:top w:val="none" w:sz="0" w:space="0" w:color="auto"/>
            <w:left w:val="none" w:sz="0" w:space="0" w:color="auto"/>
            <w:bottom w:val="none" w:sz="0" w:space="0" w:color="auto"/>
            <w:right w:val="none" w:sz="0" w:space="0" w:color="auto"/>
          </w:divBdr>
        </w:div>
        <w:div w:id="898367599">
          <w:marLeft w:val="1166"/>
          <w:marRight w:val="0"/>
          <w:marTop w:val="91"/>
          <w:marBottom w:val="0"/>
          <w:divBdr>
            <w:top w:val="none" w:sz="0" w:space="0" w:color="auto"/>
            <w:left w:val="none" w:sz="0" w:space="0" w:color="auto"/>
            <w:bottom w:val="none" w:sz="0" w:space="0" w:color="auto"/>
            <w:right w:val="none" w:sz="0" w:space="0" w:color="auto"/>
          </w:divBdr>
        </w:div>
        <w:div w:id="1004698733">
          <w:marLeft w:val="1166"/>
          <w:marRight w:val="0"/>
          <w:marTop w:val="91"/>
          <w:marBottom w:val="0"/>
          <w:divBdr>
            <w:top w:val="none" w:sz="0" w:space="0" w:color="auto"/>
            <w:left w:val="none" w:sz="0" w:space="0" w:color="auto"/>
            <w:bottom w:val="none" w:sz="0" w:space="0" w:color="auto"/>
            <w:right w:val="none" w:sz="0" w:space="0" w:color="auto"/>
          </w:divBdr>
        </w:div>
        <w:div w:id="1093210215">
          <w:marLeft w:val="547"/>
          <w:marRight w:val="0"/>
          <w:marTop w:val="106"/>
          <w:marBottom w:val="0"/>
          <w:divBdr>
            <w:top w:val="none" w:sz="0" w:space="0" w:color="auto"/>
            <w:left w:val="none" w:sz="0" w:space="0" w:color="auto"/>
            <w:bottom w:val="none" w:sz="0" w:space="0" w:color="auto"/>
            <w:right w:val="none" w:sz="0" w:space="0" w:color="auto"/>
          </w:divBdr>
        </w:div>
        <w:div w:id="1287543591">
          <w:marLeft w:val="547"/>
          <w:marRight w:val="0"/>
          <w:marTop w:val="106"/>
          <w:marBottom w:val="0"/>
          <w:divBdr>
            <w:top w:val="none" w:sz="0" w:space="0" w:color="auto"/>
            <w:left w:val="none" w:sz="0" w:space="0" w:color="auto"/>
            <w:bottom w:val="none" w:sz="0" w:space="0" w:color="auto"/>
            <w:right w:val="none" w:sz="0" w:space="0" w:color="auto"/>
          </w:divBdr>
        </w:div>
        <w:div w:id="1520244025">
          <w:marLeft w:val="1166"/>
          <w:marRight w:val="0"/>
          <w:marTop w:val="91"/>
          <w:marBottom w:val="0"/>
          <w:divBdr>
            <w:top w:val="none" w:sz="0" w:space="0" w:color="auto"/>
            <w:left w:val="none" w:sz="0" w:space="0" w:color="auto"/>
            <w:bottom w:val="none" w:sz="0" w:space="0" w:color="auto"/>
            <w:right w:val="none" w:sz="0" w:space="0" w:color="auto"/>
          </w:divBdr>
        </w:div>
        <w:div w:id="2023126779">
          <w:marLeft w:val="547"/>
          <w:marRight w:val="0"/>
          <w:marTop w:val="106"/>
          <w:marBottom w:val="0"/>
          <w:divBdr>
            <w:top w:val="none" w:sz="0" w:space="0" w:color="auto"/>
            <w:left w:val="none" w:sz="0" w:space="0" w:color="auto"/>
            <w:bottom w:val="none" w:sz="0" w:space="0" w:color="auto"/>
            <w:right w:val="none" w:sz="0" w:space="0" w:color="auto"/>
          </w:divBdr>
        </w:div>
        <w:div w:id="2115128810">
          <w:marLeft w:val="1166"/>
          <w:marRight w:val="0"/>
          <w:marTop w:val="91"/>
          <w:marBottom w:val="0"/>
          <w:divBdr>
            <w:top w:val="none" w:sz="0" w:space="0" w:color="auto"/>
            <w:left w:val="none" w:sz="0" w:space="0" w:color="auto"/>
            <w:bottom w:val="none" w:sz="0" w:space="0" w:color="auto"/>
            <w:right w:val="none" w:sz="0" w:space="0" w:color="auto"/>
          </w:divBdr>
        </w:div>
      </w:divsChild>
    </w:div>
    <w:div w:id="644286692">
      <w:bodyDiv w:val="1"/>
      <w:marLeft w:val="0"/>
      <w:marRight w:val="0"/>
      <w:marTop w:val="0"/>
      <w:marBottom w:val="0"/>
      <w:divBdr>
        <w:top w:val="none" w:sz="0" w:space="0" w:color="auto"/>
        <w:left w:val="none" w:sz="0" w:space="0" w:color="auto"/>
        <w:bottom w:val="none" w:sz="0" w:space="0" w:color="auto"/>
        <w:right w:val="none" w:sz="0" w:space="0" w:color="auto"/>
      </w:divBdr>
      <w:divsChild>
        <w:div w:id="107167899">
          <w:marLeft w:val="1800"/>
          <w:marRight w:val="0"/>
          <w:marTop w:val="115"/>
          <w:marBottom w:val="0"/>
          <w:divBdr>
            <w:top w:val="none" w:sz="0" w:space="0" w:color="auto"/>
            <w:left w:val="none" w:sz="0" w:space="0" w:color="auto"/>
            <w:bottom w:val="none" w:sz="0" w:space="0" w:color="auto"/>
            <w:right w:val="none" w:sz="0" w:space="0" w:color="auto"/>
          </w:divBdr>
        </w:div>
        <w:div w:id="690641666">
          <w:marLeft w:val="547"/>
          <w:marRight w:val="0"/>
          <w:marTop w:val="154"/>
          <w:marBottom w:val="0"/>
          <w:divBdr>
            <w:top w:val="none" w:sz="0" w:space="0" w:color="auto"/>
            <w:left w:val="none" w:sz="0" w:space="0" w:color="auto"/>
            <w:bottom w:val="none" w:sz="0" w:space="0" w:color="auto"/>
            <w:right w:val="none" w:sz="0" w:space="0" w:color="auto"/>
          </w:divBdr>
        </w:div>
        <w:div w:id="1052192962">
          <w:marLeft w:val="1800"/>
          <w:marRight w:val="0"/>
          <w:marTop w:val="115"/>
          <w:marBottom w:val="0"/>
          <w:divBdr>
            <w:top w:val="none" w:sz="0" w:space="0" w:color="auto"/>
            <w:left w:val="none" w:sz="0" w:space="0" w:color="auto"/>
            <w:bottom w:val="none" w:sz="0" w:space="0" w:color="auto"/>
            <w:right w:val="none" w:sz="0" w:space="0" w:color="auto"/>
          </w:divBdr>
        </w:div>
        <w:div w:id="2015186792">
          <w:marLeft w:val="1800"/>
          <w:marRight w:val="0"/>
          <w:marTop w:val="115"/>
          <w:marBottom w:val="0"/>
          <w:divBdr>
            <w:top w:val="none" w:sz="0" w:space="0" w:color="auto"/>
            <w:left w:val="none" w:sz="0" w:space="0" w:color="auto"/>
            <w:bottom w:val="none" w:sz="0" w:space="0" w:color="auto"/>
            <w:right w:val="none" w:sz="0" w:space="0" w:color="auto"/>
          </w:divBdr>
        </w:div>
      </w:divsChild>
    </w:div>
    <w:div w:id="644434871">
      <w:bodyDiv w:val="1"/>
      <w:marLeft w:val="0"/>
      <w:marRight w:val="0"/>
      <w:marTop w:val="0"/>
      <w:marBottom w:val="0"/>
      <w:divBdr>
        <w:top w:val="none" w:sz="0" w:space="0" w:color="auto"/>
        <w:left w:val="none" w:sz="0" w:space="0" w:color="auto"/>
        <w:bottom w:val="none" w:sz="0" w:space="0" w:color="auto"/>
        <w:right w:val="none" w:sz="0" w:space="0" w:color="auto"/>
      </w:divBdr>
    </w:div>
    <w:div w:id="647786459">
      <w:bodyDiv w:val="1"/>
      <w:marLeft w:val="0"/>
      <w:marRight w:val="0"/>
      <w:marTop w:val="0"/>
      <w:marBottom w:val="0"/>
      <w:divBdr>
        <w:top w:val="none" w:sz="0" w:space="0" w:color="auto"/>
        <w:left w:val="none" w:sz="0" w:space="0" w:color="auto"/>
        <w:bottom w:val="none" w:sz="0" w:space="0" w:color="auto"/>
        <w:right w:val="none" w:sz="0" w:space="0" w:color="auto"/>
      </w:divBdr>
      <w:divsChild>
        <w:div w:id="1367606103">
          <w:marLeft w:val="0"/>
          <w:marRight w:val="0"/>
          <w:marTop w:val="0"/>
          <w:marBottom w:val="0"/>
          <w:divBdr>
            <w:top w:val="none" w:sz="0" w:space="0" w:color="auto"/>
            <w:left w:val="none" w:sz="0" w:space="0" w:color="auto"/>
            <w:bottom w:val="none" w:sz="0" w:space="0" w:color="auto"/>
            <w:right w:val="none" w:sz="0" w:space="0" w:color="auto"/>
          </w:divBdr>
          <w:divsChild>
            <w:div w:id="319357631">
              <w:marLeft w:val="0"/>
              <w:marRight w:val="0"/>
              <w:marTop w:val="0"/>
              <w:marBottom w:val="0"/>
              <w:divBdr>
                <w:top w:val="none" w:sz="0" w:space="0" w:color="auto"/>
                <w:left w:val="none" w:sz="0" w:space="0" w:color="auto"/>
                <w:bottom w:val="none" w:sz="0" w:space="0" w:color="auto"/>
                <w:right w:val="none" w:sz="0" w:space="0" w:color="auto"/>
              </w:divBdr>
            </w:div>
            <w:div w:id="1184175945">
              <w:marLeft w:val="0"/>
              <w:marRight w:val="0"/>
              <w:marTop w:val="0"/>
              <w:marBottom w:val="0"/>
              <w:divBdr>
                <w:top w:val="none" w:sz="0" w:space="0" w:color="auto"/>
                <w:left w:val="none" w:sz="0" w:space="0" w:color="auto"/>
                <w:bottom w:val="none" w:sz="0" w:space="0" w:color="auto"/>
                <w:right w:val="none" w:sz="0" w:space="0" w:color="auto"/>
              </w:divBdr>
            </w:div>
            <w:div w:id="12806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139">
      <w:bodyDiv w:val="1"/>
      <w:marLeft w:val="0"/>
      <w:marRight w:val="0"/>
      <w:marTop w:val="0"/>
      <w:marBottom w:val="0"/>
      <w:divBdr>
        <w:top w:val="none" w:sz="0" w:space="0" w:color="auto"/>
        <w:left w:val="none" w:sz="0" w:space="0" w:color="auto"/>
        <w:bottom w:val="none" w:sz="0" w:space="0" w:color="auto"/>
        <w:right w:val="none" w:sz="0" w:space="0" w:color="auto"/>
      </w:divBdr>
      <w:divsChild>
        <w:div w:id="90901558">
          <w:marLeft w:val="547"/>
          <w:marRight w:val="0"/>
          <w:marTop w:val="96"/>
          <w:marBottom w:val="0"/>
          <w:divBdr>
            <w:top w:val="none" w:sz="0" w:space="0" w:color="auto"/>
            <w:left w:val="none" w:sz="0" w:space="0" w:color="auto"/>
            <w:bottom w:val="none" w:sz="0" w:space="0" w:color="auto"/>
            <w:right w:val="none" w:sz="0" w:space="0" w:color="auto"/>
          </w:divBdr>
        </w:div>
        <w:div w:id="373309884">
          <w:marLeft w:val="547"/>
          <w:marRight w:val="0"/>
          <w:marTop w:val="96"/>
          <w:marBottom w:val="0"/>
          <w:divBdr>
            <w:top w:val="none" w:sz="0" w:space="0" w:color="auto"/>
            <w:left w:val="none" w:sz="0" w:space="0" w:color="auto"/>
            <w:bottom w:val="none" w:sz="0" w:space="0" w:color="auto"/>
            <w:right w:val="none" w:sz="0" w:space="0" w:color="auto"/>
          </w:divBdr>
        </w:div>
        <w:div w:id="740950381">
          <w:marLeft w:val="1166"/>
          <w:marRight w:val="0"/>
          <w:marTop w:val="86"/>
          <w:marBottom w:val="0"/>
          <w:divBdr>
            <w:top w:val="none" w:sz="0" w:space="0" w:color="auto"/>
            <w:left w:val="none" w:sz="0" w:space="0" w:color="auto"/>
            <w:bottom w:val="none" w:sz="0" w:space="0" w:color="auto"/>
            <w:right w:val="none" w:sz="0" w:space="0" w:color="auto"/>
          </w:divBdr>
        </w:div>
        <w:div w:id="843126730">
          <w:marLeft w:val="547"/>
          <w:marRight w:val="0"/>
          <w:marTop w:val="96"/>
          <w:marBottom w:val="0"/>
          <w:divBdr>
            <w:top w:val="none" w:sz="0" w:space="0" w:color="auto"/>
            <w:left w:val="none" w:sz="0" w:space="0" w:color="auto"/>
            <w:bottom w:val="none" w:sz="0" w:space="0" w:color="auto"/>
            <w:right w:val="none" w:sz="0" w:space="0" w:color="auto"/>
          </w:divBdr>
        </w:div>
        <w:div w:id="1115177947">
          <w:marLeft w:val="547"/>
          <w:marRight w:val="0"/>
          <w:marTop w:val="96"/>
          <w:marBottom w:val="0"/>
          <w:divBdr>
            <w:top w:val="none" w:sz="0" w:space="0" w:color="auto"/>
            <w:left w:val="none" w:sz="0" w:space="0" w:color="auto"/>
            <w:bottom w:val="none" w:sz="0" w:space="0" w:color="auto"/>
            <w:right w:val="none" w:sz="0" w:space="0" w:color="auto"/>
          </w:divBdr>
        </w:div>
        <w:div w:id="1472626435">
          <w:marLeft w:val="547"/>
          <w:marRight w:val="0"/>
          <w:marTop w:val="96"/>
          <w:marBottom w:val="0"/>
          <w:divBdr>
            <w:top w:val="none" w:sz="0" w:space="0" w:color="auto"/>
            <w:left w:val="none" w:sz="0" w:space="0" w:color="auto"/>
            <w:bottom w:val="none" w:sz="0" w:space="0" w:color="auto"/>
            <w:right w:val="none" w:sz="0" w:space="0" w:color="auto"/>
          </w:divBdr>
        </w:div>
        <w:div w:id="1730349043">
          <w:marLeft w:val="547"/>
          <w:marRight w:val="0"/>
          <w:marTop w:val="96"/>
          <w:marBottom w:val="0"/>
          <w:divBdr>
            <w:top w:val="none" w:sz="0" w:space="0" w:color="auto"/>
            <w:left w:val="none" w:sz="0" w:space="0" w:color="auto"/>
            <w:bottom w:val="none" w:sz="0" w:space="0" w:color="auto"/>
            <w:right w:val="none" w:sz="0" w:space="0" w:color="auto"/>
          </w:divBdr>
        </w:div>
        <w:div w:id="1957566213">
          <w:marLeft w:val="547"/>
          <w:marRight w:val="0"/>
          <w:marTop w:val="96"/>
          <w:marBottom w:val="0"/>
          <w:divBdr>
            <w:top w:val="none" w:sz="0" w:space="0" w:color="auto"/>
            <w:left w:val="none" w:sz="0" w:space="0" w:color="auto"/>
            <w:bottom w:val="none" w:sz="0" w:space="0" w:color="auto"/>
            <w:right w:val="none" w:sz="0" w:space="0" w:color="auto"/>
          </w:divBdr>
        </w:div>
      </w:divsChild>
    </w:div>
    <w:div w:id="648704511">
      <w:bodyDiv w:val="1"/>
      <w:marLeft w:val="0"/>
      <w:marRight w:val="0"/>
      <w:marTop w:val="0"/>
      <w:marBottom w:val="0"/>
      <w:divBdr>
        <w:top w:val="none" w:sz="0" w:space="0" w:color="auto"/>
        <w:left w:val="none" w:sz="0" w:space="0" w:color="auto"/>
        <w:bottom w:val="none" w:sz="0" w:space="0" w:color="auto"/>
        <w:right w:val="none" w:sz="0" w:space="0" w:color="auto"/>
      </w:divBdr>
    </w:div>
    <w:div w:id="651061613">
      <w:bodyDiv w:val="1"/>
      <w:marLeft w:val="0"/>
      <w:marRight w:val="0"/>
      <w:marTop w:val="0"/>
      <w:marBottom w:val="0"/>
      <w:divBdr>
        <w:top w:val="none" w:sz="0" w:space="0" w:color="auto"/>
        <w:left w:val="none" w:sz="0" w:space="0" w:color="auto"/>
        <w:bottom w:val="none" w:sz="0" w:space="0" w:color="auto"/>
        <w:right w:val="none" w:sz="0" w:space="0" w:color="auto"/>
      </w:divBdr>
      <w:divsChild>
        <w:div w:id="89206351">
          <w:marLeft w:val="360"/>
          <w:marRight w:val="0"/>
          <w:marTop w:val="200"/>
          <w:marBottom w:val="0"/>
          <w:divBdr>
            <w:top w:val="none" w:sz="0" w:space="0" w:color="auto"/>
            <w:left w:val="none" w:sz="0" w:space="0" w:color="auto"/>
            <w:bottom w:val="none" w:sz="0" w:space="0" w:color="auto"/>
            <w:right w:val="none" w:sz="0" w:space="0" w:color="auto"/>
          </w:divBdr>
        </w:div>
        <w:div w:id="557669868">
          <w:marLeft w:val="360"/>
          <w:marRight w:val="0"/>
          <w:marTop w:val="200"/>
          <w:marBottom w:val="0"/>
          <w:divBdr>
            <w:top w:val="none" w:sz="0" w:space="0" w:color="auto"/>
            <w:left w:val="none" w:sz="0" w:space="0" w:color="auto"/>
            <w:bottom w:val="none" w:sz="0" w:space="0" w:color="auto"/>
            <w:right w:val="none" w:sz="0" w:space="0" w:color="auto"/>
          </w:divBdr>
        </w:div>
        <w:div w:id="1561164409">
          <w:marLeft w:val="360"/>
          <w:marRight w:val="0"/>
          <w:marTop w:val="200"/>
          <w:marBottom w:val="0"/>
          <w:divBdr>
            <w:top w:val="none" w:sz="0" w:space="0" w:color="auto"/>
            <w:left w:val="none" w:sz="0" w:space="0" w:color="auto"/>
            <w:bottom w:val="none" w:sz="0" w:space="0" w:color="auto"/>
            <w:right w:val="none" w:sz="0" w:space="0" w:color="auto"/>
          </w:divBdr>
        </w:div>
        <w:div w:id="1732970063">
          <w:marLeft w:val="360"/>
          <w:marRight w:val="0"/>
          <w:marTop w:val="200"/>
          <w:marBottom w:val="0"/>
          <w:divBdr>
            <w:top w:val="none" w:sz="0" w:space="0" w:color="auto"/>
            <w:left w:val="none" w:sz="0" w:space="0" w:color="auto"/>
            <w:bottom w:val="none" w:sz="0" w:space="0" w:color="auto"/>
            <w:right w:val="none" w:sz="0" w:space="0" w:color="auto"/>
          </w:divBdr>
        </w:div>
      </w:divsChild>
    </w:div>
    <w:div w:id="653147266">
      <w:bodyDiv w:val="1"/>
      <w:marLeft w:val="0"/>
      <w:marRight w:val="0"/>
      <w:marTop w:val="0"/>
      <w:marBottom w:val="0"/>
      <w:divBdr>
        <w:top w:val="none" w:sz="0" w:space="0" w:color="auto"/>
        <w:left w:val="none" w:sz="0" w:space="0" w:color="auto"/>
        <w:bottom w:val="none" w:sz="0" w:space="0" w:color="auto"/>
        <w:right w:val="none" w:sz="0" w:space="0" w:color="auto"/>
      </w:divBdr>
      <w:divsChild>
        <w:div w:id="405080545">
          <w:marLeft w:val="1166"/>
          <w:marRight w:val="0"/>
          <w:marTop w:val="115"/>
          <w:marBottom w:val="120"/>
          <w:divBdr>
            <w:top w:val="none" w:sz="0" w:space="0" w:color="auto"/>
            <w:left w:val="none" w:sz="0" w:space="0" w:color="auto"/>
            <w:bottom w:val="none" w:sz="0" w:space="0" w:color="auto"/>
            <w:right w:val="none" w:sz="0" w:space="0" w:color="auto"/>
          </w:divBdr>
        </w:div>
        <w:div w:id="602147014">
          <w:marLeft w:val="1166"/>
          <w:marRight w:val="0"/>
          <w:marTop w:val="115"/>
          <w:marBottom w:val="120"/>
          <w:divBdr>
            <w:top w:val="none" w:sz="0" w:space="0" w:color="auto"/>
            <w:left w:val="none" w:sz="0" w:space="0" w:color="auto"/>
            <w:bottom w:val="none" w:sz="0" w:space="0" w:color="auto"/>
            <w:right w:val="none" w:sz="0" w:space="0" w:color="auto"/>
          </w:divBdr>
        </w:div>
        <w:div w:id="1005014742">
          <w:marLeft w:val="547"/>
          <w:marRight w:val="0"/>
          <w:marTop w:val="134"/>
          <w:marBottom w:val="120"/>
          <w:divBdr>
            <w:top w:val="none" w:sz="0" w:space="0" w:color="auto"/>
            <w:left w:val="none" w:sz="0" w:space="0" w:color="auto"/>
            <w:bottom w:val="none" w:sz="0" w:space="0" w:color="auto"/>
            <w:right w:val="none" w:sz="0" w:space="0" w:color="auto"/>
          </w:divBdr>
        </w:div>
        <w:div w:id="1056854941">
          <w:marLeft w:val="547"/>
          <w:marRight w:val="0"/>
          <w:marTop w:val="134"/>
          <w:marBottom w:val="120"/>
          <w:divBdr>
            <w:top w:val="none" w:sz="0" w:space="0" w:color="auto"/>
            <w:left w:val="none" w:sz="0" w:space="0" w:color="auto"/>
            <w:bottom w:val="none" w:sz="0" w:space="0" w:color="auto"/>
            <w:right w:val="none" w:sz="0" w:space="0" w:color="auto"/>
          </w:divBdr>
        </w:div>
        <w:div w:id="1175728581">
          <w:marLeft w:val="547"/>
          <w:marRight w:val="0"/>
          <w:marTop w:val="134"/>
          <w:marBottom w:val="120"/>
          <w:divBdr>
            <w:top w:val="none" w:sz="0" w:space="0" w:color="auto"/>
            <w:left w:val="none" w:sz="0" w:space="0" w:color="auto"/>
            <w:bottom w:val="none" w:sz="0" w:space="0" w:color="auto"/>
            <w:right w:val="none" w:sz="0" w:space="0" w:color="auto"/>
          </w:divBdr>
        </w:div>
        <w:div w:id="1230264077">
          <w:marLeft w:val="1166"/>
          <w:marRight w:val="0"/>
          <w:marTop w:val="115"/>
          <w:marBottom w:val="120"/>
          <w:divBdr>
            <w:top w:val="none" w:sz="0" w:space="0" w:color="auto"/>
            <w:left w:val="none" w:sz="0" w:space="0" w:color="auto"/>
            <w:bottom w:val="none" w:sz="0" w:space="0" w:color="auto"/>
            <w:right w:val="none" w:sz="0" w:space="0" w:color="auto"/>
          </w:divBdr>
        </w:div>
      </w:divsChild>
    </w:div>
    <w:div w:id="653529569">
      <w:bodyDiv w:val="1"/>
      <w:marLeft w:val="0"/>
      <w:marRight w:val="0"/>
      <w:marTop w:val="0"/>
      <w:marBottom w:val="0"/>
      <w:divBdr>
        <w:top w:val="none" w:sz="0" w:space="0" w:color="auto"/>
        <w:left w:val="none" w:sz="0" w:space="0" w:color="auto"/>
        <w:bottom w:val="none" w:sz="0" w:space="0" w:color="auto"/>
        <w:right w:val="none" w:sz="0" w:space="0" w:color="auto"/>
      </w:divBdr>
    </w:div>
    <w:div w:id="654455276">
      <w:bodyDiv w:val="1"/>
      <w:marLeft w:val="0"/>
      <w:marRight w:val="0"/>
      <w:marTop w:val="0"/>
      <w:marBottom w:val="0"/>
      <w:divBdr>
        <w:top w:val="none" w:sz="0" w:space="0" w:color="auto"/>
        <w:left w:val="none" w:sz="0" w:space="0" w:color="auto"/>
        <w:bottom w:val="none" w:sz="0" w:space="0" w:color="auto"/>
        <w:right w:val="none" w:sz="0" w:space="0" w:color="auto"/>
      </w:divBdr>
    </w:div>
    <w:div w:id="654801325">
      <w:bodyDiv w:val="1"/>
      <w:marLeft w:val="0"/>
      <w:marRight w:val="0"/>
      <w:marTop w:val="0"/>
      <w:marBottom w:val="0"/>
      <w:divBdr>
        <w:top w:val="none" w:sz="0" w:space="0" w:color="auto"/>
        <w:left w:val="none" w:sz="0" w:space="0" w:color="auto"/>
        <w:bottom w:val="none" w:sz="0" w:space="0" w:color="auto"/>
        <w:right w:val="none" w:sz="0" w:space="0" w:color="auto"/>
      </w:divBdr>
      <w:divsChild>
        <w:div w:id="143275352">
          <w:marLeft w:val="1166"/>
          <w:marRight w:val="0"/>
          <w:marTop w:val="96"/>
          <w:marBottom w:val="0"/>
          <w:divBdr>
            <w:top w:val="none" w:sz="0" w:space="0" w:color="auto"/>
            <w:left w:val="none" w:sz="0" w:space="0" w:color="auto"/>
            <w:bottom w:val="none" w:sz="0" w:space="0" w:color="auto"/>
            <w:right w:val="none" w:sz="0" w:space="0" w:color="auto"/>
          </w:divBdr>
        </w:div>
        <w:div w:id="488793567">
          <w:marLeft w:val="547"/>
          <w:marRight w:val="0"/>
          <w:marTop w:val="115"/>
          <w:marBottom w:val="0"/>
          <w:divBdr>
            <w:top w:val="none" w:sz="0" w:space="0" w:color="auto"/>
            <w:left w:val="none" w:sz="0" w:space="0" w:color="auto"/>
            <w:bottom w:val="none" w:sz="0" w:space="0" w:color="auto"/>
            <w:right w:val="none" w:sz="0" w:space="0" w:color="auto"/>
          </w:divBdr>
        </w:div>
        <w:div w:id="560486935">
          <w:marLeft w:val="547"/>
          <w:marRight w:val="0"/>
          <w:marTop w:val="115"/>
          <w:marBottom w:val="0"/>
          <w:divBdr>
            <w:top w:val="none" w:sz="0" w:space="0" w:color="auto"/>
            <w:left w:val="none" w:sz="0" w:space="0" w:color="auto"/>
            <w:bottom w:val="none" w:sz="0" w:space="0" w:color="auto"/>
            <w:right w:val="none" w:sz="0" w:space="0" w:color="auto"/>
          </w:divBdr>
        </w:div>
        <w:div w:id="928581500">
          <w:marLeft w:val="1166"/>
          <w:marRight w:val="0"/>
          <w:marTop w:val="96"/>
          <w:marBottom w:val="0"/>
          <w:divBdr>
            <w:top w:val="none" w:sz="0" w:space="0" w:color="auto"/>
            <w:left w:val="none" w:sz="0" w:space="0" w:color="auto"/>
            <w:bottom w:val="none" w:sz="0" w:space="0" w:color="auto"/>
            <w:right w:val="none" w:sz="0" w:space="0" w:color="auto"/>
          </w:divBdr>
        </w:div>
        <w:div w:id="1248732113">
          <w:marLeft w:val="1166"/>
          <w:marRight w:val="0"/>
          <w:marTop w:val="96"/>
          <w:marBottom w:val="0"/>
          <w:divBdr>
            <w:top w:val="none" w:sz="0" w:space="0" w:color="auto"/>
            <w:left w:val="none" w:sz="0" w:space="0" w:color="auto"/>
            <w:bottom w:val="none" w:sz="0" w:space="0" w:color="auto"/>
            <w:right w:val="none" w:sz="0" w:space="0" w:color="auto"/>
          </w:divBdr>
        </w:div>
        <w:div w:id="1602951021">
          <w:marLeft w:val="1166"/>
          <w:marRight w:val="0"/>
          <w:marTop w:val="96"/>
          <w:marBottom w:val="0"/>
          <w:divBdr>
            <w:top w:val="none" w:sz="0" w:space="0" w:color="auto"/>
            <w:left w:val="none" w:sz="0" w:space="0" w:color="auto"/>
            <w:bottom w:val="none" w:sz="0" w:space="0" w:color="auto"/>
            <w:right w:val="none" w:sz="0" w:space="0" w:color="auto"/>
          </w:divBdr>
        </w:div>
        <w:div w:id="1677076493">
          <w:marLeft w:val="1166"/>
          <w:marRight w:val="0"/>
          <w:marTop w:val="96"/>
          <w:marBottom w:val="0"/>
          <w:divBdr>
            <w:top w:val="none" w:sz="0" w:space="0" w:color="auto"/>
            <w:left w:val="none" w:sz="0" w:space="0" w:color="auto"/>
            <w:bottom w:val="none" w:sz="0" w:space="0" w:color="auto"/>
            <w:right w:val="none" w:sz="0" w:space="0" w:color="auto"/>
          </w:divBdr>
        </w:div>
        <w:div w:id="2097163181">
          <w:marLeft w:val="1166"/>
          <w:marRight w:val="0"/>
          <w:marTop w:val="96"/>
          <w:marBottom w:val="0"/>
          <w:divBdr>
            <w:top w:val="none" w:sz="0" w:space="0" w:color="auto"/>
            <w:left w:val="none" w:sz="0" w:space="0" w:color="auto"/>
            <w:bottom w:val="none" w:sz="0" w:space="0" w:color="auto"/>
            <w:right w:val="none" w:sz="0" w:space="0" w:color="auto"/>
          </w:divBdr>
        </w:div>
      </w:divsChild>
    </w:div>
    <w:div w:id="655381052">
      <w:bodyDiv w:val="1"/>
      <w:marLeft w:val="0"/>
      <w:marRight w:val="0"/>
      <w:marTop w:val="0"/>
      <w:marBottom w:val="0"/>
      <w:divBdr>
        <w:top w:val="none" w:sz="0" w:space="0" w:color="auto"/>
        <w:left w:val="none" w:sz="0" w:space="0" w:color="auto"/>
        <w:bottom w:val="none" w:sz="0" w:space="0" w:color="auto"/>
        <w:right w:val="none" w:sz="0" w:space="0" w:color="auto"/>
      </w:divBdr>
    </w:div>
    <w:div w:id="655840457">
      <w:bodyDiv w:val="1"/>
      <w:marLeft w:val="0"/>
      <w:marRight w:val="0"/>
      <w:marTop w:val="0"/>
      <w:marBottom w:val="0"/>
      <w:divBdr>
        <w:top w:val="none" w:sz="0" w:space="0" w:color="auto"/>
        <w:left w:val="none" w:sz="0" w:space="0" w:color="auto"/>
        <w:bottom w:val="none" w:sz="0" w:space="0" w:color="auto"/>
        <w:right w:val="none" w:sz="0" w:space="0" w:color="auto"/>
      </w:divBdr>
    </w:div>
    <w:div w:id="656419109">
      <w:bodyDiv w:val="1"/>
      <w:marLeft w:val="0"/>
      <w:marRight w:val="0"/>
      <w:marTop w:val="0"/>
      <w:marBottom w:val="0"/>
      <w:divBdr>
        <w:top w:val="none" w:sz="0" w:space="0" w:color="auto"/>
        <w:left w:val="none" w:sz="0" w:space="0" w:color="auto"/>
        <w:bottom w:val="none" w:sz="0" w:space="0" w:color="auto"/>
        <w:right w:val="none" w:sz="0" w:space="0" w:color="auto"/>
      </w:divBdr>
    </w:div>
    <w:div w:id="656693817">
      <w:bodyDiv w:val="1"/>
      <w:marLeft w:val="0"/>
      <w:marRight w:val="0"/>
      <w:marTop w:val="0"/>
      <w:marBottom w:val="0"/>
      <w:divBdr>
        <w:top w:val="none" w:sz="0" w:space="0" w:color="auto"/>
        <w:left w:val="none" w:sz="0" w:space="0" w:color="auto"/>
        <w:bottom w:val="none" w:sz="0" w:space="0" w:color="auto"/>
        <w:right w:val="none" w:sz="0" w:space="0" w:color="auto"/>
      </w:divBdr>
    </w:div>
    <w:div w:id="657659825">
      <w:bodyDiv w:val="1"/>
      <w:marLeft w:val="0"/>
      <w:marRight w:val="0"/>
      <w:marTop w:val="0"/>
      <w:marBottom w:val="0"/>
      <w:divBdr>
        <w:top w:val="none" w:sz="0" w:space="0" w:color="auto"/>
        <w:left w:val="none" w:sz="0" w:space="0" w:color="auto"/>
        <w:bottom w:val="none" w:sz="0" w:space="0" w:color="auto"/>
        <w:right w:val="none" w:sz="0" w:space="0" w:color="auto"/>
      </w:divBdr>
    </w:div>
    <w:div w:id="659384981">
      <w:bodyDiv w:val="1"/>
      <w:marLeft w:val="0"/>
      <w:marRight w:val="0"/>
      <w:marTop w:val="0"/>
      <w:marBottom w:val="0"/>
      <w:divBdr>
        <w:top w:val="none" w:sz="0" w:space="0" w:color="auto"/>
        <w:left w:val="none" w:sz="0" w:space="0" w:color="auto"/>
        <w:bottom w:val="none" w:sz="0" w:space="0" w:color="auto"/>
        <w:right w:val="none" w:sz="0" w:space="0" w:color="auto"/>
      </w:divBdr>
    </w:div>
    <w:div w:id="659652349">
      <w:bodyDiv w:val="1"/>
      <w:marLeft w:val="0"/>
      <w:marRight w:val="0"/>
      <w:marTop w:val="0"/>
      <w:marBottom w:val="0"/>
      <w:divBdr>
        <w:top w:val="none" w:sz="0" w:space="0" w:color="auto"/>
        <w:left w:val="none" w:sz="0" w:space="0" w:color="auto"/>
        <w:bottom w:val="none" w:sz="0" w:space="0" w:color="auto"/>
        <w:right w:val="none" w:sz="0" w:space="0" w:color="auto"/>
      </w:divBdr>
    </w:div>
    <w:div w:id="659695399">
      <w:bodyDiv w:val="1"/>
      <w:marLeft w:val="0"/>
      <w:marRight w:val="0"/>
      <w:marTop w:val="0"/>
      <w:marBottom w:val="0"/>
      <w:divBdr>
        <w:top w:val="none" w:sz="0" w:space="0" w:color="auto"/>
        <w:left w:val="none" w:sz="0" w:space="0" w:color="auto"/>
        <w:bottom w:val="none" w:sz="0" w:space="0" w:color="auto"/>
        <w:right w:val="none" w:sz="0" w:space="0" w:color="auto"/>
      </w:divBdr>
    </w:div>
    <w:div w:id="660541090">
      <w:bodyDiv w:val="1"/>
      <w:marLeft w:val="0"/>
      <w:marRight w:val="0"/>
      <w:marTop w:val="0"/>
      <w:marBottom w:val="0"/>
      <w:divBdr>
        <w:top w:val="none" w:sz="0" w:space="0" w:color="auto"/>
        <w:left w:val="none" w:sz="0" w:space="0" w:color="auto"/>
        <w:bottom w:val="none" w:sz="0" w:space="0" w:color="auto"/>
        <w:right w:val="none" w:sz="0" w:space="0" w:color="auto"/>
      </w:divBdr>
      <w:divsChild>
        <w:div w:id="2098209378">
          <w:marLeft w:val="0"/>
          <w:marRight w:val="0"/>
          <w:marTop w:val="0"/>
          <w:marBottom w:val="0"/>
          <w:divBdr>
            <w:top w:val="none" w:sz="0" w:space="0" w:color="auto"/>
            <w:left w:val="none" w:sz="0" w:space="0" w:color="auto"/>
            <w:bottom w:val="none" w:sz="0" w:space="0" w:color="auto"/>
            <w:right w:val="none" w:sz="0" w:space="0" w:color="auto"/>
          </w:divBdr>
          <w:divsChild>
            <w:div w:id="17144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5584">
      <w:bodyDiv w:val="1"/>
      <w:marLeft w:val="0"/>
      <w:marRight w:val="0"/>
      <w:marTop w:val="0"/>
      <w:marBottom w:val="0"/>
      <w:divBdr>
        <w:top w:val="none" w:sz="0" w:space="0" w:color="auto"/>
        <w:left w:val="none" w:sz="0" w:space="0" w:color="auto"/>
        <w:bottom w:val="none" w:sz="0" w:space="0" w:color="auto"/>
        <w:right w:val="none" w:sz="0" w:space="0" w:color="auto"/>
      </w:divBdr>
    </w:div>
    <w:div w:id="661280839">
      <w:bodyDiv w:val="1"/>
      <w:marLeft w:val="0"/>
      <w:marRight w:val="0"/>
      <w:marTop w:val="0"/>
      <w:marBottom w:val="0"/>
      <w:divBdr>
        <w:top w:val="none" w:sz="0" w:space="0" w:color="auto"/>
        <w:left w:val="none" w:sz="0" w:space="0" w:color="auto"/>
        <w:bottom w:val="none" w:sz="0" w:space="0" w:color="auto"/>
        <w:right w:val="none" w:sz="0" w:space="0" w:color="auto"/>
      </w:divBdr>
    </w:div>
    <w:div w:id="661809447">
      <w:bodyDiv w:val="1"/>
      <w:marLeft w:val="0"/>
      <w:marRight w:val="0"/>
      <w:marTop w:val="0"/>
      <w:marBottom w:val="0"/>
      <w:divBdr>
        <w:top w:val="none" w:sz="0" w:space="0" w:color="auto"/>
        <w:left w:val="none" w:sz="0" w:space="0" w:color="auto"/>
        <w:bottom w:val="none" w:sz="0" w:space="0" w:color="auto"/>
        <w:right w:val="none" w:sz="0" w:space="0" w:color="auto"/>
      </w:divBdr>
    </w:div>
    <w:div w:id="662585639">
      <w:bodyDiv w:val="1"/>
      <w:marLeft w:val="0"/>
      <w:marRight w:val="0"/>
      <w:marTop w:val="0"/>
      <w:marBottom w:val="0"/>
      <w:divBdr>
        <w:top w:val="none" w:sz="0" w:space="0" w:color="auto"/>
        <w:left w:val="none" w:sz="0" w:space="0" w:color="auto"/>
        <w:bottom w:val="none" w:sz="0" w:space="0" w:color="auto"/>
        <w:right w:val="none" w:sz="0" w:space="0" w:color="auto"/>
      </w:divBdr>
    </w:div>
    <w:div w:id="662705837">
      <w:bodyDiv w:val="1"/>
      <w:marLeft w:val="0"/>
      <w:marRight w:val="0"/>
      <w:marTop w:val="0"/>
      <w:marBottom w:val="0"/>
      <w:divBdr>
        <w:top w:val="none" w:sz="0" w:space="0" w:color="auto"/>
        <w:left w:val="none" w:sz="0" w:space="0" w:color="auto"/>
        <w:bottom w:val="none" w:sz="0" w:space="0" w:color="auto"/>
        <w:right w:val="none" w:sz="0" w:space="0" w:color="auto"/>
      </w:divBdr>
    </w:div>
    <w:div w:id="663046913">
      <w:bodyDiv w:val="1"/>
      <w:marLeft w:val="0"/>
      <w:marRight w:val="0"/>
      <w:marTop w:val="0"/>
      <w:marBottom w:val="0"/>
      <w:divBdr>
        <w:top w:val="none" w:sz="0" w:space="0" w:color="auto"/>
        <w:left w:val="none" w:sz="0" w:space="0" w:color="auto"/>
        <w:bottom w:val="none" w:sz="0" w:space="0" w:color="auto"/>
        <w:right w:val="none" w:sz="0" w:space="0" w:color="auto"/>
      </w:divBdr>
    </w:div>
    <w:div w:id="663974211">
      <w:bodyDiv w:val="1"/>
      <w:marLeft w:val="0"/>
      <w:marRight w:val="0"/>
      <w:marTop w:val="0"/>
      <w:marBottom w:val="0"/>
      <w:divBdr>
        <w:top w:val="none" w:sz="0" w:space="0" w:color="auto"/>
        <w:left w:val="none" w:sz="0" w:space="0" w:color="auto"/>
        <w:bottom w:val="none" w:sz="0" w:space="0" w:color="auto"/>
        <w:right w:val="none" w:sz="0" w:space="0" w:color="auto"/>
      </w:divBdr>
      <w:divsChild>
        <w:div w:id="125852690">
          <w:marLeft w:val="1166"/>
          <w:marRight w:val="0"/>
          <w:marTop w:val="106"/>
          <w:marBottom w:val="0"/>
          <w:divBdr>
            <w:top w:val="none" w:sz="0" w:space="0" w:color="auto"/>
            <w:left w:val="none" w:sz="0" w:space="0" w:color="auto"/>
            <w:bottom w:val="none" w:sz="0" w:space="0" w:color="auto"/>
            <w:right w:val="none" w:sz="0" w:space="0" w:color="auto"/>
          </w:divBdr>
        </w:div>
        <w:div w:id="345715449">
          <w:marLeft w:val="1800"/>
          <w:marRight w:val="0"/>
          <w:marTop w:val="86"/>
          <w:marBottom w:val="0"/>
          <w:divBdr>
            <w:top w:val="none" w:sz="0" w:space="0" w:color="auto"/>
            <w:left w:val="none" w:sz="0" w:space="0" w:color="auto"/>
            <w:bottom w:val="none" w:sz="0" w:space="0" w:color="auto"/>
            <w:right w:val="none" w:sz="0" w:space="0" w:color="auto"/>
          </w:divBdr>
        </w:div>
        <w:div w:id="1145505825">
          <w:marLeft w:val="547"/>
          <w:marRight w:val="0"/>
          <w:marTop w:val="96"/>
          <w:marBottom w:val="0"/>
          <w:divBdr>
            <w:top w:val="none" w:sz="0" w:space="0" w:color="auto"/>
            <w:left w:val="none" w:sz="0" w:space="0" w:color="auto"/>
            <w:bottom w:val="none" w:sz="0" w:space="0" w:color="auto"/>
            <w:right w:val="none" w:sz="0" w:space="0" w:color="auto"/>
          </w:divBdr>
        </w:div>
        <w:div w:id="1471828279">
          <w:marLeft w:val="1800"/>
          <w:marRight w:val="0"/>
          <w:marTop w:val="86"/>
          <w:marBottom w:val="0"/>
          <w:divBdr>
            <w:top w:val="none" w:sz="0" w:space="0" w:color="auto"/>
            <w:left w:val="none" w:sz="0" w:space="0" w:color="auto"/>
            <w:bottom w:val="none" w:sz="0" w:space="0" w:color="auto"/>
            <w:right w:val="none" w:sz="0" w:space="0" w:color="auto"/>
          </w:divBdr>
        </w:div>
        <w:div w:id="1848786664">
          <w:marLeft w:val="1166"/>
          <w:marRight w:val="0"/>
          <w:marTop w:val="86"/>
          <w:marBottom w:val="0"/>
          <w:divBdr>
            <w:top w:val="none" w:sz="0" w:space="0" w:color="auto"/>
            <w:left w:val="none" w:sz="0" w:space="0" w:color="auto"/>
            <w:bottom w:val="none" w:sz="0" w:space="0" w:color="auto"/>
            <w:right w:val="none" w:sz="0" w:space="0" w:color="auto"/>
          </w:divBdr>
        </w:div>
        <w:div w:id="1894847153">
          <w:marLeft w:val="1800"/>
          <w:marRight w:val="0"/>
          <w:marTop w:val="86"/>
          <w:marBottom w:val="0"/>
          <w:divBdr>
            <w:top w:val="none" w:sz="0" w:space="0" w:color="auto"/>
            <w:left w:val="none" w:sz="0" w:space="0" w:color="auto"/>
            <w:bottom w:val="none" w:sz="0" w:space="0" w:color="auto"/>
            <w:right w:val="none" w:sz="0" w:space="0" w:color="auto"/>
          </w:divBdr>
        </w:div>
        <w:div w:id="1955749959">
          <w:marLeft w:val="1166"/>
          <w:marRight w:val="0"/>
          <w:marTop w:val="86"/>
          <w:marBottom w:val="0"/>
          <w:divBdr>
            <w:top w:val="none" w:sz="0" w:space="0" w:color="auto"/>
            <w:left w:val="none" w:sz="0" w:space="0" w:color="auto"/>
            <w:bottom w:val="none" w:sz="0" w:space="0" w:color="auto"/>
            <w:right w:val="none" w:sz="0" w:space="0" w:color="auto"/>
          </w:divBdr>
        </w:div>
        <w:div w:id="2038386561">
          <w:marLeft w:val="1166"/>
          <w:marRight w:val="0"/>
          <w:marTop w:val="86"/>
          <w:marBottom w:val="0"/>
          <w:divBdr>
            <w:top w:val="none" w:sz="0" w:space="0" w:color="auto"/>
            <w:left w:val="none" w:sz="0" w:space="0" w:color="auto"/>
            <w:bottom w:val="none" w:sz="0" w:space="0" w:color="auto"/>
            <w:right w:val="none" w:sz="0" w:space="0" w:color="auto"/>
          </w:divBdr>
        </w:div>
        <w:div w:id="2111779656">
          <w:marLeft w:val="1166"/>
          <w:marRight w:val="0"/>
          <w:marTop w:val="86"/>
          <w:marBottom w:val="0"/>
          <w:divBdr>
            <w:top w:val="none" w:sz="0" w:space="0" w:color="auto"/>
            <w:left w:val="none" w:sz="0" w:space="0" w:color="auto"/>
            <w:bottom w:val="none" w:sz="0" w:space="0" w:color="auto"/>
            <w:right w:val="none" w:sz="0" w:space="0" w:color="auto"/>
          </w:divBdr>
        </w:div>
      </w:divsChild>
    </w:div>
    <w:div w:id="664670192">
      <w:bodyDiv w:val="1"/>
      <w:marLeft w:val="0"/>
      <w:marRight w:val="0"/>
      <w:marTop w:val="0"/>
      <w:marBottom w:val="0"/>
      <w:divBdr>
        <w:top w:val="none" w:sz="0" w:space="0" w:color="auto"/>
        <w:left w:val="none" w:sz="0" w:space="0" w:color="auto"/>
        <w:bottom w:val="none" w:sz="0" w:space="0" w:color="auto"/>
        <w:right w:val="none" w:sz="0" w:space="0" w:color="auto"/>
      </w:divBdr>
    </w:div>
    <w:div w:id="665984133">
      <w:bodyDiv w:val="1"/>
      <w:marLeft w:val="0"/>
      <w:marRight w:val="0"/>
      <w:marTop w:val="0"/>
      <w:marBottom w:val="0"/>
      <w:divBdr>
        <w:top w:val="none" w:sz="0" w:space="0" w:color="auto"/>
        <w:left w:val="none" w:sz="0" w:space="0" w:color="auto"/>
        <w:bottom w:val="none" w:sz="0" w:space="0" w:color="auto"/>
        <w:right w:val="none" w:sz="0" w:space="0" w:color="auto"/>
      </w:divBdr>
    </w:div>
    <w:div w:id="668212361">
      <w:bodyDiv w:val="1"/>
      <w:marLeft w:val="0"/>
      <w:marRight w:val="0"/>
      <w:marTop w:val="0"/>
      <w:marBottom w:val="0"/>
      <w:divBdr>
        <w:top w:val="none" w:sz="0" w:space="0" w:color="auto"/>
        <w:left w:val="none" w:sz="0" w:space="0" w:color="auto"/>
        <w:bottom w:val="none" w:sz="0" w:space="0" w:color="auto"/>
        <w:right w:val="none" w:sz="0" w:space="0" w:color="auto"/>
      </w:divBdr>
      <w:divsChild>
        <w:div w:id="89199235">
          <w:marLeft w:val="1800"/>
          <w:marRight w:val="0"/>
          <w:marTop w:val="86"/>
          <w:marBottom w:val="0"/>
          <w:divBdr>
            <w:top w:val="none" w:sz="0" w:space="0" w:color="auto"/>
            <w:left w:val="none" w:sz="0" w:space="0" w:color="auto"/>
            <w:bottom w:val="none" w:sz="0" w:space="0" w:color="auto"/>
            <w:right w:val="none" w:sz="0" w:space="0" w:color="auto"/>
          </w:divBdr>
        </w:div>
        <w:div w:id="413284651">
          <w:marLeft w:val="1800"/>
          <w:marRight w:val="0"/>
          <w:marTop w:val="86"/>
          <w:marBottom w:val="0"/>
          <w:divBdr>
            <w:top w:val="none" w:sz="0" w:space="0" w:color="auto"/>
            <w:left w:val="none" w:sz="0" w:space="0" w:color="auto"/>
            <w:bottom w:val="none" w:sz="0" w:space="0" w:color="auto"/>
            <w:right w:val="none" w:sz="0" w:space="0" w:color="auto"/>
          </w:divBdr>
        </w:div>
        <w:div w:id="476647484">
          <w:marLeft w:val="1166"/>
          <w:marRight w:val="0"/>
          <w:marTop w:val="86"/>
          <w:marBottom w:val="0"/>
          <w:divBdr>
            <w:top w:val="none" w:sz="0" w:space="0" w:color="auto"/>
            <w:left w:val="none" w:sz="0" w:space="0" w:color="auto"/>
            <w:bottom w:val="none" w:sz="0" w:space="0" w:color="auto"/>
            <w:right w:val="none" w:sz="0" w:space="0" w:color="auto"/>
          </w:divBdr>
        </w:div>
        <w:div w:id="715930600">
          <w:marLeft w:val="1800"/>
          <w:marRight w:val="0"/>
          <w:marTop w:val="86"/>
          <w:marBottom w:val="0"/>
          <w:divBdr>
            <w:top w:val="none" w:sz="0" w:space="0" w:color="auto"/>
            <w:left w:val="none" w:sz="0" w:space="0" w:color="auto"/>
            <w:bottom w:val="none" w:sz="0" w:space="0" w:color="auto"/>
            <w:right w:val="none" w:sz="0" w:space="0" w:color="auto"/>
          </w:divBdr>
        </w:div>
        <w:div w:id="1125076806">
          <w:marLeft w:val="1800"/>
          <w:marRight w:val="0"/>
          <w:marTop w:val="86"/>
          <w:marBottom w:val="0"/>
          <w:divBdr>
            <w:top w:val="none" w:sz="0" w:space="0" w:color="auto"/>
            <w:left w:val="none" w:sz="0" w:space="0" w:color="auto"/>
            <w:bottom w:val="none" w:sz="0" w:space="0" w:color="auto"/>
            <w:right w:val="none" w:sz="0" w:space="0" w:color="auto"/>
          </w:divBdr>
        </w:div>
        <w:div w:id="1385829220">
          <w:marLeft w:val="1166"/>
          <w:marRight w:val="0"/>
          <w:marTop w:val="86"/>
          <w:marBottom w:val="0"/>
          <w:divBdr>
            <w:top w:val="none" w:sz="0" w:space="0" w:color="auto"/>
            <w:left w:val="none" w:sz="0" w:space="0" w:color="auto"/>
            <w:bottom w:val="none" w:sz="0" w:space="0" w:color="auto"/>
            <w:right w:val="none" w:sz="0" w:space="0" w:color="auto"/>
          </w:divBdr>
        </w:div>
        <w:div w:id="1894460477">
          <w:marLeft w:val="1800"/>
          <w:marRight w:val="0"/>
          <w:marTop w:val="86"/>
          <w:marBottom w:val="0"/>
          <w:divBdr>
            <w:top w:val="none" w:sz="0" w:space="0" w:color="auto"/>
            <w:left w:val="none" w:sz="0" w:space="0" w:color="auto"/>
            <w:bottom w:val="none" w:sz="0" w:space="0" w:color="auto"/>
            <w:right w:val="none" w:sz="0" w:space="0" w:color="auto"/>
          </w:divBdr>
        </w:div>
        <w:div w:id="1961960206">
          <w:marLeft w:val="1166"/>
          <w:marRight w:val="0"/>
          <w:marTop w:val="86"/>
          <w:marBottom w:val="0"/>
          <w:divBdr>
            <w:top w:val="none" w:sz="0" w:space="0" w:color="auto"/>
            <w:left w:val="none" w:sz="0" w:space="0" w:color="auto"/>
            <w:bottom w:val="none" w:sz="0" w:space="0" w:color="auto"/>
            <w:right w:val="none" w:sz="0" w:space="0" w:color="auto"/>
          </w:divBdr>
        </w:div>
      </w:divsChild>
    </w:div>
    <w:div w:id="668363626">
      <w:bodyDiv w:val="1"/>
      <w:marLeft w:val="0"/>
      <w:marRight w:val="0"/>
      <w:marTop w:val="0"/>
      <w:marBottom w:val="0"/>
      <w:divBdr>
        <w:top w:val="none" w:sz="0" w:space="0" w:color="auto"/>
        <w:left w:val="none" w:sz="0" w:space="0" w:color="auto"/>
        <w:bottom w:val="none" w:sz="0" w:space="0" w:color="auto"/>
        <w:right w:val="none" w:sz="0" w:space="0" w:color="auto"/>
      </w:divBdr>
    </w:div>
    <w:div w:id="669214728">
      <w:bodyDiv w:val="1"/>
      <w:marLeft w:val="0"/>
      <w:marRight w:val="0"/>
      <w:marTop w:val="0"/>
      <w:marBottom w:val="0"/>
      <w:divBdr>
        <w:top w:val="none" w:sz="0" w:space="0" w:color="auto"/>
        <w:left w:val="none" w:sz="0" w:space="0" w:color="auto"/>
        <w:bottom w:val="none" w:sz="0" w:space="0" w:color="auto"/>
        <w:right w:val="none" w:sz="0" w:space="0" w:color="auto"/>
      </w:divBdr>
    </w:div>
    <w:div w:id="670185949">
      <w:bodyDiv w:val="1"/>
      <w:marLeft w:val="0"/>
      <w:marRight w:val="0"/>
      <w:marTop w:val="0"/>
      <w:marBottom w:val="0"/>
      <w:divBdr>
        <w:top w:val="none" w:sz="0" w:space="0" w:color="auto"/>
        <w:left w:val="none" w:sz="0" w:space="0" w:color="auto"/>
        <w:bottom w:val="none" w:sz="0" w:space="0" w:color="auto"/>
        <w:right w:val="none" w:sz="0" w:space="0" w:color="auto"/>
      </w:divBdr>
    </w:div>
    <w:div w:id="670378523">
      <w:bodyDiv w:val="1"/>
      <w:marLeft w:val="0"/>
      <w:marRight w:val="0"/>
      <w:marTop w:val="0"/>
      <w:marBottom w:val="0"/>
      <w:divBdr>
        <w:top w:val="none" w:sz="0" w:space="0" w:color="auto"/>
        <w:left w:val="none" w:sz="0" w:space="0" w:color="auto"/>
        <w:bottom w:val="none" w:sz="0" w:space="0" w:color="auto"/>
        <w:right w:val="none" w:sz="0" w:space="0" w:color="auto"/>
      </w:divBdr>
      <w:divsChild>
        <w:div w:id="972322692">
          <w:marLeft w:val="1166"/>
          <w:marRight w:val="0"/>
          <w:marTop w:val="96"/>
          <w:marBottom w:val="0"/>
          <w:divBdr>
            <w:top w:val="none" w:sz="0" w:space="0" w:color="auto"/>
            <w:left w:val="none" w:sz="0" w:space="0" w:color="auto"/>
            <w:bottom w:val="none" w:sz="0" w:space="0" w:color="auto"/>
            <w:right w:val="none" w:sz="0" w:space="0" w:color="auto"/>
          </w:divBdr>
        </w:div>
      </w:divsChild>
    </w:div>
    <w:div w:id="670526378">
      <w:bodyDiv w:val="1"/>
      <w:marLeft w:val="0"/>
      <w:marRight w:val="0"/>
      <w:marTop w:val="0"/>
      <w:marBottom w:val="0"/>
      <w:divBdr>
        <w:top w:val="none" w:sz="0" w:space="0" w:color="auto"/>
        <w:left w:val="none" w:sz="0" w:space="0" w:color="auto"/>
        <w:bottom w:val="none" w:sz="0" w:space="0" w:color="auto"/>
        <w:right w:val="none" w:sz="0" w:space="0" w:color="auto"/>
      </w:divBdr>
    </w:div>
    <w:div w:id="671228329">
      <w:bodyDiv w:val="1"/>
      <w:marLeft w:val="0"/>
      <w:marRight w:val="0"/>
      <w:marTop w:val="0"/>
      <w:marBottom w:val="0"/>
      <w:divBdr>
        <w:top w:val="none" w:sz="0" w:space="0" w:color="auto"/>
        <w:left w:val="none" w:sz="0" w:space="0" w:color="auto"/>
        <w:bottom w:val="none" w:sz="0" w:space="0" w:color="auto"/>
        <w:right w:val="none" w:sz="0" w:space="0" w:color="auto"/>
      </w:divBdr>
    </w:div>
    <w:div w:id="671759220">
      <w:bodyDiv w:val="1"/>
      <w:marLeft w:val="0"/>
      <w:marRight w:val="0"/>
      <w:marTop w:val="0"/>
      <w:marBottom w:val="0"/>
      <w:divBdr>
        <w:top w:val="none" w:sz="0" w:space="0" w:color="auto"/>
        <w:left w:val="none" w:sz="0" w:space="0" w:color="auto"/>
        <w:bottom w:val="none" w:sz="0" w:space="0" w:color="auto"/>
        <w:right w:val="none" w:sz="0" w:space="0" w:color="auto"/>
      </w:divBdr>
      <w:divsChild>
        <w:div w:id="232667375">
          <w:marLeft w:val="547"/>
          <w:marRight w:val="0"/>
          <w:marTop w:val="115"/>
          <w:marBottom w:val="0"/>
          <w:divBdr>
            <w:top w:val="none" w:sz="0" w:space="0" w:color="auto"/>
            <w:left w:val="none" w:sz="0" w:space="0" w:color="auto"/>
            <w:bottom w:val="none" w:sz="0" w:space="0" w:color="auto"/>
            <w:right w:val="none" w:sz="0" w:space="0" w:color="auto"/>
          </w:divBdr>
        </w:div>
        <w:div w:id="1222247482">
          <w:marLeft w:val="1800"/>
          <w:marRight w:val="0"/>
          <w:marTop w:val="86"/>
          <w:marBottom w:val="0"/>
          <w:divBdr>
            <w:top w:val="none" w:sz="0" w:space="0" w:color="auto"/>
            <w:left w:val="none" w:sz="0" w:space="0" w:color="auto"/>
            <w:bottom w:val="none" w:sz="0" w:space="0" w:color="auto"/>
            <w:right w:val="none" w:sz="0" w:space="0" w:color="auto"/>
          </w:divBdr>
        </w:div>
        <w:div w:id="1728915587">
          <w:marLeft w:val="1166"/>
          <w:marRight w:val="0"/>
          <w:marTop w:val="96"/>
          <w:marBottom w:val="0"/>
          <w:divBdr>
            <w:top w:val="none" w:sz="0" w:space="0" w:color="auto"/>
            <w:left w:val="none" w:sz="0" w:space="0" w:color="auto"/>
            <w:bottom w:val="none" w:sz="0" w:space="0" w:color="auto"/>
            <w:right w:val="none" w:sz="0" w:space="0" w:color="auto"/>
          </w:divBdr>
        </w:div>
      </w:divsChild>
    </w:div>
    <w:div w:id="673805316">
      <w:bodyDiv w:val="1"/>
      <w:marLeft w:val="0"/>
      <w:marRight w:val="0"/>
      <w:marTop w:val="0"/>
      <w:marBottom w:val="0"/>
      <w:divBdr>
        <w:top w:val="none" w:sz="0" w:space="0" w:color="auto"/>
        <w:left w:val="none" w:sz="0" w:space="0" w:color="auto"/>
        <w:bottom w:val="none" w:sz="0" w:space="0" w:color="auto"/>
        <w:right w:val="none" w:sz="0" w:space="0" w:color="auto"/>
      </w:divBdr>
    </w:div>
    <w:div w:id="676423449">
      <w:bodyDiv w:val="1"/>
      <w:marLeft w:val="0"/>
      <w:marRight w:val="0"/>
      <w:marTop w:val="0"/>
      <w:marBottom w:val="0"/>
      <w:divBdr>
        <w:top w:val="none" w:sz="0" w:space="0" w:color="auto"/>
        <w:left w:val="none" w:sz="0" w:space="0" w:color="auto"/>
        <w:bottom w:val="none" w:sz="0" w:space="0" w:color="auto"/>
        <w:right w:val="none" w:sz="0" w:space="0" w:color="auto"/>
      </w:divBdr>
    </w:div>
    <w:div w:id="678314484">
      <w:bodyDiv w:val="1"/>
      <w:marLeft w:val="0"/>
      <w:marRight w:val="0"/>
      <w:marTop w:val="0"/>
      <w:marBottom w:val="0"/>
      <w:divBdr>
        <w:top w:val="none" w:sz="0" w:space="0" w:color="auto"/>
        <w:left w:val="none" w:sz="0" w:space="0" w:color="auto"/>
        <w:bottom w:val="none" w:sz="0" w:space="0" w:color="auto"/>
        <w:right w:val="none" w:sz="0" w:space="0" w:color="auto"/>
      </w:divBdr>
      <w:divsChild>
        <w:div w:id="7567278">
          <w:marLeft w:val="547"/>
          <w:marRight w:val="0"/>
          <w:marTop w:val="0"/>
          <w:marBottom w:val="60"/>
          <w:divBdr>
            <w:top w:val="none" w:sz="0" w:space="0" w:color="auto"/>
            <w:left w:val="none" w:sz="0" w:space="0" w:color="auto"/>
            <w:bottom w:val="none" w:sz="0" w:space="0" w:color="auto"/>
            <w:right w:val="none" w:sz="0" w:space="0" w:color="auto"/>
          </w:divBdr>
        </w:div>
        <w:div w:id="18051695">
          <w:marLeft w:val="1166"/>
          <w:marRight w:val="0"/>
          <w:marTop w:val="0"/>
          <w:marBottom w:val="60"/>
          <w:divBdr>
            <w:top w:val="none" w:sz="0" w:space="0" w:color="auto"/>
            <w:left w:val="none" w:sz="0" w:space="0" w:color="auto"/>
            <w:bottom w:val="none" w:sz="0" w:space="0" w:color="auto"/>
            <w:right w:val="none" w:sz="0" w:space="0" w:color="auto"/>
          </w:divBdr>
        </w:div>
        <w:div w:id="361513502">
          <w:marLeft w:val="547"/>
          <w:marRight w:val="0"/>
          <w:marTop w:val="0"/>
          <w:marBottom w:val="60"/>
          <w:divBdr>
            <w:top w:val="none" w:sz="0" w:space="0" w:color="auto"/>
            <w:left w:val="none" w:sz="0" w:space="0" w:color="auto"/>
            <w:bottom w:val="none" w:sz="0" w:space="0" w:color="auto"/>
            <w:right w:val="none" w:sz="0" w:space="0" w:color="auto"/>
          </w:divBdr>
        </w:div>
        <w:div w:id="415445838">
          <w:marLeft w:val="1166"/>
          <w:marRight w:val="0"/>
          <w:marTop w:val="0"/>
          <w:marBottom w:val="60"/>
          <w:divBdr>
            <w:top w:val="none" w:sz="0" w:space="0" w:color="auto"/>
            <w:left w:val="none" w:sz="0" w:space="0" w:color="auto"/>
            <w:bottom w:val="none" w:sz="0" w:space="0" w:color="auto"/>
            <w:right w:val="none" w:sz="0" w:space="0" w:color="auto"/>
          </w:divBdr>
        </w:div>
        <w:div w:id="638806508">
          <w:marLeft w:val="1166"/>
          <w:marRight w:val="0"/>
          <w:marTop w:val="0"/>
          <w:marBottom w:val="60"/>
          <w:divBdr>
            <w:top w:val="none" w:sz="0" w:space="0" w:color="auto"/>
            <w:left w:val="none" w:sz="0" w:space="0" w:color="auto"/>
            <w:bottom w:val="none" w:sz="0" w:space="0" w:color="auto"/>
            <w:right w:val="none" w:sz="0" w:space="0" w:color="auto"/>
          </w:divBdr>
        </w:div>
        <w:div w:id="834106976">
          <w:marLeft w:val="547"/>
          <w:marRight w:val="0"/>
          <w:marTop w:val="0"/>
          <w:marBottom w:val="60"/>
          <w:divBdr>
            <w:top w:val="none" w:sz="0" w:space="0" w:color="auto"/>
            <w:left w:val="none" w:sz="0" w:space="0" w:color="auto"/>
            <w:bottom w:val="none" w:sz="0" w:space="0" w:color="auto"/>
            <w:right w:val="none" w:sz="0" w:space="0" w:color="auto"/>
          </w:divBdr>
        </w:div>
        <w:div w:id="1153179701">
          <w:marLeft w:val="547"/>
          <w:marRight w:val="0"/>
          <w:marTop w:val="0"/>
          <w:marBottom w:val="60"/>
          <w:divBdr>
            <w:top w:val="none" w:sz="0" w:space="0" w:color="auto"/>
            <w:left w:val="none" w:sz="0" w:space="0" w:color="auto"/>
            <w:bottom w:val="none" w:sz="0" w:space="0" w:color="auto"/>
            <w:right w:val="none" w:sz="0" w:space="0" w:color="auto"/>
          </w:divBdr>
        </w:div>
        <w:div w:id="1263763009">
          <w:marLeft w:val="1166"/>
          <w:marRight w:val="0"/>
          <w:marTop w:val="67"/>
          <w:marBottom w:val="0"/>
          <w:divBdr>
            <w:top w:val="none" w:sz="0" w:space="0" w:color="auto"/>
            <w:left w:val="none" w:sz="0" w:space="0" w:color="auto"/>
            <w:bottom w:val="none" w:sz="0" w:space="0" w:color="auto"/>
            <w:right w:val="none" w:sz="0" w:space="0" w:color="auto"/>
          </w:divBdr>
        </w:div>
        <w:div w:id="1312908640">
          <w:marLeft w:val="1166"/>
          <w:marRight w:val="0"/>
          <w:marTop w:val="67"/>
          <w:marBottom w:val="0"/>
          <w:divBdr>
            <w:top w:val="none" w:sz="0" w:space="0" w:color="auto"/>
            <w:left w:val="none" w:sz="0" w:space="0" w:color="auto"/>
            <w:bottom w:val="none" w:sz="0" w:space="0" w:color="auto"/>
            <w:right w:val="none" w:sz="0" w:space="0" w:color="auto"/>
          </w:divBdr>
        </w:div>
        <w:div w:id="1473594506">
          <w:marLeft w:val="1166"/>
          <w:marRight w:val="0"/>
          <w:marTop w:val="0"/>
          <w:marBottom w:val="60"/>
          <w:divBdr>
            <w:top w:val="none" w:sz="0" w:space="0" w:color="auto"/>
            <w:left w:val="none" w:sz="0" w:space="0" w:color="auto"/>
            <w:bottom w:val="none" w:sz="0" w:space="0" w:color="auto"/>
            <w:right w:val="none" w:sz="0" w:space="0" w:color="auto"/>
          </w:divBdr>
        </w:div>
        <w:div w:id="1656881358">
          <w:marLeft w:val="547"/>
          <w:marRight w:val="0"/>
          <w:marTop w:val="0"/>
          <w:marBottom w:val="60"/>
          <w:divBdr>
            <w:top w:val="none" w:sz="0" w:space="0" w:color="auto"/>
            <w:left w:val="none" w:sz="0" w:space="0" w:color="auto"/>
            <w:bottom w:val="none" w:sz="0" w:space="0" w:color="auto"/>
            <w:right w:val="none" w:sz="0" w:space="0" w:color="auto"/>
          </w:divBdr>
        </w:div>
        <w:div w:id="1943107303">
          <w:marLeft w:val="1166"/>
          <w:marRight w:val="0"/>
          <w:marTop w:val="0"/>
          <w:marBottom w:val="60"/>
          <w:divBdr>
            <w:top w:val="none" w:sz="0" w:space="0" w:color="auto"/>
            <w:left w:val="none" w:sz="0" w:space="0" w:color="auto"/>
            <w:bottom w:val="none" w:sz="0" w:space="0" w:color="auto"/>
            <w:right w:val="none" w:sz="0" w:space="0" w:color="auto"/>
          </w:divBdr>
        </w:div>
        <w:div w:id="2041740807">
          <w:marLeft w:val="1166"/>
          <w:marRight w:val="0"/>
          <w:marTop w:val="0"/>
          <w:marBottom w:val="60"/>
          <w:divBdr>
            <w:top w:val="none" w:sz="0" w:space="0" w:color="auto"/>
            <w:left w:val="none" w:sz="0" w:space="0" w:color="auto"/>
            <w:bottom w:val="none" w:sz="0" w:space="0" w:color="auto"/>
            <w:right w:val="none" w:sz="0" w:space="0" w:color="auto"/>
          </w:divBdr>
        </w:div>
        <w:div w:id="2061318185">
          <w:marLeft w:val="1166"/>
          <w:marRight w:val="0"/>
          <w:marTop w:val="0"/>
          <w:marBottom w:val="60"/>
          <w:divBdr>
            <w:top w:val="none" w:sz="0" w:space="0" w:color="auto"/>
            <w:left w:val="none" w:sz="0" w:space="0" w:color="auto"/>
            <w:bottom w:val="none" w:sz="0" w:space="0" w:color="auto"/>
            <w:right w:val="none" w:sz="0" w:space="0" w:color="auto"/>
          </w:divBdr>
        </w:div>
        <w:div w:id="2115129110">
          <w:marLeft w:val="547"/>
          <w:marRight w:val="0"/>
          <w:marTop w:val="0"/>
          <w:marBottom w:val="60"/>
          <w:divBdr>
            <w:top w:val="none" w:sz="0" w:space="0" w:color="auto"/>
            <w:left w:val="none" w:sz="0" w:space="0" w:color="auto"/>
            <w:bottom w:val="none" w:sz="0" w:space="0" w:color="auto"/>
            <w:right w:val="none" w:sz="0" w:space="0" w:color="auto"/>
          </w:divBdr>
        </w:div>
      </w:divsChild>
    </w:div>
    <w:div w:id="678965734">
      <w:bodyDiv w:val="1"/>
      <w:marLeft w:val="0"/>
      <w:marRight w:val="0"/>
      <w:marTop w:val="0"/>
      <w:marBottom w:val="0"/>
      <w:divBdr>
        <w:top w:val="none" w:sz="0" w:space="0" w:color="auto"/>
        <w:left w:val="none" w:sz="0" w:space="0" w:color="auto"/>
        <w:bottom w:val="none" w:sz="0" w:space="0" w:color="auto"/>
        <w:right w:val="none" w:sz="0" w:space="0" w:color="auto"/>
      </w:divBdr>
      <w:divsChild>
        <w:div w:id="702366549">
          <w:marLeft w:val="0"/>
          <w:marRight w:val="0"/>
          <w:marTop w:val="0"/>
          <w:marBottom w:val="0"/>
          <w:divBdr>
            <w:top w:val="none" w:sz="0" w:space="0" w:color="auto"/>
            <w:left w:val="none" w:sz="0" w:space="0" w:color="auto"/>
            <w:bottom w:val="none" w:sz="0" w:space="0" w:color="auto"/>
            <w:right w:val="none" w:sz="0" w:space="0" w:color="auto"/>
          </w:divBdr>
        </w:div>
      </w:divsChild>
    </w:div>
    <w:div w:id="679047925">
      <w:bodyDiv w:val="1"/>
      <w:marLeft w:val="0"/>
      <w:marRight w:val="0"/>
      <w:marTop w:val="0"/>
      <w:marBottom w:val="0"/>
      <w:divBdr>
        <w:top w:val="none" w:sz="0" w:space="0" w:color="auto"/>
        <w:left w:val="none" w:sz="0" w:space="0" w:color="auto"/>
        <w:bottom w:val="none" w:sz="0" w:space="0" w:color="auto"/>
        <w:right w:val="none" w:sz="0" w:space="0" w:color="auto"/>
      </w:divBdr>
      <w:divsChild>
        <w:div w:id="1058935673">
          <w:marLeft w:val="0"/>
          <w:marRight w:val="0"/>
          <w:marTop w:val="0"/>
          <w:marBottom w:val="0"/>
          <w:divBdr>
            <w:top w:val="none" w:sz="0" w:space="0" w:color="auto"/>
            <w:left w:val="none" w:sz="0" w:space="0" w:color="auto"/>
            <w:bottom w:val="none" w:sz="0" w:space="0" w:color="auto"/>
            <w:right w:val="none" w:sz="0" w:space="0" w:color="auto"/>
          </w:divBdr>
          <w:divsChild>
            <w:div w:id="1216625016">
              <w:marLeft w:val="0"/>
              <w:marRight w:val="0"/>
              <w:marTop w:val="0"/>
              <w:marBottom w:val="0"/>
              <w:divBdr>
                <w:top w:val="none" w:sz="0" w:space="0" w:color="auto"/>
                <w:left w:val="none" w:sz="0" w:space="0" w:color="auto"/>
                <w:bottom w:val="none" w:sz="0" w:space="0" w:color="auto"/>
                <w:right w:val="none" w:sz="0" w:space="0" w:color="auto"/>
              </w:divBdr>
            </w:div>
            <w:div w:id="1854342691">
              <w:marLeft w:val="0"/>
              <w:marRight w:val="0"/>
              <w:marTop w:val="0"/>
              <w:marBottom w:val="0"/>
              <w:divBdr>
                <w:top w:val="none" w:sz="0" w:space="0" w:color="auto"/>
                <w:left w:val="none" w:sz="0" w:space="0" w:color="auto"/>
                <w:bottom w:val="none" w:sz="0" w:space="0" w:color="auto"/>
                <w:right w:val="none" w:sz="0" w:space="0" w:color="auto"/>
              </w:divBdr>
            </w:div>
            <w:div w:id="1993092895">
              <w:marLeft w:val="0"/>
              <w:marRight w:val="0"/>
              <w:marTop w:val="0"/>
              <w:marBottom w:val="0"/>
              <w:divBdr>
                <w:top w:val="none" w:sz="0" w:space="0" w:color="auto"/>
                <w:left w:val="none" w:sz="0" w:space="0" w:color="auto"/>
                <w:bottom w:val="none" w:sz="0" w:space="0" w:color="auto"/>
                <w:right w:val="none" w:sz="0" w:space="0" w:color="auto"/>
              </w:divBdr>
            </w:div>
            <w:div w:id="20851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6893">
      <w:bodyDiv w:val="1"/>
      <w:marLeft w:val="0"/>
      <w:marRight w:val="0"/>
      <w:marTop w:val="0"/>
      <w:marBottom w:val="0"/>
      <w:divBdr>
        <w:top w:val="none" w:sz="0" w:space="0" w:color="auto"/>
        <w:left w:val="none" w:sz="0" w:space="0" w:color="auto"/>
        <w:bottom w:val="none" w:sz="0" w:space="0" w:color="auto"/>
        <w:right w:val="none" w:sz="0" w:space="0" w:color="auto"/>
      </w:divBdr>
      <w:divsChild>
        <w:div w:id="347802475">
          <w:marLeft w:val="547"/>
          <w:marRight w:val="0"/>
          <w:marTop w:val="96"/>
          <w:marBottom w:val="0"/>
          <w:divBdr>
            <w:top w:val="none" w:sz="0" w:space="0" w:color="auto"/>
            <w:left w:val="none" w:sz="0" w:space="0" w:color="auto"/>
            <w:bottom w:val="none" w:sz="0" w:space="0" w:color="auto"/>
            <w:right w:val="none" w:sz="0" w:space="0" w:color="auto"/>
          </w:divBdr>
        </w:div>
        <w:div w:id="746535926">
          <w:marLeft w:val="547"/>
          <w:marRight w:val="0"/>
          <w:marTop w:val="96"/>
          <w:marBottom w:val="0"/>
          <w:divBdr>
            <w:top w:val="none" w:sz="0" w:space="0" w:color="auto"/>
            <w:left w:val="none" w:sz="0" w:space="0" w:color="auto"/>
            <w:bottom w:val="none" w:sz="0" w:space="0" w:color="auto"/>
            <w:right w:val="none" w:sz="0" w:space="0" w:color="auto"/>
          </w:divBdr>
        </w:div>
        <w:div w:id="835192355">
          <w:marLeft w:val="547"/>
          <w:marRight w:val="0"/>
          <w:marTop w:val="96"/>
          <w:marBottom w:val="0"/>
          <w:divBdr>
            <w:top w:val="none" w:sz="0" w:space="0" w:color="auto"/>
            <w:left w:val="none" w:sz="0" w:space="0" w:color="auto"/>
            <w:bottom w:val="none" w:sz="0" w:space="0" w:color="auto"/>
            <w:right w:val="none" w:sz="0" w:space="0" w:color="auto"/>
          </w:divBdr>
        </w:div>
        <w:div w:id="1237204960">
          <w:marLeft w:val="547"/>
          <w:marRight w:val="0"/>
          <w:marTop w:val="96"/>
          <w:marBottom w:val="0"/>
          <w:divBdr>
            <w:top w:val="none" w:sz="0" w:space="0" w:color="auto"/>
            <w:left w:val="none" w:sz="0" w:space="0" w:color="auto"/>
            <w:bottom w:val="none" w:sz="0" w:space="0" w:color="auto"/>
            <w:right w:val="none" w:sz="0" w:space="0" w:color="auto"/>
          </w:divBdr>
        </w:div>
        <w:div w:id="1276519339">
          <w:marLeft w:val="547"/>
          <w:marRight w:val="0"/>
          <w:marTop w:val="96"/>
          <w:marBottom w:val="0"/>
          <w:divBdr>
            <w:top w:val="none" w:sz="0" w:space="0" w:color="auto"/>
            <w:left w:val="none" w:sz="0" w:space="0" w:color="auto"/>
            <w:bottom w:val="none" w:sz="0" w:space="0" w:color="auto"/>
            <w:right w:val="none" w:sz="0" w:space="0" w:color="auto"/>
          </w:divBdr>
        </w:div>
        <w:div w:id="1435982412">
          <w:marLeft w:val="1166"/>
          <w:marRight w:val="0"/>
          <w:marTop w:val="86"/>
          <w:marBottom w:val="0"/>
          <w:divBdr>
            <w:top w:val="none" w:sz="0" w:space="0" w:color="auto"/>
            <w:left w:val="none" w:sz="0" w:space="0" w:color="auto"/>
            <w:bottom w:val="none" w:sz="0" w:space="0" w:color="auto"/>
            <w:right w:val="none" w:sz="0" w:space="0" w:color="auto"/>
          </w:divBdr>
        </w:div>
        <w:div w:id="1493444992">
          <w:marLeft w:val="1166"/>
          <w:marRight w:val="0"/>
          <w:marTop w:val="86"/>
          <w:marBottom w:val="0"/>
          <w:divBdr>
            <w:top w:val="none" w:sz="0" w:space="0" w:color="auto"/>
            <w:left w:val="none" w:sz="0" w:space="0" w:color="auto"/>
            <w:bottom w:val="none" w:sz="0" w:space="0" w:color="auto"/>
            <w:right w:val="none" w:sz="0" w:space="0" w:color="auto"/>
          </w:divBdr>
        </w:div>
        <w:div w:id="1630550038">
          <w:marLeft w:val="1166"/>
          <w:marRight w:val="0"/>
          <w:marTop w:val="86"/>
          <w:marBottom w:val="0"/>
          <w:divBdr>
            <w:top w:val="none" w:sz="0" w:space="0" w:color="auto"/>
            <w:left w:val="none" w:sz="0" w:space="0" w:color="auto"/>
            <w:bottom w:val="none" w:sz="0" w:space="0" w:color="auto"/>
            <w:right w:val="none" w:sz="0" w:space="0" w:color="auto"/>
          </w:divBdr>
        </w:div>
        <w:div w:id="2027518729">
          <w:marLeft w:val="1166"/>
          <w:marRight w:val="0"/>
          <w:marTop w:val="86"/>
          <w:marBottom w:val="0"/>
          <w:divBdr>
            <w:top w:val="none" w:sz="0" w:space="0" w:color="auto"/>
            <w:left w:val="none" w:sz="0" w:space="0" w:color="auto"/>
            <w:bottom w:val="none" w:sz="0" w:space="0" w:color="auto"/>
            <w:right w:val="none" w:sz="0" w:space="0" w:color="auto"/>
          </w:divBdr>
        </w:div>
        <w:div w:id="2138990095">
          <w:marLeft w:val="1800"/>
          <w:marRight w:val="0"/>
          <w:marTop w:val="72"/>
          <w:marBottom w:val="0"/>
          <w:divBdr>
            <w:top w:val="none" w:sz="0" w:space="0" w:color="auto"/>
            <w:left w:val="none" w:sz="0" w:space="0" w:color="auto"/>
            <w:bottom w:val="none" w:sz="0" w:space="0" w:color="auto"/>
            <w:right w:val="none" w:sz="0" w:space="0" w:color="auto"/>
          </w:divBdr>
        </w:div>
      </w:divsChild>
    </w:div>
    <w:div w:id="680200403">
      <w:bodyDiv w:val="1"/>
      <w:marLeft w:val="0"/>
      <w:marRight w:val="0"/>
      <w:marTop w:val="0"/>
      <w:marBottom w:val="0"/>
      <w:divBdr>
        <w:top w:val="none" w:sz="0" w:space="0" w:color="auto"/>
        <w:left w:val="none" w:sz="0" w:space="0" w:color="auto"/>
        <w:bottom w:val="none" w:sz="0" w:space="0" w:color="auto"/>
        <w:right w:val="none" w:sz="0" w:space="0" w:color="auto"/>
      </w:divBdr>
    </w:div>
    <w:div w:id="680206454">
      <w:bodyDiv w:val="1"/>
      <w:marLeft w:val="0"/>
      <w:marRight w:val="0"/>
      <w:marTop w:val="0"/>
      <w:marBottom w:val="0"/>
      <w:divBdr>
        <w:top w:val="none" w:sz="0" w:space="0" w:color="auto"/>
        <w:left w:val="none" w:sz="0" w:space="0" w:color="auto"/>
        <w:bottom w:val="none" w:sz="0" w:space="0" w:color="auto"/>
        <w:right w:val="none" w:sz="0" w:space="0" w:color="auto"/>
      </w:divBdr>
    </w:div>
    <w:div w:id="680400595">
      <w:bodyDiv w:val="1"/>
      <w:marLeft w:val="0"/>
      <w:marRight w:val="0"/>
      <w:marTop w:val="0"/>
      <w:marBottom w:val="0"/>
      <w:divBdr>
        <w:top w:val="none" w:sz="0" w:space="0" w:color="auto"/>
        <w:left w:val="none" w:sz="0" w:space="0" w:color="auto"/>
        <w:bottom w:val="none" w:sz="0" w:space="0" w:color="auto"/>
        <w:right w:val="none" w:sz="0" w:space="0" w:color="auto"/>
      </w:divBdr>
    </w:div>
    <w:div w:id="680476795">
      <w:bodyDiv w:val="1"/>
      <w:marLeft w:val="0"/>
      <w:marRight w:val="0"/>
      <w:marTop w:val="0"/>
      <w:marBottom w:val="0"/>
      <w:divBdr>
        <w:top w:val="none" w:sz="0" w:space="0" w:color="auto"/>
        <w:left w:val="none" w:sz="0" w:space="0" w:color="auto"/>
        <w:bottom w:val="none" w:sz="0" w:space="0" w:color="auto"/>
        <w:right w:val="none" w:sz="0" w:space="0" w:color="auto"/>
      </w:divBdr>
      <w:divsChild>
        <w:div w:id="861552969">
          <w:marLeft w:val="1166"/>
          <w:marRight w:val="0"/>
          <w:marTop w:val="134"/>
          <w:marBottom w:val="0"/>
          <w:divBdr>
            <w:top w:val="none" w:sz="0" w:space="0" w:color="auto"/>
            <w:left w:val="none" w:sz="0" w:space="0" w:color="auto"/>
            <w:bottom w:val="none" w:sz="0" w:space="0" w:color="auto"/>
            <w:right w:val="none" w:sz="0" w:space="0" w:color="auto"/>
          </w:divBdr>
        </w:div>
        <w:div w:id="1644970784">
          <w:marLeft w:val="1166"/>
          <w:marRight w:val="0"/>
          <w:marTop w:val="134"/>
          <w:marBottom w:val="0"/>
          <w:divBdr>
            <w:top w:val="none" w:sz="0" w:space="0" w:color="auto"/>
            <w:left w:val="none" w:sz="0" w:space="0" w:color="auto"/>
            <w:bottom w:val="none" w:sz="0" w:space="0" w:color="auto"/>
            <w:right w:val="none" w:sz="0" w:space="0" w:color="auto"/>
          </w:divBdr>
        </w:div>
        <w:div w:id="1660425769">
          <w:marLeft w:val="1166"/>
          <w:marRight w:val="0"/>
          <w:marTop w:val="134"/>
          <w:marBottom w:val="0"/>
          <w:divBdr>
            <w:top w:val="none" w:sz="0" w:space="0" w:color="auto"/>
            <w:left w:val="none" w:sz="0" w:space="0" w:color="auto"/>
            <w:bottom w:val="none" w:sz="0" w:space="0" w:color="auto"/>
            <w:right w:val="none" w:sz="0" w:space="0" w:color="auto"/>
          </w:divBdr>
        </w:div>
        <w:div w:id="1694040641">
          <w:marLeft w:val="547"/>
          <w:marRight w:val="0"/>
          <w:marTop w:val="154"/>
          <w:marBottom w:val="0"/>
          <w:divBdr>
            <w:top w:val="none" w:sz="0" w:space="0" w:color="auto"/>
            <w:left w:val="none" w:sz="0" w:space="0" w:color="auto"/>
            <w:bottom w:val="none" w:sz="0" w:space="0" w:color="auto"/>
            <w:right w:val="none" w:sz="0" w:space="0" w:color="auto"/>
          </w:divBdr>
        </w:div>
        <w:div w:id="2133594242">
          <w:marLeft w:val="1166"/>
          <w:marRight w:val="0"/>
          <w:marTop w:val="134"/>
          <w:marBottom w:val="0"/>
          <w:divBdr>
            <w:top w:val="none" w:sz="0" w:space="0" w:color="auto"/>
            <w:left w:val="none" w:sz="0" w:space="0" w:color="auto"/>
            <w:bottom w:val="none" w:sz="0" w:space="0" w:color="auto"/>
            <w:right w:val="none" w:sz="0" w:space="0" w:color="auto"/>
          </w:divBdr>
        </w:div>
      </w:divsChild>
    </w:div>
    <w:div w:id="680547776">
      <w:bodyDiv w:val="1"/>
      <w:marLeft w:val="0"/>
      <w:marRight w:val="0"/>
      <w:marTop w:val="0"/>
      <w:marBottom w:val="0"/>
      <w:divBdr>
        <w:top w:val="none" w:sz="0" w:space="0" w:color="auto"/>
        <w:left w:val="none" w:sz="0" w:space="0" w:color="auto"/>
        <w:bottom w:val="none" w:sz="0" w:space="0" w:color="auto"/>
        <w:right w:val="none" w:sz="0" w:space="0" w:color="auto"/>
      </w:divBdr>
    </w:div>
    <w:div w:id="680813363">
      <w:bodyDiv w:val="1"/>
      <w:marLeft w:val="0"/>
      <w:marRight w:val="0"/>
      <w:marTop w:val="0"/>
      <w:marBottom w:val="0"/>
      <w:divBdr>
        <w:top w:val="none" w:sz="0" w:space="0" w:color="auto"/>
        <w:left w:val="none" w:sz="0" w:space="0" w:color="auto"/>
        <w:bottom w:val="none" w:sz="0" w:space="0" w:color="auto"/>
        <w:right w:val="none" w:sz="0" w:space="0" w:color="auto"/>
      </w:divBdr>
    </w:div>
    <w:div w:id="681473263">
      <w:bodyDiv w:val="1"/>
      <w:marLeft w:val="0"/>
      <w:marRight w:val="0"/>
      <w:marTop w:val="0"/>
      <w:marBottom w:val="0"/>
      <w:divBdr>
        <w:top w:val="none" w:sz="0" w:space="0" w:color="auto"/>
        <w:left w:val="none" w:sz="0" w:space="0" w:color="auto"/>
        <w:bottom w:val="none" w:sz="0" w:space="0" w:color="auto"/>
        <w:right w:val="none" w:sz="0" w:space="0" w:color="auto"/>
      </w:divBdr>
      <w:divsChild>
        <w:div w:id="289627213">
          <w:marLeft w:val="547"/>
          <w:marRight w:val="0"/>
          <w:marTop w:val="115"/>
          <w:marBottom w:val="0"/>
          <w:divBdr>
            <w:top w:val="none" w:sz="0" w:space="0" w:color="auto"/>
            <w:left w:val="none" w:sz="0" w:space="0" w:color="auto"/>
            <w:bottom w:val="none" w:sz="0" w:space="0" w:color="auto"/>
            <w:right w:val="none" w:sz="0" w:space="0" w:color="auto"/>
          </w:divBdr>
        </w:div>
        <w:div w:id="1174568471">
          <w:marLeft w:val="547"/>
          <w:marRight w:val="0"/>
          <w:marTop w:val="115"/>
          <w:marBottom w:val="0"/>
          <w:divBdr>
            <w:top w:val="none" w:sz="0" w:space="0" w:color="auto"/>
            <w:left w:val="none" w:sz="0" w:space="0" w:color="auto"/>
            <w:bottom w:val="none" w:sz="0" w:space="0" w:color="auto"/>
            <w:right w:val="none" w:sz="0" w:space="0" w:color="auto"/>
          </w:divBdr>
        </w:div>
        <w:div w:id="1371765518">
          <w:marLeft w:val="1166"/>
          <w:marRight w:val="0"/>
          <w:marTop w:val="96"/>
          <w:marBottom w:val="0"/>
          <w:divBdr>
            <w:top w:val="none" w:sz="0" w:space="0" w:color="auto"/>
            <w:left w:val="none" w:sz="0" w:space="0" w:color="auto"/>
            <w:bottom w:val="none" w:sz="0" w:space="0" w:color="auto"/>
            <w:right w:val="none" w:sz="0" w:space="0" w:color="auto"/>
          </w:divBdr>
        </w:div>
      </w:divsChild>
    </w:div>
    <w:div w:id="681594362">
      <w:bodyDiv w:val="1"/>
      <w:marLeft w:val="0"/>
      <w:marRight w:val="0"/>
      <w:marTop w:val="0"/>
      <w:marBottom w:val="0"/>
      <w:divBdr>
        <w:top w:val="none" w:sz="0" w:space="0" w:color="auto"/>
        <w:left w:val="none" w:sz="0" w:space="0" w:color="auto"/>
        <w:bottom w:val="none" w:sz="0" w:space="0" w:color="auto"/>
        <w:right w:val="none" w:sz="0" w:space="0" w:color="auto"/>
      </w:divBdr>
    </w:div>
    <w:div w:id="682047780">
      <w:bodyDiv w:val="1"/>
      <w:marLeft w:val="0"/>
      <w:marRight w:val="0"/>
      <w:marTop w:val="0"/>
      <w:marBottom w:val="0"/>
      <w:divBdr>
        <w:top w:val="none" w:sz="0" w:space="0" w:color="auto"/>
        <w:left w:val="none" w:sz="0" w:space="0" w:color="auto"/>
        <w:bottom w:val="none" w:sz="0" w:space="0" w:color="auto"/>
        <w:right w:val="none" w:sz="0" w:space="0" w:color="auto"/>
      </w:divBdr>
      <w:divsChild>
        <w:div w:id="550187976">
          <w:marLeft w:val="0"/>
          <w:marRight w:val="0"/>
          <w:marTop w:val="0"/>
          <w:marBottom w:val="0"/>
          <w:divBdr>
            <w:top w:val="none" w:sz="0" w:space="0" w:color="auto"/>
            <w:left w:val="none" w:sz="0" w:space="0" w:color="auto"/>
            <w:bottom w:val="none" w:sz="0" w:space="0" w:color="auto"/>
            <w:right w:val="none" w:sz="0" w:space="0" w:color="auto"/>
          </w:divBdr>
        </w:div>
      </w:divsChild>
    </w:div>
    <w:div w:id="682706181">
      <w:bodyDiv w:val="1"/>
      <w:marLeft w:val="0"/>
      <w:marRight w:val="0"/>
      <w:marTop w:val="0"/>
      <w:marBottom w:val="0"/>
      <w:divBdr>
        <w:top w:val="none" w:sz="0" w:space="0" w:color="auto"/>
        <w:left w:val="none" w:sz="0" w:space="0" w:color="auto"/>
        <w:bottom w:val="none" w:sz="0" w:space="0" w:color="auto"/>
        <w:right w:val="none" w:sz="0" w:space="0" w:color="auto"/>
      </w:divBdr>
    </w:div>
    <w:div w:id="682898947">
      <w:bodyDiv w:val="1"/>
      <w:marLeft w:val="0"/>
      <w:marRight w:val="0"/>
      <w:marTop w:val="0"/>
      <w:marBottom w:val="0"/>
      <w:divBdr>
        <w:top w:val="none" w:sz="0" w:space="0" w:color="auto"/>
        <w:left w:val="none" w:sz="0" w:space="0" w:color="auto"/>
        <w:bottom w:val="none" w:sz="0" w:space="0" w:color="auto"/>
        <w:right w:val="none" w:sz="0" w:space="0" w:color="auto"/>
      </w:divBdr>
    </w:div>
    <w:div w:id="683552560">
      <w:bodyDiv w:val="1"/>
      <w:marLeft w:val="0"/>
      <w:marRight w:val="0"/>
      <w:marTop w:val="0"/>
      <w:marBottom w:val="0"/>
      <w:divBdr>
        <w:top w:val="none" w:sz="0" w:space="0" w:color="auto"/>
        <w:left w:val="none" w:sz="0" w:space="0" w:color="auto"/>
        <w:bottom w:val="none" w:sz="0" w:space="0" w:color="auto"/>
        <w:right w:val="none" w:sz="0" w:space="0" w:color="auto"/>
      </w:divBdr>
    </w:div>
    <w:div w:id="684551105">
      <w:bodyDiv w:val="1"/>
      <w:marLeft w:val="0"/>
      <w:marRight w:val="0"/>
      <w:marTop w:val="0"/>
      <w:marBottom w:val="0"/>
      <w:divBdr>
        <w:top w:val="none" w:sz="0" w:space="0" w:color="auto"/>
        <w:left w:val="none" w:sz="0" w:space="0" w:color="auto"/>
        <w:bottom w:val="none" w:sz="0" w:space="0" w:color="auto"/>
        <w:right w:val="none" w:sz="0" w:space="0" w:color="auto"/>
      </w:divBdr>
    </w:div>
    <w:div w:id="684751803">
      <w:bodyDiv w:val="1"/>
      <w:marLeft w:val="0"/>
      <w:marRight w:val="0"/>
      <w:marTop w:val="0"/>
      <w:marBottom w:val="0"/>
      <w:divBdr>
        <w:top w:val="none" w:sz="0" w:space="0" w:color="auto"/>
        <w:left w:val="none" w:sz="0" w:space="0" w:color="auto"/>
        <w:bottom w:val="none" w:sz="0" w:space="0" w:color="auto"/>
        <w:right w:val="none" w:sz="0" w:space="0" w:color="auto"/>
      </w:divBdr>
      <w:divsChild>
        <w:div w:id="416219658">
          <w:marLeft w:val="547"/>
          <w:marRight w:val="0"/>
          <w:marTop w:val="120"/>
          <w:marBottom w:val="0"/>
          <w:divBdr>
            <w:top w:val="none" w:sz="0" w:space="0" w:color="auto"/>
            <w:left w:val="none" w:sz="0" w:space="0" w:color="auto"/>
            <w:bottom w:val="none" w:sz="0" w:space="0" w:color="auto"/>
            <w:right w:val="none" w:sz="0" w:space="0" w:color="auto"/>
          </w:divBdr>
        </w:div>
        <w:div w:id="639964489">
          <w:marLeft w:val="547"/>
          <w:marRight w:val="0"/>
          <w:marTop w:val="120"/>
          <w:marBottom w:val="0"/>
          <w:divBdr>
            <w:top w:val="none" w:sz="0" w:space="0" w:color="auto"/>
            <w:left w:val="none" w:sz="0" w:space="0" w:color="auto"/>
            <w:bottom w:val="none" w:sz="0" w:space="0" w:color="auto"/>
            <w:right w:val="none" w:sz="0" w:space="0" w:color="auto"/>
          </w:divBdr>
        </w:div>
        <w:div w:id="693531605">
          <w:marLeft w:val="1166"/>
          <w:marRight w:val="0"/>
          <w:marTop w:val="106"/>
          <w:marBottom w:val="0"/>
          <w:divBdr>
            <w:top w:val="none" w:sz="0" w:space="0" w:color="auto"/>
            <w:left w:val="none" w:sz="0" w:space="0" w:color="auto"/>
            <w:bottom w:val="none" w:sz="0" w:space="0" w:color="auto"/>
            <w:right w:val="none" w:sz="0" w:space="0" w:color="auto"/>
          </w:divBdr>
        </w:div>
        <w:div w:id="949892986">
          <w:marLeft w:val="1800"/>
          <w:marRight w:val="0"/>
          <w:marTop w:val="91"/>
          <w:marBottom w:val="0"/>
          <w:divBdr>
            <w:top w:val="none" w:sz="0" w:space="0" w:color="auto"/>
            <w:left w:val="none" w:sz="0" w:space="0" w:color="auto"/>
            <w:bottom w:val="none" w:sz="0" w:space="0" w:color="auto"/>
            <w:right w:val="none" w:sz="0" w:space="0" w:color="auto"/>
          </w:divBdr>
        </w:div>
        <w:div w:id="957175349">
          <w:marLeft w:val="1800"/>
          <w:marRight w:val="0"/>
          <w:marTop w:val="91"/>
          <w:marBottom w:val="0"/>
          <w:divBdr>
            <w:top w:val="none" w:sz="0" w:space="0" w:color="auto"/>
            <w:left w:val="none" w:sz="0" w:space="0" w:color="auto"/>
            <w:bottom w:val="none" w:sz="0" w:space="0" w:color="auto"/>
            <w:right w:val="none" w:sz="0" w:space="0" w:color="auto"/>
          </w:divBdr>
        </w:div>
        <w:div w:id="1297029744">
          <w:marLeft w:val="1166"/>
          <w:marRight w:val="0"/>
          <w:marTop w:val="106"/>
          <w:marBottom w:val="0"/>
          <w:divBdr>
            <w:top w:val="none" w:sz="0" w:space="0" w:color="auto"/>
            <w:left w:val="none" w:sz="0" w:space="0" w:color="auto"/>
            <w:bottom w:val="none" w:sz="0" w:space="0" w:color="auto"/>
            <w:right w:val="none" w:sz="0" w:space="0" w:color="auto"/>
          </w:divBdr>
        </w:div>
        <w:div w:id="1432509113">
          <w:marLeft w:val="547"/>
          <w:marRight w:val="0"/>
          <w:marTop w:val="120"/>
          <w:marBottom w:val="0"/>
          <w:divBdr>
            <w:top w:val="none" w:sz="0" w:space="0" w:color="auto"/>
            <w:left w:val="none" w:sz="0" w:space="0" w:color="auto"/>
            <w:bottom w:val="none" w:sz="0" w:space="0" w:color="auto"/>
            <w:right w:val="none" w:sz="0" w:space="0" w:color="auto"/>
          </w:divBdr>
        </w:div>
        <w:div w:id="1792941111">
          <w:marLeft w:val="1166"/>
          <w:marRight w:val="0"/>
          <w:marTop w:val="106"/>
          <w:marBottom w:val="0"/>
          <w:divBdr>
            <w:top w:val="none" w:sz="0" w:space="0" w:color="auto"/>
            <w:left w:val="none" w:sz="0" w:space="0" w:color="auto"/>
            <w:bottom w:val="none" w:sz="0" w:space="0" w:color="auto"/>
            <w:right w:val="none" w:sz="0" w:space="0" w:color="auto"/>
          </w:divBdr>
        </w:div>
        <w:div w:id="1897936650">
          <w:marLeft w:val="1166"/>
          <w:marRight w:val="0"/>
          <w:marTop w:val="106"/>
          <w:marBottom w:val="0"/>
          <w:divBdr>
            <w:top w:val="none" w:sz="0" w:space="0" w:color="auto"/>
            <w:left w:val="none" w:sz="0" w:space="0" w:color="auto"/>
            <w:bottom w:val="none" w:sz="0" w:space="0" w:color="auto"/>
            <w:right w:val="none" w:sz="0" w:space="0" w:color="auto"/>
          </w:divBdr>
        </w:div>
        <w:div w:id="2046254421">
          <w:marLeft w:val="1166"/>
          <w:marRight w:val="0"/>
          <w:marTop w:val="106"/>
          <w:marBottom w:val="0"/>
          <w:divBdr>
            <w:top w:val="none" w:sz="0" w:space="0" w:color="auto"/>
            <w:left w:val="none" w:sz="0" w:space="0" w:color="auto"/>
            <w:bottom w:val="none" w:sz="0" w:space="0" w:color="auto"/>
            <w:right w:val="none" w:sz="0" w:space="0" w:color="auto"/>
          </w:divBdr>
        </w:div>
      </w:divsChild>
    </w:div>
    <w:div w:id="686173205">
      <w:bodyDiv w:val="1"/>
      <w:marLeft w:val="0"/>
      <w:marRight w:val="0"/>
      <w:marTop w:val="0"/>
      <w:marBottom w:val="0"/>
      <w:divBdr>
        <w:top w:val="none" w:sz="0" w:space="0" w:color="auto"/>
        <w:left w:val="none" w:sz="0" w:space="0" w:color="auto"/>
        <w:bottom w:val="none" w:sz="0" w:space="0" w:color="auto"/>
        <w:right w:val="none" w:sz="0" w:space="0" w:color="auto"/>
      </w:divBdr>
      <w:divsChild>
        <w:div w:id="245649676">
          <w:marLeft w:val="2520"/>
          <w:marRight w:val="0"/>
          <w:marTop w:val="67"/>
          <w:marBottom w:val="0"/>
          <w:divBdr>
            <w:top w:val="none" w:sz="0" w:space="0" w:color="auto"/>
            <w:left w:val="none" w:sz="0" w:space="0" w:color="auto"/>
            <w:bottom w:val="none" w:sz="0" w:space="0" w:color="auto"/>
            <w:right w:val="none" w:sz="0" w:space="0" w:color="auto"/>
          </w:divBdr>
        </w:div>
        <w:div w:id="405618130">
          <w:marLeft w:val="1166"/>
          <w:marRight w:val="0"/>
          <w:marTop w:val="96"/>
          <w:marBottom w:val="0"/>
          <w:divBdr>
            <w:top w:val="none" w:sz="0" w:space="0" w:color="auto"/>
            <w:left w:val="none" w:sz="0" w:space="0" w:color="auto"/>
            <w:bottom w:val="none" w:sz="0" w:space="0" w:color="auto"/>
            <w:right w:val="none" w:sz="0" w:space="0" w:color="auto"/>
          </w:divBdr>
        </w:div>
        <w:div w:id="428819854">
          <w:marLeft w:val="1166"/>
          <w:marRight w:val="0"/>
          <w:marTop w:val="106"/>
          <w:marBottom w:val="0"/>
          <w:divBdr>
            <w:top w:val="none" w:sz="0" w:space="0" w:color="auto"/>
            <w:left w:val="none" w:sz="0" w:space="0" w:color="auto"/>
            <w:bottom w:val="none" w:sz="0" w:space="0" w:color="auto"/>
            <w:right w:val="none" w:sz="0" w:space="0" w:color="auto"/>
          </w:divBdr>
        </w:div>
        <w:div w:id="513956243">
          <w:marLeft w:val="1800"/>
          <w:marRight w:val="0"/>
          <w:marTop w:val="86"/>
          <w:marBottom w:val="0"/>
          <w:divBdr>
            <w:top w:val="none" w:sz="0" w:space="0" w:color="auto"/>
            <w:left w:val="none" w:sz="0" w:space="0" w:color="auto"/>
            <w:bottom w:val="none" w:sz="0" w:space="0" w:color="auto"/>
            <w:right w:val="none" w:sz="0" w:space="0" w:color="auto"/>
          </w:divBdr>
        </w:div>
        <w:div w:id="544146353">
          <w:marLeft w:val="1800"/>
          <w:marRight w:val="0"/>
          <w:marTop w:val="86"/>
          <w:marBottom w:val="0"/>
          <w:divBdr>
            <w:top w:val="none" w:sz="0" w:space="0" w:color="auto"/>
            <w:left w:val="none" w:sz="0" w:space="0" w:color="auto"/>
            <w:bottom w:val="none" w:sz="0" w:space="0" w:color="auto"/>
            <w:right w:val="none" w:sz="0" w:space="0" w:color="auto"/>
          </w:divBdr>
        </w:div>
        <w:div w:id="604701588">
          <w:marLeft w:val="1166"/>
          <w:marRight w:val="0"/>
          <w:marTop w:val="106"/>
          <w:marBottom w:val="0"/>
          <w:divBdr>
            <w:top w:val="none" w:sz="0" w:space="0" w:color="auto"/>
            <w:left w:val="none" w:sz="0" w:space="0" w:color="auto"/>
            <w:bottom w:val="none" w:sz="0" w:space="0" w:color="auto"/>
            <w:right w:val="none" w:sz="0" w:space="0" w:color="auto"/>
          </w:divBdr>
        </w:div>
        <w:div w:id="725642720">
          <w:marLeft w:val="1800"/>
          <w:marRight w:val="0"/>
          <w:marTop w:val="86"/>
          <w:marBottom w:val="0"/>
          <w:divBdr>
            <w:top w:val="none" w:sz="0" w:space="0" w:color="auto"/>
            <w:left w:val="none" w:sz="0" w:space="0" w:color="auto"/>
            <w:bottom w:val="none" w:sz="0" w:space="0" w:color="auto"/>
            <w:right w:val="none" w:sz="0" w:space="0" w:color="auto"/>
          </w:divBdr>
        </w:div>
        <w:div w:id="1044212940">
          <w:marLeft w:val="547"/>
          <w:marRight w:val="0"/>
          <w:marTop w:val="115"/>
          <w:marBottom w:val="0"/>
          <w:divBdr>
            <w:top w:val="none" w:sz="0" w:space="0" w:color="auto"/>
            <w:left w:val="none" w:sz="0" w:space="0" w:color="auto"/>
            <w:bottom w:val="none" w:sz="0" w:space="0" w:color="auto"/>
            <w:right w:val="none" w:sz="0" w:space="0" w:color="auto"/>
          </w:divBdr>
        </w:div>
        <w:div w:id="1051807776">
          <w:marLeft w:val="2520"/>
          <w:marRight w:val="0"/>
          <w:marTop w:val="67"/>
          <w:marBottom w:val="0"/>
          <w:divBdr>
            <w:top w:val="none" w:sz="0" w:space="0" w:color="auto"/>
            <w:left w:val="none" w:sz="0" w:space="0" w:color="auto"/>
            <w:bottom w:val="none" w:sz="0" w:space="0" w:color="auto"/>
            <w:right w:val="none" w:sz="0" w:space="0" w:color="auto"/>
          </w:divBdr>
        </w:div>
        <w:div w:id="1460760048">
          <w:marLeft w:val="2520"/>
          <w:marRight w:val="0"/>
          <w:marTop w:val="67"/>
          <w:marBottom w:val="0"/>
          <w:divBdr>
            <w:top w:val="none" w:sz="0" w:space="0" w:color="auto"/>
            <w:left w:val="none" w:sz="0" w:space="0" w:color="auto"/>
            <w:bottom w:val="none" w:sz="0" w:space="0" w:color="auto"/>
            <w:right w:val="none" w:sz="0" w:space="0" w:color="auto"/>
          </w:divBdr>
        </w:div>
        <w:div w:id="1762677867">
          <w:marLeft w:val="1800"/>
          <w:marRight w:val="0"/>
          <w:marTop w:val="86"/>
          <w:marBottom w:val="0"/>
          <w:divBdr>
            <w:top w:val="none" w:sz="0" w:space="0" w:color="auto"/>
            <w:left w:val="none" w:sz="0" w:space="0" w:color="auto"/>
            <w:bottom w:val="none" w:sz="0" w:space="0" w:color="auto"/>
            <w:right w:val="none" w:sz="0" w:space="0" w:color="auto"/>
          </w:divBdr>
        </w:div>
      </w:divsChild>
    </w:div>
    <w:div w:id="686368306">
      <w:bodyDiv w:val="1"/>
      <w:marLeft w:val="0"/>
      <w:marRight w:val="0"/>
      <w:marTop w:val="0"/>
      <w:marBottom w:val="0"/>
      <w:divBdr>
        <w:top w:val="none" w:sz="0" w:space="0" w:color="auto"/>
        <w:left w:val="none" w:sz="0" w:space="0" w:color="auto"/>
        <w:bottom w:val="none" w:sz="0" w:space="0" w:color="auto"/>
        <w:right w:val="none" w:sz="0" w:space="0" w:color="auto"/>
      </w:divBdr>
    </w:div>
    <w:div w:id="686368361">
      <w:bodyDiv w:val="1"/>
      <w:marLeft w:val="0"/>
      <w:marRight w:val="0"/>
      <w:marTop w:val="0"/>
      <w:marBottom w:val="0"/>
      <w:divBdr>
        <w:top w:val="none" w:sz="0" w:space="0" w:color="auto"/>
        <w:left w:val="none" w:sz="0" w:space="0" w:color="auto"/>
        <w:bottom w:val="none" w:sz="0" w:space="0" w:color="auto"/>
        <w:right w:val="none" w:sz="0" w:space="0" w:color="auto"/>
      </w:divBdr>
    </w:div>
    <w:div w:id="686639317">
      <w:bodyDiv w:val="1"/>
      <w:marLeft w:val="0"/>
      <w:marRight w:val="0"/>
      <w:marTop w:val="0"/>
      <w:marBottom w:val="0"/>
      <w:divBdr>
        <w:top w:val="none" w:sz="0" w:space="0" w:color="auto"/>
        <w:left w:val="none" w:sz="0" w:space="0" w:color="auto"/>
        <w:bottom w:val="none" w:sz="0" w:space="0" w:color="auto"/>
        <w:right w:val="none" w:sz="0" w:space="0" w:color="auto"/>
      </w:divBdr>
      <w:divsChild>
        <w:div w:id="473530331">
          <w:marLeft w:val="0"/>
          <w:marRight w:val="0"/>
          <w:marTop w:val="0"/>
          <w:marBottom w:val="0"/>
          <w:divBdr>
            <w:top w:val="none" w:sz="0" w:space="0" w:color="auto"/>
            <w:left w:val="none" w:sz="0" w:space="0" w:color="auto"/>
            <w:bottom w:val="none" w:sz="0" w:space="0" w:color="auto"/>
            <w:right w:val="none" w:sz="0" w:space="0" w:color="auto"/>
          </w:divBdr>
        </w:div>
      </w:divsChild>
    </w:div>
    <w:div w:id="686756398">
      <w:bodyDiv w:val="1"/>
      <w:marLeft w:val="0"/>
      <w:marRight w:val="0"/>
      <w:marTop w:val="0"/>
      <w:marBottom w:val="0"/>
      <w:divBdr>
        <w:top w:val="none" w:sz="0" w:space="0" w:color="auto"/>
        <w:left w:val="none" w:sz="0" w:space="0" w:color="auto"/>
        <w:bottom w:val="none" w:sz="0" w:space="0" w:color="auto"/>
        <w:right w:val="none" w:sz="0" w:space="0" w:color="auto"/>
      </w:divBdr>
      <w:divsChild>
        <w:div w:id="70393133">
          <w:marLeft w:val="1166"/>
          <w:marRight w:val="0"/>
          <w:marTop w:val="0"/>
          <w:marBottom w:val="60"/>
          <w:divBdr>
            <w:top w:val="none" w:sz="0" w:space="0" w:color="auto"/>
            <w:left w:val="none" w:sz="0" w:space="0" w:color="auto"/>
            <w:bottom w:val="none" w:sz="0" w:space="0" w:color="auto"/>
            <w:right w:val="none" w:sz="0" w:space="0" w:color="auto"/>
          </w:divBdr>
        </w:div>
        <w:div w:id="341317831">
          <w:marLeft w:val="1166"/>
          <w:marRight w:val="0"/>
          <w:marTop w:val="0"/>
          <w:marBottom w:val="60"/>
          <w:divBdr>
            <w:top w:val="none" w:sz="0" w:space="0" w:color="auto"/>
            <w:left w:val="none" w:sz="0" w:space="0" w:color="auto"/>
            <w:bottom w:val="none" w:sz="0" w:space="0" w:color="auto"/>
            <w:right w:val="none" w:sz="0" w:space="0" w:color="auto"/>
          </w:divBdr>
        </w:div>
        <w:div w:id="449978255">
          <w:marLeft w:val="2520"/>
          <w:marRight w:val="0"/>
          <w:marTop w:val="0"/>
          <w:marBottom w:val="60"/>
          <w:divBdr>
            <w:top w:val="none" w:sz="0" w:space="0" w:color="auto"/>
            <w:left w:val="none" w:sz="0" w:space="0" w:color="auto"/>
            <w:bottom w:val="none" w:sz="0" w:space="0" w:color="auto"/>
            <w:right w:val="none" w:sz="0" w:space="0" w:color="auto"/>
          </w:divBdr>
        </w:div>
        <w:div w:id="495847458">
          <w:marLeft w:val="1800"/>
          <w:marRight w:val="0"/>
          <w:marTop w:val="0"/>
          <w:marBottom w:val="60"/>
          <w:divBdr>
            <w:top w:val="none" w:sz="0" w:space="0" w:color="auto"/>
            <w:left w:val="none" w:sz="0" w:space="0" w:color="auto"/>
            <w:bottom w:val="none" w:sz="0" w:space="0" w:color="auto"/>
            <w:right w:val="none" w:sz="0" w:space="0" w:color="auto"/>
          </w:divBdr>
        </w:div>
        <w:div w:id="606012013">
          <w:marLeft w:val="1166"/>
          <w:marRight w:val="0"/>
          <w:marTop w:val="0"/>
          <w:marBottom w:val="60"/>
          <w:divBdr>
            <w:top w:val="none" w:sz="0" w:space="0" w:color="auto"/>
            <w:left w:val="none" w:sz="0" w:space="0" w:color="auto"/>
            <w:bottom w:val="none" w:sz="0" w:space="0" w:color="auto"/>
            <w:right w:val="none" w:sz="0" w:space="0" w:color="auto"/>
          </w:divBdr>
        </w:div>
        <w:div w:id="649792180">
          <w:marLeft w:val="1800"/>
          <w:marRight w:val="0"/>
          <w:marTop w:val="0"/>
          <w:marBottom w:val="60"/>
          <w:divBdr>
            <w:top w:val="none" w:sz="0" w:space="0" w:color="auto"/>
            <w:left w:val="none" w:sz="0" w:space="0" w:color="auto"/>
            <w:bottom w:val="none" w:sz="0" w:space="0" w:color="auto"/>
            <w:right w:val="none" w:sz="0" w:space="0" w:color="auto"/>
          </w:divBdr>
        </w:div>
        <w:div w:id="654800798">
          <w:marLeft w:val="1166"/>
          <w:marRight w:val="0"/>
          <w:marTop w:val="0"/>
          <w:marBottom w:val="60"/>
          <w:divBdr>
            <w:top w:val="none" w:sz="0" w:space="0" w:color="auto"/>
            <w:left w:val="none" w:sz="0" w:space="0" w:color="auto"/>
            <w:bottom w:val="none" w:sz="0" w:space="0" w:color="auto"/>
            <w:right w:val="none" w:sz="0" w:space="0" w:color="auto"/>
          </w:divBdr>
        </w:div>
        <w:div w:id="1020159724">
          <w:marLeft w:val="547"/>
          <w:marRight w:val="0"/>
          <w:marTop w:val="0"/>
          <w:marBottom w:val="60"/>
          <w:divBdr>
            <w:top w:val="none" w:sz="0" w:space="0" w:color="auto"/>
            <w:left w:val="none" w:sz="0" w:space="0" w:color="auto"/>
            <w:bottom w:val="none" w:sz="0" w:space="0" w:color="auto"/>
            <w:right w:val="none" w:sz="0" w:space="0" w:color="auto"/>
          </w:divBdr>
        </w:div>
        <w:div w:id="1148132889">
          <w:marLeft w:val="1800"/>
          <w:marRight w:val="0"/>
          <w:marTop w:val="0"/>
          <w:marBottom w:val="60"/>
          <w:divBdr>
            <w:top w:val="none" w:sz="0" w:space="0" w:color="auto"/>
            <w:left w:val="none" w:sz="0" w:space="0" w:color="auto"/>
            <w:bottom w:val="none" w:sz="0" w:space="0" w:color="auto"/>
            <w:right w:val="none" w:sz="0" w:space="0" w:color="auto"/>
          </w:divBdr>
        </w:div>
        <w:div w:id="1258295475">
          <w:marLeft w:val="1800"/>
          <w:marRight w:val="0"/>
          <w:marTop w:val="0"/>
          <w:marBottom w:val="60"/>
          <w:divBdr>
            <w:top w:val="none" w:sz="0" w:space="0" w:color="auto"/>
            <w:left w:val="none" w:sz="0" w:space="0" w:color="auto"/>
            <w:bottom w:val="none" w:sz="0" w:space="0" w:color="auto"/>
            <w:right w:val="none" w:sz="0" w:space="0" w:color="auto"/>
          </w:divBdr>
        </w:div>
        <w:div w:id="1373577125">
          <w:marLeft w:val="1166"/>
          <w:marRight w:val="0"/>
          <w:marTop w:val="0"/>
          <w:marBottom w:val="60"/>
          <w:divBdr>
            <w:top w:val="none" w:sz="0" w:space="0" w:color="auto"/>
            <w:left w:val="none" w:sz="0" w:space="0" w:color="auto"/>
            <w:bottom w:val="none" w:sz="0" w:space="0" w:color="auto"/>
            <w:right w:val="none" w:sz="0" w:space="0" w:color="auto"/>
          </w:divBdr>
        </w:div>
        <w:div w:id="1481724262">
          <w:marLeft w:val="1166"/>
          <w:marRight w:val="0"/>
          <w:marTop w:val="0"/>
          <w:marBottom w:val="60"/>
          <w:divBdr>
            <w:top w:val="none" w:sz="0" w:space="0" w:color="auto"/>
            <w:left w:val="none" w:sz="0" w:space="0" w:color="auto"/>
            <w:bottom w:val="none" w:sz="0" w:space="0" w:color="auto"/>
            <w:right w:val="none" w:sz="0" w:space="0" w:color="auto"/>
          </w:divBdr>
        </w:div>
        <w:div w:id="2102867299">
          <w:marLeft w:val="547"/>
          <w:marRight w:val="0"/>
          <w:marTop w:val="0"/>
          <w:marBottom w:val="60"/>
          <w:divBdr>
            <w:top w:val="none" w:sz="0" w:space="0" w:color="auto"/>
            <w:left w:val="none" w:sz="0" w:space="0" w:color="auto"/>
            <w:bottom w:val="none" w:sz="0" w:space="0" w:color="auto"/>
            <w:right w:val="none" w:sz="0" w:space="0" w:color="auto"/>
          </w:divBdr>
        </w:div>
      </w:divsChild>
    </w:div>
    <w:div w:id="687677414">
      <w:bodyDiv w:val="1"/>
      <w:marLeft w:val="0"/>
      <w:marRight w:val="0"/>
      <w:marTop w:val="0"/>
      <w:marBottom w:val="0"/>
      <w:divBdr>
        <w:top w:val="none" w:sz="0" w:space="0" w:color="auto"/>
        <w:left w:val="none" w:sz="0" w:space="0" w:color="auto"/>
        <w:bottom w:val="none" w:sz="0" w:space="0" w:color="auto"/>
        <w:right w:val="none" w:sz="0" w:space="0" w:color="auto"/>
      </w:divBdr>
    </w:div>
    <w:div w:id="689137147">
      <w:bodyDiv w:val="1"/>
      <w:marLeft w:val="0"/>
      <w:marRight w:val="0"/>
      <w:marTop w:val="0"/>
      <w:marBottom w:val="0"/>
      <w:divBdr>
        <w:top w:val="none" w:sz="0" w:space="0" w:color="auto"/>
        <w:left w:val="none" w:sz="0" w:space="0" w:color="auto"/>
        <w:bottom w:val="none" w:sz="0" w:space="0" w:color="auto"/>
        <w:right w:val="none" w:sz="0" w:space="0" w:color="auto"/>
      </w:divBdr>
    </w:div>
    <w:div w:id="691566317">
      <w:bodyDiv w:val="1"/>
      <w:marLeft w:val="0"/>
      <w:marRight w:val="0"/>
      <w:marTop w:val="0"/>
      <w:marBottom w:val="0"/>
      <w:divBdr>
        <w:top w:val="none" w:sz="0" w:space="0" w:color="auto"/>
        <w:left w:val="none" w:sz="0" w:space="0" w:color="auto"/>
        <w:bottom w:val="none" w:sz="0" w:space="0" w:color="auto"/>
        <w:right w:val="none" w:sz="0" w:space="0" w:color="auto"/>
      </w:divBdr>
      <w:divsChild>
        <w:div w:id="980689375">
          <w:marLeft w:val="547"/>
          <w:marRight w:val="0"/>
          <w:marTop w:val="106"/>
          <w:marBottom w:val="0"/>
          <w:divBdr>
            <w:top w:val="none" w:sz="0" w:space="0" w:color="auto"/>
            <w:left w:val="none" w:sz="0" w:space="0" w:color="auto"/>
            <w:bottom w:val="none" w:sz="0" w:space="0" w:color="auto"/>
            <w:right w:val="none" w:sz="0" w:space="0" w:color="auto"/>
          </w:divBdr>
        </w:div>
        <w:div w:id="1995138983">
          <w:marLeft w:val="547"/>
          <w:marRight w:val="0"/>
          <w:marTop w:val="106"/>
          <w:marBottom w:val="0"/>
          <w:divBdr>
            <w:top w:val="none" w:sz="0" w:space="0" w:color="auto"/>
            <w:left w:val="none" w:sz="0" w:space="0" w:color="auto"/>
            <w:bottom w:val="none" w:sz="0" w:space="0" w:color="auto"/>
            <w:right w:val="none" w:sz="0" w:space="0" w:color="auto"/>
          </w:divBdr>
        </w:div>
      </w:divsChild>
    </w:div>
    <w:div w:id="693070556">
      <w:bodyDiv w:val="1"/>
      <w:marLeft w:val="0"/>
      <w:marRight w:val="0"/>
      <w:marTop w:val="0"/>
      <w:marBottom w:val="0"/>
      <w:divBdr>
        <w:top w:val="none" w:sz="0" w:space="0" w:color="auto"/>
        <w:left w:val="none" w:sz="0" w:space="0" w:color="auto"/>
        <w:bottom w:val="none" w:sz="0" w:space="0" w:color="auto"/>
        <w:right w:val="none" w:sz="0" w:space="0" w:color="auto"/>
      </w:divBdr>
    </w:div>
    <w:div w:id="693727888">
      <w:bodyDiv w:val="1"/>
      <w:marLeft w:val="0"/>
      <w:marRight w:val="0"/>
      <w:marTop w:val="0"/>
      <w:marBottom w:val="0"/>
      <w:divBdr>
        <w:top w:val="none" w:sz="0" w:space="0" w:color="auto"/>
        <w:left w:val="none" w:sz="0" w:space="0" w:color="auto"/>
        <w:bottom w:val="none" w:sz="0" w:space="0" w:color="auto"/>
        <w:right w:val="none" w:sz="0" w:space="0" w:color="auto"/>
      </w:divBdr>
    </w:div>
    <w:div w:id="694037069">
      <w:bodyDiv w:val="1"/>
      <w:marLeft w:val="0"/>
      <w:marRight w:val="0"/>
      <w:marTop w:val="0"/>
      <w:marBottom w:val="0"/>
      <w:divBdr>
        <w:top w:val="none" w:sz="0" w:space="0" w:color="auto"/>
        <w:left w:val="none" w:sz="0" w:space="0" w:color="auto"/>
        <w:bottom w:val="none" w:sz="0" w:space="0" w:color="auto"/>
        <w:right w:val="none" w:sz="0" w:space="0" w:color="auto"/>
      </w:divBdr>
    </w:div>
    <w:div w:id="694814616">
      <w:bodyDiv w:val="1"/>
      <w:marLeft w:val="0"/>
      <w:marRight w:val="0"/>
      <w:marTop w:val="0"/>
      <w:marBottom w:val="0"/>
      <w:divBdr>
        <w:top w:val="none" w:sz="0" w:space="0" w:color="auto"/>
        <w:left w:val="none" w:sz="0" w:space="0" w:color="auto"/>
        <w:bottom w:val="none" w:sz="0" w:space="0" w:color="auto"/>
        <w:right w:val="none" w:sz="0" w:space="0" w:color="auto"/>
      </w:divBdr>
      <w:divsChild>
        <w:div w:id="89939091">
          <w:marLeft w:val="1800"/>
          <w:marRight w:val="0"/>
          <w:marTop w:val="58"/>
          <w:marBottom w:val="0"/>
          <w:divBdr>
            <w:top w:val="none" w:sz="0" w:space="0" w:color="auto"/>
            <w:left w:val="none" w:sz="0" w:space="0" w:color="auto"/>
            <w:bottom w:val="none" w:sz="0" w:space="0" w:color="auto"/>
            <w:right w:val="none" w:sz="0" w:space="0" w:color="auto"/>
          </w:divBdr>
        </w:div>
        <w:div w:id="275060988">
          <w:marLeft w:val="1800"/>
          <w:marRight w:val="0"/>
          <w:marTop w:val="58"/>
          <w:marBottom w:val="0"/>
          <w:divBdr>
            <w:top w:val="none" w:sz="0" w:space="0" w:color="auto"/>
            <w:left w:val="none" w:sz="0" w:space="0" w:color="auto"/>
            <w:bottom w:val="none" w:sz="0" w:space="0" w:color="auto"/>
            <w:right w:val="none" w:sz="0" w:space="0" w:color="auto"/>
          </w:divBdr>
        </w:div>
        <w:div w:id="380708680">
          <w:marLeft w:val="1800"/>
          <w:marRight w:val="0"/>
          <w:marTop w:val="58"/>
          <w:marBottom w:val="0"/>
          <w:divBdr>
            <w:top w:val="none" w:sz="0" w:space="0" w:color="auto"/>
            <w:left w:val="none" w:sz="0" w:space="0" w:color="auto"/>
            <w:bottom w:val="none" w:sz="0" w:space="0" w:color="auto"/>
            <w:right w:val="none" w:sz="0" w:space="0" w:color="auto"/>
          </w:divBdr>
        </w:div>
        <w:div w:id="414325165">
          <w:marLeft w:val="1800"/>
          <w:marRight w:val="0"/>
          <w:marTop w:val="58"/>
          <w:marBottom w:val="0"/>
          <w:divBdr>
            <w:top w:val="none" w:sz="0" w:space="0" w:color="auto"/>
            <w:left w:val="none" w:sz="0" w:space="0" w:color="auto"/>
            <w:bottom w:val="none" w:sz="0" w:space="0" w:color="auto"/>
            <w:right w:val="none" w:sz="0" w:space="0" w:color="auto"/>
          </w:divBdr>
        </w:div>
        <w:div w:id="576747729">
          <w:marLeft w:val="1800"/>
          <w:marRight w:val="0"/>
          <w:marTop w:val="58"/>
          <w:marBottom w:val="0"/>
          <w:divBdr>
            <w:top w:val="none" w:sz="0" w:space="0" w:color="auto"/>
            <w:left w:val="none" w:sz="0" w:space="0" w:color="auto"/>
            <w:bottom w:val="none" w:sz="0" w:space="0" w:color="auto"/>
            <w:right w:val="none" w:sz="0" w:space="0" w:color="auto"/>
          </w:divBdr>
        </w:div>
        <w:div w:id="580984976">
          <w:marLeft w:val="1800"/>
          <w:marRight w:val="0"/>
          <w:marTop w:val="58"/>
          <w:marBottom w:val="0"/>
          <w:divBdr>
            <w:top w:val="none" w:sz="0" w:space="0" w:color="auto"/>
            <w:left w:val="none" w:sz="0" w:space="0" w:color="auto"/>
            <w:bottom w:val="none" w:sz="0" w:space="0" w:color="auto"/>
            <w:right w:val="none" w:sz="0" w:space="0" w:color="auto"/>
          </w:divBdr>
        </w:div>
        <w:div w:id="610280317">
          <w:marLeft w:val="1166"/>
          <w:marRight w:val="0"/>
          <w:marTop w:val="77"/>
          <w:marBottom w:val="0"/>
          <w:divBdr>
            <w:top w:val="none" w:sz="0" w:space="0" w:color="auto"/>
            <w:left w:val="none" w:sz="0" w:space="0" w:color="auto"/>
            <w:bottom w:val="none" w:sz="0" w:space="0" w:color="auto"/>
            <w:right w:val="none" w:sz="0" w:space="0" w:color="auto"/>
          </w:divBdr>
        </w:div>
        <w:div w:id="756633326">
          <w:marLeft w:val="1800"/>
          <w:marRight w:val="0"/>
          <w:marTop w:val="58"/>
          <w:marBottom w:val="0"/>
          <w:divBdr>
            <w:top w:val="none" w:sz="0" w:space="0" w:color="auto"/>
            <w:left w:val="none" w:sz="0" w:space="0" w:color="auto"/>
            <w:bottom w:val="none" w:sz="0" w:space="0" w:color="auto"/>
            <w:right w:val="none" w:sz="0" w:space="0" w:color="auto"/>
          </w:divBdr>
        </w:div>
        <w:div w:id="1036195765">
          <w:marLeft w:val="1800"/>
          <w:marRight w:val="0"/>
          <w:marTop w:val="58"/>
          <w:marBottom w:val="0"/>
          <w:divBdr>
            <w:top w:val="none" w:sz="0" w:space="0" w:color="auto"/>
            <w:left w:val="none" w:sz="0" w:space="0" w:color="auto"/>
            <w:bottom w:val="none" w:sz="0" w:space="0" w:color="auto"/>
            <w:right w:val="none" w:sz="0" w:space="0" w:color="auto"/>
          </w:divBdr>
        </w:div>
        <w:div w:id="1106538474">
          <w:marLeft w:val="1166"/>
          <w:marRight w:val="0"/>
          <w:marTop w:val="77"/>
          <w:marBottom w:val="0"/>
          <w:divBdr>
            <w:top w:val="none" w:sz="0" w:space="0" w:color="auto"/>
            <w:left w:val="none" w:sz="0" w:space="0" w:color="auto"/>
            <w:bottom w:val="none" w:sz="0" w:space="0" w:color="auto"/>
            <w:right w:val="none" w:sz="0" w:space="0" w:color="auto"/>
          </w:divBdr>
        </w:div>
        <w:div w:id="1460881500">
          <w:marLeft w:val="1166"/>
          <w:marRight w:val="0"/>
          <w:marTop w:val="77"/>
          <w:marBottom w:val="0"/>
          <w:divBdr>
            <w:top w:val="none" w:sz="0" w:space="0" w:color="auto"/>
            <w:left w:val="none" w:sz="0" w:space="0" w:color="auto"/>
            <w:bottom w:val="none" w:sz="0" w:space="0" w:color="auto"/>
            <w:right w:val="none" w:sz="0" w:space="0" w:color="auto"/>
          </w:divBdr>
        </w:div>
        <w:div w:id="1499463961">
          <w:marLeft w:val="1166"/>
          <w:marRight w:val="0"/>
          <w:marTop w:val="77"/>
          <w:marBottom w:val="0"/>
          <w:divBdr>
            <w:top w:val="none" w:sz="0" w:space="0" w:color="auto"/>
            <w:left w:val="none" w:sz="0" w:space="0" w:color="auto"/>
            <w:bottom w:val="none" w:sz="0" w:space="0" w:color="auto"/>
            <w:right w:val="none" w:sz="0" w:space="0" w:color="auto"/>
          </w:divBdr>
        </w:div>
        <w:div w:id="1575241768">
          <w:marLeft w:val="1800"/>
          <w:marRight w:val="0"/>
          <w:marTop w:val="58"/>
          <w:marBottom w:val="0"/>
          <w:divBdr>
            <w:top w:val="none" w:sz="0" w:space="0" w:color="auto"/>
            <w:left w:val="none" w:sz="0" w:space="0" w:color="auto"/>
            <w:bottom w:val="none" w:sz="0" w:space="0" w:color="auto"/>
            <w:right w:val="none" w:sz="0" w:space="0" w:color="auto"/>
          </w:divBdr>
        </w:div>
        <w:div w:id="1667905198">
          <w:marLeft w:val="547"/>
          <w:marRight w:val="0"/>
          <w:marTop w:val="86"/>
          <w:marBottom w:val="0"/>
          <w:divBdr>
            <w:top w:val="none" w:sz="0" w:space="0" w:color="auto"/>
            <w:left w:val="none" w:sz="0" w:space="0" w:color="auto"/>
            <w:bottom w:val="none" w:sz="0" w:space="0" w:color="auto"/>
            <w:right w:val="none" w:sz="0" w:space="0" w:color="auto"/>
          </w:divBdr>
        </w:div>
        <w:div w:id="1944652385">
          <w:marLeft w:val="1800"/>
          <w:marRight w:val="0"/>
          <w:marTop w:val="58"/>
          <w:marBottom w:val="0"/>
          <w:divBdr>
            <w:top w:val="none" w:sz="0" w:space="0" w:color="auto"/>
            <w:left w:val="none" w:sz="0" w:space="0" w:color="auto"/>
            <w:bottom w:val="none" w:sz="0" w:space="0" w:color="auto"/>
            <w:right w:val="none" w:sz="0" w:space="0" w:color="auto"/>
          </w:divBdr>
        </w:div>
        <w:div w:id="2053992608">
          <w:marLeft w:val="1800"/>
          <w:marRight w:val="0"/>
          <w:marTop w:val="58"/>
          <w:marBottom w:val="0"/>
          <w:divBdr>
            <w:top w:val="none" w:sz="0" w:space="0" w:color="auto"/>
            <w:left w:val="none" w:sz="0" w:space="0" w:color="auto"/>
            <w:bottom w:val="none" w:sz="0" w:space="0" w:color="auto"/>
            <w:right w:val="none" w:sz="0" w:space="0" w:color="auto"/>
          </w:divBdr>
        </w:div>
      </w:divsChild>
    </w:div>
    <w:div w:id="695542257">
      <w:bodyDiv w:val="1"/>
      <w:marLeft w:val="0"/>
      <w:marRight w:val="0"/>
      <w:marTop w:val="0"/>
      <w:marBottom w:val="0"/>
      <w:divBdr>
        <w:top w:val="none" w:sz="0" w:space="0" w:color="auto"/>
        <w:left w:val="none" w:sz="0" w:space="0" w:color="auto"/>
        <w:bottom w:val="none" w:sz="0" w:space="0" w:color="auto"/>
        <w:right w:val="none" w:sz="0" w:space="0" w:color="auto"/>
      </w:divBdr>
    </w:div>
    <w:div w:id="696350525">
      <w:bodyDiv w:val="1"/>
      <w:marLeft w:val="0"/>
      <w:marRight w:val="0"/>
      <w:marTop w:val="0"/>
      <w:marBottom w:val="0"/>
      <w:divBdr>
        <w:top w:val="none" w:sz="0" w:space="0" w:color="auto"/>
        <w:left w:val="none" w:sz="0" w:space="0" w:color="auto"/>
        <w:bottom w:val="none" w:sz="0" w:space="0" w:color="auto"/>
        <w:right w:val="none" w:sz="0" w:space="0" w:color="auto"/>
      </w:divBdr>
    </w:div>
    <w:div w:id="696665787">
      <w:bodyDiv w:val="1"/>
      <w:marLeft w:val="0"/>
      <w:marRight w:val="0"/>
      <w:marTop w:val="0"/>
      <w:marBottom w:val="0"/>
      <w:divBdr>
        <w:top w:val="none" w:sz="0" w:space="0" w:color="auto"/>
        <w:left w:val="none" w:sz="0" w:space="0" w:color="auto"/>
        <w:bottom w:val="none" w:sz="0" w:space="0" w:color="auto"/>
        <w:right w:val="none" w:sz="0" w:space="0" w:color="auto"/>
      </w:divBdr>
    </w:div>
    <w:div w:id="696851378">
      <w:bodyDiv w:val="1"/>
      <w:marLeft w:val="0"/>
      <w:marRight w:val="0"/>
      <w:marTop w:val="0"/>
      <w:marBottom w:val="0"/>
      <w:divBdr>
        <w:top w:val="none" w:sz="0" w:space="0" w:color="auto"/>
        <w:left w:val="none" w:sz="0" w:space="0" w:color="auto"/>
        <w:bottom w:val="none" w:sz="0" w:space="0" w:color="auto"/>
        <w:right w:val="none" w:sz="0" w:space="0" w:color="auto"/>
      </w:divBdr>
      <w:divsChild>
        <w:div w:id="1433476583">
          <w:marLeft w:val="1800"/>
          <w:marRight w:val="0"/>
          <w:marTop w:val="86"/>
          <w:marBottom w:val="0"/>
          <w:divBdr>
            <w:top w:val="none" w:sz="0" w:space="0" w:color="auto"/>
            <w:left w:val="none" w:sz="0" w:space="0" w:color="auto"/>
            <w:bottom w:val="none" w:sz="0" w:space="0" w:color="auto"/>
            <w:right w:val="none" w:sz="0" w:space="0" w:color="auto"/>
          </w:divBdr>
        </w:div>
        <w:div w:id="1721204492">
          <w:marLeft w:val="1800"/>
          <w:marRight w:val="0"/>
          <w:marTop w:val="86"/>
          <w:marBottom w:val="0"/>
          <w:divBdr>
            <w:top w:val="none" w:sz="0" w:space="0" w:color="auto"/>
            <w:left w:val="none" w:sz="0" w:space="0" w:color="auto"/>
            <w:bottom w:val="none" w:sz="0" w:space="0" w:color="auto"/>
            <w:right w:val="none" w:sz="0" w:space="0" w:color="auto"/>
          </w:divBdr>
        </w:div>
        <w:div w:id="1962223753">
          <w:marLeft w:val="1166"/>
          <w:marRight w:val="0"/>
          <w:marTop w:val="96"/>
          <w:marBottom w:val="0"/>
          <w:divBdr>
            <w:top w:val="none" w:sz="0" w:space="0" w:color="auto"/>
            <w:left w:val="none" w:sz="0" w:space="0" w:color="auto"/>
            <w:bottom w:val="none" w:sz="0" w:space="0" w:color="auto"/>
            <w:right w:val="none" w:sz="0" w:space="0" w:color="auto"/>
          </w:divBdr>
        </w:div>
        <w:div w:id="2117019524">
          <w:marLeft w:val="547"/>
          <w:marRight w:val="0"/>
          <w:marTop w:val="115"/>
          <w:marBottom w:val="0"/>
          <w:divBdr>
            <w:top w:val="none" w:sz="0" w:space="0" w:color="auto"/>
            <w:left w:val="none" w:sz="0" w:space="0" w:color="auto"/>
            <w:bottom w:val="none" w:sz="0" w:space="0" w:color="auto"/>
            <w:right w:val="none" w:sz="0" w:space="0" w:color="auto"/>
          </w:divBdr>
        </w:div>
      </w:divsChild>
    </w:div>
    <w:div w:id="699940551">
      <w:bodyDiv w:val="1"/>
      <w:marLeft w:val="0"/>
      <w:marRight w:val="0"/>
      <w:marTop w:val="0"/>
      <w:marBottom w:val="0"/>
      <w:divBdr>
        <w:top w:val="none" w:sz="0" w:space="0" w:color="auto"/>
        <w:left w:val="none" w:sz="0" w:space="0" w:color="auto"/>
        <w:bottom w:val="none" w:sz="0" w:space="0" w:color="auto"/>
        <w:right w:val="none" w:sz="0" w:space="0" w:color="auto"/>
      </w:divBdr>
      <w:divsChild>
        <w:div w:id="305748412">
          <w:marLeft w:val="1800"/>
          <w:marRight w:val="0"/>
          <w:marTop w:val="77"/>
          <w:marBottom w:val="0"/>
          <w:divBdr>
            <w:top w:val="none" w:sz="0" w:space="0" w:color="auto"/>
            <w:left w:val="none" w:sz="0" w:space="0" w:color="auto"/>
            <w:bottom w:val="none" w:sz="0" w:space="0" w:color="auto"/>
            <w:right w:val="none" w:sz="0" w:space="0" w:color="auto"/>
          </w:divBdr>
        </w:div>
        <w:div w:id="455756499">
          <w:marLeft w:val="1166"/>
          <w:marRight w:val="0"/>
          <w:marTop w:val="86"/>
          <w:marBottom w:val="0"/>
          <w:divBdr>
            <w:top w:val="none" w:sz="0" w:space="0" w:color="auto"/>
            <w:left w:val="none" w:sz="0" w:space="0" w:color="auto"/>
            <w:bottom w:val="none" w:sz="0" w:space="0" w:color="auto"/>
            <w:right w:val="none" w:sz="0" w:space="0" w:color="auto"/>
          </w:divBdr>
        </w:div>
        <w:div w:id="577982811">
          <w:marLeft w:val="1166"/>
          <w:marRight w:val="0"/>
          <w:marTop w:val="86"/>
          <w:marBottom w:val="0"/>
          <w:divBdr>
            <w:top w:val="none" w:sz="0" w:space="0" w:color="auto"/>
            <w:left w:val="none" w:sz="0" w:space="0" w:color="auto"/>
            <w:bottom w:val="none" w:sz="0" w:space="0" w:color="auto"/>
            <w:right w:val="none" w:sz="0" w:space="0" w:color="auto"/>
          </w:divBdr>
        </w:div>
        <w:div w:id="704865042">
          <w:marLeft w:val="547"/>
          <w:marRight w:val="0"/>
          <w:marTop w:val="96"/>
          <w:marBottom w:val="0"/>
          <w:divBdr>
            <w:top w:val="none" w:sz="0" w:space="0" w:color="auto"/>
            <w:left w:val="none" w:sz="0" w:space="0" w:color="auto"/>
            <w:bottom w:val="none" w:sz="0" w:space="0" w:color="auto"/>
            <w:right w:val="none" w:sz="0" w:space="0" w:color="auto"/>
          </w:divBdr>
        </w:div>
        <w:div w:id="896009658">
          <w:marLeft w:val="547"/>
          <w:marRight w:val="0"/>
          <w:marTop w:val="96"/>
          <w:marBottom w:val="0"/>
          <w:divBdr>
            <w:top w:val="none" w:sz="0" w:space="0" w:color="auto"/>
            <w:left w:val="none" w:sz="0" w:space="0" w:color="auto"/>
            <w:bottom w:val="none" w:sz="0" w:space="0" w:color="auto"/>
            <w:right w:val="none" w:sz="0" w:space="0" w:color="auto"/>
          </w:divBdr>
        </w:div>
        <w:div w:id="916480340">
          <w:marLeft w:val="1166"/>
          <w:marRight w:val="0"/>
          <w:marTop w:val="86"/>
          <w:marBottom w:val="0"/>
          <w:divBdr>
            <w:top w:val="none" w:sz="0" w:space="0" w:color="auto"/>
            <w:left w:val="none" w:sz="0" w:space="0" w:color="auto"/>
            <w:bottom w:val="none" w:sz="0" w:space="0" w:color="auto"/>
            <w:right w:val="none" w:sz="0" w:space="0" w:color="auto"/>
          </w:divBdr>
        </w:div>
        <w:div w:id="948971646">
          <w:marLeft w:val="1166"/>
          <w:marRight w:val="0"/>
          <w:marTop w:val="86"/>
          <w:marBottom w:val="0"/>
          <w:divBdr>
            <w:top w:val="none" w:sz="0" w:space="0" w:color="auto"/>
            <w:left w:val="none" w:sz="0" w:space="0" w:color="auto"/>
            <w:bottom w:val="none" w:sz="0" w:space="0" w:color="auto"/>
            <w:right w:val="none" w:sz="0" w:space="0" w:color="auto"/>
          </w:divBdr>
        </w:div>
        <w:div w:id="1725986698">
          <w:marLeft w:val="547"/>
          <w:marRight w:val="0"/>
          <w:marTop w:val="96"/>
          <w:marBottom w:val="0"/>
          <w:divBdr>
            <w:top w:val="none" w:sz="0" w:space="0" w:color="auto"/>
            <w:left w:val="none" w:sz="0" w:space="0" w:color="auto"/>
            <w:bottom w:val="none" w:sz="0" w:space="0" w:color="auto"/>
            <w:right w:val="none" w:sz="0" w:space="0" w:color="auto"/>
          </w:divBdr>
        </w:div>
        <w:div w:id="1744445325">
          <w:marLeft w:val="1166"/>
          <w:marRight w:val="0"/>
          <w:marTop w:val="86"/>
          <w:marBottom w:val="0"/>
          <w:divBdr>
            <w:top w:val="none" w:sz="0" w:space="0" w:color="auto"/>
            <w:left w:val="none" w:sz="0" w:space="0" w:color="auto"/>
            <w:bottom w:val="none" w:sz="0" w:space="0" w:color="auto"/>
            <w:right w:val="none" w:sz="0" w:space="0" w:color="auto"/>
          </w:divBdr>
        </w:div>
      </w:divsChild>
    </w:div>
    <w:div w:id="700059835">
      <w:bodyDiv w:val="1"/>
      <w:marLeft w:val="0"/>
      <w:marRight w:val="0"/>
      <w:marTop w:val="0"/>
      <w:marBottom w:val="0"/>
      <w:divBdr>
        <w:top w:val="none" w:sz="0" w:space="0" w:color="auto"/>
        <w:left w:val="none" w:sz="0" w:space="0" w:color="auto"/>
        <w:bottom w:val="none" w:sz="0" w:space="0" w:color="auto"/>
        <w:right w:val="none" w:sz="0" w:space="0" w:color="auto"/>
      </w:divBdr>
      <w:divsChild>
        <w:div w:id="325744062">
          <w:marLeft w:val="547"/>
          <w:marRight w:val="0"/>
          <w:marTop w:val="173"/>
          <w:marBottom w:val="0"/>
          <w:divBdr>
            <w:top w:val="none" w:sz="0" w:space="0" w:color="auto"/>
            <w:left w:val="none" w:sz="0" w:space="0" w:color="auto"/>
            <w:bottom w:val="none" w:sz="0" w:space="0" w:color="auto"/>
            <w:right w:val="none" w:sz="0" w:space="0" w:color="auto"/>
          </w:divBdr>
        </w:div>
      </w:divsChild>
    </w:div>
    <w:div w:id="701324556">
      <w:bodyDiv w:val="1"/>
      <w:marLeft w:val="0"/>
      <w:marRight w:val="0"/>
      <w:marTop w:val="0"/>
      <w:marBottom w:val="0"/>
      <w:divBdr>
        <w:top w:val="none" w:sz="0" w:space="0" w:color="auto"/>
        <w:left w:val="none" w:sz="0" w:space="0" w:color="auto"/>
        <w:bottom w:val="none" w:sz="0" w:space="0" w:color="auto"/>
        <w:right w:val="none" w:sz="0" w:space="0" w:color="auto"/>
      </w:divBdr>
      <w:divsChild>
        <w:div w:id="18775305">
          <w:marLeft w:val="1166"/>
          <w:marRight w:val="0"/>
          <w:marTop w:val="86"/>
          <w:marBottom w:val="0"/>
          <w:divBdr>
            <w:top w:val="none" w:sz="0" w:space="0" w:color="auto"/>
            <w:left w:val="none" w:sz="0" w:space="0" w:color="auto"/>
            <w:bottom w:val="none" w:sz="0" w:space="0" w:color="auto"/>
            <w:right w:val="none" w:sz="0" w:space="0" w:color="auto"/>
          </w:divBdr>
        </w:div>
        <w:div w:id="259221791">
          <w:marLeft w:val="1166"/>
          <w:marRight w:val="0"/>
          <w:marTop w:val="86"/>
          <w:marBottom w:val="0"/>
          <w:divBdr>
            <w:top w:val="none" w:sz="0" w:space="0" w:color="auto"/>
            <w:left w:val="none" w:sz="0" w:space="0" w:color="auto"/>
            <w:bottom w:val="none" w:sz="0" w:space="0" w:color="auto"/>
            <w:right w:val="none" w:sz="0" w:space="0" w:color="auto"/>
          </w:divBdr>
        </w:div>
        <w:div w:id="708647818">
          <w:marLeft w:val="547"/>
          <w:marRight w:val="0"/>
          <w:marTop w:val="96"/>
          <w:marBottom w:val="0"/>
          <w:divBdr>
            <w:top w:val="none" w:sz="0" w:space="0" w:color="auto"/>
            <w:left w:val="none" w:sz="0" w:space="0" w:color="auto"/>
            <w:bottom w:val="none" w:sz="0" w:space="0" w:color="auto"/>
            <w:right w:val="none" w:sz="0" w:space="0" w:color="auto"/>
          </w:divBdr>
        </w:div>
        <w:div w:id="1380669569">
          <w:marLeft w:val="1166"/>
          <w:marRight w:val="0"/>
          <w:marTop w:val="86"/>
          <w:marBottom w:val="0"/>
          <w:divBdr>
            <w:top w:val="none" w:sz="0" w:space="0" w:color="auto"/>
            <w:left w:val="none" w:sz="0" w:space="0" w:color="auto"/>
            <w:bottom w:val="none" w:sz="0" w:space="0" w:color="auto"/>
            <w:right w:val="none" w:sz="0" w:space="0" w:color="auto"/>
          </w:divBdr>
        </w:div>
        <w:div w:id="1455716371">
          <w:marLeft w:val="547"/>
          <w:marRight w:val="0"/>
          <w:marTop w:val="96"/>
          <w:marBottom w:val="0"/>
          <w:divBdr>
            <w:top w:val="none" w:sz="0" w:space="0" w:color="auto"/>
            <w:left w:val="none" w:sz="0" w:space="0" w:color="auto"/>
            <w:bottom w:val="none" w:sz="0" w:space="0" w:color="auto"/>
            <w:right w:val="none" w:sz="0" w:space="0" w:color="auto"/>
          </w:divBdr>
        </w:div>
        <w:div w:id="1491172253">
          <w:marLeft w:val="1166"/>
          <w:marRight w:val="0"/>
          <w:marTop w:val="86"/>
          <w:marBottom w:val="0"/>
          <w:divBdr>
            <w:top w:val="none" w:sz="0" w:space="0" w:color="auto"/>
            <w:left w:val="none" w:sz="0" w:space="0" w:color="auto"/>
            <w:bottom w:val="none" w:sz="0" w:space="0" w:color="auto"/>
            <w:right w:val="none" w:sz="0" w:space="0" w:color="auto"/>
          </w:divBdr>
        </w:div>
        <w:div w:id="2111003582">
          <w:marLeft w:val="547"/>
          <w:marRight w:val="0"/>
          <w:marTop w:val="96"/>
          <w:marBottom w:val="0"/>
          <w:divBdr>
            <w:top w:val="none" w:sz="0" w:space="0" w:color="auto"/>
            <w:left w:val="none" w:sz="0" w:space="0" w:color="auto"/>
            <w:bottom w:val="none" w:sz="0" w:space="0" w:color="auto"/>
            <w:right w:val="none" w:sz="0" w:space="0" w:color="auto"/>
          </w:divBdr>
        </w:div>
      </w:divsChild>
    </w:div>
    <w:div w:id="701437625">
      <w:bodyDiv w:val="1"/>
      <w:marLeft w:val="0"/>
      <w:marRight w:val="0"/>
      <w:marTop w:val="0"/>
      <w:marBottom w:val="0"/>
      <w:divBdr>
        <w:top w:val="none" w:sz="0" w:space="0" w:color="auto"/>
        <w:left w:val="none" w:sz="0" w:space="0" w:color="auto"/>
        <w:bottom w:val="none" w:sz="0" w:space="0" w:color="auto"/>
        <w:right w:val="none" w:sz="0" w:space="0" w:color="auto"/>
      </w:divBdr>
    </w:div>
    <w:div w:id="702290955">
      <w:bodyDiv w:val="1"/>
      <w:marLeft w:val="0"/>
      <w:marRight w:val="0"/>
      <w:marTop w:val="0"/>
      <w:marBottom w:val="0"/>
      <w:divBdr>
        <w:top w:val="none" w:sz="0" w:space="0" w:color="auto"/>
        <w:left w:val="none" w:sz="0" w:space="0" w:color="auto"/>
        <w:bottom w:val="none" w:sz="0" w:space="0" w:color="auto"/>
        <w:right w:val="none" w:sz="0" w:space="0" w:color="auto"/>
      </w:divBdr>
    </w:div>
    <w:div w:id="703284289">
      <w:bodyDiv w:val="1"/>
      <w:marLeft w:val="0"/>
      <w:marRight w:val="0"/>
      <w:marTop w:val="0"/>
      <w:marBottom w:val="0"/>
      <w:divBdr>
        <w:top w:val="none" w:sz="0" w:space="0" w:color="auto"/>
        <w:left w:val="none" w:sz="0" w:space="0" w:color="auto"/>
        <w:bottom w:val="none" w:sz="0" w:space="0" w:color="auto"/>
        <w:right w:val="none" w:sz="0" w:space="0" w:color="auto"/>
      </w:divBdr>
    </w:div>
    <w:div w:id="705102950">
      <w:bodyDiv w:val="1"/>
      <w:marLeft w:val="0"/>
      <w:marRight w:val="0"/>
      <w:marTop w:val="0"/>
      <w:marBottom w:val="0"/>
      <w:divBdr>
        <w:top w:val="none" w:sz="0" w:space="0" w:color="auto"/>
        <w:left w:val="none" w:sz="0" w:space="0" w:color="auto"/>
        <w:bottom w:val="none" w:sz="0" w:space="0" w:color="auto"/>
        <w:right w:val="none" w:sz="0" w:space="0" w:color="auto"/>
      </w:divBdr>
    </w:div>
    <w:div w:id="705108560">
      <w:bodyDiv w:val="1"/>
      <w:marLeft w:val="0"/>
      <w:marRight w:val="0"/>
      <w:marTop w:val="0"/>
      <w:marBottom w:val="0"/>
      <w:divBdr>
        <w:top w:val="none" w:sz="0" w:space="0" w:color="auto"/>
        <w:left w:val="none" w:sz="0" w:space="0" w:color="auto"/>
        <w:bottom w:val="none" w:sz="0" w:space="0" w:color="auto"/>
        <w:right w:val="none" w:sz="0" w:space="0" w:color="auto"/>
      </w:divBdr>
    </w:div>
    <w:div w:id="705567637">
      <w:bodyDiv w:val="1"/>
      <w:marLeft w:val="0"/>
      <w:marRight w:val="0"/>
      <w:marTop w:val="0"/>
      <w:marBottom w:val="0"/>
      <w:divBdr>
        <w:top w:val="none" w:sz="0" w:space="0" w:color="auto"/>
        <w:left w:val="none" w:sz="0" w:space="0" w:color="auto"/>
        <w:bottom w:val="none" w:sz="0" w:space="0" w:color="auto"/>
        <w:right w:val="none" w:sz="0" w:space="0" w:color="auto"/>
      </w:divBdr>
    </w:div>
    <w:div w:id="706492965">
      <w:bodyDiv w:val="1"/>
      <w:marLeft w:val="0"/>
      <w:marRight w:val="0"/>
      <w:marTop w:val="0"/>
      <w:marBottom w:val="0"/>
      <w:divBdr>
        <w:top w:val="none" w:sz="0" w:space="0" w:color="auto"/>
        <w:left w:val="none" w:sz="0" w:space="0" w:color="auto"/>
        <w:bottom w:val="none" w:sz="0" w:space="0" w:color="auto"/>
        <w:right w:val="none" w:sz="0" w:space="0" w:color="auto"/>
      </w:divBdr>
      <w:divsChild>
        <w:div w:id="573663377">
          <w:marLeft w:val="0"/>
          <w:marRight w:val="0"/>
          <w:marTop w:val="0"/>
          <w:marBottom w:val="0"/>
          <w:divBdr>
            <w:top w:val="none" w:sz="0" w:space="0" w:color="auto"/>
            <w:left w:val="none" w:sz="0" w:space="0" w:color="auto"/>
            <w:bottom w:val="none" w:sz="0" w:space="0" w:color="auto"/>
            <w:right w:val="none" w:sz="0" w:space="0" w:color="auto"/>
          </w:divBdr>
          <w:divsChild>
            <w:div w:id="298803366">
              <w:marLeft w:val="0"/>
              <w:marRight w:val="0"/>
              <w:marTop w:val="0"/>
              <w:marBottom w:val="0"/>
              <w:divBdr>
                <w:top w:val="none" w:sz="0" w:space="0" w:color="auto"/>
                <w:left w:val="none" w:sz="0" w:space="0" w:color="auto"/>
                <w:bottom w:val="none" w:sz="0" w:space="0" w:color="auto"/>
                <w:right w:val="none" w:sz="0" w:space="0" w:color="auto"/>
              </w:divBdr>
            </w:div>
            <w:div w:id="1526288033">
              <w:marLeft w:val="0"/>
              <w:marRight w:val="0"/>
              <w:marTop w:val="0"/>
              <w:marBottom w:val="0"/>
              <w:divBdr>
                <w:top w:val="none" w:sz="0" w:space="0" w:color="auto"/>
                <w:left w:val="none" w:sz="0" w:space="0" w:color="auto"/>
                <w:bottom w:val="none" w:sz="0" w:space="0" w:color="auto"/>
                <w:right w:val="none" w:sz="0" w:space="0" w:color="auto"/>
              </w:divBdr>
            </w:div>
            <w:div w:id="1594701623">
              <w:marLeft w:val="0"/>
              <w:marRight w:val="0"/>
              <w:marTop w:val="0"/>
              <w:marBottom w:val="0"/>
              <w:divBdr>
                <w:top w:val="none" w:sz="0" w:space="0" w:color="auto"/>
                <w:left w:val="none" w:sz="0" w:space="0" w:color="auto"/>
                <w:bottom w:val="none" w:sz="0" w:space="0" w:color="auto"/>
                <w:right w:val="none" w:sz="0" w:space="0" w:color="auto"/>
              </w:divBdr>
            </w:div>
            <w:div w:id="17403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9377">
      <w:bodyDiv w:val="1"/>
      <w:marLeft w:val="0"/>
      <w:marRight w:val="0"/>
      <w:marTop w:val="0"/>
      <w:marBottom w:val="0"/>
      <w:divBdr>
        <w:top w:val="none" w:sz="0" w:space="0" w:color="auto"/>
        <w:left w:val="none" w:sz="0" w:space="0" w:color="auto"/>
        <w:bottom w:val="none" w:sz="0" w:space="0" w:color="auto"/>
        <w:right w:val="none" w:sz="0" w:space="0" w:color="auto"/>
      </w:divBdr>
      <w:divsChild>
        <w:div w:id="339241959">
          <w:marLeft w:val="547"/>
          <w:marRight w:val="0"/>
          <w:marTop w:val="134"/>
          <w:marBottom w:val="0"/>
          <w:divBdr>
            <w:top w:val="none" w:sz="0" w:space="0" w:color="auto"/>
            <w:left w:val="none" w:sz="0" w:space="0" w:color="auto"/>
            <w:bottom w:val="none" w:sz="0" w:space="0" w:color="auto"/>
            <w:right w:val="none" w:sz="0" w:space="0" w:color="auto"/>
          </w:divBdr>
        </w:div>
        <w:div w:id="1118187109">
          <w:marLeft w:val="1166"/>
          <w:marRight w:val="0"/>
          <w:marTop w:val="115"/>
          <w:marBottom w:val="0"/>
          <w:divBdr>
            <w:top w:val="none" w:sz="0" w:space="0" w:color="auto"/>
            <w:left w:val="none" w:sz="0" w:space="0" w:color="auto"/>
            <w:bottom w:val="none" w:sz="0" w:space="0" w:color="auto"/>
            <w:right w:val="none" w:sz="0" w:space="0" w:color="auto"/>
          </w:divBdr>
        </w:div>
        <w:div w:id="1292058129">
          <w:marLeft w:val="547"/>
          <w:marRight w:val="0"/>
          <w:marTop w:val="134"/>
          <w:marBottom w:val="0"/>
          <w:divBdr>
            <w:top w:val="none" w:sz="0" w:space="0" w:color="auto"/>
            <w:left w:val="none" w:sz="0" w:space="0" w:color="auto"/>
            <w:bottom w:val="none" w:sz="0" w:space="0" w:color="auto"/>
            <w:right w:val="none" w:sz="0" w:space="0" w:color="auto"/>
          </w:divBdr>
        </w:div>
        <w:div w:id="1525943666">
          <w:marLeft w:val="1166"/>
          <w:marRight w:val="0"/>
          <w:marTop w:val="115"/>
          <w:marBottom w:val="0"/>
          <w:divBdr>
            <w:top w:val="none" w:sz="0" w:space="0" w:color="auto"/>
            <w:left w:val="none" w:sz="0" w:space="0" w:color="auto"/>
            <w:bottom w:val="none" w:sz="0" w:space="0" w:color="auto"/>
            <w:right w:val="none" w:sz="0" w:space="0" w:color="auto"/>
          </w:divBdr>
        </w:div>
      </w:divsChild>
    </w:div>
    <w:div w:id="712272378">
      <w:bodyDiv w:val="1"/>
      <w:marLeft w:val="0"/>
      <w:marRight w:val="0"/>
      <w:marTop w:val="0"/>
      <w:marBottom w:val="0"/>
      <w:divBdr>
        <w:top w:val="none" w:sz="0" w:space="0" w:color="auto"/>
        <w:left w:val="none" w:sz="0" w:space="0" w:color="auto"/>
        <w:bottom w:val="none" w:sz="0" w:space="0" w:color="auto"/>
        <w:right w:val="none" w:sz="0" w:space="0" w:color="auto"/>
      </w:divBdr>
    </w:div>
    <w:div w:id="712460228">
      <w:bodyDiv w:val="1"/>
      <w:marLeft w:val="0"/>
      <w:marRight w:val="0"/>
      <w:marTop w:val="0"/>
      <w:marBottom w:val="0"/>
      <w:divBdr>
        <w:top w:val="none" w:sz="0" w:space="0" w:color="auto"/>
        <w:left w:val="none" w:sz="0" w:space="0" w:color="auto"/>
        <w:bottom w:val="none" w:sz="0" w:space="0" w:color="auto"/>
        <w:right w:val="none" w:sz="0" w:space="0" w:color="auto"/>
      </w:divBdr>
      <w:divsChild>
        <w:div w:id="659235169">
          <w:marLeft w:val="1166"/>
          <w:marRight w:val="0"/>
          <w:marTop w:val="115"/>
          <w:marBottom w:val="0"/>
          <w:divBdr>
            <w:top w:val="none" w:sz="0" w:space="0" w:color="auto"/>
            <w:left w:val="none" w:sz="0" w:space="0" w:color="auto"/>
            <w:bottom w:val="none" w:sz="0" w:space="0" w:color="auto"/>
            <w:right w:val="none" w:sz="0" w:space="0" w:color="auto"/>
          </w:divBdr>
        </w:div>
        <w:div w:id="2009743202">
          <w:marLeft w:val="547"/>
          <w:marRight w:val="0"/>
          <w:marTop w:val="134"/>
          <w:marBottom w:val="0"/>
          <w:divBdr>
            <w:top w:val="none" w:sz="0" w:space="0" w:color="auto"/>
            <w:left w:val="none" w:sz="0" w:space="0" w:color="auto"/>
            <w:bottom w:val="none" w:sz="0" w:space="0" w:color="auto"/>
            <w:right w:val="none" w:sz="0" w:space="0" w:color="auto"/>
          </w:divBdr>
        </w:div>
        <w:div w:id="2106657212">
          <w:marLeft w:val="1166"/>
          <w:marRight w:val="0"/>
          <w:marTop w:val="115"/>
          <w:marBottom w:val="0"/>
          <w:divBdr>
            <w:top w:val="none" w:sz="0" w:space="0" w:color="auto"/>
            <w:left w:val="none" w:sz="0" w:space="0" w:color="auto"/>
            <w:bottom w:val="none" w:sz="0" w:space="0" w:color="auto"/>
            <w:right w:val="none" w:sz="0" w:space="0" w:color="auto"/>
          </w:divBdr>
        </w:div>
      </w:divsChild>
    </w:div>
    <w:div w:id="712463193">
      <w:bodyDiv w:val="1"/>
      <w:marLeft w:val="0"/>
      <w:marRight w:val="0"/>
      <w:marTop w:val="0"/>
      <w:marBottom w:val="0"/>
      <w:divBdr>
        <w:top w:val="none" w:sz="0" w:space="0" w:color="auto"/>
        <w:left w:val="none" w:sz="0" w:space="0" w:color="auto"/>
        <w:bottom w:val="none" w:sz="0" w:space="0" w:color="auto"/>
        <w:right w:val="none" w:sz="0" w:space="0" w:color="auto"/>
      </w:divBdr>
      <w:divsChild>
        <w:div w:id="478619028">
          <w:marLeft w:val="0"/>
          <w:marRight w:val="0"/>
          <w:marTop w:val="0"/>
          <w:marBottom w:val="0"/>
          <w:divBdr>
            <w:top w:val="none" w:sz="0" w:space="0" w:color="auto"/>
            <w:left w:val="none" w:sz="0" w:space="0" w:color="auto"/>
            <w:bottom w:val="none" w:sz="0" w:space="0" w:color="auto"/>
            <w:right w:val="none" w:sz="0" w:space="0" w:color="auto"/>
          </w:divBdr>
        </w:div>
      </w:divsChild>
    </w:div>
    <w:div w:id="712539929">
      <w:bodyDiv w:val="1"/>
      <w:marLeft w:val="0"/>
      <w:marRight w:val="0"/>
      <w:marTop w:val="0"/>
      <w:marBottom w:val="0"/>
      <w:divBdr>
        <w:top w:val="none" w:sz="0" w:space="0" w:color="auto"/>
        <w:left w:val="none" w:sz="0" w:space="0" w:color="auto"/>
        <w:bottom w:val="none" w:sz="0" w:space="0" w:color="auto"/>
        <w:right w:val="none" w:sz="0" w:space="0" w:color="auto"/>
      </w:divBdr>
    </w:div>
    <w:div w:id="712728176">
      <w:bodyDiv w:val="1"/>
      <w:marLeft w:val="0"/>
      <w:marRight w:val="0"/>
      <w:marTop w:val="0"/>
      <w:marBottom w:val="0"/>
      <w:divBdr>
        <w:top w:val="none" w:sz="0" w:space="0" w:color="auto"/>
        <w:left w:val="none" w:sz="0" w:space="0" w:color="auto"/>
        <w:bottom w:val="none" w:sz="0" w:space="0" w:color="auto"/>
        <w:right w:val="none" w:sz="0" w:space="0" w:color="auto"/>
      </w:divBdr>
    </w:div>
    <w:div w:id="714429658">
      <w:bodyDiv w:val="1"/>
      <w:marLeft w:val="0"/>
      <w:marRight w:val="0"/>
      <w:marTop w:val="0"/>
      <w:marBottom w:val="0"/>
      <w:divBdr>
        <w:top w:val="none" w:sz="0" w:space="0" w:color="auto"/>
        <w:left w:val="none" w:sz="0" w:space="0" w:color="auto"/>
        <w:bottom w:val="none" w:sz="0" w:space="0" w:color="auto"/>
        <w:right w:val="none" w:sz="0" w:space="0" w:color="auto"/>
      </w:divBdr>
      <w:divsChild>
        <w:div w:id="158932227">
          <w:marLeft w:val="1166"/>
          <w:marRight w:val="0"/>
          <w:marTop w:val="77"/>
          <w:marBottom w:val="0"/>
          <w:divBdr>
            <w:top w:val="none" w:sz="0" w:space="0" w:color="auto"/>
            <w:left w:val="none" w:sz="0" w:space="0" w:color="auto"/>
            <w:bottom w:val="none" w:sz="0" w:space="0" w:color="auto"/>
            <w:right w:val="none" w:sz="0" w:space="0" w:color="auto"/>
          </w:divBdr>
        </w:div>
        <w:div w:id="862594557">
          <w:marLeft w:val="1166"/>
          <w:marRight w:val="0"/>
          <w:marTop w:val="77"/>
          <w:marBottom w:val="0"/>
          <w:divBdr>
            <w:top w:val="none" w:sz="0" w:space="0" w:color="auto"/>
            <w:left w:val="none" w:sz="0" w:space="0" w:color="auto"/>
            <w:bottom w:val="none" w:sz="0" w:space="0" w:color="auto"/>
            <w:right w:val="none" w:sz="0" w:space="0" w:color="auto"/>
          </w:divBdr>
        </w:div>
        <w:div w:id="1824349310">
          <w:marLeft w:val="1166"/>
          <w:marRight w:val="0"/>
          <w:marTop w:val="77"/>
          <w:marBottom w:val="0"/>
          <w:divBdr>
            <w:top w:val="none" w:sz="0" w:space="0" w:color="auto"/>
            <w:left w:val="none" w:sz="0" w:space="0" w:color="auto"/>
            <w:bottom w:val="none" w:sz="0" w:space="0" w:color="auto"/>
            <w:right w:val="none" w:sz="0" w:space="0" w:color="auto"/>
          </w:divBdr>
        </w:div>
        <w:div w:id="1845239795">
          <w:marLeft w:val="547"/>
          <w:marRight w:val="0"/>
          <w:marTop w:val="96"/>
          <w:marBottom w:val="0"/>
          <w:divBdr>
            <w:top w:val="none" w:sz="0" w:space="0" w:color="auto"/>
            <w:left w:val="none" w:sz="0" w:space="0" w:color="auto"/>
            <w:bottom w:val="none" w:sz="0" w:space="0" w:color="auto"/>
            <w:right w:val="none" w:sz="0" w:space="0" w:color="auto"/>
          </w:divBdr>
        </w:div>
        <w:div w:id="1928269075">
          <w:marLeft w:val="547"/>
          <w:marRight w:val="0"/>
          <w:marTop w:val="96"/>
          <w:marBottom w:val="0"/>
          <w:divBdr>
            <w:top w:val="none" w:sz="0" w:space="0" w:color="auto"/>
            <w:left w:val="none" w:sz="0" w:space="0" w:color="auto"/>
            <w:bottom w:val="none" w:sz="0" w:space="0" w:color="auto"/>
            <w:right w:val="none" w:sz="0" w:space="0" w:color="auto"/>
          </w:divBdr>
        </w:div>
        <w:div w:id="1964076239">
          <w:marLeft w:val="1166"/>
          <w:marRight w:val="0"/>
          <w:marTop w:val="77"/>
          <w:marBottom w:val="0"/>
          <w:divBdr>
            <w:top w:val="none" w:sz="0" w:space="0" w:color="auto"/>
            <w:left w:val="none" w:sz="0" w:space="0" w:color="auto"/>
            <w:bottom w:val="none" w:sz="0" w:space="0" w:color="auto"/>
            <w:right w:val="none" w:sz="0" w:space="0" w:color="auto"/>
          </w:divBdr>
        </w:div>
        <w:div w:id="1981762442">
          <w:marLeft w:val="547"/>
          <w:marRight w:val="0"/>
          <w:marTop w:val="96"/>
          <w:marBottom w:val="0"/>
          <w:divBdr>
            <w:top w:val="none" w:sz="0" w:space="0" w:color="auto"/>
            <w:left w:val="none" w:sz="0" w:space="0" w:color="auto"/>
            <w:bottom w:val="none" w:sz="0" w:space="0" w:color="auto"/>
            <w:right w:val="none" w:sz="0" w:space="0" w:color="auto"/>
          </w:divBdr>
        </w:div>
        <w:div w:id="1986742213">
          <w:marLeft w:val="1166"/>
          <w:marRight w:val="0"/>
          <w:marTop w:val="77"/>
          <w:marBottom w:val="0"/>
          <w:divBdr>
            <w:top w:val="none" w:sz="0" w:space="0" w:color="auto"/>
            <w:left w:val="none" w:sz="0" w:space="0" w:color="auto"/>
            <w:bottom w:val="none" w:sz="0" w:space="0" w:color="auto"/>
            <w:right w:val="none" w:sz="0" w:space="0" w:color="auto"/>
          </w:divBdr>
        </w:div>
        <w:div w:id="2141412804">
          <w:marLeft w:val="1166"/>
          <w:marRight w:val="0"/>
          <w:marTop w:val="77"/>
          <w:marBottom w:val="0"/>
          <w:divBdr>
            <w:top w:val="none" w:sz="0" w:space="0" w:color="auto"/>
            <w:left w:val="none" w:sz="0" w:space="0" w:color="auto"/>
            <w:bottom w:val="none" w:sz="0" w:space="0" w:color="auto"/>
            <w:right w:val="none" w:sz="0" w:space="0" w:color="auto"/>
          </w:divBdr>
        </w:div>
      </w:divsChild>
    </w:div>
    <w:div w:id="715082293">
      <w:bodyDiv w:val="1"/>
      <w:marLeft w:val="0"/>
      <w:marRight w:val="0"/>
      <w:marTop w:val="0"/>
      <w:marBottom w:val="0"/>
      <w:divBdr>
        <w:top w:val="none" w:sz="0" w:space="0" w:color="auto"/>
        <w:left w:val="none" w:sz="0" w:space="0" w:color="auto"/>
        <w:bottom w:val="none" w:sz="0" w:space="0" w:color="auto"/>
        <w:right w:val="none" w:sz="0" w:space="0" w:color="auto"/>
      </w:divBdr>
    </w:div>
    <w:div w:id="715087987">
      <w:bodyDiv w:val="1"/>
      <w:marLeft w:val="0"/>
      <w:marRight w:val="0"/>
      <w:marTop w:val="0"/>
      <w:marBottom w:val="0"/>
      <w:divBdr>
        <w:top w:val="none" w:sz="0" w:space="0" w:color="auto"/>
        <w:left w:val="none" w:sz="0" w:space="0" w:color="auto"/>
        <w:bottom w:val="none" w:sz="0" w:space="0" w:color="auto"/>
        <w:right w:val="none" w:sz="0" w:space="0" w:color="auto"/>
      </w:divBdr>
    </w:div>
    <w:div w:id="715354812">
      <w:bodyDiv w:val="1"/>
      <w:marLeft w:val="0"/>
      <w:marRight w:val="0"/>
      <w:marTop w:val="0"/>
      <w:marBottom w:val="0"/>
      <w:divBdr>
        <w:top w:val="none" w:sz="0" w:space="0" w:color="auto"/>
        <w:left w:val="none" w:sz="0" w:space="0" w:color="auto"/>
        <w:bottom w:val="none" w:sz="0" w:space="0" w:color="auto"/>
        <w:right w:val="none" w:sz="0" w:space="0" w:color="auto"/>
      </w:divBdr>
    </w:div>
    <w:div w:id="715858050">
      <w:bodyDiv w:val="1"/>
      <w:marLeft w:val="0"/>
      <w:marRight w:val="0"/>
      <w:marTop w:val="0"/>
      <w:marBottom w:val="0"/>
      <w:divBdr>
        <w:top w:val="none" w:sz="0" w:space="0" w:color="auto"/>
        <w:left w:val="none" w:sz="0" w:space="0" w:color="auto"/>
        <w:bottom w:val="none" w:sz="0" w:space="0" w:color="auto"/>
        <w:right w:val="none" w:sz="0" w:space="0" w:color="auto"/>
      </w:divBdr>
    </w:div>
    <w:div w:id="715935910">
      <w:bodyDiv w:val="1"/>
      <w:marLeft w:val="0"/>
      <w:marRight w:val="0"/>
      <w:marTop w:val="0"/>
      <w:marBottom w:val="0"/>
      <w:divBdr>
        <w:top w:val="none" w:sz="0" w:space="0" w:color="auto"/>
        <w:left w:val="none" w:sz="0" w:space="0" w:color="auto"/>
        <w:bottom w:val="none" w:sz="0" w:space="0" w:color="auto"/>
        <w:right w:val="none" w:sz="0" w:space="0" w:color="auto"/>
      </w:divBdr>
      <w:divsChild>
        <w:div w:id="194974185">
          <w:marLeft w:val="1166"/>
          <w:marRight w:val="0"/>
          <w:marTop w:val="125"/>
          <w:marBottom w:val="0"/>
          <w:divBdr>
            <w:top w:val="none" w:sz="0" w:space="0" w:color="auto"/>
            <w:left w:val="none" w:sz="0" w:space="0" w:color="auto"/>
            <w:bottom w:val="none" w:sz="0" w:space="0" w:color="auto"/>
            <w:right w:val="none" w:sz="0" w:space="0" w:color="auto"/>
          </w:divBdr>
        </w:div>
        <w:div w:id="507595460">
          <w:marLeft w:val="1166"/>
          <w:marRight w:val="0"/>
          <w:marTop w:val="125"/>
          <w:marBottom w:val="0"/>
          <w:divBdr>
            <w:top w:val="none" w:sz="0" w:space="0" w:color="auto"/>
            <w:left w:val="none" w:sz="0" w:space="0" w:color="auto"/>
            <w:bottom w:val="none" w:sz="0" w:space="0" w:color="auto"/>
            <w:right w:val="none" w:sz="0" w:space="0" w:color="auto"/>
          </w:divBdr>
        </w:div>
        <w:div w:id="748884590">
          <w:marLeft w:val="1166"/>
          <w:marRight w:val="0"/>
          <w:marTop w:val="125"/>
          <w:marBottom w:val="0"/>
          <w:divBdr>
            <w:top w:val="none" w:sz="0" w:space="0" w:color="auto"/>
            <w:left w:val="none" w:sz="0" w:space="0" w:color="auto"/>
            <w:bottom w:val="none" w:sz="0" w:space="0" w:color="auto"/>
            <w:right w:val="none" w:sz="0" w:space="0" w:color="auto"/>
          </w:divBdr>
        </w:div>
        <w:div w:id="1215501785">
          <w:marLeft w:val="1166"/>
          <w:marRight w:val="0"/>
          <w:marTop w:val="125"/>
          <w:marBottom w:val="0"/>
          <w:divBdr>
            <w:top w:val="none" w:sz="0" w:space="0" w:color="auto"/>
            <w:left w:val="none" w:sz="0" w:space="0" w:color="auto"/>
            <w:bottom w:val="none" w:sz="0" w:space="0" w:color="auto"/>
            <w:right w:val="none" w:sz="0" w:space="0" w:color="auto"/>
          </w:divBdr>
        </w:div>
        <w:div w:id="1629318595">
          <w:marLeft w:val="547"/>
          <w:marRight w:val="0"/>
          <w:marTop w:val="144"/>
          <w:marBottom w:val="0"/>
          <w:divBdr>
            <w:top w:val="none" w:sz="0" w:space="0" w:color="auto"/>
            <w:left w:val="none" w:sz="0" w:space="0" w:color="auto"/>
            <w:bottom w:val="none" w:sz="0" w:space="0" w:color="auto"/>
            <w:right w:val="none" w:sz="0" w:space="0" w:color="auto"/>
          </w:divBdr>
        </w:div>
        <w:div w:id="1740209308">
          <w:marLeft w:val="547"/>
          <w:marRight w:val="0"/>
          <w:marTop w:val="144"/>
          <w:marBottom w:val="0"/>
          <w:divBdr>
            <w:top w:val="none" w:sz="0" w:space="0" w:color="auto"/>
            <w:left w:val="none" w:sz="0" w:space="0" w:color="auto"/>
            <w:bottom w:val="none" w:sz="0" w:space="0" w:color="auto"/>
            <w:right w:val="none" w:sz="0" w:space="0" w:color="auto"/>
          </w:divBdr>
        </w:div>
        <w:div w:id="1772971246">
          <w:marLeft w:val="1166"/>
          <w:marRight w:val="0"/>
          <w:marTop w:val="125"/>
          <w:marBottom w:val="0"/>
          <w:divBdr>
            <w:top w:val="none" w:sz="0" w:space="0" w:color="auto"/>
            <w:left w:val="none" w:sz="0" w:space="0" w:color="auto"/>
            <w:bottom w:val="none" w:sz="0" w:space="0" w:color="auto"/>
            <w:right w:val="none" w:sz="0" w:space="0" w:color="auto"/>
          </w:divBdr>
        </w:div>
        <w:div w:id="1825970476">
          <w:marLeft w:val="1166"/>
          <w:marRight w:val="0"/>
          <w:marTop w:val="125"/>
          <w:marBottom w:val="0"/>
          <w:divBdr>
            <w:top w:val="none" w:sz="0" w:space="0" w:color="auto"/>
            <w:left w:val="none" w:sz="0" w:space="0" w:color="auto"/>
            <w:bottom w:val="none" w:sz="0" w:space="0" w:color="auto"/>
            <w:right w:val="none" w:sz="0" w:space="0" w:color="auto"/>
          </w:divBdr>
        </w:div>
      </w:divsChild>
    </w:div>
    <w:div w:id="716003701">
      <w:bodyDiv w:val="1"/>
      <w:marLeft w:val="0"/>
      <w:marRight w:val="0"/>
      <w:marTop w:val="0"/>
      <w:marBottom w:val="0"/>
      <w:divBdr>
        <w:top w:val="none" w:sz="0" w:space="0" w:color="auto"/>
        <w:left w:val="none" w:sz="0" w:space="0" w:color="auto"/>
        <w:bottom w:val="none" w:sz="0" w:space="0" w:color="auto"/>
        <w:right w:val="none" w:sz="0" w:space="0" w:color="auto"/>
      </w:divBdr>
    </w:div>
    <w:div w:id="718824142">
      <w:bodyDiv w:val="1"/>
      <w:marLeft w:val="0"/>
      <w:marRight w:val="0"/>
      <w:marTop w:val="0"/>
      <w:marBottom w:val="0"/>
      <w:divBdr>
        <w:top w:val="none" w:sz="0" w:space="0" w:color="auto"/>
        <w:left w:val="none" w:sz="0" w:space="0" w:color="auto"/>
        <w:bottom w:val="none" w:sz="0" w:space="0" w:color="auto"/>
        <w:right w:val="none" w:sz="0" w:space="0" w:color="auto"/>
      </w:divBdr>
    </w:div>
    <w:div w:id="719204155">
      <w:bodyDiv w:val="1"/>
      <w:marLeft w:val="0"/>
      <w:marRight w:val="0"/>
      <w:marTop w:val="0"/>
      <w:marBottom w:val="0"/>
      <w:divBdr>
        <w:top w:val="none" w:sz="0" w:space="0" w:color="auto"/>
        <w:left w:val="none" w:sz="0" w:space="0" w:color="auto"/>
        <w:bottom w:val="none" w:sz="0" w:space="0" w:color="auto"/>
        <w:right w:val="none" w:sz="0" w:space="0" w:color="auto"/>
      </w:divBdr>
    </w:div>
    <w:div w:id="719667388">
      <w:bodyDiv w:val="1"/>
      <w:marLeft w:val="0"/>
      <w:marRight w:val="0"/>
      <w:marTop w:val="0"/>
      <w:marBottom w:val="0"/>
      <w:divBdr>
        <w:top w:val="none" w:sz="0" w:space="0" w:color="auto"/>
        <w:left w:val="none" w:sz="0" w:space="0" w:color="auto"/>
        <w:bottom w:val="none" w:sz="0" w:space="0" w:color="auto"/>
        <w:right w:val="none" w:sz="0" w:space="0" w:color="auto"/>
      </w:divBdr>
    </w:div>
    <w:div w:id="720831038">
      <w:bodyDiv w:val="1"/>
      <w:marLeft w:val="0"/>
      <w:marRight w:val="0"/>
      <w:marTop w:val="0"/>
      <w:marBottom w:val="0"/>
      <w:divBdr>
        <w:top w:val="none" w:sz="0" w:space="0" w:color="auto"/>
        <w:left w:val="none" w:sz="0" w:space="0" w:color="auto"/>
        <w:bottom w:val="none" w:sz="0" w:space="0" w:color="auto"/>
        <w:right w:val="none" w:sz="0" w:space="0" w:color="auto"/>
      </w:divBdr>
    </w:div>
    <w:div w:id="721097938">
      <w:bodyDiv w:val="1"/>
      <w:marLeft w:val="0"/>
      <w:marRight w:val="0"/>
      <w:marTop w:val="0"/>
      <w:marBottom w:val="0"/>
      <w:divBdr>
        <w:top w:val="none" w:sz="0" w:space="0" w:color="auto"/>
        <w:left w:val="none" w:sz="0" w:space="0" w:color="auto"/>
        <w:bottom w:val="none" w:sz="0" w:space="0" w:color="auto"/>
        <w:right w:val="none" w:sz="0" w:space="0" w:color="auto"/>
      </w:divBdr>
    </w:div>
    <w:div w:id="722410511">
      <w:bodyDiv w:val="1"/>
      <w:marLeft w:val="0"/>
      <w:marRight w:val="0"/>
      <w:marTop w:val="0"/>
      <w:marBottom w:val="0"/>
      <w:divBdr>
        <w:top w:val="none" w:sz="0" w:space="0" w:color="auto"/>
        <w:left w:val="none" w:sz="0" w:space="0" w:color="auto"/>
        <w:bottom w:val="none" w:sz="0" w:space="0" w:color="auto"/>
        <w:right w:val="none" w:sz="0" w:space="0" w:color="auto"/>
      </w:divBdr>
      <w:divsChild>
        <w:div w:id="77946527">
          <w:marLeft w:val="1166"/>
          <w:marRight w:val="0"/>
          <w:marTop w:val="115"/>
          <w:marBottom w:val="0"/>
          <w:divBdr>
            <w:top w:val="none" w:sz="0" w:space="0" w:color="auto"/>
            <w:left w:val="none" w:sz="0" w:space="0" w:color="auto"/>
            <w:bottom w:val="none" w:sz="0" w:space="0" w:color="auto"/>
            <w:right w:val="none" w:sz="0" w:space="0" w:color="auto"/>
          </w:divBdr>
        </w:div>
        <w:div w:id="278337836">
          <w:marLeft w:val="1166"/>
          <w:marRight w:val="0"/>
          <w:marTop w:val="115"/>
          <w:marBottom w:val="0"/>
          <w:divBdr>
            <w:top w:val="none" w:sz="0" w:space="0" w:color="auto"/>
            <w:left w:val="none" w:sz="0" w:space="0" w:color="auto"/>
            <w:bottom w:val="none" w:sz="0" w:space="0" w:color="auto"/>
            <w:right w:val="none" w:sz="0" w:space="0" w:color="auto"/>
          </w:divBdr>
        </w:div>
        <w:div w:id="375617761">
          <w:marLeft w:val="1166"/>
          <w:marRight w:val="0"/>
          <w:marTop w:val="115"/>
          <w:marBottom w:val="0"/>
          <w:divBdr>
            <w:top w:val="none" w:sz="0" w:space="0" w:color="auto"/>
            <w:left w:val="none" w:sz="0" w:space="0" w:color="auto"/>
            <w:bottom w:val="none" w:sz="0" w:space="0" w:color="auto"/>
            <w:right w:val="none" w:sz="0" w:space="0" w:color="auto"/>
          </w:divBdr>
        </w:div>
        <w:div w:id="1988628654">
          <w:marLeft w:val="547"/>
          <w:marRight w:val="0"/>
          <w:marTop w:val="134"/>
          <w:marBottom w:val="0"/>
          <w:divBdr>
            <w:top w:val="none" w:sz="0" w:space="0" w:color="auto"/>
            <w:left w:val="none" w:sz="0" w:space="0" w:color="auto"/>
            <w:bottom w:val="none" w:sz="0" w:space="0" w:color="auto"/>
            <w:right w:val="none" w:sz="0" w:space="0" w:color="auto"/>
          </w:divBdr>
        </w:div>
      </w:divsChild>
    </w:div>
    <w:div w:id="723220745">
      <w:bodyDiv w:val="1"/>
      <w:marLeft w:val="0"/>
      <w:marRight w:val="0"/>
      <w:marTop w:val="0"/>
      <w:marBottom w:val="0"/>
      <w:divBdr>
        <w:top w:val="none" w:sz="0" w:space="0" w:color="auto"/>
        <w:left w:val="none" w:sz="0" w:space="0" w:color="auto"/>
        <w:bottom w:val="none" w:sz="0" w:space="0" w:color="auto"/>
        <w:right w:val="none" w:sz="0" w:space="0" w:color="auto"/>
      </w:divBdr>
    </w:div>
    <w:div w:id="723526240">
      <w:bodyDiv w:val="1"/>
      <w:marLeft w:val="0"/>
      <w:marRight w:val="0"/>
      <w:marTop w:val="0"/>
      <w:marBottom w:val="0"/>
      <w:divBdr>
        <w:top w:val="none" w:sz="0" w:space="0" w:color="auto"/>
        <w:left w:val="none" w:sz="0" w:space="0" w:color="auto"/>
        <w:bottom w:val="none" w:sz="0" w:space="0" w:color="auto"/>
        <w:right w:val="none" w:sz="0" w:space="0" w:color="auto"/>
      </w:divBdr>
      <w:divsChild>
        <w:div w:id="120728313">
          <w:marLeft w:val="1166"/>
          <w:marRight w:val="0"/>
          <w:marTop w:val="134"/>
          <w:marBottom w:val="0"/>
          <w:divBdr>
            <w:top w:val="none" w:sz="0" w:space="0" w:color="auto"/>
            <w:left w:val="none" w:sz="0" w:space="0" w:color="auto"/>
            <w:bottom w:val="none" w:sz="0" w:space="0" w:color="auto"/>
            <w:right w:val="none" w:sz="0" w:space="0" w:color="auto"/>
          </w:divBdr>
        </w:div>
        <w:div w:id="2042438106">
          <w:marLeft w:val="547"/>
          <w:marRight w:val="0"/>
          <w:marTop w:val="154"/>
          <w:marBottom w:val="0"/>
          <w:divBdr>
            <w:top w:val="none" w:sz="0" w:space="0" w:color="auto"/>
            <w:left w:val="none" w:sz="0" w:space="0" w:color="auto"/>
            <w:bottom w:val="none" w:sz="0" w:space="0" w:color="auto"/>
            <w:right w:val="none" w:sz="0" w:space="0" w:color="auto"/>
          </w:divBdr>
        </w:div>
      </w:divsChild>
    </w:div>
    <w:div w:id="724109772">
      <w:bodyDiv w:val="1"/>
      <w:marLeft w:val="0"/>
      <w:marRight w:val="0"/>
      <w:marTop w:val="0"/>
      <w:marBottom w:val="0"/>
      <w:divBdr>
        <w:top w:val="none" w:sz="0" w:space="0" w:color="auto"/>
        <w:left w:val="none" w:sz="0" w:space="0" w:color="auto"/>
        <w:bottom w:val="none" w:sz="0" w:space="0" w:color="auto"/>
        <w:right w:val="none" w:sz="0" w:space="0" w:color="auto"/>
      </w:divBdr>
    </w:div>
    <w:div w:id="724449779">
      <w:bodyDiv w:val="1"/>
      <w:marLeft w:val="0"/>
      <w:marRight w:val="0"/>
      <w:marTop w:val="0"/>
      <w:marBottom w:val="0"/>
      <w:divBdr>
        <w:top w:val="none" w:sz="0" w:space="0" w:color="auto"/>
        <w:left w:val="none" w:sz="0" w:space="0" w:color="auto"/>
        <w:bottom w:val="none" w:sz="0" w:space="0" w:color="auto"/>
        <w:right w:val="none" w:sz="0" w:space="0" w:color="auto"/>
      </w:divBdr>
      <w:divsChild>
        <w:div w:id="482746802">
          <w:marLeft w:val="0"/>
          <w:marRight w:val="0"/>
          <w:marTop w:val="0"/>
          <w:marBottom w:val="0"/>
          <w:divBdr>
            <w:top w:val="none" w:sz="0" w:space="0" w:color="auto"/>
            <w:left w:val="none" w:sz="0" w:space="0" w:color="auto"/>
            <w:bottom w:val="none" w:sz="0" w:space="0" w:color="auto"/>
            <w:right w:val="none" w:sz="0" w:space="0" w:color="auto"/>
          </w:divBdr>
        </w:div>
      </w:divsChild>
    </w:div>
    <w:div w:id="725032292">
      <w:bodyDiv w:val="1"/>
      <w:marLeft w:val="0"/>
      <w:marRight w:val="0"/>
      <w:marTop w:val="0"/>
      <w:marBottom w:val="0"/>
      <w:divBdr>
        <w:top w:val="none" w:sz="0" w:space="0" w:color="auto"/>
        <w:left w:val="none" w:sz="0" w:space="0" w:color="auto"/>
        <w:bottom w:val="none" w:sz="0" w:space="0" w:color="auto"/>
        <w:right w:val="none" w:sz="0" w:space="0" w:color="auto"/>
      </w:divBdr>
    </w:div>
    <w:div w:id="726487820">
      <w:bodyDiv w:val="1"/>
      <w:marLeft w:val="0"/>
      <w:marRight w:val="0"/>
      <w:marTop w:val="0"/>
      <w:marBottom w:val="0"/>
      <w:divBdr>
        <w:top w:val="none" w:sz="0" w:space="0" w:color="auto"/>
        <w:left w:val="none" w:sz="0" w:space="0" w:color="auto"/>
        <w:bottom w:val="none" w:sz="0" w:space="0" w:color="auto"/>
        <w:right w:val="none" w:sz="0" w:space="0" w:color="auto"/>
      </w:divBdr>
    </w:div>
    <w:div w:id="726490369">
      <w:bodyDiv w:val="1"/>
      <w:marLeft w:val="0"/>
      <w:marRight w:val="0"/>
      <w:marTop w:val="0"/>
      <w:marBottom w:val="0"/>
      <w:divBdr>
        <w:top w:val="none" w:sz="0" w:space="0" w:color="auto"/>
        <w:left w:val="none" w:sz="0" w:space="0" w:color="auto"/>
        <w:bottom w:val="none" w:sz="0" w:space="0" w:color="auto"/>
        <w:right w:val="none" w:sz="0" w:space="0" w:color="auto"/>
      </w:divBdr>
    </w:div>
    <w:div w:id="726491009">
      <w:bodyDiv w:val="1"/>
      <w:marLeft w:val="0"/>
      <w:marRight w:val="0"/>
      <w:marTop w:val="0"/>
      <w:marBottom w:val="0"/>
      <w:divBdr>
        <w:top w:val="none" w:sz="0" w:space="0" w:color="auto"/>
        <w:left w:val="none" w:sz="0" w:space="0" w:color="auto"/>
        <w:bottom w:val="none" w:sz="0" w:space="0" w:color="auto"/>
        <w:right w:val="none" w:sz="0" w:space="0" w:color="auto"/>
      </w:divBdr>
    </w:div>
    <w:div w:id="726798619">
      <w:bodyDiv w:val="1"/>
      <w:marLeft w:val="0"/>
      <w:marRight w:val="0"/>
      <w:marTop w:val="0"/>
      <w:marBottom w:val="0"/>
      <w:divBdr>
        <w:top w:val="none" w:sz="0" w:space="0" w:color="auto"/>
        <w:left w:val="none" w:sz="0" w:space="0" w:color="auto"/>
        <w:bottom w:val="none" w:sz="0" w:space="0" w:color="auto"/>
        <w:right w:val="none" w:sz="0" w:space="0" w:color="auto"/>
      </w:divBdr>
    </w:div>
    <w:div w:id="731539250">
      <w:bodyDiv w:val="1"/>
      <w:marLeft w:val="0"/>
      <w:marRight w:val="0"/>
      <w:marTop w:val="0"/>
      <w:marBottom w:val="0"/>
      <w:divBdr>
        <w:top w:val="none" w:sz="0" w:space="0" w:color="auto"/>
        <w:left w:val="none" w:sz="0" w:space="0" w:color="auto"/>
        <w:bottom w:val="none" w:sz="0" w:space="0" w:color="auto"/>
        <w:right w:val="none" w:sz="0" w:space="0" w:color="auto"/>
      </w:divBdr>
    </w:div>
    <w:div w:id="732628278">
      <w:bodyDiv w:val="1"/>
      <w:marLeft w:val="0"/>
      <w:marRight w:val="0"/>
      <w:marTop w:val="0"/>
      <w:marBottom w:val="0"/>
      <w:divBdr>
        <w:top w:val="none" w:sz="0" w:space="0" w:color="auto"/>
        <w:left w:val="none" w:sz="0" w:space="0" w:color="auto"/>
        <w:bottom w:val="none" w:sz="0" w:space="0" w:color="auto"/>
        <w:right w:val="none" w:sz="0" w:space="0" w:color="auto"/>
      </w:divBdr>
    </w:div>
    <w:div w:id="733549056">
      <w:bodyDiv w:val="1"/>
      <w:marLeft w:val="0"/>
      <w:marRight w:val="0"/>
      <w:marTop w:val="0"/>
      <w:marBottom w:val="0"/>
      <w:divBdr>
        <w:top w:val="none" w:sz="0" w:space="0" w:color="auto"/>
        <w:left w:val="none" w:sz="0" w:space="0" w:color="auto"/>
        <w:bottom w:val="none" w:sz="0" w:space="0" w:color="auto"/>
        <w:right w:val="none" w:sz="0" w:space="0" w:color="auto"/>
      </w:divBdr>
    </w:div>
    <w:div w:id="734739017">
      <w:bodyDiv w:val="1"/>
      <w:marLeft w:val="0"/>
      <w:marRight w:val="0"/>
      <w:marTop w:val="0"/>
      <w:marBottom w:val="0"/>
      <w:divBdr>
        <w:top w:val="none" w:sz="0" w:space="0" w:color="auto"/>
        <w:left w:val="none" w:sz="0" w:space="0" w:color="auto"/>
        <w:bottom w:val="none" w:sz="0" w:space="0" w:color="auto"/>
        <w:right w:val="none" w:sz="0" w:space="0" w:color="auto"/>
      </w:divBdr>
    </w:div>
    <w:div w:id="735053875">
      <w:bodyDiv w:val="1"/>
      <w:marLeft w:val="0"/>
      <w:marRight w:val="0"/>
      <w:marTop w:val="0"/>
      <w:marBottom w:val="0"/>
      <w:divBdr>
        <w:top w:val="none" w:sz="0" w:space="0" w:color="auto"/>
        <w:left w:val="none" w:sz="0" w:space="0" w:color="auto"/>
        <w:bottom w:val="none" w:sz="0" w:space="0" w:color="auto"/>
        <w:right w:val="none" w:sz="0" w:space="0" w:color="auto"/>
      </w:divBdr>
      <w:divsChild>
        <w:div w:id="22021991">
          <w:marLeft w:val="1166"/>
          <w:marRight w:val="0"/>
          <w:marTop w:val="115"/>
          <w:marBottom w:val="0"/>
          <w:divBdr>
            <w:top w:val="none" w:sz="0" w:space="0" w:color="auto"/>
            <w:left w:val="none" w:sz="0" w:space="0" w:color="auto"/>
            <w:bottom w:val="none" w:sz="0" w:space="0" w:color="auto"/>
            <w:right w:val="none" w:sz="0" w:space="0" w:color="auto"/>
          </w:divBdr>
        </w:div>
        <w:div w:id="34083858">
          <w:marLeft w:val="547"/>
          <w:marRight w:val="0"/>
          <w:marTop w:val="134"/>
          <w:marBottom w:val="0"/>
          <w:divBdr>
            <w:top w:val="none" w:sz="0" w:space="0" w:color="auto"/>
            <w:left w:val="none" w:sz="0" w:space="0" w:color="auto"/>
            <w:bottom w:val="none" w:sz="0" w:space="0" w:color="auto"/>
            <w:right w:val="none" w:sz="0" w:space="0" w:color="auto"/>
          </w:divBdr>
        </w:div>
        <w:div w:id="1421298255">
          <w:marLeft w:val="547"/>
          <w:marRight w:val="0"/>
          <w:marTop w:val="134"/>
          <w:marBottom w:val="0"/>
          <w:divBdr>
            <w:top w:val="none" w:sz="0" w:space="0" w:color="auto"/>
            <w:left w:val="none" w:sz="0" w:space="0" w:color="auto"/>
            <w:bottom w:val="none" w:sz="0" w:space="0" w:color="auto"/>
            <w:right w:val="none" w:sz="0" w:space="0" w:color="auto"/>
          </w:divBdr>
        </w:div>
        <w:div w:id="1724937734">
          <w:marLeft w:val="1166"/>
          <w:marRight w:val="0"/>
          <w:marTop w:val="115"/>
          <w:marBottom w:val="0"/>
          <w:divBdr>
            <w:top w:val="none" w:sz="0" w:space="0" w:color="auto"/>
            <w:left w:val="none" w:sz="0" w:space="0" w:color="auto"/>
            <w:bottom w:val="none" w:sz="0" w:space="0" w:color="auto"/>
            <w:right w:val="none" w:sz="0" w:space="0" w:color="auto"/>
          </w:divBdr>
        </w:div>
        <w:div w:id="2138066333">
          <w:marLeft w:val="1166"/>
          <w:marRight w:val="0"/>
          <w:marTop w:val="115"/>
          <w:marBottom w:val="0"/>
          <w:divBdr>
            <w:top w:val="none" w:sz="0" w:space="0" w:color="auto"/>
            <w:left w:val="none" w:sz="0" w:space="0" w:color="auto"/>
            <w:bottom w:val="none" w:sz="0" w:space="0" w:color="auto"/>
            <w:right w:val="none" w:sz="0" w:space="0" w:color="auto"/>
          </w:divBdr>
        </w:div>
      </w:divsChild>
    </w:div>
    <w:div w:id="735204829">
      <w:bodyDiv w:val="1"/>
      <w:marLeft w:val="0"/>
      <w:marRight w:val="0"/>
      <w:marTop w:val="0"/>
      <w:marBottom w:val="0"/>
      <w:divBdr>
        <w:top w:val="none" w:sz="0" w:space="0" w:color="auto"/>
        <w:left w:val="none" w:sz="0" w:space="0" w:color="auto"/>
        <w:bottom w:val="none" w:sz="0" w:space="0" w:color="auto"/>
        <w:right w:val="none" w:sz="0" w:space="0" w:color="auto"/>
      </w:divBdr>
    </w:div>
    <w:div w:id="735663424">
      <w:bodyDiv w:val="1"/>
      <w:marLeft w:val="0"/>
      <w:marRight w:val="0"/>
      <w:marTop w:val="0"/>
      <w:marBottom w:val="0"/>
      <w:divBdr>
        <w:top w:val="none" w:sz="0" w:space="0" w:color="auto"/>
        <w:left w:val="none" w:sz="0" w:space="0" w:color="auto"/>
        <w:bottom w:val="none" w:sz="0" w:space="0" w:color="auto"/>
        <w:right w:val="none" w:sz="0" w:space="0" w:color="auto"/>
      </w:divBdr>
      <w:divsChild>
        <w:div w:id="1558203285">
          <w:marLeft w:val="547"/>
          <w:marRight w:val="0"/>
          <w:marTop w:val="154"/>
          <w:marBottom w:val="0"/>
          <w:divBdr>
            <w:top w:val="none" w:sz="0" w:space="0" w:color="auto"/>
            <w:left w:val="none" w:sz="0" w:space="0" w:color="auto"/>
            <w:bottom w:val="none" w:sz="0" w:space="0" w:color="auto"/>
            <w:right w:val="none" w:sz="0" w:space="0" w:color="auto"/>
          </w:divBdr>
        </w:div>
      </w:divsChild>
    </w:div>
    <w:div w:id="736438536">
      <w:bodyDiv w:val="1"/>
      <w:marLeft w:val="0"/>
      <w:marRight w:val="0"/>
      <w:marTop w:val="0"/>
      <w:marBottom w:val="0"/>
      <w:divBdr>
        <w:top w:val="none" w:sz="0" w:space="0" w:color="auto"/>
        <w:left w:val="none" w:sz="0" w:space="0" w:color="auto"/>
        <w:bottom w:val="none" w:sz="0" w:space="0" w:color="auto"/>
        <w:right w:val="none" w:sz="0" w:space="0" w:color="auto"/>
      </w:divBdr>
    </w:div>
    <w:div w:id="736441180">
      <w:bodyDiv w:val="1"/>
      <w:marLeft w:val="0"/>
      <w:marRight w:val="0"/>
      <w:marTop w:val="0"/>
      <w:marBottom w:val="0"/>
      <w:divBdr>
        <w:top w:val="none" w:sz="0" w:space="0" w:color="auto"/>
        <w:left w:val="none" w:sz="0" w:space="0" w:color="auto"/>
        <w:bottom w:val="none" w:sz="0" w:space="0" w:color="auto"/>
        <w:right w:val="none" w:sz="0" w:space="0" w:color="auto"/>
      </w:divBdr>
    </w:div>
    <w:div w:id="737284343">
      <w:bodyDiv w:val="1"/>
      <w:marLeft w:val="0"/>
      <w:marRight w:val="0"/>
      <w:marTop w:val="0"/>
      <w:marBottom w:val="0"/>
      <w:divBdr>
        <w:top w:val="none" w:sz="0" w:space="0" w:color="auto"/>
        <w:left w:val="none" w:sz="0" w:space="0" w:color="auto"/>
        <w:bottom w:val="none" w:sz="0" w:space="0" w:color="auto"/>
        <w:right w:val="none" w:sz="0" w:space="0" w:color="auto"/>
      </w:divBdr>
    </w:div>
    <w:div w:id="737363846">
      <w:bodyDiv w:val="1"/>
      <w:marLeft w:val="0"/>
      <w:marRight w:val="0"/>
      <w:marTop w:val="0"/>
      <w:marBottom w:val="0"/>
      <w:divBdr>
        <w:top w:val="none" w:sz="0" w:space="0" w:color="auto"/>
        <w:left w:val="none" w:sz="0" w:space="0" w:color="auto"/>
        <w:bottom w:val="none" w:sz="0" w:space="0" w:color="auto"/>
        <w:right w:val="none" w:sz="0" w:space="0" w:color="auto"/>
      </w:divBdr>
      <w:divsChild>
        <w:div w:id="266082227">
          <w:marLeft w:val="1166"/>
          <w:marRight w:val="0"/>
          <w:marTop w:val="96"/>
          <w:marBottom w:val="0"/>
          <w:divBdr>
            <w:top w:val="none" w:sz="0" w:space="0" w:color="auto"/>
            <w:left w:val="none" w:sz="0" w:space="0" w:color="auto"/>
            <w:bottom w:val="none" w:sz="0" w:space="0" w:color="auto"/>
            <w:right w:val="none" w:sz="0" w:space="0" w:color="auto"/>
          </w:divBdr>
        </w:div>
        <w:div w:id="1158378949">
          <w:marLeft w:val="1800"/>
          <w:marRight w:val="0"/>
          <w:marTop w:val="77"/>
          <w:marBottom w:val="0"/>
          <w:divBdr>
            <w:top w:val="none" w:sz="0" w:space="0" w:color="auto"/>
            <w:left w:val="none" w:sz="0" w:space="0" w:color="auto"/>
            <w:bottom w:val="none" w:sz="0" w:space="0" w:color="auto"/>
            <w:right w:val="none" w:sz="0" w:space="0" w:color="auto"/>
          </w:divBdr>
        </w:div>
        <w:div w:id="1268122872">
          <w:marLeft w:val="1166"/>
          <w:marRight w:val="0"/>
          <w:marTop w:val="96"/>
          <w:marBottom w:val="0"/>
          <w:divBdr>
            <w:top w:val="none" w:sz="0" w:space="0" w:color="auto"/>
            <w:left w:val="none" w:sz="0" w:space="0" w:color="auto"/>
            <w:bottom w:val="none" w:sz="0" w:space="0" w:color="auto"/>
            <w:right w:val="none" w:sz="0" w:space="0" w:color="auto"/>
          </w:divBdr>
        </w:div>
        <w:div w:id="1840463421">
          <w:marLeft w:val="547"/>
          <w:marRight w:val="0"/>
          <w:marTop w:val="115"/>
          <w:marBottom w:val="0"/>
          <w:divBdr>
            <w:top w:val="none" w:sz="0" w:space="0" w:color="auto"/>
            <w:left w:val="none" w:sz="0" w:space="0" w:color="auto"/>
            <w:bottom w:val="none" w:sz="0" w:space="0" w:color="auto"/>
            <w:right w:val="none" w:sz="0" w:space="0" w:color="auto"/>
          </w:divBdr>
        </w:div>
        <w:div w:id="1987314801">
          <w:marLeft w:val="1800"/>
          <w:marRight w:val="0"/>
          <w:marTop w:val="77"/>
          <w:marBottom w:val="0"/>
          <w:divBdr>
            <w:top w:val="none" w:sz="0" w:space="0" w:color="auto"/>
            <w:left w:val="none" w:sz="0" w:space="0" w:color="auto"/>
            <w:bottom w:val="none" w:sz="0" w:space="0" w:color="auto"/>
            <w:right w:val="none" w:sz="0" w:space="0" w:color="auto"/>
          </w:divBdr>
        </w:div>
      </w:divsChild>
    </w:div>
    <w:div w:id="738291078">
      <w:bodyDiv w:val="1"/>
      <w:marLeft w:val="0"/>
      <w:marRight w:val="0"/>
      <w:marTop w:val="0"/>
      <w:marBottom w:val="0"/>
      <w:divBdr>
        <w:top w:val="none" w:sz="0" w:space="0" w:color="auto"/>
        <w:left w:val="none" w:sz="0" w:space="0" w:color="auto"/>
        <w:bottom w:val="none" w:sz="0" w:space="0" w:color="auto"/>
        <w:right w:val="none" w:sz="0" w:space="0" w:color="auto"/>
      </w:divBdr>
    </w:div>
    <w:div w:id="739131481">
      <w:bodyDiv w:val="1"/>
      <w:marLeft w:val="0"/>
      <w:marRight w:val="0"/>
      <w:marTop w:val="0"/>
      <w:marBottom w:val="0"/>
      <w:divBdr>
        <w:top w:val="none" w:sz="0" w:space="0" w:color="auto"/>
        <w:left w:val="none" w:sz="0" w:space="0" w:color="auto"/>
        <w:bottom w:val="none" w:sz="0" w:space="0" w:color="auto"/>
        <w:right w:val="none" w:sz="0" w:space="0" w:color="auto"/>
      </w:divBdr>
    </w:div>
    <w:div w:id="739905870">
      <w:bodyDiv w:val="1"/>
      <w:marLeft w:val="0"/>
      <w:marRight w:val="0"/>
      <w:marTop w:val="0"/>
      <w:marBottom w:val="0"/>
      <w:divBdr>
        <w:top w:val="none" w:sz="0" w:space="0" w:color="auto"/>
        <w:left w:val="none" w:sz="0" w:space="0" w:color="auto"/>
        <w:bottom w:val="none" w:sz="0" w:space="0" w:color="auto"/>
        <w:right w:val="none" w:sz="0" w:space="0" w:color="auto"/>
      </w:divBdr>
    </w:div>
    <w:div w:id="741178597">
      <w:bodyDiv w:val="1"/>
      <w:marLeft w:val="0"/>
      <w:marRight w:val="0"/>
      <w:marTop w:val="0"/>
      <w:marBottom w:val="0"/>
      <w:divBdr>
        <w:top w:val="none" w:sz="0" w:space="0" w:color="auto"/>
        <w:left w:val="none" w:sz="0" w:space="0" w:color="auto"/>
        <w:bottom w:val="none" w:sz="0" w:space="0" w:color="auto"/>
        <w:right w:val="none" w:sz="0" w:space="0" w:color="auto"/>
      </w:divBdr>
      <w:divsChild>
        <w:div w:id="1150632379">
          <w:marLeft w:val="360"/>
          <w:marRight w:val="0"/>
          <w:marTop w:val="200"/>
          <w:marBottom w:val="0"/>
          <w:divBdr>
            <w:top w:val="none" w:sz="0" w:space="0" w:color="auto"/>
            <w:left w:val="none" w:sz="0" w:space="0" w:color="auto"/>
            <w:bottom w:val="none" w:sz="0" w:space="0" w:color="auto"/>
            <w:right w:val="none" w:sz="0" w:space="0" w:color="auto"/>
          </w:divBdr>
        </w:div>
      </w:divsChild>
    </w:div>
    <w:div w:id="742139926">
      <w:bodyDiv w:val="1"/>
      <w:marLeft w:val="0"/>
      <w:marRight w:val="0"/>
      <w:marTop w:val="0"/>
      <w:marBottom w:val="0"/>
      <w:divBdr>
        <w:top w:val="none" w:sz="0" w:space="0" w:color="auto"/>
        <w:left w:val="none" w:sz="0" w:space="0" w:color="auto"/>
        <w:bottom w:val="none" w:sz="0" w:space="0" w:color="auto"/>
        <w:right w:val="none" w:sz="0" w:space="0" w:color="auto"/>
      </w:divBdr>
      <w:divsChild>
        <w:div w:id="1665474">
          <w:marLeft w:val="1166"/>
          <w:marRight w:val="0"/>
          <w:marTop w:val="115"/>
          <w:marBottom w:val="0"/>
          <w:divBdr>
            <w:top w:val="none" w:sz="0" w:space="0" w:color="auto"/>
            <w:left w:val="none" w:sz="0" w:space="0" w:color="auto"/>
            <w:bottom w:val="none" w:sz="0" w:space="0" w:color="auto"/>
            <w:right w:val="none" w:sz="0" w:space="0" w:color="auto"/>
          </w:divBdr>
        </w:div>
        <w:div w:id="1082986928">
          <w:marLeft w:val="547"/>
          <w:marRight w:val="0"/>
          <w:marTop w:val="134"/>
          <w:marBottom w:val="0"/>
          <w:divBdr>
            <w:top w:val="none" w:sz="0" w:space="0" w:color="auto"/>
            <w:left w:val="none" w:sz="0" w:space="0" w:color="auto"/>
            <w:bottom w:val="none" w:sz="0" w:space="0" w:color="auto"/>
            <w:right w:val="none" w:sz="0" w:space="0" w:color="auto"/>
          </w:divBdr>
        </w:div>
        <w:div w:id="1463428390">
          <w:marLeft w:val="1166"/>
          <w:marRight w:val="0"/>
          <w:marTop w:val="115"/>
          <w:marBottom w:val="0"/>
          <w:divBdr>
            <w:top w:val="none" w:sz="0" w:space="0" w:color="auto"/>
            <w:left w:val="none" w:sz="0" w:space="0" w:color="auto"/>
            <w:bottom w:val="none" w:sz="0" w:space="0" w:color="auto"/>
            <w:right w:val="none" w:sz="0" w:space="0" w:color="auto"/>
          </w:divBdr>
        </w:div>
        <w:div w:id="1800763879">
          <w:marLeft w:val="1886"/>
          <w:marRight w:val="0"/>
          <w:marTop w:val="96"/>
          <w:marBottom w:val="0"/>
          <w:divBdr>
            <w:top w:val="none" w:sz="0" w:space="0" w:color="auto"/>
            <w:left w:val="none" w:sz="0" w:space="0" w:color="auto"/>
            <w:bottom w:val="none" w:sz="0" w:space="0" w:color="auto"/>
            <w:right w:val="none" w:sz="0" w:space="0" w:color="auto"/>
          </w:divBdr>
        </w:div>
      </w:divsChild>
    </w:div>
    <w:div w:id="743454605">
      <w:bodyDiv w:val="1"/>
      <w:marLeft w:val="0"/>
      <w:marRight w:val="0"/>
      <w:marTop w:val="0"/>
      <w:marBottom w:val="0"/>
      <w:divBdr>
        <w:top w:val="none" w:sz="0" w:space="0" w:color="auto"/>
        <w:left w:val="none" w:sz="0" w:space="0" w:color="auto"/>
        <w:bottom w:val="none" w:sz="0" w:space="0" w:color="auto"/>
        <w:right w:val="none" w:sz="0" w:space="0" w:color="auto"/>
      </w:divBdr>
    </w:div>
    <w:div w:id="743649099">
      <w:bodyDiv w:val="1"/>
      <w:marLeft w:val="0"/>
      <w:marRight w:val="0"/>
      <w:marTop w:val="0"/>
      <w:marBottom w:val="0"/>
      <w:divBdr>
        <w:top w:val="none" w:sz="0" w:space="0" w:color="auto"/>
        <w:left w:val="none" w:sz="0" w:space="0" w:color="auto"/>
        <w:bottom w:val="none" w:sz="0" w:space="0" w:color="auto"/>
        <w:right w:val="none" w:sz="0" w:space="0" w:color="auto"/>
      </w:divBdr>
      <w:divsChild>
        <w:div w:id="243957531">
          <w:marLeft w:val="547"/>
          <w:marRight w:val="0"/>
          <w:marTop w:val="115"/>
          <w:marBottom w:val="0"/>
          <w:divBdr>
            <w:top w:val="none" w:sz="0" w:space="0" w:color="auto"/>
            <w:left w:val="none" w:sz="0" w:space="0" w:color="auto"/>
            <w:bottom w:val="none" w:sz="0" w:space="0" w:color="auto"/>
            <w:right w:val="none" w:sz="0" w:space="0" w:color="auto"/>
          </w:divBdr>
        </w:div>
        <w:div w:id="523901223">
          <w:marLeft w:val="1166"/>
          <w:marRight w:val="0"/>
          <w:marTop w:val="96"/>
          <w:marBottom w:val="0"/>
          <w:divBdr>
            <w:top w:val="none" w:sz="0" w:space="0" w:color="auto"/>
            <w:left w:val="none" w:sz="0" w:space="0" w:color="auto"/>
            <w:bottom w:val="none" w:sz="0" w:space="0" w:color="auto"/>
            <w:right w:val="none" w:sz="0" w:space="0" w:color="auto"/>
          </w:divBdr>
        </w:div>
        <w:div w:id="1005549901">
          <w:marLeft w:val="547"/>
          <w:marRight w:val="0"/>
          <w:marTop w:val="115"/>
          <w:marBottom w:val="0"/>
          <w:divBdr>
            <w:top w:val="none" w:sz="0" w:space="0" w:color="auto"/>
            <w:left w:val="none" w:sz="0" w:space="0" w:color="auto"/>
            <w:bottom w:val="none" w:sz="0" w:space="0" w:color="auto"/>
            <w:right w:val="none" w:sz="0" w:space="0" w:color="auto"/>
          </w:divBdr>
        </w:div>
        <w:div w:id="1159418103">
          <w:marLeft w:val="1800"/>
          <w:marRight w:val="0"/>
          <w:marTop w:val="77"/>
          <w:marBottom w:val="0"/>
          <w:divBdr>
            <w:top w:val="none" w:sz="0" w:space="0" w:color="auto"/>
            <w:left w:val="none" w:sz="0" w:space="0" w:color="auto"/>
            <w:bottom w:val="none" w:sz="0" w:space="0" w:color="auto"/>
            <w:right w:val="none" w:sz="0" w:space="0" w:color="auto"/>
          </w:divBdr>
        </w:div>
        <w:div w:id="1559393593">
          <w:marLeft w:val="1166"/>
          <w:marRight w:val="0"/>
          <w:marTop w:val="96"/>
          <w:marBottom w:val="0"/>
          <w:divBdr>
            <w:top w:val="none" w:sz="0" w:space="0" w:color="auto"/>
            <w:left w:val="none" w:sz="0" w:space="0" w:color="auto"/>
            <w:bottom w:val="none" w:sz="0" w:space="0" w:color="auto"/>
            <w:right w:val="none" w:sz="0" w:space="0" w:color="auto"/>
          </w:divBdr>
        </w:div>
        <w:div w:id="2082867111">
          <w:marLeft w:val="1166"/>
          <w:marRight w:val="0"/>
          <w:marTop w:val="96"/>
          <w:marBottom w:val="0"/>
          <w:divBdr>
            <w:top w:val="none" w:sz="0" w:space="0" w:color="auto"/>
            <w:left w:val="none" w:sz="0" w:space="0" w:color="auto"/>
            <w:bottom w:val="none" w:sz="0" w:space="0" w:color="auto"/>
            <w:right w:val="none" w:sz="0" w:space="0" w:color="auto"/>
          </w:divBdr>
        </w:div>
      </w:divsChild>
    </w:div>
    <w:div w:id="744306388">
      <w:bodyDiv w:val="1"/>
      <w:marLeft w:val="0"/>
      <w:marRight w:val="0"/>
      <w:marTop w:val="0"/>
      <w:marBottom w:val="0"/>
      <w:divBdr>
        <w:top w:val="none" w:sz="0" w:space="0" w:color="auto"/>
        <w:left w:val="none" w:sz="0" w:space="0" w:color="auto"/>
        <w:bottom w:val="none" w:sz="0" w:space="0" w:color="auto"/>
        <w:right w:val="none" w:sz="0" w:space="0" w:color="auto"/>
      </w:divBdr>
    </w:div>
    <w:div w:id="744839086">
      <w:bodyDiv w:val="1"/>
      <w:marLeft w:val="0"/>
      <w:marRight w:val="0"/>
      <w:marTop w:val="0"/>
      <w:marBottom w:val="0"/>
      <w:divBdr>
        <w:top w:val="none" w:sz="0" w:space="0" w:color="auto"/>
        <w:left w:val="none" w:sz="0" w:space="0" w:color="auto"/>
        <w:bottom w:val="none" w:sz="0" w:space="0" w:color="auto"/>
        <w:right w:val="none" w:sz="0" w:space="0" w:color="auto"/>
      </w:divBdr>
    </w:div>
    <w:div w:id="744955479">
      <w:bodyDiv w:val="1"/>
      <w:marLeft w:val="0"/>
      <w:marRight w:val="0"/>
      <w:marTop w:val="0"/>
      <w:marBottom w:val="0"/>
      <w:divBdr>
        <w:top w:val="none" w:sz="0" w:space="0" w:color="auto"/>
        <w:left w:val="none" w:sz="0" w:space="0" w:color="auto"/>
        <w:bottom w:val="none" w:sz="0" w:space="0" w:color="auto"/>
        <w:right w:val="none" w:sz="0" w:space="0" w:color="auto"/>
      </w:divBdr>
    </w:div>
    <w:div w:id="745032316">
      <w:bodyDiv w:val="1"/>
      <w:marLeft w:val="0"/>
      <w:marRight w:val="0"/>
      <w:marTop w:val="0"/>
      <w:marBottom w:val="0"/>
      <w:divBdr>
        <w:top w:val="none" w:sz="0" w:space="0" w:color="auto"/>
        <w:left w:val="none" w:sz="0" w:space="0" w:color="auto"/>
        <w:bottom w:val="none" w:sz="0" w:space="0" w:color="auto"/>
        <w:right w:val="none" w:sz="0" w:space="0" w:color="auto"/>
      </w:divBdr>
    </w:div>
    <w:div w:id="745421756">
      <w:bodyDiv w:val="1"/>
      <w:marLeft w:val="0"/>
      <w:marRight w:val="0"/>
      <w:marTop w:val="0"/>
      <w:marBottom w:val="0"/>
      <w:divBdr>
        <w:top w:val="none" w:sz="0" w:space="0" w:color="auto"/>
        <w:left w:val="none" w:sz="0" w:space="0" w:color="auto"/>
        <w:bottom w:val="none" w:sz="0" w:space="0" w:color="auto"/>
        <w:right w:val="none" w:sz="0" w:space="0" w:color="auto"/>
      </w:divBdr>
    </w:div>
    <w:div w:id="746532488">
      <w:bodyDiv w:val="1"/>
      <w:marLeft w:val="0"/>
      <w:marRight w:val="0"/>
      <w:marTop w:val="0"/>
      <w:marBottom w:val="0"/>
      <w:divBdr>
        <w:top w:val="none" w:sz="0" w:space="0" w:color="auto"/>
        <w:left w:val="none" w:sz="0" w:space="0" w:color="auto"/>
        <w:bottom w:val="none" w:sz="0" w:space="0" w:color="auto"/>
        <w:right w:val="none" w:sz="0" w:space="0" w:color="auto"/>
      </w:divBdr>
    </w:div>
    <w:div w:id="746609233">
      <w:bodyDiv w:val="1"/>
      <w:marLeft w:val="0"/>
      <w:marRight w:val="0"/>
      <w:marTop w:val="0"/>
      <w:marBottom w:val="0"/>
      <w:divBdr>
        <w:top w:val="none" w:sz="0" w:space="0" w:color="auto"/>
        <w:left w:val="none" w:sz="0" w:space="0" w:color="auto"/>
        <w:bottom w:val="none" w:sz="0" w:space="0" w:color="auto"/>
        <w:right w:val="none" w:sz="0" w:space="0" w:color="auto"/>
      </w:divBdr>
    </w:div>
    <w:div w:id="747002940">
      <w:bodyDiv w:val="1"/>
      <w:marLeft w:val="0"/>
      <w:marRight w:val="0"/>
      <w:marTop w:val="0"/>
      <w:marBottom w:val="0"/>
      <w:divBdr>
        <w:top w:val="none" w:sz="0" w:space="0" w:color="auto"/>
        <w:left w:val="none" w:sz="0" w:space="0" w:color="auto"/>
        <w:bottom w:val="none" w:sz="0" w:space="0" w:color="auto"/>
        <w:right w:val="none" w:sz="0" w:space="0" w:color="auto"/>
      </w:divBdr>
    </w:div>
    <w:div w:id="747968602">
      <w:bodyDiv w:val="1"/>
      <w:marLeft w:val="0"/>
      <w:marRight w:val="0"/>
      <w:marTop w:val="0"/>
      <w:marBottom w:val="0"/>
      <w:divBdr>
        <w:top w:val="none" w:sz="0" w:space="0" w:color="auto"/>
        <w:left w:val="none" w:sz="0" w:space="0" w:color="auto"/>
        <w:bottom w:val="none" w:sz="0" w:space="0" w:color="auto"/>
        <w:right w:val="none" w:sz="0" w:space="0" w:color="auto"/>
      </w:divBdr>
    </w:div>
    <w:div w:id="748118810">
      <w:bodyDiv w:val="1"/>
      <w:marLeft w:val="0"/>
      <w:marRight w:val="0"/>
      <w:marTop w:val="0"/>
      <w:marBottom w:val="0"/>
      <w:divBdr>
        <w:top w:val="none" w:sz="0" w:space="0" w:color="auto"/>
        <w:left w:val="none" w:sz="0" w:space="0" w:color="auto"/>
        <w:bottom w:val="none" w:sz="0" w:space="0" w:color="auto"/>
        <w:right w:val="none" w:sz="0" w:space="0" w:color="auto"/>
      </w:divBdr>
      <w:divsChild>
        <w:div w:id="784352329">
          <w:marLeft w:val="547"/>
          <w:marRight w:val="0"/>
          <w:marTop w:val="115"/>
          <w:marBottom w:val="0"/>
          <w:divBdr>
            <w:top w:val="none" w:sz="0" w:space="0" w:color="auto"/>
            <w:left w:val="none" w:sz="0" w:space="0" w:color="auto"/>
            <w:bottom w:val="none" w:sz="0" w:space="0" w:color="auto"/>
            <w:right w:val="none" w:sz="0" w:space="0" w:color="auto"/>
          </w:divBdr>
        </w:div>
        <w:div w:id="913977085">
          <w:marLeft w:val="1166"/>
          <w:marRight w:val="0"/>
          <w:marTop w:val="96"/>
          <w:marBottom w:val="0"/>
          <w:divBdr>
            <w:top w:val="none" w:sz="0" w:space="0" w:color="auto"/>
            <w:left w:val="none" w:sz="0" w:space="0" w:color="auto"/>
            <w:bottom w:val="none" w:sz="0" w:space="0" w:color="auto"/>
            <w:right w:val="none" w:sz="0" w:space="0" w:color="auto"/>
          </w:divBdr>
        </w:div>
        <w:div w:id="1055811127">
          <w:marLeft w:val="547"/>
          <w:marRight w:val="0"/>
          <w:marTop w:val="115"/>
          <w:marBottom w:val="0"/>
          <w:divBdr>
            <w:top w:val="none" w:sz="0" w:space="0" w:color="auto"/>
            <w:left w:val="none" w:sz="0" w:space="0" w:color="auto"/>
            <w:bottom w:val="none" w:sz="0" w:space="0" w:color="auto"/>
            <w:right w:val="none" w:sz="0" w:space="0" w:color="auto"/>
          </w:divBdr>
        </w:div>
        <w:div w:id="1271662885">
          <w:marLeft w:val="1166"/>
          <w:marRight w:val="0"/>
          <w:marTop w:val="96"/>
          <w:marBottom w:val="0"/>
          <w:divBdr>
            <w:top w:val="none" w:sz="0" w:space="0" w:color="auto"/>
            <w:left w:val="none" w:sz="0" w:space="0" w:color="auto"/>
            <w:bottom w:val="none" w:sz="0" w:space="0" w:color="auto"/>
            <w:right w:val="none" w:sz="0" w:space="0" w:color="auto"/>
          </w:divBdr>
        </w:div>
        <w:div w:id="1453671026">
          <w:marLeft w:val="1166"/>
          <w:marRight w:val="0"/>
          <w:marTop w:val="96"/>
          <w:marBottom w:val="0"/>
          <w:divBdr>
            <w:top w:val="none" w:sz="0" w:space="0" w:color="auto"/>
            <w:left w:val="none" w:sz="0" w:space="0" w:color="auto"/>
            <w:bottom w:val="none" w:sz="0" w:space="0" w:color="auto"/>
            <w:right w:val="none" w:sz="0" w:space="0" w:color="auto"/>
          </w:divBdr>
        </w:div>
        <w:div w:id="2017994567">
          <w:marLeft w:val="1166"/>
          <w:marRight w:val="0"/>
          <w:marTop w:val="96"/>
          <w:marBottom w:val="0"/>
          <w:divBdr>
            <w:top w:val="none" w:sz="0" w:space="0" w:color="auto"/>
            <w:left w:val="none" w:sz="0" w:space="0" w:color="auto"/>
            <w:bottom w:val="none" w:sz="0" w:space="0" w:color="auto"/>
            <w:right w:val="none" w:sz="0" w:space="0" w:color="auto"/>
          </w:divBdr>
        </w:div>
      </w:divsChild>
    </w:div>
    <w:div w:id="751002245">
      <w:bodyDiv w:val="1"/>
      <w:marLeft w:val="0"/>
      <w:marRight w:val="0"/>
      <w:marTop w:val="0"/>
      <w:marBottom w:val="0"/>
      <w:divBdr>
        <w:top w:val="none" w:sz="0" w:space="0" w:color="auto"/>
        <w:left w:val="none" w:sz="0" w:space="0" w:color="auto"/>
        <w:bottom w:val="none" w:sz="0" w:space="0" w:color="auto"/>
        <w:right w:val="none" w:sz="0" w:space="0" w:color="auto"/>
      </w:divBdr>
      <w:divsChild>
        <w:div w:id="1971547198">
          <w:marLeft w:val="0"/>
          <w:marRight w:val="0"/>
          <w:marTop w:val="0"/>
          <w:marBottom w:val="0"/>
          <w:divBdr>
            <w:top w:val="none" w:sz="0" w:space="0" w:color="auto"/>
            <w:left w:val="none" w:sz="0" w:space="0" w:color="auto"/>
            <w:bottom w:val="none" w:sz="0" w:space="0" w:color="auto"/>
            <w:right w:val="none" w:sz="0" w:space="0" w:color="auto"/>
          </w:divBdr>
          <w:divsChild>
            <w:div w:id="692877937">
              <w:marLeft w:val="0"/>
              <w:marRight w:val="0"/>
              <w:marTop w:val="0"/>
              <w:marBottom w:val="0"/>
              <w:divBdr>
                <w:top w:val="none" w:sz="0" w:space="0" w:color="auto"/>
                <w:left w:val="none" w:sz="0" w:space="0" w:color="auto"/>
                <w:bottom w:val="none" w:sz="0" w:space="0" w:color="auto"/>
                <w:right w:val="none" w:sz="0" w:space="0" w:color="auto"/>
              </w:divBdr>
            </w:div>
            <w:div w:id="1472795043">
              <w:marLeft w:val="0"/>
              <w:marRight w:val="0"/>
              <w:marTop w:val="0"/>
              <w:marBottom w:val="0"/>
              <w:divBdr>
                <w:top w:val="none" w:sz="0" w:space="0" w:color="auto"/>
                <w:left w:val="none" w:sz="0" w:space="0" w:color="auto"/>
                <w:bottom w:val="none" w:sz="0" w:space="0" w:color="auto"/>
                <w:right w:val="none" w:sz="0" w:space="0" w:color="auto"/>
              </w:divBdr>
            </w:div>
            <w:div w:id="15476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9061">
      <w:bodyDiv w:val="1"/>
      <w:marLeft w:val="0"/>
      <w:marRight w:val="0"/>
      <w:marTop w:val="0"/>
      <w:marBottom w:val="0"/>
      <w:divBdr>
        <w:top w:val="none" w:sz="0" w:space="0" w:color="auto"/>
        <w:left w:val="none" w:sz="0" w:space="0" w:color="auto"/>
        <w:bottom w:val="none" w:sz="0" w:space="0" w:color="auto"/>
        <w:right w:val="none" w:sz="0" w:space="0" w:color="auto"/>
      </w:divBdr>
    </w:div>
    <w:div w:id="752506444">
      <w:bodyDiv w:val="1"/>
      <w:marLeft w:val="0"/>
      <w:marRight w:val="0"/>
      <w:marTop w:val="0"/>
      <w:marBottom w:val="0"/>
      <w:divBdr>
        <w:top w:val="none" w:sz="0" w:space="0" w:color="auto"/>
        <w:left w:val="none" w:sz="0" w:space="0" w:color="auto"/>
        <w:bottom w:val="none" w:sz="0" w:space="0" w:color="auto"/>
        <w:right w:val="none" w:sz="0" w:space="0" w:color="auto"/>
      </w:divBdr>
      <w:divsChild>
        <w:div w:id="1817911182">
          <w:marLeft w:val="547"/>
          <w:marRight w:val="0"/>
          <w:marTop w:val="106"/>
          <w:marBottom w:val="0"/>
          <w:divBdr>
            <w:top w:val="none" w:sz="0" w:space="0" w:color="auto"/>
            <w:left w:val="none" w:sz="0" w:space="0" w:color="auto"/>
            <w:bottom w:val="none" w:sz="0" w:space="0" w:color="auto"/>
            <w:right w:val="none" w:sz="0" w:space="0" w:color="auto"/>
          </w:divBdr>
        </w:div>
      </w:divsChild>
    </w:div>
    <w:div w:id="752507760">
      <w:bodyDiv w:val="1"/>
      <w:marLeft w:val="0"/>
      <w:marRight w:val="0"/>
      <w:marTop w:val="0"/>
      <w:marBottom w:val="0"/>
      <w:divBdr>
        <w:top w:val="none" w:sz="0" w:space="0" w:color="auto"/>
        <w:left w:val="none" w:sz="0" w:space="0" w:color="auto"/>
        <w:bottom w:val="none" w:sz="0" w:space="0" w:color="auto"/>
        <w:right w:val="none" w:sz="0" w:space="0" w:color="auto"/>
      </w:divBdr>
    </w:div>
    <w:div w:id="752554177">
      <w:bodyDiv w:val="1"/>
      <w:marLeft w:val="0"/>
      <w:marRight w:val="0"/>
      <w:marTop w:val="0"/>
      <w:marBottom w:val="0"/>
      <w:divBdr>
        <w:top w:val="none" w:sz="0" w:space="0" w:color="auto"/>
        <w:left w:val="none" w:sz="0" w:space="0" w:color="auto"/>
        <w:bottom w:val="none" w:sz="0" w:space="0" w:color="auto"/>
        <w:right w:val="none" w:sz="0" w:space="0" w:color="auto"/>
      </w:divBdr>
    </w:div>
    <w:div w:id="752628286">
      <w:bodyDiv w:val="1"/>
      <w:marLeft w:val="0"/>
      <w:marRight w:val="0"/>
      <w:marTop w:val="0"/>
      <w:marBottom w:val="0"/>
      <w:divBdr>
        <w:top w:val="none" w:sz="0" w:space="0" w:color="auto"/>
        <w:left w:val="none" w:sz="0" w:space="0" w:color="auto"/>
        <w:bottom w:val="none" w:sz="0" w:space="0" w:color="auto"/>
        <w:right w:val="none" w:sz="0" w:space="0" w:color="auto"/>
      </w:divBdr>
      <w:divsChild>
        <w:div w:id="1702630682">
          <w:marLeft w:val="1166"/>
          <w:marRight w:val="0"/>
          <w:marTop w:val="96"/>
          <w:marBottom w:val="0"/>
          <w:divBdr>
            <w:top w:val="none" w:sz="0" w:space="0" w:color="auto"/>
            <w:left w:val="none" w:sz="0" w:space="0" w:color="auto"/>
            <w:bottom w:val="none" w:sz="0" w:space="0" w:color="auto"/>
            <w:right w:val="none" w:sz="0" w:space="0" w:color="auto"/>
          </w:divBdr>
        </w:div>
        <w:div w:id="1927297513">
          <w:marLeft w:val="1800"/>
          <w:marRight w:val="0"/>
          <w:marTop w:val="86"/>
          <w:marBottom w:val="0"/>
          <w:divBdr>
            <w:top w:val="none" w:sz="0" w:space="0" w:color="auto"/>
            <w:left w:val="none" w:sz="0" w:space="0" w:color="auto"/>
            <w:bottom w:val="none" w:sz="0" w:space="0" w:color="auto"/>
            <w:right w:val="none" w:sz="0" w:space="0" w:color="auto"/>
          </w:divBdr>
        </w:div>
        <w:div w:id="1937207793">
          <w:marLeft w:val="1166"/>
          <w:marRight w:val="0"/>
          <w:marTop w:val="96"/>
          <w:marBottom w:val="0"/>
          <w:divBdr>
            <w:top w:val="none" w:sz="0" w:space="0" w:color="auto"/>
            <w:left w:val="none" w:sz="0" w:space="0" w:color="auto"/>
            <w:bottom w:val="none" w:sz="0" w:space="0" w:color="auto"/>
            <w:right w:val="none" w:sz="0" w:space="0" w:color="auto"/>
          </w:divBdr>
        </w:div>
        <w:div w:id="2040888777">
          <w:marLeft w:val="547"/>
          <w:marRight w:val="0"/>
          <w:marTop w:val="115"/>
          <w:marBottom w:val="0"/>
          <w:divBdr>
            <w:top w:val="none" w:sz="0" w:space="0" w:color="auto"/>
            <w:left w:val="none" w:sz="0" w:space="0" w:color="auto"/>
            <w:bottom w:val="none" w:sz="0" w:space="0" w:color="auto"/>
            <w:right w:val="none" w:sz="0" w:space="0" w:color="auto"/>
          </w:divBdr>
        </w:div>
      </w:divsChild>
    </w:div>
    <w:div w:id="752698456">
      <w:bodyDiv w:val="1"/>
      <w:marLeft w:val="0"/>
      <w:marRight w:val="0"/>
      <w:marTop w:val="0"/>
      <w:marBottom w:val="0"/>
      <w:divBdr>
        <w:top w:val="none" w:sz="0" w:space="0" w:color="auto"/>
        <w:left w:val="none" w:sz="0" w:space="0" w:color="auto"/>
        <w:bottom w:val="none" w:sz="0" w:space="0" w:color="auto"/>
        <w:right w:val="none" w:sz="0" w:space="0" w:color="auto"/>
      </w:divBdr>
    </w:div>
    <w:div w:id="753549412">
      <w:bodyDiv w:val="1"/>
      <w:marLeft w:val="0"/>
      <w:marRight w:val="0"/>
      <w:marTop w:val="0"/>
      <w:marBottom w:val="0"/>
      <w:divBdr>
        <w:top w:val="none" w:sz="0" w:space="0" w:color="auto"/>
        <w:left w:val="none" w:sz="0" w:space="0" w:color="auto"/>
        <w:bottom w:val="none" w:sz="0" w:space="0" w:color="auto"/>
        <w:right w:val="none" w:sz="0" w:space="0" w:color="auto"/>
      </w:divBdr>
    </w:div>
    <w:div w:id="753939163">
      <w:bodyDiv w:val="1"/>
      <w:marLeft w:val="0"/>
      <w:marRight w:val="0"/>
      <w:marTop w:val="0"/>
      <w:marBottom w:val="0"/>
      <w:divBdr>
        <w:top w:val="none" w:sz="0" w:space="0" w:color="auto"/>
        <w:left w:val="none" w:sz="0" w:space="0" w:color="auto"/>
        <w:bottom w:val="none" w:sz="0" w:space="0" w:color="auto"/>
        <w:right w:val="none" w:sz="0" w:space="0" w:color="auto"/>
      </w:divBdr>
    </w:div>
    <w:div w:id="755201929">
      <w:bodyDiv w:val="1"/>
      <w:marLeft w:val="0"/>
      <w:marRight w:val="0"/>
      <w:marTop w:val="0"/>
      <w:marBottom w:val="0"/>
      <w:divBdr>
        <w:top w:val="none" w:sz="0" w:space="0" w:color="auto"/>
        <w:left w:val="none" w:sz="0" w:space="0" w:color="auto"/>
        <w:bottom w:val="none" w:sz="0" w:space="0" w:color="auto"/>
        <w:right w:val="none" w:sz="0" w:space="0" w:color="auto"/>
      </w:divBdr>
      <w:divsChild>
        <w:div w:id="875776846">
          <w:marLeft w:val="547"/>
          <w:marRight w:val="0"/>
          <w:marTop w:val="154"/>
          <w:marBottom w:val="0"/>
          <w:divBdr>
            <w:top w:val="none" w:sz="0" w:space="0" w:color="auto"/>
            <w:left w:val="none" w:sz="0" w:space="0" w:color="auto"/>
            <w:bottom w:val="none" w:sz="0" w:space="0" w:color="auto"/>
            <w:right w:val="none" w:sz="0" w:space="0" w:color="auto"/>
          </w:divBdr>
        </w:div>
        <w:div w:id="2138794433">
          <w:marLeft w:val="1166"/>
          <w:marRight w:val="0"/>
          <w:marTop w:val="134"/>
          <w:marBottom w:val="0"/>
          <w:divBdr>
            <w:top w:val="none" w:sz="0" w:space="0" w:color="auto"/>
            <w:left w:val="none" w:sz="0" w:space="0" w:color="auto"/>
            <w:bottom w:val="none" w:sz="0" w:space="0" w:color="auto"/>
            <w:right w:val="none" w:sz="0" w:space="0" w:color="auto"/>
          </w:divBdr>
        </w:div>
      </w:divsChild>
    </w:div>
    <w:div w:id="755202875">
      <w:bodyDiv w:val="1"/>
      <w:marLeft w:val="0"/>
      <w:marRight w:val="0"/>
      <w:marTop w:val="0"/>
      <w:marBottom w:val="0"/>
      <w:divBdr>
        <w:top w:val="none" w:sz="0" w:space="0" w:color="auto"/>
        <w:left w:val="none" w:sz="0" w:space="0" w:color="auto"/>
        <w:bottom w:val="none" w:sz="0" w:space="0" w:color="auto"/>
        <w:right w:val="none" w:sz="0" w:space="0" w:color="auto"/>
      </w:divBdr>
    </w:div>
    <w:div w:id="755438863">
      <w:bodyDiv w:val="1"/>
      <w:marLeft w:val="0"/>
      <w:marRight w:val="0"/>
      <w:marTop w:val="0"/>
      <w:marBottom w:val="0"/>
      <w:divBdr>
        <w:top w:val="none" w:sz="0" w:space="0" w:color="auto"/>
        <w:left w:val="none" w:sz="0" w:space="0" w:color="auto"/>
        <w:bottom w:val="none" w:sz="0" w:space="0" w:color="auto"/>
        <w:right w:val="none" w:sz="0" w:space="0" w:color="auto"/>
      </w:divBdr>
    </w:div>
    <w:div w:id="755903663">
      <w:bodyDiv w:val="1"/>
      <w:marLeft w:val="0"/>
      <w:marRight w:val="0"/>
      <w:marTop w:val="0"/>
      <w:marBottom w:val="0"/>
      <w:divBdr>
        <w:top w:val="none" w:sz="0" w:space="0" w:color="auto"/>
        <w:left w:val="none" w:sz="0" w:space="0" w:color="auto"/>
        <w:bottom w:val="none" w:sz="0" w:space="0" w:color="auto"/>
        <w:right w:val="none" w:sz="0" w:space="0" w:color="auto"/>
      </w:divBdr>
      <w:divsChild>
        <w:div w:id="330721311">
          <w:marLeft w:val="1800"/>
          <w:marRight w:val="0"/>
          <w:marTop w:val="77"/>
          <w:marBottom w:val="0"/>
          <w:divBdr>
            <w:top w:val="none" w:sz="0" w:space="0" w:color="auto"/>
            <w:left w:val="none" w:sz="0" w:space="0" w:color="auto"/>
            <w:bottom w:val="none" w:sz="0" w:space="0" w:color="auto"/>
            <w:right w:val="none" w:sz="0" w:space="0" w:color="auto"/>
          </w:divBdr>
        </w:div>
        <w:div w:id="410279946">
          <w:marLeft w:val="1166"/>
          <w:marRight w:val="0"/>
          <w:marTop w:val="96"/>
          <w:marBottom w:val="0"/>
          <w:divBdr>
            <w:top w:val="none" w:sz="0" w:space="0" w:color="auto"/>
            <w:left w:val="none" w:sz="0" w:space="0" w:color="auto"/>
            <w:bottom w:val="none" w:sz="0" w:space="0" w:color="auto"/>
            <w:right w:val="none" w:sz="0" w:space="0" w:color="auto"/>
          </w:divBdr>
        </w:div>
        <w:div w:id="494492711">
          <w:marLeft w:val="547"/>
          <w:marRight w:val="0"/>
          <w:marTop w:val="115"/>
          <w:marBottom w:val="0"/>
          <w:divBdr>
            <w:top w:val="none" w:sz="0" w:space="0" w:color="auto"/>
            <w:left w:val="none" w:sz="0" w:space="0" w:color="auto"/>
            <w:bottom w:val="none" w:sz="0" w:space="0" w:color="auto"/>
            <w:right w:val="none" w:sz="0" w:space="0" w:color="auto"/>
          </w:divBdr>
        </w:div>
        <w:div w:id="911550571">
          <w:marLeft w:val="1166"/>
          <w:marRight w:val="0"/>
          <w:marTop w:val="96"/>
          <w:marBottom w:val="0"/>
          <w:divBdr>
            <w:top w:val="none" w:sz="0" w:space="0" w:color="auto"/>
            <w:left w:val="none" w:sz="0" w:space="0" w:color="auto"/>
            <w:bottom w:val="none" w:sz="0" w:space="0" w:color="auto"/>
            <w:right w:val="none" w:sz="0" w:space="0" w:color="auto"/>
          </w:divBdr>
        </w:div>
        <w:div w:id="950237747">
          <w:marLeft w:val="1166"/>
          <w:marRight w:val="0"/>
          <w:marTop w:val="96"/>
          <w:marBottom w:val="0"/>
          <w:divBdr>
            <w:top w:val="none" w:sz="0" w:space="0" w:color="auto"/>
            <w:left w:val="none" w:sz="0" w:space="0" w:color="auto"/>
            <w:bottom w:val="none" w:sz="0" w:space="0" w:color="auto"/>
            <w:right w:val="none" w:sz="0" w:space="0" w:color="auto"/>
          </w:divBdr>
        </w:div>
        <w:div w:id="1109665757">
          <w:marLeft w:val="1166"/>
          <w:marRight w:val="0"/>
          <w:marTop w:val="96"/>
          <w:marBottom w:val="0"/>
          <w:divBdr>
            <w:top w:val="none" w:sz="0" w:space="0" w:color="auto"/>
            <w:left w:val="none" w:sz="0" w:space="0" w:color="auto"/>
            <w:bottom w:val="none" w:sz="0" w:space="0" w:color="auto"/>
            <w:right w:val="none" w:sz="0" w:space="0" w:color="auto"/>
          </w:divBdr>
        </w:div>
        <w:div w:id="1460413569">
          <w:marLeft w:val="547"/>
          <w:marRight w:val="0"/>
          <w:marTop w:val="115"/>
          <w:marBottom w:val="0"/>
          <w:divBdr>
            <w:top w:val="none" w:sz="0" w:space="0" w:color="auto"/>
            <w:left w:val="none" w:sz="0" w:space="0" w:color="auto"/>
            <w:bottom w:val="none" w:sz="0" w:space="0" w:color="auto"/>
            <w:right w:val="none" w:sz="0" w:space="0" w:color="auto"/>
          </w:divBdr>
        </w:div>
      </w:divsChild>
    </w:div>
    <w:div w:id="756245992">
      <w:bodyDiv w:val="1"/>
      <w:marLeft w:val="0"/>
      <w:marRight w:val="0"/>
      <w:marTop w:val="0"/>
      <w:marBottom w:val="0"/>
      <w:divBdr>
        <w:top w:val="none" w:sz="0" w:space="0" w:color="auto"/>
        <w:left w:val="none" w:sz="0" w:space="0" w:color="auto"/>
        <w:bottom w:val="none" w:sz="0" w:space="0" w:color="auto"/>
        <w:right w:val="none" w:sz="0" w:space="0" w:color="auto"/>
      </w:divBdr>
      <w:divsChild>
        <w:div w:id="1190989946">
          <w:marLeft w:val="0"/>
          <w:marRight w:val="0"/>
          <w:marTop w:val="0"/>
          <w:marBottom w:val="0"/>
          <w:divBdr>
            <w:top w:val="none" w:sz="0" w:space="0" w:color="auto"/>
            <w:left w:val="none" w:sz="0" w:space="0" w:color="auto"/>
            <w:bottom w:val="none" w:sz="0" w:space="0" w:color="auto"/>
            <w:right w:val="none" w:sz="0" w:space="0" w:color="auto"/>
          </w:divBdr>
        </w:div>
      </w:divsChild>
    </w:div>
    <w:div w:id="760570846">
      <w:bodyDiv w:val="1"/>
      <w:marLeft w:val="0"/>
      <w:marRight w:val="0"/>
      <w:marTop w:val="0"/>
      <w:marBottom w:val="0"/>
      <w:divBdr>
        <w:top w:val="none" w:sz="0" w:space="0" w:color="auto"/>
        <w:left w:val="none" w:sz="0" w:space="0" w:color="auto"/>
        <w:bottom w:val="none" w:sz="0" w:space="0" w:color="auto"/>
        <w:right w:val="none" w:sz="0" w:space="0" w:color="auto"/>
      </w:divBdr>
    </w:div>
    <w:div w:id="760836368">
      <w:bodyDiv w:val="1"/>
      <w:marLeft w:val="0"/>
      <w:marRight w:val="0"/>
      <w:marTop w:val="0"/>
      <w:marBottom w:val="0"/>
      <w:divBdr>
        <w:top w:val="none" w:sz="0" w:space="0" w:color="auto"/>
        <w:left w:val="none" w:sz="0" w:space="0" w:color="auto"/>
        <w:bottom w:val="none" w:sz="0" w:space="0" w:color="auto"/>
        <w:right w:val="none" w:sz="0" w:space="0" w:color="auto"/>
      </w:divBdr>
    </w:div>
    <w:div w:id="762608113">
      <w:bodyDiv w:val="1"/>
      <w:marLeft w:val="0"/>
      <w:marRight w:val="0"/>
      <w:marTop w:val="0"/>
      <w:marBottom w:val="0"/>
      <w:divBdr>
        <w:top w:val="none" w:sz="0" w:space="0" w:color="auto"/>
        <w:left w:val="none" w:sz="0" w:space="0" w:color="auto"/>
        <w:bottom w:val="none" w:sz="0" w:space="0" w:color="auto"/>
        <w:right w:val="none" w:sz="0" w:space="0" w:color="auto"/>
      </w:divBdr>
    </w:div>
    <w:div w:id="763304337">
      <w:bodyDiv w:val="1"/>
      <w:marLeft w:val="0"/>
      <w:marRight w:val="0"/>
      <w:marTop w:val="0"/>
      <w:marBottom w:val="0"/>
      <w:divBdr>
        <w:top w:val="none" w:sz="0" w:space="0" w:color="auto"/>
        <w:left w:val="none" w:sz="0" w:space="0" w:color="auto"/>
        <w:bottom w:val="none" w:sz="0" w:space="0" w:color="auto"/>
        <w:right w:val="none" w:sz="0" w:space="0" w:color="auto"/>
      </w:divBdr>
      <w:divsChild>
        <w:div w:id="240603766">
          <w:marLeft w:val="547"/>
          <w:marRight w:val="0"/>
          <w:marTop w:val="106"/>
          <w:marBottom w:val="0"/>
          <w:divBdr>
            <w:top w:val="none" w:sz="0" w:space="0" w:color="auto"/>
            <w:left w:val="none" w:sz="0" w:space="0" w:color="auto"/>
            <w:bottom w:val="none" w:sz="0" w:space="0" w:color="auto"/>
            <w:right w:val="none" w:sz="0" w:space="0" w:color="auto"/>
          </w:divBdr>
        </w:div>
        <w:div w:id="372192196">
          <w:marLeft w:val="1166"/>
          <w:marRight w:val="0"/>
          <w:marTop w:val="106"/>
          <w:marBottom w:val="0"/>
          <w:divBdr>
            <w:top w:val="none" w:sz="0" w:space="0" w:color="auto"/>
            <w:left w:val="none" w:sz="0" w:space="0" w:color="auto"/>
            <w:bottom w:val="none" w:sz="0" w:space="0" w:color="auto"/>
            <w:right w:val="none" w:sz="0" w:space="0" w:color="auto"/>
          </w:divBdr>
        </w:div>
        <w:div w:id="818807743">
          <w:marLeft w:val="547"/>
          <w:marRight w:val="0"/>
          <w:marTop w:val="106"/>
          <w:marBottom w:val="0"/>
          <w:divBdr>
            <w:top w:val="none" w:sz="0" w:space="0" w:color="auto"/>
            <w:left w:val="none" w:sz="0" w:space="0" w:color="auto"/>
            <w:bottom w:val="none" w:sz="0" w:space="0" w:color="auto"/>
            <w:right w:val="none" w:sz="0" w:space="0" w:color="auto"/>
          </w:divBdr>
        </w:div>
        <w:div w:id="1781683048">
          <w:marLeft w:val="547"/>
          <w:marRight w:val="0"/>
          <w:marTop w:val="106"/>
          <w:marBottom w:val="0"/>
          <w:divBdr>
            <w:top w:val="none" w:sz="0" w:space="0" w:color="auto"/>
            <w:left w:val="none" w:sz="0" w:space="0" w:color="auto"/>
            <w:bottom w:val="none" w:sz="0" w:space="0" w:color="auto"/>
            <w:right w:val="none" w:sz="0" w:space="0" w:color="auto"/>
          </w:divBdr>
        </w:div>
        <w:div w:id="1801026780">
          <w:marLeft w:val="547"/>
          <w:marRight w:val="0"/>
          <w:marTop w:val="106"/>
          <w:marBottom w:val="0"/>
          <w:divBdr>
            <w:top w:val="none" w:sz="0" w:space="0" w:color="auto"/>
            <w:left w:val="none" w:sz="0" w:space="0" w:color="auto"/>
            <w:bottom w:val="none" w:sz="0" w:space="0" w:color="auto"/>
            <w:right w:val="none" w:sz="0" w:space="0" w:color="auto"/>
          </w:divBdr>
        </w:div>
        <w:div w:id="1991514113">
          <w:marLeft w:val="1166"/>
          <w:marRight w:val="0"/>
          <w:marTop w:val="106"/>
          <w:marBottom w:val="0"/>
          <w:divBdr>
            <w:top w:val="none" w:sz="0" w:space="0" w:color="auto"/>
            <w:left w:val="none" w:sz="0" w:space="0" w:color="auto"/>
            <w:bottom w:val="none" w:sz="0" w:space="0" w:color="auto"/>
            <w:right w:val="none" w:sz="0" w:space="0" w:color="auto"/>
          </w:divBdr>
        </w:div>
      </w:divsChild>
    </w:div>
    <w:div w:id="764347384">
      <w:bodyDiv w:val="1"/>
      <w:marLeft w:val="0"/>
      <w:marRight w:val="0"/>
      <w:marTop w:val="0"/>
      <w:marBottom w:val="0"/>
      <w:divBdr>
        <w:top w:val="none" w:sz="0" w:space="0" w:color="auto"/>
        <w:left w:val="none" w:sz="0" w:space="0" w:color="auto"/>
        <w:bottom w:val="none" w:sz="0" w:space="0" w:color="auto"/>
        <w:right w:val="none" w:sz="0" w:space="0" w:color="auto"/>
      </w:divBdr>
    </w:div>
    <w:div w:id="766460292">
      <w:bodyDiv w:val="1"/>
      <w:marLeft w:val="0"/>
      <w:marRight w:val="0"/>
      <w:marTop w:val="0"/>
      <w:marBottom w:val="0"/>
      <w:divBdr>
        <w:top w:val="none" w:sz="0" w:space="0" w:color="auto"/>
        <w:left w:val="none" w:sz="0" w:space="0" w:color="auto"/>
        <w:bottom w:val="none" w:sz="0" w:space="0" w:color="auto"/>
        <w:right w:val="none" w:sz="0" w:space="0" w:color="auto"/>
      </w:divBdr>
    </w:div>
    <w:div w:id="766852970">
      <w:bodyDiv w:val="1"/>
      <w:marLeft w:val="0"/>
      <w:marRight w:val="0"/>
      <w:marTop w:val="0"/>
      <w:marBottom w:val="0"/>
      <w:divBdr>
        <w:top w:val="none" w:sz="0" w:space="0" w:color="auto"/>
        <w:left w:val="none" w:sz="0" w:space="0" w:color="auto"/>
        <w:bottom w:val="none" w:sz="0" w:space="0" w:color="auto"/>
        <w:right w:val="none" w:sz="0" w:space="0" w:color="auto"/>
      </w:divBdr>
    </w:div>
    <w:div w:id="766971037">
      <w:bodyDiv w:val="1"/>
      <w:marLeft w:val="0"/>
      <w:marRight w:val="0"/>
      <w:marTop w:val="0"/>
      <w:marBottom w:val="0"/>
      <w:divBdr>
        <w:top w:val="none" w:sz="0" w:space="0" w:color="auto"/>
        <w:left w:val="none" w:sz="0" w:space="0" w:color="auto"/>
        <w:bottom w:val="none" w:sz="0" w:space="0" w:color="auto"/>
        <w:right w:val="none" w:sz="0" w:space="0" w:color="auto"/>
      </w:divBdr>
      <w:divsChild>
        <w:div w:id="169638499">
          <w:marLeft w:val="547"/>
          <w:marRight w:val="0"/>
          <w:marTop w:val="120"/>
          <w:marBottom w:val="0"/>
          <w:divBdr>
            <w:top w:val="none" w:sz="0" w:space="0" w:color="auto"/>
            <w:left w:val="none" w:sz="0" w:space="0" w:color="auto"/>
            <w:bottom w:val="none" w:sz="0" w:space="0" w:color="auto"/>
            <w:right w:val="none" w:sz="0" w:space="0" w:color="auto"/>
          </w:divBdr>
        </w:div>
        <w:div w:id="574557339">
          <w:marLeft w:val="547"/>
          <w:marRight w:val="0"/>
          <w:marTop w:val="115"/>
          <w:marBottom w:val="0"/>
          <w:divBdr>
            <w:top w:val="none" w:sz="0" w:space="0" w:color="auto"/>
            <w:left w:val="none" w:sz="0" w:space="0" w:color="auto"/>
            <w:bottom w:val="none" w:sz="0" w:space="0" w:color="auto"/>
            <w:right w:val="none" w:sz="0" w:space="0" w:color="auto"/>
          </w:divBdr>
        </w:div>
        <w:div w:id="705644183">
          <w:marLeft w:val="547"/>
          <w:marRight w:val="0"/>
          <w:marTop w:val="115"/>
          <w:marBottom w:val="0"/>
          <w:divBdr>
            <w:top w:val="none" w:sz="0" w:space="0" w:color="auto"/>
            <w:left w:val="none" w:sz="0" w:space="0" w:color="auto"/>
            <w:bottom w:val="none" w:sz="0" w:space="0" w:color="auto"/>
            <w:right w:val="none" w:sz="0" w:space="0" w:color="auto"/>
          </w:divBdr>
        </w:div>
        <w:div w:id="1072898129">
          <w:marLeft w:val="547"/>
          <w:marRight w:val="0"/>
          <w:marTop w:val="120"/>
          <w:marBottom w:val="0"/>
          <w:divBdr>
            <w:top w:val="none" w:sz="0" w:space="0" w:color="auto"/>
            <w:left w:val="none" w:sz="0" w:space="0" w:color="auto"/>
            <w:bottom w:val="none" w:sz="0" w:space="0" w:color="auto"/>
            <w:right w:val="none" w:sz="0" w:space="0" w:color="auto"/>
          </w:divBdr>
        </w:div>
      </w:divsChild>
    </w:div>
    <w:div w:id="766996748">
      <w:bodyDiv w:val="1"/>
      <w:marLeft w:val="0"/>
      <w:marRight w:val="0"/>
      <w:marTop w:val="0"/>
      <w:marBottom w:val="0"/>
      <w:divBdr>
        <w:top w:val="none" w:sz="0" w:space="0" w:color="auto"/>
        <w:left w:val="none" w:sz="0" w:space="0" w:color="auto"/>
        <w:bottom w:val="none" w:sz="0" w:space="0" w:color="auto"/>
        <w:right w:val="none" w:sz="0" w:space="0" w:color="auto"/>
      </w:divBdr>
    </w:div>
    <w:div w:id="767234059">
      <w:bodyDiv w:val="1"/>
      <w:marLeft w:val="0"/>
      <w:marRight w:val="0"/>
      <w:marTop w:val="0"/>
      <w:marBottom w:val="0"/>
      <w:divBdr>
        <w:top w:val="none" w:sz="0" w:space="0" w:color="auto"/>
        <w:left w:val="none" w:sz="0" w:space="0" w:color="auto"/>
        <w:bottom w:val="none" w:sz="0" w:space="0" w:color="auto"/>
        <w:right w:val="none" w:sz="0" w:space="0" w:color="auto"/>
      </w:divBdr>
    </w:div>
    <w:div w:id="767778898">
      <w:bodyDiv w:val="1"/>
      <w:marLeft w:val="0"/>
      <w:marRight w:val="0"/>
      <w:marTop w:val="0"/>
      <w:marBottom w:val="0"/>
      <w:divBdr>
        <w:top w:val="none" w:sz="0" w:space="0" w:color="auto"/>
        <w:left w:val="none" w:sz="0" w:space="0" w:color="auto"/>
        <w:bottom w:val="none" w:sz="0" w:space="0" w:color="auto"/>
        <w:right w:val="none" w:sz="0" w:space="0" w:color="auto"/>
      </w:divBdr>
    </w:div>
    <w:div w:id="768506293">
      <w:bodyDiv w:val="1"/>
      <w:marLeft w:val="0"/>
      <w:marRight w:val="0"/>
      <w:marTop w:val="0"/>
      <w:marBottom w:val="0"/>
      <w:divBdr>
        <w:top w:val="none" w:sz="0" w:space="0" w:color="auto"/>
        <w:left w:val="none" w:sz="0" w:space="0" w:color="auto"/>
        <w:bottom w:val="none" w:sz="0" w:space="0" w:color="auto"/>
        <w:right w:val="none" w:sz="0" w:space="0" w:color="auto"/>
      </w:divBdr>
    </w:div>
    <w:div w:id="769664488">
      <w:bodyDiv w:val="1"/>
      <w:marLeft w:val="0"/>
      <w:marRight w:val="0"/>
      <w:marTop w:val="0"/>
      <w:marBottom w:val="0"/>
      <w:divBdr>
        <w:top w:val="none" w:sz="0" w:space="0" w:color="auto"/>
        <w:left w:val="none" w:sz="0" w:space="0" w:color="auto"/>
        <w:bottom w:val="none" w:sz="0" w:space="0" w:color="auto"/>
        <w:right w:val="none" w:sz="0" w:space="0" w:color="auto"/>
      </w:divBdr>
    </w:div>
    <w:div w:id="770247419">
      <w:bodyDiv w:val="1"/>
      <w:marLeft w:val="0"/>
      <w:marRight w:val="0"/>
      <w:marTop w:val="0"/>
      <w:marBottom w:val="0"/>
      <w:divBdr>
        <w:top w:val="none" w:sz="0" w:space="0" w:color="auto"/>
        <w:left w:val="none" w:sz="0" w:space="0" w:color="auto"/>
        <w:bottom w:val="none" w:sz="0" w:space="0" w:color="auto"/>
        <w:right w:val="none" w:sz="0" w:space="0" w:color="auto"/>
      </w:divBdr>
      <w:divsChild>
        <w:div w:id="1212426631">
          <w:marLeft w:val="1166"/>
          <w:marRight w:val="0"/>
          <w:marTop w:val="86"/>
          <w:marBottom w:val="0"/>
          <w:divBdr>
            <w:top w:val="none" w:sz="0" w:space="0" w:color="auto"/>
            <w:left w:val="none" w:sz="0" w:space="0" w:color="auto"/>
            <w:bottom w:val="none" w:sz="0" w:space="0" w:color="auto"/>
            <w:right w:val="none" w:sz="0" w:space="0" w:color="auto"/>
          </w:divBdr>
        </w:div>
        <w:div w:id="1385789234">
          <w:marLeft w:val="547"/>
          <w:marRight w:val="0"/>
          <w:marTop w:val="86"/>
          <w:marBottom w:val="0"/>
          <w:divBdr>
            <w:top w:val="none" w:sz="0" w:space="0" w:color="auto"/>
            <w:left w:val="none" w:sz="0" w:space="0" w:color="auto"/>
            <w:bottom w:val="none" w:sz="0" w:space="0" w:color="auto"/>
            <w:right w:val="none" w:sz="0" w:space="0" w:color="auto"/>
          </w:divBdr>
        </w:div>
        <w:div w:id="1885095655">
          <w:marLeft w:val="547"/>
          <w:marRight w:val="0"/>
          <w:marTop w:val="86"/>
          <w:marBottom w:val="0"/>
          <w:divBdr>
            <w:top w:val="none" w:sz="0" w:space="0" w:color="auto"/>
            <w:left w:val="none" w:sz="0" w:space="0" w:color="auto"/>
            <w:bottom w:val="none" w:sz="0" w:space="0" w:color="auto"/>
            <w:right w:val="none" w:sz="0" w:space="0" w:color="auto"/>
          </w:divBdr>
        </w:div>
      </w:divsChild>
    </w:div>
    <w:div w:id="770510415">
      <w:bodyDiv w:val="1"/>
      <w:marLeft w:val="0"/>
      <w:marRight w:val="0"/>
      <w:marTop w:val="0"/>
      <w:marBottom w:val="0"/>
      <w:divBdr>
        <w:top w:val="none" w:sz="0" w:space="0" w:color="auto"/>
        <w:left w:val="none" w:sz="0" w:space="0" w:color="auto"/>
        <w:bottom w:val="none" w:sz="0" w:space="0" w:color="auto"/>
        <w:right w:val="none" w:sz="0" w:space="0" w:color="auto"/>
      </w:divBdr>
    </w:div>
    <w:div w:id="771165059">
      <w:bodyDiv w:val="1"/>
      <w:marLeft w:val="0"/>
      <w:marRight w:val="0"/>
      <w:marTop w:val="0"/>
      <w:marBottom w:val="0"/>
      <w:divBdr>
        <w:top w:val="none" w:sz="0" w:space="0" w:color="auto"/>
        <w:left w:val="none" w:sz="0" w:space="0" w:color="auto"/>
        <w:bottom w:val="none" w:sz="0" w:space="0" w:color="auto"/>
        <w:right w:val="none" w:sz="0" w:space="0" w:color="auto"/>
      </w:divBdr>
    </w:div>
    <w:div w:id="772434450">
      <w:bodyDiv w:val="1"/>
      <w:marLeft w:val="0"/>
      <w:marRight w:val="0"/>
      <w:marTop w:val="0"/>
      <w:marBottom w:val="0"/>
      <w:divBdr>
        <w:top w:val="none" w:sz="0" w:space="0" w:color="auto"/>
        <w:left w:val="none" w:sz="0" w:space="0" w:color="auto"/>
        <w:bottom w:val="none" w:sz="0" w:space="0" w:color="auto"/>
        <w:right w:val="none" w:sz="0" w:space="0" w:color="auto"/>
      </w:divBdr>
    </w:div>
    <w:div w:id="772941012">
      <w:bodyDiv w:val="1"/>
      <w:marLeft w:val="0"/>
      <w:marRight w:val="0"/>
      <w:marTop w:val="0"/>
      <w:marBottom w:val="0"/>
      <w:divBdr>
        <w:top w:val="none" w:sz="0" w:space="0" w:color="auto"/>
        <w:left w:val="none" w:sz="0" w:space="0" w:color="auto"/>
        <w:bottom w:val="none" w:sz="0" w:space="0" w:color="auto"/>
        <w:right w:val="none" w:sz="0" w:space="0" w:color="auto"/>
      </w:divBdr>
    </w:div>
    <w:div w:id="774327985">
      <w:bodyDiv w:val="1"/>
      <w:marLeft w:val="0"/>
      <w:marRight w:val="0"/>
      <w:marTop w:val="0"/>
      <w:marBottom w:val="0"/>
      <w:divBdr>
        <w:top w:val="none" w:sz="0" w:space="0" w:color="auto"/>
        <w:left w:val="none" w:sz="0" w:space="0" w:color="auto"/>
        <w:bottom w:val="none" w:sz="0" w:space="0" w:color="auto"/>
        <w:right w:val="none" w:sz="0" w:space="0" w:color="auto"/>
      </w:divBdr>
      <w:divsChild>
        <w:div w:id="6490782">
          <w:marLeft w:val="547"/>
          <w:marRight w:val="0"/>
          <w:marTop w:val="115"/>
          <w:marBottom w:val="0"/>
          <w:divBdr>
            <w:top w:val="none" w:sz="0" w:space="0" w:color="auto"/>
            <w:left w:val="none" w:sz="0" w:space="0" w:color="auto"/>
            <w:bottom w:val="none" w:sz="0" w:space="0" w:color="auto"/>
            <w:right w:val="none" w:sz="0" w:space="0" w:color="auto"/>
          </w:divBdr>
        </w:div>
        <w:div w:id="508060437">
          <w:marLeft w:val="1166"/>
          <w:marRight w:val="0"/>
          <w:marTop w:val="96"/>
          <w:marBottom w:val="0"/>
          <w:divBdr>
            <w:top w:val="none" w:sz="0" w:space="0" w:color="auto"/>
            <w:left w:val="none" w:sz="0" w:space="0" w:color="auto"/>
            <w:bottom w:val="none" w:sz="0" w:space="0" w:color="auto"/>
            <w:right w:val="none" w:sz="0" w:space="0" w:color="auto"/>
          </w:divBdr>
        </w:div>
        <w:div w:id="835726920">
          <w:marLeft w:val="547"/>
          <w:marRight w:val="0"/>
          <w:marTop w:val="115"/>
          <w:marBottom w:val="0"/>
          <w:divBdr>
            <w:top w:val="none" w:sz="0" w:space="0" w:color="auto"/>
            <w:left w:val="none" w:sz="0" w:space="0" w:color="auto"/>
            <w:bottom w:val="none" w:sz="0" w:space="0" w:color="auto"/>
            <w:right w:val="none" w:sz="0" w:space="0" w:color="auto"/>
          </w:divBdr>
        </w:div>
        <w:div w:id="972102854">
          <w:marLeft w:val="547"/>
          <w:marRight w:val="0"/>
          <w:marTop w:val="115"/>
          <w:marBottom w:val="0"/>
          <w:divBdr>
            <w:top w:val="none" w:sz="0" w:space="0" w:color="auto"/>
            <w:left w:val="none" w:sz="0" w:space="0" w:color="auto"/>
            <w:bottom w:val="none" w:sz="0" w:space="0" w:color="auto"/>
            <w:right w:val="none" w:sz="0" w:space="0" w:color="auto"/>
          </w:divBdr>
        </w:div>
        <w:div w:id="1041440067">
          <w:marLeft w:val="1166"/>
          <w:marRight w:val="0"/>
          <w:marTop w:val="96"/>
          <w:marBottom w:val="0"/>
          <w:divBdr>
            <w:top w:val="none" w:sz="0" w:space="0" w:color="auto"/>
            <w:left w:val="none" w:sz="0" w:space="0" w:color="auto"/>
            <w:bottom w:val="none" w:sz="0" w:space="0" w:color="auto"/>
            <w:right w:val="none" w:sz="0" w:space="0" w:color="auto"/>
          </w:divBdr>
        </w:div>
        <w:div w:id="1042706252">
          <w:marLeft w:val="1166"/>
          <w:marRight w:val="0"/>
          <w:marTop w:val="96"/>
          <w:marBottom w:val="0"/>
          <w:divBdr>
            <w:top w:val="none" w:sz="0" w:space="0" w:color="auto"/>
            <w:left w:val="none" w:sz="0" w:space="0" w:color="auto"/>
            <w:bottom w:val="none" w:sz="0" w:space="0" w:color="auto"/>
            <w:right w:val="none" w:sz="0" w:space="0" w:color="auto"/>
          </w:divBdr>
        </w:div>
        <w:div w:id="1435594123">
          <w:marLeft w:val="1166"/>
          <w:marRight w:val="0"/>
          <w:marTop w:val="96"/>
          <w:marBottom w:val="0"/>
          <w:divBdr>
            <w:top w:val="none" w:sz="0" w:space="0" w:color="auto"/>
            <w:left w:val="none" w:sz="0" w:space="0" w:color="auto"/>
            <w:bottom w:val="none" w:sz="0" w:space="0" w:color="auto"/>
            <w:right w:val="none" w:sz="0" w:space="0" w:color="auto"/>
          </w:divBdr>
        </w:div>
        <w:div w:id="1817214266">
          <w:marLeft w:val="1166"/>
          <w:marRight w:val="0"/>
          <w:marTop w:val="96"/>
          <w:marBottom w:val="0"/>
          <w:divBdr>
            <w:top w:val="none" w:sz="0" w:space="0" w:color="auto"/>
            <w:left w:val="none" w:sz="0" w:space="0" w:color="auto"/>
            <w:bottom w:val="none" w:sz="0" w:space="0" w:color="auto"/>
            <w:right w:val="none" w:sz="0" w:space="0" w:color="auto"/>
          </w:divBdr>
        </w:div>
        <w:div w:id="1885631996">
          <w:marLeft w:val="1800"/>
          <w:marRight w:val="0"/>
          <w:marTop w:val="86"/>
          <w:marBottom w:val="0"/>
          <w:divBdr>
            <w:top w:val="none" w:sz="0" w:space="0" w:color="auto"/>
            <w:left w:val="none" w:sz="0" w:space="0" w:color="auto"/>
            <w:bottom w:val="none" w:sz="0" w:space="0" w:color="auto"/>
            <w:right w:val="none" w:sz="0" w:space="0" w:color="auto"/>
          </w:divBdr>
        </w:div>
        <w:div w:id="1971857109">
          <w:marLeft w:val="547"/>
          <w:marRight w:val="0"/>
          <w:marTop w:val="115"/>
          <w:marBottom w:val="0"/>
          <w:divBdr>
            <w:top w:val="none" w:sz="0" w:space="0" w:color="auto"/>
            <w:left w:val="none" w:sz="0" w:space="0" w:color="auto"/>
            <w:bottom w:val="none" w:sz="0" w:space="0" w:color="auto"/>
            <w:right w:val="none" w:sz="0" w:space="0" w:color="auto"/>
          </w:divBdr>
        </w:div>
      </w:divsChild>
    </w:div>
    <w:div w:id="775249580">
      <w:bodyDiv w:val="1"/>
      <w:marLeft w:val="0"/>
      <w:marRight w:val="0"/>
      <w:marTop w:val="0"/>
      <w:marBottom w:val="0"/>
      <w:divBdr>
        <w:top w:val="none" w:sz="0" w:space="0" w:color="auto"/>
        <w:left w:val="none" w:sz="0" w:space="0" w:color="auto"/>
        <w:bottom w:val="none" w:sz="0" w:space="0" w:color="auto"/>
        <w:right w:val="none" w:sz="0" w:space="0" w:color="auto"/>
      </w:divBdr>
    </w:div>
    <w:div w:id="775371141">
      <w:bodyDiv w:val="1"/>
      <w:marLeft w:val="0"/>
      <w:marRight w:val="0"/>
      <w:marTop w:val="0"/>
      <w:marBottom w:val="0"/>
      <w:divBdr>
        <w:top w:val="none" w:sz="0" w:space="0" w:color="auto"/>
        <w:left w:val="none" w:sz="0" w:space="0" w:color="auto"/>
        <w:bottom w:val="none" w:sz="0" w:space="0" w:color="auto"/>
        <w:right w:val="none" w:sz="0" w:space="0" w:color="auto"/>
      </w:divBdr>
      <w:divsChild>
        <w:div w:id="125007011">
          <w:marLeft w:val="547"/>
          <w:marRight w:val="0"/>
          <w:marTop w:val="96"/>
          <w:marBottom w:val="0"/>
          <w:divBdr>
            <w:top w:val="none" w:sz="0" w:space="0" w:color="auto"/>
            <w:left w:val="none" w:sz="0" w:space="0" w:color="auto"/>
            <w:bottom w:val="none" w:sz="0" w:space="0" w:color="auto"/>
            <w:right w:val="none" w:sz="0" w:space="0" w:color="auto"/>
          </w:divBdr>
        </w:div>
        <w:div w:id="151682367">
          <w:marLeft w:val="547"/>
          <w:marRight w:val="0"/>
          <w:marTop w:val="96"/>
          <w:marBottom w:val="0"/>
          <w:divBdr>
            <w:top w:val="none" w:sz="0" w:space="0" w:color="auto"/>
            <w:left w:val="none" w:sz="0" w:space="0" w:color="auto"/>
            <w:bottom w:val="none" w:sz="0" w:space="0" w:color="auto"/>
            <w:right w:val="none" w:sz="0" w:space="0" w:color="auto"/>
          </w:divBdr>
        </w:div>
        <w:div w:id="913051862">
          <w:marLeft w:val="547"/>
          <w:marRight w:val="0"/>
          <w:marTop w:val="96"/>
          <w:marBottom w:val="0"/>
          <w:divBdr>
            <w:top w:val="none" w:sz="0" w:space="0" w:color="auto"/>
            <w:left w:val="none" w:sz="0" w:space="0" w:color="auto"/>
            <w:bottom w:val="none" w:sz="0" w:space="0" w:color="auto"/>
            <w:right w:val="none" w:sz="0" w:space="0" w:color="auto"/>
          </w:divBdr>
        </w:div>
        <w:div w:id="982076853">
          <w:marLeft w:val="547"/>
          <w:marRight w:val="0"/>
          <w:marTop w:val="96"/>
          <w:marBottom w:val="0"/>
          <w:divBdr>
            <w:top w:val="none" w:sz="0" w:space="0" w:color="auto"/>
            <w:left w:val="none" w:sz="0" w:space="0" w:color="auto"/>
            <w:bottom w:val="none" w:sz="0" w:space="0" w:color="auto"/>
            <w:right w:val="none" w:sz="0" w:space="0" w:color="auto"/>
          </w:divBdr>
        </w:div>
        <w:div w:id="1138186220">
          <w:marLeft w:val="1166"/>
          <w:marRight w:val="0"/>
          <w:marTop w:val="77"/>
          <w:marBottom w:val="0"/>
          <w:divBdr>
            <w:top w:val="none" w:sz="0" w:space="0" w:color="auto"/>
            <w:left w:val="none" w:sz="0" w:space="0" w:color="auto"/>
            <w:bottom w:val="none" w:sz="0" w:space="0" w:color="auto"/>
            <w:right w:val="none" w:sz="0" w:space="0" w:color="auto"/>
          </w:divBdr>
        </w:div>
        <w:div w:id="1798328326">
          <w:marLeft w:val="547"/>
          <w:marRight w:val="0"/>
          <w:marTop w:val="96"/>
          <w:marBottom w:val="0"/>
          <w:divBdr>
            <w:top w:val="none" w:sz="0" w:space="0" w:color="auto"/>
            <w:left w:val="none" w:sz="0" w:space="0" w:color="auto"/>
            <w:bottom w:val="none" w:sz="0" w:space="0" w:color="auto"/>
            <w:right w:val="none" w:sz="0" w:space="0" w:color="auto"/>
          </w:divBdr>
        </w:div>
        <w:div w:id="1893079080">
          <w:marLeft w:val="1166"/>
          <w:marRight w:val="0"/>
          <w:marTop w:val="77"/>
          <w:marBottom w:val="0"/>
          <w:divBdr>
            <w:top w:val="none" w:sz="0" w:space="0" w:color="auto"/>
            <w:left w:val="none" w:sz="0" w:space="0" w:color="auto"/>
            <w:bottom w:val="none" w:sz="0" w:space="0" w:color="auto"/>
            <w:right w:val="none" w:sz="0" w:space="0" w:color="auto"/>
          </w:divBdr>
        </w:div>
      </w:divsChild>
    </w:div>
    <w:div w:id="775563349">
      <w:bodyDiv w:val="1"/>
      <w:marLeft w:val="0"/>
      <w:marRight w:val="0"/>
      <w:marTop w:val="0"/>
      <w:marBottom w:val="0"/>
      <w:divBdr>
        <w:top w:val="none" w:sz="0" w:space="0" w:color="auto"/>
        <w:left w:val="none" w:sz="0" w:space="0" w:color="auto"/>
        <w:bottom w:val="none" w:sz="0" w:space="0" w:color="auto"/>
        <w:right w:val="none" w:sz="0" w:space="0" w:color="auto"/>
      </w:divBdr>
      <w:divsChild>
        <w:div w:id="1470826404">
          <w:marLeft w:val="547"/>
          <w:marRight w:val="0"/>
          <w:marTop w:val="154"/>
          <w:marBottom w:val="0"/>
          <w:divBdr>
            <w:top w:val="none" w:sz="0" w:space="0" w:color="auto"/>
            <w:left w:val="none" w:sz="0" w:space="0" w:color="auto"/>
            <w:bottom w:val="none" w:sz="0" w:space="0" w:color="auto"/>
            <w:right w:val="none" w:sz="0" w:space="0" w:color="auto"/>
          </w:divBdr>
        </w:div>
      </w:divsChild>
    </w:div>
    <w:div w:id="775948151">
      <w:bodyDiv w:val="1"/>
      <w:marLeft w:val="0"/>
      <w:marRight w:val="0"/>
      <w:marTop w:val="0"/>
      <w:marBottom w:val="0"/>
      <w:divBdr>
        <w:top w:val="none" w:sz="0" w:space="0" w:color="auto"/>
        <w:left w:val="none" w:sz="0" w:space="0" w:color="auto"/>
        <w:bottom w:val="none" w:sz="0" w:space="0" w:color="auto"/>
        <w:right w:val="none" w:sz="0" w:space="0" w:color="auto"/>
      </w:divBdr>
      <w:divsChild>
        <w:div w:id="66416303">
          <w:marLeft w:val="1800"/>
          <w:marRight w:val="0"/>
          <w:marTop w:val="77"/>
          <w:marBottom w:val="0"/>
          <w:divBdr>
            <w:top w:val="none" w:sz="0" w:space="0" w:color="auto"/>
            <w:left w:val="none" w:sz="0" w:space="0" w:color="auto"/>
            <w:bottom w:val="none" w:sz="0" w:space="0" w:color="auto"/>
            <w:right w:val="none" w:sz="0" w:space="0" w:color="auto"/>
          </w:divBdr>
        </w:div>
        <w:div w:id="111829982">
          <w:marLeft w:val="1800"/>
          <w:marRight w:val="0"/>
          <w:marTop w:val="77"/>
          <w:marBottom w:val="0"/>
          <w:divBdr>
            <w:top w:val="none" w:sz="0" w:space="0" w:color="auto"/>
            <w:left w:val="none" w:sz="0" w:space="0" w:color="auto"/>
            <w:bottom w:val="none" w:sz="0" w:space="0" w:color="auto"/>
            <w:right w:val="none" w:sz="0" w:space="0" w:color="auto"/>
          </w:divBdr>
        </w:div>
        <w:div w:id="207647471">
          <w:marLeft w:val="1800"/>
          <w:marRight w:val="0"/>
          <w:marTop w:val="77"/>
          <w:marBottom w:val="0"/>
          <w:divBdr>
            <w:top w:val="none" w:sz="0" w:space="0" w:color="auto"/>
            <w:left w:val="none" w:sz="0" w:space="0" w:color="auto"/>
            <w:bottom w:val="none" w:sz="0" w:space="0" w:color="auto"/>
            <w:right w:val="none" w:sz="0" w:space="0" w:color="auto"/>
          </w:divBdr>
        </w:div>
        <w:div w:id="324868328">
          <w:marLeft w:val="1166"/>
          <w:marRight w:val="0"/>
          <w:marTop w:val="86"/>
          <w:marBottom w:val="0"/>
          <w:divBdr>
            <w:top w:val="none" w:sz="0" w:space="0" w:color="auto"/>
            <w:left w:val="none" w:sz="0" w:space="0" w:color="auto"/>
            <w:bottom w:val="none" w:sz="0" w:space="0" w:color="auto"/>
            <w:right w:val="none" w:sz="0" w:space="0" w:color="auto"/>
          </w:divBdr>
        </w:div>
        <w:div w:id="437649689">
          <w:marLeft w:val="1800"/>
          <w:marRight w:val="0"/>
          <w:marTop w:val="77"/>
          <w:marBottom w:val="0"/>
          <w:divBdr>
            <w:top w:val="none" w:sz="0" w:space="0" w:color="auto"/>
            <w:left w:val="none" w:sz="0" w:space="0" w:color="auto"/>
            <w:bottom w:val="none" w:sz="0" w:space="0" w:color="auto"/>
            <w:right w:val="none" w:sz="0" w:space="0" w:color="auto"/>
          </w:divBdr>
        </w:div>
        <w:div w:id="547300122">
          <w:marLeft w:val="547"/>
          <w:marRight w:val="0"/>
          <w:marTop w:val="96"/>
          <w:marBottom w:val="0"/>
          <w:divBdr>
            <w:top w:val="none" w:sz="0" w:space="0" w:color="auto"/>
            <w:left w:val="none" w:sz="0" w:space="0" w:color="auto"/>
            <w:bottom w:val="none" w:sz="0" w:space="0" w:color="auto"/>
            <w:right w:val="none" w:sz="0" w:space="0" w:color="auto"/>
          </w:divBdr>
        </w:div>
        <w:div w:id="579872493">
          <w:marLeft w:val="1166"/>
          <w:marRight w:val="0"/>
          <w:marTop w:val="86"/>
          <w:marBottom w:val="0"/>
          <w:divBdr>
            <w:top w:val="none" w:sz="0" w:space="0" w:color="auto"/>
            <w:left w:val="none" w:sz="0" w:space="0" w:color="auto"/>
            <w:bottom w:val="none" w:sz="0" w:space="0" w:color="auto"/>
            <w:right w:val="none" w:sz="0" w:space="0" w:color="auto"/>
          </w:divBdr>
        </w:div>
        <w:div w:id="717586148">
          <w:marLeft w:val="1800"/>
          <w:marRight w:val="0"/>
          <w:marTop w:val="77"/>
          <w:marBottom w:val="0"/>
          <w:divBdr>
            <w:top w:val="none" w:sz="0" w:space="0" w:color="auto"/>
            <w:left w:val="none" w:sz="0" w:space="0" w:color="auto"/>
            <w:bottom w:val="none" w:sz="0" w:space="0" w:color="auto"/>
            <w:right w:val="none" w:sz="0" w:space="0" w:color="auto"/>
          </w:divBdr>
        </w:div>
        <w:div w:id="1769813501">
          <w:marLeft w:val="1800"/>
          <w:marRight w:val="0"/>
          <w:marTop w:val="77"/>
          <w:marBottom w:val="0"/>
          <w:divBdr>
            <w:top w:val="none" w:sz="0" w:space="0" w:color="auto"/>
            <w:left w:val="none" w:sz="0" w:space="0" w:color="auto"/>
            <w:bottom w:val="none" w:sz="0" w:space="0" w:color="auto"/>
            <w:right w:val="none" w:sz="0" w:space="0" w:color="auto"/>
          </w:divBdr>
        </w:div>
      </w:divsChild>
    </w:div>
    <w:div w:id="776173290">
      <w:bodyDiv w:val="1"/>
      <w:marLeft w:val="0"/>
      <w:marRight w:val="0"/>
      <w:marTop w:val="0"/>
      <w:marBottom w:val="0"/>
      <w:divBdr>
        <w:top w:val="none" w:sz="0" w:space="0" w:color="auto"/>
        <w:left w:val="none" w:sz="0" w:space="0" w:color="auto"/>
        <w:bottom w:val="none" w:sz="0" w:space="0" w:color="auto"/>
        <w:right w:val="none" w:sz="0" w:space="0" w:color="auto"/>
      </w:divBdr>
    </w:div>
    <w:div w:id="776340009">
      <w:bodyDiv w:val="1"/>
      <w:marLeft w:val="0"/>
      <w:marRight w:val="0"/>
      <w:marTop w:val="0"/>
      <w:marBottom w:val="0"/>
      <w:divBdr>
        <w:top w:val="none" w:sz="0" w:space="0" w:color="auto"/>
        <w:left w:val="none" w:sz="0" w:space="0" w:color="auto"/>
        <w:bottom w:val="none" w:sz="0" w:space="0" w:color="auto"/>
        <w:right w:val="none" w:sz="0" w:space="0" w:color="auto"/>
      </w:divBdr>
    </w:div>
    <w:div w:id="776561367">
      <w:bodyDiv w:val="1"/>
      <w:marLeft w:val="0"/>
      <w:marRight w:val="0"/>
      <w:marTop w:val="0"/>
      <w:marBottom w:val="0"/>
      <w:divBdr>
        <w:top w:val="none" w:sz="0" w:space="0" w:color="auto"/>
        <w:left w:val="none" w:sz="0" w:space="0" w:color="auto"/>
        <w:bottom w:val="none" w:sz="0" w:space="0" w:color="auto"/>
        <w:right w:val="none" w:sz="0" w:space="0" w:color="auto"/>
      </w:divBdr>
    </w:div>
    <w:div w:id="776800429">
      <w:bodyDiv w:val="1"/>
      <w:marLeft w:val="0"/>
      <w:marRight w:val="0"/>
      <w:marTop w:val="0"/>
      <w:marBottom w:val="0"/>
      <w:divBdr>
        <w:top w:val="none" w:sz="0" w:space="0" w:color="auto"/>
        <w:left w:val="none" w:sz="0" w:space="0" w:color="auto"/>
        <w:bottom w:val="none" w:sz="0" w:space="0" w:color="auto"/>
        <w:right w:val="none" w:sz="0" w:space="0" w:color="auto"/>
      </w:divBdr>
    </w:div>
    <w:div w:id="780107479">
      <w:bodyDiv w:val="1"/>
      <w:marLeft w:val="0"/>
      <w:marRight w:val="0"/>
      <w:marTop w:val="0"/>
      <w:marBottom w:val="0"/>
      <w:divBdr>
        <w:top w:val="none" w:sz="0" w:space="0" w:color="auto"/>
        <w:left w:val="none" w:sz="0" w:space="0" w:color="auto"/>
        <w:bottom w:val="none" w:sz="0" w:space="0" w:color="auto"/>
        <w:right w:val="none" w:sz="0" w:space="0" w:color="auto"/>
      </w:divBdr>
      <w:divsChild>
        <w:div w:id="111215249">
          <w:marLeft w:val="547"/>
          <w:marRight w:val="0"/>
          <w:marTop w:val="134"/>
          <w:marBottom w:val="0"/>
          <w:divBdr>
            <w:top w:val="none" w:sz="0" w:space="0" w:color="auto"/>
            <w:left w:val="none" w:sz="0" w:space="0" w:color="auto"/>
            <w:bottom w:val="none" w:sz="0" w:space="0" w:color="auto"/>
            <w:right w:val="none" w:sz="0" w:space="0" w:color="auto"/>
          </w:divBdr>
        </w:div>
        <w:div w:id="336614714">
          <w:marLeft w:val="1800"/>
          <w:marRight w:val="0"/>
          <w:marTop w:val="106"/>
          <w:marBottom w:val="0"/>
          <w:divBdr>
            <w:top w:val="none" w:sz="0" w:space="0" w:color="auto"/>
            <w:left w:val="none" w:sz="0" w:space="0" w:color="auto"/>
            <w:bottom w:val="none" w:sz="0" w:space="0" w:color="auto"/>
            <w:right w:val="none" w:sz="0" w:space="0" w:color="auto"/>
          </w:divBdr>
        </w:div>
        <w:div w:id="525096486">
          <w:marLeft w:val="1800"/>
          <w:marRight w:val="0"/>
          <w:marTop w:val="106"/>
          <w:marBottom w:val="0"/>
          <w:divBdr>
            <w:top w:val="none" w:sz="0" w:space="0" w:color="auto"/>
            <w:left w:val="none" w:sz="0" w:space="0" w:color="auto"/>
            <w:bottom w:val="none" w:sz="0" w:space="0" w:color="auto"/>
            <w:right w:val="none" w:sz="0" w:space="0" w:color="auto"/>
          </w:divBdr>
        </w:div>
        <w:div w:id="1753431308">
          <w:marLeft w:val="1800"/>
          <w:marRight w:val="0"/>
          <w:marTop w:val="106"/>
          <w:marBottom w:val="0"/>
          <w:divBdr>
            <w:top w:val="none" w:sz="0" w:space="0" w:color="auto"/>
            <w:left w:val="none" w:sz="0" w:space="0" w:color="auto"/>
            <w:bottom w:val="none" w:sz="0" w:space="0" w:color="auto"/>
            <w:right w:val="none" w:sz="0" w:space="0" w:color="auto"/>
          </w:divBdr>
        </w:div>
      </w:divsChild>
    </w:div>
    <w:div w:id="780686747">
      <w:bodyDiv w:val="1"/>
      <w:marLeft w:val="0"/>
      <w:marRight w:val="0"/>
      <w:marTop w:val="0"/>
      <w:marBottom w:val="0"/>
      <w:divBdr>
        <w:top w:val="none" w:sz="0" w:space="0" w:color="auto"/>
        <w:left w:val="none" w:sz="0" w:space="0" w:color="auto"/>
        <w:bottom w:val="none" w:sz="0" w:space="0" w:color="auto"/>
        <w:right w:val="none" w:sz="0" w:space="0" w:color="auto"/>
      </w:divBdr>
    </w:div>
    <w:div w:id="781535553">
      <w:bodyDiv w:val="1"/>
      <w:marLeft w:val="0"/>
      <w:marRight w:val="0"/>
      <w:marTop w:val="0"/>
      <w:marBottom w:val="0"/>
      <w:divBdr>
        <w:top w:val="none" w:sz="0" w:space="0" w:color="auto"/>
        <w:left w:val="none" w:sz="0" w:space="0" w:color="auto"/>
        <w:bottom w:val="none" w:sz="0" w:space="0" w:color="auto"/>
        <w:right w:val="none" w:sz="0" w:space="0" w:color="auto"/>
      </w:divBdr>
    </w:div>
    <w:div w:id="781656502">
      <w:bodyDiv w:val="1"/>
      <w:marLeft w:val="0"/>
      <w:marRight w:val="0"/>
      <w:marTop w:val="0"/>
      <w:marBottom w:val="0"/>
      <w:divBdr>
        <w:top w:val="none" w:sz="0" w:space="0" w:color="auto"/>
        <w:left w:val="none" w:sz="0" w:space="0" w:color="auto"/>
        <w:bottom w:val="none" w:sz="0" w:space="0" w:color="auto"/>
        <w:right w:val="none" w:sz="0" w:space="0" w:color="auto"/>
      </w:divBdr>
      <w:divsChild>
        <w:div w:id="879247649">
          <w:marLeft w:val="0"/>
          <w:marRight w:val="0"/>
          <w:marTop w:val="0"/>
          <w:marBottom w:val="0"/>
          <w:divBdr>
            <w:top w:val="none" w:sz="0" w:space="0" w:color="auto"/>
            <w:left w:val="none" w:sz="0" w:space="0" w:color="auto"/>
            <w:bottom w:val="none" w:sz="0" w:space="0" w:color="auto"/>
            <w:right w:val="none" w:sz="0" w:space="0" w:color="auto"/>
          </w:divBdr>
          <w:divsChild>
            <w:div w:id="349643344">
              <w:marLeft w:val="0"/>
              <w:marRight w:val="0"/>
              <w:marTop w:val="0"/>
              <w:marBottom w:val="0"/>
              <w:divBdr>
                <w:top w:val="none" w:sz="0" w:space="0" w:color="auto"/>
                <w:left w:val="none" w:sz="0" w:space="0" w:color="auto"/>
                <w:bottom w:val="none" w:sz="0" w:space="0" w:color="auto"/>
                <w:right w:val="none" w:sz="0" w:space="0" w:color="auto"/>
              </w:divBdr>
            </w:div>
            <w:div w:id="946883930">
              <w:marLeft w:val="0"/>
              <w:marRight w:val="0"/>
              <w:marTop w:val="0"/>
              <w:marBottom w:val="0"/>
              <w:divBdr>
                <w:top w:val="none" w:sz="0" w:space="0" w:color="auto"/>
                <w:left w:val="none" w:sz="0" w:space="0" w:color="auto"/>
                <w:bottom w:val="none" w:sz="0" w:space="0" w:color="auto"/>
                <w:right w:val="none" w:sz="0" w:space="0" w:color="auto"/>
              </w:divBdr>
            </w:div>
            <w:div w:id="956178192">
              <w:marLeft w:val="0"/>
              <w:marRight w:val="0"/>
              <w:marTop w:val="0"/>
              <w:marBottom w:val="0"/>
              <w:divBdr>
                <w:top w:val="none" w:sz="0" w:space="0" w:color="auto"/>
                <w:left w:val="none" w:sz="0" w:space="0" w:color="auto"/>
                <w:bottom w:val="none" w:sz="0" w:space="0" w:color="auto"/>
                <w:right w:val="none" w:sz="0" w:space="0" w:color="auto"/>
              </w:divBdr>
            </w:div>
            <w:div w:id="17650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75232">
      <w:bodyDiv w:val="1"/>
      <w:marLeft w:val="0"/>
      <w:marRight w:val="0"/>
      <w:marTop w:val="0"/>
      <w:marBottom w:val="0"/>
      <w:divBdr>
        <w:top w:val="none" w:sz="0" w:space="0" w:color="auto"/>
        <w:left w:val="none" w:sz="0" w:space="0" w:color="auto"/>
        <w:bottom w:val="none" w:sz="0" w:space="0" w:color="auto"/>
        <w:right w:val="none" w:sz="0" w:space="0" w:color="auto"/>
      </w:divBdr>
    </w:div>
    <w:div w:id="782770245">
      <w:bodyDiv w:val="1"/>
      <w:marLeft w:val="0"/>
      <w:marRight w:val="0"/>
      <w:marTop w:val="0"/>
      <w:marBottom w:val="0"/>
      <w:divBdr>
        <w:top w:val="none" w:sz="0" w:space="0" w:color="auto"/>
        <w:left w:val="none" w:sz="0" w:space="0" w:color="auto"/>
        <w:bottom w:val="none" w:sz="0" w:space="0" w:color="auto"/>
        <w:right w:val="none" w:sz="0" w:space="0" w:color="auto"/>
      </w:divBdr>
    </w:div>
    <w:div w:id="783309218">
      <w:bodyDiv w:val="1"/>
      <w:marLeft w:val="0"/>
      <w:marRight w:val="0"/>
      <w:marTop w:val="0"/>
      <w:marBottom w:val="0"/>
      <w:divBdr>
        <w:top w:val="none" w:sz="0" w:space="0" w:color="auto"/>
        <w:left w:val="none" w:sz="0" w:space="0" w:color="auto"/>
        <w:bottom w:val="none" w:sz="0" w:space="0" w:color="auto"/>
        <w:right w:val="none" w:sz="0" w:space="0" w:color="auto"/>
      </w:divBdr>
      <w:divsChild>
        <w:div w:id="386153197">
          <w:marLeft w:val="0"/>
          <w:marRight w:val="0"/>
          <w:marTop w:val="0"/>
          <w:marBottom w:val="0"/>
          <w:divBdr>
            <w:top w:val="none" w:sz="0" w:space="0" w:color="auto"/>
            <w:left w:val="none" w:sz="0" w:space="0" w:color="auto"/>
            <w:bottom w:val="none" w:sz="0" w:space="0" w:color="auto"/>
            <w:right w:val="none" w:sz="0" w:space="0" w:color="auto"/>
          </w:divBdr>
          <w:divsChild>
            <w:div w:id="413864443">
              <w:marLeft w:val="0"/>
              <w:marRight w:val="0"/>
              <w:marTop w:val="0"/>
              <w:marBottom w:val="0"/>
              <w:divBdr>
                <w:top w:val="none" w:sz="0" w:space="0" w:color="auto"/>
                <w:left w:val="none" w:sz="0" w:space="0" w:color="auto"/>
                <w:bottom w:val="none" w:sz="0" w:space="0" w:color="auto"/>
                <w:right w:val="none" w:sz="0" w:space="0" w:color="auto"/>
              </w:divBdr>
            </w:div>
            <w:div w:id="434447940">
              <w:marLeft w:val="0"/>
              <w:marRight w:val="0"/>
              <w:marTop w:val="0"/>
              <w:marBottom w:val="0"/>
              <w:divBdr>
                <w:top w:val="none" w:sz="0" w:space="0" w:color="auto"/>
                <w:left w:val="none" w:sz="0" w:space="0" w:color="auto"/>
                <w:bottom w:val="none" w:sz="0" w:space="0" w:color="auto"/>
                <w:right w:val="none" w:sz="0" w:space="0" w:color="auto"/>
              </w:divBdr>
            </w:div>
            <w:div w:id="723215324">
              <w:marLeft w:val="0"/>
              <w:marRight w:val="0"/>
              <w:marTop w:val="0"/>
              <w:marBottom w:val="0"/>
              <w:divBdr>
                <w:top w:val="none" w:sz="0" w:space="0" w:color="auto"/>
                <w:left w:val="none" w:sz="0" w:space="0" w:color="auto"/>
                <w:bottom w:val="none" w:sz="0" w:space="0" w:color="auto"/>
                <w:right w:val="none" w:sz="0" w:space="0" w:color="auto"/>
              </w:divBdr>
            </w:div>
            <w:div w:id="903108165">
              <w:marLeft w:val="0"/>
              <w:marRight w:val="0"/>
              <w:marTop w:val="0"/>
              <w:marBottom w:val="0"/>
              <w:divBdr>
                <w:top w:val="none" w:sz="0" w:space="0" w:color="auto"/>
                <w:left w:val="none" w:sz="0" w:space="0" w:color="auto"/>
                <w:bottom w:val="none" w:sz="0" w:space="0" w:color="auto"/>
                <w:right w:val="none" w:sz="0" w:space="0" w:color="auto"/>
              </w:divBdr>
            </w:div>
            <w:div w:id="1250189912">
              <w:marLeft w:val="0"/>
              <w:marRight w:val="0"/>
              <w:marTop w:val="0"/>
              <w:marBottom w:val="0"/>
              <w:divBdr>
                <w:top w:val="none" w:sz="0" w:space="0" w:color="auto"/>
                <w:left w:val="none" w:sz="0" w:space="0" w:color="auto"/>
                <w:bottom w:val="none" w:sz="0" w:space="0" w:color="auto"/>
                <w:right w:val="none" w:sz="0" w:space="0" w:color="auto"/>
              </w:divBdr>
            </w:div>
            <w:div w:id="1471283666">
              <w:marLeft w:val="0"/>
              <w:marRight w:val="0"/>
              <w:marTop w:val="0"/>
              <w:marBottom w:val="0"/>
              <w:divBdr>
                <w:top w:val="none" w:sz="0" w:space="0" w:color="auto"/>
                <w:left w:val="none" w:sz="0" w:space="0" w:color="auto"/>
                <w:bottom w:val="none" w:sz="0" w:space="0" w:color="auto"/>
                <w:right w:val="none" w:sz="0" w:space="0" w:color="auto"/>
              </w:divBdr>
            </w:div>
            <w:div w:id="1516579138">
              <w:marLeft w:val="0"/>
              <w:marRight w:val="0"/>
              <w:marTop w:val="0"/>
              <w:marBottom w:val="0"/>
              <w:divBdr>
                <w:top w:val="none" w:sz="0" w:space="0" w:color="auto"/>
                <w:left w:val="none" w:sz="0" w:space="0" w:color="auto"/>
                <w:bottom w:val="none" w:sz="0" w:space="0" w:color="auto"/>
                <w:right w:val="none" w:sz="0" w:space="0" w:color="auto"/>
              </w:divBdr>
            </w:div>
            <w:div w:id="1759669210">
              <w:marLeft w:val="0"/>
              <w:marRight w:val="0"/>
              <w:marTop w:val="0"/>
              <w:marBottom w:val="0"/>
              <w:divBdr>
                <w:top w:val="none" w:sz="0" w:space="0" w:color="auto"/>
                <w:left w:val="none" w:sz="0" w:space="0" w:color="auto"/>
                <w:bottom w:val="none" w:sz="0" w:space="0" w:color="auto"/>
                <w:right w:val="none" w:sz="0" w:space="0" w:color="auto"/>
              </w:divBdr>
            </w:div>
            <w:div w:id="18659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11884">
      <w:bodyDiv w:val="1"/>
      <w:marLeft w:val="0"/>
      <w:marRight w:val="0"/>
      <w:marTop w:val="0"/>
      <w:marBottom w:val="0"/>
      <w:divBdr>
        <w:top w:val="none" w:sz="0" w:space="0" w:color="auto"/>
        <w:left w:val="none" w:sz="0" w:space="0" w:color="auto"/>
        <w:bottom w:val="none" w:sz="0" w:space="0" w:color="auto"/>
        <w:right w:val="none" w:sz="0" w:space="0" w:color="auto"/>
      </w:divBdr>
      <w:divsChild>
        <w:div w:id="326709120">
          <w:marLeft w:val="360"/>
          <w:marRight w:val="0"/>
          <w:marTop w:val="200"/>
          <w:marBottom w:val="0"/>
          <w:divBdr>
            <w:top w:val="none" w:sz="0" w:space="0" w:color="auto"/>
            <w:left w:val="none" w:sz="0" w:space="0" w:color="auto"/>
            <w:bottom w:val="none" w:sz="0" w:space="0" w:color="auto"/>
            <w:right w:val="none" w:sz="0" w:space="0" w:color="auto"/>
          </w:divBdr>
        </w:div>
        <w:div w:id="1158038258">
          <w:marLeft w:val="360"/>
          <w:marRight w:val="0"/>
          <w:marTop w:val="200"/>
          <w:marBottom w:val="0"/>
          <w:divBdr>
            <w:top w:val="none" w:sz="0" w:space="0" w:color="auto"/>
            <w:left w:val="none" w:sz="0" w:space="0" w:color="auto"/>
            <w:bottom w:val="none" w:sz="0" w:space="0" w:color="auto"/>
            <w:right w:val="none" w:sz="0" w:space="0" w:color="auto"/>
          </w:divBdr>
        </w:div>
        <w:div w:id="1312754870">
          <w:marLeft w:val="1080"/>
          <w:marRight w:val="0"/>
          <w:marTop w:val="100"/>
          <w:marBottom w:val="0"/>
          <w:divBdr>
            <w:top w:val="none" w:sz="0" w:space="0" w:color="auto"/>
            <w:left w:val="none" w:sz="0" w:space="0" w:color="auto"/>
            <w:bottom w:val="none" w:sz="0" w:space="0" w:color="auto"/>
            <w:right w:val="none" w:sz="0" w:space="0" w:color="auto"/>
          </w:divBdr>
        </w:div>
        <w:div w:id="1321736614">
          <w:marLeft w:val="1080"/>
          <w:marRight w:val="0"/>
          <w:marTop w:val="100"/>
          <w:marBottom w:val="0"/>
          <w:divBdr>
            <w:top w:val="none" w:sz="0" w:space="0" w:color="auto"/>
            <w:left w:val="none" w:sz="0" w:space="0" w:color="auto"/>
            <w:bottom w:val="none" w:sz="0" w:space="0" w:color="auto"/>
            <w:right w:val="none" w:sz="0" w:space="0" w:color="auto"/>
          </w:divBdr>
        </w:div>
        <w:div w:id="1505589068">
          <w:marLeft w:val="1080"/>
          <w:marRight w:val="0"/>
          <w:marTop w:val="100"/>
          <w:marBottom w:val="0"/>
          <w:divBdr>
            <w:top w:val="none" w:sz="0" w:space="0" w:color="auto"/>
            <w:left w:val="none" w:sz="0" w:space="0" w:color="auto"/>
            <w:bottom w:val="none" w:sz="0" w:space="0" w:color="auto"/>
            <w:right w:val="none" w:sz="0" w:space="0" w:color="auto"/>
          </w:divBdr>
        </w:div>
      </w:divsChild>
    </w:div>
    <w:div w:id="786700810">
      <w:bodyDiv w:val="1"/>
      <w:marLeft w:val="0"/>
      <w:marRight w:val="0"/>
      <w:marTop w:val="0"/>
      <w:marBottom w:val="0"/>
      <w:divBdr>
        <w:top w:val="none" w:sz="0" w:space="0" w:color="auto"/>
        <w:left w:val="none" w:sz="0" w:space="0" w:color="auto"/>
        <w:bottom w:val="none" w:sz="0" w:space="0" w:color="auto"/>
        <w:right w:val="none" w:sz="0" w:space="0" w:color="auto"/>
      </w:divBdr>
    </w:div>
    <w:div w:id="788669809">
      <w:bodyDiv w:val="1"/>
      <w:marLeft w:val="0"/>
      <w:marRight w:val="0"/>
      <w:marTop w:val="0"/>
      <w:marBottom w:val="0"/>
      <w:divBdr>
        <w:top w:val="none" w:sz="0" w:space="0" w:color="auto"/>
        <w:left w:val="none" w:sz="0" w:space="0" w:color="auto"/>
        <w:bottom w:val="none" w:sz="0" w:space="0" w:color="auto"/>
        <w:right w:val="none" w:sz="0" w:space="0" w:color="auto"/>
      </w:divBdr>
    </w:div>
    <w:div w:id="788739295">
      <w:bodyDiv w:val="1"/>
      <w:marLeft w:val="0"/>
      <w:marRight w:val="0"/>
      <w:marTop w:val="0"/>
      <w:marBottom w:val="0"/>
      <w:divBdr>
        <w:top w:val="none" w:sz="0" w:space="0" w:color="auto"/>
        <w:left w:val="none" w:sz="0" w:space="0" w:color="auto"/>
        <w:bottom w:val="none" w:sz="0" w:space="0" w:color="auto"/>
        <w:right w:val="none" w:sz="0" w:space="0" w:color="auto"/>
      </w:divBdr>
      <w:divsChild>
        <w:div w:id="159663992">
          <w:marLeft w:val="1800"/>
          <w:marRight w:val="0"/>
          <w:marTop w:val="86"/>
          <w:marBottom w:val="0"/>
          <w:divBdr>
            <w:top w:val="none" w:sz="0" w:space="0" w:color="auto"/>
            <w:left w:val="none" w:sz="0" w:space="0" w:color="auto"/>
            <w:bottom w:val="none" w:sz="0" w:space="0" w:color="auto"/>
            <w:right w:val="none" w:sz="0" w:space="0" w:color="auto"/>
          </w:divBdr>
        </w:div>
        <w:div w:id="751391434">
          <w:marLeft w:val="1800"/>
          <w:marRight w:val="0"/>
          <w:marTop w:val="86"/>
          <w:marBottom w:val="0"/>
          <w:divBdr>
            <w:top w:val="none" w:sz="0" w:space="0" w:color="auto"/>
            <w:left w:val="none" w:sz="0" w:space="0" w:color="auto"/>
            <w:bottom w:val="none" w:sz="0" w:space="0" w:color="auto"/>
            <w:right w:val="none" w:sz="0" w:space="0" w:color="auto"/>
          </w:divBdr>
        </w:div>
        <w:div w:id="788819553">
          <w:marLeft w:val="2520"/>
          <w:marRight w:val="0"/>
          <w:marTop w:val="86"/>
          <w:marBottom w:val="0"/>
          <w:divBdr>
            <w:top w:val="none" w:sz="0" w:space="0" w:color="auto"/>
            <w:left w:val="none" w:sz="0" w:space="0" w:color="auto"/>
            <w:bottom w:val="none" w:sz="0" w:space="0" w:color="auto"/>
            <w:right w:val="none" w:sz="0" w:space="0" w:color="auto"/>
          </w:divBdr>
        </w:div>
        <w:div w:id="981230097">
          <w:marLeft w:val="1800"/>
          <w:marRight w:val="0"/>
          <w:marTop w:val="86"/>
          <w:marBottom w:val="0"/>
          <w:divBdr>
            <w:top w:val="none" w:sz="0" w:space="0" w:color="auto"/>
            <w:left w:val="none" w:sz="0" w:space="0" w:color="auto"/>
            <w:bottom w:val="none" w:sz="0" w:space="0" w:color="auto"/>
            <w:right w:val="none" w:sz="0" w:space="0" w:color="auto"/>
          </w:divBdr>
        </w:div>
        <w:div w:id="1163356089">
          <w:marLeft w:val="1166"/>
          <w:marRight w:val="0"/>
          <w:marTop w:val="96"/>
          <w:marBottom w:val="0"/>
          <w:divBdr>
            <w:top w:val="none" w:sz="0" w:space="0" w:color="auto"/>
            <w:left w:val="none" w:sz="0" w:space="0" w:color="auto"/>
            <w:bottom w:val="none" w:sz="0" w:space="0" w:color="auto"/>
            <w:right w:val="none" w:sz="0" w:space="0" w:color="auto"/>
          </w:divBdr>
        </w:div>
        <w:div w:id="1226574711">
          <w:marLeft w:val="2520"/>
          <w:marRight w:val="0"/>
          <w:marTop w:val="86"/>
          <w:marBottom w:val="0"/>
          <w:divBdr>
            <w:top w:val="none" w:sz="0" w:space="0" w:color="auto"/>
            <w:left w:val="none" w:sz="0" w:space="0" w:color="auto"/>
            <w:bottom w:val="none" w:sz="0" w:space="0" w:color="auto"/>
            <w:right w:val="none" w:sz="0" w:space="0" w:color="auto"/>
          </w:divBdr>
        </w:div>
        <w:div w:id="1315914865">
          <w:marLeft w:val="1166"/>
          <w:marRight w:val="0"/>
          <w:marTop w:val="96"/>
          <w:marBottom w:val="0"/>
          <w:divBdr>
            <w:top w:val="none" w:sz="0" w:space="0" w:color="auto"/>
            <w:left w:val="none" w:sz="0" w:space="0" w:color="auto"/>
            <w:bottom w:val="none" w:sz="0" w:space="0" w:color="auto"/>
            <w:right w:val="none" w:sz="0" w:space="0" w:color="auto"/>
          </w:divBdr>
        </w:div>
        <w:div w:id="1503008826">
          <w:marLeft w:val="547"/>
          <w:marRight w:val="0"/>
          <w:marTop w:val="115"/>
          <w:marBottom w:val="0"/>
          <w:divBdr>
            <w:top w:val="none" w:sz="0" w:space="0" w:color="auto"/>
            <w:left w:val="none" w:sz="0" w:space="0" w:color="auto"/>
            <w:bottom w:val="none" w:sz="0" w:space="0" w:color="auto"/>
            <w:right w:val="none" w:sz="0" w:space="0" w:color="auto"/>
          </w:divBdr>
        </w:div>
        <w:div w:id="1765027846">
          <w:marLeft w:val="2520"/>
          <w:marRight w:val="0"/>
          <w:marTop w:val="86"/>
          <w:marBottom w:val="0"/>
          <w:divBdr>
            <w:top w:val="none" w:sz="0" w:space="0" w:color="auto"/>
            <w:left w:val="none" w:sz="0" w:space="0" w:color="auto"/>
            <w:bottom w:val="none" w:sz="0" w:space="0" w:color="auto"/>
            <w:right w:val="none" w:sz="0" w:space="0" w:color="auto"/>
          </w:divBdr>
        </w:div>
        <w:div w:id="1936589761">
          <w:marLeft w:val="1166"/>
          <w:marRight w:val="0"/>
          <w:marTop w:val="96"/>
          <w:marBottom w:val="0"/>
          <w:divBdr>
            <w:top w:val="none" w:sz="0" w:space="0" w:color="auto"/>
            <w:left w:val="none" w:sz="0" w:space="0" w:color="auto"/>
            <w:bottom w:val="none" w:sz="0" w:space="0" w:color="auto"/>
            <w:right w:val="none" w:sz="0" w:space="0" w:color="auto"/>
          </w:divBdr>
        </w:div>
      </w:divsChild>
    </w:div>
    <w:div w:id="788817520">
      <w:bodyDiv w:val="1"/>
      <w:marLeft w:val="0"/>
      <w:marRight w:val="0"/>
      <w:marTop w:val="0"/>
      <w:marBottom w:val="0"/>
      <w:divBdr>
        <w:top w:val="none" w:sz="0" w:space="0" w:color="auto"/>
        <w:left w:val="none" w:sz="0" w:space="0" w:color="auto"/>
        <w:bottom w:val="none" w:sz="0" w:space="0" w:color="auto"/>
        <w:right w:val="none" w:sz="0" w:space="0" w:color="auto"/>
      </w:divBdr>
      <w:divsChild>
        <w:div w:id="2133281665">
          <w:marLeft w:val="0"/>
          <w:marRight w:val="0"/>
          <w:marTop w:val="0"/>
          <w:marBottom w:val="0"/>
          <w:divBdr>
            <w:top w:val="none" w:sz="0" w:space="0" w:color="auto"/>
            <w:left w:val="none" w:sz="0" w:space="0" w:color="auto"/>
            <w:bottom w:val="none" w:sz="0" w:space="0" w:color="auto"/>
            <w:right w:val="none" w:sz="0" w:space="0" w:color="auto"/>
          </w:divBdr>
          <w:divsChild>
            <w:div w:id="178547194">
              <w:marLeft w:val="0"/>
              <w:marRight w:val="0"/>
              <w:marTop w:val="0"/>
              <w:marBottom w:val="0"/>
              <w:divBdr>
                <w:top w:val="none" w:sz="0" w:space="0" w:color="auto"/>
                <w:left w:val="none" w:sz="0" w:space="0" w:color="auto"/>
                <w:bottom w:val="none" w:sz="0" w:space="0" w:color="auto"/>
                <w:right w:val="none" w:sz="0" w:space="0" w:color="auto"/>
              </w:divBdr>
            </w:div>
            <w:div w:id="1261991294">
              <w:marLeft w:val="0"/>
              <w:marRight w:val="0"/>
              <w:marTop w:val="0"/>
              <w:marBottom w:val="0"/>
              <w:divBdr>
                <w:top w:val="none" w:sz="0" w:space="0" w:color="auto"/>
                <w:left w:val="none" w:sz="0" w:space="0" w:color="auto"/>
                <w:bottom w:val="none" w:sz="0" w:space="0" w:color="auto"/>
                <w:right w:val="none" w:sz="0" w:space="0" w:color="auto"/>
              </w:divBdr>
            </w:div>
            <w:div w:id="13212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7375">
      <w:bodyDiv w:val="1"/>
      <w:marLeft w:val="0"/>
      <w:marRight w:val="0"/>
      <w:marTop w:val="0"/>
      <w:marBottom w:val="0"/>
      <w:divBdr>
        <w:top w:val="none" w:sz="0" w:space="0" w:color="auto"/>
        <w:left w:val="none" w:sz="0" w:space="0" w:color="auto"/>
        <w:bottom w:val="none" w:sz="0" w:space="0" w:color="auto"/>
        <w:right w:val="none" w:sz="0" w:space="0" w:color="auto"/>
      </w:divBdr>
    </w:div>
    <w:div w:id="789519883">
      <w:bodyDiv w:val="1"/>
      <w:marLeft w:val="0"/>
      <w:marRight w:val="0"/>
      <w:marTop w:val="0"/>
      <w:marBottom w:val="0"/>
      <w:divBdr>
        <w:top w:val="none" w:sz="0" w:space="0" w:color="auto"/>
        <w:left w:val="none" w:sz="0" w:space="0" w:color="auto"/>
        <w:bottom w:val="none" w:sz="0" w:space="0" w:color="auto"/>
        <w:right w:val="none" w:sz="0" w:space="0" w:color="auto"/>
      </w:divBdr>
    </w:div>
    <w:div w:id="790324438">
      <w:bodyDiv w:val="1"/>
      <w:marLeft w:val="0"/>
      <w:marRight w:val="0"/>
      <w:marTop w:val="0"/>
      <w:marBottom w:val="0"/>
      <w:divBdr>
        <w:top w:val="none" w:sz="0" w:space="0" w:color="auto"/>
        <w:left w:val="none" w:sz="0" w:space="0" w:color="auto"/>
        <w:bottom w:val="none" w:sz="0" w:space="0" w:color="auto"/>
        <w:right w:val="none" w:sz="0" w:space="0" w:color="auto"/>
      </w:divBdr>
      <w:divsChild>
        <w:div w:id="235550098">
          <w:marLeft w:val="360"/>
          <w:marRight w:val="0"/>
          <w:marTop w:val="0"/>
          <w:marBottom w:val="0"/>
          <w:divBdr>
            <w:top w:val="none" w:sz="0" w:space="0" w:color="auto"/>
            <w:left w:val="none" w:sz="0" w:space="0" w:color="auto"/>
            <w:bottom w:val="none" w:sz="0" w:space="0" w:color="auto"/>
            <w:right w:val="none" w:sz="0" w:space="0" w:color="auto"/>
          </w:divBdr>
        </w:div>
        <w:div w:id="953974664">
          <w:marLeft w:val="1080"/>
          <w:marRight w:val="0"/>
          <w:marTop w:val="240"/>
          <w:marBottom w:val="0"/>
          <w:divBdr>
            <w:top w:val="none" w:sz="0" w:space="0" w:color="auto"/>
            <w:left w:val="none" w:sz="0" w:space="0" w:color="auto"/>
            <w:bottom w:val="none" w:sz="0" w:space="0" w:color="auto"/>
            <w:right w:val="none" w:sz="0" w:space="0" w:color="auto"/>
          </w:divBdr>
        </w:div>
      </w:divsChild>
    </w:div>
    <w:div w:id="790709909">
      <w:bodyDiv w:val="1"/>
      <w:marLeft w:val="0"/>
      <w:marRight w:val="0"/>
      <w:marTop w:val="0"/>
      <w:marBottom w:val="0"/>
      <w:divBdr>
        <w:top w:val="none" w:sz="0" w:space="0" w:color="auto"/>
        <w:left w:val="none" w:sz="0" w:space="0" w:color="auto"/>
        <w:bottom w:val="none" w:sz="0" w:space="0" w:color="auto"/>
        <w:right w:val="none" w:sz="0" w:space="0" w:color="auto"/>
      </w:divBdr>
    </w:div>
    <w:div w:id="792484976">
      <w:bodyDiv w:val="1"/>
      <w:marLeft w:val="0"/>
      <w:marRight w:val="0"/>
      <w:marTop w:val="0"/>
      <w:marBottom w:val="0"/>
      <w:divBdr>
        <w:top w:val="none" w:sz="0" w:space="0" w:color="auto"/>
        <w:left w:val="none" w:sz="0" w:space="0" w:color="auto"/>
        <w:bottom w:val="none" w:sz="0" w:space="0" w:color="auto"/>
        <w:right w:val="none" w:sz="0" w:space="0" w:color="auto"/>
      </w:divBdr>
    </w:div>
    <w:div w:id="792796777">
      <w:bodyDiv w:val="1"/>
      <w:marLeft w:val="0"/>
      <w:marRight w:val="0"/>
      <w:marTop w:val="0"/>
      <w:marBottom w:val="0"/>
      <w:divBdr>
        <w:top w:val="none" w:sz="0" w:space="0" w:color="auto"/>
        <w:left w:val="none" w:sz="0" w:space="0" w:color="auto"/>
        <w:bottom w:val="none" w:sz="0" w:space="0" w:color="auto"/>
        <w:right w:val="none" w:sz="0" w:space="0" w:color="auto"/>
      </w:divBdr>
      <w:divsChild>
        <w:div w:id="23870893">
          <w:marLeft w:val="1166"/>
          <w:marRight w:val="0"/>
          <w:marTop w:val="115"/>
          <w:marBottom w:val="0"/>
          <w:divBdr>
            <w:top w:val="none" w:sz="0" w:space="0" w:color="auto"/>
            <w:left w:val="none" w:sz="0" w:space="0" w:color="auto"/>
            <w:bottom w:val="none" w:sz="0" w:space="0" w:color="auto"/>
            <w:right w:val="none" w:sz="0" w:space="0" w:color="auto"/>
          </w:divBdr>
        </w:div>
        <w:div w:id="415640603">
          <w:marLeft w:val="547"/>
          <w:marRight w:val="0"/>
          <w:marTop w:val="154"/>
          <w:marBottom w:val="0"/>
          <w:divBdr>
            <w:top w:val="none" w:sz="0" w:space="0" w:color="auto"/>
            <w:left w:val="none" w:sz="0" w:space="0" w:color="auto"/>
            <w:bottom w:val="none" w:sz="0" w:space="0" w:color="auto"/>
            <w:right w:val="none" w:sz="0" w:space="0" w:color="auto"/>
          </w:divBdr>
        </w:div>
        <w:div w:id="833452595">
          <w:marLeft w:val="1166"/>
          <w:marRight w:val="0"/>
          <w:marTop w:val="115"/>
          <w:marBottom w:val="0"/>
          <w:divBdr>
            <w:top w:val="none" w:sz="0" w:space="0" w:color="auto"/>
            <w:left w:val="none" w:sz="0" w:space="0" w:color="auto"/>
            <w:bottom w:val="none" w:sz="0" w:space="0" w:color="auto"/>
            <w:right w:val="none" w:sz="0" w:space="0" w:color="auto"/>
          </w:divBdr>
        </w:div>
        <w:div w:id="1515219689">
          <w:marLeft w:val="1166"/>
          <w:marRight w:val="0"/>
          <w:marTop w:val="115"/>
          <w:marBottom w:val="0"/>
          <w:divBdr>
            <w:top w:val="none" w:sz="0" w:space="0" w:color="auto"/>
            <w:left w:val="none" w:sz="0" w:space="0" w:color="auto"/>
            <w:bottom w:val="none" w:sz="0" w:space="0" w:color="auto"/>
            <w:right w:val="none" w:sz="0" w:space="0" w:color="auto"/>
          </w:divBdr>
        </w:div>
        <w:div w:id="1792825692">
          <w:marLeft w:val="1166"/>
          <w:marRight w:val="0"/>
          <w:marTop w:val="115"/>
          <w:marBottom w:val="0"/>
          <w:divBdr>
            <w:top w:val="none" w:sz="0" w:space="0" w:color="auto"/>
            <w:left w:val="none" w:sz="0" w:space="0" w:color="auto"/>
            <w:bottom w:val="none" w:sz="0" w:space="0" w:color="auto"/>
            <w:right w:val="none" w:sz="0" w:space="0" w:color="auto"/>
          </w:divBdr>
        </w:div>
      </w:divsChild>
    </w:div>
    <w:div w:id="793984789">
      <w:bodyDiv w:val="1"/>
      <w:marLeft w:val="0"/>
      <w:marRight w:val="0"/>
      <w:marTop w:val="0"/>
      <w:marBottom w:val="0"/>
      <w:divBdr>
        <w:top w:val="none" w:sz="0" w:space="0" w:color="auto"/>
        <w:left w:val="none" w:sz="0" w:space="0" w:color="auto"/>
        <w:bottom w:val="none" w:sz="0" w:space="0" w:color="auto"/>
        <w:right w:val="none" w:sz="0" w:space="0" w:color="auto"/>
      </w:divBdr>
    </w:div>
    <w:div w:id="794643326">
      <w:bodyDiv w:val="1"/>
      <w:marLeft w:val="0"/>
      <w:marRight w:val="0"/>
      <w:marTop w:val="0"/>
      <w:marBottom w:val="0"/>
      <w:divBdr>
        <w:top w:val="none" w:sz="0" w:space="0" w:color="auto"/>
        <w:left w:val="none" w:sz="0" w:space="0" w:color="auto"/>
        <w:bottom w:val="none" w:sz="0" w:space="0" w:color="auto"/>
        <w:right w:val="none" w:sz="0" w:space="0" w:color="auto"/>
      </w:divBdr>
      <w:divsChild>
        <w:div w:id="37435053">
          <w:marLeft w:val="1800"/>
          <w:marRight w:val="0"/>
          <w:marTop w:val="86"/>
          <w:marBottom w:val="0"/>
          <w:divBdr>
            <w:top w:val="none" w:sz="0" w:space="0" w:color="auto"/>
            <w:left w:val="none" w:sz="0" w:space="0" w:color="auto"/>
            <w:bottom w:val="none" w:sz="0" w:space="0" w:color="auto"/>
            <w:right w:val="none" w:sz="0" w:space="0" w:color="auto"/>
          </w:divBdr>
        </w:div>
        <w:div w:id="86974150">
          <w:marLeft w:val="1166"/>
          <w:marRight w:val="0"/>
          <w:marTop w:val="96"/>
          <w:marBottom w:val="0"/>
          <w:divBdr>
            <w:top w:val="none" w:sz="0" w:space="0" w:color="auto"/>
            <w:left w:val="none" w:sz="0" w:space="0" w:color="auto"/>
            <w:bottom w:val="none" w:sz="0" w:space="0" w:color="auto"/>
            <w:right w:val="none" w:sz="0" w:space="0" w:color="auto"/>
          </w:divBdr>
        </w:div>
        <w:div w:id="1941067465">
          <w:marLeft w:val="547"/>
          <w:marRight w:val="0"/>
          <w:marTop w:val="115"/>
          <w:marBottom w:val="0"/>
          <w:divBdr>
            <w:top w:val="none" w:sz="0" w:space="0" w:color="auto"/>
            <w:left w:val="none" w:sz="0" w:space="0" w:color="auto"/>
            <w:bottom w:val="none" w:sz="0" w:space="0" w:color="auto"/>
            <w:right w:val="none" w:sz="0" w:space="0" w:color="auto"/>
          </w:divBdr>
        </w:div>
      </w:divsChild>
    </w:div>
    <w:div w:id="794952803">
      <w:bodyDiv w:val="1"/>
      <w:marLeft w:val="0"/>
      <w:marRight w:val="0"/>
      <w:marTop w:val="0"/>
      <w:marBottom w:val="0"/>
      <w:divBdr>
        <w:top w:val="none" w:sz="0" w:space="0" w:color="auto"/>
        <w:left w:val="none" w:sz="0" w:space="0" w:color="auto"/>
        <w:bottom w:val="none" w:sz="0" w:space="0" w:color="auto"/>
        <w:right w:val="none" w:sz="0" w:space="0" w:color="auto"/>
      </w:divBdr>
      <w:divsChild>
        <w:div w:id="318928673">
          <w:marLeft w:val="1166"/>
          <w:marRight w:val="0"/>
          <w:marTop w:val="115"/>
          <w:marBottom w:val="0"/>
          <w:divBdr>
            <w:top w:val="none" w:sz="0" w:space="0" w:color="auto"/>
            <w:left w:val="none" w:sz="0" w:space="0" w:color="auto"/>
            <w:bottom w:val="none" w:sz="0" w:space="0" w:color="auto"/>
            <w:right w:val="none" w:sz="0" w:space="0" w:color="auto"/>
          </w:divBdr>
        </w:div>
        <w:div w:id="997687015">
          <w:marLeft w:val="1166"/>
          <w:marRight w:val="0"/>
          <w:marTop w:val="115"/>
          <w:marBottom w:val="0"/>
          <w:divBdr>
            <w:top w:val="none" w:sz="0" w:space="0" w:color="auto"/>
            <w:left w:val="none" w:sz="0" w:space="0" w:color="auto"/>
            <w:bottom w:val="none" w:sz="0" w:space="0" w:color="auto"/>
            <w:right w:val="none" w:sz="0" w:space="0" w:color="auto"/>
          </w:divBdr>
        </w:div>
        <w:div w:id="1056972302">
          <w:marLeft w:val="1166"/>
          <w:marRight w:val="0"/>
          <w:marTop w:val="115"/>
          <w:marBottom w:val="0"/>
          <w:divBdr>
            <w:top w:val="none" w:sz="0" w:space="0" w:color="auto"/>
            <w:left w:val="none" w:sz="0" w:space="0" w:color="auto"/>
            <w:bottom w:val="none" w:sz="0" w:space="0" w:color="auto"/>
            <w:right w:val="none" w:sz="0" w:space="0" w:color="auto"/>
          </w:divBdr>
        </w:div>
        <w:div w:id="1441561692">
          <w:marLeft w:val="547"/>
          <w:marRight w:val="0"/>
          <w:marTop w:val="134"/>
          <w:marBottom w:val="0"/>
          <w:divBdr>
            <w:top w:val="none" w:sz="0" w:space="0" w:color="auto"/>
            <w:left w:val="none" w:sz="0" w:space="0" w:color="auto"/>
            <w:bottom w:val="none" w:sz="0" w:space="0" w:color="auto"/>
            <w:right w:val="none" w:sz="0" w:space="0" w:color="auto"/>
          </w:divBdr>
        </w:div>
        <w:div w:id="1826049107">
          <w:marLeft w:val="1166"/>
          <w:marRight w:val="0"/>
          <w:marTop w:val="115"/>
          <w:marBottom w:val="0"/>
          <w:divBdr>
            <w:top w:val="none" w:sz="0" w:space="0" w:color="auto"/>
            <w:left w:val="none" w:sz="0" w:space="0" w:color="auto"/>
            <w:bottom w:val="none" w:sz="0" w:space="0" w:color="auto"/>
            <w:right w:val="none" w:sz="0" w:space="0" w:color="auto"/>
          </w:divBdr>
        </w:div>
        <w:div w:id="1963685705">
          <w:marLeft w:val="547"/>
          <w:marRight w:val="0"/>
          <w:marTop w:val="134"/>
          <w:marBottom w:val="0"/>
          <w:divBdr>
            <w:top w:val="none" w:sz="0" w:space="0" w:color="auto"/>
            <w:left w:val="none" w:sz="0" w:space="0" w:color="auto"/>
            <w:bottom w:val="none" w:sz="0" w:space="0" w:color="auto"/>
            <w:right w:val="none" w:sz="0" w:space="0" w:color="auto"/>
          </w:divBdr>
        </w:div>
      </w:divsChild>
    </w:div>
    <w:div w:id="795298224">
      <w:bodyDiv w:val="1"/>
      <w:marLeft w:val="0"/>
      <w:marRight w:val="0"/>
      <w:marTop w:val="0"/>
      <w:marBottom w:val="0"/>
      <w:divBdr>
        <w:top w:val="none" w:sz="0" w:space="0" w:color="auto"/>
        <w:left w:val="none" w:sz="0" w:space="0" w:color="auto"/>
        <w:bottom w:val="none" w:sz="0" w:space="0" w:color="auto"/>
        <w:right w:val="none" w:sz="0" w:space="0" w:color="auto"/>
      </w:divBdr>
    </w:div>
    <w:div w:id="796992330">
      <w:bodyDiv w:val="1"/>
      <w:marLeft w:val="0"/>
      <w:marRight w:val="0"/>
      <w:marTop w:val="0"/>
      <w:marBottom w:val="0"/>
      <w:divBdr>
        <w:top w:val="none" w:sz="0" w:space="0" w:color="auto"/>
        <w:left w:val="none" w:sz="0" w:space="0" w:color="auto"/>
        <w:bottom w:val="none" w:sz="0" w:space="0" w:color="auto"/>
        <w:right w:val="none" w:sz="0" w:space="0" w:color="auto"/>
      </w:divBdr>
    </w:div>
    <w:div w:id="799106864">
      <w:bodyDiv w:val="1"/>
      <w:marLeft w:val="0"/>
      <w:marRight w:val="0"/>
      <w:marTop w:val="0"/>
      <w:marBottom w:val="0"/>
      <w:divBdr>
        <w:top w:val="none" w:sz="0" w:space="0" w:color="auto"/>
        <w:left w:val="none" w:sz="0" w:space="0" w:color="auto"/>
        <w:bottom w:val="none" w:sz="0" w:space="0" w:color="auto"/>
        <w:right w:val="none" w:sz="0" w:space="0" w:color="auto"/>
      </w:divBdr>
    </w:div>
    <w:div w:id="799148084">
      <w:bodyDiv w:val="1"/>
      <w:marLeft w:val="0"/>
      <w:marRight w:val="0"/>
      <w:marTop w:val="0"/>
      <w:marBottom w:val="0"/>
      <w:divBdr>
        <w:top w:val="none" w:sz="0" w:space="0" w:color="auto"/>
        <w:left w:val="none" w:sz="0" w:space="0" w:color="auto"/>
        <w:bottom w:val="none" w:sz="0" w:space="0" w:color="auto"/>
        <w:right w:val="none" w:sz="0" w:space="0" w:color="auto"/>
      </w:divBdr>
    </w:div>
    <w:div w:id="799416708">
      <w:bodyDiv w:val="1"/>
      <w:marLeft w:val="0"/>
      <w:marRight w:val="0"/>
      <w:marTop w:val="0"/>
      <w:marBottom w:val="0"/>
      <w:divBdr>
        <w:top w:val="none" w:sz="0" w:space="0" w:color="auto"/>
        <w:left w:val="none" w:sz="0" w:space="0" w:color="auto"/>
        <w:bottom w:val="none" w:sz="0" w:space="0" w:color="auto"/>
        <w:right w:val="none" w:sz="0" w:space="0" w:color="auto"/>
      </w:divBdr>
    </w:div>
    <w:div w:id="800001270">
      <w:bodyDiv w:val="1"/>
      <w:marLeft w:val="0"/>
      <w:marRight w:val="0"/>
      <w:marTop w:val="0"/>
      <w:marBottom w:val="0"/>
      <w:divBdr>
        <w:top w:val="none" w:sz="0" w:space="0" w:color="auto"/>
        <w:left w:val="none" w:sz="0" w:space="0" w:color="auto"/>
        <w:bottom w:val="none" w:sz="0" w:space="0" w:color="auto"/>
        <w:right w:val="none" w:sz="0" w:space="0" w:color="auto"/>
      </w:divBdr>
      <w:divsChild>
        <w:div w:id="1145077056">
          <w:marLeft w:val="0"/>
          <w:marRight w:val="0"/>
          <w:marTop w:val="0"/>
          <w:marBottom w:val="0"/>
          <w:divBdr>
            <w:top w:val="none" w:sz="0" w:space="0" w:color="auto"/>
            <w:left w:val="none" w:sz="0" w:space="0" w:color="auto"/>
            <w:bottom w:val="none" w:sz="0" w:space="0" w:color="auto"/>
            <w:right w:val="none" w:sz="0" w:space="0" w:color="auto"/>
          </w:divBdr>
          <w:divsChild>
            <w:div w:id="72435150">
              <w:marLeft w:val="0"/>
              <w:marRight w:val="0"/>
              <w:marTop w:val="0"/>
              <w:marBottom w:val="0"/>
              <w:divBdr>
                <w:top w:val="none" w:sz="0" w:space="0" w:color="auto"/>
                <w:left w:val="none" w:sz="0" w:space="0" w:color="auto"/>
                <w:bottom w:val="none" w:sz="0" w:space="0" w:color="auto"/>
                <w:right w:val="none" w:sz="0" w:space="0" w:color="auto"/>
              </w:divBdr>
            </w:div>
            <w:div w:id="232476555">
              <w:marLeft w:val="0"/>
              <w:marRight w:val="0"/>
              <w:marTop w:val="0"/>
              <w:marBottom w:val="0"/>
              <w:divBdr>
                <w:top w:val="none" w:sz="0" w:space="0" w:color="auto"/>
                <w:left w:val="none" w:sz="0" w:space="0" w:color="auto"/>
                <w:bottom w:val="none" w:sz="0" w:space="0" w:color="auto"/>
                <w:right w:val="none" w:sz="0" w:space="0" w:color="auto"/>
              </w:divBdr>
            </w:div>
            <w:div w:id="550923917">
              <w:marLeft w:val="0"/>
              <w:marRight w:val="0"/>
              <w:marTop w:val="0"/>
              <w:marBottom w:val="0"/>
              <w:divBdr>
                <w:top w:val="none" w:sz="0" w:space="0" w:color="auto"/>
                <w:left w:val="none" w:sz="0" w:space="0" w:color="auto"/>
                <w:bottom w:val="none" w:sz="0" w:space="0" w:color="auto"/>
                <w:right w:val="none" w:sz="0" w:space="0" w:color="auto"/>
              </w:divBdr>
            </w:div>
            <w:div w:id="666715680">
              <w:marLeft w:val="0"/>
              <w:marRight w:val="0"/>
              <w:marTop w:val="0"/>
              <w:marBottom w:val="0"/>
              <w:divBdr>
                <w:top w:val="none" w:sz="0" w:space="0" w:color="auto"/>
                <w:left w:val="none" w:sz="0" w:space="0" w:color="auto"/>
                <w:bottom w:val="none" w:sz="0" w:space="0" w:color="auto"/>
                <w:right w:val="none" w:sz="0" w:space="0" w:color="auto"/>
              </w:divBdr>
            </w:div>
            <w:div w:id="845898510">
              <w:marLeft w:val="0"/>
              <w:marRight w:val="0"/>
              <w:marTop w:val="0"/>
              <w:marBottom w:val="0"/>
              <w:divBdr>
                <w:top w:val="none" w:sz="0" w:space="0" w:color="auto"/>
                <w:left w:val="none" w:sz="0" w:space="0" w:color="auto"/>
                <w:bottom w:val="none" w:sz="0" w:space="0" w:color="auto"/>
                <w:right w:val="none" w:sz="0" w:space="0" w:color="auto"/>
              </w:divBdr>
            </w:div>
            <w:div w:id="954672688">
              <w:marLeft w:val="0"/>
              <w:marRight w:val="0"/>
              <w:marTop w:val="0"/>
              <w:marBottom w:val="0"/>
              <w:divBdr>
                <w:top w:val="none" w:sz="0" w:space="0" w:color="auto"/>
                <w:left w:val="none" w:sz="0" w:space="0" w:color="auto"/>
                <w:bottom w:val="none" w:sz="0" w:space="0" w:color="auto"/>
                <w:right w:val="none" w:sz="0" w:space="0" w:color="auto"/>
              </w:divBdr>
            </w:div>
            <w:div w:id="1136221238">
              <w:marLeft w:val="0"/>
              <w:marRight w:val="0"/>
              <w:marTop w:val="0"/>
              <w:marBottom w:val="0"/>
              <w:divBdr>
                <w:top w:val="none" w:sz="0" w:space="0" w:color="auto"/>
                <w:left w:val="none" w:sz="0" w:space="0" w:color="auto"/>
                <w:bottom w:val="none" w:sz="0" w:space="0" w:color="auto"/>
                <w:right w:val="none" w:sz="0" w:space="0" w:color="auto"/>
              </w:divBdr>
            </w:div>
            <w:div w:id="1367221915">
              <w:marLeft w:val="0"/>
              <w:marRight w:val="0"/>
              <w:marTop w:val="0"/>
              <w:marBottom w:val="0"/>
              <w:divBdr>
                <w:top w:val="none" w:sz="0" w:space="0" w:color="auto"/>
                <w:left w:val="none" w:sz="0" w:space="0" w:color="auto"/>
                <w:bottom w:val="none" w:sz="0" w:space="0" w:color="auto"/>
                <w:right w:val="none" w:sz="0" w:space="0" w:color="auto"/>
              </w:divBdr>
            </w:div>
            <w:div w:id="1555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5334">
      <w:bodyDiv w:val="1"/>
      <w:marLeft w:val="0"/>
      <w:marRight w:val="0"/>
      <w:marTop w:val="0"/>
      <w:marBottom w:val="0"/>
      <w:divBdr>
        <w:top w:val="none" w:sz="0" w:space="0" w:color="auto"/>
        <w:left w:val="none" w:sz="0" w:space="0" w:color="auto"/>
        <w:bottom w:val="none" w:sz="0" w:space="0" w:color="auto"/>
        <w:right w:val="none" w:sz="0" w:space="0" w:color="auto"/>
      </w:divBdr>
      <w:divsChild>
        <w:div w:id="215360799">
          <w:marLeft w:val="0"/>
          <w:marRight w:val="0"/>
          <w:marTop w:val="0"/>
          <w:marBottom w:val="0"/>
          <w:divBdr>
            <w:top w:val="none" w:sz="0" w:space="0" w:color="auto"/>
            <w:left w:val="none" w:sz="0" w:space="0" w:color="auto"/>
            <w:bottom w:val="none" w:sz="0" w:space="0" w:color="auto"/>
            <w:right w:val="none" w:sz="0" w:space="0" w:color="auto"/>
          </w:divBdr>
          <w:divsChild>
            <w:div w:id="61176052">
              <w:marLeft w:val="0"/>
              <w:marRight w:val="0"/>
              <w:marTop w:val="0"/>
              <w:marBottom w:val="0"/>
              <w:divBdr>
                <w:top w:val="none" w:sz="0" w:space="0" w:color="auto"/>
                <w:left w:val="none" w:sz="0" w:space="0" w:color="auto"/>
                <w:bottom w:val="none" w:sz="0" w:space="0" w:color="auto"/>
                <w:right w:val="none" w:sz="0" w:space="0" w:color="auto"/>
              </w:divBdr>
            </w:div>
            <w:div w:id="575868283">
              <w:marLeft w:val="0"/>
              <w:marRight w:val="0"/>
              <w:marTop w:val="0"/>
              <w:marBottom w:val="0"/>
              <w:divBdr>
                <w:top w:val="none" w:sz="0" w:space="0" w:color="auto"/>
                <w:left w:val="none" w:sz="0" w:space="0" w:color="auto"/>
                <w:bottom w:val="none" w:sz="0" w:space="0" w:color="auto"/>
                <w:right w:val="none" w:sz="0" w:space="0" w:color="auto"/>
              </w:divBdr>
            </w:div>
            <w:div w:id="653023068">
              <w:marLeft w:val="0"/>
              <w:marRight w:val="0"/>
              <w:marTop w:val="0"/>
              <w:marBottom w:val="0"/>
              <w:divBdr>
                <w:top w:val="none" w:sz="0" w:space="0" w:color="auto"/>
                <w:left w:val="none" w:sz="0" w:space="0" w:color="auto"/>
                <w:bottom w:val="none" w:sz="0" w:space="0" w:color="auto"/>
                <w:right w:val="none" w:sz="0" w:space="0" w:color="auto"/>
              </w:divBdr>
            </w:div>
            <w:div w:id="996298403">
              <w:marLeft w:val="0"/>
              <w:marRight w:val="0"/>
              <w:marTop w:val="0"/>
              <w:marBottom w:val="0"/>
              <w:divBdr>
                <w:top w:val="none" w:sz="0" w:space="0" w:color="auto"/>
                <w:left w:val="none" w:sz="0" w:space="0" w:color="auto"/>
                <w:bottom w:val="none" w:sz="0" w:space="0" w:color="auto"/>
                <w:right w:val="none" w:sz="0" w:space="0" w:color="auto"/>
              </w:divBdr>
            </w:div>
            <w:div w:id="1124926924">
              <w:marLeft w:val="0"/>
              <w:marRight w:val="0"/>
              <w:marTop w:val="0"/>
              <w:marBottom w:val="0"/>
              <w:divBdr>
                <w:top w:val="none" w:sz="0" w:space="0" w:color="auto"/>
                <w:left w:val="none" w:sz="0" w:space="0" w:color="auto"/>
                <w:bottom w:val="none" w:sz="0" w:space="0" w:color="auto"/>
                <w:right w:val="none" w:sz="0" w:space="0" w:color="auto"/>
              </w:divBdr>
            </w:div>
            <w:div w:id="1707900621">
              <w:marLeft w:val="0"/>
              <w:marRight w:val="0"/>
              <w:marTop w:val="0"/>
              <w:marBottom w:val="0"/>
              <w:divBdr>
                <w:top w:val="none" w:sz="0" w:space="0" w:color="auto"/>
                <w:left w:val="none" w:sz="0" w:space="0" w:color="auto"/>
                <w:bottom w:val="none" w:sz="0" w:space="0" w:color="auto"/>
                <w:right w:val="none" w:sz="0" w:space="0" w:color="auto"/>
              </w:divBdr>
            </w:div>
            <w:div w:id="1760104286">
              <w:marLeft w:val="0"/>
              <w:marRight w:val="0"/>
              <w:marTop w:val="0"/>
              <w:marBottom w:val="0"/>
              <w:divBdr>
                <w:top w:val="none" w:sz="0" w:space="0" w:color="auto"/>
                <w:left w:val="none" w:sz="0" w:space="0" w:color="auto"/>
                <w:bottom w:val="none" w:sz="0" w:space="0" w:color="auto"/>
                <w:right w:val="none" w:sz="0" w:space="0" w:color="auto"/>
              </w:divBdr>
            </w:div>
            <w:div w:id="1912693460">
              <w:marLeft w:val="0"/>
              <w:marRight w:val="0"/>
              <w:marTop w:val="0"/>
              <w:marBottom w:val="0"/>
              <w:divBdr>
                <w:top w:val="none" w:sz="0" w:space="0" w:color="auto"/>
                <w:left w:val="none" w:sz="0" w:space="0" w:color="auto"/>
                <w:bottom w:val="none" w:sz="0" w:space="0" w:color="auto"/>
                <w:right w:val="none" w:sz="0" w:space="0" w:color="auto"/>
              </w:divBdr>
            </w:div>
            <w:div w:id="20821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89386">
      <w:bodyDiv w:val="1"/>
      <w:marLeft w:val="0"/>
      <w:marRight w:val="0"/>
      <w:marTop w:val="0"/>
      <w:marBottom w:val="0"/>
      <w:divBdr>
        <w:top w:val="none" w:sz="0" w:space="0" w:color="auto"/>
        <w:left w:val="none" w:sz="0" w:space="0" w:color="auto"/>
        <w:bottom w:val="none" w:sz="0" w:space="0" w:color="auto"/>
        <w:right w:val="none" w:sz="0" w:space="0" w:color="auto"/>
      </w:divBdr>
    </w:div>
    <w:div w:id="802845729">
      <w:bodyDiv w:val="1"/>
      <w:marLeft w:val="0"/>
      <w:marRight w:val="0"/>
      <w:marTop w:val="0"/>
      <w:marBottom w:val="0"/>
      <w:divBdr>
        <w:top w:val="none" w:sz="0" w:space="0" w:color="auto"/>
        <w:left w:val="none" w:sz="0" w:space="0" w:color="auto"/>
        <w:bottom w:val="none" w:sz="0" w:space="0" w:color="auto"/>
        <w:right w:val="none" w:sz="0" w:space="0" w:color="auto"/>
      </w:divBdr>
    </w:div>
    <w:div w:id="803548541">
      <w:bodyDiv w:val="1"/>
      <w:marLeft w:val="0"/>
      <w:marRight w:val="0"/>
      <w:marTop w:val="0"/>
      <w:marBottom w:val="0"/>
      <w:divBdr>
        <w:top w:val="none" w:sz="0" w:space="0" w:color="auto"/>
        <w:left w:val="none" w:sz="0" w:space="0" w:color="auto"/>
        <w:bottom w:val="none" w:sz="0" w:space="0" w:color="auto"/>
        <w:right w:val="none" w:sz="0" w:space="0" w:color="auto"/>
      </w:divBdr>
      <w:divsChild>
        <w:div w:id="1722753618">
          <w:marLeft w:val="360"/>
          <w:marRight w:val="0"/>
          <w:marTop w:val="200"/>
          <w:marBottom w:val="0"/>
          <w:divBdr>
            <w:top w:val="none" w:sz="0" w:space="0" w:color="auto"/>
            <w:left w:val="none" w:sz="0" w:space="0" w:color="auto"/>
            <w:bottom w:val="none" w:sz="0" w:space="0" w:color="auto"/>
            <w:right w:val="none" w:sz="0" w:space="0" w:color="auto"/>
          </w:divBdr>
        </w:div>
      </w:divsChild>
    </w:div>
    <w:div w:id="803699901">
      <w:bodyDiv w:val="1"/>
      <w:marLeft w:val="0"/>
      <w:marRight w:val="0"/>
      <w:marTop w:val="0"/>
      <w:marBottom w:val="0"/>
      <w:divBdr>
        <w:top w:val="none" w:sz="0" w:space="0" w:color="auto"/>
        <w:left w:val="none" w:sz="0" w:space="0" w:color="auto"/>
        <w:bottom w:val="none" w:sz="0" w:space="0" w:color="auto"/>
        <w:right w:val="none" w:sz="0" w:space="0" w:color="auto"/>
      </w:divBdr>
    </w:div>
    <w:div w:id="803734930">
      <w:bodyDiv w:val="1"/>
      <w:marLeft w:val="0"/>
      <w:marRight w:val="0"/>
      <w:marTop w:val="0"/>
      <w:marBottom w:val="0"/>
      <w:divBdr>
        <w:top w:val="none" w:sz="0" w:space="0" w:color="auto"/>
        <w:left w:val="none" w:sz="0" w:space="0" w:color="auto"/>
        <w:bottom w:val="none" w:sz="0" w:space="0" w:color="auto"/>
        <w:right w:val="none" w:sz="0" w:space="0" w:color="auto"/>
      </w:divBdr>
    </w:div>
    <w:div w:id="805126774">
      <w:bodyDiv w:val="1"/>
      <w:marLeft w:val="0"/>
      <w:marRight w:val="0"/>
      <w:marTop w:val="0"/>
      <w:marBottom w:val="0"/>
      <w:divBdr>
        <w:top w:val="none" w:sz="0" w:space="0" w:color="auto"/>
        <w:left w:val="none" w:sz="0" w:space="0" w:color="auto"/>
        <w:bottom w:val="none" w:sz="0" w:space="0" w:color="auto"/>
        <w:right w:val="none" w:sz="0" w:space="0" w:color="auto"/>
      </w:divBdr>
    </w:div>
    <w:div w:id="805970303">
      <w:bodyDiv w:val="1"/>
      <w:marLeft w:val="0"/>
      <w:marRight w:val="0"/>
      <w:marTop w:val="0"/>
      <w:marBottom w:val="0"/>
      <w:divBdr>
        <w:top w:val="none" w:sz="0" w:space="0" w:color="auto"/>
        <w:left w:val="none" w:sz="0" w:space="0" w:color="auto"/>
        <w:bottom w:val="none" w:sz="0" w:space="0" w:color="auto"/>
        <w:right w:val="none" w:sz="0" w:space="0" w:color="auto"/>
      </w:divBdr>
    </w:div>
    <w:div w:id="806438955">
      <w:bodyDiv w:val="1"/>
      <w:marLeft w:val="0"/>
      <w:marRight w:val="0"/>
      <w:marTop w:val="0"/>
      <w:marBottom w:val="0"/>
      <w:divBdr>
        <w:top w:val="none" w:sz="0" w:space="0" w:color="auto"/>
        <w:left w:val="none" w:sz="0" w:space="0" w:color="auto"/>
        <w:bottom w:val="none" w:sz="0" w:space="0" w:color="auto"/>
        <w:right w:val="none" w:sz="0" w:space="0" w:color="auto"/>
      </w:divBdr>
      <w:divsChild>
        <w:div w:id="557328436">
          <w:marLeft w:val="547"/>
          <w:marRight w:val="0"/>
          <w:marTop w:val="134"/>
          <w:marBottom w:val="120"/>
          <w:divBdr>
            <w:top w:val="none" w:sz="0" w:space="0" w:color="auto"/>
            <w:left w:val="none" w:sz="0" w:space="0" w:color="auto"/>
            <w:bottom w:val="none" w:sz="0" w:space="0" w:color="auto"/>
            <w:right w:val="none" w:sz="0" w:space="0" w:color="auto"/>
          </w:divBdr>
        </w:div>
        <w:div w:id="702637603">
          <w:marLeft w:val="1166"/>
          <w:marRight w:val="0"/>
          <w:marTop w:val="115"/>
          <w:marBottom w:val="120"/>
          <w:divBdr>
            <w:top w:val="none" w:sz="0" w:space="0" w:color="auto"/>
            <w:left w:val="none" w:sz="0" w:space="0" w:color="auto"/>
            <w:bottom w:val="none" w:sz="0" w:space="0" w:color="auto"/>
            <w:right w:val="none" w:sz="0" w:space="0" w:color="auto"/>
          </w:divBdr>
        </w:div>
        <w:div w:id="1146627127">
          <w:marLeft w:val="1166"/>
          <w:marRight w:val="0"/>
          <w:marTop w:val="115"/>
          <w:marBottom w:val="120"/>
          <w:divBdr>
            <w:top w:val="none" w:sz="0" w:space="0" w:color="auto"/>
            <w:left w:val="none" w:sz="0" w:space="0" w:color="auto"/>
            <w:bottom w:val="none" w:sz="0" w:space="0" w:color="auto"/>
            <w:right w:val="none" w:sz="0" w:space="0" w:color="auto"/>
          </w:divBdr>
        </w:div>
        <w:div w:id="1694916312">
          <w:marLeft w:val="1166"/>
          <w:marRight w:val="0"/>
          <w:marTop w:val="115"/>
          <w:marBottom w:val="120"/>
          <w:divBdr>
            <w:top w:val="none" w:sz="0" w:space="0" w:color="auto"/>
            <w:left w:val="none" w:sz="0" w:space="0" w:color="auto"/>
            <w:bottom w:val="none" w:sz="0" w:space="0" w:color="auto"/>
            <w:right w:val="none" w:sz="0" w:space="0" w:color="auto"/>
          </w:divBdr>
        </w:div>
      </w:divsChild>
    </w:div>
    <w:div w:id="807281017">
      <w:bodyDiv w:val="1"/>
      <w:marLeft w:val="0"/>
      <w:marRight w:val="0"/>
      <w:marTop w:val="0"/>
      <w:marBottom w:val="0"/>
      <w:divBdr>
        <w:top w:val="none" w:sz="0" w:space="0" w:color="auto"/>
        <w:left w:val="none" w:sz="0" w:space="0" w:color="auto"/>
        <w:bottom w:val="none" w:sz="0" w:space="0" w:color="auto"/>
        <w:right w:val="none" w:sz="0" w:space="0" w:color="auto"/>
      </w:divBdr>
    </w:div>
    <w:div w:id="807479182">
      <w:bodyDiv w:val="1"/>
      <w:marLeft w:val="0"/>
      <w:marRight w:val="0"/>
      <w:marTop w:val="0"/>
      <w:marBottom w:val="0"/>
      <w:divBdr>
        <w:top w:val="none" w:sz="0" w:space="0" w:color="auto"/>
        <w:left w:val="none" w:sz="0" w:space="0" w:color="auto"/>
        <w:bottom w:val="none" w:sz="0" w:space="0" w:color="auto"/>
        <w:right w:val="none" w:sz="0" w:space="0" w:color="auto"/>
      </w:divBdr>
      <w:divsChild>
        <w:div w:id="16464324">
          <w:marLeft w:val="0"/>
          <w:marRight w:val="0"/>
          <w:marTop w:val="0"/>
          <w:marBottom w:val="0"/>
          <w:divBdr>
            <w:top w:val="none" w:sz="0" w:space="0" w:color="auto"/>
            <w:left w:val="none" w:sz="0" w:space="0" w:color="auto"/>
            <w:bottom w:val="none" w:sz="0" w:space="0" w:color="auto"/>
            <w:right w:val="none" w:sz="0" w:space="0" w:color="auto"/>
          </w:divBdr>
          <w:divsChild>
            <w:div w:id="374231065">
              <w:marLeft w:val="0"/>
              <w:marRight w:val="0"/>
              <w:marTop w:val="0"/>
              <w:marBottom w:val="0"/>
              <w:divBdr>
                <w:top w:val="none" w:sz="0" w:space="0" w:color="auto"/>
                <w:left w:val="none" w:sz="0" w:space="0" w:color="auto"/>
                <w:bottom w:val="none" w:sz="0" w:space="0" w:color="auto"/>
                <w:right w:val="none" w:sz="0" w:space="0" w:color="auto"/>
              </w:divBdr>
            </w:div>
            <w:div w:id="570773689">
              <w:marLeft w:val="0"/>
              <w:marRight w:val="0"/>
              <w:marTop w:val="0"/>
              <w:marBottom w:val="0"/>
              <w:divBdr>
                <w:top w:val="none" w:sz="0" w:space="0" w:color="auto"/>
                <w:left w:val="none" w:sz="0" w:space="0" w:color="auto"/>
                <w:bottom w:val="none" w:sz="0" w:space="0" w:color="auto"/>
                <w:right w:val="none" w:sz="0" w:space="0" w:color="auto"/>
              </w:divBdr>
            </w:div>
            <w:div w:id="924651598">
              <w:marLeft w:val="0"/>
              <w:marRight w:val="0"/>
              <w:marTop w:val="0"/>
              <w:marBottom w:val="0"/>
              <w:divBdr>
                <w:top w:val="none" w:sz="0" w:space="0" w:color="auto"/>
                <w:left w:val="none" w:sz="0" w:space="0" w:color="auto"/>
                <w:bottom w:val="none" w:sz="0" w:space="0" w:color="auto"/>
                <w:right w:val="none" w:sz="0" w:space="0" w:color="auto"/>
              </w:divBdr>
            </w:div>
            <w:div w:id="1586380589">
              <w:marLeft w:val="0"/>
              <w:marRight w:val="0"/>
              <w:marTop w:val="0"/>
              <w:marBottom w:val="0"/>
              <w:divBdr>
                <w:top w:val="none" w:sz="0" w:space="0" w:color="auto"/>
                <w:left w:val="none" w:sz="0" w:space="0" w:color="auto"/>
                <w:bottom w:val="none" w:sz="0" w:space="0" w:color="auto"/>
                <w:right w:val="none" w:sz="0" w:space="0" w:color="auto"/>
              </w:divBdr>
            </w:div>
            <w:div w:id="1832596797">
              <w:marLeft w:val="0"/>
              <w:marRight w:val="0"/>
              <w:marTop w:val="0"/>
              <w:marBottom w:val="0"/>
              <w:divBdr>
                <w:top w:val="none" w:sz="0" w:space="0" w:color="auto"/>
                <w:left w:val="none" w:sz="0" w:space="0" w:color="auto"/>
                <w:bottom w:val="none" w:sz="0" w:space="0" w:color="auto"/>
                <w:right w:val="none" w:sz="0" w:space="0" w:color="auto"/>
              </w:divBdr>
            </w:div>
            <w:div w:id="21417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9129">
      <w:bodyDiv w:val="1"/>
      <w:marLeft w:val="0"/>
      <w:marRight w:val="0"/>
      <w:marTop w:val="0"/>
      <w:marBottom w:val="0"/>
      <w:divBdr>
        <w:top w:val="none" w:sz="0" w:space="0" w:color="auto"/>
        <w:left w:val="none" w:sz="0" w:space="0" w:color="auto"/>
        <w:bottom w:val="none" w:sz="0" w:space="0" w:color="auto"/>
        <w:right w:val="none" w:sz="0" w:space="0" w:color="auto"/>
      </w:divBdr>
    </w:div>
    <w:div w:id="807741427">
      <w:bodyDiv w:val="1"/>
      <w:marLeft w:val="0"/>
      <w:marRight w:val="0"/>
      <w:marTop w:val="0"/>
      <w:marBottom w:val="0"/>
      <w:divBdr>
        <w:top w:val="none" w:sz="0" w:space="0" w:color="auto"/>
        <w:left w:val="none" w:sz="0" w:space="0" w:color="auto"/>
        <w:bottom w:val="none" w:sz="0" w:space="0" w:color="auto"/>
        <w:right w:val="none" w:sz="0" w:space="0" w:color="auto"/>
      </w:divBdr>
    </w:div>
    <w:div w:id="807747795">
      <w:bodyDiv w:val="1"/>
      <w:marLeft w:val="0"/>
      <w:marRight w:val="0"/>
      <w:marTop w:val="0"/>
      <w:marBottom w:val="0"/>
      <w:divBdr>
        <w:top w:val="none" w:sz="0" w:space="0" w:color="auto"/>
        <w:left w:val="none" w:sz="0" w:space="0" w:color="auto"/>
        <w:bottom w:val="none" w:sz="0" w:space="0" w:color="auto"/>
        <w:right w:val="none" w:sz="0" w:space="0" w:color="auto"/>
      </w:divBdr>
      <w:divsChild>
        <w:div w:id="244144182">
          <w:marLeft w:val="1166"/>
          <w:marRight w:val="0"/>
          <w:marTop w:val="134"/>
          <w:marBottom w:val="0"/>
          <w:divBdr>
            <w:top w:val="none" w:sz="0" w:space="0" w:color="auto"/>
            <w:left w:val="none" w:sz="0" w:space="0" w:color="auto"/>
            <w:bottom w:val="none" w:sz="0" w:space="0" w:color="auto"/>
            <w:right w:val="none" w:sz="0" w:space="0" w:color="auto"/>
          </w:divBdr>
        </w:div>
        <w:div w:id="409238028">
          <w:marLeft w:val="547"/>
          <w:marRight w:val="0"/>
          <w:marTop w:val="154"/>
          <w:marBottom w:val="0"/>
          <w:divBdr>
            <w:top w:val="none" w:sz="0" w:space="0" w:color="auto"/>
            <w:left w:val="none" w:sz="0" w:space="0" w:color="auto"/>
            <w:bottom w:val="none" w:sz="0" w:space="0" w:color="auto"/>
            <w:right w:val="none" w:sz="0" w:space="0" w:color="auto"/>
          </w:divBdr>
        </w:div>
        <w:div w:id="1511137732">
          <w:marLeft w:val="1166"/>
          <w:marRight w:val="0"/>
          <w:marTop w:val="134"/>
          <w:marBottom w:val="0"/>
          <w:divBdr>
            <w:top w:val="none" w:sz="0" w:space="0" w:color="auto"/>
            <w:left w:val="none" w:sz="0" w:space="0" w:color="auto"/>
            <w:bottom w:val="none" w:sz="0" w:space="0" w:color="auto"/>
            <w:right w:val="none" w:sz="0" w:space="0" w:color="auto"/>
          </w:divBdr>
        </w:div>
      </w:divsChild>
    </w:div>
    <w:div w:id="807939853">
      <w:bodyDiv w:val="1"/>
      <w:marLeft w:val="0"/>
      <w:marRight w:val="0"/>
      <w:marTop w:val="0"/>
      <w:marBottom w:val="0"/>
      <w:divBdr>
        <w:top w:val="none" w:sz="0" w:space="0" w:color="auto"/>
        <w:left w:val="none" w:sz="0" w:space="0" w:color="auto"/>
        <w:bottom w:val="none" w:sz="0" w:space="0" w:color="auto"/>
        <w:right w:val="none" w:sz="0" w:space="0" w:color="auto"/>
      </w:divBdr>
    </w:div>
    <w:div w:id="808790460">
      <w:bodyDiv w:val="1"/>
      <w:marLeft w:val="0"/>
      <w:marRight w:val="0"/>
      <w:marTop w:val="0"/>
      <w:marBottom w:val="0"/>
      <w:divBdr>
        <w:top w:val="none" w:sz="0" w:space="0" w:color="auto"/>
        <w:left w:val="none" w:sz="0" w:space="0" w:color="auto"/>
        <w:bottom w:val="none" w:sz="0" w:space="0" w:color="auto"/>
        <w:right w:val="none" w:sz="0" w:space="0" w:color="auto"/>
      </w:divBdr>
    </w:div>
    <w:div w:id="809134194">
      <w:bodyDiv w:val="1"/>
      <w:marLeft w:val="0"/>
      <w:marRight w:val="0"/>
      <w:marTop w:val="0"/>
      <w:marBottom w:val="0"/>
      <w:divBdr>
        <w:top w:val="none" w:sz="0" w:space="0" w:color="auto"/>
        <w:left w:val="none" w:sz="0" w:space="0" w:color="auto"/>
        <w:bottom w:val="none" w:sz="0" w:space="0" w:color="auto"/>
        <w:right w:val="none" w:sz="0" w:space="0" w:color="auto"/>
      </w:divBdr>
    </w:div>
    <w:div w:id="809598270">
      <w:bodyDiv w:val="1"/>
      <w:marLeft w:val="0"/>
      <w:marRight w:val="0"/>
      <w:marTop w:val="0"/>
      <w:marBottom w:val="0"/>
      <w:divBdr>
        <w:top w:val="none" w:sz="0" w:space="0" w:color="auto"/>
        <w:left w:val="none" w:sz="0" w:space="0" w:color="auto"/>
        <w:bottom w:val="none" w:sz="0" w:space="0" w:color="auto"/>
        <w:right w:val="none" w:sz="0" w:space="0" w:color="auto"/>
      </w:divBdr>
      <w:divsChild>
        <w:div w:id="599411440">
          <w:marLeft w:val="1166"/>
          <w:marRight w:val="0"/>
          <w:marTop w:val="125"/>
          <w:marBottom w:val="0"/>
          <w:divBdr>
            <w:top w:val="none" w:sz="0" w:space="0" w:color="auto"/>
            <w:left w:val="none" w:sz="0" w:space="0" w:color="auto"/>
            <w:bottom w:val="none" w:sz="0" w:space="0" w:color="auto"/>
            <w:right w:val="none" w:sz="0" w:space="0" w:color="auto"/>
          </w:divBdr>
        </w:div>
        <w:div w:id="704408794">
          <w:marLeft w:val="547"/>
          <w:marRight w:val="0"/>
          <w:marTop w:val="144"/>
          <w:marBottom w:val="0"/>
          <w:divBdr>
            <w:top w:val="none" w:sz="0" w:space="0" w:color="auto"/>
            <w:left w:val="none" w:sz="0" w:space="0" w:color="auto"/>
            <w:bottom w:val="none" w:sz="0" w:space="0" w:color="auto"/>
            <w:right w:val="none" w:sz="0" w:space="0" w:color="auto"/>
          </w:divBdr>
        </w:div>
        <w:div w:id="913971745">
          <w:marLeft w:val="547"/>
          <w:marRight w:val="0"/>
          <w:marTop w:val="144"/>
          <w:marBottom w:val="0"/>
          <w:divBdr>
            <w:top w:val="none" w:sz="0" w:space="0" w:color="auto"/>
            <w:left w:val="none" w:sz="0" w:space="0" w:color="auto"/>
            <w:bottom w:val="none" w:sz="0" w:space="0" w:color="auto"/>
            <w:right w:val="none" w:sz="0" w:space="0" w:color="auto"/>
          </w:divBdr>
        </w:div>
        <w:div w:id="1972906508">
          <w:marLeft w:val="1166"/>
          <w:marRight w:val="0"/>
          <w:marTop w:val="125"/>
          <w:marBottom w:val="0"/>
          <w:divBdr>
            <w:top w:val="none" w:sz="0" w:space="0" w:color="auto"/>
            <w:left w:val="none" w:sz="0" w:space="0" w:color="auto"/>
            <w:bottom w:val="none" w:sz="0" w:space="0" w:color="auto"/>
            <w:right w:val="none" w:sz="0" w:space="0" w:color="auto"/>
          </w:divBdr>
        </w:div>
      </w:divsChild>
    </w:div>
    <w:div w:id="809901408">
      <w:bodyDiv w:val="1"/>
      <w:marLeft w:val="0"/>
      <w:marRight w:val="0"/>
      <w:marTop w:val="0"/>
      <w:marBottom w:val="0"/>
      <w:divBdr>
        <w:top w:val="none" w:sz="0" w:space="0" w:color="auto"/>
        <w:left w:val="none" w:sz="0" w:space="0" w:color="auto"/>
        <w:bottom w:val="none" w:sz="0" w:space="0" w:color="auto"/>
        <w:right w:val="none" w:sz="0" w:space="0" w:color="auto"/>
      </w:divBdr>
    </w:div>
    <w:div w:id="810287909">
      <w:bodyDiv w:val="1"/>
      <w:marLeft w:val="0"/>
      <w:marRight w:val="0"/>
      <w:marTop w:val="0"/>
      <w:marBottom w:val="0"/>
      <w:divBdr>
        <w:top w:val="none" w:sz="0" w:space="0" w:color="auto"/>
        <w:left w:val="none" w:sz="0" w:space="0" w:color="auto"/>
        <w:bottom w:val="none" w:sz="0" w:space="0" w:color="auto"/>
        <w:right w:val="none" w:sz="0" w:space="0" w:color="auto"/>
      </w:divBdr>
    </w:div>
    <w:div w:id="815099816">
      <w:bodyDiv w:val="1"/>
      <w:marLeft w:val="0"/>
      <w:marRight w:val="0"/>
      <w:marTop w:val="0"/>
      <w:marBottom w:val="0"/>
      <w:divBdr>
        <w:top w:val="none" w:sz="0" w:space="0" w:color="auto"/>
        <w:left w:val="none" w:sz="0" w:space="0" w:color="auto"/>
        <w:bottom w:val="none" w:sz="0" w:space="0" w:color="auto"/>
        <w:right w:val="none" w:sz="0" w:space="0" w:color="auto"/>
      </w:divBdr>
    </w:div>
    <w:div w:id="815219918">
      <w:bodyDiv w:val="1"/>
      <w:marLeft w:val="0"/>
      <w:marRight w:val="0"/>
      <w:marTop w:val="0"/>
      <w:marBottom w:val="0"/>
      <w:divBdr>
        <w:top w:val="none" w:sz="0" w:space="0" w:color="auto"/>
        <w:left w:val="none" w:sz="0" w:space="0" w:color="auto"/>
        <w:bottom w:val="none" w:sz="0" w:space="0" w:color="auto"/>
        <w:right w:val="none" w:sz="0" w:space="0" w:color="auto"/>
      </w:divBdr>
    </w:div>
    <w:div w:id="816142489">
      <w:bodyDiv w:val="1"/>
      <w:marLeft w:val="0"/>
      <w:marRight w:val="0"/>
      <w:marTop w:val="0"/>
      <w:marBottom w:val="0"/>
      <w:divBdr>
        <w:top w:val="none" w:sz="0" w:space="0" w:color="auto"/>
        <w:left w:val="none" w:sz="0" w:space="0" w:color="auto"/>
        <w:bottom w:val="none" w:sz="0" w:space="0" w:color="auto"/>
        <w:right w:val="none" w:sz="0" w:space="0" w:color="auto"/>
      </w:divBdr>
    </w:div>
    <w:div w:id="817301535">
      <w:bodyDiv w:val="1"/>
      <w:marLeft w:val="0"/>
      <w:marRight w:val="0"/>
      <w:marTop w:val="0"/>
      <w:marBottom w:val="0"/>
      <w:divBdr>
        <w:top w:val="none" w:sz="0" w:space="0" w:color="auto"/>
        <w:left w:val="none" w:sz="0" w:space="0" w:color="auto"/>
        <w:bottom w:val="none" w:sz="0" w:space="0" w:color="auto"/>
        <w:right w:val="none" w:sz="0" w:space="0" w:color="auto"/>
      </w:divBdr>
    </w:div>
    <w:div w:id="818422109">
      <w:bodyDiv w:val="1"/>
      <w:marLeft w:val="0"/>
      <w:marRight w:val="0"/>
      <w:marTop w:val="0"/>
      <w:marBottom w:val="0"/>
      <w:divBdr>
        <w:top w:val="none" w:sz="0" w:space="0" w:color="auto"/>
        <w:left w:val="none" w:sz="0" w:space="0" w:color="auto"/>
        <w:bottom w:val="none" w:sz="0" w:space="0" w:color="auto"/>
        <w:right w:val="none" w:sz="0" w:space="0" w:color="auto"/>
      </w:divBdr>
      <w:divsChild>
        <w:div w:id="620042028">
          <w:marLeft w:val="850"/>
          <w:marRight w:val="0"/>
          <w:marTop w:val="77"/>
          <w:marBottom w:val="0"/>
          <w:divBdr>
            <w:top w:val="none" w:sz="0" w:space="0" w:color="auto"/>
            <w:left w:val="none" w:sz="0" w:space="0" w:color="auto"/>
            <w:bottom w:val="none" w:sz="0" w:space="0" w:color="auto"/>
            <w:right w:val="none" w:sz="0" w:space="0" w:color="auto"/>
          </w:divBdr>
        </w:div>
        <w:div w:id="679088133">
          <w:marLeft w:val="432"/>
          <w:marRight w:val="0"/>
          <w:marTop w:val="86"/>
          <w:marBottom w:val="0"/>
          <w:divBdr>
            <w:top w:val="none" w:sz="0" w:space="0" w:color="auto"/>
            <w:left w:val="none" w:sz="0" w:space="0" w:color="auto"/>
            <w:bottom w:val="none" w:sz="0" w:space="0" w:color="auto"/>
            <w:right w:val="none" w:sz="0" w:space="0" w:color="auto"/>
          </w:divBdr>
        </w:div>
        <w:div w:id="867716627">
          <w:marLeft w:val="850"/>
          <w:marRight w:val="0"/>
          <w:marTop w:val="77"/>
          <w:marBottom w:val="0"/>
          <w:divBdr>
            <w:top w:val="none" w:sz="0" w:space="0" w:color="auto"/>
            <w:left w:val="none" w:sz="0" w:space="0" w:color="auto"/>
            <w:bottom w:val="none" w:sz="0" w:space="0" w:color="auto"/>
            <w:right w:val="none" w:sz="0" w:space="0" w:color="auto"/>
          </w:divBdr>
        </w:div>
        <w:div w:id="968128710">
          <w:marLeft w:val="432"/>
          <w:marRight w:val="0"/>
          <w:marTop w:val="86"/>
          <w:marBottom w:val="0"/>
          <w:divBdr>
            <w:top w:val="none" w:sz="0" w:space="0" w:color="auto"/>
            <w:left w:val="none" w:sz="0" w:space="0" w:color="auto"/>
            <w:bottom w:val="none" w:sz="0" w:space="0" w:color="auto"/>
            <w:right w:val="none" w:sz="0" w:space="0" w:color="auto"/>
          </w:divBdr>
        </w:div>
        <w:div w:id="1251543519">
          <w:marLeft w:val="850"/>
          <w:marRight w:val="0"/>
          <w:marTop w:val="77"/>
          <w:marBottom w:val="0"/>
          <w:divBdr>
            <w:top w:val="none" w:sz="0" w:space="0" w:color="auto"/>
            <w:left w:val="none" w:sz="0" w:space="0" w:color="auto"/>
            <w:bottom w:val="none" w:sz="0" w:space="0" w:color="auto"/>
            <w:right w:val="none" w:sz="0" w:space="0" w:color="auto"/>
          </w:divBdr>
        </w:div>
        <w:div w:id="1440875579">
          <w:marLeft w:val="850"/>
          <w:marRight w:val="0"/>
          <w:marTop w:val="77"/>
          <w:marBottom w:val="0"/>
          <w:divBdr>
            <w:top w:val="none" w:sz="0" w:space="0" w:color="auto"/>
            <w:left w:val="none" w:sz="0" w:space="0" w:color="auto"/>
            <w:bottom w:val="none" w:sz="0" w:space="0" w:color="auto"/>
            <w:right w:val="none" w:sz="0" w:space="0" w:color="auto"/>
          </w:divBdr>
        </w:div>
        <w:div w:id="1746875987">
          <w:marLeft w:val="850"/>
          <w:marRight w:val="0"/>
          <w:marTop w:val="77"/>
          <w:marBottom w:val="0"/>
          <w:divBdr>
            <w:top w:val="none" w:sz="0" w:space="0" w:color="auto"/>
            <w:left w:val="none" w:sz="0" w:space="0" w:color="auto"/>
            <w:bottom w:val="none" w:sz="0" w:space="0" w:color="auto"/>
            <w:right w:val="none" w:sz="0" w:space="0" w:color="auto"/>
          </w:divBdr>
        </w:div>
        <w:div w:id="1786073474">
          <w:marLeft w:val="850"/>
          <w:marRight w:val="0"/>
          <w:marTop w:val="77"/>
          <w:marBottom w:val="0"/>
          <w:divBdr>
            <w:top w:val="none" w:sz="0" w:space="0" w:color="auto"/>
            <w:left w:val="none" w:sz="0" w:space="0" w:color="auto"/>
            <w:bottom w:val="none" w:sz="0" w:space="0" w:color="auto"/>
            <w:right w:val="none" w:sz="0" w:space="0" w:color="auto"/>
          </w:divBdr>
        </w:div>
        <w:div w:id="1982610982">
          <w:marLeft w:val="432"/>
          <w:marRight w:val="0"/>
          <w:marTop w:val="86"/>
          <w:marBottom w:val="0"/>
          <w:divBdr>
            <w:top w:val="none" w:sz="0" w:space="0" w:color="auto"/>
            <w:left w:val="none" w:sz="0" w:space="0" w:color="auto"/>
            <w:bottom w:val="none" w:sz="0" w:space="0" w:color="auto"/>
            <w:right w:val="none" w:sz="0" w:space="0" w:color="auto"/>
          </w:divBdr>
        </w:div>
        <w:div w:id="2139882431">
          <w:marLeft w:val="850"/>
          <w:marRight w:val="0"/>
          <w:marTop w:val="77"/>
          <w:marBottom w:val="0"/>
          <w:divBdr>
            <w:top w:val="none" w:sz="0" w:space="0" w:color="auto"/>
            <w:left w:val="none" w:sz="0" w:space="0" w:color="auto"/>
            <w:bottom w:val="none" w:sz="0" w:space="0" w:color="auto"/>
            <w:right w:val="none" w:sz="0" w:space="0" w:color="auto"/>
          </w:divBdr>
        </w:div>
      </w:divsChild>
    </w:div>
    <w:div w:id="818887283">
      <w:bodyDiv w:val="1"/>
      <w:marLeft w:val="0"/>
      <w:marRight w:val="0"/>
      <w:marTop w:val="0"/>
      <w:marBottom w:val="0"/>
      <w:divBdr>
        <w:top w:val="none" w:sz="0" w:space="0" w:color="auto"/>
        <w:left w:val="none" w:sz="0" w:space="0" w:color="auto"/>
        <w:bottom w:val="none" w:sz="0" w:space="0" w:color="auto"/>
        <w:right w:val="none" w:sz="0" w:space="0" w:color="auto"/>
      </w:divBdr>
    </w:div>
    <w:div w:id="821504157">
      <w:bodyDiv w:val="1"/>
      <w:marLeft w:val="0"/>
      <w:marRight w:val="0"/>
      <w:marTop w:val="0"/>
      <w:marBottom w:val="0"/>
      <w:divBdr>
        <w:top w:val="none" w:sz="0" w:space="0" w:color="auto"/>
        <w:left w:val="none" w:sz="0" w:space="0" w:color="auto"/>
        <w:bottom w:val="none" w:sz="0" w:space="0" w:color="auto"/>
        <w:right w:val="none" w:sz="0" w:space="0" w:color="auto"/>
      </w:divBdr>
      <w:divsChild>
        <w:div w:id="102923714">
          <w:marLeft w:val="1166"/>
          <w:marRight w:val="0"/>
          <w:marTop w:val="106"/>
          <w:marBottom w:val="0"/>
          <w:divBdr>
            <w:top w:val="none" w:sz="0" w:space="0" w:color="auto"/>
            <w:left w:val="none" w:sz="0" w:space="0" w:color="auto"/>
            <w:bottom w:val="none" w:sz="0" w:space="0" w:color="auto"/>
            <w:right w:val="none" w:sz="0" w:space="0" w:color="auto"/>
          </w:divBdr>
        </w:div>
        <w:div w:id="369763154">
          <w:marLeft w:val="1166"/>
          <w:marRight w:val="0"/>
          <w:marTop w:val="106"/>
          <w:marBottom w:val="0"/>
          <w:divBdr>
            <w:top w:val="none" w:sz="0" w:space="0" w:color="auto"/>
            <w:left w:val="none" w:sz="0" w:space="0" w:color="auto"/>
            <w:bottom w:val="none" w:sz="0" w:space="0" w:color="auto"/>
            <w:right w:val="none" w:sz="0" w:space="0" w:color="auto"/>
          </w:divBdr>
        </w:div>
        <w:div w:id="511182520">
          <w:marLeft w:val="1166"/>
          <w:marRight w:val="0"/>
          <w:marTop w:val="106"/>
          <w:marBottom w:val="0"/>
          <w:divBdr>
            <w:top w:val="none" w:sz="0" w:space="0" w:color="auto"/>
            <w:left w:val="none" w:sz="0" w:space="0" w:color="auto"/>
            <w:bottom w:val="none" w:sz="0" w:space="0" w:color="auto"/>
            <w:right w:val="none" w:sz="0" w:space="0" w:color="auto"/>
          </w:divBdr>
        </w:div>
        <w:div w:id="553780170">
          <w:marLeft w:val="1800"/>
          <w:marRight w:val="0"/>
          <w:marTop w:val="96"/>
          <w:marBottom w:val="0"/>
          <w:divBdr>
            <w:top w:val="none" w:sz="0" w:space="0" w:color="auto"/>
            <w:left w:val="none" w:sz="0" w:space="0" w:color="auto"/>
            <w:bottom w:val="none" w:sz="0" w:space="0" w:color="auto"/>
            <w:right w:val="none" w:sz="0" w:space="0" w:color="auto"/>
          </w:divBdr>
        </w:div>
        <w:div w:id="637026983">
          <w:marLeft w:val="1800"/>
          <w:marRight w:val="0"/>
          <w:marTop w:val="96"/>
          <w:marBottom w:val="0"/>
          <w:divBdr>
            <w:top w:val="none" w:sz="0" w:space="0" w:color="auto"/>
            <w:left w:val="none" w:sz="0" w:space="0" w:color="auto"/>
            <w:bottom w:val="none" w:sz="0" w:space="0" w:color="auto"/>
            <w:right w:val="none" w:sz="0" w:space="0" w:color="auto"/>
          </w:divBdr>
        </w:div>
        <w:div w:id="1009792922">
          <w:marLeft w:val="1166"/>
          <w:marRight w:val="0"/>
          <w:marTop w:val="106"/>
          <w:marBottom w:val="0"/>
          <w:divBdr>
            <w:top w:val="none" w:sz="0" w:space="0" w:color="auto"/>
            <w:left w:val="none" w:sz="0" w:space="0" w:color="auto"/>
            <w:bottom w:val="none" w:sz="0" w:space="0" w:color="auto"/>
            <w:right w:val="none" w:sz="0" w:space="0" w:color="auto"/>
          </w:divBdr>
        </w:div>
        <w:div w:id="1044793019">
          <w:marLeft w:val="1800"/>
          <w:marRight w:val="0"/>
          <w:marTop w:val="96"/>
          <w:marBottom w:val="0"/>
          <w:divBdr>
            <w:top w:val="none" w:sz="0" w:space="0" w:color="auto"/>
            <w:left w:val="none" w:sz="0" w:space="0" w:color="auto"/>
            <w:bottom w:val="none" w:sz="0" w:space="0" w:color="auto"/>
            <w:right w:val="none" w:sz="0" w:space="0" w:color="auto"/>
          </w:divBdr>
        </w:div>
        <w:div w:id="1464999771">
          <w:marLeft w:val="1800"/>
          <w:marRight w:val="0"/>
          <w:marTop w:val="96"/>
          <w:marBottom w:val="0"/>
          <w:divBdr>
            <w:top w:val="none" w:sz="0" w:space="0" w:color="auto"/>
            <w:left w:val="none" w:sz="0" w:space="0" w:color="auto"/>
            <w:bottom w:val="none" w:sz="0" w:space="0" w:color="auto"/>
            <w:right w:val="none" w:sz="0" w:space="0" w:color="auto"/>
          </w:divBdr>
        </w:div>
        <w:div w:id="1485273386">
          <w:marLeft w:val="1800"/>
          <w:marRight w:val="0"/>
          <w:marTop w:val="96"/>
          <w:marBottom w:val="0"/>
          <w:divBdr>
            <w:top w:val="none" w:sz="0" w:space="0" w:color="auto"/>
            <w:left w:val="none" w:sz="0" w:space="0" w:color="auto"/>
            <w:bottom w:val="none" w:sz="0" w:space="0" w:color="auto"/>
            <w:right w:val="none" w:sz="0" w:space="0" w:color="auto"/>
          </w:divBdr>
        </w:div>
        <w:div w:id="1667436875">
          <w:marLeft w:val="1800"/>
          <w:marRight w:val="0"/>
          <w:marTop w:val="96"/>
          <w:marBottom w:val="0"/>
          <w:divBdr>
            <w:top w:val="none" w:sz="0" w:space="0" w:color="auto"/>
            <w:left w:val="none" w:sz="0" w:space="0" w:color="auto"/>
            <w:bottom w:val="none" w:sz="0" w:space="0" w:color="auto"/>
            <w:right w:val="none" w:sz="0" w:space="0" w:color="auto"/>
          </w:divBdr>
        </w:div>
        <w:div w:id="1730492106">
          <w:marLeft w:val="547"/>
          <w:marRight w:val="0"/>
          <w:marTop w:val="0"/>
          <w:marBottom w:val="0"/>
          <w:divBdr>
            <w:top w:val="none" w:sz="0" w:space="0" w:color="auto"/>
            <w:left w:val="none" w:sz="0" w:space="0" w:color="auto"/>
            <w:bottom w:val="none" w:sz="0" w:space="0" w:color="auto"/>
            <w:right w:val="none" w:sz="0" w:space="0" w:color="auto"/>
          </w:divBdr>
        </w:div>
        <w:div w:id="1967546713">
          <w:marLeft w:val="1800"/>
          <w:marRight w:val="0"/>
          <w:marTop w:val="96"/>
          <w:marBottom w:val="0"/>
          <w:divBdr>
            <w:top w:val="none" w:sz="0" w:space="0" w:color="auto"/>
            <w:left w:val="none" w:sz="0" w:space="0" w:color="auto"/>
            <w:bottom w:val="none" w:sz="0" w:space="0" w:color="auto"/>
            <w:right w:val="none" w:sz="0" w:space="0" w:color="auto"/>
          </w:divBdr>
        </w:div>
      </w:divsChild>
    </w:div>
    <w:div w:id="821771333">
      <w:bodyDiv w:val="1"/>
      <w:marLeft w:val="0"/>
      <w:marRight w:val="0"/>
      <w:marTop w:val="0"/>
      <w:marBottom w:val="0"/>
      <w:divBdr>
        <w:top w:val="none" w:sz="0" w:space="0" w:color="auto"/>
        <w:left w:val="none" w:sz="0" w:space="0" w:color="auto"/>
        <w:bottom w:val="none" w:sz="0" w:space="0" w:color="auto"/>
        <w:right w:val="none" w:sz="0" w:space="0" w:color="auto"/>
      </w:divBdr>
    </w:div>
    <w:div w:id="823164362">
      <w:bodyDiv w:val="1"/>
      <w:marLeft w:val="0"/>
      <w:marRight w:val="0"/>
      <w:marTop w:val="0"/>
      <w:marBottom w:val="0"/>
      <w:divBdr>
        <w:top w:val="none" w:sz="0" w:space="0" w:color="auto"/>
        <w:left w:val="none" w:sz="0" w:space="0" w:color="auto"/>
        <w:bottom w:val="none" w:sz="0" w:space="0" w:color="auto"/>
        <w:right w:val="none" w:sz="0" w:space="0" w:color="auto"/>
      </w:divBdr>
    </w:div>
    <w:div w:id="824054522">
      <w:bodyDiv w:val="1"/>
      <w:marLeft w:val="0"/>
      <w:marRight w:val="0"/>
      <w:marTop w:val="0"/>
      <w:marBottom w:val="0"/>
      <w:divBdr>
        <w:top w:val="none" w:sz="0" w:space="0" w:color="auto"/>
        <w:left w:val="none" w:sz="0" w:space="0" w:color="auto"/>
        <w:bottom w:val="none" w:sz="0" w:space="0" w:color="auto"/>
        <w:right w:val="none" w:sz="0" w:space="0" w:color="auto"/>
      </w:divBdr>
    </w:div>
    <w:div w:id="824123718">
      <w:bodyDiv w:val="1"/>
      <w:marLeft w:val="0"/>
      <w:marRight w:val="0"/>
      <w:marTop w:val="0"/>
      <w:marBottom w:val="0"/>
      <w:divBdr>
        <w:top w:val="none" w:sz="0" w:space="0" w:color="auto"/>
        <w:left w:val="none" w:sz="0" w:space="0" w:color="auto"/>
        <w:bottom w:val="none" w:sz="0" w:space="0" w:color="auto"/>
        <w:right w:val="none" w:sz="0" w:space="0" w:color="auto"/>
      </w:divBdr>
      <w:divsChild>
        <w:div w:id="140971465">
          <w:marLeft w:val="1166"/>
          <w:marRight w:val="0"/>
          <w:marTop w:val="96"/>
          <w:marBottom w:val="0"/>
          <w:divBdr>
            <w:top w:val="none" w:sz="0" w:space="0" w:color="auto"/>
            <w:left w:val="none" w:sz="0" w:space="0" w:color="auto"/>
            <w:bottom w:val="none" w:sz="0" w:space="0" w:color="auto"/>
            <w:right w:val="none" w:sz="0" w:space="0" w:color="auto"/>
          </w:divBdr>
        </w:div>
        <w:div w:id="279533008">
          <w:marLeft w:val="1800"/>
          <w:marRight w:val="0"/>
          <w:marTop w:val="86"/>
          <w:marBottom w:val="0"/>
          <w:divBdr>
            <w:top w:val="none" w:sz="0" w:space="0" w:color="auto"/>
            <w:left w:val="none" w:sz="0" w:space="0" w:color="auto"/>
            <w:bottom w:val="none" w:sz="0" w:space="0" w:color="auto"/>
            <w:right w:val="none" w:sz="0" w:space="0" w:color="auto"/>
          </w:divBdr>
        </w:div>
        <w:div w:id="376009851">
          <w:marLeft w:val="1166"/>
          <w:marRight w:val="0"/>
          <w:marTop w:val="96"/>
          <w:marBottom w:val="0"/>
          <w:divBdr>
            <w:top w:val="none" w:sz="0" w:space="0" w:color="auto"/>
            <w:left w:val="none" w:sz="0" w:space="0" w:color="auto"/>
            <w:bottom w:val="none" w:sz="0" w:space="0" w:color="auto"/>
            <w:right w:val="none" w:sz="0" w:space="0" w:color="auto"/>
          </w:divBdr>
        </w:div>
        <w:div w:id="686759842">
          <w:marLeft w:val="1166"/>
          <w:marRight w:val="0"/>
          <w:marTop w:val="96"/>
          <w:marBottom w:val="0"/>
          <w:divBdr>
            <w:top w:val="none" w:sz="0" w:space="0" w:color="auto"/>
            <w:left w:val="none" w:sz="0" w:space="0" w:color="auto"/>
            <w:bottom w:val="none" w:sz="0" w:space="0" w:color="auto"/>
            <w:right w:val="none" w:sz="0" w:space="0" w:color="auto"/>
          </w:divBdr>
        </w:div>
        <w:div w:id="1010328350">
          <w:marLeft w:val="1800"/>
          <w:marRight w:val="0"/>
          <w:marTop w:val="86"/>
          <w:marBottom w:val="0"/>
          <w:divBdr>
            <w:top w:val="none" w:sz="0" w:space="0" w:color="auto"/>
            <w:left w:val="none" w:sz="0" w:space="0" w:color="auto"/>
            <w:bottom w:val="none" w:sz="0" w:space="0" w:color="auto"/>
            <w:right w:val="none" w:sz="0" w:space="0" w:color="auto"/>
          </w:divBdr>
        </w:div>
        <w:div w:id="1036589569">
          <w:marLeft w:val="1166"/>
          <w:marRight w:val="0"/>
          <w:marTop w:val="96"/>
          <w:marBottom w:val="0"/>
          <w:divBdr>
            <w:top w:val="none" w:sz="0" w:space="0" w:color="auto"/>
            <w:left w:val="none" w:sz="0" w:space="0" w:color="auto"/>
            <w:bottom w:val="none" w:sz="0" w:space="0" w:color="auto"/>
            <w:right w:val="none" w:sz="0" w:space="0" w:color="auto"/>
          </w:divBdr>
        </w:div>
        <w:div w:id="1138492324">
          <w:marLeft w:val="1800"/>
          <w:marRight w:val="0"/>
          <w:marTop w:val="86"/>
          <w:marBottom w:val="0"/>
          <w:divBdr>
            <w:top w:val="none" w:sz="0" w:space="0" w:color="auto"/>
            <w:left w:val="none" w:sz="0" w:space="0" w:color="auto"/>
            <w:bottom w:val="none" w:sz="0" w:space="0" w:color="auto"/>
            <w:right w:val="none" w:sz="0" w:space="0" w:color="auto"/>
          </w:divBdr>
        </w:div>
        <w:div w:id="1887258891">
          <w:marLeft w:val="1800"/>
          <w:marRight w:val="0"/>
          <w:marTop w:val="86"/>
          <w:marBottom w:val="0"/>
          <w:divBdr>
            <w:top w:val="none" w:sz="0" w:space="0" w:color="auto"/>
            <w:left w:val="none" w:sz="0" w:space="0" w:color="auto"/>
            <w:bottom w:val="none" w:sz="0" w:space="0" w:color="auto"/>
            <w:right w:val="none" w:sz="0" w:space="0" w:color="auto"/>
          </w:divBdr>
        </w:div>
        <w:div w:id="1920747474">
          <w:marLeft w:val="1800"/>
          <w:marRight w:val="0"/>
          <w:marTop w:val="86"/>
          <w:marBottom w:val="0"/>
          <w:divBdr>
            <w:top w:val="none" w:sz="0" w:space="0" w:color="auto"/>
            <w:left w:val="none" w:sz="0" w:space="0" w:color="auto"/>
            <w:bottom w:val="none" w:sz="0" w:space="0" w:color="auto"/>
            <w:right w:val="none" w:sz="0" w:space="0" w:color="auto"/>
          </w:divBdr>
        </w:div>
      </w:divsChild>
    </w:div>
    <w:div w:id="824322954">
      <w:bodyDiv w:val="1"/>
      <w:marLeft w:val="0"/>
      <w:marRight w:val="0"/>
      <w:marTop w:val="0"/>
      <w:marBottom w:val="0"/>
      <w:divBdr>
        <w:top w:val="none" w:sz="0" w:space="0" w:color="auto"/>
        <w:left w:val="none" w:sz="0" w:space="0" w:color="auto"/>
        <w:bottom w:val="none" w:sz="0" w:space="0" w:color="auto"/>
        <w:right w:val="none" w:sz="0" w:space="0" w:color="auto"/>
      </w:divBdr>
      <w:divsChild>
        <w:div w:id="305546644">
          <w:marLeft w:val="547"/>
          <w:marRight w:val="0"/>
          <w:marTop w:val="115"/>
          <w:marBottom w:val="0"/>
          <w:divBdr>
            <w:top w:val="none" w:sz="0" w:space="0" w:color="auto"/>
            <w:left w:val="none" w:sz="0" w:space="0" w:color="auto"/>
            <w:bottom w:val="none" w:sz="0" w:space="0" w:color="auto"/>
            <w:right w:val="none" w:sz="0" w:space="0" w:color="auto"/>
          </w:divBdr>
        </w:div>
        <w:div w:id="856697056">
          <w:marLeft w:val="547"/>
          <w:marRight w:val="0"/>
          <w:marTop w:val="115"/>
          <w:marBottom w:val="0"/>
          <w:divBdr>
            <w:top w:val="none" w:sz="0" w:space="0" w:color="auto"/>
            <w:left w:val="none" w:sz="0" w:space="0" w:color="auto"/>
            <w:bottom w:val="none" w:sz="0" w:space="0" w:color="auto"/>
            <w:right w:val="none" w:sz="0" w:space="0" w:color="auto"/>
          </w:divBdr>
        </w:div>
        <w:div w:id="894311806">
          <w:marLeft w:val="547"/>
          <w:marRight w:val="0"/>
          <w:marTop w:val="115"/>
          <w:marBottom w:val="0"/>
          <w:divBdr>
            <w:top w:val="none" w:sz="0" w:space="0" w:color="auto"/>
            <w:left w:val="none" w:sz="0" w:space="0" w:color="auto"/>
            <w:bottom w:val="none" w:sz="0" w:space="0" w:color="auto"/>
            <w:right w:val="none" w:sz="0" w:space="0" w:color="auto"/>
          </w:divBdr>
        </w:div>
        <w:div w:id="971520353">
          <w:marLeft w:val="547"/>
          <w:marRight w:val="0"/>
          <w:marTop w:val="115"/>
          <w:marBottom w:val="0"/>
          <w:divBdr>
            <w:top w:val="none" w:sz="0" w:space="0" w:color="auto"/>
            <w:left w:val="none" w:sz="0" w:space="0" w:color="auto"/>
            <w:bottom w:val="none" w:sz="0" w:space="0" w:color="auto"/>
            <w:right w:val="none" w:sz="0" w:space="0" w:color="auto"/>
          </w:divBdr>
        </w:div>
        <w:div w:id="1221986041">
          <w:marLeft w:val="1166"/>
          <w:marRight w:val="0"/>
          <w:marTop w:val="96"/>
          <w:marBottom w:val="0"/>
          <w:divBdr>
            <w:top w:val="none" w:sz="0" w:space="0" w:color="auto"/>
            <w:left w:val="none" w:sz="0" w:space="0" w:color="auto"/>
            <w:bottom w:val="none" w:sz="0" w:space="0" w:color="auto"/>
            <w:right w:val="none" w:sz="0" w:space="0" w:color="auto"/>
          </w:divBdr>
        </w:div>
        <w:div w:id="1603302269">
          <w:marLeft w:val="1166"/>
          <w:marRight w:val="0"/>
          <w:marTop w:val="96"/>
          <w:marBottom w:val="0"/>
          <w:divBdr>
            <w:top w:val="none" w:sz="0" w:space="0" w:color="auto"/>
            <w:left w:val="none" w:sz="0" w:space="0" w:color="auto"/>
            <w:bottom w:val="none" w:sz="0" w:space="0" w:color="auto"/>
            <w:right w:val="none" w:sz="0" w:space="0" w:color="auto"/>
          </w:divBdr>
        </w:div>
      </w:divsChild>
    </w:div>
    <w:div w:id="824933342">
      <w:bodyDiv w:val="1"/>
      <w:marLeft w:val="0"/>
      <w:marRight w:val="0"/>
      <w:marTop w:val="0"/>
      <w:marBottom w:val="0"/>
      <w:divBdr>
        <w:top w:val="none" w:sz="0" w:space="0" w:color="auto"/>
        <w:left w:val="none" w:sz="0" w:space="0" w:color="auto"/>
        <w:bottom w:val="none" w:sz="0" w:space="0" w:color="auto"/>
        <w:right w:val="none" w:sz="0" w:space="0" w:color="auto"/>
      </w:divBdr>
    </w:div>
    <w:div w:id="824973137">
      <w:bodyDiv w:val="1"/>
      <w:marLeft w:val="0"/>
      <w:marRight w:val="0"/>
      <w:marTop w:val="0"/>
      <w:marBottom w:val="0"/>
      <w:divBdr>
        <w:top w:val="none" w:sz="0" w:space="0" w:color="auto"/>
        <w:left w:val="none" w:sz="0" w:space="0" w:color="auto"/>
        <w:bottom w:val="none" w:sz="0" w:space="0" w:color="auto"/>
        <w:right w:val="none" w:sz="0" w:space="0" w:color="auto"/>
      </w:divBdr>
    </w:div>
    <w:div w:id="826477358">
      <w:bodyDiv w:val="1"/>
      <w:marLeft w:val="0"/>
      <w:marRight w:val="0"/>
      <w:marTop w:val="0"/>
      <w:marBottom w:val="0"/>
      <w:divBdr>
        <w:top w:val="none" w:sz="0" w:space="0" w:color="auto"/>
        <w:left w:val="none" w:sz="0" w:space="0" w:color="auto"/>
        <w:bottom w:val="none" w:sz="0" w:space="0" w:color="auto"/>
        <w:right w:val="none" w:sz="0" w:space="0" w:color="auto"/>
      </w:divBdr>
      <w:divsChild>
        <w:div w:id="1878396906">
          <w:marLeft w:val="547"/>
          <w:marRight w:val="0"/>
          <w:marTop w:val="134"/>
          <w:marBottom w:val="120"/>
          <w:divBdr>
            <w:top w:val="none" w:sz="0" w:space="0" w:color="auto"/>
            <w:left w:val="none" w:sz="0" w:space="0" w:color="auto"/>
            <w:bottom w:val="none" w:sz="0" w:space="0" w:color="auto"/>
            <w:right w:val="none" w:sz="0" w:space="0" w:color="auto"/>
          </w:divBdr>
        </w:div>
        <w:div w:id="2045445241">
          <w:marLeft w:val="1166"/>
          <w:marRight w:val="0"/>
          <w:marTop w:val="115"/>
          <w:marBottom w:val="120"/>
          <w:divBdr>
            <w:top w:val="none" w:sz="0" w:space="0" w:color="auto"/>
            <w:left w:val="none" w:sz="0" w:space="0" w:color="auto"/>
            <w:bottom w:val="none" w:sz="0" w:space="0" w:color="auto"/>
            <w:right w:val="none" w:sz="0" w:space="0" w:color="auto"/>
          </w:divBdr>
        </w:div>
      </w:divsChild>
    </w:div>
    <w:div w:id="826674029">
      <w:bodyDiv w:val="1"/>
      <w:marLeft w:val="0"/>
      <w:marRight w:val="0"/>
      <w:marTop w:val="0"/>
      <w:marBottom w:val="0"/>
      <w:divBdr>
        <w:top w:val="none" w:sz="0" w:space="0" w:color="auto"/>
        <w:left w:val="none" w:sz="0" w:space="0" w:color="auto"/>
        <w:bottom w:val="none" w:sz="0" w:space="0" w:color="auto"/>
        <w:right w:val="none" w:sz="0" w:space="0" w:color="auto"/>
      </w:divBdr>
    </w:div>
    <w:div w:id="826750151">
      <w:bodyDiv w:val="1"/>
      <w:marLeft w:val="0"/>
      <w:marRight w:val="0"/>
      <w:marTop w:val="0"/>
      <w:marBottom w:val="0"/>
      <w:divBdr>
        <w:top w:val="none" w:sz="0" w:space="0" w:color="auto"/>
        <w:left w:val="none" w:sz="0" w:space="0" w:color="auto"/>
        <w:bottom w:val="none" w:sz="0" w:space="0" w:color="auto"/>
        <w:right w:val="none" w:sz="0" w:space="0" w:color="auto"/>
      </w:divBdr>
      <w:divsChild>
        <w:div w:id="1137338266">
          <w:marLeft w:val="0"/>
          <w:marRight w:val="0"/>
          <w:marTop w:val="0"/>
          <w:marBottom w:val="0"/>
          <w:divBdr>
            <w:top w:val="none" w:sz="0" w:space="0" w:color="auto"/>
            <w:left w:val="none" w:sz="0" w:space="0" w:color="auto"/>
            <w:bottom w:val="none" w:sz="0" w:space="0" w:color="auto"/>
            <w:right w:val="none" w:sz="0" w:space="0" w:color="auto"/>
          </w:divBdr>
          <w:divsChild>
            <w:div w:id="579876226">
              <w:marLeft w:val="0"/>
              <w:marRight w:val="0"/>
              <w:marTop w:val="0"/>
              <w:marBottom w:val="0"/>
              <w:divBdr>
                <w:top w:val="none" w:sz="0" w:space="0" w:color="auto"/>
                <w:left w:val="none" w:sz="0" w:space="0" w:color="auto"/>
                <w:bottom w:val="none" w:sz="0" w:space="0" w:color="auto"/>
                <w:right w:val="none" w:sz="0" w:space="0" w:color="auto"/>
              </w:divBdr>
            </w:div>
            <w:div w:id="1069114840">
              <w:marLeft w:val="0"/>
              <w:marRight w:val="0"/>
              <w:marTop w:val="0"/>
              <w:marBottom w:val="0"/>
              <w:divBdr>
                <w:top w:val="none" w:sz="0" w:space="0" w:color="auto"/>
                <w:left w:val="none" w:sz="0" w:space="0" w:color="auto"/>
                <w:bottom w:val="none" w:sz="0" w:space="0" w:color="auto"/>
                <w:right w:val="none" w:sz="0" w:space="0" w:color="auto"/>
              </w:divBdr>
            </w:div>
            <w:div w:id="1498182222">
              <w:marLeft w:val="0"/>
              <w:marRight w:val="0"/>
              <w:marTop w:val="0"/>
              <w:marBottom w:val="0"/>
              <w:divBdr>
                <w:top w:val="none" w:sz="0" w:space="0" w:color="auto"/>
                <w:left w:val="none" w:sz="0" w:space="0" w:color="auto"/>
                <w:bottom w:val="none" w:sz="0" w:space="0" w:color="auto"/>
                <w:right w:val="none" w:sz="0" w:space="0" w:color="auto"/>
              </w:divBdr>
            </w:div>
            <w:div w:id="17634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0510">
      <w:bodyDiv w:val="1"/>
      <w:marLeft w:val="0"/>
      <w:marRight w:val="0"/>
      <w:marTop w:val="0"/>
      <w:marBottom w:val="0"/>
      <w:divBdr>
        <w:top w:val="none" w:sz="0" w:space="0" w:color="auto"/>
        <w:left w:val="none" w:sz="0" w:space="0" w:color="auto"/>
        <w:bottom w:val="none" w:sz="0" w:space="0" w:color="auto"/>
        <w:right w:val="none" w:sz="0" w:space="0" w:color="auto"/>
      </w:divBdr>
    </w:div>
    <w:div w:id="827676997">
      <w:bodyDiv w:val="1"/>
      <w:marLeft w:val="0"/>
      <w:marRight w:val="0"/>
      <w:marTop w:val="0"/>
      <w:marBottom w:val="0"/>
      <w:divBdr>
        <w:top w:val="none" w:sz="0" w:space="0" w:color="auto"/>
        <w:left w:val="none" w:sz="0" w:space="0" w:color="auto"/>
        <w:bottom w:val="none" w:sz="0" w:space="0" w:color="auto"/>
        <w:right w:val="none" w:sz="0" w:space="0" w:color="auto"/>
      </w:divBdr>
    </w:div>
    <w:div w:id="828249180">
      <w:bodyDiv w:val="1"/>
      <w:marLeft w:val="0"/>
      <w:marRight w:val="0"/>
      <w:marTop w:val="0"/>
      <w:marBottom w:val="0"/>
      <w:divBdr>
        <w:top w:val="none" w:sz="0" w:space="0" w:color="auto"/>
        <w:left w:val="none" w:sz="0" w:space="0" w:color="auto"/>
        <w:bottom w:val="none" w:sz="0" w:space="0" w:color="auto"/>
        <w:right w:val="none" w:sz="0" w:space="0" w:color="auto"/>
      </w:divBdr>
    </w:div>
    <w:div w:id="829520187">
      <w:bodyDiv w:val="1"/>
      <w:marLeft w:val="0"/>
      <w:marRight w:val="0"/>
      <w:marTop w:val="0"/>
      <w:marBottom w:val="0"/>
      <w:divBdr>
        <w:top w:val="none" w:sz="0" w:space="0" w:color="auto"/>
        <w:left w:val="none" w:sz="0" w:space="0" w:color="auto"/>
        <w:bottom w:val="none" w:sz="0" w:space="0" w:color="auto"/>
        <w:right w:val="none" w:sz="0" w:space="0" w:color="auto"/>
      </w:divBdr>
    </w:div>
    <w:div w:id="830095239">
      <w:bodyDiv w:val="1"/>
      <w:marLeft w:val="0"/>
      <w:marRight w:val="0"/>
      <w:marTop w:val="0"/>
      <w:marBottom w:val="0"/>
      <w:divBdr>
        <w:top w:val="none" w:sz="0" w:space="0" w:color="auto"/>
        <w:left w:val="none" w:sz="0" w:space="0" w:color="auto"/>
        <w:bottom w:val="none" w:sz="0" w:space="0" w:color="auto"/>
        <w:right w:val="none" w:sz="0" w:space="0" w:color="auto"/>
      </w:divBdr>
    </w:div>
    <w:div w:id="831217973">
      <w:bodyDiv w:val="1"/>
      <w:marLeft w:val="0"/>
      <w:marRight w:val="0"/>
      <w:marTop w:val="0"/>
      <w:marBottom w:val="0"/>
      <w:divBdr>
        <w:top w:val="none" w:sz="0" w:space="0" w:color="auto"/>
        <w:left w:val="none" w:sz="0" w:space="0" w:color="auto"/>
        <w:bottom w:val="none" w:sz="0" w:space="0" w:color="auto"/>
        <w:right w:val="none" w:sz="0" w:space="0" w:color="auto"/>
      </w:divBdr>
      <w:divsChild>
        <w:div w:id="180974507">
          <w:marLeft w:val="1152"/>
          <w:marRight w:val="0"/>
          <w:marTop w:val="0"/>
          <w:marBottom w:val="0"/>
          <w:divBdr>
            <w:top w:val="none" w:sz="0" w:space="0" w:color="auto"/>
            <w:left w:val="none" w:sz="0" w:space="0" w:color="auto"/>
            <w:bottom w:val="none" w:sz="0" w:space="0" w:color="auto"/>
            <w:right w:val="none" w:sz="0" w:space="0" w:color="auto"/>
          </w:divBdr>
        </w:div>
        <w:div w:id="450977627">
          <w:marLeft w:val="432"/>
          <w:marRight w:val="0"/>
          <w:marTop w:val="0"/>
          <w:marBottom w:val="0"/>
          <w:divBdr>
            <w:top w:val="none" w:sz="0" w:space="0" w:color="auto"/>
            <w:left w:val="none" w:sz="0" w:space="0" w:color="auto"/>
            <w:bottom w:val="none" w:sz="0" w:space="0" w:color="auto"/>
            <w:right w:val="none" w:sz="0" w:space="0" w:color="auto"/>
          </w:divBdr>
        </w:div>
        <w:div w:id="846403937">
          <w:marLeft w:val="1872"/>
          <w:marRight w:val="0"/>
          <w:marTop w:val="0"/>
          <w:marBottom w:val="0"/>
          <w:divBdr>
            <w:top w:val="none" w:sz="0" w:space="0" w:color="auto"/>
            <w:left w:val="none" w:sz="0" w:space="0" w:color="auto"/>
            <w:bottom w:val="none" w:sz="0" w:space="0" w:color="auto"/>
            <w:right w:val="none" w:sz="0" w:space="0" w:color="auto"/>
          </w:divBdr>
        </w:div>
        <w:div w:id="1586721861">
          <w:marLeft w:val="1872"/>
          <w:marRight w:val="0"/>
          <w:marTop w:val="0"/>
          <w:marBottom w:val="0"/>
          <w:divBdr>
            <w:top w:val="none" w:sz="0" w:space="0" w:color="auto"/>
            <w:left w:val="none" w:sz="0" w:space="0" w:color="auto"/>
            <w:bottom w:val="none" w:sz="0" w:space="0" w:color="auto"/>
            <w:right w:val="none" w:sz="0" w:space="0" w:color="auto"/>
          </w:divBdr>
        </w:div>
        <w:div w:id="1658610428">
          <w:marLeft w:val="1152"/>
          <w:marRight w:val="0"/>
          <w:marTop w:val="0"/>
          <w:marBottom w:val="0"/>
          <w:divBdr>
            <w:top w:val="none" w:sz="0" w:space="0" w:color="auto"/>
            <w:left w:val="none" w:sz="0" w:space="0" w:color="auto"/>
            <w:bottom w:val="none" w:sz="0" w:space="0" w:color="auto"/>
            <w:right w:val="none" w:sz="0" w:space="0" w:color="auto"/>
          </w:divBdr>
        </w:div>
      </w:divsChild>
    </w:div>
    <w:div w:id="832380848">
      <w:bodyDiv w:val="1"/>
      <w:marLeft w:val="0"/>
      <w:marRight w:val="0"/>
      <w:marTop w:val="0"/>
      <w:marBottom w:val="0"/>
      <w:divBdr>
        <w:top w:val="none" w:sz="0" w:space="0" w:color="auto"/>
        <w:left w:val="none" w:sz="0" w:space="0" w:color="auto"/>
        <w:bottom w:val="none" w:sz="0" w:space="0" w:color="auto"/>
        <w:right w:val="none" w:sz="0" w:space="0" w:color="auto"/>
      </w:divBdr>
    </w:div>
    <w:div w:id="832453913">
      <w:bodyDiv w:val="1"/>
      <w:marLeft w:val="0"/>
      <w:marRight w:val="0"/>
      <w:marTop w:val="0"/>
      <w:marBottom w:val="0"/>
      <w:divBdr>
        <w:top w:val="none" w:sz="0" w:space="0" w:color="auto"/>
        <w:left w:val="none" w:sz="0" w:space="0" w:color="auto"/>
        <w:bottom w:val="none" w:sz="0" w:space="0" w:color="auto"/>
        <w:right w:val="none" w:sz="0" w:space="0" w:color="auto"/>
      </w:divBdr>
    </w:div>
    <w:div w:id="834106639">
      <w:bodyDiv w:val="1"/>
      <w:marLeft w:val="0"/>
      <w:marRight w:val="0"/>
      <w:marTop w:val="0"/>
      <w:marBottom w:val="0"/>
      <w:divBdr>
        <w:top w:val="none" w:sz="0" w:space="0" w:color="auto"/>
        <w:left w:val="none" w:sz="0" w:space="0" w:color="auto"/>
        <w:bottom w:val="none" w:sz="0" w:space="0" w:color="auto"/>
        <w:right w:val="none" w:sz="0" w:space="0" w:color="auto"/>
      </w:divBdr>
    </w:div>
    <w:div w:id="835069150">
      <w:bodyDiv w:val="1"/>
      <w:marLeft w:val="0"/>
      <w:marRight w:val="0"/>
      <w:marTop w:val="0"/>
      <w:marBottom w:val="0"/>
      <w:divBdr>
        <w:top w:val="none" w:sz="0" w:space="0" w:color="auto"/>
        <w:left w:val="none" w:sz="0" w:space="0" w:color="auto"/>
        <w:bottom w:val="none" w:sz="0" w:space="0" w:color="auto"/>
        <w:right w:val="none" w:sz="0" w:space="0" w:color="auto"/>
      </w:divBdr>
    </w:div>
    <w:div w:id="835337727">
      <w:bodyDiv w:val="1"/>
      <w:marLeft w:val="0"/>
      <w:marRight w:val="0"/>
      <w:marTop w:val="0"/>
      <w:marBottom w:val="0"/>
      <w:divBdr>
        <w:top w:val="none" w:sz="0" w:space="0" w:color="auto"/>
        <w:left w:val="none" w:sz="0" w:space="0" w:color="auto"/>
        <w:bottom w:val="none" w:sz="0" w:space="0" w:color="auto"/>
        <w:right w:val="none" w:sz="0" w:space="0" w:color="auto"/>
      </w:divBdr>
      <w:divsChild>
        <w:div w:id="5909062">
          <w:marLeft w:val="0"/>
          <w:marRight w:val="0"/>
          <w:marTop w:val="0"/>
          <w:marBottom w:val="0"/>
          <w:divBdr>
            <w:top w:val="none" w:sz="0" w:space="0" w:color="auto"/>
            <w:left w:val="none" w:sz="0" w:space="0" w:color="auto"/>
            <w:bottom w:val="none" w:sz="0" w:space="0" w:color="auto"/>
            <w:right w:val="none" w:sz="0" w:space="0" w:color="auto"/>
          </w:divBdr>
        </w:div>
        <w:div w:id="21785976">
          <w:marLeft w:val="0"/>
          <w:marRight w:val="0"/>
          <w:marTop w:val="0"/>
          <w:marBottom w:val="0"/>
          <w:divBdr>
            <w:top w:val="none" w:sz="0" w:space="0" w:color="auto"/>
            <w:left w:val="none" w:sz="0" w:space="0" w:color="auto"/>
            <w:bottom w:val="none" w:sz="0" w:space="0" w:color="auto"/>
            <w:right w:val="none" w:sz="0" w:space="0" w:color="auto"/>
          </w:divBdr>
        </w:div>
        <w:div w:id="89743784">
          <w:marLeft w:val="0"/>
          <w:marRight w:val="0"/>
          <w:marTop w:val="0"/>
          <w:marBottom w:val="0"/>
          <w:divBdr>
            <w:top w:val="none" w:sz="0" w:space="0" w:color="auto"/>
            <w:left w:val="none" w:sz="0" w:space="0" w:color="auto"/>
            <w:bottom w:val="none" w:sz="0" w:space="0" w:color="auto"/>
            <w:right w:val="none" w:sz="0" w:space="0" w:color="auto"/>
          </w:divBdr>
        </w:div>
        <w:div w:id="121005343">
          <w:marLeft w:val="0"/>
          <w:marRight w:val="0"/>
          <w:marTop w:val="0"/>
          <w:marBottom w:val="0"/>
          <w:divBdr>
            <w:top w:val="none" w:sz="0" w:space="0" w:color="auto"/>
            <w:left w:val="none" w:sz="0" w:space="0" w:color="auto"/>
            <w:bottom w:val="none" w:sz="0" w:space="0" w:color="auto"/>
            <w:right w:val="none" w:sz="0" w:space="0" w:color="auto"/>
          </w:divBdr>
        </w:div>
        <w:div w:id="137889253">
          <w:marLeft w:val="0"/>
          <w:marRight w:val="0"/>
          <w:marTop w:val="0"/>
          <w:marBottom w:val="0"/>
          <w:divBdr>
            <w:top w:val="none" w:sz="0" w:space="0" w:color="auto"/>
            <w:left w:val="none" w:sz="0" w:space="0" w:color="auto"/>
            <w:bottom w:val="none" w:sz="0" w:space="0" w:color="auto"/>
            <w:right w:val="none" w:sz="0" w:space="0" w:color="auto"/>
          </w:divBdr>
        </w:div>
        <w:div w:id="262155373">
          <w:marLeft w:val="0"/>
          <w:marRight w:val="0"/>
          <w:marTop w:val="0"/>
          <w:marBottom w:val="0"/>
          <w:divBdr>
            <w:top w:val="none" w:sz="0" w:space="0" w:color="auto"/>
            <w:left w:val="none" w:sz="0" w:space="0" w:color="auto"/>
            <w:bottom w:val="none" w:sz="0" w:space="0" w:color="auto"/>
            <w:right w:val="none" w:sz="0" w:space="0" w:color="auto"/>
          </w:divBdr>
        </w:div>
        <w:div w:id="379282122">
          <w:marLeft w:val="0"/>
          <w:marRight w:val="0"/>
          <w:marTop w:val="0"/>
          <w:marBottom w:val="0"/>
          <w:divBdr>
            <w:top w:val="none" w:sz="0" w:space="0" w:color="auto"/>
            <w:left w:val="none" w:sz="0" w:space="0" w:color="auto"/>
            <w:bottom w:val="none" w:sz="0" w:space="0" w:color="auto"/>
            <w:right w:val="none" w:sz="0" w:space="0" w:color="auto"/>
          </w:divBdr>
        </w:div>
        <w:div w:id="499395490">
          <w:marLeft w:val="0"/>
          <w:marRight w:val="0"/>
          <w:marTop w:val="0"/>
          <w:marBottom w:val="0"/>
          <w:divBdr>
            <w:top w:val="none" w:sz="0" w:space="0" w:color="auto"/>
            <w:left w:val="none" w:sz="0" w:space="0" w:color="auto"/>
            <w:bottom w:val="none" w:sz="0" w:space="0" w:color="auto"/>
            <w:right w:val="none" w:sz="0" w:space="0" w:color="auto"/>
          </w:divBdr>
        </w:div>
        <w:div w:id="524750155">
          <w:marLeft w:val="0"/>
          <w:marRight w:val="0"/>
          <w:marTop w:val="0"/>
          <w:marBottom w:val="0"/>
          <w:divBdr>
            <w:top w:val="none" w:sz="0" w:space="0" w:color="auto"/>
            <w:left w:val="none" w:sz="0" w:space="0" w:color="auto"/>
            <w:bottom w:val="none" w:sz="0" w:space="0" w:color="auto"/>
            <w:right w:val="none" w:sz="0" w:space="0" w:color="auto"/>
          </w:divBdr>
        </w:div>
        <w:div w:id="629357488">
          <w:marLeft w:val="0"/>
          <w:marRight w:val="0"/>
          <w:marTop w:val="0"/>
          <w:marBottom w:val="0"/>
          <w:divBdr>
            <w:top w:val="none" w:sz="0" w:space="0" w:color="auto"/>
            <w:left w:val="none" w:sz="0" w:space="0" w:color="auto"/>
            <w:bottom w:val="none" w:sz="0" w:space="0" w:color="auto"/>
            <w:right w:val="none" w:sz="0" w:space="0" w:color="auto"/>
          </w:divBdr>
        </w:div>
        <w:div w:id="703797668">
          <w:marLeft w:val="0"/>
          <w:marRight w:val="0"/>
          <w:marTop w:val="0"/>
          <w:marBottom w:val="0"/>
          <w:divBdr>
            <w:top w:val="none" w:sz="0" w:space="0" w:color="auto"/>
            <w:left w:val="none" w:sz="0" w:space="0" w:color="auto"/>
            <w:bottom w:val="none" w:sz="0" w:space="0" w:color="auto"/>
            <w:right w:val="none" w:sz="0" w:space="0" w:color="auto"/>
          </w:divBdr>
        </w:div>
        <w:div w:id="716783446">
          <w:marLeft w:val="0"/>
          <w:marRight w:val="0"/>
          <w:marTop w:val="0"/>
          <w:marBottom w:val="0"/>
          <w:divBdr>
            <w:top w:val="none" w:sz="0" w:space="0" w:color="auto"/>
            <w:left w:val="none" w:sz="0" w:space="0" w:color="auto"/>
            <w:bottom w:val="none" w:sz="0" w:space="0" w:color="auto"/>
            <w:right w:val="none" w:sz="0" w:space="0" w:color="auto"/>
          </w:divBdr>
        </w:div>
        <w:div w:id="892935064">
          <w:marLeft w:val="0"/>
          <w:marRight w:val="0"/>
          <w:marTop w:val="0"/>
          <w:marBottom w:val="0"/>
          <w:divBdr>
            <w:top w:val="none" w:sz="0" w:space="0" w:color="auto"/>
            <w:left w:val="none" w:sz="0" w:space="0" w:color="auto"/>
            <w:bottom w:val="none" w:sz="0" w:space="0" w:color="auto"/>
            <w:right w:val="none" w:sz="0" w:space="0" w:color="auto"/>
          </w:divBdr>
        </w:div>
        <w:div w:id="910582559">
          <w:marLeft w:val="0"/>
          <w:marRight w:val="0"/>
          <w:marTop w:val="0"/>
          <w:marBottom w:val="0"/>
          <w:divBdr>
            <w:top w:val="none" w:sz="0" w:space="0" w:color="auto"/>
            <w:left w:val="none" w:sz="0" w:space="0" w:color="auto"/>
            <w:bottom w:val="none" w:sz="0" w:space="0" w:color="auto"/>
            <w:right w:val="none" w:sz="0" w:space="0" w:color="auto"/>
          </w:divBdr>
        </w:div>
        <w:div w:id="975451825">
          <w:marLeft w:val="0"/>
          <w:marRight w:val="0"/>
          <w:marTop w:val="0"/>
          <w:marBottom w:val="0"/>
          <w:divBdr>
            <w:top w:val="none" w:sz="0" w:space="0" w:color="auto"/>
            <w:left w:val="none" w:sz="0" w:space="0" w:color="auto"/>
            <w:bottom w:val="none" w:sz="0" w:space="0" w:color="auto"/>
            <w:right w:val="none" w:sz="0" w:space="0" w:color="auto"/>
          </w:divBdr>
        </w:div>
        <w:div w:id="1031688954">
          <w:marLeft w:val="0"/>
          <w:marRight w:val="0"/>
          <w:marTop w:val="0"/>
          <w:marBottom w:val="0"/>
          <w:divBdr>
            <w:top w:val="none" w:sz="0" w:space="0" w:color="auto"/>
            <w:left w:val="none" w:sz="0" w:space="0" w:color="auto"/>
            <w:bottom w:val="none" w:sz="0" w:space="0" w:color="auto"/>
            <w:right w:val="none" w:sz="0" w:space="0" w:color="auto"/>
          </w:divBdr>
        </w:div>
        <w:div w:id="1156073983">
          <w:marLeft w:val="0"/>
          <w:marRight w:val="0"/>
          <w:marTop w:val="0"/>
          <w:marBottom w:val="0"/>
          <w:divBdr>
            <w:top w:val="none" w:sz="0" w:space="0" w:color="auto"/>
            <w:left w:val="none" w:sz="0" w:space="0" w:color="auto"/>
            <w:bottom w:val="none" w:sz="0" w:space="0" w:color="auto"/>
            <w:right w:val="none" w:sz="0" w:space="0" w:color="auto"/>
          </w:divBdr>
        </w:div>
        <w:div w:id="1326396296">
          <w:marLeft w:val="0"/>
          <w:marRight w:val="0"/>
          <w:marTop w:val="0"/>
          <w:marBottom w:val="0"/>
          <w:divBdr>
            <w:top w:val="none" w:sz="0" w:space="0" w:color="auto"/>
            <w:left w:val="none" w:sz="0" w:space="0" w:color="auto"/>
            <w:bottom w:val="none" w:sz="0" w:space="0" w:color="auto"/>
            <w:right w:val="none" w:sz="0" w:space="0" w:color="auto"/>
          </w:divBdr>
        </w:div>
        <w:div w:id="1349024347">
          <w:marLeft w:val="0"/>
          <w:marRight w:val="0"/>
          <w:marTop w:val="0"/>
          <w:marBottom w:val="0"/>
          <w:divBdr>
            <w:top w:val="none" w:sz="0" w:space="0" w:color="auto"/>
            <w:left w:val="none" w:sz="0" w:space="0" w:color="auto"/>
            <w:bottom w:val="none" w:sz="0" w:space="0" w:color="auto"/>
            <w:right w:val="none" w:sz="0" w:space="0" w:color="auto"/>
          </w:divBdr>
        </w:div>
        <w:div w:id="1371226670">
          <w:marLeft w:val="0"/>
          <w:marRight w:val="0"/>
          <w:marTop w:val="0"/>
          <w:marBottom w:val="0"/>
          <w:divBdr>
            <w:top w:val="none" w:sz="0" w:space="0" w:color="auto"/>
            <w:left w:val="none" w:sz="0" w:space="0" w:color="auto"/>
            <w:bottom w:val="none" w:sz="0" w:space="0" w:color="auto"/>
            <w:right w:val="none" w:sz="0" w:space="0" w:color="auto"/>
          </w:divBdr>
        </w:div>
        <w:div w:id="1390349419">
          <w:marLeft w:val="0"/>
          <w:marRight w:val="0"/>
          <w:marTop w:val="0"/>
          <w:marBottom w:val="0"/>
          <w:divBdr>
            <w:top w:val="none" w:sz="0" w:space="0" w:color="auto"/>
            <w:left w:val="none" w:sz="0" w:space="0" w:color="auto"/>
            <w:bottom w:val="none" w:sz="0" w:space="0" w:color="auto"/>
            <w:right w:val="none" w:sz="0" w:space="0" w:color="auto"/>
          </w:divBdr>
        </w:div>
        <w:div w:id="1456288822">
          <w:marLeft w:val="0"/>
          <w:marRight w:val="0"/>
          <w:marTop w:val="0"/>
          <w:marBottom w:val="0"/>
          <w:divBdr>
            <w:top w:val="none" w:sz="0" w:space="0" w:color="auto"/>
            <w:left w:val="none" w:sz="0" w:space="0" w:color="auto"/>
            <w:bottom w:val="none" w:sz="0" w:space="0" w:color="auto"/>
            <w:right w:val="none" w:sz="0" w:space="0" w:color="auto"/>
          </w:divBdr>
        </w:div>
        <w:div w:id="1479415611">
          <w:marLeft w:val="0"/>
          <w:marRight w:val="0"/>
          <w:marTop w:val="0"/>
          <w:marBottom w:val="0"/>
          <w:divBdr>
            <w:top w:val="none" w:sz="0" w:space="0" w:color="auto"/>
            <w:left w:val="none" w:sz="0" w:space="0" w:color="auto"/>
            <w:bottom w:val="none" w:sz="0" w:space="0" w:color="auto"/>
            <w:right w:val="none" w:sz="0" w:space="0" w:color="auto"/>
          </w:divBdr>
        </w:div>
        <w:div w:id="1675112374">
          <w:marLeft w:val="0"/>
          <w:marRight w:val="0"/>
          <w:marTop w:val="0"/>
          <w:marBottom w:val="0"/>
          <w:divBdr>
            <w:top w:val="none" w:sz="0" w:space="0" w:color="auto"/>
            <w:left w:val="none" w:sz="0" w:space="0" w:color="auto"/>
            <w:bottom w:val="none" w:sz="0" w:space="0" w:color="auto"/>
            <w:right w:val="none" w:sz="0" w:space="0" w:color="auto"/>
          </w:divBdr>
        </w:div>
        <w:div w:id="1799251414">
          <w:marLeft w:val="0"/>
          <w:marRight w:val="0"/>
          <w:marTop w:val="0"/>
          <w:marBottom w:val="0"/>
          <w:divBdr>
            <w:top w:val="none" w:sz="0" w:space="0" w:color="auto"/>
            <w:left w:val="none" w:sz="0" w:space="0" w:color="auto"/>
            <w:bottom w:val="none" w:sz="0" w:space="0" w:color="auto"/>
            <w:right w:val="none" w:sz="0" w:space="0" w:color="auto"/>
          </w:divBdr>
        </w:div>
        <w:div w:id="1832212666">
          <w:marLeft w:val="0"/>
          <w:marRight w:val="0"/>
          <w:marTop w:val="0"/>
          <w:marBottom w:val="0"/>
          <w:divBdr>
            <w:top w:val="none" w:sz="0" w:space="0" w:color="auto"/>
            <w:left w:val="none" w:sz="0" w:space="0" w:color="auto"/>
            <w:bottom w:val="none" w:sz="0" w:space="0" w:color="auto"/>
            <w:right w:val="none" w:sz="0" w:space="0" w:color="auto"/>
          </w:divBdr>
        </w:div>
        <w:div w:id="1906723354">
          <w:marLeft w:val="0"/>
          <w:marRight w:val="0"/>
          <w:marTop w:val="0"/>
          <w:marBottom w:val="0"/>
          <w:divBdr>
            <w:top w:val="none" w:sz="0" w:space="0" w:color="auto"/>
            <w:left w:val="none" w:sz="0" w:space="0" w:color="auto"/>
            <w:bottom w:val="none" w:sz="0" w:space="0" w:color="auto"/>
            <w:right w:val="none" w:sz="0" w:space="0" w:color="auto"/>
          </w:divBdr>
        </w:div>
        <w:div w:id="1926183975">
          <w:marLeft w:val="0"/>
          <w:marRight w:val="0"/>
          <w:marTop w:val="0"/>
          <w:marBottom w:val="0"/>
          <w:divBdr>
            <w:top w:val="none" w:sz="0" w:space="0" w:color="auto"/>
            <w:left w:val="none" w:sz="0" w:space="0" w:color="auto"/>
            <w:bottom w:val="none" w:sz="0" w:space="0" w:color="auto"/>
            <w:right w:val="none" w:sz="0" w:space="0" w:color="auto"/>
          </w:divBdr>
        </w:div>
        <w:div w:id="1938097185">
          <w:marLeft w:val="0"/>
          <w:marRight w:val="0"/>
          <w:marTop w:val="0"/>
          <w:marBottom w:val="0"/>
          <w:divBdr>
            <w:top w:val="none" w:sz="0" w:space="0" w:color="auto"/>
            <w:left w:val="none" w:sz="0" w:space="0" w:color="auto"/>
            <w:bottom w:val="none" w:sz="0" w:space="0" w:color="auto"/>
            <w:right w:val="none" w:sz="0" w:space="0" w:color="auto"/>
          </w:divBdr>
        </w:div>
        <w:div w:id="1967927990">
          <w:marLeft w:val="0"/>
          <w:marRight w:val="0"/>
          <w:marTop w:val="0"/>
          <w:marBottom w:val="0"/>
          <w:divBdr>
            <w:top w:val="none" w:sz="0" w:space="0" w:color="auto"/>
            <w:left w:val="none" w:sz="0" w:space="0" w:color="auto"/>
            <w:bottom w:val="none" w:sz="0" w:space="0" w:color="auto"/>
            <w:right w:val="none" w:sz="0" w:space="0" w:color="auto"/>
          </w:divBdr>
        </w:div>
        <w:div w:id="1994677538">
          <w:marLeft w:val="0"/>
          <w:marRight w:val="0"/>
          <w:marTop w:val="0"/>
          <w:marBottom w:val="0"/>
          <w:divBdr>
            <w:top w:val="none" w:sz="0" w:space="0" w:color="auto"/>
            <w:left w:val="none" w:sz="0" w:space="0" w:color="auto"/>
            <w:bottom w:val="none" w:sz="0" w:space="0" w:color="auto"/>
            <w:right w:val="none" w:sz="0" w:space="0" w:color="auto"/>
          </w:divBdr>
        </w:div>
        <w:div w:id="2001616047">
          <w:marLeft w:val="0"/>
          <w:marRight w:val="0"/>
          <w:marTop w:val="0"/>
          <w:marBottom w:val="0"/>
          <w:divBdr>
            <w:top w:val="none" w:sz="0" w:space="0" w:color="auto"/>
            <w:left w:val="none" w:sz="0" w:space="0" w:color="auto"/>
            <w:bottom w:val="none" w:sz="0" w:space="0" w:color="auto"/>
            <w:right w:val="none" w:sz="0" w:space="0" w:color="auto"/>
          </w:divBdr>
        </w:div>
        <w:div w:id="2014454174">
          <w:marLeft w:val="0"/>
          <w:marRight w:val="0"/>
          <w:marTop w:val="0"/>
          <w:marBottom w:val="0"/>
          <w:divBdr>
            <w:top w:val="none" w:sz="0" w:space="0" w:color="auto"/>
            <w:left w:val="none" w:sz="0" w:space="0" w:color="auto"/>
            <w:bottom w:val="none" w:sz="0" w:space="0" w:color="auto"/>
            <w:right w:val="none" w:sz="0" w:space="0" w:color="auto"/>
          </w:divBdr>
        </w:div>
        <w:div w:id="2053995862">
          <w:marLeft w:val="0"/>
          <w:marRight w:val="0"/>
          <w:marTop w:val="0"/>
          <w:marBottom w:val="0"/>
          <w:divBdr>
            <w:top w:val="none" w:sz="0" w:space="0" w:color="auto"/>
            <w:left w:val="none" w:sz="0" w:space="0" w:color="auto"/>
            <w:bottom w:val="none" w:sz="0" w:space="0" w:color="auto"/>
            <w:right w:val="none" w:sz="0" w:space="0" w:color="auto"/>
          </w:divBdr>
        </w:div>
        <w:div w:id="2089962673">
          <w:marLeft w:val="0"/>
          <w:marRight w:val="0"/>
          <w:marTop w:val="0"/>
          <w:marBottom w:val="0"/>
          <w:divBdr>
            <w:top w:val="none" w:sz="0" w:space="0" w:color="auto"/>
            <w:left w:val="none" w:sz="0" w:space="0" w:color="auto"/>
            <w:bottom w:val="none" w:sz="0" w:space="0" w:color="auto"/>
            <w:right w:val="none" w:sz="0" w:space="0" w:color="auto"/>
          </w:divBdr>
        </w:div>
        <w:div w:id="2130977013">
          <w:marLeft w:val="0"/>
          <w:marRight w:val="0"/>
          <w:marTop w:val="0"/>
          <w:marBottom w:val="0"/>
          <w:divBdr>
            <w:top w:val="none" w:sz="0" w:space="0" w:color="auto"/>
            <w:left w:val="none" w:sz="0" w:space="0" w:color="auto"/>
            <w:bottom w:val="none" w:sz="0" w:space="0" w:color="auto"/>
            <w:right w:val="none" w:sz="0" w:space="0" w:color="auto"/>
          </w:divBdr>
        </w:div>
        <w:div w:id="2146391841">
          <w:marLeft w:val="0"/>
          <w:marRight w:val="0"/>
          <w:marTop w:val="0"/>
          <w:marBottom w:val="0"/>
          <w:divBdr>
            <w:top w:val="none" w:sz="0" w:space="0" w:color="auto"/>
            <w:left w:val="none" w:sz="0" w:space="0" w:color="auto"/>
            <w:bottom w:val="none" w:sz="0" w:space="0" w:color="auto"/>
            <w:right w:val="none" w:sz="0" w:space="0" w:color="auto"/>
          </w:divBdr>
        </w:div>
      </w:divsChild>
    </w:div>
    <w:div w:id="835657896">
      <w:bodyDiv w:val="1"/>
      <w:marLeft w:val="0"/>
      <w:marRight w:val="0"/>
      <w:marTop w:val="0"/>
      <w:marBottom w:val="0"/>
      <w:divBdr>
        <w:top w:val="none" w:sz="0" w:space="0" w:color="auto"/>
        <w:left w:val="none" w:sz="0" w:space="0" w:color="auto"/>
        <w:bottom w:val="none" w:sz="0" w:space="0" w:color="auto"/>
        <w:right w:val="none" w:sz="0" w:space="0" w:color="auto"/>
      </w:divBdr>
    </w:div>
    <w:div w:id="836501730">
      <w:bodyDiv w:val="1"/>
      <w:marLeft w:val="0"/>
      <w:marRight w:val="0"/>
      <w:marTop w:val="0"/>
      <w:marBottom w:val="0"/>
      <w:divBdr>
        <w:top w:val="none" w:sz="0" w:space="0" w:color="auto"/>
        <w:left w:val="none" w:sz="0" w:space="0" w:color="auto"/>
        <w:bottom w:val="none" w:sz="0" w:space="0" w:color="auto"/>
        <w:right w:val="none" w:sz="0" w:space="0" w:color="auto"/>
      </w:divBdr>
    </w:div>
    <w:div w:id="836531112">
      <w:bodyDiv w:val="1"/>
      <w:marLeft w:val="0"/>
      <w:marRight w:val="0"/>
      <w:marTop w:val="0"/>
      <w:marBottom w:val="0"/>
      <w:divBdr>
        <w:top w:val="none" w:sz="0" w:space="0" w:color="auto"/>
        <w:left w:val="none" w:sz="0" w:space="0" w:color="auto"/>
        <w:bottom w:val="none" w:sz="0" w:space="0" w:color="auto"/>
        <w:right w:val="none" w:sz="0" w:space="0" w:color="auto"/>
      </w:divBdr>
    </w:div>
    <w:div w:id="836916600">
      <w:bodyDiv w:val="1"/>
      <w:marLeft w:val="0"/>
      <w:marRight w:val="0"/>
      <w:marTop w:val="0"/>
      <w:marBottom w:val="0"/>
      <w:divBdr>
        <w:top w:val="none" w:sz="0" w:space="0" w:color="auto"/>
        <w:left w:val="none" w:sz="0" w:space="0" w:color="auto"/>
        <w:bottom w:val="none" w:sz="0" w:space="0" w:color="auto"/>
        <w:right w:val="none" w:sz="0" w:space="0" w:color="auto"/>
      </w:divBdr>
      <w:divsChild>
        <w:div w:id="466895869">
          <w:marLeft w:val="806"/>
          <w:marRight w:val="0"/>
          <w:marTop w:val="120"/>
          <w:marBottom w:val="0"/>
          <w:divBdr>
            <w:top w:val="none" w:sz="0" w:space="0" w:color="auto"/>
            <w:left w:val="none" w:sz="0" w:space="0" w:color="auto"/>
            <w:bottom w:val="none" w:sz="0" w:space="0" w:color="auto"/>
            <w:right w:val="none" w:sz="0" w:space="0" w:color="auto"/>
          </w:divBdr>
        </w:div>
        <w:div w:id="807631939">
          <w:marLeft w:val="806"/>
          <w:marRight w:val="0"/>
          <w:marTop w:val="120"/>
          <w:marBottom w:val="0"/>
          <w:divBdr>
            <w:top w:val="none" w:sz="0" w:space="0" w:color="auto"/>
            <w:left w:val="none" w:sz="0" w:space="0" w:color="auto"/>
            <w:bottom w:val="none" w:sz="0" w:space="0" w:color="auto"/>
            <w:right w:val="none" w:sz="0" w:space="0" w:color="auto"/>
          </w:divBdr>
        </w:div>
        <w:div w:id="967206560">
          <w:marLeft w:val="806"/>
          <w:marRight w:val="0"/>
          <w:marTop w:val="120"/>
          <w:marBottom w:val="0"/>
          <w:divBdr>
            <w:top w:val="none" w:sz="0" w:space="0" w:color="auto"/>
            <w:left w:val="none" w:sz="0" w:space="0" w:color="auto"/>
            <w:bottom w:val="none" w:sz="0" w:space="0" w:color="auto"/>
            <w:right w:val="none" w:sz="0" w:space="0" w:color="auto"/>
          </w:divBdr>
        </w:div>
        <w:div w:id="1353650457">
          <w:marLeft w:val="274"/>
          <w:marRight w:val="0"/>
          <w:marTop w:val="120"/>
          <w:marBottom w:val="0"/>
          <w:divBdr>
            <w:top w:val="none" w:sz="0" w:space="0" w:color="auto"/>
            <w:left w:val="none" w:sz="0" w:space="0" w:color="auto"/>
            <w:bottom w:val="none" w:sz="0" w:space="0" w:color="auto"/>
            <w:right w:val="none" w:sz="0" w:space="0" w:color="auto"/>
          </w:divBdr>
        </w:div>
      </w:divsChild>
    </w:div>
    <w:div w:id="837159911">
      <w:bodyDiv w:val="1"/>
      <w:marLeft w:val="0"/>
      <w:marRight w:val="0"/>
      <w:marTop w:val="0"/>
      <w:marBottom w:val="0"/>
      <w:divBdr>
        <w:top w:val="none" w:sz="0" w:space="0" w:color="auto"/>
        <w:left w:val="none" w:sz="0" w:space="0" w:color="auto"/>
        <w:bottom w:val="none" w:sz="0" w:space="0" w:color="auto"/>
        <w:right w:val="none" w:sz="0" w:space="0" w:color="auto"/>
      </w:divBdr>
      <w:divsChild>
        <w:div w:id="188221065">
          <w:marLeft w:val="1166"/>
          <w:marRight w:val="0"/>
          <w:marTop w:val="86"/>
          <w:marBottom w:val="0"/>
          <w:divBdr>
            <w:top w:val="none" w:sz="0" w:space="0" w:color="auto"/>
            <w:left w:val="none" w:sz="0" w:space="0" w:color="auto"/>
            <w:bottom w:val="none" w:sz="0" w:space="0" w:color="auto"/>
            <w:right w:val="none" w:sz="0" w:space="0" w:color="auto"/>
          </w:divBdr>
        </w:div>
        <w:div w:id="393242162">
          <w:marLeft w:val="1166"/>
          <w:marRight w:val="0"/>
          <w:marTop w:val="86"/>
          <w:marBottom w:val="0"/>
          <w:divBdr>
            <w:top w:val="none" w:sz="0" w:space="0" w:color="auto"/>
            <w:left w:val="none" w:sz="0" w:space="0" w:color="auto"/>
            <w:bottom w:val="none" w:sz="0" w:space="0" w:color="auto"/>
            <w:right w:val="none" w:sz="0" w:space="0" w:color="auto"/>
          </w:divBdr>
        </w:div>
        <w:div w:id="554780289">
          <w:marLeft w:val="547"/>
          <w:marRight w:val="0"/>
          <w:marTop w:val="106"/>
          <w:marBottom w:val="0"/>
          <w:divBdr>
            <w:top w:val="none" w:sz="0" w:space="0" w:color="auto"/>
            <w:left w:val="none" w:sz="0" w:space="0" w:color="auto"/>
            <w:bottom w:val="none" w:sz="0" w:space="0" w:color="auto"/>
            <w:right w:val="none" w:sz="0" w:space="0" w:color="auto"/>
          </w:divBdr>
        </w:div>
        <w:div w:id="710765609">
          <w:marLeft w:val="1166"/>
          <w:marRight w:val="0"/>
          <w:marTop w:val="86"/>
          <w:marBottom w:val="0"/>
          <w:divBdr>
            <w:top w:val="none" w:sz="0" w:space="0" w:color="auto"/>
            <w:left w:val="none" w:sz="0" w:space="0" w:color="auto"/>
            <w:bottom w:val="none" w:sz="0" w:space="0" w:color="auto"/>
            <w:right w:val="none" w:sz="0" w:space="0" w:color="auto"/>
          </w:divBdr>
        </w:div>
        <w:div w:id="1202865565">
          <w:marLeft w:val="1166"/>
          <w:marRight w:val="0"/>
          <w:marTop w:val="86"/>
          <w:marBottom w:val="0"/>
          <w:divBdr>
            <w:top w:val="none" w:sz="0" w:space="0" w:color="auto"/>
            <w:left w:val="none" w:sz="0" w:space="0" w:color="auto"/>
            <w:bottom w:val="none" w:sz="0" w:space="0" w:color="auto"/>
            <w:right w:val="none" w:sz="0" w:space="0" w:color="auto"/>
          </w:divBdr>
        </w:div>
        <w:div w:id="1229072107">
          <w:marLeft w:val="547"/>
          <w:marRight w:val="0"/>
          <w:marTop w:val="106"/>
          <w:marBottom w:val="0"/>
          <w:divBdr>
            <w:top w:val="none" w:sz="0" w:space="0" w:color="auto"/>
            <w:left w:val="none" w:sz="0" w:space="0" w:color="auto"/>
            <w:bottom w:val="none" w:sz="0" w:space="0" w:color="auto"/>
            <w:right w:val="none" w:sz="0" w:space="0" w:color="auto"/>
          </w:divBdr>
        </w:div>
        <w:div w:id="1519082989">
          <w:marLeft w:val="547"/>
          <w:marRight w:val="0"/>
          <w:marTop w:val="106"/>
          <w:marBottom w:val="0"/>
          <w:divBdr>
            <w:top w:val="none" w:sz="0" w:space="0" w:color="auto"/>
            <w:left w:val="none" w:sz="0" w:space="0" w:color="auto"/>
            <w:bottom w:val="none" w:sz="0" w:space="0" w:color="auto"/>
            <w:right w:val="none" w:sz="0" w:space="0" w:color="auto"/>
          </w:divBdr>
        </w:div>
        <w:div w:id="1650860119">
          <w:marLeft w:val="1800"/>
          <w:marRight w:val="0"/>
          <w:marTop w:val="67"/>
          <w:marBottom w:val="0"/>
          <w:divBdr>
            <w:top w:val="none" w:sz="0" w:space="0" w:color="auto"/>
            <w:left w:val="none" w:sz="0" w:space="0" w:color="auto"/>
            <w:bottom w:val="none" w:sz="0" w:space="0" w:color="auto"/>
            <w:right w:val="none" w:sz="0" w:space="0" w:color="auto"/>
          </w:divBdr>
        </w:div>
        <w:div w:id="1731541164">
          <w:marLeft w:val="1166"/>
          <w:marRight w:val="0"/>
          <w:marTop w:val="86"/>
          <w:marBottom w:val="0"/>
          <w:divBdr>
            <w:top w:val="none" w:sz="0" w:space="0" w:color="auto"/>
            <w:left w:val="none" w:sz="0" w:space="0" w:color="auto"/>
            <w:bottom w:val="none" w:sz="0" w:space="0" w:color="auto"/>
            <w:right w:val="none" w:sz="0" w:space="0" w:color="auto"/>
          </w:divBdr>
        </w:div>
        <w:div w:id="1772892375">
          <w:marLeft w:val="1800"/>
          <w:marRight w:val="0"/>
          <w:marTop w:val="67"/>
          <w:marBottom w:val="0"/>
          <w:divBdr>
            <w:top w:val="none" w:sz="0" w:space="0" w:color="auto"/>
            <w:left w:val="none" w:sz="0" w:space="0" w:color="auto"/>
            <w:bottom w:val="none" w:sz="0" w:space="0" w:color="auto"/>
            <w:right w:val="none" w:sz="0" w:space="0" w:color="auto"/>
          </w:divBdr>
        </w:div>
        <w:div w:id="1857034639">
          <w:marLeft w:val="1166"/>
          <w:marRight w:val="0"/>
          <w:marTop w:val="86"/>
          <w:marBottom w:val="0"/>
          <w:divBdr>
            <w:top w:val="none" w:sz="0" w:space="0" w:color="auto"/>
            <w:left w:val="none" w:sz="0" w:space="0" w:color="auto"/>
            <w:bottom w:val="none" w:sz="0" w:space="0" w:color="auto"/>
            <w:right w:val="none" w:sz="0" w:space="0" w:color="auto"/>
          </w:divBdr>
        </w:div>
        <w:div w:id="1952083649">
          <w:marLeft w:val="1800"/>
          <w:marRight w:val="0"/>
          <w:marTop w:val="67"/>
          <w:marBottom w:val="0"/>
          <w:divBdr>
            <w:top w:val="none" w:sz="0" w:space="0" w:color="auto"/>
            <w:left w:val="none" w:sz="0" w:space="0" w:color="auto"/>
            <w:bottom w:val="none" w:sz="0" w:space="0" w:color="auto"/>
            <w:right w:val="none" w:sz="0" w:space="0" w:color="auto"/>
          </w:divBdr>
        </w:div>
      </w:divsChild>
    </w:div>
    <w:div w:id="837962282">
      <w:bodyDiv w:val="1"/>
      <w:marLeft w:val="0"/>
      <w:marRight w:val="0"/>
      <w:marTop w:val="0"/>
      <w:marBottom w:val="0"/>
      <w:divBdr>
        <w:top w:val="none" w:sz="0" w:space="0" w:color="auto"/>
        <w:left w:val="none" w:sz="0" w:space="0" w:color="auto"/>
        <w:bottom w:val="none" w:sz="0" w:space="0" w:color="auto"/>
        <w:right w:val="none" w:sz="0" w:space="0" w:color="auto"/>
      </w:divBdr>
    </w:div>
    <w:div w:id="838696095">
      <w:bodyDiv w:val="1"/>
      <w:marLeft w:val="0"/>
      <w:marRight w:val="0"/>
      <w:marTop w:val="0"/>
      <w:marBottom w:val="0"/>
      <w:divBdr>
        <w:top w:val="none" w:sz="0" w:space="0" w:color="auto"/>
        <w:left w:val="none" w:sz="0" w:space="0" w:color="auto"/>
        <w:bottom w:val="none" w:sz="0" w:space="0" w:color="auto"/>
        <w:right w:val="none" w:sz="0" w:space="0" w:color="auto"/>
      </w:divBdr>
    </w:div>
    <w:div w:id="839155206">
      <w:bodyDiv w:val="1"/>
      <w:marLeft w:val="0"/>
      <w:marRight w:val="0"/>
      <w:marTop w:val="0"/>
      <w:marBottom w:val="0"/>
      <w:divBdr>
        <w:top w:val="none" w:sz="0" w:space="0" w:color="auto"/>
        <w:left w:val="none" w:sz="0" w:space="0" w:color="auto"/>
        <w:bottom w:val="none" w:sz="0" w:space="0" w:color="auto"/>
        <w:right w:val="none" w:sz="0" w:space="0" w:color="auto"/>
      </w:divBdr>
    </w:div>
    <w:div w:id="839344463">
      <w:bodyDiv w:val="1"/>
      <w:marLeft w:val="0"/>
      <w:marRight w:val="0"/>
      <w:marTop w:val="0"/>
      <w:marBottom w:val="0"/>
      <w:divBdr>
        <w:top w:val="none" w:sz="0" w:space="0" w:color="auto"/>
        <w:left w:val="none" w:sz="0" w:space="0" w:color="auto"/>
        <w:bottom w:val="none" w:sz="0" w:space="0" w:color="auto"/>
        <w:right w:val="none" w:sz="0" w:space="0" w:color="auto"/>
      </w:divBdr>
    </w:div>
    <w:div w:id="842087666">
      <w:bodyDiv w:val="1"/>
      <w:marLeft w:val="0"/>
      <w:marRight w:val="0"/>
      <w:marTop w:val="0"/>
      <w:marBottom w:val="0"/>
      <w:divBdr>
        <w:top w:val="none" w:sz="0" w:space="0" w:color="auto"/>
        <w:left w:val="none" w:sz="0" w:space="0" w:color="auto"/>
        <w:bottom w:val="none" w:sz="0" w:space="0" w:color="auto"/>
        <w:right w:val="none" w:sz="0" w:space="0" w:color="auto"/>
      </w:divBdr>
    </w:div>
    <w:div w:id="842205181">
      <w:bodyDiv w:val="1"/>
      <w:marLeft w:val="0"/>
      <w:marRight w:val="0"/>
      <w:marTop w:val="0"/>
      <w:marBottom w:val="0"/>
      <w:divBdr>
        <w:top w:val="none" w:sz="0" w:space="0" w:color="auto"/>
        <w:left w:val="none" w:sz="0" w:space="0" w:color="auto"/>
        <w:bottom w:val="none" w:sz="0" w:space="0" w:color="auto"/>
        <w:right w:val="none" w:sz="0" w:space="0" w:color="auto"/>
      </w:divBdr>
    </w:div>
    <w:div w:id="844325545">
      <w:bodyDiv w:val="1"/>
      <w:marLeft w:val="0"/>
      <w:marRight w:val="0"/>
      <w:marTop w:val="0"/>
      <w:marBottom w:val="0"/>
      <w:divBdr>
        <w:top w:val="none" w:sz="0" w:space="0" w:color="auto"/>
        <w:left w:val="none" w:sz="0" w:space="0" w:color="auto"/>
        <w:bottom w:val="none" w:sz="0" w:space="0" w:color="auto"/>
        <w:right w:val="none" w:sz="0" w:space="0" w:color="auto"/>
      </w:divBdr>
      <w:divsChild>
        <w:div w:id="180239355">
          <w:marLeft w:val="1166"/>
          <w:marRight w:val="0"/>
          <w:marTop w:val="77"/>
          <w:marBottom w:val="0"/>
          <w:divBdr>
            <w:top w:val="none" w:sz="0" w:space="0" w:color="auto"/>
            <w:left w:val="none" w:sz="0" w:space="0" w:color="auto"/>
            <w:bottom w:val="none" w:sz="0" w:space="0" w:color="auto"/>
            <w:right w:val="none" w:sz="0" w:space="0" w:color="auto"/>
          </w:divBdr>
        </w:div>
        <w:div w:id="262033424">
          <w:marLeft w:val="1166"/>
          <w:marRight w:val="0"/>
          <w:marTop w:val="77"/>
          <w:marBottom w:val="0"/>
          <w:divBdr>
            <w:top w:val="none" w:sz="0" w:space="0" w:color="auto"/>
            <w:left w:val="none" w:sz="0" w:space="0" w:color="auto"/>
            <w:bottom w:val="none" w:sz="0" w:space="0" w:color="auto"/>
            <w:right w:val="none" w:sz="0" w:space="0" w:color="auto"/>
          </w:divBdr>
        </w:div>
        <w:div w:id="545408443">
          <w:marLeft w:val="1166"/>
          <w:marRight w:val="0"/>
          <w:marTop w:val="82"/>
          <w:marBottom w:val="0"/>
          <w:divBdr>
            <w:top w:val="none" w:sz="0" w:space="0" w:color="auto"/>
            <w:left w:val="none" w:sz="0" w:space="0" w:color="auto"/>
            <w:bottom w:val="none" w:sz="0" w:space="0" w:color="auto"/>
            <w:right w:val="none" w:sz="0" w:space="0" w:color="auto"/>
          </w:divBdr>
        </w:div>
        <w:div w:id="588928119">
          <w:marLeft w:val="547"/>
          <w:marRight w:val="0"/>
          <w:marTop w:val="77"/>
          <w:marBottom w:val="0"/>
          <w:divBdr>
            <w:top w:val="none" w:sz="0" w:space="0" w:color="auto"/>
            <w:left w:val="none" w:sz="0" w:space="0" w:color="auto"/>
            <w:bottom w:val="none" w:sz="0" w:space="0" w:color="auto"/>
            <w:right w:val="none" w:sz="0" w:space="0" w:color="auto"/>
          </w:divBdr>
        </w:div>
        <w:div w:id="809174322">
          <w:marLeft w:val="1166"/>
          <w:marRight w:val="0"/>
          <w:marTop w:val="77"/>
          <w:marBottom w:val="0"/>
          <w:divBdr>
            <w:top w:val="none" w:sz="0" w:space="0" w:color="auto"/>
            <w:left w:val="none" w:sz="0" w:space="0" w:color="auto"/>
            <w:bottom w:val="none" w:sz="0" w:space="0" w:color="auto"/>
            <w:right w:val="none" w:sz="0" w:space="0" w:color="auto"/>
          </w:divBdr>
        </w:div>
        <w:div w:id="1012680773">
          <w:marLeft w:val="1166"/>
          <w:marRight w:val="0"/>
          <w:marTop w:val="77"/>
          <w:marBottom w:val="0"/>
          <w:divBdr>
            <w:top w:val="none" w:sz="0" w:space="0" w:color="auto"/>
            <w:left w:val="none" w:sz="0" w:space="0" w:color="auto"/>
            <w:bottom w:val="none" w:sz="0" w:space="0" w:color="auto"/>
            <w:right w:val="none" w:sz="0" w:space="0" w:color="auto"/>
          </w:divBdr>
        </w:div>
        <w:div w:id="1283657278">
          <w:marLeft w:val="1166"/>
          <w:marRight w:val="0"/>
          <w:marTop w:val="77"/>
          <w:marBottom w:val="0"/>
          <w:divBdr>
            <w:top w:val="none" w:sz="0" w:space="0" w:color="auto"/>
            <w:left w:val="none" w:sz="0" w:space="0" w:color="auto"/>
            <w:bottom w:val="none" w:sz="0" w:space="0" w:color="auto"/>
            <w:right w:val="none" w:sz="0" w:space="0" w:color="auto"/>
          </w:divBdr>
        </w:div>
        <w:div w:id="1396976735">
          <w:marLeft w:val="1166"/>
          <w:marRight w:val="0"/>
          <w:marTop w:val="77"/>
          <w:marBottom w:val="0"/>
          <w:divBdr>
            <w:top w:val="none" w:sz="0" w:space="0" w:color="auto"/>
            <w:left w:val="none" w:sz="0" w:space="0" w:color="auto"/>
            <w:bottom w:val="none" w:sz="0" w:space="0" w:color="auto"/>
            <w:right w:val="none" w:sz="0" w:space="0" w:color="auto"/>
          </w:divBdr>
        </w:div>
        <w:div w:id="1411922065">
          <w:marLeft w:val="1166"/>
          <w:marRight w:val="0"/>
          <w:marTop w:val="77"/>
          <w:marBottom w:val="0"/>
          <w:divBdr>
            <w:top w:val="none" w:sz="0" w:space="0" w:color="auto"/>
            <w:left w:val="none" w:sz="0" w:space="0" w:color="auto"/>
            <w:bottom w:val="none" w:sz="0" w:space="0" w:color="auto"/>
            <w:right w:val="none" w:sz="0" w:space="0" w:color="auto"/>
          </w:divBdr>
        </w:div>
        <w:div w:id="1551914431">
          <w:marLeft w:val="1166"/>
          <w:marRight w:val="0"/>
          <w:marTop w:val="77"/>
          <w:marBottom w:val="0"/>
          <w:divBdr>
            <w:top w:val="none" w:sz="0" w:space="0" w:color="auto"/>
            <w:left w:val="none" w:sz="0" w:space="0" w:color="auto"/>
            <w:bottom w:val="none" w:sz="0" w:space="0" w:color="auto"/>
            <w:right w:val="none" w:sz="0" w:space="0" w:color="auto"/>
          </w:divBdr>
        </w:div>
        <w:div w:id="1625889651">
          <w:marLeft w:val="547"/>
          <w:marRight w:val="0"/>
          <w:marTop w:val="77"/>
          <w:marBottom w:val="0"/>
          <w:divBdr>
            <w:top w:val="none" w:sz="0" w:space="0" w:color="auto"/>
            <w:left w:val="none" w:sz="0" w:space="0" w:color="auto"/>
            <w:bottom w:val="none" w:sz="0" w:space="0" w:color="auto"/>
            <w:right w:val="none" w:sz="0" w:space="0" w:color="auto"/>
          </w:divBdr>
        </w:div>
        <w:div w:id="1743791862">
          <w:marLeft w:val="547"/>
          <w:marRight w:val="0"/>
          <w:marTop w:val="77"/>
          <w:marBottom w:val="0"/>
          <w:divBdr>
            <w:top w:val="none" w:sz="0" w:space="0" w:color="auto"/>
            <w:left w:val="none" w:sz="0" w:space="0" w:color="auto"/>
            <w:bottom w:val="none" w:sz="0" w:space="0" w:color="auto"/>
            <w:right w:val="none" w:sz="0" w:space="0" w:color="auto"/>
          </w:divBdr>
        </w:div>
      </w:divsChild>
    </w:div>
    <w:div w:id="845943239">
      <w:bodyDiv w:val="1"/>
      <w:marLeft w:val="0"/>
      <w:marRight w:val="0"/>
      <w:marTop w:val="0"/>
      <w:marBottom w:val="0"/>
      <w:divBdr>
        <w:top w:val="none" w:sz="0" w:space="0" w:color="auto"/>
        <w:left w:val="none" w:sz="0" w:space="0" w:color="auto"/>
        <w:bottom w:val="none" w:sz="0" w:space="0" w:color="auto"/>
        <w:right w:val="none" w:sz="0" w:space="0" w:color="auto"/>
      </w:divBdr>
    </w:div>
    <w:div w:id="846135785">
      <w:bodyDiv w:val="1"/>
      <w:marLeft w:val="0"/>
      <w:marRight w:val="0"/>
      <w:marTop w:val="0"/>
      <w:marBottom w:val="0"/>
      <w:divBdr>
        <w:top w:val="none" w:sz="0" w:space="0" w:color="auto"/>
        <w:left w:val="none" w:sz="0" w:space="0" w:color="auto"/>
        <w:bottom w:val="none" w:sz="0" w:space="0" w:color="auto"/>
        <w:right w:val="none" w:sz="0" w:space="0" w:color="auto"/>
      </w:divBdr>
    </w:div>
    <w:div w:id="846407848">
      <w:bodyDiv w:val="1"/>
      <w:marLeft w:val="0"/>
      <w:marRight w:val="0"/>
      <w:marTop w:val="0"/>
      <w:marBottom w:val="0"/>
      <w:divBdr>
        <w:top w:val="none" w:sz="0" w:space="0" w:color="auto"/>
        <w:left w:val="none" w:sz="0" w:space="0" w:color="auto"/>
        <w:bottom w:val="none" w:sz="0" w:space="0" w:color="auto"/>
        <w:right w:val="none" w:sz="0" w:space="0" w:color="auto"/>
      </w:divBdr>
      <w:divsChild>
        <w:div w:id="1722318561">
          <w:marLeft w:val="547"/>
          <w:marRight w:val="0"/>
          <w:marTop w:val="115"/>
          <w:marBottom w:val="0"/>
          <w:divBdr>
            <w:top w:val="none" w:sz="0" w:space="0" w:color="auto"/>
            <w:left w:val="none" w:sz="0" w:space="0" w:color="auto"/>
            <w:bottom w:val="none" w:sz="0" w:space="0" w:color="auto"/>
            <w:right w:val="none" w:sz="0" w:space="0" w:color="auto"/>
          </w:divBdr>
        </w:div>
      </w:divsChild>
    </w:div>
    <w:div w:id="846753303">
      <w:bodyDiv w:val="1"/>
      <w:marLeft w:val="0"/>
      <w:marRight w:val="0"/>
      <w:marTop w:val="0"/>
      <w:marBottom w:val="0"/>
      <w:divBdr>
        <w:top w:val="none" w:sz="0" w:space="0" w:color="auto"/>
        <w:left w:val="none" w:sz="0" w:space="0" w:color="auto"/>
        <w:bottom w:val="none" w:sz="0" w:space="0" w:color="auto"/>
        <w:right w:val="none" w:sz="0" w:space="0" w:color="auto"/>
      </w:divBdr>
    </w:div>
    <w:div w:id="846821398">
      <w:bodyDiv w:val="1"/>
      <w:marLeft w:val="0"/>
      <w:marRight w:val="0"/>
      <w:marTop w:val="0"/>
      <w:marBottom w:val="0"/>
      <w:divBdr>
        <w:top w:val="none" w:sz="0" w:space="0" w:color="auto"/>
        <w:left w:val="none" w:sz="0" w:space="0" w:color="auto"/>
        <w:bottom w:val="none" w:sz="0" w:space="0" w:color="auto"/>
        <w:right w:val="none" w:sz="0" w:space="0" w:color="auto"/>
      </w:divBdr>
    </w:div>
    <w:div w:id="847136262">
      <w:bodyDiv w:val="1"/>
      <w:marLeft w:val="0"/>
      <w:marRight w:val="0"/>
      <w:marTop w:val="0"/>
      <w:marBottom w:val="0"/>
      <w:divBdr>
        <w:top w:val="none" w:sz="0" w:space="0" w:color="auto"/>
        <w:left w:val="none" w:sz="0" w:space="0" w:color="auto"/>
        <w:bottom w:val="none" w:sz="0" w:space="0" w:color="auto"/>
        <w:right w:val="none" w:sz="0" w:space="0" w:color="auto"/>
      </w:divBdr>
    </w:div>
    <w:div w:id="848909445">
      <w:bodyDiv w:val="1"/>
      <w:marLeft w:val="0"/>
      <w:marRight w:val="0"/>
      <w:marTop w:val="0"/>
      <w:marBottom w:val="0"/>
      <w:divBdr>
        <w:top w:val="none" w:sz="0" w:space="0" w:color="auto"/>
        <w:left w:val="none" w:sz="0" w:space="0" w:color="auto"/>
        <w:bottom w:val="none" w:sz="0" w:space="0" w:color="auto"/>
        <w:right w:val="none" w:sz="0" w:space="0" w:color="auto"/>
      </w:divBdr>
      <w:divsChild>
        <w:div w:id="553466045">
          <w:marLeft w:val="1166"/>
          <w:marRight w:val="0"/>
          <w:marTop w:val="115"/>
          <w:marBottom w:val="0"/>
          <w:divBdr>
            <w:top w:val="none" w:sz="0" w:space="0" w:color="auto"/>
            <w:left w:val="none" w:sz="0" w:space="0" w:color="auto"/>
            <w:bottom w:val="none" w:sz="0" w:space="0" w:color="auto"/>
            <w:right w:val="none" w:sz="0" w:space="0" w:color="auto"/>
          </w:divBdr>
        </w:div>
        <w:div w:id="577792158">
          <w:marLeft w:val="547"/>
          <w:marRight w:val="0"/>
          <w:marTop w:val="130"/>
          <w:marBottom w:val="0"/>
          <w:divBdr>
            <w:top w:val="none" w:sz="0" w:space="0" w:color="auto"/>
            <w:left w:val="none" w:sz="0" w:space="0" w:color="auto"/>
            <w:bottom w:val="none" w:sz="0" w:space="0" w:color="auto"/>
            <w:right w:val="none" w:sz="0" w:space="0" w:color="auto"/>
          </w:divBdr>
        </w:div>
        <w:div w:id="933250545">
          <w:marLeft w:val="1166"/>
          <w:marRight w:val="0"/>
          <w:marTop w:val="115"/>
          <w:marBottom w:val="0"/>
          <w:divBdr>
            <w:top w:val="none" w:sz="0" w:space="0" w:color="auto"/>
            <w:left w:val="none" w:sz="0" w:space="0" w:color="auto"/>
            <w:bottom w:val="none" w:sz="0" w:space="0" w:color="auto"/>
            <w:right w:val="none" w:sz="0" w:space="0" w:color="auto"/>
          </w:divBdr>
        </w:div>
        <w:div w:id="1060177438">
          <w:marLeft w:val="547"/>
          <w:marRight w:val="0"/>
          <w:marTop w:val="130"/>
          <w:marBottom w:val="0"/>
          <w:divBdr>
            <w:top w:val="none" w:sz="0" w:space="0" w:color="auto"/>
            <w:left w:val="none" w:sz="0" w:space="0" w:color="auto"/>
            <w:bottom w:val="none" w:sz="0" w:space="0" w:color="auto"/>
            <w:right w:val="none" w:sz="0" w:space="0" w:color="auto"/>
          </w:divBdr>
        </w:div>
        <w:div w:id="1782995640">
          <w:marLeft w:val="1166"/>
          <w:marRight w:val="0"/>
          <w:marTop w:val="115"/>
          <w:marBottom w:val="0"/>
          <w:divBdr>
            <w:top w:val="none" w:sz="0" w:space="0" w:color="auto"/>
            <w:left w:val="none" w:sz="0" w:space="0" w:color="auto"/>
            <w:bottom w:val="none" w:sz="0" w:space="0" w:color="auto"/>
            <w:right w:val="none" w:sz="0" w:space="0" w:color="auto"/>
          </w:divBdr>
        </w:div>
      </w:divsChild>
    </w:div>
    <w:div w:id="849492326">
      <w:bodyDiv w:val="1"/>
      <w:marLeft w:val="0"/>
      <w:marRight w:val="0"/>
      <w:marTop w:val="0"/>
      <w:marBottom w:val="0"/>
      <w:divBdr>
        <w:top w:val="none" w:sz="0" w:space="0" w:color="auto"/>
        <w:left w:val="none" w:sz="0" w:space="0" w:color="auto"/>
        <w:bottom w:val="none" w:sz="0" w:space="0" w:color="auto"/>
        <w:right w:val="none" w:sz="0" w:space="0" w:color="auto"/>
      </w:divBdr>
    </w:div>
    <w:div w:id="850610988">
      <w:bodyDiv w:val="1"/>
      <w:marLeft w:val="0"/>
      <w:marRight w:val="0"/>
      <w:marTop w:val="0"/>
      <w:marBottom w:val="0"/>
      <w:divBdr>
        <w:top w:val="none" w:sz="0" w:space="0" w:color="auto"/>
        <w:left w:val="none" w:sz="0" w:space="0" w:color="auto"/>
        <w:bottom w:val="none" w:sz="0" w:space="0" w:color="auto"/>
        <w:right w:val="none" w:sz="0" w:space="0" w:color="auto"/>
      </w:divBdr>
      <w:divsChild>
        <w:div w:id="111635819">
          <w:marLeft w:val="547"/>
          <w:marRight w:val="0"/>
          <w:marTop w:val="134"/>
          <w:marBottom w:val="0"/>
          <w:divBdr>
            <w:top w:val="none" w:sz="0" w:space="0" w:color="auto"/>
            <w:left w:val="none" w:sz="0" w:space="0" w:color="auto"/>
            <w:bottom w:val="none" w:sz="0" w:space="0" w:color="auto"/>
            <w:right w:val="none" w:sz="0" w:space="0" w:color="auto"/>
          </w:divBdr>
        </w:div>
        <w:div w:id="723022871">
          <w:marLeft w:val="1166"/>
          <w:marRight w:val="0"/>
          <w:marTop w:val="134"/>
          <w:marBottom w:val="0"/>
          <w:divBdr>
            <w:top w:val="none" w:sz="0" w:space="0" w:color="auto"/>
            <w:left w:val="none" w:sz="0" w:space="0" w:color="auto"/>
            <w:bottom w:val="none" w:sz="0" w:space="0" w:color="auto"/>
            <w:right w:val="none" w:sz="0" w:space="0" w:color="auto"/>
          </w:divBdr>
        </w:div>
        <w:div w:id="790242153">
          <w:marLeft w:val="547"/>
          <w:marRight w:val="0"/>
          <w:marTop w:val="154"/>
          <w:marBottom w:val="0"/>
          <w:divBdr>
            <w:top w:val="none" w:sz="0" w:space="0" w:color="auto"/>
            <w:left w:val="none" w:sz="0" w:space="0" w:color="auto"/>
            <w:bottom w:val="none" w:sz="0" w:space="0" w:color="auto"/>
            <w:right w:val="none" w:sz="0" w:space="0" w:color="auto"/>
          </w:divBdr>
        </w:div>
        <w:div w:id="920915935">
          <w:marLeft w:val="547"/>
          <w:marRight w:val="0"/>
          <w:marTop w:val="134"/>
          <w:marBottom w:val="0"/>
          <w:divBdr>
            <w:top w:val="none" w:sz="0" w:space="0" w:color="auto"/>
            <w:left w:val="none" w:sz="0" w:space="0" w:color="auto"/>
            <w:bottom w:val="none" w:sz="0" w:space="0" w:color="auto"/>
            <w:right w:val="none" w:sz="0" w:space="0" w:color="auto"/>
          </w:divBdr>
        </w:div>
        <w:div w:id="1161385895">
          <w:marLeft w:val="1166"/>
          <w:marRight w:val="0"/>
          <w:marTop w:val="134"/>
          <w:marBottom w:val="0"/>
          <w:divBdr>
            <w:top w:val="none" w:sz="0" w:space="0" w:color="auto"/>
            <w:left w:val="none" w:sz="0" w:space="0" w:color="auto"/>
            <w:bottom w:val="none" w:sz="0" w:space="0" w:color="auto"/>
            <w:right w:val="none" w:sz="0" w:space="0" w:color="auto"/>
          </w:divBdr>
        </w:div>
        <w:div w:id="1808552160">
          <w:marLeft w:val="1166"/>
          <w:marRight w:val="0"/>
          <w:marTop w:val="115"/>
          <w:marBottom w:val="0"/>
          <w:divBdr>
            <w:top w:val="none" w:sz="0" w:space="0" w:color="auto"/>
            <w:left w:val="none" w:sz="0" w:space="0" w:color="auto"/>
            <w:bottom w:val="none" w:sz="0" w:space="0" w:color="auto"/>
            <w:right w:val="none" w:sz="0" w:space="0" w:color="auto"/>
          </w:divBdr>
        </w:div>
      </w:divsChild>
    </w:div>
    <w:div w:id="850725873">
      <w:bodyDiv w:val="1"/>
      <w:marLeft w:val="0"/>
      <w:marRight w:val="0"/>
      <w:marTop w:val="0"/>
      <w:marBottom w:val="0"/>
      <w:divBdr>
        <w:top w:val="none" w:sz="0" w:space="0" w:color="auto"/>
        <w:left w:val="none" w:sz="0" w:space="0" w:color="auto"/>
        <w:bottom w:val="none" w:sz="0" w:space="0" w:color="auto"/>
        <w:right w:val="none" w:sz="0" w:space="0" w:color="auto"/>
      </w:divBdr>
      <w:divsChild>
        <w:div w:id="197133527">
          <w:marLeft w:val="547"/>
          <w:marRight w:val="0"/>
          <w:marTop w:val="192"/>
          <w:marBottom w:val="0"/>
          <w:divBdr>
            <w:top w:val="none" w:sz="0" w:space="0" w:color="auto"/>
            <w:left w:val="none" w:sz="0" w:space="0" w:color="auto"/>
            <w:bottom w:val="none" w:sz="0" w:space="0" w:color="auto"/>
            <w:right w:val="none" w:sz="0" w:space="0" w:color="auto"/>
          </w:divBdr>
        </w:div>
      </w:divsChild>
    </w:div>
    <w:div w:id="851913036">
      <w:bodyDiv w:val="1"/>
      <w:marLeft w:val="0"/>
      <w:marRight w:val="0"/>
      <w:marTop w:val="0"/>
      <w:marBottom w:val="0"/>
      <w:divBdr>
        <w:top w:val="none" w:sz="0" w:space="0" w:color="auto"/>
        <w:left w:val="none" w:sz="0" w:space="0" w:color="auto"/>
        <w:bottom w:val="none" w:sz="0" w:space="0" w:color="auto"/>
        <w:right w:val="none" w:sz="0" w:space="0" w:color="auto"/>
      </w:divBdr>
    </w:div>
    <w:div w:id="851921904">
      <w:bodyDiv w:val="1"/>
      <w:marLeft w:val="0"/>
      <w:marRight w:val="0"/>
      <w:marTop w:val="0"/>
      <w:marBottom w:val="0"/>
      <w:divBdr>
        <w:top w:val="none" w:sz="0" w:space="0" w:color="auto"/>
        <w:left w:val="none" w:sz="0" w:space="0" w:color="auto"/>
        <w:bottom w:val="none" w:sz="0" w:space="0" w:color="auto"/>
        <w:right w:val="none" w:sz="0" w:space="0" w:color="auto"/>
      </w:divBdr>
      <w:divsChild>
        <w:div w:id="702484672">
          <w:marLeft w:val="0"/>
          <w:marRight w:val="0"/>
          <w:marTop w:val="0"/>
          <w:marBottom w:val="0"/>
          <w:divBdr>
            <w:top w:val="none" w:sz="0" w:space="0" w:color="auto"/>
            <w:left w:val="none" w:sz="0" w:space="0" w:color="auto"/>
            <w:bottom w:val="none" w:sz="0" w:space="0" w:color="auto"/>
            <w:right w:val="none" w:sz="0" w:space="0" w:color="auto"/>
          </w:divBdr>
        </w:div>
      </w:divsChild>
    </w:div>
    <w:div w:id="853150053">
      <w:bodyDiv w:val="1"/>
      <w:marLeft w:val="0"/>
      <w:marRight w:val="0"/>
      <w:marTop w:val="0"/>
      <w:marBottom w:val="0"/>
      <w:divBdr>
        <w:top w:val="none" w:sz="0" w:space="0" w:color="auto"/>
        <w:left w:val="none" w:sz="0" w:space="0" w:color="auto"/>
        <w:bottom w:val="none" w:sz="0" w:space="0" w:color="auto"/>
        <w:right w:val="none" w:sz="0" w:space="0" w:color="auto"/>
      </w:divBdr>
      <w:divsChild>
        <w:div w:id="521240012">
          <w:marLeft w:val="547"/>
          <w:marRight w:val="0"/>
          <w:marTop w:val="154"/>
          <w:marBottom w:val="0"/>
          <w:divBdr>
            <w:top w:val="none" w:sz="0" w:space="0" w:color="auto"/>
            <w:left w:val="none" w:sz="0" w:space="0" w:color="auto"/>
            <w:bottom w:val="none" w:sz="0" w:space="0" w:color="auto"/>
            <w:right w:val="none" w:sz="0" w:space="0" w:color="auto"/>
          </w:divBdr>
        </w:div>
        <w:div w:id="1701587191">
          <w:marLeft w:val="1166"/>
          <w:marRight w:val="0"/>
          <w:marTop w:val="134"/>
          <w:marBottom w:val="0"/>
          <w:divBdr>
            <w:top w:val="none" w:sz="0" w:space="0" w:color="auto"/>
            <w:left w:val="none" w:sz="0" w:space="0" w:color="auto"/>
            <w:bottom w:val="none" w:sz="0" w:space="0" w:color="auto"/>
            <w:right w:val="none" w:sz="0" w:space="0" w:color="auto"/>
          </w:divBdr>
        </w:div>
      </w:divsChild>
    </w:div>
    <w:div w:id="855077253">
      <w:bodyDiv w:val="1"/>
      <w:marLeft w:val="0"/>
      <w:marRight w:val="0"/>
      <w:marTop w:val="0"/>
      <w:marBottom w:val="0"/>
      <w:divBdr>
        <w:top w:val="none" w:sz="0" w:space="0" w:color="auto"/>
        <w:left w:val="none" w:sz="0" w:space="0" w:color="auto"/>
        <w:bottom w:val="none" w:sz="0" w:space="0" w:color="auto"/>
        <w:right w:val="none" w:sz="0" w:space="0" w:color="auto"/>
      </w:divBdr>
      <w:divsChild>
        <w:div w:id="219750653">
          <w:marLeft w:val="1166"/>
          <w:marRight w:val="0"/>
          <w:marTop w:val="96"/>
          <w:marBottom w:val="0"/>
          <w:divBdr>
            <w:top w:val="none" w:sz="0" w:space="0" w:color="auto"/>
            <w:left w:val="none" w:sz="0" w:space="0" w:color="auto"/>
            <w:bottom w:val="none" w:sz="0" w:space="0" w:color="auto"/>
            <w:right w:val="none" w:sz="0" w:space="0" w:color="auto"/>
          </w:divBdr>
        </w:div>
        <w:div w:id="299261809">
          <w:marLeft w:val="1166"/>
          <w:marRight w:val="0"/>
          <w:marTop w:val="96"/>
          <w:marBottom w:val="0"/>
          <w:divBdr>
            <w:top w:val="none" w:sz="0" w:space="0" w:color="auto"/>
            <w:left w:val="none" w:sz="0" w:space="0" w:color="auto"/>
            <w:bottom w:val="none" w:sz="0" w:space="0" w:color="auto"/>
            <w:right w:val="none" w:sz="0" w:space="0" w:color="auto"/>
          </w:divBdr>
        </w:div>
        <w:div w:id="498692212">
          <w:marLeft w:val="1166"/>
          <w:marRight w:val="0"/>
          <w:marTop w:val="96"/>
          <w:marBottom w:val="0"/>
          <w:divBdr>
            <w:top w:val="none" w:sz="0" w:space="0" w:color="auto"/>
            <w:left w:val="none" w:sz="0" w:space="0" w:color="auto"/>
            <w:bottom w:val="none" w:sz="0" w:space="0" w:color="auto"/>
            <w:right w:val="none" w:sz="0" w:space="0" w:color="auto"/>
          </w:divBdr>
        </w:div>
        <w:div w:id="1058359284">
          <w:marLeft w:val="547"/>
          <w:marRight w:val="0"/>
          <w:marTop w:val="115"/>
          <w:marBottom w:val="0"/>
          <w:divBdr>
            <w:top w:val="none" w:sz="0" w:space="0" w:color="auto"/>
            <w:left w:val="none" w:sz="0" w:space="0" w:color="auto"/>
            <w:bottom w:val="none" w:sz="0" w:space="0" w:color="auto"/>
            <w:right w:val="none" w:sz="0" w:space="0" w:color="auto"/>
          </w:divBdr>
        </w:div>
        <w:div w:id="1143305939">
          <w:marLeft w:val="1800"/>
          <w:marRight w:val="0"/>
          <w:marTop w:val="86"/>
          <w:marBottom w:val="0"/>
          <w:divBdr>
            <w:top w:val="none" w:sz="0" w:space="0" w:color="auto"/>
            <w:left w:val="none" w:sz="0" w:space="0" w:color="auto"/>
            <w:bottom w:val="none" w:sz="0" w:space="0" w:color="auto"/>
            <w:right w:val="none" w:sz="0" w:space="0" w:color="auto"/>
          </w:divBdr>
        </w:div>
        <w:div w:id="1368943238">
          <w:marLeft w:val="1800"/>
          <w:marRight w:val="0"/>
          <w:marTop w:val="86"/>
          <w:marBottom w:val="0"/>
          <w:divBdr>
            <w:top w:val="none" w:sz="0" w:space="0" w:color="auto"/>
            <w:left w:val="none" w:sz="0" w:space="0" w:color="auto"/>
            <w:bottom w:val="none" w:sz="0" w:space="0" w:color="auto"/>
            <w:right w:val="none" w:sz="0" w:space="0" w:color="auto"/>
          </w:divBdr>
        </w:div>
        <w:div w:id="1533222251">
          <w:marLeft w:val="1800"/>
          <w:marRight w:val="0"/>
          <w:marTop w:val="86"/>
          <w:marBottom w:val="0"/>
          <w:divBdr>
            <w:top w:val="none" w:sz="0" w:space="0" w:color="auto"/>
            <w:left w:val="none" w:sz="0" w:space="0" w:color="auto"/>
            <w:bottom w:val="none" w:sz="0" w:space="0" w:color="auto"/>
            <w:right w:val="none" w:sz="0" w:space="0" w:color="auto"/>
          </w:divBdr>
        </w:div>
        <w:div w:id="1556546399">
          <w:marLeft w:val="1166"/>
          <w:marRight w:val="0"/>
          <w:marTop w:val="96"/>
          <w:marBottom w:val="0"/>
          <w:divBdr>
            <w:top w:val="none" w:sz="0" w:space="0" w:color="auto"/>
            <w:left w:val="none" w:sz="0" w:space="0" w:color="auto"/>
            <w:bottom w:val="none" w:sz="0" w:space="0" w:color="auto"/>
            <w:right w:val="none" w:sz="0" w:space="0" w:color="auto"/>
          </w:divBdr>
        </w:div>
        <w:div w:id="1806971263">
          <w:marLeft w:val="2520"/>
          <w:marRight w:val="0"/>
          <w:marTop w:val="67"/>
          <w:marBottom w:val="0"/>
          <w:divBdr>
            <w:top w:val="none" w:sz="0" w:space="0" w:color="auto"/>
            <w:left w:val="none" w:sz="0" w:space="0" w:color="auto"/>
            <w:bottom w:val="none" w:sz="0" w:space="0" w:color="auto"/>
            <w:right w:val="none" w:sz="0" w:space="0" w:color="auto"/>
          </w:divBdr>
        </w:div>
      </w:divsChild>
    </w:div>
    <w:div w:id="856887651">
      <w:bodyDiv w:val="1"/>
      <w:marLeft w:val="0"/>
      <w:marRight w:val="0"/>
      <w:marTop w:val="0"/>
      <w:marBottom w:val="0"/>
      <w:divBdr>
        <w:top w:val="none" w:sz="0" w:space="0" w:color="auto"/>
        <w:left w:val="none" w:sz="0" w:space="0" w:color="auto"/>
        <w:bottom w:val="none" w:sz="0" w:space="0" w:color="auto"/>
        <w:right w:val="none" w:sz="0" w:space="0" w:color="auto"/>
      </w:divBdr>
      <w:divsChild>
        <w:div w:id="249200230">
          <w:marLeft w:val="1267"/>
          <w:marRight w:val="0"/>
          <w:marTop w:val="96"/>
          <w:marBottom w:val="0"/>
          <w:divBdr>
            <w:top w:val="none" w:sz="0" w:space="0" w:color="auto"/>
            <w:left w:val="none" w:sz="0" w:space="0" w:color="auto"/>
            <w:bottom w:val="none" w:sz="0" w:space="0" w:color="auto"/>
            <w:right w:val="none" w:sz="0" w:space="0" w:color="auto"/>
          </w:divBdr>
        </w:div>
        <w:div w:id="723525832">
          <w:marLeft w:val="1166"/>
          <w:marRight w:val="0"/>
          <w:marTop w:val="96"/>
          <w:marBottom w:val="0"/>
          <w:divBdr>
            <w:top w:val="none" w:sz="0" w:space="0" w:color="auto"/>
            <w:left w:val="none" w:sz="0" w:space="0" w:color="auto"/>
            <w:bottom w:val="none" w:sz="0" w:space="0" w:color="auto"/>
            <w:right w:val="none" w:sz="0" w:space="0" w:color="auto"/>
          </w:divBdr>
        </w:div>
        <w:div w:id="946812038">
          <w:marLeft w:val="1166"/>
          <w:marRight w:val="0"/>
          <w:marTop w:val="96"/>
          <w:marBottom w:val="0"/>
          <w:divBdr>
            <w:top w:val="none" w:sz="0" w:space="0" w:color="auto"/>
            <w:left w:val="none" w:sz="0" w:space="0" w:color="auto"/>
            <w:bottom w:val="none" w:sz="0" w:space="0" w:color="auto"/>
            <w:right w:val="none" w:sz="0" w:space="0" w:color="auto"/>
          </w:divBdr>
        </w:div>
        <w:div w:id="981349168">
          <w:marLeft w:val="1166"/>
          <w:marRight w:val="0"/>
          <w:marTop w:val="96"/>
          <w:marBottom w:val="0"/>
          <w:divBdr>
            <w:top w:val="none" w:sz="0" w:space="0" w:color="auto"/>
            <w:left w:val="none" w:sz="0" w:space="0" w:color="auto"/>
            <w:bottom w:val="none" w:sz="0" w:space="0" w:color="auto"/>
            <w:right w:val="none" w:sz="0" w:space="0" w:color="auto"/>
          </w:divBdr>
        </w:div>
        <w:div w:id="1116828041">
          <w:marLeft w:val="547"/>
          <w:marRight w:val="0"/>
          <w:marTop w:val="106"/>
          <w:marBottom w:val="0"/>
          <w:divBdr>
            <w:top w:val="none" w:sz="0" w:space="0" w:color="auto"/>
            <w:left w:val="none" w:sz="0" w:space="0" w:color="auto"/>
            <w:bottom w:val="none" w:sz="0" w:space="0" w:color="auto"/>
            <w:right w:val="none" w:sz="0" w:space="0" w:color="auto"/>
          </w:divBdr>
        </w:div>
        <w:div w:id="1689524682">
          <w:marLeft w:val="1166"/>
          <w:marRight w:val="0"/>
          <w:marTop w:val="96"/>
          <w:marBottom w:val="0"/>
          <w:divBdr>
            <w:top w:val="none" w:sz="0" w:space="0" w:color="auto"/>
            <w:left w:val="none" w:sz="0" w:space="0" w:color="auto"/>
            <w:bottom w:val="none" w:sz="0" w:space="0" w:color="auto"/>
            <w:right w:val="none" w:sz="0" w:space="0" w:color="auto"/>
          </w:divBdr>
        </w:div>
        <w:div w:id="1992558989">
          <w:marLeft w:val="547"/>
          <w:marRight w:val="0"/>
          <w:marTop w:val="106"/>
          <w:marBottom w:val="0"/>
          <w:divBdr>
            <w:top w:val="none" w:sz="0" w:space="0" w:color="auto"/>
            <w:left w:val="none" w:sz="0" w:space="0" w:color="auto"/>
            <w:bottom w:val="none" w:sz="0" w:space="0" w:color="auto"/>
            <w:right w:val="none" w:sz="0" w:space="0" w:color="auto"/>
          </w:divBdr>
        </w:div>
        <w:div w:id="2145273940">
          <w:marLeft w:val="547"/>
          <w:marRight w:val="0"/>
          <w:marTop w:val="106"/>
          <w:marBottom w:val="0"/>
          <w:divBdr>
            <w:top w:val="none" w:sz="0" w:space="0" w:color="auto"/>
            <w:left w:val="none" w:sz="0" w:space="0" w:color="auto"/>
            <w:bottom w:val="none" w:sz="0" w:space="0" w:color="auto"/>
            <w:right w:val="none" w:sz="0" w:space="0" w:color="auto"/>
          </w:divBdr>
        </w:div>
      </w:divsChild>
    </w:div>
    <w:div w:id="857086404">
      <w:bodyDiv w:val="1"/>
      <w:marLeft w:val="0"/>
      <w:marRight w:val="0"/>
      <w:marTop w:val="0"/>
      <w:marBottom w:val="0"/>
      <w:divBdr>
        <w:top w:val="none" w:sz="0" w:space="0" w:color="auto"/>
        <w:left w:val="none" w:sz="0" w:space="0" w:color="auto"/>
        <w:bottom w:val="none" w:sz="0" w:space="0" w:color="auto"/>
        <w:right w:val="none" w:sz="0" w:space="0" w:color="auto"/>
      </w:divBdr>
      <w:divsChild>
        <w:div w:id="622885698">
          <w:marLeft w:val="547"/>
          <w:marRight w:val="0"/>
          <w:marTop w:val="134"/>
          <w:marBottom w:val="0"/>
          <w:divBdr>
            <w:top w:val="none" w:sz="0" w:space="0" w:color="auto"/>
            <w:left w:val="none" w:sz="0" w:space="0" w:color="auto"/>
            <w:bottom w:val="none" w:sz="0" w:space="0" w:color="auto"/>
            <w:right w:val="none" w:sz="0" w:space="0" w:color="auto"/>
          </w:divBdr>
        </w:div>
        <w:div w:id="749817130">
          <w:marLeft w:val="1166"/>
          <w:marRight w:val="0"/>
          <w:marTop w:val="115"/>
          <w:marBottom w:val="0"/>
          <w:divBdr>
            <w:top w:val="none" w:sz="0" w:space="0" w:color="auto"/>
            <w:left w:val="none" w:sz="0" w:space="0" w:color="auto"/>
            <w:bottom w:val="none" w:sz="0" w:space="0" w:color="auto"/>
            <w:right w:val="none" w:sz="0" w:space="0" w:color="auto"/>
          </w:divBdr>
        </w:div>
        <w:div w:id="1121341411">
          <w:marLeft w:val="1166"/>
          <w:marRight w:val="0"/>
          <w:marTop w:val="115"/>
          <w:marBottom w:val="0"/>
          <w:divBdr>
            <w:top w:val="none" w:sz="0" w:space="0" w:color="auto"/>
            <w:left w:val="none" w:sz="0" w:space="0" w:color="auto"/>
            <w:bottom w:val="none" w:sz="0" w:space="0" w:color="auto"/>
            <w:right w:val="none" w:sz="0" w:space="0" w:color="auto"/>
          </w:divBdr>
        </w:div>
        <w:div w:id="1136608621">
          <w:marLeft w:val="1166"/>
          <w:marRight w:val="0"/>
          <w:marTop w:val="115"/>
          <w:marBottom w:val="0"/>
          <w:divBdr>
            <w:top w:val="none" w:sz="0" w:space="0" w:color="auto"/>
            <w:left w:val="none" w:sz="0" w:space="0" w:color="auto"/>
            <w:bottom w:val="none" w:sz="0" w:space="0" w:color="auto"/>
            <w:right w:val="none" w:sz="0" w:space="0" w:color="auto"/>
          </w:divBdr>
        </w:div>
        <w:div w:id="1138183694">
          <w:marLeft w:val="1800"/>
          <w:marRight w:val="0"/>
          <w:marTop w:val="86"/>
          <w:marBottom w:val="0"/>
          <w:divBdr>
            <w:top w:val="none" w:sz="0" w:space="0" w:color="auto"/>
            <w:left w:val="none" w:sz="0" w:space="0" w:color="auto"/>
            <w:bottom w:val="none" w:sz="0" w:space="0" w:color="auto"/>
            <w:right w:val="none" w:sz="0" w:space="0" w:color="auto"/>
          </w:divBdr>
        </w:div>
        <w:div w:id="1638995391">
          <w:marLeft w:val="1800"/>
          <w:marRight w:val="0"/>
          <w:marTop w:val="86"/>
          <w:marBottom w:val="0"/>
          <w:divBdr>
            <w:top w:val="none" w:sz="0" w:space="0" w:color="auto"/>
            <w:left w:val="none" w:sz="0" w:space="0" w:color="auto"/>
            <w:bottom w:val="none" w:sz="0" w:space="0" w:color="auto"/>
            <w:right w:val="none" w:sz="0" w:space="0" w:color="auto"/>
          </w:divBdr>
        </w:div>
        <w:div w:id="1656568496">
          <w:marLeft w:val="1800"/>
          <w:marRight w:val="0"/>
          <w:marTop w:val="86"/>
          <w:marBottom w:val="0"/>
          <w:divBdr>
            <w:top w:val="none" w:sz="0" w:space="0" w:color="auto"/>
            <w:left w:val="none" w:sz="0" w:space="0" w:color="auto"/>
            <w:bottom w:val="none" w:sz="0" w:space="0" w:color="auto"/>
            <w:right w:val="none" w:sz="0" w:space="0" w:color="auto"/>
          </w:divBdr>
        </w:div>
        <w:div w:id="1898856388">
          <w:marLeft w:val="1800"/>
          <w:marRight w:val="0"/>
          <w:marTop w:val="86"/>
          <w:marBottom w:val="0"/>
          <w:divBdr>
            <w:top w:val="none" w:sz="0" w:space="0" w:color="auto"/>
            <w:left w:val="none" w:sz="0" w:space="0" w:color="auto"/>
            <w:bottom w:val="none" w:sz="0" w:space="0" w:color="auto"/>
            <w:right w:val="none" w:sz="0" w:space="0" w:color="auto"/>
          </w:divBdr>
        </w:div>
        <w:div w:id="1972860687">
          <w:marLeft w:val="1800"/>
          <w:marRight w:val="0"/>
          <w:marTop w:val="86"/>
          <w:marBottom w:val="0"/>
          <w:divBdr>
            <w:top w:val="none" w:sz="0" w:space="0" w:color="auto"/>
            <w:left w:val="none" w:sz="0" w:space="0" w:color="auto"/>
            <w:bottom w:val="none" w:sz="0" w:space="0" w:color="auto"/>
            <w:right w:val="none" w:sz="0" w:space="0" w:color="auto"/>
          </w:divBdr>
        </w:div>
      </w:divsChild>
    </w:div>
    <w:div w:id="858012277">
      <w:bodyDiv w:val="1"/>
      <w:marLeft w:val="0"/>
      <w:marRight w:val="0"/>
      <w:marTop w:val="0"/>
      <w:marBottom w:val="0"/>
      <w:divBdr>
        <w:top w:val="none" w:sz="0" w:space="0" w:color="auto"/>
        <w:left w:val="none" w:sz="0" w:space="0" w:color="auto"/>
        <w:bottom w:val="none" w:sz="0" w:space="0" w:color="auto"/>
        <w:right w:val="none" w:sz="0" w:space="0" w:color="auto"/>
      </w:divBdr>
      <w:divsChild>
        <w:div w:id="50231570">
          <w:marLeft w:val="1166"/>
          <w:marRight w:val="0"/>
          <w:marTop w:val="115"/>
          <w:marBottom w:val="0"/>
          <w:divBdr>
            <w:top w:val="none" w:sz="0" w:space="0" w:color="auto"/>
            <w:left w:val="none" w:sz="0" w:space="0" w:color="auto"/>
            <w:bottom w:val="none" w:sz="0" w:space="0" w:color="auto"/>
            <w:right w:val="none" w:sz="0" w:space="0" w:color="auto"/>
          </w:divBdr>
        </w:div>
        <w:div w:id="265117513">
          <w:marLeft w:val="1166"/>
          <w:marRight w:val="0"/>
          <w:marTop w:val="115"/>
          <w:marBottom w:val="0"/>
          <w:divBdr>
            <w:top w:val="none" w:sz="0" w:space="0" w:color="auto"/>
            <w:left w:val="none" w:sz="0" w:space="0" w:color="auto"/>
            <w:bottom w:val="none" w:sz="0" w:space="0" w:color="auto"/>
            <w:right w:val="none" w:sz="0" w:space="0" w:color="auto"/>
          </w:divBdr>
        </w:div>
        <w:div w:id="615019407">
          <w:marLeft w:val="1166"/>
          <w:marRight w:val="0"/>
          <w:marTop w:val="115"/>
          <w:marBottom w:val="0"/>
          <w:divBdr>
            <w:top w:val="none" w:sz="0" w:space="0" w:color="auto"/>
            <w:left w:val="none" w:sz="0" w:space="0" w:color="auto"/>
            <w:bottom w:val="none" w:sz="0" w:space="0" w:color="auto"/>
            <w:right w:val="none" w:sz="0" w:space="0" w:color="auto"/>
          </w:divBdr>
        </w:div>
        <w:div w:id="1223253591">
          <w:marLeft w:val="547"/>
          <w:marRight w:val="0"/>
          <w:marTop w:val="154"/>
          <w:marBottom w:val="0"/>
          <w:divBdr>
            <w:top w:val="none" w:sz="0" w:space="0" w:color="auto"/>
            <w:left w:val="none" w:sz="0" w:space="0" w:color="auto"/>
            <w:bottom w:val="none" w:sz="0" w:space="0" w:color="auto"/>
            <w:right w:val="none" w:sz="0" w:space="0" w:color="auto"/>
          </w:divBdr>
        </w:div>
        <w:div w:id="1410271711">
          <w:marLeft w:val="547"/>
          <w:marRight w:val="0"/>
          <w:marTop w:val="154"/>
          <w:marBottom w:val="0"/>
          <w:divBdr>
            <w:top w:val="none" w:sz="0" w:space="0" w:color="auto"/>
            <w:left w:val="none" w:sz="0" w:space="0" w:color="auto"/>
            <w:bottom w:val="none" w:sz="0" w:space="0" w:color="auto"/>
            <w:right w:val="none" w:sz="0" w:space="0" w:color="auto"/>
          </w:divBdr>
        </w:div>
        <w:div w:id="1595934761">
          <w:marLeft w:val="1166"/>
          <w:marRight w:val="0"/>
          <w:marTop w:val="115"/>
          <w:marBottom w:val="0"/>
          <w:divBdr>
            <w:top w:val="none" w:sz="0" w:space="0" w:color="auto"/>
            <w:left w:val="none" w:sz="0" w:space="0" w:color="auto"/>
            <w:bottom w:val="none" w:sz="0" w:space="0" w:color="auto"/>
            <w:right w:val="none" w:sz="0" w:space="0" w:color="auto"/>
          </w:divBdr>
        </w:div>
        <w:div w:id="1781028570">
          <w:marLeft w:val="547"/>
          <w:marRight w:val="0"/>
          <w:marTop w:val="154"/>
          <w:marBottom w:val="0"/>
          <w:divBdr>
            <w:top w:val="none" w:sz="0" w:space="0" w:color="auto"/>
            <w:left w:val="none" w:sz="0" w:space="0" w:color="auto"/>
            <w:bottom w:val="none" w:sz="0" w:space="0" w:color="auto"/>
            <w:right w:val="none" w:sz="0" w:space="0" w:color="auto"/>
          </w:divBdr>
        </w:div>
        <w:div w:id="2112970790">
          <w:marLeft w:val="1166"/>
          <w:marRight w:val="0"/>
          <w:marTop w:val="115"/>
          <w:marBottom w:val="0"/>
          <w:divBdr>
            <w:top w:val="none" w:sz="0" w:space="0" w:color="auto"/>
            <w:left w:val="none" w:sz="0" w:space="0" w:color="auto"/>
            <w:bottom w:val="none" w:sz="0" w:space="0" w:color="auto"/>
            <w:right w:val="none" w:sz="0" w:space="0" w:color="auto"/>
          </w:divBdr>
        </w:div>
      </w:divsChild>
    </w:div>
    <w:div w:id="858202651">
      <w:bodyDiv w:val="1"/>
      <w:marLeft w:val="0"/>
      <w:marRight w:val="0"/>
      <w:marTop w:val="0"/>
      <w:marBottom w:val="0"/>
      <w:divBdr>
        <w:top w:val="none" w:sz="0" w:space="0" w:color="auto"/>
        <w:left w:val="none" w:sz="0" w:space="0" w:color="auto"/>
        <w:bottom w:val="none" w:sz="0" w:space="0" w:color="auto"/>
        <w:right w:val="none" w:sz="0" w:space="0" w:color="auto"/>
      </w:divBdr>
    </w:div>
    <w:div w:id="858474697">
      <w:bodyDiv w:val="1"/>
      <w:marLeft w:val="0"/>
      <w:marRight w:val="0"/>
      <w:marTop w:val="0"/>
      <w:marBottom w:val="0"/>
      <w:divBdr>
        <w:top w:val="none" w:sz="0" w:space="0" w:color="auto"/>
        <w:left w:val="none" w:sz="0" w:space="0" w:color="auto"/>
        <w:bottom w:val="none" w:sz="0" w:space="0" w:color="auto"/>
        <w:right w:val="none" w:sz="0" w:space="0" w:color="auto"/>
      </w:divBdr>
      <w:divsChild>
        <w:div w:id="1550385267">
          <w:marLeft w:val="547"/>
          <w:marRight w:val="0"/>
          <w:marTop w:val="115"/>
          <w:marBottom w:val="0"/>
          <w:divBdr>
            <w:top w:val="none" w:sz="0" w:space="0" w:color="auto"/>
            <w:left w:val="none" w:sz="0" w:space="0" w:color="auto"/>
            <w:bottom w:val="none" w:sz="0" w:space="0" w:color="auto"/>
            <w:right w:val="none" w:sz="0" w:space="0" w:color="auto"/>
          </w:divBdr>
        </w:div>
        <w:div w:id="1826311551">
          <w:marLeft w:val="547"/>
          <w:marRight w:val="0"/>
          <w:marTop w:val="115"/>
          <w:marBottom w:val="0"/>
          <w:divBdr>
            <w:top w:val="none" w:sz="0" w:space="0" w:color="auto"/>
            <w:left w:val="none" w:sz="0" w:space="0" w:color="auto"/>
            <w:bottom w:val="none" w:sz="0" w:space="0" w:color="auto"/>
            <w:right w:val="none" w:sz="0" w:space="0" w:color="auto"/>
          </w:divBdr>
        </w:div>
      </w:divsChild>
    </w:div>
    <w:div w:id="858737596">
      <w:bodyDiv w:val="1"/>
      <w:marLeft w:val="0"/>
      <w:marRight w:val="0"/>
      <w:marTop w:val="0"/>
      <w:marBottom w:val="0"/>
      <w:divBdr>
        <w:top w:val="none" w:sz="0" w:space="0" w:color="auto"/>
        <w:left w:val="none" w:sz="0" w:space="0" w:color="auto"/>
        <w:bottom w:val="none" w:sz="0" w:space="0" w:color="auto"/>
        <w:right w:val="none" w:sz="0" w:space="0" w:color="auto"/>
      </w:divBdr>
    </w:div>
    <w:div w:id="859009136">
      <w:bodyDiv w:val="1"/>
      <w:marLeft w:val="0"/>
      <w:marRight w:val="0"/>
      <w:marTop w:val="0"/>
      <w:marBottom w:val="0"/>
      <w:divBdr>
        <w:top w:val="none" w:sz="0" w:space="0" w:color="auto"/>
        <w:left w:val="none" w:sz="0" w:space="0" w:color="auto"/>
        <w:bottom w:val="none" w:sz="0" w:space="0" w:color="auto"/>
        <w:right w:val="none" w:sz="0" w:space="0" w:color="auto"/>
      </w:divBdr>
      <w:divsChild>
        <w:div w:id="1040863676">
          <w:marLeft w:val="0"/>
          <w:marRight w:val="0"/>
          <w:marTop w:val="0"/>
          <w:marBottom w:val="0"/>
          <w:divBdr>
            <w:top w:val="none" w:sz="0" w:space="0" w:color="auto"/>
            <w:left w:val="none" w:sz="0" w:space="0" w:color="auto"/>
            <w:bottom w:val="none" w:sz="0" w:space="0" w:color="auto"/>
            <w:right w:val="none" w:sz="0" w:space="0" w:color="auto"/>
          </w:divBdr>
          <w:divsChild>
            <w:div w:id="1148395778">
              <w:marLeft w:val="0"/>
              <w:marRight w:val="0"/>
              <w:marTop w:val="0"/>
              <w:marBottom w:val="0"/>
              <w:divBdr>
                <w:top w:val="none" w:sz="0" w:space="0" w:color="auto"/>
                <w:left w:val="none" w:sz="0" w:space="0" w:color="auto"/>
                <w:bottom w:val="none" w:sz="0" w:space="0" w:color="auto"/>
                <w:right w:val="none" w:sz="0" w:space="0" w:color="auto"/>
              </w:divBdr>
            </w:div>
            <w:div w:id="1371761947">
              <w:marLeft w:val="0"/>
              <w:marRight w:val="0"/>
              <w:marTop w:val="0"/>
              <w:marBottom w:val="0"/>
              <w:divBdr>
                <w:top w:val="none" w:sz="0" w:space="0" w:color="auto"/>
                <w:left w:val="none" w:sz="0" w:space="0" w:color="auto"/>
                <w:bottom w:val="none" w:sz="0" w:space="0" w:color="auto"/>
                <w:right w:val="none" w:sz="0" w:space="0" w:color="auto"/>
              </w:divBdr>
            </w:div>
            <w:div w:id="1699893206">
              <w:marLeft w:val="0"/>
              <w:marRight w:val="0"/>
              <w:marTop w:val="0"/>
              <w:marBottom w:val="0"/>
              <w:divBdr>
                <w:top w:val="none" w:sz="0" w:space="0" w:color="auto"/>
                <w:left w:val="none" w:sz="0" w:space="0" w:color="auto"/>
                <w:bottom w:val="none" w:sz="0" w:space="0" w:color="auto"/>
                <w:right w:val="none" w:sz="0" w:space="0" w:color="auto"/>
              </w:divBdr>
            </w:div>
            <w:div w:id="18260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158">
      <w:bodyDiv w:val="1"/>
      <w:marLeft w:val="0"/>
      <w:marRight w:val="0"/>
      <w:marTop w:val="0"/>
      <w:marBottom w:val="0"/>
      <w:divBdr>
        <w:top w:val="none" w:sz="0" w:space="0" w:color="auto"/>
        <w:left w:val="none" w:sz="0" w:space="0" w:color="auto"/>
        <w:bottom w:val="none" w:sz="0" w:space="0" w:color="auto"/>
        <w:right w:val="none" w:sz="0" w:space="0" w:color="auto"/>
      </w:divBdr>
      <w:divsChild>
        <w:div w:id="192427022">
          <w:marLeft w:val="1166"/>
          <w:marRight w:val="0"/>
          <w:marTop w:val="125"/>
          <w:marBottom w:val="0"/>
          <w:divBdr>
            <w:top w:val="none" w:sz="0" w:space="0" w:color="auto"/>
            <w:left w:val="none" w:sz="0" w:space="0" w:color="auto"/>
            <w:bottom w:val="none" w:sz="0" w:space="0" w:color="auto"/>
            <w:right w:val="none" w:sz="0" w:space="0" w:color="auto"/>
          </w:divBdr>
        </w:div>
        <w:div w:id="598028382">
          <w:marLeft w:val="547"/>
          <w:marRight w:val="0"/>
          <w:marTop w:val="144"/>
          <w:marBottom w:val="0"/>
          <w:divBdr>
            <w:top w:val="none" w:sz="0" w:space="0" w:color="auto"/>
            <w:left w:val="none" w:sz="0" w:space="0" w:color="auto"/>
            <w:bottom w:val="none" w:sz="0" w:space="0" w:color="auto"/>
            <w:right w:val="none" w:sz="0" w:space="0" w:color="auto"/>
          </w:divBdr>
        </w:div>
        <w:div w:id="751271109">
          <w:marLeft w:val="547"/>
          <w:marRight w:val="0"/>
          <w:marTop w:val="144"/>
          <w:marBottom w:val="0"/>
          <w:divBdr>
            <w:top w:val="none" w:sz="0" w:space="0" w:color="auto"/>
            <w:left w:val="none" w:sz="0" w:space="0" w:color="auto"/>
            <w:bottom w:val="none" w:sz="0" w:space="0" w:color="auto"/>
            <w:right w:val="none" w:sz="0" w:space="0" w:color="auto"/>
          </w:divBdr>
        </w:div>
        <w:div w:id="752320475">
          <w:marLeft w:val="547"/>
          <w:marRight w:val="0"/>
          <w:marTop w:val="144"/>
          <w:marBottom w:val="0"/>
          <w:divBdr>
            <w:top w:val="none" w:sz="0" w:space="0" w:color="auto"/>
            <w:left w:val="none" w:sz="0" w:space="0" w:color="auto"/>
            <w:bottom w:val="none" w:sz="0" w:space="0" w:color="auto"/>
            <w:right w:val="none" w:sz="0" w:space="0" w:color="auto"/>
          </w:divBdr>
        </w:div>
        <w:div w:id="1018894436">
          <w:marLeft w:val="1800"/>
          <w:marRight w:val="0"/>
          <w:marTop w:val="144"/>
          <w:marBottom w:val="0"/>
          <w:divBdr>
            <w:top w:val="none" w:sz="0" w:space="0" w:color="auto"/>
            <w:left w:val="none" w:sz="0" w:space="0" w:color="auto"/>
            <w:bottom w:val="none" w:sz="0" w:space="0" w:color="auto"/>
            <w:right w:val="none" w:sz="0" w:space="0" w:color="auto"/>
          </w:divBdr>
        </w:div>
        <w:div w:id="1465155418">
          <w:marLeft w:val="1166"/>
          <w:marRight w:val="0"/>
          <w:marTop w:val="125"/>
          <w:marBottom w:val="0"/>
          <w:divBdr>
            <w:top w:val="none" w:sz="0" w:space="0" w:color="auto"/>
            <w:left w:val="none" w:sz="0" w:space="0" w:color="auto"/>
            <w:bottom w:val="none" w:sz="0" w:space="0" w:color="auto"/>
            <w:right w:val="none" w:sz="0" w:space="0" w:color="auto"/>
          </w:divBdr>
        </w:div>
        <w:div w:id="1976065530">
          <w:marLeft w:val="547"/>
          <w:marRight w:val="0"/>
          <w:marTop w:val="144"/>
          <w:marBottom w:val="0"/>
          <w:divBdr>
            <w:top w:val="none" w:sz="0" w:space="0" w:color="auto"/>
            <w:left w:val="none" w:sz="0" w:space="0" w:color="auto"/>
            <w:bottom w:val="none" w:sz="0" w:space="0" w:color="auto"/>
            <w:right w:val="none" w:sz="0" w:space="0" w:color="auto"/>
          </w:divBdr>
        </w:div>
        <w:div w:id="2054579009">
          <w:marLeft w:val="1800"/>
          <w:marRight w:val="0"/>
          <w:marTop w:val="144"/>
          <w:marBottom w:val="0"/>
          <w:divBdr>
            <w:top w:val="none" w:sz="0" w:space="0" w:color="auto"/>
            <w:left w:val="none" w:sz="0" w:space="0" w:color="auto"/>
            <w:bottom w:val="none" w:sz="0" w:space="0" w:color="auto"/>
            <w:right w:val="none" w:sz="0" w:space="0" w:color="auto"/>
          </w:divBdr>
        </w:div>
      </w:divsChild>
    </w:div>
    <w:div w:id="859511594">
      <w:bodyDiv w:val="1"/>
      <w:marLeft w:val="0"/>
      <w:marRight w:val="0"/>
      <w:marTop w:val="0"/>
      <w:marBottom w:val="0"/>
      <w:divBdr>
        <w:top w:val="none" w:sz="0" w:space="0" w:color="auto"/>
        <w:left w:val="none" w:sz="0" w:space="0" w:color="auto"/>
        <w:bottom w:val="none" w:sz="0" w:space="0" w:color="auto"/>
        <w:right w:val="none" w:sz="0" w:space="0" w:color="auto"/>
      </w:divBdr>
    </w:div>
    <w:div w:id="861089784">
      <w:bodyDiv w:val="1"/>
      <w:marLeft w:val="0"/>
      <w:marRight w:val="0"/>
      <w:marTop w:val="0"/>
      <w:marBottom w:val="0"/>
      <w:divBdr>
        <w:top w:val="none" w:sz="0" w:space="0" w:color="auto"/>
        <w:left w:val="none" w:sz="0" w:space="0" w:color="auto"/>
        <w:bottom w:val="none" w:sz="0" w:space="0" w:color="auto"/>
        <w:right w:val="none" w:sz="0" w:space="0" w:color="auto"/>
      </w:divBdr>
    </w:div>
    <w:div w:id="861433706">
      <w:bodyDiv w:val="1"/>
      <w:marLeft w:val="0"/>
      <w:marRight w:val="0"/>
      <w:marTop w:val="0"/>
      <w:marBottom w:val="0"/>
      <w:divBdr>
        <w:top w:val="none" w:sz="0" w:space="0" w:color="auto"/>
        <w:left w:val="none" w:sz="0" w:space="0" w:color="auto"/>
        <w:bottom w:val="none" w:sz="0" w:space="0" w:color="auto"/>
        <w:right w:val="none" w:sz="0" w:space="0" w:color="auto"/>
      </w:divBdr>
      <w:divsChild>
        <w:div w:id="122429727">
          <w:marLeft w:val="1166"/>
          <w:marRight w:val="0"/>
          <w:marTop w:val="86"/>
          <w:marBottom w:val="0"/>
          <w:divBdr>
            <w:top w:val="none" w:sz="0" w:space="0" w:color="auto"/>
            <w:left w:val="none" w:sz="0" w:space="0" w:color="auto"/>
            <w:bottom w:val="none" w:sz="0" w:space="0" w:color="auto"/>
            <w:right w:val="none" w:sz="0" w:space="0" w:color="auto"/>
          </w:divBdr>
        </w:div>
        <w:div w:id="355811059">
          <w:marLeft w:val="547"/>
          <w:marRight w:val="0"/>
          <w:marTop w:val="96"/>
          <w:marBottom w:val="0"/>
          <w:divBdr>
            <w:top w:val="none" w:sz="0" w:space="0" w:color="auto"/>
            <w:left w:val="none" w:sz="0" w:space="0" w:color="auto"/>
            <w:bottom w:val="none" w:sz="0" w:space="0" w:color="auto"/>
            <w:right w:val="none" w:sz="0" w:space="0" w:color="auto"/>
          </w:divBdr>
        </w:div>
        <w:div w:id="366955177">
          <w:marLeft w:val="547"/>
          <w:marRight w:val="0"/>
          <w:marTop w:val="96"/>
          <w:marBottom w:val="0"/>
          <w:divBdr>
            <w:top w:val="none" w:sz="0" w:space="0" w:color="auto"/>
            <w:left w:val="none" w:sz="0" w:space="0" w:color="auto"/>
            <w:bottom w:val="none" w:sz="0" w:space="0" w:color="auto"/>
            <w:right w:val="none" w:sz="0" w:space="0" w:color="auto"/>
          </w:divBdr>
        </w:div>
        <w:div w:id="728454404">
          <w:marLeft w:val="1166"/>
          <w:marRight w:val="0"/>
          <w:marTop w:val="86"/>
          <w:marBottom w:val="0"/>
          <w:divBdr>
            <w:top w:val="none" w:sz="0" w:space="0" w:color="auto"/>
            <w:left w:val="none" w:sz="0" w:space="0" w:color="auto"/>
            <w:bottom w:val="none" w:sz="0" w:space="0" w:color="auto"/>
            <w:right w:val="none" w:sz="0" w:space="0" w:color="auto"/>
          </w:divBdr>
        </w:div>
        <w:div w:id="821963734">
          <w:marLeft w:val="1166"/>
          <w:marRight w:val="0"/>
          <w:marTop w:val="86"/>
          <w:marBottom w:val="0"/>
          <w:divBdr>
            <w:top w:val="none" w:sz="0" w:space="0" w:color="auto"/>
            <w:left w:val="none" w:sz="0" w:space="0" w:color="auto"/>
            <w:bottom w:val="none" w:sz="0" w:space="0" w:color="auto"/>
            <w:right w:val="none" w:sz="0" w:space="0" w:color="auto"/>
          </w:divBdr>
        </w:div>
        <w:div w:id="1190417078">
          <w:marLeft w:val="547"/>
          <w:marRight w:val="0"/>
          <w:marTop w:val="96"/>
          <w:marBottom w:val="0"/>
          <w:divBdr>
            <w:top w:val="none" w:sz="0" w:space="0" w:color="auto"/>
            <w:left w:val="none" w:sz="0" w:space="0" w:color="auto"/>
            <w:bottom w:val="none" w:sz="0" w:space="0" w:color="auto"/>
            <w:right w:val="none" w:sz="0" w:space="0" w:color="auto"/>
          </w:divBdr>
        </w:div>
        <w:div w:id="1316766199">
          <w:marLeft w:val="547"/>
          <w:marRight w:val="0"/>
          <w:marTop w:val="96"/>
          <w:marBottom w:val="0"/>
          <w:divBdr>
            <w:top w:val="none" w:sz="0" w:space="0" w:color="auto"/>
            <w:left w:val="none" w:sz="0" w:space="0" w:color="auto"/>
            <w:bottom w:val="none" w:sz="0" w:space="0" w:color="auto"/>
            <w:right w:val="none" w:sz="0" w:space="0" w:color="auto"/>
          </w:divBdr>
        </w:div>
        <w:div w:id="1435782995">
          <w:marLeft w:val="1166"/>
          <w:marRight w:val="0"/>
          <w:marTop w:val="86"/>
          <w:marBottom w:val="0"/>
          <w:divBdr>
            <w:top w:val="none" w:sz="0" w:space="0" w:color="auto"/>
            <w:left w:val="none" w:sz="0" w:space="0" w:color="auto"/>
            <w:bottom w:val="none" w:sz="0" w:space="0" w:color="auto"/>
            <w:right w:val="none" w:sz="0" w:space="0" w:color="auto"/>
          </w:divBdr>
        </w:div>
        <w:div w:id="1451246045">
          <w:marLeft w:val="547"/>
          <w:marRight w:val="0"/>
          <w:marTop w:val="96"/>
          <w:marBottom w:val="0"/>
          <w:divBdr>
            <w:top w:val="none" w:sz="0" w:space="0" w:color="auto"/>
            <w:left w:val="none" w:sz="0" w:space="0" w:color="auto"/>
            <w:bottom w:val="none" w:sz="0" w:space="0" w:color="auto"/>
            <w:right w:val="none" w:sz="0" w:space="0" w:color="auto"/>
          </w:divBdr>
        </w:div>
        <w:div w:id="1824466353">
          <w:marLeft w:val="1166"/>
          <w:marRight w:val="0"/>
          <w:marTop w:val="86"/>
          <w:marBottom w:val="0"/>
          <w:divBdr>
            <w:top w:val="none" w:sz="0" w:space="0" w:color="auto"/>
            <w:left w:val="none" w:sz="0" w:space="0" w:color="auto"/>
            <w:bottom w:val="none" w:sz="0" w:space="0" w:color="auto"/>
            <w:right w:val="none" w:sz="0" w:space="0" w:color="auto"/>
          </w:divBdr>
        </w:div>
        <w:div w:id="1967195438">
          <w:marLeft w:val="547"/>
          <w:marRight w:val="0"/>
          <w:marTop w:val="96"/>
          <w:marBottom w:val="0"/>
          <w:divBdr>
            <w:top w:val="none" w:sz="0" w:space="0" w:color="auto"/>
            <w:left w:val="none" w:sz="0" w:space="0" w:color="auto"/>
            <w:bottom w:val="none" w:sz="0" w:space="0" w:color="auto"/>
            <w:right w:val="none" w:sz="0" w:space="0" w:color="auto"/>
          </w:divBdr>
        </w:div>
        <w:div w:id="2045903621">
          <w:marLeft w:val="1166"/>
          <w:marRight w:val="0"/>
          <w:marTop w:val="86"/>
          <w:marBottom w:val="0"/>
          <w:divBdr>
            <w:top w:val="none" w:sz="0" w:space="0" w:color="auto"/>
            <w:left w:val="none" w:sz="0" w:space="0" w:color="auto"/>
            <w:bottom w:val="none" w:sz="0" w:space="0" w:color="auto"/>
            <w:right w:val="none" w:sz="0" w:space="0" w:color="auto"/>
          </w:divBdr>
        </w:div>
      </w:divsChild>
    </w:div>
    <w:div w:id="863133377">
      <w:bodyDiv w:val="1"/>
      <w:marLeft w:val="0"/>
      <w:marRight w:val="0"/>
      <w:marTop w:val="0"/>
      <w:marBottom w:val="0"/>
      <w:divBdr>
        <w:top w:val="none" w:sz="0" w:space="0" w:color="auto"/>
        <w:left w:val="none" w:sz="0" w:space="0" w:color="auto"/>
        <w:bottom w:val="none" w:sz="0" w:space="0" w:color="auto"/>
        <w:right w:val="none" w:sz="0" w:space="0" w:color="auto"/>
      </w:divBdr>
    </w:div>
    <w:div w:id="864250402">
      <w:bodyDiv w:val="1"/>
      <w:marLeft w:val="0"/>
      <w:marRight w:val="0"/>
      <w:marTop w:val="0"/>
      <w:marBottom w:val="0"/>
      <w:divBdr>
        <w:top w:val="none" w:sz="0" w:space="0" w:color="auto"/>
        <w:left w:val="none" w:sz="0" w:space="0" w:color="auto"/>
        <w:bottom w:val="none" w:sz="0" w:space="0" w:color="auto"/>
        <w:right w:val="none" w:sz="0" w:space="0" w:color="auto"/>
      </w:divBdr>
    </w:div>
    <w:div w:id="866408289">
      <w:bodyDiv w:val="1"/>
      <w:marLeft w:val="0"/>
      <w:marRight w:val="0"/>
      <w:marTop w:val="0"/>
      <w:marBottom w:val="0"/>
      <w:divBdr>
        <w:top w:val="none" w:sz="0" w:space="0" w:color="auto"/>
        <w:left w:val="none" w:sz="0" w:space="0" w:color="auto"/>
        <w:bottom w:val="none" w:sz="0" w:space="0" w:color="auto"/>
        <w:right w:val="none" w:sz="0" w:space="0" w:color="auto"/>
      </w:divBdr>
    </w:div>
    <w:div w:id="866676009">
      <w:bodyDiv w:val="1"/>
      <w:marLeft w:val="0"/>
      <w:marRight w:val="0"/>
      <w:marTop w:val="0"/>
      <w:marBottom w:val="0"/>
      <w:divBdr>
        <w:top w:val="none" w:sz="0" w:space="0" w:color="auto"/>
        <w:left w:val="none" w:sz="0" w:space="0" w:color="auto"/>
        <w:bottom w:val="none" w:sz="0" w:space="0" w:color="auto"/>
        <w:right w:val="none" w:sz="0" w:space="0" w:color="auto"/>
      </w:divBdr>
      <w:divsChild>
        <w:div w:id="29917071">
          <w:marLeft w:val="1166"/>
          <w:marRight w:val="0"/>
          <w:marTop w:val="115"/>
          <w:marBottom w:val="0"/>
          <w:divBdr>
            <w:top w:val="none" w:sz="0" w:space="0" w:color="auto"/>
            <w:left w:val="none" w:sz="0" w:space="0" w:color="auto"/>
            <w:bottom w:val="none" w:sz="0" w:space="0" w:color="auto"/>
            <w:right w:val="none" w:sz="0" w:space="0" w:color="auto"/>
          </w:divBdr>
        </w:div>
        <w:div w:id="575239439">
          <w:marLeft w:val="1166"/>
          <w:marRight w:val="0"/>
          <w:marTop w:val="115"/>
          <w:marBottom w:val="0"/>
          <w:divBdr>
            <w:top w:val="none" w:sz="0" w:space="0" w:color="auto"/>
            <w:left w:val="none" w:sz="0" w:space="0" w:color="auto"/>
            <w:bottom w:val="none" w:sz="0" w:space="0" w:color="auto"/>
            <w:right w:val="none" w:sz="0" w:space="0" w:color="auto"/>
          </w:divBdr>
        </w:div>
        <w:div w:id="607740947">
          <w:marLeft w:val="1166"/>
          <w:marRight w:val="0"/>
          <w:marTop w:val="115"/>
          <w:marBottom w:val="0"/>
          <w:divBdr>
            <w:top w:val="none" w:sz="0" w:space="0" w:color="auto"/>
            <w:left w:val="none" w:sz="0" w:space="0" w:color="auto"/>
            <w:bottom w:val="none" w:sz="0" w:space="0" w:color="auto"/>
            <w:right w:val="none" w:sz="0" w:space="0" w:color="auto"/>
          </w:divBdr>
        </w:div>
        <w:div w:id="1022976157">
          <w:marLeft w:val="547"/>
          <w:marRight w:val="0"/>
          <w:marTop w:val="115"/>
          <w:marBottom w:val="0"/>
          <w:divBdr>
            <w:top w:val="none" w:sz="0" w:space="0" w:color="auto"/>
            <w:left w:val="none" w:sz="0" w:space="0" w:color="auto"/>
            <w:bottom w:val="none" w:sz="0" w:space="0" w:color="auto"/>
            <w:right w:val="none" w:sz="0" w:space="0" w:color="auto"/>
          </w:divBdr>
        </w:div>
        <w:div w:id="1203178251">
          <w:marLeft w:val="1166"/>
          <w:marRight w:val="0"/>
          <w:marTop w:val="115"/>
          <w:marBottom w:val="0"/>
          <w:divBdr>
            <w:top w:val="none" w:sz="0" w:space="0" w:color="auto"/>
            <w:left w:val="none" w:sz="0" w:space="0" w:color="auto"/>
            <w:bottom w:val="none" w:sz="0" w:space="0" w:color="auto"/>
            <w:right w:val="none" w:sz="0" w:space="0" w:color="auto"/>
          </w:divBdr>
        </w:div>
      </w:divsChild>
    </w:div>
    <w:div w:id="866913274">
      <w:bodyDiv w:val="1"/>
      <w:marLeft w:val="0"/>
      <w:marRight w:val="0"/>
      <w:marTop w:val="0"/>
      <w:marBottom w:val="0"/>
      <w:divBdr>
        <w:top w:val="none" w:sz="0" w:space="0" w:color="auto"/>
        <w:left w:val="none" w:sz="0" w:space="0" w:color="auto"/>
        <w:bottom w:val="none" w:sz="0" w:space="0" w:color="auto"/>
        <w:right w:val="none" w:sz="0" w:space="0" w:color="auto"/>
      </w:divBdr>
    </w:div>
    <w:div w:id="867524709">
      <w:bodyDiv w:val="1"/>
      <w:marLeft w:val="0"/>
      <w:marRight w:val="0"/>
      <w:marTop w:val="0"/>
      <w:marBottom w:val="0"/>
      <w:divBdr>
        <w:top w:val="none" w:sz="0" w:space="0" w:color="auto"/>
        <w:left w:val="none" w:sz="0" w:space="0" w:color="auto"/>
        <w:bottom w:val="none" w:sz="0" w:space="0" w:color="auto"/>
        <w:right w:val="none" w:sz="0" w:space="0" w:color="auto"/>
      </w:divBdr>
    </w:div>
    <w:div w:id="868296696">
      <w:bodyDiv w:val="1"/>
      <w:marLeft w:val="0"/>
      <w:marRight w:val="0"/>
      <w:marTop w:val="0"/>
      <w:marBottom w:val="0"/>
      <w:divBdr>
        <w:top w:val="none" w:sz="0" w:space="0" w:color="auto"/>
        <w:left w:val="none" w:sz="0" w:space="0" w:color="auto"/>
        <w:bottom w:val="none" w:sz="0" w:space="0" w:color="auto"/>
        <w:right w:val="none" w:sz="0" w:space="0" w:color="auto"/>
      </w:divBdr>
    </w:div>
    <w:div w:id="868417911">
      <w:bodyDiv w:val="1"/>
      <w:marLeft w:val="0"/>
      <w:marRight w:val="0"/>
      <w:marTop w:val="0"/>
      <w:marBottom w:val="0"/>
      <w:divBdr>
        <w:top w:val="none" w:sz="0" w:space="0" w:color="auto"/>
        <w:left w:val="none" w:sz="0" w:space="0" w:color="auto"/>
        <w:bottom w:val="none" w:sz="0" w:space="0" w:color="auto"/>
        <w:right w:val="none" w:sz="0" w:space="0" w:color="auto"/>
      </w:divBdr>
      <w:divsChild>
        <w:div w:id="8025675">
          <w:marLeft w:val="1166"/>
          <w:marRight w:val="0"/>
          <w:marTop w:val="106"/>
          <w:marBottom w:val="0"/>
          <w:divBdr>
            <w:top w:val="none" w:sz="0" w:space="0" w:color="auto"/>
            <w:left w:val="none" w:sz="0" w:space="0" w:color="auto"/>
            <w:bottom w:val="none" w:sz="0" w:space="0" w:color="auto"/>
            <w:right w:val="none" w:sz="0" w:space="0" w:color="auto"/>
          </w:divBdr>
        </w:div>
        <w:div w:id="110563042">
          <w:marLeft w:val="547"/>
          <w:marRight w:val="0"/>
          <w:marTop w:val="106"/>
          <w:marBottom w:val="0"/>
          <w:divBdr>
            <w:top w:val="none" w:sz="0" w:space="0" w:color="auto"/>
            <w:left w:val="none" w:sz="0" w:space="0" w:color="auto"/>
            <w:bottom w:val="none" w:sz="0" w:space="0" w:color="auto"/>
            <w:right w:val="none" w:sz="0" w:space="0" w:color="auto"/>
          </w:divBdr>
        </w:div>
        <w:div w:id="981271867">
          <w:marLeft w:val="1166"/>
          <w:marRight w:val="0"/>
          <w:marTop w:val="106"/>
          <w:marBottom w:val="0"/>
          <w:divBdr>
            <w:top w:val="none" w:sz="0" w:space="0" w:color="auto"/>
            <w:left w:val="none" w:sz="0" w:space="0" w:color="auto"/>
            <w:bottom w:val="none" w:sz="0" w:space="0" w:color="auto"/>
            <w:right w:val="none" w:sz="0" w:space="0" w:color="auto"/>
          </w:divBdr>
        </w:div>
        <w:div w:id="1160389419">
          <w:marLeft w:val="547"/>
          <w:marRight w:val="0"/>
          <w:marTop w:val="106"/>
          <w:marBottom w:val="0"/>
          <w:divBdr>
            <w:top w:val="none" w:sz="0" w:space="0" w:color="auto"/>
            <w:left w:val="none" w:sz="0" w:space="0" w:color="auto"/>
            <w:bottom w:val="none" w:sz="0" w:space="0" w:color="auto"/>
            <w:right w:val="none" w:sz="0" w:space="0" w:color="auto"/>
          </w:divBdr>
        </w:div>
        <w:div w:id="1522236562">
          <w:marLeft w:val="547"/>
          <w:marRight w:val="0"/>
          <w:marTop w:val="106"/>
          <w:marBottom w:val="0"/>
          <w:divBdr>
            <w:top w:val="none" w:sz="0" w:space="0" w:color="auto"/>
            <w:left w:val="none" w:sz="0" w:space="0" w:color="auto"/>
            <w:bottom w:val="none" w:sz="0" w:space="0" w:color="auto"/>
            <w:right w:val="none" w:sz="0" w:space="0" w:color="auto"/>
          </w:divBdr>
        </w:div>
      </w:divsChild>
    </w:div>
    <w:div w:id="871040481">
      <w:bodyDiv w:val="1"/>
      <w:marLeft w:val="0"/>
      <w:marRight w:val="0"/>
      <w:marTop w:val="0"/>
      <w:marBottom w:val="0"/>
      <w:divBdr>
        <w:top w:val="none" w:sz="0" w:space="0" w:color="auto"/>
        <w:left w:val="none" w:sz="0" w:space="0" w:color="auto"/>
        <w:bottom w:val="none" w:sz="0" w:space="0" w:color="auto"/>
        <w:right w:val="none" w:sz="0" w:space="0" w:color="auto"/>
      </w:divBdr>
    </w:div>
    <w:div w:id="871378635">
      <w:bodyDiv w:val="1"/>
      <w:marLeft w:val="0"/>
      <w:marRight w:val="0"/>
      <w:marTop w:val="0"/>
      <w:marBottom w:val="0"/>
      <w:divBdr>
        <w:top w:val="none" w:sz="0" w:space="0" w:color="auto"/>
        <w:left w:val="none" w:sz="0" w:space="0" w:color="auto"/>
        <w:bottom w:val="none" w:sz="0" w:space="0" w:color="auto"/>
        <w:right w:val="none" w:sz="0" w:space="0" w:color="auto"/>
      </w:divBdr>
    </w:div>
    <w:div w:id="873151649">
      <w:bodyDiv w:val="1"/>
      <w:marLeft w:val="0"/>
      <w:marRight w:val="0"/>
      <w:marTop w:val="0"/>
      <w:marBottom w:val="0"/>
      <w:divBdr>
        <w:top w:val="none" w:sz="0" w:space="0" w:color="auto"/>
        <w:left w:val="none" w:sz="0" w:space="0" w:color="auto"/>
        <w:bottom w:val="none" w:sz="0" w:space="0" w:color="auto"/>
        <w:right w:val="none" w:sz="0" w:space="0" w:color="auto"/>
      </w:divBdr>
    </w:div>
    <w:div w:id="874584803">
      <w:bodyDiv w:val="1"/>
      <w:marLeft w:val="0"/>
      <w:marRight w:val="0"/>
      <w:marTop w:val="0"/>
      <w:marBottom w:val="0"/>
      <w:divBdr>
        <w:top w:val="none" w:sz="0" w:space="0" w:color="auto"/>
        <w:left w:val="none" w:sz="0" w:space="0" w:color="auto"/>
        <w:bottom w:val="none" w:sz="0" w:space="0" w:color="auto"/>
        <w:right w:val="none" w:sz="0" w:space="0" w:color="auto"/>
      </w:divBdr>
      <w:divsChild>
        <w:div w:id="161511964">
          <w:marLeft w:val="547"/>
          <w:marRight w:val="0"/>
          <w:marTop w:val="115"/>
          <w:marBottom w:val="0"/>
          <w:divBdr>
            <w:top w:val="none" w:sz="0" w:space="0" w:color="auto"/>
            <w:left w:val="none" w:sz="0" w:space="0" w:color="auto"/>
            <w:bottom w:val="none" w:sz="0" w:space="0" w:color="auto"/>
            <w:right w:val="none" w:sz="0" w:space="0" w:color="auto"/>
          </w:divBdr>
        </w:div>
        <w:div w:id="997922555">
          <w:marLeft w:val="1800"/>
          <w:marRight w:val="0"/>
          <w:marTop w:val="77"/>
          <w:marBottom w:val="0"/>
          <w:divBdr>
            <w:top w:val="none" w:sz="0" w:space="0" w:color="auto"/>
            <w:left w:val="none" w:sz="0" w:space="0" w:color="auto"/>
            <w:bottom w:val="none" w:sz="0" w:space="0" w:color="auto"/>
            <w:right w:val="none" w:sz="0" w:space="0" w:color="auto"/>
          </w:divBdr>
        </w:div>
        <w:div w:id="1206453988">
          <w:marLeft w:val="1166"/>
          <w:marRight w:val="0"/>
          <w:marTop w:val="96"/>
          <w:marBottom w:val="0"/>
          <w:divBdr>
            <w:top w:val="none" w:sz="0" w:space="0" w:color="auto"/>
            <w:left w:val="none" w:sz="0" w:space="0" w:color="auto"/>
            <w:bottom w:val="none" w:sz="0" w:space="0" w:color="auto"/>
            <w:right w:val="none" w:sz="0" w:space="0" w:color="auto"/>
          </w:divBdr>
        </w:div>
        <w:div w:id="1638416157">
          <w:marLeft w:val="1800"/>
          <w:marRight w:val="0"/>
          <w:marTop w:val="77"/>
          <w:marBottom w:val="0"/>
          <w:divBdr>
            <w:top w:val="none" w:sz="0" w:space="0" w:color="auto"/>
            <w:left w:val="none" w:sz="0" w:space="0" w:color="auto"/>
            <w:bottom w:val="none" w:sz="0" w:space="0" w:color="auto"/>
            <w:right w:val="none" w:sz="0" w:space="0" w:color="auto"/>
          </w:divBdr>
        </w:div>
        <w:div w:id="1919171076">
          <w:marLeft w:val="1166"/>
          <w:marRight w:val="0"/>
          <w:marTop w:val="96"/>
          <w:marBottom w:val="0"/>
          <w:divBdr>
            <w:top w:val="none" w:sz="0" w:space="0" w:color="auto"/>
            <w:left w:val="none" w:sz="0" w:space="0" w:color="auto"/>
            <w:bottom w:val="none" w:sz="0" w:space="0" w:color="auto"/>
            <w:right w:val="none" w:sz="0" w:space="0" w:color="auto"/>
          </w:divBdr>
        </w:div>
        <w:div w:id="2138180116">
          <w:marLeft w:val="547"/>
          <w:marRight w:val="0"/>
          <w:marTop w:val="115"/>
          <w:marBottom w:val="0"/>
          <w:divBdr>
            <w:top w:val="none" w:sz="0" w:space="0" w:color="auto"/>
            <w:left w:val="none" w:sz="0" w:space="0" w:color="auto"/>
            <w:bottom w:val="none" w:sz="0" w:space="0" w:color="auto"/>
            <w:right w:val="none" w:sz="0" w:space="0" w:color="auto"/>
          </w:divBdr>
        </w:div>
      </w:divsChild>
    </w:div>
    <w:div w:id="876351102">
      <w:bodyDiv w:val="1"/>
      <w:marLeft w:val="0"/>
      <w:marRight w:val="0"/>
      <w:marTop w:val="0"/>
      <w:marBottom w:val="0"/>
      <w:divBdr>
        <w:top w:val="none" w:sz="0" w:space="0" w:color="auto"/>
        <w:left w:val="none" w:sz="0" w:space="0" w:color="auto"/>
        <w:bottom w:val="none" w:sz="0" w:space="0" w:color="auto"/>
        <w:right w:val="none" w:sz="0" w:space="0" w:color="auto"/>
      </w:divBdr>
      <w:divsChild>
        <w:div w:id="69549376">
          <w:marLeft w:val="1166"/>
          <w:marRight w:val="0"/>
          <w:marTop w:val="86"/>
          <w:marBottom w:val="0"/>
          <w:divBdr>
            <w:top w:val="none" w:sz="0" w:space="0" w:color="auto"/>
            <w:left w:val="none" w:sz="0" w:space="0" w:color="auto"/>
            <w:bottom w:val="none" w:sz="0" w:space="0" w:color="auto"/>
            <w:right w:val="none" w:sz="0" w:space="0" w:color="auto"/>
          </w:divBdr>
        </w:div>
        <w:div w:id="77751487">
          <w:marLeft w:val="2520"/>
          <w:marRight w:val="0"/>
          <w:marTop w:val="67"/>
          <w:marBottom w:val="0"/>
          <w:divBdr>
            <w:top w:val="none" w:sz="0" w:space="0" w:color="auto"/>
            <w:left w:val="none" w:sz="0" w:space="0" w:color="auto"/>
            <w:bottom w:val="none" w:sz="0" w:space="0" w:color="auto"/>
            <w:right w:val="none" w:sz="0" w:space="0" w:color="auto"/>
          </w:divBdr>
        </w:div>
        <w:div w:id="641038305">
          <w:marLeft w:val="1166"/>
          <w:marRight w:val="0"/>
          <w:marTop w:val="86"/>
          <w:marBottom w:val="0"/>
          <w:divBdr>
            <w:top w:val="none" w:sz="0" w:space="0" w:color="auto"/>
            <w:left w:val="none" w:sz="0" w:space="0" w:color="auto"/>
            <w:bottom w:val="none" w:sz="0" w:space="0" w:color="auto"/>
            <w:right w:val="none" w:sz="0" w:space="0" w:color="auto"/>
          </w:divBdr>
        </w:div>
        <w:div w:id="697313239">
          <w:marLeft w:val="1800"/>
          <w:marRight w:val="0"/>
          <w:marTop w:val="77"/>
          <w:marBottom w:val="0"/>
          <w:divBdr>
            <w:top w:val="none" w:sz="0" w:space="0" w:color="auto"/>
            <w:left w:val="none" w:sz="0" w:space="0" w:color="auto"/>
            <w:bottom w:val="none" w:sz="0" w:space="0" w:color="auto"/>
            <w:right w:val="none" w:sz="0" w:space="0" w:color="auto"/>
          </w:divBdr>
        </w:div>
        <w:div w:id="742878791">
          <w:marLeft w:val="547"/>
          <w:marRight w:val="0"/>
          <w:marTop w:val="96"/>
          <w:marBottom w:val="0"/>
          <w:divBdr>
            <w:top w:val="none" w:sz="0" w:space="0" w:color="auto"/>
            <w:left w:val="none" w:sz="0" w:space="0" w:color="auto"/>
            <w:bottom w:val="none" w:sz="0" w:space="0" w:color="auto"/>
            <w:right w:val="none" w:sz="0" w:space="0" w:color="auto"/>
          </w:divBdr>
        </w:div>
        <w:div w:id="831290188">
          <w:marLeft w:val="1800"/>
          <w:marRight w:val="0"/>
          <w:marTop w:val="77"/>
          <w:marBottom w:val="0"/>
          <w:divBdr>
            <w:top w:val="none" w:sz="0" w:space="0" w:color="auto"/>
            <w:left w:val="none" w:sz="0" w:space="0" w:color="auto"/>
            <w:bottom w:val="none" w:sz="0" w:space="0" w:color="auto"/>
            <w:right w:val="none" w:sz="0" w:space="0" w:color="auto"/>
          </w:divBdr>
        </w:div>
        <w:div w:id="862399836">
          <w:marLeft w:val="2520"/>
          <w:marRight w:val="0"/>
          <w:marTop w:val="67"/>
          <w:marBottom w:val="0"/>
          <w:divBdr>
            <w:top w:val="none" w:sz="0" w:space="0" w:color="auto"/>
            <w:left w:val="none" w:sz="0" w:space="0" w:color="auto"/>
            <w:bottom w:val="none" w:sz="0" w:space="0" w:color="auto"/>
            <w:right w:val="none" w:sz="0" w:space="0" w:color="auto"/>
          </w:divBdr>
        </w:div>
        <w:div w:id="1213421502">
          <w:marLeft w:val="1166"/>
          <w:marRight w:val="0"/>
          <w:marTop w:val="86"/>
          <w:marBottom w:val="0"/>
          <w:divBdr>
            <w:top w:val="none" w:sz="0" w:space="0" w:color="auto"/>
            <w:left w:val="none" w:sz="0" w:space="0" w:color="auto"/>
            <w:bottom w:val="none" w:sz="0" w:space="0" w:color="auto"/>
            <w:right w:val="none" w:sz="0" w:space="0" w:color="auto"/>
          </w:divBdr>
        </w:div>
        <w:div w:id="1663662373">
          <w:marLeft w:val="547"/>
          <w:marRight w:val="0"/>
          <w:marTop w:val="96"/>
          <w:marBottom w:val="0"/>
          <w:divBdr>
            <w:top w:val="none" w:sz="0" w:space="0" w:color="auto"/>
            <w:left w:val="none" w:sz="0" w:space="0" w:color="auto"/>
            <w:bottom w:val="none" w:sz="0" w:space="0" w:color="auto"/>
            <w:right w:val="none" w:sz="0" w:space="0" w:color="auto"/>
          </w:divBdr>
        </w:div>
        <w:div w:id="2044288941">
          <w:marLeft w:val="547"/>
          <w:marRight w:val="0"/>
          <w:marTop w:val="96"/>
          <w:marBottom w:val="0"/>
          <w:divBdr>
            <w:top w:val="none" w:sz="0" w:space="0" w:color="auto"/>
            <w:left w:val="none" w:sz="0" w:space="0" w:color="auto"/>
            <w:bottom w:val="none" w:sz="0" w:space="0" w:color="auto"/>
            <w:right w:val="none" w:sz="0" w:space="0" w:color="auto"/>
          </w:divBdr>
        </w:div>
      </w:divsChild>
    </w:div>
    <w:div w:id="876501433">
      <w:bodyDiv w:val="1"/>
      <w:marLeft w:val="0"/>
      <w:marRight w:val="0"/>
      <w:marTop w:val="0"/>
      <w:marBottom w:val="0"/>
      <w:divBdr>
        <w:top w:val="none" w:sz="0" w:space="0" w:color="auto"/>
        <w:left w:val="none" w:sz="0" w:space="0" w:color="auto"/>
        <w:bottom w:val="none" w:sz="0" w:space="0" w:color="auto"/>
        <w:right w:val="none" w:sz="0" w:space="0" w:color="auto"/>
      </w:divBdr>
    </w:div>
    <w:div w:id="877156704">
      <w:bodyDiv w:val="1"/>
      <w:marLeft w:val="0"/>
      <w:marRight w:val="0"/>
      <w:marTop w:val="0"/>
      <w:marBottom w:val="0"/>
      <w:divBdr>
        <w:top w:val="none" w:sz="0" w:space="0" w:color="auto"/>
        <w:left w:val="none" w:sz="0" w:space="0" w:color="auto"/>
        <w:bottom w:val="none" w:sz="0" w:space="0" w:color="auto"/>
        <w:right w:val="none" w:sz="0" w:space="0" w:color="auto"/>
      </w:divBdr>
    </w:div>
    <w:div w:id="877476140">
      <w:bodyDiv w:val="1"/>
      <w:marLeft w:val="0"/>
      <w:marRight w:val="0"/>
      <w:marTop w:val="0"/>
      <w:marBottom w:val="0"/>
      <w:divBdr>
        <w:top w:val="none" w:sz="0" w:space="0" w:color="auto"/>
        <w:left w:val="none" w:sz="0" w:space="0" w:color="auto"/>
        <w:bottom w:val="none" w:sz="0" w:space="0" w:color="auto"/>
        <w:right w:val="none" w:sz="0" w:space="0" w:color="auto"/>
      </w:divBdr>
    </w:div>
    <w:div w:id="878057166">
      <w:bodyDiv w:val="1"/>
      <w:marLeft w:val="0"/>
      <w:marRight w:val="0"/>
      <w:marTop w:val="0"/>
      <w:marBottom w:val="0"/>
      <w:divBdr>
        <w:top w:val="none" w:sz="0" w:space="0" w:color="auto"/>
        <w:left w:val="none" w:sz="0" w:space="0" w:color="auto"/>
        <w:bottom w:val="none" w:sz="0" w:space="0" w:color="auto"/>
        <w:right w:val="none" w:sz="0" w:space="0" w:color="auto"/>
      </w:divBdr>
    </w:div>
    <w:div w:id="878467556">
      <w:bodyDiv w:val="1"/>
      <w:marLeft w:val="0"/>
      <w:marRight w:val="0"/>
      <w:marTop w:val="0"/>
      <w:marBottom w:val="0"/>
      <w:divBdr>
        <w:top w:val="none" w:sz="0" w:space="0" w:color="auto"/>
        <w:left w:val="none" w:sz="0" w:space="0" w:color="auto"/>
        <w:bottom w:val="none" w:sz="0" w:space="0" w:color="auto"/>
        <w:right w:val="none" w:sz="0" w:space="0" w:color="auto"/>
      </w:divBdr>
      <w:divsChild>
        <w:div w:id="229311866">
          <w:marLeft w:val="806"/>
          <w:marRight w:val="0"/>
          <w:marTop w:val="75"/>
          <w:marBottom w:val="0"/>
          <w:divBdr>
            <w:top w:val="none" w:sz="0" w:space="0" w:color="auto"/>
            <w:left w:val="none" w:sz="0" w:space="0" w:color="auto"/>
            <w:bottom w:val="none" w:sz="0" w:space="0" w:color="auto"/>
            <w:right w:val="none" w:sz="0" w:space="0" w:color="auto"/>
          </w:divBdr>
        </w:div>
        <w:div w:id="465659711">
          <w:marLeft w:val="806"/>
          <w:marRight w:val="0"/>
          <w:marTop w:val="75"/>
          <w:marBottom w:val="0"/>
          <w:divBdr>
            <w:top w:val="none" w:sz="0" w:space="0" w:color="auto"/>
            <w:left w:val="none" w:sz="0" w:space="0" w:color="auto"/>
            <w:bottom w:val="none" w:sz="0" w:space="0" w:color="auto"/>
            <w:right w:val="none" w:sz="0" w:space="0" w:color="auto"/>
          </w:divBdr>
        </w:div>
        <w:div w:id="872306322">
          <w:marLeft w:val="274"/>
          <w:marRight w:val="0"/>
          <w:marTop w:val="150"/>
          <w:marBottom w:val="0"/>
          <w:divBdr>
            <w:top w:val="none" w:sz="0" w:space="0" w:color="auto"/>
            <w:left w:val="none" w:sz="0" w:space="0" w:color="auto"/>
            <w:bottom w:val="none" w:sz="0" w:space="0" w:color="auto"/>
            <w:right w:val="none" w:sz="0" w:space="0" w:color="auto"/>
          </w:divBdr>
        </w:div>
        <w:div w:id="1986010653">
          <w:marLeft w:val="806"/>
          <w:marRight w:val="0"/>
          <w:marTop w:val="75"/>
          <w:marBottom w:val="0"/>
          <w:divBdr>
            <w:top w:val="none" w:sz="0" w:space="0" w:color="auto"/>
            <w:left w:val="none" w:sz="0" w:space="0" w:color="auto"/>
            <w:bottom w:val="none" w:sz="0" w:space="0" w:color="auto"/>
            <w:right w:val="none" w:sz="0" w:space="0" w:color="auto"/>
          </w:divBdr>
        </w:div>
      </w:divsChild>
    </w:div>
    <w:div w:id="878472412">
      <w:bodyDiv w:val="1"/>
      <w:marLeft w:val="0"/>
      <w:marRight w:val="0"/>
      <w:marTop w:val="0"/>
      <w:marBottom w:val="0"/>
      <w:divBdr>
        <w:top w:val="none" w:sz="0" w:space="0" w:color="auto"/>
        <w:left w:val="none" w:sz="0" w:space="0" w:color="auto"/>
        <w:bottom w:val="none" w:sz="0" w:space="0" w:color="auto"/>
        <w:right w:val="none" w:sz="0" w:space="0" w:color="auto"/>
      </w:divBdr>
      <w:divsChild>
        <w:div w:id="265816462">
          <w:marLeft w:val="1800"/>
          <w:marRight w:val="0"/>
          <w:marTop w:val="96"/>
          <w:marBottom w:val="0"/>
          <w:divBdr>
            <w:top w:val="none" w:sz="0" w:space="0" w:color="auto"/>
            <w:left w:val="none" w:sz="0" w:space="0" w:color="auto"/>
            <w:bottom w:val="none" w:sz="0" w:space="0" w:color="auto"/>
            <w:right w:val="none" w:sz="0" w:space="0" w:color="auto"/>
          </w:divBdr>
        </w:div>
        <w:div w:id="567497844">
          <w:marLeft w:val="1166"/>
          <w:marRight w:val="0"/>
          <w:marTop w:val="115"/>
          <w:marBottom w:val="0"/>
          <w:divBdr>
            <w:top w:val="none" w:sz="0" w:space="0" w:color="auto"/>
            <w:left w:val="none" w:sz="0" w:space="0" w:color="auto"/>
            <w:bottom w:val="none" w:sz="0" w:space="0" w:color="auto"/>
            <w:right w:val="none" w:sz="0" w:space="0" w:color="auto"/>
          </w:divBdr>
        </w:div>
        <w:div w:id="732657438">
          <w:marLeft w:val="1166"/>
          <w:marRight w:val="0"/>
          <w:marTop w:val="115"/>
          <w:marBottom w:val="0"/>
          <w:divBdr>
            <w:top w:val="none" w:sz="0" w:space="0" w:color="auto"/>
            <w:left w:val="none" w:sz="0" w:space="0" w:color="auto"/>
            <w:bottom w:val="none" w:sz="0" w:space="0" w:color="auto"/>
            <w:right w:val="none" w:sz="0" w:space="0" w:color="auto"/>
          </w:divBdr>
        </w:div>
        <w:div w:id="1152023612">
          <w:marLeft w:val="547"/>
          <w:marRight w:val="0"/>
          <w:marTop w:val="134"/>
          <w:marBottom w:val="0"/>
          <w:divBdr>
            <w:top w:val="none" w:sz="0" w:space="0" w:color="auto"/>
            <w:left w:val="none" w:sz="0" w:space="0" w:color="auto"/>
            <w:bottom w:val="none" w:sz="0" w:space="0" w:color="auto"/>
            <w:right w:val="none" w:sz="0" w:space="0" w:color="auto"/>
          </w:divBdr>
        </w:div>
        <w:div w:id="1644196053">
          <w:marLeft w:val="1800"/>
          <w:marRight w:val="0"/>
          <w:marTop w:val="96"/>
          <w:marBottom w:val="0"/>
          <w:divBdr>
            <w:top w:val="none" w:sz="0" w:space="0" w:color="auto"/>
            <w:left w:val="none" w:sz="0" w:space="0" w:color="auto"/>
            <w:bottom w:val="none" w:sz="0" w:space="0" w:color="auto"/>
            <w:right w:val="none" w:sz="0" w:space="0" w:color="auto"/>
          </w:divBdr>
        </w:div>
      </w:divsChild>
    </w:div>
    <w:div w:id="878935853">
      <w:bodyDiv w:val="1"/>
      <w:marLeft w:val="0"/>
      <w:marRight w:val="0"/>
      <w:marTop w:val="0"/>
      <w:marBottom w:val="0"/>
      <w:divBdr>
        <w:top w:val="none" w:sz="0" w:space="0" w:color="auto"/>
        <w:left w:val="none" w:sz="0" w:space="0" w:color="auto"/>
        <w:bottom w:val="none" w:sz="0" w:space="0" w:color="auto"/>
        <w:right w:val="none" w:sz="0" w:space="0" w:color="auto"/>
      </w:divBdr>
    </w:div>
    <w:div w:id="880092921">
      <w:bodyDiv w:val="1"/>
      <w:marLeft w:val="0"/>
      <w:marRight w:val="0"/>
      <w:marTop w:val="0"/>
      <w:marBottom w:val="0"/>
      <w:divBdr>
        <w:top w:val="none" w:sz="0" w:space="0" w:color="auto"/>
        <w:left w:val="none" w:sz="0" w:space="0" w:color="auto"/>
        <w:bottom w:val="none" w:sz="0" w:space="0" w:color="auto"/>
        <w:right w:val="none" w:sz="0" w:space="0" w:color="auto"/>
      </w:divBdr>
    </w:div>
    <w:div w:id="880946692">
      <w:bodyDiv w:val="1"/>
      <w:marLeft w:val="0"/>
      <w:marRight w:val="0"/>
      <w:marTop w:val="0"/>
      <w:marBottom w:val="0"/>
      <w:divBdr>
        <w:top w:val="none" w:sz="0" w:space="0" w:color="auto"/>
        <w:left w:val="none" w:sz="0" w:space="0" w:color="auto"/>
        <w:bottom w:val="none" w:sz="0" w:space="0" w:color="auto"/>
        <w:right w:val="none" w:sz="0" w:space="0" w:color="auto"/>
      </w:divBdr>
    </w:div>
    <w:div w:id="883367491">
      <w:bodyDiv w:val="1"/>
      <w:marLeft w:val="0"/>
      <w:marRight w:val="0"/>
      <w:marTop w:val="0"/>
      <w:marBottom w:val="0"/>
      <w:divBdr>
        <w:top w:val="none" w:sz="0" w:space="0" w:color="auto"/>
        <w:left w:val="none" w:sz="0" w:space="0" w:color="auto"/>
        <w:bottom w:val="none" w:sz="0" w:space="0" w:color="auto"/>
        <w:right w:val="none" w:sz="0" w:space="0" w:color="auto"/>
      </w:divBdr>
    </w:div>
    <w:div w:id="883635676">
      <w:bodyDiv w:val="1"/>
      <w:marLeft w:val="0"/>
      <w:marRight w:val="0"/>
      <w:marTop w:val="0"/>
      <w:marBottom w:val="0"/>
      <w:divBdr>
        <w:top w:val="none" w:sz="0" w:space="0" w:color="auto"/>
        <w:left w:val="none" w:sz="0" w:space="0" w:color="auto"/>
        <w:bottom w:val="none" w:sz="0" w:space="0" w:color="auto"/>
        <w:right w:val="none" w:sz="0" w:space="0" w:color="auto"/>
      </w:divBdr>
      <w:divsChild>
        <w:div w:id="10496761">
          <w:marLeft w:val="547"/>
          <w:marRight w:val="0"/>
          <w:marTop w:val="96"/>
          <w:marBottom w:val="0"/>
          <w:divBdr>
            <w:top w:val="none" w:sz="0" w:space="0" w:color="auto"/>
            <w:left w:val="none" w:sz="0" w:space="0" w:color="auto"/>
            <w:bottom w:val="none" w:sz="0" w:space="0" w:color="auto"/>
            <w:right w:val="none" w:sz="0" w:space="0" w:color="auto"/>
          </w:divBdr>
        </w:div>
        <w:div w:id="399836769">
          <w:marLeft w:val="1166"/>
          <w:marRight w:val="0"/>
          <w:marTop w:val="96"/>
          <w:marBottom w:val="0"/>
          <w:divBdr>
            <w:top w:val="none" w:sz="0" w:space="0" w:color="auto"/>
            <w:left w:val="none" w:sz="0" w:space="0" w:color="auto"/>
            <w:bottom w:val="none" w:sz="0" w:space="0" w:color="auto"/>
            <w:right w:val="none" w:sz="0" w:space="0" w:color="auto"/>
          </w:divBdr>
        </w:div>
        <w:div w:id="482311760">
          <w:marLeft w:val="1166"/>
          <w:marRight w:val="0"/>
          <w:marTop w:val="96"/>
          <w:marBottom w:val="0"/>
          <w:divBdr>
            <w:top w:val="none" w:sz="0" w:space="0" w:color="auto"/>
            <w:left w:val="none" w:sz="0" w:space="0" w:color="auto"/>
            <w:bottom w:val="none" w:sz="0" w:space="0" w:color="auto"/>
            <w:right w:val="none" w:sz="0" w:space="0" w:color="auto"/>
          </w:divBdr>
        </w:div>
        <w:div w:id="585384789">
          <w:marLeft w:val="1800"/>
          <w:marRight w:val="0"/>
          <w:marTop w:val="82"/>
          <w:marBottom w:val="0"/>
          <w:divBdr>
            <w:top w:val="none" w:sz="0" w:space="0" w:color="auto"/>
            <w:left w:val="none" w:sz="0" w:space="0" w:color="auto"/>
            <w:bottom w:val="none" w:sz="0" w:space="0" w:color="auto"/>
            <w:right w:val="none" w:sz="0" w:space="0" w:color="auto"/>
          </w:divBdr>
        </w:div>
        <w:div w:id="830483787">
          <w:marLeft w:val="1800"/>
          <w:marRight w:val="0"/>
          <w:marTop w:val="82"/>
          <w:marBottom w:val="0"/>
          <w:divBdr>
            <w:top w:val="none" w:sz="0" w:space="0" w:color="auto"/>
            <w:left w:val="none" w:sz="0" w:space="0" w:color="auto"/>
            <w:bottom w:val="none" w:sz="0" w:space="0" w:color="auto"/>
            <w:right w:val="none" w:sz="0" w:space="0" w:color="auto"/>
          </w:divBdr>
        </w:div>
        <w:div w:id="849875578">
          <w:marLeft w:val="1166"/>
          <w:marRight w:val="0"/>
          <w:marTop w:val="96"/>
          <w:marBottom w:val="0"/>
          <w:divBdr>
            <w:top w:val="none" w:sz="0" w:space="0" w:color="auto"/>
            <w:left w:val="none" w:sz="0" w:space="0" w:color="auto"/>
            <w:bottom w:val="none" w:sz="0" w:space="0" w:color="auto"/>
            <w:right w:val="none" w:sz="0" w:space="0" w:color="auto"/>
          </w:divBdr>
        </w:div>
        <w:div w:id="998582101">
          <w:marLeft w:val="547"/>
          <w:marRight w:val="0"/>
          <w:marTop w:val="96"/>
          <w:marBottom w:val="0"/>
          <w:divBdr>
            <w:top w:val="none" w:sz="0" w:space="0" w:color="auto"/>
            <w:left w:val="none" w:sz="0" w:space="0" w:color="auto"/>
            <w:bottom w:val="none" w:sz="0" w:space="0" w:color="auto"/>
            <w:right w:val="none" w:sz="0" w:space="0" w:color="auto"/>
          </w:divBdr>
        </w:div>
        <w:div w:id="1616907097">
          <w:marLeft w:val="1166"/>
          <w:marRight w:val="0"/>
          <w:marTop w:val="96"/>
          <w:marBottom w:val="0"/>
          <w:divBdr>
            <w:top w:val="none" w:sz="0" w:space="0" w:color="auto"/>
            <w:left w:val="none" w:sz="0" w:space="0" w:color="auto"/>
            <w:bottom w:val="none" w:sz="0" w:space="0" w:color="auto"/>
            <w:right w:val="none" w:sz="0" w:space="0" w:color="auto"/>
          </w:divBdr>
        </w:div>
        <w:div w:id="1708330803">
          <w:marLeft w:val="1800"/>
          <w:marRight w:val="0"/>
          <w:marTop w:val="82"/>
          <w:marBottom w:val="0"/>
          <w:divBdr>
            <w:top w:val="none" w:sz="0" w:space="0" w:color="auto"/>
            <w:left w:val="none" w:sz="0" w:space="0" w:color="auto"/>
            <w:bottom w:val="none" w:sz="0" w:space="0" w:color="auto"/>
            <w:right w:val="none" w:sz="0" w:space="0" w:color="auto"/>
          </w:divBdr>
        </w:div>
        <w:div w:id="1997175567">
          <w:marLeft w:val="1166"/>
          <w:marRight w:val="0"/>
          <w:marTop w:val="96"/>
          <w:marBottom w:val="0"/>
          <w:divBdr>
            <w:top w:val="none" w:sz="0" w:space="0" w:color="auto"/>
            <w:left w:val="none" w:sz="0" w:space="0" w:color="auto"/>
            <w:bottom w:val="none" w:sz="0" w:space="0" w:color="auto"/>
            <w:right w:val="none" w:sz="0" w:space="0" w:color="auto"/>
          </w:divBdr>
        </w:div>
      </w:divsChild>
    </w:div>
    <w:div w:id="886069897">
      <w:bodyDiv w:val="1"/>
      <w:marLeft w:val="0"/>
      <w:marRight w:val="0"/>
      <w:marTop w:val="0"/>
      <w:marBottom w:val="0"/>
      <w:divBdr>
        <w:top w:val="none" w:sz="0" w:space="0" w:color="auto"/>
        <w:left w:val="none" w:sz="0" w:space="0" w:color="auto"/>
        <w:bottom w:val="none" w:sz="0" w:space="0" w:color="auto"/>
        <w:right w:val="none" w:sz="0" w:space="0" w:color="auto"/>
      </w:divBdr>
      <w:divsChild>
        <w:div w:id="2036344759">
          <w:marLeft w:val="0"/>
          <w:marRight w:val="0"/>
          <w:marTop w:val="0"/>
          <w:marBottom w:val="0"/>
          <w:divBdr>
            <w:top w:val="none" w:sz="0" w:space="0" w:color="auto"/>
            <w:left w:val="none" w:sz="0" w:space="0" w:color="auto"/>
            <w:bottom w:val="none" w:sz="0" w:space="0" w:color="auto"/>
            <w:right w:val="none" w:sz="0" w:space="0" w:color="auto"/>
          </w:divBdr>
          <w:divsChild>
            <w:div w:id="177735849">
              <w:marLeft w:val="0"/>
              <w:marRight w:val="0"/>
              <w:marTop w:val="0"/>
              <w:marBottom w:val="0"/>
              <w:divBdr>
                <w:top w:val="none" w:sz="0" w:space="0" w:color="auto"/>
                <w:left w:val="none" w:sz="0" w:space="0" w:color="auto"/>
                <w:bottom w:val="none" w:sz="0" w:space="0" w:color="auto"/>
                <w:right w:val="none" w:sz="0" w:space="0" w:color="auto"/>
              </w:divBdr>
            </w:div>
            <w:div w:id="537936891">
              <w:marLeft w:val="0"/>
              <w:marRight w:val="0"/>
              <w:marTop w:val="0"/>
              <w:marBottom w:val="0"/>
              <w:divBdr>
                <w:top w:val="none" w:sz="0" w:space="0" w:color="auto"/>
                <w:left w:val="none" w:sz="0" w:space="0" w:color="auto"/>
                <w:bottom w:val="none" w:sz="0" w:space="0" w:color="auto"/>
                <w:right w:val="none" w:sz="0" w:space="0" w:color="auto"/>
              </w:divBdr>
            </w:div>
            <w:div w:id="539634173">
              <w:marLeft w:val="0"/>
              <w:marRight w:val="0"/>
              <w:marTop w:val="0"/>
              <w:marBottom w:val="0"/>
              <w:divBdr>
                <w:top w:val="none" w:sz="0" w:space="0" w:color="auto"/>
                <w:left w:val="none" w:sz="0" w:space="0" w:color="auto"/>
                <w:bottom w:val="none" w:sz="0" w:space="0" w:color="auto"/>
                <w:right w:val="none" w:sz="0" w:space="0" w:color="auto"/>
              </w:divBdr>
            </w:div>
            <w:div w:id="725688819">
              <w:marLeft w:val="0"/>
              <w:marRight w:val="0"/>
              <w:marTop w:val="0"/>
              <w:marBottom w:val="0"/>
              <w:divBdr>
                <w:top w:val="none" w:sz="0" w:space="0" w:color="auto"/>
                <w:left w:val="none" w:sz="0" w:space="0" w:color="auto"/>
                <w:bottom w:val="none" w:sz="0" w:space="0" w:color="auto"/>
                <w:right w:val="none" w:sz="0" w:space="0" w:color="auto"/>
              </w:divBdr>
            </w:div>
            <w:div w:id="1198129889">
              <w:marLeft w:val="0"/>
              <w:marRight w:val="0"/>
              <w:marTop w:val="0"/>
              <w:marBottom w:val="0"/>
              <w:divBdr>
                <w:top w:val="none" w:sz="0" w:space="0" w:color="auto"/>
                <w:left w:val="none" w:sz="0" w:space="0" w:color="auto"/>
                <w:bottom w:val="none" w:sz="0" w:space="0" w:color="auto"/>
                <w:right w:val="none" w:sz="0" w:space="0" w:color="auto"/>
              </w:divBdr>
            </w:div>
            <w:div w:id="1504122860">
              <w:marLeft w:val="0"/>
              <w:marRight w:val="0"/>
              <w:marTop w:val="0"/>
              <w:marBottom w:val="0"/>
              <w:divBdr>
                <w:top w:val="none" w:sz="0" w:space="0" w:color="auto"/>
                <w:left w:val="none" w:sz="0" w:space="0" w:color="auto"/>
                <w:bottom w:val="none" w:sz="0" w:space="0" w:color="auto"/>
                <w:right w:val="none" w:sz="0" w:space="0" w:color="auto"/>
              </w:divBdr>
            </w:div>
            <w:div w:id="1559127706">
              <w:marLeft w:val="0"/>
              <w:marRight w:val="0"/>
              <w:marTop w:val="0"/>
              <w:marBottom w:val="0"/>
              <w:divBdr>
                <w:top w:val="none" w:sz="0" w:space="0" w:color="auto"/>
                <w:left w:val="none" w:sz="0" w:space="0" w:color="auto"/>
                <w:bottom w:val="none" w:sz="0" w:space="0" w:color="auto"/>
                <w:right w:val="none" w:sz="0" w:space="0" w:color="auto"/>
              </w:divBdr>
            </w:div>
            <w:div w:id="1730417281">
              <w:marLeft w:val="0"/>
              <w:marRight w:val="0"/>
              <w:marTop w:val="0"/>
              <w:marBottom w:val="0"/>
              <w:divBdr>
                <w:top w:val="none" w:sz="0" w:space="0" w:color="auto"/>
                <w:left w:val="none" w:sz="0" w:space="0" w:color="auto"/>
                <w:bottom w:val="none" w:sz="0" w:space="0" w:color="auto"/>
                <w:right w:val="none" w:sz="0" w:space="0" w:color="auto"/>
              </w:divBdr>
            </w:div>
            <w:div w:id="2121801789">
              <w:marLeft w:val="0"/>
              <w:marRight w:val="0"/>
              <w:marTop w:val="0"/>
              <w:marBottom w:val="0"/>
              <w:divBdr>
                <w:top w:val="none" w:sz="0" w:space="0" w:color="auto"/>
                <w:left w:val="none" w:sz="0" w:space="0" w:color="auto"/>
                <w:bottom w:val="none" w:sz="0" w:space="0" w:color="auto"/>
                <w:right w:val="none" w:sz="0" w:space="0" w:color="auto"/>
              </w:divBdr>
            </w:div>
            <w:div w:id="21427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443">
      <w:bodyDiv w:val="1"/>
      <w:marLeft w:val="0"/>
      <w:marRight w:val="0"/>
      <w:marTop w:val="0"/>
      <w:marBottom w:val="0"/>
      <w:divBdr>
        <w:top w:val="none" w:sz="0" w:space="0" w:color="auto"/>
        <w:left w:val="none" w:sz="0" w:space="0" w:color="auto"/>
        <w:bottom w:val="none" w:sz="0" w:space="0" w:color="auto"/>
        <w:right w:val="none" w:sz="0" w:space="0" w:color="auto"/>
      </w:divBdr>
      <w:divsChild>
        <w:div w:id="108161903">
          <w:marLeft w:val="360"/>
          <w:marRight w:val="0"/>
          <w:marTop w:val="200"/>
          <w:marBottom w:val="0"/>
          <w:divBdr>
            <w:top w:val="none" w:sz="0" w:space="0" w:color="auto"/>
            <w:left w:val="none" w:sz="0" w:space="0" w:color="auto"/>
            <w:bottom w:val="none" w:sz="0" w:space="0" w:color="auto"/>
            <w:right w:val="none" w:sz="0" w:space="0" w:color="auto"/>
          </w:divBdr>
        </w:div>
      </w:divsChild>
    </w:div>
    <w:div w:id="886451275">
      <w:bodyDiv w:val="1"/>
      <w:marLeft w:val="0"/>
      <w:marRight w:val="0"/>
      <w:marTop w:val="0"/>
      <w:marBottom w:val="0"/>
      <w:divBdr>
        <w:top w:val="none" w:sz="0" w:space="0" w:color="auto"/>
        <w:left w:val="none" w:sz="0" w:space="0" w:color="auto"/>
        <w:bottom w:val="none" w:sz="0" w:space="0" w:color="auto"/>
        <w:right w:val="none" w:sz="0" w:space="0" w:color="auto"/>
      </w:divBdr>
    </w:div>
    <w:div w:id="887768624">
      <w:bodyDiv w:val="1"/>
      <w:marLeft w:val="0"/>
      <w:marRight w:val="0"/>
      <w:marTop w:val="0"/>
      <w:marBottom w:val="0"/>
      <w:divBdr>
        <w:top w:val="none" w:sz="0" w:space="0" w:color="auto"/>
        <w:left w:val="none" w:sz="0" w:space="0" w:color="auto"/>
        <w:bottom w:val="none" w:sz="0" w:space="0" w:color="auto"/>
        <w:right w:val="none" w:sz="0" w:space="0" w:color="auto"/>
      </w:divBdr>
    </w:div>
    <w:div w:id="887884778">
      <w:bodyDiv w:val="1"/>
      <w:marLeft w:val="0"/>
      <w:marRight w:val="0"/>
      <w:marTop w:val="0"/>
      <w:marBottom w:val="0"/>
      <w:divBdr>
        <w:top w:val="none" w:sz="0" w:space="0" w:color="auto"/>
        <w:left w:val="none" w:sz="0" w:space="0" w:color="auto"/>
        <w:bottom w:val="none" w:sz="0" w:space="0" w:color="auto"/>
        <w:right w:val="none" w:sz="0" w:space="0" w:color="auto"/>
      </w:divBdr>
    </w:div>
    <w:div w:id="888036134">
      <w:bodyDiv w:val="1"/>
      <w:marLeft w:val="0"/>
      <w:marRight w:val="0"/>
      <w:marTop w:val="0"/>
      <w:marBottom w:val="0"/>
      <w:divBdr>
        <w:top w:val="none" w:sz="0" w:space="0" w:color="auto"/>
        <w:left w:val="none" w:sz="0" w:space="0" w:color="auto"/>
        <w:bottom w:val="none" w:sz="0" w:space="0" w:color="auto"/>
        <w:right w:val="none" w:sz="0" w:space="0" w:color="auto"/>
      </w:divBdr>
    </w:div>
    <w:div w:id="888803156">
      <w:bodyDiv w:val="1"/>
      <w:marLeft w:val="0"/>
      <w:marRight w:val="0"/>
      <w:marTop w:val="0"/>
      <w:marBottom w:val="0"/>
      <w:divBdr>
        <w:top w:val="none" w:sz="0" w:space="0" w:color="auto"/>
        <w:left w:val="none" w:sz="0" w:space="0" w:color="auto"/>
        <w:bottom w:val="none" w:sz="0" w:space="0" w:color="auto"/>
        <w:right w:val="none" w:sz="0" w:space="0" w:color="auto"/>
      </w:divBdr>
    </w:div>
    <w:div w:id="889608808">
      <w:bodyDiv w:val="1"/>
      <w:marLeft w:val="0"/>
      <w:marRight w:val="0"/>
      <w:marTop w:val="0"/>
      <w:marBottom w:val="0"/>
      <w:divBdr>
        <w:top w:val="none" w:sz="0" w:space="0" w:color="auto"/>
        <w:left w:val="none" w:sz="0" w:space="0" w:color="auto"/>
        <w:bottom w:val="none" w:sz="0" w:space="0" w:color="auto"/>
        <w:right w:val="none" w:sz="0" w:space="0" w:color="auto"/>
      </w:divBdr>
    </w:div>
    <w:div w:id="891427587">
      <w:bodyDiv w:val="1"/>
      <w:marLeft w:val="0"/>
      <w:marRight w:val="0"/>
      <w:marTop w:val="0"/>
      <w:marBottom w:val="0"/>
      <w:divBdr>
        <w:top w:val="none" w:sz="0" w:space="0" w:color="auto"/>
        <w:left w:val="none" w:sz="0" w:space="0" w:color="auto"/>
        <w:bottom w:val="none" w:sz="0" w:space="0" w:color="auto"/>
        <w:right w:val="none" w:sz="0" w:space="0" w:color="auto"/>
      </w:divBdr>
    </w:div>
    <w:div w:id="892618691">
      <w:bodyDiv w:val="1"/>
      <w:marLeft w:val="0"/>
      <w:marRight w:val="0"/>
      <w:marTop w:val="0"/>
      <w:marBottom w:val="0"/>
      <w:divBdr>
        <w:top w:val="none" w:sz="0" w:space="0" w:color="auto"/>
        <w:left w:val="none" w:sz="0" w:space="0" w:color="auto"/>
        <w:bottom w:val="none" w:sz="0" w:space="0" w:color="auto"/>
        <w:right w:val="none" w:sz="0" w:space="0" w:color="auto"/>
      </w:divBdr>
      <w:divsChild>
        <w:div w:id="915671012">
          <w:marLeft w:val="1166"/>
          <w:marRight w:val="0"/>
          <w:marTop w:val="115"/>
          <w:marBottom w:val="0"/>
          <w:divBdr>
            <w:top w:val="none" w:sz="0" w:space="0" w:color="auto"/>
            <w:left w:val="none" w:sz="0" w:space="0" w:color="auto"/>
            <w:bottom w:val="none" w:sz="0" w:space="0" w:color="auto"/>
            <w:right w:val="none" w:sz="0" w:space="0" w:color="auto"/>
          </w:divBdr>
        </w:div>
        <w:div w:id="1065759615">
          <w:marLeft w:val="547"/>
          <w:marRight w:val="0"/>
          <w:marTop w:val="115"/>
          <w:marBottom w:val="0"/>
          <w:divBdr>
            <w:top w:val="none" w:sz="0" w:space="0" w:color="auto"/>
            <w:left w:val="none" w:sz="0" w:space="0" w:color="auto"/>
            <w:bottom w:val="none" w:sz="0" w:space="0" w:color="auto"/>
            <w:right w:val="none" w:sz="0" w:space="0" w:color="auto"/>
          </w:divBdr>
        </w:div>
      </w:divsChild>
    </w:div>
    <w:div w:id="892693744">
      <w:bodyDiv w:val="1"/>
      <w:marLeft w:val="0"/>
      <w:marRight w:val="0"/>
      <w:marTop w:val="0"/>
      <w:marBottom w:val="0"/>
      <w:divBdr>
        <w:top w:val="none" w:sz="0" w:space="0" w:color="auto"/>
        <w:left w:val="none" w:sz="0" w:space="0" w:color="auto"/>
        <w:bottom w:val="none" w:sz="0" w:space="0" w:color="auto"/>
        <w:right w:val="none" w:sz="0" w:space="0" w:color="auto"/>
      </w:divBdr>
      <w:divsChild>
        <w:div w:id="1858277015">
          <w:marLeft w:val="0"/>
          <w:marRight w:val="0"/>
          <w:marTop w:val="0"/>
          <w:marBottom w:val="0"/>
          <w:divBdr>
            <w:top w:val="none" w:sz="0" w:space="0" w:color="auto"/>
            <w:left w:val="none" w:sz="0" w:space="0" w:color="auto"/>
            <w:bottom w:val="none" w:sz="0" w:space="0" w:color="auto"/>
            <w:right w:val="none" w:sz="0" w:space="0" w:color="auto"/>
          </w:divBdr>
          <w:divsChild>
            <w:div w:id="102042274">
              <w:marLeft w:val="0"/>
              <w:marRight w:val="0"/>
              <w:marTop w:val="0"/>
              <w:marBottom w:val="0"/>
              <w:divBdr>
                <w:top w:val="none" w:sz="0" w:space="0" w:color="auto"/>
                <w:left w:val="none" w:sz="0" w:space="0" w:color="auto"/>
                <w:bottom w:val="none" w:sz="0" w:space="0" w:color="auto"/>
                <w:right w:val="none" w:sz="0" w:space="0" w:color="auto"/>
              </w:divBdr>
            </w:div>
            <w:div w:id="1703050321">
              <w:marLeft w:val="0"/>
              <w:marRight w:val="0"/>
              <w:marTop w:val="0"/>
              <w:marBottom w:val="0"/>
              <w:divBdr>
                <w:top w:val="none" w:sz="0" w:space="0" w:color="auto"/>
                <w:left w:val="none" w:sz="0" w:space="0" w:color="auto"/>
                <w:bottom w:val="none" w:sz="0" w:space="0" w:color="auto"/>
                <w:right w:val="none" w:sz="0" w:space="0" w:color="auto"/>
              </w:divBdr>
            </w:div>
            <w:div w:id="19467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2103">
      <w:bodyDiv w:val="1"/>
      <w:marLeft w:val="0"/>
      <w:marRight w:val="0"/>
      <w:marTop w:val="0"/>
      <w:marBottom w:val="0"/>
      <w:divBdr>
        <w:top w:val="none" w:sz="0" w:space="0" w:color="auto"/>
        <w:left w:val="none" w:sz="0" w:space="0" w:color="auto"/>
        <w:bottom w:val="none" w:sz="0" w:space="0" w:color="auto"/>
        <w:right w:val="none" w:sz="0" w:space="0" w:color="auto"/>
      </w:divBdr>
    </w:div>
    <w:div w:id="894435805">
      <w:bodyDiv w:val="1"/>
      <w:marLeft w:val="0"/>
      <w:marRight w:val="0"/>
      <w:marTop w:val="0"/>
      <w:marBottom w:val="0"/>
      <w:divBdr>
        <w:top w:val="none" w:sz="0" w:space="0" w:color="auto"/>
        <w:left w:val="none" w:sz="0" w:space="0" w:color="auto"/>
        <w:bottom w:val="none" w:sz="0" w:space="0" w:color="auto"/>
        <w:right w:val="none" w:sz="0" w:space="0" w:color="auto"/>
      </w:divBdr>
    </w:div>
    <w:div w:id="894464701">
      <w:bodyDiv w:val="1"/>
      <w:marLeft w:val="0"/>
      <w:marRight w:val="0"/>
      <w:marTop w:val="0"/>
      <w:marBottom w:val="0"/>
      <w:divBdr>
        <w:top w:val="none" w:sz="0" w:space="0" w:color="auto"/>
        <w:left w:val="none" w:sz="0" w:space="0" w:color="auto"/>
        <w:bottom w:val="none" w:sz="0" w:space="0" w:color="auto"/>
        <w:right w:val="none" w:sz="0" w:space="0" w:color="auto"/>
      </w:divBdr>
    </w:div>
    <w:div w:id="895357284">
      <w:bodyDiv w:val="1"/>
      <w:marLeft w:val="0"/>
      <w:marRight w:val="0"/>
      <w:marTop w:val="0"/>
      <w:marBottom w:val="0"/>
      <w:divBdr>
        <w:top w:val="none" w:sz="0" w:space="0" w:color="auto"/>
        <w:left w:val="none" w:sz="0" w:space="0" w:color="auto"/>
        <w:bottom w:val="none" w:sz="0" w:space="0" w:color="auto"/>
        <w:right w:val="none" w:sz="0" w:space="0" w:color="auto"/>
      </w:divBdr>
    </w:div>
    <w:div w:id="895623034">
      <w:bodyDiv w:val="1"/>
      <w:marLeft w:val="0"/>
      <w:marRight w:val="0"/>
      <w:marTop w:val="0"/>
      <w:marBottom w:val="0"/>
      <w:divBdr>
        <w:top w:val="none" w:sz="0" w:space="0" w:color="auto"/>
        <w:left w:val="none" w:sz="0" w:space="0" w:color="auto"/>
        <w:bottom w:val="none" w:sz="0" w:space="0" w:color="auto"/>
        <w:right w:val="none" w:sz="0" w:space="0" w:color="auto"/>
      </w:divBdr>
    </w:div>
    <w:div w:id="895773741">
      <w:bodyDiv w:val="1"/>
      <w:marLeft w:val="0"/>
      <w:marRight w:val="0"/>
      <w:marTop w:val="0"/>
      <w:marBottom w:val="0"/>
      <w:divBdr>
        <w:top w:val="none" w:sz="0" w:space="0" w:color="auto"/>
        <w:left w:val="none" w:sz="0" w:space="0" w:color="auto"/>
        <w:bottom w:val="none" w:sz="0" w:space="0" w:color="auto"/>
        <w:right w:val="none" w:sz="0" w:space="0" w:color="auto"/>
      </w:divBdr>
    </w:div>
    <w:div w:id="896009353">
      <w:bodyDiv w:val="1"/>
      <w:marLeft w:val="0"/>
      <w:marRight w:val="0"/>
      <w:marTop w:val="0"/>
      <w:marBottom w:val="0"/>
      <w:divBdr>
        <w:top w:val="none" w:sz="0" w:space="0" w:color="auto"/>
        <w:left w:val="none" w:sz="0" w:space="0" w:color="auto"/>
        <w:bottom w:val="none" w:sz="0" w:space="0" w:color="auto"/>
        <w:right w:val="none" w:sz="0" w:space="0" w:color="auto"/>
      </w:divBdr>
    </w:div>
    <w:div w:id="897401361">
      <w:bodyDiv w:val="1"/>
      <w:marLeft w:val="0"/>
      <w:marRight w:val="0"/>
      <w:marTop w:val="0"/>
      <w:marBottom w:val="0"/>
      <w:divBdr>
        <w:top w:val="none" w:sz="0" w:space="0" w:color="auto"/>
        <w:left w:val="none" w:sz="0" w:space="0" w:color="auto"/>
        <w:bottom w:val="none" w:sz="0" w:space="0" w:color="auto"/>
        <w:right w:val="none" w:sz="0" w:space="0" w:color="auto"/>
      </w:divBdr>
      <w:divsChild>
        <w:div w:id="173959306">
          <w:marLeft w:val="547"/>
          <w:marRight w:val="0"/>
          <w:marTop w:val="134"/>
          <w:marBottom w:val="0"/>
          <w:divBdr>
            <w:top w:val="none" w:sz="0" w:space="0" w:color="auto"/>
            <w:left w:val="none" w:sz="0" w:space="0" w:color="auto"/>
            <w:bottom w:val="none" w:sz="0" w:space="0" w:color="auto"/>
            <w:right w:val="none" w:sz="0" w:space="0" w:color="auto"/>
          </w:divBdr>
        </w:div>
        <w:div w:id="1167012923">
          <w:marLeft w:val="1166"/>
          <w:marRight w:val="0"/>
          <w:marTop w:val="115"/>
          <w:marBottom w:val="0"/>
          <w:divBdr>
            <w:top w:val="none" w:sz="0" w:space="0" w:color="auto"/>
            <w:left w:val="none" w:sz="0" w:space="0" w:color="auto"/>
            <w:bottom w:val="none" w:sz="0" w:space="0" w:color="auto"/>
            <w:right w:val="none" w:sz="0" w:space="0" w:color="auto"/>
          </w:divBdr>
        </w:div>
        <w:div w:id="1416198906">
          <w:marLeft w:val="1166"/>
          <w:marRight w:val="0"/>
          <w:marTop w:val="115"/>
          <w:marBottom w:val="0"/>
          <w:divBdr>
            <w:top w:val="none" w:sz="0" w:space="0" w:color="auto"/>
            <w:left w:val="none" w:sz="0" w:space="0" w:color="auto"/>
            <w:bottom w:val="none" w:sz="0" w:space="0" w:color="auto"/>
            <w:right w:val="none" w:sz="0" w:space="0" w:color="auto"/>
          </w:divBdr>
        </w:div>
        <w:div w:id="2115587269">
          <w:marLeft w:val="1166"/>
          <w:marRight w:val="0"/>
          <w:marTop w:val="115"/>
          <w:marBottom w:val="0"/>
          <w:divBdr>
            <w:top w:val="none" w:sz="0" w:space="0" w:color="auto"/>
            <w:left w:val="none" w:sz="0" w:space="0" w:color="auto"/>
            <w:bottom w:val="none" w:sz="0" w:space="0" w:color="auto"/>
            <w:right w:val="none" w:sz="0" w:space="0" w:color="auto"/>
          </w:divBdr>
        </w:div>
      </w:divsChild>
    </w:div>
    <w:div w:id="898781110">
      <w:bodyDiv w:val="1"/>
      <w:marLeft w:val="0"/>
      <w:marRight w:val="0"/>
      <w:marTop w:val="0"/>
      <w:marBottom w:val="0"/>
      <w:divBdr>
        <w:top w:val="none" w:sz="0" w:space="0" w:color="auto"/>
        <w:left w:val="none" w:sz="0" w:space="0" w:color="auto"/>
        <w:bottom w:val="none" w:sz="0" w:space="0" w:color="auto"/>
        <w:right w:val="none" w:sz="0" w:space="0" w:color="auto"/>
      </w:divBdr>
    </w:div>
    <w:div w:id="898783595">
      <w:bodyDiv w:val="1"/>
      <w:marLeft w:val="0"/>
      <w:marRight w:val="0"/>
      <w:marTop w:val="0"/>
      <w:marBottom w:val="0"/>
      <w:divBdr>
        <w:top w:val="none" w:sz="0" w:space="0" w:color="auto"/>
        <w:left w:val="none" w:sz="0" w:space="0" w:color="auto"/>
        <w:bottom w:val="none" w:sz="0" w:space="0" w:color="auto"/>
        <w:right w:val="none" w:sz="0" w:space="0" w:color="auto"/>
      </w:divBdr>
    </w:div>
    <w:div w:id="898832053">
      <w:bodyDiv w:val="1"/>
      <w:marLeft w:val="0"/>
      <w:marRight w:val="0"/>
      <w:marTop w:val="0"/>
      <w:marBottom w:val="0"/>
      <w:divBdr>
        <w:top w:val="none" w:sz="0" w:space="0" w:color="auto"/>
        <w:left w:val="none" w:sz="0" w:space="0" w:color="auto"/>
        <w:bottom w:val="none" w:sz="0" w:space="0" w:color="auto"/>
        <w:right w:val="none" w:sz="0" w:space="0" w:color="auto"/>
      </w:divBdr>
    </w:div>
    <w:div w:id="898899305">
      <w:bodyDiv w:val="1"/>
      <w:marLeft w:val="0"/>
      <w:marRight w:val="0"/>
      <w:marTop w:val="0"/>
      <w:marBottom w:val="0"/>
      <w:divBdr>
        <w:top w:val="none" w:sz="0" w:space="0" w:color="auto"/>
        <w:left w:val="none" w:sz="0" w:space="0" w:color="auto"/>
        <w:bottom w:val="none" w:sz="0" w:space="0" w:color="auto"/>
        <w:right w:val="none" w:sz="0" w:space="0" w:color="auto"/>
      </w:divBdr>
      <w:divsChild>
        <w:div w:id="1000738188">
          <w:marLeft w:val="0"/>
          <w:marRight w:val="0"/>
          <w:marTop w:val="0"/>
          <w:marBottom w:val="0"/>
          <w:divBdr>
            <w:top w:val="none" w:sz="0" w:space="0" w:color="auto"/>
            <w:left w:val="none" w:sz="0" w:space="0" w:color="auto"/>
            <w:bottom w:val="none" w:sz="0" w:space="0" w:color="auto"/>
            <w:right w:val="none" w:sz="0" w:space="0" w:color="auto"/>
          </w:divBdr>
          <w:divsChild>
            <w:div w:id="447361739">
              <w:marLeft w:val="0"/>
              <w:marRight w:val="0"/>
              <w:marTop w:val="0"/>
              <w:marBottom w:val="0"/>
              <w:divBdr>
                <w:top w:val="none" w:sz="0" w:space="0" w:color="auto"/>
                <w:left w:val="none" w:sz="0" w:space="0" w:color="auto"/>
                <w:bottom w:val="none" w:sz="0" w:space="0" w:color="auto"/>
                <w:right w:val="none" w:sz="0" w:space="0" w:color="auto"/>
              </w:divBdr>
            </w:div>
            <w:div w:id="616329141">
              <w:marLeft w:val="0"/>
              <w:marRight w:val="0"/>
              <w:marTop w:val="0"/>
              <w:marBottom w:val="0"/>
              <w:divBdr>
                <w:top w:val="none" w:sz="0" w:space="0" w:color="auto"/>
                <w:left w:val="none" w:sz="0" w:space="0" w:color="auto"/>
                <w:bottom w:val="none" w:sz="0" w:space="0" w:color="auto"/>
                <w:right w:val="none" w:sz="0" w:space="0" w:color="auto"/>
              </w:divBdr>
            </w:div>
            <w:div w:id="10958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5778">
      <w:bodyDiv w:val="1"/>
      <w:marLeft w:val="0"/>
      <w:marRight w:val="0"/>
      <w:marTop w:val="0"/>
      <w:marBottom w:val="0"/>
      <w:divBdr>
        <w:top w:val="none" w:sz="0" w:space="0" w:color="auto"/>
        <w:left w:val="none" w:sz="0" w:space="0" w:color="auto"/>
        <w:bottom w:val="none" w:sz="0" w:space="0" w:color="auto"/>
        <w:right w:val="none" w:sz="0" w:space="0" w:color="auto"/>
      </w:divBdr>
    </w:div>
    <w:div w:id="901017500">
      <w:bodyDiv w:val="1"/>
      <w:marLeft w:val="0"/>
      <w:marRight w:val="0"/>
      <w:marTop w:val="0"/>
      <w:marBottom w:val="0"/>
      <w:divBdr>
        <w:top w:val="none" w:sz="0" w:space="0" w:color="auto"/>
        <w:left w:val="none" w:sz="0" w:space="0" w:color="auto"/>
        <w:bottom w:val="none" w:sz="0" w:space="0" w:color="auto"/>
        <w:right w:val="none" w:sz="0" w:space="0" w:color="auto"/>
      </w:divBdr>
    </w:div>
    <w:div w:id="901017965">
      <w:bodyDiv w:val="1"/>
      <w:marLeft w:val="0"/>
      <w:marRight w:val="0"/>
      <w:marTop w:val="0"/>
      <w:marBottom w:val="0"/>
      <w:divBdr>
        <w:top w:val="none" w:sz="0" w:space="0" w:color="auto"/>
        <w:left w:val="none" w:sz="0" w:space="0" w:color="auto"/>
        <w:bottom w:val="none" w:sz="0" w:space="0" w:color="auto"/>
        <w:right w:val="none" w:sz="0" w:space="0" w:color="auto"/>
      </w:divBdr>
    </w:div>
    <w:div w:id="902762331">
      <w:bodyDiv w:val="1"/>
      <w:marLeft w:val="0"/>
      <w:marRight w:val="0"/>
      <w:marTop w:val="0"/>
      <w:marBottom w:val="0"/>
      <w:divBdr>
        <w:top w:val="none" w:sz="0" w:space="0" w:color="auto"/>
        <w:left w:val="none" w:sz="0" w:space="0" w:color="auto"/>
        <w:bottom w:val="none" w:sz="0" w:space="0" w:color="auto"/>
        <w:right w:val="none" w:sz="0" w:space="0" w:color="auto"/>
      </w:divBdr>
    </w:div>
    <w:div w:id="903219595">
      <w:bodyDiv w:val="1"/>
      <w:marLeft w:val="0"/>
      <w:marRight w:val="0"/>
      <w:marTop w:val="0"/>
      <w:marBottom w:val="0"/>
      <w:divBdr>
        <w:top w:val="none" w:sz="0" w:space="0" w:color="auto"/>
        <w:left w:val="none" w:sz="0" w:space="0" w:color="auto"/>
        <w:bottom w:val="none" w:sz="0" w:space="0" w:color="auto"/>
        <w:right w:val="none" w:sz="0" w:space="0" w:color="auto"/>
      </w:divBdr>
    </w:div>
    <w:div w:id="904144866">
      <w:bodyDiv w:val="1"/>
      <w:marLeft w:val="0"/>
      <w:marRight w:val="0"/>
      <w:marTop w:val="0"/>
      <w:marBottom w:val="0"/>
      <w:divBdr>
        <w:top w:val="none" w:sz="0" w:space="0" w:color="auto"/>
        <w:left w:val="none" w:sz="0" w:space="0" w:color="auto"/>
        <w:bottom w:val="none" w:sz="0" w:space="0" w:color="auto"/>
        <w:right w:val="none" w:sz="0" w:space="0" w:color="auto"/>
      </w:divBdr>
    </w:div>
    <w:div w:id="904222926">
      <w:bodyDiv w:val="1"/>
      <w:marLeft w:val="0"/>
      <w:marRight w:val="0"/>
      <w:marTop w:val="0"/>
      <w:marBottom w:val="0"/>
      <w:divBdr>
        <w:top w:val="none" w:sz="0" w:space="0" w:color="auto"/>
        <w:left w:val="none" w:sz="0" w:space="0" w:color="auto"/>
        <w:bottom w:val="none" w:sz="0" w:space="0" w:color="auto"/>
        <w:right w:val="none" w:sz="0" w:space="0" w:color="auto"/>
      </w:divBdr>
    </w:div>
    <w:div w:id="904412746">
      <w:bodyDiv w:val="1"/>
      <w:marLeft w:val="0"/>
      <w:marRight w:val="0"/>
      <w:marTop w:val="0"/>
      <w:marBottom w:val="0"/>
      <w:divBdr>
        <w:top w:val="none" w:sz="0" w:space="0" w:color="auto"/>
        <w:left w:val="none" w:sz="0" w:space="0" w:color="auto"/>
        <w:bottom w:val="none" w:sz="0" w:space="0" w:color="auto"/>
        <w:right w:val="none" w:sz="0" w:space="0" w:color="auto"/>
      </w:divBdr>
    </w:div>
    <w:div w:id="904492670">
      <w:bodyDiv w:val="1"/>
      <w:marLeft w:val="0"/>
      <w:marRight w:val="0"/>
      <w:marTop w:val="0"/>
      <w:marBottom w:val="0"/>
      <w:divBdr>
        <w:top w:val="none" w:sz="0" w:space="0" w:color="auto"/>
        <w:left w:val="none" w:sz="0" w:space="0" w:color="auto"/>
        <w:bottom w:val="none" w:sz="0" w:space="0" w:color="auto"/>
        <w:right w:val="none" w:sz="0" w:space="0" w:color="auto"/>
      </w:divBdr>
      <w:divsChild>
        <w:div w:id="729303136">
          <w:marLeft w:val="1166"/>
          <w:marRight w:val="0"/>
          <w:marTop w:val="115"/>
          <w:marBottom w:val="0"/>
          <w:divBdr>
            <w:top w:val="none" w:sz="0" w:space="0" w:color="auto"/>
            <w:left w:val="none" w:sz="0" w:space="0" w:color="auto"/>
            <w:bottom w:val="none" w:sz="0" w:space="0" w:color="auto"/>
            <w:right w:val="none" w:sz="0" w:space="0" w:color="auto"/>
          </w:divBdr>
        </w:div>
        <w:div w:id="1871990885">
          <w:marLeft w:val="547"/>
          <w:marRight w:val="0"/>
          <w:marTop w:val="134"/>
          <w:marBottom w:val="0"/>
          <w:divBdr>
            <w:top w:val="none" w:sz="0" w:space="0" w:color="auto"/>
            <w:left w:val="none" w:sz="0" w:space="0" w:color="auto"/>
            <w:bottom w:val="none" w:sz="0" w:space="0" w:color="auto"/>
            <w:right w:val="none" w:sz="0" w:space="0" w:color="auto"/>
          </w:divBdr>
        </w:div>
      </w:divsChild>
    </w:div>
    <w:div w:id="905065002">
      <w:bodyDiv w:val="1"/>
      <w:marLeft w:val="0"/>
      <w:marRight w:val="0"/>
      <w:marTop w:val="0"/>
      <w:marBottom w:val="0"/>
      <w:divBdr>
        <w:top w:val="none" w:sz="0" w:space="0" w:color="auto"/>
        <w:left w:val="none" w:sz="0" w:space="0" w:color="auto"/>
        <w:bottom w:val="none" w:sz="0" w:space="0" w:color="auto"/>
        <w:right w:val="none" w:sz="0" w:space="0" w:color="auto"/>
      </w:divBdr>
    </w:div>
    <w:div w:id="905258559">
      <w:bodyDiv w:val="1"/>
      <w:marLeft w:val="0"/>
      <w:marRight w:val="0"/>
      <w:marTop w:val="0"/>
      <w:marBottom w:val="0"/>
      <w:divBdr>
        <w:top w:val="none" w:sz="0" w:space="0" w:color="auto"/>
        <w:left w:val="none" w:sz="0" w:space="0" w:color="auto"/>
        <w:bottom w:val="none" w:sz="0" w:space="0" w:color="auto"/>
        <w:right w:val="none" w:sz="0" w:space="0" w:color="auto"/>
      </w:divBdr>
    </w:div>
    <w:div w:id="905457817">
      <w:bodyDiv w:val="1"/>
      <w:marLeft w:val="0"/>
      <w:marRight w:val="0"/>
      <w:marTop w:val="0"/>
      <w:marBottom w:val="0"/>
      <w:divBdr>
        <w:top w:val="none" w:sz="0" w:space="0" w:color="auto"/>
        <w:left w:val="none" w:sz="0" w:space="0" w:color="auto"/>
        <w:bottom w:val="none" w:sz="0" w:space="0" w:color="auto"/>
        <w:right w:val="none" w:sz="0" w:space="0" w:color="auto"/>
      </w:divBdr>
    </w:div>
    <w:div w:id="905919516">
      <w:bodyDiv w:val="1"/>
      <w:marLeft w:val="0"/>
      <w:marRight w:val="0"/>
      <w:marTop w:val="0"/>
      <w:marBottom w:val="0"/>
      <w:divBdr>
        <w:top w:val="none" w:sz="0" w:space="0" w:color="auto"/>
        <w:left w:val="none" w:sz="0" w:space="0" w:color="auto"/>
        <w:bottom w:val="none" w:sz="0" w:space="0" w:color="auto"/>
        <w:right w:val="none" w:sz="0" w:space="0" w:color="auto"/>
      </w:divBdr>
      <w:divsChild>
        <w:div w:id="645669069">
          <w:marLeft w:val="547"/>
          <w:marRight w:val="0"/>
          <w:marTop w:val="115"/>
          <w:marBottom w:val="0"/>
          <w:divBdr>
            <w:top w:val="none" w:sz="0" w:space="0" w:color="auto"/>
            <w:left w:val="none" w:sz="0" w:space="0" w:color="auto"/>
            <w:bottom w:val="none" w:sz="0" w:space="0" w:color="auto"/>
            <w:right w:val="none" w:sz="0" w:space="0" w:color="auto"/>
          </w:divBdr>
        </w:div>
        <w:div w:id="2007976997">
          <w:marLeft w:val="547"/>
          <w:marRight w:val="0"/>
          <w:marTop w:val="115"/>
          <w:marBottom w:val="0"/>
          <w:divBdr>
            <w:top w:val="none" w:sz="0" w:space="0" w:color="auto"/>
            <w:left w:val="none" w:sz="0" w:space="0" w:color="auto"/>
            <w:bottom w:val="none" w:sz="0" w:space="0" w:color="auto"/>
            <w:right w:val="none" w:sz="0" w:space="0" w:color="auto"/>
          </w:divBdr>
        </w:div>
      </w:divsChild>
    </w:div>
    <w:div w:id="906383710">
      <w:bodyDiv w:val="1"/>
      <w:marLeft w:val="0"/>
      <w:marRight w:val="0"/>
      <w:marTop w:val="0"/>
      <w:marBottom w:val="0"/>
      <w:divBdr>
        <w:top w:val="none" w:sz="0" w:space="0" w:color="auto"/>
        <w:left w:val="none" w:sz="0" w:space="0" w:color="auto"/>
        <w:bottom w:val="none" w:sz="0" w:space="0" w:color="auto"/>
        <w:right w:val="none" w:sz="0" w:space="0" w:color="auto"/>
      </w:divBdr>
    </w:div>
    <w:div w:id="907962573">
      <w:bodyDiv w:val="1"/>
      <w:marLeft w:val="0"/>
      <w:marRight w:val="0"/>
      <w:marTop w:val="0"/>
      <w:marBottom w:val="0"/>
      <w:divBdr>
        <w:top w:val="none" w:sz="0" w:space="0" w:color="auto"/>
        <w:left w:val="none" w:sz="0" w:space="0" w:color="auto"/>
        <w:bottom w:val="none" w:sz="0" w:space="0" w:color="auto"/>
        <w:right w:val="none" w:sz="0" w:space="0" w:color="auto"/>
      </w:divBdr>
    </w:div>
    <w:div w:id="908271172">
      <w:bodyDiv w:val="1"/>
      <w:marLeft w:val="0"/>
      <w:marRight w:val="0"/>
      <w:marTop w:val="0"/>
      <w:marBottom w:val="0"/>
      <w:divBdr>
        <w:top w:val="none" w:sz="0" w:space="0" w:color="auto"/>
        <w:left w:val="none" w:sz="0" w:space="0" w:color="auto"/>
        <w:bottom w:val="none" w:sz="0" w:space="0" w:color="auto"/>
        <w:right w:val="none" w:sz="0" w:space="0" w:color="auto"/>
      </w:divBdr>
      <w:divsChild>
        <w:div w:id="496848511">
          <w:marLeft w:val="1800"/>
          <w:marRight w:val="0"/>
          <w:marTop w:val="115"/>
          <w:marBottom w:val="0"/>
          <w:divBdr>
            <w:top w:val="none" w:sz="0" w:space="0" w:color="auto"/>
            <w:left w:val="none" w:sz="0" w:space="0" w:color="auto"/>
            <w:bottom w:val="none" w:sz="0" w:space="0" w:color="auto"/>
            <w:right w:val="none" w:sz="0" w:space="0" w:color="auto"/>
          </w:divBdr>
        </w:div>
        <w:div w:id="1343048219">
          <w:marLeft w:val="547"/>
          <w:marRight w:val="0"/>
          <w:marTop w:val="134"/>
          <w:marBottom w:val="0"/>
          <w:divBdr>
            <w:top w:val="none" w:sz="0" w:space="0" w:color="auto"/>
            <w:left w:val="none" w:sz="0" w:space="0" w:color="auto"/>
            <w:bottom w:val="none" w:sz="0" w:space="0" w:color="auto"/>
            <w:right w:val="none" w:sz="0" w:space="0" w:color="auto"/>
          </w:divBdr>
        </w:div>
        <w:div w:id="1822575656">
          <w:marLeft w:val="1166"/>
          <w:marRight w:val="0"/>
          <w:marTop w:val="134"/>
          <w:marBottom w:val="0"/>
          <w:divBdr>
            <w:top w:val="none" w:sz="0" w:space="0" w:color="auto"/>
            <w:left w:val="none" w:sz="0" w:space="0" w:color="auto"/>
            <w:bottom w:val="none" w:sz="0" w:space="0" w:color="auto"/>
            <w:right w:val="none" w:sz="0" w:space="0" w:color="auto"/>
          </w:divBdr>
        </w:div>
        <w:div w:id="2054772957">
          <w:marLeft w:val="1166"/>
          <w:marRight w:val="0"/>
          <w:marTop w:val="134"/>
          <w:marBottom w:val="0"/>
          <w:divBdr>
            <w:top w:val="none" w:sz="0" w:space="0" w:color="auto"/>
            <w:left w:val="none" w:sz="0" w:space="0" w:color="auto"/>
            <w:bottom w:val="none" w:sz="0" w:space="0" w:color="auto"/>
            <w:right w:val="none" w:sz="0" w:space="0" w:color="auto"/>
          </w:divBdr>
        </w:div>
      </w:divsChild>
    </w:div>
    <w:div w:id="908344281">
      <w:bodyDiv w:val="1"/>
      <w:marLeft w:val="0"/>
      <w:marRight w:val="0"/>
      <w:marTop w:val="0"/>
      <w:marBottom w:val="0"/>
      <w:divBdr>
        <w:top w:val="none" w:sz="0" w:space="0" w:color="auto"/>
        <w:left w:val="none" w:sz="0" w:space="0" w:color="auto"/>
        <w:bottom w:val="none" w:sz="0" w:space="0" w:color="auto"/>
        <w:right w:val="none" w:sz="0" w:space="0" w:color="auto"/>
      </w:divBdr>
    </w:div>
    <w:div w:id="908421235">
      <w:bodyDiv w:val="1"/>
      <w:marLeft w:val="0"/>
      <w:marRight w:val="0"/>
      <w:marTop w:val="0"/>
      <w:marBottom w:val="0"/>
      <w:divBdr>
        <w:top w:val="none" w:sz="0" w:space="0" w:color="auto"/>
        <w:left w:val="none" w:sz="0" w:space="0" w:color="auto"/>
        <w:bottom w:val="none" w:sz="0" w:space="0" w:color="auto"/>
        <w:right w:val="none" w:sz="0" w:space="0" w:color="auto"/>
      </w:divBdr>
    </w:div>
    <w:div w:id="909148016">
      <w:bodyDiv w:val="1"/>
      <w:marLeft w:val="0"/>
      <w:marRight w:val="0"/>
      <w:marTop w:val="0"/>
      <w:marBottom w:val="0"/>
      <w:divBdr>
        <w:top w:val="none" w:sz="0" w:space="0" w:color="auto"/>
        <w:left w:val="none" w:sz="0" w:space="0" w:color="auto"/>
        <w:bottom w:val="none" w:sz="0" w:space="0" w:color="auto"/>
        <w:right w:val="none" w:sz="0" w:space="0" w:color="auto"/>
      </w:divBdr>
      <w:divsChild>
        <w:div w:id="418720626">
          <w:marLeft w:val="1166"/>
          <w:marRight w:val="0"/>
          <w:marTop w:val="96"/>
          <w:marBottom w:val="0"/>
          <w:divBdr>
            <w:top w:val="none" w:sz="0" w:space="0" w:color="auto"/>
            <w:left w:val="none" w:sz="0" w:space="0" w:color="auto"/>
            <w:bottom w:val="none" w:sz="0" w:space="0" w:color="auto"/>
            <w:right w:val="none" w:sz="0" w:space="0" w:color="auto"/>
          </w:divBdr>
        </w:div>
        <w:div w:id="644241784">
          <w:marLeft w:val="1166"/>
          <w:marRight w:val="0"/>
          <w:marTop w:val="96"/>
          <w:marBottom w:val="0"/>
          <w:divBdr>
            <w:top w:val="none" w:sz="0" w:space="0" w:color="auto"/>
            <w:left w:val="none" w:sz="0" w:space="0" w:color="auto"/>
            <w:bottom w:val="none" w:sz="0" w:space="0" w:color="auto"/>
            <w:right w:val="none" w:sz="0" w:space="0" w:color="auto"/>
          </w:divBdr>
        </w:div>
        <w:div w:id="1355425611">
          <w:marLeft w:val="1166"/>
          <w:marRight w:val="0"/>
          <w:marTop w:val="96"/>
          <w:marBottom w:val="0"/>
          <w:divBdr>
            <w:top w:val="none" w:sz="0" w:space="0" w:color="auto"/>
            <w:left w:val="none" w:sz="0" w:space="0" w:color="auto"/>
            <w:bottom w:val="none" w:sz="0" w:space="0" w:color="auto"/>
            <w:right w:val="none" w:sz="0" w:space="0" w:color="auto"/>
          </w:divBdr>
        </w:div>
        <w:div w:id="1390037688">
          <w:marLeft w:val="1800"/>
          <w:marRight w:val="0"/>
          <w:marTop w:val="86"/>
          <w:marBottom w:val="0"/>
          <w:divBdr>
            <w:top w:val="none" w:sz="0" w:space="0" w:color="auto"/>
            <w:left w:val="none" w:sz="0" w:space="0" w:color="auto"/>
            <w:bottom w:val="none" w:sz="0" w:space="0" w:color="auto"/>
            <w:right w:val="none" w:sz="0" w:space="0" w:color="auto"/>
          </w:divBdr>
        </w:div>
        <w:div w:id="1414815195">
          <w:marLeft w:val="1166"/>
          <w:marRight w:val="0"/>
          <w:marTop w:val="96"/>
          <w:marBottom w:val="0"/>
          <w:divBdr>
            <w:top w:val="none" w:sz="0" w:space="0" w:color="auto"/>
            <w:left w:val="none" w:sz="0" w:space="0" w:color="auto"/>
            <w:bottom w:val="none" w:sz="0" w:space="0" w:color="auto"/>
            <w:right w:val="none" w:sz="0" w:space="0" w:color="auto"/>
          </w:divBdr>
        </w:div>
        <w:div w:id="2097437526">
          <w:marLeft w:val="1800"/>
          <w:marRight w:val="0"/>
          <w:marTop w:val="86"/>
          <w:marBottom w:val="0"/>
          <w:divBdr>
            <w:top w:val="none" w:sz="0" w:space="0" w:color="auto"/>
            <w:left w:val="none" w:sz="0" w:space="0" w:color="auto"/>
            <w:bottom w:val="none" w:sz="0" w:space="0" w:color="auto"/>
            <w:right w:val="none" w:sz="0" w:space="0" w:color="auto"/>
          </w:divBdr>
        </w:div>
        <w:div w:id="2103602403">
          <w:marLeft w:val="1166"/>
          <w:marRight w:val="0"/>
          <w:marTop w:val="96"/>
          <w:marBottom w:val="0"/>
          <w:divBdr>
            <w:top w:val="none" w:sz="0" w:space="0" w:color="auto"/>
            <w:left w:val="none" w:sz="0" w:space="0" w:color="auto"/>
            <w:bottom w:val="none" w:sz="0" w:space="0" w:color="auto"/>
            <w:right w:val="none" w:sz="0" w:space="0" w:color="auto"/>
          </w:divBdr>
        </w:div>
        <w:div w:id="2144807213">
          <w:marLeft w:val="547"/>
          <w:marRight w:val="0"/>
          <w:marTop w:val="115"/>
          <w:marBottom w:val="0"/>
          <w:divBdr>
            <w:top w:val="none" w:sz="0" w:space="0" w:color="auto"/>
            <w:left w:val="none" w:sz="0" w:space="0" w:color="auto"/>
            <w:bottom w:val="none" w:sz="0" w:space="0" w:color="auto"/>
            <w:right w:val="none" w:sz="0" w:space="0" w:color="auto"/>
          </w:divBdr>
        </w:div>
      </w:divsChild>
    </w:div>
    <w:div w:id="910238276">
      <w:bodyDiv w:val="1"/>
      <w:marLeft w:val="0"/>
      <w:marRight w:val="0"/>
      <w:marTop w:val="0"/>
      <w:marBottom w:val="0"/>
      <w:divBdr>
        <w:top w:val="none" w:sz="0" w:space="0" w:color="auto"/>
        <w:left w:val="none" w:sz="0" w:space="0" w:color="auto"/>
        <w:bottom w:val="none" w:sz="0" w:space="0" w:color="auto"/>
        <w:right w:val="none" w:sz="0" w:space="0" w:color="auto"/>
      </w:divBdr>
    </w:div>
    <w:div w:id="911428725">
      <w:bodyDiv w:val="1"/>
      <w:marLeft w:val="0"/>
      <w:marRight w:val="0"/>
      <w:marTop w:val="0"/>
      <w:marBottom w:val="0"/>
      <w:divBdr>
        <w:top w:val="none" w:sz="0" w:space="0" w:color="auto"/>
        <w:left w:val="none" w:sz="0" w:space="0" w:color="auto"/>
        <w:bottom w:val="none" w:sz="0" w:space="0" w:color="auto"/>
        <w:right w:val="none" w:sz="0" w:space="0" w:color="auto"/>
      </w:divBdr>
      <w:divsChild>
        <w:div w:id="1706444403">
          <w:marLeft w:val="0"/>
          <w:marRight w:val="0"/>
          <w:marTop w:val="0"/>
          <w:marBottom w:val="0"/>
          <w:divBdr>
            <w:top w:val="none" w:sz="0" w:space="0" w:color="auto"/>
            <w:left w:val="none" w:sz="0" w:space="0" w:color="auto"/>
            <w:bottom w:val="none" w:sz="0" w:space="0" w:color="auto"/>
            <w:right w:val="none" w:sz="0" w:space="0" w:color="auto"/>
          </w:divBdr>
          <w:divsChild>
            <w:div w:id="723061437">
              <w:marLeft w:val="0"/>
              <w:marRight w:val="0"/>
              <w:marTop w:val="0"/>
              <w:marBottom w:val="0"/>
              <w:divBdr>
                <w:top w:val="none" w:sz="0" w:space="0" w:color="auto"/>
                <w:left w:val="none" w:sz="0" w:space="0" w:color="auto"/>
                <w:bottom w:val="none" w:sz="0" w:space="0" w:color="auto"/>
                <w:right w:val="none" w:sz="0" w:space="0" w:color="auto"/>
              </w:divBdr>
            </w:div>
            <w:div w:id="1039011488">
              <w:marLeft w:val="0"/>
              <w:marRight w:val="0"/>
              <w:marTop w:val="0"/>
              <w:marBottom w:val="0"/>
              <w:divBdr>
                <w:top w:val="none" w:sz="0" w:space="0" w:color="auto"/>
                <w:left w:val="none" w:sz="0" w:space="0" w:color="auto"/>
                <w:bottom w:val="none" w:sz="0" w:space="0" w:color="auto"/>
                <w:right w:val="none" w:sz="0" w:space="0" w:color="auto"/>
              </w:divBdr>
            </w:div>
            <w:div w:id="1113206465">
              <w:marLeft w:val="0"/>
              <w:marRight w:val="0"/>
              <w:marTop w:val="0"/>
              <w:marBottom w:val="0"/>
              <w:divBdr>
                <w:top w:val="none" w:sz="0" w:space="0" w:color="auto"/>
                <w:left w:val="none" w:sz="0" w:space="0" w:color="auto"/>
                <w:bottom w:val="none" w:sz="0" w:space="0" w:color="auto"/>
                <w:right w:val="none" w:sz="0" w:space="0" w:color="auto"/>
              </w:divBdr>
            </w:div>
            <w:div w:id="1155224290">
              <w:marLeft w:val="0"/>
              <w:marRight w:val="0"/>
              <w:marTop w:val="0"/>
              <w:marBottom w:val="0"/>
              <w:divBdr>
                <w:top w:val="none" w:sz="0" w:space="0" w:color="auto"/>
                <w:left w:val="none" w:sz="0" w:space="0" w:color="auto"/>
                <w:bottom w:val="none" w:sz="0" w:space="0" w:color="auto"/>
                <w:right w:val="none" w:sz="0" w:space="0" w:color="auto"/>
              </w:divBdr>
            </w:div>
            <w:div w:id="1404836785">
              <w:marLeft w:val="0"/>
              <w:marRight w:val="0"/>
              <w:marTop w:val="0"/>
              <w:marBottom w:val="0"/>
              <w:divBdr>
                <w:top w:val="none" w:sz="0" w:space="0" w:color="auto"/>
                <w:left w:val="none" w:sz="0" w:space="0" w:color="auto"/>
                <w:bottom w:val="none" w:sz="0" w:space="0" w:color="auto"/>
                <w:right w:val="none" w:sz="0" w:space="0" w:color="auto"/>
              </w:divBdr>
            </w:div>
            <w:div w:id="19063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5340">
      <w:bodyDiv w:val="1"/>
      <w:marLeft w:val="0"/>
      <w:marRight w:val="0"/>
      <w:marTop w:val="0"/>
      <w:marBottom w:val="0"/>
      <w:divBdr>
        <w:top w:val="none" w:sz="0" w:space="0" w:color="auto"/>
        <w:left w:val="none" w:sz="0" w:space="0" w:color="auto"/>
        <w:bottom w:val="none" w:sz="0" w:space="0" w:color="auto"/>
        <w:right w:val="none" w:sz="0" w:space="0" w:color="auto"/>
      </w:divBdr>
    </w:div>
    <w:div w:id="911739970">
      <w:bodyDiv w:val="1"/>
      <w:marLeft w:val="0"/>
      <w:marRight w:val="0"/>
      <w:marTop w:val="0"/>
      <w:marBottom w:val="0"/>
      <w:divBdr>
        <w:top w:val="none" w:sz="0" w:space="0" w:color="auto"/>
        <w:left w:val="none" w:sz="0" w:space="0" w:color="auto"/>
        <w:bottom w:val="none" w:sz="0" w:space="0" w:color="auto"/>
        <w:right w:val="none" w:sz="0" w:space="0" w:color="auto"/>
      </w:divBdr>
      <w:divsChild>
        <w:div w:id="560748324">
          <w:marLeft w:val="1800"/>
          <w:marRight w:val="0"/>
          <w:marTop w:val="91"/>
          <w:marBottom w:val="0"/>
          <w:divBdr>
            <w:top w:val="none" w:sz="0" w:space="0" w:color="auto"/>
            <w:left w:val="none" w:sz="0" w:space="0" w:color="auto"/>
            <w:bottom w:val="none" w:sz="0" w:space="0" w:color="auto"/>
            <w:right w:val="none" w:sz="0" w:space="0" w:color="auto"/>
          </w:divBdr>
        </w:div>
        <w:div w:id="663819952">
          <w:marLeft w:val="547"/>
          <w:marRight w:val="0"/>
          <w:marTop w:val="120"/>
          <w:marBottom w:val="0"/>
          <w:divBdr>
            <w:top w:val="none" w:sz="0" w:space="0" w:color="auto"/>
            <w:left w:val="none" w:sz="0" w:space="0" w:color="auto"/>
            <w:bottom w:val="none" w:sz="0" w:space="0" w:color="auto"/>
            <w:right w:val="none" w:sz="0" w:space="0" w:color="auto"/>
          </w:divBdr>
        </w:div>
        <w:div w:id="1201942479">
          <w:marLeft w:val="1800"/>
          <w:marRight w:val="0"/>
          <w:marTop w:val="91"/>
          <w:marBottom w:val="0"/>
          <w:divBdr>
            <w:top w:val="none" w:sz="0" w:space="0" w:color="auto"/>
            <w:left w:val="none" w:sz="0" w:space="0" w:color="auto"/>
            <w:bottom w:val="none" w:sz="0" w:space="0" w:color="auto"/>
            <w:right w:val="none" w:sz="0" w:space="0" w:color="auto"/>
          </w:divBdr>
        </w:div>
        <w:div w:id="1433359367">
          <w:marLeft w:val="547"/>
          <w:marRight w:val="0"/>
          <w:marTop w:val="120"/>
          <w:marBottom w:val="0"/>
          <w:divBdr>
            <w:top w:val="none" w:sz="0" w:space="0" w:color="auto"/>
            <w:left w:val="none" w:sz="0" w:space="0" w:color="auto"/>
            <w:bottom w:val="none" w:sz="0" w:space="0" w:color="auto"/>
            <w:right w:val="none" w:sz="0" w:space="0" w:color="auto"/>
          </w:divBdr>
        </w:div>
        <w:div w:id="1513758797">
          <w:marLeft w:val="1166"/>
          <w:marRight w:val="0"/>
          <w:marTop w:val="106"/>
          <w:marBottom w:val="0"/>
          <w:divBdr>
            <w:top w:val="none" w:sz="0" w:space="0" w:color="auto"/>
            <w:left w:val="none" w:sz="0" w:space="0" w:color="auto"/>
            <w:bottom w:val="none" w:sz="0" w:space="0" w:color="auto"/>
            <w:right w:val="none" w:sz="0" w:space="0" w:color="auto"/>
          </w:divBdr>
        </w:div>
        <w:div w:id="1594900131">
          <w:marLeft w:val="1800"/>
          <w:marRight w:val="0"/>
          <w:marTop w:val="91"/>
          <w:marBottom w:val="0"/>
          <w:divBdr>
            <w:top w:val="none" w:sz="0" w:space="0" w:color="auto"/>
            <w:left w:val="none" w:sz="0" w:space="0" w:color="auto"/>
            <w:bottom w:val="none" w:sz="0" w:space="0" w:color="auto"/>
            <w:right w:val="none" w:sz="0" w:space="0" w:color="auto"/>
          </w:divBdr>
        </w:div>
        <w:div w:id="1638533538">
          <w:marLeft w:val="1800"/>
          <w:marRight w:val="0"/>
          <w:marTop w:val="91"/>
          <w:marBottom w:val="0"/>
          <w:divBdr>
            <w:top w:val="none" w:sz="0" w:space="0" w:color="auto"/>
            <w:left w:val="none" w:sz="0" w:space="0" w:color="auto"/>
            <w:bottom w:val="none" w:sz="0" w:space="0" w:color="auto"/>
            <w:right w:val="none" w:sz="0" w:space="0" w:color="auto"/>
          </w:divBdr>
        </w:div>
        <w:div w:id="2057662321">
          <w:marLeft w:val="1166"/>
          <w:marRight w:val="0"/>
          <w:marTop w:val="106"/>
          <w:marBottom w:val="0"/>
          <w:divBdr>
            <w:top w:val="none" w:sz="0" w:space="0" w:color="auto"/>
            <w:left w:val="none" w:sz="0" w:space="0" w:color="auto"/>
            <w:bottom w:val="none" w:sz="0" w:space="0" w:color="auto"/>
            <w:right w:val="none" w:sz="0" w:space="0" w:color="auto"/>
          </w:divBdr>
        </w:div>
      </w:divsChild>
    </w:div>
    <w:div w:id="913054715">
      <w:bodyDiv w:val="1"/>
      <w:marLeft w:val="0"/>
      <w:marRight w:val="0"/>
      <w:marTop w:val="0"/>
      <w:marBottom w:val="0"/>
      <w:divBdr>
        <w:top w:val="none" w:sz="0" w:space="0" w:color="auto"/>
        <w:left w:val="none" w:sz="0" w:space="0" w:color="auto"/>
        <w:bottom w:val="none" w:sz="0" w:space="0" w:color="auto"/>
        <w:right w:val="none" w:sz="0" w:space="0" w:color="auto"/>
      </w:divBdr>
      <w:divsChild>
        <w:div w:id="67578827">
          <w:marLeft w:val="1166"/>
          <w:marRight w:val="0"/>
          <w:marTop w:val="0"/>
          <w:marBottom w:val="0"/>
          <w:divBdr>
            <w:top w:val="none" w:sz="0" w:space="0" w:color="auto"/>
            <w:left w:val="none" w:sz="0" w:space="0" w:color="auto"/>
            <w:bottom w:val="none" w:sz="0" w:space="0" w:color="auto"/>
            <w:right w:val="none" w:sz="0" w:space="0" w:color="auto"/>
          </w:divBdr>
        </w:div>
        <w:div w:id="596258499">
          <w:marLeft w:val="1166"/>
          <w:marRight w:val="0"/>
          <w:marTop w:val="0"/>
          <w:marBottom w:val="0"/>
          <w:divBdr>
            <w:top w:val="none" w:sz="0" w:space="0" w:color="auto"/>
            <w:left w:val="none" w:sz="0" w:space="0" w:color="auto"/>
            <w:bottom w:val="none" w:sz="0" w:space="0" w:color="auto"/>
            <w:right w:val="none" w:sz="0" w:space="0" w:color="auto"/>
          </w:divBdr>
        </w:div>
        <w:div w:id="724449558">
          <w:marLeft w:val="1166"/>
          <w:marRight w:val="0"/>
          <w:marTop w:val="0"/>
          <w:marBottom w:val="0"/>
          <w:divBdr>
            <w:top w:val="none" w:sz="0" w:space="0" w:color="auto"/>
            <w:left w:val="none" w:sz="0" w:space="0" w:color="auto"/>
            <w:bottom w:val="none" w:sz="0" w:space="0" w:color="auto"/>
            <w:right w:val="none" w:sz="0" w:space="0" w:color="auto"/>
          </w:divBdr>
        </w:div>
        <w:div w:id="835918652">
          <w:marLeft w:val="1166"/>
          <w:marRight w:val="0"/>
          <w:marTop w:val="0"/>
          <w:marBottom w:val="0"/>
          <w:divBdr>
            <w:top w:val="none" w:sz="0" w:space="0" w:color="auto"/>
            <w:left w:val="none" w:sz="0" w:space="0" w:color="auto"/>
            <w:bottom w:val="none" w:sz="0" w:space="0" w:color="auto"/>
            <w:right w:val="none" w:sz="0" w:space="0" w:color="auto"/>
          </w:divBdr>
        </w:div>
        <w:div w:id="924460713">
          <w:marLeft w:val="547"/>
          <w:marRight w:val="0"/>
          <w:marTop w:val="0"/>
          <w:marBottom w:val="0"/>
          <w:divBdr>
            <w:top w:val="none" w:sz="0" w:space="0" w:color="auto"/>
            <w:left w:val="none" w:sz="0" w:space="0" w:color="auto"/>
            <w:bottom w:val="none" w:sz="0" w:space="0" w:color="auto"/>
            <w:right w:val="none" w:sz="0" w:space="0" w:color="auto"/>
          </w:divBdr>
        </w:div>
        <w:div w:id="954944806">
          <w:marLeft w:val="1166"/>
          <w:marRight w:val="0"/>
          <w:marTop w:val="0"/>
          <w:marBottom w:val="0"/>
          <w:divBdr>
            <w:top w:val="none" w:sz="0" w:space="0" w:color="auto"/>
            <w:left w:val="none" w:sz="0" w:space="0" w:color="auto"/>
            <w:bottom w:val="none" w:sz="0" w:space="0" w:color="auto"/>
            <w:right w:val="none" w:sz="0" w:space="0" w:color="auto"/>
          </w:divBdr>
        </w:div>
        <w:div w:id="977153775">
          <w:marLeft w:val="1166"/>
          <w:marRight w:val="0"/>
          <w:marTop w:val="0"/>
          <w:marBottom w:val="0"/>
          <w:divBdr>
            <w:top w:val="none" w:sz="0" w:space="0" w:color="auto"/>
            <w:left w:val="none" w:sz="0" w:space="0" w:color="auto"/>
            <w:bottom w:val="none" w:sz="0" w:space="0" w:color="auto"/>
            <w:right w:val="none" w:sz="0" w:space="0" w:color="auto"/>
          </w:divBdr>
        </w:div>
        <w:div w:id="987980172">
          <w:marLeft w:val="547"/>
          <w:marRight w:val="0"/>
          <w:marTop w:val="0"/>
          <w:marBottom w:val="0"/>
          <w:divBdr>
            <w:top w:val="none" w:sz="0" w:space="0" w:color="auto"/>
            <w:left w:val="none" w:sz="0" w:space="0" w:color="auto"/>
            <w:bottom w:val="none" w:sz="0" w:space="0" w:color="auto"/>
            <w:right w:val="none" w:sz="0" w:space="0" w:color="auto"/>
          </w:divBdr>
        </w:div>
        <w:div w:id="1489783561">
          <w:marLeft w:val="547"/>
          <w:marRight w:val="0"/>
          <w:marTop w:val="0"/>
          <w:marBottom w:val="0"/>
          <w:divBdr>
            <w:top w:val="none" w:sz="0" w:space="0" w:color="auto"/>
            <w:left w:val="none" w:sz="0" w:space="0" w:color="auto"/>
            <w:bottom w:val="none" w:sz="0" w:space="0" w:color="auto"/>
            <w:right w:val="none" w:sz="0" w:space="0" w:color="auto"/>
          </w:divBdr>
        </w:div>
        <w:div w:id="1638755323">
          <w:marLeft w:val="547"/>
          <w:marRight w:val="0"/>
          <w:marTop w:val="0"/>
          <w:marBottom w:val="0"/>
          <w:divBdr>
            <w:top w:val="none" w:sz="0" w:space="0" w:color="auto"/>
            <w:left w:val="none" w:sz="0" w:space="0" w:color="auto"/>
            <w:bottom w:val="none" w:sz="0" w:space="0" w:color="auto"/>
            <w:right w:val="none" w:sz="0" w:space="0" w:color="auto"/>
          </w:divBdr>
        </w:div>
        <w:div w:id="1688944313">
          <w:marLeft w:val="547"/>
          <w:marRight w:val="0"/>
          <w:marTop w:val="0"/>
          <w:marBottom w:val="0"/>
          <w:divBdr>
            <w:top w:val="none" w:sz="0" w:space="0" w:color="auto"/>
            <w:left w:val="none" w:sz="0" w:space="0" w:color="auto"/>
            <w:bottom w:val="none" w:sz="0" w:space="0" w:color="auto"/>
            <w:right w:val="none" w:sz="0" w:space="0" w:color="auto"/>
          </w:divBdr>
        </w:div>
      </w:divsChild>
    </w:div>
    <w:div w:id="915285353">
      <w:bodyDiv w:val="1"/>
      <w:marLeft w:val="0"/>
      <w:marRight w:val="0"/>
      <w:marTop w:val="0"/>
      <w:marBottom w:val="0"/>
      <w:divBdr>
        <w:top w:val="none" w:sz="0" w:space="0" w:color="auto"/>
        <w:left w:val="none" w:sz="0" w:space="0" w:color="auto"/>
        <w:bottom w:val="none" w:sz="0" w:space="0" w:color="auto"/>
        <w:right w:val="none" w:sz="0" w:space="0" w:color="auto"/>
      </w:divBdr>
      <w:divsChild>
        <w:div w:id="634532785">
          <w:marLeft w:val="547"/>
          <w:marRight w:val="0"/>
          <w:marTop w:val="154"/>
          <w:marBottom w:val="0"/>
          <w:divBdr>
            <w:top w:val="none" w:sz="0" w:space="0" w:color="auto"/>
            <w:left w:val="none" w:sz="0" w:space="0" w:color="auto"/>
            <w:bottom w:val="none" w:sz="0" w:space="0" w:color="auto"/>
            <w:right w:val="none" w:sz="0" w:space="0" w:color="auto"/>
          </w:divBdr>
        </w:div>
        <w:div w:id="787360689">
          <w:marLeft w:val="547"/>
          <w:marRight w:val="0"/>
          <w:marTop w:val="154"/>
          <w:marBottom w:val="0"/>
          <w:divBdr>
            <w:top w:val="none" w:sz="0" w:space="0" w:color="auto"/>
            <w:left w:val="none" w:sz="0" w:space="0" w:color="auto"/>
            <w:bottom w:val="none" w:sz="0" w:space="0" w:color="auto"/>
            <w:right w:val="none" w:sz="0" w:space="0" w:color="auto"/>
          </w:divBdr>
        </w:div>
        <w:div w:id="1861969989">
          <w:marLeft w:val="1166"/>
          <w:marRight w:val="0"/>
          <w:marTop w:val="134"/>
          <w:marBottom w:val="0"/>
          <w:divBdr>
            <w:top w:val="none" w:sz="0" w:space="0" w:color="auto"/>
            <w:left w:val="none" w:sz="0" w:space="0" w:color="auto"/>
            <w:bottom w:val="none" w:sz="0" w:space="0" w:color="auto"/>
            <w:right w:val="none" w:sz="0" w:space="0" w:color="auto"/>
          </w:divBdr>
        </w:div>
      </w:divsChild>
    </w:div>
    <w:div w:id="915745893">
      <w:bodyDiv w:val="1"/>
      <w:marLeft w:val="0"/>
      <w:marRight w:val="0"/>
      <w:marTop w:val="0"/>
      <w:marBottom w:val="0"/>
      <w:divBdr>
        <w:top w:val="none" w:sz="0" w:space="0" w:color="auto"/>
        <w:left w:val="none" w:sz="0" w:space="0" w:color="auto"/>
        <w:bottom w:val="none" w:sz="0" w:space="0" w:color="auto"/>
        <w:right w:val="none" w:sz="0" w:space="0" w:color="auto"/>
      </w:divBdr>
    </w:div>
    <w:div w:id="915936041">
      <w:bodyDiv w:val="1"/>
      <w:marLeft w:val="0"/>
      <w:marRight w:val="0"/>
      <w:marTop w:val="0"/>
      <w:marBottom w:val="0"/>
      <w:divBdr>
        <w:top w:val="none" w:sz="0" w:space="0" w:color="auto"/>
        <w:left w:val="none" w:sz="0" w:space="0" w:color="auto"/>
        <w:bottom w:val="none" w:sz="0" w:space="0" w:color="auto"/>
        <w:right w:val="none" w:sz="0" w:space="0" w:color="auto"/>
      </w:divBdr>
      <w:divsChild>
        <w:div w:id="958269030">
          <w:marLeft w:val="547"/>
          <w:marRight w:val="0"/>
          <w:marTop w:val="115"/>
          <w:marBottom w:val="0"/>
          <w:divBdr>
            <w:top w:val="none" w:sz="0" w:space="0" w:color="auto"/>
            <w:left w:val="none" w:sz="0" w:space="0" w:color="auto"/>
            <w:bottom w:val="none" w:sz="0" w:space="0" w:color="auto"/>
            <w:right w:val="none" w:sz="0" w:space="0" w:color="auto"/>
          </w:divBdr>
        </w:div>
        <w:div w:id="986012792">
          <w:marLeft w:val="547"/>
          <w:marRight w:val="0"/>
          <w:marTop w:val="115"/>
          <w:marBottom w:val="0"/>
          <w:divBdr>
            <w:top w:val="none" w:sz="0" w:space="0" w:color="auto"/>
            <w:left w:val="none" w:sz="0" w:space="0" w:color="auto"/>
            <w:bottom w:val="none" w:sz="0" w:space="0" w:color="auto"/>
            <w:right w:val="none" w:sz="0" w:space="0" w:color="auto"/>
          </w:divBdr>
        </w:div>
        <w:div w:id="1361131564">
          <w:marLeft w:val="1166"/>
          <w:marRight w:val="0"/>
          <w:marTop w:val="96"/>
          <w:marBottom w:val="0"/>
          <w:divBdr>
            <w:top w:val="none" w:sz="0" w:space="0" w:color="auto"/>
            <w:left w:val="none" w:sz="0" w:space="0" w:color="auto"/>
            <w:bottom w:val="none" w:sz="0" w:space="0" w:color="auto"/>
            <w:right w:val="none" w:sz="0" w:space="0" w:color="auto"/>
          </w:divBdr>
        </w:div>
        <w:div w:id="1372219378">
          <w:marLeft w:val="1166"/>
          <w:marRight w:val="0"/>
          <w:marTop w:val="96"/>
          <w:marBottom w:val="0"/>
          <w:divBdr>
            <w:top w:val="none" w:sz="0" w:space="0" w:color="auto"/>
            <w:left w:val="none" w:sz="0" w:space="0" w:color="auto"/>
            <w:bottom w:val="none" w:sz="0" w:space="0" w:color="auto"/>
            <w:right w:val="none" w:sz="0" w:space="0" w:color="auto"/>
          </w:divBdr>
        </w:div>
        <w:div w:id="1484812091">
          <w:marLeft w:val="1166"/>
          <w:marRight w:val="0"/>
          <w:marTop w:val="96"/>
          <w:marBottom w:val="0"/>
          <w:divBdr>
            <w:top w:val="none" w:sz="0" w:space="0" w:color="auto"/>
            <w:left w:val="none" w:sz="0" w:space="0" w:color="auto"/>
            <w:bottom w:val="none" w:sz="0" w:space="0" w:color="auto"/>
            <w:right w:val="none" w:sz="0" w:space="0" w:color="auto"/>
          </w:divBdr>
        </w:div>
        <w:div w:id="1659767145">
          <w:marLeft w:val="547"/>
          <w:marRight w:val="0"/>
          <w:marTop w:val="115"/>
          <w:marBottom w:val="0"/>
          <w:divBdr>
            <w:top w:val="none" w:sz="0" w:space="0" w:color="auto"/>
            <w:left w:val="none" w:sz="0" w:space="0" w:color="auto"/>
            <w:bottom w:val="none" w:sz="0" w:space="0" w:color="auto"/>
            <w:right w:val="none" w:sz="0" w:space="0" w:color="auto"/>
          </w:divBdr>
        </w:div>
        <w:div w:id="2024890726">
          <w:marLeft w:val="1166"/>
          <w:marRight w:val="0"/>
          <w:marTop w:val="96"/>
          <w:marBottom w:val="0"/>
          <w:divBdr>
            <w:top w:val="none" w:sz="0" w:space="0" w:color="auto"/>
            <w:left w:val="none" w:sz="0" w:space="0" w:color="auto"/>
            <w:bottom w:val="none" w:sz="0" w:space="0" w:color="auto"/>
            <w:right w:val="none" w:sz="0" w:space="0" w:color="auto"/>
          </w:divBdr>
        </w:div>
        <w:div w:id="2071995251">
          <w:marLeft w:val="1166"/>
          <w:marRight w:val="0"/>
          <w:marTop w:val="77"/>
          <w:marBottom w:val="0"/>
          <w:divBdr>
            <w:top w:val="none" w:sz="0" w:space="0" w:color="auto"/>
            <w:left w:val="none" w:sz="0" w:space="0" w:color="auto"/>
            <w:bottom w:val="none" w:sz="0" w:space="0" w:color="auto"/>
            <w:right w:val="none" w:sz="0" w:space="0" w:color="auto"/>
          </w:divBdr>
        </w:div>
      </w:divsChild>
    </w:div>
    <w:div w:id="917716601">
      <w:bodyDiv w:val="1"/>
      <w:marLeft w:val="0"/>
      <w:marRight w:val="0"/>
      <w:marTop w:val="0"/>
      <w:marBottom w:val="0"/>
      <w:divBdr>
        <w:top w:val="none" w:sz="0" w:space="0" w:color="auto"/>
        <w:left w:val="none" w:sz="0" w:space="0" w:color="auto"/>
        <w:bottom w:val="none" w:sz="0" w:space="0" w:color="auto"/>
        <w:right w:val="none" w:sz="0" w:space="0" w:color="auto"/>
      </w:divBdr>
    </w:div>
    <w:div w:id="919291910">
      <w:bodyDiv w:val="1"/>
      <w:marLeft w:val="0"/>
      <w:marRight w:val="0"/>
      <w:marTop w:val="0"/>
      <w:marBottom w:val="0"/>
      <w:divBdr>
        <w:top w:val="none" w:sz="0" w:space="0" w:color="auto"/>
        <w:left w:val="none" w:sz="0" w:space="0" w:color="auto"/>
        <w:bottom w:val="none" w:sz="0" w:space="0" w:color="auto"/>
        <w:right w:val="none" w:sz="0" w:space="0" w:color="auto"/>
      </w:divBdr>
    </w:div>
    <w:div w:id="919994504">
      <w:bodyDiv w:val="1"/>
      <w:marLeft w:val="0"/>
      <w:marRight w:val="0"/>
      <w:marTop w:val="0"/>
      <w:marBottom w:val="0"/>
      <w:divBdr>
        <w:top w:val="none" w:sz="0" w:space="0" w:color="auto"/>
        <w:left w:val="none" w:sz="0" w:space="0" w:color="auto"/>
        <w:bottom w:val="none" w:sz="0" w:space="0" w:color="auto"/>
        <w:right w:val="none" w:sz="0" w:space="0" w:color="auto"/>
      </w:divBdr>
    </w:div>
    <w:div w:id="920023182">
      <w:bodyDiv w:val="1"/>
      <w:marLeft w:val="0"/>
      <w:marRight w:val="0"/>
      <w:marTop w:val="0"/>
      <w:marBottom w:val="0"/>
      <w:divBdr>
        <w:top w:val="none" w:sz="0" w:space="0" w:color="auto"/>
        <w:left w:val="none" w:sz="0" w:space="0" w:color="auto"/>
        <w:bottom w:val="none" w:sz="0" w:space="0" w:color="auto"/>
        <w:right w:val="none" w:sz="0" w:space="0" w:color="auto"/>
      </w:divBdr>
    </w:div>
    <w:div w:id="920526485">
      <w:bodyDiv w:val="1"/>
      <w:marLeft w:val="0"/>
      <w:marRight w:val="0"/>
      <w:marTop w:val="0"/>
      <w:marBottom w:val="0"/>
      <w:divBdr>
        <w:top w:val="none" w:sz="0" w:space="0" w:color="auto"/>
        <w:left w:val="none" w:sz="0" w:space="0" w:color="auto"/>
        <w:bottom w:val="none" w:sz="0" w:space="0" w:color="auto"/>
        <w:right w:val="none" w:sz="0" w:space="0" w:color="auto"/>
      </w:divBdr>
      <w:divsChild>
        <w:div w:id="518858813">
          <w:marLeft w:val="360"/>
          <w:marRight w:val="0"/>
          <w:marTop w:val="200"/>
          <w:marBottom w:val="0"/>
          <w:divBdr>
            <w:top w:val="none" w:sz="0" w:space="0" w:color="auto"/>
            <w:left w:val="none" w:sz="0" w:space="0" w:color="auto"/>
            <w:bottom w:val="none" w:sz="0" w:space="0" w:color="auto"/>
            <w:right w:val="none" w:sz="0" w:space="0" w:color="auto"/>
          </w:divBdr>
        </w:div>
        <w:div w:id="1013848945">
          <w:marLeft w:val="360"/>
          <w:marRight w:val="0"/>
          <w:marTop w:val="200"/>
          <w:marBottom w:val="0"/>
          <w:divBdr>
            <w:top w:val="none" w:sz="0" w:space="0" w:color="auto"/>
            <w:left w:val="none" w:sz="0" w:space="0" w:color="auto"/>
            <w:bottom w:val="none" w:sz="0" w:space="0" w:color="auto"/>
            <w:right w:val="none" w:sz="0" w:space="0" w:color="auto"/>
          </w:divBdr>
        </w:div>
        <w:div w:id="1169439586">
          <w:marLeft w:val="360"/>
          <w:marRight w:val="0"/>
          <w:marTop w:val="200"/>
          <w:marBottom w:val="0"/>
          <w:divBdr>
            <w:top w:val="none" w:sz="0" w:space="0" w:color="auto"/>
            <w:left w:val="none" w:sz="0" w:space="0" w:color="auto"/>
            <w:bottom w:val="none" w:sz="0" w:space="0" w:color="auto"/>
            <w:right w:val="none" w:sz="0" w:space="0" w:color="auto"/>
          </w:divBdr>
        </w:div>
      </w:divsChild>
    </w:div>
    <w:div w:id="925653406">
      <w:bodyDiv w:val="1"/>
      <w:marLeft w:val="0"/>
      <w:marRight w:val="0"/>
      <w:marTop w:val="0"/>
      <w:marBottom w:val="0"/>
      <w:divBdr>
        <w:top w:val="none" w:sz="0" w:space="0" w:color="auto"/>
        <w:left w:val="none" w:sz="0" w:space="0" w:color="auto"/>
        <w:bottom w:val="none" w:sz="0" w:space="0" w:color="auto"/>
        <w:right w:val="none" w:sz="0" w:space="0" w:color="auto"/>
      </w:divBdr>
    </w:div>
    <w:div w:id="926381045">
      <w:bodyDiv w:val="1"/>
      <w:marLeft w:val="0"/>
      <w:marRight w:val="0"/>
      <w:marTop w:val="0"/>
      <w:marBottom w:val="0"/>
      <w:divBdr>
        <w:top w:val="none" w:sz="0" w:space="0" w:color="auto"/>
        <w:left w:val="none" w:sz="0" w:space="0" w:color="auto"/>
        <w:bottom w:val="none" w:sz="0" w:space="0" w:color="auto"/>
        <w:right w:val="none" w:sz="0" w:space="0" w:color="auto"/>
      </w:divBdr>
      <w:divsChild>
        <w:div w:id="461266503">
          <w:marLeft w:val="1166"/>
          <w:marRight w:val="0"/>
          <w:marTop w:val="134"/>
          <w:marBottom w:val="0"/>
          <w:divBdr>
            <w:top w:val="none" w:sz="0" w:space="0" w:color="auto"/>
            <w:left w:val="none" w:sz="0" w:space="0" w:color="auto"/>
            <w:bottom w:val="none" w:sz="0" w:space="0" w:color="auto"/>
            <w:right w:val="none" w:sz="0" w:space="0" w:color="auto"/>
          </w:divBdr>
        </w:div>
        <w:div w:id="851724442">
          <w:marLeft w:val="547"/>
          <w:marRight w:val="0"/>
          <w:marTop w:val="154"/>
          <w:marBottom w:val="0"/>
          <w:divBdr>
            <w:top w:val="none" w:sz="0" w:space="0" w:color="auto"/>
            <w:left w:val="none" w:sz="0" w:space="0" w:color="auto"/>
            <w:bottom w:val="none" w:sz="0" w:space="0" w:color="auto"/>
            <w:right w:val="none" w:sz="0" w:space="0" w:color="auto"/>
          </w:divBdr>
        </w:div>
        <w:div w:id="1775199848">
          <w:marLeft w:val="547"/>
          <w:marRight w:val="0"/>
          <w:marTop w:val="154"/>
          <w:marBottom w:val="0"/>
          <w:divBdr>
            <w:top w:val="none" w:sz="0" w:space="0" w:color="auto"/>
            <w:left w:val="none" w:sz="0" w:space="0" w:color="auto"/>
            <w:bottom w:val="none" w:sz="0" w:space="0" w:color="auto"/>
            <w:right w:val="none" w:sz="0" w:space="0" w:color="auto"/>
          </w:divBdr>
        </w:div>
      </w:divsChild>
    </w:div>
    <w:div w:id="926693016">
      <w:bodyDiv w:val="1"/>
      <w:marLeft w:val="0"/>
      <w:marRight w:val="0"/>
      <w:marTop w:val="0"/>
      <w:marBottom w:val="0"/>
      <w:divBdr>
        <w:top w:val="none" w:sz="0" w:space="0" w:color="auto"/>
        <w:left w:val="none" w:sz="0" w:space="0" w:color="auto"/>
        <w:bottom w:val="none" w:sz="0" w:space="0" w:color="auto"/>
        <w:right w:val="none" w:sz="0" w:space="0" w:color="auto"/>
      </w:divBdr>
    </w:div>
    <w:div w:id="926889385">
      <w:bodyDiv w:val="1"/>
      <w:marLeft w:val="0"/>
      <w:marRight w:val="0"/>
      <w:marTop w:val="0"/>
      <w:marBottom w:val="0"/>
      <w:divBdr>
        <w:top w:val="none" w:sz="0" w:space="0" w:color="auto"/>
        <w:left w:val="none" w:sz="0" w:space="0" w:color="auto"/>
        <w:bottom w:val="none" w:sz="0" w:space="0" w:color="auto"/>
        <w:right w:val="none" w:sz="0" w:space="0" w:color="auto"/>
      </w:divBdr>
    </w:div>
    <w:div w:id="927616886">
      <w:bodyDiv w:val="1"/>
      <w:marLeft w:val="0"/>
      <w:marRight w:val="0"/>
      <w:marTop w:val="0"/>
      <w:marBottom w:val="0"/>
      <w:divBdr>
        <w:top w:val="none" w:sz="0" w:space="0" w:color="auto"/>
        <w:left w:val="none" w:sz="0" w:space="0" w:color="auto"/>
        <w:bottom w:val="none" w:sz="0" w:space="0" w:color="auto"/>
        <w:right w:val="none" w:sz="0" w:space="0" w:color="auto"/>
      </w:divBdr>
    </w:div>
    <w:div w:id="927621900">
      <w:bodyDiv w:val="1"/>
      <w:marLeft w:val="0"/>
      <w:marRight w:val="0"/>
      <w:marTop w:val="0"/>
      <w:marBottom w:val="0"/>
      <w:divBdr>
        <w:top w:val="none" w:sz="0" w:space="0" w:color="auto"/>
        <w:left w:val="none" w:sz="0" w:space="0" w:color="auto"/>
        <w:bottom w:val="none" w:sz="0" w:space="0" w:color="auto"/>
        <w:right w:val="none" w:sz="0" w:space="0" w:color="auto"/>
      </w:divBdr>
    </w:div>
    <w:div w:id="928807951">
      <w:bodyDiv w:val="1"/>
      <w:marLeft w:val="0"/>
      <w:marRight w:val="0"/>
      <w:marTop w:val="0"/>
      <w:marBottom w:val="0"/>
      <w:divBdr>
        <w:top w:val="none" w:sz="0" w:space="0" w:color="auto"/>
        <w:left w:val="none" w:sz="0" w:space="0" w:color="auto"/>
        <w:bottom w:val="none" w:sz="0" w:space="0" w:color="auto"/>
        <w:right w:val="none" w:sz="0" w:space="0" w:color="auto"/>
      </w:divBdr>
    </w:div>
    <w:div w:id="928928931">
      <w:bodyDiv w:val="1"/>
      <w:marLeft w:val="0"/>
      <w:marRight w:val="0"/>
      <w:marTop w:val="0"/>
      <w:marBottom w:val="0"/>
      <w:divBdr>
        <w:top w:val="none" w:sz="0" w:space="0" w:color="auto"/>
        <w:left w:val="none" w:sz="0" w:space="0" w:color="auto"/>
        <w:bottom w:val="none" w:sz="0" w:space="0" w:color="auto"/>
        <w:right w:val="none" w:sz="0" w:space="0" w:color="auto"/>
      </w:divBdr>
      <w:divsChild>
        <w:div w:id="228736082">
          <w:marLeft w:val="0"/>
          <w:marRight w:val="0"/>
          <w:marTop w:val="0"/>
          <w:marBottom w:val="0"/>
          <w:divBdr>
            <w:top w:val="none" w:sz="0" w:space="0" w:color="auto"/>
            <w:left w:val="none" w:sz="0" w:space="0" w:color="auto"/>
            <w:bottom w:val="none" w:sz="0" w:space="0" w:color="auto"/>
            <w:right w:val="none" w:sz="0" w:space="0" w:color="auto"/>
          </w:divBdr>
          <w:divsChild>
            <w:div w:id="571087541">
              <w:marLeft w:val="0"/>
              <w:marRight w:val="0"/>
              <w:marTop w:val="0"/>
              <w:marBottom w:val="0"/>
              <w:divBdr>
                <w:top w:val="none" w:sz="0" w:space="0" w:color="auto"/>
                <w:left w:val="none" w:sz="0" w:space="0" w:color="auto"/>
                <w:bottom w:val="none" w:sz="0" w:space="0" w:color="auto"/>
                <w:right w:val="none" w:sz="0" w:space="0" w:color="auto"/>
              </w:divBdr>
            </w:div>
            <w:div w:id="813061660">
              <w:marLeft w:val="0"/>
              <w:marRight w:val="0"/>
              <w:marTop w:val="0"/>
              <w:marBottom w:val="0"/>
              <w:divBdr>
                <w:top w:val="none" w:sz="0" w:space="0" w:color="auto"/>
                <w:left w:val="none" w:sz="0" w:space="0" w:color="auto"/>
                <w:bottom w:val="none" w:sz="0" w:space="0" w:color="auto"/>
                <w:right w:val="none" w:sz="0" w:space="0" w:color="auto"/>
              </w:divBdr>
            </w:div>
            <w:div w:id="1923680668">
              <w:marLeft w:val="0"/>
              <w:marRight w:val="0"/>
              <w:marTop w:val="0"/>
              <w:marBottom w:val="0"/>
              <w:divBdr>
                <w:top w:val="none" w:sz="0" w:space="0" w:color="auto"/>
                <w:left w:val="none" w:sz="0" w:space="0" w:color="auto"/>
                <w:bottom w:val="none" w:sz="0" w:space="0" w:color="auto"/>
                <w:right w:val="none" w:sz="0" w:space="0" w:color="auto"/>
              </w:divBdr>
            </w:div>
            <w:div w:id="21073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449">
      <w:bodyDiv w:val="1"/>
      <w:marLeft w:val="0"/>
      <w:marRight w:val="0"/>
      <w:marTop w:val="0"/>
      <w:marBottom w:val="0"/>
      <w:divBdr>
        <w:top w:val="none" w:sz="0" w:space="0" w:color="auto"/>
        <w:left w:val="none" w:sz="0" w:space="0" w:color="auto"/>
        <w:bottom w:val="none" w:sz="0" w:space="0" w:color="auto"/>
        <w:right w:val="none" w:sz="0" w:space="0" w:color="auto"/>
      </w:divBdr>
      <w:divsChild>
        <w:div w:id="337729943">
          <w:marLeft w:val="547"/>
          <w:marRight w:val="0"/>
          <w:marTop w:val="96"/>
          <w:marBottom w:val="0"/>
          <w:divBdr>
            <w:top w:val="none" w:sz="0" w:space="0" w:color="auto"/>
            <w:left w:val="none" w:sz="0" w:space="0" w:color="auto"/>
            <w:bottom w:val="none" w:sz="0" w:space="0" w:color="auto"/>
            <w:right w:val="none" w:sz="0" w:space="0" w:color="auto"/>
          </w:divBdr>
        </w:div>
        <w:div w:id="464471149">
          <w:marLeft w:val="1166"/>
          <w:marRight w:val="0"/>
          <w:marTop w:val="86"/>
          <w:marBottom w:val="0"/>
          <w:divBdr>
            <w:top w:val="none" w:sz="0" w:space="0" w:color="auto"/>
            <w:left w:val="none" w:sz="0" w:space="0" w:color="auto"/>
            <w:bottom w:val="none" w:sz="0" w:space="0" w:color="auto"/>
            <w:right w:val="none" w:sz="0" w:space="0" w:color="auto"/>
          </w:divBdr>
        </w:div>
        <w:div w:id="927734617">
          <w:marLeft w:val="1166"/>
          <w:marRight w:val="0"/>
          <w:marTop w:val="86"/>
          <w:marBottom w:val="0"/>
          <w:divBdr>
            <w:top w:val="none" w:sz="0" w:space="0" w:color="auto"/>
            <w:left w:val="none" w:sz="0" w:space="0" w:color="auto"/>
            <w:bottom w:val="none" w:sz="0" w:space="0" w:color="auto"/>
            <w:right w:val="none" w:sz="0" w:space="0" w:color="auto"/>
          </w:divBdr>
        </w:div>
        <w:div w:id="970211578">
          <w:marLeft w:val="1166"/>
          <w:marRight w:val="0"/>
          <w:marTop w:val="86"/>
          <w:marBottom w:val="0"/>
          <w:divBdr>
            <w:top w:val="none" w:sz="0" w:space="0" w:color="auto"/>
            <w:left w:val="none" w:sz="0" w:space="0" w:color="auto"/>
            <w:bottom w:val="none" w:sz="0" w:space="0" w:color="auto"/>
            <w:right w:val="none" w:sz="0" w:space="0" w:color="auto"/>
          </w:divBdr>
        </w:div>
        <w:div w:id="1201825519">
          <w:marLeft w:val="1166"/>
          <w:marRight w:val="0"/>
          <w:marTop w:val="86"/>
          <w:marBottom w:val="0"/>
          <w:divBdr>
            <w:top w:val="none" w:sz="0" w:space="0" w:color="auto"/>
            <w:left w:val="none" w:sz="0" w:space="0" w:color="auto"/>
            <w:bottom w:val="none" w:sz="0" w:space="0" w:color="auto"/>
            <w:right w:val="none" w:sz="0" w:space="0" w:color="auto"/>
          </w:divBdr>
        </w:div>
        <w:div w:id="1325355228">
          <w:marLeft w:val="1166"/>
          <w:marRight w:val="0"/>
          <w:marTop w:val="86"/>
          <w:marBottom w:val="0"/>
          <w:divBdr>
            <w:top w:val="none" w:sz="0" w:space="0" w:color="auto"/>
            <w:left w:val="none" w:sz="0" w:space="0" w:color="auto"/>
            <w:bottom w:val="none" w:sz="0" w:space="0" w:color="auto"/>
            <w:right w:val="none" w:sz="0" w:space="0" w:color="auto"/>
          </w:divBdr>
        </w:div>
        <w:div w:id="1935673858">
          <w:marLeft w:val="1166"/>
          <w:marRight w:val="0"/>
          <w:marTop w:val="86"/>
          <w:marBottom w:val="0"/>
          <w:divBdr>
            <w:top w:val="none" w:sz="0" w:space="0" w:color="auto"/>
            <w:left w:val="none" w:sz="0" w:space="0" w:color="auto"/>
            <w:bottom w:val="none" w:sz="0" w:space="0" w:color="auto"/>
            <w:right w:val="none" w:sz="0" w:space="0" w:color="auto"/>
          </w:divBdr>
        </w:div>
        <w:div w:id="2087072567">
          <w:marLeft w:val="547"/>
          <w:marRight w:val="0"/>
          <w:marTop w:val="96"/>
          <w:marBottom w:val="0"/>
          <w:divBdr>
            <w:top w:val="none" w:sz="0" w:space="0" w:color="auto"/>
            <w:left w:val="none" w:sz="0" w:space="0" w:color="auto"/>
            <w:bottom w:val="none" w:sz="0" w:space="0" w:color="auto"/>
            <w:right w:val="none" w:sz="0" w:space="0" w:color="auto"/>
          </w:divBdr>
        </w:div>
      </w:divsChild>
    </w:div>
    <w:div w:id="929432312">
      <w:bodyDiv w:val="1"/>
      <w:marLeft w:val="0"/>
      <w:marRight w:val="0"/>
      <w:marTop w:val="0"/>
      <w:marBottom w:val="0"/>
      <w:divBdr>
        <w:top w:val="none" w:sz="0" w:space="0" w:color="auto"/>
        <w:left w:val="none" w:sz="0" w:space="0" w:color="auto"/>
        <w:bottom w:val="none" w:sz="0" w:space="0" w:color="auto"/>
        <w:right w:val="none" w:sz="0" w:space="0" w:color="auto"/>
      </w:divBdr>
      <w:divsChild>
        <w:div w:id="1073433680">
          <w:marLeft w:val="1800"/>
          <w:marRight w:val="0"/>
          <w:marTop w:val="139"/>
          <w:marBottom w:val="0"/>
          <w:divBdr>
            <w:top w:val="none" w:sz="0" w:space="0" w:color="auto"/>
            <w:left w:val="none" w:sz="0" w:space="0" w:color="auto"/>
            <w:bottom w:val="none" w:sz="0" w:space="0" w:color="auto"/>
            <w:right w:val="none" w:sz="0" w:space="0" w:color="auto"/>
          </w:divBdr>
        </w:div>
        <w:div w:id="1412892949">
          <w:marLeft w:val="1800"/>
          <w:marRight w:val="0"/>
          <w:marTop w:val="134"/>
          <w:marBottom w:val="0"/>
          <w:divBdr>
            <w:top w:val="none" w:sz="0" w:space="0" w:color="auto"/>
            <w:left w:val="none" w:sz="0" w:space="0" w:color="auto"/>
            <w:bottom w:val="none" w:sz="0" w:space="0" w:color="auto"/>
            <w:right w:val="none" w:sz="0" w:space="0" w:color="auto"/>
          </w:divBdr>
        </w:div>
        <w:div w:id="1889876772">
          <w:marLeft w:val="547"/>
          <w:marRight w:val="0"/>
          <w:marTop w:val="163"/>
          <w:marBottom w:val="0"/>
          <w:divBdr>
            <w:top w:val="none" w:sz="0" w:space="0" w:color="auto"/>
            <w:left w:val="none" w:sz="0" w:space="0" w:color="auto"/>
            <w:bottom w:val="none" w:sz="0" w:space="0" w:color="auto"/>
            <w:right w:val="none" w:sz="0" w:space="0" w:color="auto"/>
          </w:divBdr>
        </w:div>
        <w:div w:id="2114740916">
          <w:marLeft w:val="1166"/>
          <w:marRight w:val="0"/>
          <w:marTop w:val="163"/>
          <w:marBottom w:val="0"/>
          <w:divBdr>
            <w:top w:val="none" w:sz="0" w:space="0" w:color="auto"/>
            <w:left w:val="none" w:sz="0" w:space="0" w:color="auto"/>
            <w:bottom w:val="none" w:sz="0" w:space="0" w:color="auto"/>
            <w:right w:val="none" w:sz="0" w:space="0" w:color="auto"/>
          </w:divBdr>
        </w:div>
      </w:divsChild>
    </w:div>
    <w:div w:id="930161430">
      <w:bodyDiv w:val="1"/>
      <w:marLeft w:val="0"/>
      <w:marRight w:val="0"/>
      <w:marTop w:val="0"/>
      <w:marBottom w:val="0"/>
      <w:divBdr>
        <w:top w:val="none" w:sz="0" w:space="0" w:color="auto"/>
        <w:left w:val="none" w:sz="0" w:space="0" w:color="auto"/>
        <w:bottom w:val="none" w:sz="0" w:space="0" w:color="auto"/>
        <w:right w:val="none" w:sz="0" w:space="0" w:color="auto"/>
      </w:divBdr>
    </w:div>
    <w:div w:id="930698173">
      <w:bodyDiv w:val="1"/>
      <w:marLeft w:val="0"/>
      <w:marRight w:val="0"/>
      <w:marTop w:val="0"/>
      <w:marBottom w:val="0"/>
      <w:divBdr>
        <w:top w:val="none" w:sz="0" w:space="0" w:color="auto"/>
        <w:left w:val="none" w:sz="0" w:space="0" w:color="auto"/>
        <w:bottom w:val="none" w:sz="0" w:space="0" w:color="auto"/>
        <w:right w:val="none" w:sz="0" w:space="0" w:color="auto"/>
      </w:divBdr>
    </w:div>
    <w:div w:id="932589590">
      <w:bodyDiv w:val="1"/>
      <w:marLeft w:val="0"/>
      <w:marRight w:val="0"/>
      <w:marTop w:val="0"/>
      <w:marBottom w:val="0"/>
      <w:divBdr>
        <w:top w:val="none" w:sz="0" w:space="0" w:color="auto"/>
        <w:left w:val="none" w:sz="0" w:space="0" w:color="auto"/>
        <w:bottom w:val="none" w:sz="0" w:space="0" w:color="auto"/>
        <w:right w:val="none" w:sz="0" w:space="0" w:color="auto"/>
      </w:divBdr>
    </w:div>
    <w:div w:id="934242468">
      <w:bodyDiv w:val="1"/>
      <w:marLeft w:val="0"/>
      <w:marRight w:val="0"/>
      <w:marTop w:val="0"/>
      <w:marBottom w:val="0"/>
      <w:divBdr>
        <w:top w:val="none" w:sz="0" w:space="0" w:color="auto"/>
        <w:left w:val="none" w:sz="0" w:space="0" w:color="auto"/>
        <w:bottom w:val="none" w:sz="0" w:space="0" w:color="auto"/>
        <w:right w:val="none" w:sz="0" w:space="0" w:color="auto"/>
      </w:divBdr>
    </w:div>
    <w:div w:id="934436959">
      <w:bodyDiv w:val="1"/>
      <w:marLeft w:val="0"/>
      <w:marRight w:val="0"/>
      <w:marTop w:val="0"/>
      <w:marBottom w:val="0"/>
      <w:divBdr>
        <w:top w:val="none" w:sz="0" w:space="0" w:color="auto"/>
        <w:left w:val="none" w:sz="0" w:space="0" w:color="auto"/>
        <w:bottom w:val="none" w:sz="0" w:space="0" w:color="auto"/>
        <w:right w:val="none" w:sz="0" w:space="0" w:color="auto"/>
      </w:divBdr>
    </w:div>
    <w:div w:id="934635789">
      <w:bodyDiv w:val="1"/>
      <w:marLeft w:val="0"/>
      <w:marRight w:val="0"/>
      <w:marTop w:val="0"/>
      <w:marBottom w:val="0"/>
      <w:divBdr>
        <w:top w:val="none" w:sz="0" w:space="0" w:color="auto"/>
        <w:left w:val="none" w:sz="0" w:space="0" w:color="auto"/>
        <w:bottom w:val="none" w:sz="0" w:space="0" w:color="auto"/>
        <w:right w:val="none" w:sz="0" w:space="0" w:color="auto"/>
      </w:divBdr>
    </w:div>
    <w:div w:id="934706310">
      <w:bodyDiv w:val="1"/>
      <w:marLeft w:val="0"/>
      <w:marRight w:val="0"/>
      <w:marTop w:val="0"/>
      <w:marBottom w:val="0"/>
      <w:divBdr>
        <w:top w:val="none" w:sz="0" w:space="0" w:color="auto"/>
        <w:left w:val="none" w:sz="0" w:space="0" w:color="auto"/>
        <w:bottom w:val="none" w:sz="0" w:space="0" w:color="auto"/>
        <w:right w:val="none" w:sz="0" w:space="0" w:color="auto"/>
      </w:divBdr>
      <w:divsChild>
        <w:div w:id="1115447330">
          <w:marLeft w:val="547"/>
          <w:marRight w:val="0"/>
          <w:marTop w:val="96"/>
          <w:marBottom w:val="0"/>
          <w:divBdr>
            <w:top w:val="none" w:sz="0" w:space="0" w:color="auto"/>
            <w:left w:val="none" w:sz="0" w:space="0" w:color="auto"/>
            <w:bottom w:val="none" w:sz="0" w:space="0" w:color="auto"/>
            <w:right w:val="none" w:sz="0" w:space="0" w:color="auto"/>
          </w:divBdr>
        </w:div>
        <w:div w:id="1532263308">
          <w:marLeft w:val="547"/>
          <w:marRight w:val="0"/>
          <w:marTop w:val="96"/>
          <w:marBottom w:val="0"/>
          <w:divBdr>
            <w:top w:val="none" w:sz="0" w:space="0" w:color="auto"/>
            <w:left w:val="none" w:sz="0" w:space="0" w:color="auto"/>
            <w:bottom w:val="none" w:sz="0" w:space="0" w:color="auto"/>
            <w:right w:val="none" w:sz="0" w:space="0" w:color="auto"/>
          </w:divBdr>
        </w:div>
        <w:div w:id="1611165800">
          <w:marLeft w:val="547"/>
          <w:marRight w:val="0"/>
          <w:marTop w:val="96"/>
          <w:marBottom w:val="0"/>
          <w:divBdr>
            <w:top w:val="none" w:sz="0" w:space="0" w:color="auto"/>
            <w:left w:val="none" w:sz="0" w:space="0" w:color="auto"/>
            <w:bottom w:val="none" w:sz="0" w:space="0" w:color="auto"/>
            <w:right w:val="none" w:sz="0" w:space="0" w:color="auto"/>
          </w:divBdr>
        </w:div>
        <w:div w:id="1831099730">
          <w:marLeft w:val="1166"/>
          <w:marRight w:val="0"/>
          <w:marTop w:val="77"/>
          <w:marBottom w:val="0"/>
          <w:divBdr>
            <w:top w:val="none" w:sz="0" w:space="0" w:color="auto"/>
            <w:left w:val="none" w:sz="0" w:space="0" w:color="auto"/>
            <w:bottom w:val="none" w:sz="0" w:space="0" w:color="auto"/>
            <w:right w:val="none" w:sz="0" w:space="0" w:color="auto"/>
          </w:divBdr>
        </w:div>
      </w:divsChild>
    </w:div>
    <w:div w:id="934899474">
      <w:bodyDiv w:val="1"/>
      <w:marLeft w:val="0"/>
      <w:marRight w:val="0"/>
      <w:marTop w:val="0"/>
      <w:marBottom w:val="0"/>
      <w:divBdr>
        <w:top w:val="none" w:sz="0" w:space="0" w:color="auto"/>
        <w:left w:val="none" w:sz="0" w:space="0" w:color="auto"/>
        <w:bottom w:val="none" w:sz="0" w:space="0" w:color="auto"/>
        <w:right w:val="none" w:sz="0" w:space="0" w:color="auto"/>
      </w:divBdr>
    </w:div>
    <w:div w:id="936446019">
      <w:bodyDiv w:val="1"/>
      <w:marLeft w:val="0"/>
      <w:marRight w:val="0"/>
      <w:marTop w:val="0"/>
      <w:marBottom w:val="0"/>
      <w:divBdr>
        <w:top w:val="none" w:sz="0" w:space="0" w:color="auto"/>
        <w:left w:val="none" w:sz="0" w:space="0" w:color="auto"/>
        <w:bottom w:val="none" w:sz="0" w:space="0" w:color="auto"/>
        <w:right w:val="none" w:sz="0" w:space="0" w:color="auto"/>
      </w:divBdr>
      <w:divsChild>
        <w:div w:id="1672904327">
          <w:marLeft w:val="0"/>
          <w:marRight w:val="0"/>
          <w:marTop w:val="0"/>
          <w:marBottom w:val="0"/>
          <w:divBdr>
            <w:top w:val="none" w:sz="0" w:space="0" w:color="auto"/>
            <w:left w:val="none" w:sz="0" w:space="0" w:color="auto"/>
            <w:bottom w:val="none" w:sz="0" w:space="0" w:color="auto"/>
            <w:right w:val="none" w:sz="0" w:space="0" w:color="auto"/>
          </w:divBdr>
        </w:div>
      </w:divsChild>
    </w:div>
    <w:div w:id="937249671">
      <w:bodyDiv w:val="1"/>
      <w:marLeft w:val="0"/>
      <w:marRight w:val="0"/>
      <w:marTop w:val="0"/>
      <w:marBottom w:val="0"/>
      <w:divBdr>
        <w:top w:val="none" w:sz="0" w:space="0" w:color="auto"/>
        <w:left w:val="none" w:sz="0" w:space="0" w:color="auto"/>
        <w:bottom w:val="none" w:sz="0" w:space="0" w:color="auto"/>
        <w:right w:val="none" w:sz="0" w:space="0" w:color="auto"/>
      </w:divBdr>
      <w:divsChild>
        <w:div w:id="174423031">
          <w:marLeft w:val="1166"/>
          <w:marRight w:val="0"/>
          <w:marTop w:val="96"/>
          <w:marBottom w:val="0"/>
          <w:divBdr>
            <w:top w:val="none" w:sz="0" w:space="0" w:color="auto"/>
            <w:left w:val="none" w:sz="0" w:space="0" w:color="auto"/>
            <w:bottom w:val="none" w:sz="0" w:space="0" w:color="auto"/>
            <w:right w:val="none" w:sz="0" w:space="0" w:color="auto"/>
          </w:divBdr>
        </w:div>
        <w:div w:id="469129395">
          <w:marLeft w:val="547"/>
          <w:marRight w:val="0"/>
          <w:marTop w:val="106"/>
          <w:marBottom w:val="0"/>
          <w:divBdr>
            <w:top w:val="none" w:sz="0" w:space="0" w:color="auto"/>
            <w:left w:val="none" w:sz="0" w:space="0" w:color="auto"/>
            <w:bottom w:val="none" w:sz="0" w:space="0" w:color="auto"/>
            <w:right w:val="none" w:sz="0" w:space="0" w:color="auto"/>
          </w:divBdr>
        </w:div>
        <w:div w:id="723800208">
          <w:marLeft w:val="547"/>
          <w:marRight w:val="0"/>
          <w:marTop w:val="106"/>
          <w:marBottom w:val="0"/>
          <w:divBdr>
            <w:top w:val="none" w:sz="0" w:space="0" w:color="auto"/>
            <w:left w:val="none" w:sz="0" w:space="0" w:color="auto"/>
            <w:bottom w:val="none" w:sz="0" w:space="0" w:color="auto"/>
            <w:right w:val="none" w:sz="0" w:space="0" w:color="auto"/>
          </w:divBdr>
        </w:div>
        <w:div w:id="983041976">
          <w:marLeft w:val="547"/>
          <w:marRight w:val="0"/>
          <w:marTop w:val="106"/>
          <w:marBottom w:val="0"/>
          <w:divBdr>
            <w:top w:val="none" w:sz="0" w:space="0" w:color="auto"/>
            <w:left w:val="none" w:sz="0" w:space="0" w:color="auto"/>
            <w:bottom w:val="none" w:sz="0" w:space="0" w:color="auto"/>
            <w:right w:val="none" w:sz="0" w:space="0" w:color="auto"/>
          </w:divBdr>
        </w:div>
        <w:div w:id="1080718626">
          <w:marLeft w:val="1166"/>
          <w:marRight w:val="0"/>
          <w:marTop w:val="96"/>
          <w:marBottom w:val="0"/>
          <w:divBdr>
            <w:top w:val="none" w:sz="0" w:space="0" w:color="auto"/>
            <w:left w:val="none" w:sz="0" w:space="0" w:color="auto"/>
            <w:bottom w:val="none" w:sz="0" w:space="0" w:color="auto"/>
            <w:right w:val="none" w:sz="0" w:space="0" w:color="auto"/>
          </w:divBdr>
        </w:div>
        <w:div w:id="1799104021">
          <w:marLeft w:val="547"/>
          <w:marRight w:val="0"/>
          <w:marTop w:val="106"/>
          <w:marBottom w:val="0"/>
          <w:divBdr>
            <w:top w:val="none" w:sz="0" w:space="0" w:color="auto"/>
            <w:left w:val="none" w:sz="0" w:space="0" w:color="auto"/>
            <w:bottom w:val="none" w:sz="0" w:space="0" w:color="auto"/>
            <w:right w:val="none" w:sz="0" w:space="0" w:color="auto"/>
          </w:divBdr>
        </w:div>
      </w:divsChild>
    </w:div>
    <w:div w:id="937253990">
      <w:bodyDiv w:val="1"/>
      <w:marLeft w:val="0"/>
      <w:marRight w:val="0"/>
      <w:marTop w:val="0"/>
      <w:marBottom w:val="0"/>
      <w:divBdr>
        <w:top w:val="none" w:sz="0" w:space="0" w:color="auto"/>
        <w:left w:val="none" w:sz="0" w:space="0" w:color="auto"/>
        <w:bottom w:val="none" w:sz="0" w:space="0" w:color="auto"/>
        <w:right w:val="none" w:sz="0" w:space="0" w:color="auto"/>
      </w:divBdr>
      <w:divsChild>
        <w:div w:id="370031972">
          <w:marLeft w:val="547"/>
          <w:marRight w:val="0"/>
          <w:marTop w:val="96"/>
          <w:marBottom w:val="0"/>
          <w:divBdr>
            <w:top w:val="none" w:sz="0" w:space="0" w:color="auto"/>
            <w:left w:val="none" w:sz="0" w:space="0" w:color="auto"/>
            <w:bottom w:val="none" w:sz="0" w:space="0" w:color="auto"/>
            <w:right w:val="none" w:sz="0" w:space="0" w:color="auto"/>
          </w:divBdr>
        </w:div>
        <w:div w:id="433786800">
          <w:marLeft w:val="547"/>
          <w:marRight w:val="0"/>
          <w:marTop w:val="96"/>
          <w:marBottom w:val="0"/>
          <w:divBdr>
            <w:top w:val="none" w:sz="0" w:space="0" w:color="auto"/>
            <w:left w:val="none" w:sz="0" w:space="0" w:color="auto"/>
            <w:bottom w:val="none" w:sz="0" w:space="0" w:color="auto"/>
            <w:right w:val="none" w:sz="0" w:space="0" w:color="auto"/>
          </w:divBdr>
        </w:div>
        <w:div w:id="481123288">
          <w:marLeft w:val="1166"/>
          <w:marRight w:val="0"/>
          <w:marTop w:val="86"/>
          <w:marBottom w:val="0"/>
          <w:divBdr>
            <w:top w:val="none" w:sz="0" w:space="0" w:color="auto"/>
            <w:left w:val="none" w:sz="0" w:space="0" w:color="auto"/>
            <w:bottom w:val="none" w:sz="0" w:space="0" w:color="auto"/>
            <w:right w:val="none" w:sz="0" w:space="0" w:color="auto"/>
          </w:divBdr>
        </w:div>
        <w:div w:id="884175578">
          <w:marLeft w:val="547"/>
          <w:marRight w:val="0"/>
          <w:marTop w:val="96"/>
          <w:marBottom w:val="0"/>
          <w:divBdr>
            <w:top w:val="none" w:sz="0" w:space="0" w:color="auto"/>
            <w:left w:val="none" w:sz="0" w:space="0" w:color="auto"/>
            <w:bottom w:val="none" w:sz="0" w:space="0" w:color="auto"/>
            <w:right w:val="none" w:sz="0" w:space="0" w:color="auto"/>
          </w:divBdr>
        </w:div>
        <w:div w:id="1073892651">
          <w:marLeft w:val="547"/>
          <w:marRight w:val="0"/>
          <w:marTop w:val="96"/>
          <w:marBottom w:val="0"/>
          <w:divBdr>
            <w:top w:val="none" w:sz="0" w:space="0" w:color="auto"/>
            <w:left w:val="none" w:sz="0" w:space="0" w:color="auto"/>
            <w:bottom w:val="none" w:sz="0" w:space="0" w:color="auto"/>
            <w:right w:val="none" w:sz="0" w:space="0" w:color="auto"/>
          </w:divBdr>
        </w:div>
        <w:div w:id="1143813787">
          <w:marLeft w:val="1166"/>
          <w:marRight w:val="0"/>
          <w:marTop w:val="86"/>
          <w:marBottom w:val="0"/>
          <w:divBdr>
            <w:top w:val="none" w:sz="0" w:space="0" w:color="auto"/>
            <w:left w:val="none" w:sz="0" w:space="0" w:color="auto"/>
            <w:bottom w:val="none" w:sz="0" w:space="0" w:color="auto"/>
            <w:right w:val="none" w:sz="0" w:space="0" w:color="auto"/>
          </w:divBdr>
        </w:div>
        <w:div w:id="1595626208">
          <w:marLeft w:val="547"/>
          <w:marRight w:val="0"/>
          <w:marTop w:val="96"/>
          <w:marBottom w:val="0"/>
          <w:divBdr>
            <w:top w:val="none" w:sz="0" w:space="0" w:color="auto"/>
            <w:left w:val="none" w:sz="0" w:space="0" w:color="auto"/>
            <w:bottom w:val="none" w:sz="0" w:space="0" w:color="auto"/>
            <w:right w:val="none" w:sz="0" w:space="0" w:color="auto"/>
          </w:divBdr>
        </w:div>
        <w:div w:id="1612515569">
          <w:marLeft w:val="1166"/>
          <w:marRight w:val="0"/>
          <w:marTop w:val="86"/>
          <w:marBottom w:val="0"/>
          <w:divBdr>
            <w:top w:val="none" w:sz="0" w:space="0" w:color="auto"/>
            <w:left w:val="none" w:sz="0" w:space="0" w:color="auto"/>
            <w:bottom w:val="none" w:sz="0" w:space="0" w:color="auto"/>
            <w:right w:val="none" w:sz="0" w:space="0" w:color="auto"/>
          </w:divBdr>
        </w:div>
        <w:div w:id="1644846895">
          <w:marLeft w:val="1166"/>
          <w:marRight w:val="0"/>
          <w:marTop w:val="86"/>
          <w:marBottom w:val="0"/>
          <w:divBdr>
            <w:top w:val="none" w:sz="0" w:space="0" w:color="auto"/>
            <w:left w:val="none" w:sz="0" w:space="0" w:color="auto"/>
            <w:bottom w:val="none" w:sz="0" w:space="0" w:color="auto"/>
            <w:right w:val="none" w:sz="0" w:space="0" w:color="auto"/>
          </w:divBdr>
        </w:div>
        <w:div w:id="1809009714">
          <w:marLeft w:val="1166"/>
          <w:marRight w:val="0"/>
          <w:marTop w:val="86"/>
          <w:marBottom w:val="0"/>
          <w:divBdr>
            <w:top w:val="none" w:sz="0" w:space="0" w:color="auto"/>
            <w:left w:val="none" w:sz="0" w:space="0" w:color="auto"/>
            <w:bottom w:val="none" w:sz="0" w:space="0" w:color="auto"/>
            <w:right w:val="none" w:sz="0" w:space="0" w:color="auto"/>
          </w:divBdr>
        </w:div>
      </w:divsChild>
    </w:div>
    <w:div w:id="937371345">
      <w:bodyDiv w:val="1"/>
      <w:marLeft w:val="0"/>
      <w:marRight w:val="0"/>
      <w:marTop w:val="0"/>
      <w:marBottom w:val="0"/>
      <w:divBdr>
        <w:top w:val="none" w:sz="0" w:space="0" w:color="auto"/>
        <w:left w:val="none" w:sz="0" w:space="0" w:color="auto"/>
        <w:bottom w:val="none" w:sz="0" w:space="0" w:color="auto"/>
        <w:right w:val="none" w:sz="0" w:space="0" w:color="auto"/>
      </w:divBdr>
      <w:divsChild>
        <w:div w:id="336542271">
          <w:marLeft w:val="2520"/>
          <w:marRight w:val="0"/>
          <w:marTop w:val="58"/>
          <w:marBottom w:val="0"/>
          <w:divBdr>
            <w:top w:val="none" w:sz="0" w:space="0" w:color="auto"/>
            <w:left w:val="none" w:sz="0" w:space="0" w:color="auto"/>
            <w:bottom w:val="none" w:sz="0" w:space="0" w:color="auto"/>
            <w:right w:val="none" w:sz="0" w:space="0" w:color="auto"/>
          </w:divBdr>
        </w:div>
        <w:div w:id="368334446">
          <w:marLeft w:val="1166"/>
          <w:marRight w:val="0"/>
          <w:marTop w:val="91"/>
          <w:marBottom w:val="0"/>
          <w:divBdr>
            <w:top w:val="none" w:sz="0" w:space="0" w:color="auto"/>
            <w:left w:val="none" w:sz="0" w:space="0" w:color="auto"/>
            <w:bottom w:val="none" w:sz="0" w:space="0" w:color="auto"/>
            <w:right w:val="none" w:sz="0" w:space="0" w:color="auto"/>
          </w:divBdr>
        </w:div>
        <w:div w:id="410666131">
          <w:marLeft w:val="2520"/>
          <w:marRight w:val="0"/>
          <w:marTop w:val="58"/>
          <w:marBottom w:val="0"/>
          <w:divBdr>
            <w:top w:val="none" w:sz="0" w:space="0" w:color="auto"/>
            <w:left w:val="none" w:sz="0" w:space="0" w:color="auto"/>
            <w:bottom w:val="none" w:sz="0" w:space="0" w:color="auto"/>
            <w:right w:val="none" w:sz="0" w:space="0" w:color="auto"/>
          </w:divBdr>
        </w:div>
        <w:div w:id="426585091">
          <w:marLeft w:val="547"/>
          <w:marRight w:val="0"/>
          <w:marTop w:val="106"/>
          <w:marBottom w:val="0"/>
          <w:divBdr>
            <w:top w:val="none" w:sz="0" w:space="0" w:color="auto"/>
            <w:left w:val="none" w:sz="0" w:space="0" w:color="auto"/>
            <w:bottom w:val="none" w:sz="0" w:space="0" w:color="auto"/>
            <w:right w:val="none" w:sz="0" w:space="0" w:color="auto"/>
          </w:divBdr>
        </w:div>
        <w:div w:id="666906407">
          <w:marLeft w:val="2520"/>
          <w:marRight w:val="0"/>
          <w:marTop w:val="58"/>
          <w:marBottom w:val="0"/>
          <w:divBdr>
            <w:top w:val="none" w:sz="0" w:space="0" w:color="auto"/>
            <w:left w:val="none" w:sz="0" w:space="0" w:color="auto"/>
            <w:bottom w:val="none" w:sz="0" w:space="0" w:color="auto"/>
            <w:right w:val="none" w:sz="0" w:space="0" w:color="auto"/>
          </w:divBdr>
        </w:div>
        <w:div w:id="687024003">
          <w:marLeft w:val="1166"/>
          <w:marRight w:val="0"/>
          <w:marTop w:val="91"/>
          <w:marBottom w:val="0"/>
          <w:divBdr>
            <w:top w:val="none" w:sz="0" w:space="0" w:color="auto"/>
            <w:left w:val="none" w:sz="0" w:space="0" w:color="auto"/>
            <w:bottom w:val="none" w:sz="0" w:space="0" w:color="auto"/>
            <w:right w:val="none" w:sz="0" w:space="0" w:color="auto"/>
          </w:divBdr>
        </w:div>
        <w:div w:id="762074844">
          <w:marLeft w:val="1166"/>
          <w:marRight w:val="0"/>
          <w:marTop w:val="91"/>
          <w:marBottom w:val="0"/>
          <w:divBdr>
            <w:top w:val="none" w:sz="0" w:space="0" w:color="auto"/>
            <w:left w:val="none" w:sz="0" w:space="0" w:color="auto"/>
            <w:bottom w:val="none" w:sz="0" w:space="0" w:color="auto"/>
            <w:right w:val="none" w:sz="0" w:space="0" w:color="auto"/>
          </w:divBdr>
        </w:div>
        <w:div w:id="817068691">
          <w:marLeft w:val="1166"/>
          <w:marRight w:val="0"/>
          <w:marTop w:val="91"/>
          <w:marBottom w:val="0"/>
          <w:divBdr>
            <w:top w:val="none" w:sz="0" w:space="0" w:color="auto"/>
            <w:left w:val="none" w:sz="0" w:space="0" w:color="auto"/>
            <w:bottom w:val="none" w:sz="0" w:space="0" w:color="auto"/>
            <w:right w:val="none" w:sz="0" w:space="0" w:color="auto"/>
          </w:divBdr>
        </w:div>
        <w:div w:id="917862602">
          <w:marLeft w:val="547"/>
          <w:marRight w:val="0"/>
          <w:marTop w:val="106"/>
          <w:marBottom w:val="0"/>
          <w:divBdr>
            <w:top w:val="none" w:sz="0" w:space="0" w:color="auto"/>
            <w:left w:val="none" w:sz="0" w:space="0" w:color="auto"/>
            <w:bottom w:val="none" w:sz="0" w:space="0" w:color="auto"/>
            <w:right w:val="none" w:sz="0" w:space="0" w:color="auto"/>
          </w:divBdr>
        </w:div>
        <w:div w:id="932008207">
          <w:marLeft w:val="2520"/>
          <w:marRight w:val="0"/>
          <w:marTop w:val="58"/>
          <w:marBottom w:val="0"/>
          <w:divBdr>
            <w:top w:val="none" w:sz="0" w:space="0" w:color="auto"/>
            <w:left w:val="none" w:sz="0" w:space="0" w:color="auto"/>
            <w:bottom w:val="none" w:sz="0" w:space="0" w:color="auto"/>
            <w:right w:val="none" w:sz="0" w:space="0" w:color="auto"/>
          </w:divBdr>
        </w:div>
        <w:div w:id="935987176">
          <w:marLeft w:val="1800"/>
          <w:marRight w:val="0"/>
          <w:marTop w:val="72"/>
          <w:marBottom w:val="0"/>
          <w:divBdr>
            <w:top w:val="none" w:sz="0" w:space="0" w:color="auto"/>
            <w:left w:val="none" w:sz="0" w:space="0" w:color="auto"/>
            <w:bottom w:val="none" w:sz="0" w:space="0" w:color="auto"/>
            <w:right w:val="none" w:sz="0" w:space="0" w:color="auto"/>
          </w:divBdr>
        </w:div>
        <w:div w:id="953444051">
          <w:marLeft w:val="1800"/>
          <w:marRight w:val="0"/>
          <w:marTop w:val="72"/>
          <w:marBottom w:val="0"/>
          <w:divBdr>
            <w:top w:val="none" w:sz="0" w:space="0" w:color="auto"/>
            <w:left w:val="none" w:sz="0" w:space="0" w:color="auto"/>
            <w:bottom w:val="none" w:sz="0" w:space="0" w:color="auto"/>
            <w:right w:val="none" w:sz="0" w:space="0" w:color="auto"/>
          </w:divBdr>
        </w:div>
        <w:div w:id="1076245466">
          <w:marLeft w:val="1800"/>
          <w:marRight w:val="0"/>
          <w:marTop w:val="72"/>
          <w:marBottom w:val="0"/>
          <w:divBdr>
            <w:top w:val="none" w:sz="0" w:space="0" w:color="auto"/>
            <w:left w:val="none" w:sz="0" w:space="0" w:color="auto"/>
            <w:bottom w:val="none" w:sz="0" w:space="0" w:color="auto"/>
            <w:right w:val="none" w:sz="0" w:space="0" w:color="auto"/>
          </w:divBdr>
        </w:div>
        <w:div w:id="1078094328">
          <w:marLeft w:val="1800"/>
          <w:marRight w:val="0"/>
          <w:marTop w:val="72"/>
          <w:marBottom w:val="0"/>
          <w:divBdr>
            <w:top w:val="none" w:sz="0" w:space="0" w:color="auto"/>
            <w:left w:val="none" w:sz="0" w:space="0" w:color="auto"/>
            <w:bottom w:val="none" w:sz="0" w:space="0" w:color="auto"/>
            <w:right w:val="none" w:sz="0" w:space="0" w:color="auto"/>
          </w:divBdr>
        </w:div>
        <w:div w:id="1337077902">
          <w:marLeft w:val="2520"/>
          <w:marRight w:val="0"/>
          <w:marTop w:val="58"/>
          <w:marBottom w:val="0"/>
          <w:divBdr>
            <w:top w:val="none" w:sz="0" w:space="0" w:color="auto"/>
            <w:left w:val="none" w:sz="0" w:space="0" w:color="auto"/>
            <w:bottom w:val="none" w:sz="0" w:space="0" w:color="auto"/>
            <w:right w:val="none" w:sz="0" w:space="0" w:color="auto"/>
          </w:divBdr>
        </w:div>
        <w:div w:id="1401174153">
          <w:marLeft w:val="1166"/>
          <w:marRight w:val="0"/>
          <w:marTop w:val="91"/>
          <w:marBottom w:val="0"/>
          <w:divBdr>
            <w:top w:val="none" w:sz="0" w:space="0" w:color="auto"/>
            <w:left w:val="none" w:sz="0" w:space="0" w:color="auto"/>
            <w:bottom w:val="none" w:sz="0" w:space="0" w:color="auto"/>
            <w:right w:val="none" w:sz="0" w:space="0" w:color="auto"/>
          </w:divBdr>
        </w:div>
        <w:div w:id="2027823408">
          <w:marLeft w:val="1800"/>
          <w:marRight w:val="0"/>
          <w:marTop w:val="72"/>
          <w:marBottom w:val="0"/>
          <w:divBdr>
            <w:top w:val="none" w:sz="0" w:space="0" w:color="auto"/>
            <w:left w:val="none" w:sz="0" w:space="0" w:color="auto"/>
            <w:bottom w:val="none" w:sz="0" w:space="0" w:color="auto"/>
            <w:right w:val="none" w:sz="0" w:space="0" w:color="auto"/>
          </w:divBdr>
        </w:div>
        <w:div w:id="2143690820">
          <w:marLeft w:val="1166"/>
          <w:marRight w:val="0"/>
          <w:marTop w:val="91"/>
          <w:marBottom w:val="0"/>
          <w:divBdr>
            <w:top w:val="none" w:sz="0" w:space="0" w:color="auto"/>
            <w:left w:val="none" w:sz="0" w:space="0" w:color="auto"/>
            <w:bottom w:val="none" w:sz="0" w:space="0" w:color="auto"/>
            <w:right w:val="none" w:sz="0" w:space="0" w:color="auto"/>
          </w:divBdr>
        </w:div>
      </w:divsChild>
    </w:div>
    <w:div w:id="937449000">
      <w:bodyDiv w:val="1"/>
      <w:marLeft w:val="0"/>
      <w:marRight w:val="0"/>
      <w:marTop w:val="0"/>
      <w:marBottom w:val="0"/>
      <w:divBdr>
        <w:top w:val="none" w:sz="0" w:space="0" w:color="auto"/>
        <w:left w:val="none" w:sz="0" w:space="0" w:color="auto"/>
        <w:bottom w:val="none" w:sz="0" w:space="0" w:color="auto"/>
        <w:right w:val="none" w:sz="0" w:space="0" w:color="auto"/>
      </w:divBdr>
      <w:divsChild>
        <w:div w:id="285236665">
          <w:marLeft w:val="547"/>
          <w:marRight w:val="0"/>
          <w:marTop w:val="115"/>
          <w:marBottom w:val="0"/>
          <w:divBdr>
            <w:top w:val="none" w:sz="0" w:space="0" w:color="auto"/>
            <w:left w:val="none" w:sz="0" w:space="0" w:color="auto"/>
            <w:bottom w:val="none" w:sz="0" w:space="0" w:color="auto"/>
            <w:right w:val="none" w:sz="0" w:space="0" w:color="auto"/>
          </w:divBdr>
        </w:div>
        <w:div w:id="997610986">
          <w:marLeft w:val="547"/>
          <w:marRight w:val="0"/>
          <w:marTop w:val="115"/>
          <w:marBottom w:val="0"/>
          <w:divBdr>
            <w:top w:val="none" w:sz="0" w:space="0" w:color="auto"/>
            <w:left w:val="none" w:sz="0" w:space="0" w:color="auto"/>
            <w:bottom w:val="none" w:sz="0" w:space="0" w:color="auto"/>
            <w:right w:val="none" w:sz="0" w:space="0" w:color="auto"/>
          </w:divBdr>
        </w:div>
        <w:div w:id="1149175194">
          <w:marLeft w:val="1166"/>
          <w:marRight w:val="0"/>
          <w:marTop w:val="96"/>
          <w:marBottom w:val="0"/>
          <w:divBdr>
            <w:top w:val="none" w:sz="0" w:space="0" w:color="auto"/>
            <w:left w:val="none" w:sz="0" w:space="0" w:color="auto"/>
            <w:bottom w:val="none" w:sz="0" w:space="0" w:color="auto"/>
            <w:right w:val="none" w:sz="0" w:space="0" w:color="auto"/>
          </w:divBdr>
        </w:div>
        <w:div w:id="1803427462">
          <w:marLeft w:val="547"/>
          <w:marRight w:val="0"/>
          <w:marTop w:val="115"/>
          <w:marBottom w:val="0"/>
          <w:divBdr>
            <w:top w:val="none" w:sz="0" w:space="0" w:color="auto"/>
            <w:left w:val="none" w:sz="0" w:space="0" w:color="auto"/>
            <w:bottom w:val="none" w:sz="0" w:space="0" w:color="auto"/>
            <w:right w:val="none" w:sz="0" w:space="0" w:color="auto"/>
          </w:divBdr>
        </w:div>
        <w:div w:id="2048792718">
          <w:marLeft w:val="1166"/>
          <w:marRight w:val="0"/>
          <w:marTop w:val="96"/>
          <w:marBottom w:val="0"/>
          <w:divBdr>
            <w:top w:val="none" w:sz="0" w:space="0" w:color="auto"/>
            <w:left w:val="none" w:sz="0" w:space="0" w:color="auto"/>
            <w:bottom w:val="none" w:sz="0" w:space="0" w:color="auto"/>
            <w:right w:val="none" w:sz="0" w:space="0" w:color="auto"/>
          </w:divBdr>
        </w:div>
        <w:div w:id="2084251849">
          <w:marLeft w:val="1166"/>
          <w:marRight w:val="0"/>
          <w:marTop w:val="96"/>
          <w:marBottom w:val="0"/>
          <w:divBdr>
            <w:top w:val="none" w:sz="0" w:space="0" w:color="auto"/>
            <w:left w:val="none" w:sz="0" w:space="0" w:color="auto"/>
            <w:bottom w:val="none" w:sz="0" w:space="0" w:color="auto"/>
            <w:right w:val="none" w:sz="0" w:space="0" w:color="auto"/>
          </w:divBdr>
        </w:div>
      </w:divsChild>
    </w:div>
    <w:div w:id="937566006">
      <w:bodyDiv w:val="1"/>
      <w:marLeft w:val="0"/>
      <w:marRight w:val="0"/>
      <w:marTop w:val="0"/>
      <w:marBottom w:val="0"/>
      <w:divBdr>
        <w:top w:val="none" w:sz="0" w:space="0" w:color="auto"/>
        <w:left w:val="none" w:sz="0" w:space="0" w:color="auto"/>
        <w:bottom w:val="none" w:sz="0" w:space="0" w:color="auto"/>
        <w:right w:val="none" w:sz="0" w:space="0" w:color="auto"/>
      </w:divBdr>
    </w:div>
    <w:div w:id="937635203">
      <w:bodyDiv w:val="1"/>
      <w:marLeft w:val="0"/>
      <w:marRight w:val="0"/>
      <w:marTop w:val="0"/>
      <w:marBottom w:val="0"/>
      <w:divBdr>
        <w:top w:val="none" w:sz="0" w:space="0" w:color="auto"/>
        <w:left w:val="none" w:sz="0" w:space="0" w:color="auto"/>
        <w:bottom w:val="none" w:sz="0" w:space="0" w:color="auto"/>
        <w:right w:val="none" w:sz="0" w:space="0" w:color="auto"/>
      </w:divBdr>
    </w:div>
    <w:div w:id="938221414">
      <w:bodyDiv w:val="1"/>
      <w:marLeft w:val="0"/>
      <w:marRight w:val="0"/>
      <w:marTop w:val="0"/>
      <w:marBottom w:val="0"/>
      <w:divBdr>
        <w:top w:val="none" w:sz="0" w:space="0" w:color="auto"/>
        <w:left w:val="none" w:sz="0" w:space="0" w:color="auto"/>
        <w:bottom w:val="none" w:sz="0" w:space="0" w:color="auto"/>
        <w:right w:val="none" w:sz="0" w:space="0" w:color="auto"/>
      </w:divBdr>
      <w:divsChild>
        <w:div w:id="515004480">
          <w:marLeft w:val="0"/>
          <w:marRight w:val="0"/>
          <w:marTop w:val="0"/>
          <w:marBottom w:val="0"/>
          <w:divBdr>
            <w:top w:val="none" w:sz="0" w:space="0" w:color="auto"/>
            <w:left w:val="none" w:sz="0" w:space="0" w:color="auto"/>
            <w:bottom w:val="none" w:sz="0" w:space="0" w:color="auto"/>
            <w:right w:val="none" w:sz="0" w:space="0" w:color="auto"/>
          </w:divBdr>
          <w:divsChild>
            <w:div w:id="170222920">
              <w:marLeft w:val="0"/>
              <w:marRight w:val="0"/>
              <w:marTop w:val="0"/>
              <w:marBottom w:val="0"/>
              <w:divBdr>
                <w:top w:val="none" w:sz="0" w:space="0" w:color="auto"/>
                <w:left w:val="none" w:sz="0" w:space="0" w:color="auto"/>
                <w:bottom w:val="none" w:sz="0" w:space="0" w:color="auto"/>
                <w:right w:val="none" w:sz="0" w:space="0" w:color="auto"/>
              </w:divBdr>
            </w:div>
            <w:div w:id="670330379">
              <w:marLeft w:val="0"/>
              <w:marRight w:val="0"/>
              <w:marTop w:val="0"/>
              <w:marBottom w:val="0"/>
              <w:divBdr>
                <w:top w:val="none" w:sz="0" w:space="0" w:color="auto"/>
                <w:left w:val="none" w:sz="0" w:space="0" w:color="auto"/>
                <w:bottom w:val="none" w:sz="0" w:space="0" w:color="auto"/>
                <w:right w:val="none" w:sz="0" w:space="0" w:color="auto"/>
              </w:divBdr>
            </w:div>
            <w:div w:id="766081006">
              <w:marLeft w:val="0"/>
              <w:marRight w:val="0"/>
              <w:marTop w:val="0"/>
              <w:marBottom w:val="0"/>
              <w:divBdr>
                <w:top w:val="none" w:sz="0" w:space="0" w:color="auto"/>
                <w:left w:val="none" w:sz="0" w:space="0" w:color="auto"/>
                <w:bottom w:val="none" w:sz="0" w:space="0" w:color="auto"/>
                <w:right w:val="none" w:sz="0" w:space="0" w:color="auto"/>
              </w:divBdr>
            </w:div>
            <w:div w:id="863830601">
              <w:marLeft w:val="0"/>
              <w:marRight w:val="0"/>
              <w:marTop w:val="0"/>
              <w:marBottom w:val="0"/>
              <w:divBdr>
                <w:top w:val="none" w:sz="0" w:space="0" w:color="auto"/>
                <w:left w:val="none" w:sz="0" w:space="0" w:color="auto"/>
                <w:bottom w:val="none" w:sz="0" w:space="0" w:color="auto"/>
                <w:right w:val="none" w:sz="0" w:space="0" w:color="auto"/>
              </w:divBdr>
            </w:div>
            <w:div w:id="1019313025">
              <w:marLeft w:val="0"/>
              <w:marRight w:val="0"/>
              <w:marTop w:val="0"/>
              <w:marBottom w:val="0"/>
              <w:divBdr>
                <w:top w:val="none" w:sz="0" w:space="0" w:color="auto"/>
                <w:left w:val="none" w:sz="0" w:space="0" w:color="auto"/>
                <w:bottom w:val="none" w:sz="0" w:space="0" w:color="auto"/>
                <w:right w:val="none" w:sz="0" w:space="0" w:color="auto"/>
              </w:divBdr>
            </w:div>
            <w:div w:id="1044603342">
              <w:marLeft w:val="0"/>
              <w:marRight w:val="0"/>
              <w:marTop w:val="0"/>
              <w:marBottom w:val="0"/>
              <w:divBdr>
                <w:top w:val="none" w:sz="0" w:space="0" w:color="auto"/>
                <w:left w:val="none" w:sz="0" w:space="0" w:color="auto"/>
                <w:bottom w:val="none" w:sz="0" w:space="0" w:color="auto"/>
                <w:right w:val="none" w:sz="0" w:space="0" w:color="auto"/>
              </w:divBdr>
            </w:div>
            <w:div w:id="1103182944">
              <w:marLeft w:val="0"/>
              <w:marRight w:val="0"/>
              <w:marTop w:val="0"/>
              <w:marBottom w:val="0"/>
              <w:divBdr>
                <w:top w:val="none" w:sz="0" w:space="0" w:color="auto"/>
                <w:left w:val="none" w:sz="0" w:space="0" w:color="auto"/>
                <w:bottom w:val="none" w:sz="0" w:space="0" w:color="auto"/>
                <w:right w:val="none" w:sz="0" w:space="0" w:color="auto"/>
              </w:divBdr>
            </w:div>
            <w:div w:id="1138187382">
              <w:marLeft w:val="0"/>
              <w:marRight w:val="0"/>
              <w:marTop w:val="0"/>
              <w:marBottom w:val="0"/>
              <w:divBdr>
                <w:top w:val="none" w:sz="0" w:space="0" w:color="auto"/>
                <w:left w:val="none" w:sz="0" w:space="0" w:color="auto"/>
                <w:bottom w:val="none" w:sz="0" w:space="0" w:color="auto"/>
                <w:right w:val="none" w:sz="0" w:space="0" w:color="auto"/>
              </w:divBdr>
            </w:div>
            <w:div w:id="1159148398">
              <w:marLeft w:val="0"/>
              <w:marRight w:val="0"/>
              <w:marTop w:val="0"/>
              <w:marBottom w:val="0"/>
              <w:divBdr>
                <w:top w:val="none" w:sz="0" w:space="0" w:color="auto"/>
                <w:left w:val="none" w:sz="0" w:space="0" w:color="auto"/>
                <w:bottom w:val="none" w:sz="0" w:space="0" w:color="auto"/>
                <w:right w:val="none" w:sz="0" w:space="0" w:color="auto"/>
              </w:divBdr>
            </w:div>
            <w:div w:id="1239172834">
              <w:marLeft w:val="0"/>
              <w:marRight w:val="0"/>
              <w:marTop w:val="0"/>
              <w:marBottom w:val="0"/>
              <w:divBdr>
                <w:top w:val="none" w:sz="0" w:space="0" w:color="auto"/>
                <w:left w:val="none" w:sz="0" w:space="0" w:color="auto"/>
                <w:bottom w:val="none" w:sz="0" w:space="0" w:color="auto"/>
                <w:right w:val="none" w:sz="0" w:space="0" w:color="auto"/>
              </w:divBdr>
            </w:div>
            <w:div w:id="1314485536">
              <w:marLeft w:val="0"/>
              <w:marRight w:val="0"/>
              <w:marTop w:val="0"/>
              <w:marBottom w:val="0"/>
              <w:divBdr>
                <w:top w:val="none" w:sz="0" w:space="0" w:color="auto"/>
                <w:left w:val="none" w:sz="0" w:space="0" w:color="auto"/>
                <w:bottom w:val="none" w:sz="0" w:space="0" w:color="auto"/>
                <w:right w:val="none" w:sz="0" w:space="0" w:color="auto"/>
              </w:divBdr>
            </w:div>
            <w:div w:id="1666930459">
              <w:marLeft w:val="0"/>
              <w:marRight w:val="0"/>
              <w:marTop w:val="0"/>
              <w:marBottom w:val="0"/>
              <w:divBdr>
                <w:top w:val="none" w:sz="0" w:space="0" w:color="auto"/>
                <w:left w:val="none" w:sz="0" w:space="0" w:color="auto"/>
                <w:bottom w:val="none" w:sz="0" w:space="0" w:color="auto"/>
                <w:right w:val="none" w:sz="0" w:space="0" w:color="auto"/>
              </w:divBdr>
            </w:div>
            <w:div w:id="1921209997">
              <w:marLeft w:val="0"/>
              <w:marRight w:val="0"/>
              <w:marTop w:val="0"/>
              <w:marBottom w:val="0"/>
              <w:divBdr>
                <w:top w:val="none" w:sz="0" w:space="0" w:color="auto"/>
                <w:left w:val="none" w:sz="0" w:space="0" w:color="auto"/>
                <w:bottom w:val="none" w:sz="0" w:space="0" w:color="auto"/>
                <w:right w:val="none" w:sz="0" w:space="0" w:color="auto"/>
              </w:divBdr>
            </w:div>
            <w:div w:id="2059668198">
              <w:marLeft w:val="0"/>
              <w:marRight w:val="0"/>
              <w:marTop w:val="0"/>
              <w:marBottom w:val="0"/>
              <w:divBdr>
                <w:top w:val="none" w:sz="0" w:space="0" w:color="auto"/>
                <w:left w:val="none" w:sz="0" w:space="0" w:color="auto"/>
                <w:bottom w:val="none" w:sz="0" w:space="0" w:color="auto"/>
                <w:right w:val="none" w:sz="0" w:space="0" w:color="auto"/>
              </w:divBdr>
            </w:div>
            <w:div w:id="21267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8217">
      <w:bodyDiv w:val="1"/>
      <w:marLeft w:val="0"/>
      <w:marRight w:val="0"/>
      <w:marTop w:val="0"/>
      <w:marBottom w:val="0"/>
      <w:divBdr>
        <w:top w:val="none" w:sz="0" w:space="0" w:color="auto"/>
        <w:left w:val="none" w:sz="0" w:space="0" w:color="auto"/>
        <w:bottom w:val="none" w:sz="0" w:space="0" w:color="auto"/>
        <w:right w:val="none" w:sz="0" w:space="0" w:color="auto"/>
      </w:divBdr>
    </w:div>
    <w:div w:id="939411399">
      <w:bodyDiv w:val="1"/>
      <w:marLeft w:val="0"/>
      <w:marRight w:val="0"/>
      <w:marTop w:val="0"/>
      <w:marBottom w:val="0"/>
      <w:divBdr>
        <w:top w:val="none" w:sz="0" w:space="0" w:color="auto"/>
        <w:left w:val="none" w:sz="0" w:space="0" w:color="auto"/>
        <w:bottom w:val="none" w:sz="0" w:space="0" w:color="auto"/>
        <w:right w:val="none" w:sz="0" w:space="0" w:color="auto"/>
      </w:divBdr>
    </w:div>
    <w:div w:id="940524828">
      <w:bodyDiv w:val="1"/>
      <w:marLeft w:val="0"/>
      <w:marRight w:val="0"/>
      <w:marTop w:val="0"/>
      <w:marBottom w:val="0"/>
      <w:divBdr>
        <w:top w:val="none" w:sz="0" w:space="0" w:color="auto"/>
        <w:left w:val="none" w:sz="0" w:space="0" w:color="auto"/>
        <w:bottom w:val="none" w:sz="0" w:space="0" w:color="auto"/>
        <w:right w:val="none" w:sz="0" w:space="0" w:color="auto"/>
      </w:divBdr>
    </w:div>
    <w:div w:id="942808668">
      <w:bodyDiv w:val="1"/>
      <w:marLeft w:val="0"/>
      <w:marRight w:val="0"/>
      <w:marTop w:val="0"/>
      <w:marBottom w:val="0"/>
      <w:divBdr>
        <w:top w:val="none" w:sz="0" w:space="0" w:color="auto"/>
        <w:left w:val="none" w:sz="0" w:space="0" w:color="auto"/>
        <w:bottom w:val="none" w:sz="0" w:space="0" w:color="auto"/>
        <w:right w:val="none" w:sz="0" w:space="0" w:color="auto"/>
      </w:divBdr>
      <w:divsChild>
        <w:div w:id="532158468">
          <w:marLeft w:val="1166"/>
          <w:marRight w:val="0"/>
          <w:marTop w:val="115"/>
          <w:marBottom w:val="0"/>
          <w:divBdr>
            <w:top w:val="none" w:sz="0" w:space="0" w:color="auto"/>
            <w:left w:val="none" w:sz="0" w:space="0" w:color="auto"/>
            <w:bottom w:val="none" w:sz="0" w:space="0" w:color="auto"/>
            <w:right w:val="none" w:sz="0" w:space="0" w:color="auto"/>
          </w:divBdr>
        </w:div>
        <w:div w:id="1267427156">
          <w:marLeft w:val="1886"/>
          <w:marRight w:val="0"/>
          <w:marTop w:val="115"/>
          <w:marBottom w:val="0"/>
          <w:divBdr>
            <w:top w:val="none" w:sz="0" w:space="0" w:color="auto"/>
            <w:left w:val="none" w:sz="0" w:space="0" w:color="auto"/>
            <w:bottom w:val="none" w:sz="0" w:space="0" w:color="auto"/>
            <w:right w:val="none" w:sz="0" w:space="0" w:color="auto"/>
          </w:divBdr>
        </w:div>
        <w:div w:id="1508330569">
          <w:marLeft w:val="547"/>
          <w:marRight w:val="0"/>
          <w:marTop w:val="115"/>
          <w:marBottom w:val="0"/>
          <w:divBdr>
            <w:top w:val="none" w:sz="0" w:space="0" w:color="auto"/>
            <w:left w:val="none" w:sz="0" w:space="0" w:color="auto"/>
            <w:bottom w:val="none" w:sz="0" w:space="0" w:color="auto"/>
            <w:right w:val="none" w:sz="0" w:space="0" w:color="auto"/>
          </w:divBdr>
        </w:div>
      </w:divsChild>
    </w:div>
    <w:div w:id="943459068">
      <w:bodyDiv w:val="1"/>
      <w:marLeft w:val="0"/>
      <w:marRight w:val="0"/>
      <w:marTop w:val="0"/>
      <w:marBottom w:val="0"/>
      <w:divBdr>
        <w:top w:val="none" w:sz="0" w:space="0" w:color="auto"/>
        <w:left w:val="none" w:sz="0" w:space="0" w:color="auto"/>
        <w:bottom w:val="none" w:sz="0" w:space="0" w:color="auto"/>
        <w:right w:val="none" w:sz="0" w:space="0" w:color="auto"/>
      </w:divBdr>
    </w:div>
    <w:div w:id="943684665">
      <w:bodyDiv w:val="1"/>
      <w:marLeft w:val="0"/>
      <w:marRight w:val="0"/>
      <w:marTop w:val="0"/>
      <w:marBottom w:val="0"/>
      <w:divBdr>
        <w:top w:val="none" w:sz="0" w:space="0" w:color="auto"/>
        <w:left w:val="none" w:sz="0" w:space="0" w:color="auto"/>
        <w:bottom w:val="none" w:sz="0" w:space="0" w:color="auto"/>
        <w:right w:val="none" w:sz="0" w:space="0" w:color="auto"/>
      </w:divBdr>
    </w:div>
    <w:div w:id="943803151">
      <w:bodyDiv w:val="1"/>
      <w:marLeft w:val="0"/>
      <w:marRight w:val="0"/>
      <w:marTop w:val="0"/>
      <w:marBottom w:val="0"/>
      <w:divBdr>
        <w:top w:val="none" w:sz="0" w:space="0" w:color="auto"/>
        <w:left w:val="none" w:sz="0" w:space="0" w:color="auto"/>
        <w:bottom w:val="none" w:sz="0" w:space="0" w:color="auto"/>
        <w:right w:val="none" w:sz="0" w:space="0" w:color="auto"/>
      </w:divBdr>
      <w:divsChild>
        <w:div w:id="2053654608">
          <w:marLeft w:val="360"/>
          <w:marRight w:val="0"/>
          <w:marTop w:val="200"/>
          <w:marBottom w:val="0"/>
          <w:divBdr>
            <w:top w:val="none" w:sz="0" w:space="0" w:color="auto"/>
            <w:left w:val="none" w:sz="0" w:space="0" w:color="auto"/>
            <w:bottom w:val="none" w:sz="0" w:space="0" w:color="auto"/>
            <w:right w:val="none" w:sz="0" w:space="0" w:color="auto"/>
          </w:divBdr>
        </w:div>
      </w:divsChild>
    </w:div>
    <w:div w:id="944119799">
      <w:bodyDiv w:val="1"/>
      <w:marLeft w:val="0"/>
      <w:marRight w:val="0"/>
      <w:marTop w:val="0"/>
      <w:marBottom w:val="0"/>
      <w:divBdr>
        <w:top w:val="none" w:sz="0" w:space="0" w:color="auto"/>
        <w:left w:val="none" w:sz="0" w:space="0" w:color="auto"/>
        <w:bottom w:val="none" w:sz="0" w:space="0" w:color="auto"/>
        <w:right w:val="none" w:sz="0" w:space="0" w:color="auto"/>
      </w:divBdr>
      <w:divsChild>
        <w:div w:id="955939653">
          <w:marLeft w:val="547"/>
          <w:marRight w:val="0"/>
          <w:marTop w:val="96"/>
          <w:marBottom w:val="0"/>
          <w:divBdr>
            <w:top w:val="none" w:sz="0" w:space="0" w:color="auto"/>
            <w:left w:val="none" w:sz="0" w:space="0" w:color="auto"/>
            <w:bottom w:val="none" w:sz="0" w:space="0" w:color="auto"/>
            <w:right w:val="none" w:sz="0" w:space="0" w:color="auto"/>
          </w:divBdr>
        </w:div>
      </w:divsChild>
    </w:div>
    <w:div w:id="944730529">
      <w:bodyDiv w:val="1"/>
      <w:marLeft w:val="0"/>
      <w:marRight w:val="0"/>
      <w:marTop w:val="0"/>
      <w:marBottom w:val="0"/>
      <w:divBdr>
        <w:top w:val="none" w:sz="0" w:space="0" w:color="auto"/>
        <w:left w:val="none" w:sz="0" w:space="0" w:color="auto"/>
        <w:bottom w:val="none" w:sz="0" w:space="0" w:color="auto"/>
        <w:right w:val="none" w:sz="0" w:space="0" w:color="auto"/>
      </w:divBdr>
    </w:div>
    <w:div w:id="945118524">
      <w:bodyDiv w:val="1"/>
      <w:marLeft w:val="0"/>
      <w:marRight w:val="0"/>
      <w:marTop w:val="0"/>
      <w:marBottom w:val="0"/>
      <w:divBdr>
        <w:top w:val="none" w:sz="0" w:space="0" w:color="auto"/>
        <w:left w:val="none" w:sz="0" w:space="0" w:color="auto"/>
        <w:bottom w:val="none" w:sz="0" w:space="0" w:color="auto"/>
        <w:right w:val="none" w:sz="0" w:space="0" w:color="auto"/>
      </w:divBdr>
      <w:divsChild>
        <w:div w:id="184486707">
          <w:marLeft w:val="1166"/>
          <w:marRight w:val="0"/>
          <w:marTop w:val="96"/>
          <w:marBottom w:val="0"/>
          <w:divBdr>
            <w:top w:val="none" w:sz="0" w:space="0" w:color="auto"/>
            <w:left w:val="none" w:sz="0" w:space="0" w:color="auto"/>
            <w:bottom w:val="none" w:sz="0" w:space="0" w:color="auto"/>
            <w:right w:val="none" w:sz="0" w:space="0" w:color="auto"/>
          </w:divBdr>
        </w:div>
        <w:div w:id="313294654">
          <w:marLeft w:val="1166"/>
          <w:marRight w:val="0"/>
          <w:marTop w:val="96"/>
          <w:marBottom w:val="0"/>
          <w:divBdr>
            <w:top w:val="none" w:sz="0" w:space="0" w:color="auto"/>
            <w:left w:val="none" w:sz="0" w:space="0" w:color="auto"/>
            <w:bottom w:val="none" w:sz="0" w:space="0" w:color="auto"/>
            <w:right w:val="none" w:sz="0" w:space="0" w:color="auto"/>
          </w:divBdr>
        </w:div>
        <w:div w:id="832450949">
          <w:marLeft w:val="547"/>
          <w:marRight w:val="0"/>
          <w:marTop w:val="115"/>
          <w:marBottom w:val="0"/>
          <w:divBdr>
            <w:top w:val="none" w:sz="0" w:space="0" w:color="auto"/>
            <w:left w:val="none" w:sz="0" w:space="0" w:color="auto"/>
            <w:bottom w:val="none" w:sz="0" w:space="0" w:color="auto"/>
            <w:right w:val="none" w:sz="0" w:space="0" w:color="auto"/>
          </w:divBdr>
        </w:div>
        <w:div w:id="836268144">
          <w:marLeft w:val="547"/>
          <w:marRight w:val="0"/>
          <w:marTop w:val="115"/>
          <w:marBottom w:val="0"/>
          <w:divBdr>
            <w:top w:val="none" w:sz="0" w:space="0" w:color="auto"/>
            <w:left w:val="none" w:sz="0" w:space="0" w:color="auto"/>
            <w:bottom w:val="none" w:sz="0" w:space="0" w:color="auto"/>
            <w:right w:val="none" w:sz="0" w:space="0" w:color="auto"/>
          </w:divBdr>
        </w:div>
        <w:div w:id="1077630380">
          <w:marLeft w:val="547"/>
          <w:marRight w:val="0"/>
          <w:marTop w:val="115"/>
          <w:marBottom w:val="0"/>
          <w:divBdr>
            <w:top w:val="none" w:sz="0" w:space="0" w:color="auto"/>
            <w:left w:val="none" w:sz="0" w:space="0" w:color="auto"/>
            <w:bottom w:val="none" w:sz="0" w:space="0" w:color="auto"/>
            <w:right w:val="none" w:sz="0" w:space="0" w:color="auto"/>
          </w:divBdr>
        </w:div>
        <w:div w:id="1548296289">
          <w:marLeft w:val="1166"/>
          <w:marRight w:val="0"/>
          <w:marTop w:val="96"/>
          <w:marBottom w:val="0"/>
          <w:divBdr>
            <w:top w:val="none" w:sz="0" w:space="0" w:color="auto"/>
            <w:left w:val="none" w:sz="0" w:space="0" w:color="auto"/>
            <w:bottom w:val="none" w:sz="0" w:space="0" w:color="auto"/>
            <w:right w:val="none" w:sz="0" w:space="0" w:color="auto"/>
          </w:divBdr>
        </w:div>
      </w:divsChild>
    </w:div>
    <w:div w:id="946037088">
      <w:bodyDiv w:val="1"/>
      <w:marLeft w:val="0"/>
      <w:marRight w:val="0"/>
      <w:marTop w:val="0"/>
      <w:marBottom w:val="0"/>
      <w:divBdr>
        <w:top w:val="none" w:sz="0" w:space="0" w:color="auto"/>
        <w:left w:val="none" w:sz="0" w:space="0" w:color="auto"/>
        <w:bottom w:val="none" w:sz="0" w:space="0" w:color="auto"/>
        <w:right w:val="none" w:sz="0" w:space="0" w:color="auto"/>
      </w:divBdr>
    </w:div>
    <w:div w:id="946160037">
      <w:bodyDiv w:val="1"/>
      <w:marLeft w:val="0"/>
      <w:marRight w:val="0"/>
      <w:marTop w:val="0"/>
      <w:marBottom w:val="0"/>
      <w:divBdr>
        <w:top w:val="none" w:sz="0" w:space="0" w:color="auto"/>
        <w:left w:val="none" w:sz="0" w:space="0" w:color="auto"/>
        <w:bottom w:val="none" w:sz="0" w:space="0" w:color="auto"/>
        <w:right w:val="none" w:sz="0" w:space="0" w:color="auto"/>
      </w:divBdr>
    </w:div>
    <w:div w:id="946692174">
      <w:bodyDiv w:val="1"/>
      <w:marLeft w:val="0"/>
      <w:marRight w:val="0"/>
      <w:marTop w:val="0"/>
      <w:marBottom w:val="0"/>
      <w:divBdr>
        <w:top w:val="none" w:sz="0" w:space="0" w:color="auto"/>
        <w:left w:val="none" w:sz="0" w:space="0" w:color="auto"/>
        <w:bottom w:val="none" w:sz="0" w:space="0" w:color="auto"/>
        <w:right w:val="none" w:sz="0" w:space="0" w:color="auto"/>
      </w:divBdr>
    </w:div>
    <w:div w:id="946884426">
      <w:bodyDiv w:val="1"/>
      <w:marLeft w:val="0"/>
      <w:marRight w:val="0"/>
      <w:marTop w:val="0"/>
      <w:marBottom w:val="0"/>
      <w:divBdr>
        <w:top w:val="none" w:sz="0" w:space="0" w:color="auto"/>
        <w:left w:val="none" w:sz="0" w:space="0" w:color="auto"/>
        <w:bottom w:val="none" w:sz="0" w:space="0" w:color="auto"/>
        <w:right w:val="none" w:sz="0" w:space="0" w:color="auto"/>
      </w:divBdr>
    </w:div>
    <w:div w:id="947085394">
      <w:bodyDiv w:val="1"/>
      <w:marLeft w:val="0"/>
      <w:marRight w:val="0"/>
      <w:marTop w:val="0"/>
      <w:marBottom w:val="0"/>
      <w:divBdr>
        <w:top w:val="none" w:sz="0" w:space="0" w:color="auto"/>
        <w:left w:val="none" w:sz="0" w:space="0" w:color="auto"/>
        <w:bottom w:val="none" w:sz="0" w:space="0" w:color="auto"/>
        <w:right w:val="none" w:sz="0" w:space="0" w:color="auto"/>
      </w:divBdr>
      <w:divsChild>
        <w:div w:id="271790674">
          <w:marLeft w:val="547"/>
          <w:marRight w:val="0"/>
          <w:marTop w:val="115"/>
          <w:marBottom w:val="0"/>
          <w:divBdr>
            <w:top w:val="none" w:sz="0" w:space="0" w:color="auto"/>
            <w:left w:val="none" w:sz="0" w:space="0" w:color="auto"/>
            <w:bottom w:val="none" w:sz="0" w:space="0" w:color="auto"/>
            <w:right w:val="none" w:sz="0" w:space="0" w:color="auto"/>
          </w:divBdr>
        </w:div>
        <w:div w:id="602418494">
          <w:marLeft w:val="1166"/>
          <w:marRight w:val="0"/>
          <w:marTop w:val="96"/>
          <w:marBottom w:val="0"/>
          <w:divBdr>
            <w:top w:val="none" w:sz="0" w:space="0" w:color="auto"/>
            <w:left w:val="none" w:sz="0" w:space="0" w:color="auto"/>
            <w:bottom w:val="none" w:sz="0" w:space="0" w:color="auto"/>
            <w:right w:val="none" w:sz="0" w:space="0" w:color="auto"/>
          </w:divBdr>
        </w:div>
        <w:div w:id="1520310599">
          <w:marLeft w:val="1800"/>
          <w:marRight w:val="0"/>
          <w:marTop w:val="96"/>
          <w:marBottom w:val="0"/>
          <w:divBdr>
            <w:top w:val="none" w:sz="0" w:space="0" w:color="auto"/>
            <w:left w:val="none" w:sz="0" w:space="0" w:color="auto"/>
            <w:bottom w:val="none" w:sz="0" w:space="0" w:color="auto"/>
            <w:right w:val="none" w:sz="0" w:space="0" w:color="auto"/>
          </w:divBdr>
        </w:div>
      </w:divsChild>
    </w:div>
    <w:div w:id="947276101">
      <w:bodyDiv w:val="1"/>
      <w:marLeft w:val="0"/>
      <w:marRight w:val="0"/>
      <w:marTop w:val="0"/>
      <w:marBottom w:val="0"/>
      <w:divBdr>
        <w:top w:val="none" w:sz="0" w:space="0" w:color="auto"/>
        <w:left w:val="none" w:sz="0" w:space="0" w:color="auto"/>
        <w:bottom w:val="none" w:sz="0" w:space="0" w:color="auto"/>
        <w:right w:val="none" w:sz="0" w:space="0" w:color="auto"/>
      </w:divBdr>
    </w:div>
    <w:div w:id="948656371">
      <w:bodyDiv w:val="1"/>
      <w:marLeft w:val="0"/>
      <w:marRight w:val="0"/>
      <w:marTop w:val="0"/>
      <w:marBottom w:val="0"/>
      <w:divBdr>
        <w:top w:val="none" w:sz="0" w:space="0" w:color="auto"/>
        <w:left w:val="none" w:sz="0" w:space="0" w:color="auto"/>
        <w:bottom w:val="none" w:sz="0" w:space="0" w:color="auto"/>
        <w:right w:val="none" w:sz="0" w:space="0" w:color="auto"/>
      </w:divBdr>
      <w:divsChild>
        <w:div w:id="682511258">
          <w:marLeft w:val="1166"/>
          <w:marRight w:val="0"/>
          <w:marTop w:val="125"/>
          <w:marBottom w:val="0"/>
          <w:divBdr>
            <w:top w:val="none" w:sz="0" w:space="0" w:color="auto"/>
            <w:left w:val="none" w:sz="0" w:space="0" w:color="auto"/>
            <w:bottom w:val="none" w:sz="0" w:space="0" w:color="auto"/>
            <w:right w:val="none" w:sz="0" w:space="0" w:color="auto"/>
          </w:divBdr>
        </w:div>
        <w:div w:id="684475750">
          <w:marLeft w:val="1800"/>
          <w:marRight w:val="0"/>
          <w:marTop w:val="106"/>
          <w:marBottom w:val="0"/>
          <w:divBdr>
            <w:top w:val="none" w:sz="0" w:space="0" w:color="auto"/>
            <w:left w:val="none" w:sz="0" w:space="0" w:color="auto"/>
            <w:bottom w:val="none" w:sz="0" w:space="0" w:color="auto"/>
            <w:right w:val="none" w:sz="0" w:space="0" w:color="auto"/>
          </w:divBdr>
        </w:div>
        <w:div w:id="692613885">
          <w:marLeft w:val="1800"/>
          <w:marRight w:val="0"/>
          <w:marTop w:val="106"/>
          <w:marBottom w:val="0"/>
          <w:divBdr>
            <w:top w:val="none" w:sz="0" w:space="0" w:color="auto"/>
            <w:left w:val="none" w:sz="0" w:space="0" w:color="auto"/>
            <w:bottom w:val="none" w:sz="0" w:space="0" w:color="auto"/>
            <w:right w:val="none" w:sz="0" w:space="0" w:color="auto"/>
          </w:divBdr>
        </w:div>
        <w:div w:id="750354042">
          <w:marLeft w:val="1166"/>
          <w:marRight w:val="0"/>
          <w:marTop w:val="125"/>
          <w:marBottom w:val="0"/>
          <w:divBdr>
            <w:top w:val="none" w:sz="0" w:space="0" w:color="auto"/>
            <w:left w:val="none" w:sz="0" w:space="0" w:color="auto"/>
            <w:bottom w:val="none" w:sz="0" w:space="0" w:color="auto"/>
            <w:right w:val="none" w:sz="0" w:space="0" w:color="auto"/>
          </w:divBdr>
        </w:div>
        <w:div w:id="1361206747">
          <w:marLeft w:val="1166"/>
          <w:marRight w:val="0"/>
          <w:marTop w:val="125"/>
          <w:marBottom w:val="0"/>
          <w:divBdr>
            <w:top w:val="none" w:sz="0" w:space="0" w:color="auto"/>
            <w:left w:val="none" w:sz="0" w:space="0" w:color="auto"/>
            <w:bottom w:val="none" w:sz="0" w:space="0" w:color="auto"/>
            <w:right w:val="none" w:sz="0" w:space="0" w:color="auto"/>
          </w:divBdr>
        </w:div>
        <w:div w:id="1445614344">
          <w:marLeft w:val="547"/>
          <w:marRight w:val="0"/>
          <w:marTop w:val="144"/>
          <w:marBottom w:val="0"/>
          <w:divBdr>
            <w:top w:val="none" w:sz="0" w:space="0" w:color="auto"/>
            <w:left w:val="none" w:sz="0" w:space="0" w:color="auto"/>
            <w:bottom w:val="none" w:sz="0" w:space="0" w:color="auto"/>
            <w:right w:val="none" w:sz="0" w:space="0" w:color="auto"/>
          </w:divBdr>
        </w:div>
      </w:divsChild>
    </w:div>
    <w:div w:id="949438199">
      <w:bodyDiv w:val="1"/>
      <w:marLeft w:val="0"/>
      <w:marRight w:val="0"/>
      <w:marTop w:val="0"/>
      <w:marBottom w:val="0"/>
      <w:divBdr>
        <w:top w:val="none" w:sz="0" w:space="0" w:color="auto"/>
        <w:left w:val="none" w:sz="0" w:space="0" w:color="auto"/>
        <w:bottom w:val="none" w:sz="0" w:space="0" w:color="auto"/>
        <w:right w:val="none" w:sz="0" w:space="0" w:color="auto"/>
      </w:divBdr>
    </w:div>
    <w:div w:id="949556186">
      <w:bodyDiv w:val="1"/>
      <w:marLeft w:val="0"/>
      <w:marRight w:val="0"/>
      <w:marTop w:val="0"/>
      <w:marBottom w:val="0"/>
      <w:divBdr>
        <w:top w:val="none" w:sz="0" w:space="0" w:color="auto"/>
        <w:left w:val="none" w:sz="0" w:space="0" w:color="auto"/>
        <w:bottom w:val="none" w:sz="0" w:space="0" w:color="auto"/>
        <w:right w:val="none" w:sz="0" w:space="0" w:color="auto"/>
      </w:divBdr>
      <w:divsChild>
        <w:div w:id="55860907">
          <w:marLeft w:val="547"/>
          <w:marRight w:val="0"/>
          <w:marTop w:val="134"/>
          <w:marBottom w:val="0"/>
          <w:divBdr>
            <w:top w:val="none" w:sz="0" w:space="0" w:color="auto"/>
            <w:left w:val="none" w:sz="0" w:space="0" w:color="auto"/>
            <w:bottom w:val="none" w:sz="0" w:space="0" w:color="auto"/>
            <w:right w:val="none" w:sz="0" w:space="0" w:color="auto"/>
          </w:divBdr>
        </w:div>
        <w:div w:id="519857975">
          <w:marLeft w:val="1800"/>
          <w:marRight w:val="0"/>
          <w:marTop w:val="96"/>
          <w:marBottom w:val="0"/>
          <w:divBdr>
            <w:top w:val="none" w:sz="0" w:space="0" w:color="auto"/>
            <w:left w:val="none" w:sz="0" w:space="0" w:color="auto"/>
            <w:bottom w:val="none" w:sz="0" w:space="0" w:color="auto"/>
            <w:right w:val="none" w:sz="0" w:space="0" w:color="auto"/>
          </w:divBdr>
        </w:div>
        <w:div w:id="702901023">
          <w:marLeft w:val="1166"/>
          <w:marRight w:val="0"/>
          <w:marTop w:val="115"/>
          <w:marBottom w:val="0"/>
          <w:divBdr>
            <w:top w:val="none" w:sz="0" w:space="0" w:color="auto"/>
            <w:left w:val="none" w:sz="0" w:space="0" w:color="auto"/>
            <w:bottom w:val="none" w:sz="0" w:space="0" w:color="auto"/>
            <w:right w:val="none" w:sz="0" w:space="0" w:color="auto"/>
          </w:divBdr>
        </w:div>
        <w:div w:id="747188821">
          <w:marLeft w:val="1166"/>
          <w:marRight w:val="0"/>
          <w:marTop w:val="115"/>
          <w:marBottom w:val="0"/>
          <w:divBdr>
            <w:top w:val="none" w:sz="0" w:space="0" w:color="auto"/>
            <w:left w:val="none" w:sz="0" w:space="0" w:color="auto"/>
            <w:bottom w:val="none" w:sz="0" w:space="0" w:color="auto"/>
            <w:right w:val="none" w:sz="0" w:space="0" w:color="auto"/>
          </w:divBdr>
        </w:div>
        <w:div w:id="1137575035">
          <w:marLeft w:val="1166"/>
          <w:marRight w:val="0"/>
          <w:marTop w:val="115"/>
          <w:marBottom w:val="0"/>
          <w:divBdr>
            <w:top w:val="none" w:sz="0" w:space="0" w:color="auto"/>
            <w:left w:val="none" w:sz="0" w:space="0" w:color="auto"/>
            <w:bottom w:val="none" w:sz="0" w:space="0" w:color="auto"/>
            <w:right w:val="none" w:sz="0" w:space="0" w:color="auto"/>
          </w:divBdr>
        </w:div>
        <w:div w:id="1381439245">
          <w:marLeft w:val="1166"/>
          <w:marRight w:val="0"/>
          <w:marTop w:val="115"/>
          <w:marBottom w:val="0"/>
          <w:divBdr>
            <w:top w:val="none" w:sz="0" w:space="0" w:color="auto"/>
            <w:left w:val="none" w:sz="0" w:space="0" w:color="auto"/>
            <w:bottom w:val="none" w:sz="0" w:space="0" w:color="auto"/>
            <w:right w:val="none" w:sz="0" w:space="0" w:color="auto"/>
          </w:divBdr>
        </w:div>
        <w:div w:id="1431201578">
          <w:marLeft w:val="1800"/>
          <w:marRight w:val="0"/>
          <w:marTop w:val="96"/>
          <w:marBottom w:val="0"/>
          <w:divBdr>
            <w:top w:val="none" w:sz="0" w:space="0" w:color="auto"/>
            <w:left w:val="none" w:sz="0" w:space="0" w:color="auto"/>
            <w:bottom w:val="none" w:sz="0" w:space="0" w:color="auto"/>
            <w:right w:val="none" w:sz="0" w:space="0" w:color="auto"/>
          </w:divBdr>
        </w:div>
        <w:div w:id="1616788956">
          <w:marLeft w:val="1166"/>
          <w:marRight w:val="0"/>
          <w:marTop w:val="115"/>
          <w:marBottom w:val="0"/>
          <w:divBdr>
            <w:top w:val="none" w:sz="0" w:space="0" w:color="auto"/>
            <w:left w:val="none" w:sz="0" w:space="0" w:color="auto"/>
            <w:bottom w:val="none" w:sz="0" w:space="0" w:color="auto"/>
            <w:right w:val="none" w:sz="0" w:space="0" w:color="auto"/>
          </w:divBdr>
        </w:div>
        <w:div w:id="2122214168">
          <w:marLeft w:val="1166"/>
          <w:marRight w:val="0"/>
          <w:marTop w:val="115"/>
          <w:marBottom w:val="0"/>
          <w:divBdr>
            <w:top w:val="none" w:sz="0" w:space="0" w:color="auto"/>
            <w:left w:val="none" w:sz="0" w:space="0" w:color="auto"/>
            <w:bottom w:val="none" w:sz="0" w:space="0" w:color="auto"/>
            <w:right w:val="none" w:sz="0" w:space="0" w:color="auto"/>
          </w:divBdr>
        </w:div>
      </w:divsChild>
    </w:div>
    <w:div w:id="949750462">
      <w:bodyDiv w:val="1"/>
      <w:marLeft w:val="0"/>
      <w:marRight w:val="0"/>
      <w:marTop w:val="0"/>
      <w:marBottom w:val="0"/>
      <w:divBdr>
        <w:top w:val="none" w:sz="0" w:space="0" w:color="auto"/>
        <w:left w:val="none" w:sz="0" w:space="0" w:color="auto"/>
        <w:bottom w:val="none" w:sz="0" w:space="0" w:color="auto"/>
        <w:right w:val="none" w:sz="0" w:space="0" w:color="auto"/>
      </w:divBdr>
    </w:div>
    <w:div w:id="950211607">
      <w:bodyDiv w:val="1"/>
      <w:marLeft w:val="0"/>
      <w:marRight w:val="0"/>
      <w:marTop w:val="0"/>
      <w:marBottom w:val="0"/>
      <w:divBdr>
        <w:top w:val="none" w:sz="0" w:space="0" w:color="auto"/>
        <w:left w:val="none" w:sz="0" w:space="0" w:color="auto"/>
        <w:bottom w:val="none" w:sz="0" w:space="0" w:color="auto"/>
        <w:right w:val="none" w:sz="0" w:space="0" w:color="auto"/>
      </w:divBdr>
    </w:div>
    <w:div w:id="951474107">
      <w:bodyDiv w:val="1"/>
      <w:marLeft w:val="0"/>
      <w:marRight w:val="0"/>
      <w:marTop w:val="0"/>
      <w:marBottom w:val="0"/>
      <w:divBdr>
        <w:top w:val="none" w:sz="0" w:space="0" w:color="auto"/>
        <w:left w:val="none" w:sz="0" w:space="0" w:color="auto"/>
        <w:bottom w:val="none" w:sz="0" w:space="0" w:color="auto"/>
        <w:right w:val="none" w:sz="0" w:space="0" w:color="auto"/>
      </w:divBdr>
    </w:div>
    <w:div w:id="952177017">
      <w:bodyDiv w:val="1"/>
      <w:marLeft w:val="0"/>
      <w:marRight w:val="0"/>
      <w:marTop w:val="0"/>
      <w:marBottom w:val="0"/>
      <w:divBdr>
        <w:top w:val="none" w:sz="0" w:space="0" w:color="auto"/>
        <w:left w:val="none" w:sz="0" w:space="0" w:color="auto"/>
        <w:bottom w:val="none" w:sz="0" w:space="0" w:color="auto"/>
        <w:right w:val="none" w:sz="0" w:space="0" w:color="auto"/>
      </w:divBdr>
    </w:div>
    <w:div w:id="952201368">
      <w:bodyDiv w:val="1"/>
      <w:marLeft w:val="0"/>
      <w:marRight w:val="0"/>
      <w:marTop w:val="0"/>
      <w:marBottom w:val="0"/>
      <w:divBdr>
        <w:top w:val="none" w:sz="0" w:space="0" w:color="auto"/>
        <w:left w:val="none" w:sz="0" w:space="0" w:color="auto"/>
        <w:bottom w:val="none" w:sz="0" w:space="0" w:color="auto"/>
        <w:right w:val="none" w:sz="0" w:space="0" w:color="auto"/>
      </w:divBdr>
    </w:div>
    <w:div w:id="952400838">
      <w:bodyDiv w:val="1"/>
      <w:marLeft w:val="0"/>
      <w:marRight w:val="0"/>
      <w:marTop w:val="0"/>
      <w:marBottom w:val="0"/>
      <w:divBdr>
        <w:top w:val="none" w:sz="0" w:space="0" w:color="auto"/>
        <w:left w:val="none" w:sz="0" w:space="0" w:color="auto"/>
        <w:bottom w:val="none" w:sz="0" w:space="0" w:color="auto"/>
        <w:right w:val="none" w:sz="0" w:space="0" w:color="auto"/>
      </w:divBdr>
    </w:div>
    <w:div w:id="952830383">
      <w:bodyDiv w:val="1"/>
      <w:marLeft w:val="0"/>
      <w:marRight w:val="0"/>
      <w:marTop w:val="0"/>
      <w:marBottom w:val="0"/>
      <w:divBdr>
        <w:top w:val="none" w:sz="0" w:space="0" w:color="auto"/>
        <w:left w:val="none" w:sz="0" w:space="0" w:color="auto"/>
        <w:bottom w:val="none" w:sz="0" w:space="0" w:color="auto"/>
        <w:right w:val="none" w:sz="0" w:space="0" w:color="auto"/>
      </w:divBdr>
      <w:divsChild>
        <w:div w:id="542252611">
          <w:marLeft w:val="547"/>
          <w:marRight w:val="0"/>
          <w:marTop w:val="154"/>
          <w:marBottom w:val="0"/>
          <w:divBdr>
            <w:top w:val="none" w:sz="0" w:space="0" w:color="auto"/>
            <w:left w:val="none" w:sz="0" w:space="0" w:color="auto"/>
            <w:bottom w:val="none" w:sz="0" w:space="0" w:color="auto"/>
            <w:right w:val="none" w:sz="0" w:space="0" w:color="auto"/>
          </w:divBdr>
        </w:div>
        <w:div w:id="1455252439">
          <w:marLeft w:val="547"/>
          <w:marRight w:val="0"/>
          <w:marTop w:val="154"/>
          <w:marBottom w:val="0"/>
          <w:divBdr>
            <w:top w:val="none" w:sz="0" w:space="0" w:color="auto"/>
            <w:left w:val="none" w:sz="0" w:space="0" w:color="auto"/>
            <w:bottom w:val="none" w:sz="0" w:space="0" w:color="auto"/>
            <w:right w:val="none" w:sz="0" w:space="0" w:color="auto"/>
          </w:divBdr>
        </w:div>
        <w:div w:id="1525053323">
          <w:marLeft w:val="547"/>
          <w:marRight w:val="0"/>
          <w:marTop w:val="154"/>
          <w:marBottom w:val="0"/>
          <w:divBdr>
            <w:top w:val="none" w:sz="0" w:space="0" w:color="auto"/>
            <w:left w:val="none" w:sz="0" w:space="0" w:color="auto"/>
            <w:bottom w:val="none" w:sz="0" w:space="0" w:color="auto"/>
            <w:right w:val="none" w:sz="0" w:space="0" w:color="auto"/>
          </w:divBdr>
        </w:div>
      </w:divsChild>
    </w:div>
    <w:div w:id="952902161">
      <w:bodyDiv w:val="1"/>
      <w:marLeft w:val="0"/>
      <w:marRight w:val="0"/>
      <w:marTop w:val="0"/>
      <w:marBottom w:val="0"/>
      <w:divBdr>
        <w:top w:val="none" w:sz="0" w:space="0" w:color="auto"/>
        <w:left w:val="none" w:sz="0" w:space="0" w:color="auto"/>
        <w:bottom w:val="none" w:sz="0" w:space="0" w:color="auto"/>
        <w:right w:val="none" w:sz="0" w:space="0" w:color="auto"/>
      </w:divBdr>
      <w:divsChild>
        <w:div w:id="157884923">
          <w:marLeft w:val="0"/>
          <w:marRight w:val="0"/>
          <w:marTop w:val="0"/>
          <w:marBottom w:val="0"/>
          <w:divBdr>
            <w:top w:val="none" w:sz="0" w:space="0" w:color="auto"/>
            <w:left w:val="none" w:sz="0" w:space="0" w:color="auto"/>
            <w:bottom w:val="none" w:sz="0" w:space="0" w:color="auto"/>
            <w:right w:val="none" w:sz="0" w:space="0" w:color="auto"/>
          </w:divBdr>
          <w:divsChild>
            <w:div w:id="994410462">
              <w:marLeft w:val="0"/>
              <w:marRight w:val="0"/>
              <w:marTop w:val="0"/>
              <w:marBottom w:val="0"/>
              <w:divBdr>
                <w:top w:val="none" w:sz="0" w:space="0" w:color="auto"/>
                <w:left w:val="none" w:sz="0" w:space="0" w:color="auto"/>
                <w:bottom w:val="none" w:sz="0" w:space="0" w:color="auto"/>
                <w:right w:val="none" w:sz="0" w:space="0" w:color="auto"/>
              </w:divBdr>
            </w:div>
            <w:div w:id="19735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6897">
      <w:bodyDiv w:val="1"/>
      <w:marLeft w:val="0"/>
      <w:marRight w:val="0"/>
      <w:marTop w:val="0"/>
      <w:marBottom w:val="0"/>
      <w:divBdr>
        <w:top w:val="none" w:sz="0" w:space="0" w:color="auto"/>
        <w:left w:val="none" w:sz="0" w:space="0" w:color="auto"/>
        <w:bottom w:val="none" w:sz="0" w:space="0" w:color="auto"/>
        <w:right w:val="none" w:sz="0" w:space="0" w:color="auto"/>
      </w:divBdr>
    </w:div>
    <w:div w:id="954555521">
      <w:bodyDiv w:val="1"/>
      <w:marLeft w:val="0"/>
      <w:marRight w:val="0"/>
      <w:marTop w:val="0"/>
      <w:marBottom w:val="0"/>
      <w:divBdr>
        <w:top w:val="none" w:sz="0" w:space="0" w:color="auto"/>
        <w:left w:val="none" w:sz="0" w:space="0" w:color="auto"/>
        <w:bottom w:val="none" w:sz="0" w:space="0" w:color="auto"/>
        <w:right w:val="none" w:sz="0" w:space="0" w:color="auto"/>
      </w:divBdr>
    </w:div>
    <w:div w:id="955719729">
      <w:bodyDiv w:val="1"/>
      <w:marLeft w:val="0"/>
      <w:marRight w:val="0"/>
      <w:marTop w:val="0"/>
      <w:marBottom w:val="0"/>
      <w:divBdr>
        <w:top w:val="none" w:sz="0" w:space="0" w:color="auto"/>
        <w:left w:val="none" w:sz="0" w:space="0" w:color="auto"/>
        <w:bottom w:val="none" w:sz="0" w:space="0" w:color="auto"/>
        <w:right w:val="none" w:sz="0" w:space="0" w:color="auto"/>
      </w:divBdr>
    </w:div>
    <w:div w:id="956065642">
      <w:bodyDiv w:val="1"/>
      <w:marLeft w:val="0"/>
      <w:marRight w:val="0"/>
      <w:marTop w:val="0"/>
      <w:marBottom w:val="0"/>
      <w:divBdr>
        <w:top w:val="none" w:sz="0" w:space="0" w:color="auto"/>
        <w:left w:val="none" w:sz="0" w:space="0" w:color="auto"/>
        <w:bottom w:val="none" w:sz="0" w:space="0" w:color="auto"/>
        <w:right w:val="none" w:sz="0" w:space="0" w:color="auto"/>
      </w:divBdr>
    </w:div>
    <w:div w:id="956066213">
      <w:bodyDiv w:val="1"/>
      <w:marLeft w:val="0"/>
      <w:marRight w:val="0"/>
      <w:marTop w:val="0"/>
      <w:marBottom w:val="0"/>
      <w:divBdr>
        <w:top w:val="none" w:sz="0" w:space="0" w:color="auto"/>
        <w:left w:val="none" w:sz="0" w:space="0" w:color="auto"/>
        <w:bottom w:val="none" w:sz="0" w:space="0" w:color="auto"/>
        <w:right w:val="none" w:sz="0" w:space="0" w:color="auto"/>
      </w:divBdr>
    </w:div>
    <w:div w:id="956646275">
      <w:bodyDiv w:val="1"/>
      <w:marLeft w:val="0"/>
      <w:marRight w:val="0"/>
      <w:marTop w:val="0"/>
      <w:marBottom w:val="0"/>
      <w:divBdr>
        <w:top w:val="none" w:sz="0" w:space="0" w:color="auto"/>
        <w:left w:val="none" w:sz="0" w:space="0" w:color="auto"/>
        <w:bottom w:val="none" w:sz="0" w:space="0" w:color="auto"/>
        <w:right w:val="none" w:sz="0" w:space="0" w:color="auto"/>
      </w:divBdr>
    </w:div>
    <w:div w:id="956788365">
      <w:bodyDiv w:val="1"/>
      <w:marLeft w:val="0"/>
      <w:marRight w:val="0"/>
      <w:marTop w:val="0"/>
      <w:marBottom w:val="0"/>
      <w:divBdr>
        <w:top w:val="none" w:sz="0" w:space="0" w:color="auto"/>
        <w:left w:val="none" w:sz="0" w:space="0" w:color="auto"/>
        <w:bottom w:val="none" w:sz="0" w:space="0" w:color="auto"/>
        <w:right w:val="none" w:sz="0" w:space="0" w:color="auto"/>
      </w:divBdr>
      <w:divsChild>
        <w:div w:id="1989356345">
          <w:marLeft w:val="0"/>
          <w:marRight w:val="0"/>
          <w:marTop w:val="0"/>
          <w:marBottom w:val="0"/>
          <w:divBdr>
            <w:top w:val="none" w:sz="0" w:space="0" w:color="auto"/>
            <w:left w:val="none" w:sz="0" w:space="0" w:color="auto"/>
            <w:bottom w:val="none" w:sz="0" w:space="0" w:color="auto"/>
            <w:right w:val="none" w:sz="0" w:space="0" w:color="auto"/>
          </w:divBdr>
          <w:divsChild>
            <w:div w:id="503204632">
              <w:marLeft w:val="0"/>
              <w:marRight w:val="0"/>
              <w:marTop w:val="0"/>
              <w:marBottom w:val="0"/>
              <w:divBdr>
                <w:top w:val="none" w:sz="0" w:space="0" w:color="auto"/>
                <w:left w:val="none" w:sz="0" w:space="0" w:color="auto"/>
                <w:bottom w:val="none" w:sz="0" w:space="0" w:color="auto"/>
                <w:right w:val="none" w:sz="0" w:space="0" w:color="auto"/>
              </w:divBdr>
            </w:div>
            <w:div w:id="808519702">
              <w:marLeft w:val="0"/>
              <w:marRight w:val="0"/>
              <w:marTop w:val="0"/>
              <w:marBottom w:val="0"/>
              <w:divBdr>
                <w:top w:val="none" w:sz="0" w:space="0" w:color="auto"/>
                <w:left w:val="none" w:sz="0" w:space="0" w:color="auto"/>
                <w:bottom w:val="none" w:sz="0" w:space="0" w:color="auto"/>
                <w:right w:val="none" w:sz="0" w:space="0" w:color="auto"/>
              </w:divBdr>
            </w:div>
            <w:div w:id="1027298338">
              <w:marLeft w:val="0"/>
              <w:marRight w:val="0"/>
              <w:marTop w:val="0"/>
              <w:marBottom w:val="0"/>
              <w:divBdr>
                <w:top w:val="none" w:sz="0" w:space="0" w:color="auto"/>
                <w:left w:val="none" w:sz="0" w:space="0" w:color="auto"/>
                <w:bottom w:val="none" w:sz="0" w:space="0" w:color="auto"/>
                <w:right w:val="none" w:sz="0" w:space="0" w:color="auto"/>
              </w:divBdr>
            </w:div>
            <w:div w:id="1236940157">
              <w:marLeft w:val="0"/>
              <w:marRight w:val="0"/>
              <w:marTop w:val="0"/>
              <w:marBottom w:val="0"/>
              <w:divBdr>
                <w:top w:val="none" w:sz="0" w:space="0" w:color="auto"/>
                <w:left w:val="none" w:sz="0" w:space="0" w:color="auto"/>
                <w:bottom w:val="none" w:sz="0" w:space="0" w:color="auto"/>
                <w:right w:val="none" w:sz="0" w:space="0" w:color="auto"/>
              </w:divBdr>
            </w:div>
            <w:div w:id="19301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88771">
      <w:bodyDiv w:val="1"/>
      <w:marLeft w:val="0"/>
      <w:marRight w:val="0"/>
      <w:marTop w:val="0"/>
      <w:marBottom w:val="0"/>
      <w:divBdr>
        <w:top w:val="none" w:sz="0" w:space="0" w:color="auto"/>
        <w:left w:val="none" w:sz="0" w:space="0" w:color="auto"/>
        <w:bottom w:val="none" w:sz="0" w:space="0" w:color="auto"/>
        <w:right w:val="none" w:sz="0" w:space="0" w:color="auto"/>
      </w:divBdr>
    </w:div>
    <w:div w:id="957563612">
      <w:bodyDiv w:val="1"/>
      <w:marLeft w:val="0"/>
      <w:marRight w:val="0"/>
      <w:marTop w:val="0"/>
      <w:marBottom w:val="0"/>
      <w:divBdr>
        <w:top w:val="none" w:sz="0" w:space="0" w:color="auto"/>
        <w:left w:val="none" w:sz="0" w:space="0" w:color="auto"/>
        <w:bottom w:val="none" w:sz="0" w:space="0" w:color="auto"/>
        <w:right w:val="none" w:sz="0" w:space="0" w:color="auto"/>
      </w:divBdr>
    </w:div>
    <w:div w:id="958410354">
      <w:bodyDiv w:val="1"/>
      <w:marLeft w:val="0"/>
      <w:marRight w:val="0"/>
      <w:marTop w:val="0"/>
      <w:marBottom w:val="0"/>
      <w:divBdr>
        <w:top w:val="none" w:sz="0" w:space="0" w:color="auto"/>
        <w:left w:val="none" w:sz="0" w:space="0" w:color="auto"/>
        <w:bottom w:val="none" w:sz="0" w:space="0" w:color="auto"/>
        <w:right w:val="none" w:sz="0" w:space="0" w:color="auto"/>
      </w:divBdr>
    </w:div>
    <w:div w:id="958923932">
      <w:bodyDiv w:val="1"/>
      <w:marLeft w:val="0"/>
      <w:marRight w:val="0"/>
      <w:marTop w:val="0"/>
      <w:marBottom w:val="0"/>
      <w:divBdr>
        <w:top w:val="none" w:sz="0" w:space="0" w:color="auto"/>
        <w:left w:val="none" w:sz="0" w:space="0" w:color="auto"/>
        <w:bottom w:val="none" w:sz="0" w:space="0" w:color="auto"/>
        <w:right w:val="none" w:sz="0" w:space="0" w:color="auto"/>
      </w:divBdr>
      <w:divsChild>
        <w:div w:id="222568943">
          <w:marLeft w:val="1166"/>
          <w:marRight w:val="0"/>
          <w:marTop w:val="96"/>
          <w:marBottom w:val="0"/>
          <w:divBdr>
            <w:top w:val="none" w:sz="0" w:space="0" w:color="auto"/>
            <w:left w:val="none" w:sz="0" w:space="0" w:color="auto"/>
            <w:bottom w:val="none" w:sz="0" w:space="0" w:color="auto"/>
            <w:right w:val="none" w:sz="0" w:space="0" w:color="auto"/>
          </w:divBdr>
        </w:div>
        <w:div w:id="228228040">
          <w:marLeft w:val="1166"/>
          <w:marRight w:val="0"/>
          <w:marTop w:val="96"/>
          <w:marBottom w:val="0"/>
          <w:divBdr>
            <w:top w:val="none" w:sz="0" w:space="0" w:color="auto"/>
            <w:left w:val="none" w:sz="0" w:space="0" w:color="auto"/>
            <w:bottom w:val="none" w:sz="0" w:space="0" w:color="auto"/>
            <w:right w:val="none" w:sz="0" w:space="0" w:color="auto"/>
          </w:divBdr>
        </w:div>
        <w:div w:id="228463931">
          <w:marLeft w:val="1800"/>
          <w:marRight w:val="0"/>
          <w:marTop w:val="77"/>
          <w:marBottom w:val="0"/>
          <w:divBdr>
            <w:top w:val="none" w:sz="0" w:space="0" w:color="auto"/>
            <w:left w:val="none" w:sz="0" w:space="0" w:color="auto"/>
            <w:bottom w:val="none" w:sz="0" w:space="0" w:color="auto"/>
            <w:right w:val="none" w:sz="0" w:space="0" w:color="auto"/>
          </w:divBdr>
        </w:div>
        <w:div w:id="383217641">
          <w:marLeft w:val="547"/>
          <w:marRight w:val="0"/>
          <w:marTop w:val="115"/>
          <w:marBottom w:val="0"/>
          <w:divBdr>
            <w:top w:val="none" w:sz="0" w:space="0" w:color="auto"/>
            <w:left w:val="none" w:sz="0" w:space="0" w:color="auto"/>
            <w:bottom w:val="none" w:sz="0" w:space="0" w:color="auto"/>
            <w:right w:val="none" w:sz="0" w:space="0" w:color="auto"/>
          </w:divBdr>
        </w:div>
        <w:div w:id="725027981">
          <w:marLeft w:val="1800"/>
          <w:marRight w:val="0"/>
          <w:marTop w:val="77"/>
          <w:marBottom w:val="0"/>
          <w:divBdr>
            <w:top w:val="none" w:sz="0" w:space="0" w:color="auto"/>
            <w:left w:val="none" w:sz="0" w:space="0" w:color="auto"/>
            <w:bottom w:val="none" w:sz="0" w:space="0" w:color="auto"/>
            <w:right w:val="none" w:sz="0" w:space="0" w:color="auto"/>
          </w:divBdr>
        </w:div>
        <w:div w:id="1416433405">
          <w:marLeft w:val="547"/>
          <w:marRight w:val="0"/>
          <w:marTop w:val="115"/>
          <w:marBottom w:val="0"/>
          <w:divBdr>
            <w:top w:val="none" w:sz="0" w:space="0" w:color="auto"/>
            <w:left w:val="none" w:sz="0" w:space="0" w:color="auto"/>
            <w:bottom w:val="none" w:sz="0" w:space="0" w:color="auto"/>
            <w:right w:val="none" w:sz="0" w:space="0" w:color="auto"/>
          </w:divBdr>
        </w:div>
        <w:div w:id="1501584789">
          <w:marLeft w:val="1800"/>
          <w:marRight w:val="0"/>
          <w:marTop w:val="77"/>
          <w:marBottom w:val="0"/>
          <w:divBdr>
            <w:top w:val="none" w:sz="0" w:space="0" w:color="auto"/>
            <w:left w:val="none" w:sz="0" w:space="0" w:color="auto"/>
            <w:bottom w:val="none" w:sz="0" w:space="0" w:color="auto"/>
            <w:right w:val="none" w:sz="0" w:space="0" w:color="auto"/>
          </w:divBdr>
        </w:div>
        <w:div w:id="1589652989">
          <w:marLeft w:val="1800"/>
          <w:marRight w:val="0"/>
          <w:marTop w:val="77"/>
          <w:marBottom w:val="0"/>
          <w:divBdr>
            <w:top w:val="none" w:sz="0" w:space="0" w:color="auto"/>
            <w:left w:val="none" w:sz="0" w:space="0" w:color="auto"/>
            <w:bottom w:val="none" w:sz="0" w:space="0" w:color="auto"/>
            <w:right w:val="none" w:sz="0" w:space="0" w:color="auto"/>
          </w:divBdr>
        </w:div>
        <w:div w:id="1655062095">
          <w:marLeft w:val="1800"/>
          <w:marRight w:val="0"/>
          <w:marTop w:val="77"/>
          <w:marBottom w:val="0"/>
          <w:divBdr>
            <w:top w:val="none" w:sz="0" w:space="0" w:color="auto"/>
            <w:left w:val="none" w:sz="0" w:space="0" w:color="auto"/>
            <w:bottom w:val="none" w:sz="0" w:space="0" w:color="auto"/>
            <w:right w:val="none" w:sz="0" w:space="0" w:color="auto"/>
          </w:divBdr>
        </w:div>
        <w:div w:id="1703243735">
          <w:marLeft w:val="1800"/>
          <w:marRight w:val="0"/>
          <w:marTop w:val="77"/>
          <w:marBottom w:val="0"/>
          <w:divBdr>
            <w:top w:val="none" w:sz="0" w:space="0" w:color="auto"/>
            <w:left w:val="none" w:sz="0" w:space="0" w:color="auto"/>
            <w:bottom w:val="none" w:sz="0" w:space="0" w:color="auto"/>
            <w:right w:val="none" w:sz="0" w:space="0" w:color="auto"/>
          </w:divBdr>
        </w:div>
      </w:divsChild>
    </w:div>
    <w:div w:id="959268110">
      <w:bodyDiv w:val="1"/>
      <w:marLeft w:val="0"/>
      <w:marRight w:val="0"/>
      <w:marTop w:val="0"/>
      <w:marBottom w:val="0"/>
      <w:divBdr>
        <w:top w:val="none" w:sz="0" w:space="0" w:color="auto"/>
        <w:left w:val="none" w:sz="0" w:space="0" w:color="auto"/>
        <w:bottom w:val="none" w:sz="0" w:space="0" w:color="auto"/>
        <w:right w:val="none" w:sz="0" w:space="0" w:color="auto"/>
      </w:divBdr>
    </w:div>
    <w:div w:id="959530605">
      <w:bodyDiv w:val="1"/>
      <w:marLeft w:val="0"/>
      <w:marRight w:val="0"/>
      <w:marTop w:val="0"/>
      <w:marBottom w:val="0"/>
      <w:divBdr>
        <w:top w:val="none" w:sz="0" w:space="0" w:color="auto"/>
        <w:left w:val="none" w:sz="0" w:space="0" w:color="auto"/>
        <w:bottom w:val="none" w:sz="0" w:space="0" w:color="auto"/>
        <w:right w:val="none" w:sz="0" w:space="0" w:color="auto"/>
      </w:divBdr>
    </w:div>
    <w:div w:id="959921971">
      <w:bodyDiv w:val="1"/>
      <w:marLeft w:val="0"/>
      <w:marRight w:val="0"/>
      <w:marTop w:val="0"/>
      <w:marBottom w:val="0"/>
      <w:divBdr>
        <w:top w:val="none" w:sz="0" w:space="0" w:color="auto"/>
        <w:left w:val="none" w:sz="0" w:space="0" w:color="auto"/>
        <w:bottom w:val="none" w:sz="0" w:space="0" w:color="auto"/>
        <w:right w:val="none" w:sz="0" w:space="0" w:color="auto"/>
      </w:divBdr>
    </w:div>
    <w:div w:id="961224961">
      <w:bodyDiv w:val="1"/>
      <w:marLeft w:val="0"/>
      <w:marRight w:val="0"/>
      <w:marTop w:val="0"/>
      <w:marBottom w:val="0"/>
      <w:divBdr>
        <w:top w:val="none" w:sz="0" w:space="0" w:color="auto"/>
        <w:left w:val="none" w:sz="0" w:space="0" w:color="auto"/>
        <w:bottom w:val="none" w:sz="0" w:space="0" w:color="auto"/>
        <w:right w:val="none" w:sz="0" w:space="0" w:color="auto"/>
      </w:divBdr>
    </w:div>
    <w:div w:id="962154978">
      <w:bodyDiv w:val="1"/>
      <w:marLeft w:val="0"/>
      <w:marRight w:val="0"/>
      <w:marTop w:val="0"/>
      <w:marBottom w:val="0"/>
      <w:divBdr>
        <w:top w:val="none" w:sz="0" w:space="0" w:color="auto"/>
        <w:left w:val="none" w:sz="0" w:space="0" w:color="auto"/>
        <w:bottom w:val="none" w:sz="0" w:space="0" w:color="auto"/>
        <w:right w:val="none" w:sz="0" w:space="0" w:color="auto"/>
      </w:divBdr>
    </w:div>
    <w:div w:id="962997591">
      <w:bodyDiv w:val="1"/>
      <w:marLeft w:val="0"/>
      <w:marRight w:val="0"/>
      <w:marTop w:val="0"/>
      <w:marBottom w:val="0"/>
      <w:divBdr>
        <w:top w:val="none" w:sz="0" w:space="0" w:color="auto"/>
        <w:left w:val="none" w:sz="0" w:space="0" w:color="auto"/>
        <w:bottom w:val="none" w:sz="0" w:space="0" w:color="auto"/>
        <w:right w:val="none" w:sz="0" w:space="0" w:color="auto"/>
      </w:divBdr>
    </w:div>
    <w:div w:id="963266257">
      <w:bodyDiv w:val="1"/>
      <w:marLeft w:val="0"/>
      <w:marRight w:val="0"/>
      <w:marTop w:val="0"/>
      <w:marBottom w:val="0"/>
      <w:divBdr>
        <w:top w:val="none" w:sz="0" w:space="0" w:color="auto"/>
        <w:left w:val="none" w:sz="0" w:space="0" w:color="auto"/>
        <w:bottom w:val="none" w:sz="0" w:space="0" w:color="auto"/>
        <w:right w:val="none" w:sz="0" w:space="0" w:color="auto"/>
      </w:divBdr>
    </w:div>
    <w:div w:id="963271677">
      <w:bodyDiv w:val="1"/>
      <w:marLeft w:val="0"/>
      <w:marRight w:val="0"/>
      <w:marTop w:val="0"/>
      <w:marBottom w:val="0"/>
      <w:divBdr>
        <w:top w:val="none" w:sz="0" w:space="0" w:color="auto"/>
        <w:left w:val="none" w:sz="0" w:space="0" w:color="auto"/>
        <w:bottom w:val="none" w:sz="0" w:space="0" w:color="auto"/>
        <w:right w:val="none" w:sz="0" w:space="0" w:color="auto"/>
      </w:divBdr>
    </w:div>
    <w:div w:id="963851083">
      <w:bodyDiv w:val="1"/>
      <w:marLeft w:val="0"/>
      <w:marRight w:val="0"/>
      <w:marTop w:val="0"/>
      <w:marBottom w:val="0"/>
      <w:divBdr>
        <w:top w:val="none" w:sz="0" w:space="0" w:color="auto"/>
        <w:left w:val="none" w:sz="0" w:space="0" w:color="auto"/>
        <w:bottom w:val="none" w:sz="0" w:space="0" w:color="auto"/>
        <w:right w:val="none" w:sz="0" w:space="0" w:color="auto"/>
      </w:divBdr>
    </w:div>
    <w:div w:id="963924327">
      <w:bodyDiv w:val="1"/>
      <w:marLeft w:val="0"/>
      <w:marRight w:val="0"/>
      <w:marTop w:val="0"/>
      <w:marBottom w:val="0"/>
      <w:divBdr>
        <w:top w:val="none" w:sz="0" w:space="0" w:color="auto"/>
        <w:left w:val="none" w:sz="0" w:space="0" w:color="auto"/>
        <w:bottom w:val="none" w:sz="0" w:space="0" w:color="auto"/>
        <w:right w:val="none" w:sz="0" w:space="0" w:color="auto"/>
      </w:divBdr>
      <w:divsChild>
        <w:div w:id="8334491">
          <w:marLeft w:val="547"/>
          <w:marRight w:val="0"/>
          <w:marTop w:val="154"/>
          <w:marBottom w:val="0"/>
          <w:divBdr>
            <w:top w:val="none" w:sz="0" w:space="0" w:color="auto"/>
            <w:left w:val="none" w:sz="0" w:space="0" w:color="auto"/>
            <w:bottom w:val="none" w:sz="0" w:space="0" w:color="auto"/>
            <w:right w:val="none" w:sz="0" w:space="0" w:color="auto"/>
          </w:divBdr>
        </w:div>
      </w:divsChild>
    </w:div>
    <w:div w:id="964386557">
      <w:bodyDiv w:val="1"/>
      <w:marLeft w:val="0"/>
      <w:marRight w:val="0"/>
      <w:marTop w:val="0"/>
      <w:marBottom w:val="0"/>
      <w:divBdr>
        <w:top w:val="none" w:sz="0" w:space="0" w:color="auto"/>
        <w:left w:val="none" w:sz="0" w:space="0" w:color="auto"/>
        <w:bottom w:val="none" w:sz="0" w:space="0" w:color="auto"/>
        <w:right w:val="none" w:sz="0" w:space="0" w:color="auto"/>
      </w:divBdr>
    </w:div>
    <w:div w:id="965819072">
      <w:bodyDiv w:val="1"/>
      <w:marLeft w:val="0"/>
      <w:marRight w:val="0"/>
      <w:marTop w:val="0"/>
      <w:marBottom w:val="0"/>
      <w:divBdr>
        <w:top w:val="none" w:sz="0" w:space="0" w:color="auto"/>
        <w:left w:val="none" w:sz="0" w:space="0" w:color="auto"/>
        <w:bottom w:val="none" w:sz="0" w:space="0" w:color="auto"/>
        <w:right w:val="none" w:sz="0" w:space="0" w:color="auto"/>
      </w:divBdr>
      <w:divsChild>
        <w:div w:id="72706220">
          <w:marLeft w:val="547"/>
          <w:marRight w:val="0"/>
          <w:marTop w:val="115"/>
          <w:marBottom w:val="0"/>
          <w:divBdr>
            <w:top w:val="none" w:sz="0" w:space="0" w:color="auto"/>
            <w:left w:val="none" w:sz="0" w:space="0" w:color="auto"/>
            <w:bottom w:val="none" w:sz="0" w:space="0" w:color="auto"/>
            <w:right w:val="none" w:sz="0" w:space="0" w:color="auto"/>
          </w:divBdr>
        </w:div>
        <w:div w:id="510918806">
          <w:marLeft w:val="547"/>
          <w:marRight w:val="0"/>
          <w:marTop w:val="115"/>
          <w:marBottom w:val="0"/>
          <w:divBdr>
            <w:top w:val="none" w:sz="0" w:space="0" w:color="auto"/>
            <w:left w:val="none" w:sz="0" w:space="0" w:color="auto"/>
            <w:bottom w:val="none" w:sz="0" w:space="0" w:color="auto"/>
            <w:right w:val="none" w:sz="0" w:space="0" w:color="auto"/>
          </w:divBdr>
        </w:div>
        <w:div w:id="870266871">
          <w:marLeft w:val="1166"/>
          <w:marRight w:val="0"/>
          <w:marTop w:val="96"/>
          <w:marBottom w:val="0"/>
          <w:divBdr>
            <w:top w:val="none" w:sz="0" w:space="0" w:color="auto"/>
            <w:left w:val="none" w:sz="0" w:space="0" w:color="auto"/>
            <w:bottom w:val="none" w:sz="0" w:space="0" w:color="auto"/>
            <w:right w:val="none" w:sz="0" w:space="0" w:color="auto"/>
          </w:divBdr>
        </w:div>
        <w:div w:id="963389885">
          <w:marLeft w:val="1166"/>
          <w:marRight w:val="0"/>
          <w:marTop w:val="96"/>
          <w:marBottom w:val="0"/>
          <w:divBdr>
            <w:top w:val="none" w:sz="0" w:space="0" w:color="auto"/>
            <w:left w:val="none" w:sz="0" w:space="0" w:color="auto"/>
            <w:bottom w:val="none" w:sz="0" w:space="0" w:color="auto"/>
            <w:right w:val="none" w:sz="0" w:space="0" w:color="auto"/>
          </w:divBdr>
        </w:div>
        <w:div w:id="1261454514">
          <w:marLeft w:val="1166"/>
          <w:marRight w:val="0"/>
          <w:marTop w:val="96"/>
          <w:marBottom w:val="0"/>
          <w:divBdr>
            <w:top w:val="none" w:sz="0" w:space="0" w:color="auto"/>
            <w:left w:val="none" w:sz="0" w:space="0" w:color="auto"/>
            <w:bottom w:val="none" w:sz="0" w:space="0" w:color="auto"/>
            <w:right w:val="none" w:sz="0" w:space="0" w:color="auto"/>
          </w:divBdr>
        </w:div>
        <w:div w:id="1488475848">
          <w:marLeft w:val="1800"/>
          <w:marRight w:val="0"/>
          <w:marTop w:val="86"/>
          <w:marBottom w:val="0"/>
          <w:divBdr>
            <w:top w:val="none" w:sz="0" w:space="0" w:color="auto"/>
            <w:left w:val="none" w:sz="0" w:space="0" w:color="auto"/>
            <w:bottom w:val="none" w:sz="0" w:space="0" w:color="auto"/>
            <w:right w:val="none" w:sz="0" w:space="0" w:color="auto"/>
          </w:divBdr>
        </w:div>
        <w:div w:id="1635793634">
          <w:marLeft w:val="1166"/>
          <w:marRight w:val="0"/>
          <w:marTop w:val="96"/>
          <w:marBottom w:val="0"/>
          <w:divBdr>
            <w:top w:val="none" w:sz="0" w:space="0" w:color="auto"/>
            <w:left w:val="none" w:sz="0" w:space="0" w:color="auto"/>
            <w:bottom w:val="none" w:sz="0" w:space="0" w:color="auto"/>
            <w:right w:val="none" w:sz="0" w:space="0" w:color="auto"/>
          </w:divBdr>
        </w:div>
        <w:div w:id="1710060119">
          <w:marLeft w:val="1166"/>
          <w:marRight w:val="0"/>
          <w:marTop w:val="96"/>
          <w:marBottom w:val="0"/>
          <w:divBdr>
            <w:top w:val="none" w:sz="0" w:space="0" w:color="auto"/>
            <w:left w:val="none" w:sz="0" w:space="0" w:color="auto"/>
            <w:bottom w:val="none" w:sz="0" w:space="0" w:color="auto"/>
            <w:right w:val="none" w:sz="0" w:space="0" w:color="auto"/>
          </w:divBdr>
        </w:div>
        <w:div w:id="1834450300">
          <w:marLeft w:val="1166"/>
          <w:marRight w:val="0"/>
          <w:marTop w:val="96"/>
          <w:marBottom w:val="0"/>
          <w:divBdr>
            <w:top w:val="none" w:sz="0" w:space="0" w:color="auto"/>
            <w:left w:val="none" w:sz="0" w:space="0" w:color="auto"/>
            <w:bottom w:val="none" w:sz="0" w:space="0" w:color="auto"/>
            <w:right w:val="none" w:sz="0" w:space="0" w:color="auto"/>
          </w:divBdr>
        </w:div>
        <w:div w:id="1984308220">
          <w:marLeft w:val="1166"/>
          <w:marRight w:val="0"/>
          <w:marTop w:val="96"/>
          <w:marBottom w:val="0"/>
          <w:divBdr>
            <w:top w:val="none" w:sz="0" w:space="0" w:color="auto"/>
            <w:left w:val="none" w:sz="0" w:space="0" w:color="auto"/>
            <w:bottom w:val="none" w:sz="0" w:space="0" w:color="auto"/>
            <w:right w:val="none" w:sz="0" w:space="0" w:color="auto"/>
          </w:divBdr>
        </w:div>
        <w:div w:id="2106922938">
          <w:marLeft w:val="1166"/>
          <w:marRight w:val="0"/>
          <w:marTop w:val="96"/>
          <w:marBottom w:val="0"/>
          <w:divBdr>
            <w:top w:val="none" w:sz="0" w:space="0" w:color="auto"/>
            <w:left w:val="none" w:sz="0" w:space="0" w:color="auto"/>
            <w:bottom w:val="none" w:sz="0" w:space="0" w:color="auto"/>
            <w:right w:val="none" w:sz="0" w:space="0" w:color="auto"/>
          </w:divBdr>
        </w:div>
      </w:divsChild>
    </w:div>
    <w:div w:id="965892034">
      <w:bodyDiv w:val="1"/>
      <w:marLeft w:val="0"/>
      <w:marRight w:val="0"/>
      <w:marTop w:val="0"/>
      <w:marBottom w:val="0"/>
      <w:divBdr>
        <w:top w:val="none" w:sz="0" w:space="0" w:color="auto"/>
        <w:left w:val="none" w:sz="0" w:space="0" w:color="auto"/>
        <w:bottom w:val="none" w:sz="0" w:space="0" w:color="auto"/>
        <w:right w:val="none" w:sz="0" w:space="0" w:color="auto"/>
      </w:divBdr>
    </w:div>
    <w:div w:id="966081387">
      <w:bodyDiv w:val="1"/>
      <w:marLeft w:val="0"/>
      <w:marRight w:val="0"/>
      <w:marTop w:val="0"/>
      <w:marBottom w:val="0"/>
      <w:divBdr>
        <w:top w:val="none" w:sz="0" w:space="0" w:color="auto"/>
        <w:left w:val="none" w:sz="0" w:space="0" w:color="auto"/>
        <w:bottom w:val="none" w:sz="0" w:space="0" w:color="auto"/>
        <w:right w:val="none" w:sz="0" w:space="0" w:color="auto"/>
      </w:divBdr>
    </w:div>
    <w:div w:id="966088189">
      <w:bodyDiv w:val="1"/>
      <w:marLeft w:val="0"/>
      <w:marRight w:val="0"/>
      <w:marTop w:val="0"/>
      <w:marBottom w:val="0"/>
      <w:divBdr>
        <w:top w:val="none" w:sz="0" w:space="0" w:color="auto"/>
        <w:left w:val="none" w:sz="0" w:space="0" w:color="auto"/>
        <w:bottom w:val="none" w:sz="0" w:space="0" w:color="auto"/>
        <w:right w:val="none" w:sz="0" w:space="0" w:color="auto"/>
      </w:divBdr>
    </w:div>
    <w:div w:id="967079459">
      <w:bodyDiv w:val="1"/>
      <w:marLeft w:val="0"/>
      <w:marRight w:val="0"/>
      <w:marTop w:val="0"/>
      <w:marBottom w:val="0"/>
      <w:divBdr>
        <w:top w:val="none" w:sz="0" w:space="0" w:color="auto"/>
        <w:left w:val="none" w:sz="0" w:space="0" w:color="auto"/>
        <w:bottom w:val="none" w:sz="0" w:space="0" w:color="auto"/>
        <w:right w:val="none" w:sz="0" w:space="0" w:color="auto"/>
      </w:divBdr>
      <w:divsChild>
        <w:div w:id="27528635">
          <w:marLeft w:val="1800"/>
          <w:marRight w:val="0"/>
          <w:marTop w:val="77"/>
          <w:marBottom w:val="0"/>
          <w:divBdr>
            <w:top w:val="none" w:sz="0" w:space="0" w:color="auto"/>
            <w:left w:val="none" w:sz="0" w:space="0" w:color="auto"/>
            <w:bottom w:val="none" w:sz="0" w:space="0" w:color="auto"/>
            <w:right w:val="none" w:sz="0" w:space="0" w:color="auto"/>
          </w:divBdr>
        </w:div>
        <w:div w:id="124274454">
          <w:marLeft w:val="1800"/>
          <w:marRight w:val="0"/>
          <w:marTop w:val="77"/>
          <w:marBottom w:val="0"/>
          <w:divBdr>
            <w:top w:val="none" w:sz="0" w:space="0" w:color="auto"/>
            <w:left w:val="none" w:sz="0" w:space="0" w:color="auto"/>
            <w:bottom w:val="none" w:sz="0" w:space="0" w:color="auto"/>
            <w:right w:val="none" w:sz="0" w:space="0" w:color="auto"/>
          </w:divBdr>
        </w:div>
        <w:div w:id="842553353">
          <w:marLeft w:val="1166"/>
          <w:marRight w:val="0"/>
          <w:marTop w:val="96"/>
          <w:marBottom w:val="0"/>
          <w:divBdr>
            <w:top w:val="none" w:sz="0" w:space="0" w:color="auto"/>
            <w:left w:val="none" w:sz="0" w:space="0" w:color="auto"/>
            <w:bottom w:val="none" w:sz="0" w:space="0" w:color="auto"/>
            <w:right w:val="none" w:sz="0" w:space="0" w:color="auto"/>
          </w:divBdr>
        </w:div>
        <w:div w:id="1575504889">
          <w:marLeft w:val="547"/>
          <w:marRight w:val="0"/>
          <w:marTop w:val="115"/>
          <w:marBottom w:val="0"/>
          <w:divBdr>
            <w:top w:val="none" w:sz="0" w:space="0" w:color="auto"/>
            <w:left w:val="none" w:sz="0" w:space="0" w:color="auto"/>
            <w:bottom w:val="none" w:sz="0" w:space="0" w:color="auto"/>
            <w:right w:val="none" w:sz="0" w:space="0" w:color="auto"/>
          </w:divBdr>
        </w:div>
        <w:div w:id="1622029068">
          <w:marLeft w:val="1800"/>
          <w:marRight w:val="0"/>
          <w:marTop w:val="77"/>
          <w:marBottom w:val="0"/>
          <w:divBdr>
            <w:top w:val="none" w:sz="0" w:space="0" w:color="auto"/>
            <w:left w:val="none" w:sz="0" w:space="0" w:color="auto"/>
            <w:bottom w:val="none" w:sz="0" w:space="0" w:color="auto"/>
            <w:right w:val="none" w:sz="0" w:space="0" w:color="auto"/>
          </w:divBdr>
        </w:div>
        <w:div w:id="2046101773">
          <w:marLeft w:val="1166"/>
          <w:marRight w:val="0"/>
          <w:marTop w:val="96"/>
          <w:marBottom w:val="0"/>
          <w:divBdr>
            <w:top w:val="none" w:sz="0" w:space="0" w:color="auto"/>
            <w:left w:val="none" w:sz="0" w:space="0" w:color="auto"/>
            <w:bottom w:val="none" w:sz="0" w:space="0" w:color="auto"/>
            <w:right w:val="none" w:sz="0" w:space="0" w:color="auto"/>
          </w:divBdr>
        </w:div>
        <w:div w:id="2142772357">
          <w:marLeft w:val="1166"/>
          <w:marRight w:val="0"/>
          <w:marTop w:val="96"/>
          <w:marBottom w:val="0"/>
          <w:divBdr>
            <w:top w:val="none" w:sz="0" w:space="0" w:color="auto"/>
            <w:left w:val="none" w:sz="0" w:space="0" w:color="auto"/>
            <w:bottom w:val="none" w:sz="0" w:space="0" w:color="auto"/>
            <w:right w:val="none" w:sz="0" w:space="0" w:color="auto"/>
          </w:divBdr>
        </w:div>
      </w:divsChild>
    </w:div>
    <w:div w:id="967466945">
      <w:bodyDiv w:val="1"/>
      <w:marLeft w:val="0"/>
      <w:marRight w:val="0"/>
      <w:marTop w:val="0"/>
      <w:marBottom w:val="0"/>
      <w:divBdr>
        <w:top w:val="none" w:sz="0" w:space="0" w:color="auto"/>
        <w:left w:val="none" w:sz="0" w:space="0" w:color="auto"/>
        <w:bottom w:val="none" w:sz="0" w:space="0" w:color="auto"/>
        <w:right w:val="none" w:sz="0" w:space="0" w:color="auto"/>
      </w:divBdr>
      <w:divsChild>
        <w:div w:id="8070512">
          <w:marLeft w:val="547"/>
          <w:marRight w:val="0"/>
          <w:marTop w:val="134"/>
          <w:marBottom w:val="0"/>
          <w:divBdr>
            <w:top w:val="none" w:sz="0" w:space="0" w:color="auto"/>
            <w:left w:val="none" w:sz="0" w:space="0" w:color="auto"/>
            <w:bottom w:val="none" w:sz="0" w:space="0" w:color="auto"/>
            <w:right w:val="none" w:sz="0" w:space="0" w:color="auto"/>
          </w:divBdr>
        </w:div>
      </w:divsChild>
    </w:div>
    <w:div w:id="967468874">
      <w:bodyDiv w:val="1"/>
      <w:marLeft w:val="0"/>
      <w:marRight w:val="0"/>
      <w:marTop w:val="0"/>
      <w:marBottom w:val="0"/>
      <w:divBdr>
        <w:top w:val="none" w:sz="0" w:space="0" w:color="auto"/>
        <w:left w:val="none" w:sz="0" w:space="0" w:color="auto"/>
        <w:bottom w:val="none" w:sz="0" w:space="0" w:color="auto"/>
        <w:right w:val="none" w:sz="0" w:space="0" w:color="auto"/>
      </w:divBdr>
    </w:div>
    <w:div w:id="967859222">
      <w:bodyDiv w:val="1"/>
      <w:marLeft w:val="0"/>
      <w:marRight w:val="0"/>
      <w:marTop w:val="0"/>
      <w:marBottom w:val="0"/>
      <w:divBdr>
        <w:top w:val="none" w:sz="0" w:space="0" w:color="auto"/>
        <w:left w:val="none" w:sz="0" w:space="0" w:color="auto"/>
        <w:bottom w:val="none" w:sz="0" w:space="0" w:color="auto"/>
        <w:right w:val="none" w:sz="0" w:space="0" w:color="auto"/>
      </w:divBdr>
    </w:div>
    <w:div w:id="970020412">
      <w:bodyDiv w:val="1"/>
      <w:marLeft w:val="0"/>
      <w:marRight w:val="0"/>
      <w:marTop w:val="0"/>
      <w:marBottom w:val="0"/>
      <w:divBdr>
        <w:top w:val="none" w:sz="0" w:space="0" w:color="auto"/>
        <w:left w:val="none" w:sz="0" w:space="0" w:color="auto"/>
        <w:bottom w:val="none" w:sz="0" w:space="0" w:color="auto"/>
        <w:right w:val="none" w:sz="0" w:space="0" w:color="auto"/>
      </w:divBdr>
    </w:div>
    <w:div w:id="970792457">
      <w:bodyDiv w:val="1"/>
      <w:marLeft w:val="0"/>
      <w:marRight w:val="0"/>
      <w:marTop w:val="0"/>
      <w:marBottom w:val="0"/>
      <w:divBdr>
        <w:top w:val="none" w:sz="0" w:space="0" w:color="auto"/>
        <w:left w:val="none" w:sz="0" w:space="0" w:color="auto"/>
        <w:bottom w:val="none" w:sz="0" w:space="0" w:color="auto"/>
        <w:right w:val="none" w:sz="0" w:space="0" w:color="auto"/>
      </w:divBdr>
    </w:div>
    <w:div w:id="972446260">
      <w:bodyDiv w:val="1"/>
      <w:marLeft w:val="0"/>
      <w:marRight w:val="0"/>
      <w:marTop w:val="0"/>
      <w:marBottom w:val="0"/>
      <w:divBdr>
        <w:top w:val="none" w:sz="0" w:space="0" w:color="auto"/>
        <w:left w:val="none" w:sz="0" w:space="0" w:color="auto"/>
        <w:bottom w:val="none" w:sz="0" w:space="0" w:color="auto"/>
        <w:right w:val="none" w:sz="0" w:space="0" w:color="auto"/>
      </w:divBdr>
    </w:div>
    <w:div w:id="973220527">
      <w:bodyDiv w:val="1"/>
      <w:marLeft w:val="0"/>
      <w:marRight w:val="0"/>
      <w:marTop w:val="0"/>
      <w:marBottom w:val="0"/>
      <w:divBdr>
        <w:top w:val="none" w:sz="0" w:space="0" w:color="auto"/>
        <w:left w:val="none" w:sz="0" w:space="0" w:color="auto"/>
        <w:bottom w:val="none" w:sz="0" w:space="0" w:color="auto"/>
        <w:right w:val="none" w:sz="0" w:space="0" w:color="auto"/>
      </w:divBdr>
    </w:div>
    <w:div w:id="974022780">
      <w:bodyDiv w:val="1"/>
      <w:marLeft w:val="0"/>
      <w:marRight w:val="0"/>
      <w:marTop w:val="0"/>
      <w:marBottom w:val="0"/>
      <w:divBdr>
        <w:top w:val="none" w:sz="0" w:space="0" w:color="auto"/>
        <w:left w:val="none" w:sz="0" w:space="0" w:color="auto"/>
        <w:bottom w:val="none" w:sz="0" w:space="0" w:color="auto"/>
        <w:right w:val="none" w:sz="0" w:space="0" w:color="auto"/>
      </w:divBdr>
    </w:div>
    <w:div w:id="975254853">
      <w:bodyDiv w:val="1"/>
      <w:marLeft w:val="0"/>
      <w:marRight w:val="0"/>
      <w:marTop w:val="0"/>
      <w:marBottom w:val="0"/>
      <w:divBdr>
        <w:top w:val="none" w:sz="0" w:space="0" w:color="auto"/>
        <w:left w:val="none" w:sz="0" w:space="0" w:color="auto"/>
        <w:bottom w:val="none" w:sz="0" w:space="0" w:color="auto"/>
        <w:right w:val="none" w:sz="0" w:space="0" w:color="auto"/>
      </w:divBdr>
      <w:divsChild>
        <w:div w:id="79915398">
          <w:marLeft w:val="1166"/>
          <w:marRight w:val="0"/>
          <w:marTop w:val="86"/>
          <w:marBottom w:val="0"/>
          <w:divBdr>
            <w:top w:val="none" w:sz="0" w:space="0" w:color="auto"/>
            <w:left w:val="none" w:sz="0" w:space="0" w:color="auto"/>
            <w:bottom w:val="none" w:sz="0" w:space="0" w:color="auto"/>
            <w:right w:val="none" w:sz="0" w:space="0" w:color="auto"/>
          </w:divBdr>
        </w:div>
        <w:div w:id="298340457">
          <w:marLeft w:val="1166"/>
          <w:marRight w:val="0"/>
          <w:marTop w:val="86"/>
          <w:marBottom w:val="0"/>
          <w:divBdr>
            <w:top w:val="none" w:sz="0" w:space="0" w:color="auto"/>
            <w:left w:val="none" w:sz="0" w:space="0" w:color="auto"/>
            <w:bottom w:val="none" w:sz="0" w:space="0" w:color="auto"/>
            <w:right w:val="none" w:sz="0" w:space="0" w:color="auto"/>
          </w:divBdr>
        </w:div>
        <w:div w:id="516890517">
          <w:marLeft w:val="1166"/>
          <w:marRight w:val="0"/>
          <w:marTop w:val="86"/>
          <w:marBottom w:val="0"/>
          <w:divBdr>
            <w:top w:val="none" w:sz="0" w:space="0" w:color="auto"/>
            <w:left w:val="none" w:sz="0" w:space="0" w:color="auto"/>
            <w:bottom w:val="none" w:sz="0" w:space="0" w:color="auto"/>
            <w:right w:val="none" w:sz="0" w:space="0" w:color="auto"/>
          </w:divBdr>
        </w:div>
        <w:div w:id="682170317">
          <w:marLeft w:val="547"/>
          <w:marRight w:val="0"/>
          <w:marTop w:val="96"/>
          <w:marBottom w:val="0"/>
          <w:divBdr>
            <w:top w:val="none" w:sz="0" w:space="0" w:color="auto"/>
            <w:left w:val="none" w:sz="0" w:space="0" w:color="auto"/>
            <w:bottom w:val="none" w:sz="0" w:space="0" w:color="auto"/>
            <w:right w:val="none" w:sz="0" w:space="0" w:color="auto"/>
          </w:divBdr>
        </w:div>
        <w:div w:id="886453419">
          <w:marLeft w:val="1166"/>
          <w:marRight w:val="0"/>
          <w:marTop w:val="86"/>
          <w:marBottom w:val="0"/>
          <w:divBdr>
            <w:top w:val="none" w:sz="0" w:space="0" w:color="auto"/>
            <w:left w:val="none" w:sz="0" w:space="0" w:color="auto"/>
            <w:bottom w:val="none" w:sz="0" w:space="0" w:color="auto"/>
            <w:right w:val="none" w:sz="0" w:space="0" w:color="auto"/>
          </w:divBdr>
        </w:div>
        <w:div w:id="1011571092">
          <w:marLeft w:val="1166"/>
          <w:marRight w:val="0"/>
          <w:marTop w:val="86"/>
          <w:marBottom w:val="0"/>
          <w:divBdr>
            <w:top w:val="none" w:sz="0" w:space="0" w:color="auto"/>
            <w:left w:val="none" w:sz="0" w:space="0" w:color="auto"/>
            <w:bottom w:val="none" w:sz="0" w:space="0" w:color="auto"/>
            <w:right w:val="none" w:sz="0" w:space="0" w:color="auto"/>
          </w:divBdr>
        </w:div>
        <w:div w:id="1456753508">
          <w:marLeft w:val="1166"/>
          <w:marRight w:val="0"/>
          <w:marTop w:val="86"/>
          <w:marBottom w:val="0"/>
          <w:divBdr>
            <w:top w:val="none" w:sz="0" w:space="0" w:color="auto"/>
            <w:left w:val="none" w:sz="0" w:space="0" w:color="auto"/>
            <w:bottom w:val="none" w:sz="0" w:space="0" w:color="auto"/>
            <w:right w:val="none" w:sz="0" w:space="0" w:color="auto"/>
          </w:divBdr>
        </w:div>
        <w:div w:id="1721898489">
          <w:marLeft w:val="1800"/>
          <w:marRight w:val="0"/>
          <w:marTop w:val="86"/>
          <w:marBottom w:val="0"/>
          <w:divBdr>
            <w:top w:val="none" w:sz="0" w:space="0" w:color="auto"/>
            <w:left w:val="none" w:sz="0" w:space="0" w:color="auto"/>
            <w:bottom w:val="none" w:sz="0" w:space="0" w:color="auto"/>
            <w:right w:val="none" w:sz="0" w:space="0" w:color="auto"/>
          </w:divBdr>
        </w:div>
        <w:div w:id="1914050446">
          <w:marLeft w:val="1166"/>
          <w:marRight w:val="0"/>
          <w:marTop w:val="86"/>
          <w:marBottom w:val="0"/>
          <w:divBdr>
            <w:top w:val="none" w:sz="0" w:space="0" w:color="auto"/>
            <w:left w:val="none" w:sz="0" w:space="0" w:color="auto"/>
            <w:bottom w:val="none" w:sz="0" w:space="0" w:color="auto"/>
            <w:right w:val="none" w:sz="0" w:space="0" w:color="auto"/>
          </w:divBdr>
        </w:div>
        <w:div w:id="1916279382">
          <w:marLeft w:val="1166"/>
          <w:marRight w:val="0"/>
          <w:marTop w:val="86"/>
          <w:marBottom w:val="0"/>
          <w:divBdr>
            <w:top w:val="none" w:sz="0" w:space="0" w:color="auto"/>
            <w:left w:val="none" w:sz="0" w:space="0" w:color="auto"/>
            <w:bottom w:val="none" w:sz="0" w:space="0" w:color="auto"/>
            <w:right w:val="none" w:sz="0" w:space="0" w:color="auto"/>
          </w:divBdr>
        </w:div>
        <w:div w:id="1916284783">
          <w:marLeft w:val="1166"/>
          <w:marRight w:val="0"/>
          <w:marTop w:val="86"/>
          <w:marBottom w:val="0"/>
          <w:divBdr>
            <w:top w:val="none" w:sz="0" w:space="0" w:color="auto"/>
            <w:left w:val="none" w:sz="0" w:space="0" w:color="auto"/>
            <w:bottom w:val="none" w:sz="0" w:space="0" w:color="auto"/>
            <w:right w:val="none" w:sz="0" w:space="0" w:color="auto"/>
          </w:divBdr>
        </w:div>
        <w:div w:id="1934632057">
          <w:marLeft w:val="1166"/>
          <w:marRight w:val="0"/>
          <w:marTop w:val="86"/>
          <w:marBottom w:val="0"/>
          <w:divBdr>
            <w:top w:val="none" w:sz="0" w:space="0" w:color="auto"/>
            <w:left w:val="none" w:sz="0" w:space="0" w:color="auto"/>
            <w:bottom w:val="none" w:sz="0" w:space="0" w:color="auto"/>
            <w:right w:val="none" w:sz="0" w:space="0" w:color="auto"/>
          </w:divBdr>
        </w:div>
        <w:div w:id="2096437049">
          <w:marLeft w:val="547"/>
          <w:marRight w:val="0"/>
          <w:marTop w:val="96"/>
          <w:marBottom w:val="0"/>
          <w:divBdr>
            <w:top w:val="none" w:sz="0" w:space="0" w:color="auto"/>
            <w:left w:val="none" w:sz="0" w:space="0" w:color="auto"/>
            <w:bottom w:val="none" w:sz="0" w:space="0" w:color="auto"/>
            <w:right w:val="none" w:sz="0" w:space="0" w:color="auto"/>
          </w:divBdr>
        </w:div>
        <w:div w:id="2143041137">
          <w:marLeft w:val="547"/>
          <w:marRight w:val="0"/>
          <w:marTop w:val="96"/>
          <w:marBottom w:val="0"/>
          <w:divBdr>
            <w:top w:val="none" w:sz="0" w:space="0" w:color="auto"/>
            <w:left w:val="none" w:sz="0" w:space="0" w:color="auto"/>
            <w:bottom w:val="none" w:sz="0" w:space="0" w:color="auto"/>
            <w:right w:val="none" w:sz="0" w:space="0" w:color="auto"/>
          </w:divBdr>
        </w:div>
      </w:divsChild>
    </w:div>
    <w:div w:id="975644669">
      <w:bodyDiv w:val="1"/>
      <w:marLeft w:val="0"/>
      <w:marRight w:val="0"/>
      <w:marTop w:val="0"/>
      <w:marBottom w:val="0"/>
      <w:divBdr>
        <w:top w:val="none" w:sz="0" w:space="0" w:color="auto"/>
        <w:left w:val="none" w:sz="0" w:space="0" w:color="auto"/>
        <w:bottom w:val="none" w:sz="0" w:space="0" w:color="auto"/>
        <w:right w:val="none" w:sz="0" w:space="0" w:color="auto"/>
      </w:divBdr>
    </w:div>
    <w:div w:id="975793221">
      <w:bodyDiv w:val="1"/>
      <w:marLeft w:val="0"/>
      <w:marRight w:val="0"/>
      <w:marTop w:val="0"/>
      <w:marBottom w:val="0"/>
      <w:divBdr>
        <w:top w:val="none" w:sz="0" w:space="0" w:color="auto"/>
        <w:left w:val="none" w:sz="0" w:space="0" w:color="auto"/>
        <w:bottom w:val="none" w:sz="0" w:space="0" w:color="auto"/>
        <w:right w:val="none" w:sz="0" w:space="0" w:color="auto"/>
      </w:divBdr>
    </w:div>
    <w:div w:id="976180837">
      <w:bodyDiv w:val="1"/>
      <w:marLeft w:val="0"/>
      <w:marRight w:val="0"/>
      <w:marTop w:val="0"/>
      <w:marBottom w:val="0"/>
      <w:divBdr>
        <w:top w:val="none" w:sz="0" w:space="0" w:color="auto"/>
        <w:left w:val="none" w:sz="0" w:space="0" w:color="auto"/>
        <w:bottom w:val="none" w:sz="0" w:space="0" w:color="auto"/>
        <w:right w:val="none" w:sz="0" w:space="0" w:color="auto"/>
      </w:divBdr>
    </w:div>
    <w:div w:id="979842739">
      <w:bodyDiv w:val="1"/>
      <w:marLeft w:val="0"/>
      <w:marRight w:val="0"/>
      <w:marTop w:val="0"/>
      <w:marBottom w:val="0"/>
      <w:divBdr>
        <w:top w:val="none" w:sz="0" w:space="0" w:color="auto"/>
        <w:left w:val="none" w:sz="0" w:space="0" w:color="auto"/>
        <w:bottom w:val="none" w:sz="0" w:space="0" w:color="auto"/>
        <w:right w:val="none" w:sz="0" w:space="0" w:color="auto"/>
      </w:divBdr>
    </w:div>
    <w:div w:id="980117807">
      <w:bodyDiv w:val="1"/>
      <w:marLeft w:val="0"/>
      <w:marRight w:val="0"/>
      <w:marTop w:val="0"/>
      <w:marBottom w:val="0"/>
      <w:divBdr>
        <w:top w:val="none" w:sz="0" w:space="0" w:color="auto"/>
        <w:left w:val="none" w:sz="0" w:space="0" w:color="auto"/>
        <w:bottom w:val="none" w:sz="0" w:space="0" w:color="auto"/>
        <w:right w:val="none" w:sz="0" w:space="0" w:color="auto"/>
      </w:divBdr>
    </w:div>
    <w:div w:id="980619733">
      <w:bodyDiv w:val="1"/>
      <w:marLeft w:val="0"/>
      <w:marRight w:val="0"/>
      <w:marTop w:val="0"/>
      <w:marBottom w:val="0"/>
      <w:divBdr>
        <w:top w:val="none" w:sz="0" w:space="0" w:color="auto"/>
        <w:left w:val="none" w:sz="0" w:space="0" w:color="auto"/>
        <w:bottom w:val="none" w:sz="0" w:space="0" w:color="auto"/>
        <w:right w:val="none" w:sz="0" w:space="0" w:color="auto"/>
      </w:divBdr>
    </w:div>
    <w:div w:id="980814266">
      <w:bodyDiv w:val="1"/>
      <w:marLeft w:val="0"/>
      <w:marRight w:val="0"/>
      <w:marTop w:val="0"/>
      <w:marBottom w:val="0"/>
      <w:divBdr>
        <w:top w:val="none" w:sz="0" w:space="0" w:color="auto"/>
        <w:left w:val="none" w:sz="0" w:space="0" w:color="auto"/>
        <w:bottom w:val="none" w:sz="0" w:space="0" w:color="auto"/>
        <w:right w:val="none" w:sz="0" w:space="0" w:color="auto"/>
      </w:divBdr>
    </w:div>
    <w:div w:id="981348537">
      <w:bodyDiv w:val="1"/>
      <w:marLeft w:val="0"/>
      <w:marRight w:val="0"/>
      <w:marTop w:val="0"/>
      <w:marBottom w:val="0"/>
      <w:divBdr>
        <w:top w:val="none" w:sz="0" w:space="0" w:color="auto"/>
        <w:left w:val="none" w:sz="0" w:space="0" w:color="auto"/>
        <w:bottom w:val="none" w:sz="0" w:space="0" w:color="auto"/>
        <w:right w:val="none" w:sz="0" w:space="0" w:color="auto"/>
      </w:divBdr>
    </w:div>
    <w:div w:id="981932676">
      <w:bodyDiv w:val="1"/>
      <w:marLeft w:val="0"/>
      <w:marRight w:val="0"/>
      <w:marTop w:val="0"/>
      <w:marBottom w:val="0"/>
      <w:divBdr>
        <w:top w:val="none" w:sz="0" w:space="0" w:color="auto"/>
        <w:left w:val="none" w:sz="0" w:space="0" w:color="auto"/>
        <w:bottom w:val="none" w:sz="0" w:space="0" w:color="auto"/>
        <w:right w:val="none" w:sz="0" w:space="0" w:color="auto"/>
      </w:divBdr>
    </w:div>
    <w:div w:id="983773246">
      <w:bodyDiv w:val="1"/>
      <w:marLeft w:val="0"/>
      <w:marRight w:val="0"/>
      <w:marTop w:val="0"/>
      <w:marBottom w:val="0"/>
      <w:divBdr>
        <w:top w:val="none" w:sz="0" w:space="0" w:color="auto"/>
        <w:left w:val="none" w:sz="0" w:space="0" w:color="auto"/>
        <w:bottom w:val="none" w:sz="0" w:space="0" w:color="auto"/>
        <w:right w:val="none" w:sz="0" w:space="0" w:color="auto"/>
      </w:divBdr>
    </w:div>
    <w:div w:id="986516167">
      <w:bodyDiv w:val="1"/>
      <w:marLeft w:val="0"/>
      <w:marRight w:val="0"/>
      <w:marTop w:val="0"/>
      <w:marBottom w:val="0"/>
      <w:divBdr>
        <w:top w:val="none" w:sz="0" w:space="0" w:color="auto"/>
        <w:left w:val="none" w:sz="0" w:space="0" w:color="auto"/>
        <w:bottom w:val="none" w:sz="0" w:space="0" w:color="auto"/>
        <w:right w:val="none" w:sz="0" w:space="0" w:color="auto"/>
      </w:divBdr>
    </w:div>
    <w:div w:id="986663029">
      <w:bodyDiv w:val="1"/>
      <w:marLeft w:val="0"/>
      <w:marRight w:val="0"/>
      <w:marTop w:val="0"/>
      <w:marBottom w:val="0"/>
      <w:divBdr>
        <w:top w:val="none" w:sz="0" w:space="0" w:color="auto"/>
        <w:left w:val="none" w:sz="0" w:space="0" w:color="auto"/>
        <w:bottom w:val="none" w:sz="0" w:space="0" w:color="auto"/>
        <w:right w:val="none" w:sz="0" w:space="0" w:color="auto"/>
      </w:divBdr>
      <w:divsChild>
        <w:div w:id="450248013">
          <w:marLeft w:val="1166"/>
          <w:marRight w:val="0"/>
          <w:marTop w:val="115"/>
          <w:marBottom w:val="0"/>
          <w:divBdr>
            <w:top w:val="none" w:sz="0" w:space="0" w:color="auto"/>
            <w:left w:val="none" w:sz="0" w:space="0" w:color="auto"/>
            <w:bottom w:val="none" w:sz="0" w:space="0" w:color="auto"/>
            <w:right w:val="none" w:sz="0" w:space="0" w:color="auto"/>
          </w:divBdr>
        </w:div>
        <w:div w:id="693767481">
          <w:marLeft w:val="547"/>
          <w:marRight w:val="0"/>
          <w:marTop w:val="154"/>
          <w:marBottom w:val="0"/>
          <w:divBdr>
            <w:top w:val="none" w:sz="0" w:space="0" w:color="auto"/>
            <w:left w:val="none" w:sz="0" w:space="0" w:color="auto"/>
            <w:bottom w:val="none" w:sz="0" w:space="0" w:color="auto"/>
            <w:right w:val="none" w:sz="0" w:space="0" w:color="auto"/>
          </w:divBdr>
        </w:div>
        <w:div w:id="1206680258">
          <w:marLeft w:val="1800"/>
          <w:marRight w:val="0"/>
          <w:marTop w:val="86"/>
          <w:marBottom w:val="0"/>
          <w:divBdr>
            <w:top w:val="none" w:sz="0" w:space="0" w:color="auto"/>
            <w:left w:val="none" w:sz="0" w:space="0" w:color="auto"/>
            <w:bottom w:val="none" w:sz="0" w:space="0" w:color="auto"/>
            <w:right w:val="none" w:sz="0" w:space="0" w:color="auto"/>
          </w:divBdr>
        </w:div>
        <w:div w:id="1747150266">
          <w:marLeft w:val="1166"/>
          <w:marRight w:val="0"/>
          <w:marTop w:val="115"/>
          <w:marBottom w:val="0"/>
          <w:divBdr>
            <w:top w:val="none" w:sz="0" w:space="0" w:color="auto"/>
            <w:left w:val="none" w:sz="0" w:space="0" w:color="auto"/>
            <w:bottom w:val="none" w:sz="0" w:space="0" w:color="auto"/>
            <w:right w:val="none" w:sz="0" w:space="0" w:color="auto"/>
          </w:divBdr>
        </w:div>
        <w:div w:id="2079327129">
          <w:marLeft w:val="547"/>
          <w:marRight w:val="0"/>
          <w:marTop w:val="154"/>
          <w:marBottom w:val="0"/>
          <w:divBdr>
            <w:top w:val="none" w:sz="0" w:space="0" w:color="auto"/>
            <w:left w:val="none" w:sz="0" w:space="0" w:color="auto"/>
            <w:bottom w:val="none" w:sz="0" w:space="0" w:color="auto"/>
            <w:right w:val="none" w:sz="0" w:space="0" w:color="auto"/>
          </w:divBdr>
        </w:div>
      </w:divsChild>
    </w:div>
    <w:div w:id="988092755">
      <w:bodyDiv w:val="1"/>
      <w:marLeft w:val="0"/>
      <w:marRight w:val="0"/>
      <w:marTop w:val="0"/>
      <w:marBottom w:val="0"/>
      <w:divBdr>
        <w:top w:val="none" w:sz="0" w:space="0" w:color="auto"/>
        <w:left w:val="none" w:sz="0" w:space="0" w:color="auto"/>
        <w:bottom w:val="none" w:sz="0" w:space="0" w:color="auto"/>
        <w:right w:val="none" w:sz="0" w:space="0" w:color="auto"/>
      </w:divBdr>
      <w:divsChild>
        <w:div w:id="74010365">
          <w:marLeft w:val="1800"/>
          <w:marRight w:val="0"/>
          <w:marTop w:val="77"/>
          <w:marBottom w:val="0"/>
          <w:divBdr>
            <w:top w:val="none" w:sz="0" w:space="0" w:color="auto"/>
            <w:left w:val="none" w:sz="0" w:space="0" w:color="auto"/>
            <w:bottom w:val="none" w:sz="0" w:space="0" w:color="auto"/>
            <w:right w:val="none" w:sz="0" w:space="0" w:color="auto"/>
          </w:divBdr>
        </w:div>
        <w:div w:id="281378640">
          <w:marLeft w:val="547"/>
          <w:marRight w:val="0"/>
          <w:marTop w:val="115"/>
          <w:marBottom w:val="0"/>
          <w:divBdr>
            <w:top w:val="none" w:sz="0" w:space="0" w:color="auto"/>
            <w:left w:val="none" w:sz="0" w:space="0" w:color="auto"/>
            <w:bottom w:val="none" w:sz="0" w:space="0" w:color="auto"/>
            <w:right w:val="none" w:sz="0" w:space="0" w:color="auto"/>
          </w:divBdr>
        </w:div>
        <w:div w:id="717825804">
          <w:marLeft w:val="1166"/>
          <w:marRight w:val="0"/>
          <w:marTop w:val="96"/>
          <w:marBottom w:val="0"/>
          <w:divBdr>
            <w:top w:val="none" w:sz="0" w:space="0" w:color="auto"/>
            <w:left w:val="none" w:sz="0" w:space="0" w:color="auto"/>
            <w:bottom w:val="none" w:sz="0" w:space="0" w:color="auto"/>
            <w:right w:val="none" w:sz="0" w:space="0" w:color="auto"/>
          </w:divBdr>
        </w:div>
        <w:div w:id="999382739">
          <w:marLeft w:val="2520"/>
          <w:marRight w:val="0"/>
          <w:marTop w:val="67"/>
          <w:marBottom w:val="0"/>
          <w:divBdr>
            <w:top w:val="none" w:sz="0" w:space="0" w:color="auto"/>
            <w:left w:val="none" w:sz="0" w:space="0" w:color="auto"/>
            <w:bottom w:val="none" w:sz="0" w:space="0" w:color="auto"/>
            <w:right w:val="none" w:sz="0" w:space="0" w:color="auto"/>
          </w:divBdr>
        </w:div>
        <w:div w:id="1248734423">
          <w:marLeft w:val="1800"/>
          <w:marRight w:val="0"/>
          <w:marTop w:val="77"/>
          <w:marBottom w:val="0"/>
          <w:divBdr>
            <w:top w:val="none" w:sz="0" w:space="0" w:color="auto"/>
            <w:left w:val="none" w:sz="0" w:space="0" w:color="auto"/>
            <w:bottom w:val="none" w:sz="0" w:space="0" w:color="auto"/>
            <w:right w:val="none" w:sz="0" w:space="0" w:color="auto"/>
          </w:divBdr>
        </w:div>
        <w:div w:id="1422800649">
          <w:marLeft w:val="1166"/>
          <w:marRight w:val="0"/>
          <w:marTop w:val="96"/>
          <w:marBottom w:val="0"/>
          <w:divBdr>
            <w:top w:val="none" w:sz="0" w:space="0" w:color="auto"/>
            <w:left w:val="none" w:sz="0" w:space="0" w:color="auto"/>
            <w:bottom w:val="none" w:sz="0" w:space="0" w:color="auto"/>
            <w:right w:val="none" w:sz="0" w:space="0" w:color="auto"/>
          </w:divBdr>
        </w:div>
        <w:div w:id="1753895592">
          <w:marLeft w:val="3240"/>
          <w:marRight w:val="0"/>
          <w:marTop w:val="58"/>
          <w:marBottom w:val="0"/>
          <w:divBdr>
            <w:top w:val="none" w:sz="0" w:space="0" w:color="auto"/>
            <w:left w:val="none" w:sz="0" w:space="0" w:color="auto"/>
            <w:bottom w:val="none" w:sz="0" w:space="0" w:color="auto"/>
            <w:right w:val="none" w:sz="0" w:space="0" w:color="auto"/>
          </w:divBdr>
        </w:div>
        <w:div w:id="1821187161">
          <w:marLeft w:val="1800"/>
          <w:marRight w:val="0"/>
          <w:marTop w:val="77"/>
          <w:marBottom w:val="0"/>
          <w:divBdr>
            <w:top w:val="none" w:sz="0" w:space="0" w:color="auto"/>
            <w:left w:val="none" w:sz="0" w:space="0" w:color="auto"/>
            <w:bottom w:val="none" w:sz="0" w:space="0" w:color="auto"/>
            <w:right w:val="none" w:sz="0" w:space="0" w:color="auto"/>
          </w:divBdr>
        </w:div>
      </w:divsChild>
    </w:div>
    <w:div w:id="988898330">
      <w:bodyDiv w:val="1"/>
      <w:marLeft w:val="0"/>
      <w:marRight w:val="0"/>
      <w:marTop w:val="0"/>
      <w:marBottom w:val="0"/>
      <w:divBdr>
        <w:top w:val="none" w:sz="0" w:space="0" w:color="auto"/>
        <w:left w:val="none" w:sz="0" w:space="0" w:color="auto"/>
        <w:bottom w:val="none" w:sz="0" w:space="0" w:color="auto"/>
        <w:right w:val="none" w:sz="0" w:space="0" w:color="auto"/>
      </w:divBdr>
    </w:div>
    <w:div w:id="993142650">
      <w:bodyDiv w:val="1"/>
      <w:marLeft w:val="0"/>
      <w:marRight w:val="0"/>
      <w:marTop w:val="0"/>
      <w:marBottom w:val="0"/>
      <w:divBdr>
        <w:top w:val="none" w:sz="0" w:space="0" w:color="auto"/>
        <w:left w:val="none" w:sz="0" w:space="0" w:color="auto"/>
        <w:bottom w:val="none" w:sz="0" w:space="0" w:color="auto"/>
        <w:right w:val="none" w:sz="0" w:space="0" w:color="auto"/>
      </w:divBdr>
    </w:div>
    <w:div w:id="995299737">
      <w:bodyDiv w:val="1"/>
      <w:marLeft w:val="0"/>
      <w:marRight w:val="0"/>
      <w:marTop w:val="0"/>
      <w:marBottom w:val="0"/>
      <w:divBdr>
        <w:top w:val="none" w:sz="0" w:space="0" w:color="auto"/>
        <w:left w:val="none" w:sz="0" w:space="0" w:color="auto"/>
        <w:bottom w:val="none" w:sz="0" w:space="0" w:color="auto"/>
        <w:right w:val="none" w:sz="0" w:space="0" w:color="auto"/>
      </w:divBdr>
    </w:div>
    <w:div w:id="995451176">
      <w:bodyDiv w:val="1"/>
      <w:marLeft w:val="0"/>
      <w:marRight w:val="0"/>
      <w:marTop w:val="0"/>
      <w:marBottom w:val="0"/>
      <w:divBdr>
        <w:top w:val="none" w:sz="0" w:space="0" w:color="auto"/>
        <w:left w:val="none" w:sz="0" w:space="0" w:color="auto"/>
        <w:bottom w:val="none" w:sz="0" w:space="0" w:color="auto"/>
        <w:right w:val="none" w:sz="0" w:space="0" w:color="auto"/>
      </w:divBdr>
    </w:div>
    <w:div w:id="997226201">
      <w:bodyDiv w:val="1"/>
      <w:marLeft w:val="0"/>
      <w:marRight w:val="0"/>
      <w:marTop w:val="0"/>
      <w:marBottom w:val="0"/>
      <w:divBdr>
        <w:top w:val="none" w:sz="0" w:space="0" w:color="auto"/>
        <w:left w:val="none" w:sz="0" w:space="0" w:color="auto"/>
        <w:bottom w:val="none" w:sz="0" w:space="0" w:color="auto"/>
        <w:right w:val="none" w:sz="0" w:space="0" w:color="auto"/>
      </w:divBdr>
      <w:divsChild>
        <w:div w:id="372115585">
          <w:marLeft w:val="1166"/>
          <w:marRight w:val="0"/>
          <w:marTop w:val="134"/>
          <w:marBottom w:val="0"/>
          <w:divBdr>
            <w:top w:val="none" w:sz="0" w:space="0" w:color="auto"/>
            <w:left w:val="none" w:sz="0" w:space="0" w:color="auto"/>
            <w:bottom w:val="none" w:sz="0" w:space="0" w:color="auto"/>
            <w:right w:val="none" w:sz="0" w:space="0" w:color="auto"/>
          </w:divBdr>
        </w:div>
        <w:div w:id="710225073">
          <w:marLeft w:val="1166"/>
          <w:marRight w:val="0"/>
          <w:marTop w:val="134"/>
          <w:marBottom w:val="0"/>
          <w:divBdr>
            <w:top w:val="none" w:sz="0" w:space="0" w:color="auto"/>
            <w:left w:val="none" w:sz="0" w:space="0" w:color="auto"/>
            <w:bottom w:val="none" w:sz="0" w:space="0" w:color="auto"/>
            <w:right w:val="none" w:sz="0" w:space="0" w:color="auto"/>
          </w:divBdr>
        </w:div>
        <w:div w:id="880092556">
          <w:marLeft w:val="547"/>
          <w:marRight w:val="0"/>
          <w:marTop w:val="144"/>
          <w:marBottom w:val="0"/>
          <w:divBdr>
            <w:top w:val="none" w:sz="0" w:space="0" w:color="auto"/>
            <w:left w:val="none" w:sz="0" w:space="0" w:color="auto"/>
            <w:bottom w:val="none" w:sz="0" w:space="0" w:color="auto"/>
            <w:right w:val="none" w:sz="0" w:space="0" w:color="auto"/>
          </w:divBdr>
        </w:div>
        <w:div w:id="1238900688">
          <w:marLeft w:val="1166"/>
          <w:marRight w:val="0"/>
          <w:marTop w:val="134"/>
          <w:marBottom w:val="0"/>
          <w:divBdr>
            <w:top w:val="none" w:sz="0" w:space="0" w:color="auto"/>
            <w:left w:val="none" w:sz="0" w:space="0" w:color="auto"/>
            <w:bottom w:val="none" w:sz="0" w:space="0" w:color="auto"/>
            <w:right w:val="none" w:sz="0" w:space="0" w:color="auto"/>
          </w:divBdr>
        </w:div>
        <w:div w:id="1249003612">
          <w:marLeft w:val="547"/>
          <w:marRight w:val="0"/>
          <w:marTop w:val="144"/>
          <w:marBottom w:val="0"/>
          <w:divBdr>
            <w:top w:val="none" w:sz="0" w:space="0" w:color="auto"/>
            <w:left w:val="none" w:sz="0" w:space="0" w:color="auto"/>
            <w:bottom w:val="none" w:sz="0" w:space="0" w:color="auto"/>
            <w:right w:val="none" w:sz="0" w:space="0" w:color="auto"/>
          </w:divBdr>
        </w:div>
        <w:div w:id="1651013409">
          <w:marLeft w:val="1166"/>
          <w:marRight w:val="0"/>
          <w:marTop w:val="134"/>
          <w:marBottom w:val="0"/>
          <w:divBdr>
            <w:top w:val="none" w:sz="0" w:space="0" w:color="auto"/>
            <w:left w:val="none" w:sz="0" w:space="0" w:color="auto"/>
            <w:bottom w:val="none" w:sz="0" w:space="0" w:color="auto"/>
            <w:right w:val="none" w:sz="0" w:space="0" w:color="auto"/>
          </w:divBdr>
        </w:div>
        <w:div w:id="1888948664">
          <w:marLeft w:val="547"/>
          <w:marRight w:val="0"/>
          <w:marTop w:val="144"/>
          <w:marBottom w:val="0"/>
          <w:divBdr>
            <w:top w:val="none" w:sz="0" w:space="0" w:color="auto"/>
            <w:left w:val="none" w:sz="0" w:space="0" w:color="auto"/>
            <w:bottom w:val="none" w:sz="0" w:space="0" w:color="auto"/>
            <w:right w:val="none" w:sz="0" w:space="0" w:color="auto"/>
          </w:divBdr>
        </w:div>
        <w:div w:id="2067758487">
          <w:marLeft w:val="1166"/>
          <w:marRight w:val="0"/>
          <w:marTop w:val="134"/>
          <w:marBottom w:val="0"/>
          <w:divBdr>
            <w:top w:val="none" w:sz="0" w:space="0" w:color="auto"/>
            <w:left w:val="none" w:sz="0" w:space="0" w:color="auto"/>
            <w:bottom w:val="none" w:sz="0" w:space="0" w:color="auto"/>
            <w:right w:val="none" w:sz="0" w:space="0" w:color="auto"/>
          </w:divBdr>
        </w:div>
      </w:divsChild>
    </w:div>
    <w:div w:id="997341752">
      <w:bodyDiv w:val="1"/>
      <w:marLeft w:val="0"/>
      <w:marRight w:val="0"/>
      <w:marTop w:val="0"/>
      <w:marBottom w:val="0"/>
      <w:divBdr>
        <w:top w:val="none" w:sz="0" w:space="0" w:color="auto"/>
        <w:left w:val="none" w:sz="0" w:space="0" w:color="auto"/>
        <w:bottom w:val="none" w:sz="0" w:space="0" w:color="auto"/>
        <w:right w:val="none" w:sz="0" w:space="0" w:color="auto"/>
      </w:divBdr>
      <w:divsChild>
        <w:div w:id="125128688">
          <w:marLeft w:val="1166"/>
          <w:marRight w:val="0"/>
          <w:marTop w:val="106"/>
          <w:marBottom w:val="0"/>
          <w:divBdr>
            <w:top w:val="none" w:sz="0" w:space="0" w:color="auto"/>
            <w:left w:val="none" w:sz="0" w:space="0" w:color="auto"/>
            <w:bottom w:val="none" w:sz="0" w:space="0" w:color="auto"/>
            <w:right w:val="none" w:sz="0" w:space="0" w:color="auto"/>
          </w:divBdr>
        </w:div>
        <w:div w:id="421221588">
          <w:marLeft w:val="1166"/>
          <w:marRight w:val="0"/>
          <w:marTop w:val="106"/>
          <w:marBottom w:val="0"/>
          <w:divBdr>
            <w:top w:val="none" w:sz="0" w:space="0" w:color="auto"/>
            <w:left w:val="none" w:sz="0" w:space="0" w:color="auto"/>
            <w:bottom w:val="none" w:sz="0" w:space="0" w:color="auto"/>
            <w:right w:val="none" w:sz="0" w:space="0" w:color="auto"/>
          </w:divBdr>
        </w:div>
      </w:divsChild>
    </w:div>
    <w:div w:id="998191716">
      <w:bodyDiv w:val="1"/>
      <w:marLeft w:val="0"/>
      <w:marRight w:val="0"/>
      <w:marTop w:val="0"/>
      <w:marBottom w:val="0"/>
      <w:divBdr>
        <w:top w:val="none" w:sz="0" w:space="0" w:color="auto"/>
        <w:left w:val="none" w:sz="0" w:space="0" w:color="auto"/>
        <w:bottom w:val="none" w:sz="0" w:space="0" w:color="auto"/>
        <w:right w:val="none" w:sz="0" w:space="0" w:color="auto"/>
      </w:divBdr>
    </w:div>
    <w:div w:id="999045825">
      <w:bodyDiv w:val="1"/>
      <w:marLeft w:val="0"/>
      <w:marRight w:val="0"/>
      <w:marTop w:val="0"/>
      <w:marBottom w:val="0"/>
      <w:divBdr>
        <w:top w:val="none" w:sz="0" w:space="0" w:color="auto"/>
        <w:left w:val="none" w:sz="0" w:space="0" w:color="auto"/>
        <w:bottom w:val="none" w:sz="0" w:space="0" w:color="auto"/>
        <w:right w:val="none" w:sz="0" w:space="0" w:color="auto"/>
      </w:divBdr>
    </w:div>
    <w:div w:id="1000278657">
      <w:bodyDiv w:val="1"/>
      <w:marLeft w:val="0"/>
      <w:marRight w:val="0"/>
      <w:marTop w:val="0"/>
      <w:marBottom w:val="0"/>
      <w:divBdr>
        <w:top w:val="none" w:sz="0" w:space="0" w:color="auto"/>
        <w:left w:val="none" w:sz="0" w:space="0" w:color="auto"/>
        <w:bottom w:val="none" w:sz="0" w:space="0" w:color="auto"/>
        <w:right w:val="none" w:sz="0" w:space="0" w:color="auto"/>
      </w:divBdr>
      <w:divsChild>
        <w:div w:id="1660646389">
          <w:marLeft w:val="1800"/>
          <w:marRight w:val="0"/>
          <w:marTop w:val="115"/>
          <w:marBottom w:val="0"/>
          <w:divBdr>
            <w:top w:val="none" w:sz="0" w:space="0" w:color="auto"/>
            <w:left w:val="none" w:sz="0" w:space="0" w:color="auto"/>
            <w:bottom w:val="none" w:sz="0" w:space="0" w:color="auto"/>
            <w:right w:val="none" w:sz="0" w:space="0" w:color="auto"/>
          </w:divBdr>
        </w:div>
        <w:div w:id="1673949720">
          <w:marLeft w:val="1166"/>
          <w:marRight w:val="0"/>
          <w:marTop w:val="134"/>
          <w:marBottom w:val="0"/>
          <w:divBdr>
            <w:top w:val="none" w:sz="0" w:space="0" w:color="auto"/>
            <w:left w:val="none" w:sz="0" w:space="0" w:color="auto"/>
            <w:bottom w:val="none" w:sz="0" w:space="0" w:color="auto"/>
            <w:right w:val="none" w:sz="0" w:space="0" w:color="auto"/>
          </w:divBdr>
        </w:div>
      </w:divsChild>
    </w:div>
    <w:div w:id="1001390644">
      <w:bodyDiv w:val="1"/>
      <w:marLeft w:val="0"/>
      <w:marRight w:val="0"/>
      <w:marTop w:val="0"/>
      <w:marBottom w:val="0"/>
      <w:divBdr>
        <w:top w:val="none" w:sz="0" w:space="0" w:color="auto"/>
        <w:left w:val="none" w:sz="0" w:space="0" w:color="auto"/>
        <w:bottom w:val="none" w:sz="0" w:space="0" w:color="auto"/>
        <w:right w:val="none" w:sz="0" w:space="0" w:color="auto"/>
      </w:divBdr>
      <w:divsChild>
        <w:div w:id="295723990">
          <w:marLeft w:val="547"/>
          <w:marRight w:val="0"/>
          <w:marTop w:val="134"/>
          <w:marBottom w:val="0"/>
          <w:divBdr>
            <w:top w:val="none" w:sz="0" w:space="0" w:color="auto"/>
            <w:left w:val="none" w:sz="0" w:space="0" w:color="auto"/>
            <w:bottom w:val="none" w:sz="0" w:space="0" w:color="auto"/>
            <w:right w:val="none" w:sz="0" w:space="0" w:color="auto"/>
          </w:divBdr>
        </w:div>
        <w:div w:id="862088044">
          <w:marLeft w:val="1166"/>
          <w:marRight w:val="0"/>
          <w:marTop w:val="115"/>
          <w:marBottom w:val="0"/>
          <w:divBdr>
            <w:top w:val="none" w:sz="0" w:space="0" w:color="auto"/>
            <w:left w:val="none" w:sz="0" w:space="0" w:color="auto"/>
            <w:bottom w:val="none" w:sz="0" w:space="0" w:color="auto"/>
            <w:right w:val="none" w:sz="0" w:space="0" w:color="auto"/>
          </w:divBdr>
        </w:div>
        <w:div w:id="923414949">
          <w:marLeft w:val="1166"/>
          <w:marRight w:val="0"/>
          <w:marTop w:val="115"/>
          <w:marBottom w:val="0"/>
          <w:divBdr>
            <w:top w:val="none" w:sz="0" w:space="0" w:color="auto"/>
            <w:left w:val="none" w:sz="0" w:space="0" w:color="auto"/>
            <w:bottom w:val="none" w:sz="0" w:space="0" w:color="auto"/>
            <w:right w:val="none" w:sz="0" w:space="0" w:color="auto"/>
          </w:divBdr>
        </w:div>
        <w:div w:id="1255671881">
          <w:marLeft w:val="1166"/>
          <w:marRight w:val="0"/>
          <w:marTop w:val="115"/>
          <w:marBottom w:val="0"/>
          <w:divBdr>
            <w:top w:val="none" w:sz="0" w:space="0" w:color="auto"/>
            <w:left w:val="none" w:sz="0" w:space="0" w:color="auto"/>
            <w:bottom w:val="none" w:sz="0" w:space="0" w:color="auto"/>
            <w:right w:val="none" w:sz="0" w:space="0" w:color="auto"/>
          </w:divBdr>
        </w:div>
        <w:div w:id="1522281346">
          <w:marLeft w:val="1166"/>
          <w:marRight w:val="0"/>
          <w:marTop w:val="115"/>
          <w:marBottom w:val="0"/>
          <w:divBdr>
            <w:top w:val="none" w:sz="0" w:space="0" w:color="auto"/>
            <w:left w:val="none" w:sz="0" w:space="0" w:color="auto"/>
            <w:bottom w:val="none" w:sz="0" w:space="0" w:color="auto"/>
            <w:right w:val="none" w:sz="0" w:space="0" w:color="auto"/>
          </w:divBdr>
        </w:div>
        <w:div w:id="2016766464">
          <w:marLeft w:val="1166"/>
          <w:marRight w:val="0"/>
          <w:marTop w:val="115"/>
          <w:marBottom w:val="0"/>
          <w:divBdr>
            <w:top w:val="none" w:sz="0" w:space="0" w:color="auto"/>
            <w:left w:val="none" w:sz="0" w:space="0" w:color="auto"/>
            <w:bottom w:val="none" w:sz="0" w:space="0" w:color="auto"/>
            <w:right w:val="none" w:sz="0" w:space="0" w:color="auto"/>
          </w:divBdr>
        </w:div>
        <w:div w:id="2092266987">
          <w:marLeft w:val="1166"/>
          <w:marRight w:val="0"/>
          <w:marTop w:val="115"/>
          <w:marBottom w:val="0"/>
          <w:divBdr>
            <w:top w:val="none" w:sz="0" w:space="0" w:color="auto"/>
            <w:left w:val="none" w:sz="0" w:space="0" w:color="auto"/>
            <w:bottom w:val="none" w:sz="0" w:space="0" w:color="auto"/>
            <w:right w:val="none" w:sz="0" w:space="0" w:color="auto"/>
          </w:divBdr>
        </w:div>
      </w:divsChild>
    </w:div>
    <w:div w:id="1002901680">
      <w:bodyDiv w:val="1"/>
      <w:marLeft w:val="0"/>
      <w:marRight w:val="0"/>
      <w:marTop w:val="0"/>
      <w:marBottom w:val="0"/>
      <w:divBdr>
        <w:top w:val="none" w:sz="0" w:space="0" w:color="auto"/>
        <w:left w:val="none" w:sz="0" w:space="0" w:color="auto"/>
        <w:bottom w:val="none" w:sz="0" w:space="0" w:color="auto"/>
        <w:right w:val="none" w:sz="0" w:space="0" w:color="auto"/>
      </w:divBdr>
    </w:div>
    <w:div w:id="1003321777">
      <w:bodyDiv w:val="1"/>
      <w:marLeft w:val="0"/>
      <w:marRight w:val="0"/>
      <w:marTop w:val="0"/>
      <w:marBottom w:val="0"/>
      <w:divBdr>
        <w:top w:val="none" w:sz="0" w:space="0" w:color="auto"/>
        <w:left w:val="none" w:sz="0" w:space="0" w:color="auto"/>
        <w:bottom w:val="none" w:sz="0" w:space="0" w:color="auto"/>
        <w:right w:val="none" w:sz="0" w:space="0" w:color="auto"/>
      </w:divBdr>
    </w:div>
    <w:div w:id="1004551492">
      <w:bodyDiv w:val="1"/>
      <w:marLeft w:val="0"/>
      <w:marRight w:val="0"/>
      <w:marTop w:val="0"/>
      <w:marBottom w:val="0"/>
      <w:divBdr>
        <w:top w:val="none" w:sz="0" w:space="0" w:color="auto"/>
        <w:left w:val="none" w:sz="0" w:space="0" w:color="auto"/>
        <w:bottom w:val="none" w:sz="0" w:space="0" w:color="auto"/>
        <w:right w:val="none" w:sz="0" w:space="0" w:color="auto"/>
      </w:divBdr>
      <w:divsChild>
        <w:div w:id="128060356">
          <w:marLeft w:val="1166"/>
          <w:marRight w:val="0"/>
          <w:marTop w:val="106"/>
          <w:marBottom w:val="0"/>
          <w:divBdr>
            <w:top w:val="none" w:sz="0" w:space="0" w:color="auto"/>
            <w:left w:val="none" w:sz="0" w:space="0" w:color="auto"/>
            <w:bottom w:val="none" w:sz="0" w:space="0" w:color="auto"/>
            <w:right w:val="none" w:sz="0" w:space="0" w:color="auto"/>
          </w:divBdr>
        </w:div>
        <w:div w:id="1359434262">
          <w:marLeft w:val="1166"/>
          <w:marRight w:val="0"/>
          <w:marTop w:val="106"/>
          <w:marBottom w:val="0"/>
          <w:divBdr>
            <w:top w:val="none" w:sz="0" w:space="0" w:color="auto"/>
            <w:left w:val="none" w:sz="0" w:space="0" w:color="auto"/>
            <w:bottom w:val="none" w:sz="0" w:space="0" w:color="auto"/>
            <w:right w:val="none" w:sz="0" w:space="0" w:color="auto"/>
          </w:divBdr>
        </w:div>
      </w:divsChild>
    </w:div>
    <w:div w:id="1004817102">
      <w:bodyDiv w:val="1"/>
      <w:marLeft w:val="0"/>
      <w:marRight w:val="0"/>
      <w:marTop w:val="0"/>
      <w:marBottom w:val="0"/>
      <w:divBdr>
        <w:top w:val="none" w:sz="0" w:space="0" w:color="auto"/>
        <w:left w:val="none" w:sz="0" w:space="0" w:color="auto"/>
        <w:bottom w:val="none" w:sz="0" w:space="0" w:color="auto"/>
        <w:right w:val="none" w:sz="0" w:space="0" w:color="auto"/>
      </w:divBdr>
    </w:div>
    <w:div w:id="1005665724">
      <w:bodyDiv w:val="1"/>
      <w:marLeft w:val="0"/>
      <w:marRight w:val="0"/>
      <w:marTop w:val="0"/>
      <w:marBottom w:val="0"/>
      <w:divBdr>
        <w:top w:val="none" w:sz="0" w:space="0" w:color="auto"/>
        <w:left w:val="none" w:sz="0" w:space="0" w:color="auto"/>
        <w:bottom w:val="none" w:sz="0" w:space="0" w:color="auto"/>
        <w:right w:val="none" w:sz="0" w:space="0" w:color="auto"/>
      </w:divBdr>
    </w:div>
    <w:div w:id="1005669787">
      <w:bodyDiv w:val="1"/>
      <w:marLeft w:val="0"/>
      <w:marRight w:val="0"/>
      <w:marTop w:val="0"/>
      <w:marBottom w:val="0"/>
      <w:divBdr>
        <w:top w:val="none" w:sz="0" w:space="0" w:color="auto"/>
        <w:left w:val="none" w:sz="0" w:space="0" w:color="auto"/>
        <w:bottom w:val="none" w:sz="0" w:space="0" w:color="auto"/>
        <w:right w:val="none" w:sz="0" w:space="0" w:color="auto"/>
      </w:divBdr>
      <w:divsChild>
        <w:div w:id="73357483">
          <w:marLeft w:val="1166"/>
          <w:marRight w:val="0"/>
          <w:marTop w:val="106"/>
          <w:marBottom w:val="0"/>
          <w:divBdr>
            <w:top w:val="none" w:sz="0" w:space="0" w:color="auto"/>
            <w:left w:val="none" w:sz="0" w:space="0" w:color="auto"/>
            <w:bottom w:val="none" w:sz="0" w:space="0" w:color="auto"/>
            <w:right w:val="none" w:sz="0" w:space="0" w:color="auto"/>
          </w:divBdr>
        </w:div>
        <w:div w:id="417336392">
          <w:marLeft w:val="547"/>
          <w:marRight w:val="0"/>
          <w:marTop w:val="115"/>
          <w:marBottom w:val="0"/>
          <w:divBdr>
            <w:top w:val="none" w:sz="0" w:space="0" w:color="auto"/>
            <w:left w:val="none" w:sz="0" w:space="0" w:color="auto"/>
            <w:bottom w:val="none" w:sz="0" w:space="0" w:color="auto"/>
            <w:right w:val="none" w:sz="0" w:space="0" w:color="auto"/>
          </w:divBdr>
        </w:div>
        <w:div w:id="715012435">
          <w:marLeft w:val="1800"/>
          <w:marRight w:val="0"/>
          <w:marTop w:val="86"/>
          <w:marBottom w:val="0"/>
          <w:divBdr>
            <w:top w:val="none" w:sz="0" w:space="0" w:color="auto"/>
            <w:left w:val="none" w:sz="0" w:space="0" w:color="auto"/>
            <w:bottom w:val="none" w:sz="0" w:space="0" w:color="auto"/>
            <w:right w:val="none" w:sz="0" w:space="0" w:color="auto"/>
          </w:divBdr>
        </w:div>
        <w:div w:id="1035428515">
          <w:marLeft w:val="1800"/>
          <w:marRight w:val="0"/>
          <w:marTop w:val="86"/>
          <w:marBottom w:val="0"/>
          <w:divBdr>
            <w:top w:val="none" w:sz="0" w:space="0" w:color="auto"/>
            <w:left w:val="none" w:sz="0" w:space="0" w:color="auto"/>
            <w:bottom w:val="none" w:sz="0" w:space="0" w:color="auto"/>
            <w:right w:val="none" w:sz="0" w:space="0" w:color="auto"/>
          </w:divBdr>
        </w:div>
        <w:div w:id="1375422997">
          <w:marLeft w:val="1166"/>
          <w:marRight w:val="0"/>
          <w:marTop w:val="106"/>
          <w:marBottom w:val="0"/>
          <w:divBdr>
            <w:top w:val="none" w:sz="0" w:space="0" w:color="auto"/>
            <w:left w:val="none" w:sz="0" w:space="0" w:color="auto"/>
            <w:bottom w:val="none" w:sz="0" w:space="0" w:color="auto"/>
            <w:right w:val="none" w:sz="0" w:space="0" w:color="auto"/>
          </w:divBdr>
        </w:div>
      </w:divsChild>
    </w:div>
    <w:div w:id="1006325357">
      <w:bodyDiv w:val="1"/>
      <w:marLeft w:val="0"/>
      <w:marRight w:val="0"/>
      <w:marTop w:val="0"/>
      <w:marBottom w:val="0"/>
      <w:divBdr>
        <w:top w:val="none" w:sz="0" w:space="0" w:color="auto"/>
        <w:left w:val="none" w:sz="0" w:space="0" w:color="auto"/>
        <w:bottom w:val="none" w:sz="0" w:space="0" w:color="auto"/>
        <w:right w:val="none" w:sz="0" w:space="0" w:color="auto"/>
      </w:divBdr>
      <w:divsChild>
        <w:div w:id="1836918988">
          <w:marLeft w:val="0"/>
          <w:marRight w:val="0"/>
          <w:marTop w:val="0"/>
          <w:marBottom w:val="0"/>
          <w:divBdr>
            <w:top w:val="none" w:sz="0" w:space="0" w:color="auto"/>
            <w:left w:val="none" w:sz="0" w:space="0" w:color="auto"/>
            <w:bottom w:val="none" w:sz="0" w:space="0" w:color="auto"/>
            <w:right w:val="none" w:sz="0" w:space="0" w:color="auto"/>
          </w:divBdr>
          <w:divsChild>
            <w:div w:id="289552504">
              <w:marLeft w:val="0"/>
              <w:marRight w:val="0"/>
              <w:marTop w:val="0"/>
              <w:marBottom w:val="0"/>
              <w:divBdr>
                <w:top w:val="none" w:sz="0" w:space="0" w:color="auto"/>
                <w:left w:val="none" w:sz="0" w:space="0" w:color="auto"/>
                <w:bottom w:val="none" w:sz="0" w:space="0" w:color="auto"/>
                <w:right w:val="none" w:sz="0" w:space="0" w:color="auto"/>
              </w:divBdr>
            </w:div>
            <w:div w:id="953446174">
              <w:marLeft w:val="0"/>
              <w:marRight w:val="0"/>
              <w:marTop w:val="0"/>
              <w:marBottom w:val="0"/>
              <w:divBdr>
                <w:top w:val="none" w:sz="0" w:space="0" w:color="auto"/>
                <w:left w:val="none" w:sz="0" w:space="0" w:color="auto"/>
                <w:bottom w:val="none" w:sz="0" w:space="0" w:color="auto"/>
                <w:right w:val="none" w:sz="0" w:space="0" w:color="auto"/>
              </w:divBdr>
            </w:div>
            <w:div w:id="964967886">
              <w:marLeft w:val="0"/>
              <w:marRight w:val="0"/>
              <w:marTop w:val="0"/>
              <w:marBottom w:val="0"/>
              <w:divBdr>
                <w:top w:val="none" w:sz="0" w:space="0" w:color="auto"/>
                <w:left w:val="none" w:sz="0" w:space="0" w:color="auto"/>
                <w:bottom w:val="none" w:sz="0" w:space="0" w:color="auto"/>
                <w:right w:val="none" w:sz="0" w:space="0" w:color="auto"/>
              </w:divBdr>
            </w:div>
            <w:div w:id="20560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881">
      <w:bodyDiv w:val="1"/>
      <w:marLeft w:val="0"/>
      <w:marRight w:val="0"/>
      <w:marTop w:val="0"/>
      <w:marBottom w:val="0"/>
      <w:divBdr>
        <w:top w:val="none" w:sz="0" w:space="0" w:color="auto"/>
        <w:left w:val="none" w:sz="0" w:space="0" w:color="auto"/>
        <w:bottom w:val="none" w:sz="0" w:space="0" w:color="auto"/>
        <w:right w:val="none" w:sz="0" w:space="0" w:color="auto"/>
      </w:divBdr>
    </w:div>
    <w:div w:id="1008169713">
      <w:bodyDiv w:val="1"/>
      <w:marLeft w:val="0"/>
      <w:marRight w:val="0"/>
      <w:marTop w:val="0"/>
      <w:marBottom w:val="0"/>
      <w:divBdr>
        <w:top w:val="none" w:sz="0" w:space="0" w:color="auto"/>
        <w:left w:val="none" w:sz="0" w:space="0" w:color="auto"/>
        <w:bottom w:val="none" w:sz="0" w:space="0" w:color="auto"/>
        <w:right w:val="none" w:sz="0" w:space="0" w:color="auto"/>
      </w:divBdr>
    </w:div>
    <w:div w:id="1008993331">
      <w:bodyDiv w:val="1"/>
      <w:marLeft w:val="0"/>
      <w:marRight w:val="0"/>
      <w:marTop w:val="0"/>
      <w:marBottom w:val="0"/>
      <w:divBdr>
        <w:top w:val="none" w:sz="0" w:space="0" w:color="auto"/>
        <w:left w:val="none" w:sz="0" w:space="0" w:color="auto"/>
        <w:bottom w:val="none" w:sz="0" w:space="0" w:color="auto"/>
        <w:right w:val="none" w:sz="0" w:space="0" w:color="auto"/>
      </w:divBdr>
      <w:divsChild>
        <w:div w:id="263924714">
          <w:marLeft w:val="1800"/>
          <w:marRight w:val="0"/>
          <w:marTop w:val="86"/>
          <w:marBottom w:val="0"/>
          <w:divBdr>
            <w:top w:val="none" w:sz="0" w:space="0" w:color="auto"/>
            <w:left w:val="none" w:sz="0" w:space="0" w:color="auto"/>
            <w:bottom w:val="none" w:sz="0" w:space="0" w:color="auto"/>
            <w:right w:val="none" w:sz="0" w:space="0" w:color="auto"/>
          </w:divBdr>
        </w:div>
        <w:div w:id="565989758">
          <w:marLeft w:val="1166"/>
          <w:marRight w:val="0"/>
          <w:marTop w:val="86"/>
          <w:marBottom w:val="0"/>
          <w:divBdr>
            <w:top w:val="none" w:sz="0" w:space="0" w:color="auto"/>
            <w:left w:val="none" w:sz="0" w:space="0" w:color="auto"/>
            <w:bottom w:val="none" w:sz="0" w:space="0" w:color="auto"/>
            <w:right w:val="none" w:sz="0" w:space="0" w:color="auto"/>
          </w:divBdr>
        </w:div>
        <w:div w:id="735127686">
          <w:marLeft w:val="1800"/>
          <w:marRight w:val="0"/>
          <w:marTop w:val="86"/>
          <w:marBottom w:val="0"/>
          <w:divBdr>
            <w:top w:val="none" w:sz="0" w:space="0" w:color="auto"/>
            <w:left w:val="none" w:sz="0" w:space="0" w:color="auto"/>
            <w:bottom w:val="none" w:sz="0" w:space="0" w:color="auto"/>
            <w:right w:val="none" w:sz="0" w:space="0" w:color="auto"/>
          </w:divBdr>
        </w:div>
        <w:div w:id="744376912">
          <w:marLeft w:val="1166"/>
          <w:marRight w:val="0"/>
          <w:marTop w:val="86"/>
          <w:marBottom w:val="0"/>
          <w:divBdr>
            <w:top w:val="none" w:sz="0" w:space="0" w:color="auto"/>
            <w:left w:val="none" w:sz="0" w:space="0" w:color="auto"/>
            <w:bottom w:val="none" w:sz="0" w:space="0" w:color="auto"/>
            <w:right w:val="none" w:sz="0" w:space="0" w:color="auto"/>
          </w:divBdr>
        </w:div>
        <w:div w:id="929774384">
          <w:marLeft w:val="1166"/>
          <w:marRight w:val="0"/>
          <w:marTop w:val="86"/>
          <w:marBottom w:val="0"/>
          <w:divBdr>
            <w:top w:val="none" w:sz="0" w:space="0" w:color="auto"/>
            <w:left w:val="none" w:sz="0" w:space="0" w:color="auto"/>
            <w:bottom w:val="none" w:sz="0" w:space="0" w:color="auto"/>
            <w:right w:val="none" w:sz="0" w:space="0" w:color="auto"/>
          </w:divBdr>
        </w:div>
        <w:div w:id="1275013362">
          <w:marLeft w:val="1800"/>
          <w:marRight w:val="0"/>
          <w:marTop w:val="86"/>
          <w:marBottom w:val="0"/>
          <w:divBdr>
            <w:top w:val="none" w:sz="0" w:space="0" w:color="auto"/>
            <w:left w:val="none" w:sz="0" w:space="0" w:color="auto"/>
            <w:bottom w:val="none" w:sz="0" w:space="0" w:color="auto"/>
            <w:right w:val="none" w:sz="0" w:space="0" w:color="auto"/>
          </w:divBdr>
        </w:div>
        <w:div w:id="1391033612">
          <w:marLeft w:val="547"/>
          <w:marRight w:val="0"/>
          <w:marTop w:val="96"/>
          <w:marBottom w:val="0"/>
          <w:divBdr>
            <w:top w:val="none" w:sz="0" w:space="0" w:color="auto"/>
            <w:left w:val="none" w:sz="0" w:space="0" w:color="auto"/>
            <w:bottom w:val="none" w:sz="0" w:space="0" w:color="auto"/>
            <w:right w:val="none" w:sz="0" w:space="0" w:color="auto"/>
          </w:divBdr>
        </w:div>
      </w:divsChild>
    </w:div>
    <w:div w:id="1011491244">
      <w:bodyDiv w:val="1"/>
      <w:marLeft w:val="0"/>
      <w:marRight w:val="0"/>
      <w:marTop w:val="0"/>
      <w:marBottom w:val="0"/>
      <w:divBdr>
        <w:top w:val="none" w:sz="0" w:space="0" w:color="auto"/>
        <w:left w:val="none" w:sz="0" w:space="0" w:color="auto"/>
        <w:bottom w:val="none" w:sz="0" w:space="0" w:color="auto"/>
        <w:right w:val="none" w:sz="0" w:space="0" w:color="auto"/>
      </w:divBdr>
    </w:div>
    <w:div w:id="1011614420">
      <w:bodyDiv w:val="1"/>
      <w:marLeft w:val="0"/>
      <w:marRight w:val="0"/>
      <w:marTop w:val="0"/>
      <w:marBottom w:val="0"/>
      <w:divBdr>
        <w:top w:val="none" w:sz="0" w:space="0" w:color="auto"/>
        <w:left w:val="none" w:sz="0" w:space="0" w:color="auto"/>
        <w:bottom w:val="none" w:sz="0" w:space="0" w:color="auto"/>
        <w:right w:val="none" w:sz="0" w:space="0" w:color="auto"/>
      </w:divBdr>
      <w:divsChild>
        <w:div w:id="301888949">
          <w:marLeft w:val="547"/>
          <w:marRight w:val="0"/>
          <w:marTop w:val="96"/>
          <w:marBottom w:val="0"/>
          <w:divBdr>
            <w:top w:val="none" w:sz="0" w:space="0" w:color="auto"/>
            <w:left w:val="none" w:sz="0" w:space="0" w:color="auto"/>
            <w:bottom w:val="none" w:sz="0" w:space="0" w:color="auto"/>
            <w:right w:val="none" w:sz="0" w:space="0" w:color="auto"/>
          </w:divBdr>
        </w:div>
        <w:div w:id="1287616268">
          <w:marLeft w:val="547"/>
          <w:marRight w:val="0"/>
          <w:marTop w:val="96"/>
          <w:marBottom w:val="0"/>
          <w:divBdr>
            <w:top w:val="none" w:sz="0" w:space="0" w:color="auto"/>
            <w:left w:val="none" w:sz="0" w:space="0" w:color="auto"/>
            <w:bottom w:val="none" w:sz="0" w:space="0" w:color="auto"/>
            <w:right w:val="none" w:sz="0" w:space="0" w:color="auto"/>
          </w:divBdr>
        </w:div>
        <w:div w:id="1508907977">
          <w:marLeft w:val="547"/>
          <w:marRight w:val="0"/>
          <w:marTop w:val="96"/>
          <w:marBottom w:val="0"/>
          <w:divBdr>
            <w:top w:val="none" w:sz="0" w:space="0" w:color="auto"/>
            <w:left w:val="none" w:sz="0" w:space="0" w:color="auto"/>
            <w:bottom w:val="none" w:sz="0" w:space="0" w:color="auto"/>
            <w:right w:val="none" w:sz="0" w:space="0" w:color="auto"/>
          </w:divBdr>
        </w:div>
      </w:divsChild>
    </w:div>
    <w:div w:id="1012033159">
      <w:bodyDiv w:val="1"/>
      <w:marLeft w:val="0"/>
      <w:marRight w:val="0"/>
      <w:marTop w:val="0"/>
      <w:marBottom w:val="0"/>
      <w:divBdr>
        <w:top w:val="none" w:sz="0" w:space="0" w:color="auto"/>
        <w:left w:val="none" w:sz="0" w:space="0" w:color="auto"/>
        <w:bottom w:val="none" w:sz="0" w:space="0" w:color="auto"/>
        <w:right w:val="none" w:sz="0" w:space="0" w:color="auto"/>
      </w:divBdr>
    </w:div>
    <w:div w:id="1012144983">
      <w:bodyDiv w:val="1"/>
      <w:marLeft w:val="0"/>
      <w:marRight w:val="0"/>
      <w:marTop w:val="0"/>
      <w:marBottom w:val="0"/>
      <w:divBdr>
        <w:top w:val="none" w:sz="0" w:space="0" w:color="auto"/>
        <w:left w:val="none" w:sz="0" w:space="0" w:color="auto"/>
        <w:bottom w:val="none" w:sz="0" w:space="0" w:color="auto"/>
        <w:right w:val="none" w:sz="0" w:space="0" w:color="auto"/>
      </w:divBdr>
    </w:div>
    <w:div w:id="1012804568">
      <w:bodyDiv w:val="1"/>
      <w:marLeft w:val="0"/>
      <w:marRight w:val="0"/>
      <w:marTop w:val="0"/>
      <w:marBottom w:val="0"/>
      <w:divBdr>
        <w:top w:val="none" w:sz="0" w:space="0" w:color="auto"/>
        <w:left w:val="none" w:sz="0" w:space="0" w:color="auto"/>
        <w:bottom w:val="none" w:sz="0" w:space="0" w:color="auto"/>
        <w:right w:val="none" w:sz="0" w:space="0" w:color="auto"/>
      </w:divBdr>
    </w:div>
    <w:div w:id="1013647116">
      <w:bodyDiv w:val="1"/>
      <w:marLeft w:val="0"/>
      <w:marRight w:val="0"/>
      <w:marTop w:val="0"/>
      <w:marBottom w:val="0"/>
      <w:divBdr>
        <w:top w:val="none" w:sz="0" w:space="0" w:color="auto"/>
        <w:left w:val="none" w:sz="0" w:space="0" w:color="auto"/>
        <w:bottom w:val="none" w:sz="0" w:space="0" w:color="auto"/>
        <w:right w:val="none" w:sz="0" w:space="0" w:color="auto"/>
      </w:divBdr>
    </w:div>
    <w:div w:id="1013802837">
      <w:bodyDiv w:val="1"/>
      <w:marLeft w:val="0"/>
      <w:marRight w:val="0"/>
      <w:marTop w:val="0"/>
      <w:marBottom w:val="0"/>
      <w:divBdr>
        <w:top w:val="none" w:sz="0" w:space="0" w:color="auto"/>
        <w:left w:val="none" w:sz="0" w:space="0" w:color="auto"/>
        <w:bottom w:val="none" w:sz="0" w:space="0" w:color="auto"/>
        <w:right w:val="none" w:sz="0" w:space="0" w:color="auto"/>
      </w:divBdr>
    </w:div>
    <w:div w:id="1013997940">
      <w:bodyDiv w:val="1"/>
      <w:marLeft w:val="0"/>
      <w:marRight w:val="0"/>
      <w:marTop w:val="0"/>
      <w:marBottom w:val="0"/>
      <w:divBdr>
        <w:top w:val="none" w:sz="0" w:space="0" w:color="auto"/>
        <w:left w:val="none" w:sz="0" w:space="0" w:color="auto"/>
        <w:bottom w:val="none" w:sz="0" w:space="0" w:color="auto"/>
        <w:right w:val="none" w:sz="0" w:space="0" w:color="auto"/>
      </w:divBdr>
    </w:div>
    <w:div w:id="1013998565">
      <w:bodyDiv w:val="1"/>
      <w:marLeft w:val="0"/>
      <w:marRight w:val="0"/>
      <w:marTop w:val="0"/>
      <w:marBottom w:val="0"/>
      <w:divBdr>
        <w:top w:val="none" w:sz="0" w:space="0" w:color="auto"/>
        <w:left w:val="none" w:sz="0" w:space="0" w:color="auto"/>
        <w:bottom w:val="none" w:sz="0" w:space="0" w:color="auto"/>
        <w:right w:val="none" w:sz="0" w:space="0" w:color="auto"/>
      </w:divBdr>
      <w:divsChild>
        <w:div w:id="164371073">
          <w:marLeft w:val="1166"/>
          <w:marRight w:val="0"/>
          <w:marTop w:val="115"/>
          <w:marBottom w:val="120"/>
          <w:divBdr>
            <w:top w:val="none" w:sz="0" w:space="0" w:color="auto"/>
            <w:left w:val="none" w:sz="0" w:space="0" w:color="auto"/>
            <w:bottom w:val="none" w:sz="0" w:space="0" w:color="auto"/>
            <w:right w:val="none" w:sz="0" w:space="0" w:color="auto"/>
          </w:divBdr>
        </w:div>
        <w:div w:id="738211769">
          <w:marLeft w:val="1166"/>
          <w:marRight w:val="0"/>
          <w:marTop w:val="115"/>
          <w:marBottom w:val="120"/>
          <w:divBdr>
            <w:top w:val="none" w:sz="0" w:space="0" w:color="auto"/>
            <w:left w:val="none" w:sz="0" w:space="0" w:color="auto"/>
            <w:bottom w:val="none" w:sz="0" w:space="0" w:color="auto"/>
            <w:right w:val="none" w:sz="0" w:space="0" w:color="auto"/>
          </w:divBdr>
        </w:div>
        <w:div w:id="1458450059">
          <w:marLeft w:val="547"/>
          <w:marRight w:val="0"/>
          <w:marTop w:val="134"/>
          <w:marBottom w:val="120"/>
          <w:divBdr>
            <w:top w:val="none" w:sz="0" w:space="0" w:color="auto"/>
            <w:left w:val="none" w:sz="0" w:space="0" w:color="auto"/>
            <w:bottom w:val="none" w:sz="0" w:space="0" w:color="auto"/>
            <w:right w:val="none" w:sz="0" w:space="0" w:color="auto"/>
          </w:divBdr>
        </w:div>
      </w:divsChild>
    </w:div>
    <w:div w:id="1014696986">
      <w:bodyDiv w:val="1"/>
      <w:marLeft w:val="0"/>
      <w:marRight w:val="0"/>
      <w:marTop w:val="0"/>
      <w:marBottom w:val="0"/>
      <w:divBdr>
        <w:top w:val="none" w:sz="0" w:space="0" w:color="auto"/>
        <w:left w:val="none" w:sz="0" w:space="0" w:color="auto"/>
        <w:bottom w:val="none" w:sz="0" w:space="0" w:color="auto"/>
        <w:right w:val="none" w:sz="0" w:space="0" w:color="auto"/>
      </w:divBdr>
      <w:divsChild>
        <w:div w:id="1220049787">
          <w:marLeft w:val="1800"/>
          <w:marRight w:val="0"/>
          <w:marTop w:val="96"/>
          <w:marBottom w:val="0"/>
          <w:divBdr>
            <w:top w:val="none" w:sz="0" w:space="0" w:color="auto"/>
            <w:left w:val="none" w:sz="0" w:space="0" w:color="auto"/>
            <w:bottom w:val="none" w:sz="0" w:space="0" w:color="auto"/>
            <w:right w:val="none" w:sz="0" w:space="0" w:color="auto"/>
          </w:divBdr>
        </w:div>
        <w:div w:id="1549103189">
          <w:marLeft w:val="1166"/>
          <w:marRight w:val="0"/>
          <w:marTop w:val="115"/>
          <w:marBottom w:val="0"/>
          <w:divBdr>
            <w:top w:val="none" w:sz="0" w:space="0" w:color="auto"/>
            <w:left w:val="none" w:sz="0" w:space="0" w:color="auto"/>
            <w:bottom w:val="none" w:sz="0" w:space="0" w:color="auto"/>
            <w:right w:val="none" w:sz="0" w:space="0" w:color="auto"/>
          </w:divBdr>
        </w:div>
        <w:div w:id="1636568432">
          <w:marLeft w:val="547"/>
          <w:marRight w:val="0"/>
          <w:marTop w:val="134"/>
          <w:marBottom w:val="0"/>
          <w:divBdr>
            <w:top w:val="none" w:sz="0" w:space="0" w:color="auto"/>
            <w:left w:val="none" w:sz="0" w:space="0" w:color="auto"/>
            <w:bottom w:val="none" w:sz="0" w:space="0" w:color="auto"/>
            <w:right w:val="none" w:sz="0" w:space="0" w:color="auto"/>
          </w:divBdr>
        </w:div>
        <w:div w:id="1991127993">
          <w:marLeft w:val="1800"/>
          <w:marRight w:val="0"/>
          <w:marTop w:val="96"/>
          <w:marBottom w:val="0"/>
          <w:divBdr>
            <w:top w:val="none" w:sz="0" w:space="0" w:color="auto"/>
            <w:left w:val="none" w:sz="0" w:space="0" w:color="auto"/>
            <w:bottom w:val="none" w:sz="0" w:space="0" w:color="auto"/>
            <w:right w:val="none" w:sz="0" w:space="0" w:color="auto"/>
          </w:divBdr>
        </w:div>
        <w:div w:id="1993631658">
          <w:marLeft w:val="1166"/>
          <w:marRight w:val="0"/>
          <w:marTop w:val="115"/>
          <w:marBottom w:val="0"/>
          <w:divBdr>
            <w:top w:val="none" w:sz="0" w:space="0" w:color="auto"/>
            <w:left w:val="none" w:sz="0" w:space="0" w:color="auto"/>
            <w:bottom w:val="none" w:sz="0" w:space="0" w:color="auto"/>
            <w:right w:val="none" w:sz="0" w:space="0" w:color="auto"/>
          </w:divBdr>
        </w:div>
      </w:divsChild>
    </w:div>
    <w:div w:id="1014840217">
      <w:bodyDiv w:val="1"/>
      <w:marLeft w:val="0"/>
      <w:marRight w:val="0"/>
      <w:marTop w:val="0"/>
      <w:marBottom w:val="0"/>
      <w:divBdr>
        <w:top w:val="none" w:sz="0" w:space="0" w:color="auto"/>
        <w:left w:val="none" w:sz="0" w:space="0" w:color="auto"/>
        <w:bottom w:val="none" w:sz="0" w:space="0" w:color="auto"/>
        <w:right w:val="none" w:sz="0" w:space="0" w:color="auto"/>
      </w:divBdr>
    </w:div>
    <w:div w:id="1016928140">
      <w:bodyDiv w:val="1"/>
      <w:marLeft w:val="0"/>
      <w:marRight w:val="0"/>
      <w:marTop w:val="0"/>
      <w:marBottom w:val="0"/>
      <w:divBdr>
        <w:top w:val="none" w:sz="0" w:space="0" w:color="auto"/>
        <w:left w:val="none" w:sz="0" w:space="0" w:color="auto"/>
        <w:bottom w:val="none" w:sz="0" w:space="0" w:color="auto"/>
        <w:right w:val="none" w:sz="0" w:space="0" w:color="auto"/>
      </w:divBdr>
      <w:divsChild>
        <w:div w:id="161356533">
          <w:marLeft w:val="547"/>
          <w:marRight w:val="0"/>
          <w:marTop w:val="96"/>
          <w:marBottom w:val="0"/>
          <w:divBdr>
            <w:top w:val="none" w:sz="0" w:space="0" w:color="auto"/>
            <w:left w:val="none" w:sz="0" w:space="0" w:color="auto"/>
            <w:bottom w:val="none" w:sz="0" w:space="0" w:color="auto"/>
            <w:right w:val="none" w:sz="0" w:space="0" w:color="auto"/>
          </w:divBdr>
        </w:div>
        <w:div w:id="1207447460">
          <w:marLeft w:val="547"/>
          <w:marRight w:val="0"/>
          <w:marTop w:val="96"/>
          <w:marBottom w:val="0"/>
          <w:divBdr>
            <w:top w:val="none" w:sz="0" w:space="0" w:color="auto"/>
            <w:left w:val="none" w:sz="0" w:space="0" w:color="auto"/>
            <w:bottom w:val="none" w:sz="0" w:space="0" w:color="auto"/>
            <w:right w:val="none" w:sz="0" w:space="0" w:color="auto"/>
          </w:divBdr>
        </w:div>
      </w:divsChild>
    </w:div>
    <w:div w:id="1019311498">
      <w:bodyDiv w:val="1"/>
      <w:marLeft w:val="0"/>
      <w:marRight w:val="0"/>
      <w:marTop w:val="0"/>
      <w:marBottom w:val="0"/>
      <w:divBdr>
        <w:top w:val="none" w:sz="0" w:space="0" w:color="auto"/>
        <w:left w:val="none" w:sz="0" w:space="0" w:color="auto"/>
        <w:bottom w:val="none" w:sz="0" w:space="0" w:color="auto"/>
        <w:right w:val="none" w:sz="0" w:space="0" w:color="auto"/>
      </w:divBdr>
      <w:divsChild>
        <w:div w:id="352534709">
          <w:marLeft w:val="547"/>
          <w:marRight w:val="0"/>
          <w:marTop w:val="120"/>
          <w:marBottom w:val="0"/>
          <w:divBdr>
            <w:top w:val="none" w:sz="0" w:space="0" w:color="auto"/>
            <w:left w:val="none" w:sz="0" w:space="0" w:color="auto"/>
            <w:bottom w:val="none" w:sz="0" w:space="0" w:color="auto"/>
            <w:right w:val="none" w:sz="0" w:space="0" w:color="auto"/>
          </w:divBdr>
        </w:div>
        <w:div w:id="488327655">
          <w:marLeft w:val="1166"/>
          <w:marRight w:val="0"/>
          <w:marTop w:val="101"/>
          <w:marBottom w:val="0"/>
          <w:divBdr>
            <w:top w:val="none" w:sz="0" w:space="0" w:color="auto"/>
            <w:left w:val="none" w:sz="0" w:space="0" w:color="auto"/>
            <w:bottom w:val="none" w:sz="0" w:space="0" w:color="auto"/>
            <w:right w:val="none" w:sz="0" w:space="0" w:color="auto"/>
          </w:divBdr>
        </w:div>
        <w:div w:id="772558250">
          <w:marLeft w:val="1800"/>
          <w:marRight w:val="0"/>
          <w:marTop w:val="82"/>
          <w:marBottom w:val="0"/>
          <w:divBdr>
            <w:top w:val="none" w:sz="0" w:space="0" w:color="auto"/>
            <w:left w:val="none" w:sz="0" w:space="0" w:color="auto"/>
            <w:bottom w:val="none" w:sz="0" w:space="0" w:color="auto"/>
            <w:right w:val="none" w:sz="0" w:space="0" w:color="auto"/>
          </w:divBdr>
        </w:div>
        <w:div w:id="785345361">
          <w:marLeft w:val="1166"/>
          <w:marRight w:val="0"/>
          <w:marTop w:val="101"/>
          <w:marBottom w:val="0"/>
          <w:divBdr>
            <w:top w:val="none" w:sz="0" w:space="0" w:color="auto"/>
            <w:left w:val="none" w:sz="0" w:space="0" w:color="auto"/>
            <w:bottom w:val="none" w:sz="0" w:space="0" w:color="auto"/>
            <w:right w:val="none" w:sz="0" w:space="0" w:color="auto"/>
          </w:divBdr>
        </w:div>
        <w:div w:id="1056126049">
          <w:marLeft w:val="1800"/>
          <w:marRight w:val="0"/>
          <w:marTop w:val="82"/>
          <w:marBottom w:val="0"/>
          <w:divBdr>
            <w:top w:val="none" w:sz="0" w:space="0" w:color="auto"/>
            <w:left w:val="none" w:sz="0" w:space="0" w:color="auto"/>
            <w:bottom w:val="none" w:sz="0" w:space="0" w:color="auto"/>
            <w:right w:val="none" w:sz="0" w:space="0" w:color="auto"/>
          </w:divBdr>
        </w:div>
        <w:div w:id="1564177234">
          <w:marLeft w:val="1166"/>
          <w:marRight w:val="0"/>
          <w:marTop w:val="101"/>
          <w:marBottom w:val="0"/>
          <w:divBdr>
            <w:top w:val="none" w:sz="0" w:space="0" w:color="auto"/>
            <w:left w:val="none" w:sz="0" w:space="0" w:color="auto"/>
            <w:bottom w:val="none" w:sz="0" w:space="0" w:color="auto"/>
            <w:right w:val="none" w:sz="0" w:space="0" w:color="auto"/>
          </w:divBdr>
        </w:div>
        <w:div w:id="1699355411">
          <w:marLeft w:val="547"/>
          <w:marRight w:val="0"/>
          <w:marTop w:val="120"/>
          <w:marBottom w:val="0"/>
          <w:divBdr>
            <w:top w:val="none" w:sz="0" w:space="0" w:color="auto"/>
            <w:left w:val="none" w:sz="0" w:space="0" w:color="auto"/>
            <w:bottom w:val="none" w:sz="0" w:space="0" w:color="auto"/>
            <w:right w:val="none" w:sz="0" w:space="0" w:color="auto"/>
          </w:divBdr>
        </w:div>
        <w:div w:id="1924146385">
          <w:marLeft w:val="1166"/>
          <w:marRight w:val="0"/>
          <w:marTop w:val="101"/>
          <w:marBottom w:val="0"/>
          <w:divBdr>
            <w:top w:val="none" w:sz="0" w:space="0" w:color="auto"/>
            <w:left w:val="none" w:sz="0" w:space="0" w:color="auto"/>
            <w:bottom w:val="none" w:sz="0" w:space="0" w:color="auto"/>
            <w:right w:val="none" w:sz="0" w:space="0" w:color="auto"/>
          </w:divBdr>
        </w:div>
        <w:div w:id="2006005665">
          <w:marLeft w:val="1166"/>
          <w:marRight w:val="0"/>
          <w:marTop w:val="101"/>
          <w:marBottom w:val="0"/>
          <w:divBdr>
            <w:top w:val="none" w:sz="0" w:space="0" w:color="auto"/>
            <w:left w:val="none" w:sz="0" w:space="0" w:color="auto"/>
            <w:bottom w:val="none" w:sz="0" w:space="0" w:color="auto"/>
            <w:right w:val="none" w:sz="0" w:space="0" w:color="auto"/>
          </w:divBdr>
        </w:div>
        <w:div w:id="2096632745">
          <w:marLeft w:val="1800"/>
          <w:marRight w:val="0"/>
          <w:marTop w:val="82"/>
          <w:marBottom w:val="0"/>
          <w:divBdr>
            <w:top w:val="none" w:sz="0" w:space="0" w:color="auto"/>
            <w:left w:val="none" w:sz="0" w:space="0" w:color="auto"/>
            <w:bottom w:val="none" w:sz="0" w:space="0" w:color="auto"/>
            <w:right w:val="none" w:sz="0" w:space="0" w:color="auto"/>
          </w:divBdr>
        </w:div>
        <w:div w:id="2123306568">
          <w:marLeft w:val="1166"/>
          <w:marRight w:val="0"/>
          <w:marTop w:val="101"/>
          <w:marBottom w:val="0"/>
          <w:divBdr>
            <w:top w:val="none" w:sz="0" w:space="0" w:color="auto"/>
            <w:left w:val="none" w:sz="0" w:space="0" w:color="auto"/>
            <w:bottom w:val="none" w:sz="0" w:space="0" w:color="auto"/>
            <w:right w:val="none" w:sz="0" w:space="0" w:color="auto"/>
          </w:divBdr>
        </w:div>
      </w:divsChild>
    </w:div>
    <w:div w:id="1019428909">
      <w:bodyDiv w:val="1"/>
      <w:marLeft w:val="0"/>
      <w:marRight w:val="0"/>
      <w:marTop w:val="0"/>
      <w:marBottom w:val="0"/>
      <w:divBdr>
        <w:top w:val="none" w:sz="0" w:space="0" w:color="auto"/>
        <w:left w:val="none" w:sz="0" w:space="0" w:color="auto"/>
        <w:bottom w:val="none" w:sz="0" w:space="0" w:color="auto"/>
        <w:right w:val="none" w:sz="0" w:space="0" w:color="auto"/>
      </w:divBdr>
    </w:div>
    <w:div w:id="1019815879">
      <w:bodyDiv w:val="1"/>
      <w:marLeft w:val="0"/>
      <w:marRight w:val="0"/>
      <w:marTop w:val="0"/>
      <w:marBottom w:val="0"/>
      <w:divBdr>
        <w:top w:val="none" w:sz="0" w:space="0" w:color="auto"/>
        <w:left w:val="none" w:sz="0" w:space="0" w:color="auto"/>
        <w:bottom w:val="none" w:sz="0" w:space="0" w:color="auto"/>
        <w:right w:val="none" w:sz="0" w:space="0" w:color="auto"/>
      </w:divBdr>
      <w:divsChild>
        <w:div w:id="543566426">
          <w:marLeft w:val="1166"/>
          <w:marRight w:val="0"/>
          <w:marTop w:val="96"/>
          <w:marBottom w:val="0"/>
          <w:divBdr>
            <w:top w:val="none" w:sz="0" w:space="0" w:color="auto"/>
            <w:left w:val="none" w:sz="0" w:space="0" w:color="auto"/>
            <w:bottom w:val="none" w:sz="0" w:space="0" w:color="auto"/>
            <w:right w:val="none" w:sz="0" w:space="0" w:color="auto"/>
          </w:divBdr>
        </w:div>
        <w:div w:id="577904897">
          <w:marLeft w:val="1166"/>
          <w:marRight w:val="0"/>
          <w:marTop w:val="96"/>
          <w:marBottom w:val="0"/>
          <w:divBdr>
            <w:top w:val="none" w:sz="0" w:space="0" w:color="auto"/>
            <w:left w:val="none" w:sz="0" w:space="0" w:color="auto"/>
            <w:bottom w:val="none" w:sz="0" w:space="0" w:color="auto"/>
            <w:right w:val="none" w:sz="0" w:space="0" w:color="auto"/>
          </w:divBdr>
        </w:div>
        <w:div w:id="647175849">
          <w:marLeft w:val="1166"/>
          <w:marRight w:val="0"/>
          <w:marTop w:val="96"/>
          <w:marBottom w:val="0"/>
          <w:divBdr>
            <w:top w:val="none" w:sz="0" w:space="0" w:color="auto"/>
            <w:left w:val="none" w:sz="0" w:space="0" w:color="auto"/>
            <w:bottom w:val="none" w:sz="0" w:space="0" w:color="auto"/>
            <w:right w:val="none" w:sz="0" w:space="0" w:color="auto"/>
          </w:divBdr>
        </w:div>
        <w:div w:id="1050567514">
          <w:marLeft w:val="547"/>
          <w:marRight w:val="0"/>
          <w:marTop w:val="96"/>
          <w:marBottom w:val="0"/>
          <w:divBdr>
            <w:top w:val="none" w:sz="0" w:space="0" w:color="auto"/>
            <w:left w:val="none" w:sz="0" w:space="0" w:color="auto"/>
            <w:bottom w:val="none" w:sz="0" w:space="0" w:color="auto"/>
            <w:right w:val="none" w:sz="0" w:space="0" w:color="auto"/>
          </w:divBdr>
        </w:div>
        <w:div w:id="1325933977">
          <w:marLeft w:val="547"/>
          <w:marRight w:val="0"/>
          <w:marTop w:val="96"/>
          <w:marBottom w:val="0"/>
          <w:divBdr>
            <w:top w:val="none" w:sz="0" w:space="0" w:color="auto"/>
            <w:left w:val="none" w:sz="0" w:space="0" w:color="auto"/>
            <w:bottom w:val="none" w:sz="0" w:space="0" w:color="auto"/>
            <w:right w:val="none" w:sz="0" w:space="0" w:color="auto"/>
          </w:divBdr>
        </w:div>
        <w:div w:id="1555388160">
          <w:marLeft w:val="547"/>
          <w:marRight w:val="0"/>
          <w:marTop w:val="96"/>
          <w:marBottom w:val="0"/>
          <w:divBdr>
            <w:top w:val="none" w:sz="0" w:space="0" w:color="auto"/>
            <w:left w:val="none" w:sz="0" w:space="0" w:color="auto"/>
            <w:bottom w:val="none" w:sz="0" w:space="0" w:color="auto"/>
            <w:right w:val="none" w:sz="0" w:space="0" w:color="auto"/>
          </w:divBdr>
        </w:div>
        <w:div w:id="1741369276">
          <w:marLeft w:val="1166"/>
          <w:marRight w:val="0"/>
          <w:marTop w:val="96"/>
          <w:marBottom w:val="0"/>
          <w:divBdr>
            <w:top w:val="none" w:sz="0" w:space="0" w:color="auto"/>
            <w:left w:val="none" w:sz="0" w:space="0" w:color="auto"/>
            <w:bottom w:val="none" w:sz="0" w:space="0" w:color="auto"/>
            <w:right w:val="none" w:sz="0" w:space="0" w:color="auto"/>
          </w:divBdr>
        </w:div>
      </w:divsChild>
    </w:div>
    <w:div w:id="1020665499">
      <w:bodyDiv w:val="1"/>
      <w:marLeft w:val="0"/>
      <w:marRight w:val="0"/>
      <w:marTop w:val="0"/>
      <w:marBottom w:val="0"/>
      <w:divBdr>
        <w:top w:val="none" w:sz="0" w:space="0" w:color="auto"/>
        <w:left w:val="none" w:sz="0" w:space="0" w:color="auto"/>
        <w:bottom w:val="none" w:sz="0" w:space="0" w:color="auto"/>
        <w:right w:val="none" w:sz="0" w:space="0" w:color="auto"/>
      </w:divBdr>
    </w:div>
    <w:div w:id="1022122750">
      <w:bodyDiv w:val="1"/>
      <w:marLeft w:val="0"/>
      <w:marRight w:val="0"/>
      <w:marTop w:val="0"/>
      <w:marBottom w:val="0"/>
      <w:divBdr>
        <w:top w:val="none" w:sz="0" w:space="0" w:color="auto"/>
        <w:left w:val="none" w:sz="0" w:space="0" w:color="auto"/>
        <w:bottom w:val="none" w:sz="0" w:space="0" w:color="auto"/>
        <w:right w:val="none" w:sz="0" w:space="0" w:color="auto"/>
      </w:divBdr>
      <w:divsChild>
        <w:div w:id="142426999">
          <w:marLeft w:val="1800"/>
          <w:marRight w:val="0"/>
          <w:marTop w:val="106"/>
          <w:marBottom w:val="0"/>
          <w:divBdr>
            <w:top w:val="none" w:sz="0" w:space="0" w:color="auto"/>
            <w:left w:val="none" w:sz="0" w:space="0" w:color="auto"/>
            <w:bottom w:val="none" w:sz="0" w:space="0" w:color="auto"/>
            <w:right w:val="none" w:sz="0" w:space="0" w:color="auto"/>
          </w:divBdr>
        </w:div>
        <w:div w:id="284966444">
          <w:marLeft w:val="547"/>
          <w:marRight w:val="0"/>
          <w:marTop w:val="144"/>
          <w:marBottom w:val="0"/>
          <w:divBdr>
            <w:top w:val="none" w:sz="0" w:space="0" w:color="auto"/>
            <w:left w:val="none" w:sz="0" w:space="0" w:color="auto"/>
            <w:bottom w:val="none" w:sz="0" w:space="0" w:color="auto"/>
            <w:right w:val="none" w:sz="0" w:space="0" w:color="auto"/>
          </w:divBdr>
        </w:div>
        <w:div w:id="579606414">
          <w:marLeft w:val="1800"/>
          <w:marRight w:val="0"/>
          <w:marTop w:val="106"/>
          <w:marBottom w:val="0"/>
          <w:divBdr>
            <w:top w:val="none" w:sz="0" w:space="0" w:color="auto"/>
            <w:left w:val="none" w:sz="0" w:space="0" w:color="auto"/>
            <w:bottom w:val="none" w:sz="0" w:space="0" w:color="auto"/>
            <w:right w:val="none" w:sz="0" w:space="0" w:color="auto"/>
          </w:divBdr>
        </w:div>
        <w:div w:id="854883489">
          <w:marLeft w:val="1166"/>
          <w:marRight w:val="0"/>
          <w:marTop w:val="125"/>
          <w:marBottom w:val="0"/>
          <w:divBdr>
            <w:top w:val="none" w:sz="0" w:space="0" w:color="auto"/>
            <w:left w:val="none" w:sz="0" w:space="0" w:color="auto"/>
            <w:bottom w:val="none" w:sz="0" w:space="0" w:color="auto"/>
            <w:right w:val="none" w:sz="0" w:space="0" w:color="auto"/>
          </w:divBdr>
        </w:div>
        <w:div w:id="1249657132">
          <w:marLeft w:val="1166"/>
          <w:marRight w:val="0"/>
          <w:marTop w:val="125"/>
          <w:marBottom w:val="0"/>
          <w:divBdr>
            <w:top w:val="none" w:sz="0" w:space="0" w:color="auto"/>
            <w:left w:val="none" w:sz="0" w:space="0" w:color="auto"/>
            <w:bottom w:val="none" w:sz="0" w:space="0" w:color="auto"/>
            <w:right w:val="none" w:sz="0" w:space="0" w:color="auto"/>
          </w:divBdr>
        </w:div>
        <w:div w:id="1256014022">
          <w:marLeft w:val="1800"/>
          <w:marRight w:val="0"/>
          <w:marTop w:val="106"/>
          <w:marBottom w:val="0"/>
          <w:divBdr>
            <w:top w:val="none" w:sz="0" w:space="0" w:color="auto"/>
            <w:left w:val="none" w:sz="0" w:space="0" w:color="auto"/>
            <w:bottom w:val="none" w:sz="0" w:space="0" w:color="auto"/>
            <w:right w:val="none" w:sz="0" w:space="0" w:color="auto"/>
          </w:divBdr>
        </w:div>
        <w:div w:id="1298604307">
          <w:marLeft w:val="1800"/>
          <w:marRight w:val="0"/>
          <w:marTop w:val="106"/>
          <w:marBottom w:val="0"/>
          <w:divBdr>
            <w:top w:val="none" w:sz="0" w:space="0" w:color="auto"/>
            <w:left w:val="none" w:sz="0" w:space="0" w:color="auto"/>
            <w:bottom w:val="none" w:sz="0" w:space="0" w:color="auto"/>
            <w:right w:val="none" w:sz="0" w:space="0" w:color="auto"/>
          </w:divBdr>
        </w:div>
      </w:divsChild>
    </w:div>
    <w:div w:id="1023555929">
      <w:bodyDiv w:val="1"/>
      <w:marLeft w:val="0"/>
      <w:marRight w:val="0"/>
      <w:marTop w:val="0"/>
      <w:marBottom w:val="0"/>
      <w:divBdr>
        <w:top w:val="none" w:sz="0" w:space="0" w:color="auto"/>
        <w:left w:val="none" w:sz="0" w:space="0" w:color="auto"/>
        <w:bottom w:val="none" w:sz="0" w:space="0" w:color="auto"/>
        <w:right w:val="none" w:sz="0" w:space="0" w:color="auto"/>
      </w:divBdr>
      <w:divsChild>
        <w:div w:id="146240549">
          <w:marLeft w:val="547"/>
          <w:marRight w:val="0"/>
          <w:marTop w:val="96"/>
          <w:marBottom w:val="0"/>
          <w:divBdr>
            <w:top w:val="none" w:sz="0" w:space="0" w:color="auto"/>
            <w:left w:val="none" w:sz="0" w:space="0" w:color="auto"/>
            <w:bottom w:val="none" w:sz="0" w:space="0" w:color="auto"/>
            <w:right w:val="none" w:sz="0" w:space="0" w:color="auto"/>
          </w:divBdr>
        </w:div>
        <w:div w:id="586887453">
          <w:marLeft w:val="547"/>
          <w:marRight w:val="0"/>
          <w:marTop w:val="86"/>
          <w:marBottom w:val="0"/>
          <w:divBdr>
            <w:top w:val="none" w:sz="0" w:space="0" w:color="auto"/>
            <w:left w:val="none" w:sz="0" w:space="0" w:color="auto"/>
            <w:bottom w:val="none" w:sz="0" w:space="0" w:color="auto"/>
            <w:right w:val="none" w:sz="0" w:space="0" w:color="auto"/>
          </w:divBdr>
        </w:div>
        <w:div w:id="1193346543">
          <w:marLeft w:val="1166"/>
          <w:marRight w:val="0"/>
          <w:marTop w:val="86"/>
          <w:marBottom w:val="0"/>
          <w:divBdr>
            <w:top w:val="none" w:sz="0" w:space="0" w:color="auto"/>
            <w:left w:val="none" w:sz="0" w:space="0" w:color="auto"/>
            <w:bottom w:val="none" w:sz="0" w:space="0" w:color="auto"/>
            <w:right w:val="none" w:sz="0" w:space="0" w:color="auto"/>
          </w:divBdr>
        </w:div>
        <w:div w:id="1200901061">
          <w:marLeft w:val="1166"/>
          <w:marRight w:val="0"/>
          <w:marTop w:val="86"/>
          <w:marBottom w:val="0"/>
          <w:divBdr>
            <w:top w:val="none" w:sz="0" w:space="0" w:color="auto"/>
            <w:left w:val="none" w:sz="0" w:space="0" w:color="auto"/>
            <w:bottom w:val="none" w:sz="0" w:space="0" w:color="auto"/>
            <w:right w:val="none" w:sz="0" w:space="0" w:color="auto"/>
          </w:divBdr>
        </w:div>
        <w:div w:id="1249004902">
          <w:marLeft w:val="1166"/>
          <w:marRight w:val="0"/>
          <w:marTop w:val="86"/>
          <w:marBottom w:val="0"/>
          <w:divBdr>
            <w:top w:val="none" w:sz="0" w:space="0" w:color="auto"/>
            <w:left w:val="none" w:sz="0" w:space="0" w:color="auto"/>
            <w:bottom w:val="none" w:sz="0" w:space="0" w:color="auto"/>
            <w:right w:val="none" w:sz="0" w:space="0" w:color="auto"/>
          </w:divBdr>
        </w:div>
      </w:divsChild>
    </w:div>
    <w:div w:id="1024094892">
      <w:bodyDiv w:val="1"/>
      <w:marLeft w:val="0"/>
      <w:marRight w:val="0"/>
      <w:marTop w:val="0"/>
      <w:marBottom w:val="0"/>
      <w:divBdr>
        <w:top w:val="none" w:sz="0" w:space="0" w:color="auto"/>
        <w:left w:val="none" w:sz="0" w:space="0" w:color="auto"/>
        <w:bottom w:val="none" w:sz="0" w:space="0" w:color="auto"/>
        <w:right w:val="none" w:sz="0" w:space="0" w:color="auto"/>
      </w:divBdr>
    </w:div>
    <w:div w:id="1025398765">
      <w:bodyDiv w:val="1"/>
      <w:marLeft w:val="0"/>
      <w:marRight w:val="0"/>
      <w:marTop w:val="0"/>
      <w:marBottom w:val="0"/>
      <w:divBdr>
        <w:top w:val="none" w:sz="0" w:space="0" w:color="auto"/>
        <w:left w:val="none" w:sz="0" w:space="0" w:color="auto"/>
        <w:bottom w:val="none" w:sz="0" w:space="0" w:color="auto"/>
        <w:right w:val="none" w:sz="0" w:space="0" w:color="auto"/>
      </w:divBdr>
    </w:div>
    <w:div w:id="1025860448">
      <w:bodyDiv w:val="1"/>
      <w:marLeft w:val="0"/>
      <w:marRight w:val="0"/>
      <w:marTop w:val="0"/>
      <w:marBottom w:val="0"/>
      <w:divBdr>
        <w:top w:val="none" w:sz="0" w:space="0" w:color="auto"/>
        <w:left w:val="none" w:sz="0" w:space="0" w:color="auto"/>
        <w:bottom w:val="none" w:sz="0" w:space="0" w:color="auto"/>
        <w:right w:val="none" w:sz="0" w:space="0" w:color="auto"/>
      </w:divBdr>
    </w:div>
    <w:div w:id="1026254139">
      <w:bodyDiv w:val="1"/>
      <w:marLeft w:val="0"/>
      <w:marRight w:val="0"/>
      <w:marTop w:val="0"/>
      <w:marBottom w:val="0"/>
      <w:divBdr>
        <w:top w:val="none" w:sz="0" w:space="0" w:color="auto"/>
        <w:left w:val="none" w:sz="0" w:space="0" w:color="auto"/>
        <w:bottom w:val="none" w:sz="0" w:space="0" w:color="auto"/>
        <w:right w:val="none" w:sz="0" w:space="0" w:color="auto"/>
      </w:divBdr>
      <w:divsChild>
        <w:div w:id="37632879">
          <w:marLeft w:val="547"/>
          <w:marRight w:val="0"/>
          <w:marTop w:val="96"/>
          <w:marBottom w:val="0"/>
          <w:divBdr>
            <w:top w:val="none" w:sz="0" w:space="0" w:color="auto"/>
            <w:left w:val="none" w:sz="0" w:space="0" w:color="auto"/>
            <w:bottom w:val="none" w:sz="0" w:space="0" w:color="auto"/>
            <w:right w:val="none" w:sz="0" w:space="0" w:color="auto"/>
          </w:divBdr>
        </w:div>
        <w:div w:id="48772020">
          <w:marLeft w:val="1800"/>
          <w:marRight w:val="0"/>
          <w:marTop w:val="72"/>
          <w:marBottom w:val="0"/>
          <w:divBdr>
            <w:top w:val="none" w:sz="0" w:space="0" w:color="auto"/>
            <w:left w:val="none" w:sz="0" w:space="0" w:color="auto"/>
            <w:bottom w:val="none" w:sz="0" w:space="0" w:color="auto"/>
            <w:right w:val="none" w:sz="0" w:space="0" w:color="auto"/>
          </w:divBdr>
        </w:div>
        <w:div w:id="237635497">
          <w:marLeft w:val="2520"/>
          <w:marRight w:val="0"/>
          <w:marTop w:val="62"/>
          <w:marBottom w:val="0"/>
          <w:divBdr>
            <w:top w:val="none" w:sz="0" w:space="0" w:color="auto"/>
            <w:left w:val="none" w:sz="0" w:space="0" w:color="auto"/>
            <w:bottom w:val="none" w:sz="0" w:space="0" w:color="auto"/>
            <w:right w:val="none" w:sz="0" w:space="0" w:color="auto"/>
          </w:divBdr>
        </w:div>
        <w:div w:id="248856972">
          <w:marLeft w:val="1166"/>
          <w:marRight w:val="0"/>
          <w:marTop w:val="86"/>
          <w:marBottom w:val="0"/>
          <w:divBdr>
            <w:top w:val="none" w:sz="0" w:space="0" w:color="auto"/>
            <w:left w:val="none" w:sz="0" w:space="0" w:color="auto"/>
            <w:bottom w:val="none" w:sz="0" w:space="0" w:color="auto"/>
            <w:right w:val="none" w:sz="0" w:space="0" w:color="auto"/>
          </w:divBdr>
        </w:div>
        <w:div w:id="391971236">
          <w:marLeft w:val="1800"/>
          <w:marRight w:val="0"/>
          <w:marTop w:val="72"/>
          <w:marBottom w:val="0"/>
          <w:divBdr>
            <w:top w:val="none" w:sz="0" w:space="0" w:color="auto"/>
            <w:left w:val="none" w:sz="0" w:space="0" w:color="auto"/>
            <w:bottom w:val="none" w:sz="0" w:space="0" w:color="auto"/>
            <w:right w:val="none" w:sz="0" w:space="0" w:color="auto"/>
          </w:divBdr>
        </w:div>
        <w:div w:id="497041426">
          <w:marLeft w:val="1166"/>
          <w:marRight w:val="0"/>
          <w:marTop w:val="86"/>
          <w:marBottom w:val="0"/>
          <w:divBdr>
            <w:top w:val="none" w:sz="0" w:space="0" w:color="auto"/>
            <w:left w:val="none" w:sz="0" w:space="0" w:color="auto"/>
            <w:bottom w:val="none" w:sz="0" w:space="0" w:color="auto"/>
            <w:right w:val="none" w:sz="0" w:space="0" w:color="auto"/>
          </w:divBdr>
        </w:div>
        <w:div w:id="546718762">
          <w:marLeft w:val="547"/>
          <w:marRight w:val="0"/>
          <w:marTop w:val="96"/>
          <w:marBottom w:val="0"/>
          <w:divBdr>
            <w:top w:val="none" w:sz="0" w:space="0" w:color="auto"/>
            <w:left w:val="none" w:sz="0" w:space="0" w:color="auto"/>
            <w:bottom w:val="none" w:sz="0" w:space="0" w:color="auto"/>
            <w:right w:val="none" w:sz="0" w:space="0" w:color="auto"/>
          </w:divBdr>
        </w:div>
        <w:div w:id="717824416">
          <w:marLeft w:val="547"/>
          <w:marRight w:val="0"/>
          <w:marTop w:val="96"/>
          <w:marBottom w:val="0"/>
          <w:divBdr>
            <w:top w:val="none" w:sz="0" w:space="0" w:color="auto"/>
            <w:left w:val="none" w:sz="0" w:space="0" w:color="auto"/>
            <w:bottom w:val="none" w:sz="0" w:space="0" w:color="auto"/>
            <w:right w:val="none" w:sz="0" w:space="0" w:color="auto"/>
          </w:divBdr>
        </w:div>
        <w:div w:id="861818408">
          <w:marLeft w:val="1166"/>
          <w:marRight w:val="0"/>
          <w:marTop w:val="86"/>
          <w:marBottom w:val="0"/>
          <w:divBdr>
            <w:top w:val="none" w:sz="0" w:space="0" w:color="auto"/>
            <w:left w:val="none" w:sz="0" w:space="0" w:color="auto"/>
            <w:bottom w:val="none" w:sz="0" w:space="0" w:color="auto"/>
            <w:right w:val="none" w:sz="0" w:space="0" w:color="auto"/>
          </w:divBdr>
        </w:div>
        <w:div w:id="1501847201">
          <w:marLeft w:val="2520"/>
          <w:marRight w:val="0"/>
          <w:marTop w:val="62"/>
          <w:marBottom w:val="0"/>
          <w:divBdr>
            <w:top w:val="none" w:sz="0" w:space="0" w:color="auto"/>
            <w:left w:val="none" w:sz="0" w:space="0" w:color="auto"/>
            <w:bottom w:val="none" w:sz="0" w:space="0" w:color="auto"/>
            <w:right w:val="none" w:sz="0" w:space="0" w:color="auto"/>
          </w:divBdr>
        </w:div>
        <w:div w:id="1591428014">
          <w:marLeft w:val="1166"/>
          <w:marRight w:val="0"/>
          <w:marTop w:val="86"/>
          <w:marBottom w:val="0"/>
          <w:divBdr>
            <w:top w:val="none" w:sz="0" w:space="0" w:color="auto"/>
            <w:left w:val="none" w:sz="0" w:space="0" w:color="auto"/>
            <w:bottom w:val="none" w:sz="0" w:space="0" w:color="auto"/>
            <w:right w:val="none" w:sz="0" w:space="0" w:color="auto"/>
          </w:divBdr>
        </w:div>
        <w:div w:id="1835414823">
          <w:marLeft w:val="1800"/>
          <w:marRight w:val="0"/>
          <w:marTop w:val="72"/>
          <w:marBottom w:val="0"/>
          <w:divBdr>
            <w:top w:val="none" w:sz="0" w:space="0" w:color="auto"/>
            <w:left w:val="none" w:sz="0" w:space="0" w:color="auto"/>
            <w:bottom w:val="none" w:sz="0" w:space="0" w:color="auto"/>
            <w:right w:val="none" w:sz="0" w:space="0" w:color="auto"/>
          </w:divBdr>
        </w:div>
      </w:divsChild>
    </w:div>
    <w:div w:id="1027757828">
      <w:bodyDiv w:val="1"/>
      <w:marLeft w:val="0"/>
      <w:marRight w:val="0"/>
      <w:marTop w:val="0"/>
      <w:marBottom w:val="0"/>
      <w:divBdr>
        <w:top w:val="none" w:sz="0" w:space="0" w:color="auto"/>
        <w:left w:val="none" w:sz="0" w:space="0" w:color="auto"/>
        <w:bottom w:val="none" w:sz="0" w:space="0" w:color="auto"/>
        <w:right w:val="none" w:sz="0" w:space="0" w:color="auto"/>
      </w:divBdr>
    </w:div>
    <w:div w:id="1029724270">
      <w:bodyDiv w:val="1"/>
      <w:marLeft w:val="0"/>
      <w:marRight w:val="0"/>
      <w:marTop w:val="0"/>
      <w:marBottom w:val="0"/>
      <w:divBdr>
        <w:top w:val="none" w:sz="0" w:space="0" w:color="auto"/>
        <w:left w:val="none" w:sz="0" w:space="0" w:color="auto"/>
        <w:bottom w:val="none" w:sz="0" w:space="0" w:color="auto"/>
        <w:right w:val="none" w:sz="0" w:space="0" w:color="auto"/>
      </w:divBdr>
    </w:div>
    <w:div w:id="1029840176">
      <w:bodyDiv w:val="1"/>
      <w:marLeft w:val="0"/>
      <w:marRight w:val="0"/>
      <w:marTop w:val="0"/>
      <w:marBottom w:val="0"/>
      <w:divBdr>
        <w:top w:val="none" w:sz="0" w:space="0" w:color="auto"/>
        <w:left w:val="none" w:sz="0" w:space="0" w:color="auto"/>
        <w:bottom w:val="none" w:sz="0" w:space="0" w:color="auto"/>
        <w:right w:val="none" w:sz="0" w:space="0" w:color="auto"/>
      </w:divBdr>
    </w:div>
    <w:div w:id="1030105427">
      <w:bodyDiv w:val="1"/>
      <w:marLeft w:val="0"/>
      <w:marRight w:val="0"/>
      <w:marTop w:val="0"/>
      <w:marBottom w:val="0"/>
      <w:divBdr>
        <w:top w:val="none" w:sz="0" w:space="0" w:color="auto"/>
        <w:left w:val="none" w:sz="0" w:space="0" w:color="auto"/>
        <w:bottom w:val="none" w:sz="0" w:space="0" w:color="auto"/>
        <w:right w:val="none" w:sz="0" w:space="0" w:color="auto"/>
      </w:divBdr>
    </w:div>
    <w:div w:id="1030762298">
      <w:bodyDiv w:val="1"/>
      <w:marLeft w:val="0"/>
      <w:marRight w:val="0"/>
      <w:marTop w:val="0"/>
      <w:marBottom w:val="0"/>
      <w:divBdr>
        <w:top w:val="none" w:sz="0" w:space="0" w:color="auto"/>
        <w:left w:val="none" w:sz="0" w:space="0" w:color="auto"/>
        <w:bottom w:val="none" w:sz="0" w:space="0" w:color="auto"/>
        <w:right w:val="none" w:sz="0" w:space="0" w:color="auto"/>
      </w:divBdr>
    </w:div>
    <w:div w:id="1032267590">
      <w:bodyDiv w:val="1"/>
      <w:marLeft w:val="0"/>
      <w:marRight w:val="0"/>
      <w:marTop w:val="0"/>
      <w:marBottom w:val="0"/>
      <w:divBdr>
        <w:top w:val="none" w:sz="0" w:space="0" w:color="auto"/>
        <w:left w:val="none" w:sz="0" w:space="0" w:color="auto"/>
        <w:bottom w:val="none" w:sz="0" w:space="0" w:color="auto"/>
        <w:right w:val="none" w:sz="0" w:space="0" w:color="auto"/>
      </w:divBdr>
    </w:div>
    <w:div w:id="1033337636">
      <w:bodyDiv w:val="1"/>
      <w:marLeft w:val="0"/>
      <w:marRight w:val="0"/>
      <w:marTop w:val="0"/>
      <w:marBottom w:val="0"/>
      <w:divBdr>
        <w:top w:val="none" w:sz="0" w:space="0" w:color="auto"/>
        <w:left w:val="none" w:sz="0" w:space="0" w:color="auto"/>
        <w:bottom w:val="none" w:sz="0" w:space="0" w:color="auto"/>
        <w:right w:val="none" w:sz="0" w:space="0" w:color="auto"/>
      </w:divBdr>
    </w:div>
    <w:div w:id="1034043062">
      <w:bodyDiv w:val="1"/>
      <w:marLeft w:val="0"/>
      <w:marRight w:val="0"/>
      <w:marTop w:val="0"/>
      <w:marBottom w:val="0"/>
      <w:divBdr>
        <w:top w:val="none" w:sz="0" w:space="0" w:color="auto"/>
        <w:left w:val="none" w:sz="0" w:space="0" w:color="auto"/>
        <w:bottom w:val="none" w:sz="0" w:space="0" w:color="auto"/>
        <w:right w:val="none" w:sz="0" w:space="0" w:color="auto"/>
      </w:divBdr>
    </w:div>
    <w:div w:id="1035496706">
      <w:bodyDiv w:val="1"/>
      <w:marLeft w:val="0"/>
      <w:marRight w:val="0"/>
      <w:marTop w:val="0"/>
      <w:marBottom w:val="0"/>
      <w:divBdr>
        <w:top w:val="none" w:sz="0" w:space="0" w:color="auto"/>
        <w:left w:val="none" w:sz="0" w:space="0" w:color="auto"/>
        <w:bottom w:val="none" w:sz="0" w:space="0" w:color="auto"/>
        <w:right w:val="none" w:sz="0" w:space="0" w:color="auto"/>
      </w:divBdr>
    </w:div>
    <w:div w:id="1039551589">
      <w:bodyDiv w:val="1"/>
      <w:marLeft w:val="0"/>
      <w:marRight w:val="0"/>
      <w:marTop w:val="0"/>
      <w:marBottom w:val="0"/>
      <w:divBdr>
        <w:top w:val="none" w:sz="0" w:space="0" w:color="auto"/>
        <w:left w:val="none" w:sz="0" w:space="0" w:color="auto"/>
        <w:bottom w:val="none" w:sz="0" w:space="0" w:color="auto"/>
        <w:right w:val="none" w:sz="0" w:space="0" w:color="auto"/>
      </w:divBdr>
    </w:div>
    <w:div w:id="1039740446">
      <w:bodyDiv w:val="1"/>
      <w:marLeft w:val="0"/>
      <w:marRight w:val="0"/>
      <w:marTop w:val="0"/>
      <w:marBottom w:val="0"/>
      <w:divBdr>
        <w:top w:val="none" w:sz="0" w:space="0" w:color="auto"/>
        <w:left w:val="none" w:sz="0" w:space="0" w:color="auto"/>
        <w:bottom w:val="none" w:sz="0" w:space="0" w:color="auto"/>
        <w:right w:val="none" w:sz="0" w:space="0" w:color="auto"/>
      </w:divBdr>
    </w:div>
    <w:div w:id="1040086554">
      <w:bodyDiv w:val="1"/>
      <w:marLeft w:val="0"/>
      <w:marRight w:val="0"/>
      <w:marTop w:val="0"/>
      <w:marBottom w:val="0"/>
      <w:divBdr>
        <w:top w:val="none" w:sz="0" w:space="0" w:color="auto"/>
        <w:left w:val="none" w:sz="0" w:space="0" w:color="auto"/>
        <w:bottom w:val="none" w:sz="0" w:space="0" w:color="auto"/>
        <w:right w:val="none" w:sz="0" w:space="0" w:color="auto"/>
      </w:divBdr>
    </w:div>
    <w:div w:id="1040205619">
      <w:bodyDiv w:val="1"/>
      <w:marLeft w:val="0"/>
      <w:marRight w:val="0"/>
      <w:marTop w:val="0"/>
      <w:marBottom w:val="0"/>
      <w:divBdr>
        <w:top w:val="none" w:sz="0" w:space="0" w:color="auto"/>
        <w:left w:val="none" w:sz="0" w:space="0" w:color="auto"/>
        <w:bottom w:val="none" w:sz="0" w:space="0" w:color="auto"/>
        <w:right w:val="none" w:sz="0" w:space="0" w:color="auto"/>
      </w:divBdr>
    </w:div>
    <w:div w:id="1040940365">
      <w:bodyDiv w:val="1"/>
      <w:marLeft w:val="0"/>
      <w:marRight w:val="0"/>
      <w:marTop w:val="0"/>
      <w:marBottom w:val="0"/>
      <w:divBdr>
        <w:top w:val="none" w:sz="0" w:space="0" w:color="auto"/>
        <w:left w:val="none" w:sz="0" w:space="0" w:color="auto"/>
        <w:bottom w:val="none" w:sz="0" w:space="0" w:color="auto"/>
        <w:right w:val="none" w:sz="0" w:space="0" w:color="auto"/>
      </w:divBdr>
      <w:divsChild>
        <w:div w:id="711265891">
          <w:marLeft w:val="1166"/>
          <w:marRight w:val="0"/>
          <w:marTop w:val="115"/>
          <w:marBottom w:val="0"/>
          <w:divBdr>
            <w:top w:val="none" w:sz="0" w:space="0" w:color="auto"/>
            <w:left w:val="none" w:sz="0" w:space="0" w:color="auto"/>
            <w:bottom w:val="none" w:sz="0" w:space="0" w:color="auto"/>
            <w:right w:val="none" w:sz="0" w:space="0" w:color="auto"/>
          </w:divBdr>
        </w:div>
        <w:div w:id="861938324">
          <w:marLeft w:val="1166"/>
          <w:marRight w:val="0"/>
          <w:marTop w:val="115"/>
          <w:marBottom w:val="0"/>
          <w:divBdr>
            <w:top w:val="none" w:sz="0" w:space="0" w:color="auto"/>
            <w:left w:val="none" w:sz="0" w:space="0" w:color="auto"/>
            <w:bottom w:val="none" w:sz="0" w:space="0" w:color="auto"/>
            <w:right w:val="none" w:sz="0" w:space="0" w:color="auto"/>
          </w:divBdr>
        </w:div>
        <w:div w:id="1245645202">
          <w:marLeft w:val="1800"/>
          <w:marRight w:val="0"/>
          <w:marTop w:val="96"/>
          <w:marBottom w:val="0"/>
          <w:divBdr>
            <w:top w:val="none" w:sz="0" w:space="0" w:color="auto"/>
            <w:left w:val="none" w:sz="0" w:space="0" w:color="auto"/>
            <w:bottom w:val="none" w:sz="0" w:space="0" w:color="auto"/>
            <w:right w:val="none" w:sz="0" w:space="0" w:color="auto"/>
          </w:divBdr>
        </w:div>
        <w:div w:id="1920171761">
          <w:marLeft w:val="1800"/>
          <w:marRight w:val="0"/>
          <w:marTop w:val="96"/>
          <w:marBottom w:val="0"/>
          <w:divBdr>
            <w:top w:val="none" w:sz="0" w:space="0" w:color="auto"/>
            <w:left w:val="none" w:sz="0" w:space="0" w:color="auto"/>
            <w:bottom w:val="none" w:sz="0" w:space="0" w:color="auto"/>
            <w:right w:val="none" w:sz="0" w:space="0" w:color="auto"/>
          </w:divBdr>
        </w:div>
        <w:div w:id="2004582050">
          <w:marLeft w:val="1166"/>
          <w:marRight w:val="0"/>
          <w:marTop w:val="115"/>
          <w:marBottom w:val="0"/>
          <w:divBdr>
            <w:top w:val="none" w:sz="0" w:space="0" w:color="auto"/>
            <w:left w:val="none" w:sz="0" w:space="0" w:color="auto"/>
            <w:bottom w:val="none" w:sz="0" w:space="0" w:color="auto"/>
            <w:right w:val="none" w:sz="0" w:space="0" w:color="auto"/>
          </w:divBdr>
        </w:div>
      </w:divsChild>
    </w:div>
    <w:div w:id="1043600662">
      <w:bodyDiv w:val="1"/>
      <w:marLeft w:val="0"/>
      <w:marRight w:val="0"/>
      <w:marTop w:val="0"/>
      <w:marBottom w:val="0"/>
      <w:divBdr>
        <w:top w:val="none" w:sz="0" w:space="0" w:color="auto"/>
        <w:left w:val="none" w:sz="0" w:space="0" w:color="auto"/>
        <w:bottom w:val="none" w:sz="0" w:space="0" w:color="auto"/>
        <w:right w:val="none" w:sz="0" w:space="0" w:color="auto"/>
      </w:divBdr>
    </w:div>
    <w:div w:id="1044215139">
      <w:bodyDiv w:val="1"/>
      <w:marLeft w:val="0"/>
      <w:marRight w:val="0"/>
      <w:marTop w:val="0"/>
      <w:marBottom w:val="0"/>
      <w:divBdr>
        <w:top w:val="none" w:sz="0" w:space="0" w:color="auto"/>
        <w:left w:val="none" w:sz="0" w:space="0" w:color="auto"/>
        <w:bottom w:val="none" w:sz="0" w:space="0" w:color="auto"/>
        <w:right w:val="none" w:sz="0" w:space="0" w:color="auto"/>
      </w:divBdr>
      <w:divsChild>
        <w:div w:id="351538019">
          <w:marLeft w:val="360"/>
          <w:marRight w:val="0"/>
          <w:marTop w:val="200"/>
          <w:marBottom w:val="0"/>
          <w:divBdr>
            <w:top w:val="none" w:sz="0" w:space="0" w:color="auto"/>
            <w:left w:val="none" w:sz="0" w:space="0" w:color="auto"/>
            <w:bottom w:val="none" w:sz="0" w:space="0" w:color="auto"/>
            <w:right w:val="none" w:sz="0" w:space="0" w:color="auto"/>
          </w:divBdr>
        </w:div>
        <w:div w:id="383875576">
          <w:marLeft w:val="1800"/>
          <w:marRight w:val="0"/>
          <w:marTop w:val="100"/>
          <w:marBottom w:val="0"/>
          <w:divBdr>
            <w:top w:val="none" w:sz="0" w:space="0" w:color="auto"/>
            <w:left w:val="none" w:sz="0" w:space="0" w:color="auto"/>
            <w:bottom w:val="none" w:sz="0" w:space="0" w:color="auto"/>
            <w:right w:val="none" w:sz="0" w:space="0" w:color="auto"/>
          </w:divBdr>
        </w:div>
        <w:div w:id="510147395">
          <w:marLeft w:val="360"/>
          <w:marRight w:val="0"/>
          <w:marTop w:val="200"/>
          <w:marBottom w:val="0"/>
          <w:divBdr>
            <w:top w:val="none" w:sz="0" w:space="0" w:color="auto"/>
            <w:left w:val="none" w:sz="0" w:space="0" w:color="auto"/>
            <w:bottom w:val="none" w:sz="0" w:space="0" w:color="auto"/>
            <w:right w:val="none" w:sz="0" w:space="0" w:color="auto"/>
          </w:divBdr>
        </w:div>
        <w:div w:id="639728668">
          <w:marLeft w:val="1080"/>
          <w:marRight w:val="0"/>
          <w:marTop w:val="100"/>
          <w:marBottom w:val="0"/>
          <w:divBdr>
            <w:top w:val="none" w:sz="0" w:space="0" w:color="auto"/>
            <w:left w:val="none" w:sz="0" w:space="0" w:color="auto"/>
            <w:bottom w:val="none" w:sz="0" w:space="0" w:color="auto"/>
            <w:right w:val="none" w:sz="0" w:space="0" w:color="auto"/>
          </w:divBdr>
        </w:div>
        <w:div w:id="650720878">
          <w:marLeft w:val="2520"/>
          <w:marRight w:val="0"/>
          <w:marTop w:val="100"/>
          <w:marBottom w:val="0"/>
          <w:divBdr>
            <w:top w:val="none" w:sz="0" w:space="0" w:color="auto"/>
            <w:left w:val="none" w:sz="0" w:space="0" w:color="auto"/>
            <w:bottom w:val="none" w:sz="0" w:space="0" w:color="auto"/>
            <w:right w:val="none" w:sz="0" w:space="0" w:color="auto"/>
          </w:divBdr>
        </w:div>
        <w:div w:id="880242601">
          <w:marLeft w:val="1080"/>
          <w:marRight w:val="0"/>
          <w:marTop w:val="100"/>
          <w:marBottom w:val="0"/>
          <w:divBdr>
            <w:top w:val="none" w:sz="0" w:space="0" w:color="auto"/>
            <w:left w:val="none" w:sz="0" w:space="0" w:color="auto"/>
            <w:bottom w:val="none" w:sz="0" w:space="0" w:color="auto"/>
            <w:right w:val="none" w:sz="0" w:space="0" w:color="auto"/>
          </w:divBdr>
        </w:div>
        <w:div w:id="1713311847">
          <w:marLeft w:val="1800"/>
          <w:marRight w:val="0"/>
          <w:marTop w:val="100"/>
          <w:marBottom w:val="0"/>
          <w:divBdr>
            <w:top w:val="none" w:sz="0" w:space="0" w:color="auto"/>
            <w:left w:val="none" w:sz="0" w:space="0" w:color="auto"/>
            <w:bottom w:val="none" w:sz="0" w:space="0" w:color="auto"/>
            <w:right w:val="none" w:sz="0" w:space="0" w:color="auto"/>
          </w:divBdr>
        </w:div>
        <w:div w:id="1969428732">
          <w:marLeft w:val="2520"/>
          <w:marRight w:val="0"/>
          <w:marTop w:val="100"/>
          <w:marBottom w:val="0"/>
          <w:divBdr>
            <w:top w:val="none" w:sz="0" w:space="0" w:color="auto"/>
            <w:left w:val="none" w:sz="0" w:space="0" w:color="auto"/>
            <w:bottom w:val="none" w:sz="0" w:space="0" w:color="auto"/>
            <w:right w:val="none" w:sz="0" w:space="0" w:color="auto"/>
          </w:divBdr>
        </w:div>
      </w:divsChild>
    </w:div>
    <w:div w:id="1046569498">
      <w:bodyDiv w:val="1"/>
      <w:marLeft w:val="150"/>
      <w:marRight w:val="150"/>
      <w:marTop w:val="150"/>
      <w:marBottom w:val="150"/>
      <w:divBdr>
        <w:top w:val="none" w:sz="0" w:space="0" w:color="auto"/>
        <w:left w:val="none" w:sz="0" w:space="0" w:color="auto"/>
        <w:bottom w:val="none" w:sz="0" w:space="0" w:color="auto"/>
        <w:right w:val="none" w:sz="0" w:space="0" w:color="auto"/>
      </w:divBdr>
    </w:div>
    <w:div w:id="1047801044">
      <w:bodyDiv w:val="1"/>
      <w:marLeft w:val="0"/>
      <w:marRight w:val="0"/>
      <w:marTop w:val="0"/>
      <w:marBottom w:val="0"/>
      <w:divBdr>
        <w:top w:val="none" w:sz="0" w:space="0" w:color="auto"/>
        <w:left w:val="none" w:sz="0" w:space="0" w:color="auto"/>
        <w:bottom w:val="none" w:sz="0" w:space="0" w:color="auto"/>
        <w:right w:val="none" w:sz="0" w:space="0" w:color="auto"/>
      </w:divBdr>
    </w:div>
    <w:div w:id="1048258505">
      <w:bodyDiv w:val="1"/>
      <w:marLeft w:val="0"/>
      <w:marRight w:val="0"/>
      <w:marTop w:val="0"/>
      <w:marBottom w:val="0"/>
      <w:divBdr>
        <w:top w:val="none" w:sz="0" w:space="0" w:color="auto"/>
        <w:left w:val="none" w:sz="0" w:space="0" w:color="auto"/>
        <w:bottom w:val="none" w:sz="0" w:space="0" w:color="auto"/>
        <w:right w:val="none" w:sz="0" w:space="0" w:color="auto"/>
      </w:divBdr>
    </w:div>
    <w:div w:id="1048914325">
      <w:bodyDiv w:val="1"/>
      <w:marLeft w:val="0"/>
      <w:marRight w:val="0"/>
      <w:marTop w:val="0"/>
      <w:marBottom w:val="0"/>
      <w:divBdr>
        <w:top w:val="none" w:sz="0" w:space="0" w:color="auto"/>
        <w:left w:val="none" w:sz="0" w:space="0" w:color="auto"/>
        <w:bottom w:val="none" w:sz="0" w:space="0" w:color="auto"/>
        <w:right w:val="none" w:sz="0" w:space="0" w:color="auto"/>
      </w:divBdr>
      <w:divsChild>
        <w:div w:id="689525350">
          <w:marLeft w:val="547"/>
          <w:marRight w:val="0"/>
          <w:marTop w:val="115"/>
          <w:marBottom w:val="0"/>
          <w:divBdr>
            <w:top w:val="none" w:sz="0" w:space="0" w:color="auto"/>
            <w:left w:val="none" w:sz="0" w:space="0" w:color="auto"/>
            <w:bottom w:val="none" w:sz="0" w:space="0" w:color="auto"/>
            <w:right w:val="none" w:sz="0" w:space="0" w:color="auto"/>
          </w:divBdr>
        </w:div>
        <w:div w:id="754594254">
          <w:marLeft w:val="1166"/>
          <w:marRight w:val="0"/>
          <w:marTop w:val="115"/>
          <w:marBottom w:val="0"/>
          <w:divBdr>
            <w:top w:val="none" w:sz="0" w:space="0" w:color="auto"/>
            <w:left w:val="none" w:sz="0" w:space="0" w:color="auto"/>
            <w:bottom w:val="none" w:sz="0" w:space="0" w:color="auto"/>
            <w:right w:val="none" w:sz="0" w:space="0" w:color="auto"/>
          </w:divBdr>
        </w:div>
        <w:div w:id="1752121956">
          <w:marLeft w:val="1166"/>
          <w:marRight w:val="0"/>
          <w:marTop w:val="115"/>
          <w:marBottom w:val="0"/>
          <w:divBdr>
            <w:top w:val="none" w:sz="0" w:space="0" w:color="auto"/>
            <w:left w:val="none" w:sz="0" w:space="0" w:color="auto"/>
            <w:bottom w:val="none" w:sz="0" w:space="0" w:color="auto"/>
            <w:right w:val="none" w:sz="0" w:space="0" w:color="auto"/>
          </w:divBdr>
        </w:div>
      </w:divsChild>
    </w:div>
    <w:div w:id="1049690326">
      <w:bodyDiv w:val="1"/>
      <w:marLeft w:val="0"/>
      <w:marRight w:val="0"/>
      <w:marTop w:val="0"/>
      <w:marBottom w:val="0"/>
      <w:divBdr>
        <w:top w:val="none" w:sz="0" w:space="0" w:color="auto"/>
        <w:left w:val="none" w:sz="0" w:space="0" w:color="auto"/>
        <w:bottom w:val="none" w:sz="0" w:space="0" w:color="auto"/>
        <w:right w:val="none" w:sz="0" w:space="0" w:color="auto"/>
      </w:divBdr>
    </w:div>
    <w:div w:id="1050153906">
      <w:bodyDiv w:val="1"/>
      <w:marLeft w:val="0"/>
      <w:marRight w:val="0"/>
      <w:marTop w:val="0"/>
      <w:marBottom w:val="0"/>
      <w:divBdr>
        <w:top w:val="none" w:sz="0" w:space="0" w:color="auto"/>
        <w:left w:val="none" w:sz="0" w:space="0" w:color="auto"/>
        <w:bottom w:val="none" w:sz="0" w:space="0" w:color="auto"/>
        <w:right w:val="none" w:sz="0" w:space="0" w:color="auto"/>
      </w:divBdr>
    </w:div>
    <w:div w:id="1050612095">
      <w:bodyDiv w:val="1"/>
      <w:marLeft w:val="0"/>
      <w:marRight w:val="0"/>
      <w:marTop w:val="0"/>
      <w:marBottom w:val="0"/>
      <w:divBdr>
        <w:top w:val="none" w:sz="0" w:space="0" w:color="auto"/>
        <w:left w:val="none" w:sz="0" w:space="0" w:color="auto"/>
        <w:bottom w:val="none" w:sz="0" w:space="0" w:color="auto"/>
        <w:right w:val="none" w:sz="0" w:space="0" w:color="auto"/>
      </w:divBdr>
    </w:div>
    <w:div w:id="1051198388">
      <w:bodyDiv w:val="1"/>
      <w:marLeft w:val="0"/>
      <w:marRight w:val="0"/>
      <w:marTop w:val="0"/>
      <w:marBottom w:val="0"/>
      <w:divBdr>
        <w:top w:val="none" w:sz="0" w:space="0" w:color="auto"/>
        <w:left w:val="none" w:sz="0" w:space="0" w:color="auto"/>
        <w:bottom w:val="none" w:sz="0" w:space="0" w:color="auto"/>
        <w:right w:val="none" w:sz="0" w:space="0" w:color="auto"/>
      </w:divBdr>
    </w:div>
    <w:div w:id="1053114558">
      <w:bodyDiv w:val="1"/>
      <w:marLeft w:val="0"/>
      <w:marRight w:val="0"/>
      <w:marTop w:val="0"/>
      <w:marBottom w:val="0"/>
      <w:divBdr>
        <w:top w:val="none" w:sz="0" w:space="0" w:color="auto"/>
        <w:left w:val="none" w:sz="0" w:space="0" w:color="auto"/>
        <w:bottom w:val="none" w:sz="0" w:space="0" w:color="auto"/>
        <w:right w:val="none" w:sz="0" w:space="0" w:color="auto"/>
      </w:divBdr>
    </w:div>
    <w:div w:id="1054230388">
      <w:bodyDiv w:val="1"/>
      <w:marLeft w:val="0"/>
      <w:marRight w:val="0"/>
      <w:marTop w:val="0"/>
      <w:marBottom w:val="0"/>
      <w:divBdr>
        <w:top w:val="none" w:sz="0" w:space="0" w:color="auto"/>
        <w:left w:val="none" w:sz="0" w:space="0" w:color="auto"/>
        <w:bottom w:val="none" w:sz="0" w:space="0" w:color="auto"/>
        <w:right w:val="none" w:sz="0" w:space="0" w:color="auto"/>
      </w:divBdr>
      <w:divsChild>
        <w:div w:id="185097477">
          <w:marLeft w:val="1800"/>
          <w:marRight w:val="0"/>
          <w:marTop w:val="120"/>
          <w:marBottom w:val="0"/>
          <w:divBdr>
            <w:top w:val="none" w:sz="0" w:space="0" w:color="auto"/>
            <w:left w:val="none" w:sz="0" w:space="0" w:color="auto"/>
            <w:bottom w:val="none" w:sz="0" w:space="0" w:color="auto"/>
            <w:right w:val="none" w:sz="0" w:space="0" w:color="auto"/>
          </w:divBdr>
        </w:div>
        <w:div w:id="799616395">
          <w:marLeft w:val="2520"/>
          <w:marRight w:val="0"/>
          <w:marTop w:val="120"/>
          <w:marBottom w:val="0"/>
          <w:divBdr>
            <w:top w:val="none" w:sz="0" w:space="0" w:color="auto"/>
            <w:left w:val="none" w:sz="0" w:space="0" w:color="auto"/>
            <w:bottom w:val="none" w:sz="0" w:space="0" w:color="auto"/>
            <w:right w:val="none" w:sz="0" w:space="0" w:color="auto"/>
          </w:divBdr>
        </w:div>
        <w:div w:id="1309169544">
          <w:marLeft w:val="2520"/>
          <w:marRight w:val="0"/>
          <w:marTop w:val="120"/>
          <w:marBottom w:val="0"/>
          <w:divBdr>
            <w:top w:val="none" w:sz="0" w:space="0" w:color="auto"/>
            <w:left w:val="none" w:sz="0" w:space="0" w:color="auto"/>
            <w:bottom w:val="none" w:sz="0" w:space="0" w:color="auto"/>
            <w:right w:val="none" w:sz="0" w:space="0" w:color="auto"/>
          </w:divBdr>
        </w:div>
        <w:div w:id="1865626710">
          <w:marLeft w:val="1800"/>
          <w:marRight w:val="0"/>
          <w:marTop w:val="120"/>
          <w:marBottom w:val="0"/>
          <w:divBdr>
            <w:top w:val="none" w:sz="0" w:space="0" w:color="auto"/>
            <w:left w:val="none" w:sz="0" w:space="0" w:color="auto"/>
            <w:bottom w:val="none" w:sz="0" w:space="0" w:color="auto"/>
            <w:right w:val="none" w:sz="0" w:space="0" w:color="auto"/>
          </w:divBdr>
        </w:div>
      </w:divsChild>
    </w:div>
    <w:div w:id="1055005329">
      <w:bodyDiv w:val="1"/>
      <w:marLeft w:val="0"/>
      <w:marRight w:val="0"/>
      <w:marTop w:val="0"/>
      <w:marBottom w:val="0"/>
      <w:divBdr>
        <w:top w:val="none" w:sz="0" w:space="0" w:color="auto"/>
        <w:left w:val="none" w:sz="0" w:space="0" w:color="auto"/>
        <w:bottom w:val="none" w:sz="0" w:space="0" w:color="auto"/>
        <w:right w:val="none" w:sz="0" w:space="0" w:color="auto"/>
      </w:divBdr>
      <w:divsChild>
        <w:div w:id="50813963">
          <w:marLeft w:val="1253"/>
          <w:marRight w:val="0"/>
          <w:marTop w:val="60"/>
          <w:marBottom w:val="0"/>
          <w:divBdr>
            <w:top w:val="none" w:sz="0" w:space="0" w:color="auto"/>
            <w:left w:val="none" w:sz="0" w:space="0" w:color="auto"/>
            <w:bottom w:val="none" w:sz="0" w:space="0" w:color="auto"/>
            <w:right w:val="none" w:sz="0" w:space="0" w:color="auto"/>
          </w:divBdr>
        </w:div>
        <w:div w:id="1260867591">
          <w:marLeft w:val="533"/>
          <w:marRight w:val="0"/>
          <w:marTop w:val="60"/>
          <w:marBottom w:val="0"/>
          <w:divBdr>
            <w:top w:val="none" w:sz="0" w:space="0" w:color="auto"/>
            <w:left w:val="none" w:sz="0" w:space="0" w:color="auto"/>
            <w:bottom w:val="none" w:sz="0" w:space="0" w:color="auto"/>
            <w:right w:val="none" w:sz="0" w:space="0" w:color="auto"/>
          </w:divBdr>
        </w:div>
        <w:div w:id="1713378670">
          <w:marLeft w:val="533"/>
          <w:marRight w:val="0"/>
          <w:marTop w:val="60"/>
          <w:marBottom w:val="0"/>
          <w:divBdr>
            <w:top w:val="none" w:sz="0" w:space="0" w:color="auto"/>
            <w:left w:val="none" w:sz="0" w:space="0" w:color="auto"/>
            <w:bottom w:val="none" w:sz="0" w:space="0" w:color="auto"/>
            <w:right w:val="none" w:sz="0" w:space="0" w:color="auto"/>
          </w:divBdr>
        </w:div>
      </w:divsChild>
    </w:div>
    <w:div w:id="1056247359">
      <w:bodyDiv w:val="1"/>
      <w:marLeft w:val="0"/>
      <w:marRight w:val="0"/>
      <w:marTop w:val="0"/>
      <w:marBottom w:val="0"/>
      <w:divBdr>
        <w:top w:val="none" w:sz="0" w:space="0" w:color="auto"/>
        <w:left w:val="none" w:sz="0" w:space="0" w:color="auto"/>
        <w:bottom w:val="none" w:sz="0" w:space="0" w:color="auto"/>
        <w:right w:val="none" w:sz="0" w:space="0" w:color="auto"/>
      </w:divBdr>
    </w:div>
    <w:div w:id="1056509181">
      <w:bodyDiv w:val="1"/>
      <w:marLeft w:val="0"/>
      <w:marRight w:val="0"/>
      <w:marTop w:val="0"/>
      <w:marBottom w:val="0"/>
      <w:divBdr>
        <w:top w:val="none" w:sz="0" w:space="0" w:color="auto"/>
        <w:left w:val="none" w:sz="0" w:space="0" w:color="auto"/>
        <w:bottom w:val="none" w:sz="0" w:space="0" w:color="auto"/>
        <w:right w:val="none" w:sz="0" w:space="0" w:color="auto"/>
      </w:divBdr>
    </w:div>
    <w:div w:id="1056779496">
      <w:bodyDiv w:val="1"/>
      <w:marLeft w:val="0"/>
      <w:marRight w:val="0"/>
      <w:marTop w:val="0"/>
      <w:marBottom w:val="0"/>
      <w:divBdr>
        <w:top w:val="none" w:sz="0" w:space="0" w:color="auto"/>
        <w:left w:val="none" w:sz="0" w:space="0" w:color="auto"/>
        <w:bottom w:val="none" w:sz="0" w:space="0" w:color="auto"/>
        <w:right w:val="none" w:sz="0" w:space="0" w:color="auto"/>
      </w:divBdr>
    </w:div>
    <w:div w:id="1056928027">
      <w:bodyDiv w:val="1"/>
      <w:marLeft w:val="0"/>
      <w:marRight w:val="0"/>
      <w:marTop w:val="0"/>
      <w:marBottom w:val="0"/>
      <w:divBdr>
        <w:top w:val="none" w:sz="0" w:space="0" w:color="auto"/>
        <w:left w:val="none" w:sz="0" w:space="0" w:color="auto"/>
        <w:bottom w:val="none" w:sz="0" w:space="0" w:color="auto"/>
        <w:right w:val="none" w:sz="0" w:space="0" w:color="auto"/>
      </w:divBdr>
      <w:divsChild>
        <w:div w:id="348726446">
          <w:marLeft w:val="547"/>
          <w:marRight w:val="0"/>
          <w:marTop w:val="154"/>
          <w:marBottom w:val="0"/>
          <w:divBdr>
            <w:top w:val="none" w:sz="0" w:space="0" w:color="auto"/>
            <w:left w:val="none" w:sz="0" w:space="0" w:color="auto"/>
            <w:bottom w:val="none" w:sz="0" w:space="0" w:color="auto"/>
            <w:right w:val="none" w:sz="0" w:space="0" w:color="auto"/>
          </w:divBdr>
        </w:div>
        <w:div w:id="739717038">
          <w:marLeft w:val="1166"/>
          <w:marRight w:val="0"/>
          <w:marTop w:val="134"/>
          <w:marBottom w:val="0"/>
          <w:divBdr>
            <w:top w:val="none" w:sz="0" w:space="0" w:color="auto"/>
            <w:left w:val="none" w:sz="0" w:space="0" w:color="auto"/>
            <w:bottom w:val="none" w:sz="0" w:space="0" w:color="auto"/>
            <w:right w:val="none" w:sz="0" w:space="0" w:color="auto"/>
          </w:divBdr>
        </w:div>
        <w:div w:id="2104375048">
          <w:marLeft w:val="1166"/>
          <w:marRight w:val="0"/>
          <w:marTop w:val="134"/>
          <w:marBottom w:val="0"/>
          <w:divBdr>
            <w:top w:val="none" w:sz="0" w:space="0" w:color="auto"/>
            <w:left w:val="none" w:sz="0" w:space="0" w:color="auto"/>
            <w:bottom w:val="none" w:sz="0" w:space="0" w:color="auto"/>
            <w:right w:val="none" w:sz="0" w:space="0" w:color="auto"/>
          </w:divBdr>
        </w:div>
      </w:divsChild>
    </w:div>
    <w:div w:id="1057122487">
      <w:bodyDiv w:val="1"/>
      <w:marLeft w:val="0"/>
      <w:marRight w:val="0"/>
      <w:marTop w:val="0"/>
      <w:marBottom w:val="0"/>
      <w:divBdr>
        <w:top w:val="none" w:sz="0" w:space="0" w:color="auto"/>
        <w:left w:val="none" w:sz="0" w:space="0" w:color="auto"/>
        <w:bottom w:val="none" w:sz="0" w:space="0" w:color="auto"/>
        <w:right w:val="none" w:sz="0" w:space="0" w:color="auto"/>
      </w:divBdr>
      <w:divsChild>
        <w:div w:id="84233523">
          <w:marLeft w:val="0"/>
          <w:marRight w:val="0"/>
          <w:marTop w:val="0"/>
          <w:marBottom w:val="0"/>
          <w:divBdr>
            <w:top w:val="none" w:sz="0" w:space="0" w:color="auto"/>
            <w:left w:val="none" w:sz="0" w:space="0" w:color="auto"/>
            <w:bottom w:val="none" w:sz="0" w:space="0" w:color="auto"/>
            <w:right w:val="none" w:sz="0" w:space="0" w:color="auto"/>
          </w:divBdr>
          <w:divsChild>
            <w:div w:id="2107654375">
              <w:marLeft w:val="0"/>
              <w:marRight w:val="0"/>
              <w:marTop w:val="0"/>
              <w:marBottom w:val="0"/>
              <w:divBdr>
                <w:top w:val="none" w:sz="0" w:space="0" w:color="auto"/>
                <w:left w:val="none" w:sz="0" w:space="0" w:color="auto"/>
                <w:bottom w:val="none" w:sz="0" w:space="0" w:color="auto"/>
                <w:right w:val="none" w:sz="0" w:space="0" w:color="auto"/>
              </w:divBdr>
              <w:divsChild>
                <w:div w:id="16329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476103">
      <w:bodyDiv w:val="1"/>
      <w:marLeft w:val="0"/>
      <w:marRight w:val="0"/>
      <w:marTop w:val="0"/>
      <w:marBottom w:val="0"/>
      <w:divBdr>
        <w:top w:val="none" w:sz="0" w:space="0" w:color="auto"/>
        <w:left w:val="none" w:sz="0" w:space="0" w:color="auto"/>
        <w:bottom w:val="none" w:sz="0" w:space="0" w:color="auto"/>
        <w:right w:val="none" w:sz="0" w:space="0" w:color="auto"/>
      </w:divBdr>
      <w:divsChild>
        <w:div w:id="260723258">
          <w:marLeft w:val="1800"/>
          <w:marRight w:val="0"/>
          <w:marTop w:val="101"/>
          <w:marBottom w:val="0"/>
          <w:divBdr>
            <w:top w:val="none" w:sz="0" w:space="0" w:color="auto"/>
            <w:left w:val="none" w:sz="0" w:space="0" w:color="auto"/>
            <w:bottom w:val="none" w:sz="0" w:space="0" w:color="auto"/>
            <w:right w:val="none" w:sz="0" w:space="0" w:color="auto"/>
          </w:divBdr>
        </w:div>
        <w:div w:id="486751928">
          <w:marLeft w:val="547"/>
          <w:marRight w:val="0"/>
          <w:marTop w:val="134"/>
          <w:marBottom w:val="0"/>
          <w:divBdr>
            <w:top w:val="none" w:sz="0" w:space="0" w:color="auto"/>
            <w:left w:val="none" w:sz="0" w:space="0" w:color="auto"/>
            <w:bottom w:val="none" w:sz="0" w:space="0" w:color="auto"/>
            <w:right w:val="none" w:sz="0" w:space="0" w:color="auto"/>
          </w:divBdr>
        </w:div>
        <w:div w:id="794567052">
          <w:marLeft w:val="1800"/>
          <w:marRight w:val="0"/>
          <w:marTop w:val="101"/>
          <w:marBottom w:val="0"/>
          <w:divBdr>
            <w:top w:val="none" w:sz="0" w:space="0" w:color="auto"/>
            <w:left w:val="none" w:sz="0" w:space="0" w:color="auto"/>
            <w:bottom w:val="none" w:sz="0" w:space="0" w:color="auto"/>
            <w:right w:val="none" w:sz="0" w:space="0" w:color="auto"/>
          </w:divBdr>
        </w:div>
        <w:div w:id="958999546">
          <w:marLeft w:val="1166"/>
          <w:marRight w:val="0"/>
          <w:marTop w:val="115"/>
          <w:marBottom w:val="0"/>
          <w:divBdr>
            <w:top w:val="none" w:sz="0" w:space="0" w:color="auto"/>
            <w:left w:val="none" w:sz="0" w:space="0" w:color="auto"/>
            <w:bottom w:val="none" w:sz="0" w:space="0" w:color="auto"/>
            <w:right w:val="none" w:sz="0" w:space="0" w:color="auto"/>
          </w:divBdr>
        </w:div>
        <w:div w:id="1181580256">
          <w:marLeft w:val="1800"/>
          <w:marRight w:val="0"/>
          <w:marTop w:val="101"/>
          <w:marBottom w:val="0"/>
          <w:divBdr>
            <w:top w:val="none" w:sz="0" w:space="0" w:color="auto"/>
            <w:left w:val="none" w:sz="0" w:space="0" w:color="auto"/>
            <w:bottom w:val="none" w:sz="0" w:space="0" w:color="auto"/>
            <w:right w:val="none" w:sz="0" w:space="0" w:color="auto"/>
          </w:divBdr>
        </w:div>
        <w:div w:id="1871335161">
          <w:marLeft w:val="1800"/>
          <w:marRight w:val="0"/>
          <w:marTop w:val="101"/>
          <w:marBottom w:val="0"/>
          <w:divBdr>
            <w:top w:val="none" w:sz="0" w:space="0" w:color="auto"/>
            <w:left w:val="none" w:sz="0" w:space="0" w:color="auto"/>
            <w:bottom w:val="none" w:sz="0" w:space="0" w:color="auto"/>
            <w:right w:val="none" w:sz="0" w:space="0" w:color="auto"/>
          </w:divBdr>
        </w:div>
        <w:div w:id="2141998334">
          <w:marLeft w:val="1166"/>
          <w:marRight w:val="0"/>
          <w:marTop w:val="115"/>
          <w:marBottom w:val="0"/>
          <w:divBdr>
            <w:top w:val="none" w:sz="0" w:space="0" w:color="auto"/>
            <w:left w:val="none" w:sz="0" w:space="0" w:color="auto"/>
            <w:bottom w:val="none" w:sz="0" w:space="0" w:color="auto"/>
            <w:right w:val="none" w:sz="0" w:space="0" w:color="auto"/>
          </w:divBdr>
        </w:div>
      </w:divsChild>
    </w:div>
    <w:div w:id="1058548832">
      <w:bodyDiv w:val="1"/>
      <w:marLeft w:val="0"/>
      <w:marRight w:val="0"/>
      <w:marTop w:val="0"/>
      <w:marBottom w:val="0"/>
      <w:divBdr>
        <w:top w:val="none" w:sz="0" w:space="0" w:color="auto"/>
        <w:left w:val="none" w:sz="0" w:space="0" w:color="auto"/>
        <w:bottom w:val="none" w:sz="0" w:space="0" w:color="auto"/>
        <w:right w:val="none" w:sz="0" w:space="0" w:color="auto"/>
      </w:divBdr>
    </w:div>
    <w:div w:id="1059405398">
      <w:bodyDiv w:val="1"/>
      <w:marLeft w:val="0"/>
      <w:marRight w:val="0"/>
      <w:marTop w:val="0"/>
      <w:marBottom w:val="0"/>
      <w:divBdr>
        <w:top w:val="none" w:sz="0" w:space="0" w:color="auto"/>
        <w:left w:val="none" w:sz="0" w:space="0" w:color="auto"/>
        <w:bottom w:val="none" w:sz="0" w:space="0" w:color="auto"/>
        <w:right w:val="none" w:sz="0" w:space="0" w:color="auto"/>
      </w:divBdr>
    </w:div>
    <w:div w:id="1060128363">
      <w:bodyDiv w:val="1"/>
      <w:marLeft w:val="0"/>
      <w:marRight w:val="0"/>
      <w:marTop w:val="0"/>
      <w:marBottom w:val="0"/>
      <w:divBdr>
        <w:top w:val="none" w:sz="0" w:space="0" w:color="auto"/>
        <w:left w:val="none" w:sz="0" w:space="0" w:color="auto"/>
        <w:bottom w:val="none" w:sz="0" w:space="0" w:color="auto"/>
        <w:right w:val="none" w:sz="0" w:space="0" w:color="auto"/>
      </w:divBdr>
      <w:divsChild>
        <w:div w:id="85463557">
          <w:marLeft w:val="547"/>
          <w:marRight w:val="0"/>
          <w:marTop w:val="130"/>
          <w:marBottom w:val="0"/>
          <w:divBdr>
            <w:top w:val="none" w:sz="0" w:space="0" w:color="auto"/>
            <w:left w:val="none" w:sz="0" w:space="0" w:color="auto"/>
            <w:bottom w:val="none" w:sz="0" w:space="0" w:color="auto"/>
            <w:right w:val="none" w:sz="0" w:space="0" w:color="auto"/>
          </w:divBdr>
        </w:div>
        <w:div w:id="137646225">
          <w:marLeft w:val="1166"/>
          <w:marRight w:val="0"/>
          <w:marTop w:val="115"/>
          <w:marBottom w:val="0"/>
          <w:divBdr>
            <w:top w:val="none" w:sz="0" w:space="0" w:color="auto"/>
            <w:left w:val="none" w:sz="0" w:space="0" w:color="auto"/>
            <w:bottom w:val="none" w:sz="0" w:space="0" w:color="auto"/>
            <w:right w:val="none" w:sz="0" w:space="0" w:color="auto"/>
          </w:divBdr>
        </w:div>
        <w:div w:id="264114354">
          <w:marLeft w:val="1166"/>
          <w:marRight w:val="0"/>
          <w:marTop w:val="115"/>
          <w:marBottom w:val="0"/>
          <w:divBdr>
            <w:top w:val="none" w:sz="0" w:space="0" w:color="auto"/>
            <w:left w:val="none" w:sz="0" w:space="0" w:color="auto"/>
            <w:bottom w:val="none" w:sz="0" w:space="0" w:color="auto"/>
            <w:right w:val="none" w:sz="0" w:space="0" w:color="auto"/>
          </w:divBdr>
        </w:div>
        <w:div w:id="622923198">
          <w:marLeft w:val="1800"/>
          <w:marRight w:val="0"/>
          <w:marTop w:val="96"/>
          <w:marBottom w:val="0"/>
          <w:divBdr>
            <w:top w:val="none" w:sz="0" w:space="0" w:color="auto"/>
            <w:left w:val="none" w:sz="0" w:space="0" w:color="auto"/>
            <w:bottom w:val="none" w:sz="0" w:space="0" w:color="auto"/>
            <w:right w:val="none" w:sz="0" w:space="0" w:color="auto"/>
          </w:divBdr>
        </w:div>
        <w:div w:id="1087851181">
          <w:marLeft w:val="1166"/>
          <w:marRight w:val="0"/>
          <w:marTop w:val="115"/>
          <w:marBottom w:val="0"/>
          <w:divBdr>
            <w:top w:val="none" w:sz="0" w:space="0" w:color="auto"/>
            <w:left w:val="none" w:sz="0" w:space="0" w:color="auto"/>
            <w:bottom w:val="none" w:sz="0" w:space="0" w:color="auto"/>
            <w:right w:val="none" w:sz="0" w:space="0" w:color="auto"/>
          </w:divBdr>
        </w:div>
        <w:div w:id="1405031049">
          <w:marLeft w:val="1166"/>
          <w:marRight w:val="0"/>
          <w:marTop w:val="115"/>
          <w:marBottom w:val="0"/>
          <w:divBdr>
            <w:top w:val="none" w:sz="0" w:space="0" w:color="auto"/>
            <w:left w:val="none" w:sz="0" w:space="0" w:color="auto"/>
            <w:bottom w:val="none" w:sz="0" w:space="0" w:color="auto"/>
            <w:right w:val="none" w:sz="0" w:space="0" w:color="auto"/>
          </w:divBdr>
        </w:div>
        <w:div w:id="1574199174">
          <w:marLeft w:val="1166"/>
          <w:marRight w:val="0"/>
          <w:marTop w:val="115"/>
          <w:marBottom w:val="0"/>
          <w:divBdr>
            <w:top w:val="none" w:sz="0" w:space="0" w:color="auto"/>
            <w:left w:val="none" w:sz="0" w:space="0" w:color="auto"/>
            <w:bottom w:val="none" w:sz="0" w:space="0" w:color="auto"/>
            <w:right w:val="none" w:sz="0" w:space="0" w:color="auto"/>
          </w:divBdr>
        </w:div>
        <w:div w:id="1654987355">
          <w:marLeft w:val="1166"/>
          <w:marRight w:val="0"/>
          <w:marTop w:val="115"/>
          <w:marBottom w:val="0"/>
          <w:divBdr>
            <w:top w:val="none" w:sz="0" w:space="0" w:color="auto"/>
            <w:left w:val="none" w:sz="0" w:space="0" w:color="auto"/>
            <w:bottom w:val="none" w:sz="0" w:space="0" w:color="auto"/>
            <w:right w:val="none" w:sz="0" w:space="0" w:color="auto"/>
          </w:divBdr>
        </w:div>
        <w:div w:id="2126264302">
          <w:marLeft w:val="547"/>
          <w:marRight w:val="0"/>
          <w:marTop w:val="130"/>
          <w:marBottom w:val="0"/>
          <w:divBdr>
            <w:top w:val="none" w:sz="0" w:space="0" w:color="auto"/>
            <w:left w:val="none" w:sz="0" w:space="0" w:color="auto"/>
            <w:bottom w:val="none" w:sz="0" w:space="0" w:color="auto"/>
            <w:right w:val="none" w:sz="0" w:space="0" w:color="auto"/>
          </w:divBdr>
        </w:div>
      </w:divsChild>
    </w:div>
    <w:div w:id="1060323466">
      <w:bodyDiv w:val="1"/>
      <w:marLeft w:val="0"/>
      <w:marRight w:val="0"/>
      <w:marTop w:val="0"/>
      <w:marBottom w:val="0"/>
      <w:divBdr>
        <w:top w:val="none" w:sz="0" w:space="0" w:color="auto"/>
        <w:left w:val="none" w:sz="0" w:space="0" w:color="auto"/>
        <w:bottom w:val="none" w:sz="0" w:space="0" w:color="auto"/>
        <w:right w:val="none" w:sz="0" w:space="0" w:color="auto"/>
      </w:divBdr>
    </w:div>
    <w:div w:id="1060517593">
      <w:bodyDiv w:val="1"/>
      <w:marLeft w:val="0"/>
      <w:marRight w:val="0"/>
      <w:marTop w:val="0"/>
      <w:marBottom w:val="0"/>
      <w:divBdr>
        <w:top w:val="none" w:sz="0" w:space="0" w:color="auto"/>
        <w:left w:val="none" w:sz="0" w:space="0" w:color="auto"/>
        <w:bottom w:val="none" w:sz="0" w:space="0" w:color="auto"/>
        <w:right w:val="none" w:sz="0" w:space="0" w:color="auto"/>
      </w:divBdr>
    </w:div>
    <w:div w:id="1060982125">
      <w:bodyDiv w:val="1"/>
      <w:marLeft w:val="0"/>
      <w:marRight w:val="0"/>
      <w:marTop w:val="0"/>
      <w:marBottom w:val="0"/>
      <w:divBdr>
        <w:top w:val="none" w:sz="0" w:space="0" w:color="auto"/>
        <w:left w:val="none" w:sz="0" w:space="0" w:color="auto"/>
        <w:bottom w:val="none" w:sz="0" w:space="0" w:color="auto"/>
        <w:right w:val="none" w:sz="0" w:space="0" w:color="auto"/>
      </w:divBdr>
    </w:div>
    <w:div w:id="1062875803">
      <w:bodyDiv w:val="1"/>
      <w:marLeft w:val="0"/>
      <w:marRight w:val="0"/>
      <w:marTop w:val="0"/>
      <w:marBottom w:val="0"/>
      <w:divBdr>
        <w:top w:val="none" w:sz="0" w:space="0" w:color="auto"/>
        <w:left w:val="none" w:sz="0" w:space="0" w:color="auto"/>
        <w:bottom w:val="none" w:sz="0" w:space="0" w:color="auto"/>
        <w:right w:val="none" w:sz="0" w:space="0" w:color="auto"/>
      </w:divBdr>
    </w:div>
    <w:div w:id="1065026865">
      <w:bodyDiv w:val="1"/>
      <w:marLeft w:val="0"/>
      <w:marRight w:val="0"/>
      <w:marTop w:val="0"/>
      <w:marBottom w:val="0"/>
      <w:divBdr>
        <w:top w:val="none" w:sz="0" w:space="0" w:color="auto"/>
        <w:left w:val="none" w:sz="0" w:space="0" w:color="auto"/>
        <w:bottom w:val="none" w:sz="0" w:space="0" w:color="auto"/>
        <w:right w:val="none" w:sz="0" w:space="0" w:color="auto"/>
      </w:divBdr>
    </w:div>
    <w:div w:id="1065420534">
      <w:bodyDiv w:val="1"/>
      <w:marLeft w:val="0"/>
      <w:marRight w:val="0"/>
      <w:marTop w:val="0"/>
      <w:marBottom w:val="0"/>
      <w:divBdr>
        <w:top w:val="none" w:sz="0" w:space="0" w:color="auto"/>
        <w:left w:val="none" w:sz="0" w:space="0" w:color="auto"/>
        <w:bottom w:val="none" w:sz="0" w:space="0" w:color="auto"/>
        <w:right w:val="none" w:sz="0" w:space="0" w:color="auto"/>
      </w:divBdr>
    </w:div>
    <w:div w:id="1067649420">
      <w:bodyDiv w:val="1"/>
      <w:marLeft w:val="0"/>
      <w:marRight w:val="0"/>
      <w:marTop w:val="0"/>
      <w:marBottom w:val="0"/>
      <w:divBdr>
        <w:top w:val="none" w:sz="0" w:space="0" w:color="auto"/>
        <w:left w:val="none" w:sz="0" w:space="0" w:color="auto"/>
        <w:bottom w:val="none" w:sz="0" w:space="0" w:color="auto"/>
        <w:right w:val="none" w:sz="0" w:space="0" w:color="auto"/>
      </w:divBdr>
    </w:div>
    <w:div w:id="1067652474">
      <w:bodyDiv w:val="1"/>
      <w:marLeft w:val="0"/>
      <w:marRight w:val="0"/>
      <w:marTop w:val="0"/>
      <w:marBottom w:val="0"/>
      <w:divBdr>
        <w:top w:val="none" w:sz="0" w:space="0" w:color="auto"/>
        <w:left w:val="none" w:sz="0" w:space="0" w:color="auto"/>
        <w:bottom w:val="none" w:sz="0" w:space="0" w:color="auto"/>
        <w:right w:val="none" w:sz="0" w:space="0" w:color="auto"/>
      </w:divBdr>
    </w:div>
    <w:div w:id="1068380467">
      <w:bodyDiv w:val="1"/>
      <w:marLeft w:val="0"/>
      <w:marRight w:val="0"/>
      <w:marTop w:val="0"/>
      <w:marBottom w:val="0"/>
      <w:divBdr>
        <w:top w:val="none" w:sz="0" w:space="0" w:color="auto"/>
        <w:left w:val="none" w:sz="0" w:space="0" w:color="auto"/>
        <w:bottom w:val="none" w:sz="0" w:space="0" w:color="auto"/>
        <w:right w:val="none" w:sz="0" w:space="0" w:color="auto"/>
      </w:divBdr>
    </w:div>
    <w:div w:id="1069421578">
      <w:bodyDiv w:val="1"/>
      <w:marLeft w:val="0"/>
      <w:marRight w:val="0"/>
      <w:marTop w:val="0"/>
      <w:marBottom w:val="0"/>
      <w:divBdr>
        <w:top w:val="none" w:sz="0" w:space="0" w:color="auto"/>
        <w:left w:val="none" w:sz="0" w:space="0" w:color="auto"/>
        <w:bottom w:val="none" w:sz="0" w:space="0" w:color="auto"/>
        <w:right w:val="none" w:sz="0" w:space="0" w:color="auto"/>
      </w:divBdr>
      <w:divsChild>
        <w:div w:id="1490445748">
          <w:marLeft w:val="0"/>
          <w:marRight w:val="0"/>
          <w:marTop w:val="0"/>
          <w:marBottom w:val="0"/>
          <w:divBdr>
            <w:top w:val="none" w:sz="0" w:space="0" w:color="auto"/>
            <w:left w:val="none" w:sz="0" w:space="0" w:color="auto"/>
            <w:bottom w:val="none" w:sz="0" w:space="0" w:color="auto"/>
            <w:right w:val="none" w:sz="0" w:space="0" w:color="auto"/>
          </w:divBdr>
          <w:divsChild>
            <w:div w:id="1160579846">
              <w:marLeft w:val="0"/>
              <w:marRight w:val="0"/>
              <w:marTop w:val="0"/>
              <w:marBottom w:val="0"/>
              <w:divBdr>
                <w:top w:val="none" w:sz="0" w:space="0" w:color="auto"/>
                <w:left w:val="none" w:sz="0" w:space="0" w:color="auto"/>
                <w:bottom w:val="none" w:sz="0" w:space="0" w:color="auto"/>
                <w:right w:val="none" w:sz="0" w:space="0" w:color="auto"/>
              </w:divBdr>
            </w:div>
            <w:div w:id="1716390461">
              <w:marLeft w:val="0"/>
              <w:marRight w:val="0"/>
              <w:marTop w:val="0"/>
              <w:marBottom w:val="0"/>
              <w:divBdr>
                <w:top w:val="none" w:sz="0" w:space="0" w:color="auto"/>
                <w:left w:val="none" w:sz="0" w:space="0" w:color="auto"/>
                <w:bottom w:val="none" w:sz="0" w:space="0" w:color="auto"/>
                <w:right w:val="none" w:sz="0" w:space="0" w:color="auto"/>
              </w:divBdr>
            </w:div>
            <w:div w:id="1861508962">
              <w:marLeft w:val="0"/>
              <w:marRight w:val="0"/>
              <w:marTop w:val="0"/>
              <w:marBottom w:val="0"/>
              <w:divBdr>
                <w:top w:val="none" w:sz="0" w:space="0" w:color="auto"/>
                <w:left w:val="none" w:sz="0" w:space="0" w:color="auto"/>
                <w:bottom w:val="none" w:sz="0" w:space="0" w:color="auto"/>
                <w:right w:val="none" w:sz="0" w:space="0" w:color="auto"/>
              </w:divBdr>
            </w:div>
            <w:div w:id="1864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52082">
      <w:bodyDiv w:val="1"/>
      <w:marLeft w:val="0"/>
      <w:marRight w:val="0"/>
      <w:marTop w:val="0"/>
      <w:marBottom w:val="0"/>
      <w:divBdr>
        <w:top w:val="none" w:sz="0" w:space="0" w:color="auto"/>
        <w:left w:val="none" w:sz="0" w:space="0" w:color="auto"/>
        <w:bottom w:val="none" w:sz="0" w:space="0" w:color="auto"/>
        <w:right w:val="none" w:sz="0" w:space="0" w:color="auto"/>
      </w:divBdr>
      <w:divsChild>
        <w:div w:id="5446935">
          <w:marLeft w:val="1166"/>
          <w:marRight w:val="0"/>
          <w:marTop w:val="106"/>
          <w:marBottom w:val="0"/>
          <w:divBdr>
            <w:top w:val="none" w:sz="0" w:space="0" w:color="auto"/>
            <w:left w:val="none" w:sz="0" w:space="0" w:color="auto"/>
            <w:bottom w:val="none" w:sz="0" w:space="0" w:color="auto"/>
            <w:right w:val="none" w:sz="0" w:space="0" w:color="auto"/>
          </w:divBdr>
        </w:div>
        <w:div w:id="427240505">
          <w:marLeft w:val="1166"/>
          <w:marRight w:val="0"/>
          <w:marTop w:val="106"/>
          <w:marBottom w:val="0"/>
          <w:divBdr>
            <w:top w:val="none" w:sz="0" w:space="0" w:color="auto"/>
            <w:left w:val="none" w:sz="0" w:space="0" w:color="auto"/>
            <w:bottom w:val="none" w:sz="0" w:space="0" w:color="auto"/>
            <w:right w:val="none" w:sz="0" w:space="0" w:color="auto"/>
          </w:divBdr>
        </w:div>
        <w:div w:id="527524799">
          <w:marLeft w:val="547"/>
          <w:marRight w:val="0"/>
          <w:marTop w:val="120"/>
          <w:marBottom w:val="0"/>
          <w:divBdr>
            <w:top w:val="none" w:sz="0" w:space="0" w:color="auto"/>
            <w:left w:val="none" w:sz="0" w:space="0" w:color="auto"/>
            <w:bottom w:val="none" w:sz="0" w:space="0" w:color="auto"/>
            <w:right w:val="none" w:sz="0" w:space="0" w:color="auto"/>
          </w:divBdr>
        </w:div>
        <w:div w:id="649986727">
          <w:marLeft w:val="1166"/>
          <w:marRight w:val="0"/>
          <w:marTop w:val="106"/>
          <w:marBottom w:val="0"/>
          <w:divBdr>
            <w:top w:val="none" w:sz="0" w:space="0" w:color="auto"/>
            <w:left w:val="none" w:sz="0" w:space="0" w:color="auto"/>
            <w:bottom w:val="none" w:sz="0" w:space="0" w:color="auto"/>
            <w:right w:val="none" w:sz="0" w:space="0" w:color="auto"/>
          </w:divBdr>
        </w:div>
        <w:div w:id="654721331">
          <w:marLeft w:val="1166"/>
          <w:marRight w:val="0"/>
          <w:marTop w:val="106"/>
          <w:marBottom w:val="0"/>
          <w:divBdr>
            <w:top w:val="none" w:sz="0" w:space="0" w:color="auto"/>
            <w:left w:val="none" w:sz="0" w:space="0" w:color="auto"/>
            <w:bottom w:val="none" w:sz="0" w:space="0" w:color="auto"/>
            <w:right w:val="none" w:sz="0" w:space="0" w:color="auto"/>
          </w:divBdr>
        </w:div>
        <w:div w:id="755250249">
          <w:marLeft w:val="1800"/>
          <w:marRight w:val="0"/>
          <w:marTop w:val="91"/>
          <w:marBottom w:val="0"/>
          <w:divBdr>
            <w:top w:val="none" w:sz="0" w:space="0" w:color="auto"/>
            <w:left w:val="none" w:sz="0" w:space="0" w:color="auto"/>
            <w:bottom w:val="none" w:sz="0" w:space="0" w:color="auto"/>
            <w:right w:val="none" w:sz="0" w:space="0" w:color="auto"/>
          </w:divBdr>
        </w:div>
        <w:div w:id="1253705126">
          <w:marLeft w:val="1166"/>
          <w:marRight w:val="0"/>
          <w:marTop w:val="106"/>
          <w:marBottom w:val="0"/>
          <w:divBdr>
            <w:top w:val="none" w:sz="0" w:space="0" w:color="auto"/>
            <w:left w:val="none" w:sz="0" w:space="0" w:color="auto"/>
            <w:bottom w:val="none" w:sz="0" w:space="0" w:color="auto"/>
            <w:right w:val="none" w:sz="0" w:space="0" w:color="auto"/>
          </w:divBdr>
        </w:div>
        <w:div w:id="1342393971">
          <w:marLeft w:val="1800"/>
          <w:marRight w:val="0"/>
          <w:marTop w:val="91"/>
          <w:marBottom w:val="0"/>
          <w:divBdr>
            <w:top w:val="none" w:sz="0" w:space="0" w:color="auto"/>
            <w:left w:val="none" w:sz="0" w:space="0" w:color="auto"/>
            <w:bottom w:val="none" w:sz="0" w:space="0" w:color="auto"/>
            <w:right w:val="none" w:sz="0" w:space="0" w:color="auto"/>
          </w:divBdr>
        </w:div>
        <w:div w:id="1401293592">
          <w:marLeft w:val="1800"/>
          <w:marRight w:val="0"/>
          <w:marTop w:val="91"/>
          <w:marBottom w:val="0"/>
          <w:divBdr>
            <w:top w:val="none" w:sz="0" w:space="0" w:color="auto"/>
            <w:left w:val="none" w:sz="0" w:space="0" w:color="auto"/>
            <w:bottom w:val="none" w:sz="0" w:space="0" w:color="auto"/>
            <w:right w:val="none" w:sz="0" w:space="0" w:color="auto"/>
          </w:divBdr>
        </w:div>
        <w:div w:id="1942832938">
          <w:marLeft w:val="1800"/>
          <w:marRight w:val="0"/>
          <w:marTop w:val="91"/>
          <w:marBottom w:val="0"/>
          <w:divBdr>
            <w:top w:val="none" w:sz="0" w:space="0" w:color="auto"/>
            <w:left w:val="none" w:sz="0" w:space="0" w:color="auto"/>
            <w:bottom w:val="none" w:sz="0" w:space="0" w:color="auto"/>
            <w:right w:val="none" w:sz="0" w:space="0" w:color="auto"/>
          </w:divBdr>
        </w:div>
        <w:div w:id="2124106665">
          <w:marLeft w:val="1800"/>
          <w:marRight w:val="0"/>
          <w:marTop w:val="91"/>
          <w:marBottom w:val="0"/>
          <w:divBdr>
            <w:top w:val="none" w:sz="0" w:space="0" w:color="auto"/>
            <w:left w:val="none" w:sz="0" w:space="0" w:color="auto"/>
            <w:bottom w:val="none" w:sz="0" w:space="0" w:color="auto"/>
            <w:right w:val="none" w:sz="0" w:space="0" w:color="auto"/>
          </w:divBdr>
        </w:div>
      </w:divsChild>
    </w:div>
    <w:div w:id="1071266992">
      <w:bodyDiv w:val="1"/>
      <w:marLeft w:val="0"/>
      <w:marRight w:val="0"/>
      <w:marTop w:val="0"/>
      <w:marBottom w:val="0"/>
      <w:divBdr>
        <w:top w:val="none" w:sz="0" w:space="0" w:color="auto"/>
        <w:left w:val="none" w:sz="0" w:space="0" w:color="auto"/>
        <w:bottom w:val="none" w:sz="0" w:space="0" w:color="auto"/>
        <w:right w:val="none" w:sz="0" w:space="0" w:color="auto"/>
      </w:divBdr>
    </w:div>
    <w:div w:id="1072235869">
      <w:bodyDiv w:val="1"/>
      <w:marLeft w:val="0"/>
      <w:marRight w:val="0"/>
      <w:marTop w:val="0"/>
      <w:marBottom w:val="0"/>
      <w:divBdr>
        <w:top w:val="none" w:sz="0" w:space="0" w:color="auto"/>
        <w:left w:val="none" w:sz="0" w:space="0" w:color="auto"/>
        <w:bottom w:val="none" w:sz="0" w:space="0" w:color="auto"/>
        <w:right w:val="none" w:sz="0" w:space="0" w:color="auto"/>
      </w:divBdr>
      <w:divsChild>
        <w:div w:id="166285909">
          <w:marLeft w:val="1800"/>
          <w:marRight w:val="0"/>
          <w:marTop w:val="96"/>
          <w:marBottom w:val="0"/>
          <w:divBdr>
            <w:top w:val="none" w:sz="0" w:space="0" w:color="auto"/>
            <w:left w:val="none" w:sz="0" w:space="0" w:color="auto"/>
            <w:bottom w:val="none" w:sz="0" w:space="0" w:color="auto"/>
            <w:right w:val="none" w:sz="0" w:space="0" w:color="auto"/>
          </w:divBdr>
        </w:div>
        <w:div w:id="472328589">
          <w:marLeft w:val="1166"/>
          <w:marRight w:val="0"/>
          <w:marTop w:val="115"/>
          <w:marBottom w:val="0"/>
          <w:divBdr>
            <w:top w:val="none" w:sz="0" w:space="0" w:color="auto"/>
            <w:left w:val="none" w:sz="0" w:space="0" w:color="auto"/>
            <w:bottom w:val="none" w:sz="0" w:space="0" w:color="auto"/>
            <w:right w:val="none" w:sz="0" w:space="0" w:color="auto"/>
          </w:divBdr>
        </w:div>
        <w:div w:id="486633742">
          <w:marLeft w:val="2520"/>
          <w:marRight w:val="0"/>
          <w:marTop w:val="77"/>
          <w:marBottom w:val="0"/>
          <w:divBdr>
            <w:top w:val="none" w:sz="0" w:space="0" w:color="auto"/>
            <w:left w:val="none" w:sz="0" w:space="0" w:color="auto"/>
            <w:bottom w:val="none" w:sz="0" w:space="0" w:color="auto"/>
            <w:right w:val="none" w:sz="0" w:space="0" w:color="auto"/>
          </w:divBdr>
        </w:div>
        <w:div w:id="638414863">
          <w:marLeft w:val="547"/>
          <w:marRight w:val="0"/>
          <w:marTop w:val="130"/>
          <w:marBottom w:val="0"/>
          <w:divBdr>
            <w:top w:val="none" w:sz="0" w:space="0" w:color="auto"/>
            <w:left w:val="none" w:sz="0" w:space="0" w:color="auto"/>
            <w:bottom w:val="none" w:sz="0" w:space="0" w:color="auto"/>
            <w:right w:val="none" w:sz="0" w:space="0" w:color="auto"/>
          </w:divBdr>
        </w:div>
        <w:div w:id="733161703">
          <w:marLeft w:val="1800"/>
          <w:marRight w:val="0"/>
          <w:marTop w:val="96"/>
          <w:marBottom w:val="0"/>
          <w:divBdr>
            <w:top w:val="none" w:sz="0" w:space="0" w:color="auto"/>
            <w:left w:val="none" w:sz="0" w:space="0" w:color="auto"/>
            <w:bottom w:val="none" w:sz="0" w:space="0" w:color="auto"/>
            <w:right w:val="none" w:sz="0" w:space="0" w:color="auto"/>
          </w:divBdr>
        </w:div>
        <w:div w:id="2106531650">
          <w:marLeft w:val="1166"/>
          <w:marRight w:val="0"/>
          <w:marTop w:val="115"/>
          <w:marBottom w:val="0"/>
          <w:divBdr>
            <w:top w:val="none" w:sz="0" w:space="0" w:color="auto"/>
            <w:left w:val="none" w:sz="0" w:space="0" w:color="auto"/>
            <w:bottom w:val="none" w:sz="0" w:space="0" w:color="auto"/>
            <w:right w:val="none" w:sz="0" w:space="0" w:color="auto"/>
          </w:divBdr>
        </w:div>
      </w:divsChild>
    </w:div>
    <w:div w:id="1073164798">
      <w:bodyDiv w:val="1"/>
      <w:marLeft w:val="0"/>
      <w:marRight w:val="0"/>
      <w:marTop w:val="0"/>
      <w:marBottom w:val="0"/>
      <w:divBdr>
        <w:top w:val="none" w:sz="0" w:space="0" w:color="auto"/>
        <w:left w:val="none" w:sz="0" w:space="0" w:color="auto"/>
        <w:bottom w:val="none" w:sz="0" w:space="0" w:color="auto"/>
        <w:right w:val="none" w:sz="0" w:space="0" w:color="auto"/>
      </w:divBdr>
    </w:div>
    <w:div w:id="1074622533">
      <w:bodyDiv w:val="1"/>
      <w:marLeft w:val="0"/>
      <w:marRight w:val="0"/>
      <w:marTop w:val="0"/>
      <w:marBottom w:val="0"/>
      <w:divBdr>
        <w:top w:val="none" w:sz="0" w:space="0" w:color="auto"/>
        <w:left w:val="none" w:sz="0" w:space="0" w:color="auto"/>
        <w:bottom w:val="none" w:sz="0" w:space="0" w:color="auto"/>
        <w:right w:val="none" w:sz="0" w:space="0" w:color="auto"/>
      </w:divBdr>
    </w:div>
    <w:div w:id="1074743191">
      <w:bodyDiv w:val="1"/>
      <w:marLeft w:val="0"/>
      <w:marRight w:val="0"/>
      <w:marTop w:val="0"/>
      <w:marBottom w:val="0"/>
      <w:divBdr>
        <w:top w:val="none" w:sz="0" w:space="0" w:color="auto"/>
        <w:left w:val="none" w:sz="0" w:space="0" w:color="auto"/>
        <w:bottom w:val="none" w:sz="0" w:space="0" w:color="auto"/>
        <w:right w:val="none" w:sz="0" w:space="0" w:color="auto"/>
      </w:divBdr>
    </w:div>
    <w:div w:id="1075662980">
      <w:bodyDiv w:val="1"/>
      <w:marLeft w:val="0"/>
      <w:marRight w:val="0"/>
      <w:marTop w:val="0"/>
      <w:marBottom w:val="0"/>
      <w:divBdr>
        <w:top w:val="none" w:sz="0" w:space="0" w:color="auto"/>
        <w:left w:val="none" w:sz="0" w:space="0" w:color="auto"/>
        <w:bottom w:val="none" w:sz="0" w:space="0" w:color="auto"/>
        <w:right w:val="none" w:sz="0" w:space="0" w:color="auto"/>
      </w:divBdr>
    </w:div>
    <w:div w:id="1076131560">
      <w:bodyDiv w:val="1"/>
      <w:marLeft w:val="0"/>
      <w:marRight w:val="0"/>
      <w:marTop w:val="0"/>
      <w:marBottom w:val="0"/>
      <w:divBdr>
        <w:top w:val="none" w:sz="0" w:space="0" w:color="auto"/>
        <w:left w:val="none" w:sz="0" w:space="0" w:color="auto"/>
        <w:bottom w:val="none" w:sz="0" w:space="0" w:color="auto"/>
        <w:right w:val="none" w:sz="0" w:space="0" w:color="auto"/>
      </w:divBdr>
      <w:divsChild>
        <w:div w:id="294336189">
          <w:marLeft w:val="547"/>
          <w:marRight w:val="0"/>
          <w:marTop w:val="134"/>
          <w:marBottom w:val="0"/>
          <w:divBdr>
            <w:top w:val="none" w:sz="0" w:space="0" w:color="auto"/>
            <w:left w:val="none" w:sz="0" w:space="0" w:color="auto"/>
            <w:bottom w:val="none" w:sz="0" w:space="0" w:color="auto"/>
            <w:right w:val="none" w:sz="0" w:space="0" w:color="auto"/>
          </w:divBdr>
        </w:div>
        <w:div w:id="712073503">
          <w:marLeft w:val="1166"/>
          <w:marRight w:val="0"/>
          <w:marTop w:val="115"/>
          <w:marBottom w:val="0"/>
          <w:divBdr>
            <w:top w:val="none" w:sz="0" w:space="0" w:color="auto"/>
            <w:left w:val="none" w:sz="0" w:space="0" w:color="auto"/>
            <w:bottom w:val="none" w:sz="0" w:space="0" w:color="auto"/>
            <w:right w:val="none" w:sz="0" w:space="0" w:color="auto"/>
          </w:divBdr>
        </w:div>
        <w:div w:id="979654460">
          <w:marLeft w:val="1166"/>
          <w:marRight w:val="0"/>
          <w:marTop w:val="115"/>
          <w:marBottom w:val="0"/>
          <w:divBdr>
            <w:top w:val="none" w:sz="0" w:space="0" w:color="auto"/>
            <w:left w:val="none" w:sz="0" w:space="0" w:color="auto"/>
            <w:bottom w:val="none" w:sz="0" w:space="0" w:color="auto"/>
            <w:right w:val="none" w:sz="0" w:space="0" w:color="auto"/>
          </w:divBdr>
        </w:div>
        <w:div w:id="1993557632">
          <w:marLeft w:val="1166"/>
          <w:marRight w:val="0"/>
          <w:marTop w:val="115"/>
          <w:marBottom w:val="0"/>
          <w:divBdr>
            <w:top w:val="none" w:sz="0" w:space="0" w:color="auto"/>
            <w:left w:val="none" w:sz="0" w:space="0" w:color="auto"/>
            <w:bottom w:val="none" w:sz="0" w:space="0" w:color="auto"/>
            <w:right w:val="none" w:sz="0" w:space="0" w:color="auto"/>
          </w:divBdr>
        </w:div>
      </w:divsChild>
    </w:div>
    <w:div w:id="1076587701">
      <w:bodyDiv w:val="1"/>
      <w:marLeft w:val="0"/>
      <w:marRight w:val="0"/>
      <w:marTop w:val="0"/>
      <w:marBottom w:val="0"/>
      <w:divBdr>
        <w:top w:val="none" w:sz="0" w:space="0" w:color="auto"/>
        <w:left w:val="none" w:sz="0" w:space="0" w:color="auto"/>
        <w:bottom w:val="none" w:sz="0" w:space="0" w:color="auto"/>
        <w:right w:val="none" w:sz="0" w:space="0" w:color="auto"/>
      </w:divBdr>
      <w:divsChild>
        <w:div w:id="1481580683">
          <w:marLeft w:val="547"/>
          <w:marRight w:val="0"/>
          <w:marTop w:val="154"/>
          <w:marBottom w:val="0"/>
          <w:divBdr>
            <w:top w:val="none" w:sz="0" w:space="0" w:color="auto"/>
            <w:left w:val="none" w:sz="0" w:space="0" w:color="auto"/>
            <w:bottom w:val="none" w:sz="0" w:space="0" w:color="auto"/>
            <w:right w:val="none" w:sz="0" w:space="0" w:color="auto"/>
          </w:divBdr>
        </w:div>
        <w:div w:id="1497379051">
          <w:marLeft w:val="547"/>
          <w:marRight w:val="0"/>
          <w:marTop w:val="154"/>
          <w:marBottom w:val="0"/>
          <w:divBdr>
            <w:top w:val="none" w:sz="0" w:space="0" w:color="auto"/>
            <w:left w:val="none" w:sz="0" w:space="0" w:color="auto"/>
            <w:bottom w:val="none" w:sz="0" w:space="0" w:color="auto"/>
            <w:right w:val="none" w:sz="0" w:space="0" w:color="auto"/>
          </w:divBdr>
        </w:div>
        <w:div w:id="2043093099">
          <w:marLeft w:val="547"/>
          <w:marRight w:val="0"/>
          <w:marTop w:val="154"/>
          <w:marBottom w:val="0"/>
          <w:divBdr>
            <w:top w:val="none" w:sz="0" w:space="0" w:color="auto"/>
            <w:left w:val="none" w:sz="0" w:space="0" w:color="auto"/>
            <w:bottom w:val="none" w:sz="0" w:space="0" w:color="auto"/>
            <w:right w:val="none" w:sz="0" w:space="0" w:color="auto"/>
          </w:divBdr>
        </w:div>
      </w:divsChild>
    </w:div>
    <w:div w:id="1077285440">
      <w:bodyDiv w:val="1"/>
      <w:marLeft w:val="0"/>
      <w:marRight w:val="0"/>
      <w:marTop w:val="0"/>
      <w:marBottom w:val="0"/>
      <w:divBdr>
        <w:top w:val="none" w:sz="0" w:space="0" w:color="auto"/>
        <w:left w:val="none" w:sz="0" w:space="0" w:color="auto"/>
        <w:bottom w:val="none" w:sz="0" w:space="0" w:color="auto"/>
        <w:right w:val="none" w:sz="0" w:space="0" w:color="auto"/>
      </w:divBdr>
      <w:divsChild>
        <w:div w:id="309677620">
          <w:marLeft w:val="2866"/>
          <w:marRight w:val="0"/>
          <w:marTop w:val="60"/>
          <w:marBottom w:val="0"/>
          <w:divBdr>
            <w:top w:val="none" w:sz="0" w:space="0" w:color="auto"/>
            <w:left w:val="none" w:sz="0" w:space="0" w:color="auto"/>
            <w:bottom w:val="none" w:sz="0" w:space="0" w:color="auto"/>
            <w:right w:val="none" w:sz="0" w:space="0" w:color="auto"/>
          </w:divBdr>
        </w:div>
        <w:div w:id="342709264">
          <w:marLeft w:val="2866"/>
          <w:marRight w:val="0"/>
          <w:marTop w:val="60"/>
          <w:marBottom w:val="0"/>
          <w:divBdr>
            <w:top w:val="none" w:sz="0" w:space="0" w:color="auto"/>
            <w:left w:val="none" w:sz="0" w:space="0" w:color="auto"/>
            <w:bottom w:val="none" w:sz="0" w:space="0" w:color="auto"/>
            <w:right w:val="none" w:sz="0" w:space="0" w:color="auto"/>
          </w:divBdr>
        </w:div>
        <w:div w:id="388237408">
          <w:marLeft w:val="1426"/>
          <w:marRight w:val="0"/>
          <w:marTop w:val="60"/>
          <w:marBottom w:val="0"/>
          <w:divBdr>
            <w:top w:val="none" w:sz="0" w:space="0" w:color="auto"/>
            <w:left w:val="none" w:sz="0" w:space="0" w:color="auto"/>
            <w:bottom w:val="none" w:sz="0" w:space="0" w:color="auto"/>
            <w:right w:val="none" w:sz="0" w:space="0" w:color="auto"/>
          </w:divBdr>
        </w:div>
        <w:div w:id="422918498">
          <w:marLeft w:val="1426"/>
          <w:marRight w:val="0"/>
          <w:marTop w:val="60"/>
          <w:marBottom w:val="0"/>
          <w:divBdr>
            <w:top w:val="none" w:sz="0" w:space="0" w:color="auto"/>
            <w:left w:val="none" w:sz="0" w:space="0" w:color="auto"/>
            <w:bottom w:val="none" w:sz="0" w:space="0" w:color="auto"/>
            <w:right w:val="none" w:sz="0" w:space="0" w:color="auto"/>
          </w:divBdr>
        </w:div>
        <w:div w:id="951666791">
          <w:marLeft w:val="2146"/>
          <w:marRight w:val="0"/>
          <w:marTop w:val="60"/>
          <w:marBottom w:val="0"/>
          <w:divBdr>
            <w:top w:val="none" w:sz="0" w:space="0" w:color="auto"/>
            <w:left w:val="none" w:sz="0" w:space="0" w:color="auto"/>
            <w:bottom w:val="none" w:sz="0" w:space="0" w:color="auto"/>
            <w:right w:val="none" w:sz="0" w:space="0" w:color="auto"/>
          </w:divBdr>
        </w:div>
        <w:div w:id="1114904131">
          <w:marLeft w:val="533"/>
          <w:marRight w:val="0"/>
          <w:marTop w:val="60"/>
          <w:marBottom w:val="0"/>
          <w:divBdr>
            <w:top w:val="none" w:sz="0" w:space="0" w:color="auto"/>
            <w:left w:val="none" w:sz="0" w:space="0" w:color="auto"/>
            <w:bottom w:val="none" w:sz="0" w:space="0" w:color="auto"/>
            <w:right w:val="none" w:sz="0" w:space="0" w:color="auto"/>
          </w:divBdr>
        </w:div>
        <w:div w:id="1400710260">
          <w:marLeft w:val="2866"/>
          <w:marRight w:val="0"/>
          <w:marTop w:val="60"/>
          <w:marBottom w:val="0"/>
          <w:divBdr>
            <w:top w:val="none" w:sz="0" w:space="0" w:color="auto"/>
            <w:left w:val="none" w:sz="0" w:space="0" w:color="auto"/>
            <w:bottom w:val="none" w:sz="0" w:space="0" w:color="auto"/>
            <w:right w:val="none" w:sz="0" w:space="0" w:color="auto"/>
          </w:divBdr>
        </w:div>
        <w:div w:id="1572084999">
          <w:marLeft w:val="2866"/>
          <w:marRight w:val="0"/>
          <w:marTop w:val="60"/>
          <w:marBottom w:val="0"/>
          <w:divBdr>
            <w:top w:val="none" w:sz="0" w:space="0" w:color="auto"/>
            <w:left w:val="none" w:sz="0" w:space="0" w:color="auto"/>
            <w:bottom w:val="none" w:sz="0" w:space="0" w:color="auto"/>
            <w:right w:val="none" w:sz="0" w:space="0" w:color="auto"/>
          </w:divBdr>
        </w:div>
        <w:div w:id="2028634092">
          <w:marLeft w:val="2866"/>
          <w:marRight w:val="0"/>
          <w:marTop w:val="60"/>
          <w:marBottom w:val="0"/>
          <w:divBdr>
            <w:top w:val="none" w:sz="0" w:space="0" w:color="auto"/>
            <w:left w:val="none" w:sz="0" w:space="0" w:color="auto"/>
            <w:bottom w:val="none" w:sz="0" w:space="0" w:color="auto"/>
            <w:right w:val="none" w:sz="0" w:space="0" w:color="auto"/>
          </w:divBdr>
        </w:div>
      </w:divsChild>
    </w:div>
    <w:div w:id="1077828708">
      <w:bodyDiv w:val="1"/>
      <w:marLeft w:val="0"/>
      <w:marRight w:val="0"/>
      <w:marTop w:val="0"/>
      <w:marBottom w:val="0"/>
      <w:divBdr>
        <w:top w:val="none" w:sz="0" w:space="0" w:color="auto"/>
        <w:left w:val="none" w:sz="0" w:space="0" w:color="auto"/>
        <w:bottom w:val="none" w:sz="0" w:space="0" w:color="auto"/>
        <w:right w:val="none" w:sz="0" w:space="0" w:color="auto"/>
      </w:divBdr>
    </w:div>
    <w:div w:id="1078097244">
      <w:bodyDiv w:val="1"/>
      <w:marLeft w:val="0"/>
      <w:marRight w:val="0"/>
      <w:marTop w:val="0"/>
      <w:marBottom w:val="0"/>
      <w:divBdr>
        <w:top w:val="none" w:sz="0" w:space="0" w:color="auto"/>
        <w:left w:val="none" w:sz="0" w:space="0" w:color="auto"/>
        <w:bottom w:val="none" w:sz="0" w:space="0" w:color="auto"/>
        <w:right w:val="none" w:sz="0" w:space="0" w:color="auto"/>
      </w:divBdr>
    </w:div>
    <w:div w:id="1080058096">
      <w:bodyDiv w:val="1"/>
      <w:marLeft w:val="0"/>
      <w:marRight w:val="0"/>
      <w:marTop w:val="0"/>
      <w:marBottom w:val="0"/>
      <w:divBdr>
        <w:top w:val="none" w:sz="0" w:space="0" w:color="auto"/>
        <w:left w:val="none" w:sz="0" w:space="0" w:color="auto"/>
        <w:bottom w:val="none" w:sz="0" w:space="0" w:color="auto"/>
        <w:right w:val="none" w:sz="0" w:space="0" w:color="auto"/>
      </w:divBdr>
    </w:div>
    <w:div w:id="1082146903">
      <w:bodyDiv w:val="1"/>
      <w:marLeft w:val="0"/>
      <w:marRight w:val="0"/>
      <w:marTop w:val="0"/>
      <w:marBottom w:val="0"/>
      <w:divBdr>
        <w:top w:val="none" w:sz="0" w:space="0" w:color="auto"/>
        <w:left w:val="none" w:sz="0" w:space="0" w:color="auto"/>
        <w:bottom w:val="none" w:sz="0" w:space="0" w:color="auto"/>
        <w:right w:val="none" w:sz="0" w:space="0" w:color="auto"/>
      </w:divBdr>
      <w:divsChild>
        <w:div w:id="383606329">
          <w:marLeft w:val="1166"/>
          <w:marRight w:val="0"/>
          <w:marTop w:val="86"/>
          <w:marBottom w:val="0"/>
          <w:divBdr>
            <w:top w:val="none" w:sz="0" w:space="0" w:color="auto"/>
            <w:left w:val="none" w:sz="0" w:space="0" w:color="auto"/>
            <w:bottom w:val="none" w:sz="0" w:space="0" w:color="auto"/>
            <w:right w:val="none" w:sz="0" w:space="0" w:color="auto"/>
          </w:divBdr>
        </w:div>
        <w:div w:id="484593224">
          <w:marLeft w:val="1800"/>
          <w:marRight w:val="0"/>
          <w:marTop w:val="67"/>
          <w:marBottom w:val="0"/>
          <w:divBdr>
            <w:top w:val="none" w:sz="0" w:space="0" w:color="auto"/>
            <w:left w:val="none" w:sz="0" w:space="0" w:color="auto"/>
            <w:bottom w:val="none" w:sz="0" w:space="0" w:color="auto"/>
            <w:right w:val="none" w:sz="0" w:space="0" w:color="auto"/>
          </w:divBdr>
        </w:div>
        <w:div w:id="749160975">
          <w:marLeft w:val="1166"/>
          <w:marRight w:val="0"/>
          <w:marTop w:val="86"/>
          <w:marBottom w:val="0"/>
          <w:divBdr>
            <w:top w:val="none" w:sz="0" w:space="0" w:color="auto"/>
            <w:left w:val="none" w:sz="0" w:space="0" w:color="auto"/>
            <w:bottom w:val="none" w:sz="0" w:space="0" w:color="auto"/>
            <w:right w:val="none" w:sz="0" w:space="0" w:color="auto"/>
          </w:divBdr>
        </w:div>
        <w:div w:id="915014808">
          <w:marLeft w:val="1800"/>
          <w:marRight w:val="0"/>
          <w:marTop w:val="67"/>
          <w:marBottom w:val="0"/>
          <w:divBdr>
            <w:top w:val="none" w:sz="0" w:space="0" w:color="auto"/>
            <w:left w:val="none" w:sz="0" w:space="0" w:color="auto"/>
            <w:bottom w:val="none" w:sz="0" w:space="0" w:color="auto"/>
            <w:right w:val="none" w:sz="0" w:space="0" w:color="auto"/>
          </w:divBdr>
        </w:div>
        <w:div w:id="1314291691">
          <w:marLeft w:val="1166"/>
          <w:marRight w:val="0"/>
          <w:marTop w:val="86"/>
          <w:marBottom w:val="0"/>
          <w:divBdr>
            <w:top w:val="none" w:sz="0" w:space="0" w:color="auto"/>
            <w:left w:val="none" w:sz="0" w:space="0" w:color="auto"/>
            <w:bottom w:val="none" w:sz="0" w:space="0" w:color="auto"/>
            <w:right w:val="none" w:sz="0" w:space="0" w:color="auto"/>
          </w:divBdr>
        </w:div>
        <w:div w:id="1473909041">
          <w:marLeft w:val="1800"/>
          <w:marRight w:val="0"/>
          <w:marTop w:val="67"/>
          <w:marBottom w:val="0"/>
          <w:divBdr>
            <w:top w:val="none" w:sz="0" w:space="0" w:color="auto"/>
            <w:left w:val="none" w:sz="0" w:space="0" w:color="auto"/>
            <w:bottom w:val="none" w:sz="0" w:space="0" w:color="auto"/>
            <w:right w:val="none" w:sz="0" w:space="0" w:color="auto"/>
          </w:divBdr>
        </w:div>
        <w:div w:id="1663965914">
          <w:marLeft w:val="1166"/>
          <w:marRight w:val="0"/>
          <w:marTop w:val="86"/>
          <w:marBottom w:val="0"/>
          <w:divBdr>
            <w:top w:val="none" w:sz="0" w:space="0" w:color="auto"/>
            <w:left w:val="none" w:sz="0" w:space="0" w:color="auto"/>
            <w:bottom w:val="none" w:sz="0" w:space="0" w:color="auto"/>
            <w:right w:val="none" w:sz="0" w:space="0" w:color="auto"/>
          </w:divBdr>
        </w:div>
        <w:div w:id="1673339902">
          <w:marLeft w:val="1166"/>
          <w:marRight w:val="0"/>
          <w:marTop w:val="86"/>
          <w:marBottom w:val="0"/>
          <w:divBdr>
            <w:top w:val="none" w:sz="0" w:space="0" w:color="auto"/>
            <w:left w:val="none" w:sz="0" w:space="0" w:color="auto"/>
            <w:bottom w:val="none" w:sz="0" w:space="0" w:color="auto"/>
            <w:right w:val="none" w:sz="0" w:space="0" w:color="auto"/>
          </w:divBdr>
        </w:div>
        <w:div w:id="1688169444">
          <w:marLeft w:val="1166"/>
          <w:marRight w:val="0"/>
          <w:marTop w:val="86"/>
          <w:marBottom w:val="0"/>
          <w:divBdr>
            <w:top w:val="none" w:sz="0" w:space="0" w:color="auto"/>
            <w:left w:val="none" w:sz="0" w:space="0" w:color="auto"/>
            <w:bottom w:val="none" w:sz="0" w:space="0" w:color="auto"/>
            <w:right w:val="none" w:sz="0" w:space="0" w:color="auto"/>
          </w:divBdr>
        </w:div>
        <w:div w:id="1690520856">
          <w:marLeft w:val="547"/>
          <w:marRight w:val="0"/>
          <w:marTop w:val="115"/>
          <w:marBottom w:val="0"/>
          <w:divBdr>
            <w:top w:val="none" w:sz="0" w:space="0" w:color="auto"/>
            <w:left w:val="none" w:sz="0" w:space="0" w:color="auto"/>
            <w:bottom w:val="none" w:sz="0" w:space="0" w:color="auto"/>
            <w:right w:val="none" w:sz="0" w:space="0" w:color="auto"/>
          </w:divBdr>
        </w:div>
        <w:div w:id="1984651479">
          <w:marLeft w:val="1800"/>
          <w:marRight w:val="0"/>
          <w:marTop w:val="67"/>
          <w:marBottom w:val="0"/>
          <w:divBdr>
            <w:top w:val="none" w:sz="0" w:space="0" w:color="auto"/>
            <w:left w:val="none" w:sz="0" w:space="0" w:color="auto"/>
            <w:bottom w:val="none" w:sz="0" w:space="0" w:color="auto"/>
            <w:right w:val="none" w:sz="0" w:space="0" w:color="auto"/>
          </w:divBdr>
        </w:div>
        <w:div w:id="2136018630">
          <w:marLeft w:val="1166"/>
          <w:marRight w:val="0"/>
          <w:marTop w:val="86"/>
          <w:marBottom w:val="0"/>
          <w:divBdr>
            <w:top w:val="none" w:sz="0" w:space="0" w:color="auto"/>
            <w:left w:val="none" w:sz="0" w:space="0" w:color="auto"/>
            <w:bottom w:val="none" w:sz="0" w:space="0" w:color="auto"/>
            <w:right w:val="none" w:sz="0" w:space="0" w:color="auto"/>
          </w:divBdr>
        </w:div>
      </w:divsChild>
    </w:div>
    <w:div w:id="1082264242">
      <w:bodyDiv w:val="1"/>
      <w:marLeft w:val="0"/>
      <w:marRight w:val="0"/>
      <w:marTop w:val="0"/>
      <w:marBottom w:val="0"/>
      <w:divBdr>
        <w:top w:val="none" w:sz="0" w:space="0" w:color="auto"/>
        <w:left w:val="none" w:sz="0" w:space="0" w:color="auto"/>
        <w:bottom w:val="none" w:sz="0" w:space="0" w:color="auto"/>
        <w:right w:val="none" w:sz="0" w:space="0" w:color="auto"/>
      </w:divBdr>
    </w:div>
    <w:div w:id="1083725144">
      <w:bodyDiv w:val="1"/>
      <w:marLeft w:val="0"/>
      <w:marRight w:val="0"/>
      <w:marTop w:val="0"/>
      <w:marBottom w:val="0"/>
      <w:divBdr>
        <w:top w:val="none" w:sz="0" w:space="0" w:color="auto"/>
        <w:left w:val="none" w:sz="0" w:space="0" w:color="auto"/>
        <w:bottom w:val="none" w:sz="0" w:space="0" w:color="auto"/>
        <w:right w:val="none" w:sz="0" w:space="0" w:color="auto"/>
      </w:divBdr>
    </w:div>
    <w:div w:id="1084379113">
      <w:bodyDiv w:val="1"/>
      <w:marLeft w:val="0"/>
      <w:marRight w:val="0"/>
      <w:marTop w:val="0"/>
      <w:marBottom w:val="0"/>
      <w:divBdr>
        <w:top w:val="none" w:sz="0" w:space="0" w:color="auto"/>
        <w:left w:val="none" w:sz="0" w:space="0" w:color="auto"/>
        <w:bottom w:val="none" w:sz="0" w:space="0" w:color="auto"/>
        <w:right w:val="none" w:sz="0" w:space="0" w:color="auto"/>
      </w:divBdr>
    </w:div>
    <w:div w:id="1085033795">
      <w:bodyDiv w:val="1"/>
      <w:marLeft w:val="0"/>
      <w:marRight w:val="0"/>
      <w:marTop w:val="0"/>
      <w:marBottom w:val="0"/>
      <w:divBdr>
        <w:top w:val="none" w:sz="0" w:space="0" w:color="auto"/>
        <w:left w:val="none" w:sz="0" w:space="0" w:color="auto"/>
        <w:bottom w:val="none" w:sz="0" w:space="0" w:color="auto"/>
        <w:right w:val="none" w:sz="0" w:space="0" w:color="auto"/>
      </w:divBdr>
    </w:div>
    <w:div w:id="1085103731">
      <w:bodyDiv w:val="1"/>
      <w:marLeft w:val="0"/>
      <w:marRight w:val="0"/>
      <w:marTop w:val="0"/>
      <w:marBottom w:val="0"/>
      <w:divBdr>
        <w:top w:val="none" w:sz="0" w:space="0" w:color="auto"/>
        <w:left w:val="none" w:sz="0" w:space="0" w:color="auto"/>
        <w:bottom w:val="none" w:sz="0" w:space="0" w:color="auto"/>
        <w:right w:val="none" w:sz="0" w:space="0" w:color="auto"/>
      </w:divBdr>
    </w:div>
    <w:div w:id="1086027891">
      <w:bodyDiv w:val="1"/>
      <w:marLeft w:val="0"/>
      <w:marRight w:val="0"/>
      <w:marTop w:val="0"/>
      <w:marBottom w:val="0"/>
      <w:divBdr>
        <w:top w:val="none" w:sz="0" w:space="0" w:color="auto"/>
        <w:left w:val="none" w:sz="0" w:space="0" w:color="auto"/>
        <w:bottom w:val="none" w:sz="0" w:space="0" w:color="auto"/>
        <w:right w:val="none" w:sz="0" w:space="0" w:color="auto"/>
      </w:divBdr>
    </w:div>
    <w:div w:id="1086145281">
      <w:bodyDiv w:val="1"/>
      <w:marLeft w:val="0"/>
      <w:marRight w:val="0"/>
      <w:marTop w:val="0"/>
      <w:marBottom w:val="0"/>
      <w:divBdr>
        <w:top w:val="none" w:sz="0" w:space="0" w:color="auto"/>
        <w:left w:val="none" w:sz="0" w:space="0" w:color="auto"/>
        <w:bottom w:val="none" w:sz="0" w:space="0" w:color="auto"/>
        <w:right w:val="none" w:sz="0" w:space="0" w:color="auto"/>
      </w:divBdr>
    </w:div>
    <w:div w:id="1086419541">
      <w:bodyDiv w:val="1"/>
      <w:marLeft w:val="0"/>
      <w:marRight w:val="0"/>
      <w:marTop w:val="0"/>
      <w:marBottom w:val="0"/>
      <w:divBdr>
        <w:top w:val="none" w:sz="0" w:space="0" w:color="auto"/>
        <w:left w:val="none" w:sz="0" w:space="0" w:color="auto"/>
        <w:bottom w:val="none" w:sz="0" w:space="0" w:color="auto"/>
        <w:right w:val="none" w:sz="0" w:space="0" w:color="auto"/>
      </w:divBdr>
    </w:div>
    <w:div w:id="1086614278">
      <w:bodyDiv w:val="1"/>
      <w:marLeft w:val="0"/>
      <w:marRight w:val="0"/>
      <w:marTop w:val="0"/>
      <w:marBottom w:val="0"/>
      <w:divBdr>
        <w:top w:val="none" w:sz="0" w:space="0" w:color="auto"/>
        <w:left w:val="none" w:sz="0" w:space="0" w:color="auto"/>
        <w:bottom w:val="none" w:sz="0" w:space="0" w:color="auto"/>
        <w:right w:val="none" w:sz="0" w:space="0" w:color="auto"/>
      </w:divBdr>
      <w:divsChild>
        <w:div w:id="1148279099">
          <w:marLeft w:val="360"/>
          <w:marRight w:val="0"/>
          <w:marTop w:val="200"/>
          <w:marBottom w:val="0"/>
          <w:divBdr>
            <w:top w:val="none" w:sz="0" w:space="0" w:color="auto"/>
            <w:left w:val="none" w:sz="0" w:space="0" w:color="auto"/>
            <w:bottom w:val="none" w:sz="0" w:space="0" w:color="auto"/>
            <w:right w:val="none" w:sz="0" w:space="0" w:color="auto"/>
          </w:divBdr>
        </w:div>
        <w:div w:id="1671561608">
          <w:marLeft w:val="1080"/>
          <w:marRight w:val="0"/>
          <w:marTop w:val="100"/>
          <w:marBottom w:val="0"/>
          <w:divBdr>
            <w:top w:val="none" w:sz="0" w:space="0" w:color="auto"/>
            <w:left w:val="none" w:sz="0" w:space="0" w:color="auto"/>
            <w:bottom w:val="none" w:sz="0" w:space="0" w:color="auto"/>
            <w:right w:val="none" w:sz="0" w:space="0" w:color="auto"/>
          </w:divBdr>
        </w:div>
        <w:div w:id="1835873965">
          <w:marLeft w:val="1080"/>
          <w:marRight w:val="0"/>
          <w:marTop w:val="100"/>
          <w:marBottom w:val="0"/>
          <w:divBdr>
            <w:top w:val="none" w:sz="0" w:space="0" w:color="auto"/>
            <w:left w:val="none" w:sz="0" w:space="0" w:color="auto"/>
            <w:bottom w:val="none" w:sz="0" w:space="0" w:color="auto"/>
            <w:right w:val="none" w:sz="0" w:space="0" w:color="auto"/>
          </w:divBdr>
        </w:div>
      </w:divsChild>
    </w:div>
    <w:div w:id="1087507731">
      <w:bodyDiv w:val="1"/>
      <w:marLeft w:val="0"/>
      <w:marRight w:val="0"/>
      <w:marTop w:val="0"/>
      <w:marBottom w:val="0"/>
      <w:divBdr>
        <w:top w:val="none" w:sz="0" w:space="0" w:color="auto"/>
        <w:left w:val="none" w:sz="0" w:space="0" w:color="auto"/>
        <w:bottom w:val="none" w:sz="0" w:space="0" w:color="auto"/>
        <w:right w:val="none" w:sz="0" w:space="0" w:color="auto"/>
      </w:divBdr>
    </w:div>
    <w:div w:id="1087847888">
      <w:bodyDiv w:val="1"/>
      <w:marLeft w:val="0"/>
      <w:marRight w:val="0"/>
      <w:marTop w:val="0"/>
      <w:marBottom w:val="0"/>
      <w:divBdr>
        <w:top w:val="none" w:sz="0" w:space="0" w:color="auto"/>
        <w:left w:val="none" w:sz="0" w:space="0" w:color="auto"/>
        <w:bottom w:val="none" w:sz="0" w:space="0" w:color="auto"/>
        <w:right w:val="none" w:sz="0" w:space="0" w:color="auto"/>
      </w:divBdr>
      <w:divsChild>
        <w:div w:id="887185593">
          <w:marLeft w:val="547"/>
          <w:marRight w:val="0"/>
          <w:marTop w:val="115"/>
          <w:marBottom w:val="0"/>
          <w:divBdr>
            <w:top w:val="none" w:sz="0" w:space="0" w:color="auto"/>
            <w:left w:val="none" w:sz="0" w:space="0" w:color="auto"/>
            <w:bottom w:val="none" w:sz="0" w:space="0" w:color="auto"/>
            <w:right w:val="none" w:sz="0" w:space="0" w:color="auto"/>
          </w:divBdr>
        </w:div>
        <w:div w:id="2105413681">
          <w:marLeft w:val="547"/>
          <w:marRight w:val="0"/>
          <w:marTop w:val="115"/>
          <w:marBottom w:val="0"/>
          <w:divBdr>
            <w:top w:val="none" w:sz="0" w:space="0" w:color="auto"/>
            <w:left w:val="none" w:sz="0" w:space="0" w:color="auto"/>
            <w:bottom w:val="none" w:sz="0" w:space="0" w:color="auto"/>
            <w:right w:val="none" w:sz="0" w:space="0" w:color="auto"/>
          </w:divBdr>
        </w:div>
      </w:divsChild>
    </w:div>
    <w:div w:id="1088112901">
      <w:bodyDiv w:val="1"/>
      <w:marLeft w:val="0"/>
      <w:marRight w:val="0"/>
      <w:marTop w:val="0"/>
      <w:marBottom w:val="0"/>
      <w:divBdr>
        <w:top w:val="none" w:sz="0" w:space="0" w:color="auto"/>
        <w:left w:val="none" w:sz="0" w:space="0" w:color="auto"/>
        <w:bottom w:val="none" w:sz="0" w:space="0" w:color="auto"/>
        <w:right w:val="none" w:sz="0" w:space="0" w:color="auto"/>
      </w:divBdr>
    </w:div>
    <w:div w:id="1089084517">
      <w:bodyDiv w:val="1"/>
      <w:marLeft w:val="0"/>
      <w:marRight w:val="0"/>
      <w:marTop w:val="0"/>
      <w:marBottom w:val="0"/>
      <w:divBdr>
        <w:top w:val="none" w:sz="0" w:space="0" w:color="auto"/>
        <w:left w:val="none" w:sz="0" w:space="0" w:color="auto"/>
        <w:bottom w:val="none" w:sz="0" w:space="0" w:color="auto"/>
        <w:right w:val="none" w:sz="0" w:space="0" w:color="auto"/>
      </w:divBdr>
    </w:div>
    <w:div w:id="1089086437">
      <w:bodyDiv w:val="1"/>
      <w:marLeft w:val="0"/>
      <w:marRight w:val="0"/>
      <w:marTop w:val="0"/>
      <w:marBottom w:val="0"/>
      <w:divBdr>
        <w:top w:val="none" w:sz="0" w:space="0" w:color="auto"/>
        <w:left w:val="none" w:sz="0" w:space="0" w:color="auto"/>
        <w:bottom w:val="none" w:sz="0" w:space="0" w:color="auto"/>
        <w:right w:val="none" w:sz="0" w:space="0" w:color="auto"/>
      </w:divBdr>
      <w:divsChild>
        <w:div w:id="352611576">
          <w:marLeft w:val="1166"/>
          <w:marRight w:val="0"/>
          <w:marTop w:val="125"/>
          <w:marBottom w:val="0"/>
          <w:divBdr>
            <w:top w:val="none" w:sz="0" w:space="0" w:color="auto"/>
            <w:left w:val="none" w:sz="0" w:space="0" w:color="auto"/>
            <w:bottom w:val="none" w:sz="0" w:space="0" w:color="auto"/>
            <w:right w:val="none" w:sz="0" w:space="0" w:color="auto"/>
          </w:divBdr>
        </w:div>
        <w:div w:id="353383812">
          <w:marLeft w:val="1166"/>
          <w:marRight w:val="0"/>
          <w:marTop w:val="125"/>
          <w:marBottom w:val="0"/>
          <w:divBdr>
            <w:top w:val="none" w:sz="0" w:space="0" w:color="auto"/>
            <w:left w:val="none" w:sz="0" w:space="0" w:color="auto"/>
            <w:bottom w:val="none" w:sz="0" w:space="0" w:color="auto"/>
            <w:right w:val="none" w:sz="0" w:space="0" w:color="auto"/>
          </w:divBdr>
        </w:div>
        <w:div w:id="374162115">
          <w:marLeft w:val="547"/>
          <w:marRight w:val="0"/>
          <w:marTop w:val="144"/>
          <w:marBottom w:val="0"/>
          <w:divBdr>
            <w:top w:val="none" w:sz="0" w:space="0" w:color="auto"/>
            <w:left w:val="none" w:sz="0" w:space="0" w:color="auto"/>
            <w:bottom w:val="none" w:sz="0" w:space="0" w:color="auto"/>
            <w:right w:val="none" w:sz="0" w:space="0" w:color="auto"/>
          </w:divBdr>
        </w:div>
        <w:div w:id="1541165820">
          <w:marLeft w:val="547"/>
          <w:marRight w:val="0"/>
          <w:marTop w:val="144"/>
          <w:marBottom w:val="0"/>
          <w:divBdr>
            <w:top w:val="none" w:sz="0" w:space="0" w:color="auto"/>
            <w:left w:val="none" w:sz="0" w:space="0" w:color="auto"/>
            <w:bottom w:val="none" w:sz="0" w:space="0" w:color="auto"/>
            <w:right w:val="none" w:sz="0" w:space="0" w:color="auto"/>
          </w:divBdr>
        </w:div>
        <w:div w:id="2036998220">
          <w:marLeft w:val="547"/>
          <w:marRight w:val="0"/>
          <w:marTop w:val="144"/>
          <w:marBottom w:val="0"/>
          <w:divBdr>
            <w:top w:val="none" w:sz="0" w:space="0" w:color="auto"/>
            <w:left w:val="none" w:sz="0" w:space="0" w:color="auto"/>
            <w:bottom w:val="none" w:sz="0" w:space="0" w:color="auto"/>
            <w:right w:val="none" w:sz="0" w:space="0" w:color="auto"/>
          </w:divBdr>
        </w:div>
      </w:divsChild>
    </w:div>
    <w:div w:id="1089499336">
      <w:bodyDiv w:val="1"/>
      <w:marLeft w:val="0"/>
      <w:marRight w:val="0"/>
      <w:marTop w:val="0"/>
      <w:marBottom w:val="0"/>
      <w:divBdr>
        <w:top w:val="none" w:sz="0" w:space="0" w:color="auto"/>
        <w:left w:val="none" w:sz="0" w:space="0" w:color="auto"/>
        <w:bottom w:val="none" w:sz="0" w:space="0" w:color="auto"/>
        <w:right w:val="none" w:sz="0" w:space="0" w:color="auto"/>
      </w:divBdr>
      <w:divsChild>
        <w:div w:id="391274611">
          <w:marLeft w:val="1166"/>
          <w:marRight w:val="0"/>
          <w:marTop w:val="125"/>
          <w:marBottom w:val="0"/>
          <w:divBdr>
            <w:top w:val="none" w:sz="0" w:space="0" w:color="auto"/>
            <w:left w:val="none" w:sz="0" w:space="0" w:color="auto"/>
            <w:bottom w:val="none" w:sz="0" w:space="0" w:color="auto"/>
            <w:right w:val="none" w:sz="0" w:space="0" w:color="auto"/>
          </w:divBdr>
        </w:div>
        <w:div w:id="660619794">
          <w:marLeft w:val="1166"/>
          <w:marRight w:val="0"/>
          <w:marTop w:val="125"/>
          <w:marBottom w:val="0"/>
          <w:divBdr>
            <w:top w:val="none" w:sz="0" w:space="0" w:color="auto"/>
            <w:left w:val="none" w:sz="0" w:space="0" w:color="auto"/>
            <w:bottom w:val="none" w:sz="0" w:space="0" w:color="auto"/>
            <w:right w:val="none" w:sz="0" w:space="0" w:color="auto"/>
          </w:divBdr>
        </w:div>
        <w:div w:id="1385444486">
          <w:marLeft w:val="1166"/>
          <w:marRight w:val="0"/>
          <w:marTop w:val="125"/>
          <w:marBottom w:val="0"/>
          <w:divBdr>
            <w:top w:val="none" w:sz="0" w:space="0" w:color="auto"/>
            <w:left w:val="none" w:sz="0" w:space="0" w:color="auto"/>
            <w:bottom w:val="none" w:sz="0" w:space="0" w:color="auto"/>
            <w:right w:val="none" w:sz="0" w:space="0" w:color="auto"/>
          </w:divBdr>
        </w:div>
        <w:div w:id="1413770531">
          <w:marLeft w:val="547"/>
          <w:marRight w:val="0"/>
          <w:marTop w:val="144"/>
          <w:marBottom w:val="0"/>
          <w:divBdr>
            <w:top w:val="none" w:sz="0" w:space="0" w:color="auto"/>
            <w:left w:val="none" w:sz="0" w:space="0" w:color="auto"/>
            <w:bottom w:val="none" w:sz="0" w:space="0" w:color="auto"/>
            <w:right w:val="none" w:sz="0" w:space="0" w:color="auto"/>
          </w:divBdr>
        </w:div>
        <w:div w:id="1833257404">
          <w:marLeft w:val="547"/>
          <w:marRight w:val="0"/>
          <w:marTop w:val="144"/>
          <w:marBottom w:val="0"/>
          <w:divBdr>
            <w:top w:val="none" w:sz="0" w:space="0" w:color="auto"/>
            <w:left w:val="none" w:sz="0" w:space="0" w:color="auto"/>
            <w:bottom w:val="none" w:sz="0" w:space="0" w:color="auto"/>
            <w:right w:val="none" w:sz="0" w:space="0" w:color="auto"/>
          </w:divBdr>
        </w:div>
        <w:div w:id="2091080274">
          <w:marLeft w:val="1166"/>
          <w:marRight w:val="0"/>
          <w:marTop w:val="125"/>
          <w:marBottom w:val="0"/>
          <w:divBdr>
            <w:top w:val="none" w:sz="0" w:space="0" w:color="auto"/>
            <w:left w:val="none" w:sz="0" w:space="0" w:color="auto"/>
            <w:bottom w:val="none" w:sz="0" w:space="0" w:color="auto"/>
            <w:right w:val="none" w:sz="0" w:space="0" w:color="auto"/>
          </w:divBdr>
        </w:div>
      </w:divsChild>
    </w:div>
    <w:div w:id="1090278706">
      <w:bodyDiv w:val="1"/>
      <w:marLeft w:val="0"/>
      <w:marRight w:val="0"/>
      <w:marTop w:val="0"/>
      <w:marBottom w:val="0"/>
      <w:divBdr>
        <w:top w:val="none" w:sz="0" w:space="0" w:color="auto"/>
        <w:left w:val="none" w:sz="0" w:space="0" w:color="auto"/>
        <w:bottom w:val="none" w:sz="0" w:space="0" w:color="auto"/>
        <w:right w:val="none" w:sz="0" w:space="0" w:color="auto"/>
      </w:divBdr>
    </w:div>
    <w:div w:id="1090732602">
      <w:bodyDiv w:val="1"/>
      <w:marLeft w:val="0"/>
      <w:marRight w:val="0"/>
      <w:marTop w:val="0"/>
      <w:marBottom w:val="0"/>
      <w:divBdr>
        <w:top w:val="none" w:sz="0" w:space="0" w:color="auto"/>
        <w:left w:val="none" w:sz="0" w:space="0" w:color="auto"/>
        <w:bottom w:val="none" w:sz="0" w:space="0" w:color="auto"/>
        <w:right w:val="none" w:sz="0" w:space="0" w:color="auto"/>
      </w:divBdr>
    </w:div>
    <w:div w:id="1091775145">
      <w:bodyDiv w:val="1"/>
      <w:marLeft w:val="0"/>
      <w:marRight w:val="0"/>
      <w:marTop w:val="0"/>
      <w:marBottom w:val="0"/>
      <w:divBdr>
        <w:top w:val="none" w:sz="0" w:space="0" w:color="auto"/>
        <w:left w:val="none" w:sz="0" w:space="0" w:color="auto"/>
        <w:bottom w:val="none" w:sz="0" w:space="0" w:color="auto"/>
        <w:right w:val="none" w:sz="0" w:space="0" w:color="auto"/>
      </w:divBdr>
    </w:div>
    <w:div w:id="1093164611">
      <w:bodyDiv w:val="1"/>
      <w:marLeft w:val="0"/>
      <w:marRight w:val="0"/>
      <w:marTop w:val="0"/>
      <w:marBottom w:val="0"/>
      <w:divBdr>
        <w:top w:val="none" w:sz="0" w:space="0" w:color="auto"/>
        <w:left w:val="none" w:sz="0" w:space="0" w:color="auto"/>
        <w:bottom w:val="none" w:sz="0" w:space="0" w:color="auto"/>
        <w:right w:val="none" w:sz="0" w:space="0" w:color="auto"/>
      </w:divBdr>
    </w:div>
    <w:div w:id="1094520140">
      <w:bodyDiv w:val="1"/>
      <w:marLeft w:val="0"/>
      <w:marRight w:val="0"/>
      <w:marTop w:val="0"/>
      <w:marBottom w:val="0"/>
      <w:divBdr>
        <w:top w:val="none" w:sz="0" w:space="0" w:color="auto"/>
        <w:left w:val="none" w:sz="0" w:space="0" w:color="auto"/>
        <w:bottom w:val="none" w:sz="0" w:space="0" w:color="auto"/>
        <w:right w:val="none" w:sz="0" w:space="0" w:color="auto"/>
      </w:divBdr>
    </w:div>
    <w:div w:id="1094785496">
      <w:bodyDiv w:val="1"/>
      <w:marLeft w:val="0"/>
      <w:marRight w:val="0"/>
      <w:marTop w:val="0"/>
      <w:marBottom w:val="0"/>
      <w:divBdr>
        <w:top w:val="none" w:sz="0" w:space="0" w:color="auto"/>
        <w:left w:val="none" w:sz="0" w:space="0" w:color="auto"/>
        <w:bottom w:val="none" w:sz="0" w:space="0" w:color="auto"/>
        <w:right w:val="none" w:sz="0" w:space="0" w:color="auto"/>
      </w:divBdr>
    </w:div>
    <w:div w:id="1096099300">
      <w:bodyDiv w:val="1"/>
      <w:marLeft w:val="0"/>
      <w:marRight w:val="0"/>
      <w:marTop w:val="0"/>
      <w:marBottom w:val="0"/>
      <w:divBdr>
        <w:top w:val="none" w:sz="0" w:space="0" w:color="auto"/>
        <w:left w:val="none" w:sz="0" w:space="0" w:color="auto"/>
        <w:bottom w:val="none" w:sz="0" w:space="0" w:color="auto"/>
        <w:right w:val="none" w:sz="0" w:space="0" w:color="auto"/>
      </w:divBdr>
    </w:div>
    <w:div w:id="1096750694">
      <w:bodyDiv w:val="1"/>
      <w:marLeft w:val="0"/>
      <w:marRight w:val="0"/>
      <w:marTop w:val="0"/>
      <w:marBottom w:val="0"/>
      <w:divBdr>
        <w:top w:val="none" w:sz="0" w:space="0" w:color="auto"/>
        <w:left w:val="none" w:sz="0" w:space="0" w:color="auto"/>
        <w:bottom w:val="none" w:sz="0" w:space="0" w:color="auto"/>
        <w:right w:val="none" w:sz="0" w:space="0" w:color="auto"/>
      </w:divBdr>
      <w:divsChild>
        <w:div w:id="541216504">
          <w:marLeft w:val="547"/>
          <w:marRight w:val="0"/>
          <w:marTop w:val="134"/>
          <w:marBottom w:val="120"/>
          <w:divBdr>
            <w:top w:val="none" w:sz="0" w:space="0" w:color="auto"/>
            <w:left w:val="none" w:sz="0" w:space="0" w:color="auto"/>
            <w:bottom w:val="none" w:sz="0" w:space="0" w:color="auto"/>
            <w:right w:val="none" w:sz="0" w:space="0" w:color="auto"/>
          </w:divBdr>
        </w:div>
        <w:div w:id="1886524939">
          <w:marLeft w:val="547"/>
          <w:marRight w:val="0"/>
          <w:marTop w:val="134"/>
          <w:marBottom w:val="120"/>
          <w:divBdr>
            <w:top w:val="none" w:sz="0" w:space="0" w:color="auto"/>
            <w:left w:val="none" w:sz="0" w:space="0" w:color="auto"/>
            <w:bottom w:val="none" w:sz="0" w:space="0" w:color="auto"/>
            <w:right w:val="none" w:sz="0" w:space="0" w:color="auto"/>
          </w:divBdr>
        </w:div>
      </w:divsChild>
    </w:div>
    <w:div w:id="1097949108">
      <w:bodyDiv w:val="1"/>
      <w:marLeft w:val="0"/>
      <w:marRight w:val="0"/>
      <w:marTop w:val="0"/>
      <w:marBottom w:val="0"/>
      <w:divBdr>
        <w:top w:val="none" w:sz="0" w:space="0" w:color="auto"/>
        <w:left w:val="none" w:sz="0" w:space="0" w:color="auto"/>
        <w:bottom w:val="none" w:sz="0" w:space="0" w:color="auto"/>
        <w:right w:val="none" w:sz="0" w:space="0" w:color="auto"/>
      </w:divBdr>
    </w:div>
    <w:div w:id="1098793154">
      <w:bodyDiv w:val="1"/>
      <w:marLeft w:val="0"/>
      <w:marRight w:val="0"/>
      <w:marTop w:val="0"/>
      <w:marBottom w:val="0"/>
      <w:divBdr>
        <w:top w:val="none" w:sz="0" w:space="0" w:color="auto"/>
        <w:left w:val="none" w:sz="0" w:space="0" w:color="auto"/>
        <w:bottom w:val="none" w:sz="0" w:space="0" w:color="auto"/>
        <w:right w:val="none" w:sz="0" w:space="0" w:color="auto"/>
      </w:divBdr>
    </w:div>
    <w:div w:id="1099251718">
      <w:bodyDiv w:val="1"/>
      <w:marLeft w:val="0"/>
      <w:marRight w:val="0"/>
      <w:marTop w:val="0"/>
      <w:marBottom w:val="0"/>
      <w:divBdr>
        <w:top w:val="none" w:sz="0" w:space="0" w:color="auto"/>
        <w:left w:val="none" w:sz="0" w:space="0" w:color="auto"/>
        <w:bottom w:val="none" w:sz="0" w:space="0" w:color="auto"/>
        <w:right w:val="none" w:sz="0" w:space="0" w:color="auto"/>
      </w:divBdr>
    </w:div>
    <w:div w:id="1100295545">
      <w:bodyDiv w:val="1"/>
      <w:marLeft w:val="0"/>
      <w:marRight w:val="0"/>
      <w:marTop w:val="0"/>
      <w:marBottom w:val="0"/>
      <w:divBdr>
        <w:top w:val="none" w:sz="0" w:space="0" w:color="auto"/>
        <w:left w:val="none" w:sz="0" w:space="0" w:color="auto"/>
        <w:bottom w:val="none" w:sz="0" w:space="0" w:color="auto"/>
        <w:right w:val="none" w:sz="0" w:space="0" w:color="auto"/>
      </w:divBdr>
    </w:div>
    <w:div w:id="1100688271">
      <w:bodyDiv w:val="1"/>
      <w:marLeft w:val="0"/>
      <w:marRight w:val="0"/>
      <w:marTop w:val="0"/>
      <w:marBottom w:val="0"/>
      <w:divBdr>
        <w:top w:val="none" w:sz="0" w:space="0" w:color="auto"/>
        <w:left w:val="none" w:sz="0" w:space="0" w:color="auto"/>
        <w:bottom w:val="none" w:sz="0" w:space="0" w:color="auto"/>
        <w:right w:val="none" w:sz="0" w:space="0" w:color="auto"/>
      </w:divBdr>
    </w:div>
    <w:div w:id="1101291642">
      <w:bodyDiv w:val="1"/>
      <w:marLeft w:val="0"/>
      <w:marRight w:val="0"/>
      <w:marTop w:val="0"/>
      <w:marBottom w:val="0"/>
      <w:divBdr>
        <w:top w:val="none" w:sz="0" w:space="0" w:color="auto"/>
        <w:left w:val="none" w:sz="0" w:space="0" w:color="auto"/>
        <w:bottom w:val="none" w:sz="0" w:space="0" w:color="auto"/>
        <w:right w:val="none" w:sz="0" w:space="0" w:color="auto"/>
      </w:divBdr>
      <w:divsChild>
        <w:div w:id="108856949">
          <w:marLeft w:val="1354"/>
          <w:marRight w:val="0"/>
          <w:marTop w:val="120"/>
          <w:marBottom w:val="0"/>
          <w:divBdr>
            <w:top w:val="none" w:sz="0" w:space="0" w:color="auto"/>
            <w:left w:val="none" w:sz="0" w:space="0" w:color="auto"/>
            <w:bottom w:val="none" w:sz="0" w:space="0" w:color="auto"/>
            <w:right w:val="none" w:sz="0" w:space="0" w:color="auto"/>
          </w:divBdr>
        </w:div>
        <w:div w:id="169299426">
          <w:marLeft w:val="806"/>
          <w:marRight w:val="0"/>
          <w:marTop w:val="120"/>
          <w:marBottom w:val="0"/>
          <w:divBdr>
            <w:top w:val="none" w:sz="0" w:space="0" w:color="auto"/>
            <w:left w:val="none" w:sz="0" w:space="0" w:color="auto"/>
            <w:bottom w:val="none" w:sz="0" w:space="0" w:color="auto"/>
            <w:right w:val="none" w:sz="0" w:space="0" w:color="auto"/>
          </w:divBdr>
        </w:div>
        <w:div w:id="541945581">
          <w:marLeft w:val="1886"/>
          <w:marRight w:val="0"/>
          <w:marTop w:val="120"/>
          <w:marBottom w:val="0"/>
          <w:divBdr>
            <w:top w:val="none" w:sz="0" w:space="0" w:color="auto"/>
            <w:left w:val="none" w:sz="0" w:space="0" w:color="auto"/>
            <w:bottom w:val="none" w:sz="0" w:space="0" w:color="auto"/>
            <w:right w:val="none" w:sz="0" w:space="0" w:color="auto"/>
          </w:divBdr>
        </w:div>
        <w:div w:id="823667123">
          <w:marLeft w:val="1886"/>
          <w:marRight w:val="0"/>
          <w:marTop w:val="120"/>
          <w:marBottom w:val="0"/>
          <w:divBdr>
            <w:top w:val="none" w:sz="0" w:space="0" w:color="auto"/>
            <w:left w:val="none" w:sz="0" w:space="0" w:color="auto"/>
            <w:bottom w:val="none" w:sz="0" w:space="0" w:color="auto"/>
            <w:right w:val="none" w:sz="0" w:space="0" w:color="auto"/>
          </w:divBdr>
        </w:div>
        <w:div w:id="973144224">
          <w:marLeft w:val="1354"/>
          <w:marRight w:val="0"/>
          <w:marTop w:val="120"/>
          <w:marBottom w:val="0"/>
          <w:divBdr>
            <w:top w:val="none" w:sz="0" w:space="0" w:color="auto"/>
            <w:left w:val="none" w:sz="0" w:space="0" w:color="auto"/>
            <w:bottom w:val="none" w:sz="0" w:space="0" w:color="auto"/>
            <w:right w:val="none" w:sz="0" w:space="0" w:color="auto"/>
          </w:divBdr>
        </w:div>
        <w:div w:id="1139542328">
          <w:marLeft w:val="2434"/>
          <w:marRight w:val="0"/>
          <w:marTop w:val="120"/>
          <w:marBottom w:val="0"/>
          <w:divBdr>
            <w:top w:val="none" w:sz="0" w:space="0" w:color="auto"/>
            <w:left w:val="none" w:sz="0" w:space="0" w:color="auto"/>
            <w:bottom w:val="none" w:sz="0" w:space="0" w:color="auto"/>
            <w:right w:val="none" w:sz="0" w:space="0" w:color="auto"/>
          </w:divBdr>
        </w:div>
        <w:div w:id="1811819453">
          <w:marLeft w:val="1886"/>
          <w:marRight w:val="0"/>
          <w:marTop w:val="120"/>
          <w:marBottom w:val="0"/>
          <w:divBdr>
            <w:top w:val="none" w:sz="0" w:space="0" w:color="auto"/>
            <w:left w:val="none" w:sz="0" w:space="0" w:color="auto"/>
            <w:bottom w:val="none" w:sz="0" w:space="0" w:color="auto"/>
            <w:right w:val="none" w:sz="0" w:space="0" w:color="auto"/>
          </w:divBdr>
        </w:div>
        <w:div w:id="1911038550">
          <w:marLeft w:val="1886"/>
          <w:marRight w:val="0"/>
          <w:marTop w:val="120"/>
          <w:marBottom w:val="0"/>
          <w:divBdr>
            <w:top w:val="none" w:sz="0" w:space="0" w:color="auto"/>
            <w:left w:val="none" w:sz="0" w:space="0" w:color="auto"/>
            <w:bottom w:val="none" w:sz="0" w:space="0" w:color="auto"/>
            <w:right w:val="none" w:sz="0" w:space="0" w:color="auto"/>
          </w:divBdr>
        </w:div>
        <w:div w:id="2086760540">
          <w:marLeft w:val="1886"/>
          <w:marRight w:val="0"/>
          <w:marTop w:val="120"/>
          <w:marBottom w:val="0"/>
          <w:divBdr>
            <w:top w:val="none" w:sz="0" w:space="0" w:color="auto"/>
            <w:left w:val="none" w:sz="0" w:space="0" w:color="auto"/>
            <w:bottom w:val="none" w:sz="0" w:space="0" w:color="auto"/>
            <w:right w:val="none" w:sz="0" w:space="0" w:color="auto"/>
          </w:divBdr>
        </w:div>
      </w:divsChild>
    </w:div>
    <w:div w:id="1101530698">
      <w:bodyDiv w:val="1"/>
      <w:marLeft w:val="0"/>
      <w:marRight w:val="0"/>
      <w:marTop w:val="0"/>
      <w:marBottom w:val="0"/>
      <w:divBdr>
        <w:top w:val="none" w:sz="0" w:space="0" w:color="auto"/>
        <w:left w:val="none" w:sz="0" w:space="0" w:color="auto"/>
        <w:bottom w:val="none" w:sz="0" w:space="0" w:color="auto"/>
        <w:right w:val="none" w:sz="0" w:space="0" w:color="auto"/>
      </w:divBdr>
    </w:div>
    <w:div w:id="1102647638">
      <w:bodyDiv w:val="1"/>
      <w:marLeft w:val="0"/>
      <w:marRight w:val="0"/>
      <w:marTop w:val="0"/>
      <w:marBottom w:val="0"/>
      <w:divBdr>
        <w:top w:val="none" w:sz="0" w:space="0" w:color="auto"/>
        <w:left w:val="none" w:sz="0" w:space="0" w:color="auto"/>
        <w:bottom w:val="none" w:sz="0" w:space="0" w:color="auto"/>
        <w:right w:val="none" w:sz="0" w:space="0" w:color="auto"/>
      </w:divBdr>
    </w:div>
    <w:div w:id="1102839843">
      <w:bodyDiv w:val="1"/>
      <w:marLeft w:val="0"/>
      <w:marRight w:val="0"/>
      <w:marTop w:val="0"/>
      <w:marBottom w:val="0"/>
      <w:divBdr>
        <w:top w:val="none" w:sz="0" w:space="0" w:color="auto"/>
        <w:left w:val="none" w:sz="0" w:space="0" w:color="auto"/>
        <w:bottom w:val="none" w:sz="0" w:space="0" w:color="auto"/>
        <w:right w:val="none" w:sz="0" w:space="0" w:color="auto"/>
      </w:divBdr>
    </w:div>
    <w:div w:id="1103191378">
      <w:bodyDiv w:val="1"/>
      <w:marLeft w:val="0"/>
      <w:marRight w:val="0"/>
      <w:marTop w:val="0"/>
      <w:marBottom w:val="0"/>
      <w:divBdr>
        <w:top w:val="none" w:sz="0" w:space="0" w:color="auto"/>
        <w:left w:val="none" w:sz="0" w:space="0" w:color="auto"/>
        <w:bottom w:val="none" w:sz="0" w:space="0" w:color="auto"/>
        <w:right w:val="none" w:sz="0" w:space="0" w:color="auto"/>
      </w:divBdr>
    </w:div>
    <w:div w:id="1103693515">
      <w:bodyDiv w:val="1"/>
      <w:marLeft w:val="0"/>
      <w:marRight w:val="0"/>
      <w:marTop w:val="0"/>
      <w:marBottom w:val="0"/>
      <w:divBdr>
        <w:top w:val="none" w:sz="0" w:space="0" w:color="auto"/>
        <w:left w:val="none" w:sz="0" w:space="0" w:color="auto"/>
        <w:bottom w:val="none" w:sz="0" w:space="0" w:color="auto"/>
        <w:right w:val="none" w:sz="0" w:space="0" w:color="auto"/>
      </w:divBdr>
    </w:div>
    <w:div w:id="1104034272">
      <w:bodyDiv w:val="1"/>
      <w:marLeft w:val="0"/>
      <w:marRight w:val="0"/>
      <w:marTop w:val="0"/>
      <w:marBottom w:val="0"/>
      <w:divBdr>
        <w:top w:val="none" w:sz="0" w:space="0" w:color="auto"/>
        <w:left w:val="none" w:sz="0" w:space="0" w:color="auto"/>
        <w:bottom w:val="none" w:sz="0" w:space="0" w:color="auto"/>
        <w:right w:val="none" w:sz="0" w:space="0" w:color="auto"/>
      </w:divBdr>
    </w:div>
    <w:div w:id="1104837266">
      <w:bodyDiv w:val="1"/>
      <w:marLeft w:val="0"/>
      <w:marRight w:val="0"/>
      <w:marTop w:val="0"/>
      <w:marBottom w:val="0"/>
      <w:divBdr>
        <w:top w:val="none" w:sz="0" w:space="0" w:color="auto"/>
        <w:left w:val="none" w:sz="0" w:space="0" w:color="auto"/>
        <w:bottom w:val="none" w:sz="0" w:space="0" w:color="auto"/>
        <w:right w:val="none" w:sz="0" w:space="0" w:color="auto"/>
      </w:divBdr>
      <w:divsChild>
        <w:div w:id="162014385">
          <w:marLeft w:val="1800"/>
          <w:marRight w:val="0"/>
          <w:marTop w:val="100"/>
          <w:marBottom w:val="0"/>
          <w:divBdr>
            <w:top w:val="none" w:sz="0" w:space="0" w:color="auto"/>
            <w:left w:val="none" w:sz="0" w:space="0" w:color="auto"/>
            <w:bottom w:val="none" w:sz="0" w:space="0" w:color="auto"/>
            <w:right w:val="none" w:sz="0" w:space="0" w:color="auto"/>
          </w:divBdr>
        </w:div>
        <w:div w:id="291637875">
          <w:marLeft w:val="1080"/>
          <w:marRight w:val="0"/>
          <w:marTop w:val="100"/>
          <w:marBottom w:val="0"/>
          <w:divBdr>
            <w:top w:val="none" w:sz="0" w:space="0" w:color="auto"/>
            <w:left w:val="none" w:sz="0" w:space="0" w:color="auto"/>
            <w:bottom w:val="none" w:sz="0" w:space="0" w:color="auto"/>
            <w:right w:val="none" w:sz="0" w:space="0" w:color="auto"/>
          </w:divBdr>
        </w:div>
        <w:div w:id="589855059">
          <w:marLeft w:val="360"/>
          <w:marRight w:val="0"/>
          <w:marTop w:val="200"/>
          <w:marBottom w:val="0"/>
          <w:divBdr>
            <w:top w:val="none" w:sz="0" w:space="0" w:color="auto"/>
            <w:left w:val="none" w:sz="0" w:space="0" w:color="auto"/>
            <w:bottom w:val="none" w:sz="0" w:space="0" w:color="auto"/>
            <w:right w:val="none" w:sz="0" w:space="0" w:color="auto"/>
          </w:divBdr>
        </w:div>
        <w:div w:id="631205564">
          <w:marLeft w:val="1080"/>
          <w:marRight w:val="0"/>
          <w:marTop w:val="100"/>
          <w:marBottom w:val="0"/>
          <w:divBdr>
            <w:top w:val="none" w:sz="0" w:space="0" w:color="auto"/>
            <w:left w:val="none" w:sz="0" w:space="0" w:color="auto"/>
            <w:bottom w:val="none" w:sz="0" w:space="0" w:color="auto"/>
            <w:right w:val="none" w:sz="0" w:space="0" w:color="auto"/>
          </w:divBdr>
        </w:div>
        <w:div w:id="1127309432">
          <w:marLeft w:val="1800"/>
          <w:marRight w:val="0"/>
          <w:marTop w:val="100"/>
          <w:marBottom w:val="0"/>
          <w:divBdr>
            <w:top w:val="none" w:sz="0" w:space="0" w:color="auto"/>
            <w:left w:val="none" w:sz="0" w:space="0" w:color="auto"/>
            <w:bottom w:val="none" w:sz="0" w:space="0" w:color="auto"/>
            <w:right w:val="none" w:sz="0" w:space="0" w:color="auto"/>
          </w:divBdr>
        </w:div>
        <w:div w:id="1449735138">
          <w:marLeft w:val="360"/>
          <w:marRight w:val="0"/>
          <w:marTop w:val="200"/>
          <w:marBottom w:val="0"/>
          <w:divBdr>
            <w:top w:val="none" w:sz="0" w:space="0" w:color="auto"/>
            <w:left w:val="none" w:sz="0" w:space="0" w:color="auto"/>
            <w:bottom w:val="none" w:sz="0" w:space="0" w:color="auto"/>
            <w:right w:val="none" w:sz="0" w:space="0" w:color="auto"/>
          </w:divBdr>
        </w:div>
        <w:div w:id="1944604751">
          <w:marLeft w:val="1800"/>
          <w:marRight w:val="0"/>
          <w:marTop w:val="100"/>
          <w:marBottom w:val="0"/>
          <w:divBdr>
            <w:top w:val="none" w:sz="0" w:space="0" w:color="auto"/>
            <w:left w:val="none" w:sz="0" w:space="0" w:color="auto"/>
            <w:bottom w:val="none" w:sz="0" w:space="0" w:color="auto"/>
            <w:right w:val="none" w:sz="0" w:space="0" w:color="auto"/>
          </w:divBdr>
        </w:div>
        <w:div w:id="2055615742">
          <w:marLeft w:val="1800"/>
          <w:marRight w:val="0"/>
          <w:marTop w:val="100"/>
          <w:marBottom w:val="0"/>
          <w:divBdr>
            <w:top w:val="none" w:sz="0" w:space="0" w:color="auto"/>
            <w:left w:val="none" w:sz="0" w:space="0" w:color="auto"/>
            <w:bottom w:val="none" w:sz="0" w:space="0" w:color="auto"/>
            <w:right w:val="none" w:sz="0" w:space="0" w:color="auto"/>
          </w:divBdr>
        </w:div>
        <w:div w:id="2114736949">
          <w:marLeft w:val="1080"/>
          <w:marRight w:val="0"/>
          <w:marTop w:val="100"/>
          <w:marBottom w:val="0"/>
          <w:divBdr>
            <w:top w:val="none" w:sz="0" w:space="0" w:color="auto"/>
            <w:left w:val="none" w:sz="0" w:space="0" w:color="auto"/>
            <w:bottom w:val="none" w:sz="0" w:space="0" w:color="auto"/>
            <w:right w:val="none" w:sz="0" w:space="0" w:color="auto"/>
          </w:divBdr>
        </w:div>
      </w:divsChild>
    </w:div>
    <w:div w:id="1105274646">
      <w:bodyDiv w:val="1"/>
      <w:marLeft w:val="0"/>
      <w:marRight w:val="0"/>
      <w:marTop w:val="0"/>
      <w:marBottom w:val="0"/>
      <w:divBdr>
        <w:top w:val="none" w:sz="0" w:space="0" w:color="auto"/>
        <w:left w:val="none" w:sz="0" w:space="0" w:color="auto"/>
        <w:bottom w:val="none" w:sz="0" w:space="0" w:color="auto"/>
        <w:right w:val="none" w:sz="0" w:space="0" w:color="auto"/>
      </w:divBdr>
    </w:div>
    <w:div w:id="1105688178">
      <w:bodyDiv w:val="1"/>
      <w:marLeft w:val="0"/>
      <w:marRight w:val="0"/>
      <w:marTop w:val="0"/>
      <w:marBottom w:val="0"/>
      <w:divBdr>
        <w:top w:val="none" w:sz="0" w:space="0" w:color="auto"/>
        <w:left w:val="none" w:sz="0" w:space="0" w:color="auto"/>
        <w:bottom w:val="none" w:sz="0" w:space="0" w:color="auto"/>
        <w:right w:val="none" w:sz="0" w:space="0" w:color="auto"/>
      </w:divBdr>
      <w:divsChild>
        <w:div w:id="165287005">
          <w:marLeft w:val="1166"/>
          <w:marRight w:val="0"/>
          <w:marTop w:val="67"/>
          <w:marBottom w:val="0"/>
          <w:divBdr>
            <w:top w:val="none" w:sz="0" w:space="0" w:color="auto"/>
            <w:left w:val="none" w:sz="0" w:space="0" w:color="auto"/>
            <w:bottom w:val="none" w:sz="0" w:space="0" w:color="auto"/>
            <w:right w:val="none" w:sz="0" w:space="0" w:color="auto"/>
          </w:divBdr>
        </w:div>
        <w:div w:id="171840617">
          <w:marLeft w:val="2520"/>
          <w:marRight w:val="0"/>
          <w:marTop w:val="53"/>
          <w:marBottom w:val="0"/>
          <w:divBdr>
            <w:top w:val="none" w:sz="0" w:space="0" w:color="auto"/>
            <w:left w:val="none" w:sz="0" w:space="0" w:color="auto"/>
            <w:bottom w:val="none" w:sz="0" w:space="0" w:color="auto"/>
            <w:right w:val="none" w:sz="0" w:space="0" w:color="auto"/>
          </w:divBdr>
        </w:div>
        <w:div w:id="399408343">
          <w:marLeft w:val="1800"/>
          <w:marRight w:val="0"/>
          <w:marTop w:val="62"/>
          <w:marBottom w:val="0"/>
          <w:divBdr>
            <w:top w:val="none" w:sz="0" w:space="0" w:color="auto"/>
            <w:left w:val="none" w:sz="0" w:space="0" w:color="auto"/>
            <w:bottom w:val="none" w:sz="0" w:space="0" w:color="auto"/>
            <w:right w:val="none" w:sz="0" w:space="0" w:color="auto"/>
          </w:divBdr>
        </w:div>
        <w:div w:id="564947475">
          <w:marLeft w:val="2520"/>
          <w:marRight w:val="0"/>
          <w:marTop w:val="53"/>
          <w:marBottom w:val="0"/>
          <w:divBdr>
            <w:top w:val="none" w:sz="0" w:space="0" w:color="auto"/>
            <w:left w:val="none" w:sz="0" w:space="0" w:color="auto"/>
            <w:bottom w:val="none" w:sz="0" w:space="0" w:color="auto"/>
            <w:right w:val="none" w:sz="0" w:space="0" w:color="auto"/>
          </w:divBdr>
        </w:div>
        <w:div w:id="658852408">
          <w:marLeft w:val="2520"/>
          <w:marRight w:val="0"/>
          <w:marTop w:val="53"/>
          <w:marBottom w:val="0"/>
          <w:divBdr>
            <w:top w:val="none" w:sz="0" w:space="0" w:color="auto"/>
            <w:left w:val="none" w:sz="0" w:space="0" w:color="auto"/>
            <w:bottom w:val="none" w:sz="0" w:space="0" w:color="auto"/>
            <w:right w:val="none" w:sz="0" w:space="0" w:color="auto"/>
          </w:divBdr>
        </w:div>
        <w:div w:id="833953582">
          <w:marLeft w:val="2520"/>
          <w:marRight w:val="0"/>
          <w:marTop w:val="53"/>
          <w:marBottom w:val="0"/>
          <w:divBdr>
            <w:top w:val="none" w:sz="0" w:space="0" w:color="auto"/>
            <w:left w:val="none" w:sz="0" w:space="0" w:color="auto"/>
            <w:bottom w:val="none" w:sz="0" w:space="0" w:color="auto"/>
            <w:right w:val="none" w:sz="0" w:space="0" w:color="auto"/>
          </w:divBdr>
        </w:div>
        <w:div w:id="850605436">
          <w:marLeft w:val="2520"/>
          <w:marRight w:val="0"/>
          <w:marTop w:val="53"/>
          <w:marBottom w:val="0"/>
          <w:divBdr>
            <w:top w:val="none" w:sz="0" w:space="0" w:color="auto"/>
            <w:left w:val="none" w:sz="0" w:space="0" w:color="auto"/>
            <w:bottom w:val="none" w:sz="0" w:space="0" w:color="auto"/>
            <w:right w:val="none" w:sz="0" w:space="0" w:color="auto"/>
          </w:divBdr>
        </w:div>
        <w:div w:id="1199471229">
          <w:marLeft w:val="2520"/>
          <w:marRight w:val="0"/>
          <w:marTop w:val="53"/>
          <w:marBottom w:val="0"/>
          <w:divBdr>
            <w:top w:val="none" w:sz="0" w:space="0" w:color="auto"/>
            <w:left w:val="none" w:sz="0" w:space="0" w:color="auto"/>
            <w:bottom w:val="none" w:sz="0" w:space="0" w:color="auto"/>
            <w:right w:val="none" w:sz="0" w:space="0" w:color="auto"/>
          </w:divBdr>
        </w:div>
        <w:div w:id="1209688476">
          <w:marLeft w:val="1800"/>
          <w:marRight w:val="0"/>
          <w:marTop w:val="62"/>
          <w:marBottom w:val="0"/>
          <w:divBdr>
            <w:top w:val="none" w:sz="0" w:space="0" w:color="auto"/>
            <w:left w:val="none" w:sz="0" w:space="0" w:color="auto"/>
            <w:bottom w:val="none" w:sz="0" w:space="0" w:color="auto"/>
            <w:right w:val="none" w:sz="0" w:space="0" w:color="auto"/>
          </w:divBdr>
        </w:div>
        <w:div w:id="1326780645">
          <w:marLeft w:val="2520"/>
          <w:marRight w:val="0"/>
          <w:marTop w:val="53"/>
          <w:marBottom w:val="0"/>
          <w:divBdr>
            <w:top w:val="none" w:sz="0" w:space="0" w:color="auto"/>
            <w:left w:val="none" w:sz="0" w:space="0" w:color="auto"/>
            <w:bottom w:val="none" w:sz="0" w:space="0" w:color="auto"/>
            <w:right w:val="none" w:sz="0" w:space="0" w:color="auto"/>
          </w:divBdr>
        </w:div>
        <w:div w:id="1411197503">
          <w:marLeft w:val="2520"/>
          <w:marRight w:val="0"/>
          <w:marTop w:val="53"/>
          <w:marBottom w:val="0"/>
          <w:divBdr>
            <w:top w:val="none" w:sz="0" w:space="0" w:color="auto"/>
            <w:left w:val="none" w:sz="0" w:space="0" w:color="auto"/>
            <w:bottom w:val="none" w:sz="0" w:space="0" w:color="auto"/>
            <w:right w:val="none" w:sz="0" w:space="0" w:color="auto"/>
          </w:divBdr>
        </w:div>
        <w:div w:id="1419643115">
          <w:marLeft w:val="3240"/>
          <w:marRight w:val="0"/>
          <w:marTop w:val="53"/>
          <w:marBottom w:val="0"/>
          <w:divBdr>
            <w:top w:val="none" w:sz="0" w:space="0" w:color="auto"/>
            <w:left w:val="none" w:sz="0" w:space="0" w:color="auto"/>
            <w:bottom w:val="none" w:sz="0" w:space="0" w:color="auto"/>
            <w:right w:val="none" w:sz="0" w:space="0" w:color="auto"/>
          </w:divBdr>
        </w:div>
        <w:div w:id="1475366811">
          <w:marLeft w:val="547"/>
          <w:marRight w:val="0"/>
          <w:marTop w:val="91"/>
          <w:marBottom w:val="0"/>
          <w:divBdr>
            <w:top w:val="none" w:sz="0" w:space="0" w:color="auto"/>
            <w:left w:val="none" w:sz="0" w:space="0" w:color="auto"/>
            <w:bottom w:val="none" w:sz="0" w:space="0" w:color="auto"/>
            <w:right w:val="none" w:sz="0" w:space="0" w:color="auto"/>
          </w:divBdr>
        </w:div>
        <w:div w:id="1561749285">
          <w:marLeft w:val="2520"/>
          <w:marRight w:val="0"/>
          <w:marTop w:val="53"/>
          <w:marBottom w:val="0"/>
          <w:divBdr>
            <w:top w:val="none" w:sz="0" w:space="0" w:color="auto"/>
            <w:left w:val="none" w:sz="0" w:space="0" w:color="auto"/>
            <w:bottom w:val="none" w:sz="0" w:space="0" w:color="auto"/>
            <w:right w:val="none" w:sz="0" w:space="0" w:color="auto"/>
          </w:divBdr>
        </w:div>
        <w:div w:id="1772894103">
          <w:marLeft w:val="2520"/>
          <w:marRight w:val="0"/>
          <w:marTop w:val="53"/>
          <w:marBottom w:val="0"/>
          <w:divBdr>
            <w:top w:val="none" w:sz="0" w:space="0" w:color="auto"/>
            <w:left w:val="none" w:sz="0" w:space="0" w:color="auto"/>
            <w:bottom w:val="none" w:sz="0" w:space="0" w:color="auto"/>
            <w:right w:val="none" w:sz="0" w:space="0" w:color="auto"/>
          </w:divBdr>
        </w:div>
        <w:div w:id="1959294701">
          <w:marLeft w:val="1166"/>
          <w:marRight w:val="0"/>
          <w:marTop w:val="72"/>
          <w:marBottom w:val="0"/>
          <w:divBdr>
            <w:top w:val="none" w:sz="0" w:space="0" w:color="auto"/>
            <w:left w:val="none" w:sz="0" w:space="0" w:color="auto"/>
            <w:bottom w:val="none" w:sz="0" w:space="0" w:color="auto"/>
            <w:right w:val="none" w:sz="0" w:space="0" w:color="auto"/>
          </w:divBdr>
        </w:div>
        <w:div w:id="2111582856">
          <w:marLeft w:val="1800"/>
          <w:marRight w:val="0"/>
          <w:marTop w:val="62"/>
          <w:marBottom w:val="0"/>
          <w:divBdr>
            <w:top w:val="none" w:sz="0" w:space="0" w:color="auto"/>
            <w:left w:val="none" w:sz="0" w:space="0" w:color="auto"/>
            <w:bottom w:val="none" w:sz="0" w:space="0" w:color="auto"/>
            <w:right w:val="none" w:sz="0" w:space="0" w:color="auto"/>
          </w:divBdr>
        </w:div>
      </w:divsChild>
    </w:div>
    <w:div w:id="1107042797">
      <w:bodyDiv w:val="1"/>
      <w:marLeft w:val="0"/>
      <w:marRight w:val="0"/>
      <w:marTop w:val="0"/>
      <w:marBottom w:val="0"/>
      <w:divBdr>
        <w:top w:val="none" w:sz="0" w:space="0" w:color="auto"/>
        <w:left w:val="none" w:sz="0" w:space="0" w:color="auto"/>
        <w:bottom w:val="none" w:sz="0" w:space="0" w:color="auto"/>
        <w:right w:val="none" w:sz="0" w:space="0" w:color="auto"/>
      </w:divBdr>
    </w:div>
    <w:div w:id="1108352147">
      <w:bodyDiv w:val="1"/>
      <w:marLeft w:val="0"/>
      <w:marRight w:val="0"/>
      <w:marTop w:val="0"/>
      <w:marBottom w:val="0"/>
      <w:divBdr>
        <w:top w:val="none" w:sz="0" w:space="0" w:color="auto"/>
        <w:left w:val="none" w:sz="0" w:space="0" w:color="auto"/>
        <w:bottom w:val="none" w:sz="0" w:space="0" w:color="auto"/>
        <w:right w:val="none" w:sz="0" w:space="0" w:color="auto"/>
      </w:divBdr>
    </w:div>
    <w:div w:id="1108429099">
      <w:bodyDiv w:val="1"/>
      <w:marLeft w:val="0"/>
      <w:marRight w:val="0"/>
      <w:marTop w:val="0"/>
      <w:marBottom w:val="0"/>
      <w:divBdr>
        <w:top w:val="none" w:sz="0" w:space="0" w:color="auto"/>
        <w:left w:val="none" w:sz="0" w:space="0" w:color="auto"/>
        <w:bottom w:val="none" w:sz="0" w:space="0" w:color="auto"/>
        <w:right w:val="none" w:sz="0" w:space="0" w:color="auto"/>
      </w:divBdr>
    </w:div>
    <w:div w:id="1110005953">
      <w:bodyDiv w:val="1"/>
      <w:marLeft w:val="0"/>
      <w:marRight w:val="0"/>
      <w:marTop w:val="0"/>
      <w:marBottom w:val="0"/>
      <w:divBdr>
        <w:top w:val="none" w:sz="0" w:space="0" w:color="auto"/>
        <w:left w:val="none" w:sz="0" w:space="0" w:color="auto"/>
        <w:bottom w:val="none" w:sz="0" w:space="0" w:color="auto"/>
        <w:right w:val="none" w:sz="0" w:space="0" w:color="auto"/>
      </w:divBdr>
    </w:div>
    <w:div w:id="1110707134">
      <w:bodyDiv w:val="1"/>
      <w:marLeft w:val="0"/>
      <w:marRight w:val="0"/>
      <w:marTop w:val="0"/>
      <w:marBottom w:val="0"/>
      <w:divBdr>
        <w:top w:val="none" w:sz="0" w:space="0" w:color="auto"/>
        <w:left w:val="none" w:sz="0" w:space="0" w:color="auto"/>
        <w:bottom w:val="none" w:sz="0" w:space="0" w:color="auto"/>
        <w:right w:val="none" w:sz="0" w:space="0" w:color="auto"/>
      </w:divBdr>
    </w:div>
    <w:div w:id="1111439584">
      <w:bodyDiv w:val="1"/>
      <w:marLeft w:val="0"/>
      <w:marRight w:val="0"/>
      <w:marTop w:val="0"/>
      <w:marBottom w:val="0"/>
      <w:divBdr>
        <w:top w:val="none" w:sz="0" w:space="0" w:color="auto"/>
        <w:left w:val="none" w:sz="0" w:space="0" w:color="auto"/>
        <w:bottom w:val="none" w:sz="0" w:space="0" w:color="auto"/>
        <w:right w:val="none" w:sz="0" w:space="0" w:color="auto"/>
      </w:divBdr>
    </w:div>
    <w:div w:id="1114246797">
      <w:bodyDiv w:val="1"/>
      <w:marLeft w:val="0"/>
      <w:marRight w:val="0"/>
      <w:marTop w:val="0"/>
      <w:marBottom w:val="0"/>
      <w:divBdr>
        <w:top w:val="none" w:sz="0" w:space="0" w:color="auto"/>
        <w:left w:val="none" w:sz="0" w:space="0" w:color="auto"/>
        <w:bottom w:val="none" w:sz="0" w:space="0" w:color="auto"/>
        <w:right w:val="none" w:sz="0" w:space="0" w:color="auto"/>
      </w:divBdr>
    </w:div>
    <w:div w:id="1114640849">
      <w:bodyDiv w:val="1"/>
      <w:marLeft w:val="0"/>
      <w:marRight w:val="0"/>
      <w:marTop w:val="0"/>
      <w:marBottom w:val="0"/>
      <w:divBdr>
        <w:top w:val="none" w:sz="0" w:space="0" w:color="auto"/>
        <w:left w:val="none" w:sz="0" w:space="0" w:color="auto"/>
        <w:bottom w:val="none" w:sz="0" w:space="0" w:color="auto"/>
        <w:right w:val="none" w:sz="0" w:space="0" w:color="auto"/>
      </w:divBdr>
      <w:divsChild>
        <w:div w:id="540437637">
          <w:marLeft w:val="547"/>
          <w:marRight w:val="0"/>
          <w:marTop w:val="134"/>
          <w:marBottom w:val="120"/>
          <w:divBdr>
            <w:top w:val="none" w:sz="0" w:space="0" w:color="auto"/>
            <w:left w:val="none" w:sz="0" w:space="0" w:color="auto"/>
            <w:bottom w:val="none" w:sz="0" w:space="0" w:color="auto"/>
            <w:right w:val="none" w:sz="0" w:space="0" w:color="auto"/>
          </w:divBdr>
        </w:div>
      </w:divsChild>
    </w:div>
    <w:div w:id="1114791482">
      <w:bodyDiv w:val="1"/>
      <w:marLeft w:val="0"/>
      <w:marRight w:val="0"/>
      <w:marTop w:val="0"/>
      <w:marBottom w:val="0"/>
      <w:divBdr>
        <w:top w:val="none" w:sz="0" w:space="0" w:color="auto"/>
        <w:left w:val="none" w:sz="0" w:space="0" w:color="auto"/>
        <w:bottom w:val="none" w:sz="0" w:space="0" w:color="auto"/>
        <w:right w:val="none" w:sz="0" w:space="0" w:color="auto"/>
      </w:divBdr>
    </w:div>
    <w:div w:id="1115710389">
      <w:bodyDiv w:val="1"/>
      <w:marLeft w:val="0"/>
      <w:marRight w:val="0"/>
      <w:marTop w:val="0"/>
      <w:marBottom w:val="0"/>
      <w:divBdr>
        <w:top w:val="none" w:sz="0" w:space="0" w:color="auto"/>
        <w:left w:val="none" w:sz="0" w:space="0" w:color="auto"/>
        <w:bottom w:val="none" w:sz="0" w:space="0" w:color="auto"/>
        <w:right w:val="none" w:sz="0" w:space="0" w:color="auto"/>
      </w:divBdr>
    </w:div>
    <w:div w:id="1115712045">
      <w:bodyDiv w:val="1"/>
      <w:marLeft w:val="0"/>
      <w:marRight w:val="0"/>
      <w:marTop w:val="0"/>
      <w:marBottom w:val="0"/>
      <w:divBdr>
        <w:top w:val="none" w:sz="0" w:space="0" w:color="auto"/>
        <w:left w:val="none" w:sz="0" w:space="0" w:color="auto"/>
        <w:bottom w:val="none" w:sz="0" w:space="0" w:color="auto"/>
        <w:right w:val="none" w:sz="0" w:space="0" w:color="auto"/>
      </w:divBdr>
    </w:div>
    <w:div w:id="1116676858">
      <w:bodyDiv w:val="1"/>
      <w:marLeft w:val="0"/>
      <w:marRight w:val="0"/>
      <w:marTop w:val="0"/>
      <w:marBottom w:val="0"/>
      <w:divBdr>
        <w:top w:val="none" w:sz="0" w:space="0" w:color="auto"/>
        <w:left w:val="none" w:sz="0" w:space="0" w:color="auto"/>
        <w:bottom w:val="none" w:sz="0" w:space="0" w:color="auto"/>
        <w:right w:val="none" w:sz="0" w:space="0" w:color="auto"/>
      </w:divBdr>
    </w:div>
    <w:div w:id="1116870416">
      <w:bodyDiv w:val="1"/>
      <w:marLeft w:val="0"/>
      <w:marRight w:val="0"/>
      <w:marTop w:val="0"/>
      <w:marBottom w:val="0"/>
      <w:divBdr>
        <w:top w:val="none" w:sz="0" w:space="0" w:color="auto"/>
        <w:left w:val="none" w:sz="0" w:space="0" w:color="auto"/>
        <w:bottom w:val="none" w:sz="0" w:space="0" w:color="auto"/>
        <w:right w:val="none" w:sz="0" w:space="0" w:color="auto"/>
      </w:divBdr>
      <w:divsChild>
        <w:div w:id="300893307">
          <w:marLeft w:val="1166"/>
          <w:marRight w:val="0"/>
          <w:marTop w:val="134"/>
          <w:marBottom w:val="0"/>
          <w:divBdr>
            <w:top w:val="none" w:sz="0" w:space="0" w:color="auto"/>
            <w:left w:val="none" w:sz="0" w:space="0" w:color="auto"/>
            <w:bottom w:val="none" w:sz="0" w:space="0" w:color="auto"/>
            <w:right w:val="none" w:sz="0" w:space="0" w:color="auto"/>
          </w:divBdr>
        </w:div>
        <w:div w:id="467554163">
          <w:marLeft w:val="547"/>
          <w:marRight w:val="0"/>
          <w:marTop w:val="154"/>
          <w:marBottom w:val="0"/>
          <w:divBdr>
            <w:top w:val="none" w:sz="0" w:space="0" w:color="auto"/>
            <w:left w:val="none" w:sz="0" w:space="0" w:color="auto"/>
            <w:bottom w:val="none" w:sz="0" w:space="0" w:color="auto"/>
            <w:right w:val="none" w:sz="0" w:space="0" w:color="auto"/>
          </w:divBdr>
        </w:div>
        <w:div w:id="952444364">
          <w:marLeft w:val="1800"/>
          <w:marRight w:val="0"/>
          <w:marTop w:val="115"/>
          <w:marBottom w:val="0"/>
          <w:divBdr>
            <w:top w:val="none" w:sz="0" w:space="0" w:color="auto"/>
            <w:left w:val="none" w:sz="0" w:space="0" w:color="auto"/>
            <w:bottom w:val="none" w:sz="0" w:space="0" w:color="auto"/>
            <w:right w:val="none" w:sz="0" w:space="0" w:color="auto"/>
          </w:divBdr>
        </w:div>
        <w:div w:id="1716271555">
          <w:marLeft w:val="1166"/>
          <w:marRight w:val="0"/>
          <w:marTop w:val="134"/>
          <w:marBottom w:val="0"/>
          <w:divBdr>
            <w:top w:val="none" w:sz="0" w:space="0" w:color="auto"/>
            <w:left w:val="none" w:sz="0" w:space="0" w:color="auto"/>
            <w:bottom w:val="none" w:sz="0" w:space="0" w:color="auto"/>
            <w:right w:val="none" w:sz="0" w:space="0" w:color="auto"/>
          </w:divBdr>
        </w:div>
      </w:divsChild>
    </w:div>
    <w:div w:id="1118403709">
      <w:bodyDiv w:val="1"/>
      <w:marLeft w:val="0"/>
      <w:marRight w:val="0"/>
      <w:marTop w:val="0"/>
      <w:marBottom w:val="0"/>
      <w:divBdr>
        <w:top w:val="none" w:sz="0" w:space="0" w:color="auto"/>
        <w:left w:val="none" w:sz="0" w:space="0" w:color="auto"/>
        <w:bottom w:val="none" w:sz="0" w:space="0" w:color="auto"/>
        <w:right w:val="none" w:sz="0" w:space="0" w:color="auto"/>
      </w:divBdr>
    </w:div>
    <w:div w:id="1118767043">
      <w:bodyDiv w:val="1"/>
      <w:marLeft w:val="0"/>
      <w:marRight w:val="0"/>
      <w:marTop w:val="0"/>
      <w:marBottom w:val="0"/>
      <w:divBdr>
        <w:top w:val="none" w:sz="0" w:space="0" w:color="auto"/>
        <w:left w:val="none" w:sz="0" w:space="0" w:color="auto"/>
        <w:bottom w:val="none" w:sz="0" w:space="0" w:color="auto"/>
        <w:right w:val="none" w:sz="0" w:space="0" w:color="auto"/>
      </w:divBdr>
      <w:divsChild>
        <w:div w:id="8609017">
          <w:marLeft w:val="1800"/>
          <w:marRight w:val="0"/>
          <w:marTop w:val="86"/>
          <w:marBottom w:val="0"/>
          <w:divBdr>
            <w:top w:val="none" w:sz="0" w:space="0" w:color="auto"/>
            <w:left w:val="none" w:sz="0" w:space="0" w:color="auto"/>
            <w:bottom w:val="none" w:sz="0" w:space="0" w:color="auto"/>
            <w:right w:val="none" w:sz="0" w:space="0" w:color="auto"/>
          </w:divBdr>
        </w:div>
        <w:div w:id="473526713">
          <w:marLeft w:val="1800"/>
          <w:marRight w:val="0"/>
          <w:marTop w:val="86"/>
          <w:marBottom w:val="0"/>
          <w:divBdr>
            <w:top w:val="none" w:sz="0" w:space="0" w:color="auto"/>
            <w:left w:val="none" w:sz="0" w:space="0" w:color="auto"/>
            <w:bottom w:val="none" w:sz="0" w:space="0" w:color="auto"/>
            <w:right w:val="none" w:sz="0" w:space="0" w:color="auto"/>
          </w:divBdr>
        </w:div>
        <w:div w:id="716129771">
          <w:marLeft w:val="1166"/>
          <w:marRight w:val="0"/>
          <w:marTop w:val="96"/>
          <w:marBottom w:val="0"/>
          <w:divBdr>
            <w:top w:val="none" w:sz="0" w:space="0" w:color="auto"/>
            <w:left w:val="none" w:sz="0" w:space="0" w:color="auto"/>
            <w:bottom w:val="none" w:sz="0" w:space="0" w:color="auto"/>
            <w:right w:val="none" w:sz="0" w:space="0" w:color="auto"/>
          </w:divBdr>
        </w:div>
        <w:div w:id="849871795">
          <w:marLeft w:val="1800"/>
          <w:marRight w:val="0"/>
          <w:marTop w:val="86"/>
          <w:marBottom w:val="0"/>
          <w:divBdr>
            <w:top w:val="none" w:sz="0" w:space="0" w:color="auto"/>
            <w:left w:val="none" w:sz="0" w:space="0" w:color="auto"/>
            <w:bottom w:val="none" w:sz="0" w:space="0" w:color="auto"/>
            <w:right w:val="none" w:sz="0" w:space="0" w:color="auto"/>
          </w:divBdr>
        </w:div>
        <w:div w:id="1471438460">
          <w:marLeft w:val="1800"/>
          <w:marRight w:val="0"/>
          <w:marTop w:val="86"/>
          <w:marBottom w:val="0"/>
          <w:divBdr>
            <w:top w:val="none" w:sz="0" w:space="0" w:color="auto"/>
            <w:left w:val="none" w:sz="0" w:space="0" w:color="auto"/>
            <w:bottom w:val="none" w:sz="0" w:space="0" w:color="auto"/>
            <w:right w:val="none" w:sz="0" w:space="0" w:color="auto"/>
          </w:divBdr>
        </w:div>
        <w:div w:id="1537893250">
          <w:marLeft w:val="547"/>
          <w:marRight w:val="0"/>
          <w:marTop w:val="0"/>
          <w:marBottom w:val="0"/>
          <w:divBdr>
            <w:top w:val="none" w:sz="0" w:space="0" w:color="auto"/>
            <w:left w:val="none" w:sz="0" w:space="0" w:color="auto"/>
            <w:bottom w:val="none" w:sz="0" w:space="0" w:color="auto"/>
            <w:right w:val="none" w:sz="0" w:space="0" w:color="auto"/>
          </w:divBdr>
        </w:div>
        <w:div w:id="1843274522">
          <w:marLeft w:val="1166"/>
          <w:marRight w:val="0"/>
          <w:marTop w:val="96"/>
          <w:marBottom w:val="0"/>
          <w:divBdr>
            <w:top w:val="none" w:sz="0" w:space="0" w:color="auto"/>
            <w:left w:val="none" w:sz="0" w:space="0" w:color="auto"/>
            <w:bottom w:val="none" w:sz="0" w:space="0" w:color="auto"/>
            <w:right w:val="none" w:sz="0" w:space="0" w:color="auto"/>
          </w:divBdr>
        </w:div>
        <w:div w:id="1914507734">
          <w:marLeft w:val="1800"/>
          <w:marRight w:val="0"/>
          <w:marTop w:val="86"/>
          <w:marBottom w:val="0"/>
          <w:divBdr>
            <w:top w:val="none" w:sz="0" w:space="0" w:color="auto"/>
            <w:left w:val="none" w:sz="0" w:space="0" w:color="auto"/>
            <w:bottom w:val="none" w:sz="0" w:space="0" w:color="auto"/>
            <w:right w:val="none" w:sz="0" w:space="0" w:color="auto"/>
          </w:divBdr>
        </w:div>
        <w:div w:id="2052417116">
          <w:marLeft w:val="1166"/>
          <w:marRight w:val="0"/>
          <w:marTop w:val="0"/>
          <w:marBottom w:val="0"/>
          <w:divBdr>
            <w:top w:val="none" w:sz="0" w:space="0" w:color="auto"/>
            <w:left w:val="none" w:sz="0" w:space="0" w:color="auto"/>
            <w:bottom w:val="none" w:sz="0" w:space="0" w:color="auto"/>
            <w:right w:val="none" w:sz="0" w:space="0" w:color="auto"/>
          </w:divBdr>
        </w:div>
      </w:divsChild>
    </w:div>
    <w:div w:id="1119102068">
      <w:bodyDiv w:val="1"/>
      <w:marLeft w:val="0"/>
      <w:marRight w:val="0"/>
      <w:marTop w:val="0"/>
      <w:marBottom w:val="0"/>
      <w:divBdr>
        <w:top w:val="none" w:sz="0" w:space="0" w:color="auto"/>
        <w:left w:val="none" w:sz="0" w:space="0" w:color="auto"/>
        <w:bottom w:val="none" w:sz="0" w:space="0" w:color="auto"/>
        <w:right w:val="none" w:sz="0" w:space="0" w:color="auto"/>
      </w:divBdr>
      <w:divsChild>
        <w:div w:id="1253049232">
          <w:marLeft w:val="360"/>
          <w:marRight w:val="0"/>
          <w:marTop w:val="200"/>
          <w:marBottom w:val="0"/>
          <w:divBdr>
            <w:top w:val="none" w:sz="0" w:space="0" w:color="auto"/>
            <w:left w:val="none" w:sz="0" w:space="0" w:color="auto"/>
            <w:bottom w:val="none" w:sz="0" w:space="0" w:color="auto"/>
            <w:right w:val="none" w:sz="0" w:space="0" w:color="auto"/>
          </w:divBdr>
        </w:div>
      </w:divsChild>
    </w:div>
    <w:div w:id="1120101114">
      <w:bodyDiv w:val="1"/>
      <w:marLeft w:val="0"/>
      <w:marRight w:val="0"/>
      <w:marTop w:val="0"/>
      <w:marBottom w:val="0"/>
      <w:divBdr>
        <w:top w:val="none" w:sz="0" w:space="0" w:color="auto"/>
        <w:left w:val="none" w:sz="0" w:space="0" w:color="auto"/>
        <w:bottom w:val="none" w:sz="0" w:space="0" w:color="auto"/>
        <w:right w:val="none" w:sz="0" w:space="0" w:color="auto"/>
      </w:divBdr>
      <w:divsChild>
        <w:div w:id="114914275">
          <w:marLeft w:val="1166"/>
          <w:marRight w:val="0"/>
          <w:marTop w:val="115"/>
          <w:marBottom w:val="0"/>
          <w:divBdr>
            <w:top w:val="none" w:sz="0" w:space="0" w:color="auto"/>
            <w:left w:val="none" w:sz="0" w:space="0" w:color="auto"/>
            <w:bottom w:val="none" w:sz="0" w:space="0" w:color="auto"/>
            <w:right w:val="none" w:sz="0" w:space="0" w:color="auto"/>
          </w:divBdr>
        </w:div>
        <w:div w:id="484276968">
          <w:marLeft w:val="1800"/>
          <w:marRight w:val="0"/>
          <w:marTop w:val="96"/>
          <w:marBottom w:val="0"/>
          <w:divBdr>
            <w:top w:val="none" w:sz="0" w:space="0" w:color="auto"/>
            <w:left w:val="none" w:sz="0" w:space="0" w:color="auto"/>
            <w:bottom w:val="none" w:sz="0" w:space="0" w:color="auto"/>
            <w:right w:val="none" w:sz="0" w:space="0" w:color="auto"/>
          </w:divBdr>
        </w:div>
        <w:div w:id="735393648">
          <w:marLeft w:val="1166"/>
          <w:marRight w:val="0"/>
          <w:marTop w:val="115"/>
          <w:marBottom w:val="0"/>
          <w:divBdr>
            <w:top w:val="none" w:sz="0" w:space="0" w:color="auto"/>
            <w:left w:val="none" w:sz="0" w:space="0" w:color="auto"/>
            <w:bottom w:val="none" w:sz="0" w:space="0" w:color="auto"/>
            <w:right w:val="none" w:sz="0" w:space="0" w:color="auto"/>
          </w:divBdr>
        </w:div>
        <w:div w:id="1064792353">
          <w:marLeft w:val="1800"/>
          <w:marRight w:val="0"/>
          <w:marTop w:val="96"/>
          <w:marBottom w:val="0"/>
          <w:divBdr>
            <w:top w:val="none" w:sz="0" w:space="0" w:color="auto"/>
            <w:left w:val="none" w:sz="0" w:space="0" w:color="auto"/>
            <w:bottom w:val="none" w:sz="0" w:space="0" w:color="auto"/>
            <w:right w:val="none" w:sz="0" w:space="0" w:color="auto"/>
          </w:divBdr>
        </w:div>
        <w:div w:id="1492912757">
          <w:marLeft w:val="1800"/>
          <w:marRight w:val="0"/>
          <w:marTop w:val="96"/>
          <w:marBottom w:val="0"/>
          <w:divBdr>
            <w:top w:val="none" w:sz="0" w:space="0" w:color="auto"/>
            <w:left w:val="none" w:sz="0" w:space="0" w:color="auto"/>
            <w:bottom w:val="none" w:sz="0" w:space="0" w:color="auto"/>
            <w:right w:val="none" w:sz="0" w:space="0" w:color="auto"/>
          </w:divBdr>
        </w:div>
        <w:div w:id="1722515271">
          <w:marLeft w:val="547"/>
          <w:marRight w:val="0"/>
          <w:marTop w:val="134"/>
          <w:marBottom w:val="0"/>
          <w:divBdr>
            <w:top w:val="none" w:sz="0" w:space="0" w:color="auto"/>
            <w:left w:val="none" w:sz="0" w:space="0" w:color="auto"/>
            <w:bottom w:val="none" w:sz="0" w:space="0" w:color="auto"/>
            <w:right w:val="none" w:sz="0" w:space="0" w:color="auto"/>
          </w:divBdr>
        </w:div>
      </w:divsChild>
    </w:div>
    <w:div w:id="1121218582">
      <w:bodyDiv w:val="1"/>
      <w:marLeft w:val="0"/>
      <w:marRight w:val="0"/>
      <w:marTop w:val="0"/>
      <w:marBottom w:val="0"/>
      <w:divBdr>
        <w:top w:val="none" w:sz="0" w:space="0" w:color="auto"/>
        <w:left w:val="none" w:sz="0" w:space="0" w:color="auto"/>
        <w:bottom w:val="none" w:sz="0" w:space="0" w:color="auto"/>
        <w:right w:val="none" w:sz="0" w:space="0" w:color="auto"/>
      </w:divBdr>
    </w:div>
    <w:div w:id="1121724939">
      <w:bodyDiv w:val="1"/>
      <w:marLeft w:val="0"/>
      <w:marRight w:val="0"/>
      <w:marTop w:val="0"/>
      <w:marBottom w:val="0"/>
      <w:divBdr>
        <w:top w:val="none" w:sz="0" w:space="0" w:color="auto"/>
        <w:left w:val="none" w:sz="0" w:space="0" w:color="auto"/>
        <w:bottom w:val="none" w:sz="0" w:space="0" w:color="auto"/>
        <w:right w:val="none" w:sz="0" w:space="0" w:color="auto"/>
      </w:divBdr>
    </w:div>
    <w:div w:id="1121731507">
      <w:bodyDiv w:val="1"/>
      <w:marLeft w:val="0"/>
      <w:marRight w:val="0"/>
      <w:marTop w:val="0"/>
      <w:marBottom w:val="0"/>
      <w:divBdr>
        <w:top w:val="none" w:sz="0" w:space="0" w:color="auto"/>
        <w:left w:val="none" w:sz="0" w:space="0" w:color="auto"/>
        <w:bottom w:val="none" w:sz="0" w:space="0" w:color="auto"/>
        <w:right w:val="none" w:sz="0" w:space="0" w:color="auto"/>
      </w:divBdr>
      <w:divsChild>
        <w:div w:id="48964070">
          <w:marLeft w:val="0"/>
          <w:marRight w:val="0"/>
          <w:marTop w:val="96"/>
          <w:marBottom w:val="0"/>
          <w:divBdr>
            <w:top w:val="none" w:sz="0" w:space="0" w:color="auto"/>
            <w:left w:val="none" w:sz="0" w:space="0" w:color="auto"/>
            <w:bottom w:val="none" w:sz="0" w:space="0" w:color="auto"/>
            <w:right w:val="none" w:sz="0" w:space="0" w:color="auto"/>
          </w:divBdr>
        </w:div>
        <w:div w:id="131991564">
          <w:marLeft w:val="1166"/>
          <w:marRight w:val="0"/>
          <w:marTop w:val="77"/>
          <w:marBottom w:val="0"/>
          <w:divBdr>
            <w:top w:val="none" w:sz="0" w:space="0" w:color="auto"/>
            <w:left w:val="none" w:sz="0" w:space="0" w:color="auto"/>
            <w:bottom w:val="none" w:sz="0" w:space="0" w:color="auto"/>
            <w:right w:val="none" w:sz="0" w:space="0" w:color="auto"/>
          </w:divBdr>
        </w:div>
        <w:div w:id="534655023">
          <w:marLeft w:val="1800"/>
          <w:marRight w:val="0"/>
          <w:marTop w:val="58"/>
          <w:marBottom w:val="0"/>
          <w:divBdr>
            <w:top w:val="none" w:sz="0" w:space="0" w:color="auto"/>
            <w:left w:val="none" w:sz="0" w:space="0" w:color="auto"/>
            <w:bottom w:val="none" w:sz="0" w:space="0" w:color="auto"/>
            <w:right w:val="none" w:sz="0" w:space="0" w:color="auto"/>
          </w:divBdr>
        </w:div>
        <w:div w:id="575238603">
          <w:marLeft w:val="0"/>
          <w:marRight w:val="0"/>
          <w:marTop w:val="96"/>
          <w:marBottom w:val="0"/>
          <w:divBdr>
            <w:top w:val="none" w:sz="0" w:space="0" w:color="auto"/>
            <w:left w:val="none" w:sz="0" w:space="0" w:color="auto"/>
            <w:bottom w:val="none" w:sz="0" w:space="0" w:color="auto"/>
            <w:right w:val="none" w:sz="0" w:space="0" w:color="auto"/>
          </w:divBdr>
        </w:div>
        <w:div w:id="647131795">
          <w:marLeft w:val="1166"/>
          <w:marRight w:val="0"/>
          <w:marTop w:val="77"/>
          <w:marBottom w:val="0"/>
          <w:divBdr>
            <w:top w:val="none" w:sz="0" w:space="0" w:color="auto"/>
            <w:left w:val="none" w:sz="0" w:space="0" w:color="auto"/>
            <w:bottom w:val="none" w:sz="0" w:space="0" w:color="auto"/>
            <w:right w:val="none" w:sz="0" w:space="0" w:color="auto"/>
          </w:divBdr>
        </w:div>
        <w:div w:id="882522890">
          <w:marLeft w:val="1166"/>
          <w:marRight w:val="0"/>
          <w:marTop w:val="77"/>
          <w:marBottom w:val="0"/>
          <w:divBdr>
            <w:top w:val="none" w:sz="0" w:space="0" w:color="auto"/>
            <w:left w:val="none" w:sz="0" w:space="0" w:color="auto"/>
            <w:bottom w:val="none" w:sz="0" w:space="0" w:color="auto"/>
            <w:right w:val="none" w:sz="0" w:space="0" w:color="auto"/>
          </w:divBdr>
        </w:div>
        <w:div w:id="996568649">
          <w:marLeft w:val="0"/>
          <w:marRight w:val="0"/>
          <w:marTop w:val="96"/>
          <w:marBottom w:val="0"/>
          <w:divBdr>
            <w:top w:val="none" w:sz="0" w:space="0" w:color="auto"/>
            <w:left w:val="none" w:sz="0" w:space="0" w:color="auto"/>
            <w:bottom w:val="none" w:sz="0" w:space="0" w:color="auto"/>
            <w:right w:val="none" w:sz="0" w:space="0" w:color="auto"/>
          </w:divBdr>
        </w:div>
        <w:div w:id="1407845148">
          <w:marLeft w:val="1166"/>
          <w:marRight w:val="0"/>
          <w:marTop w:val="77"/>
          <w:marBottom w:val="0"/>
          <w:divBdr>
            <w:top w:val="none" w:sz="0" w:space="0" w:color="auto"/>
            <w:left w:val="none" w:sz="0" w:space="0" w:color="auto"/>
            <w:bottom w:val="none" w:sz="0" w:space="0" w:color="auto"/>
            <w:right w:val="none" w:sz="0" w:space="0" w:color="auto"/>
          </w:divBdr>
        </w:div>
        <w:div w:id="1507939839">
          <w:marLeft w:val="1166"/>
          <w:marRight w:val="0"/>
          <w:marTop w:val="77"/>
          <w:marBottom w:val="0"/>
          <w:divBdr>
            <w:top w:val="none" w:sz="0" w:space="0" w:color="auto"/>
            <w:left w:val="none" w:sz="0" w:space="0" w:color="auto"/>
            <w:bottom w:val="none" w:sz="0" w:space="0" w:color="auto"/>
            <w:right w:val="none" w:sz="0" w:space="0" w:color="auto"/>
          </w:divBdr>
        </w:div>
        <w:div w:id="1517186417">
          <w:marLeft w:val="1166"/>
          <w:marRight w:val="0"/>
          <w:marTop w:val="77"/>
          <w:marBottom w:val="0"/>
          <w:divBdr>
            <w:top w:val="none" w:sz="0" w:space="0" w:color="auto"/>
            <w:left w:val="none" w:sz="0" w:space="0" w:color="auto"/>
            <w:bottom w:val="none" w:sz="0" w:space="0" w:color="auto"/>
            <w:right w:val="none" w:sz="0" w:space="0" w:color="auto"/>
          </w:divBdr>
        </w:div>
        <w:div w:id="1976907335">
          <w:marLeft w:val="1800"/>
          <w:marRight w:val="0"/>
          <w:marTop w:val="58"/>
          <w:marBottom w:val="0"/>
          <w:divBdr>
            <w:top w:val="none" w:sz="0" w:space="0" w:color="auto"/>
            <w:left w:val="none" w:sz="0" w:space="0" w:color="auto"/>
            <w:bottom w:val="none" w:sz="0" w:space="0" w:color="auto"/>
            <w:right w:val="none" w:sz="0" w:space="0" w:color="auto"/>
          </w:divBdr>
        </w:div>
        <w:div w:id="2047679053">
          <w:marLeft w:val="1166"/>
          <w:marRight w:val="0"/>
          <w:marTop w:val="77"/>
          <w:marBottom w:val="0"/>
          <w:divBdr>
            <w:top w:val="none" w:sz="0" w:space="0" w:color="auto"/>
            <w:left w:val="none" w:sz="0" w:space="0" w:color="auto"/>
            <w:bottom w:val="none" w:sz="0" w:space="0" w:color="auto"/>
            <w:right w:val="none" w:sz="0" w:space="0" w:color="auto"/>
          </w:divBdr>
        </w:div>
        <w:div w:id="2137750370">
          <w:marLeft w:val="1166"/>
          <w:marRight w:val="0"/>
          <w:marTop w:val="77"/>
          <w:marBottom w:val="0"/>
          <w:divBdr>
            <w:top w:val="none" w:sz="0" w:space="0" w:color="auto"/>
            <w:left w:val="none" w:sz="0" w:space="0" w:color="auto"/>
            <w:bottom w:val="none" w:sz="0" w:space="0" w:color="auto"/>
            <w:right w:val="none" w:sz="0" w:space="0" w:color="auto"/>
          </w:divBdr>
        </w:div>
        <w:div w:id="2141877151">
          <w:marLeft w:val="1166"/>
          <w:marRight w:val="0"/>
          <w:marTop w:val="77"/>
          <w:marBottom w:val="0"/>
          <w:divBdr>
            <w:top w:val="none" w:sz="0" w:space="0" w:color="auto"/>
            <w:left w:val="none" w:sz="0" w:space="0" w:color="auto"/>
            <w:bottom w:val="none" w:sz="0" w:space="0" w:color="auto"/>
            <w:right w:val="none" w:sz="0" w:space="0" w:color="auto"/>
          </w:divBdr>
        </w:div>
      </w:divsChild>
    </w:div>
    <w:div w:id="1122066788">
      <w:bodyDiv w:val="1"/>
      <w:marLeft w:val="0"/>
      <w:marRight w:val="0"/>
      <w:marTop w:val="0"/>
      <w:marBottom w:val="0"/>
      <w:divBdr>
        <w:top w:val="none" w:sz="0" w:space="0" w:color="auto"/>
        <w:left w:val="none" w:sz="0" w:space="0" w:color="auto"/>
        <w:bottom w:val="none" w:sz="0" w:space="0" w:color="auto"/>
        <w:right w:val="none" w:sz="0" w:space="0" w:color="auto"/>
      </w:divBdr>
    </w:div>
    <w:div w:id="1123571864">
      <w:bodyDiv w:val="1"/>
      <w:marLeft w:val="0"/>
      <w:marRight w:val="0"/>
      <w:marTop w:val="0"/>
      <w:marBottom w:val="0"/>
      <w:divBdr>
        <w:top w:val="none" w:sz="0" w:space="0" w:color="auto"/>
        <w:left w:val="none" w:sz="0" w:space="0" w:color="auto"/>
        <w:bottom w:val="none" w:sz="0" w:space="0" w:color="auto"/>
        <w:right w:val="none" w:sz="0" w:space="0" w:color="auto"/>
      </w:divBdr>
      <w:divsChild>
        <w:div w:id="52705425">
          <w:marLeft w:val="360"/>
          <w:marRight w:val="0"/>
          <w:marTop w:val="200"/>
          <w:marBottom w:val="0"/>
          <w:divBdr>
            <w:top w:val="none" w:sz="0" w:space="0" w:color="auto"/>
            <w:left w:val="none" w:sz="0" w:space="0" w:color="auto"/>
            <w:bottom w:val="none" w:sz="0" w:space="0" w:color="auto"/>
            <w:right w:val="none" w:sz="0" w:space="0" w:color="auto"/>
          </w:divBdr>
        </w:div>
        <w:div w:id="258026290">
          <w:marLeft w:val="360"/>
          <w:marRight w:val="0"/>
          <w:marTop w:val="200"/>
          <w:marBottom w:val="0"/>
          <w:divBdr>
            <w:top w:val="none" w:sz="0" w:space="0" w:color="auto"/>
            <w:left w:val="none" w:sz="0" w:space="0" w:color="auto"/>
            <w:bottom w:val="none" w:sz="0" w:space="0" w:color="auto"/>
            <w:right w:val="none" w:sz="0" w:space="0" w:color="auto"/>
          </w:divBdr>
        </w:div>
        <w:div w:id="327250596">
          <w:marLeft w:val="360"/>
          <w:marRight w:val="0"/>
          <w:marTop w:val="200"/>
          <w:marBottom w:val="0"/>
          <w:divBdr>
            <w:top w:val="none" w:sz="0" w:space="0" w:color="auto"/>
            <w:left w:val="none" w:sz="0" w:space="0" w:color="auto"/>
            <w:bottom w:val="none" w:sz="0" w:space="0" w:color="auto"/>
            <w:right w:val="none" w:sz="0" w:space="0" w:color="auto"/>
          </w:divBdr>
        </w:div>
        <w:div w:id="369569177">
          <w:marLeft w:val="360"/>
          <w:marRight w:val="0"/>
          <w:marTop w:val="200"/>
          <w:marBottom w:val="0"/>
          <w:divBdr>
            <w:top w:val="none" w:sz="0" w:space="0" w:color="auto"/>
            <w:left w:val="none" w:sz="0" w:space="0" w:color="auto"/>
            <w:bottom w:val="none" w:sz="0" w:space="0" w:color="auto"/>
            <w:right w:val="none" w:sz="0" w:space="0" w:color="auto"/>
          </w:divBdr>
        </w:div>
        <w:div w:id="420108567">
          <w:marLeft w:val="1080"/>
          <w:marRight w:val="0"/>
          <w:marTop w:val="100"/>
          <w:marBottom w:val="0"/>
          <w:divBdr>
            <w:top w:val="none" w:sz="0" w:space="0" w:color="auto"/>
            <w:left w:val="none" w:sz="0" w:space="0" w:color="auto"/>
            <w:bottom w:val="none" w:sz="0" w:space="0" w:color="auto"/>
            <w:right w:val="none" w:sz="0" w:space="0" w:color="auto"/>
          </w:divBdr>
        </w:div>
        <w:div w:id="591011640">
          <w:marLeft w:val="1080"/>
          <w:marRight w:val="0"/>
          <w:marTop w:val="100"/>
          <w:marBottom w:val="0"/>
          <w:divBdr>
            <w:top w:val="none" w:sz="0" w:space="0" w:color="auto"/>
            <w:left w:val="none" w:sz="0" w:space="0" w:color="auto"/>
            <w:bottom w:val="none" w:sz="0" w:space="0" w:color="auto"/>
            <w:right w:val="none" w:sz="0" w:space="0" w:color="auto"/>
          </w:divBdr>
        </w:div>
        <w:div w:id="677194323">
          <w:marLeft w:val="1080"/>
          <w:marRight w:val="0"/>
          <w:marTop w:val="100"/>
          <w:marBottom w:val="0"/>
          <w:divBdr>
            <w:top w:val="none" w:sz="0" w:space="0" w:color="auto"/>
            <w:left w:val="none" w:sz="0" w:space="0" w:color="auto"/>
            <w:bottom w:val="none" w:sz="0" w:space="0" w:color="auto"/>
            <w:right w:val="none" w:sz="0" w:space="0" w:color="auto"/>
          </w:divBdr>
        </w:div>
        <w:div w:id="706029335">
          <w:marLeft w:val="1080"/>
          <w:marRight w:val="0"/>
          <w:marTop w:val="100"/>
          <w:marBottom w:val="0"/>
          <w:divBdr>
            <w:top w:val="none" w:sz="0" w:space="0" w:color="auto"/>
            <w:left w:val="none" w:sz="0" w:space="0" w:color="auto"/>
            <w:bottom w:val="none" w:sz="0" w:space="0" w:color="auto"/>
            <w:right w:val="none" w:sz="0" w:space="0" w:color="auto"/>
          </w:divBdr>
        </w:div>
        <w:div w:id="972754076">
          <w:marLeft w:val="360"/>
          <w:marRight w:val="0"/>
          <w:marTop w:val="200"/>
          <w:marBottom w:val="0"/>
          <w:divBdr>
            <w:top w:val="none" w:sz="0" w:space="0" w:color="auto"/>
            <w:left w:val="none" w:sz="0" w:space="0" w:color="auto"/>
            <w:bottom w:val="none" w:sz="0" w:space="0" w:color="auto"/>
            <w:right w:val="none" w:sz="0" w:space="0" w:color="auto"/>
          </w:divBdr>
        </w:div>
        <w:div w:id="988242204">
          <w:marLeft w:val="1800"/>
          <w:marRight w:val="0"/>
          <w:marTop w:val="100"/>
          <w:marBottom w:val="0"/>
          <w:divBdr>
            <w:top w:val="none" w:sz="0" w:space="0" w:color="auto"/>
            <w:left w:val="none" w:sz="0" w:space="0" w:color="auto"/>
            <w:bottom w:val="none" w:sz="0" w:space="0" w:color="auto"/>
            <w:right w:val="none" w:sz="0" w:space="0" w:color="auto"/>
          </w:divBdr>
        </w:div>
        <w:div w:id="1049037814">
          <w:marLeft w:val="1080"/>
          <w:marRight w:val="0"/>
          <w:marTop w:val="100"/>
          <w:marBottom w:val="0"/>
          <w:divBdr>
            <w:top w:val="none" w:sz="0" w:space="0" w:color="auto"/>
            <w:left w:val="none" w:sz="0" w:space="0" w:color="auto"/>
            <w:bottom w:val="none" w:sz="0" w:space="0" w:color="auto"/>
            <w:right w:val="none" w:sz="0" w:space="0" w:color="auto"/>
          </w:divBdr>
        </w:div>
        <w:div w:id="1690257786">
          <w:marLeft w:val="360"/>
          <w:marRight w:val="0"/>
          <w:marTop w:val="200"/>
          <w:marBottom w:val="0"/>
          <w:divBdr>
            <w:top w:val="none" w:sz="0" w:space="0" w:color="auto"/>
            <w:left w:val="none" w:sz="0" w:space="0" w:color="auto"/>
            <w:bottom w:val="none" w:sz="0" w:space="0" w:color="auto"/>
            <w:right w:val="none" w:sz="0" w:space="0" w:color="auto"/>
          </w:divBdr>
        </w:div>
      </w:divsChild>
    </w:div>
    <w:div w:id="1124150433">
      <w:bodyDiv w:val="1"/>
      <w:marLeft w:val="0"/>
      <w:marRight w:val="0"/>
      <w:marTop w:val="0"/>
      <w:marBottom w:val="0"/>
      <w:divBdr>
        <w:top w:val="none" w:sz="0" w:space="0" w:color="auto"/>
        <w:left w:val="none" w:sz="0" w:space="0" w:color="auto"/>
        <w:bottom w:val="none" w:sz="0" w:space="0" w:color="auto"/>
        <w:right w:val="none" w:sz="0" w:space="0" w:color="auto"/>
      </w:divBdr>
    </w:div>
    <w:div w:id="1125194045">
      <w:bodyDiv w:val="1"/>
      <w:marLeft w:val="0"/>
      <w:marRight w:val="0"/>
      <w:marTop w:val="0"/>
      <w:marBottom w:val="0"/>
      <w:divBdr>
        <w:top w:val="none" w:sz="0" w:space="0" w:color="auto"/>
        <w:left w:val="none" w:sz="0" w:space="0" w:color="auto"/>
        <w:bottom w:val="none" w:sz="0" w:space="0" w:color="auto"/>
        <w:right w:val="none" w:sz="0" w:space="0" w:color="auto"/>
      </w:divBdr>
      <w:divsChild>
        <w:div w:id="1212689232">
          <w:marLeft w:val="547"/>
          <w:marRight w:val="0"/>
          <w:marTop w:val="115"/>
          <w:marBottom w:val="0"/>
          <w:divBdr>
            <w:top w:val="none" w:sz="0" w:space="0" w:color="auto"/>
            <w:left w:val="none" w:sz="0" w:space="0" w:color="auto"/>
            <w:bottom w:val="none" w:sz="0" w:space="0" w:color="auto"/>
            <w:right w:val="none" w:sz="0" w:space="0" w:color="auto"/>
          </w:divBdr>
        </w:div>
        <w:div w:id="1958751523">
          <w:marLeft w:val="547"/>
          <w:marRight w:val="0"/>
          <w:marTop w:val="115"/>
          <w:marBottom w:val="0"/>
          <w:divBdr>
            <w:top w:val="none" w:sz="0" w:space="0" w:color="auto"/>
            <w:left w:val="none" w:sz="0" w:space="0" w:color="auto"/>
            <w:bottom w:val="none" w:sz="0" w:space="0" w:color="auto"/>
            <w:right w:val="none" w:sz="0" w:space="0" w:color="auto"/>
          </w:divBdr>
        </w:div>
        <w:div w:id="2079210438">
          <w:marLeft w:val="1166"/>
          <w:marRight w:val="0"/>
          <w:marTop w:val="96"/>
          <w:marBottom w:val="0"/>
          <w:divBdr>
            <w:top w:val="none" w:sz="0" w:space="0" w:color="auto"/>
            <w:left w:val="none" w:sz="0" w:space="0" w:color="auto"/>
            <w:bottom w:val="none" w:sz="0" w:space="0" w:color="auto"/>
            <w:right w:val="none" w:sz="0" w:space="0" w:color="auto"/>
          </w:divBdr>
        </w:div>
      </w:divsChild>
    </w:div>
    <w:div w:id="1125655180">
      <w:bodyDiv w:val="1"/>
      <w:marLeft w:val="0"/>
      <w:marRight w:val="0"/>
      <w:marTop w:val="0"/>
      <w:marBottom w:val="0"/>
      <w:divBdr>
        <w:top w:val="none" w:sz="0" w:space="0" w:color="auto"/>
        <w:left w:val="none" w:sz="0" w:space="0" w:color="auto"/>
        <w:bottom w:val="none" w:sz="0" w:space="0" w:color="auto"/>
        <w:right w:val="none" w:sz="0" w:space="0" w:color="auto"/>
      </w:divBdr>
      <w:divsChild>
        <w:div w:id="1221287981">
          <w:marLeft w:val="1080"/>
          <w:marRight w:val="0"/>
          <w:marTop w:val="100"/>
          <w:marBottom w:val="0"/>
          <w:divBdr>
            <w:top w:val="none" w:sz="0" w:space="0" w:color="auto"/>
            <w:left w:val="none" w:sz="0" w:space="0" w:color="auto"/>
            <w:bottom w:val="none" w:sz="0" w:space="0" w:color="auto"/>
            <w:right w:val="none" w:sz="0" w:space="0" w:color="auto"/>
          </w:divBdr>
        </w:div>
        <w:div w:id="1376353102">
          <w:marLeft w:val="1080"/>
          <w:marRight w:val="0"/>
          <w:marTop w:val="100"/>
          <w:marBottom w:val="0"/>
          <w:divBdr>
            <w:top w:val="none" w:sz="0" w:space="0" w:color="auto"/>
            <w:left w:val="none" w:sz="0" w:space="0" w:color="auto"/>
            <w:bottom w:val="none" w:sz="0" w:space="0" w:color="auto"/>
            <w:right w:val="none" w:sz="0" w:space="0" w:color="auto"/>
          </w:divBdr>
        </w:div>
        <w:div w:id="1808860500">
          <w:marLeft w:val="1800"/>
          <w:marRight w:val="0"/>
          <w:marTop w:val="100"/>
          <w:marBottom w:val="0"/>
          <w:divBdr>
            <w:top w:val="none" w:sz="0" w:space="0" w:color="auto"/>
            <w:left w:val="none" w:sz="0" w:space="0" w:color="auto"/>
            <w:bottom w:val="none" w:sz="0" w:space="0" w:color="auto"/>
            <w:right w:val="none" w:sz="0" w:space="0" w:color="auto"/>
          </w:divBdr>
        </w:div>
        <w:div w:id="2025663728">
          <w:marLeft w:val="360"/>
          <w:marRight w:val="0"/>
          <w:marTop w:val="200"/>
          <w:marBottom w:val="0"/>
          <w:divBdr>
            <w:top w:val="none" w:sz="0" w:space="0" w:color="auto"/>
            <w:left w:val="none" w:sz="0" w:space="0" w:color="auto"/>
            <w:bottom w:val="none" w:sz="0" w:space="0" w:color="auto"/>
            <w:right w:val="none" w:sz="0" w:space="0" w:color="auto"/>
          </w:divBdr>
        </w:div>
      </w:divsChild>
    </w:div>
    <w:div w:id="1126507071">
      <w:bodyDiv w:val="1"/>
      <w:marLeft w:val="0"/>
      <w:marRight w:val="0"/>
      <w:marTop w:val="0"/>
      <w:marBottom w:val="0"/>
      <w:divBdr>
        <w:top w:val="none" w:sz="0" w:space="0" w:color="auto"/>
        <w:left w:val="none" w:sz="0" w:space="0" w:color="auto"/>
        <w:bottom w:val="none" w:sz="0" w:space="0" w:color="auto"/>
        <w:right w:val="none" w:sz="0" w:space="0" w:color="auto"/>
      </w:divBdr>
      <w:divsChild>
        <w:div w:id="455878099">
          <w:marLeft w:val="547"/>
          <w:marRight w:val="0"/>
          <w:marTop w:val="115"/>
          <w:marBottom w:val="0"/>
          <w:divBdr>
            <w:top w:val="none" w:sz="0" w:space="0" w:color="auto"/>
            <w:left w:val="none" w:sz="0" w:space="0" w:color="auto"/>
            <w:bottom w:val="none" w:sz="0" w:space="0" w:color="auto"/>
            <w:right w:val="none" w:sz="0" w:space="0" w:color="auto"/>
          </w:divBdr>
        </w:div>
        <w:div w:id="1020856727">
          <w:marLeft w:val="1166"/>
          <w:marRight w:val="0"/>
          <w:marTop w:val="96"/>
          <w:marBottom w:val="0"/>
          <w:divBdr>
            <w:top w:val="none" w:sz="0" w:space="0" w:color="auto"/>
            <w:left w:val="none" w:sz="0" w:space="0" w:color="auto"/>
            <w:bottom w:val="none" w:sz="0" w:space="0" w:color="auto"/>
            <w:right w:val="none" w:sz="0" w:space="0" w:color="auto"/>
          </w:divBdr>
        </w:div>
        <w:div w:id="1219047304">
          <w:marLeft w:val="1166"/>
          <w:marRight w:val="0"/>
          <w:marTop w:val="96"/>
          <w:marBottom w:val="0"/>
          <w:divBdr>
            <w:top w:val="none" w:sz="0" w:space="0" w:color="auto"/>
            <w:left w:val="none" w:sz="0" w:space="0" w:color="auto"/>
            <w:bottom w:val="none" w:sz="0" w:space="0" w:color="auto"/>
            <w:right w:val="none" w:sz="0" w:space="0" w:color="auto"/>
          </w:divBdr>
        </w:div>
        <w:div w:id="1279024159">
          <w:marLeft w:val="1166"/>
          <w:marRight w:val="0"/>
          <w:marTop w:val="96"/>
          <w:marBottom w:val="0"/>
          <w:divBdr>
            <w:top w:val="none" w:sz="0" w:space="0" w:color="auto"/>
            <w:left w:val="none" w:sz="0" w:space="0" w:color="auto"/>
            <w:bottom w:val="none" w:sz="0" w:space="0" w:color="auto"/>
            <w:right w:val="none" w:sz="0" w:space="0" w:color="auto"/>
          </w:divBdr>
        </w:div>
        <w:div w:id="1319306762">
          <w:marLeft w:val="1166"/>
          <w:marRight w:val="0"/>
          <w:marTop w:val="96"/>
          <w:marBottom w:val="0"/>
          <w:divBdr>
            <w:top w:val="none" w:sz="0" w:space="0" w:color="auto"/>
            <w:left w:val="none" w:sz="0" w:space="0" w:color="auto"/>
            <w:bottom w:val="none" w:sz="0" w:space="0" w:color="auto"/>
            <w:right w:val="none" w:sz="0" w:space="0" w:color="auto"/>
          </w:divBdr>
        </w:div>
        <w:div w:id="1379233711">
          <w:marLeft w:val="1800"/>
          <w:marRight w:val="0"/>
          <w:marTop w:val="86"/>
          <w:marBottom w:val="0"/>
          <w:divBdr>
            <w:top w:val="none" w:sz="0" w:space="0" w:color="auto"/>
            <w:left w:val="none" w:sz="0" w:space="0" w:color="auto"/>
            <w:bottom w:val="none" w:sz="0" w:space="0" w:color="auto"/>
            <w:right w:val="none" w:sz="0" w:space="0" w:color="auto"/>
          </w:divBdr>
        </w:div>
        <w:div w:id="1423377278">
          <w:marLeft w:val="1166"/>
          <w:marRight w:val="0"/>
          <w:marTop w:val="96"/>
          <w:marBottom w:val="0"/>
          <w:divBdr>
            <w:top w:val="none" w:sz="0" w:space="0" w:color="auto"/>
            <w:left w:val="none" w:sz="0" w:space="0" w:color="auto"/>
            <w:bottom w:val="none" w:sz="0" w:space="0" w:color="auto"/>
            <w:right w:val="none" w:sz="0" w:space="0" w:color="auto"/>
          </w:divBdr>
        </w:div>
        <w:div w:id="1702702893">
          <w:marLeft w:val="547"/>
          <w:marRight w:val="0"/>
          <w:marTop w:val="115"/>
          <w:marBottom w:val="0"/>
          <w:divBdr>
            <w:top w:val="none" w:sz="0" w:space="0" w:color="auto"/>
            <w:left w:val="none" w:sz="0" w:space="0" w:color="auto"/>
            <w:bottom w:val="none" w:sz="0" w:space="0" w:color="auto"/>
            <w:right w:val="none" w:sz="0" w:space="0" w:color="auto"/>
          </w:divBdr>
        </w:div>
        <w:div w:id="1773088460">
          <w:marLeft w:val="1166"/>
          <w:marRight w:val="0"/>
          <w:marTop w:val="96"/>
          <w:marBottom w:val="0"/>
          <w:divBdr>
            <w:top w:val="none" w:sz="0" w:space="0" w:color="auto"/>
            <w:left w:val="none" w:sz="0" w:space="0" w:color="auto"/>
            <w:bottom w:val="none" w:sz="0" w:space="0" w:color="auto"/>
            <w:right w:val="none" w:sz="0" w:space="0" w:color="auto"/>
          </w:divBdr>
        </w:div>
      </w:divsChild>
    </w:div>
    <w:div w:id="1126968698">
      <w:bodyDiv w:val="1"/>
      <w:marLeft w:val="0"/>
      <w:marRight w:val="0"/>
      <w:marTop w:val="0"/>
      <w:marBottom w:val="0"/>
      <w:divBdr>
        <w:top w:val="none" w:sz="0" w:space="0" w:color="auto"/>
        <w:left w:val="none" w:sz="0" w:space="0" w:color="auto"/>
        <w:bottom w:val="none" w:sz="0" w:space="0" w:color="auto"/>
        <w:right w:val="none" w:sz="0" w:space="0" w:color="auto"/>
      </w:divBdr>
      <w:divsChild>
        <w:div w:id="142625155">
          <w:marLeft w:val="720"/>
          <w:marRight w:val="0"/>
          <w:marTop w:val="0"/>
          <w:marBottom w:val="0"/>
          <w:divBdr>
            <w:top w:val="none" w:sz="0" w:space="0" w:color="auto"/>
            <w:left w:val="none" w:sz="0" w:space="0" w:color="auto"/>
            <w:bottom w:val="none" w:sz="0" w:space="0" w:color="auto"/>
            <w:right w:val="none" w:sz="0" w:space="0" w:color="auto"/>
          </w:divBdr>
        </w:div>
        <w:div w:id="146553545">
          <w:marLeft w:val="720"/>
          <w:marRight w:val="0"/>
          <w:marTop w:val="0"/>
          <w:marBottom w:val="0"/>
          <w:divBdr>
            <w:top w:val="none" w:sz="0" w:space="0" w:color="auto"/>
            <w:left w:val="none" w:sz="0" w:space="0" w:color="auto"/>
            <w:bottom w:val="none" w:sz="0" w:space="0" w:color="auto"/>
            <w:right w:val="none" w:sz="0" w:space="0" w:color="auto"/>
          </w:divBdr>
        </w:div>
        <w:div w:id="769394851">
          <w:marLeft w:val="1440"/>
          <w:marRight w:val="0"/>
          <w:marTop w:val="0"/>
          <w:marBottom w:val="0"/>
          <w:divBdr>
            <w:top w:val="none" w:sz="0" w:space="0" w:color="auto"/>
            <w:left w:val="none" w:sz="0" w:space="0" w:color="auto"/>
            <w:bottom w:val="none" w:sz="0" w:space="0" w:color="auto"/>
            <w:right w:val="none" w:sz="0" w:space="0" w:color="auto"/>
          </w:divBdr>
        </w:div>
        <w:div w:id="858082982">
          <w:marLeft w:val="720"/>
          <w:marRight w:val="0"/>
          <w:marTop w:val="0"/>
          <w:marBottom w:val="0"/>
          <w:divBdr>
            <w:top w:val="none" w:sz="0" w:space="0" w:color="auto"/>
            <w:left w:val="none" w:sz="0" w:space="0" w:color="auto"/>
            <w:bottom w:val="none" w:sz="0" w:space="0" w:color="auto"/>
            <w:right w:val="none" w:sz="0" w:space="0" w:color="auto"/>
          </w:divBdr>
        </w:div>
        <w:div w:id="1210452957">
          <w:marLeft w:val="1440"/>
          <w:marRight w:val="0"/>
          <w:marTop w:val="0"/>
          <w:marBottom w:val="0"/>
          <w:divBdr>
            <w:top w:val="none" w:sz="0" w:space="0" w:color="auto"/>
            <w:left w:val="none" w:sz="0" w:space="0" w:color="auto"/>
            <w:bottom w:val="none" w:sz="0" w:space="0" w:color="auto"/>
            <w:right w:val="none" w:sz="0" w:space="0" w:color="auto"/>
          </w:divBdr>
        </w:div>
        <w:div w:id="2060981138">
          <w:marLeft w:val="1440"/>
          <w:marRight w:val="0"/>
          <w:marTop w:val="0"/>
          <w:marBottom w:val="0"/>
          <w:divBdr>
            <w:top w:val="none" w:sz="0" w:space="0" w:color="auto"/>
            <w:left w:val="none" w:sz="0" w:space="0" w:color="auto"/>
            <w:bottom w:val="none" w:sz="0" w:space="0" w:color="auto"/>
            <w:right w:val="none" w:sz="0" w:space="0" w:color="auto"/>
          </w:divBdr>
        </w:div>
        <w:div w:id="2112048738">
          <w:marLeft w:val="720"/>
          <w:marRight w:val="0"/>
          <w:marTop w:val="0"/>
          <w:marBottom w:val="0"/>
          <w:divBdr>
            <w:top w:val="none" w:sz="0" w:space="0" w:color="auto"/>
            <w:left w:val="none" w:sz="0" w:space="0" w:color="auto"/>
            <w:bottom w:val="none" w:sz="0" w:space="0" w:color="auto"/>
            <w:right w:val="none" w:sz="0" w:space="0" w:color="auto"/>
          </w:divBdr>
        </w:div>
      </w:divsChild>
    </w:div>
    <w:div w:id="1127116150">
      <w:bodyDiv w:val="1"/>
      <w:marLeft w:val="0"/>
      <w:marRight w:val="0"/>
      <w:marTop w:val="0"/>
      <w:marBottom w:val="0"/>
      <w:divBdr>
        <w:top w:val="none" w:sz="0" w:space="0" w:color="auto"/>
        <w:left w:val="none" w:sz="0" w:space="0" w:color="auto"/>
        <w:bottom w:val="none" w:sz="0" w:space="0" w:color="auto"/>
        <w:right w:val="none" w:sz="0" w:space="0" w:color="auto"/>
      </w:divBdr>
    </w:div>
    <w:div w:id="1127626077">
      <w:bodyDiv w:val="1"/>
      <w:marLeft w:val="0"/>
      <w:marRight w:val="0"/>
      <w:marTop w:val="0"/>
      <w:marBottom w:val="0"/>
      <w:divBdr>
        <w:top w:val="none" w:sz="0" w:space="0" w:color="auto"/>
        <w:left w:val="none" w:sz="0" w:space="0" w:color="auto"/>
        <w:bottom w:val="none" w:sz="0" w:space="0" w:color="auto"/>
        <w:right w:val="none" w:sz="0" w:space="0" w:color="auto"/>
      </w:divBdr>
    </w:div>
    <w:div w:id="1128284663">
      <w:bodyDiv w:val="1"/>
      <w:marLeft w:val="0"/>
      <w:marRight w:val="0"/>
      <w:marTop w:val="0"/>
      <w:marBottom w:val="0"/>
      <w:divBdr>
        <w:top w:val="none" w:sz="0" w:space="0" w:color="auto"/>
        <w:left w:val="none" w:sz="0" w:space="0" w:color="auto"/>
        <w:bottom w:val="none" w:sz="0" w:space="0" w:color="auto"/>
        <w:right w:val="none" w:sz="0" w:space="0" w:color="auto"/>
      </w:divBdr>
    </w:div>
    <w:div w:id="1128669778">
      <w:bodyDiv w:val="1"/>
      <w:marLeft w:val="0"/>
      <w:marRight w:val="0"/>
      <w:marTop w:val="0"/>
      <w:marBottom w:val="0"/>
      <w:divBdr>
        <w:top w:val="none" w:sz="0" w:space="0" w:color="auto"/>
        <w:left w:val="none" w:sz="0" w:space="0" w:color="auto"/>
        <w:bottom w:val="none" w:sz="0" w:space="0" w:color="auto"/>
        <w:right w:val="none" w:sz="0" w:space="0" w:color="auto"/>
      </w:divBdr>
    </w:div>
    <w:div w:id="1129125467">
      <w:bodyDiv w:val="1"/>
      <w:marLeft w:val="0"/>
      <w:marRight w:val="0"/>
      <w:marTop w:val="0"/>
      <w:marBottom w:val="0"/>
      <w:divBdr>
        <w:top w:val="none" w:sz="0" w:space="0" w:color="auto"/>
        <w:left w:val="none" w:sz="0" w:space="0" w:color="auto"/>
        <w:bottom w:val="none" w:sz="0" w:space="0" w:color="auto"/>
        <w:right w:val="none" w:sz="0" w:space="0" w:color="auto"/>
      </w:divBdr>
      <w:divsChild>
        <w:div w:id="315649160">
          <w:marLeft w:val="1166"/>
          <w:marRight w:val="0"/>
          <w:marTop w:val="96"/>
          <w:marBottom w:val="0"/>
          <w:divBdr>
            <w:top w:val="none" w:sz="0" w:space="0" w:color="auto"/>
            <w:left w:val="none" w:sz="0" w:space="0" w:color="auto"/>
            <w:bottom w:val="none" w:sz="0" w:space="0" w:color="auto"/>
            <w:right w:val="none" w:sz="0" w:space="0" w:color="auto"/>
          </w:divBdr>
        </w:div>
        <w:div w:id="442919905">
          <w:marLeft w:val="547"/>
          <w:marRight w:val="0"/>
          <w:marTop w:val="115"/>
          <w:marBottom w:val="0"/>
          <w:divBdr>
            <w:top w:val="none" w:sz="0" w:space="0" w:color="auto"/>
            <w:left w:val="none" w:sz="0" w:space="0" w:color="auto"/>
            <w:bottom w:val="none" w:sz="0" w:space="0" w:color="auto"/>
            <w:right w:val="none" w:sz="0" w:space="0" w:color="auto"/>
          </w:divBdr>
        </w:div>
      </w:divsChild>
    </w:div>
    <w:div w:id="1129515210">
      <w:bodyDiv w:val="1"/>
      <w:marLeft w:val="0"/>
      <w:marRight w:val="0"/>
      <w:marTop w:val="0"/>
      <w:marBottom w:val="0"/>
      <w:divBdr>
        <w:top w:val="none" w:sz="0" w:space="0" w:color="auto"/>
        <w:left w:val="none" w:sz="0" w:space="0" w:color="auto"/>
        <w:bottom w:val="none" w:sz="0" w:space="0" w:color="auto"/>
        <w:right w:val="none" w:sz="0" w:space="0" w:color="auto"/>
      </w:divBdr>
    </w:div>
    <w:div w:id="1130635825">
      <w:bodyDiv w:val="1"/>
      <w:marLeft w:val="0"/>
      <w:marRight w:val="0"/>
      <w:marTop w:val="0"/>
      <w:marBottom w:val="0"/>
      <w:divBdr>
        <w:top w:val="none" w:sz="0" w:space="0" w:color="auto"/>
        <w:left w:val="none" w:sz="0" w:space="0" w:color="auto"/>
        <w:bottom w:val="none" w:sz="0" w:space="0" w:color="auto"/>
        <w:right w:val="none" w:sz="0" w:space="0" w:color="auto"/>
      </w:divBdr>
    </w:div>
    <w:div w:id="1130978390">
      <w:bodyDiv w:val="1"/>
      <w:marLeft w:val="0"/>
      <w:marRight w:val="0"/>
      <w:marTop w:val="0"/>
      <w:marBottom w:val="0"/>
      <w:divBdr>
        <w:top w:val="none" w:sz="0" w:space="0" w:color="auto"/>
        <w:left w:val="none" w:sz="0" w:space="0" w:color="auto"/>
        <w:bottom w:val="none" w:sz="0" w:space="0" w:color="auto"/>
        <w:right w:val="none" w:sz="0" w:space="0" w:color="auto"/>
      </w:divBdr>
      <w:divsChild>
        <w:div w:id="62023506">
          <w:marLeft w:val="0"/>
          <w:marRight w:val="0"/>
          <w:marTop w:val="0"/>
          <w:marBottom w:val="0"/>
          <w:divBdr>
            <w:top w:val="none" w:sz="0" w:space="0" w:color="auto"/>
            <w:left w:val="none" w:sz="0" w:space="0" w:color="auto"/>
            <w:bottom w:val="none" w:sz="0" w:space="0" w:color="auto"/>
            <w:right w:val="none" w:sz="0" w:space="0" w:color="auto"/>
          </w:divBdr>
        </w:div>
        <w:div w:id="86123273">
          <w:marLeft w:val="0"/>
          <w:marRight w:val="0"/>
          <w:marTop w:val="0"/>
          <w:marBottom w:val="0"/>
          <w:divBdr>
            <w:top w:val="none" w:sz="0" w:space="0" w:color="auto"/>
            <w:left w:val="none" w:sz="0" w:space="0" w:color="auto"/>
            <w:bottom w:val="none" w:sz="0" w:space="0" w:color="auto"/>
            <w:right w:val="none" w:sz="0" w:space="0" w:color="auto"/>
          </w:divBdr>
        </w:div>
        <w:div w:id="146828875">
          <w:marLeft w:val="0"/>
          <w:marRight w:val="0"/>
          <w:marTop w:val="0"/>
          <w:marBottom w:val="0"/>
          <w:divBdr>
            <w:top w:val="none" w:sz="0" w:space="0" w:color="auto"/>
            <w:left w:val="none" w:sz="0" w:space="0" w:color="auto"/>
            <w:bottom w:val="none" w:sz="0" w:space="0" w:color="auto"/>
            <w:right w:val="none" w:sz="0" w:space="0" w:color="auto"/>
          </w:divBdr>
        </w:div>
        <w:div w:id="195700746">
          <w:marLeft w:val="0"/>
          <w:marRight w:val="0"/>
          <w:marTop w:val="0"/>
          <w:marBottom w:val="0"/>
          <w:divBdr>
            <w:top w:val="none" w:sz="0" w:space="0" w:color="auto"/>
            <w:left w:val="none" w:sz="0" w:space="0" w:color="auto"/>
            <w:bottom w:val="none" w:sz="0" w:space="0" w:color="auto"/>
            <w:right w:val="none" w:sz="0" w:space="0" w:color="auto"/>
          </w:divBdr>
        </w:div>
        <w:div w:id="200830310">
          <w:marLeft w:val="0"/>
          <w:marRight w:val="0"/>
          <w:marTop w:val="0"/>
          <w:marBottom w:val="0"/>
          <w:divBdr>
            <w:top w:val="none" w:sz="0" w:space="0" w:color="auto"/>
            <w:left w:val="none" w:sz="0" w:space="0" w:color="auto"/>
            <w:bottom w:val="none" w:sz="0" w:space="0" w:color="auto"/>
            <w:right w:val="none" w:sz="0" w:space="0" w:color="auto"/>
          </w:divBdr>
        </w:div>
        <w:div w:id="322665098">
          <w:marLeft w:val="0"/>
          <w:marRight w:val="0"/>
          <w:marTop w:val="0"/>
          <w:marBottom w:val="0"/>
          <w:divBdr>
            <w:top w:val="none" w:sz="0" w:space="0" w:color="auto"/>
            <w:left w:val="none" w:sz="0" w:space="0" w:color="auto"/>
            <w:bottom w:val="none" w:sz="0" w:space="0" w:color="auto"/>
            <w:right w:val="none" w:sz="0" w:space="0" w:color="auto"/>
          </w:divBdr>
        </w:div>
        <w:div w:id="353968117">
          <w:marLeft w:val="0"/>
          <w:marRight w:val="0"/>
          <w:marTop w:val="0"/>
          <w:marBottom w:val="0"/>
          <w:divBdr>
            <w:top w:val="none" w:sz="0" w:space="0" w:color="auto"/>
            <w:left w:val="none" w:sz="0" w:space="0" w:color="auto"/>
            <w:bottom w:val="none" w:sz="0" w:space="0" w:color="auto"/>
            <w:right w:val="none" w:sz="0" w:space="0" w:color="auto"/>
          </w:divBdr>
        </w:div>
        <w:div w:id="358817594">
          <w:marLeft w:val="0"/>
          <w:marRight w:val="0"/>
          <w:marTop w:val="0"/>
          <w:marBottom w:val="0"/>
          <w:divBdr>
            <w:top w:val="none" w:sz="0" w:space="0" w:color="auto"/>
            <w:left w:val="none" w:sz="0" w:space="0" w:color="auto"/>
            <w:bottom w:val="none" w:sz="0" w:space="0" w:color="auto"/>
            <w:right w:val="none" w:sz="0" w:space="0" w:color="auto"/>
          </w:divBdr>
        </w:div>
        <w:div w:id="526870585">
          <w:marLeft w:val="0"/>
          <w:marRight w:val="0"/>
          <w:marTop w:val="0"/>
          <w:marBottom w:val="0"/>
          <w:divBdr>
            <w:top w:val="none" w:sz="0" w:space="0" w:color="auto"/>
            <w:left w:val="none" w:sz="0" w:space="0" w:color="auto"/>
            <w:bottom w:val="none" w:sz="0" w:space="0" w:color="auto"/>
            <w:right w:val="none" w:sz="0" w:space="0" w:color="auto"/>
          </w:divBdr>
        </w:div>
        <w:div w:id="548542115">
          <w:marLeft w:val="0"/>
          <w:marRight w:val="0"/>
          <w:marTop w:val="0"/>
          <w:marBottom w:val="0"/>
          <w:divBdr>
            <w:top w:val="none" w:sz="0" w:space="0" w:color="auto"/>
            <w:left w:val="none" w:sz="0" w:space="0" w:color="auto"/>
            <w:bottom w:val="none" w:sz="0" w:space="0" w:color="auto"/>
            <w:right w:val="none" w:sz="0" w:space="0" w:color="auto"/>
          </w:divBdr>
        </w:div>
        <w:div w:id="563873382">
          <w:marLeft w:val="0"/>
          <w:marRight w:val="0"/>
          <w:marTop w:val="0"/>
          <w:marBottom w:val="0"/>
          <w:divBdr>
            <w:top w:val="none" w:sz="0" w:space="0" w:color="auto"/>
            <w:left w:val="none" w:sz="0" w:space="0" w:color="auto"/>
            <w:bottom w:val="none" w:sz="0" w:space="0" w:color="auto"/>
            <w:right w:val="none" w:sz="0" w:space="0" w:color="auto"/>
          </w:divBdr>
        </w:div>
        <w:div w:id="675153048">
          <w:marLeft w:val="0"/>
          <w:marRight w:val="0"/>
          <w:marTop w:val="0"/>
          <w:marBottom w:val="0"/>
          <w:divBdr>
            <w:top w:val="none" w:sz="0" w:space="0" w:color="auto"/>
            <w:left w:val="none" w:sz="0" w:space="0" w:color="auto"/>
            <w:bottom w:val="none" w:sz="0" w:space="0" w:color="auto"/>
            <w:right w:val="none" w:sz="0" w:space="0" w:color="auto"/>
          </w:divBdr>
        </w:div>
        <w:div w:id="796795038">
          <w:marLeft w:val="0"/>
          <w:marRight w:val="0"/>
          <w:marTop w:val="0"/>
          <w:marBottom w:val="0"/>
          <w:divBdr>
            <w:top w:val="none" w:sz="0" w:space="0" w:color="auto"/>
            <w:left w:val="none" w:sz="0" w:space="0" w:color="auto"/>
            <w:bottom w:val="none" w:sz="0" w:space="0" w:color="auto"/>
            <w:right w:val="none" w:sz="0" w:space="0" w:color="auto"/>
          </w:divBdr>
        </w:div>
        <w:div w:id="806553350">
          <w:marLeft w:val="0"/>
          <w:marRight w:val="0"/>
          <w:marTop w:val="0"/>
          <w:marBottom w:val="0"/>
          <w:divBdr>
            <w:top w:val="none" w:sz="0" w:space="0" w:color="auto"/>
            <w:left w:val="none" w:sz="0" w:space="0" w:color="auto"/>
            <w:bottom w:val="none" w:sz="0" w:space="0" w:color="auto"/>
            <w:right w:val="none" w:sz="0" w:space="0" w:color="auto"/>
          </w:divBdr>
        </w:div>
        <w:div w:id="818183316">
          <w:marLeft w:val="0"/>
          <w:marRight w:val="0"/>
          <w:marTop w:val="0"/>
          <w:marBottom w:val="0"/>
          <w:divBdr>
            <w:top w:val="none" w:sz="0" w:space="0" w:color="auto"/>
            <w:left w:val="none" w:sz="0" w:space="0" w:color="auto"/>
            <w:bottom w:val="none" w:sz="0" w:space="0" w:color="auto"/>
            <w:right w:val="none" w:sz="0" w:space="0" w:color="auto"/>
          </w:divBdr>
        </w:div>
        <w:div w:id="923028340">
          <w:marLeft w:val="0"/>
          <w:marRight w:val="0"/>
          <w:marTop w:val="0"/>
          <w:marBottom w:val="0"/>
          <w:divBdr>
            <w:top w:val="none" w:sz="0" w:space="0" w:color="auto"/>
            <w:left w:val="none" w:sz="0" w:space="0" w:color="auto"/>
            <w:bottom w:val="none" w:sz="0" w:space="0" w:color="auto"/>
            <w:right w:val="none" w:sz="0" w:space="0" w:color="auto"/>
          </w:divBdr>
        </w:div>
        <w:div w:id="941061704">
          <w:marLeft w:val="0"/>
          <w:marRight w:val="0"/>
          <w:marTop w:val="0"/>
          <w:marBottom w:val="0"/>
          <w:divBdr>
            <w:top w:val="none" w:sz="0" w:space="0" w:color="auto"/>
            <w:left w:val="none" w:sz="0" w:space="0" w:color="auto"/>
            <w:bottom w:val="none" w:sz="0" w:space="0" w:color="auto"/>
            <w:right w:val="none" w:sz="0" w:space="0" w:color="auto"/>
          </w:divBdr>
        </w:div>
        <w:div w:id="1113357244">
          <w:marLeft w:val="0"/>
          <w:marRight w:val="0"/>
          <w:marTop w:val="0"/>
          <w:marBottom w:val="0"/>
          <w:divBdr>
            <w:top w:val="none" w:sz="0" w:space="0" w:color="auto"/>
            <w:left w:val="none" w:sz="0" w:space="0" w:color="auto"/>
            <w:bottom w:val="none" w:sz="0" w:space="0" w:color="auto"/>
            <w:right w:val="none" w:sz="0" w:space="0" w:color="auto"/>
          </w:divBdr>
        </w:div>
        <w:div w:id="1303464888">
          <w:marLeft w:val="0"/>
          <w:marRight w:val="0"/>
          <w:marTop w:val="0"/>
          <w:marBottom w:val="0"/>
          <w:divBdr>
            <w:top w:val="none" w:sz="0" w:space="0" w:color="auto"/>
            <w:left w:val="none" w:sz="0" w:space="0" w:color="auto"/>
            <w:bottom w:val="none" w:sz="0" w:space="0" w:color="auto"/>
            <w:right w:val="none" w:sz="0" w:space="0" w:color="auto"/>
          </w:divBdr>
        </w:div>
        <w:div w:id="1325010392">
          <w:marLeft w:val="0"/>
          <w:marRight w:val="0"/>
          <w:marTop w:val="0"/>
          <w:marBottom w:val="0"/>
          <w:divBdr>
            <w:top w:val="none" w:sz="0" w:space="0" w:color="auto"/>
            <w:left w:val="none" w:sz="0" w:space="0" w:color="auto"/>
            <w:bottom w:val="none" w:sz="0" w:space="0" w:color="auto"/>
            <w:right w:val="none" w:sz="0" w:space="0" w:color="auto"/>
          </w:divBdr>
        </w:div>
        <w:div w:id="1393964333">
          <w:marLeft w:val="0"/>
          <w:marRight w:val="0"/>
          <w:marTop w:val="0"/>
          <w:marBottom w:val="0"/>
          <w:divBdr>
            <w:top w:val="none" w:sz="0" w:space="0" w:color="auto"/>
            <w:left w:val="none" w:sz="0" w:space="0" w:color="auto"/>
            <w:bottom w:val="none" w:sz="0" w:space="0" w:color="auto"/>
            <w:right w:val="none" w:sz="0" w:space="0" w:color="auto"/>
          </w:divBdr>
        </w:div>
        <w:div w:id="1412656654">
          <w:marLeft w:val="0"/>
          <w:marRight w:val="0"/>
          <w:marTop w:val="0"/>
          <w:marBottom w:val="0"/>
          <w:divBdr>
            <w:top w:val="none" w:sz="0" w:space="0" w:color="auto"/>
            <w:left w:val="none" w:sz="0" w:space="0" w:color="auto"/>
            <w:bottom w:val="none" w:sz="0" w:space="0" w:color="auto"/>
            <w:right w:val="none" w:sz="0" w:space="0" w:color="auto"/>
          </w:divBdr>
        </w:div>
        <w:div w:id="1448817942">
          <w:marLeft w:val="0"/>
          <w:marRight w:val="0"/>
          <w:marTop w:val="0"/>
          <w:marBottom w:val="0"/>
          <w:divBdr>
            <w:top w:val="none" w:sz="0" w:space="0" w:color="auto"/>
            <w:left w:val="none" w:sz="0" w:space="0" w:color="auto"/>
            <w:bottom w:val="none" w:sz="0" w:space="0" w:color="auto"/>
            <w:right w:val="none" w:sz="0" w:space="0" w:color="auto"/>
          </w:divBdr>
        </w:div>
        <w:div w:id="1522549477">
          <w:marLeft w:val="0"/>
          <w:marRight w:val="0"/>
          <w:marTop w:val="0"/>
          <w:marBottom w:val="0"/>
          <w:divBdr>
            <w:top w:val="none" w:sz="0" w:space="0" w:color="auto"/>
            <w:left w:val="none" w:sz="0" w:space="0" w:color="auto"/>
            <w:bottom w:val="none" w:sz="0" w:space="0" w:color="auto"/>
            <w:right w:val="none" w:sz="0" w:space="0" w:color="auto"/>
          </w:divBdr>
        </w:div>
        <w:div w:id="1545364018">
          <w:marLeft w:val="0"/>
          <w:marRight w:val="0"/>
          <w:marTop w:val="0"/>
          <w:marBottom w:val="0"/>
          <w:divBdr>
            <w:top w:val="none" w:sz="0" w:space="0" w:color="auto"/>
            <w:left w:val="none" w:sz="0" w:space="0" w:color="auto"/>
            <w:bottom w:val="none" w:sz="0" w:space="0" w:color="auto"/>
            <w:right w:val="none" w:sz="0" w:space="0" w:color="auto"/>
          </w:divBdr>
        </w:div>
        <w:div w:id="1674457325">
          <w:marLeft w:val="0"/>
          <w:marRight w:val="0"/>
          <w:marTop w:val="0"/>
          <w:marBottom w:val="0"/>
          <w:divBdr>
            <w:top w:val="none" w:sz="0" w:space="0" w:color="auto"/>
            <w:left w:val="none" w:sz="0" w:space="0" w:color="auto"/>
            <w:bottom w:val="none" w:sz="0" w:space="0" w:color="auto"/>
            <w:right w:val="none" w:sz="0" w:space="0" w:color="auto"/>
          </w:divBdr>
        </w:div>
        <w:div w:id="1957368418">
          <w:marLeft w:val="0"/>
          <w:marRight w:val="0"/>
          <w:marTop w:val="0"/>
          <w:marBottom w:val="0"/>
          <w:divBdr>
            <w:top w:val="none" w:sz="0" w:space="0" w:color="auto"/>
            <w:left w:val="none" w:sz="0" w:space="0" w:color="auto"/>
            <w:bottom w:val="none" w:sz="0" w:space="0" w:color="auto"/>
            <w:right w:val="none" w:sz="0" w:space="0" w:color="auto"/>
          </w:divBdr>
        </w:div>
        <w:div w:id="2017418355">
          <w:marLeft w:val="0"/>
          <w:marRight w:val="0"/>
          <w:marTop w:val="0"/>
          <w:marBottom w:val="0"/>
          <w:divBdr>
            <w:top w:val="none" w:sz="0" w:space="0" w:color="auto"/>
            <w:left w:val="none" w:sz="0" w:space="0" w:color="auto"/>
            <w:bottom w:val="none" w:sz="0" w:space="0" w:color="auto"/>
            <w:right w:val="none" w:sz="0" w:space="0" w:color="auto"/>
          </w:divBdr>
        </w:div>
        <w:div w:id="2037584040">
          <w:marLeft w:val="0"/>
          <w:marRight w:val="0"/>
          <w:marTop w:val="0"/>
          <w:marBottom w:val="0"/>
          <w:divBdr>
            <w:top w:val="none" w:sz="0" w:space="0" w:color="auto"/>
            <w:left w:val="none" w:sz="0" w:space="0" w:color="auto"/>
            <w:bottom w:val="none" w:sz="0" w:space="0" w:color="auto"/>
            <w:right w:val="none" w:sz="0" w:space="0" w:color="auto"/>
          </w:divBdr>
        </w:div>
        <w:div w:id="2062705563">
          <w:marLeft w:val="0"/>
          <w:marRight w:val="0"/>
          <w:marTop w:val="0"/>
          <w:marBottom w:val="0"/>
          <w:divBdr>
            <w:top w:val="none" w:sz="0" w:space="0" w:color="auto"/>
            <w:left w:val="none" w:sz="0" w:space="0" w:color="auto"/>
            <w:bottom w:val="none" w:sz="0" w:space="0" w:color="auto"/>
            <w:right w:val="none" w:sz="0" w:space="0" w:color="auto"/>
          </w:divBdr>
        </w:div>
        <w:div w:id="2070689239">
          <w:marLeft w:val="0"/>
          <w:marRight w:val="0"/>
          <w:marTop w:val="0"/>
          <w:marBottom w:val="0"/>
          <w:divBdr>
            <w:top w:val="none" w:sz="0" w:space="0" w:color="auto"/>
            <w:left w:val="none" w:sz="0" w:space="0" w:color="auto"/>
            <w:bottom w:val="none" w:sz="0" w:space="0" w:color="auto"/>
            <w:right w:val="none" w:sz="0" w:space="0" w:color="auto"/>
          </w:divBdr>
        </w:div>
        <w:div w:id="2093039169">
          <w:marLeft w:val="0"/>
          <w:marRight w:val="0"/>
          <w:marTop w:val="0"/>
          <w:marBottom w:val="0"/>
          <w:divBdr>
            <w:top w:val="none" w:sz="0" w:space="0" w:color="auto"/>
            <w:left w:val="none" w:sz="0" w:space="0" w:color="auto"/>
            <w:bottom w:val="none" w:sz="0" w:space="0" w:color="auto"/>
            <w:right w:val="none" w:sz="0" w:space="0" w:color="auto"/>
          </w:divBdr>
        </w:div>
        <w:div w:id="2136439732">
          <w:marLeft w:val="0"/>
          <w:marRight w:val="0"/>
          <w:marTop w:val="0"/>
          <w:marBottom w:val="0"/>
          <w:divBdr>
            <w:top w:val="none" w:sz="0" w:space="0" w:color="auto"/>
            <w:left w:val="none" w:sz="0" w:space="0" w:color="auto"/>
            <w:bottom w:val="none" w:sz="0" w:space="0" w:color="auto"/>
            <w:right w:val="none" w:sz="0" w:space="0" w:color="auto"/>
          </w:divBdr>
        </w:div>
      </w:divsChild>
    </w:div>
    <w:div w:id="1131244956">
      <w:bodyDiv w:val="1"/>
      <w:marLeft w:val="0"/>
      <w:marRight w:val="0"/>
      <w:marTop w:val="0"/>
      <w:marBottom w:val="0"/>
      <w:divBdr>
        <w:top w:val="none" w:sz="0" w:space="0" w:color="auto"/>
        <w:left w:val="none" w:sz="0" w:space="0" w:color="auto"/>
        <w:bottom w:val="none" w:sz="0" w:space="0" w:color="auto"/>
        <w:right w:val="none" w:sz="0" w:space="0" w:color="auto"/>
      </w:divBdr>
    </w:div>
    <w:div w:id="1131824446">
      <w:bodyDiv w:val="1"/>
      <w:marLeft w:val="0"/>
      <w:marRight w:val="0"/>
      <w:marTop w:val="0"/>
      <w:marBottom w:val="0"/>
      <w:divBdr>
        <w:top w:val="none" w:sz="0" w:space="0" w:color="auto"/>
        <w:left w:val="none" w:sz="0" w:space="0" w:color="auto"/>
        <w:bottom w:val="none" w:sz="0" w:space="0" w:color="auto"/>
        <w:right w:val="none" w:sz="0" w:space="0" w:color="auto"/>
      </w:divBdr>
    </w:div>
    <w:div w:id="1132402225">
      <w:bodyDiv w:val="1"/>
      <w:marLeft w:val="0"/>
      <w:marRight w:val="0"/>
      <w:marTop w:val="0"/>
      <w:marBottom w:val="0"/>
      <w:divBdr>
        <w:top w:val="none" w:sz="0" w:space="0" w:color="auto"/>
        <w:left w:val="none" w:sz="0" w:space="0" w:color="auto"/>
        <w:bottom w:val="none" w:sz="0" w:space="0" w:color="auto"/>
        <w:right w:val="none" w:sz="0" w:space="0" w:color="auto"/>
      </w:divBdr>
    </w:div>
    <w:div w:id="1132479562">
      <w:bodyDiv w:val="1"/>
      <w:marLeft w:val="0"/>
      <w:marRight w:val="0"/>
      <w:marTop w:val="0"/>
      <w:marBottom w:val="0"/>
      <w:divBdr>
        <w:top w:val="none" w:sz="0" w:space="0" w:color="auto"/>
        <w:left w:val="none" w:sz="0" w:space="0" w:color="auto"/>
        <w:bottom w:val="none" w:sz="0" w:space="0" w:color="auto"/>
        <w:right w:val="none" w:sz="0" w:space="0" w:color="auto"/>
      </w:divBdr>
      <w:divsChild>
        <w:div w:id="415059491">
          <w:marLeft w:val="547"/>
          <w:marRight w:val="0"/>
          <w:marTop w:val="134"/>
          <w:marBottom w:val="0"/>
          <w:divBdr>
            <w:top w:val="none" w:sz="0" w:space="0" w:color="auto"/>
            <w:left w:val="none" w:sz="0" w:space="0" w:color="auto"/>
            <w:bottom w:val="none" w:sz="0" w:space="0" w:color="auto"/>
            <w:right w:val="none" w:sz="0" w:space="0" w:color="auto"/>
          </w:divBdr>
        </w:div>
        <w:div w:id="596409698">
          <w:marLeft w:val="547"/>
          <w:marRight w:val="0"/>
          <w:marTop w:val="134"/>
          <w:marBottom w:val="0"/>
          <w:divBdr>
            <w:top w:val="none" w:sz="0" w:space="0" w:color="auto"/>
            <w:left w:val="none" w:sz="0" w:space="0" w:color="auto"/>
            <w:bottom w:val="none" w:sz="0" w:space="0" w:color="auto"/>
            <w:right w:val="none" w:sz="0" w:space="0" w:color="auto"/>
          </w:divBdr>
        </w:div>
        <w:div w:id="750397572">
          <w:marLeft w:val="547"/>
          <w:marRight w:val="0"/>
          <w:marTop w:val="134"/>
          <w:marBottom w:val="0"/>
          <w:divBdr>
            <w:top w:val="none" w:sz="0" w:space="0" w:color="auto"/>
            <w:left w:val="none" w:sz="0" w:space="0" w:color="auto"/>
            <w:bottom w:val="none" w:sz="0" w:space="0" w:color="auto"/>
            <w:right w:val="none" w:sz="0" w:space="0" w:color="auto"/>
          </w:divBdr>
        </w:div>
        <w:div w:id="1273365319">
          <w:marLeft w:val="547"/>
          <w:marRight w:val="0"/>
          <w:marTop w:val="134"/>
          <w:marBottom w:val="0"/>
          <w:divBdr>
            <w:top w:val="none" w:sz="0" w:space="0" w:color="auto"/>
            <w:left w:val="none" w:sz="0" w:space="0" w:color="auto"/>
            <w:bottom w:val="none" w:sz="0" w:space="0" w:color="auto"/>
            <w:right w:val="none" w:sz="0" w:space="0" w:color="auto"/>
          </w:divBdr>
        </w:div>
      </w:divsChild>
    </w:div>
    <w:div w:id="1133401053">
      <w:bodyDiv w:val="1"/>
      <w:marLeft w:val="0"/>
      <w:marRight w:val="0"/>
      <w:marTop w:val="0"/>
      <w:marBottom w:val="0"/>
      <w:divBdr>
        <w:top w:val="none" w:sz="0" w:space="0" w:color="auto"/>
        <w:left w:val="none" w:sz="0" w:space="0" w:color="auto"/>
        <w:bottom w:val="none" w:sz="0" w:space="0" w:color="auto"/>
        <w:right w:val="none" w:sz="0" w:space="0" w:color="auto"/>
      </w:divBdr>
      <w:divsChild>
        <w:div w:id="185140805">
          <w:marLeft w:val="1800"/>
          <w:marRight w:val="0"/>
          <w:marTop w:val="106"/>
          <w:marBottom w:val="0"/>
          <w:divBdr>
            <w:top w:val="none" w:sz="0" w:space="0" w:color="auto"/>
            <w:left w:val="none" w:sz="0" w:space="0" w:color="auto"/>
            <w:bottom w:val="none" w:sz="0" w:space="0" w:color="auto"/>
            <w:right w:val="none" w:sz="0" w:space="0" w:color="auto"/>
          </w:divBdr>
        </w:div>
        <w:div w:id="387924093">
          <w:marLeft w:val="1166"/>
          <w:marRight w:val="0"/>
          <w:marTop w:val="125"/>
          <w:marBottom w:val="0"/>
          <w:divBdr>
            <w:top w:val="none" w:sz="0" w:space="0" w:color="auto"/>
            <w:left w:val="none" w:sz="0" w:space="0" w:color="auto"/>
            <w:bottom w:val="none" w:sz="0" w:space="0" w:color="auto"/>
            <w:right w:val="none" w:sz="0" w:space="0" w:color="auto"/>
          </w:divBdr>
        </w:div>
        <w:div w:id="524907274">
          <w:marLeft w:val="547"/>
          <w:marRight w:val="0"/>
          <w:marTop w:val="115"/>
          <w:marBottom w:val="0"/>
          <w:divBdr>
            <w:top w:val="none" w:sz="0" w:space="0" w:color="auto"/>
            <w:left w:val="none" w:sz="0" w:space="0" w:color="auto"/>
            <w:bottom w:val="none" w:sz="0" w:space="0" w:color="auto"/>
            <w:right w:val="none" w:sz="0" w:space="0" w:color="auto"/>
          </w:divBdr>
        </w:div>
        <w:div w:id="847871997">
          <w:marLeft w:val="547"/>
          <w:marRight w:val="0"/>
          <w:marTop w:val="115"/>
          <w:marBottom w:val="0"/>
          <w:divBdr>
            <w:top w:val="none" w:sz="0" w:space="0" w:color="auto"/>
            <w:left w:val="none" w:sz="0" w:space="0" w:color="auto"/>
            <w:bottom w:val="none" w:sz="0" w:space="0" w:color="auto"/>
            <w:right w:val="none" w:sz="0" w:space="0" w:color="auto"/>
          </w:divBdr>
        </w:div>
        <w:div w:id="912005202">
          <w:marLeft w:val="1800"/>
          <w:marRight w:val="0"/>
          <w:marTop w:val="106"/>
          <w:marBottom w:val="0"/>
          <w:divBdr>
            <w:top w:val="none" w:sz="0" w:space="0" w:color="auto"/>
            <w:left w:val="none" w:sz="0" w:space="0" w:color="auto"/>
            <w:bottom w:val="none" w:sz="0" w:space="0" w:color="auto"/>
            <w:right w:val="none" w:sz="0" w:space="0" w:color="auto"/>
          </w:divBdr>
        </w:div>
        <w:div w:id="973490311">
          <w:marLeft w:val="1800"/>
          <w:marRight w:val="0"/>
          <w:marTop w:val="106"/>
          <w:marBottom w:val="0"/>
          <w:divBdr>
            <w:top w:val="none" w:sz="0" w:space="0" w:color="auto"/>
            <w:left w:val="none" w:sz="0" w:space="0" w:color="auto"/>
            <w:bottom w:val="none" w:sz="0" w:space="0" w:color="auto"/>
            <w:right w:val="none" w:sz="0" w:space="0" w:color="auto"/>
          </w:divBdr>
        </w:div>
        <w:div w:id="1890258532">
          <w:marLeft w:val="1800"/>
          <w:marRight w:val="0"/>
          <w:marTop w:val="106"/>
          <w:marBottom w:val="0"/>
          <w:divBdr>
            <w:top w:val="none" w:sz="0" w:space="0" w:color="auto"/>
            <w:left w:val="none" w:sz="0" w:space="0" w:color="auto"/>
            <w:bottom w:val="none" w:sz="0" w:space="0" w:color="auto"/>
            <w:right w:val="none" w:sz="0" w:space="0" w:color="auto"/>
          </w:divBdr>
        </w:div>
        <w:div w:id="1905213430">
          <w:marLeft w:val="547"/>
          <w:marRight w:val="0"/>
          <w:marTop w:val="163"/>
          <w:marBottom w:val="0"/>
          <w:divBdr>
            <w:top w:val="none" w:sz="0" w:space="0" w:color="auto"/>
            <w:left w:val="none" w:sz="0" w:space="0" w:color="auto"/>
            <w:bottom w:val="none" w:sz="0" w:space="0" w:color="auto"/>
            <w:right w:val="none" w:sz="0" w:space="0" w:color="auto"/>
          </w:divBdr>
        </w:div>
        <w:div w:id="1984506620">
          <w:marLeft w:val="1166"/>
          <w:marRight w:val="0"/>
          <w:marTop w:val="125"/>
          <w:marBottom w:val="0"/>
          <w:divBdr>
            <w:top w:val="none" w:sz="0" w:space="0" w:color="auto"/>
            <w:left w:val="none" w:sz="0" w:space="0" w:color="auto"/>
            <w:bottom w:val="none" w:sz="0" w:space="0" w:color="auto"/>
            <w:right w:val="none" w:sz="0" w:space="0" w:color="auto"/>
          </w:divBdr>
        </w:div>
      </w:divsChild>
    </w:div>
    <w:div w:id="1135222288">
      <w:bodyDiv w:val="1"/>
      <w:marLeft w:val="0"/>
      <w:marRight w:val="0"/>
      <w:marTop w:val="0"/>
      <w:marBottom w:val="0"/>
      <w:divBdr>
        <w:top w:val="none" w:sz="0" w:space="0" w:color="auto"/>
        <w:left w:val="none" w:sz="0" w:space="0" w:color="auto"/>
        <w:bottom w:val="none" w:sz="0" w:space="0" w:color="auto"/>
        <w:right w:val="none" w:sz="0" w:space="0" w:color="auto"/>
      </w:divBdr>
    </w:div>
    <w:div w:id="1135492644">
      <w:bodyDiv w:val="1"/>
      <w:marLeft w:val="0"/>
      <w:marRight w:val="0"/>
      <w:marTop w:val="0"/>
      <w:marBottom w:val="0"/>
      <w:divBdr>
        <w:top w:val="none" w:sz="0" w:space="0" w:color="auto"/>
        <w:left w:val="none" w:sz="0" w:space="0" w:color="auto"/>
        <w:bottom w:val="none" w:sz="0" w:space="0" w:color="auto"/>
        <w:right w:val="none" w:sz="0" w:space="0" w:color="auto"/>
      </w:divBdr>
      <w:divsChild>
        <w:div w:id="654145448">
          <w:marLeft w:val="1800"/>
          <w:marRight w:val="0"/>
          <w:marTop w:val="115"/>
          <w:marBottom w:val="0"/>
          <w:divBdr>
            <w:top w:val="none" w:sz="0" w:space="0" w:color="auto"/>
            <w:left w:val="none" w:sz="0" w:space="0" w:color="auto"/>
            <w:bottom w:val="none" w:sz="0" w:space="0" w:color="auto"/>
            <w:right w:val="none" w:sz="0" w:space="0" w:color="auto"/>
          </w:divBdr>
        </w:div>
        <w:div w:id="1648167647">
          <w:marLeft w:val="547"/>
          <w:marRight w:val="0"/>
          <w:marTop w:val="154"/>
          <w:marBottom w:val="0"/>
          <w:divBdr>
            <w:top w:val="none" w:sz="0" w:space="0" w:color="auto"/>
            <w:left w:val="none" w:sz="0" w:space="0" w:color="auto"/>
            <w:bottom w:val="none" w:sz="0" w:space="0" w:color="auto"/>
            <w:right w:val="none" w:sz="0" w:space="0" w:color="auto"/>
          </w:divBdr>
        </w:div>
        <w:div w:id="1851488099">
          <w:marLeft w:val="1800"/>
          <w:marRight w:val="0"/>
          <w:marTop w:val="115"/>
          <w:marBottom w:val="0"/>
          <w:divBdr>
            <w:top w:val="none" w:sz="0" w:space="0" w:color="auto"/>
            <w:left w:val="none" w:sz="0" w:space="0" w:color="auto"/>
            <w:bottom w:val="none" w:sz="0" w:space="0" w:color="auto"/>
            <w:right w:val="none" w:sz="0" w:space="0" w:color="auto"/>
          </w:divBdr>
        </w:div>
        <w:div w:id="2049913711">
          <w:marLeft w:val="1800"/>
          <w:marRight w:val="0"/>
          <w:marTop w:val="115"/>
          <w:marBottom w:val="0"/>
          <w:divBdr>
            <w:top w:val="none" w:sz="0" w:space="0" w:color="auto"/>
            <w:left w:val="none" w:sz="0" w:space="0" w:color="auto"/>
            <w:bottom w:val="none" w:sz="0" w:space="0" w:color="auto"/>
            <w:right w:val="none" w:sz="0" w:space="0" w:color="auto"/>
          </w:divBdr>
        </w:div>
        <w:div w:id="2073189439">
          <w:marLeft w:val="1166"/>
          <w:marRight w:val="0"/>
          <w:marTop w:val="134"/>
          <w:marBottom w:val="0"/>
          <w:divBdr>
            <w:top w:val="none" w:sz="0" w:space="0" w:color="auto"/>
            <w:left w:val="none" w:sz="0" w:space="0" w:color="auto"/>
            <w:bottom w:val="none" w:sz="0" w:space="0" w:color="auto"/>
            <w:right w:val="none" w:sz="0" w:space="0" w:color="auto"/>
          </w:divBdr>
        </w:div>
      </w:divsChild>
    </w:div>
    <w:div w:id="1135753135">
      <w:bodyDiv w:val="1"/>
      <w:marLeft w:val="0"/>
      <w:marRight w:val="0"/>
      <w:marTop w:val="0"/>
      <w:marBottom w:val="0"/>
      <w:divBdr>
        <w:top w:val="none" w:sz="0" w:space="0" w:color="auto"/>
        <w:left w:val="none" w:sz="0" w:space="0" w:color="auto"/>
        <w:bottom w:val="none" w:sz="0" w:space="0" w:color="auto"/>
        <w:right w:val="none" w:sz="0" w:space="0" w:color="auto"/>
      </w:divBdr>
      <w:divsChild>
        <w:div w:id="442655539">
          <w:marLeft w:val="0"/>
          <w:marRight w:val="0"/>
          <w:marTop w:val="0"/>
          <w:marBottom w:val="0"/>
          <w:divBdr>
            <w:top w:val="none" w:sz="0" w:space="0" w:color="auto"/>
            <w:left w:val="none" w:sz="0" w:space="0" w:color="auto"/>
            <w:bottom w:val="none" w:sz="0" w:space="0" w:color="auto"/>
            <w:right w:val="none" w:sz="0" w:space="0" w:color="auto"/>
          </w:divBdr>
          <w:divsChild>
            <w:div w:id="376439948">
              <w:marLeft w:val="0"/>
              <w:marRight w:val="0"/>
              <w:marTop w:val="0"/>
              <w:marBottom w:val="0"/>
              <w:divBdr>
                <w:top w:val="none" w:sz="0" w:space="0" w:color="auto"/>
                <w:left w:val="none" w:sz="0" w:space="0" w:color="auto"/>
                <w:bottom w:val="none" w:sz="0" w:space="0" w:color="auto"/>
                <w:right w:val="none" w:sz="0" w:space="0" w:color="auto"/>
              </w:divBdr>
            </w:div>
            <w:div w:id="760489719">
              <w:marLeft w:val="0"/>
              <w:marRight w:val="0"/>
              <w:marTop w:val="0"/>
              <w:marBottom w:val="0"/>
              <w:divBdr>
                <w:top w:val="none" w:sz="0" w:space="0" w:color="auto"/>
                <w:left w:val="none" w:sz="0" w:space="0" w:color="auto"/>
                <w:bottom w:val="none" w:sz="0" w:space="0" w:color="auto"/>
                <w:right w:val="none" w:sz="0" w:space="0" w:color="auto"/>
              </w:divBdr>
            </w:div>
            <w:div w:id="789668547">
              <w:marLeft w:val="0"/>
              <w:marRight w:val="0"/>
              <w:marTop w:val="0"/>
              <w:marBottom w:val="0"/>
              <w:divBdr>
                <w:top w:val="none" w:sz="0" w:space="0" w:color="auto"/>
                <w:left w:val="none" w:sz="0" w:space="0" w:color="auto"/>
                <w:bottom w:val="none" w:sz="0" w:space="0" w:color="auto"/>
                <w:right w:val="none" w:sz="0" w:space="0" w:color="auto"/>
              </w:divBdr>
            </w:div>
            <w:div w:id="1183936930">
              <w:marLeft w:val="0"/>
              <w:marRight w:val="0"/>
              <w:marTop w:val="0"/>
              <w:marBottom w:val="0"/>
              <w:divBdr>
                <w:top w:val="none" w:sz="0" w:space="0" w:color="auto"/>
                <w:left w:val="none" w:sz="0" w:space="0" w:color="auto"/>
                <w:bottom w:val="none" w:sz="0" w:space="0" w:color="auto"/>
                <w:right w:val="none" w:sz="0" w:space="0" w:color="auto"/>
              </w:divBdr>
            </w:div>
            <w:div w:id="1609311547">
              <w:marLeft w:val="0"/>
              <w:marRight w:val="0"/>
              <w:marTop w:val="0"/>
              <w:marBottom w:val="0"/>
              <w:divBdr>
                <w:top w:val="none" w:sz="0" w:space="0" w:color="auto"/>
                <w:left w:val="none" w:sz="0" w:space="0" w:color="auto"/>
                <w:bottom w:val="none" w:sz="0" w:space="0" w:color="auto"/>
                <w:right w:val="none" w:sz="0" w:space="0" w:color="auto"/>
              </w:divBdr>
            </w:div>
            <w:div w:id="1786193016">
              <w:marLeft w:val="0"/>
              <w:marRight w:val="0"/>
              <w:marTop w:val="0"/>
              <w:marBottom w:val="0"/>
              <w:divBdr>
                <w:top w:val="none" w:sz="0" w:space="0" w:color="auto"/>
                <w:left w:val="none" w:sz="0" w:space="0" w:color="auto"/>
                <w:bottom w:val="none" w:sz="0" w:space="0" w:color="auto"/>
                <w:right w:val="none" w:sz="0" w:space="0" w:color="auto"/>
              </w:divBdr>
            </w:div>
            <w:div w:id="1998146970">
              <w:marLeft w:val="0"/>
              <w:marRight w:val="0"/>
              <w:marTop w:val="0"/>
              <w:marBottom w:val="0"/>
              <w:divBdr>
                <w:top w:val="none" w:sz="0" w:space="0" w:color="auto"/>
                <w:left w:val="none" w:sz="0" w:space="0" w:color="auto"/>
                <w:bottom w:val="none" w:sz="0" w:space="0" w:color="auto"/>
                <w:right w:val="none" w:sz="0" w:space="0" w:color="auto"/>
              </w:divBdr>
            </w:div>
            <w:div w:id="21119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3706">
      <w:bodyDiv w:val="1"/>
      <w:marLeft w:val="0"/>
      <w:marRight w:val="0"/>
      <w:marTop w:val="0"/>
      <w:marBottom w:val="0"/>
      <w:divBdr>
        <w:top w:val="none" w:sz="0" w:space="0" w:color="auto"/>
        <w:left w:val="none" w:sz="0" w:space="0" w:color="auto"/>
        <w:bottom w:val="none" w:sz="0" w:space="0" w:color="auto"/>
        <w:right w:val="none" w:sz="0" w:space="0" w:color="auto"/>
      </w:divBdr>
    </w:div>
    <w:div w:id="1136683783">
      <w:bodyDiv w:val="1"/>
      <w:marLeft w:val="0"/>
      <w:marRight w:val="0"/>
      <w:marTop w:val="0"/>
      <w:marBottom w:val="0"/>
      <w:divBdr>
        <w:top w:val="none" w:sz="0" w:space="0" w:color="auto"/>
        <w:left w:val="none" w:sz="0" w:space="0" w:color="auto"/>
        <w:bottom w:val="none" w:sz="0" w:space="0" w:color="auto"/>
        <w:right w:val="none" w:sz="0" w:space="0" w:color="auto"/>
      </w:divBdr>
    </w:div>
    <w:div w:id="1137264418">
      <w:bodyDiv w:val="1"/>
      <w:marLeft w:val="0"/>
      <w:marRight w:val="0"/>
      <w:marTop w:val="0"/>
      <w:marBottom w:val="0"/>
      <w:divBdr>
        <w:top w:val="none" w:sz="0" w:space="0" w:color="auto"/>
        <w:left w:val="none" w:sz="0" w:space="0" w:color="auto"/>
        <w:bottom w:val="none" w:sz="0" w:space="0" w:color="auto"/>
        <w:right w:val="none" w:sz="0" w:space="0" w:color="auto"/>
      </w:divBdr>
    </w:div>
    <w:div w:id="1138457382">
      <w:bodyDiv w:val="1"/>
      <w:marLeft w:val="0"/>
      <w:marRight w:val="0"/>
      <w:marTop w:val="0"/>
      <w:marBottom w:val="0"/>
      <w:divBdr>
        <w:top w:val="none" w:sz="0" w:space="0" w:color="auto"/>
        <w:left w:val="none" w:sz="0" w:space="0" w:color="auto"/>
        <w:bottom w:val="none" w:sz="0" w:space="0" w:color="auto"/>
        <w:right w:val="none" w:sz="0" w:space="0" w:color="auto"/>
      </w:divBdr>
    </w:div>
    <w:div w:id="1138567662">
      <w:bodyDiv w:val="1"/>
      <w:marLeft w:val="0"/>
      <w:marRight w:val="0"/>
      <w:marTop w:val="0"/>
      <w:marBottom w:val="0"/>
      <w:divBdr>
        <w:top w:val="none" w:sz="0" w:space="0" w:color="auto"/>
        <w:left w:val="none" w:sz="0" w:space="0" w:color="auto"/>
        <w:bottom w:val="none" w:sz="0" w:space="0" w:color="auto"/>
        <w:right w:val="none" w:sz="0" w:space="0" w:color="auto"/>
      </w:divBdr>
      <w:divsChild>
        <w:div w:id="760486665">
          <w:marLeft w:val="634"/>
          <w:marRight w:val="0"/>
          <w:marTop w:val="160"/>
          <w:marBottom w:val="0"/>
          <w:divBdr>
            <w:top w:val="none" w:sz="0" w:space="0" w:color="auto"/>
            <w:left w:val="none" w:sz="0" w:space="0" w:color="auto"/>
            <w:bottom w:val="none" w:sz="0" w:space="0" w:color="auto"/>
            <w:right w:val="none" w:sz="0" w:space="0" w:color="auto"/>
          </w:divBdr>
        </w:div>
        <w:div w:id="1827697470">
          <w:marLeft w:val="634"/>
          <w:marRight w:val="0"/>
          <w:marTop w:val="115"/>
          <w:marBottom w:val="0"/>
          <w:divBdr>
            <w:top w:val="none" w:sz="0" w:space="0" w:color="auto"/>
            <w:left w:val="none" w:sz="0" w:space="0" w:color="auto"/>
            <w:bottom w:val="none" w:sz="0" w:space="0" w:color="auto"/>
            <w:right w:val="none" w:sz="0" w:space="0" w:color="auto"/>
          </w:divBdr>
        </w:div>
        <w:div w:id="1878153112">
          <w:marLeft w:val="634"/>
          <w:marRight w:val="0"/>
          <w:marTop w:val="160"/>
          <w:marBottom w:val="0"/>
          <w:divBdr>
            <w:top w:val="none" w:sz="0" w:space="0" w:color="auto"/>
            <w:left w:val="none" w:sz="0" w:space="0" w:color="auto"/>
            <w:bottom w:val="none" w:sz="0" w:space="0" w:color="auto"/>
            <w:right w:val="none" w:sz="0" w:space="0" w:color="auto"/>
          </w:divBdr>
        </w:div>
        <w:div w:id="1923293179">
          <w:marLeft w:val="0"/>
          <w:marRight w:val="0"/>
          <w:marTop w:val="115"/>
          <w:marBottom w:val="0"/>
          <w:divBdr>
            <w:top w:val="none" w:sz="0" w:space="0" w:color="auto"/>
            <w:left w:val="none" w:sz="0" w:space="0" w:color="auto"/>
            <w:bottom w:val="none" w:sz="0" w:space="0" w:color="auto"/>
            <w:right w:val="none" w:sz="0" w:space="0" w:color="auto"/>
          </w:divBdr>
        </w:div>
      </w:divsChild>
    </w:div>
    <w:div w:id="1139884769">
      <w:bodyDiv w:val="1"/>
      <w:marLeft w:val="0"/>
      <w:marRight w:val="0"/>
      <w:marTop w:val="0"/>
      <w:marBottom w:val="0"/>
      <w:divBdr>
        <w:top w:val="none" w:sz="0" w:space="0" w:color="auto"/>
        <w:left w:val="none" w:sz="0" w:space="0" w:color="auto"/>
        <w:bottom w:val="none" w:sz="0" w:space="0" w:color="auto"/>
        <w:right w:val="none" w:sz="0" w:space="0" w:color="auto"/>
      </w:divBdr>
    </w:div>
    <w:div w:id="1140656571">
      <w:bodyDiv w:val="1"/>
      <w:marLeft w:val="0"/>
      <w:marRight w:val="0"/>
      <w:marTop w:val="0"/>
      <w:marBottom w:val="0"/>
      <w:divBdr>
        <w:top w:val="none" w:sz="0" w:space="0" w:color="auto"/>
        <w:left w:val="none" w:sz="0" w:space="0" w:color="auto"/>
        <w:bottom w:val="none" w:sz="0" w:space="0" w:color="auto"/>
        <w:right w:val="none" w:sz="0" w:space="0" w:color="auto"/>
      </w:divBdr>
      <w:divsChild>
        <w:div w:id="1091050527">
          <w:marLeft w:val="1166"/>
          <w:marRight w:val="0"/>
          <w:marTop w:val="96"/>
          <w:marBottom w:val="0"/>
          <w:divBdr>
            <w:top w:val="none" w:sz="0" w:space="0" w:color="auto"/>
            <w:left w:val="none" w:sz="0" w:space="0" w:color="auto"/>
            <w:bottom w:val="none" w:sz="0" w:space="0" w:color="auto"/>
            <w:right w:val="none" w:sz="0" w:space="0" w:color="auto"/>
          </w:divBdr>
        </w:div>
        <w:div w:id="1289358302">
          <w:marLeft w:val="1166"/>
          <w:marRight w:val="0"/>
          <w:marTop w:val="96"/>
          <w:marBottom w:val="0"/>
          <w:divBdr>
            <w:top w:val="none" w:sz="0" w:space="0" w:color="auto"/>
            <w:left w:val="none" w:sz="0" w:space="0" w:color="auto"/>
            <w:bottom w:val="none" w:sz="0" w:space="0" w:color="auto"/>
            <w:right w:val="none" w:sz="0" w:space="0" w:color="auto"/>
          </w:divBdr>
        </w:div>
        <w:div w:id="1410929914">
          <w:marLeft w:val="1166"/>
          <w:marRight w:val="0"/>
          <w:marTop w:val="96"/>
          <w:marBottom w:val="0"/>
          <w:divBdr>
            <w:top w:val="none" w:sz="0" w:space="0" w:color="auto"/>
            <w:left w:val="none" w:sz="0" w:space="0" w:color="auto"/>
            <w:bottom w:val="none" w:sz="0" w:space="0" w:color="auto"/>
            <w:right w:val="none" w:sz="0" w:space="0" w:color="auto"/>
          </w:divBdr>
        </w:div>
        <w:div w:id="1502575483">
          <w:marLeft w:val="547"/>
          <w:marRight w:val="0"/>
          <w:marTop w:val="115"/>
          <w:marBottom w:val="0"/>
          <w:divBdr>
            <w:top w:val="none" w:sz="0" w:space="0" w:color="auto"/>
            <w:left w:val="none" w:sz="0" w:space="0" w:color="auto"/>
            <w:bottom w:val="none" w:sz="0" w:space="0" w:color="auto"/>
            <w:right w:val="none" w:sz="0" w:space="0" w:color="auto"/>
          </w:divBdr>
        </w:div>
        <w:div w:id="1608006063">
          <w:marLeft w:val="1166"/>
          <w:marRight w:val="0"/>
          <w:marTop w:val="96"/>
          <w:marBottom w:val="0"/>
          <w:divBdr>
            <w:top w:val="none" w:sz="0" w:space="0" w:color="auto"/>
            <w:left w:val="none" w:sz="0" w:space="0" w:color="auto"/>
            <w:bottom w:val="none" w:sz="0" w:space="0" w:color="auto"/>
            <w:right w:val="none" w:sz="0" w:space="0" w:color="auto"/>
          </w:divBdr>
        </w:div>
        <w:div w:id="2123451014">
          <w:marLeft w:val="1166"/>
          <w:marRight w:val="0"/>
          <w:marTop w:val="96"/>
          <w:marBottom w:val="0"/>
          <w:divBdr>
            <w:top w:val="none" w:sz="0" w:space="0" w:color="auto"/>
            <w:left w:val="none" w:sz="0" w:space="0" w:color="auto"/>
            <w:bottom w:val="none" w:sz="0" w:space="0" w:color="auto"/>
            <w:right w:val="none" w:sz="0" w:space="0" w:color="auto"/>
          </w:divBdr>
        </w:div>
      </w:divsChild>
    </w:div>
    <w:div w:id="1140922690">
      <w:bodyDiv w:val="1"/>
      <w:marLeft w:val="0"/>
      <w:marRight w:val="0"/>
      <w:marTop w:val="0"/>
      <w:marBottom w:val="0"/>
      <w:divBdr>
        <w:top w:val="none" w:sz="0" w:space="0" w:color="auto"/>
        <w:left w:val="none" w:sz="0" w:space="0" w:color="auto"/>
        <w:bottom w:val="none" w:sz="0" w:space="0" w:color="auto"/>
        <w:right w:val="none" w:sz="0" w:space="0" w:color="auto"/>
      </w:divBdr>
      <w:divsChild>
        <w:div w:id="2131511530">
          <w:marLeft w:val="0"/>
          <w:marRight w:val="0"/>
          <w:marTop w:val="0"/>
          <w:marBottom w:val="0"/>
          <w:divBdr>
            <w:top w:val="none" w:sz="0" w:space="0" w:color="auto"/>
            <w:left w:val="none" w:sz="0" w:space="0" w:color="auto"/>
            <w:bottom w:val="none" w:sz="0" w:space="0" w:color="auto"/>
            <w:right w:val="none" w:sz="0" w:space="0" w:color="auto"/>
          </w:divBdr>
          <w:divsChild>
            <w:div w:id="772364417">
              <w:marLeft w:val="0"/>
              <w:marRight w:val="0"/>
              <w:marTop w:val="0"/>
              <w:marBottom w:val="0"/>
              <w:divBdr>
                <w:top w:val="none" w:sz="0" w:space="0" w:color="auto"/>
                <w:left w:val="none" w:sz="0" w:space="0" w:color="auto"/>
                <w:bottom w:val="none" w:sz="0" w:space="0" w:color="auto"/>
                <w:right w:val="none" w:sz="0" w:space="0" w:color="auto"/>
              </w:divBdr>
            </w:div>
            <w:div w:id="842160572">
              <w:marLeft w:val="0"/>
              <w:marRight w:val="0"/>
              <w:marTop w:val="0"/>
              <w:marBottom w:val="0"/>
              <w:divBdr>
                <w:top w:val="none" w:sz="0" w:space="0" w:color="auto"/>
                <w:left w:val="none" w:sz="0" w:space="0" w:color="auto"/>
                <w:bottom w:val="none" w:sz="0" w:space="0" w:color="auto"/>
                <w:right w:val="none" w:sz="0" w:space="0" w:color="auto"/>
              </w:divBdr>
            </w:div>
            <w:div w:id="904032415">
              <w:marLeft w:val="0"/>
              <w:marRight w:val="0"/>
              <w:marTop w:val="0"/>
              <w:marBottom w:val="0"/>
              <w:divBdr>
                <w:top w:val="none" w:sz="0" w:space="0" w:color="auto"/>
                <w:left w:val="none" w:sz="0" w:space="0" w:color="auto"/>
                <w:bottom w:val="none" w:sz="0" w:space="0" w:color="auto"/>
                <w:right w:val="none" w:sz="0" w:space="0" w:color="auto"/>
              </w:divBdr>
            </w:div>
            <w:div w:id="18319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0818">
      <w:bodyDiv w:val="1"/>
      <w:marLeft w:val="0"/>
      <w:marRight w:val="0"/>
      <w:marTop w:val="0"/>
      <w:marBottom w:val="0"/>
      <w:divBdr>
        <w:top w:val="none" w:sz="0" w:space="0" w:color="auto"/>
        <w:left w:val="none" w:sz="0" w:space="0" w:color="auto"/>
        <w:bottom w:val="none" w:sz="0" w:space="0" w:color="auto"/>
        <w:right w:val="none" w:sz="0" w:space="0" w:color="auto"/>
      </w:divBdr>
    </w:div>
    <w:div w:id="1141003566">
      <w:bodyDiv w:val="1"/>
      <w:marLeft w:val="0"/>
      <w:marRight w:val="0"/>
      <w:marTop w:val="0"/>
      <w:marBottom w:val="0"/>
      <w:divBdr>
        <w:top w:val="none" w:sz="0" w:space="0" w:color="auto"/>
        <w:left w:val="none" w:sz="0" w:space="0" w:color="auto"/>
        <w:bottom w:val="none" w:sz="0" w:space="0" w:color="auto"/>
        <w:right w:val="none" w:sz="0" w:space="0" w:color="auto"/>
      </w:divBdr>
    </w:div>
    <w:div w:id="1141465395">
      <w:bodyDiv w:val="1"/>
      <w:marLeft w:val="0"/>
      <w:marRight w:val="0"/>
      <w:marTop w:val="0"/>
      <w:marBottom w:val="0"/>
      <w:divBdr>
        <w:top w:val="none" w:sz="0" w:space="0" w:color="auto"/>
        <w:left w:val="none" w:sz="0" w:space="0" w:color="auto"/>
        <w:bottom w:val="none" w:sz="0" w:space="0" w:color="auto"/>
        <w:right w:val="none" w:sz="0" w:space="0" w:color="auto"/>
      </w:divBdr>
    </w:div>
    <w:div w:id="1141531892">
      <w:bodyDiv w:val="1"/>
      <w:marLeft w:val="0"/>
      <w:marRight w:val="0"/>
      <w:marTop w:val="0"/>
      <w:marBottom w:val="0"/>
      <w:divBdr>
        <w:top w:val="none" w:sz="0" w:space="0" w:color="auto"/>
        <w:left w:val="none" w:sz="0" w:space="0" w:color="auto"/>
        <w:bottom w:val="none" w:sz="0" w:space="0" w:color="auto"/>
        <w:right w:val="none" w:sz="0" w:space="0" w:color="auto"/>
      </w:divBdr>
      <w:divsChild>
        <w:div w:id="1132215372">
          <w:marLeft w:val="0"/>
          <w:marRight w:val="0"/>
          <w:marTop w:val="0"/>
          <w:marBottom w:val="0"/>
          <w:divBdr>
            <w:top w:val="none" w:sz="0" w:space="0" w:color="auto"/>
            <w:left w:val="none" w:sz="0" w:space="0" w:color="auto"/>
            <w:bottom w:val="none" w:sz="0" w:space="0" w:color="auto"/>
            <w:right w:val="none" w:sz="0" w:space="0" w:color="auto"/>
          </w:divBdr>
          <w:divsChild>
            <w:div w:id="305741425">
              <w:marLeft w:val="0"/>
              <w:marRight w:val="0"/>
              <w:marTop w:val="0"/>
              <w:marBottom w:val="0"/>
              <w:divBdr>
                <w:top w:val="none" w:sz="0" w:space="0" w:color="auto"/>
                <w:left w:val="none" w:sz="0" w:space="0" w:color="auto"/>
                <w:bottom w:val="none" w:sz="0" w:space="0" w:color="auto"/>
                <w:right w:val="none" w:sz="0" w:space="0" w:color="auto"/>
              </w:divBdr>
            </w:div>
            <w:div w:id="759638414">
              <w:marLeft w:val="0"/>
              <w:marRight w:val="0"/>
              <w:marTop w:val="0"/>
              <w:marBottom w:val="0"/>
              <w:divBdr>
                <w:top w:val="none" w:sz="0" w:space="0" w:color="auto"/>
                <w:left w:val="none" w:sz="0" w:space="0" w:color="auto"/>
                <w:bottom w:val="none" w:sz="0" w:space="0" w:color="auto"/>
                <w:right w:val="none" w:sz="0" w:space="0" w:color="auto"/>
              </w:divBdr>
            </w:div>
            <w:div w:id="837158682">
              <w:marLeft w:val="0"/>
              <w:marRight w:val="0"/>
              <w:marTop w:val="0"/>
              <w:marBottom w:val="0"/>
              <w:divBdr>
                <w:top w:val="none" w:sz="0" w:space="0" w:color="auto"/>
                <w:left w:val="none" w:sz="0" w:space="0" w:color="auto"/>
                <w:bottom w:val="none" w:sz="0" w:space="0" w:color="auto"/>
                <w:right w:val="none" w:sz="0" w:space="0" w:color="auto"/>
              </w:divBdr>
            </w:div>
            <w:div w:id="1159810510">
              <w:marLeft w:val="0"/>
              <w:marRight w:val="0"/>
              <w:marTop w:val="0"/>
              <w:marBottom w:val="0"/>
              <w:divBdr>
                <w:top w:val="none" w:sz="0" w:space="0" w:color="auto"/>
                <w:left w:val="none" w:sz="0" w:space="0" w:color="auto"/>
                <w:bottom w:val="none" w:sz="0" w:space="0" w:color="auto"/>
                <w:right w:val="none" w:sz="0" w:space="0" w:color="auto"/>
              </w:divBdr>
            </w:div>
            <w:div w:id="1776632571">
              <w:marLeft w:val="0"/>
              <w:marRight w:val="0"/>
              <w:marTop w:val="0"/>
              <w:marBottom w:val="0"/>
              <w:divBdr>
                <w:top w:val="none" w:sz="0" w:space="0" w:color="auto"/>
                <w:left w:val="none" w:sz="0" w:space="0" w:color="auto"/>
                <w:bottom w:val="none" w:sz="0" w:space="0" w:color="auto"/>
                <w:right w:val="none" w:sz="0" w:space="0" w:color="auto"/>
              </w:divBdr>
            </w:div>
            <w:div w:id="19519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7433">
      <w:bodyDiv w:val="1"/>
      <w:marLeft w:val="0"/>
      <w:marRight w:val="0"/>
      <w:marTop w:val="0"/>
      <w:marBottom w:val="0"/>
      <w:divBdr>
        <w:top w:val="none" w:sz="0" w:space="0" w:color="auto"/>
        <w:left w:val="none" w:sz="0" w:space="0" w:color="auto"/>
        <w:bottom w:val="none" w:sz="0" w:space="0" w:color="auto"/>
        <w:right w:val="none" w:sz="0" w:space="0" w:color="auto"/>
      </w:divBdr>
      <w:divsChild>
        <w:div w:id="42679626">
          <w:marLeft w:val="360"/>
          <w:marRight w:val="0"/>
          <w:marTop w:val="200"/>
          <w:marBottom w:val="0"/>
          <w:divBdr>
            <w:top w:val="none" w:sz="0" w:space="0" w:color="auto"/>
            <w:left w:val="none" w:sz="0" w:space="0" w:color="auto"/>
            <w:bottom w:val="none" w:sz="0" w:space="0" w:color="auto"/>
            <w:right w:val="none" w:sz="0" w:space="0" w:color="auto"/>
          </w:divBdr>
        </w:div>
        <w:div w:id="90973829">
          <w:marLeft w:val="360"/>
          <w:marRight w:val="0"/>
          <w:marTop w:val="200"/>
          <w:marBottom w:val="0"/>
          <w:divBdr>
            <w:top w:val="none" w:sz="0" w:space="0" w:color="auto"/>
            <w:left w:val="none" w:sz="0" w:space="0" w:color="auto"/>
            <w:bottom w:val="none" w:sz="0" w:space="0" w:color="auto"/>
            <w:right w:val="none" w:sz="0" w:space="0" w:color="auto"/>
          </w:divBdr>
        </w:div>
        <w:div w:id="232662495">
          <w:marLeft w:val="1080"/>
          <w:marRight w:val="0"/>
          <w:marTop w:val="100"/>
          <w:marBottom w:val="0"/>
          <w:divBdr>
            <w:top w:val="none" w:sz="0" w:space="0" w:color="auto"/>
            <w:left w:val="none" w:sz="0" w:space="0" w:color="auto"/>
            <w:bottom w:val="none" w:sz="0" w:space="0" w:color="auto"/>
            <w:right w:val="none" w:sz="0" w:space="0" w:color="auto"/>
          </w:divBdr>
        </w:div>
        <w:div w:id="1320426466">
          <w:marLeft w:val="360"/>
          <w:marRight w:val="0"/>
          <w:marTop w:val="200"/>
          <w:marBottom w:val="0"/>
          <w:divBdr>
            <w:top w:val="none" w:sz="0" w:space="0" w:color="auto"/>
            <w:left w:val="none" w:sz="0" w:space="0" w:color="auto"/>
            <w:bottom w:val="none" w:sz="0" w:space="0" w:color="auto"/>
            <w:right w:val="none" w:sz="0" w:space="0" w:color="auto"/>
          </w:divBdr>
        </w:div>
        <w:div w:id="1509099570">
          <w:marLeft w:val="1080"/>
          <w:marRight w:val="0"/>
          <w:marTop w:val="100"/>
          <w:marBottom w:val="0"/>
          <w:divBdr>
            <w:top w:val="none" w:sz="0" w:space="0" w:color="auto"/>
            <w:left w:val="none" w:sz="0" w:space="0" w:color="auto"/>
            <w:bottom w:val="none" w:sz="0" w:space="0" w:color="auto"/>
            <w:right w:val="none" w:sz="0" w:space="0" w:color="auto"/>
          </w:divBdr>
        </w:div>
        <w:div w:id="1678968315">
          <w:marLeft w:val="360"/>
          <w:marRight w:val="0"/>
          <w:marTop w:val="200"/>
          <w:marBottom w:val="0"/>
          <w:divBdr>
            <w:top w:val="none" w:sz="0" w:space="0" w:color="auto"/>
            <w:left w:val="none" w:sz="0" w:space="0" w:color="auto"/>
            <w:bottom w:val="none" w:sz="0" w:space="0" w:color="auto"/>
            <w:right w:val="none" w:sz="0" w:space="0" w:color="auto"/>
          </w:divBdr>
        </w:div>
        <w:div w:id="1838380211">
          <w:marLeft w:val="360"/>
          <w:marRight w:val="0"/>
          <w:marTop w:val="200"/>
          <w:marBottom w:val="0"/>
          <w:divBdr>
            <w:top w:val="none" w:sz="0" w:space="0" w:color="auto"/>
            <w:left w:val="none" w:sz="0" w:space="0" w:color="auto"/>
            <w:bottom w:val="none" w:sz="0" w:space="0" w:color="auto"/>
            <w:right w:val="none" w:sz="0" w:space="0" w:color="auto"/>
          </w:divBdr>
        </w:div>
        <w:div w:id="2016416825">
          <w:marLeft w:val="1080"/>
          <w:marRight w:val="0"/>
          <w:marTop w:val="100"/>
          <w:marBottom w:val="0"/>
          <w:divBdr>
            <w:top w:val="none" w:sz="0" w:space="0" w:color="auto"/>
            <w:left w:val="none" w:sz="0" w:space="0" w:color="auto"/>
            <w:bottom w:val="none" w:sz="0" w:space="0" w:color="auto"/>
            <w:right w:val="none" w:sz="0" w:space="0" w:color="auto"/>
          </w:divBdr>
        </w:div>
        <w:div w:id="2057309799">
          <w:marLeft w:val="1080"/>
          <w:marRight w:val="0"/>
          <w:marTop w:val="100"/>
          <w:marBottom w:val="0"/>
          <w:divBdr>
            <w:top w:val="none" w:sz="0" w:space="0" w:color="auto"/>
            <w:left w:val="none" w:sz="0" w:space="0" w:color="auto"/>
            <w:bottom w:val="none" w:sz="0" w:space="0" w:color="auto"/>
            <w:right w:val="none" w:sz="0" w:space="0" w:color="auto"/>
          </w:divBdr>
        </w:div>
      </w:divsChild>
    </w:div>
    <w:div w:id="1141653222">
      <w:bodyDiv w:val="1"/>
      <w:marLeft w:val="0"/>
      <w:marRight w:val="0"/>
      <w:marTop w:val="0"/>
      <w:marBottom w:val="0"/>
      <w:divBdr>
        <w:top w:val="none" w:sz="0" w:space="0" w:color="auto"/>
        <w:left w:val="none" w:sz="0" w:space="0" w:color="auto"/>
        <w:bottom w:val="none" w:sz="0" w:space="0" w:color="auto"/>
        <w:right w:val="none" w:sz="0" w:space="0" w:color="auto"/>
      </w:divBdr>
    </w:div>
    <w:div w:id="1141656985">
      <w:bodyDiv w:val="1"/>
      <w:marLeft w:val="0"/>
      <w:marRight w:val="0"/>
      <w:marTop w:val="0"/>
      <w:marBottom w:val="0"/>
      <w:divBdr>
        <w:top w:val="none" w:sz="0" w:space="0" w:color="auto"/>
        <w:left w:val="none" w:sz="0" w:space="0" w:color="auto"/>
        <w:bottom w:val="none" w:sz="0" w:space="0" w:color="auto"/>
        <w:right w:val="none" w:sz="0" w:space="0" w:color="auto"/>
      </w:divBdr>
    </w:div>
    <w:div w:id="1141772157">
      <w:bodyDiv w:val="1"/>
      <w:marLeft w:val="0"/>
      <w:marRight w:val="0"/>
      <w:marTop w:val="0"/>
      <w:marBottom w:val="0"/>
      <w:divBdr>
        <w:top w:val="none" w:sz="0" w:space="0" w:color="auto"/>
        <w:left w:val="none" w:sz="0" w:space="0" w:color="auto"/>
        <w:bottom w:val="none" w:sz="0" w:space="0" w:color="auto"/>
        <w:right w:val="none" w:sz="0" w:space="0" w:color="auto"/>
      </w:divBdr>
    </w:div>
    <w:div w:id="1142382711">
      <w:bodyDiv w:val="1"/>
      <w:marLeft w:val="0"/>
      <w:marRight w:val="0"/>
      <w:marTop w:val="0"/>
      <w:marBottom w:val="0"/>
      <w:divBdr>
        <w:top w:val="none" w:sz="0" w:space="0" w:color="auto"/>
        <w:left w:val="none" w:sz="0" w:space="0" w:color="auto"/>
        <w:bottom w:val="none" w:sz="0" w:space="0" w:color="auto"/>
        <w:right w:val="none" w:sz="0" w:space="0" w:color="auto"/>
      </w:divBdr>
      <w:divsChild>
        <w:div w:id="212543708">
          <w:marLeft w:val="1166"/>
          <w:marRight w:val="0"/>
          <w:marTop w:val="91"/>
          <w:marBottom w:val="0"/>
          <w:divBdr>
            <w:top w:val="none" w:sz="0" w:space="0" w:color="auto"/>
            <w:left w:val="none" w:sz="0" w:space="0" w:color="auto"/>
            <w:bottom w:val="none" w:sz="0" w:space="0" w:color="auto"/>
            <w:right w:val="none" w:sz="0" w:space="0" w:color="auto"/>
          </w:divBdr>
        </w:div>
        <w:div w:id="352341756">
          <w:marLeft w:val="1166"/>
          <w:marRight w:val="0"/>
          <w:marTop w:val="91"/>
          <w:marBottom w:val="0"/>
          <w:divBdr>
            <w:top w:val="none" w:sz="0" w:space="0" w:color="auto"/>
            <w:left w:val="none" w:sz="0" w:space="0" w:color="auto"/>
            <w:bottom w:val="none" w:sz="0" w:space="0" w:color="auto"/>
            <w:right w:val="none" w:sz="0" w:space="0" w:color="auto"/>
          </w:divBdr>
        </w:div>
        <w:div w:id="357586938">
          <w:marLeft w:val="547"/>
          <w:marRight w:val="0"/>
          <w:marTop w:val="106"/>
          <w:marBottom w:val="0"/>
          <w:divBdr>
            <w:top w:val="none" w:sz="0" w:space="0" w:color="auto"/>
            <w:left w:val="none" w:sz="0" w:space="0" w:color="auto"/>
            <w:bottom w:val="none" w:sz="0" w:space="0" w:color="auto"/>
            <w:right w:val="none" w:sz="0" w:space="0" w:color="auto"/>
          </w:divBdr>
        </w:div>
        <w:div w:id="836657067">
          <w:marLeft w:val="1166"/>
          <w:marRight w:val="0"/>
          <w:marTop w:val="91"/>
          <w:marBottom w:val="0"/>
          <w:divBdr>
            <w:top w:val="none" w:sz="0" w:space="0" w:color="auto"/>
            <w:left w:val="none" w:sz="0" w:space="0" w:color="auto"/>
            <w:bottom w:val="none" w:sz="0" w:space="0" w:color="auto"/>
            <w:right w:val="none" w:sz="0" w:space="0" w:color="auto"/>
          </w:divBdr>
        </w:div>
        <w:div w:id="1303458848">
          <w:marLeft w:val="1166"/>
          <w:marRight w:val="0"/>
          <w:marTop w:val="91"/>
          <w:marBottom w:val="0"/>
          <w:divBdr>
            <w:top w:val="none" w:sz="0" w:space="0" w:color="auto"/>
            <w:left w:val="none" w:sz="0" w:space="0" w:color="auto"/>
            <w:bottom w:val="none" w:sz="0" w:space="0" w:color="auto"/>
            <w:right w:val="none" w:sz="0" w:space="0" w:color="auto"/>
          </w:divBdr>
        </w:div>
        <w:div w:id="1744717947">
          <w:marLeft w:val="547"/>
          <w:marRight w:val="0"/>
          <w:marTop w:val="106"/>
          <w:marBottom w:val="0"/>
          <w:divBdr>
            <w:top w:val="none" w:sz="0" w:space="0" w:color="auto"/>
            <w:left w:val="none" w:sz="0" w:space="0" w:color="auto"/>
            <w:bottom w:val="none" w:sz="0" w:space="0" w:color="auto"/>
            <w:right w:val="none" w:sz="0" w:space="0" w:color="auto"/>
          </w:divBdr>
        </w:div>
        <w:div w:id="1759791831">
          <w:marLeft w:val="1166"/>
          <w:marRight w:val="0"/>
          <w:marTop w:val="91"/>
          <w:marBottom w:val="0"/>
          <w:divBdr>
            <w:top w:val="none" w:sz="0" w:space="0" w:color="auto"/>
            <w:left w:val="none" w:sz="0" w:space="0" w:color="auto"/>
            <w:bottom w:val="none" w:sz="0" w:space="0" w:color="auto"/>
            <w:right w:val="none" w:sz="0" w:space="0" w:color="auto"/>
          </w:divBdr>
        </w:div>
        <w:div w:id="1995907463">
          <w:marLeft w:val="547"/>
          <w:marRight w:val="0"/>
          <w:marTop w:val="106"/>
          <w:marBottom w:val="0"/>
          <w:divBdr>
            <w:top w:val="none" w:sz="0" w:space="0" w:color="auto"/>
            <w:left w:val="none" w:sz="0" w:space="0" w:color="auto"/>
            <w:bottom w:val="none" w:sz="0" w:space="0" w:color="auto"/>
            <w:right w:val="none" w:sz="0" w:space="0" w:color="auto"/>
          </w:divBdr>
        </w:div>
      </w:divsChild>
    </w:div>
    <w:div w:id="1142581546">
      <w:bodyDiv w:val="1"/>
      <w:marLeft w:val="0"/>
      <w:marRight w:val="0"/>
      <w:marTop w:val="0"/>
      <w:marBottom w:val="0"/>
      <w:divBdr>
        <w:top w:val="none" w:sz="0" w:space="0" w:color="auto"/>
        <w:left w:val="none" w:sz="0" w:space="0" w:color="auto"/>
        <w:bottom w:val="none" w:sz="0" w:space="0" w:color="auto"/>
        <w:right w:val="none" w:sz="0" w:space="0" w:color="auto"/>
      </w:divBdr>
      <w:divsChild>
        <w:div w:id="697781852">
          <w:marLeft w:val="547"/>
          <w:marRight w:val="0"/>
          <w:marTop w:val="173"/>
          <w:marBottom w:val="0"/>
          <w:divBdr>
            <w:top w:val="none" w:sz="0" w:space="0" w:color="auto"/>
            <w:left w:val="none" w:sz="0" w:space="0" w:color="auto"/>
            <w:bottom w:val="none" w:sz="0" w:space="0" w:color="auto"/>
            <w:right w:val="none" w:sz="0" w:space="0" w:color="auto"/>
          </w:divBdr>
        </w:div>
        <w:div w:id="969477372">
          <w:marLeft w:val="547"/>
          <w:marRight w:val="0"/>
          <w:marTop w:val="173"/>
          <w:marBottom w:val="0"/>
          <w:divBdr>
            <w:top w:val="none" w:sz="0" w:space="0" w:color="auto"/>
            <w:left w:val="none" w:sz="0" w:space="0" w:color="auto"/>
            <w:bottom w:val="none" w:sz="0" w:space="0" w:color="auto"/>
            <w:right w:val="none" w:sz="0" w:space="0" w:color="auto"/>
          </w:divBdr>
        </w:div>
        <w:div w:id="1361516703">
          <w:marLeft w:val="1166"/>
          <w:marRight w:val="0"/>
          <w:marTop w:val="134"/>
          <w:marBottom w:val="0"/>
          <w:divBdr>
            <w:top w:val="none" w:sz="0" w:space="0" w:color="auto"/>
            <w:left w:val="none" w:sz="0" w:space="0" w:color="auto"/>
            <w:bottom w:val="none" w:sz="0" w:space="0" w:color="auto"/>
            <w:right w:val="none" w:sz="0" w:space="0" w:color="auto"/>
          </w:divBdr>
        </w:div>
      </w:divsChild>
    </w:div>
    <w:div w:id="1143698559">
      <w:bodyDiv w:val="1"/>
      <w:marLeft w:val="0"/>
      <w:marRight w:val="0"/>
      <w:marTop w:val="0"/>
      <w:marBottom w:val="0"/>
      <w:divBdr>
        <w:top w:val="none" w:sz="0" w:space="0" w:color="auto"/>
        <w:left w:val="none" w:sz="0" w:space="0" w:color="auto"/>
        <w:bottom w:val="none" w:sz="0" w:space="0" w:color="auto"/>
        <w:right w:val="none" w:sz="0" w:space="0" w:color="auto"/>
      </w:divBdr>
    </w:div>
    <w:div w:id="1144158409">
      <w:bodyDiv w:val="1"/>
      <w:marLeft w:val="0"/>
      <w:marRight w:val="0"/>
      <w:marTop w:val="0"/>
      <w:marBottom w:val="0"/>
      <w:divBdr>
        <w:top w:val="none" w:sz="0" w:space="0" w:color="auto"/>
        <w:left w:val="none" w:sz="0" w:space="0" w:color="auto"/>
        <w:bottom w:val="none" w:sz="0" w:space="0" w:color="auto"/>
        <w:right w:val="none" w:sz="0" w:space="0" w:color="auto"/>
      </w:divBdr>
      <w:divsChild>
        <w:div w:id="8921289">
          <w:marLeft w:val="2866"/>
          <w:marRight w:val="0"/>
          <w:marTop w:val="60"/>
          <w:marBottom w:val="0"/>
          <w:divBdr>
            <w:top w:val="none" w:sz="0" w:space="0" w:color="auto"/>
            <w:left w:val="none" w:sz="0" w:space="0" w:color="auto"/>
            <w:bottom w:val="none" w:sz="0" w:space="0" w:color="auto"/>
            <w:right w:val="none" w:sz="0" w:space="0" w:color="auto"/>
          </w:divBdr>
        </w:div>
        <w:div w:id="608778366">
          <w:marLeft w:val="2866"/>
          <w:marRight w:val="0"/>
          <w:marTop w:val="60"/>
          <w:marBottom w:val="0"/>
          <w:divBdr>
            <w:top w:val="none" w:sz="0" w:space="0" w:color="auto"/>
            <w:left w:val="none" w:sz="0" w:space="0" w:color="auto"/>
            <w:bottom w:val="none" w:sz="0" w:space="0" w:color="auto"/>
            <w:right w:val="none" w:sz="0" w:space="0" w:color="auto"/>
          </w:divBdr>
        </w:div>
        <w:div w:id="1183207478">
          <w:marLeft w:val="2866"/>
          <w:marRight w:val="0"/>
          <w:marTop w:val="60"/>
          <w:marBottom w:val="0"/>
          <w:divBdr>
            <w:top w:val="none" w:sz="0" w:space="0" w:color="auto"/>
            <w:left w:val="none" w:sz="0" w:space="0" w:color="auto"/>
            <w:bottom w:val="none" w:sz="0" w:space="0" w:color="auto"/>
            <w:right w:val="none" w:sz="0" w:space="0" w:color="auto"/>
          </w:divBdr>
        </w:div>
        <w:div w:id="1322345704">
          <w:marLeft w:val="1426"/>
          <w:marRight w:val="0"/>
          <w:marTop w:val="60"/>
          <w:marBottom w:val="0"/>
          <w:divBdr>
            <w:top w:val="none" w:sz="0" w:space="0" w:color="auto"/>
            <w:left w:val="none" w:sz="0" w:space="0" w:color="auto"/>
            <w:bottom w:val="none" w:sz="0" w:space="0" w:color="auto"/>
            <w:right w:val="none" w:sz="0" w:space="0" w:color="auto"/>
          </w:divBdr>
        </w:div>
        <w:div w:id="1514419452">
          <w:marLeft w:val="2866"/>
          <w:marRight w:val="0"/>
          <w:marTop w:val="60"/>
          <w:marBottom w:val="0"/>
          <w:divBdr>
            <w:top w:val="none" w:sz="0" w:space="0" w:color="auto"/>
            <w:left w:val="none" w:sz="0" w:space="0" w:color="auto"/>
            <w:bottom w:val="none" w:sz="0" w:space="0" w:color="auto"/>
            <w:right w:val="none" w:sz="0" w:space="0" w:color="auto"/>
          </w:divBdr>
        </w:div>
        <w:div w:id="1525898840">
          <w:marLeft w:val="533"/>
          <w:marRight w:val="0"/>
          <w:marTop w:val="60"/>
          <w:marBottom w:val="0"/>
          <w:divBdr>
            <w:top w:val="none" w:sz="0" w:space="0" w:color="auto"/>
            <w:left w:val="none" w:sz="0" w:space="0" w:color="auto"/>
            <w:bottom w:val="none" w:sz="0" w:space="0" w:color="auto"/>
            <w:right w:val="none" w:sz="0" w:space="0" w:color="auto"/>
          </w:divBdr>
        </w:div>
        <w:div w:id="1943029399">
          <w:marLeft w:val="1426"/>
          <w:marRight w:val="0"/>
          <w:marTop w:val="60"/>
          <w:marBottom w:val="0"/>
          <w:divBdr>
            <w:top w:val="none" w:sz="0" w:space="0" w:color="auto"/>
            <w:left w:val="none" w:sz="0" w:space="0" w:color="auto"/>
            <w:bottom w:val="none" w:sz="0" w:space="0" w:color="auto"/>
            <w:right w:val="none" w:sz="0" w:space="0" w:color="auto"/>
          </w:divBdr>
        </w:div>
      </w:divsChild>
    </w:div>
    <w:div w:id="1144391445">
      <w:bodyDiv w:val="1"/>
      <w:marLeft w:val="0"/>
      <w:marRight w:val="0"/>
      <w:marTop w:val="0"/>
      <w:marBottom w:val="0"/>
      <w:divBdr>
        <w:top w:val="none" w:sz="0" w:space="0" w:color="auto"/>
        <w:left w:val="none" w:sz="0" w:space="0" w:color="auto"/>
        <w:bottom w:val="none" w:sz="0" w:space="0" w:color="auto"/>
        <w:right w:val="none" w:sz="0" w:space="0" w:color="auto"/>
      </w:divBdr>
    </w:div>
    <w:div w:id="1145050765">
      <w:bodyDiv w:val="1"/>
      <w:marLeft w:val="0"/>
      <w:marRight w:val="0"/>
      <w:marTop w:val="0"/>
      <w:marBottom w:val="0"/>
      <w:divBdr>
        <w:top w:val="none" w:sz="0" w:space="0" w:color="auto"/>
        <w:left w:val="none" w:sz="0" w:space="0" w:color="auto"/>
        <w:bottom w:val="none" w:sz="0" w:space="0" w:color="auto"/>
        <w:right w:val="none" w:sz="0" w:space="0" w:color="auto"/>
      </w:divBdr>
      <w:divsChild>
        <w:div w:id="441071737">
          <w:marLeft w:val="1166"/>
          <w:marRight w:val="0"/>
          <w:marTop w:val="96"/>
          <w:marBottom w:val="0"/>
          <w:divBdr>
            <w:top w:val="none" w:sz="0" w:space="0" w:color="auto"/>
            <w:left w:val="none" w:sz="0" w:space="0" w:color="auto"/>
            <w:bottom w:val="none" w:sz="0" w:space="0" w:color="auto"/>
            <w:right w:val="none" w:sz="0" w:space="0" w:color="auto"/>
          </w:divBdr>
        </w:div>
        <w:div w:id="517697969">
          <w:marLeft w:val="1800"/>
          <w:marRight w:val="0"/>
          <w:marTop w:val="77"/>
          <w:marBottom w:val="0"/>
          <w:divBdr>
            <w:top w:val="none" w:sz="0" w:space="0" w:color="auto"/>
            <w:left w:val="none" w:sz="0" w:space="0" w:color="auto"/>
            <w:bottom w:val="none" w:sz="0" w:space="0" w:color="auto"/>
            <w:right w:val="none" w:sz="0" w:space="0" w:color="auto"/>
          </w:divBdr>
        </w:div>
        <w:div w:id="827599564">
          <w:marLeft w:val="1800"/>
          <w:marRight w:val="0"/>
          <w:marTop w:val="91"/>
          <w:marBottom w:val="0"/>
          <w:divBdr>
            <w:top w:val="none" w:sz="0" w:space="0" w:color="auto"/>
            <w:left w:val="none" w:sz="0" w:space="0" w:color="auto"/>
            <w:bottom w:val="none" w:sz="0" w:space="0" w:color="auto"/>
            <w:right w:val="none" w:sz="0" w:space="0" w:color="auto"/>
          </w:divBdr>
        </w:div>
        <w:div w:id="1081295069">
          <w:marLeft w:val="1800"/>
          <w:marRight w:val="0"/>
          <w:marTop w:val="91"/>
          <w:marBottom w:val="0"/>
          <w:divBdr>
            <w:top w:val="none" w:sz="0" w:space="0" w:color="auto"/>
            <w:left w:val="none" w:sz="0" w:space="0" w:color="auto"/>
            <w:bottom w:val="none" w:sz="0" w:space="0" w:color="auto"/>
            <w:right w:val="none" w:sz="0" w:space="0" w:color="auto"/>
          </w:divBdr>
        </w:div>
        <w:div w:id="1100224156">
          <w:marLeft w:val="1800"/>
          <w:marRight w:val="0"/>
          <w:marTop w:val="91"/>
          <w:marBottom w:val="0"/>
          <w:divBdr>
            <w:top w:val="none" w:sz="0" w:space="0" w:color="auto"/>
            <w:left w:val="none" w:sz="0" w:space="0" w:color="auto"/>
            <w:bottom w:val="none" w:sz="0" w:space="0" w:color="auto"/>
            <w:right w:val="none" w:sz="0" w:space="0" w:color="auto"/>
          </w:divBdr>
        </w:div>
        <w:div w:id="1281760552">
          <w:marLeft w:val="547"/>
          <w:marRight w:val="0"/>
          <w:marTop w:val="115"/>
          <w:marBottom w:val="0"/>
          <w:divBdr>
            <w:top w:val="none" w:sz="0" w:space="0" w:color="auto"/>
            <w:left w:val="none" w:sz="0" w:space="0" w:color="auto"/>
            <w:bottom w:val="none" w:sz="0" w:space="0" w:color="auto"/>
            <w:right w:val="none" w:sz="0" w:space="0" w:color="auto"/>
          </w:divBdr>
        </w:div>
        <w:div w:id="1485006890">
          <w:marLeft w:val="547"/>
          <w:marRight w:val="0"/>
          <w:marTop w:val="115"/>
          <w:marBottom w:val="0"/>
          <w:divBdr>
            <w:top w:val="none" w:sz="0" w:space="0" w:color="auto"/>
            <w:left w:val="none" w:sz="0" w:space="0" w:color="auto"/>
            <w:bottom w:val="none" w:sz="0" w:space="0" w:color="auto"/>
            <w:right w:val="none" w:sz="0" w:space="0" w:color="auto"/>
          </w:divBdr>
        </w:div>
        <w:div w:id="1653364837">
          <w:marLeft w:val="1166"/>
          <w:marRight w:val="0"/>
          <w:marTop w:val="91"/>
          <w:marBottom w:val="0"/>
          <w:divBdr>
            <w:top w:val="none" w:sz="0" w:space="0" w:color="auto"/>
            <w:left w:val="none" w:sz="0" w:space="0" w:color="auto"/>
            <w:bottom w:val="none" w:sz="0" w:space="0" w:color="auto"/>
            <w:right w:val="none" w:sz="0" w:space="0" w:color="auto"/>
          </w:divBdr>
        </w:div>
      </w:divsChild>
    </w:div>
    <w:div w:id="1145707971">
      <w:bodyDiv w:val="1"/>
      <w:marLeft w:val="0"/>
      <w:marRight w:val="0"/>
      <w:marTop w:val="0"/>
      <w:marBottom w:val="0"/>
      <w:divBdr>
        <w:top w:val="none" w:sz="0" w:space="0" w:color="auto"/>
        <w:left w:val="none" w:sz="0" w:space="0" w:color="auto"/>
        <w:bottom w:val="none" w:sz="0" w:space="0" w:color="auto"/>
        <w:right w:val="none" w:sz="0" w:space="0" w:color="auto"/>
      </w:divBdr>
    </w:div>
    <w:div w:id="1146900768">
      <w:bodyDiv w:val="1"/>
      <w:marLeft w:val="0"/>
      <w:marRight w:val="0"/>
      <w:marTop w:val="0"/>
      <w:marBottom w:val="0"/>
      <w:divBdr>
        <w:top w:val="none" w:sz="0" w:space="0" w:color="auto"/>
        <w:left w:val="none" w:sz="0" w:space="0" w:color="auto"/>
        <w:bottom w:val="none" w:sz="0" w:space="0" w:color="auto"/>
        <w:right w:val="none" w:sz="0" w:space="0" w:color="auto"/>
      </w:divBdr>
      <w:divsChild>
        <w:div w:id="1791123538">
          <w:marLeft w:val="0"/>
          <w:marRight w:val="0"/>
          <w:marTop w:val="0"/>
          <w:marBottom w:val="0"/>
          <w:divBdr>
            <w:top w:val="none" w:sz="0" w:space="0" w:color="auto"/>
            <w:left w:val="none" w:sz="0" w:space="0" w:color="auto"/>
            <w:bottom w:val="none" w:sz="0" w:space="0" w:color="auto"/>
            <w:right w:val="none" w:sz="0" w:space="0" w:color="auto"/>
          </w:divBdr>
          <w:divsChild>
            <w:div w:id="182523519">
              <w:marLeft w:val="0"/>
              <w:marRight w:val="0"/>
              <w:marTop w:val="0"/>
              <w:marBottom w:val="0"/>
              <w:divBdr>
                <w:top w:val="none" w:sz="0" w:space="0" w:color="auto"/>
                <w:left w:val="none" w:sz="0" w:space="0" w:color="auto"/>
                <w:bottom w:val="none" w:sz="0" w:space="0" w:color="auto"/>
                <w:right w:val="none" w:sz="0" w:space="0" w:color="auto"/>
              </w:divBdr>
            </w:div>
            <w:div w:id="439229081">
              <w:marLeft w:val="0"/>
              <w:marRight w:val="0"/>
              <w:marTop w:val="0"/>
              <w:marBottom w:val="0"/>
              <w:divBdr>
                <w:top w:val="none" w:sz="0" w:space="0" w:color="auto"/>
                <w:left w:val="none" w:sz="0" w:space="0" w:color="auto"/>
                <w:bottom w:val="none" w:sz="0" w:space="0" w:color="auto"/>
                <w:right w:val="none" w:sz="0" w:space="0" w:color="auto"/>
              </w:divBdr>
            </w:div>
            <w:div w:id="849637336">
              <w:marLeft w:val="0"/>
              <w:marRight w:val="0"/>
              <w:marTop w:val="0"/>
              <w:marBottom w:val="0"/>
              <w:divBdr>
                <w:top w:val="none" w:sz="0" w:space="0" w:color="auto"/>
                <w:left w:val="none" w:sz="0" w:space="0" w:color="auto"/>
                <w:bottom w:val="none" w:sz="0" w:space="0" w:color="auto"/>
                <w:right w:val="none" w:sz="0" w:space="0" w:color="auto"/>
              </w:divBdr>
            </w:div>
            <w:div w:id="1105345231">
              <w:marLeft w:val="0"/>
              <w:marRight w:val="0"/>
              <w:marTop w:val="0"/>
              <w:marBottom w:val="0"/>
              <w:divBdr>
                <w:top w:val="none" w:sz="0" w:space="0" w:color="auto"/>
                <w:left w:val="none" w:sz="0" w:space="0" w:color="auto"/>
                <w:bottom w:val="none" w:sz="0" w:space="0" w:color="auto"/>
                <w:right w:val="none" w:sz="0" w:space="0" w:color="auto"/>
              </w:divBdr>
            </w:div>
            <w:div w:id="15050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4062">
      <w:bodyDiv w:val="1"/>
      <w:marLeft w:val="0"/>
      <w:marRight w:val="0"/>
      <w:marTop w:val="0"/>
      <w:marBottom w:val="0"/>
      <w:divBdr>
        <w:top w:val="none" w:sz="0" w:space="0" w:color="auto"/>
        <w:left w:val="none" w:sz="0" w:space="0" w:color="auto"/>
        <w:bottom w:val="none" w:sz="0" w:space="0" w:color="auto"/>
        <w:right w:val="none" w:sz="0" w:space="0" w:color="auto"/>
      </w:divBdr>
      <w:divsChild>
        <w:div w:id="2137793573">
          <w:marLeft w:val="0"/>
          <w:marRight w:val="0"/>
          <w:marTop w:val="0"/>
          <w:marBottom w:val="0"/>
          <w:divBdr>
            <w:top w:val="none" w:sz="0" w:space="0" w:color="auto"/>
            <w:left w:val="none" w:sz="0" w:space="0" w:color="auto"/>
            <w:bottom w:val="none" w:sz="0" w:space="0" w:color="auto"/>
            <w:right w:val="none" w:sz="0" w:space="0" w:color="auto"/>
          </w:divBdr>
          <w:divsChild>
            <w:div w:id="63528806">
              <w:marLeft w:val="0"/>
              <w:marRight w:val="0"/>
              <w:marTop w:val="0"/>
              <w:marBottom w:val="0"/>
              <w:divBdr>
                <w:top w:val="none" w:sz="0" w:space="0" w:color="auto"/>
                <w:left w:val="none" w:sz="0" w:space="0" w:color="auto"/>
                <w:bottom w:val="none" w:sz="0" w:space="0" w:color="auto"/>
                <w:right w:val="none" w:sz="0" w:space="0" w:color="auto"/>
              </w:divBdr>
            </w:div>
            <w:div w:id="532307897">
              <w:marLeft w:val="0"/>
              <w:marRight w:val="0"/>
              <w:marTop w:val="0"/>
              <w:marBottom w:val="0"/>
              <w:divBdr>
                <w:top w:val="none" w:sz="0" w:space="0" w:color="auto"/>
                <w:left w:val="none" w:sz="0" w:space="0" w:color="auto"/>
                <w:bottom w:val="none" w:sz="0" w:space="0" w:color="auto"/>
                <w:right w:val="none" w:sz="0" w:space="0" w:color="auto"/>
              </w:divBdr>
            </w:div>
            <w:div w:id="579564029">
              <w:marLeft w:val="0"/>
              <w:marRight w:val="0"/>
              <w:marTop w:val="0"/>
              <w:marBottom w:val="0"/>
              <w:divBdr>
                <w:top w:val="none" w:sz="0" w:space="0" w:color="auto"/>
                <w:left w:val="none" w:sz="0" w:space="0" w:color="auto"/>
                <w:bottom w:val="none" w:sz="0" w:space="0" w:color="auto"/>
                <w:right w:val="none" w:sz="0" w:space="0" w:color="auto"/>
              </w:divBdr>
            </w:div>
            <w:div w:id="1318530384">
              <w:marLeft w:val="0"/>
              <w:marRight w:val="0"/>
              <w:marTop w:val="0"/>
              <w:marBottom w:val="0"/>
              <w:divBdr>
                <w:top w:val="none" w:sz="0" w:space="0" w:color="auto"/>
                <w:left w:val="none" w:sz="0" w:space="0" w:color="auto"/>
                <w:bottom w:val="none" w:sz="0" w:space="0" w:color="auto"/>
                <w:right w:val="none" w:sz="0" w:space="0" w:color="auto"/>
              </w:divBdr>
            </w:div>
            <w:div w:id="1413316360">
              <w:marLeft w:val="0"/>
              <w:marRight w:val="0"/>
              <w:marTop w:val="0"/>
              <w:marBottom w:val="0"/>
              <w:divBdr>
                <w:top w:val="none" w:sz="0" w:space="0" w:color="auto"/>
                <w:left w:val="none" w:sz="0" w:space="0" w:color="auto"/>
                <w:bottom w:val="none" w:sz="0" w:space="0" w:color="auto"/>
                <w:right w:val="none" w:sz="0" w:space="0" w:color="auto"/>
              </w:divBdr>
            </w:div>
            <w:div w:id="1598751277">
              <w:marLeft w:val="0"/>
              <w:marRight w:val="0"/>
              <w:marTop w:val="0"/>
              <w:marBottom w:val="0"/>
              <w:divBdr>
                <w:top w:val="none" w:sz="0" w:space="0" w:color="auto"/>
                <w:left w:val="none" w:sz="0" w:space="0" w:color="auto"/>
                <w:bottom w:val="none" w:sz="0" w:space="0" w:color="auto"/>
                <w:right w:val="none" w:sz="0" w:space="0" w:color="auto"/>
              </w:divBdr>
            </w:div>
            <w:div w:id="19075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3838">
      <w:bodyDiv w:val="1"/>
      <w:marLeft w:val="0"/>
      <w:marRight w:val="0"/>
      <w:marTop w:val="0"/>
      <w:marBottom w:val="0"/>
      <w:divBdr>
        <w:top w:val="none" w:sz="0" w:space="0" w:color="auto"/>
        <w:left w:val="none" w:sz="0" w:space="0" w:color="auto"/>
        <w:bottom w:val="none" w:sz="0" w:space="0" w:color="auto"/>
        <w:right w:val="none" w:sz="0" w:space="0" w:color="auto"/>
      </w:divBdr>
    </w:div>
    <w:div w:id="1149322204">
      <w:bodyDiv w:val="1"/>
      <w:marLeft w:val="0"/>
      <w:marRight w:val="0"/>
      <w:marTop w:val="0"/>
      <w:marBottom w:val="0"/>
      <w:divBdr>
        <w:top w:val="none" w:sz="0" w:space="0" w:color="auto"/>
        <w:left w:val="none" w:sz="0" w:space="0" w:color="auto"/>
        <w:bottom w:val="none" w:sz="0" w:space="0" w:color="auto"/>
        <w:right w:val="none" w:sz="0" w:space="0" w:color="auto"/>
      </w:divBdr>
    </w:div>
    <w:div w:id="1150093351">
      <w:bodyDiv w:val="1"/>
      <w:marLeft w:val="0"/>
      <w:marRight w:val="0"/>
      <w:marTop w:val="0"/>
      <w:marBottom w:val="0"/>
      <w:divBdr>
        <w:top w:val="none" w:sz="0" w:space="0" w:color="auto"/>
        <w:left w:val="none" w:sz="0" w:space="0" w:color="auto"/>
        <w:bottom w:val="none" w:sz="0" w:space="0" w:color="auto"/>
        <w:right w:val="none" w:sz="0" w:space="0" w:color="auto"/>
      </w:divBdr>
    </w:div>
    <w:div w:id="1150245399">
      <w:bodyDiv w:val="1"/>
      <w:marLeft w:val="0"/>
      <w:marRight w:val="0"/>
      <w:marTop w:val="0"/>
      <w:marBottom w:val="0"/>
      <w:divBdr>
        <w:top w:val="none" w:sz="0" w:space="0" w:color="auto"/>
        <w:left w:val="none" w:sz="0" w:space="0" w:color="auto"/>
        <w:bottom w:val="none" w:sz="0" w:space="0" w:color="auto"/>
        <w:right w:val="none" w:sz="0" w:space="0" w:color="auto"/>
      </w:divBdr>
      <w:divsChild>
        <w:div w:id="40793466">
          <w:marLeft w:val="2520"/>
          <w:marRight w:val="0"/>
          <w:marTop w:val="77"/>
          <w:marBottom w:val="0"/>
          <w:divBdr>
            <w:top w:val="none" w:sz="0" w:space="0" w:color="auto"/>
            <w:left w:val="none" w:sz="0" w:space="0" w:color="auto"/>
            <w:bottom w:val="none" w:sz="0" w:space="0" w:color="auto"/>
            <w:right w:val="none" w:sz="0" w:space="0" w:color="auto"/>
          </w:divBdr>
        </w:div>
        <w:div w:id="366029284">
          <w:marLeft w:val="2520"/>
          <w:marRight w:val="0"/>
          <w:marTop w:val="77"/>
          <w:marBottom w:val="0"/>
          <w:divBdr>
            <w:top w:val="none" w:sz="0" w:space="0" w:color="auto"/>
            <w:left w:val="none" w:sz="0" w:space="0" w:color="auto"/>
            <w:bottom w:val="none" w:sz="0" w:space="0" w:color="auto"/>
            <w:right w:val="none" w:sz="0" w:space="0" w:color="auto"/>
          </w:divBdr>
        </w:div>
        <w:div w:id="764611200">
          <w:marLeft w:val="2520"/>
          <w:marRight w:val="0"/>
          <w:marTop w:val="77"/>
          <w:marBottom w:val="0"/>
          <w:divBdr>
            <w:top w:val="none" w:sz="0" w:space="0" w:color="auto"/>
            <w:left w:val="none" w:sz="0" w:space="0" w:color="auto"/>
            <w:bottom w:val="none" w:sz="0" w:space="0" w:color="auto"/>
            <w:right w:val="none" w:sz="0" w:space="0" w:color="auto"/>
          </w:divBdr>
        </w:div>
        <w:div w:id="923996836">
          <w:marLeft w:val="1800"/>
          <w:marRight w:val="0"/>
          <w:marTop w:val="86"/>
          <w:marBottom w:val="0"/>
          <w:divBdr>
            <w:top w:val="none" w:sz="0" w:space="0" w:color="auto"/>
            <w:left w:val="none" w:sz="0" w:space="0" w:color="auto"/>
            <w:bottom w:val="none" w:sz="0" w:space="0" w:color="auto"/>
            <w:right w:val="none" w:sz="0" w:space="0" w:color="auto"/>
          </w:divBdr>
        </w:div>
        <w:div w:id="958608412">
          <w:marLeft w:val="2520"/>
          <w:marRight w:val="0"/>
          <w:marTop w:val="77"/>
          <w:marBottom w:val="0"/>
          <w:divBdr>
            <w:top w:val="none" w:sz="0" w:space="0" w:color="auto"/>
            <w:left w:val="none" w:sz="0" w:space="0" w:color="auto"/>
            <w:bottom w:val="none" w:sz="0" w:space="0" w:color="auto"/>
            <w:right w:val="none" w:sz="0" w:space="0" w:color="auto"/>
          </w:divBdr>
        </w:div>
        <w:div w:id="1200818202">
          <w:marLeft w:val="3240"/>
          <w:marRight w:val="0"/>
          <w:marTop w:val="77"/>
          <w:marBottom w:val="0"/>
          <w:divBdr>
            <w:top w:val="none" w:sz="0" w:space="0" w:color="auto"/>
            <w:left w:val="none" w:sz="0" w:space="0" w:color="auto"/>
            <w:bottom w:val="none" w:sz="0" w:space="0" w:color="auto"/>
            <w:right w:val="none" w:sz="0" w:space="0" w:color="auto"/>
          </w:divBdr>
        </w:div>
        <w:div w:id="1247155958">
          <w:marLeft w:val="1800"/>
          <w:marRight w:val="0"/>
          <w:marTop w:val="86"/>
          <w:marBottom w:val="0"/>
          <w:divBdr>
            <w:top w:val="none" w:sz="0" w:space="0" w:color="auto"/>
            <w:left w:val="none" w:sz="0" w:space="0" w:color="auto"/>
            <w:bottom w:val="none" w:sz="0" w:space="0" w:color="auto"/>
            <w:right w:val="none" w:sz="0" w:space="0" w:color="auto"/>
          </w:divBdr>
        </w:div>
        <w:div w:id="1525941804">
          <w:marLeft w:val="547"/>
          <w:marRight w:val="0"/>
          <w:marTop w:val="115"/>
          <w:marBottom w:val="0"/>
          <w:divBdr>
            <w:top w:val="none" w:sz="0" w:space="0" w:color="auto"/>
            <w:left w:val="none" w:sz="0" w:space="0" w:color="auto"/>
            <w:bottom w:val="none" w:sz="0" w:space="0" w:color="auto"/>
            <w:right w:val="none" w:sz="0" w:space="0" w:color="auto"/>
          </w:divBdr>
        </w:div>
        <w:div w:id="1803115701">
          <w:marLeft w:val="2520"/>
          <w:marRight w:val="0"/>
          <w:marTop w:val="77"/>
          <w:marBottom w:val="0"/>
          <w:divBdr>
            <w:top w:val="none" w:sz="0" w:space="0" w:color="auto"/>
            <w:left w:val="none" w:sz="0" w:space="0" w:color="auto"/>
            <w:bottom w:val="none" w:sz="0" w:space="0" w:color="auto"/>
            <w:right w:val="none" w:sz="0" w:space="0" w:color="auto"/>
          </w:divBdr>
        </w:div>
        <w:div w:id="1904288366">
          <w:marLeft w:val="1166"/>
          <w:marRight w:val="0"/>
          <w:marTop w:val="96"/>
          <w:marBottom w:val="0"/>
          <w:divBdr>
            <w:top w:val="none" w:sz="0" w:space="0" w:color="auto"/>
            <w:left w:val="none" w:sz="0" w:space="0" w:color="auto"/>
            <w:bottom w:val="none" w:sz="0" w:space="0" w:color="auto"/>
            <w:right w:val="none" w:sz="0" w:space="0" w:color="auto"/>
          </w:divBdr>
        </w:div>
        <w:div w:id="2029405011">
          <w:marLeft w:val="1800"/>
          <w:marRight w:val="0"/>
          <w:marTop w:val="86"/>
          <w:marBottom w:val="0"/>
          <w:divBdr>
            <w:top w:val="none" w:sz="0" w:space="0" w:color="auto"/>
            <w:left w:val="none" w:sz="0" w:space="0" w:color="auto"/>
            <w:bottom w:val="none" w:sz="0" w:space="0" w:color="auto"/>
            <w:right w:val="none" w:sz="0" w:space="0" w:color="auto"/>
          </w:divBdr>
        </w:div>
        <w:div w:id="2033875061">
          <w:marLeft w:val="2520"/>
          <w:marRight w:val="0"/>
          <w:marTop w:val="77"/>
          <w:marBottom w:val="0"/>
          <w:divBdr>
            <w:top w:val="none" w:sz="0" w:space="0" w:color="auto"/>
            <w:left w:val="none" w:sz="0" w:space="0" w:color="auto"/>
            <w:bottom w:val="none" w:sz="0" w:space="0" w:color="auto"/>
            <w:right w:val="none" w:sz="0" w:space="0" w:color="auto"/>
          </w:divBdr>
        </w:div>
      </w:divsChild>
    </w:div>
    <w:div w:id="1151674204">
      <w:bodyDiv w:val="1"/>
      <w:marLeft w:val="0"/>
      <w:marRight w:val="0"/>
      <w:marTop w:val="0"/>
      <w:marBottom w:val="0"/>
      <w:divBdr>
        <w:top w:val="none" w:sz="0" w:space="0" w:color="auto"/>
        <w:left w:val="none" w:sz="0" w:space="0" w:color="auto"/>
        <w:bottom w:val="none" w:sz="0" w:space="0" w:color="auto"/>
        <w:right w:val="none" w:sz="0" w:space="0" w:color="auto"/>
      </w:divBdr>
    </w:div>
    <w:div w:id="1152716539">
      <w:bodyDiv w:val="1"/>
      <w:marLeft w:val="0"/>
      <w:marRight w:val="0"/>
      <w:marTop w:val="0"/>
      <w:marBottom w:val="0"/>
      <w:divBdr>
        <w:top w:val="none" w:sz="0" w:space="0" w:color="auto"/>
        <w:left w:val="none" w:sz="0" w:space="0" w:color="auto"/>
        <w:bottom w:val="none" w:sz="0" w:space="0" w:color="auto"/>
        <w:right w:val="none" w:sz="0" w:space="0" w:color="auto"/>
      </w:divBdr>
    </w:div>
    <w:div w:id="1153528980">
      <w:bodyDiv w:val="1"/>
      <w:marLeft w:val="0"/>
      <w:marRight w:val="0"/>
      <w:marTop w:val="0"/>
      <w:marBottom w:val="0"/>
      <w:divBdr>
        <w:top w:val="none" w:sz="0" w:space="0" w:color="auto"/>
        <w:left w:val="none" w:sz="0" w:space="0" w:color="auto"/>
        <w:bottom w:val="none" w:sz="0" w:space="0" w:color="auto"/>
        <w:right w:val="none" w:sz="0" w:space="0" w:color="auto"/>
      </w:divBdr>
    </w:div>
    <w:div w:id="1154300483">
      <w:bodyDiv w:val="1"/>
      <w:marLeft w:val="0"/>
      <w:marRight w:val="0"/>
      <w:marTop w:val="0"/>
      <w:marBottom w:val="0"/>
      <w:divBdr>
        <w:top w:val="none" w:sz="0" w:space="0" w:color="auto"/>
        <w:left w:val="none" w:sz="0" w:space="0" w:color="auto"/>
        <w:bottom w:val="none" w:sz="0" w:space="0" w:color="auto"/>
        <w:right w:val="none" w:sz="0" w:space="0" w:color="auto"/>
      </w:divBdr>
      <w:divsChild>
        <w:div w:id="26296764">
          <w:marLeft w:val="1166"/>
          <w:marRight w:val="0"/>
          <w:marTop w:val="134"/>
          <w:marBottom w:val="0"/>
          <w:divBdr>
            <w:top w:val="none" w:sz="0" w:space="0" w:color="auto"/>
            <w:left w:val="none" w:sz="0" w:space="0" w:color="auto"/>
            <w:bottom w:val="none" w:sz="0" w:space="0" w:color="auto"/>
            <w:right w:val="none" w:sz="0" w:space="0" w:color="auto"/>
          </w:divBdr>
        </w:div>
        <w:div w:id="119763868">
          <w:marLeft w:val="1166"/>
          <w:marRight w:val="0"/>
          <w:marTop w:val="134"/>
          <w:marBottom w:val="0"/>
          <w:divBdr>
            <w:top w:val="none" w:sz="0" w:space="0" w:color="auto"/>
            <w:left w:val="none" w:sz="0" w:space="0" w:color="auto"/>
            <w:bottom w:val="none" w:sz="0" w:space="0" w:color="auto"/>
            <w:right w:val="none" w:sz="0" w:space="0" w:color="auto"/>
          </w:divBdr>
        </w:div>
        <w:div w:id="573928585">
          <w:marLeft w:val="1800"/>
          <w:marRight w:val="0"/>
          <w:marTop w:val="115"/>
          <w:marBottom w:val="0"/>
          <w:divBdr>
            <w:top w:val="none" w:sz="0" w:space="0" w:color="auto"/>
            <w:left w:val="none" w:sz="0" w:space="0" w:color="auto"/>
            <w:bottom w:val="none" w:sz="0" w:space="0" w:color="auto"/>
            <w:right w:val="none" w:sz="0" w:space="0" w:color="auto"/>
          </w:divBdr>
        </w:div>
        <w:div w:id="1864513596">
          <w:marLeft w:val="1166"/>
          <w:marRight w:val="0"/>
          <w:marTop w:val="134"/>
          <w:marBottom w:val="0"/>
          <w:divBdr>
            <w:top w:val="none" w:sz="0" w:space="0" w:color="auto"/>
            <w:left w:val="none" w:sz="0" w:space="0" w:color="auto"/>
            <w:bottom w:val="none" w:sz="0" w:space="0" w:color="auto"/>
            <w:right w:val="none" w:sz="0" w:space="0" w:color="auto"/>
          </w:divBdr>
        </w:div>
        <w:div w:id="1906451157">
          <w:marLeft w:val="547"/>
          <w:marRight w:val="0"/>
          <w:marTop w:val="154"/>
          <w:marBottom w:val="0"/>
          <w:divBdr>
            <w:top w:val="none" w:sz="0" w:space="0" w:color="auto"/>
            <w:left w:val="none" w:sz="0" w:space="0" w:color="auto"/>
            <w:bottom w:val="none" w:sz="0" w:space="0" w:color="auto"/>
            <w:right w:val="none" w:sz="0" w:space="0" w:color="auto"/>
          </w:divBdr>
        </w:div>
      </w:divsChild>
    </w:div>
    <w:div w:id="1156844661">
      <w:bodyDiv w:val="1"/>
      <w:marLeft w:val="0"/>
      <w:marRight w:val="0"/>
      <w:marTop w:val="0"/>
      <w:marBottom w:val="0"/>
      <w:divBdr>
        <w:top w:val="none" w:sz="0" w:space="0" w:color="auto"/>
        <w:left w:val="none" w:sz="0" w:space="0" w:color="auto"/>
        <w:bottom w:val="none" w:sz="0" w:space="0" w:color="auto"/>
        <w:right w:val="none" w:sz="0" w:space="0" w:color="auto"/>
      </w:divBdr>
      <w:divsChild>
        <w:div w:id="274365654">
          <w:marLeft w:val="1166"/>
          <w:marRight w:val="0"/>
          <w:marTop w:val="134"/>
          <w:marBottom w:val="0"/>
          <w:divBdr>
            <w:top w:val="none" w:sz="0" w:space="0" w:color="auto"/>
            <w:left w:val="none" w:sz="0" w:space="0" w:color="auto"/>
            <w:bottom w:val="none" w:sz="0" w:space="0" w:color="auto"/>
            <w:right w:val="none" w:sz="0" w:space="0" w:color="auto"/>
          </w:divBdr>
        </w:div>
        <w:div w:id="670185146">
          <w:marLeft w:val="547"/>
          <w:marRight w:val="0"/>
          <w:marTop w:val="154"/>
          <w:marBottom w:val="0"/>
          <w:divBdr>
            <w:top w:val="none" w:sz="0" w:space="0" w:color="auto"/>
            <w:left w:val="none" w:sz="0" w:space="0" w:color="auto"/>
            <w:bottom w:val="none" w:sz="0" w:space="0" w:color="auto"/>
            <w:right w:val="none" w:sz="0" w:space="0" w:color="auto"/>
          </w:divBdr>
        </w:div>
        <w:div w:id="1098981765">
          <w:marLeft w:val="547"/>
          <w:marRight w:val="0"/>
          <w:marTop w:val="154"/>
          <w:marBottom w:val="0"/>
          <w:divBdr>
            <w:top w:val="none" w:sz="0" w:space="0" w:color="auto"/>
            <w:left w:val="none" w:sz="0" w:space="0" w:color="auto"/>
            <w:bottom w:val="none" w:sz="0" w:space="0" w:color="auto"/>
            <w:right w:val="none" w:sz="0" w:space="0" w:color="auto"/>
          </w:divBdr>
        </w:div>
        <w:div w:id="1707441873">
          <w:marLeft w:val="1166"/>
          <w:marRight w:val="0"/>
          <w:marTop w:val="134"/>
          <w:marBottom w:val="0"/>
          <w:divBdr>
            <w:top w:val="none" w:sz="0" w:space="0" w:color="auto"/>
            <w:left w:val="none" w:sz="0" w:space="0" w:color="auto"/>
            <w:bottom w:val="none" w:sz="0" w:space="0" w:color="auto"/>
            <w:right w:val="none" w:sz="0" w:space="0" w:color="auto"/>
          </w:divBdr>
        </w:div>
      </w:divsChild>
    </w:div>
    <w:div w:id="1157451587">
      <w:bodyDiv w:val="1"/>
      <w:marLeft w:val="0"/>
      <w:marRight w:val="0"/>
      <w:marTop w:val="0"/>
      <w:marBottom w:val="0"/>
      <w:divBdr>
        <w:top w:val="none" w:sz="0" w:space="0" w:color="auto"/>
        <w:left w:val="none" w:sz="0" w:space="0" w:color="auto"/>
        <w:bottom w:val="none" w:sz="0" w:space="0" w:color="auto"/>
        <w:right w:val="none" w:sz="0" w:space="0" w:color="auto"/>
      </w:divBdr>
      <w:divsChild>
        <w:div w:id="60179506">
          <w:marLeft w:val="547"/>
          <w:marRight w:val="0"/>
          <w:marTop w:val="96"/>
          <w:marBottom w:val="0"/>
          <w:divBdr>
            <w:top w:val="none" w:sz="0" w:space="0" w:color="auto"/>
            <w:left w:val="none" w:sz="0" w:space="0" w:color="auto"/>
            <w:bottom w:val="none" w:sz="0" w:space="0" w:color="auto"/>
            <w:right w:val="none" w:sz="0" w:space="0" w:color="auto"/>
          </w:divBdr>
        </w:div>
        <w:div w:id="121120662">
          <w:marLeft w:val="547"/>
          <w:marRight w:val="0"/>
          <w:marTop w:val="96"/>
          <w:marBottom w:val="0"/>
          <w:divBdr>
            <w:top w:val="none" w:sz="0" w:space="0" w:color="auto"/>
            <w:left w:val="none" w:sz="0" w:space="0" w:color="auto"/>
            <w:bottom w:val="none" w:sz="0" w:space="0" w:color="auto"/>
            <w:right w:val="none" w:sz="0" w:space="0" w:color="auto"/>
          </w:divBdr>
        </w:div>
        <w:div w:id="281811779">
          <w:marLeft w:val="1166"/>
          <w:marRight w:val="0"/>
          <w:marTop w:val="86"/>
          <w:marBottom w:val="0"/>
          <w:divBdr>
            <w:top w:val="none" w:sz="0" w:space="0" w:color="auto"/>
            <w:left w:val="none" w:sz="0" w:space="0" w:color="auto"/>
            <w:bottom w:val="none" w:sz="0" w:space="0" w:color="auto"/>
            <w:right w:val="none" w:sz="0" w:space="0" w:color="auto"/>
          </w:divBdr>
        </w:div>
        <w:div w:id="307976896">
          <w:marLeft w:val="1800"/>
          <w:marRight w:val="0"/>
          <w:marTop w:val="77"/>
          <w:marBottom w:val="0"/>
          <w:divBdr>
            <w:top w:val="none" w:sz="0" w:space="0" w:color="auto"/>
            <w:left w:val="none" w:sz="0" w:space="0" w:color="auto"/>
            <w:bottom w:val="none" w:sz="0" w:space="0" w:color="auto"/>
            <w:right w:val="none" w:sz="0" w:space="0" w:color="auto"/>
          </w:divBdr>
        </w:div>
        <w:div w:id="396369198">
          <w:marLeft w:val="1166"/>
          <w:marRight w:val="0"/>
          <w:marTop w:val="86"/>
          <w:marBottom w:val="0"/>
          <w:divBdr>
            <w:top w:val="none" w:sz="0" w:space="0" w:color="auto"/>
            <w:left w:val="none" w:sz="0" w:space="0" w:color="auto"/>
            <w:bottom w:val="none" w:sz="0" w:space="0" w:color="auto"/>
            <w:right w:val="none" w:sz="0" w:space="0" w:color="auto"/>
          </w:divBdr>
        </w:div>
        <w:div w:id="408504283">
          <w:marLeft w:val="1166"/>
          <w:marRight w:val="0"/>
          <w:marTop w:val="86"/>
          <w:marBottom w:val="0"/>
          <w:divBdr>
            <w:top w:val="none" w:sz="0" w:space="0" w:color="auto"/>
            <w:left w:val="none" w:sz="0" w:space="0" w:color="auto"/>
            <w:bottom w:val="none" w:sz="0" w:space="0" w:color="auto"/>
            <w:right w:val="none" w:sz="0" w:space="0" w:color="auto"/>
          </w:divBdr>
        </w:div>
        <w:div w:id="409736586">
          <w:marLeft w:val="547"/>
          <w:marRight w:val="0"/>
          <w:marTop w:val="96"/>
          <w:marBottom w:val="0"/>
          <w:divBdr>
            <w:top w:val="none" w:sz="0" w:space="0" w:color="auto"/>
            <w:left w:val="none" w:sz="0" w:space="0" w:color="auto"/>
            <w:bottom w:val="none" w:sz="0" w:space="0" w:color="auto"/>
            <w:right w:val="none" w:sz="0" w:space="0" w:color="auto"/>
          </w:divBdr>
        </w:div>
        <w:div w:id="539822029">
          <w:marLeft w:val="1800"/>
          <w:marRight w:val="0"/>
          <w:marTop w:val="77"/>
          <w:marBottom w:val="0"/>
          <w:divBdr>
            <w:top w:val="none" w:sz="0" w:space="0" w:color="auto"/>
            <w:left w:val="none" w:sz="0" w:space="0" w:color="auto"/>
            <w:bottom w:val="none" w:sz="0" w:space="0" w:color="auto"/>
            <w:right w:val="none" w:sz="0" w:space="0" w:color="auto"/>
          </w:divBdr>
        </w:div>
        <w:div w:id="801726386">
          <w:marLeft w:val="1800"/>
          <w:marRight w:val="0"/>
          <w:marTop w:val="77"/>
          <w:marBottom w:val="0"/>
          <w:divBdr>
            <w:top w:val="none" w:sz="0" w:space="0" w:color="auto"/>
            <w:left w:val="none" w:sz="0" w:space="0" w:color="auto"/>
            <w:bottom w:val="none" w:sz="0" w:space="0" w:color="auto"/>
            <w:right w:val="none" w:sz="0" w:space="0" w:color="auto"/>
          </w:divBdr>
        </w:div>
        <w:div w:id="856044994">
          <w:marLeft w:val="1800"/>
          <w:marRight w:val="0"/>
          <w:marTop w:val="77"/>
          <w:marBottom w:val="0"/>
          <w:divBdr>
            <w:top w:val="none" w:sz="0" w:space="0" w:color="auto"/>
            <w:left w:val="none" w:sz="0" w:space="0" w:color="auto"/>
            <w:bottom w:val="none" w:sz="0" w:space="0" w:color="auto"/>
            <w:right w:val="none" w:sz="0" w:space="0" w:color="auto"/>
          </w:divBdr>
        </w:div>
        <w:div w:id="1111244609">
          <w:marLeft w:val="1166"/>
          <w:marRight w:val="0"/>
          <w:marTop w:val="86"/>
          <w:marBottom w:val="0"/>
          <w:divBdr>
            <w:top w:val="none" w:sz="0" w:space="0" w:color="auto"/>
            <w:left w:val="none" w:sz="0" w:space="0" w:color="auto"/>
            <w:bottom w:val="none" w:sz="0" w:space="0" w:color="auto"/>
            <w:right w:val="none" w:sz="0" w:space="0" w:color="auto"/>
          </w:divBdr>
        </w:div>
        <w:div w:id="1200702864">
          <w:marLeft w:val="1800"/>
          <w:marRight w:val="0"/>
          <w:marTop w:val="77"/>
          <w:marBottom w:val="0"/>
          <w:divBdr>
            <w:top w:val="none" w:sz="0" w:space="0" w:color="auto"/>
            <w:left w:val="none" w:sz="0" w:space="0" w:color="auto"/>
            <w:bottom w:val="none" w:sz="0" w:space="0" w:color="auto"/>
            <w:right w:val="none" w:sz="0" w:space="0" w:color="auto"/>
          </w:divBdr>
        </w:div>
        <w:div w:id="1269846945">
          <w:marLeft w:val="1166"/>
          <w:marRight w:val="0"/>
          <w:marTop w:val="86"/>
          <w:marBottom w:val="0"/>
          <w:divBdr>
            <w:top w:val="none" w:sz="0" w:space="0" w:color="auto"/>
            <w:left w:val="none" w:sz="0" w:space="0" w:color="auto"/>
            <w:bottom w:val="none" w:sz="0" w:space="0" w:color="auto"/>
            <w:right w:val="none" w:sz="0" w:space="0" w:color="auto"/>
          </w:divBdr>
        </w:div>
        <w:div w:id="1493376454">
          <w:marLeft w:val="1800"/>
          <w:marRight w:val="0"/>
          <w:marTop w:val="77"/>
          <w:marBottom w:val="0"/>
          <w:divBdr>
            <w:top w:val="none" w:sz="0" w:space="0" w:color="auto"/>
            <w:left w:val="none" w:sz="0" w:space="0" w:color="auto"/>
            <w:bottom w:val="none" w:sz="0" w:space="0" w:color="auto"/>
            <w:right w:val="none" w:sz="0" w:space="0" w:color="auto"/>
          </w:divBdr>
        </w:div>
        <w:div w:id="1515799380">
          <w:marLeft w:val="1800"/>
          <w:marRight w:val="0"/>
          <w:marTop w:val="77"/>
          <w:marBottom w:val="0"/>
          <w:divBdr>
            <w:top w:val="none" w:sz="0" w:space="0" w:color="auto"/>
            <w:left w:val="none" w:sz="0" w:space="0" w:color="auto"/>
            <w:bottom w:val="none" w:sz="0" w:space="0" w:color="auto"/>
            <w:right w:val="none" w:sz="0" w:space="0" w:color="auto"/>
          </w:divBdr>
        </w:div>
        <w:div w:id="1813667774">
          <w:marLeft w:val="1800"/>
          <w:marRight w:val="0"/>
          <w:marTop w:val="77"/>
          <w:marBottom w:val="0"/>
          <w:divBdr>
            <w:top w:val="none" w:sz="0" w:space="0" w:color="auto"/>
            <w:left w:val="none" w:sz="0" w:space="0" w:color="auto"/>
            <w:bottom w:val="none" w:sz="0" w:space="0" w:color="auto"/>
            <w:right w:val="none" w:sz="0" w:space="0" w:color="auto"/>
          </w:divBdr>
        </w:div>
        <w:div w:id="1900553509">
          <w:marLeft w:val="1800"/>
          <w:marRight w:val="0"/>
          <w:marTop w:val="77"/>
          <w:marBottom w:val="0"/>
          <w:divBdr>
            <w:top w:val="none" w:sz="0" w:space="0" w:color="auto"/>
            <w:left w:val="none" w:sz="0" w:space="0" w:color="auto"/>
            <w:bottom w:val="none" w:sz="0" w:space="0" w:color="auto"/>
            <w:right w:val="none" w:sz="0" w:space="0" w:color="auto"/>
          </w:divBdr>
        </w:div>
        <w:div w:id="2059039343">
          <w:marLeft w:val="1800"/>
          <w:marRight w:val="0"/>
          <w:marTop w:val="77"/>
          <w:marBottom w:val="0"/>
          <w:divBdr>
            <w:top w:val="none" w:sz="0" w:space="0" w:color="auto"/>
            <w:left w:val="none" w:sz="0" w:space="0" w:color="auto"/>
            <w:bottom w:val="none" w:sz="0" w:space="0" w:color="auto"/>
            <w:right w:val="none" w:sz="0" w:space="0" w:color="auto"/>
          </w:divBdr>
        </w:div>
      </w:divsChild>
    </w:div>
    <w:div w:id="1158154886">
      <w:bodyDiv w:val="1"/>
      <w:marLeft w:val="0"/>
      <w:marRight w:val="0"/>
      <w:marTop w:val="0"/>
      <w:marBottom w:val="0"/>
      <w:divBdr>
        <w:top w:val="none" w:sz="0" w:space="0" w:color="auto"/>
        <w:left w:val="none" w:sz="0" w:space="0" w:color="auto"/>
        <w:bottom w:val="none" w:sz="0" w:space="0" w:color="auto"/>
        <w:right w:val="none" w:sz="0" w:space="0" w:color="auto"/>
      </w:divBdr>
      <w:divsChild>
        <w:div w:id="357975293">
          <w:marLeft w:val="1800"/>
          <w:marRight w:val="0"/>
          <w:marTop w:val="91"/>
          <w:marBottom w:val="0"/>
          <w:divBdr>
            <w:top w:val="none" w:sz="0" w:space="0" w:color="auto"/>
            <w:left w:val="none" w:sz="0" w:space="0" w:color="auto"/>
            <w:bottom w:val="none" w:sz="0" w:space="0" w:color="auto"/>
            <w:right w:val="none" w:sz="0" w:space="0" w:color="auto"/>
          </w:divBdr>
        </w:div>
        <w:div w:id="524178765">
          <w:marLeft w:val="2520"/>
          <w:marRight w:val="0"/>
          <w:marTop w:val="82"/>
          <w:marBottom w:val="0"/>
          <w:divBdr>
            <w:top w:val="none" w:sz="0" w:space="0" w:color="auto"/>
            <w:left w:val="none" w:sz="0" w:space="0" w:color="auto"/>
            <w:bottom w:val="none" w:sz="0" w:space="0" w:color="auto"/>
            <w:right w:val="none" w:sz="0" w:space="0" w:color="auto"/>
          </w:divBdr>
        </w:div>
        <w:div w:id="575743576">
          <w:marLeft w:val="1800"/>
          <w:marRight w:val="0"/>
          <w:marTop w:val="91"/>
          <w:marBottom w:val="0"/>
          <w:divBdr>
            <w:top w:val="none" w:sz="0" w:space="0" w:color="auto"/>
            <w:left w:val="none" w:sz="0" w:space="0" w:color="auto"/>
            <w:bottom w:val="none" w:sz="0" w:space="0" w:color="auto"/>
            <w:right w:val="none" w:sz="0" w:space="0" w:color="auto"/>
          </w:divBdr>
        </w:div>
        <w:div w:id="792754550">
          <w:marLeft w:val="547"/>
          <w:marRight w:val="0"/>
          <w:marTop w:val="125"/>
          <w:marBottom w:val="0"/>
          <w:divBdr>
            <w:top w:val="none" w:sz="0" w:space="0" w:color="auto"/>
            <w:left w:val="none" w:sz="0" w:space="0" w:color="auto"/>
            <w:bottom w:val="none" w:sz="0" w:space="0" w:color="auto"/>
            <w:right w:val="none" w:sz="0" w:space="0" w:color="auto"/>
          </w:divBdr>
        </w:div>
        <w:div w:id="1041707722">
          <w:marLeft w:val="1166"/>
          <w:marRight w:val="0"/>
          <w:marTop w:val="106"/>
          <w:marBottom w:val="0"/>
          <w:divBdr>
            <w:top w:val="none" w:sz="0" w:space="0" w:color="auto"/>
            <w:left w:val="none" w:sz="0" w:space="0" w:color="auto"/>
            <w:bottom w:val="none" w:sz="0" w:space="0" w:color="auto"/>
            <w:right w:val="none" w:sz="0" w:space="0" w:color="auto"/>
          </w:divBdr>
        </w:div>
        <w:div w:id="1082024595">
          <w:marLeft w:val="1800"/>
          <w:marRight w:val="0"/>
          <w:marTop w:val="91"/>
          <w:marBottom w:val="0"/>
          <w:divBdr>
            <w:top w:val="none" w:sz="0" w:space="0" w:color="auto"/>
            <w:left w:val="none" w:sz="0" w:space="0" w:color="auto"/>
            <w:bottom w:val="none" w:sz="0" w:space="0" w:color="auto"/>
            <w:right w:val="none" w:sz="0" w:space="0" w:color="auto"/>
          </w:divBdr>
        </w:div>
        <w:div w:id="1310748529">
          <w:marLeft w:val="2520"/>
          <w:marRight w:val="0"/>
          <w:marTop w:val="82"/>
          <w:marBottom w:val="0"/>
          <w:divBdr>
            <w:top w:val="none" w:sz="0" w:space="0" w:color="auto"/>
            <w:left w:val="none" w:sz="0" w:space="0" w:color="auto"/>
            <w:bottom w:val="none" w:sz="0" w:space="0" w:color="auto"/>
            <w:right w:val="none" w:sz="0" w:space="0" w:color="auto"/>
          </w:divBdr>
        </w:div>
        <w:div w:id="1390110684">
          <w:marLeft w:val="1166"/>
          <w:marRight w:val="0"/>
          <w:marTop w:val="106"/>
          <w:marBottom w:val="0"/>
          <w:divBdr>
            <w:top w:val="none" w:sz="0" w:space="0" w:color="auto"/>
            <w:left w:val="none" w:sz="0" w:space="0" w:color="auto"/>
            <w:bottom w:val="none" w:sz="0" w:space="0" w:color="auto"/>
            <w:right w:val="none" w:sz="0" w:space="0" w:color="auto"/>
          </w:divBdr>
        </w:div>
        <w:div w:id="1732576216">
          <w:marLeft w:val="3240"/>
          <w:marRight w:val="0"/>
          <w:marTop w:val="82"/>
          <w:marBottom w:val="0"/>
          <w:divBdr>
            <w:top w:val="none" w:sz="0" w:space="0" w:color="auto"/>
            <w:left w:val="none" w:sz="0" w:space="0" w:color="auto"/>
            <w:bottom w:val="none" w:sz="0" w:space="0" w:color="auto"/>
            <w:right w:val="none" w:sz="0" w:space="0" w:color="auto"/>
          </w:divBdr>
        </w:div>
        <w:div w:id="1814323869">
          <w:marLeft w:val="1800"/>
          <w:marRight w:val="0"/>
          <w:marTop w:val="96"/>
          <w:marBottom w:val="0"/>
          <w:divBdr>
            <w:top w:val="none" w:sz="0" w:space="0" w:color="auto"/>
            <w:left w:val="none" w:sz="0" w:space="0" w:color="auto"/>
            <w:bottom w:val="none" w:sz="0" w:space="0" w:color="auto"/>
            <w:right w:val="none" w:sz="0" w:space="0" w:color="auto"/>
          </w:divBdr>
        </w:div>
      </w:divsChild>
    </w:div>
    <w:div w:id="1158619920">
      <w:bodyDiv w:val="1"/>
      <w:marLeft w:val="0"/>
      <w:marRight w:val="0"/>
      <w:marTop w:val="0"/>
      <w:marBottom w:val="0"/>
      <w:divBdr>
        <w:top w:val="none" w:sz="0" w:space="0" w:color="auto"/>
        <w:left w:val="none" w:sz="0" w:space="0" w:color="auto"/>
        <w:bottom w:val="none" w:sz="0" w:space="0" w:color="auto"/>
        <w:right w:val="none" w:sz="0" w:space="0" w:color="auto"/>
      </w:divBdr>
      <w:divsChild>
        <w:div w:id="80219853">
          <w:marLeft w:val="547"/>
          <w:marRight w:val="0"/>
          <w:marTop w:val="115"/>
          <w:marBottom w:val="0"/>
          <w:divBdr>
            <w:top w:val="none" w:sz="0" w:space="0" w:color="auto"/>
            <w:left w:val="none" w:sz="0" w:space="0" w:color="auto"/>
            <w:bottom w:val="none" w:sz="0" w:space="0" w:color="auto"/>
            <w:right w:val="none" w:sz="0" w:space="0" w:color="auto"/>
          </w:divBdr>
        </w:div>
        <w:div w:id="353069847">
          <w:marLeft w:val="1166"/>
          <w:marRight w:val="0"/>
          <w:marTop w:val="96"/>
          <w:marBottom w:val="0"/>
          <w:divBdr>
            <w:top w:val="none" w:sz="0" w:space="0" w:color="auto"/>
            <w:left w:val="none" w:sz="0" w:space="0" w:color="auto"/>
            <w:bottom w:val="none" w:sz="0" w:space="0" w:color="auto"/>
            <w:right w:val="none" w:sz="0" w:space="0" w:color="auto"/>
          </w:divBdr>
        </w:div>
        <w:div w:id="567770913">
          <w:marLeft w:val="1166"/>
          <w:marRight w:val="0"/>
          <w:marTop w:val="96"/>
          <w:marBottom w:val="0"/>
          <w:divBdr>
            <w:top w:val="none" w:sz="0" w:space="0" w:color="auto"/>
            <w:left w:val="none" w:sz="0" w:space="0" w:color="auto"/>
            <w:bottom w:val="none" w:sz="0" w:space="0" w:color="auto"/>
            <w:right w:val="none" w:sz="0" w:space="0" w:color="auto"/>
          </w:divBdr>
        </w:div>
        <w:div w:id="1415080689">
          <w:marLeft w:val="1166"/>
          <w:marRight w:val="0"/>
          <w:marTop w:val="96"/>
          <w:marBottom w:val="0"/>
          <w:divBdr>
            <w:top w:val="none" w:sz="0" w:space="0" w:color="auto"/>
            <w:left w:val="none" w:sz="0" w:space="0" w:color="auto"/>
            <w:bottom w:val="none" w:sz="0" w:space="0" w:color="auto"/>
            <w:right w:val="none" w:sz="0" w:space="0" w:color="auto"/>
          </w:divBdr>
        </w:div>
      </w:divsChild>
    </w:div>
    <w:div w:id="1160265637">
      <w:bodyDiv w:val="1"/>
      <w:marLeft w:val="0"/>
      <w:marRight w:val="0"/>
      <w:marTop w:val="0"/>
      <w:marBottom w:val="0"/>
      <w:divBdr>
        <w:top w:val="none" w:sz="0" w:space="0" w:color="auto"/>
        <w:left w:val="none" w:sz="0" w:space="0" w:color="auto"/>
        <w:bottom w:val="none" w:sz="0" w:space="0" w:color="auto"/>
        <w:right w:val="none" w:sz="0" w:space="0" w:color="auto"/>
      </w:divBdr>
      <w:divsChild>
        <w:div w:id="1126580036">
          <w:marLeft w:val="360"/>
          <w:marRight w:val="0"/>
          <w:marTop w:val="200"/>
          <w:marBottom w:val="0"/>
          <w:divBdr>
            <w:top w:val="none" w:sz="0" w:space="0" w:color="auto"/>
            <w:left w:val="none" w:sz="0" w:space="0" w:color="auto"/>
            <w:bottom w:val="none" w:sz="0" w:space="0" w:color="auto"/>
            <w:right w:val="none" w:sz="0" w:space="0" w:color="auto"/>
          </w:divBdr>
        </w:div>
        <w:div w:id="1456480694">
          <w:marLeft w:val="1080"/>
          <w:marRight w:val="0"/>
          <w:marTop w:val="100"/>
          <w:marBottom w:val="0"/>
          <w:divBdr>
            <w:top w:val="none" w:sz="0" w:space="0" w:color="auto"/>
            <w:left w:val="none" w:sz="0" w:space="0" w:color="auto"/>
            <w:bottom w:val="none" w:sz="0" w:space="0" w:color="auto"/>
            <w:right w:val="none" w:sz="0" w:space="0" w:color="auto"/>
          </w:divBdr>
        </w:div>
      </w:divsChild>
    </w:div>
    <w:div w:id="1161046819">
      <w:bodyDiv w:val="1"/>
      <w:marLeft w:val="0"/>
      <w:marRight w:val="0"/>
      <w:marTop w:val="0"/>
      <w:marBottom w:val="0"/>
      <w:divBdr>
        <w:top w:val="none" w:sz="0" w:space="0" w:color="auto"/>
        <w:left w:val="none" w:sz="0" w:space="0" w:color="auto"/>
        <w:bottom w:val="none" w:sz="0" w:space="0" w:color="auto"/>
        <w:right w:val="none" w:sz="0" w:space="0" w:color="auto"/>
      </w:divBdr>
    </w:div>
    <w:div w:id="1161237072">
      <w:bodyDiv w:val="1"/>
      <w:marLeft w:val="0"/>
      <w:marRight w:val="0"/>
      <w:marTop w:val="0"/>
      <w:marBottom w:val="0"/>
      <w:divBdr>
        <w:top w:val="none" w:sz="0" w:space="0" w:color="auto"/>
        <w:left w:val="none" w:sz="0" w:space="0" w:color="auto"/>
        <w:bottom w:val="none" w:sz="0" w:space="0" w:color="auto"/>
        <w:right w:val="none" w:sz="0" w:space="0" w:color="auto"/>
      </w:divBdr>
      <w:divsChild>
        <w:div w:id="265305777">
          <w:marLeft w:val="1426"/>
          <w:marRight w:val="0"/>
          <w:marTop w:val="60"/>
          <w:marBottom w:val="0"/>
          <w:divBdr>
            <w:top w:val="none" w:sz="0" w:space="0" w:color="auto"/>
            <w:left w:val="none" w:sz="0" w:space="0" w:color="auto"/>
            <w:bottom w:val="none" w:sz="0" w:space="0" w:color="auto"/>
            <w:right w:val="none" w:sz="0" w:space="0" w:color="auto"/>
          </w:divBdr>
        </w:div>
        <w:div w:id="300355416">
          <w:marLeft w:val="2866"/>
          <w:marRight w:val="0"/>
          <w:marTop w:val="60"/>
          <w:marBottom w:val="0"/>
          <w:divBdr>
            <w:top w:val="none" w:sz="0" w:space="0" w:color="auto"/>
            <w:left w:val="none" w:sz="0" w:space="0" w:color="auto"/>
            <w:bottom w:val="none" w:sz="0" w:space="0" w:color="auto"/>
            <w:right w:val="none" w:sz="0" w:space="0" w:color="auto"/>
          </w:divBdr>
        </w:div>
        <w:div w:id="332026969">
          <w:marLeft w:val="2866"/>
          <w:marRight w:val="0"/>
          <w:marTop w:val="60"/>
          <w:marBottom w:val="0"/>
          <w:divBdr>
            <w:top w:val="none" w:sz="0" w:space="0" w:color="auto"/>
            <w:left w:val="none" w:sz="0" w:space="0" w:color="auto"/>
            <w:bottom w:val="none" w:sz="0" w:space="0" w:color="auto"/>
            <w:right w:val="none" w:sz="0" w:space="0" w:color="auto"/>
          </w:divBdr>
        </w:div>
        <w:div w:id="409893133">
          <w:marLeft w:val="2866"/>
          <w:marRight w:val="0"/>
          <w:marTop w:val="60"/>
          <w:marBottom w:val="0"/>
          <w:divBdr>
            <w:top w:val="none" w:sz="0" w:space="0" w:color="auto"/>
            <w:left w:val="none" w:sz="0" w:space="0" w:color="auto"/>
            <w:bottom w:val="none" w:sz="0" w:space="0" w:color="auto"/>
            <w:right w:val="none" w:sz="0" w:space="0" w:color="auto"/>
          </w:divBdr>
        </w:div>
        <w:div w:id="603609753">
          <w:marLeft w:val="1440"/>
          <w:marRight w:val="0"/>
          <w:marTop w:val="0"/>
          <w:marBottom w:val="0"/>
          <w:divBdr>
            <w:top w:val="none" w:sz="0" w:space="0" w:color="auto"/>
            <w:left w:val="none" w:sz="0" w:space="0" w:color="auto"/>
            <w:bottom w:val="none" w:sz="0" w:space="0" w:color="auto"/>
            <w:right w:val="none" w:sz="0" w:space="0" w:color="auto"/>
          </w:divBdr>
        </w:div>
        <w:div w:id="615333479">
          <w:marLeft w:val="2866"/>
          <w:marRight w:val="0"/>
          <w:marTop w:val="60"/>
          <w:marBottom w:val="0"/>
          <w:divBdr>
            <w:top w:val="none" w:sz="0" w:space="0" w:color="auto"/>
            <w:left w:val="none" w:sz="0" w:space="0" w:color="auto"/>
            <w:bottom w:val="none" w:sz="0" w:space="0" w:color="auto"/>
            <w:right w:val="none" w:sz="0" w:space="0" w:color="auto"/>
          </w:divBdr>
        </w:div>
        <w:div w:id="933443276">
          <w:marLeft w:val="1426"/>
          <w:marRight w:val="0"/>
          <w:marTop w:val="60"/>
          <w:marBottom w:val="0"/>
          <w:divBdr>
            <w:top w:val="none" w:sz="0" w:space="0" w:color="auto"/>
            <w:left w:val="none" w:sz="0" w:space="0" w:color="auto"/>
            <w:bottom w:val="none" w:sz="0" w:space="0" w:color="auto"/>
            <w:right w:val="none" w:sz="0" w:space="0" w:color="auto"/>
          </w:divBdr>
        </w:div>
        <w:div w:id="1640570302">
          <w:marLeft w:val="533"/>
          <w:marRight w:val="0"/>
          <w:marTop w:val="60"/>
          <w:marBottom w:val="0"/>
          <w:divBdr>
            <w:top w:val="none" w:sz="0" w:space="0" w:color="auto"/>
            <w:left w:val="none" w:sz="0" w:space="0" w:color="auto"/>
            <w:bottom w:val="none" w:sz="0" w:space="0" w:color="auto"/>
            <w:right w:val="none" w:sz="0" w:space="0" w:color="auto"/>
          </w:divBdr>
        </w:div>
        <w:div w:id="1691566719">
          <w:marLeft w:val="2866"/>
          <w:marRight w:val="0"/>
          <w:marTop w:val="60"/>
          <w:marBottom w:val="0"/>
          <w:divBdr>
            <w:top w:val="none" w:sz="0" w:space="0" w:color="auto"/>
            <w:left w:val="none" w:sz="0" w:space="0" w:color="auto"/>
            <w:bottom w:val="none" w:sz="0" w:space="0" w:color="auto"/>
            <w:right w:val="none" w:sz="0" w:space="0" w:color="auto"/>
          </w:divBdr>
        </w:div>
        <w:div w:id="2107726411">
          <w:marLeft w:val="1426"/>
          <w:marRight w:val="0"/>
          <w:marTop w:val="60"/>
          <w:marBottom w:val="0"/>
          <w:divBdr>
            <w:top w:val="none" w:sz="0" w:space="0" w:color="auto"/>
            <w:left w:val="none" w:sz="0" w:space="0" w:color="auto"/>
            <w:bottom w:val="none" w:sz="0" w:space="0" w:color="auto"/>
            <w:right w:val="none" w:sz="0" w:space="0" w:color="auto"/>
          </w:divBdr>
        </w:div>
      </w:divsChild>
    </w:div>
    <w:div w:id="1161628157">
      <w:bodyDiv w:val="1"/>
      <w:marLeft w:val="0"/>
      <w:marRight w:val="0"/>
      <w:marTop w:val="0"/>
      <w:marBottom w:val="0"/>
      <w:divBdr>
        <w:top w:val="none" w:sz="0" w:space="0" w:color="auto"/>
        <w:left w:val="none" w:sz="0" w:space="0" w:color="auto"/>
        <w:bottom w:val="none" w:sz="0" w:space="0" w:color="auto"/>
        <w:right w:val="none" w:sz="0" w:space="0" w:color="auto"/>
      </w:divBdr>
    </w:div>
    <w:div w:id="1162089298">
      <w:bodyDiv w:val="1"/>
      <w:marLeft w:val="0"/>
      <w:marRight w:val="0"/>
      <w:marTop w:val="0"/>
      <w:marBottom w:val="0"/>
      <w:divBdr>
        <w:top w:val="none" w:sz="0" w:space="0" w:color="auto"/>
        <w:left w:val="none" w:sz="0" w:space="0" w:color="auto"/>
        <w:bottom w:val="none" w:sz="0" w:space="0" w:color="auto"/>
        <w:right w:val="none" w:sz="0" w:space="0" w:color="auto"/>
      </w:divBdr>
      <w:divsChild>
        <w:div w:id="160238551">
          <w:marLeft w:val="1800"/>
          <w:marRight w:val="0"/>
          <w:marTop w:val="77"/>
          <w:marBottom w:val="0"/>
          <w:divBdr>
            <w:top w:val="none" w:sz="0" w:space="0" w:color="auto"/>
            <w:left w:val="none" w:sz="0" w:space="0" w:color="auto"/>
            <w:bottom w:val="none" w:sz="0" w:space="0" w:color="auto"/>
            <w:right w:val="none" w:sz="0" w:space="0" w:color="auto"/>
          </w:divBdr>
        </w:div>
        <w:div w:id="308167379">
          <w:marLeft w:val="1800"/>
          <w:marRight w:val="0"/>
          <w:marTop w:val="77"/>
          <w:marBottom w:val="0"/>
          <w:divBdr>
            <w:top w:val="none" w:sz="0" w:space="0" w:color="auto"/>
            <w:left w:val="none" w:sz="0" w:space="0" w:color="auto"/>
            <w:bottom w:val="none" w:sz="0" w:space="0" w:color="auto"/>
            <w:right w:val="none" w:sz="0" w:space="0" w:color="auto"/>
          </w:divBdr>
        </w:div>
        <w:div w:id="430049154">
          <w:marLeft w:val="1800"/>
          <w:marRight w:val="0"/>
          <w:marTop w:val="77"/>
          <w:marBottom w:val="0"/>
          <w:divBdr>
            <w:top w:val="none" w:sz="0" w:space="0" w:color="auto"/>
            <w:left w:val="none" w:sz="0" w:space="0" w:color="auto"/>
            <w:bottom w:val="none" w:sz="0" w:space="0" w:color="auto"/>
            <w:right w:val="none" w:sz="0" w:space="0" w:color="auto"/>
          </w:divBdr>
        </w:div>
        <w:div w:id="710495623">
          <w:marLeft w:val="547"/>
          <w:marRight w:val="0"/>
          <w:marTop w:val="96"/>
          <w:marBottom w:val="0"/>
          <w:divBdr>
            <w:top w:val="none" w:sz="0" w:space="0" w:color="auto"/>
            <w:left w:val="none" w:sz="0" w:space="0" w:color="auto"/>
            <w:bottom w:val="none" w:sz="0" w:space="0" w:color="auto"/>
            <w:right w:val="none" w:sz="0" w:space="0" w:color="auto"/>
          </w:divBdr>
        </w:div>
        <w:div w:id="857740755">
          <w:marLeft w:val="1800"/>
          <w:marRight w:val="0"/>
          <w:marTop w:val="77"/>
          <w:marBottom w:val="0"/>
          <w:divBdr>
            <w:top w:val="none" w:sz="0" w:space="0" w:color="auto"/>
            <w:left w:val="none" w:sz="0" w:space="0" w:color="auto"/>
            <w:bottom w:val="none" w:sz="0" w:space="0" w:color="auto"/>
            <w:right w:val="none" w:sz="0" w:space="0" w:color="auto"/>
          </w:divBdr>
        </w:div>
        <w:div w:id="1102988806">
          <w:marLeft w:val="1166"/>
          <w:marRight w:val="0"/>
          <w:marTop w:val="96"/>
          <w:marBottom w:val="0"/>
          <w:divBdr>
            <w:top w:val="none" w:sz="0" w:space="0" w:color="auto"/>
            <w:left w:val="none" w:sz="0" w:space="0" w:color="auto"/>
            <w:bottom w:val="none" w:sz="0" w:space="0" w:color="auto"/>
            <w:right w:val="none" w:sz="0" w:space="0" w:color="auto"/>
          </w:divBdr>
        </w:div>
        <w:div w:id="1691107729">
          <w:marLeft w:val="1166"/>
          <w:marRight w:val="0"/>
          <w:marTop w:val="96"/>
          <w:marBottom w:val="0"/>
          <w:divBdr>
            <w:top w:val="none" w:sz="0" w:space="0" w:color="auto"/>
            <w:left w:val="none" w:sz="0" w:space="0" w:color="auto"/>
            <w:bottom w:val="none" w:sz="0" w:space="0" w:color="auto"/>
            <w:right w:val="none" w:sz="0" w:space="0" w:color="auto"/>
          </w:divBdr>
        </w:div>
        <w:div w:id="1734349537">
          <w:marLeft w:val="1800"/>
          <w:marRight w:val="0"/>
          <w:marTop w:val="77"/>
          <w:marBottom w:val="0"/>
          <w:divBdr>
            <w:top w:val="none" w:sz="0" w:space="0" w:color="auto"/>
            <w:left w:val="none" w:sz="0" w:space="0" w:color="auto"/>
            <w:bottom w:val="none" w:sz="0" w:space="0" w:color="auto"/>
            <w:right w:val="none" w:sz="0" w:space="0" w:color="auto"/>
          </w:divBdr>
        </w:div>
      </w:divsChild>
    </w:div>
    <w:div w:id="1162358808">
      <w:bodyDiv w:val="1"/>
      <w:marLeft w:val="0"/>
      <w:marRight w:val="0"/>
      <w:marTop w:val="0"/>
      <w:marBottom w:val="0"/>
      <w:divBdr>
        <w:top w:val="none" w:sz="0" w:space="0" w:color="auto"/>
        <w:left w:val="none" w:sz="0" w:space="0" w:color="auto"/>
        <w:bottom w:val="none" w:sz="0" w:space="0" w:color="auto"/>
        <w:right w:val="none" w:sz="0" w:space="0" w:color="auto"/>
      </w:divBdr>
    </w:div>
    <w:div w:id="1162743335">
      <w:bodyDiv w:val="1"/>
      <w:marLeft w:val="0"/>
      <w:marRight w:val="0"/>
      <w:marTop w:val="0"/>
      <w:marBottom w:val="0"/>
      <w:divBdr>
        <w:top w:val="none" w:sz="0" w:space="0" w:color="auto"/>
        <w:left w:val="none" w:sz="0" w:space="0" w:color="auto"/>
        <w:bottom w:val="none" w:sz="0" w:space="0" w:color="auto"/>
        <w:right w:val="none" w:sz="0" w:space="0" w:color="auto"/>
      </w:divBdr>
      <w:divsChild>
        <w:div w:id="475993838">
          <w:marLeft w:val="0"/>
          <w:marRight w:val="0"/>
          <w:marTop w:val="0"/>
          <w:marBottom w:val="0"/>
          <w:divBdr>
            <w:top w:val="none" w:sz="0" w:space="0" w:color="auto"/>
            <w:left w:val="none" w:sz="0" w:space="0" w:color="auto"/>
            <w:bottom w:val="none" w:sz="0" w:space="0" w:color="auto"/>
            <w:right w:val="none" w:sz="0" w:space="0" w:color="auto"/>
          </w:divBdr>
          <w:divsChild>
            <w:div w:id="127630362">
              <w:marLeft w:val="0"/>
              <w:marRight w:val="0"/>
              <w:marTop w:val="0"/>
              <w:marBottom w:val="0"/>
              <w:divBdr>
                <w:top w:val="none" w:sz="0" w:space="0" w:color="auto"/>
                <w:left w:val="none" w:sz="0" w:space="0" w:color="auto"/>
                <w:bottom w:val="none" w:sz="0" w:space="0" w:color="auto"/>
                <w:right w:val="none" w:sz="0" w:space="0" w:color="auto"/>
              </w:divBdr>
            </w:div>
            <w:div w:id="3927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837">
      <w:bodyDiv w:val="1"/>
      <w:marLeft w:val="0"/>
      <w:marRight w:val="0"/>
      <w:marTop w:val="0"/>
      <w:marBottom w:val="0"/>
      <w:divBdr>
        <w:top w:val="none" w:sz="0" w:space="0" w:color="auto"/>
        <w:left w:val="none" w:sz="0" w:space="0" w:color="auto"/>
        <w:bottom w:val="none" w:sz="0" w:space="0" w:color="auto"/>
        <w:right w:val="none" w:sz="0" w:space="0" w:color="auto"/>
      </w:divBdr>
      <w:divsChild>
        <w:div w:id="1210997545">
          <w:marLeft w:val="547"/>
          <w:marRight w:val="0"/>
          <w:marTop w:val="154"/>
          <w:marBottom w:val="0"/>
          <w:divBdr>
            <w:top w:val="none" w:sz="0" w:space="0" w:color="auto"/>
            <w:left w:val="none" w:sz="0" w:space="0" w:color="auto"/>
            <w:bottom w:val="none" w:sz="0" w:space="0" w:color="auto"/>
            <w:right w:val="none" w:sz="0" w:space="0" w:color="auto"/>
          </w:divBdr>
        </w:div>
        <w:div w:id="1575895817">
          <w:marLeft w:val="1166"/>
          <w:marRight w:val="0"/>
          <w:marTop w:val="134"/>
          <w:marBottom w:val="0"/>
          <w:divBdr>
            <w:top w:val="none" w:sz="0" w:space="0" w:color="auto"/>
            <w:left w:val="none" w:sz="0" w:space="0" w:color="auto"/>
            <w:bottom w:val="none" w:sz="0" w:space="0" w:color="auto"/>
            <w:right w:val="none" w:sz="0" w:space="0" w:color="auto"/>
          </w:divBdr>
        </w:div>
        <w:div w:id="1667780144">
          <w:marLeft w:val="1166"/>
          <w:marRight w:val="0"/>
          <w:marTop w:val="134"/>
          <w:marBottom w:val="0"/>
          <w:divBdr>
            <w:top w:val="none" w:sz="0" w:space="0" w:color="auto"/>
            <w:left w:val="none" w:sz="0" w:space="0" w:color="auto"/>
            <w:bottom w:val="none" w:sz="0" w:space="0" w:color="auto"/>
            <w:right w:val="none" w:sz="0" w:space="0" w:color="auto"/>
          </w:divBdr>
        </w:div>
      </w:divsChild>
    </w:div>
    <w:div w:id="1165048399">
      <w:bodyDiv w:val="1"/>
      <w:marLeft w:val="0"/>
      <w:marRight w:val="0"/>
      <w:marTop w:val="0"/>
      <w:marBottom w:val="0"/>
      <w:divBdr>
        <w:top w:val="none" w:sz="0" w:space="0" w:color="auto"/>
        <w:left w:val="none" w:sz="0" w:space="0" w:color="auto"/>
        <w:bottom w:val="none" w:sz="0" w:space="0" w:color="auto"/>
        <w:right w:val="none" w:sz="0" w:space="0" w:color="auto"/>
      </w:divBdr>
    </w:div>
    <w:div w:id="1166021701">
      <w:bodyDiv w:val="1"/>
      <w:marLeft w:val="0"/>
      <w:marRight w:val="0"/>
      <w:marTop w:val="0"/>
      <w:marBottom w:val="0"/>
      <w:divBdr>
        <w:top w:val="none" w:sz="0" w:space="0" w:color="auto"/>
        <w:left w:val="none" w:sz="0" w:space="0" w:color="auto"/>
        <w:bottom w:val="none" w:sz="0" w:space="0" w:color="auto"/>
        <w:right w:val="none" w:sz="0" w:space="0" w:color="auto"/>
      </w:divBdr>
    </w:div>
    <w:div w:id="1166938482">
      <w:bodyDiv w:val="1"/>
      <w:marLeft w:val="0"/>
      <w:marRight w:val="0"/>
      <w:marTop w:val="0"/>
      <w:marBottom w:val="0"/>
      <w:divBdr>
        <w:top w:val="none" w:sz="0" w:space="0" w:color="auto"/>
        <w:left w:val="none" w:sz="0" w:space="0" w:color="auto"/>
        <w:bottom w:val="none" w:sz="0" w:space="0" w:color="auto"/>
        <w:right w:val="none" w:sz="0" w:space="0" w:color="auto"/>
      </w:divBdr>
    </w:div>
    <w:div w:id="1167088810">
      <w:bodyDiv w:val="1"/>
      <w:marLeft w:val="0"/>
      <w:marRight w:val="0"/>
      <w:marTop w:val="0"/>
      <w:marBottom w:val="0"/>
      <w:divBdr>
        <w:top w:val="none" w:sz="0" w:space="0" w:color="auto"/>
        <w:left w:val="none" w:sz="0" w:space="0" w:color="auto"/>
        <w:bottom w:val="none" w:sz="0" w:space="0" w:color="auto"/>
        <w:right w:val="none" w:sz="0" w:space="0" w:color="auto"/>
      </w:divBdr>
      <w:divsChild>
        <w:div w:id="17237537">
          <w:marLeft w:val="547"/>
          <w:marRight w:val="144"/>
          <w:marTop w:val="0"/>
          <w:marBottom w:val="120"/>
          <w:divBdr>
            <w:top w:val="none" w:sz="0" w:space="0" w:color="auto"/>
            <w:left w:val="none" w:sz="0" w:space="0" w:color="auto"/>
            <w:bottom w:val="none" w:sz="0" w:space="0" w:color="auto"/>
            <w:right w:val="none" w:sz="0" w:space="0" w:color="auto"/>
          </w:divBdr>
        </w:div>
        <w:div w:id="343559938">
          <w:marLeft w:val="547"/>
          <w:marRight w:val="144"/>
          <w:marTop w:val="0"/>
          <w:marBottom w:val="120"/>
          <w:divBdr>
            <w:top w:val="none" w:sz="0" w:space="0" w:color="auto"/>
            <w:left w:val="none" w:sz="0" w:space="0" w:color="auto"/>
            <w:bottom w:val="none" w:sz="0" w:space="0" w:color="auto"/>
            <w:right w:val="none" w:sz="0" w:space="0" w:color="auto"/>
          </w:divBdr>
        </w:div>
        <w:div w:id="1182087906">
          <w:marLeft w:val="1166"/>
          <w:marRight w:val="144"/>
          <w:marTop w:val="0"/>
          <w:marBottom w:val="120"/>
          <w:divBdr>
            <w:top w:val="none" w:sz="0" w:space="0" w:color="auto"/>
            <w:left w:val="none" w:sz="0" w:space="0" w:color="auto"/>
            <w:bottom w:val="none" w:sz="0" w:space="0" w:color="auto"/>
            <w:right w:val="none" w:sz="0" w:space="0" w:color="auto"/>
          </w:divBdr>
        </w:div>
        <w:div w:id="1187523468">
          <w:marLeft w:val="547"/>
          <w:marRight w:val="144"/>
          <w:marTop w:val="0"/>
          <w:marBottom w:val="120"/>
          <w:divBdr>
            <w:top w:val="none" w:sz="0" w:space="0" w:color="auto"/>
            <w:left w:val="none" w:sz="0" w:space="0" w:color="auto"/>
            <w:bottom w:val="none" w:sz="0" w:space="0" w:color="auto"/>
            <w:right w:val="none" w:sz="0" w:space="0" w:color="auto"/>
          </w:divBdr>
        </w:div>
        <w:div w:id="1951744891">
          <w:marLeft w:val="1166"/>
          <w:marRight w:val="144"/>
          <w:marTop w:val="0"/>
          <w:marBottom w:val="120"/>
          <w:divBdr>
            <w:top w:val="none" w:sz="0" w:space="0" w:color="auto"/>
            <w:left w:val="none" w:sz="0" w:space="0" w:color="auto"/>
            <w:bottom w:val="none" w:sz="0" w:space="0" w:color="auto"/>
            <w:right w:val="none" w:sz="0" w:space="0" w:color="auto"/>
          </w:divBdr>
        </w:div>
        <w:div w:id="2062710904">
          <w:marLeft w:val="1166"/>
          <w:marRight w:val="144"/>
          <w:marTop w:val="0"/>
          <w:marBottom w:val="120"/>
          <w:divBdr>
            <w:top w:val="none" w:sz="0" w:space="0" w:color="auto"/>
            <w:left w:val="none" w:sz="0" w:space="0" w:color="auto"/>
            <w:bottom w:val="none" w:sz="0" w:space="0" w:color="auto"/>
            <w:right w:val="none" w:sz="0" w:space="0" w:color="auto"/>
          </w:divBdr>
        </w:div>
      </w:divsChild>
    </w:div>
    <w:div w:id="1167554251">
      <w:bodyDiv w:val="1"/>
      <w:marLeft w:val="0"/>
      <w:marRight w:val="0"/>
      <w:marTop w:val="0"/>
      <w:marBottom w:val="0"/>
      <w:divBdr>
        <w:top w:val="none" w:sz="0" w:space="0" w:color="auto"/>
        <w:left w:val="none" w:sz="0" w:space="0" w:color="auto"/>
        <w:bottom w:val="none" w:sz="0" w:space="0" w:color="auto"/>
        <w:right w:val="none" w:sz="0" w:space="0" w:color="auto"/>
      </w:divBdr>
    </w:div>
    <w:div w:id="1167751955">
      <w:bodyDiv w:val="1"/>
      <w:marLeft w:val="0"/>
      <w:marRight w:val="0"/>
      <w:marTop w:val="0"/>
      <w:marBottom w:val="0"/>
      <w:divBdr>
        <w:top w:val="none" w:sz="0" w:space="0" w:color="auto"/>
        <w:left w:val="none" w:sz="0" w:space="0" w:color="auto"/>
        <w:bottom w:val="none" w:sz="0" w:space="0" w:color="auto"/>
        <w:right w:val="none" w:sz="0" w:space="0" w:color="auto"/>
      </w:divBdr>
    </w:div>
    <w:div w:id="1168253494">
      <w:bodyDiv w:val="1"/>
      <w:marLeft w:val="0"/>
      <w:marRight w:val="0"/>
      <w:marTop w:val="0"/>
      <w:marBottom w:val="0"/>
      <w:divBdr>
        <w:top w:val="none" w:sz="0" w:space="0" w:color="auto"/>
        <w:left w:val="none" w:sz="0" w:space="0" w:color="auto"/>
        <w:bottom w:val="none" w:sz="0" w:space="0" w:color="auto"/>
        <w:right w:val="none" w:sz="0" w:space="0" w:color="auto"/>
      </w:divBdr>
      <w:divsChild>
        <w:div w:id="273178421">
          <w:marLeft w:val="547"/>
          <w:marRight w:val="0"/>
          <w:marTop w:val="134"/>
          <w:marBottom w:val="0"/>
          <w:divBdr>
            <w:top w:val="none" w:sz="0" w:space="0" w:color="auto"/>
            <w:left w:val="none" w:sz="0" w:space="0" w:color="auto"/>
            <w:bottom w:val="none" w:sz="0" w:space="0" w:color="auto"/>
            <w:right w:val="none" w:sz="0" w:space="0" w:color="auto"/>
          </w:divBdr>
        </w:div>
        <w:div w:id="1178276453">
          <w:marLeft w:val="547"/>
          <w:marRight w:val="0"/>
          <w:marTop w:val="134"/>
          <w:marBottom w:val="0"/>
          <w:divBdr>
            <w:top w:val="none" w:sz="0" w:space="0" w:color="auto"/>
            <w:left w:val="none" w:sz="0" w:space="0" w:color="auto"/>
            <w:bottom w:val="none" w:sz="0" w:space="0" w:color="auto"/>
            <w:right w:val="none" w:sz="0" w:space="0" w:color="auto"/>
          </w:divBdr>
        </w:div>
        <w:div w:id="1395467652">
          <w:marLeft w:val="547"/>
          <w:marRight w:val="0"/>
          <w:marTop w:val="134"/>
          <w:marBottom w:val="0"/>
          <w:divBdr>
            <w:top w:val="none" w:sz="0" w:space="0" w:color="auto"/>
            <w:left w:val="none" w:sz="0" w:space="0" w:color="auto"/>
            <w:bottom w:val="none" w:sz="0" w:space="0" w:color="auto"/>
            <w:right w:val="none" w:sz="0" w:space="0" w:color="auto"/>
          </w:divBdr>
        </w:div>
        <w:div w:id="1566141749">
          <w:marLeft w:val="1166"/>
          <w:marRight w:val="0"/>
          <w:marTop w:val="115"/>
          <w:marBottom w:val="0"/>
          <w:divBdr>
            <w:top w:val="none" w:sz="0" w:space="0" w:color="auto"/>
            <w:left w:val="none" w:sz="0" w:space="0" w:color="auto"/>
            <w:bottom w:val="none" w:sz="0" w:space="0" w:color="auto"/>
            <w:right w:val="none" w:sz="0" w:space="0" w:color="auto"/>
          </w:divBdr>
        </w:div>
        <w:div w:id="1690376778">
          <w:marLeft w:val="1800"/>
          <w:marRight w:val="0"/>
          <w:marTop w:val="96"/>
          <w:marBottom w:val="0"/>
          <w:divBdr>
            <w:top w:val="none" w:sz="0" w:space="0" w:color="auto"/>
            <w:left w:val="none" w:sz="0" w:space="0" w:color="auto"/>
            <w:bottom w:val="none" w:sz="0" w:space="0" w:color="auto"/>
            <w:right w:val="none" w:sz="0" w:space="0" w:color="auto"/>
          </w:divBdr>
        </w:div>
        <w:div w:id="1851481370">
          <w:marLeft w:val="1166"/>
          <w:marRight w:val="0"/>
          <w:marTop w:val="115"/>
          <w:marBottom w:val="0"/>
          <w:divBdr>
            <w:top w:val="none" w:sz="0" w:space="0" w:color="auto"/>
            <w:left w:val="none" w:sz="0" w:space="0" w:color="auto"/>
            <w:bottom w:val="none" w:sz="0" w:space="0" w:color="auto"/>
            <w:right w:val="none" w:sz="0" w:space="0" w:color="auto"/>
          </w:divBdr>
        </w:div>
        <w:div w:id="1958752553">
          <w:marLeft w:val="1166"/>
          <w:marRight w:val="0"/>
          <w:marTop w:val="115"/>
          <w:marBottom w:val="0"/>
          <w:divBdr>
            <w:top w:val="none" w:sz="0" w:space="0" w:color="auto"/>
            <w:left w:val="none" w:sz="0" w:space="0" w:color="auto"/>
            <w:bottom w:val="none" w:sz="0" w:space="0" w:color="auto"/>
            <w:right w:val="none" w:sz="0" w:space="0" w:color="auto"/>
          </w:divBdr>
        </w:div>
        <w:div w:id="2118519428">
          <w:marLeft w:val="1166"/>
          <w:marRight w:val="0"/>
          <w:marTop w:val="115"/>
          <w:marBottom w:val="0"/>
          <w:divBdr>
            <w:top w:val="none" w:sz="0" w:space="0" w:color="auto"/>
            <w:left w:val="none" w:sz="0" w:space="0" w:color="auto"/>
            <w:bottom w:val="none" w:sz="0" w:space="0" w:color="auto"/>
            <w:right w:val="none" w:sz="0" w:space="0" w:color="auto"/>
          </w:divBdr>
        </w:div>
      </w:divsChild>
    </w:div>
    <w:div w:id="1168903486">
      <w:bodyDiv w:val="1"/>
      <w:marLeft w:val="0"/>
      <w:marRight w:val="0"/>
      <w:marTop w:val="0"/>
      <w:marBottom w:val="0"/>
      <w:divBdr>
        <w:top w:val="none" w:sz="0" w:space="0" w:color="auto"/>
        <w:left w:val="none" w:sz="0" w:space="0" w:color="auto"/>
        <w:bottom w:val="none" w:sz="0" w:space="0" w:color="auto"/>
        <w:right w:val="none" w:sz="0" w:space="0" w:color="auto"/>
      </w:divBdr>
      <w:divsChild>
        <w:div w:id="429935516">
          <w:marLeft w:val="1166"/>
          <w:marRight w:val="0"/>
          <w:marTop w:val="96"/>
          <w:marBottom w:val="0"/>
          <w:divBdr>
            <w:top w:val="none" w:sz="0" w:space="0" w:color="auto"/>
            <w:left w:val="none" w:sz="0" w:space="0" w:color="auto"/>
            <w:bottom w:val="none" w:sz="0" w:space="0" w:color="auto"/>
            <w:right w:val="none" w:sz="0" w:space="0" w:color="auto"/>
          </w:divBdr>
        </w:div>
        <w:div w:id="639846640">
          <w:marLeft w:val="2520"/>
          <w:marRight w:val="0"/>
          <w:marTop w:val="67"/>
          <w:marBottom w:val="0"/>
          <w:divBdr>
            <w:top w:val="none" w:sz="0" w:space="0" w:color="auto"/>
            <w:left w:val="none" w:sz="0" w:space="0" w:color="auto"/>
            <w:bottom w:val="none" w:sz="0" w:space="0" w:color="auto"/>
            <w:right w:val="none" w:sz="0" w:space="0" w:color="auto"/>
          </w:divBdr>
        </w:div>
        <w:div w:id="734401828">
          <w:marLeft w:val="1166"/>
          <w:marRight w:val="0"/>
          <w:marTop w:val="96"/>
          <w:marBottom w:val="0"/>
          <w:divBdr>
            <w:top w:val="none" w:sz="0" w:space="0" w:color="auto"/>
            <w:left w:val="none" w:sz="0" w:space="0" w:color="auto"/>
            <w:bottom w:val="none" w:sz="0" w:space="0" w:color="auto"/>
            <w:right w:val="none" w:sz="0" w:space="0" w:color="auto"/>
          </w:divBdr>
        </w:div>
        <w:div w:id="1021201378">
          <w:marLeft w:val="547"/>
          <w:marRight w:val="0"/>
          <w:marTop w:val="115"/>
          <w:marBottom w:val="0"/>
          <w:divBdr>
            <w:top w:val="none" w:sz="0" w:space="0" w:color="auto"/>
            <w:left w:val="none" w:sz="0" w:space="0" w:color="auto"/>
            <w:bottom w:val="none" w:sz="0" w:space="0" w:color="auto"/>
            <w:right w:val="none" w:sz="0" w:space="0" w:color="auto"/>
          </w:divBdr>
        </w:div>
        <w:div w:id="1043751488">
          <w:marLeft w:val="1800"/>
          <w:marRight w:val="0"/>
          <w:marTop w:val="77"/>
          <w:marBottom w:val="0"/>
          <w:divBdr>
            <w:top w:val="none" w:sz="0" w:space="0" w:color="auto"/>
            <w:left w:val="none" w:sz="0" w:space="0" w:color="auto"/>
            <w:bottom w:val="none" w:sz="0" w:space="0" w:color="auto"/>
            <w:right w:val="none" w:sz="0" w:space="0" w:color="auto"/>
          </w:divBdr>
        </w:div>
        <w:div w:id="1244413128">
          <w:marLeft w:val="1166"/>
          <w:marRight w:val="0"/>
          <w:marTop w:val="96"/>
          <w:marBottom w:val="0"/>
          <w:divBdr>
            <w:top w:val="none" w:sz="0" w:space="0" w:color="auto"/>
            <w:left w:val="none" w:sz="0" w:space="0" w:color="auto"/>
            <w:bottom w:val="none" w:sz="0" w:space="0" w:color="auto"/>
            <w:right w:val="none" w:sz="0" w:space="0" w:color="auto"/>
          </w:divBdr>
        </w:div>
      </w:divsChild>
    </w:div>
    <w:div w:id="1168911523">
      <w:bodyDiv w:val="1"/>
      <w:marLeft w:val="0"/>
      <w:marRight w:val="0"/>
      <w:marTop w:val="0"/>
      <w:marBottom w:val="0"/>
      <w:divBdr>
        <w:top w:val="none" w:sz="0" w:space="0" w:color="auto"/>
        <w:left w:val="none" w:sz="0" w:space="0" w:color="auto"/>
        <w:bottom w:val="none" w:sz="0" w:space="0" w:color="auto"/>
        <w:right w:val="none" w:sz="0" w:space="0" w:color="auto"/>
      </w:divBdr>
      <w:divsChild>
        <w:div w:id="1131442601">
          <w:marLeft w:val="360"/>
          <w:marRight w:val="0"/>
          <w:marTop w:val="200"/>
          <w:marBottom w:val="0"/>
          <w:divBdr>
            <w:top w:val="none" w:sz="0" w:space="0" w:color="auto"/>
            <w:left w:val="none" w:sz="0" w:space="0" w:color="auto"/>
            <w:bottom w:val="none" w:sz="0" w:space="0" w:color="auto"/>
            <w:right w:val="none" w:sz="0" w:space="0" w:color="auto"/>
          </w:divBdr>
        </w:div>
        <w:div w:id="1155679108">
          <w:marLeft w:val="360"/>
          <w:marRight w:val="0"/>
          <w:marTop w:val="200"/>
          <w:marBottom w:val="0"/>
          <w:divBdr>
            <w:top w:val="none" w:sz="0" w:space="0" w:color="auto"/>
            <w:left w:val="none" w:sz="0" w:space="0" w:color="auto"/>
            <w:bottom w:val="none" w:sz="0" w:space="0" w:color="auto"/>
            <w:right w:val="none" w:sz="0" w:space="0" w:color="auto"/>
          </w:divBdr>
        </w:div>
      </w:divsChild>
    </w:div>
    <w:div w:id="1171676468">
      <w:bodyDiv w:val="1"/>
      <w:marLeft w:val="0"/>
      <w:marRight w:val="0"/>
      <w:marTop w:val="0"/>
      <w:marBottom w:val="0"/>
      <w:divBdr>
        <w:top w:val="none" w:sz="0" w:space="0" w:color="auto"/>
        <w:left w:val="none" w:sz="0" w:space="0" w:color="auto"/>
        <w:bottom w:val="none" w:sz="0" w:space="0" w:color="auto"/>
        <w:right w:val="none" w:sz="0" w:space="0" w:color="auto"/>
      </w:divBdr>
      <w:divsChild>
        <w:div w:id="338972093">
          <w:marLeft w:val="547"/>
          <w:marRight w:val="0"/>
          <w:marTop w:val="115"/>
          <w:marBottom w:val="0"/>
          <w:divBdr>
            <w:top w:val="none" w:sz="0" w:space="0" w:color="auto"/>
            <w:left w:val="none" w:sz="0" w:space="0" w:color="auto"/>
            <w:bottom w:val="none" w:sz="0" w:space="0" w:color="auto"/>
            <w:right w:val="none" w:sz="0" w:space="0" w:color="auto"/>
          </w:divBdr>
        </w:div>
        <w:div w:id="698091178">
          <w:marLeft w:val="547"/>
          <w:marRight w:val="0"/>
          <w:marTop w:val="125"/>
          <w:marBottom w:val="0"/>
          <w:divBdr>
            <w:top w:val="none" w:sz="0" w:space="0" w:color="auto"/>
            <w:left w:val="none" w:sz="0" w:space="0" w:color="auto"/>
            <w:bottom w:val="none" w:sz="0" w:space="0" w:color="auto"/>
            <w:right w:val="none" w:sz="0" w:space="0" w:color="auto"/>
          </w:divBdr>
        </w:div>
        <w:div w:id="944505981">
          <w:marLeft w:val="547"/>
          <w:marRight w:val="0"/>
          <w:marTop w:val="125"/>
          <w:marBottom w:val="0"/>
          <w:divBdr>
            <w:top w:val="none" w:sz="0" w:space="0" w:color="auto"/>
            <w:left w:val="none" w:sz="0" w:space="0" w:color="auto"/>
            <w:bottom w:val="none" w:sz="0" w:space="0" w:color="auto"/>
            <w:right w:val="none" w:sz="0" w:space="0" w:color="auto"/>
          </w:divBdr>
        </w:div>
        <w:div w:id="2015064845">
          <w:marLeft w:val="1166"/>
          <w:marRight w:val="0"/>
          <w:marTop w:val="106"/>
          <w:marBottom w:val="0"/>
          <w:divBdr>
            <w:top w:val="none" w:sz="0" w:space="0" w:color="auto"/>
            <w:left w:val="none" w:sz="0" w:space="0" w:color="auto"/>
            <w:bottom w:val="none" w:sz="0" w:space="0" w:color="auto"/>
            <w:right w:val="none" w:sz="0" w:space="0" w:color="auto"/>
          </w:divBdr>
        </w:div>
      </w:divsChild>
    </w:div>
    <w:div w:id="1172140319">
      <w:bodyDiv w:val="1"/>
      <w:marLeft w:val="0"/>
      <w:marRight w:val="0"/>
      <w:marTop w:val="0"/>
      <w:marBottom w:val="0"/>
      <w:divBdr>
        <w:top w:val="none" w:sz="0" w:space="0" w:color="auto"/>
        <w:left w:val="none" w:sz="0" w:space="0" w:color="auto"/>
        <w:bottom w:val="none" w:sz="0" w:space="0" w:color="auto"/>
        <w:right w:val="none" w:sz="0" w:space="0" w:color="auto"/>
      </w:divBdr>
    </w:div>
    <w:div w:id="1173034453">
      <w:bodyDiv w:val="1"/>
      <w:marLeft w:val="0"/>
      <w:marRight w:val="0"/>
      <w:marTop w:val="0"/>
      <w:marBottom w:val="0"/>
      <w:divBdr>
        <w:top w:val="none" w:sz="0" w:space="0" w:color="auto"/>
        <w:left w:val="none" w:sz="0" w:space="0" w:color="auto"/>
        <w:bottom w:val="none" w:sz="0" w:space="0" w:color="auto"/>
        <w:right w:val="none" w:sz="0" w:space="0" w:color="auto"/>
      </w:divBdr>
    </w:div>
    <w:div w:id="1173573438">
      <w:bodyDiv w:val="1"/>
      <w:marLeft w:val="0"/>
      <w:marRight w:val="0"/>
      <w:marTop w:val="0"/>
      <w:marBottom w:val="0"/>
      <w:divBdr>
        <w:top w:val="none" w:sz="0" w:space="0" w:color="auto"/>
        <w:left w:val="none" w:sz="0" w:space="0" w:color="auto"/>
        <w:bottom w:val="none" w:sz="0" w:space="0" w:color="auto"/>
        <w:right w:val="none" w:sz="0" w:space="0" w:color="auto"/>
      </w:divBdr>
    </w:div>
    <w:div w:id="1174294916">
      <w:bodyDiv w:val="1"/>
      <w:marLeft w:val="0"/>
      <w:marRight w:val="0"/>
      <w:marTop w:val="0"/>
      <w:marBottom w:val="0"/>
      <w:divBdr>
        <w:top w:val="none" w:sz="0" w:space="0" w:color="auto"/>
        <w:left w:val="none" w:sz="0" w:space="0" w:color="auto"/>
        <w:bottom w:val="none" w:sz="0" w:space="0" w:color="auto"/>
        <w:right w:val="none" w:sz="0" w:space="0" w:color="auto"/>
      </w:divBdr>
    </w:div>
    <w:div w:id="1174879299">
      <w:bodyDiv w:val="1"/>
      <w:marLeft w:val="0"/>
      <w:marRight w:val="0"/>
      <w:marTop w:val="0"/>
      <w:marBottom w:val="0"/>
      <w:divBdr>
        <w:top w:val="none" w:sz="0" w:space="0" w:color="auto"/>
        <w:left w:val="none" w:sz="0" w:space="0" w:color="auto"/>
        <w:bottom w:val="none" w:sz="0" w:space="0" w:color="auto"/>
        <w:right w:val="none" w:sz="0" w:space="0" w:color="auto"/>
      </w:divBdr>
      <w:divsChild>
        <w:div w:id="43875850">
          <w:marLeft w:val="1800"/>
          <w:marRight w:val="0"/>
          <w:marTop w:val="86"/>
          <w:marBottom w:val="0"/>
          <w:divBdr>
            <w:top w:val="none" w:sz="0" w:space="0" w:color="auto"/>
            <w:left w:val="none" w:sz="0" w:space="0" w:color="auto"/>
            <w:bottom w:val="none" w:sz="0" w:space="0" w:color="auto"/>
            <w:right w:val="none" w:sz="0" w:space="0" w:color="auto"/>
          </w:divBdr>
        </w:div>
        <w:div w:id="105464600">
          <w:marLeft w:val="547"/>
          <w:marRight w:val="0"/>
          <w:marTop w:val="115"/>
          <w:marBottom w:val="0"/>
          <w:divBdr>
            <w:top w:val="none" w:sz="0" w:space="0" w:color="auto"/>
            <w:left w:val="none" w:sz="0" w:space="0" w:color="auto"/>
            <w:bottom w:val="none" w:sz="0" w:space="0" w:color="auto"/>
            <w:right w:val="none" w:sz="0" w:space="0" w:color="auto"/>
          </w:divBdr>
        </w:div>
        <w:div w:id="424618345">
          <w:marLeft w:val="1800"/>
          <w:marRight w:val="0"/>
          <w:marTop w:val="86"/>
          <w:marBottom w:val="0"/>
          <w:divBdr>
            <w:top w:val="none" w:sz="0" w:space="0" w:color="auto"/>
            <w:left w:val="none" w:sz="0" w:space="0" w:color="auto"/>
            <w:bottom w:val="none" w:sz="0" w:space="0" w:color="auto"/>
            <w:right w:val="none" w:sz="0" w:space="0" w:color="auto"/>
          </w:divBdr>
        </w:div>
        <w:div w:id="475613591">
          <w:marLeft w:val="1166"/>
          <w:marRight w:val="0"/>
          <w:marTop w:val="96"/>
          <w:marBottom w:val="0"/>
          <w:divBdr>
            <w:top w:val="none" w:sz="0" w:space="0" w:color="auto"/>
            <w:left w:val="none" w:sz="0" w:space="0" w:color="auto"/>
            <w:bottom w:val="none" w:sz="0" w:space="0" w:color="auto"/>
            <w:right w:val="none" w:sz="0" w:space="0" w:color="auto"/>
          </w:divBdr>
        </w:div>
        <w:div w:id="559823248">
          <w:marLeft w:val="1800"/>
          <w:marRight w:val="0"/>
          <w:marTop w:val="86"/>
          <w:marBottom w:val="0"/>
          <w:divBdr>
            <w:top w:val="none" w:sz="0" w:space="0" w:color="auto"/>
            <w:left w:val="none" w:sz="0" w:space="0" w:color="auto"/>
            <w:bottom w:val="none" w:sz="0" w:space="0" w:color="auto"/>
            <w:right w:val="none" w:sz="0" w:space="0" w:color="auto"/>
          </w:divBdr>
        </w:div>
        <w:div w:id="941840345">
          <w:marLeft w:val="1166"/>
          <w:marRight w:val="0"/>
          <w:marTop w:val="96"/>
          <w:marBottom w:val="0"/>
          <w:divBdr>
            <w:top w:val="none" w:sz="0" w:space="0" w:color="auto"/>
            <w:left w:val="none" w:sz="0" w:space="0" w:color="auto"/>
            <w:bottom w:val="none" w:sz="0" w:space="0" w:color="auto"/>
            <w:right w:val="none" w:sz="0" w:space="0" w:color="auto"/>
          </w:divBdr>
        </w:div>
        <w:div w:id="1042510857">
          <w:marLeft w:val="2520"/>
          <w:marRight w:val="0"/>
          <w:marTop w:val="77"/>
          <w:marBottom w:val="0"/>
          <w:divBdr>
            <w:top w:val="none" w:sz="0" w:space="0" w:color="auto"/>
            <w:left w:val="none" w:sz="0" w:space="0" w:color="auto"/>
            <w:bottom w:val="none" w:sz="0" w:space="0" w:color="auto"/>
            <w:right w:val="none" w:sz="0" w:space="0" w:color="auto"/>
          </w:divBdr>
        </w:div>
        <w:div w:id="1059087331">
          <w:marLeft w:val="1800"/>
          <w:marRight w:val="0"/>
          <w:marTop w:val="86"/>
          <w:marBottom w:val="0"/>
          <w:divBdr>
            <w:top w:val="none" w:sz="0" w:space="0" w:color="auto"/>
            <w:left w:val="none" w:sz="0" w:space="0" w:color="auto"/>
            <w:bottom w:val="none" w:sz="0" w:space="0" w:color="auto"/>
            <w:right w:val="none" w:sz="0" w:space="0" w:color="auto"/>
          </w:divBdr>
        </w:div>
        <w:div w:id="1227646598">
          <w:marLeft w:val="1800"/>
          <w:marRight w:val="0"/>
          <w:marTop w:val="86"/>
          <w:marBottom w:val="0"/>
          <w:divBdr>
            <w:top w:val="none" w:sz="0" w:space="0" w:color="auto"/>
            <w:left w:val="none" w:sz="0" w:space="0" w:color="auto"/>
            <w:bottom w:val="none" w:sz="0" w:space="0" w:color="auto"/>
            <w:right w:val="none" w:sz="0" w:space="0" w:color="auto"/>
          </w:divBdr>
        </w:div>
        <w:div w:id="1442843928">
          <w:marLeft w:val="1166"/>
          <w:marRight w:val="0"/>
          <w:marTop w:val="96"/>
          <w:marBottom w:val="0"/>
          <w:divBdr>
            <w:top w:val="none" w:sz="0" w:space="0" w:color="auto"/>
            <w:left w:val="none" w:sz="0" w:space="0" w:color="auto"/>
            <w:bottom w:val="none" w:sz="0" w:space="0" w:color="auto"/>
            <w:right w:val="none" w:sz="0" w:space="0" w:color="auto"/>
          </w:divBdr>
        </w:div>
        <w:div w:id="1786189942">
          <w:marLeft w:val="1800"/>
          <w:marRight w:val="0"/>
          <w:marTop w:val="86"/>
          <w:marBottom w:val="0"/>
          <w:divBdr>
            <w:top w:val="none" w:sz="0" w:space="0" w:color="auto"/>
            <w:left w:val="none" w:sz="0" w:space="0" w:color="auto"/>
            <w:bottom w:val="none" w:sz="0" w:space="0" w:color="auto"/>
            <w:right w:val="none" w:sz="0" w:space="0" w:color="auto"/>
          </w:divBdr>
        </w:div>
        <w:div w:id="2068531320">
          <w:marLeft w:val="1800"/>
          <w:marRight w:val="0"/>
          <w:marTop w:val="86"/>
          <w:marBottom w:val="0"/>
          <w:divBdr>
            <w:top w:val="none" w:sz="0" w:space="0" w:color="auto"/>
            <w:left w:val="none" w:sz="0" w:space="0" w:color="auto"/>
            <w:bottom w:val="none" w:sz="0" w:space="0" w:color="auto"/>
            <w:right w:val="none" w:sz="0" w:space="0" w:color="auto"/>
          </w:divBdr>
        </w:div>
      </w:divsChild>
    </w:div>
    <w:div w:id="1177888370">
      <w:bodyDiv w:val="1"/>
      <w:marLeft w:val="0"/>
      <w:marRight w:val="0"/>
      <w:marTop w:val="0"/>
      <w:marBottom w:val="0"/>
      <w:divBdr>
        <w:top w:val="none" w:sz="0" w:space="0" w:color="auto"/>
        <w:left w:val="none" w:sz="0" w:space="0" w:color="auto"/>
        <w:bottom w:val="none" w:sz="0" w:space="0" w:color="auto"/>
        <w:right w:val="none" w:sz="0" w:space="0" w:color="auto"/>
      </w:divBdr>
    </w:div>
    <w:div w:id="1178470537">
      <w:bodyDiv w:val="1"/>
      <w:marLeft w:val="0"/>
      <w:marRight w:val="0"/>
      <w:marTop w:val="0"/>
      <w:marBottom w:val="0"/>
      <w:divBdr>
        <w:top w:val="none" w:sz="0" w:space="0" w:color="auto"/>
        <w:left w:val="none" w:sz="0" w:space="0" w:color="auto"/>
        <w:bottom w:val="none" w:sz="0" w:space="0" w:color="auto"/>
        <w:right w:val="none" w:sz="0" w:space="0" w:color="auto"/>
      </w:divBdr>
      <w:divsChild>
        <w:div w:id="627854990">
          <w:marLeft w:val="360"/>
          <w:marRight w:val="0"/>
          <w:marTop w:val="200"/>
          <w:marBottom w:val="0"/>
          <w:divBdr>
            <w:top w:val="none" w:sz="0" w:space="0" w:color="auto"/>
            <w:left w:val="none" w:sz="0" w:space="0" w:color="auto"/>
            <w:bottom w:val="none" w:sz="0" w:space="0" w:color="auto"/>
            <w:right w:val="none" w:sz="0" w:space="0" w:color="auto"/>
          </w:divBdr>
        </w:div>
      </w:divsChild>
    </w:div>
    <w:div w:id="1178959837">
      <w:bodyDiv w:val="1"/>
      <w:marLeft w:val="0"/>
      <w:marRight w:val="0"/>
      <w:marTop w:val="0"/>
      <w:marBottom w:val="0"/>
      <w:divBdr>
        <w:top w:val="none" w:sz="0" w:space="0" w:color="auto"/>
        <w:left w:val="none" w:sz="0" w:space="0" w:color="auto"/>
        <w:bottom w:val="none" w:sz="0" w:space="0" w:color="auto"/>
        <w:right w:val="none" w:sz="0" w:space="0" w:color="auto"/>
      </w:divBdr>
    </w:div>
    <w:div w:id="1179197865">
      <w:bodyDiv w:val="1"/>
      <w:marLeft w:val="0"/>
      <w:marRight w:val="0"/>
      <w:marTop w:val="0"/>
      <w:marBottom w:val="0"/>
      <w:divBdr>
        <w:top w:val="none" w:sz="0" w:space="0" w:color="auto"/>
        <w:left w:val="none" w:sz="0" w:space="0" w:color="auto"/>
        <w:bottom w:val="none" w:sz="0" w:space="0" w:color="auto"/>
        <w:right w:val="none" w:sz="0" w:space="0" w:color="auto"/>
      </w:divBdr>
      <w:divsChild>
        <w:div w:id="703141197">
          <w:marLeft w:val="1080"/>
          <w:marRight w:val="0"/>
          <w:marTop w:val="100"/>
          <w:marBottom w:val="0"/>
          <w:divBdr>
            <w:top w:val="none" w:sz="0" w:space="0" w:color="auto"/>
            <w:left w:val="none" w:sz="0" w:space="0" w:color="auto"/>
            <w:bottom w:val="none" w:sz="0" w:space="0" w:color="auto"/>
            <w:right w:val="none" w:sz="0" w:space="0" w:color="auto"/>
          </w:divBdr>
        </w:div>
        <w:div w:id="1099910888">
          <w:marLeft w:val="360"/>
          <w:marRight w:val="0"/>
          <w:marTop w:val="200"/>
          <w:marBottom w:val="0"/>
          <w:divBdr>
            <w:top w:val="none" w:sz="0" w:space="0" w:color="auto"/>
            <w:left w:val="none" w:sz="0" w:space="0" w:color="auto"/>
            <w:bottom w:val="none" w:sz="0" w:space="0" w:color="auto"/>
            <w:right w:val="none" w:sz="0" w:space="0" w:color="auto"/>
          </w:divBdr>
        </w:div>
      </w:divsChild>
    </w:div>
    <w:div w:id="1180268012">
      <w:bodyDiv w:val="1"/>
      <w:marLeft w:val="0"/>
      <w:marRight w:val="0"/>
      <w:marTop w:val="0"/>
      <w:marBottom w:val="0"/>
      <w:divBdr>
        <w:top w:val="none" w:sz="0" w:space="0" w:color="auto"/>
        <w:left w:val="none" w:sz="0" w:space="0" w:color="auto"/>
        <w:bottom w:val="none" w:sz="0" w:space="0" w:color="auto"/>
        <w:right w:val="none" w:sz="0" w:space="0" w:color="auto"/>
      </w:divBdr>
    </w:div>
    <w:div w:id="1181699777">
      <w:bodyDiv w:val="1"/>
      <w:marLeft w:val="0"/>
      <w:marRight w:val="0"/>
      <w:marTop w:val="0"/>
      <w:marBottom w:val="0"/>
      <w:divBdr>
        <w:top w:val="none" w:sz="0" w:space="0" w:color="auto"/>
        <w:left w:val="none" w:sz="0" w:space="0" w:color="auto"/>
        <w:bottom w:val="none" w:sz="0" w:space="0" w:color="auto"/>
        <w:right w:val="none" w:sz="0" w:space="0" w:color="auto"/>
      </w:divBdr>
    </w:div>
    <w:div w:id="1182547726">
      <w:bodyDiv w:val="1"/>
      <w:marLeft w:val="0"/>
      <w:marRight w:val="0"/>
      <w:marTop w:val="0"/>
      <w:marBottom w:val="0"/>
      <w:divBdr>
        <w:top w:val="none" w:sz="0" w:space="0" w:color="auto"/>
        <w:left w:val="none" w:sz="0" w:space="0" w:color="auto"/>
        <w:bottom w:val="none" w:sz="0" w:space="0" w:color="auto"/>
        <w:right w:val="none" w:sz="0" w:space="0" w:color="auto"/>
      </w:divBdr>
    </w:div>
    <w:div w:id="1182669169">
      <w:bodyDiv w:val="1"/>
      <w:marLeft w:val="0"/>
      <w:marRight w:val="0"/>
      <w:marTop w:val="0"/>
      <w:marBottom w:val="0"/>
      <w:divBdr>
        <w:top w:val="none" w:sz="0" w:space="0" w:color="auto"/>
        <w:left w:val="none" w:sz="0" w:space="0" w:color="auto"/>
        <w:bottom w:val="none" w:sz="0" w:space="0" w:color="auto"/>
        <w:right w:val="none" w:sz="0" w:space="0" w:color="auto"/>
      </w:divBdr>
    </w:div>
    <w:div w:id="1183980988">
      <w:bodyDiv w:val="1"/>
      <w:marLeft w:val="0"/>
      <w:marRight w:val="0"/>
      <w:marTop w:val="0"/>
      <w:marBottom w:val="0"/>
      <w:divBdr>
        <w:top w:val="none" w:sz="0" w:space="0" w:color="auto"/>
        <w:left w:val="none" w:sz="0" w:space="0" w:color="auto"/>
        <w:bottom w:val="none" w:sz="0" w:space="0" w:color="auto"/>
        <w:right w:val="none" w:sz="0" w:space="0" w:color="auto"/>
      </w:divBdr>
    </w:div>
    <w:div w:id="1184592886">
      <w:bodyDiv w:val="1"/>
      <w:marLeft w:val="0"/>
      <w:marRight w:val="0"/>
      <w:marTop w:val="0"/>
      <w:marBottom w:val="0"/>
      <w:divBdr>
        <w:top w:val="none" w:sz="0" w:space="0" w:color="auto"/>
        <w:left w:val="none" w:sz="0" w:space="0" w:color="auto"/>
        <w:bottom w:val="none" w:sz="0" w:space="0" w:color="auto"/>
        <w:right w:val="none" w:sz="0" w:space="0" w:color="auto"/>
      </w:divBdr>
      <w:divsChild>
        <w:div w:id="300770755">
          <w:marLeft w:val="547"/>
          <w:marRight w:val="0"/>
          <w:marTop w:val="154"/>
          <w:marBottom w:val="0"/>
          <w:divBdr>
            <w:top w:val="none" w:sz="0" w:space="0" w:color="auto"/>
            <w:left w:val="none" w:sz="0" w:space="0" w:color="auto"/>
            <w:bottom w:val="none" w:sz="0" w:space="0" w:color="auto"/>
            <w:right w:val="none" w:sz="0" w:space="0" w:color="auto"/>
          </w:divBdr>
        </w:div>
        <w:div w:id="886647753">
          <w:marLeft w:val="1166"/>
          <w:marRight w:val="0"/>
          <w:marTop w:val="134"/>
          <w:marBottom w:val="0"/>
          <w:divBdr>
            <w:top w:val="none" w:sz="0" w:space="0" w:color="auto"/>
            <w:left w:val="none" w:sz="0" w:space="0" w:color="auto"/>
            <w:bottom w:val="none" w:sz="0" w:space="0" w:color="auto"/>
            <w:right w:val="none" w:sz="0" w:space="0" w:color="auto"/>
          </w:divBdr>
        </w:div>
        <w:div w:id="994798027">
          <w:marLeft w:val="1166"/>
          <w:marRight w:val="0"/>
          <w:marTop w:val="134"/>
          <w:marBottom w:val="0"/>
          <w:divBdr>
            <w:top w:val="none" w:sz="0" w:space="0" w:color="auto"/>
            <w:left w:val="none" w:sz="0" w:space="0" w:color="auto"/>
            <w:bottom w:val="none" w:sz="0" w:space="0" w:color="auto"/>
            <w:right w:val="none" w:sz="0" w:space="0" w:color="auto"/>
          </w:divBdr>
        </w:div>
      </w:divsChild>
    </w:div>
    <w:div w:id="1184787798">
      <w:bodyDiv w:val="1"/>
      <w:marLeft w:val="0"/>
      <w:marRight w:val="0"/>
      <w:marTop w:val="0"/>
      <w:marBottom w:val="0"/>
      <w:divBdr>
        <w:top w:val="none" w:sz="0" w:space="0" w:color="auto"/>
        <w:left w:val="none" w:sz="0" w:space="0" w:color="auto"/>
        <w:bottom w:val="none" w:sz="0" w:space="0" w:color="auto"/>
        <w:right w:val="none" w:sz="0" w:space="0" w:color="auto"/>
      </w:divBdr>
    </w:div>
    <w:div w:id="1185049993">
      <w:bodyDiv w:val="1"/>
      <w:marLeft w:val="0"/>
      <w:marRight w:val="0"/>
      <w:marTop w:val="0"/>
      <w:marBottom w:val="0"/>
      <w:divBdr>
        <w:top w:val="none" w:sz="0" w:space="0" w:color="auto"/>
        <w:left w:val="none" w:sz="0" w:space="0" w:color="auto"/>
        <w:bottom w:val="none" w:sz="0" w:space="0" w:color="auto"/>
        <w:right w:val="none" w:sz="0" w:space="0" w:color="auto"/>
      </w:divBdr>
    </w:div>
    <w:div w:id="1185168413">
      <w:bodyDiv w:val="1"/>
      <w:marLeft w:val="0"/>
      <w:marRight w:val="0"/>
      <w:marTop w:val="0"/>
      <w:marBottom w:val="0"/>
      <w:divBdr>
        <w:top w:val="none" w:sz="0" w:space="0" w:color="auto"/>
        <w:left w:val="none" w:sz="0" w:space="0" w:color="auto"/>
        <w:bottom w:val="none" w:sz="0" w:space="0" w:color="auto"/>
        <w:right w:val="none" w:sz="0" w:space="0" w:color="auto"/>
      </w:divBdr>
    </w:div>
    <w:div w:id="1186212851">
      <w:bodyDiv w:val="1"/>
      <w:marLeft w:val="0"/>
      <w:marRight w:val="0"/>
      <w:marTop w:val="0"/>
      <w:marBottom w:val="0"/>
      <w:divBdr>
        <w:top w:val="none" w:sz="0" w:space="0" w:color="auto"/>
        <w:left w:val="none" w:sz="0" w:space="0" w:color="auto"/>
        <w:bottom w:val="none" w:sz="0" w:space="0" w:color="auto"/>
        <w:right w:val="none" w:sz="0" w:space="0" w:color="auto"/>
      </w:divBdr>
    </w:div>
    <w:div w:id="1186866384">
      <w:bodyDiv w:val="1"/>
      <w:marLeft w:val="0"/>
      <w:marRight w:val="0"/>
      <w:marTop w:val="0"/>
      <w:marBottom w:val="0"/>
      <w:divBdr>
        <w:top w:val="none" w:sz="0" w:space="0" w:color="auto"/>
        <w:left w:val="none" w:sz="0" w:space="0" w:color="auto"/>
        <w:bottom w:val="none" w:sz="0" w:space="0" w:color="auto"/>
        <w:right w:val="none" w:sz="0" w:space="0" w:color="auto"/>
      </w:divBdr>
    </w:div>
    <w:div w:id="1187014924">
      <w:bodyDiv w:val="1"/>
      <w:marLeft w:val="0"/>
      <w:marRight w:val="0"/>
      <w:marTop w:val="0"/>
      <w:marBottom w:val="0"/>
      <w:divBdr>
        <w:top w:val="none" w:sz="0" w:space="0" w:color="auto"/>
        <w:left w:val="none" w:sz="0" w:space="0" w:color="auto"/>
        <w:bottom w:val="none" w:sz="0" w:space="0" w:color="auto"/>
        <w:right w:val="none" w:sz="0" w:space="0" w:color="auto"/>
      </w:divBdr>
    </w:div>
    <w:div w:id="1187791874">
      <w:bodyDiv w:val="1"/>
      <w:marLeft w:val="0"/>
      <w:marRight w:val="0"/>
      <w:marTop w:val="0"/>
      <w:marBottom w:val="0"/>
      <w:divBdr>
        <w:top w:val="none" w:sz="0" w:space="0" w:color="auto"/>
        <w:left w:val="none" w:sz="0" w:space="0" w:color="auto"/>
        <w:bottom w:val="none" w:sz="0" w:space="0" w:color="auto"/>
        <w:right w:val="none" w:sz="0" w:space="0" w:color="auto"/>
      </w:divBdr>
      <w:divsChild>
        <w:div w:id="395976923">
          <w:marLeft w:val="1166"/>
          <w:marRight w:val="0"/>
          <w:marTop w:val="115"/>
          <w:marBottom w:val="0"/>
          <w:divBdr>
            <w:top w:val="none" w:sz="0" w:space="0" w:color="auto"/>
            <w:left w:val="none" w:sz="0" w:space="0" w:color="auto"/>
            <w:bottom w:val="none" w:sz="0" w:space="0" w:color="auto"/>
            <w:right w:val="none" w:sz="0" w:space="0" w:color="auto"/>
          </w:divBdr>
        </w:div>
        <w:div w:id="513689899">
          <w:marLeft w:val="547"/>
          <w:marRight w:val="0"/>
          <w:marTop w:val="134"/>
          <w:marBottom w:val="0"/>
          <w:divBdr>
            <w:top w:val="none" w:sz="0" w:space="0" w:color="auto"/>
            <w:left w:val="none" w:sz="0" w:space="0" w:color="auto"/>
            <w:bottom w:val="none" w:sz="0" w:space="0" w:color="auto"/>
            <w:right w:val="none" w:sz="0" w:space="0" w:color="auto"/>
          </w:divBdr>
        </w:div>
        <w:div w:id="1425807556">
          <w:marLeft w:val="1166"/>
          <w:marRight w:val="0"/>
          <w:marTop w:val="115"/>
          <w:marBottom w:val="0"/>
          <w:divBdr>
            <w:top w:val="none" w:sz="0" w:space="0" w:color="auto"/>
            <w:left w:val="none" w:sz="0" w:space="0" w:color="auto"/>
            <w:bottom w:val="none" w:sz="0" w:space="0" w:color="auto"/>
            <w:right w:val="none" w:sz="0" w:space="0" w:color="auto"/>
          </w:divBdr>
        </w:div>
        <w:div w:id="1712152414">
          <w:marLeft w:val="1166"/>
          <w:marRight w:val="0"/>
          <w:marTop w:val="115"/>
          <w:marBottom w:val="0"/>
          <w:divBdr>
            <w:top w:val="none" w:sz="0" w:space="0" w:color="auto"/>
            <w:left w:val="none" w:sz="0" w:space="0" w:color="auto"/>
            <w:bottom w:val="none" w:sz="0" w:space="0" w:color="auto"/>
            <w:right w:val="none" w:sz="0" w:space="0" w:color="auto"/>
          </w:divBdr>
        </w:div>
        <w:div w:id="1848061273">
          <w:marLeft w:val="1166"/>
          <w:marRight w:val="0"/>
          <w:marTop w:val="115"/>
          <w:marBottom w:val="0"/>
          <w:divBdr>
            <w:top w:val="none" w:sz="0" w:space="0" w:color="auto"/>
            <w:left w:val="none" w:sz="0" w:space="0" w:color="auto"/>
            <w:bottom w:val="none" w:sz="0" w:space="0" w:color="auto"/>
            <w:right w:val="none" w:sz="0" w:space="0" w:color="auto"/>
          </w:divBdr>
        </w:div>
      </w:divsChild>
    </w:div>
    <w:div w:id="1187908104">
      <w:bodyDiv w:val="1"/>
      <w:marLeft w:val="0"/>
      <w:marRight w:val="0"/>
      <w:marTop w:val="0"/>
      <w:marBottom w:val="0"/>
      <w:divBdr>
        <w:top w:val="none" w:sz="0" w:space="0" w:color="auto"/>
        <w:left w:val="none" w:sz="0" w:space="0" w:color="auto"/>
        <w:bottom w:val="none" w:sz="0" w:space="0" w:color="auto"/>
        <w:right w:val="none" w:sz="0" w:space="0" w:color="auto"/>
      </w:divBdr>
    </w:div>
    <w:div w:id="1189225036">
      <w:bodyDiv w:val="1"/>
      <w:marLeft w:val="0"/>
      <w:marRight w:val="0"/>
      <w:marTop w:val="0"/>
      <w:marBottom w:val="0"/>
      <w:divBdr>
        <w:top w:val="none" w:sz="0" w:space="0" w:color="auto"/>
        <w:left w:val="none" w:sz="0" w:space="0" w:color="auto"/>
        <w:bottom w:val="none" w:sz="0" w:space="0" w:color="auto"/>
        <w:right w:val="none" w:sz="0" w:space="0" w:color="auto"/>
      </w:divBdr>
      <w:divsChild>
        <w:div w:id="387192262">
          <w:marLeft w:val="1166"/>
          <w:marRight w:val="0"/>
          <w:marTop w:val="134"/>
          <w:marBottom w:val="0"/>
          <w:divBdr>
            <w:top w:val="none" w:sz="0" w:space="0" w:color="auto"/>
            <w:left w:val="none" w:sz="0" w:space="0" w:color="auto"/>
            <w:bottom w:val="none" w:sz="0" w:space="0" w:color="auto"/>
            <w:right w:val="none" w:sz="0" w:space="0" w:color="auto"/>
          </w:divBdr>
        </w:div>
        <w:div w:id="1172911321">
          <w:marLeft w:val="547"/>
          <w:marRight w:val="0"/>
          <w:marTop w:val="154"/>
          <w:marBottom w:val="0"/>
          <w:divBdr>
            <w:top w:val="none" w:sz="0" w:space="0" w:color="auto"/>
            <w:left w:val="none" w:sz="0" w:space="0" w:color="auto"/>
            <w:bottom w:val="none" w:sz="0" w:space="0" w:color="auto"/>
            <w:right w:val="none" w:sz="0" w:space="0" w:color="auto"/>
          </w:divBdr>
        </w:div>
        <w:div w:id="1352343136">
          <w:marLeft w:val="1166"/>
          <w:marRight w:val="0"/>
          <w:marTop w:val="134"/>
          <w:marBottom w:val="0"/>
          <w:divBdr>
            <w:top w:val="none" w:sz="0" w:space="0" w:color="auto"/>
            <w:left w:val="none" w:sz="0" w:space="0" w:color="auto"/>
            <w:bottom w:val="none" w:sz="0" w:space="0" w:color="auto"/>
            <w:right w:val="none" w:sz="0" w:space="0" w:color="auto"/>
          </w:divBdr>
        </w:div>
      </w:divsChild>
    </w:div>
    <w:div w:id="1189444223">
      <w:bodyDiv w:val="1"/>
      <w:marLeft w:val="0"/>
      <w:marRight w:val="0"/>
      <w:marTop w:val="0"/>
      <w:marBottom w:val="0"/>
      <w:divBdr>
        <w:top w:val="none" w:sz="0" w:space="0" w:color="auto"/>
        <w:left w:val="none" w:sz="0" w:space="0" w:color="auto"/>
        <w:bottom w:val="none" w:sz="0" w:space="0" w:color="auto"/>
        <w:right w:val="none" w:sz="0" w:space="0" w:color="auto"/>
      </w:divBdr>
      <w:divsChild>
        <w:div w:id="527839791">
          <w:marLeft w:val="1166"/>
          <w:marRight w:val="0"/>
          <w:marTop w:val="96"/>
          <w:marBottom w:val="0"/>
          <w:divBdr>
            <w:top w:val="none" w:sz="0" w:space="0" w:color="auto"/>
            <w:left w:val="none" w:sz="0" w:space="0" w:color="auto"/>
            <w:bottom w:val="none" w:sz="0" w:space="0" w:color="auto"/>
            <w:right w:val="none" w:sz="0" w:space="0" w:color="auto"/>
          </w:divBdr>
        </w:div>
        <w:div w:id="591476312">
          <w:marLeft w:val="1166"/>
          <w:marRight w:val="0"/>
          <w:marTop w:val="96"/>
          <w:marBottom w:val="0"/>
          <w:divBdr>
            <w:top w:val="none" w:sz="0" w:space="0" w:color="auto"/>
            <w:left w:val="none" w:sz="0" w:space="0" w:color="auto"/>
            <w:bottom w:val="none" w:sz="0" w:space="0" w:color="auto"/>
            <w:right w:val="none" w:sz="0" w:space="0" w:color="auto"/>
          </w:divBdr>
        </w:div>
        <w:div w:id="761101677">
          <w:marLeft w:val="1166"/>
          <w:marRight w:val="0"/>
          <w:marTop w:val="96"/>
          <w:marBottom w:val="0"/>
          <w:divBdr>
            <w:top w:val="none" w:sz="0" w:space="0" w:color="auto"/>
            <w:left w:val="none" w:sz="0" w:space="0" w:color="auto"/>
            <w:bottom w:val="none" w:sz="0" w:space="0" w:color="auto"/>
            <w:right w:val="none" w:sz="0" w:space="0" w:color="auto"/>
          </w:divBdr>
        </w:div>
        <w:div w:id="832337587">
          <w:marLeft w:val="1166"/>
          <w:marRight w:val="0"/>
          <w:marTop w:val="96"/>
          <w:marBottom w:val="0"/>
          <w:divBdr>
            <w:top w:val="none" w:sz="0" w:space="0" w:color="auto"/>
            <w:left w:val="none" w:sz="0" w:space="0" w:color="auto"/>
            <w:bottom w:val="none" w:sz="0" w:space="0" w:color="auto"/>
            <w:right w:val="none" w:sz="0" w:space="0" w:color="auto"/>
          </w:divBdr>
        </w:div>
        <w:div w:id="1109549987">
          <w:marLeft w:val="1166"/>
          <w:marRight w:val="0"/>
          <w:marTop w:val="96"/>
          <w:marBottom w:val="0"/>
          <w:divBdr>
            <w:top w:val="none" w:sz="0" w:space="0" w:color="auto"/>
            <w:left w:val="none" w:sz="0" w:space="0" w:color="auto"/>
            <w:bottom w:val="none" w:sz="0" w:space="0" w:color="auto"/>
            <w:right w:val="none" w:sz="0" w:space="0" w:color="auto"/>
          </w:divBdr>
        </w:div>
        <w:div w:id="1432310902">
          <w:marLeft w:val="547"/>
          <w:marRight w:val="0"/>
          <w:marTop w:val="96"/>
          <w:marBottom w:val="0"/>
          <w:divBdr>
            <w:top w:val="none" w:sz="0" w:space="0" w:color="auto"/>
            <w:left w:val="none" w:sz="0" w:space="0" w:color="auto"/>
            <w:bottom w:val="none" w:sz="0" w:space="0" w:color="auto"/>
            <w:right w:val="none" w:sz="0" w:space="0" w:color="auto"/>
          </w:divBdr>
        </w:div>
        <w:div w:id="1620650245">
          <w:marLeft w:val="1800"/>
          <w:marRight w:val="0"/>
          <w:marTop w:val="96"/>
          <w:marBottom w:val="0"/>
          <w:divBdr>
            <w:top w:val="none" w:sz="0" w:space="0" w:color="auto"/>
            <w:left w:val="none" w:sz="0" w:space="0" w:color="auto"/>
            <w:bottom w:val="none" w:sz="0" w:space="0" w:color="auto"/>
            <w:right w:val="none" w:sz="0" w:space="0" w:color="auto"/>
          </w:divBdr>
        </w:div>
        <w:div w:id="1630941655">
          <w:marLeft w:val="1166"/>
          <w:marRight w:val="0"/>
          <w:marTop w:val="96"/>
          <w:marBottom w:val="0"/>
          <w:divBdr>
            <w:top w:val="none" w:sz="0" w:space="0" w:color="auto"/>
            <w:left w:val="none" w:sz="0" w:space="0" w:color="auto"/>
            <w:bottom w:val="none" w:sz="0" w:space="0" w:color="auto"/>
            <w:right w:val="none" w:sz="0" w:space="0" w:color="auto"/>
          </w:divBdr>
        </w:div>
        <w:div w:id="1719745000">
          <w:marLeft w:val="1800"/>
          <w:marRight w:val="0"/>
          <w:marTop w:val="96"/>
          <w:marBottom w:val="0"/>
          <w:divBdr>
            <w:top w:val="none" w:sz="0" w:space="0" w:color="auto"/>
            <w:left w:val="none" w:sz="0" w:space="0" w:color="auto"/>
            <w:bottom w:val="none" w:sz="0" w:space="0" w:color="auto"/>
            <w:right w:val="none" w:sz="0" w:space="0" w:color="auto"/>
          </w:divBdr>
        </w:div>
        <w:div w:id="2027631666">
          <w:marLeft w:val="1166"/>
          <w:marRight w:val="0"/>
          <w:marTop w:val="96"/>
          <w:marBottom w:val="0"/>
          <w:divBdr>
            <w:top w:val="none" w:sz="0" w:space="0" w:color="auto"/>
            <w:left w:val="none" w:sz="0" w:space="0" w:color="auto"/>
            <w:bottom w:val="none" w:sz="0" w:space="0" w:color="auto"/>
            <w:right w:val="none" w:sz="0" w:space="0" w:color="auto"/>
          </w:divBdr>
        </w:div>
        <w:div w:id="2081095775">
          <w:marLeft w:val="1800"/>
          <w:marRight w:val="0"/>
          <w:marTop w:val="96"/>
          <w:marBottom w:val="0"/>
          <w:divBdr>
            <w:top w:val="none" w:sz="0" w:space="0" w:color="auto"/>
            <w:left w:val="none" w:sz="0" w:space="0" w:color="auto"/>
            <w:bottom w:val="none" w:sz="0" w:space="0" w:color="auto"/>
            <w:right w:val="none" w:sz="0" w:space="0" w:color="auto"/>
          </w:divBdr>
        </w:div>
        <w:div w:id="2081709292">
          <w:marLeft w:val="1800"/>
          <w:marRight w:val="0"/>
          <w:marTop w:val="96"/>
          <w:marBottom w:val="0"/>
          <w:divBdr>
            <w:top w:val="none" w:sz="0" w:space="0" w:color="auto"/>
            <w:left w:val="none" w:sz="0" w:space="0" w:color="auto"/>
            <w:bottom w:val="none" w:sz="0" w:space="0" w:color="auto"/>
            <w:right w:val="none" w:sz="0" w:space="0" w:color="auto"/>
          </w:divBdr>
        </w:div>
      </w:divsChild>
    </w:div>
    <w:div w:id="1189833538">
      <w:bodyDiv w:val="1"/>
      <w:marLeft w:val="0"/>
      <w:marRight w:val="0"/>
      <w:marTop w:val="0"/>
      <w:marBottom w:val="0"/>
      <w:divBdr>
        <w:top w:val="none" w:sz="0" w:space="0" w:color="auto"/>
        <w:left w:val="none" w:sz="0" w:space="0" w:color="auto"/>
        <w:bottom w:val="none" w:sz="0" w:space="0" w:color="auto"/>
        <w:right w:val="none" w:sz="0" w:space="0" w:color="auto"/>
      </w:divBdr>
    </w:div>
    <w:div w:id="1189946687">
      <w:bodyDiv w:val="1"/>
      <w:marLeft w:val="0"/>
      <w:marRight w:val="0"/>
      <w:marTop w:val="0"/>
      <w:marBottom w:val="0"/>
      <w:divBdr>
        <w:top w:val="none" w:sz="0" w:space="0" w:color="auto"/>
        <w:left w:val="none" w:sz="0" w:space="0" w:color="auto"/>
        <w:bottom w:val="none" w:sz="0" w:space="0" w:color="auto"/>
        <w:right w:val="none" w:sz="0" w:space="0" w:color="auto"/>
      </w:divBdr>
    </w:div>
    <w:div w:id="1190139449">
      <w:bodyDiv w:val="1"/>
      <w:marLeft w:val="0"/>
      <w:marRight w:val="0"/>
      <w:marTop w:val="0"/>
      <w:marBottom w:val="0"/>
      <w:divBdr>
        <w:top w:val="none" w:sz="0" w:space="0" w:color="auto"/>
        <w:left w:val="none" w:sz="0" w:space="0" w:color="auto"/>
        <w:bottom w:val="none" w:sz="0" w:space="0" w:color="auto"/>
        <w:right w:val="none" w:sz="0" w:space="0" w:color="auto"/>
      </w:divBdr>
    </w:div>
    <w:div w:id="1190411244">
      <w:bodyDiv w:val="1"/>
      <w:marLeft w:val="0"/>
      <w:marRight w:val="0"/>
      <w:marTop w:val="0"/>
      <w:marBottom w:val="0"/>
      <w:divBdr>
        <w:top w:val="none" w:sz="0" w:space="0" w:color="auto"/>
        <w:left w:val="none" w:sz="0" w:space="0" w:color="auto"/>
        <w:bottom w:val="none" w:sz="0" w:space="0" w:color="auto"/>
        <w:right w:val="none" w:sz="0" w:space="0" w:color="auto"/>
      </w:divBdr>
      <w:divsChild>
        <w:div w:id="484973011">
          <w:marLeft w:val="1166"/>
          <w:marRight w:val="0"/>
          <w:marTop w:val="115"/>
          <w:marBottom w:val="0"/>
          <w:divBdr>
            <w:top w:val="none" w:sz="0" w:space="0" w:color="auto"/>
            <w:left w:val="none" w:sz="0" w:space="0" w:color="auto"/>
            <w:bottom w:val="none" w:sz="0" w:space="0" w:color="auto"/>
            <w:right w:val="none" w:sz="0" w:space="0" w:color="auto"/>
          </w:divBdr>
        </w:div>
        <w:div w:id="595291162">
          <w:marLeft w:val="1800"/>
          <w:marRight w:val="0"/>
          <w:marTop w:val="115"/>
          <w:marBottom w:val="0"/>
          <w:divBdr>
            <w:top w:val="none" w:sz="0" w:space="0" w:color="auto"/>
            <w:left w:val="none" w:sz="0" w:space="0" w:color="auto"/>
            <w:bottom w:val="none" w:sz="0" w:space="0" w:color="auto"/>
            <w:right w:val="none" w:sz="0" w:space="0" w:color="auto"/>
          </w:divBdr>
        </w:div>
        <w:div w:id="903561174">
          <w:marLeft w:val="547"/>
          <w:marRight w:val="0"/>
          <w:marTop w:val="134"/>
          <w:marBottom w:val="0"/>
          <w:divBdr>
            <w:top w:val="none" w:sz="0" w:space="0" w:color="auto"/>
            <w:left w:val="none" w:sz="0" w:space="0" w:color="auto"/>
            <w:bottom w:val="none" w:sz="0" w:space="0" w:color="auto"/>
            <w:right w:val="none" w:sz="0" w:space="0" w:color="auto"/>
          </w:divBdr>
        </w:div>
        <w:div w:id="1411197016">
          <w:marLeft w:val="547"/>
          <w:marRight w:val="0"/>
          <w:marTop w:val="134"/>
          <w:marBottom w:val="0"/>
          <w:divBdr>
            <w:top w:val="none" w:sz="0" w:space="0" w:color="auto"/>
            <w:left w:val="none" w:sz="0" w:space="0" w:color="auto"/>
            <w:bottom w:val="none" w:sz="0" w:space="0" w:color="auto"/>
            <w:right w:val="none" w:sz="0" w:space="0" w:color="auto"/>
          </w:divBdr>
        </w:div>
        <w:div w:id="1434398698">
          <w:marLeft w:val="1166"/>
          <w:marRight w:val="0"/>
          <w:marTop w:val="115"/>
          <w:marBottom w:val="0"/>
          <w:divBdr>
            <w:top w:val="none" w:sz="0" w:space="0" w:color="auto"/>
            <w:left w:val="none" w:sz="0" w:space="0" w:color="auto"/>
            <w:bottom w:val="none" w:sz="0" w:space="0" w:color="auto"/>
            <w:right w:val="none" w:sz="0" w:space="0" w:color="auto"/>
          </w:divBdr>
        </w:div>
        <w:div w:id="1521237569">
          <w:marLeft w:val="1800"/>
          <w:marRight w:val="0"/>
          <w:marTop w:val="115"/>
          <w:marBottom w:val="0"/>
          <w:divBdr>
            <w:top w:val="none" w:sz="0" w:space="0" w:color="auto"/>
            <w:left w:val="none" w:sz="0" w:space="0" w:color="auto"/>
            <w:bottom w:val="none" w:sz="0" w:space="0" w:color="auto"/>
            <w:right w:val="none" w:sz="0" w:space="0" w:color="auto"/>
          </w:divBdr>
        </w:div>
        <w:div w:id="1750928774">
          <w:marLeft w:val="1166"/>
          <w:marRight w:val="0"/>
          <w:marTop w:val="115"/>
          <w:marBottom w:val="0"/>
          <w:divBdr>
            <w:top w:val="none" w:sz="0" w:space="0" w:color="auto"/>
            <w:left w:val="none" w:sz="0" w:space="0" w:color="auto"/>
            <w:bottom w:val="none" w:sz="0" w:space="0" w:color="auto"/>
            <w:right w:val="none" w:sz="0" w:space="0" w:color="auto"/>
          </w:divBdr>
        </w:div>
      </w:divsChild>
    </w:div>
    <w:div w:id="1190801327">
      <w:bodyDiv w:val="1"/>
      <w:marLeft w:val="0"/>
      <w:marRight w:val="0"/>
      <w:marTop w:val="0"/>
      <w:marBottom w:val="0"/>
      <w:divBdr>
        <w:top w:val="none" w:sz="0" w:space="0" w:color="auto"/>
        <w:left w:val="none" w:sz="0" w:space="0" w:color="auto"/>
        <w:bottom w:val="none" w:sz="0" w:space="0" w:color="auto"/>
        <w:right w:val="none" w:sz="0" w:space="0" w:color="auto"/>
      </w:divBdr>
    </w:div>
    <w:div w:id="1192495971">
      <w:bodyDiv w:val="1"/>
      <w:marLeft w:val="0"/>
      <w:marRight w:val="0"/>
      <w:marTop w:val="0"/>
      <w:marBottom w:val="0"/>
      <w:divBdr>
        <w:top w:val="none" w:sz="0" w:space="0" w:color="auto"/>
        <w:left w:val="none" w:sz="0" w:space="0" w:color="auto"/>
        <w:bottom w:val="none" w:sz="0" w:space="0" w:color="auto"/>
        <w:right w:val="none" w:sz="0" w:space="0" w:color="auto"/>
      </w:divBdr>
    </w:div>
    <w:div w:id="1192837180">
      <w:bodyDiv w:val="1"/>
      <w:marLeft w:val="0"/>
      <w:marRight w:val="0"/>
      <w:marTop w:val="0"/>
      <w:marBottom w:val="0"/>
      <w:divBdr>
        <w:top w:val="none" w:sz="0" w:space="0" w:color="auto"/>
        <w:left w:val="none" w:sz="0" w:space="0" w:color="auto"/>
        <w:bottom w:val="none" w:sz="0" w:space="0" w:color="auto"/>
        <w:right w:val="none" w:sz="0" w:space="0" w:color="auto"/>
      </w:divBdr>
    </w:div>
    <w:div w:id="1192912624">
      <w:bodyDiv w:val="1"/>
      <w:marLeft w:val="0"/>
      <w:marRight w:val="0"/>
      <w:marTop w:val="0"/>
      <w:marBottom w:val="0"/>
      <w:divBdr>
        <w:top w:val="none" w:sz="0" w:space="0" w:color="auto"/>
        <w:left w:val="none" w:sz="0" w:space="0" w:color="auto"/>
        <w:bottom w:val="none" w:sz="0" w:space="0" w:color="auto"/>
        <w:right w:val="none" w:sz="0" w:space="0" w:color="auto"/>
      </w:divBdr>
    </w:div>
    <w:div w:id="1193106761">
      <w:bodyDiv w:val="1"/>
      <w:marLeft w:val="0"/>
      <w:marRight w:val="0"/>
      <w:marTop w:val="0"/>
      <w:marBottom w:val="0"/>
      <w:divBdr>
        <w:top w:val="none" w:sz="0" w:space="0" w:color="auto"/>
        <w:left w:val="none" w:sz="0" w:space="0" w:color="auto"/>
        <w:bottom w:val="none" w:sz="0" w:space="0" w:color="auto"/>
        <w:right w:val="none" w:sz="0" w:space="0" w:color="auto"/>
      </w:divBdr>
      <w:divsChild>
        <w:div w:id="350379779">
          <w:marLeft w:val="1166"/>
          <w:marRight w:val="0"/>
          <w:marTop w:val="0"/>
          <w:marBottom w:val="60"/>
          <w:divBdr>
            <w:top w:val="none" w:sz="0" w:space="0" w:color="auto"/>
            <w:left w:val="none" w:sz="0" w:space="0" w:color="auto"/>
            <w:bottom w:val="none" w:sz="0" w:space="0" w:color="auto"/>
            <w:right w:val="none" w:sz="0" w:space="0" w:color="auto"/>
          </w:divBdr>
        </w:div>
        <w:div w:id="1713577320">
          <w:marLeft w:val="547"/>
          <w:marRight w:val="0"/>
          <w:marTop w:val="0"/>
          <w:marBottom w:val="60"/>
          <w:divBdr>
            <w:top w:val="none" w:sz="0" w:space="0" w:color="auto"/>
            <w:left w:val="none" w:sz="0" w:space="0" w:color="auto"/>
            <w:bottom w:val="none" w:sz="0" w:space="0" w:color="auto"/>
            <w:right w:val="none" w:sz="0" w:space="0" w:color="auto"/>
          </w:divBdr>
        </w:div>
        <w:div w:id="1732380934">
          <w:marLeft w:val="1166"/>
          <w:marRight w:val="0"/>
          <w:marTop w:val="0"/>
          <w:marBottom w:val="60"/>
          <w:divBdr>
            <w:top w:val="none" w:sz="0" w:space="0" w:color="auto"/>
            <w:left w:val="none" w:sz="0" w:space="0" w:color="auto"/>
            <w:bottom w:val="none" w:sz="0" w:space="0" w:color="auto"/>
            <w:right w:val="none" w:sz="0" w:space="0" w:color="auto"/>
          </w:divBdr>
        </w:div>
        <w:div w:id="1822037630">
          <w:marLeft w:val="547"/>
          <w:marRight w:val="0"/>
          <w:marTop w:val="0"/>
          <w:marBottom w:val="60"/>
          <w:divBdr>
            <w:top w:val="none" w:sz="0" w:space="0" w:color="auto"/>
            <w:left w:val="none" w:sz="0" w:space="0" w:color="auto"/>
            <w:bottom w:val="none" w:sz="0" w:space="0" w:color="auto"/>
            <w:right w:val="none" w:sz="0" w:space="0" w:color="auto"/>
          </w:divBdr>
        </w:div>
      </w:divsChild>
    </w:div>
    <w:div w:id="1193492097">
      <w:bodyDiv w:val="1"/>
      <w:marLeft w:val="0"/>
      <w:marRight w:val="0"/>
      <w:marTop w:val="0"/>
      <w:marBottom w:val="0"/>
      <w:divBdr>
        <w:top w:val="none" w:sz="0" w:space="0" w:color="auto"/>
        <w:left w:val="none" w:sz="0" w:space="0" w:color="auto"/>
        <w:bottom w:val="none" w:sz="0" w:space="0" w:color="auto"/>
        <w:right w:val="none" w:sz="0" w:space="0" w:color="auto"/>
      </w:divBdr>
    </w:div>
    <w:div w:id="1193880581">
      <w:bodyDiv w:val="1"/>
      <w:marLeft w:val="0"/>
      <w:marRight w:val="0"/>
      <w:marTop w:val="0"/>
      <w:marBottom w:val="0"/>
      <w:divBdr>
        <w:top w:val="none" w:sz="0" w:space="0" w:color="auto"/>
        <w:left w:val="none" w:sz="0" w:space="0" w:color="auto"/>
        <w:bottom w:val="none" w:sz="0" w:space="0" w:color="auto"/>
        <w:right w:val="none" w:sz="0" w:space="0" w:color="auto"/>
      </w:divBdr>
    </w:div>
    <w:div w:id="1194197730">
      <w:bodyDiv w:val="1"/>
      <w:marLeft w:val="0"/>
      <w:marRight w:val="0"/>
      <w:marTop w:val="0"/>
      <w:marBottom w:val="0"/>
      <w:divBdr>
        <w:top w:val="none" w:sz="0" w:space="0" w:color="auto"/>
        <w:left w:val="none" w:sz="0" w:space="0" w:color="auto"/>
        <w:bottom w:val="none" w:sz="0" w:space="0" w:color="auto"/>
        <w:right w:val="none" w:sz="0" w:space="0" w:color="auto"/>
      </w:divBdr>
    </w:div>
    <w:div w:id="1194803880">
      <w:bodyDiv w:val="1"/>
      <w:marLeft w:val="0"/>
      <w:marRight w:val="0"/>
      <w:marTop w:val="0"/>
      <w:marBottom w:val="0"/>
      <w:divBdr>
        <w:top w:val="none" w:sz="0" w:space="0" w:color="auto"/>
        <w:left w:val="none" w:sz="0" w:space="0" w:color="auto"/>
        <w:bottom w:val="none" w:sz="0" w:space="0" w:color="auto"/>
        <w:right w:val="none" w:sz="0" w:space="0" w:color="auto"/>
      </w:divBdr>
    </w:div>
    <w:div w:id="1195456910">
      <w:bodyDiv w:val="1"/>
      <w:marLeft w:val="0"/>
      <w:marRight w:val="0"/>
      <w:marTop w:val="0"/>
      <w:marBottom w:val="0"/>
      <w:divBdr>
        <w:top w:val="none" w:sz="0" w:space="0" w:color="auto"/>
        <w:left w:val="none" w:sz="0" w:space="0" w:color="auto"/>
        <w:bottom w:val="none" w:sz="0" w:space="0" w:color="auto"/>
        <w:right w:val="none" w:sz="0" w:space="0" w:color="auto"/>
      </w:divBdr>
    </w:div>
    <w:div w:id="1197936906">
      <w:bodyDiv w:val="1"/>
      <w:marLeft w:val="0"/>
      <w:marRight w:val="0"/>
      <w:marTop w:val="0"/>
      <w:marBottom w:val="0"/>
      <w:divBdr>
        <w:top w:val="none" w:sz="0" w:space="0" w:color="auto"/>
        <w:left w:val="none" w:sz="0" w:space="0" w:color="auto"/>
        <w:bottom w:val="none" w:sz="0" w:space="0" w:color="auto"/>
        <w:right w:val="none" w:sz="0" w:space="0" w:color="auto"/>
      </w:divBdr>
    </w:div>
    <w:div w:id="1199515385">
      <w:bodyDiv w:val="1"/>
      <w:marLeft w:val="0"/>
      <w:marRight w:val="0"/>
      <w:marTop w:val="0"/>
      <w:marBottom w:val="0"/>
      <w:divBdr>
        <w:top w:val="none" w:sz="0" w:space="0" w:color="auto"/>
        <w:left w:val="none" w:sz="0" w:space="0" w:color="auto"/>
        <w:bottom w:val="none" w:sz="0" w:space="0" w:color="auto"/>
        <w:right w:val="none" w:sz="0" w:space="0" w:color="auto"/>
      </w:divBdr>
    </w:div>
    <w:div w:id="1200045335">
      <w:bodyDiv w:val="1"/>
      <w:marLeft w:val="0"/>
      <w:marRight w:val="0"/>
      <w:marTop w:val="0"/>
      <w:marBottom w:val="0"/>
      <w:divBdr>
        <w:top w:val="none" w:sz="0" w:space="0" w:color="auto"/>
        <w:left w:val="none" w:sz="0" w:space="0" w:color="auto"/>
        <w:bottom w:val="none" w:sz="0" w:space="0" w:color="auto"/>
        <w:right w:val="none" w:sz="0" w:space="0" w:color="auto"/>
      </w:divBdr>
    </w:div>
    <w:div w:id="1200822240">
      <w:bodyDiv w:val="1"/>
      <w:marLeft w:val="0"/>
      <w:marRight w:val="0"/>
      <w:marTop w:val="0"/>
      <w:marBottom w:val="0"/>
      <w:divBdr>
        <w:top w:val="none" w:sz="0" w:space="0" w:color="auto"/>
        <w:left w:val="none" w:sz="0" w:space="0" w:color="auto"/>
        <w:bottom w:val="none" w:sz="0" w:space="0" w:color="auto"/>
        <w:right w:val="none" w:sz="0" w:space="0" w:color="auto"/>
      </w:divBdr>
    </w:div>
    <w:div w:id="1201892234">
      <w:bodyDiv w:val="1"/>
      <w:marLeft w:val="0"/>
      <w:marRight w:val="0"/>
      <w:marTop w:val="0"/>
      <w:marBottom w:val="0"/>
      <w:divBdr>
        <w:top w:val="none" w:sz="0" w:space="0" w:color="auto"/>
        <w:left w:val="none" w:sz="0" w:space="0" w:color="auto"/>
        <w:bottom w:val="none" w:sz="0" w:space="0" w:color="auto"/>
        <w:right w:val="none" w:sz="0" w:space="0" w:color="auto"/>
      </w:divBdr>
    </w:div>
    <w:div w:id="1202671988">
      <w:bodyDiv w:val="1"/>
      <w:marLeft w:val="0"/>
      <w:marRight w:val="0"/>
      <w:marTop w:val="0"/>
      <w:marBottom w:val="0"/>
      <w:divBdr>
        <w:top w:val="none" w:sz="0" w:space="0" w:color="auto"/>
        <w:left w:val="none" w:sz="0" w:space="0" w:color="auto"/>
        <w:bottom w:val="none" w:sz="0" w:space="0" w:color="auto"/>
        <w:right w:val="none" w:sz="0" w:space="0" w:color="auto"/>
      </w:divBdr>
    </w:div>
    <w:div w:id="1202748804">
      <w:bodyDiv w:val="1"/>
      <w:marLeft w:val="0"/>
      <w:marRight w:val="0"/>
      <w:marTop w:val="0"/>
      <w:marBottom w:val="0"/>
      <w:divBdr>
        <w:top w:val="none" w:sz="0" w:space="0" w:color="auto"/>
        <w:left w:val="none" w:sz="0" w:space="0" w:color="auto"/>
        <w:bottom w:val="none" w:sz="0" w:space="0" w:color="auto"/>
        <w:right w:val="none" w:sz="0" w:space="0" w:color="auto"/>
      </w:divBdr>
    </w:div>
    <w:div w:id="1205369152">
      <w:bodyDiv w:val="1"/>
      <w:marLeft w:val="0"/>
      <w:marRight w:val="0"/>
      <w:marTop w:val="0"/>
      <w:marBottom w:val="0"/>
      <w:divBdr>
        <w:top w:val="none" w:sz="0" w:space="0" w:color="auto"/>
        <w:left w:val="none" w:sz="0" w:space="0" w:color="auto"/>
        <w:bottom w:val="none" w:sz="0" w:space="0" w:color="auto"/>
        <w:right w:val="none" w:sz="0" w:space="0" w:color="auto"/>
      </w:divBdr>
    </w:div>
    <w:div w:id="1209492051">
      <w:bodyDiv w:val="1"/>
      <w:marLeft w:val="0"/>
      <w:marRight w:val="0"/>
      <w:marTop w:val="0"/>
      <w:marBottom w:val="0"/>
      <w:divBdr>
        <w:top w:val="none" w:sz="0" w:space="0" w:color="auto"/>
        <w:left w:val="none" w:sz="0" w:space="0" w:color="auto"/>
        <w:bottom w:val="none" w:sz="0" w:space="0" w:color="auto"/>
        <w:right w:val="none" w:sz="0" w:space="0" w:color="auto"/>
      </w:divBdr>
      <w:divsChild>
        <w:div w:id="105196461">
          <w:marLeft w:val="1166"/>
          <w:marRight w:val="0"/>
          <w:marTop w:val="125"/>
          <w:marBottom w:val="0"/>
          <w:divBdr>
            <w:top w:val="none" w:sz="0" w:space="0" w:color="auto"/>
            <w:left w:val="none" w:sz="0" w:space="0" w:color="auto"/>
            <w:bottom w:val="none" w:sz="0" w:space="0" w:color="auto"/>
            <w:right w:val="none" w:sz="0" w:space="0" w:color="auto"/>
          </w:divBdr>
        </w:div>
        <w:div w:id="489490133">
          <w:marLeft w:val="547"/>
          <w:marRight w:val="0"/>
          <w:marTop w:val="144"/>
          <w:marBottom w:val="0"/>
          <w:divBdr>
            <w:top w:val="none" w:sz="0" w:space="0" w:color="auto"/>
            <w:left w:val="none" w:sz="0" w:space="0" w:color="auto"/>
            <w:bottom w:val="none" w:sz="0" w:space="0" w:color="auto"/>
            <w:right w:val="none" w:sz="0" w:space="0" w:color="auto"/>
          </w:divBdr>
        </w:div>
        <w:div w:id="544682783">
          <w:marLeft w:val="547"/>
          <w:marRight w:val="0"/>
          <w:marTop w:val="144"/>
          <w:marBottom w:val="0"/>
          <w:divBdr>
            <w:top w:val="none" w:sz="0" w:space="0" w:color="auto"/>
            <w:left w:val="none" w:sz="0" w:space="0" w:color="auto"/>
            <w:bottom w:val="none" w:sz="0" w:space="0" w:color="auto"/>
            <w:right w:val="none" w:sz="0" w:space="0" w:color="auto"/>
          </w:divBdr>
        </w:div>
        <w:div w:id="645208079">
          <w:marLeft w:val="1166"/>
          <w:marRight w:val="0"/>
          <w:marTop w:val="125"/>
          <w:marBottom w:val="0"/>
          <w:divBdr>
            <w:top w:val="none" w:sz="0" w:space="0" w:color="auto"/>
            <w:left w:val="none" w:sz="0" w:space="0" w:color="auto"/>
            <w:bottom w:val="none" w:sz="0" w:space="0" w:color="auto"/>
            <w:right w:val="none" w:sz="0" w:space="0" w:color="auto"/>
          </w:divBdr>
        </w:div>
        <w:div w:id="1283457317">
          <w:marLeft w:val="1166"/>
          <w:marRight w:val="0"/>
          <w:marTop w:val="125"/>
          <w:marBottom w:val="0"/>
          <w:divBdr>
            <w:top w:val="none" w:sz="0" w:space="0" w:color="auto"/>
            <w:left w:val="none" w:sz="0" w:space="0" w:color="auto"/>
            <w:bottom w:val="none" w:sz="0" w:space="0" w:color="auto"/>
            <w:right w:val="none" w:sz="0" w:space="0" w:color="auto"/>
          </w:divBdr>
        </w:div>
        <w:div w:id="1690058621">
          <w:marLeft w:val="547"/>
          <w:marRight w:val="0"/>
          <w:marTop w:val="144"/>
          <w:marBottom w:val="0"/>
          <w:divBdr>
            <w:top w:val="none" w:sz="0" w:space="0" w:color="auto"/>
            <w:left w:val="none" w:sz="0" w:space="0" w:color="auto"/>
            <w:bottom w:val="none" w:sz="0" w:space="0" w:color="auto"/>
            <w:right w:val="none" w:sz="0" w:space="0" w:color="auto"/>
          </w:divBdr>
        </w:div>
      </w:divsChild>
    </w:div>
    <w:div w:id="1210650291">
      <w:bodyDiv w:val="1"/>
      <w:marLeft w:val="0"/>
      <w:marRight w:val="0"/>
      <w:marTop w:val="0"/>
      <w:marBottom w:val="0"/>
      <w:divBdr>
        <w:top w:val="none" w:sz="0" w:space="0" w:color="auto"/>
        <w:left w:val="none" w:sz="0" w:space="0" w:color="auto"/>
        <w:bottom w:val="none" w:sz="0" w:space="0" w:color="auto"/>
        <w:right w:val="none" w:sz="0" w:space="0" w:color="auto"/>
      </w:divBdr>
    </w:div>
    <w:div w:id="1211646153">
      <w:bodyDiv w:val="1"/>
      <w:marLeft w:val="0"/>
      <w:marRight w:val="0"/>
      <w:marTop w:val="0"/>
      <w:marBottom w:val="0"/>
      <w:divBdr>
        <w:top w:val="none" w:sz="0" w:space="0" w:color="auto"/>
        <w:left w:val="none" w:sz="0" w:space="0" w:color="auto"/>
        <w:bottom w:val="none" w:sz="0" w:space="0" w:color="auto"/>
        <w:right w:val="none" w:sz="0" w:space="0" w:color="auto"/>
      </w:divBdr>
    </w:div>
    <w:div w:id="1212500348">
      <w:bodyDiv w:val="1"/>
      <w:marLeft w:val="0"/>
      <w:marRight w:val="0"/>
      <w:marTop w:val="0"/>
      <w:marBottom w:val="0"/>
      <w:divBdr>
        <w:top w:val="none" w:sz="0" w:space="0" w:color="auto"/>
        <w:left w:val="none" w:sz="0" w:space="0" w:color="auto"/>
        <w:bottom w:val="none" w:sz="0" w:space="0" w:color="auto"/>
        <w:right w:val="none" w:sz="0" w:space="0" w:color="auto"/>
      </w:divBdr>
    </w:div>
    <w:div w:id="1213231136">
      <w:bodyDiv w:val="1"/>
      <w:marLeft w:val="0"/>
      <w:marRight w:val="0"/>
      <w:marTop w:val="0"/>
      <w:marBottom w:val="0"/>
      <w:divBdr>
        <w:top w:val="none" w:sz="0" w:space="0" w:color="auto"/>
        <w:left w:val="none" w:sz="0" w:space="0" w:color="auto"/>
        <w:bottom w:val="none" w:sz="0" w:space="0" w:color="auto"/>
        <w:right w:val="none" w:sz="0" w:space="0" w:color="auto"/>
      </w:divBdr>
    </w:div>
    <w:div w:id="1213690130">
      <w:bodyDiv w:val="1"/>
      <w:marLeft w:val="0"/>
      <w:marRight w:val="0"/>
      <w:marTop w:val="0"/>
      <w:marBottom w:val="0"/>
      <w:divBdr>
        <w:top w:val="none" w:sz="0" w:space="0" w:color="auto"/>
        <w:left w:val="none" w:sz="0" w:space="0" w:color="auto"/>
        <w:bottom w:val="none" w:sz="0" w:space="0" w:color="auto"/>
        <w:right w:val="none" w:sz="0" w:space="0" w:color="auto"/>
      </w:divBdr>
    </w:div>
    <w:div w:id="1213729239">
      <w:bodyDiv w:val="1"/>
      <w:marLeft w:val="0"/>
      <w:marRight w:val="0"/>
      <w:marTop w:val="0"/>
      <w:marBottom w:val="0"/>
      <w:divBdr>
        <w:top w:val="none" w:sz="0" w:space="0" w:color="auto"/>
        <w:left w:val="none" w:sz="0" w:space="0" w:color="auto"/>
        <w:bottom w:val="none" w:sz="0" w:space="0" w:color="auto"/>
        <w:right w:val="none" w:sz="0" w:space="0" w:color="auto"/>
      </w:divBdr>
    </w:div>
    <w:div w:id="1214851281">
      <w:bodyDiv w:val="1"/>
      <w:marLeft w:val="0"/>
      <w:marRight w:val="0"/>
      <w:marTop w:val="0"/>
      <w:marBottom w:val="0"/>
      <w:divBdr>
        <w:top w:val="none" w:sz="0" w:space="0" w:color="auto"/>
        <w:left w:val="none" w:sz="0" w:space="0" w:color="auto"/>
        <w:bottom w:val="none" w:sz="0" w:space="0" w:color="auto"/>
        <w:right w:val="none" w:sz="0" w:space="0" w:color="auto"/>
      </w:divBdr>
    </w:div>
    <w:div w:id="1215001653">
      <w:bodyDiv w:val="1"/>
      <w:marLeft w:val="0"/>
      <w:marRight w:val="0"/>
      <w:marTop w:val="0"/>
      <w:marBottom w:val="0"/>
      <w:divBdr>
        <w:top w:val="none" w:sz="0" w:space="0" w:color="auto"/>
        <w:left w:val="none" w:sz="0" w:space="0" w:color="auto"/>
        <w:bottom w:val="none" w:sz="0" w:space="0" w:color="auto"/>
        <w:right w:val="none" w:sz="0" w:space="0" w:color="auto"/>
      </w:divBdr>
    </w:div>
    <w:div w:id="1215391383">
      <w:bodyDiv w:val="1"/>
      <w:marLeft w:val="0"/>
      <w:marRight w:val="0"/>
      <w:marTop w:val="0"/>
      <w:marBottom w:val="0"/>
      <w:divBdr>
        <w:top w:val="none" w:sz="0" w:space="0" w:color="auto"/>
        <w:left w:val="none" w:sz="0" w:space="0" w:color="auto"/>
        <w:bottom w:val="none" w:sz="0" w:space="0" w:color="auto"/>
        <w:right w:val="none" w:sz="0" w:space="0" w:color="auto"/>
      </w:divBdr>
      <w:divsChild>
        <w:div w:id="34501765">
          <w:marLeft w:val="1166"/>
          <w:marRight w:val="0"/>
          <w:marTop w:val="86"/>
          <w:marBottom w:val="0"/>
          <w:divBdr>
            <w:top w:val="none" w:sz="0" w:space="0" w:color="auto"/>
            <w:left w:val="none" w:sz="0" w:space="0" w:color="auto"/>
            <w:bottom w:val="none" w:sz="0" w:space="0" w:color="auto"/>
            <w:right w:val="none" w:sz="0" w:space="0" w:color="auto"/>
          </w:divBdr>
        </w:div>
        <w:div w:id="262029877">
          <w:marLeft w:val="1166"/>
          <w:marRight w:val="0"/>
          <w:marTop w:val="86"/>
          <w:marBottom w:val="0"/>
          <w:divBdr>
            <w:top w:val="none" w:sz="0" w:space="0" w:color="auto"/>
            <w:left w:val="none" w:sz="0" w:space="0" w:color="auto"/>
            <w:bottom w:val="none" w:sz="0" w:space="0" w:color="auto"/>
            <w:right w:val="none" w:sz="0" w:space="0" w:color="auto"/>
          </w:divBdr>
        </w:div>
        <w:div w:id="279801525">
          <w:marLeft w:val="1166"/>
          <w:marRight w:val="0"/>
          <w:marTop w:val="86"/>
          <w:marBottom w:val="0"/>
          <w:divBdr>
            <w:top w:val="none" w:sz="0" w:space="0" w:color="auto"/>
            <w:left w:val="none" w:sz="0" w:space="0" w:color="auto"/>
            <w:bottom w:val="none" w:sz="0" w:space="0" w:color="auto"/>
            <w:right w:val="none" w:sz="0" w:space="0" w:color="auto"/>
          </w:divBdr>
        </w:div>
        <w:div w:id="312609507">
          <w:marLeft w:val="1166"/>
          <w:marRight w:val="0"/>
          <w:marTop w:val="86"/>
          <w:marBottom w:val="0"/>
          <w:divBdr>
            <w:top w:val="none" w:sz="0" w:space="0" w:color="auto"/>
            <w:left w:val="none" w:sz="0" w:space="0" w:color="auto"/>
            <w:bottom w:val="none" w:sz="0" w:space="0" w:color="auto"/>
            <w:right w:val="none" w:sz="0" w:space="0" w:color="auto"/>
          </w:divBdr>
        </w:div>
        <w:div w:id="418524312">
          <w:marLeft w:val="1800"/>
          <w:marRight w:val="0"/>
          <w:marTop w:val="67"/>
          <w:marBottom w:val="0"/>
          <w:divBdr>
            <w:top w:val="none" w:sz="0" w:space="0" w:color="auto"/>
            <w:left w:val="none" w:sz="0" w:space="0" w:color="auto"/>
            <w:bottom w:val="none" w:sz="0" w:space="0" w:color="auto"/>
            <w:right w:val="none" w:sz="0" w:space="0" w:color="auto"/>
          </w:divBdr>
        </w:div>
        <w:div w:id="502090044">
          <w:marLeft w:val="1166"/>
          <w:marRight w:val="0"/>
          <w:marTop w:val="86"/>
          <w:marBottom w:val="0"/>
          <w:divBdr>
            <w:top w:val="none" w:sz="0" w:space="0" w:color="auto"/>
            <w:left w:val="none" w:sz="0" w:space="0" w:color="auto"/>
            <w:bottom w:val="none" w:sz="0" w:space="0" w:color="auto"/>
            <w:right w:val="none" w:sz="0" w:space="0" w:color="auto"/>
          </w:divBdr>
        </w:div>
        <w:div w:id="597064766">
          <w:marLeft w:val="1800"/>
          <w:marRight w:val="0"/>
          <w:marTop w:val="67"/>
          <w:marBottom w:val="0"/>
          <w:divBdr>
            <w:top w:val="none" w:sz="0" w:space="0" w:color="auto"/>
            <w:left w:val="none" w:sz="0" w:space="0" w:color="auto"/>
            <w:bottom w:val="none" w:sz="0" w:space="0" w:color="auto"/>
            <w:right w:val="none" w:sz="0" w:space="0" w:color="auto"/>
          </w:divBdr>
        </w:div>
        <w:div w:id="1045181273">
          <w:marLeft w:val="1166"/>
          <w:marRight w:val="0"/>
          <w:marTop w:val="86"/>
          <w:marBottom w:val="0"/>
          <w:divBdr>
            <w:top w:val="none" w:sz="0" w:space="0" w:color="auto"/>
            <w:left w:val="none" w:sz="0" w:space="0" w:color="auto"/>
            <w:bottom w:val="none" w:sz="0" w:space="0" w:color="auto"/>
            <w:right w:val="none" w:sz="0" w:space="0" w:color="auto"/>
          </w:divBdr>
        </w:div>
        <w:div w:id="1216968988">
          <w:marLeft w:val="1166"/>
          <w:marRight w:val="0"/>
          <w:marTop w:val="86"/>
          <w:marBottom w:val="0"/>
          <w:divBdr>
            <w:top w:val="none" w:sz="0" w:space="0" w:color="auto"/>
            <w:left w:val="none" w:sz="0" w:space="0" w:color="auto"/>
            <w:bottom w:val="none" w:sz="0" w:space="0" w:color="auto"/>
            <w:right w:val="none" w:sz="0" w:space="0" w:color="auto"/>
          </w:divBdr>
        </w:div>
        <w:div w:id="1276598575">
          <w:marLeft w:val="547"/>
          <w:marRight w:val="0"/>
          <w:marTop w:val="96"/>
          <w:marBottom w:val="0"/>
          <w:divBdr>
            <w:top w:val="none" w:sz="0" w:space="0" w:color="auto"/>
            <w:left w:val="none" w:sz="0" w:space="0" w:color="auto"/>
            <w:bottom w:val="none" w:sz="0" w:space="0" w:color="auto"/>
            <w:right w:val="none" w:sz="0" w:space="0" w:color="auto"/>
          </w:divBdr>
        </w:div>
        <w:div w:id="1454405470">
          <w:marLeft w:val="547"/>
          <w:marRight w:val="0"/>
          <w:marTop w:val="96"/>
          <w:marBottom w:val="0"/>
          <w:divBdr>
            <w:top w:val="none" w:sz="0" w:space="0" w:color="auto"/>
            <w:left w:val="none" w:sz="0" w:space="0" w:color="auto"/>
            <w:bottom w:val="none" w:sz="0" w:space="0" w:color="auto"/>
            <w:right w:val="none" w:sz="0" w:space="0" w:color="auto"/>
          </w:divBdr>
        </w:div>
        <w:div w:id="1515339038">
          <w:marLeft w:val="1166"/>
          <w:marRight w:val="0"/>
          <w:marTop w:val="77"/>
          <w:marBottom w:val="0"/>
          <w:divBdr>
            <w:top w:val="none" w:sz="0" w:space="0" w:color="auto"/>
            <w:left w:val="none" w:sz="0" w:space="0" w:color="auto"/>
            <w:bottom w:val="none" w:sz="0" w:space="0" w:color="auto"/>
            <w:right w:val="none" w:sz="0" w:space="0" w:color="auto"/>
          </w:divBdr>
        </w:div>
        <w:div w:id="1783451732">
          <w:marLeft w:val="547"/>
          <w:marRight w:val="0"/>
          <w:marTop w:val="96"/>
          <w:marBottom w:val="0"/>
          <w:divBdr>
            <w:top w:val="none" w:sz="0" w:space="0" w:color="auto"/>
            <w:left w:val="none" w:sz="0" w:space="0" w:color="auto"/>
            <w:bottom w:val="none" w:sz="0" w:space="0" w:color="auto"/>
            <w:right w:val="none" w:sz="0" w:space="0" w:color="auto"/>
          </w:divBdr>
        </w:div>
      </w:divsChild>
    </w:div>
    <w:div w:id="1215698567">
      <w:bodyDiv w:val="1"/>
      <w:marLeft w:val="0"/>
      <w:marRight w:val="0"/>
      <w:marTop w:val="0"/>
      <w:marBottom w:val="0"/>
      <w:divBdr>
        <w:top w:val="none" w:sz="0" w:space="0" w:color="auto"/>
        <w:left w:val="none" w:sz="0" w:space="0" w:color="auto"/>
        <w:bottom w:val="none" w:sz="0" w:space="0" w:color="auto"/>
        <w:right w:val="none" w:sz="0" w:space="0" w:color="auto"/>
      </w:divBdr>
    </w:div>
    <w:div w:id="1216968308">
      <w:bodyDiv w:val="1"/>
      <w:marLeft w:val="0"/>
      <w:marRight w:val="0"/>
      <w:marTop w:val="0"/>
      <w:marBottom w:val="0"/>
      <w:divBdr>
        <w:top w:val="none" w:sz="0" w:space="0" w:color="auto"/>
        <w:left w:val="none" w:sz="0" w:space="0" w:color="auto"/>
        <w:bottom w:val="none" w:sz="0" w:space="0" w:color="auto"/>
        <w:right w:val="none" w:sz="0" w:space="0" w:color="auto"/>
      </w:divBdr>
    </w:div>
    <w:div w:id="1217863383">
      <w:bodyDiv w:val="1"/>
      <w:marLeft w:val="0"/>
      <w:marRight w:val="0"/>
      <w:marTop w:val="0"/>
      <w:marBottom w:val="0"/>
      <w:divBdr>
        <w:top w:val="none" w:sz="0" w:space="0" w:color="auto"/>
        <w:left w:val="none" w:sz="0" w:space="0" w:color="auto"/>
        <w:bottom w:val="none" w:sz="0" w:space="0" w:color="auto"/>
        <w:right w:val="none" w:sz="0" w:space="0" w:color="auto"/>
      </w:divBdr>
    </w:div>
    <w:div w:id="1218054094">
      <w:bodyDiv w:val="1"/>
      <w:marLeft w:val="0"/>
      <w:marRight w:val="0"/>
      <w:marTop w:val="0"/>
      <w:marBottom w:val="0"/>
      <w:divBdr>
        <w:top w:val="none" w:sz="0" w:space="0" w:color="auto"/>
        <w:left w:val="none" w:sz="0" w:space="0" w:color="auto"/>
        <w:bottom w:val="none" w:sz="0" w:space="0" w:color="auto"/>
        <w:right w:val="none" w:sz="0" w:space="0" w:color="auto"/>
      </w:divBdr>
    </w:div>
    <w:div w:id="1218126497">
      <w:bodyDiv w:val="1"/>
      <w:marLeft w:val="0"/>
      <w:marRight w:val="0"/>
      <w:marTop w:val="0"/>
      <w:marBottom w:val="0"/>
      <w:divBdr>
        <w:top w:val="none" w:sz="0" w:space="0" w:color="auto"/>
        <w:left w:val="none" w:sz="0" w:space="0" w:color="auto"/>
        <w:bottom w:val="none" w:sz="0" w:space="0" w:color="auto"/>
        <w:right w:val="none" w:sz="0" w:space="0" w:color="auto"/>
      </w:divBdr>
    </w:div>
    <w:div w:id="1218589245">
      <w:bodyDiv w:val="1"/>
      <w:marLeft w:val="0"/>
      <w:marRight w:val="0"/>
      <w:marTop w:val="0"/>
      <w:marBottom w:val="0"/>
      <w:divBdr>
        <w:top w:val="none" w:sz="0" w:space="0" w:color="auto"/>
        <w:left w:val="none" w:sz="0" w:space="0" w:color="auto"/>
        <w:bottom w:val="none" w:sz="0" w:space="0" w:color="auto"/>
        <w:right w:val="none" w:sz="0" w:space="0" w:color="auto"/>
      </w:divBdr>
    </w:div>
    <w:div w:id="1219587663">
      <w:bodyDiv w:val="1"/>
      <w:marLeft w:val="0"/>
      <w:marRight w:val="0"/>
      <w:marTop w:val="0"/>
      <w:marBottom w:val="0"/>
      <w:divBdr>
        <w:top w:val="none" w:sz="0" w:space="0" w:color="auto"/>
        <w:left w:val="none" w:sz="0" w:space="0" w:color="auto"/>
        <w:bottom w:val="none" w:sz="0" w:space="0" w:color="auto"/>
        <w:right w:val="none" w:sz="0" w:space="0" w:color="auto"/>
      </w:divBdr>
      <w:divsChild>
        <w:div w:id="1115172605">
          <w:marLeft w:val="0"/>
          <w:marRight w:val="0"/>
          <w:marTop w:val="0"/>
          <w:marBottom w:val="0"/>
          <w:divBdr>
            <w:top w:val="none" w:sz="0" w:space="0" w:color="auto"/>
            <w:left w:val="none" w:sz="0" w:space="0" w:color="auto"/>
            <w:bottom w:val="none" w:sz="0" w:space="0" w:color="auto"/>
            <w:right w:val="none" w:sz="0" w:space="0" w:color="auto"/>
          </w:divBdr>
          <w:divsChild>
            <w:div w:id="104353994">
              <w:marLeft w:val="0"/>
              <w:marRight w:val="0"/>
              <w:marTop w:val="0"/>
              <w:marBottom w:val="0"/>
              <w:divBdr>
                <w:top w:val="none" w:sz="0" w:space="0" w:color="auto"/>
                <w:left w:val="none" w:sz="0" w:space="0" w:color="auto"/>
                <w:bottom w:val="none" w:sz="0" w:space="0" w:color="auto"/>
                <w:right w:val="none" w:sz="0" w:space="0" w:color="auto"/>
              </w:divBdr>
            </w:div>
            <w:div w:id="238904521">
              <w:marLeft w:val="0"/>
              <w:marRight w:val="0"/>
              <w:marTop w:val="0"/>
              <w:marBottom w:val="0"/>
              <w:divBdr>
                <w:top w:val="none" w:sz="0" w:space="0" w:color="auto"/>
                <w:left w:val="none" w:sz="0" w:space="0" w:color="auto"/>
                <w:bottom w:val="none" w:sz="0" w:space="0" w:color="auto"/>
                <w:right w:val="none" w:sz="0" w:space="0" w:color="auto"/>
              </w:divBdr>
            </w:div>
            <w:div w:id="1202942734">
              <w:marLeft w:val="0"/>
              <w:marRight w:val="0"/>
              <w:marTop w:val="0"/>
              <w:marBottom w:val="0"/>
              <w:divBdr>
                <w:top w:val="none" w:sz="0" w:space="0" w:color="auto"/>
                <w:left w:val="none" w:sz="0" w:space="0" w:color="auto"/>
                <w:bottom w:val="none" w:sz="0" w:space="0" w:color="auto"/>
                <w:right w:val="none" w:sz="0" w:space="0" w:color="auto"/>
              </w:divBdr>
            </w:div>
            <w:div w:id="1274511107">
              <w:marLeft w:val="0"/>
              <w:marRight w:val="0"/>
              <w:marTop w:val="0"/>
              <w:marBottom w:val="0"/>
              <w:divBdr>
                <w:top w:val="none" w:sz="0" w:space="0" w:color="auto"/>
                <w:left w:val="none" w:sz="0" w:space="0" w:color="auto"/>
                <w:bottom w:val="none" w:sz="0" w:space="0" w:color="auto"/>
                <w:right w:val="none" w:sz="0" w:space="0" w:color="auto"/>
              </w:divBdr>
            </w:div>
            <w:div w:id="1347361360">
              <w:marLeft w:val="0"/>
              <w:marRight w:val="0"/>
              <w:marTop w:val="0"/>
              <w:marBottom w:val="0"/>
              <w:divBdr>
                <w:top w:val="none" w:sz="0" w:space="0" w:color="auto"/>
                <w:left w:val="none" w:sz="0" w:space="0" w:color="auto"/>
                <w:bottom w:val="none" w:sz="0" w:space="0" w:color="auto"/>
                <w:right w:val="none" w:sz="0" w:space="0" w:color="auto"/>
              </w:divBdr>
            </w:div>
            <w:div w:id="1352995277">
              <w:marLeft w:val="0"/>
              <w:marRight w:val="0"/>
              <w:marTop w:val="0"/>
              <w:marBottom w:val="0"/>
              <w:divBdr>
                <w:top w:val="none" w:sz="0" w:space="0" w:color="auto"/>
                <w:left w:val="none" w:sz="0" w:space="0" w:color="auto"/>
                <w:bottom w:val="none" w:sz="0" w:space="0" w:color="auto"/>
                <w:right w:val="none" w:sz="0" w:space="0" w:color="auto"/>
              </w:divBdr>
            </w:div>
            <w:div w:id="1804275301">
              <w:marLeft w:val="0"/>
              <w:marRight w:val="0"/>
              <w:marTop w:val="0"/>
              <w:marBottom w:val="0"/>
              <w:divBdr>
                <w:top w:val="none" w:sz="0" w:space="0" w:color="auto"/>
                <w:left w:val="none" w:sz="0" w:space="0" w:color="auto"/>
                <w:bottom w:val="none" w:sz="0" w:space="0" w:color="auto"/>
                <w:right w:val="none" w:sz="0" w:space="0" w:color="auto"/>
              </w:divBdr>
            </w:div>
            <w:div w:id="1934586840">
              <w:marLeft w:val="0"/>
              <w:marRight w:val="0"/>
              <w:marTop w:val="0"/>
              <w:marBottom w:val="0"/>
              <w:divBdr>
                <w:top w:val="none" w:sz="0" w:space="0" w:color="auto"/>
                <w:left w:val="none" w:sz="0" w:space="0" w:color="auto"/>
                <w:bottom w:val="none" w:sz="0" w:space="0" w:color="auto"/>
                <w:right w:val="none" w:sz="0" w:space="0" w:color="auto"/>
              </w:divBdr>
            </w:div>
            <w:div w:id="2028213673">
              <w:marLeft w:val="0"/>
              <w:marRight w:val="0"/>
              <w:marTop w:val="0"/>
              <w:marBottom w:val="0"/>
              <w:divBdr>
                <w:top w:val="none" w:sz="0" w:space="0" w:color="auto"/>
                <w:left w:val="none" w:sz="0" w:space="0" w:color="auto"/>
                <w:bottom w:val="none" w:sz="0" w:space="0" w:color="auto"/>
                <w:right w:val="none" w:sz="0" w:space="0" w:color="auto"/>
              </w:divBdr>
            </w:div>
            <w:div w:id="21410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007">
      <w:bodyDiv w:val="1"/>
      <w:marLeft w:val="0"/>
      <w:marRight w:val="0"/>
      <w:marTop w:val="0"/>
      <w:marBottom w:val="0"/>
      <w:divBdr>
        <w:top w:val="none" w:sz="0" w:space="0" w:color="auto"/>
        <w:left w:val="none" w:sz="0" w:space="0" w:color="auto"/>
        <w:bottom w:val="none" w:sz="0" w:space="0" w:color="auto"/>
        <w:right w:val="none" w:sz="0" w:space="0" w:color="auto"/>
      </w:divBdr>
      <w:divsChild>
        <w:div w:id="554586810">
          <w:marLeft w:val="2966"/>
          <w:marRight w:val="0"/>
          <w:marTop w:val="120"/>
          <w:marBottom w:val="0"/>
          <w:divBdr>
            <w:top w:val="none" w:sz="0" w:space="0" w:color="auto"/>
            <w:left w:val="none" w:sz="0" w:space="0" w:color="auto"/>
            <w:bottom w:val="none" w:sz="0" w:space="0" w:color="auto"/>
            <w:right w:val="none" w:sz="0" w:space="0" w:color="auto"/>
          </w:divBdr>
        </w:div>
        <w:div w:id="756487615">
          <w:marLeft w:val="2434"/>
          <w:marRight w:val="0"/>
          <w:marTop w:val="120"/>
          <w:marBottom w:val="0"/>
          <w:divBdr>
            <w:top w:val="none" w:sz="0" w:space="0" w:color="auto"/>
            <w:left w:val="none" w:sz="0" w:space="0" w:color="auto"/>
            <w:bottom w:val="none" w:sz="0" w:space="0" w:color="auto"/>
            <w:right w:val="none" w:sz="0" w:space="0" w:color="auto"/>
          </w:divBdr>
        </w:div>
        <w:div w:id="1115755971">
          <w:marLeft w:val="2966"/>
          <w:marRight w:val="0"/>
          <w:marTop w:val="120"/>
          <w:marBottom w:val="0"/>
          <w:divBdr>
            <w:top w:val="none" w:sz="0" w:space="0" w:color="auto"/>
            <w:left w:val="none" w:sz="0" w:space="0" w:color="auto"/>
            <w:bottom w:val="none" w:sz="0" w:space="0" w:color="auto"/>
            <w:right w:val="none" w:sz="0" w:space="0" w:color="auto"/>
          </w:divBdr>
        </w:div>
        <w:div w:id="1971086782">
          <w:marLeft w:val="1354"/>
          <w:marRight w:val="0"/>
          <w:marTop w:val="120"/>
          <w:marBottom w:val="0"/>
          <w:divBdr>
            <w:top w:val="none" w:sz="0" w:space="0" w:color="auto"/>
            <w:left w:val="none" w:sz="0" w:space="0" w:color="auto"/>
            <w:bottom w:val="none" w:sz="0" w:space="0" w:color="auto"/>
            <w:right w:val="none" w:sz="0" w:space="0" w:color="auto"/>
          </w:divBdr>
        </w:div>
        <w:div w:id="2003464789">
          <w:marLeft w:val="1354"/>
          <w:marRight w:val="0"/>
          <w:marTop w:val="120"/>
          <w:marBottom w:val="0"/>
          <w:divBdr>
            <w:top w:val="none" w:sz="0" w:space="0" w:color="auto"/>
            <w:left w:val="none" w:sz="0" w:space="0" w:color="auto"/>
            <w:bottom w:val="none" w:sz="0" w:space="0" w:color="auto"/>
            <w:right w:val="none" w:sz="0" w:space="0" w:color="auto"/>
          </w:divBdr>
        </w:div>
        <w:div w:id="2041974564">
          <w:marLeft w:val="806"/>
          <w:marRight w:val="0"/>
          <w:marTop w:val="120"/>
          <w:marBottom w:val="0"/>
          <w:divBdr>
            <w:top w:val="none" w:sz="0" w:space="0" w:color="auto"/>
            <w:left w:val="none" w:sz="0" w:space="0" w:color="auto"/>
            <w:bottom w:val="none" w:sz="0" w:space="0" w:color="auto"/>
            <w:right w:val="none" w:sz="0" w:space="0" w:color="auto"/>
          </w:divBdr>
        </w:div>
      </w:divsChild>
    </w:div>
    <w:div w:id="1219635098">
      <w:bodyDiv w:val="1"/>
      <w:marLeft w:val="0"/>
      <w:marRight w:val="0"/>
      <w:marTop w:val="0"/>
      <w:marBottom w:val="0"/>
      <w:divBdr>
        <w:top w:val="none" w:sz="0" w:space="0" w:color="auto"/>
        <w:left w:val="none" w:sz="0" w:space="0" w:color="auto"/>
        <w:bottom w:val="none" w:sz="0" w:space="0" w:color="auto"/>
        <w:right w:val="none" w:sz="0" w:space="0" w:color="auto"/>
      </w:divBdr>
    </w:div>
    <w:div w:id="1219897447">
      <w:bodyDiv w:val="1"/>
      <w:marLeft w:val="0"/>
      <w:marRight w:val="0"/>
      <w:marTop w:val="0"/>
      <w:marBottom w:val="0"/>
      <w:divBdr>
        <w:top w:val="none" w:sz="0" w:space="0" w:color="auto"/>
        <w:left w:val="none" w:sz="0" w:space="0" w:color="auto"/>
        <w:bottom w:val="none" w:sz="0" w:space="0" w:color="auto"/>
        <w:right w:val="none" w:sz="0" w:space="0" w:color="auto"/>
      </w:divBdr>
      <w:divsChild>
        <w:div w:id="153106408">
          <w:marLeft w:val="1166"/>
          <w:marRight w:val="0"/>
          <w:marTop w:val="106"/>
          <w:marBottom w:val="0"/>
          <w:divBdr>
            <w:top w:val="none" w:sz="0" w:space="0" w:color="auto"/>
            <w:left w:val="none" w:sz="0" w:space="0" w:color="auto"/>
            <w:bottom w:val="none" w:sz="0" w:space="0" w:color="auto"/>
            <w:right w:val="none" w:sz="0" w:space="0" w:color="auto"/>
          </w:divBdr>
        </w:div>
        <w:div w:id="1308165069">
          <w:marLeft w:val="547"/>
          <w:marRight w:val="0"/>
          <w:marTop w:val="115"/>
          <w:marBottom w:val="0"/>
          <w:divBdr>
            <w:top w:val="none" w:sz="0" w:space="0" w:color="auto"/>
            <w:left w:val="none" w:sz="0" w:space="0" w:color="auto"/>
            <w:bottom w:val="none" w:sz="0" w:space="0" w:color="auto"/>
            <w:right w:val="none" w:sz="0" w:space="0" w:color="auto"/>
          </w:divBdr>
        </w:div>
      </w:divsChild>
    </w:div>
    <w:div w:id="1219976438">
      <w:bodyDiv w:val="1"/>
      <w:marLeft w:val="0"/>
      <w:marRight w:val="0"/>
      <w:marTop w:val="0"/>
      <w:marBottom w:val="0"/>
      <w:divBdr>
        <w:top w:val="none" w:sz="0" w:space="0" w:color="auto"/>
        <w:left w:val="none" w:sz="0" w:space="0" w:color="auto"/>
        <w:bottom w:val="none" w:sz="0" w:space="0" w:color="auto"/>
        <w:right w:val="none" w:sz="0" w:space="0" w:color="auto"/>
      </w:divBdr>
      <w:divsChild>
        <w:div w:id="74783272">
          <w:marLeft w:val="0"/>
          <w:marRight w:val="0"/>
          <w:marTop w:val="0"/>
          <w:marBottom w:val="0"/>
          <w:divBdr>
            <w:top w:val="none" w:sz="0" w:space="0" w:color="auto"/>
            <w:left w:val="none" w:sz="0" w:space="0" w:color="auto"/>
            <w:bottom w:val="none" w:sz="0" w:space="0" w:color="auto"/>
            <w:right w:val="none" w:sz="0" w:space="0" w:color="auto"/>
          </w:divBdr>
        </w:div>
        <w:div w:id="77289788">
          <w:marLeft w:val="0"/>
          <w:marRight w:val="0"/>
          <w:marTop w:val="0"/>
          <w:marBottom w:val="0"/>
          <w:divBdr>
            <w:top w:val="none" w:sz="0" w:space="0" w:color="auto"/>
            <w:left w:val="none" w:sz="0" w:space="0" w:color="auto"/>
            <w:bottom w:val="none" w:sz="0" w:space="0" w:color="auto"/>
            <w:right w:val="none" w:sz="0" w:space="0" w:color="auto"/>
          </w:divBdr>
        </w:div>
        <w:div w:id="137382241">
          <w:marLeft w:val="0"/>
          <w:marRight w:val="0"/>
          <w:marTop w:val="0"/>
          <w:marBottom w:val="0"/>
          <w:divBdr>
            <w:top w:val="none" w:sz="0" w:space="0" w:color="auto"/>
            <w:left w:val="none" w:sz="0" w:space="0" w:color="auto"/>
            <w:bottom w:val="none" w:sz="0" w:space="0" w:color="auto"/>
            <w:right w:val="none" w:sz="0" w:space="0" w:color="auto"/>
          </w:divBdr>
        </w:div>
        <w:div w:id="457604904">
          <w:marLeft w:val="0"/>
          <w:marRight w:val="0"/>
          <w:marTop w:val="0"/>
          <w:marBottom w:val="0"/>
          <w:divBdr>
            <w:top w:val="none" w:sz="0" w:space="0" w:color="auto"/>
            <w:left w:val="none" w:sz="0" w:space="0" w:color="auto"/>
            <w:bottom w:val="none" w:sz="0" w:space="0" w:color="auto"/>
            <w:right w:val="none" w:sz="0" w:space="0" w:color="auto"/>
          </w:divBdr>
        </w:div>
        <w:div w:id="655912714">
          <w:marLeft w:val="0"/>
          <w:marRight w:val="0"/>
          <w:marTop w:val="0"/>
          <w:marBottom w:val="0"/>
          <w:divBdr>
            <w:top w:val="none" w:sz="0" w:space="0" w:color="auto"/>
            <w:left w:val="none" w:sz="0" w:space="0" w:color="auto"/>
            <w:bottom w:val="none" w:sz="0" w:space="0" w:color="auto"/>
            <w:right w:val="none" w:sz="0" w:space="0" w:color="auto"/>
          </w:divBdr>
        </w:div>
        <w:div w:id="700278579">
          <w:marLeft w:val="0"/>
          <w:marRight w:val="0"/>
          <w:marTop w:val="0"/>
          <w:marBottom w:val="0"/>
          <w:divBdr>
            <w:top w:val="none" w:sz="0" w:space="0" w:color="auto"/>
            <w:left w:val="none" w:sz="0" w:space="0" w:color="auto"/>
            <w:bottom w:val="none" w:sz="0" w:space="0" w:color="auto"/>
            <w:right w:val="none" w:sz="0" w:space="0" w:color="auto"/>
          </w:divBdr>
        </w:div>
        <w:div w:id="759641609">
          <w:marLeft w:val="0"/>
          <w:marRight w:val="0"/>
          <w:marTop w:val="0"/>
          <w:marBottom w:val="0"/>
          <w:divBdr>
            <w:top w:val="none" w:sz="0" w:space="0" w:color="auto"/>
            <w:left w:val="none" w:sz="0" w:space="0" w:color="auto"/>
            <w:bottom w:val="none" w:sz="0" w:space="0" w:color="auto"/>
            <w:right w:val="none" w:sz="0" w:space="0" w:color="auto"/>
          </w:divBdr>
        </w:div>
        <w:div w:id="850484336">
          <w:marLeft w:val="0"/>
          <w:marRight w:val="0"/>
          <w:marTop w:val="0"/>
          <w:marBottom w:val="0"/>
          <w:divBdr>
            <w:top w:val="none" w:sz="0" w:space="0" w:color="auto"/>
            <w:left w:val="none" w:sz="0" w:space="0" w:color="auto"/>
            <w:bottom w:val="none" w:sz="0" w:space="0" w:color="auto"/>
            <w:right w:val="none" w:sz="0" w:space="0" w:color="auto"/>
          </w:divBdr>
        </w:div>
        <w:div w:id="862017490">
          <w:marLeft w:val="0"/>
          <w:marRight w:val="0"/>
          <w:marTop w:val="0"/>
          <w:marBottom w:val="0"/>
          <w:divBdr>
            <w:top w:val="none" w:sz="0" w:space="0" w:color="auto"/>
            <w:left w:val="none" w:sz="0" w:space="0" w:color="auto"/>
            <w:bottom w:val="none" w:sz="0" w:space="0" w:color="auto"/>
            <w:right w:val="none" w:sz="0" w:space="0" w:color="auto"/>
          </w:divBdr>
        </w:div>
        <w:div w:id="968361365">
          <w:marLeft w:val="0"/>
          <w:marRight w:val="0"/>
          <w:marTop w:val="0"/>
          <w:marBottom w:val="0"/>
          <w:divBdr>
            <w:top w:val="none" w:sz="0" w:space="0" w:color="auto"/>
            <w:left w:val="none" w:sz="0" w:space="0" w:color="auto"/>
            <w:bottom w:val="none" w:sz="0" w:space="0" w:color="auto"/>
            <w:right w:val="none" w:sz="0" w:space="0" w:color="auto"/>
          </w:divBdr>
        </w:div>
        <w:div w:id="1144587827">
          <w:marLeft w:val="0"/>
          <w:marRight w:val="0"/>
          <w:marTop w:val="0"/>
          <w:marBottom w:val="0"/>
          <w:divBdr>
            <w:top w:val="none" w:sz="0" w:space="0" w:color="auto"/>
            <w:left w:val="none" w:sz="0" w:space="0" w:color="auto"/>
            <w:bottom w:val="none" w:sz="0" w:space="0" w:color="auto"/>
            <w:right w:val="none" w:sz="0" w:space="0" w:color="auto"/>
          </w:divBdr>
        </w:div>
        <w:div w:id="1714424180">
          <w:marLeft w:val="0"/>
          <w:marRight w:val="0"/>
          <w:marTop w:val="0"/>
          <w:marBottom w:val="0"/>
          <w:divBdr>
            <w:top w:val="none" w:sz="0" w:space="0" w:color="auto"/>
            <w:left w:val="none" w:sz="0" w:space="0" w:color="auto"/>
            <w:bottom w:val="none" w:sz="0" w:space="0" w:color="auto"/>
            <w:right w:val="none" w:sz="0" w:space="0" w:color="auto"/>
          </w:divBdr>
        </w:div>
        <w:div w:id="1746295562">
          <w:marLeft w:val="0"/>
          <w:marRight w:val="0"/>
          <w:marTop w:val="0"/>
          <w:marBottom w:val="0"/>
          <w:divBdr>
            <w:top w:val="none" w:sz="0" w:space="0" w:color="auto"/>
            <w:left w:val="none" w:sz="0" w:space="0" w:color="auto"/>
            <w:bottom w:val="none" w:sz="0" w:space="0" w:color="auto"/>
            <w:right w:val="none" w:sz="0" w:space="0" w:color="auto"/>
          </w:divBdr>
        </w:div>
        <w:div w:id="1806969355">
          <w:marLeft w:val="0"/>
          <w:marRight w:val="0"/>
          <w:marTop w:val="0"/>
          <w:marBottom w:val="0"/>
          <w:divBdr>
            <w:top w:val="none" w:sz="0" w:space="0" w:color="auto"/>
            <w:left w:val="none" w:sz="0" w:space="0" w:color="auto"/>
            <w:bottom w:val="none" w:sz="0" w:space="0" w:color="auto"/>
            <w:right w:val="none" w:sz="0" w:space="0" w:color="auto"/>
          </w:divBdr>
        </w:div>
        <w:div w:id="1940216718">
          <w:marLeft w:val="0"/>
          <w:marRight w:val="0"/>
          <w:marTop w:val="0"/>
          <w:marBottom w:val="0"/>
          <w:divBdr>
            <w:top w:val="none" w:sz="0" w:space="0" w:color="auto"/>
            <w:left w:val="none" w:sz="0" w:space="0" w:color="auto"/>
            <w:bottom w:val="none" w:sz="0" w:space="0" w:color="auto"/>
            <w:right w:val="none" w:sz="0" w:space="0" w:color="auto"/>
          </w:divBdr>
        </w:div>
      </w:divsChild>
    </w:div>
    <w:div w:id="1222978612">
      <w:bodyDiv w:val="1"/>
      <w:marLeft w:val="0"/>
      <w:marRight w:val="0"/>
      <w:marTop w:val="0"/>
      <w:marBottom w:val="0"/>
      <w:divBdr>
        <w:top w:val="none" w:sz="0" w:space="0" w:color="auto"/>
        <w:left w:val="none" w:sz="0" w:space="0" w:color="auto"/>
        <w:bottom w:val="none" w:sz="0" w:space="0" w:color="auto"/>
        <w:right w:val="none" w:sz="0" w:space="0" w:color="auto"/>
      </w:divBdr>
      <w:divsChild>
        <w:div w:id="576289642">
          <w:marLeft w:val="547"/>
          <w:marRight w:val="0"/>
          <w:marTop w:val="120"/>
          <w:marBottom w:val="0"/>
          <w:divBdr>
            <w:top w:val="none" w:sz="0" w:space="0" w:color="auto"/>
            <w:left w:val="none" w:sz="0" w:space="0" w:color="auto"/>
            <w:bottom w:val="none" w:sz="0" w:space="0" w:color="auto"/>
            <w:right w:val="none" w:sz="0" w:space="0" w:color="auto"/>
          </w:divBdr>
        </w:div>
      </w:divsChild>
    </w:div>
    <w:div w:id="1223520095">
      <w:bodyDiv w:val="1"/>
      <w:marLeft w:val="0"/>
      <w:marRight w:val="0"/>
      <w:marTop w:val="0"/>
      <w:marBottom w:val="0"/>
      <w:divBdr>
        <w:top w:val="none" w:sz="0" w:space="0" w:color="auto"/>
        <w:left w:val="none" w:sz="0" w:space="0" w:color="auto"/>
        <w:bottom w:val="none" w:sz="0" w:space="0" w:color="auto"/>
        <w:right w:val="none" w:sz="0" w:space="0" w:color="auto"/>
      </w:divBdr>
      <w:divsChild>
        <w:div w:id="94520647">
          <w:marLeft w:val="1800"/>
          <w:marRight w:val="0"/>
          <w:marTop w:val="77"/>
          <w:marBottom w:val="0"/>
          <w:divBdr>
            <w:top w:val="none" w:sz="0" w:space="0" w:color="auto"/>
            <w:left w:val="none" w:sz="0" w:space="0" w:color="auto"/>
            <w:bottom w:val="none" w:sz="0" w:space="0" w:color="auto"/>
            <w:right w:val="none" w:sz="0" w:space="0" w:color="auto"/>
          </w:divBdr>
        </w:div>
        <w:div w:id="1327392744">
          <w:marLeft w:val="1800"/>
          <w:marRight w:val="0"/>
          <w:marTop w:val="77"/>
          <w:marBottom w:val="0"/>
          <w:divBdr>
            <w:top w:val="none" w:sz="0" w:space="0" w:color="auto"/>
            <w:left w:val="none" w:sz="0" w:space="0" w:color="auto"/>
            <w:bottom w:val="none" w:sz="0" w:space="0" w:color="auto"/>
            <w:right w:val="none" w:sz="0" w:space="0" w:color="auto"/>
          </w:divBdr>
        </w:div>
        <w:div w:id="1398018727">
          <w:marLeft w:val="1166"/>
          <w:marRight w:val="0"/>
          <w:marTop w:val="96"/>
          <w:marBottom w:val="0"/>
          <w:divBdr>
            <w:top w:val="none" w:sz="0" w:space="0" w:color="auto"/>
            <w:left w:val="none" w:sz="0" w:space="0" w:color="auto"/>
            <w:bottom w:val="none" w:sz="0" w:space="0" w:color="auto"/>
            <w:right w:val="none" w:sz="0" w:space="0" w:color="auto"/>
          </w:divBdr>
        </w:div>
        <w:div w:id="1843813479">
          <w:marLeft w:val="547"/>
          <w:marRight w:val="0"/>
          <w:marTop w:val="115"/>
          <w:marBottom w:val="0"/>
          <w:divBdr>
            <w:top w:val="none" w:sz="0" w:space="0" w:color="auto"/>
            <w:left w:val="none" w:sz="0" w:space="0" w:color="auto"/>
            <w:bottom w:val="none" w:sz="0" w:space="0" w:color="auto"/>
            <w:right w:val="none" w:sz="0" w:space="0" w:color="auto"/>
          </w:divBdr>
        </w:div>
        <w:div w:id="1844665993">
          <w:marLeft w:val="1800"/>
          <w:marRight w:val="0"/>
          <w:marTop w:val="77"/>
          <w:marBottom w:val="0"/>
          <w:divBdr>
            <w:top w:val="none" w:sz="0" w:space="0" w:color="auto"/>
            <w:left w:val="none" w:sz="0" w:space="0" w:color="auto"/>
            <w:bottom w:val="none" w:sz="0" w:space="0" w:color="auto"/>
            <w:right w:val="none" w:sz="0" w:space="0" w:color="auto"/>
          </w:divBdr>
        </w:div>
      </w:divsChild>
    </w:div>
    <w:div w:id="1224027621">
      <w:bodyDiv w:val="1"/>
      <w:marLeft w:val="0"/>
      <w:marRight w:val="0"/>
      <w:marTop w:val="0"/>
      <w:marBottom w:val="0"/>
      <w:divBdr>
        <w:top w:val="none" w:sz="0" w:space="0" w:color="auto"/>
        <w:left w:val="none" w:sz="0" w:space="0" w:color="auto"/>
        <w:bottom w:val="none" w:sz="0" w:space="0" w:color="auto"/>
        <w:right w:val="none" w:sz="0" w:space="0" w:color="auto"/>
      </w:divBdr>
      <w:divsChild>
        <w:div w:id="61027747">
          <w:marLeft w:val="547"/>
          <w:marRight w:val="0"/>
          <w:marTop w:val="134"/>
          <w:marBottom w:val="0"/>
          <w:divBdr>
            <w:top w:val="none" w:sz="0" w:space="0" w:color="auto"/>
            <w:left w:val="none" w:sz="0" w:space="0" w:color="auto"/>
            <w:bottom w:val="none" w:sz="0" w:space="0" w:color="auto"/>
            <w:right w:val="none" w:sz="0" w:space="0" w:color="auto"/>
          </w:divBdr>
        </w:div>
        <w:div w:id="63993300">
          <w:marLeft w:val="1166"/>
          <w:marRight w:val="0"/>
          <w:marTop w:val="115"/>
          <w:marBottom w:val="0"/>
          <w:divBdr>
            <w:top w:val="none" w:sz="0" w:space="0" w:color="auto"/>
            <w:left w:val="none" w:sz="0" w:space="0" w:color="auto"/>
            <w:bottom w:val="none" w:sz="0" w:space="0" w:color="auto"/>
            <w:right w:val="none" w:sz="0" w:space="0" w:color="auto"/>
          </w:divBdr>
        </w:div>
        <w:div w:id="343635726">
          <w:marLeft w:val="1800"/>
          <w:marRight w:val="0"/>
          <w:marTop w:val="86"/>
          <w:marBottom w:val="0"/>
          <w:divBdr>
            <w:top w:val="none" w:sz="0" w:space="0" w:color="auto"/>
            <w:left w:val="none" w:sz="0" w:space="0" w:color="auto"/>
            <w:bottom w:val="none" w:sz="0" w:space="0" w:color="auto"/>
            <w:right w:val="none" w:sz="0" w:space="0" w:color="auto"/>
          </w:divBdr>
        </w:div>
        <w:div w:id="377320875">
          <w:marLeft w:val="1800"/>
          <w:marRight w:val="0"/>
          <w:marTop w:val="86"/>
          <w:marBottom w:val="0"/>
          <w:divBdr>
            <w:top w:val="none" w:sz="0" w:space="0" w:color="auto"/>
            <w:left w:val="none" w:sz="0" w:space="0" w:color="auto"/>
            <w:bottom w:val="none" w:sz="0" w:space="0" w:color="auto"/>
            <w:right w:val="none" w:sz="0" w:space="0" w:color="auto"/>
          </w:divBdr>
        </w:div>
        <w:div w:id="451364239">
          <w:marLeft w:val="1166"/>
          <w:marRight w:val="0"/>
          <w:marTop w:val="115"/>
          <w:marBottom w:val="0"/>
          <w:divBdr>
            <w:top w:val="none" w:sz="0" w:space="0" w:color="auto"/>
            <w:left w:val="none" w:sz="0" w:space="0" w:color="auto"/>
            <w:bottom w:val="none" w:sz="0" w:space="0" w:color="auto"/>
            <w:right w:val="none" w:sz="0" w:space="0" w:color="auto"/>
          </w:divBdr>
        </w:div>
        <w:div w:id="830025486">
          <w:marLeft w:val="2520"/>
          <w:marRight w:val="0"/>
          <w:marTop w:val="67"/>
          <w:marBottom w:val="0"/>
          <w:divBdr>
            <w:top w:val="none" w:sz="0" w:space="0" w:color="auto"/>
            <w:left w:val="none" w:sz="0" w:space="0" w:color="auto"/>
            <w:bottom w:val="none" w:sz="0" w:space="0" w:color="auto"/>
            <w:right w:val="none" w:sz="0" w:space="0" w:color="auto"/>
          </w:divBdr>
        </w:div>
        <w:div w:id="1520267710">
          <w:marLeft w:val="1800"/>
          <w:marRight w:val="0"/>
          <w:marTop w:val="86"/>
          <w:marBottom w:val="0"/>
          <w:divBdr>
            <w:top w:val="none" w:sz="0" w:space="0" w:color="auto"/>
            <w:left w:val="none" w:sz="0" w:space="0" w:color="auto"/>
            <w:bottom w:val="none" w:sz="0" w:space="0" w:color="auto"/>
            <w:right w:val="none" w:sz="0" w:space="0" w:color="auto"/>
          </w:divBdr>
        </w:div>
      </w:divsChild>
    </w:div>
    <w:div w:id="1224676431">
      <w:bodyDiv w:val="1"/>
      <w:marLeft w:val="0"/>
      <w:marRight w:val="0"/>
      <w:marTop w:val="0"/>
      <w:marBottom w:val="0"/>
      <w:divBdr>
        <w:top w:val="none" w:sz="0" w:space="0" w:color="auto"/>
        <w:left w:val="none" w:sz="0" w:space="0" w:color="auto"/>
        <w:bottom w:val="none" w:sz="0" w:space="0" w:color="auto"/>
        <w:right w:val="none" w:sz="0" w:space="0" w:color="auto"/>
      </w:divBdr>
    </w:div>
    <w:div w:id="1226573459">
      <w:bodyDiv w:val="1"/>
      <w:marLeft w:val="0"/>
      <w:marRight w:val="0"/>
      <w:marTop w:val="0"/>
      <w:marBottom w:val="0"/>
      <w:divBdr>
        <w:top w:val="none" w:sz="0" w:space="0" w:color="auto"/>
        <w:left w:val="none" w:sz="0" w:space="0" w:color="auto"/>
        <w:bottom w:val="none" w:sz="0" w:space="0" w:color="auto"/>
        <w:right w:val="none" w:sz="0" w:space="0" w:color="auto"/>
      </w:divBdr>
    </w:div>
    <w:div w:id="1226838078">
      <w:bodyDiv w:val="1"/>
      <w:marLeft w:val="0"/>
      <w:marRight w:val="0"/>
      <w:marTop w:val="0"/>
      <w:marBottom w:val="0"/>
      <w:divBdr>
        <w:top w:val="none" w:sz="0" w:space="0" w:color="auto"/>
        <w:left w:val="none" w:sz="0" w:space="0" w:color="auto"/>
        <w:bottom w:val="none" w:sz="0" w:space="0" w:color="auto"/>
        <w:right w:val="none" w:sz="0" w:space="0" w:color="auto"/>
      </w:divBdr>
    </w:div>
    <w:div w:id="1227570707">
      <w:bodyDiv w:val="1"/>
      <w:marLeft w:val="0"/>
      <w:marRight w:val="0"/>
      <w:marTop w:val="0"/>
      <w:marBottom w:val="0"/>
      <w:divBdr>
        <w:top w:val="none" w:sz="0" w:space="0" w:color="auto"/>
        <w:left w:val="none" w:sz="0" w:space="0" w:color="auto"/>
        <w:bottom w:val="none" w:sz="0" w:space="0" w:color="auto"/>
        <w:right w:val="none" w:sz="0" w:space="0" w:color="auto"/>
      </w:divBdr>
      <w:divsChild>
        <w:div w:id="679889624">
          <w:marLeft w:val="547"/>
          <w:marRight w:val="0"/>
          <w:marTop w:val="125"/>
          <w:marBottom w:val="0"/>
          <w:divBdr>
            <w:top w:val="none" w:sz="0" w:space="0" w:color="auto"/>
            <w:left w:val="none" w:sz="0" w:space="0" w:color="auto"/>
            <w:bottom w:val="none" w:sz="0" w:space="0" w:color="auto"/>
            <w:right w:val="none" w:sz="0" w:space="0" w:color="auto"/>
          </w:divBdr>
        </w:div>
        <w:div w:id="1098135597">
          <w:marLeft w:val="547"/>
          <w:marRight w:val="0"/>
          <w:marTop w:val="125"/>
          <w:marBottom w:val="0"/>
          <w:divBdr>
            <w:top w:val="none" w:sz="0" w:space="0" w:color="auto"/>
            <w:left w:val="none" w:sz="0" w:space="0" w:color="auto"/>
            <w:bottom w:val="none" w:sz="0" w:space="0" w:color="auto"/>
            <w:right w:val="none" w:sz="0" w:space="0" w:color="auto"/>
          </w:divBdr>
        </w:div>
        <w:div w:id="1445224577">
          <w:marLeft w:val="1166"/>
          <w:marRight w:val="0"/>
          <w:marTop w:val="106"/>
          <w:marBottom w:val="0"/>
          <w:divBdr>
            <w:top w:val="none" w:sz="0" w:space="0" w:color="auto"/>
            <w:left w:val="none" w:sz="0" w:space="0" w:color="auto"/>
            <w:bottom w:val="none" w:sz="0" w:space="0" w:color="auto"/>
            <w:right w:val="none" w:sz="0" w:space="0" w:color="auto"/>
          </w:divBdr>
        </w:div>
        <w:div w:id="1581133099">
          <w:marLeft w:val="1166"/>
          <w:marRight w:val="0"/>
          <w:marTop w:val="106"/>
          <w:marBottom w:val="0"/>
          <w:divBdr>
            <w:top w:val="none" w:sz="0" w:space="0" w:color="auto"/>
            <w:left w:val="none" w:sz="0" w:space="0" w:color="auto"/>
            <w:bottom w:val="none" w:sz="0" w:space="0" w:color="auto"/>
            <w:right w:val="none" w:sz="0" w:space="0" w:color="auto"/>
          </w:divBdr>
        </w:div>
      </w:divsChild>
    </w:div>
    <w:div w:id="1229456838">
      <w:bodyDiv w:val="1"/>
      <w:marLeft w:val="0"/>
      <w:marRight w:val="0"/>
      <w:marTop w:val="0"/>
      <w:marBottom w:val="0"/>
      <w:divBdr>
        <w:top w:val="none" w:sz="0" w:space="0" w:color="auto"/>
        <w:left w:val="none" w:sz="0" w:space="0" w:color="auto"/>
        <w:bottom w:val="none" w:sz="0" w:space="0" w:color="auto"/>
        <w:right w:val="none" w:sz="0" w:space="0" w:color="auto"/>
      </w:divBdr>
    </w:div>
    <w:div w:id="1229653827">
      <w:bodyDiv w:val="1"/>
      <w:marLeft w:val="0"/>
      <w:marRight w:val="0"/>
      <w:marTop w:val="0"/>
      <w:marBottom w:val="0"/>
      <w:divBdr>
        <w:top w:val="none" w:sz="0" w:space="0" w:color="auto"/>
        <w:left w:val="none" w:sz="0" w:space="0" w:color="auto"/>
        <w:bottom w:val="none" w:sz="0" w:space="0" w:color="auto"/>
        <w:right w:val="none" w:sz="0" w:space="0" w:color="auto"/>
      </w:divBdr>
    </w:div>
    <w:div w:id="1230849563">
      <w:bodyDiv w:val="1"/>
      <w:marLeft w:val="0"/>
      <w:marRight w:val="0"/>
      <w:marTop w:val="0"/>
      <w:marBottom w:val="0"/>
      <w:divBdr>
        <w:top w:val="none" w:sz="0" w:space="0" w:color="auto"/>
        <w:left w:val="none" w:sz="0" w:space="0" w:color="auto"/>
        <w:bottom w:val="none" w:sz="0" w:space="0" w:color="auto"/>
        <w:right w:val="none" w:sz="0" w:space="0" w:color="auto"/>
      </w:divBdr>
      <w:divsChild>
        <w:div w:id="230577063">
          <w:marLeft w:val="1166"/>
          <w:marRight w:val="0"/>
          <w:marTop w:val="134"/>
          <w:marBottom w:val="0"/>
          <w:divBdr>
            <w:top w:val="none" w:sz="0" w:space="0" w:color="auto"/>
            <w:left w:val="none" w:sz="0" w:space="0" w:color="auto"/>
            <w:bottom w:val="none" w:sz="0" w:space="0" w:color="auto"/>
            <w:right w:val="none" w:sz="0" w:space="0" w:color="auto"/>
          </w:divBdr>
        </w:div>
        <w:div w:id="1609459170">
          <w:marLeft w:val="547"/>
          <w:marRight w:val="0"/>
          <w:marTop w:val="154"/>
          <w:marBottom w:val="0"/>
          <w:divBdr>
            <w:top w:val="none" w:sz="0" w:space="0" w:color="auto"/>
            <w:left w:val="none" w:sz="0" w:space="0" w:color="auto"/>
            <w:bottom w:val="none" w:sz="0" w:space="0" w:color="auto"/>
            <w:right w:val="none" w:sz="0" w:space="0" w:color="auto"/>
          </w:divBdr>
        </w:div>
        <w:div w:id="1621105731">
          <w:marLeft w:val="1166"/>
          <w:marRight w:val="0"/>
          <w:marTop w:val="134"/>
          <w:marBottom w:val="0"/>
          <w:divBdr>
            <w:top w:val="none" w:sz="0" w:space="0" w:color="auto"/>
            <w:left w:val="none" w:sz="0" w:space="0" w:color="auto"/>
            <w:bottom w:val="none" w:sz="0" w:space="0" w:color="auto"/>
            <w:right w:val="none" w:sz="0" w:space="0" w:color="auto"/>
          </w:divBdr>
        </w:div>
      </w:divsChild>
    </w:div>
    <w:div w:id="1231189597">
      <w:bodyDiv w:val="1"/>
      <w:marLeft w:val="0"/>
      <w:marRight w:val="0"/>
      <w:marTop w:val="0"/>
      <w:marBottom w:val="0"/>
      <w:divBdr>
        <w:top w:val="none" w:sz="0" w:space="0" w:color="auto"/>
        <w:left w:val="none" w:sz="0" w:space="0" w:color="auto"/>
        <w:bottom w:val="none" w:sz="0" w:space="0" w:color="auto"/>
        <w:right w:val="none" w:sz="0" w:space="0" w:color="auto"/>
      </w:divBdr>
    </w:div>
    <w:div w:id="1232078213">
      <w:bodyDiv w:val="1"/>
      <w:marLeft w:val="0"/>
      <w:marRight w:val="0"/>
      <w:marTop w:val="0"/>
      <w:marBottom w:val="0"/>
      <w:divBdr>
        <w:top w:val="none" w:sz="0" w:space="0" w:color="auto"/>
        <w:left w:val="none" w:sz="0" w:space="0" w:color="auto"/>
        <w:bottom w:val="none" w:sz="0" w:space="0" w:color="auto"/>
        <w:right w:val="none" w:sz="0" w:space="0" w:color="auto"/>
      </w:divBdr>
      <w:divsChild>
        <w:div w:id="96416188">
          <w:marLeft w:val="2160"/>
          <w:marRight w:val="0"/>
          <w:marTop w:val="0"/>
          <w:marBottom w:val="0"/>
          <w:divBdr>
            <w:top w:val="none" w:sz="0" w:space="0" w:color="auto"/>
            <w:left w:val="none" w:sz="0" w:space="0" w:color="auto"/>
            <w:bottom w:val="none" w:sz="0" w:space="0" w:color="auto"/>
            <w:right w:val="none" w:sz="0" w:space="0" w:color="auto"/>
          </w:divBdr>
        </w:div>
        <w:div w:id="412356271">
          <w:marLeft w:val="720"/>
          <w:marRight w:val="0"/>
          <w:marTop w:val="0"/>
          <w:marBottom w:val="0"/>
          <w:divBdr>
            <w:top w:val="none" w:sz="0" w:space="0" w:color="auto"/>
            <w:left w:val="none" w:sz="0" w:space="0" w:color="auto"/>
            <w:bottom w:val="none" w:sz="0" w:space="0" w:color="auto"/>
            <w:right w:val="none" w:sz="0" w:space="0" w:color="auto"/>
          </w:divBdr>
        </w:div>
        <w:div w:id="696539691">
          <w:marLeft w:val="2160"/>
          <w:marRight w:val="0"/>
          <w:marTop w:val="0"/>
          <w:marBottom w:val="0"/>
          <w:divBdr>
            <w:top w:val="none" w:sz="0" w:space="0" w:color="auto"/>
            <w:left w:val="none" w:sz="0" w:space="0" w:color="auto"/>
            <w:bottom w:val="none" w:sz="0" w:space="0" w:color="auto"/>
            <w:right w:val="none" w:sz="0" w:space="0" w:color="auto"/>
          </w:divBdr>
        </w:div>
        <w:div w:id="1488014380">
          <w:marLeft w:val="2160"/>
          <w:marRight w:val="0"/>
          <w:marTop w:val="0"/>
          <w:marBottom w:val="0"/>
          <w:divBdr>
            <w:top w:val="none" w:sz="0" w:space="0" w:color="auto"/>
            <w:left w:val="none" w:sz="0" w:space="0" w:color="auto"/>
            <w:bottom w:val="none" w:sz="0" w:space="0" w:color="auto"/>
            <w:right w:val="none" w:sz="0" w:space="0" w:color="auto"/>
          </w:divBdr>
        </w:div>
        <w:div w:id="1723363542">
          <w:marLeft w:val="1440"/>
          <w:marRight w:val="0"/>
          <w:marTop w:val="0"/>
          <w:marBottom w:val="0"/>
          <w:divBdr>
            <w:top w:val="none" w:sz="0" w:space="0" w:color="auto"/>
            <w:left w:val="none" w:sz="0" w:space="0" w:color="auto"/>
            <w:bottom w:val="none" w:sz="0" w:space="0" w:color="auto"/>
            <w:right w:val="none" w:sz="0" w:space="0" w:color="auto"/>
          </w:divBdr>
        </w:div>
        <w:div w:id="1830974446">
          <w:marLeft w:val="1440"/>
          <w:marRight w:val="0"/>
          <w:marTop w:val="0"/>
          <w:marBottom w:val="0"/>
          <w:divBdr>
            <w:top w:val="none" w:sz="0" w:space="0" w:color="auto"/>
            <w:left w:val="none" w:sz="0" w:space="0" w:color="auto"/>
            <w:bottom w:val="none" w:sz="0" w:space="0" w:color="auto"/>
            <w:right w:val="none" w:sz="0" w:space="0" w:color="auto"/>
          </w:divBdr>
        </w:div>
        <w:div w:id="2120640420">
          <w:marLeft w:val="2160"/>
          <w:marRight w:val="0"/>
          <w:marTop w:val="0"/>
          <w:marBottom w:val="0"/>
          <w:divBdr>
            <w:top w:val="none" w:sz="0" w:space="0" w:color="auto"/>
            <w:left w:val="none" w:sz="0" w:space="0" w:color="auto"/>
            <w:bottom w:val="none" w:sz="0" w:space="0" w:color="auto"/>
            <w:right w:val="none" w:sz="0" w:space="0" w:color="auto"/>
          </w:divBdr>
        </w:div>
      </w:divsChild>
    </w:div>
    <w:div w:id="1233539865">
      <w:bodyDiv w:val="1"/>
      <w:marLeft w:val="0"/>
      <w:marRight w:val="0"/>
      <w:marTop w:val="0"/>
      <w:marBottom w:val="0"/>
      <w:divBdr>
        <w:top w:val="none" w:sz="0" w:space="0" w:color="auto"/>
        <w:left w:val="none" w:sz="0" w:space="0" w:color="auto"/>
        <w:bottom w:val="none" w:sz="0" w:space="0" w:color="auto"/>
        <w:right w:val="none" w:sz="0" w:space="0" w:color="auto"/>
      </w:divBdr>
    </w:div>
    <w:div w:id="1235890200">
      <w:bodyDiv w:val="1"/>
      <w:marLeft w:val="0"/>
      <w:marRight w:val="0"/>
      <w:marTop w:val="0"/>
      <w:marBottom w:val="0"/>
      <w:divBdr>
        <w:top w:val="none" w:sz="0" w:space="0" w:color="auto"/>
        <w:left w:val="none" w:sz="0" w:space="0" w:color="auto"/>
        <w:bottom w:val="none" w:sz="0" w:space="0" w:color="auto"/>
        <w:right w:val="none" w:sz="0" w:space="0" w:color="auto"/>
      </w:divBdr>
    </w:div>
    <w:div w:id="1236743875">
      <w:bodyDiv w:val="1"/>
      <w:marLeft w:val="0"/>
      <w:marRight w:val="0"/>
      <w:marTop w:val="0"/>
      <w:marBottom w:val="0"/>
      <w:divBdr>
        <w:top w:val="none" w:sz="0" w:space="0" w:color="auto"/>
        <w:left w:val="none" w:sz="0" w:space="0" w:color="auto"/>
        <w:bottom w:val="none" w:sz="0" w:space="0" w:color="auto"/>
        <w:right w:val="none" w:sz="0" w:space="0" w:color="auto"/>
      </w:divBdr>
    </w:div>
    <w:div w:id="1238326353">
      <w:bodyDiv w:val="1"/>
      <w:marLeft w:val="0"/>
      <w:marRight w:val="0"/>
      <w:marTop w:val="0"/>
      <w:marBottom w:val="0"/>
      <w:divBdr>
        <w:top w:val="none" w:sz="0" w:space="0" w:color="auto"/>
        <w:left w:val="none" w:sz="0" w:space="0" w:color="auto"/>
        <w:bottom w:val="none" w:sz="0" w:space="0" w:color="auto"/>
        <w:right w:val="none" w:sz="0" w:space="0" w:color="auto"/>
      </w:divBdr>
    </w:div>
    <w:div w:id="1238711144">
      <w:bodyDiv w:val="1"/>
      <w:marLeft w:val="0"/>
      <w:marRight w:val="0"/>
      <w:marTop w:val="0"/>
      <w:marBottom w:val="0"/>
      <w:divBdr>
        <w:top w:val="none" w:sz="0" w:space="0" w:color="auto"/>
        <w:left w:val="none" w:sz="0" w:space="0" w:color="auto"/>
        <w:bottom w:val="none" w:sz="0" w:space="0" w:color="auto"/>
        <w:right w:val="none" w:sz="0" w:space="0" w:color="auto"/>
      </w:divBdr>
    </w:div>
    <w:div w:id="1239707060">
      <w:bodyDiv w:val="1"/>
      <w:marLeft w:val="0"/>
      <w:marRight w:val="0"/>
      <w:marTop w:val="0"/>
      <w:marBottom w:val="0"/>
      <w:divBdr>
        <w:top w:val="none" w:sz="0" w:space="0" w:color="auto"/>
        <w:left w:val="none" w:sz="0" w:space="0" w:color="auto"/>
        <w:bottom w:val="none" w:sz="0" w:space="0" w:color="auto"/>
        <w:right w:val="none" w:sz="0" w:space="0" w:color="auto"/>
      </w:divBdr>
    </w:div>
    <w:div w:id="1239944362">
      <w:bodyDiv w:val="1"/>
      <w:marLeft w:val="0"/>
      <w:marRight w:val="0"/>
      <w:marTop w:val="0"/>
      <w:marBottom w:val="0"/>
      <w:divBdr>
        <w:top w:val="none" w:sz="0" w:space="0" w:color="auto"/>
        <w:left w:val="none" w:sz="0" w:space="0" w:color="auto"/>
        <w:bottom w:val="none" w:sz="0" w:space="0" w:color="auto"/>
        <w:right w:val="none" w:sz="0" w:space="0" w:color="auto"/>
      </w:divBdr>
    </w:div>
    <w:div w:id="1240363275">
      <w:bodyDiv w:val="1"/>
      <w:marLeft w:val="0"/>
      <w:marRight w:val="0"/>
      <w:marTop w:val="0"/>
      <w:marBottom w:val="0"/>
      <w:divBdr>
        <w:top w:val="none" w:sz="0" w:space="0" w:color="auto"/>
        <w:left w:val="none" w:sz="0" w:space="0" w:color="auto"/>
        <w:bottom w:val="none" w:sz="0" w:space="0" w:color="auto"/>
        <w:right w:val="none" w:sz="0" w:space="0" w:color="auto"/>
      </w:divBdr>
    </w:div>
    <w:div w:id="1242789838">
      <w:bodyDiv w:val="1"/>
      <w:marLeft w:val="0"/>
      <w:marRight w:val="0"/>
      <w:marTop w:val="0"/>
      <w:marBottom w:val="0"/>
      <w:divBdr>
        <w:top w:val="none" w:sz="0" w:space="0" w:color="auto"/>
        <w:left w:val="none" w:sz="0" w:space="0" w:color="auto"/>
        <w:bottom w:val="none" w:sz="0" w:space="0" w:color="auto"/>
        <w:right w:val="none" w:sz="0" w:space="0" w:color="auto"/>
      </w:divBdr>
      <w:divsChild>
        <w:div w:id="265508780">
          <w:marLeft w:val="1166"/>
          <w:marRight w:val="0"/>
          <w:marTop w:val="120"/>
          <w:marBottom w:val="120"/>
          <w:divBdr>
            <w:top w:val="none" w:sz="0" w:space="0" w:color="auto"/>
            <w:left w:val="none" w:sz="0" w:space="0" w:color="auto"/>
            <w:bottom w:val="none" w:sz="0" w:space="0" w:color="auto"/>
            <w:right w:val="none" w:sz="0" w:space="0" w:color="auto"/>
          </w:divBdr>
        </w:div>
        <w:div w:id="332338908">
          <w:marLeft w:val="1800"/>
          <w:marRight w:val="0"/>
          <w:marTop w:val="120"/>
          <w:marBottom w:val="120"/>
          <w:divBdr>
            <w:top w:val="none" w:sz="0" w:space="0" w:color="auto"/>
            <w:left w:val="none" w:sz="0" w:space="0" w:color="auto"/>
            <w:bottom w:val="none" w:sz="0" w:space="0" w:color="auto"/>
            <w:right w:val="none" w:sz="0" w:space="0" w:color="auto"/>
          </w:divBdr>
        </w:div>
        <w:div w:id="368651321">
          <w:marLeft w:val="1800"/>
          <w:marRight w:val="0"/>
          <w:marTop w:val="120"/>
          <w:marBottom w:val="120"/>
          <w:divBdr>
            <w:top w:val="none" w:sz="0" w:space="0" w:color="auto"/>
            <w:left w:val="none" w:sz="0" w:space="0" w:color="auto"/>
            <w:bottom w:val="none" w:sz="0" w:space="0" w:color="auto"/>
            <w:right w:val="none" w:sz="0" w:space="0" w:color="auto"/>
          </w:divBdr>
        </w:div>
        <w:div w:id="709762266">
          <w:marLeft w:val="1800"/>
          <w:marRight w:val="0"/>
          <w:marTop w:val="120"/>
          <w:marBottom w:val="120"/>
          <w:divBdr>
            <w:top w:val="none" w:sz="0" w:space="0" w:color="auto"/>
            <w:left w:val="none" w:sz="0" w:space="0" w:color="auto"/>
            <w:bottom w:val="none" w:sz="0" w:space="0" w:color="auto"/>
            <w:right w:val="none" w:sz="0" w:space="0" w:color="auto"/>
          </w:divBdr>
        </w:div>
        <w:div w:id="725570858">
          <w:marLeft w:val="1800"/>
          <w:marRight w:val="0"/>
          <w:marTop w:val="120"/>
          <w:marBottom w:val="120"/>
          <w:divBdr>
            <w:top w:val="none" w:sz="0" w:space="0" w:color="auto"/>
            <w:left w:val="none" w:sz="0" w:space="0" w:color="auto"/>
            <w:bottom w:val="none" w:sz="0" w:space="0" w:color="auto"/>
            <w:right w:val="none" w:sz="0" w:space="0" w:color="auto"/>
          </w:divBdr>
        </w:div>
        <w:div w:id="1077284541">
          <w:marLeft w:val="547"/>
          <w:marRight w:val="0"/>
          <w:marTop w:val="120"/>
          <w:marBottom w:val="120"/>
          <w:divBdr>
            <w:top w:val="none" w:sz="0" w:space="0" w:color="auto"/>
            <w:left w:val="none" w:sz="0" w:space="0" w:color="auto"/>
            <w:bottom w:val="none" w:sz="0" w:space="0" w:color="auto"/>
            <w:right w:val="none" w:sz="0" w:space="0" w:color="auto"/>
          </w:divBdr>
        </w:div>
        <w:div w:id="1175847327">
          <w:marLeft w:val="1800"/>
          <w:marRight w:val="0"/>
          <w:marTop w:val="120"/>
          <w:marBottom w:val="120"/>
          <w:divBdr>
            <w:top w:val="none" w:sz="0" w:space="0" w:color="auto"/>
            <w:left w:val="none" w:sz="0" w:space="0" w:color="auto"/>
            <w:bottom w:val="none" w:sz="0" w:space="0" w:color="auto"/>
            <w:right w:val="none" w:sz="0" w:space="0" w:color="auto"/>
          </w:divBdr>
        </w:div>
        <w:div w:id="1437676226">
          <w:marLeft w:val="1166"/>
          <w:marRight w:val="0"/>
          <w:marTop w:val="120"/>
          <w:marBottom w:val="120"/>
          <w:divBdr>
            <w:top w:val="none" w:sz="0" w:space="0" w:color="auto"/>
            <w:left w:val="none" w:sz="0" w:space="0" w:color="auto"/>
            <w:bottom w:val="none" w:sz="0" w:space="0" w:color="auto"/>
            <w:right w:val="none" w:sz="0" w:space="0" w:color="auto"/>
          </w:divBdr>
        </w:div>
        <w:div w:id="1446146747">
          <w:marLeft w:val="1166"/>
          <w:marRight w:val="0"/>
          <w:marTop w:val="120"/>
          <w:marBottom w:val="120"/>
          <w:divBdr>
            <w:top w:val="none" w:sz="0" w:space="0" w:color="auto"/>
            <w:left w:val="none" w:sz="0" w:space="0" w:color="auto"/>
            <w:bottom w:val="none" w:sz="0" w:space="0" w:color="auto"/>
            <w:right w:val="none" w:sz="0" w:space="0" w:color="auto"/>
          </w:divBdr>
        </w:div>
        <w:div w:id="1527983109">
          <w:marLeft w:val="1800"/>
          <w:marRight w:val="0"/>
          <w:marTop w:val="120"/>
          <w:marBottom w:val="120"/>
          <w:divBdr>
            <w:top w:val="none" w:sz="0" w:space="0" w:color="auto"/>
            <w:left w:val="none" w:sz="0" w:space="0" w:color="auto"/>
            <w:bottom w:val="none" w:sz="0" w:space="0" w:color="auto"/>
            <w:right w:val="none" w:sz="0" w:space="0" w:color="auto"/>
          </w:divBdr>
        </w:div>
        <w:div w:id="1672751605">
          <w:marLeft w:val="1166"/>
          <w:marRight w:val="0"/>
          <w:marTop w:val="120"/>
          <w:marBottom w:val="120"/>
          <w:divBdr>
            <w:top w:val="none" w:sz="0" w:space="0" w:color="auto"/>
            <w:left w:val="none" w:sz="0" w:space="0" w:color="auto"/>
            <w:bottom w:val="none" w:sz="0" w:space="0" w:color="auto"/>
            <w:right w:val="none" w:sz="0" w:space="0" w:color="auto"/>
          </w:divBdr>
        </w:div>
        <w:div w:id="1768037155">
          <w:marLeft w:val="1800"/>
          <w:marRight w:val="0"/>
          <w:marTop w:val="120"/>
          <w:marBottom w:val="120"/>
          <w:divBdr>
            <w:top w:val="none" w:sz="0" w:space="0" w:color="auto"/>
            <w:left w:val="none" w:sz="0" w:space="0" w:color="auto"/>
            <w:bottom w:val="none" w:sz="0" w:space="0" w:color="auto"/>
            <w:right w:val="none" w:sz="0" w:space="0" w:color="auto"/>
          </w:divBdr>
        </w:div>
        <w:div w:id="2112696963">
          <w:marLeft w:val="1800"/>
          <w:marRight w:val="0"/>
          <w:marTop w:val="120"/>
          <w:marBottom w:val="120"/>
          <w:divBdr>
            <w:top w:val="none" w:sz="0" w:space="0" w:color="auto"/>
            <w:left w:val="none" w:sz="0" w:space="0" w:color="auto"/>
            <w:bottom w:val="none" w:sz="0" w:space="0" w:color="auto"/>
            <w:right w:val="none" w:sz="0" w:space="0" w:color="auto"/>
          </w:divBdr>
        </w:div>
      </w:divsChild>
    </w:div>
    <w:div w:id="1243758104">
      <w:bodyDiv w:val="1"/>
      <w:marLeft w:val="0"/>
      <w:marRight w:val="0"/>
      <w:marTop w:val="0"/>
      <w:marBottom w:val="0"/>
      <w:divBdr>
        <w:top w:val="none" w:sz="0" w:space="0" w:color="auto"/>
        <w:left w:val="none" w:sz="0" w:space="0" w:color="auto"/>
        <w:bottom w:val="none" w:sz="0" w:space="0" w:color="auto"/>
        <w:right w:val="none" w:sz="0" w:space="0" w:color="auto"/>
      </w:divBdr>
    </w:div>
    <w:div w:id="1245140060">
      <w:bodyDiv w:val="1"/>
      <w:marLeft w:val="0"/>
      <w:marRight w:val="0"/>
      <w:marTop w:val="0"/>
      <w:marBottom w:val="0"/>
      <w:divBdr>
        <w:top w:val="none" w:sz="0" w:space="0" w:color="auto"/>
        <w:left w:val="none" w:sz="0" w:space="0" w:color="auto"/>
        <w:bottom w:val="none" w:sz="0" w:space="0" w:color="auto"/>
        <w:right w:val="none" w:sz="0" w:space="0" w:color="auto"/>
      </w:divBdr>
    </w:div>
    <w:div w:id="1247806725">
      <w:bodyDiv w:val="1"/>
      <w:marLeft w:val="0"/>
      <w:marRight w:val="0"/>
      <w:marTop w:val="0"/>
      <w:marBottom w:val="0"/>
      <w:divBdr>
        <w:top w:val="none" w:sz="0" w:space="0" w:color="auto"/>
        <w:left w:val="none" w:sz="0" w:space="0" w:color="auto"/>
        <w:bottom w:val="none" w:sz="0" w:space="0" w:color="auto"/>
        <w:right w:val="none" w:sz="0" w:space="0" w:color="auto"/>
      </w:divBdr>
    </w:div>
    <w:div w:id="1247960337">
      <w:bodyDiv w:val="1"/>
      <w:marLeft w:val="0"/>
      <w:marRight w:val="0"/>
      <w:marTop w:val="0"/>
      <w:marBottom w:val="0"/>
      <w:divBdr>
        <w:top w:val="none" w:sz="0" w:space="0" w:color="auto"/>
        <w:left w:val="none" w:sz="0" w:space="0" w:color="auto"/>
        <w:bottom w:val="none" w:sz="0" w:space="0" w:color="auto"/>
        <w:right w:val="none" w:sz="0" w:space="0" w:color="auto"/>
      </w:divBdr>
      <w:divsChild>
        <w:div w:id="1869171889">
          <w:marLeft w:val="547"/>
          <w:marRight w:val="0"/>
          <w:marTop w:val="115"/>
          <w:marBottom w:val="0"/>
          <w:divBdr>
            <w:top w:val="none" w:sz="0" w:space="0" w:color="auto"/>
            <w:left w:val="none" w:sz="0" w:space="0" w:color="auto"/>
            <w:bottom w:val="none" w:sz="0" w:space="0" w:color="auto"/>
            <w:right w:val="none" w:sz="0" w:space="0" w:color="auto"/>
          </w:divBdr>
        </w:div>
      </w:divsChild>
    </w:div>
    <w:div w:id="1248535517">
      <w:bodyDiv w:val="1"/>
      <w:marLeft w:val="0"/>
      <w:marRight w:val="0"/>
      <w:marTop w:val="0"/>
      <w:marBottom w:val="0"/>
      <w:divBdr>
        <w:top w:val="none" w:sz="0" w:space="0" w:color="auto"/>
        <w:left w:val="none" w:sz="0" w:space="0" w:color="auto"/>
        <w:bottom w:val="none" w:sz="0" w:space="0" w:color="auto"/>
        <w:right w:val="none" w:sz="0" w:space="0" w:color="auto"/>
      </w:divBdr>
      <w:divsChild>
        <w:div w:id="183982422">
          <w:marLeft w:val="1166"/>
          <w:marRight w:val="0"/>
          <w:marTop w:val="96"/>
          <w:marBottom w:val="0"/>
          <w:divBdr>
            <w:top w:val="none" w:sz="0" w:space="0" w:color="auto"/>
            <w:left w:val="none" w:sz="0" w:space="0" w:color="auto"/>
            <w:bottom w:val="none" w:sz="0" w:space="0" w:color="auto"/>
            <w:right w:val="none" w:sz="0" w:space="0" w:color="auto"/>
          </w:divBdr>
        </w:div>
        <w:div w:id="190076207">
          <w:marLeft w:val="547"/>
          <w:marRight w:val="0"/>
          <w:marTop w:val="96"/>
          <w:marBottom w:val="0"/>
          <w:divBdr>
            <w:top w:val="none" w:sz="0" w:space="0" w:color="auto"/>
            <w:left w:val="none" w:sz="0" w:space="0" w:color="auto"/>
            <w:bottom w:val="none" w:sz="0" w:space="0" w:color="auto"/>
            <w:right w:val="none" w:sz="0" w:space="0" w:color="auto"/>
          </w:divBdr>
        </w:div>
        <w:div w:id="1374844654">
          <w:marLeft w:val="1166"/>
          <w:marRight w:val="0"/>
          <w:marTop w:val="96"/>
          <w:marBottom w:val="0"/>
          <w:divBdr>
            <w:top w:val="none" w:sz="0" w:space="0" w:color="auto"/>
            <w:left w:val="none" w:sz="0" w:space="0" w:color="auto"/>
            <w:bottom w:val="none" w:sz="0" w:space="0" w:color="auto"/>
            <w:right w:val="none" w:sz="0" w:space="0" w:color="auto"/>
          </w:divBdr>
        </w:div>
        <w:div w:id="1864394691">
          <w:marLeft w:val="1166"/>
          <w:marRight w:val="0"/>
          <w:marTop w:val="96"/>
          <w:marBottom w:val="0"/>
          <w:divBdr>
            <w:top w:val="none" w:sz="0" w:space="0" w:color="auto"/>
            <w:left w:val="none" w:sz="0" w:space="0" w:color="auto"/>
            <w:bottom w:val="none" w:sz="0" w:space="0" w:color="auto"/>
            <w:right w:val="none" w:sz="0" w:space="0" w:color="auto"/>
          </w:divBdr>
        </w:div>
        <w:div w:id="2046372295">
          <w:marLeft w:val="1166"/>
          <w:marRight w:val="0"/>
          <w:marTop w:val="96"/>
          <w:marBottom w:val="0"/>
          <w:divBdr>
            <w:top w:val="none" w:sz="0" w:space="0" w:color="auto"/>
            <w:left w:val="none" w:sz="0" w:space="0" w:color="auto"/>
            <w:bottom w:val="none" w:sz="0" w:space="0" w:color="auto"/>
            <w:right w:val="none" w:sz="0" w:space="0" w:color="auto"/>
          </w:divBdr>
        </w:div>
      </w:divsChild>
    </w:div>
    <w:div w:id="1248809104">
      <w:bodyDiv w:val="1"/>
      <w:marLeft w:val="0"/>
      <w:marRight w:val="0"/>
      <w:marTop w:val="0"/>
      <w:marBottom w:val="0"/>
      <w:divBdr>
        <w:top w:val="none" w:sz="0" w:space="0" w:color="auto"/>
        <w:left w:val="none" w:sz="0" w:space="0" w:color="auto"/>
        <w:bottom w:val="none" w:sz="0" w:space="0" w:color="auto"/>
        <w:right w:val="none" w:sz="0" w:space="0" w:color="auto"/>
      </w:divBdr>
      <w:divsChild>
        <w:div w:id="851534280">
          <w:marLeft w:val="547"/>
          <w:marRight w:val="0"/>
          <w:marTop w:val="134"/>
          <w:marBottom w:val="0"/>
          <w:divBdr>
            <w:top w:val="none" w:sz="0" w:space="0" w:color="auto"/>
            <w:left w:val="none" w:sz="0" w:space="0" w:color="auto"/>
            <w:bottom w:val="none" w:sz="0" w:space="0" w:color="auto"/>
            <w:right w:val="none" w:sz="0" w:space="0" w:color="auto"/>
          </w:divBdr>
        </w:div>
      </w:divsChild>
    </w:div>
    <w:div w:id="1250580081">
      <w:bodyDiv w:val="1"/>
      <w:marLeft w:val="0"/>
      <w:marRight w:val="0"/>
      <w:marTop w:val="0"/>
      <w:marBottom w:val="0"/>
      <w:divBdr>
        <w:top w:val="none" w:sz="0" w:space="0" w:color="auto"/>
        <w:left w:val="none" w:sz="0" w:space="0" w:color="auto"/>
        <w:bottom w:val="none" w:sz="0" w:space="0" w:color="auto"/>
        <w:right w:val="none" w:sz="0" w:space="0" w:color="auto"/>
      </w:divBdr>
    </w:div>
    <w:div w:id="1251042096">
      <w:bodyDiv w:val="1"/>
      <w:marLeft w:val="0"/>
      <w:marRight w:val="0"/>
      <w:marTop w:val="0"/>
      <w:marBottom w:val="0"/>
      <w:divBdr>
        <w:top w:val="none" w:sz="0" w:space="0" w:color="auto"/>
        <w:left w:val="none" w:sz="0" w:space="0" w:color="auto"/>
        <w:bottom w:val="none" w:sz="0" w:space="0" w:color="auto"/>
        <w:right w:val="none" w:sz="0" w:space="0" w:color="auto"/>
      </w:divBdr>
    </w:div>
    <w:div w:id="1251086924">
      <w:bodyDiv w:val="1"/>
      <w:marLeft w:val="0"/>
      <w:marRight w:val="0"/>
      <w:marTop w:val="0"/>
      <w:marBottom w:val="0"/>
      <w:divBdr>
        <w:top w:val="none" w:sz="0" w:space="0" w:color="auto"/>
        <w:left w:val="none" w:sz="0" w:space="0" w:color="auto"/>
        <w:bottom w:val="none" w:sz="0" w:space="0" w:color="auto"/>
        <w:right w:val="none" w:sz="0" w:space="0" w:color="auto"/>
      </w:divBdr>
    </w:div>
    <w:div w:id="1251544431">
      <w:bodyDiv w:val="1"/>
      <w:marLeft w:val="0"/>
      <w:marRight w:val="0"/>
      <w:marTop w:val="0"/>
      <w:marBottom w:val="0"/>
      <w:divBdr>
        <w:top w:val="none" w:sz="0" w:space="0" w:color="auto"/>
        <w:left w:val="none" w:sz="0" w:space="0" w:color="auto"/>
        <w:bottom w:val="none" w:sz="0" w:space="0" w:color="auto"/>
        <w:right w:val="none" w:sz="0" w:space="0" w:color="auto"/>
      </w:divBdr>
    </w:div>
    <w:div w:id="1251769289">
      <w:bodyDiv w:val="1"/>
      <w:marLeft w:val="0"/>
      <w:marRight w:val="0"/>
      <w:marTop w:val="0"/>
      <w:marBottom w:val="0"/>
      <w:divBdr>
        <w:top w:val="none" w:sz="0" w:space="0" w:color="auto"/>
        <w:left w:val="none" w:sz="0" w:space="0" w:color="auto"/>
        <w:bottom w:val="none" w:sz="0" w:space="0" w:color="auto"/>
        <w:right w:val="none" w:sz="0" w:space="0" w:color="auto"/>
      </w:divBdr>
    </w:div>
    <w:div w:id="1252425369">
      <w:bodyDiv w:val="1"/>
      <w:marLeft w:val="0"/>
      <w:marRight w:val="0"/>
      <w:marTop w:val="0"/>
      <w:marBottom w:val="0"/>
      <w:divBdr>
        <w:top w:val="none" w:sz="0" w:space="0" w:color="auto"/>
        <w:left w:val="none" w:sz="0" w:space="0" w:color="auto"/>
        <w:bottom w:val="none" w:sz="0" w:space="0" w:color="auto"/>
        <w:right w:val="none" w:sz="0" w:space="0" w:color="auto"/>
      </w:divBdr>
    </w:div>
    <w:div w:id="1252934708">
      <w:bodyDiv w:val="1"/>
      <w:marLeft w:val="0"/>
      <w:marRight w:val="0"/>
      <w:marTop w:val="0"/>
      <w:marBottom w:val="0"/>
      <w:divBdr>
        <w:top w:val="none" w:sz="0" w:space="0" w:color="auto"/>
        <w:left w:val="none" w:sz="0" w:space="0" w:color="auto"/>
        <w:bottom w:val="none" w:sz="0" w:space="0" w:color="auto"/>
        <w:right w:val="none" w:sz="0" w:space="0" w:color="auto"/>
      </w:divBdr>
    </w:div>
    <w:div w:id="1253392546">
      <w:bodyDiv w:val="1"/>
      <w:marLeft w:val="0"/>
      <w:marRight w:val="0"/>
      <w:marTop w:val="0"/>
      <w:marBottom w:val="0"/>
      <w:divBdr>
        <w:top w:val="none" w:sz="0" w:space="0" w:color="auto"/>
        <w:left w:val="none" w:sz="0" w:space="0" w:color="auto"/>
        <w:bottom w:val="none" w:sz="0" w:space="0" w:color="auto"/>
        <w:right w:val="none" w:sz="0" w:space="0" w:color="auto"/>
      </w:divBdr>
      <w:divsChild>
        <w:div w:id="592276525">
          <w:marLeft w:val="547"/>
          <w:marRight w:val="0"/>
          <w:marTop w:val="115"/>
          <w:marBottom w:val="0"/>
          <w:divBdr>
            <w:top w:val="none" w:sz="0" w:space="0" w:color="auto"/>
            <w:left w:val="none" w:sz="0" w:space="0" w:color="auto"/>
            <w:bottom w:val="none" w:sz="0" w:space="0" w:color="auto"/>
            <w:right w:val="none" w:sz="0" w:space="0" w:color="auto"/>
          </w:divBdr>
        </w:div>
        <w:div w:id="2072118818">
          <w:marLeft w:val="547"/>
          <w:marRight w:val="0"/>
          <w:marTop w:val="115"/>
          <w:marBottom w:val="0"/>
          <w:divBdr>
            <w:top w:val="none" w:sz="0" w:space="0" w:color="auto"/>
            <w:left w:val="none" w:sz="0" w:space="0" w:color="auto"/>
            <w:bottom w:val="none" w:sz="0" w:space="0" w:color="auto"/>
            <w:right w:val="none" w:sz="0" w:space="0" w:color="auto"/>
          </w:divBdr>
        </w:div>
      </w:divsChild>
    </w:div>
    <w:div w:id="1253468988">
      <w:bodyDiv w:val="1"/>
      <w:marLeft w:val="0"/>
      <w:marRight w:val="0"/>
      <w:marTop w:val="0"/>
      <w:marBottom w:val="0"/>
      <w:divBdr>
        <w:top w:val="none" w:sz="0" w:space="0" w:color="auto"/>
        <w:left w:val="none" w:sz="0" w:space="0" w:color="auto"/>
        <w:bottom w:val="none" w:sz="0" w:space="0" w:color="auto"/>
        <w:right w:val="none" w:sz="0" w:space="0" w:color="auto"/>
      </w:divBdr>
      <w:divsChild>
        <w:div w:id="71854397">
          <w:marLeft w:val="1166"/>
          <w:marRight w:val="0"/>
          <w:marTop w:val="96"/>
          <w:marBottom w:val="0"/>
          <w:divBdr>
            <w:top w:val="none" w:sz="0" w:space="0" w:color="auto"/>
            <w:left w:val="none" w:sz="0" w:space="0" w:color="auto"/>
            <w:bottom w:val="none" w:sz="0" w:space="0" w:color="auto"/>
            <w:right w:val="none" w:sz="0" w:space="0" w:color="auto"/>
          </w:divBdr>
        </w:div>
        <w:div w:id="218517273">
          <w:marLeft w:val="547"/>
          <w:marRight w:val="0"/>
          <w:marTop w:val="115"/>
          <w:marBottom w:val="0"/>
          <w:divBdr>
            <w:top w:val="none" w:sz="0" w:space="0" w:color="auto"/>
            <w:left w:val="none" w:sz="0" w:space="0" w:color="auto"/>
            <w:bottom w:val="none" w:sz="0" w:space="0" w:color="auto"/>
            <w:right w:val="none" w:sz="0" w:space="0" w:color="auto"/>
          </w:divBdr>
        </w:div>
        <w:div w:id="373776396">
          <w:marLeft w:val="547"/>
          <w:marRight w:val="0"/>
          <w:marTop w:val="115"/>
          <w:marBottom w:val="0"/>
          <w:divBdr>
            <w:top w:val="none" w:sz="0" w:space="0" w:color="auto"/>
            <w:left w:val="none" w:sz="0" w:space="0" w:color="auto"/>
            <w:bottom w:val="none" w:sz="0" w:space="0" w:color="auto"/>
            <w:right w:val="none" w:sz="0" w:space="0" w:color="auto"/>
          </w:divBdr>
        </w:div>
        <w:div w:id="596212997">
          <w:marLeft w:val="1166"/>
          <w:marRight w:val="0"/>
          <w:marTop w:val="96"/>
          <w:marBottom w:val="0"/>
          <w:divBdr>
            <w:top w:val="none" w:sz="0" w:space="0" w:color="auto"/>
            <w:left w:val="none" w:sz="0" w:space="0" w:color="auto"/>
            <w:bottom w:val="none" w:sz="0" w:space="0" w:color="auto"/>
            <w:right w:val="none" w:sz="0" w:space="0" w:color="auto"/>
          </w:divBdr>
        </w:div>
        <w:div w:id="919799201">
          <w:marLeft w:val="1166"/>
          <w:marRight w:val="0"/>
          <w:marTop w:val="96"/>
          <w:marBottom w:val="0"/>
          <w:divBdr>
            <w:top w:val="none" w:sz="0" w:space="0" w:color="auto"/>
            <w:left w:val="none" w:sz="0" w:space="0" w:color="auto"/>
            <w:bottom w:val="none" w:sz="0" w:space="0" w:color="auto"/>
            <w:right w:val="none" w:sz="0" w:space="0" w:color="auto"/>
          </w:divBdr>
        </w:div>
        <w:div w:id="1698266394">
          <w:marLeft w:val="547"/>
          <w:marRight w:val="0"/>
          <w:marTop w:val="115"/>
          <w:marBottom w:val="0"/>
          <w:divBdr>
            <w:top w:val="none" w:sz="0" w:space="0" w:color="auto"/>
            <w:left w:val="none" w:sz="0" w:space="0" w:color="auto"/>
            <w:bottom w:val="none" w:sz="0" w:space="0" w:color="auto"/>
            <w:right w:val="none" w:sz="0" w:space="0" w:color="auto"/>
          </w:divBdr>
        </w:div>
      </w:divsChild>
    </w:div>
    <w:div w:id="1253588112">
      <w:bodyDiv w:val="1"/>
      <w:marLeft w:val="0"/>
      <w:marRight w:val="0"/>
      <w:marTop w:val="0"/>
      <w:marBottom w:val="0"/>
      <w:divBdr>
        <w:top w:val="none" w:sz="0" w:space="0" w:color="auto"/>
        <w:left w:val="none" w:sz="0" w:space="0" w:color="auto"/>
        <w:bottom w:val="none" w:sz="0" w:space="0" w:color="auto"/>
        <w:right w:val="none" w:sz="0" w:space="0" w:color="auto"/>
      </w:divBdr>
    </w:div>
    <w:div w:id="1253661643">
      <w:bodyDiv w:val="1"/>
      <w:marLeft w:val="0"/>
      <w:marRight w:val="0"/>
      <w:marTop w:val="0"/>
      <w:marBottom w:val="0"/>
      <w:divBdr>
        <w:top w:val="none" w:sz="0" w:space="0" w:color="auto"/>
        <w:left w:val="none" w:sz="0" w:space="0" w:color="auto"/>
        <w:bottom w:val="none" w:sz="0" w:space="0" w:color="auto"/>
        <w:right w:val="none" w:sz="0" w:space="0" w:color="auto"/>
      </w:divBdr>
    </w:div>
    <w:div w:id="1253734885">
      <w:bodyDiv w:val="1"/>
      <w:marLeft w:val="0"/>
      <w:marRight w:val="0"/>
      <w:marTop w:val="0"/>
      <w:marBottom w:val="0"/>
      <w:divBdr>
        <w:top w:val="none" w:sz="0" w:space="0" w:color="auto"/>
        <w:left w:val="none" w:sz="0" w:space="0" w:color="auto"/>
        <w:bottom w:val="none" w:sz="0" w:space="0" w:color="auto"/>
        <w:right w:val="none" w:sz="0" w:space="0" w:color="auto"/>
      </w:divBdr>
      <w:divsChild>
        <w:div w:id="141387124">
          <w:marLeft w:val="1800"/>
          <w:marRight w:val="0"/>
          <w:marTop w:val="100"/>
          <w:marBottom w:val="0"/>
          <w:divBdr>
            <w:top w:val="none" w:sz="0" w:space="0" w:color="auto"/>
            <w:left w:val="none" w:sz="0" w:space="0" w:color="auto"/>
            <w:bottom w:val="none" w:sz="0" w:space="0" w:color="auto"/>
            <w:right w:val="none" w:sz="0" w:space="0" w:color="auto"/>
          </w:divBdr>
        </w:div>
        <w:div w:id="151600351">
          <w:marLeft w:val="1800"/>
          <w:marRight w:val="0"/>
          <w:marTop w:val="100"/>
          <w:marBottom w:val="0"/>
          <w:divBdr>
            <w:top w:val="none" w:sz="0" w:space="0" w:color="auto"/>
            <w:left w:val="none" w:sz="0" w:space="0" w:color="auto"/>
            <w:bottom w:val="none" w:sz="0" w:space="0" w:color="auto"/>
            <w:right w:val="none" w:sz="0" w:space="0" w:color="auto"/>
          </w:divBdr>
        </w:div>
        <w:div w:id="269439086">
          <w:marLeft w:val="1080"/>
          <w:marRight w:val="0"/>
          <w:marTop w:val="100"/>
          <w:marBottom w:val="0"/>
          <w:divBdr>
            <w:top w:val="none" w:sz="0" w:space="0" w:color="auto"/>
            <w:left w:val="none" w:sz="0" w:space="0" w:color="auto"/>
            <w:bottom w:val="none" w:sz="0" w:space="0" w:color="auto"/>
            <w:right w:val="none" w:sz="0" w:space="0" w:color="auto"/>
          </w:divBdr>
        </w:div>
        <w:div w:id="894511390">
          <w:marLeft w:val="1800"/>
          <w:marRight w:val="0"/>
          <w:marTop w:val="100"/>
          <w:marBottom w:val="0"/>
          <w:divBdr>
            <w:top w:val="none" w:sz="0" w:space="0" w:color="auto"/>
            <w:left w:val="none" w:sz="0" w:space="0" w:color="auto"/>
            <w:bottom w:val="none" w:sz="0" w:space="0" w:color="auto"/>
            <w:right w:val="none" w:sz="0" w:space="0" w:color="auto"/>
          </w:divBdr>
        </w:div>
        <w:div w:id="983126289">
          <w:marLeft w:val="1080"/>
          <w:marRight w:val="0"/>
          <w:marTop w:val="100"/>
          <w:marBottom w:val="0"/>
          <w:divBdr>
            <w:top w:val="none" w:sz="0" w:space="0" w:color="auto"/>
            <w:left w:val="none" w:sz="0" w:space="0" w:color="auto"/>
            <w:bottom w:val="none" w:sz="0" w:space="0" w:color="auto"/>
            <w:right w:val="none" w:sz="0" w:space="0" w:color="auto"/>
          </w:divBdr>
        </w:div>
        <w:div w:id="1097865816">
          <w:marLeft w:val="1080"/>
          <w:marRight w:val="0"/>
          <w:marTop w:val="100"/>
          <w:marBottom w:val="0"/>
          <w:divBdr>
            <w:top w:val="none" w:sz="0" w:space="0" w:color="auto"/>
            <w:left w:val="none" w:sz="0" w:space="0" w:color="auto"/>
            <w:bottom w:val="none" w:sz="0" w:space="0" w:color="auto"/>
            <w:right w:val="none" w:sz="0" w:space="0" w:color="auto"/>
          </w:divBdr>
        </w:div>
        <w:div w:id="1460488810">
          <w:marLeft w:val="1080"/>
          <w:marRight w:val="0"/>
          <w:marTop w:val="100"/>
          <w:marBottom w:val="0"/>
          <w:divBdr>
            <w:top w:val="none" w:sz="0" w:space="0" w:color="auto"/>
            <w:left w:val="none" w:sz="0" w:space="0" w:color="auto"/>
            <w:bottom w:val="none" w:sz="0" w:space="0" w:color="auto"/>
            <w:right w:val="none" w:sz="0" w:space="0" w:color="auto"/>
          </w:divBdr>
        </w:div>
        <w:div w:id="1687638288">
          <w:marLeft w:val="1800"/>
          <w:marRight w:val="0"/>
          <w:marTop w:val="100"/>
          <w:marBottom w:val="0"/>
          <w:divBdr>
            <w:top w:val="none" w:sz="0" w:space="0" w:color="auto"/>
            <w:left w:val="none" w:sz="0" w:space="0" w:color="auto"/>
            <w:bottom w:val="none" w:sz="0" w:space="0" w:color="auto"/>
            <w:right w:val="none" w:sz="0" w:space="0" w:color="auto"/>
          </w:divBdr>
        </w:div>
        <w:div w:id="1689872180">
          <w:marLeft w:val="360"/>
          <w:marRight w:val="0"/>
          <w:marTop w:val="200"/>
          <w:marBottom w:val="0"/>
          <w:divBdr>
            <w:top w:val="none" w:sz="0" w:space="0" w:color="auto"/>
            <w:left w:val="none" w:sz="0" w:space="0" w:color="auto"/>
            <w:bottom w:val="none" w:sz="0" w:space="0" w:color="auto"/>
            <w:right w:val="none" w:sz="0" w:space="0" w:color="auto"/>
          </w:divBdr>
        </w:div>
        <w:div w:id="2019767653">
          <w:marLeft w:val="1800"/>
          <w:marRight w:val="0"/>
          <w:marTop w:val="100"/>
          <w:marBottom w:val="0"/>
          <w:divBdr>
            <w:top w:val="none" w:sz="0" w:space="0" w:color="auto"/>
            <w:left w:val="none" w:sz="0" w:space="0" w:color="auto"/>
            <w:bottom w:val="none" w:sz="0" w:space="0" w:color="auto"/>
            <w:right w:val="none" w:sz="0" w:space="0" w:color="auto"/>
          </w:divBdr>
        </w:div>
      </w:divsChild>
    </w:div>
    <w:div w:id="1253972433">
      <w:bodyDiv w:val="1"/>
      <w:marLeft w:val="0"/>
      <w:marRight w:val="0"/>
      <w:marTop w:val="0"/>
      <w:marBottom w:val="0"/>
      <w:divBdr>
        <w:top w:val="none" w:sz="0" w:space="0" w:color="auto"/>
        <w:left w:val="none" w:sz="0" w:space="0" w:color="auto"/>
        <w:bottom w:val="none" w:sz="0" w:space="0" w:color="auto"/>
        <w:right w:val="none" w:sz="0" w:space="0" w:color="auto"/>
      </w:divBdr>
    </w:div>
    <w:div w:id="1254126894">
      <w:bodyDiv w:val="1"/>
      <w:marLeft w:val="0"/>
      <w:marRight w:val="0"/>
      <w:marTop w:val="0"/>
      <w:marBottom w:val="0"/>
      <w:divBdr>
        <w:top w:val="none" w:sz="0" w:space="0" w:color="auto"/>
        <w:left w:val="none" w:sz="0" w:space="0" w:color="auto"/>
        <w:bottom w:val="none" w:sz="0" w:space="0" w:color="auto"/>
        <w:right w:val="none" w:sz="0" w:space="0" w:color="auto"/>
      </w:divBdr>
      <w:divsChild>
        <w:div w:id="987169994">
          <w:marLeft w:val="547"/>
          <w:marRight w:val="0"/>
          <w:marTop w:val="154"/>
          <w:marBottom w:val="0"/>
          <w:divBdr>
            <w:top w:val="none" w:sz="0" w:space="0" w:color="auto"/>
            <w:left w:val="none" w:sz="0" w:space="0" w:color="auto"/>
            <w:bottom w:val="none" w:sz="0" w:space="0" w:color="auto"/>
            <w:right w:val="none" w:sz="0" w:space="0" w:color="auto"/>
          </w:divBdr>
        </w:div>
      </w:divsChild>
    </w:div>
    <w:div w:id="1254362744">
      <w:bodyDiv w:val="1"/>
      <w:marLeft w:val="0"/>
      <w:marRight w:val="0"/>
      <w:marTop w:val="0"/>
      <w:marBottom w:val="0"/>
      <w:divBdr>
        <w:top w:val="none" w:sz="0" w:space="0" w:color="auto"/>
        <w:left w:val="none" w:sz="0" w:space="0" w:color="auto"/>
        <w:bottom w:val="none" w:sz="0" w:space="0" w:color="auto"/>
        <w:right w:val="none" w:sz="0" w:space="0" w:color="auto"/>
      </w:divBdr>
      <w:divsChild>
        <w:div w:id="38208988">
          <w:marLeft w:val="1166"/>
          <w:marRight w:val="0"/>
          <w:marTop w:val="96"/>
          <w:marBottom w:val="0"/>
          <w:divBdr>
            <w:top w:val="none" w:sz="0" w:space="0" w:color="auto"/>
            <w:left w:val="none" w:sz="0" w:space="0" w:color="auto"/>
            <w:bottom w:val="none" w:sz="0" w:space="0" w:color="auto"/>
            <w:right w:val="none" w:sz="0" w:space="0" w:color="auto"/>
          </w:divBdr>
        </w:div>
        <w:div w:id="149296569">
          <w:marLeft w:val="1166"/>
          <w:marRight w:val="0"/>
          <w:marTop w:val="96"/>
          <w:marBottom w:val="0"/>
          <w:divBdr>
            <w:top w:val="none" w:sz="0" w:space="0" w:color="auto"/>
            <w:left w:val="none" w:sz="0" w:space="0" w:color="auto"/>
            <w:bottom w:val="none" w:sz="0" w:space="0" w:color="auto"/>
            <w:right w:val="none" w:sz="0" w:space="0" w:color="auto"/>
          </w:divBdr>
        </w:div>
        <w:div w:id="346953309">
          <w:marLeft w:val="1166"/>
          <w:marRight w:val="0"/>
          <w:marTop w:val="96"/>
          <w:marBottom w:val="0"/>
          <w:divBdr>
            <w:top w:val="none" w:sz="0" w:space="0" w:color="auto"/>
            <w:left w:val="none" w:sz="0" w:space="0" w:color="auto"/>
            <w:bottom w:val="none" w:sz="0" w:space="0" w:color="auto"/>
            <w:right w:val="none" w:sz="0" w:space="0" w:color="auto"/>
          </w:divBdr>
        </w:div>
        <w:div w:id="1539244064">
          <w:marLeft w:val="1166"/>
          <w:marRight w:val="0"/>
          <w:marTop w:val="96"/>
          <w:marBottom w:val="0"/>
          <w:divBdr>
            <w:top w:val="none" w:sz="0" w:space="0" w:color="auto"/>
            <w:left w:val="none" w:sz="0" w:space="0" w:color="auto"/>
            <w:bottom w:val="none" w:sz="0" w:space="0" w:color="auto"/>
            <w:right w:val="none" w:sz="0" w:space="0" w:color="auto"/>
          </w:divBdr>
        </w:div>
        <w:div w:id="1703705027">
          <w:marLeft w:val="547"/>
          <w:marRight w:val="0"/>
          <w:marTop w:val="115"/>
          <w:marBottom w:val="0"/>
          <w:divBdr>
            <w:top w:val="none" w:sz="0" w:space="0" w:color="auto"/>
            <w:left w:val="none" w:sz="0" w:space="0" w:color="auto"/>
            <w:bottom w:val="none" w:sz="0" w:space="0" w:color="auto"/>
            <w:right w:val="none" w:sz="0" w:space="0" w:color="auto"/>
          </w:divBdr>
        </w:div>
        <w:div w:id="1826125803">
          <w:marLeft w:val="1166"/>
          <w:marRight w:val="0"/>
          <w:marTop w:val="96"/>
          <w:marBottom w:val="0"/>
          <w:divBdr>
            <w:top w:val="none" w:sz="0" w:space="0" w:color="auto"/>
            <w:left w:val="none" w:sz="0" w:space="0" w:color="auto"/>
            <w:bottom w:val="none" w:sz="0" w:space="0" w:color="auto"/>
            <w:right w:val="none" w:sz="0" w:space="0" w:color="auto"/>
          </w:divBdr>
        </w:div>
      </w:divsChild>
    </w:div>
    <w:div w:id="1254627931">
      <w:bodyDiv w:val="1"/>
      <w:marLeft w:val="0"/>
      <w:marRight w:val="0"/>
      <w:marTop w:val="0"/>
      <w:marBottom w:val="0"/>
      <w:divBdr>
        <w:top w:val="none" w:sz="0" w:space="0" w:color="auto"/>
        <w:left w:val="none" w:sz="0" w:space="0" w:color="auto"/>
        <w:bottom w:val="none" w:sz="0" w:space="0" w:color="auto"/>
        <w:right w:val="none" w:sz="0" w:space="0" w:color="auto"/>
      </w:divBdr>
    </w:div>
    <w:div w:id="1254974809">
      <w:bodyDiv w:val="1"/>
      <w:marLeft w:val="0"/>
      <w:marRight w:val="0"/>
      <w:marTop w:val="0"/>
      <w:marBottom w:val="0"/>
      <w:divBdr>
        <w:top w:val="none" w:sz="0" w:space="0" w:color="auto"/>
        <w:left w:val="none" w:sz="0" w:space="0" w:color="auto"/>
        <w:bottom w:val="none" w:sz="0" w:space="0" w:color="auto"/>
        <w:right w:val="none" w:sz="0" w:space="0" w:color="auto"/>
      </w:divBdr>
    </w:div>
    <w:div w:id="1255286388">
      <w:bodyDiv w:val="1"/>
      <w:marLeft w:val="0"/>
      <w:marRight w:val="0"/>
      <w:marTop w:val="0"/>
      <w:marBottom w:val="0"/>
      <w:divBdr>
        <w:top w:val="none" w:sz="0" w:space="0" w:color="auto"/>
        <w:left w:val="none" w:sz="0" w:space="0" w:color="auto"/>
        <w:bottom w:val="none" w:sz="0" w:space="0" w:color="auto"/>
        <w:right w:val="none" w:sz="0" w:space="0" w:color="auto"/>
      </w:divBdr>
      <w:divsChild>
        <w:div w:id="447087495">
          <w:marLeft w:val="547"/>
          <w:marRight w:val="0"/>
          <w:marTop w:val="96"/>
          <w:marBottom w:val="0"/>
          <w:divBdr>
            <w:top w:val="none" w:sz="0" w:space="0" w:color="auto"/>
            <w:left w:val="none" w:sz="0" w:space="0" w:color="auto"/>
            <w:bottom w:val="none" w:sz="0" w:space="0" w:color="auto"/>
            <w:right w:val="none" w:sz="0" w:space="0" w:color="auto"/>
          </w:divBdr>
        </w:div>
        <w:div w:id="1563100849">
          <w:marLeft w:val="547"/>
          <w:marRight w:val="0"/>
          <w:marTop w:val="96"/>
          <w:marBottom w:val="0"/>
          <w:divBdr>
            <w:top w:val="none" w:sz="0" w:space="0" w:color="auto"/>
            <w:left w:val="none" w:sz="0" w:space="0" w:color="auto"/>
            <w:bottom w:val="none" w:sz="0" w:space="0" w:color="auto"/>
            <w:right w:val="none" w:sz="0" w:space="0" w:color="auto"/>
          </w:divBdr>
        </w:div>
        <w:div w:id="1631747652">
          <w:marLeft w:val="547"/>
          <w:marRight w:val="0"/>
          <w:marTop w:val="96"/>
          <w:marBottom w:val="0"/>
          <w:divBdr>
            <w:top w:val="none" w:sz="0" w:space="0" w:color="auto"/>
            <w:left w:val="none" w:sz="0" w:space="0" w:color="auto"/>
            <w:bottom w:val="none" w:sz="0" w:space="0" w:color="auto"/>
            <w:right w:val="none" w:sz="0" w:space="0" w:color="auto"/>
          </w:divBdr>
        </w:div>
        <w:div w:id="1749231129">
          <w:marLeft w:val="547"/>
          <w:marRight w:val="0"/>
          <w:marTop w:val="96"/>
          <w:marBottom w:val="0"/>
          <w:divBdr>
            <w:top w:val="none" w:sz="0" w:space="0" w:color="auto"/>
            <w:left w:val="none" w:sz="0" w:space="0" w:color="auto"/>
            <w:bottom w:val="none" w:sz="0" w:space="0" w:color="auto"/>
            <w:right w:val="none" w:sz="0" w:space="0" w:color="auto"/>
          </w:divBdr>
        </w:div>
        <w:div w:id="1968775192">
          <w:marLeft w:val="547"/>
          <w:marRight w:val="0"/>
          <w:marTop w:val="96"/>
          <w:marBottom w:val="0"/>
          <w:divBdr>
            <w:top w:val="none" w:sz="0" w:space="0" w:color="auto"/>
            <w:left w:val="none" w:sz="0" w:space="0" w:color="auto"/>
            <w:bottom w:val="none" w:sz="0" w:space="0" w:color="auto"/>
            <w:right w:val="none" w:sz="0" w:space="0" w:color="auto"/>
          </w:divBdr>
        </w:div>
        <w:div w:id="2080249100">
          <w:marLeft w:val="547"/>
          <w:marRight w:val="0"/>
          <w:marTop w:val="96"/>
          <w:marBottom w:val="0"/>
          <w:divBdr>
            <w:top w:val="none" w:sz="0" w:space="0" w:color="auto"/>
            <w:left w:val="none" w:sz="0" w:space="0" w:color="auto"/>
            <w:bottom w:val="none" w:sz="0" w:space="0" w:color="auto"/>
            <w:right w:val="none" w:sz="0" w:space="0" w:color="auto"/>
          </w:divBdr>
        </w:div>
      </w:divsChild>
    </w:div>
    <w:div w:id="1256594340">
      <w:bodyDiv w:val="1"/>
      <w:marLeft w:val="0"/>
      <w:marRight w:val="0"/>
      <w:marTop w:val="0"/>
      <w:marBottom w:val="0"/>
      <w:divBdr>
        <w:top w:val="none" w:sz="0" w:space="0" w:color="auto"/>
        <w:left w:val="none" w:sz="0" w:space="0" w:color="auto"/>
        <w:bottom w:val="none" w:sz="0" w:space="0" w:color="auto"/>
        <w:right w:val="none" w:sz="0" w:space="0" w:color="auto"/>
      </w:divBdr>
    </w:div>
    <w:div w:id="1256940860">
      <w:bodyDiv w:val="1"/>
      <w:marLeft w:val="0"/>
      <w:marRight w:val="0"/>
      <w:marTop w:val="0"/>
      <w:marBottom w:val="0"/>
      <w:divBdr>
        <w:top w:val="none" w:sz="0" w:space="0" w:color="auto"/>
        <w:left w:val="none" w:sz="0" w:space="0" w:color="auto"/>
        <w:bottom w:val="none" w:sz="0" w:space="0" w:color="auto"/>
        <w:right w:val="none" w:sz="0" w:space="0" w:color="auto"/>
      </w:divBdr>
    </w:div>
    <w:div w:id="1257405507">
      <w:bodyDiv w:val="1"/>
      <w:marLeft w:val="0"/>
      <w:marRight w:val="0"/>
      <w:marTop w:val="0"/>
      <w:marBottom w:val="0"/>
      <w:divBdr>
        <w:top w:val="none" w:sz="0" w:space="0" w:color="auto"/>
        <w:left w:val="none" w:sz="0" w:space="0" w:color="auto"/>
        <w:bottom w:val="none" w:sz="0" w:space="0" w:color="auto"/>
        <w:right w:val="none" w:sz="0" w:space="0" w:color="auto"/>
      </w:divBdr>
      <w:divsChild>
        <w:div w:id="464470855">
          <w:marLeft w:val="547"/>
          <w:marRight w:val="0"/>
          <w:marTop w:val="115"/>
          <w:marBottom w:val="0"/>
          <w:divBdr>
            <w:top w:val="none" w:sz="0" w:space="0" w:color="auto"/>
            <w:left w:val="none" w:sz="0" w:space="0" w:color="auto"/>
            <w:bottom w:val="none" w:sz="0" w:space="0" w:color="auto"/>
            <w:right w:val="none" w:sz="0" w:space="0" w:color="auto"/>
          </w:divBdr>
        </w:div>
        <w:div w:id="572474266">
          <w:marLeft w:val="1166"/>
          <w:marRight w:val="0"/>
          <w:marTop w:val="115"/>
          <w:marBottom w:val="0"/>
          <w:divBdr>
            <w:top w:val="none" w:sz="0" w:space="0" w:color="auto"/>
            <w:left w:val="none" w:sz="0" w:space="0" w:color="auto"/>
            <w:bottom w:val="none" w:sz="0" w:space="0" w:color="auto"/>
            <w:right w:val="none" w:sz="0" w:space="0" w:color="auto"/>
          </w:divBdr>
        </w:div>
        <w:div w:id="1177617974">
          <w:marLeft w:val="1166"/>
          <w:marRight w:val="0"/>
          <w:marTop w:val="115"/>
          <w:marBottom w:val="0"/>
          <w:divBdr>
            <w:top w:val="none" w:sz="0" w:space="0" w:color="auto"/>
            <w:left w:val="none" w:sz="0" w:space="0" w:color="auto"/>
            <w:bottom w:val="none" w:sz="0" w:space="0" w:color="auto"/>
            <w:right w:val="none" w:sz="0" w:space="0" w:color="auto"/>
          </w:divBdr>
        </w:div>
        <w:div w:id="1617517769">
          <w:marLeft w:val="1166"/>
          <w:marRight w:val="0"/>
          <w:marTop w:val="115"/>
          <w:marBottom w:val="0"/>
          <w:divBdr>
            <w:top w:val="none" w:sz="0" w:space="0" w:color="auto"/>
            <w:left w:val="none" w:sz="0" w:space="0" w:color="auto"/>
            <w:bottom w:val="none" w:sz="0" w:space="0" w:color="auto"/>
            <w:right w:val="none" w:sz="0" w:space="0" w:color="auto"/>
          </w:divBdr>
        </w:div>
      </w:divsChild>
    </w:div>
    <w:div w:id="1259410306">
      <w:bodyDiv w:val="1"/>
      <w:marLeft w:val="0"/>
      <w:marRight w:val="0"/>
      <w:marTop w:val="0"/>
      <w:marBottom w:val="0"/>
      <w:divBdr>
        <w:top w:val="none" w:sz="0" w:space="0" w:color="auto"/>
        <w:left w:val="none" w:sz="0" w:space="0" w:color="auto"/>
        <w:bottom w:val="none" w:sz="0" w:space="0" w:color="auto"/>
        <w:right w:val="none" w:sz="0" w:space="0" w:color="auto"/>
      </w:divBdr>
    </w:div>
    <w:div w:id="1259749480">
      <w:bodyDiv w:val="1"/>
      <w:marLeft w:val="0"/>
      <w:marRight w:val="0"/>
      <w:marTop w:val="0"/>
      <w:marBottom w:val="0"/>
      <w:divBdr>
        <w:top w:val="none" w:sz="0" w:space="0" w:color="auto"/>
        <w:left w:val="none" w:sz="0" w:space="0" w:color="auto"/>
        <w:bottom w:val="none" w:sz="0" w:space="0" w:color="auto"/>
        <w:right w:val="none" w:sz="0" w:space="0" w:color="auto"/>
      </w:divBdr>
    </w:div>
    <w:div w:id="1260064015">
      <w:bodyDiv w:val="1"/>
      <w:marLeft w:val="0"/>
      <w:marRight w:val="0"/>
      <w:marTop w:val="0"/>
      <w:marBottom w:val="0"/>
      <w:divBdr>
        <w:top w:val="none" w:sz="0" w:space="0" w:color="auto"/>
        <w:left w:val="none" w:sz="0" w:space="0" w:color="auto"/>
        <w:bottom w:val="none" w:sz="0" w:space="0" w:color="auto"/>
        <w:right w:val="none" w:sz="0" w:space="0" w:color="auto"/>
      </w:divBdr>
    </w:div>
    <w:div w:id="1260675872">
      <w:bodyDiv w:val="1"/>
      <w:marLeft w:val="0"/>
      <w:marRight w:val="0"/>
      <w:marTop w:val="0"/>
      <w:marBottom w:val="0"/>
      <w:divBdr>
        <w:top w:val="none" w:sz="0" w:space="0" w:color="auto"/>
        <w:left w:val="none" w:sz="0" w:space="0" w:color="auto"/>
        <w:bottom w:val="none" w:sz="0" w:space="0" w:color="auto"/>
        <w:right w:val="none" w:sz="0" w:space="0" w:color="auto"/>
      </w:divBdr>
      <w:divsChild>
        <w:div w:id="1590390367">
          <w:marLeft w:val="360"/>
          <w:marRight w:val="0"/>
          <w:marTop w:val="200"/>
          <w:marBottom w:val="0"/>
          <w:divBdr>
            <w:top w:val="none" w:sz="0" w:space="0" w:color="auto"/>
            <w:left w:val="none" w:sz="0" w:space="0" w:color="auto"/>
            <w:bottom w:val="none" w:sz="0" w:space="0" w:color="auto"/>
            <w:right w:val="none" w:sz="0" w:space="0" w:color="auto"/>
          </w:divBdr>
        </w:div>
      </w:divsChild>
    </w:div>
    <w:div w:id="1260867726">
      <w:bodyDiv w:val="1"/>
      <w:marLeft w:val="0"/>
      <w:marRight w:val="0"/>
      <w:marTop w:val="0"/>
      <w:marBottom w:val="0"/>
      <w:divBdr>
        <w:top w:val="none" w:sz="0" w:space="0" w:color="auto"/>
        <w:left w:val="none" w:sz="0" w:space="0" w:color="auto"/>
        <w:bottom w:val="none" w:sz="0" w:space="0" w:color="auto"/>
        <w:right w:val="none" w:sz="0" w:space="0" w:color="auto"/>
      </w:divBdr>
      <w:divsChild>
        <w:div w:id="36008179">
          <w:marLeft w:val="1166"/>
          <w:marRight w:val="0"/>
          <w:marTop w:val="86"/>
          <w:marBottom w:val="0"/>
          <w:divBdr>
            <w:top w:val="none" w:sz="0" w:space="0" w:color="auto"/>
            <w:left w:val="none" w:sz="0" w:space="0" w:color="auto"/>
            <w:bottom w:val="none" w:sz="0" w:space="0" w:color="auto"/>
            <w:right w:val="none" w:sz="0" w:space="0" w:color="auto"/>
          </w:divBdr>
        </w:div>
        <w:div w:id="210389218">
          <w:marLeft w:val="1166"/>
          <w:marRight w:val="0"/>
          <w:marTop w:val="86"/>
          <w:marBottom w:val="0"/>
          <w:divBdr>
            <w:top w:val="none" w:sz="0" w:space="0" w:color="auto"/>
            <w:left w:val="none" w:sz="0" w:space="0" w:color="auto"/>
            <w:bottom w:val="none" w:sz="0" w:space="0" w:color="auto"/>
            <w:right w:val="none" w:sz="0" w:space="0" w:color="auto"/>
          </w:divBdr>
        </w:div>
        <w:div w:id="462966729">
          <w:marLeft w:val="547"/>
          <w:marRight w:val="0"/>
          <w:marTop w:val="86"/>
          <w:marBottom w:val="0"/>
          <w:divBdr>
            <w:top w:val="none" w:sz="0" w:space="0" w:color="auto"/>
            <w:left w:val="none" w:sz="0" w:space="0" w:color="auto"/>
            <w:bottom w:val="none" w:sz="0" w:space="0" w:color="auto"/>
            <w:right w:val="none" w:sz="0" w:space="0" w:color="auto"/>
          </w:divBdr>
        </w:div>
        <w:div w:id="566651760">
          <w:marLeft w:val="1166"/>
          <w:marRight w:val="0"/>
          <w:marTop w:val="86"/>
          <w:marBottom w:val="0"/>
          <w:divBdr>
            <w:top w:val="none" w:sz="0" w:space="0" w:color="auto"/>
            <w:left w:val="none" w:sz="0" w:space="0" w:color="auto"/>
            <w:bottom w:val="none" w:sz="0" w:space="0" w:color="auto"/>
            <w:right w:val="none" w:sz="0" w:space="0" w:color="auto"/>
          </w:divBdr>
        </w:div>
        <w:div w:id="646013798">
          <w:marLeft w:val="1800"/>
          <w:marRight w:val="0"/>
          <w:marTop w:val="86"/>
          <w:marBottom w:val="0"/>
          <w:divBdr>
            <w:top w:val="none" w:sz="0" w:space="0" w:color="auto"/>
            <w:left w:val="none" w:sz="0" w:space="0" w:color="auto"/>
            <w:bottom w:val="none" w:sz="0" w:space="0" w:color="auto"/>
            <w:right w:val="none" w:sz="0" w:space="0" w:color="auto"/>
          </w:divBdr>
        </w:div>
        <w:div w:id="768354061">
          <w:marLeft w:val="1166"/>
          <w:marRight w:val="0"/>
          <w:marTop w:val="86"/>
          <w:marBottom w:val="0"/>
          <w:divBdr>
            <w:top w:val="none" w:sz="0" w:space="0" w:color="auto"/>
            <w:left w:val="none" w:sz="0" w:space="0" w:color="auto"/>
            <w:bottom w:val="none" w:sz="0" w:space="0" w:color="auto"/>
            <w:right w:val="none" w:sz="0" w:space="0" w:color="auto"/>
          </w:divBdr>
        </w:div>
        <w:div w:id="1083376172">
          <w:marLeft w:val="1166"/>
          <w:marRight w:val="0"/>
          <w:marTop w:val="86"/>
          <w:marBottom w:val="0"/>
          <w:divBdr>
            <w:top w:val="none" w:sz="0" w:space="0" w:color="auto"/>
            <w:left w:val="none" w:sz="0" w:space="0" w:color="auto"/>
            <w:bottom w:val="none" w:sz="0" w:space="0" w:color="auto"/>
            <w:right w:val="none" w:sz="0" w:space="0" w:color="auto"/>
          </w:divBdr>
        </w:div>
        <w:div w:id="1478762870">
          <w:marLeft w:val="1166"/>
          <w:marRight w:val="0"/>
          <w:marTop w:val="86"/>
          <w:marBottom w:val="0"/>
          <w:divBdr>
            <w:top w:val="none" w:sz="0" w:space="0" w:color="auto"/>
            <w:left w:val="none" w:sz="0" w:space="0" w:color="auto"/>
            <w:bottom w:val="none" w:sz="0" w:space="0" w:color="auto"/>
            <w:right w:val="none" w:sz="0" w:space="0" w:color="auto"/>
          </w:divBdr>
        </w:div>
      </w:divsChild>
    </w:div>
    <w:div w:id="1260871737">
      <w:bodyDiv w:val="1"/>
      <w:marLeft w:val="0"/>
      <w:marRight w:val="0"/>
      <w:marTop w:val="0"/>
      <w:marBottom w:val="0"/>
      <w:divBdr>
        <w:top w:val="none" w:sz="0" w:space="0" w:color="auto"/>
        <w:left w:val="none" w:sz="0" w:space="0" w:color="auto"/>
        <w:bottom w:val="none" w:sz="0" w:space="0" w:color="auto"/>
        <w:right w:val="none" w:sz="0" w:space="0" w:color="auto"/>
      </w:divBdr>
    </w:div>
    <w:div w:id="1261572094">
      <w:bodyDiv w:val="1"/>
      <w:marLeft w:val="0"/>
      <w:marRight w:val="0"/>
      <w:marTop w:val="0"/>
      <w:marBottom w:val="0"/>
      <w:divBdr>
        <w:top w:val="none" w:sz="0" w:space="0" w:color="auto"/>
        <w:left w:val="none" w:sz="0" w:space="0" w:color="auto"/>
        <w:bottom w:val="none" w:sz="0" w:space="0" w:color="auto"/>
        <w:right w:val="none" w:sz="0" w:space="0" w:color="auto"/>
      </w:divBdr>
      <w:divsChild>
        <w:div w:id="1135217977">
          <w:marLeft w:val="0"/>
          <w:marRight w:val="0"/>
          <w:marTop w:val="0"/>
          <w:marBottom w:val="0"/>
          <w:divBdr>
            <w:top w:val="none" w:sz="0" w:space="0" w:color="auto"/>
            <w:left w:val="none" w:sz="0" w:space="0" w:color="auto"/>
            <w:bottom w:val="none" w:sz="0" w:space="0" w:color="auto"/>
            <w:right w:val="none" w:sz="0" w:space="0" w:color="auto"/>
          </w:divBdr>
          <w:divsChild>
            <w:div w:id="1845901069">
              <w:marLeft w:val="0"/>
              <w:marRight w:val="0"/>
              <w:marTop w:val="0"/>
              <w:marBottom w:val="0"/>
              <w:divBdr>
                <w:top w:val="none" w:sz="0" w:space="0" w:color="auto"/>
                <w:left w:val="none" w:sz="0" w:space="0" w:color="auto"/>
                <w:bottom w:val="none" w:sz="0" w:space="0" w:color="auto"/>
                <w:right w:val="none" w:sz="0" w:space="0" w:color="auto"/>
              </w:divBdr>
            </w:div>
            <w:div w:id="2076312414">
              <w:marLeft w:val="0"/>
              <w:marRight w:val="0"/>
              <w:marTop w:val="0"/>
              <w:marBottom w:val="0"/>
              <w:divBdr>
                <w:top w:val="none" w:sz="0" w:space="0" w:color="auto"/>
                <w:left w:val="none" w:sz="0" w:space="0" w:color="auto"/>
                <w:bottom w:val="none" w:sz="0" w:space="0" w:color="auto"/>
                <w:right w:val="none" w:sz="0" w:space="0" w:color="auto"/>
              </w:divBdr>
            </w:div>
            <w:div w:id="21373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8827">
      <w:bodyDiv w:val="1"/>
      <w:marLeft w:val="0"/>
      <w:marRight w:val="0"/>
      <w:marTop w:val="0"/>
      <w:marBottom w:val="0"/>
      <w:divBdr>
        <w:top w:val="none" w:sz="0" w:space="0" w:color="auto"/>
        <w:left w:val="none" w:sz="0" w:space="0" w:color="auto"/>
        <w:bottom w:val="none" w:sz="0" w:space="0" w:color="auto"/>
        <w:right w:val="none" w:sz="0" w:space="0" w:color="auto"/>
      </w:divBdr>
    </w:div>
    <w:div w:id="1264537413">
      <w:bodyDiv w:val="1"/>
      <w:marLeft w:val="0"/>
      <w:marRight w:val="0"/>
      <w:marTop w:val="0"/>
      <w:marBottom w:val="0"/>
      <w:divBdr>
        <w:top w:val="none" w:sz="0" w:space="0" w:color="auto"/>
        <w:left w:val="none" w:sz="0" w:space="0" w:color="auto"/>
        <w:bottom w:val="none" w:sz="0" w:space="0" w:color="auto"/>
        <w:right w:val="none" w:sz="0" w:space="0" w:color="auto"/>
      </w:divBdr>
    </w:div>
    <w:div w:id="1264916524">
      <w:bodyDiv w:val="1"/>
      <w:marLeft w:val="0"/>
      <w:marRight w:val="0"/>
      <w:marTop w:val="0"/>
      <w:marBottom w:val="0"/>
      <w:divBdr>
        <w:top w:val="none" w:sz="0" w:space="0" w:color="auto"/>
        <w:left w:val="none" w:sz="0" w:space="0" w:color="auto"/>
        <w:bottom w:val="none" w:sz="0" w:space="0" w:color="auto"/>
        <w:right w:val="none" w:sz="0" w:space="0" w:color="auto"/>
      </w:divBdr>
    </w:div>
    <w:div w:id="1265380562">
      <w:bodyDiv w:val="1"/>
      <w:marLeft w:val="0"/>
      <w:marRight w:val="0"/>
      <w:marTop w:val="0"/>
      <w:marBottom w:val="0"/>
      <w:divBdr>
        <w:top w:val="none" w:sz="0" w:space="0" w:color="auto"/>
        <w:left w:val="none" w:sz="0" w:space="0" w:color="auto"/>
        <w:bottom w:val="none" w:sz="0" w:space="0" w:color="auto"/>
        <w:right w:val="none" w:sz="0" w:space="0" w:color="auto"/>
      </w:divBdr>
    </w:div>
    <w:div w:id="1265966285">
      <w:bodyDiv w:val="1"/>
      <w:marLeft w:val="0"/>
      <w:marRight w:val="0"/>
      <w:marTop w:val="0"/>
      <w:marBottom w:val="0"/>
      <w:divBdr>
        <w:top w:val="none" w:sz="0" w:space="0" w:color="auto"/>
        <w:left w:val="none" w:sz="0" w:space="0" w:color="auto"/>
        <w:bottom w:val="none" w:sz="0" w:space="0" w:color="auto"/>
        <w:right w:val="none" w:sz="0" w:space="0" w:color="auto"/>
      </w:divBdr>
    </w:div>
    <w:div w:id="1266108711">
      <w:bodyDiv w:val="1"/>
      <w:marLeft w:val="0"/>
      <w:marRight w:val="0"/>
      <w:marTop w:val="0"/>
      <w:marBottom w:val="0"/>
      <w:divBdr>
        <w:top w:val="none" w:sz="0" w:space="0" w:color="auto"/>
        <w:left w:val="none" w:sz="0" w:space="0" w:color="auto"/>
        <w:bottom w:val="none" w:sz="0" w:space="0" w:color="auto"/>
        <w:right w:val="none" w:sz="0" w:space="0" w:color="auto"/>
      </w:divBdr>
      <w:divsChild>
        <w:div w:id="607009724">
          <w:marLeft w:val="547"/>
          <w:marRight w:val="0"/>
          <w:marTop w:val="144"/>
          <w:marBottom w:val="0"/>
          <w:divBdr>
            <w:top w:val="none" w:sz="0" w:space="0" w:color="auto"/>
            <w:left w:val="none" w:sz="0" w:space="0" w:color="auto"/>
            <w:bottom w:val="none" w:sz="0" w:space="0" w:color="auto"/>
            <w:right w:val="none" w:sz="0" w:space="0" w:color="auto"/>
          </w:divBdr>
        </w:div>
        <w:div w:id="1083340120">
          <w:marLeft w:val="547"/>
          <w:marRight w:val="0"/>
          <w:marTop w:val="144"/>
          <w:marBottom w:val="0"/>
          <w:divBdr>
            <w:top w:val="none" w:sz="0" w:space="0" w:color="auto"/>
            <w:left w:val="none" w:sz="0" w:space="0" w:color="auto"/>
            <w:bottom w:val="none" w:sz="0" w:space="0" w:color="auto"/>
            <w:right w:val="none" w:sz="0" w:space="0" w:color="auto"/>
          </w:divBdr>
        </w:div>
        <w:div w:id="1274829385">
          <w:marLeft w:val="1166"/>
          <w:marRight w:val="0"/>
          <w:marTop w:val="125"/>
          <w:marBottom w:val="0"/>
          <w:divBdr>
            <w:top w:val="none" w:sz="0" w:space="0" w:color="auto"/>
            <w:left w:val="none" w:sz="0" w:space="0" w:color="auto"/>
            <w:bottom w:val="none" w:sz="0" w:space="0" w:color="auto"/>
            <w:right w:val="none" w:sz="0" w:space="0" w:color="auto"/>
          </w:divBdr>
        </w:div>
        <w:div w:id="1893496395">
          <w:marLeft w:val="1166"/>
          <w:marRight w:val="0"/>
          <w:marTop w:val="125"/>
          <w:marBottom w:val="0"/>
          <w:divBdr>
            <w:top w:val="none" w:sz="0" w:space="0" w:color="auto"/>
            <w:left w:val="none" w:sz="0" w:space="0" w:color="auto"/>
            <w:bottom w:val="none" w:sz="0" w:space="0" w:color="auto"/>
            <w:right w:val="none" w:sz="0" w:space="0" w:color="auto"/>
          </w:divBdr>
        </w:div>
        <w:div w:id="2021618797">
          <w:marLeft w:val="1166"/>
          <w:marRight w:val="0"/>
          <w:marTop w:val="125"/>
          <w:marBottom w:val="0"/>
          <w:divBdr>
            <w:top w:val="none" w:sz="0" w:space="0" w:color="auto"/>
            <w:left w:val="none" w:sz="0" w:space="0" w:color="auto"/>
            <w:bottom w:val="none" w:sz="0" w:space="0" w:color="auto"/>
            <w:right w:val="none" w:sz="0" w:space="0" w:color="auto"/>
          </w:divBdr>
        </w:div>
      </w:divsChild>
    </w:div>
    <w:div w:id="1266184407">
      <w:bodyDiv w:val="1"/>
      <w:marLeft w:val="0"/>
      <w:marRight w:val="0"/>
      <w:marTop w:val="0"/>
      <w:marBottom w:val="0"/>
      <w:divBdr>
        <w:top w:val="none" w:sz="0" w:space="0" w:color="auto"/>
        <w:left w:val="none" w:sz="0" w:space="0" w:color="auto"/>
        <w:bottom w:val="none" w:sz="0" w:space="0" w:color="auto"/>
        <w:right w:val="none" w:sz="0" w:space="0" w:color="auto"/>
      </w:divBdr>
    </w:div>
    <w:div w:id="1266423461">
      <w:bodyDiv w:val="1"/>
      <w:marLeft w:val="0"/>
      <w:marRight w:val="0"/>
      <w:marTop w:val="0"/>
      <w:marBottom w:val="0"/>
      <w:divBdr>
        <w:top w:val="none" w:sz="0" w:space="0" w:color="auto"/>
        <w:left w:val="none" w:sz="0" w:space="0" w:color="auto"/>
        <w:bottom w:val="none" w:sz="0" w:space="0" w:color="auto"/>
        <w:right w:val="none" w:sz="0" w:space="0" w:color="auto"/>
      </w:divBdr>
    </w:div>
    <w:div w:id="1267275143">
      <w:bodyDiv w:val="1"/>
      <w:marLeft w:val="0"/>
      <w:marRight w:val="0"/>
      <w:marTop w:val="0"/>
      <w:marBottom w:val="0"/>
      <w:divBdr>
        <w:top w:val="none" w:sz="0" w:space="0" w:color="auto"/>
        <w:left w:val="none" w:sz="0" w:space="0" w:color="auto"/>
        <w:bottom w:val="none" w:sz="0" w:space="0" w:color="auto"/>
        <w:right w:val="none" w:sz="0" w:space="0" w:color="auto"/>
      </w:divBdr>
    </w:div>
    <w:div w:id="1268274793">
      <w:bodyDiv w:val="1"/>
      <w:marLeft w:val="0"/>
      <w:marRight w:val="0"/>
      <w:marTop w:val="0"/>
      <w:marBottom w:val="0"/>
      <w:divBdr>
        <w:top w:val="none" w:sz="0" w:space="0" w:color="auto"/>
        <w:left w:val="none" w:sz="0" w:space="0" w:color="auto"/>
        <w:bottom w:val="none" w:sz="0" w:space="0" w:color="auto"/>
        <w:right w:val="none" w:sz="0" w:space="0" w:color="auto"/>
      </w:divBdr>
    </w:div>
    <w:div w:id="1268394374">
      <w:bodyDiv w:val="1"/>
      <w:marLeft w:val="0"/>
      <w:marRight w:val="0"/>
      <w:marTop w:val="0"/>
      <w:marBottom w:val="0"/>
      <w:divBdr>
        <w:top w:val="none" w:sz="0" w:space="0" w:color="auto"/>
        <w:left w:val="none" w:sz="0" w:space="0" w:color="auto"/>
        <w:bottom w:val="none" w:sz="0" w:space="0" w:color="auto"/>
        <w:right w:val="none" w:sz="0" w:space="0" w:color="auto"/>
      </w:divBdr>
    </w:div>
    <w:div w:id="1271355235">
      <w:bodyDiv w:val="1"/>
      <w:marLeft w:val="0"/>
      <w:marRight w:val="0"/>
      <w:marTop w:val="0"/>
      <w:marBottom w:val="0"/>
      <w:divBdr>
        <w:top w:val="none" w:sz="0" w:space="0" w:color="auto"/>
        <w:left w:val="none" w:sz="0" w:space="0" w:color="auto"/>
        <w:bottom w:val="none" w:sz="0" w:space="0" w:color="auto"/>
        <w:right w:val="none" w:sz="0" w:space="0" w:color="auto"/>
      </w:divBdr>
    </w:div>
    <w:div w:id="1272014936">
      <w:bodyDiv w:val="1"/>
      <w:marLeft w:val="0"/>
      <w:marRight w:val="0"/>
      <w:marTop w:val="0"/>
      <w:marBottom w:val="0"/>
      <w:divBdr>
        <w:top w:val="none" w:sz="0" w:space="0" w:color="auto"/>
        <w:left w:val="none" w:sz="0" w:space="0" w:color="auto"/>
        <w:bottom w:val="none" w:sz="0" w:space="0" w:color="auto"/>
        <w:right w:val="none" w:sz="0" w:space="0" w:color="auto"/>
      </w:divBdr>
      <w:divsChild>
        <w:div w:id="446655620">
          <w:marLeft w:val="274"/>
          <w:marRight w:val="0"/>
          <w:marTop w:val="96"/>
          <w:marBottom w:val="0"/>
          <w:divBdr>
            <w:top w:val="none" w:sz="0" w:space="0" w:color="auto"/>
            <w:left w:val="none" w:sz="0" w:space="0" w:color="auto"/>
            <w:bottom w:val="none" w:sz="0" w:space="0" w:color="auto"/>
            <w:right w:val="none" w:sz="0" w:space="0" w:color="auto"/>
          </w:divBdr>
        </w:div>
        <w:div w:id="745880561">
          <w:marLeft w:val="835"/>
          <w:marRight w:val="0"/>
          <w:marTop w:val="86"/>
          <w:marBottom w:val="0"/>
          <w:divBdr>
            <w:top w:val="none" w:sz="0" w:space="0" w:color="auto"/>
            <w:left w:val="none" w:sz="0" w:space="0" w:color="auto"/>
            <w:bottom w:val="none" w:sz="0" w:space="0" w:color="auto"/>
            <w:right w:val="none" w:sz="0" w:space="0" w:color="auto"/>
          </w:divBdr>
        </w:div>
        <w:div w:id="1162618123">
          <w:marLeft w:val="835"/>
          <w:marRight w:val="0"/>
          <w:marTop w:val="86"/>
          <w:marBottom w:val="0"/>
          <w:divBdr>
            <w:top w:val="none" w:sz="0" w:space="0" w:color="auto"/>
            <w:left w:val="none" w:sz="0" w:space="0" w:color="auto"/>
            <w:bottom w:val="none" w:sz="0" w:space="0" w:color="auto"/>
            <w:right w:val="none" w:sz="0" w:space="0" w:color="auto"/>
          </w:divBdr>
        </w:div>
        <w:div w:id="1390495775">
          <w:marLeft w:val="835"/>
          <w:marRight w:val="0"/>
          <w:marTop w:val="86"/>
          <w:marBottom w:val="0"/>
          <w:divBdr>
            <w:top w:val="none" w:sz="0" w:space="0" w:color="auto"/>
            <w:left w:val="none" w:sz="0" w:space="0" w:color="auto"/>
            <w:bottom w:val="none" w:sz="0" w:space="0" w:color="auto"/>
            <w:right w:val="none" w:sz="0" w:space="0" w:color="auto"/>
          </w:divBdr>
        </w:div>
        <w:div w:id="1442337320">
          <w:marLeft w:val="835"/>
          <w:marRight w:val="0"/>
          <w:marTop w:val="86"/>
          <w:marBottom w:val="0"/>
          <w:divBdr>
            <w:top w:val="none" w:sz="0" w:space="0" w:color="auto"/>
            <w:left w:val="none" w:sz="0" w:space="0" w:color="auto"/>
            <w:bottom w:val="none" w:sz="0" w:space="0" w:color="auto"/>
            <w:right w:val="none" w:sz="0" w:space="0" w:color="auto"/>
          </w:divBdr>
        </w:div>
        <w:div w:id="1482964120">
          <w:marLeft w:val="835"/>
          <w:marRight w:val="0"/>
          <w:marTop w:val="86"/>
          <w:marBottom w:val="0"/>
          <w:divBdr>
            <w:top w:val="none" w:sz="0" w:space="0" w:color="auto"/>
            <w:left w:val="none" w:sz="0" w:space="0" w:color="auto"/>
            <w:bottom w:val="none" w:sz="0" w:space="0" w:color="auto"/>
            <w:right w:val="none" w:sz="0" w:space="0" w:color="auto"/>
          </w:divBdr>
        </w:div>
        <w:div w:id="1632056372">
          <w:marLeft w:val="274"/>
          <w:marRight w:val="0"/>
          <w:marTop w:val="96"/>
          <w:marBottom w:val="0"/>
          <w:divBdr>
            <w:top w:val="none" w:sz="0" w:space="0" w:color="auto"/>
            <w:left w:val="none" w:sz="0" w:space="0" w:color="auto"/>
            <w:bottom w:val="none" w:sz="0" w:space="0" w:color="auto"/>
            <w:right w:val="none" w:sz="0" w:space="0" w:color="auto"/>
          </w:divBdr>
        </w:div>
        <w:div w:id="1854495142">
          <w:marLeft w:val="835"/>
          <w:marRight w:val="0"/>
          <w:marTop w:val="86"/>
          <w:marBottom w:val="0"/>
          <w:divBdr>
            <w:top w:val="none" w:sz="0" w:space="0" w:color="auto"/>
            <w:left w:val="none" w:sz="0" w:space="0" w:color="auto"/>
            <w:bottom w:val="none" w:sz="0" w:space="0" w:color="auto"/>
            <w:right w:val="none" w:sz="0" w:space="0" w:color="auto"/>
          </w:divBdr>
        </w:div>
        <w:div w:id="2074352547">
          <w:marLeft w:val="835"/>
          <w:marRight w:val="0"/>
          <w:marTop w:val="86"/>
          <w:marBottom w:val="0"/>
          <w:divBdr>
            <w:top w:val="none" w:sz="0" w:space="0" w:color="auto"/>
            <w:left w:val="none" w:sz="0" w:space="0" w:color="auto"/>
            <w:bottom w:val="none" w:sz="0" w:space="0" w:color="auto"/>
            <w:right w:val="none" w:sz="0" w:space="0" w:color="auto"/>
          </w:divBdr>
        </w:div>
      </w:divsChild>
    </w:div>
    <w:div w:id="1273441557">
      <w:bodyDiv w:val="1"/>
      <w:marLeft w:val="0"/>
      <w:marRight w:val="0"/>
      <w:marTop w:val="0"/>
      <w:marBottom w:val="0"/>
      <w:divBdr>
        <w:top w:val="none" w:sz="0" w:space="0" w:color="auto"/>
        <w:left w:val="none" w:sz="0" w:space="0" w:color="auto"/>
        <w:bottom w:val="none" w:sz="0" w:space="0" w:color="auto"/>
        <w:right w:val="none" w:sz="0" w:space="0" w:color="auto"/>
      </w:divBdr>
    </w:div>
    <w:div w:id="1273904549">
      <w:bodyDiv w:val="1"/>
      <w:marLeft w:val="0"/>
      <w:marRight w:val="0"/>
      <w:marTop w:val="0"/>
      <w:marBottom w:val="0"/>
      <w:divBdr>
        <w:top w:val="none" w:sz="0" w:space="0" w:color="auto"/>
        <w:left w:val="none" w:sz="0" w:space="0" w:color="auto"/>
        <w:bottom w:val="none" w:sz="0" w:space="0" w:color="auto"/>
        <w:right w:val="none" w:sz="0" w:space="0" w:color="auto"/>
      </w:divBdr>
    </w:div>
    <w:div w:id="1275095089">
      <w:bodyDiv w:val="1"/>
      <w:marLeft w:val="0"/>
      <w:marRight w:val="0"/>
      <w:marTop w:val="0"/>
      <w:marBottom w:val="0"/>
      <w:divBdr>
        <w:top w:val="none" w:sz="0" w:space="0" w:color="auto"/>
        <w:left w:val="none" w:sz="0" w:space="0" w:color="auto"/>
        <w:bottom w:val="none" w:sz="0" w:space="0" w:color="auto"/>
        <w:right w:val="none" w:sz="0" w:space="0" w:color="auto"/>
      </w:divBdr>
    </w:div>
    <w:div w:id="1275748414">
      <w:bodyDiv w:val="1"/>
      <w:marLeft w:val="0"/>
      <w:marRight w:val="0"/>
      <w:marTop w:val="0"/>
      <w:marBottom w:val="0"/>
      <w:divBdr>
        <w:top w:val="none" w:sz="0" w:space="0" w:color="auto"/>
        <w:left w:val="none" w:sz="0" w:space="0" w:color="auto"/>
        <w:bottom w:val="none" w:sz="0" w:space="0" w:color="auto"/>
        <w:right w:val="none" w:sz="0" w:space="0" w:color="auto"/>
      </w:divBdr>
    </w:div>
    <w:div w:id="1276135604">
      <w:bodyDiv w:val="1"/>
      <w:marLeft w:val="0"/>
      <w:marRight w:val="0"/>
      <w:marTop w:val="0"/>
      <w:marBottom w:val="0"/>
      <w:divBdr>
        <w:top w:val="none" w:sz="0" w:space="0" w:color="auto"/>
        <w:left w:val="none" w:sz="0" w:space="0" w:color="auto"/>
        <w:bottom w:val="none" w:sz="0" w:space="0" w:color="auto"/>
        <w:right w:val="none" w:sz="0" w:space="0" w:color="auto"/>
      </w:divBdr>
      <w:divsChild>
        <w:div w:id="592395127">
          <w:marLeft w:val="1166"/>
          <w:marRight w:val="0"/>
          <w:marTop w:val="96"/>
          <w:marBottom w:val="0"/>
          <w:divBdr>
            <w:top w:val="none" w:sz="0" w:space="0" w:color="auto"/>
            <w:left w:val="none" w:sz="0" w:space="0" w:color="auto"/>
            <w:bottom w:val="none" w:sz="0" w:space="0" w:color="auto"/>
            <w:right w:val="none" w:sz="0" w:space="0" w:color="auto"/>
          </w:divBdr>
        </w:div>
        <w:div w:id="741831676">
          <w:marLeft w:val="1886"/>
          <w:marRight w:val="0"/>
          <w:marTop w:val="77"/>
          <w:marBottom w:val="0"/>
          <w:divBdr>
            <w:top w:val="none" w:sz="0" w:space="0" w:color="auto"/>
            <w:left w:val="none" w:sz="0" w:space="0" w:color="auto"/>
            <w:bottom w:val="none" w:sz="0" w:space="0" w:color="auto"/>
            <w:right w:val="none" w:sz="0" w:space="0" w:color="auto"/>
          </w:divBdr>
        </w:div>
        <w:div w:id="1084187653">
          <w:marLeft w:val="547"/>
          <w:marRight w:val="0"/>
          <w:marTop w:val="96"/>
          <w:marBottom w:val="0"/>
          <w:divBdr>
            <w:top w:val="none" w:sz="0" w:space="0" w:color="auto"/>
            <w:left w:val="none" w:sz="0" w:space="0" w:color="auto"/>
            <w:bottom w:val="none" w:sz="0" w:space="0" w:color="auto"/>
            <w:right w:val="none" w:sz="0" w:space="0" w:color="auto"/>
          </w:divBdr>
        </w:div>
        <w:div w:id="1125932376">
          <w:marLeft w:val="1166"/>
          <w:marRight w:val="0"/>
          <w:marTop w:val="96"/>
          <w:marBottom w:val="0"/>
          <w:divBdr>
            <w:top w:val="none" w:sz="0" w:space="0" w:color="auto"/>
            <w:left w:val="none" w:sz="0" w:space="0" w:color="auto"/>
            <w:bottom w:val="none" w:sz="0" w:space="0" w:color="auto"/>
            <w:right w:val="none" w:sz="0" w:space="0" w:color="auto"/>
          </w:divBdr>
        </w:div>
        <w:div w:id="1466922436">
          <w:marLeft w:val="1886"/>
          <w:marRight w:val="0"/>
          <w:marTop w:val="77"/>
          <w:marBottom w:val="0"/>
          <w:divBdr>
            <w:top w:val="none" w:sz="0" w:space="0" w:color="auto"/>
            <w:left w:val="none" w:sz="0" w:space="0" w:color="auto"/>
            <w:bottom w:val="none" w:sz="0" w:space="0" w:color="auto"/>
            <w:right w:val="none" w:sz="0" w:space="0" w:color="auto"/>
          </w:divBdr>
        </w:div>
        <w:div w:id="1523743119">
          <w:marLeft w:val="1886"/>
          <w:marRight w:val="0"/>
          <w:marTop w:val="77"/>
          <w:marBottom w:val="0"/>
          <w:divBdr>
            <w:top w:val="none" w:sz="0" w:space="0" w:color="auto"/>
            <w:left w:val="none" w:sz="0" w:space="0" w:color="auto"/>
            <w:bottom w:val="none" w:sz="0" w:space="0" w:color="auto"/>
            <w:right w:val="none" w:sz="0" w:space="0" w:color="auto"/>
          </w:divBdr>
        </w:div>
        <w:div w:id="1681853731">
          <w:marLeft w:val="1886"/>
          <w:marRight w:val="0"/>
          <w:marTop w:val="77"/>
          <w:marBottom w:val="0"/>
          <w:divBdr>
            <w:top w:val="none" w:sz="0" w:space="0" w:color="auto"/>
            <w:left w:val="none" w:sz="0" w:space="0" w:color="auto"/>
            <w:bottom w:val="none" w:sz="0" w:space="0" w:color="auto"/>
            <w:right w:val="none" w:sz="0" w:space="0" w:color="auto"/>
          </w:divBdr>
        </w:div>
        <w:div w:id="1725371983">
          <w:marLeft w:val="1166"/>
          <w:marRight w:val="0"/>
          <w:marTop w:val="96"/>
          <w:marBottom w:val="0"/>
          <w:divBdr>
            <w:top w:val="none" w:sz="0" w:space="0" w:color="auto"/>
            <w:left w:val="none" w:sz="0" w:space="0" w:color="auto"/>
            <w:bottom w:val="none" w:sz="0" w:space="0" w:color="auto"/>
            <w:right w:val="none" w:sz="0" w:space="0" w:color="auto"/>
          </w:divBdr>
        </w:div>
        <w:div w:id="1918008654">
          <w:marLeft w:val="1886"/>
          <w:marRight w:val="0"/>
          <w:marTop w:val="77"/>
          <w:marBottom w:val="0"/>
          <w:divBdr>
            <w:top w:val="none" w:sz="0" w:space="0" w:color="auto"/>
            <w:left w:val="none" w:sz="0" w:space="0" w:color="auto"/>
            <w:bottom w:val="none" w:sz="0" w:space="0" w:color="auto"/>
            <w:right w:val="none" w:sz="0" w:space="0" w:color="auto"/>
          </w:divBdr>
        </w:div>
        <w:div w:id="2009088256">
          <w:marLeft w:val="1166"/>
          <w:marRight w:val="0"/>
          <w:marTop w:val="96"/>
          <w:marBottom w:val="0"/>
          <w:divBdr>
            <w:top w:val="none" w:sz="0" w:space="0" w:color="auto"/>
            <w:left w:val="none" w:sz="0" w:space="0" w:color="auto"/>
            <w:bottom w:val="none" w:sz="0" w:space="0" w:color="auto"/>
            <w:right w:val="none" w:sz="0" w:space="0" w:color="auto"/>
          </w:divBdr>
        </w:div>
        <w:div w:id="2038383610">
          <w:marLeft w:val="1166"/>
          <w:marRight w:val="0"/>
          <w:marTop w:val="96"/>
          <w:marBottom w:val="0"/>
          <w:divBdr>
            <w:top w:val="none" w:sz="0" w:space="0" w:color="auto"/>
            <w:left w:val="none" w:sz="0" w:space="0" w:color="auto"/>
            <w:bottom w:val="none" w:sz="0" w:space="0" w:color="auto"/>
            <w:right w:val="none" w:sz="0" w:space="0" w:color="auto"/>
          </w:divBdr>
        </w:div>
        <w:div w:id="2057580886">
          <w:marLeft w:val="1886"/>
          <w:marRight w:val="0"/>
          <w:marTop w:val="77"/>
          <w:marBottom w:val="0"/>
          <w:divBdr>
            <w:top w:val="none" w:sz="0" w:space="0" w:color="auto"/>
            <w:left w:val="none" w:sz="0" w:space="0" w:color="auto"/>
            <w:bottom w:val="none" w:sz="0" w:space="0" w:color="auto"/>
            <w:right w:val="none" w:sz="0" w:space="0" w:color="auto"/>
          </w:divBdr>
        </w:div>
      </w:divsChild>
    </w:div>
    <w:div w:id="1278411011">
      <w:bodyDiv w:val="1"/>
      <w:marLeft w:val="0"/>
      <w:marRight w:val="0"/>
      <w:marTop w:val="0"/>
      <w:marBottom w:val="0"/>
      <w:divBdr>
        <w:top w:val="none" w:sz="0" w:space="0" w:color="auto"/>
        <w:left w:val="none" w:sz="0" w:space="0" w:color="auto"/>
        <w:bottom w:val="none" w:sz="0" w:space="0" w:color="auto"/>
        <w:right w:val="none" w:sz="0" w:space="0" w:color="auto"/>
      </w:divBdr>
      <w:divsChild>
        <w:div w:id="292293484">
          <w:marLeft w:val="547"/>
          <w:marRight w:val="0"/>
          <w:marTop w:val="154"/>
          <w:marBottom w:val="0"/>
          <w:divBdr>
            <w:top w:val="none" w:sz="0" w:space="0" w:color="auto"/>
            <w:left w:val="none" w:sz="0" w:space="0" w:color="auto"/>
            <w:bottom w:val="none" w:sz="0" w:space="0" w:color="auto"/>
            <w:right w:val="none" w:sz="0" w:space="0" w:color="auto"/>
          </w:divBdr>
        </w:div>
      </w:divsChild>
    </w:div>
    <w:div w:id="1279071756">
      <w:bodyDiv w:val="1"/>
      <w:marLeft w:val="0"/>
      <w:marRight w:val="0"/>
      <w:marTop w:val="0"/>
      <w:marBottom w:val="0"/>
      <w:divBdr>
        <w:top w:val="none" w:sz="0" w:space="0" w:color="auto"/>
        <w:left w:val="none" w:sz="0" w:space="0" w:color="auto"/>
        <w:bottom w:val="none" w:sz="0" w:space="0" w:color="auto"/>
        <w:right w:val="none" w:sz="0" w:space="0" w:color="auto"/>
      </w:divBdr>
    </w:div>
    <w:div w:id="1280574312">
      <w:bodyDiv w:val="1"/>
      <w:marLeft w:val="0"/>
      <w:marRight w:val="0"/>
      <w:marTop w:val="0"/>
      <w:marBottom w:val="0"/>
      <w:divBdr>
        <w:top w:val="none" w:sz="0" w:space="0" w:color="auto"/>
        <w:left w:val="none" w:sz="0" w:space="0" w:color="auto"/>
        <w:bottom w:val="none" w:sz="0" w:space="0" w:color="auto"/>
        <w:right w:val="none" w:sz="0" w:space="0" w:color="auto"/>
      </w:divBdr>
    </w:div>
    <w:div w:id="1283685743">
      <w:bodyDiv w:val="1"/>
      <w:marLeft w:val="0"/>
      <w:marRight w:val="0"/>
      <w:marTop w:val="0"/>
      <w:marBottom w:val="0"/>
      <w:divBdr>
        <w:top w:val="none" w:sz="0" w:space="0" w:color="auto"/>
        <w:left w:val="none" w:sz="0" w:space="0" w:color="auto"/>
        <w:bottom w:val="none" w:sz="0" w:space="0" w:color="auto"/>
        <w:right w:val="none" w:sz="0" w:space="0" w:color="auto"/>
      </w:divBdr>
      <w:divsChild>
        <w:div w:id="169299443">
          <w:marLeft w:val="1526"/>
          <w:marRight w:val="0"/>
          <w:marTop w:val="115"/>
          <w:marBottom w:val="0"/>
          <w:divBdr>
            <w:top w:val="none" w:sz="0" w:space="0" w:color="auto"/>
            <w:left w:val="none" w:sz="0" w:space="0" w:color="auto"/>
            <w:bottom w:val="none" w:sz="0" w:space="0" w:color="auto"/>
            <w:right w:val="none" w:sz="0" w:space="0" w:color="auto"/>
          </w:divBdr>
        </w:div>
        <w:div w:id="271210444">
          <w:marLeft w:val="1800"/>
          <w:marRight w:val="0"/>
          <w:marTop w:val="115"/>
          <w:marBottom w:val="0"/>
          <w:divBdr>
            <w:top w:val="none" w:sz="0" w:space="0" w:color="auto"/>
            <w:left w:val="none" w:sz="0" w:space="0" w:color="auto"/>
            <w:bottom w:val="none" w:sz="0" w:space="0" w:color="auto"/>
            <w:right w:val="none" w:sz="0" w:space="0" w:color="auto"/>
          </w:divBdr>
        </w:div>
        <w:div w:id="812873537">
          <w:marLeft w:val="1800"/>
          <w:marRight w:val="0"/>
          <w:marTop w:val="115"/>
          <w:marBottom w:val="0"/>
          <w:divBdr>
            <w:top w:val="none" w:sz="0" w:space="0" w:color="auto"/>
            <w:left w:val="none" w:sz="0" w:space="0" w:color="auto"/>
            <w:bottom w:val="none" w:sz="0" w:space="0" w:color="auto"/>
            <w:right w:val="none" w:sz="0" w:space="0" w:color="auto"/>
          </w:divBdr>
        </w:div>
        <w:div w:id="913507905">
          <w:marLeft w:val="1526"/>
          <w:marRight w:val="0"/>
          <w:marTop w:val="115"/>
          <w:marBottom w:val="0"/>
          <w:divBdr>
            <w:top w:val="none" w:sz="0" w:space="0" w:color="auto"/>
            <w:left w:val="none" w:sz="0" w:space="0" w:color="auto"/>
            <w:bottom w:val="none" w:sz="0" w:space="0" w:color="auto"/>
            <w:right w:val="none" w:sz="0" w:space="0" w:color="auto"/>
          </w:divBdr>
        </w:div>
        <w:div w:id="1716539257">
          <w:marLeft w:val="1526"/>
          <w:marRight w:val="0"/>
          <w:marTop w:val="115"/>
          <w:marBottom w:val="0"/>
          <w:divBdr>
            <w:top w:val="none" w:sz="0" w:space="0" w:color="auto"/>
            <w:left w:val="none" w:sz="0" w:space="0" w:color="auto"/>
            <w:bottom w:val="none" w:sz="0" w:space="0" w:color="auto"/>
            <w:right w:val="none" w:sz="0" w:space="0" w:color="auto"/>
          </w:divBdr>
        </w:div>
      </w:divsChild>
    </w:div>
    <w:div w:id="1284144195">
      <w:bodyDiv w:val="1"/>
      <w:marLeft w:val="0"/>
      <w:marRight w:val="0"/>
      <w:marTop w:val="0"/>
      <w:marBottom w:val="0"/>
      <w:divBdr>
        <w:top w:val="none" w:sz="0" w:space="0" w:color="auto"/>
        <w:left w:val="none" w:sz="0" w:space="0" w:color="auto"/>
        <w:bottom w:val="none" w:sz="0" w:space="0" w:color="auto"/>
        <w:right w:val="none" w:sz="0" w:space="0" w:color="auto"/>
      </w:divBdr>
    </w:div>
    <w:div w:id="1285306148">
      <w:bodyDiv w:val="1"/>
      <w:marLeft w:val="0"/>
      <w:marRight w:val="0"/>
      <w:marTop w:val="0"/>
      <w:marBottom w:val="0"/>
      <w:divBdr>
        <w:top w:val="none" w:sz="0" w:space="0" w:color="auto"/>
        <w:left w:val="none" w:sz="0" w:space="0" w:color="auto"/>
        <w:bottom w:val="none" w:sz="0" w:space="0" w:color="auto"/>
        <w:right w:val="none" w:sz="0" w:space="0" w:color="auto"/>
      </w:divBdr>
    </w:div>
    <w:div w:id="1285379530">
      <w:bodyDiv w:val="1"/>
      <w:marLeft w:val="0"/>
      <w:marRight w:val="0"/>
      <w:marTop w:val="0"/>
      <w:marBottom w:val="0"/>
      <w:divBdr>
        <w:top w:val="none" w:sz="0" w:space="0" w:color="auto"/>
        <w:left w:val="none" w:sz="0" w:space="0" w:color="auto"/>
        <w:bottom w:val="none" w:sz="0" w:space="0" w:color="auto"/>
        <w:right w:val="none" w:sz="0" w:space="0" w:color="auto"/>
      </w:divBdr>
    </w:div>
    <w:div w:id="1285892104">
      <w:bodyDiv w:val="1"/>
      <w:marLeft w:val="0"/>
      <w:marRight w:val="0"/>
      <w:marTop w:val="0"/>
      <w:marBottom w:val="0"/>
      <w:divBdr>
        <w:top w:val="none" w:sz="0" w:space="0" w:color="auto"/>
        <w:left w:val="none" w:sz="0" w:space="0" w:color="auto"/>
        <w:bottom w:val="none" w:sz="0" w:space="0" w:color="auto"/>
        <w:right w:val="none" w:sz="0" w:space="0" w:color="auto"/>
      </w:divBdr>
    </w:div>
    <w:div w:id="1287081224">
      <w:bodyDiv w:val="1"/>
      <w:marLeft w:val="0"/>
      <w:marRight w:val="0"/>
      <w:marTop w:val="0"/>
      <w:marBottom w:val="0"/>
      <w:divBdr>
        <w:top w:val="none" w:sz="0" w:space="0" w:color="auto"/>
        <w:left w:val="none" w:sz="0" w:space="0" w:color="auto"/>
        <w:bottom w:val="none" w:sz="0" w:space="0" w:color="auto"/>
        <w:right w:val="none" w:sz="0" w:space="0" w:color="auto"/>
      </w:divBdr>
    </w:div>
    <w:div w:id="1288045714">
      <w:bodyDiv w:val="1"/>
      <w:marLeft w:val="0"/>
      <w:marRight w:val="0"/>
      <w:marTop w:val="0"/>
      <w:marBottom w:val="0"/>
      <w:divBdr>
        <w:top w:val="none" w:sz="0" w:space="0" w:color="auto"/>
        <w:left w:val="none" w:sz="0" w:space="0" w:color="auto"/>
        <w:bottom w:val="none" w:sz="0" w:space="0" w:color="auto"/>
        <w:right w:val="none" w:sz="0" w:space="0" w:color="auto"/>
      </w:divBdr>
    </w:div>
    <w:div w:id="1288394385">
      <w:bodyDiv w:val="1"/>
      <w:marLeft w:val="0"/>
      <w:marRight w:val="0"/>
      <w:marTop w:val="0"/>
      <w:marBottom w:val="0"/>
      <w:divBdr>
        <w:top w:val="none" w:sz="0" w:space="0" w:color="auto"/>
        <w:left w:val="none" w:sz="0" w:space="0" w:color="auto"/>
        <w:bottom w:val="none" w:sz="0" w:space="0" w:color="auto"/>
        <w:right w:val="none" w:sz="0" w:space="0" w:color="auto"/>
      </w:divBdr>
    </w:div>
    <w:div w:id="1288969827">
      <w:bodyDiv w:val="1"/>
      <w:marLeft w:val="0"/>
      <w:marRight w:val="0"/>
      <w:marTop w:val="0"/>
      <w:marBottom w:val="0"/>
      <w:divBdr>
        <w:top w:val="none" w:sz="0" w:space="0" w:color="auto"/>
        <w:left w:val="none" w:sz="0" w:space="0" w:color="auto"/>
        <w:bottom w:val="none" w:sz="0" w:space="0" w:color="auto"/>
        <w:right w:val="none" w:sz="0" w:space="0" w:color="auto"/>
      </w:divBdr>
      <w:divsChild>
        <w:div w:id="26957278">
          <w:marLeft w:val="1166"/>
          <w:marRight w:val="0"/>
          <w:marTop w:val="134"/>
          <w:marBottom w:val="0"/>
          <w:divBdr>
            <w:top w:val="none" w:sz="0" w:space="0" w:color="auto"/>
            <w:left w:val="none" w:sz="0" w:space="0" w:color="auto"/>
            <w:bottom w:val="none" w:sz="0" w:space="0" w:color="auto"/>
            <w:right w:val="none" w:sz="0" w:space="0" w:color="auto"/>
          </w:divBdr>
        </w:div>
        <w:div w:id="187261947">
          <w:marLeft w:val="547"/>
          <w:marRight w:val="0"/>
          <w:marTop w:val="154"/>
          <w:marBottom w:val="0"/>
          <w:divBdr>
            <w:top w:val="none" w:sz="0" w:space="0" w:color="auto"/>
            <w:left w:val="none" w:sz="0" w:space="0" w:color="auto"/>
            <w:bottom w:val="none" w:sz="0" w:space="0" w:color="auto"/>
            <w:right w:val="none" w:sz="0" w:space="0" w:color="auto"/>
          </w:divBdr>
        </w:div>
        <w:div w:id="338697480">
          <w:marLeft w:val="547"/>
          <w:marRight w:val="0"/>
          <w:marTop w:val="154"/>
          <w:marBottom w:val="0"/>
          <w:divBdr>
            <w:top w:val="none" w:sz="0" w:space="0" w:color="auto"/>
            <w:left w:val="none" w:sz="0" w:space="0" w:color="auto"/>
            <w:bottom w:val="none" w:sz="0" w:space="0" w:color="auto"/>
            <w:right w:val="none" w:sz="0" w:space="0" w:color="auto"/>
          </w:divBdr>
        </w:div>
        <w:div w:id="754866661">
          <w:marLeft w:val="1166"/>
          <w:marRight w:val="0"/>
          <w:marTop w:val="134"/>
          <w:marBottom w:val="0"/>
          <w:divBdr>
            <w:top w:val="none" w:sz="0" w:space="0" w:color="auto"/>
            <w:left w:val="none" w:sz="0" w:space="0" w:color="auto"/>
            <w:bottom w:val="none" w:sz="0" w:space="0" w:color="auto"/>
            <w:right w:val="none" w:sz="0" w:space="0" w:color="auto"/>
          </w:divBdr>
        </w:div>
        <w:div w:id="1432317040">
          <w:marLeft w:val="1166"/>
          <w:marRight w:val="0"/>
          <w:marTop w:val="134"/>
          <w:marBottom w:val="0"/>
          <w:divBdr>
            <w:top w:val="none" w:sz="0" w:space="0" w:color="auto"/>
            <w:left w:val="none" w:sz="0" w:space="0" w:color="auto"/>
            <w:bottom w:val="none" w:sz="0" w:space="0" w:color="auto"/>
            <w:right w:val="none" w:sz="0" w:space="0" w:color="auto"/>
          </w:divBdr>
        </w:div>
      </w:divsChild>
    </w:div>
    <w:div w:id="1289044499">
      <w:bodyDiv w:val="1"/>
      <w:marLeft w:val="0"/>
      <w:marRight w:val="0"/>
      <w:marTop w:val="0"/>
      <w:marBottom w:val="0"/>
      <w:divBdr>
        <w:top w:val="none" w:sz="0" w:space="0" w:color="auto"/>
        <w:left w:val="none" w:sz="0" w:space="0" w:color="auto"/>
        <w:bottom w:val="none" w:sz="0" w:space="0" w:color="auto"/>
        <w:right w:val="none" w:sz="0" w:space="0" w:color="auto"/>
      </w:divBdr>
      <w:divsChild>
        <w:div w:id="419378760">
          <w:marLeft w:val="547"/>
          <w:marRight w:val="0"/>
          <w:marTop w:val="115"/>
          <w:marBottom w:val="0"/>
          <w:divBdr>
            <w:top w:val="none" w:sz="0" w:space="0" w:color="auto"/>
            <w:left w:val="none" w:sz="0" w:space="0" w:color="auto"/>
            <w:bottom w:val="none" w:sz="0" w:space="0" w:color="auto"/>
            <w:right w:val="none" w:sz="0" w:space="0" w:color="auto"/>
          </w:divBdr>
        </w:div>
        <w:div w:id="1805198133">
          <w:marLeft w:val="547"/>
          <w:marRight w:val="0"/>
          <w:marTop w:val="115"/>
          <w:marBottom w:val="0"/>
          <w:divBdr>
            <w:top w:val="none" w:sz="0" w:space="0" w:color="auto"/>
            <w:left w:val="none" w:sz="0" w:space="0" w:color="auto"/>
            <w:bottom w:val="none" w:sz="0" w:space="0" w:color="auto"/>
            <w:right w:val="none" w:sz="0" w:space="0" w:color="auto"/>
          </w:divBdr>
        </w:div>
      </w:divsChild>
    </w:div>
    <w:div w:id="1289973115">
      <w:bodyDiv w:val="1"/>
      <w:marLeft w:val="0"/>
      <w:marRight w:val="0"/>
      <w:marTop w:val="0"/>
      <w:marBottom w:val="0"/>
      <w:divBdr>
        <w:top w:val="none" w:sz="0" w:space="0" w:color="auto"/>
        <w:left w:val="none" w:sz="0" w:space="0" w:color="auto"/>
        <w:bottom w:val="none" w:sz="0" w:space="0" w:color="auto"/>
        <w:right w:val="none" w:sz="0" w:space="0" w:color="auto"/>
      </w:divBdr>
    </w:div>
    <w:div w:id="1291134073">
      <w:bodyDiv w:val="1"/>
      <w:marLeft w:val="0"/>
      <w:marRight w:val="0"/>
      <w:marTop w:val="0"/>
      <w:marBottom w:val="0"/>
      <w:divBdr>
        <w:top w:val="none" w:sz="0" w:space="0" w:color="auto"/>
        <w:left w:val="none" w:sz="0" w:space="0" w:color="auto"/>
        <w:bottom w:val="none" w:sz="0" w:space="0" w:color="auto"/>
        <w:right w:val="none" w:sz="0" w:space="0" w:color="auto"/>
      </w:divBdr>
      <w:divsChild>
        <w:div w:id="362708956">
          <w:marLeft w:val="1166"/>
          <w:marRight w:val="0"/>
          <w:marTop w:val="240"/>
          <w:marBottom w:val="0"/>
          <w:divBdr>
            <w:top w:val="none" w:sz="0" w:space="0" w:color="auto"/>
            <w:left w:val="none" w:sz="0" w:space="0" w:color="auto"/>
            <w:bottom w:val="none" w:sz="0" w:space="0" w:color="auto"/>
            <w:right w:val="none" w:sz="0" w:space="0" w:color="auto"/>
          </w:divBdr>
        </w:div>
        <w:div w:id="1348096836">
          <w:marLeft w:val="547"/>
          <w:marRight w:val="0"/>
          <w:marTop w:val="240"/>
          <w:marBottom w:val="0"/>
          <w:divBdr>
            <w:top w:val="none" w:sz="0" w:space="0" w:color="auto"/>
            <w:left w:val="none" w:sz="0" w:space="0" w:color="auto"/>
            <w:bottom w:val="none" w:sz="0" w:space="0" w:color="auto"/>
            <w:right w:val="none" w:sz="0" w:space="0" w:color="auto"/>
          </w:divBdr>
        </w:div>
        <w:div w:id="1441102771">
          <w:marLeft w:val="1166"/>
          <w:marRight w:val="0"/>
          <w:marTop w:val="240"/>
          <w:marBottom w:val="0"/>
          <w:divBdr>
            <w:top w:val="none" w:sz="0" w:space="0" w:color="auto"/>
            <w:left w:val="none" w:sz="0" w:space="0" w:color="auto"/>
            <w:bottom w:val="none" w:sz="0" w:space="0" w:color="auto"/>
            <w:right w:val="none" w:sz="0" w:space="0" w:color="auto"/>
          </w:divBdr>
        </w:div>
      </w:divsChild>
    </w:div>
    <w:div w:id="1291864061">
      <w:bodyDiv w:val="1"/>
      <w:marLeft w:val="0"/>
      <w:marRight w:val="0"/>
      <w:marTop w:val="0"/>
      <w:marBottom w:val="0"/>
      <w:divBdr>
        <w:top w:val="none" w:sz="0" w:space="0" w:color="auto"/>
        <w:left w:val="none" w:sz="0" w:space="0" w:color="auto"/>
        <w:bottom w:val="none" w:sz="0" w:space="0" w:color="auto"/>
        <w:right w:val="none" w:sz="0" w:space="0" w:color="auto"/>
      </w:divBdr>
    </w:div>
    <w:div w:id="1292244110">
      <w:bodyDiv w:val="1"/>
      <w:marLeft w:val="0"/>
      <w:marRight w:val="0"/>
      <w:marTop w:val="0"/>
      <w:marBottom w:val="0"/>
      <w:divBdr>
        <w:top w:val="none" w:sz="0" w:space="0" w:color="auto"/>
        <w:left w:val="none" w:sz="0" w:space="0" w:color="auto"/>
        <w:bottom w:val="none" w:sz="0" w:space="0" w:color="auto"/>
        <w:right w:val="none" w:sz="0" w:space="0" w:color="auto"/>
      </w:divBdr>
    </w:div>
    <w:div w:id="1292395652">
      <w:bodyDiv w:val="1"/>
      <w:marLeft w:val="0"/>
      <w:marRight w:val="0"/>
      <w:marTop w:val="0"/>
      <w:marBottom w:val="0"/>
      <w:divBdr>
        <w:top w:val="none" w:sz="0" w:space="0" w:color="auto"/>
        <w:left w:val="none" w:sz="0" w:space="0" w:color="auto"/>
        <w:bottom w:val="none" w:sz="0" w:space="0" w:color="auto"/>
        <w:right w:val="none" w:sz="0" w:space="0" w:color="auto"/>
      </w:divBdr>
      <w:divsChild>
        <w:div w:id="48963127">
          <w:marLeft w:val="0"/>
          <w:marRight w:val="0"/>
          <w:marTop w:val="0"/>
          <w:marBottom w:val="0"/>
          <w:divBdr>
            <w:top w:val="none" w:sz="0" w:space="0" w:color="auto"/>
            <w:left w:val="none" w:sz="0" w:space="0" w:color="auto"/>
            <w:bottom w:val="none" w:sz="0" w:space="0" w:color="auto"/>
            <w:right w:val="none" w:sz="0" w:space="0" w:color="auto"/>
          </w:divBdr>
          <w:divsChild>
            <w:div w:id="1159228560">
              <w:marLeft w:val="0"/>
              <w:marRight w:val="0"/>
              <w:marTop w:val="0"/>
              <w:marBottom w:val="0"/>
              <w:divBdr>
                <w:top w:val="none" w:sz="0" w:space="0" w:color="auto"/>
                <w:left w:val="none" w:sz="0" w:space="0" w:color="auto"/>
                <w:bottom w:val="none" w:sz="0" w:space="0" w:color="auto"/>
                <w:right w:val="none" w:sz="0" w:space="0" w:color="auto"/>
              </w:divBdr>
            </w:div>
          </w:divsChild>
        </w:div>
        <w:div w:id="290749160">
          <w:marLeft w:val="0"/>
          <w:marRight w:val="0"/>
          <w:marTop w:val="0"/>
          <w:marBottom w:val="0"/>
          <w:divBdr>
            <w:top w:val="none" w:sz="0" w:space="0" w:color="auto"/>
            <w:left w:val="none" w:sz="0" w:space="0" w:color="auto"/>
            <w:bottom w:val="none" w:sz="0" w:space="0" w:color="auto"/>
            <w:right w:val="none" w:sz="0" w:space="0" w:color="auto"/>
          </w:divBdr>
        </w:div>
        <w:div w:id="1313173335">
          <w:marLeft w:val="0"/>
          <w:marRight w:val="0"/>
          <w:marTop w:val="0"/>
          <w:marBottom w:val="0"/>
          <w:divBdr>
            <w:top w:val="none" w:sz="0" w:space="0" w:color="auto"/>
            <w:left w:val="none" w:sz="0" w:space="0" w:color="auto"/>
            <w:bottom w:val="none" w:sz="0" w:space="0" w:color="auto"/>
            <w:right w:val="none" w:sz="0" w:space="0" w:color="auto"/>
          </w:divBdr>
        </w:div>
        <w:div w:id="1693920438">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7244010">
              <w:marLeft w:val="0"/>
              <w:marRight w:val="0"/>
              <w:marTop w:val="0"/>
              <w:marBottom w:val="0"/>
              <w:divBdr>
                <w:top w:val="none" w:sz="0" w:space="0" w:color="auto"/>
                <w:left w:val="none" w:sz="0" w:space="0" w:color="auto"/>
                <w:bottom w:val="none" w:sz="0" w:space="0" w:color="auto"/>
                <w:right w:val="none" w:sz="0" w:space="0" w:color="auto"/>
              </w:divBdr>
            </w:div>
            <w:div w:id="1256867902">
              <w:marLeft w:val="0"/>
              <w:marRight w:val="0"/>
              <w:marTop w:val="0"/>
              <w:marBottom w:val="0"/>
              <w:divBdr>
                <w:top w:val="none" w:sz="0" w:space="0" w:color="auto"/>
                <w:left w:val="none" w:sz="0" w:space="0" w:color="auto"/>
                <w:bottom w:val="none" w:sz="0" w:space="0" w:color="auto"/>
                <w:right w:val="none" w:sz="0" w:space="0" w:color="auto"/>
              </w:divBdr>
            </w:div>
            <w:div w:id="1395737663">
              <w:marLeft w:val="0"/>
              <w:marRight w:val="0"/>
              <w:marTop w:val="0"/>
              <w:marBottom w:val="0"/>
              <w:divBdr>
                <w:top w:val="none" w:sz="0" w:space="0" w:color="auto"/>
                <w:left w:val="none" w:sz="0" w:space="0" w:color="auto"/>
                <w:bottom w:val="none" w:sz="0" w:space="0" w:color="auto"/>
                <w:right w:val="none" w:sz="0" w:space="0" w:color="auto"/>
              </w:divBdr>
              <w:divsChild>
                <w:div w:id="261375921">
                  <w:marLeft w:val="0"/>
                  <w:marRight w:val="0"/>
                  <w:marTop w:val="0"/>
                  <w:marBottom w:val="0"/>
                  <w:divBdr>
                    <w:top w:val="none" w:sz="0" w:space="0" w:color="auto"/>
                    <w:left w:val="none" w:sz="0" w:space="0" w:color="auto"/>
                    <w:bottom w:val="none" w:sz="0" w:space="0" w:color="auto"/>
                    <w:right w:val="none" w:sz="0" w:space="0" w:color="auto"/>
                  </w:divBdr>
                </w:div>
                <w:div w:id="435445408">
                  <w:marLeft w:val="0"/>
                  <w:marRight w:val="0"/>
                  <w:marTop w:val="0"/>
                  <w:marBottom w:val="0"/>
                  <w:divBdr>
                    <w:top w:val="none" w:sz="0" w:space="0" w:color="auto"/>
                    <w:left w:val="none" w:sz="0" w:space="0" w:color="auto"/>
                    <w:bottom w:val="none" w:sz="0" w:space="0" w:color="auto"/>
                    <w:right w:val="none" w:sz="0" w:space="0" w:color="auto"/>
                  </w:divBdr>
                </w:div>
                <w:div w:id="935752475">
                  <w:marLeft w:val="0"/>
                  <w:marRight w:val="0"/>
                  <w:marTop w:val="0"/>
                  <w:marBottom w:val="0"/>
                  <w:divBdr>
                    <w:top w:val="none" w:sz="0" w:space="0" w:color="auto"/>
                    <w:left w:val="none" w:sz="0" w:space="0" w:color="auto"/>
                    <w:bottom w:val="none" w:sz="0" w:space="0" w:color="auto"/>
                    <w:right w:val="none" w:sz="0" w:space="0" w:color="auto"/>
                  </w:divBdr>
                </w:div>
                <w:div w:id="1334796872">
                  <w:marLeft w:val="0"/>
                  <w:marRight w:val="0"/>
                  <w:marTop w:val="0"/>
                  <w:marBottom w:val="0"/>
                  <w:divBdr>
                    <w:top w:val="none" w:sz="0" w:space="0" w:color="auto"/>
                    <w:left w:val="none" w:sz="0" w:space="0" w:color="auto"/>
                    <w:bottom w:val="none" w:sz="0" w:space="0" w:color="auto"/>
                    <w:right w:val="none" w:sz="0" w:space="0" w:color="auto"/>
                  </w:divBdr>
                  <w:divsChild>
                    <w:div w:id="716397417">
                      <w:marLeft w:val="0"/>
                      <w:marRight w:val="0"/>
                      <w:marTop w:val="0"/>
                      <w:marBottom w:val="0"/>
                      <w:divBdr>
                        <w:top w:val="none" w:sz="0" w:space="0" w:color="auto"/>
                        <w:left w:val="none" w:sz="0" w:space="0" w:color="auto"/>
                        <w:bottom w:val="none" w:sz="0" w:space="0" w:color="auto"/>
                        <w:right w:val="none" w:sz="0" w:space="0" w:color="auto"/>
                      </w:divBdr>
                    </w:div>
                    <w:div w:id="1589927066">
                      <w:marLeft w:val="0"/>
                      <w:marRight w:val="0"/>
                      <w:marTop w:val="0"/>
                      <w:marBottom w:val="0"/>
                      <w:divBdr>
                        <w:top w:val="none" w:sz="0" w:space="0" w:color="auto"/>
                        <w:left w:val="none" w:sz="0" w:space="0" w:color="auto"/>
                        <w:bottom w:val="none" w:sz="0" w:space="0" w:color="auto"/>
                        <w:right w:val="none" w:sz="0" w:space="0" w:color="auto"/>
                      </w:divBdr>
                    </w:div>
                    <w:div w:id="1979722580">
                      <w:marLeft w:val="0"/>
                      <w:marRight w:val="0"/>
                      <w:marTop w:val="0"/>
                      <w:marBottom w:val="0"/>
                      <w:divBdr>
                        <w:top w:val="none" w:sz="0" w:space="0" w:color="auto"/>
                        <w:left w:val="none" w:sz="0" w:space="0" w:color="auto"/>
                        <w:bottom w:val="none" w:sz="0" w:space="0" w:color="auto"/>
                        <w:right w:val="none" w:sz="0" w:space="0" w:color="auto"/>
                      </w:divBdr>
                    </w:div>
                  </w:divsChild>
                </w:div>
                <w:div w:id="2014799129">
                  <w:marLeft w:val="0"/>
                  <w:marRight w:val="0"/>
                  <w:marTop w:val="0"/>
                  <w:marBottom w:val="0"/>
                  <w:divBdr>
                    <w:top w:val="none" w:sz="0" w:space="0" w:color="auto"/>
                    <w:left w:val="none" w:sz="0" w:space="0" w:color="auto"/>
                    <w:bottom w:val="none" w:sz="0" w:space="0" w:color="auto"/>
                    <w:right w:val="none" w:sz="0" w:space="0" w:color="auto"/>
                  </w:divBdr>
                </w:div>
              </w:divsChild>
            </w:div>
            <w:div w:id="20205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1925">
      <w:bodyDiv w:val="1"/>
      <w:marLeft w:val="0"/>
      <w:marRight w:val="0"/>
      <w:marTop w:val="0"/>
      <w:marBottom w:val="0"/>
      <w:divBdr>
        <w:top w:val="none" w:sz="0" w:space="0" w:color="auto"/>
        <w:left w:val="none" w:sz="0" w:space="0" w:color="auto"/>
        <w:bottom w:val="none" w:sz="0" w:space="0" w:color="auto"/>
        <w:right w:val="none" w:sz="0" w:space="0" w:color="auto"/>
      </w:divBdr>
    </w:div>
    <w:div w:id="1293170192">
      <w:bodyDiv w:val="1"/>
      <w:marLeft w:val="0"/>
      <w:marRight w:val="0"/>
      <w:marTop w:val="0"/>
      <w:marBottom w:val="0"/>
      <w:divBdr>
        <w:top w:val="none" w:sz="0" w:space="0" w:color="auto"/>
        <w:left w:val="none" w:sz="0" w:space="0" w:color="auto"/>
        <w:bottom w:val="none" w:sz="0" w:space="0" w:color="auto"/>
        <w:right w:val="none" w:sz="0" w:space="0" w:color="auto"/>
      </w:divBdr>
    </w:div>
    <w:div w:id="1294405953">
      <w:bodyDiv w:val="1"/>
      <w:marLeft w:val="0"/>
      <w:marRight w:val="0"/>
      <w:marTop w:val="0"/>
      <w:marBottom w:val="0"/>
      <w:divBdr>
        <w:top w:val="none" w:sz="0" w:space="0" w:color="auto"/>
        <w:left w:val="none" w:sz="0" w:space="0" w:color="auto"/>
        <w:bottom w:val="none" w:sz="0" w:space="0" w:color="auto"/>
        <w:right w:val="none" w:sz="0" w:space="0" w:color="auto"/>
      </w:divBdr>
      <w:divsChild>
        <w:div w:id="45449100">
          <w:marLeft w:val="1080"/>
          <w:marRight w:val="0"/>
          <w:marTop w:val="100"/>
          <w:marBottom w:val="0"/>
          <w:divBdr>
            <w:top w:val="none" w:sz="0" w:space="0" w:color="auto"/>
            <w:left w:val="none" w:sz="0" w:space="0" w:color="auto"/>
            <w:bottom w:val="none" w:sz="0" w:space="0" w:color="auto"/>
            <w:right w:val="none" w:sz="0" w:space="0" w:color="auto"/>
          </w:divBdr>
        </w:div>
        <w:div w:id="175850156">
          <w:marLeft w:val="1080"/>
          <w:marRight w:val="0"/>
          <w:marTop w:val="100"/>
          <w:marBottom w:val="0"/>
          <w:divBdr>
            <w:top w:val="none" w:sz="0" w:space="0" w:color="auto"/>
            <w:left w:val="none" w:sz="0" w:space="0" w:color="auto"/>
            <w:bottom w:val="none" w:sz="0" w:space="0" w:color="auto"/>
            <w:right w:val="none" w:sz="0" w:space="0" w:color="auto"/>
          </w:divBdr>
        </w:div>
        <w:div w:id="883711134">
          <w:marLeft w:val="1080"/>
          <w:marRight w:val="0"/>
          <w:marTop w:val="100"/>
          <w:marBottom w:val="0"/>
          <w:divBdr>
            <w:top w:val="none" w:sz="0" w:space="0" w:color="auto"/>
            <w:left w:val="none" w:sz="0" w:space="0" w:color="auto"/>
            <w:bottom w:val="none" w:sz="0" w:space="0" w:color="auto"/>
            <w:right w:val="none" w:sz="0" w:space="0" w:color="auto"/>
          </w:divBdr>
        </w:div>
        <w:div w:id="1329333706">
          <w:marLeft w:val="360"/>
          <w:marRight w:val="0"/>
          <w:marTop w:val="200"/>
          <w:marBottom w:val="0"/>
          <w:divBdr>
            <w:top w:val="none" w:sz="0" w:space="0" w:color="auto"/>
            <w:left w:val="none" w:sz="0" w:space="0" w:color="auto"/>
            <w:bottom w:val="none" w:sz="0" w:space="0" w:color="auto"/>
            <w:right w:val="none" w:sz="0" w:space="0" w:color="auto"/>
          </w:divBdr>
        </w:div>
      </w:divsChild>
    </w:div>
    <w:div w:id="1295600571">
      <w:bodyDiv w:val="1"/>
      <w:marLeft w:val="0"/>
      <w:marRight w:val="0"/>
      <w:marTop w:val="0"/>
      <w:marBottom w:val="0"/>
      <w:divBdr>
        <w:top w:val="none" w:sz="0" w:space="0" w:color="auto"/>
        <w:left w:val="none" w:sz="0" w:space="0" w:color="auto"/>
        <w:bottom w:val="none" w:sz="0" w:space="0" w:color="auto"/>
        <w:right w:val="none" w:sz="0" w:space="0" w:color="auto"/>
      </w:divBdr>
    </w:div>
    <w:div w:id="1298801652">
      <w:bodyDiv w:val="1"/>
      <w:marLeft w:val="0"/>
      <w:marRight w:val="0"/>
      <w:marTop w:val="0"/>
      <w:marBottom w:val="0"/>
      <w:divBdr>
        <w:top w:val="none" w:sz="0" w:space="0" w:color="auto"/>
        <w:left w:val="none" w:sz="0" w:space="0" w:color="auto"/>
        <w:bottom w:val="none" w:sz="0" w:space="0" w:color="auto"/>
        <w:right w:val="none" w:sz="0" w:space="0" w:color="auto"/>
      </w:divBdr>
    </w:div>
    <w:div w:id="1298948875">
      <w:bodyDiv w:val="1"/>
      <w:marLeft w:val="0"/>
      <w:marRight w:val="0"/>
      <w:marTop w:val="0"/>
      <w:marBottom w:val="0"/>
      <w:divBdr>
        <w:top w:val="none" w:sz="0" w:space="0" w:color="auto"/>
        <w:left w:val="none" w:sz="0" w:space="0" w:color="auto"/>
        <w:bottom w:val="none" w:sz="0" w:space="0" w:color="auto"/>
        <w:right w:val="none" w:sz="0" w:space="0" w:color="auto"/>
      </w:divBdr>
    </w:div>
    <w:div w:id="1299455725">
      <w:bodyDiv w:val="1"/>
      <w:marLeft w:val="0"/>
      <w:marRight w:val="0"/>
      <w:marTop w:val="0"/>
      <w:marBottom w:val="0"/>
      <w:divBdr>
        <w:top w:val="none" w:sz="0" w:space="0" w:color="auto"/>
        <w:left w:val="none" w:sz="0" w:space="0" w:color="auto"/>
        <w:bottom w:val="none" w:sz="0" w:space="0" w:color="auto"/>
        <w:right w:val="none" w:sz="0" w:space="0" w:color="auto"/>
      </w:divBdr>
      <w:divsChild>
        <w:div w:id="118882836">
          <w:marLeft w:val="1166"/>
          <w:marRight w:val="0"/>
          <w:marTop w:val="96"/>
          <w:marBottom w:val="0"/>
          <w:divBdr>
            <w:top w:val="none" w:sz="0" w:space="0" w:color="auto"/>
            <w:left w:val="none" w:sz="0" w:space="0" w:color="auto"/>
            <w:bottom w:val="none" w:sz="0" w:space="0" w:color="auto"/>
            <w:right w:val="none" w:sz="0" w:space="0" w:color="auto"/>
          </w:divBdr>
        </w:div>
        <w:div w:id="222302258">
          <w:marLeft w:val="1800"/>
          <w:marRight w:val="0"/>
          <w:marTop w:val="82"/>
          <w:marBottom w:val="0"/>
          <w:divBdr>
            <w:top w:val="none" w:sz="0" w:space="0" w:color="auto"/>
            <w:left w:val="none" w:sz="0" w:space="0" w:color="auto"/>
            <w:bottom w:val="none" w:sz="0" w:space="0" w:color="auto"/>
            <w:right w:val="none" w:sz="0" w:space="0" w:color="auto"/>
          </w:divBdr>
        </w:div>
        <w:div w:id="364788775">
          <w:marLeft w:val="547"/>
          <w:marRight w:val="0"/>
          <w:marTop w:val="106"/>
          <w:marBottom w:val="0"/>
          <w:divBdr>
            <w:top w:val="none" w:sz="0" w:space="0" w:color="auto"/>
            <w:left w:val="none" w:sz="0" w:space="0" w:color="auto"/>
            <w:bottom w:val="none" w:sz="0" w:space="0" w:color="auto"/>
            <w:right w:val="none" w:sz="0" w:space="0" w:color="auto"/>
          </w:divBdr>
        </w:div>
        <w:div w:id="1119108396">
          <w:marLeft w:val="1166"/>
          <w:marRight w:val="0"/>
          <w:marTop w:val="96"/>
          <w:marBottom w:val="0"/>
          <w:divBdr>
            <w:top w:val="none" w:sz="0" w:space="0" w:color="auto"/>
            <w:left w:val="none" w:sz="0" w:space="0" w:color="auto"/>
            <w:bottom w:val="none" w:sz="0" w:space="0" w:color="auto"/>
            <w:right w:val="none" w:sz="0" w:space="0" w:color="auto"/>
          </w:divBdr>
        </w:div>
        <w:div w:id="1219366631">
          <w:marLeft w:val="1166"/>
          <w:marRight w:val="0"/>
          <w:marTop w:val="96"/>
          <w:marBottom w:val="0"/>
          <w:divBdr>
            <w:top w:val="none" w:sz="0" w:space="0" w:color="auto"/>
            <w:left w:val="none" w:sz="0" w:space="0" w:color="auto"/>
            <w:bottom w:val="none" w:sz="0" w:space="0" w:color="auto"/>
            <w:right w:val="none" w:sz="0" w:space="0" w:color="auto"/>
          </w:divBdr>
        </w:div>
        <w:div w:id="1406075552">
          <w:marLeft w:val="547"/>
          <w:marRight w:val="0"/>
          <w:marTop w:val="106"/>
          <w:marBottom w:val="0"/>
          <w:divBdr>
            <w:top w:val="none" w:sz="0" w:space="0" w:color="auto"/>
            <w:left w:val="none" w:sz="0" w:space="0" w:color="auto"/>
            <w:bottom w:val="none" w:sz="0" w:space="0" w:color="auto"/>
            <w:right w:val="none" w:sz="0" w:space="0" w:color="auto"/>
          </w:divBdr>
        </w:div>
        <w:div w:id="2139300612">
          <w:marLeft w:val="1166"/>
          <w:marRight w:val="0"/>
          <w:marTop w:val="96"/>
          <w:marBottom w:val="0"/>
          <w:divBdr>
            <w:top w:val="none" w:sz="0" w:space="0" w:color="auto"/>
            <w:left w:val="none" w:sz="0" w:space="0" w:color="auto"/>
            <w:bottom w:val="none" w:sz="0" w:space="0" w:color="auto"/>
            <w:right w:val="none" w:sz="0" w:space="0" w:color="auto"/>
          </w:divBdr>
        </w:div>
      </w:divsChild>
    </w:div>
    <w:div w:id="1299988797">
      <w:bodyDiv w:val="1"/>
      <w:marLeft w:val="0"/>
      <w:marRight w:val="0"/>
      <w:marTop w:val="0"/>
      <w:marBottom w:val="0"/>
      <w:divBdr>
        <w:top w:val="none" w:sz="0" w:space="0" w:color="auto"/>
        <w:left w:val="none" w:sz="0" w:space="0" w:color="auto"/>
        <w:bottom w:val="none" w:sz="0" w:space="0" w:color="auto"/>
        <w:right w:val="none" w:sz="0" w:space="0" w:color="auto"/>
      </w:divBdr>
    </w:div>
    <w:div w:id="1300064035">
      <w:bodyDiv w:val="1"/>
      <w:marLeft w:val="0"/>
      <w:marRight w:val="0"/>
      <w:marTop w:val="0"/>
      <w:marBottom w:val="0"/>
      <w:divBdr>
        <w:top w:val="none" w:sz="0" w:space="0" w:color="auto"/>
        <w:left w:val="none" w:sz="0" w:space="0" w:color="auto"/>
        <w:bottom w:val="none" w:sz="0" w:space="0" w:color="auto"/>
        <w:right w:val="none" w:sz="0" w:space="0" w:color="auto"/>
      </w:divBdr>
    </w:div>
    <w:div w:id="1300380831">
      <w:bodyDiv w:val="1"/>
      <w:marLeft w:val="0"/>
      <w:marRight w:val="0"/>
      <w:marTop w:val="0"/>
      <w:marBottom w:val="0"/>
      <w:divBdr>
        <w:top w:val="none" w:sz="0" w:space="0" w:color="auto"/>
        <w:left w:val="none" w:sz="0" w:space="0" w:color="auto"/>
        <w:bottom w:val="none" w:sz="0" w:space="0" w:color="auto"/>
        <w:right w:val="none" w:sz="0" w:space="0" w:color="auto"/>
      </w:divBdr>
      <w:divsChild>
        <w:div w:id="2632802">
          <w:marLeft w:val="547"/>
          <w:marRight w:val="0"/>
          <w:marTop w:val="134"/>
          <w:marBottom w:val="0"/>
          <w:divBdr>
            <w:top w:val="none" w:sz="0" w:space="0" w:color="auto"/>
            <w:left w:val="none" w:sz="0" w:space="0" w:color="auto"/>
            <w:bottom w:val="none" w:sz="0" w:space="0" w:color="auto"/>
            <w:right w:val="none" w:sz="0" w:space="0" w:color="auto"/>
          </w:divBdr>
        </w:div>
        <w:div w:id="110132922">
          <w:marLeft w:val="1166"/>
          <w:marRight w:val="0"/>
          <w:marTop w:val="96"/>
          <w:marBottom w:val="0"/>
          <w:divBdr>
            <w:top w:val="none" w:sz="0" w:space="0" w:color="auto"/>
            <w:left w:val="none" w:sz="0" w:space="0" w:color="auto"/>
            <w:bottom w:val="none" w:sz="0" w:space="0" w:color="auto"/>
            <w:right w:val="none" w:sz="0" w:space="0" w:color="auto"/>
          </w:divBdr>
        </w:div>
        <w:div w:id="1210149867">
          <w:marLeft w:val="1166"/>
          <w:marRight w:val="0"/>
          <w:marTop w:val="96"/>
          <w:marBottom w:val="0"/>
          <w:divBdr>
            <w:top w:val="none" w:sz="0" w:space="0" w:color="auto"/>
            <w:left w:val="none" w:sz="0" w:space="0" w:color="auto"/>
            <w:bottom w:val="none" w:sz="0" w:space="0" w:color="auto"/>
            <w:right w:val="none" w:sz="0" w:space="0" w:color="auto"/>
          </w:divBdr>
        </w:div>
        <w:div w:id="1739746612">
          <w:marLeft w:val="1166"/>
          <w:marRight w:val="0"/>
          <w:marTop w:val="96"/>
          <w:marBottom w:val="0"/>
          <w:divBdr>
            <w:top w:val="none" w:sz="0" w:space="0" w:color="auto"/>
            <w:left w:val="none" w:sz="0" w:space="0" w:color="auto"/>
            <w:bottom w:val="none" w:sz="0" w:space="0" w:color="auto"/>
            <w:right w:val="none" w:sz="0" w:space="0" w:color="auto"/>
          </w:divBdr>
        </w:div>
      </w:divsChild>
    </w:div>
    <w:div w:id="1301115568">
      <w:bodyDiv w:val="1"/>
      <w:marLeft w:val="0"/>
      <w:marRight w:val="0"/>
      <w:marTop w:val="0"/>
      <w:marBottom w:val="0"/>
      <w:divBdr>
        <w:top w:val="none" w:sz="0" w:space="0" w:color="auto"/>
        <w:left w:val="none" w:sz="0" w:space="0" w:color="auto"/>
        <w:bottom w:val="none" w:sz="0" w:space="0" w:color="auto"/>
        <w:right w:val="none" w:sz="0" w:space="0" w:color="auto"/>
      </w:divBdr>
      <w:divsChild>
        <w:div w:id="212231204">
          <w:marLeft w:val="1166"/>
          <w:marRight w:val="0"/>
          <w:marTop w:val="134"/>
          <w:marBottom w:val="0"/>
          <w:divBdr>
            <w:top w:val="none" w:sz="0" w:space="0" w:color="auto"/>
            <w:left w:val="none" w:sz="0" w:space="0" w:color="auto"/>
            <w:bottom w:val="none" w:sz="0" w:space="0" w:color="auto"/>
            <w:right w:val="none" w:sz="0" w:space="0" w:color="auto"/>
          </w:divBdr>
        </w:div>
        <w:div w:id="578515534">
          <w:marLeft w:val="1166"/>
          <w:marRight w:val="0"/>
          <w:marTop w:val="134"/>
          <w:marBottom w:val="0"/>
          <w:divBdr>
            <w:top w:val="none" w:sz="0" w:space="0" w:color="auto"/>
            <w:left w:val="none" w:sz="0" w:space="0" w:color="auto"/>
            <w:bottom w:val="none" w:sz="0" w:space="0" w:color="auto"/>
            <w:right w:val="none" w:sz="0" w:space="0" w:color="auto"/>
          </w:divBdr>
        </w:div>
        <w:div w:id="1797065783">
          <w:marLeft w:val="547"/>
          <w:marRight w:val="0"/>
          <w:marTop w:val="154"/>
          <w:marBottom w:val="0"/>
          <w:divBdr>
            <w:top w:val="none" w:sz="0" w:space="0" w:color="auto"/>
            <w:left w:val="none" w:sz="0" w:space="0" w:color="auto"/>
            <w:bottom w:val="none" w:sz="0" w:space="0" w:color="auto"/>
            <w:right w:val="none" w:sz="0" w:space="0" w:color="auto"/>
          </w:divBdr>
        </w:div>
        <w:div w:id="2082172820">
          <w:marLeft w:val="1800"/>
          <w:marRight w:val="0"/>
          <w:marTop w:val="115"/>
          <w:marBottom w:val="0"/>
          <w:divBdr>
            <w:top w:val="none" w:sz="0" w:space="0" w:color="auto"/>
            <w:left w:val="none" w:sz="0" w:space="0" w:color="auto"/>
            <w:bottom w:val="none" w:sz="0" w:space="0" w:color="auto"/>
            <w:right w:val="none" w:sz="0" w:space="0" w:color="auto"/>
          </w:divBdr>
        </w:div>
      </w:divsChild>
    </w:div>
    <w:div w:id="1301155916">
      <w:bodyDiv w:val="1"/>
      <w:marLeft w:val="0"/>
      <w:marRight w:val="0"/>
      <w:marTop w:val="0"/>
      <w:marBottom w:val="0"/>
      <w:divBdr>
        <w:top w:val="none" w:sz="0" w:space="0" w:color="auto"/>
        <w:left w:val="none" w:sz="0" w:space="0" w:color="auto"/>
        <w:bottom w:val="none" w:sz="0" w:space="0" w:color="auto"/>
        <w:right w:val="none" w:sz="0" w:space="0" w:color="auto"/>
      </w:divBdr>
    </w:div>
    <w:div w:id="1301376912">
      <w:bodyDiv w:val="1"/>
      <w:marLeft w:val="0"/>
      <w:marRight w:val="0"/>
      <w:marTop w:val="0"/>
      <w:marBottom w:val="0"/>
      <w:divBdr>
        <w:top w:val="none" w:sz="0" w:space="0" w:color="auto"/>
        <w:left w:val="none" w:sz="0" w:space="0" w:color="auto"/>
        <w:bottom w:val="none" w:sz="0" w:space="0" w:color="auto"/>
        <w:right w:val="none" w:sz="0" w:space="0" w:color="auto"/>
      </w:divBdr>
      <w:divsChild>
        <w:div w:id="24212123">
          <w:marLeft w:val="1800"/>
          <w:marRight w:val="0"/>
          <w:marTop w:val="82"/>
          <w:marBottom w:val="0"/>
          <w:divBdr>
            <w:top w:val="none" w:sz="0" w:space="0" w:color="auto"/>
            <w:left w:val="none" w:sz="0" w:space="0" w:color="auto"/>
            <w:bottom w:val="none" w:sz="0" w:space="0" w:color="auto"/>
            <w:right w:val="none" w:sz="0" w:space="0" w:color="auto"/>
          </w:divBdr>
        </w:div>
        <w:div w:id="452601846">
          <w:marLeft w:val="1800"/>
          <w:marRight w:val="0"/>
          <w:marTop w:val="82"/>
          <w:marBottom w:val="0"/>
          <w:divBdr>
            <w:top w:val="none" w:sz="0" w:space="0" w:color="auto"/>
            <w:left w:val="none" w:sz="0" w:space="0" w:color="auto"/>
            <w:bottom w:val="none" w:sz="0" w:space="0" w:color="auto"/>
            <w:right w:val="none" w:sz="0" w:space="0" w:color="auto"/>
          </w:divBdr>
        </w:div>
        <w:div w:id="542180802">
          <w:marLeft w:val="1166"/>
          <w:marRight w:val="0"/>
          <w:marTop w:val="96"/>
          <w:marBottom w:val="0"/>
          <w:divBdr>
            <w:top w:val="none" w:sz="0" w:space="0" w:color="auto"/>
            <w:left w:val="none" w:sz="0" w:space="0" w:color="auto"/>
            <w:bottom w:val="none" w:sz="0" w:space="0" w:color="auto"/>
            <w:right w:val="none" w:sz="0" w:space="0" w:color="auto"/>
          </w:divBdr>
        </w:div>
        <w:div w:id="638417612">
          <w:marLeft w:val="1166"/>
          <w:marRight w:val="0"/>
          <w:marTop w:val="96"/>
          <w:marBottom w:val="0"/>
          <w:divBdr>
            <w:top w:val="none" w:sz="0" w:space="0" w:color="auto"/>
            <w:left w:val="none" w:sz="0" w:space="0" w:color="auto"/>
            <w:bottom w:val="none" w:sz="0" w:space="0" w:color="auto"/>
            <w:right w:val="none" w:sz="0" w:space="0" w:color="auto"/>
          </w:divBdr>
        </w:div>
        <w:div w:id="1139612107">
          <w:marLeft w:val="1800"/>
          <w:marRight w:val="0"/>
          <w:marTop w:val="82"/>
          <w:marBottom w:val="0"/>
          <w:divBdr>
            <w:top w:val="none" w:sz="0" w:space="0" w:color="auto"/>
            <w:left w:val="none" w:sz="0" w:space="0" w:color="auto"/>
            <w:bottom w:val="none" w:sz="0" w:space="0" w:color="auto"/>
            <w:right w:val="none" w:sz="0" w:space="0" w:color="auto"/>
          </w:divBdr>
        </w:div>
        <w:div w:id="1147940961">
          <w:marLeft w:val="1166"/>
          <w:marRight w:val="0"/>
          <w:marTop w:val="96"/>
          <w:marBottom w:val="0"/>
          <w:divBdr>
            <w:top w:val="none" w:sz="0" w:space="0" w:color="auto"/>
            <w:left w:val="none" w:sz="0" w:space="0" w:color="auto"/>
            <w:bottom w:val="none" w:sz="0" w:space="0" w:color="auto"/>
            <w:right w:val="none" w:sz="0" w:space="0" w:color="auto"/>
          </w:divBdr>
        </w:div>
        <w:div w:id="1155488993">
          <w:marLeft w:val="547"/>
          <w:marRight w:val="0"/>
          <w:marTop w:val="106"/>
          <w:marBottom w:val="0"/>
          <w:divBdr>
            <w:top w:val="none" w:sz="0" w:space="0" w:color="auto"/>
            <w:left w:val="none" w:sz="0" w:space="0" w:color="auto"/>
            <w:bottom w:val="none" w:sz="0" w:space="0" w:color="auto"/>
            <w:right w:val="none" w:sz="0" w:space="0" w:color="auto"/>
          </w:divBdr>
        </w:div>
        <w:div w:id="1564632782">
          <w:marLeft w:val="1166"/>
          <w:marRight w:val="0"/>
          <w:marTop w:val="96"/>
          <w:marBottom w:val="0"/>
          <w:divBdr>
            <w:top w:val="none" w:sz="0" w:space="0" w:color="auto"/>
            <w:left w:val="none" w:sz="0" w:space="0" w:color="auto"/>
            <w:bottom w:val="none" w:sz="0" w:space="0" w:color="auto"/>
            <w:right w:val="none" w:sz="0" w:space="0" w:color="auto"/>
          </w:divBdr>
        </w:div>
        <w:div w:id="1760326772">
          <w:marLeft w:val="547"/>
          <w:marRight w:val="0"/>
          <w:marTop w:val="106"/>
          <w:marBottom w:val="0"/>
          <w:divBdr>
            <w:top w:val="none" w:sz="0" w:space="0" w:color="auto"/>
            <w:left w:val="none" w:sz="0" w:space="0" w:color="auto"/>
            <w:bottom w:val="none" w:sz="0" w:space="0" w:color="auto"/>
            <w:right w:val="none" w:sz="0" w:space="0" w:color="auto"/>
          </w:divBdr>
        </w:div>
        <w:div w:id="1801802680">
          <w:marLeft w:val="1166"/>
          <w:marRight w:val="0"/>
          <w:marTop w:val="96"/>
          <w:marBottom w:val="0"/>
          <w:divBdr>
            <w:top w:val="none" w:sz="0" w:space="0" w:color="auto"/>
            <w:left w:val="none" w:sz="0" w:space="0" w:color="auto"/>
            <w:bottom w:val="none" w:sz="0" w:space="0" w:color="auto"/>
            <w:right w:val="none" w:sz="0" w:space="0" w:color="auto"/>
          </w:divBdr>
        </w:div>
        <w:div w:id="1965885399">
          <w:marLeft w:val="1800"/>
          <w:marRight w:val="0"/>
          <w:marTop w:val="82"/>
          <w:marBottom w:val="0"/>
          <w:divBdr>
            <w:top w:val="none" w:sz="0" w:space="0" w:color="auto"/>
            <w:left w:val="none" w:sz="0" w:space="0" w:color="auto"/>
            <w:bottom w:val="none" w:sz="0" w:space="0" w:color="auto"/>
            <w:right w:val="none" w:sz="0" w:space="0" w:color="auto"/>
          </w:divBdr>
        </w:div>
      </w:divsChild>
    </w:div>
    <w:div w:id="1301499778">
      <w:bodyDiv w:val="1"/>
      <w:marLeft w:val="0"/>
      <w:marRight w:val="0"/>
      <w:marTop w:val="0"/>
      <w:marBottom w:val="0"/>
      <w:divBdr>
        <w:top w:val="none" w:sz="0" w:space="0" w:color="auto"/>
        <w:left w:val="none" w:sz="0" w:space="0" w:color="auto"/>
        <w:bottom w:val="none" w:sz="0" w:space="0" w:color="auto"/>
        <w:right w:val="none" w:sz="0" w:space="0" w:color="auto"/>
      </w:divBdr>
    </w:div>
    <w:div w:id="1302033122">
      <w:bodyDiv w:val="1"/>
      <w:marLeft w:val="0"/>
      <w:marRight w:val="0"/>
      <w:marTop w:val="0"/>
      <w:marBottom w:val="0"/>
      <w:divBdr>
        <w:top w:val="none" w:sz="0" w:space="0" w:color="auto"/>
        <w:left w:val="none" w:sz="0" w:space="0" w:color="auto"/>
        <w:bottom w:val="none" w:sz="0" w:space="0" w:color="auto"/>
        <w:right w:val="none" w:sz="0" w:space="0" w:color="auto"/>
      </w:divBdr>
      <w:divsChild>
        <w:div w:id="1787967757">
          <w:marLeft w:val="0"/>
          <w:marRight w:val="0"/>
          <w:marTop w:val="0"/>
          <w:marBottom w:val="0"/>
          <w:divBdr>
            <w:top w:val="none" w:sz="0" w:space="0" w:color="auto"/>
            <w:left w:val="none" w:sz="0" w:space="0" w:color="auto"/>
            <w:bottom w:val="none" w:sz="0" w:space="0" w:color="auto"/>
            <w:right w:val="none" w:sz="0" w:space="0" w:color="auto"/>
          </w:divBdr>
          <w:divsChild>
            <w:div w:id="144858705">
              <w:marLeft w:val="0"/>
              <w:marRight w:val="0"/>
              <w:marTop w:val="0"/>
              <w:marBottom w:val="0"/>
              <w:divBdr>
                <w:top w:val="none" w:sz="0" w:space="0" w:color="auto"/>
                <w:left w:val="none" w:sz="0" w:space="0" w:color="auto"/>
                <w:bottom w:val="none" w:sz="0" w:space="0" w:color="auto"/>
                <w:right w:val="none" w:sz="0" w:space="0" w:color="auto"/>
              </w:divBdr>
            </w:div>
            <w:div w:id="401685665">
              <w:marLeft w:val="0"/>
              <w:marRight w:val="0"/>
              <w:marTop w:val="0"/>
              <w:marBottom w:val="0"/>
              <w:divBdr>
                <w:top w:val="none" w:sz="0" w:space="0" w:color="auto"/>
                <w:left w:val="none" w:sz="0" w:space="0" w:color="auto"/>
                <w:bottom w:val="none" w:sz="0" w:space="0" w:color="auto"/>
                <w:right w:val="none" w:sz="0" w:space="0" w:color="auto"/>
              </w:divBdr>
            </w:div>
            <w:div w:id="602998468">
              <w:marLeft w:val="0"/>
              <w:marRight w:val="0"/>
              <w:marTop w:val="0"/>
              <w:marBottom w:val="0"/>
              <w:divBdr>
                <w:top w:val="none" w:sz="0" w:space="0" w:color="auto"/>
                <w:left w:val="none" w:sz="0" w:space="0" w:color="auto"/>
                <w:bottom w:val="none" w:sz="0" w:space="0" w:color="auto"/>
                <w:right w:val="none" w:sz="0" w:space="0" w:color="auto"/>
              </w:divBdr>
            </w:div>
            <w:div w:id="717708643">
              <w:marLeft w:val="0"/>
              <w:marRight w:val="0"/>
              <w:marTop w:val="0"/>
              <w:marBottom w:val="0"/>
              <w:divBdr>
                <w:top w:val="none" w:sz="0" w:space="0" w:color="auto"/>
                <w:left w:val="none" w:sz="0" w:space="0" w:color="auto"/>
                <w:bottom w:val="none" w:sz="0" w:space="0" w:color="auto"/>
                <w:right w:val="none" w:sz="0" w:space="0" w:color="auto"/>
              </w:divBdr>
            </w:div>
            <w:div w:id="836074943">
              <w:marLeft w:val="0"/>
              <w:marRight w:val="0"/>
              <w:marTop w:val="0"/>
              <w:marBottom w:val="0"/>
              <w:divBdr>
                <w:top w:val="none" w:sz="0" w:space="0" w:color="auto"/>
                <w:left w:val="none" w:sz="0" w:space="0" w:color="auto"/>
                <w:bottom w:val="none" w:sz="0" w:space="0" w:color="auto"/>
                <w:right w:val="none" w:sz="0" w:space="0" w:color="auto"/>
              </w:divBdr>
            </w:div>
            <w:div w:id="1952515454">
              <w:marLeft w:val="0"/>
              <w:marRight w:val="0"/>
              <w:marTop w:val="0"/>
              <w:marBottom w:val="0"/>
              <w:divBdr>
                <w:top w:val="none" w:sz="0" w:space="0" w:color="auto"/>
                <w:left w:val="none" w:sz="0" w:space="0" w:color="auto"/>
                <w:bottom w:val="none" w:sz="0" w:space="0" w:color="auto"/>
                <w:right w:val="none" w:sz="0" w:space="0" w:color="auto"/>
              </w:divBdr>
            </w:div>
            <w:div w:id="19672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2735">
      <w:bodyDiv w:val="1"/>
      <w:marLeft w:val="0"/>
      <w:marRight w:val="0"/>
      <w:marTop w:val="0"/>
      <w:marBottom w:val="0"/>
      <w:divBdr>
        <w:top w:val="none" w:sz="0" w:space="0" w:color="auto"/>
        <w:left w:val="none" w:sz="0" w:space="0" w:color="auto"/>
        <w:bottom w:val="none" w:sz="0" w:space="0" w:color="auto"/>
        <w:right w:val="none" w:sz="0" w:space="0" w:color="auto"/>
      </w:divBdr>
    </w:div>
    <w:div w:id="1302543461">
      <w:bodyDiv w:val="1"/>
      <w:marLeft w:val="0"/>
      <w:marRight w:val="0"/>
      <w:marTop w:val="0"/>
      <w:marBottom w:val="0"/>
      <w:divBdr>
        <w:top w:val="none" w:sz="0" w:space="0" w:color="auto"/>
        <w:left w:val="none" w:sz="0" w:space="0" w:color="auto"/>
        <w:bottom w:val="none" w:sz="0" w:space="0" w:color="auto"/>
        <w:right w:val="none" w:sz="0" w:space="0" w:color="auto"/>
      </w:divBdr>
    </w:div>
    <w:div w:id="1302615491">
      <w:bodyDiv w:val="1"/>
      <w:marLeft w:val="0"/>
      <w:marRight w:val="0"/>
      <w:marTop w:val="0"/>
      <w:marBottom w:val="0"/>
      <w:divBdr>
        <w:top w:val="none" w:sz="0" w:space="0" w:color="auto"/>
        <w:left w:val="none" w:sz="0" w:space="0" w:color="auto"/>
        <w:bottom w:val="none" w:sz="0" w:space="0" w:color="auto"/>
        <w:right w:val="none" w:sz="0" w:space="0" w:color="auto"/>
      </w:divBdr>
    </w:div>
    <w:div w:id="1302810185">
      <w:bodyDiv w:val="1"/>
      <w:marLeft w:val="0"/>
      <w:marRight w:val="0"/>
      <w:marTop w:val="0"/>
      <w:marBottom w:val="0"/>
      <w:divBdr>
        <w:top w:val="none" w:sz="0" w:space="0" w:color="auto"/>
        <w:left w:val="none" w:sz="0" w:space="0" w:color="auto"/>
        <w:bottom w:val="none" w:sz="0" w:space="0" w:color="auto"/>
        <w:right w:val="none" w:sz="0" w:space="0" w:color="auto"/>
      </w:divBdr>
    </w:div>
    <w:div w:id="1303804571">
      <w:bodyDiv w:val="1"/>
      <w:marLeft w:val="0"/>
      <w:marRight w:val="0"/>
      <w:marTop w:val="0"/>
      <w:marBottom w:val="0"/>
      <w:divBdr>
        <w:top w:val="none" w:sz="0" w:space="0" w:color="auto"/>
        <w:left w:val="none" w:sz="0" w:space="0" w:color="auto"/>
        <w:bottom w:val="none" w:sz="0" w:space="0" w:color="auto"/>
        <w:right w:val="none" w:sz="0" w:space="0" w:color="auto"/>
      </w:divBdr>
      <w:divsChild>
        <w:div w:id="223834195">
          <w:marLeft w:val="1166"/>
          <w:marRight w:val="0"/>
          <w:marTop w:val="96"/>
          <w:marBottom w:val="0"/>
          <w:divBdr>
            <w:top w:val="none" w:sz="0" w:space="0" w:color="auto"/>
            <w:left w:val="none" w:sz="0" w:space="0" w:color="auto"/>
            <w:bottom w:val="none" w:sz="0" w:space="0" w:color="auto"/>
            <w:right w:val="none" w:sz="0" w:space="0" w:color="auto"/>
          </w:divBdr>
        </w:div>
        <w:div w:id="1019815249">
          <w:marLeft w:val="1166"/>
          <w:marRight w:val="0"/>
          <w:marTop w:val="96"/>
          <w:marBottom w:val="0"/>
          <w:divBdr>
            <w:top w:val="none" w:sz="0" w:space="0" w:color="auto"/>
            <w:left w:val="none" w:sz="0" w:space="0" w:color="auto"/>
            <w:bottom w:val="none" w:sz="0" w:space="0" w:color="auto"/>
            <w:right w:val="none" w:sz="0" w:space="0" w:color="auto"/>
          </w:divBdr>
        </w:div>
        <w:div w:id="1067385474">
          <w:marLeft w:val="1166"/>
          <w:marRight w:val="0"/>
          <w:marTop w:val="96"/>
          <w:marBottom w:val="0"/>
          <w:divBdr>
            <w:top w:val="none" w:sz="0" w:space="0" w:color="auto"/>
            <w:left w:val="none" w:sz="0" w:space="0" w:color="auto"/>
            <w:bottom w:val="none" w:sz="0" w:space="0" w:color="auto"/>
            <w:right w:val="none" w:sz="0" w:space="0" w:color="auto"/>
          </w:divBdr>
        </w:div>
        <w:div w:id="1227228661">
          <w:marLeft w:val="1166"/>
          <w:marRight w:val="0"/>
          <w:marTop w:val="96"/>
          <w:marBottom w:val="0"/>
          <w:divBdr>
            <w:top w:val="none" w:sz="0" w:space="0" w:color="auto"/>
            <w:left w:val="none" w:sz="0" w:space="0" w:color="auto"/>
            <w:bottom w:val="none" w:sz="0" w:space="0" w:color="auto"/>
            <w:right w:val="none" w:sz="0" w:space="0" w:color="auto"/>
          </w:divBdr>
        </w:div>
        <w:div w:id="1597640916">
          <w:marLeft w:val="547"/>
          <w:marRight w:val="0"/>
          <w:marTop w:val="115"/>
          <w:marBottom w:val="0"/>
          <w:divBdr>
            <w:top w:val="none" w:sz="0" w:space="0" w:color="auto"/>
            <w:left w:val="none" w:sz="0" w:space="0" w:color="auto"/>
            <w:bottom w:val="none" w:sz="0" w:space="0" w:color="auto"/>
            <w:right w:val="none" w:sz="0" w:space="0" w:color="auto"/>
          </w:divBdr>
        </w:div>
        <w:div w:id="1897282155">
          <w:marLeft w:val="1166"/>
          <w:marRight w:val="0"/>
          <w:marTop w:val="96"/>
          <w:marBottom w:val="0"/>
          <w:divBdr>
            <w:top w:val="none" w:sz="0" w:space="0" w:color="auto"/>
            <w:left w:val="none" w:sz="0" w:space="0" w:color="auto"/>
            <w:bottom w:val="none" w:sz="0" w:space="0" w:color="auto"/>
            <w:right w:val="none" w:sz="0" w:space="0" w:color="auto"/>
          </w:divBdr>
        </w:div>
      </w:divsChild>
    </w:div>
    <w:div w:id="1304894876">
      <w:bodyDiv w:val="1"/>
      <w:marLeft w:val="0"/>
      <w:marRight w:val="0"/>
      <w:marTop w:val="0"/>
      <w:marBottom w:val="0"/>
      <w:divBdr>
        <w:top w:val="none" w:sz="0" w:space="0" w:color="auto"/>
        <w:left w:val="none" w:sz="0" w:space="0" w:color="auto"/>
        <w:bottom w:val="none" w:sz="0" w:space="0" w:color="auto"/>
        <w:right w:val="none" w:sz="0" w:space="0" w:color="auto"/>
      </w:divBdr>
      <w:divsChild>
        <w:div w:id="136193117">
          <w:marLeft w:val="1800"/>
          <w:marRight w:val="0"/>
          <w:marTop w:val="82"/>
          <w:marBottom w:val="0"/>
          <w:divBdr>
            <w:top w:val="none" w:sz="0" w:space="0" w:color="auto"/>
            <w:left w:val="none" w:sz="0" w:space="0" w:color="auto"/>
            <w:bottom w:val="none" w:sz="0" w:space="0" w:color="auto"/>
            <w:right w:val="none" w:sz="0" w:space="0" w:color="auto"/>
          </w:divBdr>
        </w:div>
        <w:div w:id="355693762">
          <w:marLeft w:val="1166"/>
          <w:marRight w:val="0"/>
          <w:marTop w:val="96"/>
          <w:marBottom w:val="0"/>
          <w:divBdr>
            <w:top w:val="none" w:sz="0" w:space="0" w:color="auto"/>
            <w:left w:val="none" w:sz="0" w:space="0" w:color="auto"/>
            <w:bottom w:val="none" w:sz="0" w:space="0" w:color="auto"/>
            <w:right w:val="none" w:sz="0" w:space="0" w:color="auto"/>
          </w:divBdr>
        </w:div>
        <w:div w:id="364252735">
          <w:marLeft w:val="1800"/>
          <w:marRight w:val="0"/>
          <w:marTop w:val="82"/>
          <w:marBottom w:val="0"/>
          <w:divBdr>
            <w:top w:val="none" w:sz="0" w:space="0" w:color="auto"/>
            <w:left w:val="none" w:sz="0" w:space="0" w:color="auto"/>
            <w:bottom w:val="none" w:sz="0" w:space="0" w:color="auto"/>
            <w:right w:val="none" w:sz="0" w:space="0" w:color="auto"/>
          </w:divBdr>
        </w:div>
        <w:div w:id="525876417">
          <w:marLeft w:val="547"/>
          <w:marRight w:val="0"/>
          <w:marTop w:val="106"/>
          <w:marBottom w:val="0"/>
          <w:divBdr>
            <w:top w:val="none" w:sz="0" w:space="0" w:color="auto"/>
            <w:left w:val="none" w:sz="0" w:space="0" w:color="auto"/>
            <w:bottom w:val="none" w:sz="0" w:space="0" w:color="auto"/>
            <w:right w:val="none" w:sz="0" w:space="0" w:color="auto"/>
          </w:divBdr>
        </w:div>
        <w:div w:id="611086584">
          <w:marLeft w:val="1166"/>
          <w:marRight w:val="0"/>
          <w:marTop w:val="96"/>
          <w:marBottom w:val="0"/>
          <w:divBdr>
            <w:top w:val="none" w:sz="0" w:space="0" w:color="auto"/>
            <w:left w:val="none" w:sz="0" w:space="0" w:color="auto"/>
            <w:bottom w:val="none" w:sz="0" w:space="0" w:color="auto"/>
            <w:right w:val="none" w:sz="0" w:space="0" w:color="auto"/>
          </w:divBdr>
        </w:div>
        <w:div w:id="1676347736">
          <w:marLeft w:val="1800"/>
          <w:marRight w:val="0"/>
          <w:marTop w:val="82"/>
          <w:marBottom w:val="0"/>
          <w:divBdr>
            <w:top w:val="none" w:sz="0" w:space="0" w:color="auto"/>
            <w:left w:val="none" w:sz="0" w:space="0" w:color="auto"/>
            <w:bottom w:val="none" w:sz="0" w:space="0" w:color="auto"/>
            <w:right w:val="none" w:sz="0" w:space="0" w:color="auto"/>
          </w:divBdr>
        </w:div>
        <w:div w:id="1995331569">
          <w:marLeft w:val="547"/>
          <w:marRight w:val="0"/>
          <w:marTop w:val="106"/>
          <w:marBottom w:val="0"/>
          <w:divBdr>
            <w:top w:val="none" w:sz="0" w:space="0" w:color="auto"/>
            <w:left w:val="none" w:sz="0" w:space="0" w:color="auto"/>
            <w:bottom w:val="none" w:sz="0" w:space="0" w:color="auto"/>
            <w:right w:val="none" w:sz="0" w:space="0" w:color="auto"/>
          </w:divBdr>
        </w:div>
      </w:divsChild>
    </w:div>
    <w:div w:id="1305506759">
      <w:bodyDiv w:val="1"/>
      <w:marLeft w:val="0"/>
      <w:marRight w:val="0"/>
      <w:marTop w:val="0"/>
      <w:marBottom w:val="0"/>
      <w:divBdr>
        <w:top w:val="none" w:sz="0" w:space="0" w:color="auto"/>
        <w:left w:val="none" w:sz="0" w:space="0" w:color="auto"/>
        <w:bottom w:val="none" w:sz="0" w:space="0" w:color="auto"/>
        <w:right w:val="none" w:sz="0" w:space="0" w:color="auto"/>
      </w:divBdr>
    </w:div>
    <w:div w:id="1306281414">
      <w:bodyDiv w:val="1"/>
      <w:marLeft w:val="0"/>
      <w:marRight w:val="0"/>
      <w:marTop w:val="0"/>
      <w:marBottom w:val="0"/>
      <w:divBdr>
        <w:top w:val="none" w:sz="0" w:space="0" w:color="auto"/>
        <w:left w:val="none" w:sz="0" w:space="0" w:color="auto"/>
        <w:bottom w:val="none" w:sz="0" w:space="0" w:color="auto"/>
        <w:right w:val="none" w:sz="0" w:space="0" w:color="auto"/>
      </w:divBdr>
    </w:div>
    <w:div w:id="1306742779">
      <w:bodyDiv w:val="1"/>
      <w:marLeft w:val="0"/>
      <w:marRight w:val="0"/>
      <w:marTop w:val="0"/>
      <w:marBottom w:val="0"/>
      <w:divBdr>
        <w:top w:val="none" w:sz="0" w:space="0" w:color="auto"/>
        <w:left w:val="none" w:sz="0" w:space="0" w:color="auto"/>
        <w:bottom w:val="none" w:sz="0" w:space="0" w:color="auto"/>
        <w:right w:val="none" w:sz="0" w:space="0" w:color="auto"/>
      </w:divBdr>
    </w:div>
    <w:div w:id="1310864120">
      <w:bodyDiv w:val="1"/>
      <w:marLeft w:val="0"/>
      <w:marRight w:val="0"/>
      <w:marTop w:val="0"/>
      <w:marBottom w:val="0"/>
      <w:divBdr>
        <w:top w:val="none" w:sz="0" w:space="0" w:color="auto"/>
        <w:left w:val="none" w:sz="0" w:space="0" w:color="auto"/>
        <w:bottom w:val="none" w:sz="0" w:space="0" w:color="auto"/>
        <w:right w:val="none" w:sz="0" w:space="0" w:color="auto"/>
      </w:divBdr>
    </w:div>
    <w:div w:id="1310985872">
      <w:bodyDiv w:val="1"/>
      <w:marLeft w:val="0"/>
      <w:marRight w:val="0"/>
      <w:marTop w:val="0"/>
      <w:marBottom w:val="0"/>
      <w:divBdr>
        <w:top w:val="none" w:sz="0" w:space="0" w:color="auto"/>
        <w:left w:val="none" w:sz="0" w:space="0" w:color="auto"/>
        <w:bottom w:val="none" w:sz="0" w:space="0" w:color="auto"/>
        <w:right w:val="none" w:sz="0" w:space="0" w:color="auto"/>
      </w:divBdr>
    </w:div>
    <w:div w:id="1311325121">
      <w:bodyDiv w:val="1"/>
      <w:marLeft w:val="0"/>
      <w:marRight w:val="0"/>
      <w:marTop w:val="0"/>
      <w:marBottom w:val="0"/>
      <w:divBdr>
        <w:top w:val="none" w:sz="0" w:space="0" w:color="auto"/>
        <w:left w:val="none" w:sz="0" w:space="0" w:color="auto"/>
        <w:bottom w:val="none" w:sz="0" w:space="0" w:color="auto"/>
        <w:right w:val="none" w:sz="0" w:space="0" w:color="auto"/>
      </w:divBdr>
    </w:div>
    <w:div w:id="1311591308">
      <w:bodyDiv w:val="1"/>
      <w:marLeft w:val="0"/>
      <w:marRight w:val="0"/>
      <w:marTop w:val="0"/>
      <w:marBottom w:val="0"/>
      <w:divBdr>
        <w:top w:val="none" w:sz="0" w:space="0" w:color="auto"/>
        <w:left w:val="none" w:sz="0" w:space="0" w:color="auto"/>
        <w:bottom w:val="none" w:sz="0" w:space="0" w:color="auto"/>
        <w:right w:val="none" w:sz="0" w:space="0" w:color="auto"/>
      </w:divBdr>
    </w:div>
    <w:div w:id="1311711071">
      <w:bodyDiv w:val="1"/>
      <w:marLeft w:val="0"/>
      <w:marRight w:val="0"/>
      <w:marTop w:val="0"/>
      <w:marBottom w:val="0"/>
      <w:divBdr>
        <w:top w:val="none" w:sz="0" w:space="0" w:color="auto"/>
        <w:left w:val="none" w:sz="0" w:space="0" w:color="auto"/>
        <w:bottom w:val="none" w:sz="0" w:space="0" w:color="auto"/>
        <w:right w:val="none" w:sz="0" w:space="0" w:color="auto"/>
      </w:divBdr>
      <w:divsChild>
        <w:div w:id="54202055">
          <w:marLeft w:val="1440"/>
          <w:marRight w:val="0"/>
          <w:marTop w:val="0"/>
          <w:marBottom w:val="0"/>
          <w:divBdr>
            <w:top w:val="none" w:sz="0" w:space="0" w:color="auto"/>
            <w:left w:val="none" w:sz="0" w:space="0" w:color="auto"/>
            <w:bottom w:val="none" w:sz="0" w:space="0" w:color="auto"/>
            <w:right w:val="none" w:sz="0" w:space="0" w:color="auto"/>
          </w:divBdr>
        </w:div>
        <w:div w:id="446629567">
          <w:marLeft w:val="2160"/>
          <w:marRight w:val="0"/>
          <w:marTop w:val="0"/>
          <w:marBottom w:val="0"/>
          <w:divBdr>
            <w:top w:val="none" w:sz="0" w:space="0" w:color="auto"/>
            <w:left w:val="none" w:sz="0" w:space="0" w:color="auto"/>
            <w:bottom w:val="none" w:sz="0" w:space="0" w:color="auto"/>
            <w:right w:val="none" w:sz="0" w:space="0" w:color="auto"/>
          </w:divBdr>
        </w:div>
        <w:div w:id="467824212">
          <w:marLeft w:val="2160"/>
          <w:marRight w:val="0"/>
          <w:marTop w:val="0"/>
          <w:marBottom w:val="0"/>
          <w:divBdr>
            <w:top w:val="none" w:sz="0" w:space="0" w:color="auto"/>
            <w:left w:val="none" w:sz="0" w:space="0" w:color="auto"/>
            <w:bottom w:val="none" w:sz="0" w:space="0" w:color="auto"/>
            <w:right w:val="none" w:sz="0" w:space="0" w:color="auto"/>
          </w:divBdr>
        </w:div>
        <w:div w:id="589316101">
          <w:marLeft w:val="2160"/>
          <w:marRight w:val="0"/>
          <w:marTop w:val="0"/>
          <w:marBottom w:val="0"/>
          <w:divBdr>
            <w:top w:val="none" w:sz="0" w:space="0" w:color="auto"/>
            <w:left w:val="none" w:sz="0" w:space="0" w:color="auto"/>
            <w:bottom w:val="none" w:sz="0" w:space="0" w:color="auto"/>
            <w:right w:val="none" w:sz="0" w:space="0" w:color="auto"/>
          </w:divBdr>
        </w:div>
        <w:div w:id="937250293">
          <w:marLeft w:val="2160"/>
          <w:marRight w:val="0"/>
          <w:marTop w:val="0"/>
          <w:marBottom w:val="0"/>
          <w:divBdr>
            <w:top w:val="none" w:sz="0" w:space="0" w:color="auto"/>
            <w:left w:val="none" w:sz="0" w:space="0" w:color="auto"/>
            <w:bottom w:val="none" w:sz="0" w:space="0" w:color="auto"/>
            <w:right w:val="none" w:sz="0" w:space="0" w:color="auto"/>
          </w:divBdr>
        </w:div>
        <w:div w:id="1145581359">
          <w:marLeft w:val="1440"/>
          <w:marRight w:val="0"/>
          <w:marTop w:val="0"/>
          <w:marBottom w:val="0"/>
          <w:divBdr>
            <w:top w:val="none" w:sz="0" w:space="0" w:color="auto"/>
            <w:left w:val="none" w:sz="0" w:space="0" w:color="auto"/>
            <w:bottom w:val="none" w:sz="0" w:space="0" w:color="auto"/>
            <w:right w:val="none" w:sz="0" w:space="0" w:color="auto"/>
          </w:divBdr>
        </w:div>
        <w:div w:id="1398747716">
          <w:marLeft w:val="720"/>
          <w:marRight w:val="0"/>
          <w:marTop w:val="0"/>
          <w:marBottom w:val="0"/>
          <w:divBdr>
            <w:top w:val="none" w:sz="0" w:space="0" w:color="auto"/>
            <w:left w:val="none" w:sz="0" w:space="0" w:color="auto"/>
            <w:bottom w:val="none" w:sz="0" w:space="0" w:color="auto"/>
            <w:right w:val="none" w:sz="0" w:space="0" w:color="auto"/>
          </w:divBdr>
        </w:div>
        <w:div w:id="1488206640">
          <w:marLeft w:val="2160"/>
          <w:marRight w:val="0"/>
          <w:marTop w:val="0"/>
          <w:marBottom w:val="0"/>
          <w:divBdr>
            <w:top w:val="none" w:sz="0" w:space="0" w:color="auto"/>
            <w:left w:val="none" w:sz="0" w:space="0" w:color="auto"/>
            <w:bottom w:val="none" w:sz="0" w:space="0" w:color="auto"/>
            <w:right w:val="none" w:sz="0" w:space="0" w:color="auto"/>
          </w:divBdr>
        </w:div>
        <w:div w:id="1689596822">
          <w:marLeft w:val="720"/>
          <w:marRight w:val="0"/>
          <w:marTop w:val="0"/>
          <w:marBottom w:val="0"/>
          <w:divBdr>
            <w:top w:val="none" w:sz="0" w:space="0" w:color="auto"/>
            <w:left w:val="none" w:sz="0" w:space="0" w:color="auto"/>
            <w:bottom w:val="none" w:sz="0" w:space="0" w:color="auto"/>
            <w:right w:val="none" w:sz="0" w:space="0" w:color="auto"/>
          </w:divBdr>
        </w:div>
        <w:div w:id="1727099600">
          <w:marLeft w:val="2160"/>
          <w:marRight w:val="0"/>
          <w:marTop w:val="0"/>
          <w:marBottom w:val="0"/>
          <w:divBdr>
            <w:top w:val="none" w:sz="0" w:space="0" w:color="auto"/>
            <w:left w:val="none" w:sz="0" w:space="0" w:color="auto"/>
            <w:bottom w:val="none" w:sz="0" w:space="0" w:color="auto"/>
            <w:right w:val="none" w:sz="0" w:space="0" w:color="auto"/>
          </w:divBdr>
        </w:div>
        <w:div w:id="1727221920">
          <w:marLeft w:val="1440"/>
          <w:marRight w:val="0"/>
          <w:marTop w:val="0"/>
          <w:marBottom w:val="0"/>
          <w:divBdr>
            <w:top w:val="none" w:sz="0" w:space="0" w:color="auto"/>
            <w:left w:val="none" w:sz="0" w:space="0" w:color="auto"/>
            <w:bottom w:val="none" w:sz="0" w:space="0" w:color="auto"/>
            <w:right w:val="none" w:sz="0" w:space="0" w:color="auto"/>
          </w:divBdr>
        </w:div>
        <w:div w:id="1788697223">
          <w:marLeft w:val="1440"/>
          <w:marRight w:val="0"/>
          <w:marTop w:val="0"/>
          <w:marBottom w:val="0"/>
          <w:divBdr>
            <w:top w:val="none" w:sz="0" w:space="0" w:color="auto"/>
            <w:left w:val="none" w:sz="0" w:space="0" w:color="auto"/>
            <w:bottom w:val="none" w:sz="0" w:space="0" w:color="auto"/>
            <w:right w:val="none" w:sz="0" w:space="0" w:color="auto"/>
          </w:divBdr>
        </w:div>
        <w:div w:id="1801724675">
          <w:marLeft w:val="720"/>
          <w:marRight w:val="0"/>
          <w:marTop w:val="0"/>
          <w:marBottom w:val="0"/>
          <w:divBdr>
            <w:top w:val="none" w:sz="0" w:space="0" w:color="auto"/>
            <w:left w:val="none" w:sz="0" w:space="0" w:color="auto"/>
            <w:bottom w:val="none" w:sz="0" w:space="0" w:color="auto"/>
            <w:right w:val="none" w:sz="0" w:space="0" w:color="auto"/>
          </w:divBdr>
        </w:div>
      </w:divsChild>
    </w:div>
    <w:div w:id="1311712618">
      <w:bodyDiv w:val="1"/>
      <w:marLeft w:val="0"/>
      <w:marRight w:val="0"/>
      <w:marTop w:val="0"/>
      <w:marBottom w:val="0"/>
      <w:divBdr>
        <w:top w:val="none" w:sz="0" w:space="0" w:color="auto"/>
        <w:left w:val="none" w:sz="0" w:space="0" w:color="auto"/>
        <w:bottom w:val="none" w:sz="0" w:space="0" w:color="auto"/>
        <w:right w:val="none" w:sz="0" w:space="0" w:color="auto"/>
      </w:divBdr>
    </w:div>
    <w:div w:id="1312097781">
      <w:bodyDiv w:val="1"/>
      <w:marLeft w:val="0"/>
      <w:marRight w:val="0"/>
      <w:marTop w:val="0"/>
      <w:marBottom w:val="0"/>
      <w:divBdr>
        <w:top w:val="none" w:sz="0" w:space="0" w:color="auto"/>
        <w:left w:val="none" w:sz="0" w:space="0" w:color="auto"/>
        <w:bottom w:val="none" w:sz="0" w:space="0" w:color="auto"/>
        <w:right w:val="none" w:sz="0" w:space="0" w:color="auto"/>
      </w:divBdr>
    </w:div>
    <w:div w:id="1312448415">
      <w:bodyDiv w:val="1"/>
      <w:marLeft w:val="0"/>
      <w:marRight w:val="0"/>
      <w:marTop w:val="0"/>
      <w:marBottom w:val="0"/>
      <w:divBdr>
        <w:top w:val="none" w:sz="0" w:space="0" w:color="auto"/>
        <w:left w:val="none" w:sz="0" w:space="0" w:color="auto"/>
        <w:bottom w:val="none" w:sz="0" w:space="0" w:color="auto"/>
        <w:right w:val="none" w:sz="0" w:space="0" w:color="auto"/>
      </w:divBdr>
    </w:div>
    <w:div w:id="1312834360">
      <w:bodyDiv w:val="1"/>
      <w:marLeft w:val="0"/>
      <w:marRight w:val="0"/>
      <w:marTop w:val="0"/>
      <w:marBottom w:val="0"/>
      <w:divBdr>
        <w:top w:val="none" w:sz="0" w:space="0" w:color="auto"/>
        <w:left w:val="none" w:sz="0" w:space="0" w:color="auto"/>
        <w:bottom w:val="none" w:sz="0" w:space="0" w:color="auto"/>
        <w:right w:val="none" w:sz="0" w:space="0" w:color="auto"/>
      </w:divBdr>
    </w:div>
    <w:div w:id="1314800550">
      <w:bodyDiv w:val="1"/>
      <w:marLeft w:val="0"/>
      <w:marRight w:val="0"/>
      <w:marTop w:val="0"/>
      <w:marBottom w:val="0"/>
      <w:divBdr>
        <w:top w:val="none" w:sz="0" w:space="0" w:color="auto"/>
        <w:left w:val="none" w:sz="0" w:space="0" w:color="auto"/>
        <w:bottom w:val="none" w:sz="0" w:space="0" w:color="auto"/>
        <w:right w:val="none" w:sz="0" w:space="0" w:color="auto"/>
      </w:divBdr>
      <w:divsChild>
        <w:div w:id="1301418294">
          <w:marLeft w:val="0"/>
          <w:marRight w:val="0"/>
          <w:marTop w:val="0"/>
          <w:marBottom w:val="0"/>
          <w:divBdr>
            <w:top w:val="none" w:sz="0" w:space="0" w:color="auto"/>
            <w:left w:val="none" w:sz="0" w:space="0" w:color="auto"/>
            <w:bottom w:val="none" w:sz="0" w:space="0" w:color="auto"/>
            <w:right w:val="none" w:sz="0" w:space="0" w:color="auto"/>
          </w:divBdr>
          <w:divsChild>
            <w:div w:id="238757232">
              <w:marLeft w:val="0"/>
              <w:marRight w:val="0"/>
              <w:marTop w:val="0"/>
              <w:marBottom w:val="0"/>
              <w:divBdr>
                <w:top w:val="none" w:sz="0" w:space="0" w:color="auto"/>
                <w:left w:val="none" w:sz="0" w:space="0" w:color="auto"/>
                <w:bottom w:val="none" w:sz="0" w:space="0" w:color="auto"/>
                <w:right w:val="none" w:sz="0" w:space="0" w:color="auto"/>
              </w:divBdr>
            </w:div>
            <w:div w:id="946304478">
              <w:marLeft w:val="0"/>
              <w:marRight w:val="0"/>
              <w:marTop w:val="0"/>
              <w:marBottom w:val="0"/>
              <w:divBdr>
                <w:top w:val="none" w:sz="0" w:space="0" w:color="auto"/>
                <w:left w:val="none" w:sz="0" w:space="0" w:color="auto"/>
                <w:bottom w:val="none" w:sz="0" w:space="0" w:color="auto"/>
                <w:right w:val="none" w:sz="0" w:space="0" w:color="auto"/>
              </w:divBdr>
            </w:div>
            <w:div w:id="1840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7060">
      <w:bodyDiv w:val="1"/>
      <w:marLeft w:val="0"/>
      <w:marRight w:val="0"/>
      <w:marTop w:val="0"/>
      <w:marBottom w:val="0"/>
      <w:divBdr>
        <w:top w:val="none" w:sz="0" w:space="0" w:color="auto"/>
        <w:left w:val="none" w:sz="0" w:space="0" w:color="auto"/>
        <w:bottom w:val="none" w:sz="0" w:space="0" w:color="auto"/>
        <w:right w:val="none" w:sz="0" w:space="0" w:color="auto"/>
      </w:divBdr>
    </w:div>
    <w:div w:id="1316643150">
      <w:bodyDiv w:val="1"/>
      <w:marLeft w:val="0"/>
      <w:marRight w:val="0"/>
      <w:marTop w:val="0"/>
      <w:marBottom w:val="0"/>
      <w:divBdr>
        <w:top w:val="none" w:sz="0" w:space="0" w:color="auto"/>
        <w:left w:val="none" w:sz="0" w:space="0" w:color="auto"/>
        <w:bottom w:val="none" w:sz="0" w:space="0" w:color="auto"/>
        <w:right w:val="none" w:sz="0" w:space="0" w:color="auto"/>
      </w:divBdr>
    </w:div>
    <w:div w:id="1316647993">
      <w:bodyDiv w:val="1"/>
      <w:marLeft w:val="0"/>
      <w:marRight w:val="0"/>
      <w:marTop w:val="0"/>
      <w:marBottom w:val="0"/>
      <w:divBdr>
        <w:top w:val="none" w:sz="0" w:space="0" w:color="auto"/>
        <w:left w:val="none" w:sz="0" w:space="0" w:color="auto"/>
        <w:bottom w:val="none" w:sz="0" w:space="0" w:color="auto"/>
        <w:right w:val="none" w:sz="0" w:space="0" w:color="auto"/>
      </w:divBdr>
    </w:div>
    <w:div w:id="1316952213">
      <w:bodyDiv w:val="1"/>
      <w:marLeft w:val="0"/>
      <w:marRight w:val="0"/>
      <w:marTop w:val="0"/>
      <w:marBottom w:val="0"/>
      <w:divBdr>
        <w:top w:val="none" w:sz="0" w:space="0" w:color="auto"/>
        <w:left w:val="none" w:sz="0" w:space="0" w:color="auto"/>
        <w:bottom w:val="none" w:sz="0" w:space="0" w:color="auto"/>
        <w:right w:val="none" w:sz="0" w:space="0" w:color="auto"/>
      </w:divBdr>
      <w:divsChild>
        <w:div w:id="10420792">
          <w:marLeft w:val="1166"/>
          <w:marRight w:val="0"/>
          <w:marTop w:val="96"/>
          <w:marBottom w:val="0"/>
          <w:divBdr>
            <w:top w:val="none" w:sz="0" w:space="0" w:color="auto"/>
            <w:left w:val="none" w:sz="0" w:space="0" w:color="auto"/>
            <w:bottom w:val="none" w:sz="0" w:space="0" w:color="auto"/>
            <w:right w:val="none" w:sz="0" w:space="0" w:color="auto"/>
          </w:divBdr>
        </w:div>
        <w:div w:id="28265830">
          <w:marLeft w:val="1800"/>
          <w:marRight w:val="0"/>
          <w:marTop w:val="77"/>
          <w:marBottom w:val="0"/>
          <w:divBdr>
            <w:top w:val="none" w:sz="0" w:space="0" w:color="auto"/>
            <w:left w:val="none" w:sz="0" w:space="0" w:color="auto"/>
            <w:bottom w:val="none" w:sz="0" w:space="0" w:color="auto"/>
            <w:right w:val="none" w:sz="0" w:space="0" w:color="auto"/>
          </w:divBdr>
        </w:div>
        <w:div w:id="70660349">
          <w:marLeft w:val="1800"/>
          <w:marRight w:val="0"/>
          <w:marTop w:val="77"/>
          <w:marBottom w:val="0"/>
          <w:divBdr>
            <w:top w:val="none" w:sz="0" w:space="0" w:color="auto"/>
            <w:left w:val="none" w:sz="0" w:space="0" w:color="auto"/>
            <w:bottom w:val="none" w:sz="0" w:space="0" w:color="auto"/>
            <w:right w:val="none" w:sz="0" w:space="0" w:color="auto"/>
          </w:divBdr>
        </w:div>
        <w:div w:id="206570294">
          <w:marLeft w:val="1800"/>
          <w:marRight w:val="0"/>
          <w:marTop w:val="77"/>
          <w:marBottom w:val="0"/>
          <w:divBdr>
            <w:top w:val="none" w:sz="0" w:space="0" w:color="auto"/>
            <w:left w:val="none" w:sz="0" w:space="0" w:color="auto"/>
            <w:bottom w:val="none" w:sz="0" w:space="0" w:color="auto"/>
            <w:right w:val="none" w:sz="0" w:space="0" w:color="auto"/>
          </w:divBdr>
        </w:div>
        <w:div w:id="940066437">
          <w:marLeft w:val="1166"/>
          <w:marRight w:val="0"/>
          <w:marTop w:val="96"/>
          <w:marBottom w:val="0"/>
          <w:divBdr>
            <w:top w:val="none" w:sz="0" w:space="0" w:color="auto"/>
            <w:left w:val="none" w:sz="0" w:space="0" w:color="auto"/>
            <w:bottom w:val="none" w:sz="0" w:space="0" w:color="auto"/>
            <w:right w:val="none" w:sz="0" w:space="0" w:color="auto"/>
          </w:divBdr>
        </w:div>
        <w:div w:id="1516068044">
          <w:marLeft w:val="1800"/>
          <w:marRight w:val="0"/>
          <w:marTop w:val="77"/>
          <w:marBottom w:val="0"/>
          <w:divBdr>
            <w:top w:val="none" w:sz="0" w:space="0" w:color="auto"/>
            <w:left w:val="none" w:sz="0" w:space="0" w:color="auto"/>
            <w:bottom w:val="none" w:sz="0" w:space="0" w:color="auto"/>
            <w:right w:val="none" w:sz="0" w:space="0" w:color="auto"/>
          </w:divBdr>
        </w:div>
        <w:div w:id="1551725188">
          <w:marLeft w:val="547"/>
          <w:marRight w:val="0"/>
          <w:marTop w:val="115"/>
          <w:marBottom w:val="0"/>
          <w:divBdr>
            <w:top w:val="none" w:sz="0" w:space="0" w:color="auto"/>
            <w:left w:val="none" w:sz="0" w:space="0" w:color="auto"/>
            <w:bottom w:val="none" w:sz="0" w:space="0" w:color="auto"/>
            <w:right w:val="none" w:sz="0" w:space="0" w:color="auto"/>
          </w:divBdr>
        </w:div>
      </w:divsChild>
    </w:div>
    <w:div w:id="1318146416">
      <w:bodyDiv w:val="1"/>
      <w:marLeft w:val="0"/>
      <w:marRight w:val="0"/>
      <w:marTop w:val="0"/>
      <w:marBottom w:val="0"/>
      <w:divBdr>
        <w:top w:val="none" w:sz="0" w:space="0" w:color="auto"/>
        <w:left w:val="none" w:sz="0" w:space="0" w:color="auto"/>
        <w:bottom w:val="none" w:sz="0" w:space="0" w:color="auto"/>
        <w:right w:val="none" w:sz="0" w:space="0" w:color="auto"/>
      </w:divBdr>
    </w:div>
    <w:div w:id="1318610003">
      <w:bodyDiv w:val="1"/>
      <w:marLeft w:val="0"/>
      <w:marRight w:val="0"/>
      <w:marTop w:val="0"/>
      <w:marBottom w:val="0"/>
      <w:divBdr>
        <w:top w:val="none" w:sz="0" w:space="0" w:color="auto"/>
        <w:left w:val="none" w:sz="0" w:space="0" w:color="auto"/>
        <w:bottom w:val="none" w:sz="0" w:space="0" w:color="auto"/>
        <w:right w:val="none" w:sz="0" w:space="0" w:color="auto"/>
      </w:divBdr>
    </w:div>
    <w:div w:id="1318992644">
      <w:bodyDiv w:val="1"/>
      <w:marLeft w:val="0"/>
      <w:marRight w:val="0"/>
      <w:marTop w:val="0"/>
      <w:marBottom w:val="0"/>
      <w:divBdr>
        <w:top w:val="none" w:sz="0" w:space="0" w:color="auto"/>
        <w:left w:val="none" w:sz="0" w:space="0" w:color="auto"/>
        <w:bottom w:val="none" w:sz="0" w:space="0" w:color="auto"/>
        <w:right w:val="none" w:sz="0" w:space="0" w:color="auto"/>
      </w:divBdr>
    </w:div>
    <w:div w:id="1320841498">
      <w:bodyDiv w:val="1"/>
      <w:marLeft w:val="0"/>
      <w:marRight w:val="0"/>
      <w:marTop w:val="0"/>
      <w:marBottom w:val="0"/>
      <w:divBdr>
        <w:top w:val="none" w:sz="0" w:space="0" w:color="auto"/>
        <w:left w:val="none" w:sz="0" w:space="0" w:color="auto"/>
        <w:bottom w:val="none" w:sz="0" w:space="0" w:color="auto"/>
        <w:right w:val="none" w:sz="0" w:space="0" w:color="auto"/>
      </w:divBdr>
    </w:div>
    <w:div w:id="1321469956">
      <w:bodyDiv w:val="1"/>
      <w:marLeft w:val="0"/>
      <w:marRight w:val="0"/>
      <w:marTop w:val="0"/>
      <w:marBottom w:val="0"/>
      <w:divBdr>
        <w:top w:val="none" w:sz="0" w:space="0" w:color="auto"/>
        <w:left w:val="none" w:sz="0" w:space="0" w:color="auto"/>
        <w:bottom w:val="none" w:sz="0" w:space="0" w:color="auto"/>
        <w:right w:val="none" w:sz="0" w:space="0" w:color="auto"/>
      </w:divBdr>
    </w:div>
    <w:div w:id="1321697154">
      <w:bodyDiv w:val="1"/>
      <w:marLeft w:val="0"/>
      <w:marRight w:val="0"/>
      <w:marTop w:val="0"/>
      <w:marBottom w:val="0"/>
      <w:divBdr>
        <w:top w:val="none" w:sz="0" w:space="0" w:color="auto"/>
        <w:left w:val="none" w:sz="0" w:space="0" w:color="auto"/>
        <w:bottom w:val="none" w:sz="0" w:space="0" w:color="auto"/>
        <w:right w:val="none" w:sz="0" w:space="0" w:color="auto"/>
      </w:divBdr>
    </w:div>
    <w:div w:id="1322272704">
      <w:bodyDiv w:val="1"/>
      <w:marLeft w:val="0"/>
      <w:marRight w:val="0"/>
      <w:marTop w:val="0"/>
      <w:marBottom w:val="0"/>
      <w:divBdr>
        <w:top w:val="none" w:sz="0" w:space="0" w:color="auto"/>
        <w:left w:val="none" w:sz="0" w:space="0" w:color="auto"/>
        <w:bottom w:val="none" w:sz="0" w:space="0" w:color="auto"/>
        <w:right w:val="none" w:sz="0" w:space="0" w:color="auto"/>
      </w:divBdr>
    </w:div>
    <w:div w:id="1323586315">
      <w:bodyDiv w:val="1"/>
      <w:marLeft w:val="0"/>
      <w:marRight w:val="0"/>
      <w:marTop w:val="0"/>
      <w:marBottom w:val="0"/>
      <w:divBdr>
        <w:top w:val="none" w:sz="0" w:space="0" w:color="auto"/>
        <w:left w:val="none" w:sz="0" w:space="0" w:color="auto"/>
        <w:bottom w:val="none" w:sz="0" w:space="0" w:color="auto"/>
        <w:right w:val="none" w:sz="0" w:space="0" w:color="auto"/>
      </w:divBdr>
      <w:divsChild>
        <w:div w:id="436369208">
          <w:marLeft w:val="1800"/>
          <w:marRight w:val="0"/>
          <w:marTop w:val="86"/>
          <w:marBottom w:val="0"/>
          <w:divBdr>
            <w:top w:val="none" w:sz="0" w:space="0" w:color="auto"/>
            <w:left w:val="none" w:sz="0" w:space="0" w:color="auto"/>
            <w:bottom w:val="none" w:sz="0" w:space="0" w:color="auto"/>
            <w:right w:val="none" w:sz="0" w:space="0" w:color="auto"/>
          </w:divBdr>
        </w:div>
        <w:div w:id="515923996">
          <w:marLeft w:val="547"/>
          <w:marRight w:val="0"/>
          <w:marTop w:val="106"/>
          <w:marBottom w:val="0"/>
          <w:divBdr>
            <w:top w:val="none" w:sz="0" w:space="0" w:color="auto"/>
            <w:left w:val="none" w:sz="0" w:space="0" w:color="auto"/>
            <w:bottom w:val="none" w:sz="0" w:space="0" w:color="auto"/>
            <w:right w:val="none" w:sz="0" w:space="0" w:color="auto"/>
          </w:divBdr>
        </w:div>
        <w:div w:id="547183505">
          <w:marLeft w:val="1800"/>
          <w:marRight w:val="0"/>
          <w:marTop w:val="86"/>
          <w:marBottom w:val="0"/>
          <w:divBdr>
            <w:top w:val="none" w:sz="0" w:space="0" w:color="auto"/>
            <w:left w:val="none" w:sz="0" w:space="0" w:color="auto"/>
            <w:bottom w:val="none" w:sz="0" w:space="0" w:color="auto"/>
            <w:right w:val="none" w:sz="0" w:space="0" w:color="auto"/>
          </w:divBdr>
        </w:div>
        <w:div w:id="957905800">
          <w:marLeft w:val="1800"/>
          <w:marRight w:val="0"/>
          <w:marTop w:val="86"/>
          <w:marBottom w:val="0"/>
          <w:divBdr>
            <w:top w:val="none" w:sz="0" w:space="0" w:color="auto"/>
            <w:left w:val="none" w:sz="0" w:space="0" w:color="auto"/>
            <w:bottom w:val="none" w:sz="0" w:space="0" w:color="auto"/>
            <w:right w:val="none" w:sz="0" w:space="0" w:color="auto"/>
          </w:divBdr>
        </w:div>
        <w:div w:id="1356468373">
          <w:marLeft w:val="1166"/>
          <w:marRight w:val="0"/>
          <w:marTop w:val="96"/>
          <w:marBottom w:val="0"/>
          <w:divBdr>
            <w:top w:val="none" w:sz="0" w:space="0" w:color="auto"/>
            <w:left w:val="none" w:sz="0" w:space="0" w:color="auto"/>
            <w:bottom w:val="none" w:sz="0" w:space="0" w:color="auto"/>
            <w:right w:val="none" w:sz="0" w:space="0" w:color="auto"/>
          </w:divBdr>
        </w:div>
        <w:div w:id="1384794509">
          <w:marLeft w:val="1800"/>
          <w:marRight w:val="0"/>
          <w:marTop w:val="86"/>
          <w:marBottom w:val="0"/>
          <w:divBdr>
            <w:top w:val="none" w:sz="0" w:space="0" w:color="auto"/>
            <w:left w:val="none" w:sz="0" w:space="0" w:color="auto"/>
            <w:bottom w:val="none" w:sz="0" w:space="0" w:color="auto"/>
            <w:right w:val="none" w:sz="0" w:space="0" w:color="auto"/>
          </w:divBdr>
        </w:div>
        <w:div w:id="1418405373">
          <w:marLeft w:val="1166"/>
          <w:marRight w:val="0"/>
          <w:marTop w:val="96"/>
          <w:marBottom w:val="0"/>
          <w:divBdr>
            <w:top w:val="none" w:sz="0" w:space="0" w:color="auto"/>
            <w:left w:val="none" w:sz="0" w:space="0" w:color="auto"/>
            <w:bottom w:val="none" w:sz="0" w:space="0" w:color="auto"/>
            <w:right w:val="none" w:sz="0" w:space="0" w:color="auto"/>
          </w:divBdr>
        </w:div>
        <w:div w:id="1423574820">
          <w:marLeft w:val="1800"/>
          <w:marRight w:val="0"/>
          <w:marTop w:val="86"/>
          <w:marBottom w:val="0"/>
          <w:divBdr>
            <w:top w:val="none" w:sz="0" w:space="0" w:color="auto"/>
            <w:left w:val="none" w:sz="0" w:space="0" w:color="auto"/>
            <w:bottom w:val="none" w:sz="0" w:space="0" w:color="auto"/>
            <w:right w:val="none" w:sz="0" w:space="0" w:color="auto"/>
          </w:divBdr>
        </w:div>
        <w:div w:id="1631857500">
          <w:marLeft w:val="1800"/>
          <w:marRight w:val="0"/>
          <w:marTop w:val="86"/>
          <w:marBottom w:val="0"/>
          <w:divBdr>
            <w:top w:val="none" w:sz="0" w:space="0" w:color="auto"/>
            <w:left w:val="none" w:sz="0" w:space="0" w:color="auto"/>
            <w:bottom w:val="none" w:sz="0" w:space="0" w:color="auto"/>
            <w:right w:val="none" w:sz="0" w:space="0" w:color="auto"/>
          </w:divBdr>
        </w:div>
        <w:div w:id="2057466253">
          <w:marLeft w:val="1800"/>
          <w:marRight w:val="0"/>
          <w:marTop w:val="86"/>
          <w:marBottom w:val="0"/>
          <w:divBdr>
            <w:top w:val="none" w:sz="0" w:space="0" w:color="auto"/>
            <w:left w:val="none" w:sz="0" w:space="0" w:color="auto"/>
            <w:bottom w:val="none" w:sz="0" w:space="0" w:color="auto"/>
            <w:right w:val="none" w:sz="0" w:space="0" w:color="auto"/>
          </w:divBdr>
        </w:div>
      </w:divsChild>
    </w:div>
    <w:div w:id="1324047111">
      <w:bodyDiv w:val="1"/>
      <w:marLeft w:val="0"/>
      <w:marRight w:val="0"/>
      <w:marTop w:val="0"/>
      <w:marBottom w:val="0"/>
      <w:divBdr>
        <w:top w:val="none" w:sz="0" w:space="0" w:color="auto"/>
        <w:left w:val="none" w:sz="0" w:space="0" w:color="auto"/>
        <w:bottom w:val="none" w:sz="0" w:space="0" w:color="auto"/>
        <w:right w:val="none" w:sz="0" w:space="0" w:color="auto"/>
      </w:divBdr>
    </w:div>
    <w:div w:id="1324702789">
      <w:bodyDiv w:val="1"/>
      <w:marLeft w:val="0"/>
      <w:marRight w:val="0"/>
      <w:marTop w:val="0"/>
      <w:marBottom w:val="0"/>
      <w:divBdr>
        <w:top w:val="none" w:sz="0" w:space="0" w:color="auto"/>
        <w:left w:val="none" w:sz="0" w:space="0" w:color="auto"/>
        <w:bottom w:val="none" w:sz="0" w:space="0" w:color="auto"/>
        <w:right w:val="none" w:sz="0" w:space="0" w:color="auto"/>
      </w:divBdr>
    </w:div>
    <w:div w:id="1325158402">
      <w:bodyDiv w:val="1"/>
      <w:marLeft w:val="0"/>
      <w:marRight w:val="0"/>
      <w:marTop w:val="0"/>
      <w:marBottom w:val="0"/>
      <w:divBdr>
        <w:top w:val="none" w:sz="0" w:space="0" w:color="auto"/>
        <w:left w:val="none" w:sz="0" w:space="0" w:color="auto"/>
        <w:bottom w:val="none" w:sz="0" w:space="0" w:color="auto"/>
        <w:right w:val="none" w:sz="0" w:space="0" w:color="auto"/>
      </w:divBdr>
    </w:div>
    <w:div w:id="1325621362">
      <w:bodyDiv w:val="1"/>
      <w:marLeft w:val="0"/>
      <w:marRight w:val="0"/>
      <w:marTop w:val="0"/>
      <w:marBottom w:val="0"/>
      <w:divBdr>
        <w:top w:val="none" w:sz="0" w:space="0" w:color="auto"/>
        <w:left w:val="none" w:sz="0" w:space="0" w:color="auto"/>
        <w:bottom w:val="none" w:sz="0" w:space="0" w:color="auto"/>
        <w:right w:val="none" w:sz="0" w:space="0" w:color="auto"/>
      </w:divBdr>
      <w:divsChild>
        <w:div w:id="47270245">
          <w:marLeft w:val="547"/>
          <w:marRight w:val="0"/>
          <w:marTop w:val="115"/>
          <w:marBottom w:val="0"/>
          <w:divBdr>
            <w:top w:val="none" w:sz="0" w:space="0" w:color="auto"/>
            <w:left w:val="none" w:sz="0" w:space="0" w:color="auto"/>
            <w:bottom w:val="none" w:sz="0" w:space="0" w:color="auto"/>
            <w:right w:val="none" w:sz="0" w:space="0" w:color="auto"/>
          </w:divBdr>
        </w:div>
        <w:div w:id="62417888">
          <w:marLeft w:val="547"/>
          <w:marRight w:val="0"/>
          <w:marTop w:val="115"/>
          <w:marBottom w:val="0"/>
          <w:divBdr>
            <w:top w:val="none" w:sz="0" w:space="0" w:color="auto"/>
            <w:left w:val="none" w:sz="0" w:space="0" w:color="auto"/>
            <w:bottom w:val="none" w:sz="0" w:space="0" w:color="auto"/>
            <w:right w:val="none" w:sz="0" w:space="0" w:color="auto"/>
          </w:divBdr>
        </w:div>
        <w:div w:id="1411808869">
          <w:marLeft w:val="547"/>
          <w:marRight w:val="0"/>
          <w:marTop w:val="115"/>
          <w:marBottom w:val="0"/>
          <w:divBdr>
            <w:top w:val="none" w:sz="0" w:space="0" w:color="auto"/>
            <w:left w:val="none" w:sz="0" w:space="0" w:color="auto"/>
            <w:bottom w:val="none" w:sz="0" w:space="0" w:color="auto"/>
            <w:right w:val="none" w:sz="0" w:space="0" w:color="auto"/>
          </w:divBdr>
        </w:div>
        <w:div w:id="2086341373">
          <w:marLeft w:val="1166"/>
          <w:marRight w:val="0"/>
          <w:marTop w:val="96"/>
          <w:marBottom w:val="0"/>
          <w:divBdr>
            <w:top w:val="none" w:sz="0" w:space="0" w:color="auto"/>
            <w:left w:val="none" w:sz="0" w:space="0" w:color="auto"/>
            <w:bottom w:val="none" w:sz="0" w:space="0" w:color="auto"/>
            <w:right w:val="none" w:sz="0" w:space="0" w:color="auto"/>
          </w:divBdr>
        </w:div>
      </w:divsChild>
    </w:div>
    <w:div w:id="1326470711">
      <w:bodyDiv w:val="1"/>
      <w:marLeft w:val="0"/>
      <w:marRight w:val="0"/>
      <w:marTop w:val="0"/>
      <w:marBottom w:val="0"/>
      <w:divBdr>
        <w:top w:val="none" w:sz="0" w:space="0" w:color="auto"/>
        <w:left w:val="none" w:sz="0" w:space="0" w:color="auto"/>
        <w:bottom w:val="none" w:sz="0" w:space="0" w:color="auto"/>
        <w:right w:val="none" w:sz="0" w:space="0" w:color="auto"/>
      </w:divBdr>
    </w:div>
    <w:div w:id="1326930982">
      <w:bodyDiv w:val="1"/>
      <w:marLeft w:val="0"/>
      <w:marRight w:val="0"/>
      <w:marTop w:val="0"/>
      <w:marBottom w:val="0"/>
      <w:divBdr>
        <w:top w:val="none" w:sz="0" w:space="0" w:color="auto"/>
        <w:left w:val="none" w:sz="0" w:space="0" w:color="auto"/>
        <w:bottom w:val="none" w:sz="0" w:space="0" w:color="auto"/>
        <w:right w:val="none" w:sz="0" w:space="0" w:color="auto"/>
      </w:divBdr>
    </w:div>
    <w:div w:id="1326934355">
      <w:bodyDiv w:val="1"/>
      <w:marLeft w:val="0"/>
      <w:marRight w:val="0"/>
      <w:marTop w:val="0"/>
      <w:marBottom w:val="0"/>
      <w:divBdr>
        <w:top w:val="none" w:sz="0" w:space="0" w:color="auto"/>
        <w:left w:val="none" w:sz="0" w:space="0" w:color="auto"/>
        <w:bottom w:val="none" w:sz="0" w:space="0" w:color="auto"/>
        <w:right w:val="none" w:sz="0" w:space="0" w:color="auto"/>
      </w:divBdr>
    </w:div>
    <w:div w:id="1327124246">
      <w:bodyDiv w:val="1"/>
      <w:marLeft w:val="0"/>
      <w:marRight w:val="0"/>
      <w:marTop w:val="0"/>
      <w:marBottom w:val="0"/>
      <w:divBdr>
        <w:top w:val="none" w:sz="0" w:space="0" w:color="auto"/>
        <w:left w:val="none" w:sz="0" w:space="0" w:color="auto"/>
        <w:bottom w:val="none" w:sz="0" w:space="0" w:color="auto"/>
        <w:right w:val="none" w:sz="0" w:space="0" w:color="auto"/>
      </w:divBdr>
    </w:div>
    <w:div w:id="1328248969">
      <w:bodyDiv w:val="1"/>
      <w:marLeft w:val="0"/>
      <w:marRight w:val="0"/>
      <w:marTop w:val="0"/>
      <w:marBottom w:val="0"/>
      <w:divBdr>
        <w:top w:val="none" w:sz="0" w:space="0" w:color="auto"/>
        <w:left w:val="none" w:sz="0" w:space="0" w:color="auto"/>
        <w:bottom w:val="none" w:sz="0" w:space="0" w:color="auto"/>
        <w:right w:val="none" w:sz="0" w:space="0" w:color="auto"/>
      </w:divBdr>
      <w:divsChild>
        <w:div w:id="401565293">
          <w:marLeft w:val="1166"/>
          <w:marRight w:val="0"/>
          <w:marTop w:val="115"/>
          <w:marBottom w:val="0"/>
          <w:divBdr>
            <w:top w:val="none" w:sz="0" w:space="0" w:color="auto"/>
            <w:left w:val="none" w:sz="0" w:space="0" w:color="auto"/>
            <w:bottom w:val="none" w:sz="0" w:space="0" w:color="auto"/>
            <w:right w:val="none" w:sz="0" w:space="0" w:color="auto"/>
          </w:divBdr>
        </w:div>
        <w:div w:id="637226368">
          <w:marLeft w:val="547"/>
          <w:marRight w:val="0"/>
          <w:marTop w:val="134"/>
          <w:marBottom w:val="0"/>
          <w:divBdr>
            <w:top w:val="none" w:sz="0" w:space="0" w:color="auto"/>
            <w:left w:val="none" w:sz="0" w:space="0" w:color="auto"/>
            <w:bottom w:val="none" w:sz="0" w:space="0" w:color="auto"/>
            <w:right w:val="none" w:sz="0" w:space="0" w:color="auto"/>
          </w:divBdr>
        </w:div>
        <w:div w:id="679233142">
          <w:marLeft w:val="547"/>
          <w:marRight w:val="0"/>
          <w:marTop w:val="134"/>
          <w:marBottom w:val="0"/>
          <w:divBdr>
            <w:top w:val="none" w:sz="0" w:space="0" w:color="auto"/>
            <w:left w:val="none" w:sz="0" w:space="0" w:color="auto"/>
            <w:bottom w:val="none" w:sz="0" w:space="0" w:color="auto"/>
            <w:right w:val="none" w:sz="0" w:space="0" w:color="auto"/>
          </w:divBdr>
        </w:div>
        <w:div w:id="1631473818">
          <w:marLeft w:val="1166"/>
          <w:marRight w:val="0"/>
          <w:marTop w:val="115"/>
          <w:marBottom w:val="0"/>
          <w:divBdr>
            <w:top w:val="none" w:sz="0" w:space="0" w:color="auto"/>
            <w:left w:val="none" w:sz="0" w:space="0" w:color="auto"/>
            <w:bottom w:val="none" w:sz="0" w:space="0" w:color="auto"/>
            <w:right w:val="none" w:sz="0" w:space="0" w:color="auto"/>
          </w:divBdr>
        </w:div>
      </w:divsChild>
    </w:div>
    <w:div w:id="1328630863">
      <w:bodyDiv w:val="1"/>
      <w:marLeft w:val="0"/>
      <w:marRight w:val="0"/>
      <w:marTop w:val="0"/>
      <w:marBottom w:val="0"/>
      <w:divBdr>
        <w:top w:val="none" w:sz="0" w:space="0" w:color="auto"/>
        <w:left w:val="none" w:sz="0" w:space="0" w:color="auto"/>
        <w:bottom w:val="none" w:sz="0" w:space="0" w:color="auto"/>
        <w:right w:val="none" w:sz="0" w:space="0" w:color="auto"/>
      </w:divBdr>
    </w:div>
    <w:div w:id="1329674063">
      <w:bodyDiv w:val="1"/>
      <w:marLeft w:val="0"/>
      <w:marRight w:val="0"/>
      <w:marTop w:val="0"/>
      <w:marBottom w:val="0"/>
      <w:divBdr>
        <w:top w:val="none" w:sz="0" w:space="0" w:color="auto"/>
        <w:left w:val="none" w:sz="0" w:space="0" w:color="auto"/>
        <w:bottom w:val="none" w:sz="0" w:space="0" w:color="auto"/>
        <w:right w:val="none" w:sz="0" w:space="0" w:color="auto"/>
      </w:divBdr>
    </w:div>
    <w:div w:id="1330643925">
      <w:bodyDiv w:val="1"/>
      <w:marLeft w:val="0"/>
      <w:marRight w:val="0"/>
      <w:marTop w:val="0"/>
      <w:marBottom w:val="0"/>
      <w:divBdr>
        <w:top w:val="none" w:sz="0" w:space="0" w:color="auto"/>
        <w:left w:val="none" w:sz="0" w:space="0" w:color="auto"/>
        <w:bottom w:val="none" w:sz="0" w:space="0" w:color="auto"/>
        <w:right w:val="none" w:sz="0" w:space="0" w:color="auto"/>
      </w:divBdr>
      <w:divsChild>
        <w:div w:id="455761387">
          <w:marLeft w:val="1800"/>
          <w:marRight w:val="0"/>
          <w:marTop w:val="86"/>
          <w:marBottom w:val="0"/>
          <w:divBdr>
            <w:top w:val="none" w:sz="0" w:space="0" w:color="auto"/>
            <w:left w:val="none" w:sz="0" w:space="0" w:color="auto"/>
            <w:bottom w:val="none" w:sz="0" w:space="0" w:color="auto"/>
            <w:right w:val="none" w:sz="0" w:space="0" w:color="auto"/>
          </w:divBdr>
        </w:div>
        <w:div w:id="523058286">
          <w:marLeft w:val="1800"/>
          <w:marRight w:val="0"/>
          <w:marTop w:val="86"/>
          <w:marBottom w:val="0"/>
          <w:divBdr>
            <w:top w:val="none" w:sz="0" w:space="0" w:color="auto"/>
            <w:left w:val="none" w:sz="0" w:space="0" w:color="auto"/>
            <w:bottom w:val="none" w:sz="0" w:space="0" w:color="auto"/>
            <w:right w:val="none" w:sz="0" w:space="0" w:color="auto"/>
          </w:divBdr>
        </w:div>
        <w:div w:id="564219735">
          <w:marLeft w:val="1166"/>
          <w:marRight w:val="0"/>
          <w:marTop w:val="115"/>
          <w:marBottom w:val="0"/>
          <w:divBdr>
            <w:top w:val="none" w:sz="0" w:space="0" w:color="auto"/>
            <w:left w:val="none" w:sz="0" w:space="0" w:color="auto"/>
            <w:bottom w:val="none" w:sz="0" w:space="0" w:color="auto"/>
            <w:right w:val="none" w:sz="0" w:space="0" w:color="auto"/>
          </w:divBdr>
        </w:div>
        <w:div w:id="1649818409">
          <w:marLeft w:val="547"/>
          <w:marRight w:val="0"/>
          <w:marTop w:val="134"/>
          <w:marBottom w:val="0"/>
          <w:divBdr>
            <w:top w:val="none" w:sz="0" w:space="0" w:color="auto"/>
            <w:left w:val="none" w:sz="0" w:space="0" w:color="auto"/>
            <w:bottom w:val="none" w:sz="0" w:space="0" w:color="auto"/>
            <w:right w:val="none" w:sz="0" w:space="0" w:color="auto"/>
          </w:divBdr>
        </w:div>
        <w:div w:id="1734307726">
          <w:marLeft w:val="1800"/>
          <w:marRight w:val="0"/>
          <w:marTop w:val="86"/>
          <w:marBottom w:val="0"/>
          <w:divBdr>
            <w:top w:val="none" w:sz="0" w:space="0" w:color="auto"/>
            <w:left w:val="none" w:sz="0" w:space="0" w:color="auto"/>
            <w:bottom w:val="none" w:sz="0" w:space="0" w:color="auto"/>
            <w:right w:val="none" w:sz="0" w:space="0" w:color="auto"/>
          </w:divBdr>
        </w:div>
        <w:div w:id="1817456117">
          <w:marLeft w:val="1166"/>
          <w:marRight w:val="0"/>
          <w:marTop w:val="115"/>
          <w:marBottom w:val="0"/>
          <w:divBdr>
            <w:top w:val="none" w:sz="0" w:space="0" w:color="auto"/>
            <w:left w:val="none" w:sz="0" w:space="0" w:color="auto"/>
            <w:bottom w:val="none" w:sz="0" w:space="0" w:color="auto"/>
            <w:right w:val="none" w:sz="0" w:space="0" w:color="auto"/>
          </w:divBdr>
        </w:div>
        <w:div w:id="1833598133">
          <w:marLeft w:val="1800"/>
          <w:marRight w:val="0"/>
          <w:marTop w:val="86"/>
          <w:marBottom w:val="0"/>
          <w:divBdr>
            <w:top w:val="none" w:sz="0" w:space="0" w:color="auto"/>
            <w:left w:val="none" w:sz="0" w:space="0" w:color="auto"/>
            <w:bottom w:val="none" w:sz="0" w:space="0" w:color="auto"/>
            <w:right w:val="none" w:sz="0" w:space="0" w:color="auto"/>
          </w:divBdr>
        </w:div>
        <w:div w:id="1932855995">
          <w:marLeft w:val="1166"/>
          <w:marRight w:val="0"/>
          <w:marTop w:val="115"/>
          <w:marBottom w:val="0"/>
          <w:divBdr>
            <w:top w:val="none" w:sz="0" w:space="0" w:color="auto"/>
            <w:left w:val="none" w:sz="0" w:space="0" w:color="auto"/>
            <w:bottom w:val="none" w:sz="0" w:space="0" w:color="auto"/>
            <w:right w:val="none" w:sz="0" w:space="0" w:color="auto"/>
          </w:divBdr>
        </w:div>
        <w:div w:id="1980646299">
          <w:marLeft w:val="1800"/>
          <w:marRight w:val="0"/>
          <w:marTop w:val="86"/>
          <w:marBottom w:val="0"/>
          <w:divBdr>
            <w:top w:val="none" w:sz="0" w:space="0" w:color="auto"/>
            <w:left w:val="none" w:sz="0" w:space="0" w:color="auto"/>
            <w:bottom w:val="none" w:sz="0" w:space="0" w:color="auto"/>
            <w:right w:val="none" w:sz="0" w:space="0" w:color="auto"/>
          </w:divBdr>
        </w:div>
      </w:divsChild>
    </w:div>
    <w:div w:id="1331323881">
      <w:bodyDiv w:val="1"/>
      <w:marLeft w:val="0"/>
      <w:marRight w:val="0"/>
      <w:marTop w:val="0"/>
      <w:marBottom w:val="0"/>
      <w:divBdr>
        <w:top w:val="none" w:sz="0" w:space="0" w:color="auto"/>
        <w:left w:val="none" w:sz="0" w:space="0" w:color="auto"/>
        <w:bottom w:val="none" w:sz="0" w:space="0" w:color="auto"/>
        <w:right w:val="none" w:sz="0" w:space="0" w:color="auto"/>
      </w:divBdr>
      <w:divsChild>
        <w:div w:id="127286451">
          <w:marLeft w:val="1166"/>
          <w:marRight w:val="0"/>
          <w:marTop w:val="134"/>
          <w:marBottom w:val="0"/>
          <w:divBdr>
            <w:top w:val="none" w:sz="0" w:space="0" w:color="auto"/>
            <w:left w:val="none" w:sz="0" w:space="0" w:color="auto"/>
            <w:bottom w:val="none" w:sz="0" w:space="0" w:color="auto"/>
            <w:right w:val="none" w:sz="0" w:space="0" w:color="auto"/>
          </w:divBdr>
        </w:div>
        <w:div w:id="276332245">
          <w:marLeft w:val="1800"/>
          <w:marRight w:val="0"/>
          <w:marTop w:val="106"/>
          <w:marBottom w:val="0"/>
          <w:divBdr>
            <w:top w:val="none" w:sz="0" w:space="0" w:color="auto"/>
            <w:left w:val="none" w:sz="0" w:space="0" w:color="auto"/>
            <w:bottom w:val="none" w:sz="0" w:space="0" w:color="auto"/>
            <w:right w:val="none" w:sz="0" w:space="0" w:color="auto"/>
          </w:divBdr>
        </w:div>
        <w:div w:id="453989546">
          <w:marLeft w:val="1800"/>
          <w:marRight w:val="0"/>
          <w:marTop w:val="106"/>
          <w:marBottom w:val="0"/>
          <w:divBdr>
            <w:top w:val="none" w:sz="0" w:space="0" w:color="auto"/>
            <w:left w:val="none" w:sz="0" w:space="0" w:color="auto"/>
            <w:bottom w:val="none" w:sz="0" w:space="0" w:color="auto"/>
            <w:right w:val="none" w:sz="0" w:space="0" w:color="auto"/>
          </w:divBdr>
        </w:div>
        <w:div w:id="731998184">
          <w:marLeft w:val="547"/>
          <w:marRight w:val="0"/>
          <w:marTop w:val="144"/>
          <w:marBottom w:val="0"/>
          <w:divBdr>
            <w:top w:val="none" w:sz="0" w:space="0" w:color="auto"/>
            <w:left w:val="none" w:sz="0" w:space="0" w:color="auto"/>
            <w:bottom w:val="none" w:sz="0" w:space="0" w:color="auto"/>
            <w:right w:val="none" w:sz="0" w:space="0" w:color="auto"/>
          </w:divBdr>
        </w:div>
        <w:div w:id="1878617718">
          <w:marLeft w:val="1800"/>
          <w:marRight w:val="0"/>
          <w:marTop w:val="106"/>
          <w:marBottom w:val="0"/>
          <w:divBdr>
            <w:top w:val="none" w:sz="0" w:space="0" w:color="auto"/>
            <w:left w:val="none" w:sz="0" w:space="0" w:color="auto"/>
            <w:bottom w:val="none" w:sz="0" w:space="0" w:color="auto"/>
            <w:right w:val="none" w:sz="0" w:space="0" w:color="auto"/>
          </w:divBdr>
        </w:div>
        <w:div w:id="1881819446">
          <w:marLeft w:val="1166"/>
          <w:marRight w:val="0"/>
          <w:marTop w:val="134"/>
          <w:marBottom w:val="0"/>
          <w:divBdr>
            <w:top w:val="none" w:sz="0" w:space="0" w:color="auto"/>
            <w:left w:val="none" w:sz="0" w:space="0" w:color="auto"/>
            <w:bottom w:val="none" w:sz="0" w:space="0" w:color="auto"/>
            <w:right w:val="none" w:sz="0" w:space="0" w:color="auto"/>
          </w:divBdr>
        </w:div>
        <w:div w:id="1947498596">
          <w:marLeft w:val="547"/>
          <w:marRight w:val="0"/>
          <w:marTop w:val="154"/>
          <w:marBottom w:val="0"/>
          <w:divBdr>
            <w:top w:val="none" w:sz="0" w:space="0" w:color="auto"/>
            <w:left w:val="none" w:sz="0" w:space="0" w:color="auto"/>
            <w:bottom w:val="none" w:sz="0" w:space="0" w:color="auto"/>
            <w:right w:val="none" w:sz="0" w:space="0" w:color="auto"/>
          </w:divBdr>
        </w:div>
      </w:divsChild>
    </w:div>
    <w:div w:id="1331982873">
      <w:bodyDiv w:val="1"/>
      <w:marLeft w:val="0"/>
      <w:marRight w:val="0"/>
      <w:marTop w:val="0"/>
      <w:marBottom w:val="0"/>
      <w:divBdr>
        <w:top w:val="none" w:sz="0" w:space="0" w:color="auto"/>
        <w:left w:val="none" w:sz="0" w:space="0" w:color="auto"/>
        <w:bottom w:val="none" w:sz="0" w:space="0" w:color="auto"/>
        <w:right w:val="none" w:sz="0" w:space="0" w:color="auto"/>
      </w:divBdr>
    </w:div>
    <w:div w:id="1332098840">
      <w:bodyDiv w:val="1"/>
      <w:marLeft w:val="0"/>
      <w:marRight w:val="0"/>
      <w:marTop w:val="0"/>
      <w:marBottom w:val="0"/>
      <w:divBdr>
        <w:top w:val="none" w:sz="0" w:space="0" w:color="auto"/>
        <w:left w:val="none" w:sz="0" w:space="0" w:color="auto"/>
        <w:bottom w:val="none" w:sz="0" w:space="0" w:color="auto"/>
        <w:right w:val="none" w:sz="0" w:space="0" w:color="auto"/>
      </w:divBdr>
      <w:divsChild>
        <w:div w:id="1955865011">
          <w:marLeft w:val="1800"/>
          <w:marRight w:val="0"/>
          <w:marTop w:val="120"/>
          <w:marBottom w:val="0"/>
          <w:divBdr>
            <w:top w:val="none" w:sz="0" w:space="0" w:color="auto"/>
            <w:left w:val="none" w:sz="0" w:space="0" w:color="auto"/>
            <w:bottom w:val="none" w:sz="0" w:space="0" w:color="auto"/>
            <w:right w:val="none" w:sz="0" w:space="0" w:color="auto"/>
          </w:divBdr>
        </w:div>
      </w:divsChild>
    </w:div>
    <w:div w:id="1336421323">
      <w:bodyDiv w:val="1"/>
      <w:marLeft w:val="0"/>
      <w:marRight w:val="0"/>
      <w:marTop w:val="0"/>
      <w:marBottom w:val="0"/>
      <w:divBdr>
        <w:top w:val="none" w:sz="0" w:space="0" w:color="auto"/>
        <w:left w:val="none" w:sz="0" w:space="0" w:color="auto"/>
        <w:bottom w:val="none" w:sz="0" w:space="0" w:color="auto"/>
        <w:right w:val="none" w:sz="0" w:space="0" w:color="auto"/>
      </w:divBdr>
    </w:div>
    <w:div w:id="1337881718">
      <w:bodyDiv w:val="1"/>
      <w:marLeft w:val="0"/>
      <w:marRight w:val="0"/>
      <w:marTop w:val="0"/>
      <w:marBottom w:val="0"/>
      <w:divBdr>
        <w:top w:val="none" w:sz="0" w:space="0" w:color="auto"/>
        <w:left w:val="none" w:sz="0" w:space="0" w:color="auto"/>
        <w:bottom w:val="none" w:sz="0" w:space="0" w:color="auto"/>
        <w:right w:val="none" w:sz="0" w:space="0" w:color="auto"/>
      </w:divBdr>
      <w:divsChild>
        <w:div w:id="36443089">
          <w:marLeft w:val="302"/>
          <w:marRight w:val="0"/>
          <w:marTop w:val="0"/>
          <w:marBottom w:val="12"/>
          <w:divBdr>
            <w:top w:val="none" w:sz="0" w:space="0" w:color="auto"/>
            <w:left w:val="none" w:sz="0" w:space="0" w:color="auto"/>
            <w:bottom w:val="none" w:sz="0" w:space="0" w:color="auto"/>
            <w:right w:val="none" w:sz="0" w:space="0" w:color="auto"/>
          </w:divBdr>
        </w:div>
        <w:div w:id="37315122">
          <w:marLeft w:val="1166"/>
          <w:marRight w:val="0"/>
          <w:marTop w:val="0"/>
          <w:marBottom w:val="0"/>
          <w:divBdr>
            <w:top w:val="none" w:sz="0" w:space="0" w:color="auto"/>
            <w:left w:val="none" w:sz="0" w:space="0" w:color="auto"/>
            <w:bottom w:val="none" w:sz="0" w:space="0" w:color="auto"/>
            <w:right w:val="none" w:sz="0" w:space="0" w:color="auto"/>
          </w:divBdr>
        </w:div>
        <w:div w:id="665670251">
          <w:marLeft w:val="302"/>
          <w:marRight w:val="0"/>
          <w:marTop w:val="0"/>
          <w:marBottom w:val="12"/>
          <w:divBdr>
            <w:top w:val="none" w:sz="0" w:space="0" w:color="auto"/>
            <w:left w:val="none" w:sz="0" w:space="0" w:color="auto"/>
            <w:bottom w:val="none" w:sz="0" w:space="0" w:color="auto"/>
            <w:right w:val="none" w:sz="0" w:space="0" w:color="auto"/>
          </w:divBdr>
        </w:div>
        <w:div w:id="1235431807">
          <w:marLeft w:val="1166"/>
          <w:marRight w:val="0"/>
          <w:marTop w:val="0"/>
          <w:marBottom w:val="0"/>
          <w:divBdr>
            <w:top w:val="none" w:sz="0" w:space="0" w:color="auto"/>
            <w:left w:val="none" w:sz="0" w:space="0" w:color="auto"/>
            <w:bottom w:val="none" w:sz="0" w:space="0" w:color="auto"/>
            <w:right w:val="none" w:sz="0" w:space="0" w:color="auto"/>
          </w:divBdr>
        </w:div>
        <w:div w:id="1371102171">
          <w:marLeft w:val="1166"/>
          <w:marRight w:val="0"/>
          <w:marTop w:val="0"/>
          <w:marBottom w:val="0"/>
          <w:divBdr>
            <w:top w:val="none" w:sz="0" w:space="0" w:color="auto"/>
            <w:left w:val="none" w:sz="0" w:space="0" w:color="auto"/>
            <w:bottom w:val="none" w:sz="0" w:space="0" w:color="auto"/>
            <w:right w:val="none" w:sz="0" w:space="0" w:color="auto"/>
          </w:divBdr>
        </w:div>
        <w:div w:id="1392847426">
          <w:marLeft w:val="1166"/>
          <w:marRight w:val="0"/>
          <w:marTop w:val="0"/>
          <w:marBottom w:val="0"/>
          <w:divBdr>
            <w:top w:val="none" w:sz="0" w:space="0" w:color="auto"/>
            <w:left w:val="none" w:sz="0" w:space="0" w:color="auto"/>
            <w:bottom w:val="none" w:sz="0" w:space="0" w:color="auto"/>
            <w:right w:val="none" w:sz="0" w:space="0" w:color="auto"/>
          </w:divBdr>
        </w:div>
      </w:divsChild>
    </w:div>
    <w:div w:id="1338535865">
      <w:bodyDiv w:val="1"/>
      <w:marLeft w:val="0"/>
      <w:marRight w:val="0"/>
      <w:marTop w:val="0"/>
      <w:marBottom w:val="0"/>
      <w:divBdr>
        <w:top w:val="none" w:sz="0" w:space="0" w:color="auto"/>
        <w:left w:val="none" w:sz="0" w:space="0" w:color="auto"/>
        <w:bottom w:val="none" w:sz="0" w:space="0" w:color="auto"/>
        <w:right w:val="none" w:sz="0" w:space="0" w:color="auto"/>
      </w:divBdr>
    </w:div>
    <w:div w:id="1338581124">
      <w:bodyDiv w:val="1"/>
      <w:marLeft w:val="0"/>
      <w:marRight w:val="0"/>
      <w:marTop w:val="0"/>
      <w:marBottom w:val="0"/>
      <w:divBdr>
        <w:top w:val="none" w:sz="0" w:space="0" w:color="auto"/>
        <w:left w:val="none" w:sz="0" w:space="0" w:color="auto"/>
        <w:bottom w:val="none" w:sz="0" w:space="0" w:color="auto"/>
        <w:right w:val="none" w:sz="0" w:space="0" w:color="auto"/>
      </w:divBdr>
    </w:div>
    <w:div w:id="1338728994">
      <w:bodyDiv w:val="1"/>
      <w:marLeft w:val="0"/>
      <w:marRight w:val="0"/>
      <w:marTop w:val="0"/>
      <w:marBottom w:val="0"/>
      <w:divBdr>
        <w:top w:val="none" w:sz="0" w:space="0" w:color="auto"/>
        <w:left w:val="none" w:sz="0" w:space="0" w:color="auto"/>
        <w:bottom w:val="none" w:sz="0" w:space="0" w:color="auto"/>
        <w:right w:val="none" w:sz="0" w:space="0" w:color="auto"/>
      </w:divBdr>
    </w:div>
    <w:div w:id="1338919667">
      <w:bodyDiv w:val="1"/>
      <w:marLeft w:val="0"/>
      <w:marRight w:val="0"/>
      <w:marTop w:val="0"/>
      <w:marBottom w:val="0"/>
      <w:divBdr>
        <w:top w:val="none" w:sz="0" w:space="0" w:color="auto"/>
        <w:left w:val="none" w:sz="0" w:space="0" w:color="auto"/>
        <w:bottom w:val="none" w:sz="0" w:space="0" w:color="auto"/>
        <w:right w:val="none" w:sz="0" w:space="0" w:color="auto"/>
      </w:divBdr>
    </w:div>
    <w:div w:id="1339306412">
      <w:bodyDiv w:val="1"/>
      <w:marLeft w:val="0"/>
      <w:marRight w:val="0"/>
      <w:marTop w:val="0"/>
      <w:marBottom w:val="0"/>
      <w:divBdr>
        <w:top w:val="none" w:sz="0" w:space="0" w:color="auto"/>
        <w:left w:val="none" w:sz="0" w:space="0" w:color="auto"/>
        <w:bottom w:val="none" w:sz="0" w:space="0" w:color="auto"/>
        <w:right w:val="none" w:sz="0" w:space="0" w:color="auto"/>
      </w:divBdr>
    </w:div>
    <w:div w:id="1339503750">
      <w:bodyDiv w:val="1"/>
      <w:marLeft w:val="0"/>
      <w:marRight w:val="0"/>
      <w:marTop w:val="0"/>
      <w:marBottom w:val="0"/>
      <w:divBdr>
        <w:top w:val="none" w:sz="0" w:space="0" w:color="auto"/>
        <w:left w:val="none" w:sz="0" w:space="0" w:color="auto"/>
        <w:bottom w:val="none" w:sz="0" w:space="0" w:color="auto"/>
        <w:right w:val="none" w:sz="0" w:space="0" w:color="auto"/>
      </w:divBdr>
    </w:div>
    <w:div w:id="1339581645">
      <w:bodyDiv w:val="1"/>
      <w:marLeft w:val="0"/>
      <w:marRight w:val="0"/>
      <w:marTop w:val="0"/>
      <w:marBottom w:val="0"/>
      <w:divBdr>
        <w:top w:val="none" w:sz="0" w:space="0" w:color="auto"/>
        <w:left w:val="none" w:sz="0" w:space="0" w:color="auto"/>
        <w:bottom w:val="none" w:sz="0" w:space="0" w:color="auto"/>
        <w:right w:val="none" w:sz="0" w:space="0" w:color="auto"/>
      </w:divBdr>
    </w:div>
    <w:div w:id="1340228723">
      <w:bodyDiv w:val="1"/>
      <w:marLeft w:val="0"/>
      <w:marRight w:val="0"/>
      <w:marTop w:val="0"/>
      <w:marBottom w:val="0"/>
      <w:divBdr>
        <w:top w:val="none" w:sz="0" w:space="0" w:color="auto"/>
        <w:left w:val="none" w:sz="0" w:space="0" w:color="auto"/>
        <w:bottom w:val="none" w:sz="0" w:space="0" w:color="auto"/>
        <w:right w:val="none" w:sz="0" w:space="0" w:color="auto"/>
      </w:divBdr>
      <w:divsChild>
        <w:div w:id="457601304">
          <w:marLeft w:val="0"/>
          <w:marRight w:val="0"/>
          <w:marTop w:val="0"/>
          <w:marBottom w:val="0"/>
          <w:divBdr>
            <w:top w:val="none" w:sz="0" w:space="0" w:color="auto"/>
            <w:left w:val="none" w:sz="0" w:space="0" w:color="auto"/>
            <w:bottom w:val="none" w:sz="0" w:space="0" w:color="auto"/>
            <w:right w:val="none" w:sz="0" w:space="0" w:color="auto"/>
          </w:divBdr>
        </w:div>
      </w:divsChild>
    </w:div>
    <w:div w:id="1341591000">
      <w:bodyDiv w:val="1"/>
      <w:marLeft w:val="0"/>
      <w:marRight w:val="0"/>
      <w:marTop w:val="0"/>
      <w:marBottom w:val="0"/>
      <w:divBdr>
        <w:top w:val="none" w:sz="0" w:space="0" w:color="auto"/>
        <w:left w:val="none" w:sz="0" w:space="0" w:color="auto"/>
        <w:bottom w:val="none" w:sz="0" w:space="0" w:color="auto"/>
        <w:right w:val="none" w:sz="0" w:space="0" w:color="auto"/>
      </w:divBdr>
    </w:div>
    <w:div w:id="1342269977">
      <w:bodyDiv w:val="1"/>
      <w:marLeft w:val="0"/>
      <w:marRight w:val="0"/>
      <w:marTop w:val="0"/>
      <w:marBottom w:val="0"/>
      <w:divBdr>
        <w:top w:val="none" w:sz="0" w:space="0" w:color="auto"/>
        <w:left w:val="none" w:sz="0" w:space="0" w:color="auto"/>
        <w:bottom w:val="none" w:sz="0" w:space="0" w:color="auto"/>
        <w:right w:val="none" w:sz="0" w:space="0" w:color="auto"/>
      </w:divBdr>
    </w:div>
    <w:div w:id="1342394183">
      <w:bodyDiv w:val="1"/>
      <w:marLeft w:val="0"/>
      <w:marRight w:val="0"/>
      <w:marTop w:val="0"/>
      <w:marBottom w:val="0"/>
      <w:divBdr>
        <w:top w:val="none" w:sz="0" w:space="0" w:color="auto"/>
        <w:left w:val="none" w:sz="0" w:space="0" w:color="auto"/>
        <w:bottom w:val="none" w:sz="0" w:space="0" w:color="auto"/>
        <w:right w:val="none" w:sz="0" w:space="0" w:color="auto"/>
      </w:divBdr>
    </w:div>
    <w:div w:id="1343236947">
      <w:bodyDiv w:val="1"/>
      <w:marLeft w:val="0"/>
      <w:marRight w:val="0"/>
      <w:marTop w:val="0"/>
      <w:marBottom w:val="0"/>
      <w:divBdr>
        <w:top w:val="none" w:sz="0" w:space="0" w:color="auto"/>
        <w:left w:val="none" w:sz="0" w:space="0" w:color="auto"/>
        <w:bottom w:val="none" w:sz="0" w:space="0" w:color="auto"/>
        <w:right w:val="none" w:sz="0" w:space="0" w:color="auto"/>
      </w:divBdr>
    </w:div>
    <w:div w:id="1344164777">
      <w:bodyDiv w:val="1"/>
      <w:marLeft w:val="0"/>
      <w:marRight w:val="0"/>
      <w:marTop w:val="0"/>
      <w:marBottom w:val="0"/>
      <w:divBdr>
        <w:top w:val="none" w:sz="0" w:space="0" w:color="auto"/>
        <w:left w:val="none" w:sz="0" w:space="0" w:color="auto"/>
        <w:bottom w:val="none" w:sz="0" w:space="0" w:color="auto"/>
        <w:right w:val="none" w:sz="0" w:space="0" w:color="auto"/>
      </w:divBdr>
    </w:div>
    <w:div w:id="1344430972">
      <w:bodyDiv w:val="1"/>
      <w:marLeft w:val="0"/>
      <w:marRight w:val="0"/>
      <w:marTop w:val="0"/>
      <w:marBottom w:val="0"/>
      <w:divBdr>
        <w:top w:val="none" w:sz="0" w:space="0" w:color="auto"/>
        <w:left w:val="none" w:sz="0" w:space="0" w:color="auto"/>
        <w:bottom w:val="none" w:sz="0" w:space="0" w:color="auto"/>
        <w:right w:val="none" w:sz="0" w:space="0" w:color="auto"/>
      </w:divBdr>
      <w:divsChild>
        <w:div w:id="36778039">
          <w:marLeft w:val="0"/>
          <w:marRight w:val="0"/>
          <w:marTop w:val="0"/>
          <w:marBottom w:val="0"/>
          <w:divBdr>
            <w:top w:val="none" w:sz="0" w:space="0" w:color="auto"/>
            <w:left w:val="none" w:sz="0" w:space="0" w:color="auto"/>
            <w:bottom w:val="none" w:sz="0" w:space="0" w:color="auto"/>
            <w:right w:val="none" w:sz="0" w:space="0" w:color="auto"/>
          </w:divBdr>
          <w:divsChild>
            <w:div w:id="337078219">
              <w:marLeft w:val="0"/>
              <w:marRight w:val="0"/>
              <w:marTop w:val="0"/>
              <w:marBottom w:val="0"/>
              <w:divBdr>
                <w:top w:val="none" w:sz="0" w:space="0" w:color="auto"/>
                <w:left w:val="none" w:sz="0" w:space="0" w:color="auto"/>
                <w:bottom w:val="none" w:sz="0" w:space="0" w:color="auto"/>
                <w:right w:val="none" w:sz="0" w:space="0" w:color="auto"/>
              </w:divBdr>
            </w:div>
            <w:div w:id="966277425">
              <w:marLeft w:val="0"/>
              <w:marRight w:val="0"/>
              <w:marTop w:val="0"/>
              <w:marBottom w:val="0"/>
              <w:divBdr>
                <w:top w:val="none" w:sz="0" w:space="0" w:color="auto"/>
                <w:left w:val="none" w:sz="0" w:space="0" w:color="auto"/>
                <w:bottom w:val="none" w:sz="0" w:space="0" w:color="auto"/>
                <w:right w:val="none" w:sz="0" w:space="0" w:color="auto"/>
              </w:divBdr>
            </w:div>
            <w:div w:id="2015985449">
              <w:marLeft w:val="0"/>
              <w:marRight w:val="0"/>
              <w:marTop w:val="0"/>
              <w:marBottom w:val="0"/>
              <w:divBdr>
                <w:top w:val="none" w:sz="0" w:space="0" w:color="auto"/>
                <w:left w:val="none" w:sz="0" w:space="0" w:color="auto"/>
                <w:bottom w:val="none" w:sz="0" w:space="0" w:color="auto"/>
                <w:right w:val="none" w:sz="0" w:space="0" w:color="auto"/>
              </w:divBdr>
            </w:div>
            <w:div w:id="21118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2705">
      <w:bodyDiv w:val="1"/>
      <w:marLeft w:val="0"/>
      <w:marRight w:val="0"/>
      <w:marTop w:val="0"/>
      <w:marBottom w:val="0"/>
      <w:divBdr>
        <w:top w:val="none" w:sz="0" w:space="0" w:color="auto"/>
        <w:left w:val="none" w:sz="0" w:space="0" w:color="auto"/>
        <w:bottom w:val="none" w:sz="0" w:space="0" w:color="auto"/>
        <w:right w:val="none" w:sz="0" w:space="0" w:color="auto"/>
      </w:divBdr>
    </w:div>
    <w:div w:id="1346791034">
      <w:bodyDiv w:val="1"/>
      <w:marLeft w:val="0"/>
      <w:marRight w:val="0"/>
      <w:marTop w:val="0"/>
      <w:marBottom w:val="0"/>
      <w:divBdr>
        <w:top w:val="none" w:sz="0" w:space="0" w:color="auto"/>
        <w:left w:val="none" w:sz="0" w:space="0" w:color="auto"/>
        <w:bottom w:val="none" w:sz="0" w:space="0" w:color="auto"/>
        <w:right w:val="none" w:sz="0" w:space="0" w:color="auto"/>
      </w:divBdr>
      <w:divsChild>
        <w:div w:id="76755183">
          <w:marLeft w:val="1800"/>
          <w:marRight w:val="0"/>
          <w:marTop w:val="77"/>
          <w:marBottom w:val="0"/>
          <w:divBdr>
            <w:top w:val="none" w:sz="0" w:space="0" w:color="auto"/>
            <w:left w:val="none" w:sz="0" w:space="0" w:color="auto"/>
            <w:bottom w:val="none" w:sz="0" w:space="0" w:color="auto"/>
            <w:right w:val="none" w:sz="0" w:space="0" w:color="auto"/>
          </w:divBdr>
        </w:div>
        <w:div w:id="666976128">
          <w:marLeft w:val="547"/>
          <w:marRight w:val="0"/>
          <w:marTop w:val="115"/>
          <w:marBottom w:val="0"/>
          <w:divBdr>
            <w:top w:val="none" w:sz="0" w:space="0" w:color="auto"/>
            <w:left w:val="none" w:sz="0" w:space="0" w:color="auto"/>
            <w:bottom w:val="none" w:sz="0" w:space="0" w:color="auto"/>
            <w:right w:val="none" w:sz="0" w:space="0" w:color="auto"/>
          </w:divBdr>
        </w:div>
        <w:div w:id="685642855">
          <w:marLeft w:val="1800"/>
          <w:marRight w:val="0"/>
          <w:marTop w:val="77"/>
          <w:marBottom w:val="0"/>
          <w:divBdr>
            <w:top w:val="none" w:sz="0" w:space="0" w:color="auto"/>
            <w:left w:val="none" w:sz="0" w:space="0" w:color="auto"/>
            <w:bottom w:val="none" w:sz="0" w:space="0" w:color="auto"/>
            <w:right w:val="none" w:sz="0" w:space="0" w:color="auto"/>
          </w:divBdr>
        </w:div>
        <w:div w:id="954210633">
          <w:marLeft w:val="1166"/>
          <w:marRight w:val="0"/>
          <w:marTop w:val="96"/>
          <w:marBottom w:val="0"/>
          <w:divBdr>
            <w:top w:val="none" w:sz="0" w:space="0" w:color="auto"/>
            <w:left w:val="none" w:sz="0" w:space="0" w:color="auto"/>
            <w:bottom w:val="none" w:sz="0" w:space="0" w:color="auto"/>
            <w:right w:val="none" w:sz="0" w:space="0" w:color="auto"/>
          </w:divBdr>
        </w:div>
      </w:divsChild>
    </w:div>
    <w:div w:id="1346983043">
      <w:bodyDiv w:val="1"/>
      <w:marLeft w:val="0"/>
      <w:marRight w:val="0"/>
      <w:marTop w:val="0"/>
      <w:marBottom w:val="0"/>
      <w:divBdr>
        <w:top w:val="none" w:sz="0" w:space="0" w:color="auto"/>
        <w:left w:val="none" w:sz="0" w:space="0" w:color="auto"/>
        <w:bottom w:val="none" w:sz="0" w:space="0" w:color="auto"/>
        <w:right w:val="none" w:sz="0" w:space="0" w:color="auto"/>
      </w:divBdr>
      <w:divsChild>
        <w:div w:id="39520165">
          <w:marLeft w:val="360"/>
          <w:marRight w:val="0"/>
          <w:marTop w:val="200"/>
          <w:marBottom w:val="0"/>
          <w:divBdr>
            <w:top w:val="none" w:sz="0" w:space="0" w:color="auto"/>
            <w:left w:val="none" w:sz="0" w:space="0" w:color="auto"/>
            <w:bottom w:val="none" w:sz="0" w:space="0" w:color="auto"/>
            <w:right w:val="none" w:sz="0" w:space="0" w:color="auto"/>
          </w:divBdr>
        </w:div>
        <w:div w:id="310408228">
          <w:marLeft w:val="360"/>
          <w:marRight w:val="0"/>
          <w:marTop w:val="200"/>
          <w:marBottom w:val="0"/>
          <w:divBdr>
            <w:top w:val="none" w:sz="0" w:space="0" w:color="auto"/>
            <w:left w:val="none" w:sz="0" w:space="0" w:color="auto"/>
            <w:bottom w:val="none" w:sz="0" w:space="0" w:color="auto"/>
            <w:right w:val="none" w:sz="0" w:space="0" w:color="auto"/>
          </w:divBdr>
        </w:div>
        <w:div w:id="346756728">
          <w:marLeft w:val="360"/>
          <w:marRight w:val="0"/>
          <w:marTop w:val="200"/>
          <w:marBottom w:val="0"/>
          <w:divBdr>
            <w:top w:val="none" w:sz="0" w:space="0" w:color="auto"/>
            <w:left w:val="none" w:sz="0" w:space="0" w:color="auto"/>
            <w:bottom w:val="none" w:sz="0" w:space="0" w:color="auto"/>
            <w:right w:val="none" w:sz="0" w:space="0" w:color="auto"/>
          </w:divBdr>
        </w:div>
        <w:div w:id="348222858">
          <w:marLeft w:val="1080"/>
          <w:marRight w:val="0"/>
          <w:marTop w:val="100"/>
          <w:marBottom w:val="0"/>
          <w:divBdr>
            <w:top w:val="none" w:sz="0" w:space="0" w:color="auto"/>
            <w:left w:val="none" w:sz="0" w:space="0" w:color="auto"/>
            <w:bottom w:val="none" w:sz="0" w:space="0" w:color="auto"/>
            <w:right w:val="none" w:sz="0" w:space="0" w:color="auto"/>
          </w:divBdr>
        </w:div>
        <w:div w:id="461849143">
          <w:marLeft w:val="1080"/>
          <w:marRight w:val="0"/>
          <w:marTop w:val="100"/>
          <w:marBottom w:val="0"/>
          <w:divBdr>
            <w:top w:val="none" w:sz="0" w:space="0" w:color="auto"/>
            <w:left w:val="none" w:sz="0" w:space="0" w:color="auto"/>
            <w:bottom w:val="none" w:sz="0" w:space="0" w:color="auto"/>
            <w:right w:val="none" w:sz="0" w:space="0" w:color="auto"/>
          </w:divBdr>
        </w:div>
        <w:div w:id="1111975259">
          <w:marLeft w:val="1080"/>
          <w:marRight w:val="0"/>
          <w:marTop w:val="100"/>
          <w:marBottom w:val="0"/>
          <w:divBdr>
            <w:top w:val="none" w:sz="0" w:space="0" w:color="auto"/>
            <w:left w:val="none" w:sz="0" w:space="0" w:color="auto"/>
            <w:bottom w:val="none" w:sz="0" w:space="0" w:color="auto"/>
            <w:right w:val="none" w:sz="0" w:space="0" w:color="auto"/>
          </w:divBdr>
        </w:div>
        <w:div w:id="1166478563">
          <w:marLeft w:val="360"/>
          <w:marRight w:val="0"/>
          <w:marTop w:val="200"/>
          <w:marBottom w:val="0"/>
          <w:divBdr>
            <w:top w:val="none" w:sz="0" w:space="0" w:color="auto"/>
            <w:left w:val="none" w:sz="0" w:space="0" w:color="auto"/>
            <w:bottom w:val="none" w:sz="0" w:space="0" w:color="auto"/>
            <w:right w:val="none" w:sz="0" w:space="0" w:color="auto"/>
          </w:divBdr>
        </w:div>
        <w:div w:id="1467048516">
          <w:marLeft w:val="1080"/>
          <w:marRight w:val="0"/>
          <w:marTop w:val="100"/>
          <w:marBottom w:val="0"/>
          <w:divBdr>
            <w:top w:val="none" w:sz="0" w:space="0" w:color="auto"/>
            <w:left w:val="none" w:sz="0" w:space="0" w:color="auto"/>
            <w:bottom w:val="none" w:sz="0" w:space="0" w:color="auto"/>
            <w:right w:val="none" w:sz="0" w:space="0" w:color="auto"/>
          </w:divBdr>
        </w:div>
        <w:div w:id="1485463785">
          <w:marLeft w:val="1080"/>
          <w:marRight w:val="0"/>
          <w:marTop w:val="100"/>
          <w:marBottom w:val="0"/>
          <w:divBdr>
            <w:top w:val="none" w:sz="0" w:space="0" w:color="auto"/>
            <w:left w:val="none" w:sz="0" w:space="0" w:color="auto"/>
            <w:bottom w:val="none" w:sz="0" w:space="0" w:color="auto"/>
            <w:right w:val="none" w:sz="0" w:space="0" w:color="auto"/>
          </w:divBdr>
        </w:div>
        <w:div w:id="1597246096">
          <w:marLeft w:val="1080"/>
          <w:marRight w:val="0"/>
          <w:marTop w:val="100"/>
          <w:marBottom w:val="0"/>
          <w:divBdr>
            <w:top w:val="none" w:sz="0" w:space="0" w:color="auto"/>
            <w:left w:val="none" w:sz="0" w:space="0" w:color="auto"/>
            <w:bottom w:val="none" w:sz="0" w:space="0" w:color="auto"/>
            <w:right w:val="none" w:sz="0" w:space="0" w:color="auto"/>
          </w:divBdr>
        </w:div>
        <w:div w:id="1982222678">
          <w:marLeft w:val="1800"/>
          <w:marRight w:val="0"/>
          <w:marTop w:val="100"/>
          <w:marBottom w:val="0"/>
          <w:divBdr>
            <w:top w:val="none" w:sz="0" w:space="0" w:color="auto"/>
            <w:left w:val="none" w:sz="0" w:space="0" w:color="auto"/>
            <w:bottom w:val="none" w:sz="0" w:space="0" w:color="auto"/>
            <w:right w:val="none" w:sz="0" w:space="0" w:color="auto"/>
          </w:divBdr>
        </w:div>
        <w:div w:id="2072002716">
          <w:marLeft w:val="1080"/>
          <w:marRight w:val="0"/>
          <w:marTop w:val="100"/>
          <w:marBottom w:val="0"/>
          <w:divBdr>
            <w:top w:val="none" w:sz="0" w:space="0" w:color="auto"/>
            <w:left w:val="none" w:sz="0" w:space="0" w:color="auto"/>
            <w:bottom w:val="none" w:sz="0" w:space="0" w:color="auto"/>
            <w:right w:val="none" w:sz="0" w:space="0" w:color="auto"/>
          </w:divBdr>
        </w:div>
      </w:divsChild>
    </w:div>
    <w:div w:id="1348943777">
      <w:bodyDiv w:val="1"/>
      <w:marLeft w:val="0"/>
      <w:marRight w:val="0"/>
      <w:marTop w:val="0"/>
      <w:marBottom w:val="0"/>
      <w:divBdr>
        <w:top w:val="none" w:sz="0" w:space="0" w:color="auto"/>
        <w:left w:val="none" w:sz="0" w:space="0" w:color="auto"/>
        <w:bottom w:val="none" w:sz="0" w:space="0" w:color="auto"/>
        <w:right w:val="none" w:sz="0" w:space="0" w:color="auto"/>
      </w:divBdr>
    </w:div>
    <w:div w:id="1349066077">
      <w:bodyDiv w:val="1"/>
      <w:marLeft w:val="0"/>
      <w:marRight w:val="0"/>
      <w:marTop w:val="0"/>
      <w:marBottom w:val="0"/>
      <w:divBdr>
        <w:top w:val="none" w:sz="0" w:space="0" w:color="auto"/>
        <w:left w:val="none" w:sz="0" w:space="0" w:color="auto"/>
        <w:bottom w:val="none" w:sz="0" w:space="0" w:color="auto"/>
        <w:right w:val="none" w:sz="0" w:space="0" w:color="auto"/>
      </w:divBdr>
      <w:divsChild>
        <w:div w:id="1013652300">
          <w:marLeft w:val="1166"/>
          <w:marRight w:val="0"/>
          <w:marTop w:val="134"/>
          <w:marBottom w:val="0"/>
          <w:divBdr>
            <w:top w:val="none" w:sz="0" w:space="0" w:color="auto"/>
            <w:left w:val="none" w:sz="0" w:space="0" w:color="auto"/>
            <w:bottom w:val="none" w:sz="0" w:space="0" w:color="auto"/>
            <w:right w:val="none" w:sz="0" w:space="0" w:color="auto"/>
          </w:divBdr>
        </w:div>
        <w:div w:id="1727415770">
          <w:marLeft w:val="547"/>
          <w:marRight w:val="0"/>
          <w:marTop w:val="154"/>
          <w:marBottom w:val="0"/>
          <w:divBdr>
            <w:top w:val="none" w:sz="0" w:space="0" w:color="auto"/>
            <w:left w:val="none" w:sz="0" w:space="0" w:color="auto"/>
            <w:bottom w:val="none" w:sz="0" w:space="0" w:color="auto"/>
            <w:right w:val="none" w:sz="0" w:space="0" w:color="auto"/>
          </w:divBdr>
        </w:div>
        <w:div w:id="1833132189">
          <w:marLeft w:val="547"/>
          <w:marRight w:val="0"/>
          <w:marTop w:val="154"/>
          <w:marBottom w:val="0"/>
          <w:divBdr>
            <w:top w:val="none" w:sz="0" w:space="0" w:color="auto"/>
            <w:left w:val="none" w:sz="0" w:space="0" w:color="auto"/>
            <w:bottom w:val="none" w:sz="0" w:space="0" w:color="auto"/>
            <w:right w:val="none" w:sz="0" w:space="0" w:color="auto"/>
          </w:divBdr>
        </w:div>
      </w:divsChild>
    </w:div>
    <w:div w:id="1351294755">
      <w:bodyDiv w:val="1"/>
      <w:marLeft w:val="0"/>
      <w:marRight w:val="0"/>
      <w:marTop w:val="0"/>
      <w:marBottom w:val="0"/>
      <w:divBdr>
        <w:top w:val="none" w:sz="0" w:space="0" w:color="auto"/>
        <w:left w:val="none" w:sz="0" w:space="0" w:color="auto"/>
        <w:bottom w:val="none" w:sz="0" w:space="0" w:color="auto"/>
        <w:right w:val="none" w:sz="0" w:space="0" w:color="auto"/>
      </w:divBdr>
    </w:div>
    <w:div w:id="1351949600">
      <w:bodyDiv w:val="1"/>
      <w:marLeft w:val="0"/>
      <w:marRight w:val="0"/>
      <w:marTop w:val="0"/>
      <w:marBottom w:val="0"/>
      <w:divBdr>
        <w:top w:val="none" w:sz="0" w:space="0" w:color="auto"/>
        <w:left w:val="none" w:sz="0" w:space="0" w:color="auto"/>
        <w:bottom w:val="none" w:sz="0" w:space="0" w:color="auto"/>
        <w:right w:val="none" w:sz="0" w:space="0" w:color="auto"/>
      </w:divBdr>
      <w:divsChild>
        <w:div w:id="204946585">
          <w:marLeft w:val="547"/>
          <w:marRight w:val="0"/>
          <w:marTop w:val="134"/>
          <w:marBottom w:val="0"/>
          <w:divBdr>
            <w:top w:val="none" w:sz="0" w:space="0" w:color="auto"/>
            <w:left w:val="none" w:sz="0" w:space="0" w:color="auto"/>
            <w:bottom w:val="none" w:sz="0" w:space="0" w:color="auto"/>
            <w:right w:val="none" w:sz="0" w:space="0" w:color="auto"/>
          </w:divBdr>
        </w:div>
        <w:div w:id="1658461602">
          <w:marLeft w:val="1166"/>
          <w:marRight w:val="0"/>
          <w:marTop w:val="115"/>
          <w:marBottom w:val="0"/>
          <w:divBdr>
            <w:top w:val="none" w:sz="0" w:space="0" w:color="auto"/>
            <w:left w:val="none" w:sz="0" w:space="0" w:color="auto"/>
            <w:bottom w:val="none" w:sz="0" w:space="0" w:color="auto"/>
            <w:right w:val="none" w:sz="0" w:space="0" w:color="auto"/>
          </w:divBdr>
        </w:div>
      </w:divsChild>
    </w:div>
    <w:div w:id="1352684337">
      <w:bodyDiv w:val="1"/>
      <w:marLeft w:val="0"/>
      <w:marRight w:val="0"/>
      <w:marTop w:val="0"/>
      <w:marBottom w:val="0"/>
      <w:divBdr>
        <w:top w:val="none" w:sz="0" w:space="0" w:color="auto"/>
        <w:left w:val="none" w:sz="0" w:space="0" w:color="auto"/>
        <w:bottom w:val="none" w:sz="0" w:space="0" w:color="auto"/>
        <w:right w:val="none" w:sz="0" w:space="0" w:color="auto"/>
      </w:divBdr>
      <w:divsChild>
        <w:div w:id="1572693233">
          <w:marLeft w:val="720"/>
          <w:marRight w:val="0"/>
          <w:marTop w:val="120"/>
          <w:marBottom w:val="120"/>
          <w:divBdr>
            <w:top w:val="none" w:sz="0" w:space="0" w:color="auto"/>
            <w:left w:val="none" w:sz="0" w:space="0" w:color="auto"/>
            <w:bottom w:val="none" w:sz="0" w:space="0" w:color="auto"/>
            <w:right w:val="none" w:sz="0" w:space="0" w:color="auto"/>
          </w:divBdr>
        </w:div>
        <w:div w:id="1746605783">
          <w:marLeft w:val="1440"/>
          <w:marRight w:val="0"/>
          <w:marTop w:val="120"/>
          <w:marBottom w:val="120"/>
          <w:divBdr>
            <w:top w:val="none" w:sz="0" w:space="0" w:color="auto"/>
            <w:left w:val="none" w:sz="0" w:space="0" w:color="auto"/>
            <w:bottom w:val="none" w:sz="0" w:space="0" w:color="auto"/>
            <w:right w:val="none" w:sz="0" w:space="0" w:color="auto"/>
          </w:divBdr>
        </w:div>
      </w:divsChild>
    </w:div>
    <w:div w:id="1354377258">
      <w:bodyDiv w:val="1"/>
      <w:marLeft w:val="0"/>
      <w:marRight w:val="0"/>
      <w:marTop w:val="0"/>
      <w:marBottom w:val="0"/>
      <w:divBdr>
        <w:top w:val="none" w:sz="0" w:space="0" w:color="auto"/>
        <w:left w:val="none" w:sz="0" w:space="0" w:color="auto"/>
        <w:bottom w:val="none" w:sz="0" w:space="0" w:color="auto"/>
        <w:right w:val="none" w:sz="0" w:space="0" w:color="auto"/>
      </w:divBdr>
      <w:divsChild>
        <w:div w:id="441612650">
          <w:marLeft w:val="547"/>
          <w:marRight w:val="0"/>
          <w:marTop w:val="86"/>
          <w:marBottom w:val="0"/>
          <w:divBdr>
            <w:top w:val="none" w:sz="0" w:space="0" w:color="auto"/>
            <w:left w:val="none" w:sz="0" w:space="0" w:color="auto"/>
            <w:bottom w:val="none" w:sz="0" w:space="0" w:color="auto"/>
            <w:right w:val="none" w:sz="0" w:space="0" w:color="auto"/>
          </w:divBdr>
        </w:div>
        <w:div w:id="675183907">
          <w:marLeft w:val="1166"/>
          <w:marRight w:val="0"/>
          <w:marTop w:val="77"/>
          <w:marBottom w:val="0"/>
          <w:divBdr>
            <w:top w:val="none" w:sz="0" w:space="0" w:color="auto"/>
            <w:left w:val="none" w:sz="0" w:space="0" w:color="auto"/>
            <w:bottom w:val="none" w:sz="0" w:space="0" w:color="auto"/>
            <w:right w:val="none" w:sz="0" w:space="0" w:color="auto"/>
          </w:divBdr>
        </w:div>
        <w:div w:id="872377371">
          <w:marLeft w:val="1166"/>
          <w:marRight w:val="0"/>
          <w:marTop w:val="77"/>
          <w:marBottom w:val="0"/>
          <w:divBdr>
            <w:top w:val="none" w:sz="0" w:space="0" w:color="auto"/>
            <w:left w:val="none" w:sz="0" w:space="0" w:color="auto"/>
            <w:bottom w:val="none" w:sz="0" w:space="0" w:color="auto"/>
            <w:right w:val="none" w:sz="0" w:space="0" w:color="auto"/>
          </w:divBdr>
        </w:div>
        <w:div w:id="1313172329">
          <w:marLeft w:val="547"/>
          <w:marRight w:val="0"/>
          <w:marTop w:val="86"/>
          <w:marBottom w:val="0"/>
          <w:divBdr>
            <w:top w:val="none" w:sz="0" w:space="0" w:color="auto"/>
            <w:left w:val="none" w:sz="0" w:space="0" w:color="auto"/>
            <w:bottom w:val="none" w:sz="0" w:space="0" w:color="auto"/>
            <w:right w:val="none" w:sz="0" w:space="0" w:color="auto"/>
          </w:divBdr>
        </w:div>
        <w:div w:id="1712460841">
          <w:marLeft w:val="547"/>
          <w:marRight w:val="0"/>
          <w:marTop w:val="86"/>
          <w:marBottom w:val="0"/>
          <w:divBdr>
            <w:top w:val="none" w:sz="0" w:space="0" w:color="auto"/>
            <w:left w:val="none" w:sz="0" w:space="0" w:color="auto"/>
            <w:bottom w:val="none" w:sz="0" w:space="0" w:color="auto"/>
            <w:right w:val="none" w:sz="0" w:space="0" w:color="auto"/>
          </w:divBdr>
        </w:div>
        <w:div w:id="1733118542">
          <w:marLeft w:val="1166"/>
          <w:marRight w:val="0"/>
          <w:marTop w:val="77"/>
          <w:marBottom w:val="0"/>
          <w:divBdr>
            <w:top w:val="none" w:sz="0" w:space="0" w:color="auto"/>
            <w:left w:val="none" w:sz="0" w:space="0" w:color="auto"/>
            <w:bottom w:val="none" w:sz="0" w:space="0" w:color="auto"/>
            <w:right w:val="none" w:sz="0" w:space="0" w:color="auto"/>
          </w:divBdr>
        </w:div>
        <w:div w:id="1739553872">
          <w:marLeft w:val="1800"/>
          <w:marRight w:val="0"/>
          <w:marTop w:val="77"/>
          <w:marBottom w:val="0"/>
          <w:divBdr>
            <w:top w:val="none" w:sz="0" w:space="0" w:color="auto"/>
            <w:left w:val="none" w:sz="0" w:space="0" w:color="auto"/>
            <w:bottom w:val="none" w:sz="0" w:space="0" w:color="auto"/>
            <w:right w:val="none" w:sz="0" w:space="0" w:color="auto"/>
          </w:divBdr>
        </w:div>
        <w:div w:id="1799838587">
          <w:marLeft w:val="1166"/>
          <w:marRight w:val="0"/>
          <w:marTop w:val="77"/>
          <w:marBottom w:val="0"/>
          <w:divBdr>
            <w:top w:val="none" w:sz="0" w:space="0" w:color="auto"/>
            <w:left w:val="none" w:sz="0" w:space="0" w:color="auto"/>
            <w:bottom w:val="none" w:sz="0" w:space="0" w:color="auto"/>
            <w:right w:val="none" w:sz="0" w:space="0" w:color="auto"/>
          </w:divBdr>
        </w:div>
        <w:div w:id="1819808008">
          <w:marLeft w:val="547"/>
          <w:marRight w:val="0"/>
          <w:marTop w:val="86"/>
          <w:marBottom w:val="0"/>
          <w:divBdr>
            <w:top w:val="none" w:sz="0" w:space="0" w:color="auto"/>
            <w:left w:val="none" w:sz="0" w:space="0" w:color="auto"/>
            <w:bottom w:val="none" w:sz="0" w:space="0" w:color="auto"/>
            <w:right w:val="none" w:sz="0" w:space="0" w:color="auto"/>
          </w:divBdr>
        </w:div>
        <w:div w:id="1829327806">
          <w:marLeft w:val="547"/>
          <w:marRight w:val="0"/>
          <w:marTop w:val="86"/>
          <w:marBottom w:val="0"/>
          <w:divBdr>
            <w:top w:val="none" w:sz="0" w:space="0" w:color="auto"/>
            <w:left w:val="none" w:sz="0" w:space="0" w:color="auto"/>
            <w:bottom w:val="none" w:sz="0" w:space="0" w:color="auto"/>
            <w:right w:val="none" w:sz="0" w:space="0" w:color="auto"/>
          </w:divBdr>
        </w:div>
        <w:div w:id="1850482237">
          <w:marLeft w:val="547"/>
          <w:marRight w:val="0"/>
          <w:marTop w:val="86"/>
          <w:marBottom w:val="0"/>
          <w:divBdr>
            <w:top w:val="none" w:sz="0" w:space="0" w:color="auto"/>
            <w:left w:val="none" w:sz="0" w:space="0" w:color="auto"/>
            <w:bottom w:val="none" w:sz="0" w:space="0" w:color="auto"/>
            <w:right w:val="none" w:sz="0" w:space="0" w:color="auto"/>
          </w:divBdr>
        </w:div>
      </w:divsChild>
    </w:div>
    <w:div w:id="1354762914">
      <w:bodyDiv w:val="1"/>
      <w:marLeft w:val="0"/>
      <w:marRight w:val="0"/>
      <w:marTop w:val="0"/>
      <w:marBottom w:val="0"/>
      <w:divBdr>
        <w:top w:val="none" w:sz="0" w:space="0" w:color="auto"/>
        <w:left w:val="none" w:sz="0" w:space="0" w:color="auto"/>
        <w:bottom w:val="none" w:sz="0" w:space="0" w:color="auto"/>
        <w:right w:val="none" w:sz="0" w:space="0" w:color="auto"/>
      </w:divBdr>
    </w:div>
    <w:div w:id="1355572003">
      <w:bodyDiv w:val="1"/>
      <w:marLeft w:val="0"/>
      <w:marRight w:val="0"/>
      <w:marTop w:val="0"/>
      <w:marBottom w:val="0"/>
      <w:divBdr>
        <w:top w:val="none" w:sz="0" w:space="0" w:color="auto"/>
        <w:left w:val="none" w:sz="0" w:space="0" w:color="auto"/>
        <w:bottom w:val="none" w:sz="0" w:space="0" w:color="auto"/>
        <w:right w:val="none" w:sz="0" w:space="0" w:color="auto"/>
      </w:divBdr>
      <w:divsChild>
        <w:div w:id="328944382">
          <w:marLeft w:val="3240"/>
          <w:marRight w:val="0"/>
          <w:marTop w:val="86"/>
          <w:marBottom w:val="0"/>
          <w:divBdr>
            <w:top w:val="none" w:sz="0" w:space="0" w:color="auto"/>
            <w:left w:val="none" w:sz="0" w:space="0" w:color="auto"/>
            <w:bottom w:val="none" w:sz="0" w:space="0" w:color="auto"/>
            <w:right w:val="none" w:sz="0" w:space="0" w:color="auto"/>
          </w:divBdr>
        </w:div>
        <w:div w:id="545222962">
          <w:marLeft w:val="2520"/>
          <w:marRight w:val="0"/>
          <w:marTop w:val="86"/>
          <w:marBottom w:val="0"/>
          <w:divBdr>
            <w:top w:val="none" w:sz="0" w:space="0" w:color="auto"/>
            <w:left w:val="none" w:sz="0" w:space="0" w:color="auto"/>
            <w:bottom w:val="none" w:sz="0" w:space="0" w:color="auto"/>
            <w:right w:val="none" w:sz="0" w:space="0" w:color="auto"/>
          </w:divBdr>
        </w:div>
        <w:div w:id="918708083">
          <w:marLeft w:val="1800"/>
          <w:marRight w:val="0"/>
          <w:marTop w:val="86"/>
          <w:marBottom w:val="0"/>
          <w:divBdr>
            <w:top w:val="none" w:sz="0" w:space="0" w:color="auto"/>
            <w:left w:val="none" w:sz="0" w:space="0" w:color="auto"/>
            <w:bottom w:val="none" w:sz="0" w:space="0" w:color="auto"/>
            <w:right w:val="none" w:sz="0" w:space="0" w:color="auto"/>
          </w:divBdr>
        </w:div>
        <w:div w:id="1085227864">
          <w:marLeft w:val="2520"/>
          <w:marRight w:val="0"/>
          <w:marTop w:val="86"/>
          <w:marBottom w:val="0"/>
          <w:divBdr>
            <w:top w:val="none" w:sz="0" w:space="0" w:color="auto"/>
            <w:left w:val="none" w:sz="0" w:space="0" w:color="auto"/>
            <w:bottom w:val="none" w:sz="0" w:space="0" w:color="auto"/>
            <w:right w:val="none" w:sz="0" w:space="0" w:color="auto"/>
          </w:divBdr>
        </w:div>
        <w:div w:id="1217669581">
          <w:marLeft w:val="547"/>
          <w:marRight w:val="0"/>
          <w:marTop w:val="115"/>
          <w:marBottom w:val="0"/>
          <w:divBdr>
            <w:top w:val="none" w:sz="0" w:space="0" w:color="auto"/>
            <w:left w:val="none" w:sz="0" w:space="0" w:color="auto"/>
            <w:bottom w:val="none" w:sz="0" w:space="0" w:color="auto"/>
            <w:right w:val="none" w:sz="0" w:space="0" w:color="auto"/>
          </w:divBdr>
        </w:div>
        <w:div w:id="1262957430">
          <w:marLeft w:val="1800"/>
          <w:marRight w:val="0"/>
          <w:marTop w:val="86"/>
          <w:marBottom w:val="0"/>
          <w:divBdr>
            <w:top w:val="none" w:sz="0" w:space="0" w:color="auto"/>
            <w:left w:val="none" w:sz="0" w:space="0" w:color="auto"/>
            <w:bottom w:val="none" w:sz="0" w:space="0" w:color="auto"/>
            <w:right w:val="none" w:sz="0" w:space="0" w:color="auto"/>
          </w:divBdr>
        </w:div>
        <w:div w:id="1523785689">
          <w:marLeft w:val="3240"/>
          <w:marRight w:val="0"/>
          <w:marTop w:val="86"/>
          <w:marBottom w:val="0"/>
          <w:divBdr>
            <w:top w:val="none" w:sz="0" w:space="0" w:color="auto"/>
            <w:left w:val="none" w:sz="0" w:space="0" w:color="auto"/>
            <w:bottom w:val="none" w:sz="0" w:space="0" w:color="auto"/>
            <w:right w:val="none" w:sz="0" w:space="0" w:color="auto"/>
          </w:divBdr>
        </w:div>
        <w:div w:id="2064134140">
          <w:marLeft w:val="1166"/>
          <w:marRight w:val="0"/>
          <w:marTop w:val="115"/>
          <w:marBottom w:val="0"/>
          <w:divBdr>
            <w:top w:val="none" w:sz="0" w:space="0" w:color="auto"/>
            <w:left w:val="none" w:sz="0" w:space="0" w:color="auto"/>
            <w:bottom w:val="none" w:sz="0" w:space="0" w:color="auto"/>
            <w:right w:val="none" w:sz="0" w:space="0" w:color="auto"/>
          </w:divBdr>
        </w:div>
      </w:divsChild>
    </w:div>
    <w:div w:id="1356157375">
      <w:bodyDiv w:val="1"/>
      <w:marLeft w:val="0"/>
      <w:marRight w:val="0"/>
      <w:marTop w:val="0"/>
      <w:marBottom w:val="0"/>
      <w:divBdr>
        <w:top w:val="none" w:sz="0" w:space="0" w:color="auto"/>
        <w:left w:val="none" w:sz="0" w:space="0" w:color="auto"/>
        <w:bottom w:val="none" w:sz="0" w:space="0" w:color="auto"/>
        <w:right w:val="none" w:sz="0" w:space="0" w:color="auto"/>
      </w:divBdr>
    </w:div>
    <w:div w:id="1356342458">
      <w:bodyDiv w:val="1"/>
      <w:marLeft w:val="0"/>
      <w:marRight w:val="0"/>
      <w:marTop w:val="0"/>
      <w:marBottom w:val="0"/>
      <w:divBdr>
        <w:top w:val="none" w:sz="0" w:space="0" w:color="auto"/>
        <w:left w:val="none" w:sz="0" w:space="0" w:color="auto"/>
        <w:bottom w:val="none" w:sz="0" w:space="0" w:color="auto"/>
        <w:right w:val="none" w:sz="0" w:space="0" w:color="auto"/>
      </w:divBdr>
    </w:div>
    <w:div w:id="1356613414">
      <w:bodyDiv w:val="1"/>
      <w:marLeft w:val="0"/>
      <w:marRight w:val="0"/>
      <w:marTop w:val="0"/>
      <w:marBottom w:val="0"/>
      <w:divBdr>
        <w:top w:val="none" w:sz="0" w:space="0" w:color="auto"/>
        <w:left w:val="none" w:sz="0" w:space="0" w:color="auto"/>
        <w:bottom w:val="none" w:sz="0" w:space="0" w:color="auto"/>
        <w:right w:val="none" w:sz="0" w:space="0" w:color="auto"/>
      </w:divBdr>
    </w:div>
    <w:div w:id="1357075015">
      <w:bodyDiv w:val="1"/>
      <w:marLeft w:val="0"/>
      <w:marRight w:val="0"/>
      <w:marTop w:val="0"/>
      <w:marBottom w:val="0"/>
      <w:divBdr>
        <w:top w:val="none" w:sz="0" w:space="0" w:color="auto"/>
        <w:left w:val="none" w:sz="0" w:space="0" w:color="auto"/>
        <w:bottom w:val="none" w:sz="0" w:space="0" w:color="auto"/>
        <w:right w:val="none" w:sz="0" w:space="0" w:color="auto"/>
      </w:divBdr>
    </w:div>
    <w:div w:id="1357149772">
      <w:bodyDiv w:val="1"/>
      <w:marLeft w:val="0"/>
      <w:marRight w:val="0"/>
      <w:marTop w:val="0"/>
      <w:marBottom w:val="0"/>
      <w:divBdr>
        <w:top w:val="none" w:sz="0" w:space="0" w:color="auto"/>
        <w:left w:val="none" w:sz="0" w:space="0" w:color="auto"/>
        <w:bottom w:val="none" w:sz="0" w:space="0" w:color="auto"/>
        <w:right w:val="none" w:sz="0" w:space="0" w:color="auto"/>
      </w:divBdr>
    </w:div>
    <w:div w:id="1358190129">
      <w:bodyDiv w:val="1"/>
      <w:marLeft w:val="0"/>
      <w:marRight w:val="0"/>
      <w:marTop w:val="0"/>
      <w:marBottom w:val="0"/>
      <w:divBdr>
        <w:top w:val="none" w:sz="0" w:space="0" w:color="auto"/>
        <w:left w:val="none" w:sz="0" w:space="0" w:color="auto"/>
        <w:bottom w:val="none" w:sz="0" w:space="0" w:color="auto"/>
        <w:right w:val="none" w:sz="0" w:space="0" w:color="auto"/>
      </w:divBdr>
      <w:divsChild>
        <w:div w:id="1680696680">
          <w:marLeft w:val="547"/>
          <w:marRight w:val="0"/>
          <w:marTop w:val="154"/>
          <w:marBottom w:val="0"/>
          <w:divBdr>
            <w:top w:val="none" w:sz="0" w:space="0" w:color="auto"/>
            <w:left w:val="none" w:sz="0" w:space="0" w:color="auto"/>
            <w:bottom w:val="none" w:sz="0" w:space="0" w:color="auto"/>
            <w:right w:val="none" w:sz="0" w:space="0" w:color="auto"/>
          </w:divBdr>
        </w:div>
        <w:div w:id="1943339982">
          <w:marLeft w:val="1166"/>
          <w:marRight w:val="0"/>
          <w:marTop w:val="134"/>
          <w:marBottom w:val="0"/>
          <w:divBdr>
            <w:top w:val="none" w:sz="0" w:space="0" w:color="auto"/>
            <w:left w:val="none" w:sz="0" w:space="0" w:color="auto"/>
            <w:bottom w:val="none" w:sz="0" w:space="0" w:color="auto"/>
            <w:right w:val="none" w:sz="0" w:space="0" w:color="auto"/>
          </w:divBdr>
        </w:div>
        <w:div w:id="2054763546">
          <w:marLeft w:val="1166"/>
          <w:marRight w:val="0"/>
          <w:marTop w:val="134"/>
          <w:marBottom w:val="0"/>
          <w:divBdr>
            <w:top w:val="none" w:sz="0" w:space="0" w:color="auto"/>
            <w:left w:val="none" w:sz="0" w:space="0" w:color="auto"/>
            <w:bottom w:val="none" w:sz="0" w:space="0" w:color="auto"/>
            <w:right w:val="none" w:sz="0" w:space="0" w:color="auto"/>
          </w:divBdr>
        </w:div>
      </w:divsChild>
    </w:div>
    <w:div w:id="1358432128">
      <w:bodyDiv w:val="1"/>
      <w:marLeft w:val="0"/>
      <w:marRight w:val="0"/>
      <w:marTop w:val="0"/>
      <w:marBottom w:val="0"/>
      <w:divBdr>
        <w:top w:val="none" w:sz="0" w:space="0" w:color="auto"/>
        <w:left w:val="none" w:sz="0" w:space="0" w:color="auto"/>
        <w:bottom w:val="none" w:sz="0" w:space="0" w:color="auto"/>
        <w:right w:val="none" w:sz="0" w:space="0" w:color="auto"/>
      </w:divBdr>
    </w:div>
    <w:div w:id="1358582619">
      <w:bodyDiv w:val="1"/>
      <w:marLeft w:val="0"/>
      <w:marRight w:val="0"/>
      <w:marTop w:val="0"/>
      <w:marBottom w:val="0"/>
      <w:divBdr>
        <w:top w:val="none" w:sz="0" w:space="0" w:color="auto"/>
        <w:left w:val="none" w:sz="0" w:space="0" w:color="auto"/>
        <w:bottom w:val="none" w:sz="0" w:space="0" w:color="auto"/>
        <w:right w:val="none" w:sz="0" w:space="0" w:color="auto"/>
      </w:divBdr>
      <w:divsChild>
        <w:div w:id="1077750532">
          <w:marLeft w:val="547"/>
          <w:marRight w:val="0"/>
          <w:marTop w:val="115"/>
          <w:marBottom w:val="0"/>
          <w:divBdr>
            <w:top w:val="none" w:sz="0" w:space="0" w:color="auto"/>
            <w:left w:val="none" w:sz="0" w:space="0" w:color="auto"/>
            <w:bottom w:val="none" w:sz="0" w:space="0" w:color="auto"/>
            <w:right w:val="none" w:sz="0" w:space="0" w:color="auto"/>
          </w:divBdr>
        </w:div>
      </w:divsChild>
    </w:div>
    <w:div w:id="1359505137">
      <w:bodyDiv w:val="1"/>
      <w:marLeft w:val="0"/>
      <w:marRight w:val="0"/>
      <w:marTop w:val="0"/>
      <w:marBottom w:val="0"/>
      <w:divBdr>
        <w:top w:val="none" w:sz="0" w:space="0" w:color="auto"/>
        <w:left w:val="none" w:sz="0" w:space="0" w:color="auto"/>
        <w:bottom w:val="none" w:sz="0" w:space="0" w:color="auto"/>
        <w:right w:val="none" w:sz="0" w:space="0" w:color="auto"/>
      </w:divBdr>
      <w:divsChild>
        <w:div w:id="269898454">
          <w:marLeft w:val="547"/>
          <w:marRight w:val="0"/>
          <w:marTop w:val="130"/>
          <w:marBottom w:val="0"/>
          <w:divBdr>
            <w:top w:val="none" w:sz="0" w:space="0" w:color="auto"/>
            <w:left w:val="none" w:sz="0" w:space="0" w:color="auto"/>
            <w:bottom w:val="none" w:sz="0" w:space="0" w:color="auto"/>
            <w:right w:val="none" w:sz="0" w:space="0" w:color="auto"/>
          </w:divBdr>
        </w:div>
        <w:div w:id="1013729518">
          <w:marLeft w:val="1166"/>
          <w:marRight w:val="0"/>
          <w:marTop w:val="115"/>
          <w:marBottom w:val="0"/>
          <w:divBdr>
            <w:top w:val="none" w:sz="0" w:space="0" w:color="auto"/>
            <w:left w:val="none" w:sz="0" w:space="0" w:color="auto"/>
            <w:bottom w:val="none" w:sz="0" w:space="0" w:color="auto"/>
            <w:right w:val="none" w:sz="0" w:space="0" w:color="auto"/>
          </w:divBdr>
        </w:div>
        <w:div w:id="1326276890">
          <w:marLeft w:val="1166"/>
          <w:marRight w:val="0"/>
          <w:marTop w:val="115"/>
          <w:marBottom w:val="0"/>
          <w:divBdr>
            <w:top w:val="none" w:sz="0" w:space="0" w:color="auto"/>
            <w:left w:val="none" w:sz="0" w:space="0" w:color="auto"/>
            <w:bottom w:val="none" w:sz="0" w:space="0" w:color="auto"/>
            <w:right w:val="none" w:sz="0" w:space="0" w:color="auto"/>
          </w:divBdr>
        </w:div>
        <w:div w:id="1397782449">
          <w:marLeft w:val="1166"/>
          <w:marRight w:val="0"/>
          <w:marTop w:val="115"/>
          <w:marBottom w:val="0"/>
          <w:divBdr>
            <w:top w:val="none" w:sz="0" w:space="0" w:color="auto"/>
            <w:left w:val="none" w:sz="0" w:space="0" w:color="auto"/>
            <w:bottom w:val="none" w:sz="0" w:space="0" w:color="auto"/>
            <w:right w:val="none" w:sz="0" w:space="0" w:color="auto"/>
          </w:divBdr>
        </w:div>
        <w:div w:id="1802645998">
          <w:marLeft w:val="1166"/>
          <w:marRight w:val="0"/>
          <w:marTop w:val="115"/>
          <w:marBottom w:val="0"/>
          <w:divBdr>
            <w:top w:val="none" w:sz="0" w:space="0" w:color="auto"/>
            <w:left w:val="none" w:sz="0" w:space="0" w:color="auto"/>
            <w:bottom w:val="none" w:sz="0" w:space="0" w:color="auto"/>
            <w:right w:val="none" w:sz="0" w:space="0" w:color="auto"/>
          </w:divBdr>
        </w:div>
        <w:div w:id="2073388755">
          <w:marLeft w:val="547"/>
          <w:marRight w:val="0"/>
          <w:marTop w:val="130"/>
          <w:marBottom w:val="0"/>
          <w:divBdr>
            <w:top w:val="none" w:sz="0" w:space="0" w:color="auto"/>
            <w:left w:val="none" w:sz="0" w:space="0" w:color="auto"/>
            <w:bottom w:val="none" w:sz="0" w:space="0" w:color="auto"/>
            <w:right w:val="none" w:sz="0" w:space="0" w:color="auto"/>
          </w:divBdr>
        </w:div>
      </w:divsChild>
    </w:div>
    <w:div w:id="1359702835">
      <w:bodyDiv w:val="1"/>
      <w:marLeft w:val="0"/>
      <w:marRight w:val="0"/>
      <w:marTop w:val="0"/>
      <w:marBottom w:val="0"/>
      <w:divBdr>
        <w:top w:val="none" w:sz="0" w:space="0" w:color="auto"/>
        <w:left w:val="none" w:sz="0" w:space="0" w:color="auto"/>
        <w:bottom w:val="none" w:sz="0" w:space="0" w:color="auto"/>
        <w:right w:val="none" w:sz="0" w:space="0" w:color="auto"/>
      </w:divBdr>
    </w:div>
    <w:div w:id="1359889088">
      <w:bodyDiv w:val="1"/>
      <w:marLeft w:val="0"/>
      <w:marRight w:val="0"/>
      <w:marTop w:val="0"/>
      <w:marBottom w:val="0"/>
      <w:divBdr>
        <w:top w:val="none" w:sz="0" w:space="0" w:color="auto"/>
        <w:left w:val="none" w:sz="0" w:space="0" w:color="auto"/>
        <w:bottom w:val="none" w:sz="0" w:space="0" w:color="auto"/>
        <w:right w:val="none" w:sz="0" w:space="0" w:color="auto"/>
      </w:divBdr>
      <w:divsChild>
        <w:div w:id="35283198">
          <w:marLeft w:val="1166"/>
          <w:marRight w:val="0"/>
          <w:marTop w:val="134"/>
          <w:marBottom w:val="0"/>
          <w:divBdr>
            <w:top w:val="none" w:sz="0" w:space="0" w:color="auto"/>
            <w:left w:val="none" w:sz="0" w:space="0" w:color="auto"/>
            <w:bottom w:val="none" w:sz="0" w:space="0" w:color="auto"/>
            <w:right w:val="none" w:sz="0" w:space="0" w:color="auto"/>
          </w:divBdr>
        </w:div>
        <w:div w:id="276719604">
          <w:marLeft w:val="3240"/>
          <w:marRight w:val="0"/>
          <w:marTop w:val="96"/>
          <w:marBottom w:val="0"/>
          <w:divBdr>
            <w:top w:val="none" w:sz="0" w:space="0" w:color="auto"/>
            <w:left w:val="none" w:sz="0" w:space="0" w:color="auto"/>
            <w:bottom w:val="none" w:sz="0" w:space="0" w:color="auto"/>
            <w:right w:val="none" w:sz="0" w:space="0" w:color="auto"/>
          </w:divBdr>
        </w:div>
        <w:div w:id="810749038">
          <w:marLeft w:val="3240"/>
          <w:marRight w:val="0"/>
          <w:marTop w:val="96"/>
          <w:marBottom w:val="0"/>
          <w:divBdr>
            <w:top w:val="none" w:sz="0" w:space="0" w:color="auto"/>
            <w:left w:val="none" w:sz="0" w:space="0" w:color="auto"/>
            <w:bottom w:val="none" w:sz="0" w:space="0" w:color="auto"/>
            <w:right w:val="none" w:sz="0" w:space="0" w:color="auto"/>
          </w:divBdr>
        </w:div>
        <w:div w:id="839125128">
          <w:marLeft w:val="547"/>
          <w:marRight w:val="0"/>
          <w:marTop w:val="154"/>
          <w:marBottom w:val="0"/>
          <w:divBdr>
            <w:top w:val="none" w:sz="0" w:space="0" w:color="auto"/>
            <w:left w:val="none" w:sz="0" w:space="0" w:color="auto"/>
            <w:bottom w:val="none" w:sz="0" w:space="0" w:color="auto"/>
            <w:right w:val="none" w:sz="0" w:space="0" w:color="auto"/>
          </w:divBdr>
        </w:div>
        <w:div w:id="1044914832">
          <w:marLeft w:val="2520"/>
          <w:marRight w:val="0"/>
          <w:marTop w:val="96"/>
          <w:marBottom w:val="0"/>
          <w:divBdr>
            <w:top w:val="none" w:sz="0" w:space="0" w:color="auto"/>
            <w:left w:val="none" w:sz="0" w:space="0" w:color="auto"/>
            <w:bottom w:val="none" w:sz="0" w:space="0" w:color="auto"/>
            <w:right w:val="none" w:sz="0" w:space="0" w:color="auto"/>
          </w:divBdr>
        </w:div>
        <w:div w:id="1406300825">
          <w:marLeft w:val="3240"/>
          <w:marRight w:val="0"/>
          <w:marTop w:val="96"/>
          <w:marBottom w:val="0"/>
          <w:divBdr>
            <w:top w:val="none" w:sz="0" w:space="0" w:color="auto"/>
            <w:left w:val="none" w:sz="0" w:space="0" w:color="auto"/>
            <w:bottom w:val="none" w:sz="0" w:space="0" w:color="auto"/>
            <w:right w:val="none" w:sz="0" w:space="0" w:color="auto"/>
          </w:divBdr>
        </w:div>
        <w:div w:id="1760055583">
          <w:marLeft w:val="1800"/>
          <w:marRight w:val="0"/>
          <w:marTop w:val="115"/>
          <w:marBottom w:val="0"/>
          <w:divBdr>
            <w:top w:val="none" w:sz="0" w:space="0" w:color="auto"/>
            <w:left w:val="none" w:sz="0" w:space="0" w:color="auto"/>
            <w:bottom w:val="none" w:sz="0" w:space="0" w:color="auto"/>
            <w:right w:val="none" w:sz="0" w:space="0" w:color="auto"/>
          </w:divBdr>
        </w:div>
      </w:divsChild>
    </w:div>
    <w:div w:id="1360471853">
      <w:bodyDiv w:val="1"/>
      <w:marLeft w:val="0"/>
      <w:marRight w:val="0"/>
      <w:marTop w:val="0"/>
      <w:marBottom w:val="0"/>
      <w:divBdr>
        <w:top w:val="none" w:sz="0" w:space="0" w:color="auto"/>
        <w:left w:val="none" w:sz="0" w:space="0" w:color="auto"/>
        <w:bottom w:val="none" w:sz="0" w:space="0" w:color="auto"/>
        <w:right w:val="none" w:sz="0" w:space="0" w:color="auto"/>
      </w:divBdr>
      <w:divsChild>
        <w:div w:id="5523927">
          <w:marLeft w:val="1166"/>
          <w:marRight w:val="0"/>
          <w:marTop w:val="96"/>
          <w:marBottom w:val="0"/>
          <w:divBdr>
            <w:top w:val="none" w:sz="0" w:space="0" w:color="auto"/>
            <w:left w:val="none" w:sz="0" w:space="0" w:color="auto"/>
            <w:bottom w:val="none" w:sz="0" w:space="0" w:color="auto"/>
            <w:right w:val="none" w:sz="0" w:space="0" w:color="auto"/>
          </w:divBdr>
        </w:div>
        <w:div w:id="606155797">
          <w:marLeft w:val="547"/>
          <w:marRight w:val="0"/>
          <w:marTop w:val="115"/>
          <w:marBottom w:val="0"/>
          <w:divBdr>
            <w:top w:val="none" w:sz="0" w:space="0" w:color="auto"/>
            <w:left w:val="none" w:sz="0" w:space="0" w:color="auto"/>
            <w:bottom w:val="none" w:sz="0" w:space="0" w:color="auto"/>
            <w:right w:val="none" w:sz="0" w:space="0" w:color="auto"/>
          </w:divBdr>
        </w:div>
        <w:div w:id="1769538936">
          <w:marLeft w:val="1166"/>
          <w:marRight w:val="0"/>
          <w:marTop w:val="96"/>
          <w:marBottom w:val="0"/>
          <w:divBdr>
            <w:top w:val="none" w:sz="0" w:space="0" w:color="auto"/>
            <w:left w:val="none" w:sz="0" w:space="0" w:color="auto"/>
            <w:bottom w:val="none" w:sz="0" w:space="0" w:color="auto"/>
            <w:right w:val="none" w:sz="0" w:space="0" w:color="auto"/>
          </w:divBdr>
        </w:div>
      </w:divsChild>
    </w:div>
    <w:div w:id="1361323462">
      <w:bodyDiv w:val="1"/>
      <w:marLeft w:val="0"/>
      <w:marRight w:val="0"/>
      <w:marTop w:val="0"/>
      <w:marBottom w:val="0"/>
      <w:divBdr>
        <w:top w:val="none" w:sz="0" w:space="0" w:color="auto"/>
        <w:left w:val="none" w:sz="0" w:space="0" w:color="auto"/>
        <w:bottom w:val="none" w:sz="0" w:space="0" w:color="auto"/>
        <w:right w:val="none" w:sz="0" w:space="0" w:color="auto"/>
      </w:divBdr>
    </w:div>
    <w:div w:id="1361662987">
      <w:bodyDiv w:val="1"/>
      <w:marLeft w:val="0"/>
      <w:marRight w:val="0"/>
      <w:marTop w:val="0"/>
      <w:marBottom w:val="0"/>
      <w:divBdr>
        <w:top w:val="none" w:sz="0" w:space="0" w:color="auto"/>
        <w:left w:val="none" w:sz="0" w:space="0" w:color="auto"/>
        <w:bottom w:val="none" w:sz="0" w:space="0" w:color="auto"/>
        <w:right w:val="none" w:sz="0" w:space="0" w:color="auto"/>
      </w:divBdr>
    </w:div>
    <w:div w:id="1362314860">
      <w:bodyDiv w:val="1"/>
      <w:marLeft w:val="0"/>
      <w:marRight w:val="0"/>
      <w:marTop w:val="0"/>
      <w:marBottom w:val="0"/>
      <w:divBdr>
        <w:top w:val="none" w:sz="0" w:space="0" w:color="auto"/>
        <w:left w:val="none" w:sz="0" w:space="0" w:color="auto"/>
        <w:bottom w:val="none" w:sz="0" w:space="0" w:color="auto"/>
        <w:right w:val="none" w:sz="0" w:space="0" w:color="auto"/>
      </w:divBdr>
    </w:div>
    <w:div w:id="1362978852">
      <w:bodyDiv w:val="1"/>
      <w:marLeft w:val="0"/>
      <w:marRight w:val="0"/>
      <w:marTop w:val="0"/>
      <w:marBottom w:val="0"/>
      <w:divBdr>
        <w:top w:val="none" w:sz="0" w:space="0" w:color="auto"/>
        <w:left w:val="none" w:sz="0" w:space="0" w:color="auto"/>
        <w:bottom w:val="none" w:sz="0" w:space="0" w:color="auto"/>
        <w:right w:val="none" w:sz="0" w:space="0" w:color="auto"/>
      </w:divBdr>
    </w:div>
    <w:div w:id="1363045852">
      <w:bodyDiv w:val="1"/>
      <w:marLeft w:val="0"/>
      <w:marRight w:val="0"/>
      <w:marTop w:val="0"/>
      <w:marBottom w:val="0"/>
      <w:divBdr>
        <w:top w:val="none" w:sz="0" w:space="0" w:color="auto"/>
        <w:left w:val="none" w:sz="0" w:space="0" w:color="auto"/>
        <w:bottom w:val="none" w:sz="0" w:space="0" w:color="auto"/>
        <w:right w:val="none" w:sz="0" w:space="0" w:color="auto"/>
      </w:divBdr>
      <w:divsChild>
        <w:div w:id="306008745">
          <w:marLeft w:val="1166"/>
          <w:marRight w:val="0"/>
          <w:marTop w:val="106"/>
          <w:marBottom w:val="0"/>
          <w:divBdr>
            <w:top w:val="none" w:sz="0" w:space="0" w:color="auto"/>
            <w:left w:val="none" w:sz="0" w:space="0" w:color="auto"/>
            <w:bottom w:val="none" w:sz="0" w:space="0" w:color="auto"/>
            <w:right w:val="none" w:sz="0" w:space="0" w:color="auto"/>
          </w:divBdr>
        </w:div>
        <w:div w:id="884609445">
          <w:marLeft w:val="1166"/>
          <w:marRight w:val="0"/>
          <w:marTop w:val="106"/>
          <w:marBottom w:val="0"/>
          <w:divBdr>
            <w:top w:val="none" w:sz="0" w:space="0" w:color="auto"/>
            <w:left w:val="none" w:sz="0" w:space="0" w:color="auto"/>
            <w:bottom w:val="none" w:sz="0" w:space="0" w:color="auto"/>
            <w:right w:val="none" w:sz="0" w:space="0" w:color="auto"/>
          </w:divBdr>
        </w:div>
        <w:div w:id="1162350532">
          <w:marLeft w:val="547"/>
          <w:marRight w:val="0"/>
          <w:marTop w:val="120"/>
          <w:marBottom w:val="0"/>
          <w:divBdr>
            <w:top w:val="none" w:sz="0" w:space="0" w:color="auto"/>
            <w:left w:val="none" w:sz="0" w:space="0" w:color="auto"/>
            <w:bottom w:val="none" w:sz="0" w:space="0" w:color="auto"/>
            <w:right w:val="none" w:sz="0" w:space="0" w:color="auto"/>
          </w:divBdr>
        </w:div>
        <w:div w:id="1225946788">
          <w:marLeft w:val="547"/>
          <w:marRight w:val="0"/>
          <w:marTop w:val="120"/>
          <w:marBottom w:val="0"/>
          <w:divBdr>
            <w:top w:val="none" w:sz="0" w:space="0" w:color="auto"/>
            <w:left w:val="none" w:sz="0" w:space="0" w:color="auto"/>
            <w:bottom w:val="none" w:sz="0" w:space="0" w:color="auto"/>
            <w:right w:val="none" w:sz="0" w:space="0" w:color="auto"/>
          </w:divBdr>
        </w:div>
        <w:div w:id="1699161848">
          <w:marLeft w:val="1166"/>
          <w:marRight w:val="0"/>
          <w:marTop w:val="106"/>
          <w:marBottom w:val="0"/>
          <w:divBdr>
            <w:top w:val="none" w:sz="0" w:space="0" w:color="auto"/>
            <w:left w:val="none" w:sz="0" w:space="0" w:color="auto"/>
            <w:bottom w:val="none" w:sz="0" w:space="0" w:color="auto"/>
            <w:right w:val="none" w:sz="0" w:space="0" w:color="auto"/>
          </w:divBdr>
        </w:div>
        <w:div w:id="1885480581">
          <w:marLeft w:val="547"/>
          <w:marRight w:val="0"/>
          <w:marTop w:val="120"/>
          <w:marBottom w:val="0"/>
          <w:divBdr>
            <w:top w:val="none" w:sz="0" w:space="0" w:color="auto"/>
            <w:left w:val="none" w:sz="0" w:space="0" w:color="auto"/>
            <w:bottom w:val="none" w:sz="0" w:space="0" w:color="auto"/>
            <w:right w:val="none" w:sz="0" w:space="0" w:color="auto"/>
          </w:divBdr>
        </w:div>
        <w:div w:id="1914117332">
          <w:marLeft w:val="547"/>
          <w:marRight w:val="0"/>
          <w:marTop w:val="120"/>
          <w:marBottom w:val="0"/>
          <w:divBdr>
            <w:top w:val="none" w:sz="0" w:space="0" w:color="auto"/>
            <w:left w:val="none" w:sz="0" w:space="0" w:color="auto"/>
            <w:bottom w:val="none" w:sz="0" w:space="0" w:color="auto"/>
            <w:right w:val="none" w:sz="0" w:space="0" w:color="auto"/>
          </w:divBdr>
        </w:div>
      </w:divsChild>
    </w:div>
    <w:div w:id="1364013829">
      <w:bodyDiv w:val="1"/>
      <w:marLeft w:val="0"/>
      <w:marRight w:val="0"/>
      <w:marTop w:val="0"/>
      <w:marBottom w:val="0"/>
      <w:divBdr>
        <w:top w:val="none" w:sz="0" w:space="0" w:color="auto"/>
        <w:left w:val="none" w:sz="0" w:space="0" w:color="auto"/>
        <w:bottom w:val="none" w:sz="0" w:space="0" w:color="auto"/>
        <w:right w:val="none" w:sz="0" w:space="0" w:color="auto"/>
      </w:divBdr>
    </w:div>
    <w:div w:id="1364483034">
      <w:bodyDiv w:val="1"/>
      <w:marLeft w:val="0"/>
      <w:marRight w:val="0"/>
      <w:marTop w:val="0"/>
      <w:marBottom w:val="0"/>
      <w:divBdr>
        <w:top w:val="none" w:sz="0" w:space="0" w:color="auto"/>
        <w:left w:val="none" w:sz="0" w:space="0" w:color="auto"/>
        <w:bottom w:val="none" w:sz="0" w:space="0" w:color="auto"/>
        <w:right w:val="none" w:sz="0" w:space="0" w:color="auto"/>
      </w:divBdr>
      <w:divsChild>
        <w:div w:id="1323780533">
          <w:marLeft w:val="547"/>
          <w:marRight w:val="0"/>
          <w:marTop w:val="154"/>
          <w:marBottom w:val="0"/>
          <w:divBdr>
            <w:top w:val="none" w:sz="0" w:space="0" w:color="auto"/>
            <w:left w:val="none" w:sz="0" w:space="0" w:color="auto"/>
            <w:bottom w:val="none" w:sz="0" w:space="0" w:color="auto"/>
            <w:right w:val="none" w:sz="0" w:space="0" w:color="auto"/>
          </w:divBdr>
        </w:div>
        <w:div w:id="1338536096">
          <w:marLeft w:val="1166"/>
          <w:marRight w:val="0"/>
          <w:marTop w:val="134"/>
          <w:marBottom w:val="0"/>
          <w:divBdr>
            <w:top w:val="none" w:sz="0" w:space="0" w:color="auto"/>
            <w:left w:val="none" w:sz="0" w:space="0" w:color="auto"/>
            <w:bottom w:val="none" w:sz="0" w:space="0" w:color="auto"/>
            <w:right w:val="none" w:sz="0" w:space="0" w:color="auto"/>
          </w:divBdr>
        </w:div>
      </w:divsChild>
    </w:div>
    <w:div w:id="1364747451">
      <w:bodyDiv w:val="1"/>
      <w:marLeft w:val="0"/>
      <w:marRight w:val="0"/>
      <w:marTop w:val="0"/>
      <w:marBottom w:val="0"/>
      <w:divBdr>
        <w:top w:val="none" w:sz="0" w:space="0" w:color="auto"/>
        <w:left w:val="none" w:sz="0" w:space="0" w:color="auto"/>
        <w:bottom w:val="none" w:sz="0" w:space="0" w:color="auto"/>
        <w:right w:val="none" w:sz="0" w:space="0" w:color="auto"/>
      </w:divBdr>
      <w:divsChild>
        <w:div w:id="26106410">
          <w:marLeft w:val="547"/>
          <w:marRight w:val="0"/>
          <w:marTop w:val="120"/>
          <w:marBottom w:val="0"/>
          <w:divBdr>
            <w:top w:val="none" w:sz="0" w:space="0" w:color="auto"/>
            <w:left w:val="none" w:sz="0" w:space="0" w:color="auto"/>
            <w:bottom w:val="none" w:sz="0" w:space="0" w:color="auto"/>
            <w:right w:val="none" w:sz="0" w:space="0" w:color="auto"/>
          </w:divBdr>
        </w:div>
        <w:div w:id="908614611">
          <w:marLeft w:val="547"/>
          <w:marRight w:val="0"/>
          <w:marTop w:val="120"/>
          <w:marBottom w:val="0"/>
          <w:divBdr>
            <w:top w:val="none" w:sz="0" w:space="0" w:color="auto"/>
            <w:left w:val="none" w:sz="0" w:space="0" w:color="auto"/>
            <w:bottom w:val="none" w:sz="0" w:space="0" w:color="auto"/>
            <w:right w:val="none" w:sz="0" w:space="0" w:color="auto"/>
          </w:divBdr>
        </w:div>
        <w:div w:id="1775632653">
          <w:marLeft w:val="1166"/>
          <w:marRight w:val="0"/>
          <w:marTop w:val="120"/>
          <w:marBottom w:val="0"/>
          <w:divBdr>
            <w:top w:val="none" w:sz="0" w:space="0" w:color="auto"/>
            <w:left w:val="none" w:sz="0" w:space="0" w:color="auto"/>
            <w:bottom w:val="none" w:sz="0" w:space="0" w:color="auto"/>
            <w:right w:val="none" w:sz="0" w:space="0" w:color="auto"/>
          </w:divBdr>
        </w:div>
        <w:div w:id="1907648398">
          <w:marLeft w:val="547"/>
          <w:marRight w:val="0"/>
          <w:marTop w:val="120"/>
          <w:marBottom w:val="0"/>
          <w:divBdr>
            <w:top w:val="none" w:sz="0" w:space="0" w:color="auto"/>
            <w:left w:val="none" w:sz="0" w:space="0" w:color="auto"/>
            <w:bottom w:val="none" w:sz="0" w:space="0" w:color="auto"/>
            <w:right w:val="none" w:sz="0" w:space="0" w:color="auto"/>
          </w:divBdr>
        </w:div>
      </w:divsChild>
    </w:div>
    <w:div w:id="1364788979">
      <w:bodyDiv w:val="1"/>
      <w:marLeft w:val="0"/>
      <w:marRight w:val="0"/>
      <w:marTop w:val="0"/>
      <w:marBottom w:val="0"/>
      <w:divBdr>
        <w:top w:val="none" w:sz="0" w:space="0" w:color="auto"/>
        <w:left w:val="none" w:sz="0" w:space="0" w:color="auto"/>
        <w:bottom w:val="none" w:sz="0" w:space="0" w:color="auto"/>
        <w:right w:val="none" w:sz="0" w:space="0" w:color="auto"/>
      </w:divBdr>
    </w:div>
    <w:div w:id="1366783938">
      <w:bodyDiv w:val="1"/>
      <w:marLeft w:val="0"/>
      <w:marRight w:val="0"/>
      <w:marTop w:val="0"/>
      <w:marBottom w:val="0"/>
      <w:divBdr>
        <w:top w:val="none" w:sz="0" w:space="0" w:color="auto"/>
        <w:left w:val="none" w:sz="0" w:space="0" w:color="auto"/>
        <w:bottom w:val="none" w:sz="0" w:space="0" w:color="auto"/>
        <w:right w:val="none" w:sz="0" w:space="0" w:color="auto"/>
      </w:divBdr>
      <w:divsChild>
        <w:div w:id="60643021">
          <w:marLeft w:val="1426"/>
          <w:marRight w:val="0"/>
          <w:marTop w:val="60"/>
          <w:marBottom w:val="0"/>
          <w:divBdr>
            <w:top w:val="none" w:sz="0" w:space="0" w:color="auto"/>
            <w:left w:val="none" w:sz="0" w:space="0" w:color="auto"/>
            <w:bottom w:val="none" w:sz="0" w:space="0" w:color="auto"/>
            <w:right w:val="none" w:sz="0" w:space="0" w:color="auto"/>
          </w:divBdr>
        </w:div>
        <w:div w:id="168181934">
          <w:marLeft w:val="1426"/>
          <w:marRight w:val="0"/>
          <w:marTop w:val="60"/>
          <w:marBottom w:val="0"/>
          <w:divBdr>
            <w:top w:val="none" w:sz="0" w:space="0" w:color="auto"/>
            <w:left w:val="none" w:sz="0" w:space="0" w:color="auto"/>
            <w:bottom w:val="none" w:sz="0" w:space="0" w:color="auto"/>
            <w:right w:val="none" w:sz="0" w:space="0" w:color="auto"/>
          </w:divBdr>
        </w:div>
        <w:div w:id="509223119">
          <w:marLeft w:val="2866"/>
          <w:marRight w:val="0"/>
          <w:marTop w:val="60"/>
          <w:marBottom w:val="0"/>
          <w:divBdr>
            <w:top w:val="none" w:sz="0" w:space="0" w:color="auto"/>
            <w:left w:val="none" w:sz="0" w:space="0" w:color="auto"/>
            <w:bottom w:val="none" w:sz="0" w:space="0" w:color="auto"/>
            <w:right w:val="none" w:sz="0" w:space="0" w:color="auto"/>
          </w:divBdr>
        </w:div>
        <w:div w:id="729691281">
          <w:marLeft w:val="3586"/>
          <w:marRight w:val="0"/>
          <w:marTop w:val="60"/>
          <w:marBottom w:val="0"/>
          <w:divBdr>
            <w:top w:val="none" w:sz="0" w:space="0" w:color="auto"/>
            <w:left w:val="none" w:sz="0" w:space="0" w:color="auto"/>
            <w:bottom w:val="none" w:sz="0" w:space="0" w:color="auto"/>
            <w:right w:val="none" w:sz="0" w:space="0" w:color="auto"/>
          </w:divBdr>
        </w:div>
        <w:div w:id="864252367">
          <w:marLeft w:val="1426"/>
          <w:marRight w:val="0"/>
          <w:marTop w:val="60"/>
          <w:marBottom w:val="0"/>
          <w:divBdr>
            <w:top w:val="none" w:sz="0" w:space="0" w:color="auto"/>
            <w:left w:val="none" w:sz="0" w:space="0" w:color="auto"/>
            <w:bottom w:val="none" w:sz="0" w:space="0" w:color="auto"/>
            <w:right w:val="none" w:sz="0" w:space="0" w:color="auto"/>
          </w:divBdr>
        </w:div>
        <w:div w:id="879517411">
          <w:marLeft w:val="4306"/>
          <w:marRight w:val="0"/>
          <w:marTop w:val="60"/>
          <w:marBottom w:val="0"/>
          <w:divBdr>
            <w:top w:val="none" w:sz="0" w:space="0" w:color="auto"/>
            <w:left w:val="none" w:sz="0" w:space="0" w:color="auto"/>
            <w:bottom w:val="none" w:sz="0" w:space="0" w:color="auto"/>
            <w:right w:val="none" w:sz="0" w:space="0" w:color="auto"/>
          </w:divBdr>
        </w:div>
        <w:div w:id="1024212728">
          <w:marLeft w:val="1426"/>
          <w:marRight w:val="0"/>
          <w:marTop w:val="60"/>
          <w:marBottom w:val="0"/>
          <w:divBdr>
            <w:top w:val="none" w:sz="0" w:space="0" w:color="auto"/>
            <w:left w:val="none" w:sz="0" w:space="0" w:color="auto"/>
            <w:bottom w:val="none" w:sz="0" w:space="0" w:color="auto"/>
            <w:right w:val="none" w:sz="0" w:space="0" w:color="auto"/>
          </w:divBdr>
        </w:div>
        <w:div w:id="1098913192">
          <w:marLeft w:val="4306"/>
          <w:marRight w:val="0"/>
          <w:marTop w:val="60"/>
          <w:marBottom w:val="0"/>
          <w:divBdr>
            <w:top w:val="none" w:sz="0" w:space="0" w:color="auto"/>
            <w:left w:val="none" w:sz="0" w:space="0" w:color="auto"/>
            <w:bottom w:val="none" w:sz="0" w:space="0" w:color="auto"/>
            <w:right w:val="none" w:sz="0" w:space="0" w:color="auto"/>
          </w:divBdr>
        </w:div>
        <w:div w:id="1176964272">
          <w:marLeft w:val="3586"/>
          <w:marRight w:val="0"/>
          <w:marTop w:val="60"/>
          <w:marBottom w:val="0"/>
          <w:divBdr>
            <w:top w:val="none" w:sz="0" w:space="0" w:color="auto"/>
            <w:left w:val="none" w:sz="0" w:space="0" w:color="auto"/>
            <w:bottom w:val="none" w:sz="0" w:space="0" w:color="auto"/>
            <w:right w:val="none" w:sz="0" w:space="0" w:color="auto"/>
          </w:divBdr>
        </w:div>
        <w:div w:id="1188174310">
          <w:marLeft w:val="2866"/>
          <w:marRight w:val="0"/>
          <w:marTop w:val="60"/>
          <w:marBottom w:val="0"/>
          <w:divBdr>
            <w:top w:val="none" w:sz="0" w:space="0" w:color="auto"/>
            <w:left w:val="none" w:sz="0" w:space="0" w:color="auto"/>
            <w:bottom w:val="none" w:sz="0" w:space="0" w:color="auto"/>
            <w:right w:val="none" w:sz="0" w:space="0" w:color="auto"/>
          </w:divBdr>
        </w:div>
        <w:div w:id="1364280691">
          <w:marLeft w:val="2866"/>
          <w:marRight w:val="0"/>
          <w:marTop w:val="60"/>
          <w:marBottom w:val="0"/>
          <w:divBdr>
            <w:top w:val="none" w:sz="0" w:space="0" w:color="auto"/>
            <w:left w:val="none" w:sz="0" w:space="0" w:color="auto"/>
            <w:bottom w:val="none" w:sz="0" w:space="0" w:color="auto"/>
            <w:right w:val="none" w:sz="0" w:space="0" w:color="auto"/>
          </w:divBdr>
        </w:div>
        <w:div w:id="1699357729">
          <w:marLeft w:val="2866"/>
          <w:marRight w:val="0"/>
          <w:marTop w:val="60"/>
          <w:marBottom w:val="0"/>
          <w:divBdr>
            <w:top w:val="none" w:sz="0" w:space="0" w:color="auto"/>
            <w:left w:val="none" w:sz="0" w:space="0" w:color="auto"/>
            <w:bottom w:val="none" w:sz="0" w:space="0" w:color="auto"/>
            <w:right w:val="none" w:sz="0" w:space="0" w:color="auto"/>
          </w:divBdr>
        </w:div>
        <w:div w:id="1801338560">
          <w:marLeft w:val="1426"/>
          <w:marRight w:val="0"/>
          <w:marTop w:val="60"/>
          <w:marBottom w:val="0"/>
          <w:divBdr>
            <w:top w:val="none" w:sz="0" w:space="0" w:color="auto"/>
            <w:left w:val="none" w:sz="0" w:space="0" w:color="auto"/>
            <w:bottom w:val="none" w:sz="0" w:space="0" w:color="auto"/>
            <w:right w:val="none" w:sz="0" w:space="0" w:color="auto"/>
          </w:divBdr>
        </w:div>
        <w:div w:id="2069257524">
          <w:marLeft w:val="533"/>
          <w:marRight w:val="0"/>
          <w:marTop w:val="60"/>
          <w:marBottom w:val="0"/>
          <w:divBdr>
            <w:top w:val="none" w:sz="0" w:space="0" w:color="auto"/>
            <w:left w:val="none" w:sz="0" w:space="0" w:color="auto"/>
            <w:bottom w:val="none" w:sz="0" w:space="0" w:color="auto"/>
            <w:right w:val="none" w:sz="0" w:space="0" w:color="auto"/>
          </w:divBdr>
        </w:div>
      </w:divsChild>
    </w:div>
    <w:div w:id="1367292906">
      <w:bodyDiv w:val="1"/>
      <w:marLeft w:val="0"/>
      <w:marRight w:val="0"/>
      <w:marTop w:val="0"/>
      <w:marBottom w:val="0"/>
      <w:divBdr>
        <w:top w:val="none" w:sz="0" w:space="0" w:color="auto"/>
        <w:left w:val="none" w:sz="0" w:space="0" w:color="auto"/>
        <w:bottom w:val="none" w:sz="0" w:space="0" w:color="auto"/>
        <w:right w:val="none" w:sz="0" w:space="0" w:color="auto"/>
      </w:divBdr>
      <w:divsChild>
        <w:div w:id="46807603">
          <w:marLeft w:val="1166"/>
          <w:marRight w:val="0"/>
          <w:marTop w:val="134"/>
          <w:marBottom w:val="0"/>
          <w:divBdr>
            <w:top w:val="none" w:sz="0" w:space="0" w:color="auto"/>
            <w:left w:val="none" w:sz="0" w:space="0" w:color="auto"/>
            <w:bottom w:val="none" w:sz="0" w:space="0" w:color="auto"/>
            <w:right w:val="none" w:sz="0" w:space="0" w:color="auto"/>
          </w:divBdr>
        </w:div>
        <w:div w:id="659501168">
          <w:marLeft w:val="1800"/>
          <w:marRight w:val="0"/>
          <w:marTop w:val="115"/>
          <w:marBottom w:val="0"/>
          <w:divBdr>
            <w:top w:val="none" w:sz="0" w:space="0" w:color="auto"/>
            <w:left w:val="none" w:sz="0" w:space="0" w:color="auto"/>
            <w:bottom w:val="none" w:sz="0" w:space="0" w:color="auto"/>
            <w:right w:val="none" w:sz="0" w:space="0" w:color="auto"/>
          </w:divBdr>
        </w:div>
        <w:div w:id="1010910035">
          <w:marLeft w:val="547"/>
          <w:marRight w:val="0"/>
          <w:marTop w:val="154"/>
          <w:marBottom w:val="0"/>
          <w:divBdr>
            <w:top w:val="none" w:sz="0" w:space="0" w:color="auto"/>
            <w:left w:val="none" w:sz="0" w:space="0" w:color="auto"/>
            <w:bottom w:val="none" w:sz="0" w:space="0" w:color="auto"/>
            <w:right w:val="none" w:sz="0" w:space="0" w:color="auto"/>
          </w:divBdr>
        </w:div>
        <w:div w:id="1017854836">
          <w:marLeft w:val="1166"/>
          <w:marRight w:val="0"/>
          <w:marTop w:val="134"/>
          <w:marBottom w:val="0"/>
          <w:divBdr>
            <w:top w:val="none" w:sz="0" w:space="0" w:color="auto"/>
            <w:left w:val="none" w:sz="0" w:space="0" w:color="auto"/>
            <w:bottom w:val="none" w:sz="0" w:space="0" w:color="auto"/>
            <w:right w:val="none" w:sz="0" w:space="0" w:color="auto"/>
          </w:divBdr>
        </w:div>
        <w:div w:id="1525555612">
          <w:marLeft w:val="1800"/>
          <w:marRight w:val="0"/>
          <w:marTop w:val="115"/>
          <w:marBottom w:val="0"/>
          <w:divBdr>
            <w:top w:val="none" w:sz="0" w:space="0" w:color="auto"/>
            <w:left w:val="none" w:sz="0" w:space="0" w:color="auto"/>
            <w:bottom w:val="none" w:sz="0" w:space="0" w:color="auto"/>
            <w:right w:val="none" w:sz="0" w:space="0" w:color="auto"/>
          </w:divBdr>
        </w:div>
        <w:div w:id="1837064538">
          <w:marLeft w:val="1800"/>
          <w:marRight w:val="0"/>
          <w:marTop w:val="115"/>
          <w:marBottom w:val="0"/>
          <w:divBdr>
            <w:top w:val="none" w:sz="0" w:space="0" w:color="auto"/>
            <w:left w:val="none" w:sz="0" w:space="0" w:color="auto"/>
            <w:bottom w:val="none" w:sz="0" w:space="0" w:color="auto"/>
            <w:right w:val="none" w:sz="0" w:space="0" w:color="auto"/>
          </w:divBdr>
        </w:div>
        <w:div w:id="1879852604">
          <w:marLeft w:val="1166"/>
          <w:marRight w:val="0"/>
          <w:marTop w:val="134"/>
          <w:marBottom w:val="0"/>
          <w:divBdr>
            <w:top w:val="none" w:sz="0" w:space="0" w:color="auto"/>
            <w:left w:val="none" w:sz="0" w:space="0" w:color="auto"/>
            <w:bottom w:val="none" w:sz="0" w:space="0" w:color="auto"/>
            <w:right w:val="none" w:sz="0" w:space="0" w:color="auto"/>
          </w:divBdr>
        </w:div>
      </w:divsChild>
    </w:div>
    <w:div w:id="1367607386">
      <w:bodyDiv w:val="1"/>
      <w:marLeft w:val="0"/>
      <w:marRight w:val="0"/>
      <w:marTop w:val="0"/>
      <w:marBottom w:val="0"/>
      <w:divBdr>
        <w:top w:val="none" w:sz="0" w:space="0" w:color="auto"/>
        <w:left w:val="none" w:sz="0" w:space="0" w:color="auto"/>
        <w:bottom w:val="none" w:sz="0" w:space="0" w:color="auto"/>
        <w:right w:val="none" w:sz="0" w:space="0" w:color="auto"/>
      </w:divBdr>
    </w:div>
    <w:div w:id="1368989801">
      <w:bodyDiv w:val="1"/>
      <w:marLeft w:val="0"/>
      <w:marRight w:val="0"/>
      <w:marTop w:val="0"/>
      <w:marBottom w:val="0"/>
      <w:divBdr>
        <w:top w:val="none" w:sz="0" w:space="0" w:color="auto"/>
        <w:left w:val="none" w:sz="0" w:space="0" w:color="auto"/>
        <w:bottom w:val="none" w:sz="0" w:space="0" w:color="auto"/>
        <w:right w:val="none" w:sz="0" w:space="0" w:color="auto"/>
      </w:divBdr>
      <w:divsChild>
        <w:div w:id="81227352">
          <w:marLeft w:val="360"/>
          <w:marRight w:val="0"/>
          <w:marTop w:val="200"/>
          <w:marBottom w:val="0"/>
          <w:divBdr>
            <w:top w:val="none" w:sz="0" w:space="0" w:color="auto"/>
            <w:left w:val="none" w:sz="0" w:space="0" w:color="auto"/>
            <w:bottom w:val="none" w:sz="0" w:space="0" w:color="auto"/>
            <w:right w:val="none" w:sz="0" w:space="0" w:color="auto"/>
          </w:divBdr>
        </w:div>
        <w:div w:id="85999095">
          <w:marLeft w:val="1080"/>
          <w:marRight w:val="0"/>
          <w:marTop w:val="100"/>
          <w:marBottom w:val="0"/>
          <w:divBdr>
            <w:top w:val="none" w:sz="0" w:space="0" w:color="auto"/>
            <w:left w:val="none" w:sz="0" w:space="0" w:color="auto"/>
            <w:bottom w:val="none" w:sz="0" w:space="0" w:color="auto"/>
            <w:right w:val="none" w:sz="0" w:space="0" w:color="auto"/>
          </w:divBdr>
        </w:div>
        <w:div w:id="116265899">
          <w:marLeft w:val="360"/>
          <w:marRight w:val="0"/>
          <w:marTop w:val="200"/>
          <w:marBottom w:val="0"/>
          <w:divBdr>
            <w:top w:val="none" w:sz="0" w:space="0" w:color="auto"/>
            <w:left w:val="none" w:sz="0" w:space="0" w:color="auto"/>
            <w:bottom w:val="none" w:sz="0" w:space="0" w:color="auto"/>
            <w:right w:val="none" w:sz="0" w:space="0" w:color="auto"/>
          </w:divBdr>
        </w:div>
        <w:div w:id="551186559">
          <w:marLeft w:val="1080"/>
          <w:marRight w:val="0"/>
          <w:marTop w:val="100"/>
          <w:marBottom w:val="0"/>
          <w:divBdr>
            <w:top w:val="none" w:sz="0" w:space="0" w:color="auto"/>
            <w:left w:val="none" w:sz="0" w:space="0" w:color="auto"/>
            <w:bottom w:val="none" w:sz="0" w:space="0" w:color="auto"/>
            <w:right w:val="none" w:sz="0" w:space="0" w:color="auto"/>
          </w:divBdr>
        </w:div>
        <w:div w:id="777604003">
          <w:marLeft w:val="1080"/>
          <w:marRight w:val="0"/>
          <w:marTop w:val="100"/>
          <w:marBottom w:val="0"/>
          <w:divBdr>
            <w:top w:val="none" w:sz="0" w:space="0" w:color="auto"/>
            <w:left w:val="none" w:sz="0" w:space="0" w:color="auto"/>
            <w:bottom w:val="none" w:sz="0" w:space="0" w:color="auto"/>
            <w:right w:val="none" w:sz="0" w:space="0" w:color="auto"/>
          </w:divBdr>
        </w:div>
        <w:div w:id="875310924">
          <w:marLeft w:val="360"/>
          <w:marRight w:val="0"/>
          <w:marTop w:val="200"/>
          <w:marBottom w:val="0"/>
          <w:divBdr>
            <w:top w:val="none" w:sz="0" w:space="0" w:color="auto"/>
            <w:left w:val="none" w:sz="0" w:space="0" w:color="auto"/>
            <w:bottom w:val="none" w:sz="0" w:space="0" w:color="auto"/>
            <w:right w:val="none" w:sz="0" w:space="0" w:color="auto"/>
          </w:divBdr>
        </w:div>
        <w:div w:id="941649706">
          <w:marLeft w:val="360"/>
          <w:marRight w:val="0"/>
          <w:marTop w:val="200"/>
          <w:marBottom w:val="0"/>
          <w:divBdr>
            <w:top w:val="none" w:sz="0" w:space="0" w:color="auto"/>
            <w:left w:val="none" w:sz="0" w:space="0" w:color="auto"/>
            <w:bottom w:val="none" w:sz="0" w:space="0" w:color="auto"/>
            <w:right w:val="none" w:sz="0" w:space="0" w:color="auto"/>
          </w:divBdr>
        </w:div>
        <w:div w:id="1380713966">
          <w:marLeft w:val="1080"/>
          <w:marRight w:val="0"/>
          <w:marTop w:val="200"/>
          <w:marBottom w:val="0"/>
          <w:divBdr>
            <w:top w:val="none" w:sz="0" w:space="0" w:color="auto"/>
            <w:left w:val="none" w:sz="0" w:space="0" w:color="auto"/>
            <w:bottom w:val="none" w:sz="0" w:space="0" w:color="auto"/>
            <w:right w:val="none" w:sz="0" w:space="0" w:color="auto"/>
          </w:divBdr>
        </w:div>
        <w:div w:id="1435975598">
          <w:marLeft w:val="360"/>
          <w:marRight w:val="0"/>
          <w:marTop w:val="200"/>
          <w:marBottom w:val="0"/>
          <w:divBdr>
            <w:top w:val="none" w:sz="0" w:space="0" w:color="auto"/>
            <w:left w:val="none" w:sz="0" w:space="0" w:color="auto"/>
            <w:bottom w:val="none" w:sz="0" w:space="0" w:color="auto"/>
            <w:right w:val="none" w:sz="0" w:space="0" w:color="auto"/>
          </w:divBdr>
        </w:div>
        <w:div w:id="1490828935">
          <w:marLeft w:val="1080"/>
          <w:marRight w:val="0"/>
          <w:marTop w:val="100"/>
          <w:marBottom w:val="0"/>
          <w:divBdr>
            <w:top w:val="none" w:sz="0" w:space="0" w:color="auto"/>
            <w:left w:val="none" w:sz="0" w:space="0" w:color="auto"/>
            <w:bottom w:val="none" w:sz="0" w:space="0" w:color="auto"/>
            <w:right w:val="none" w:sz="0" w:space="0" w:color="auto"/>
          </w:divBdr>
        </w:div>
        <w:div w:id="1886990982">
          <w:marLeft w:val="1080"/>
          <w:marRight w:val="0"/>
          <w:marTop w:val="100"/>
          <w:marBottom w:val="0"/>
          <w:divBdr>
            <w:top w:val="none" w:sz="0" w:space="0" w:color="auto"/>
            <w:left w:val="none" w:sz="0" w:space="0" w:color="auto"/>
            <w:bottom w:val="none" w:sz="0" w:space="0" w:color="auto"/>
            <w:right w:val="none" w:sz="0" w:space="0" w:color="auto"/>
          </w:divBdr>
        </w:div>
        <w:div w:id="2098212880">
          <w:marLeft w:val="360"/>
          <w:marRight w:val="0"/>
          <w:marTop w:val="200"/>
          <w:marBottom w:val="0"/>
          <w:divBdr>
            <w:top w:val="none" w:sz="0" w:space="0" w:color="auto"/>
            <w:left w:val="none" w:sz="0" w:space="0" w:color="auto"/>
            <w:bottom w:val="none" w:sz="0" w:space="0" w:color="auto"/>
            <w:right w:val="none" w:sz="0" w:space="0" w:color="auto"/>
          </w:divBdr>
        </w:div>
        <w:div w:id="2107193195">
          <w:marLeft w:val="1080"/>
          <w:marRight w:val="0"/>
          <w:marTop w:val="100"/>
          <w:marBottom w:val="0"/>
          <w:divBdr>
            <w:top w:val="none" w:sz="0" w:space="0" w:color="auto"/>
            <w:left w:val="none" w:sz="0" w:space="0" w:color="auto"/>
            <w:bottom w:val="none" w:sz="0" w:space="0" w:color="auto"/>
            <w:right w:val="none" w:sz="0" w:space="0" w:color="auto"/>
          </w:divBdr>
        </w:div>
      </w:divsChild>
    </w:div>
    <w:div w:id="1369066880">
      <w:bodyDiv w:val="1"/>
      <w:marLeft w:val="0"/>
      <w:marRight w:val="0"/>
      <w:marTop w:val="0"/>
      <w:marBottom w:val="0"/>
      <w:divBdr>
        <w:top w:val="none" w:sz="0" w:space="0" w:color="auto"/>
        <w:left w:val="none" w:sz="0" w:space="0" w:color="auto"/>
        <w:bottom w:val="none" w:sz="0" w:space="0" w:color="auto"/>
        <w:right w:val="none" w:sz="0" w:space="0" w:color="auto"/>
      </w:divBdr>
      <w:divsChild>
        <w:div w:id="576063711">
          <w:marLeft w:val="547"/>
          <w:marRight w:val="0"/>
          <w:marTop w:val="115"/>
          <w:marBottom w:val="0"/>
          <w:divBdr>
            <w:top w:val="none" w:sz="0" w:space="0" w:color="auto"/>
            <w:left w:val="none" w:sz="0" w:space="0" w:color="auto"/>
            <w:bottom w:val="none" w:sz="0" w:space="0" w:color="auto"/>
            <w:right w:val="none" w:sz="0" w:space="0" w:color="auto"/>
          </w:divBdr>
        </w:div>
        <w:div w:id="1157460313">
          <w:marLeft w:val="547"/>
          <w:marRight w:val="0"/>
          <w:marTop w:val="115"/>
          <w:marBottom w:val="0"/>
          <w:divBdr>
            <w:top w:val="none" w:sz="0" w:space="0" w:color="auto"/>
            <w:left w:val="none" w:sz="0" w:space="0" w:color="auto"/>
            <w:bottom w:val="none" w:sz="0" w:space="0" w:color="auto"/>
            <w:right w:val="none" w:sz="0" w:space="0" w:color="auto"/>
          </w:divBdr>
        </w:div>
        <w:div w:id="1556575911">
          <w:marLeft w:val="547"/>
          <w:marRight w:val="0"/>
          <w:marTop w:val="115"/>
          <w:marBottom w:val="0"/>
          <w:divBdr>
            <w:top w:val="none" w:sz="0" w:space="0" w:color="auto"/>
            <w:left w:val="none" w:sz="0" w:space="0" w:color="auto"/>
            <w:bottom w:val="none" w:sz="0" w:space="0" w:color="auto"/>
            <w:right w:val="none" w:sz="0" w:space="0" w:color="auto"/>
          </w:divBdr>
        </w:div>
        <w:div w:id="2004815124">
          <w:marLeft w:val="547"/>
          <w:marRight w:val="0"/>
          <w:marTop w:val="115"/>
          <w:marBottom w:val="0"/>
          <w:divBdr>
            <w:top w:val="none" w:sz="0" w:space="0" w:color="auto"/>
            <w:left w:val="none" w:sz="0" w:space="0" w:color="auto"/>
            <w:bottom w:val="none" w:sz="0" w:space="0" w:color="auto"/>
            <w:right w:val="none" w:sz="0" w:space="0" w:color="auto"/>
          </w:divBdr>
        </w:div>
      </w:divsChild>
    </w:div>
    <w:div w:id="1370256081">
      <w:bodyDiv w:val="1"/>
      <w:marLeft w:val="0"/>
      <w:marRight w:val="0"/>
      <w:marTop w:val="0"/>
      <w:marBottom w:val="0"/>
      <w:divBdr>
        <w:top w:val="none" w:sz="0" w:space="0" w:color="auto"/>
        <w:left w:val="none" w:sz="0" w:space="0" w:color="auto"/>
        <w:bottom w:val="none" w:sz="0" w:space="0" w:color="auto"/>
        <w:right w:val="none" w:sz="0" w:space="0" w:color="auto"/>
      </w:divBdr>
    </w:div>
    <w:div w:id="1370379457">
      <w:bodyDiv w:val="1"/>
      <w:marLeft w:val="0"/>
      <w:marRight w:val="0"/>
      <w:marTop w:val="0"/>
      <w:marBottom w:val="0"/>
      <w:divBdr>
        <w:top w:val="none" w:sz="0" w:space="0" w:color="auto"/>
        <w:left w:val="none" w:sz="0" w:space="0" w:color="auto"/>
        <w:bottom w:val="none" w:sz="0" w:space="0" w:color="auto"/>
        <w:right w:val="none" w:sz="0" w:space="0" w:color="auto"/>
      </w:divBdr>
    </w:div>
    <w:div w:id="1370380335">
      <w:bodyDiv w:val="1"/>
      <w:marLeft w:val="0"/>
      <w:marRight w:val="0"/>
      <w:marTop w:val="0"/>
      <w:marBottom w:val="0"/>
      <w:divBdr>
        <w:top w:val="none" w:sz="0" w:space="0" w:color="auto"/>
        <w:left w:val="none" w:sz="0" w:space="0" w:color="auto"/>
        <w:bottom w:val="none" w:sz="0" w:space="0" w:color="auto"/>
        <w:right w:val="none" w:sz="0" w:space="0" w:color="auto"/>
      </w:divBdr>
    </w:div>
    <w:div w:id="1370758731">
      <w:bodyDiv w:val="1"/>
      <w:marLeft w:val="0"/>
      <w:marRight w:val="0"/>
      <w:marTop w:val="0"/>
      <w:marBottom w:val="0"/>
      <w:divBdr>
        <w:top w:val="none" w:sz="0" w:space="0" w:color="auto"/>
        <w:left w:val="none" w:sz="0" w:space="0" w:color="auto"/>
        <w:bottom w:val="none" w:sz="0" w:space="0" w:color="auto"/>
        <w:right w:val="none" w:sz="0" w:space="0" w:color="auto"/>
      </w:divBdr>
    </w:div>
    <w:div w:id="1371953604">
      <w:bodyDiv w:val="1"/>
      <w:marLeft w:val="0"/>
      <w:marRight w:val="0"/>
      <w:marTop w:val="0"/>
      <w:marBottom w:val="0"/>
      <w:divBdr>
        <w:top w:val="none" w:sz="0" w:space="0" w:color="auto"/>
        <w:left w:val="none" w:sz="0" w:space="0" w:color="auto"/>
        <w:bottom w:val="none" w:sz="0" w:space="0" w:color="auto"/>
        <w:right w:val="none" w:sz="0" w:space="0" w:color="auto"/>
      </w:divBdr>
    </w:div>
    <w:div w:id="1373074404">
      <w:bodyDiv w:val="1"/>
      <w:marLeft w:val="0"/>
      <w:marRight w:val="0"/>
      <w:marTop w:val="0"/>
      <w:marBottom w:val="0"/>
      <w:divBdr>
        <w:top w:val="none" w:sz="0" w:space="0" w:color="auto"/>
        <w:left w:val="none" w:sz="0" w:space="0" w:color="auto"/>
        <w:bottom w:val="none" w:sz="0" w:space="0" w:color="auto"/>
        <w:right w:val="none" w:sz="0" w:space="0" w:color="auto"/>
      </w:divBdr>
    </w:div>
    <w:div w:id="1373113123">
      <w:bodyDiv w:val="1"/>
      <w:marLeft w:val="0"/>
      <w:marRight w:val="0"/>
      <w:marTop w:val="0"/>
      <w:marBottom w:val="0"/>
      <w:divBdr>
        <w:top w:val="none" w:sz="0" w:space="0" w:color="auto"/>
        <w:left w:val="none" w:sz="0" w:space="0" w:color="auto"/>
        <w:bottom w:val="none" w:sz="0" w:space="0" w:color="auto"/>
        <w:right w:val="none" w:sz="0" w:space="0" w:color="auto"/>
      </w:divBdr>
    </w:div>
    <w:div w:id="1373535873">
      <w:bodyDiv w:val="1"/>
      <w:marLeft w:val="0"/>
      <w:marRight w:val="0"/>
      <w:marTop w:val="0"/>
      <w:marBottom w:val="0"/>
      <w:divBdr>
        <w:top w:val="none" w:sz="0" w:space="0" w:color="auto"/>
        <w:left w:val="none" w:sz="0" w:space="0" w:color="auto"/>
        <w:bottom w:val="none" w:sz="0" w:space="0" w:color="auto"/>
        <w:right w:val="none" w:sz="0" w:space="0" w:color="auto"/>
      </w:divBdr>
      <w:divsChild>
        <w:div w:id="552814909">
          <w:marLeft w:val="547"/>
          <w:marRight w:val="0"/>
          <w:marTop w:val="115"/>
          <w:marBottom w:val="0"/>
          <w:divBdr>
            <w:top w:val="none" w:sz="0" w:space="0" w:color="auto"/>
            <w:left w:val="none" w:sz="0" w:space="0" w:color="auto"/>
            <w:bottom w:val="none" w:sz="0" w:space="0" w:color="auto"/>
            <w:right w:val="none" w:sz="0" w:space="0" w:color="auto"/>
          </w:divBdr>
        </w:div>
      </w:divsChild>
    </w:div>
    <w:div w:id="1374114450">
      <w:bodyDiv w:val="1"/>
      <w:marLeft w:val="0"/>
      <w:marRight w:val="0"/>
      <w:marTop w:val="0"/>
      <w:marBottom w:val="0"/>
      <w:divBdr>
        <w:top w:val="none" w:sz="0" w:space="0" w:color="auto"/>
        <w:left w:val="none" w:sz="0" w:space="0" w:color="auto"/>
        <w:bottom w:val="none" w:sz="0" w:space="0" w:color="auto"/>
        <w:right w:val="none" w:sz="0" w:space="0" w:color="auto"/>
      </w:divBdr>
    </w:div>
    <w:div w:id="1374227597">
      <w:bodyDiv w:val="1"/>
      <w:marLeft w:val="0"/>
      <w:marRight w:val="0"/>
      <w:marTop w:val="0"/>
      <w:marBottom w:val="0"/>
      <w:divBdr>
        <w:top w:val="none" w:sz="0" w:space="0" w:color="auto"/>
        <w:left w:val="none" w:sz="0" w:space="0" w:color="auto"/>
        <w:bottom w:val="none" w:sz="0" w:space="0" w:color="auto"/>
        <w:right w:val="none" w:sz="0" w:space="0" w:color="auto"/>
      </w:divBdr>
    </w:div>
    <w:div w:id="1375693082">
      <w:bodyDiv w:val="1"/>
      <w:marLeft w:val="0"/>
      <w:marRight w:val="0"/>
      <w:marTop w:val="0"/>
      <w:marBottom w:val="0"/>
      <w:divBdr>
        <w:top w:val="none" w:sz="0" w:space="0" w:color="auto"/>
        <w:left w:val="none" w:sz="0" w:space="0" w:color="auto"/>
        <w:bottom w:val="none" w:sz="0" w:space="0" w:color="auto"/>
        <w:right w:val="none" w:sz="0" w:space="0" w:color="auto"/>
      </w:divBdr>
    </w:div>
    <w:div w:id="1376199857">
      <w:bodyDiv w:val="1"/>
      <w:marLeft w:val="0"/>
      <w:marRight w:val="0"/>
      <w:marTop w:val="0"/>
      <w:marBottom w:val="0"/>
      <w:divBdr>
        <w:top w:val="none" w:sz="0" w:space="0" w:color="auto"/>
        <w:left w:val="none" w:sz="0" w:space="0" w:color="auto"/>
        <w:bottom w:val="none" w:sz="0" w:space="0" w:color="auto"/>
        <w:right w:val="none" w:sz="0" w:space="0" w:color="auto"/>
      </w:divBdr>
    </w:div>
    <w:div w:id="1376924867">
      <w:bodyDiv w:val="1"/>
      <w:marLeft w:val="0"/>
      <w:marRight w:val="0"/>
      <w:marTop w:val="0"/>
      <w:marBottom w:val="0"/>
      <w:divBdr>
        <w:top w:val="none" w:sz="0" w:space="0" w:color="auto"/>
        <w:left w:val="none" w:sz="0" w:space="0" w:color="auto"/>
        <w:bottom w:val="none" w:sz="0" w:space="0" w:color="auto"/>
        <w:right w:val="none" w:sz="0" w:space="0" w:color="auto"/>
      </w:divBdr>
    </w:div>
    <w:div w:id="1377193726">
      <w:bodyDiv w:val="1"/>
      <w:marLeft w:val="0"/>
      <w:marRight w:val="0"/>
      <w:marTop w:val="0"/>
      <w:marBottom w:val="0"/>
      <w:divBdr>
        <w:top w:val="none" w:sz="0" w:space="0" w:color="auto"/>
        <w:left w:val="none" w:sz="0" w:space="0" w:color="auto"/>
        <w:bottom w:val="none" w:sz="0" w:space="0" w:color="auto"/>
        <w:right w:val="none" w:sz="0" w:space="0" w:color="auto"/>
      </w:divBdr>
    </w:div>
    <w:div w:id="1377243361">
      <w:bodyDiv w:val="1"/>
      <w:marLeft w:val="0"/>
      <w:marRight w:val="0"/>
      <w:marTop w:val="0"/>
      <w:marBottom w:val="0"/>
      <w:divBdr>
        <w:top w:val="none" w:sz="0" w:space="0" w:color="auto"/>
        <w:left w:val="none" w:sz="0" w:space="0" w:color="auto"/>
        <w:bottom w:val="none" w:sz="0" w:space="0" w:color="auto"/>
        <w:right w:val="none" w:sz="0" w:space="0" w:color="auto"/>
      </w:divBdr>
    </w:div>
    <w:div w:id="1377316815">
      <w:bodyDiv w:val="1"/>
      <w:marLeft w:val="0"/>
      <w:marRight w:val="0"/>
      <w:marTop w:val="0"/>
      <w:marBottom w:val="0"/>
      <w:divBdr>
        <w:top w:val="none" w:sz="0" w:space="0" w:color="auto"/>
        <w:left w:val="none" w:sz="0" w:space="0" w:color="auto"/>
        <w:bottom w:val="none" w:sz="0" w:space="0" w:color="auto"/>
        <w:right w:val="none" w:sz="0" w:space="0" w:color="auto"/>
      </w:divBdr>
    </w:div>
    <w:div w:id="1377437686">
      <w:bodyDiv w:val="1"/>
      <w:marLeft w:val="0"/>
      <w:marRight w:val="0"/>
      <w:marTop w:val="0"/>
      <w:marBottom w:val="0"/>
      <w:divBdr>
        <w:top w:val="none" w:sz="0" w:space="0" w:color="auto"/>
        <w:left w:val="none" w:sz="0" w:space="0" w:color="auto"/>
        <w:bottom w:val="none" w:sz="0" w:space="0" w:color="auto"/>
        <w:right w:val="none" w:sz="0" w:space="0" w:color="auto"/>
      </w:divBdr>
    </w:div>
    <w:div w:id="1380206264">
      <w:bodyDiv w:val="1"/>
      <w:marLeft w:val="0"/>
      <w:marRight w:val="0"/>
      <w:marTop w:val="0"/>
      <w:marBottom w:val="0"/>
      <w:divBdr>
        <w:top w:val="none" w:sz="0" w:space="0" w:color="auto"/>
        <w:left w:val="none" w:sz="0" w:space="0" w:color="auto"/>
        <w:bottom w:val="none" w:sz="0" w:space="0" w:color="auto"/>
        <w:right w:val="none" w:sz="0" w:space="0" w:color="auto"/>
      </w:divBdr>
    </w:div>
    <w:div w:id="1381519828">
      <w:bodyDiv w:val="1"/>
      <w:marLeft w:val="0"/>
      <w:marRight w:val="0"/>
      <w:marTop w:val="0"/>
      <w:marBottom w:val="0"/>
      <w:divBdr>
        <w:top w:val="none" w:sz="0" w:space="0" w:color="auto"/>
        <w:left w:val="none" w:sz="0" w:space="0" w:color="auto"/>
        <w:bottom w:val="none" w:sz="0" w:space="0" w:color="auto"/>
        <w:right w:val="none" w:sz="0" w:space="0" w:color="auto"/>
      </w:divBdr>
      <w:divsChild>
        <w:div w:id="1575355388">
          <w:marLeft w:val="0"/>
          <w:marRight w:val="0"/>
          <w:marTop w:val="0"/>
          <w:marBottom w:val="0"/>
          <w:divBdr>
            <w:top w:val="none" w:sz="0" w:space="0" w:color="auto"/>
            <w:left w:val="none" w:sz="0" w:space="0" w:color="auto"/>
            <w:bottom w:val="none" w:sz="0" w:space="0" w:color="auto"/>
            <w:right w:val="none" w:sz="0" w:space="0" w:color="auto"/>
          </w:divBdr>
        </w:div>
      </w:divsChild>
    </w:div>
    <w:div w:id="1381829183">
      <w:bodyDiv w:val="1"/>
      <w:marLeft w:val="0"/>
      <w:marRight w:val="0"/>
      <w:marTop w:val="0"/>
      <w:marBottom w:val="0"/>
      <w:divBdr>
        <w:top w:val="none" w:sz="0" w:space="0" w:color="auto"/>
        <w:left w:val="none" w:sz="0" w:space="0" w:color="auto"/>
        <w:bottom w:val="none" w:sz="0" w:space="0" w:color="auto"/>
        <w:right w:val="none" w:sz="0" w:space="0" w:color="auto"/>
      </w:divBdr>
      <w:divsChild>
        <w:div w:id="36398453">
          <w:marLeft w:val="2520"/>
          <w:marRight w:val="0"/>
          <w:marTop w:val="100"/>
          <w:marBottom w:val="0"/>
          <w:divBdr>
            <w:top w:val="none" w:sz="0" w:space="0" w:color="auto"/>
            <w:left w:val="none" w:sz="0" w:space="0" w:color="auto"/>
            <w:bottom w:val="none" w:sz="0" w:space="0" w:color="auto"/>
            <w:right w:val="none" w:sz="0" w:space="0" w:color="auto"/>
          </w:divBdr>
        </w:div>
        <w:div w:id="220597524">
          <w:marLeft w:val="2520"/>
          <w:marRight w:val="0"/>
          <w:marTop w:val="100"/>
          <w:marBottom w:val="0"/>
          <w:divBdr>
            <w:top w:val="none" w:sz="0" w:space="0" w:color="auto"/>
            <w:left w:val="none" w:sz="0" w:space="0" w:color="auto"/>
            <w:bottom w:val="none" w:sz="0" w:space="0" w:color="auto"/>
            <w:right w:val="none" w:sz="0" w:space="0" w:color="auto"/>
          </w:divBdr>
        </w:div>
        <w:div w:id="223761799">
          <w:marLeft w:val="1080"/>
          <w:marRight w:val="0"/>
          <w:marTop w:val="100"/>
          <w:marBottom w:val="0"/>
          <w:divBdr>
            <w:top w:val="none" w:sz="0" w:space="0" w:color="auto"/>
            <w:left w:val="none" w:sz="0" w:space="0" w:color="auto"/>
            <w:bottom w:val="none" w:sz="0" w:space="0" w:color="auto"/>
            <w:right w:val="none" w:sz="0" w:space="0" w:color="auto"/>
          </w:divBdr>
        </w:div>
        <w:div w:id="404838621">
          <w:marLeft w:val="1080"/>
          <w:marRight w:val="0"/>
          <w:marTop w:val="100"/>
          <w:marBottom w:val="0"/>
          <w:divBdr>
            <w:top w:val="none" w:sz="0" w:space="0" w:color="auto"/>
            <w:left w:val="none" w:sz="0" w:space="0" w:color="auto"/>
            <w:bottom w:val="none" w:sz="0" w:space="0" w:color="auto"/>
            <w:right w:val="none" w:sz="0" w:space="0" w:color="auto"/>
          </w:divBdr>
        </w:div>
        <w:div w:id="433550537">
          <w:marLeft w:val="1080"/>
          <w:marRight w:val="0"/>
          <w:marTop w:val="100"/>
          <w:marBottom w:val="0"/>
          <w:divBdr>
            <w:top w:val="none" w:sz="0" w:space="0" w:color="auto"/>
            <w:left w:val="none" w:sz="0" w:space="0" w:color="auto"/>
            <w:bottom w:val="none" w:sz="0" w:space="0" w:color="auto"/>
            <w:right w:val="none" w:sz="0" w:space="0" w:color="auto"/>
          </w:divBdr>
        </w:div>
        <w:div w:id="480275534">
          <w:marLeft w:val="3960"/>
          <w:marRight w:val="0"/>
          <w:marTop w:val="100"/>
          <w:marBottom w:val="0"/>
          <w:divBdr>
            <w:top w:val="none" w:sz="0" w:space="0" w:color="auto"/>
            <w:left w:val="none" w:sz="0" w:space="0" w:color="auto"/>
            <w:bottom w:val="none" w:sz="0" w:space="0" w:color="auto"/>
            <w:right w:val="none" w:sz="0" w:space="0" w:color="auto"/>
          </w:divBdr>
        </w:div>
        <w:div w:id="638726596">
          <w:marLeft w:val="1800"/>
          <w:marRight w:val="0"/>
          <w:marTop w:val="100"/>
          <w:marBottom w:val="0"/>
          <w:divBdr>
            <w:top w:val="none" w:sz="0" w:space="0" w:color="auto"/>
            <w:left w:val="none" w:sz="0" w:space="0" w:color="auto"/>
            <w:bottom w:val="none" w:sz="0" w:space="0" w:color="auto"/>
            <w:right w:val="none" w:sz="0" w:space="0" w:color="auto"/>
          </w:divBdr>
        </w:div>
        <w:div w:id="952588237">
          <w:marLeft w:val="3960"/>
          <w:marRight w:val="0"/>
          <w:marTop w:val="100"/>
          <w:marBottom w:val="0"/>
          <w:divBdr>
            <w:top w:val="none" w:sz="0" w:space="0" w:color="auto"/>
            <w:left w:val="none" w:sz="0" w:space="0" w:color="auto"/>
            <w:bottom w:val="none" w:sz="0" w:space="0" w:color="auto"/>
            <w:right w:val="none" w:sz="0" w:space="0" w:color="auto"/>
          </w:divBdr>
        </w:div>
        <w:div w:id="1095057308">
          <w:marLeft w:val="1800"/>
          <w:marRight w:val="0"/>
          <w:marTop w:val="100"/>
          <w:marBottom w:val="0"/>
          <w:divBdr>
            <w:top w:val="none" w:sz="0" w:space="0" w:color="auto"/>
            <w:left w:val="none" w:sz="0" w:space="0" w:color="auto"/>
            <w:bottom w:val="none" w:sz="0" w:space="0" w:color="auto"/>
            <w:right w:val="none" w:sz="0" w:space="0" w:color="auto"/>
          </w:divBdr>
        </w:div>
        <w:div w:id="1145587007">
          <w:marLeft w:val="3240"/>
          <w:marRight w:val="0"/>
          <w:marTop w:val="100"/>
          <w:marBottom w:val="0"/>
          <w:divBdr>
            <w:top w:val="none" w:sz="0" w:space="0" w:color="auto"/>
            <w:left w:val="none" w:sz="0" w:space="0" w:color="auto"/>
            <w:bottom w:val="none" w:sz="0" w:space="0" w:color="auto"/>
            <w:right w:val="none" w:sz="0" w:space="0" w:color="auto"/>
          </w:divBdr>
        </w:div>
        <w:div w:id="1365594076">
          <w:marLeft w:val="3240"/>
          <w:marRight w:val="0"/>
          <w:marTop w:val="100"/>
          <w:marBottom w:val="0"/>
          <w:divBdr>
            <w:top w:val="none" w:sz="0" w:space="0" w:color="auto"/>
            <w:left w:val="none" w:sz="0" w:space="0" w:color="auto"/>
            <w:bottom w:val="none" w:sz="0" w:space="0" w:color="auto"/>
            <w:right w:val="none" w:sz="0" w:space="0" w:color="auto"/>
          </w:divBdr>
        </w:div>
        <w:div w:id="1613439432">
          <w:marLeft w:val="1800"/>
          <w:marRight w:val="0"/>
          <w:marTop w:val="100"/>
          <w:marBottom w:val="0"/>
          <w:divBdr>
            <w:top w:val="none" w:sz="0" w:space="0" w:color="auto"/>
            <w:left w:val="none" w:sz="0" w:space="0" w:color="auto"/>
            <w:bottom w:val="none" w:sz="0" w:space="0" w:color="auto"/>
            <w:right w:val="none" w:sz="0" w:space="0" w:color="auto"/>
          </w:divBdr>
        </w:div>
        <w:div w:id="1905219921">
          <w:marLeft w:val="2520"/>
          <w:marRight w:val="0"/>
          <w:marTop w:val="100"/>
          <w:marBottom w:val="0"/>
          <w:divBdr>
            <w:top w:val="none" w:sz="0" w:space="0" w:color="auto"/>
            <w:left w:val="none" w:sz="0" w:space="0" w:color="auto"/>
            <w:bottom w:val="none" w:sz="0" w:space="0" w:color="auto"/>
            <w:right w:val="none" w:sz="0" w:space="0" w:color="auto"/>
          </w:divBdr>
        </w:div>
        <w:div w:id="1990285053">
          <w:marLeft w:val="360"/>
          <w:marRight w:val="0"/>
          <w:marTop w:val="200"/>
          <w:marBottom w:val="0"/>
          <w:divBdr>
            <w:top w:val="none" w:sz="0" w:space="0" w:color="auto"/>
            <w:left w:val="none" w:sz="0" w:space="0" w:color="auto"/>
            <w:bottom w:val="none" w:sz="0" w:space="0" w:color="auto"/>
            <w:right w:val="none" w:sz="0" w:space="0" w:color="auto"/>
          </w:divBdr>
        </w:div>
      </w:divsChild>
    </w:div>
    <w:div w:id="1382243005">
      <w:bodyDiv w:val="1"/>
      <w:marLeft w:val="0"/>
      <w:marRight w:val="0"/>
      <w:marTop w:val="0"/>
      <w:marBottom w:val="0"/>
      <w:divBdr>
        <w:top w:val="none" w:sz="0" w:space="0" w:color="auto"/>
        <w:left w:val="none" w:sz="0" w:space="0" w:color="auto"/>
        <w:bottom w:val="none" w:sz="0" w:space="0" w:color="auto"/>
        <w:right w:val="none" w:sz="0" w:space="0" w:color="auto"/>
      </w:divBdr>
      <w:divsChild>
        <w:div w:id="99034317">
          <w:marLeft w:val="0"/>
          <w:marRight w:val="0"/>
          <w:marTop w:val="0"/>
          <w:marBottom w:val="0"/>
          <w:divBdr>
            <w:top w:val="none" w:sz="0" w:space="0" w:color="auto"/>
            <w:left w:val="none" w:sz="0" w:space="0" w:color="auto"/>
            <w:bottom w:val="none" w:sz="0" w:space="0" w:color="auto"/>
            <w:right w:val="none" w:sz="0" w:space="0" w:color="auto"/>
          </w:divBdr>
          <w:divsChild>
            <w:div w:id="819268310">
              <w:marLeft w:val="0"/>
              <w:marRight w:val="0"/>
              <w:marTop w:val="0"/>
              <w:marBottom w:val="0"/>
              <w:divBdr>
                <w:top w:val="none" w:sz="0" w:space="0" w:color="auto"/>
                <w:left w:val="none" w:sz="0" w:space="0" w:color="auto"/>
                <w:bottom w:val="none" w:sz="0" w:space="0" w:color="auto"/>
                <w:right w:val="none" w:sz="0" w:space="0" w:color="auto"/>
              </w:divBdr>
            </w:div>
            <w:div w:id="8526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4550">
      <w:bodyDiv w:val="1"/>
      <w:marLeft w:val="0"/>
      <w:marRight w:val="0"/>
      <w:marTop w:val="0"/>
      <w:marBottom w:val="0"/>
      <w:divBdr>
        <w:top w:val="none" w:sz="0" w:space="0" w:color="auto"/>
        <w:left w:val="none" w:sz="0" w:space="0" w:color="auto"/>
        <w:bottom w:val="none" w:sz="0" w:space="0" w:color="auto"/>
        <w:right w:val="none" w:sz="0" w:space="0" w:color="auto"/>
      </w:divBdr>
      <w:divsChild>
        <w:div w:id="410011406">
          <w:marLeft w:val="1166"/>
          <w:marRight w:val="0"/>
          <w:marTop w:val="86"/>
          <w:marBottom w:val="0"/>
          <w:divBdr>
            <w:top w:val="none" w:sz="0" w:space="0" w:color="auto"/>
            <w:left w:val="none" w:sz="0" w:space="0" w:color="auto"/>
            <w:bottom w:val="none" w:sz="0" w:space="0" w:color="auto"/>
            <w:right w:val="none" w:sz="0" w:space="0" w:color="auto"/>
          </w:divBdr>
        </w:div>
        <w:div w:id="556862467">
          <w:marLeft w:val="1166"/>
          <w:marRight w:val="0"/>
          <w:marTop w:val="86"/>
          <w:marBottom w:val="0"/>
          <w:divBdr>
            <w:top w:val="none" w:sz="0" w:space="0" w:color="auto"/>
            <w:left w:val="none" w:sz="0" w:space="0" w:color="auto"/>
            <w:bottom w:val="none" w:sz="0" w:space="0" w:color="auto"/>
            <w:right w:val="none" w:sz="0" w:space="0" w:color="auto"/>
          </w:divBdr>
        </w:div>
        <w:div w:id="674187821">
          <w:marLeft w:val="1166"/>
          <w:marRight w:val="0"/>
          <w:marTop w:val="86"/>
          <w:marBottom w:val="0"/>
          <w:divBdr>
            <w:top w:val="none" w:sz="0" w:space="0" w:color="auto"/>
            <w:left w:val="none" w:sz="0" w:space="0" w:color="auto"/>
            <w:bottom w:val="none" w:sz="0" w:space="0" w:color="auto"/>
            <w:right w:val="none" w:sz="0" w:space="0" w:color="auto"/>
          </w:divBdr>
        </w:div>
        <w:div w:id="870654454">
          <w:marLeft w:val="1166"/>
          <w:marRight w:val="0"/>
          <w:marTop w:val="86"/>
          <w:marBottom w:val="0"/>
          <w:divBdr>
            <w:top w:val="none" w:sz="0" w:space="0" w:color="auto"/>
            <w:left w:val="none" w:sz="0" w:space="0" w:color="auto"/>
            <w:bottom w:val="none" w:sz="0" w:space="0" w:color="auto"/>
            <w:right w:val="none" w:sz="0" w:space="0" w:color="auto"/>
          </w:divBdr>
        </w:div>
        <w:div w:id="1029255223">
          <w:marLeft w:val="547"/>
          <w:marRight w:val="0"/>
          <w:marTop w:val="96"/>
          <w:marBottom w:val="0"/>
          <w:divBdr>
            <w:top w:val="none" w:sz="0" w:space="0" w:color="auto"/>
            <w:left w:val="none" w:sz="0" w:space="0" w:color="auto"/>
            <w:bottom w:val="none" w:sz="0" w:space="0" w:color="auto"/>
            <w:right w:val="none" w:sz="0" w:space="0" w:color="auto"/>
          </w:divBdr>
        </w:div>
        <w:div w:id="1501120779">
          <w:marLeft w:val="1166"/>
          <w:marRight w:val="0"/>
          <w:marTop w:val="86"/>
          <w:marBottom w:val="0"/>
          <w:divBdr>
            <w:top w:val="none" w:sz="0" w:space="0" w:color="auto"/>
            <w:left w:val="none" w:sz="0" w:space="0" w:color="auto"/>
            <w:bottom w:val="none" w:sz="0" w:space="0" w:color="auto"/>
            <w:right w:val="none" w:sz="0" w:space="0" w:color="auto"/>
          </w:divBdr>
        </w:div>
        <w:div w:id="1541866107">
          <w:marLeft w:val="547"/>
          <w:marRight w:val="0"/>
          <w:marTop w:val="96"/>
          <w:marBottom w:val="0"/>
          <w:divBdr>
            <w:top w:val="none" w:sz="0" w:space="0" w:color="auto"/>
            <w:left w:val="none" w:sz="0" w:space="0" w:color="auto"/>
            <w:bottom w:val="none" w:sz="0" w:space="0" w:color="auto"/>
            <w:right w:val="none" w:sz="0" w:space="0" w:color="auto"/>
          </w:divBdr>
        </w:div>
        <w:div w:id="1569460528">
          <w:marLeft w:val="1166"/>
          <w:marRight w:val="0"/>
          <w:marTop w:val="86"/>
          <w:marBottom w:val="0"/>
          <w:divBdr>
            <w:top w:val="none" w:sz="0" w:space="0" w:color="auto"/>
            <w:left w:val="none" w:sz="0" w:space="0" w:color="auto"/>
            <w:bottom w:val="none" w:sz="0" w:space="0" w:color="auto"/>
            <w:right w:val="none" w:sz="0" w:space="0" w:color="auto"/>
          </w:divBdr>
        </w:div>
        <w:div w:id="1984692541">
          <w:marLeft w:val="547"/>
          <w:marRight w:val="0"/>
          <w:marTop w:val="96"/>
          <w:marBottom w:val="0"/>
          <w:divBdr>
            <w:top w:val="none" w:sz="0" w:space="0" w:color="auto"/>
            <w:left w:val="none" w:sz="0" w:space="0" w:color="auto"/>
            <w:bottom w:val="none" w:sz="0" w:space="0" w:color="auto"/>
            <w:right w:val="none" w:sz="0" w:space="0" w:color="auto"/>
          </w:divBdr>
        </w:div>
        <w:div w:id="2114207387">
          <w:marLeft w:val="547"/>
          <w:marRight w:val="0"/>
          <w:marTop w:val="96"/>
          <w:marBottom w:val="0"/>
          <w:divBdr>
            <w:top w:val="none" w:sz="0" w:space="0" w:color="auto"/>
            <w:left w:val="none" w:sz="0" w:space="0" w:color="auto"/>
            <w:bottom w:val="none" w:sz="0" w:space="0" w:color="auto"/>
            <w:right w:val="none" w:sz="0" w:space="0" w:color="auto"/>
          </w:divBdr>
        </w:div>
      </w:divsChild>
    </w:div>
    <w:div w:id="1384714459">
      <w:bodyDiv w:val="1"/>
      <w:marLeft w:val="0"/>
      <w:marRight w:val="0"/>
      <w:marTop w:val="0"/>
      <w:marBottom w:val="0"/>
      <w:divBdr>
        <w:top w:val="none" w:sz="0" w:space="0" w:color="auto"/>
        <w:left w:val="none" w:sz="0" w:space="0" w:color="auto"/>
        <w:bottom w:val="none" w:sz="0" w:space="0" w:color="auto"/>
        <w:right w:val="none" w:sz="0" w:space="0" w:color="auto"/>
      </w:divBdr>
      <w:divsChild>
        <w:div w:id="17053563">
          <w:marLeft w:val="1166"/>
          <w:marRight w:val="0"/>
          <w:marTop w:val="96"/>
          <w:marBottom w:val="0"/>
          <w:divBdr>
            <w:top w:val="none" w:sz="0" w:space="0" w:color="auto"/>
            <w:left w:val="none" w:sz="0" w:space="0" w:color="auto"/>
            <w:bottom w:val="none" w:sz="0" w:space="0" w:color="auto"/>
            <w:right w:val="none" w:sz="0" w:space="0" w:color="auto"/>
          </w:divBdr>
        </w:div>
        <w:div w:id="379940380">
          <w:marLeft w:val="1166"/>
          <w:marRight w:val="0"/>
          <w:marTop w:val="96"/>
          <w:marBottom w:val="0"/>
          <w:divBdr>
            <w:top w:val="none" w:sz="0" w:space="0" w:color="auto"/>
            <w:left w:val="none" w:sz="0" w:space="0" w:color="auto"/>
            <w:bottom w:val="none" w:sz="0" w:space="0" w:color="auto"/>
            <w:right w:val="none" w:sz="0" w:space="0" w:color="auto"/>
          </w:divBdr>
        </w:div>
        <w:div w:id="624316818">
          <w:marLeft w:val="547"/>
          <w:marRight w:val="0"/>
          <w:marTop w:val="115"/>
          <w:marBottom w:val="0"/>
          <w:divBdr>
            <w:top w:val="none" w:sz="0" w:space="0" w:color="auto"/>
            <w:left w:val="none" w:sz="0" w:space="0" w:color="auto"/>
            <w:bottom w:val="none" w:sz="0" w:space="0" w:color="auto"/>
            <w:right w:val="none" w:sz="0" w:space="0" w:color="auto"/>
          </w:divBdr>
        </w:div>
        <w:div w:id="1364556451">
          <w:marLeft w:val="547"/>
          <w:marRight w:val="0"/>
          <w:marTop w:val="115"/>
          <w:marBottom w:val="0"/>
          <w:divBdr>
            <w:top w:val="none" w:sz="0" w:space="0" w:color="auto"/>
            <w:left w:val="none" w:sz="0" w:space="0" w:color="auto"/>
            <w:bottom w:val="none" w:sz="0" w:space="0" w:color="auto"/>
            <w:right w:val="none" w:sz="0" w:space="0" w:color="auto"/>
          </w:divBdr>
        </w:div>
      </w:divsChild>
    </w:div>
    <w:div w:id="1384796144">
      <w:bodyDiv w:val="1"/>
      <w:marLeft w:val="0"/>
      <w:marRight w:val="0"/>
      <w:marTop w:val="0"/>
      <w:marBottom w:val="0"/>
      <w:divBdr>
        <w:top w:val="none" w:sz="0" w:space="0" w:color="auto"/>
        <w:left w:val="none" w:sz="0" w:space="0" w:color="auto"/>
        <w:bottom w:val="none" w:sz="0" w:space="0" w:color="auto"/>
        <w:right w:val="none" w:sz="0" w:space="0" w:color="auto"/>
      </w:divBdr>
    </w:div>
    <w:div w:id="1385593462">
      <w:bodyDiv w:val="1"/>
      <w:marLeft w:val="0"/>
      <w:marRight w:val="0"/>
      <w:marTop w:val="0"/>
      <w:marBottom w:val="0"/>
      <w:divBdr>
        <w:top w:val="none" w:sz="0" w:space="0" w:color="auto"/>
        <w:left w:val="none" w:sz="0" w:space="0" w:color="auto"/>
        <w:bottom w:val="none" w:sz="0" w:space="0" w:color="auto"/>
        <w:right w:val="none" w:sz="0" w:space="0" w:color="auto"/>
      </w:divBdr>
      <w:divsChild>
        <w:div w:id="975447620">
          <w:marLeft w:val="547"/>
          <w:marRight w:val="0"/>
          <w:marTop w:val="134"/>
          <w:marBottom w:val="0"/>
          <w:divBdr>
            <w:top w:val="none" w:sz="0" w:space="0" w:color="auto"/>
            <w:left w:val="none" w:sz="0" w:space="0" w:color="auto"/>
            <w:bottom w:val="none" w:sz="0" w:space="0" w:color="auto"/>
            <w:right w:val="none" w:sz="0" w:space="0" w:color="auto"/>
          </w:divBdr>
        </w:div>
        <w:div w:id="1937009000">
          <w:marLeft w:val="1166"/>
          <w:marRight w:val="0"/>
          <w:marTop w:val="115"/>
          <w:marBottom w:val="0"/>
          <w:divBdr>
            <w:top w:val="none" w:sz="0" w:space="0" w:color="auto"/>
            <w:left w:val="none" w:sz="0" w:space="0" w:color="auto"/>
            <w:bottom w:val="none" w:sz="0" w:space="0" w:color="auto"/>
            <w:right w:val="none" w:sz="0" w:space="0" w:color="auto"/>
          </w:divBdr>
        </w:div>
      </w:divsChild>
    </w:div>
    <w:div w:id="1385986281">
      <w:bodyDiv w:val="1"/>
      <w:marLeft w:val="0"/>
      <w:marRight w:val="0"/>
      <w:marTop w:val="0"/>
      <w:marBottom w:val="0"/>
      <w:divBdr>
        <w:top w:val="none" w:sz="0" w:space="0" w:color="auto"/>
        <w:left w:val="none" w:sz="0" w:space="0" w:color="auto"/>
        <w:bottom w:val="none" w:sz="0" w:space="0" w:color="auto"/>
        <w:right w:val="none" w:sz="0" w:space="0" w:color="auto"/>
      </w:divBdr>
      <w:divsChild>
        <w:div w:id="424309714">
          <w:marLeft w:val="1166"/>
          <w:marRight w:val="0"/>
          <w:marTop w:val="96"/>
          <w:marBottom w:val="0"/>
          <w:divBdr>
            <w:top w:val="none" w:sz="0" w:space="0" w:color="auto"/>
            <w:left w:val="none" w:sz="0" w:space="0" w:color="auto"/>
            <w:bottom w:val="none" w:sz="0" w:space="0" w:color="auto"/>
            <w:right w:val="none" w:sz="0" w:space="0" w:color="auto"/>
          </w:divBdr>
        </w:div>
        <w:div w:id="700592059">
          <w:marLeft w:val="1800"/>
          <w:marRight w:val="0"/>
          <w:marTop w:val="82"/>
          <w:marBottom w:val="0"/>
          <w:divBdr>
            <w:top w:val="none" w:sz="0" w:space="0" w:color="auto"/>
            <w:left w:val="none" w:sz="0" w:space="0" w:color="auto"/>
            <w:bottom w:val="none" w:sz="0" w:space="0" w:color="auto"/>
            <w:right w:val="none" w:sz="0" w:space="0" w:color="auto"/>
          </w:divBdr>
        </w:div>
        <w:div w:id="854608966">
          <w:marLeft w:val="1166"/>
          <w:marRight w:val="0"/>
          <w:marTop w:val="96"/>
          <w:marBottom w:val="0"/>
          <w:divBdr>
            <w:top w:val="none" w:sz="0" w:space="0" w:color="auto"/>
            <w:left w:val="none" w:sz="0" w:space="0" w:color="auto"/>
            <w:bottom w:val="none" w:sz="0" w:space="0" w:color="auto"/>
            <w:right w:val="none" w:sz="0" w:space="0" w:color="auto"/>
          </w:divBdr>
        </w:div>
        <w:div w:id="992367389">
          <w:marLeft w:val="1166"/>
          <w:marRight w:val="0"/>
          <w:marTop w:val="96"/>
          <w:marBottom w:val="0"/>
          <w:divBdr>
            <w:top w:val="none" w:sz="0" w:space="0" w:color="auto"/>
            <w:left w:val="none" w:sz="0" w:space="0" w:color="auto"/>
            <w:bottom w:val="none" w:sz="0" w:space="0" w:color="auto"/>
            <w:right w:val="none" w:sz="0" w:space="0" w:color="auto"/>
          </w:divBdr>
        </w:div>
        <w:div w:id="1031959085">
          <w:marLeft w:val="1800"/>
          <w:marRight w:val="0"/>
          <w:marTop w:val="82"/>
          <w:marBottom w:val="0"/>
          <w:divBdr>
            <w:top w:val="none" w:sz="0" w:space="0" w:color="auto"/>
            <w:left w:val="none" w:sz="0" w:space="0" w:color="auto"/>
            <w:bottom w:val="none" w:sz="0" w:space="0" w:color="auto"/>
            <w:right w:val="none" w:sz="0" w:space="0" w:color="auto"/>
          </w:divBdr>
        </w:div>
        <w:div w:id="1064261103">
          <w:marLeft w:val="547"/>
          <w:marRight w:val="0"/>
          <w:marTop w:val="106"/>
          <w:marBottom w:val="0"/>
          <w:divBdr>
            <w:top w:val="none" w:sz="0" w:space="0" w:color="auto"/>
            <w:left w:val="none" w:sz="0" w:space="0" w:color="auto"/>
            <w:bottom w:val="none" w:sz="0" w:space="0" w:color="auto"/>
            <w:right w:val="none" w:sz="0" w:space="0" w:color="auto"/>
          </w:divBdr>
        </w:div>
        <w:div w:id="1392578325">
          <w:marLeft w:val="1800"/>
          <w:marRight w:val="0"/>
          <w:marTop w:val="82"/>
          <w:marBottom w:val="0"/>
          <w:divBdr>
            <w:top w:val="none" w:sz="0" w:space="0" w:color="auto"/>
            <w:left w:val="none" w:sz="0" w:space="0" w:color="auto"/>
            <w:bottom w:val="none" w:sz="0" w:space="0" w:color="auto"/>
            <w:right w:val="none" w:sz="0" w:space="0" w:color="auto"/>
          </w:divBdr>
        </w:div>
        <w:div w:id="1665276736">
          <w:marLeft w:val="547"/>
          <w:marRight w:val="0"/>
          <w:marTop w:val="106"/>
          <w:marBottom w:val="0"/>
          <w:divBdr>
            <w:top w:val="none" w:sz="0" w:space="0" w:color="auto"/>
            <w:left w:val="none" w:sz="0" w:space="0" w:color="auto"/>
            <w:bottom w:val="none" w:sz="0" w:space="0" w:color="auto"/>
            <w:right w:val="none" w:sz="0" w:space="0" w:color="auto"/>
          </w:divBdr>
        </w:div>
        <w:div w:id="1788230586">
          <w:marLeft w:val="1166"/>
          <w:marRight w:val="0"/>
          <w:marTop w:val="96"/>
          <w:marBottom w:val="0"/>
          <w:divBdr>
            <w:top w:val="none" w:sz="0" w:space="0" w:color="auto"/>
            <w:left w:val="none" w:sz="0" w:space="0" w:color="auto"/>
            <w:bottom w:val="none" w:sz="0" w:space="0" w:color="auto"/>
            <w:right w:val="none" w:sz="0" w:space="0" w:color="auto"/>
          </w:divBdr>
        </w:div>
      </w:divsChild>
    </w:div>
    <w:div w:id="1389844314">
      <w:bodyDiv w:val="1"/>
      <w:marLeft w:val="0"/>
      <w:marRight w:val="0"/>
      <w:marTop w:val="0"/>
      <w:marBottom w:val="0"/>
      <w:divBdr>
        <w:top w:val="none" w:sz="0" w:space="0" w:color="auto"/>
        <w:left w:val="none" w:sz="0" w:space="0" w:color="auto"/>
        <w:bottom w:val="none" w:sz="0" w:space="0" w:color="auto"/>
        <w:right w:val="none" w:sz="0" w:space="0" w:color="auto"/>
      </w:divBdr>
    </w:div>
    <w:div w:id="1391729482">
      <w:bodyDiv w:val="1"/>
      <w:marLeft w:val="0"/>
      <w:marRight w:val="0"/>
      <w:marTop w:val="0"/>
      <w:marBottom w:val="0"/>
      <w:divBdr>
        <w:top w:val="none" w:sz="0" w:space="0" w:color="auto"/>
        <w:left w:val="none" w:sz="0" w:space="0" w:color="auto"/>
        <w:bottom w:val="none" w:sz="0" w:space="0" w:color="auto"/>
        <w:right w:val="none" w:sz="0" w:space="0" w:color="auto"/>
      </w:divBdr>
    </w:div>
    <w:div w:id="1392118769">
      <w:bodyDiv w:val="1"/>
      <w:marLeft w:val="0"/>
      <w:marRight w:val="0"/>
      <w:marTop w:val="0"/>
      <w:marBottom w:val="0"/>
      <w:divBdr>
        <w:top w:val="none" w:sz="0" w:space="0" w:color="auto"/>
        <w:left w:val="none" w:sz="0" w:space="0" w:color="auto"/>
        <w:bottom w:val="none" w:sz="0" w:space="0" w:color="auto"/>
        <w:right w:val="none" w:sz="0" w:space="0" w:color="auto"/>
      </w:divBdr>
    </w:div>
    <w:div w:id="1392463902">
      <w:bodyDiv w:val="1"/>
      <w:marLeft w:val="0"/>
      <w:marRight w:val="0"/>
      <w:marTop w:val="0"/>
      <w:marBottom w:val="0"/>
      <w:divBdr>
        <w:top w:val="none" w:sz="0" w:space="0" w:color="auto"/>
        <w:left w:val="none" w:sz="0" w:space="0" w:color="auto"/>
        <w:bottom w:val="none" w:sz="0" w:space="0" w:color="auto"/>
        <w:right w:val="none" w:sz="0" w:space="0" w:color="auto"/>
      </w:divBdr>
    </w:div>
    <w:div w:id="1392651784">
      <w:bodyDiv w:val="1"/>
      <w:marLeft w:val="0"/>
      <w:marRight w:val="0"/>
      <w:marTop w:val="0"/>
      <w:marBottom w:val="0"/>
      <w:divBdr>
        <w:top w:val="none" w:sz="0" w:space="0" w:color="auto"/>
        <w:left w:val="none" w:sz="0" w:space="0" w:color="auto"/>
        <w:bottom w:val="none" w:sz="0" w:space="0" w:color="auto"/>
        <w:right w:val="none" w:sz="0" w:space="0" w:color="auto"/>
      </w:divBdr>
      <w:divsChild>
        <w:div w:id="31080481">
          <w:marLeft w:val="547"/>
          <w:marRight w:val="0"/>
          <w:marTop w:val="134"/>
          <w:marBottom w:val="0"/>
          <w:divBdr>
            <w:top w:val="none" w:sz="0" w:space="0" w:color="auto"/>
            <w:left w:val="none" w:sz="0" w:space="0" w:color="auto"/>
            <w:bottom w:val="none" w:sz="0" w:space="0" w:color="auto"/>
            <w:right w:val="none" w:sz="0" w:space="0" w:color="auto"/>
          </w:divBdr>
        </w:div>
        <w:div w:id="246771607">
          <w:marLeft w:val="1166"/>
          <w:marRight w:val="0"/>
          <w:marTop w:val="115"/>
          <w:marBottom w:val="0"/>
          <w:divBdr>
            <w:top w:val="none" w:sz="0" w:space="0" w:color="auto"/>
            <w:left w:val="none" w:sz="0" w:space="0" w:color="auto"/>
            <w:bottom w:val="none" w:sz="0" w:space="0" w:color="auto"/>
            <w:right w:val="none" w:sz="0" w:space="0" w:color="auto"/>
          </w:divBdr>
        </w:div>
        <w:div w:id="587076759">
          <w:marLeft w:val="1166"/>
          <w:marRight w:val="0"/>
          <w:marTop w:val="115"/>
          <w:marBottom w:val="0"/>
          <w:divBdr>
            <w:top w:val="none" w:sz="0" w:space="0" w:color="auto"/>
            <w:left w:val="none" w:sz="0" w:space="0" w:color="auto"/>
            <w:bottom w:val="none" w:sz="0" w:space="0" w:color="auto"/>
            <w:right w:val="none" w:sz="0" w:space="0" w:color="auto"/>
          </w:divBdr>
        </w:div>
        <w:div w:id="669599534">
          <w:marLeft w:val="1166"/>
          <w:marRight w:val="0"/>
          <w:marTop w:val="115"/>
          <w:marBottom w:val="0"/>
          <w:divBdr>
            <w:top w:val="none" w:sz="0" w:space="0" w:color="auto"/>
            <w:left w:val="none" w:sz="0" w:space="0" w:color="auto"/>
            <w:bottom w:val="none" w:sz="0" w:space="0" w:color="auto"/>
            <w:right w:val="none" w:sz="0" w:space="0" w:color="auto"/>
          </w:divBdr>
        </w:div>
        <w:div w:id="1163935500">
          <w:marLeft w:val="1166"/>
          <w:marRight w:val="0"/>
          <w:marTop w:val="115"/>
          <w:marBottom w:val="0"/>
          <w:divBdr>
            <w:top w:val="none" w:sz="0" w:space="0" w:color="auto"/>
            <w:left w:val="none" w:sz="0" w:space="0" w:color="auto"/>
            <w:bottom w:val="none" w:sz="0" w:space="0" w:color="auto"/>
            <w:right w:val="none" w:sz="0" w:space="0" w:color="auto"/>
          </w:divBdr>
        </w:div>
        <w:div w:id="1194533034">
          <w:marLeft w:val="547"/>
          <w:marRight w:val="0"/>
          <w:marTop w:val="134"/>
          <w:marBottom w:val="0"/>
          <w:divBdr>
            <w:top w:val="none" w:sz="0" w:space="0" w:color="auto"/>
            <w:left w:val="none" w:sz="0" w:space="0" w:color="auto"/>
            <w:bottom w:val="none" w:sz="0" w:space="0" w:color="auto"/>
            <w:right w:val="none" w:sz="0" w:space="0" w:color="auto"/>
          </w:divBdr>
        </w:div>
        <w:div w:id="1531600744">
          <w:marLeft w:val="1166"/>
          <w:marRight w:val="0"/>
          <w:marTop w:val="115"/>
          <w:marBottom w:val="0"/>
          <w:divBdr>
            <w:top w:val="none" w:sz="0" w:space="0" w:color="auto"/>
            <w:left w:val="none" w:sz="0" w:space="0" w:color="auto"/>
            <w:bottom w:val="none" w:sz="0" w:space="0" w:color="auto"/>
            <w:right w:val="none" w:sz="0" w:space="0" w:color="auto"/>
          </w:divBdr>
        </w:div>
      </w:divsChild>
    </w:div>
    <w:div w:id="1392845583">
      <w:bodyDiv w:val="1"/>
      <w:marLeft w:val="0"/>
      <w:marRight w:val="0"/>
      <w:marTop w:val="0"/>
      <w:marBottom w:val="0"/>
      <w:divBdr>
        <w:top w:val="none" w:sz="0" w:space="0" w:color="auto"/>
        <w:left w:val="none" w:sz="0" w:space="0" w:color="auto"/>
        <w:bottom w:val="none" w:sz="0" w:space="0" w:color="auto"/>
        <w:right w:val="none" w:sz="0" w:space="0" w:color="auto"/>
      </w:divBdr>
    </w:div>
    <w:div w:id="1393427282">
      <w:bodyDiv w:val="1"/>
      <w:marLeft w:val="0"/>
      <w:marRight w:val="0"/>
      <w:marTop w:val="0"/>
      <w:marBottom w:val="0"/>
      <w:divBdr>
        <w:top w:val="none" w:sz="0" w:space="0" w:color="auto"/>
        <w:left w:val="none" w:sz="0" w:space="0" w:color="auto"/>
        <w:bottom w:val="none" w:sz="0" w:space="0" w:color="auto"/>
        <w:right w:val="none" w:sz="0" w:space="0" w:color="auto"/>
      </w:divBdr>
      <w:divsChild>
        <w:div w:id="1006395466">
          <w:marLeft w:val="547"/>
          <w:marRight w:val="0"/>
          <w:marTop w:val="154"/>
          <w:marBottom w:val="0"/>
          <w:divBdr>
            <w:top w:val="none" w:sz="0" w:space="0" w:color="auto"/>
            <w:left w:val="none" w:sz="0" w:space="0" w:color="auto"/>
            <w:bottom w:val="none" w:sz="0" w:space="0" w:color="auto"/>
            <w:right w:val="none" w:sz="0" w:space="0" w:color="auto"/>
          </w:divBdr>
        </w:div>
        <w:div w:id="1534726576">
          <w:marLeft w:val="1166"/>
          <w:marRight w:val="0"/>
          <w:marTop w:val="96"/>
          <w:marBottom w:val="0"/>
          <w:divBdr>
            <w:top w:val="none" w:sz="0" w:space="0" w:color="auto"/>
            <w:left w:val="none" w:sz="0" w:space="0" w:color="auto"/>
            <w:bottom w:val="none" w:sz="0" w:space="0" w:color="auto"/>
            <w:right w:val="none" w:sz="0" w:space="0" w:color="auto"/>
          </w:divBdr>
        </w:div>
        <w:div w:id="2068214594">
          <w:marLeft w:val="1166"/>
          <w:marRight w:val="0"/>
          <w:marTop w:val="96"/>
          <w:marBottom w:val="0"/>
          <w:divBdr>
            <w:top w:val="none" w:sz="0" w:space="0" w:color="auto"/>
            <w:left w:val="none" w:sz="0" w:space="0" w:color="auto"/>
            <w:bottom w:val="none" w:sz="0" w:space="0" w:color="auto"/>
            <w:right w:val="none" w:sz="0" w:space="0" w:color="auto"/>
          </w:divBdr>
        </w:div>
        <w:div w:id="2085645221">
          <w:marLeft w:val="1166"/>
          <w:marRight w:val="0"/>
          <w:marTop w:val="96"/>
          <w:marBottom w:val="0"/>
          <w:divBdr>
            <w:top w:val="none" w:sz="0" w:space="0" w:color="auto"/>
            <w:left w:val="none" w:sz="0" w:space="0" w:color="auto"/>
            <w:bottom w:val="none" w:sz="0" w:space="0" w:color="auto"/>
            <w:right w:val="none" w:sz="0" w:space="0" w:color="auto"/>
          </w:divBdr>
        </w:div>
      </w:divsChild>
    </w:div>
    <w:div w:id="1393504347">
      <w:bodyDiv w:val="1"/>
      <w:marLeft w:val="0"/>
      <w:marRight w:val="0"/>
      <w:marTop w:val="0"/>
      <w:marBottom w:val="0"/>
      <w:divBdr>
        <w:top w:val="none" w:sz="0" w:space="0" w:color="auto"/>
        <w:left w:val="none" w:sz="0" w:space="0" w:color="auto"/>
        <w:bottom w:val="none" w:sz="0" w:space="0" w:color="auto"/>
        <w:right w:val="none" w:sz="0" w:space="0" w:color="auto"/>
      </w:divBdr>
    </w:div>
    <w:div w:id="1393961585">
      <w:bodyDiv w:val="1"/>
      <w:marLeft w:val="0"/>
      <w:marRight w:val="0"/>
      <w:marTop w:val="0"/>
      <w:marBottom w:val="0"/>
      <w:divBdr>
        <w:top w:val="none" w:sz="0" w:space="0" w:color="auto"/>
        <w:left w:val="none" w:sz="0" w:space="0" w:color="auto"/>
        <w:bottom w:val="none" w:sz="0" w:space="0" w:color="auto"/>
        <w:right w:val="none" w:sz="0" w:space="0" w:color="auto"/>
      </w:divBdr>
    </w:div>
    <w:div w:id="1394113130">
      <w:bodyDiv w:val="1"/>
      <w:marLeft w:val="0"/>
      <w:marRight w:val="0"/>
      <w:marTop w:val="0"/>
      <w:marBottom w:val="0"/>
      <w:divBdr>
        <w:top w:val="none" w:sz="0" w:space="0" w:color="auto"/>
        <w:left w:val="none" w:sz="0" w:space="0" w:color="auto"/>
        <w:bottom w:val="none" w:sz="0" w:space="0" w:color="auto"/>
        <w:right w:val="none" w:sz="0" w:space="0" w:color="auto"/>
      </w:divBdr>
    </w:div>
    <w:div w:id="1395083894">
      <w:bodyDiv w:val="1"/>
      <w:marLeft w:val="0"/>
      <w:marRight w:val="0"/>
      <w:marTop w:val="0"/>
      <w:marBottom w:val="0"/>
      <w:divBdr>
        <w:top w:val="none" w:sz="0" w:space="0" w:color="auto"/>
        <w:left w:val="none" w:sz="0" w:space="0" w:color="auto"/>
        <w:bottom w:val="none" w:sz="0" w:space="0" w:color="auto"/>
        <w:right w:val="none" w:sz="0" w:space="0" w:color="auto"/>
      </w:divBdr>
      <w:divsChild>
        <w:div w:id="54469630">
          <w:marLeft w:val="1166"/>
          <w:marRight w:val="0"/>
          <w:marTop w:val="96"/>
          <w:marBottom w:val="0"/>
          <w:divBdr>
            <w:top w:val="none" w:sz="0" w:space="0" w:color="auto"/>
            <w:left w:val="none" w:sz="0" w:space="0" w:color="auto"/>
            <w:bottom w:val="none" w:sz="0" w:space="0" w:color="auto"/>
            <w:right w:val="none" w:sz="0" w:space="0" w:color="auto"/>
          </w:divBdr>
        </w:div>
        <w:div w:id="97257605">
          <w:marLeft w:val="1800"/>
          <w:marRight w:val="0"/>
          <w:marTop w:val="77"/>
          <w:marBottom w:val="0"/>
          <w:divBdr>
            <w:top w:val="none" w:sz="0" w:space="0" w:color="auto"/>
            <w:left w:val="none" w:sz="0" w:space="0" w:color="auto"/>
            <w:bottom w:val="none" w:sz="0" w:space="0" w:color="auto"/>
            <w:right w:val="none" w:sz="0" w:space="0" w:color="auto"/>
          </w:divBdr>
        </w:div>
        <w:div w:id="518785849">
          <w:marLeft w:val="1800"/>
          <w:marRight w:val="0"/>
          <w:marTop w:val="77"/>
          <w:marBottom w:val="0"/>
          <w:divBdr>
            <w:top w:val="none" w:sz="0" w:space="0" w:color="auto"/>
            <w:left w:val="none" w:sz="0" w:space="0" w:color="auto"/>
            <w:bottom w:val="none" w:sz="0" w:space="0" w:color="auto"/>
            <w:right w:val="none" w:sz="0" w:space="0" w:color="auto"/>
          </w:divBdr>
        </w:div>
        <w:div w:id="521745023">
          <w:marLeft w:val="2520"/>
          <w:marRight w:val="0"/>
          <w:marTop w:val="67"/>
          <w:marBottom w:val="0"/>
          <w:divBdr>
            <w:top w:val="none" w:sz="0" w:space="0" w:color="auto"/>
            <w:left w:val="none" w:sz="0" w:space="0" w:color="auto"/>
            <w:bottom w:val="none" w:sz="0" w:space="0" w:color="auto"/>
            <w:right w:val="none" w:sz="0" w:space="0" w:color="auto"/>
          </w:divBdr>
        </w:div>
        <w:div w:id="563684494">
          <w:marLeft w:val="547"/>
          <w:marRight w:val="0"/>
          <w:marTop w:val="115"/>
          <w:marBottom w:val="0"/>
          <w:divBdr>
            <w:top w:val="none" w:sz="0" w:space="0" w:color="auto"/>
            <w:left w:val="none" w:sz="0" w:space="0" w:color="auto"/>
            <w:bottom w:val="none" w:sz="0" w:space="0" w:color="auto"/>
            <w:right w:val="none" w:sz="0" w:space="0" w:color="auto"/>
          </w:divBdr>
        </w:div>
        <w:div w:id="686057861">
          <w:marLeft w:val="2520"/>
          <w:marRight w:val="0"/>
          <w:marTop w:val="67"/>
          <w:marBottom w:val="0"/>
          <w:divBdr>
            <w:top w:val="none" w:sz="0" w:space="0" w:color="auto"/>
            <w:left w:val="none" w:sz="0" w:space="0" w:color="auto"/>
            <w:bottom w:val="none" w:sz="0" w:space="0" w:color="auto"/>
            <w:right w:val="none" w:sz="0" w:space="0" w:color="auto"/>
          </w:divBdr>
        </w:div>
        <w:div w:id="724722335">
          <w:marLeft w:val="1800"/>
          <w:marRight w:val="0"/>
          <w:marTop w:val="77"/>
          <w:marBottom w:val="0"/>
          <w:divBdr>
            <w:top w:val="none" w:sz="0" w:space="0" w:color="auto"/>
            <w:left w:val="none" w:sz="0" w:space="0" w:color="auto"/>
            <w:bottom w:val="none" w:sz="0" w:space="0" w:color="auto"/>
            <w:right w:val="none" w:sz="0" w:space="0" w:color="auto"/>
          </w:divBdr>
        </w:div>
        <w:div w:id="832531787">
          <w:marLeft w:val="1166"/>
          <w:marRight w:val="0"/>
          <w:marTop w:val="96"/>
          <w:marBottom w:val="0"/>
          <w:divBdr>
            <w:top w:val="none" w:sz="0" w:space="0" w:color="auto"/>
            <w:left w:val="none" w:sz="0" w:space="0" w:color="auto"/>
            <w:bottom w:val="none" w:sz="0" w:space="0" w:color="auto"/>
            <w:right w:val="none" w:sz="0" w:space="0" w:color="auto"/>
          </w:divBdr>
        </w:div>
        <w:div w:id="884564412">
          <w:marLeft w:val="1166"/>
          <w:marRight w:val="0"/>
          <w:marTop w:val="96"/>
          <w:marBottom w:val="0"/>
          <w:divBdr>
            <w:top w:val="none" w:sz="0" w:space="0" w:color="auto"/>
            <w:left w:val="none" w:sz="0" w:space="0" w:color="auto"/>
            <w:bottom w:val="none" w:sz="0" w:space="0" w:color="auto"/>
            <w:right w:val="none" w:sz="0" w:space="0" w:color="auto"/>
          </w:divBdr>
        </w:div>
        <w:div w:id="1571308594">
          <w:marLeft w:val="1800"/>
          <w:marRight w:val="0"/>
          <w:marTop w:val="77"/>
          <w:marBottom w:val="0"/>
          <w:divBdr>
            <w:top w:val="none" w:sz="0" w:space="0" w:color="auto"/>
            <w:left w:val="none" w:sz="0" w:space="0" w:color="auto"/>
            <w:bottom w:val="none" w:sz="0" w:space="0" w:color="auto"/>
            <w:right w:val="none" w:sz="0" w:space="0" w:color="auto"/>
          </w:divBdr>
        </w:div>
        <w:div w:id="1889952522">
          <w:marLeft w:val="547"/>
          <w:marRight w:val="0"/>
          <w:marTop w:val="115"/>
          <w:marBottom w:val="0"/>
          <w:divBdr>
            <w:top w:val="none" w:sz="0" w:space="0" w:color="auto"/>
            <w:left w:val="none" w:sz="0" w:space="0" w:color="auto"/>
            <w:bottom w:val="none" w:sz="0" w:space="0" w:color="auto"/>
            <w:right w:val="none" w:sz="0" w:space="0" w:color="auto"/>
          </w:divBdr>
        </w:div>
      </w:divsChild>
    </w:div>
    <w:div w:id="1395398055">
      <w:bodyDiv w:val="1"/>
      <w:marLeft w:val="0"/>
      <w:marRight w:val="0"/>
      <w:marTop w:val="0"/>
      <w:marBottom w:val="0"/>
      <w:divBdr>
        <w:top w:val="none" w:sz="0" w:space="0" w:color="auto"/>
        <w:left w:val="none" w:sz="0" w:space="0" w:color="auto"/>
        <w:bottom w:val="none" w:sz="0" w:space="0" w:color="auto"/>
        <w:right w:val="none" w:sz="0" w:space="0" w:color="auto"/>
      </w:divBdr>
    </w:div>
    <w:div w:id="1396976961">
      <w:bodyDiv w:val="1"/>
      <w:marLeft w:val="0"/>
      <w:marRight w:val="0"/>
      <w:marTop w:val="0"/>
      <w:marBottom w:val="0"/>
      <w:divBdr>
        <w:top w:val="none" w:sz="0" w:space="0" w:color="auto"/>
        <w:left w:val="none" w:sz="0" w:space="0" w:color="auto"/>
        <w:bottom w:val="none" w:sz="0" w:space="0" w:color="auto"/>
        <w:right w:val="none" w:sz="0" w:space="0" w:color="auto"/>
      </w:divBdr>
    </w:div>
    <w:div w:id="1397166900">
      <w:bodyDiv w:val="1"/>
      <w:marLeft w:val="0"/>
      <w:marRight w:val="0"/>
      <w:marTop w:val="0"/>
      <w:marBottom w:val="0"/>
      <w:divBdr>
        <w:top w:val="none" w:sz="0" w:space="0" w:color="auto"/>
        <w:left w:val="none" w:sz="0" w:space="0" w:color="auto"/>
        <w:bottom w:val="none" w:sz="0" w:space="0" w:color="auto"/>
        <w:right w:val="none" w:sz="0" w:space="0" w:color="auto"/>
      </w:divBdr>
    </w:div>
    <w:div w:id="1397629127">
      <w:bodyDiv w:val="1"/>
      <w:marLeft w:val="0"/>
      <w:marRight w:val="0"/>
      <w:marTop w:val="0"/>
      <w:marBottom w:val="0"/>
      <w:divBdr>
        <w:top w:val="none" w:sz="0" w:space="0" w:color="auto"/>
        <w:left w:val="none" w:sz="0" w:space="0" w:color="auto"/>
        <w:bottom w:val="none" w:sz="0" w:space="0" w:color="auto"/>
        <w:right w:val="none" w:sz="0" w:space="0" w:color="auto"/>
      </w:divBdr>
      <w:divsChild>
        <w:div w:id="1855268292">
          <w:marLeft w:val="0"/>
          <w:marRight w:val="0"/>
          <w:marTop w:val="0"/>
          <w:marBottom w:val="0"/>
          <w:divBdr>
            <w:top w:val="none" w:sz="0" w:space="0" w:color="auto"/>
            <w:left w:val="none" w:sz="0" w:space="0" w:color="auto"/>
            <w:bottom w:val="none" w:sz="0" w:space="0" w:color="auto"/>
            <w:right w:val="none" w:sz="0" w:space="0" w:color="auto"/>
          </w:divBdr>
        </w:div>
      </w:divsChild>
    </w:div>
    <w:div w:id="1398285286">
      <w:bodyDiv w:val="1"/>
      <w:marLeft w:val="0"/>
      <w:marRight w:val="0"/>
      <w:marTop w:val="0"/>
      <w:marBottom w:val="0"/>
      <w:divBdr>
        <w:top w:val="none" w:sz="0" w:space="0" w:color="auto"/>
        <w:left w:val="none" w:sz="0" w:space="0" w:color="auto"/>
        <w:bottom w:val="none" w:sz="0" w:space="0" w:color="auto"/>
        <w:right w:val="none" w:sz="0" w:space="0" w:color="auto"/>
      </w:divBdr>
    </w:div>
    <w:div w:id="1398627989">
      <w:bodyDiv w:val="1"/>
      <w:marLeft w:val="0"/>
      <w:marRight w:val="0"/>
      <w:marTop w:val="0"/>
      <w:marBottom w:val="0"/>
      <w:divBdr>
        <w:top w:val="none" w:sz="0" w:space="0" w:color="auto"/>
        <w:left w:val="none" w:sz="0" w:space="0" w:color="auto"/>
        <w:bottom w:val="none" w:sz="0" w:space="0" w:color="auto"/>
        <w:right w:val="none" w:sz="0" w:space="0" w:color="auto"/>
      </w:divBdr>
    </w:div>
    <w:div w:id="1400981799">
      <w:bodyDiv w:val="1"/>
      <w:marLeft w:val="0"/>
      <w:marRight w:val="0"/>
      <w:marTop w:val="0"/>
      <w:marBottom w:val="0"/>
      <w:divBdr>
        <w:top w:val="none" w:sz="0" w:space="0" w:color="auto"/>
        <w:left w:val="none" w:sz="0" w:space="0" w:color="auto"/>
        <w:bottom w:val="none" w:sz="0" w:space="0" w:color="auto"/>
        <w:right w:val="none" w:sz="0" w:space="0" w:color="auto"/>
      </w:divBdr>
    </w:div>
    <w:div w:id="1401244040">
      <w:bodyDiv w:val="1"/>
      <w:marLeft w:val="0"/>
      <w:marRight w:val="0"/>
      <w:marTop w:val="0"/>
      <w:marBottom w:val="0"/>
      <w:divBdr>
        <w:top w:val="none" w:sz="0" w:space="0" w:color="auto"/>
        <w:left w:val="none" w:sz="0" w:space="0" w:color="auto"/>
        <w:bottom w:val="none" w:sz="0" w:space="0" w:color="auto"/>
        <w:right w:val="none" w:sz="0" w:space="0" w:color="auto"/>
      </w:divBdr>
    </w:div>
    <w:div w:id="1401949043">
      <w:bodyDiv w:val="1"/>
      <w:marLeft w:val="0"/>
      <w:marRight w:val="0"/>
      <w:marTop w:val="0"/>
      <w:marBottom w:val="0"/>
      <w:divBdr>
        <w:top w:val="none" w:sz="0" w:space="0" w:color="auto"/>
        <w:left w:val="none" w:sz="0" w:space="0" w:color="auto"/>
        <w:bottom w:val="none" w:sz="0" w:space="0" w:color="auto"/>
        <w:right w:val="none" w:sz="0" w:space="0" w:color="auto"/>
      </w:divBdr>
    </w:div>
    <w:div w:id="1402681010">
      <w:bodyDiv w:val="1"/>
      <w:marLeft w:val="0"/>
      <w:marRight w:val="0"/>
      <w:marTop w:val="0"/>
      <w:marBottom w:val="0"/>
      <w:divBdr>
        <w:top w:val="none" w:sz="0" w:space="0" w:color="auto"/>
        <w:left w:val="none" w:sz="0" w:space="0" w:color="auto"/>
        <w:bottom w:val="none" w:sz="0" w:space="0" w:color="auto"/>
        <w:right w:val="none" w:sz="0" w:space="0" w:color="auto"/>
      </w:divBdr>
      <w:divsChild>
        <w:div w:id="223950549">
          <w:marLeft w:val="1166"/>
          <w:marRight w:val="0"/>
          <w:marTop w:val="115"/>
          <w:marBottom w:val="120"/>
          <w:divBdr>
            <w:top w:val="none" w:sz="0" w:space="0" w:color="auto"/>
            <w:left w:val="none" w:sz="0" w:space="0" w:color="auto"/>
            <w:bottom w:val="none" w:sz="0" w:space="0" w:color="auto"/>
            <w:right w:val="none" w:sz="0" w:space="0" w:color="auto"/>
          </w:divBdr>
        </w:div>
        <w:div w:id="791245525">
          <w:marLeft w:val="547"/>
          <w:marRight w:val="0"/>
          <w:marTop w:val="134"/>
          <w:marBottom w:val="120"/>
          <w:divBdr>
            <w:top w:val="none" w:sz="0" w:space="0" w:color="auto"/>
            <w:left w:val="none" w:sz="0" w:space="0" w:color="auto"/>
            <w:bottom w:val="none" w:sz="0" w:space="0" w:color="auto"/>
            <w:right w:val="none" w:sz="0" w:space="0" w:color="auto"/>
          </w:divBdr>
        </w:div>
        <w:div w:id="874469214">
          <w:marLeft w:val="1166"/>
          <w:marRight w:val="0"/>
          <w:marTop w:val="115"/>
          <w:marBottom w:val="120"/>
          <w:divBdr>
            <w:top w:val="none" w:sz="0" w:space="0" w:color="auto"/>
            <w:left w:val="none" w:sz="0" w:space="0" w:color="auto"/>
            <w:bottom w:val="none" w:sz="0" w:space="0" w:color="auto"/>
            <w:right w:val="none" w:sz="0" w:space="0" w:color="auto"/>
          </w:divBdr>
        </w:div>
      </w:divsChild>
    </w:div>
    <w:div w:id="1404063538">
      <w:bodyDiv w:val="1"/>
      <w:marLeft w:val="0"/>
      <w:marRight w:val="0"/>
      <w:marTop w:val="0"/>
      <w:marBottom w:val="0"/>
      <w:divBdr>
        <w:top w:val="none" w:sz="0" w:space="0" w:color="auto"/>
        <w:left w:val="none" w:sz="0" w:space="0" w:color="auto"/>
        <w:bottom w:val="none" w:sz="0" w:space="0" w:color="auto"/>
        <w:right w:val="none" w:sz="0" w:space="0" w:color="auto"/>
      </w:divBdr>
      <w:divsChild>
        <w:div w:id="834221098">
          <w:marLeft w:val="1800"/>
          <w:marRight w:val="0"/>
          <w:marTop w:val="91"/>
          <w:marBottom w:val="0"/>
          <w:divBdr>
            <w:top w:val="none" w:sz="0" w:space="0" w:color="auto"/>
            <w:left w:val="none" w:sz="0" w:space="0" w:color="auto"/>
            <w:bottom w:val="none" w:sz="0" w:space="0" w:color="auto"/>
            <w:right w:val="none" w:sz="0" w:space="0" w:color="auto"/>
          </w:divBdr>
        </w:div>
        <w:div w:id="926226953">
          <w:marLeft w:val="1166"/>
          <w:marRight w:val="0"/>
          <w:marTop w:val="106"/>
          <w:marBottom w:val="0"/>
          <w:divBdr>
            <w:top w:val="none" w:sz="0" w:space="0" w:color="auto"/>
            <w:left w:val="none" w:sz="0" w:space="0" w:color="auto"/>
            <w:bottom w:val="none" w:sz="0" w:space="0" w:color="auto"/>
            <w:right w:val="none" w:sz="0" w:space="0" w:color="auto"/>
          </w:divBdr>
        </w:div>
        <w:div w:id="1019090094">
          <w:marLeft w:val="1166"/>
          <w:marRight w:val="0"/>
          <w:marTop w:val="106"/>
          <w:marBottom w:val="0"/>
          <w:divBdr>
            <w:top w:val="none" w:sz="0" w:space="0" w:color="auto"/>
            <w:left w:val="none" w:sz="0" w:space="0" w:color="auto"/>
            <w:bottom w:val="none" w:sz="0" w:space="0" w:color="auto"/>
            <w:right w:val="none" w:sz="0" w:space="0" w:color="auto"/>
          </w:divBdr>
        </w:div>
        <w:div w:id="1245257385">
          <w:marLeft w:val="1800"/>
          <w:marRight w:val="0"/>
          <w:marTop w:val="77"/>
          <w:marBottom w:val="0"/>
          <w:divBdr>
            <w:top w:val="none" w:sz="0" w:space="0" w:color="auto"/>
            <w:left w:val="none" w:sz="0" w:space="0" w:color="auto"/>
            <w:bottom w:val="none" w:sz="0" w:space="0" w:color="auto"/>
            <w:right w:val="none" w:sz="0" w:space="0" w:color="auto"/>
          </w:divBdr>
        </w:div>
        <w:div w:id="1460033481">
          <w:marLeft w:val="1166"/>
          <w:marRight w:val="0"/>
          <w:marTop w:val="106"/>
          <w:marBottom w:val="0"/>
          <w:divBdr>
            <w:top w:val="none" w:sz="0" w:space="0" w:color="auto"/>
            <w:left w:val="none" w:sz="0" w:space="0" w:color="auto"/>
            <w:bottom w:val="none" w:sz="0" w:space="0" w:color="auto"/>
            <w:right w:val="none" w:sz="0" w:space="0" w:color="auto"/>
          </w:divBdr>
        </w:div>
        <w:div w:id="1740057849">
          <w:marLeft w:val="1800"/>
          <w:marRight w:val="0"/>
          <w:marTop w:val="91"/>
          <w:marBottom w:val="0"/>
          <w:divBdr>
            <w:top w:val="none" w:sz="0" w:space="0" w:color="auto"/>
            <w:left w:val="none" w:sz="0" w:space="0" w:color="auto"/>
            <w:bottom w:val="none" w:sz="0" w:space="0" w:color="auto"/>
            <w:right w:val="none" w:sz="0" w:space="0" w:color="auto"/>
          </w:divBdr>
        </w:div>
        <w:div w:id="1910336748">
          <w:marLeft w:val="1800"/>
          <w:marRight w:val="0"/>
          <w:marTop w:val="91"/>
          <w:marBottom w:val="0"/>
          <w:divBdr>
            <w:top w:val="none" w:sz="0" w:space="0" w:color="auto"/>
            <w:left w:val="none" w:sz="0" w:space="0" w:color="auto"/>
            <w:bottom w:val="none" w:sz="0" w:space="0" w:color="auto"/>
            <w:right w:val="none" w:sz="0" w:space="0" w:color="auto"/>
          </w:divBdr>
        </w:div>
        <w:div w:id="1995210616">
          <w:marLeft w:val="547"/>
          <w:marRight w:val="0"/>
          <w:marTop w:val="125"/>
          <w:marBottom w:val="0"/>
          <w:divBdr>
            <w:top w:val="none" w:sz="0" w:space="0" w:color="auto"/>
            <w:left w:val="none" w:sz="0" w:space="0" w:color="auto"/>
            <w:bottom w:val="none" w:sz="0" w:space="0" w:color="auto"/>
            <w:right w:val="none" w:sz="0" w:space="0" w:color="auto"/>
          </w:divBdr>
        </w:div>
      </w:divsChild>
    </w:div>
    <w:div w:id="1405030792">
      <w:bodyDiv w:val="1"/>
      <w:marLeft w:val="0"/>
      <w:marRight w:val="0"/>
      <w:marTop w:val="0"/>
      <w:marBottom w:val="0"/>
      <w:divBdr>
        <w:top w:val="none" w:sz="0" w:space="0" w:color="auto"/>
        <w:left w:val="none" w:sz="0" w:space="0" w:color="auto"/>
        <w:bottom w:val="none" w:sz="0" w:space="0" w:color="auto"/>
        <w:right w:val="none" w:sz="0" w:space="0" w:color="auto"/>
      </w:divBdr>
    </w:div>
    <w:div w:id="1405444452">
      <w:bodyDiv w:val="1"/>
      <w:marLeft w:val="0"/>
      <w:marRight w:val="0"/>
      <w:marTop w:val="0"/>
      <w:marBottom w:val="0"/>
      <w:divBdr>
        <w:top w:val="none" w:sz="0" w:space="0" w:color="auto"/>
        <w:left w:val="none" w:sz="0" w:space="0" w:color="auto"/>
        <w:bottom w:val="none" w:sz="0" w:space="0" w:color="auto"/>
        <w:right w:val="none" w:sz="0" w:space="0" w:color="auto"/>
      </w:divBdr>
    </w:div>
    <w:div w:id="1405686424">
      <w:bodyDiv w:val="1"/>
      <w:marLeft w:val="0"/>
      <w:marRight w:val="0"/>
      <w:marTop w:val="0"/>
      <w:marBottom w:val="0"/>
      <w:divBdr>
        <w:top w:val="none" w:sz="0" w:space="0" w:color="auto"/>
        <w:left w:val="none" w:sz="0" w:space="0" w:color="auto"/>
        <w:bottom w:val="none" w:sz="0" w:space="0" w:color="auto"/>
        <w:right w:val="none" w:sz="0" w:space="0" w:color="auto"/>
      </w:divBdr>
    </w:div>
    <w:div w:id="1406804321">
      <w:bodyDiv w:val="1"/>
      <w:marLeft w:val="0"/>
      <w:marRight w:val="0"/>
      <w:marTop w:val="0"/>
      <w:marBottom w:val="0"/>
      <w:divBdr>
        <w:top w:val="none" w:sz="0" w:space="0" w:color="auto"/>
        <w:left w:val="none" w:sz="0" w:space="0" w:color="auto"/>
        <w:bottom w:val="none" w:sz="0" w:space="0" w:color="auto"/>
        <w:right w:val="none" w:sz="0" w:space="0" w:color="auto"/>
      </w:divBdr>
    </w:div>
    <w:div w:id="1406807212">
      <w:bodyDiv w:val="1"/>
      <w:marLeft w:val="0"/>
      <w:marRight w:val="0"/>
      <w:marTop w:val="0"/>
      <w:marBottom w:val="0"/>
      <w:divBdr>
        <w:top w:val="none" w:sz="0" w:space="0" w:color="auto"/>
        <w:left w:val="none" w:sz="0" w:space="0" w:color="auto"/>
        <w:bottom w:val="none" w:sz="0" w:space="0" w:color="auto"/>
        <w:right w:val="none" w:sz="0" w:space="0" w:color="auto"/>
      </w:divBdr>
      <w:divsChild>
        <w:div w:id="717513086">
          <w:marLeft w:val="1080"/>
          <w:marRight w:val="0"/>
          <w:marTop w:val="100"/>
          <w:marBottom w:val="0"/>
          <w:divBdr>
            <w:top w:val="none" w:sz="0" w:space="0" w:color="auto"/>
            <w:left w:val="none" w:sz="0" w:space="0" w:color="auto"/>
            <w:bottom w:val="none" w:sz="0" w:space="0" w:color="auto"/>
            <w:right w:val="none" w:sz="0" w:space="0" w:color="auto"/>
          </w:divBdr>
        </w:div>
        <w:div w:id="869146571">
          <w:marLeft w:val="1080"/>
          <w:marRight w:val="0"/>
          <w:marTop w:val="100"/>
          <w:marBottom w:val="0"/>
          <w:divBdr>
            <w:top w:val="none" w:sz="0" w:space="0" w:color="auto"/>
            <w:left w:val="none" w:sz="0" w:space="0" w:color="auto"/>
            <w:bottom w:val="none" w:sz="0" w:space="0" w:color="auto"/>
            <w:right w:val="none" w:sz="0" w:space="0" w:color="auto"/>
          </w:divBdr>
        </w:div>
        <w:div w:id="1248730432">
          <w:marLeft w:val="1080"/>
          <w:marRight w:val="0"/>
          <w:marTop w:val="100"/>
          <w:marBottom w:val="0"/>
          <w:divBdr>
            <w:top w:val="none" w:sz="0" w:space="0" w:color="auto"/>
            <w:left w:val="none" w:sz="0" w:space="0" w:color="auto"/>
            <w:bottom w:val="none" w:sz="0" w:space="0" w:color="auto"/>
            <w:right w:val="none" w:sz="0" w:space="0" w:color="auto"/>
          </w:divBdr>
        </w:div>
        <w:div w:id="1530992346">
          <w:marLeft w:val="360"/>
          <w:marRight w:val="0"/>
          <w:marTop w:val="200"/>
          <w:marBottom w:val="0"/>
          <w:divBdr>
            <w:top w:val="none" w:sz="0" w:space="0" w:color="auto"/>
            <w:left w:val="none" w:sz="0" w:space="0" w:color="auto"/>
            <w:bottom w:val="none" w:sz="0" w:space="0" w:color="auto"/>
            <w:right w:val="none" w:sz="0" w:space="0" w:color="auto"/>
          </w:divBdr>
        </w:div>
        <w:div w:id="1985694212">
          <w:marLeft w:val="1080"/>
          <w:marRight w:val="0"/>
          <w:marTop w:val="100"/>
          <w:marBottom w:val="0"/>
          <w:divBdr>
            <w:top w:val="none" w:sz="0" w:space="0" w:color="auto"/>
            <w:left w:val="none" w:sz="0" w:space="0" w:color="auto"/>
            <w:bottom w:val="none" w:sz="0" w:space="0" w:color="auto"/>
            <w:right w:val="none" w:sz="0" w:space="0" w:color="auto"/>
          </w:divBdr>
        </w:div>
      </w:divsChild>
    </w:div>
    <w:div w:id="1408267461">
      <w:bodyDiv w:val="1"/>
      <w:marLeft w:val="0"/>
      <w:marRight w:val="0"/>
      <w:marTop w:val="0"/>
      <w:marBottom w:val="0"/>
      <w:divBdr>
        <w:top w:val="none" w:sz="0" w:space="0" w:color="auto"/>
        <w:left w:val="none" w:sz="0" w:space="0" w:color="auto"/>
        <w:bottom w:val="none" w:sz="0" w:space="0" w:color="auto"/>
        <w:right w:val="none" w:sz="0" w:space="0" w:color="auto"/>
      </w:divBdr>
      <w:divsChild>
        <w:div w:id="56512465">
          <w:marLeft w:val="1166"/>
          <w:marRight w:val="0"/>
          <w:marTop w:val="115"/>
          <w:marBottom w:val="0"/>
          <w:divBdr>
            <w:top w:val="none" w:sz="0" w:space="0" w:color="auto"/>
            <w:left w:val="none" w:sz="0" w:space="0" w:color="auto"/>
            <w:bottom w:val="none" w:sz="0" w:space="0" w:color="auto"/>
            <w:right w:val="none" w:sz="0" w:space="0" w:color="auto"/>
          </w:divBdr>
        </w:div>
        <w:div w:id="60255933">
          <w:marLeft w:val="547"/>
          <w:marRight w:val="0"/>
          <w:marTop w:val="115"/>
          <w:marBottom w:val="0"/>
          <w:divBdr>
            <w:top w:val="none" w:sz="0" w:space="0" w:color="auto"/>
            <w:left w:val="none" w:sz="0" w:space="0" w:color="auto"/>
            <w:bottom w:val="none" w:sz="0" w:space="0" w:color="auto"/>
            <w:right w:val="none" w:sz="0" w:space="0" w:color="auto"/>
          </w:divBdr>
        </w:div>
        <w:div w:id="1049458052">
          <w:marLeft w:val="1166"/>
          <w:marRight w:val="0"/>
          <w:marTop w:val="115"/>
          <w:marBottom w:val="0"/>
          <w:divBdr>
            <w:top w:val="none" w:sz="0" w:space="0" w:color="auto"/>
            <w:left w:val="none" w:sz="0" w:space="0" w:color="auto"/>
            <w:bottom w:val="none" w:sz="0" w:space="0" w:color="auto"/>
            <w:right w:val="none" w:sz="0" w:space="0" w:color="auto"/>
          </w:divBdr>
        </w:div>
        <w:div w:id="1239443072">
          <w:marLeft w:val="1800"/>
          <w:marRight w:val="0"/>
          <w:marTop w:val="96"/>
          <w:marBottom w:val="0"/>
          <w:divBdr>
            <w:top w:val="none" w:sz="0" w:space="0" w:color="auto"/>
            <w:left w:val="none" w:sz="0" w:space="0" w:color="auto"/>
            <w:bottom w:val="none" w:sz="0" w:space="0" w:color="auto"/>
            <w:right w:val="none" w:sz="0" w:space="0" w:color="auto"/>
          </w:divBdr>
        </w:div>
      </w:divsChild>
    </w:div>
    <w:div w:id="1408650482">
      <w:bodyDiv w:val="1"/>
      <w:marLeft w:val="0"/>
      <w:marRight w:val="0"/>
      <w:marTop w:val="0"/>
      <w:marBottom w:val="0"/>
      <w:divBdr>
        <w:top w:val="none" w:sz="0" w:space="0" w:color="auto"/>
        <w:left w:val="none" w:sz="0" w:space="0" w:color="auto"/>
        <w:bottom w:val="none" w:sz="0" w:space="0" w:color="auto"/>
        <w:right w:val="none" w:sz="0" w:space="0" w:color="auto"/>
      </w:divBdr>
    </w:div>
    <w:div w:id="1409691115">
      <w:bodyDiv w:val="1"/>
      <w:marLeft w:val="0"/>
      <w:marRight w:val="0"/>
      <w:marTop w:val="0"/>
      <w:marBottom w:val="0"/>
      <w:divBdr>
        <w:top w:val="none" w:sz="0" w:space="0" w:color="auto"/>
        <w:left w:val="none" w:sz="0" w:space="0" w:color="auto"/>
        <w:bottom w:val="none" w:sz="0" w:space="0" w:color="auto"/>
        <w:right w:val="none" w:sz="0" w:space="0" w:color="auto"/>
      </w:divBdr>
    </w:div>
    <w:div w:id="1409692354">
      <w:bodyDiv w:val="1"/>
      <w:marLeft w:val="0"/>
      <w:marRight w:val="0"/>
      <w:marTop w:val="0"/>
      <w:marBottom w:val="0"/>
      <w:divBdr>
        <w:top w:val="none" w:sz="0" w:space="0" w:color="auto"/>
        <w:left w:val="none" w:sz="0" w:space="0" w:color="auto"/>
        <w:bottom w:val="none" w:sz="0" w:space="0" w:color="auto"/>
        <w:right w:val="none" w:sz="0" w:space="0" w:color="auto"/>
      </w:divBdr>
      <w:divsChild>
        <w:div w:id="141895219">
          <w:marLeft w:val="547"/>
          <w:marRight w:val="0"/>
          <w:marTop w:val="134"/>
          <w:marBottom w:val="0"/>
          <w:divBdr>
            <w:top w:val="none" w:sz="0" w:space="0" w:color="auto"/>
            <w:left w:val="none" w:sz="0" w:space="0" w:color="auto"/>
            <w:bottom w:val="none" w:sz="0" w:space="0" w:color="auto"/>
            <w:right w:val="none" w:sz="0" w:space="0" w:color="auto"/>
          </w:divBdr>
        </w:div>
        <w:div w:id="658459008">
          <w:marLeft w:val="1166"/>
          <w:marRight w:val="0"/>
          <w:marTop w:val="115"/>
          <w:marBottom w:val="0"/>
          <w:divBdr>
            <w:top w:val="none" w:sz="0" w:space="0" w:color="auto"/>
            <w:left w:val="none" w:sz="0" w:space="0" w:color="auto"/>
            <w:bottom w:val="none" w:sz="0" w:space="0" w:color="auto"/>
            <w:right w:val="none" w:sz="0" w:space="0" w:color="auto"/>
          </w:divBdr>
        </w:div>
      </w:divsChild>
    </w:div>
    <w:div w:id="1410688931">
      <w:bodyDiv w:val="1"/>
      <w:marLeft w:val="0"/>
      <w:marRight w:val="0"/>
      <w:marTop w:val="0"/>
      <w:marBottom w:val="0"/>
      <w:divBdr>
        <w:top w:val="none" w:sz="0" w:space="0" w:color="auto"/>
        <w:left w:val="none" w:sz="0" w:space="0" w:color="auto"/>
        <w:bottom w:val="none" w:sz="0" w:space="0" w:color="auto"/>
        <w:right w:val="none" w:sz="0" w:space="0" w:color="auto"/>
      </w:divBdr>
      <w:divsChild>
        <w:div w:id="65491480">
          <w:marLeft w:val="1166"/>
          <w:marRight w:val="0"/>
          <w:marTop w:val="115"/>
          <w:marBottom w:val="0"/>
          <w:divBdr>
            <w:top w:val="none" w:sz="0" w:space="0" w:color="auto"/>
            <w:left w:val="none" w:sz="0" w:space="0" w:color="auto"/>
            <w:bottom w:val="none" w:sz="0" w:space="0" w:color="auto"/>
            <w:right w:val="none" w:sz="0" w:space="0" w:color="auto"/>
          </w:divBdr>
        </w:div>
        <w:div w:id="258561383">
          <w:marLeft w:val="547"/>
          <w:marRight w:val="0"/>
          <w:marTop w:val="134"/>
          <w:marBottom w:val="0"/>
          <w:divBdr>
            <w:top w:val="none" w:sz="0" w:space="0" w:color="auto"/>
            <w:left w:val="none" w:sz="0" w:space="0" w:color="auto"/>
            <w:bottom w:val="none" w:sz="0" w:space="0" w:color="auto"/>
            <w:right w:val="none" w:sz="0" w:space="0" w:color="auto"/>
          </w:divBdr>
        </w:div>
        <w:div w:id="529533221">
          <w:marLeft w:val="1166"/>
          <w:marRight w:val="0"/>
          <w:marTop w:val="115"/>
          <w:marBottom w:val="0"/>
          <w:divBdr>
            <w:top w:val="none" w:sz="0" w:space="0" w:color="auto"/>
            <w:left w:val="none" w:sz="0" w:space="0" w:color="auto"/>
            <w:bottom w:val="none" w:sz="0" w:space="0" w:color="auto"/>
            <w:right w:val="none" w:sz="0" w:space="0" w:color="auto"/>
          </w:divBdr>
        </w:div>
        <w:div w:id="562566215">
          <w:marLeft w:val="547"/>
          <w:marRight w:val="0"/>
          <w:marTop w:val="134"/>
          <w:marBottom w:val="0"/>
          <w:divBdr>
            <w:top w:val="none" w:sz="0" w:space="0" w:color="auto"/>
            <w:left w:val="none" w:sz="0" w:space="0" w:color="auto"/>
            <w:bottom w:val="none" w:sz="0" w:space="0" w:color="auto"/>
            <w:right w:val="none" w:sz="0" w:space="0" w:color="auto"/>
          </w:divBdr>
        </w:div>
        <w:div w:id="788159174">
          <w:marLeft w:val="547"/>
          <w:marRight w:val="0"/>
          <w:marTop w:val="134"/>
          <w:marBottom w:val="0"/>
          <w:divBdr>
            <w:top w:val="none" w:sz="0" w:space="0" w:color="auto"/>
            <w:left w:val="none" w:sz="0" w:space="0" w:color="auto"/>
            <w:bottom w:val="none" w:sz="0" w:space="0" w:color="auto"/>
            <w:right w:val="none" w:sz="0" w:space="0" w:color="auto"/>
          </w:divBdr>
        </w:div>
        <w:div w:id="1211840532">
          <w:marLeft w:val="1166"/>
          <w:marRight w:val="0"/>
          <w:marTop w:val="115"/>
          <w:marBottom w:val="0"/>
          <w:divBdr>
            <w:top w:val="none" w:sz="0" w:space="0" w:color="auto"/>
            <w:left w:val="none" w:sz="0" w:space="0" w:color="auto"/>
            <w:bottom w:val="none" w:sz="0" w:space="0" w:color="auto"/>
            <w:right w:val="none" w:sz="0" w:space="0" w:color="auto"/>
          </w:divBdr>
        </w:div>
        <w:div w:id="1475754431">
          <w:marLeft w:val="1166"/>
          <w:marRight w:val="0"/>
          <w:marTop w:val="115"/>
          <w:marBottom w:val="0"/>
          <w:divBdr>
            <w:top w:val="none" w:sz="0" w:space="0" w:color="auto"/>
            <w:left w:val="none" w:sz="0" w:space="0" w:color="auto"/>
            <w:bottom w:val="none" w:sz="0" w:space="0" w:color="auto"/>
            <w:right w:val="none" w:sz="0" w:space="0" w:color="auto"/>
          </w:divBdr>
        </w:div>
        <w:div w:id="1479953309">
          <w:marLeft w:val="547"/>
          <w:marRight w:val="0"/>
          <w:marTop w:val="134"/>
          <w:marBottom w:val="0"/>
          <w:divBdr>
            <w:top w:val="none" w:sz="0" w:space="0" w:color="auto"/>
            <w:left w:val="none" w:sz="0" w:space="0" w:color="auto"/>
            <w:bottom w:val="none" w:sz="0" w:space="0" w:color="auto"/>
            <w:right w:val="none" w:sz="0" w:space="0" w:color="auto"/>
          </w:divBdr>
        </w:div>
      </w:divsChild>
    </w:div>
    <w:div w:id="1410734924">
      <w:bodyDiv w:val="1"/>
      <w:marLeft w:val="0"/>
      <w:marRight w:val="0"/>
      <w:marTop w:val="0"/>
      <w:marBottom w:val="0"/>
      <w:divBdr>
        <w:top w:val="none" w:sz="0" w:space="0" w:color="auto"/>
        <w:left w:val="none" w:sz="0" w:space="0" w:color="auto"/>
        <w:bottom w:val="none" w:sz="0" w:space="0" w:color="auto"/>
        <w:right w:val="none" w:sz="0" w:space="0" w:color="auto"/>
      </w:divBdr>
    </w:div>
    <w:div w:id="1412242407">
      <w:bodyDiv w:val="1"/>
      <w:marLeft w:val="0"/>
      <w:marRight w:val="0"/>
      <w:marTop w:val="0"/>
      <w:marBottom w:val="0"/>
      <w:divBdr>
        <w:top w:val="none" w:sz="0" w:space="0" w:color="auto"/>
        <w:left w:val="none" w:sz="0" w:space="0" w:color="auto"/>
        <w:bottom w:val="none" w:sz="0" w:space="0" w:color="auto"/>
        <w:right w:val="none" w:sz="0" w:space="0" w:color="auto"/>
      </w:divBdr>
      <w:divsChild>
        <w:div w:id="186677793">
          <w:marLeft w:val="1800"/>
          <w:marRight w:val="0"/>
          <w:marTop w:val="140"/>
          <w:marBottom w:val="0"/>
          <w:divBdr>
            <w:top w:val="none" w:sz="0" w:space="0" w:color="auto"/>
            <w:left w:val="none" w:sz="0" w:space="0" w:color="auto"/>
            <w:bottom w:val="none" w:sz="0" w:space="0" w:color="auto"/>
            <w:right w:val="none" w:sz="0" w:space="0" w:color="auto"/>
          </w:divBdr>
        </w:div>
        <w:div w:id="333802355">
          <w:marLeft w:val="1800"/>
          <w:marRight w:val="0"/>
          <w:marTop w:val="140"/>
          <w:marBottom w:val="0"/>
          <w:divBdr>
            <w:top w:val="none" w:sz="0" w:space="0" w:color="auto"/>
            <w:left w:val="none" w:sz="0" w:space="0" w:color="auto"/>
            <w:bottom w:val="none" w:sz="0" w:space="0" w:color="auto"/>
            <w:right w:val="none" w:sz="0" w:space="0" w:color="auto"/>
          </w:divBdr>
        </w:div>
        <w:div w:id="576868892">
          <w:marLeft w:val="1800"/>
          <w:marRight w:val="0"/>
          <w:marTop w:val="140"/>
          <w:marBottom w:val="0"/>
          <w:divBdr>
            <w:top w:val="none" w:sz="0" w:space="0" w:color="auto"/>
            <w:left w:val="none" w:sz="0" w:space="0" w:color="auto"/>
            <w:bottom w:val="none" w:sz="0" w:space="0" w:color="auto"/>
            <w:right w:val="none" w:sz="0" w:space="0" w:color="auto"/>
          </w:divBdr>
        </w:div>
        <w:div w:id="760760271">
          <w:marLeft w:val="1166"/>
          <w:marRight w:val="0"/>
          <w:marTop w:val="140"/>
          <w:marBottom w:val="0"/>
          <w:divBdr>
            <w:top w:val="none" w:sz="0" w:space="0" w:color="auto"/>
            <w:left w:val="none" w:sz="0" w:space="0" w:color="auto"/>
            <w:bottom w:val="none" w:sz="0" w:space="0" w:color="auto"/>
            <w:right w:val="none" w:sz="0" w:space="0" w:color="auto"/>
          </w:divBdr>
        </w:div>
        <w:div w:id="859048495">
          <w:marLeft w:val="1166"/>
          <w:marRight w:val="0"/>
          <w:marTop w:val="140"/>
          <w:marBottom w:val="0"/>
          <w:divBdr>
            <w:top w:val="none" w:sz="0" w:space="0" w:color="auto"/>
            <w:left w:val="none" w:sz="0" w:space="0" w:color="auto"/>
            <w:bottom w:val="none" w:sz="0" w:space="0" w:color="auto"/>
            <w:right w:val="none" w:sz="0" w:space="0" w:color="auto"/>
          </w:divBdr>
        </w:div>
        <w:div w:id="1238051085">
          <w:marLeft w:val="1800"/>
          <w:marRight w:val="0"/>
          <w:marTop w:val="140"/>
          <w:marBottom w:val="0"/>
          <w:divBdr>
            <w:top w:val="none" w:sz="0" w:space="0" w:color="auto"/>
            <w:left w:val="none" w:sz="0" w:space="0" w:color="auto"/>
            <w:bottom w:val="none" w:sz="0" w:space="0" w:color="auto"/>
            <w:right w:val="none" w:sz="0" w:space="0" w:color="auto"/>
          </w:divBdr>
        </w:div>
        <w:div w:id="1849905050">
          <w:marLeft w:val="547"/>
          <w:marRight w:val="0"/>
          <w:marTop w:val="140"/>
          <w:marBottom w:val="0"/>
          <w:divBdr>
            <w:top w:val="none" w:sz="0" w:space="0" w:color="auto"/>
            <w:left w:val="none" w:sz="0" w:space="0" w:color="auto"/>
            <w:bottom w:val="none" w:sz="0" w:space="0" w:color="auto"/>
            <w:right w:val="none" w:sz="0" w:space="0" w:color="auto"/>
          </w:divBdr>
        </w:div>
      </w:divsChild>
    </w:div>
    <w:div w:id="1412463870">
      <w:bodyDiv w:val="1"/>
      <w:marLeft w:val="0"/>
      <w:marRight w:val="0"/>
      <w:marTop w:val="0"/>
      <w:marBottom w:val="0"/>
      <w:divBdr>
        <w:top w:val="none" w:sz="0" w:space="0" w:color="auto"/>
        <w:left w:val="none" w:sz="0" w:space="0" w:color="auto"/>
        <w:bottom w:val="none" w:sz="0" w:space="0" w:color="auto"/>
        <w:right w:val="none" w:sz="0" w:space="0" w:color="auto"/>
      </w:divBdr>
    </w:div>
    <w:div w:id="1414162557">
      <w:bodyDiv w:val="1"/>
      <w:marLeft w:val="0"/>
      <w:marRight w:val="0"/>
      <w:marTop w:val="0"/>
      <w:marBottom w:val="0"/>
      <w:divBdr>
        <w:top w:val="none" w:sz="0" w:space="0" w:color="auto"/>
        <w:left w:val="none" w:sz="0" w:space="0" w:color="auto"/>
        <w:bottom w:val="none" w:sz="0" w:space="0" w:color="auto"/>
        <w:right w:val="none" w:sz="0" w:space="0" w:color="auto"/>
      </w:divBdr>
    </w:div>
    <w:div w:id="1414279175">
      <w:bodyDiv w:val="1"/>
      <w:marLeft w:val="0"/>
      <w:marRight w:val="0"/>
      <w:marTop w:val="0"/>
      <w:marBottom w:val="0"/>
      <w:divBdr>
        <w:top w:val="none" w:sz="0" w:space="0" w:color="auto"/>
        <w:left w:val="none" w:sz="0" w:space="0" w:color="auto"/>
        <w:bottom w:val="none" w:sz="0" w:space="0" w:color="auto"/>
        <w:right w:val="none" w:sz="0" w:space="0" w:color="auto"/>
      </w:divBdr>
    </w:div>
    <w:div w:id="1414400959">
      <w:bodyDiv w:val="1"/>
      <w:marLeft w:val="0"/>
      <w:marRight w:val="0"/>
      <w:marTop w:val="0"/>
      <w:marBottom w:val="0"/>
      <w:divBdr>
        <w:top w:val="none" w:sz="0" w:space="0" w:color="auto"/>
        <w:left w:val="none" w:sz="0" w:space="0" w:color="auto"/>
        <w:bottom w:val="none" w:sz="0" w:space="0" w:color="auto"/>
        <w:right w:val="none" w:sz="0" w:space="0" w:color="auto"/>
      </w:divBdr>
    </w:div>
    <w:div w:id="1414426953">
      <w:bodyDiv w:val="1"/>
      <w:marLeft w:val="0"/>
      <w:marRight w:val="0"/>
      <w:marTop w:val="0"/>
      <w:marBottom w:val="0"/>
      <w:divBdr>
        <w:top w:val="none" w:sz="0" w:space="0" w:color="auto"/>
        <w:left w:val="none" w:sz="0" w:space="0" w:color="auto"/>
        <w:bottom w:val="none" w:sz="0" w:space="0" w:color="auto"/>
        <w:right w:val="none" w:sz="0" w:space="0" w:color="auto"/>
      </w:divBdr>
      <w:divsChild>
        <w:div w:id="717245720">
          <w:marLeft w:val="0"/>
          <w:marRight w:val="0"/>
          <w:marTop w:val="96"/>
          <w:marBottom w:val="0"/>
          <w:divBdr>
            <w:top w:val="none" w:sz="0" w:space="0" w:color="auto"/>
            <w:left w:val="none" w:sz="0" w:space="0" w:color="auto"/>
            <w:bottom w:val="none" w:sz="0" w:space="0" w:color="auto"/>
            <w:right w:val="none" w:sz="0" w:space="0" w:color="auto"/>
          </w:divBdr>
        </w:div>
        <w:div w:id="1265385525">
          <w:marLeft w:val="720"/>
          <w:marRight w:val="0"/>
          <w:marTop w:val="96"/>
          <w:marBottom w:val="0"/>
          <w:divBdr>
            <w:top w:val="none" w:sz="0" w:space="0" w:color="auto"/>
            <w:left w:val="none" w:sz="0" w:space="0" w:color="auto"/>
            <w:bottom w:val="none" w:sz="0" w:space="0" w:color="auto"/>
            <w:right w:val="none" w:sz="0" w:space="0" w:color="auto"/>
          </w:divBdr>
        </w:div>
      </w:divsChild>
    </w:div>
    <w:div w:id="1414469945">
      <w:bodyDiv w:val="1"/>
      <w:marLeft w:val="0"/>
      <w:marRight w:val="0"/>
      <w:marTop w:val="0"/>
      <w:marBottom w:val="0"/>
      <w:divBdr>
        <w:top w:val="none" w:sz="0" w:space="0" w:color="auto"/>
        <w:left w:val="none" w:sz="0" w:space="0" w:color="auto"/>
        <w:bottom w:val="none" w:sz="0" w:space="0" w:color="auto"/>
        <w:right w:val="none" w:sz="0" w:space="0" w:color="auto"/>
      </w:divBdr>
    </w:div>
    <w:div w:id="1415010613">
      <w:bodyDiv w:val="1"/>
      <w:marLeft w:val="0"/>
      <w:marRight w:val="0"/>
      <w:marTop w:val="0"/>
      <w:marBottom w:val="0"/>
      <w:divBdr>
        <w:top w:val="none" w:sz="0" w:space="0" w:color="auto"/>
        <w:left w:val="none" w:sz="0" w:space="0" w:color="auto"/>
        <w:bottom w:val="none" w:sz="0" w:space="0" w:color="auto"/>
        <w:right w:val="none" w:sz="0" w:space="0" w:color="auto"/>
      </w:divBdr>
    </w:div>
    <w:div w:id="1415783073">
      <w:bodyDiv w:val="1"/>
      <w:marLeft w:val="0"/>
      <w:marRight w:val="0"/>
      <w:marTop w:val="0"/>
      <w:marBottom w:val="0"/>
      <w:divBdr>
        <w:top w:val="none" w:sz="0" w:space="0" w:color="auto"/>
        <w:left w:val="none" w:sz="0" w:space="0" w:color="auto"/>
        <w:bottom w:val="none" w:sz="0" w:space="0" w:color="auto"/>
        <w:right w:val="none" w:sz="0" w:space="0" w:color="auto"/>
      </w:divBdr>
      <w:divsChild>
        <w:div w:id="115486208">
          <w:marLeft w:val="1800"/>
          <w:marRight w:val="0"/>
          <w:marTop w:val="96"/>
          <w:marBottom w:val="0"/>
          <w:divBdr>
            <w:top w:val="none" w:sz="0" w:space="0" w:color="auto"/>
            <w:left w:val="none" w:sz="0" w:space="0" w:color="auto"/>
            <w:bottom w:val="none" w:sz="0" w:space="0" w:color="auto"/>
            <w:right w:val="none" w:sz="0" w:space="0" w:color="auto"/>
          </w:divBdr>
        </w:div>
        <w:div w:id="121657321">
          <w:marLeft w:val="1800"/>
          <w:marRight w:val="0"/>
          <w:marTop w:val="96"/>
          <w:marBottom w:val="0"/>
          <w:divBdr>
            <w:top w:val="none" w:sz="0" w:space="0" w:color="auto"/>
            <w:left w:val="none" w:sz="0" w:space="0" w:color="auto"/>
            <w:bottom w:val="none" w:sz="0" w:space="0" w:color="auto"/>
            <w:right w:val="none" w:sz="0" w:space="0" w:color="auto"/>
          </w:divBdr>
        </w:div>
        <w:div w:id="168328858">
          <w:marLeft w:val="1800"/>
          <w:marRight w:val="0"/>
          <w:marTop w:val="96"/>
          <w:marBottom w:val="0"/>
          <w:divBdr>
            <w:top w:val="none" w:sz="0" w:space="0" w:color="auto"/>
            <w:left w:val="none" w:sz="0" w:space="0" w:color="auto"/>
            <w:bottom w:val="none" w:sz="0" w:space="0" w:color="auto"/>
            <w:right w:val="none" w:sz="0" w:space="0" w:color="auto"/>
          </w:divBdr>
        </w:div>
        <w:div w:id="222761979">
          <w:marLeft w:val="1166"/>
          <w:marRight w:val="0"/>
          <w:marTop w:val="106"/>
          <w:marBottom w:val="0"/>
          <w:divBdr>
            <w:top w:val="none" w:sz="0" w:space="0" w:color="auto"/>
            <w:left w:val="none" w:sz="0" w:space="0" w:color="auto"/>
            <w:bottom w:val="none" w:sz="0" w:space="0" w:color="auto"/>
            <w:right w:val="none" w:sz="0" w:space="0" w:color="auto"/>
          </w:divBdr>
        </w:div>
        <w:div w:id="465515511">
          <w:marLeft w:val="1800"/>
          <w:marRight w:val="0"/>
          <w:marTop w:val="96"/>
          <w:marBottom w:val="0"/>
          <w:divBdr>
            <w:top w:val="none" w:sz="0" w:space="0" w:color="auto"/>
            <w:left w:val="none" w:sz="0" w:space="0" w:color="auto"/>
            <w:bottom w:val="none" w:sz="0" w:space="0" w:color="auto"/>
            <w:right w:val="none" w:sz="0" w:space="0" w:color="auto"/>
          </w:divBdr>
        </w:div>
        <w:div w:id="532041446">
          <w:marLeft w:val="1800"/>
          <w:marRight w:val="0"/>
          <w:marTop w:val="96"/>
          <w:marBottom w:val="0"/>
          <w:divBdr>
            <w:top w:val="none" w:sz="0" w:space="0" w:color="auto"/>
            <w:left w:val="none" w:sz="0" w:space="0" w:color="auto"/>
            <w:bottom w:val="none" w:sz="0" w:space="0" w:color="auto"/>
            <w:right w:val="none" w:sz="0" w:space="0" w:color="auto"/>
          </w:divBdr>
        </w:div>
        <w:div w:id="733624588">
          <w:marLeft w:val="1166"/>
          <w:marRight w:val="0"/>
          <w:marTop w:val="106"/>
          <w:marBottom w:val="0"/>
          <w:divBdr>
            <w:top w:val="none" w:sz="0" w:space="0" w:color="auto"/>
            <w:left w:val="none" w:sz="0" w:space="0" w:color="auto"/>
            <w:bottom w:val="none" w:sz="0" w:space="0" w:color="auto"/>
            <w:right w:val="none" w:sz="0" w:space="0" w:color="auto"/>
          </w:divBdr>
        </w:div>
        <w:div w:id="1290549023">
          <w:marLeft w:val="1800"/>
          <w:marRight w:val="0"/>
          <w:marTop w:val="96"/>
          <w:marBottom w:val="0"/>
          <w:divBdr>
            <w:top w:val="none" w:sz="0" w:space="0" w:color="auto"/>
            <w:left w:val="none" w:sz="0" w:space="0" w:color="auto"/>
            <w:bottom w:val="none" w:sz="0" w:space="0" w:color="auto"/>
            <w:right w:val="none" w:sz="0" w:space="0" w:color="auto"/>
          </w:divBdr>
        </w:div>
        <w:div w:id="1330404915">
          <w:marLeft w:val="1800"/>
          <w:marRight w:val="0"/>
          <w:marTop w:val="96"/>
          <w:marBottom w:val="0"/>
          <w:divBdr>
            <w:top w:val="none" w:sz="0" w:space="0" w:color="auto"/>
            <w:left w:val="none" w:sz="0" w:space="0" w:color="auto"/>
            <w:bottom w:val="none" w:sz="0" w:space="0" w:color="auto"/>
            <w:right w:val="none" w:sz="0" w:space="0" w:color="auto"/>
          </w:divBdr>
        </w:div>
        <w:div w:id="1423261524">
          <w:marLeft w:val="547"/>
          <w:marRight w:val="0"/>
          <w:marTop w:val="0"/>
          <w:marBottom w:val="0"/>
          <w:divBdr>
            <w:top w:val="none" w:sz="0" w:space="0" w:color="auto"/>
            <w:left w:val="none" w:sz="0" w:space="0" w:color="auto"/>
            <w:bottom w:val="none" w:sz="0" w:space="0" w:color="auto"/>
            <w:right w:val="none" w:sz="0" w:space="0" w:color="auto"/>
          </w:divBdr>
        </w:div>
        <w:div w:id="1492939643">
          <w:marLeft w:val="1166"/>
          <w:marRight w:val="0"/>
          <w:marTop w:val="106"/>
          <w:marBottom w:val="0"/>
          <w:divBdr>
            <w:top w:val="none" w:sz="0" w:space="0" w:color="auto"/>
            <w:left w:val="none" w:sz="0" w:space="0" w:color="auto"/>
            <w:bottom w:val="none" w:sz="0" w:space="0" w:color="auto"/>
            <w:right w:val="none" w:sz="0" w:space="0" w:color="auto"/>
          </w:divBdr>
        </w:div>
        <w:div w:id="1992563377">
          <w:marLeft w:val="1166"/>
          <w:marRight w:val="0"/>
          <w:marTop w:val="106"/>
          <w:marBottom w:val="0"/>
          <w:divBdr>
            <w:top w:val="none" w:sz="0" w:space="0" w:color="auto"/>
            <w:left w:val="none" w:sz="0" w:space="0" w:color="auto"/>
            <w:bottom w:val="none" w:sz="0" w:space="0" w:color="auto"/>
            <w:right w:val="none" w:sz="0" w:space="0" w:color="auto"/>
          </w:divBdr>
        </w:div>
      </w:divsChild>
    </w:div>
    <w:div w:id="1417167623">
      <w:bodyDiv w:val="1"/>
      <w:marLeft w:val="0"/>
      <w:marRight w:val="0"/>
      <w:marTop w:val="0"/>
      <w:marBottom w:val="0"/>
      <w:divBdr>
        <w:top w:val="none" w:sz="0" w:space="0" w:color="auto"/>
        <w:left w:val="none" w:sz="0" w:space="0" w:color="auto"/>
        <w:bottom w:val="none" w:sz="0" w:space="0" w:color="auto"/>
        <w:right w:val="none" w:sz="0" w:space="0" w:color="auto"/>
      </w:divBdr>
      <w:divsChild>
        <w:div w:id="774642085">
          <w:marLeft w:val="547"/>
          <w:marRight w:val="0"/>
          <w:marTop w:val="144"/>
          <w:marBottom w:val="0"/>
          <w:divBdr>
            <w:top w:val="none" w:sz="0" w:space="0" w:color="auto"/>
            <w:left w:val="none" w:sz="0" w:space="0" w:color="auto"/>
            <w:bottom w:val="none" w:sz="0" w:space="0" w:color="auto"/>
            <w:right w:val="none" w:sz="0" w:space="0" w:color="auto"/>
          </w:divBdr>
        </w:div>
        <w:div w:id="838229739">
          <w:marLeft w:val="1166"/>
          <w:marRight w:val="0"/>
          <w:marTop w:val="125"/>
          <w:marBottom w:val="0"/>
          <w:divBdr>
            <w:top w:val="none" w:sz="0" w:space="0" w:color="auto"/>
            <w:left w:val="none" w:sz="0" w:space="0" w:color="auto"/>
            <w:bottom w:val="none" w:sz="0" w:space="0" w:color="auto"/>
            <w:right w:val="none" w:sz="0" w:space="0" w:color="auto"/>
          </w:divBdr>
        </w:div>
        <w:div w:id="968902580">
          <w:marLeft w:val="547"/>
          <w:marRight w:val="0"/>
          <w:marTop w:val="144"/>
          <w:marBottom w:val="0"/>
          <w:divBdr>
            <w:top w:val="none" w:sz="0" w:space="0" w:color="auto"/>
            <w:left w:val="none" w:sz="0" w:space="0" w:color="auto"/>
            <w:bottom w:val="none" w:sz="0" w:space="0" w:color="auto"/>
            <w:right w:val="none" w:sz="0" w:space="0" w:color="auto"/>
          </w:divBdr>
        </w:div>
        <w:div w:id="1942300100">
          <w:marLeft w:val="1166"/>
          <w:marRight w:val="0"/>
          <w:marTop w:val="125"/>
          <w:marBottom w:val="0"/>
          <w:divBdr>
            <w:top w:val="none" w:sz="0" w:space="0" w:color="auto"/>
            <w:left w:val="none" w:sz="0" w:space="0" w:color="auto"/>
            <w:bottom w:val="none" w:sz="0" w:space="0" w:color="auto"/>
            <w:right w:val="none" w:sz="0" w:space="0" w:color="auto"/>
          </w:divBdr>
        </w:div>
      </w:divsChild>
    </w:div>
    <w:div w:id="1417676457">
      <w:bodyDiv w:val="1"/>
      <w:marLeft w:val="0"/>
      <w:marRight w:val="0"/>
      <w:marTop w:val="0"/>
      <w:marBottom w:val="0"/>
      <w:divBdr>
        <w:top w:val="none" w:sz="0" w:space="0" w:color="auto"/>
        <w:left w:val="none" w:sz="0" w:space="0" w:color="auto"/>
        <w:bottom w:val="none" w:sz="0" w:space="0" w:color="auto"/>
        <w:right w:val="none" w:sz="0" w:space="0" w:color="auto"/>
      </w:divBdr>
      <w:divsChild>
        <w:div w:id="504323691">
          <w:marLeft w:val="1166"/>
          <w:marRight w:val="0"/>
          <w:marTop w:val="115"/>
          <w:marBottom w:val="0"/>
          <w:divBdr>
            <w:top w:val="none" w:sz="0" w:space="0" w:color="auto"/>
            <w:left w:val="none" w:sz="0" w:space="0" w:color="auto"/>
            <w:bottom w:val="none" w:sz="0" w:space="0" w:color="auto"/>
            <w:right w:val="none" w:sz="0" w:space="0" w:color="auto"/>
          </w:divBdr>
        </w:div>
        <w:div w:id="934047289">
          <w:marLeft w:val="547"/>
          <w:marRight w:val="0"/>
          <w:marTop w:val="134"/>
          <w:marBottom w:val="0"/>
          <w:divBdr>
            <w:top w:val="none" w:sz="0" w:space="0" w:color="auto"/>
            <w:left w:val="none" w:sz="0" w:space="0" w:color="auto"/>
            <w:bottom w:val="none" w:sz="0" w:space="0" w:color="auto"/>
            <w:right w:val="none" w:sz="0" w:space="0" w:color="auto"/>
          </w:divBdr>
        </w:div>
        <w:div w:id="1099906815">
          <w:marLeft w:val="1166"/>
          <w:marRight w:val="0"/>
          <w:marTop w:val="115"/>
          <w:marBottom w:val="0"/>
          <w:divBdr>
            <w:top w:val="none" w:sz="0" w:space="0" w:color="auto"/>
            <w:left w:val="none" w:sz="0" w:space="0" w:color="auto"/>
            <w:bottom w:val="none" w:sz="0" w:space="0" w:color="auto"/>
            <w:right w:val="none" w:sz="0" w:space="0" w:color="auto"/>
          </w:divBdr>
        </w:div>
        <w:div w:id="1972514090">
          <w:marLeft w:val="1800"/>
          <w:marRight w:val="0"/>
          <w:marTop w:val="96"/>
          <w:marBottom w:val="0"/>
          <w:divBdr>
            <w:top w:val="none" w:sz="0" w:space="0" w:color="auto"/>
            <w:left w:val="none" w:sz="0" w:space="0" w:color="auto"/>
            <w:bottom w:val="none" w:sz="0" w:space="0" w:color="auto"/>
            <w:right w:val="none" w:sz="0" w:space="0" w:color="auto"/>
          </w:divBdr>
        </w:div>
        <w:div w:id="1978367724">
          <w:marLeft w:val="1166"/>
          <w:marRight w:val="0"/>
          <w:marTop w:val="115"/>
          <w:marBottom w:val="0"/>
          <w:divBdr>
            <w:top w:val="none" w:sz="0" w:space="0" w:color="auto"/>
            <w:left w:val="none" w:sz="0" w:space="0" w:color="auto"/>
            <w:bottom w:val="none" w:sz="0" w:space="0" w:color="auto"/>
            <w:right w:val="none" w:sz="0" w:space="0" w:color="auto"/>
          </w:divBdr>
        </w:div>
      </w:divsChild>
    </w:div>
    <w:div w:id="1418287994">
      <w:bodyDiv w:val="1"/>
      <w:marLeft w:val="0"/>
      <w:marRight w:val="0"/>
      <w:marTop w:val="0"/>
      <w:marBottom w:val="0"/>
      <w:divBdr>
        <w:top w:val="none" w:sz="0" w:space="0" w:color="auto"/>
        <w:left w:val="none" w:sz="0" w:space="0" w:color="auto"/>
        <w:bottom w:val="none" w:sz="0" w:space="0" w:color="auto"/>
        <w:right w:val="none" w:sz="0" w:space="0" w:color="auto"/>
      </w:divBdr>
    </w:div>
    <w:div w:id="1418746779">
      <w:bodyDiv w:val="1"/>
      <w:marLeft w:val="0"/>
      <w:marRight w:val="0"/>
      <w:marTop w:val="0"/>
      <w:marBottom w:val="0"/>
      <w:divBdr>
        <w:top w:val="none" w:sz="0" w:space="0" w:color="auto"/>
        <w:left w:val="none" w:sz="0" w:space="0" w:color="auto"/>
        <w:bottom w:val="none" w:sz="0" w:space="0" w:color="auto"/>
        <w:right w:val="none" w:sz="0" w:space="0" w:color="auto"/>
      </w:divBdr>
      <w:divsChild>
        <w:div w:id="476607381">
          <w:marLeft w:val="1800"/>
          <w:marRight w:val="0"/>
          <w:marTop w:val="86"/>
          <w:marBottom w:val="0"/>
          <w:divBdr>
            <w:top w:val="none" w:sz="0" w:space="0" w:color="auto"/>
            <w:left w:val="none" w:sz="0" w:space="0" w:color="auto"/>
            <w:bottom w:val="none" w:sz="0" w:space="0" w:color="auto"/>
            <w:right w:val="none" w:sz="0" w:space="0" w:color="auto"/>
          </w:divBdr>
        </w:div>
        <w:div w:id="1680353041">
          <w:marLeft w:val="547"/>
          <w:marRight w:val="0"/>
          <w:marTop w:val="115"/>
          <w:marBottom w:val="0"/>
          <w:divBdr>
            <w:top w:val="none" w:sz="0" w:space="0" w:color="auto"/>
            <w:left w:val="none" w:sz="0" w:space="0" w:color="auto"/>
            <w:bottom w:val="none" w:sz="0" w:space="0" w:color="auto"/>
            <w:right w:val="none" w:sz="0" w:space="0" w:color="auto"/>
          </w:divBdr>
        </w:div>
        <w:div w:id="1988316777">
          <w:marLeft w:val="1166"/>
          <w:marRight w:val="0"/>
          <w:marTop w:val="96"/>
          <w:marBottom w:val="0"/>
          <w:divBdr>
            <w:top w:val="none" w:sz="0" w:space="0" w:color="auto"/>
            <w:left w:val="none" w:sz="0" w:space="0" w:color="auto"/>
            <w:bottom w:val="none" w:sz="0" w:space="0" w:color="auto"/>
            <w:right w:val="none" w:sz="0" w:space="0" w:color="auto"/>
          </w:divBdr>
        </w:div>
      </w:divsChild>
    </w:div>
    <w:div w:id="1421177662">
      <w:bodyDiv w:val="1"/>
      <w:marLeft w:val="0"/>
      <w:marRight w:val="0"/>
      <w:marTop w:val="0"/>
      <w:marBottom w:val="0"/>
      <w:divBdr>
        <w:top w:val="none" w:sz="0" w:space="0" w:color="auto"/>
        <w:left w:val="none" w:sz="0" w:space="0" w:color="auto"/>
        <w:bottom w:val="none" w:sz="0" w:space="0" w:color="auto"/>
        <w:right w:val="none" w:sz="0" w:space="0" w:color="auto"/>
      </w:divBdr>
      <w:divsChild>
        <w:div w:id="171451944">
          <w:marLeft w:val="1166"/>
          <w:marRight w:val="0"/>
          <w:marTop w:val="96"/>
          <w:marBottom w:val="0"/>
          <w:divBdr>
            <w:top w:val="none" w:sz="0" w:space="0" w:color="auto"/>
            <w:left w:val="none" w:sz="0" w:space="0" w:color="auto"/>
            <w:bottom w:val="none" w:sz="0" w:space="0" w:color="auto"/>
            <w:right w:val="none" w:sz="0" w:space="0" w:color="auto"/>
          </w:divBdr>
        </w:div>
        <w:div w:id="266353208">
          <w:marLeft w:val="1800"/>
          <w:marRight w:val="0"/>
          <w:marTop w:val="91"/>
          <w:marBottom w:val="0"/>
          <w:divBdr>
            <w:top w:val="none" w:sz="0" w:space="0" w:color="auto"/>
            <w:left w:val="none" w:sz="0" w:space="0" w:color="auto"/>
            <w:bottom w:val="none" w:sz="0" w:space="0" w:color="auto"/>
            <w:right w:val="none" w:sz="0" w:space="0" w:color="auto"/>
          </w:divBdr>
        </w:div>
        <w:div w:id="312686466">
          <w:marLeft w:val="1166"/>
          <w:marRight w:val="0"/>
          <w:marTop w:val="96"/>
          <w:marBottom w:val="0"/>
          <w:divBdr>
            <w:top w:val="none" w:sz="0" w:space="0" w:color="auto"/>
            <w:left w:val="none" w:sz="0" w:space="0" w:color="auto"/>
            <w:bottom w:val="none" w:sz="0" w:space="0" w:color="auto"/>
            <w:right w:val="none" w:sz="0" w:space="0" w:color="auto"/>
          </w:divBdr>
        </w:div>
        <w:div w:id="662011089">
          <w:marLeft w:val="1800"/>
          <w:marRight w:val="0"/>
          <w:marTop w:val="91"/>
          <w:marBottom w:val="0"/>
          <w:divBdr>
            <w:top w:val="none" w:sz="0" w:space="0" w:color="auto"/>
            <w:left w:val="none" w:sz="0" w:space="0" w:color="auto"/>
            <w:bottom w:val="none" w:sz="0" w:space="0" w:color="auto"/>
            <w:right w:val="none" w:sz="0" w:space="0" w:color="auto"/>
          </w:divBdr>
        </w:div>
        <w:div w:id="886334862">
          <w:marLeft w:val="1800"/>
          <w:marRight w:val="0"/>
          <w:marTop w:val="91"/>
          <w:marBottom w:val="0"/>
          <w:divBdr>
            <w:top w:val="none" w:sz="0" w:space="0" w:color="auto"/>
            <w:left w:val="none" w:sz="0" w:space="0" w:color="auto"/>
            <w:bottom w:val="none" w:sz="0" w:space="0" w:color="auto"/>
            <w:right w:val="none" w:sz="0" w:space="0" w:color="auto"/>
          </w:divBdr>
        </w:div>
        <w:div w:id="954554947">
          <w:marLeft w:val="1166"/>
          <w:marRight w:val="0"/>
          <w:marTop w:val="96"/>
          <w:marBottom w:val="0"/>
          <w:divBdr>
            <w:top w:val="none" w:sz="0" w:space="0" w:color="auto"/>
            <w:left w:val="none" w:sz="0" w:space="0" w:color="auto"/>
            <w:bottom w:val="none" w:sz="0" w:space="0" w:color="auto"/>
            <w:right w:val="none" w:sz="0" w:space="0" w:color="auto"/>
          </w:divBdr>
        </w:div>
        <w:div w:id="1023940596">
          <w:marLeft w:val="1800"/>
          <w:marRight w:val="0"/>
          <w:marTop w:val="91"/>
          <w:marBottom w:val="0"/>
          <w:divBdr>
            <w:top w:val="none" w:sz="0" w:space="0" w:color="auto"/>
            <w:left w:val="none" w:sz="0" w:space="0" w:color="auto"/>
            <w:bottom w:val="none" w:sz="0" w:space="0" w:color="auto"/>
            <w:right w:val="none" w:sz="0" w:space="0" w:color="auto"/>
          </w:divBdr>
        </w:div>
        <w:div w:id="1488201773">
          <w:marLeft w:val="1166"/>
          <w:marRight w:val="0"/>
          <w:marTop w:val="96"/>
          <w:marBottom w:val="0"/>
          <w:divBdr>
            <w:top w:val="none" w:sz="0" w:space="0" w:color="auto"/>
            <w:left w:val="none" w:sz="0" w:space="0" w:color="auto"/>
            <w:bottom w:val="none" w:sz="0" w:space="0" w:color="auto"/>
            <w:right w:val="none" w:sz="0" w:space="0" w:color="auto"/>
          </w:divBdr>
        </w:div>
        <w:div w:id="2039547041">
          <w:marLeft w:val="547"/>
          <w:marRight w:val="0"/>
          <w:marTop w:val="115"/>
          <w:marBottom w:val="0"/>
          <w:divBdr>
            <w:top w:val="none" w:sz="0" w:space="0" w:color="auto"/>
            <w:left w:val="none" w:sz="0" w:space="0" w:color="auto"/>
            <w:bottom w:val="none" w:sz="0" w:space="0" w:color="auto"/>
            <w:right w:val="none" w:sz="0" w:space="0" w:color="auto"/>
          </w:divBdr>
        </w:div>
      </w:divsChild>
    </w:div>
    <w:div w:id="1421484314">
      <w:bodyDiv w:val="1"/>
      <w:marLeft w:val="0"/>
      <w:marRight w:val="0"/>
      <w:marTop w:val="0"/>
      <w:marBottom w:val="0"/>
      <w:divBdr>
        <w:top w:val="none" w:sz="0" w:space="0" w:color="auto"/>
        <w:left w:val="none" w:sz="0" w:space="0" w:color="auto"/>
        <w:bottom w:val="none" w:sz="0" w:space="0" w:color="auto"/>
        <w:right w:val="none" w:sz="0" w:space="0" w:color="auto"/>
      </w:divBdr>
    </w:div>
    <w:div w:id="1421563475">
      <w:bodyDiv w:val="1"/>
      <w:marLeft w:val="0"/>
      <w:marRight w:val="0"/>
      <w:marTop w:val="0"/>
      <w:marBottom w:val="0"/>
      <w:divBdr>
        <w:top w:val="none" w:sz="0" w:space="0" w:color="auto"/>
        <w:left w:val="none" w:sz="0" w:space="0" w:color="auto"/>
        <w:bottom w:val="none" w:sz="0" w:space="0" w:color="auto"/>
        <w:right w:val="none" w:sz="0" w:space="0" w:color="auto"/>
      </w:divBdr>
      <w:divsChild>
        <w:div w:id="361980390">
          <w:marLeft w:val="1166"/>
          <w:marRight w:val="0"/>
          <w:marTop w:val="96"/>
          <w:marBottom w:val="0"/>
          <w:divBdr>
            <w:top w:val="none" w:sz="0" w:space="0" w:color="auto"/>
            <w:left w:val="none" w:sz="0" w:space="0" w:color="auto"/>
            <w:bottom w:val="none" w:sz="0" w:space="0" w:color="auto"/>
            <w:right w:val="none" w:sz="0" w:space="0" w:color="auto"/>
          </w:divBdr>
        </w:div>
        <w:div w:id="1582762347">
          <w:marLeft w:val="1800"/>
          <w:marRight w:val="0"/>
          <w:marTop w:val="86"/>
          <w:marBottom w:val="0"/>
          <w:divBdr>
            <w:top w:val="none" w:sz="0" w:space="0" w:color="auto"/>
            <w:left w:val="none" w:sz="0" w:space="0" w:color="auto"/>
            <w:bottom w:val="none" w:sz="0" w:space="0" w:color="auto"/>
            <w:right w:val="none" w:sz="0" w:space="0" w:color="auto"/>
          </w:divBdr>
        </w:div>
        <w:div w:id="1745255098">
          <w:marLeft w:val="2520"/>
          <w:marRight w:val="0"/>
          <w:marTop w:val="77"/>
          <w:marBottom w:val="0"/>
          <w:divBdr>
            <w:top w:val="none" w:sz="0" w:space="0" w:color="auto"/>
            <w:left w:val="none" w:sz="0" w:space="0" w:color="auto"/>
            <w:bottom w:val="none" w:sz="0" w:space="0" w:color="auto"/>
            <w:right w:val="none" w:sz="0" w:space="0" w:color="auto"/>
          </w:divBdr>
        </w:div>
        <w:div w:id="1760903107">
          <w:marLeft w:val="2520"/>
          <w:marRight w:val="0"/>
          <w:marTop w:val="77"/>
          <w:marBottom w:val="0"/>
          <w:divBdr>
            <w:top w:val="none" w:sz="0" w:space="0" w:color="auto"/>
            <w:left w:val="none" w:sz="0" w:space="0" w:color="auto"/>
            <w:bottom w:val="none" w:sz="0" w:space="0" w:color="auto"/>
            <w:right w:val="none" w:sz="0" w:space="0" w:color="auto"/>
          </w:divBdr>
        </w:div>
        <w:div w:id="2008895246">
          <w:marLeft w:val="547"/>
          <w:marRight w:val="0"/>
          <w:marTop w:val="115"/>
          <w:marBottom w:val="0"/>
          <w:divBdr>
            <w:top w:val="none" w:sz="0" w:space="0" w:color="auto"/>
            <w:left w:val="none" w:sz="0" w:space="0" w:color="auto"/>
            <w:bottom w:val="none" w:sz="0" w:space="0" w:color="auto"/>
            <w:right w:val="none" w:sz="0" w:space="0" w:color="auto"/>
          </w:divBdr>
        </w:div>
      </w:divsChild>
    </w:div>
    <w:div w:id="1422068983">
      <w:bodyDiv w:val="1"/>
      <w:marLeft w:val="0"/>
      <w:marRight w:val="0"/>
      <w:marTop w:val="0"/>
      <w:marBottom w:val="0"/>
      <w:divBdr>
        <w:top w:val="none" w:sz="0" w:space="0" w:color="auto"/>
        <w:left w:val="none" w:sz="0" w:space="0" w:color="auto"/>
        <w:bottom w:val="none" w:sz="0" w:space="0" w:color="auto"/>
        <w:right w:val="none" w:sz="0" w:space="0" w:color="auto"/>
      </w:divBdr>
      <w:divsChild>
        <w:div w:id="117260437">
          <w:marLeft w:val="547"/>
          <w:marRight w:val="0"/>
          <w:marTop w:val="96"/>
          <w:marBottom w:val="0"/>
          <w:divBdr>
            <w:top w:val="none" w:sz="0" w:space="0" w:color="auto"/>
            <w:left w:val="none" w:sz="0" w:space="0" w:color="auto"/>
            <w:bottom w:val="none" w:sz="0" w:space="0" w:color="auto"/>
            <w:right w:val="none" w:sz="0" w:space="0" w:color="auto"/>
          </w:divBdr>
        </w:div>
        <w:div w:id="234366758">
          <w:marLeft w:val="547"/>
          <w:marRight w:val="0"/>
          <w:marTop w:val="96"/>
          <w:marBottom w:val="0"/>
          <w:divBdr>
            <w:top w:val="none" w:sz="0" w:space="0" w:color="auto"/>
            <w:left w:val="none" w:sz="0" w:space="0" w:color="auto"/>
            <w:bottom w:val="none" w:sz="0" w:space="0" w:color="auto"/>
            <w:right w:val="none" w:sz="0" w:space="0" w:color="auto"/>
          </w:divBdr>
        </w:div>
        <w:div w:id="948008585">
          <w:marLeft w:val="547"/>
          <w:marRight w:val="0"/>
          <w:marTop w:val="96"/>
          <w:marBottom w:val="0"/>
          <w:divBdr>
            <w:top w:val="none" w:sz="0" w:space="0" w:color="auto"/>
            <w:left w:val="none" w:sz="0" w:space="0" w:color="auto"/>
            <w:bottom w:val="none" w:sz="0" w:space="0" w:color="auto"/>
            <w:right w:val="none" w:sz="0" w:space="0" w:color="auto"/>
          </w:divBdr>
        </w:div>
        <w:div w:id="1347975713">
          <w:marLeft w:val="547"/>
          <w:marRight w:val="0"/>
          <w:marTop w:val="96"/>
          <w:marBottom w:val="0"/>
          <w:divBdr>
            <w:top w:val="none" w:sz="0" w:space="0" w:color="auto"/>
            <w:left w:val="none" w:sz="0" w:space="0" w:color="auto"/>
            <w:bottom w:val="none" w:sz="0" w:space="0" w:color="auto"/>
            <w:right w:val="none" w:sz="0" w:space="0" w:color="auto"/>
          </w:divBdr>
        </w:div>
        <w:div w:id="1381243689">
          <w:marLeft w:val="547"/>
          <w:marRight w:val="0"/>
          <w:marTop w:val="96"/>
          <w:marBottom w:val="0"/>
          <w:divBdr>
            <w:top w:val="none" w:sz="0" w:space="0" w:color="auto"/>
            <w:left w:val="none" w:sz="0" w:space="0" w:color="auto"/>
            <w:bottom w:val="none" w:sz="0" w:space="0" w:color="auto"/>
            <w:right w:val="none" w:sz="0" w:space="0" w:color="auto"/>
          </w:divBdr>
        </w:div>
        <w:div w:id="1743597827">
          <w:marLeft w:val="1166"/>
          <w:marRight w:val="0"/>
          <w:marTop w:val="86"/>
          <w:marBottom w:val="0"/>
          <w:divBdr>
            <w:top w:val="none" w:sz="0" w:space="0" w:color="auto"/>
            <w:left w:val="none" w:sz="0" w:space="0" w:color="auto"/>
            <w:bottom w:val="none" w:sz="0" w:space="0" w:color="auto"/>
            <w:right w:val="none" w:sz="0" w:space="0" w:color="auto"/>
          </w:divBdr>
        </w:div>
        <w:div w:id="1790082978">
          <w:marLeft w:val="547"/>
          <w:marRight w:val="0"/>
          <w:marTop w:val="96"/>
          <w:marBottom w:val="0"/>
          <w:divBdr>
            <w:top w:val="none" w:sz="0" w:space="0" w:color="auto"/>
            <w:left w:val="none" w:sz="0" w:space="0" w:color="auto"/>
            <w:bottom w:val="none" w:sz="0" w:space="0" w:color="auto"/>
            <w:right w:val="none" w:sz="0" w:space="0" w:color="auto"/>
          </w:divBdr>
        </w:div>
        <w:div w:id="2118333422">
          <w:marLeft w:val="547"/>
          <w:marRight w:val="0"/>
          <w:marTop w:val="96"/>
          <w:marBottom w:val="0"/>
          <w:divBdr>
            <w:top w:val="none" w:sz="0" w:space="0" w:color="auto"/>
            <w:left w:val="none" w:sz="0" w:space="0" w:color="auto"/>
            <w:bottom w:val="none" w:sz="0" w:space="0" w:color="auto"/>
            <w:right w:val="none" w:sz="0" w:space="0" w:color="auto"/>
          </w:divBdr>
        </w:div>
      </w:divsChild>
    </w:div>
    <w:div w:id="1422334654">
      <w:bodyDiv w:val="1"/>
      <w:marLeft w:val="0"/>
      <w:marRight w:val="0"/>
      <w:marTop w:val="0"/>
      <w:marBottom w:val="0"/>
      <w:divBdr>
        <w:top w:val="none" w:sz="0" w:space="0" w:color="auto"/>
        <w:left w:val="none" w:sz="0" w:space="0" w:color="auto"/>
        <w:bottom w:val="none" w:sz="0" w:space="0" w:color="auto"/>
        <w:right w:val="none" w:sz="0" w:space="0" w:color="auto"/>
      </w:divBdr>
      <w:divsChild>
        <w:div w:id="179660205">
          <w:marLeft w:val="1800"/>
          <w:marRight w:val="0"/>
          <w:marTop w:val="115"/>
          <w:marBottom w:val="0"/>
          <w:divBdr>
            <w:top w:val="none" w:sz="0" w:space="0" w:color="auto"/>
            <w:left w:val="none" w:sz="0" w:space="0" w:color="auto"/>
            <w:bottom w:val="none" w:sz="0" w:space="0" w:color="auto"/>
            <w:right w:val="none" w:sz="0" w:space="0" w:color="auto"/>
          </w:divBdr>
        </w:div>
        <w:div w:id="673605522">
          <w:marLeft w:val="547"/>
          <w:marRight w:val="0"/>
          <w:marTop w:val="154"/>
          <w:marBottom w:val="0"/>
          <w:divBdr>
            <w:top w:val="none" w:sz="0" w:space="0" w:color="auto"/>
            <w:left w:val="none" w:sz="0" w:space="0" w:color="auto"/>
            <w:bottom w:val="none" w:sz="0" w:space="0" w:color="auto"/>
            <w:right w:val="none" w:sz="0" w:space="0" w:color="auto"/>
          </w:divBdr>
        </w:div>
        <w:div w:id="839387923">
          <w:marLeft w:val="1166"/>
          <w:marRight w:val="0"/>
          <w:marTop w:val="134"/>
          <w:marBottom w:val="0"/>
          <w:divBdr>
            <w:top w:val="none" w:sz="0" w:space="0" w:color="auto"/>
            <w:left w:val="none" w:sz="0" w:space="0" w:color="auto"/>
            <w:bottom w:val="none" w:sz="0" w:space="0" w:color="auto"/>
            <w:right w:val="none" w:sz="0" w:space="0" w:color="auto"/>
          </w:divBdr>
        </w:div>
        <w:div w:id="1022711360">
          <w:marLeft w:val="1800"/>
          <w:marRight w:val="0"/>
          <w:marTop w:val="115"/>
          <w:marBottom w:val="0"/>
          <w:divBdr>
            <w:top w:val="none" w:sz="0" w:space="0" w:color="auto"/>
            <w:left w:val="none" w:sz="0" w:space="0" w:color="auto"/>
            <w:bottom w:val="none" w:sz="0" w:space="0" w:color="auto"/>
            <w:right w:val="none" w:sz="0" w:space="0" w:color="auto"/>
          </w:divBdr>
        </w:div>
        <w:div w:id="1642155039">
          <w:marLeft w:val="1800"/>
          <w:marRight w:val="0"/>
          <w:marTop w:val="115"/>
          <w:marBottom w:val="0"/>
          <w:divBdr>
            <w:top w:val="none" w:sz="0" w:space="0" w:color="auto"/>
            <w:left w:val="none" w:sz="0" w:space="0" w:color="auto"/>
            <w:bottom w:val="none" w:sz="0" w:space="0" w:color="auto"/>
            <w:right w:val="none" w:sz="0" w:space="0" w:color="auto"/>
          </w:divBdr>
        </w:div>
        <w:div w:id="2032800648">
          <w:marLeft w:val="1166"/>
          <w:marRight w:val="0"/>
          <w:marTop w:val="134"/>
          <w:marBottom w:val="0"/>
          <w:divBdr>
            <w:top w:val="none" w:sz="0" w:space="0" w:color="auto"/>
            <w:left w:val="none" w:sz="0" w:space="0" w:color="auto"/>
            <w:bottom w:val="none" w:sz="0" w:space="0" w:color="auto"/>
            <w:right w:val="none" w:sz="0" w:space="0" w:color="auto"/>
          </w:divBdr>
        </w:div>
        <w:div w:id="2073381383">
          <w:marLeft w:val="1800"/>
          <w:marRight w:val="0"/>
          <w:marTop w:val="115"/>
          <w:marBottom w:val="0"/>
          <w:divBdr>
            <w:top w:val="none" w:sz="0" w:space="0" w:color="auto"/>
            <w:left w:val="none" w:sz="0" w:space="0" w:color="auto"/>
            <w:bottom w:val="none" w:sz="0" w:space="0" w:color="auto"/>
            <w:right w:val="none" w:sz="0" w:space="0" w:color="auto"/>
          </w:divBdr>
        </w:div>
      </w:divsChild>
    </w:div>
    <w:div w:id="1422678300">
      <w:bodyDiv w:val="1"/>
      <w:marLeft w:val="0"/>
      <w:marRight w:val="0"/>
      <w:marTop w:val="0"/>
      <w:marBottom w:val="0"/>
      <w:divBdr>
        <w:top w:val="none" w:sz="0" w:space="0" w:color="auto"/>
        <w:left w:val="none" w:sz="0" w:space="0" w:color="auto"/>
        <w:bottom w:val="none" w:sz="0" w:space="0" w:color="auto"/>
        <w:right w:val="none" w:sz="0" w:space="0" w:color="auto"/>
      </w:divBdr>
      <w:divsChild>
        <w:div w:id="129591694">
          <w:marLeft w:val="547"/>
          <w:marRight w:val="0"/>
          <w:marTop w:val="115"/>
          <w:marBottom w:val="0"/>
          <w:divBdr>
            <w:top w:val="none" w:sz="0" w:space="0" w:color="auto"/>
            <w:left w:val="none" w:sz="0" w:space="0" w:color="auto"/>
            <w:bottom w:val="none" w:sz="0" w:space="0" w:color="auto"/>
            <w:right w:val="none" w:sz="0" w:space="0" w:color="auto"/>
          </w:divBdr>
        </w:div>
        <w:div w:id="1506893035">
          <w:marLeft w:val="547"/>
          <w:marRight w:val="0"/>
          <w:marTop w:val="115"/>
          <w:marBottom w:val="0"/>
          <w:divBdr>
            <w:top w:val="none" w:sz="0" w:space="0" w:color="auto"/>
            <w:left w:val="none" w:sz="0" w:space="0" w:color="auto"/>
            <w:bottom w:val="none" w:sz="0" w:space="0" w:color="auto"/>
            <w:right w:val="none" w:sz="0" w:space="0" w:color="auto"/>
          </w:divBdr>
        </w:div>
      </w:divsChild>
    </w:div>
    <w:div w:id="1426069514">
      <w:bodyDiv w:val="1"/>
      <w:marLeft w:val="0"/>
      <w:marRight w:val="0"/>
      <w:marTop w:val="0"/>
      <w:marBottom w:val="0"/>
      <w:divBdr>
        <w:top w:val="none" w:sz="0" w:space="0" w:color="auto"/>
        <w:left w:val="none" w:sz="0" w:space="0" w:color="auto"/>
        <w:bottom w:val="none" w:sz="0" w:space="0" w:color="auto"/>
        <w:right w:val="none" w:sz="0" w:space="0" w:color="auto"/>
      </w:divBdr>
    </w:div>
    <w:div w:id="1426537903">
      <w:bodyDiv w:val="1"/>
      <w:marLeft w:val="0"/>
      <w:marRight w:val="0"/>
      <w:marTop w:val="0"/>
      <w:marBottom w:val="0"/>
      <w:divBdr>
        <w:top w:val="none" w:sz="0" w:space="0" w:color="auto"/>
        <w:left w:val="none" w:sz="0" w:space="0" w:color="auto"/>
        <w:bottom w:val="none" w:sz="0" w:space="0" w:color="auto"/>
        <w:right w:val="none" w:sz="0" w:space="0" w:color="auto"/>
      </w:divBdr>
    </w:div>
    <w:div w:id="1426994527">
      <w:bodyDiv w:val="1"/>
      <w:marLeft w:val="0"/>
      <w:marRight w:val="0"/>
      <w:marTop w:val="0"/>
      <w:marBottom w:val="0"/>
      <w:divBdr>
        <w:top w:val="none" w:sz="0" w:space="0" w:color="auto"/>
        <w:left w:val="none" w:sz="0" w:space="0" w:color="auto"/>
        <w:bottom w:val="none" w:sz="0" w:space="0" w:color="auto"/>
        <w:right w:val="none" w:sz="0" w:space="0" w:color="auto"/>
      </w:divBdr>
    </w:div>
    <w:div w:id="1427579004">
      <w:bodyDiv w:val="1"/>
      <w:marLeft w:val="0"/>
      <w:marRight w:val="0"/>
      <w:marTop w:val="0"/>
      <w:marBottom w:val="0"/>
      <w:divBdr>
        <w:top w:val="none" w:sz="0" w:space="0" w:color="auto"/>
        <w:left w:val="none" w:sz="0" w:space="0" w:color="auto"/>
        <w:bottom w:val="none" w:sz="0" w:space="0" w:color="auto"/>
        <w:right w:val="none" w:sz="0" w:space="0" w:color="auto"/>
      </w:divBdr>
    </w:div>
    <w:div w:id="1429038978">
      <w:bodyDiv w:val="1"/>
      <w:marLeft w:val="0"/>
      <w:marRight w:val="0"/>
      <w:marTop w:val="0"/>
      <w:marBottom w:val="0"/>
      <w:divBdr>
        <w:top w:val="none" w:sz="0" w:space="0" w:color="auto"/>
        <w:left w:val="none" w:sz="0" w:space="0" w:color="auto"/>
        <w:bottom w:val="none" w:sz="0" w:space="0" w:color="auto"/>
        <w:right w:val="none" w:sz="0" w:space="0" w:color="auto"/>
      </w:divBdr>
    </w:div>
    <w:div w:id="1431582667">
      <w:bodyDiv w:val="1"/>
      <w:marLeft w:val="0"/>
      <w:marRight w:val="0"/>
      <w:marTop w:val="0"/>
      <w:marBottom w:val="0"/>
      <w:divBdr>
        <w:top w:val="none" w:sz="0" w:space="0" w:color="auto"/>
        <w:left w:val="none" w:sz="0" w:space="0" w:color="auto"/>
        <w:bottom w:val="none" w:sz="0" w:space="0" w:color="auto"/>
        <w:right w:val="none" w:sz="0" w:space="0" w:color="auto"/>
      </w:divBdr>
    </w:div>
    <w:div w:id="1431974533">
      <w:bodyDiv w:val="1"/>
      <w:marLeft w:val="0"/>
      <w:marRight w:val="0"/>
      <w:marTop w:val="0"/>
      <w:marBottom w:val="0"/>
      <w:divBdr>
        <w:top w:val="none" w:sz="0" w:space="0" w:color="auto"/>
        <w:left w:val="none" w:sz="0" w:space="0" w:color="auto"/>
        <w:bottom w:val="none" w:sz="0" w:space="0" w:color="auto"/>
        <w:right w:val="none" w:sz="0" w:space="0" w:color="auto"/>
      </w:divBdr>
    </w:div>
    <w:div w:id="1432239887">
      <w:bodyDiv w:val="1"/>
      <w:marLeft w:val="0"/>
      <w:marRight w:val="0"/>
      <w:marTop w:val="0"/>
      <w:marBottom w:val="0"/>
      <w:divBdr>
        <w:top w:val="none" w:sz="0" w:space="0" w:color="auto"/>
        <w:left w:val="none" w:sz="0" w:space="0" w:color="auto"/>
        <w:bottom w:val="none" w:sz="0" w:space="0" w:color="auto"/>
        <w:right w:val="none" w:sz="0" w:space="0" w:color="auto"/>
      </w:divBdr>
    </w:div>
    <w:div w:id="1433167056">
      <w:bodyDiv w:val="1"/>
      <w:marLeft w:val="0"/>
      <w:marRight w:val="0"/>
      <w:marTop w:val="0"/>
      <w:marBottom w:val="0"/>
      <w:divBdr>
        <w:top w:val="none" w:sz="0" w:space="0" w:color="auto"/>
        <w:left w:val="none" w:sz="0" w:space="0" w:color="auto"/>
        <w:bottom w:val="none" w:sz="0" w:space="0" w:color="auto"/>
        <w:right w:val="none" w:sz="0" w:space="0" w:color="auto"/>
      </w:divBdr>
    </w:div>
    <w:div w:id="1434786227">
      <w:bodyDiv w:val="1"/>
      <w:marLeft w:val="0"/>
      <w:marRight w:val="0"/>
      <w:marTop w:val="0"/>
      <w:marBottom w:val="0"/>
      <w:divBdr>
        <w:top w:val="none" w:sz="0" w:space="0" w:color="auto"/>
        <w:left w:val="none" w:sz="0" w:space="0" w:color="auto"/>
        <w:bottom w:val="none" w:sz="0" w:space="0" w:color="auto"/>
        <w:right w:val="none" w:sz="0" w:space="0" w:color="auto"/>
      </w:divBdr>
      <w:divsChild>
        <w:div w:id="1610971090">
          <w:marLeft w:val="0"/>
          <w:marRight w:val="0"/>
          <w:marTop w:val="0"/>
          <w:marBottom w:val="0"/>
          <w:divBdr>
            <w:top w:val="none" w:sz="0" w:space="0" w:color="auto"/>
            <w:left w:val="none" w:sz="0" w:space="0" w:color="auto"/>
            <w:bottom w:val="none" w:sz="0" w:space="0" w:color="auto"/>
            <w:right w:val="none" w:sz="0" w:space="0" w:color="auto"/>
          </w:divBdr>
          <w:divsChild>
            <w:div w:id="789401311">
              <w:marLeft w:val="0"/>
              <w:marRight w:val="0"/>
              <w:marTop w:val="0"/>
              <w:marBottom w:val="0"/>
              <w:divBdr>
                <w:top w:val="none" w:sz="0" w:space="0" w:color="auto"/>
                <w:left w:val="none" w:sz="0" w:space="0" w:color="auto"/>
                <w:bottom w:val="none" w:sz="0" w:space="0" w:color="auto"/>
                <w:right w:val="none" w:sz="0" w:space="0" w:color="auto"/>
              </w:divBdr>
            </w:div>
            <w:div w:id="1066879942">
              <w:marLeft w:val="0"/>
              <w:marRight w:val="0"/>
              <w:marTop w:val="0"/>
              <w:marBottom w:val="0"/>
              <w:divBdr>
                <w:top w:val="none" w:sz="0" w:space="0" w:color="auto"/>
                <w:left w:val="none" w:sz="0" w:space="0" w:color="auto"/>
                <w:bottom w:val="none" w:sz="0" w:space="0" w:color="auto"/>
                <w:right w:val="none" w:sz="0" w:space="0" w:color="auto"/>
              </w:divBdr>
            </w:div>
            <w:div w:id="1179739855">
              <w:marLeft w:val="0"/>
              <w:marRight w:val="0"/>
              <w:marTop w:val="0"/>
              <w:marBottom w:val="0"/>
              <w:divBdr>
                <w:top w:val="none" w:sz="0" w:space="0" w:color="auto"/>
                <w:left w:val="none" w:sz="0" w:space="0" w:color="auto"/>
                <w:bottom w:val="none" w:sz="0" w:space="0" w:color="auto"/>
                <w:right w:val="none" w:sz="0" w:space="0" w:color="auto"/>
              </w:divBdr>
            </w:div>
            <w:div w:id="1284532029">
              <w:marLeft w:val="0"/>
              <w:marRight w:val="0"/>
              <w:marTop w:val="0"/>
              <w:marBottom w:val="0"/>
              <w:divBdr>
                <w:top w:val="none" w:sz="0" w:space="0" w:color="auto"/>
                <w:left w:val="none" w:sz="0" w:space="0" w:color="auto"/>
                <w:bottom w:val="none" w:sz="0" w:space="0" w:color="auto"/>
                <w:right w:val="none" w:sz="0" w:space="0" w:color="auto"/>
              </w:divBdr>
            </w:div>
            <w:div w:id="20231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818">
      <w:bodyDiv w:val="1"/>
      <w:marLeft w:val="0"/>
      <w:marRight w:val="0"/>
      <w:marTop w:val="0"/>
      <w:marBottom w:val="0"/>
      <w:divBdr>
        <w:top w:val="none" w:sz="0" w:space="0" w:color="auto"/>
        <w:left w:val="none" w:sz="0" w:space="0" w:color="auto"/>
        <w:bottom w:val="none" w:sz="0" w:space="0" w:color="auto"/>
        <w:right w:val="none" w:sz="0" w:space="0" w:color="auto"/>
      </w:divBdr>
    </w:div>
    <w:div w:id="1435132228">
      <w:bodyDiv w:val="1"/>
      <w:marLeft w:val="0"/>
      <w:marRight w:val="0"/>
      <w:marTop w:val="0"/>
      <w:marBottom w:val="0"/>
      <w:divBdr>
        <w:top w:val="none" w:sz="0" w:space="0" w:color="auto"/>
        <w:left w:val="none" w:sz="0" w:space="0" w:color="auto"/>
        <w:bottom w:val="none" w:sz="0" w:space="0" w:color="auto"/>
        <w:right w:val="none" w:sz="0" w:space="0" w:color="auto"/>
      </w:divBdr>
    </w:div>
    <w:div w:id="1436169971">
      <w:bodyDiv w:val="1"/>
      <w:marLeft w:val="0"/>
      <w:marRight w:val="0"/>
      <w:marTop w:val="0"/>
      <w:marBottom w:val="0"/>
      <w:divBdr>
        <w:top w:val="none" w:sz="0" w:space="0" w:color="auto"/>
        <w:left w:val="none" w:sz="0" w:space="0" w:color="auto"/>
        <w:bottom w:val="none" w:sz="0" w:space="0" w:color="auto"/>
        <w:right w:val="none" w:sz="0" w:space="0" w:color="auto"/>
      </w:divBdr>
    </w:div>
    <w:div w:id="1436558261">
      <w:bodyDiv w:val="1"/>
      <w:marLeft w:val="0"/>
      <w:marRight w:val="0"/>
      <w:marTop w:val="0"/>
      <w:marBottom w:val="0"/>
      <w:divBdr>
        <w:top w:val="none" w:sz="0" w:space="0" w:color="auto"/>
        <w:left w:val="none" w:sz="0" w:space="0" w:color="auto"/>
        <w:bottom w:val="none" w:sz="0" w:space="0" w:color="auto"/>
        <w:right w:val="none" w:sz="0" w:space="0" w:color="auto"/>
      </w:divBdr>
    </w:div>
    <w:div w:id="1439328101">
      <w:bodyDiv w:val="1"/>
      <w:marLeft w:val="0"/>
      <w:marRight w:val="0"/>
      <w:marTop w:val="0"/>
      <w:marBottom w:val="0"/>
      <w:divBdr>
        <w:top w:val="none" w:sz="0" w:space="0" w:color="auto"/>
        <w:left w:val="none" w:sz="0" w:space="0" w:color="auto"/>
        <w:bottom w:val="none" w:sz="0" w:space="0" w:color="auto"/>
        <w:right w:val="none" w:sz="0" w:space="0" w:color="auto"/>
      </w:divBdr>
      <w:divsChild>
        <w:div w:id="412705742">
          <w:marLeft w:val="1800"/>
          <w:marRight w:val="0"/>
          <w:marTop w:val="86"/>
          <w:marBottom w:val="0"/>
          <w:divBdr>
            <w:top w:val="none" w:sz="0" w:space="0" w:color="auto"/>
            <w:left w:val="none" w:sz="0" w:space="0" w:color="auto"/>
            <w:bottom w:val="none" w:sz="0" w:space="0" w:color="auto"/>
            <w:right w:val="none" w:sz="0" w:space="0" w:color="auto"/>
          </w:divBdr>
        </w:div>
        <w:div w:id="550505658">
          <w:marLeft w:val="1166"/>
          <w:marRight w:val="0"/>
          <w:marTop w:val="96"/>
          <w:marBottom w:val="0"/>
          <w:divBdr>
            <w:top w:val="none" w:sz="0" w:space="0" w:color="auto"/>
            <w:left w:val="none" w:sz="0" w:space="0" w:color="auto"/>
            <w:bottom w:val="none" w:sz="0" w:space="0" w:color="auto"/>
            <w:right w:val="none" w:sz="0" w:space="0" w:color="auto"/>
          </w:divBdr>
        </w:div>
        <w:div w:id="551308209">
          <w:marLeft w:val="1800"/>
          <w:marRight w:val="0"/>
          <w:marTop w:val="86"/>
          <w:marBottom w:val="0"/>
          <w:divBdr>
            <w:top w:val="none" w:sz="0" w:space="0" w:color="auto"/>
            <w:left w:val="none" w:sz="0" w:space="0" w:color="auto"/>
            <w:bottom w:val="none" w:sz="0" w:space="0" w:color="auto"/>
            <w:right w:val="none" w:sz="0" w:space="0" w:color="auto"/>
          </w:divBdr>
        </w:div>
        <w:div w:id="1221014049">
          <w:marLeft w:val="1166"/>
          <w:marRight w:val="0"/>
          <w:marTop w:val="96"/>
          <w:marBottom w:val="0"/>
          <w:divBdr>
            <w:top w:val="none" w:sz="0" w:space="0" w:color="auto"/>
            <w:left w:val="none" w:sz="0" w:space="0" w:color="auto"/>
            <w:bottom w:val="none" w:sz="0" w:space="0" w:color="auto"/>
            <w:right w:val="none" w:sz="0" w:space="0" w:color="auto"/>
          </w:divBdr>
        </w:div>
        <w:div w:id="1648511093">
          <w:marLeft w:val="1800"/>
          <w:marRight w:val="0"/>
          <w:marTop w:val="86"/>
          <w:marBottom w:val="0"/>
          <w:divBdr>
            <w:top w:val="none" w:sz="0" w:space="0" w:color="auto"/>
            <w:left w:val="none" w:sz="0" w:space="0" w:color="auto"/>
            <w:bottom w:val="none" w:sz="0" w:space="0" w:color="auto"/>
            <w:right w:val="none" w:sz="0" w:space="0" w:color="auto"/>
          </w:divBdr>
        </w:div>
        <w:div w:id="1730494408">
          <w:marLeft w:val="547"/>
          <w:marRight w:val="0"/>
          <w:marTop w:val="115"/>
          <w:marBottom w:val="0"/>
          <w:divBdr>
            <w:top w:val="none" w:sz="0" w:space="0" w:color="auto"/>
            <w:left w:val="none" w:sz="0" w:space="0" w:color="auto"/>
            <w:bottom w:val="none" w:sz="0" w:space="0" w:color="auto"/>
            <w:right w:val="none" w:sz="0" w:space="0" w:color="auto"/>
          </w:divBdr>
        </w:div>
        <w:div w:id="1767967491">
          <w:marLeft w:val="1166"/>
          <w:marRight w:val="0"/>
          <w:marTop w:val="96"/>
          <w:marBottom w:val="0"/>
          <w:divBdr>
            <w:top w:val="none" w:sz="0" w:space="0" w:color="auto"/>
            <w:left w:val="none" w:sz="0" w:space="0" w:color="auto"/>
            <w:bottom w:val="none" w:sz="0" w:space="0" w:color="auto"/>
            <w:right w:val="none" w:sz="0" w:space="0" w:color="auto"/>
          </w:divBdr>
        </w:div>
      </w:divsChild>
    </w:div>
    <w:div w:id="1442262065">
      <w:bodyDiv w:val="1"/>
      <w:marLeft w:val="0"/>
      <w:marRight w:val="0"/>
      <w:marTop w:val="0"/>
      <w:marBottom w:val="0"/>
      <w:divBdr>
        <w:top w:val="none" w:sz="0" w:space="0" w:color="auto"/>
        <w:left w:val="none" w:sz="0" w:space="0" w:color="auto"/>
        <w:bottom w:val="none" w:sz="0" w:space="0" w:color="auto"/>
        <w:right w:val="none" w:sz="0" w:space="0" w:color="auto"/>
      </w:divBdr>
    </w:div>
    <w:div w:id="1442796710">
      <w:bodyDiv w:val="1"/>
      <w:marLeft w:val="0"/>
      <w:marRight w:val="0"/>
      <w:marTop w:val="0"/>
      <w:marBottom w:val="0"/>
      <w:divBdr>
        <w:top w:val="none" w:sz="0" w:space="0" w:color="auto"/>
        <w:left w:val="none" w:sz="0" w:space="0" w:color="auto"/>
        <w:bottom w:val="none" w:sz="0" w:space="0" w:color="auto"/>
        <w:right w:val="none" w:sz="0" w:space="0" w:color="auto"/>
      </w:divBdr>
    </w:div>
    <w:div w:id="1443109699">
      <w:bodyDiv w:val="1"/>
      <w:marLeft w:val="0"/>
      <w:marRight w:val="0"/>
      <w:marTop w:val="0"/>
      <w:marBottom w:val="0"/>
      <w:divBdr>
        <w:top w:val="none" w:sz="0" w:space="0" w:color="auto"/>
        <w:left w:val="none" w:sz="0" w:space="0" w:color="auto"/>
        <w:bottom w:val="none" w:sz="0" w:space="0" w:color="auto"/>
        <w:right w:val="none" w:sz="0" w:space="0" w:color="auto"/>
      </w:divBdr>
    </w:div>
    <w:div w:id="1445926449">
      <w:bodyDiv w:val="1"/>
      <w:marLeft w:val="0"/>
      <w:marRight w:val="0"/>
      <w:marTop w:val="0"/>
      <w:marBottom w:val="0"/>
      <w:divBdr>
        <w:top w:val="none" w:sz="0" w:space="0" w:color="auto"/>
        <w:left w:val="none" w:sz="0" w:space="0" w:color="auto"/>
        <w:bottom w:val="none" w:sz="0" w:space="0" w:color="auto"/>
        <w:right w:val="none" w:sz="0" w:space="0" w:color="auto"/>
      </w:divBdr>
    </w:div>
    <w:div w:id="1446541113">
      <w:bodyDiv w:val="1"/>
      <w:marLeft w:val="0"/>
      <w:marRight w:val="0"/>
      <w:marTop w:val="0"/>
      <w:marBottom w:val="0"/>
      <w:divBdr>
        <w:top w:val="none" w:sz="0" w:space="0" w:color="auto"/>
        <w:left w:val="none" w:sz="0" w:space="0" w:color="auto"/>
        <w:bottom w:val="none" w:sz="0" w:space="0" w:color="auto"/>
        <w:right w:val="none" w:sz="0" w:space="0" w:color="auto"/>
      </w:divBdr>
    </w:div>
    <w:div w:id="1447313445">
      <w:bodyDiv w:val="1"/>
      <w:marLeft w:val="0"/>
      <w:marRight w:val="0"/>
      <w:marTop w:val="0"/>
      <w:marBottom w:val="0"/>
      <w:divBdr>
        <w:top w:val="none" w:sz="0" w:space="0" w:color="auto"/>
        <w:left w:val="none" w:sz="0" w:space="0" w:color="auto"/>
        <w:bottom w:val="none" w:sz="0" w:space="0" w:color="auto"/>
        <w:right w:val="none" w:sz="0" w:space="0" w:color="auto"/>
      </w:divBdr>
      <w:divsChild>
        <w:div w:id="245237474">
          <w:marLeft w:val="1800"/>
          <w:marRight w:val="0"/>
          <w:marTop w:val="115"/>
          <w:marBottom w:val="0"/>
          <w:divBdr>
            <w:top w:val="none" w:sz="0" w:space="0" w:color="auto"/>
            <w:left w:val="none" w:sz="0" w:space="0" w:color="auto"/>
            <w:bottom w:val="none" w:sz="0" w:space="0" w:color="auto"/>
            <w:right w:val="none" w:sz="0" w:space="0" w:color="auto"/>
          </w:divBdr>
        </w:div>
        <w:div w:id="730277777">
          <w:marLeft w:val="547"/>
          <w:marRight w:val="0"/>
          <w:marTop w:val="154"/>
          <w:marBottom w:val="0"/>
          <w:divBdr>
            <w:top w:val="none" w:sz="0" w:space="0" w:color="auto"/>
            <w:left w:val="none" w:sz="0" w:space="0" w:color="auto"/>
            <w:bottom w:val="none" w:sz="0" w:space="0" w:color="auto"/>
            <w:right w:val="none" w:sz="0" w:space="0" w:color="auto"/>
          </w:divBdr>
        </w:div>
        <w:div w:id="788208567">
          <w:marLeft w:val="547"/>
          <w:marRight w:val="0"/>
          <w:marTop w:val="154"/>
          <w:marBottom w:val="0"/>
          <w:divBdr>
            <w:top w:val="none" w:sz="0" w:space="0" w:color="auto"/>
            <w:left w:val="none" w:sz="0" w:space="0" w:color="auto"/>
            <w:bottom w:val="none" w:sz="0" w:space="0" w:color="auto"/>
            <w:right w:val="none" w:sz="0" w:space="0" w:color="auto"/>
          </w:divBdr>
        </w:div>
        <w:div w:id="1849980211">
          <w:marLeft w:val="1166"/>
          <w:marRight w:val="0"/>
          <w:marTop w:val="134"/>
          <w:marBottom w:val="0"/>
          <w:divBdr>
            <w:top w:val="none" w:sz="0" w:space="0" w:color="auto"/>
            <w:left w:val="none" w:sz="0" w:space="0" w:color="auto"/>
            <w:bottom w:val="none" w:sz="0" w:space="0" w:color="auto"/>
            <w:right w:val="none" w:sz="0" w:space="0" w:color="auto"/>
          </w:divBdr>
        </w:div>
        <w:div w:id="2142646621">
          <w:marLeft w:val="1166"/>
          <w:marRight w:val="0"/>
          <w:marTop w:val="134"/>
          <w:marBottom w:val="0"/>
          <w:divBdr>
            <w:top w:val="none" w:sz="0" w:space="0" w:color="auto"/>
            <w:left w:val="none" w:sz="0" w:space="0" w:color="auto"/>
            <w:bottom w:val="none" w:sz="0" w:space="0" w:color="auto"/>
            <w:right w:val="none" w:sz="0" w:space="0" w:color="auto"/>
          </w:divBdr>
        </w:div>
      </w:divsChild>
    </w:div>
    <w:div w:id="1448503607">
      <w:bodyDiv w:val="1"/>
      <w:marLeft w:val="0"/>
      <w:marRight w:val="0"/>
      <w:marTop w:val="0"/>
      <w:marBottom w:val="0"/>
      <w:divBdr>
        <w:top w:val="none" w:sz="0" w:space="0" w:color="auto"/>
        <w:left w:val="none" w:sz="0" w:space="0" w:color="auto"/>
        <w:bottom w:val="none" w:sz="0" w:space="0" w:color="auto"/>
        <w:right w:val="none" w:sz="0" w:space="0" w:color="auto"/>
      </w:divBdr>
    </w:div>
    <w:div w:id="1448692573">
      <w:bodyDiv w:val="1"/>
      <w:marLeft w:val="0"/>
      <w:marRight w:val="0"/>
      <w:marTop w:val="0"/>
      <w:marBottom w:val="0"/>
      <w:divBdr>
        <w:top w:val="none" w:sz="0" w:space="0" w:color="auto"/>
        <w:left w:val="none" w:sz="0" w:space="0" w:color="auto"/>
        <w:bottom w:val="none" w:sz="0" w:space="0" w:color="auto"/>
        <w:right w:val="none" w:sz="0" w:space="0" w:color="auto"/>
      </w:divBdr>
      <w:divsChild>
        <w:div w:id="470562345">
          <w:marLeft w:val="1166"/>
          <w:marRight w:val="0"/>
          <w:marTop w:val="77"/>
          <w:marBottom w:val="0"/>
          <w:divBdr>
            <w:top w:val="none" w:sz="0" w:space="0" w:color="auto"/>
            <w:left w:val="none" w:sz="0" w:space="0" w:color="auto"/>
            <w:bottom w:val="none" w:sz="0" w:space="0" w:color="auto"/>
            <w:right w:val="none" w:sz="0" w:space="0" w:color="auto"/>
          </w:divBdr>
        </w:div>
        <w:div w:id="619995801">
          <w:marLeft w:val="547"/>
          <w:marRight w:val="0"/>
          <w:marTop w:val="96"/>
          <w:marBottom w:val="0"/>
          <w:divBdr>
            <w:top w:val="none" w:sz="0" w:space="0" w:color="auto"/>
            <w:left w:val="none" w:sz="0" w:space="0" w:color="auto"/>
            <w:bottom w:val="none" w:sz="0" w:space="0" w:color="auto"/>
            <w:right w:val="none" w:sz="0" w:space="0" w:color="auto"/>
          </w:divBdr>
        </w:div>
        <w:div w:id="764417635">
          <w:marLeft w:val="1166"/>
          <w:marRight w:val="0"/>
          <w:marTop w:val="77"/>
          <w:marBottom w:val="0"/>
          <w:divBdr>
            <w:top w:val="none" w:sz="0" w:space="0" w:color="auto"/>
            <w:left w:val="none" w:sz="0" w:space="0" w:color="auto"/>
            <w:bottom w:val="none" w:sz="0" w:space="0" w:color="auto"/>
            <w:right w:val="none" w:sz="0" w:space="0" w:color="auto"/>
          </w:divBdr>
        </w:div>
        <w:div w:id="852258385">
          <w:marLeft w:val="547"/>
          <w:marRight w:val="0"/>
          <w:marTop w:val="96"/>
          <w:marBottom w:val="0"/>
          <w:divBdr>
            <w:top w:val="none" w:sz="0" w:space="0" w:color="auto"/>
            <w:left w:val="none" w:sz="0" w:space="0" w:color="auto"/>
            <w:bottom w:val="none" w:sz="0" w:space="0" w:color="auto"/>
            <w:right w:val="none" w:sz="0" w:space="0" w:color="auto"/>
          </w:divBdr>
        </w:div>
        <w:div w:id="872881860">
          <w:marLeft w:val="1166"/>
          <w:marRight w:val="0"/>
          <w:marTop w:val="77"/>
          <w:marBottom w:val="0"/>
          <w:divBdr>
            <w:top w:val="none" w:sz="0" w:space="0" w:color="auto"/>
            <w:left w:val="none" w:sz="0" w:space="0" w:color="auto"/>
            <w:bottom w:val="none" w:sz="0" w:space="0" w:color="auto"/>
            <w:right w:val="none" w:sz="0" w:space="0" w:color="auto"/>
          </w:divBdr>
        </w:div>
        <w:div w:id="1174152340">
          <w:marLeft w:val="547"/>
          <w:marRight w:val="0"/>
          <w:marTop w:val="96"/>
          <w:marBottom w:val="0"/>
          <w:divBdr>
            <w:top w:val="none" w:sz="0" w:space="0" w:color="auto"/>
            <w:left w:val="none" w:sz="0" w:space="0" w:color="auto"/>
            <w:bottom w:val="none" w:sz="0" w:space="0" w:color="auto"/>
            <w:right w:val="none" w:sz="0" w:space="0" w:color="auto"/>
          </w:divBdr>
        </w:div>
        <w:div w:id="1323780048">
          <w:marLeft w:val="1166"/>
          <w:marRight w:val="0"/>
          <w:marTop w:val="77"/>
          <w:marBottom w:val="0"/>
          <w:divBdr>
            <w:top w:val="none" w:sz="0" w:space="0" w:color="auto"/>
            <w:left w:val="none" w:sz="0" w:space="0" w:color="auto"/>
            <w:bottom w:val="none" w:sz="0" w:space="0" w:color="auto"/>
            <w:right w:val="none" w:sz="0" w:space="0" w:color="auto"/>
          </w:divBdr>
        </w:div>
        <w:div w:id="1434472696">
          <w:marLeft w:val="1166"/>
          <w:marRight w:val="0"/>
          <w:marTop w:val="77"/>
          <w:marBottom w:val="0"/>
          <w:divBdr>
            <w:top w:val="none" w:sz="0" w:space="0" w:color="auto"/>
            <w:left w:val="none" w:sz="0" w:space="0" w:color="auto"/>
            <w:bottom w:val="none" w:sz="0" w:space="0" w:color="auto"/>
            <w:right w:val="none" w:sz="0" w:space="0" w:color="auto"/>
          </w:divBdr>
        </w:div>
      </w:divsChild>
    </w:div>
    <w:div w:id="1448742420">
      <w:bodyDiv w:val="1"/>
      <w:marLeft w:val="0"/>
      <w:marRight w:val="0"/>
      <w:marTop w:val="0"/>
      <w:marBottom w:val="0"/>
      <w:divBdr>
        <w:top w:val="none" w:sz="0" w:space="0" w:color="auto"/>
        <w:left w:val="none" w:sz="0" w:space="0" w:color="auto"/>
        <w:bottom w:val="none" w:sz="0" w:space="0" w:color="auto"/>
        <w:right w:val="none" w:sz="0" w:space="0" w:color="auto"/>
      </w:divBdr>
      <w:divsChild>
        <w:div w:id="213470182">
          <w:marLeft w:val="1800"/>
          <w:marRight w:val="0"/>
          <w:marTop w:val="77"/>
          <w:marBottom w:val="120"/>
          <w:divBdr>
            <w:top w:val="none" w:sz="0" w:space="0" w:color="auto"/>
            <w:left w:val="none" w:sz="0" w:space="0" w:color="auto"/>
            <w:bottom w:val="none" w:sz="0" w:space="0" w:color="auto"/>
            <w:right w:val="none" w:sz="0" w:space="0" w:color="auto"/>
          </w:divBdr>
        </w:div>
        <w:div w:id="366487969">
          <w:marLeft w:val="1166"/>
          <w:marRight w:val="0"/>
          <w:marTop w:val="96"/>
          <w:marBottom w:val="120"/>
          <w:divBdr>
            <w:top w:val="none" w:sz="0" w:space="0" w:color="auto"/>
            <w:left w:val="none" w:sz="0" w:space="0" w:color="auto"/>
            <w:bottom w:val="none" w:sz="0" w:space="0" w:color="auto"/>
            <w:right w:val="none" w:sz="0" w:space="0" w:color="auto"/>
          </w:divBdr>
        </w:div>
        <w:div w:id="415983754">
          <w:marLeft w:val="2520"/>
          <w:marRight w:val="0"/>
          <w:marTop w:val="77"/>
          <w:marBottom w:val="120"/>
          <w:divBdr>
            <w:top w:val="none" w:sz="0" w:space="0" w:color="auto"/>
            <w:left w:val="none" w:sz="0" w:space="0" w:color="auto"/>
            <w:bottom w:val="none" w:sz="0" w:space="0" w:color="auto"/>
            <w:right w:val="none" w:sz="0" w:space="0" w:color="auto"/>
          </w:divBdr>
        </w:div>
        <w:div w:id="436409555">
          <w:marLeft w:val="547"/>
          <w:marRight w:val="0"/>
          <w:marTop w:val="115"/>
          <w:marBottom w:val="120"/>
          <w:divBdr>
            <w:top w:val="none" w:sz="0" w:space="0" w:color="auto"/>
            <w:left w:val="none" w:sz="0" w:space="0" w:color="auto"/>
            <w:bottom w:val="none" w:sz="0" w:space="0" w:color="auto"/>
            <w:right w:val="none" w:sz="0" w:space="0" w:color="auto"/>
          </w:divBdr>
        </w:div>
        <w:div w:id="947199484">
          <w:marLeft w:val="1800"/>
          <w:marRight w:val="0"/>
          <w:marTop w:val="77"/>
          <w:marBottom w:val="120"/>
          <w:divBdr>
            <w:top w:val="none" w:sz="0" w:space="0" w:color="auto"/>
            <w:left w:val="none" w:sz="0" w:space="0" w:color="auto"/>
            <w:bottom w:val="none" w:sz="0" w:space="0" w:color="auto"/>
            <w:right w:val="none" w:sz="0" w:space="0" w:color="auto"/>
          </w:divBdr>
        </w:div>
        <w:div w:id="957033536">
          <w:marLeft w:val="1800"/>
          <w:marRight w:val="0"/>
          <w:marTop w:val="77"/>
          <w:marBottom w:val="120"/>
          <w:divBdr>
            <w:top w:val="none" w:sz="0" w:space="0" w:color="auto"/>
            <w:left w:val="none" w:sz="0" w:space="0" w:color="auto"/>
            <w:bottom w:val="none" w:sz="0" w:space="0" w:color="auto"/>
            <w:right w:val="none" w:sz="0" w:space="0" w:color="auto"/>
          </w:divBdr>
        </w:div>
        <w:div w:id="1077438892">
          <w:marLeft w:val="1166"/>
          <w:marRight w:val="0"/>
          <w:marTop w:val="96"/>
          <w:marBottom w:val="120"/>
          <w:divBdr>
            <w:top w:val="none" w:sz="0" w:space="0" w:color="auto"/>
            <w:left w:val="none" w:sz="0" w:space="0" w:color="auto"/>
            <w:bottom w:val="none" w:sz="0" w:space="0" w:color="auto"/>
            <w:right w:val="none" w:sz="0" w:space="0" w:color="auto"/>
          </w:divBdr>
        </w:div>
        <w:div w:id="1564482642">
          <w:marLeft w:val="1800"/>
          <w:marRight w:val="0"/>
          <w:marTop w:val="77"/>
          <w:marBottom w:val="120"/>
          <w:divBdr>
            <w:top w:val="none" w:sz="0" w:space="0" w:color="auto"/>
            <w:left w:val="none" w:sz="0" w:space="0" w:color="auto"/>
            <w:bottom w:val="none" w:sz="0" w:space="0" w:color="auto"/>
            <w:right w:val="none" w:sz="0" w:space="0" w:color="auto"/>
          </w:divBdr>
        </w:div>
        <w:div w:id="1648165326">
          <w:marLeft w:val="2520"/>
          <w:marRight w:val="0"/>
          <w:marTop w:val="77"/>
          <w:marBottom w:val="120"/>
          <w:divBdr>
            <w:top w:val="none" w:sz="0" w:space="0" w:color="auto"/>
            <w:left w:val="none" w:sz="0" w:space="0" w:color="auto"/>
            <w:bottom w:val="none" w:sz="0" w:space="0" w:color="auto"/>
            <w:right w:val="none" w:sz="0" w:space="0" w:color="auto"/>
          </w:divBdr>
        </w:div>
        <w:div w:id="1813518177">
          <w:marLeft w:val="2520"/>
          <w:marRight w:val="0"/>
          <w:marTop w:val="77"/>
          <w:marBottom w:val="120"/>
          <w:divBdr>
            <w:top w:val="none" w:sz="0" w:space="0" w:color="auto"/>
            <w:left w:val="none" w:sz="0" w:space="0" w:color="auto"/>
            <w:bottom w:val="none" w:sz="0" w:space="0" w:color="auto"/>
            <w:right w:val="none" w:sz="0" w:space="0" w:color="auto"/>
          </w:divBdr>
        </w:div>
        <w:div w:id="1979677831">
          <w:marLeft w:val="2520"/>
          <w:marRight w:val="0"/>
          <w:marTop w:val="77"/>
          <w:marBottom w:val="120"/>
          <w:divBdr>
            <w:top w:val="none" w:sz="0" w:space="0" w:color="auto"/>
            <w:left w:val="none" w:sz="0" w:space="0" w:color="auto"/>
            <w:bottom w:val="none" w:sz="0" w:space="0" w:color="auto"/>
            <w:right w:val="none" w:sz="0" w:space="0" w:color="auto"/>
          </w:divBdr>
        </w:div>
        <w:div w:id="2095584212">
          <w:marLeft w:val="2520"/>
          <w:marRight w:val="0"/>
          <w:marTop w:val="77"/>
          <w:marBottom w:val="120"/>
          <w:divBdr>
            <w:top w:val="none" w:sz="0" w:space="0" w:color="auto"/>
            <w:left w:val="none" w:sz="0" w:space="0" w:color="auto"/>
            <w:bottom w:val="none" w:sz="0" w:space="0" w:color="auto"/>
            <w:right w:val="none" w:sz="0" w:space="0" w:color="auto"/>
          </w:divBdr>
        </w:div>
      </w:divsChild>
    </w:div>
    <w:div w:id="1450663113">
      <w:bodyDiv w:val="1"/>
      <w:marLeft w:val="0"/>
      <w:marRight w:val="0"/>
      <w:marTop w:val="0"/>
      <w:marBottom w:val="0"/>
      <w:divBdr>
        <w:top w:val="none" w:sz="0" w:space="0" w:color="auto"/>
        <w:left w:val="none" w:sz="0" w:space="0" w:color="auto"/>
        <w:bottom w:val="none" w:sz="0" w:space="0" w:color="auto"/>
        <w:right w:val="none" w:sz="0" w:space="0" w:color="auto"/>
      </w:divBdr>
      <w:divsChild>
        <w:div w:id="191651889">
          <w:marLeft w:val="1800"/>
          <w:marRight w:val="0"/>
          <w:marTop w:val="96"/>
          <w:marBottom w:val="0"/>
          <w:divBdr>
            <w:top w:val="none" w:sz="0" w:space="0" w:color="auto"/>
            <w:left w:val="none" w:sz="0" w:space="0" w:color="auto"/>
            <w:bottom w:val="none" w:sz="0" w:space="0" w:color="auto"/>
            <w:right w:val="none" w:sz="0" w:space="0" w:color="auto"/>
          </w:divBdr>
        </w:div>
        <w:div w:id="875852999">
          <w:marLeft w:val="1800"/>
          <w:marRight w:val="0"/>
          <w:marTop w:val="96"/>
          <w:marBottom w:val="0"/>
          <w:divBdr>
            <w:top w:val="none" w:sz="0" w:space="0" w:color="auto"/>
            <w:left w:val="none" w:sz="0" w:space="0" w:color="auto"/>
            <w:bottom w:val="none" w:sz="0" w:space="0" w:color="auto"/>
            <w:right w:val="none" w:sz="0" w:space="0" w:color="auto"/>
          </w:divBdr>
        </w:div>
        <w:div w:id="990017248">
          <w:marLeft w:val="1800"/>
          <w:marRight w:val="0"/>
          <w:marTop w:val="96"/>
          <w:marBottom w:val="0"/>
          <w:divBdr>
            <w:top w:val="none" w:sz="0" w:space="0" w:color="auto"/>
            <w:left w:val="none" w:sz="0" w:space="0" w:color="auto"/>
            <w:bottom w:val="none" w:sz="0" w:space="0" w:color="auto"/>
            <w:right w:val="none" w:sz="0" w:space="0" w:color="auto"/>
          </w:divBdr>
        </w:div>
        <w:div w:id="1017775867">
          <w:marLeft w:val="1800"/>
          <w:marRight w:val="0"/>
          <w:marTop w:val="96"/>
          <w:marBottom w:val="0"/>
          <w:divBdr>
            <w:top w:val="none" w:sz="0" w:space="0" w:color="auto"/>
            <w:left w:val="none" w:sz="0" w:space="0" w:color="auto"/>
            <w:bottom w:val="none" w:sz="0" w:space="0" w:color="auto"/>
            <w:right w:val="none" w:sz="0" w:space="0" w:color="auto"/>
          </w:divBdr>
        </w:div>
        <w:div w:id="1110003176">
          <w:marLeft w:val="1800"/>
          <w:marRight w:val="0"/>
          <w:marTop w:val="96"/>
          <w:marBottom w:val="0"/>
          <w:divBdr>
            <w:top w:val="none" w:sz="0" w:space="0" w:color="auto"/>
            <w:left w:val="none" w:sz="0" w:space="0" w:color="auto"/>
            <w:bottom w:val="none" w:sz="0" w:space="0" w:color="auto"/>
            <w:right w:val="none" w:sz="0" w:space="0" w:color="auto"/>
          </w:divBdr>
        </w:div>
        <w:div w:id="1361977053">
          <w:marLeft w:val="547"/>
          <w:marRight w:val="0"/>
          <w:marTop w:val="0"/>
          <w:marBottom w:val="0"/>
          <w:divBdr>
            <w:top w:val="none" w:sz="0" w:space="0" w:color="auto"/>
            <w:left w:val="none" w:sz="0" w:space="0" w:color="auto"/>
            <w:bottom w:val="none" w:sz="0" w:space="0" w:color="auto"/>
            <w:right w:val="none" w:sz="0" w:space="0" w:color="auto"/>
          </w:divBdr>
        </w:div>
        <w:div w:id="1426878871">
          <w:marLeft w:val="1166"/>
          <w:marRight w:val="0"/>
          <w:marTop w:val="106"/>
          <w:marBottom w:val="0"/>
          <w:divBdr>
            <w:top w:val="none" w:sz="0" w:space="0" w:color="auto"/>
            <w:left w:val="none" w:sz="0" w:space="0" w:color="auto"/>
            <w:bottom w:val="none" w:sz="0" w:space="0" w:color="auto"/>
            <w:right w:val="none" w:sz="0" w:space="0" w:color="auto"/>
          </w:divBdr>
        </w:div>
        <w:div w:id="1450659882">
          <w:marLeft w:val="1166"/>
          <w:marRight w:val="0"/>
          <w:marTop w:val="106"/>
          <w:marBottom w:val="0"/>
          <w:divBdr>
            <w:top w:val="none" w:sz="0" w:space="0" w:color="auto"/>
            <w:left w:val="none" w:sz="0" w:space="0" w:color="auto"/>
            <w:bottom w:val="none" w:sz="0" w:space="0" w:color="auto"/>
            <w:right w:val="none" w:sz="0" w:space="0" w:color="auto"/>
          </w:divBdr>
        </w:div>
        <w:div w:id="1986427164">
          <w:marLeft w:val="1166"/>
          <w:marRight w:val="0"/>
          <w:marTop w:val="106"/>
          <w:marBottom w:val="0"/>
          <w:divBdr>
            <w:top w:val="none" w:sz="0" w:space="0" w:color="auto"/>
            <w:left w:val="none" w:sz="0" w:space="0" w:color="auto"/>
            <w:bottom w:val="none" w:sz="0" w:space="0" w:color="auto"/>
            <w:right w:val="none" w:sz="0" w:space="0" w:color="auto"/>
          </w:divBdr>
        </w:div>
        <w:div w:id="2056197241">
          <w:marLeft w:val="1166"/>
          <w:marRight w:val="0"/>
          <w:marTop w:val="106"/>
          <w:marBottom w:val="0"/>
          <w:divBdr>
            <w:top w:val="none" w:sz="0" w:space="0" w:color="auto"/>
            <w:left w:val="none" w:sz="0" w:space="0" w:color="auto"/>
            <w:bottom w:val="none" w:sz="0" w:space="0" w:color="auto"/>
            <w:right w:val="none" w:sz="0" w:space="0" w:color="auto"/>
          </w:divBdr>
        </w:div>
      </w:divsChild>
    </w:div>
    <w:div w:id="1450784257">
      <w:bodyDiv w:val="1"/>
      <w:marLeft w:val="0"/>
      <w:marRight w:val="0"/>
      <w:marTop w:val="0"/>
      <w:marBottom w:val="0"/>
      <w:divBdr>
        <w:top w:val="none" w:sz="0" w:space="0" w:color="auto"/>
        <w:left w:val="none" w:sz="0" w:space="0" w:color="auto"/>
        <w:bottom w:val="none" w:sz="0" w:space="0" w:color="auto"/>
        <w:right w:val="none" w:sz="0" w:space="0" w:color="auto"/>
      </w:divBdr>
    </w:div>
    <w:div w:id="1451313122">
      <w:bodyDiv w:val="1"/>
      <w:marLeft w:val="0"/>
      <w:marRight w:val="0"/>
      <w:marTop w:val="0"/>
      <w:marBottom w:val="0"/>
      <w:divBdr>
        <w:top w:val="none" w:sz="0" w:space="0" w:color="auto"/>
        <w:left w:val="none" w:sz="0" w:space="0" w:color="auto"/>
        <w:bottom w:val="none" w:sz="0" w:space="0" w:color="auto"/>
        <w:right w:val="none" w:sz="0" w:space="0" w:color="auto"/>
      </w:divBdr>
    </w:div>
    <w:div w:id="1452284430">
      <w:bodyDiv w:val="1"/>
      <w:marLeft w:val="0"/>
      <w:marRight w:val="0"/>
      <w:marTop w:val="0"/>
      <w:marBottom w:val="0"/>
      <w:divBdr>
        <w:top w:val="none" w:sz="0" w:space="0" w:color="auto"/>
        <w:left w:val="none" w:sz="0" w:space="0" w:color="auto"/>
        <w:bottom w:val="none" w:sz="0" w:space="0" w:color="auto"/>
        <w:right w:val="none" w:sz="0" w:space="0" w:color="auto"/>
      </w:divBdr>
    </w:div>
    <w:div w:id="1452633320">
      <w:bodyDiv w:val="1"/>
      <w:marLeft w:val="0"/>
      <w:marRight w:val="0"/>
      <w:marTop w:val="0"/>
      <w:marBottom w:val="0"/>
      <w:divBdr>
        <w:top w:val="none" w:sz="0" w:space="0" w:color="auto"/>
        <w:left w:val="none" w:sz="0" w:space="0" w:color="auto"/>
        <w:bottom w:val="none" w:sz="0" w:space="0" w:color="auto"/>
        <w:right w:val="none" w:sz="0" w:space="0" w:color="auto"/>
      </w:divBdr>
    </w:div>
    <w:div w:id="1453211650">
      <w:bodyDiv w:val="1"/>
      <w:marLeft w:val="0"/>
      <w:marRight w:val="0"/>
      <w:marTop w:val="0"/>
      <w:marBottom w:val="0"/>
      <w:divBdr>
        <w:top w:val="none" w:sz="0" w:space="0" w:color="auto"/>
        <w:left w:val="none" w:sz="0" w:space="0" w:color="auto"/>
        <w:bottom w:val="none" w:sz="0" w:space="0" w:color="auto"/>
        <w:right w:val="none" w:sz="0" w:space="0" w:color="auto"/>
      </w:divBdr>
    </w:div>
    <w:div w:id="1453284706">
      <w:bodyDiv w:val="1"/>
      <w:marLeft w:val="0"/>
      <w:marRight w:val="0"/>
      <w:marTop w:val="0"/>
      <w:marBottom w:val="0"/>
      <w:divBdr>
        <w:top w:val="none" w:sz="0" w:space="0" w:color="auto"/>
        <w:left w:val="none" w:sz="0" w:space="0" w:color="auto"/>
        <w:bottom w:val="none" w:sz="0" w:space="0" w:color="auto"/>
        <w:right w:val="none" w:sz="0" w:space="0" w:color="auto"/>
      </w:divBdr>
    </w:div>
    <w:div w:id="1453523732">
      <w:bodyDiv w:val="1"/>
      <w:marLeft w:val="0"/>
      <w:marRight w:val="0"/>
      <w:marTop w:val="0"/>
      <w:marBottom w:val="0"/>
      <w:divBdr>
        <w:top w:val="none" w:sz="0" w:space="0" w:color="auto"/>
        <w:left w:val="none" w:sz="0" w:space="0" w:color="auto"/>
        <w:bottom w:val="none" w:sz="0" w:space="0" w:color="auto"/>
        <w:right w:val="none" w:sz="0" w:space="0" w:color="auto"/>
      </w:divBdr>
      <w:divsChild>
        <w:div w:id="145324879">
          <w:marLeft w:val="1800"/>
          <w:marRight w:val="0"/>
          <w:marTop w:val="91"/>
          <w:marBottom w:val="0"/>
          <w:divBdr>
            <w:top w:val="none" w:sz="0" w:space="0" w:color="auto"/>
            <w:left w:val="none" w:sz="0" w:space="0" w:color="auto"/>
            <w:bottom w:val="none" w:sz="0" w:space="0" w:color="auto"/>
            <w:right w:val="none" w:sz="0" w:space="0" w:color="auto"/>
          </w:divBdr>
        </w:div>
        <w:div w:id="431121602">
          <w:marLeft w:val="547"/>
          <w:marRight w:val="0"/>
          <w:marTop w:val="125"/>
          <w:marBottom w:val="0"/>
          <w:divBdr>
            <w:top w:val="none" w:sz="0" w:space="0" w:color="auto"/>
            <w:left w:val="none" w:sz="0" w:space="0" w:color="auto"/>
            <w:bottom w:val="none" w:sz="0" w:space="0" w:color="auto"/>
            <w:right w:val="none" w:sz="0" w:space="0" w:color="auto"/>
          </w:divBdr>
        </w:div>
        <w:div w:id="502431111">
          <w:marLeft w:val="2520"/>
          <w:marRight w:val="0"/>
          <w:marTop w:val="77"/>
          <w:marBottom w:val="0"/>
          <w:divBdr>
            <w:top w:val="none" w:sz="0" w:space="0" w:color="auto"/>
            <w:left w:val="none" w:sz="0" w:space="0" w:color="auto"/>
            <w:bottom w:val="none" w:sz="0" w:space="0" w:color="auto"/>
            <w:right w:val="none" w:sz="0" w:space="0" w:color="auto"/>
          </w:divBdr>
        </w:div>
        <w:div w:id="1101219750">
          <w:marLeft w:val="1800"/>
          <w:marRight w:val="0"/>
          <w:marTop w:val="91"/>
          <w:marBottom w:val="0"/>
          <w:divBdr>
            <w:top w:val="none" w:sz="0" w:space="0" w:color="auto"/>
            <w:left w:val="none" w:sz="0" w:space="0" w:color="auto"/>
            <w:bottom w:val="none" w:sz="0" w:space="0" w:color="auto"/>
            <w:right w:val="none" w:sz="0" w:space="0" w:color="auto"/>
          </w:divBdr>
        </w:div>
        <w:div w:id="1425347737">
          <w:marLeft w:val="2520"/>
          <w:marRight w:val="0"/>
          <w:marTop w:val="82"/>
          <w:marBottom w:val="0"/>
          <w:divBdr>
            <w:top w:val="none" w:sz="0" w:space="0" w:color="auto"/>
            <w:left w:val="none" w:sz="0" w:space="0" w:color="auto"/>
            <w:bottom w:val="none" w:sz="0" w:space="0" w:color="auto"/>
            <w:right w:val="none" w:sz="0" w:space="0" w:color="auto"/>
          </w:divBdr>
        </w:div>
        <w:div w:id="1669868855">
          <w:marLeft w:val="1166"/>
          <w:marRight w:val="0"/>
          <w:marTop w:val="106"/>
          <w:marBottom w:val="0"/>
          <w:divBdr>
            <w:top w:val="none" w:sz="0" w:space="0" w:color="auto"/>
            <w:left w:val="none" w:sz="0" w:space="0" w:color="auto"/>
            <w:bottom w:val="none" w:sz="0" w:space="0" w:color="auto"/>
            <w:right w:val="none" w:sz="0" w:space="0" w:color="auto"/>
          </w:divBdr>
        </w:div>
        <w:div w:id="1854492496">
          <w:marLeft w:val="1800"/>
          <w:marRight w:val="0"/>
          <w:marTop w:val="91"/>
          <w:marBottom w:val="0"/>
          <w:divBdr>
            <w:top w:val="none" w:sz="0" w:space="0" w:color="auto"/>
            <w:left w:val="none" w:sz="0" w:space="0" w:color="auto"/>
            <w:bottom w:val="none" w:sz="0" w:space="0" w:color="auto"/>
            <w:right w:val="none" w:sz="0" w:space="0" w:color="auto"/>
          </w:divBdr>
        </w:div>
        <w:div w:id="2029595700">
          <w:marLeft w:val="1800"/>
          <w:marRight w:val="0"/>
          <w:marTop w:val="91"/>
          <w:marBottom w:val="0"/>
          <w:divBdr>
            <w:top w:val="none" w:sz="0" w:space="0" w:color="auto"/>
            <w:left w:val="none" w:sz="0" w:space="0" w:color="auto"/>
            <w:bottom w:val="none" w:sz="0" w:space="0" w:color="auto"/>
            <w:right w:val="none" w:sz="0" w:space="0" w:color="auto"/>
          </w:divBdr>
        </w:div>
        <w:div w:id="2042709110">
          <w:marLeft w:val="1166"/>
          <w:marRight w:val="0"/>
          <w:marTop w:val="106"/>
          <w:marBottom w:val="0"/>
          <w:divBdr>
            <w:top w:val="none" w:sz="0" w:space="0" w:color="auto"/>
            <w:left w:val="none" w:sz="0" w:space="0" w:color="auto"/>
            <w:bottom w:val="none" w:sz="0" w:space="0" w:color="auto"/>
            <w:right w:val="none" w:sz="0" w:space="0" w:color="auto"/>
          </w:divBdr>
        </w:div>
      </w:divsChild>
    </w:div>
    <w:div w:id="1453553708">
      <w:bodyDiv w:val="1"/>
      <w:marLeft w:val="0"/>
      <w:marRight w:val="0"/>
      <w:marTop w:val="0"/>
      <w:marBottom w:val="0"/>
      <w:divBdr>
        <w:top w:val="none" w:sz="0" w:space="0" w:color="auto"/>
        <w:left w:val="none" w:sz="0" w:space="0" w:color="auto"/>
        <w:bottom w:val="none" w:sz="0" w:space="0" w:color="auto"/>
        <w:right w:val="none" w:sz="0" w:space="0" w:color="auto"/>
      </w:divBdr>
    </w:div>
    <w:div w:id="1454790840">
      <w:bodyDiv w:val="1"/>
      <w:marLeft w:val="0"/>
      <w:marRight w:val="0"/>
      <w:marTop w:val="0"/>
      <w:marBottom w:val="0"/>
      <w:divBdr>
        <w:top w:val="none" w:sz="0" w:space="0" w:color="auto"/>
        <w:left w:val="none" w:sz="0" w:space="0" w:color="auto"/>
        <w:bottom w:val="none" w:sz="0" w:space="0" w:color="auto"/>
        <w:right w:val="none" w:sz="0" w:space="0" w:color="auto"/>
      </w:divBdr>
      <w:divsChild>
        <w:div w:id="126776614">
          <w:marLeft w:val="547"/>
          <w:marRight w:val="0"/>
          <w:marTop w:val="134"/>
          <w:marBottom w:val="0"/>
          <w:divBdr>
            <w:top w:val="none" w:sz="0" w:space="0" w:color="auto"/>
            <w:left w:val="none" w:sz="0" w:space="0" w:color="auto"/>
            <w:bottom w:val="none" w:sz="0" w:space="0" w:color="auto"/>
            <w:right w:val="none" w:sz="0" w:space="0" w:color="auto"/>
          </w:divBdr>
        </w:div>
        <w:div w:id="847594217">
          <w:marLeft w:val="547"/>
          <w:marRight w:val="0"/>
          <w:marTop w:val="134"/>
          <w:marBottom w:val="0"/>
          <w:divBdr>
            <w:top w:val="none" w:sz="0" w:space="0" w:color="auto"/>
            <w:left w:val="none" w:sz="0" w:space="0" w:color="auto"/>
            <w:bottom w:val="none" w:sz="0" w:space="0" w:color="auto"/>
            <w:right w:val="none" w:sz="0" w:space="0" w:color="auto"/>
          </w:divBdr>
        </w:div>
        <w:div w:id="856694919">
          <w:marLeft w:val="1800"/>
          <w:marRight w:val="0"/>
          <w:marTop w:val="96"/>
          <w:marBottom w:val="0"/>
          <w:divBdr>
            <w:top w:val="none" w:sz="0" w:space="0" w:color="auto"/>
            <w:left w:val="none" w:sz="0" w:space="0" w:color="auto"/>
            <w:bottom w:val="none" w:sz="0" w:space="0" w:color="auto"/>
            <w:right w:val="none" w:sz="0" w:space="0" w:color="auto"/>
          </w:divBdr>
        </w:div>
        <w:div w:id="2048524605">
          <w:marLeft w:val="1166"/>
          <w:marRight w:val="0"/>
          <w:marTop w:val="115"/>
          <w:marBottom w:val="0"/>
          <w:divBdr>
            <w:top w:val="none" w:sz="0" w:space="0" w:color="auto"/>
            <w:left w:val="none" w:sz="0" w:space="0" w:color="auto"/>
            <w:bottom w:val="none" w:sz="0" w:space="0" w:color="auto"/>
            <w:right w:val="none" w:sz="0" w:space="0" w:color="auto"/>
          </w:divBdr>
        </w:div>
      </w:divsChild>
    </w:div>
    <w:div w:id="1456752074">
      <w:bodyDiv w:val="1"/>
      <w:marLeft w:val="0"/>
      <w:marRight w:val="0"/>
      <w:marTop w:val="0"/>
      <w:marBottom w:val="0"/>
      <w:divBdr>
        <w:top w:val="none" w:sz="0" w:space="0" w:color="auto"/>
        <w:left w:val="none" w:sz="0" w:space="0" w:color="auto"/>
        <w:bottom w:val="none" w:sz="0" w:space="0" w:color="auto"/>
        <w:right w:val="none" w:sz="0" w:space="0" w:color="auto"/>
      </w:divBdr>
    </w:div>
    <w:div w:id="1458571767">
      <w:bodyDiv w:val="1"/>
      <w:marLeft w:val="0"/>
      <w:marRight w:val="0"/>
      <w:marTop w:val="0"/>
      <w:marBottom w:val="0"/>
      <w:divBdr>
        <w:top w:val="none" w:sz="0" w:space="0" w:color="auto"/>
        <w:left w:val="none" w:sz="0" w:space="0" w:color="auto"/>
        <w:bottom w:val="none" w:sz="0" w:space="0" w:color="auto"/>
        <w:right w:val="none" w:sz="0" w:space="0" w:color="auto"/>
      </w:divBdr>
    </w:div>
    <w:div w:id="1458645090">
      <w:bodyDiv w:val="1"/>
      <w:marLeft w:val="0"/>
      <w:marRight w:val="0"/>
      <w:marTop w:val="0"/>
      <w:marBottom w:val="0"/>
      <w:divBdr>
        <w:top w:val="none" w:sz="0" w:space="0" w:color="auto"/>
        <w:left w:val="none" w:sz="0" w:space="0" w:color="auto"/>
        <w:bottom w:val="none" w:sz="0" w:space="0" w:color="auto"/>
        <w:right w:val="none" w:sz="0" w:space="0" w:color="auto"/>
      </w:divBdr>
    </w:div>
    <w:div w:id="1460417583">
      <w:bodyDiv w:val="1"/>
      <w:marLeft w:val="0"/>
      <w:marRight w:val="0"/>
      <w:marTop w:val="0"/>
      <w:marBottom w:val="0"/>
      <w:divBdr>
        <w:top w:val="none" w:sz="0" w:space="0" w:color="auto"/>
        <w:left w:val="none" w:sz="0" w:space="0" w:color="auto"/>
        <w:bottom w:val="none" w:sz="0" w:space="0" w:color="auto"/>
        <w:right w:val="none" w:sz="0" w:space="0" w:color="auto"/>
      </w:divBdr>
    </w:div>
    <w:div w:id="1460806493">
      <w:bodyDiv w:val="1"/>
      <w:marLeft w:val="0"/>
      <w:marRight w:val="0"/>
      <w:marTop w:val="0"/>
      <w:marBottom w:val="0"/>
      <w:divBdr>
        <w:top w:val="none" w:sz="0" w:space="0" w:color="auto"/>
        <w:left w:val="none" w:sz="0" w:space="0" w:color="auto"/>
        <w:bottom w:val="none" w:sz="0" w:space="0" w:color="auto"/>
        <w:right w:val="none" w:sz="0" w:space="0" w:color="auto"/>
      </w:divBdr>
      <w:divsChild>
        <w:div w:id="381947754">
          <w:marLeft w:val="1800"/>
          <w:marRight w:val="0"/>
          <w:marTop w:val="96"/>
          <w:marBottom w:val="0"/>
          <w:divBdr>
            <w:top w:val="none" w:sz="0" w:space="0" w:color="auto"/>
            <w:left w:val="none" w:sz="0" w:space="0" w:color="auto"/>
            <w:bottom w:val="none" w:sz="0" w:space="0" w:color="auto"/>
            <w:right w:val="none" w:sz="0" w:space="0" w:color="auto"/>
          </w:divBdr>
        </w:div>
        <w:div w:id="563220598">
          <w:marLeft w:val="1800"/>
          <w:marRight w:val="0"/>
          <w:marTop w:val="96"/>
          <w:marBottom w:val="0"/>
          <w:divBdr>
            <w:top w:val="none" w:sz="0" w:space="0" w:color="auto"/>
            <w:left w:val="none" w:sz="0" w:space="0" w:color="auto"/>
            <w:bottom w:val="none" w:sz="0" w:space="0" w:color="auto"/>
            <w:right w:val="none" w:sz="0" w:space="0" w:color="auto"/>
          </w:divBdr>
        </w:div>
        <w:div w:id="1039210495">
          <w:marLeft w:val="1166"/>
          <w:marRight w:val="0"/>
          <w:marTop w:val="115"/>
          <w:marBottom w:val="0"/>
          <w:divBdr>
            <w:top w:val="none" w:sz="0" w:space="0" w:color="auto"/>
            <w:left w:val="none" w:sz="0" w:space="0" w:color="auto"/>
            <w:bottom w:val="none" w:sz="0" w:space="0" w:color="auto"/>
            <w:right w:val="none" w:sz="0" w:space="0" w:color="auto"/>
          </w:divBdr>
        </w:div>
        <w:div w:id="1445421312">
          <w:marLeft w:val="1166"/>
          <w:marRight w:val="0"/>
          <w:marTop w:val="115"/>
          <w:marBottom w:val="0"/>
          <w:divBdr>
            <w:top w:val="none" w:sz="0" w:space="0" w:color="auto"/>
            <w:left w:val="none" w:sz="0" w:space="0" w:color="auto"/>
            <w:bottom w:val="none" w:sz="0" w:space="0" w:color="auto"/>
            <w:right w:val="none" w:sz="0" w:space="0" w:color="auto"/>
          </w:divBdr>
        </w:div>
      </w:divsChild>
    </w:div>
    <w:div w:id="1461192670">
      <w:bodyDiv w:val="1"/>
      <w:marLeft w:val="0"/>
      <w:marRight w:val="0"/>
      <w:marTop w:val="0"/>
      <w:marBottom w:val="0"/>
      <w:divBdr>
        <w:top w:val="none" w:sz="0" w:space="0" w:color="auto"/>
        <w:left w:val="none" w:sz="0" w:space="0" w:color="auto"/>
        <w:bottom w:val="none" w:sz="0" w:space="0" w:color="auto"/>
        <w:right w:val="none" w:sz="0" w:space="0" w:color="auto"/>
      </w:divBdr>
    </w:div>
    <w:div w:id="1461220345">
      <w:bodyDiv w:val="1"/>
      <w:marLeft w:val="0"/>
      <w:marRight w:val="0"/>
      <w:marTop w:val="0"/>
      <w:marBottom w:val="0"/>
      <w:divBdr>
        <w:top w:val="none" w:sz="0" w:space="0" w:color="auto"/>
        <w:left w:val="none" w:sz="0" w:space="0" w:color="auto"/>
        <w:bottom w:val="none" w:sz="0" w:space="0" w:color="auto"/>
        <w:right w:val="none" w:sz="0" w:space="0" w:color="auto"/>
      </w:divBdr>
    </w:div>
    <w:div w:id="1461731274">
      <w:bodyDiv w:val="1"/>
      <w:marLeft w:val="0"/>
      <w:marRight w:val="0"/>
      <w:marTop w:val="0"/>
      <w:marBottom w:val="0"/>
      <w:divBdr>
        <w:top w:val="none" w:sz="0" w:space="0" w:color="auto"/>
        <w:left w:val="none" w:sz="0" w:space="0" w:color="auto"/>
        <w:bottom w:val="none" w:sz="0" w:space="0" w:color="auto"/>
        <w:right w:val="none" w:sz="0" w:space="0" w:color="auto"/>
      </w:divBdr>
    </w:div>
    <w:div w:id="1462650592">
      <w:bodyDiv w:val="1"/>
      <w:marLeft w:val="0"/>
      <w:marRight w:val="0"/>
      <w:marTop w:val="0"/>
      <w:marBottom w:val="0"/>
      <w:divBdr>
        <w:top w:val="none" w:sz="0" w:space="0" w:color="auto"/>
        <w:left w:val="none" w:sz="0" w:space="0" w:color="auto"/>
        <w:bottom w:val="none" w:sz="0" w:space="0" w:color="auto"/>
        <w:right w:val="none" w:sz="0" w:space="0" w:color="auto"/>
      </w:divBdr>
    </w:div>
    <w:div w:id="1462651442">
      <w:bodyDiv w:val="1"/>
      <w:marLeft w:val="0"/>
      <w:marRight w:val="0"/>
      <w:marTop w:val="0"/>
      <w:marBottom w:val="0"/>
      <w:divBdr>
        <w:top w:val="none" w:sz="0" w:space="0" w:color="auto"/>
        <w:left w:val="none" w:sz="0" w:space="0" w:color="auto"/>
        <w:bottom w:val="none" w:sz="0" w:space="0" w:color="auto"/>
        <w:right w:val="none" w:sz="0" w:space="0" w:color="auto"/>
      </w:divBdr>
    </w:div>
    <w:div w:id="1463842187">
      <w:bodyDiv w:val="1"/>
      <w:marLeft w:val="0"/>
      <w:marRight w:val="0"/>
      <w:marTop w:val="0"/>
      <w:marBottom w:val="0"/>
      <w:divBdr>
        <w:top w:val="none" w:sz="0" w:space="0" w:color="auto"/>
        <w:left w:val="none" w:sz="0" w:space="0" w:color="auto"/>
        <w:bottom w:val="none" w:sz="0" w:space="0" w:color="auto"/>
        <w:right w:val="none" w:sz="0" w:space="0" w:color="auto"/>
      </w:divBdr>
      <w:divsChild>
        <w:div w:id="442845742">
          <w:marLeft w:val="547"/>
          <w:marRight w:val="0"/>
          <w:marTop w:val="96"/>
          <w:marBottom w:val="0"/>
          <w:divBdr>
            <w:top w:val="none" w:sz="0" w:space="0" w:color="auto"/>
            <w:left w:val="none" w:sz="0" w:space="0" w:color="auto"/>
            <w:bottom w:val="none" w:sz="0" w:space="0" w:color="auto"/>
            <w:right w:val="none" w:sz="0" w:space="0" w:color="auto"/>
          </w:divBdr>
        </w:div>
        <w:div w:id="1549948239">
          <w:marLeft w:val="547"/>
          <w:marRight w:val="0"/>
          <w:marTop w:val="96"/>
          <w:marBottom w:val="0"/>
          <w:divBdr>
            <w:top w:val="none" w:sz="0" w:space="0" w:color="auto"/>
            <w:left w:val="none" w:sz="0" w:space="0" w:color="auto"/>
            <w:bottom w:val="none" w:sz="0" w:space="0" w:color="auto"/>
            <w:right w:val="none" w:sz="0" w:space="0" w:color="auto"/>
          </w:divBdr>
        </w:div>
      </w:divsChild>
    </w:div>
    <w:div w:id="1464156821">
      <w:bodyDiv w:val="1"/>
      <w:marLeft w:val="0"/>
      <w:marRight w:val="0"/>
      <w:marTop w:val="0"/>
      <w:marBottom w:val="0"/>
      <w:divBdr>
        <w:top w:val="none" w:sz="0" w:space="0" w:color="auto"/>
        <w:left w:val="none" w:sz="0" w:space="0" w:color="auto"/>
        <w:bottom w:val="none" w:sz="0" w:space="0" w:color="auto"/>
        <w:right w:val="none" w:sz="0" w:space="0" w:color="auto"/>
      </w:divBdr>
    </w:div>
    <w:div w:id="1464347463">
      <w:bodyDiv w:val="1"/>
      <w:marLeft w:val="0"/>
      <w:marRight w:val="0"/>
      <w:marTop w:val="0"/>
      <w:marBottom w:val="0"/>
      <w:divBdr>
        <w:top w:val="none" w:sz="0" w:space="0" w:color="auto"/>
        <w:left w:val="none" w:sz="0" w:space="0" w:color="auto"/>
        <w:bottom w:val="none" w:sz="0" w:space="0" w:color="auto"/>
        <w:right w:val="none" w:sz="0" w:space="0" w:color="auto"/>
      </w:divBdr>
    </w:div>
    <w:div w:id="1464542006">
      <w:bodyDiv w:val="1"/>
      <w:marLeft w:val="0"/>
      <w:marRight w:val="0"/>
      <w:marTop w:val="0"/>
      <w:marBottom w:val="0"/>
      <w:divBdr>
        <w:top w:val="none" w:sz="0" w:space="0" w:color="auto"/>
        <w:left w:val="none" w:sz="0" w:space="0" w:color="auto"/>
        <w:bottom w:val="none" w:sz="0" w:space="0" w:color="auto"/>
        <w:right w:val="none" w:sz="0" w:space="0" w:color="auto"/>
      </w:divBdr>
    </w:div>
    <w:div w:id="1466968501">
      <w:bodyDiv w:val="1"/>
      <w:marLeft w:val="0"/>
      <w:marRight w:val="0"/>
      <w:marTop w:val="0"/>
      <w:marBottom w:val="0"/>
      <w:divBdr>
        <w:top w:val="none" w:sz="0" w:space="0" w:color="auto"/>
        <w:left w:val="none" w:sz="0" w:space="0" w:color="auto"/>
        <w:bottom w:val="none" w:sz="0" w:space="0" w:color="auto"/>
        <w:right w:val="none" w:sz="0" w:space="0" w:color="auto"/>
      </w:divBdr>
      <w:divsChild>
        <w:div w:id="634456686">
          <w:marLeft w:val="1166"/>
          <w:marRight w:val="0"/>
          <w:marTop w:val="106"/>
          <w:marBottom w:val="0"/>
          <w:divBdr>
            <w:top w:val="none" w:sz="0" w:space="0" w:color="auto"/>
            <w:left w:val="none" w:sz="0" w:space="0" w:color="auto"/>
            <w:bottom w:val="none" w:sz="0" w:space="0" w:color="auto"/>
            <w:right w:val="none" w:sz="0" w:space="0" w:color="auto"/>
          </w:divBdr>
        </w:div>
        <w:div w:id="760564577">
          <w:marLeft w:val="1166"/>
          <w:marRight w:val="0"/>
          <w:marTop w:val="106"/>
          <w:marBottom w:val="0"/>
          <w:divBdr>
            <w:top w:val="none" w:sz="0" w:space="0" w:color="auto"/>
            <w:left w:val="none" w:sz="0" w:space="0" w:color="auto"/>
            <w:bottom w:val="none" w:sz="0" w:space="0" w:color="auto"/>
            <w:right w:val="none" w:sz="0" w:space="0" w:color="auto"/>
          </w:divBdr>
        </w:div>
        <w:div w:id="1948652608">
          <w:marLeft w:val="547"/>
          <w:marRight w:val="0"/>
          <w:marTop w:val="106"/>
          <w:marBottom w:val="0"/>
          <w:divBdr>
            <w:top w:val="none" w:sz="0" w:space="0" w:color="auto"/>
            <w:left w:val="none" w:sz="0" w:space="0" w:color="auto"/>
            <w:bottom w:val="none" w:sz="0" w:space="0" w:color="auto"/>
            <w:right w:val="none" w:sz="0" w:space="0" w:color="auto"/>
          </w:divBdr>
        </w:div>
        <w:div w:id="2092969989">
          <w:marLeft w:val="547"/>
          <w:marRight w:val="0"/>
          <w:marTop w:val="106"/>
          <w:marBottom w:val="0"/>
          <w:divBdr>
            <w:top w:val="none" w:sz="0" w:space="0" w:color="auto"/>
            <w:left w:val="none" w:sz="0" w:space="0" w:color="auto"/>
            <w:bottom w:val="none" w:sz="0" w:space="0" w:color="auto"/>
            <w:right w:val="none" w:sz="0" w:space="0" w:color="auto"/>
          </w:divBdr>
        </w:div>
      </w:divsChild>
    </w:div>
    <w:div w:id="1467166840">
      <w:bodyDiv w:val="1"/>
      <w:marLeft w:val="0"/>
      <w:marRight w:val="0"/>
      <w:marTop w:val="0"/>
      <w:marBottom w:val="0"/>
      <w:divBdr>
        <w:top w:val="none" w:sz="0" w:space="0" w:color="auto"/>
        <w:left w:val="none" w:sz="0" w:space="0" w:color="auto"/>
        <w:bottom w:val="none" w:sz="0" w:space="0" w:color="auto"/>
        <w:right w:val="none" w:sz="0" w:space="0" w:color="auto"/>
      </w:divBdr>
    </w:div>
    <w:div w:id="1468008915">
      <w:bodyDiv w:val="1"/>
      <w:marLeft w:val="0"/>
      <w:marRight w:val="0"/>
      <w:marTop w:val="0"/>
      <w:marBottom w:val="0"/>
      <w:divBdr>
        <w:top w:val="none" w:sz="0" w:space="0" w:color="auto"/>
        <w:left w:val="none" w:sz="0" w:space="0" w:color="auto"/>
        <w:bottom w:val="none" w:sz="0" w:space="0" w:color="auto"/>
        <w:right w:val="none" w:sz="0" w:space="0" w:color="auto"/>
      </w:divBdr>
    </w:div>
    <w:div w:id="1469012069">
      <w:bodyDiv w:val="1"/>
      <w:marLeft w:val="0"/>
      <w:marRight w:val="0"/>
      <w:marTop w:val="0"/>
      <w:marBottom w:val="0"/>
      <w:divBdr>
        <w:top w:val="none" w:sz="0" w:space="0" w:color="auto"/>
        <w:left w:val="none" w:sz="0" w:space="0" w:color="auto"/>
        <w:bottom w:val="none" w:sz="0" w:space="0" w:color="auto"/>
        <w:right w:val="none" w:sz="0" w:space="0" w:color="auto"/>
      </w:divBdr>
    </w:div>
    <w:div w:id="1469275739">
      <w:bodyDiv w:val="1"/>
      <w:marLeft w:val="0"/>
      <w:marRight w:val="0"/>
      <w:marTop w:val="0"/>
      <w:marBottom w:val="0"/>
      <w:divBdr>
        <w:top w:val="none" w:sz="0" w:space="0" w:color="auto"/>
        <w:left w:val="none" w:sz="0" w:space="0" w:color="auto"/>
        <w:bottom w:val="none" w:sz="0" w:space="0" w:color="auto"/>
        <w:right w:val="none" w:sz="0" w:space="0" w:color="auto"/>
      </w:divBdr>
    </w:div>
    <w:div w:id="1469587110">
      <w:bodyDiv w:val="1"/>
      <w:marLeft w:val="0"/>
      <w:marRight w:val="0"/>
      <w:marTop w:val="0"/>
      <w:marBottom w:val="0"/>
      <w:divBdr>
        <w:top w:val="none" w:sz="0" w:space="0" w:color="auto"/>
        <w:left w:val="none" w:sz="0" w:space="0" w:color="auto"/>
        <w:bottom w:val="none" w:sz="0" w:space="0" w:color="auto"/>
        <w:right w:val="none" w:sz="0" w:space="0" w:color="auto"/>
      </w:divBdr>
    </w:div>
    <w:div w:id="1469591027">
      <w:bodyDiv w:val="1"/>
      <w:marLeft w:val="0"/>
      <w:marRight w:val="0"/>
      <w:marTop w:val="0"/>
      <w:marBottom w:val="0"/>
      <w:divBdr>
        <w:top w:val="none" w:sz="0" w:space="0" w:color="auto"/>
        <w:left w:val="none" w:sz="0" w:space="0" w:color="auto"/>
        <w:bottom w:val="none" w:sz="0" w:space="0" w:color="auto"/>
        <w:right w:val="none" w:sz="0" w:space="0" w:color="auto"/>
      </w:divBdr>
      <w:divsChild>
        <w:div w:id="671568717">
          <w:marLeft w:val="1166"/>
          <w:marRight w:val="0"/>
          <w:marTop w:val="154"/>
          <w:marBottom w:val="0"/>
          <w:divBdr>
            <w:top w:val="none" w:sz="0" w:space="0" w:color="auto"/>
            <w:left w:val="none" w:sz="0" w:space="0" w:color="auto"/>
            <w:bottom w:val="none" w:sz="0" w:space="0" w:color="auto"/>
            <w:right w:val="none" w:sz="0" w:space="0" w:color="auto"/>
          </w:divBdr>
        </w:div>
        <w:div w:id="718672599">
          <w:marLeft w:val="547"/>
          <w:marRight w:val="0"/>
          <w:marTop w:val="154"/>
          <w:marBottom w:val="0"/>
          <w:divBdr>
            <w:top w:val="none" w:sz="0" w:space="0" w:color="auto"/>
            <w:left w:val="none" w:sz="0" w:space="0" w:color="auto"/>
            <w:bottom w:val="none" w:sz="0" w:space="0" w:color="auto"/>
            <w:right w:val="none" w:sz="0" w:space="0" w:color="auto"/>
          </w:divBdr>
        </w:div>
      </w:divsChild>
    </w:div>
    <w:div w:id="1470055804">
      <w:bodyDiv w:val="1"/>
      <w:marLeft w:val="0"/>
      <w:marRight w:val="0"/>
      <w:marTop w:val="0"/>
      <w:marBottom w:val="0"/>
      <w:divBdr>
        <w:top w:val="none" w:sz="0" w:space="0" w:color="auto"/>
        <w:left w:val="none" w:sz="0" w:space="0" w:color="auto"/>
        <w:bottom w:val="none" w:sz="0" w:space="0" w:color="auto"/>
        <w:right w:val="none" w:sz="0" w:space="0" w:color="auto"/>
      </w:divBdr>
    </w:div>
    <w:div w:id="1471168869">
      <w:bodyDiv w:val="1"/>
      <w:marLeft w:val="0"/>
      <w:marRight w:val="0"/>
      <w:marTop w:val="0"/>
      <w:marBottom w:val="0"/>
      <w:divBdr>
        <w:top w:val="none" w:sz="0" w:space="0" w:color="auto"/>
        <w:left w:val="none" w:sz="0" w:space="0" w:color="auto"/>
        <w:bottom w:val="none" w:sz="0" w:space="0" w:color="auto"/>
        <w:right w:val="none" w:sz="0" w:space="0" w:color="auto"/>
      </w:divBdr>
    </w:div>
    <w:div w:id="1471904223">
      <w:bodyDiv w:val="1"/>
      <w:marLeft w:val="0"/>
      <w:marRight w:val="0"/>
      <w:marTop w:val="0"/>
      <w:marBottom w:val="0"/>
      <w:divBdr>
        <w:top w:val="none" w:sz="0" w:space="0" w:color="auto"/>
        <w:left w:val="none" w:sz="0" w:space="0" w:color="auto"/>
        <w:bottom w:val="none" w:sz="0" w:space="0" w:color="auto"/>
        <w:right w:val="none" w:sz="0" w:space="0" w:color="auto"/>
      </w:divBdr>
    </w:div>
    <w:div w:id="1473132838">
      <w:bodyDiv w:val="1"/>
      <w:marLeft w:val="0"/>
      <w:marRight w:val="0"/>
      <w:marTop w:val="0"/>
      <w:marBottom w:val="0"/>
      <w:divBdr>
        <w:top w:val="none" w:sz="0" w:space="0" w:color="auto"/>
        <w:left w:val="none" w:sz="0" w:space="0" w:color="auto"/>
        <w:bottom w:val="none" w:sz="0" w:space="0" w:color="auto"/>
        <w:right w:val="none" w:sz="0" w:space="0" w:color="auto"/>
      </w:divBdr>
    </w:div>
    <w:div w:id="1474906072">
      <w:bodyDiv w:val="1"/>
      <w:marLeft w:val="0"/>
      <w:marRight w:val="0"/>
      <w:marTop w:val="0"/>
      <w:marBottom w:val="0"/>
      <w:divBdr>
        <w:top w:val="none" w:sz="0" w:space="0" w:color="auto"/>
        <w:left w:val="none" w:sz="0" w:space="0" w:color="auto"/>
        <w:bottom w:val="none" w:sz="0" w:space="0" w:color="auto"/>
        <w:right w:val="none" w:sz="0" w:space="0" w:color="auto"/>
      </w:divBdr>
      <w:divsChild>
        <w:div w:id="1313288861">
          <w:marLeft w:val="547"/>
          <w:marRight w:val="0"/>
          <w:marTop w:val="134"/>
          <w:marBottom w:val="0"/>
          <w:divBdr>
            <w:top w:val="none" w:sz="0" w:space="0" w:color="auto"/>
            <w:left w:val="none" w:sz="0" w:space="0" w:color="auto"/>
            <w:bottom w:val="none" w:sz="0" w:space="0" w:color="auto"/>
            <w:right w:val="none" w:sz="0" w:space="0" w:color="auto"/>
          </w:divBdr>
        </w:div>
        <w:div w:id="1633947052">
          <w:marLeft w:val="547"/>
          <w:marRight w:val="0"/>
          <w:marTop w:val="134"/>
          <w:marBottom w:val="0"/>
          <w:divBdr>
            <w:top w:val="none" w:sz="0" w:space="0" w:color="auto"/>
            <w:left w:val="none" w:sz="0" w:space="0" w:color="auto"/>
            <w:bottom w:val="none" w:sz="0" w:space="0" w:color="auto"/>
            <w:right w:val="none" w:sz="0" w:space="0" w:color="auto"/>
          </w:divBdr>
        </w:div>
      </w:divsChild>
    </w:div>
    <w:div w:id="1475874036">
      <w:bodyDiv w:val="1"/>
      <w:marLeft w:val="0"/>
      <w:marRight w:val="0"/>
      <w:marTop w:val="0"/>
      <w:marBottom w:val="0"/>
      <w:divBdr>
        <w:top w:val="none" w:sz="0" w:space="0" w:color="auto"/>
        <w:left w:val="none" w:sz="0" w:space="0" w:color="auto"/>
        <w:bottom w:val="none" w:sz="0" w:space="0" w:color="auto"/>
        <w:right w:val="none" w:sz="0" w:space="0" w:color="auto"/>
      </w:divBdr>
    </w:div>
    <w:div w:id="1476337734">
      <w:bodyDiv w:val="1"/>
      <w:marLeft w:val="0"/>
      <w:marRight w:val="0"/>
      <w:marTop w:val="0"/>
      <w:marBottom w:val="0"/>
      <w:divBdr>
        <w:top w:val="none" w:sz="0" w:space="0" w:color="auto"/>
        <w:left w:val="none" w:sz="0" w:space="0" w:color="auto"/>
        <w:bottom w:val="none" w:sz="0" w:space="0" w:color="auto"/>
        <w:right w:val="none" w:sz="0" w:space="0" w:color="auto"/>
      </w:divBdr>
      <w:divsChild>
        <w:div w:id="114953224">
          <w:marLeft w:val="1166"/>
          <w:marRight w:val="0"/>
          <w:marTop w:val="134"/>
          <w:marBottom w:val="0"/>
          <w:divBdr>
            <w:top w:val="none" w:sz="0" w:space="0" w:color="auto"/>
            <w:left w:val="none" w:sz="0" w:space="0" w:color="auto"/>
            <w:bottom w:val="none" w:sz="0" w:space="0" w:color="auto"/>
            <w:right w:val="none" w:sz="0" w:space="0" w:color="auto"/>
          </w:divBdr>
        </w:div>
        <w:div w:id="381637237">
          <w:marLeft w:val="1166"/>
          <w:marRight w:val="0"/>
          <w:marTop w:val="134"/>
          <w:marBottom w:val="0"/>
          <w:divBdr>
            <w:top w:val="none" w:sz="0" w:space="0" w:color="auto"/>
            <w:left w:val="none" w:sz="0" w:space="0" w:color="auto"/>
            <w:bottom w:val="none" w:sz="0" w:space="0" w:color="auto"/>
            <w:right w:val="none" w:sz="0" w:space="0" w:color="auto"/>
          </w:divBdr>
        </w:div>
        <w:div w:id="676689849">
          <w:marLeft w:val="1166"/>
          <w:marRight w:val="0"/>
          <w:marTop w:val="134"/>
          <w:marBottom w:val="0"/>
          <w:divBdr>
            <w:top w:val="none" w:sz="0" w:space="0" w:color="auto"/>
            <w:left w:val="none" w:sz="0" w:space="0" w:color="auto"/>
            <w:bottom w:val="none" w:sz="0" w:space="0" w:color="auto"/>
            <w:right w:val="none" w:sz="0" w:space="0" w:color="auto"/>
          </w:divBdr>
        </w:div>
        <w:div w:id="1112167349">
          <w:marLeft w:val="1166"/>
          <w:marRight w:val="0"/>
          <w:marTop w:val="134"/>
          <w:marBottom w:val="0"/>
          <w:divBdr>
            <w:top w:val="none" w:sz="0" w:space="0" w:color="auto"/>
            <w:left w:val="none" w:sz="0" w:space="0" w:color="auto"/>
            <w:bottom w:val="none" w:sz="0" w:space="0" w:color="auto"/>
            <w:right w:val="none" w:sz="0" w:space="0" w:color="auto"/>
          </w:divBdr>
        </w:div>
        <w:div w:id="1774201992">
          <w:marLeft w:val="547"/>
          <w:marRight w:val="0"/>
          <w:marTop w:val="154"/>
          <w:marBottom w:val="0"/>
          <w:divBdr>
            <w:top w:val="none" w:sz="0" w:space="0" w:color="auto"/>
            <w:left w:val="none" w:sz="0" w:space="0" w:color="auto"/>
            <w:bottom w:val="none" w:sz="0" w:space="0" w:color="auto"/>
            <w:right w:val="none" w:sz="0" w:space="0" w:color="auto"/>
          </w:divBdr>
        </w:div>
      </w:divsChild>
    </w:div>
    <w:div w:id="1478261830">
      <w:bodyDiv w:val="1"/>
      <w:marLeft w:val="0"/>
      <w:marRight w:val="0"/>
      <w:marTop w:val="0"/>
      <w:marBottom w:val="0"/>
      <w:divBdr>
        <w:top w:val="none" w:sz="0" w:space="0" w:color="auto"/>
        <w:left w:val="none" w:sz="0" w:space="0" w:color="auto"/>
        <w:bottom w:val="none" w:sz="0" w:space="0" w:color="auto"/>
        <w:right w:val="none" w:sz="0" w:space="0" w:color="auto"/>
      </w:divBdr>
    </w:div>
    <w:div w:id="1478953388">
      <w:bodyDiv w:val="1"/>
      <w:marLeft w:val="0"/>
      <w:marRight w:val="0"/>
      <w:marTop w:val="0"/>
      <w:marBottom w:val="0"/>
      <w:divBdr>
        <w:top w:val="none" w:sz="0" w:space="0" w:color="auto"/>
        <w:left w:val="none" w:sz="0" w:space="0" w:color="auto"/>
        <w:bottom w:val="none" w:sz="0" w:space="0" w:color="auto"/>
        <w:right w:val="none" w:sz="0" w:space="0" w:color="auto"/>
      </w:divBdr>
    </w:div>
    <w:div w:id="1479834957">
      <w:bodyDiv w:val="1"/>
      <w:marLeft w:val="0"/>
      <w:marRight w:val="0"/>
      <w:marTop w:val="0"/>
      <w:marBottom w:val="0"/>
      <w:divBdr>
        <w:top w:val="none" w:sz="0" w:space="0" w:color="auto"/>
        <w:left w:val="none" w:sz="0" w:space="0" w:color="auto"/>
        <w:bottom w:val="none" w:sz="0" w:space="0" w:color="auto"/>
        <w:right w:val="none" w:sz="0" w:space="0" w:color="auto"/>
      </w:divBdr>
    </w:div>
    <w:div w:id="1480803044">
      <w:bodyDiv w:val="1"/>
      <w:marLeft w:val="0"/>
      <w:marRight w:val="0"/>
      <w:marTop w:val="0"/>
      <w:marBottom w:val="0"/>
      <w:divBdr>
        <w:top w:val="none" w:sz="0" w:space="0" w:color="auto"/>
        <w:left w:val="none" w:sz="0" w:space="0" w:color="auto"/>
        <w:bottom w:val="none" w:sz="0" w:space="0" w:color="auto"/>
        <w:right w:val="none" w:sz="0" w:space="0" w:color="auto"/>
      </w:divBdr>
    </w:div>
    <w:div w:id="1481654189">
      <w:bodyDiv w:val="1"/>
      <w:marLeft w:val="0"/>
      <w:marRight w:val="0"/>
      <w:marTop w:val="0"/>
      <w:marBottom w:val="0"/>
      <w:divBdr>
        <w:top w:val="none" w:sz="0" w:space="0" w:color="auto"/>
        <w:left w:val="none" w:sz="0" w:space="0" w:color="auto"/>
        <w:bottom w:val="none" w:sz="0" w:space="0" w:color="auto"/>
        <w:right w:val="none" w:sz="0" w:space="0" w:color="auto"/>
      </w:divBdr>
    </w:div>
    <w:div w:id="1482577031">
      <w:bodyDiv w:val="1"/>
      <w:marLeft w:val="0"/>
      <w:marRight w:val="0"/>
      <w:marTop w:val="0"/>
      <w:marBottom w:val="0"/>
      <w:divBdr>
        <w:top w:val="none" w:sz="0" w:space="0" w:color="auto"/>
        <w:left w:val="none" w:sz="0" w:space="0" w:color="auto"/>
        <w:bottom w:val="none" w:sz="0" w:space="0" w:color="auto"/>
        <w:right w:val="none" w:sz="0" w:space="0" w:color="auto"/>
      </w:divBdr>
    </w:div>
    <w:div w:id="1482848334">
      <w:bodyDiv w:val="1"/>
      <w:marLeft w:val="0"/>
      <w:marRight w:val="0"/>
      <w:marTop w:val="0"/>
      <w:marBottom w:val="0"/>
      <w:divBdr>
        <w:top w:val="none" w:sz="0" w:space="0" w:color="auto"/>
        <w:left w:val="none" w:sz="0" w:space="0" w:color="auto"/>
        <w:bottom w:val="none" w:sz="0" w:space="0" w:color="auto"/>
        <w:right w:val="none" w:sz="0" w:space="0" w:color="auto"/>
      </w:divBdr>
    </w:div>
    <w:div w:id="1482962400">
      <w:bodyDiv w:val="1"/>
      <w:marLeft w:val="0"/>
      <w:marRight w:val="0"/>
      <w:marTop w:val="0"/>
      <w:marBottom w:val="0"/>
      <w:divBdr>
        <w:top w:val="none" w:sz="0" w:space="0" w:color="auto"/>
        <w:left w:val="none" w:sz="0" w:space="0" w:color="auto"/>
        <w:bottom w:val="none" w:sz="0" w:space="0" w:color="auto"/>
        <w:right w:val="none" w:sz="0" w:space="0" w:color="auto"/>
      </w:divBdr>
    </w:div>
    <w:div w:id="1485244411">
      <w:bodyDiv w:val="1"/>
      <w:marLeft w:val="0"/>
      <w:marRight w:val="0"/>
      <w:marTop w:val="0"/>
      <w:marBottom w:val="0"/>
      <w:divBdr>
        <w:top w:val="none" w:sz="0" w:space="0" w:color="auto"/>
        <w:left w:val="none" w:sz="0" w:space="0" w:color="auto"/>
        <w:bottom w:val="none" w:sz="0" w:space="0" w:color="auto"/>
        <w:right w:val="none" w:sz="0" w:space="0" w:color="auto"/>
      </w:divBdr>
      <w:divsChild>
        <w:div w:id="193345343">
          <w:marLeft w:val="547"/>
          <w:marRight w:val="0"/>
          <w:marTop w:val="115"/>
          <w:marBottom w:val="0"/>
          <w:divBdr>
            <w:top w:val="none" w:sz="0" w:space="0" w:color="auto"/>
            <w:left w:val="none" w:sz="0" w:space="0" w:color="auto"/>
            <w:bottom w:val="none" w:sz="0" w:space="0" w:color="auto"/>
            <w:right w:val="none" w:sz="0" w:space="0" w:color="auto"/>
          </w:divBdr>
        </w:div>
        <w:div w:id="998922872">
          <w:marLeft w:val="1166"/>
          <w:marRight w:val="0"/>
          <w:marTop w:val="96"/>
          <w:marBottom w:val="0"/>
          <w:divBdr>
            <w:top w:val="none" w:sz="0" w:space="0" w:color="auto"/>
            <w:left w:val="none" w:sz="0" w:space="0" w:color="auto"/>
            <w:bottom w:val="none" w:sz="0" w:space="0" w:color="auto"/>
            <w:right w:val="none" w:sz="0" w:space="0" w:color="auto"/>
          </w:divBdr>
        </w:div>
        <w:div w:id="1013606880">
          <w:marLeft w:val="1166"/>
          <w:marRight w:val="0"/>
          <w:marTop w:val="96"/>
          <w:marBottom w:val="0"/>
          <w:divBdr>
            <w:top w:val="none" w:sz="0" w:space="0" w:color="auto"/>
            <w:left w:val="none" w:sz="0" w:space="0" w:color="auto"/>
            <w:bottom w:val="none" w:sz="0" w:space="0" w:color="auto"/>
            <w:right w:val="none" w:sz="0" w:space="0" w:color="auto"/>
          </w:divBdr>
        </w:div>
        <w:div w:id="1047333515">
          <w:marLeft w:val="1166"/>
          <w:marRight w:val="0"/>
          <w:marTop w:val="96"/>
          <w:marBottom w:val="0"/>
          <w:divBdr>
            <w:top w:val="none" w:sz="0" w:space="0" w:color="auto"/>
            <w:left w:val="none" w:sz="0" w:space="0" w:color="auto"/>
            <w:bottom w:val="none" w:sz="0" w:space="0" w:color="auto"/>
            <w:right w:val="none" w:sz="0" w:space="0" w:color="auto"/>
          </w:divBdr>
        </w:div>
        <w:div w:id="1119448233">
          <w:marLeft w:val="1166"/>
          <w:marRight w:val="0"/>
          <w:marTop w:val="96"/>
          <w:marBottom w:val="0"/>
          <w:divBdr>
            <w:top w:val="none" w:sz="0" w:space="0" w:color="auto"/>
            <w:left w:val="none" w:sz="0" w:space="0" w:color="auto"/>
            <w:bottom w:val="none" w:sz="0" w:space="0" w:color="auto"/>
            <w:right w:val="none" w:sz="0" w:space="0" w:color="auto"/>
          </w:divBdr>
        </w:div>
        <w:div w:id="1760758057">
          <w:marLeft w:val="1166"/>
          <w:marRight w:val="0"/>
          <w:marTop w:val="96"/>
          <w:marBottom w:val="0"/>
          <w:divBdr>
            <w:top w:val="none" w:sz="0" w:space="0" w:color="auto"/>
            <w:left w:val="none" w:sz="0" w:space="0" w:color="auto"/>
            <w:bottom w:val="none" w:sz="0" w:space="0" w:color="auto"/>
            <w:right w:val="none" w:sz="0" w:space="0" w:color="auto"/>
          </w:divBdr>
        </w:div>
        <w:div w:id="1973175709">
          <w:marLeft w:val="547"/>
          <w:marRight w:val="0"/>
          <w:marTop w:val="115"/>
          <w:marBottom w:val="0"/>
          <w:divBdr>
            <w:top w:val="none" w:sz="0" w:space="0" w:color="auto"/>
            <w:left w:val="none" w:sz="0" w:space="0" w:color="auto"/>
            <w:bottom w:val="none" w:sz="0" w:space="0" w:color="auto"/>
            <w:right w:val="none" w:sz="0" w:space="0" w:color="auto"/>
          </w:divBdr>
        </w:div>
        <w:div w:id="2044867408">
          <w:marLeft w:val="1166"/>
          <w:marRight w:val="0"/>
          <w:marTop w:val="96"/>
          <w:marBottom w:val="0"/>
          <w:divBdr>
            <w:top w:val="none" w:sz="0" w:space="0" w:color="auto"/>
            <w:left w:val="none" w:sz="0" w:space="0" w:color="auto"/>
            <w:bottom w:val="none" w:sz="0" w:space="0" w:color="auto"/>
            <w:right w:val="none" w:sz="0" w:space="0" w:color="auto"/>
          </w:divBdr>
        </w:div>
      </w:divsChild>
    </w:div>
    <w:div w:id="1486703624">
      <w:bodyDiv w:val="1"/>
      <w:marLeft w:val="0"/>
      <w:marRight w:val="0"/>
      <w:marTop w:val="0"/>
      <w:marBottom w:val="0"/>
      <w:divBdr>
        <w:top w:val="none" w:sz="0" w:space="0" w:color="auto"/>
        <w:left w:val="none" w:sz="0" w:space="0" w:color="auto"/>
        <w:bottom w:val="none" w:sz="0" w:space="0" w:color="auto"/>
        <w:right w:val="none" w:sz="0" w:space="0" w:color="auto"/>
      </w:divBdr>
    </w:div>
    <w:div w:id="1486780483">
      <w:bodyDiv w:val="1"/>
      <w:marLeft w:val="0"/>
      <w:marRight w:val="0"/>
      <w:marTop w:val="0"/>
      <w:marBottom w:val="0"/>
      <w:divBdr>
        <w:top w:val="none" w:sz="0" w:space="0" w:color="auto"/>
        <w:left w:val="none" w:sz="0" w:space="0" w:color="auto"/>
        <w:bottom w:val="none" w:sz="0" w:space="0" w:color="auto"/>
        <w:right w:val="none" w:sz="0" w:space="0" w:color="auto"/>
      </w:divBdr>
    </w:div>
    <w:div w:id="1486968567">
      <w:bodyDiv w:val="1"/>
      <w:marLeft w:val="0"/>
      <w:marRight w:val="0"/>
      <w:marTop w:val="0"/>
      <w:marBottom w:val="0"/>
      <w:divBdr>
        <w:top w:val="none" w:sz="0" w:space="0" w:color="auto"/>
        <w:left w:val="none" w:sz="0" w:space="0" w:color="auto"/>
        <w:bottom w:val="none" w:sz="0" w:space="0" w:color="auto"/>
        <w:right w:val="none" w:sz="0" w:space="0" w:color="auto"/>
      </w:divBdr>
    </w:div>
    <w:div w:id="1488280261">
      <w:bodyDiv w:val="1"/>
      <w:marLeft w:val="0"/>
      <w:marRight w:val="0"/>
      <w:marTop w:val="0"/>
      <w:marBottom w:val="0"/>
      <w:divBdr>
        <w:top w:val="none" w:sz="0" w:space="0" w:color="auto"/>
        <w:left w:val="none" w:sz="0" w:space="0" w:color="auto"/>
        <w:bottom w:val="none" w:sz="0" w:space="0" w:color="auto"/>
        <w:right w:val="none" w:sz="0" w:space="0" w:color="auto"/>
      </w:divBdr>
      <w:divsChild>
        <w:div w:id="922029060">
          <w:marLeft w:val="1166"/>
          <w:marRight w:val="0"/>
          <w:marTop w:val="77"/>
          <w:marBottom w:val="0"/>
          <w:divBdr>
            <w:top w:val="none" w:sz="0" w:space="0" w:color="auto"/>
            <w:left w:val="none" w:sz="0" w:space="0" w:color="auto"/>
            <w:bottom w:val="none" w:sz="0" w:space="0" w:color="auto"/>
            <w:right w:val="none" w:sz="0" w:space="0" w:color="auto"/>
          </w:divBdr>
        </w:div>
        <w:div w:id="936517827">
          <w:marLeft w:val="1166"/>
          <w:marRight w:val="0"/>
          <w:marTop w:val="77"/>
          <w:marBottom w:val="0"/>
          <w:divBdr>
            <w:top w:val="none" w:sz="0" w:space="0" w:color="auto"/>
            <w:left w:val="none" w:sz="0" w:space="0" w:color="auto"/>
            <w:bottom w:val="none" w:sz="0" w:space="0" w:color="auto"/>
            <w:right w:val="none" w:sz="0" w:space="0" w:color="auto"/>
          </w:divBdr>
        </w:div>
        <w:div w:id="1690984232">
          <w:marLeft w:val="1166"/>
          <w:marRight w:val="0"/>
          <w:marTop w:val="77"/>
          <w:marBottom w:val="0"/>
          <w:divBdr>
            <w:top w:val="none" w:sz="0" w:space="0" w:color="auto"/>
            <w:left w:val="none" w:sz="0" w:space="0" w:color="auto"/>
            <w:bottom w:val="none" w:sz="0" w:space="0" w:color="auto"/>
            <w:right w:val="none" w:sz="0" w:space="0" w:color="auto"/>
          </w:divBdr>
        </w:div>
        <w:div w:id="2038894810">
          <w:marLeft w:val="1166"/>
          <w:marRight w:val="0"/>
          <w:marTop w:val="77"/>
          <w:marBottom w:val="0"/>
          <w:divBdr>
            <w:top w:val="none" w:sz="0" w:space="0" w:color="auto"/>
            <w:left w:val="none" w:sz="0" w:space="0" w:color="auto"/>
            <w:bottom w:val="none" w:sz="0" w:space="0" w:color="auto"/>
            <w:right w:val="none" w:sz="0" w:space="0" w:color="auto"/>
          </w:divBdr>
        </w:div>
      </w:divsChild>
    </w:div>
    <w:div w:id="1488670055">
      <w:bodyDiv w:val="1"/>
      <w:marLeft w:val="0"/>
      <w:marRight w:val="0"/>
      <w:marTop w:val="0"/>
      <w:marBottom w:val="0"/>
      <w:divBdr>
        <w:top w:val="none" w:sz="0" w:space="0" w:color="auto"/>
        <w:left w:val="none" w:sz="0" w:space="0" w:color="auto"/>
        <w:bottom w:val="none" w:sz="0" w:space="0" w:color="auto"/>
        <w:right w:val="none" w:sz="0" w:space="0" w:color="auto"/>
      </w:divBdr>
    </w:div>
    <w:div w:id="1488746853">
      <w:bodyDiv w:val="1"/>
      <w:marLeft w:val="0"/>
      <w:marRight w:val="0"/>
      <w:marTop w:val="0"/>
      <w:marBottom w:val="0"/>
      <w:divBdr>
        <w:top w:val="none" w:sz="0" w:space="0" w:color="auto"/>
        <w:left w:val="none" w:sz="0" w:space="0" w:color="auto"/>
        <w:bottom w:val="none" w:sz="0" w:space="0" w:color="auto"/>
        <w:right w:val="none" w:sz="0" w:space="0" w:color="auto"/>
      </w:divBdr>
      <w:divsChild>
        <w:div w:id="1035350572">
          <w:marLeft w:val="1166"/>
          <w:marRight w:val="0"/>
          <w:marTop w:val="115"/>
          <w:marBottom w:val="0"/>
          <w:divBdr>
            <w:top w:val="none" w:sz="0" w:space="0" w:color="auto"/>
            <w:left w:val="none" w:sz="0" w:space="0" w:color="auto"/>
            <w:bottom w:val="none" w:sz="0" w:space="0" w:color="auto"/>
            <w:right w:val="none" w:sz="0" w:space="0" w:color="auto"/>
          </w:divBdr>
        </w:div>
        <w:div w:id="1411386498">
          <w:marLeft w:val="547"/>
          <w:marRight w:val="0"/>
          <w:marTop w:val="134"/>
          <w:marBottom w:val="0"/>
          <w:divBdr>
            <w:top w:val="none" w:sz="0" w:space="0" w:color="auto"/>
            <w:left w:val="none" w:sz="0" w:space="0" w:color="auto"/>
            <w:bottom w:val="none" w:sz="0" w:space="0" w:color="auto"/>
            <w:right w:val="none" w:sz="0" w:space="0" w:color="auto"/>
          </w:divBdr>
        </w:div>
      </w:divsChild>
    </w:div>
    <w:div w:id="1490711947">
      <w:bodyDiv w:val="1"/>
      <w:marLeft w:val="0"/>
      <w:marRight w:val="0"/>
      <w:marTop w:val="0"/>
      <w:marBottom w:val="0"/>
      <w:divBdr>
        <w:top w:val="none" w:sz="0" w:space="0" w:color="auto"/>
        <w:left w:val="none" w:sz="0" w:space="0" w:color="auto"/>
        <w:bottom w:val="none" w:sz="0" w:space="0" w:color="auto"/>
        <w:right w:val="none" w:sz="0" w:space="0" w:color="auto"/>
      </w:divBdr>
    </w:div>
    <w:div w:id="1491096874">
      <w:bodyDiv w:val="1"/>
      <w:marLeft w:val="0"/>
      <w:marRight w:val="0"/>
      <w:marTop w:val="0"/>
      <w:marBottom w:val="0"/>
      <w:divBdr>
        <w:top w:val="none" w:sz="0" w:space="0" w:color="auto"/>
        <w:left w:val="none" w:sz="0" w:space="0" w:color="auto"/>
        <w:bottom w:val="none" w:sz="0" w:space="0" w:color="auto"/>
        <w:right w:val="none" w:sz="0" w:space="0" w:color="auto"/>
      </w:divBdr>
    </w:div>
    <w:div w:id="1491362231">
      <w:bodyDiv w:val="1"/>
      <w:marLeft w:val="0"/>
      <w:marRight w:val="0"/>
      <w:marTop w:val="0"/>
      <w:marBottom w:val="0"/>
      <w:divBdr>
        <w:top w:val="none" w:sz="0" w:space="0" w:color="auto"/>
        <w:left w:val="none" w:sz="0" w:space="0" w:color="auto"/>
        <w:bottom w:val="none" w:sz="0" w:space="0" w:color="auto"/>
        <w:right w:val="none" w:sz="0" w:space="0" w:color="auto"/>
      </w:divBdr>
    </w:div>
    <w:div w:id="1493177573">
      <w:bodyDiv w:val="1"/>
      <w:marLeft w:val="0"/>
      <w:marRight w:val="0"/>
      <w:marTop w:val="0"/>
      <w:marBottom w:val="0"/>
      <w:divBdr>
        <w:top w:val="none" w:sz="0" w:space="0" w:color="auto"/>
        <w:left w:val="none" w:sz="0" w:space="0" w:color="auto"/>
        <w:bottom w:val="none" w:sz="0" w:space="0" w:color="auto"/>
        <w:right w:val="none" w:sz="0" w:space="0" w:color="auto"/>
      </w:divBdr>
      <w:divsChild>
        <w:div w:id="17122998">
          <w:marLeft w:val="547"/>
          <w:marRight w:val="0"/>
          <w:marTop w:val="115"/>
          <w:marBottom w:val="0"/>
          <w:divBdr>
            <w:top w:val="none" w:sz="0" w:space="0" w:color="auto"/>
            <w:left w:val="none" w:sz="0" w:space="0" w:color="auto"/>
            <w:bottom w:val="none" w:sz="0" w:space="0" w:color="auto"/>
            <w:right w:val="none" w:sz="0" w:space="0" w:color="auto"/>
          </w:divBdr>
        </w:div>
        <w:div w:id="672537644">
          <w:marLeft w:val="1166"/>
          <w:marRight w:val="0"/>
          <w:marTop w:val="96"/>
          <w:marBottom w:val="0"/>
          <w:divBdr>
            <w:top w:val="none" w:sz="0" w:space="0" w:color="auto"/>
            <w:left w:val="none" w:sz="0" w:space="0" w:color="auto"/>
            <w:bottom w:val="none" w:sz="0" w:space="0" w:color="auto"/>
            <w:right w:val="none" w:sz="0" w:space="0" w:color="auto"/>
          </w:divBdr>
        </w:div>
        <w:div w:id="1235699982">
          <w:marLeft w:val="1166"/>
          <w:marRight w:val="0"/>
          <w:marTop w:val="96"/>
          <w:marBottom w:val="0"/>
          <w:divBdr>
            <w:top w:val="none" w:sz="0" w:space="0" w:color="auto"/>
            <w:left w:val="none" w:sz="0" w:space="0" w:color="auto"/>
            <w:bottom w:val="none" w:sz="0" w:space="0" w:color="auto"/>
            <w:right w:val="none" w:sz="0" w:space="0" w:color="auto"/>
          </w:divBdr>
        </w:div>
        <w:div w:id="2048795680">
          <w:marLeft w:val="1166"/>
          <w:marRight w:val="0"/>
          <w:marTop w:val="96"/>
          <w:marBottom w:val="0"/>
          <w:divBdr>
            <w:top w:val="none" w:sz="0" w:space="0" w:color="auto"/>
            <w:left w:val="none" w:sz="0" w:space="0" w:color="auto"/>
            <w:bottom w:val="none" w:sz="0" w:space="0" w:color="auto"/>
            <w:right w:val="none" w:sz="0" w:space="0" w:color="auto"/>
          </w:divBdr>
        </w:div>
      </w:divsChild>
    </w:div>
    <w:div w:id="1493764697">
      <w:bodyDiv w:val="1"/>
      <w:marLeft w:val="0"/>
      <w:marRight w:val="0"/>
      <w:marTop w:val="0"/>
      <w:marBottom w:val="0"/>
      <w:divBdr>
        <w:top w:val="none" w:sz="0" w:space="0" w:color="auto"/>
        <w:left w:val="none" w:sz="0" w:space="0" w:color="auto"/>
        <w:bottom w:val="none" w:sz="0" w:space="0" w:color="auto"/>
        <w:right w:val="none" w:sz="0" w:space="0" w:color="auto"/>
      </w:divBdr>
    </w:div>
    <w:div w:id="1494564155">
      <w:bodyDiv w:val="1"/>
      <w:marLeft w:val="0"/>
      <w:marRight w:val="0"/>
      <w:marTop w:val="0"/>
      <w:marBottom w:val="0"/>
      <w:divBdr>
        <w:top w:val="none" w:sz="0" w:space="0" w:color="auto"/>
        <w:left w:val="none" w:sz="0" w:space="0" w:color="auto"/>
        <w:bottom w:val="none" w:sz="0" w:space="0" w:color="auto"/>
        <w:right w:val="none" w:sz="0" w:space="0" w:color="auto"/>
      </w:divBdr>
    </w:div>
    <w:div w:id="1494834295">
      <w:bodyDiv w:val="1"/>
      <w:marLeft w:val="0"/>
      <w:marRight w:val="0"/>
      <w:marTop w:val="0"/>
      <w:marBottom w:val="0"/>
      <w:divBdr>
        <w:top w:val="none" w:sz="0" w:space="0" w:color="auto"/>
        <w:left w:val="none" w:sz="0" w:space="0" w:color="auto"/>
        <w:bottom w:val="none" w:sz="0" w:space="0" w:color="auto"/>
        <w:right w:val="none" w:sz="0" w:space="0" w:color="auto"/>
      </w:divBdr>
    </w:div>
    <w:div w:id="1495947098">
      <w:bodyDiv w:val="1"/>
      <w:marLeft w:val="0"/>
      <w:marRight w:val="0"/>
      <w:marTop w:val="0"/>
      <w:marBottom w:val="0"/>
      <w:divBdr>
        <w:top w:val="none" w:sz="0" w:space="0" w:color="auto"/>
        <w:left w:val="none" w:sz="0" w:space="0" w:color="auto"/>
        <w:bottom w:val="none" w:sz="0" w:space="0" w:color="auto"/>
        <w:right w:val="none" w:sz="0" w:space="0" w:color="auto"/>
      </w:divBdr>
    </w:div>
    <w:div w:id="1496803584">
      <w:bodyDiv w:val="1"/>
      <w:marLeft w:val="0"/>
      <w:marRight w:val="0"/>
      <w:marTop w:val="0"/>
      <w:marBottom w:val="0"/>
      <w:divBdr>
        <w:top w:val="none" w:sz="0" w:space="0" w:color="auto"/>
        <w:left w:val="none" w:sz="0" w:space="0" w:color="auto"/>
        <w:bottom w:val="none" w:sz="0" w:space="0" w:color="auto"/>
        <w:right w:val="none" w:sz="0" w:space="0" w:color="auto"/>
      </w:divBdr>
      <w:divsChild>
        <w:div w:id="836923544">
          <w:marLeft w:val="547"/>
          <w:marRight w:val="0"/>
          <w:marTop w:val="154"/>
          <w:marBottom w:val="0"/>
          <w:divBdr>
            <w:top w:val="none" w:sz="0" w:space="0" w:color="auto"/>
            <w:left w:val="none" w:sz="0" w:space="0" w:color="auto"/>
            <w:bottom w:val="none" w:sz="0" w:space="0" w:color="auto"/>
            <w:right w:val="none" w:sz="0" w:space="0" w:color="auto"/>
          </w:divBdr>
        </w:div>
        <w:div w:id="1152016134">
          <w:marLeft w:val="1166"/>
          <w:marRight w:val="0"/>
          <w:marTop w:val="134"/>
          <w:marBottom w:val="0"/>
          <w:divBdr>
            <w:top w:val="none" w:sz="0" w:space="0" w:color="auto"/>
            <w:left w:val="none" w:sz="0" w:space="0" w:color="auto"/>
            <w:bottom w:val="none" w:sz="0" w:space="0" w:color="auto"/>
            <w:right w:val="none" w:sz="0" w:space="0" w:color="auto"/>
          </w:divBdr>
        </w:div>
        <w:div w:id="1865291900">
          <w:marLeft w:val="1166"/>
          <w:marRight w:val="0"/>
          <w:marTop w:val="134"/>
          <w:marBottom w:val="0"/>
          <w:divBdr>
            <w:top w:val="none" w:sz="0" w:space="0" w:color="auto"/>
            <w:left w:val="none" w:sz="0" w:space="0" w:color="auto"/>
            <w:bottom w:val="none" w:sz="0" w:space="0" w:color="auto"/>
            <w:right w:val="none" w:sz="0" w:space="0" w:color="auto"/>
          </w:divBdr>
        </w:div>
        <w:div w:id="2092653950">
          <w:marLeft w:val="1800"/>
          <w:marRight w:val="0"/>
          <w:marTop w:val="115"/>
          <w:marBottom w:val="0"/>
          <w:divBdr>
            <w:top w:val="none" w:sz="0" w:space="0" w:color="auto"/>
            <w:left w:val="none" w:sz="0" w:space="0" w:color="auto"/>
            <w:bottom w:val="none" w:sz="0" w:space="0" w:color="auto"/>
            <w:right w:val="none" w:sz="0" w:space="0" w:color="auto"/>
          </w:divBdr>
        </w:div>
      </w:divsChild>
    </w:div>
    <w:div w:id="1497573091">
      <w:bodyDiv w:val="1"/>
      <w:marLeft w:val="0"/>
      <w:marRight w:val="0"/>
      <w:marTop w:val="0"/>
      <w:marBottom w:val="0"/>
      <w:divBdr>
        <w:top w:val="none" w:sz="0" w:space="0" w:color="auto"/>
        <w:left w:val="none" w:sz="0" w:space="0" w:color="auto"/>
        <w:bottom w:val="none" w:sz="0" w:space="0" w:color="auto"/>
        <w:right w:val="none" w:sz="0" w:space="0" w:color="auto"/>
      </w:divBdr>
    </w:div>
    <w:div w:id="1497652691">
      <w:bodyDiv w:val="1"/>
      <w:marLeft w:val="0"/>
      <w:marRight w:val="0"/>
      <w:marTop w:val="0"/>
      <w:marBottom w:val="0"/>
      <w:divBdr>
        <w:top w:val="none" w:sz="0" w:space="0" w:color="auto"/>
        <w:left w:val="none" w:sz="0" w:space="0" w:color="auto"/>
        <w:bottom w:val="none" w:sz="0" w:space="0" w:color="auto"/>
        <w:right w:val="none" w:sz="0" w:space="0" w:color="auto"/>
      </w:divBdr>
    </w:div>
    <w:div w:id="1498886102">
      <w:bodyDiv w:val="1"/>
      <w:marLeft w:val="0"/>
      <w:marRight w:val="0"/>
      <w:marTop w:val="0"/>
      <w:marBottom w:val="0"/>
      <w:divBdr>
        <w:top w:val="none" w:sz="0" w:space="0" w:color="auto"/>
        <w:left w:val="none" w:sz="0" w:space="0" w:color="auto"/>
        <w:bottom w:val="none" w:sz="0" w:space="0" w:color="auto"/>
        <w:right w:val="none" w:sz="0" w:space="0" w:color="auto"/>
      </w:divBdr>
    </w:div>
    <w:div w:id="1499687591">
      <w:bodyDiv w:val="1"/>
      <w:marLeft w:val="0"/>
      <w:marRight w:val="0"/>
      <w:marTop w:val="0"/>
      <w:marBottom w:val="0"/>
      <w:divBdr>
        <w:top w:val="none" w:sz="0" w:space="0" w:color="auto"/>
        <w:left w:val="none" w:sz="0" w:space="0" w:color="auto"/>
        <w:bottom w:val="none" w:sz="0" w:space="0" w:color="auto"/>
        <w:right w:val="none" w:sz="0" w:space="0" w:color="auto"/>
      </w:divBdr>
    </w:div>
    <w:div w:id="1501390406">
      <w:bodyDiv w:val="1"/>
      <w:marLeft w:val="0"/>
      <w:marRight w:val="0"/>
      <w:marTop w:val="0"/>
      <w:marBottom w:val="0"/>
      <w:divBdr>
        <w:top w:val="none" w:sz="0" w:space="0" w:color="auto"/>
        <w:left w:val="none" w:sz="0" w:space="0" w:color="auto"/>
        <w:bottom w:val="none" w:sz="0" w:space="0" w:color="auto"/>
        <w:right w:val="none" w:sz="0" w:space="0" w:color="auto"/>
      </w:divBdr>
    </w:div>
    <w:div w:id="1501505961">
      <w:bodyDiv w:val="1"/>
      <w:marLeft w:val="0"/>
      <w:marRight w:val="0"/>
      <w:marTop w:val="0"/>
      <w:marBottom w:val="0"/>
      <w:divBdr>
        <w:top w:val="none" w:sz="0" w:space="0" w:color="auto"/>
        <w:left w:val="none" w:sz="0" w:space="0" w:color="auto"/>
        <w:bottom w:val="none" w:sz="0" w:space="0" w:color="auto"/>
        <w:right w:val="none" w:sz="0" w:space="0" w:color="auto"/>
      </w:divBdr>
      <w:divsChild>
        <w:div w:id="682635236">
          <w:marLeft w:val="1800"/>
          <w:marRight w:val="0"/>
          <w:marTop w:val="67"/>
          <w:marBottom w:val="0"/>
          <w:divBdr>
            <w:top w:val="none" w:sz="0" w:space="0" w:color="auto"/>
            <w:left w:val="none" w:sz="0" w:space="0" w:color="auto"/>
            <w:bottom w:val="none" w:sz="0" w:space="0" w:color="auto"/>
            <w:right w:val="none" w:sz="0" w:space="0" w:color="auto"/>
          </w:divBdr>
        </w:div>
        <w:div w:id="749011015">
          <w:marLeft w:val="1800"/>
          <w:marRight w:val="0"/>
          <w:marTop w:val="67"/>
          <w:marBottom w:val="0"/>
          <w:divBdr>
            <w:top w:val="none" w:sz="0" w:space="0" w:color="auto"/>
            <w:left w:val="none" w:sz="0" w:space="0" w:color="auto"/>
            <w:bottom w:val="none" w:sz="0" w:space="0" w:color="auto"/>
            <w:right w:val="none" w:sz="0" w:space="0" w:color="auto"/>
          </w:divBdr>
        </w:div>
        <w:div w:id="1207832773">
          <w:marLeft w:val="2520"/>
          <w:marRight w:val="0"/>
          <w:marTop w:val="67"/>
          <w:marBottom w:val="0"/>
          <w:divBdr>
            <w:top w:val="none" w:sz="0" w:space="0" w:color="auto"/>
            <w:left w:val="none" w:sz="0" w:space="0" w:color="auto"/>
            <w:bottom w:val="none" w:sz="0" w:space="0" w:color="auto"/>
            <w:right w:val="none" w:sz="0" w:space="0" w:color="auto"/>
          </w:divBdr>
        </w:div>
        <w:div w:id="1319648923">
          <w:marLeft w:val="1800"/>
          <w:marRight w:val="0"/>
          <w:marTop w:val="67"/>
          <w:marBottom w:val="0"/>
          <w:divBdr>
            <w:top w:val="none" w:sz="0" w:space="0" w:color="auto"/>
            <w:left w:val="none" w:sz="0" w:space="0" w:color="auto"/>
            <w:bottom w:val="none" w:sz="0" w:space="0" w:color="auto"/>
            <w:right w:val="none" w:sz="0" w:space="0" w:color="auto"/>
          </w:divBdr>
        </w:div>
        <w:div w:id="1393581697">
          <w:marLeft w:val="1800"/>
          <w:marRight w:val="0"/>
          <w:marTop w:val="67"/>
          <w:marBottom w:val="0"/>
          <w:divBdr>
            <w:top w:val="none" w:sz="0" w:space="0" w:color="auto"/>
            <w:left w:val="none" w:sz="0" w:space="0" w:color="auto"/>
            <w:bottom w:val="none" w:sz="0" w:space="0" w:color="auto"/>
            <w:right w:val="none" w:sz="0" w:space="0" w:color="auto"/>
          </w:divBdr>
        </w:div>
        <w:div w:id="1403018945">
          <w:marLeft w:val="1166"/>
          <w:marRight w:val="0"/>
          <w:marTop w:val="77"/>
          <w:marBottom w:val="0"/>
          <w:divBdr>
            <w:top w:val="none" w:sz="0" w:space="0" w:color="auto"/>
            <w:left w:val="none" w:sz="0" w:space="0" w:color="auto"/>
            <w:bottom w:val="none" w:sz="0" w:space="0" w:color="auto"/>
            <w:right w:val="none" w:sz="0" w:space="0" w:color="auto"/>
          </w:divBdr>
        </w:div>
        <w:div w:id="1774089096">
          <w:marLeft w:val="2520"/>
          <w:marRight w:val="0"/>
          <w:marTop w:val="67"/>
          <w:marBottom w:val="0"/>
          <w:divBdr>
            <w:top w:val="none" w:sz="0" w:space="0" w:color="auto"/>
            <w:left w:val="none" w:sz="0" w:space="0" w:color="auto"/>
            <w:bottom w:val="none" w:sz="0" w:space="0" w:color="auto"/>
            <w:right w:val="none" w:sz="0" w:space="0" w:color="auto"/>
          </w:divBdr>
        </w:div>
        <w:div w:id="1880781019">
          <w:marLeft w:val="547"/>
          <w:marRight w:val="0"/>
          <w:marTop w:val="86"/>
          <w:marBottom w:val="0"/>
          <w:divBdr>
            <w:top w:val="none" w:sz="0" w:space="0" w:color="auto"/>
            <w:left w:val="none" w:sz="0" w:space="0" w:color="auto"/>
            <w:bottom w:val="none" w:sz="0" w:space="0" w:color="auto"/>
            <w:right w:val="none" w:sz="0" w:space="0" w:color="auto"/>
          </w:divBdr>
        </w:div>
        <w:div w:id="2002003158">
          <w:marLeft w:val="1166"/>
          <w:marRight w:val="0"/>
          <w:marTop w:val="77"/>
          <w:marBottom w:val="0"/>
          <w:divBdr>
            <w:top w:val="none" w:sz="0" w:space="0" w:color="auto"/>
            <w:left w:val="none" w:sz="0" w:space="0" w:color="auto"/>
            <w:bottom w:val="none" w:sz="0" w:space="0" w:color="auto"/>
            <w:right w:val="none" w:sz="0" w:space="0" w:color="auto"/>
          </w:divBdr>
        </w:div>
      </w:divsChild>
    </w:div>
    <w:div w:id="1502937605">
      <w:bodyDiv w:val="1"/>
      <w:marLeft w:val="0"/>
      <w:marRight w:val="0"/>
      <w:marTop w:val="0"/>
      <w:marBottom w:val="0"/>
      <w:divBdr>
        <w:top w:val="none" w:sz="0" w:space="0" w:color="auto"/>
        <w:left w:val="none" w:sz="0" w:space="0" w:color="auto"/>
        <w:bottom w:val="none" w:sz="0" w:space="0" w:color="auto"/>
        <w:right w:val="none" w:sz="0" w:space="0" w:color="auto"/>
      </w:divBdr>
    </w:div>
    <w:div w:id="1503086986">
      <w:bodyDiv w:val="1"/>
      <w:marLeft w:val="0"/>
      <w:marRight w:val="0"/>
      <w:marTop w:val="0"/>
      <w:marBottom w:val="0"/>
      <w:divBdr>
        <w:top w:val="none" w:sz="0" w:space="0" w:color="auto"/>
        <w:left w:val="none" w:sz="0" w:space="0" w:color="auto"/>
        <w:bottom w:val="none" w:sz="0" w:space="0" w:color="auto"/>
        <w:right w:val="none" w:sz="0" w:space="0" w:color="auto"/>
      </w:divBdr>
      <w:divsChild>
        <w:div w:id="149752399">
          <w:marLeft w:val="274"/>
          <w:marRight w:val="0"/>
          <w:marTop w:val="91"/>
          <w:marBottom w:val="0"/>
          <w:divBdr>
            <w:top w:val="none" w:sz="0" w:space="0" w:color="auto"/>
            <w:left w:val="none" w:sz="0" w:space="0" w:color="auto"/>
            <w:bottom w:val="none" w:sz="0" w:space="0" w:color="auto"/>
            <w:right w:val="none" w:sz="0" w:space="0" w:color="auto"/>
          </w:divBdr>
        </w:div>
        <w:div w:id="182406378">
          <w:marLeft w:val="274"/>
          <w:marRight w:val="0"/>
          <w:marTop w:val="91"/>
          <w:marBottom w:val="0"/>
          <w:divBdr>
            <w:top w:val="none" w:sz="0" w:space="0" w:color="auto"/>
            <w:left w:val="none" w:sz="0" w:space="0" w:color="auto"/>
            <w:bottom w:val="none" w:sz="0" w:space="0" w:color="auto"/>
            <w:right w:val="none" w:sz="0" w:space="0" w:color="auto"/>
          </w:divBdr>
        </w:div>
        <w:div w:id="183634496">
          <w:marLeft w:val="274"/>
          <w:marRight w:val="0"/>
          <w:marTop w:val="91"/>
          <w:marBottom w:val="0"/>
          <w:divBdr>
            <w:top w:val="none" w:sz="0" w:space="0" w:color="auto"/>
            <w:left w:val="none" w:sz="0" w:space="0" w:color="auto"/>
            <w:bottom w:val="none" w:sz="0" w:space="0" w:color="auto"/>
            <w:right w:val="none" w:sz="0" w:space="0" w:color="auto"/>
          </w:divBdr>
        </w:div>
        <w:div w:id="291861022">
          <w:marLeft w:val="835"/>
          <w:marRight w:val="0"/>
          <w:marTop w:val="77"/>
          <w:marBottom w:val="0"/>
          <w:divBdr>
            <w:top w:val="none" w:sz="0" w:space="0" w:color="auto"/>
            <w:left w:val="none" w:sz="0" w:space="0" w:color="auto"/>
            <w:bottom w:val="none" w:sz="0" w:space="0" w:color="auto"/>
            <w:right w:val="none" w:sz="0" w:space="0" w:color="auto"/>
          </w:divBdr>
        </w:div>
        <w:div w:id="786777600">
          <w:marLeft w:val="835"/>
          <w:marRight w:val="0"/>
          <w:marTop w:val="77"/>
          <w:marBottom w:val="0"/>
          <w:divBdr>
            <w:top w:val="none" w:sz="0" w:space="0" w:color="auto"/>
            <w:left w:val="none" w:sz="0" w:space="0" w:color="auto"/>
            <w:bottom w:val="none" w:sz="0" w:space="0" w:color="auto"/>
            <w:right w:val="none" w:sz="0" w:space="0" w:color="auto"/>
          </w:divBdr>
        </w:div>
        <w:div w:id="810295283">
          <w:marLeft w:val="274"/>
          <w:marRight w:val="0"/>
          <w:marTop w:val="77"/>
          <w:marBottom w:val="0"/>
          <w:divBdr>
            <w:top w:val="none" w:sz="0" w:space="0" w:color="auto"/>
            <w:left w:val="none" w:sz="0" w:space="0" w:color="auto"/>
            <w:bottom w:val="none" w:sz="0" w:space="0" w:color="auto"/>
            <w:right w:val="none" w:sz="0" w:space="0" w:color="auto"/>
          </w:divBdr>
        </w:div>
        <w:div w:id="978925567">
          <w:marLeft w:val="274"/>
          <w:marRight w:val="0"/>
          <w:marTop w:val="91"/>
          <w:marBottom w:val="0"/>
          <w:divBdr>
            <w:top w:val="none" w:sz="0" w:space="0" w:color="auto"/>
            <w:left w:val="none" w:sz="0" w:space="0" w:color="auto"/>
            <w:bottom w:val="none" w:sz="0" w:space="0" w:color="auto"/>
            <w:right w:val="none" w:sz="0" w:space="0" w:color="auto"/>
          </w:divBdr>
        </w:div>
        <w:div w:id="1151336601">
          <w:marLeft w:val="835"/>
          <w:marRight w:val="0"/>
          <w:marTop w:val="77"/>
          <w:marBottom w:val="0"/>
          <w:divBdr>
            <w:top w:val="none" w:sz="0" w:space="0" w:color="auto"/>
            <w:left w:val="none" w:sz="0" w:space="0" w:color="auto"/>
            <w:bottom w:val="none" w:sz="0" w:space="0" w:color="auto"/>
            <w:right w:val="none" w:sz="0" w:space="0" w:color="auto"/>
          </w:divBdr>
        </w:div>
        <w:div w:id="1201283950">
          <w:marLeft w:val="835"/>
          <w:marRight w:val="0"/>
          <w:marTop w:val="77"/>
          <w:marBottom w:val="0"/>
          <w:divBdr>
            <w:top w:val="none" w:sz="0" w:space="0" w:color="auto"/>
            <w:left w:val="none" w:sz="0" w:space="0" w:color="auto"/>
            <w:bottom w:val="none" w:sz="0" w:space="0" w:color="auto"/>
            <w:right w:val="none" w:sz="0" w:space="0" w:color="auto"/>
          </w:divBdr>
        </w:div>
        <w:div w:id="1268387855">
          <w:marLeft w:val="835"/>
          <w:marRight w:val="0"/>
          <w:marTop w:val="77"/>
          <w:marBottom w:val="0"/>
          <w:divBdr>
            <w:top w:val="none" w:sz="0" w:space="0" w:color="auto"/>
            <w:left w:val="none" w:sz="0" w:space="0" w:color="auto"/>
            <w:bottom w:val="none" w:sz="0" w:space="0" w:color="auto"/>
            <w:right w:val="none" w:sz="0" w:space="0" w:color="auto"/>
          </w:divBdr>
        </w:div>
        <w:div w:id="1321812010">
          <w:marLeft w:val="835"/>
          <w:marRight w:val="0"/>
          <w:marTop w:val="77"/>
          <w:marBottom w:val="0"/>
          <w:divBdr>
            <w:top w:val="none" w:sz="0" w:space="0" w:color="auto"/>
            <w:left w:val="none" w:sz="0" w:space="0" w:color="auto"/>
            <w:bottom w:val="none" w:sz="0" w:space="0" w:color="auto"/>
            <w:right w:val="none" w:sz="0" w:space="0" w:color="auto"/>
          </w:divBdr>
        </w:div>
        <w:div w:id="1400055658">
          <w:marLeft w:val="835"/>
          <w:marRight w:val="0"/>
          <w:marTop w:val="77"/>
          <w:marBottom w:val="0"/>
          <w:divBdr>
            <w:top w:val="none" w:sz="0" w:space="0" w:color="auto"/>
            <w:left w:val="none" w:sz="0" w:space="0" w:color="auto"/>
            <w:bottom w:val="none" w:sz="0" w:space="0" w:color="auto"/>
            <w:right w:val="none" w:sz="0" w:space="0" w:color="auto"/>
          </w:divBdr>
        </w:div>
        <w:div w:id="1601062165">
          <w:marLeft w:val="835"/>
          <w:marRight w:val="0"/>
          <w:marTop w:val="77"/>
          <w:marBottom w:val="0"/>
          <w:divBdr>
            <w:top w:val="none" w:sz="0" w:space="0" w:color="auto"/>
            <w:left w:val="none" w:sz="0" w:space="0" w:color="auto"/>
            <w:bottom w:val="none" w:sz="0" w:space="0" w:color="auto"/>
            <w:right w:val="none" w:sz="0" w:space="0" w:color="auto"/>
          </w:divBdr>
        </w:div>
        <w:div w:id="1819952214">
          <w:marLeft w:val="835"/>
          <w:marRight w:val="0"/>
          <w:marTop w:val="77"/>
          <w:marBottom w:val="0"/>
          <w:divBdr>
            <w:top w:val="none" w:sz="0" w:space="0" w:color="auto"/>
            <w:left w:val="none" w:sz="0" w:space="0" w:color="auto"/>
            <w:bottom w:val="none" w:sz="0" w:space="0" w:color="auto"/>
            <w:right w:val="none" w:sz="0" w:space="0" w:color="auto"/>
          </w:divBdr>
        </w:div>
        <w:div w:id="1896773289">
          <w:marLeft w:val="835"/>
          <w:marRight w:val="0"/>
          <w:marTop w:val="77"/>
          <w:marBottom w:val="0"/>
          <w:divBdr>
            <w:top w:val="none" w:sz="0" w:space="0" w:color="auto"/>
            <w:left w:val="none" w:sz="0" w:space="0" w:color="auto"/>
            <w:bottom w:val="none" w:sz="0" w:space="0" w:color="auto"/>
            <w:right w:val="none" w:sz="0" w:space="0" w:color="auto"/>
          </w:divBdr>
        </w:div>
        <w:div w:id="2106144276">
          <w:marLeft w:val="835"/>
          <w:marRight w:val="0"/>
          <w:marTop w:val="77"/>
          <w:marBottom w:val="0"/>
          <w:divBdr>
            <w:top w:val="none" w:sz="0" w:space="0" w:color="auto"/>
            <w:left w:val="none" w:sz="0" w:space="0" w:color="auto"/>
            <w:bottom w:val="none" w:sz="0" w:space="0" w:color="auto"/>
            <w:right w:val="none" w:sz="0" w:space="0" w:color="auto"/>
          </w:divBdr>
        </w:div>
      </w:divsChild>
    </w:div>
    <w:div w:id="1503349129">
      <w:bodyDiv w:val="1"/>
      <w:marLeft w:val="0"/>
      <w:marRight w:val="0"/>
      <w:marTop w:val="0"/>
      <w:marBottom w:val="0"/>
      <w:divBdr>
        <w:top w:val="none" w:sz="0" w:space="0" w:color="auto"/>
        <w:left w:val="none" w:sz="0" w:space="0" w:color="auto"/>
        <w:bottom w:val="none" w:sz="0" w:space="0" w:color="auto"/>
        <w:right w:val="none" w:sz="0" w:space="0" w:color="auto"/>
      </w:divBdr>
    </w:div>
    <w:div w:id="1503400241">
      <w:bodyDiv w:val="1"/>
      <w:marLeft w:val="0"/>
      <w:marRight w:val="0"/>
      <w:marTop w:val="0"/>
      <w:marBottom w:val="0"/>
      <w:divBdr>
        <w:top w:val="none" w:sz="0" w:space="0" w:color="auto"/>
        <w:left w:val="none" w:sz="0" w:space="0" w:color="auto"/>
        <w:bottom w:val="none" w:sz="0" w:space="0" w:color="auto"/>
        <w:right w:val="none" w:sz="0" w:space="0" w:color="auto"/>
      </w:divBdr>
    </w:div>
    <w:div w:id="150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1048949">
          <w:marLeft w:val="1800"/>
          <w:marRight w:val="0"/>
          <w:marTop w:val="96"/>
          <w:marBottom w:val="0"/>
          <w:divBdr>
            <w:top w:val="none" w:sz="0" w:space="0" w:color="auto"/>
            <w:left w:val="none" w:sz="0" w:space="0" w:color="auto"/>
            <w:bottom w:val="none" w:sz="0" w:space="0" w:color="auto"/>
            <w:right w:val="none" w:sz="0" w:space="0" w:color="auto"/>
          </w:divBdr>
        </w:div>
        <w:div w:id="290132238">
          <w:marLeft w:val="1800"/>
          <w:marRight w:val="0"/>
          <w:marTop w:val="96"/>
          <w:marBottom w:val="0"/>
          <w:divBdr>
            <w:top w:val="none" w:sz="0" w:space="0" w:color="auto"/>
            <w:left w:val="none" w:sz="0" w:space="0" w:color="auto"/>
            <w:bottom w:val="none" w:sz="0" w:space="0" w:color="auto"/>
            <w:right w:val="none" w:sz="0" w:space="0" w:color="auto"/>
          </w:divBdr>
        </w:div>
        <w:div w:id="452676715">
          <w:marLeft w:val="1800"/>
          <w:marRight w:val="0"/>
          <w:marTop w:val="96"/>
          <w:marBottom w:val="0"/>
          <w:divBdr>
            <w:top w:val="none" w:sz="0" w:space="0" w:color="auto"/>
            <w:left w:val="none" w:sz="0" w:space="0" w:color="auto"/>
            <w:bottom w:val="none" w:sz="0" w:space="0" w:color="auto"/>
            <w:right w:val="none" w:sz="0" w:space="0" w:color="auto"/>
          </w:divBdr>
        </w:div>
        <w:div w:id="543369856">
          <w:marLeft w:val="1166"/>
          <w:marRight w:val="0"/>
          <w:marTop w:val="115"/>
          <w:marBottom w:val="0"/>
          <w:divBdr>
            <w:top w:val="none" w:sz="0" w:space="0" w:color="auto"/>
            <w:left w:val="none" w:sz="0" w:space="0" w:color="auto"/>
            <w:bottom w:val="none" w:sz="0" w:space="0" w:color="auto"/>
            <w:right w:val="none" w:sz="0" w:space="0" w:color="auto"/>
          </w:divBdr>
        </w:div>
        <w:div w:id="1906333298">
          <w:marLeft w:val="547"/>
          <w:marRight w:val="0"/>
          <w:marTop w:val="115"/>
          <w:marBottom w:val="0"/>
          <w:divBdr>
            <w:top w:val="none" w:sz="0" w:space="0" w:color="auto"/>
            <w:left w:val="none" w:sz="0" w:space="0" w:color="auto"/>
            <w:bottom w:val="none" w:sz="0" w:space="0" w:color="auto"/>
            <w:right w:val="none" w:sz="0" w:space="0" w:color="auto"/>
          </w:divBdr>
        </w:div>
        <w:div w:id="1934698879">
          <w:marLeft w:val="547"/>
          <w:marRight w:val="0"/>
          <w:marTop w:val="115"/>
          <w:marBottom w:val="0"/>
          <w:divBdr>
            <w:top w:val="none" w:sz="0" w:space="0" w:color="auto"/>
            <w:left w:val="none" w:sz="0" w:space="0" w:color="auto"/>
            <w:bottom w:val="none" w:sz="0" w:space="0" w:color="auto"/>
            <w:right w:val="none" w:sz="0" w:space="0" w:color="auto"/>
          </w:divBdr>
        </w:div>
      </w:divsChild>
    </w:div>
    <w:div w:id="1506286165">
      <w:bodyDiv w:val="1"/>
      <w:marLeft w:val="0"/>
      <w:marRight w:val="0"/>
      <w:marTop w:val="0"/>
      <w:marBottom w:val="0"/>
      <w:divBdr>
        <w:top w:val="none" w:sz="0" w:space="0" w:color="auto"/>
        <w:left w:val="none" w:sz="0" w:space="0" w:color="auto"/>
        <w:bottom w:val="none" w:sz="0" w:space="0" w:color="auto"/>
        <w:right w:val="none" w:sz="0" w:space="0" w:color="auto"/>
      </w:divBdr>
      <w:divsChild>
        <w:div w:id="242878113">
          <w:marLeft w:val="1166"/>
          <w:marRight w:val="0"/>
          <w:marTop w:val="96"/>
          <w:marBottom w:val="0"/>
          <w:divBdr>
            <w:top w:val="none" w:sz="0" w:space="0" w:color="auto"/>
            <w:left w:val="none" w:sz="0" w:space="0" w:color="auto"/>
            <w:bottom w:val="none" w:sz="0" w:space="0" w:color="auto"/>
            <w:right w:val="none" w:sz="0" w:space="0" w:color="auto"/>
          </w:divBdr>
        </w:div>
        <w:div w:id="899245298">
          <w:marLeft w:val="547"/>
          <w:marRight w:val="0"/>
          <w:marTop w:val="115"/>
          <w:marBottom w:val="0"/>
          <w:divBdr>
            <w:top w:val="none" w:sz="0" w:space="0" w:color="auto"/>
            <w:left w:val="none" w:sz="0" w:space="0" w:color="auto"/>
            <w:bottom w:val="none" w:sz="0" w:space="0" w:color="auto"/>
            <w:right w:val="none" w:sz="0" w:space="0" w:color="auto"/>
          </w:divBdr>
        </w:div>
        <w:div w:id="1018045015">
          <w:marLeft w:val="1166"/>
          <w:marRight w:val="0"/>
          <w:marTop w:val="96"/>
          <w:marBottom w:val="0"/>
          <w:divBdr>
            <w:top w:val="none" w:sz="0" w:space="0" w:color="auto"/>
            <w:left w:val="none" w:sz="0" w:space="0" w:color="auto"/>
            <w:bottom w:val="none" w:sz="0" w:space="0" w:color="auto"/>
            <w:right w:val="none" w:sz="0" w:space="0" w:color="auto"/>
          </w:divBdr>
        </w:div>
        <w:div w:id="1270897691">
          <w:marLeft w:val="1166"/>
          <w:marRight w:val="0"/>
          <w:marTop w:val="96"/>
          <w:marBottom w:val="0"/>
          <w:divBdr>
            <w:top w:val="none" w:sz="0" w:space="0" w:color="auto"/>
            <w:left w:val="none" w:sz="0" w:space="0" w:color="auto"/>
            <w:bottom w:val="none" w:sz="0" w:space="0" w:color="auto"/>
            <w:right w:val="none" w:sz="0" w:space="0" w:color="auto"/>
          </w:divBdr>
        </w:div>
      </w:divsChild>
    </w:div>
    <w:div w:id="1506749176">
      <w:bodyDiv w:val="1"/>
      <w:marLeft w:val="0"/>
      <w:marRight w:val="0"/>
      <w:marTop w:val="0"/>
      <w:marBottom w:val="0"/>
      <w:divBdr>
        <w:top w:val="none" w:sz="0" w:space="0" w:color="auto"/>
        <w:left w:val="none" w:sz="0" w:space="0" w:color="auto"/>
        <w:bottom w:val="none" w:sz="0" w:space="0" w:color="auto"/>
        <w:right w:val="none" w:sz="0" w:space="0" w:color="auto"/>
      </w:divBdr>
    </w:div>
    <w:div w:id="1507554418">
      <w:bodyDiv w:val="1"/>
      <w:marLeft w:val="0"/>
      <w:marRight w:val="0"/>
      <w:marTop w:val="0"/>
      <w:marBottom w:val="0"/>
      <w:divBdr>
        <w:top w:val="none" w:sz="0" w:space="0" w:color="auto"/>
        <w:left w:val="none" w:sz="0" w:space="0" w:color="auto"/>
        <w:bottom w:val="none" w:sz="0" w:space="0" w:color="auto"/>
        <w:right w:val="none" w:sz="0" w:space="0" w:color="auto"/>
      </w:divBdr>
      <w:divsChild>
        <w:div w:id="247201901">
          <w:marLeft w:val="0"/>
          <w:marRight w:val="0"/>
          <w:marTop w:val="0"/>
          <w:marBottom w:val="0"/>
          <w:divBdr>
            <w:top w:val="none" w:sz="0" w:space="0" w:color="auto"/>
            <w:left w:val="none" w:sz="0" w:space="0" w:color="auto"/>
            <w:bottom w:val="none" w:sz="0" w:space="0" w:color="auto"/>
            <w:right w:val="none" w:sz="0" w:space="0" w:color="auto"/>
          </w:divBdr>
        </w:div>
      </w:divsChild>
    </w:div>
    <w:div w:id="1507937190">
      <w:bodyDiv w:val="1"/>
      <w:marLeft w:val="0"/>
      <w:marRight w:val="0"/>
      <w:marTop w:val="0"/>
      <w:marBottom w:val="0"/>
      <w:divBdr>
        <w:top w:val="none" w:sz="0" w:space="0" w:color="auto"/>
        <w:left w:val="none" w:sz="0" w:space="0" w:color="auto"/>
        <w:bottom w:val="none" w:sz="0" w:space="0" w:color="auto"/>
        <w:right w:val="none" w:sz="0" w:space="0" w:color="auto"/>
      </w:divBdr>
    </w:div>
    <w:div w:id="1508903381">
      <w:bodyDiv w:val="1"/>
      <w:marLeft w:val="0"/>
      <w:marRight w:val="0"/>
      <w:marTop w:val="0"/>
      <w:marBottom w:val="0"/>
      <w:divBdr>
        <w:top w:val="none" w:sz="0" w:space="0" w:color="auto"/>
        <w:left w:val="none" w:sz="0" w:space="0" w:color="auto"/>
        <w:bottom w:val="none" w:sz="0" w:space="0" w:color="auto"/>
        <w:right w:val="none" w:sz="0" w:space="0" w:color="auto"/>
      </w:divBdr>
    </w:div>
    <w:div w:id="1509518773">
      <w:bodyDiv w:val="1"/>
      <w:marLeft w:val="0"/>
      <w:marRight w:val="0"/>
      <w:marTop w:val="0"/>
      <w:marBottom w:val="0"/>
      <w:divBdr>
        <w:top w:val="none" w:sz="0" w:space="0" w:color="auto"/>
        <w:left w:val="none" w:sz="0" w:space="0" w:color="auto"/>
        <w:bottom w:val="none" w:sz="0" w:space="0" w:color="auto"/>
        <w:right w:val="none" w:sz="0" w:space="0" w:color="auto"/>
      </w:divBdr>
      <w:divsChild>
        <w:div w:id="439570229">
          <w:marLeft w:val="1800"/>
          <w:marRight w:val="0"/>
          <w:marTop w:val="91"/>
          <w:marBottom w:val="0"/>
          <w:divBdr>
            <w:top w:val="none" w:sz="0" w:space="0" w:color="auto"/>
            <w:left w:val="none" w:sz="0" w:space="0" w:color="auto"/>
            <w:bottom w:val="none" w:sz="0" w:space="0" w:color="auto"/>
            <w:right w:val="none" w:sz="0" w:space="0" w:color="auto"/>
          </w:divBdr>
        </w:div>
        <w:div w:id="491415259">
          <w:marLeft w:val="1166"/>
          <w:marRight w:val="0"/>
          <w:marTop w:val="106"/>
          <w:marBottom w:val="0"/>
          <w:divBdr>
            <w:top w:val="none" w:sz="0" w:space="0" w:color="auto"/>
            <w:left w:val="none" w:sz="0" w:space="0" w:color="auto"/>
            <w:bottom w:val="none" w:sz="0" w:space="0" w:color="auto"/>
            <w:right w:val="none" w:sz="0" w:space="0" w:color="auto"/>
          </w:divBdr>
        </w:div>
        <w:div w:id="566377522">
          <w:marLeft w:val="1166"/>
          <w:marRight w:val="0"/>
          <w:marTop w:val="106"/>
          <w:marBottom w:val="0"/>
          <w:divBdr>
            <w:top w:val="none" w:sz="0" w:space="0" w:color="auto"/>
            <w:left w:val="none" w:sz="0" w:space="0" w:color="auto"/>
            <w:bottom w:val="none" w:sz="0" w:space="0" w:color="auto"/>
            <w:right w:val="none" w:sz="0" w:space="0" w:color="auto"/>
          </w:divBdr>
        </w:div>
        <w:div w:id="730814704">
          <w:marLeft w:val="547"/>
          <w:marRight w:val="0"/>
          <w:marTop w:val="120"/>
          <w:marBottom w:val="0"/>
          <w:divBdr>
            <w:top w:val="none" w:sz="0" w:space="0" w:color="auto"/>
            <w:left w:val="none" w:sz="0" w:space="0" w:color="auto"/>
            <w:bottom w:val="none" w:sz="0" w:space="0" w:color="auto"/>
            <w:right w:val="none" w:sz="0" w:space="0" w:color="auto"/>
          </w:divBdr>
        </w:div>
        <w:div w:id="854922662">
          <w:marLeft w:val="1166"/>
          <w:marRight w:val="0"/>
          <w:marTop w:val="106"/>
          <w:marBottom w:val="0"/>
          <w:divBdr>
            <w:top w:val="none" w:sz="0" w:space="0" w:color="auto"/>
            <w:left w:val="none" w:sz="0" w:space="0" w:color="auto"/>
            <w:bottom w:val="none" w:sz="0" w:space="0" w:color="auto"/>
            <w:right w:val="none" w:sz="0" w:space="0" w:color="auto"/>
          </w:divBdr>
        </w:div>
        <w:div w:id="866721752">
          <w:marLeft w:val="547"/>
          <w:marRight w:val="0"/>
          <w:marTop w:val="120"/>
          <w:marBottom w:val="0"/>
          <w:divBdr>
            <w:top w:val="none" w:sz="0" w:space="0" w:color="auto"/>
            <w:left w:val="none" w:sz="0" w:space="0" w:color="auto"/>
            <w:bottom w:val="none" w:sz="0" w:space="0" w:color="auto"/>
            <w:right w:val="none" w:sz="0" w:space="0" w:color="auto"/>
          </w:divBdr>
        </w:div>
        <w:div w:id="873812266">
          <w:marLeft w:val="1166"/>
          <w:marRight w:val="0"/>
          <w:marTop w:val="106"/>
          <w:marBottom w:val="0"/>
          <w:divBdr>
            <w:top w:val="none" w:sz="0" w:space="0" w:color="auto"/>
            <w:left w:val="none" w:sz="0" w:space="0" w:color="auto"/>
            <w:bottom w:val="none" w:sz="0" w:space="0" w:color="auto"/>
            <w:right w:val="none" w:sz="0" w:space="0" w:color="auto"/>
          </w:divBdr>
        </w:div>
        <w:div w:id="991563933">
          <w:marLeft w:val="547"/>
          <w:marRight w:val="0"/>
          <w:marTop w:val="120"/>
          <w:marBottom w:val="0"/>
          <w:divBdr>
            <w:top w:val="none" w:sz="0" w:space="0" w:color="auto"/>
            <w:left w:val="none" w:sz="0" w:space="0" w:color="auto"/>
            <w:bottom w:val="none" w:sz="0" w:space="0" w:color="auto"/>
            <w:right w:val="none" w:sz="0" w:space="0" w:color="auto"/>
          </w:divBdr>
        </w:div>
        <w:div w:id="1547177395">
          <w:marLeft w:val="1166"/>
          <w:marRight w:val="0"/>
          <w:marTop w:val="106"/>
          <w:marBottom w:val="0"/>
          <w:divBdr>
            <w:top w:val="none" w:sz="0" w:space="0" w:color="auto"/>
            <w:left w:val="none" w:sz="0" w:space="0" w:color="auto"/>
            <w:bottom w:val="none" w:sz="0" w:space="0" w:color="auto"/>
            <w:right w:val="none" w:sz="0" w:space="0" w:color="auto"/>
          </w:divBdr>
        </w:div>
        <w:div w:id="1631520409">
          <w:marLeft w:val="1800"/>
          <w:marRight w:val="0"/>
          <w:marTop w:val="91"/>
          <w:marBottom w:val="0"/>
          <w:divBdr>
            <w:top w:val="none" w:sz="0" w:space="0" w:color="auto"/>
            <w:left w:val="none" w:sz="0" w:space="0" w:color="auto"/>
            <w:bottom w:val="none" w:sz="0" w:space="0" w:color="auto"/>
            <w:right w:val="none" w:sz="0" w:space="0" w:color="auto"/>
          </w:divBdr>
        </w:div>
        <w:div w:id="1728336584">
          <w:marLeft w:val="1800"/>
          <w:marRight w:val="0"/>
          <w:marTop w:val="91"/>
          <w:marBottom w:val="0"/>
          <w:divBdr>
            <w:top w:val="none" w:sz="0" w:space="0" w:color="auto"/>
            <w:left w:val="none" w:sz="0" w:space="0" w:color="auto"/>
            <w:bottom w:val="none" w:sz="0" w:space="0" w:color="auto"/>
            <w:right w:val="none" w:sz="0" w:space="0" w:color="auto"/>
          </w:divBdr>
        </w:div>
        <w:div w:id="2055813589">
          <w:marLeft w:val="1166"/>
          <w:marRight w:val="0"/>
          <w:marTop w:val="106"/>
          <w:marBottom w:val="0"/>
          <w:divBdr>
            <w:top w:val="none" w:sz="0" w:space="0" w:color="auto"/>
            <w:left w:val="none" w:sz="0" w:space="0" w:color="auto"/>
            <w:bottom w:val="none" w:sz="0" w:space="0" w:color="auto"/>
            <w:right w:val="none" w:sz="0" w:space="0" w:color="auto"/>
          </w:divBdr>
        </w:div>
      </w:divsChild>
    </w:div>
    <w:div w:id="1510102580">
      <w:bodyDiv w:val="1"/>
      <w:marLeft w:val="0"/>
      <w:marRight w:val="0"/>
      <w:marTop w:val="0"/>
      <w:marBottom w:val="0"/>
      <w:divBdr>
        <w:top w:val="none" w:sz="0" w:space="0" w:color="auto"/>
        <w:left w:val="none" w:sz="0" w:space="0" w:color="auto"/>
        <w:bottom w:val="none" w:sz="0" w:space="0" w:color="auto"/>
        <w:right w:val="none" w:sz="0" w:space="0" w:color="auto"/>
      </w:divBdr>
    </w:div>
    <w:div w:id="1510103736">
      <w:bodyDiv w:val="1"/>
      <w:marLeft w:val="0"/>
      <w:marRight w:val="0"/>
      <w:marTop w:val="0"/>
      <w:marBottom w:val="0"/>
      <w:divBdr>
        <w:top w:val="none" w:sz="0" w:space="0" w:color="auto"/>
        <w:left w:val="none" w:sz="0" w:space="0" w:color="auto"/>
        <w:bottom w:val="none" w:sz="0" w:space="0" w:color="auto"/>
        <w:right w:val="none" w:sz="0" w:space="0" w:color="auto"/>
      </w:divBdr>
      <w:divsChild>
        <w:div w:id="158429876">
          <w:marLeft w:val="1166"/>
          <w:marRight w:val="0"/>
          <w:marTop w:val="96"/>
          <w:marBottom w:val="0"/>
          <w:divBdr>
            <w:top w:val="none" w:sz="0" w:space="0" w:color="auto"/>
            <w:left w:val="none" w:sz="0" w:space="0" w:color="auto"/>
            <w:bottom w:val="none" w:sz="0" w:space="0" w:color="auto"/>
            <w:right w:val="none" w:sz="0" w:space="0" w:color="auto"/>
          </w:divBdr>
        </w:div>
        <w:div w:id="434642675">
          <w:marLeft w:val="1800"/>
          <w:marRight w:val="0"/>
          <w:marTop w:val="77"/>
          <w:marBottom w:val="0"/>
          <w:divBdr>
            <w:top w:val="none" w:sz="0" w:space="0" w:color="auto"/>
            <w:left w:val="none" w:sz="0" w:space="0" w:color="auto"/>
            <w:bottom w:val="none" w:sz="0" w:space="0" w:color="auto"/>
            <w:right w:val="none" w:sz="0" w:space="0" w:color="auto"/>
          </w:divBdr>
        </w:div>
        <w:div w:id="1063454863">
          <w:marLeft w:val="1166"/>
          <w:marRight w:val="0"/>
          <w:marTop w:val="96"/>
          <w:marBottom w:val="0"/>
          <w:divBdr>
            <w:top w:val="none" w:sz="0" w:space="0" w:color="auto"/>
            <w:left w:val="none" w:sz="0" w:space="0" w:color="auto"/>
            <w:bottom w:val="none" w:sz="0" w:space="0" w:color="auto"/>
            <w:right w:val="none" w:sz="0" w:space="0" w:color="auto"/>
          </w:divBdr>
        </w:div>
        <w:div w:id="1108816875">
          <w:marLeft w:val="1166"/>
          <w:marRight w:val="0"/>
          <w:marTop w:val="96"/>
          <w:marBottom w:val="0"/>
          <w:divBdr>
            <w:top w:val="none" w:sz="0" w:space="0" w:color="auto"/>
            <w:left w:val="none" w:sz="0" w:space="0" w:color="auto"/>
            <w:bottom w:val="none" w:sz="0" w:space="0" w:color="auto"/>
            <w:right w:val="none" w:sz="0" w:space="0" w:color="auto"/>
          </w:divBdr>
        </w:div>
        <w:div w:id="1269124158">
          <w:marLeft w:val="1166"/>
          <w:marRight w:val="0"/>
          <w:marTop w:val="96"/>
          <w:marBottom w:val="0"/>
          <w:divBdr>
            <w:top w:val="none" w:sz="0" w:space="0" w:color="auto"/>
            <w:left w:val="none" w:sz="0" w:space="0" w:color="auto"/>
            <w:bottom w:val="none" w:sz="0" w:space="0" w:color="auto"/>
            <w:right w:val="none" w:sz="0" w:space="0" w:color="auto"/>
          </w:divBdr>
        </w:div>
        <w:div w:id="1355302160">
          <w:marLeft w:val="547"/>
          <w:marRight w:val="0"/>
          <w:marTop w:val="115"/>
          <w:marBottom w:val="0"/>
          <w:divBdr>
            <w:top w:val="none" w:sz="0" w:space="0" w:color="auto"/>
            <w:left w:val="none" w:sz="0" w:space="0" w:color="auto"/>
            <w:bottom w:val="none" w:sz="0" w:space="0" w:color="auto"/>
            <w:right w:val="none" w:sz="0" w:space="0" w:color="auto"/>
          </w:divBdr>
        </w:div>
        <w:div w:id="1416975106">
          <w:marLeft w:val="547"/>
          <w:marRight w:val="0"/>
          <w:marTop w:val="115"/>
          <w:marBottom w:val="0"/>
          <w:divBdr>
            <w:top w:val="none" w:sz="0" w:space="0" w:color="auto"/>
            <w:left w:val="none" w:sz="0" w:space="0" w:color="auto"/>
            <w:bottom w:val="none" w:sz="0" w:space="0" w:color="auto"/>
            <w:right w:val="none" w:sz="0" w:space="0" w:color="auto"/>
          </w:divBdr>
        </w:div>
        <w:div w:id="1811903812">
          <w:marLeft w:val="1166"/>
          <w:marRight w:val="0"/>
          <w:marTop w:val="96"/>
          <w:marBottom w:val="0"/>
          <w:divBdr>
            <w:top w:val="none" w:sz="0" w:space="0" w:color="auto"/>
            <w:left w:val="none" w:sz="0" w:space="0" w:color="auto"/>
            <w:bottom w:val="none" w:sz="0" w:space="0" w:color="auto"/>
            <w:right w:val="none" w:sz="0" w:space="0" w:color="auto"/>
          </w:divBdr>
        </w:div>
        <w:div w:id="1866140664">
          <w:marLeft w:val="1800"/>
          <w:marRight w:val="0"/>
          <w:marTop w:val="77"/>
          <w:marBottom w:val="0"/>
          <w:divBdr>
            <w:top w:val="none" w:sz="0" w:space="0" w:color="auto"/>
            <w:left w:val="none" w:sz="0" w:space="0" w:color="auto"/>
            <w:bottom w:val="none" w:sz="0" w:space="0" w:color="auto"/>
            <w:right w:val="none" w:sz="0" w:space="0" w:color="auto"/>
          </w:divBdr>
        </w:div>
        <w:div w:id="1867596650">
          <w:marLeft w:val="1166"/>
          <w:marRight w:val="0"/>
          <w:marTop w:val="96"/>
          <w:marBottom w:val="0"/>
          <w:divBdr>
            <w:top w:val="none" w:sz="0" w:space="0" w:color="auto"/>
            <w:left w:val="none" w:sz="0" w:space="0" w:color="auto"/>
            <w:bottom w:val="none" w:sz="0" w:space="0" w:color="auto"/>
            <w:right w:val="none" w:sz="0" w:space="0" w:color="auto"/>
          </w:divBdr>
        </w:div>
        <w:div w:id="2114670056">
          <w:marLeft w:val="547"/>
          <w:marRight w:val="0"/>
          <w:marTop w:val="115"/>
          <w:marBottom w:val="0"/>
          <w:divBdr>
            <w:top w:val="none" w:sz="0" w:space="0" w:color="auto"/>
            <w:left w:val="none" w:sz="0" w:space="0" w:color="auto"/>
            <w:bottom w:val="none" w:sz="0" w:space="0" w:color="auto"/>
            <w:right w:val="none" w:sz="0" w:space="0" w:color="auto"/>
          </w:divBdr>
        </w:div>
      </w:divsChild>
    </w:div>
    <w:div w:id="1510755216">
      <w:bodyDiv w:val="1"/>
      <w:marLeft w:val="0"/>
      <w:marRight w:val="0"/>
      <w:marTop w:val="0"/>
      <w:marBottom w:val="0"/>
      <w:divBdr>
        <w:top w:val="none" w:sz="0" w:space="0" w:color="auto"/>
        <w:left w:val="none" w:sz="0" w:space="0" w:color="auto"/>
        <w:bottom w:val="none" w:sz="0" w:space="0" w:color="auto"/>
        <w:right w:val="none" w:sz="0" w:space="0" w:color="auto"/>
      </w:divBdr>
    </w:div>
    <w:div w:id="1510830009">
      <w:bodyDiv w:val="1"/>
      <w:marLeft w:val="0"/>
      <w:marRight w:val="0"/>
      <w:marTop w:val="0"/>
      <w:marBottom w:val="0"/>
      <w:divBdr>
        <w:top w:val="none" w:sz="0" w:space="0" w:color="auto"/>
        <w:left w:val="none" w:sz="0" w:space="0" w:color="auto"/>
        <w:bottom w:val="none" w:sz="0" w:space="0" w:color="auto"/>
        <w:right w:val="none" w:sz="0" w:space="0" w:color="auto"/>
      </w:divBdr>
    </w:div>
    <w:div w:id="1511485504">
      <w:bodyDiv w:val="1"/>
      <w:marLeft w:val="0"/>
      <w:marRight w:val="0"/>
      <w:marTop w:val="0"/>
      <w:marBottom w:val="0"/>
      <w:divBdr>
        <w:top w:val="none" w:sz="0" w:space="0" w:color="auto"/>
        <w:left w:val="none" w:sz="0" w:space="0" w:color="auto"/>
        <w:bottom w:val="none" w:sz="0" w:space="0" w:color="auto"/>
        <w:right w:val="none" w:sz="0" w:space="0" w:color="auto"/>
      </w:divBdr>
      <w:divsChild>
        <w:div w:id="134493267">
          <w:marLeft w:val="1166"/>
          <w:marRight w:val="0"/>
          <w:marTop w:val="86"/>
          <w:marBottom w:val="0"/>
          <w:divBdr>
            <w:top w:val="none" w:sz="0" w:space="0" w:color="auto"/>
            <w:left w:val="none" w:sz="0" w:space="0" w:color="auto"/>
            <w:bottom w:val="none" w:sz="0" w:space="0" w:color="auto"/>
            <w:right w:val="none" w:sz="0" w:space="0" w:color="auto"/>
          </w:divBdr>
        </w:div>
        <w:div w:id="650867581">
          <w:marLeft w:val="1166"/>
          <w:marRight w:val="0"/>
          <w:marTop w:val="86"/>
          <w:marBottom w:val="0"/>
          <w:divBdr>
            <w:top w:val="none" w:sz="0" w:space="0" w:color="auto"/>
            <w:left w:val="none" w:sz="0" w:space="0" w:color="auto"/>
            <w:bottom w:val="none" w:sz="0" w:space="0" w:color="auto"/>
            <w:right w:val="none" w:sz="0" w:space="0" w:color="auto"/>
          </w:divBdr>
        </w:div>
        <w:div w:id="692193141">
          <w:marLeft w:val="1800"/>
          <w:marRight w:val="0"/>
          <w:marTop w:val="86"/>
          <w:marBottom w:val="0"/>
          <w:divBdr>
            <w:top w:val="none" w:sz="0" w:space="0" w:color="auto"/>
            <w:left w:val="none" w:sz="0" w:space="0" w:color="auto"/>
            <w:bottom w:val="none" w:sz="0" w:space="0" w:color="auto"/>
            <w:right w:val="none" w:sz="0" w:space="0" w:color="auto"/>
          </w:divBdr>
        </w:div>
        <w:div w:id="703676365">
          <w:marLeft w:val="1166"/>
          <w:marRight w:val="0"/>
          <w:marTop w:val="86"/>
          <w:marBottom w:val="0"/>
          <w:divBdr>
            <w:top w:val="none" w:sz="0" w:space="0" w:color="auto"/>
            <w:left w:val="none" w:sz="0" w:space="0" w:color="auto"/>
            <w:bottom w:val="none" w:sz="0" w:space="0" w:color="auto"/>
            <w:right w:val="none" w:sz="0" w:space="0" w:color="auto"/>
          </w:divBdr>
        </w:div>
        <w:div w:id="788007324">
          <w:marLeft w:val="1166"/>
          <w:marRight w:val="0"/>
          <w:marTop w:val="86"/>
          <w:marBottom w:val="0"/>
          <w:divBdr>
            <w:top w:val="none" w:sz="0" w:space="0" w:color="auto"/>
            <w:left w:val="none" w:sz="0" w:space="0" w:color="auto"/>
            <w:bottom w:val="none" w:sz="0" w:space="0" w:color="auto"/>
            <w:right w:val="none" w:sz="0" w:space="0" w:color="auto"/>
          </w:divBdr>
        </w:div>
        <w:div w:id="982612869">
          <w:marLeft w:val="1166"/>
          <w:marRight w:val="0"/>
          <w:marTop w:val="86"/>
          <w:marBottom w:val="0"/>
          <w:divBdr>
            <w:top w:val="none" w:sz="0" w:space="0" w:color="auto"/>
            <w:left w:val="none" w:sz="0" w:space="0" w:color="auto"/>
            <w:bottom w:val="none" w:sz="0" w:space="0" w:color="auto"/>
            <w:right w:val="none" w:sz="0" w:space="0" w:color="auto"/>
          </w:divBdr>
        </w:div>
        <w:div w:id="1366248796">
          <w:marLeft w:val="547"/>
          <w:marRight w:val="0"/>
          <w:marTop w:val="86"/>
          <w:marBottom w:val="0"/>
          <w:divBdr>
            <w:top w:val="none" w:sz="0" w:space="0" w:color="auto"/>
            <w:left w:val="none" w:sz="0" w:space="0" w:color="auto"/>
            <w:bottom w:val="none" w:sz="0" w:space="0" w:color="auto"/>
            <w:right w:val="none" w:sz="0" w:space="0" w:color="auto"/>
          </w:divBdr>
        </w:div>
        <w:div w:id="1427117703">
          <w:marLeft w:val="547"/>
          <w:marRight w:val="0"/>
          <w:marTop w:val="86"/>
          <w:marBottom w:val="0"/>
          <w:divBdr>
            <w:top w:val="none" w:sz="0" w:space="0" w:color="auto"/>
            <w:left w:val="none" w:sz="0" w:space="0" w:color="auto"/>
            <w:bottom w:val="none" w:sz="0" w:space="0" w:color="auto"/>
            <w:right w:val="none" w:sz="0" w:space="0" w:color="auto"/>
          </w:divBdr>
        </w:div>
        <w:div w:id="1560238558">
          <w:marLeft w:val="1800"/>
          <w:marRight w:val="0"/>
          <w:marTop w:val="86"/>
          <w:marBottom w:val="0"/>
          <w:divBdr>
            <w:top w:val="none" w:sz="0" w:space="0" w:color="auto"/>
            <w:left w:val="none" w:sz="0" w:space="0" w:color="auto"/>
            <w:bottom w:val="none" w:sz="0" w:space="0" w:color="auto"/>
            <w:right w:val="none" w:sz="0" w:space="0" w:color="auto"/>
          </w:divBdr>
        </w:div>
        <w:div w:id="1640111504">
          <w:marLeft w:val="547"/>
          <w:marRight w:val="0"/>
          <w:marTop w:val="86"/>
          <w:marBottom w:val="0"/>
          <w:divBdr>
            <w:top w:val="none" w:sz="0" w:space="0" w:color="auto"/>
            <w:left w:val="none" w:sz="0" w:space="0" w:color="auto"/>
            <w:bottom w:val="none" w:sz="0" w:space="0" w:color="auto"/>
            <w:right w:val="none" w:sz="0" w:space="0" w:color="auto"/>
          </w:divBdr>
        </w:div>
        <w:div w:id="2034263597">
          <w:marLeft w:val="547"/>
          <w:marRight w:val="0"/>
          <w:marTop w:val="86"/>
          <w:marBottom w:val="0"/>
          <w:divBdr>
            <w:top w:val="none" w:sz="0" w:space="0" w:color="auto"/>
            <w:left w:val="none" w:sz="0" w:space="0" w:color="auto"/>
            <w:bottom w:val="none" w:sz="0" w:space="0" w:color="auto"/>
            <w:right w:val="none" w:sz="0" w:space="0" w:color="auto"/>
          </w:divBdr>
        </w:div>
        <w:div w:id="2072731050">
          <w:marLeft w:val="1166"/>
          <w:marRight w:val="0"/>
          <w:marTop w:val="86"/>
          <w:marBottom w:val="0"/>
          <w:divBdr>
            <w:top w:val="none" w:sz="0" w:space="0" w:color="auto"/>
            <w:left w:val="none" w:sz="0" w:space="0" w:color="auto"/>
            <w:bottom w:val="none" w:sz="0" w:space="0" w:color="auto"/>
            <w:right w:val="none" w:sz="0" w:space="0" w:color="auto"/>
          </w:divBdr>
        </w:div>
        <w:div w:id="2112967742">
          <w:marLeft w:val="547"/>
          <w:marRight w:val="0"/>
          <w:marTop w:val="86"/>
          <w:marBottom w:val="0"/>
          <w:divBdr>
            <w:top w:val="none" w:sz="0" w:space="0" w:color="auto"/>
            <w:left w:val="none" w:sz="0" w:space="0" w:color="auto"/>
            <w:bottom w:val="none" w:sz="0" w:space="0" w:color="auto"/>
            <w:right w:val="none" w:sz="0" w:space="0" w:color="auto"/>
          </w:divBdr>
        </w:div>
      </w:divsChild>
    </w:div>
    <w:div w:id="1512140852">
      <w:bodyDiv w:val="1"/>
      <w:marLeft w:val="0"/>
      <w:marRight w:val="0"/>
      <w:marTop w:val="0"/>
      <w:marBottom w:val="0"/>
      <w:divBdr>
        <w:top w:val="none" w:sz="0" w:space="0" w:color="auto"/>
        <w:left w:val="none" w:sz="0" w:space="0" w:color="auto"/>
        <w:bottom w:val="none" w:sz="0" w:space="0" w:color="auto"/>
        <w:right w:val="none" w:sz="0" w:space="0" w:color="auto"/>
      </w:divBdr>
      <w:divsChild>
        <w:div w:id="211357022">
          <w:marLeft w:val="0"/>
          <w:marRight w:val="0"/>
          <w:marTop w:val="0"/>
          <w:marBottom w:val="0"/>
          <w:divBdr>
            <w:top w:val="none" w:sz="0" w:space="0" w:color="auto"/>
            <w:left w:val="none" w:sz="0" w:space="0" w:color="auto"/>
            <w:bottom w:val="none" w:sz="0" w:space="0" w:color="auto"/>
            <w:right w:val="none" w:sz="0" w:space="0" w:color="auto"/>
          </w:divBdr>
          <w:divsChild>
            <w:div w:id="785344779">
              <w:marLeft w:val="0"/>
              <w:marRight w:val="0"/>
              <w:marTop w:val="0"/>
              <w:marBottom w:val="0"/>
              <w:divBdr>
                <w:top w:val="none" w:sz="0" w:space="0" w:color="auto"/>
                <w:left w:val="none" w:sz="0" w:space="0" w:color="auto"/>
                <w:bottom w:val="none" w:sz="0" w:space="0" w:color="auto"/>
                <w:right w:val="none" w:sz="0" w:space="0" w:color="auto"/>
              </w:divBdr>
            </w:div>
            <w:div w:id="874006153">
              <w:marLeft w:val="0"/>
              <w:marRight w:val="0"/>
              <w:marTop w:val="0"/>
              <w:marBottom w:val="0"/>
              <w:divBdr>
                <w:top w:val="none" w:sz="0" w:space="0" w:color="auto"/>
                <w:left w:val="none" w:sz="0" w:space="0" w:color="auto"/>
                <w:bottom w:val="none" w:sz="0" w:space="0" w:color="auto"/>
                <w:right w:val="none" w:sz="0" w:space="0" w:color="auto"/>
              </w:divBdr>
            </w:div>
            <w:div w:id="921181120">
              <w:marLeft w:val="0"/>
              <w:marRight w:val="0"/>
              <w:marTop w:val="0"/>
              <w:marBottom w:val="0"/>
              <w:divBdr>
                <w:top w:val="none" w:sz="0" w:space="0" w:color="auto"/>
                <w:left w:val="none" w:sz="0" w:space="0" w:color="auto"/>
                <w:bottom w:val="none" w:sz="0" w:space="0" w:color="auto"/>
                <w:right w:val="none" w:sz="0" w:space="0" w:color="auto"/>
              </w:divBdr>
            </w:div>
            <w:div w:id="21445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86093">
      <w:bodyDiv w:val="1"/>
      <w:marLeft w:val="0"/>
      <w:marRight w:val="0"/>
      <w:marTop w:val="0"/>
      <w:marBottom w:val="0"/>
      <w:divBdr>
        <w:top w:val="none" w:sz="0" w:space="0" w:color="auto"/>
        <w:left w:val="none" w:sz="0" w:space="0" w:color="auto"/>
        <w:bottom w:val="none" w:sz="0" w:space="0" w:color="auto"/>
        <w:right w:val="none" w:sz="0" w:space="0" w:color="auto"/>
      </w:divBdr>
    </w:div>
    <w:div w:id="1514028438">
      <w:bodyDiv w:val="1"/>
      <w:marLeft w:val="0"/>
      <w:marRight w:val="0"/>
      <w:marTop w:val="0"/>
      <w:marBottom w:val="0"/>
      <w:divBdr>
        <w:top w:val="none" w:sz="0" w:space="0" w:color="auto"/>
        <w:left w:val="none" w:sz="0" w:space="0" w:color="auto"/>
        <w:bottom w:val="none" w:sz="0" w:space="0" w:color="auto"/>
        <w:right w:val="none" w:sz="0" w:space="0" w:color="auto"/>
      </w:divBdr>
    </w:div>
    <w:div w:id="1514145417">
      <w:bodyDiv w:val="1"/>
      <w:marLeft w:val="0"/>
      <w:marRight w:val="0"/>
      <w:marTop w:val="0"/>
      <w:marBottom w:val="0"/>
      <w:divBdr>
        <w:top w:val="none" w:sz="0" w:space="0" w:color="auto"/>
        <w:left w:val="none" w:sz="0" w:space="0" w:color="auto"/>
        <w:bottom w:val="none" w:sz="0" w:space="0" w:color="auto"/>
        <w:right w:val="none" w:sz="0" w:space="0" w:color="auto"/>
      </w:divBdr>
      <w:divsChild>
        <w:div w:id="257837597">
          <w:marLeft w:val="547"/>
          <w:marRight w:val="0"/>
          <w:marTop w:val="0"/>
          <w:marBottom w:val="0"/>
          <w:divBdr>
            <w:top w:val="none" w:sz="0" w:space="0" w:color="auto"/>
            <w:left w:val="none" w:sz="0" w:space="0" w:color="auto"/>
            <w:bottom w:val="none" w:sz="0" w:space="0" w:color="auto"/>
            <w:right w:val="none" w:sz="0" w:space="0" w:color="auto"/>
          </w:divBdr>
        </w:div>
      </w:divsChild>
    </w:div>
    <w:div w:id="1514765673">
      <w:bodyDiv w:val="1"/>
      <w:marLeft w:val="0"/>
      <w:marRight w:val="0"/>
      <w:marTop w:val="0"/>
      <w:marBottom w:val="0"/>
      <w:divBdr>
        <w:top w:val="none" w:sz="0" w:space="0" w:color="auto"/>
        <w:left w:val="none" w:sz="0" w:space="0" w:color="auto"/>
        <w:bottom w:val="none" w:sz="0" w:space="0" w:color="auto"/>
        <w:right w:val="none" w:sz="0" w:space="0" w:color="auto"/>
      </w:divBdr>
    </w:div>
    <w:div w:id="1514874602">
      <w:bodyDiv w:val="1"/>
      <w:marLeft w:val="0"/>
      <w:marRight w:val="0"/>
      <w:marTop w:val="0"/>
      <w:marBottom w:val="0"/>
      <w:divBdr>
        <w:top w:val="none" w:sz="0" w:space="0" w:color="auto"/>
        <w:left w:val="none" w:sz="0" w:space="0" w:color="auto"/>
        <w:bottom w:val="none" w:sz="0" w:space="0" w:color="auto"/>
        <w:right w:val="none" w:sz="0" w:space="0" w:color="auto"/>
      </w:divBdr>
    </w:div>
    <w:div w:id="1519080983">
      <w:bodyDiv w:val="1"/>
      <w:marLeft w:val="0"/>
      <w:marRight w:val="0"/>
      <w:marTop w:val="0"/>
      <w:marBottom w:val="0"/>
      <w:divBdr>
        <w:top w:val="none" w:sz="0" w:space="0" w:color="auto"/>
        <w:left w:val="none" w:sz="0" w:space="0" w:color="auto"/>
        <w:bottom w:val="none" w:sz="0" w:space="0" w:color="auto"/>
        <w:right w:val="none" w:sz="0" w:space="0" w:color="auto"/>
      </w:divBdr>
      <w:divsChild>
        <w:div w:id="105009225">
          <w:marLeft w:val="1166"/>
          <w:marRight w:val="0"/>
          <w:marTop w:val="86"/>
          <w:marBottom w:val="0"/>
          <w:divBdr>
            <w:top w:val="none" w:sz="0" w:space="0" w:color="auto"/>
            <w:left w:val="none" w:sz="0" w:space="0" w:color="auto"/>
            <w:bottom w:val="none" w:sz="0" w:space="0" w:color="auto"/>
            <w:right w:val="none" w:sz="0" w:space="0" w:color="auto"/>
          </w:divBdr>
        </w:div>
        <w:div w:id="354502707">
          <w:marLeft w:val="547"/>
          <w:marRight w:val="0"/>
          <w:marTop w:val="115"/>
          <w:marBottom w:val="0"/>
          <w:divBdr>
            <w:top w:val="none" w:sz="0" w:space="0" w:color="auto"/>
            <w:left w:val="none" w:sz="0" w:space="0" w:color="auto"/>
            <w:bottom w:val="none" w:sz="0" w:space="0" w:color="auto"/>
            <w:right w:val="none" w:sz="0" w:space="0" w:color="auto"/>
          </w:divBdr>
        </w:div>
        <w:div w:id="363211234">
          <w:marLeft w:val="1166"/>
          <w:marRight w:val="0"/>
          <w:marTop w:val="86"/>
          <w:marBottom w:val="0"/>
          <w:divBdr>
            <w:top w:val="none" w:sz="0" w:space="0" w:color="auto"/>
            <w:left w:val="none" w:sz="0" w:space="0" w:color="auto"/>
            <w:bottom w:val="none" w:sz="0" w:space="0" w:color="auto"/>
            <w:right w:val="none" w:sz="0" w:space="0" w:color="auto"/>
          </w:divBdr>
        </w:div>
        <w:div w:id="654646473">
          <w:marLeft w:val="1166"/>
          <w:marRight w:val="0"/>
          <w:marTop w:val="86"/>
          <w:marBottom w:val="0"/>
          <w:divBdr>
            <w:top w:val="none" w:sz="0" w:space="0" w:color="auto"/>
            <w:left w:val="none" w:sz="0" w:space="0" w:color="auto"/>
            <w:bottom w:val="none" w:sz="0" w:space="0" w:color="auto"/>
            <w:right w:val="none" w:sz="0" w:space="0" w:color="auto"/>
          </w:divBdr>
        </w:div>
        <w:div w:id="792554993">
          <w:marLeft w:val="1166"/>
          <w:marRight w:val="0"/>
          <w:marTop w:val="86"/>
          <w:marBottom w:val="0"/>
          <w:divBdr>
            <w:top w:val="none" w:sz="0" w:space="0" w:color="auto"/>
            <w:left w:val="none" w:sz="0" w:space="0" w:color="auto"/>
            <w:bottom w:val="none" w:sz="0" w:space="0" w:color="auto"/>
            <w:right w:val="none" w:sz="0" w:space="0" w:color="auto"/>
          </w:divBdr>
        </w:div>
      </w:divsChild>
    </w:div>
    <w:div w:id="1519272431">
      <w:bodyDiv w:val="1"/>
      <w:marLeft w:val="0"/>
      <w:marRight w:val="0"/>
      <w:marTop w:val="0"/>
      <w:marBottom w:val="0"/>
      <w:divBdr>
        <w:top w:val="none" w:sz="0" w:space="0" w:color="auto"/>
        <w:left w:val="none" w:sz="0" w:space="0" w:color="auto"/>
        <w:bottom w:val="none" w:sz="0" w:space="0" w:color="auto"/>
        <w:right w:val="none" w:sz="0" w:space="0" w:color="auto"/>
      </w:divBdr>
    </w:div>
    <w:div w:id="1519850199">
      <w:bodyDiv w:val="1"/>
      <w:marLeft w:val="0"/>
      <w:marRight w:val="0"/>
      <w:marTop w:val="0"/>
      <w:marBottom w:val="0"/>
      <w:divBdr>
        <w:top w:val="none" w:sz="0" w:space="0" w:color="auto"/>
        <w:left w:val="none" w:sz="0" w:space="0" w:color="auto"/>
        <w:bottom w:val="none" w:sz="0" w:space="0" w:color="auto"/>
        <w:right w:val="none" w:sz="0" w:space="0" w:color="auto"/>
      </w:divBdr>
    </w:div>
    <w:div w:id="1520197671">
      <w:bodyDiv w:val="1"/>
      <w:marLeft w:val="0"/>
      <w:marRight w:val="0"/>
      <w:marTop w:val="0"/>
      <w:marBottom w:val="0"/>
      <w:divBdr>
        <w:top w:val="none" w:sz="0" w:space="0" w:color="auto"/>
        <w:left w:val="none" w:sz="0" w:space="0" w:color="auto"/>
        <w:bottom w:val="none" w:sz="0" w:space="0" w:color="auto"/>
        <w:right w:val="none" w:sz="0" w:space="0" w:color="auto"/>
      </w:divBdr>
      <w:divsChild>
        <w:div w:id="189490485">
          <w:marLeft w:val="1267"/>
          <w:marRight w:val="0"/>
          <w:marTop w:val="67"/>
          <w:marBottom w:val="0"/>
          <w:divBdr>
            <w:top w:val="none" w:sz="0" w:space="0" w:color="auto"/>
            <w:left w:val="none" w:sz="0" w:space="0" w:color="auto"/>
            <w:bottom w:val="none" w:sz="0" w:space="0" w:color="auto"/>
            <w:right w:val="none" w:sz="0" w:space="0" w:color="auto"/>
          </w:divBdr>
        </w:div>
        <w:div w:id="191000309">
          <w:marLeft w:val="418"/>
          <w:marRight w:val="0"/>
          <w:marTop w:val="86"/>
          <w:marBottom w:val="0"/>
          <w:divBdr>
            <w:top w:val="none" w:sz="0" w:space="0" w:color="auto"/>
            <w:left w:val="none" w:sz="0" w:space="0" w:color="auto"/>
            <w:bottom w:val="none" w:sz="0" w:space="0" w:color="auto"/>
            <w:right w:val="none" w:sz="0" w:space="0" w:color="auto"/>
          </w:divBdr>
        </w:div>
        <w:div w:id="370425355">
          <w:marLeft w:val="979"/>
          <w:marRight w:val="0"/>
          <w:marTop w:val="77"/>
          <w:marBottom w:val="0"/>
          <w:divBdr>
            <w:top w:val="none" w:sz="0" w:space="0" w:color="auto"/>
            <w:left w:val="none" w:sz="0" w:space="0" w:color="auto"/>
            <w:bottom w:val="none" w:sz="0" w:space="0" w:color="auto"/>
            <w:right w:val="none" w:sz="0" w:space="0" w:color="auto"/>
          </w:divBdr>
        </w:div>
        <w:div w:id="442500861">
          <w:marLeft w:val="979"/>
          <w:marRight w:val="0"/>
          <w:marTop w:val="77"/>
          <w:marBottom w:val="0"/>
          <w:divBdr>
            <w:top w:val="none" w:sz="0" w:space="0" w:color="auto"/>
            <w:left w:val="none" w:sz="0" w:space="0" w:color="auto"/>
            <w:bottom w:val="none" w:sz="0" w:space="0" w:color="auto"/>
            <w:right w:val="none" w:sz="0" w:space="0" w:color="auto"/>
          </w:divBdr>
        </w:div>
        <w:div w:id="643044685">
          <w:marLeft w:val="979"/>
          <w:marRight w:val="0"/>
          <w:marTop w:val="77"/>
          <w:marBottom w:val="0"/>
          <w:divBdr>
            <w:top w:val="none" w:sz="0" w:space="0" w:color="auto"/>
            <w:left w:val="none" w:sz="0" w:space="0" w:color="auto"/>
            <w:bottom w:val="none" w:sz="0" w:space="0" w:color="auto"/>
            <w:right w:val="none" w:sz="0" w:space="0" w:color="auto"/>
          </w:divBdr>
        </w:div>
        <w:div w:id="751313856">
          <w:marLeft w:val="979"/>
          <w:marRight w:val="0"/>
          <w:marTop w:val="77"/>
          <w:marBottom w:val="0"/>
          <w:divBdr>
            <w:top w:val="none" w:sz="0" w:space="0" w:color="auto"/>
            <w:left w:val="none" w:sz="0" w:space="0" w:color="auto"/>
            <w:bottom w:val="none" w:sz="0" w:space="0" w:color="auto"/>
            <w:right w:val="none" w:sz="0" w:space="0" w:color="auto"/>
          </w:divBdr>
        </w:div>
        <w:div w:id="768622033">
          <w:marLeft w:val="1267"/>
          <w:marRight w:val="0"/>
          <w:marTop w:val="67"/>
          <w:marBottom w:val="0"/>
          <w:divBdr>
            <w:top w:val="none" w:sz="0" w:space="0" w:color="auto"/>
            <w:left w:val="none" w:sz="0" w:space="0" w:color="auto"/>
            <w:bottom w:val="none" w:sz="0" w:space="0" w:color="auto"/>
            <w:right w:val="none" w:sz="0" w:space="0" w:color="auto"/>
          </w:divBdr>
        </w:div>
        <w:div w:id="946472101">
          <w:marLeft w:val="706"/>
          <w:marRight w:val="0"/>
          <w:marTop w:val="86"/>
          <w:marBottom w:val="0"/>
          <w:divBdr>
            <w:top w:val="none" w:sz="0" w:space="0" w:color="auto"/>
            <w:left w:val="none" w:sz="0" w:space="0" w:color="auto"/>
            <w:bottom w:val="none" w:sz="0" w:space="0" w:color="auto"/>
            <w:right w:val="none" w:sz="0" w:space="0" w:color="auto"/>
          </w:divBdr>
        </w:div>
        <w:div w:id="1169562995">
          <w:marLeft w:val="706"/>
          <w:marRight w:val="0"/>
          <w:marTop w:val="86"/>
          <w:marBottom w:val="0"/>
          <w:divBdr>
            <w:top w:val="none" w:sz="0" w:space="0" w:color="auto"/>
            <w:left w:val="none" w:sz="0" w:space="0" w:color="auto"/>
            <w:bottom w:val="none" w:sz="0" w:space="0" w:color="auto"/>
            <w:right w:val="none" w:sz="0" w:space="0" w:color="auto"/>
          </w:divBdr>
        </w:div>
        <w:div w:id="1348600925">
          <w:marLeft w:val="979"/>
          <w:marRight w:val="0"/>
          <w:marTop w:val="77"/>
          <w:marBottom w:val="0"/>
          <w:divBdr>
            <w:top w:val="none" w:sz="0" w:space="0" w:color="auto"/>
            <w:left w:val="none" w:sz="0" w:space="0" w:color="auto"/>
            <w:bottom w:val="none" w:sz="0" w:space="0" w:color="auto"/>
            <w:right w:val="none" w:sz="0" w:space="0" w:color="auto"/>
          </w:divBdr>
        </w:div>
        <w:div w:id="1420567153">
          <w:marLeft w:val="979"/>
          <w:marRight w:val="0"/>
          <w:marTop w:val="77"/>
          <w:marBottom w:val="0"/>
          <w:divBdr>
            <w:top w:val="none" w:sz="0" w:space="0" w:color="auto"/>
            <w:left w:val="none" w:sz="0" w:space="0" w:color="auto"/>
            <w:bottom w:val="none" w:sz="0" w:space="0" w:color="auto"/>
            <w:right w:val="none" w:sz="0" w:space="0" w:color="auto"/>
          </w:divBdr>
        </w:div>
        <w:div w:id="1770857820">
          <w:marLeft w:val="979"/>
          <w:marRight w:val="0"/>
          <w:marTop w:val="77"/>
          <w:marBottom w:val="0"/>
          <w:divBdr>
            <w:top w:val="none" w:sz="0" w:space="0" w:color="auto"/>
            <w:left w:val="none" w:sz="0" w:space="0" w:color="auto"/>
            <w:bottom w:val="none" w:sz="0" w:space="0" w:color="auto"/>
            <w:right w:val="none" w:sz="0" w:space="0" w:color="auto"/>
          </w:divBdr>
        </w:div>
      </w:divsChild>
    </w:div>
    <w:div w:id="1520198440">
      <w:bodyDiv w:val="1"/>
      <w:marLeft w:val="0"/>
      <w:marRight w:val="0"/>
      <w:marTop w:val="0"/>
      <w:marBottom w:val="0"/>
      <w:divBdr>
        <w:top w:val="none" w:sz="0" w:space="0" w:color="auto"/>
        <w:left w:val="none" w:sz="0" w:space="0" w:color="auto"/>
        <w:bottom w:val="none" w:sz="0" w:space="0" w:color="auto"/>
        <w:right w:val="none" w:sz="0" w:space="0" w:color="auto"/>
      </w:divBdr>
    </w:div>
    <w:div w:id="1520508976">
      <w:bodyDiv w:val="1"/>
      <w:marLeft w:val="0"/>
      <w:marRight w:val="0"/>
      <w:marTop w:val="0"/>
      <w:marBottom w:val="0"/>
      <w:divBdr>
        <w:top w:val="none" w:sz="0" w:space="0" w:color="auto"/>
        <w:left w:val="none" w:sz="0" w:space="0" w:color="auto"/>
        <w:bottom w:val="none" w:sz="0" w:space="0" w:color="auto"/>
        <w:right w:val="none" w:sz="0" w:space="0" w:color="auto"/>
      </w:divBdr>
      <w:divsChild>
        <w:div w:id="1186793785">
          <w:marLeft w:val="0"/>
          <w:marRight w:val="0"/>
          <w:marTop w:val="0"/>
          <w:marBottom w:val="0"/>
          <w:divBdr>
            <w:top w:val="none" w:sz="0" w:space="0" w:color="auto"/>
            <w:left w:val="none" w:sz="0" w:space="0" w:color="auto"/>
            <w:bottom w:val="none" w:sz="0" w:space="0" w:color="auto"/>
            <w:right w:val="none" w:sz="0" w:space="0" w:color="auto"/>
          </w:divBdr>
        </w:div>
      </w:divsChild>
    </w:div>
    <w:div w:id="1520923556">
      <w:bodyDiv w:val="1"/>
      <w:marLeft w:val="0"/>
      <w:marRight w:val="0"/>
      <w:marTop w:val="0"/>
      <w:marBottom w:val="0"/>
      <w:divBdr>
        <w:top w:val="none" w:sz="0" w:space="0" w:color="auto"/>
        <w:left w:val="none" w:sz="0" w:space="0" w:color="auto"/>
        <w:bottom w:val="none" w:sz="0" w:space="0" w:color="auto"/>
        <w:right w:val="none" w:sz="0" w:space="0" w:color="auto"/>
      </w:divBdr>
    </w:div>
    <w:div w:id="1521966702">
      <w:bodyDiv w:val="1"/>
      <w:marLeft w:val="0"/>
      <w:marRight w:val="0"/>
      <w:marTop w:val="0"/>
      <w:marBottom w:val="0"/>
      <w:divBdr>
        <w:top w:val="none" w:sz="0" w:space="0" w:color="auto"/>
        <w:left w:val="none" w:sz="0" w:space="0" w:color="auto"/>
        <w:bottom w:val="none" w:sz="0" w:space="0" w:color="auto"/>
        <w:right w:val="none" w:sz="0" w:space="0" w:color="auto"/>
      </w:divBdr>
    </w:div>
    <w:div w:id="1523326031">
      <w:bodyDiv w:val="1"/>
      <w:marLeft w:val="0"/>
      <w:marRight w:val="0"/>
      <w:marTop w:val="0"/>
      <w:marBottom w:val="0"/>
      <w:divBdr>
        <w:top w:val="none" w:sz="0" w:space="0" w:color="auto"/>
        <w:left w:val="none" w:sz="0" w:space="0" w:color="auto"/>
        <w:bottom w:val="none" w:sz="0" w:space="0" w:color="auto"/>
        <w:right w:val="none" w:sz="0" w:space="0" w:color="auto"/>
      </w:divBdr>
      <w:divsChild>
        <w:div w:id="949554900">
          <w:marLeft w:val="1166"/>
          <w:marRight w:val="0"/>
          <w:marTop w:val="115"/>
          <w:marBottom w:val="0"/>
          <w:divBdr>
            <w:top w:val="none" w:sz="0" w:space="0" w:color="auto"/>
            <w:left w:val="none" w:sz="0" w:space="0" w:color="auto"/>
            <w:bottom w:val="none" w:sz="0" w:space="0" w:color="auto"/>
            <w:right w:val="none" w:sz="0" w:space="0" w:color="auto"/>
          </w:divBdr>
        </w:div>
        <w:div w:id="1087926554">
          <w:marLeft w:val="1886"/>
          <w:marRight w:val="0"/>
          <w:marTop w:val="106"/>
          <w:marBottom w:val="0"/>
          <w:divBdr>
            <w:top w:val="none" w:sz="0" w:space="0" w:color="auto"/>
            <w:left w:val="none" w:sz="0" w:space="0" w:color="auto"/>
            <w:bottom w:val="none" w:sz="0" w:space="0" w:color="auto"/>
            <w:right w:val="none" w:sz="0" w:space="0" w:color="auto"/>
          </w:divBdr>
        </w:div>
        <w:div w:id="1107888014">
          <w:marLeft w:val="547"/>
          <w:marRight w:val="0"/>
          <w:marTop w:val="115"/>
          <w:marBottom w:val="0"/>
          <w:divBdr>
            <w:top w:val="none" w:sz="0" w:space="0" w:color="auto"/>
            <w:left w:val="none" w:sz="0" w:space="0" w:color="auto"/>
            <w:bottom w:val="none" w:sz="0" w:space="0" w:color="auto"/>
            <w:right w:val="none" w:sz="0" w:space="0" w:color="auto"/>
          </w:divBdr>
        </w:div>
        <w:div w:id="1128427172">
          <w:marLeft w:val="1886"/>
          <w:marRight w:val="0"/>
          <w:marTop w:val="106"/>
          <w:marBottom w:val="0"/>
          <w:divBdr>
            <w:top w:val="none" w:sz="0" w:space="0" w:color="auto"/>
            <w:left w:val="none" w:sz="0" w:space="0" w:color="auto"/>
            <w:bottom w:val="none" w:sz="0" w:space="0" w:color="auto"/>
            <w:right w:val="none" w:sz="0" w:space="0" w:color="auto"/>
          </w:divBdr>
        </w:div>
        <w:div w:id="1478719634">
          <w:marLeft w:val="1166"/>
          <w:marRight w:val="0"/>
          <w:marTop w:val="115"/>
          <w:marBottom w:val="0"/>
          <w:divBdr>
            <w:top w:val="none" w:sz="0" w:space="0" w:color="auto"/>
            <w:left w:val="none" w:sz="0" w:space="0" w:color="auto"/>
            <w:bottom w:val="none" w:sz="0" w:space="0" w:color="auto"/>
            <w:right w:val="none" w:sz="0" w:space="0" w:color="auto"/>
          </w:divBdr>
        </w:div>
        <w:div w:id="1925868947">
          <w:marLeft w:val="1886"/>
          <w:marRight w:val="0"/>
          <w:marTop w:val="106"/>
          <w:marBottom w:val="0"/>
          <w:divBdr>
            <w:top w:val="none" w:sz="0" w:space="0" w:color="auto"/>
            <w:left w:val="none" w:sz="0" w:space="0" w:color="auto"/>
            <w:bottom w:val="none" w:sz="0" w:space="0" w:color="auto"/>
            <w:right w:val="none" w:sz="0" w:space="0" w:color="auto"/>
          </w:divBdr>
        </w:div>
        <w:div w:id="1974557304">
          <w:marLeft w:val="1166"/>
          <w:marRight w:val="0"/>
          <w:marTop w:val="115"/>
          <w:marBottom w:val="0"/>
          <w:divBdr>
            <w:top w:val="none" w:sz="0" w:space="0" w:color="auto"/>
            <w:left w:val="none" w:sz="0" w:space="0" w:color="auto"/>
            <w:bottom w:val="none" w:sz="0" w:space="0" w:color="auto"/>
            <w:right w:val="none" w:sz="0" w:space="0" w:color="auto"/>
          </w:divBdr>
        </w:div>
      </w:divsChild>
    </w:div>
    <w:div w:id="1524131616">
      <w:bodyDiv w:val="1"/>
      <w:marLeft w:val="0"/>
      <w:marRight w:val="0"/>
      <w:marTop w:val="0"/>
      <w:marBottom w:val="0"/>
      <w:divBdr>
        <w:top w:val="none" w:sz="0" w:space="0" w:color="auto"/>
        <w:left w:val="none" w:sz="0" w:space="0" w:color="auto"/>
        <w:bottom w:val="none" w:sz="0" w:space="0" w:color="auto"/>
        <w:right w:val="none" w:sz="0" w:space="0" w:color="auto"/>
      </w:divBdr>
      <w:divsChild>
        <w:div w:id="1411392507">
          <w:marLeft w:val="547"/>
          <w:marRight w:val="0"/>
          <w:marTop w:val="154"/>
          <w:marBottom w:val="0"/>
          <w:divBdr>
            <w:top w:val="none" w:sz="0" w:space="0" w:color="auto"/>
            <w:left w:val="none" w:sz="0" w:space="0" w:color="auto"/>
            <w:bottom w:val="none" w:sz="0" w:space="0" w:color="auto"/>
            <w:right w:val="none" w:sz="0" w:space="0" w:color="auto"/>
          </w:divBdr>
        </w:div>
      </w:divsChild>
    </w:div>
    <w:div w:id="1524247341">
      <w:bodyDiv w:val="1"/>
      <w:marLeft w:val="0"/>
      <w:marRight w:val="0"/>
      <w:marTop w:val="0"/>
      <w:marBottom w:val="0"/>
      <w:divBdr>
        <w:top w:val="none" w:sz="0" w:space="0" w:color="auto"/>
        <w:left w:val="none" w:sz="0" w:space="0" w:color="auto"/>
        <w:bottom w:val="none" w:sz="0" w:space="0" w:color="auto"/>
        <w:right w:val="none" w:sz="0" w:space="0" w:color="auto"/>
      </w:divBdr>
    </w:div>
    <w:div w:id="1525485654">
      <w:bodyDiv w:val="1"/>
      <w:marLeft w:val="0"/>
      <w:marRight w:val="0"/>
      <w:marTop w:val="0"/>
      <w:marBottom w:val="0"/>
      <w:divBdr>
        <w:top w:val="none" w:sz="0" w:space="0" w:color="auto"/>
        <w:left w:val="none" w:sz="0" w:space="0" w:color="auto"/>
        <w:bottom w:val="none" w:sz="0" w:space="0" w:color="auto"/>
        <w:right w:val="none" w:sz="0" w:space="0" w:color="auto"/>
      </w:divBdr>
      <w:divsChild>
        <w:div w:id="280305535">
          <w:marLeft w:val="1166"/>
          <w:marRight w:val="0"/>
          <w:marTop w:val="96"/>
          <w:marBottom w:val="0"/>
          <w:divBdr>
            <w:top w:val="none" w:sz="0" w:space="0" w:color="auto"/>
            <w:left w:val="none" w:sz="0" w:space="0" w:color="auto"/>
            <w:bottom w:val="none" w:sz="0" w:space="0" w:color="auto"/>
            <w:right w:val="none" w:sz="0" w:space="0" w:color="auto"/>
          </w:divBdr>
        </w:div>
        <w:div w:id="369106956">
          <w:marLeft w:val="1166"/>
          <w:marRight w:val="0"/>
          <w:marTop w:val="96"/>
          <w:marBottom w:val="0"/>
          <w:divBdr>
            <w:top w:val="none" w:sz="0" w:space="0" w:color="auto"/>
            <w:left w:val="none" w:sz="0" w:space="0" w:color="auto"/>
            <w:bottom w:val="none" w:sz="0" w:space="0" w:color="auto"/>
            <w:right w:val="none" w:sz="0" w:space="0" w:color="auto"/>
          </w:divBdr>
        </w:div>
        <w:div w:id="967710885">
          <w:marLeft w:val="547"/>
          <w:marRight w:val="0"/>
          <w:marTop w:val="115"/>
          <w:marBottom w:val="0"/>
          <w:divBdr>
            <w:top w:val="none" w:sz="0" w:space="0" w:color="auto"/>
            <w:left w:val="none" w:sz="0" w:space="0" w:color="auto"/>
            <w:bottom w:val="none" w:sz="0" w:space="0" w:color="auto"/>
            <w:right w:val="none" w:sz="0" w:space="0" w:color="auto"/>
          </w:divBdr>
        </w:div>
        <w:div w:id="1643071143">
          <w:marLeft w:val="1166"/>
          <w:marRight w:val="0"/>
          <w:marTop w:val="96"/>
          <w:marBottom w:val="0"/>
          <w:divBdr>
            <w:top w:val="none" w:sz="0" w:space="0" w:color="auto"/>
            <w:left w:val="none" w:sz="0" w:space="0" w:color="auto"/>
            <w:bottom w:val="none" w:sz="0" w:space="0" w:color="auto"/>
            <w:right w:val="none" w:sz="0" w:space="0" w:color="auto"/>
          </w:divBdr>
        </w:div>
        <w:div w:id="2124306247">
          <w:marLeft w:val="547"/>
          <w:marRight w:val="0"/>
          <w:marTop w:val="115"/>
          <w:marBottom w:val="0"/>
          <w:divBdr>
            <w:top w:val="none" w:sz="0" w:space="0" w:color="auto"/>
            <w:left w:val="none" w:sz="0" w:space="0" w:color="auto"/>
            <w:bottom w:val="none" w:sz="0" w:space="0" w:color="auto"/>
            <w:right w:val="none" w:sz="0" w:space="0" w:color="auto"/>
          </w:divBdr>
        </w:div>
      </w:divsChild>
    </w:div>
    <w:div w:id="1526282665">
      <w:bodyDiv w:val="1"/>
      <w:marLeft w:val="0"/>
      <w:marRight w:val="0"/>
      <w:marTop w:val="0"/>
      <w:marBottom w:val="0"/>
      <w:divBdr>
        <w:top w:val="none" w:sz="0" w:space="0" w:color="auto"/>
        <w:left w:val="none" w:sz="0" w:space="0" w:color="auto"/>
        <w:bottom w:val="none" w:sz="0" w:space="0" w:color="auto"/>
        <w:right w:val="none" w:sz="0" w:space="0" w:color="auto"/>
      </w:divBdr>
      <w:divsChild>
        <w:div w:id="966738714">
          <w:marLeft w:val="0"/>
          <w:marRight w:val="0"/>
          <w:marTop w:val="0"/>
          <w:marBottom w:val="0"/>
          <w:divBdr>
            <w:top w:val="none" w:sz="0" w:space="0" w:color="auto"/>
            <w:left w:val="none" w:sz="0" w:space="0" w:color="auto"/>
            <w:bottom w:val="none" w:sz="0" w:space="0" w:color="auto"/>
            <w:right w:val="none" w:sz="0" w:space="0" w:color="auto"/>
          </w:divBdr>
          <w:divsChild>
            <w:div w:id="1092121473">
              <w:marLeft w:val="0"/>
              <w:marRight w:val="0"/>
              <w:marTop w:val="0"/>
              <w:marBottom w:val="0"/>
              <w:divBdr>
                <w:top w:val="none" w:sz="0" w:space="0" w:color="auto"/>
                <w:left w:val="none" w:sz="0" w:space="0" w:color="auto"/>
                <w:bottom w:val="none" w:sz="0" w:space="0" w:color="auto"/>
                <w:right w:val="none" w:sz="0" w:space="0" w:color="auto"/>
              </w:divBdr>
            </w:div>
            <w:div w:id="1207570406">
              <w:marLeft w:val="0"/>
              <w:marRight w:val="0"/>
              <w:marTop w:val="0"/>
              <w:marBottom w:val="0"/>
              <w:divBdr>
                <w:top w:val="none" w:sz="0" w:space="0" w:color="auto"/>
                <w:left w:val="none" w:sz="0" w:space="0" w:color="auto"/>
                <w:bottom w:val="none" w:sz="0" w:space="0" w:color="auto"/>
                <w:right w:val="none" w:sz="0" w:space="0" w:color="auto"/>
              </w:divBdr>
            </w:div>
            <w:div w:id="20606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9179">
      <w:bodyDiv w:val="1"/>
      <w:marLeft w:val="0"/>
      <w:marRight w:val="0"/>
      <w:marTop w:val="0"/>
      <w:marBottom w:val="0"/>
      <w:divBdr>
        <w:top w:val="none" w:sz="0" w:space="0" w:color="auto"/>
        <w:left w:val="none" w:sz="0" w:space="0" w:color="auto"/>
        <w:bottom w:val="none" w:sz="0" w:space="0" w:color="auto"/>
        <w:right w:val="none" w:sz="0" w:space="0" w:color="auto"/>
      </w:divBdr>
    </w:div>
    <w:div w:id="1526939650">
      <w:bodyDiv w:val="1"/>
      <w:marLeft w:val="0"/>
      <w:marRight w:val="0"/>
      <w:marTop w:val="0"/>
      <w:marBottom w:val="0"/>
      <w:divBdr>
        <w:top w:val="none" w:sz="0" w:space="0" w:color="auto"/>
        <w:left w:val="none" w:sz="0" w:space="0" w:color="auto"/>
        <w:bottom w:val="none" w:sz="0" w:space="0" w:color="auto"/>
        <w:right w:val="none" w:sz="0" w:space="0" w:color="auto"/>
      </w:divBdr>
    </w:div>
    <w:div w:id="1527207501">
      <w:bodyDiv w:val="1"/>
      <w:marLeft w:val="0"/>
      <w:marRight w:val="0"/>
      <w:marTop w:val="0"/>
      <w:marBottom w:val="0"/>
      <w:divBdr>
        <w:top w:val="none" w:sz="0" w:space="0" w:color="auto"/>
        <w:left w:val="none" w:sz="0" w:space="0" w:color="auto"/>
        <w:bottom w:val="none" w:sz="0" w:space="0" w:color="auto"/>
        <w:right w:val="none" w:sz="0" w:space="0" w:color="auto"/>
      </w:divBdr>
    </w:div>
    <w:div w:id="1528985707">
      <w:bodyDiv w:val="1"/>
      <w:marLeft w:val="0"/>
      <w:marRight w:val="0"/>
      <w:marTop w:val="0"/>
      <w:marBottom w:val="0"/>
      <w:divBdr>
        <w:top w:val="none" w:sz="0" w:space="0" w:color="auto"/>
        <w:left w:val="none" w:sz="0" w:space="0" w:color="auto"/>
        <w:bottom w:val="none" w:sz="0" w:space="0" w:color="auto"/>
        <w:right w:val="none" w:sz="0" w:space="0" w:color="auto"/>
      </w:divBdr>
      <w:divsChild>
        <w:div w:id="101386033">
          <w:marLeft w:val="1800"/>
          <w:marRight w:val="0"/>
          <w:marTop w:val="115"/>
          <w:marBottom w:val="0"/>
          <w:divBdr>
            <w:top w:val="none" w:sz="0" w:space="0" w:color="auto"/>
            <w:left w:val="none" w:sz="0" w:space="0" w:color="auto"/>
            <w:bottom w:val="none" w:sz="0" w:space="0" w:color="auto"/>
            <w:right w:val="none" w:sz="0" w:space="0" w:color="auto"/>
          </w:divBdr>
        </w:div>
        <w:div w:id="108745001">
          <w:marLeft w:val="2520"/>
          <w:marRight w:val="0"/>
          <w:marTop w:val="96"/>
          <w:marBottom w:val="0"/>
          <w:divBdr>
            <w:top w:val="none" w:sz="0" w:space="0" w:color="auto"/>
            <w:left w:val="none" w:sz="0" w:space="0" w:color="auto"/>
            <w:bottom w:val="none" w:sz="0" w:space="0" w:color="auto"/>
            <w:right w:val="none" w:sz="0" w:space="0" w:color="auto"/>
          </w:divBdr>
        </w:div>
        <w:div w:id="170537109">
          <w:marLeft w:val="1800"/>
          <w:marRight w:val="0"/>
          <w:marTop w:val="115"/>
          <w:marBottom w:val="0"/>
          <w:divBdr>
            <w:top w:val="none" w:sz="0" w:space="0" w:color="auto"/>
            <w:left w:val="none" w:sz="0" w:space="0" w:color="auto"/>
            <w:bottom w:val="none" w:sz="0" w:space="0" w:color="auto"/>
            <w:right w:val="none" w:sz="0" w:space="0" w:color="auto"/>
          </w:divBdr>
        </w:div>
        <w:div w:id="1221592693">
          <w:marLeft w:val="547"/>
          <w:marRight w:val="0"/>
          <w:marTop w:val="154"/>
          <w:marBottom w:val="0"/>
          <w:divBdr>
            <w:top w:val="none" w:sz="0" w:space="0" w:color="auto"/>
            <w:left w:val="none" w:sz="0" w:space="0" w:color="auto"/>
            <w:bottom w:val="none" w:sz="0" w:space="0" w:color="auto"/>
            <w:right w:val="none" w:sz="0" w:space="0" w:color="auto"/>
          </w:divBdr>
        </w:div>
        <w:div w:id="1349671177">
          <w:marLeft w:val="547"/>
          <w:marRight w:val="0"/>
          <w:marTop w:val="154"/>
          <w:marBottom w:val="0"/>
          <w:divBdr>
            <w:top w:val="none" w:sz="0" w:space="0" w:color="auto"/>
            <w:left w:val="none" w:sz="0" w:space="0" w:color="auto"/>
            <w:bottom w:val="none" w:sz="0" w:space="0" w:color="auto"/>
            <w:right w:val="none" w:sz="0" w:space="0" w:color="auto"/>
          </w:divBdr>
        </w:div>
      </w:divsChild>
    </w:div>
    <w:div w:id="1529637361">
      <w:bodyDiv w:val="1"/>
      <w:marLeft w:val="0"/>
      <w:marRight w:val="0"/>
      <w:marTop w:val="0"/>
      <w:marBottom w:val="0"/>
      <w:divBdr>
        <w:top w:val="none" w:sz="0" w:space="0" w:color="auto"/>
        <w:left w:val="none" w:sz="0" w:space="0" w:color="auto"/>
        <w:bottom w:val="none" w:sz="0" w:space="0" w:color="auto"/>
        <w:right w:val="none" w:sz="0" w:space="0" w:color="auto"/>
      </w:divBdr>
    </w:div>
    <w:div w:id="1530492006">
      <w:bodyDiv w:val="1"/>
      <w:marLeft w:val="0"/>
      <w:marRight w:val="0"/>
      <w:marTop w:val="0"/>
      <w:marBottom w:val="0"/>
      <w:divBdr>
        <w:top w:val="none" w:sz="0" w:space="0" w:color="auto"/>
        <w:left w:val="none" w:sz="0" w:space="0" w:color="auto"/>
        <w:bottom w:val="none" w:sz="0" w:space="0" w:color="auto"/>
        <w:right w:val="none" w:sz="0" w:space="0" w:color="auto"/>
      </w:divBdr>
    </w:div>
    <w:div w:id="1531334456">
      <w:bodyDiv w:val="1"/>
      <w:marLeft w:val="0"/>
      <w:marRight w:val="0"/>
      <w:marTop w:val="0"/>
      <w:marBottom w:val="0"/>
      <w:divBdr>
        <w:top w:val="none" w:sz="0" w:space="0" w:color="auto"/>
        <w:left w:val="none" w:sz="0" w:space="0" w:color="auto"/>
        <w:bottom w:val="none" w:sz="0" w:space="0" w:color="auto"/>
        <w:right w:val="none" w:sz="0" w:space="0" w:color="auto"/>
      </w:divBdr>
      <w:divsChild>
        <w:div w:id="382801013">
          <w:marLeft w:val="0"/>
          <w:marRight w:val="0"/>
          <w:marTop w:val="0"/>
          <w:marBottom w:val="0"/>
          <w:divBdr>
            <w:top w:val="none" w:sz="0" w:space="0" w:color="auto"/>
            <w:left w:val="none" w:sz="0" w:space="0" w:color="auto"/>
            <w:bottom w:val="none" w:sz="0" w:space="0" w:color="auto"/>
            <w:right w:val="none" w:sz="0" w:space="0" w:color="auto"/>
          </w:divBdr>
          <w:divsChild>
            <w:div w:id="363332031">
              <w:marLeft w:val="0"/>
              <w:marRight w:val="0"/>
              <w:marTop w:val="0"/>
              <w:marBottom w:val="0"/>
              <w:divBdr>
                <w:top w:val="none" w:sz="0" w:space="0" w:color="auto"/>
                <w:left w:val="none" w:sz="0" w:space="0" w:color="auto"/>
                <w:bottom w:val="none" w:sz="0" w:space="0" w:color="auto"/>
                <w:right w:val="none" w:sz="0" w:space="0" w:color="auto"/>
              </w:divBdr>
            </w:div>
            <w:div w:id="8952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76996">
      <w:bodyDiv w:val="1"/>
      <w:marLeft w:val="0"/>
      <w:marRight w:val="0"/>
      <w:marTop w:val="0"/>
      <w:marBottom w:val="0"/>
      <w:divBdr>
        <w:top w:val="none" w:sz="0" w:space="0" w:color="auto"/>
        <w:left w:val="none" w:sz="0" w:space="0" w:color="auto"/>
        <w:bottom w:val="none" w:sz="0" w:space="0" w:color="auto"/>
        <w:right w:val="none" w:sz="0" w:space="0" w:color="auto"/>
      </w:divBdr>
    </w:div>
    <w:div w:id="1531604912">
      <w:bodyDiv w:val="1"/>
      <w:marLeft w:val="0"/>
      <w:marRight w:val="0"/>
      <w:marTop w:val="0"/>
      <w:marBottom w:val="0"/>
      <w:divBdr>
        <w:top w:val="none" w:sz="0" w:space="0" w:color="auto"/>
        <w:left w:val="none" w:sz="0" w:space="0" w:color="auto"/>
        <w:bottom w:val="none" w:sz="0" w:space="0" w:color="auto"/>
        <w:right w:val="none" w:sz="0" w:space="0" w:color="auto"/>
      </w:divBdr>
    </w:div>
    <w:div w:id="1531869564">
      <w:bodyDiv w:val="1"/>
      <w:marLeft w:val="0"/>
      <w:marRight w:val="0"/>
      <w:marTop w:val="0"/>
      <w:marBottom w:val="0"/>
      <w:divBdr>
        <w:top w:val="none" w:sz="0" w:space="0" w:color="auto"/>
        <w:left w:val="none" w:sz="0" w:space="0" w:color="auto"/>
        <w:bottom w:val="none" w:sz="0" w:space="0" w:color="auto"/>
        <w:right w:val="none" w:sz="0" w:space="0" w:color="auto"/>
      </w:divBdr>
    </w:div>
    <w:div w:id="1532110243">
      <w:bodyDiv w:val="1"/>
      <w:marLeft w:val="0"/>
      <w:marRight w:val="0"/>
      <w:marTop w:val="0"/>
      <w:marBottom w:val="0"/>
      <w:divBdr>
        <w:top w:val="none" w:sz="0" w:space="0" w:color="auto"/>
        <w:left w:val="none" w:sz="0" w:space="0" w:color="auto"/>
        <w:bottom w:val="none" w:sz="0" w:space="0" w:color="auto"/>
        <w:right w:val="none" w:sz="0" w:space="0" w:color="auto"/>
      </w:divBdr>
    </w:div>
    <w:div w:id="1533105941">
      <w:bodyDiv w:val="1"/>
      <w:marLeft w:val="0"/>
      <w:marRight w:val="0"/>
      <w:marTop w:val="0"/>
      <w:marBottom w:val="0"/>
      <w:divBdr>
        <w:top w:val="none" w:sz="0" w:space="0" w:color="auto"/>
        <w:left w:val="none" w:sz="0" w:space="0" w:color="auto"/>
        <w:bottom w:val="none" w:sz="0" w:space="0" w:color="auto"/>
        <w:right w:val="none" w:sz="0" w:space="0" w:color="auto"/>
      </w:divBdr>
      <w:divsChild>
        <w:div w:id="255098277">
          <w:marLeft w:val="1166"/>
          <w:marRight w:val="0"/>
          <w:marTop w:val="96"/>
          <w:marBottom w:val="0"/>
          <w:divBdr>
            <w:top w:val="none" w:sz="0" w:space="0" w:color="auto"/>
            <w:left w:val="none" w:sz="0" w:space="0" w:color="auto"/>
            <w:bottom w:val="none" w:sz="0" w:space="0" w:color="auto"/>
            <w:right w:val="none" w:sz="0" w:space="0" w:color="auto"/>
          </w:divBdr>
        </w:div>
        <w:div w:id="501237208">
          <w:marLeft w:val="547"/>
          <w:marRight w:val="0"/>
          <w:marTop w:val="115"/>
          <w:marBottom w:val="0"/>
          <w:divBdr>
            <w:top w:val="none" w:sz="0" w:space="0" w:color="auto"/>
            <w:left w:val="none" w:sz="0" w:space="0" w:color="auto"/>
            <w:bottom w:val="none" w:sz="0" w:space="0" w:color="auto"/>
            <w:right w:val="none" w:sz="0" w:space="0" w:color="auto"/>
          </w:divBdr>
        </w:div>
        <w:div w:id="509415668">
          <w:marLeft w:val="1166"/>
          <w:marRight w:val="0"/>
          <w:marTop w:val="96"/>
          <w:marBottom w:val="0"/>
          <w:divBdr>
            <w:top w:val="none" w:sz="0" w:space="0" w:color="auto"/>
            <w:left w:val="none" w:sz="0" w:space="0" w:color="auto"/>
            <w:bottom w:val="none" w:sz="0" w:space="0" w:color="auto"/>
            <w:right w:val="none" w:sz="0" w:space="0" w:color="auto"/>
          </w:divBdr>
        </w:div>
        <w:div w:id="843516042">
          <w:marLeft w:val="1166"/>
          <w:marRight w:val="0"/>
          <w:marTop w:val="96"/>
          <w:marBottom w:val="0"/>
          <w:divBdr>
            <w:top w:val="none" w:sz="0" w:space="0" w:color="auto"/>
            <w:left w:val="none" w:sz="0" w:space="0" w:color="auto"/>
            <w:bottom w:val="none" w:sz="0" w:space="0" w:color="auto"/>
            <w:right w:val="none" w:sz="0" w:space="0" w:color="auto"/>
          </w:divBdr>
        </w:div>
        <w:div w:id="1644843641">
          <w:marLeft w:val="1166"/>
          <w:marRight w:val="0"/>
          <w:marTop w:val="96"/>
          <w:marBottom w:val="0"/>
          <w:divBdr>
            <w:top w:val="none" w:sz="0" w:space="0" w:color="auto"/>
            <w:left w:val="none" w:sz="0" w:space="0" w:color="auto"/>
            <w:bottom w:val="none" w:sz="0" w:space="0" w:color="auto"/>
            <w:right w:val="none" w:sz="0" w:space="0" w:color="auto"/>
          </w:divBdr>
        </w:div>
        <w:div w:id="1844661593">
          <w:marLeft w:val="547"/>
          <w:marRight w:val="0"/>
          <w:marTop w:val="115"/>
          <w:marBottom w:val="0"/>
          <w:divBdr>
            <w:top w:val="none" w:sz="0" w:space="0" w:color="auto"/>
            <w:left w:val="none" w:sz="0" w:space="0" w:color="auto"/>
            <w:bottom w:val="none" w:sz="0" w:space="0" w:color="auto"/>
            <w:right w:val="none" w:sz="0" w:space="0" w:color="auto"/>
          </w:divBdr>
        </w:div>
      </w:divsChild>
    </w:div>
    <w:div w:id="1533299078">
      <w:bodyDiv w:val="1"/>
      <w:marLeft w:val="0"/>
      <w:marRight w:val="0"/>
      <w:marTop w:val="0"/>
      <w:marBottom w:val="0"/>
      <w:divBdr>
        <w:top w:val="none" w:sz="0" w:space="0" w:color="auto"/>
        <w:left w:val="none" w:sz="0" w:space="0" w:color="auto"/>
        <w:bottom w:val="none" w:sz="0" w:space="0" w:color="auto"/>
        <w:right w:val="none" w:sz="0" w:space="0" w:color="auto"/>
      </w:divBdr>
    </w:div>
    <w:div w:id="1533834590">
      <w:bodyDiv w:val="1"/>
      <w:marLeft w:val="0"/>
      <w:marRight w:val="0"/>
      <w:marTop w:val="0"/>
      <w:marBottom w:val="0"/>
      <w:divBdr>
        <w:top w:val="none" w:sz="0" w:space="0" w:color="auto"/>
        <w:left w:val="none" w:sz="0" w:space="0" w:color="auto"/>
        <w:bottom w:val="none" w:sz="0" w:space="0" w:color="auto"/>
        <w:right w:val="none" w:sz="0" w:space="0" w:color="auto"/>
      </w:divBdr>
    </w:div>
    <w:div w:id="1534922447">
      <w:bodyDiv w:val="1"/>
      <w:marLeft w:val="0"/>
      <w:marRight w:val="0"/>
      <w:marTop w:val="0"/>
      <w:marBottom w:val="0"/>
      <w:divBdr>
        <w:top w:val="none" w:sz="0" w:space="0" w:color="auto"/>
        <w:left w:val="none" w:sz="0" w:space="0" w:color="auto"/>
        <w:bottom w:val="none" w:sz="0" w:space="0" w:color="auto"/>
        <w:right w:val="none" w:sz="0" w:space="0" w:color="auto"/>
      </w:divBdr>
    </w:div>
    <w:div w:id="1535459292">
      <w:bodyDiv w:val="1"/>
      <w:marLeft w:val="0"/>
      <w:marRight w:val="0"/>
      <w:marTop w:val="0"/>
      <w:marBottom w:val="0"/>
      <w:divBdr>
        <w:top w:val="none" w:sz="0" w:space="0" w:color="auto"/>
        <w:left w:val="none" w:sz="0" w:space="0" w:color="auto"/>
        <w:bottom w:val="none" w:sz="0" w:space="0" w:color="auto"/>
        <w:right w:val="none" w:sz="0" w:space="0" w:color="auto"/>
      </w:divBdr>
      <w:divsChild>
        <w:div w:id="1771661538">
          <w:marLeft w:val="0"/>
          <w:marRight w:val="0"/>
          <w:marTop w:val="0"/>
          <w:marBottom w:val="0"/>
          <w:divBdr>
            <w:top w:val="none" w:sz="0" w:space="0" w:color="auto"/>
            <w:left w:val="none" w:sz="0" w:space="0" w:color="auto"/>
            <w:bottom w:val="none" w:sz="0" w:space="0" w:color="auto"/>
            <w:right w:val="none" w:sz="0" w:space="0" w:color="auto"/>
          </w:divBdr>
          <w:divsChild>
            <w:div w:id="272054075">
              <w:marLeft w:val="0"/>
              <w:marRight w:val="0"/>
              <w:marTop w:val="0"/>
              <w:marBottom w:val="0"/>
              <w:divBdr>
                <w:top w:val="none" w:sz="0" w:space="0" w:color="auto"/>
                <w:left w:val="none" w:sz="0" w:space="0" w:color="auto"/>
                <w:bottom w:val="none" w:sz="0" w:space="0" w:color="auto"/>
                <w:right w:val="none" w:sz="0" w:space="0" w:color="auto"/>
              </w:divBdr>
            </w:div>
            <w:div w:id="1073432621">
              <w:marLeft w:val="0"/>
              <w:marRight w:val="0"/>
              <w:marTop w:val="0"/>
              <w:marBottom w:val="0"/>
              <w:divBdr>
                <w:top w:val="none" w:sz="0" w:space="0" w:color="auto"/>
                <w:left w:val="none" w:sz="0" w:space="0" w:color="auto"/>
                <w:bottom w:val="none" w:sz="0" w:space="0" w:color="auto"/>
                <w:right w:val="none" w:sz="0" w:space="0" w:color="auto"/>
              </w:divBdr>
            </w:div>
            <w:div w:id="1516849729">
              <w:marLeft w:val="0"/>
              <w:marRight w:val="0"/>
              <w:marTop w:val="0"/>
              <w:marBottom w:val="0"/>
              <w:divBdr>
                <w:top w:val="none" w:sz="0" w:space="0" w:color="auto"/>
                <w:left w:val="none" w:sz="0" w:space="0" w:color="auto"/>
                <w:bottom w:val="none" w:sz="0" w:space="0" w:color="auto"/>
                <w:right w:val="none" w:sz="0" w:space="0" w:color="auto"/>
              </w:divBdr>
            </w:div>
            <w:div w:id="1714846471">
              <w:marLeft w:val="0"/>
              <w:marRight w:val="0"/>
              <w:marTop w:val="0"/>
              <w:marBottom w:val="0"/>
              <w:divBdr>
                <w:top w:val="none" w:sz="0" w:space="0" w:color="auto"/>
                <w:left w:val="none" w:sz="0" w:space="0" w:color="auto"/>
                <w:bottom w:val="none" w:sz="0" w:space="0" w:color="auto"/>
                <w:right w:val="none" w:sz="0" w:space="0" w:color="auto"/>
              </w:divBdr>
            </w:div>
            <w:div w:id="19738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2783">
      <w:bodyDiv w:val="1"/>
      <w:marLeft w:val="0"/>
      <w:marRight w:val="0"/>
      <w:marTop w:val="0"/>
      <w:marBottom w:val="0"/>
      <w:divBdr>
        <w:top w:val="none" w:sz="0" w:space="0" w:color="auto"/>
        <w:left w:val="none" w:sz="0" w:space="0" w:color="auto"/>
        <w:bottom w:val="none" w:sz="0" w:space="0" w:color="auto"/>
        <w:right w:val="none" w:sz="0" w:space="0" w:color="auto"/>
      </w:divBdr>
    </w:div>
    <w:div w:id="1537809101">
      <w:bodyDiv w:val="1"/>
      <w:marLeft w:val="0"/>
      <w:marRight w:val="0"/>
      <w:marTop w:val="0"/>
      <w:marBottom w:val="0"/>
      <w:divBdr>
        <w:top w:val="none" w:sz="0" w:space="0" w:color="auto"/>
        <w:left w:val="none" w:sz="0" w:space="0" w:color="auto"/>
        <w:bottom w:val="none" w:sz="0" w:space="0" w:color="auto"/>
        <w:right w:val="none" w:sz="0" w:space="0" w:color="auto"/>
      </w:divBdr>
    </w:div>
    <w:div w:id="1538932310">
      <w:bodyDiv w:val="1"/>
      <w:marLeft w:val="0"/>
      <w:marRight w:val="0"/>
      <w:marTop w:val="0"/>
      <w:marBottom w:val="0"/>
      <w:divBdr>
        <w:top w:val="none" w:sz="0" w:space="0" w:color="auto"/>
        <w:left w:val="none" w:sz="0" w:space="0" w:color="auto"/>
        <w:bottom w:val="none" w:sz="0" w:space="0" w:color="auto"/>
        <w:right w:val="none" w:sz="0" w:space="0" w:color="auto"/>
      </w:divBdr>
      <w:divsChild>
        <w:div w:id="1700621409">
          <w:marLeft w:val="0"/>
          <w:marRight w:val="0"/>
          <w:marTop w:val="0"/>
          <w:marBottom w:val="0"/>
          <w:divBdr>
            <w:top w:val="none" w:sz="0" w:space="0" w:color="auto"/>
            <w:left w:val="none" w:sz="0" w:space="0" w:color="auto"/>
            <w:bottom w:val="none" w:sz="0" w:space="0" w:color="auto"/>
            <w:right w:val="none" w:sz="0" w:space="0" w:color="auto"/>
          </w:divBdr>
        </w:div>
      </w:divsChild>
    </w:div>
    <w:div w:id="1540045718">
      <w:bodyDiv w:val="1"/>
      <w:marLeft w:val="0"/>
      <w:marRight w:val="0"/>
      <w:marTop w:val="0"/>
      <w:marBottom w:val="0"/>
      <w:divBdr>
        <w:top w:val="none" w:sz="0" w:space="0" w:color="auto"/>
        <w:left w:val="none" w:sz="0" w:space="0" w:color="auto"/>
        <w:bottom w:val="none" w:sz="0" w:space="0" w:color="auto"/>
        <w:right w:val="none" w:sz="0" w:space="0" w:color="auto"/>
      </w:divBdr>
    </w:div>
    <w:div w:id="1541551818">
      <w:bodyDiv w:val="1"/>
      <w:marLeft w:val="0"/>
      <w:marRight w:val="0"/>
      <w:marTop w:val="0"/>
      <w:marBottom w:val="0"/>
      <w:divBdr>
        <w:top w:val="none" w:sz="0" w:space="0" w:color="auto"/>
        <w:left w:val="none" w:sz="0" w:space="0" w:color="auto"/>
        <w:bottom w:val="none" w:sz="0" w:space="0" w:color="auto"/>
        <w:right w:val="none" w:sz="0" w:space="0" w:color="auto"/>
      </w:divBdr>
    </w:div>
    <w:div w:id="1541743696">
      <w:bodyDiv w:val="1"/>
      <w:marLeft w:val="0"/>
      <w:marRight w:val="0"/>
      <w:marTop w:val="0"/>
      <w:marBottom w:val="0"/>
      <w:divBdr>
        <w:top w:val="none" w:sz="0" w:space="0" w:color="auto"/>
        <w:left w:val="none" w:sz="0" w:space="0" w:color="auto"/>
        <w:bottom w:val="none" w:sz="0" w:space="0" w:color="auto"/>
        <w:right w:val="none" w:sz="0" w:space="0" w:color="auto"/>
      </w:divBdr>
      <w:divsChild>
        <w:div w:id="145243243">
          <w:marLeft w:val="1080"/>
          <w:marRight w:val="0"/>
          <w:marTop w:val="100"/>
          <w:marBottom w:val="0"/>
          <w:divBdr>
            <w:top w:val="none" w:sz="0" w:space="0" w:color="auto"/>
            <w:left w:val="none" w:sz="0" w:space="0" w:color="auto"/>
            <w:bottom w:val="none" w:sz="0" w:space="0" w:color="auto"/>
            <w:right w:val="none" w:sz="0" w:space="0" w:color="auto"/>
          </w:divBdr>
        </w:div>
        <w:div w:id="2000307178">
          <w:marLeft w:val="360"/>
          <w:marRight w:val="0"/>
          <w:marTop w:val="200"/>
          <w:marBottom w:val="0"/>
          <w:divBdr>
            <w:top w:val="none" w:sz="0" w:space="0" w:color="auto"/>
            <w:left w:val="none" w:sz="0" w:space="0" w:color="auto"/>
            <w:bottom w:val="none" w:sz="0" w:space="0" w:color="auto"/>
            <w:right w:val="none" w:sz="0" w:space="0" w:color="auto"/>
          </w:divBdr>
        </w:div>
      </w:divsChild>
    </w:div>
    <w:div w:id="1542865426">
      <w:bodyDiv w:val="1"/>
      <w:marLeft w:val="0"/>
      <w:marRight w:val="0"/>
      <w:marTop w:val="0"/>
      <w:marBottom w:val="0"/>
      <w:divBdr>
        <w:top w:val="none" w:sz="0" w:space="0" w:color="auto"/>
        <w:left w:val="none" w:sz="0" w:space="0" w:color="auto"/>
        <w:bottom w:val="none" w:sz="0" w:space="0" w:color="auto"/>
        <w:right w:val="none" w:sz="0" w:space="0" w:color="auto"/>
      </w:divBdr>
    </w:div>
    <w:div w:id="1543245511">
      <w:bodyDiv w:val="1"/>
      <w:marLeft w:val="0"/>
      <w:marRight w:val="0"/>
      <w:marTop w:val="0"/>
      <w:marBottom w:val="0"/>
      <w:divBdr>
        <w:top w:val="none" w:sz="0" w:space="0" w:color="auto"/>
        <w:left w:val="none" w:sz="0" w:space="0" w:color="auto"/>
        <w:bottom w:val="none" w:sz="0" w:space="0" w:color="auto"/>
        <w:right w:val="none" w:sz="0" w:space="0" w:color="auto"/>
      </w:divBdr>
    </w:div>
    <w:div w:id="1543785661">
      <w:bodyDiv w:val="1"/>
      <w:marLeft w:val="0"/>
      <w:marRight w:val="0"/>
      <w:marTop w:val="0"/>
      <w:marBottom w:val="0"/>
      <w:divBdr>
        <w:top w:val="none" w:sz="0" w:space="0" w:color="auto"/>
        <w:left w:val="none" w:sz="0" w:space="0" w:color="auto"/>
        <w:bottom w:val="none" w:sz="0" w:space="0" w:color="auto"/>
        <w:right w:val="none" w:sz="0" w:space="0" w:color="auto"/>
      </w:divBdr>
      <w:divsChild>
        <w:div w:id="1235241314">
          <w:marLeft w:val="0"/>
          <w:marRight w:val="0"/>
          <w:marTop w:val="96"/>
          <w:marBottom w:val="0"/>
          <w:divBdr>
            <w:top w:val="none" w:sz="0" w:space="0" w:color="auto"/>
            <w:left w:val="none" w:sz="0" w:space="0" w:color="auto"/>
            <w:bottom w:val="none" w:sz="0" w:space="0" w:color="auto"/>
            <w:right w:val="none" w:sz="0" w:space="0" w:color="auto"/>
          </w:divBdr>
        </w:div>
      </w:divsChild>
    </w:div>
    <w:div w:id="1543902002">
      <w:bodyDiv w:val="1"/>
      <w:marLeft w:val="0"/>
      <w:marRight w:val="0"/>
      <w:marTop w:val="0"/>
      <w:marBottom w:val="0"/>
      <w:divBdr>
        <w:top w:val="none" w:sz="0" w:space="0" w:color="auto"/>
        <w:left w:val="none" w:sz="0" w:space="0" w:color="auto"/>
        <w:bottom w:val="none" w:sz="0" w:space="0" w:color="auto"/>
        <w:right w:val="none" w:sz="0" w:space="0" w:color="auto"/>
      </w:divBdr>
    </w:div>
    <w:div w:id="1544246012">
      <w:bodyDiv w:val="1"/>
      <w:marLeft w:val="0"/>
      <w:marRight w:val="0"/>
      <w:marTop w:val="0"/>
      <w:marBottom w:val="0"/>
      <w:divBdr>
        <w:top w:val="none" w:sz="0" w:space="0" w:color="auto"/>
        <w:left w:val="none" w:sz="0" w:space="0" w:color="auto"/>
        <w:bottom w:val="none" w:sz="0" w:space="0" w:color="auto"/>
        <w:right w:val="none" w:sz="0" w:space="0" w:color="auto"/>
      </w:divBdr>
    </w:div>
    <w:div w:id="1544251038">
      <w:bodyDiv w:val="1"/>
      <w:marLeft w:val="0"/>
      <w:marRight w:val="0"/>
      <w:marTop w:val="0"/>
      <w:marBottom w:val="0"/>
      <w:divBdr>
        <w:top w:val="none" w:sz="0" w:space="0" w:color="auto"/>
        <w:left w:val="none" w:sz="0" w:space="0" w:color="auto"/>
        <w:bottom w:val="none" w:sz="0" w:space="0" w:color="auto"/>
        <w:right w:val="none" w:sz="0" w:space="0" w:color="auto"/>
      </w:divBdr>
    </w:div>
    <w:div w:id="1544294810">
      <w:bodyDiv w:val="1"/>
      <w:marLeft w:val="0"/>
      <w:marRight w:val="0"/>
      <w:marTop w:val="0"/>
      <w:marBottom w:val="0"/>
      <w:divBdr>
        <w:top w:val="none" w:sz="0" w:space="0" w:color="auto"/>
        <w:left w:val="none" w:sz="0" w:space="0" w:color="auto"/>
        <w:bottom w:val="none" w:sz="0" w:space="0" w:color="auto"/>
        <w:right w:val="none" w:sz="0" w:space="0" w:color="auto"/>
      </w:divBdr>
      <w:divsChild>
        <w:div w:id="127548985">
          <w:marLeft w:val="360"/>
          <w:marRight w:val="0"/>
          <w:marTop w:val="200"/>
          <w:marBottom w:val="0"/>
          <w:divBdr>
            <w:top w:val="none" w:sz="0" w:space="0" w:color="auto"/>
            <w:left w:val="none" w:sz="0" w:space="0" w:color="auto"/>
            <w:bottom w:val="none" w:sz="0" w:space="0" w:color="auto"/>
            <w:right w:val="none" w:sz="0" w:space="0" w:color="auto"/>
          </w:divBdr>
        </w:div>
        <w:div w:id="142426936">
          <w:marLeft w:val="2520"/>
          <w:marRight w:val="0"/>
          <w:marTop w:val="100"/>
          <w:marBottom w:val="0"/>
          <w:divBdr>
            <w:top w:val="none" w:sz="0" w:space="0" w:color="auto"/>
            <w:left w:val="none" w:sz="0" w:space="0" w:color="auto"/>
            <w:bottom w:val="none" w:sz="0" w:space="0" w:color="auto"/>
            <w:right w:val="none" w:sz="0" w:space="0" w:color="auto"/>
          </w:divBdr>
        </w:div>
        <w:div w:id="203251654">
          <w:marLeft w:val="1800"/>
          <w:marRight w:val="0"/>
          <w:marTop w:val="100"/>
          <w:marBottom w:val="0"/>
          <w:divBdr>
            <w:top w:val="none" w:sz="0" w:space="0" w:color="auto"/>
            <w:left w:val="none" w:sz="0" w:space="0" w:color="auto"/>
            <w:bottom w:val="none" w:sz="0" w:space="0" w:color="auto"/>
            <w:right w:val="none" w:sz="0" w:space="0" w:color="auto"/>
          </w:divBdr>
        </w:div>
        <w:div w:id="755326238">
          <w:marLeft w:val="1800"/>
          <w:marRight w:val="0"/>
          <w:marTop w:val="100"/>
          <w:marBottom w:val="0"/>
          <w:divBdr>
            <w:top w:val="none" w:sz="0" w:space="0" w:color="auto"/>
            <w:left w:val="none" w:sz="0" w:space="0" w:color="auto"/>
            <w:bottom w:val="none" w:sz="0" w:space="0" w:color="auto"/>
            <w:right w:val="none" w:sz="0" w:space="0" w:color="auto"/>
          </w:divBdr>
        </w:div>
        <w:div w:id="1188326715">
          <w:marLeft w:val="1800"/>
          <w:marRight w:val="0"/>
          <w:marTop w:val="100"/>
          <w:marBottom w:val="0"/>
          <w:divBdr>
            <w:top w:val="none" w:sz="0" w:space="0" w:color="auto"/>
            <w:left w:val="none" w:sz="0" w:space="0" w:color="auto"/>
            <w:bottom w:val="none" w:sz="0" w:space="0" w:color="auto"/>
            <w:right w:val="none" w:sz="0" w:space="0" w:color="auto"/>
          </w:divBdr>
        </w:div>
        <w:div w:id="1388913256">
          <w:marLeft w:val="1080"/>
          <w:marRight w:val="0"/>
          <w:marTop w:val="100"/>
          <w:marBottom w:val="0"/>
          <w:divBdr>
            <w:top w:val="none" w:sz="0" w:space="0" w:color="auto"/>
            <w:left w:val="none" w:sz="0" w:space="0" w:color="auto"/>
            <w:bottom w:val="none" w:sz="0" w:space="0" w:color="auto"/>
            <w:right w:val="none" w:sz="0" w:space="0" w:color="auto"/>
          </w:divBdr>
        </w:div>
        <w:div w:id="1542863414">
          <w:marLeft w:val="1800"/>
          <w:marRight w:val="0"/>
          <w:marTop w:val="100"/>
          <w:marBottom w:val="0"/>
          <w:divBdr>
            <w:top w:val="none" w:sz="0" w:space="0" w:color="auto"/>
            <w:left w:val="none" w:sz="0" w:space="0" w:color="auto"/>
            <w:bottom w:val="none" w:sz="0" w:space="0" w:color="auto"/>
            <w:right w:val="none" w:sz="0" w:space="0" w:color="auto"/>
          </w:divBdr>
        </w:div>
        <w:div w:id="1592929335">
          <w:marLeft w:val="360"/>
          <w:marRight w:val="0"/>
          <w:marTop w:val="200"/>
          <w:marBottom w:val="0"/>
          <w:divBdr>
            <w:top w:val="none" w:sz="0" w:space="0" w:color="auto"/>
            <w:left w:val="none" w:sz="0" w:space="0" w:color="auto"/>
            <w:bottom w:val="none" w:sz="0" w:space="0" w:color="auto"/>
            <w:right w:val="none" w:sz="0" w:space="0" w:color="auto"/>
          </w:divBdr>
        </w:div>
        <w:div w:id="1939288653">
          <w:marLeft w:val="1800"/>
          <w:marRight w:val="0"/>
          <w:marTop w:val="100"/>
          <w:marBottom w:val="0"/>
          <w:divBdr>
            <w:top w:val="none" w:sz="0" w:space="0" w:color="auto"/>
            <w:left w:val="none" w:sz="0" w:space="0" w:color="auto"/>
            <w:bottom w:val="none" w:sz="0" w:space="0" w:color="auto"/>
            <w:right w:val="none" w:sz="0" w:space="0" w:color="auto"/>
          </w:divBdr>
        </w:div>
        <w:div w:id="2098936929">
          <w:marLeft w:val="1080"/>
          <w:marRight w:val="0"/>
          <w:marTop w:val="100"/>
          <w:marBottom w:val="0"/>
          <w:divBdr>
            <w:top w:val="none" w:sz="0" w:space="0" w:color="auto"/>
            <w:left w:val="none" w:sz="0" w:space="0" w:color="auto"/>
            <w:bottom w:val="none" w:sz="0" w:space="0" w:color="auto"/>
            <w:right w:val="none" w:sz="0" w:space="0" w:color="auto"/>
          </w:divBdr>
        </w:div>
      </w:divsChild>
    </w:div>
    <w:div w:id="1545560162">
      <w:bodyDiv w:val="1"/>
      <w:marLeft w:val="0"/>
      <w:marRight w:val="0"/>
      <w:marTop w:val="0"/>
      <w:marBottom w:val="0"/>
      <w:divBdr>
        <w:top w:val="none" w:sz="0" w:space="0" w:color="auto"/>
        <w:left w:val="none" w:sz="0" w:space="0" w:color="auto"/>
        <w:bottom w:val="none" w:sz="0" w:space="0" w:color="auto"/>
        <w:right w:val="none" w:sz="0" w:space="0" w:color="auto"/>
      </w:divBdr>
    </w:div>
    <w:div w:id="1547175689">
      <w:bodyDiv w:val="1"/>
      <w:marLeft w:val="0"/>
      <w:marRight w:val="0"/>
      <w:marTop w:val="0"/>
      <w:marBottom w:val="0"/>
      <w:divBdr>
        <w:top w:val="none" w:sz="0" w:space="0" w:color="auto"/>
        <w:left w:val="none" w:sz="0" w:space="0" w:color="auto"/>
        <w:bottom w:val="none" w:sz="0" w:space="0" w:color="auto"/>
        <w:right w:val="none" w:sz="0" w:space="0" w:color="auto"/>
      </w:divBdr>
      <w:divsChild>
        <w:div w:id="20742135">
          <w:marLeft w:val="1166"/>
          <w:marRight w:val="0"/>
          <w:marTop w:val="134"/>
          <w:marBottom w:val="0"/>
          <w:divBdr>
            <w:top w:val="none" w:sz="0" w:space="0" w:color="auto"/>
            <w:left w:val="none" w:sz="0" w:space="0" w:color="auto"/>
            <w:bottom w:val="none" w:sz="0" w:space="0" w:color="auto"/>
            <w:right w:val="none" w:sz="0" w:space="0" w:color="auto"/>
          </w:divBdr>
        </w:div>
        <w:div w:id="924997364">
          <w:marLeft w:val="547"/>
          <w:marRight w:val="0"/>
          <w:marTop w:val="154"/>
          <w:marBottom w:val="0"/>
          <w:divBdr>
            <w:top w:val="none" w:sz="0" w:space="0" w:color="auto"/>
            <w:left w:val="none" w:sz="0" w:space="0" w:color="auto"/>
            <w:bottom w:val="none" w:sz="0" w:space="0" w:color="auto"/>
            <w:right w:val="none" w:sz="0" w:space="0" w:color="auto"/>
          </w:divBdr>
        </w:div>
      </w:divsChild>
    </w:div>
    <w:div w:id="1547985726">
      <w:bodyDiv w:val="1"/>
      <w:marLeft w:val="0"/>
      <w:marRight w:val="0"/>
      <w:marTop w:val="0"/>
      <w:marBottom w:val="0"/>
      <w:divBdr>
        <w:top w:val="none" w:sz="0" w:space="0" w:color="auto"/>
        <w:left w:val="none" w:sz="0" w:space="0" w:color="auto"/>
        <w:bottom w:val="none" w:sz="0" w:space="0" w:color="auto"/>
        <w:right w:val="none" w:sz="0" w:space="0" w:color="auto"/>
      </w:divBdr>
      <w:divsChild>
        <w:div w:id="659575944">
          <w:marLeft w:val="1166"/>
          <w:marRight w:val="0"/>
          <w:marTop w:val="115"/>
          <w:marBottom w:val="0"/>
          <w:divBdr>
            <w:top w:val="none" w:sz="0" w:space="0" w:color="auto"/>
            <w:left w:val="none" w:sz="0" w:space="0" w:color="auto"/>
            <w:bottom w:val="none" w:sz="0" w:space="0" w:color="auto"/>
            <w:right w:val="none" w:sz="0" w:space="0" w:color="auto"/>
          </w:divBdr>
        </w:div>
        <w:div w:id="1499686478">
          <w:marLeft w:val="1166"/>
          <w:marRight w:val="0"/>
          <w:marTop w:val="115"/>
          <w:marBottom w:val="0"/>
          <w:divBdr>
            <w:top w:val="none" w:sz="0" w:space="0" w:color="auto"/>
            <w:left w:val="none" w:sz="0" w:space="0" w:color="auto"/>
            <w:bottom w:val="none" w:sz="0" w:space="0" w:color="auto"/>
            <w:right w:val="none" w:sz="0" w:space="0" w:color="auto"/>
          </w:divBdr>
        </w:div>
        <w:div w:id="1706056875">
          <w:marLeft w:val="547"/>
          <w:marRight w:val="0"/>
          <w:marTop w:val="134"/>
          <w:marBottom w:val="0"/>
          <w:divBdr>
            <w:top w:val="none" w:sz="0" w:space="0" w:color="auto"/>
            <w:left w:val="none" w:sz="0" w:space="0" w:color="auto"/>
            <w:bottom w:val="none" w:sz="0" w:space="0" w:color="auto"/>
            <w:right w:val="none" w:sz="0" w:space="0" w:color="auto"/>
          </w:divBdr>
        </w:div>
        <w:div w:id="1715689345">
          <w:marLeft w:val="1800"/>
          <w:marRight w:val="0"/>
          <w:marTop w:val="96"/>
          <w:marBottom w:val="0"/>
          <w:divBdr>
            <w:top w:val="none" w:sz="0" w:space="0" w:color="auto"/>
            <w:left w:val="none" w:sz="0" w:space="0" w:color="auto"/>
            <w:bottom w:val="none" w:sz="0" w:space="0" w:color="auto"/>
            <w:right w:val="none" w:sz="0" w:space="0" w:color="auto"/>
          </w:divBdr>
        </w:div>
        <w:div w:id="1759708937">
          <w:marLeft w:val="1800"/>
          <w:marRight w:val="0"/>
          <w:marTop w:val="96"/>
          <w:marBottom w:val="0"/>
          <w:divBdr>
            <w:top w:val="none" w:sz="0" w:space="0" w:color="auto"/>
            <w:left w:val="none" w:sz="0" w:space="0" w:color="auto"/>
            <w:bottom w:val="none" w:sz="0" w:space="0" w:color="auto"/>
            <w:right w:val="none" w:sz="0" w:space="0" w:color="auto"/>
          </w:divBdr>
        </w:div>
      </w:divsChild>
    </w:div>
    <w:div w:id="1548183246">
      <w:bodyDiv w:val="1"/>
      <w:marLeft w:val="0"/>
      <w:marRight w:val="0"/>
      <w:marTop w:val="0"/>
      <w:marBottom w:val="0"/>
      <w:divBdr>
        <w:top w:val="none" w:sz="0" w:space="0" w:color="auto"/>
        <w:left w:val="none" w:sz="0" w:space="0" w:color="auto"/>
        <w:bottom w:val="none" w:sz="0" w:space="0" w:color="auto"/>
        <w:right w:val="none" w:sz="0" w:space="0" w:color="auto"/>
      </w:divBdr>
    </w:div>
    <w:div w:id="1548183718">
      <w:bodyDiv w:val="1"/>
      <w:marLeft w:val="0"/>
      <w:marRight w:val="0"/>
      <w:marTop w:val="0"/>
      <w:marBottom w:val="0"/>
      <w:divBdr>
        <w:top w:val="none" w:sz="0" w:space="0" w:color="auto"/>
        <w:left w:val="none" w:sz="0" w:space="0" w:color="auto"/>
        <w:bottom w:val="none" w:sz="0" w:space="0" w:color="auto"/>
        <w:right w:val="none" w:sz="0" w:space="0" w:color="auto"/>
      </w:divBdr>
      <w:divsChild>
        <w:div w:id="158354886">
          <w:marLeft w:val="547"/>
          <w:marRight w:val="0"/>
          <w:marTop w:val="154"/>
          <w:marBottom w:val="0"/>
          <w:divBdr>
            <w:top w:val="none" w:sz="0" w:space="0" w:color="auto"/>
            <w:left w:val="none" w:sz="0" w:space="0" w:color="auto"/>
            <w:bottom w:val="none" w:sz="0" w:space="0" w:color="auto"/>
            <w:right w:val="none" w:sz="0" w:space="0" w:color="auto"/>
          </w:divBdr>
        </w:div>
        <w:div w:id="589971696">
          <w:marLeft w:val="1800"/>
          <w:marRight w:val="0"/>
          <w:marTop w:val="115"/>
          <w:marBottom w:val="0"/>
          <w:divBdr>
            <w:top w:val="none" w:sz="0" w:space="0" w:color="auto"/>
            <w:left w:val="none" w:sz="0" w:space="0" w:color="auto"/>
            <w:bottom w:val="none" w:sz="0" w:space="0" w:color="auto"/>
            <w:right w:val="none" w:sz="0" w:space="0" w:color="auto"/>
          </w:divBdr>
        </w:div>
        <w:div w:id="1088233988">
          <w:marLeft w:val="1166"/>
          <w:marRight w:val="0"/>
          <w:marTop w:val="134"/>
          <w:marBottom w:val="0"/>
          <w:divBdr>
            <w:top w:val="none" w:sz="0" w:space="0" w:color="auto"/>
            <w:left w:val="none" w:sz="0" w:space="0" w:color="auto"/>
            <w:bottom w:val="none" w:sz="0" w:space="0" w:color="auto"/>
            <w:right w:val="none" w:sz="0" w:space="0" w:color="auto"/>
          </w:divBdr>
        </w:div>
        <w:div w:id="1211844067">
          <w:marLeft w:val="1166"/>
          <w:marRight w:val="0"/>
          <w:marTop w:val="134"/>
          <w:marBottom w:val="0"/>
          <w:divBdr>
            <w:top w:val="none" w:sz="0" w:space="0" w:color="auto"/>
            <w:left w:val="none" w:sz="0" w:space="0" w:color="auto"/>
            <w:bottom w:val="none" w:sz="0" w:space="0" w:color="auto"/>
            <w:right w:val="none" w:sz="0" w:space="0" w:color="auto"/>
          </w:divBdr>
        </w:div>
        <w:div w:id="1749493661">
          <w:marLeft w:val="1800"/>
          <w:marRight w:val="0"/>
          <w:marTop w:val="115"/>
          <w:marBottom w:val="0"/>
          <w:divBdr>
            <w:top w:val="none" w:sz="0" w:space="0" w:color="auto"/>
            <w:left w:val="none" w:sz="0" w:space="0" w:color="auto"/>
            <w:bottom w:val="none" w:sz="0" w:space="0" w:color="auto"/>
            <w:right w:val="none" w:sz="0" w:space="0" w:color="auto"/>
          </w:divBdr>
        </w:div>
        <w:div w:id="2056847956">
          <w:marLeft w:val="547"/>
          <w:marRight w:val="0"/>
          <w:marTop w:val="154"/>
          <w:marBottom w:val="0"/>
          <w:divBdr>
            <w:top w:val="none" w:sz="0" w:space="0" w:color="auto"/>
            <w:left w:val="none" w:sz="0" w:space="0" w:color="auto"/>
            <w:bottom w:val="none" w:sz="0" w:space="0" w:color="auto"/>
            <w:right w:val="none" w:sz="0" w:space="0" w:color="auto"/>
          </w:divBdr>
        </w:div>
      </w:divsChild>
    </w:div>
    <w:div w:id="1548486485">
      <w:bodyDiv w:val="1"/>
      <w:marLeft w:val="0"/>
      <w:marRight w:val="0"/>
      <w:marTop w:val="0"/>
      <w:marBottom w:val="0"/>
      <w:divBdr>
        <w:top w:val="none" w:sz="0" w:space="0" w:color="auto"/>
        <w:left w:val="none" w:sz="0" w:space="0" w:color="auto"/>
        <w:bottom w:val="none" w:sz="0" w:space="0" w:color="auto"/>
        <w:right w:val="none" w:sz="0" w:space="0" w:color="auto"/>
      </w:divBdr>
    </w:div>
    <w:div w:id="1549418030">
      <w:bodyDiv w:val="1"/>
      <w:marLeft w:val="0"/>
      <w:marRight w:val="0"/>
      <w:marTop w:val="0"/>
      <w:marBottom w:val="0"/>
      <w:divBdr>
        <w:top w:val="none" w:sz="0" w:space="0" w:color="auto"/>
        <w:left w:val="none" w:sz="0" w:space="0" w:color="auto"/>
        <w:bottom w:val="none" w:sz="0" w:space="0" w:color="auto"/>
        <w:right w:val="none" w:sz="0" w:space="0" w:color="auto"/>
      </w:divBdr>
      <w:divsChild>
        <w:div w:id="652181456">
          <w:marLeft w:val="547"/>
          <w:marRight w:val="0"/>
          <w:marTop w:val="154"/>
          <w:marBottom w:val="0"/>
          <w:divBdr>
            <w:top w:val="none" w:sz="0" w:space="0" w:color="auto"/>
            <w:left w:val="none" w:sz="0" w:space="0" w:color="auto"/>
            <w:bottom w:val="none" w:sz="0" w:space="0" w:color="auto"/>
            <w:right w:val="none" w:sz="0" w:space="0" w:color="auto"/>
          </w:divBdr>
        </w:div>
        <w:div w:id="1528835015">
          <w:marLeft w:val="1166"/>
          <w:marRight w:val="0"/>
          <w:marTop w:val="134"/>
          <w:marBottom w:val="0"/>
          <w:divBdr>
            <w:top w:val="none" w:sz="0" w:space="0" w:color="auto"/>
            <w:left w:val="none" w:sz="0" w:space="0" w:color="auto"/>
            <w:bottom w:val="none" w:sz="0" w:space="0" w:color="auto"/>
            <w:right w:val="none" w:sz="0" w:space="0" w:color="auto"/>
          </w:divBdr>
        </w:div>
        <w:div w:id="1532260736">
          <w:marLeft w:val="1166"/>
          <w:marRight w:val="0"/>
          <w:marTop w:val="134"/>
          <w:marBottom w:val="0"/>
          <w:divBdr>
            <w:top w:val="none" w:sz="0" w:space="0" w:color="auto"/>
            <w:left w:val="none" w:sz="0" w:space="0" w:color="auto"/>
            <w:bottom w:val="none" w:sz="0" w:space="0" w:color="auto"/>
            <w:right w:val="none" w:sz="0" w:space="0" w:color="auto"/>
          </w:divBdr>
        </w:div>
      </w:divsChild>
    </w:div>
    <w:div w:id="1550073288">
      <w:bodyDiv w:val="1"/>
      <w:marLeft w:val="0"/>
      <w:marRight w:val="0"/>
      <w:marTop w:val="0"/>
      <w:marBottom w:val="0"/>
      <w:divBdr>
        <w:top w:val="none" w:sz="0" w:space="0" w:color="auto"/>
        <w:left w:val="none" w:sz="0" w:space="0" w:color="auto"/>
        <w:bottom w:val="none" w:sz="0" w:space="0" w:color="auto"/>
        <w:right w:val="none" w:sz="0" w:space="0" w:color="auto"/>
      </w:divBdr>
    </w:div>
    <w:div w:id="1551458814">
      <w:bodyDiv w:val="1"/>
      <w:marLeft w:val="0"/>
      <w:marRight w:val="0"/>
      <w:marTop w:val="0"/>
      <w:marBottom w:val="0"/>
      <w:divBdr>
        <w:top w:val="none" w:sz="0" w:space="0" w:color="auto"/>
        <w:left w:val="none" w:sz="0" w:space="0" w:color="auto"/>
        <w:bottom w:val="none" w:sz="0" w:space="0" w:color="auto"/>
        <w:right w:val="none" w:sz="0" w:space="0" w:color="auto"/>
      </w:divBdr>
    </w:div>
    <w:div w:id="1551503631">
      <w:bodyDiv w:val="1"/>
      <w:marLeft w:val="0"/>
      <w:marRight w:val="0"/>
      <w:marTop w:val="0"/>
      <w:marBottom w:val="0"/>
      <w:divBdr>
        <w:top w:val="none" w:sz="0" w:space="0" w:color="auto"/>
        <w:left w:val="none" w:sz="0" w:space="0" w:color="auto"/>
        <w:bottom w:val="none" w:sz="0" w:space="0" w:color="auto"/>
        <w:right w:val="none" w:sz="0" w:space="0" w:color="auto"/>
      </w:divBdr>
    </w:div>
    <w:div w:id="1551571060">
      <w:bodyDiv w:val="1"/>
      <w:marLeft w:val="0"/>
      <w:marRight w:val="0"/>
      <w:marTop w:val="0"/>
      <w:marBottom w:val="0"/>
      <w:divBdr>
        <w:top w:val="none" w:sz="0" w:space="0" w:color="auto"/>
        <w:left w:val="none" w:sz="0" w:space="0" w:color="auto"/>
        <w:bottom w:val="none" w:sz="0" w:space="0" w:color="auto"/>
        <w:right w:val="none" w:sz="0" w:space="0" w:color="auto"/>
      </w:divBdr>
    </w:div>
    <w:div w:id="1551571421">
      <w:bodyDiv w:val="1"/>
      <w:marLeft w:val="0"/>
      <w:marRight w:val="0"/>
      <w:marTop w:val="0"/>
      <w:marBottom w:val="0"/>
      <w:divBdr>
        <w:top w:val="none" w:sz="0" w:space="0" w:color="auto"/>
        <w:left w:val="none" w:sz="0" w:space="0" w:color="auto"/>
        <w:bottom w:val="none" w:sz="0" w:space="0" w:color="auto"/>
        <w:right w:val="none" w:sz="0" w:space="0" w:color="auto"/>
      </w:divBdr>
    </w:div>
    <w:div w:id="1553273775">
      <w:bodyDiv w:val="1"/>
      <w:marLeft w:val="0"/>
      <w:marRight w:val="0"/>
      <w:marTop w:val="0"/>
      <w:marBottom w:val="0"/>
      <w:divBdr>
        <w:top w:val="none" w:sz="0" w:space="0" w:color="auto"/>
        <w:left w:val="none" w:sz="0" w:space="0" w:color="auto"/>
        <w:bottom w:val="none" w:sz="0" w:space="0" w:color="auto"/>
        <w:right w:val="none" w:sz="0" w:space="0" w:color="auto"/>
      </w:divBdr>
    </w:div>
    <w:div w:id="1553351055">
      <w:bodyDiv w:val="1"/>
      <w:marLeft w:val="0"/>
      <w:marRight w:val="0"/>
      <w:marTop w:val="0"/>
      <w:marBottom w:val="0"/>
      <w:divBdr>
        <w:top w:val="none" w:sz="0" w:space="0" w:color="auto"/>
        <w:left w:val="none" w:sz="0" w:space="0" w:color="auto"/>
        <w:bottom w:val="none" w:sz="0" w:space="0" w:color="auto"/>
        <w:right w:val="none" w:sz="0" w:space="0" w:color="auto"/>
      </w:divBdr>
      <w:divsChild>
        <w:div w:id="477501140">
          <w:marLeft w:val="0"/>
          <w:marRight w:val="0"/>
          <w:marTop w:val="0"/>
          <w:marBottom w:val="0"/>
          <w:divBdr>
            <w:top w:val="none" w:sz="0" w:space="0" w:color="auto"/>
            <w:left w:val="none" w:sz="0" w:space="0" w:color="auto"/>
            <w:bottom w:val="none" w:sz="0" w:space="0" w:color="auto"/>
            <w:right w:val="none" w:sz="0" w:space="0" w:color="auto"/>
          </w:divBdr>
          <w:divsChild>
            <w:div w:id="146090542">
              <w:marLeft w:val="0"/>
              <w:marRight w:val="0"/>
              <w:marTop w:val="0"/>
              <w:marBottom w:val="0"/>
              <w:divBdr>
                <w:top w:val="none" w:sz="0" w:space="0" w:color="auto"/>
                <w:left w:val="none" w:sz="0" w:space="0" w:color="auto"/>
                <w:bottom w:val="none" w:sz="0" w:space="0" w:color="auto"/>
                <w:right w:val="none" w:sz="0" w:space="0" w:color="auto"/>
              </w:divBdr>
            </w:div>
            <w:div w:id="1033577614">
              <w:marLeft w:val="0"/>
              <w:marRight w:val="0"/>
              <w:marTop w:val="0"/>
              <w:marBottom w:val="0"/>
              <w:divBdr>
                <w:top w:val="none" w:sz="0" w:space="0" w:color="auto"/>
                <w:left w:val="none" w:sz="0" w:space="0" w:color="auto"/>
                <w:bottom w:val="none" w:sz="0" w:space="0" w:color="auto"/>
                <w:right w:val="none" w:sz="0" w:space="0" w:color="auto"/>
              </w:divBdr>
            </w:div>
            <w:div w:id="1574243255">
              <w:marLeft w:val="0"/>
              <w:marRight w:val="0"/>
              <w:marTop w:val="0"/>
              <w:marBottom w:val="0"/>
              <w:divBdr>
                <w:top w:val="none" w:sz="0" w:space="0" w:color="auto"/>
                <w:left w:val="none" w:sz="0" w:space="0" w:color="auto"/>
                <w:bottom w:val="none" w:sz="0" w:space="0" w:color="auto"/>
                <w:right w:val="none" w:sz="0" w:space="0" w:color="auto"/>
              </w:divBdr>
            </w:div>
            <w:div w:id="1994554998">
              <w:marLeft w:val="0"/>
              <w:marRight w:val="0"/>
              <w:marTop w:val="0"/>
              <w:marBottom w:val="0"/>
              <w:divBdr>
                <w:top w:val="none" w:sz="0" w:space="0" w:color="auto"/>
                <w:left w:val="none" w:sz="0" w:space="0" w:color="auto"/>
                <w:bottom w:val="none" w:sz="0" w:space="0" w:color="auto"/>
                <w:right w:val="none" w:sz="0" w:space="0" w:color="auto"/>
              </w:divBdr>
            </w:div>
            <w:div w:id="20773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2722">
      <w:bodyDiv w:val="1"/>
      <w:marLeft w:val="0"/>
      <w:marRight w:val="0"/>
      <w:marTop w:val="0"/>
      <w:marBottom w:val="0"/>
      <w:divBdr>
        <w:top w:val="none" w:sz="0" w:space="0" w:color="auto"/>
        <w:left w:val="none" w:sz="0" w:space="0" w:color="auto"/>
        <w:bottom w:val="none" w:sz="0" w:space="0" w:color="auto"/>
        <w:right w:val="none" w:sz="0" w:space="0" w:color="auto"/>
      </w:divBdr>
      <w:divsChild>
        <w:div w:id="1540437585">
          <w:marLeft w:val="0"/>
          <w:marRight w:val="0"/>
          <w:marTop w:val="0"/>
          <w:marBottom w:val="0"/>
          <w:divBdr>
            <w:top w:val="none" w:sz="0" w:space="0" w:color="auto"/>
            <w:left w:val="none" w:sz="0" w:space="0" w:color="auto"/>
            <w:bottom w:val="none" w:sz="0" w:space="0" w:color="auto"/>
            <w:right w:val="none" w:sz="0" w:space="0" w:color="auto"/>
          </w:divBdr>
          <w:divsChild>
            <w:div w:id="160319744">
              <w:marLeft w:val="0"/>
              <w:marRight w:val="0"/>
              <w:marTop w:val="0"/>
              <w:marBottom w:val="0"/>
              <w:divBdr>
                <w:top w:val="none" w:sz="0" w:space="0" w:color="auto"/>
                <w:left w:val="none" w:sz="0" w:space="0" w:color="auto"/>
                <w:bottom w:val="none" w:sz="0" w:space="0" w:color="auto"/>
                <w:right w:val="none" w:sz="0" w:space="0" w:color="auto"/>
              </w:divBdr>
            </w:div>
            <w:div w:id="272439169">
              <w:marLeft w:val="0"/>
              <w:marRight w:val="0"/>
              <w:marTop w:val="0"/>
              <w:marBottom w:val="0"/>
              <w:divBdr>
                <w:top w:val="none" w:sz="0" w:space="0" w:color="auto"/>
                <w:left w:val="none" w:sz="0" w:space="0" w:color="auto"/>
                <w:bottom w:val="none" w:sz="0" w:space="0" w:color="auto"/>
                <w:right w:val="none" w:sz="0" w:space="0" w:color="auto"/>
              </w:divBdr>
            </w:div>
            <w:div w:id="430509219">
              <w:marLeft w:val="0"/>
              <w:marRight w:val="0"/>
              <w:marTop w:val="0"/>
              <w:marBottom w:val="0"/>
              <w:divBdr>
                <w:top w:val="none" w:sz="0" w:space="0" w:color="auto"/>
                <w:left w:val="none" w:sz="0" w:space="0" w:color="auto"/>
                <w:bottom w:val="none" w:sz="0" w:space="0" w:color="auto"/>
                <w:right w:val="none" w:sz="0" w:space="0" w:color="auto"/>
              </w:divBdr>
            </w:div>
            <w:div w:id="534537508">
              <w:marLeft w:val="0"/>
              <w:marRight w:val="0"/>
              <w:marTop w:val="0"/>
              <w:marBottom w:val="0"/>
              <w:divBdr>
                <w:top w:val="none" w:sz="0" w:space="0" w:color="auto"/>
                <w:left w:val="none" w:sz="0" w:space="0" w:color="auto"/>
                <w:bottom w:val="none" w:sz="0" w:space="0" w:color="auto"/>
                <w:right w:val="none" w:sz="0" w:space="0" w:color="auto"/>
              </w:divBdr>
            </w:div>
            <w:div w:id="1216895108">
              <w:marLeft w:val="0"/>
              <w:marRight w:val="0"/>
              <w:marTop w:val="0"/>
              <w:marBottom w:val="0"/>
              <w:divBdr>
                <w:top w:val="none" w:sz="0" w:space="0" w:color="auto"/>
                <w:left w:val="none" w:sz="0" w:space="0" w:color="auto"/>
                <w:bottom w:val="none" w:sz="0" w:space="0" w:color="auto"/>
                <w:right w:val="none" w:sz="0" w:space="0" w:color="auto"/>
              </w:divBdr>
            </w:div>
            <w:div w:id="1229145772">
              <w:marLeft w:val="0"/>
              <w:marRight w:val="0"/>
              <w:marTop w:val="0"/>
              <w:marBottom w:val="0"/>
              <w:divBdr>
                <w:top w:val="none" w:sz="0" w:space="0" w:color="auto"/>
                <w:left w:val="none" w:sz="0" w:space="0" w:color="auto"/>
                <w:bottom w:val="none" w:sz="0" w:space="0" w:color="auto"/>
                <w:right w:val="none" w:sz="0" w:space="0" w:color="auto"/>
              </w:divBdr>
            </w:div>
            <w:div w:id="1344865492">
              <w:marLeft w:val="0"/>
              <w:marRight w:val="0"/>
              <w:marTop w:val="0"/>
              <w:marBottom w:val="0"/>
              <w:divBdr>
                <w:top w:val="none" w:sz="0" w:space="0" w:color="auto"/>
                <w:left w:val="none" w:sz="0" w:space="0" w:color="auto"/>
                <w:bottom w:val="none" w:sz="0" w:space="0" w:color="auto"/>
                <w:right w:val="none" w:sz="0" w:space="0" w:color="auto"/>
              </w:divBdr>
            </w:div>
            <w:div w:id="1586692487">
              <w:marLeft w:val="0"/>
              <w:marRight w:val="0"/>
              <w:marTop w:val="0"/>
              <w:marBottom w:val="0"/>
              <w:divBdr>
                <w:top w:val="none" w:sz="0" w:space="0" w:color="auto"/>
                <w:left w:val="none" w:sz="0" w:space="0" w:color="auto"/>
                <w:bottom w:val="none" w:sz="0" w:space="0" w:color="auto"/>
                <w:right w:val="none" w:sz="0" w:space="0" w:color="auto"/>
              </w:divBdr>
            </w:div>
            <w:div w:id="18548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89728">
      <w:bodyDiv w:val="1"/>
      <w:marLeft w:val="0"/>
      <w:marRight w:val="0"/>
      <w:marTop w:val="0"/>
      <w:marBottom w:val="0"/>
      <w:divBdr>
        <w:top w:val="none" w:sz="0" w:space="0" w:color="auto"/>
        <w:left w:val="none" w:sz="0" w:space="0" w:color="auto"/>
        <w:bottom w:val="none" w:sz="0" w:space="0" w:color="auto"/>
        <w:right w:val="none" w:sz="0" w:space="0" w:color="auto"/>
      </w:divBdr>
      <w:divsChild>
        <w:div w:id="572468762">
          <w:marLeft w:val="547"/>
          <w:marRight w:val="0"/>
          <w:marTop w:val="115"/>
          <w:marBottom w:val="0"/>
          <w:divBdr>
            <w:top w:val="none" w:sz="0" w:space="0" w:color="auto"/>
            <w:left w:val="none" w:sz="0" w:space="0" w:color="auto"/>
            <w:bottom w:val="none" w:sz="0" w:space="0" w:color="auto"/>
            <w:right w:val="none" w:sz="0" w:space="0" w:color="auto"/>
          </w:divBdr>
        </w:div>
        <w:div w:id="842204636">
          <w:marLeft w:val="547"/>
          <w:marRight w:val="0"/>
          <w:marTop w:val="115"/>
          <w:marBottom w:val="0"/>
          <w:divBdr>
            <w:top w:val="none" w:sz="0" w:space="0" w:color="auto"/>
            <w:left w:val="none" w:sz="0" w:space="0" w:color="auto"/>
            <w:bottom w:val="none" w:sz="0" w:space="0" w:color="auto"/>
            <w:right w:val="none" w:sz="0" w:space="0" w:color="auto"/>
          </w:divBdr>
        </w:div>
        <w:div w:id="1017855751">
          <w:marLeft w:val="1166"/>
          <w:marRight w:val="0"/>
          <w:marTop w:val="96"/>
          <w:marBottom w:val="0"/>
          <w:divBdr>
            <w:top w:val="none" w:sz="0" w:space="0" w:color="auto"/>
            <w:left w:val="none" w:sz="0" w:space="0" w:color="auto"/>
            <w:bottom w:val="none" w:sz="0" w:space="0" w:color="auto"/>
            <w:right w:val="none" w:sz="0" w:space="0" w:color="auto"/>
          </w:divBdr>
        </w:div>
        <w:div w:id="2029286299">
          <w:marLeft w:val="547"/>
          <w:marRight w:val="0"/>
          <w:marTop w:val="115"/>
          <w:marBottom w:val="0"/>
          <w:divBdr>
            <w:top w:val="none" w:sz="0" w:space="0" w:color="auto"/>
            <w:left w:val="none" w:sz="0" w:space="0" w:color="auto"/>
            <w:bottom w:val="none" w:sz="0" w:space="0" w:color="auto"/>
            <w:right w:val="none" w:sz="0" w:space="0" w:color="auto"/>
          </w:divBdr>
        </w:div>
      </w:divsChild>
    </w:div>
    <w:div w:id="1557352650">
      <w:bodyDiv w:val="1"/>
      <w:marLeft w:val="0"/>
      <w:marRight w:val="0"/>
      <w:marTop w:val="0"/>
      <w:marBottom w:val="0"/>
      <w:divBdr>
        <w:top w:val="none" w:sz="0" w:space="0" w:color="auto"/>
        <w:left w:val="none" w:sz="0" w:space="0" w:color="auto"/>
        <w:bottom w:val="none" w:sz="0" w:space="0" w:color="auto"/>
        <w:right w:val="none" w:sz="0" w:space="0" w:color="auto"/>
      </w:divBdr>
    </w:div>
    <w:div w:id="1557547933">
      <w:bodyDiv w:val="1"/>
      <w:marLeft w:val="0"/>
      <w:marRight w:val="0"/>
      <w:marTop w:val="0"/>
      <w:marBottom w:val="0"/>
      <w:divBdr>
        <w:top w:val="none" w:sz="0" w:space="0" w:color="auto"/>
        <w:left w:val="none" w:sz="0" w:space="0" w:color="auto"/>
        <w:bottom w:val="none" w:sz="0" w:space="0" w:color="auto"/>
        <w:right w:val="none" w:sz="0" w:space="0" w:color="auto"/>
      </w:divBdr>
      <w:divsChild>
        <w:div w:id="506796833">
          <w:marLeft w:val="0"/>
          <w:marRight w:val="0"/>
          <w:marTop w:val="0"/>
          <w:marBottom w:val="0"/>
          <w:divBdr>
            <w:top w:val="none" w:sz="0" w:space="0" w:color="auto"/>
            <w:left w:val="none" w:sz="0" w:space="0" w:color="auto"/>
            <w:bottom w:val="none" w:sz="0" w:space="0" w:color="auto"/>
            <w:right w:val="none" w:sz="0" w:space="0" w:color="auto"/>
          </w:divBdr>
          <w:divsChild>
            <w:div w:id="1571621172">
              <w:marLeft w:val="0"/>
              <w:marRight w:val="0"/>
              <w:marTop w:val="0"/>
              <w:marBottom w:val="0"/>
              <w:divBdr>
                <w:top w:val="none" w:sz="0" w:space="0" w:color="auto"/>
                <w:left w:val="none" w:sz="0" w:space="0" w:color="auto"/>
                <w:bottom w:val="none" w:sz="0" w:space="0" w:color="auto"/>
                <w:right w:val="none" w:sz="0" w:space="0" w:color="auto"/>
              </w:divBdr>
            </w:div>
            <w:div w:id="1781802739">
              <w:marLeft w:val="0"/>
              <w:marRight w:val="0"/>
              <w:marTop w:val="0"/>
              <w:marBottom w:val="0"/>
              <w:divBdr>
                <w:top w:val="none" w:sz="0" w:space="0" w:color="auto"/>
                <w:left w:val="none" w:sz="0" w:space="0" w:color="auto"/>
                <w:bottom w:val="none" w:sz="0" w:space="0" w:color="auto"/>
                <w:right w:val="none" w:sz="0" w:space="0" w:color="auto"/>
              </w:divBdr>
            </w:div>
            <w:div w:id="2053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7883">
      <w:bodyDiv w:val="1"/>
      <w:marLeft w:val="0"/>
      <w:marRight w:val="0"/>
      <w:marTop w:val="0"/>
      <w:marBottom w:val="0"/>
      <w:divBdr>
        <w:top w:val="none" w:sz="0" w:space="0" w:color="auto"/>
        <w:left w:val="none" w:sz="0" w:space="0" w:color="auto"/>
        <w:bottom w:val="none" w:sz="0" w:space="0" w:color="auto"/>
        <w:right w:val="none" w:sz="0" w:space="0" w:color="auto"/>
      </w:divBdr>
    </w:div>
    <w:div w:id="1558279109">
      <w:bodyDiv w:val="1"/>
      <w:marLeft w:val="0"/>
      <w:marRight w:val="0"/>
      <w:marTop w:val="0"/>
      <w:marBottom w:val="0"/>
      <w:divBdr>
        <w:top w:val="none" w:sz="0" w:space="0" w:color="auto"/>
        <w:left w:val="none" w:sz="0" w:space="0" w:color="auto"/>
        <w:bottom w:val="none" w:sz="0" w:space="0" w:color="auto"/>
        <w:right w:val="none" w:sz="0" w:space="0" w:color="auto"/>
      </w:divBdr>
    </w:div>
    <w:div w:id="1559440519">
      <w:bodyDiv w:val="1"/>
      <w:marLeft w:val="0"/>
      <w:marRight w:val="0"/>
      <w:marTop w:val="0"/>
      <w:marBottom w:val="0"/>
      <w:divBdr>
        <w:top w:val="none" w:sz="0" w:space="0" w:color="auto"/>
        <w:left w:val="none" w:sz="0" w:space="0" w:color="auto"/>
        <w:bottom w:val="none" w:sz="0" w:space="0" w:color="auto"/>
        <w:right w:val="none" w:sz="0" w:space="0" w:color="auto"/>
      </w:divBdr>
    </w:div>
    <w:div w:id="1560050516">
      <w:bodyDiv w:val="1"/>
      <w:marLeft w:val="0"/>
      <w:marRight w:val="0"/>
      <w:marTop w:val="0"/>
      <w:marBottom w:val="0"/>
      <w:divBdr>
        <w:top w:val="none" w:sz="0" w:space="0" w:color="auto"/>
        <w:left w:val="none" w:sz="0" w:space="0" w:color="auto"/>
        <w:bottom w:val="none" w:sz="0" w:space="0" w:color="auto"/>
        <w:right w:val="none" w:sz="0" w:space="0" w:color="auto"/>
      </w:divBdr>
      <w:divsChild>
        <w:div w:id="320233863">
          <w:marLeft w:val="547"/>
          <w:marRight w:val="0"/>
          <w:marTop w:val="115"/>
          <w:marBottom w:val="0"/>
          <w:divBdr>
            <w:top w:val="none" w:sz="0" w:space="0" w:color="auto"/>
            <w:left w:val="none" w:sz="0" w:space="0" w:color="auto"/>
            <w:bottom w:val="none" w:sz="0" w:space="0" w:color="auto"/>
            <w:right w:val="none" w:sz="0" w:space="0" w:color="auto"/>
          </w:divBdr>
        </w:div>
        <w:div w:id="1855655894">
          <w:marLeft w:val="547"/>
          <w:marRight w:val="0"/>
          <w:marTop w:val="115"/>
          <w:marBottom w:val="0"/>
          <w:divBdr>
            <w:top w:val="none" w:sz="0" w:space="0" w:color="auto"/>
            <w:left w:val="none" w:sz="0" w:space="0" w:color="auto"/>
            <w:bottom w:val="none" w:sz="0" w:space="0" w:color="auto"/>
            <w:right w:val="none" w:sz="0" w:space="0" w:color="auto"/>
          </w:divBdr>
        </w:div>
        <w:div w:id="1972320072">
          <w:marLeft w:val="1166"/>
          <w:marRight w:val="0"/>
          <w:marTop w:val="96"/>
          <w:marBottom w:val="0"/>
          <w:divBdr>
            <w:top w:val="none" w:sz="0" w:space="0" w:color="auto"/>
            <w:left w:val="none" w:sz="0" w:space="0" w:color="auto"/>
            <w:bottom w:val="none" w:sz="0" w:space="0" w:color="auto"/>
            <w:right w:val="none" w:sz="0" w:space="0" w:color="auto"/>
          </w:divBdr>
        </w:div>
      </w:divsChild>
    </w:div>
    <w:div w:id="1560283769">
      <w:bodyDiv w:val="1"/>
      <w:marLeft w:val="0"/>
      <w:marRight w:val="0"/>
      <w:marTop w:val="0"/>
      <w:marBottom w:val="0"/>
      <w:divBdr>
        <w:top w:val="none" w:sz="0" w:space="0" w:color="auto"/>
        <w:left w:val="none" w:sz="0" w:space="0" w:color="auto"/>
        <w:bottom w:val="none" w:sz="0" w:space="0" w:color="auto"/>
        <w:right w:val="none" w:sz="0" w:space="0" w:color="auto"/>
      </w:divBdr>
    </w:div>
    <w:div w:id="1560362895">
      <w:bodyDiv w:val="1"/>
      <w:marLeft w:val="0"/>
      <w:marRight w:val="0"/>
      <w:marTop w:val="0"/>
      <w:marBottom w:val="0"/>
      <w:divBdr>
        <w:top w:val="none" w:sz="0" w:space="0" w:color="auto"/>
        <w:left w:val="none" w:sz="0" w:space="0" w:color="auto"/>
        <w:bottom w:val="none" w:sz="0" w:space="0" w:color="auto"/>
        <w:right w:val="none" w:sz="0" w:space="0" w:color="auto"/>
      </w:divBdr>
      <w:divsChild>
        <w:div w:id="696662803">
          <w:marLeft w:val="547"/>
          <w:marRight w:val="0"/>
          <w:marTop w:val="154"/>
          <w:marBottom w:val="0"/>
          <w:divBdr>
            <w:top w:val="none" w:sz="0" w:space="0" w:color="auto"/>
            <w:left w:val="none" w:sz="0" w:space="0" w:color="auto"/>
            <w:bottom w:val="none" w:sz="0" w:space="0" w:color="auto"/>
            <w:right w:val="none" w:sz="0" w:space="0" w:color="auto"/>
          </w:divBdr>
        </w:div>
      </w:divsChild>
    </w:div>
    <w:div w:id="1560631434">
      <w:bodyDiv w:val="1"/>
      <w:marLeft w:val="0"/>
      <w:marRight w:val="0"/>
      <w:marTop w:val="0"/>
      <w:marBottom w:val="0"/>
      <w:divBdr>
        <w:top w:val="none" w:sz="0" w:space="0" w:color="auto"/>
        <w:left w:val="none" w:sz="0" w:space="0" w:color="auto"/>
        <w:bottom w:val="none" w:sz="0" w:space="0" w:color="auto"/>
        <w:right w:val="none" w:sz="0" w:space="0" w:color="auto"/>
      </w:divBdr>
      <w:divsChild>
        <w:div w:id="3364096">
          <w:marLeft w:val="1800"/>
          <w:marRight w:val="0"/>
          <w:marTop w:val="100"/>
          <w:marBottom w:val="0"/>
          <w:divBdr>
            <w:top w:val="none" w:sz="0" w:space="0" w:color="auto"/>
            <w:left w:val="none" w:sz="0" w:space="0" w:color="auto"/>
            <w:bottom w:val="none" w:sz="0" w:space="0" w:color="auto"/>
            <w:right w:val="none" w:sz="0" w:space="0" w:color="auto"/>
          </w:divBdr>
        </w:div>
        <w:div w:id="7411708">
          <w:marLeft w:val="2520"/>
          <w:marRight w:val="0"/>
          <w:marTop w:val="100"/>
          <w:marBottom w:val="0"/>
          <w:divBdr>
            <w:top w:val="none" w:sz="0" w:space="0" w:color="auto"/>
            <w:left w:val="none" w:sz="0" w:space="0" w:color="auto"/>
            <w:bottom w:val="none" w:sz="0" w:space="0" w:color="auto"/>
            <w:right w:val="none" w:sz="0" w:space="0" w:color="auto"/>
          </w:divBdr>
        </w:div>
        <w:div w:id="335499909">
          <w:marLeft w:val="1800"/>
          <w:marRight w:val="0"/>
          <w:marTop w:val="100"/>
          <w:marBottom w:val="0"/>
          <w:divBdr>
            <w:top w:val="none" w:sz="0" w:space="0" w:color="auto"/>
            <w:left w:val="none" w:sz="0" w:space="0" w:color="auto"/>
            <w:bottom w:val="none" w:sz="0" w:space="0" w:color="auto"/>
            <w:right w:val="none" w:sz="0" w:space="0" w:color="auto"/>
          </w:divBdr>
        </w:div>
        <w:div w:id="759640249">
          <w:marLeft w:val="1080"/>
          <w:marRight w:val="0"/>
          <w:marTop w:val="100"/>
          <w:marBottom w:val="0"/>
          <w:divBdr>
            <w:top w:val="none" w:sz="0" w:space="0" w:color="auto"/>
            <w:left w:val="none" w:sz="0" w:space="0" w:color="auto"/>
            <w:bottom w:val="none" w:sz="0" w:space="0" w:color="auto"/>
            <w:right w:val="none" w:sz="0" w:space="0" w:color="auto"/>
          </w:divBdr>
        </w:div>
        <w:div w:id="837035577">
          <w:marLeft w:val="1080"/>
          <w:marRight w:val="0"/>
          <w:marTop w:val="100"/>
          <w:marBottom w:val="0"/>
          <w:divBdr>
            <w:top w:val="none" w:sz="0" w:space="0" w:color="auto"/>
            <w:left w:val="none" w:sz="0" w:space="0" w:color="auto"/>
            <w:bottom w:val="none" w:sz="0" w:space="0" w:color="auto"/>
            <w:right w:val="none" w:sz="0" w:space="0" w:color="auto"/>
          </w:divBdr>
        </w:div>
        <w:div w:id="1149712264">
          <w:marLeft w:val="1080"/>
          <w:marRight w:val="0"/>
          <w:marTop w:val="100"/>
          <w:marBottom w:val="0"/>
          <w:divBdr>
            <w:top w:val="none" w:sz="0" w:space="0" w:color="auto"/>
            <w:left w:val="none" w:sz="0" w:space="0" w:color="auto"/>
            <w:bottom w:val="none" w:sz="0" w:space="0" w:color="auto"/>
            <w:right w:val="none" w:sz="0" w:space="0" w:color="auto"/>
          </w:divBdr>
        </w:div>
        <w:div w:id="1295910676">
          <w:marLeft w:val="1800"/>
          <w:marRight w:val="0"/>
          <w:marTop w:val="100"/>
          <w:marBottom w:val="0"/>
          <w:divBdr>
            <w:top w:val="none" w:sz="0" w:space="0" w:color="auto"/>
            <w:left w:val="none" w:sz="0" w:space="0" w:color="auto"/>
            <w:bottom w:val="none" w:sz="0" w:space="0" w:color="auto"/>
            <w:right w:val="none" w:sz="0" w:space="0" w:color="auto"/>
          </w:divBdr>
        </w:div>
        <w:div w:id="1725634958">
          <w:marLeft w:val="1800"/>
          <w:marRight w:val="0"/>
          <w:marTop w:val="100"/>
          <w:marBottom w:val="0"/>
          <w:divBdr>
            <w:top w:val="none" w:sz="0" w:space="0" w:color="auto"/>
            <w:left w:val="none" w:sz="0" w:space="0" w:color="auto"/>
            <w:bottom w:val="none" w:sz="0" w:space="0" w:color="auto"/>
            <w:right w:val="none" w:sz="0" w:space="0" w:color="auto"/>
          </w:divBdr>
        </w:div>
        <w:div w:id="1747339024">
          <w:marLeft w:val="1800"/>
          <w:marRight w:val="0"/>
          <w:marTop w:val="100"/>
          <w:marBottom w:val="0"/>
          <w:divBdr>
            <w:top w:val="none" w:sz="0" w:space="0" w:color="auto"/>
            <w:left w:val="none" w:sz="0" w:space="0" w:color="auto"/>
            <w:bottom w:val="none" w:sz="0" w:space="0" w:color="auto"/>
            <w:right w:val="none" w:sz="0" w:space="0" w:color="auto"/>
          </w:divBdr>
        </w:div>
        <w:div w:id="2112361005">
          <w:marLeft w:val="360"/>
          <w:marRight w:val="0"/>
          <w:marTop w:val="200"/>
          <w:marBottom w:val="0"/>
          <w:divBdr>
            <w:top w:val="none" w:sz="0" w:space="0" w:color="auto"/>
            <w:left w:val="none" w:sz="0" w:space="0" w:color="auto"/>
            <w:bottom w:val="none" w:sz="0" w:space="0" w:color="auto"/>
            <w:right w:val="none" w:sz="0" w:space="0" w:color="auto"/>
          </w:divBdr>
        </w:div>
      </w:divsChild>
    </w:div>
    <w:div w:id="1560901618">
      <w:bodyDiv w:val="1"/>
      <w:marLeft w:val="0"/>
      <w:marRight w:val="0"/>
      <w:marTop w:val="0"/>
      <w:marBottom w:val="0"/>
      <w:divBdr>
        <w:top w:val="none" w:sz="0" w:space="0" w:color="auto"/>
        <w:left w:val="none" w:sz="0" w:space="0" w:color="auto"/>
        <w:bottom w:val="none" w:sz="0" w:space="0" w:color="auto"/>
        <w:right w:val="none" w:sz="0" w:space="0" w:color="auto"/>
      </w:divBdr>
    </w:div>
    <w:div w:id="1561282163">
      <w:bodyDiv w:val="1"/>
      <w:marLeft w:val="0"/>
      <w:marRight w:val="0"/>
      <w:marTop w:val="0"/>
      <w:marBottom w:val="0"/>
      <w:divBdr>
        <w:top w:val="none" w:sz="0" w:space="0" w:color="auto"/>
        <w:left w:val="none" w:sz="0" w:space="0" w:color="auto"/>
        <w:bottom w:val="none" w:sz="0" w:space="0" w:color="auto"/>
        <w:right w:val="none" w:sz="0" w:space="0" w:color="auto"/>
      </w:divBdr>
      <w:divsChild>
        <w:div w:id="99881831">
          <w:marLeft w:val="547"/>
          <w:marRight w:val="0"/>
          <w:marTop w:val="154"/>
          <w:marBottom w:val="0"/>
          <w:divBdr>
            <w:top w:val="none" w:sz="0" w:space="0" w:color="auto"/>
            <w:left w:val="none" w:sz="0" w:space="0" w:color="auto"/>
            <w:bottom w:val="none" w:sz="0" w:space="0" w:color="auto"/>
            <w:right w:val="none" w:sz="0" w:space="0" w:color="auto"/>
          </w:divBdr>
        </w:div>
        <w:div w:id="1279797527">
          <w:marLeft w:val="547"/>
          <w:marRight w:val="0"/>
          <w:marTop w:val="154"/>
          <w:marBottom w:val="0"/>
          <w:divBdr>
            <w:top w:val="none" w:sz="0" w:space="0" w:color="auto"/>
            <w:left w:val="none" w:sz="0" w:space="0" w:color="auto"/>
            <w:bottom w:val="none" w:sz="0" w:space="0" w:color="auto"/>
            <w:right w:val="none" w:sz="0" w:space="0" w:color="auto"/>
          </w:divBdr>
        </w:div>
      </w:divsChild>
    </w:div>
    <w:div w:id="1561591943">
      <w:bodyDiv w:val="1"/>
      <w:marLeft w:val="0"/>
      <w:marRight w:val="0"/>
      <w:marTop w:val="0"/>
      <w:marBottom w:val="0"/>
      <w:divBdr>
        <w:top w:val="none" w:sz="0" w:space="0" w:color="auto"/>
        <w:left w:val="none" w:sz="0" w:space="0" w:color="auto"/>
        <w:bottom w:val="none" w:sz="0" w:space="0" w:color="auto"/>
        <w:right w:val="none" w:sz="0" w:space="0" w:color="auto"/>
      </w:divBdr>
      <w:divsChild>
        <w:div w:id="313536694">
          <w:marLeft w:val="0"/>
          <w:marRight w:val="0"/>
          <w:marTop w:val="0"/>
          <w:marBottom w:val="0"/>
          <w:divBdr>
            <w:top w:val="none" w:sz="0" w:space="0" w:color="auto"/>
            <w:left w:val="none" w:sz="0" w:space="0" w:color="auto"/>
            <w:bottom w:val="none" w:sz="0" w:space="0" w:color="auto"/>
            <w:right w:val="none" w:sz="0" w:space="0" w:color="auto"/>
          </w:divBdr>
        </w:div>
      </w:divsChild>
    </w:div>
    <w:div w:id="1565214698">
      <w:bodyDiv w:val="1"/>
      <w:marLeft w:val="0"/>
      <w:marRight w:val="0"/>
      <w:marTop w:val="0"/>
      <w:marBottom w:val="0"/>
      <w:divBdr>
        <w:top w:val="none" w:sz="0" w:space="0" w:color="auto"/>
        <w:left w:val="none" w:sz="0" w:space="0" w:color="auto"/>
        <w:bottom w:val="none" w:sz="0" w:space="0" w:color="auto"/>
        <w:right w:val="none" w:sz="0" w:space="0" w:color="auto"/>
      </w:divBdr>
      <w:divsChild>
        <w:div w:id="1104808659">
          <w:marLeft w:val="1440"/>
          <w:marRight w:val="0"/>
          <w:marTop w:val="0"/>
          <w:marBottom w:val="0"/>
          <w:divBdr>
            <w:top w:val="none" w:sz="0" w:space="0" w:color="auto"/>
            <w:left w:val="none" w:sz="0" w:space="0" w:color="auto"/>
            <w:bottom w:val="none" w:sz="0" w:space="0" w:color="auto"/>
            <w:right w:val="none" w:sz="0" w:space="0" w:color="auto"/>
          </w:divBdr>
        </w:div>
        <w:div w:id="2122718903">
          <w:marLeft w:val="576"/>
          <w:marRight w:val="0"/>
          <w:marTop w:val="0"/>
          <w:marBottom w:val="0"/>
          <w:divBdr>
            <w:top w:val="none" w:sz="0" w:space="0" w:color="auto"/>
            <w:left w:val="none" w:sz="0" w:space="0" w:color="auto"/>
            <w:bottom w:val="none" w:sz="0" w:space="0" w:color="auto"/>
            <w:right w:val="none" w:sz="0" w:space="0" w:color="auto"/>
          </w:divBdr>
        </w:div>
      </w:divsChild>
    </w:div>
    <w:div w:id="1566532007">
      <w:bodyDiv w:val="1"/>
      <w:marLeft w:val="0"/>
      <w:marRight w:val="0"/>
      <w:marTop w:val="0"/>
      <w:marBottom w:val="0"/>
      <w:divBdr>
        <w:top w:val="none" w:sz="0" w:space="0" w:color="auto"/>
        <w:left w:val="none" w:sz="0" w:space="0" w:color="auto"/>
        <w:bottom w:val="none" w:sz="0" w:space="0" w:color="auto"/>
        <w:right w:val="none" w:sz="0" w:space="0" w:color="auto"/>
      </w:divBdr>
      <w:divsChild>
        <w:div w:id="24720963">
          <w:marLeft w:val="1800"/>
          <w:marRight w:val="0"/>
          <w:marTop w:val="72"/>
          <w:marBottom w:val="0"/>
          <w:divBdr>
            <w:top w:val="none" w:sz="0" w:space="0" w:color="auto"/>
            <w:left w:val="none" w:sz="0" w:space="0" w:color="auto"/>
            <w:bottom w:val="none" w:sz="0" w:space="0" w:color="auto"/>
            <w:right w:val="none" w:sz="0" w:space="0" w:color="auto"/>
          </w:divBdr>
        </w:div>
        <w:div w:id="95835324">
          <w:marLeft w:val="547"/>
          <w:marRight w:val="0"/>
          <w:marTop w:val="96"/>
          <w:marBottom w:val="0"/>
          <w:divBdr>
            <w:top w:val="none" w:sz="0" w:space="0" w:color="auto"/>
            <w:left w:val="none" w:sz="0" w:space="0" w:color="auto"/>
            <w:bottom w:val="none" w:sz="0" w:space="0" w:color="auto"/>
            <w:right w:val="none" w:sz="0" w:space="0" w:color="auto"/>
          </w:divBdr>
        </w:div>
        <w:div w:id="186524014">
          <w:marLeft w:val="1166"/>
          <w:marRight w:val="0"/>
          <w:marTop w:val="82"/>
          <w:marBottom w:val="0"/>
          <w:divBdr>
            <w:top w:val="none" w:sz="0" w:space="0" w:color="auto"/>
            <w:left w:val="none" w:sz="0" w:space="0" w:color="auto"/>
            <w:bottom w:val="none" w:sz="0" w:space="0" w:color="auto"/>
            <w:right w:val="none" w:sz="0" w:space="0" w:color="auto"/>
          </w:divBdr>
        </w:div>
        <w:div w:id="436147203">
          <w:marLeft w:val="1800"/>
          <w:marRight w:val="0"/>
          <w:marTop w:val="72"/>
          <w:marBottom w:val="0"/>
          <w:divBdr>
            <w:top w:val="none" w:sz="0" w:space="0" w:color="auto"/>
            <w:left w:val="none" w:sz="0" w:space="0" w:color="auto"/>
            <w:bottom w:val="none" w:sz="0" w:space="0" w:color="auto"/>
            <w:right w:val="none" w:sz="0" w:space="0" w:color="auto"/>
          </w:divBdr>
        </w:div>
        <w:div w:id="787042754">
          <w:marLeft w:val="1800"/>
          <w:marRight w:val="0"/>
          <w:marTop w:val="72"/>
          <w:marBottom w:val="0"/>
          <w:divBdr>
            <w:top w:val="none" w:sz="0" w:space="0" w:color="auto"/>
            <w:left w:val="none" w:sz="0" w:space="0" w:color="auto"/>
            <w:bottom w:val="none" w:sz="0" w:space="0" w:color="auto"/>
            <w:right w:val="none" w:sz="0" w:space="0" w:color="auto"/>
          </w:divBdr>
        </w:div>
        <w:div w:id="852915589">
          <w:marLeft w:val="2520"/>
          <w:marRight w:val="0"/>
          <w:marTop w:val="58"/>
          <w:marBottom w:val="0"/>
          <w:divBdr>
            <w:top w:val="none" w:sz="0" w:space="0" w:color="auto"/>
            <w:left w:val="none" w:sz="0" w:space="0" w:color="auto"/>
            <w:bottom w:val="none" w:sz="0" w:space="0" w:color="auto"/>
            <w:right w:val="none" w:sz="0" w:space="0" w:color="auto"/>
          </w:divBdr>
        </w:div>
        <w:div w:id="1165121241">
          <w:marLeft w:val="1166"/>
          <w:marRight w:val="0"/>
          <w:marTop w:val="72"/>
          <w:marBottom w:val="0"/>
          <w:divBdr>
            <w:top w:val="none" w:sz="0" w:space="0" w:color="auto"/>
            <w:left w:val="none" w:sz="0" w:space="0" w:color="auto"/>
            <w:bottom w:val="none" w:sz="0" w:space="0" w:color="auto"/>
            <w:right w:val="none" w:sz="0" w:space="0" w:color="auto"/>
          </w:divBdr>
        </w:div>
        <w:div w:id="1473714447">
          <w:marLeft w:val="634"/>
          <w:marRight w:val="0"/>
          <w:marTop w:val="72"/>
          <w:marBottom w:val="0"/>
          <w:divBdr>
            <w:top w:val="none" w:sz="0" w:space="0" w:color="auto"/>
            <w:left w:val="none" w:sz="0" w:space="0" w:color="auto"/>
            <w:bottom w:val="none" w:sz="0" w:space="0" w:color="auto"/>
            <w:right w:val="none" w:sz="0" w:space="0" w:color="auto"/>
          </w:divBdr>
        </w:div>
        <w:div w:id="1561742530">
          <w:marLeft w:val="1166"/>
          <w:marRight w:val="0"/>
          <w:marTop w:val="82"/>
          <w:marBottom w:val="0"/>
          <w:divBdr>
            <w:top w:val="none" w:sz="0" w:space="0" w:color="auto"/>
            <w:left w:val="none" w:sz="0" w:space="0" w:color="auto"/>
            <w:bottom w:val="none" w:sz="0" w:space="0" w:color="auto"/>
            <w:right w:val="none" w:sz="0" w:space="0" w:color="auto"/>
          </w:divBdr>
        </w:div>
        <w:div w:id="1628664734">
          <w:marLeft w:val="1800"/>
          <w:marRight w:val="0"/>
          <w:marTop w:val="77"/>
          <w:marBottom w:val="0"/>
          <w:divBdr>
            <w:top w:val="none" w:sz="0" w:space="0" w:color="auto"/>
            <w:left w:val="none" w:sz="0" w:space="0" w:color="auto"/>
            <w:bottom w:val="none" w:sz="0" w:space="0" w:color="auto"/>
            <w:right w:val="none" w:sz="0" w:space="0" w:color="auto"/>
          </w:divBdr>
        </w:div>
        <w:div w:id="1713308812">
          <w:marLeft w:val="1800"/>
          <w:marRight w:val="0"/>
          <w:marTop w:val="72"/>
          <w:marBottom w:val="0"/>
          <w:divBdr>
            <w:top w:val="none" w:sz="0" w:space="0" w:color="auto"/>
            <w:left w:val="none" w:sz="0" w:space="0" w:color="auto"/>
            <w:bottom w:val="none" w:sz="0" w:space="0" w:color="auto"/>
            <w:right w:val="none" w:sz="0" w:space="0" w:color="auto"/>
          </w:divBdr>
        </w:div>
        <w:div w:id="2128157338">
          <w:marLeft w:val="2520"/>
          <w:marRight w:val="0"/>
          <w:marTop w:val="58"/>
          <w:marBottom w:val="0"/>
          <w:divBdr>
            <w:top w:val="none" w:sz="0" w:space="0" w:color="auto"/>
            <w:left w:val="none" w:sz="0" w:space="0" w:color="auto"/>
            <w:bottom w:val="none" w:sz="0" w:space="0" w:color="auto"/>
            <w:right w:val="none" w:sz="0" w:space="0" w:color="auto"/>
          </w:divBdr>
        </w:div>
        <w:div w:id="2137600964">
          <w:marLeft w:val="2520"/>
          <w:marRight w:val="0"/>
          <w:marTop w:val="58"/>
          <w:marBottom w:val="0"/>
          <w:divBdr>
            <w:top w:val="none" w:sz="0" w:space="0" w:color="auto"/>
            <w:left w:val="none" w:sz="0" w:space="0" w:color="auto"/>
            <w:bottom w:val="none" w:sz="0" w:space="0" w:color="auto"/>
            <w:right w:val="none" w:sz="0" w:space="0" w:color="auto"/>
          </w:divBdr>
        </w:div>
      </w:divsChild>
    </w:div>
    <w:div w:id="1567373598">
      <w:bodyDiv w:val="1"/>
      <w:marLeft w:val="0"/>
      <w:marRight w:val="0"/>
      <w:marTop w:val="0"/>
      <w:marBottom w:val="0"/>
      <w:divBdr>
        <w:top w:val="none" w:sz="0" w:space="0" w:color="auto"/>
        <w:left w:val="none" w:sz="0" w:space="0" w:color="auto"/>
        <w:bottom w:val="none" w:sz="0" w:space="0" w:color="auto"/>
        <w:right w:val="none" w:sz="0" w:space="0" w:color="auto"/>
      </w:divBdr>
      <w:divsChild>
        <w:div w:id="5061440">
          <w:marLeft w:val="547"/>
          <w:marRight w:val="0"/>
          <w:marTop w:val="96"/>
          <w:marBottom w:val="0"/>
          <w:divBdr>
            <w:top w:val="none" w:sz="0" w:space="0" w:color="auto"/>
            <w:left w:val="none" w:sz="0" w:space="0" w:color="auto"/>
            <w:bottom w:val="none" w:sz="0" w:space="0" w:color="auto"/>
            <w:right w:val="none" w:sz="0" w:space="0" w:color="auto"/>
          </w:divBdr>
        </w:div>
        <w:div w:id="107094044">
          <w:marLeft w:val="1166"/>
          <w:marRight w:val="0"/>
          <w:marTop w:val="82"/>
          <w:marBottom w:val="0"/>
          <w:divBdr>
            <w:top w:val="none" w:sz="0" w:space="0" w:color="auto"/>
            <w:left w:val="none" w:sz="0" w:space="0" w:color="auto"/>
            <w:bottom w:val="none" w:sz="0" w:space="0" w:color="auto"/>
            <w:right w:val="none" w:sz="0" w:space="0" w:color="auto"/>
          </w:divBdr>
        </w:div>
        <w:div w:id="256796452">
          <w:marLeft w:val="1800"/>
          <w:marRight w:val="0"/>
          <w:marTop w:val="72"/>
          <w:marBottom w:val="0"/>
          <w:divBdr>
            <w:top w:val="none" w:sz="0" w:space="0" w:color="auto"/>
            <w:left w:val="none" w:sz="0" w:space="0" w:color="auto"/>
            <w:bottom w:val="none" w:sz="0" w:space="0" w:color="auto"/>
            <w:right w:val="none" w:sz="0" w:space="0" w:color="auto"/>
          </w:divBdr>
        </w:div>
        <w:div w:id="948512224">
          <w:marLeft w:val="1166"/>
          <w:marRight w:val="0"/>
          <w:marTop w:val="91"/>
          <w:marBottom w:val="0"/>
          <w:divBdr>
            <w:top w:val="none" w:sz="0" w:space="0" w:color="auto"/>
            <w:left w:val="none" w:sz="0" w:space="0" w:color="auto"/>
            <w:bottom w:val="none" w:sz="0" w:space="0" w:color="auto"/>
            <w:right w:val="none" w:sz="0" w:space="0" w:color="auto"/>
          </w:divBdr>
        </w:div>
        <w:div w:id="1006177622">
          <w:marLeft w:val="547"/>
          <w:marRight w:val="0"/>
          <w:marTop w:val="96"/>
          <w:marBottom w:val="0"/>
          <w:divBdr>
            <w:top w:val="none" w:sz="0" w:space="0" w:color="auto"/>
            <w:left w:val="none" w:sz="0" w:space="0" w:color="auto"/>
            <w:bottom w:val="none" w:sz="0" w:space="0" w:color="auto"/>
            <w:right w:val="none" w:sz="0" w:space="0" w:color="auto"/>
          </w:divBdr>
        </w:div>
        <w:div w:id="1070346316">
          <w:marLeft w:val="1800"/>
          <w:marRight w:val="0"/>
          <w:marTop w:val="72"/>
          <w:marBottom w:val="0"/>
          <w:divBdr>
            <w:top w:val="none" w:sz="0" w:space="0" w:color="auto"/>
            <w:left w:val="none" w:sz="0" w:space="0" w:color="auto"/>
            <w:bottom w:val="none" w:sz="0" w:space="0" w:color="auto"/>
            <w:right w:val="none" w:sz="0" w:space="0" w:color="auto"/>
          </w:divBdr>
        </w:div>
        <w:div w:id="1155490840">
          <w:marLeft w:val="1800"/>
          <w:marRight w:val="0"/>
          <w:marTop w:val="72"/>
          <w:marBottom w:val="0"/>
          <w:divBdr>
            <w:top w:val="none" w:sz="0" w:space="0" w:color="auto"/>
            <w:left w:val="none" w:sz="0" w:space="0" w:color="auto"/>
            <w:bottom w:val="none" w:sz="0" w:space="0" w:color="auto"/>
            <w:right w:val="none" w:sz="0" w:space="0" w:color="auto"/>
          </w:divBdr>
        </w:div>
        <w:div w:id="1160148145">
          <w:marLeft w:val="1166"/>
          <w:marRight w:val="0"/>
          <w:marTop w:val="91"/>
          <w:marBottom w:val="0"/>
          <w:divBdr>
            <w:top w:val="none" w:sz="0" w:space="0" w:color="auto"/>
            <w:left w:val="none" w:sz="0" w:space="0" w:color="auto"/>
            <w:bottom w:val="none" w:sz="0" w:space="0" w:color="auto"/>
            <w:right w:val="none" w:sz="0" w:space="0" w:color="auto"/>
          </w:divBdr>
        </w:div>
        <w:div w:id="1266115778">
          <w:marLeft w:val="1800"/>
          <w:marRight w:val="0"/>
          <w:marTop w:val="72"/>
          <w:marBottom w:val="0"/>
          <w:divBdr>
            <w:top w:val="none" w:sz="0" w:space="0" w:color="auto"/>
            <w:left w:val="none" w:sz="0" w:space="0" w:color="auto"/>
            <w:bottom w:val="none" w:sz="0" w:space="0" w:color="auto"/>
            <w:right w:val="none" w:sz="0" w:space="0" w:color="auto"/>
          </w:divBdr>
        </w:div>
        <w:div w:id="1541360191">
          <w:marLeft w:val="1166"/>
          <w:marRight w:val="0"/>
          <w:marTop w:val="82"/>
          <w:marBottom w:val="0"/>
          <w:divBdr>
            <w:top w:val="none" w:sz="0" w:space="0" w:color="auto"/>
            <w:left w:val="none" w:sz="0" w:space="0" w:color="auto"/>
            <w:bottom w:val="none" w:sz="0" w:space="0" w:color="auto"/>
            <w:right w:val="none" w:sz="0" w:space="0" w:color="auto"/>
          </w:divBdr>
        </w:div>
        <w:div w:id="1862862111">
          <w:marLeft w:val="1166"/>
          <w:marRight w:val="0"/>
          <w:marTop w:val="82"/>
          <w:marBottom w:val="0"/>
          <w:divBdr>
            <w:top w:val="none" w:sz="0" w:space="0" w:color="auto"/>
            <w:left w:val="none" w:sz="0" w:space="0" w:color="auto"/>
            <w:bottom w:val="none" w:sz="0" w:space="0" w:color="auto"/>
            <w:right w:val="none" w:sz="0" w:space="0" w:color="auto"/>
          </w:divBdr>
        </w:div>
        <w:div w:id="1874883950">
          <w:marLeft w:val="1166"/>
          <w:marRight w:val="0"/>
          <w:marTop w:val="82"/>
          <w:marBottom w:val="0"/>
          <w:divBdr>
            <w:top w:val="none" w:sz="0" w:space="0" w:color="auto"/>
            <w:left w:val="none" w:sz="0" w:space="0" w:color="auto"/>
            <w:bottom w:val="none" w:sz="0" w:space="0" w:color="auto"/>
            <w:right w:val="none" w:sz="0" w:space="0" w:color="auto"/>
          </w:divBdr>
        </w:div>
        <w:div w:id="1886603712">
          <w:marLeft w:val="1166"/>
          <w:marRight w:val="0"/>
          <w:marTop w:val="82"/>
          <w:marBottom w:val="0"/>
          <w:divBdr>
            <w:top w:val="none" w:sz="0" w:space="0" w:color="auto"/>
            <w:left w:val="none" w:sz="0" w:space="0" w:color="auto"/>
            <w:bottom w:val="none" w:sz="0" w:space="0" w:color="auto"/>
            <w:right w:val="none" w:sz="0" w:space="0" w:color="auto"/>
          </w:divBdr>
        </w:div>
      </w:divsChild>
    </w:div>
    <w:div w:id="1567567657">
      <w:bodyDiv w:val="1"/>
      <w:marLeft w:val="0"/>
      <w:marRight w:val="0"/>
      <w:marTop w:val="0"/>
      <w:marBottom w:val="0"/>
      <w:divBdr>
        <w:top w:val="none" w:sz="0" w:space="0" w:color="auto"/>
        <w:left w:val="none" w:sz="0" w:space="0" w:color="auto"/>
        <w:bottom w:val="none" w:sz="0" w:space="0" w:color="auto"/>
        <w:right w:val="none" w:sz="0" w:space="0" w:color="auto"/>
      </w:divBdr>
    </w:div>
    <w:div w:id="1568108905">
      <w:bodyDiv w:val="1"/>
      <w:marLeft w:val="0"/>
      <w:marRight w:val="0"/>
      <w:marTop w:val="0"/>
      <w:marBottom w:val="0"/>
      <w:divBdr>
        <w:top w:val="none" w:sz="0" w:space="0" w:color="auto"/>
        <w:left w:val="none" w:sz="0" w:space="0" w:color="auto"/>
        <w:bottom w:val="none" w:sz="0" w:space="0" w:color="auto"/>
        <w:right w:val="none" w:sz="0" w:space="0" w:color="auto"/>
      </w:divBdr>
    </w:div>
    <w:div w:id="1569656703">
      <w:bodyDiv w:val="1"/>
      <w:marLeft w:val="0"/>
      <w:marRight w:val="0"/>
      <w:marTop w:val="0"/>
      <w:marBottom w:val="0"/>
      <w:divBdr>
        <w:top w:val="none" w:sz="0" w:space="0" w:color="auto"/>
        <w:left w:val="none" w:sz="0" w:space="0" w:color="auto"/>
        <w:bottom w:val="none" w:sz="0" w:space="0" w:color="auto"/>
        <w:right w:val="none" w:sz="0" w:space="0" w:color="auto"/>
      </w:divBdr>
      <w:divsChild>
        <w:div w:id="126700530">
          <w:marLeft w:val="2160"/>
          <w:marRight w:val="0"/>
          <w:marTop w:val="100"/>
          <w:marBottom w:val="0"/>
          <w:divBdr>
            <w:top w:val="none" w:sz="0" w:space="0" w:color="auto"/>
            <w:left w:val="none" w:sz="0" w:space="0" w:color="auto"/>
            <w:bottom w:val="none" w:sz="0" w:space="0" w:color="auto"/>
            <w:right w:val="none" w:sz="0" w:space="0" w:color="auto"/>
          </w:divBdr>
        </w:div>
        <w:div w:id="282804746">
          <w:marLeft w:val="360"/>
          <w:marRight w:val="0"/>
          <w:marTop w:val="100"/>
          <w:marBottom w:val="0"/>
          <w:divBdr>
            <w:top w:val="none" w:sz="0" w:space="0" w:color="auto"/>
            <w:left w:val="none" w:sz="0" w:space="0" w:color="auto"/>
            <w:bottom w:val="none" w:sz="0" w:space="0" w:color="auto"/>
            <w:right w:val="none" w:sz="0" w:space="0" w:color="auto"/>
          </w:divBdr>
        </w:div>
        <w:div w:id="367412878">
          <w:marLeft w:val="2160"/>
          <w:marRight w:val="0"/>
          <w:marTop w:val="100"/>
          <w:marBottom w:val="0"/>
          <w:divBdr>
            <w:top w:val="none" w:sz="0" w:space="0" w:color="auto"/>
            <w:left w:val="none" w:sz="0" w:space="0" w:color="auto"/>
            <w:bottom w:val="none" w:sz="0" w:space="0" w:color="auto"/>
            <w:right w:val="none" w:sz="0" w:space="0" w:color="auto"/>
          </w:divBdr>
        </w:div>
        <w:div w:id="1075855193">
          <w:marLeft w:val="360"/>
          <w:marRight w:val="0"/>
          <w:marTop w:val="200"/>
          <w:marBottom w:val="0"/>
          <w:divBdr>
            <w:top w:val="none" w:sz="0" w:space="0" w:color="auto"/>
            <w:left w:val="none" w:sz="0" w:space="0" w:color="auto"/>
            <w:bottom w:val="none" w:sz="0" w:space="0" w:color="auto"/>
            <w:right w:val="none" w:sz="0" w:space="0" w:color="auto"/>
          </w:divBdr>
        </w:div>
      </w:divsChild>
    </w:div>
    <w:div w:id="1569925403">
      <w:bodyDiv w:val="1"/>
      <w:marLeft w:val="0"/>
      <w:marRight w:val="0"/>
      <w:marTop w:val="0"/>
      <w:marBottom w:val="0"/>
      <w:divBdr>
        <w:top w:val="none" w:sz="0" w:space="0" w:color="auto"/>
        <w:left w:val="none" w:sz="0" w:space="0" w:color="auto"/>
        <w:bottom w:val="none" w:sz="0" w:space="0" w:color="auto"/>
        <w:right w:val="none" w:sz="0" w:space="0" w:color="auto"/>
      </w:divBdr>
    </w:div>
    <w:div w:id="1570071682">
      <w:bodyDiv w:val="1"/>
      <w:marLeft w:val="0"/>
      <w:marRight w:val="0"/>
      <w:marTop w:val="0"/>
      <w:marBottom w:val="0"/>
      <w:divBdr>
        <w:top w:val="none" w:sz="0" w:space="0" w:color="auto"/>
        <w:left w:val="none" w:sz="0" w:space="0" w:color="auto"/>
        <w:bottom w:val="none" w:sz="0" w:space="0" w:color="auto"/>
        <w:right w:val="none" w:sz="0" w:space="0" w:color="auto"/>
      </w:divBdr>
    </w:div>
    <w:div w:id="1570647956">
      <w:bodyDiv w:val="1"/>
      <w:marLeft w:val="0"/>
      <w:marRight w:val="0"/>
      <w:marTop w:val="0"/>
      <w:marBottom w:val="0"/>
      <w:divBdr>
        <w:top w:val="none" w:sz="0" w:space="0" w:color="auto"/>
        <w:left w:val="none" w:sz="0" w:space="0" w:color="auto"/>
        <w:bottom w:val="none" w:sz="0" w:space="0" w:color="auto"/>
        <w:right w:val="none" w:sz="0" w:space="0" w:color="auto"/>
      </w:divBdr>
      <w:divsChild>
        <w:div w:id="1031612791">
          <w:marLeft w:val="1166"/>
          <w:marRight w:val="0"/>
          <w:marTop w:val="173"/>
          <w:marBottom w:val="0"/>
          <w:divBdr>
            <w:top w:val="none" w:sz="0" w:space="0" w:color="auto"/>
            <w:left w:val="none" w:sz="0" w:space="0" w:color="auto"/>
            <w:bottom w:val="none" w:sz="0" w:space="0" w:color="auto"/>
            <w:right w:val="none" w:sz="0" w:space="0" w:color="auto"/>
          </w:divBdr>
        </w:div>
        <w:div w:id="1488086522">
          <w:marLeft w:val="1166"/>
          <w:marRight w:val="0"/>
          <w:marTop w:val="173"/>
          <w:marBottom w:val="0"/>
          <w:divBdr>
            <w:top w:val="none" w:sz="0" w:space="0" w:color="auto"/>
            <w:left w:val="none" w:sz="0" w:space="0" w:color="auto"/>
            <w:bottom w:val="none" w:sz="0" w:space="0" w:color="auto"/>
            <w:right w:val="none" w:sz="0" w:space="0" w:color="auto"/>
          </w:divBdr>
        </w:div>
        <w:div w:id="1941988534">
          <w:marLeft w:val="547"/>
          <w:marRight w:val="0"/>
          <w:marTop w:val="192"/>
          <w:marBottom w:val="0"/>
          <w:divBdr>
            <w:top w:val="none" w:sz="0" w:space="0" w:color="auto"/>
            <w:left w:val="none" w:sz="0" w:space="0" w:color="auto"/>
            <w:bottom w:val="none" w:sz="0" w:space="0" w:color="auto"/>
            <w:right w:val="none" w:sz="0" w:space="0" w:color="auto"/>
          </w:divBdr>
        </w:div>
      </w:divsChild>
    </w:div>
    <w:div w:id="1571504608">
      <w:bodyDiv w:val="1"/>
      <w:marLeft w:val="0"/>
      <w:marRight w:val="0"/>
      <w:marTop w:val="0"/>
      <w:marBottom w:val="0"/>
      <w:divBdr>
        <w:top w:val="none" w:sz="0" w:space="0" w:color="auto"/>
        <w:left w:val="none" w:sz="0" w:space="0" w:color="auto"/>
        <w:bottom w:val="none" w:sz="0" w:space="0" w:color="auto"/>
        <w:right w:val="none" w:sz="0" w:space="0" w:color="auto"/>
      </w:divBdr>
    </w:div>
    <w:div w:id="1572277248">
      <w:bodyDiv w:val="1"/>
      <w:marLeft w:val="0"/>
      <w:marRight w:val="0"/>
      <w:marTop w:val="0"/>
      <w:marBottom w:val="0"/>
      <w:divBdr>
        <w:top w:val="none" w:sz="0" w:space="0" w:color="auto"/>
        <w:left w:val="none" w:sz="0" w:space="0" w:color="auto"/>
        <w:bottom w:val="none" w:sz="0" w:space="0" w:color="auto"/>
        <w:right w:val="none" w:sz="0" w:space="0" w:color="auto"/>
      </w:divBdr>
    </w:div>
    <w:div w:id="1572691705">
      <w:bodyDiv w:val="1"/>
      <w:marLeft w:val="0"/>
      <w:marRight w:val="0"/>
      <w:marTop w:val="0"/>
      <w:marBottom w:val="0"/>
      <w:divBdr>
        <w:top w:val="none" w:sz="0" w:space="0" w:color="auto"/>
        <w:left w:val="none" w:sz="0" w:space="0" w:color="auto"/>
        <w:bottom w:val="none" w:sz="0" w:space="0" w:color="auto"/>
        <w:right w:val="none" w:sz="0" w:space="0" w:color="auto"/>
      </w:divBdr>
    </w:div>
    <w:div w:id="1572813744">
      <w:bodyDiv w:val="1"/>
      <w:marLeft w:val="0"/>
      <w:marRight w:val="0"/>
      <w:marTop w:val="0"/>
      <w:marBottom w:val="0"/>
      <w:divBdr>
        <w:top w:val="none" w:sz="0" w:space="0" w:color="auto"/>
        <w:left w:val="none" w:sz="0" w:space="0" w:color="auto"/>
        <w:bottom w:val="none" w:sz="0" w:space="0" w:color="auto"/>
        <w:right w:val="none" w:sz="0" w:space="0" w:color="auto"/>
      </w:divBdr>
    </w:div>
    <w:div w:id="1573732964">
      <w:bodyDiv w:val="1"/>
      <w:marLeft w:val="0"/>
      <w:marRight w:val="0"/>
      <w:marTop w:val="0"/>
      <w:marBottom w:val="0"/>
      <w:divBdr>
        <w:top w:val="none" w:sz="0" w:space="0" w:color="auto"/>
        <w:left w:val="none" w:sz="0" w:space="0" w:color="auto"/>
        <w:bottom w:val="none" w:sz="0" w:space="0" w:color="auto"/>
        <w:right w:val="none" w:sz="0" w:space="0" w:color="auto"/>
      </w:divBdr>
    </w:div>
    <w:div w:id="1574700866">
      <w:bodyDiv w:val="1"/>
      <w:marLeft w:val="0"/>
      <w:marRight w:val="0"/>
      <w:marTop w:val="0"/>
      <w:marBottom w:val="0"/>
      <w:divBdr>
        <w:top w:val="none" w:sz="0" w:space="0" w:color="auto"/>
        <w:left w:val="none" w:sz="0" w:space="0" w:color="auto"/>
        <w:bottom w:val="none" w:sz="0" w:space="0" w:color="auto"/>
        <w:right w:val="none" w:sz="0" w:space="0" w:color="auto"/>
      </w:divBdr>
    </w:div>
    <w:div w:id="1574705315">
      <w:bodyDiv w:val="1"/>
      <w:marLeft w:val="0"/>
      <w:marRight w:val="0"/>
      <w:marTop w:val="0"/>
      <w:marBottom w:val="0"/>
      <w:divBdr>
        <w:top w:val="none" w:sz="0" w:space="0" w:color="auto"/>
        <w:left w:val="none" w:sz="0" w:space="0" w:color="auto"/>
        <w:bottom w:val="none" w:sz="0" w:space="0" w:color="auto"/>
        <w:right w:val="none" w:sz="0" w:space="0" w:color="auto"/>
      </w:divBdr>
    </w:div>
    <w:div w:id="1575163588">
      <w:bodyDiv w:val="1"/>
      <w:marLeft w:val="0"/>
      <w:marRight w:val="0"/>
      <w:marTop w:val="0"/>
      <w:marBottom w:val="0"/>
      <w:divBdr>
        <w:top w:val="none" w:sz="0" w:space="0" w:color="auto"/>
        <w:left w:val="none" w:sz="0" w:space="0" w:color="auto"/>
        <w:bottom w:val="none" w:sz="0" w:space="0" w:color="auto"/>
        <w:right w:val="none" w:sz="0" w:space="0" w:color="auto"/>
      </w:divBdr>
    </w:div>
    <w:div w:id="1575310181">
      <w:bodyDiv w:val="1"/>
      <w:marLeft w:val="0"/>
      <w:marRight w:val="0"/>
      <w:marTop w:val="0"/>
      <w:marBottom w:val="0"/>
      <w:divBdr>
        <w:top w:val="none" w:sz="0" w:space="0" w:color="auto"/>
        <w:left w:val="none" w:sz="0" w:space="0" w:color="auto"/>
        <w:bottom w:val="none" w:sz="0" w:space="0" w:color="auto"/>
        <w:right w:val="none" w:sz="0" w:space="0" w:color="auto"/>
      </w:divBdr>
    </w:div>
    <w:div w:id="1575316437">
      <w:bodyDiv w:val="1"/>
      <w:marLeft w:val="0"/>
      <w:marRight w:val="0"/>
      <w:marTop w:val="0"/>
      <w:marBottom w:val="0"/>
      <w:divBdr>
        <w:top w:val="none" w:sz="0" w:space="0" w:color="auto"/>
        <w:left w:val="none" w:sz="0" w:space="0" w:color="auto"/>
        <w:bottom w:val="none" w:sz="0" w:space="0" w:color="auto"/>
        <w:right w:val="none" w:sz="0" w:space="0" w:color="auto"/>
      </w:divBdr>
    </w:div>
    <w:div w:id="1575505273">
      <w:bodyDiv w:val="1"/>
      <w:marLeft w:val="0"/>
      <w:marRight w:val="0"/>
      <w:marTop w:val="0"/>
      <w:marBottom w:val="0"/>
      <w:divBdr>
        <w:top w:val="none" w:sz="0" w:space="0" w:color="auto"/>
        <w:left w:val="none" w:sz="0" w:space="0" w:color="auto"/>
        <w:bottom w:val="none" w:sz="0" w:space="0" w:color="auto"/>
        <w:right w:val="none" w:sz="0" w:space="0" w:color="auto"/>
      </w:divBdr>
    </w:div>
    <w:div w:id="1575772715">
      <w:bodyDiv w:val="1"/>
      <w:marLeft w:val="0"/>
      <w:marRight w:val="0"/>
      <w:marTop w:val="0"/>
      <w:marBottom w:val="0"/>
      <w:divBdr>
        <w:top w:val="none" w:sz="0" w:space="0" w:color="auto"/>
        <w:left w:val="none" w:sz="0" w:space="0" w:color="auto"/>
        <w:bottom w:val="none" w:sz="0" w:space="0" w:color="auto"/>
        <w:right w:val="none" w:sz="0" w:space="0" w:color="auto"/>
      </w:divBdr>
    </w:div>
    <w:div w:id="1576479285">
      <w:bodyDiv w:val="1"/>
      <w:marLeft w:val="0"/>
      <w:marRight w:val="0"/>
      <w:marTop w:val="0"/>
      <w:marBottom w:val="0"/>
      <w:divBdr>
        <w:top w:val="none" w:sz="0" w:space="0" w:color="auto"/>
        <w:left w:val="none" w:sz="0" w:space="0" w:color="auto"/>
        <w:bottom w:val="none" w:sz="0" w:space="0" w:color="auto"/>
        <w:right w:val="none" w:sz="0" w:space="0" w:color="auto"/>
      </w:divBdr>
    </w:div>
    <w:div w:id="1576743454">
      <w:bodyDiv w:val="1"/>
      <w:marLeft w:val="0"/>
      <w:marRight w:val="0"/>
      <w:marTop w:val="0"/>
      <w:marBottom w:val="0"/>
      <w:divBdr>
        <w:top w:val="none" w:sz="0" w:space="0" w:color="auto"/>
        <w:left w:val="none" w:sz="0" w:space="0" w:color="auto"/>
        <w:bottom w:val="none" w:sz="0" w:space="0" w:color="auto"/>
        <w:right w:val="none" w:sz="0" w:space="0" w:color="auto"/>
      </w:divBdr>
    </w:div>
    <w:div w:id="1577284959">
      <w:bodyDiv w:val="1"/>
      <w:marLeft w:val="0"/>
      <w:marRight w:val="0"/>
      <w:marTop w:val="0"/>
      <w:marBottom w:val="0"/>
      <w:divBdr>
        <w:top w:val="none" w:sz="0" w:space="0" w:color="auto"/>
        <w:left w:val="none" w:sz="0" w:space="0" w:color="auto"/>
        <w:bottom w:val="none" w:sz="0" w:space="0" w:color="auto"/>
        <w:right w:val="none" w:sz="0" w:space="0" w:color="auto"/>
      </w:divBdr>
    </w:div>
    <w:div w:id="1578055807">
      <w:bodyDiv w:val="1"/>
      <w:marLeft w:val="0"/>
      <w:marRight w:val="0"/>
      <w:marTop w:val="0"/>
      <w:marBottom w:val="0"/>
      <w:divBdr>
        <w:top w:val="none" w:sz="0" w:space="0" w:color="auto"/>
        <w:left w:val="none" w:sz="0" w:space="0" w:color="auto"/>
        <w:bottom w:val="none" w:sz="0" w:space="0" w:color="auto"/>
        <w:right w:val="none" w:sz="0" w:space="0" w:color="auto"/>
      </w:divBdr>
    </w:div>
    <w:div w:id="1578369505">
      <w:bodyDiv w:val="1"/>
      <w:marLeft w:val="0"/>
      <w:marRight w:val="0"/>
      <w:marTop w:val="0"/>
      <w:marBottom w:val="0"/>
      <w:divBdr>
        <w:top w:val="none" w:sz="0" w:space="0" w:color="auto"/>
        <w:left w:val="none" w:sz="0" w:space="0" w:color="auto"/>
        <w:bottom w:val="none" w:sz="0" w:space="0" w:color="auto"/>
        <w:right w:val="none" w:sz="0" w:space="0" w:color="auto"/>
      </w:divBdr>
    </w:div>
    <w:div w:id="1578632616">
      <w:bodyDiv w:val="1"/>
      <w:marLeft w:val="0"/>
      <w:marRight w:val="0"/>
      <w:marTop w:val="0"/>
      <w:marBottom w:val="0"/>
      <w:divBdr>
        <w:top w:val="none" w:sz="0" w:space="0" w:color="auto"/>
        <w:left w:val="none" w:sz="0" w:space="0" w:color="auto"/>
        <w:bottom w:val="none" w:sz="0" w:space="0" w:color="auto"/>
        <w:right w:val="none" w:sz="0" w:space="0" w:color="auto"/>
      </w:divBdr>
      <w:divsChild>
        <w:div w:id="851845009">
          <w:marLeft w:val="547"/>
          <w:marRight w:val="0"/>
          <w:marTop w:val="96"/>
          <w:marBottom w:val="0"/>
          <w:divBdr>
            <w:top w:val="none" w:sz="0" w:space="0" w:color="auto"/>
            <w:left w:val="none" w:sz="0" w:space="0" w:color="auto"/>
            <w:bottom w:val="none" w:sz="0" w:space="0" w:color="auto"/>
            <w:right w:val="none" w:sz="0" w:space="0" w:color="auto"/>
          </w:divBdr>
        </w:div>
        <w:div w:id="1171526441">
          <w:marLeft w:val="1166"/>
          <w:marRight w:val="0"/>
          <w:marTop w:val="86"/>
          <w:marBottom w:val="0"/>
          <w:divBdr>
            <w:top w:val="none" w:sz="0" w:space="0" w:color="auto"/>
            <w:left w:val="none" w:sz="0" w:space="0" w:color="auto"/>
            <w:bottom w:val="none" w:sz="0" w:space="0" w:color="auto"/>
            <w:right w:val="none" w:sz="0" w:space="0" w:color="auto"/>
          </w:divBdr>
        </w:div>
        <w:div w:id="1189678864">
          <w:marLeft w:val="547"/>
          <w:marRight w:val="0"/>
          <w:marTop w:val="96"/>
          <w:marBottom w:val="0"/>
          <w:divBdr>
            <w:top w:val="none" w:sz="0" w:space="0" w:color="auto"/>
            <w:left w:val="none" w:sz="0" w:space="0" w:color="auto"/>
            <w:bottom w:val="none" w:sz="0" w:space="0" w:color="auto"/>
            <w:right w:val="none" w:sz="0" w:space="0" w:color="auto"/>
          </w:divBdr>
        </w:div>
      </w:divsChild>
    </w:div>
    <w:div w:id="1578978583">
      <w:bodyDiv w:val="1"/>
      <w:marLeft w:val="0"/>
      <w:marRight w:val="0"/>
      <w:marTop w:val="0"/>
      <w:marBottom w:val="0"/>
      <w:divBdr>
        <w:top w:val="none" w:sz="0" w:space="0" w:color="auto"/>
        <w:left w:val="none" w:sz="0" w:space="0" w:color="auto"/>
        <w:bottom w:val="none" w:sz="0" w:space="0" w:color="auto"/>
        <w:right w:val="none" w:sz="0" w:space="0" w:color="auto"/>
      </w:divBdr>
    </w:div>
    <w:div w:id="1579169354">
      <w:bodyDiv w:val="1"/>
      <w:marLeft w:val="0"/>
      <w:marRight w:val="0"/>
      <w:marTop w:val="0"/>
      <w:marBottom w:val="0"/>
      <w:divBdr>
        <w:top w:val="none" w:sz="0" w:space="0" w:color="auto"/>
        <w:left w:val="none" w:sz="0" w:space="0" w:color="auto"/>
        <w:bottom w:val="none" w:sz="0" w:space="0" w:color="auto"/>
        <w:right w:val="none" w:sz="0" w:space="0" w:color="auto"/>
      </w:divBdr>
    </w:div>
    <w:div w:id="1579711463">
      <w:bodyDiv w:val="1"/>
      <w:marLeft w:val="0"/>
      <w:marRight w:val="0"/>
      <w:marTop w:val="0"/>
      <w:marBottom w:val="0"/>
      <w:divBdr>
        <w:top w:val="none" w:sz="0" w:space="0" w:color="auto"/>
        <w:left w:val="none" w:sz="0" w:space="0" w:color="auto"/>
        <w:bottom w:val="none" w:sz="0" w:space="0" w:color="auto"/>
        <w:right w:val="none" w:sz="0" w:space="0" w:color="auto"/>
      </w:divBdr>
    </w:div>
    <w:div w:id="1579751665">
      <w:bodyDiv w:val="1"/>
      <w:marLeft w:val="0"/>
      <w:marRight w:val="0"/>
      <w:marTop w:val="0"/>
      <w:marBottom w:val="0"/>
      <w:divBdr>
        <w:top w:val="none" w:sz="0" w:space="0" w:color="auto"/>
        <w:left w:val="none" w:sz="0" w:space="0" w:color="auto"/>
        <w:bottom w:val="none" w:sz="0" w:space="0" w:color="auto"/>
        <w:right w:val="none" w:sz="0" w:space="0" w:color="auto"/>
      </w:divBdr>
    </w:div>
    <w:div w:id="1580287793">
      <w:bodyDiv w:val="1"/>
      <w:marLeft w:val="0"/>
      <w:marRight w:val="0"/>
      <w:marTop w:val="0"/>
      <w:marBottom w:val="0"/>
      <w:divBdr>
        <w:top w:val="none" w:sz="0" w:space="0" w:color="auto"/>
        <w:left w:val="none" w:sz="0" w:space="0" w:color="auto"/>
        <w:bottom w:val="none" w:sz="0" w:space="0" w:color="auto"/>
        <w:right w:val="none" w:sz="0" w:space="0" w:color="auto"/>
      </w:divBdr>
    </w:div>
    <w:div w:id="1580478254">
      <w:bodyDiv w:val="1"/>
      <w:marLeft w:val="0"/>
      <w:marRight w:val="0"/>
      <w:marTop w:val="0"/>
      <w:marBottom w:val="0"/>
      <w:divBdr>
        <w:top w:val="none" w:sz="0" w:space="0" w:color="auto"/>
        <w:left w:val="none" w:sz="0" w:space="0" w:color="auto"/>
        <w:bottom w:val="none" w:sz="0" w:space="0" w:color="auto"/>
        <w:right w:val="none" w:sz="0" w:space="0" w:color="auto"/>
      </w:divBdr>
    </w:div>
    <w:div w:id="1580480047">
      <w:bodyDiv w:val="1"/>
      <w:marLeft w:val="0"/>
      <w:marRight w:val="0"/>
      <w:marTop w:val="0"/>
      <w:marBottom w:val="0"/>
      <w:divBdr>
        <w:top w:val="none" w:sz="0" w:space="0" w:color="auto"/>
        <w:left w:val="none" w:sz="0" w:space="0" w:color="auto"/>
        <w:bottom w:val="none" w:sz="0" w:space="0" w:color="auto"/>
        <w:right w:val="none" w:sz="0" w:space="0" w:color="auto"/>
      </w:divBdr>
    </w:div>
    <w:div w:id="1580821953">
      <w:bodyDiv w:val="1"/>
      <w:marLeft w:val="0"/>
      <w:marRight w:val="0"/>
      <w:marTop w:val="0"/>
      <w:marBottom w:val="0"/>
      <w:divBdr>
        <w:top w:val="none" w:sz="0" w:space="0" w:color="auto"/>
        <w:left w:val="none" w:sz="0" w:space="0" w:color="auto"/>
        <w:bottom w:val="none" w:sz="0" w:space="0" w:color="auto"/>
        <w:right w:val="none" w:sz="0" w:space="0" w:color="auto"/>
      </w:divBdr>
    </w:div>
    <w:div w:id="1581015976">
      <w:bodyDiv w:val="1"/>
      <w:marLeft w:val="0"/>
      <w:marRight w:val="0"/>
      <w:marTop w:val="0"/>
      <w:marBottom w:val="0"/>
      <w:divBdr>
        <w:top w:val="none" w:sz="0" w:space="0" w:color="auto"/>
        <w:left w:val="none" w:sz="0" w:space="0" w:color="auto"/>
        <w:bottom w:val="none" w:sz="0" w:space="0" w:color="auto"/>
        <w:right w:val="none" w:sz="0" w:space="0" w:color="auto"/>
      </w:divBdr>
      <w:divsChild>
        <w:div w:id="756439549">
          <w:marLeft w:val="1166"/>
          <w:marRight w:val="0"/>
          <w:marTop w:val="96"/>
          <w:marBottom w:val="0"/>
          <w:divBdr>
            <w:top w:val="none" w:sz="0" w:space="0" w:color="auto"/>
            <w:left w:val="none" w:sz="0" w:space="0" w:color="auto"/>
            <w:bottom w:val="none" w:sz="0" w:space="0" w:color="auto"/>
            <w:right w:val="none" w:sz="0" w:space="0" w:color="auto"/>
          </w:divBdr>
        </w:div>
        <w:div w:id="1132014963">
          <w:marLeft w:val="547"/>
          <w:marRight w:val="0"/>
          <w:marTop w:val="115"/>
          <w:marBottom w:val="0"/>
          <w:divBdr>
            <w:top w:val="none" w:sz="0" w:space="0" w:color="auto"/>
            <w:left w:val="none" w:sz="0" w:space="0" w:color="auto"/>
            <w:bottom w:val="none" w:sz="0" w:space="0" w:color="auto"/>
            <w:right w:val="none" w:sz="0" w:space="0" w:color="auto"/>
          </w:divBdr>
        </w:div>
        <w:div w:id="1206334857">
          <w:marLeft w:val="547"/>
          <w:marRight w:val="0"/>
          <w:marTop w:val="115"/>
          <w:marBottom w:val="0"/>
          <w:divBdr>
            <w:top w:val="none" w:sz="0" w:space="0" w:color="auto"/>
            <w:left w:val="none" w:sz="0" w:space="0" w:color="auto"/>
            <w:bottom w:val="none" w:sz="0" w:space="0" w:color="auto"/>
            <w:right w:val="none" w:sz="0" w:space="0" w:color="auto"/>
          </w:divBdr>
        </w:div>
        <w:div w:id="1463188908">
          <w:marLeft w:val="1166"/>
          <w:marRight w:val="0"/>
          <w:marTop w:val="96"/>
          <w:marBottom w:val="0"/>
          <w:divBdr>
            <w:top w:val="none" w:sz="0" w:space="0" w:color="auto"/>
            <w:left w:val="none" w:sz="0" w:space="0" w:color="auto"/>
            <w:bottom w:val="none" w:sz="0" w:space="0" w:color="auto"/>
            <w:right w:val="none" w:sz="0" w:space="0" w:color="auto"/>
          </w:divBdr>
        </w:div>
        <w:div w:id="1511682558">
          <w:marLeft w:val="547"/>
          <w:marRight w:val="0"/>
          <w:marTop w:val="115"/>
          <w:marBottom w:val="0"/>
          <w:divBdr>
            <w:top w:val="none" w:sz="0" w:space="0" w:color="auto"/>
            <w:left w:val="none" w:sz="0" w:space="0" w:color="auto"/>
            <w:bottom w:val="none" w:sz="0" w:space="0" w:color="auto"/>
            <w:right w:val="none" w:sz="0" w:space="0" w:color="auto"/>
          </w:divBdr>
        </w:div>
      </w:divsChild>
    </w:div>
    <w:div w:id="1583025772">
      <w:bodyDiv w:val="1"/>
      <w:marLeft w:val="0"/>
      <w:marRight w:val="0"/>
      <w:marTop w:val="0"/>
      <w:marBottom w:val="0"/>
      <w:divBdr>
        <w:top w:val="none" w:sz="0" w:space="0" w:color="auto"/>
        <w:left w:val="none" w:sz="0" w:space="0" w:color="auto"/>
        <w:bottom w:val="none" w:sz="0" w:space="0" w:color="auto"/>
        <w:right w:val="none" w:sz="0" w:space="0" w:color="auto"/>
      </w:divBdr>
      <w:divsChild>
        <w:div w:id="5711690">
          <w:marLeft w:val="1800"/>
          <w:marRight w:val="0"/>
          <w:marTop w:val="86"/>
          <w:marBottom w:val="0"/>
          <w:divBdr>
            <w:top w:val="none" w:sz="0" w:space="0" w:color="auto"/>
            <w:left w:val="none" w:sz="0" w:space="0" w:color="auto"/>
            <w:bottom w:val="none" w:sz="0" w:space="0" w:color="auto"/>
            <w:right w:val="none" w:sz="0" w:space="0" w:color="auto"/>
          </w:divBdr>
        </w:div>
        <w:div w:id="260913825">
          <w:marLeft w:val="547"/>
          <w:marRight w:val="0"/>
          <w:marTop w:val="115"/>
          <w:marBottom w:val="0"/>
          <w:divBdr>
            <w:top w:val="none" w:sz="0" w:space="0" w:color="auto"/>
            <w:left w:val="none" w:sz="0" w:space="0" w:color="auto"/>
            <w:bottom w:val="none" w:sz="0" w:space="0" w:color="auto"/>
            <w:right w:val="none" w:sz="0" w:space="0" w:color="auto"/>
          </w:divBdr>
        </w:div>
        <w:div w:id="576593422">
          <w:marLeft w:val="1800"/>
          <w:marRight w:val="0"/>
          <w:marTop w:val="86"/>
          <w:marBottom w:val="0"/>
          <w:divBdr>
            <w:top w:val="none" w:sz="0" w:space="0" w:color="auto"/>
            <w:left w:val="none" w:sz="0" w:space="0" w:color="auto"/>
            <w:bottom w:val="none" w:sz="0" w:space="0" w:color="auto"/>
            <w:right w:val="none" w:sz="0" w:space="0" w:color="auto"/>
          </w:divBdr>
        </w:div>
        <w:div w:id="680860999">
          <w:marLeft w:val="1166"/>
          <w:marRight w:val="0"/>
          <w:marTop w:val="115"/>
          <w:marBottom w:val="0"/>
          <w:divBdr>
            <w:top w:val="none" w:sz="0" w:space="0" w:color="auto"/>
            <w:left w:val="none" w:sz="0" w:space="0" w:color="auto"/>
            <w:bottom w:val="none" w:sz="0" w:space="0" w:color="auto"/>
            <w:right w:val="none" w:sz="0" w:space="0" w:color="auto"/>
          </w:divBdr>
        </w:div>
        <w:div w:id="857890980">
          <w:marLeft w:val="1800"/>
          <w:marRight w:val="0"/>
          <w:marTop w:val="86"/>
          <w:marBottom w:val="0"/>
          <w:divBdr>
            <w:top w:val="none" w:sz="0" w:space="0" w:color="auto"/>
            <w:left w:val="none" w:sz="0" w:space="0" w:color="auto"/>
            <w:bottom w:val="none" w:sz="0" w:space="0" w:color="auto"/>
            <w:right w:val="none" w:sz="0" w:space="0" w:color="auto"/>
          </w:divBdr>
        </w:div>
        <w:div w:id="925728394">
          <w:marLeft w:val="1166"/>
          <w:marRight w:val="0"/>
          <w:marTop w:val="115"/>
          <w:marBottom w:val="0"/>
          <w:divBdr>
            <w:top w:val="none" w:sz="0" w:space="0" w:color="auto"/>
            <w:left w:val="none" w:sz="0" w:space="0" w:color="auto"/>
            <w:bottom w:val="none" w:sz="0" w:space="0" w:color="auto"/>
            <w:right w:val="none" w:sz="0" w:space="0" w:color="auto"/>
          </w:divBdr>
        </w:div>
        <w:div w:id="1522932909">
          <w:marLeft w:val="1800"/>
          <w:marRight w:val="0"/>
          <w:marTop w:val="86"/>
          <w:marBottom w:val="0"/>
          <w:divBdr>
            <w:top w:val="none" w:sz="0" w:space="0" w:color="auto"/>
            <w:left w:val="none" w:sz="0" w:space="0" w:color="auto"/>
            <w:bottom w:val="none" w:sz="0" w:space="0" w:color="auto"/>
            <w:right w:val="none" w:sz="0" w:space="0" w:color="auto"/>
          </w:divBdr>
        </w:div>
        <w:div w:id="1779980393">
          <w:marLeft w:val="1800"/>
          <w:marRight w:val="0"/>
          <w:marTop w:val="86"/>
          <w:marBottom w:val="0"/>
          <w:divBdr>
            <w:top w:val="none" w:sz="0" w:space="0" w:color="auto"/>
            <w:left w:val="none" w:sz="0" w:space="0" w:color="auto"/>
            <w:bottom w:val="none" w:sz="0" w:space="0" w:color="auto"/>
            <w:right w:val="none" w:sz="0" w:space="0" w:color="auto"/>
          </w:divBdr>
        </w:div>
      </w:divsChild>
    </w:div>
    <w:div w:id="1584217337">
      <w:bodyDiv w:val="1"/>
      <w:marLeft w:val="0"/>
      <w:marRight w:val="0"/>
      <w:marTop w:val="0"/>
      <w:marBottom w:val="0"/>
      <w:divBdr>
        <w:top w:val="none" w:sz="0" w:space="0" w:color="auto"/>
        <w:left w:val="none" w:sz="0" w:space="0" w:color="auto"/>
        <w:bottom w:val="none" w:sz="0" w:space="0" w:color="auto"/>
        <w:right w:val="none" w:sz="0" w:space="0" w:color="auto"/>
      </w:divBdr>
      <w:divsChild>
        <w:div w:id="312880227">
          <w:marLeft w:val="1166"/>
          <w:marRight w:val="0"/>
          <w:marTop w:val="134"/>
          <w:marBottom w:val="0"/>
          <w:divBdr>
            <w:top w:val="none" w:sz="0" w:space="0" w:color="auto"/>
            <w:left w:val="none" w:sz="0" w:space="0" w:color="auto"/>
            <w:bottom w:val="none" w:sz="0" w:space="0" w:color="auto"/>
            <w:right w:val="none" w:sz="0" w:space="0" w:color="auto"/>
          </w:divBdr>
        </w:div>
        <w:div w:id="569077890">
          <w:marLeft w:val="547"/>
          <w:marRight w:val="0"/>
          <w:marTop w:val="154"/>
          <w:marBottom w:val="0"/>
          <w:divBdr>
            <w:top w:val="none" w:sz="0" w:space="0" w:color="auto"/>
            <w:left w:val="none" w:sz="0" w:space="0" w:color="auto"/>
            <w:bottom w:val="none" w:sz="0" w:space="0" w:color="auto"/>
            <w:right w:val="none" w:sz="0" w:space="0" w:color="auto"/>
          </w:divBdr>
        </w:div>
      </w:divsChild>
    </w:div>
    <w:div w:id="1584291609">
      <w:bodyDiv w:val="1"/>
      <w:marLeft w:val="0"/>
      <w:marRight w:val="0"/>
      <w:marTop w:val="0"/>
      <w:marBottom w:val="0"/>
      <w:divBdr>
        <w:top w:val="none" w:sz="0" w:space="0" w:color="auto"/>
        <w:left w:val="none" w:sz="0" w:space="0" w:color="auto"/>
        <w:bottom w:val="none" w:sz="0" w:space="0" w:color="auto"/>
        <w:right w:val="none" w:sz="0" w:space="0" w:color="auto"/>
      </w:divBdr>
    </w:div>
    <w:div w:id="1585722213">
      <w:bodyDiv w:val="1"/>
      <w:marLeft w:val="0"/>
      <w:marRight w:val="0"/>
      <w:marTop w:val="0"/>
      <w:marBottom w:val="0"/>
      <w:divBdr>
        <w:top w:val="none" w:sz="0" w:space="0" w:color="auto"/>
        <w:left w:val="none" w:sz="0" w:space="0" w:color="auto"/>
        <w:bottom w:val="none" w:sz="0" w:space="0" w:color="auto"/>
        <w:right w:val="none" w:sz="0" w:space="0" w:color="auto"/>
      </w:divBdr>
    </w:div>
    <w:div w:id="1585723025">
      <w:bodyDiv w:val="1"/>
      <w:marLeft w:val="0"/>
      <w:marRight w:val="0"/>
      <w:marTop w:val="0"/>
      <w:marBottom w:val="0"/>
      <w:divBdr>
        <w:top w:val="none" w:sz="0" w:space="0" w:color="auto"/>
        <w:left w:val="none" w:sz="0" w:space="0" w:color="auto"/>
        <w:bottom w:val="none" w:sz="0" w:space="0" w:color="auto"/>
        <w:right w:val="none" w:sz="0" w:space="0" w:color="auto"/>
      </w:divBdr>
    </w:div>
    <w:div w:id="1586568614">
      <w:bodyDiv w:val="1"/>
      <w:marLeft w:val="0"/>
      <w:marRight w:val="0"/>
      <w:marTop w:val="0"/>
      <w:marBottom w:val="0"/>
      <w:divBdr>
        <w:top w:val="none" w:sz="0" w:space="0" w:color="auto"/>
        <w:left w:val="none" w:sz="0" w:space="0" w:color="auto"/>
        <w:bottom w:val="none" w:sz="0" w:space="0" w:color="auto"/>
        <w:right w:val="none" w:sz="0" w:space="0" w:color="auto"/>
      </w:divBdr>
    </w:div>
    <w:div w:id="1588609026">
      <w:bodyDiv w:val="1"/>
      <w:marLeft w:val="0"/>
      <w:marRight w:val="0"/>
      <w:marTop w:val="0"/>
      <w:marBottom w:val="0"/>
      <w:divBdr>
        <w:top w:val="none" w:sz="0" w:space="0" w:color="auto"/>
        <w:left w:val="none" w:sz="0" w:space="0" w:color="auto"/>
        <w:bottom w:val="none" w:sz="0" w:space="0" w:color="auto"/>
        <w:right w:val="none" w:sz="0" w:space="0" w:color="auto"/>
      </w:divBdr>
    </w:div>
    <w:div w:id="1590507585">
      <w:bodyDiv w:val="1"/>
      <w:marLeft w:val="0"/>
      <w:marRight w:val="0"/>
      <w:marTop w:val="0"/>
      <w:marBottom w:val="0"/>
      <w:divBdr>
        <w:top w:val="none" w:sz="0" w:space="0" w:color="auto"/>
        <w:left w:val="none" w:sz="0" w:space="0" w:color="auto"/>
        <w:bottom w:val="none" w:sz="0" w:space="0" w:color="auto"/>
        <w:right w:val="none" w:sz="0" w:space="0" w:color="auto"/>
      </w:divBdr>
    </w:div>
    <w:div w:id="1590849078">
      <w:bodyDiv w:val="1"/>
      <w:marLeft w:val="0"/>
      <w:marRight w:val="0"/>
      <w:marTop w:val="0"/>
      <w:marBottom w:val="0"/>
      <w:divBdr>
        <w:top w:val="none" w:sz="0" w:space="0" w:color="auto"/>
        <w:left w:val="none" w:sz="0" w:space="0" w:color="auto"/>
        <w:bottom w:val="none" w:sz="0" w:space="0" w:color="auto"/>
        <w:right w:val="none" w:sz="0" w:space="0" w:color="auto"/>
      </w:divBdr>
    </w:div>
    <w:div w:id="1591309705">
      <w:bodyDiv w:val="1"/>
      <w:marLeft w:val="0"/>
      <w:marRight w:val="0"/>
      <w:marTop w:val="0"/>
      <w:marBottom w:val="0"/>
      <w:divBdr>
        <w:top w:val="none" w:sz="0" w:space="0" w:color="auto"/>
        <w:left w:val="none" w:sz="0" w:space="0" w:color="auto"/>
        <w:bottom w:val="none" w:sz="0" w:space="0" w:color="auto"/>
        <w:right w:val="none" w:sz="0" w:space="0" w:color="auto"/>
      </w:divBdr>
      <w:divsChild>
        <w:div w:id="828445483">
          <w:marLeft w:val="360"/>
          <w:marRight w:val="0"/>
          <w:marTop w:val="200"/>
          <w:marBottom w:val="0"/>
          <w:divBdr>
            <w:top w:val="none" w:sz="0" w:space="0" w:color="auto"/>
            <w:left w:val="none" w:sz="0" w:space="0" w:color="auto"/>
            <w:bottom w:val="none" w:sz="0" w:space="0" w:color="auto"/>
            <w:right w:val="none" w:sz="0" w:space="0" w:color="auto"/>
          </w:divBdr>
        </w:div>
      </w:divsChild>
    </w:div>
    <w:div w:id="1591355711">
      <w:bodyDiv w:val="1"/>
      <w:marLeft w:val="0"/>
      <w:marRight w:val="0"/>
      <w:marTop w:val="0"/>
      <w:marBottom w:val="0"/>
      <w:divBdr>
        <w:top w:val="none" w:sz="0" w:space="0" w:color="auto"/>
        <w:left w:val="none" w:sz="0" w:space="0" w:color="auto"/>
        <w:bottom w:val="none" w:sz="0" w:space="0" w:color="auto"/>
        <w:right w:val="none" w:sz="0" w:space="0" w:color="auto"/>
      </w:divBdr>
      <w:divsChild>
        <w:div w:id="449278102">
          <w:marLeft w:val="1800"/>
          <w:marRight w:val="0"/>
          <w:marTop w:val="86"/>
          <w:marBottom w:val="0"/>
          <w:divBdr>
            <w:top w:val="none" w:sz="0" w:space="0" w:color="auto"/>
            <w:left w:val="none" w:sz="0" w:space="0" w:color="auto"/>
            <w:bottom w:val="none" w:sz="0" w:space="0" w:color="auto"/>
            <w:right w:val="none" w:sz="0" w:space="0" w:color="auto"/>
          </w:divBdr>
        </w:div>
        <w:div w:id="585579119">
          <w:marLeft w:val="1800"/>
          <w:marRight w:val="0"/>
          <w:marTop w:val="86"/>
          <w:marBottom w:val="0"/>
          <w:divBdr>
            <w:top w:val="none" w:sz="0" w:space="0" w:color="auto"/>
            <w:left w:val="none" w:sz="0" w:space="0" w:color="auto"/>
            <w:bottom w:val="none" w:sz="0" w:space="0" w:color="auto"/>
            <w:right w:val="none" w:sz="0" w:space="0" w:color="auto"/>
          </w:divBdr>
        </w:div>
        <w:div w:id="694428854">
          <w:marLeft w:val="1800"/>
          <w:marRight w:val="0"/>
          <w:marTop w:val="86"/>
          <w:marBottom w:val="0"/>
          <w:divBdr>
            <w:top w:val="none" w:sz="0" w:space="0" w:color="auto"/>
            <w:left w:val="none" w:sz="0" w:space="0" w:color="auto"/>
            <w:bottom w:val="none" w:sz="0" w:space="0" w:color="auto"/>
            <w:right w:val="none" w:sz="0" w:space="0" w:color="auto"/>
          </w:divBdr>
        </w:div>
        <w:div w:id="724718789">
          <w:marLeft w:val="547"/>
          <w:marRight w:val="0"/>
          <w:marTop w:val="106"/>
          <w:marBottom w:val="0"/>
          <w:divBdr>
            <w:top w:val="none" w:sz="0" w:space="0" w:color="auto"/>
            <w:left w:val="none" w:sz="0" w:space="0" w:color="auto"/>
            <w:bottom w:val="none" w:sz="0" w:space="0" w:color="auto"/>
            <w:right w:val="none" w:sz="0" w:space="0" w:color="auto"/>
          </w:divBdr>
        </w:div>
        <w:div w:id="786240939">
          <w:marLeft w:val="1166"/>
          <w:marRight w:val="0"/>
          <w:marTop w:val="106"/>
          <w:marBottom w:val="0"/>
          <w:divBdr>
            <w:top w:val="none" w:sz="0" w:space="0" w:color="auto"/>
            <w:left w:val="none" w:sz="0" w:space="0" w:color="auto"/>
            <w:bottom w:val="none" w:sz="0" w:space="0" w:color="auto"/>
            <w:right w:val="none" w:sz="0" w:space="0" w:color="auto"/>
          </w:divBdr>
        </w:div>
        <w:div w:id="864486627">
          <w:marLeft w:val="1800"/>
          <w:marRight w:val="0"/>
          <w:marTop w:val="86"/>
          <w:marBottom w:val="0"/>
          <w:divBdr>
            <w:top w:val="none" w:sz="0" w:space="0" w:color="auto"/>
            <w:left w:val="none" w:sz="0" w:space="0" w:color="auto"/>
            <w:bottom w:val="none" w:sz="0" w:space="0" w:color="auto"/>
            <w:right w:val="none" w:sz="0" w:space="0" w:color="auto"/>
          </w:divBdr>
        </w:div>
        <w:div w:id="880359475">
          <w:marLeft w:val="1800"/>
          <w:marRight w:val="0"/>
          <w:marTop w:val="86"/>
          <w:marBottom w:val="0"/>
          <w:divBdr>
            <w:top w:val="none" w:sz="0" w:space="0" w:color="auto"/>
            <w:left w:val="none" w:sz="0" w:space="0" w:color="auto"/>
            <w:bottom w:val="none" w:sz="0" w:space="0" w:color="auto"/>
            <w:right w:val="none" w:sz="0" w:space="0" w:color="auto"/>
          </w:divBdr>
        </w:div>
        <w:div w:id="1356076602">
          <w:marLeft w:val="1166"/>
          <w:marRight w:val="0"/>
          <w:marTop w:val="106"/>
          <w:marBottom w:val="0"/>
          <w:divBdr>
            <w:top w:val="none" w:sz="0" w:space="0" w:color="auto"/>
            <w:left w:val="none" w:sz="0" w:space="0" w:color="auto"/>
            <w:bottom w:val="none" w:sz="0" w:space="0" w:color="auto"/>
            <w:right w:val="none" w:sz="0" w:space="0" w:color="auto"/>
          </w:divBdr>
        </w:div>
        <w:div w:id="1600792765">
          <w:marLeft w:val="1166"/>
          <w:marRight w:val="0"/>
          <w:marTop w:val="106"/>
          <w:marBottom w:val="0"/>
          <w:divBdr>
            <w:top w:val="none" w:sz="0" w:space="0" w:color="auto"/>
            <w:left w:val="none" w:sz="0" w:space="0" w:color="auto"/>
            <w:bottom w:val="none" w:sz="0" w:space="0" w:color="auto"/>
            <w:right w:val="none" w:sz="0" w:space="0" w:color="auto"/>
          </w:divBdr>
        </w:div>
        <w:div w:id="1861048417">
          <w:marLeft w:val="1800"/>
          <w:marRight w:val="0"/>
          <w:marTop w:val="86"/>
          <w:marBottom w:val="0"/>
          <w:divBdr>
            <w:top w:val="none" w:sz="0" w:space="0" w:color="auto"/>
            <w:left w:val="none" w:sz="0" w:space="0" w:color="auto"/>
            <w:bottom w:val="none" w:sz="0" w:space="0" w:color="auto"/>
            <w:right w:val="none" w:sz="0" w:space="0" w:color="auto"/>
          </w:divBdr>
        </w:div>
      </w:divsChild>
    </w:div>
    <w:div w:id="1591356359">
      <w:bodyDiv w:val="1"/>
      <w:marLeft w:val="0"/>
      <w:marRight w:val="0"/>
      <w:marTop w:val="0"/>
      <w:marBottom w:val="0"/>
      <w:divBdr>
        <w:top w:val="none" w:sz="0" w:space="0" w:color="auto"/>
        <w:left w:val="none" w:sz="0" w:space="0" w:color="auto"/>
        <w:bottom w:val="none" w:sz="0" w:space="0" w:color="auto"/>
        <w:right w:val="none" w:sz="0" w:space="0" w:color="auto"/>
      </w:divBdr>
    </w:div>
    <w:div w:id="1593008592">
      <w:bodyDiv w:val="1"/>
      <w:marLeft w:val="0"/>
      <w:marRight w:val="0"/>
      <w:marTop w:val="0"/>
      <w:marBottom w:val="0"/>
      <w:divBdr>
        <w:top w:val="none" w:sz="0" w:space="0" w:color="auto"/>
        <w:left w:val="none" w:sz="0" w:space="0" w:color="auto"/>
        <w:bottom w:val="none" w:sz="0" w:space="0" w:color="auto"/>
        <w:right w:val="none" w:sz="0" w:space="0" w:color="auto"/>
      </w:divBdr>
    </w:div>
    <w:div w:id="1593316715">
      <w:bodyDiv w:val="1"/>
      <w:marLeft w:val="0"/>
      <w:marRight w:val="0"/>
      <w:marTop w:val="0"/>
      <w:marBottom w:val="0"/>
      <w:divBdr>
        <w:top w:val="none" w:sz="0" w:space="0" w:color="auto"/>
        <w:left w:val="none" w:sz="0" w:space="0" w:color="auto"/>
        <w:bottom w:val="none" w:sz="0" w:space="0" w:color="auto"/>
        <w:right w:val="none" w:sz="0" w:space="0" w:color="auto"/>
      </w:divBdr>
    </w:div>
    <w:div w:id="1593508881">
      <w:bodyDiv w:val="1"/>
      <w:marLeft w:val="0"/>
      <w:marRight w:val="0"/>
      <w:marTop w:val="0"/>
      <w:marBottom w:val="0"/>
      <w:divBdr>
        <w:top w:val="none" w:sz="0" w:space="0" w:color="auto"/>
        <w:left w:val="none" w:sz="0" w:space="0" w:color="auto"/>
        <w:bottom w:val="none" w:sz="0" w:space="0" w:color="auto"/>
        <w:right w:val="none" w:sz="0" w:space="0" w:color="auto"/>
      </w:divBdr>
    </w:div>
    <w:div w:id="1594975746">
      <w:bodyDiv w:val="1"/>
      <w:marLeft w:val="0"/>
      <w:marRight w:val="0"/>
      <w:marTop w:val="0"/>
      <w:marBottom w:val="0"/>
      <w:divBdr>
        <w:top w:val="none" w:sz="0" w:space="0" w:color="auto"/>
        <w:left w:val="none" w:sz="0" w:space="0" w:color="auto"/>
        <w:bottom w:val="none" w:sz="0" w:space="0" w:color="auto"/>
        <w:right w:val="none" w:sz="0" w:space="0" w:color="auto"/>
      </w:divBdr>
      <w:divsChild>
        <w:div w:id="35469371">
          <w:marLeft w:val="547"/>
          <w:marRight w:val="0"/>
          <w:marTop w:val="115"/>
          <w:marBottom w:val="0"/>
          <w:divBdr>
            <w:top w:val="none" w:sz="0" w:space="0" w:color="auto"/>
            <w:left w:val="none" w:sz="0" w:space="0" w:color="auto"/>
            <w:bottom w:val="none" w:sz="0" w:space="0" w:color="auto"/>
            <w:right w:val="none" w:sz="0" w:space="0" w:color="auto"/>
          </w:divBdr>
        </w:div>
        <w:div w:id="357394279">
          <w:marLeft w:val="1166"/>
          <w:marRight w:val="0"/>
          <w:marTop w:val="96"/>
          <w:marBottom w:val="0"/>
          <w:divBdr>
            <w:top w:val="none" w:sz="0" w:space="0" w:color="auto"/>
            <w:left w:val="none" w:sz="0" w:space="0" w:color="auto"/>
            <w:bottom w:val="none" w:sz="0" w:space="0" w:color="auto"/>
            <w:right w:val="none" w:sz="0" w:space="0" w:color="auto"/>
          </w:divBdr>
        </w:div>
        <w:div w:id="859783622">
          <w:marLeft w:val="547"/>
          <w:marRight w:val="0"/>
          <w:marTop w:val="115"/>
          <w:marBottom w:val="0"/>
          <w:divBdr>
            <w:top w:val="none" w:sz="0" w:space="0" w:color="auto"/>
            <w:left w:val="none" w:sz="0" w:space="0" w:color="auto"/>
            <w:bottom w:val="none" w:sz="0" w:space="0" w:color="auto"/>
            <w:right w:val="none" w:sz="0" w:space="0" w:color="auto"/>
          </w:divBdr>
        </w:div>
        <w:div w:id="1119379894">
          <w:marLeft w:val="1166"/>
          <w:marRight w:val="0"/>
          <w:marTop w:val="96"/>
          <w:marBottom w:val="0"/>
          <w:divBdr>
            <w:top w:val="none" w:sz="0" w:space="0" w:color="auto"/>
            <w:left w:val="none" w:sz="0" w:space="0" w:color="auto"/>
            <w:bottom w:val="none" w:sz="0" w:space="0" w:color="auto"/>
            <w:right w:val="none" w:sz="0" w:space="0" w:color="auto"/>
          </w:divBdr>
        </w:div>
        <w:div w:id="1129520279">
          <w:marLeft w:val="1166"/>
          <w:marRight w:val="0"/>
          <w:marTop w:val="96"/>
          <w:marBottom w:val="0"/>
          <w:divBdr>
            <w:top w:val="none" w:sz="0" w:space="0" w:color="auto"/>
            <w:left w:val="none" w:sz="0" w:space="0" w:color="auto"/>
            <w:bottom w:val="none" w:sz="0" w:space="0" w:color="auto"/>
            <w:right w:val="none" w:sz="0" w:space="0" w:color="auto"/>
          </w:divBdr>
        </w:div>
        <w:div w:id="1291669897">
          <w:marLeft w:val="547"/>
          <w:marRight w:val="0"/>
          <w:marTop w:val="115"/>
          <w:marBottom w:val="0"/>
          <w:divBdr>
            <w:top w:val="none" w:sz="0" w:space="0" w:color="auto"/>
            <w:left w:val="none" w:sz="0" w:space="0" w:color="auto"/>
            <w:bottom w:val="none" w:sz="0" w:space="0" w:color="auto"/>
            <w:right w:val="none" w:sz="0" w:space="0" w:color="auto"/>
          </w:divBdr>
        </w:div>
        <w:div w:id="1809276085">
          <w:marLeft w:val="1166"/>
          <w:marRight w:val="0"/>
          <w:marTop w:val="96"/>
          <w:marBottom w:val="0"/>
          <w:divBdr>
            <w:top w:val="none" w:sz="0" w:space="0" w:color="auto"/>
            <w:left w:val="none" w:sz="0" w:space="0" w:color="auto"/>
            <w:bottom w:val="none" w:sz="0" w:space="0" w:color="auto"/>
            <w:right w:val="none" w:sz="0" w:space="0" w:color="auto"/>
          </w:divBdr>
        </w:div>
      </w:divsChild>
    </w:div>
    <w:div w:id="1596549516">
      <w:bodyDiv w:val="1"/>
      <w:marLeft w:val="0"/>
      <w:marRight w:val="0"/>
      <w:marTop w:val="0"/>
      <w:marBottom w:val="0"/>
      <w:divBdr>
        <w:top w:val="none" w:sz="0" w:space="0" w:color="auto"/>
        <w:left w:val="none" w:sz="0" w:space="0" w:color="auto"/>
        <w:bottom w:val="none" w:sz="0" w:space="0" w:color="auto"/>
        <w:right w:val="none" w:sz="0" w:space="0" w:color="auto"/>
      </w:divBdr>
    </w:div>
    <w:div w:id="1596672585">
      <w:bodyDiv w:val="1"/>
      <w:marLeft w:val="0"/>
      <w:marRight w:val="0"/>
      <w:marTop w:val="0"/>
      <w:marBottom w:val="0"/>
      <w:divBdr>
        <w:top w:val="none" w:sz="0" w:space="0" w:color="auto"/>
        <w:left w:val="none" w:sz="0" w:space="0" w:color="auto"/>
        <w:bottom w:val="none" w:sz="0" w:space="0" w:color="auto"/>
        <w:right w:val="none" w:sz="0" w:space="0" w:color="auto"/>
      </w:divBdr>
    </w:div>
    <w:div w:id="1596936421">
      <w:bodyDiv w:val="1"/>
      <w:marLeft w:val="0"/>
      <w:marRight w:val="0"/>
      <w:marTop w:val="0"/>
      <w:marBottom w:val="0"/>
      <w:divBdr>
        <w:top w:val="none" w:sz="0" w:space="0" w:color="auto"/>
        <w:left w:val="none" w:sz="0" w:space="0" w:color="auto"/>
        <w:bottom w:val="none" w:sz="0" w:space="0" w:color="auto"/>
        <w:right w:val="none" w:sz="0" w:space="0" w:color="auto"/>
      </w:divBdr>
    </w:div>
    <w:div w:id="1598058378">
      <w:bodyDiv w:val="1"/>
      <w:marLeft w:val="0"/>
      <w:marRight w:val="0"/>
      <w:marTop w:val="0"/>
      <w:marBottom w:val="0"/>
      <w:divBdr>
        <w:top w:val="none" w:sz="0" w:space="0" w:color="auto"/>
        <w:left w:val="none" w:sz="0" w:space="0" w:color="auto"/>
        <w:bottom w:val="none" w:sz="0" w:space="0" w:color="auto"/>
        <w:right w:val="none" w:sz="0" w:space="0" w:color="auto"/>
      </w:divBdr>
    </w:div>
    <w:div w:id="1598520681">
      <w:bodyDiv w:val="1"/>
      <w:marLeft w:val="0"/>
      <w:marRight w:val="0"/>
      <w:marTop w:val="0"/>
      <w:marBottom w:val="0"/>
      <w:divBdr>
        <w:top w:val="none" w:sz="0" w:space="0" w:color="auto"/>
        <w:left w:val="none" w:sz="0" w:space="0" w:color="auto"/>
        <w:bottom w:val="none" w:sz="0" w:space="0" w:color="auto"/>
        <w:right w:val="none" w:sz="0" w:space="0" w:color="auto"/>
      </w:divBdr>
    </w:div>
    <w:div w:id="1599866888">
      <w:bodyDiv w:val="1"/>
      <w:marLeft w:val="0"/>
      <w:marRight w:val="0"/>
      <w:marTop w:val="0"/>
      <w:marBottom w:val="0"/>
      <w:divBdr>
        <w:top w:val="none" w:sz="0" w:space="0" w:color="auto"/>
        <w:left w:val="none" w:sz="0" w:space="0" w:color="auto"/>
        <w:bottom w:val="none" w:sz="0" w:space="0" w:color="auto"/>
        <w:right w:val="none" w:sz="0" w:space="0" w:color="auto"/>
      </w:divBdr>
      <w:divsChild>
        <w:div w:id="313678139">
          <w:marLeft w:val="547"/>
          <w:marRight w:val="0"/>
          <w:marTop w:val="134"/>
          <w:marBottom w:val="0"/>
          <w:divBdr>
            <w:top w:val="none" w:sz="0" w:space="0" w:color="auto"/>
            <w:left w:val="none" w:sz="0" w:space="0" w:color="auto"/>
            <w:bottom w:val="none" w:sz="0" w:space="0" w:color="auto"/>
            <w:right w:val="none" w:sz="0" w:space="0" w:color="auto"/>
          </w:divBdr>
        </w:div>
        <w:div w:id="353767163">
          <w:marLeft w:val="547"/>
          <w:marRight w:val="0"/>
          <w:marTop w:val="134"/>
          <w:marBottom w:val="0"/>
          <w:divBdr>
            <w:top w:val="none" w:sz="0" w:space="0" w:color="auto"/>
            <w:left w:val="none" w:sz="0" w:space="0" w:color="auto"/>
            <w:bottom w:val="none" w:sz="0" w:space="0" w:color="auto"/>
            <w:right w:val="none" w:sz="0" w:space="0" w:color="auto"/>
          </w:divBdr>
        </w:div>
        <w:div w:id="2103837047">
          <w:marLeft w:val="1166"/>
          <w:marRight w:val="0"/>
          <w:marTop w:val="115"/>
          <w:marBottom w:val="0"/>
          <w:divBdr>
            <w:top w:val="none" w:sz="0" w:space="0" w:color="auto"/>
            <w:left w:val="none" w:sz="0" w:space="0" w:color="auto"/>
            <w:bottom w:val="none" w:sz="0" w:space="0" w:color="auto"/>
            <w:right w:val="none" w:sz="0" w:space="0" w:color="auto"/>
          </w:divBdr>
        </w:div>
      </w:divsChild>
    </w:div>
    <w:div w:id="1599950563">
      <w:bodyDiv w:val="1"/>
      <w:marLeft w:val="0"/>
      <w:marRight w:val="0"/>
      <w:marTop w:val="0"/>
      <w:marBottom w:val="0"/>
      <w:divBdr>
        <w:top w:val="none" w:sz="0" w:space="0" w:color="auto"/>
        <w:left w:val="none" w:sz="0" w:space="0" w:color="auto"/>
        <w:bottom w:val="none" w:sz="0" w:space="0" w:color="auto"/>
        <w:right w:val="none" w:sz="0" w:space="0" w:color="auto"/>
      </w:divBdr>
    </w:div>
    <w:div w:id="1600331561">
      <w:bodyDiv w:val="1"/>
      <w:marLeft w:val="0"/>
      <w:marRight w:val="0"/>
      <w:marTop w:val="0"/>
      <w:marBottom w:val="0"/>
      <w:divBdr>
        <w:top w:val="none" w:sz="0" w:space="0" w:color="auto"/>
        <w:left w:val="none" w:sz="0" w:space="0" w:color="auto"/>
        <w:bottom w:val="none" w:sz="0" w:space="0" w:color="auto"/>
        <w:right w:val="none" w:sz="0" w:space="0" w:color="auto"/>
      </w:divBdr>
    </w:div>
    <w:div w:id="1600480342">
      <w:bodyDiv w:val="1"/>
      <w:marLeft w:val="0"/>
      <w:marRight w:val="0"/>
      <w:marTop w:val="0"/>
      <w:marBottom w:val="0"/>
      <w:divBdr>
        <w:top w:val="none" w:sz="0" w:space="0" w:color="auto"/>
        <w:left w:val="none" w:sz="0" w:space="0" w:color="auto"/>
        <w:bottom w:val="none" w:sz="0" w:space="0" w:color="auto"/>
        <w:right w:val="none" w:sz="0" w:space="0" w:color="auto"/>
      </w:divBdr>
    </w:div>
    <w:div w:id="1600942871">
      <w:bodyDiv w:val="1"/>
      <w:marLeft w:val="0"/>
      <w:marRight w:val="0"/>
      <w:marTop w:val="0"/>
      <w:marBottom w:val="0"/>
      <w:divBdr>
        <w:top w:val="none" w:sz="0" w:space="0" w:color="auto"/>
        <w:left w:val="none" w:sz="0" w:space="0" w:color="auto"/>
        <w:bottom w:val="none" w:sz="0" w:space="0" w:color="auto"/>
        <w:right w:val="none" w:sz="0" w:space="0" w:color="auto"/>
      </w:divBdr>
    </w:div>
    <w:div w:id="1601258005">
      <w:bodyDiv w:val="1"/>
      <w:marLeft w:val="0"/>
      <w:marRight w:val="0"/>
      <w:marTop w:val="0"/>
      <w:marBottom w:val="0"/>
      <w:divBdr>
        <w:top w:val="none" w:sz="0" w:space="0" w:color="auto"/>
        <w:left w:val="none" w:sz="0" w:space="0" w:color="auto"/>
        <w:bottom w:val="none" w:sz="0" w:space="0" w:color="auto"/>
        <w:right w:val="none" w:sz="0" w:space="0" w:color="auto"/>
      </w:divBdr>
    </w:div>
    <w:div w:id="1601640270">
      <w:bodyDiv w:val="1"/>
      <w:marLeft w:val="0"/>
      <w:marRight w:val="0"/>
      <w:marTop w:val="0"/>
      <w:marBottom w:val="0"/>
      <w:divBdr>
        <w:top w:val="none" w:sz="0" w:space="0" w:color="auto"/>
        <w:left w:val="none" w:sz="0" w:space="0" w:color="auto"/>
        <w:bottom w:val="none" w:sz="0" w:space="0" w:color="auto"/>
        <w:right w:val="none" w:sz="0" w:space="0" w:color="auto"/>
      </w:divBdr>
      <w:divsChild>
        <w:div w:id="16928060">
          <w:marLeft w:val="1267"/>
          <w:marRight w:val="0"/>
          <w:marTop w:val="77"/>
          <w:marBottom w:val="0"/>
          <w:divBdr>
            <w:top w:val="none" w:sz="0" w:space="0" w:color="auto"/>
            <w:left w:val="none" w:sz="0" w:space="0" w:color="auto"/>
            <w:bottom w:val="none" w:sz="0" w:space="0" w:color="auto"/>
            <w:right w:val="none" w:sz="0" w:space="0" w:color="auto"/>
          </w:divBdr>
        </w:div>
        <w:div w:id="146174327">
          <w:marLeft w:val="1267"/>
          <w:marRight w:val="0"/>
          <w:marTop w:val="77"/>
          <w:marBottom w:val="0"/>
          <w:divBdr>
            <w:top w:val="none" w:sz="0" w:space="0" w:color="auto"/>
            <w:left w:val="none" w:sz="0" w:space="0" w:color="auto"/>
            <w:bottom w:val="none" w:sz="0" w:space="0" w:color="auto"/>
            <w:right w:val="none" w:sz="0" w:space="0" w:color="auto"/>
          </w:divBdr>
        </w:div>
        <w:div w:id="466239621">
          <w:marLeft w:val="1267"/>
          <w:marRight w:val="0"/>
          <w:marTop w:val="77"/>
          <w:marBottom w:val="0"/>
          <w:divBdr>
            <w:top w:val="none" w:sz="0" w:space="0" w:color="auto"/>
            <w:left w:val="none" w:sz="0" w:space="0" w:color="auto"/>
            <w:bottom w:val="none" w:sz="0" w:space="0" w:color="auto"/>
            <w:right w:val="none" w:sz="0" w:space="0" w:color="auto"/>
          </w:divBdr>
        </w:div>
        <w:div w:id="471675299">
          <w:marLeft w:val="1267"/>
          <w:marRight w:val="0"/>
          <w:marTop w:val="77"/>
          <w:marBottom w:val="0"/>
          <w:divBdr>
            <w:top w:val="none" w:sz="0" w:space="0" w:color="auto"/>
            <w:left w:val="none" w:sz="0" w:space="0" w:color="auto"/>
            <w:bottom w:val="none" w:sz="0" w:space="0" w:color="auto"/>
            <w:right w:val="none" w:sz="0" w:space="0" w:color="auto"/>
          </w:divBdr>
        </w:div>
        <w:div w:id="593826686">
          <w:marLeft w:val="1267"/>
          <w:marRight w:val="0"/>
          <w:marTop w:val="77"/>
          <w:marBottom w:val="0"/>
          <w:divBdr>
            <w:top w:val="none" w:sz="0" w:space="0" w:color="auto"/>
            <w:left w:val="none" w:sz="0" w:space="0" w:color="auto"/>
            <w:bottom w:val="none" w:sz="0" w:space="0" w:color="auto"/>
            <w:right w:val="none" w:sz="0" w:space="0" w:color="auto"/>
          </w:divBdr>
        </w:div>
        <w:div w:id="754209200">
          <w:marLeft w:val="850"/>
          <w:marRight w:val="0"/>
          <w:marTop w:val="77"/>
          <w:marBottom w:val="0"/>
          <w:divBdr>
            <w:top w:val="none" w:sz="0" w:space="0" w:color="auto"/>
            <w:left w:val="none" w:sz="0" w:space="0" w:color="auto"/>
            <w:bottom w:val="none" w:sz="0" w:space="0" w:color="auto"/>
            <w:right w:val="none" w:sz="0" w:space="0" w:color="auto"/>
          </w:divBdr>
        </w:div>
        <w:div w:id="1020468613">
          <w:marLeft w:val="1267"/>
          <w:marRight w:val="0"/>
          <w:marTop w:val="77"/>
          <w:marBottom w:val="0"/>
          <w:divBdr>
            <w:top w:val="none" w:sz="0" w:space="0" w:color="auto"/>
            <w:left w:val="none" w:sz="0" w:space="0" w:color="auto"/>
            <w:bottom w:val="none" w:sz="0" w:space="0" w:color="auto"/>
            <w:right w:val="none" w:sz="0" w:space="0" w:color="auto"/>
          </w:divBdr>
        </w:div>
        <w:div w:id="1037119292">
          <w:marLeft w:val="432"/>
          <w:marRight w:val="0"/>
          <w:marTop w:val="86"/>
          <w:marBottom w:val="0"/>
          <w:divBdr>
            <w:top w:val="none" w:sz="0" w:space="0" w:color="auto"/>
            <w:left w:val="none" w:sz="0" w:space="0" w:color="auto"/>
            <w:bottom w:val="none" w:sz="0" w:space="0" w:color="auto"/>
            <w:right w:val="none" w:sz="0" w:space="0" w:color="auto"/>
          </w:divBdr>
        </w:div>
        <w:div w:id="1155341156">
          <w:marLeft w:val="1267"/>
          <w:marRight w:val="0"/>
          <w:marTop w:val="77"/>
          <w:marBottom w:val="0"/>
          <w:divBdr>
            <w:top w:val="none" w:sz="0" w:space="0" w:color="auto"/>
            <w:left w:val="none" w:sz="0" w:space="0" w:color="auto"/>
            <w:bottom w:val="none" w:sz="0" w:space="0" w:color="auto"/>
            <w:right w:val="none" w:sz="0" w:space="0" w:color="auto"/>
          </w:divBdr>
        </w:div>
        <w:div w:id="1179345296">
          <w:marLeft w:val="1267"/>
          <w:marRight w:val="0"/>
          <w:marTop w:val="77"/>
          <w:marBottom w:val="0"/>
          <w:divBdr>
            <w:top w:val="none" w:sz="0" w:space="0" w:color="auto"/>
            <w:left w:val="none" w:sz="0" w:space="0" w:color="auto"/>
            <w:bottom w:val="none" w:sz="0" w:space="0" w:color="auto"/>
            <w:right w:val="none" w:sz="0" w:space="0" w:color="auto"/>
          </w:divBdr>
        </w:div>
        <w:div w:id="1468471687">
          <w:marLeft w:val="1267"/>
          <w:marRight w:val="0"/>
          <w:marTop w:val="77"/>
          <w:marBottom w:val="0"/>
          <w:divBdr>
            <w:top w:val="none" w:sz="0" w:space="0" w:color="auto"/>
            <w:left w:val="none" w:sz="0" w:space="0" w:color="auto"/>
            <w:bottom w:val="none" w:sz="0" w:space="0" w:color="auto"/>
            <w:right w:val="none" w:sz="0" w:space="0" w:color="auto"/>
          </w:divBdr>
        </w:div>
        <w:div w:id="1886327951">
          <w:marLeft w:val="850"/>
          <w:marRight w:val="0"/>
          <w:marTop w:val="77"/>
          <w:marBottom w:val="0"/>
          <w:divBdr>
            <w:top w:val="none" w:sz="0" w:space="0" w:color="auto"/>
            <w:left w:val="none" w:sz="0" w:space="0" w:color="auto"/>
            <w:bottom w:val="none" w:sz="0" w:space="0" w:color="auto"/>
            <w:right w:val="none" w:sz="0" w:space="0" w:color="auto"/>
          </w:divBdr>
        </w:div>
        <w:div w:id="1909487750">
          <w:marLeft w:val="850"/>
          <w:marRight w:val="0"/>
          <w:marTop w:val="77"/>
          <w:marBottom w:val="0"/>
          <w:divBdr>
            <w:top w:val="none" w:sz="0" w:space="0" w:color="auto"/>
            <w:left w:val="none" w:sz="0" w:space="0" w:color="auto"/>
            <w:bottom w:val="none" w:sz="0" w:space="0" w:color="auto"/>
            <w:right w:val="none" w:sz="0" w:space="0" w:color="auto"/>
          </w:divBdr>
        </w:div>
        <w:div w:id="2019193202">
          <w:marLeft w:val="1267"/>
          <w:marRight w:val="0"/>
          <w:marTop w:val="77"/>
          <w:marBottom w:val="0"/>
          <w:divBdr>
            <w:top w:val="none" w:sz="0" w:space="0" w:color="auto"/>
            <w:left w:val="none" w:sz="0" w:space="0" w:color="auto"/>
            <w:bottom w:val="none" w:sz="0" w:space="0" w:color="auto"/>
            <w:right w:val="none" w:sz="0" w:space="0" w:color="auto"/>
          </w:divBdr>
        </w:div>
      </w:divsChild>
    </w:div>
    <w:div w:id="1601913972">
      <w:bodyDiv w:val="1"/>
      <w:marLeft w:val="0"/>
      <w:marRight w:val="0"/>
      <w:marTop w:val="0"/>
      <w:marBottom w:val="0"/>
      <w:divBdr>
        <w:top w:val="none" w:sz="0" w:space="0" w:color="auto"/>
        <w:left w:val="none" w:sz="0" w:space="0" w:color="auto"/>
        <w:bottom w:val="none" w:sz="0" w:space="0" w:color="auto"/>
        <w:right w:val="none" w:sz="0" w:space="0" w:color="auto"/>
      </w:divBdr>
      <w:divsChild>
        <w:div w:id="244726669">
          <w:marLeft w:val="547"/>
          <w:marRight w:val="0"/>
          <w:marTop w:val="115"/>
          <w:marBottom w:val="0"/>
          <w:divBdr>
            <w:top w:val="none" w:sz="0" w:space="0" w:color="auto"/>
            <w:left w:val="none" w:sz="0" w:space="0" w:color="auto"/>
            <w:bottom w:val="none" w:sz="0" w:space="0" w:color="auto"/>
            <w:right w:val="none" w:sz="0" w:space="0" w:color="auto"/>
          </w:divBdr>
        </w:div>
        <w:div w:id="546375789">
          <w:marLeft w:val="547"/>
          <w:marRight w:val="0"/>
          <w:marTop w:val="115"/>
          <w:marBottom w:val="0"/>
          <w:divBdr>
            <w:top w:val="none" w:sz="0" w:space="0" w:color="auto"/>
            <w:left w:val="none" w:sz="0" w:space="0" w:color="auto"/>
            <w:bottom w:val="none" w:sz="0" w:space="0" w:color="auto"/>
            <w:right w:val="none" w:sz="0" w:space="0" w:color="auto"/>
          </w:divBdr>
        </w:div>
        <w:div w:id="936253293">
          <w:marLeft w:val="547"/>
          <w:marRight w:val="0"/>
          <w:marTop w:val="115"/>
          <w:marBottom w:val="0"/>
          <w:divBdr>
            <w:top w:val="none" w:sz="0" w:space="0" w:color="auto"/>
            <w:left w:val="none" w:sz="0" w:space="0" w:color="auto"/>
            <w:bottom w:val="none" w:sz="0" w:space="0" w:color="auto"/>
            <w:right w:val="none" w:sz="0" w:space="0" w:color="auto"/>
          </w:divBdr>
        </w:div>
        <w:div w:id="1798181388">
          <w:marLeft w:val="547"/>
          <w:marRight w:val="0"/>
          <w:marTop w:val="115"/>
          <w:marBottom w:val="0"/>
          <w:divBdr>
            <w:top w:val="none" w:sz="0" w:space="0" w:color="auto"/>
            <w:left w:val="none" w:sz="0" w:space="0" w:color="auto"/>
            <w:bottom w:val="none" w:sz="0" w:space="0" w:color="auto"/>
            <w:right w:val="none" w:sz="0" w:space="0" w:color="auto"/>
          </w:divBdr>
        </w:div>
      </w:divsChild>
    </w:div>
    <w:div w:id="1602369748">
      <w:bodyDiv w:val="1"/>
      <w:marLeft w:val="0"/>
      <w:marRight w:val="0"/>
      <w:marTop w:val="0"/>
      <w:marBottom w:val="0"/>
      <w:divBdr>
        <w:top w:val="none" w:sz="0" w:space="0" w:color="auto"/>
        <w:left w:val="none" w:sz="0" w:space="0" w:color="auto"/>
        <w:bottom w:val="none" w:sz="0" w:space="0" w:color="auto"/>
        <w:right w:val="none" w:sz="0" w:space="0" w:color="auto"/>
      </w:divBdr>
      <w:divsChild>
        <w:div w:id="180509937">
          <w:marLeft w:val="1166"/>
          <w:marRight w:val="0"/>
          <w:marTop w:val="115"/>
          <w:marBottom w:val="0"/>
          <w:divBdr>
            <w:top w:val="none" w:sz="0" w:space="0" w:color="auto"/>
            <w:left w:val="none" w:sz="0" w:space="0" w:color="auto"/>
            <w:bottom w:val="none" w:sz="0" w:space="0" w:color="auto"/>
            <w:right w:val="none" w:sz="0" w:space="0" w:color="auto"/>
          </w:divBdr>
        </w:div>
        <w:div w:id="786586786">
          <w:marLeft w:val="2520"/>
          <w:marRight w:val="0"/>
          <w:marTop w:val="77"/>
          <w:marBottom w:val="0"/>
          <w:divBdr>
            <w:top w:val="none" w:sz="0" w:space="0" w:color="auto"/>
            <w:left w:val="none" w:sz="0" w:space="0" w:color="auto"/>
            <w:bottom w:val="none" w:sz="0" w:space="0" w:color="auto"/>
            <w:right w:val="none" w:sz="0" w:space="0" w:color="auto"/>
          </w:divBdr>
        </w:div>
        <w:div w:id="853495794">
          <w:marLeft w:val="1800"/>
          <w:marRight w:val="0"/>
          <w:marTop w:val="96"/>
          <w:marBottom w:val="0"/>
          <w:divBdr>
            <w:top w:val="none" w:sz="0" w:space="0" w:color="auto"/>
            <w:left w:val="none" w:sz="0" w:space="0" w:color="auto"/>
            <w:bottom w:val="none" w:sz="0" w:space="0" w:color="auto"/>
            <w:right w:val="none" w:sz="0" w:space="0" w:color="auto"/>
          </w:divBdr>
        </w:div>
        <w:div w:id="966787399">
          <w:marLeft w:val="547"/>
          <w:marRight w:val="0"/>
          <w:marTop w:val="134"/>
          <w:marBottom w:val="0"/>
          <w:divBdr>
            <w:top w:val="none" w:sz="0" w:space="0" w:color="auto"/>
            <w:left w:val="none" w:sz="0" w:space="0" w:color="auto"/>
            <w:bottom w:val="none" w:sz="0" w:space="0" w:color="auto"/>
            <w:right w:val="none" w:sz="0" w:space="0" w:color="auto"/>
          </w:divBdr>
        </w:div>
        <w:div w:id="1217468365">
          <w:marLeft w:val="1800"/>
          <w:marRight w:val="0"/>
          <w:marTop w:val="96"/>
          <w:marBottom w:val="0"/>
          <w:divBdr>
            <w:top w:val="none" w:sz="0" w:space="0" w:color="auto"/>
            <w:left w:val="none" w:sz="0" w:space="0" w:color="auto"/>
            <w:bottom w:val="none" w:sz="0" w:space="0" w:color="auto"/>
            <w:right w:val="none" w:sz="0" w:space="0" w:color="auto"/>
          </w:divBdr>
        </w:div>
        <w:div w:id="1274509071">
          <w:marLeft w:val="1800"/>
          <w:marRight w:val="0"/>
          <w:marTop w:val="96"/>
          <w:marBottom w:val="0"/>
          <w:divBdr>
            <w:top w:val="none" w:sz="0" w:space="0" w:color="auto"/>
            <w:left w:val="none" w:sz="0" w:space="0" w:color="auto"/>
            <w:bottom w:val="none" w:sz="0" w:space="0" w:color="auto"/>
            <w:right w:val="none" w:sz="0" w:space="0" w:color="auto"/>
          </w:divBdr>
        </w:div>
        <w:div w:id="1563099592">
          <w:marLeft w:val="1166"/>
          <w:marRight w:val="0"/>
          <w:marTop w:val="115"/>
          <w:marBottom w:val="0"/>
          <w:divBdr>
            <w:top w:val="none" w:sz="0" w:space="0" w:color="auto"/>
            <w:left w:val="none" w:sz="0" w:space="0" w:color="auto"/>
            <w:bottom w:val="none" w:sz="0" w:space="0" w:color="auto"/>
            <w:right w:val="none" w:sz="0" w:space="0" w:color="auto"/>
          </w:divBdr>
        </w:div>
      </w:divsChild>
    </w:div>
    <w:div w:id="1602879985">
      <w:bodyDiv w:val="1"/>
      <w:marLeft w:val="0"/>
      <w:marRight w:val="0"/>
      <w:marTop w:val="0"/>
      <w:marBottom w:val="0"/>
      <w:divBdr>
        <w:top w:val="none" w:sz="0" w:space="0" w:color="auto"/>
        <w:left w:val="none" w:sz="0" w:space="0" w:color="auto"/>
        <w:bottom w:val="none" w:sz="0" w:space="0" w:color="auto"/>
        <w:right w:val="none" w:sz="0" w:space="0" w:color="auto"/>
      </w:divBdr>
    </w:div>
    <w:div w:id="1603416991">
      <w:bodyDiv w:val="1"/>
      <w:marLeft w:val="0"/>
      <w:marRight w:val="0"/>
      <w:marTop w:val="0"/>
      <w:marBottom w:val="0"/>
      <w:divBdr>
        <w:top w:val="none" w:sz="0" w:space="0" w:color="auto"/>
        <w:left w:val="none" w:sz="0" w:space="0" w:color="auto"/>
        <w:bottom w:val="none" w:sz="0" w:space="0" w:color="auto"/>
        <w:right w:val="none" w:sz="0" w:space="0" w:color="auto"/>
      </w:divBdr>
      <w:divsChild>
        <w:div w:id="551309064">
          <w:marLeft w:val="547"/>
          <w:marRight w:val="0"/>
          <w:marTop w:val="154"/>
          <w:marBottom w:val="0"/>
          <w:divBdr>
            <w:top w:val="none" w:sz="0" w:space="0" w:color="auto"/>
            <w:left w:val="none" w:sz="0" w:space="0" w:color="auto"/>
            <w:bottom w:val="none" w:sz="0" w:space="0" w:color="auto"/>
            <w:right w:val="none" w:sz="0" w:space="0" w:color="auto"/>
          </w:divBdr>
        </w:div>
        <w:div w:id="1890532492">
          <w:marLeft w:val="1166"/>
          <w:marRight w:val="0"/>
          <w:marTop w:val="134"/>
          <w:marBottom w:val="0"/>
          <w:divBdr>
            <w:top w:val="none" w:sz="0" w:space="0" w:color="auto"/>
            <w:left w:val="none" w:sz="0" w:space="0" w:color="auto"/>
            <w:bottom w:val="none" w:sz="0" w:space="0" w:color="auto"/>
            <w:right w:val="none" w:sz="0" w:space="0" w:color="auto"/>
          </w:divBdr>
        </w:div>
      </w:divsChild>
    </w:div>
    <w:div w:id="1603806835">
      <w:bodyDiv w:val="1"/>
      <w:marLeft w:val="0"/>
      <w:marRight w:val="0"/>
      <w:marTop w:val="0"/>
      <w:marBottom w:val="0"/>
      <w:divBdr>
        <w:top w:val="none" w:sz="0" w:space="0" w:color="auto"/>
        <w:left w:val="none" w:sz="0" w:space="0" w:color="auto"/>
        <w:bottom w:val="none" w:sz="0" w:space="0" w:color="auto"/>
        <w:right w:val="none" w:sz="0" w:space="0" w:color="auto"/>
      </w:divBdr>
    </w:div>
    <w:div w:id="1604149671">
      <w:bodyDiv w:val="1"/>
      <w:marLeft w:val="0"/>
      <w:marRight w:val="0"/>
      <w:marTop w:val="0"/>
      <w:marBottom w:val="0"/>
      <w:divBdr>
        <w:top w:val="none" w:sz="0" w:space="0" w:color="auto"/>
        <w:left w:val="none" w:sz="0" w:space="0" w:color="auto"/>
        <w:bottom w:val="none" w:sz="0" w:space="0" w:color="auto"/>
        <w:right w:val="none" w:sz="0" w:space="0" w:color="auto"/>
      </w:divBdr>
      <w:divsChild>
        <w:div w:id="947078104">
          <w:marLeft w:val="0"/>
          <w:marRight w:val="0"/>
          <w:marTop w:val="0"/>
          <w:marBottom w:val="0"/>
          <w:divBdr>
            <w:top w:val="none" w:sz="0" w:space="0" w:color="auto"/>
            <w:left w:val="none" w:sz="0" w:space="0" w:color="auto"/>
            <w:bottom w:val="none" w:sz="0" w:space="0" w:color="auto"/>
            <w:right w:val="none" w:sz="0" w:space="0" w:color="auto"/>
          </w:divBdr>
          <w:divsChild>
            <w:div w:id="87389146">
              <w:marLeft w:val="0"/>
              <w:marRight w:val="0"/>
              <w:marTop w:val="0"/>
              <w:marBottom w:val="0"/>
              <w:divBdr>
                <w:top w:val="none" w:sz="0" w:space="0" w:color="auto"/>
                <w:left w:val="none" w:sz="0" w:space="0" w:color="auto"/>
                <w:bottom w:val="none" w:sz="0" w:space="0" w:color="auto"/>
                <w:right w:val="none" w:sz="0" w:space="0" w:color="auto"/>
              </w:divBdr>
            </w:div>
            <w:div w:id="528221496">
              <w:marLeft w:val="0"/>
              <w:marRight w:val="0"/>
              <w:marTop w:val="0"/>
              <w:marBottom w:val="0"/>
              <w:divBdr>
                <w:top w:val="none" w:sz="0" w:space="0" w:color="auto"/>
                <w:left w:val="none" w:sz="0" w:space="0" w:color="auto"/>
                <w:bottom w:val="none" w:sz="0" w:space="0" w:color="auto"/>
                <w:right w:val="none" w:sz="0" w:space="0" w:color="auto"/>
              </w:divBdr>
            </w:div>
            <w:div w:id="18477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1772">
      <w:bodyDiv w:val="1"/>
      <w:marLeft w:val="0"/>
      <w:marRight w:val="0"/>
      <w:marTop w:val="0"/>
      <w:marBottom w:val="0"/>
      <w:divBdr>
        <w:top w:val="none" w:sz="0" w:space="0" w:color="auto"/>
        <w:left w:val="none" w:sz="0" w:space="0" w:color="auto"/>
        <w:bottom w:val="none" w:sz="0" w:space="0" w:color="auto"/>
        <w:right w:val="none" w:sz="0" w:space="0" w:color="auto"/>
      </w:divBdr>
    </w:div>
    <w:div w:id="1605458377">
      <w:bodyDiv w:val="1"/>
      <w:marLeft w:val="0"/>
      <w:marRight w:val="0"/>
      <w:marTop w:val="0"/>
      <w:marBottom w:val="0"/>
      <w:divBdr>
        <w:top w:val="none" w:sz="0" w:space="0" w:color="auto"/>
        <w:left w:val="none" w:sz="0" w:space="0" w:color="auto"/>
        <w:bottom w:val="none" w:sz="0" w:space="0" w:color="auto"/>
        <w:right w:val="none" w:sz="0" w:space="0" w:color="auto"/>
      </w:divBdr>
    </w:div>
    <w:div w:id="1605919171">
      <w:bodyDiv w:val="1"/>
      <w:marLeft w:val="0"/>
      <w:marRight w:val="0"/>
      <w:marTop w:val="0"/>
      <w:marBottom w:val="0"/>
      <w:divBdr>
        <w:top w:val="none" w:sz="0" w:space="0" w:color="auto"/>
        <w:left w:val="none" w:sz="0" w:space="0" w:color="auto"/>
        <w:bottom w:val="none" w:sz="0" w:space="0" w:color="auto"/>
        <w:right w:val="none" w:sz="0" w:space="0" w:color="auto"/>
      </w:divBdr>
    </w:div>
    <w:div w:id="1606231877">
      <w:bodyDiv w:val="1"/>
      <w:marLeft w:val="0"/>
      <w:marRight w:val="0"/>
      <w:marTop w:val="0"/>
      <w:marBottom w:val="0"/>
      <w:divBdr>
        <w:top w:val="none" w:sz="0" w:space="0" w:color="auto"/>
        <w:left w:val="none" w:sz="0" w:space="0" w:color="auto"/>
        <w:bottom w:val="none" w:sz="0" w:space="0" w:color="auto"/>
        <w:right w:val="none" w:sz="0" w:space="0" w:color="auto"/>
      </w:divBdr>
    </w:div>
    <w:div w:id="1607807532">
      <w:bodyDiv w:val="1"/>
      <w:marLeft w:val="0"/>
      <w:marRight w:val="0"/>
      <w:marTop w:val="0"/>
      <w:marBottom w:val="0"/>
      <w:divBdr>
        <w:top w:val="none" w:sz="0" w:space="0" w:color="auto"/>
        <w:left w:val="none" w:sz="0" w:space="0" w:color="auto"/>
        <w:bottom w:val="none" w:sz="0" w:space="0" w:color="auto"/>
        <w:right w:val="none" w:sz="0" w:space="0" w:color="auto"/>
      </w:divBdr>
    </w:div>
    <w:div w:id="1609465489">
      <w:bodyDiv w:val="1"/>
      <w:marLeft w:val="0"/>
      <w:marRight w:val="0"/>
      <w:marTop w:val="0"/>
      <w:marBottom w:val="0"/>
      <w:divBdr>
        <w:top w:val="none" w:sz="0" w:space="0" w:color="auto"/>
        <w:left w:val="none" w:sz="0" w:space="0" w:color="auto"/>
        <w:bottom w:val="none" w:sz="0" w:space="0" w:color="auto"/>
        <w:right w:val="none" w:sz="0" w:space="0" w:color="auto"/>
      </w:divBdr>
    </w:div>
    <w:div w:id="1609970652">
      <w:bodyDiv w:val="1"/>
      <w:marLeft w:val="0"/>
      <w:marRight w:val="0"/>
      <w:marTop w:val="0"/>
      <w:marBottom w:val="0"/>
      <w:divBdr>
        <w:top w:val="none" w:sz="0" w:space="0" w:color="auto"/>
        <w:left w:val="none" w:sz="0" w:space="0" w:color="auto"/>
        <w:bottom w:val="none" w:sz="0" w:space="0" w:color="auto"/>
        <w:right w:val="none" w:sz="0" w:space="0" w:color="auto"/>
      </w:divBdr>
      <w:divsChild>
        <w:div w:id="1016813176">
          <w:marLeft w:val="547"/>
          <w:marRight w:val="0"/>
          <w:marTop w:val="154"/>
          <w:marBottom w:val="0"/>
          <w:divBdr>
            <w:top w:val="none" w:sz="0" w:space="0" w:color="auto"/>
            <w:left w:val="none" w:sz="0" w:space="0" w:color="auto"/>
            <w:bottom w:val="none" w:sz="0" w:space="0" w:color="auto"/>
            <w:right w:val="none" w:sz="0" w:space="0" w:color="auto"/>
          </w:divBdr>
        </w:div>
        <w:div w:id="1278290326">
          <w:marLeft w:val="1166"/>
          <w:marRight w:val="0"/>
          <w:marTop w:val="134"/>
          <w:marBottom w:val="0"/>
          <w:divBdr>
            <w:top w:val="none" w:sz="0" w:space="0" w:color="auto"/>
            <w:left w:val="none" w:sz="0" w:space="0" w:color="auto"/>
            <w:bottom w:val="none" w:sz="0" w:space="0" w:color="auto"/>
            <w:right w:val="none" w:sz="0" w:space="0" w:color="auto"/>
          </w:divBdr>
        </w:div>
        <w:div w:id="1447893263">
          <w:marLeft w:val="1166"/>
          <w:marRight w:val="0"/>
          <w:marTop w:val="134"/>
          <w:marBottom w:val="0"/>
          <w:divBdr>
            <w:top w:val="none" w:sz="0" w:space="0" w:color="auto"/>
            <w:left w:val="none" w:sz="0" w:space="0" w:color="auto"/>
            <w:bottom w:val="none" w:sz="0" w:space="0" w:color="auto"/>
            <w:right w:val="none" w:sz="0" w:space="0" w:color="auto"/>
          </w:divBdr>
        </w:div>
        <w:div w:id="1728458880">
          <w:marLeft w:val="1166"/>
          <w:marRight w:val="0"/>
          <w:marTop w:val="134"/>
          <w:marBottom w:val="0"/>
          <w:divBdr>
            <w:top w:val="none" w:sz="0" w:space="0" w:color="auto"/>
            <w:left w:val="none" w:sz="0" w:space="0" w:color="auto"/>
            <w:bottom w:val="none" w:sz="0" w:space="0" w:color="auto"/>
            <w:right w:val="none" w:sz="0" w:space="0" w:color="auto"/>
          </w:divBdr>
        </w:div>
        <w:div w:id="1812597443">
          <w:marLeft w:val="1166"/>
          <w:marRight w:val="0"/>
          <w:marTop w:val="134"/>
          <w:marBottom w:val="0"/>
          <w:divBdr>
            <w:top w:val="none" w:sz="0" w:space="0" w:color="auto"/>
            <w:left w:val="none" w:sz="0" w:space="0" w:color="auto"/>
            <w:bottom w:val="none" w:sz="0" w:space="0" w:color="auto"/>
            <w:right w:val="none" w:sz="0" w:space="0" w:color="auto"/>
          </w:divBdr>
        </w:div>
        <w:div w:id="1853760667">
          <w:marLeft w:val="547"/>
          <w:marRight w:val="0"/>
          <w:marTop w:val="173"/>
          <w:marBottom w:val="0"/>
          <w:divBdr>
            <w:top w:val="none" w:sz="0" w:space="0" w:color="auto"/>
            <w:left w:val="none" w:sz="0" w:space="0" w:color="auto"/>
            <w:bottom w:val="none" w:sz="0" w:space="0" w:color="auto"/>
            <w:right w:val="none" w:sz="0" w:space="0" w:color="auto"/>
          </w:divBdr>
        </w:div>
        <w:div w:id="1940289295">
          <w:marLeft w:val="1166"/>
          <w:marRight w:val="0"/>
          <w:marTop w:val="134"/>
          <w:marBottom w:val="0"/>
          <w:divBdr>
            <w:top w:val="none" w:sz="0" w:space="0" w:color="auto"/>
            <w:left w:val="none" w:sz="0" w:space="0" w:color="auto"/>
            <w:bottom w:val="none" w:sz="0" w:space="0" w:color="auto"/>
            <w:right w:val="none" w:sz="0" w:space="0" w:color="auto"/>
          </w:divBdr>
        </w:div>
      </w:divsChild>
    </w:div>
    <w:div w:id="1610970104">
      <w:bodyDiv w:val="1"/>
      <w:marLeft w:val="0"/>
      <w:marRight w:val="0"/>
      <w:marTop w:val="0"/>
      <w:marBottom w:val="0"/>
      <w:divBdr>
        <w:top w:val="none" w:sz="0" w:space="0" w:color="auto"/>
        <w:left w:val="none" w:sz="0" w:space="0" w:color="auto"/>
        <w:bottom w:val="none" w:sz="0" w:space="0" w:color="auto"/>
        <w:right w:val="none" w:sz="0" w:space="0" w:color="auto"/>
      </w:divBdr>
    </w:div>
    <w:div w:id="1611621209">
      <w:bodyDiv w:val="1"/>
      <w:marLeft w:val="0"/>
      <w:marRight w:val="0"/>
      <w:marTop w:val="0"/>
      <w:marBottom w:val="0"/>
      <w:divBdr>
        <w:top w:val="none" w:sz="0" w:space="0" w:color="auto"/>
        <w:left w:val="none" w:sz="0" w:space="0" w:color="auto"/>
        <w:bottom w:val="none" w:sz="0" w:space="0" w:color="auto"/>
        <w:right w:val="none" w:sz="0" w:space="0" w:color="auto"/>
      </w:divBdr>
    </w:div>
    <w:div w:id="1612127573">
      <w:bodyDiv w:val="1"/>
      <w:marLeft w:val="0"/>
      <w:marRight w:val="0"/>
      <w:marTop w:val="0"/>
      <w:marBottom w:val="0"/>
      <w:divBdr>
        <w:top w:val="none" w:sz="0" w:space="0" w:color="auto"/>
        <w:left w:val="none" w:sz="0" w:space="0" w:color="auto"/>
        <w:bottom w:val="none" w:sz="0" w:space="0" w:color="auto"/>
        <w:right w:val="none" w:sz="0" w:space="0" w:color="auto"/>
      </w:divBdr>
    </w:div>
    <w:div w:id="1612932312">
      <w:bodyDiv w:val="1"/>
      <w:marLeft w:val="0"/>
      <w:marRight w:val="0"/>
      <w:marTop w:val="0"/>
      <w:marBottom w:val="0"/>
      <w:divBdr>
        <w:top w:val="none" w:sz="0" w:space="0" w:color="auto"/>
        <w:left w:val="none" w:sz="0" w:space="0" w:color="auto"/>
        <w:bottom w:val="none" w:sz="0" w:space="0" w:color="auto"/>
        <w:right w:val="none" w:sz="0" w:space="0" w:color="auto"/>
      </w:divBdr>
    </w:div>
    <w:div w:id="1613245120">
      <w:bodyDiv w:val="1"/>
      <w:marLeft w:val="0"/>
      <w:marRight w:val="0"/>
      <w:marTop w:val="0"/>
      <w:marBottom w:val="0"/>
      <w:divBdr>
        <w:top w:val="none" w:sz="0" w:space="0" w:color="auto"/>
        <w:left w:val="none" w:sz="0" w:space="0" w:color="auto"/>
        <w:bottom w:val="none" w:sz="0" w:space="0" w:color="auto"/>
        <w:right w:val="none" w:sz="0" w:space="0" w:color="auto"/>
      </w:divBdr>
    </w:div>
    <w:div w:id="1613394917">
      <w:bodyDiv w:val="1"/>
      <w:marLeft w:val="0"/>
      <w:marRight w:val="0"/>
      <w:marTop w:val="0"/>
      <w:marBottom w:val="0"/>
      <w:divBdr>
        <w:top w:val="none" w:sz="0" w:space="0" w:color="auto"/>
        <w:left w:val="none" w:sz="0" w:space="0" w:color="auto"/>
        <w:bottom w:val="none" w:sz="0" w:space="0" w:color="auto"/>
        <w:right w:val="none" w:sz="0" w:space="0" w:color="auto"/>
      </w:divBdr>
    </w:div>
    <w:div w:id="1615019048">
      <w:bodyDiv w:val="1"/>
      <w:marLeft w:val="0"/>
      <w:marRight w:val="0"/>
      <w:marTop w:val="0"/>
      <w:marBottom w:val="0"/>
      <w:divBdr>
        <w:top w:val="none" w:sz="0" w:space="0" w:color="auto"/>
        <w:left w:val="none" w:sz="0" w:space="0" w:color="auto"/>
        <w:bottom w:val="none" w:sz="0" w:space="0" w:color="auto"/>
        <w:right w:val="none" w:sz="0" w:space="0" w:color="auto"/>
      </w:divBdr>
    </w:div>
    <w:div w:id="1616936596">
      <w:bodyDiv w:val="1"/>
      <w:marLeft w:val="0"/>
      <w:marRight w:val="0"/>
      <w:marTop w:val="0"/>
      <w:marBottom w:val="0"/>
      <w:divBdr>
        <w:top w:val="none" w:sz="0" w:space="0" w:color="auto"/>
        <w:left w:val="none" w:sz="0" w:space="0" w:color="auto"/>
        <w:bottom w:val="none" w:sz="0" w:space="0" w:color="auto"/>
        <w:right w:val="none" w:sz="0" w:space="0" w:color="auto"/>
      </w:divBdr>
    </w:div>
    <w:div w:id="1618484763">
      <w:bodyDiv w:val="1"/>
      <w:marLeft w:val="0"/>
      <w:marRight w:val="0"/>
      <w:marTop w:val="0"/>
      <w:marBottom w:val="0"/>
      <w:divBdr>
        <w:top w:val="none" w:sz="0" w:space="0" w:color="auto"/>
        <w:left w:val="none" w:sz="0" w:space="0" w:color="auto"/>
        <w:bottom w:val="none" w:sz="0" w:space="0" w:color="auto"/>
        <w:right w:val="none" w:sz="0" w:space="0" w:color="auto"/>
      </w:divBdr>
    </w:div>
    <w:div w:id="1618634967">
      <w:bodyDiv w:val="1"/>
      <w:marLeft w:val="0"/>
      <w:marRight w:val="0"/>
      <w:marTop w:val="0"/>
      <w:marBottom w:val="0"/>
      <w:divBdr>
        <w:top w:val="none" w:sz="0" w:space="0" w:color="auto"/>
        <w:left w:val="none" w:sz="0" w:space="0" w:color="auto"/>
        <w:bottom w:val="none" w:sz="0" w:space="0" w:color="auto"/>
        <w:right w:val="none" w:sz="0" w:space="0" w:color="auto"/>
      </w:divBdr>
      <w:divsChild>
        <w:div w:id="210698696">
          <w:marLeft w:val="1166"/>
          <w:marRight w:val="0"/>
          <w:marTop w:val="77"/>
          <w:marBottom w:val="0"/>
          <w:divBdr>
            <w:top w:val="none" w:sz="0" w:space="0" w:color="auto"/>
            <w:left w:val="none" w:sz="0" w:space="0" w:color="auto"/>
            <w:bottom w:val="none" w:sz="0" w:space="0" w:color="auto"/>
            <w:right w:val="none" w:sz="0" w:space="0" w:color="auto"/>
          </w:divBdr>
        </w:div>
        <w:div w:id="256257232">
          <w:marLeft w:val="547"/>
          <w:marRight w:val="0"/>
          <w:marTop w:val="86"/>
          <w:marBottom w:val="0"/>
          <w:divBdr>
            <w:top w:val="none" w:sz="0" w:space="0" w:color="auto"/>
            <w:left w:val="none" w:sz="0" w:space="0" w:color="auto"/>
            <w:bottom w:val="none" w:sz="0" w:space="0" w:color="auto"/>
            <w:right w:val="none" w:sz="0" w:space="0" w:color="auto"/>
          </w:divBdr>
        </w:div>
        <w:div w:id="896816339">
          <w:marLeft w:val="547"/>
          <w:marRight w:val="0"/>
          <w:marTop w:val="86"/>
          <w:marBottom w:val="0"/>
          <w:divBdr>
            <w:top w:val="none" w:sz="0" w:space="0" w:color="auto"/>
            <w:left w:val="none" w:sz="0" w:space="0" w:color="auto"/>
            <w:bottom w:val="none" w:sz="0" w:space="0" w:color="auto"/>
            <w:right w:val="none" w:sz="0" w:space="0" w:color="auto"/>
          </w:divBdr>
        </w:div>
        <w:div w:id="1244145650">
          <w:marLeft w:val="1166"/>
          <w:marRight w:val="0"/>
          <w:marTop w:val="77"/>
          <w:marBottom w:val="0"/>
          <w:divBdr>
            <w:top w:val="none" w:sz="0" w:space="0" w:color="auto"/>
            <w:left w:val="none" w:sz="0" w:space="0" w:color="auto"/>
            <w:bottom w:val="none" w:sz="0" w:space="0" w:color="auto"/>
            <w:right w:val="none" w:sz="0" w:space="0" w:color="auto"/>
          </w:divBdr>
        </w:div>
        <w:div w:id="1511288009">
          <w:marLeft w:val="547"/>
          <w:marRight w:val="0"/>
          <w:marTop w:val="86"/>
          <w:marBottom w:val="0"/>
          <w:divBdr>
            <w:top w:val="none" w:sz="0" w:space="0" w:color="auto"/>
            <w:left w:val="none" w:sz="0" w:space="0" w:color="auto"/>
            <w:bottom w:val="none" w:sz="0" w:space="0" w:color="auto"/>
            <w:right w:val="none" w:sz="0" w:space="0" w:color="auto"/>
          </w:divBdr>
        </w:div>
        <w:div w:id="1546064238">
          <w:marLeft w:val="547"/>
          <w:marRight w:val="0"/>
          <w:marTop w:val="96"/>
          <w:marBottom w:val="0"/>
          <w:divBdr>
            <w:top w:val="none" w:sz="0" w:space="0" w:color="auto"/>
            <w:left w:val="none" w:sz="0" w:space="0" w:color="auto"/>
            <w:bottom w:val="none" w:sz="0" w:space="0" w:color="auto"/>
            <w:right w:val="none" w:sz="0" w:space="0" w:color="auto"/>
          </w:divBdr>
        </w:div>
        <w:div w:id="1660688897">
          <w:marLeft w:val="1166"/>
          <w:marRight w:val="0"/>
          <w:marTop w:val="77"/>
          <w:marBottom w:val="0"/>
          <w:divBdr>
            <w:top w:val="none" w:sz="0" w:space="0" w:color="auto"/>
            <w:left w:val="none" w:sz="0" w:space="0" w:color="auto"/>
            <w:bottom w:val="none" w:sz="0" w:space="0" w:color="auto"/>
            <w:right w:val="none" w:sz="0" w:space="0" w:color="auto"/>
          </w:divBdr>
        </w:div>
        <w:div w:id="1753090331">
          <w:marLeft w:val="1166"/>
          <w:marRight w:val="0"/>
          <w:marTop w:val="77"/>
          <w:marBottom w:val="0"/>
          <w:divBdr>
            <w:top w:val="none" w:sz="0" w:space="0" w:color="auto"/>
            <w:left w:val="none" w:sz="0" w:space="0" w:color="auto"/>
            <w:bottom w:val="none" w:sz="0" w:space="0" w:color="auto"/>
            <w:right w:val="none" w:sz="0" w:space="0" w:color="auto"/>
          </w:divBdr>
        </w:div>
        <w:div w:id="1791782654">
          <w:marLeft w:val="1166"/>
          <w:marRight w:val="0"/>
          <w:marTop w:val="77"/>
          <w:marBottom w:val="0"/>
          <w:divBdr>
            <w:top w:val="none" w:sz="0" w:space="0" w:color="auto"/>
            <w:left w:val="none" w:sz="0" w:space="0" w:color="auto"/>
            <w:bottom w:val="none" w:sz="0" w:space="0" w:color="auto"/>
            <w:right w:val="none" w:sz="0" w:space="0" w:color="auto"/>
          </w:divBdr>
        </w:div>
        <w:div w:id="1795245236">
          <w:marLeft w:val="1166"/>
          <w:marRight w:val="0"/>
          <w:marTop w:val="77"/>
          <w:marBottom w:val="0"/>
          <w:divBdr>
            <w:top w:val="none" w:sz="0" w:space="0" w:color="auto"/>
            <w:left w:val="none" w:sz="0" w:space="0" w:color="auto"/>
            <w:bottom w:val="none" w:sz="0" w:space="0" w:color="auto"/>
            <w:right w:val="none" w:sz="0" w:space="0" w:color="auto"/>
          </w:divBdr>
        </w:div>
        <w:div w:id="1896426498">
          <w:marLeft w:val="1166"/>
          <w:marRight w:val="0"/>
          <w:marTop w:val="77"/>
          <w:marBottom w:val="0"/>
          <w:divBdr>
            <w:top w:val="none" w:sz="0" w:space="0" w:color="auto"/>
            <w:left w:val="none" w:sz="0" w:space="0" w:color="auto"/>
            <w:bottom w:val="none" w:sz="0" w:space="0" w:color="auto"/>
            <w:right w:val="none" w:sz="0" w:space="0" w:color="auto"/>
          </w:divBdr>
        </w:div>
        <w:div w:id="1920094374">
          <w:marLeft w:val="1166"/>
          <w:marRight w:val="0"/>
          <w:marTop w:val="77"/>
          <w:marBottom w:val="0"/>
          <w:divBdr>
            <w:top w:val="none" w:sz="0" w:space="0" w:color="auto"/>
            <w:left w:val="none" w:sz="0" w:space="0" w:color="auto"/>
            <w:bottom w:val="none" w:sz="0" w:space="0" w:color="auto"/>
            <w:right w:val="none" w:sz="0" w:space="0" w:color="auto"/>
          </w:divBdr>
        </w:div>
      </w:divsChild>
    </w:div>
    <w:div w:id="1618756602">
      <w:bodyDiv w:val="1"/>
      <w:marLeft w:val="0"/>
      <w:marRight w:val="0"/>
      <w:marTop w:val="0"/>
      <w:marBottom w:val="0"/>
      <w:divBdr>
        <w:top w:val="none" w:sz="0" w:space="0" w:color="auto"/>
        <w:left w:val="none" w:sz="0" w:space="0" w:color="auto"/>
        <w:bottom w:val="none" w:sz="0" w:space="0" w:color="auto"/>
        <w:right w:val="none" w:sz="0" w:space="0" w:color="auto"/>
      </w:divBdr>
      <w:divsChild>
        <w:div w:id="15424012">
          <w:marLeft w:val="1080"/>
          <w:marRight w:val="0"/>
          <w:marTop w:val="100"/>
          <w:marBottom w:val="0"/>
          <w:divBdr>
            <w:top w:val="none" w:sz="0" w:space="0" w:color="auto"/>
            <w:left w:val="none" w:sz="0" w:space="0" w:color="auto"/>
            <w:bottom w:val="none" w:sz="0" w:space="0" w:color="auto"/>
            <w:right w:val="none" w:sz="0" w:space="0" w:color="auto"/>
          </w:divBdr>
        </w:div>
        <w:div w:id="81264825">
          <w:marLeft w:val="360"/>
          <w:marRight w:val="0"/>
          <w:marTop w:val="200"/>
          <w:marBottom w:val="0"/>
          <w:divBdr>
            <w:top w:val="none" w:sz="0" w:space="0" w:color="auto"/>
            <w:left w:val="none" w:sz="0" w:space="0" w:color="auto"/>
            <w:bottom w:val="none" w:sz="0" w:space="0" w:color="auto"/>
            <w:right w:val="none" w:sz="0" w:space="0" w:color="auto"/>
          </w:divBdr>
        </w:div>
        <w:div w:id="378478551">
          <w:marLeft w:val="1080"/>
          <w:marRight w:val="0"/>
          <w:marTop w:val="100"/>
          <w:marBottom w:val="0"/>
          <w:divBdr>
            <w:top w:val="none" w:sz="0" w:space="0" w:color="auto"/>
            <w:left w:val="none" w:sz="0" w:space="0" w:color="auto"/>
            <w:bottom w:val="none" w:sz="0" w:space="0" w:color="auto"/>
            <w:right w:val="none" w:sz="0" w:space="0" w:color="auto"/>
          </w:divBdr>
        </w:div>
        <w:div w:id="676463992">
          <w:marLeft w:val="360"/>
          <w:marRight w:val="0"/>
          <w:marTop w:val="200"/>
          <w:marBottom w:val="0"/>
          <w:divBdr>
            <w:top w:val="none" w:sz="0" w:space="0" w:color="auto"/>
            <w:left w:val="none" w:sz="0" w:space="0" w:color="auto"/>
            <w:bottom w:val="none" w:sz="0" w:space="0" w:color="auto"/>
            <w:right w:val="none" w:sz="0" w:space="0" w:color="auto"/>
          </w:divBdr>
        </w:div>
        <w:div w:id="1327050918">
          <w:marLeft w:val="360"/>
          <w:marRight w:val="0"/>
          <w:marTop w:val="200"/>
          <w:marBottom w:val="0"/>
          <w:divBdr>
            <w:top w:val="none" w:sz="0" w:space="0" w:color="auto"/>
            <w:left w:val="none" w:sz="0" w:space="0" w:color="auto"/>
            <w:bottom w:val="none" w:sz="0" w:space="0" w:color="auto"/>
            <w:right w:val="none" w:sz="0" w:space="0" w:color="auto"/>
          </w:divBdr>
        </w:div>
      </w:divsChild>
    </w:div>
    <w:div w:id="1620644117">
      <w:bodyDiv w:val="1"/>
      <w:marLeft w:val="0"/>
      <w:marRight w:val="0"/>
      <w:marTop w:val="0"/>
      <w:marBottom w:val="0"/>
      <w:divBdr>
        <w:top w:val="none" w:sz="0" w:space="0" w:color="auto"/>
        <w:left w:val="none" w:sz="0" w:space="0" w:color="auto"/>
        <w:bottom w:val="none" w:sz="0" w:space="0" w:color="auto"/>
        <w:right w:val="none" w:sz="0" w:space="0" w:color="auto"/>
      </w:divBdr>
      <w:divsChild>
        <w:div w:id="114063845">
          <w:marLeft w:val="1166"/>
          <w:marRight w:val="0"/>
          <w:marTop w:val="96"/>
          <w:marBottom w:val="0"/>
          <w:divBdr>
            <w:top w:val="none" w:sz="0" w:space="0" w:color="auto"/>
            <w:left w:val="none" w:sz="0" w:space="0" w:color="auto"/>
            <w:bottom w:val="none" w:sz="0" w:space="0" w:color="auto"/>
            <w:right w:val="none" w:sz="0" w:space="0" w:color="auto"/>
          </w:divBdr>
        </w:div>
        <w:div w:id="310057778">
          <w:marLeft w:val="547"/>
          <w:marRight w:val="0"/>
          <w:marTop w:val="115"/>
          <w:marBottom w:val="0"/>
          <w:divBdr>
            <w:top w:val="none" w:sz="0" w:space="0" w:color="auto"/>
            <w:left w:val="none" w:sz="0" w:space="0" w:color="auto"/>
            <w:bottom w:val="none" w:sz="0" w:space="0" w:color="auto"/>
            <w:right w:val="none" w:sz="0" w:space="0" w:color="auto"/>
          </w:divBdr>
        </w:div>
        <w:div w:id="1007486863">
          <w:marLeft w:val="547"/>
          <w:marRight w:val="0"/>
          <w:marTop w:val="115"/>
          <w:marBottom w:val="0"/>
          <w:divBdr>
            <w:top w:val="none" w:sz="0" w:space="0" w:color="auto"/>
            <w:left w:val="none" w:sz="0" w:space="0" w:color="auto"/>
            <w:bottom w:val="none" w:sz="0" w:space="0" w:color="auto"/>
            <w:right w:val="none" w:sz="0" w:space="0" w:color="auto"/>
          </w:divBdr>
        </w:div>
        <w:div w:id="1008874497">
          <w:marLeft w:val="1166"/>
          <w:marRight w:val="0"/>
          <w:marTop w:val="96"/>
          <w:marBottom w:val="0"/>
          <w:divBdr>
            <w:top w:val="none" w:sz="0" w:space="0" w:color="auto"/>
            <w:left w:val="none" w:sz="0" w:space="0" w:color="auto"/>
            <w:bottom w:val="none" w:sz="0" w:space="0" w:color="auto"/>
            <w:right w:val="none" w:sz="0" w:space="0" w:color="auto"/>
          </w:divBdr>
        </w:div>
        <w:div w:id="1205798005">
          <w:marLeft w:val="1166"/>
          <w:marRight w:val="0"/>
          <w:marTop w:val="96"/>
          <w:marBottom w:val="0"/>
          <w:divBdr>
            <w:top w:val="none" w:sz="0" w:space="0" w:color="auto"/>
            <w:left w:val="none" w:sz="0" w:space="0" w:color="auto"/>
            <w:bottom w:val="none" w:sz="0" w:space="0" w:color="auto"/>
            <w:right w:val="none" w:sz="0" w:space="0" w:color="auto"/>
          </w:divBdr>
        </w:div>
        <w:div w:id="1213466245">
          <w:marLeft w:val="1166"/>
          <w:marRight w:val="0"/>
          <w:marTop w:val="96"/>
          <w:marBottom w:val="0"/>
          <w:divBdr>
            <w:top w:val="none" w:sz="0" w:space="0" w:color="auto"/>
            <w:left w:val="none" w:sz="0" w:space="0" w:color="auto"/>
            <w:bottom w:val="none" w:sz="0" w:space="0" w:color="auto"/>
            <w:right w:val="none" w:sz="0" w:space="0" w:color="auto"/>
          </w:divBdr>
        </w:div>
        <w:div w:id="2104910404">
          <w:marLeft w:val="1166"/>
          <w:marRight w:val="0"/>
          <w:marTop w:val="96"/>
          <w:marBottom w:val="0"/>
          <w:divBdr>
            <w:top w:val="none" w:sz="0" w:space="0" w:color="auto"/>
            <w:left w:val="none" w:sz="0" w:space="0" w:color="auto"/>
            <w:bottom w:val="none" w:sz="0" w:space="0" w:color="auto"/>
            <w:right w:val="none" w:sz="0" w:space="0" w:color="auto"/>
          </w:divBdr>
        </w:div>
      </w:divsChild>
    </w:div>
    <w:div w:id="1620647261">
      <w:bodyDiv w:val="1"/>
      <w:marLeft w:val="0"/>
      <w:marRight w:val="0"/>
      <w:marTop w:val="0"/>
      <w:marBottom w:val="0"/>
      <w:divBdr>
        <w:top w:val="none" w:sz="0" w:space="0" w:color="auto"/>
        <w:left w:val="none" w:sz="0" w:space="0" w:color="auto"/>
        <w:bottom w:val="none" w:sz="0" w:space="0" w:color="auto"/>
        <w:right w:val="none" w:sz="0" w:space="0" w:color="auto"/>
      </w:divBdr>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
    <w:div w:id="1621181110">
      <w:bodyDiv w:val="1"/>
      <w:marLeft w:val="0"/>
      <w:marRight w:val="0"/>
      <w:marTop w:val="0"/>
      <w:marBottom w:val="0"/>
      <w:divBdr>
        <w:top w:val="none" w:sz="0" w:space="0" w:color="auto"/>
        <w:left w:val="none" w:sz="0" w:space="0" w:color="auto"/>
        <w:bottom w:val="none" w:sz="0" w:space="0" w:color="auto"/>
        <w:right w:val="none" w:sz="0" w:space="0" w:color="auto"/>
      </w:divBdr>
    </w:div>
    <w:div w:id="1623271577">
      <w:bodyDiv w:val="1"/>
      <w:marLeft w:val="0"/>
      <w:marRight w:val="0"/>
      <w:marTop w:val="0"/>
      <w:marBottom w:val="0"/>
      <w:divBdr>
        <w:top w:val="none" w:sz="0" w:space="0" w:color="auto"/>
        <w:left w:val="none" w:sz="0" w:space="0" w:color="auto"/>
        <w:bottom w:val="none" w:sz="0" w:space="0" w:color="auto"/>
        <w:right w:val="none" w:sz="0" w:space="0" w:color="auto"/>
      </w:divBdr>
      <w:divsChild>
        <w:div w:id="834608416">
          <w:marLeft w:val="1166"/>
          <w:marRight w:val="0"/>
          <w:marTop w:val="115"/>
          <w:marBottom w:val="0"/>
          <w:divBdr>
            <w:top w:val="none" w:sz="0" w:space="0" w:color="auto"/>
            <w:left w:val="none" w:sz="0" w:space="0" w:color="auto"/>
            <w:bottom w:val="none" w:sz="0" w:space="0" w:color="auto"/>
            <w:right w:val="none" w:sz="0" w:space="0" w:color="auto"/>
          </w:divBdr>
        </w:div>
        <w:div w:id="964383910">
          <w:marLeft w:val="547"/>
          <w:marRight w:val="0"/>
          <w:marTop w:val="134"/>
          <w:marBottom w:val="0"/>
          <w:divBdr>
            <w:top w:val="none" w:sz="0" w:space="0" w:color="auto"/>
            <w:left w:val="none" w:sz="0" w:space="0" w:color="auto"/>
            <w:bottom w:val="none" w:sz="0" w:space="0" w:color="auto"/>
            <w:right w:val="none" w:sz="0" w:space="0" w:color="auto"/>
          </w:divBdr>
        </w:div>
        <w:div w:id="1079791844">
          <w:marLeft w:val="1800"/>
          <w:marRight w:val="0"/>
          <w:marTop w:val="96"/>
          <w:marBottom w:val="0"/>
          <w:divBdr>
            <w:top w:val="none" w:sz="0" w:space="0" w:color="auto"/>
            <w:left w:val="none" w:sz="0" w:space="0" w:color="auto"/>
            <w:bottom w:val="none" w:sz="0" w:space="0" w:color="auto"/>
            <w:right w:val="none" w:sz="0" w:space="0" w:color="auto"/>
          </w:divBdr>
        </w:div>
        <w:div w:id="1498494639">
          <w:marLeft w:val="1800"/>
          <w:marRight w:val="0"/>
          <w:marTop w:val="96"/>
          <w:marBottom w:val="0"/>
          <w:divBdr>
            <w:top w:val="none" w:sz="0" w:space="0" w:color="auto"/>
            <w:left w:val="none" w:sz="0" w:space="0" w:color="auto"/>
            <w:bottom w:val="none" w:sz="0" w:space="0" w:color="auto"/>
            <w:right w:val="none" w:sz="0" w:space="0" w:color="auto"/>
          </w:divBdr>
        </w:div>
        <w:div w:id="1568032326">
          <w:marLeft w:val="1166"/>
          <w:marRight w:val="0"/>
          <w:marTop w:val="115"/>
          <w:marBottom w:val="0"/>
          <w:divBdr>
            <w:top w:val="none" w:sz="0" w:space="0" w:color="auto"/>
            <w:left w:val="none" w:sz="0" w:space="0" w:color="auto"/>
            <w:bottom w:val="none" w:sz="0" w:space="0" w:color="auto"/>
            <w:right w:val="none" w:sz="0" w:space="0" w:color="auto"/>
          </w:divBdr>
        </w:div>
      </w:divsChild>
    </w:div>
    <w:div w:id="1624068736">
      <w:bodyDiv w:val="1"/>
      <w:marLeft w:val="0"/>
      <w:marRight w:val="0"/>
      <w:marTop w:val="0"/>
      <w:marBottom w:val="0"/>
      <w:divBdr>
        <w:top w:val="none" w:sz="0" w:space="0" w:color="auto"/>
        <w:left w:val="none" w:sz="0" w:space="0" w:color="auto"/>
        <w:bottom w:val="none" w:sz="0" w:space="0" w:color="auto"/>
        <w:right w:val="none" w:sz="0" w:space="0" w:color="auto"/>
      </w:divBdr>
      <w:divsChild>
        <w:div w:id="762652157">
          <w:marLeft w:val="547"/>
          <w:marRight w:val="0"/>
          <w:marTop w:val="154"/>
          <w:marBottom w:val="0"/>
          <w:divBdr>
            <w:top w:val="none" w:sz="0" w:space="0" w:color="auto"/>
            <w:left w:val="none" w:sz="0" w:space="0" w:color="auto"/>
            <w:bottom w:val="none" w:sz="0" w:space="0" w:color="auto"/>
            <w:right w:val="none" w:sz="0" w:space="0" w:color="auto"/>
          </w:divBdr>
        </w:div>
      </w:divsChild>
    </w:div>
    <w:div w:id="1624730577">
      <w:bodyDiv w:val="1"/>
      <w:marLeft w:val="0"/>
      <w:marRight w:val="0"/>
      <w:marTop w:val="0"/>
      <w:marBottom w:val="0"/>
      <w:divBdr>
        <w:top w:val="none" w:sz="0" w:space="0" w:color="auto"/>
        <w:left w:val="none" w:sz="0" w:space="0" w:color="auto"/>
        <w:bottom w:val="none" w:sz="0" w:space="0" w:color="auto"/>
        <w:right w:val="none" w:sz="0" w:space="0" w:color="auto"/>
      </w:divBdr>
    </w:div>
    <w:div w:id="1624919402">
      <w:bodyDiv w:val="1"/>
      <w:marLeft w:val="0"/>
      <w:marRight w:val="0"/>
      <w:marTop w:val="0"/>
      <w:marBottom w:val="0"/>
      <w:divBdr>
        <w:top w:val="none" w:sz="0" w:space="0" w:color="auto"/>
        <w:left w:val="none" w:sz="0" w:space="0" w:color="auto"/>
        <w:bottom w:val="none" w:sz="0" w:space="0" w:color="auto"/>
        <w:right w:val="none" w:sz="0" w:space="0" w:color="auto"/>
      </w:divBdr>
      <w:divsChild>
        <w:div w:id="601501179">
          <w:marLeft w:val="360"/>
          <w:marRight w:val="0"/>
          <w:marTop w:val="200"/>
          <w:marBottom w:val="0"/>
          <w:divBdr>
            <w:top w:val="none" w:sz="0" w:space="0" w:color="auto"/>
            <w:left w:val="none" w:sz="0" w:space="0" w:color="auto"/>
            <w:bottom w:val="none" w:sz="0" w:space="0" w:color="auto"/>
            <w:right w:val="none" w:sz="0" w:space="0" w:color="auto"/>
          </w:divBdr>
        </w:div>
        <w:div w:id="869100974">
          <w:marLeft w:val="360"/>
          <w:marRight w:val="0"/>
          <w:marTop w:val="200"/>
          <w:marBottom w:val="0"/>
          <w:divBdr>
            <w:top w:val="none" w:sz="0" w:space="0" w:color="auto"/>
            <w:left w:val="none" w:sz="0" w:space="0" w:color="auto"/>
            <w:bottom w:val="none" w:sz="0" w:space="0" w:color="auto"/>
            <w:right w:val="none" w:sz="0" w:space="0" w:color="auto"/>
          </w:divBdr>
        </w:div>
        <w:div w:id="953294222">
          <w:marLeft w:val="360"/>
          <w:marRight w:val="0"/>
          <w:marTop w:val="200"/>
          <w:marBottom w:val="0"/>
          <w:divBdr>
            <w:top w:val="none" w:sz="0" w:space="0" w:color="auto"/>
            <w:left w:val="none" w:sz="0" w:space="0" w:color="auto"/>
            <w:bottom w:val="none" w:sz="0" w:space="0" w:color="auto"/>
            <w:right w:val="none" w:sz="0" w:space="0" w:color="auto"/>
          </w:divBdr>
        </w:div>
        <w:div w:id="1321929081">
          <w:marLeft w:val="360"/>
          <w:marRight w:val="0"/>
          <w:marTop w:val="200"/>
          <w:marBottom w:val="0"/>
          <w:divBdr>
            <w:top w:val="none" w:sz="0" w:space="0" w:color="auto"/>
            <w:left w:val="none" w:sz="0" w:space="0" w:color="auto"/>
            <w:bottom w:val="none" w:sz="0" w:space="0" w:color="auto"/>
            <w:right w:val="none" w:sz="0" w:space="0" w:color="auto"/>
          </w:divBdr>
        </w:div>
        <w:div w:id="1573153438">
          <w:marLeft w:val="360"/>
          <w:marRight w:val="0"/>
          <w:marTop w:val="200"/>
          <w:marBottom w:val="0"/>
          <w:divBdr>
            <w:top w:val="none" w:sz="0" w:space="0" w:color="auto"/>
            <w:left w:val="none" w:sz="0" w:space="0" w:color="auto"/>
            <w:bottom w:val="none" w:sz="0" w:space="0" w:color="auto"/>
            <w:right w:val="none" w:sz="0" w:space="0" w:color="auto"/>
          </w:divBdr>
        </w:div>
        <w:div w:id="1697654738">
          <w:marLeft w:val="1080"/>
          <w:marRight w:val="0"/>
          <w:marTop w:val="100"/>
          <w:marBottom w:val="0"/>
          <w:divBdr>
            <w:top w:val="none" w:sz="0" w:space="0" w:color="auto"/>
            <w:left w:val="none" w:sz="0" w:space="0" w:color="auto"/>
            <w:bottom w:val="none" w:sz="0" w:space="0" w:color="auto"/>
            <w:right w:val="none" w:sz="0" w:space="0" w:color="auto"/>
          </w:divBdr>
        </w:div>
      </w:divsChild>
    </w:div>
    <w:div w:id="1625387753">
      <w:bodyDiv w:val="1"/>
      <w:marLeft w:val="0"/>
      <w:marRight w:val="0"/>
      <w:marTop w:val="0"/>
      <w:marBottom w:val="0"/>
      <w:divBdr>
        <w:top w:val="none" w:sz="0" w:space="0" w:color="auto"/>
        <w:left w:val="none" w:sz="0" w:space="0" w:color="auto"/>
        <w:bottom w:val="none" w:sz="0" w:space="0" w:color="auto"/>
        <w:right w:val="none" w:sz="0" w:space="0" w:color="auto"/>
      </w:divBdr>
    </w:div>
    <w:div w:id="1626306932">
      <w:bodyDiv w:val="1"/>
      <w:marLeft w:val="0"/>
      <w:marRight w:val="0"/>
      <w:marTop w:val="0"/>
      <w:marBottom w:val="0"/>
      <w:divBdr>
        <w:top w:val="none" w:sz="0" w:space="0" w:color="auto"/>
        <w:left w:val="none" w:sz="0" w:space="0" w:color="auto"/>
        <w:bottom w:val="none" w:sz="0" w:space="0" w:color="auto"/>
        <w:right w:val="none" w:sz="0" w:space="0" w:color="auto"/>
      </w:divBdr>
    </w:div>
    <w:div w:id="1626353594">
      <w:bodyDiv w:val="1"/>
      <w:marLeft w:val="0"/>
      <w:marRight w:val="0"/>
      <w:marTop w:val="0"/>
      <w:marBottom w:val="0"/>
      <w:divBdr>
        <w:top w:val="none" w:sz="0" w:space="0" w:color="auto"/>
        <w:left w:val="none" w:sz="0" w:space="0" w:color="auto"/>
        <w:bottom w:val="none" w:sz="0" w:space="0" w:color="auto"/>
        <w:right w:val="none" w:sz="0" w:space="0" w:color="auto"/>
      </w:divBdr>
    </w:div>
    <w:div w:id="1627928739">
      <w:bodyDiv w:val="1"/>
      <w:marLeft w:val="0"/>
      <w:marRight w:val="0"/>
      <w:marTop w:val="0"/>
      <w:marBottom w:val="0"/>
      <w:divBdr>
        <w:top w:val="none" w:sz="0" w:space="0" w:color="auto"/>
        <w:left w:val="none" w:sz="0" w:space="0" w:color="auto"/>
        <w:bottom w:val="none" w:sz="0" w:space="0" w:color="auto"/>
        <w:right w:val="none" w:sz="0" w:space="0" w:color="auto"/>
      </w:divBdr>
    </w:div>
    <w:div w:id="1628120968">
      <w:bodyDiv w:val="1"/>
      <w:marLeft w:val="0"/>
      <w:marRight w:val="0"/>
      <w:marTop w:val="0"/>
      <w:marBottom w:val="0"/>
      <w:divBdr>
        <w:top w:val="none" w:sz="0" w:space="0" w:color="auto"/>
        <w:left w:val="none" w:sz="0" w:space="0" w:color="auto"/>
        <w:bottom w:val="none" w:sz="0" w:space="0" w:color="auto"/>
        <w:right w:val="none" w:sz="0" w:space="0" w:color="auto"/>
      </w:divBdr>
    </w:div>
    <w:div w:id="1632856736">
      <w:bodyDiv w:val="1"/>
      <w:marLeft w:val="0"/>
      <w:marRight w:val="0"/>
      <w:marTop w:val="0"/>
      <w:marBottom w:val="0"/>
      <w:divBdr>
        <w:top w:val="none" w:sz="0" w:space="0" w:color="auto"/>
        <w:left w:val="none" w:sz="0" w:space="0" w:color="auto"/>
        <w:bottom w:val="none" w:sz="0" w:space="0" w:color="auto"/>
        <w:right w:val="none" w:sz="0" w:space="0" w:color="auto"/>
      </w:divBdr>
    </w:div>
    <w:div w:id="1633363491">
      <w:bodyDiv w:val="1"/>
      <w:marLeft w:val="0"/>
      <w:marRight w:val="0"/>
      <w:marTop w:val="0"/>
      <w:marBottom w:val="0"/>
      <w:divBdr>
        <w:top w:val="none" w:sz="0" w:space="0" w:color="auto"/>
        <w:left w:val="none" w:sz="0" w:space="0" w:color="auto"/>
        <w:bottom w:val="none" w:sz="0" w:space="0" w:color="auto"/>
        <w:right w:val="none" w:sz="0" w:space="0" w:color="auto"/>
      </w:divBdr>
    </w:div>
    <w:div w:id="1633898840">
      <w:bodyDiv w:val="1"/>
      <w:marLeft w:val="0"/>
      <w:marRight w:val="0"/>
      <w:marTop w:val="0"/>
      <w:marBottom w:val="0"/>
      <w:divBdr>
        <w:top w:val="none" w:sz="0" w:space="0" w:color="auto"/>
        <w:left w:val="none" w:sz="0" w:space="0" w:color="auto"/>
        <w:bottom w:val="none" w:sz="0" w:space="0" w:color="auto"/>
        <w:right w:val="none" w:sz="0" w:space="0" w:color="auto"/>
      </w:divBdr>
    </w:div>
    <w:div w:id="1634091386">
      <w:bodyDiv w:val="1"/>
      <w:marLeft w:val="0"/>
      <w:marRight w:val="0"/>
      <w:marTop w:val="0"/>
      <w:marBottom w:val="0"/>
      <w:divBdr>
        <w:top w:val="none" w:sz="0" w:space="0" w:color="auto"/>
        <w:left w:val="none" w:sz="0" w:space="0" w:color="auto"/>
        <w:bottom w:val="none" w:sz="0" w:space="0" w:color="auto"/>
        <w:right w:val="none" w:sz="0" w:space="0" w:color="auto"/>
      </w:divBdr>
    </w:div>
    <w:div w:id="1634798053">
      <w:bodyDiv w:val="1"/>
      <w:marLeft w:val="0"/>
      <w:marRight w:val="0"/>
      <w:marTop w:val="0"/>
      <w:marBottom w:val="0"/>
      <w:divBdr>
        <w:top w:val="none" w:sz="0" w:space="0" w:color="auto"/>
        <w:left w:val="none" w:sz="0" w:space="0" w:color="auto"/>
        <w:bottom w:val="none" w:sz="0" w:space="0" w:color="auto"/>
        <w:right w:val="none" w:sz="0" w:space="0" w:color="auto"/>
      </w:divBdr>
      <w:divsChild>
        <w:div w:id="1008101599">
          <w:marLeft w:val="547"/>
          <w:marRight w:val="0"/>
          <w:marTop w:val="115"/>
          <w:marBottom w:val="0"/>
          <w:divBdr>
            <w:top w:val="none" w:sz="0" w:space="0" w:color="auto"/>
            <w:left w:val="none" w:sz="0" w:space="0" w:color="auto"/>
            <w:bottom w:val="none" w:sz="0" w:space="0" w:color="auto"/>
            <w:right w:val="none" w:sz="0" w:space="0" w:color="auto"/>
          </w:divBdr>
        </w:div>
        <w:div w:id="1503542720">
          <w:marLeft w:val="1267"/>
          <w:marRight w:val="0"/>
          <w:marTop w:val="96"/>
          <w:marBottom w:val="0"/>
          <w:divBdr>
            <w:top w:val="none" w:sz="0" w:space="0" w:color="auto"/>
            <w:left w:val="none" w:sz="0" w:space="0" w:color="auto"/>
            <w:bottom w:val="none" w:sz="0" w:space="0" w:color="auto"/>
            <w:right w:val="none" w:sz="0" w:space="0" w:color="auto"/>
          </w:divBdr>
        </w:div>
        <w:div w:id="1757482388">
          <w:marLeft w:val="547"/>
          <w:marRight w:val="0"/>
          <w:marTop w:val="115"/>
          <w:marBottom w:val="0"/>
          <w:divBdr>
            <w:top w:val="none" w:sz="0" w:space="0" w:color="auto"/>
            <w:left w:val="none" w:sz="0" w:space="0" w:color="auto"/>
            <w:bottom w:val="none" w:sz="0" w:space="0" w:color="auto"/>
            <w:right w:val="none" w:sz="0" w:space="0" w:color="auto"/>
          </w:divBdr>
        </w:div>
      </w:divsChild>
    </w:div>
    <w:div w:id="1635981346">
      <w:bodyDiv w:val="1"/>
      <w:marLeft w:val="0"/>
      <w:marRight w:val="0"/>
      <w:marTop w:val="0"/>
      <w:marBottom w:val="0"/>
      <w:divBdr>
        <w:top w:val="none" w:sz="0" w:space="0" w:color="auto"/>
        <w:left w:val="none" w:sz="0" w:space="0" w:color="auto"/>
        <w:bottom w:val="none" w:sz="0" w:space="0" w:color="auto"/>
        <w:right w:val="none" w:sz="0" w:space="0" w:color="auto"/>
      </w:divBdr>
    </w:div>
    <w:div w:id="1635987367">
      <w:bodyDiv w:val="1"/>
      <w:marLeft w:val="0"/>
      <w:marRight w:val="0"/>
      <w:marTop w:val="0"/>
      <w:marBottom w:val="0"/>
      <w:divBdr>
        <w:top w:val="none" w:sz="0" w:space="0" w:color="auto"/>
        <w:left w:val="none" w:sz="0" w:space="0" w:color="auto"/>
        <w:bottom w:val="none" w:sz="0" w:space="0" w:color="auto"/>
        <w:right w:val="none" w:sz="0" w:space="0" w:color="auto"/>
      </w:divBdr>
    </w:div>
    <w:div w:id="1636789569">
      <w:bodyDiv w:val="1"/>
      <w:marLeft w:val="0"/>
      <w:marRight w:val="0"/>
      <w:marTop w:val="0"/>
      <w:marBottom w:val="0"/>
      <w:divBdr>
        <w:top w:val="none" w:sz="0" w:space="0" w:color="auto"/>
        <w:left w:val="none" w:sz="0" w:space="0" w:color="auto"/>
        <w:bottom w:val="none" w:sz="0" w:space="0" w:color="auto"/>
        <w:right w:val="none" w:sz="0" w:space="0" w:color="auto"/>
      </w:divBdr>
    </w:div>
    <w:div w:id="1637291869">
      <w:bodyDiv w:val="1"/>
      <w:marLeft w:val="0"/>
      <w:marRight w:val="0"/>
      <w:marTop w:val="0"/>
      <w:marBottom w:val="0"/>
      <w:divBdr>
        <w:top w:val="none" w:sz="0" w:space="0" w:color="auto"/>
        <w:left w:val="none" w:sz="0" w:space="0" w:color="auto"/>
        <w:bottom w:val="none" w:sz="0" w:space="0" w:color="auto"/>
        <w:right w:val="none" w:sz="0" w:space="0" w:color="auto"/>
      </w:divBdr>
    </w:div>
    <w:div w:id="1637370423">
      <w:bodyDiv w:val="1"/>
      <w:marLeft w:val="0"/>
      <w:marRight w:val="0"/>
      <w:marTop w:val="0"/>
      <w:marBottom w:val="0"/>
      <w:divBdr>
        <w:top w:val="none" w:sz="0" w:space="0" w:color="auto"/>
        <w:left w:val="none" w:sz="0" w:space="0" w:color="auto"/>
        <w:bottom w:val="none" w:sz="0" w:space="0" w:color="auto"/>
        <w:right w:val="none" w:sz="0" w:space="0" w:color="auto"/>
      </w:divBdr>
    </w:div>
    <w:div w:id="1637878700">
      <w:bodyDiv w:val="1"/>
      <w:marLeft w:val="0"/>
      <w:marRight w:val="0"/>
      <w:marTop w:val="0"/>
      <w:marBottom w:val="0"/>
      <w:divBdr>
        <w:top w:val="none" w:sz="0" w:space="0" w:color="auto"/>
        <w:left w:val="none" w:sz="0" w:space="0" w:color="auto"/>
        <w:bottom w:val="none" w:sz="0" w:space="0" w:color="auto"/>
        <w:right w:val="none" w:sz="0" w:space="0" w:color="auto"/>
      </w:divBdr>
    </w:div>
    <w:div w:id="1637878724">
      <w:bodyDiv w:val="1"/>
      <w:marLeft w:val="0"/>
      <w:marRight w:val="0"/>
      <w:marTop w:val="0"/>
      <w:marBottom w:val="0"/>
      <w:divBdr>
        <w:top w:val="none" w:sz="0" w:space="0" w:color="auto"/>
        <w:left w:val="none" w:sz="0" w:space="0" w:color="auto"/>
        <w:bottom w:val="none" w:sz="0" w:space="0" w:color="auto"/>
        <w:right w:val="none" w:sz="0" w:space="0" w:color="auto"/>
      </w:divBdr>
    </w:div>
    <w:div w:id="1639142512">
      <w:bodyDiv w:val="1"/>
      <w:marLeft w:val="0"/>
      <w:marRight w:val="0"/>
      <w:marTop w:val="0"/>
      <w:marBottom w:val="0"/>
      <w:divBdr>
        <w:top w:val="none" w:sz="0" w:space="0" w:color="auto"/>
        <w:left w:val="none" w:sz="0" w:space="0" w:color="auto"/>
        <w:bottom w:val="none" w:sz="0" w:space="0" w:color="auto"/>
        <w:right w:val="none" w:sz="0" w:space="0" w:color="auto"/>
      </w:divBdr>
    </w:div>
    <w:div w:id="1640459695">
      <w:bodyDiv w:val="1"/>
      <w:marLeft w:val="0"/>
      <w:marRight w:val="0"/>
      <w:marTop w:val="0"/>
      <w:marBottom w:val="0"/>
      <w:divBdr>
        <w:top w:val="none" w:sz="0" w:space="0" w:color="auto"/>
        <w:left w:val="none" w:sz="0" w:space="0" w:color="auto"/>
        <w:bottom w:val="none" w:sz="0" w:space="0" w:color="auto"/>
        <w:right w:val="none" w:sz="0" w:space="0" w:color="auto"/>
      </w:divBdr>
    </w:div>
    <w:div w:id="1640724812">
      <w:bodyDiv w:val="1"/>
      <w:marLeft w:val="0"/>
      <w:marRight w:val="0"/>
      <w:marTop w:val="0"/>
      <w:marBottom w:val="0"/>
      <w:divBdr>
        <w:top w:val="none" w:sz="0" w:space="0" w:color="auto"/>
        <w:left w:val="none" w:sz="0" w:space="0" w:color="auto"/>
        <w:bottom w:val="none" w:sz="0" w:space="0" w:color="auto"/>
        <w:right w:val="none" w:sz="0" w:space="0" w:color="auto"/>
      </w:divBdr>
    </w:div>
    <w:div w:id="1640959574">
      <w:bodyDiv w:val="1"/>
      <w:marLeft w:val="0"/>
      <w:marRight w:val="0"/>
      <w:marTop w:val="0"/>
      <w:marBottom w:val="0"/>
      <w:divBdr>
        <w:top w:val="none" w:sz="0" w:space="0" w:color="auto"/>
        <w:left w:val="none" w:sz="0" w:space="0" w:color="auto"/>
        <w:bottom w:val="none" w:sz="0" w:space="0" w:color="auto"/>
        <w:right w:val="none" w:sz="0" w:space="0" w:color="auto"/>
      </w:divBdr>
      <w:divsChild>
        <w:div w:id="210579870">
          <w:marLeft w:val="547"/>
          <w:marRight w:val="0"/>
          <w:marTop w:val="115"/>
          <w:marBottom w:val="0"/>
          <w:divBdr>
            <w:top w:val="none" w:sz="0" w:space="0" w:color="auto"/>
            <w:left w:val="none" w:sz="0" w:space="0" w:color="auto"/>
            <w:bottom w:val="none" w:sz="0" w:space="0" w:color="auto"/>
            <w:right w:val="none" w:sz="0" w:space="0" w:color="auto"/>
          </w:divBdr>
        </w:div>
        <w:div w:id="370617805">
          <w:marLeft w:val="1166"/>
          <w:marRight w:val="0"/>
          <w:marTop w:val="86"/>
          <w:marBottom w:val="0"/>
          <w:divBdr>
            <w:top w:val="none" w:sz="0" w:space="0" w:color="auto"/>
            <w:left w:val="none" w:sz="0" w:space="0" w:color="auto"/>
            <w:bottom w:val="none" w:sz="0" w:space="0" w:color="auto"/>
            <w:right w:val="none" w:sz="0" w:space="0" w:color="auto"/>
          </w:divBdr>
        </w:div>
        <w:div w:id="690225631">
          <w:marLeft w:val="1166"/>
          <w:marRight w:val="0"/>
          <w:marTop w:val="86"/>
          <w:marBottom w:val="0"/>
          <w:divBdr>
            <w:top w:val="none" w:sz="0" w:space="0" w:color="auto"/>
            <w:left w:val="none" w:sz="0" w:space="0" w:color="auto"/>
            <w:bottom w:val="none" w:sz="0" w:space="0" w:color="auto"/>
            <w:right w:val="none" w:sz="0" w:space="0" w:color="auto"/>
          </w:divBdr>
        </w:div>
        <w:div w:id="789711395">
          <w:marLeft w:val="1166"/>
          <w:marRight w:val="0"/>
          <w:marTop w:val="86"/>
          <w:marBottom w:val="0"/>
          <w:divBdr>
            <w:top w:val="none" w:sz="0" w:space="0" w:color="auto"/>
            <w:left w:val="none" w:sz="0" w:space="0" w:color="auto"/>
            <w:bottom w:val="none" w:sz="0" w:space="0" w:color="auto"/>
            <w:right w:val="none" w:sz="0" w:space="0" w:color="auto"/>
          </w:divBdr>
        </w:div>
        <w:div w:id="975722238">
          <w:marLeft w:val="1166"/>
          <w:marRight w:val="0"/>
          <w:marTop w:val="86"/>
          <w:marBottom w:val="0"/>
          <w:divBdr>
            <w:top w:val="none" w:sz="0" w:space="0" w:color="auto"/>
            <w:left w:val="none" w:sz="0" w:space="0" w:color="auto"/>
            <w:bottom w:val="none" w:sz="0" w:space="0" w:color="auto"/>
            <w:right w:val="none" w:sz="0" w:space="0" w:color="auto"/>
          </w:divBdr>
        </w:div>
        <w:div w:id="1016687878">
          <w:marLeft w:val="547"/>
          <w:marRight w:val="0"/>
          <w:marTop w:val="115"/>
          <w:marBottom w:val="0"/>
          <w:divBdr>
            <w:top w:val="none" w:sz="0" w:space="0" w:color="auto"/>
            <w:left w:val="none" w:sz="0" w:space="0" w:color="auto"/>
            <w:bottom w:val="none" w:sz="0" w:space="0" w:color="auto"/>
            <w:right w:val="none" w:sz="0" w:space="0" w:color="auto"/>
          </w:divBdr>
        </w:div>
        <w:div w:id="1401947243">
          <w:marLeft w:val="547"/>
          <w:marRight w:val="0"/>
          <w:marTop w:val="115"/>
          <w:marBottom w:val="0"/>
          <w:divBdr>
            <w:top w:val="none" w:sz="0" w:space="0" w:color="auto"/>
            <w:left w:val="none" w:sz="0" w:space="0" w:color="auto"/>
            <w:bottom w:val="none" w:sz="0" w:space="0" w:color="auto"/>
            <w:right w:val="none" w:sz="0" w:space="0" w:color="auto"/>
          </w:divBdr>
        </w:div>
        <w:div w:id="1707026201">
          <w:marLeft w:val="1166"/>
          <w:marRight w:val="0"/>
          <w:marTop w:val="86"/>
          <w:marBottom w:val="0"/>
          <w:divBdr>
            <w:top w:val="none" w:sz="0" w:space="0" w:color="auto"/>
            <w:left w:val="none" w:sz="0" w:space="0" w:color="auto"/>
            <w:bottom w:val="none" w:sz="0" w:space="0" w:color="auto"/>
            <w:right w:val="none" w:sz="0" w:space="0" w:color="auto"/>
          </w:divBdr>
        </w:div>
        <w:div w:id="1729187041">
          <w:marLeft w:val="1800"/>
          <w:marRight w:val="0"/>
          <w:marTop w:val="86"/>
          <w:marBottom w:val="0"/>
          <w:divBdr>
            <w:top w:val="none" w:sz="0" w:space="0" w:color="auto"/>
            <w:left w:val="none" w:sz="0" w:space="0" w:color="auto"/>
            <w:bottom w:val="none" w:sz="0" w:space="0" w:color="auto"/>
            <w:right w:val="none" w:sz="0" w:space="0" w:color="auto"/>
          </w:divBdr>
        </w:div>
        <w:div w:id="1730690095">
          <w:marLeft w:val="1166"/>
          <w:marRight w:val="0"/>
          <w:marTop w:val="86"/>
          <w:marBottom w:val="0"/>
          <w:divBdr>
            <w:top w:val="none" w:sz="0" w:space="0" w:color="auto"/>
            <w:left w:val="none" w:sz="0" w:space="0" w:color="auto"/>
            <w:bottom w:val="none" w:sz="0" w:space="0" w:color="auto"/>
            <w:right w:val="none" w:sz="0" w:space="0" w:color="auto"/>
          </w:divBdr>
        </w:div>
        <w:div w:id="1797260458">
          <w:marLeft w:val="1800"/>
          <w:marRight w:val="0"/>
          <w:marTop w:val="86"/>
          <w:marBottom w:val="0"/>
          <w:divBdr>
            <w:top w:val="none" w:sz="0" w:space="0" w:color="auto"/>
            <w:left w:val="none" w:sz="0" w:space="0" w:color="auto"/>
            <w:bottom w:val="none" w:sz="0" w:space="0" w:color="auto"/>
            <w:right w:val="none" w:sz="0" w:space="0" w:color="auto"/>
          </w:divBdr>
        </w:div>
        <w:div w:id="1976568998">
          <w:marLeft w:val="1166"/>
          <w:marRight w:val="0"/>
          <w:marTop w:val="86"/>
          <w:marBottom w:val="0"/>
          <w:divBdr>
            <w:top w:val="none" w:sz="0" w:space="0" w:color="auto"/>
            <w:left w:val="none" w:sz="0" w:space="0" w:color="auto"/>
            <w:bottom w:val="none" w:sz="0" w:space="0" w:color="auto"/>
            <w:right w:val="none" w:sz="0" w:space="0" w:color="auto"/>
          </w:divBdr>
        </w:div>
        <w:div w:id="2139764601">
          <w:marLeft w:val="1166"/>
          <w:marRight w:val="0"/>
          <w:marTop w:val="86"/>
          <w:marBottom w:val="0"/>
          <w:divBdr>
            <w:top w:val="none" w:sz="0" w:space="0" w:color="auto"/>
            <w:left w:val="none" w:sz="0" w:space="0" w:color="auto"/>
            <w:bottom w:val="none" w:sz="0" w:space="0" w:color="auto"/>
            <w:right w:val="none" w:sz="0" w:space="0" w:color="auto"/>
          </w:divBdr>
        </w:div>
      </w:divsChild>
    </w:div>
    <w:div w:id="1641298889">
      <w:bodyDiv w:val="1"/>
      <w:marLeft w:val="0"/>
      <w:marRight w:val="0"/>
      <w:marTop w:val="0"/>
      <w:marBottom w:val="0"/>
      <w:divBdr>
        <w:top w:val="none" w:sz="0" w:space="0" w:color="auto"/>
        <w:left w:val="none" w:sz="0" w:space="0" w:color="auto"/>
        <w:bottom w:val="none" w:sz="0" w:space="0" w:color="auto"/>
        <w:right w:val="none" w:sz="0" w:space="0" w:color="auto"/>
      </w:divBdr>
    </w:div>
    <w:div w:id="1642809848">
      <w:bodyDiv w:val="1"/>
      <w:marLeft w:val="0"/>
      <w:marRight w:val="0"/>
      <w:marTop w:val="0"/>
      <w:marBottom w:val="0"/>
      <w:divBdr>
        <w:top w:val="none" w:sz="0" w:space="0" w:color="auto"/>
        <w:left w:val="none" w:sz="0" w:space="0" w:color="auto"/>
        <w:bottom w:val="none" w:sz="0" w:space="0" w:color="auto"/>
        <w:right w:val="none" w:sz="0" w:space="0" w:color="auto"/>
      </w:divBdr>
      <w:divsChild>
        <w:div w:id="2035181074">
          <w:marLeft w:val="0"/>
          <w:marRight w:val="0"/>
          <w:marTop w:val="0"/>
          <w:marBottom w:val="0"/>
          <w:divBdr>
            <w:top w:val="none" w:sz="0" w:space="0" w:color="auto"/>
            <w:left w:val="none" w:sz="0" w:space="0" w:color="auto"/>
            <w:bottom w:val="none" w:sz="0" w:space="0" w:color="auto"/>
            <w:right w:val="none" w:sz="0" w:space="0" w:color="auto"/>
          </w:divBdr>
        </w:div>
      </w:divsChild>
    </w:div>
    <w:div w:id="1642923065">
      <w:bodyDiv w:val="1"/>
      <w:marLeft w:val="0"/>
      <w:marRight w:val="0"/>
      <w:marTop w:val="0"/>
      <w:marBottom w:val="0"/>
      <w:divBdr>
        <w:top w:val="none" w:sz="0" w:space="0" w:color="auto"/>
        <w:left w:val="none" w:sz="0" w:space="0" w:color="auto"/>
        <w:bottom w:val="none" w:sz="0" w:space="0" w:color="auto"/>
        <w:right w:val="none" w:sz="0" w:space="0" w:color="auto"/>
      </w:divBdr>
      <w:divsChild>
        <w:div w:id="1980842385">
          <w:marLeft w:val="0"/>
          <w:marRight w:val="0"/>
          <w:marTop w:val="0"/>
          <w:marBottom w:val="0"/>
          <w:divBdr>
            <w:top w:val="none" w:sz="0" w:space="0" w:color="auto"/>
            <w:left w:val="none" w:sz="0" w:space="0" w:color="auto"/>
            <w:bottom w:val="none" w:sz="0" w:space="0" w:color="auto"/>
            <w:right w:val="none" w:sz="0" w:space="0" w:color="auto"/>
          </w:divBdr>
          <w:divsChild>
            <w:div w:id="147019776">
              <w:marLeft w:val="0"/>
              <w:marRight w:val="0"/>
              <w:marTop w:val="0"/>
              <w:marBottom w:val="0"/>
              <w:divBdr>
                <w:top w:val="none" w:sz="0" w:space="0" w:color="auto"/>
                <w:left w:val="none" w:sz="0" w:space="0" w:color="auto"/>
                <w:bottom w:val="none" w:sz="0" w:space="0" w:color="auto"/>
                <w:right w:val="none" w:sz="0" w:space="0" w:color="auto"/>
              </w:divBdr>
            </w:div>
            <w:div w:id="174468567">
              <w:marLeft w:val="0"/>
              <w:marRight w:val="0"/>
              <w:marTop w:val="0"/>
              <w:marBottom w:val="0"/>
              <w:divBdr>
                <w:top w:val="none" w:sz="0" w:space="0" w:color="auto"/>
                <w:left w:val="none" w:sz="0" w:space="0" w:color="auto"/>
                <w:bottom w:val="none" w:sz="0" w:space="0" w:color="auto"/>
                <w:right w:val="none" w:sz="0" w:space="0" w:color="auto"/>
              </w:divBdr>
            </w:div>
            <w:div w:id="307709975">
              <w:marLeft w:val="0"/>
              <w:marRight w:val="0"/>
              <w:marTop w:val="0"/>
              <w:marBottom w:val="0"/>
              <w:divBdr>
                <w:top w:val="none" w:sz="0" w:space="0" w:color="auto"/>
                <w:left w:val="none" w:sz="0" w:space="0" w:color="auto"/>
                <w:bottom w:val="none" w:sz="0" w:space="0" w:color="auto"/>
                <w:right w:val="none" w:sz="0" w:space="0" w:color="auto"/>
              </w:divBdr>
            </w:div>
            <w:div w:id="360981239">
              <w:marLeft w:val="0"/>
              <w:marRight w:val="0"/>
              <w:marTop w:val="0"/>
              <w:marBottom w:val="0"/>
              <w:divBdr>
                <w:top w:val="none" w:sz="0" w:space="0" w:color="auto"/>
                <w:left w:val="none" w:sz="0" w:space="0" w:color="auto"/>
                <w:bottom w:val="none" w:sz="0" w:space="0" w:color="auto"/>
                <w:right w:val="none" w:sz="0" w:space="0" w:color="auto"/>
              </w:divBdr>
            </w:div>
            <w:div w:id="447089438">
              <w:marLeft w:val="0"/>
              <w:marRight w:val="0"/>
              <w:marTop w:val="0"/>
              <w:marBottom w:val="0"/>
              <w:divBdr>
                <w:top w:val="none" w:sz="0" w:space="0" w:color="auto"/>
                <w:left w:val="none" w:sz="0" w:space="0" w:color="auto"/>
                <w:bottom w:val="none" w:sz="0" w:space="0" w:color="auto"/>
                <w:right w:val="none" w:sz="0" w:space="0" w:color="auto"/>
              </w:divBdr>
            </w:div>
            <w:div w:id="479076061">
              <w:marLeft w:val="0"/>
              <w:marRight w:val="0"/>
              <w:marTop w:val="0"/>
              <w:marBottom w:val="0"/>
              <w:divBdr>
                <w:top w:val="none" w:sz="0" w:space="0" w:color="auto"/>
                <w:left w:val="none" w:sz="0" w:space="0" w:color="auto"/>
                <w:bottom w:val="none" w:sz="0" w:space="0" w:color="auto"/>
                <w:right w:val="none" w:sz="0" w:space="0" w:color="auto"/>
              </w:divBdr>
            </w:div>
            <w:div w:id="722219393">
              <w:marLeft w:val="0"/>
              <w:marRight w:val="0"/>
              <w:marTop w:val="0"/>
              <w:marBottom w:val="0"/>
              <w:divBdr>
                <w:top w:val="none" w:sz="0" w:space="0" w:color="auto"/>
                <w:left w:val="none" w:sz="0" w:space="0" w:color="auto"/>
                <w:bottom w:val="none" w:sz="0" w:space="0" w:color="auto"/>
                <w:right w:val="none" w:sz="0" w:space="0" w:color="auto"/>
              </w:divBdr>
            </w:div>
            <w:div w:id="789397427">
              <w:marLeft w:val="0"/>
              <w:marRight w:val="0"/>
              <w:marTop w:val="0"/>
              <w:marBottom w:val="0"/>
              <w:divBdr>
                <w:top w:val="none" w:sz="0" w:space="0" w:color="auto"/>
                <w:left w:val="none" w:sz="0" w:space="0" w:color="auto"/>
                <w:bottom w:val="none" w:sz="0" w:space="0" w:color="auto"/>
                <w:right w:val="none" w:sz="0" w:space="0" w:color="auto"/>
              </w:divBdr>
            </w:div>
            <w:div w:id="1207522206">
              <w:marLeft w:val="0"/>
              <w:marRight w:val="0"/>
              <w:marTop w:val="0"/>
              <w:marBottom w:val="0"/>
              <w:divBdr>
                <w:top w:val="none" w:sz="0" w:space="0" w:color="auto"/>
                <w:left w:val="none" w:sz="0" w:space="0" w:color="auto"/>
                <w:bottom w:val="none" w:sz="0" w:space="0" w:color="auto"/>
                <w:right w:val="none" w:sz="0" w:space="0" w:color="auto"/>
              </w:divBdr>
            </w:div>
            <w:div w:id="1459256242">
              <w:marLeft w:val="0"/>
              <w:marRight w:val="0"/>
              <w:marTop w:val="0"/>
              <w:marBottom w:val="0"/>
              <w:divBdr>
                <w:top w:val="none" w:sz="0" w:space="0" w:color="auto"/>
                <w:left w:val="none" w:sz="0" w:space="0" w:color="auto"/>
                <w:bottom w:val="none" w:sz="0" w:space="0" w:color="auto"/>
                <w:right w:val="none" w:sz="0" w:space="0" w:color="auto"/>
              </w:divBdr>
            </w:div>
            <w:div w:id="1522477281">
              <w:marLeft w:val="0"/>
              <w:marRight w:val="0"/>
              <w:marTop w:val="0"/>
              <w:marBottom w:val="0"/>
              <w:divBdr>
                <w:top w:val="none" w:sz="0" w:space="0" w:color="auto"/>
                <w:left w:val="none" w:sz="0" w:space="0" w:color="auto"/>
                <w:bottom w:val="none" w:sz="0" w:space="0" w:color="auto"/>
                <w:right w:val="none" w:sz="0" w:space="0" w:color="auto"/>
              </w:divBdr>
            </w:div>
            <w:div w:id="18420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6656">
      <w:bodyDiv w:val="1"/>
      <w:marLeft w:val="0"/>
      <w:marRight w:val="0"/>
      <w:marTop w:val="0"/>
      <w:marBottom w:val="0"/>
      <w:divBdr>
        <w:top w:val="none" w:sz="0" w:space="0" w:color="auto"/>
        <w:left w:val="none" w:sz="0" w:space="0" w:color="auto"/>
        <w:bottom w:val="none" w:sz="0" w:space="0" w:color="auto"/>
        <w:right w:val="none" w:sz="0" w:space="0" w:color="auto"/>
      </w:divBdr>
    </w:div>
    <w:div w:id="1644575560">
      <w:bodyDiv w:val="1"/>
      <w:marLeft w:val="0"/>
      <w:marRight w:val="0"/>
      <w:marTop w:val="0"/>
      <w:marBottom w:val="0"/>
      <w:divBdr>
        <w:top w:val="none" w:sz="0" w:space="0" w:color="auto"/>
        <w:left w:val="none" w:sz="0" w:space="0" w:color="auto"/>
        <w:bottom w:val="none" w:sz="0" w:space="0" w:color="auto"/>
        <w:right w:val="none" w:sz="0" w:space="0" w:color="auto"/>
      </w:divBdr>
    </w:div>
    <w:div w:id="1645621501">
      <w:bodyDiv w:val="1"/>
      <w:marLeft w:val="0"/>
      <w:marRight w:val="0"/>
      <w:marTop w:val="0"/>
      <w:marBottom w:val="0"/>
      <w:divBdr>
        <w:top w:val="none" w:sz="0" w:space="0" w:color="auto"/>
        <w:left w:val="none" w:sz="0" w:space="0" w:color="auto"/>
        <w:bottom w:val="none" w:sz="0" w:space="0" w:color="auto"/>
        <w:right w:val="none" w:sz="0" w:space="0" w:color="auto"/>
      </w:divBdr>
    </w:div>
    <w:div w:id="1646084663">
      <w:bodyDiv w:val="1"/>
      <w:marLeft w:val="0"/>
      <w:marRight w:val="0"/>
      <w:marTop w:val="0"/>
      <w:marBottom w:val="0"/>
      <w:divBdr>
        <w:top w:val="none" w:sz="0" w:space="0" w:color="auto"/>
        <w:left w:val="none" w:sz="0" w:space="0" w:color="auto"/>
        <w:bottom w:val="none" w:sz="0" w:space="0" w:color="auto"/>
        <w:right w:val="none" w:sz="0" w:space="0" w:color="auto"/>
      </w:divBdr>
      <w:divsChild>
        <w:div w:id="765350216">
          <w:marLeft w:val="547"/>
          <w:marRight w:val="0"/>
          <w:marTop w:val="115"/>
          <w:marBottom w:val="0"/>
          <w:divBdr>
            <w:top w:val="none" w:sz="0" w:space="0" w:color="auto"/>
            <w:left w:val="none" w:sz="0" w:space="0" w:color="auto"/>
            <w:bottom w:val="none" w:sz="0" w:space="0" w:color="auto"/>
            <w:right w:val="none" w:sz="0" w:space="0" w:color="auto"/>
          </w:divBdr>
        </w:div>
        <w:div w:id="1498619585">
          <w:marLeft w:val="547"/>
          <w:marRight w:val="0"/>
          <w:marTop w:val="115"/>
          <w:marBottom w:val="0"/>
          <w:divBdr>
            <w:top w:val="none" w:sz="0" w:space="0" w:color="auto"/>
            <w:left w:val="none" w:sz="0" w:space="0" w:color="auto"/>
            <w:bottom w:val="none" w:sz="0" w:space="0" w:color="auto"/>
            <w:right w:val="none" w:sz="0" w:space="0" w:color="auto"/>
          </w:divBdr>
        </w:div>
      </w:divsChild>
    </w:div>
    <w:div w:id="1646280801">
      <w:bodyDiv w:val="1"/>
      <w:marLeft w:val="0"/>
      <w:marRight w:val="0"/>
      <w:marTop w:val="0"/>
      <w:marBottom w:val="0"/>
      <w:divBdr>
        <w:top w:val="none" w:sz="0" w:space="0" w:color="auto"/>
        <w:left w:val="none" w:sz="0" w:space="0" w:color="auto"/>
        <w:bottom w:val="none" w:sz="0" w:space="0" w:color="auto"/>
        <w:right w:val="none" w:sz="0" w:space="0" w:color="auto"/>
      </w:divBdr>
    </w:div>
    <w:div w:id="1647778087">
      <w:bodyDiv w:val="1"/>
      <w:marLeft w:val="0"/>
      <w:marRight w:val="0"/>
      <w:marTop w:val="0"/>
      <w:marBottom w:val="0"/>
      <w:divBdr>
        <w:top w:val="none" w:sz="0" w:space="0" w:color="auto"/>
        <w:left w:val="none" w:sz="0" w:space="0" w:color="auto"/>
        <w:bottom w:val="none" w:sz="0" w:space="0" w:color="auto"/>
        <w:right w:val="none" w:sz="0" w:space="0" w:color="auto"/>
      </w:divBdr>
      <w:divsChild>
        <w:div w:id="286350588">
          <w:marLeft w:val="1800"/>
          <w:marRight w:val="0"/>
          <w:marTop w:val="96"/>
          <w:marBottom w:val="0"/>
          <w:divBdr>
            <w:top w:val="none" w:sz="0" w:space="0" w:color="auto"/>
            <w:left w:val="none" w:sz="0" w:space="0" w:color="auto"/>
            <w:bottom w:val="none" w:sz="0" w:space="0" w:color="auto"/>
            <w:right w:val="none" w:sz="0" w:space="0" w:color="auto"/>
          </w:divBdr>
        </w:div>
        <w:div w:id="449324411">
          <w:marLeft w:val="1166"/>
          <w:marRight w:val="0"/>
          <w:marTop w:val="115"/>
          <w:marBottom w:val="0"/>
          <w:divBdr>
            <w:top w:val="none" w:sz="0" w:space="0" w:color="auto"/>
            <w:left w:val="none" w:sz="0" w:space="0" w:color="auto"/>
            <w:bottom w:val="none" w:sz="0" w:space="0" w:color="auto"/>
            <w:right w:val="none" w:sz="0" w:space="0" w:color="auto"/>
          </w:divBdr>
        </w:div>
        <w:div w:id="793792892">
          <w:marLeft w:val="1166"/>
          <w:marRight w:val="0"/>
          <w:marTop w:val="115"/>
          <w:marBottom w:val="0"/>
          <w:divBdr>
            <w:top w:val="none" w:sz="0" w:space="0" w:color="auto"/>
            <w:left w:val="none" w:sz="0" w:space="0" w:color="auto"/>
            <w:bottom w:val="none" w:sz="0" w:space="0" w:color="auto"/>
            <w:right w:val="none" w:sz="0" w:space="0" w:color="auto"/>
          </w:divBdr>
        </w:div>
        <w:div w:id="924145680">
          <w:marLeft w:val="1800"/>
          <w:marRight w:val="0"/>
          <w:marTop w:val="96"/>
          <w:marBottom w:val="0"/>
          <w:divBdr>
            <w:top w:val="none" w:sz="0" w:space="0" w:color="auto"/>
            <w:left w:val="none" w:sz="0" w:space="0" w:color="auto"/>
            <w:bottom w:val="none" w:sz="0" w:space="0" w:color="auto"/>
            <w:right w:val="none" w:sz="0" w:space="0" w:color="auto"/>
          </w:divBdr>
        </w:div>
        <w:div w:id="994380965">
          <w:marLeft w:val="1800"/>
          <w:marRight w:val="0"/>
          <w:marTop w:val="96"/>
          <w:marBottom w:val="0"/>
          <w:divBdr>
            <w:top w:val="none" w:sz="0" w:space="0" w:color="auto"/>
            <w:left w:val="none" w:sz="0" w:space="0" w:color="auto"/>
            <w:bottom w:val="none" w:sz="0" w:space="0" w:color="auto"/>
            <w:right w:val="none" w:sz="0" w:space="0" w:color="auto"/>
          </w:divBdr>
        </w:div>
        <w:div w:id="1035235870">
          <w:marLeft w:val="547"/>
          <w:marRight w:val="0"/>
          <w:marTop w:val="130"/>
          <w:marBottom w:val="0"/>
          <w:divBdr>
            <w:top w:val="none" w:sz="0" w:space="0" w:color="auto"/>
            <w:left w:val="none" w:sz="0" w:space="0" w:color="auto"/>
            <w:bottom w:val="none" w:sz="0" w:space="0" w:color="auto"/>
            <w:right w:val="none" w:sz="0" w:space="0" w:color="auto"/>
          </w:divBdr>
        </w:div>
      </w:divsChild>
    </w:div>
    <w:div w:id="1648362009">
      <w:bodyDiv w:val="1"/>
      <w:marLeft w:val="0"/>
      <w:marRight w:val="0"/>
      <w:marTop w:val="0"/>
      <w:marBottom w:val="0"/>
      <w:divBdr>
        <w:top w:val="none" w:sz="0" w:space="0" w:color="auto"/>
        <w:left w:val="none" w:sz="0" w:space="0" w:color="auto"/>
        <w:bottom w:val="none" w:sz="0" w:space="0" w:color="auto"/>
        <w:right w:val="none" w:sz="0" w:space="0" w:color="auto"/>
      </w:divBdr>
    </w:div>
    <w:div w:id="1648514748">
      <w:bodyDiv w:val="1"/>
      <w:marLeft w:val="0"/>
      <w:marRight w:val="0"/>
      <w:marTop w:val="0"/>
      <w:marBottom w:val="0"/>
      <w:divBdr>
        <w:top w:val="none" w:sz="0" w:space="0" w:color="auto"/>
        <w:left w:val="none" w:sz="0" w:space="0" w:color="auto"/>
        <w:bottom w:val="none" w:sz="0" w:space="0" w:color="auto"/>
        <w:right w:val="none" w:sz="0" w:space="0" w:color="auto"/>
      </w:divBdr>
    </w:div>
    <w:div w:id="1649244063">
      <w:bodyDiv w:val="1"/>
      <w:marLeft w:val="0"/>
      <w:marRight w:val="0"/>
      <w:marTop w:val="0"/>
      <w:marBottom w:val="0"/>
      <w:divBdr>
        <w:top w:val="none" w:sz="0" w:space="0" w:color="auto"/>
        <w:left w:val="none" w:sz="0" w:space="0" w:color="auto"/>
        <w:bottom w:val="none" w:sz="0" w:space="0" w:color="auto"/>
        <w:right w:val="none" w:sz="0" w:space="0" w:color="auto"/>
      </w:divBdr>
      <w:divsChild>
        <w:div w:id="284581282">
          <w:marLeft w:val="1166"/>
          <w:marRight w:val="0"/>
          <w:marTop w:val="77"/>
          <w:marBottom w:val="0"/>
          <w:divBdr>
            <w:top w:val="none" w:sz="0" w:space="0" w:color="auto"/>
            <w:left w:val="none" w:sz="0" w:space="0" w:color="auto"/>
            <w:bottom w:val="none" w:sz="0" w:space="0" w:color="auto"/>
            <w:right w:val="none" w:sz="0" w:space="0" w:color="auto"/>
          </w:divBdr>
        </w:div>
        <w:div w:id="571695894">
          <w:marLeft w:val="1166"/>
          <w:marRight w:val="0"/>
          <w:marTop w:val="77"/>
          <w:marBottom w:val="0"/>
          <w:divBdr>
            <w:top w:val="none" w:sz="0" w:space="0" w:color="auto"/>
            <w:left w:val="none" w:sz="0" w:space="0" w:color="auto"/>
            <w:bottom w:val="none" w:sz="0" w:space="0" w:color="auto"/>
            <w:right w:val="none" w:sz="0" w:space="0" w:color="auto"/>
          </w:divBdr>
        </w:div>
        <w:div w:id="933516612">
          <w:marLeft w:val="1166"/>
          <w:marRight w:val="0"/>
          <w:marTop w:val="77"/>
          <w:marBottom w:val="0"/>
          <w:divBdr>
            <w:top w:val="none" w:sz="0" w:space="0" w:color="auto"/>
            <w:left w:val="none" w:sz="0" w:space="0" w:color="auto"/>
            <w:bottom w:val="none" w:sz="0" w:space="0" w:color="auto"/>
            <w:right w:val="none" w:sz="0" w:space="0" w:color="auto"/>
          </w:divBdr>
        </w:div>
        <w:div w:id="1225487060">
          <w:marLeft w:val="547"/>
          <w:marRight w:val="0"/>
          <w:marTop w:val="96"/>
          <w:marBottom w:val="0"/>
          <w:divBdr>
            <w:top w:val="none" w:sz="0" w:space="0" w:color="auto"/>
            <w:left w:val="none" w:sz="0" w:space="0" w:color="auto"/>
            <w:bottom w:val="none" w:sz="0" w:space="0" w:color="auto"/>
            <w:right w:val="none" w:sz="0" w:space="0" w:color="auto"/>
          </w:divBdr>
        </w:div>
        <w:div w:id="1782408187">
          <w:marLeft w:val="1166"/>
          <w:marRight w:val="0"/>
          <w:marTop w:val="77"/>
          <w:marBottom w:val="0"/>
          <w:divBdr>
            <w:top w:val="none" w:sz="0" w:space="0" w:color="auto"/>
            <w:left w:val="none" w:sz="0" w:space="0" w:color="auto"/>
            <w:bottom w:val="none" w:sz="0" w:space="0" w:color="auto"/>
            <w:right w:val="none" w:sz="0" w:space="0" w:color="auto"/>
          </w:divBdr>
        </w:div>
        <w:div w:id="1802722440">
          <w:marLeft w:val="1166"/>
          <w:marRight w:val="0"/>
          <w:marTop w:val="77"/>
          <w:marBottom w:val="0"/>
          <w:divBdr>
            <w:top w:val="none" w:sz="0" w:space="0" w:color="auto"/>
            <w:left w:val="none" w:sz="0" w:space="0" w:color="auto"/>
            <w:bottom w:val="none" w:sz="0" w:space="0" w:color="auto"/>
            <w:right w:val="none" w:sz="0" w:space="0" w:color="auto"/>
          </w:divBdr>
        </w:div>
        <w:div w:id="1833527577">
          <w:marLeft w:val="547"/>
          <w:marRight w:val="0"/>
          <w:marTop w:val="96"/>
          <w:marBottom w:val="0"/>
          <w:divBdr>
            <w:top w:val="none" w:sz="0" w:space="0" w:color="auto"/>
            <w:left w:val="none" w:sz="0" w:space="0" w:color="auto"/>
            <w:bottom w:val="none" w:sz="0" w:space="0" w:color="auto"/>
            <w:right w:val="none" w:sz="0" w:space="0" w:color="auto"/>
          </w:divBdr>
        </w:div>
        <w:div w:id="1877808182">
          <w:marLeft w:val="547"/>
          <w:marRight w:val="0"/>
          <w:marTop w:val="96"/>
          <w:marBottom w:val="0"/>
          <w:divBdr>
            <w:top w:val="none" w:sz="0" w:space="0" w:color="auto"/>
            <w:left w:val="none" w:sz="0" w:space="0" w:color="auto"/>
            <w:bottom w:val="none" w:sz="0" w:space="0" w:color="auto"/>
            <w:right w:val="none" w:sz="0" w:space="0" w:color="auto"/>
          </w:divBdr>
        </w:div>
      </w:divsChild>
    </w:div>
    <w:div w:id="1650986634">
      <w:bodyDiv w:val="1"/>
      <w:marLeft w:val="0"/>
      <w:marRight w:val="0"/>
      <w:marTop w:val="0"/>
      <w:marBottom w:val="0"/>
      <w:divBdr>
        <w:top w:val="none" w:sz="0" w:space="0" w:color="auto"/>
        <w:left w:val="none" w:sz="0" w:space="0" w:color="auto"/>
        <w:bottom w:val="none" w:sz="0" w:space="0" w:color="auto"/>
        <w:right w:val="none" w:sz="0" w:space="0" w:color="auto"/>
      </w:divBdr>
    </w:div>
    <w:div w:id="1653487667">
      <w:bodyDiv w:val="1"/>
      <w:marLeft w:val="0"/>
      <w:marRight w:val="0"/>
      <w:marTop w:val="0"/>
      <w:marBottom w:val="0"/>
      <w:divBdr>
        <w:top w:val="none" w:sz="0" w:space="0" w:color="auto"/>
        <w:left w:val="none" w:sz="0" w:space="0" w:color="auto"/>
        <w:bottom w:val="none" w:sz="0" w:space="0" w:color="auto"/>
        <w:right w:val="none" w:sz="0" w:space="0" w:color="auto"/>
      </w:divBdr>
    </w:div>
    <w:div w:id="1653488695">
      <w:bodyDiv w:val="1"/>
      <w:marLeft w:val="0"/>
      <w:marRight w:val="0"/>
      <w:marTop w:val="0"/>
      <w:marBottom w:val="0"/>
      <w:divBdr>
        <w:top w:val="none" w:sz="0" w:space="0" w:color="auto"/>
        <w:left w:val="none" w:sz="0" w:space="0" w:color="auto"/>
        <w:bottom w:val="none" w:sz="0" w:space="0" w:color="auto"/>
        <w:right w:val="none" w:sz="0" w:space="0" w:color="auto"/>
      </w:divBdr>
    </w:div>
    <w:div w:id="1654218351">
      <w:bodyDiv w:val="1"/>
      <w:marLeft w:val="0"/>
      <w:marRight w:val="0"/>
      <w:marTop w:val="0"/>
      <w:marBottom w:val="0"/>
      <w:divBdr>
        <w:top w:val="none" w:sz="0" w:space="0" w:color="auto"/>
        <w:left w:val="none" w:sz="0" w:space="0" w:color="auto"/>
        <w:bottom w:val="none" w:sz="0" w:space="0" w:color="auto"/>
        <w:right w:val="none" w:sz="0" w:space="0" w:color="auto"/>
      </w:divBdr>
    </w:div>
    <w:div w:id="1654679278">
      <w:bodyDiv w:val="1"/>
      <w:marLeft w:val="0"/>
      <w:marRight w:val="0"/>
      <w:marTop w:val="0"/>
      <w:marBottom w:val="0"/>
      <w:divBdr>
        <w:top w:val="none" w:sz="0" w:space="0" w:color="auto"/>
        <w:left w:val="none" w:sz="0" w:space="0" w:color="auto"/>
        <w:bottom w:val="none" w:sz="0" w:space="0" w:color="auto"/>
        <w:right w:val="none" w:sz="0" w:space="0" w:color="auto"/>
      </w:divBdr>
    </w:div>
    <w:div w:id="1656251998">
      <w:bodyDiv w:val="1"/>
      <w:marLeft w:val="0"/>
      <w:marRight w:val="0"/>
      <w:marTop w:val="0"/>
      <w:marBottom w:val="0"/>
      <w:divBdr>
        <w:top w:val="none" w:sz="0" w:space="0" w:color="auto"/>
        <w:left w:val="none" w:sz="0" w:space="0" w:color="auto"/>
        <w:bottom w:val="none" w:sz="0" w:space="0" w:color="auto"/>
        <w:right w:val="none" w:sz="0" w:space="0" w:color="auto"/>
      </w:divBdr>
    </w:div>
    <w:div w:id="1656453816">
      <w:bodyDiv w:val="1"/>
      <w:marLeft w:val="0"/>
      <w:marRight w:val="0"/>
      <w:marTop w:val="0"/>
      <w:marBottom w:val="0"/>
      <w:divBdr>
        <w:top w:val="none" w:sz="0" w:space="0" w:color="auto"/>
        <w:left w:val="none" w:sz="0" w:space="0" w:color="auto"/>
        <w:bottom w:val="none" w:sz="0" w:space="0" w:color="auto"/>
        <w:right w:val="none" w:sz="0" w:space="0" w:color="auto"/>
      </w:divBdr>
    </w:div>
    <w:div w:id="1656642675">
      <w:bodyDiv w:val="1"/>
      <w:marLeft w:val="0"/>
      <w:marRight w:val="0"/>
      <w:marTop w:val="0"/>
      <w:marBottom w:val="0"/>
      <w:divBdr>
        <w:top w:val="none" w:sz="0" w:space="0" w:color="auto"/>
        <w:left w:val="none" w:sz="0" w:space="0" w:color="auto"/>
        <w:bottom w:val="none" w:sz="0" w:space="0" w:color="auto"/>
        <w:right w:val="none" w:sz="0" w:space="0" w:color="auto"/>
      </w:divBdr>
    </w:div>
    <w:div w:id="1657026863">
      <w:bodyDiv w:val="1"/>
      <w:marLeft w:val="0"/>
      <w:marRight w:val="0"/>
      <w:marTop w:val="0"/>
      <w:marBottom w:val="0"/>
      <w:divBdr>
        <w:top w:val="none" w:sz="0" w:space="0" w:color="auto"/>
        <w:left w:val="none" w:sz="0" w:space="0" w:color="auto"/>
        <w:bottom w:val="none" w:sz="0" w:space="0" w:color="auto"/>
        <w:right w:val="none" w:sz="0" w:space="0" w:color="auto"/>
      </w:divBdr>
    </w:div>
    <w:div w:id="1657107627">
      <w:bodyDiv w:val="1"/>
      <w:marLeft w:val="0"/>
      <w:marRight w:val="0"/>
      <w:marTop w:val="0"/>
      <w:marBottom w:val="0"/>
      <w:divBdr>
        <w:top w:val="none" w:sz="0" w:space="0" w:color="auto"/>
        <w:left w:val="none" w:sz="0" w:space="0" w:color="auto"/>
        <w:bottom w:val="none" w:sz="0" w:space="0" w:color="auto"/>
        <w:right w:val="none" w:sz="0" w:space="0" w:color="auto"/>
      </w:divBdr>
    </w:div>
    <w:div w:id="1657294658">
      <w:bodyDiv w:val="1"/>
      <w:marLeft w:val="0"/>
      <w:marRight w:val="0"/>
      <w:marTop w:val="0"/>
      <w:marBottom w:val="0"/>
      <w:divBdr>
        <w:top w:val="none" w:sz="0" w:space="0" w:color="auto"/>
        <w:left w:val="none" w:sz="0" w:space="0" w:color="auto"/>
        <w:bottom w:val="none" w:sz="0" w:space="0" w:color="auto"/>
        <w:right w:val="none" w:sz="0" w:space="0" w:color="auto"/>
      </w:divBdr>
      <w:divsChild>
        <w:div w:id="84115021">
          <w:marLeft w:val="547"/>
          <w:marRight w:val="0"/>
          <w:marTop w:val="115"/>
          <w:marBottom w:val="0"/>
          <w:divBdr>
            <w:top w:val="none" w:sz="0" w:space="0" w:color="auto"/>
            <w:left w:val="none" w:sz="0" w:space="0" w:color="auto"/>
            <w:bottom w:val="none" w:sz="0" w:space="0" w:color="auto"/>
            <w:right w:val="none" w:sz="0" w:space="0" w:color="auto"/>
          </w:divBdr>
        </w:div>
        <w:div w:id="480346103">
          <w:marLeft w:val="547"/>
          <w:marRight w:val="0"/>
          <w:marTop w:val="115"/>
          <w:marBottom w:val="0"/>
          <w:divBdr>
            <w:top w:val="none" w:sz="0" w:space="0" w:color="auto"/>
            <w:left w:val="none" w:sz="0" w:space="0" w:color="auto"/>
            <w:bottom w:val="none" w:sz="0" w:space="0" w:color="auto"/>
            <w:right w:val="none" w:sz="0" w:space="0" w:color="auto"/>
          </w:divBdr>
        </w:div>
        <w:div w:id="1461145302">
          <w:marLeft w:val="547"/>
          <w:marRight w:val="0"/>
          <w:marTop w:val="115"/>
          <w:marBottom w:val="0"/>
          <w:divBdr>
            <w:top w:val="none" w:sz="0" w:space="0" w:color="auto"/>
            <w:left w:val="none" w:sz="0" w:space="0" w:color="auto"/>
            <w:bottom w:val="none" w:sz="0" w:space="0" w:color="auto"/>
            <w:right w:val="none" w:sz="0" w:space="0" w:color="auto"/>
          </w:divBdr>
        </w:div>
        <w:div w:id="1855146349">
          <w:marLeft w:val="1166"/>
          <w:marRight w:val="0"/>
          <w:marTop w:val="96"/>
          <w:marBottom w:val="0"/>
          <w:divBdr>
            <w:top w:val="none" w:sz="0" w:space="0" w:color="auto"/>
            <w:left w:val="none" w:sz="0" w:space="0" w:color="auto"/>
            <w:bottom w:val="none" w:sz="0" w:space="0" w:color="auto"/>
            <w:right w:val="none" w:sz="0" w:space="0" w:color="auto"/>
          </w:divBdr>
        </w:div>
        <w:div w:id="1885872510">
          <w:marLeft w:val="1166"/>
          <w:marRight w:val="0"/>
          <w:marTop w:val="96"/>
          <w:marBottom w:val="0"/>
          <w:divBdr>
            <w:top w:val="none" w:sz="0" w:space="0" w:color="auto"/>
            <w:left w:val="none" w:sz="0" w:space="0" w:color="auto"/>
            <w:bottom w:val="none" w:sz="0" w:space="0" w:color="auto"/>
            <w:right w:val="none" w:sz="0" w:space="0" w:color="auto"/>
          </w:divBdr>
        </w:div>
        <w:div w:id="2075422123">
          <w:marLeft w:val="1166"/>
          <w:marRight w:val="0"/>
          <w:marTop w:val="96"/>
          <w:marBottom w:val="0"/>
          <w:divBdr>
            <w:top w:val="none" w:sz="0" w:space="0" w:color="auto"/>
            <w:left w:val="none" w:sz="0" w:space="0" w:color="auto"/>
            <w:bottom w:val="none" w:sz="0" w:space="0" w:color="auto"/>
            <w:right w:val="none" w:sz="0" w:space="0" w:color="auto"/>
          </w:divBdr>
        </w:div>
      </w:divsChild>
    </w:div>
    <w:div w:id="1658071071">
      <w:bodyDiv w:val="1"/>
      <w:marLeft w:val="0"/>
      <w:marRight w:val="0"/>
      <w:marTop w:val="0"/>
      <w:marBottom w:val="0"/>
      <w:divBdr>
        <w:top w:val="none" w:sz="0" w:space="0" w:color="auto"/>
        <w:left w:val="none" w:sz="0" w:space="0" w:color="auto"/>
        <w:bottom w:val="none" w:sz="0" w:space="0" w:color="auto"/>
        <w:right w:val="none" w:sz="0" w:space="0" w:color="auto"/>
      </w:divBdr>
    </w:div>
    <w:div w:id="1658731793">
      <w:bodyDiv w:val="1"/>
      <w:marLeft w:val="0"/>
      <w:marRight w:val="0"/>
      <w:marTop w:val="0"/>
      <w:marBottom w:val="0"/>
      <w:divBdr>
        <w:top w:val="none" w:sz="0" w:space="0" w:color="auto"/>
        <w:left w:val="none" w:sz="0" w:space="0" w:color="auto"/>
        <w:bottom w:val="none" w:sz="0" w:space="0" w:color="auto"/>
        <w:right w:val="none" w:sz="0" w:space="0" w:color="auto"/>
      </w:divBdr>
      <w:divsChild>
        <w:div w:id="198132636">
          <w:marLeft w:val="1800"/>
          <w:marRight w:val="0"/>
          <w:marTop w:val="82"/>
          <w:marBottom w:val="0"/>
          <w:divBdr>
            <w:top w:val="none" w:sz="0" w:space="0" w:color="auto"/>
            <w:left w:val="none" w:sz="0" w:space="0" w:color="auto"/>
            <w:bottom w:val="none" w:sz="0" w:space="0" w:color="auto"/>
            <w:right w:val="none" w:sz="0" w:space="0" w:color="auto"/>
          </w:divBdr>
        </w:div>
        <w:div w:id="758217092">
          <w:marLeft w:val="1800"/>
          <w:marRight w:val="0"/>
          <w:marTop w:val="82"/>
          <w:marBottom w:val="0"/>
          <w:divBdr>
            <w:top w:val="none" w:sz="0" w:space="0" w:color="auto"/>
            <w:left w:val="none" w:sz="0" w:space="0" w:color="auto"/>
            <w:bottom w:val="none" w:sz="0" w:space="0" w:color="auto"/>
            <w:right w:val="none" w:sz="0" w:space="0" w:color="auto"/>
          </w:divBdr>
        </w:div>
        <w:div w:id="795609625">
          <w:marLeft w:val="1166"/>
          <w:marRight w:val="0"/>
          <w:marTop w:val="115"/>
          <w:marBottom w:val="0"/>
          <w:divBdr>
            <w:top w:val="none" w:sz="0" w:space="0" w:color="auto"/>
            <w:left w:val="none" w:sz="0" w:space="0" w:color="auto"/>
            <w:bottom w:val="none" w:sz="0" w:space="0" w:color="auto"/>
            <w:right w:val="none" w:sz="0" w:space="0" w:color="auto"/>
          </w:divBdr>
        </w:div>
        <w:div w:id="897742379">
          <w:marLeft w:val="1800"/>
          <w:marRight w:val="0"/>
          <w:marTop w:val="82"/>
          <w:marBottom w:val="0"/>
          <w:divBdr>
            <w:top w:val="none" w:sz="0" w:space="0" w:color="auto"/>
            <w:left w:val="none" w:sz="0" w:space="0" w:color="auto"/>
            <w:bottom w:val="none" w:sz="0" w:space="0" w:color="auto"/>
            <w:right w:val="none" w:sz="0" w:space="0" w:color="auto"/>
          </w:divBdr>
        </w:div>
        <w:div w:id="1061365147">
          <w:marLeft w:val="547"/>
          <w:marRight w:val="0"/>
          <w:marTop w:val="115"/>
          <w:marBottom w:val="0"/>
          <w:divBdr>
            <w:top w:val="none" w:sz="0" w:space="0" w:color="auto"/>
            <w:left w:val="none" w:sz="0" w:space="0" w:color="auto"/>
            <w:bottom w:val="none" w:sz="0" w:space="0" w:color="auto"/>
            <w:right w:val="none" w:sz="0" w:space="0" w:color="auto"/>
          </w:divBdr>
        </w:div>
        <w:div w:id="1087381089">
          <w:marLeft w:val="1166"/>
          <w:marRight w:val="0"/>
          <w:marTop w:val="96"/>
          <w:marBottom w:val="0"/>
          <w:divBdr>
            <w:top w:val="none" w:sz="0" w:space="0" w:color="auto"/>
            <w:left w:val="none" w:sz="0" w:space="0" w:color="auto"/>
            <w:bottom w:val="none" w:sz="0" w:space="0" w:color="auto"/>
            <w:right w:val="none" w:sz="0" w:space="0" w:color="auto"/>
          </w:divBdr>
        </w:div>
        <w:div w:id="1848669392">
          <w:marLeft w:val="1166"/>
          <w:marRight w:val="0"/>
          <w:marTop w:val="96"/>
          <w:marBottom w:val="0"/>
          <w:divBdr>
            <w:top w:val="none" w:sz="0" w:space="0" w:color="auto"/>
            <w:left w:val="none" w:sz="0" w:space="0" w:color="auto"/>
            <w:bottom w:val="none" w:sz="0" w:space="0" w:color="auto"/>
            <w:right w:val="none" w:sz="0" w:space="0" w:color="auto"/>
          </w:divBdr>
        </w:div>
        <w:div w:id="1906797194">
          <w:marLeft w:val="1800"/>
          <w:marRight w:val="0"/>
          <w:marTop w:val="82"/>
          <w:marBottom w:val="0"/>
          <w:divBdr>
            <w:top w:val="none" w:sz="0" w:space="0" w:color="auto"/>
            <w:left w:val="none" w:sz="0" w:space="0" w:color="auto"/>
            <w:bottom w:val="none" w:sz="0" w:space="0" w:color="auto"/>
            <w:right w:val="none" w:sz="0" w:space="0" w:color="auto"/>
          </w:divBdr>
        </w:div>
      </w:divsChild>
    </w:div>
    <w:div w:id="1660039933">
      <w:bodyDiv w:val="1"/>
      <w:marLeft w:val="0"/>
      <w:marRight w:val="0"/>
      <w:marTop w:val="0"/>
      <w:marBottom w:val="0"/>
      <w:divBdr>
        <w:top w:val="none" w:sz="0" w:space="0" w:color="auto"/>
        <w:left w:val="none" w:sz="0" w:space="0" w:color="auto"/>
        <w:bottom w:val="none" w:sz="0" w:space="0" w:color="auto"/>
        <w:right w:val="none" w:sz="0" w:space="0" w:color="auto"/>
      </w:divBdr>
    </w:div>
    <w:div w:id="1660578394">
      <w:bodyDiv w:val="1"/>
      <w:marLeft w:val="0"/>
      <w:marRight w:val="0"/>
      <w:marTop w:val="0"/>
      <w:marBottom w:val="0"/>
      <w:divBdr>
        <w:top w:val="none" w:sz="0" w:space="0" w:color="auto"/>
        <w:left w:val="none" w:sz="0" w:space="0" w:color="auto"/>
        <w:bottom w:val="none" w:sz="0" w:space="0" w:color="auto"/>
        <w:right w:val="none" w:sz="0" w:space="0" w:color="auto"/>
      </w:divBdr>
    </w:div>
    <w:div w:id="1660618818">
      <w:bodyDiv w:val="1"/>
      <w:marLeft w:val="0"/>
      <w:marRight w:val="0"/>
      <w:marTop w:val="0"/>
      <w:marBottom w:val="0"/>
      <w:divBdr>
        <w:top w:val="none" w:sz="0" w:space="0" w:color="auto"/>
        <w:left w:val="none" w:sz="0" w:space="0" w:color="auto"/>
        <w:bottom w:val="none" w:sz="0" w:space="0" w:color="auto"/>
        <w:right w:val="none" w:sz="0" w:space="0" w:color="auto"/>
      </w:divBdr>
    </w:div>
    <w:div w:id="1660767859">
      <w:bodyDiv w:val="1"/>
      <w:marLeft w:val="0"/>
      <w:marRight w:val="0"/>
      <w:marTop w:val="0"/>
      <w:marBottom w:val="0"/>
      <w:divBdr>
        <w:top w:val="none" w:sz="0" w:space="0" w:color="auto"/>
        <w:left w:val="none" w:sz="0" w:space="0" w:color="auto"/>
        <w:bottom w:val="none" w:sz="0" w:space="0" w:color="auto"/>
        <w:right w:val="none" w:sz="0" w:space="0" w:color="auto"/>
      </w:divBdr>
      <w:divsChild>
        <w:div w:id="1385103853">
          <w:marLeft w:val="0"/>
          <w:marRight w:val="0"/>
          <w:marTop w:val="0"/>
          <w:marBottom w:val="0"/>
          <w:divBdr>
            <w:top w:val="none" w:sz="0" w:space="0" w:color="auto"/>
            <w:left w:val="none" w:sz="0" w:space="0" w:color="auto"/>
            <w:bottom w:val="none" w:sz="0" w:space="0" w:color="auto"/>
            <w:right w:val="none" w:sz="0" w:space="0" w:color="auto"/>
          </w:divBdr>
          <w:divsChild>
            <w:div w:id="70854512">
              <w:marLeft w:val="0"/>
              <w:marRight w:val="0"/>
              <w:marTop w:val="0"/>
              <w:marBottom w:val="0"/>
              <w:divBdr>
                <w:top w:val="none" w:sz="0" w:space="0" w:color="auto"/>
                <w:left w:val="none" w:sz="0" w:space="0" w:color="auto"/>
                <w:bottom w:val="none" w:sz="0" w:space="0" w:color="auto"/>
                <w:right w:val="none" w:sz="0" w:space="0" w:color="auto"/>
              </w:divBdr>
            </w:div>
            <w:div w:id="104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03904">
      <w:bodyDiv w:val="1"/>
      <w:marLeft w:val="0"/>
      <w:marRight w:val="0"/>
      <w:marTop w:val="0"/>
      <w:marBottom w:val="0"/>
      <w:divBdr>
        <w:top w:val="none" w:sz="0" w:space="0" w:color="auto"/>
        <w:left w:val="none" w:sz="0" w:space="0" w:color="auto"/>
        <w:bottom w:val="none" w:sz="0" w:space="0" w:color="auto"/>
        <w:right w:val="none" w:sz="0" w:space="0" w:color="auto"/>
      </w:divBdr>
    </w:div>
    <w:div w:id="1662804596">
      <w:bodyDiv w:val="1"/>
      <w:marLeft w:val="0"/>
      <w:marRight w:val="0"/>
      <w:marTop w:val="0"/>
      <w:marBottom w:val="0"/>
      <w:divBdr>
        <w:top w:val="none" w:sz="0" w:space="0" w:color="auto"/>
        <w:left w:val="none" w:sz="0" w:space="0" w:color="auto"/>
        <w:bottom w:val="none" w:sz="0" w:space="0" w:color="auto"/>
        <w:right w:val="none" w:sz="0" w:space="0" w:color="auto"/>
      </w:divBdr>
    </w:div>
    <w:div w:id="1663073370">
      <w:bodyDiv w:val="1"/>
      <w:marLeft w:val="0"/>
      <w:marRight w:val="0"/>
      <w:marTop w:val="0"/>
      <w:marBottom w:val="0"/>
      <w:divBdr>
        <w:top w:val="none" w:sz="0" w:space="0" w:color="auto"/>
        <w:left w:val="none" w:sz="0" w:space="0" w:color="auto"/>
        <w:bottom w:val="none" w:sz="0" w:space="0" w:color="auto"/>
        <w:right w:val="none" w:sz="0" w:space="0" w:color="auto"/>
      </w:divBdr>
      <w:divsChild>
        <w:div w:id="204560141">
          <w:marLeft w:val="1267"/>
          <w:marRight w:val="0"/>
          <w:marTop w:val="0"/>
          <w:marBottom w:val="0"/>
          <w:divBdr>
            <w:top w:val="none" w:sz="0" w:space="0" w:color="auto"/>
            <w:left w:val="none" w:sz="0" w:space="0" w:color="auto"/>
            <w:bottom w:val="none" w:sz="0" w:space="0" w:color="auto"/>
            <w:right w:val="none" w:sz="0" w:space="0" w:color="auto"/>
          </w:divBdr>
        </w:div>
        <w:div w:id="205606187">
          <w:marLeft w:val="634"/>
          <w:marRight w:val="0"/>
          <w:marTop w:val="0"/>
          <w:marBottom w:val="0"/>
          <w:divBdr>
            <w:top w:val="none" w:sz="0" w:space="0" w:color="auto"/>
            <w:left w:val="none" w:sz="0" w:space="0" w:color="auto"/>
            <w:bottom w:val="none" w:sz="0" w:space="0" w:color="auto"/>
            <w:right w:val="none" w:sz="0" w:space="0" w:color="auto"/>
          </w:divBdr>
        </w:div>
        <w:div w:id="462116024">
          <w:marLeft w:val="634"/>
          <w:marRight w:val="0"/>
          <w:marTop w:val="0"/>
          <w:marBottom w:val="0"/>
          <w:divBdr>
            <w:top w:val="none" w:sz="0" w:space="0" w:color="auto"/>
            <w:left w:val="none" w:sz="0" w:space="0" w:color="auto"/>
            <w:bottom w:val="none" w:sz="0" w:space="0" w:color="auto"/>
            <w:right w:val="none" w:sz="0" w:space="0" w:color="auto"/>
          </w:divBdr>
        </w:div>
        <w:div w:id="504976135">
          <w:marLeft w:val="634"/>
          <w:marRight w:val="0"/>
          <w:marTop w:val="0"/>
          <w:marBottom w:val="0"/>
          <w:divBdr>
            <w:top w:val="none" w:sz="0" w:space="0" w:color="auto"/>
            <w:left w:val="none" w:sz="0" w:space="0" w:color="auto"/>
            <w:bottom w:val="none" w:sz="0" w:space="0" w:color="auto"/>
            <w:right w:val="none" w:sz="0" w:space="0" w:color="auto"/>
          </w:divBdr>
        </w:div>
        <w:div w:id="664556859">
          <w:marLeft w:val="634"/>
          <w:marRight w:val="0"/>
          <w:marTop w:val="0"/>
          <w:marBottom w:val="0"/>
          <w:divBdr>
            <w:top w:val="none" w:sz="0" w:space="0" w:color="auto"/>
            <w:left w:val="none" w:sz="0" w:space="0" w:color="auto"/>
            <w:bottom w:val="none" w:sz="0" w:space="0" w:color="auto"/>
            <w:right w:val="none" w:sz="0" w:space="0" w:color="auto"/>
          </w:divBdr>
        </w:div>
        <w:div w:id="688606125">
          <w:marLeft w:val="1267"/>
          <w:marRight w:val="0"/>
          <w:marTop w:val="0"/>
          <w:marBottom w:val="0"/>
          <w:divBdr>
            <w:top w:val="none" w:sz="0" w:space="0" w:color="auto"/>
            <w:left w:val="none" w:sz="0" w:space="0" w:color="auto"/>
            <w:bottom w:val="none" w:sz="0" w:space="0" w:color="auto"/>
            <w:right w:val="none" w:sz="0" w:space="0" w:color="auto"/>
          </w:divBdr>
        </w:div>
        <w:div w:id="714038726">
          <w:marLeft w:val="634"/>
          <w:marRight w:val="0"/>
          <w:marTop w:val="0"/>
          <w:marBottom w:val="0"/>
          <w:divBdr>
            <w:top w:val="none" w:sz="0" w:space="0" w:color="auto"/>
            <w:left w:val="none" w:sz="0" w:space="0" w:color="auto"/>
            <w:bottom w:val="none" w:sz="0" w:space="0" w:color="auto"/>
            <w:right w:val="none" w:sz="0" w:space="0" w:color="auto"/>
          </w:divBdr>
        </w:div>
        <w:div w:id="722994666">
          <w:marLeft w:val="1354"/>
          <w:marRight w:val="0"/>
          <w:marTop w:val="0"/>
          <w:marBottom w:val="0"/>
          <w:divBdr>
            <w:top w:val="none" w:sz="0" w:space="0" w:color="auto"/>
            <w:left w:val="none" w:sz="0" w:space="0" w:color="auto"/>
            <w:bottom w:val="none" w:sz="0" w:space="0" w:color="auto"/>
            <w:right w:val="none" w:sz="0" w:space="0" w:color="auto"/>
          </w:divBdr>
        </w:div>
        <w:div w:id="783773787">
          <w:marLeft w:val="1267"/>
          <w:marRight w:val="0"/>
          <w:marTop w:val="0"/>
          <w:marBottom w:val="0"/>
          <w:divBdr>
            <w:top w:val="none" w:sz="0" w:space="0" w:color="auto"/>
            <w:left w:val="none" w:sz="0" w:space="0" w:color="auto"/>
            <w:bottom w:val="none" w:sz="0" w:space="0" w:color="auto"/>
            <w:right w:val="none" w:sz="0" w:space="0" w:color="auto"/>
          </w:divBdr>
        </w:div>
        <w:div w:id="1014649639">
          <w:marLeft w:val="634"/>
          <w:marRight w:val="0"/>
          <w:marTop w:val="0"/>
          <w:marBottom w:val="0"/>
          <w:divBdr>
            <w:top w:val="none" w:sz="0" w:space="0" w:color="auto"/>
            <w:left w:val="none" w:sz="0" w:space="0" w:color="auto"/>
            <w:bottom w:val="none" w:sz="0" w:space="0" w:color="auto"/>
            <w:right w:val="none" w:sz="0" w:space="0" w:color="auto"/>
          </w:divBdr>
        </w:div>
        <w:div w:id="1724478245">
          <w:marLeft w:val="634"/>
          <w:marRight w:val="0"/>
          <w:marTop w:val="0"/>
          <w:marBottom w:val="0"/>
          <w:divBdr>
            <w:top w:val="none" w:sz="0" w:space="0" w:color="auto"/>
            <w:left w:val="none" w:sz="0" w:space="0" w:color="auto"/>
            <w:bottom w:val="none" w:sz="0" w:space="0" w:color="auto"/>
            <w:right w:val="none" w:sz="0" w:space="0" w:color="auto"/>
          </w:divBdr>
        </w:div>
        <w:div w:id="1972707194">
          <w:marLeft w:val="634"/>
          <w:marRight w:val="0"/>
          <w:marTop w:val="0"/>
          <w:marBottom w:val="0"/>
          <w:divBdr>
            <w:top w:val="none" w:sz="0" w:space="0" w:color="auto"/>
            <w:left w:val="none" w:sz="0" w:space="0" w:color="auto"/>
            <w:bottom w:val="none" w:sz="0" w:space="0" w:color="auto"/>
            <w:right w:val="none" w:sz="0" w:space="0" w:color="auto"/>
          </w:divBdr>
        </w:div>
        <w:div w:id="2030060562">
          <w:marLeft w:val="1267"/>
          <w:marRight w:val="0"/>
          <w:marTop w:val="0"/>
          <w:marBottom w:val="0"/>
          <w:divBdr>
            <w:top w:val="none" w:sz="0" w:space="0" w:color="auto"/>
            <w:left w:val="none" w:sz="0" w:space="0" w:color="auto"/>
            <w:bottom w:val="none" w:sz="0" w:space="0" w:color="auto"/>
            <w:right w:val="none" w:sz="0" w:space="0" w:color="auto"/>
          </w:divBdr>
        </w:div>
      </w:divsChild>
    </w:div>
    <w:div w:id="1663776785">
      <w:bodyDiv w:val="1"/>
      <w:marLeft w:val="0"/>
      <w:marRight w:val="0"/>
      <w:marTop w:val="0"/>
      <w:marBottom w:val="0"/>
      <w:divBdr>
        <w:top w:val="none" w:sz="0" w:space="0" w:color="auto"/>
        <w:left w:val="none" w:sz="0" w:space="0" w:color="auto"/>
        <w:bottom w:val="none" w:sz="0" w:space="0" w:color="auto"/>
        <w:right w:val="none" w:sz="0" w:space="0" w:color="auto"/>
      </w:divBdr>
    </w:div>
    <w:div w:id="1664119860">
      <w:bodyDiv w:val="1"/>
      <w:marLeft w:val="0"/>
      <w:marRight w:val="0"/>
      <w:marTop w:val="0"/>
      <w:marBottom w:val="0"/>
      <w:divBdr>
        <w:top w:val="none" w:sz="0" w:space="0" w:color="auto"/>
        <w:left w:val="none" w:sz="0" w:space="0" w:color="auto"/>
        <w:bottom w:val="none" w:sz="0" w:space="0" w:color="auto"/>
        <w:right w:val="none" w:sz="0" w:space="0" w:color="auto"/>
      </w:divBdr>
      <w:divsChild>
        <w:div w:id="1375084559">
          <w:marLeft w:val="547"/>
          <w:marRight w:val="0"/>
          <w:marTop w:val="96"/>
          <w:marBottom w:val="0"/>
          <w:divBdr>
            <w:top w:val="none" w:sz="0" w:space="0" w:color="auto"/>
            <w:left w:val="none" w:sz="0" w:space="0" w:color="auto"/>
            <w:bottom w:val="none" w:sz="0" w:space="0" w:color="auto"/>
            <w:right w:val="none" w:sz="0" w:space="0" w:color="auto"/>
          </w:divBdr>
        </w:div>
      </w:divsChild>
    </w:div>
    <w:div w:id="1664309835">
      <w:bodyDiv w:val="1"/>
      <w:marLeft w:val="0"/>
      <w:marRight w:val="0"/>
      <w:marTop w:val="0"/>
      <w:marBottom w:val="0"/>
      <w:divBdr>
        <w:top w:val="none" w:sz="0" w:space="0" w:color="auto"/>
        <w:left w:val="none" w:sz="0" w:space="0" w:color="auto"/>
        <w:bottom w:val="none" w:sz="0" w:space="0" w:color="auto"/>
        <w:right w:val="none" w:sz="0" w:space="0" w:color="auto"/>
      </w:divBdr>
      <w:divsChild>
        <w:div w:id="715391222">
          <w:marLeft w:val="0"/>
          <w:marRight w:val="0"/>
          <w:marTop w:val="0"/>
          <w:marBottom w:val="0"/>
          <w:divBdr>
            <w:top w:val="none" w:sz="0" w:space="0" w:color="auto"/>
            <w:left w:val="none" w:sz="0" w:space="0" w:color="auto"/>
            <w:bottom w:val="none" w:sz="0" w:space="0" w:color="auto"/>
            <w:right w:val="none" w:sz="0" w:space="0" w:color="auto"/>
          </w:divBdr>
          <w:divsChild>
            <w:div w:id="497505884">
              <w:marLeft w:val="0"/>
              <w:marRight w:val="0"/>
              <w:marTop w:val="0"/>
              <w:marBottom w:val="0"/>
              <w:divBdr>
                <w:top w:val="none" w:sz="0" w:space="0" w:color="auto"/>
                <w:left w:val="none" w:sz="0" w:space="0" w:color="auto"/>
                <w:bottom w:val="none" w:sz="0" w:space="0" w:color="auto"/>
                <w:right w:val="none" w:sz="0" w:space="0" w:color="auto"/>
              </w:divBdr>
            </w:div>
            <w:div w:id="1428387739">
              <w:marLeft w:val="0"/>
              <w:marRight w:val="0"/>
              <w:marTop w:val="0"/>
              <w:marBottom w:val="0"/>
              <w:divBdr>
                <w:top w:val="none" w:sz="0" w:space="0" w:color="auto"/>
                <w:left w:val="none" w:sz="0" w:space="0" w:color="auto"/>
                <w:bottom w:val="none" w:sz="0" w:space="0" w:color="auto"/>
                <w:right w:val="none" w:sz="0" w:space="0" w:color="auto"/>
              </w:divBdr>
            </w:div>
            <w:div w:id="16548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6713">
      <w:bodyDiv w:val="1"/>
      <w:marLeft w:val="0"/>
      <w:marRight w:val="0"/>
      <w:marTop w:val="0"/>
      <w:marBottom w:val="0"/>
      <w:divBdr>
        <w:top w:val="none" w:sz="0" w:space="0" w:color="auto"/>
        <w:left w:val="none" w:sz="0" w:space="0" w:color="auto"/>
        <w:bottom w:val="none" w:sz="0" w:space="0" w:color="auto"/>
        <w:right w:val="none" w:sz="0" w:space="0" w:color="auto"/>
      </w:divBdr>
      <w:divsChild>
        <w:div w:id="526606804">
          <w:marLeft w:val="1800"/>
          <w:marRight w:val="0"/>
          <w:marTop w:val="77"/>
          <w:marBottom w:val="0"/>
          <w:divBdr>
            <w:top w:val="none" w:sz="0" w:space="0" w:color="auto"/>
            <w:left w:val="none" w:sz="0" w:space="0" w:color="auto"/>
            <w:bottom w:val="none" w:sz="0" w:space="0" w:color="auto"/>
            <w:right w:val="none" w:sz="0" w:space="0" w:color="auto"/>
          </w:divBdr>
        </w:div>
        <w:div w:id="613632619">
          <w:marLeft w:val="1166"/>
          <w:marRight w:val="0"/>
          <w:marTop w:val="96"/>
          <w:marBottom w:val="0"/>
          <w:divBdr>
            <w:top w:val="none" w:sz="0" w:space="0" w:color="auto"/>
            <w:left w:val="none" w:sz="0" w:space="0" w:color="auto"/>
            <w:bottom w:val="none" w:sz="0" w:space="0" w:color="auto"/>
            <w:right w:val="none" w:sz="0" w:space="0" w:color="auto"/>
          </w:divBdr>
        </w:div>
        <w:div w:id="796722905">
          <w:marLeft w:val="1166"/>
          <w:marRight w:val="0"/>
          <w:marTop w:val="96"/>
          <w:marBottom w:val="0"/>
          <w:divBdr>
            <w:top w:val="none" w:sz="0" w:space="0" w:color="auto"/>
            <w:left w:val="none" w:sz="0" w:space="0" w:color="auto"/>
            <w:bottom w:val="none" w:sz="0" w:space="0" w:color="auto"/>
            <w:right w:val="none" w:sz="0" w:space="0" w:color="auto"/>
          </w:divBdr>
        </w:div>
        <w:div w:id="994992835">
          <w:marLeft w:val="1800"/>
          <w:marRight w:val="0"/>
          <w:marTop w:val="77"/>
          <w:marBottom w:val="0"/>
          <w:divBdr>
            <w:top w:val="none" w:sz="0" w:space="0" w:color="auto"/>
            <w:left w:val="none" w:sz="0" w:space="0" w:color="auto"/>
            <w:bottom w:val="none" w:sz="0" w:space="0" w:color="auto"/>
            <w:right w:val="none" w:sz="0" w:space="0" w:color="auto"/>
          </w:divBdr>
        </w:div>
        <w:div w:id="1228498253">
          <w:marLeft w:val="547"/>
          <w:marRight w:val="0"/>
          <w:marTop w:val="115"/>
          <w:marBottom w:val="0"/>
          <w:divBdr>
            <w:top w:val="none" w:sz="0" w:space="0" w:color="auto"/>
            <w:left w:val="none" w:sz="0" w:space="0" w:color="auto"/>
            <w:bottom w:val="none" w:sz="0" w:space="0" w:color="auto"/>
            <w:right w:val="none" w:sz="0" w:space="0" w:color="auto"/>
          </w:divBdr>
        </w:div>
        <w:div w:id="1305550031">
          <w:marLeft w:val="547"/>
          <w:marRight w:val="0"/>
          <w:marTop w:val="115"/>
          <w:marBottom w:val="0"/>
          <w:divBdr>
            <w:top w:val="none" w:sz="0" w:space="0" w:color="auto"/>
            <w:left w:val="none" w:sz="0" w:space="0" w:color="auto"/>
            <w:bottom w:val="none" w:sz="0" w:space="0" w:color="auto"/>
            <w:right w:val="none" w:sz="0" w:space="0" w:color="auto"/>
          </w:divBdr>
        </w:div>
        <w:div w:id="1340045129">
          <w:marLeft w:val="547"/>
          <w:marRight w:val="0"/>
          <w:marTop w:val="115"/>
          <w:marBottom w:val="0"/>
          <w:divBdr>
            <w:top w:val="none" w:sz="0" w:space="0" w:color="auto"/>
            <w:left w:val="none" w:sz="0" w:space="0" w:color="auto"/>
            <w:bottom w:val="none" w:sz="0" w:space="0" w:color="auto"/>
            <w:right w:val="none" w:sz="0" w:space="0" w:color="auto"/>
          </w:divBdr>
        </w:div>
        <w:div w:id="1482695983">
          <w:marLeft w:val="1166"/>
          <w:marRight w:val="0"/>
          <w:marTop w:val="96"/>
          <w:marBottom w:val="0"/>
          <w:divBdr>
            <w:top w:val="none" w:sz="0" w:space="0" w:color="auto"/>
            <w:left w:val="none" w:sz="0" w:space="0" w:color="auto"/>
            <w:bottom w:val="none" w:sz="0" w:space="0" w:color="auto"/>
            <w:right w:val="none" w:sz="0" w:space="0" w:color="auto"/>
          </w:divBdr>
        </w:div>
        <w:div w:id="1746611906">
          <w:marLeft w:val="547"/>
          <w:marRight w:val="0"/>
          <w:marTop w:val="115"/>
          <w:marBottom w:val="0"/>
          <w:divBdr>
            <w:top w:val="none" w:sz="0" w:space="0" w:color="auto"/>
            <w:left w:val="none" w:sz="0" w:space="0" w:color="auto"/>
            <w:bottom w:val="none" w:sz="0" w:space="0" w:color="auto"/>
            <w:right w:val="none" w:sz="0" w:space="0" w:color="auto"/>
          </w:divBdr>
        </w:div>
        <w:div w:id="1950239797">
          <w:marLeft w:val="1800"/>
          <w:marRight w:val="0"/>
          <w:marTop w:val="77"/>
          <w:marBottom w:val="0"/>
          <w:divBdr>
            <w:top w:val="none" w:sz="0" w:space="0" w:color="auto"/>
            <w:left w:val="none" w:sz="0" w:space="0" w:color="auto"/>
            <w:bottom w:val="none" w:sz="0" w:space="0" w:color="auto"/>
            <w:right w:val="none" w:sz="0" w:space="0" w:color="auto"/>
          </w:divBdr>
        </w:div>
        <w:div w:id="2048095183">
          <w:marLeft w:val="547"/>
          <w:marRight w:val="0"/>
          <w:marTop w:val="115"/>
          <w:marBottom w:val="0"/>
          <w:divBdr>
            <w:top w:val="none" w:sz="0" w:space="0" w:color="auto"/>
            <w:left w:val="none" w:sz="0" w:space="0" w:color="auto"/>
            <w:bottom w:val="none" w:sz="0" w:space="0" w:color="auto"/>
            <w:right w:val="none" w:sz="0" w:space="0" w:color="auto"/>
          </w:divBdr>
        </w:div>
      </w:divsChild>
    </w:div>
    <w:div w:id="1666320423">
      <w:bodyDiv w:val="1"/>
      <w:marLeft w:val="0"/>
      <w:marRight w:val="0"/>
      <w:marTop w:val="0"/>
      <w:marBottom w:val="0"/>
      <w:divBdr>
        <w:top w:val="none" w:sz="0" w:space="0" w:color="auto"/>
        <w:left w:val="none" w:sz="0" w:space="0" w:color="auto"/>
        <w:bottom w:val="none" w:sz="0" w:space="0" w:color="auto"/>
        <w:right w:val="none" w:sz="0" w:space="0" w:color="auto"/>
      </w:divBdr>
    </w:div>
    <w:div w:id="1666780449">
      <w:bodyDiv w:val="1"/>
      <w:marLeft w:val="0"/>
      <w:marRight w:val="0"/>
      <w:marTop w:val="0"/>
      <w:marBottom w:val="0"/>
      <w:divBdr>
        <w:top w:val="none" w:sz="0" w:space="0" w:color="auto"/>
        <w:left w:val="none" w:sz="0" w:space="0" w:color="auto"/>
        <w:bottom w:val="none" w:sz="0" w:space="0" w:color="auto"/>
        <w:right w:val="none" w:sz="0" w:space="0" w:color="auto"/>
      </w:divBdr>
    </w:div>
    <w:div w:id="1667978767">
      <w:bodyDiv w:val="1"/>
      <w:marLeft w:val="0"/>
      <w:marRight w:val="0"/>
      <w:marTop w:val="0"/>
      <w:marBottom w:val="0"/>
      <w:divBdr>
        <w:top w:val="none" w:sz="0" w:space="0" w:color="auto"/>
        <w:left w:val="none" w:sz="0" w:space="0" w:color="auto"/>
        <w:bottom w:val="none" w:sz="0" w:space="0" w:color="auto"/>
        <w:right w:val="none" w:sz="0" w:space="0" w:color="auto"/>
      </w:divBdr>
      <w:divsChild>
        <w:div w:id="1557277681">
          <w:marLeft w:val="547"/>
          <w:marRight w:val="0"/>
          <w:marTop w:val="154"/>
          <w:marBottom w:val="0"/>
          <w:divBdr>
            <w:top w:val="none" w:sz="0" w:space="0" w:color="auto"/>
            <w:left w:val="none" w:sz="0" w:space="0" w:color="auto"/>
            <w:bottom w:val="none" w:sz="0" w:space="0" w:color="auto"/>
            <w:right w:val="none" w:sz="0" w:space="0" w:color="auto"/>
          </w:divBdr>
        </w:div>
        <w:div w:id="1986081302">
          <w:marLeft w:val="547"/>
          <w:marRight w:val="0"/>
          <w:marTop w:val="154"/>
          <w:marBottom w:val="0"/>
          <w:divBdr>
            <w:top w:val="none" w:sz="0" w:space="0" w:color="auto"/>
            <w:left w:val="none" w:sz="0" w:space="0" w:color="auto"/>
            <w:bottom w:val="none" w:sz="0" w:space="0" w:color="auto"/>
            <w:right w:val="none" w:sz="0" w:space="0" w:color="auto"/>
          </w:divBdr>
        </w:div>
      </w:divsChild>
    </w:div>
    <w:div w:id="1668631907">
      <w:bodyDiv w:val="1"/>
      <w:marLeft w:val="0"/>
      <w:marRight w:val="0"/>
      <w:marTop w:val="0"/>
      <w:marBottom w:val="0"/>
      <w:divBdr>
        <w:top w:val="none" w:sz="0" w:space="0" w:color="auto"/>
        <w:left w:val="none" w:sz="0" w:space="0" w:color="auto"/>
        <w:bottom w:val="none" w:sz="0" w:space="0" w:color="auto"/>
        <w:right w:val="none" w:sz="0" w:space="0" w:color="auto"/>
      </w:divBdr>
    </w:div>
    <w:div w:id="1668898375">
      <w:bodyDiv w:val="1"/>
      <w:marLeft w:val="0"/>
      <w:marRight w:val="0"/>
      <w:marTop w:val="0"/>
      <w:marBottom w:val="0"/>
      <w:divBdr>
        <w:top w:val="none" w:sz="0" w:space="0" w:color="auto"/>
        <w:left w:val="none" w:sz="0" w:space="0" w:color="auto"/>
        <w:bottom w:val="none" w:sz="0" w:space="0" w:color="auto"/>
        <w:right w:val="none" w:sz="0" w:space="0" w:color="auto"/>
      </w:divBdr>
      <w:divsChild>
        <w:div w:id="491607535">
          <w:marLeft w:val="0"/>
          <w:marRight w:val="0"/>
          <w:marTop w:val="0"/>
          <w:marBottom w:val="0"/>
          <w:divBdr>
            <w:top w:val="none" w:sz="0" w:space="0" w:color="auto"/>
            <w:left w:val="none" w:sz="0" w:space="0" w:color="auto"/>
            <w:bottom w:val="none" w:sz="0" w:space="0" w:color="auto"/>
            <w:right w:val="none" w:sz="0" w:space="0" w:color="auto"/>
          </w:divBdr>
          <w:divsChild>
            <w:div w:id="565187593">
              <w:marLeft w:val="0"/>
              <w:marRight w:val="0"/>
              <w:marTop w:val="0"/>
              <w:marBottom w:val="0"/>
              <w:divBdr>
                <w:top w:val="none" w:sz="0" w:space="0" w:color="auto"/>
                <w:left w:val="none" w:sz="0" w:space="0" w:color="auto"/>
                <w:bottom w:val="none" w:sz="0" w:space="0" w:color="auto"/>
                <w:right w:val="none" w:sz="0" w:space="0" w:color="auto"/>
              </w:divBdr>
            </w:div>
            <w:div w:id="728967046">
              <w:marLeft w:val="0"/>
              <w:marRight w:val="0"/>
              <w:marTop w:val="0"/>
              <w:marBottom w:val="0"/>
              <w:divBdr>
                <w:top w:val="none" w:sz="0" w:space="0" w:color="auto"/>
                <w:left w:val="none" w:sz="0" w:space="0" w:color="auto"/>
                <w:bottom w:val="none" w:sz="0" w:space="0" w:color="auto"/>
                <w:right w:val="none" w:sz="0" w:space="0" w:color="auto"/>
              </w:divBdr>
            </w:div>
            <w:div w:id="833423722">
              <w:marLeft w:val="0"/>
              <w:marRight w:val="0"/>
              <w:marTop w:val="0"/>
              <w:marBottom w:val="0"/>
              <w:divBdr>
                <w:top w:val="none" w:sz="0" w:space="0" w:color="auto"/>
                <w:left w:val="none" w:sz="0" w:space="0" w:color="auto"/>
                <w:bottom w:val="none" w:sz="0" w:space="0" w:color="auto"/>
                <w:right w:val="none" w:sz="0" w:space="0" w:color="auto"/>
              </w:divBdr>
            </w:div>
            <w:div w:id="1087120201">
              <w:marLeft w:val="0"/>
              <w:marRight w:val="0"/>
              <w:marTop w:val="0"/>
              <w:marBottom w:val="0"/>
              <w:divBdr>
                <w:top w:val="none" w:sz="0" w:space="0" w:color="auto"/>
                <w:left w:val="none" w:sz="0" w:space="0" w:color="auto"/>
                <w:bottom w:val="none" w:sz="0" w:space="0" w:color="auto"/>
                <w:right w:val="none" w:sz="0" w:space="0" w:color="auto"/>
              </w:divBdr>
            </w:div>
            <w:div w:id="1262647978">
              <w:marLeft w:val="0"/>
              <w:marRight w:val="0"/>
              <w:marTop w:val="0"/>
              <w:marBottom w:val="0"/>
              <w:divBdr>
                <w:top w:val="none" w:sz="0" w:space="0" w:color="auto"/>
                <w:left w:val="none" w:sz="0" w:space="0" w:color="auto"/>
                <w:bottom w:val="none" w:sz="0" w:space="0" w:color="auto"/>
                <w:right w:val="none" w:sz="0" w:space="0" w:color="auto"/>
              </w:divBdr>
            </w:div>
            <w:div w:id="1462070798">
              <w:marLeft w:val="0"/>
              <w:marRight w:val="0"/>
              <w:marTop w:val="0"/>
              <w:marBottom w:val="0"/>
              <w:divBdr>
                <w:top w:val="none" w:sz="0" w:space="0" w:color="auto"/>
                <w:left w:val="none" w:sz="0" w:space="0" w:color="auto"/>
                <w:bottom w:val="none" w:sz="0" w:space="0" w:color="auto"/>
                <w:right w:val="none" w:sz="0" w:space="0" w:color="auto"/>
              </w:divBdr>
            </w:div>
            <w:div w:id="1657150255">
              <w:marLeft w:val="0"/>
              <w:marRight w:val="0"/>
              <w:marTop w:val="0"/>
              <w:marBottom w:val="0"/>
              <w:divBdr>
                <w:top w:val="none" w:sz="0" w:space="0" w:color="auto"/>
                <w:left w:val="none" w:sz="0" w:space="0" w:color="auto"/>
                <w:bottom w:val="none" w:sz="0" w:space="0" w:color="auto"/>
                <w:right w:val="none" w:sz="0" w:space="0" w:color="auto"/>
              </w:divBdr>
            </w:div>
            <w:div w:id="1705666208">
              <w:marLeft w:val="0"/>
              <w:marRight w:val="0"/>
              <w:marTop w:val="0"/>
              <w:marBottom w:val="0"/>
              <w:divBdr>
                <w:top w:val="none" w:sz="0" w:space="0" w:color="auto"/>
                <w:left w:val="none" w:sz="0" w:space="0" w:color="auto"/>
                <w:bottom w:val="none" w:sz="0" w:space="0" w:color="auto"/>
                <w:right w:val="none" w:sz="0" w:space="0" w:color="auto"/>
              </w:divBdr>
            </w:div>
            <w:div w:id="1781215544">
              <w:marLeft w:val="0"/>
              <w:marRight w:val="0"/>
              <w:marTop w:val="0"/>
              <w:marBottom w:val="0"/>
              <w:divBdr>
                <w:top w:val="none" w:sz="0" w:space="0" w:color="auto"/>
                <w:left w:val="none" w:sz="0" w:space="0" w:color="auto"/>
                <w:bottom w:val="none" w:sz="0" w:space="0" w:color="auto"/>
                <w:right w:val="none" w:sz="0" w:space="0" w:color="auto"/>
              </w:divBdr>
            </w:div>
            <w:div w:id="21406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6740">
      <w:bodyDiv w:val="1"/>
      <w:marLeft w:val="0"/>
      <w:marRight w:val="0"/>
      <w:marTop w:val="0"/>
      <w:marBottom w:val="0"/>
      <w:divBdr>
        <w:top w:val="none" w:sz="0" w:space="0" w:color="auto"/>
        <w:left w:val="none" w:sz="0" w:space="0" w:color="auto"/>
        <w:bottom w:val="none" w:sz="0" w:space="0" w:color="auto"/>
        <w:right w:val="none" w:sz="0" w:space="0" w:color="auto"/>
      </w:divBdr>
    </w:div>
    <w:div w:id="1670137981">
      <w:bodyDiv w:val="1"/>
      <w:marLeft w:val="0"/>
      <w:marRight w:val="0"/>
      <w:marTop w:val="0"/>
      <w:marBottom w:val="0"/>
      <w:divBdr>
        <w:top w:val="none" w:sz="0" w:space="0" w:color="auto"/>
        <w:left w:val="none" w:sz="0" w:space="0" w:color="auto"/>
        <w:bottom w:val="none" w:sz="0" w:space="0" w:color="auto"/>
        <w:right w:val="none" w:sz="0" w:space="0" w:color="auto"/>
      </w:divBdr>
    </w:div>
    <w:div w:id="1670324788">
      <w:bodyDiv w:val="1"/>
      <w:marLeft w:val="0"/>
      <w:marRight w:val="0"/>
      <w:marTop w:val="0"/>
      <w:marBottom w:val="0"/>
      <w:divBdr>
        <w:top w:val="none" w:sz="0" w:space="0" w:color="auto"/>
        <w:left w:val="none" w:sz="0" w:space="0" w:color="auto"/>
        <w:bottom w:val="none" w:sz="0" w:space="0" w:color="auto"/>
        <w:right w:val="none" w:sz="0" w:space="0" w:color="auto"/>
      </w:divBdr>
    </w:div>
    <w:div w:id="1670593203">
      <w:bodyDiv w:val="1"/>
      <w:marLeft w:val="0"/>
      <w:marRight w:val="0"/>
      <w:marTop w:val="0"/>
      <w:marBottom w:val="0"/>
      <w:divBdr>
        <w:top w:val="none" w:sz="0" w:space="0" w:color="auto"/>
        <w:left w:val="none" w:sz="0" w:space="0" w:color="auto"/>
        <w:bottom w:val="none" w:sz="0" w:space="0" w:color="auto"/>
        <w:right w:val="none" w:sz="0" w:space="0" w:color="auto"/>
      </w:divBdr>
    </w:div>
    <w:div w:id="1670673911">
      <w:bodyDiv w:val="1"/>
      <w:marLeft w:val="0"/>
      <w:marRight w:val="0"/>
      <w:marTop w:val="0"/>
      <w:marBottom w:val="0"/>
      <w:divBdr>
        <w:top w:val="none" w:sz="0" w:space="0" w:color="auto"/>
        <w:left w:val="none" w:sz="0" w:space="0" w:color="auto"/>
        <w:bottom w:val="none" w:sz="0" w:space="0" w:color="auto"/>
        <w:right w:val="none" w:sz="0" w:space="0" w:color="auto"/>
      </w:divBdr>
    </w:div>
    <w:div w:id="1672096469">
      <w:bodyDiv w:val="1"/>
      <w:marLeft w:val="0"/>
      <w:marRight w:val="0"/>
      <w:marTop w:val="0"/>
      <w:marBottom w:val="0"/>
      <w:divBdr>
        <w:top w:val="none" w:sz="0" w:space="0" w:color="auto"/>
        <w:left w:val="none" w:sz="0" w:space="0" w:color="auto"/>
        <w:bottom w:val="none" w:sz="0" w:space="0" w:color="auto"/>
        <w:right w:val="none" w:sz="0" w:space="0" w:color="auto"/>
      </w:divBdr>
      <w:divsChild>
        <w:div w:id="482047979">
          <w:marLeft w:val="1080"/>
          <w:marRight w:val="0"/>
          <w:marTop w:val="100"/>
          <w:marBottom w:val="0"/>
          <w:divBdr>
            <w:top w:val="none" w:sz="0" w:space="0" w:color="auto"/>
            <w:left w:val="none" w:sz="0" w:space="0" w:color="auto"/>
            <w:bottom w:val="none" w:sz="0" w:space="0" w:color="auto"/>
            <w:right w:val="none" w:sz="0" w:space="0" w:color="auto"/>
          </w:divBdr>
        </w:div>
        <w:div w:id="533733613">
          <w:marLeft w:val="360"/>
          <w:marRight w:val="0"/>
          <w:marTop w:val="200"/>
          <w:marBottom w:val="0"/>
          <w:divBdr>
            <w:top w:val="none" w:sz="0" w:space="0" w:color="auto"/>
            <w:left w:val="none" w:sz="0" w:space="0" w:color="auto"/>
            <w:bottom w:val="none" w:sz="0" w:space="0" w:color="auto"/>
            <w:right w:val="none" w:sz="0" w:space="0" w:color="auto"/>
          </w:divBdr>
        </w:div>
        <w:div w:id="656154085">
          <w:marLeft w:val="1080"/>
          <w:marRight w:val="0"/>
          <w:marTop w:val="100"/>
          <w:marBottom w:val="0"/>
          <w:divBdr>
            <w:top w:val="none" w:sz="0" w:space="0" w:color="auto"/>
            <w:left w:val="none" w:sz="0" w:space="0" w:color="auto"/>
            <w:bottom w:val="none" w:sz="0" w:space="0" w:color="auto"/>
            <w:right w:val="none" w:sz="0" w:space="0" w:color="auto"/>
          </w:divBdr>
        </w:div>
        <w:div w:id="799081136">
          <w:marLeft w:val="1080"/>
          <w:marRight w:val="0"/>
          <w:marTop w:val="100"/>
          <w:marBottom w:val="0"/>
          <w:divBdr>
            <w:top w:val="none" w:sz="0" w:space="0" w:color="auto"/>
            <w:left w:val="none" w:sz="0" w:space="0" w:color="auto"/>
            <w:bottom w:val="none" w:sz="0" w:space="0" w:color="auto"/>
            <w:right w:val="none" w:sz="0" w:space="0" w:color="auto"/>
          </w:divBdr>
        </w:div>
        <w:div w:id="1068963959">
          <w:marLeft w:val="1080"/>
          <w:marRight w:val="0"/>
          <w:marTop w:val="100"/>
          <w:marBottom w:val="0"/>
          <w:divBdr>
            <w:top w:val="none" w:sz="0" w:space="0" w:color="auto"/>
            <w:left w:val="none" w:sz="0" w:space="0" w:color="auto"/>
            <w:bottom w:val="none" w:sz="0" w:space="0" w:color="auto"/>
            <w:right w:val="none" w:sz="0" w:space="0" w:color="auto"/>
          </w:divBdr>
        </w:div>
        <w:div w:id="1634142595">
          <w:marLeft w:val="360"/>
          <w:marRight w:val="0"/>
          <w:marTop w:val="200"/>
          <w:marBottom w:val="0"/>
          <w:divBdr>
            <w:top w:val="none" w:sz="0" w:space="0" w:color="auto"/>
            <w:left w:val="none" w:sz="0" w:space="0" w:color="auto"/>
            <w:bottom w:val="none" w:sz="0" w:space="0" w:color="auto"/>
            <w:right w:val="none" w:sz="0" w:space="0" w:color="auto"/>
          </w:divBdr>
        </w:div>
        <w:div w:id="2059234067">
          <w:marLeft w:val="360"/>
          <w:marRight w:val="0"/>
          <w:marTop w:val="200"/>
          <w:marBottom w:val="0"/>
          <w:divBdr>
            <w:top w:val="none" w:sz="0" w:space="0" w:color="auto"/>
            <w:left w:val="none" w:sz="0" w:space="0" w:color="auto"/>
            <w:bottom w:val="none" w:sz="0" w:space="0" w:color="auto"/>
            <w:right w:val="none" w:sz="0" w:space="0" w:color="auto"/>
          </w:divBdr>
        </w:div>
        <w:div w:id="2132816677">
          <w:marLeft w:val="360"/>
          <w:marRight w:val="0"/>
          <w:marTop w:val="200"/>
          <w:marBottom w:val="0"/>
          <w:divBdr>
            <w:top w:val="none" w:sz="0" w:space="0" w:color="auto"/>
            <w:left w:val="none" w:sz="0" w:space="0" w:color="auto"/>
            <w:bottom w:val="none" w:sz="0" w:space="0" w:color="auto"/>
            <w:right w:val="none" w:sz="0" w:space="0" w:color="auto"/>
          </w:divBdr>
        </w:div>
      </w:divsChild>
    </w:div>
    <w:div w:id="1672103549">
      <w:bodyDiv w:val="1"/>
      <w:marLeft w:val="0"/>
      <w:marRight w:val="0"/>
      <w:marTop w:val="0"/>
      <w:marBottom w:val="0"/>
      <w:divBdr>
        <w:top w:val="none" w:sz="0" w:space="0" w:color="auto"/>
        <w:left w:val="none" w:sz="0" w:space="0" w:color="auto"/>
        <w:bottom w:val="none" w:sz="0" w:space="0" w:color="auto"/>
        <w:right w:val="none" w:sz="0" w:space="0" w:color="auto"/>
      </w:divBdr>
      <w:divsChild>
        <w:div w:id="626200940">
          <w:marLeft w:val="547"/>
          <w:marRight w:val="0"/>
          <w:marTop w:val="144"/>
          <w:marBottom w:val="0"/>
          <w:divBdr>
            <w:top w:val="none" w:sz="0" w:space="0" w:color="auto"/>
            <w:left w:val="none" w:sz="0" w:space="0" w:color="auto"/>
            <w:bottom w:val="none" w:sz="0" w:space="0" w:color="auto"/>
            <w:right w:val="none" w:sz="0" w:space="0" w:color="auto"/>
          </w:divBdr>
        </w:div>
        <w:div w:id="973099086">
          <w:marLeft w:val="547"/>
          <w:marRight w:val="0"/>
          <w:marTop w:val="144"/>
          <w:marBottom w:val="0"/>
          <w:divBdr>
            <w:top w:val="none" w:sz="0" w:space="0" w:color="auto"/>
            <w:left w:val="none" w:sz="0" w:space="0" w:color="auto"/>
            <w:bottom w:val="none" w:sz="0" w:space="0" w:color="auto"/>
            <w:right w:val="none" w:sz="0" w:space="0" w:color="auto"/>
          </w:divBdr>
        </w:div>
        <w:div w:id="1653364905">
          <w:marLeft w:val="547"/>
          <w:marRight w:val="0"/>
          <w:marTop w:val="144"/>
          <w:marBottom w:val="0"/>
          <w:divBdr>
            <w:top w:val="none" w:sz="0" w:space="0" w:color="auto"/>
            <w:left w:val="none" w:sz="0" w:space="0" w:color="auto"/>
            <w:bottom w:val="none" w:sz="0" w:space="0" w:color="auto"/>
            <w:right w:val="none" w:sz="0" w:space="0" w:color="auto"/>
          </w:divBdr>
        </w:div>
        <w:div w:id="1956055514">
          <w:marLeft w:val="547"/>
          <w:marRight w:val="0"/>
          <w:marTop w:val="144"/>
          <w:marBottom w:val="0"/>
          <w:divBdr>
            <w:top w:val="none" w:sz="0" w:space="0" w:color="auto"/>
            <w:left w:val="none" w:sz="0" w:space="0" w:color="auto"/>
            <w:bottom w:val="none" w:sz="0" w:space="0" w:color="auto"/>
            <w:right w:val="none" w:sz="0" w:space="0" w:color="auto"/>
          </w:divBdr>
        </w:div>
        <w:div w:id="2021852639">
          <w:marLeft w:val="1166"/>
          <w:marRight w:val="0"/>
          <w:marTop w:val="110"/>
          <w:marBottom w:val="0"/>
          <w:divBdr>
            <w:top w:val="none" w:sz="0" w:space="0" w:color="auto"/>
            <w:left w:val="none" w:sz="0" w:space="0" w:color="auto"/>
            <w:bottom w:val="none" w:sz="0" w:space="0" w:color="auto"/>
            <w:right w:val="none" w:sz="0" w:space="0" w:color="auto"/>
          </w:divBdr>
        </w:div>
        <w:div w:id="2070686497">
          <w:marLeft w:val="1166"/>
          <w:marRight w:val="0"/>
          <w:marTop w:val="110"/>
          <w:marBottom w:val="0"/>
          <w:divBdr>
            <w:top w:val="none" w:sz="0" w:space="0" w:color="auto"/>
            <w:left w:val="none" w:sz="0" w:space="0" w:color="auto"/>
            <w:bottom w:val="none" w:sz="0" w:space="0" w:color="auto"/>
            <w:right w:val="none" w:sz="0" w:space="0" w:color="auto"/>
          </w:divBdr>
        </w:div>
      </w:divsChild>
    </w:div>
    <w:div w:id="1672681227">
      <w:bodyDiv w:val="1"/>
      <w:marLeft w:val="0"/>
      <w:marRight w:val="0"/>
      <w:marTop w:val="0"/>
      <w:marBottom w:val="0"/>
      <w:divBdr>
        <w:top w:val="none" w:sz="0" w:space="0" w:color="auto"/>
        <w:left w:val="none" w:sz="0" w:space="0" w:color="auto"/>
        <w:bottom w:val="none" w:sz="0" w:space="0" w:color="auto"/>
        <w:right w:val="none" w:sz="0" w:space="0" w:color="auto"/>
      </w:divBdr>
      <w:divsChild>
        <w:div w:id="79371268">
          <w:marLeft w:val="1166"/>
          <w:marRight w:val="0"/>
          <w:marTop w:val="96"/>
          <w:marBottom w:val="0"/>
          <w:divBdr>
            <w:top w:val="none" w:sz="0" w:space="0" w:color="auto"/>
            <w:left w:val="none" w:sz="0" w:space="0" w:color="auto"/>
            <w:bottom w:val="none" w:sz="0" w:space="0" w:color="auto"/>
            <w:right w:val="none" w:sz="0" w:space="0" w:color="auto"/>
          </w:divBdr>
        </w:div>
        <w:div w:id="110516733">
          <w:marLeft w:val="547"/>
          <w:marRight w:val="0"/>
          <w:marTop w:val="115"/>
          <w:marBottom w:val="0"/>
          <w:divBdr>
            <w:top w:val="none" w:sz="0" w:space="0" w:color="auto"/>
            <w:left w:val="none" w:sz="0" w:space="0" w:color="auto"/>
            <w:bottom w:val="none" w:sz="0" w:space="0" w:color="auto"/>
            <w:right w:val="none" w:sz="0" w:space="0" w:color="auto"/>
          </w:divBdr>
        </w:div>
        <w:div w:id="856626617">
          <w:marLeft w:val="1166"/>
          <w:marRight w:val="0"/>
          <w:marTop w:val="96"/>
          <w:marBottom w:val="0"/>
          <w:divBdr>
            <w:top w:val="none" w:sz="0" w:space="0" w:color="auto"/>
            <w:left w:val="none" w:sz="0" w:space="0" w:color="auto"/>
            <w:bottom w:val="none" w:sz="0" w:space="0" w:color="auto"/>
            <w:right w:val="none" w:sz="0" w:space="0" w:color="auto"/>
          </w:divBdr>
        </w:div>
        <w:div w:id="1540318568">
          <w:marLeft w:val="1166"/>
          <w:marRight w:val="0"/>
          <w:marTop w:val="96"/>
          <w:marBottom w:val="0"/>
          <w:divBdr>
            <w:top w:val="none" w:sz="0" w:space="0" w:color="auto"/>
            <w:left w:val="none" w:sz="0" w:space="0" w:color="auto"/>
            <w:bottom w:val="none" w:sz="0" w:space="0" w:color="auto"/>
            <w:right w:val="none" w:sz="0" w:space="0" w:color="auto"/>
          </w:divBdr>
        </w:div>
      </w:divsChild>
    </w:div>
    <w:div w:id="1672873799">
      <w:bodyDiv w:val="1"/>
      <w:marLeft w:val="0"/>
      <w:marRight w:val="0"/>
      <w:marTop w:val="0"/>
      <w:marBottom w:val="0"/>
      <w:divBdr>
        <w:top w:val="none" w:sz="0" w:space="0" w:color="auto"/>
        <w:left w:val="none" w:sz="0" w:space="0" w:color="auto"/>
        <w:bottom w:val="none" w:sz="0" w:space="0" w:color="auto"/>
        <w:right w:val="none" w:sz="0" w:space="0" w:color="auto"/>
      </w:divBdr>
    </w:div>
    <w:div w:id="1673220393">
      <w:bodyDiv w:val="1"/>
      <w:marLeft w:val="0"/>
      <w:marRight w:val="0"/>
      <w:marTop w:val="0"/>
      <w:marBottom w:val="0"/>
      <w:divBdr>
        <w:top w:val="none" w:sz="0" w:space="0" w:color="auto"/>
        <w:left w:val="none" w:sz="0" w:space="0" w:color="auto"/>
        <w:bottom w:val="none" w:sz="0" w:space="0" w:color="auto"/>
        <w:right w:val="none" w:sz="0" w:space="0" w:color="auto"/>
      </w:divBdr>
    </w:div>
    <w:div w:id="1674725553">
      <w:bodyDiv w:val="1"/>
      <w:marLeft w:val="0"/>
      <w:marRight w:val="0"/>
      <w:marTop w:val="0"/>
      <w:marBottom w:val="0"/>
      <w:divBdr>
        <w:top w:val="none" w:sz="0" w:space="0" w:color="auto"/>
        <w:left w:val="none" w:sz="0" w:space="0" w:color="auto"/>
        <w:bottom w:val="none" w:sz="0" w:space="0" w:color="auto"/>
        <w:right w:val="none" w:sz="0" w:space="0" w:color="auto"/>
      </w:divBdr>
      <w:divsChild>
        <w:div w:id="117183466">
          <w:marLeft w:val="1166"/>
          <w:marRight w:val="0"/>
          <w:marTop w:val="101"/>
          <w:marBottom w:val="0"/>
          <w:divBdr>
            <w:top w:val="none" w:sz="0" w:space="0" w:color="auto"/>
            <w:left w:val="none" w:sz="0" w:space="0" w:color="auto"/>
            <w:bottom w:val="none" w:sz="0" w:space="0" w:color="auto"/>
            <w:right w:val="none" w:sz="0" w:space="0" w:color="auto"/>
          </w:divBdr>
        </w:div>
        <w:div w:id="258106716">
          <w:marLeft w:val="547"/>
          <w:marRight w:val="0"/>
          <w:marTop w:val="120"/>
          <w:marBottom w:val="0"/>
          <w:divBdr>
            <w:top w:val="none" w:sz="0" w:space="0" w:color="auto"/>
            <w:left w:val="none" w:sz="0" w:space="0" w:color="auto"/>
            <w:bottom w:val="none" w:sz="0" w:space="0" w:color="auto"/>
            <w:right w:val="none" w:sz="0" w:space="0" w:color="auto"/>
          </w:divBdr>
        </w:div>
        <w:div w:id="415638348">
          <w:marLeft w:val="547"/>
          <w:marRight w:val="0"/>
          <w:marTop w:val="120"/>
          <w:marBottom w:val="0"/>
          <w:divBdr>
            <w:top w:val="none" w:sz="0" w:space="0" w:color="auto"/>
            <w:left w:val="none" w:sz="0" w:space="0" w:color="auto"/>
            <w:bottom w:val="none" w:sz="0" w:space="0" w:color="auto"/>
            <w:right w:val="none" w:sz="0" w:space="0" w:color="auto"/>
          </w:divBdr>
        </w:div>
        <w:div w:id="958679695">
          <w:marLeft w:val="1166"/>
          <w:marRight w:val="0"/>
          <w:marTop w:val="101"/>
          <w:marBottom w:val="0"/>
          <w:divBdr>
            <w:top w:val="none" w:sz="0" w:space="0" w:color="auto"/>
            <w:left w:val="none" w:sz="0" w:space="0" w:color="auto"/>
            <w:bottom w:val="none" w:sz="0" w:space="0" w:color="auto"/>
            <w:right w:val="none" w:sz="0" w:space="0" w:color="auto"/>
          </w:divBdr>
        </w:div>
        <w:div w:id="995691156">
          <w:marLeft w:val="1166"/>
          <w:marRight w:val="0"/>
          <w:marTop w:val="101"/>
          <w:marBottom w:val="0"/>
          <w:divBdr>
            <w:top w:val="none" w:sz="0" w:space="0" w:color="auto"/>
            <w:left w:val="none" w:sz="0" w:space="0" w:color="auto"/>
            <w:bottom w:val="none" w:sz="0" w:space="0" w:color="auto"/>
            <w:right w:val="none" w:sz="0" w:space="0" w:color="auto"/>
          </w:divBdr>
        </w:div>
        <w:div w:id="1485701549">
          <w:marLeft w:val="547"/>
          <w:marRight w:val="0"/>
          <w:marTop w:val="120"/>
          <w:marBottom w:val="0"/>
          <w:divBdr>
            <w:top w:val="none" w:sz="0" w:space="0" w:color="auto"/>
            <w:left w:val="none" w:sz="0" w:space="0" w:color="auto"/>
            <w:bottom w:val="none" w:sz="0" w:space="0" w:color="auto"/>
            <w:right w:val="none" w:sz="0" w:space="0" w:color="auto"/>
          </w:divBdr>
        </w:div>
        <w:div w:id="1562714050">
          <w:marLeft w:val="547"/>
          <w:marRight w:val="0"/>
          <w:marTop w:val="120"/>
          <w:marBottom w:val="0"/>
          <w:divBdr>
            <w:top w:val="none" w:sz="0" w:space="0" w:color="auto"/>
            <w:left w:val="none" w:sz="0" w:space="0" w:color="auto"/>
            <w:bottom w:val="none" w:sz="0" w:space="0" w:color="auto"/>
            <w:right w:val="none" w:sz="0" w:space="0" w:color="auto"/>
          </w:divBdr>
        </w:div>
      </w:divsChild>
    </w:div>
    <w:div w:id="1674800491">
      <w:bodyDiv w:val="1"/>
      <w:marLeft w:val="0"/>
      <w:marRight w:val="0"/>
      <w:marTop w:val="0"/>
      <w:marBottom w:val="0"/>
      <w:divBdr>
        <w:top w:val="none" w:sz="0" w:space="0" w:color="auto"/>
        <w:left w:val="none" w:sz="0" w:space="0" w:color="auto"/>
        <w:bottom w:val="none" w:sz="0" w:space="0" w:color="auto"/>
        <w:right w:val="none" w:sz="0" w:space="0" w:color="auto"/>
      </w:divBdr>
    </w:div>
    <w:div w:id="1674995487">
      <w:bodyDiv w:val="1"/>
      <w:marLeft w:val="0"/>
      <w:marRight w:val="0"/>
      <w:marTop w:val="0"/>
      <w:marBottom w:val="0"/>
      <w:divBdr>
        <w:top w:val="none" w:sz="0" w:space="0" w:color="auto"/>
        <w:left w:val="none" w:sz="0" w:space="0" w:color="auto"/>
        <w:bottom w:val="none" w:sz="0" w:space="0" w:color="auto"/>
        <w:right w:val="none" w:sz="0" w:space="0" w:color="auto"/>
      </w:divBdr>
      <w:divsChild>
        <w:div w:id="50925782">
          <w:marLeft w:val="0"/>
          <w:marRight w:val="0"/>
          <w:marTop w:val="0"/>
          <w:marBottom w:val="0"/>
          <w:divBdr>
            <w:top w:val="none" w:sz="0" w:space="0" w:color="auto"/>
            <w:left w:val="none" w:sz="0" w:space="0" w:color="auto"/>
            <w:bottom w:val="none" w:sz="0" w:space="0" w:color="auto"/>
            <w:right w:val="none" w:sz="0" w:space="0" w:color="auto"/>
          </w:divBdr>
        </w:div>
      </w:divsChild>
    </w:div>
    <w:div w:id="1675108755">
      <w:bodyDiv w:val="1"/>
      <w:marLeft w:val="0"/>
      <w:marRight w:val="0"/>
      <w:marTop w:val="0"/>
      <w:marBottom w:val="0"/>
      <w:divBdr>
        <w:top w:val="none" w:sz="0" w:space="0" w:color="auto"/>
        <w:left w:val="none" w:sz="0" w:space="0" w:color="auto"/>
        <w:bottom w:val="none" w:sz="0" w:space="0" w:color="auto"/>
        <w:right w:val="none" w:sz="0" w:space="0" w:color="auto"/>
      </w:divBdr>
    </w:div>
    <w:div w:id="1675302365">
      <w:bodyDiv w:val="1"/>
      <w:marLeft w:val="0"/>
      <w:marRight w:val="0"/>
      <w:marTop w:val="0"/>
      <w:marBottom w:val="0"/>
      <w:divBdr>
        <w:top w:val="none" w:sz="0" w:space="0" w:color="auto"/>
        <w:left w:val="none" w:sz="0" w:space="0" w:color="auto"/>
        <w:bottom w:val="none" w:sz="0" w:space="0" w:color="auto"/>
        <w:right w:val="none" w:sz="0" w:space="0" w:color="auto"/>
      </w:divBdr>
    </w:div>
    <w:div w:id="1675573392">
      <w:bodyDiv w:val="1"/>
      <w:marLeft w:val="0"/>
      <w:marRight w:val="0"/>
      <w:marTop w:val="0"/>
      <w:marBottom w:val="0"/>
      <w:divBdr>
        <w:top w:val="none" w:sz="0" w:space="0" w:color="auto"/>
        <w:left w:val="none" w:sz="0" w:space="0" w:color="auto"/>
        <w:bottom w:val="none" w:sz="0" w:space="0" w:color="auto"/>
        <w:right w:val="none" w:sz="0" w:space="0" w:color="auto"/>
      </w:divBdr>
      <w:divsChild>
        <w:div w:id="215895497">
          <w:marLeft w:val="1166"/>
          <w:marRight w:val="0"/>
          <w:marTop w:val="96"/>
          <w:marBottom w:val="0"/>
          <w:divBdr>
            <w:top w:val="none" w:sz="0" w:space="0" w:color="auto"/>
            <w:left w:val="none" w:sz="0" w:space="0" w:color="auto"/>
            <w:bottom w:val="none" w:sz="0" w:space="0" w:color="auto"/>
            <w:right w:val="none" w:sz="0" w:space="0" w:color="auto"/>
          </w:divBdr>
        </w:div>
        <w:div w:id="268008635">
          <w:marLeft w:val="547"/>
          <w:marRight w:val="0"/>
          <w:marTop w:val="115"/>
          <w:marBottom w:val="0"/>
          <w:divBdr>
            <w:top w:val="none" w:sz="0" w:space="0" w:color="auto"/>
            <w:left w:val="none" w:sz="0" w:space="0" w:color="auto"/>
            <w:bottom w:val="none" w:sz="0" w:space="0" w:color="auto"/>
            <w:right w:val="none" w:sz="0" w:space="0" w:color="auto"/>
          </w:divBdr>
        </w:div>
        <w:div w:id="1104109140">
          <w:marLeft w:val="1166"/>
          <w:marRight w:val="0"/>
          <w:marTop w:val="96"/>
          <w:marBottom w:val="0"/>
          <w:divBdr>
            <w:top w:val="none" w:sz="0" w:space="0" w:color="auto"/>
            <w:left w:val="none" w:sz="0" w:space="0" w:color="auto"/>
            <w:bottom w:val="none" w:sz="0" w:space="0" w:color="auto"/>
            <w:right w:val="none" w:sz="0" w:space="0" w:color="auto"/>
          </w:divBdr>
        </w:div>
        <w:div w:id="1287155689">
          <w:marLeft w:val="547"/>
          <w:marRight w:val="0"/>
          <w:marTop w:val="115"/>
          <w:marBottom w:val="0"/>
          <w:divBdr>
            <w:top w:val="none" w:sz="0" w:space="0" w:color="auto"/>
            <w:left w:val="none" w:sz="0" w:space="0" w:color="auto"/>
            <w:bottom w:val="none" w:sz="0" w:space="0" w:color="auto"/>
            <w:right w:val="none" w:sz="0" w:space="0" w:color="auto"/>
          </w:divBdr>
        </w:div>
        <w:div w:id="1291087361">
          <w:marLeft w:val="547"/>
          <w:marRight w:val="0"/>
          <w:marTop w:val="115"/>
          <w:marBottom w:val="0"/>
          <w:divBdr>
            <w:top w:val="none" w:sz="0" w:space="0" w:color="auto"/>
            <w:left w:val="none" w:sz="0" w:space="0" w:color="auto"/>
            <w:bottom w:val="none" w:sz="0" w:space="0" w:color="auto"/>
            <w:right w:val="none" w:sz="0" w:space="0" w:color="auto"/>
          </w:divBdr>
        </w:div>
        <w:div w:id="1383674509">
          <w:marLeft w:val="547"/>
          <w:marRight w:val="0"/>
          <w:marTop w:val="115"/>
          <w:marBottom w:val="0"/>
          <w:divBdr>
            <w:top w:val="none" w:sz="0" w:space="0" w:color="auto"/>
            <w:left w:val="none" w:sz="0" w:space="0" w:color="auto"/>
            <w:bottom w:val="none" w:sz="0" w:space="0" w:color="auto"/>
            <w:right w:val="none" w:sz="0" w:space="0" w:color="auto"/>
          </w:divBdr>
        </w:div>
      </w:divsChild>
    </w:div>
    <w:div w:id="1675913674">
      <w:bodyDiv w:val="1"/>
      <w:marLeft w:val="0"/>
      <w:marRight w:val="0"/>
      <w:marTop w:val="0"/>
      <w:marBottom w:val="0"/>
      <w:divBdr>
        <w:top w:val="none" w:sz="0" w:space="0" w:color="auto"/>
        <w:left w:val="none" w:sz="0" w:space="0" w:color="auto"/>
        <w:bottom w:val="none" w:sz="0" w:space="0" w:color="auto"/>
        <w:right w:val="none" w:sz="0" w:space="0" w:color="auto"/>
      </w:divBdr>
      <w:divsChild>
        <w:div w:id="1543831604">
          <w:marLeft w:val="0"/>
          <w:marRight w:val="0"/>
          <w:marTop w:val="0"/>
          <w:marBottom w:val="0"/>
          <w:divBdr>
            <w:top w:val="none" w:sz="0" w:space="0" w:color="auto"/>
            <w:left w:val="none" w:sz="0" w:space="0" w:color="auto"/>
            <w:bottom w:val="none" w:sz="0" w:space="0" w:color="auto"/>
            <w:right w:val="none" w:sz="0" w:space="0" w:color="auto"/>
          </w:divBdr>
        </w:div>
      </w:divsChild>
    </w:div>
    <w:div w:id="1678341666">
      <w:bodyDiv w:val="1"/>
      <w:marLeft w:val="0"/>
      <w:marRight w:val="0"/>
      <w:marTop w:val="0"/>
      <w:marBottom w:val="0"/>
      <w:divBdr>
        <w:top w:val="none" w:sz="0" w:space="0" w:color="auto"/>
        <w:left w:val="none" w:sz="0" w:space="0" w:color="auto"/>
        <w:bottom w:val="none" w:sz="0" w:space="0" w:color="auto"/>
        <w:right w:val="none" w:sz="0" w:space="0" w:color="auto"/>
      </w:divBdr>
    </w:div>
    <w:div w:id="1678384977">
      <w:bodyDiv w:val="1"/>
      <w:marLeft w:val="0"/>
      <w:marRight w:val="0"/>
      <w:marTop w:val="0"/>
      <w:marBottom w:val="0"/>
      <w:divBdr>
        <w:top w:val="none" w:sz="0" w:space="0" w:color="auto"/>
        <w:left w:val="none" w:sz="0" w:space="0" w:color="auto"/>
        <w:bottom w:val="none" w:sz="0" w:space="0" w:color="auto"/>
        <w:right w:val="none" w:sz="0" w:space="0" w:color="auto"/>
      </w:divBdr>
    </w:div>
    <w:div w:id="1678654663">
      <w:bodyDiv w:val="1"/>
      <w:marLeft w:val="0"/>
      <w:marRight w:val="0"/>
      <w:marTop w:val="0"/>
      <w:marBottom w:val="0"/>
      <w:divBdr>
        <w:top w:val="none" w:sz="0" w:space="0" w:color="auto"/>
        <w:left w:val="none" w:sz="0" w:space="0" w:color="auto"/>
        <w:bottom w:val="none" w:sz="0" w:space="0" w:color="auto"/>
        <w:right w:val="none" w:sz="0" w:space="0" w:color="auto"/>
      </w:divBdr>
    </w:div>
    <w:div w:id="1678733050">
      <w:bodyDiv w:val="1"/>
      <w:marLeft w:val="0"/>
      <w:marRight w:val="0"/>
      <w:marTop w:val="0"/>
      <w:marBottom w:val="0"/>
      <w:divBdr>
        <w:top w:val="none" w:sz="0" w:space="0" w:color="auto"/>
        <w:left w:val="none" w:sz="0" w:space="0" w:color="auto"/>
        <w:bottom w:val="none" w:sz="0" w:space="0" w:color="auto"/>
        <w:right w:val="none" w:sz="0" w:space="0" w:color="auto"/>
      </w:divBdr>
    </w:div>
    <w:div w:id="1682271743">
      <w:bodyDiv w:val="1"/>
      <w:marLeft w:val="0"/>
      <w:marRight w:val="0"/>
      <w:marTop w:val="0"/>
      <w:marBottom w:val="0"/>
      <w:divBdr>
        <w:top w:val="none" w:sz="0" w:space="0" w:color="auto"/>
        <w:left w:val="none" w:sz="0" w:space="0" w:color="auto"/>
        <w:bottom w:val="none" w:sz="0" w:space="0" w:color="auto"/>
        <w:right w:val="none" w:sz="0" w:space="0" w:color="auto"/>
      </w:divBdr>
    </w:div>
    <w:div w:id="1682513934">
      <w:bodyDiv w:val="1"/>
      <w:marLeft w:val="0"/>
      <w:marRight w:val="0"/>
      <w:marTop w:val="0"/>
      <w:marBottom w:val="0"/>
      <w:divBdr>
        <w:top w:val="none" w:sz="0" w:space="0" w:color="auto"/>
        <w:left w:val="none" w:sz="0" w:space="0" w:color="auto"/>
        <w:bottom w:val="none" w:sz="0" w:space="0" w:color="auto"/>
        <w:right w:val="none" w:sz="0" w:space="0" w:color="auto"/>
      </w:divBdr>
    </w:div>
    <w:div w:id="1683699393">
      <w:bodyDiv w:val="1"/>
      <w:marLeft w:val="0"/>
      <w:marRight w:val="0"/>
      <w:marTop w:val="0"/>
      <w:marBottom w:val="0"/>
      <w:divBdr>
        <w:top w:val="none" w:sz="0" w:space="0" w:color="auto"/>
        <w:left w:val="none" w:sz="0" w:space="0" w:color="auto"/>
        <w:bottom w:val="none" w:sz="0" w:space="0" w:color="auto"/>
        <w:right w:val="none" w:sz="0" w:space="0" w:color="auto"/>
      </w:divBdr>
    </w:div>
    <w:div w:id="1684091371">
      <w:bodyDiv w:val="1"/>
      <w:marLeft w:val="0"/>
      <w:marRight w:val="0"/>
      <w:marTop w:val="0"/>
      <w:marBottom w:val="0"/>
      <w:divBdr>
        <w:top w:val="none" w:sz="0" w:space="0" w:color="auto"/>
        <w:left w:val="none" w:sz="0" w:space="0" w:color="auto"/>
        <w:bottom w:val="none" w:sz="0" w:space="0" w:color="auto"/>
        <w:right w:val="none" w:sz="0" w:space="0" w:color="auto"/>
      </w:divBdr>
    </w:div>
    <w:div w:id="1684210150">
      <w:bodyDiv w:val="1"/>
      <w:marLeft w:val="0"/>
      <w:marRight w:val="0"/>
      <w:marTop w:val="0"/>
      <w:marBottom w:val="0"/>
      <w:divBdr>
        <w:top w:val="none" w:sz="0" w:space="0" w:color="auto"/>
        <w:left w:val="none" w:sz="0" w:space="0" w:color="auto"/>
        <w:bottom w:val="none" w:sz="0" w:space="0" w:color="auto"/>
        <w:right w:val="none" w:sz="0" w:space="0" w:color="auto"/>
      </w:divBdr>
    </w:div>
    <w:div w:id="1686520669">
      <w:bodyDiv w:val="1"/>
      <w:marLeft w:val="0"/>
      <w:marRight w:val="0"/>
      <w:marTop w:val="0"/>
      <w:marBottom w:val="0"/>
      <w:divBdr>
        <w:top w:val="none" w:sz="0" w:space="0" w:color="auto"/>
        <w:left w:val="none" w:sz="0" w:space="0" w:color="auto"/>
        <w:bottom w:val="none" w:sz="0" w:space="0" w:color="auto"/>
        <w:right w:val="none" w:sz="0" w:space="0" w:color="auto"/>
      </w:divBdr>
    </w:div>
    <w:div w:id="1686665114">
      <w:bodyDiv w:val="1"/>
      <w:marLeft w:val="0"/>
      <w:marRight w:val="0"/>
      <w:marTop w:val="0"/>
      <w:marBottom w:val="0"/>
      <w:divBdr>
        <w:top w:val="none" w:sz="0" w:space="0" w:color="auto"/>
        <w:left w:val="none" w:sz="0" w:space="0" w:color="auto"/>
        <w:bottom w:val="none" w:sz="0" w:space="0" w:color="auto"/>
        <w:right w:val="none" w:sz="0" w:space="0" w:color="auto"/>
      </w:divBdr>
      <w:divsChild>
        <w:div w:id="655188831">
          <w:marLeft w:val="547"/>
          <w:marRight w:val="0"/>
          <w:marTop w:val="154"/>
          <w:marBottom w:val="0"/>
          <w:divBdr>
            <w:top w:val="none" w:sz="0" w:space="0" w:color="auto"/>
            <w:left w:val="none" w:sz="0" w:space="0" w:color="auto"/>
            <w:bottom w:val="none" w:sz="0" w:space="0" w:color="auto"/>
            <w:right w:val="none" w:sz="0" w:space="0" w:color="auto"/>
          </w:divBdr>
        </w:div>
      </w:divsChild>
    </w:div>
    <w:div w:id="1686714652">
      <w:bodyDiv w:val="1"/>
      <w:marLeft w:val="0"/>
      <w:marRight w:val="0"/>
      <w:marTop w:val="0"/>
      <w:marBottom w:val="0"/>
      <w:divBdr>
        <w:top w:val="none" w:sz="0" w:space="0" w:color="auto"/>
        <w:left w:val="none" w:sz="0" w:space="0" w:color="auto"/>
        <w:bottom w:val="none" w:sz="0" w:space="0" w:color="auto"/>
        <w:right w:val="none" w:sz="0" w:space="0" w:color="auto"/>
      </w:divBdr>
      <w:divsChild>
        <w:div w:id="456991699">
          <w:marLeft w:val="0"/>
          <w:marRight w:val="0"/>
          <w:marTop w:val="96"/>
          <w:marBottom w:val="0"/>
          <w:divBdr>
            <w:top w:val="none" w:sz="0" w:space="0" w:color="auto"/>
            <w:left w:val="none" w:sz="0" w:space="0" w:color="auto"/>
            <w:bottom w:val="none" w:sz="0" w:space="0" w:color="auto"/>
            <w:right w:val="none" w:sz="0" w:space="0" w:color="auto"/>
          </w:divBdr>
        </w:div>
        <w:div w:id="2024165802">
          <w:marLeft w:val="0"/>
          <w:marRight w:val="0"/>
          <w:marTop w:val="96"/>
          <w:marBottom w:val="0"/>
          <w:divBdr>
            <w:top w:val="none" w:sz="0" w:space="0" w:color="auto"/>
            <w:left w:val="none" w:sz="0" w:space="0" w:color="auto"/>
            <w:bottom w:val="none" w:sz="0" w:space="0" w:color="auto"/>
            <w:right w:val="none" w:sz="0" w:space="0" w:color="auto"/>
          </w:divBdr>
        </w:div>
      </w:divsChild>
    </w:div>
    <w:div w:id="1686860238">
      <w:bodyDiv w:val="1"/>
      <w:marLeft w:val="0"/>
      <w:marRight w:val="0"/>
      <w:marTop w:val="0"/>
      <w:marBottom w:val="0"/>
      <w:divBdr>
        <w:top w:val="none" w:sz="0" w:space="0" w:color="auto"/>
        <w:left w:val="none" w:sz="0" w:space="0" w:color="auto"/>
        <w:bottom w:val="none" w:sz="0" w:space="0" w:color="auto"/>
        <w:right w:val="none" w:sz="0" w:space="0" w:color="auto"/>
      </w:divBdr>
      <w:divsChild>
        <w:div w:id="51319825">
          <w:marLeft w:val="0"/>
          <w:marRight w:val="0"/>
          <w:marTop w:val="0"/>
          <w:marBottom w:val="0"/>
          <w:divBdr>
            <w:top w:val="none" w:sz="0" w:space="0" w:color="auto"/>
            <w:left w:val="none" w:sz="0" w:space="0" w:color="auto"/>
            <w:bottom w:val="none" w:sz="0" w:space="0" w:color="auto"/>
            <w:right w:val="none" w:sz="0" w:space="0" w:color="auto"/>
          </w:divBdr>
          <w:divsChild>
            <w:div w:id="413357890">
              <w:marLeft w:val="0"/>
              <w:marRight w:val="0"/>
              <w:marTop w:val="0"/>
              <w:marBottom w:val="0"/>
              <w:divBdr>
                <w:top w:val="none" w:sz="0" w:space="0" w:color="auto"/>
                <w:left w:val="none" w:sz="0" w:space="0" w:color="auto"/>
                <w:bottom w:val="none" w:sz="0" w:space="0" w:color="auto"/>
                <w:right w:val="none" w:sz="0" w:space="0" w:color="auto"/>
              </w:divBdr>
            </w:div>
            <w:div w:id="421100350">
              <w:marLeft w:val="0"/>
              <w:marRight w:val="0"/>
              <w:marTop w:val="0"/>
              <w:marBottom w:val="0"/>
              <w:divBdr>
                <w:top w:val="none" w:sz="0" w:space="0" w:color="auto"/>
                <w:left w:val="none" w:sz="0" w:space="0" w:color="auto"/>
                <w:bottom w:val="none" w:sz="0" w:space="0" w:color="auto"/>
                <w:right w:val="none" w:sz="0" w:space="0" w:color="auto"/>
              </w:divBdr>
            </w:div>
            <w:div w:id="451900803">
              <w:marLeft w:val="0"/>
              <w:marRight w:val="0"/>
              <w:marTop w:val="0"/>
              <w:marBottom w:val="0"/>
              <w:divBdr>
                <w:top w:val="none" w:sz="0" w:space="0" w:color="auto"/>
                <w:left w:val="none" w:sz="0" w:space="0" w:color="auto"/>
                <w:bottom w:val="none" w:sz="0" w:space="0" w:color="auto"/>
                <w:right w:val="none" w:sz="0" w:space="0" w:color="auto"/>
              </w:divBdr>
            </w:div>
            <w:div w:id="617688986">
              <w:marLeft w:val="0"/>
              <w:marRight w:val="0"/>
              <w:marTop w:val="0"/>
              <w:marBottom w:val="0"/>
              <w:divBdr>
                <w:top w:val="none" w:sz="0" w:space="0" w:color="auto"/>
                <w:left w:val="none" w:sz="0" w:space="0" w:color="auto"/>
                <w:bottom w:val="none" w:sz="0" w:space="0" w:color="auto"/>
                <w:right w:val="none" w:sz="0" w:space="0" w:color="auto"/>
              </w:divBdr>
            </w:div>
            <w:div w:id="806240865">
              <w:marLeft w:val="0"/>
              <w:marRight w:val="0"/>
              <w:marTop w:val="0"/>
              <w:marBottom w:val="0"/>
              <w:divBdr>
                <w:top w:val="none" w:sz="0" w:space="0" w:color="auto"/>
                <w:left w:val="none" w:sz="0" w:space="0" w:color="auto"/>
                <w:bottom w:val="none" w:sz="0" w:space="0" w:color="auto"/>
                <w:right w:val="none" w:sz="0" w:space="0" w:color="auto"/>
              </w:divBdr>
            </w:div>
            <w:div w:id="1093207308">
              <w:marLeft w:val="0"/>
              <w:marRight w:val="0"/>
              <w:marTop w:val="0"/>
              <w:marBottom w:val="0"/>
              <w:divBdr>
                <w:top w:val="none" w:sz="0" w:space="0" w:color="auto"/>
                <w:left w:val="none" w:sz="0" w:space="0" w:color="auto"/>
                <w:bottom w:val="none" w:sz="0" w:space="0" w:color="auto"/>
                <w:right w:val="none" w:sz="0" w:space="0" w:color="auto"/>
              </w:divBdr>
            </w:div>
            <w:div w:id="1306471837">
              <w:marLeft w:val="0"/>
              <w:marRight w:val="0"/>
              <w:marTop w:val="0"/>
              <w:marBottom w:val="0"/>
              <w:divBdr>
                <w:top w:val="none" w:sz="0" w:space="0" w:color="auto"/>
                <w:left w:val="none" w:sz="0" w:space="0" w:color="auto"/>
                <w:bottom w:val="none" w:sz="0" w:space="0" w:color="auto"/>
                <w:right w:val="none" w:sz="0" w:space="0" w:color="auto"/>
              </w:divBdr>
            </w:div>
            <w:div w:id="1687639090">
              <w:marLeft w:val="0"/>
              <w:marRight w:val="0"/>
              <w:marTop w:val="0"/>
              <w:marBottom w:val="0"/>
              <w:divBdr>
                <w:top w:val="none" w:sz="0" w:space="0" w:color="auto"/>
                <w:left w:val="none" w:sz="0" w:space="0" w:color="auto"/>
                <w:bottom w:val="none" w:sz="0" w:space="0" w:color="auto"/>
                <w:right w:val="none" w:sz="0" w:space="0" w:color="auto"/>
              </w:divBdr>
            </w:div>
            <w:div w:id="2132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77060">
      <w:bodyDiv w:val="1"/>
      <w:marLeft w:val="0"/>
      <w:marRight w:val="0"/>
      <w:marTop w:val="0"/>
      <w:marBottom w:val="0"/>
      <w:divBdr>
        <w:top w:val="none" w:sz="0" w:space="0" w:color="auto"/>
        <w:left w:val="none" w:sz="0" w:space="0" w:color="auto"/>
        <w:bottom w:val="none" w:sz="0" w:space="0" w:color="auto"/>
        <w:right w:val="none" w:sz="0" w:space="0" w:color="auto"/>
      </w:divBdr>
    </w:div>
    <w:div w:id="1688946349">
      <w:bodyDiv w:val="1"/>
      <w:marLeft w:val="0"/>
      <w:marRight w:val="0"/>
      <w:marTop w:val="0"/>
      <w:marBottom w:val="0"/>
      <w:divBdr>
        <w:top w:val="none" w:sz="0" w:space="0" w:color="auto"/>
        <w:left w:val="none" w:sz="0" w:space="0" w:color="auto"/>
        <w:bottom w:val="none" w:sz="0" w:space="0" w:color="auto"/>
        <w:right w:val="none" w:sz="0" w:space="0" w:color="auto"/>
      </w:divBdr>
      <w:divsChild>
        <w:div w:id="339553842">
          <w:marLeft w:val="547"/>
          <w:marRight w:val="0"/>
          <w:marTop w:val="115"/>
          <w:marBottom w:val="0"/>
          <w:divBdr>
            <w:top w:val="none" w:sz="0" w:space="0" w:color="auto"/>
            <w:left w:val="none" w:sz="0" w:space="0" w:color="auto"/>
            <w:bottom w:val="none" w:sz="0" w:space="0" w:color="auto"/>
            <w:right w:val="none" w:sz="0" w:space="0" w:color="auto"/>
          </w:divBdr>
        </w:div>
        <w:div w:id="515384819">
          <w:marLeft w:val="1166"/>
          <w:marRight w:val="0"/>
          <w:marTop w:val="115"/>
          <w:marBottom w:val="0"/>
          <w:divBdr>
            <w:top w:val="none" w:sz="0" w:space="0" w:color="auto"/>
            <w:left w:val="none" w:sz="0" w:space="0" w:color="auto"/>
            <w:bottom w:val="none" w:sz="0" w:space="0" w:color="auto"/>
            <w:right w:val="none" w:sz="0" w:space="0" w:color="auto"/>
          </w:divBdr>
        </w:div>
        <w:div w:id="1001658223">
          <w:marLeft w:val="547"/>
          <w:marRight w:val="0"/>
          <w:marTop w:val="115"/>
          <w:marBottom w:val="0"/>
          <w:divBdr>
            <w:top w:val="none" w:sz="0" w:space="0" w:color="auto"/>
            <w:left w:val="none" w:sz="0" w:space="0" w:color="auto"/>
            <w:bottom w:val="none" w:sz="0" w:space="0" w:color="auto"/>
            <w:right w:val="none" w:sz="0" w:space="0" w:color="auto"/>
          </w:divBdr>
        </w:div>
        <w:div w:id="1506558791">
          <w:marLeft w:val="547"/>
          <w:marRight w:val="0"/>
          <w:marTop w:val="115"/>
          <w:marBottom w:val="0"/>
          <w:divBdr>
            <w:top w:val="none" w:sz="0" w:space="0" w:color="auto"/>
            <w:left w:val="none" w:sz="0" w:space="0" w:color="auto"/>
            <w:bottom w:val="none" w:sz="0" w:space="0" w:color="auto"/>
            <w:right w:val="none" w:sz="0" w:space="0" w:color="auto"/>
          </w:divBdr>
        </w:div>
        <w:div w:id="2111580642">
          <w:marLeft w:val="547"/>
          <w:marRight w:val="0"/>
          <w:marTop w:val="115"/>
          <w:marBottom w:val="0"/>
          <w:divBdr>
            <w:top w:val="none" w:sz="0" w:space="0" w:color="auto"/>
            <w:left w:val="none" w:sz="0" w:space="0" w:color="auto"/>
            <w:bottom w:val="none" w:sz="0" w:space="0" w:color="auto"/>
            <w:right w:val="none" w:sz="0" w:space="0" w:color="auto"/>
          </w:divBdr>
        </w:div>
      </w:divsChild>
    </w:div>
    <w:div w:id="1689864699">
      <w:bodyDiv w:val="1"/>
      <w:marLeft w:val="0"/>
      <w:marRight w:val="0"/>
      <w:marTop w:val="0"/>
      <w:marBottom w:val="0"/>
      <w:divBdr>
        <w:top w:val="none" w:sz="0" w:space="0" w:color="auto"/>
        <w:left w:val="none" w:sz="0" w:space="0" w:color="auto"/>
        <w:bottom w:val="none" w:sz="0" w:space="0" w:color="auto"/>
        <w:right w:val="none" w:sz="0" w:space="0" w:color="auto"/>
      </w:divBdr>
    </w:div>
    <w:div w:id="1690519663">
      <w:bodyDiv w:val="1"/>
      <w:marLeft w:val="0"/>
      <w:marRight w:val="0"/>
      <w:marTop w:val="0"/>
      <w:marBottom w:val="0"/>
      <w:divBdr>
        <w:top w:val="none" w:sz="0" w:space="0" w:color="auto"/>
        <w:left w:val="none" w:sz="0" w:space="0" w:color="auto"/>
        <w:bottom w:val="none" w:sz="0" w:space="0" w:color="auto"/>
        <w:right w:val="none" w:sz="0" w:space="0" w:color="auto"/>
      </w:divBdr>
    </w:div>
    <w:div w:id="1690520416">
      <w:bodyDiv w:val="1"/>
      <w:marLeft w:val="0"/>
      <w:marRight w:val="0"/>
      <w:marTop w:val="0"/>
      <w:marBottom w:val="0"/>
      <w:divBdr>
        <w:top w:val="none" w:sz="0" w:space="0" w:color="auto"/>
        <w:left w:val="none" w:sz="0" w:space="0" w:color="auto"/>
        <w:bottom w:val="none" w:sz="0" w:space="0" w:color="auto"/>
        <w:right w:val="none" w:sz="0" w:space="0" w:color="auto"/>
      </w:divBdr>
    </w:div>
    <w:div w:id="1691371324">
      <w:bodyDiv w:val="1"/>
      <w:marLeft w:val="0"/>
      <w:marRight w:val="0"/>
      <w:marTop w:val="0"/>
      <w:marBottom w:val="0"/>
      <w:divBdr>
        <w:top w:val="none" w:sz="0" w:space="0" w:color="auto"/>
        <w:left w:val="none" w:sz="0" w:space="0" w:color="auto"/>
        <w:bottom w:val="none" w:sz="0" w:space="0" w:color="auto"/>
        <w:right w:val="none" w:sz="0" w:space="0" w:color="auto"/>
      </w:divBdr>
    </w:div>
    <w:div w:id="1691493296">
      <w:bodyDiv w:val="1"/>
      <w:marLeft w:val="0"/>
      <w:marRight w:val="0"/>
      <w:marTop w:val="0"/>
      <w:marBottom w:val="0"/>
      <w:divBdr>
        <w:top w:val="none" w:sz="0" w:space="0" w:color="auto"/>
        <w:left w:val="none" w:sz="0" w:space="0" w:color="auto"/>
        <w:bottom w:val="none" w:sz="0" w:space="0" w:color="auto"/>
        <w:right w:val="none" w:sz="0" w:space="0" w:color="auto"/>
      </w:divBdr>
    </w:div>
    <w:div w:id="1695693193">
      <w:bodyDiv w:val="1"/>
      <w:marLeft w:val="0"/>
      <w:marRight w:val="0"/>
      <w:marTop w:val="0"/>
      <w:marBottom w:val="0"/>
      <w:divBdr>
        <w:top w:val="none" w:sz="0" w:space="0" w:color="auto"/>
        <w:left w:val="none" w:sz="0" w:space="0" w:color="auto"/>
        <w:bottom w:val="none" w:sz="0" w:space="0" w:color="auto"/>
        <w:right w:val="none" w:sz="0" w:space="0" w:color="auto"/>
      </w:divBdr>
    </w:div>
    <w:div w:id="1695693764">
      <w:bodyDiv w:val="1"/>
      <w:marLeft w:val="0"/>
      <w:marRight w:val="0"/>
      <w:marTop w:val="0"/>
      <w:marBottom w:val="0"/>
      <w:divBdr>
        <w:top w:val="none" w:sz="0" w:space="0" w:color="auto"/>
        <w:left w:val="none" w:sz="0" w:space="0" w:color="auto"/>
        <w:bottom w:val="none" w:sz="0" w:space="0" w:color="auto"/>
        <w:right w:val="none" w:sz="0" w:space="0" w:color="auto"/>
      </w:divBdr>
    </w:div>
    <w:div w:id="1696272410">
      <w:bodyDiv w:val="1"/>
      <w:marLeft w:val="0"/>
      <w:marRight w:val="0"/>
      <w:marTop w:val="0"/>
      <w:marBottom w:val="0"/>
      <w:divBdr>
        <w:top w:val="none" w:sz="0" w:space="0" w:color="auto"/>
        <w:left w:val="none" w:sz="0" w:space="0" w:color="auto"/>
        <w:bottom w:val="none" w:sz="0" w:space="0" w:color="auto"/>
        <w:right w:val="none" w:sz="0" w:space="0" w:color="auto"/>
      </w:divBdr>
    </w:div>
    <w:div w:id="1696345740">
      <w:bodyDiv w:val="1"/>
      <w:marLeft w:val="0"/>
      <w:marRight w:val="0"/>
      <w:marTop w:val="0"/>
      <w:marBottom w:val="0"/>
      <w:divBdr>
        <w:top w:val="none" w:sz="0" w:space="0" w:color="auto"/>
        <w:left w:val="none" w:sz="0" w:space="0" w:color="auto"/>
        <w:bottom w:val="none" w:sz="0" w:space="0" w:color="auto"/>
        <w:right w:val="none" w:sz="0" w:space="0" w:color="auto"/>
      </w:divBdr>
      <w:divsChild>
        <w:div w:id="129593558">
          <w:marLeft w:val="0"/>
          <w:marRight w:val="0"/>
          <w:marTop w:val="0"/>
          <w:marBottom w:val="0"/>
          <w:divBdr>
            <w:top w:val="none" w:sz="0" w:space="0" w:color="auto"/>
            <w:left w:val="none" w:sz="0" w:space="0" w:color="auto"/>
            <w:bottom w:val="none" w:sz="0" w:space="0" w:color="auto"/>
            <w:right w:val="none" w:sz="0" w:space="0" w:color="auto"/>
          </w:divBdr>
          <w:divsChild>
            <w:div w:id="1663043031">
              <w:marLeft w:val="0"/>
              <w:marRight w:val="0"/>
              <w:marTop w:val="0"/>
              <w:marBottom w:val="0"/>
              <w:divBdr>
                <w:top w:val="none" w:sz="0" w:space="0" w:color="auto"/>
                <w:left w:val="none" w:sz="0" w:space="0" w:color="auto"/>
                <w:bottom w:val="none" w:sz="0" w:space="0" w:color="auto"/>
                <w:right w:val="none" w:sz="0" w:space="0" w:color="auto"/>
              </w:divBdr>
            </w:div>
            <w:div w:id="17572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5530">
      <w:bodyDiv w:val="1"/>
      <w:marLeft w:val="0"/>
      <w:marRight w:val="0"/>
      <w:marTop w:val="0"/>
      <w:marBottom w:val="0"/>
      <w:divBdr>
        <w:top w:val="none" w:sz="0" w:space="0" w:color="auto"/>
        <w:left w:val="none" w:sz="0" w:space="0" w:color="auto"/>
        <w:bottom w:val="none" w:sz="0" w:space="0" w:color="auto"/>
        <w:right w:val="none" w:sz="0" w:space="0" w:color="auto"/>
      </w:divBdr>
    </w:div>
    <w:div w:id="1697776710">
      <w:bodyDiv w:val="1"/>
      <w:marLeft w:val="0"/>
      <w:marRight w:val="0"/>
      <w:marTop w:val="0"/>
      <w:marBottom w:val="0"/>
      <w:divBdr>
        <w:top w:val="none" w:sz="0" w:space="0" w:color="auto"/>
        <w:left w:val="none" w:sz="0" w:space="0" w:color="auto"/>
        <w:bottom w:val="none" w:sz="0" w:space="0" w:color="auto"/>
        <w:right w:val="none" w:sz="0" w:space="0" w:color="auto"/>
      </w:divBdr>
      <w:divsChild>
        <w:div w:id="229535598">
          <w:marLeft w:val="547"/>
          <w:marRight w:val="0"/>
          <w:marTop w:val="134"/>
          <w:marBottom w:val="0"/>
          <w:divBdr>
            <w:top w:val="none" w:sz="0" w:space="0" w:color="auto"/>
            <w:left w:val="none" w:sz="0" w:space="0" w:color="auto"/>
            <w:bottom w:val="none" w:sz="0" w:space="0" w:color="auto"/>
            <w:right w:val="none" w:sz="0" w:space="0" w:color="auto"/>
          </w:divBdr>
        </w:div>
        <w:div w:id="913317102">
          <w:marLeft w:val="1166"/>
          <w:marRight w:val="0"/>
          <w:marTop w:val="115"/>
          <w:marBottom w:val="0"/>
          <w:divBdr>
            <w:top w:val="none" w:sz="0" w:space="0" w:color="auto"/>
            <w:left w:val="none" w:sz="0" w:space="0" w:color="auto"/>
            <w:bottom w:val="none" w:sz="0" w:space="0" w:color="auto"/>
            <w:right w:val="none" w:sz="0" w:space="0" w:color="auto"/>
          </w:divBdr>
        </w:div>
      </w:divsChild>
    </w:div>
    <w:div w:id="1700545363">
      <w:bodyDiv w:val="1"/>
      <w:marLeft w:val="0"/>
      <w:marRight w:val="0"/>
      <w:marTop w:val="0"/>
      <w:marBottom w:val="0"/>
      <w:divBdr>
        <w:top w:val="none" w:sz="0" w:space="0" w:color="auto"/>
        <w:left w:val="none" w:sz="0" w:space="0" w:color="auto"/>
        <w:bottom w:val="none" w:sz="0" w:space="0" w:color="auto"/>
        <w:right w:val="none" w:sz="0" w:space="0" w:color="auto"/>
      </w:divBdr>
    </w:div>
    <w:div w:id="1702242130">
      <w:bodyDiv w:val="1"/>
      <w:marLeft w:val="0"/>
      <w:marRight w:val="0"/>
      <w:marTop w:val="0"/>
      <w:marBottom w:val="0"/>
      <w:divBdr>
        <w:top w:val="none" w:sz="0" w:space="0" w:color="auto"/>
        <w:left w:val="none" w:sz="0" w:space="0" w:color="auto"/>
        <w:bottom w:val="none" w:sz="0" w:space="0" w:color="auto"/>
        <w:right w:val="none" w:sz="0" w:space="0" w:color="auto"/>
      </w:divBdr>
      <w:divsChild>
        <w:div w:id="1521511434">
          <w:marLeft w:val="0"/>
          <w:marRight w:val="0"/>
          <w:marTop w:val="0"/>
          <w:marBottom w:val="0"/>
          <w:divBdr>
            <w:top w:val="none" w:sz="0" w:space="0" w:color="auto"/>
            <w:left w:val="none" w:sz="0" w:space="0" w:color="auto"/>
            <w:bottom w:val="none" w:sz="0" w:space="0" w:color="auto"/>
            <w:right w:val="none" w:sz="0" w:space="0" w:color="auto"/>
          </w:divBdr>
          <w:divsChild>
            <w:div w:id="24016747">
              <w:marLeft w:val="0"/>
              <w:marRight w:val="0"/>
              <w:marTop w:val="0"/>
              <w:marBottom w:val="0"/>
              <w:divBdr>
                <w:top w:val="none" w:sz="0" w:space="0" w:color="auto"/>
                <w:left w:val="none" w:sz="0" w:space="0" w:color="auto"/>
                <w:bottom w:val="none" w:sz="0" w:space="0" w:color="auto"/>
                <w:right w:val="none" w:sz="0" w:space="0" w:color="auto"/>
              </w:divBdr>
            </w:div>
            <w:div w:id="259874719">
              <w:marLeft w:val="0"/>
              <w:marRight w:val="0"/>
              <w:marTop w:val="0"/>
              <w:marBottom w:val="0"/>
              <w:divBdr>
                <w:top w:val="none" w:sz="0" w:space="0" w:color="auto"/>
                <w:left w:val="none" w:sz="0" w:space="0" w:color="auto"/>
                <w:bottom w:val="none" w:sz="0" w:space="0" w:color="auto"/>
                <w:right w:val="none" w:sz="0" w:space="0" w:color="auto"/>
              </w:divBdr>
            </w:div>
            <w:div w:id="565801244">
              <w:marLeft w:val="0"/>
              <w:marRight w:val="0"/>
              <w:marTop w:val="0"/>
              <w:marBottom w:val="0"/>
              <w:divBdr>
                <w:top w:val="none" w:sz="0" w:space="0" w:color="auto"/>
                <w:left w:val="none" w:sz="0" w:space="0" w:color="auto"/>
                <w:bottom w:val="none" w:sz="0" w:space="0" w:color="auto"/>
                <w:right w:val="none" w:sz="0" w:space="0" w:color="auto"/>
              </w:divBdr>
            </w:div>
            <w:div w:id="1136609641">
              <w:marLeft w:val="0"/>
              <w:marRight w:val="0"/>
              <w:marTop w:val="0"/>
              <w:marBottom w:val="0"/>
              <w:divBdr>
                <w:top w:val="none" w:sz="0" w:space="0" w:color="auto"/>
                <w:left w:val="none" w:sz="0" w:space="0" w:color="auto"/>
                <w:bottom w:val="none" w:sz="0" w:space="0" w:color="auto"/>
                <w:right w:val="none" w:sz="0" w:space="0" w:color="auto"/>
              </w:divBdr>
            </w:div>
            <w:div w:id="1465466936">
              <w:marLeft w:val="0"/>
              <w:marRight w:val="0"/>
              <w:marTop w:val="0"/>
              <w:marBottom w:val="0"/>
              <w:divBdr>
                <w:top w:val="none" w:sz="0" w:space="0" w:color="auto"/>
                <w:left w:val="none" w:sz="0" w:space="0" w:color="auto"/>
                <w:bottom w:val="none" w:sz="0" w:space="0" w:color="auto"/>
                <w:right w:val="none" w:sz="0" w:space="0" w:color="auto"/>
              </w:divBdr>
            </w:div>
            <w:div w:id="1505436735">
              <w:marLeft w:val="0"/>
              <w:marRight w:val="0"/>
              <w:marTop w:val="0"/>
              <w:marBottom w:val="0"/>
              <w:divBdr>
                <w:top w:val="none" w:sz="0" w:space="0" w:color="auto"/>
                <w:left w:val="none" w:sz="0" w:space="0" w:color="auto"/>
                <w:bottom w:val="none" w:sz="0" w:space="0" w:color="auto"/>
                <w:right w:val="none" w:sz="0" w:space="0" w:color="auto"/>
              </w:divBdr>
            </w:div>
            <w:div w:id="17889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057">
      <w:bodyDiv w:val="1"/>
      <w:marLeft w:val="0"/>
      <w:marRight w:val="0"/>
      <w:marTop w:val="0"/>
      <w:marBottom w:val="0"/>
      <w:divBdr>
        <w:top w:val="none" w:sz="0" w:space="0" w:color="auto"/>
        <w:left w:val="none" w:sz="0" w:space="0" w:color="auto"/>
        <w:bottom w:val="none" w:sz="0" w:space="0" w:color="auto"/>
        <w:right w:val="none" w:sz="0" w:space="0" w:color="auto"/>
      </w:divBdr>
    </w:div>
    <w:div w:id="1702969541">
      <w:bodyDiv w:val="1"/>
      <w:marLeft w:val="0"/>
      <w:marRight w:val="0"/>
      <w:marTop w:val="0"/>
      <w:marBottom w:val="0"/>
      <w:divBdr>
        <w:top w:val="none" w:sz="0" w:space="0" w:color="auto"/>
        <w:left w:val="none" w:sz="0" w:space="0" w:color="auto"/>
        <w:bottom w:val="none" w:sz="0" w:space="0" w:color="auto"/>
        <w:right w:val="none" w:sz="0" w:space="0" w:color="auto"/>
      </w:divBdr>
      <w:divsChild>
        <w:div w:id="150371597">
          <w:marLeft w:val="547"/>
          <w:marRight w:val="0"/>
          <w:marTop w:val="154"/>
          <w:marBottom w:val="0"/>
          <w:divBdr>
            <w:top w:val="none" w:sz="0" w:space="0" w:color="auto"/>
            <w:left w:val="none" w:sz="0" w:space="0" w:color="auto"/>
            <w:bottom w:val="none" w:sz="0" w:space="0" w:color="auto"/>
            <w:right w:val="none" w:sz="0" w:space="0" w:color="auto"/>
          </w:divBdr>
        </w:div>
        <w:div w:id="1013805141">
          <w:marLeft w:val="1166"/>
          <w:marRight w:val="0"/>
          <w:marTop w:val="134"/>
          <w:marBottom w:val="0"/>
          <w:divBdr>
            <w:top w:val="none" w:sz="0" w:space="0" w:color="auto"/>
            <w:left w:val="none" w:sz="0" w:space="0" w:color="auto"/>
            <w:bottom w:val="none" w:sz="0" w:space="0" w:color="auto"/>
            <w:right w:val="none" w:sz="0" w:space="0" w:color="auto"/>
          </w:divBdr>
        </w:div>
        <w:div w:id="1342900629">
          <w:marLeft w:val="1166"/>
          <w:marRight w:val="0"/>
          <w:marTop w:val="134"/>
          <w:marBottom w:val="0"/>
          <w:divBdr>
            <w:top w:val="none" w:sz="0" w:space="0" w:color="auto"/>
            <w:left w:val="none" w:sz="0" w:space="0" w:color="auto"/>
            <w:bottom w:val="none" w:sz="0" w:space="0" w:color="auto"/>
            <w:right w:val="none" w:sz="0" w:space="0" w:color="auto"/>
          </w:divBdr>
        </w:div>
        <w:div w:id="1551578845">
          <w:marLeft w:val="1800"/>
          <w:marRight w:val="0"/>
          <w:marTop w:val="115"/>
          <w:marBottom w:val="0"/>
          <w:divBdr>
            <w:top w:val="none" w:sz="0" w:space="0" w:color="auto"/>
            <w:left w:val="none" w:sz="0" w:space="0" w:color="auto"/>
            <w:bottom w:val="none" w:sz="0" w:space="0" w:color="auto"/>
            <w:right w:val="none" w:sz="0" w:space="0" w:color="auto"/>
          </w:divBdr>
        </w:div>
      </w:divsChild>
    </w:div>
    <w:div w:id="1703166118">
      <w:bodyDiv w:val="1"/>
      <w:marLeft w:val="0"/>
      <w:marRight w:val="0"/>
      <w:marTop w:val="0"/>
      <w:marBottom w:val="0"/>
      <w:divBdr>
        <w:top w:val="none" w:sz="0" w:space="0" w:color="auto"/>
        <w:left w:val="none" w:sz="0" w:space="0" w:color="auto"/>
        <w:bottom w:val="none" w:sz="0" w:space="0" w:color="auto"/>
        <w:right w:val="none" w:sz="0" w:space="0" w:color="auto"/>
      </w:divBdr>
    </w:div>
    <w:div w:id="1703432934">
      <w:bodyDiv w:val="1"/>
      <w:marLeft w:val="0"/>
      <w:marRight w:val="0"/>
      <w:marTop w:val="0"/>
      <w:marBottom w:val="0"/>
      <w:divBdr>
        <w:top w:val="none" w:sz="0" w:space="0" w:color="auto"/>
        <w:left w:val="none" w:sz="0" w:space="0" w:color="auto"/>
        <w:bottom w:val="none" w:sz="0" w:space="0" w:color="auto"/>
        <w:right w:val="none" w:sz="0" w:space="0" w:color="auto"/>
      </w:divBdr>
    </w:div>
    <w:div w:id="1703551517">
      <w:bodyDiv w:val="1"/>
      <w:marLeft w:val="0"/>
      <w:marRight w:val="0"/>
      <w:marTop w:val="0"/>
      <w:marBottom w:val="0"/>
      <w:divBdr>
        <w:top w:val="none" w:sz="0" w:space="0" w:color="auto"/>
        <w:left w:val="none" w:sz="0" w:space="0" w:color="auto"/>
        <w:bottom w:val="none" w:sz="0" w:space="0" w:color="auto"/>
        <w:right w:val="none" w:sz="0" w:space="0" w:color="auto"/>
      </w:divBdr>
    </w:div>
    <w:div w:id="1703945413">
      <w:bodyDiv w:val="1"/>
      <w:marLeft w:val="0"/>
      <w:marRight w:val="0"/>
      <w:marTop w:val="0"/>
      <w:marBottom w:val="0"/>
      <w:divBdr>
        <w:top w:val="none" w:sz="0" w:space="0" w:color="auto"/>
        <w:left w:val="none" w:sz="0" w:space="0" w:color="auto"/>
        <w:bottom w:val="none" w:sz="0" w:space="0" w:color="auto"/>
        <w:right w:val="none" w:sz="0" w:space="0" w:color="auto"/>
      </w:divBdr>
    </w:div>
    <w:div w:id="1705860617">
      <w:bodyDiv w:val="1"/>
      <w:marLeft w:val="0"/>
      <w:marRight w:val="0"/>
      <w:marTop w:val="0"/>
      <w:marBottom w:val="0"/>
      <w:divBdr>
        <w:top w:val="none" w:sz="0" w:space="0" w:color="auto"/>
        <w:left w:val="none" w:sz="0" w:space="0" w:color="auto"/>
        <w:bottom w:val="none" w:sz="0" w:space="0" w:color="auto"/>
        <w:right w:val="none" w:sz="0" w:space="0" w:color="auto"/>
      </w:divBdr>
    </w:div>
    <w:div w:id="1705909602">
      <w:bodyDiv w:val="1"/>
      <w:marLeft w:val="0"/>
      <w:marRight w:val="0"/>
      <w:marTop w:val="0"/>
      <w:marBottom w:val="0"/>
      <w:divBdr>
        <w:top w:val="none" w:sz="0" w:space="0" w:color="auto"/>
        <w:left w:val="none" w:sz="0" w:space="0" w:color="auto"/>
        <w:bottom w:val="none" w:sz="0" w:space="0" w:color="auto"/>
        <w:right w:val="none" w:sz="0" w:space="0" w:color="auto"/>
      </w:divBdr>
      <w:divsChild>
        <w:div w:id="1204102389">
          <w:marLeft w:val="0"/>
          <w:marRight w:val="0"/>
          <w:marTop w:val="0"/>
          <w:marBottom w:val="0"/>
          <w:divBdr>
            <w:top w:val="none" w:sz="0" w:space="0" w:color="auto"/>
            <w:left w:val="none" w:sz="0" w:space="0" w:color="auto"/>
            <w:bottom w:val="none" w:sz="0" w:space="0" w:color="auto"/>
            <w:right w:val="none" w:sz="0" w:space="0" w:color="auto"/>
          </w:divBdr>
          <w:divsChild>
            <w:div w:id="36009644">
              <w:marLeft w:val="0"/>
              <w:marRight w:val="0"/>
              <w:marTop w:val="0"/>
              <w:marBottom w:val="0"/>
              <w:divBdr>
                <w:top w:val="none" w:sz="0" w:space="0" w:color="auto"/>
                <w:left w:val="none" w:sz="0" w:space="0" w:color="auto"/>
                <w:bottom w:val="none" w:sz="0" w:space="0" w:color="auto"/>
                <w:right w:val="none" w:sz="0" w:space="0" w:color="auto"/>
              </w:divBdr>
            </w:div>
            <w:div w:id="1057775765">
              <w:marLeft w:val="0"/>
              <w:marRight w:val="0"/>
              <w:marTop w:val="0"/>
              <w:marBottom w:val="0"/>
              <w:divBdr>
                <w:top w:val="none" w:sz="0" w:space="0" w:color="auto"/>
                <w:left w:val="none" w:sz="0" w:space="0" w:color="auto"/>
                <w:bottom w:val="none" w:sz="0" w:space="0" w:color="auto"/>
                <w:right w:val="none" w:sz="0" w:space="0" w:color="auto"/>
              </w:divBdr>
            </w:div>
            <w:div w:id="1195576319">
              <w:marLeft w:val="0"/>
              <w:marRight w:val="0"/>
              <w:marTop w:val="0"/>
              <w:marBottom w:val="0"/>
              <w:divBdr>
                <w:top w:val="none" w:sz="0" w:space="0" w:color="auto"/>
                <w:left w:val="none" w:sz="0" w:space="0" w:color="auto"/>
                <w:bottom w:val="none" w:sz="0" w:space="0" w:color="auto"/>
                <w:right w:val="none" w:sz="0" w:space="0" w:color="auto"/>
              </w:divBdr>
            </w:div>
            <w:div w:id="1410540085">
              <w:marLeft w:val="0"/>
              <w:marRight w:val="0"/>
              <w:marTop w:val="0"/>
              <w:marBottom w:val="0"/>
              <w:divBdr>
                <w:top w:val="none" w:sz="0" w:space="0" w:color="auto"/>
                <w:left w:val="none" w:sz="0" w:space="0" w:color="auto"/>
                <w:bottom w:val="none" w:sz="0" w:space="0" w:color="auto"/>
                <w:right w:val="none" w:sz="0" w:space="0" w:color="auto"/>
              </w:divBdr>
            </w:div>
            <w:div w:id="1557929799">
              <w:marLeft w:val="0"/>
              <w:marRight w:val="0"/>
              <w:marTop w:val="0"/>
              <w:marBottom w:val="0"/>
              <w:divBdr>
                <w:top w:val="none" w:sz="0" w:space="0" w:color="auto"/>
                <w:left w:val="none" w:sz="0" w:space="0" w:color="auto"/>
                <w:bottom w:val="none" w:sz="0" w:space="0" w:color="auto"/>
                <w:right w:val="none" w:sz="0" w:space="0" w:color="auto"/>
              </w:divBdr>
            </w:div>
            <w:div w:id="1812167335">
              <w:marLeft w:val="0"/>
              <w:marRight w:val="0"/>
              <w:marTop w:val="0"/>
              <w:marBottom w:val="0"/>
              <w:divBdr>
                <w:top w:val="none" w:sz="0" w:space="0" w:color="auto"/>
                <w:left w:val="none" w:sz="0" w:space="0" w:color="auto"/>
                <w:bottom w:val="none" w:sz="0" w:space="0" w:color="auto"/>
                <w:right w:val="none" w:sz="0" w:space="0" w:color="auto"/>
              </w:divBdr>
            </w:div>
            <w:div w:id="19066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6399">
      <w:bodyDiv w:val="1"/>
      <w:marLeft w:val="0"/>
      <w:marRight w:val="0"/>
      <w:marTop w:val="0"/>
      <w:marBottom w:val="0"/>
      <w:divBdr>
        <w:top w:val="none" w:sz="0" w:space="0" w:color="auto"/>
        <w:left w:val="none" w:sz="0" w:space="0" w:color="auto"/>
        <w:bottom w:val="none" w:sz="0" w:space="0" w:color="auto"/>
        <w:right w:val="none" w:sz="0" w:space="0" w:color="auto"/>
      </w:divBdr>
      <w:divsChild>
        <w:div w:id="1160543627">
          <w:marLeft w:val="547"/>
          <w:marRight w:val="0"/>
          <w:marTop w:val="192"/>
          <w:marBottom w:val="0"/>
          <w:divBdr>
            <w:top w:val="none" w:sz="0" w:space="0" w:color="auto"/>
            <w:left w:val="none" w:sz="0" w:space="0" w:color="auto"/>
            <w:bottom w:val="none" w:sz="0" w:space="0" w:color="auto"/>
            <w:right w:val="none" w:sz="0" w:space="0" w:color="auto"/>
          </w:divBdr>
        </w:div>
        <w:div w:id="1604217702">
          <w:marLeft w:val="547"/>
          <w:marRight w:val="0"/>
          <w:marTop w:val="192"/>
          <w:marBottom w:val="0"/>
          <w:divBdr>
            <w:top w:val="none" w:sz="0" w:space="0" w:color="auto"/>
            <w:left w:val="none" w:sz="0" w:space="0" w:color="auto"/>
            <w:bottom w:val="none" w:sz="0" w:space="0" w:color="auto"/>
            <w:right w:val="none" w:sz="0" w:space="0" w:color="auto"/>
          </w:divBdr>
        </w:div>
      </w:divsChild>
    </w:div>
    <w:div w:id="1707825041">
      <w:bodyDiv w:val="1"/>
      <w:marLeft w:val="0"/>
      <w:marRight w:val="0"/>
      <w:marTop w:val="0"/>
      <w:marBottom w:val="0"/>
      <w:divBdr>
        <w:top w:val="none" w:sz="0" w:space="0" w:color="auto"/>
        <w:left w:val="none" w:sz="0" w:space="0" w:color="auto"/>
        <w:bottom w:val="none" w:sz="0" w:space="0" w:color="auto"/>
        <w:right w:val="none" w:sz="0" w:space="0" w:color="auto"/>
      </w:divBdr>
      <w:divsChild>
        <w:div w:id="855342896">
          <w:marLeft w:val="547"/>
          <w:marRight w:val="0"/>
          <w:marTop w:val="115"/>
          <w:marBottom w:val="0"/>
          <w:divBdr>
            <w:top w:val="none" w:sz="0" w:space="0" w:color="auto"/>
            <w:left w:val="none" w:sz="0" w:space="0" w:color="auto"/>
            <w:bottom w:val="none" w:sz="0" w:space="0" w:color="auto"/>
            <w:right w:val="none" w:sz="0" w:space="0" w:color="auto"/>
          </w:divBdr>
        </w:div>
        <w:div w:id="1009411206">
          <w:marLeft w:val="1166"/>
          <w:marRight w:val="0"/>
          <w:marTop w:val="96"/>
          <w:marBottom w:val="0"/>
          <w:divBdr>
            <w:top w:val="none" w:sz="0" w:space="0" w:color="auto"/>
            <w:left w:val="none" w:sz="0" w:space="0" w:color="auto"/>
            <w:bottom w:val="none" w:sz="0" w:space="0" w:color="auto"/>
            <w:right w:val="none" w:sz="0" w:space="0" w:color="auto"/>
          </w:divBdr>
        </w:div>
        <w:div w:id="1217349545">
          <w:marLeft w:val="1166"/>
          <w:marRight w:val="0"/>
          <w:marTop w:val="96"/>
          <w:marBottom w:val="0"/>
          <w:divBdr>
            <w:top w:val="none" w:sz="0" w:space="0" w:color="auto"/>
            <w:left w:val="none" w:sz="0" w:space="0" w:color="auto"/>
            <w:bottom w:val="none" w:sz="0" w:space="0" w:color="auto"/>
            <w:right w:val="none" w:sz="0" w:space="0" w:color="auto"/>
          </w:divBdr>
        </w:div>
        <w:div w:id="1831821411">
          <w:marLeft w:val="547"/>
          <w:marRight w:val="0"/>
          <w:marTop w:val="115"/>
          <w:marBottom w:val="0"/>
          <w:divBdr>
            <w:top w:val="none" w:sz="0" w:space="0" w:color="auto"/>
            <w:left w:val="none" w:sz="0" w:space="0" w:color="auto"/>
            <w:bottom w:val="none" w:sz="0" w:space="0" w:color="auto"/>
            <w:right w:val="none" w:sz="0" w:space="0" w:color="auto"/>
          </w:divBdr>
        </w:div>
      </w:divsChild>
    </w:div>
    <w:div w:id="1708292998">
      <w:bodyDiv w:val="1"/>
      <w:marLeft w:val="0"/>
      <w:marRight w:val="0"/>
      <w:marTop w:val="0"/>
      <w:marBottom w:val="0"/>
      <w:divBdr>
        <w:top w:val="none" w:sz="0" w:space="0" w:color="auto"/>
        <w:left w:val="none" w:sz="0" w:space="0" w:color="auto"/>
        <w:bottom w:val="none" w:sz="0" w:space="0" w:color="auto"/>
        <w:right w:val="none" w:sz="0" w:space="0" w:color="auto"/>
      </w:divBdr>
      <w:divsChild>
        <w:div w:id="4984428">
          <w:marLeft w:val="2520"/>
          <w:marRight w:val="0"/>
          <w:marTop w:val="77"/>
          <w:marBottom w:val="0"/>
          <w:divBdr>
            <w:top w:val="none" w:sz="0" w:space="0" w:color="auto"/>
            <w:left w:val="none" w:sz="0" w:space="0" w:color="auto"/>
            <w:bottom w:val="none" w:sz="0" w:space="0" w:color="auto"/>
            <w:right w:val="none" w:sz="0" w:space="0" w:color="auto"/>
          </w:divBdr>
        </w:div>
        <w:div w:id="101802455">
          <w:marLeft w:val="1800"/>
          <w:marRight w:val="0"/>
          <w:marTop w:val="91"/>
          <w:marBottom w:val="0"/>
          <w:divBdr>
            <w:top w:val="none" w:sz="0" w:space="0" w:color="auto"/>
            <w:left w:val="none" w:sz="0" w:space="0" w:color="auto"/>
            <w:bottom w:val="none" w:sz="0" w:space="0" w:color="auto"/>
            <w:right w:val="none" w:sz="0" w:space="0" w:color="auto"/>
          </w:divBdr>
        </w:div>
        <w:div w:id="155650409">
          <w:marLeft w:val="2520"/>
          <w:marRight w:val="0"/>
          <w:marTop w:val="77"/>
          <w:marBottom w:val="0"/>
          <w:divBdr>
            <w:top w:val="none" w:sz="0" w:space="0" w:color="auto"/>
            <w:left w:val="none" w:sz="0" w:space="0" w:color="auto"/>
            <w:bottom w:val="none" w:sz="0" w:space="0" w:color="auto"/>
            <w:right w:val="none" w:sz="0" w:space="0" w:color="auto"/>
          </w:divBdr>
        </w:div>
        <w:div w:id="262420545">
          <w:marLeft w:val="1800"/>
          <w:marRight w:val="0"/>
          <w:marTop w:val="91"/>
          <w:marBottom w:val="0"/>
          <w:divBdr>
            <w:top w:val="none" w:sz="0" w:space="0" w:color="auto"/>
            <w:left w:val="none" w:sz="0" w:space="0" w:color="auto"/>
            <w:bottom w:val="none" w:sz="0" w:space="0" w:color="auto"/>
            <w:right w:val="none" w:sz="0" w:space="0" w:color="auto"/>
          </w:divBdr>
        </w:div>
        <w:div w:id="535049139">
          <w:marLeft w:val="1800"/>
          <w:marRight w:val="0"/>
          <w:marTop w:val="91"/>
          <w:marBottom w:val="0"/>
          <w:divBdr>
            <w:top w:val="none" w:sz="0" w:space="0" w:color="auto"/>
            <w:left w:val="none" w:sz="0" w:space="0" w:color="auto"/>
            <w:bottom w:val="none" w:sz="0" w:space="0" w:color="auto"/>
            <w:right w:val="none" w:sz="0" w:space="0" w:color="auto"/>
          </w:divBdr>
        </w:div>
        <w:div w:id="863204771">
          <w:marLeft w:val="547"/>
          <w:marRight w:val="0"/>
          <w:marTop w:val="120"/>
          <w:marBottom w:val="0"/>
          <w:divBdr>
            <w:top w:val="none" w:sz="0" w:space="0" w:color="auto"/>
            <w:left w:val="none" w:sz="0" w:space="0" w:color="auto"/>
            <w:bottom w:val="none" w:sz="0" w:space="0" w:color="auto"/>
            <w:right w:val="none" w:sz="0" w:space="0" w:color="auto"/>
          </w:divBdr>
        </w:div>
        <w:div w:id="1125083141">
          <w:marLeft w:val="1800"/>
          <w:marRight w:val="0"/>
          <w:marTop w:val="91"/>
          <w:marBottom w:val="0"/>
          <w:divBdr>
            <w:top w:val="none" w:sz="0" w:space="0" w:color="auto"/>
            <w:left w:val="none" w:sz="0" w:space="0" w:color="auto"/>
            <w:bottom w:val="none" w:sz="0" w:space="0" w:color="auto"/>
            <w:right w:val="none" w:sz="0" w:space="0" w:color="auto"/>
          </w:divBdr>
        </w:div>
        <w:div w:id="1304656073">
          <w:marLeft w:val="2520"/>
          <w:marRight w:val="0"/>
          <w:marTop w:val="77"/>
          <w:marBottom w:val="0"/>
          <w:divBdr>
            <w:top w:val="none" w:sz="0" w:space="0" w:color="auto"/>
            <w:left w:val="none" w:sz="0" w:space="0" w:color="auto"/>
            <w:bottom w:val="none" w:sz="0" w:space="0" w:color="auto"/>
            <w:right w:val="none" w:sz="0" w:space="0" w:color="auto"/>
          </w:divBdr>
        </w:div>
        <w:div w:id="1407997309">
          <w:marLeft w:val="2520"/>
          <w:marRight w:val="0"/>
          <w:marTop w:val="77"/>
          <w:marBottom w:val="0"/>
          <w:divBdr>
            <w:top w:val="none" w:sz="0" w:space="0" w:color="auto"/>
            <w:left w:val="none" w:sz="0" w:space="0" w:color="auto"/>
            <w:bottom w:val="none" w:sz="0" w:space="0" w:color="auto"/>
            <w:right w:val="none" w:sz="0" w:space="0" w:color="auto"/>
          </w:divBdr>
        </w:div>
        <w:div w:id="1818959418">
          <w:marLeft w:val="2520"/>
          <w:marRight w:val="0"/>
          <w:marTop w:val="77"/>
          <w:marBottom w:val="0"/>
          <w:divBdr>
            <w:top w:val="none" w:sz="0" w:space="0" w:color="auto"/>
            <w:left w:val="none" w:sz="0" w:space="0" w:color="auto"/>
            <w:bottom w:val="none" w:sz="0" w:space="0" w:color="auto"/>
            <w:right w:val="none" w:sz="0" w:space="0" w:color="auto"/>
          </w:divBdr>
        </w:div>
        <w:div w:id="1949579476">
          <w:marLeft w:val="1800"/>
          <w:marRight w:val="0"/>
          <w:marTop w:val="91"/>
          <w:marBottom w:val="0"/>
          <w:divBdr>
            <w:top w:val="none" w:sz="0" w:space="0" w:color="auto"/>
            <w:left w:val="none" w:sz="0" w:space="0" w:color="auto"/>
            <w:bottom w:val="none" w:sz="0" w:space="0" w:color="auto"/>
            <w:right w:val="none" w:sz="0" w:space="0" w:color="auto"/>
          </w:divBdr>
        </w:div>
        <w:div w:id="1978679047">
          <w:marLeft w:val="1800"/>
          <w:marRight w:val="0"/>
          <w:marTop w:val="91"/>
          <w:marBottom w:val="0"/>
          <w:divBdr>
            <w:top w:val="none" w:sz="0" w:space="0" w:color="auto"/>
            <w:left w:val="none" w:sz="0" w:space="0" w:color="auto"/>
            <w:bottom w:val="none" w:sz="0" w:space="0" w:color="auto"/>
            <w:right w:val="none" w:sz="0" w:space="0" w:color="auto"/>
          </w:divBdr>
        </w:div>
        <w:div w:id="2145074044">
          <w:marLeft w:val="2520"/>
          <w:marRight w:val="0"/>
          <w:marTop w:val="77"/>
          <w:marBottom w:val="0"/>
          <w:divBdr>
            <w:top w:val="none" w:sz="0" w:space="0" w:color="auto"/>
            <w:left w:val="none" w:sz="0" w:space="0" w:color="auto"/>
            <w:bottom w:val="none" w:sz="0" w:space="0" w:color="auto"/>
            <w:right w:val="none" w:sz="0" w:space="0" w:color="auto"/>
          </w:divBdr>
        </w:div>
      </w:divsChild>
    </w:div>
    <w:div w:id="1711226584">
      <w:bodyDiv w:val="1"/>
      <w:marLeft w:val="0"/>
      <w:marRight w:val="0"/>
      <w:marTop w:val="0"/>
      <w:marBottom w:val="0"/>
      <w:divBdr>
        <w:top w:val="none" w:sz="0" w:space="0" w:color="auto"/>
        <w:left w:val="none" w:sz="0" w:space="0" w:color="auto"/>
        <w:bottom w:val="none" w:sz="0" w:space="0" w:color="auto"/>
        <w:right w:val="none" w:sz="0" w:space="0" w:color="auto"/>
      </w:divBdr>
      <w:divsChild>
        <w:div w:id="315379511">
          <w:marLeft w:val="547"/>
          <w:marRight w:val="0"/>
          <w:marTop w:val="115"/>
          <w:marBottom w:val="0"/>
          <w:divBdr>
            <w:top w:val="none" w:sz="0" w:space="0" w:color="auto"/>
            <w:left w:val="none" w:sz="0" w:space="0" w:color="auto"/>
            <w:bottom w:val="none" w:sz="0" w:space="0" w:color="auto"/>
            <w:right w:val="none" w:sz="0" w:space="0" w:color="auto"/>
          </w:divBdr>
        </w:div>
        <w:div w:id="596669214">
          <w:marLeft w:val="547"/>
          <w:marRight w:val="0"/>
          <w:marTop w:val="115"/>
          <w:marBottom w:val="0"/>
          <w:divBdr>
            <w:top w:val="none" w:sz="0" w:space="0" w:color="auto"/>
            <w:left w:val="none" w:sz="0" w:space="0" w:color="auto"/>
            <w:bottom w:val="none" w:sz="0" w:space="0" w:color="auto"/>
            <w:right w:val="none" w:sz="0" w:space="0" w:color="auto"/>
          </w:divBdr>
        </w:div>
        <w:div w:id="791706663">
          <w:marLeft w:val="1166"/>
          <w:marRight w:val="0"/>
          <w:marTop w:val="96"/>
          <w:marBottom w:val="0"/>
          <w:divBdr>
            <w:top w:val="none" w:sz="0" w:space="0" w:color="auto"/>
            <w:left w:val="none" w:sz="0" w:space="0" w:color="auto"/>
            <w:bottom w:val="none" w:sz="0" w:space="0" w:color="auto"/>
            <w:right w:val="none" w:sz="0" w:space="0" w:color="auto"/>
          </w:divBdr>
        </w:div>
        <w:div w:id="795610786">
          <w:marLeft w:val="1166"/>
          <w:marRight w:val="0"/>
          <w:marTop w:val="96"/>
          <w:marBottom w:val="0"/>
          <w:divBdr>
            <w:top w:val="none" w:sz="0" w:space="0" w:color="auto"/>
            <w:left w:val="none" w:sz="0" w:space="0" w:color="auto"/>
            <w:bottom w:val="none" w:sz="0" w:space="0" w:color="auto"/>
            <w:right w:val="none" w:sz="0" w:space="0" w:color="auto"/>
          </w:divBdr>
        </w:div>
        <w:div w:id="871724573">
          <w:marLeft w:val="547"/>
          <w:marRight w:val="0"/>
          <w:marTop w:val="115"/>
          <w:marBottom w:val="0"/>
          <w:divBdr>
            <w:top w:val="none" w:sz="0" w:space="0" w:color="auto"/>
            <w:left w:val="none" w:sz="0" w:space="0" w:color="auto"/>
            <w:bottom w:val="none" w:sz="0" w:space="0" w:color="auto"/>
            <w:right w:val="none" w:sz="0" w:space="0" w:color="auto"/>
          </w:divBdr>
        </w:div>
        <w:div w:id="1217665427">
          <w:marLeft w:val="1166"/>
          <w:marRight w:val="0"/>
          <w:marTop w:val="96"/>
          <w:marBottom w:val="0"/>
          <w:divBdr>
            <w:top w:val="none" w:sz="0" w:space="0" w:color="auto"/>
            <w:left w:val="none" w:sz="0" w:space="0" w:color="auto"/>
            <w:bottom w:val="none" w:sz="0" w:space="0" w:color="auto"/>
            <w:right w:val="none" w:sz="0" w:space="0" w:color="auto"/>
          </w:divBdr>
        </w:div>
        <w:div w:id="1309358604">
          <w:marLeft w:val="1166"/>
          <w:marRight w:val="0"/>
          <w:marTop w:val="96"/>
          <w:marBottom w:val="0"/>
          <w:divBdr>
            <w:top w:val="none" w:sz="0" w:space="0" w:color="auto"/>
            <w:left w:val="none" w:sz="0" w:space="0" w:color="auto"/>
            <w:bottom w:val="none" w:sz="0" w:space="0" w:color="auto"/>
            <w:right w:val="none" w:sz="0" w:space="0" w:color="auto"/>
          </w:divBdr>
        </w:div>
        <w:div w:id="1330250738">
          <w:marLeft w:val="1800"/>
          <w:marRight w:val="0"/>
          <w:marTop w:val="86"/>
          <w:marBottom w:val="0"/>
          <w:divBdr>
            <w:top w:val="none" w:sz="0" w:space="0" w:color="auto"/>
            <w:left w:val="none" w:sz="0" w:space="0" w:color="auto"/>
            <w:bottom w:val="none" w:sz="0" w:space="0" w:color="auto"/>
            <w:right w:val="none" w:sz="0" w:space="0" w:color="auto"/>
          </w:divBdr>
        </w:div>
        <w:div w:id="1460025007">
          <w:marLeft w:val="1166"/>
          <w:marRight w:val="0"/>
          <w:marTop w:val="96"/>
          <w:marBottom w:val="0"/>
          <w:divBdr>
            <w:top w:val="none" w:sz="0" w:space="0" w:color="auto"/>
            <w:left w:val="none" w:sz="0" w:space="0" w:color="auto"/>
            <w:bottom w:val="none" w:sz="0" w:space="0" w:color="auto"/>
            <w:right w:val="none" w:sz="0" w:space="0" w:color="auto"/>
          </w:divBdr>
        </w:div>
      </w:divsChild>
    </w:div>
    <w:div w:id="1712265007">
      <w:bodyDiv w:val="1"/>
      <w:marLeft w:val="0"/>
      <w:marRight w:val="0"/>
      <w:marTop w:val="0"/>
      <w:marBottom w:val="0"/>
      <w:divBdr>
        <w:top w:val="none" w:sz="0" w:space="0" w:color="auto"/>
        <w:left w:val="none" w:sz="0" w:space="0" w:color="auto"/>
        <w:bottom w:val="none" w:sz="0" w:space="0" w:color="auto"/>
        <w:right w:val="none" w:sz="0" w:space="0" w:color="auto"/>
      </w:divBdr>
    </w:div>
    <w:div w:id="1712340459">
      <w:bodyDiv w:val="1"/>
      <w:marLeft w:val="0"/>
      <w:marRight w:val="0"/>
      <w:marTop w:val="0"/>
      <w:marBottom w:val="0"/>
      <w:divBdr>
        <w:top w:val="none" w:sz="0" w:space="0" w:color="auto"/>
        <w:left w:val="none" w:sz="0" w:space="0" w:color="auto"/>
        <w:bottom w:val="none" w:sz="0" w:space="0" w:color="auto"/>
        <w:right w:val="none" w:sz="0" w:space="0" w:color="auto"/>
      </w:divBdr>
    </w:div>
    <w:div w:id="1712341523">
      <w:bodyDiv w:val="1"/>
      <w:marLeft w:val="0"/>
      <w:marRight w:val="0"/>
      <w:marTop w:val="0"/>
      <w:marBottom w:val="0"/>
      <w:divBdr>
        <w:top w:val="none" w:sz="0" w:space="0" w:color="auto"/>
        <w:left w:val="none" w:sz="0" w:space="0" w:color="auto"/>
        <w:bottom w:val="none" w:sz="0" w:space="0" w:color="auto"/>
        <w:right w:val="none" w:sz="0" w:space="0" w:color="auto"/>
      </w:divBdr>
    </w:div>
    <w:div w:id="1712994797">
      <w:bodyDiv w:val="1"/>
      <w:marLeft w:val="0"/>
      <w:marRight w:val="0"/>
      <w:marTop w:val="0"/>
      <w:marBottom w:val="0"/>
      <w:divBdr>
        <w:top w:val="none" w:sz="0" w:space="0" w:color="auto"/>
        <w:left w:val="none" w:sz="0" w:space="0" w:color="auto"/>
        <w:bottom w:val="none" w:sz="0" w:space="0" w:color="auto"/>
        <w:right w:val="none" w:sz="0" w:space="0" w:color="auto"/>
      </w:divBdr>
    </w:div>
    <w:div w:id="1713311033">
      <w:bodyDiv w:val="1"/>
      <w:marLeft w:val="0"/>
      <w:marRight w:val="0"/>
      <w:marTop w:val="0"/>
      <w:marBottom w:val="0"/>
      <w:divBdr>
        <w:top w:val="none" w:sz="0" w:space="0" w:color="auto"/>
        <w:left w:val="none" w:sz="0" w:space="0" w:color="auto"/>
        <w:bottom w:val="none" w:sz="0" w:space="0" w:color="auto"/>
        <w:right w:val="none" w:sz="0" w:space="0" w:color="auto"/>
      </w:divBdr>
    </w:div>
    <w:div w:id="1714113118">
      <w:bodyDiv w:val="1"/>
      <w:marLeft w:val="0"/>
      <w:marRight w:val="0"/>
      <w:marTop w:val="0"/>
      <w:marBottom w:val="0"/>
      <w:divBdr>
        <w:top w:val="none" w:sz="0" w:space="0" w:color="auto"/>
        <w:left w:val="none" w:sz="0" w:space="0" w:color="auto"/>
        <w:bottom w:val="none" w:sz="0" w:space="0" w:color="auto"/>
        <w:right w:val="none" w:sz="0" w:space="0" w:color="auto"/>
      </w:divBdr>
    </w:div>
    <w:div w:id="1715155907">
      <w:bodyDiv w:val="1"/>
      <w:marLeft w:val="0"/>
      <w:marRight w:val="0"/>
      <w:marTop w:val="0"/>
      <w:marBottom w:val="0"/>
      <w:divBdr>
        <w:top w:val="none" w:sz="0" w:space="0" w:color="auto"/>
        <w:left w:val="none" w:sz="0" w:space="0" w:color="auto"/>
        <w:bottom w:val="none" w:sz="0" w:space="0" w:color="auto"/>
        <w:right w:val="none" w:sz="0" w:space="0" w:color="auto"/>
      </w:divBdr>
    </w:div>
    <w:div w:id="1715302488">
      <w:bodyDiv w:val="1"/>
      <w:marLeft w:val="0"/>
      <w:marRight w:val="0"/>
      <w:marTop w:val="0"/>
      <w:marBottom w:val="0"/>
      <w:divBdr>
        <w:top w:val="none" w:sz="0" w:space="0" w:color="auto"/>
        <w:left w:val="none" w:sz="0" w:space="0" w:color="auto"/>
        <w:bottom w:val="none" w:sz="0" w:space="0" w:color="auto"/>
        <w:right w:val="none" w:sz="0" w:space="0" w:color="auto"/>
      </w:divBdr>
      <w:divsChild>
        <w:div w:id="69037913">
          <w:marLeft w:val="547"/>
          <w:marRight w:val="0"/>
          <w:marTop w:val="96"/>
          <w:marBottom w:val="0"/>
          <w:divBdr>
            <w:top w:val="none" w:sz="0" w:space="0" w:color="auto"/>
            <w:left w:val="none" w:sz="0" w:space="0" w:color="auto"/>
            <w:bottom w:val="none" w:sz="0" w:space="0" w:color="auto"/>
            <w:right w:val="none" w:sz="0" w:space="0" w:color="auto"/>
          </w:divBdr>
        </w:div>
        <w:div w:id="1017846534">
          <w:marLeft w:val="547"/>
          <w:marRight w:val="0"/>
          <w:marTop w:val="96"/>
          <w:marBottom w:val="0"/>
          <w:divBdr>
            <w:top w:val="none" w:sz="0" w:space="0" w:color="auto"/>
            <w:left w:val="none" w:sz="0" w:space="0" w:color="auto"/>
            <w:bottom w:val="none" w:sz="0" w:space="0" w:color="auto"/>
            <w:right w:val="none" w:sz="0" w:space="0" w:color="auto"/>
          </w:divBdr>
        </w:div>
        <w:div w:id="1477723550">
          <w:marLeft w:val="547"/>
          <w:marRight w:val="0"/>
          <w:marTop w:val="96"/>
          <w:marBottom w:val="0"/>
          <w:divBdr>
            <w:top w:val="none" w:sz="0" w:space="0" w:color="auto"/>
            <w:left w:val="none" w:sz="0" w:space="0" w:color="auto"/>
            <w:bottom w:val="none" w:sz="0" w:space="0" w:color="auto"/>
            <w:right w:val="none" w:sz="0" w:space="0" w:color="auto"/>
          </w:divBdr>
        </w:div>
        <w:div w:id="1884557466">
          <w:marLeft w:val="547"/>
          <w:marRight w:val="0"/>
          <w:marTop w:val="96"/>
          <w:marBottom w:val="0"/>
          <w:divBdr>
            <w:top w:val="none" w:sz="0" w:space="0" w:color="auto"/>
            <w:left w:val="none" w:sz="0" w:space="0" w:color="auto"/>
            <w:bottom w:val="none" w:sz="0" w:space="0" w:color="auto"/>
            <w:right w:val="none" w:sz="0" w:space="0" w:color="auto"/>
          </w:divBdr>
        </w:div>
      </w:divsChild>
    </w:div>
    <w:div w:id="1718118787">
      <w:bodyDiv w:val="1"/>
      <w:marLeft w:val="0"/>
      <w:marRight w:val="0"/>
      <w:marTop w:val="0"/>
      <w:marBottom w:val="0"/>
      <w:divBdr>
        <w:top w:val="none" w:sz="0" w:space="0" w:color="auto"/>
        <w:left w:val="none" w:sz="0" w:space="0" w:color="auto"/>
        <w:bottom w:val="none" w:sz="0" w:space="0" w:color="auto"/>
        <w:right w:val="none" w:sz="0" w:space="0" w:color="auto"/>
      </w:divBdr>
    </w:div>
    <w:div w:id="1718361214">
      <w:bodyDiv w:val="1"/>
      <w:marLeft w:val="0"/>
      <w:marRight w:val="0"/>
      <w:marTop w:val="0"/>
      <w:marBottom w:val="0"/>
      <w:divBdr>
        <w:top w:val="none" w:sz="0" w:space="0" w:color="auto"/>
        <w:left w:val="none" w:sz="0" w:space="0" w:color="auto"/>
        <w:bottom w:val="none" w:sz="0" w:space="0" w:color="auto"/>
        <w:right w:val="none" w:sz="0" w:space="0" w:color="auto"/>
      </w:divBdr>
      <w:divsChild>
        <w:div w:id="368920963">
          <w:marLeft w:val="706"/>
          <w:marRight w:val="0"/>
          <w:marTop w:val="115"/>
          <w:marBottom w:val="0"/>
          <w:divBdr>
            <w:top w:val="none" w:sz="0" w:space="0" w:color="auto"/>
            <w:left w:val="none" w:sz="0" w:space="0" w:color="auto"/>
            <w:bottom w:val="none" w:sz="0" w:space="0" w:color="auto"/>
            <w:right w:val="none" w:sz="0" w:space="0" w:color="auto"/>
          </w:divBdr>
        </w:div>
        <w:div w:id="537744266">
          <w:marLeft w:val="418"/>
          <w:marRight w:val="0"/>
          <w:marTop w:val="115"/>
          <w:marBottom w:val="0"/>
          <w:divBdr>
            <w:top w:val="none" w:sz="0" w:space="0" w:color="auto"/>
            <w:left w:val="none" w:sz="0" w:space="0" w:color="auto"/>
            <w:bottom w:val="none" w:sz="0" w:space="0" w:color="auto"/>
            <w:right w:val="none" w:sz="0" w:space="0" w:color="auto"/>
          </w:divBdr>
        </w:div>
        <w:div w:id="852720988">
          <w:marLeft w:val="706"/>
          <w:marRight w:val="0"/>
          <w:marTop w:val="115"/>
          <w:marBottom w:val="0"/>
          <w:divBdr>
            <w:top w:val="none" w:sz="0" w:space="0" w:color="auto"/>
            <w:left w:val="none" w:sz="0" w:space="0" w:color="auto"/>
            <w:bottom w:val="none" w:sz="0" w:space="0" w:color="auto"/>
            <w:right w:val="none" w:sz="0" w:space="0" w:color="auto"/>
          </w:divBdr>
        </w:div>
      </w:divsChild>
    </w:div>
    <w:div w:id="1718623162">
      <w:bodyDiv w:val="1"/>
      <w:marLeft w:val="0"/>
      <w:marRight w:val="0"/>
      <w:marTop w:val="0"/>
      <w:marBottom w:val="0"/>
      <w:divBdr>
        <w:top w:val="none" w:sz="0" w:space="0" w:color="auto"/>
        <w:left w:val="none" w:sz="0" w:space="0" w:color="auto"/>
        <w:bottom w:val="none" w:sz="0" w:space="0" w:color="auto"/>
        <w:right w:val="none" w:sz="0" w:space="0" w:color="auto"/>
      </w:divBdr>
      <w:divsChild>
        <w:div w:id="1407413078">
          <w:marLeft w:val="547"/>
          <w:marRight w:val="0"/>
          <w:marTop w:val="154"/>
          <w:marBottom w:val="0"/>
          <w:divBdr>
            <w:top w:val="none" w:sz="0" w:space="0" w:color="auto"/>
            <w:left w:val="none" w:sz="0" w:space="0" w:color="auto"/>
            <w:bottom w:val="none" w:sz="0" w:space="0" w:color="auto"/>
            <w:right w:val="none" w:sz="0" w:space="0" w:color="auto"/>
          </w:divBdr>
        </w:div>
        <w:div w:id="1466508156">
          <w:marLeft w:val="547"/>
          <w:marRight w:val="0"/>
          <w:marTop w:val="154"/>
          <w:marBottom w:val="0"/>
          <w:divBdr>
            <w:top w:val="none" w:sz="0" w:space="0" w:color="auto"/>
            <w:left w:val="none" w:sz="0" w:space="0" w:color="auto"/>
            <w:bottom w:val="none" w:sz="0" w:space="0" w:color="auto"/>
            <w:right w:val="none" w:sz="0" w:space="0" w:color="auto"/>
          </w:divBdr>
        </w:div>
      </w:divsChild>
    </w:div>
    <w:div w:id="1720781687">
      <w:bodyDiv w:val="1"/>
      <w:marLeft w:val="0"/>
      <w:marRight w:val="0"/>
      <w:marTop w:val="0"/>
      <w:marBottom w:val="0"/>
      <w:divBdr>
        <w:top w:val="none" w:sz="0" w:space="0" w:color="auto"/>
        <w:left w:val="none" w:sz="0" w:space="0" w:color="auto"/>
        <w:bottom w:val="none" w:sz="0" w:space="0" w:color="auto"/>
        <w:right w:val="none" w:sz="0" w:space="0" w:color="auto"/>
      </w:divBdr>
      <w:divsChild>
        <w:div w:id="317618581">
          <w:marLeft w:val="0"/>
          <w:marRight w:val="0"/>
          <w:marTop w:val="0"/>
          <w:marBottom w:val="0"/>
          <w:divBdr>
            <w:top w:val="none" w:sz="0" w:space="0" w:color="auto"/>
            <w:left w:val="none" w:sz="0" w:space="0" w:color="auto"/>
            <w:bottom w:val="none" w:sz="0" w:space="0" w:color="auto"/>
            <w:right w:val="none" w:sz="0" w:space="0" w:color="auto"/>
          </w:divBdr>
          <w:divsChild>
            <w:div w:id="77098974">
              <w:marLeft w:val="0"/>
              <w:marRight w:val="0"/>
              <w:marTop w:val="0"/>
              <w:marBottom w:val="0"/>
              <w:divBdr>
                <w:top w:val="none" w:sz="0" w:space="0" w:color="auto"/>
                <w:left w:val="none" w:sz="0" w:space="0" w:color="auto"/>
                <w:bottom w:val="none" w:sz="0" w:space="0" w:color="auto"/>
                <w:right w:val="none" w:sz="0" w:space="0" w:color="auto"/>
              </w:divBdr>
            </w:div>
            <w:div w:id="229578963">
              <w:marLeft w:val="0"/>
              <w:marRight w:val="0"/>
              <w:marTop w:val="0"/>
              <w:marBottom w:val="0"/>
              <w:divBdr>
                <w:top w:val="none" w:sz="0" w:space="0" w:color="auto"/>
                <w:left w:val="none" w:sz="0" w:space="0" w:color="auto"/>
                <w:bottom w:val="none" w:sz="0" w:space="0" w:color="auto"/>
                <w:right w:val="none" w:sz="0" w:space="0" w:color="auto"/>
              </w:divBdr>
            </w:div>
            <w:div w:id="824857672">
              <w:marLeft w:val="0"/>
              <w:marRight w:val="0"/>
              <w:marTop w:val="0"/>
              <w:marBottom w:val="0"/>
              <w:divBdr>
                <w:top w:val="none" w:sz="0" w:space="0" w:color="auto"/>
                <w:left w:val="none" w:sz="0" w:space="0" w:color="auto"/>
                <w:bottom w:val="none" w:sz="0" w:space="0" w:color="auto"/>
                <w:right w:val="none" w:sz="0" w:space="0" w:color="auto"/>
              </w:divBdr>
            </w:div>
            <w:div w:id="1606420955">
              <w:marLeft w:val="0"/>
              <w:marRight w:val="0"/>
              <w:marTop w:val="0"/>
              <w:marBottom w:val="0"/>
              <w:divBdr>
                <w:top w:val="none" w:sz="0" w:space="0" w:color="auto"/>
                <w:left w:val="none" w:sz="0" w:space="0" w:color="auto"/>
                <w:bottom w:val="none" w:sz="0" w:space="0" w:color="auto"/>
                <w:right w:val="none" w:sz="0" w:space="0" w:color="auto"/>
              </w:divBdr>
            </w:div>
            <w:div w:id="18910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907">
      <w:bodyDiv w:val="1"/>
      <w:marLeft w:val="0"/>
      <w:marRight w:val="0"/>
      <w:marTop w:val="0"/>
      <w:marBottom w:val="0"/>
      <w:divBdr>
        <w:top w:val="none" w:sz="0" w:space="0" w:color="auto"/>
        <w:left w:val="none" w:sz="0" w:space="0" w:color="auto"/>
        <w:bottom w:val="none" w:sz="0" w:space="0" w:color="auto"/>
        <w:right w:val="none" w:sz="0" w:space="0" w:color="auto"/>
      </w:divBdr>
      <w:divsChild>
        <w:div w:id="372850345">
          <w:marLeft w:val="0"/>
          <w:marRight w:val="0"/>
          <w:marTop w:val="0"/>
          <w:marBottom w:val="0"/>
          <w:divBdr>
            <w:top w:val="none" w:sz="0" w:space="0" w:color="auto"/>
            <w:left w:val="none" w:sz="0" w:space="0" w:color="auto"/>
            <w:bottom w:val="none" w:sz="0" w:space="0" w:color="auto"/>
            <w:right w:val="none" w:sz="0" w:space="0" w:color="auto"/>
          </w:divBdr>
          <w:divsChild>
            <w:div w:id="824466759">
              <w:marLeft w:val="0"/>
              <w:marRight w:val="0"/>
              <w:marTop w:val="0"/>
              <w:marBottom w:val="0"/>
              <w:divBdr>
                <w:top w:val="none" w:sz="0" w:space="0" w:color="auto"/>
                <w:left w:val="none" w:sz="0" w:space="0" w:color="auto"/>
                <w:bottom w:val="none" w:sz="0" w:space="0" w:color="auto"/>
                <w:right w:val="none" w:sz="0" w:space="0" w:color="auto"/>
              </w:divBdr>
            </w:div>
            <w:div w:id="16605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2142">
      <w:bodyDiv w:val="1"/>
      <w:marLeft w:val="0"/>
      <w:marRight w:val="0"/>
      <w:marTop w:val="0"/>
      <w:marBottom w:val="0"/>
      <w:divBdr>
        <w:top w:val="none" w:sz="0" w:space="0" w:color="auto"/>
        <w:left w:val="none" w:sz="0" w:space="0" w:color="auto"/>
        <w:bottom w:val="none" w:sz="0" w:space="0" w:color="auto"/>
        <w:right w:val="none" w:sz="0" w:space="0" w:color="auto"/>
      </w:divBdr>
    </w:div>
    <w:div w:id="1722090104">
      <w:bodyDiv w:val="1"/>
      <w:marLeft w:val="0"/>
      <w:marRight w:val="0"/>
      <w:marTop w:val="0"/>
      <w:marBottom w:val="0"/>
      <w:divBdr>
        <w:top w:val="none" w:sz="0" w:space="0" w:color="auto"/>
        <w:left w:val="none" w:sz="0" w:space="0" w:color="auto"/>
        <w:bottom w:val="none" w:sz="0" w:space="0" w:color="auto"/>
        <w:right w:val="none" w:sz="0" w:space="0" w:color="auto"/>
      </w:divBdr>
    </w:div>
    <w:div w:id="1722483730">
      <w:bodyDiv w:val="1"/>
      <w:marLeft w:val="0"/>
      <w:marRight w:val="0"/>
      <w:marTop w:val="0"/>
      <w:marBottom w:val="0"/>
      <w:divBdr>
        <w:top w:val="none" w:sz="0" w:space="0" w:color="auto"/>
        <w:left w:val="none" w:sz="0" w:space="0" w:color="auto"/>
        <w:bottom w:val="none" w:sz="0" w:space="0" w:color="auto"/>
        <w:right w:val="none" w:sz="0" w:space="0" w:color="auto"/>
      </w:divBdr>
    </w:div>
    <w:div w:id="1725132054">
      <w:bodyDiv w:val="1"/>
      <w:marLeft w:val="0"/>
      <w:marRight w:val="0"/>
      <w:marTop w:val="0"/>
      <w:marBottom w:val="0"/>
      <w:divBdr>
        <w:top w:val="none" w:sz="0" w:space="0" w:color="auto"/>
        <w:left w:val="none" w:sz="0" w:space="0" w:color="auto"/>
        <w:bottom w:val="none" w:sz="0" w:space="0" w:color="auto"/>
        <w:right w:val="none" w:sz="0" w:space="0" w:color="auto"/>
      </w:divBdr>
    </w:div>
    <w:div w:id="1725134813">
      <w:bodyDiv w:val="1"/>
      <w:marLeft w:val="0"/>
      <w:marRight w:val="0"/>
      <w:marTop w:val="0"/>
      <w:marBottom w:val="0"/>
      <w:divBdr>
        <w:top w:val="none" w:sz="0" w:space="0" w:color="auto"/>
        <w:left w:val="none" w:sz="0" w:space="0" w:color="auto"/>
        <w:bottom w:val="none" w:sz="0" w:space="0" w:color="auto"/>
        <w:right w:val="none" w:sz="0" w:space="0" w:color="auto"/>
      </w:divBdr>
    </w:div>
    <w:div w:id="1727870372">
      <w:bodyDiv w:val="1"/>
      <w:marLeft w:val="0"/>
      <w:marRight w:val="0"/>
      <w:marTop w:val="0"/>
      <w:marBottom w:val="0"/>
      <w:divBdr>
        <w:top w:val="none" w:sz="0" w:space="0" w:color="auto"/>
        <w:left w:val="none" w:sz="0" w:space="0" w:color="auto"/>
        <w:bottom w:val="none" w:sz="0" w:space="0" w:color="auto"/>
        <w:right w:val="none" w:sz="0" w:space="0" w:color="auto"/>
      </w:divBdr>
      <w:divsChild>
        <w:div w:id="972751764">
          <w:marLeft w:val="547"/>
          <w:marRight w:val="0"/>
          <w:marTop w:val="115"/>
          <w:marBottom w:val="0"/>
          <w:divBdr>
            <w:top w:val="none" w:sz="0" w:space="0" w:color="auto"/>
            <w:left w:val="none" w:sz="0" w:space="0" w:color="auto"/>
            <w:bottom w:val="none" w:sz="0" w:space="0" w:color="auto"/>
            <w:right w:val="none" w:sz="0" w:space="0" w:color="auto"/>
          </w:divBdr>
        </w:div>
        <w:div w:id="1314530746">
          <w:marLeft w:val="547"/>
          <w:marRight w:val="0"/>
          <w:marTop w:val="115"/>
          <w:marBottom w:val="0"/>
          <w:divBdr>
            <w:top w:val="none" w:sz="0" w:space="0" w:color="auto"/>
            <w:left w:val="none" w:sz="0" w:space="0" w:color="auto"/>
            <w:bottom w:val="none" w:sz="0" w:space="0" w:color="auto"/>
            <w:right w:val="none" w:sz="0" w:space="0" w:color="auto"/>
          </w:divBdr>
        </w:div>
        <w:div w:id="1580098196">
          <w:marLeft w:val="720"/>
          <w:marRight w:val="0"/>
          <w:marTop w:val="96"/>
          <w:marBottom w:val="0"/>
          <w:divBdr>
            <w:top w:val="none" w:sz="0" w:space="0" w:color="auto"/>
            <w:left w:val="none" w:sz="0" w:space="0" w:color="auto"/>
            <w:bottom w:val="none" w:sz="0" w:space="0" w:color="auto"/>
            <w:right w:val="none" w:sz="0" w:space="0" w:color="auto"/>
          </w:divBdr>
        </w:div>
      </w:divsChild>
    </w:div>
    <w:div w:id="1728451999">
      <w:bodyDiv w:val="1"/>
      <w:marLeft w:val="0"/>
      <w:marRight w:val="0"/>
      <w:marTop w:val="0"/>
      <w:marBottom w:val="0"/>
      <w:divBdr>
        <w:top w:val="none" w:sz="0" w:space="0" w:color="auto"/>
        <w:left w:val="none" w:sz="0" w:space="0" w:color="auto"/>
        <w:bottom w:val="none" w:sz="0" w:space="0" w:color="auto"/>
        <w:right w:val="none" w:sz="0" w:space="0" w:color="auto"/>
      </w:divBdr>
    </w:div>
    <w:div w:id="1729838764">
      <w:bodyDiv w:val="1"/>
      <w:marLeft w:val="0"/>
      <w:marRight w:val="0"/>
      <w:marTop w:val="0"/>
      <w:marBottom w:val="0"/>
      <w:divBdr>
        <w:top w:val="none" w:sz="0" w:space="0" w:color="auto"/>
        <w:left w:val="none" w:sz="0" w:space="0" w:color="auto"/>
        <w:bottom w:val="none" w:sz="0" w:space="0" w:color="auto"/>
        <w:right w:val="none" w:sz="0" w:space="0" w:color="auto"/>
      </w:divBdr>
    </w:div>
    <w:div w:id="1730106658">
      <w:bodyDiv w:val="1"/>
      <w:marLeft w:val="0"/>
      <w:marRight w:val="0"/>
      <w:marTop w:val="0"/>
      <w:marBottom w:val="0"/>
      <w:divBdr>
        <w:top w:val="none" w:sz="0" w:space="0" w:color="auto"/>
        <w:left w:val="none" w:sz="0" w:space="0" w:color="auto"/>
        <w:bottom w:val="none" w:sz="0" w:space="0" w:color="auto"/>
        <w:right w:val="none" w:sz="0" w:space="0" w:color="auto"/>
      </w:divBdr>
      <w:divsChild>
        <w:div w:id="1292055891">
          <w:marLeft w:val="547"/>
          <w:marRight w:val="0"/>
          <w:marTop w:val="154"/>
          <w:marBottom w:val="0"/>
          <w:divBdr>
            <w:top w:val="none" w:sz="0" w:space="0" w:color="auto"/>
            <w:left w:val="none" w:sz="0" w:space="0" w:color="auto"/>
            <w:bottom w:val="none" w:sz="0" w:space="0" w:color="auto"/>
            <w:right w:val="none" w:sz="0" w:space="0" w:color="auto"/>
          </w:divBdr>
        </w:div>
        <w:div w:id="1552233057">
          <w:marLeft w:val="1166"/>
          <w:marRight w:val="0"/>
          <w:marTop w:val="134"/>
          <w:marBottom w:val="0"/>
          <w:divBdr>
            <w:top w:val="none" w:sz="0" w:space="0" w:color="auto"/>
            <w:left w:val="none" w:sz="0" w:space="0" w:color="auto"/>
            <w:bottom w:val="none" w:sz="0" w:space="0" w:color="auto"/>
            <w:right w:val="none" w:sz="0" w:space="0" w:color="auto"/>
          </w:divBdr>
        </w:div>
        <w:div w:id="1573419848">
          <w:marLeft w:val="1800"/>
          <w:marRight w:val="0"/>
          <w:marTop w:val="115"/>
          <w:marBottom w:val="0"/>
          <w:divBdr>
            <w:top w:val="none" w:sz="0" w:space="0" w:color="auto"/>
            <w:left w:val="none" w:sz="0" w:space="0" w:color="auto"/>
            <w:bottom w:val="none" w:sz="0" w:space="0" w:color="auto"/>
            <w:right w:val="none" w:sz="0" w:space="0" w:color="auto"/>
          </w:divBdr>
        </w:div>
        <w:div w:id="1658148622">
          <w:marLeft w:val="1166"/>
          <w:marRight w:val="0"/>
          <w:marTop w:val="134"/>
          <w:marBottom w:val="0"/>
          <w:divBdr>
            <w:top w:val="none" w:sz="0" w:space="0" w:color="auto"/>
            <w:left w:val="none" w:sz="0" w:space="0" w:color="auto"/>
            <w:bottom w:val="none" w:sz="0" w:space="0" w:color="auto"/>
            <w:right w:val="none" w:sz="0" w:space="0" w:color="auto"/>
          </w:divBdr>
        </w:div>
      </w:divsChild>
    </w:div>
    <w:div w:id="1730768929">
      <w:bodyDiv w:val="1"/>
      <w:marLeft w:val="0"/>
      <w:marRight w:val="0"/>
      <w:marTop w:val="0"/>
      <w:marBottom w:val="0"/>
      <w:divBdr>
        <w:top w:val="none" w:sz="0" w:space="0" w:color="auto"/>
        <w:left w:val="none" w:sz="0" w:space="0" w:color="auto"/>
        <w:bottom w:val="none" w:sz="0" w:space="0" w:color="auto"/>
        <w:right w:val="none" w:sz="0" w:space="0" w:color="auto"/>
      </w:divBdr>
      <w:divsChild>
        <w:div w:id="454829702">
          <w:marLeft w:val="0"/>
          <w:marRight w:val="0"/>
          <w:marTop w:val="0"/>
          <w:marBottom w:val="0"/>
          <w:divBdr>
            <w:top w:val="none" w:sz="0" w:space="0" w:color="auto"/>
            <w:left w:val="none" w:sz="0" w:space="0" w:color="auto"/>
            <w:bottom w:val="none" w:sz="0" w:space="0" w:color="auto"/>
            <w:right w:val="none" w:sz="0" w:space="0" w:color="auto"/>
          </w:divBdr>
        </w:div>
      </w:divsChild>
    </w:div>
    <w:div w:id="1732579171">
      <w:bodyDiv w:val="1"/>
      <w:marLeft w:val="0"/>
      <w:marRight w:val="0"/>
      <w:marTop w:val="0"/>
      <w:marBottom w:val="0"/>
      <w:divBdr>
        <w:top w:val="none" w:sz="0" w:space="0" w:color="auto"/>
        <w:left w:val="none" w:sz="0" w:space="0" w:color="auto"/>
        <w:bottom w:val="none" w:sz="0" w:space="0" w:color="auto"/>
        <w:right w:val="none" w:sz="0" w:space="0" w:color="auto"/>
      </w:divBdr>
    </w:div>
    <w:div w:id="1734543703">
      <w:bodyDiv w:val="1"/>
      <w:marLeft w:val="0"/>
      <w:marRight w:val="0"/>
      <w:marTop w:val="0"/>
      <w:marBottom w:val="0"/>
      <w:divBdr>
        <w:top w:val="none" w:sz="0" w:space="0" w:color="auto"/>
        <w:left w:val="none" w:sz="0" w:space="0" w:color="auto"/>
        <w:bottom w:val="none" w:sz="0" w:space="0" w:color="auto"/>
        <w:right w:val="none" w:sz="0" w:space="0" w:color="auto"/>
      </w:divBdr>
    </w:div>
    <w:div w:id="1736392411">
      <w:bodyDiv w:val="1"/>
      <w:marLeft w:val="0"/>
      <w:marRight w:val="0"/>
      <w:marTop w:val="0"/>
      <w:marBottom w:val="0"/>
      <w:divBdr>
        <w:top w:val="none" w:sz="0" w:space="0" w:color="auto"/>
        <w:left w:val="none" w:sz="0" w:space="0" w:color="auto"/>
        <w:bottom w:val="none" w:sz="0" w:space="0" w:color="auto"/>
        <w:right w:val="none" w:sz="0" w:space="0" w:color="auto"/>
      </w:divBdr>
    </w:div>
    <w:div w:id="1736900719">
      <w:bodyDiv w:val="1"/>
      <w:marLeft w:val="0"/>
      <w:marRight w:val="0"/>
      <w:marTop w:val="0"/>
      <w:marBottom w:val="0"/>
      <w:divBdr>
        <w:top w:val="none" w:sz="0" w:space="0" w:color="auto"/>
        <w:left w:val="none" w:sz="0" w:space="0" w:color="auto"/>
        <w:bottom w:val="none" w:sz="0" w:space="0" w:color="auto"/>
        <w:right w:val="none" w:sz="0" w:space="0" w:color="auto"/>
      </w:divBdr>
    </w:div>
    <w:div w:id="1737508447">
      <w:bodyDiv w:val="1"/>
      <w:marLeft w:val="0"/>
      <w:marRight w:val="0"/>
      <w:marTop w:val="0"/>
      <w:marBottom w:val="0"/>
      <w:divBdr>
        <w:top w:val="none" w:sz="0" w:space="0" w:color="auto"/>
        <w:left w:val="none" w:sz="0" w:space="0" w:color="auto"/>
        <w:bottom w:val="none" w:sz="0" w:space="0" w:color="auto"/>
        <w:right w:val="none" w:sz="0" w:space="0" w:color="auto"/>
      </w:divBdr>
      <w:divsChild>
        <w:div w:id="148833307">
          <w:marLeft w:val="1800"/>
          <w:marRight w:val="0"/>
          <w:marTop w:val="86"/>
          <w:marBottom w:val="0"/>
          <w:divBdr>
            <w:top w:val="none" w:sz="0" w:space="0" w:color="auto"/>
            <w:left w:val="none" w:sz="0" w:space="0" w:color="auto"/>
            <w:bottom w:val="none" w:sz="0" w:space="0" w:color="auto"/>
            <w:right w:val="none" w:sz="0" w:space="0" w:color="auto"/>
          </w:divBdr>
        </w:div>
        <w:div w:id="1007633586">
          <w:marLeft w:val="547"/>
          <w:marRight w:val="0"/>
          <w:marTop w:val="115"/>
          <w:marBottom w:val="0"/>
          <w:divBdr>
            <w:top w:val="none" w:sz="0" w:space="0" w:color="auto"/>
            <w:left w:val="none" w:sz="0" w:space="0" w:color="auto"/>
            <w:bottom w:val="none" w:sz="0" w:space="0" w:color="auto"/>
            <w:right w:val="none" w:sz="0" w:space="0" w:color="auto"/>
          </w:divBdr>
        </w:div>
        <w:div w:id="1476603652">
          <w:marLeft w:val="1800"/>
          <w:marRight w:val="0"/>
          <w:marTop w:val="86"/>
          <w:marBottom w:val="0"/>
          <w:divBdr>
            <w:top w:val="none" w:sz="0" w:space="0" w:color="auto"/>
            <w:left w:val="none" w:sz="0" w:space="0" w:color="auto"/>
            <w:bottom w:val="none" w:sz="0" w:space="0" w:color="auto"/>
            <w:right w:val="none" w:sz="0" w:space="0" w:color="auto"/>
          </w:divBdr>
        </w:div>
        <w:div w:id="1568493774">
          <w:marLeft w:val="1166"/>
          <w:marRight w:val="0"/>
          <w:marTop w:val="96"/>
          <w:marBottom w:val="0"/>
          <w:divBdr>
            <w:top w:val="none" w:sz="0" w:space="0" w:color="auto"/>
            <w:left w:val="none" w:sz="0" w:space="0" w:color="auto"/>
            <w:bottom w:val="none" w:sz="0" w:space="0" w:color="auto"/>
            <w:right w:val="none" w:sz="0" w:space="0" w:color="auto"/>
          </w:divBdr>
        </w:div>
        <w:div w:id="1751924766">
          <w:marLeft w:val="547"/>
          <w:marRight w:val="0"/>
          <w:marTop w:val="115"/>
          <w:marBottom w:val="0"/>
          <w:divBdr>
            <w:top w:val="none" w:sz="0" w:space="0" w:color="auto"/>
            <w:left w:val="none" w:sz="0" w:space="0" w:color="auto"/>
            <w:bottom w:val="none" w:sz="0" w:space="0" w:color="auto"/>
            <w:right w:val="none" w:sz="0" w:space="0" w:color="auto"/>
          </w:divBdr>
        </w:div>
        <w:div w:id="2003199571">
          <w:marLeft w:val="1166"/>
          <w:marRight w:val="0"/>
          <w:marTop w:val="106"/>
          <w:marBottom w:val="0"/>
          <w:divBdr>
            <w:top w:val="none" w:sz="0" w:space="0" w:color="auto"/>
            <w:left w:val="none" w:sz="0" w:space="0" w:color="auto"/>
            <w:bottom w:val="none" w:sz="0" w:space="0" w:color="auto"/>
            <w:right w:val="none" w:sz="0" w:space="0" w:color="auto"/>
          </w:divBdr>
        </w:div>
        <w:div w:id="2123066049">
          <w:marLeft w:val="1800"/>
          <w:marRight w:val="0"/>
          <w:marTop w:val="86"/>
          <w:marBottom w:val="0"/>
          <w:divBdr>
            <w:top w:val="none" w:sz="0" w:space="0" w:color="auto"/>
            <w:left w:val="none" w:sz="0" w:space="0" w:color="auto"/>
            <w:bottom w:val="none" w:sz="0" w:space="0" w:color="auto"/>
            <w:right w:val="none" w:sz="0" w:space="0" w:color="auto"/>
          </w:divBdr>
        </w:div>
      </w:divsChild>
    </w:div>
    <w:div w:id="1737849923">
      <w:bodyDiv w:val="1"/>
      <w:marLeft w:val="0"/>
      <w:marRight w:val="0"/>
      <w:marTop w:val="0"/>
      <w:marBottom w:val="0"/>
      <w:divBdr>
        <w:top w:val="none" w:sz="0" w:space="0" w:color="auto"/>
        <w:left w:val="none" w:sz="0" w:space="0" w:color="auto"/>
        <w:bottom w:val="none" w:sz="0" w:space="0" w:color="auto"/>
        <w:right w:val="none" w:sz="0" w:space="0" w:color="auto"/>
      </w:divBdr>
      <w:divsChild>
        <w:div w:id="643967325">
          <w:marLeft w:val="1166"/>
          <w:marRight w:val="0"/>
          <w:marTop w:val="115"/>
          <w:marBottom w:val="0"/>
          <w:divBdr>
            <w:top w:val="none" w:sz="0" w:space="0" w:color="auto"/>
            <w:left w:val="none" w:sz="0" w:space="0" w:color="auto"/>
            <w:bottom w:val="none" w:sz="0" w:space="0" w:color="auto"/>
            <w:right w:val="none" w:sz="0" w:space="0" w:color="auto"/>
          </w:divBdr>
        </w:div>
        <w:div w:id="1533499087">
          <w:marLeft w:val="1166"/>
          <w:marRight w:val="0"/>
          <w:marTop w:val="115"/>
          <w:marBottom w:val="0"/>
          <w:divBdr>
            <w:top w:val="none" w:sz="0" w:space="0" w:color="auto"/>
            <w:left w:val="none" w:sz="0" w:space="0" w:color="auto"/>
            <w:bottom w:val="none" w:sz="0" w:space="0" w:color="auto"/>
            <w:right w:val="none" w:sz="0" w:space="0" w:color="auto"/>
          </w:divBdr>
        </w:div>
        <w:div w:id="1805542322">
          <w:marLeft w:val="547"/>
          <w:marRight w:val="0"/>
          <w:marTop w:val="154"/>
          <w:marBottom w:val="0"/>
          <w:divBdr>
            <w:top w:val="none" w:sz="0" w:space="0" w:color="auto"/>
            <w:left w:val="none" w:sz="0" w:space="0" w:color="auto"/>
            <w:bottom w:val="none" w:sz="0" w:space="0" w:color="auto"/>
            <w:right w:val="none" w:sz="0" w:space="0" w:color="auto"/>
          </w:divBdr>
        </w:div>
      </w:divsChild>
    </w:div>
    <w:div w:id="1740057889">
      <w:bodyDiv w:val="1"/>
      <w:marLeft w:val="0"/>
      <w:marRight w:val="0"/>
      <w:marTop w:val="0"/>
      <w:marBottom w:val="0"/>
      <w:divBdr>
        <w:top w:val="none" w:sz="0" w:space="0" w:color="auto"/>
        <w:left w:val="none" w:sz="0" w:space="0" w:color="auto"/>
        <w:bottom w:val="none" w:sz="0" w:space="0" w:color="auto"/>
        <w:right w:val="none" w:sz="0" w:space="0" w:color="auto"/>
      </w:divBdr>
    </w:div>
    <w:div w:id="1741370509">
      <w:bodyDiv w:val="1"/>
      <w:marLeft w:val="0"/>
      <w:marRight w:val="0"/>
      <w:marTop w:val="0"/>
      <w:marBottom w:val="0"/>
      <w:divBdr>
        <w:top w:val="none" w:sz="0" w:space="0" w:color="auto"/>
        <w:left w:val="none" w:sz="0" w:space="0" w:color="auto"/>
        <w:bottom w:val="none" w:sz="0" w:space="0" w:color="auto"/>
        <w:right w:val="none" w:sz="0" w:space="0" w:color="auto"/>
      </w:divBdr>
      <w:divsChild>
        <w:div w:id="44643637">
          <w:marLeft w:val="0"/>
          <w:marRight w:val="0"/>
          <w:marTop w:val="0"/>
          <w:marBottom w:val="0"/>
          <w:divBdr>
            <w:top w:val="none" w:sz="0" w:space="0" w:color="auto"/>
            <w:left w:val="none" w:sz="0" w:space="0" w:color="auto"/>
            <w:bottom w:val="none" w:sz="0" w:space="0" w:color="auto"/>
            <w:right w:val="none" w:sz="0" w:space="0" w:color="auto"/>
          </w:divBdr>
        </w:div>
        <w:div w:id="263419960">
          <w:marLeft w:val="0"/>
          <w:marRight w:val="0"/>
          <w:marTop w:val="0"/>
          <w:marBottom w:val="0"/>
          <w:divBdr>
            <w:top w:val="none" w:sz="0" w:space="0" w:color="auto"/>
            <w:left w:val="none" w:sz="0" w:space="0" w:color="auto"/>
            <w:bottom w:val="none" w:sz="0" w:space="0" w:color="auto"/>
            <w:right w:val="none" w:sz="0" w:space="0" w:color="auto"/>
          </w:divBdr>
        </w:div>
        <w:div w:id="325939085">
          <w:marLeft w:val="0"/>
          <w:marRight w:val="0"/>
          <w:marTop w:val="0"/>
          <w:marBottom w:val="0"/>
          <w:divBdr>
            <w:top w:val="none" w:sz="0" w:space="0" w:color="auto"/>
            <w:left w:val="none" w:sz="0" w:space="0" w:color="auto"/>
            <w:bottom w:val="none" w:sz="0" w:space="0" w:color="auto"/>
            <w:right w:val="none" w:sz="0" w:space="0" w:color="auto"/>
          </w:divBdr>
        </w:div>
        <w:div w:id="555362467">
          <w:marLeft w:val="0"/>
          <w:marRight w:val="0"/>
          <w:marTop w:val="0"/>
          <w:marBottom w:val="0"/>
          <w:divBdr>
            <w:top w:val="none" w:sz="0" w:space="0" w:color="auto"/>
            <w:left w:val="none" w:sz="0" w:space="0" w:color="auto"/>
            <w:bottom w:val="none" w:sz="0" w:space="0" w:color="auto"/>
            <w:right w:val="none" w:sz="0" w:space="0" w:color="auto"/>
          </w:divBdr>
        </w:div>
        <w:div w:id="996422732">
          <w:marLeft w:val="0"/>
          <w:marRight w:val="0"/>
          <w:marTop w:val="0"/>
          <w:marBottom w:val="0"/>
          <w:divBdr>
            <w:top w:val="none" w:sz="0" w:space="0" w:color="auto"/>
            <w:left w:val="none" w:sz="0" w:space="0" w:color="auto"/>
            <w:bottom w:val="none" w:sz="0" w:space="0" w:color="auto"/>
            <w:right w:val="none" w:sz="0" w:space="0" w:color="auto"/>
          </w:divBdr>
        </w:div>
        <w:div w:id="1493446712">
          <w:marLeft w:val="0"/>
          <w:marRight w:val="0"/>
          <w:marTop w:val="0"/>
          <w:marBottom w:val="0"/>
          <w:divBdr>
            <w:top w:val="none" w:sz="0" w:space="0" w:color="auto"/>
            <w:left w:val="none" w:sz="0" w:space="0" w:color="auto"/>
            <w:bottom w:val="none" w:sz="0" w:space="0" w:color="auto"/>
            <w:right w:val="none" w:sz="0" w:space="0" w:color="auto"/>
          </w:divBdr>
        </w:div>
        <w:div w:id="1736119355">
          <w:marLeft w:val="0"/>
          <w:marRight w:val="0"/>
          <w:marTop w:val="0"/>
          <w:marBottom w:val="0"/>
          <w:divBdr>
            <w:top w:val="none" w:sz="0" w:space="0" w:color="auto"/>
            <w:left w:val="none" w:sz="0" w:space="0" w:color="auto"/>
            <w:bottom w:val="none" w:sz="0" w:space="0" w:color="auto"/>
            <w:right w:val="none" w:sz="0" w:space="0" w:color="auto"/>
          </w:divBdr>
        </w:div>
      </w:divsChild>
    </w:div>
    <w:div w:id="1742219284">
      <w:bodyDiv w:val="1"/>
      <w:marLeft w:val="0"/>
      <w:marRight w:val="0"/>
      <w:marTop w:val="0"/>
      <w:marBottom w:val="0"/>
      <w:divBdr>
        <w:top w:val="none" w:sz="0" w:space="0" w:color="auto"/>
        <w:left w:val="none" w:sz="0" w:space="0" w:color="auto"/>
        <w:bottom w:val="none" w:sz="0" w:space="0" w:color="auto"/>
        <w:right w:val="none" w:sz="0" w:space="0" w:color="auto"/>
      </w:divBdr>
      <w:divsChild>
        <w:div w:id="565385636">
          <w:marLeft w:val="2520"/>
          <w:marRight w:val="0"/>
          <w:marTop w:val="180"/>
          <w:marBottom w:val="0"/>
          <w:divBdr>
            <w:top w:val="none" w:sz="0" w:space="0" w:color="auto"/>
            <w:left w:val="none" w:sz="0" w:space="0" w:color="auto"/>
            <w:bottom w:val="none" w:sz="0" w:space="0" w:color="auto"/>
            <w:right w:val="none" w:sz="0" w:space="0" w:color="auto"/>
          </w:divBdr>
        </w:div>
        <w:div w:id="1022130649">
          <w:marLeft w:val="547"/>
          <w:marRight w:val="0"/>
          <w:marTop w:val="180"/>
          <w:marBottom w:val="0"/>
          <w:divBdr>
            <w:top w:val="none" w:sz="0" w:space="0" w:color="auto"/>
            <w:left w:val="none" w:sz="0" w:space="0" w:color="auto"/>
            <w:bottom w:val="none" w:sz="0" w:space="0" w:color="auto"/>
            <w:right w:val="none" w:sz="0" w:space="0" w:color="auto"/>
          </w:divBdr>
        </w:div>
        <w:div w:id="1177306944">
          <w:marLeft w:val="1800"/>
          <w:marRight w:val="0"/>
          <w:marTop w:val="180"/>
          <w:marBottom w:val="0"/>
          <w:divBdr>
            <w:top w:val="none" w:sz="0" w:space="0" w:color="auto"/>
            <w:left w:val="none" w:sz="0" w:space="0" w:color="auto"/>
            <w:bottom w:val="none" w:sz="0" w:space="0" w:color="auto"/>
            <w:right w:val="none" w:sz="0" w:space="0" w:color="auto"/>
          </w:divBdr>
        </w:div>
        <w:div w:id="1182746605">
          <w:marLeft w:val="1166"/>
          <w:marRight w:val="0"/>
          <w:marTop w:val="180"/>
          <w:marBottom w:val="0"/>
          <w:divBdr>
            <w:top w:val="none" w:sz="0" w:space="0" w:color="auto"/>
            <w:left w:val="none" w:sz="0" w:space="0" w:color="auto"/>
            <w:bottom w:val="none" w:sz="0" w:space="0" w:color="auto"/>
            <w:right w:val="none" w:sz="0" w:space="0" w:color="auto"/>
          </w:divBdr>
        </w:div>
        <w:div w:id="1218083705">
          <w:marLeft w:val="1800"/>
          <w:marRight w:val="0"/>
          <w:marTop w:val="180"/>
          <w:marBottom w:val="0"/>
          <w:divBdr>
            <w:top w:val="none" w:sz="0" w:space="0" w:color="auto"/>
            <w:left w:val="none" w:sz="0" w:space="0" w:color="auto"/>
            <w:bottom w:val="none" w:sz="0" w:space="0" w:color="auto"/>
            <w:right w:val="none" w:sz="0" w:space="0" w:color="auto"/>
          </w:divBdr>
        </w:div>
        <w:div w:id="1758290120">
          <w:marLeft w:val="1800"/>
          <w:marRight w:val="0"/>
          <w:marTop w:val="180"/>
          <w:marBottom w:val="0"/>
          <w:divBdr>
            <w:top w:val="none" w:sz="0" w:space="0" w:color="auto"/>
            <w:left w:val="none" w:sz="0" w:space="0" w:color="auto"/>
            <w:bottom w:val="none" w:sz="0" w:space="0" w:color="auto"/>
            <w:right w:val="none" w:sz="0" w:space="0" w:color="auto"/>
          </w:divBdr>
        </w:div>
        <w:div w:id="1830947346">
          <w:marLeft w:val="1800"/>
          <w:marRight w:val="0"/>
          <w:marTop w:val="180"/>
          <w:marBottom w:val="0"/>
          <w:divBdr>
            <w:top w:val="none" w:sz="0" w:space="0" w:color="auto"/>
            <w:left w:val="none" w:sz="0" w:space="0" w:color="auto"/>
            <w:bottom w:val="none" w:sz="0" w:space="0" w:color="auto"/>
            <w:right w:val="none" w:sz="0" w:space="0" w:color="auto"/>
          </w:divBdr>
        </w:div>
        <w:div w:id="1914242224">
          <w:marLeft w:val="2520"/>
          <w:marRight w:val="0"/>
          <w:marTop w:val="180"/>
          <w:marBottom w:val="0"/>
          <w:divBdr>
            <w:top w:val="none" w:sz="0" w:space="0" w:color="auto"/>
            <w:left w:val="none" w:sz="0" w:space="0" w:color="auto"/>
            <w:bottom w:val="none" w:sz="0" w:space="0" w:color="auto"/>
            <w:right w:val="none" w:sz="0" w:space="0" w:color="auto"/>
          </w:divBdr>
        </w:div>
      </w:divsChild>
    </w:div>
    <w:div w:id="1742749612">
      <w:bodyDiv w:val="1"/>
      <w:marLeft w:val="0"/>
      <w:marRight w:val="0"/>
      <w:marTop w:val="0"/>
      <w:marBottom w:val="0"/>
      <w:divBdr>
        <w:top w:val="none" w:sz="0" w:space="0" w:color="auto"/>
        <w:left w:val="none" w:sz="0" w:space="0" w:color="auto"/>
        <w:bottom w:val="none" w:sz="0" w:space="0" w:color="auto"/>
        <w:right w:val="none" w:sz="0" w:space="0" w:color="auto"/>
      </w:divBdr>
      <w:divsChild>
        <w:div w:id="86849075">
          <w:marLeft w:val="1800"/>
          <w:marRight w:val="0"/>
          <w:marTop w:val="96"/>
          <w:marBottom w:val="0"/>
          <w:divBdr>
            <w:top w:val="none" w:sz="0" w:space="0" w:color="auto"/>
            <w:left w:val="none" w:sz="0" w:space="0" w:color="auto"/>
            <w:bottom w:val="none" w:sz="0" w:space="0" w:color="auto"/>
            <w:right w:val="none" w:sz="0" w:space="0" w:color="auto"/>
          </w:divBdr>
        </w:div>
        <w:div w:id="746997958">
          <w:marLeft w:val="1800"/>
          <w:marRight w:val="0"/>
          <w:marTop w:val="96"/>
          <w:marBottom w:val="0"/>
          <w:divBdr>
            <w:top w:val="none" w:sz="0" w:space="0" w:color="auto"/>
            <w:left w:val="none" w:sz="0" w:space="0" w:color="auto"/>
            <w:bottom w:val="none" w:sz="0" w:space="0" w:color="auto"/>
            <w:right w:val="none" w:sz="0" w:space="0" w:color="auto"/>
          </w:divBdr>
        </w:div>
        <w:div w:id="1837530287">
          <w:marLeft w:val="1800"/>
          <w:marRight w:val="0"/>
          <w:marTop w:val="96"/>
          <w:marBottom w:val="0"/>
          <w:divBdr>
            <w:top w:val="none" w:sz="0" w:space="0" w:color="auto"/>
            <w:left w:val="none" w:sz="0" w:space="0" w:color="auto"/>
            <w:bottom w:val="none" w:sz="0" w:space="0" w:color="auto"/>
            <w:right w:val="none" w:sz="0" w:space="0" w:color="auto"/>
          </w:divBdr>
        </w:div>
        <w:div w:id="1957367325">
          <w:marLeft w:val="1166"/>
          <w:marRight w:val="0"/>
          <w:marTop w:val="115"/>
          <w:marBottom w:val="0"/>
          <w:divBdr>
            <w:top w:val="none" w:sz="0" w:space="0" w:color="auto"/>
            <w:left w:val="none" w:sz="0" w:space="0" w:color="auto"/>
            <w:bottom w:val="none" w:sz="0" w:space="0" w:color="auto"/>
            <w:right w:val="none" w:sz="0" w:space="0" w:color="auto"/>
          </w:divBdr>
        </w:div>
      </w:divsChild>
    </w:div>
    <w:div w:id="1744403477">
      <w:bodyDiv w:val="1"/>
      <w:marLeft w:val="0"/>
      <w:marRight w:val="0"/>
      <w:marTop w:val="0"/>
      <w:marBottom w:val="0"/>
      <w:divBdr>
        <w:top w:val="none" w:sz="0" w:space="0" w:color="auto"/>
        <w:left w:val="none" w:sz="0" w:space="0" w:color="auto"/>
        <w:bottom w:val="none" w:sz="0" w:space="0" w:color="auto"/>
        <w:right w:val="none" w:sz="0" w:space="0" w:color="auto"/>
      </w:divBdr>
    </w:div>
    <w:div w:id="1747386502">
      <w:bodyDiv w:val="1"/>
      <w:marLeft w:val="0"/>
      <w:marRight w:val="0"/>
      <w:marTop w:val="0"/>
      <w:marBottom w:val="0"/>
      <w:divBdr>
        <w:top w:val="none" w:sz="0" w:space="0" w:color="auto"/>
        <w:left w:val="none" w:sz="0" w:space="0" w:color="auto"/>
        <w:bottom w:val="none" w:sz="0" w:space="0" w:color="auto"/>
        <w:right w:val="none" w:sz="0" w:space="0" w:color="auto"/>
      </w:divBdr>
    </w:div>
    <w:div w:id="1747460566">
      <w:bodyDiv w:val="1"/>
      <w:marLeft w:val="0"/>
      <w:marRight w:val="0"/>
      <w:marTop w:val="0"/>
      <w:marBottom w:val="0"/>
      <w:divBdr>
        <w:top w:val="none" w:sz="0" w:space="0" w:color="auto"/>
        <w:left w:val="none" w:sz="0" w:space="0" w:color="auto"/>
        <w:bottom w:val="none" w:sz="0" w:space="0" w:color="auto"/>
        <w:right w:val="none" w:sz="0" w:space="0" w:color="auto"/>
      </w:divBdr>
    </w:div>
    <w:div w:id="1747461660">
      <w:bodyDiv w:val="1"/>
      <w:marLeft w:val="0"/>
      <w:marRight w:val="0"/>
      <w:marTop w:val="0"/>
      <w:marBottom w:val="0"/>
      <w:divBdr>
        <w:top w:val="none" w:sz="0" w:space="0" w:color="auto"/>
        <w:left w:val="none" w:sz="0" w:space="0" w:color="auto"/>
        <w:bottom w:val="none" w:sz="0" w:space="0" w:color="auto"/>
        <w:right w:val="none" w:sz="0" w:space="0" w:color="auto"/>
      </w:divBdr>
    </w:div>
    <w:div w:id="1748109390">
      <w:bodyDiv w:val="1"/>
      <w:marLeft w:val="0"/>
      <w:marRight w:val="0"/>
      <w:marTop w:val="0"/>
      <w:marBottom w:val="0"/>
      <w:divBdr>
        <w:top w:val="none" w:sz="0" w:space="0" w:color="auto"/>
        <w:left w:val="none" w:sz="0" w:space="0" w:color="auto"/>
        <w:bottom w:val="none" w:sz="0" w:space="0" w:color="auto"/>
        <w:right w:val="none" w:sz="0" w:space="0" w:color="auto"/>
      </w:divBdr>
    </w:div>
    <w:div w:id="1749383047">
      <w:bodyDiv w:val="1"/>
      <w:marLeft w:val="0"/>
      <w:marRight w:val="0"/>
      <w:marTop w:val="0"/>
      <w:marBottom w:val="0"/>
      <w:divBdr>
        <w:top w:val="none" w:sz="0" w:space="0" w:color="auto"/>
        <w:left w:val="none" w:sz="0" w:space="0" w:color="auto"/>
        <w:bottom w:val="none" w:sz="0" w:space="0" w:color="auto"/>
        <w:right w:val="none" w:sz="0" w:space="0" w:color="auto"/>
      </w:divBdr>
    </w:div>
    <w:div w:id="1751000494">
      <w:bodyDiv w:val="1"/>
      <w:marLeft w:val="0"/>
      <w:marRight w:val="0"/>
      <w:marTop w:val="0"/>
      <w:marBottom w:val="0"/>
      <w:divBdr>
        <w:top w:val="none" w:sz="0" w:space="0" w:color="auto"/>
        <w:left w:val="none" w:sz="0" w:space="0" w:color="auto"/>
        <w:bottom w:val="none" w:sz="0" w:space="0" w:color="auto"/>
        <w:right w:val="none" w:sz="0" w:space="0" w:color="auto"/>
      </w:divBdr>
      <w:divsChild>
        <w:div w:id="1286498100">
          <w:marLeft w:val="0"/>
          <w:marRight w:val="0"/>
          <w:marTop w:val="0"/>
          <w:marBottom w:val="0"/>
          <w:divBdr>
            <w:top w:val="none" w:sz="0" w:space="0" w:color="auto"/>
            <w:left w:val="none" w:sz="0" w:space="0" w:color="auto"/>
            <w:bottom w:val="none" w:sz="0" w:space="0" w:color="auto"/>
            <w:right w:val="none" w:sz="0" w:space="0" w:color="auto"/>
          </w:divBdr>
          <w:divsChild>
            <w:div w:id="854466574">
              <w:marLeft w:val="0"/>
              <w:marRight w:val="0"/>
              <w:marTop w:val="0"/>
              <w:marBottom w:val="0"/>
              <w:divBdr>
                <w:top w:val="none" w:sz="0" w:space="0" w:color="auto"/>
                <w:left w:val="none" w:sz="0" w:space="0" w:color="auto"/>
                <w:bottom w:val="none" w:sz="0" w:space="0" w:color="auto"/>
                <w:right w:val="none" w:sz="0" w:space="0" w:color="auto"/>
              </w:divBdr>
            </w:div>
            <w:div w:id="1281955543">
              <w:marLeft w:val="0"/>
              <w:marRight w:val="0"/>
              <w:marTop w:val="0"/>
              <w:marBottom w:val="0"/>
              <w:divBdr>
                <w:top w:val="none" w:sz="0" w:space="0" w:color="auto"/>
                <w:left w:val="none" w:sz="0" w:space="0" w:color="auto"/>
                <w:bottom w:val="none" w:sz="0" w:space="0" w:color="auto"/>
                <w:right w:val="none" w:sz="0" w:space="0" w:color="auto"/>
              </w:divBdr>
            </w:div>
            <w:div w:id="15344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2636">
      <w:bodyDiv w:val="1"/>
      <w:marLeft w:val="0"/>
      <w:marRight w:val="0"/>
      <w:marTop w:val="0"/>
      <w:marBottom w:val="0"/>
      <w:divBdr>
        <w:top w:val="none" w:sz="0" w:space="0" w:color="auto"/>
        <w:left w:val="none" w:sz="0" w:space="0" w:color="auto"/>
        <w:bottom w:val="none" w:sz="0" w:space="0" w:color="auto"/>
        <w:right w:val="none" w:sz="0" w:space="0" w:color="auto"/>
      </w:divBdr>
      <w:divsChild>
        <w:div w:id="10648651">
          <w:marLeft w:val="547"/>
          <w:marRight w:val="0"/>
          <w:marTop w:val="125"/>
          <w:marBottom w:val="0"/>
          <w:divBdr>
            <w:top w:val="none" w:sz="0" w:space="0" w:color="auto"/>
            <w:left w:val="none" w:sz="0" w:space="0" w:color="auto"/>
            <w:bottom w:val="none" w:sz="0" w:space="0" w:color="auto"/>
            <w:right w:val="none" w:sz="0" w:space="0" w:color="auto"/>
          </w:divBdr>
        </w:div>
      </w:divsChild>
    </w:div>
    <w:div w:id="1752660538">
      <w:bodyDiv w:val="1"/>
      <w:marLeft w:val="0"/>
      <w:marRight w:val="0"/>
      <w:marTop w:val="0"/>
      <w:marBottom w:val="0"/>
      <w:divBdr>
        <w:top w:val="none" w:sz="0" w:space="0" w:color="auto"/>
        <w:left w:val="none" w:sz="0" w:space="0" w:color="auto"/>
        <w:bottom w:val="none" w:sz="0" w:space="0" w:color="auto"/>
        <w:right w:val="none" w:sz="0" w:space="0" w:color="auto"/>
      </w:divBdr>
    </w:div>
    <w:div w:id="1752895915">
      <w:bodyDiv w:val="1"/>
      <w:marLeft w:val="0"/>
      <w:marRight w:val="0"/>
      <w:marTop w:val="0"/>
      <w:marBottom w:val="0"/>
      <w:divBdr>
        <w:top w:val="none" w:sz="0" w:space="0" w:color="auto"/>
        <w:left w:val="none" w:sz="0" w:space="0" w:color="auto"/>
        <w:bottom w:val="none" w:sz="0" w:space="0" w:color="auto"/>
        <w:right w:val="none" w:sz="0" w:space="0" w:color="auto"/>
      </w:divBdr>
    </w:div>
    <w:div w:id="1754424577">
      <w:bodyDiv w:val="1"/>
      <w:marLeft w:val="0"/>
      <w:marRight w:val="0"/>
      <w:marTop w:val="0"/>
      <w:marBottom w:val="0"/>
      <w:divBdr>
        <w:top w:val="none" w:sz="0" w:space="0" w:color="auto"/>
        <w:left w:val="none" w:sz="0" w:space="0" w:color="auto"/>
        <w:bottom w:val="none" w:sz="0" w:space="0" w:color="auto"/>
        <w:right w:val="none" w:sz="0" w:space="0" w:color="auto"/>
      </w:divBdr>
    </w:div>
    <w:div w:id="1754743743">
      <w:bodyDiv w:val="1"/>
      <w:marLeft w:val="0"/>
      <w:marRight w:val="0"/>
      <w:marTop w:val="0"/>
      <w:marBottom w:val="0"/>
      <w:divBdr>
        <w:top w:val="none" w:sz="0" w:space="0" w:color="auto"/>
        <w:left w:val="none" w:sz="0" w:space="0" w:color="auto"/>
        <w:bottom w:val="none" w:sz="0" w:space="0" w:color="auto"/>
        <w:right w:val="none" w:sz="0" w:space="0" w:color="auto"/>
      </w:divBdr>
    </w:div>
    <w:div w:id="1755397218">
      <w:bodyDiv w:val="1"/>
      <w:marLeft w:val="0"/>
      <w:marRight w:val="0"/>
      <w:marTop w:val="0"/>
      <w:marBottom w:val="0"/>
      <w:divBdr>
        <w:top w:val="none" w:sz="0" w:space="0" w:color="auto"/>
        <w:left w:val="none" w:sz="0" w:space="0" w:color="auto"/>
        <w:bottom w:val="none" w:sz="0" w:space="0" w:color="auto"/>
        <w:right w:val="none" w:sz="0" w:space="0" w:color="auto"/>
      </w:divBdr>
    </w:div>
    <w:div w:id="1757481655">
      <w:bodyDiv w:val="1"/>
      <w:marLeft w:val="0"/>
      <w:marRight w:val="0"/>
      <w:marTop w:val="0"/>
      <w:marBottom w:val="0"/>
      <w:divBdr>
        <w:top w:val="none" w:sz="0" w:space="0" w:color="auto"/>
        <w:left w:val="none" w:sz="0" w:space="0" w:color="auto"/>
        <w:bottom w:val="none" w:sz="0" w:space="0" w:color="auto"/>
        <w:right w:val="none" w:sz="0" w:space="0" w:color="auto"/>
      </w:divBdr>
      <w:divsChild>
        <w:div w:id="620914915">
          <w:marLeft w:val="0"/>
          <w:marRight w:val="0"/>
          <w:marTop w:val="0"/>
          <w:marBottom w:val="0"/>
          <w:divBdr>
            <w:top w:val="none" w:sz="0" w:space="0" w:color="auto"/>
            <w:left w:val="none" w:sz="0" w:space="0" w:color="auto"/>
            <w:bottom w:val="none" w:sz="0" w:space="0" w:color="auto"/>
            <w:right w:val="none" w:sz="0" w:space="0" w:color="auto"/>
          </w:divBdr>
          <w:divsChild>
            <w:div w:id="143162718">
              <w:marLeft w:val="0"/>
              <w:marRight w:val="0"/>
              <w:marTop w:val="0"/>
              <w:marBottom w:val="0"/>
              <w:divBdr>
                <w:top w:val="none" w:sz="0" w:space="0" w:color="auto"/>
                <w:left w:val="none" w:sz="0" w:space="0" w:color="auto"/>
                <w:bottom w:val="none" w:sz="0" w:space="0" w:color="auto"/>
                <w:right w:val="none" w:sz="0" w:space="0" w:color="auto"/>
              </w:divBdr>
            </w:div>
            <w:div w:id="605506661">
              <w:marLeft w:val="0"/>
              <w:marRight w:val="0"/>
              <w:marTop w:val="0"/>
              <w:marBottom w:val="0"/>
              <w:divBdr>
                <w:top w:val="none" w:sz="0" w:space="0" w:color="auto"/>
                <w:left w:val="none" w:sz="0" w:space="0" w:color="auto"/>
                <w:bottom w:val="none" w:sz="0" w:space="0" w:color="auto"/>
                <w:right w:val="none" w:sz="0" w:space="0" w:color="auto"/>
              </w:divBdr>
            </w:div>
            <w:div w:id="747772694">
              <w:marLeft w:val="0"/>
              <w:marRight w:val="0"/>
              <w:marTop w:val="0"/>
              <w:marBottom w:val="0"/>
              <w:divBdr>
                <w:top w:val="none" w:sz="0" w:space="0" w:color="auto"/>
                <w:left w:val="none" w:sz="0" w:space="0" w:color="auto"/>
                <w:bottom w:val="none" w:sz="0" w:space="0" w:color="auto"/>
                <w:right w:val="none" w:sz="0" w:space="0" w:color="auto"/>
              </w:divBdr>
            </w:div>
            <w:div w:id="818182634">
              <w:marLeft w:val="0"/>
              <w:marRight w:val="0"/>
              <w:marTop w:val="0"/>
              <w:marBottom w:val="0"/>
              <w:divBdr>
                <w:top w:val="none" w:sz="0" w:space="0" w:color="auto"/>
                <w:left w:val="none" w:sz="0" w:space="0" w:color="auto"/>
                <w:bottom w:val="none" w:sz="0" w:space="0" w:color="auto"/>
                <w:right w:val="none" w:sz="0" w:space="0" w:color="auto"/>
              </w:divBdr>
            </w:div>
            <w:div w:id="1320766719">
              <w:marLeft w:val="0"/>
              <w:marRight w:val="0"/>
              <w:marTop w:val="0"/>
              <w:marBottom w:val="0"/>
              <w:divBdr>
                <w:top w:val="none" w:sz="0" w:space="0" w:color="auto"/>
                <w:left w:val="none" w:sz="0" w:space="0" w:color="auto"/>
                <w:bottom w:val="none" w:sz="0" w:space="0" w:color="auto"/>
                <w:right w:val="none" w:sz="0" w:space="0" w:color="auto"/>
              </w:divBdr>
            </w:div>
            <w:div w:id="1971327654">
              <w:marLeft w:val="0"/>
              <w:marRight w:val="0"/>
              <w:marTop w:val="0"/>
              <w:marBottom w:val="0"/>
              <w:divBdr>
                <w:top w:val="none" w:sz="0" w:space="0" w:color="auto"/>
                <w:left w:val="none" w:sz="0" w:space="0" w:color="auto"/>
                <w:bottom w:val="none" w:sz="0" w:space="0" w:color="auto"/>
                <w:right w:val="none" w:sz="0" w:space="0" w:color="auto"/>
              </w:divBdr>
            </w:div>
            <w:div w:id="20345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8560">
      <w:bodyDiv w:val="1"/>
      <w:marLeft w:val="0"/>
      <w:marRight w:val="0"/>
      <w:marTop w:val="0"/>
      <w:marBottom w:val="0"/>
      <w:divBdr>
        <w:top w:val="none" w:sz="0" w:space="0" w:color="auto"/>
        <w:left w:val="none" w:sz="0" w:space="0" w:color="auto"/>
        <w:bottom w:val="none" w:sz="0" w:space="0" w:color="auto"/>
        <w:right w:val="none" w:sz="0" w:space="0" w:color="auto"/>
      </w:divBdr>
      <w:divsChild>
        <w:div w:id="85226850">
          <w:marLeft w:val="0"/>
          <w:marRight w:val="0"/>
          <w:marTop w:val="0"/>
          <w:marBottom w:val="0"/>
          <w:divBdr>
            <w:top w:val="none" w:sz="0" w:space="0" w:color="auto"/>
            <w:left w:val="none" w:sz="0" w:space="0" w:color="auto"/>
            <w:bottom w:val="none" w:sz="0" w:space="0" w:color="auto"/>
            <w:right w:val="none" w:sz="0" w:space="0" w:color="auto"/>
          </w:divBdr>
          <w:divsChild>
            <w:div w:id="1149437265">
              <w:marLeft w:val="0"/>
              <w:marRight w:val="0"/>
              <w:marTop w:val="0"/>
              <w:marBottom w:val="0"/>
              <w:divBdr>
                <w:top w:val="none" w:sz="0" w:space="0" w:color="auto"/>
                <w:left w:val="none" w:sz="0" w:space="0" w:color="auto"/>
                <w:bottom w:val="none" w:sz="0" w:space="0" w:color="auto"/>
                <w:right w:val="none" w:sz="0" w:space="0" w:color="auto"/>
              </w:divBdr>
            </w:div>
            <w:div w:id="18337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1449">
      <w:bodyDiv w:val="1"/>
      <w:marLeft w:val="0"/>
      <w:marRight w:val="0"/>
      <w:marTop w:val="0"/>
      <w:marBottom w:val="0"/>
      <w:divBdr>
        <w:top w:val="none" w:sz="0" w:space="0" w:color="auto"/>
        <w:left w:val="none" w:sz="0" w:space="0" w:color="auto"/>
        <w:bottom w:val="none" w:sz="0" w:space="0" w:color="auto"/>
        <w:right w:val="none" w:sz="0" w:space="0" w:color="auto"/>
      </w:divBdr>
    </w:div>
    <w:div w:id="1760130372">
      <w:bodyDiv w:val="1"/>
      <w:marLeft w:val="0"/>
      <w:marRight w:val="0"/>
      <w:marTop w:val="0"/>
      <w:marBottom w:val="0"/>
      <w:divBdr>
        <w:top w:val="none" w:sz="0" w:space="0" w:color="auto"/>
        <w:left w:val="none" w:sz="0" w:space="0" w:color="auto"/>
        <w:bottom w:val="none" w:sz="0" w:space="0" w:color="auto"/>
        <w:right w:val="none" w:sz="0" w:space="0" w:color="auto"/>
      </w:divBdr>
    </w:div>
    <w:div w:id="1760708517">
      <w:bodyDiv w:val="1"/>
      <w:marLeft w:val="0"/>
      <w:marRight w:val="0"/>
      <w:marTop w:val="0"/>
      <w:marBottom w:val="0"/>
      <w:divBdr>
        <w:top w:val="none" w:sz="0" w:space="0" w:color="auto"/>
        <w:left w:val="none" w:sz="0" w:space="0" w:color="auto"/>
        <w:bottom w:val="none" w:sz="0" w:space="0" w:color="auto"/>
        <w:right w:val="none" w:sz="0" w:space="0" w:color="auto"/>
      </w:divBdr>
    </w:div>
    <w:div w:id="1761293245">
      <w:bodyDiv w:val="1"/>
      <w:marLeft w:val="0"/>
      <w:marRight w:val="0"/>
      <w:marTop w:val="0"/>
      <w:marBottom w:val="0"/>
      <w:divBdr>
        <w:top w:val="none" w:sz="0" w:space="0" w:color="auto"/>
        <w:left w:val="none" w:sz="0" w:space="0" w:color="auto"/>
        <w:bottom w:val="none" w:sz="0" w:space="0" w:color="auto"/>
        <w:right w:val="none" w:sz="0" w:space="0" w:color="auto"/>
      </w:divBdr>
    </w:div>
    <w:div w:id="1761414063">
      <w:bodyDiv w:val="1"/>
      <w:marLeft w:val="0"/>
      <w:marRight w:val="0"/>
      <w:marTop w:val="0"/>
      <w:marBottom w:val="0"/>
      <w:divBdr>
        <w:top w:val="none" w:sz="0" w:space="0" w:color="auto"/>
        <w:left w:val="none" w:sz="0" w:space="0" w:color="auto"/>
        <w:bottom w:val="none" w:sz="0" w:space="0" w:color="auto"/>
        <w:right w:val="none" w:sz="0" w:space="0" w:color="auto"/>
      </w:divBdr>
    </w:div>
    <w:div w:id="1761946547">
      <w:bodyDiv w:val="1"/>
      <w:marLeft w:val="0"/>
      <w:marRight w:val="0"/>
      <w:marTop w:val="0"/>
      <w:marBottom w:val="0"/>
      <w:divBdr>
        <w:top w:val="none" w:sz="0" w:space="0" w:color="auto"/>
        <w:left w:val="none" w:sz="0" w:space="0" w:color="auto"/>
        <w:bottom w:val="none" w:sz="0" w:space="0" w:color="auto"/>
        <w:right w:val="none" w:sz="0" w:space="0" w:color="auto"/>
      </w:divBdr>
      <w:divsChild>
        <w:div w:id="1444499835">
          <w:marLeft w:val="0"/>
          <w:marRight w:val="0"/>
          <w:marTop w:val="0"/>
          <w:marBottom w:val="0"/>
          <w:divBdr>
            <w:top w:val="none" w:sz="0" w:space="0" w:color="auto"/>
            <w:left w:val="none" w:sz="0" w:space="0" w:color="auto"/>
            <w:bottom w:val="none" w:sz="0" w:space="0" w:color="auto"/>
            <w:right w:val="none" w:sz="0" w:space="0" w:color="auto"/>
          </w:divBdr>
          <w:divsChild>
            <w:div w:id="134369996">
              <w:marLeft w:val="0"/>
              <w:marRight w:val="0"/>
              <w:marTop w:val="0"/>
              <w:marBottom w:val="0"/>
              <w:divBdr>
                <w:top w:val="none" w:sz="0" w:space="0" w:color="auto"/>
                <w:left w:val="none" w:sz="0" w:space="0" w:color="auto"/>
                <w:bottom w:val="none" w:sz="0" w:space="0" w:color="auto"/>
                <w:right w:val="none" w:sz="0" w:space="0" w:color="auto"/>
              </w:divBdr>
            </w:div>
            <w:div w:id="364524646">
              <w:marLeft w:val="0"/>
              <w:marRight w:val="0"/>
              <w:marTop w:val="0"/>
              <w:marBottom w:val="0"/>
              <w:divBdr>
                <w:top w:val="none" w:sz="0" w:space="0" w:color="auto"/>
                <w:left w:val="none" w:sz="0" w:space="0" w:color="auto"/>
                <w:bottom w:val="none" w:sz="0" w:space="0" w:color="auto"/>
                <w:right w:val="none" w:sz="0" w:space="0" w:color="auto"/>
              </w:divBdr>
            </w:div>
            <w:div w:id="982080729">
              <w:marLeft w:val="0"/>
              <w:marRight w:val="0"/>
              <w:marTop w:val="0"/>
              <w:marBottom w:val="0"/>
              <w:divBdr>
                <w:top w:val="none" w:sz="0" w:space="0" w:color="auto"/>
                <w:left w:val="none" w:sz="0" w:space="0" w:color="auto"/>
                <w:bottom w:val="none" w:sz="0" w:space="0" w:color="auto"/>
                <w:right w:val="none" w:sz="0" w:space="0" w:color="auto"/>
              </w:divBdr>
            </w:div>
            <w:div w:id="1441757459">
              <w:marLeft w:val="0"/>
              <w:marRight w:val="0"/>
              <w:marTop w:val="0"/>
              <w:marBottom w:val="0"/>
              <w:divBdr>
                <w:top w:val="none" w:sz="0" w:space="0" w:color="auto"/>
                <w:left w:val="none" w:sz="0" w:space="0" w:color="auto"/>
                <w:bottom w:val="none" w:sz="0" w:space="0" w:color="auto"/>
                <w:right w:val="none" w:sz="0" w:space="0" w:color="auto"/>
              </w:divBdr>
            </w:div>
            <w:div w:id="19604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0833">
      <w:bodyDiv w:val="1"/>
      <w:marLeft w:val="0"/>
      <w:marRight w:val="0"/>
      <w:marTop w:val="0"/>
      <w:marBottom w:val="0"/>
      <w:divBdr>
        <w:top w:val="none" w:sz="0" w:space="0" w:color="auto"/>
        <w:left w:val="none" w:sz="0" w:space="0" w:color="auto"/>
        <w:bottom w:val="none" w:sz="0" w:space="0" w:color="auto"/>
        <w:right w:val="none" w:sz="0" w:space="0" w:color="auto"/>
      </w:divBdr>
    </w:div>
    <w:div w:id="1762337698">
      <w:bodyDiv w:val="1"/>
      <w:marLeft w:val="0"/>
      <w:marRight w:val="0"/>
      <w:marTop w:val="0"/>
      <w:marBottom w:val="0"/>
      <w:divBdr>
        <w:top w:val="none" w:sz="0" w:space="0" w:color="auto"/>
        <w:left w:val="none" w:sz="0" w:space="0" w:color="auto"/>
        <w:bottom w:val="none" w:sz="0" w:space="0" w:color="auto"/>
        <w:right w:val="none" w:sz="0" w:space="0" w:color="auto"/>
      </w:divBdr>
    </w:div>
    <w:div w:id="1763331477">
      <w:bodyDiv w:val="1"/>
      <w:marLeft w:val="0"/>
      <w:marRight w:val="0"/>
      <w:marTop w:val="0"/>
      <w:marBottom w:val="0"/>
      <w:divBdr>
        <w:top w:val="none" w:sz="0" w:space="0" w:color="auto"/>
        <w:left w:val="none" w:sz="0" w:space="0" w:color="auto"/>
        <w:bottom w:val="none" w:sz="0" w:space="0" w:color="auto"/>
        <w:right w:val="none" w:sz="0" w:space="0" w:color="auto"/>
      </w:divBdr>
    </w:div>
    <w:div w:id="1764062285">
      <w:bodyDiv w:val="1"/>
      <w:marLeft w:val="0"/>
      <w:marRight w:val="0"/>
      <w:marTop w:val="0"/>
      <w:marBottom w:val="0"/>
      <w:divBdr>
        <w:top w:val="none" w:sz="0" w:space="0" w:color="auto"/>
        <w:left w:val="none" w:sz="0" w:space="0" w:color="auto"/>
        <w:bottom w:val="none" w:sz="0" w:space="0" w:color="auto"/>
        <w:right w:val="none" w:sz="0" w:space="0" w:color="auto"/>
      </w:divBdr>
      <w:divsChild>
        <w:div w:id="105387757">
          <w:marLeft w:val="547"/>
          <w:marRight w:val="0"/>
          <w:marTop w:val="134"/>
          <w:marBottom w:val="0"/>
          <w:divBdr>
            <w:top w:val="none" w:sz="0" w:space="0" w:color="auto"/>
            <w:left w:val="none" w:sz="0" w:space="0" w:color="auto"/>
            <w:bottom w:val="none" w:sz="0" w:space="0" w:color="auto"/>
            <w:right w:val="none" w:sz="0" w:space="0" w:color="auto"/>
          </w:divBdr>
        </w:div>
        <w:div w:id="1243755213">
          <w:marLeft w:val="1800"/>
          <w:marRight w:val="0"/>
          <w:marTop w:val="96"/>
          <w:marBottom w:val="0"/>
          <w:divBdr>
            <w:top w:val="none" w:sz="0" w:space="0" w:color="auto"/>
            <w:left w:val="none" w:sz="0" w:space="0" w:color="auto"/>
            <w:bottom w:val="none" w:sz="0" w:space="0" w:color="auto"/>
            <w:right w:val="none" w:sz="0" w:space="0" w:color="auto"/>
          </w:divBdr>
        </w:div>
        <w:div w:id="2145811481">
          <w:marLeft w:val="1166"/>
          <w:marRight w:val="0"/>
          <w:marTop w:val="115"/>
          <w:marBottom w:val="0"/>
          <w:divBdr>
            <w:top w:val="none" w:sz="0" w:space="0" w:color="auto"/>
            <w:left w:val="none" w:sz="0" w:space="0" w:color="auto"/>
            <w:bottom w:val="none" w:sz="0" w:space="0" w:color="auto"/>
            <w:right w:val="none" w:sz="0" w:space="0" w:color="auto"/>
          </w:divBdr>
        </w:div>
      </w:divsChild>
    </w:div>
    <w:div w:id="1764297223">
      <w:bodyDiv w:val="1"/>
      <w:marLeft w:val="0"/>
      <w:marRight w:val="0"/>
      <w:marTop w:val="0"/>
      <w:marBottom w:val="0"/>
      <w:divBdr>
        <w:top w:val="none" w:sz="0" w:space="0" w:color="auto"/>
        <w:left w:val="none" w:sz="0" w:space="0" w:color="auto"/>
        <w:bottom w:val="none" w:sz="0" w:space="0" w:color="auto"/>
        <w:right w:val="none" w:sz="0" w:space="0" w:color="auto"/>
      </w:divBdr>
    </w:div>
    <w:div w:id="1764833322">
      <w:bodyDiv w:val="1"/>
      <w:marLeft w:val="0"/>
      <w:marRight w:val="0"/>
      <w:marTop w:val="0"/>
      <w:marBottom w:val="0"/>
      <w:divBdr>
        <w:top w:val="none" w:sz="0" w:space="0" w:color="auto"/>
        <w:left w:val="none" w:sz="0" w:space="0" w:color="auto"/>
        <w:bottom w:val="none" w:sz="0" w:space="0" w:color="auto"/>
        <w:right w:val="none" w:sz="0" w:space="0" w:color="auto"/>
      </w:divBdr>
    </w:div>
    <w:div w:id="1765106440">
      <w:bodyDiv w:val="1"/>
      <w:marLeft w:val="0"/>
      <w:marRight w:val="0"/>
      <w:marTop w:val="0"/>
      <w:marBottom w:val="0"/>
      <w:divBdr>
        <w:top w:val="none" w:sz="0" w:space="0" w:color="auto"/>
        <w:left w:val="none" w:sz="0" w:space="0" w:color="auto"/>
        <w:bottom w:val="none" w:sz="0" w:space="0" w:color="auto"/>
        <w:right w:val="none" w:sz="0" w:space="0" w:color="auto"/>
      </w:divBdr>
    </w:div>
    <w:div w:id="1765607297">
      <w:bodyDiv w:val="1"/>
      <w:marLeft w:val="0"/>
      <w:marRight w:val="0"/>
      <w:marTop w:val="0"/>
      <w:marBottom w:val="0"/>
      <w:divBdr>
        <w:top w:val="none" w:sz="0" w:space="0" w:color="auto"/>
        <w:left w:val="none" w:sz="0" w:space="0" w:color="auto"/>
        <w:bottom w:val="none" w:sz="0" w:space="0" w:color="auto"/>
        <w:right w:val="none" w:sz="0" w:space="0" w:color="auto"/>
      </w:divBdr>
    </w:div>
    <w:div w:id="1768501372">
      <w:bodyDiv w:val="1"/>
      <w:marLeft w:val="0"/>
      <w:marRight w:val="0"/>
      <w:marTop w:val="0"/>
      <w:marBottom w:val="0"/>
      <w:divBdr>
        <w:top w:val="none" w:sz="0" w:space="0" w:color="auto"/>
        <w:left w:val="none" w:sz="0" w:space="0" w:color="auto"/>
        <w:bottom w:val="none" w:sz="0" w:space="0" w:color="auto"/>
        <w:right w:val="none" w:sz="0" w:space="0" w:color="auto"/>
      </w:divBdr>
      <w:divsChild>
        <w:div w:id="391971719">
          <w:marLeft w:val="1166"/>
          <w:marRight w:val="0"/>
          <w:marTop w:val="115"/>
          <w:marBottom w:val="120"/>
          <w:divBdr>
            <w:top w:val="none" w:sz="0" w:space="0" w:color="auto"/>
            <w:left w:val="none" w:sz="0" w:space="0" w:color="auto"/>
            <w:bottom w:val="none" w:sz="0" w:space="0" w:color="auto"/>
            <w:right w:val="none" w:sz="0" w:space="0" w:color="auto"/>
          </w:divBdr>
        </w:div>
        <w:div w:id="487215646">
          <w:marLeft w:val="547"/>
          <w:marRight w:val="0"/>
          <w:marTop w:val="134"/>
          <w:marBottom w:val="120"/>
          <w:divBdr>
            <w:top w:val="none" w:sz="0" w:space="0" w:color="auto"/>
            <w:left w:val="none" w:sz="0" w:space="0" w:color="auto"/>
            <w:bottom w:val="none" w:sz="0" w:space="0" w:color="auto"/>
            <w:right w:val="none" w:sz="0" w:space="0" w:color="auto"/>
          </w:divBdr>
        </w:div>
        <w:div w:id="1152525448">
          <w:marLeft w:val="547"/>
          <w:marRight w:val="0"/>
          <w:marTop w:val="134"/>
          <w:marBottom w:val="120"/>
          <w:divBdr>
            <w:top w:val="none" w:sz="0" w:space="0" w:color="auto"/>
            <w:left w:val="none" w:sz="0" w:space="0" w:color="auto"/>
            <w:bottom w:val="none" w:sz="0" w:space="0" w:color="auto"/>
            <w:right w:val="none" w:sz="0" w:space="0" w:color="auto"/>
          </w:divBdr>
        </w:div>
        <w:div w:id="1595047503">
          <w:marLeft w:val="1166"/>
          <w:marRight w:val="0"/>
          <w:marTop w:val="115"/>
          <w:marBottom w:val="120"/>
          <w:divBdr>
            <w:top w:val="none" w:sz="0" w:space="0" w:color="auto"/>
            <w:left w:val="none" w:sz="0" w:space="0" w:color="auto"/>
            <w:bottom w:val="none" w:sz="0" w:space="0" w:color="auto"/>
            <w:right w:val="none" w:sz="0" w:space="0" w:color="auto"/>
          </w:divBdr>
        </w:div>
      </w:divsChild>
    </w:div>
    <w:div w:id="1768572695">
      <w:bodyDiv w:val="1"/>
      <w:marLeft w:val="0"/>
      <w:marRight w:val="0"/>
      <w:marTop w:val="0"/>
      <w:marBottom w:val="0"/>
      <w:divBdr>
        <w:top w:val="none" w:sz="0" w:space="0" w:color="auto"/>
        <w:left w:val="none" w:sz="0" w:space="0" w:color="auto"/>
        <w:bottom w:val="none" w:sz="0" w:space="0" w:color="auto"/>
        <w:right w:val="none" w:sz="0" w:space="0" w:color="auto"/>
      </w:divBdr>
      <w:divsChild>
        <w:div w:id="47656929">
          <w:marLeft w:val="1166"/>
          <w:marRight w:val="0"/>
          <w:marTop w:val="134"/>
          <w:marBottom w:val="0"/>
          <w:divBdr>
            <w:top w:val="none" w:sz="0" w:space="0" w:color="auto"/>
            <w:left w:val="none" w:sz="0" w:space="0" w:color="auto"/>
            <w:bottom w:val="none" w:sz="0" w:space="0" w:color="auto"/>
            <w:right w:val="none" w:sz="0" w:space="0" w:color="auto"/>
          </w:divBdr>
        </w:div>
        <w:div w:id="640889383">
          <w:marLeft w:val="547"/>
          <w:marRight w:val="0"/>
          <w:marTop w:val="154"/>
          <w:marBottom w:val="0"/>
          <w:divBdr>
            <w:top w:val="none" w:sz="0" w:space="0" w:color="auto"/>
            <w:left w:val="none" w:sz="0" w:space="0" w:color="auto"/>
            <w:bottom w:val="none" w:sz="0" w:space="0" w:color="auto"/>
            <w:right w:val="none" w:sz="0" w:space="0" w:color="auto"/>
          </w:divBdr>
        </w:div>
        <w:div w:id="929196833">
          <w:marLeft w:val="1166"/>
          <w:marRight w:val="0"/>
          <w:marTop w:val="134"/>
          <w:marBottom w:val="0"/>
          <w:divBdr>
            <w:top w:val="none" w:sz="0" w:space="0" w:color="auto"/>
            <w:left w:val="none" w:sz="0" w:space="0" w:color="auto"/>
            <w:bottom w:val="none" w:sz="0" w:space="0" w:color="auto"/>
            <w:right w:val="none" w:sz="0" w:space="0" w:color="auto"/>
          </w:divBdr>
        </w:div>
        <w:div w:id="1245920364">
          <w:marLeft w:val="1166"/>
          <w:marRight w:val="0"/>
          <w:marTop w:val="134"/>
          <w:marBottom w:val="0"/>
          <w:divBdr>
            <w:top w:val="none" w:sz="0" w:space="0" w:color="auto"/>
            <w:left w:val="none" w:sz="0" w:space="0" w:color="auto"/>
            <w:bottom w:val="none" w:sz="0" w:space="0" w:color="auto"/>
            <w:right w:val="none" w:sz="0" w:space="0" w:color="auto"/>
          </w:divBdr>
        </w:div>
      </w:divsChild>
    </w:div>
    <w:div w:id="1769424019">
      <w:bodyDiv w:val="1"/>
      <w:marLeft w:val="0"/>
      <w:marRight w:val="0"/>
      <w:marTop w:val="0"/>
      <w:marBottom w:val="0"/>
      <w:divBdr>
        <w:top w:val="none" w:sz="0" w:space="0" w:color="auto"/>
        <w:left w:val="none" w:sz="0" w:space="0" w:color="auto"/>
        <w:bottom w:val="none" w:sz="0" w:space="0" w:color="auto"/>
        <w:right w:val="none" w:sz="0" w:space="0" w:color="auto"/>
      </w:divBdr>
    </w:div>
    <w:div w:id="1770739137">
      <w:bodyDiv w:val="1"/>
      <w:marLeft w:val="0"/>
      <w:marRight w:val="0"/>
      <w:marTop w:val="0"/>
      <w:marBottom w:val="0"/>
      <w:divBdr>
        <w:top w:val="none" w:sz="0" w:space="0" w:color="auto"/>
        <w:left w:val="none" w:sz="0" w:space="0" w:color="auto"/>
        <w:bottom w:val="none" w:sz="0" w:space="0" w:color="auto"/>
        <w:right w:val="none" w:sz="0" w:space="0" w:color="auto"/>
      </w:divBdr>
    </w:div>
    <w:div w:id="1770806037">
      <w:bodyDiv w:val="1"/>
      <w:marLeft w:val="0"/>
      <w:marRight w:val="0"/>
      <w:marTop w:val="0"/>
      <w:marBottom w:val="0"/>
      <w:divBdr>
        <w:top w:val="none" w:sz="0" w:space="0" w:color="auto"/>
        <w:left w:val="none" w:sz="0" w:space="0" w:color="auto"/>
        <w:bottom w:val="none" w:sz="0" w:space="0" w:color="auto"/>
        <w:right w:val="none" w:sz="0" w:space="0" w:color="auto"/>
      </w:divBdr>
      <w:divsChild>
        <w:div w:id="323046757">
          <w:marLeft w:val="1166"/>
          <w:marRight w:val="0"/>
          <w:marTop w:val="134"/>
          <w:marBottom w:val="0"/>
          <w:divBdr>
            <w:top w:val="none" w:sz="0" w:space="0" w:color="auto"/>
            <w:left w:val="none" w:sz="0" w:space="0" w:color="auto"/>
            <w:bottom w:val="none" w:sz="0" w:space="0" w:color="auto"/>
            <w:right w:val="none" w:sz="0" w:space="0" w:color="auto"/>
          </w:divBdr>
        </w:div>
        <w:div w:id="1047796924">
          <w:marLeft w:val="547"/>
          <w:marRight w:val="0"/>
          <w:marTop w:val="154"/>
          <w:marBottom w:val="0"/>
          <w:divBdr>
            <w:top w:val="none" w:sz="0" w:space="0" w:color="auto"/>
            <w:left w:val="none" w:sz="0" w:space="0" w:color="auto"/>
            <w:bottom w:val="none" w:sz="0" w:space="0" w:color="auto"/>
            <w:right w:val="none" w:sz="0" w:space="0" w:color="auto"/>
          </w:divBdr>
        </w:div>
        <w:div w:id="1053432509">
          <w:marLeft w:val="547"/>
          <w:marRight w:val="0"/>
          <w:marTop w:val="154"/>
          <w:marBottom w:val="0"/>
          <w:divBdr>
            <w:top w:val="none" w:sz="0" w:space="0" w:color="auto"/>
            <w:left w:val="none" w:sz="0" w:space="0" w:color="auto"/>
            <w:bottom w:val="none" w:sz="0" w:space="0" w:color="auto"/>
            <w:right w:val="none" w:sz="0" w:space="0" w:color="auto"/>
          </w:divBdr>
        </w:div>
        <w:div w:id="1611930771">
          <w:marLeft w:val="1800"/>
          <w:marRight w:val="0"/>
          <w:marTop w:val="115"/>
          <w:marBottom w:val="0"/>
          <w:divBdr>
            <w:top w:val="none" w:sz="0" w:space="0" w:color="auto"/>
            <w:left w:val="none" w:sz="0" w:space="0" w:color="auto"/>
            <w:bottom w:val="none" w:sz="0" w:space="0" w:color="auto"/>
            <w:right w:val="none" w:sz="0" w:space="0" w:color="auto"/>
          </w:divBdr>
        </w:div>
        <w:div w:id="1725255742">
          <w:marLeft w:val="1166"/>
          <w:marRight w:val="0"/>
          <w:marTop w:val="134"/>
          <w:marBottom w:val="0"/>
          <w:divBdr>
            <w:top w:val="none" w:sz="0" w:space="0" w:color="auto"/>
            <w:left w:val="none" w:sz="0" w:space="0" w:color="auto"/>
            <w:bottom w:val="none" w:sz="0" w:space="0" w:color="auto"/>
            <w:right w:val="none" w:sz="0" w:space="0" w:color="auto"/>
          </w:divBdr>
        </w:div>
        <w:div w:id="1811631803">
          <w:marLeft w:val="1166"/>
          <w:marRight w:val="0"/>
          <w:marTop w:val="134"/>
          <w:marBottom w:val="0"/>
          <w:divBdr>
            <w:top w:val="none" w:sz="0" w:space="0" w:color="auto"/>
            <w:left w:val="none" w:sz="0" w:space="0" w:color="auto"/>
            <w:bottom w:val="none" w:sz="0" w:space="0" w:color="auto"/>
            <w:right w:val="none" w:sz="0" w:space="0" w:color="auto"/>
          </w:divBdr>
        </w:div>
      </w:divsChild>
    </w:div>
    <w:div w:id="1770809577">
      <w:bodyDiv w:val="1"/>
      <w:marLeft w:val="0"/>
      <w:marRight w:val="0"/>
      <w:marTop w:val="0"/>
      <w:marBottom w:val="0"/>
      <w:divBdr>
        <w:top w:val="none" w:sz="0" w:space="0" w:color="auto"/>
        <w:left w:val="none" w:sz="0" w:space="0" w:color="auto"/>
        <w:bottom w:val="none" w:sz="0" w:space="0" w:color="auto"/>
        <w:right w:val="none" w:sz="0" w:space="0" w:color="auto"/>
      </w:divBdr>
      <w:divsChild>
        <w:div w:id="383524929">
          <w:marLeft w:val="547"/>
          <w:marRight w:val="0"/>
          <w:marTop w:val="115"/>
          <w:marBottom w:val="0"/>
          <w:divBdr>
            <w:top w:val="none" w:sz="0" w:space="0" w:color="auto"/>
            <w:left w:val="none" w:sz="0" w:space="0" w:color="auto"/>
            <w:bottom w:val="none" w:sz="0" w:space="0" w:color="auto"/>
            <w:right w:val="none" w:sz="0" w:space="0" w:color="auto"/>
          </w:divBdr>
        </w:div>
        <w:div w:id="1099064935">
          <w:marLeft w:val="1267"/>
          <w:marRight w:val="0"/>
          <w:marTop w:val="96"/>
          <w:marBottom w:val="0"/>
          <w:divBdr>
            <w:top w:val="none" w:sz="0" w:space="0" w:color="auto"/>
            <w:left w:val="none" w:sz="0" w:space="0" w:color="auto"/>
            <w:bottom w:val="none" w:sz="0" w:space="0" w:color="auto"/>
            <w:right w:val="none" w:sz="0" w:space="0" w:color="auto"/>
          </w:divBdr>
        </w:div>
        <w:div w:id="1486387512">
          <w:marLeft w:val="547"/>
          <w:marRight w:val="0"/>
          <w:marTop w:val="115"/>
          <w:marBottom w:val="0"/>
          <w:divBdr>
            <w:top w:val="none" w:sz="0" w:space="0" w:color="auto"/>
            <w:left w:val="none" w:sz="0" w:space="0" w:color="auto"/>
            <w:bottom w:val="none" w:sz="0" w:space="0" w:color="auto"/>
            <w:right w:val="none" w:sz="0" w:space="0" w:color="auto"/>
          </w:divBdr>
        </w:div>
      </w:divsChild>
    </w:div>
    <w:div w:id="1773669336">
      <w:bodyDiv w:val="1"/>
      <w:marLeft w:val="0"/>
      <w:marRight w:val="0"/>
      <w:marTop w:val="0"/>
      <w:marBottom w:val="0"/>
      <w:divBdr>
        <w:top w:val="none" w:sz="0" w:space="0" w:color="auto"/>
        <w:left w:val="none" w:sz="0" w:space="0" w:color="auto"/>
        <w:bottom w:val="none" w:sz="0" w:space="0" w:color="auto"/>
        <w:right w:val="none" w:sz="0" w:space="0" w:color="auto"/>
      </w:divBdr>
    </w:div>
    <w:div w:id="1774201780">
      <w:bodyDiv w:val="1"/>
      <w:marLeft w:val="0"/>
      <w:marRight w:val="0"/>
      <w:marTop w:val="0"/>
      <w:marBottom w:val="0"/>
      <w:divBdr>
        <w:top w:val="none" w:sz="0" w:space="0" w:color="auto"/>
        <w:left w:val="none" w:sz="0" w:space="0" w:color="auto"/>
        <w:bottom w:val="none" w:sz="0" w:space="0" w:color="auto"/>
        <w:right w:val="none" w:sz="0" w:space="0" w:color="auto"/>
      </w:divBdr>
      <w:divsChild>
        <w:div w:id="59328710">
          <w:marLeft w:val="547"/>
          <w:marRight w:val="0"/>
          <w:marTop w:val="154"/>
          <w:marBottom w:val="0"/>
          <w:divBdr>
            <w:top w:val="none" w:sz="0" w:space="0" w:color="auto"/>
            <w:left w:val="none" w:sz="0" w:space="0" w:color="auto"/>
            <w:bottom w:val="none" w:sz="0" w:space="0" w:color="auto"/>
            <w:right w:val="none" w:sz="0" w:space="0" w:color="auto"/>
          </w:divBdr>
        </w:div>
        <w:div w:id="1437361614">
          <w:marLeft w:val="547"/>
          <w:marRight w:val="0"/>
          <w:marTop w:val="154"/>
          <w:marBottom w:val="0"/>
          <w:divBdr>
            <w:top w:val="none" w:sz="0" w:space="0" w:color="auto"/>
            <w:left w:val="none" w:sz="0" w:space="0" w:color="auto"/>
            <w:bottom w:val="none" w:sz="0" w:space="0" w:color="auto"/>
            <w:right w:val="none" w:sz="0" w:space="0" w:color="auto"/>
          </w:divBdr>
        </w:div>
        <w:div w:id="1916277110">
          <w:marLeft w:val="1166"/>
          <w:marRight w:val="0"/>
          <w:marTop w:val="134"/>
          <w:marBottom w:val="0"/>
          <w:divBdr>
            <w:top w:val="none" w:sz="0" w:space="0" w:color="auto"/>
            <w:left w:val="none" w:sz="0" w:space="0" w:color="auto"/>
            <w:bottom w:val="none" w:sz="0" w:space="0" w:color="auto"/>
            <w:right w:val="none" w:sz="0" w:space="0" w:color="auto"/>
          </w:divBdr>
        </w:div>
      </w:divsChild>
    </w:div>
    <w:div w:id="1774209138">
      <w:bodyDiv w:val="1"/>
      <w:marLeft w:val="0"/>
      <w:marRight w:val="0"/>
      <w:marTop w:val="0"/>
      <w:marBottom w:val="0"/>
      <w:divBdr>
        <w:top w:val="none" w:sz="0" w:space="0" w:color="auto"/>
        <w:left w:val="none" w:sz="0" w:space="0" w:color="auto"/>
        <w:bottom w:val="none" w:sz="0" w:space="0" w:color="auto"/>
        <w:right w:val="none" w:sz="0" w:space="0" w:color="auto"/>
      </w:divBdr>
    </w:div>
    <w:div w:id="1774477171">
      <w:bodyDiv w:val="1"/>
      <w:marLeft w:val="0"/>
      <w:marRight w:val="0"/>
      <w:marTop w:val="0"/>
      <w:marBottom w:val="0"/>
      <w:divBdr>
        <w:top w:val="none" w:sz="0" w:space="0" w:color="auto"/>
        <w:left w:val="none" w:sz="0" w:space="0" w:color="auto"/>
        <w:bottom w:val="none" w:sz="0" w:space="0" w:color="auto"/>
        <w:right w:val="none" w:sz="0" w:space="0" w:color="auto"/>
      </w:divBdr>
    </w:div>
    <w:div w:id="1774859045">
      <w:bodyDiv w:val="1"/>
      <w:marLeft w:val="0"/>
      <w:marRight w:val="0"/>
      <w:marTop w:val="0"/>
      <w:marBottom w:val="0"/>
      <w:divBdr>
        <w:top w:val="none" w:sz="0" w:space="0" w:color="auto"/>
        <w:left w:val="none" w:sz="0" w:space="0" w:color="auto"/>
        <w:bottom w:val="none" w:sz="0" w:space="0" w:color="auto"/>
        <w:right w:val="none" w:sz="0" w:space="0" w:color="auto"/>
      </w:divBdr>
    </w:div>
    <w:div w:id="1775704901">
      <w:bodyDiv w:val="1"/>
      <w:marLeft w:val="0"/>
      <w:marRight w:val="0"/>
      <w:marTop w:val="0"/>
      <w:marBottom w:val="0"/>
      <w:divBdr>
        <w:top w:val="none" w:sz="0" w:space="0" w:color="auto"/>
        <w:left w:val="none" w:sz="0" w:space="0" w:color="auto"/>
        <w:bottom w:val="none" w:sz="0" w:space="0" w:color="auto"/>
        <w:right w:val="none" w:sz="0" w:space="0" w:color="auto"/>
      </w:divBdr>
    </w:div>
    <w:div w:id="1776169632">
      <w:bodyDiv w:val="1"/>
      <w:marLeft w:val="0"/>
      <w:marRight w:val="0"/>
      <w:marTop w:val="0"/>
      <w:marBottom w:val="0"/>
      <w:divBdr>
        <w:top w:val="none" w:sz="0" w:space="0" w:color="auto"/>
        <w:left w:val="none" w:sz="0" w:space="0" w:color="auto"/>
        <w:bottom w:val="none" w:sz="0" w:space="0" w:color="auto"/>
        <w:right w:val="none" w:sz="0" w:space="0" w:color="auto"/>
      </w:divBdr>
    </w:div>
    <w:div w:id="1777627508">
      <w:bodyDiv w:val="1"/>
      <w:marLeft w:val="0"/>
      <w:marRight w:val="0"/>
      <w:marTop w:val="0"/>
      <w:marBottom w:val="0"/>
      <w:divBdr>
        <w:top w:val="none" w:sz="0" w:space="0" w:color="auto"/>
        <w:left w:val="none" w:sz="0" w:space="0" w:color="auto"/>
        <w:bottom w:val="none" w:sz="0" w:space="0" w:color="auto"/>
        <w:right w:val="none" w:sz="0" w:space="0" w:color="auto"/>
      </w:divBdr>
      <w:divsChild>
        <w:div w:id="422411542">
          <w:marLeft w:val="547"/>
          <w:marRight w:val="0"/>
          <w:marTop w:val="120"/>
          <w:marBottom w:val="0"/>
          <w:divBdr>
            <w:top w:val="none" w:sz="0" w:space="0" w:color="auto"/>
            <w:left w:val="none" w:sz="0" w:space="0" w:color="auto"/>
            <w:bottom w:val="none" w:sz="0" w:space="0" w:color="auto"/>
            <w:right w:val="none" w:sz="0" w:space="0" w:color="auto"/>
          </w:divBdr>
        </w:div>
        <w:div w:id="758064379">
          <w:marLeft w:val="1166"/>
          <w:marRight w:val="0"/>
          <w:marTop w:val="106"/>
          <w:marBottom w:val="0"/>
          <w:divBdr>
            <w:top w:val="none" w:sz="0" w:space="0" w:color="auto"/>
            <w:left w:val="none" w:sz="0" w:space="0" w:color="auto"/>
            <w:bottom w:val="none" w:sz="0" w:space="0" w:color="auto"/>
            <w:right w:val="none" w:sz="0" w:space="0" w:color="auto"/>
          </w:divBdr>
        </w:div>
        <w:div w:id="1841432899">
          <w:marLeft w:val="1166"/>
          <w:marRight w:val="0"/>
          <w:marTop w:val="106"/>
          <w:marBottom w:val="0"/>
          <w:divBdr>
            <w:top w:val="none" w:sz="0" w:space="0" w:color="auto"/>
            <w:left w:val="none" w:sz="0" w:space="0" w:color="auto"/>
            <w:bottom w:val="none" w:sz="0" w:space="0" w:color="auto"/>
            <w:right w:val="none" w:sz="0" w:space="0" w:color="auto"/>
          </w:divBdr>
        </w:div>
      </w:divsChild>
    </w:div>
    <w:div w:id="1777670096">
      <w:bodyDiv w:val="1"/>
      <w:marLeft w:val="0"/>
      <w:marRight w:val="0"/>
      <w:marTop w:val="0"/>
      <w:marBottom w:val="0"/>
      <w:divBdr>
        <w:top w:val="none" w:sz="0" w:space="0" w:color="auto"/>
        <w:left w:val="none" w:sz="0" w:space="0" w:color="auto"/>
        <w:bottom w:val="none" w:sz="0" w:space="0" w:color="auto"/>
        <w:right w:val="none" w:sz="0" w:space="0" w:color="auto"/>
      </w:divBdr>
    </w:div>
    <w:div w:id="1778021670">
      <w:bodyDiv w:val="1"/>
      <w:marLeft w:val="0"/>
      <w:marRight w:val="0"/>
      <w:marTop w:val="0"/>
      <w:marBottom w:val="0"/>
      <w:divBdr>
        <w:top w:val="none" w:sz="0" w:space="0" w:color="auto"/>
        <w:left w:val="none" w:sz="0" w:space="0" w:color="auto"/>
        <w:bottom w:val="none" w:sz="0" w:space="0" w:color="auto"/>
        <w:right w:val="none" w:sz="0" w:space="0" w:color="auto"/>
      </w:divBdr>
    </w:div>
    <w:div w:id="1778207982">
      <w:bodyDiv w:val="1"/>
      <w:marLeft w:val="0"/>
      <w:marRight w:val="0"/>
      <w:marTop w:val="0"/>
      <w:marBottom w:val="0"/>
      <w:divBdr>
        <w:top w:val="none" w:sz="0" w:space="0" w:color="auto"/>
        <w:left w:val="none" w:sz="0" w:space="0" w:color="auto"/>
        <w:bottom w:val="none" w:sz="0" w:space="0" w:color="auto"/>
        <w:right w:val="none" w:sz="0" w:space="0" w:color="auto"/>
      </w:divBdr>
      <w:divsChild>
        <w:div w:id="1036080857">
          <w:marLeft w:val="547"/>
          <w:marRight w:val="0"/>
          <w:marTop w:val="154"/>
          <w:marBottom w:val="0"/>
          <w:divBdr>
            <w:top w:val="none" w:sz="0" w:space="0" w:color="auto"/>
            <w:left w:val="none" w:sz="0" w:space="0" w:color="auto"/>
            <w:bottom w:val="none" w:sz="0" w:space="0" w:color="auto"/>
            <w:right w:val="none" w:sz="0" w:space="0" w:color="auto"/>
          </w:divBdr>
        </w:div>
      </w:divsChild>
    </w:div>
    <w:div w:id="1778519822">
      <w:bodyDiv w:val="1"/>
      <w:marLeft w:val="0"/>
      <w:marRight w:val="0"/>
      <w:marTop w:val="0"/>
      <w:marBottom w:val="0"/>
      <w:divBdr>
        <w:top w:val="none" w:sz="0" w:space="0" w:color="auto"/>
        <w:left w:val="none" w:sz="0" w:space="0" w:color="auto"/>
        <w:bottom w:val="none" w:sz="0" w:space="0" w:color="auto"/>
        <w:right w:val="none" w:sz="0" w:space="0" w:color="auto"/>
      </w:divBdr>
      <w:divsChild>
        <w:div w:id="27340062">
          <w:marLeft w:val="1800"/>
          <w:marRight w:val="0"/>
          <w:marTop w:val="86"/>
          <w:marBottom w:val="0"/>
          <w:divBdr>
            <w:top w:val="none" w:sz="0" w:space="0" w:color="auto"/>
            <w:left w:val="none" w:sz="0" w:space="0" w:color="auto"/>
            <w:bottom w:val="none" w:sz="0" w:space="0" w:color="auto"/>
            <w:right w:val="none" w:sz="0" w:space="0" w:color="auto"/>
          </w:divBdr>
        </w:div>
        <w:div w:id="405954039">
          <w:marLeft w:val="1166"/>
          <w:marRight w:val="0"/>
          <w:marTop w:val="96"/>
          <w:marBottom w:val="0"/>
          <w:divBdr>
            <w:top w:val="none" w:sz="0" w:space="0" w:color="auto"/>
            <w:left w:val="none" w:sz="0" w:space="0" w:color="auto"/>
            <w:bottom w:val="none" w:sz="0" w:space="0" w:color="auto"/>
            <w:right w:val="none" w:sz="0" w:space="0" w:color="auto"/>
          </w:divBdr>
        </w:div>
        <w:div w:id="489563162">
          <w:marLeft w:val="1800"/>
          <w:marRight w:val="0"/>
          <w:marTop w:val="86"/>
          <w:marBottom w:val="0"/>
          <w:divBdr>
            <w:top w:val="none" w:sz="0" w:space="0" w:color="auto"/>
            <w:left w:val="none" w:sz="0" w:space="0" w:color="auto"/>
            <w:bottom w:val="none" w:sz="0" w:space="0" w:color="auto"/>
            <w:right w:val="none" w:sz="0" w:space="0" w:color="auto"/>
          </w:divBdr>
        </w:div>
        <w:div w:id="510149690">
          <w:marLeft w:val="547"/>
          <w:marRight w:val="0"/>
          <w:marTop w:val="96"/>
          <w:marBottom w:val="0"/>
          <w:divBdr>
            <w:top w:val="none" w:sz="0" w:space="0" w:color="auto"/>
            <w:left w:val="none" w:sz="0" w:space="0" w:color="auto"/>
            <w:bottom w:val="none" w:sz="0" w:space="0" w:color="auto"/>
            <w:right w:val="none" w:sz="0" w:space="0" w:color="auto"/>
          </w:divBdr>
        </w:div>
        <w:div w:id="1042824100">
          <w:marLeft w:val="1800"/>
          <w:marRight w:val="0"/>
          <w:marTop w:val="86"/>
          <w:marBottom w:val="0"/>
          <w:divBdr>
            <w:top w:val="none" w:sz="0" w:space="0" w:color="auto"/>
            <w:left w:val="none" w:sz="0" w:space="0" w:color="auto"/>
            <w:bottom w:val="none" w:sz="0" w:space="0" w:color="auto"/>
            <w:right w:val="none" w:sz="0" w:space="0" w:color="auto"/>
          </w:divBdr>
        </w:div>
        <w:div w:id="1161851009">
          <w:marLeft w:val="1166"/>
          <w:marRight w:val="0"/>
          <w:marTop w:val="96"/>
          <w:marBottom w:val="0"/>
          <w:divBdr>
            <w:top w:val="none" w:sz="0" w:space="0" w:color="auto"/>
            <w:left w:val="none" w:sz="0" w:space="0" w:color="auto"/>
            <w:bottom w:val="none" w:sz="0" w:space="0" w:color="auto"/>
            <w:right w:val="none" w:sz="0" w:space="0" w:color="auto"/>
          </w:divBdr>
        </w:div>
        <w:div w:id="1284772377">
          <w:marLeft w:val="1800"/>
          <w:marRight w:val="0"/>
          <w:marTop w:val="86"/>
          <w:marBottom w:val="0"/>
          <w:divBdr>
            <w:top w:val="none" w:sz="0" w:space="0" w:color="auto"/>
            <w:left w:val="none" w:sz="0" w:space="0" w:color="auto"/>
            <w:bottom w:val="none" w:sz="0" w:space="0" w:color="auto"/>
            <w:right w:val="none" w:sz="0" w:space="0" w:color="auto"/>
          </w:divBdr>
        </w:div>
      </w:divsChild>
    </w:div>
    <w:div w:id="1778671893">
      <w:bodyDiv w:val="1"/>
      <w:marLeft w:val="0"/>
      <w:marRight w:val="0"/>
      <w:marTop w:val="0"/>
      <w:marBottom w:val="0"/>
      <w:divBdr>
        <w:top w:val="none" w:sz="0" w:space="0" w:color="auto"/>
        <w:left w:val="none" w:sz="0" w:space="0" w:color="auto"/>
        <w:bottom w:val="none" w:sz="0" w:space="0" w:color="auto"/>
        <w:right w:val="none" w:sz="0" w:space="0" w:color="auto"/>
      </w:divBdr>
    </w:div>
    <w:div w:id="1779913960">
      <w:bodyDiv w:val="1"/>
      <w:marLeft w:val="0"/>
      <w:marRight w:val="0"/>
      <w:marTop w:val="0"/>
      <w:marBottom w:val="0"/>
      <w:divBdr>
        <w:top w:val="none" w:sz="0" w:space="0" w:color="auto"/>
        <w:left w:val="none" w:sz="0" w:space="0" w:color="auto"/>
        <w:bottom w:val="none" w:sz="0" w:space="0" w:color="auto"/>
        <w:right w:val="none" w:sz="0" w:space="0" w:color="auto"/>
      </w:divBdr>
      <w:divsChild>
        <w:div w:id="1408456756">
          <w:marLeft w:val="1800"/>
          <w:marRight w:val="0"/>
          <w:marTop w:val="77"/>
          <w:marBottom w:val="0"/>
          <w:divBdr>
            <w:top w:val="none" w:sz="0" w:space="0" w:color="auto"/>
            <w:left w:val="none" w:sz="0" w:space="0" w:color="auto"/>
            <w:bottom w:val="none" w:sz="0" w:space="0" w:color="auto"/>
            <w:right w:val="none" w:sz="0" w:space="0" w:color="auto"/>
          </w:divBdr>
        </w:div>
        <w:div w:id="1489445069">
          <w:marLeft w:val="1166"/>
          <w:marRight w:val="0"/>
          <w:marTop w:val="96"/>
          <w:marBottom w:val="0"/>
          <w:divBdr>
            <w:top w:val="none" w:sz="0" w:space="0" w:color="auto"/>
            <w:left w:val="none" w:sz="0" w:space="0" w:color="auto"/>
            <w:bottom w:val="none" w:sz="0" w:space="0" w:color="auto"/>
            <w:right w:val="none" w:sz="0" w:space="0" w:color="auto"/>
          </w:divBdr>
        </w:div>
        <w:div w:id="1606691310">
          <w:marLeft w:val="547"/>
          <w:marRight w:val="0"/>
          <w:marTop w:val="115"/>
          <w:marBottom w:val="0"/>
          <w:divBdr>
            <w:top w:val="none" w:sz="0" w:space="0" w:color="auto"/>
            <w:left w:val="none" w:sz="0" w:space="0" w:color="auto"/>
            <w:bottom w:val="none" w:sz="0" w:space="0" w:color="auto"/>
            <w:right w:val="none" w:sz="0" w:space="0" w:color="auto"/>
          </w:divBdr>
        </w:div>
        <w:div w:id="1685787330">
          <w:marLeft w:val="1800"/>
          <w:marRight w:val="0"/>
          <w:marTop w:val="77"/>
          <w:marBottom w:val="0"/>
          <w:divBdr>
            <w:top w:val="none" w:sz="0" w:space="0" w:color="auto"/>
            <w:left w:val="none" w:sz="0" w:space="0" w:color="auto"/>
            <w:bottom w:val="none" w:sz="0" w:space="0" w:color="auto"/>
            <w:right w:val="none" w:sz="0" w:space="0" w:color="auto"/>
          </w:divBdr>
        </w:div>
      </w:divsChild>
    </w:div>
    <w:div w:id="1780294292">
      <w:bodyDiv w:val="1"/>
      <w:marLeft w:val="0"/>
      <w:marRight w:val="0"/>
      <w:marTop w:val="0"/>
      <w:marBottom w:val="0"/>
      <w:divBdr>
        <w:top w:val="none" w:sz="0" w:space="0" w:color="auto"/>
        <w:left w:val="none" w:sz="0" w:space="0" w:color="auto"/>
        <w:bottom w:val="none" w:sz="0" w:space="0" w:color="auto"/>
        <w:right w:val="none" w:sz="0" w:space="0" w:color="auto"/>
      </w:divBdr>
    </w:div>
    <w:div w:id="1780834898">
      <w:bodyDiv w:val="1"/>
      <w:marLeft w:val="0"/>
      <w:marRight w:val="0"/>
      <w:marTop w:val="0"/>
      <w:marBottom w:val="0"/>
      <w:divBdr>
        <w:top w:val="none" w:sz="0" w:space="0" w:color="auto"/>
        <w:left w:val="none" w:sz="0" w:space="0" w:color="auto"/>
        <w:bottom w:val="none" w:sz="0" w:space="0" w:color="auto"/>
        <w:right w:val="none" w:sz="0" w:space="0" w:color="auto"/>
      </w:divBdr>
      <w:divsChild>
        <w:div w:id="304360881">
          <w:marLeft w:val="360"/>
          <w:marRight w:val="0"/>
          <w:marTop w:val="200"/>
          <w:marBottom w:val="0"/>
          <w:divBdr>
            <w:top w:val="none" w:sz="0" w:space="0" w:color="auto"/>
            <w:left w:val="none" w:sz="0" w:space="0" w:color="auto"/>
            <w:bottom w:val="none" w:sz="0" w:space="0" w:color="auto"/>
            <w:right w:val="none" w:sz="0" w:space="0" w:color="auto"/>
          </w:divBdr>
        </w:div>
        <w:div w:id="633757604">
          <w:marLeft w:val="1080"/>
          <w:marRight w:val="0"/>
          <w:marTop w:val="100"/>
          <w:marBottom w:val="0"/>
          <w:divBdr>
            <w:top w:val="none" w:sz="0" w:space="0" w:color="auto"/>
            <w:left w:val="none" w:sz="0" w:space="0" w:color="auto"/>
            <w:bottom w:val="none" w:sz="0" w:space="0" w:color="auto"/>
            <w:right w:val="none" w:sz="0" w:space="0" w:color="auto"/>
          </w:divBdr>
        </w:div>
        <w:div w:id="693118478">
          <w:marLeft w:val="1080"/>
          <w:marRight w:val="0"/>
          <w:marTop w:val="100"/>
          <w:marBottom w:val="0"/>
          <w:divBdr>
            <w:top w:val="none" w:sz="0" w:space="0" w:color="auto"/>
            <w:left w:val="none" w:sz="0" w:space="0" w:color="auto"/>
            <w:bottom w:val="none" w:sz="0" w:space="0" w:color="auto"/>
            <w:right w:val="none" w:sz="0" w:space="0" w:color="auto"/>
          </w:divBdr>
        </w:div>
        <w:div w:id="1001855351">
          <w:marLeft w:val="1800"/>
          <w:marRight w:val="0"/>
          <w:marTop w:val="100"/>
          <w:marBottom w:val="0"/>
          <w:divBdr>
            <w:top w:val="none" w:sz="0" w:space="0" w:color="auto"/>
            <w:left w:val="none" w:sz="0" w:space="0" w:color="auto"/>
            <w:bottom w:val="none" w:sz="0" w:space="0" w:color="auto"/>
            <w:right w:val="none" w:sz="0" w:space="0" w:color="auto"/>
          </w:divBdr>
        </w:div>
        <w:div w:id="1725641426">
          <w:marLeft w:val="1080"/>
          <w:marRight w:val="0"/>
          <w:marTop w:val="100"/>
          <w:marBottom w:val="0"/>
          <w:divBdr>
            <w:top w:val="none" w:sz="0" w:space="0" w:color="auto"/>
            <w:left w:val="none" w:sz="0" w:space="0" w:color="auto"/>
            <w:bottom w:val="none" w:sz="0" w:space="0" w:color="auto"/>
            <w:right w:val="none" w:sz="0" w:space="0" w:color="auto"/>
          </w:divBdr>
        </w:div>
        <w:div w:id="1872454230">
          <w:marLeft w:val="1080"/>
          <w:marRight w:val="0"/>
          <w:marTop w:val="100"/>
          <w:marBottom w:val="0"/>
          <w:divBdr>
            <w:top w:val="none" w:sz="0" w:space="0" w:color="auto"/>
            <w:left w:val="none" w:sz="0" w:space="0" w:color="auto"/>
            <w:bottom w:val="none" w:sz="0" w:space="0" w:color="auto"/>
            <w:right w:val="none" w:sz="0" w:space="0" w:color="auto"/>
          </w:divBdr>
        </w:div>
      </w:divsChild>
    </w:div>
    <w:div w:id="1780907798">
      <w:bodyDiv w:val="1"/>
      <w:marLeft w:val="0"/>
      <w:marRight w:val="0"/>
      <w:marTop w:val="0"/>
      <w:marBottom w:val="0"/>
      <w:divBdr>
        <w:top w:val="none" w:sz="0" w:space="0" w:color="auto"/>
        <w:left w:val="none" w:sz="0" w:space="0" w:color="auto"/>
        <w:bottom w:val="none" w:sz="0" w:space="0" w:color="auto"/>
        <w:right w:val="none" w:sz="0" w:space="0" w:color="auto"/>
      </w:divBdr>
    </w:div>
    <w:div w:id="1781072631">
      <w:bodyDiv w:val="1"/>
      <w:marLeft w:val="0"/>
      <w:marRight w:val="0"/>
      <w:marTop w:val="0"/>
      <w:marBottom w:val="0"/>
      <w:divBdr>
        <w:top w:val="none" w:sz="0" w:space="0" w:color="auto"/>
        <w:left w:val="none" w:sz="0" w:space="0" w:color="auto"/>
        <w:bottom w:val="none" w:sz="0" w:space="0" w:color="auto"/>
        <w:right w:val="none" w:sz="0" w:space="0" w:color="auto"/>
      </w:divBdr>
    </w:div>
    <w:div w:id="1783070053">
      <w:bodyDiv w:val="1"/>
      <w:marLeft w:val="0"/>
      <w:marRight w:val="0"/>
      <w:marTop w:val="0"/>
      <w:marBottom w:val="0"/>
      <w:divBdr>
        <w:top w:val="none" w:sz="0" w:space="0" w:color="auto"/>
        <w:left w:val="none" w:sz="0" w:space="0" w:color="auto"/>
        <w:bottom w:val="none" w:sz="0" w:space="0" w:color="auto"/>
        <w:right w:val="none" w:sz="0" w:space="0" w:color="auto"/>
      </w:divBdr>
    </w:div>
    <w:div w:id="1783764577">
      <w:bodyDiv w:val="1"/>
      <w:marLeft w:val="0"/>
      <w:marRight w:val="0"/>
      <w:marTop w:val="0"/>
      <w:marBottom w:val="0"/>
      <w:divBdr>
        <w:top w:val="none" w:sz="0" w:space="0" w:color="auto"/>
        <w:left w:val="none" w:sz="0" w:space="0" w:color="auto"/>
        <w:bottom w:val="none" w:sz="0" w:space="0" w:color="auto"/>
        <w:right w:val="none" w:sz="0" w:space="0" w:color="auto"/>
      </w:divBdr>
    </w:div>
    <w:div w:id="1783962842">
      <w:bodyDiv w:val="1"/>
      <w:marLeft w:val="0"/>
      <w:marRight w:val="0"/>
      <w:marTop w:val="0"/>
      <w:marBottom w:val="0"/>
      <w:divBdr>
        <w:top w:val="none" w:sz="0" w:space="0" w:color="auto"/>
        <w:left w:val="none" w:sz="0" w:space="0" w:color="auto"/>
        <w:bottom w:val="none" w:sz="0" w:space="0" w:color="auto"/>
        <w:right w:val="none" w:sz="0" w:space="0" w:color="auto"/>
      </w:divBdr>
    </w:div>
    <w:div w:id="1785149853">
      <w:bodyDiv w:val="1"/>
      <w:marLeft w:val="0"/>
      <w:marRight w:val="0"/>
      <w:marTop w:val="0"/>
      <w:marBottom w:val="0"/>
      <w:divBdr>
        <w:top w:val="none" w:sz="0" w:space="0" w:color="auto"/>
        <w:left w:val="none" w:sz="0" w:space="0" w:color="auto"/>
        <w:bottom w:val="none" w:sz="0" w:space="0" w:color="auto"/>
        <w:right w:val="none" w:sz="0" w:space="0" w:color="auto"/>
      </w:divBdr>
      <w:divsChild>
        <w:div w:id="1397505995">
          <w:marLeft w:val="547"/>
          <w:marRight w:val="0"/>
          <w:marTop w:val="115"/>
          <w:marBottom w:val="0"/>
          <w:divBdr>
            <w:top w:val="none" w:sz="0" w:space="0" w:color="auto"/>
            <w:left w:val="none" w:sz="0" w:space="0" w:color="auto"/>
            <w:bottom w:val="none" w:sz="0" w:space="0" w:color="auto"/>
            <w:right w:val="none" w:sz="0" w:space="0" w:color="auto"/>
          </w:divBdr>
        </w:div>
        <w:div w:id="1831750283">
          <w:marLeft w:val="1166"/>
          <w:marRight w:val="0"/>
          <w:marTop w:val="96"/>
          <w:marBottom w:val="0"/>
          <w:divBdr>
            <w:top w:val="none" w:sz="0" w:space="0" w:color="auto"/>
            <w:left w:val="none" w:sz="0" w:space="0" w:color="auto"/>
            <w:bottom w:val="none" w:sz="0" w:space="0" w:color="auto"/>
            <w:right w:val="none" w:sz="0" w:space="0" w:color="auto"/>
          </w:divBdr>
        </w:div>
        <w:div w:id="1943683461">
          <w:marLeft w:val="547"/>
          <w:marRight w:val="0"/>
          <w:marTop w:val="115"/>
          <w:marBottom w:val="0"/>
          <w:divBdr>
            <w:top w:val="none" w:sz="0" w:space="0" w:color="auto"/>
            <w:left w:val="none" w:sz="0" w:space="0" w:color="auto"/>
            <w:bottom w:val="none" w:sz="0" w:space="0" w:color="auto"/>
            <w:right w:val="none" w:sz="0" w:space="0" w:color="auto"/>
          </w:divBdr>
        </w:div>
      </w:divsChild>
    </w:div>
    <w:div w:id="1785156041">
      <w:bodyDiv w:val="1"/>
      <w:marLeft w:val="0"/>
      <w:marRight w:val="0"/>
      <w:marTop w:val="0"/>
      <w:marBottom w:val="0"/>
      <w:divBdr>
        <w:top w:val="none" w:sz="0" w:space="0" w:color="auto"/>
        <w:left w:val="none" w:sz="0" w:space="0" w:color="auto"/>
        <w:bottom w:val="none" w:sz="0" w:space="0" w:color="auto"/>
        <w:right w:val="none" w:sz="0" w:space="0" w:color="auto"/>
      </w:divBdr>
    </w:div>
    <w:div w:id="1786079954">
      <w:bodyDiv w:val="1"/>
      <w:marLeft w:val="0"/>
      <w:marRight w:val="0"/>
      <w:marTop w:val="0"/>
      <w:marBottom w:val="0"/>
      <w:divBdr>
        <w:top w:val="none" w:sz="0" w:space="0" w:color="auto"/>
        <w:left w:val="none" w:sz="0" w:space="0" w:color="auto"/>
        <w:bottom w:val="none" w:sz="0" w:space="0" w:color="auto"/>
        <w:right w:val="none" w:sz="0" w:space="0" w:color="auto"/>
      </w:divBdr>
    </w:div>
    <w:div w:id="1786727229">
      <w:bodyDiv w:val="1"/>
      <w:marLeft w:val="0"/>
      <w:marRight w:val="0"/>
      <w:marTop w:val="0"/>
      <w:marBottom w:val="0"/>
      <w:divBdr>
        <w:top w:val="none" w:sz="0" w:space="0" w:color="auto"/>
        <w:left w:val="none" w:sz="0" w:space="0" w:color="auto"/>
        <w:bottom w:val="none" w:sz="0" w:space="0" w:color="auto"/>
        <w:right w:val="none" w:sz="0" w:space="0" w:color="auto"/>
      </w:divBdr>
      <w:divsChild>
        <w:div w:id="155074314">
          <w:marLeft w:val="1166"/>
          <w:marRight w:val="0"/>
          <w:marTop w:val="96"/>
          <w:marBottom w:val="0"/>
          <w:divBdr>
            <w:top w:val="none" w:sz="0" w:space="0" w:color="auto"/>
            <w:left w:val="none" w:sz="0" w:space="0" w:color="auto"/>
            <w:bottom w:val="none" w:sz="0" w:space="0" w:color="auto"/>
            <w:right w:val="none" w:sz="0" w:space="0" w:color="auto"/>
          </w:divBdr>
        </w:div>
        <w:div w:id="255870559">
          <w:marLeft w:val="1166"/>
          <w:marRight w:val="0"/>
          <w:marTop w:val="96"/>
          <w:marBottom w:val="0"/>
          <w:divBdr>
            <w:top w:val="none" w:sz="0" w:space="0" w:color="auto"/>
            <w:left w:val="none" w:sz="0" w:space="0" w:color="auto"/>
            <w:bottom w:val="none" w:sz="0" w:space="0" w:color="auto"/>
            <w:right w:val="none" w:sz="0" w:space="0" w:color="auto"/>
          </w:divBdr>
        </w:div>
        <w:div w:id="313265523">
          <w:marLeft w:val="1166"/>
          <w:marRight w:val="0"/>
          <w:marTop w:val="96"/>
          <w:marBottom w:val="0"/>
          <w:divBdr>
            <w:top w:val="none" w:sz="0" w:space="0" w:color="auto"/>
            <w:left w:val="none" w:sz="0" w:space="0" w:color="auto"/>
            <w:bottom w:val="none" w:sz="0" w:space="0" w:color="auto"/>
            <w:right w:val="none" w:sz="0" w:space="0" w:color="auto"/>
          </w:divBdr>
        </w:div>
        <w:div w:id="956521411">
          <w:marLeft w:val="547"/>
          <w:marRight w:val="0"/>
          <w:marTop w:val="115"/>
          <w:marBottom w:val="0"/>
          <w:divBdr>
            <w:top w:val="none" w:sz="0" w:space="0" w:color="auto"/>
            <w:left w:val="none" w:sz="0" w:space="0" w:color="auto"/>
            <w:bottom w:val="none" w:sz="0" w:space="0" w:color="auto"/>
            <w:right w:val="none" w:sz="0" w:space="0" w:color="auto"/>
          </w:divBdr>
        </w:div>
        <w:div w:id="1932465831">
          <w:marLeft w:val="547"/>
          <w:marRight w:val="0"/>
          <w:marTop w:val="115"/>
          <w:marBottom w:val="0"/>
          <w:divBdr>
            <w:top w:val="none" w:sz="0" w:space="0" w:color="auto"/>
            <w:left w:val="none" w:sz="0" w:space="0" w:color="auto"/>
            <w:bottom w:val="none" w:sz="0" w:space="0" w:color="auto"/>
            <w:right w:val="none" w:sz="0" w:space="0" w:color="auto"/>
          </w:divBdr>
        </w:div>
        <w:div w:id="1933128653">
          <w:marLeft w:val="1800"/>
          <w:marRight w:val="0"/>
          <w:marTop w:val="77"/>
          <w:marBottom w:val="0"/>
          <w:divBdr>
            <w:top w:val="none" w:sz="0" w:space="0" w:color="auto"/>
            <w:left w:val="none" w:sz="0" w:space="0" w:color="auto"/>
            <w:bottom w:val="none" w:sz="0" w:space="0" w:color="auto"/>
            <w:right w:val="none" w:sz="0" w:space="0" w:color="auto"/>
          </w:divBdr>
        </w:div>
      </w:divsChild>
    </w:div>
    <w:div w:id="1787579387">
      <w:bodyDiv w:val="1"/>
      <w:marLeft w:val="0"/>
      <w:marRight w:val="0"/>
      <w:marTop w:val="0"/>
      <w:marBottom w:val="0"/>
      <w:divBdr>
        <w:top w:val="none" w:sz="0" w:space="0" w:color="auto"/>
        <w:left w:val="none" w:sz="0" w:space="0" w:color="auto"/>
        <w:bottom w:val="none" w:sz="0" w:space="0" w:color="auto"/>
        <w:right w:val="none" w:sz="0" w:space="0" w:color="auto"/>
      </w:divBdr>
      <w:divsChild>
        <w:div w:id="130176748">
          <w:marLeft w:val="547"/>
          <w:marRight w:val="0"/>
          <w:marTop w:val="134"/>
          <w:marBottom w:val="0"/>
          <w:divBdr>
            <w:top w:val="none" w:sz="0" w:space="0" w:color="auto"/>
            <w:left w:val="none" w:sz="0" w:space="0" w:color="auto"/>
            <w:bottom w:val="none" w:sz="0" w:space="0" w:color="auto"/>
            <w:right w:val="none" w:sz="0" w:space="0" w:color="auto"/>
          </w:divBdr>
        </w:div>
        <w:div w:id="459809729">
          <w:marLeft w:val="1166"/>
          <w:marRight w:val="0"/>
          <w:marTop w:val="115"/>
          <w:marBottom w:val="0"/>
          <w:divBdr>
            <w:top w:val="none" w:sz="0" w:space="0" w:color="auto"/>
            <w:left w:val="none" w:sz="0" w:space="0" w:color="auto"/>
            <w:bottom w:val="none" w:sz="0" w:space="0" w:color="auto"/>
            <w:right w:val="none" w:sz="0" w:space="0" w:color="auto"/>
          </w:divBdr>
        </w:div>
        <w:div w:id="1085954401">
          <w:marLeft w:val="1166"/>
          <w:marRight w:val="0"/>
          <w:marTop w:val="115"/>
          <w:marBottom w:val="0"/>
          <w:divBdr>
            <w:top w:val="none" w:sz="0" w:space="0" w:color="auto"/>
            <w:left w:val="none" w:sz="0" w:space="0" w:color="auto"/>
            <w:bottom w:val="none" w:sz="0" w:space="0" w:color="auto"/>
            <w:right w:val="none" w:sz="0" w:space="0" w:color="auto"/>
          </w:divBdr>
        </w:div>
        <w:div w:id="1704555134">
          <w:marLeft w:val="1166"/>
          <w:marRight w:val="0"/>
          <w:marTop w:val="115"/>
          <w:marBottom w:val="0"/>
          <w:divBdr>
            <w:top w:val="none" w:sz="0" w:space="0" w:color="auto"/>
            <w:left w:val="none" w:sz="0" w:space="0" w:color="auto"/>
            <w:bottom w:val="none" w:sz="0" w:space="0" w:color="auto"/>
            <w:right w:val="none" w:sz="0" w:space="0" w:color="auto"/>
          </w:divBdr>
        </w:div>
        <w:div w:id="1840461612">
          <w:marLeft w:val="1166"/>
          <w:marRight w:val="0"/>
          <w:marTop w:val="115"/>
          <w:marBottom w:val="0"/>
          <w:divBdr>
            <w:top w:val="none" w:sz="0" w:space="0" w:color="auto"/>
            <w:left w:val="none" w:sz="0" w:space="0" w:color="auto"/>
            <w:bottom w:val="none" w:sz="0" w:space="0" w:color="auto"/>
            <w:right w:val="none" w:sz="0" w:space="0" w:color="auto"/>
          </w:divBdr>
        </w:div>
      </w:divsChild>
    </w:div>
    <w:div w:id="1788349784">
      <w:bodyDiv w:val="1"/>
      <w:marLeft w:val="0"/>
      <w:marRight w:val="0"/>
      <w:marTop w:val="0"/>
      <w:marBottom w:val="0"/>
      <w:divBdr>
        <w:top w:val="none" w:sz="0" w:space="0" w:color="auto"/>
        <w:left w:val="none" w:sz="0" w:space="0" w:color="auto"/>
        <w:bottom w:val="none" w:sz="0" w:space="0" w:color="auto"/>
        <w:right w:val="none" w:sz="0" w:space="0" w:color="auto"/>
      </w:divBdr>
      <w:divsChild>
        <w:div w:id="1063406378">
          <w:marLeft w:val="1166"/>
          <w:marRight w:val="0"/>
          <w:marTop w:val="134"/>
          <w:marBottom w:val="0"/>
          <w:divBdr>
            <w:top w:val="none" w:sz="0" w:space="0" w:color="auto"/>
            <w:left w:val="none" w:sz="0" w:space="0" w:color="auto"/>
            <w:bottom w:val="none" w:sz="0" w:space="0" w:color="auto"/>
            <w:right w:val="none" w:sz="0" w:space="0" w:color="auto"/>
          </w:divBdr>
        </w:div>
        <w:div w:id="1297878339">
          <w:marLeft w:val="547"/>
          <w:marRight w:val="0"/>
          <w:marTop w:val="154"/>
          <w:marBottom w:val="0"/>
          <w:divBdr>
            <w:top w:val="none" w:sz="0" w:space="0" w:color="auto"/>
            <w:left w:val="none" w:sz="0" w:space="0" w:color="auto"/>
            <w:bottom w:val="none" w:sz="0" w:space="0" w:color="auto"/>
            <w:right w:val="none" w:sz="0" w:space="0" w:color="auto"/>
          </w:divBdr>
        </w:div>
        <w:div w:id="1597664400">
          <w:marLeft w:val="1166"/>
          <w:marRight w:val="0"/>
          <w:marTop w:val="134"/>
          <w:marBottom w:val="0"/>
          <w:divBdr>
            <w:top w:val="none" w:sz="0" w:space="0" w:color="auto"/>
            <w:left w:val="none" w:sz="0" w:space="0" w:color="auto"/>
            <w:bottom w:val="none" w:sz="0" w:space="0" w:color="auto"/>
            <w:right w:val="none" w:sz="0" w:space="0" w:color="auto"/>
          </w:divBdr>
        </w:div>
      </w:divsChild>
    </w:div>
    <w:div w:id="1788768600">
      <w:bodyDiv w:val="1"/>
      <w:marLeft w:val="0"/>
      <w:marRight w:val="0"/>
      <w:marTop w:val="0"/>
      <w:marBottom w:val="0"/>
      <w:divBdr>
        <w:top w:val="none" w:sz="0" w:space="0" w:color="auto"/>
        <w:left w:val="none" w:sz="0" w:space="0" w:color="auto"/>
        <w:bottom w:val="none" w:sz="0" w:space="0" w:color="auto"/>
        <w:right w:val="none" w:sz="0" w:space="0" w:color="auto"/>
      </w:divBdr>
      <w:divsChild>
        <w:div w:id="159855312">
          <w:marLeft w:val="1166"/>
          <w:marRight w:val="0"/>
          <w:marTop w:val="86"/>
          <w:marBottom w:val="0"/>
          <w:divBdr>
            <w:top w:val="none" w:sz="0" w:space="0" w:color="auto"/>
            <w:left w:val="none" w:sz="0" w:space="0" w:color="auto"/>
            <w:bottom w:val="none" w:sz="0" w:space="0" w:color="auto"/>
            <w:right w:val="none" w:sz="0" w:space="0" w:color="auto"/>
          </w:divBdr>
        </w:div>
        <w:div w:id="454297939">
          <w:marLeft w:val="1166"/>
          <w:marRight w:val="0"/>
          <w:marTop w:val="86"/>
          <w:marBottom w:val="0"/>
          <w:divBdr>
            <w:top w:val="none" w:sz="0" w:space="0" w:color="auto"/>
            <w:left w:val="none" w:sz="0" w:space="0" w:color="auto"/>
            <w:bottom w:val="none" w:sz="0" w:space="0" w:color="auto"/>
            <w:right w:val="none" w:sz="0" w:space="0" w:color="auto"/>
          </w:divBdr>
        </w:div>
        <w:div w:id="495609841">
          <w:marLeft w:val="1800"/>
          <w:marRight w:val="0"/>
          <w:marTop w:val="77"/>
          <w:marBottom w:val="0"/>
          <w:divBdr>
            <w:top w:val="none" w:sz="0" w:space="0" w:color="auto"/>
            <w:left w:val="none" w:sz="0" w:space="0" w:color="auto"/>
            <w:bottom w:val="none" w:sz="0" w:space="0" w:color="auto"/>
            <w:right w:val="none" w:sz="0" w:space="0" w:color="auto"/>
          </w:divBdr>
        </w:div>
        <w:div w:id="729615827">
          <w:marLeft w:val="547"/>
          <w:marRight w:val="0"/>
          <w:marTop w:val="86"/>
          <w:marBottom w:val="0"/>
          <w:divBdr>
            <w:top w:val="none" w:sz="0" w:space="0" w:color="auto"/>
            <w:left w:val="none" w:sz="0" w:space="0" w:color="auto"/>
            <w:bottom w:val="none" w:sz="0" w:space="0" w:color="auto"/>
            <w:right w:val="none" w:sz="0" w:space="0" w:color="auto"/>
          </w:divBdr>
        </w:div>
        <w:div w:id="948270497">
          <w:marLeft w:val="1166"/>
          <w:marRight w:val="0"/>
          <w:marTop w:val="86"/>
          <w:marBottom w:val="0"/>
          <w:divBdr>
            <w:top w:val="none" w:sz="0" w:space="0" w:color="auto"/>
            <w:left w:val="none" w:sz="0" w:space="0" w:color="auto"/>
            <w:bottom w:val="none" w:sz="0" w:space="0" w:color="auto"/>
            <w:right w:val="none" w:sz="0" w:space="0" w:color="auto"/>
          </w:divBdr>
        </w:div>
        <w:div w:id="1170022523">
          <w:marLeft w:val="1800"/>
          <w:marRight w:val="0"/>
          <w:marTop w:val="67"/>
          <w:marBottom w:val="0"/>
          <w:divBdr>
            <w:top w:val="none" w:sz="0" w:space="0" w:color="auto"/>
            <w:left w:val="none" w:sz="0" w:space="0" w:color="auto"/>
            <w:bottom w:val="none" w:sz="0" w:space="0" w:color="auto"/>
            <w:right w:val="none" w:sz="0" w:space="0" w:color="auto"/>
          </w:divBdr>
        </w:div>
        <w:div w:id="1261522737">
          <w:marLeft w:val="1166"/>
          <w:marRight w:val="0"/>
          <w:marTop w:val="86"/>
          <w:marBottom w:val="0"/>
          <w:divBdr>
            <w:top w:val="none" w:sz="0" w:space="0" w:color="auto"/>
            <w:left w:val="none" w:sz="0" w:space="0" w:color="auto"/>
            <w:bottom w:val="none" w:sz="0" w:space="0" w:color="auto"/>
            <w:right w:val="none" w:sz="0" w:space="0" w:color="auto"/>
          </w:divBdr>
        </w:div>
        <w:div w:id="1564173172">
          <w:marLeft w:val="1166"/>
          <w:marRight w:val="0"/>
          <w:marTop w:val="86"/>
          <w:marBottom w:val="0"/>
          <w:divBdr>
            <w:top w:val="none" w:sz="0" w:space="0" w:color="auto"/>
            <w:left w:val="none" w:sz="0" w:space="0" w:color="auto"/>
            <w:bottom w:val="none" w:sz="0" w:space="0" w:color="auto"/>
            <w:right w:val="none" w:sz="0" w:space="0" w:color="auto"/>
          </w:divBdr>
        </w:div>
        <w:div w:id="1580603471">
          <w:marLeft w:val="1166"/>
          <w:marRight w:val="0"/>
          <w:marTop w:val="86"/>
          <w:marBottom w:val="0"/>
          <w:divBdr>
            <w:top w:val="none" w:sz="0" w:space="0" w:color="auto"/>
            <w:left w:val="none" w:sz="0" w:space="0" w:color="auto"/>
            <w:bottom w:val="none" w:sz="0" w:space="0" w:color="auto"/>
            <w:right w:val="none" w:sz="0" w:space="0" w:color="auto"/>
          </w:divBdr>
        </w:div>
        <w:div w:id="1615359256">
          <w:marLeft w:val="1800"/>
          <w:marRight w:val="0"/>
          <w:marTop w:val="77"/>
          <w:marBottom w:val="0"/>
          <w:divBdr>
            <w:top w:val="none" w:sz="0" w:space="0" w:color="auto"/>
            <w:left w:val="none" w:sz="0" w:space="0" w:color="auto"/>
            <w:bottom w:val="none" w:sz="0" w:space="0" w:color="auto"/>
            <w:right w:val="none" w:sz="0" w:space="0" w:color="auto"/>
          </w:divBdr>
        </w:div>
        <w:div w:id="2038769310">
          <w:marLeft w:val="1800"/>
          <w:marRight w:val="0"/>
          <w:marTop w:val="67"/>
          <w:marBottom w:val="0"/>
          <w:divBdr>
            <w:top w:val="none" w:sz="0" w:space="0" w:color="auto"/>
            <w:left w:val="none" w:sz="0" w:space="0" w:color="auto"/>
            <w:bottom w:val="none" w:sz="0" w:space="0" w:color="auto"/>
            <w:right w:val="none" w:sz="0" w:space="0" w:color="auto"/>
          </w:divBdr>
        </w:div>
        <w:div w:id="2104177871">
          <w:marLeft w:val="1800"/>
          <w:marRight w:val="0"/>
          <w:marTop w:val="77"/>
          <w:marBottom w:val="0"/>
          <w:divBdr>
            <w:top w:val="none" w:sz="0" w:space="0" w:color="auto"/>
            <w:left w:val="none" w:sz="0" w:space="0" w:color="auto"/>
            <w:bottom w:val="none" w:sz="0" w:space="0" w:color="auto"/>
            <w:right w:val="none" w:sz="0" w:space="0" w:color="auto"/>
          </w:divBdr>
        </w:div>
      </w:divsChild>
    </w:div>
    <w:div w:id="1789348580">
      <w:bodyDiv w:val="1"/>
      <w:marLeft w:val="0"/>
      <w:marRight w:val="0"/>
      <w:marTop w:val="0"/>
      <w:marBottom w:val="0"/>
      <w:divBdr>
        <w:top w:val="none" w:sz="0" w:space="0" w:color="auto"/>
        <w:left w:val="none" w:sz="0" w:space="0" w:color="auto"/>
        <w:bottom w:val="none" w:sz="0" w:space="0" w:color="auto"/>
        <w:right w:val="none" w:sz="0" w:space="0" w:color="auto"/>
      </w:divBdr>
    </w:div>
    <w:div w:id="1789622297">
      <w:bodyDiv w:val="1"/>
      <w:marLeft w:val="0"/>
      <w:marRight w:val="0"/>
      <w:marTop w:val="0"/>
      <w:marBottom w:val="0"/>
      <w:divBdr>
        <w:top w:val="none" w:sz="0" w:space="0" w:color="auto"/>
        <w:left w:val="none" w:sz="0" w:space="0" w:color="auto"/>
        <w:bottom w:val="none" w:sz="0" w:space="0" w:color="auto"/>
        <w:right w:val="none" w:sz="0" w:space="0" w:color="auto"/>
      </w:divBdr>
    </w:div>
    <w:div w:id="1789661887">
      <w:bodyDiv w:val="1"/>
      <w:marLeft w:val="0"/>
      <w:marRight w:val="0"/>
      <w:marTop w:val="0"/>
      <w:marBottom w:val="0"/>
      <w:divBdr>
        <w:top w:val="none" w:sz="0" w:space="0" w:color="auto"/>
        <w:left w:val="none" w:sz="0" w:space="0" w:color="auto"/>
        <w:bottom w:val="none" w:sz="0" w:space="0" w:color="auto"/>
        <w:right w:val="none" w:sz="0" w:space="0" w:color="auto"/>
      </w:divBdr>
    </w:div>
    <w:div w:id="1790586477">
      <w:bodyDiv w:val="1"/>
      <w:marLeft w:val="0"/>
      <w:marRight w:val="0"/>
      <w:marTop w:val="0"/>
      <w:marBottom w:val="0"/>
      <w:divBdr>
        <w:top w:val="none" w:sz="0" w:space="0" w:color="auto"/>
        <w:left w:val="none" w:sz="0" w:space="0" w:color="auto"/>
        <w:bottom w:val="none" w:sz="0" w:space="0" w:color="auto"/>
        <w:right w:val="none" w:sz="0" w:space="0" w:color="auto"/>
      </w:divBdr>
    </w:div>
    <w:div w:id="1790783805">
      <w:bodyDiv w:val="1"/>
      <w:marLeft w:val="0"/>
      <w:marRight w:val="0"/>
      <w:marTop w:val="0"/>
      <w:marBottom w:val="0"/>
      <w:divBdr>
        <w:top w:val="none" w:sz="0" w:space="0" w:color="auto"/>
        <w:left w:val="none" w:sz="0" w:space="0" w:color="auto"/>
        <w:bottom w:val="none" w:sz="0" w:space="0" w:color="auto"/>
        <w:right w:val="none" w:sz="0" w:space="0" w:color="auto"/>
      </w:divBdr>
      <w:divsChild>
        <w:div w:id="214700678">
          <w:marLeft w:val="1800"/>
          <w:marRight w:val="0"/>
          <w:marTop w:val="82"/>
          <w:marBottom w:val="0"/>
          <w:divBdr>
            <w:top w:val="none" w:sz="0" w:space="0" w:color="auto"/>
            <w:left w:val="none" w:sz="0" w:space="0" w:color="auto"/>
            <w:bottom w:val="none" w:sz="0" w:space="0" w:color="auto"/>
            <w:right w:val="none" w:sz="0" w:space="0" w:color="auto"/>
          </w:divBdr>
        </w:div>
        <w:div w:id="595552660">
          <w:marLeft w:val="1166"/>
          <w:marRight w:val="0"/>
          <w:marTop w:val="96"/>
          <w:marBottom w:val="0"/>
          <w:divBdr>
            <w:top w:val="none" w:sz="0" w:space="0" w:color="auto"/>
            <w:left w:val="none" w:sz="0" w:space="0" w:color="auto"/>
            <w:bottom w:val="none" w:sz="0" w:space="0" w:color="auto"/>
            <w:right w:val="none" w:sz="0" w:space="0" w:color="auto"/>
          </w:divBdr>
        </w:div>
        <w:div w:id="708724891">
          <w:marLeft w:val="547"/>
          <w:marRight w:val="0"/>
          <w:marTop w:val="115"/>
          <w:marBottom w:val="0"/>
          <w:divBdr>
            <w:top w:val="none" w:sz="0" w:space="0" w:color="auto"/>
            <w:left w:val="none" w:sz="0" w:space="0" w:color="auto"/>
            <w:bottom w:val="none" w:sz="0" w:space="0" w:color="auto"/>
            <w:right w:val="none" w:sz="0" w:space="0" w:color="auto"/>
          </w:divBdr>
        </w:div>
        <w:div w:id="906107191">
          <w:marLeft w:val="1800"/>
          <w:marRight w:val="0"/>
          <w:marTop w:val="82"/>
          <w:marBottom w:val="0"/>
          <w:divBdr>
            <w:top w:val="none" w:sz="0" w:space="0" w:color="auto"/>
            <w:left w:val="none" w:sz="0" w:space="0" w:color="auto"/>
            <w:bottom w:val="none" w:sz="0" w:space="0" w:color="auto"/>
            <w:right w:val="none" w:sz="0" w:space="0" w:color="auto"/>
          </w:divBdr>
        </w:div>
        <w:div w:id="1105807844">
          <w:marLeft w:val="1166"/>
          <w:marRight w:val="0"/>
          <w:marTop w:val="96"/>
          <w:marBottom w:val="0"/>
          <w:divBdr>
            <w:top w:val="none" w:sz="0" w:space="0" w:color="auto"/>
            <w:left w:val="none" w:sz="0" w:space="0" w:color="auto"/>
            <w:bottom w:val="none" w:sz="0" w:space="0" w:color="auto"/>
            <w:right w:val="none" w:sz="0" w:space="0" w:color="auto"/>
          </w:divBdr>
        </w:div>
        <w:div w:id="1267881074">
          <w:marLeft w:val="1800"/>
          <w:marRight w:val="0"/>
          <w:marTop w:val="82"/>
          <w:marBottom w:val="0"/>
          <w:divBdr>
            <w:top w:val="none" w:sz="0" w:space="0" w:color="auto"/>
            <w:left w:val="none" w:sz="0" w:space="0" w:color="auto"/>
            <w:bottom w:val="none" w:sz="0" w:space="0" w:color="auto"/>
            <w:right w:val="none" w:sz="0" w:space="0" w:color="auto"/>
          </w:divBdr>
        </w:div>
        <w:div w:id="1791045680">
          <w:marLeft w:val="1166"/>
          <w:marRight w:val="0"/>
          <w:marTop w:val="96"/>
          <w:marBottom w:val="0"/>
          <w:divBdr>
            <w:top w:val="none" w:sz="0" w:space="0" w:color="auto"/>
            <w:left w:val="none" w:sz="0" w:space="0" w:color="auto"/>
            <w:bottom w:val="none" w:sz="0" w:space="0" w:color="auto"/>
            <w:right w:val="none" w:sz="0" w:space="0" w:color="auto"/>
          </w:divBdr>
        </w:div>
      </w:divsChild>
    </w:div>
    <w:div w:id="17915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841">
          <w:marLeft w:val="2074"/>
          <w:marRight w:val="0"/>
          <w:marTop w:val="67"/>
          <w:marBottom w:val="0"/>
          <w:divBdr>
            <w:top w:val="none" w:sz="0" w:space="0" w:color="auto"/>
            <w:left w:val="none" w:sz="0" w:space="0" w:color="auto"/>
            <w:bottom w:val="none" w:sz="0" w:space="0" w:color="auto"/>
            <w:right w:val="none" w:sz="0" w:space="0" w:color="auto"/>
          </w:divBdr>
        </w:div>
        <w:div w:id="331299753">
          <w:marLeft w:val="720"/>
          <w:marRight w:val="0"/>
          <w:marTop w:val="86"/>
          <w:marBottom w:val="0"/>
          <w:divBdr>
            <w:top w:val="none" w:sz="0" w:space="0" w:color="auto"/>
            <w:left w:val="none" w:sz="0" w:space="0" w:color="auto"/>
            <w:bottom w:val="none" w:sz="0" w:space="0" w:color="auto"/>
            <w:right w:val="none" w:sz="0" w:space="0" w:color="auto"/>
          </w:divBdr>
        </w:div>
        <w:div w:id="641732955">
          <w:marLeft w:val="2074"/>
          <w:marRight w:val="0"/>
          <w:marTop w:val="53"/>
          <w:marBottom w:val="0"/>
          <w:divBdr>
            <w:top w:val="none" w:sz="0" w:space="0" w:color="auto"/>
            <w:left w:val="none" w:sz="0" w:space="0" w:color="auto"/>
            <w:bottom w:val="none" w:sz="0" w:space="0" w:color="auto"/>
            <w:right w:val="none" w:sz="0" w:space="0" w:color="auto"/>
          </w:divBdr>
        </w:div>
        <w:div w:id="706108151">
          <w:marLeft w:val="2074"/>
          <w:marRight w:val="0"/>
          <w:marTop w:val="53"/>
          <w:marBottom w:val="0"/>
          <w:divBdr>
            <w:top w:val="none" w:sz="0" w:space="0" w:color="auto"/>
            <w:left w:val="none" w:sz="0" w:space="0" w:color="auto"/>
            <w:bottom w:val="none" w:sz="0" w:space="0" w:color="auto"/>
            <w:right w:val="none" w:sz="0" w:space="0" w:color="auto"/>
          </w:divBdr>
        </w:div>
        <w:div w:id="763035724">
          <w:marLeft w:val="720"/>
          <w:marRight w:val="0"/>
          <w:marTop w:val="86"/>
          <w:marBottom w:val="0"/>
          <w:divBdr>
            <w:top w:val="none" w:sz="0" w:space="0" w:color="auto"/>
            <w:left w:val="none" w:sz="0" w:space="0" w:color="auto"/>
            <w:bottom w:val="none" w:sz="0" w:space="0" w:color="auto"/>
            <w:right w:val="none" w:sz="0" w:space="0" w:color="auto"/>
          </w:divBdr>
        </w:div>
        <w:div w:id="787313571">
          <w:marLeft w:val="1354"/>
          <w:marRight w:val="0"/>
          <w:marTop w:val="77"/>
          <w:marBottom w:val="0"/>
          <w:divBdr>
            <w:top w:val="none" w:sz="0" w:space="0" w:color="auto"/>
            <w:left w:val="none" w:sz="0" w:space="0" w:color="auto"/>
            <w:bottom w:val="none" w:sz="0" w:space="0" w:color="auto"/>
            <w:right w:val="none" w:sz="0" w:space="0" w:color="auto"/>
          </w:divBdr>
        </w:div>
        <w:div w:id="843663455">
          <w:marLeft w:val="1354"/>
          <w:marRight w:val="0"/>
          <w:marTop w:val="77"/>
          <w:marBottom w:val="0"/>
          <w:divBdr>
            <w:top w:val="none" w:sz="0" w:space="0" w:color="auto"/>
            <w:left w:val="none" w:sz="0" w:space="0" w:color="auto"/>
            <w:bottom w:val="none" w:sz="0" w:space="0" w:color="auto"/>
            <w:right w:val="none" w:sz="0" w:space="0" w:color="auto"/>
          </w:divBdr>
        </w:div>
        <w:div w:id="879980697">
          <w:marLeft w:val="720"/>
          <w:marRight w:val="0"/>
          <w:marTop w:val="86"/>
          <w:marBottom w:val="0"/>
          <w:divBdr>
            <w:top w:val="none" w:sz="0" w:space="0" w:color="auto"/>
            <w:left w:val="none" w:sz="0" w:space="0" w:color="auto"/>
            <w:bottom w:val="none" w:sz="0" w:space="0" w:color="auto"/>
            <w:right w:val="none" w:sz="0" w:space="0" w:color="auto"/>
          </w:divBdr>
        </w:div>
        <w:div w:id="1229652897">
          <w:marLeft w:val="1354"/>
          <w:marRight w:val="0"/>
          <w:marTop w:val="77"/>
          <w:marBottom w:val="0"/>
          <w:divBdr>
            <w:top w:val="none" w:sz="0" w:space="0" w:color="auto"/>
            <w:left w:val="none" w:sz="0" w:space="0" w:color="auto"/>
            <w:bottom w:val="none" w:sz="0" w:space="0" w:color="auto"/>
            <w:right w:val="none" w:sz="0" w:space="0" w:color="auto"/>
          </w:divBdr>
        </w:div>
        <w:div w:id="1625233376">
          <w:marLeft w:val="1166"/>
          <w:marRight w:val="0"/>
          <w:marTop w:val="77"/>
          <w:marBottom w:val="0"/>
          <w:divBdr>
            <w:top w:val="none" w:sz="0" w:space="0" w:color="auto"/>
            <w:left w:val="none" w:sz="0" w:space="0" w:color="auto"/>
            <w:bottom w:val="none" w:sz="0" w:space="0" w:color="auto"/>
            <w:right w:val="none" w:sz="0" w:space="0" w:color="auto"/>
          </w:divBdr>
        </w:div>
        <w:div w:id="1630551554">
          <w:marLeft w:val="2074"/>
          <w:marRight w:val="0"/>
          <w:marTop w:val="67"/>
          <w:marBottom w:val="0"/>
          <w:divBdr>
            <w:top w:val="none" w:sz="0" w:space="0" w:color="auto"/>
            <w:left w:val="none" w:sz="0" w:space="0" w:color="auto"/>
            <w:bottom w:val="none" w:sz="0" w:space="0" w:color="auto"/>
            <w:right w:val="none" w:sz="0" w:space="0" w:color="auto"/>
          </w:divBdr>
        </w:div>
        <w:div w:id="1768501845">
          <w:marLeft w:val="1354"/>
          <w:marRight w:val="0"/>
          <w:marTop w:val="77"/>
          <w:marBottom w:val="0"/>
          <w:divBdr>
            <w:top w:val="none" w:sz="0" w:space="0" w:color="auto"/>
            <w:left w:val="none" w:sz="0" w:space="0" w:color="auto"/>
            <w:bottom w:val="none" w:sz="0" w:space="0" w:color="auto"/>
            <w:right w:val="none" w:sz="0" w:space="0" w:color="auto"/>
          </w:divBdr>
        </w:div>
        <w:div w:id="1875076707">
          <w:marLeft w:val="547"/>
          <w:marRight w:val="0"/>
          <w:marTop w:val="86"/>
          <w:marBottom w:val="0"/>
          <w:divBdr>
            <w:top w:val="none" w:sz="0" w:space="0" w:color="auto"/>
            <w:left w:val="none" w:sz="0" w:space="0" w:color="auto"/>
            <w:bottom w:val="none" w:sz="0" w:space="0" w:color="auto"/>
            <w:right w:val="none" w:sz="0" w:space="0" w:color="auto"/>
          </w:divBdr>
        </w:div>
        <w:div w:id="1924219287">
          <w:marLeft w:val="1354"/>
          <w:marRight w:val="0"/>
          <w:marTop w:val="77"/>
          <w:marBottom w:val="0"/>
          <w:divBdr>
            <w:top w:val="none" w:sz="0" w:space="0" w:color="auto"/>
            <w:left w:val="none" w:sz="0" w:space="0" w:color="auto"/>
            <w:bottom w:val="none" w:sz="0" w:space="0" w:color="auto"/>
            <w:right w:val="none" w:sz="0" w:space="0" w:color="auto"/>
          </w:divBdr>
        </w:div>
        <w:div w:id="1974946014">
          <w:marLeft w:val="720"/>
          <w:marRight w:val="0"/>
          <w:marTop w:val="86"/>
          <w:marBottom w:val="0"/>
          <w:divBdr>
            <w:top w:val="none" w:sz="0" w:space="0" w:color="auto"/>
            <w:left w:val="none" w:sz="0" w:space="0" w:color="auto"/>
            <w:bottom w:val="none" w:sz="0" w:space="0" w:color="auto"/>
            <w:right w:val="none" w:sz="0" w:space="0" w:color="auto"/>
          </w:divBdr>
        </w:div>
        <w:div w:id="2136747605">
          <w:marLeft w:val="2074"/>
          <w:marRight w:val="0"/>
          <w:marTop w:val="53"/>
          <w:marBottom w:val="0"/>
          <w:divBdr>
            <w:top w:val="none" w:sz="0" w:space="0" w:color="auto"/>
            <w:left w:val="none" w:sz="0" w:space="0" w:color="auto"/>
            <w:bottom w:val="none" w:sz="0" w:space="0" w:color="auto"/>
            <w:right w:val="none" w:sz="0" w:space="0" w:color="auto"/>
          </w:divBdr>
        </w:div>
      </w:divsChild>
    </w:div>
    <w:div w:id="1791702283">
      <w:bodyDiv w:val="1"/>
      <w:marLeft w:val="0"/>
      <w:marRight w:val="0"/>
      <w:marTop w:val="0"/>
      <w:marBottom w:val="0"/>
      <w:divBdr>
        <w:top w:val="none" w:sz="0" w:space="0" w:color="auto"/>
        <w:left w:val="none" w:sz="0" w:space="0" w:color="auto"/>
        <w:bottom w:val="none" w:sz="0" w:space="0" w:color="auto"/>
        <w:right w:val="none" w:sz="0" w:space="0" w:color="auto"/>
      </w:divBdr>
    </w:div>
    <w:div w:id="1792240952">
      <w:bodyDiv w:val="1"/>
      <w:marLeft w:val="0"/>
      <w:marRight w:val="0"/>
      <w:marTop w:val="0"/>
      <w:marBottom w:val="0"/>
      <w:divBdr>
        <w:top w:val="none" w:sz="0" w:space="0" w:color="auto"/>
        <w:left w:val="none" w:sz="0" w:space="0" w:color="auto"/>
        <w:bottom w:val="none" w:sz="0" w:space="0" w:color="auto"/>
        <w:right w:val="none" w:sz="0" w:space="0" w:color="auto"/>
      </w:divBdr>
      <w:divsChild>
        <w:div w:id="1149782630">
          <w:marLeft w:val="1166"/>
          <w:marRight w:val="0"/>
          <w:marTop w:val="115"/>
          <w:marBottom w:val="0"/>
          <w:divBdr>
            <w:top w:val="none" w:sz="0" w:space="0" w:color="auto"/>
            <w:left w:val="none" w:sz="0" w:space="0" w:color="auto"/>
            <w:bottom w:val="none" w:sz="0" w:space="0" w:color="auto"/>
            <w:right w:val="none" w:sz="0" w:space="0" w:color="auto"/>
          </w:divBdr>
        </w:div>
        <w:div w:id="1400981208">
          <w:marLeft w:val="1166"/>
          <w:marRight w:val="0"/>
          <w:marTop w:val="115"/>
          <w:marBottom w:val="0"/>
          <w:divBdr>
            <w:top w:val="none" w:sz="0" w:space="0" w:color="auto"/>
            <w:left w:val="none" w:sz="0" w:space="0" w:color="auto"/>
            <w:bottom w:val="none" w:sz="0" w:space="0" w:color="auto"/>
            <w:right w:val="none" w:sz="0" w:space="0" w:color="auto"/>
          </w:divBdr>
        </w:div>
        <w:div w:id="2026133446">
          <w:marLeft w:val="547"/>
          <w:marRight w:val="0"/>
          <w:marTop w:val="134"/>
          <w:marBottom w:val="0"/>
          <w:divBdr>
            <w:top w:val="none" w:sz="0" w:space="0" w:color="auto"/>
            <w:left w:val="none" w:sz="0" w:space="0" w:color="auto"/>
            <w:bottom w:val="none" w:sz="0" w:space="0" w:color="auto"/>
            <w:right w:val="none" w:sz="0" w:space="0" w:color="auto"/>
          </w:divBdr>
        </w:div>
        <w:div w:id="2102682634">
          <w:marLeft w:val="1166"/>
          <w:marRight w:val="0"/>
          <w:marTop w:val="115"/>
          <w:marBottom w:val="0"/>
          <w:divBdr>
            <w:top w:val="none" w:sz="0" w:space="0" w:color="auto"/>
            <w:left w:val="none" w:sz="0" w:space="0" w:color="auto"/>
            <w:bottom w:val="none" w:sz="0" w:space="0" w:color="auto"/>
            <w:right w:val="none" w:sz="0" w:space="0" w:color="auto"/>
          </w:divBdr>
        </w:div>
      </w:divsChild>
    </w:div>
    <w:div w:id="1792482088">
      <w:bodyDiv w:val="1"/>
      <w:marLeft w:val="0"/>
      <w:marRight w:val="0"/>
      <w:marTop w:val="0"/>
      <w:marBottom w:val="0"/>
      <w:divBdr>
        <w:top w:val="none" w:sz="0" w:space="0" w:color="auto"/>
        <w:left w:val="none" w:sz="0" w:space="0" w:color="auto"/>
        <w:bottom w:val="none" w:sz="0" w:space="0" w:color="auto"/>
        <w:right w:val="none" w:sz="0" w:space="0" w:color="auto"/>
      </w:divBdr>
      <w:divsChild>
        <w:div w:id="283779367">
          <w:marLeft w:val="1800"/>
          <w:marRight w:val="0"/>
          <w:marTop w:val="77"/>
          <w:marBottom w:val="0"/>
          <w:divBdr>
            <w:top w:val="none" w:sz="0" w:space="0" w:color="auto"/>
            <w:left w:val="none" w:sz="0" w:space="0" w:color="auto"/>
            <w:bottom w:val="none" w:sz="0" w:space="0" w:color="auto"/>
            <w:right w:val="none" w:sz="0" w:space="0" w:color="auto"/>
          </w:divBdr>
        </w:div>
        <w:div w:id="370493649">
          <w:marLeft w:val="2520"/>
          <w:marRight w:val="0"/>
          <w:marTop w:val="58"/>
          <w:marBottom w:val="0"/>
          <w:divBdr>
            <w:top w:val="none" w:sz="0" w:space="0" w:color="auto"/>
            <w:left w:val="none" w:sz="0" w:space="0" w:color="auto"/>
            <w:bottom w:val="none" w:sz="0" w:space="0" w:color="auto"/>
            <w:right w:val="none" w:sz="0" w:space="0" w:color="auto"/>
          </w:divBdr>
        </w:div>
        <w:div w:id="540166670">
          <w:marLeft w:val="1166"/>
          <w:marRight w:val="0"/>
          <w:marTop w:val="96"/>
          <w:marBottom w:val="0"/>
          <w:divBdr>
            <w:top w:val="none" w:sz="0" w:space="0" w:color="auto"/>
            <w:left w:val="none" w:sz="0" w:space="0" w:color="auto"/>
            <w:bottom w:val="none" w:sz="0" w:space="0" w:color="auto"/>
            <w:right w:val="none" w:sz="0" w:space="0" w:color="auto"/>
          </w:divBdr>
        </w:div>
        <w:div w:id="541408446">
          <w:marLeft w:val="1166"/>
          <w:marRight w:val="0"/>
          <w:marTop w:val="96"/>
          <w:marBottom w:val="0"/>
          <w:divBdr>
            <w:top w:val="none" w:sz="0" w:space="0" w:color="auto"/>
            <w:left w:val="none" w:sz="0" w:space="0" w:color="auto"/>
            <w:bottom w:val="none" w:sz="0" w:space="0" w:color="auto"/>
            <w:right w:val="none" w:sz="0" w:space="0" w:color="auto"/>
          </w:divBdr>
        </w:div>
        <w:div w:id="583807809">
          <w:marLeft w:val="1166"/>
          <w:marRight w:val="0"/>
          <w:marTop w:val="96"/>
          <w:marBottom w:val="0"/>
          <w:divBdr>
            <w:top w:val="none" w:sz="0" w:space="0" w:color="auto"/>
            <w:left w:val="none" w:sz="0" w:space="0" w:color="auto"/>
            <w:bottom w:val="none" w:sz="0" w:space="0" w:color="auto"/>
            <w:right w:val="none" w:sz="0" w:space="0" w:color="auto"/>
          </w:divBdr>
        </w:div>
        <w:div w:id="682706528">
          <w:marLeft w:val="2520"/>
          <w:marRight w:val="0"/>
          <w:marTop w:val="58"/>
          <w:marBottom w:val="0"/>
          <w:divBdr>
            <w:top w:val="none" w:sz="0" w:space="0" w:color="auto"/>
            <w:left w:val="none" w:sz="0" w:space="0" w:color="auto"/>
            <w:bottom w:val="none" w:sz="0" w:space="0" w:color="auto"/>
            <w:right w:val="none" w:sz="0" w:space="0" w:color="auto"/>
          </w:divBdr>
        </w:div>
        <w:div w:id="771128907">
          <w:marLeft w:val="1800"/>
          <w:marRight w:val="0"/>
          <w:marTop w:val="77"/>
          <w:marBottom w:val="0"/>
          <w:divBdr>
            <w:top w:val="none" w:sz="0" w:space="0" w:color="auto"/>
            <w:left w:val="none" w:sz="0" w:space="0" w:color="auto"/>
            <w:bottom w:val="none" w:sz="0" w:space="0" w:color="auto"/>
            <w:right w:val="none" w:sz="0" w:space="0" w:color="auto"/>
          </w:divBdr>
        </w:div>
        <w:div w:id="802767651">
          <w:marLeft w:val="547"/>
          <w:marRight w:val="0"/>
          <w:marTop w:val="115"/>
          <w:marBottom w:val="0"/>
          <w:divBdr>
            <w:top w:val="none" w:sz="0" w:space="0" w:color="auto"/>
            <w:left w:val="none" w:sz="0" w:space="0" w:color="auto"/>
            <w:bottom w:val="none" w:sz="0" w:space="0" w:color="auto"/>
            <w:right w:val="none" w:sz="0" w:space="0" w:color="auto"/>
          </w:divBdr>
        </w:div>
        <w:div w:id="1126465068">
          <w:marLeft w:val="547"/>
          <w:marRight w:val="0"/>
          <w:marTop w:val="115"/>
          <w:marBottom w:val="0"/>
          <w:divBdr>
            <w:top w:val="none" w:sz="0" w:space="0" w:color="auto"/>
            <w:left w:val="none" w:sz="0" w:space="0" w:color="auto"/>
            <w:bottom w:val="none" w:sz="0" w:space="0" w:color="auto"/>
            <w:right w:val="none" w:sz="0" w:space="0" w:color="auto"/>
          </w:divBdr>
        </w:div>
        <w:div w:id="1582717295">
          <w:marLeft w:val="2520"/>
          <w:marRight w:val="0"/>
          <w:marTop w:val="58"/>
          <w:marBottom w:val="0"/>
          <w:divBdr>
            <w:top w:val="none" w:sz="0" w:space="0" w:color="auto"/>
            <w:left w:val="none" w:sz="0" w:space="0" w:color="auto"/>
            <w:bottom w:val="none" w:sz="0" w:space="0" w:color="auto"/>
            <w:right w:val="none" w:sz="0" w:space="0" w:color="auto"/>
          </w:divBdr>
        </w:div>
        <w:div w:id="2009281944">
          <w:marLeft w:val="1800"/>
          <w:marRight w:val="0"/>
          <w:marTop w:val="77"/>
          <w:marBottom w:val="0"/>
          <w:divBdr>
            <w:top w:val="none" w:sz="0" w:space="0" w:color="auto"/>
            <w:left w:val="none" w:sz="0" w:space="0" w:color="auto"/>
            <w:bottom w:val="none" w:sz="0" w:space="0" w:color="auto"/>
            <w:right w:val="none" w:sz="0" w:space="0" w:color="auto"/>
          </w:divBdr>
        </w:div>
      </w:divsChild>
    </w:div>
    <w:div w:id="1794857867">
      <w:bodyDiv w:val="1"/>
      <w:marLeft w:val="0"/>
      <w:marRight w:val="0"/>
      <w:marTop w:val="0"/>
      <w:marBottom w:val="0"/>
      <w:divBdr>
        <w:top w:val="none" w:sz="0" w:space="0" w:color="auto"/>
        <w:left w:val="none" w:sz="0" w:space="0" w:color="auto"/>
        <w:bottom w:val="none" w:sz="0" w:space="0" w:color="auto"/>
        <w:right w:val="none" w:sz="0" w:space="0" w:color="auto"/>
      </w:divBdr>
    </w:div>
    <w:div w:id="1794984738">
      <w:bodyDiv w:val="1"/>
      <w:marLeft w:val="0"/>
      <w:marRight w:val="0"/>
      <w:marTop w:val="0"/>
      <w:marBottom w:val="0"/>
      <w:divBdr>
        <w:top w:val="none" w:sz="0" w:space="0" w:color="auto"/>
        <w:left w:val="none" w:sz="0" w:space="0" w:color="auto"/>
        <w:bottom w:val="none" w:sz="0" w:space="0" w:color="auto"/>
        <w:right w:val="none" w:sz="0" w:space="0" w:color="auto"/>
      </w:divBdr>
    </w:div>
    <w:div w:id="1795052512">
      <w:bodyDiv w:val="1"/>
      <w:marLeft w:val="0"/>
      <w:marRight w:val="0"/>
      <w:marTop w:val="0"/>
      <w:marBottom w:val="0"/>
      <w:divBdr>
        <w:top w:val="none" w:sz="0" w:space="0" w:color="auto"/>
        <w:left w:val="none" w:sz="0" w:space="0" w:color="auto"/>
        <w:bottom w:val="none" w:sz="0" w:space="0" w:color="auto"/>
        <w:right w:val="none" w:sz="0" w:space="0" w:color="auto"/>
      </w:divBdr>
    </w:div>
    <w:div w:id="1795059900">
      <w:bodyDiv w:val="1"/>
      <w:marLeft w:val="0"/>
      <w:marRight w:val="0"/>
      <w:marTop w:val="0"/>
      <w:marBottom w:val="0"/>
      <w:divBdr>
        <w:top w:val="none" w:sz="0" w:space="0" w:color="auto"/>
        <w:left w:val="none" w:sz="0" w:space="0" w:color="auto"/>
        <w:bottom w:val="none" w:sz="0" w:space="0" w:color="auto"/>
        <w:right w:val="none" w:sz="0" w:space="0" w:color="auto"/>
      </w:divBdr>
      <w:divsChild>
        <w:div w:id="109782493">
          <w:marLeft w:val="1440"/>
          <w:marRight w:val="0"/>
          <w:marTop w:val="96"/>
          <w:marBottom w:val="0"/>
          <w:divBdr>
            <w:top w:val="none" w:sz="0" w:space="0" w:color="auto"/>
            <w:left w:val="none" w:sz="0" w:space="0" w:color="auto"/>
            <w:bottom w:val="none" w:sz="0" w:space="0" w:color="auto"/>
            <w:right w:val="none" w:sz="0" w:space="0" w:color="auto"/>
          </w:divBdr>
        </w:div>
        <w:div w:id="1075670303">
          <w:marLeft w:val="2160"/>
          <w:marRight w:val="0"/>
          <w:marTop w:val="96"/>
          <w:marBottom w:val="0"/>
          <w:divBdr>
            <w:top w:val="none" w:sz="0" w:space="0" w:color="auto"/>
            <w:left w:val="none" w:sz="0" w:space="0" w:color="auto"/>
            <w:bottom w:val="none" w:sz="0" w:space="0" w:color="auto"/>
            <w:right w:val="none" w:sz="0" w:space="0" w:color="auto"/>
          </w:divBdr>
        </w:div>
        <w:div w:id="1133790997">
          <w:marLeft w:val="2880"/>
          <w:marRight w:val="0"/>
          <w:marTop w:val="96"/>
          <w:marBottom w:val="0"/>
          <w:divBdr>
            <w:top w:val="none" w:sz="0" w:space="0" w:color="auto"/>
            <w:left w:val="none" w:sz="0" w:space="0" w:color="auto"/>
            <w:bottom w:val="none" w:sz="0" w:space="0" w:color="auto"/>
            <w:right w:val="none" w:sz="0" w:space="0" w:color="auto"/>
          </w:divBdr>
        </w:div>
        <w:div w:id="1394892045">
          <w:marLeft w:val="2160"/>
          <w:marRight w:val="0"/>
          <w:marTop w:val="96"/>
          <w:marBottom w:val="0"/>
          <w:divBdr>
            <w:top w:val="none" w:sz="0" w:space="0" w:color="auto"/>
            <w:left w:val="none" w:sz="0" w:space="0" w:color="auto"/>
            <w:bottom w:val="none" w:sz="0" w:space="0" w:color="auto"/>
            <w:right w:val="none" w:sz="0" w:space="0" w:color="auto"/>
          </w:divBdr>
        </w:div>
        <w:div w:id="1733843992">
          <w:marLeft w:val="2160"/>
          <w:marRight w:val="0"/>
          <w:marTop w:val="96"/>
          <w:marBottom w:val="0"/>
          <w:divBdr>
            <w:top w:val="none" w:sz="0" w:space="0" w:color="auto"/>
            <w:left w:val="none" w:sz="0" w:space="0" w:color="auto"/>
            <w:bottom w:val="none" w:sz="0" w:space="0" w:color="auto"/>
            <w:right w:val="none" w:sz="0" w:space="0" w:color="auto"/>
          </w:divBdr>
        </w:div>
        <w:div w:id="1775858074">
          <w:marLeft w:val="1440"/>
          <w:marRight w:val="0"/>
          <w:marTop w:val="96"/>
          <w:marBottom w:val="0"/>
          <w:divBdr>
            <w:top w:val="none" w:sz="0" w:space="0" w:color="auto"/>
            <w:left w:val="none" w:sz="0" w:space="0" w:color="auto"/>
            <w:bottom w:val="none" w:sz="0" w:space="0" w:color="auto"/>
            <w:right w:val="none" w:sz="0" w:space="0" w:color="auto"/>
          </w:divBdr>
        </w:div>
        <w:div w:id="2135976554">
          <w:marLeft w:val="720"/>
          <w:marRight w:val="0"/>
          <w:marTop w:val="96"/>
          <w:marBottom w:val="0"/>
          <w:divBdr>
            <w:top w:val="none" w:sz="0" w:space="0" w:color="auto"/>
            <w:left w:val="none" w:sz="0" w:space="0" w:color="auto"/>
            <w:bottom w:val="none" w:sz="0" w:space="0" w:color="auto"/>
            <w:right w:val="none" w:sz="0" w:space="0" w:color="auto"/>
          </w:divBdr>
        </w:div>
      </w:divsChild>
    </w:div>
    <w:div w:id="1795171751">
      <w:bodyDiv w:val="1"/>
      <w:marLeft w:val="0"/>
      <w:marRight w:val="0"/>
      <w:marTop w:val="0"/>
      <w:marBottom w:val="0"/>
      <w:divBdr>
        <w:top w:val="none" w:sz="0" w:space="0" w:color="auto"/>
        <w:left w:val="none" w:sz="0" w:space="0" w:color="auto"/>
        <w:bottom w:val="none" w:sz="0" w:space="0" w:color="auto"/>
        <w:right w:val="none" w:sz="0" w:space="0" w:color="auto"/>
      </w:divBdr>
    </w:div>
    <w:div w:id="1795248988">
      <w:bodyDiv w:val="1"/>
      <w:marLeft w:val="0"/>
      <w:marRight w:val="0"/>
      <w:marTop w:val="0"/>
      <w:marBottom w:val="0"/>
      <w:divBdr>
        <w:top w:val="none" w:sz="0" w:space="0" w:color="auto"/>
        <w:left w:val="none" w:sz="0" w:space="0" w:color="auto"/>
        <w:bottom w:val="none" w:sz="0" w:space="0" w:color="auto"/>
        <w:right w:val="none" w:sz="0" w:space="0" w:color="auto"/>
      </w:divBdr>
    </w:div>
    <w:div w:id="1795439739">
      <w:bodyDiv w:val="1"/>
      <w:marLeft w:val="0"/>
      <w:marRight w:val="0"/>
      <w:marTop w:val="0"/>
      <w:marBottom w:val="0"/>
      <w:divBdr>
        <w:top w:val="none" w:sz="0" w:space="0" w:color="auto"/>
        <w:left w:val="none" w:sz="0" w:space="0" w:color="auto"/>
        <w:bottom w:val="none" w:sz="0" w:space="0" w:color="auto"/>
        <w:right w:val="none" w:sz="0" w:space="0" w:color="auto"/>
      </w:divBdr>
    </w:div>
    <w:div w:id="1797724000">
      <w:bodyDiv w:val="1"/>
      <w:marLeft w:val="0"/>
      <w:marRight w:val="0"/>
      <w:marTop w:val="0"/>
      <w:marBottom w:val="0"/>
      <w:divBdr>
        <w:top w:val="none" w:sz="0" w:space="0" w:color="auto"/>
        <w:left w:val="none" w:sz="0" w:space="0" w:color="auto"/>
        <w:bottom w:val="none" w:sz="0" w:space="0" w:color="auto"/>
        <w:right w:val="none" w:sz="0" w:space="0" w:color="auto"/>
      </w:divBdr>
    </w:div>
    <w:div w:id="1798376578">
      <w:bodyDiv w:val="1"/>
      <w:marLeft w:val="0"/>
      <w:marRight w:val="0"/>
      <w:marTop w:val="0"/>
      <w:marBottom w:val="0"/>
      <w:divBdr>
        <w:top w:val="none" w:sz="0" w:space="0" w:color="auto"/>
        <w:left w:val="none" w:sz="0" w:space="0" w:color="auto"/>
        <w:bottom w:val="none" w:sz="0" w:space="0" w:color="auto"/>
        <w:right w:val="none" w:sz="0" w:space="0" w:color="auto"/>
      </w:divBdr>
    </w:div>
    <w:div w:id="1798797125">
      <w:bodyDiv w:val="1"/>
      <w:marLeft w:val="0"/>
      <w:marRight w:val="0"/>
      <w:marTop w:val="0"/>
      <w:marBottom w:val="0"/>
      <w:divBdr>
        <w:top w:val="none" w:sz="0" w:space="0" w:color="auto"/>
        <w:left w:val="none" w:sz="0" w:space="0" w:color="auto"/>
        <w:bottom w:val="none" w:sz="0" w:space="0" w:color="auto"/>
        <w:right w:val="none" w:sz="0" w:space="0" w:color="auto"/>
      </w:divBdr>
      <w:divsChild>
        <w:div w:id="156578887">
          <w:marLeft w:val="360"/>
          <w:marRight w:val="0"/>
          <w:marTop w:val="200"/>
          <w:marBottom w:val="0"/>
          <w:divBdr>
            <w:top w:val="none" w:sz="0" w:space="0" w:color="auto"/>
            <w:left w:val="none" w:sz="0" w:space="0" w:color="auto"/>
            <w:bottom w:val="none" w:sz="0" w:space="0" w:color="auto"/>
            <w:right w:val="none" w:sz="0" w:space="0" w:color="auto"/>
          </w:divBdr>
        </w:div>
        <w:div w:id="356780446">
          <w:marLeft w:val="1080"/>
          <w:marRight w:val="0"/>
          <w:marTop w:val="100"/>
          <w:marBottom w:val="0"/>
          <w:divBdr>
            <w:top w:val="none" w:sz="0" w:space="0" w:color="auto"/>
            <w:left w:val="none" w:sz="0" w:space="0" w:color="auto"/>
            <w:bottom w:val="none" w:sz="0" w:space="0" w:color="auto"/>
            <w:right w:val="none" w:sz="0" w:space="0" w:color="auto"/>
          </w:divBdr>
        </w:div>
      </w:divsChild>
    </w:div>
    <w:div w:id="1799030427">
      <w:bodyDiv w:val="1"/>
      <w:marLeft w:val="0"/>
      <w:marRight w:val="0"/>
      <w:marTop w:val="0"/>
      <w:marBottom w:val="0"/>
      <w:divBdr>
        <w:top w:val="none" w:sz="0" w:space="0" w:color="auto"/>
        <w:left w:val="none" w:sz="0" w:space="0" w:color="auto"/>
        <w:bottom w:val="none" w:sz="0" w:space="0" w:color="auto"/>
        <w:right w:val="none" w:sz="0" w:space="0" w:color="auto"/>
      </w:divBdr>
    </w:div>
    <w:div w:id="1799684131">
      <w:bodyDiv w:val="1"/>
      <w:marLeft w:val="0"/>
      <w:marRight w:val="0"/>
      <w:marTop w:val="0"/>
      <w:marBottom w:val="0"/>
      <w:divBdr>
        <w:top w:val="none" w:sz="0" w:space="0" w:color="auto"/>
        <w:left w:val="none" w:sz="0" w:space="0" w:color="auto"/>
        <w:bottom w:val="none" w:sz="0" w:space="0" w:color="auto"/>
        <w:right w:val="none" w:sz="0" w:space="0" w:color="auto"/>
      </w:divBdr>
      <w:divsChild>
        <w:div w:id="158884185">
          <w:marLeft w:val="1166"/>
          <w:marRight w:val="0"/>
          <w:marTop w:val="115"/>
          <w:marBottom w:val="0"/>
          <w:divBdr>
            <w:top w:val="none" w:sz="0" w:space="0" w:color="auto"/>
            <w:left w:val="none" w:sz="0" w:space="0" w:color="auto"/>
            <w:bottom w:val="none" w:sz="0" w:space="0" w:color="auto"/>
            <w:right w:val="none" w:sz="0" w:space="0" w:color="auto"/>
          </w:divBdr>
        </w:div>
        <w:div w:id="358286883">
          <w:marLeft w:val="547"/>
          <w:marRight w:val="0"/>
          <w:marTop w:val="115"/>
          <w:marBottom w:val="0"/>
          <w:divBdr>
            <w:top w:val="none" w:sz="0" w:space="0" w:color="auto"/>
            <w:left w:val="none" w:sz="0" w:space="0" w:color="auto"/>
            <w:bottom w:val="none" w:sz="0" w:space="0" w:color="auto"/>
            <w:right w:val="none" w:sz="0" w:space="0" w:color="auto"/>
          </w:divBdr>
        </w:div>
        <w:div w:id="399794629">
          <w:marLeft w:val="1800"/>
          <w:marRight w:val="0"/>
          <w:marTop w:val="96"/>
          <w:marBottom w:val="0"/>
          <w:divBdr>
            <w:top w:val="none" w:sz="0" w:space="0" w:color="auto"/>
            <w:left w:val="none" w:sz="0" w:space="0" w:color="auto"/>
            <w:bottom w:val="none" w:sz="0" w:space="0" w:color="auto"/>
            <w:right w:val="none" w:sz="0" w:space="0" w:color="auto"/>
          </w:divBdr>
        </w:div>
        <w:div w:id="1007485429">
          <w:marLeft w:val="547"/>
          <w:marRight w:val="0"/>
          <w:marTop w:val="115"/>
          <w:marBottom w:val="0"/>
          <w:divBdr>
            <w:top w:val="none" w:sz="0" w:space="0" w:color="auto"/>
            <w:left w:val="none" w:sz="0" w:space="0" w:color="auto"/>
            <w:bottom w:val="none" w:sz="0" w:space="0" w:color="auto"/>
            <w:right w:val="none" w:sz="0" w:space="0" w:color="auto"/>
          </w:divBdr>
        </w:div>
        <w:div w:id="1434010994">
          <w:marLeft w:val="1166"/>
          <w:marRight w:val="0"/>
          <w:marTop w:val="115"/>
          <w:marBottom w:val="0"/>
          <w:divBdr>
            <w:top w:val="none" w:sz="0" w:space="0" w:color="auto"/>
            <w:left w:val="none" w:sz="0" w:space="0" w:color="auto"/>
            <w:bottom w:val="none" w:sz="0" w:space="0" w:color="auto"/>
            <w:right w:val="none" w:sz="0" w:space="0" w:color="auto"/>
          </w:divBdr>
        </w:div>
      </w:divsChild>
    </w:div>
    <w:div w:id="1799907150">
      <w:bodyDiv w:val="1"/>
      <w:marLeft w:val="0"/>
      <w:marRight w:val="0"/>
      <w:marTop w:val="0"/>
      <w:marBottom w:val="0"/>
      <w:divBdr>
        <w:top w:val="none" w:sz="0" w:space="0" w:color="auto"/>
        <w:left w:val="none" w:sz="0" w:space="0" w:color="auto"/>
        <w:bottom w:val="none" w:sz="0" w:space="0" w:color="auto"/>
        <w:right w:val="none" w:sz="0" w:space="0" w:color="auto"/>
      </w:divBdr>
      <w:divsChild>
        <w:div w:id="1840730588">
          <w:marLeft w:val="547"/>
          <w:marRight w:val="0"/>
          <w:marTop w:val="154"/>
          <w:marBottom w:val="0"/>
          <w:divBdr>
            <w:top w:val="none" w:sz="0" w:space="0" w:color="auto"/>
            <w:left w:val="none" w:sz="0" w:space="0" w:color="auto"/>
            <w:bottom w:val="none" w:sz="0" w:space="0" w:color="auto"/>
            <w:right w:val="none" w:sz="0" w:space="0" w:color="auto"/>
          </w:divBdr>
        </w:div>
        <w:div w:id="2047488680">
          <w:marLeft w:val="1166"/>
          <w:marRight w:val="0"/>
          <w:marTop w:val="134"/>
          <w:marBottom w:val="0"/>
          <w:divBdr>
            <w:top w:val="none" w:sz="0" w:space="0" w:color="auto"/>
            <w:left w:val="none" w:sz="0" w:space="0" w:color="auto"/>
            <w:bottom w:val="none" w:sz="0" w:space="0" w:color="auto"/>
            <w:right w:val="none" w:sz="0" w:space="0" w:color="auto"/>
          </w:divBdr>
        </w:div>
      </w:divsChild>
    </w:div>
    <w:div w:id="1800873470">
      <w:bodyDiv w:val="1"/>
      <w:marLeft w:val="0"/>
      <w:marRight w:val="0"/>
      <w:marTop w:val="0"/>
      <w:marBottom w:val="0"/>
      <w:divBdr>
        <w:top w:val="none" w:sz="0" w:space="0" w:color="auto"/>
        <w:left w:val="none" w:sz="0" w:space="0" w:color="auto"/>
        <w:bottom w:val="none" w:sz="0" w:space="0" w:color="auto"/>
        <w:right w:val="none" w:sz="0" w:space="0" w:color="auto"/>
      </w:divBdr>
    </w:div>
    <w:div w:id="1802191817">
      <w:bodyDiv w:val="1"/>
      <w:marLeft w:val="0"/>
      <w:marRight w:val="0"/>
      <w:marTop w:val="0"/>
      <w:marBottom w:val="0"/>
      <w:divBdr>
        <w:top w:val="none" w:sz="0" w:space="0" w:color="auto"/>
        <w:left w:val="none" w:sz="0" w:space="0" w:color="auto"/>
        <w:bottom w:val="none" w:sz="0" w:space="0" w:color="auto"/>
        <w:right w:val="none" w:sz="0" w:space="0" w:color="auto"/>
      </w:divBdr>
      <w:divsChild>
        <w:div w:id="655957961">
          <w:marLeft w:val="0"/>
          <w:marRight w:val="0"/>
          <w:marTop w:val="0"/>
          <w:marBottom w:val="0"/>
          <w:divBdr>
            <w:top w:val="none" w:sz="0" w:space="0" w:color="auto"/>
            <w:left w:val="none" w:sz="0" w:space="0" w:color="auto"/>
            <w:bottom w:val="none" w:sz="0" w:space="0" w:color="auto"/>
            <w:right w:val="none" w:sz="0" w:space="0" w:color="auto"/>
          </w:divBdr>
          <w:divsChild>
            <w:div w:id="1055085648">
              <w:marLeft w:val="0"/>
              <w:marRight w:val="0"/>
              <w:marTop w:val="0"/>
              <w:marBottom w:val="0"/>
              <w:divBdr>
                <w:top w:val="none" w:sz="0" w:space="0" w:color="auto"/>
                <w:left w:val="none" w:sz="0" w:space="0" w:color="auto"/>
                <w:bottom w:val="none" w:sz="0" w:space="0" w:color="auto"/>
                <w:right w:val="none" w:sz="0" w:space="0" w:color="auto"/>
              </w:divBdr>
            </w:div>
            <w:div w:id="14795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288">
      <w:bodyDiv w:val="1"/>
      <w:marLeft w:val="0"/>
      <w:marRight w:val="0"/>
      <w:marTop w:val="0"/>
      <w:marBottom w:val="0"/>
      <w:divBdr>
        <w:top w:val="none" w:sz="0" w:space="0" w:color="auto"/>
        <w:left w:val="none" w:sz="0" w:space="0" w:color="auto"/>
        <w:bottom w:val="none" w:sz="0" w:space="0" w:color="auto"/>
        <w:right w:val="none" w:sz="0" w:space="0" w:color="auto"/>
      </w:divBdr>
    </w:div>
    <w:div w:id="1804956960">
      <w:bodyDiv w:val="1"/>
      <w:marLeft w:val="0"/>
      <w:marRight w:val="0"/>
      <w:marTop w:val="0"/>
      <w:marBottom w:val="0"/>
      <w:divBdr>
        <w:top w:val="none" w:sz="0" w:space="0" w:color="auto"/>
        <w:left w:val="none" w:sz="0" w:space="0" w:color="auto"/>
        <w:bottom w:val="none" w:sz="0" w:space="0" w:color="auto"/>
        <w:right w:val="none" w:sz="0" w:space="0" w:color="auto"/>
      </w:divBdr>
    </w:div>
    <w:div w:id="1805194041">
      <w:bodyDiv w:val="1"/>
      <w:marLeft w:val="0"/>
      <w:marRight w:val="0"/>
      <w:marTop w:val="0"/>
      <w:marBottom w:val="0"/>
      <w:divBdr>
        <w:top w:val="none" w:sz="0" w:space="0" w:color="auto"/>
        <w:left w:val="none" w:sz="0" w:space="0" w:color="auto"/>
        <w:bottom w:val="none" w:sz="0" w:space="0" w:color="auto"/>
        <w:right w:val="none" w:sz="0" w:space="0" w:color="auto"/>
      </w:divBdr>
    </w:div>
    <w:div w:id="1805537243">
      <w:bodyDiv w:val="1"/>
      <w:marLeft w:val="0"/>
      <w:marRight w:val="0"/>
      <w:marTop w:val="0"/>
      <w:marBottom w:val="0"/>
      <w:divBdr>
        <w:top w:val="none" w:sz="0" w:space="0" w:color="auto"/>
        <w:left w:val="none" w:sz="0" w:space="0" w:color="auto"/>
        <w:bottom w:val="none" w:sz="0" w:space="0" w:color="auto"/>
        <w:right w:val="none" w:sz="0" w:space="0" w:color="auto"/>
      </w:divBdr>
    </w:div>
    <w:div w:id="1805854607">
      <w:bodyDiv w:val="1"/>
      <w:marLeft w:val="0"/>
      <w:marRight w:val="0"/>
      <w:marTop w:val="0"/>
      <w:marBottom w:val="0"/>
      <w:divBdr>
        <w:top w:val="none" w:sz="0" w:space="0" w:color="auto"/>
        <w:left w:val="none" w:sz="0" w:space="0" w:color="auto"/>
        <w:bottom w:val="none" w:sz="0" w:space="0" w:color="auto"/>
        <w:right w:val="none" w:sz="0" w:space="0" w:color="auto"/>
      </w:divBdr>
      <w:divsChild>
        <w:div w:id="33891136">
          <w:marLeft w:val="547"/>
          <w:marRight w:val="0"/>
          <w:marTop w:val="154"/>
          <w:marBottom w:val="0"/>
          <w:divBdr>
            <w:top w:val="none" w:sz="0" w:space="0" w:color="auto"/>
            <w:left w:val="none" w:sz="0" w:space="0" w:color="auto"/>
            <w:bottom w:val="none" w:sz="0" w:space="0" w:color="auto"/>
            <w:right w:val="none" w:sz="0" w:space="0" w:color="auto"/>
          </w:divBdr>
        </w:div>
        <w:div w:id="281807548">
          <w:marLeft w:val="1166"/>
          <w:marRight w:val="0"/>
          <w:marTop w:val="125"/>
          <w:marBottom w:val="0"/>
          <w:divBdr>
            <w:top w:val="none" w:sz="0" w:space="0" w:color="auto"/>
            <w:left w:val="none" w:sz="0" w:space="0" w:color="auto"/>
            <w:bottom w:val="none" w:sz="0" w:space="0" w:color="auto"/>
            <w:right w:val="none" w:sz="0" w:space="0" w:color="auto"/>
          </w:divBdr>
        </w:div>
        <w:div w:id="694964977">
          <w:marLeft w:val="1166"/>
          <w:marRight w:val="0"/>
          <w:marTop w:val="125"/>
          <w:marBottom w:val="0"/>
          <w:divBdr>
            <w:top w:val="none" w:sz="0" w:space="0" w:color="auto"/>
            <w:left w:val="none" w:sz="0" w:space="0" w:color="auto"/>
            <w:bottom w:val="none" w:sz="0" w:space="0" w:color="auto"/>
            <w:right w:val="none" w:sz="0" w:space="0" w:color="auto"/>
          </w:divBdr>
        </w:div>
        <w:div w:id="1611353728">
          <w:marLeft w:val="1166"/>
          <w:marRight w:val="0"/>
          <w:marTop w:val="125"/>
          <w:marBottom w:val="0"/>
          <w:divBdr>
            <w:top w:val="none" w:sz="0" w:space="0" w:color="auto"/>
            <w:left w:val="none" w:sz="0" w:space="0" w:color="auto"/>
            <w:bottom w:val="none" w:sz="0" w:space="0" w:color="auto"/>
            <w:right w:val="none" w:sz="0" w:space="0" w:color="auto"/>
          </w:divBdr>
        </w:div>
      </w:divsChild>
    </w:div>
    <w:div w:id="1806006215">
      <w:bodyDiv w:val="1"/>
      <w:marLeft w:val="0"/>
      <w:marRight w:val="0"/>
      <w:marTop w:val="0"/>
      <w:marBottom w:val="0"/>
      <w:divBdr>
        <w:top w:val="none" w:sz="0" w:space="0" w:color="auto"/>
        <w:left w:val="none" w:sz="0" w:space="0" w:color="auto"/>
        <w:bottom w:val="none" w:sz="0" w:space="0" w:color="auto"/>
        <w:right w:val="none" w:sz="0" w:space="0" w:color="auto"/>
      </w:divBdr>
    </w:div>
    <w:div w:id="1806923473">
      <w:bodyDiv w:val="1"/>
      <w:marLeft w:val="0"/>
      <w:marRight w:val="0"/>
      <w:marTop w:val="0"/>
      <w:marBottom w:val="0"/>
      <w:divBdr>
        <w:top w:val="none" w:sz="0" w:space="0" w:color="auto"/>
        <w:left w:val="none" w:sz="0" w:space="0" w:color="auto"/>
        <w:bottom w:val="none" w:sz="0" w:space="0" w:color="auto"/>
        <w:right w:val="none" w:sz="0" w:space="0" w:color="auto"/>
      </w:divBdr>
    </w:div>
    <w:div w:id="1807699617">
      <w:bodyDiv w:val="1"/>
      <w:marLeft w:val="0"/>
      <w:marRight w:val="0"/>
      <w:marTop w:val="0"/>
      <w:marBottom w:val="0"/>
      <w:divBdr>
        <w:top w:val="none" w:sz="0" w:space="0" w:color="auto"/>
        <w:left w:val="none" w:sz="0" w:space="0" w:color="auto"/>
        <w:bottom w:val="none" w:sz="0" w:space="0" w:color="auto"/>
        <w:right w:val="none" w:sz="0" w:space="0" w:color="auto"/>
      </w:divBdr>
    </w:div>
    <w:div w:id="1808863881">
      <w:bodyDiv w:val="1"/>
      <w:marLeft w:val="0"/>
      <w:marRight w:val="0"/>
      <w:marTop w:val="0"/>
      <w:marBottom w:val="0"/>
      <w:divBdr>
        <w:top w:val="none" w:sz="0" w:space="0" w:color="auto"/>
        <w:left w:val="none" w:sz="0" w:space="0" w:color="auto"/>
        <w:bottom w:val="none" w:sz="0" w:space="0" w:color="auto"/>
        <w:right w:val="none" w:sz="0" w:space="0" w:color="auto"/>
      </w:divBdr>
    </w:div>
    <w:div w:id="1809862062">
      <w:bodyDiv w:val="1"/>
      <w:marLeft w:val="0"/>
      <w:marRight w:val="0"/>
      <w:marTop w:val="0"/>
      <w:marBottom w:val="0"/>
      <w:divBdr>
        <w:top w:val="none" w:sz="0" w:space="0" w:color="auto"/>
        <w:left w:val="none" w:sz="0" w:space="0" w:color="auto"/>
        <w:bottom w:val="none" w:sz="0" w:space="0" w:color="auto"/>
        <w:right w:val="none" w:sz="0" w:space="0" w:color="auto"/>
      </w:divBdr>
      <w:divsChild>
        <w:div w:id="714701133">
          <w:marLeft w:val="1166"/>
          <w:marRight w:val="0"/>
          <w:marTop w:val="106"/>
          <w:marBottom w:val="0"/>
          <w:divBdr>
            <w:top w:val="none" w:sz="0" w:space="0" w:color="auto"/>
            <w:left w:val="none" w:sz="0" w:space="0" w:color="auto"/>
            <w:bottom w:val="none" w:sz="0" w:space="0" w:color="auto"/>
            <w:right w:val="none" w:sz="0" w:space="0" w:color="auto"/>
          </w:divBdr>
        </w:div>
        <w:div w:id="868640488">
          <w:marLeft w:val="1166"/>
          <w:marRight w:val="0"/>
          <w:marTop w:val="106"/>
          <w:marBottom w:val="0"/>
          <w:divBdr>
            <w:top w:val="none" w:sz="0" w:space="0" w:color="auto"/>
            <w:left w:val="none" w:sz="0" w:space="0" w:color="auto"/>
            <w:bottom w:val="none" w:sz="0" w:space="0" w:color="auto"/>
            <w:right w:val="none" w:sz="0" w:space="0" w:color="auto"/>
          </w:divBdr>
        </w:div>
        <w:div w:id="1114444376">
          <w:marLeft w:val="1166"/>
          <w:marRight w:val="0"/>
          <w:marTop w:val="106"/>
          <w:marBottom w:val="0"/>
          <w:divBdr>
            <w:top w:val="none" w:sz="0" w:space="0" w:color="auto"/>
            <w:left w:val="none" w:sz="0" w:space="0" w:color="auto"/>
            <w:bottom w:val="none" w:sz="0" w:space="0" w:color="auto"/>
            <w:right w:val="none" w:sz="0" w:space="0" w:color="auto"/>
          </w:divBdr>
        </w:div>
        <w:div w:id="1218280304">
          <w:marLeft w:val="547"/>
          <w:marRight w:val="0"/>
          <w:marTop w:val="120"/>
          <w:marBottom w:val="0"/>
          <w:divBdr>
            <w:top w:val="none" w:sz="0" w:space="0" w:color="auto"/>
            <w:left w:val="none" w:sz="0" w:space="0" w:color="auto"/>
            <w:bottom w:val="none" w:sz="0" w:space="0" w:color="auto"/>
            <w:right w:val="none" w:sz="0" w:space="0" w:color="auto"/>
          </w:divBdr>
        </w:div>
        <w:div w:id="1601453085">
          <w:marLeft w:val="1166"/>
          <w:marRight w:val="0"/>
          <w:marTop w:val="106"/>
          <w:marBottom w:val="0"/>
          <w:divBdr>
            <w:top w:val="none" w:sz="0" w:space="0" w:color="auto"/>
            <w:left w:val="none" w:sz="0" w:space="0" w:color="auto"/>
            <w:bottom w:val="none" w:sz="0" w:space="0" w:color="auto"/>
            <w:right w:val="none" w:sz="0" w:space="0" w:color="auto"/>
          </w:divBdr>
        </w:div>
        <w:div w:id="1608653729">
          <w:marLeft w:val="1166"/>
          <w:marRight w:val="0"/>
          <w:marTop w:val="106"/>
          <w:marBottom w:val="0"/>
          <w:divBdr>
            <w:top w:val="none" w:sz="0" w:space="0" w:color="auto"/>
            <w:left w:val="none" w:sz="0" w:space="0" w:color="auto"/>
            <w:bottom w:val="none" w:sz="0" w:space="0" w:color="auto"/>
            <w:right w:val="none" w:sz="0" w:space="0" w:color="auto"/>
          </w:divBdr>
        </w:div>
        <w:div w:id="1879119722">
          <w:marLeft w:val="547"/>
          <w:marRight w:val="0"/>
          <w:marTop w:val="120"/>
          <w:marBottom w:val="0"/>
          <w:divBdr>
            <w:top w:val="none" w:sz="0" w:space="0" w:color="auto"/>
            <w:left w:val="none" w:sz="0" w:space="0" w:color="auto"/>
            <w:bottom w:val="none" w:sz="0" w:space="0" w:color="auto"/>
            <w:right w:val="none" w:sz="0" w:space="0" w:color="auto"/>
          </w:divBdr>
        </w:div>
        <w:div w:id="2026832192">
          <w:marLeft w:val="547"/>
          <w:marRight w:val="0"/>
          <w:marTop w:val="120"/>
          <w:marBottom w:val="0"/>
          <w:divBdr>
            <w:top w:val="none" w:sz="0" w:space="0" w:color="auto"/>
            <w:left w:val="none" w:sz="0" w:space="0" w:color="auto"/>
            <w:bottom w:val="none" w:sz="0" w:space="0" w:color="auto"/>
            <w:right w:val="none" w:sz="0" w:space="0" w:color="auto"/>
          </w:divBdr>
        </w:div>
      </w:divsChild>
    </w:div>
    <w:div w:id="1810048584">
      <w:bodyDiv w:val="1"/>
      <w:marLeft w:val="0"/>
      <w:marRight w:val="0"/>
      <w:marTop w:val="0"/>
      <w:marBottom w:val="0"/>
      <w:divBdr>
        <w:top w:val="none" w:sz="0" w:space="0" w:color="auto"/>
        <w:left w:val="none" w:sz="0" w:space="0" w:color="auto"/>
        <w:bottom w:val="none" w:sz="0" w:space="0" w:color="auto"/>
        <w:right w:val="none" w:sz="0" w:space="0" w:color="auto"/>
      </w:divBdr>
    </w:div>
    <w:div w:id="1810434850">
      <w:bodyDiv w:val="1"/>
      <w:marLeft w:val="0"/>
      <w:marRight w:val="0"/>
      <w:marTop w:val="0"/>
      <w:marBottom w:val="0"/>
      <w:divBdr>
        <w:top w:val="none" w:sz="0" w:space="0" w:color="auto"/>
        <w:left w:val="none" w:sz="0" w:space="0" w:color="auto"/>
        <w:bottom w:val="none" w:sz="0" w:space="0" w:color="auto"/>
        <w:right w:val="none" w:sz="0" w:space="0" w:color="auto"/>
      </w:divBdr>
      <w:divsChild>
        <w:div w:id="463699280">
          <w:marLeft w:val="1166"/>
          <w:marRight w:val="0"/>
          <w:marTop w:val="106"/>
          <w:marBottom w:val="0"/>
          <w:divBdr>
            <w:top w:val="none" w:sz="0" w:space="0" w:color="auto"/>
            <w:left w:val="none" w:sz="0" w:space="0" w:color="auto"/>
            <w:bottom w:val="none" w:sz="0" w:space="0" w:color="auto"/>
            <w:right w:val="none" w:sz="0" w:space="0" w:color="auto"/>
          </w:divBdr>
        </w:div>
        <w:div w:id="769786935">
          <w:marLeft w:val="1800"/>
          <w:marRight w:val="0"/>
          <w:marTop w:val="91"/>
          <w:marBottom w:val="0"/>
          <w:divBdr>
            <w:top w:val="none" w:sz="0" w:space="0" w:color="auto"/>
            <w:left w:val="none" w:sz="0" w:space="0" w:color="auto"/>
            <w:bottom w:val="none" w:sz="0" w:space="0" w:color="auto"/>
            <w:right w:val="none" w:sz="0" w:space="0" w:color="auto"/>
          </w:divBdr>
        </w:div>
        <w:div w:id="1045761641">
          <w:marLeft w:val="1800"/>
          <w:marRight w:val="0"/>
          <w:marTop w:val="91"/>
          <w:marBottom w:val="0"/>
          <w:divBdr>
            <w:top w:val="none" w:sz="0" w:space="0" w:color="auto"/>
            <w:left w:val="none" w:sz="0" w:space="0" w:color="auto"/>
            <w:bottom w:val="none" w:sz="0" w:space="0" w:color="auto"/>
            <w:right w:val="none" w:sz="0" w:space="0" w:color="auto"/>
          </w:divBdr>
        </w:div>
        <w:div w:id="1076320384">
          <w:marLeft w:val="1800"/>
          <w:marRight w:val="0"/>
          <w:marTop w:val="91"/>
          <w:marBottom w:val="0"/>
          <w:divBdr>
            <w:top w:val="none" w:sz="0" w:space="0" w:color="auto"/>
            <w:left w:val="none" w:sz="0" w:space="0" w:color="auto"/>
            <w:bottom w:val="none" w:sz="0" w:space="0" w:color="auto"/>
            <w:right w:val="none" w:sz="0" w:space="0" w:color="auto"/>
          </w:divBdr>
        </w:div>
        <w:div w:id="1190876073">
          <w:marLeft w:val="547"/>
          <w:marRight w:val="0"/>
          <w:marTop w:val="106"/>
          <w:marBottom w:val="0"/>
          <w:divBdr>
            <w:top w:val="none" w:sz="0" w:space="0" w:color="auto"/>
            <w:left w:val="none" w:sz="0" w:space="0" w:color="auto"/>
            <w:bottom w:val="none" w:sz="0" w:space="0" w:color="auto"/>
            <w:right w:val="none" w:sz="0" w:space="0" w:color="auto"/>
          </w:divBdr>
        </w:div>
        <w:div w:id="1288858224">
          <w:marLeft w:val="1166"/>
          <w:marRight w:val="0"/>
          <w:marTop w:val="106"/>
          <w:marBottom w:val="0"/>
          <w:divBdr>
            <w:top w:val="none" w:sz="0" w:space="0" w:color="auto"/>
            <w:left w:val="none" w:sz="0" w:space="0" w:color="auto"/>
            <w:bottom w:val="none" w:sz="0" w:space="0" w:color="auto"/>
            <w:right w:val="none" w:sz="0" w:space="0" w:color="auto"/>
          </w:divBdr>
        </w:div>
        <w:div w:id="1520310038">
          <w:marLeft w:val="1166"/>
          <w:marRight w:val="0"/>
          <w:marTop w:val="106"/>
          <w:marBottom w:val="0"/>
          <w:divBdr>
            <w:top w:val="none" w:sz="0" w:space="0" w:color="auto"/>
            <w:left w:val="none" w:sz="0" w:space="0" w:color="auto"/>
            <w:bottom w:val="none" w:sz="0" w:space="0" w:color="auto"/>
            <w:right w:val="none" w:sz="0" w:space="0" w:color="auto"/>
          </w:divBdr>
        </w:div>
        <w:div w:id="1913152420">
          <w:marLeft w:val="1166"/>
          <w:marRight w:val="0"/>
          <w:marTop w:val="106"/>
          <w:marBottom w:val="0"/>
          <w:divBdr>
            <w:top w:val="none" w:sz="0" w:space="0" w:color="auto"/>
            <w:left w:val="none" w:sz="0" w:space="0" w:color="auto"/>
            <w:bottom w:val="none" w:sz="0" w:space="0" w:color="auto"/>
            <w:right w:val="none" w:sz="0" w:space="0" w:color="auto"/>
          </w:divBdr>
        </w:div>
      </w:divsChild>
    </w:div>
    <w:div w:id="1811172014">
      <w:bodyDiv w:val="1"/>
      <w:marLeft w:val="0"/>
      <w:marRight w:val="0"/>
      <w:marTop w:val="0"/>
      <w:marBottom w:val="0"/>
      <w:divBdr>
        <w:top w:val="none" w:sz="0" w:space="0" w:color="auto"/>
        <w:left w:val="none" w:sz="0" w:space="0" w:color="auto"/>
        <w:bottom w:val="none" w:sz="0" w:space="0" w:color="auto"/>
        <w:right w:val="none" w:sz="0" w:space="0" w:color="auto"/>
      </w:divBdr>
    </w:div>
    <w:div w:id="1811828023">
      <w:bodyDiv w:val="1"/>
      <w:marLeft w:val="0"/>
      <w:marRight w:val="0"/>
      <w:marTop w:val="0"/>
      <w:marBottom w:val="0"/>
      <w:divBdr>
        <w:top w:val="none" w:sz="0" w:space="0" w:color="auto"/>
        <w:left w:val="none" w:sz="0" w:space="0" w:color="auto"/>
        <w:bottom w:val="none" w:sz="0" w:space="0" w:color="auto"/>
        <w:right w:val="none" w:sz="0" w:space="0" w:color="auto"/>
      </w:divBdr>
    </w:div>
    <w:div w:id="1812359975">
      <w:bodyDiv w:val="1"/>
      <w:marLeft w:val="0"/>
      <w:marRight w:val="0"/>
      <w:marTop w:val="0"/>
      <w:marBottom w:val="0"/>
      <w:divBdr>
        <w:top w:val="none" w:sz="0" w:space="0" w:color="auto"/>
        <w:left w:val="none" w:sz="0" w:space="0" w:color="auto"/>
        <w:bottom w:val="none" w:sz="0" w:space="0" w:color="auto"/>
        <w:right w:val="none" w:sz="0" w:space="0" w:color="auto"/>
      </w:divBdr>
      <w:divsChild>
        <w:div w:id="43989527">
          <w:marLeft w:val="720"/>
          <w:marRight w:val="0"/>
          <w:marTop w:val="0"/>
          <w:marBottom w:val="0"/>
          <w:divBdr>
            <w:top w:val="none" w:sz="0" w:space="0" w:color="auto"/>
            <w:left w:val="none" w:sz="0" w:space="0" w:color="auto"/>
            <w:bottom w:val="none" w:sz="0" w:space="0" w:color="auto"/>
            <w:right w:val="none" w:sz="0" w:space="0" w:color="auto"/>
          </w:divBdr>
        </w:div>
        <w:div w:id="326907995">
          <w:marLeft w:val="720"/>
          <w:marRight w:val="0"/>
          <w:marTop w:val="0"/>
          <w:marBottom w:val="0"/>
          <w:divBdr>
            <w:top w:val="none" w:sz="0" w:space="0" w:color="auto"/>
            <w:left w:val="none" w:sz="0" w:space="0" w:color="auto"/>
            <w:bottom w:val="none" w:sz="0" w:space="0" w:color="auto"/>
            <w:right w:val="none" w:sz="0" w:space="0" w:color="auto"/>
          </w:divBdr>
        </w:div>
        <w:div w:id="380835972">
          <w:marLeft w:val="360"/>
          <w:marRight w:val="0"/>
          <w:marTop w:val="200"/>
          <w:marBottom w:val="0"/>
          <w:divBdr>
            <w:top w:val="none" w:sz="0" w:space="0" w:color="auto"/>
            <w:left w:val="none" w:sz="0" w:space="0" w:color="auto"/>
            <w:bottom w:val="none" w:sz="0" w:space="0" w:color="auto"/>
            <w:right w:val="none" w:sz="0" w:space="0" w:color="auto"/>
          </w:divBdr>
        </w:div>
        <w:div w:id="565917208">
          <w:marLeft w:val="720"/>
          <w:marRight w:val="0"/>
          <w:marTop w:val="0"/>
          <w:marBottom w:val="0"/>
          <w:divBdr>
            <w:top w:val="none" w:sz="0" w:space="0" w:color="auto"/>
            <w:left w:val="none" w:sz="0" w:space="0" w:color="auto"/>
            <w:bottom w:val="none" w:sz="0" w:space="0" w:color="auto"/>
            <w:right w:val="none" w:sz="0" w:space="0" w:color="auto"/>
          </w:divBdr>
        </w:div>
        <w:div w:id="860514403">
          <w:marLeft w:val="360"/>
          <w:marRight w:val="0"/>
          <w:marTop w:val="200"/>
          <w:marBottom w:val="0"/>
          <w:divBdr>
            <w:top w:val="none" w:sz="0" w:space="0" w:color="auto"/>
            <w:left w:val="none" w:sz="0" w:space="0" w:color="auto"/>
            <w:bottom w:val="none" w:sz="0" w:space="0" w:color="auto"/>
            <w:right w:val="none" w:sz="0" w:space="0" w:color="auto"/>
          </w:divBdr>
        </w:div>
        <w:div w:id="1640262937">
          <w:marLeft w:val="720"/>
          <w:marRight w:val="0"/>
          <w:marTop w:val="0"/>
          <w:marBottom w:val="0"/>
          <w:divBdr>
            <w:top w:val="none" w:sz="0" w:space="0" w:color="auto"/>
            <w:left w:val="none" w:sz="0" w:space="0" w:color="auto"/>
            <w:bottom w:val="none" w:sz="0" w:space="0" w:color="auto"/>
            <w:right w:val="none" w:sz="0" w:space="0" w:color="auto"/>
          </w:divBdr>
        </w:div>
        <w:div w:id="1694072770">
          <w:marLeft w:val="1440"/>
          <w:marRight w:val="0"/>
          <w:marTop w:val="0"/>
          <w:marBottom w:val="0"/>
          <w:divBdr>
            <w:top w:val="none" w:sz="0" w:space="0" w:color="auto"/>
            <w:left w:val="none" w:sz="0" w:space="0" w:color="auto"/>
            <w:bottom w:val="none" w:sz="0" w:space="0" w:color="auto"/>
            <w:right w:val="none" w:sz="0" w:space="0" w:color="auto"/>
          </w:divBdr>
        </w:div>
        <w:div w:id="1747654907">
          <w:marLeft w:val="1440"/>
          <w:marRight w:val="0"/>
          <w:marTop w:val="0"/>
          <w:marBottom w:val="0"/>
          <w:divBdr>
            <w:top w:val="none" w:sz="0" w:space="0" w:color="auto"/>
            <w:left w:val="none" w:sz="0" w:space="0" w:color="auto"/>
            <w:bottom w:val="none" w:sz="0" w:space="0" w:color="auto"/>
            <w:right w:val="none" w:sz="0" w:space="0" w:color="auto"/>
          </w:divBdr>
        </w:div>
        <w:div w:id="1776902546">
          <w:marLeft w:val="720"/>
          <w:marRight w:val="0"/>
          <w:marTop w:val="0"/>
          <w:marBottom w:val="0"/>
          <w:divBdr>
            <w:top w:val="none" w:sz="0" w:space="0" w:color="auto"/>
            <w:left w:val="none" w:sz="0" w:space="0" w:color="auto"/>
            <w:bottom w:val="none" w:sz="0" w:space="0" w:color="auto"/>
            <w:right w:val="none" w:sz="0" w:space="0" w:color="auto"/>
          </w:divBdr>
        </w:div>
        <w:div w:id="2018459820">
          <w:marLeft w:val="720"/>
          <w:marRight w:val="0"/>
          <w:marTop w:val="0"/>
          <w:marBottom w:val="0"/>
          <w:divBdr>
            <w:top w:val="none" w:sz="0" w:space="0" w:color="auto"/>
            <w:left w:val="none" w:sz="0" w:space="0" w:color="auto"/>
            <w:bottom w:val="none" w:sz="0" w:space="0" w:color="auto"/>
            <w:right w:val="none" w:sz="0" w:space="0" w:color="auto"/>
          </w:divBdr>
        </w:div>
      </w:divsChild>
    </w:div>
    <w:div w:id="1812406423">
      <w:bodyDiv w:val="1"/>
      <w:marLeft w:val="0"/>
      <w:marRight w:val="0"/>
      <w:marTop w:val="0"/>
      <w:marBottom w:val="0"/>
      <w:divBdr>
        <w:top w:val="none" w:sz="0" w:space="0" w:color="auto"/>
        <w:left w:val="none" w:sz="0" w:space="0" w:color="auto"/>
        <w:bottom w:val="none" w:sz="0" w:space="0" w:color="auto"/>
        <w:right w:val="none" w:sz="0" w:space="0" w:color="auto"/>
      </w:divBdr>
    </w:div>
    <w:div w:id="1814982655">
      <w:bodyDiv w:val="1"/>
      <w:marLeft w:val="0"/>
      <w:marRight w:val="0"/>
      <w:marTop w:val="0"/>
      <w:marBottom w:val="0"/>
      <w:divBdr>
        <w:top w:val="none" w:sz="0" w:space="0" w:color="auto"/>
        <w:left w:val="none" w:sz="0" w:space="0" w:color="auto"/>
        <w:bottom w:val="none" w:sz="0" w:space="0" w:color="auto"/>
        <w:right w:val="none" w:sz="0" w:space="0" w:color="auto"/>
      </w:divBdr>
      <w:divsChild>
        <w:div w:id="1898856959">
          <w:marLeft w:val="547"/>
          <w:marRight w:val="0"/>
          <w:marTop w:val="0"/>
          <w:marBottom w:val="0"/>
          <w:divBdr>
            <w:top w:val="none" w:sz="0" w:space="0" w:color="auto"/>
            <w:left w:val="none" w:sz="0" w:space="0" w:color="auto"/>
            <w:bottom w:val="none" w:sz="0" w:space="0" w:color="auto"/>
            <w:right w:val="none" w:sz="0" w:space="0" w:color="auto"/>
          </w:divBdr>
        </w:div>
      </w:divsChild>
    </w:div>
    <w:div w:id="1815368412">
      <w:bodyDiv w:val="1"/>
      <w:marLeft w:val="0"/>
      <w:marRight w:val="0"/>
      <w:marTop w:val="0"/>
      <w:marBottom w:val="0"/>
      <w:divBdr>
        <w:top w:val="none" w:sz="0" w:space="0" w:color="auto"/>
        <w:left w:val="none" w:sz="0" w:space="0" w:color="auto"/>
        <w:bottom w:val="none" w:sz="0" w:space="0" w:color="auto"/>
        <w:right w:val="none" w:sz="0" w:space="0" w:color="auto"/>
      </w:divBdr>
    </w:div>
    <w:div w:id="1816138118">
      <w:bodyDiv w:val="1"/>
      <w:marLeft w:val="0"/>
      <w:marRight w:val="0"/>
      <w:marTop w:val="0"/>
      <w:marBottom w:val="0"/>
      <w:divBdr>
        <w:top w:val="none" w:sz="0" w:space="0" w:color="auto"/>
        <w:left w:val="none" w:sz="0" w:space="0" w:color="auto"/>
        <w:bottom w:val="none" w:sz="0" w:space="0" w:color="auto"/>
        <w:right w:val="none" w:sz="0" w:space="0" w:color="auto"/>
      </w:divBdr>
    </w:div>
    <w:div w:id="1816140761">
      <w:bodyDiv w:val="1"/>
      <w:marLeft w:val="0"/>
      <w:marRight w:val="0"/>
      <w:marTop w:val="0"/>
      <w:marBottom w:val="0"/>
      <w:divBdr>
        <w:top w:val="none" w:sz="0" w:space="0" w:color="auto"/>
        <w:left w:val="none" w:sz="0" w:space="0" w:color="auto"/>
        <w:bottom w:val="none" w:sz="0" w:space="0" w:color="auto"/>
        <w:right w:val="none" w:sz="0" w:space="0" w:color="auto"/>
      </w:divBdr>
    </w:div>
    <w:div w:id="1816605143">
      <w:bodyDiv w:val="1"/>
      <w:marLeft w:val="0"/>
      <w:marRight w:val="0"/>
      <w:marTop w:val="0"/>
      <w:marBottom w:val="0"/>
      <w:divBdr>
        <w:top w:val="none" w:sz="0" w:space="0" w:color="auto"/>
        <w:left w:val="none" w:sz="0" w:space="0" w:color="auto"/>
        <w:bottom w:val="none" w:sz="0" w:space="0" w:color="auto"/>
        <w:right w:val="none" w:sz="0" w:space="0" w:color="auto"/>
      </w:divBdr>
    </w:div>
    <w:div w:id="1817603976">
      <w:bodyDiv w:val="1"/>
      <w:marLeft w:val="0"/>
      <w:marRight w:val="0"/>
      <w:marTop w:val="0"/>
      <w:marBottom w:val="0"/>
      <w:divBdr>
        <w:top w:val="none" w:sz="0" w:space="0" w:color="auto"/>
        <w:left w:val="none" w:sz="0" w:space="0" w:color="auto"/>
        <w:bottom w:val="none" w:sz="0" w:space="0" w:color="auto"/>
        <w:right w:val="none" w:sz="0" w:space="0" w:color="auto"/>
      </w:divBdr>
    </w:div>
    <w:div w:id="1822040195">
      <w:bodyDiv w:val="1"/>
      <w:marLeft w:val="0"/>
      <w:marRight w:val="0"/>
      <w:marTop w:val="0"/>
      <w:marBottom w:val="0"/>
      <w:divBdr>
        <w:top w:val="none" w:sz="0" w:space="0" w:color="auto"/>
        <w:left w:val="none" w:sz="0" w:space="0" w:color="auto"/>
        <w:bottom w:val="none" w:sz="0" w:space="0" w:color="auto"/>
        <w:right w:val="none" w:sz="0" w:space="0" w:color="auto"/>
      </w:divBdr>
      <w:divsChild>
        <w:div w:id="192547370">
          <w:marLeft w:val="1166"/>
          <w:marRight w:val="0"/>
          <w:marTop w:val="86"/>
          <w:marBottom w:val="0"/>
          <w:divBdr>
            <w:top w:val="none" w:sz="0" w:space="0" w:color="auto"/>
            <w:left w:val="none" w:sz="0" w:space="0" w:color="auto"/>
            <w:bottom w:val="none" w:sz="0" w:space="0" w:color="auto"/>
            <w:right w:val="none" w:sz="0" w:space="0" w:color="auto"/>
          </w:divBdr>
        </w:div>
        <w:div w:id="348457627">
          <w:marLeft w:val="547"/>
          <w:marRight w:val="0"/>
          <w:marTop w:val="96"/>
          <w:marBottom w:val="0"/>
          <w:divBdr>
            <w:top w:val="none" w:sz="0" w:space="0" w:color="auto"/>
            <w:left w:val="none" w:sz="0" w:space="0" w:color="auto"/>
            <w:bottom w:val="none" w:sz="0" w:space="0" w:color="auto"/>
            <w:right w:val="none" w:sz="0" w:space="0" w:color="auto"/>
          </w:divBdr>
        </w:div>
        <w:div w:id="424039136">
          <w:marLeft w:val="1166"/>
          <w:marRight w:val="0"/>
          <w:marTop w:val="86"/>
          <w:marBottom w:val="0"/>
          <w:divBdr>
            <w:top w:val="none" w:sz="0" w:space="0" w:color="auto"/>
            <w:left w:val="none" w:sz="0" w:space="0" w:color="auto"/>
            <w:bottom w:val="none" w:sz="0" w:space="0" w:color="auto"/>
            <w:right w:val="none" w:sz="0" w:space="0" w:color="auto"/>
          </w:divBdr>
        </w:div>
        <w:div w:id="1013457967">
          <w:marLeft w:val="547"/>
          <w:marRight w:val="0"/>
          <w:marTop w:val="96"/>
          <w:marBottom w:val="0"/>
          <w:divBdr>
            <w:top w:val="none" w:sz="0" w:space="0" w:color="auto"/>
            <w:left w:val="none" w:sz="0" w:space="0" w:color="auto"/>
            <w:bottom w:val="none" w:sz="0" w:space="0" w:color="auto"/>
            <w:right w:val="none" w:sz="0" w:space="0" w:color="auto"/>
          </w:divBdr>
        </w:div>
        <w:div w:id="1143889305">
          <w:marLeft w:val="1166"/>
          <w:marRight w:val="0"/>
          <w:marTop w:val="86"/>
          <w:marBottom w:val="0"/>
          <w:divBdr>
            <w:top w:val="none" w:sz="0" w:space="0" w:color="auto"/>
            <w:left w:val="none" w:sz="0" w:space="0" w:color="auto"/>
            <w:bottom w:val="none" w:sz="0" w:space="0" w:color="auto"/>
            <w:right w:val="none" w:sz="0" w:space="0" w:color="auto"/>
          </w:divBdr>
        </w:div>
        <w:div w:id="1147086936">
          <w:marLeft w:val="1166"/>
          <w:marRight w:val="0"/>
          <w:marTop w:val="86"/>
          <w:marBottom w:val="0"/>
          <w:divBdr>
            <w:top w:val="none" w:sz="0" w:space="0" w:color="auto"/>
            <w:left w:val="none" w:sz="0" w:space="0" w:color="auto"/>
            <w:bottom w:val="none" w:sz="0" w:space="0" w:color="auto"/>
            <w:right w:val="none" w:sz="0" w:space="0" w:color="auto"/>
          </w:divBdr>
        </w:div>
        <w:div w:id="1537502409">
          <w:marLeft w:val="1166"/>
          <w:marRight w:val="0"/>
          <w:marTop w:val="86"/>
          <w:marBottom w:val="0"/>
          <w:divBdr>
            <w:top w:val="none" w:sz="0" w:space="0" w:color="auto"/>
            <w:left w:val="none" w:sz="0" w:space="0" w:color="auto"/>
            <w:bottom w:val="none" w:sz="0" w:space="0" w:color="auto"/>
            <w:right w:val="none" w:sz="0" w:space="0" w:color="auto"/>
          </w:divBdr>
        </w:div>
        <w:div w:id="1562788249">
          <w:marLeft w:val="547"/>
          <w:marRight w:val="0"/>
          <w:marTop w:val="96"/>
          <w:marBottom w:val="0"/>
          <w:divBdr>
            <w:top w:val="none" w:sz="0" w:space="0" w:color="auto"/>
            <w:left w:val="none" w:sz="0" w:space="0" w:color="auto"/>
            <w:bottom w:val="none" w:sz="0" w:space="0" w:color="auto"/>
            <w:right w:val="none" w:sz="0" w:space="0" w:color="auto"/>
          </w:divBdr>
        </w:div>
        <w:div w:id="2019427372">
          <w:marLeft w:val="547"/>
          <w:marRight w:val="0"/>
          <w:marTop w:val="96"/>
          <w:marBottom w:val="0"/>
          <w:divBdr>
            <w:top w:val="none" w:sz="0" w:space="0" w:color="auto"/>
            <w:left w:val="none" w:sz="0" w:space="0" w:color="auto"/>
            <w:bottom w:val="none" w:sz="0" w:space="0" w:color="auto"/>
            <w:right w:val="none" w:sz="0" w:space="0" w:color="auto"/>
          </w:divBdr>
        </w:div>
        <w:div w:id="2075817053">
          <w:marLeft w:val="1166"/>
          <w:marRight w:val="0"/>
          <w:marTop w:val="86"/>
          <w:marBottom w:val="0"/>
          <w:divBdr>
            <w:top w:val="none" w:sz="0" w:space="0" w:color="auto"/>
            <w:left w:val="none" w:sz="0" w:space="0" w:color="auto"/>
            <w:bottom w:val="none" w:sz="0" w:space="0" w:color="auto"/>
            <w:right w:val="none" w:sz="0" w:space="0" w:color="auto"/>
          </w:divBdr>
        </w:div>
      </w:divsChild>
    </w:div>
    <w:div w:id="1822690742">
      <w:bodyDiv w:val="1"/>
      <w:marLeft w:val="0"/>
      <w:marRight w:val="0"/>
      <w:marTop w:val="0"/>
      <w:marBottom w:val="0"/>
      <w:divBdr>
        <w:top w:val="none" w:sz="0" w:space="0" w:color="auto"/>
        <w:left w:val="none" w:sz="0" w:space="0" w:color="auto"/>
        <w:bottom w:val="none" w:sz="0" w:space="0" w:color="auto"/>
        <w:right w:val="none" w:sz="0" w:space="0" w:color="auto"/>
      </w:divBdr>
    </w:div>
    <w:div w:id="1824076163">
      <w:bodyDiv w:val="1"/>
      <w:marLeft w:val="0"/>
      <w:marRight w:val="0"/>
      <w:marTop w:val="0"/>
      <w:marBottom w:val="0"/>
      <w:divBdr>
        <w:top w:val="none" w:sz="0" w:space="0" w:color="auto"/>
        <w:left w:val="none" w:sz="0" w:space="0" w:color="auto"/>
        <w:bottom w:val="none" w:sz="0" w:space="0" w:color="auto"/>
        <w:right w:val="none" w:sz="0" w:space="0" w:color="auto"/>
      </w:divBdr>
    </w:div>
    <w:div w:id="1827285940">
      <w:bodyDiv w:val="1"/>
      <w:marLeft w:val="0"/>
      <w:marRight w:val="0"/>
      <w:marTop w:val="0"/>
      <w:marBottom w:val="0"/>
      <w:divBdr>
        <w:top w:val="none" w:sz="0" w:space="0" w:color="auto"/>
        <w:left w:val="none" w:sz="0" w:space="0" w:color="auto"/>
        <w:bottom w:val="none" w:sz="0" w:space="0" w:color="auto"/>
        <w:right w:val="none" w:sz="0" w:space="0" w:color="auto"/>
      </w:divBdr>
      <w:divsChild>
        <w:div w:id="68113762">
          <w:marLeft w:val="1166"/>
          <w:marRight w:val="0"/>
          <w:marTop w:val="96"/>
          <w:marBottom w:val="0"/>
          <w:divBdr>
            <w:top w:val="none" w:sz="0" w:space="0" w:color="auto"/>
            <w:left w:val="none" w:sz="0" w:space="0" w:color="auto"/>
            <w:bottom w:val="none" w:sz="0" w:space="0" w:color="auto"/>
            <w:right w:val="none" w:sz="0" w:space="0" w:color="auto"/>
          </w:divBdr>
        </w:div>
        <w:div w:id="317539404">
          <w:marLeft w:val="547"/>
          <w:marRight w:val="0"/>
          <w:marTop w:val="115"/>
          <w:marBottom w:val="0"/>
          <w:divBdr>
            <w:top w:val="none" w:sz="0" w:space="0" w:color="auto"/>
            <w:left w:val="none" w:sz="0" w:space="0" w:color="auto"/>
            <w:bottom w:val="none" w:sz="0" w:space="0" w:color="auto"/>
            <w:right w:val="none" w:sz="0" w:space="0" w:color="auto"/>
          </w:divBdr>
        </w:div>
        <w:div w:id="591359053">
          <w:marLeft w:val="1166"/>
          <w:marRight w:val="0"/>
          <w:marTop w:val="96"/>
          <w:marBottom w:val="0"/>
          <w:divBdr>
            <w:top w:val="none" w:sz="0" w:space="0" w:color="auto"/>
            <w:left w:val="none" w:sz="0" w:space="0" w:color="auto"/>
            <w:bottom w:val="none" w:sz="0" w:space="0" w:color="auto"/>
            <w:right w:val="none" w:sz="0" w:space="0" w:color="auto"/>
          </w:divBdr>
        </w:div>
        <w:div w:id="685789721">
          <w:marLeft w:val="547"/>
          <w:marRight w:val="0"/>
          <w:marTop w:val="115"/>
          <w:marBottom w:val="0"/>
          <w:divBdr>
            <w:top w:val="none" w:sz="0" w:space="0" w:color="auto"/>
            <w:left w:val="none" w:sz="0" w:space="0" w:color="auto"/>
            <w:bottom w:val="none" w:sz="0" w:space="0" w:color="auto"/>
            <w:right w:val="none" w:sz="0" w:space="0" w:color="auto"/>
          </w:divBdr>
        </w:div>
        <w:div w:id="826942462">
          <w:marLeft w:val="1166"/>
          <w:marRight w:val="0"/>
          <w:marTop w:val="96"/>
          <w:marBottom w:val="0"/>
          <w:divBdr>
            <w:top w:val="none" w:sz="0" w:space="0" w:color="auto"/>
            <w:left w:val="none" w:sz="0" w:space="0" w:color="auto"/>
            <w:bottom w:val="none" w:sz="0" w:space="0" w:color="auto"/>
            <w:right w:val="none" w:sz="0" w:space="0" w:color="auto"/>
          </w:divBdr>
        </w:div>
        <w:div w:id="1155217666">
          <w:marLeft w:val="1166"/>
          <w:marRight w:val="0"/>
          <w:marTop w:val="96"/>
          <w:marBottom w:val="0"/>
          <w:divBdr>
            <w:top w:val="none" w:sz="0" w:space="0" w:color="auto"/>
            <w:left w:val="none" w:sz="0" w:space="0" w:color="auto"/>
            <w:bottom w:val="none" w:sz="0" w:space="0" w:color="auto"/>
            <w:right w:val="none" w:sz="0" w:space="0" w:color="auto"/>
          </w:divBdr>
        </w:div>
        <w:div w:id="1964730140">
          <w:marLeft w:val="1166"/>
          <w:marRight w:val="0"/>
          <w:marTop w:val="96"/>
          <w:marBottom w:val="0"/>
          <w:divBdr>
            <w:top w:val="none" w:sz="0" w:space="0" w:color="auto"/>
            <w:left w:val="none" w:sz="0" w:space="0" w:color="auto"/>
            <w:bottom w:val="none" w:sz="0" w:space="0" w:color="auto"/>
            <w:right w:val="none" w:sz="0" w:space="0" w:color="auto"/>
          </w:divBdr>
        </w:div>
        <w:div w:id="1991059014">
          <w:marLeft w:val="1166"/>
          <w:marRight w:val="0"/>
          <w:marTop w:val="96"/>
          <w:marBottom w:val="0"/>
          <w:divBdr>
            <w:top w:val="none" w:sz="0" w:space="0" w:color="auto"/>
            <w:left w:val="none" w:sz="0" w:space="0" w:color="auto"/>
            <w:bottom w:val="none" w:sz="0" w:space="0" w:color="auto"/>
            <w:right w:val="none" w:sz="0" w:space="0" w:color="auto"/>
          </w:divBdr>
        </w:div>
        <w:div w:id="2126845285">
          <w:marLeft w:val="1166"/>
          <w:marRight w:val="0"/>
          <w:marTop w:val="96"/>
          <w:marBottom w:val="0"/>
          <w:divBdr>
            <w:top w:val="none" w:sz="0" w:space="0" w:color="auto"/>
            <w:left w:val="none" w:sz="0" w:space="0" w:color="auto"/>
            <w:bottom w:val="none" w:sz="0" w:space="0" w:color="auto"/>
            <w:right w:val="none" w:sz="0" w:space="0" w:color="auto"/>
          </w:divBdr>
        </w:div>
        <w:div w:id="2129352040">
          <w:marLeft w:val="547"/>
          <w:marRight w:val="0"/>
          <w:marTop w:val="115"/>
          <w:marBottom w:val="0"/>
          <w:divBdr>
            <w:top w:val="none" w:sz="0" w:space="0" w:color="auto"/>
            <w:left w:val="none" w:sz="0" w:space="0" w:color="auto"/>
            <w:bottom w:val="none" w:sz="0" w:space="0" w:color="auto"/>
            <w:right w:val="none" w:sz="0" w:space="0" w:color="auto"/>
          </w:divBdr>
        </w:div>
      </w:divsChild>
    </w:div>
    <w:div w:id="1827890339">
      <w:bodyDiv w:val="1"/>
      <w:marLeft w:val="0"/>
      <w:marRight w:val="0"/>
      <w:marTop w:val="0"/>
      <w:marBottom w:val="0"/>
      <w:divBdr>
        <w:top w:val="none" w:sz="0" w:space="0" w:color="auto"/>
        <w:left w:val="none" w:sz="0" w:space="0" w:color="auto"/>
        <w:bottom w:val="none" w:sz="0" w:space="0" w:color="auto"/>
        <w:right w:val="none" w:sz="0" w:space="0" w:color="auto"/>
      </w:divBdr>
    </w:div>
    <w:div w:id="1829175323">
      <w:bodyDiv w:val="1"/>
      <w:marLeft w:val="0"/>
      <w:marRight w:val="0"/>
      <w:marTop w:val="0"/>
      <w:marBottom w:val="0"/>
      <w:divBdr>
        <w:top w:val="none" w:sz="0" w:space="0" w:color="auto"/>
        <w:left w:val="none" w:sz="0" w:space="0" w:color="auto"/>
        <w:bottom w:val="none" w:sz="0" w:space="0" w:color="auto"/>
        <w:right w:val="none" w:sz="0" w:space="0" w:color="auto"/>
      </w:divBdr>
      <w:divsChild>
        <w:div w:id="839731828">
          <w:marLeft w:val="360"/>
          <w:marRight w:val="0"/>
          <w:marTop w:val="200"/>
          <w:marBottom w:val="0"/>
          <w:divBdr>
            <w:top w:val="none" w:sz="0" w:space="0" w:color="auto"/>
            <w:left w:val="none" w:sz="0" w:space="0" w:color="auto"/>
            <w:bottom w:val="none" w:sz="0" w:space="0" w:color="auto"/>
            <w:right w:val="none" w:sz="0" w:space="0" w:color="auto"/>
          </w:divBdr>
        </w:div>
        <w:div w:id="1610165290">
          <w:marLeft w:val="360"/>
          <w:marRight w:val="0"/>
          <w:marTop w:val="200"/>
          <w:marBottom w:val="0"/>
          <w:divBdr>
            <w:top w:val="none" w:sz="0" w:space="0" w:color="auto"/>
            <w:left w:val="none" w:sz="0" w:space="0" w:color="auto"/>
            <w:bottom w:val="none" w:sz="0" w:space="0" w:color="auto"/>
            <w:right w:val="none" w:sz="0" w:space="0" w:color="auto"/>
          </w:divBdr>
        </w:div>
      </w:divsChild>
    </w:div>
    <w:div w:id="1830779681">
      <w:bodyDiv w:val="1"/>
      <w:marLeft w:val="0"/>
      <w:marRight w:val="0"/>
      <w:marTop w:val="0"/>
      <w:marBottom w:val="0"/>
      <w:divBdr>
        <w:top w:val="none" w:sz="0" w:space="0" w:color="auto"/>
        <w:left w:val="none" w:sz="0" w:space="0" w:color="auto"/>
        <w:bottom w:val="none" w:sz="0" w:space="0" w:color="auto"/>
        <w:right w:val="none" w:sz="0" w:space="0" w:color="auto"/>
      </w:divBdr>
    </w:div>
    <w:div w:id="1832015141">
      <w:bodyDiv w:val="1"/>
      <w:marLeft w:val="0"/>
      <w:marRight w:val="0"/>
      <w:marTop w:val="0"/>
      <w:marBottom w:val="0"/>
      <w:divBdr>
        <w:top w:val="none" w:sz="0" w:space="0" w:color="auto"/>
        <w:left w:val="none" w:sz="0" w:space="0" w:color="auto"/>
        <w:bottom w:val="none" w:sz="0" w:space="0" w:color="auto"/>
        <w:right w:val="none" w:sz="0" w:space="0" w:color="auto"/>
      </w:divBdr>
    </w:div>
    <w:div w:id="1833328272">
      <w:bodyDiv w:val="1"/>
      <w:marLeft w:val="0"/>
      <w:marRight w:val="0"/>
      <w:marTop w:val="0"/>
      <w:marBottom w:val="0"/>
      <w:divBdr>
        <w:top w:val="none" w:sz="0" w:space="0" w:color="auto"/>
        <w:left w:val="none" w:sz="0" w:space="0" w:color="auto"/>
        <w:bottom w:val="none" w:sz="0" w:space="0" w:color="auto"/>
        <w:right w:val="none" w:sz="0" w:space="0" w:color="auto"/>
      </w:divBdr>
    </w:div>
    <w:div w:id="1834680708">
      <w:bodyDiv w:val="1"/>
      <w:marLeft w:val="0"/>
      <w:marRight w:val="0"/>
      <w:marTop w:val="0"/>
      <w:marBottom w:val="0"/>
      <w:divBdr>
        <w:top w:val="none" w:sz="0" w:space="0" w:color="auto"/>
        <w:left w:val="none" w:sz="0" w:space="0" w:color="auto"/>
        <w:bottom w:val="none" w:sz="0" w:space="0" w:color="auto"/>
        <w:right w:val="none" w:sz="0" w:space="0" w:color="auto"/>
      </w:divBdr>
    </w:div>
    <w:div w:id="1835681629">
      <w:bodyDiv w:val="1"/>
      <w:marLeft w:val="0"/>
      <w:marRight w:val="0"/>
      <w:marTop w:val="0"/>
      <w:marBottom w:val="0"/>
      <w:divBdr>
        <w:top w:val="none" w:sz="0" w:space="0" w:color="auto"/>
        <w:left w:val="none" w:sz="0" w:space="0" w:color="auto"/>
        <w:bottom w:val="none" w:sz="0" w:space="0" w:color="auto"/>
        <w:right w:val="none" w:sz="0" w:space="0" w:color="auto"/>
      </w:divBdr>
      <w:divsChild>
        <w:div w:id="1523279001">
          <w:marLeft w:val="1166"/>
          <w:marRight w:val="0"/>
          <w:marTop w:val="115"/>
          <w:marBottom w:val="0"/>
          <w:divBdr>
            <w:top w:val="none" w:sz="0" w:space="0" w:color="auto"/>
            <w:left w:val="none" w:sz="0" w:space="0" w:color="auto"/>
            <w:bottom w:val="none" w:sz="0" w:space="0" w:color="auto"/>
            <w:right w:val="none" w:sz="0" w:space="0" w:color="auto"/>
          </w:divBdr>
        </w:div>
        <w:div w:id="1589119741">
          <w:marLeft w:val="547"/>
          <w:marRight w:val="0"/>
          <w:marTop w:val="134"/>
          <w:marBottom w:val="0"/>
          <w:divBdr>
            <w:top w:val="none" w:sz="0" w:space="0" w:color="auto"/>
            <w:left w:val="none" w:sz="0" w:space="0" w:color="auto"/>
            <w:bottom w:val="none" w:sz="0" w:space="0" w:color="auto"/>
            <w:right w:val="none" w:sz="0" w:space="0" w:color="auto"/>
          </w:divBdr>
        </w:div>
      </w:divsChild>
    </w:div>
    <w:div w:id="1837307213">
      <w:bodyDiv w:val="1"/>
      <w:marLeft w:val="0"/>
      <w:marRight w:val="0"/>
      <w:marTop w:val="0"/>
      <w:marBottom w:val="0"/>
      <w:divBdr>
        <w:top w:val="none" w:sz="0" w:space="0" w:color="auto"/>
        <w:left w:val="none" w:sz="0" w:space="0" w:color="auto"/>
        <w:bottom w:val="none" w:sz="0" w:space="0" w:color="auto"/>
        <w:right w:val="none" w:sz="0" w:space="0" w:color="auto"/>
      </w:divBdr>
    </w:div>
    <w:div w:id="1837378592">
      <w:bodyDiv w:val="1"/>
      <w:marLeft w:val="0"/>
      <w:marRight w:val="0"/>
      <w:marTop w:val="0"/>
      <w:marBottom w:val="0"/>
      <w:divBdr>
        <w:top w:val="none" w:sz="0" w:space="0" w:color="auto"/>
        <w:left w:val="none" w:sz="0" w:space="0" w:color="auto"/>
        <w:bottom w:val="none" w:sz="0" w:space="0" w:color="auto"/>
        <w:right w:val="none" w:sz="0" w:space="0" w:color="auto"/>
      </w:divBdr>
    </w:div>
    <w:div w:id="1838034954">
      <w:bodyDiv w:val="1"/>
      <w:marLeft w:val="0"/>
      <w:marRight w:val="0"/>
      <w:marTop w:val="0"/>
      <w:marBottom w:val="0"/>
      <w:divBdr>
        <w:top w:val="none" w:sz="0" w:space="0" w:color="auto"/>
        <w:left w:val="none" w:sz="0" w:space="0" w:color="auto"/>
        <w:bottom w:val="none" w:sz="0" w:space="0" w:color="auto"/>
        <w:right w:val="none" w:sz="0" w:space="0" w:color="auto"/>
      </w:divBdr>
    </w:div>
    <w:div w:id="1838882647">
      <w:bodyDiv w:val="1"/>
      <w:marLeft w:val="0"/>
      <w:marRight w:val="0"/>
      <w:marTop w:val="0"/>
      <w:marBottom w:val="0"/>
      <w:divBdr>
        <w:top w:val="none" w:sz="0" w:space="0" w:color="auto"/>
        <w:left w:val="none" w:sz="0" w:space="0" w:color="auto"/>
        <w:bottom w:val="none" w:sz="0" w:space="0" w:color="auto"/>
        <w:right w:val="none" w:sz="0" w:space="0" w:color="auto"/>
      </w:divBdr>
    </w:div>
    <w:div w:id="1840150815">
      <w:bodyDiv w:val="1"/>
      <w:marLeft w:val="0"/>
      <w:marRight w:val="0"/>
      <w:marTop w:val="0"/>
      <w:marBottom w:val="0"/>
      <w:divBdr>
        <w:top w:val="none" w:sz="0" w:space="0" w:color="auto"/>
        <w:left w:val="none" w:sz="0" w:space="0" w:color="auto"/>
        <w:bottom w:val="none" w:sz="0" w:space="0" w:color="auto"/>
        <w:right w:val="none" w:sz="0" w:space="0" w:color="auto"/>
      </w:divBdr>
    </w:div>
    <w:div w:id="1841121403">
      <w:bodyDiv w:val="1"/>
      <w:marLeft w:val="0"/>
      <w:marRight w:val="0"/>
      <w:marTop w:val="0"/>
      <w:marBottom w:val="0"/>
      <w:divBdr>
        <w:top w:val="none" w:sz="0" w:space="0" w:color="auto"/>
        <w:left w:val="none" w:sz="0" w:space="0" w:color="auto"/>
        <w:bottom w:val="none" w:sz="0" w:space="0" w:color="auto"/>
        <w:right w:val="none" w:sz="0" w:space="0" w:color="auto"/>
      </w:divBdr>
    </w:div>
    <w:div w:id="1843354125">
      <w:bodyDiv w:val="1"/>
      <w:marLeft w:val="0"/>
      <w:marRight w:val="0"/>
      <w:marTop w:val="0"/>
      <w:marBottom w:val="0"/>
      <w:divBdr>
        <w:top w:val="none" w:sz="0" w:space="0" w:color="auto"/>
        <w:left w:val="none" w:sz="0" w:space="0" w:color="auto"/>
        <w:bottom w:val="none" w:sz="0" w:space="0" w:color="auto"/>
        <w:right w:val="none" w:sz="0" w:space="0" w:color="auto"/>
      </w:divBdr>
    </w:div>
    <w:div w:id="1843429321">
      <w:bodyDiv w:val="1"/>
      <w:marLeft w:val="0"/>
      <w:marRight w:val="0"/>
      <w:marTop w:val="0"/>
      <w:marBottom w:val="0"/>
      <w:divBdr>
        <w:top w:val="none" w:sz="0" w:space="0" w:color="auto"/>
        <w:left w:val="none" w:sz="0" w:space="0" w:color="auto"/>
        <w:bottom w:val="none" w:sz="0" w:space="0" w:color="auto"/>
        <w:right w:val="none" w:sz="0" w:space="0" w:color="auto"/>
      </w:divBdr>
    </w:div>
    <w:div w:id="1845822956">
      <w:bodyDiv w:val="1"/>
      <w:marLeft w:val="0"/>
      <w:marRight w:val="0"/>
      <w:marTop w:val="0"/>
      <w:marBottom w:val="0"/>
      <w:divBdr>
        <w:top w:val="none" w:sz="0" w:space="0" w:color="auto"/>
        <w:left w:val="none" w:sz="0" w:space="0" w:color="auto"/>
        <w:bottom w:val="none" w:sz="0" w:space="0" w:color="auto"/>
        <w:right w:val="none" w:sz="0" w:space="0" w:color="auto"/>
      </w:divBdr>
    </w:div>
    <w:div w:id="1846165392">
      <w:bodyDiv w:val="1"/>
      <w:marLeft w:val="0"/>
      <w:marRight w:val="0"/>
      <w:marTop w:val="0"/>
      <w:marBottom w:val="0"/>
      <w:divBdr>
        <w:top w:val="none" w:sz="0" w:space="0" w:color="auto"/>
        <w:left w:val="none" w:sz="0" w:space="0" w:color="auto"/>
        <w:bottom w:val="none" w:sz="0" w:space="0" w:color="auto"/>
        <w:right w:val="none" w:sz="0" w:space="0" w:color="auto"/>
      </w:divBdr>
    </w:div>
    <w:div w:id="1846506519">
      <w:bodyDiv w:val="1"/>
      <w:marLeft w:val="0"/>
      <w:marRight w:val="0"/>
      <w:marTop w:val="0"/>
      <w:marBottom w:val="0"/>
      <w:divBdr>
        <w:top w:val="none" w:sz="0" w:space="0" w:color="auto"/>
        <w:left w:val="none" w:sz="0" w:space="0" w:color="auto"/>
        <w:bottom w:val="none" w:sz="0" w:space="0" w:color="auto"/>
        <w:right w:val="none" w:sz="0" w:space="0" w:color="auto"/>
      </w:divBdr>
      <w:divsChild>
        <w:div w:id="72705841">
          <w:marLeft w:val="1800"/>
          <w:marRight w:val="0"/>
          <w:marTop w:val="72"/>
          <w:marBottom w:val="0"/>
          <w:divBdr>
            <w:top w:val="none" w:sz="0" w:space="0" w:color="auto"/>
            <w:left w:val="none" w:sz="0" w:space="0" w:color="auto"/>
            <w:bottom w:val="none" w:sz="0" w:space="0" w:color="auto"/>
            <w:right w:val="none" w:sz="0" w:space="0" w:color="auto"/>
          </w:divBdr>
        </w:div>
        <w:div w:id="76442004">
          <w:marLeft w:val="1800"/>
          <w:marRight w:val="0"/>
          <w:marTop w:val="72"/>
          <w:marBottom w:val="0"/>
          <w:divBdr>
            <w:top w:val="none" w:sz="0" w:space="0" w:color="auto"/>
            <w:left w:val="none" w:sz="0" w:space="0" w:color="auto"/>
            <w:bottom w:val="none" w:sz="0" w:space="0" w:color="auto"/>
            <w:right w:val="none" w:sz="0" w:space="0" w:color="auto"/>
          </w:divBdr>
        </w:div>
        <w:div w:id="135877460">
          <w:marLeft w:val="1166"/>
          <w:marRight w:val="0"/>
          <w:marTop w:val="86"/>
          <w:marBottom w:val="0"/>
          <w:divBdr>
            <w:top w:val="none" w:sz="0" w:space="0" w:color="auto"/>
            <w:left w:val="none" w:sz="0" w:space="0" w:color="auto"/>
            <w:bottom w:val="none" w:sz="0" w:space="0" w:color="auto"/>
            <w:right w:val="none" w:sz="0" w:space="0" w:color="auto"/>
          </w:divBdr>
        </w:div>
        <w:div w:id="201749753">
          <w:marLeft w:val="1166"/>
          <w:marRight w:val="0"/>
          <w:marTop w:val="86"/>
          <w:marBottom w:val="0"/>
          <w:divBdr>
            <w:top w:val="none" w:sz="0" w:space="0" w:color="auto"/>
            <w:left w:val="none" w:sz="0" w:space="0" w:color="auto"/>
            <w:bottom w:val="none" w:sz="0" w:space="0" w:color="auto"/>
            <w:right w:val="none" w:sz="0" w:space="0" w:color="auto"/>
          </w:divBdr>
        </w:div>
        <w:div w:id="318392025">
          <w:marLeft w:val="547"/>
          <w:marRight w:val="0"/>
          <w:marTop w:val="96"/>
          <w:marBottom w:val="0"/>
          <w:divBdr>
            <w:top w:val="none" w:sz="0" w:space="0" w:color="auto"/>
            <w:left w:val="none" w:sz="0" w:space="0" w:color="auto"/>
            <w:bottom w:val="none" w:sz="0" w:space="0" w:color="auto"/>
            <w:right w:val="none" w:sz="0" w:space="0" w:color="auto"/>
          </w:divBdr>
        </w:div>
        <w:div w:id="482888612">
          <w:marLeft w:val="2520"/>
          <w:marRight w:val="0"/>
          <w:marTop w:val="62"/>
          <w:marBottom w:val="0"/>
          <w:divBdr>
            <w:top w:val="none" w:sz="0" w:space="0" w:color="auto"/>
            <w:left w:val="none" w:sz="0" w:space="0" w:color="auto"/>
            <w:bottom w:val="none" w:sz="0" w:space="0" w:color="auto"/>
            <w:right w:val="none" w:sz="0" w:space="0" w:color="auto"/>
          </w:divBdr>
        </w:div>
        <w:div w:id="567420302">
          <w:marLeft w:val="1800"/>
          <w:marRight w:val="0"/>
          <w:marTop w:val="72"/>
          <w:marBottom w:val="0"/>
          <w:divBdr>
            <w:top w:val="none" w:sz="0" w:space="0" w:color="auto"/>
            <w:left w:val="none" w:sz="0" w:space="0" w:color="auto"/>
            <w:bottom w:val="none" w:sz="0" w:space="0" w:color="auto"/>
            <w:right w:val="none" w:sz="0" w:space="0" w:color="auto"/>
          </w:divBdr>
        </w:div>
        <w:div w:id="568855582">
          <w:marLeft w:val="1166"/>
          <w:marRight w:val="0"/>
          <w:marTop w:val="86"/>
          <w:marBottom w:val="0"/>
          <w:divBdr>
            <w:top w:val="none" w:sz="0" w:space="0" w:color="auto"/>
            <w:left w:val="none" w:sz="0" w:space="0" w:color="auto"/>
            <w:bottom w:val="none" w:sz="0" w:space="0" w:color="auto"/>
            <w:right w:val="none" w:sz="0" w:space="0" w:color="auto"/>
          </w:divBdr>
        </w:div>
        <w:div w:id="637801487">
          <w:marLeft w:val="547"/>
          <w:marRight w:val="0"/>
          <w:marTop w:val="96"/>
          <w:marBottom w:val="0"/>
          <w:divBdr>
            <w:top w:val="none" w:sz="0" w:space="0" w:color="auto"/>
            <w:left w:val="none" w:sz="0" w:space="0" w:color="auto"/>
            <w:bottom w:val="none" w:sz="0" w:space="0" w:color="auto"/>
            <w:right w:val="none" w:sz="0" w:space="0" w:color="auto"/>
          </w:divBdr>
        </w:div>
        <w:div w:id="754978131">
          <w:marLeft w:val="1166"/>
          <w:marRight w:val="0"/>
          <w:marTop w:val="86"/>
          <w:marBottom w:val="0"/>
          <w:divBdr>
            <w:top w:val="none" w:sz="0" w:space="0" w:color="auto"/>
            <w:left w:val="none" w:sz="0" w:space="0" w:color="auto"/>
            <w:bottom w:val="none" w:sz="0" w:space="0" w:color="auto"/>
            <w:right w:val="none" w:sz="0" w:space="0" w:color="auto"/>
          </w:divBdr>
        </w:div>
        <w:div w:id="1011294555">
          <w:marLeft w:val="1800"/>
          <w:marRight w:val="0"/>
          <w:marTop w:val="72"/>
          <w:marBottom w:val="0"/>
          <w:divBdr>
            <w:top w:val="none" w:sz="0" w:space="0" w:color="auto"/>
            <w:left w:val="none" w:sz="0" w:space="0" w:color="auto"/>
            <w:bottom w:val="none" w:sz="0" w:space="0" w:color="auto"/>
            <w:right w:val="none" w:sz="0" w:space="0" w:color="auto"/>
          </w:divBdr>
        </w:div>
        <w:div w:id="1215042033">
          <w:marLeft w:val="1166"/>
          <w:marRight w:val="0"/>
          <w:marTop w:val="86"/>
          <w:marBottom w:val="0"/>
          <w:divBdr>
            <w:top w:val="none" w:sz="0" w:space="0" w:color="auto"/>
            <w:left w:val="none" w:sz="0" w:space="0" w:color="auto"/>
            <w:bottom w:val="none" w:sz="0" w:space="0" w:color="auto"/>
            <w:right w:val="none" w:sz="0" w:space="0" w:color="auto"/>
          </w:divBdr>
        </w:div>
        <w:div w:id="1253854470">
          <w:marLeft w:val="1800"/>
          <w:marRight w:val="0"/>
          <w:marTop w:val="72"/>
          <w:marBottom w:val="0"/>
          <w:divBdr>
            <w:top w:val="none" w:sz="0" w:space="0" w:color="auto"/>
            <w:left w:val="none" w:sz="0" w:space="0" w:color="auto"/>
            <w:bottom w:val="none" w:sz="0" w:space="0" w:color="auto"/>
            <w:right w:val="none" w:sz="0" w:space="0" w:color="auto"/>
          </w:divBdr>
        </w:div>
      </w:divsChild>
    </w:div>
    <w:div w:id="1847136057">
      <w:bodyDiv w:val="1"/>
      <w:marLeft w:val="0"/>
      <w:marRight w:val="0"/>
      <w:marTop w:val="0"/>
      <w:marBottom w:val="0"/>
      <w:divBdr>
        <w:top w:val="none" w:sz="0" w:space="0" w:color="auto"/>
        <w:left w:val="none" w:sz="0" w:space="0" w:color="auto"/>
        <w:bottom w:val="none" w:sz="0" w:space="0" w:color="auto"/>
        <w:right w:val="none" w:sz="0" w:space="0" w:color="auto"/>
      </w:divBdr>
    </w:div>
    <w:div w:id="1847473998">
      <w:bodyDiv w:val="1"/>
      <w:marLeft w:val="0"/>
      <w:marRight w:val="0"/>
      <w:marTop w:val="0"/>
      <w:marBottom w:val="0"/>
      <w:divBdr>
        <w:top w:val="none" w:sz="0" w:space="0" w:color="auto"/>
        <w:left w:val="none" w:sz="0" w:space="0" w:color="auto"/>
        <w:bottom w:val="none" w:sz="0" w:space="0" w:color="auto"/>
        <w:right w:val="none" w:sz="0" w:space="0" w:color="auto"/>
      </w:divBdr>
    </w:div>
    <w:div w:id="1848010135">
      <w:bodyDiv w:val="1"/>
      <w:marLeft w:val="0"/>
      <w:marRight w:val="0"/>
      <w:marTop w:val="0"/>
      <w:marBottom w:val="0"/>
      <w:divBdr>
        <w:top w:val="none" w:sz="0" w:space="0" w:color="auto"/>
        <w:left w:val="none" w:sz="0" w:space="0" w:color="auto"/>
        <w:bottom w:val="none" w:sz="0" w:space="0" w:color="auto"/>
        <w:right w:val="none" w:sz="0" w:space="0" w:color="auto"/>
      </w:divBdr>
      <w:divsChild>
        <w:div w:id="198205068">
          <w:marLeft w:val="547"/>
          <w:marRight w:val="0"/>
          <w:marTop w:val="154"/>
          <w:marBottom w:val="0"/>
          <w:divBdr>
            <w:top w:val="none" w:sz="0" w:space="0" w:color="auto"/>
            <w:left w:val="none" w:sz="0" w:space="0" w:color="auto"/>
            <w:bottom w:val="none" w:sz="0" w:space="0" w:color="auto"/>
            <w:right w:val="none" w:sz="0" w:space="0" w:color="auto"/>
          </w:divBdr>
        </w:div>
        <w:div w:id="690301144">
          <w:marLeft w:val="547"/>
          <w:marRight w:val="0"/>
          <w:marTop w:val="154"/>
          <w:marBottom w:val="0"/>
          <w:divBdr>
            <w:top w:val="none" w:sz="0" w:space="0" w:color="auto"/>
            <w:left w:val="none" w:sz="0" w:space="0" w:color="auto"/>
            <w:bottom w:val="none" w:sz="0" w:space="0" w:color="auto"/>
            <w:right w:val="none" w:sz="0" w:space="0" w:color="auto"/>
          </w:divBdr>
        </w:div>
        <w:div w:id="1296594728">
          <w:marLeft w:val="1800"/>
          <w:marRight w:val="0"/>
          <w:marTop w:val="115"/>
          <w:marBottom w:val="0"/>
          <w:divBdr>
            <w:top w:val="none" w:sz="0" w:space="0" w:color="auto"/>
            <w:left w:val="none" w:sz="0" w:space="0" w:color="auto"/>
            <w:bottom w:val="none" w:sz="0" w:space="0" w:color="auto"/>
            <w:right w:val="none" w:sz="0" w:space="0" w:color="auto"/>
          </w:divBdr>
        </w:div>
        <w:div w:id="1314289803">
          <w:marLeft w:val="1166"/>
          <w:marRight w:val="0"/>
          <w:marTop w:val="134"/>
          <w:marBottom w:val="0"/>
          <w:divBdr>
            <w:top w:val="none" w:sz="0" w:space="0" w:color="auto"/>
            <w:left w:val="none" w:sz="0" w:space="0" w:color="auto"/>
            <w:bottom w:val="none" w:sz="0" w:space="0" w:color="auto"/>
            <w:right w:val="none" w:sz="0" w:space="0" w:color="auto"/>
          </w:divBdr>
        </w:div>
        <w:div w:id="1389963001">
          <w:marLeft w:val="547"/>
          <w:marRight w:val="0"/>
          <w:marTop w:val="154"/>
          <w:marBottom w:val="0"/>
          <w:divBdr>
            <w:top w:val="none" w:sz="0" w:space="0" w:color="auto"/>
            <w:left w:val="none" w:sz="0" w:space="0" w:color="auto"/>
            <w:bottom w:val="none" w:sz="0" w:space="0" w:color="auto"/>
            <w:right w:val="none" w:sz="0" w:space="0" w:color="auto"/>
          </w:divBdr>
        </w:div>
      </w:divsChild>
    </w:div>
    <w:div w:id="1848519074">
      <w:bodyDiv w:val="1"/>
      <w:marLeft w:val="0"/>
      <w:marRight w:val="0"/>
      <w:marTop w:val="0"/>
      <w:marBottom w:val="0"/>
      <w:divBdr>
        <w:top w:val="none" w:sz="0" w:space="0" w:color="auto"/>
        <w:left w:val="none" w:sz="0" w:space="0" w:color="auto"/>
        <w:bottom w:val="none" w:sz="0" w:space="0" w:color="auto"/>
        <w:right w:val="none" w:sz="0" w:space="0" w:color="auto"/>
      </w:divBdr>
    </w:div>
    <w:div w:id="1848521954">
      <w:bodyDiv w:val="1"/>
      <w:marLeft w:val="0"/>
      <w:marRight w:val="0"/>
      <w:marTop w:val="0"/>
      <w:marBottom w:val="0"/>
      <w:divBdr>
        <w:top w:val="none" w:sz="0" w:space="0" w:color="auto"/>
        <w:left w:val="none" w:sz="0" w:space="0" w:color="auto"/>
        <w:bottom w:val="none" w:sz="0" w:space="0" w:color="auto"/>
        <w:right w:val="none" w:sz="0" w:space="0" w:color="auto"/>
      </w:divBdr>
      <w:divsChild>
        <w:div w:id="50005190">
          <w:marLeft w:val="1166"/>
          <w:marRight w:val="0"/>
          <w:marTop w:val="134"/>
          <w:marBottom w:val="0"/>
          <w:divBdr>
            <w:top w:val="none" w:sz="0" w:space="0" w:color="auto"/>
            <w:left w:val="none" w:sz="0" w:space="0" w:color="auto"/>
            <w:bottom w:val="none" w:sz="0" w:space="0" w:color="auto"/>
            <w:right w:val="none" w:sz="0" w:space="0" w:color="auto"/>
          </w:divBdr>
        </w:div>
        <w:div w:id="763187922">
          <w:marLeft w:val="547"/>
          <w:marRight w:val="0"/>
          <w:marTop w:val="154"/>
          <w:marBottom w:val="0"/>
          <w:divBdr>
            <w:top w:val="none" w:sz="0" w:space="0" w:color="auto"/>
            <w:left w:val="none" w:sz="0" w:space="0" w:color="auto"/>
            <w:bottom w:val="none" w:sz="0" w:space="0" w:color="auto"/>
            <w:right w:val="none" w:sz="0" w:space="0" w:color="auto"/>
          </w:divBdr>
        </w:div>
        <w:div w:id="1382753181">
          <w:marLeft w:val="547"/>
          <w:marRight w:val="0"/>
          <w:marTop w:val="154"/>
          <w:marBottom w:val="0"/>
          <w:divBdr>
            <w:top w:val="none" w:sz="0" w:space="0" w:color="auto"/>
            <w:left w:val="none" w:sz="0" w:space="0" w:color="auto"/>
            <w:bottom w:val="none" w:sz="0" w:space="0" w:color="auto"/>
            <w:right w:val="none" w:sz="0" w:space="0" w:color="auto"/>
          </w:divBdr>
        </w:div>
      </w:divsChild>
    </w:div>
    <w:div w:id="1850019049">
      <w:bodyDiv w:val="1"/>
      <w:marLeft w:val="0"/>
      <w:marRight w:val="0"/>
      <w:marTop w:val="0"/>
      <w:marBottom w:val="0"/>
      <w:divBdr>
        <w:top w:val="none" w:sz="0" w:space="0" w:color="auto"/>
        <w:left w:val="none" w:sz="0" w:space="0" w:color="auto"/>
        <w:bottom w:val="none" w:sz="0" w:space="0" w:color="auto"/>
        <w:right w:val="none" w:sz="0" w:space="0" w:color="auto"/>
      </w:divBdr>
      <w:divsChild>
        <w:div w:id="874847220">
          <w:marLeft w:val="360"/>
          <w:marRight w:val="0"/>
          <w:marTop w:val="200"/>
          <w:marBottom w:val="0"/>
          <w:divBdr>
            <w:top w:val="none" w:sz="0" w:space="0" w:color="auto"/>
            <w:left w:val="none" w:sz="0" w:space="0" w:color="auto"/>
            <w:bottom w:val="none" w:sz="0" w:space="0" w:color="auto"/>
            <w:right w:val="none" w:sz="0" w:space="0" w:color="auto"/>
          </w:divBdr>
        </w:div>
        <w:div w:id="894775695">
          <w:marLeft w:val="360"/>
          <w:marRight w:val="0"/>
          <w:marTop w:val="200"/>
          <w:marBottom w:val="0"/>
          <w:divBdr>
            <w:top w:val="none" w:sz="0" w:space="0" w:color="auto"/>
            <w:left w:val="none" w:sz="0" w:space="0" w:color="auto"/>
            <w:bottom w:val="none" w:sz="0" w:space="0" w:color="auto"/>
            <w:right w:val="none" w:sz="0" w:space="0" w:color="auto"/>
          </w:divBdr>
        </w:div>
        <w:div w:id="1323389814">
          <w:marLeft w:val="1800"/>
          <w:marRight w:val="0"/>
          <w:marTop w:val="100"/>
          <w:marBottom w:val="0"/>
          <w:divBdr>
            <w:top w:val="none" w:sz="0" w:space="0" w:color="auto"/>
            <w:left w:val="none" w:sz="0" w:space="0" w:color="auto"/>
            <w:bottom w:val="none" w:sz="0" w:space="0" w:color="auto"/>
            <w:right w:val="none" w:sz="0" w:space="0" w:color="auto"/>
          </w:divBdr>
        </w:div>
        <w:div w:id="1982613118">
          <w:marLeft w:val="1080"/>
          <w:marRight w:val="0"/>
          <w:marTop w:val="100"/>
          <w:marBottom w:val="0"/>
          <w:divBdr>
            <w:top w:val="none" w:sz="0" w:space="0" w:color="auto"/>
            <w:left w:val="none" w:sz="0" w:space="0" w:color="auto"/>
            <w:bottom w:val="none" w:sz="0" w:space="0" w:color="auto"/>
            <w:right w:val="none" w:sz="0" w:space="0" w:color="auto"/>
          </w:divBdr>
        </w:div>
      </w:divsChild>
    </w:div>
    <w:div w:id="1850674388">
      <w:bodyDiv w:val="1"/>
      <w:marLeft w:val="0"/>
      <w:marRight w:val="0"/>
      <w:marTop w:val="0"/>
      <w:marBottom w:val="0"/>
      <w:divBdr>
        <w:top w:val="none" w:sz="0" w:space="0" w:color="auto"/>
        <w:left w:val="none" w:sz="0" w:space="0" w:color="auto"/>
        <w:bottom w:val="none" w:sz="0" w:space="0" w:color="auto"/>
        <w:right w:val="none" w:sz="0" w:space="0" w:color="auto"/>
      </w:divBdr>
      <w:divsChild>
        <w:div w:id="1387795333">
          <w:marLeft w:val="0"/>
          <w:marRight w:val="0"/>
          <w:marTop w:val="0"/>
          <w:marBottom w:val="0"/>
          <w:divBdr>
            <w:top w:val="none" w:sz="0" w:space="0" w:color="auto"/>
            <w:left w:val="none" w:sz="0" w:space="0" w:color="auto"/>
            <w:bottom w:val="none" w:sz="0" w:space="0" w:color="auto"/>
            <w:right w:val="none" w:sz="0" w:space="0" w:color="auto"/>
          </w:divBdr>
          <w:divsChild>
            <w:div w:id="351348508">
              <w:marLeft w:val="0"/>
              <w:marRight w:val="0"/>
              <w:marTop w:val="0"/>
              <w:marBottom w:val="0"/>
              <w:divBdr>
                <w:top w:val="none" w:sz="0" w:space="0" w:color="auto"/>
                <w:left w:val="none" w:sz="0" w:space="0" w:color="auto"/>
                <w:bottom w:val="none" w:sz="0" w:space="0" w:color="auto"/>
                <w:right w:val="none" w:sz="0" w:space="0" w:color="auto"/>
              </w:divBdr>
            </w:div>
            <w:div w:id="455635845">
              <w:marLeft w:val="0"/>
              <w:marRight w:val="0"/>
              <w:marTop w:val="0"/>
              <w:marBottom w:val="0"/>
              <w:divBdr>
                <w:top w:val="none" w:sz="0" w:space="0" w:color="auto"/>
                <w:left w:val="none" w:sz="0" w:space="0" w:color="auto"/>
                <w:bottom w:val="none" w:sz="0" w:space="0" w:color="auto"/>
                <w:right w:val="none" w:sz="0" w:space="0" w:color="auto"/>
              </w:divBdr>
            </w:div>
            <w:div w:id="516621861">
              <w:marLeft w:val="0"/>
              <w:marRight w:val="0"/>
              <w:marTop w:val="0"/>
              <w:marBottom w:val="0"/>
              <w:divBdr>
                <w:top w:val="none" w:sz="0" w:space="0" w:color="auto"/>
                <w:left w:val="none" w:sz="0" w:space="0" w:color="auto"/>
                <w:bottom w:val="none" w:sz="0" w:space="0" w:color="auto"/>
                <w:right w:val="none" w:sz="0" w:space="0" w:color="auto"/>
              </w:divBdr>
            </w:div>
            <w:div w:id="1444036037">
              <w:marLeft w:val="0"/>
              <w:marRight w:val="0"/>
              <w:marTop w:val="0"/>
              <w:marBottom w:val="0"/>
              <w:divBdr>
                <w:top w:val="none" w:sz="0" w:space="0" w:color="auto"/>
                <w:left w:val="none" w:sz="0" w:space="0" w:color="auto"/>
                <w:bottom w:val="none" w:sz="0" w:space="0" w:color="auto"/>
                <w:right w:val="none" w:sz="0" w:space="0" w:color="auto"/>
              </w:divBdr>
            </w:div>
            <w:div w:id="17533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6301">
      <w:bodyDiv w:val="1"/>
      <w:marLeft w:val="0"/>
      <w:marRight w:val="0"/>
      <w:marTop w:val="0"/>
      <w:marBottom w:val="0"/>
      <w:divBdr>
        <w:top w:val="none" w:sz="0" w:space="0" w:color="auto"/>
        <w:left w:val="none" w:sz="0" w:space="0" w:color="auto"/>
        <w:bottom w:val="none" w:sz="0" w:space="0" w:color="auto"/>
        <w:right w:val="none" w:sz="0" w:space="0" w:color="auto"/>
      </w:divBdr>
    </w:div>
    <w:div w:id="1851212623">
      <w:bodyDiv w:val="1"/>
      <w:marLeft w:val="0"/>
      <w:marRight w:val="0"/>
      <w:marTop w:val="0"/>
      <w:marBottom w:val="0"/>
      <w:divBdr>
        <w:top w:val="none" w:sz="0" w:space="0" w:color="auto"/>
        <w:left w:val="none" w:sz="0" w:space="0" w:color="auto"/>
        <w:bottom w:val="none" w:sz="0" w:space="0" w:color="auto"/>
        <w:right w:val="none" w:sz="0" w:space="0" w:color="auto"/>
      </w:divBdr>
    </w:div>
    <w:div w:id="1854297686">
      <w:bodyDiv w:val="1"/>
      <w:marLeft w:val="0"/>
      <w:marRight w:val="0"/>
      <w:marTop w:val="0"/>
      <w:marBottom w:val="0"/>
      <w:divBdr>
        <w:top w:val="none" w:sz="0" w:space="0" w:color="auto"/>
        <w:left w:val="none" w:sz="0" w:space="0" w:color="auto"/>
        <w:bottom w:val="none" w:sz="0" w:space="0" w:color="auto"/>
        <w:right w:val="none" w:sz="0" w:space="0" w:color="auto"/>
      </w:divBdr>
      <w:divsChild>
        <w:div w:id="711612569">
          <w:marLeft w:val="547"/>
          <w:marRight w:val="0"/>
          <w:marTop w:val="154"/>
          <w:marBottom w:val="0"/>
          <w:divBdr>
            <w:top w:val="none" w:sz="0" w:space="0" w:color="auto"/>
            <w:left w:val="none" w:sz="0" w:space="0" w:color="auto"/>
            <w:bottom w:val="none" w:sz="0" w:space="0" w:color="auto"/>
            <w:right w:val="none" w:sz="0" w:space="0" w:color="auto"/>
          </w:divBdr>
        </w:div>
        <w:div w:id="1594431317">
          <w:marLeft w:val="1166"/>
          <w:marRight w:val="0"/>
          <w:marTop w:val="134"/>
          <w:marBottom w:val="0"/>
          <w:divBdr>
            <w:top w:val="none" w:sz="0" w:space="0" w:color="auto"/>
            <w:left w:val="none" w:sz="0" w:space="0" w:color="auto"/>
            <w:bottom w:val="none" w:sz="0" w:space="0" w:color="auto"/>
            <w:right w:val="none" w:sz="0" w:space="0" w:color="auto"/>
          </w:divBdr>
        </w:div>
        <w:div w:id="1688945455">
          <w:marLeft w:val="1166"/>
          <w:marRight w:val="0"/>
          <w:marTop w:val="134"/>
          <w:marBottom w:val="0"/>
          <w:divBdr>
            <w:top w:val="none" w:sz="0" w:space="0" w:color="auto"/>
            <w:left w:val="none" w:sz="0" w:space="0" w:color="auto"/>
            <w:bottom w:val="none" w:sz="0" w:space="0" w:color="auto"/>
            <w:right w:val="none" w:sz="0" w:space="0" w:color="auto"/>
          </w:divBdr>
        </w:div>
      </w:divsChild>
    </w:div>
    <w:div w:id="1856458311">
      <w:bodyDiv w:val="1"/>
      <w:marLeft w:val="0"/>
      <w:marRight w:val="0"/>
      <w:marTop w:val="0"/>
      <w:marBottom w:val="0"/>
      <w:divBdr>
        <w:top w:val="none" w:sz="0" w:space="0" w:color="auto"/>
        <w:left w:val="none" w:sz="0" w:space="0" w:color="auto"/>
        <w:bottom w:val="none" w:sz="0" w:space="0" w:color="auto"/>
        <w:right w:val="none" w:sz="0" w:space="0" w:color="auto"/>
      </w:divBdr>
    </w:div>
    <w:div w:id="1858420213">
      <w:bodyDiv w:val="1"/>
      <w:marLeft w:val="0"/>
      <w:marRight w:val="0"/>
      <w:marTop w:val="0"/>
      <w:marBottom w:val="0"/>
      <w:divBdr>
        <w:top w:val="none" w:sz="0" w:space="0" w:color="auto"/>
        <w:left w:val="none" w:sz="0" w:space="0" w:color="auto"/>
        <w:bottom w:val="none" w:sz="0" w:space="0" w:color="auto"/>
        <w:right w:val="none" w:sz="0" w:space="0" w:color="auto"/>
      </w:divBdr>
    </w:div>
    <w:div w:id="1859077426">
      <w:bodyDiv w:val="1"/>
      <w:marLeft w:val="0"/>
      <w:marRight w:val="0"/>
      <w:marTop w:val="0"/>
      <w:marBottom w:val="0"/>
      <w:divBdr>
        <w:top w:val="none" w:sz="0" w:space="0" w:color="auto"/>
        <w:left w:val="none" w:sz="0" w:space="0" w:color="auto"/>
        <w:bottom w:val="none" w:sz="0" w:space="0" w:color="auto"/>
        <w:right w:val="none" w:sz="0" w:space="0" w:color="auto"/>
      </w:divBdr>
    </w:div>
    <w:div w:id="1859660007">
      <w:bodyDiv w:val="1"/>
      <w:marLeft w:val="0"/>
      <w:marRight w:val="0"/>
      <w:marTop w:val="0"/>
      <w:marBottom w:val="0"/>
      <w:divBdr>
        <w:top w:val="none" w:sz="0" w:space="0" w:color="auto"/>
        <w:left w:val="none" w:sz="0" w:space="0" w:color="auto"/>
        <w:bottom w:val="none" w:sz="0" w:space="0" w:color="auto"/>
        <w:right w:val="none" w:sz="0" w:space="0" w:color="auto"/>
      </w:divBdr>
      <w:divsChild>
        <w:div w:id="81074476">
          <w:marLeft w:val="547"/>
          <w:marRight w:val="0"/>
          <w:marTop w:val="115"/>
          <w:marBottom w:val="0"/>
          <w:divBdr>
            <w:top w:val="none" w:sz="0" w:space="0" w:color="auto"/>
            <w:left w:val="none" w:sz="0" w:space="0" w:color="auto"/>
            <w:bottom w:val="none" w:sz="0" w:space="0" w:color="auto"/>
            <w:right w:val="none" w:sz="0" w:space="0" w:color="auto"/>
          </w:divBdr>
        </w:div>
        <w:div w:id="234902751">
          <w:marLeft w:val="1166"/>
          <w:marRight w:val="0"/>
          <w:marTop w:val="96"/>
          <w:marBottom w:val="0"/>
          <w:divBdr>
            <w:top w:val="none" w:sz="0" w:space="0" w:color="auto"/>
            <w:left w:val="none" w:sz="0" w:space="0" w:color="auto"/>
            <w:bottom w:val="none" w:sz="0" w:space="0" w:color="auto"/>
            <w:right w:val="none" w:sz="0" w:space="0" w:color="auto"/>
          </w:divBdr>
        </w:div>
        <w:div w:id="285162738">
          <w:marLeft w:val="1800"/>
          <w:marRight w:val="0"/>
          <w:marTop w:val="77"/>
          <w:marBottom w:val="0"/>
          <w:divBdr>
            <w:top w:val="none" w:sz="0" w:space="0" w:color="auto"/>
            <w:left w:val="none" w:sz="0" w:space="0" w:color="auto"/>
            <w:bottom w:val="none" w:sz="0" w:space="0" w:color="auto"/>
            <w:right w:val="none" w:sz="0" w:space="0" w:color="auto"/>
          </w:divBdr>
        </w:div>
        <w:div w:id="1152716696">
          <w:marLeft w:val="1166"/>
          <w:marRight w:val="0"/>
          <w:marTop w:val="96"/>
          <w:marBottom w:val="0"/>
          <w:divBdr>
            <w:top w:val="none" w:sz="0" w:space="0" w:color="auto"/>
            <w:left w:val="none" w:sz="0" w:space="0" w:color="auto"/>
            <w:bottom w:val="none" w:sz="0" w:space="0" w:color="auto"/>
            <w:right w:val="none" w:sz="0" w:space="0" w:color="auto"/>
          </w:divBdr>
        </w:div>
        <w:div w:id="1344824657">
          <w:marLeft w:val="1800"/>
          <w:marRight w:val="0"/>
          <w:marTop w:val="77"/>
          <w:marBottom w:val="0"/>
          <w:divBdr>
            <w:top w:val="none" w:sz="0" w:space="0" w:color="auto"/>
            <w:left w:val="none" w:sz="0" w:space="0" w:color="auto"/>
            <w:bottom w:val="none" w:sz="0" w:space="0" w:color="auto"/>
            <w:right w:val="none" w:sz="0" w:space="0" w:color="auto"/>
          </w:divBdr>
        </w:div>
        <w:div w:id="1686324338">
          <w:marLeft w:val="1166"/>
          <w:marRight w:val="0"/>
          <w:marTop w:val="96"/>
          <w:marBottom w:val="0"/>
          <w:divBdr>
            <w:top w:val="none" w:sz="0" w:space="0" w:color="auto"/>
            <w:left w:val="none" w:sz="0" w:space="0" w:color="auto"/>
            <w:bottom w:val="none" w:sz="0" w:space="0" w:color="auto"/>
            <w:right w:val="none" w:sz="0" w:space="0" w:color="auto"/>
          </w:divBdr>
        </w:div>
        <w:div w:id="2021350863">
          <w:marLeft w:val="547"/>
          <w:marRight w:val="0"/>
          <w:marTop w:val="115"/>
          <w:marBottom w:val="0"/>
          <w:divBdr>
            <w:top w:val="none" w:sz="0" w:space="0" w:color="auto"/>
            <w:left w:val="none" w:sz="0" w:space="0" w:color="auto"/>
            <w:bottom w:val="none" w:sz="0" w:space="0" w:color="auto"/>
            <w:right w:val="none" w:sz="0" w:space="0" w:color="auto"/>
          </w:divBdr>
        </w:div>
      </w:divsChild>
    </w:div>
    <w:div w:id="1859805845">
      <w:bodyDiv w:val="1"/>
      <w:marLeft w:val="0"/>
      <w:marRight w:val="0"/>
      <w:marTop w:val="0"/>
      <w:marBottom w:val="0"/>
      <w:divBdr>
        <w:top w:val="none" w:sz="0" w:space="0" w:color="auto"/>
        <w:left w:val="none" w:sz="0" w:space="0" w:color="auto"/>
        <w:bottom w:val="none" w:sz="0" w:space="0" w:color="auto"/>
        <w:right w:val="none" w:sz="0" w:space="0" w:color="auto"/>
      </w:divBdr>
    </w:div>
    <w:div w:id="1860006331">
      <w:bodyDiv w:val="1"/>
      <w:marLeft w:val="0"/>
      <w:marRight w:val="0"/>
      <w:marTop w:val="0"/>
      <w:marBottom w:val="0"/>
      <w:divBdr>
        <w:top w:val="none" w:sz="0" w:space="0" w:color="auto"/>
        <w:left w:val="none" w:sz="0" w:space="0" w:color="auto"/>
        <w:bottom w:val="none" w:sz="0" w:space="0" w:color="auto"/>
        <w:right w:val="none" w:sz="0" w:space="0" w:color="auto"/>
      </w:divBdr>
    </w:div>
    <w:div w:id="1860774333">
      <w:bodyDiv w:val="1"/>
      <w:marLeft w:val="0"/>
      <w:marRight w:val="0"/>
      <w:marTop w:val="0"/>
      <w:marBottom w:val="0"/>
      <w:divBdr>
        <w:top w:val="none" w:sz="0" w:space="0" w:color="auto"/>
        <w:left w:val="none" w:sz="0" w:space="0" w:color="auto"/>
        <w:bottom w:val="none" w:sz="0" w:space="0" w:color="auto"/>
        <w:right w:val="none" w:sz="0" w:space="0" w:color="auto"/>
      </w:divBdr>
      <w:divsChild>
        <w:div w:id="21396274">
          <w:marLeft w:val="1800"/>
          <w:marRight w:val="0"/>
          <w:marTop w:val="82"/>
          <w:marBottom w:val="0"/>
          <w:divBdr>
            <w:top w:val="none" w:sz="0" w:space="0" w:color="auto"/>
            <w:left w:val="none" w:sz="0" w:space="0" w:color="auto"/>
            <w:bottom w:val="none" w:sz="0" w:space="0" w:color="auto"/>
            <w:right w:val="none" w:sz="0" w:space="0" w:color="auto"/>
          </w:divBdr>
        </w:div>
        <w:div w:id="176817884">
          <w:marLeft w:val="1166"/>
          <w:marRight w:val="0"/>
          <w:marTop w:val="96"/>
          <w:marBottom w:val="0"/>
          <w:divBdr>
            <w:top w:val="none" w:sz="0" w:space="0" w:color="auto"/>
            <w:left w:val="none" w:sz="0" w:space="0" w:color="auto"/>
            <w:bottom w:val="none" w:sz="0" w:space="0" w:color="auto"/>
            <w:right w:val="none" w:sz="0" w:space="0" w:color="auto"/>
          </w:divBdr>
        </w:div>
        <w:div w:id="408161709">
          <w:marLeft w:val="1800"/>
          <w:marRight w:val="0"/>
          <w:marTop w:val="82"/>
          <w:marBottom w:val="0"/>
          <w:divBdr>
            <w:top w:val="none" w:sz="0" w:space="0" w:color="auto"/>
            <w:left w:val="none" w:sz="0" w:space="0" w:color="auto"/>
            <w:bottom w:val="none" w:sz="0" w:space="0" w:color="auto"/>
            <w:right w:val="none" w:sz="0" w:space="0" w:color="auto"/>
          </w:divBdr>
        </w:div>
        <w:div w:id="427239431">
          <w:marLeft w:val="1800"/>
          <w:marRight w:val="0"/>
          <w:marTop w:val="82"/>
          <w:marBottom w:val="0"/>
          <w:divBdr>
            <w:top w:val="none" w:sz="0" w:space="0" w:color="auto"/>
            <w:left w:val="none" w:sz="0" w:space="0" w:color="auto"/>
            <w:bottom w:val="none" w:sz="0" w:space="0" w:color="auto"/>
            <w:right w:val="none" w:sz="0" w:space="0" w:color="auto"/>
          </w:divBdr>
        </w:div>
        <w:div w:id="542786292">
          <w:marLeft w:val="1800"/>
          <w:marRight w:val="0"/>
          <w:marTop w:val="82"/>
          <w:marBottom w:val="0"/>
          <w:divBdr>
            <w:top w:val="none" w:sz="0" w:space="0" w:color="auto"/>
            <w:left w:val="none" w:sz="0" w:space="0" w:color="auto"/>
            <w:bottom w:val="none" w:sz="0" w:space="0" w:color="auto"/>
            <w:right w:val="none" w:sz="0" w:space="0" w:color="auto"/>
          </w:divBdr>
        </w:div>
        <w:div w:id="635069771">
          <w:marLeft w:val="1166"/>
          <w:marRight w:val="0"/>
          <w:marTop w:val="96"/>
          <w:marBottom w:val="0"/>
          <w:divBdr>
            <w:top w:val="none" w:sz="0" w:space="0" w:color="auto"/>
            <w:left w:val="none" w:sz="0" w:space="0" w:color="auto"/>
            <w:bottom w:val="none" w:sz="0" w:space="0" w:color="auto"/>
            <w:right w:val="none" w:sz="0" w:space="0" w:color="auto"/>
          </w:divBdr>
        </w:div>
        <w:div w:id="731083604">
          <w:marLeft w:val="547"/>
          <w:marRight w:val="0"/>
          <w:marTop w:val="106"/>
          <w:marBottom w:val="0"/>
          <w:divBdr>
            <w:top w:val="none" w:sz="0" w:space="0" w:color="auto"/>
            <w:left w:val="none" w:sz="0" w:space="0" w:color="auto"/>
            <w:bottom w:val="none" w:sz="0" w:space="0" w:color="auto"/>
            <w:right w:val="none" w:sz="0" w:space="0" w:color="auto"/>
          </w:divBdr>
        </w:div>
        <w:div w:id="808590167">
          <w:marLeft w:val="1800"/>
          <w:marRight w:val="0"/>
          <w:marTop w:val="82"/>
          <w:marBottom w:val="0"/>
          <w:divBdr>
            <w:top w:val="none" w:sz="0" w:space="0" w:color="auto"/>
            <w:left w:val="none" w:sz="0" w:space="0" w:color="auto"/>
            <w:bottom w:val="none" w:sz="0" w:space="0" w:color="auto"/>
            <w:right w:val="none" w:sz="0" w:space="0" w:color="auto"/>
          </w:divBdr>
        </w:div>
        <w:div w:id="1048723572">
          <w:marLeft w:val="1800"/>
          <w:marRight w:val="0"/>
          <w:marTop w:val="82"/>
          <w:marBottom w:val="0"/>
          <w:divBdr>
            <w:top w:val="none" w:sz="0" w:space="0" w:color="auto"/>
            <w:left w:val="none" w:sz="0" w:space="0" w:color="auto"/>
            <w:bottom w:val="none" w:sz="0" w:space="0" w:color="auto"/>
            <w:right w:val="none" w:sz="0" w:space="0" w:color="auto"/>
          </w:divBdr>
        </w:div>
        <w:div w:id="1171918136">
          <w:marLeft w:val="1800"/>
          <w:marRight w:val="0"/>
          <w:marTop w:val="82"/>
          <w:marBottom w:val="0"/>
          <w:divBdr>
            <w:top w:val="none" w:sz="0" w:space="0" w:color="auto"/>
            <w:left w:val="none" w:sz="0" w:space="0" w:color="auto"/>
            <w:bottom w:val="none" w:sz="0" w:space="0" w:color="auto"/>
            <w:right w:val="none" w:sz="0" w:space="0" w:color="auto"/>
          </w:divBdr>
        </w:div>
        <w:div w:id="1371757507">
          <w:marLeft w:val="547"/>
          <w:marRight w:val="0"/>
          <w:marTop w:val="106"/>
          <w:marBottom w:val="0"/>
          <w:divBdr>
            <w:top w:val="none" w:sz="0" w:space="0" w:color="auto"/>
            <w:left w:val="none" w:sz="0" w:space="0" w:color="auto"/>
            <w:bottom w:val="none" w:sz="0" w:space="0" w:color="auto"/>
            <w:right w:val="none" w:sz="0" w:space="0" w:color="auto"/>
          </w:divBdr>
        </w:div>
        <w:div w:id="1390761853">
          <w:marLeft w:val="1166"/>
          <w:marRight w:val="0"/>
          <w:marTop w:val="96"/>
          <w:marBottom w:val="0"/>
          <w:divBdr>
            <w:top w:val="none" w:sz="0" w:space="0" w:color="auto"/>
            <w:left w:val="none" w:sz="0" w:space="0" w:color="auto"/>
            <w:bottom w:val="none" w:sz="0" w:space="0" w:color="auto"/>
            <w:right w:val="none" w:sz="0" w:space="0" w:color="auto"/>
          </w:divBdr>
        </w:div>
        <w:div w:id="1463814386">
          <w:marLeft w:val="547"/>
          <w:marRight w:val="0"/>
          <w:marTop w:val="106"/>
          <w:marBottom w:val="0"/>
          <w:divBdr>
            <w:top w:val="none" w:sz="0" w:space="0" w:color="auto"/>
            <w:left w:val="none" w:sz="0" w:space="0" w:color="auto"/>
            <w:bottom w:val="none" w:sz="0" w:space="0" w:color="auto"/>
            <w:right w:val="none" w:sz="0" w:space="0" w:color="auto"/>
          </w:divBdr>
        </w:div>
        <w:div w:id="1880630016">
          <w:marLeft w:val="1800"/>
          <w:marRight w:val="0"/>
          <w:marTop w:val="82"/>
          <w:marBottom w:val="0"/>
          <w:divBdr>
            <w:top w:val="none" w:sz="0" w:space="0" w:color="auto"/>
            <w:left w:val="none" w:sz="0" w:space="0" w:color="auto"/>
            <w:bottom w:val="none" w:sz="0" w:space="0" w:color="auto"/>
            <w:right w:val="none" w:sz="0" w:space="0" w:color="auto"/>
          </w:divBdr>
        </w:div>
      </w:divsChild>
    </w:div>
    <w:div w:id="1861233424">
      <w:bodyDiv w:val="1"/>
      <w:marLeft w:val="0"/>
      <w:marRight w:val="0"/>
      <w:marTop w:val="0"/>
      <w:marBottom w:val="0"/>
      <w:divBdr>
        <w:top w:val="none" w:sz="0" w:space="0" w:color="auto"/>
        <w:left w:val="none" w:sz="0" w:space="0" w:color="auto"/>
        <w:bottom w:val="none" w:sz="0" w:space="0" w:color="auto"/>
        <w:right w:val="none" w:sz="0" w:space="0" w:color="auto"/>
      </w:divBdr>
    </w:div>
    <w:div w:id="1861241741">
      <w:bodyDiv w:val="1"/>
      <w:marLeft w:val="0"/>
      <w:marRight w:val="0"/>
      <w:marTop w:val="0"/>
      <w:marBottom w:val="0"/>
      <w:divBdr>
        <w:top w:val="none" w:sz="0" w:space="0" w:color="auto"/>
        <w:left w:val="none" w:sz="0" w:space="0" w:color="auto"/>
        <w:bottom w:val="none" w:sz="0" w:space="0" w:color="auto"/>
        <w:right w:val="none" w:sz="0" w:space="0" w:color="auto"/>
      </w:divBdr>
    </w:div>
    <w:div w:id="1861816506">
      <w:bodyDiv w:val="1"/>
      <w:marLeft w:val="0"/>
      <w:marRight w:val="0"/>
      <w:marTop w:val="0"/>
      <w:marBottom w:val="0"/>
      <w:divBdr>
        <w:top w:val="none" w:sz="0" w:space="0" w:color="auto"/>
        <w:left w:val="none" w:sz="0" w:space="0" w:color="auto"/>
        <w:bottom w:val="none" w:sz="0" w:space="0" w:color="auto"/>
        <w:right w:val="none" w:sz="0" w:space="0" w:color="auto"/>
      </w:divBdr>
    </w:div>
    <w:div w:id="1864125270">
      <w:bodyDiv w:val="1"/>
      <w:marLeft w:val="0"/>
      <w:marRight w:val="0"/>
      <w:marTop w:val="0"/>
      <w:marBottom w:val="0"/>
      <w:divBdr>
        <w:top w:val="none" w:sz="0" w:space="0" w:color="auto"/>
        <w:left w:val="none" w:sz="0" w:space="0" w:color="auto"/>
        <w:bottom w:val="none" w:sz="0" w:space="0" w:color="auto"/>
        <w:right w:val="none" w:sz="0" w:space="0" w:color="auto"/>
      </w:divBdr>
    </w:div>
    <w:div w:id="1864200853">
      <w:bodyDiv w:val="1"/>
      <w:marLeft w:val="0"/>
      <w:marRight w:val="0"/>
      <w:marTop w:val="0"/>
      <w:marBottom w:val="0"/>
      <w:divBdr>
        <w:top w:val="none" w:sz="0" w:space="0" w:color="auto"/>
        <w:left w:val="none" w:sz="0" w:space="0" w:color="auto"/>
        <w:bottom w:val="none" w:sz="0" w:space="0" w:color="auto"/>
        <w:right w:val="none" w:sz="0" w:space="0" w:color="auto"/>
      </w:divBdr>
    </w:div>
    <w:div w:id="1864711050">
      <w:bodyDiv w:val="1"/>
      <w:marLeft w:val="0"/>
      <w:marRight w:val="0"/>
      <w:marTop w:val="0"/>
      <w:marBottom w:val="0"/>
      <w:divBdr>
        <w:top w:val="none" w:sz="0" w:space="0" w:color="auto"/>
        <w:left w:val="none" w:sz="0" w:space="0" w:color="auto"/>
        <w:bottom w:val="none" w:sz="0" w:space="0" w:color="auto"/>
        <w:right w:val="none" w:sz="0" w:space="0" w:color="auto"/>
      </w:divBdr>
    </w:div>
    <w:div w:id="1865439524">
      <w:bodyDiv w:val="1"/>
      <w:marLeft w:val="0"/>
      <w:marRight w:val="0"/>
      <w:marTop w:val="0"/>
      <w:marBottom w:val="0"/>
      <w:divBdr>
        <w:top w:val="none" w:sz="0" w:space="0" w:color="auto"/>
        <w:left w:val="none" w:sz="0" w:space="0" w:color="auto"/>
        <w:bottom w:val="none" w:sz="0" w:space="0" w:color="auto"/>
        <w:right w:val="none" w:sz="0" w:space="0" w:color="auto"/>
      </w:divBdr>
    </w:div>
    <w:div w:id="1866214825">
      <w:bodyDiv w:val="1"/>
      <w:marLeft w:val="0"/>
      <w:marRight w:val="0"/>
      <w:marTop w:val="0"/>
      <w:marBottom w:val="0"/>
      <w:divBdr>
        <w:top w:val="none" w:sz="0" w:space="0" w:color="auto"/>
        <w:left w:val="none" w:sz="0" w:space="0" w:color="auto"/>
        <w:bottom w:val="none" w:sz="0" w:space="0" w:color="auto"/>
        <w:right w:val="none" w:sz="0" w:space="0" w:color="auto"/>
      </w:divBdr>
      <w:divsChild>
        <w:div w:id="871966652">
          <w:marLeft w:val="547"/>
          <w:marRight w:val="0"/>
          <w:marTop w:val="154"/>
          <w:marBottom w:val="0"/>
          <w:divBdr>
            <w:top w:val="none" w:sz="0" w:space="0" w:color="auto"/>
            <w:left w:val="none" w:sz="0" w:space="0" w:color="auto"/>
            <w:bottom w:val="none" w:sz="0" w:space="0" w:color="auto"/>
            <w:right w:val="none" w:sz="0" w:space="0" w:color="auto"/>
          </w:divBdr>
        </w:div>
      </w:divsChild>
    </w:div>
    <w:div w:id="1866865253">
      <w:bodyDiv w:val="1"/>
      <w:marLeft w:val="0"/>
      <w:marRight w:val="0"/>
      <w:marTop w:val="0"/>
      <w:marBottom w:val="0"/>
      <w:divBdr>
        <w:top w:val="none" w:sz="0" w:space="0" w:color="auto"/>
        <w:left w:val="none" w:sz="0" w:space="0" w:color="auto"/>
        <w:bottom w:val="none" w:sz="0" w:space="0" w:color="auto"/>
        <w:right w:val="none" w:sz="0" w:space="0" w:color="auto"/>
      </w:divBdr>
      <w:divsChild>
        <w:div w:id="541788273">
          <w:marLeft w:val="1166"/>
          <w:marRight w:val="0"/>
          <w:marTop w:val="134"/>
          <w:marBottom w:val="0"/>
          <w:divBdr>
            <w:top w:val="none" w:sz="0" w:space="0" w:color="auto"/>
            <w:left w:val="none" w:sz="0" w:space="0" w:color="auto"/>
            <w:bottom w:val="none" w:sz="0" w:space="0" w:color="auto"/>
            <w:right w:val="none" w:sz="0" w:space="0" w:color="auto"/>
          </w:divBdr>
        </w:div>
        <w:div w:id="951131941">
          <w:marLeft w:val="1886"/>
          <w:marRight w:val="0"/>
          <w:marTop w:val="125"/>
          <w:marBottom w:val="0"/>
          <w:divBdr>
            <w:top w:val="none" w:sz="0" w:space="0" w:color="auto"/>
            <w:left w:val="none" w:sz="0" w:space="0" w:color="auto"/>
            <w:bottom w:val="none" w:sz="0" w:space="0" w:color="auto"/>
            <w:right w:val="none" w:sz="0" w:space="0" w:color="auto"/>
          </w:divBdr>
        </w:div>
        <w:div w:id="973750587">
          <w:marLeft w:val="1166"/>
          <w:marRight w:val="0"/>
          <w:marTop w:val="134"/>
          <w:marBottom w:val="0"/>
          <w:divBdr>
            <w:top w:val="none" w:sz="0" w:space="0" w:color="auto"/>
            <w:left w:val="none" w:sz="0" w:space="0" w:color="auto"/>
            <w:bottom w:val="none" w:sz="0" w:space="0" w:color="auto"/>
            <w:right w:val="none" w:sz="0" w:space="0" w:color="auto"/>
          </w:divBdr>
        </w:div>
        <w:div w:id="1028868294">
          <w:marLeft w:val="1166"/>
          <w:marRight w:val="0"/>
          <w:marTop w:val="134"/>
          <w:marBottom w:val="0"/>
          <w:divBdr>
            <w:top w:val="none" w:sz="0" w:space="0" w:color="auto"/>
            <w:left w:val="none" w:sz="0" w:space="0" w:color="auto"/>
            <w:bottom w:val="none" w:sz="0" w:space="0" w:color="auto"/>
            <w:right w:val="none" w:sz="0" w:space="0" w:color="auto"/>
          </w:divBdr>
        </w:div>
        <w:div w:id="1049767813">
          <w:marLeft w:val="547"/>
          <w:marRight w:val="0"/>
          <w:marTop w:val="134"/>
          <w:marBottom w:val="0"/>
          <w:divBdr>
            <w:top w:val="none" w:sz="0" w:space="0" w:color="auto"/>
            <w:left w:val="none" w:sz="0" w:space="0" w:color="auto"/>
            <w:bottom w:val="none" w:sz="0" w:space="0" w:color="auto"/>
            <w:right w:val="none" w:sz="0" w:space="0" w:color="auto"/>
          </w:divBdr>
        </w:div>
        <w:div w:id="1931231616">
          <w:marLeft w:val="547"/>
          <w:marRight w:val="0"/>
          <w:marTop w:val="134"/>
          <w:marBottom w:val="0"/>
          <w:divBdr>
            <w:top w:val="none" w:sz="0" w:space="0" w:color="auto"/>
            <w:left w:val="none" w:sz="0" w:space="0" w:color="auto"/>
            <w:bottom w:val="none" w:sz="0" w:space="0" w:color="auto"/>
            <w:right w:val="none" w:sz="0" w:space="0" w:color="auto"/>
          </w:divBdr>
        </w:div>
      </w:divsChild>
    </w:div>
    <w:div w:id="1869297485">
      <w:bodyDiv w:val="1"/>
      <w:marLeft w:val="0"/>
      <w:marRight w:val="0"/>
      <w:marTop w:val="0"/>
      <w:marBottom w:val="0"/>
      <w:divBdr>
        <w:top w:val="none" w:sz="0" w:space="0" w:color="auto"/>
        <w:left w:val="none" w:sz="0" w:space="0" w:color="auto"/>
        <w:bottom w:val="none" w:sz="0" w:space="0" w:color="auto"/>
        <w:right w:val="none" w:sz="0" w:space="0" w:color="auto"/>
      </w:divBdr>
    </w:div>
    <w:div w:id="1870141448">
      <w:bodyDiv w:val="1"/>
      <w:marLeft w:val="0"/>
      <w:marRight w:val="0"/>
      <w:marTop w:val="0"/>
      <w:marBottom w:val="0"/>
      <w:divBdr>
        <w:top w:val="none" w:sz="0" w:space="0" w:color="auto"/>
        <w:left w:val="none" w:sz="0" w:space="0" w:color="auto"/>
        <w:bottom w:val="none" w:sz="0" w:space="0" w:color="auto"/>
        <w:right w:val="none" w:sz="0" w:space="0" w:color="auto"/>
      </w:divBdr>
    </w:div>
    <w:div w:id="1871915871">
      <w:bodyDiv w:val="1"/>
      <w:marLeft w:val="0"/>
      <w:marRight w:val="0"/>
      <w:marTop w:val="0"/>
      <w:marBottom w:val="0"/>
      <w:divBdr>
        <w:top w:val="none" w:sz="0" w:space="0" w:color="auto"/>
        <w:left w:val="none" w:sz="0" w:space="0" w:color="auto"/>
        <w:bottom w:val="none" w:sz="0" w:space="0" w:color="auto"/>
        <w:right w:val="none" w:sz="0" w:space="0" w:color="auto"/>
      </w:divBdr>
    </w:div>
    <w:div w:id="1871988171">
      <w:bodyDiv w:val="1"/>
      <w:marLeft w:val="0"/>
      <w:marRight w:val="0"/>
      <w:marTop w:val="0"/>
      <w:marBottom w:val="0"/>
      <w:divBdr>
        <w:top w:val="none" w:sz="0" w:space="0" w:color="auto"/>
        <w:left w:val="none" w:sz="0" w:space="0" w:color="auto"/>
        <w:bottom w:val="none" w:sz="0" w:space="0" w:color="auto"/>
        <w:right w:val="none" w:sz="0" w:space="0" w:color="auto"/>
      </w:divBdr>
      <w:divsChild>
        <w:div w:id="89398033">
          <w:marLeft w:val="0"/>
          <w:marRight w:val="0"/>
          <w:marTop w:val="0"/>
          <w:marBottom w:val="0"/>
          <w:divBdr>
            <w:top w:val="none" w:sz="0" w:space="0" w:color="auto"/>
            <w:left w:val="none" w:sz="0" w:space="0" w:color="auto"/>
            <w:bottom w:val="none" w:sz="0" w:space="0" w:color="auto"/>
            <w:right w:val="none" w:sz="0" w:space="0" w:color="auto"/>
          </w:divBdr>
          <w:divsChild>
            <w:div w:id="303779522">
              <w:marLeft w:val="0"/>
              <w:marRight w:val="0"/>
              <w:marTop w:val="0"/>
              <w:marBottom w:val="0"/>
              <w:divBdr>
                <w:top w:val="none" w:sz="0" w:space="0" w:color="auto"/>
                <w:left w:val="none" w:sz="0" w:space="0" w:color="auto"/>
                <w:bottom w:val="none" w:sz="0" w:space="0" w:color="auto"/>
                <w:right w:val="none" w:sz="0" w:space="0" w:color="auto"/>
              </w:divBdr>
            </w:div>
            <w:div w:id="1209877231">
              <w:marLeft w:val="0"/>
              <w:marRight w:val="0"/>
              <w:marTop w:val="0"/>
              <w:marBottom w:val="0"/>
              <w:divBdr>
                <w:top w:val="none" w:sz="0" w:space="0" w:color="auto"/>
                <w:left w:val="none" w:sz="0" w:space="0" w:color="auto"/>
                <w:bottom w:val="none" w:sz="0" w:space="0" w:color="auto"/>
                <w:right w:val="none" w:sz="0" w:space="0" w:color="auto"/>
              </w:divBdr>
            </w:div>
            <w:div w:id="19403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294">
      <w:bodyDiv w:val="1"/>
      <w:marLeft w:val="0"/>
      <w:marRight w:val="0"/>
      <w:marTop w:val="0"/>
      <w:marBottom w:val="0"/>
      <w:divBdr>
        <w:top w:val="none" w:sz="0" w:space="0" w:color="auto"/>
        <w:left w:val="none" w:sz="0" w:space="0" w:color="auto"/>
        <w:bottom w:val="none" w:sz="0" w:space="0" w:color="auto"/>
        <w:right w:val="none" w:sz="0" w:space="0" w:color="auto"/>
      </w:divBdr>
    </w:div>
    <w:div w:id="1872305246">
      <w:bodyDiv w:val="1"/>
      <w:marLeft w:val="0"/>
      <w:marRight w:val="0"/>
      <w:marTop w:val="0"/>
      <w:marBottom w:val="0"/>
      <w:divBdr>
        <w:top w:val="none" w:sz="0" w:space="0" w:color="auto"/>
        <w:left w:val="none" w:sz="0" w:space="0" w:color="auto"/>
        <w:bottom w:val="none" w:sz="0" w:space="0" w:color="auto"/>
        <w:right w:val="none" w:sz="0" w:space="0" w:color="auto"/>
      </w:divBdr>
      <w:divsChild>
        <w:div w:id="152334906">
          <w:marLeft w:val="547"/>
          <w:marRight w:val="0"/>
          <w:marTop w:val="240"/>
          <w:marBottom w:val="0"/>
          <w:divBdr>
            <w:top w:val="none" w:sz="0" w:space="0" w:color="auto"/>
            <w:left w:val="none" w:sz="0" w:space="0" w:color="auto"/>
            <w:bottom w:val="none" w:sz="0" w:space="0" w:color="auto"/>
            <w:right w:val="none" w:sz="0" w:space="0" w:color="auto"/>
          </w:divBdr>
        </w:div>
        <w:div w:id="843011751">
          <w:marLeft w:val="547"/>
          <w:marRight w:val="0"/>
          <w:marTop w:val="240"/>
          <w:marBottom w:val="0"/>
          <w:divBdr>
            <w:top w:val="none" w:sz="0" w:space="0" w:color="auto"/>
            <w:left w:val="none" w:sz="0" w:space="0" w:color="auto"/>
            <w:bottom w:val="none" w:sz="0" w:space="0" w:color="auto"/>
            <w:right w:val="none" w:sz="0" w:space="0" w:color="auto"/>
          </w:divBdr>
        </w:div>
        <w:div w:id="2010212487">
          <w:marLeft w:val="1166"/>
          <w:marRight w:val="0"/>
          <w:marTop w:val="240"/>
          <w:marBottom w:val="0"/>
          <w:divBdr>
            <w:top w:val="none" w:sz="0" w:space="0" w:color="auto"/>
            <w:left w:val="none" w:sz="0" w:space="0" w:color="auto"/>
            <w:bottom w:val="none" w:sz="0" w:space="0" w:color="auto"/>
            <w:right w:val="none" w:sz="0" w:space="0" w:color="auto"/>
          </w:divBdr>
        </w:div>
      </w:divsChild>
    </w:div>
    <w:div w:id="1874341754">
      <w:bodyDiv w:val="1"/>
      <w:marLeft w:val="0"/>
      <w:marRight w:val="0"/>
      <w:marTop w:val="0"/>
      <w:marBottom w:val="0"/>
      <w:divBdr>
        <w:top w:val="none" w:sz="0" w:space="0" w:color="auto"/>
        <w:left w:val="none" w:sz="0" w:space="0" w:color="auto"/>
        <w:bottom w:val="none" w:sz="0" w:space="0" w:color="auto"/>
        <w:right w:val="none" w:sz="0" w:space="0" w:color="auto"/>
      </w:divBdr>
    </w:div>
    <w:div w:id="1875383889">
      <w:bodyDiv w:val="1"/>
      <w:marLeft w:val="0"/>
      <w:marRight w:val="0"/>
      <w:marTop w:val="0"/>
      <w:marBottom w:val="0"/>
      <w:divBdr>
        <w:top w:val="none" w:sz="0" w:space="0" w:color="auto"/>
        <w:left w:val="none" w:sz="0" w:space="0" w:color="auto"/>
        <w:bottom w:val="none" w:sz="0" w:space="0" w:color="auto"/>
        <w:right w:val="none" w:sz="0" w:space="0" w:color="auto"/>
      </w:divBdr>
    </w:div>
    <w:div w:id="1875456457">
      <w:bodyDiv w:val="1"/>
      <w:marLeft w:val="0"/>
      <w:marRight w:val="0"/>
      <w:marTop w:val="0"/>
      <w:marBottom w:val="0"/>
      <w:divBdr>
        <w:top w:val="none" w:sz="0" w:space="0" w:color="auto"/>
        <w:left w:val="none" w:sz="0" w:space="0" w:color="auto"/>
        <w:bottom w:val="none" w:sz="0" w:space="0" w:color="auto"/>
        <w:right w:val="none" w:sz="0" w:space="0" w:color="auto"/>
      </w:divBdr>
      <w:divsChild>
        <w:div w:id="1183010778">
          <w:marLeft w:val="360"/>
          <w:marRight w:val="0"/>
          <w:marTop w:val="200"/>
          <w:marBottom w:val="0"/>
          <w:divBdr>
            <w:top w:val="none" w:sz="0" w:space="0" w:color="auto"/>
            <w:left w:val="none" w:sz="0" w:space="0" w:color="auto"/>
            <w:bottom w:val="none" w:sz="0" w:space="0" w:color="auto"/>
            <w:right w:val="none" w:sz="0" w:space="0" w:color="auto"/>
          </w:divBdr>
        </w:div>
      </w:divsChild>
    </w:div>
    <w:div w:id="1875847852">
      <w:bodyDiv w:val="1"/>
      <w:marLeft w:val="0"/>
      <w:marRight w:val="0"/>
      <w:marTop w:val="0"/>
      <w:marBottom w:val="0"/>
      <w:divBdr>
        <w:top w:val="none" w:sz="0" w:space="0" w:color="auto"/>
        <w:left w:val="none" w:sz="0" w:space="0" w:color="auto"/>
        <w:bottom w:val="none" w:sz="0" w:space="0" w:color="auto"/>
        <w:right w:val="none" w:sz="0" w:space="0" w:color="auto"/>
      </w:divBdr>
    </w:div>
    <w:div w:id="1876043382">
      <w:bodyDiv w:val="1"/>
      <w:marLeft w:val="0"/>
      <w:marRight w:val="0"/>
      <w:marTop w:val="0"/>
      <w:marBottom w:val="0"/>
      <w:divBdr>
        <w:top w:val="none" w:sz="0" w:space="0" w:color="auto"/>
        <w:left w:val="none" w:sz="0" w:space="0" w:color="auto"/>
        <w:bottom w:val="none" w:sz="0" w:space="0" w:color="auto"/>
        <w:right w:val="none" w:sz="0" w:space="0" w:color="auto"/>
      </w:divBdr>
    </w:div>
    <w:div w:id="1876379801">
      <w:bodyDiv w:val="1"/>
      <w:marLeft w:val="0"/>
      <w:marRight w:val="0"/>
      <w:marTop w:val="0"/>
      <w:marBottom w:val="0"/>
      <w:divBdr>
        <w:top w:val="none" w:sz="0" w:space="0" w:color="auto"/>
        <w:left w:val="none" w:sz="0" w:space="0" w:color="auto"/>
        <w:bottom w:val="none" w:sz="0" w:space="0" w:color="auto"/>
        <w:right w:val="none" w:sz="0" w:space="0" w:color="auto"/>
      </w:divBdr>
    </w:div>
    <w:div w:id="1876577090">
      <w:bodyDiv w:val="1"/>
      <w:marLeft w:val="0"/>
      <w:marRight w:val="0"/>
      <w:marTop w:val="0"/>
      <w:marBottom w:val="0"/>
      <w:divBdr>
        <w:top w:val="none" w:sz="0" w:space="0" w:color="auto"/>
        <w:left w:val="none" w:sz="0" w:space="0" w:color="auto"/>
        <w:bottom w:val="none" w:sz="0" w:space="0" w:color="auto"/>
        <w:right w:val="none" w:sz="0" w:space="0" w:color="auto"/>
      </w:divBdr>
    </w:div>
    <w:div w:id="1877113384">
      <w:bodyDiv w:val="1"/>
      <w:marLeft w:val="0"/>
      <w:marRight w:val="0"/>
      <w:marTop w:val="0"/>
      <w:marBottom w:val="0"/>
      <w:divBdr>
        <w:top w:val="none" w:sz="0" w:space="0" w:color="auto"/>
        <w:left w:val="none" w:sz="0" w:space="0" w:color="auto"/>
        <w:bottom w:val="none" w:sz="0" w:space="0" w:color="auto"/>
        <w:right w:val="none" w:sz="0" w:space="0" w:color="auto"/>
      </w:divBdr>
      <w:divsChild>
        <w:div w:id="15620367">
          <w:marLeft w:val="2520"/>
          <w:marRight w:val="0"/>
          <w:marTop w:val="77"/>
          <w:marBottom w:val="0"/>
          <w:divBdr>
            <w:top w:val="none" w:sz="0" w:space="0" w:color="auto"/>
            <w:left w:val="none" w:sz="0" w:space="0" w:color="auto"/>
            <w:bottom w:val="none" w:sz="0" w:space="0" w:color="auto"/>
            <w:right w:val="none" w:sz="0" w:space="0" w:color="auto"/>
          </w:divBdr>
        </w:div>
        <w:div w:id="140536842">
          <w:marLeft w:val="1166"/>
          <w:marRight w:val="0"/>
          <w:marTop w:val="77"/>
          <w:marBottom w:val="0"/>
          <w:divBdr>
            <w:top w:val="none" w:sz="0" w:space="0" w:color="auto"/>
            <w:left w:val="none" w:sz="0" w:space="0" w:color="auto"/>
            <w:bottom w:val="none" w:sz="0" w:space="0" w:color="auto"/>
            <w:right w:val="none" w:sz="0" w:space="0" w:color="auto"/>
          </w:divBdr>
        </w:div>
        <w:div w:id="486896635">
          <w:marLeft w:val="1800"/>
          <w:marRight w:val="0"/>
          <w:marTop w:val="77"/>
          <w:marBottom w:val="0"/>
          <w:divBdr>
            <w:top w:val="none" w:sz="0" w:space="0" w:color="auto"/>
            <w:left w:val="none" w:sz="0" w:space="0" w:color="auto"/>
            <w:bottom w:val="none" w:sz="0" w:space="0" w:color="auto"/>
            <w:right w:val="none" w:sz="0" w:space="0" w:color="auto"/>
          </w:divBdr>
        </w:div>
        <w:div w:id="815296429">
          <w:marLeft w:val="2520"/>
          <w:marRight w:val="0"/>
          <w:marTop w:val="77"/>
          <w:marBottom w:val="0"/>
          <w:divBdr>
            <w:top w:val="none" w:sz="0" w:space="0" w:color="auto"/>
            <w:left w:val="none" w:sz="0" w:space="0" w:color="auto"/>
            <w:bottom w:val="none" w:sz="0" w:space="0" w:color="auto"/>
            <w:right w:val="none" w:sz="0" w:space="0" w:color="auto"/>
          </w:divBdr>
        </w:div>
        <w:div w:id="1114596431">
          <w:marLeft w:val="1800"/>
          <w:marRight w:val="0"/>
          <w:marTop w:val="77"/>
          <w:marBottom w:val="0"/>
          <w:divBdr>
            <w:top w:val="none" w:sz="0" w:space="0" w:color="auto"/>
            <w:left w:val="none" w:sz="0" w:space="0" w:color="auto"/>
            <w:bottom w:val="none" w:sz="0" w:space="0" w:color="auto"/>
            <w:right w:val="none" w:sz="0" w:space="0" w:color="auto"/>
          </w:divBdr>
        </w:div>
        <w:div w:id="1397046726">
          <w:marLeft w:val="547"/>
          <w:marRight w:val="0"/>
          <w:marTop w:val="86"/>
          <w:marBottom w:val="0"/>
          <w:divBdr>
            <w:top w:val="none" w:sz="0" w:space="0" w:color="auto"/>
            <w:left w:val="none" w:sz="0" w:space="0" w:color="auto"/>
            <w:bottom w:val="none" w:sz="0" w:space="0" w:color="auto"/>
            <w:right w:val="none" w:sz="0" w:space="0" w:color="auto"/>
          </w:divBdr>
        </w:div>
        <w:div w:id="1540362144">
          <w:marLeft w:val="1800"/>
          <w:marRight w:val="0"/>
          <w:marTop w:val="77"/>
          <w:marBottom w:val="0"/>
          <w:divBdr>
            <w:top w:val="none" w:sz="0" w:space="0" w:color="auto"/>
            <w:left w:val="none" w:sz="0" w:space="0" w:color="auto"/>
            <w:bottom w:val="none" w:sz="0" w:space="0" w:color="auto"/>
            <w:right w:val="none" w:sz="0" w:space="0" w:color="auto"/>
          </w:divBdr>
        </w:div>
        <w:div w:id="1633514656">
          <w:marLeft w:val="2520"/>
          <w:marRight w:val="0"/>
          <w:marTop w:val="77"/>
          <w:marBottom w:val="0"/>
          <w:divBdr>
            <w:top w:val="none" w:sz="0" w:space="0" w:color="auto"/>
            <w:left w:val="none" w:sz="0" w:space="0" w:color="auto"/>
            <w:bottom w:val="none" w:sz="0" w:space="0" w:color="auto"/>
            <w:right w:val="none" w:sz="0" w:space="0" w:color="auto"/>
          </w:divBdr>
        </w:div>
        <w:div w:id="1869835588">
          <w:marLeft w:val="1800"/>
          <w:marRight w:val="0"/>
          <w:marTop w:val="77"/>
          <w:marBottom w:val="0"/>
          <w:divBdr>
            <w:top w:val="none" w:sz="0" w:space="0" w:color="auto"/>
            <w:left w:val="none" w:sz="0" w:space="0" w:color="auto"/>
            <w:bottom w:val="none" w:sz="0" w:space="0" w:color="auto"/>
            <w:right w:val="none" w:sz="0" w:space="0" w:color="auto"/>
          </w:divBdr>
        </w:div>
        <w:div w:id="1925146762">
          <w:marLeft w:val="1166"/>
          <w:marRight w:val="0"/>
          <w:marTop w:val="77"/>
          <w:marBottom w:val="0"/>
          <w:divBdr>
            <w:top w:val="none" w:sz="0" w:space="0" w:color="auto"/>
            <w:left w:val="none" w:sz="0" w:space="0" w:color="auto"/>
            <w:bottom w:val="none" w:sz="0" w:space="0" w:color="auto"/>
            <w:right w:val="none" w:sz="0" w:space="0" w:color="auto"/>
          </w:divBdr>
        </w:div>
      </w:divsChild>
    </w:div>
    <w:div w:id="1878081323">
      <w:bodyDiv w:val="1"/>
      <w:marLeft w:val="0"/>
      <w:marRight w:val="0"/>
      <w:marTop w:val="0"/>
      <w:marBottom w:val="0"/>
      <w:divBdr>
        <w:top w:val="none" w:sz="0" w:space="0" w:color="auto"/>
        <w:left w:val="none" w:sz="0" w:space="0" w:color="auto"/>
        <w:bottom w:val="none" w:sz="0" w:space="0" w:color="auto"/>
        <w:right w:val="none" w:sz="0" w:space="0" w:color="auto"/>
      </w:divBdr>
    </w:div>
    <w:div w:id="1878663497">
      <w:bodyDiv w:val="1"/>
      <w:marLeft w:val="0"/>
      <w:marRight w:val="0"/>
      <w:marTop w:val="0"/>
      <w:marBottom w:val="0"/>
      <w:divBdr>
        <w:top w:val="none" w:sz="0" w:space="0" w:color="auto"/>
        <w:left w:val="none" w:sz="0" w:space="0" w:color="auto"/>
        <w:bottom w:val="none" w:sz="0" w:space="0" w:color="auto"/>
        <w:right w:val="none" w:sz="0" w:space="0" w:color="auto"/>
      </w:divBdr>
    </w:div>
    <w:div w:id="1879466113">
      <w:bodyDiv w:val="1"/>
      <w:marLeft w:val="0"/>
      <w:marRight w:val="0"/>
      <w:marTop w:val="0"/>
      <w:marBottom w:val="0"/>
      <w:divBdr>
        <w:top w:val="none" w:sz="0" w:space="0" w:color="auto"/>
        <w:left w:val="none" w:sz="0" w:space="0" w:color="auto"/>
        <w:bottom w:val="none" w:sz="0" w:space="0" w:color="auto"/>
        <w:right w:val="none" w:sz="0" w:space="0" w:color="auto"/>
      </w:divBdr>
    </w:div>
    <w:div w:id="1879587573">
      <w:bodyDiv w:val="1"/>
      <w:marLeft w:val="0"/>
      <w:marRight w:val="0"/>
      <w:marTop w:val="0"/>
      <w:marBottom w:val="0"/>
      <w:divBdr>
        <w:top w:val="none" w:sz="0" w:space="0" w:color="auto"/>
        <w:left w:val="none" w:sz="0" w:space="0" w:color="auto"/>
        <w:bottom w:val="none" w:sz="0" w:space="0" w:color="auto"/>
        <w:right w:val="none" w:sz="0" w:space="0" w:color="auto"/>
      </w:divBdr>
    </w:div>
    <w:div w:id="1880775539">
      <w:bodyDiv w:val="1"/>
      <w:marLeft w:val="0"/>
      <w:marRight w:val="0"/>
      <w:marTop w:val="0"/>
      <w:marBottom w:val="0"/>
      <w:divBdr>
        <w:top w:val="none" w:sz="0" w:space="0" w:color="auto"/>
        <w:left w:val="none" w:sz="0" w:space="0" w:color="auto"/>
        <w:bottom w:val="none" w:sz="0" w:space="0" w:color="auto"/>
        <w:right w:val="none" w:sz="0" w:space="0" w:color="auto"/>
      </w:divBdr>
      <w:divsChild>
        <w:div w:id="584612998">
          <w:marLeft w:val="547"/>
          <w:marRight w:val="0"/>
          <w:marTop w:val="154"/>
          <w:marBottom w:val="0"/>
          <w:divBdr>
            <w:top w:val="none" w:sz="0" w:space="0" w:color="auto"/>
            <w:left w:val="none" w:sz="0" w:space="0" w:color="auto"/>
            <w:bottom w:val="none" w:sz="0" w:space="0" w:color="auto"/>
            <w:right w:val="none" w:sz="0" w:space="0" w:color="auto"/>
          </w:divBdr>
        </w:div>
        <w:div w:id="1444181100">
          <w:marLeft w:val="547"/>
          <w:marRight w:val="0"/>
          <w:marTop w:val="154"/>
          <w:marBottom w:val="0"/>
          <w:divBdr>
            <w:top w:val="none" w:sz="0" w:space="0" w:color="auto"/>
            <w:left w:val="none" w:sz="0" w:space="0" w:color="auto"/>
            <w:bottom w:val="none" w:sz="0" w:space="0" w:color="auto"/>
            <w:right w:val="none" w:sz="0" w:space="0" w:color="auto"/>
          </w:divBdr>
        </w:div>
        <w:div w:id="1547135726">
          <w:marLeft w:val="547"/>
          <w:marRight w:val="0"/>
          <w:marTop w:val="154"/>
          <w:marBottom w:val="0"/>
          <w:divBdr>
            <w:top w:val="none" w:sz="0" w:space="0" w:color="auto"/>
            <w:left w:val="none" w:sz="0" w:space="0" w:color="auto"/>
            <w:bottom w:val="none" w:sz="0" w:space="0" w:color="auto"/>
            <w:right w:val="none" w:sz="0" w:space="0" w:color="auto"/>
          </w:divBdr>
        </w:div>
      </w:divsChild>
    </w:div>
    <w:div w:id="1881431694">
      <w:bodyDiv w:val="1"/>
      <w:marLeft w:val="0"/>
      <w:marRight w:val="0"/>
      <w:marTop w:val="0"/>
      <w:marBottom w:val="0"/>
      <w:divBdr>
        <w:top w:val="none" w:sz="0" w:space="0" w:color="auto"/>
        <w:left w:val="none" w:sz="0" w:space="0" w:color="auto"/>
        <w:bottom w:val="none" w:sz="0" w:space="0" w:color="auto"/>
        <w:right w:val="none" w:sz="0" w:space="0" w:color="auto"/>
      </w:divBdr>
      <w:divsChild>
        <w:div w:id="33701625">
          <w:marLeft w:val="1166"/>
          <w:marRight w:val="0"/>
          <w:marTop w:val="96"/>
          <w:marBottom w:val="0"/>
          <w:divBdr>
            <w:top w:val="none" w:sz="0" w:space="0" w:color="auto"/>
            <w:left w:val="none" w:sz="0" w:space="0" w:color="auto"/>
            <w:bottom w:val="none" w:sz="0" w:space="0" w:color="auto"/>
            <w:right w:val="none" w:sz="0" w:space="0" w:color="auto"/>
          </w:divBdr>
        </w:div>
        <w:div w:id="1409962018">
          <w:marLeft w:val="1166"/>
          <w:marRight w:val="0"/>
          <w:marTop w:val="96"/>
          <w:marBottom w:val="0"/>
          <w:divBdr>
            <w:top w:val="none" w:sz="0" w:space="0" w:color="auto"/>
            <w:left w:val="none" w:sz="0" w:space="0" w:color="auto"/>
            <w:bottom w:val="none" w:sz="0" w:space="0" w:color="auto"/>
            <w:right w:val="none" w:sz="0" w:space="0" w:color="auto"/>
          </w:divBdr>
        </w:div>
        <w:div w:id="1581331752">
          <w:marLeft w:val="547"/>
          <w:marRight w:val="0"/>
          <w:marTop w:val="115"/>
          <w:marBottom w:val="0"/>
          <w:divBdr>
            <w:top w:val="none" w:sz="0" w:space="0" w:color="auto"/>
            <w:left w:val="none" w:sz="0" w:space="0" w:color="auto"/>
            <w:bottom w:val="none" w:sz="0" w:space="0" w:color="auto"/>
            <w:right w:val="none" w:sz="0" w:space="0" w:color="auto"/>
          </w:divBdr>
        </w:div>
      </w:divsChild>
    </w:div>
    <w:div w:id="1882285936">
      <w:bodyDiv w:val="1"/>
      <w:marLeft w:val="0"/>
      <w:marRight w:val="0"/>
      <w:marTop w:val="0"/>
      <w:marBottom w:val="0"/>
      <w:divBdr>
        <w:top w:val="none" w:sz="0" w:space="0" w:color="auto"/>
        <w:left w:val="none" w:sz="0" w:space="0" w:color="auto"/>
        <w:bottom w:val="none" w:sz="0" w:space="0" w:color="auto"/>
        <w:right w:val="none" w:sz="0" w:space="0" w:color="auto"/>
      </w:divBdr>
      <w:divsChild>
        <w:div w:id="200020608">
          <w:marLeft w:val="547"/>
          <w:marRight w:val="0"/>
          <w:marTop w:val="96"/>
          <w:marBottom w:val="0"/>
          <w:divBdr>
            <w:top w:val="none" w:sz="0" w:space="0" w:color="auto"/>
            <w:left w:val="none" w:sz="0" w:space="0" w:color="auto"/>
            <w:bottom w:val="none" w:sz="0" w:space="0" w:color="auto"/>
            <w:right w:val="none" w:sz="0" w:space="0" w:color="auto"/>
          </w:divBdr>
        </w:div>
        <w:div w:id="425660149">
          <w:marLeft w:val="547"/>
          <w:marRight w:val="0"/>
          <w:marTop w:val="96"/>
          <w:marBottom w:val="0"/>
          <w:divBdr>
            <w:top w:val="none" w:sz="0" w:space="0" w:color="auto"/>
            <w:left w:val="none" w:sz="0" w:space="0" w:color="auto"/>
            <w:bottom w:val="none" w:sz="0" w:space="0" w:color="auto"/>
            <w:right w:val="none" w:sz="0" w:space="0" w:color="auto"/>
          </w:divBdr>
        </w:div>
        <w:div w:id="500973348">
          <w:marLeft w:val="547"/>
          <w:marRight w:val="0"/>
          <w:marTop w:val="96"/>
          <w:marBottom w:val="0"/>
          <w:divBdr>
            <w:top w:val="none" w:sz="0" w:space="0" w:color="auto"/>
            <w:left w:val="none" w:sz="0" w:space="0" w:color="auto"/>
            <w:bottom w:val="none" w:sz="0" w:space="0" w:color="auto"/>
            <w:right w:val="none" w:sz="0" w:space="0" w:color="auto"/>
          </w:divBdr>
        </w:div>
        <w:div w:id="688681428">
          <w:marLeft w:val="547"/>
          <w:marRight w:val="0"/>
          <w:marTop w:val="96"/>
          <w:marBottom w:val="0"/>
          <w:divBdr>
            <w:top w:val="none" w:sz="0" w:space="0" w:color="auto"/>
            <w:left w:val="none" w:sz="0" w:space="0" w:color="auto"/>
            <w:bottom w:val="none" w:sz="0" w:space="0" w:color="auto"/>
            <w:right w:val="none" w:sz="0" w:space="0" w:color="auto"/>
          </w:divBdr>
        </w:div>
        <w:div w:id="699010248">
          <w:marLeft w:val="547"/>
          <w:marRight w:val="0"/>
          <w:marTop w:val="96"/>
          <w:marBottom w:val="0"/>
          <w:divBdr>
            <w:top w:val="none" w:sz="0" w:space="0" w:color="auto"/>
            <w:left w:val="none" w:sz="0" w:space="0" w:color="auto"/>
            <w:bottom w:val="none" w:sz="0" w:space="0" w:color="auto"/>
            <w:right w:val="none" w:sz="0" w:space="0" w:color="auto"/>
          </w:divBdr>
        </w:div>
        <w:div w:id="780536783">
          <w:marLeft w:val="1166"/>
          <w:marRight w:val="0"/>
          <w:marTop w:val="77"/>
          <w:marBottom w:val="0"/>
          <w:divBdr>
            <w:top w:val="none" w:sz="0" w:space="0" w:color="auto"/>
            <w:left w:val="none" w:sz="0" w:space="0" w:color="auto"/>
            <w:bottom w:val="none" w:sz="0" w:space="0" w:color="auto"/>
            <w:right w:val="none" w:sz="0" w:space="0" w:color="auto"/>
          </w:divBdr>
        </w:div>
        <w:div w:id="995570846">
          <w:marLeft w:val="547"/>
          <w:marRight w:val="0"/>
          <w:marTop w:val="96"/>
          <w:marBottom w:val="0"/>
          <w:divBdr>
            <w:top w:val="none" w:sz="0" w:space="0" w:color="auto"/>
            <w:left w:val="none" w:sz="0" w:space="0" w:color="auto"/>
            <w:bottom w:val="none" w:sz="0" w:space="0" w:color="auto"/>
            <w:right w:val="none" w:sz="0" w:space="0" w:color="auto"/>
          </w:divBdr>
        </w:div>
        <w:div w:id="1388644230">
          <w:marLeft w:val="1166"/>
          <w:marRight w:val="0"/>
          <w:marTop w:val="77"/>
          <w:marBottom w:val="0"/>
          <w:divBdr>
            <w:top w:val="none" w:sz="0" w:space="0" w:color="auto"/>
            <w:left w:val="none" w:sz="0" w:space="0" w:color="auto"/>
            <w:bottom w:val="none" w:sz="0" w:space="0" w:color="auto"/>
            <w:right w:val="none" w:sz="0" w:space="0" w:color="auto"/>
          </w:divBdr>
        </w:div>
        <w:div w:id="1974552325">
          <w:marLeft w:val="547"/>
          <w:marRight w:val="0"/>
          <w:marTop w:val="96"/>
          <w:marBottom w:val="0"/>
          <w:divBdr>
            <w:top w:val="none" w:sz="0" w:space="0" w:color="auto"/>
            <w:left w:val="none" w:sz="0" w:space="0" w:color="auto"/>
            <w:bottom w:val="none" w:sz="0" w:space="0" w:color="auto"/>
            <w:right w:val="none" w:sz="0" w:space="0" w:color="auto"/>
          </w:divBdr>
        </w:div>
      </w:divsChild>
    </w:div>
    <w:div w:id="1884826501">
      <w:bodyDiv w:val="1"/>
      <w:marLeft w:val="0"/>
      <w:marRight w:val="0"/>
      <w:marTop w:val="0"/>
      <w:marBottom w:val="0"/>
      <w:divBdr>
        <w:top w:val="none" w:sz="0" w:space="0" w:color="auto"/>
        <w:left w:val="none" w:sz="0" w:space="0" w:color="auto"/>
        <w:bottom w:val="none" w:sz="0" w:space="0" w:color="auto"/>
        <w:right w:val="none" w:sz="0" w:space="0" w:color="auto"/>
      </w:divBdr>
      <w:divsChild>
        <w:div w:id="14507247">
          <w:marLeft w:val="1166"/>
          <w:marRight w:val="0"/>
          <w:marTop w:val="96"/>
          <w:marBottom w:val="0"/>
          <w:divBdr>
            <w:top w:val="none" w:sz="0" w:space="0" w:color="auto"/>
            <w:left w:val="none" w:sz="0" w:space="0" w:color="auto"/>
            <w:bottom w:val="none" w:sz="0" w:space="0" w:color="auto"/>
            <w:right w:val="none" w:sz="0" w:space="0" w:color="auto"/>
          </w:divBdr>
        </w:div>
        <w:div w:id="155851921">
          <w:marLeft w:val="547"/>
          <w:marRight w:val="0"/>
          <w:marTop w:val="240"/>
          <w:marBottom w:val="0"/>
          <w:divBdr>
            <w:top w:val="none" w:sz="0" w:space="0" w:color="auto"/>
            <w:left w:val="none" w:sz="0" w:space="0" w:color="auto"/>
            <w:bottom w:val="none" w:sz="0" w:space="0" w:color="auto"/>
            <w:right w:val="none" w:sz="0" w:space="0" w:color="auto"/>
          </w:divBdr>
        </w:div>
        <w:div w:id="320426163">
          <w:marLeft w:val="547"/>
          <w:marRight w:val="0"/>
          <w:marTop w:val="240"/>
          <w:marBottom w:val="0"/>
          <w:divBdr>
            <w:top w:val="none" w:sz="0" w:space="0" w:color="auto"/>
            <w:left w:val="none" w:sz="0" w:space="0" w:color="auto"/>
            <w:bottom w:val="none" w:sz="0" w:space="0" w:color="auto"/>
            <w:right w:val="none" w:sz="0" w:space="0" w:color="auto"/>
          </w:divBdr>
        </w:div>
        <w:div w:id="336855398">
          <w:marLeft w:val="1166"/>
          <w:marRight w:val="0"/>
          <w:marTop w:val="96"/>
          <w:marBottom w:val="0"/>
          <w:divBdr>
            <w:top w:val="none" w:sz="0" w:space="0" w:color="auto"/>
            <w:left w:val="none" w:sz="0" w:space="0" w:color="auto"/>
            <w:bottom w:val="none" w:sz="0" w:space="0" w:color="auto"/>
            <w:right w:val="none" w:sz="0" w:space="0" w:color="auto"/>
          </w:divBdr>
        </w:div>
        <w:div w:id="1006829968">
          <w:marLeft w:val="1800"/>
          <w:marRight w:val="0"/>
          <w:marTop w:val="96"/>
          <w:marBottom w:val="0"/>
          <w:divBdr>
            <w:top w:val="none" w:sz="0" w:space="0" w:color="auto"/>
            <w:left w:val="none" w:sz="0" w:space="0" w:color="auto"/>
            <w:bottom w:val="none" w:sz="0" w:space="0" w:color="auto"/>
            <w:right w:val="none" w:sz="0" w:space="0" w:color="auto"/>
          </w:divBdr>
        </w:div>
        <w:div w:id="1732263104">
          <w:marLeft w:val="1800"/>
          <w:marRight w:val="0"/>
          <w:marTop w:val="96"/>
          <w:marBottom w:val="0"/>
          <w:divBdr>
            <w:top w:val="none" w:sz="0" w:space="0" w:color="auto"/>
            <w:left w:val="none" w:sz="0" w:space="0" w:color="auto"/>
            <w:bottom w:val="none" w:sz="0" w:space="0" w:color="auto"/>
            <w:right w:val="none" w:sz="0" w:space="0" w:color="auto"/>
          </w:divBdr>
        </w:div>
        <w:div w:id="1804035734">
          <w:marLeft w:val="1800"/>
          <w:marRight w:val="0"/>
          <w:marTop w:val="96"/>
          <w:marBottom w:val="0"/>
          <w:divBdr>
            <w:top w:val="none" w:sz="0" w:space="0" w:color="auto"/>
            <w:left w:val="none" w:sz="0" w:space="0" w:color="auto"/>
            <w:bottom w:val="none" w:sz="0" w:space="0" w:color="auto"/>
            <w:right w:val="none" w:sz="0" w:space="0" w:color="auto"/>
          </w:divBdr>
        </w:div>
        <w:div w:id="1886481671">
          <w:marLeft w:val="1166"/>
          <w:marRight w:val="0"/>
          <w:marTop w:val="96"/>
          <w:marBottom w:val="0"/>
          <w:divBdr>
            <w:top w:val="none" w:sz="0" w:space="0" w:color="auto"/>
            <w:left w:val="none" w:sz="0" w:space="0" w:color="auto"/>
            <w:bottom w:val="none" w:sz="0" w:space="0" w:color="auto"/>
            <w:right w:val="none" w:sz="0" w:space="0" w:color="auto"/>
          </w:divBdr>
        </w:div>
        <w:div w:id="2021731728">
          <w:marLeft w:val="1166"/>
          <w:marRight w:val="0"/>
          <w:marTop w:val="96"/>
          <w:marBottom w:val="0"/>
          <w:divBdr>
            <w:top w:val="none" w:sz="0" w:space="0" w:color="auto"/>
            <w:left w:val="none" w:sz="0" w:space="0" w:color="auto"/>
            <w:bottom w:val="none" w:sz="0" w:space="0" w:color="auto"/>
            <w:right w:val="none" w:sz="0" w:space="0" w:color="auto"/>
          </w:divBdr>
        </w:div>
      </w:divsChild>
    </w:div>
    <w:div w:id="1885407241">
      <w:bodyDiv w:val="1"/>
      <w:marLeft w:val="0"/>
      <w:marRight w:val="0"/>
      <w:marTop w:val="0"/>
      <w:marBottom w:val="0"/>
      <w:divBdr>
        <w:top w:val="none" w:sz="0" w:space="0" w:color="auto"/>
        <w:left w:val="none" w:sz="0" w:space="0" w:color="auto"/>
        <w:bottom w:val="none" w:sz="0" w:space="0" w:color="auto"/>
        <w:right w:val="none" w:sz="0" w:space="0" w:color="auto"/>
      </w:divBdr>
    </w:div>
    <w:div w:id="1886092355">
      <w:bodyDiv w:val="1"/>
      <w:marLeft w:val="0"/>
      <w:marRight w:val="0"/>
      <w:marTop w:val="0"/>
      <w:marBottom w:val="0"/>
      <w:divBdr>
        <w:top w:val="none" w:sz="0" w:space="0" w:color="auto"/>
        <w:left w:val="none" w:sz="0" w:space="0" w:color="auto"/>
        <w:bottom w:val="none" w:sz="0" w:space="0" w:color="auto"/>
        <w:right w:val="none" w:sz="0" w:space="0" w:color="auto"/>
      </w:divBdr>
      <w:divsChild>
        <w:div w:id="1808816507">
          <w:marLeft w:val="0"/>
          <w:marRight w:val="0"/>
          <w:marTop w:val="0"/>
          <w:marBottom w:val="0"/>
          <w:divBdr>
            <w:top w:val="none" w:sz="0" w:space="0" w:color="auto"/>
            <w:left w:val="none" w:sz="0" w:space="0" w:color="auto"/>
            <w:bottom w:val="none" w:sz="0" w:space="0" w:color="auto"/>
            <w:right w:val="none" w:sz="0" w:space="0" w:color="auto"/>
          </w:divBdr>
          <w:divsChild>
            <w:div w:id="757292458">
              <w:marLeft w:val="0"/>
              <w:marRight w:val="0"/>
              <w:marTop w:val="0"/>
              <w:marBottom w:val="0"/>
              <w:divBdr>
                <w:top w:val="none" w:sz="0" w:space="0" w:color="auto"/>
                <w:left w:val="none" w:sz="0" w:space="0" w:color="auto"/>
                <w:bottom w:val="none" w:sz="0" w:space="0" w:color="auto"/>
                <w:right w:val="none" w:sz="0" w:space="0" w:color="auto"/>
              </w:divBdr>
            </w:div>
            <w:div w:id="1240142532">
              <w:marLeft w:val="0"/>
              <w:marRight w:val="0"/>
              <w:marTop w:val="0"/>
              <w:marBottom w:val="0"/>
              <w:divBdr>
                <w:top w:val="none" w:sz="0" w:space="0" w:color="auto"/>
                <w:left w:val="none" w:sz="0" w:space="0" w:color="auto"/>
                <w:bottom w:val="none" w:sz="0" w:space="0" w:color="auto"/>
                <w:right w:val="none" w:sz="0" w:space="0" w:color="auto"/>
              </w:divBdr>
            </w:div>
            <w:div w:id="1247298897">
              <w:marLeft w:val="0"/>
              <w:marRight w:val="0"/>
              <w:marTop w:val="0"/>
              <w:marBottom w:val="0"/>
              <w:divBdr>
                <w:top w:val="none" w:sz="0" w:space="0" w:color="auto"/>
                <w:left w:val="none" w:sz="0" w:space="0" w:color="auto"/>
                <w:bottom w:val="none" w:sz="0" w:space="0" w:color="auto"/>
                <w:right w:val="none" w:sz="0" w:space="0" w:color="auto"/>
              </w:divBdr>
            </w:div>
            <w:div w:id="1343975179">
              <w:marLeft w:val="0"/>
              <w:marRight w:val="0"/>
              <w:marTop w:val="0"/>
              <w:marBottom w:val="0"/>
              <w:divBdr>
                <w:top w:val="none" w:sz="0" w:space="0" w:color="auto"/>
                <w:left w:val="none" w:sz="0" w:space="0" w:color="auto"/>
                <w:bottom w:val="none" w:sz="0" w:space="0" w:color="auto"/>
                <w:right w:val="none" w:sz="0" w:space="0" w:color="auto"/>
              </w:divBdr>
            </w:div>
            <w:div w:id="1436291709">
              <w:marLeft w:val="0"/>
              <w:marRight w:val="0"/>
              <w:marTop w:val="0"/>
              <w:marBottom w:val="0"/>
              <w:divBdr>
                <w:top w:val="none" w:sz="0" w:space="0" w:color="auto"/>
                <w:left w:val="none" w:sz="0" w:space="0" w:color="auto"/>
                <w:bottom w:val="none" w:sz="0" w:space="0" w:color="auto"/>
                <w:right w:val="none" w:sz="0" w:space="0" w:color="auto"/>
              </w:divBdr>
            </w:div>
            <w:div w:id="19190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7561">
      <w:bodyDiv w:val="1"/>
      <w:marLeft w:val="0"/>
      <w:marRight w:val="0"/>
      <w:marTop w:val="0"/>
      <w:marBottom w:val="0"/>
      <w:divBdr>
        <w:top w:val="none" w:sz="0" w:space="0" w:color="auto"/>
        <w:left w:val="none" w:sz="0" w:space="0" w:color="auto"/>
        <w:bottom w:val="none" w:sz="0" w:space="0" w:color="auto"/>
        <w:right w:val="none" w:sz="0" w:space="0" w:color="auto"/>
      </w:divBdr>
    </w:div>
    <w:div w:id="1886289013">
      <w:bodyDiv w:val="1"/>
      <w:marLeft w:val="0"/>
      <w:marRight w:val="0"/>
      <w:marTop w:val="0"/>
      <w:marBottom w:val="0"/>
      <w:divBdr>
        <w:top w:val="none" w:sz="0" w:space="0" w:color="auto"/>
        <w:left w:val="none" w:sz="0" w:space="0" w:color="auto"/>
        <w:bottom w:val="none" w:sz="0" w:space="0" w:color="auto"/>
        <w:right w:val="none" w:sz="0" w:space="0" w:color="auto"/>
      </w:divBdr>
      <w:divsChild>
        <w:div w:id="145242203">
          <w:marLeft w:val="1166"/>
          <w:marRight w:val="0"/>
          <w:marTop w:val="86"/>
          <w:marBottom w:val="0"/>
          <w:divBdr>
            <w:top w:val="none" w:sz="0" w:space="0" w:color="auto"/>
            <w:left w:val="none" w:sz="0" w:space="0" w:color="auto"/>
            <w:bottom w:val="none" w:sz="0" w:space="0" w:color="auto"/>
            <w:right w:val="none" w:sz="0" w:space="0" w:color="auto"/>
          </w:divBdr>
        </w:div>
        <w:div w:id="321739431">
          <w:marLeft w:val="1800"/>
          <w:marRight w:val="0"/>
          <w:marTop w:val="72"/>
          <w:marBottom w:val="0"/>
          <w:divBdr>
            <w:top w:val="none" w:sz="0" w:space="0" w:color="auto"/>
            <w:left w:val="none" w:sz="0" w:space="0" w:color="auto"/>
            <w:bottom w:val="none" w:sz="0" w:space="0" w:color="auto"/>
            <w:right w:val="none" w:sz="0" w:space="0" w:color="auto"/>
          </w:divBdr>
        </w:div>
        <w:div w:id="885677577">
          <w:marLeft w:val="1800"/>
          <w:marRight w:val="0"/>
          <w:marTop w:val="72"/>
          <w:marBottom w:val="0"/>
          <w:divBdr>
            <w:top w:val="none" w:sz="0" w:space="0" w:color="auto"/>
            <w:left w:val="none" w:sz="0" w:space="0" w:color="auto"/>
            <w:bottom w:val="none" w:sz="0" w:space="0" w:color="auto"/>
            <w:right w:val="none" w:sz="0" w:space="0" w:color="auto"/>
          </w:divBdr>
        </w:div>
        <w:div w:id="1039091704">
          <w:marLeft w:val="1166"/>
          <w:marRight w:val="0"/>
          <w:marTop w:val="86"/>
          <w:marBottom w:val="0"/>
          <w:divBdr>
            <w:top w:val="none" w:sz="0" w:space="0" w:color="auto"/>
            <w:left w:val="none" w:sz="0" w:space="0" w:color="auto"/>
            <w:bottom w:val="none" w:sz="0" w:space="0" w:color="auto"/>
            <w:right w:val="none" w:sz="0" w:space="0" w:color="auto"/>
          </w:divBdr>
        </w:div>
        <w:div w:id="1059552143">
          <w:marLeft w:val="2520"/>
          <w:marRight w:val="0"/>
          <w:marTop w:val="62"/>
          <w:marBottom w:val="0"/>
          <w:divBdr>
            <w:top w:val="none" w:sz="0" w:space="0" w:color="auto"/>
            <w:left w:val="none" w:sz="0" w:space="0" w:color="auto"/>
            <w:bottom w:val="none" w:sz="0" w:space="0" w:color="auto"/>
            <w:right w:val="none" w:sz="0" w:space="0" w:color="auto"/>
          </w:divBdr>
        </w:div>
        <w:div w:id="1104499261">
          <w:marLeft w:val="547"/>
          <w:marRight w:val="0"/>
          <w:marTop w:val="96"/>
          <w:marBottom w:val="0"/>
          <w:divBdr>
            <w:top w:val="none" w:sz="0" w:space="0" w:color="auto"/>
            <w:left w:val="none" w:sz="0" w:space="0" w:color="auto"/>
            <w:bottom w:val="none" w:sz="0" w:space="0" w:color="auto"/>
            <w:right w:val="none" w:sz="0" w:space="0" w:color="auto"/>
          </w:divBdr>
        </w:div>
        <w:div w:id="1147093789">
          <w:marLeft w:val="1800"/>
          <w:marRight w:val="0"/>
          <w:marTop w:val="72"/>
          <w:marBottom w:val="0"/>
          <w:divBdr>
            <w:top w:val="none" w:sz="0" w:space="0" w:color="auto"/>
            <w:left w:val="none" w:sz="0" w:space="0" w:color="auto"/>
            <w:bottom w:val="none" w:sz="0" w:space="0" w:color="auto"/>
            <w:right w:val="none" w:sz="0" w:space="0" w:color="auto"/>
          </w:divBdr>
        </w:div>
        <w:div w:id="1329674511">
          <w:marLeft w:val="1800"/>
          <w:marRight w:val="0"/>
          <w:marTop w:val="72"/>
          <w:marBottom w:val="0"/>
          <w:divBdr>
            <w:top w:val="none" w:sz="0" w:space="0" w:color="auto"/>
            <w:left w:val="none" w:sz="0" w:space="0" w:color="auto"/>
            <w:bottom w:val="none" w:sz="0" w:space="0" w:color="auto"/>
            <w:right w:val="none" w:sz="0" w:space="0" w:color="auto"/>
          </w:divBdr>
        </w:div>
        <w:div w:id="1746418119">
          <w:marLeft w:val="1166"/>
          <w:marRight w:val="0"/>
          <w:marTop w:val="86"/>
          <w:marBottom w:val="0"/>
          <w:divBdr>
            <w:top w:val="none" w:sz="0" w:space="0" w:color="auto"/>
            <w:left w:val="none" w:sz="0" w:space="0" w:color="auto"/>
            <w:bottom w:val="none" w:sz="0" w:space="0" w:color="auto"/>
            <w:right w:val="none" w:sz="0" w:space="0" w:color="auto"/>
          </w:divBdr>
        </w:div>
        <w:div w:id="1841969462">
          <w:marLeft w:val="547"/>
          <w:marRight w:val="0"/>
          <w:marTop w:val="96"/>
          <w:marBottom w:val="0"/>
          <w:divBdr>
            <w:top w:val="none" w:sz="0" w:space="0" w:color="auto"/>
            <w:left w:val="none" w:sz="0" w:space="0" w:color="auto"/>
            <w:bottom w:val="none" w:sz="0" w:space="0" w:color="auto"/>
            <w:right w:val="none" w:sz="0" w:space="0" w:color="auto"/>
          </w:divBdr>
        </w:div>
        <w:div w:id="2043355520">
          <w:marLeft w:val="1800"/>
          <w:marRight w:val="0"/>
          <w:marTop w:val="72"/>
          <w:marBottom w:val="0"/>
          <w:divBdr>
            <w:top w:val="none" w:sz="0" w:space="0" w:color="auto"/>
            <w:left w:val="none" w:sz="0" w:space="0" w:color="auto"/>
            <w:bottom w:val="none" w:sz="0" w:space="0" w:color="auto"/>
            <w:right w:val="none" w:sz="0" w:space="0" w:color="auto"/>
          </w:divBdr>
        </w:div>
      </w:divsChild>
    </w:div>
    <w:div w:id="1886719455">
      <w:bodyDiv w:val="1"/>
      <w:marLeft w:val="0"/>
      <w:marRight w:val="0"/>
      <w:marTop w:val="0"/>
      <w:marBottom w:val="0"/>
      <w:divBdr>
        <w:top w:val="none" w:sz="0" w:space="0" w:color="auto"/>
        <w:left w:val="none" w:sz="0" w:space="0" w:color="auto"/>
        <w:bottom w:val="none" w:sz="0" w:space="0" w:color="auto"/>
        <w:right w:val="none" w:sz="0" w:space="0" w:color="auto"/>
      </w:divBdr>
    </w:div>
    <w:div w:id="1888451972">
      <w:bodyDiv w:val="1"/>
      <w:marLeft w:val="0"/>
      <w:marRight w:val="0"/>
      <w:marTop w:val="0"/>
      <w:marBottom w:val="0"/>
      <w:divBdr>
        <w:top w:val="none" w:sz="0" w:space="0" w:color="auto"/>
        <w:left w:val="none" w:sz="0" w:space="0" w:color="auto"/>
        <w:bottom w:val="none" w:sz="0" w:space="0" w:color="auto"/>
        <w:right w:val="none" w:sz="0" w:space="0" w:color="auto"/>
      </w:divBdr>
    </w:div>
    <w:div w:id="1890916342">
      <w:bodyDiv w:val="1"/>
      <w:marLeft w:val="0"/>
      <w:marRight w:val="0"/>
      <w:marTop w:val="0"/>
      <w:marBottom w:val="0"/>
      <w:divBdr>
        <w:top w:val="none" w:sz="0" w:space="0" w:color="auto"/>
        <w:left w:val="none" w:sz="0" w:space="0" w:color="auto"/>
        <w:bottom w:val="none" w:sz="0" w:space="0" w:color="auto"/>
        <w:right w:val="none" w:sz="0" w:space="0" w:color="auto"/>
      </w:divBdr>
    </w:div>
    <w:div w:id="1892692519">
      <w:bodyDiv w:val="1"/>
      <w:marLeft w:val="0"/>
      <w:marRight w:val="0"/>
      <w:marTop w:val="0"/>
      <w:marBottom w:val="0"/>
      <w:divBdr>
        <w:top w:val="none" w:sz="0" w:space="0" w:color="auto"/>
        <w:left w:val="none" w:sz="0" w:space="0" w:color="auto"/>
        <w:bottom w:val="none" w:sz="0" w:space="0" w:color="auto"/>
        <w:right w:val="none" w:sz="0" w:space="0" w:color="auto"/>
      </w:divBdr>
    </w:div>
    <w:div w:id="1896237000">
      <w:bodyDiv w:val="1"/>
      <w:marLeft w:val="0"/>
      <w:marRight w:val="0"/>
      <w:marTop w:val="0"/>
      <w:marBottom w:val="0"/>
      <w:divBdr>
        <w:top w:val="none" w:sz="0" w:space="0" w:color="auto"/>
        <w:left w:val="none" w:sz="0" w:space="0" w:color="auto"/>
        <w:bottom w:val="none" w:sz="0" w:space="0" w:color="auto"/>
        <w:right w:val="none" w:sz="0" w:space="0" w:color="auto"/>
      </w:divBdr>
    </w:div>
    <w:div w:id="1897468106">
      <w:bodyDiv w:val="1"/>
      <w:marLeft w:val="0"/>
      <w:marRight w:val="0"/>
      <w:marTop w:val="0"/>
      <w:marBottom w:val="0"/>
      <w:divBdr>
        <w:top w:val="none" w:sz="0" w:space="0" w:color="auto"/>
        <w:left w:val="none" w:sz="0" w:space="0" w:color="auto"/>
        <w:bottom w:val="none" w:sz="0" w:space="0" w:color="auto"/>
        <w:right w:val="none" w:sz="0" w:space="0" w:color="auto"/>
      </w:divBdr>
    </w:div>
    <w:div w:id="1897818829">
      <w:bodyDiv w:val="1"/>
      <w:marLeft w:val="0"/>
      <w:marRight w:val="0"/>
      <w:marTop w:val="0"/>
      <w:marBottom w:val="0"/>
      <w:divBdr>
        <w:top w:val="none" w:sz="0" w:space="0" w:color="auto"/>
        <w:left w:val="none" w:sz="0" w:space="0" w:color="auto"/>
        <w:bottom w:val="none" w:sz="0" w:space="0" w:color="auto"/>
        <w:right w:val="none" w:sz="0" w:space="0" w:color="auto"/>
      </w:divBdr>
    </w:div>
    <w:div w:id="1898010695">
      <w:bodyDiv w:val="1"/>
      <w:marLeft w:val="0"/>
      <w:marRight w:val="0"/>
      <w:marTop w:val="0"/>
      <w:marBottom w:val="0"/>
      <w:divBdr>
        <w:top w:val="none" w:sz="0" w:space="0" w:color="auto"/>
        <w:left w:val="none" w:sz="0" w:space="0" w:color="auto"/>
        <w:bottom w:val="none" w:sz="0" w:space="0" w:color="auto"/>
        <w:right w:val="none" w:sz="0" w:space="0" w:color="auto"/>
      </w:divBdr>
    </w:div>
    <w:div w:id="1898122058">
      <w:bodyDiv w:val="1"/>
      <w:marLeft w:val="0"/>
      <w:marRight w:val="0"/>
      <w:marTop w:val="0"/>
      <w:marBottom w:val="0"/>
      <w:divBdr>
        <w:top w:val="none" w:sz="0" w:space="0" w:color="auto"/>
        <w:left w:val="none" w:sz="0" w:space="0" w:color="auto"/>
        <w:bottom w:val="none" w:sz="0" w:space="0" w:color="auto"/>
        <w:right w:val="none" w:sz="0" w:space="0" w:color="auto"/>
      </w:divBdr>
    </w:div>
    <w:div w:id="1898200855">
      <w:bodyDiv w:val="1"/>
      <w:marLeft w:val="0"/>
      <w:marRight w:val="0"/>
      <w:marTop w:val="0"/>
      <w:marBottom w:val="0"/>
      <w:divBdr>
        <w:top w:val="none" w:sz="0" w:space="0" w:color="auto"/>
        <w:left w:val="none" w:sz="0" w:space="0" w:color="auto"/>
        <w:bottom w:val="none" w:sz="0" w:space="0" w:color="auto"/>
        <w:right w:val="none" w:sz="0" w:space="0" w:color="auto"/>
      </w:divBdr>
    </w:div>
    <w:div w:id="1899168516">
      <w:bodyDiv w:val="1"/>
      <w:marLeft w:val="0"/>
      <w:marRight w:val="0"/>
      <w:marTop w:val="0"/>
      <w:marBottom w:val="0"/>
      <w:divBdr>
        <w:top w:val="none" w:sz="0" w:space="0" w:color="auto"/>
        <w:left w:val="none" w:sz="0" w:space="0" w:color="auto"/>
        <w:bottom w:val="none" w:sz="0" w:space="0" w:color="auto"/>
        <w:right w:val="none" w:sz="0" w:space="0" w:color="auto"/>
      </w:divBdr>
    </w:div>
    <w:div w:id="1900241941">
      <w:bodyDiv w:val="1"/>
      <w:marLeft w:val="0"/>
      <w:marRight w:val="0"/>
      <w:marTop w:val="0"/>
      <w:marBottom w:val="0"/>
      <w:divBdr>
        <w:top w:val="none" w:sz="0" w:space="0" w:color="auto"/>
        <w:left w:val="none" w:sz="0" w:space="0" w:color="auto"/>
        <w:bottom w:val="none" w:sz="0" w:space="0" w:color="auto"/>
        <w:right w:val="none" w:sz="0" w:space="0" w:color="auto"/>
      </w:divBdr>
      <w:divsChild>
        <w:div w:id="71508724">
          <w:marLeft w:val="1166"/>
          <w:marRight w:val="0"/>
          <w:marTop w:val="96"/>
          <w:marBottom w:val="0"/>
          <w:divBdr>
            <w:top w:val="none" w:sz="0" w:space="0" w:color="auto"/>
            <w:left w:val="none" w:sz="0" w:space="0" w:color="auto"/>
            <w:bottom w:val="none" w:sz="0" w:space="0" w:color="auto"/>
            <w:right w:val="none" w:sz="0" w:space="0" w:color="auto"/>
          </w:divBdr>
        </w:div>
        <w:div w:id="2113937730">
          <w:marLeft w:val="533"/>
          <w:marRight w:val="0"/>
          <w:marTop w:val="115"/>
          <w:marBottom w:val="0"/>
          <w:divBdr>
            <w:top w:val="none" w:sz="0" w:space="0" w:color="auto"/>
            <w:left w:val="none" w:sz="0" w:space="0" w:color="auto"/>
            <w:bottom w:val="none" w:sz="0" w:space="0" w:color="auto"/>
            <w:right w:val="none" w:sz="0" w:space="0" w:color="auto"/>
          </w:divBdr>
        </w:div>
      </w:divsChild>
    </w:div>
    <w:div w:id="1900359102">
      <w:bodyDiv w:val="1"/>
      <w:marLeft w:val="0"/>
      <w:marRight w:val="0"/>
      <w:marTop w:val="0"/>
      <w:marBottom w:val="0"/>
      <w:divBdr>
        <w:top w:val="none" w:sz="0" w:space="0" w:color="auto"/>
        <w:left w:val="none" w:sz="0" w:space="0" w:color="auto"/>
        <w:bottom w:val="none" w:sz="0" w:space="0" w:color="auto"/>
        <w:right w:val="none" w:sz="0" w:space="0" w:color="auto"/>
      </w:divBdr>
    </w:div>
    <w:div w:id="1901749260">
      <w:bodyDiv w:val="1"/>
      <w:marLeft w:val="0"/>
      <w:marRight w:val="0"/>
      <w:marTop w:val="0"/>
      <w:marBottom w:val="0"/>
      <w:divBdr>
        <w:top w:val="none" w:sz="0" w:space="0" w:color="auto"/>
        <w:left w:val="none" w:sz="0" w:space="0" w:color="auto"/>
        <w:bottom w:val="none" w:sz="0" w:space="0" w:color="auto"/>
        <w:right w:val="none" w:sz="0" w:space="0" w:color="auto"/>
      </w:divBdr>
    </w:div>
    <w:div w:id="1902977975">
      <w:bodyDiv w:val="1"/>
      <w:marLeft w:val="0"/>
      <w:marRight w:val="0"/>
      <w:marTop w:val="0"/>
      <w:marBottom w:val="0"/>
      <w:divBdr>
        <w:top w:val="none" w:sz="0" w:space="0" w:color="auto"/>
        <w:left w:val="none" w:sz="0" w:space="0" w:color="auto"/>
        <w:bottom w:val="none" w:sz="0" w:space="0" w:color="auto"/>
        <w:right w:val="none" w:sz="0" w:space="0" w:color="auto"/>
      </w:divBdr>
    </w:div>
    <w:div w:id="1903519914">
      <w:bodyDiv w:val="1"/>
      <w:marLeft w:val="0"/>
      <w:marRight w:val="0"/>
      <w:marTop w:val="0"/>
      <w:marBottom w:val="0"/>
      <w:divBdr>
        <w:top w:val="none" w:sz="0" w:space="0" w:color="auto"/>
        <w:left w:val="none" w:sz="0" w:space="0" w:color="auto"/>
        <w:bottom w:val="none" w:sz="0" w:space="0" w:color="auto"/>
        <w:right w:val="none" w:sz="0" w:space="0" w:color="auto"/>
      </w:divBdr>
      <w:divsChild>
        <w:div w:id="810682531">
          <w:marLeft w:val="547"/>
          <w:marRight w:val="0"/>
          <w:marTop w:val="134"/>
          <w:marBottom w:val="0"/>
          <w:divBdr>
            <w:top w:val="none" w:sz="0" w:space="0" w:color="auto"/>
            <w:left w:val="none" w:sz="0" w:space="0" w:color="auto"/>
            <w:bottom w:val="none" w:sz="0" w:space="0" w:color="auto"/>
            <w:right w:val="none" w:sz="0" w:space="0" w:color="auto"/>
          </w:divBdr>
        </w:div>
        <w:div w:id="813180637">
          <w:marLeft w:val="547"/>
          <w:marRight w:val="0"/>
          <w:marTop w:val="134"/>
          <w:marBottom w:val="0"/>
          <w:divBdr>
            <w:top w:val="none" w:sz="0" w:space="0" w:color="auto"/>
            <w:left w:val="none" w:sz="0" w:space="0" w:color="auto"/>
            <w:bottom w:val="none" w:sz="0" w:space="0" w:color="auto"/>
            <w:right w:val="none" w:sz="0" w:space="0" w:color="auto"/>
          </w:divBdr>
        </w:div>
        <w:div w:id="969550700">
          <w:marLeft w:val="1166"/>
          <w:marRight w:val="0"/>
          <w:marTop w:val="115"/>
          <w:marBottom w:val="0"/>
          <w:divBdr>
            <w:top w:val="none" w:sz="0" w:space="0" w:color="auto"/>
            <w:left w:val="none" w:sz="0" w:space="0" w:color="auto"/>
            <w:bottom w:val="none" w:sz="0" w:space="0" w:color="auto"/>
            <w:right w:val="none" w:sz="0" w:space="0" w:color="auto"/>
          </w:divBdr>
        </w:div>
        <w:div w:id="1839078431">
          <w:marLeft w:val="1166"/>
          <w:marRight w:val="0"/>
          <w:marTop w:val="115"/>
          <w:marBottom w:val="0"/>
          <w:divBdr>
            <w:top w:val="none" w:sz="0" w:space="0" w:color="auto"/>
            <w:left w:val="none" w:sz="0" w:space="0" w:color="auto"/>
            <w:bottom w:val="none" w:sz="0" w:space="0" w:color="auto"/>
            <w:right w:val="none" w:sz="0" w:space="0" w:color="auto"/>
          </w:divBdr>
        </w:div>
        <w:div w:id="1877429971">
          <w:marLeft w:val="547"/>
          <w:marRight w:val="0"/>
          <w:marTop w:val="134"/>
          <w:marBottom w:val="0"/>
          <w:divBdr>
            <w:top w:val="none" w:sz="0" w:space="0" w:color="auto"/>
            <w:left w:val="none" w:sz="0" w:space="0" w:color="auto"/>
            <w:bottom w:val="none" w:sz="0" w:space="0" w:color="auto"/>
            <w:right w:val="none" w:sz="0" w:space="0" w:color="auto"/>
          </w:divBdr>
        </w:div>
        <w:div w:id="1986545220">
          <w:marLeft w:val="1166"/>
          <w:marRight w:val="0"/>
          <w:marTop w:val="96"/>
          <w:marBottom w:val="0"/>
          <w:divBdr>
            <w:top w:val="none" w:sz="0" w:space="0" w:color="auto"/>
            <w:left w:val="none" w:sz="0" w:space="0" w:color="auto"/>
            <w:bottom w:val="none" w:sz="0" w:space="0" w:color="auto"/>
            <w:right w:val="none" w:sz="0" w:space="0" w:color="auto"/>
          </w:divBdr>
        </w:div>
      </w:divsChild>
    </w:div>
    <w:div w:id="1903520314">
      <w:bodyDiv w:val="1"/>
      <w:marLeft w:val="0"/>
      <w:marRight w:val="0"/>
      <w:marTop w:val="0"/>
      <w:marBottom w:val="0"/>
      <w:divBdr>
        <w:top w:val="none" w:sz="0" w:space="0" w:color="auto"/>
        <w:left w:val="none" w:sz="0" w:space="0" w:color="auto"/>
        <w:bottom w:val="none" w:sz="0" w:space="0" w:color="auto"/>
        <w:right w:val="none" w:sz="0" w:space="0" w:color="auto"/>
      </w:divBdr>
    </w:div>
    <w:div w:id="1903639096">
      <w:bodyDiv w:val="1"/>
      <w:marLeft w:val="0"/>
      <w:marRight w:val="0"/>
      <w:marTop w:val="0"/>
      <w:marBottom w:val="0"/>
      <w:divBdr>
        <w:top w:val="none" w:sz="0" w:space="0" w:color="auto"/>
        <w:left w:val="none" w:sz="0" w:space="0" w:color="auto"/>
        <w:bottom w:val="none" w:sz="0" w:space="0" w:color="auto"/>
        <w:right w:val="none" w:sz="0" w:space="0" w:color="auto"/>
      </w:divBdr>
    </w:div>
    <w:div w:id="1904218503">
      <w:bodyDiv w:val="1"/>
      <w:marLeft w:val="0"/>
      <w:marRight w:val="0"/>
      <w:marTop w:val="0"/>
      <w:marBottom w:val="0"/>
      <w:divBdr>
        <w:top w:val="none" w:sz="0" w:space="0" w:color="auto"/>
        <w:left w:val="none" w:sz="0" w:space="0" w:color="auto"/>
        <w:bottom w:val="none" w:sz="0" w:space="0" w:color="auto"/>
        <w:right w:val="none" w:sz="0" w:space="0" w:color="auto"/>
      </w:divBdr>
    </w:div>
    <w:div w:id="1905875880">
      <w:bodyDiv w:val="1"/>
      <w:marLeft w:val="0"/>
      <w:marRight w:val="0"/>
      <w:marTop w:val="0"/>
      <w:marBottom w:val="0"/>
      <w:divBdr>
        <w:top w:val="none" w:sz="0" w:space="0" w:color="auto"/>
        <w:left w:val="none" w:sz="0" w:space="0" w:color="auto"/>
        <w:bottom w:val="none" w:sz="0" w:space="0" w:color="auto"/>
        <w:right w:val="none" w:sz="0" w:space="0" w:color="auto"/>
      </w:divBdr>
    </w:div>
    <w:div w:id="1906180231">
      <w:bodyDiv w:val="1"/>
      <w:marLeft w:val="0"/>
      <w:marRight w:val="0"/>
      <w:marTop w:val="0"/>
      <w:marBottom w:val="0"/>
      <w:divBdr>
        <w:top w:val="none" w:sz="0" w:space="0" w:color="auto"/>
        <w:left w:val="none" w:sz="0" w:space="0" w:color="auto"/>
        <w:bottom w:val="none" w:sz="0" w:space="0" w:color="auto"/>
        <w:right w:val="none" w:sz="0" w:space="0" w:color="auto"/>
      </w:divBdr>
    </w:div>
    <w:div w:id="1906720364">
      <w:bodyDiv w:val="1"/>
      <w:marLeft w:val="0"/>
      <w:marRight w:val="0"/>
      <w:marTop w:val="0"/>
      <w:marBottom w:val="0"/>
      <w:divBdr>
        <w:top w:val="none" w:sz="0" w:space="0" w:color="auto"/>
        <w:left w:val="none" w:sz="0" w:space="0" w:color="auto"/>
        <w:bottom w:val="none" w:sz="0" w:space="0" w:color="auto"/>
        <w:right w:val="none" w:sz="0" w:space="0" w:color="auto"/>
      </w:divBdr>
      <w:divsChild>
        <w:div w:id="272791760">
          <w:marLeft w:val="547"/>
          <w:marRight w:val="0"/>
          <w:marTop w:val="154"/>
          <w:marBottom w:val="0"/>
          <w:divBdr>
            <w:top w:val="none" w:sz="0" w:space="0" w:color="auto"/>
            <w:left w:val="none" w:sz="0" w:space="0" w:color="auto"/>
            <w:bottom w:val="none" w:sz="0" w:space="0" w:color="auto"/>
            <w:right w:val="none" w:sz="0" w:space="0" w:color="auto"/>
          </w:divBdr>
        </w:div>
      </w:divsChild>
    </w:div>
    <w:div w:id="1908611724">
      <w:bodyDiv w:val="1"/>
      <w:marLeft w:val="0"/>
      <w:marRight w:val="0"/>
      <w:marTop w:val="0"/>
      <w:marBottom w:val="0"/>
      <w:divBdr>
        <w:top w:val="none" w:sz="0" w:space="0" w:color="auto"/>
        <w:left w:val="none" w:sz="0" w:space="0" w:color="auto"/>
        <w:bottom w:val="none" w:sz="0" w:space="0" w:color="auto"/>
        <w:right w:val="none" w:sz="0" w:space="0" w:color="auto"/>
      </w:divBdr>
      <w:divsChild>
        <w:div w:id="434323873">
          <w:marLeft w:val="547"/>
          <w:marRight w:val="0"/>
          <w:marTop w:val="115"/>
          <w:marBottom w:val="0"/>
          <w:divBdr>
            <w:top w:val="none" w:sz="0" w:space="0" w:color="auto"/>
            <w:left w:val="none" w:sz="0" w:space="0" w:color="auto"/>
            <w:bottom w:val="none" w:sz="0" w:space="0" w:color="auto"/>
            <w:right w:val="none" w:sz="0" w:space="0" w:color="auto"/>
          </w:divBdr>
        </w:div>
        <w:div w:id="624852190">
          <w:marLeft w:val="1166"/>
          <w:marRight w:val="0"/>
          <w:marTop w:val="96"/>
          <w:marBottom w:val="0"/>
          <w:divBdr>
            <w:top w:val="none" w:sz="0" w:space="0" w:color="auto"/>
            <w:left w:val="none" w:sz="0" w:space="0" w:color="auto"/>
            <w:bottom w:val="none" w:sz="0" w:space="0" w:color="auto"/>
            <w:right w:val="none" w:sz="0" w:space="0" w:color="auto"/>
          </w:divBdr>
        </w:div>
        <w:div w:id="693968250">
          <w:marLeft w:val="1800"/>
          <w:marRight w:val="0"/>
          <w:marTop w:val="96"/>
          <w:marBottom w:val="0"/>
          <w:divBdr>
            <w:top w:val="none" w:sz="0" w:space="0" w:color="auto"/>
            <w:left w:val="none" w:sz="0" w:space="0" w:color="auto"/>
            <w:bottom w:val="none" w:sz="0" w:space="0" w:color="auto"/>
            <w:right w:val="none" w:sz="0" w:space="0" w:color="auto"/>
          </w:divBdr>
        </w:div>
        <w:div w:id="1272083807">
          <w:marLeft w:val="1800"/>
          <w:marRight w:val="0"/>
          <w:marTop w:val="96"/>
          <w:marBottom w:val="0"/>
          <w:divBdr>
            <w:top w:val="none" w:sz="0" w:space="0" w:color="auto"/>
            <w:left w:val="none" w:sz="0" w:space="0" w:color="auto"/>
            <w:bottom w:val="none" w:sz="0" w:space="0" w:color="auto"/>
            <w:right w:val="none" w:sz="0" w:space="0" w:color="auto"/>
          </w:divBdr>
        </w:div>
        <w:div w:id="1641299049">
          <w:marLeft w:val="1166"/>
          <w:marRight w:val="0"/>
          <w:marTop w:val="96"/>
          <w:marBottom w:val="0"/>
          <w:divBdr>
            <w:top w:val="none" w:sz="0" w:space="0" w:color="auto"/>
            <w:left w:val="none" w:sz="0" w:space="0" w:color="auto"/>
            <w:bottom w:val="none" w:sz="0" w:space="0" w:color="auto"/>
            <w:right w:val="none" w:sz="0" w:space="0" w:color="auto"/>
          </w:divBdr>
        </w:div>
        <w:div w:id="1748654278">
          <w:marLeft w:val="547"/>
          <w:marRight w:val="0"/>
          <w:marTop w:val="115"/>
          <w:marBottom w:val="0"/>
          <w:divBdr>
            <w:top w:val="none" w:sz="0" w:space="0" w:color="auto"/>
            <w:left w:val="none" w:sz="0" w:space="0" w:color="auto"/>
            <w:bottom w:val="none" w:sz="0" w:space="0" w:color="auto"/>
            <w:right w:val="none" w:sz="0" w:space="0" w:color="auto"/>
          </w:divBdr>
        </w:div>
      </w:divsChild>
    </w:div>
    <w:div w:id="1908803886">
      <w:bodyDiv w:val="1"/>
      <w:marLeft w:val="0"/>
      <w:marRight w:val="0"/>
      <w:marTop w:val="0"/>
      <w:marBottom w:val="0"/>
      <w:divBdr>
        <w:top w:val="none" w:sz="0" w:space="0" w:color="auto"/>
        <w:left w:val="none" w:sz="0" w:space="0" w:color="auto"/>
        <w:bottom w:val="none" w:sz="0" w:space="0" w:color="auto"/>
        <w:right w:val="none" w:sz="0" w:space="0" w:color="auto"/>
      </w:divBdr>
      <w:divsChild>
        <w:div w:id="152570418">
          <w:marLeft w:val="547"/>
          <w:marRight w:val="0"/>
          <w:marTop w:val="96"/>
          <w:marBottom w:val="0"/>
          <w:divBdr>
            <w:top w:val="none" w:sz="0" w:space="0" w:color="auto"/>
            <w:left w:val="none" w:sz="0" w:space="0" w:color="auto"/>
            <w:bottom w:val="none" w:sz="0" w:space="0" w:color="auto"/>
            <w:right w:val="none" w:sz="0" w:space="0" w:color="auto"/>
          </w:divBdr>
        </w:div>
        <w:div w:id="633759665">
          <w:marLeft w:val="547"/>
          <w:marRight w:val="0"/>
          <w:marTop w:val="96"/>
          <w:marBottom w:val="0"/>
          <w:divBdr>
            <w:top w:val="none" w:sz="0" w:space="0" w:color="auto"/>
            <w:left w:val="none" w:sz="0" w:space="0" w:color="auto"/>
            <w:bottom w:val="none" w:sz="0" w:space="0" w:color="auto"/>
            <w:right w:val="none" w:sz="0" w:space="0" w:color="auto"/>
          </w:divBdr>
        </w:div>
        <w:div w:id="1120341626">
          <w:marLeft w:val="547"/>
          <w:marRight w:val="0"/>
          <w:marTop w:val="96"/>
          <w:marBottom w:val="0"/>
          <w:divBdr>
            <w:top w:val="none" w:sz="0" w:space="0" w:color="auto"/>
            <w:left w:val="none" w:sz="0" w:space="0" w:color="auto"/>
            <w:bottom w:val="none" w:sz="0" w:space="0" w:color="auto"/>
            <w:right w:val="none" w:sz="0" w:space="0" w:color="auto"/>
          </w:divBdr>
        </w:div>
        <w:div w:id="1142380710">
          <w:marLeft w:val="547"/>
          <w:marRight w:val="0"/>
          <w:marTop w:val="96"/>
          <w:marBottom w:val="0"/>
          <w:divBdr>
            <w:top w:val="none" w:sz="0" w:space="0" w:color="auto"/>
            <w:left w:val="none" w:sz="0" w:space="0" w:color="auto"/>
            <w:bottom w:val="none" w:sz="0" w:space="0" w:color="auto"/>
            <w:right w:val="none" w:sz="0" w:space="0" w:color="auto"/>
          </w:divBdr>
        </w:div>
        <w:div w:id="1483697545">
          <w:marLeft w:val="1166"/>
          <w:marRight w:val="0"/>
          <w:marTop w:val="86"/>
          <w:marBottom w:val="0"/>
          <w:divBdr>
            <w:top w:val="none" w:sz="0" w:space="0" w:color="auto"/>
            <w:left w:val="none" w:sz="0" w:space="0" w:color="auto"/>
            <w:bottom w:val="none" w:sz="0" w:space="0" w:color="auto"/>
            <w:right w:val="none" w:sz="0" w:space="0" w:color="auto"/>
          </w:divBdr>
        </w:div>
        <w:div w:id="1719235332">
          <w:marLeft w:val="1166"/>
          <w:marRight w:val="0"/>
          <w:marTop w:val="86"/>
          <w:marBottom w:val="0"/>
          <w:divBdr>
            <w:top w:val="none" w:sz="0" w:space="0" w:color="auto"/>
            <w:left w:val="none" w:sz="0" w:space="0" w:color="auto"/>
            <w:bottom w:val="none" w:sz="0" w:space="0" w:color="auto"/>
            <w:right w:val="none" w:sz="0" w:space="0" w:color="auto"/>
          </w:divBdr>
        </w:div>
      </w:divsChild>
    </w:div>
    <w:div w:id="1911504581">
      <w:bodyDiv w:val="1"/>
      <w:marLeft w:val="0"/>
      <w:marRight w:val="0"/>
      <w:marTop w:val="0"/>
      <w:marBottom w:val="0"/>
      <w:divBdr>
        <w:top w:val="none" w:sz="0" w:space="0" w:color="auto"/>
        <w:left w:val="none" w:sz="0" w:space="0" w:color="auto"/>
        <w:bottom w:val="none" w:sz="0" w:space="0" w:color="auto"/>
        <w:right w:val="none" w:sz="0" w:space="0" w:color="auto"/>
      </w:divBdr>
    </w:div>
    <w:div w:id="1911698366">
      <w:bodyDiv w:val="1"/>
      <w:marLeft w:val="0"/>
      <w:marRight w:val="0"/>
      <w:marTop w:val="0"/>
      <w:marBottom w:val="0"/>
      <w:divBdr>
        <w:top w:val="none" w:sz="0" w:space="0" w:color="auto"/>
        <w:left w:val="none" w:sz="0" w:space="0" w:color="auto"/>
        <w:bottom w:val="none" w:sz="0" w:space="0" w:color="auto"/>
        <w:right w:val="none" w:sz="0" w:space="0" w:color="auto"/>
      </w:divBdr>
    </w:div>
    <w:div w:id="1911766967">
      <w:bodyDiv w:val="1"/>
      <w:marLeft w:val="0"/>
      <w:marRight w:val="0"/>
      <w:marTop w:val="0"/>
      <w:marBottom w:val="0"/>
      <w:divBdr>
        <w:top w:val="none" w:sz="0" w:space="0" w:color="auto"/>
        <w:left w:val="none" w:sz="0" w:space="0" w:color="auto"/>
        <w:bottom w:val="none" w:sz="0" w:space="0" w:color="auto"/>
        <w:right w:val="none" w:sz="0" w:space="0" w:color="auto"/>
      </w:divBdr>
    </w:div>
    <w:div w:id="1913274058">
      <w:bodyDiv w:val="1"/>
      <w:marLeft w:val="0"/>
      <w:marRight w:val="0"/>
      <w:marTop w:val="0"/>
      <w:marBottom w:val="0"/>
      <w:divBdr>
        <w:top w:val="none" w:sz="0" w:space="0" w:color="auto"/>
        <w:left w:val="none" w:sz="0" w:space="0" w:color="auto"/>
        <w:bottom w:val="none" w:sz="0" w:space="0" w:color="auto"/>
        <w:right w:val="none" w:sz="0" w:space="0" w:color="auto"/>
      </w:divBdr>
      <w:divsChild>
        <w:div w:id="72317553">
          <w:marLeft w:val="1166"/>
          <w:marRight w:val="0"/>
          <w:marTop w:val="86"/>
          <w:marBottom w:val="0"/>
          <w:divBdr>
            <w:top w:val="none" w:sz="0" w:space="0" w:color="auto"/>
            <w:left w:val="none" w:sz="0" w:space="0" w:color="auto"/>
            <w:bottom w:val="none" w:sz="0" w:space="0" w:color="auto"/>
            <w:right w:val="none" w:sz="0" w:space="0" w:color="auto"/>
          </w:divBdr>
        </w:div>
        <w:div w:id="461770883">
          <w:marLeft w:val="547"/>
          <w:marRight w:val="0"/>
          <w:marTop w:val="96"/>
          <w:marBottom w:val="0"/>
          <w:divBdr>
            <w:top w:val="none" w:sz="0" w:space="0" w:color="auto"/>
            <w:left w:val="none" w:sz="0" w:space="0" w:color="auto"/>
            <w:bottom w:val="none" w:sz="0" w:space="0" w:color="auto"/>
            <w:right w:val="none" w:sz="0" w:space="0" w:color="auto"/>
          </w:divBdr>
        </w:div>
        <w:div w:id="469637240">
          <w:marLeft w:val="1166"/>
          <w:marRight w:val="0"/>
          <w:marTop w:val="86"/>
          <w:marBottom w:val="0"/>
          <w:divBdr>
            <w:top w:val="none" w:sz="0" w:space="0" w:color="auto"/>
            <w:left w:val="none" w:sz="0" w:space="0" w:color="auto"/>
            <w:bottom w:val="none" w:sz="0" w:space="0" w:color="auto"/>
            <w:right w:val="none" w:sz="0" w:space="0" w:color="auto"/>
          </w:divBdr>
        </w:div>
        <w:div w:id="711542842">
          <w:marLeft w:val="547"/>
          <w:marRight w:val="0"/>
          <w:marTop w:val="96"/>
          <w:marBottom w:val="0"/>
          <w:divBdr>
            <w:top w:val="none" w:sz="0" w:space="0" w:color="auto"/>
            <w:left w:val="none" w:sz="0" w:space="0" w:color="auto"/>
            <w:bottom w:val="none" w:sz="0" w:space="0" w:color="auto"/>
            <w:right w:val="none" w:sz="0" w:space="0" w:color="auto"/>
          </w:divBdr>
        </w:div>
        <w:div w:id="784152447">
          <w:marLeft w:val="1800"/>
          <w:marRight w:val="0"/>
          <w:marTop w:val="67"/>
          <w:marBottom w:val="0"/>
          <w:divBdr>
            <w:top w:val="none" w:sz="0" w:space="0" w:color="auto"/>
            <w:left w:val="none" w:sz="0" w:space="0" w:color="auto"/>
            <w:bottom w:val="none" w:sz="0" w:space="0" w:color="auto"/>
            <w:right w:val="none" w:sz="0" w:space="0" w:color="auto"/>
          </w:divBdr>
        </w:div>
        <w:div w:id="953054619">
          <w:marLeft w:val="1166"/>
          <w:marRight w:val="0"/>
          <w:marTop w:val="86"/>
          <w:marBottom w:val="0"/>
          <w:divBdr>
            <w:top w:val="none" w:sz="0" w:space="0" w:color="auto"/>
            <w:left w:val="none" w:sz="0" w:space="0" w:color="auto"/>
            <w:bottom w:val="none" w:sz="0" w:space="0" w:color="auto"/>
            <w:right w:val="none" w:sz="0" w:space="0" w:color="auto"/>
          </w:divBdr>
        </w:div>
        <w:div w:id="1014914523">
          <w:marLeft w:val="1800"/>
          <w:marRight w:val="0"/>
          <w:marTop w:val="67"/>
          <w:marBottom w:val="0"/>
          <w:divBdr>
            <w:top w:val="none" w:sz="0" w:space="0" w:color="auto"/>
            <w:left w:val="none" w:sz="0" w:space="0" w:color="auto"/>
            <w:bottom w:val="none" w:sz="0" w:space="0" w:color="auto"/>
            <w:right w:val="none" w:sz="0" w:space="0" w:color="auto"/>
          </w:divBdr>
        </w:div>
        <w:div w:id="1112702254">
          <w:marLeft w:val="547"/>
          <w:marRight w:val="0"/>
          <w:marTop w:val="86"/>
          <w:marBottom w:val="0"/>
          <w:divBdr>
            <w:top w:val="none" w:sz="0" w:space="0" w:color="auto"/>
            <w:left w:val="none" w:sz="0" w:space="0" w:color="auto"/>
            <w:bottom w:val="none" w:sz="0" w:space="0" w:color="auto"/>
            <w:right w:val="none" w:sz="0" w:space="0" w:color="auto"/>
          </w:divBdr>
        </w:div>
        <w:div w:id="1247038093">
          <w:marLeft w:val="1166"/>
          <w:marRight w:val="0"/>
          <w:marTop w:val="86"/>
          <w:marBottom w:val="0"/>
          <w:divBdr>
            <w:top w:val="none" w:sz="0" w:space="0" w:color="auto"/>
            <w:left w:val="none" w:sz="0" w:space="0" w:color="auto"/>
            <w:bottom w:val="none" w:sz="0" w:space="0" w:color="auto"/>
            <w:right w:val="none" w:sz="0" w:space="0" w:color="auto"/>
          </w:divBdr>
        </w:div>
        <w:div w:id="1276015745">
          <w:marLeft w:val="1166"/>
          <w:marRight w:val="0"/>
          <w:marTop w:val="86"/>
          <w:marBottom w:val="0"/>
          <w:divBdr>
            <w:top w:val="none" w:sz="0" w:space="0" w:color="auto"/>
            <w:left w:val="none" w:sz="0" w:space="0" w:color="auto"/>
            <w:bottom w:val="none" w:sz="0" w:space="0" w:color="auto"/>
            <w:right w:val="none" w:sz="0" w:space="0" w:color="auto"/>
          </w:divBdr>
        </w:div>
        <w:div w:id="1367869368">
          <w:marLeft w:val="547"/>
          <w:marRight w:val="0"/>
          <w:marTop w:val="86"/>
          <w:marBottom w:val="0"/>
          <w:divBdr>
            <w:top w:val="none" w:sz="0" w:space="0" w:color="auto"/>
            <w:left w:val="none" w:sz="0" w:space="0" w:color="auto"/>
            <w:bottom w:val="none" w:sz="0" w:space="0" w:color="auto"/>
            <w:right w:val="none" w:sz="0" w:space="0" w:color="auto"/>
          </w:divBdr>
        </w:div>
        <w:div w:id="1518736463">
          <w:marLeft w:val="547"/>
          <w:marRight w:val="0"/>
          <w:marTop w:val="96"/>
          <w:marBottom w:val="0"/>
          <w:divBdr>
            <w:top w:val="none" w:sz="0" w:space="0" w:color="auto"/>
            <w:left w:val="none" w:sz="0" w:space="0" w:color="auto"/>
            <w:bottom w:val="none" w:sz="0" w:space="0" w:color="auto"/>
            <w:right w:val="none" w:sz="0" w:space="0" w:color="auto"/>
          </w:divBdr>
        </w:div>
        <w:div w:id="1699355539">
          <w:marLeft w:val="1166"/>
          <w:marRight w:val="0"/>
          <w:marTop w:val="86"/>
          <w:marBottom w:val="0"/>
          <w:divBdr>
            <w:top w:val="none" w:sz="0" w:space="0" w:color="auto"/>
            <w:left w:val="none" w:sz="0" w:space="0" w:color="auto"/>
            <w:bottom w:val="none" w:sz="0" w:space="0" w:color="auto"/>
            <w:right w:val="none" w:sz="0" w:space="0" w:color="auto"/>
          </w:divBdr>
        </w:div>
        <w:div w:id="2080515836">
          <w:marLeft w:val="1166"/>
          <w:marRight w:val="0"/>
          <w:marTop w:val="86"/>
          <w:marBottom w:val="0"/>
          <w:divBdr>
            <w:top w:val="none" w:sz="0" w:space="0" w:color="auto"/>
            <w:left w:val="none" w:sz="0" w:space="0" w:color="auto"/>
            <w:bottom w:val="none" w:sz="0" w:space="0" w:color="auto"/>
            <w:right w:val="none" w:sz="0" w:space="0" w:color="auto"/>
          </w:divBdr>
        </w:div>
      </w:divsChild>
    </w:div>
    <w:div w:id="1913464346">
      <w:bodyDiv w:val="1"/>
      <w:marLeft w:val="0"/>
      <w:marRight w:val="0"/>
      <w:marTop w:val="0"/>
      <w:marBottom w:val="0"/>
      <w:divBdr>
        <w:top w:val="none" w:sz="0" w:space="0" w:color="auto"/>
        <w:left w:val="none" w:sz="0" w:space="0" w:color="auto"/>
        <w:bottom w:val="none" w:sz="0" w:space="0" w:color="auto"/>
        <w:right w:val="none" w:sz="0" w:space="0" w:color="auto"/>
      </w:divBdr>
    </w:div>
    <w:div w:id="1914000322">
      <w:bodyDiv w:val="1"/>
      <w:marLeft w:val="0"/>
      <w:marRight w:val="0"/>
      <w:marTop w:val="0"/>
      <w:marBottom w:val="0"/>
      <w:divBdr>
        <w:top w:val="none" w:sz="0" w:space="0" w:color="auto"/>
        <w:left w:val="none" w:sz="0" w:space="0" w:color="auto"/>
        <w:bottom w:val="none" w:sz="0" w:space="0" w:color="auto"/>
        <w:right w:val="none" w:sz="0" w:space="0" w:color="auto"/>
      </w:divBdr>
      <w:divsChild>
        <w:div w:id="1480615015">
          <w:marLeft w:val="0"/>
          <w:marRight w:val="0"/>
          <w:marTop w:val="0"/>
          <w:marBottom w:val="0"/>
          <w:divBdr>
            <w:top w:val="none" w:sz="0" w:space="0" w:color="auto"/>
            <w:left w:val="none" w:sz="0" w:space="0" w:color="auto"/>
            <w:bottom w:val="none" w:sz="0" w:space="0" w:color="auto"/>
            <w:right w:val="none" w:sz="0" w:space="0" w:color="auto"/>
          </w:divBdr>
        </w:div>
      </w:divsChild>
    </w:div>
    <w:div w:id="1914579573">
      <w:bodyDiv w:val="1"/>
      <w:marLeft w:val="0"/>
      <w:marRight w:val="0"/>
      <w:marTop w:val="0"/>
      <w:marBottom w:val="0"/>
      <w:divBdr>
        <w:top w:val="none" w:sz="0" w:space="0" w:color="auto"/>
        <w:left w:val="none" w:sz="0" w:space="0" w:color="auto"/>
        <w:bottom w:val="none" w:sz="0" w:space="0" w:color="auto"/>
        <w:right w:val="none" w:sz="0" w:space="0" w:color="auto"/>
      </w:divBdr>
    </w:div>
    <w:div w:id="1915774027">
      <w:bodyDiv w:val="1"/>
      <w:marLeft w:val="0"/>
      <w:marRight w:val="0"/>
      <w:marTop w:val="0"/>
      <w:marBottom w:val="0"/>
      <w:divBdr>
        <w:top w:val="none" w:sz="0" w:space="0" w:color="auto"/>
        <w:left w:val="none" w:sz="0" w:space="0" w:color="auto"/>
        <w:bottom w:val="none" w:sz="0" w:space="0" w:color="auto"/>
        <w:right w:val="none" w:sz="0" w:space="0" w:color="auto"/>
      </w:divBdr>
    </w:div>
    <w:div w:id="1916282814">
      <w:bodyDiv w:val="1"/>
      <w:marLeft w:val="0"/>
      <w:marRight w:val="0"/>
      <w:marTop w:val="0"/>
      <w:marBottom w:val="0"/>
      <w:divBdr>
        <w:top w:val="none" w:sz="0" w:space="0" w:color="auto"/>
        <w:left w:val="none" w:sz="0" w:space="0" w:color="auto"/>
        <w:bottom w:val="none" w:sz="0" w:space="0" w:color="auto"/>
        <w:right w:val="none" w:sz="0" w:space="0" w:color="auto"/>
      </w:divBdr>
    </w:div>
    <w:div w:id="1917206223">
      <w:bodyDiv w:val="1"/>
      <w:marLeft w:val="0"/>
      <w:marRight w:val="0"/>
      <w:marTop w:val="0"/>
      <w:marBottom w:val="0"/>
      <w:divBdr>
        <w:top w:val="none" w:sz="0" w:space="0" w:color="auto"/>
        <w:left w:val="none" w:sz="0" w:space="0" w:color="auto"/>
        <w:bottom w:val="none" w:sz="0" w:space="0" w:color="auto"/>
        <w:right w:val="none" w:sz="0" w:space="0" w:color="auto"/>
      </w:divBdr>
    </w:div>
    <w:div w:id="1917588239">
      <w:bodyDiv w:val="1"/>
      <w:marLeft w:val="0"/>
      <w:marRight w:val="0"/>
      <w:marTop w:val="0"/>
      <w:marBottom w:val="0"/>
      <w:divBdr>
        <w:top w:val="none" w:sz="0" w:space="0" w:color="auto"/>
        <w:left w:val="none" w:sz="0" w:space="0" w:color="auto"/>
        <w:bottom w:val="none" w:sz="0" w:space="0" w:color="auto"/>
        <w:right w:val="none" w:sz="0" w:space="0" w:color="auto"/>
      </w:divBdr>
      <w:divsChild>
        <w:div w:id="393360796">
          <w:marLeft w:val="547"/>
          <w:marRight w:val="0"/>
          <w:marTop w:val="134"/>
          <w:marBottom w:val="0"/>
          <w:divBdr>
            <w:top w:val="none" w:sz="0" w:space="0" w:color="auto"/>
            <w:left w:val="none" w:sz="0" w:space="0" w:color="auto"/>
            <w:bottom w:val="none" w:sz="0" w:space="0" w:color="auto"/>
            <w:right w:val="none" w:sz="0" w:space="0" w:color="auto"/>
          </w:divBdr>
        </w:div>
        <w:div w:id="1510673952">
          <w:marLeft w:val="547"/>
          <w:marRight w:val="0"/>
          <w:marTop w:val="134"/>
          <w:marBottom w:val="0"/>
          <w:divBdr>
            <w:top w:val="none" w:sz="0" w:space="0" w:color="auto"/>
            <w:left w:val="none" w:sz="0" w:space="0" w:color="auto"/>
            <w:bottom w:val="none" w:sz="0" w:space="0" w:color="auto"/>
            <w:right w:val="none" w:sz="0" w:space="0" w:color="auto"/>
          </w:divBdr>
        </w:div>
      </w:divsChild>
    </w:div>
    <w:div w:id="1918131377">
      <w:bodyDiv w:val="1"/>
      <w:marLeft w:val="0"/>
      <w:marRight w:val="0"/>
      <w:marTop w:val="0"/>
      <w:marBottom w:val="0"/>
      <w:divBdr>
        <w:top w:val="none" w:sz="0" w:space="0" w:color="auto"/>
        <w:left w:val="none" w:sz="0" w:space="0" w:color="auto"/>
        <w:bottom w:val="none" w:sz="0" w:space="0" w:color="auto"/>
        <w:right w:val="none" w:sz="0" w:space="0" w:color="auto"/>
      </w:divBdr>
    </w:div>
    <w:div w:id="1918245313">
      <w:bodyDiv w:val="1"/>
      <w:marLeft w:val="0"/>
      <w:marRight w:val="0"/>
      <w:marTop w:val="0"/>
      <w:marBottom w:val="0"/>
      <w:divBdr>
        <w:top w:val="none" w:sz="0" w:space="0" w:color="auto"/>
        <w:left w:val="none" w:sz="0" w:space="0" w:color="auto"/>
        <w:bottom w:val="none" w:sz="0" w:space="0" w:color="auto"/>
        <w:right w:val="none" w:sz="0" w:space="0" w:color="auto"/>
      </w:divBdr>
    </w:div>
    <w:div w:id="1919166910">
      <w:bodyDiv w:val="1"/>
      <w:marLeft w:val="0"/>
      <w:marRight w:val="0"/>
      <w:marTop w:val="0"/>
      <w:marBottom w:val="0"/>
      <w:divBdr>
        <w:top w:val="none" w:sz="0" w:space="0" w:color="auto"/>
        <w:left w:val="none" w:sz="0" w:space="0" w:color="auto"/>
        <w:bottom w:val="none" w:sz="0" w:space="0" w:color="auto"/>
        <w:right w:val="none" w:sz="0" w:space="0" w:color="auto"/>
      </w:divBdr>
    </w:div>
    <w:div w:id="1919440400">
      <w:bodyDiv w:val="1"/>
      <w:marLeft w:val="0"/>
      <w:marRight w:val="0"/>
      <w:marTop w:val="0"/>
      <w:marBottom w:val="0"/>
      <w:divBdr>
        <w:top w:val="none" w:sz="0" w:space="0" w:color="auto"/>
        <w:left w:val="none" w:sz="0" w:space="0" w:color="auto"/>
        <w:bottom w:val="none" w:sz="0" w:space="0" w:color="auto"/>
        <w:right w:val="none" w:sz="0" w:space="0" w:color="auto"/>
      </w:divBdr>
    </w:div>
    <w:div w:id="1922131937">
      <w:bodyDiv w:val="1"/>
      <w:marLeft w:val="0"/>
      <w:marRight w:val="0"/>
      <w:marTop w:val="0"/>
      <w:marBottom w:val="0"/>
      <w:divBdr>
        <w:top w:val="none" w:sz="0" w:space="0" w:color="auto"/>
        <w:left w:val="none" w:sz="0" w:space="0" w:color="auto"/>
        <w:bottom w:val="none" w:sz="0" w:space="0" w:color="auto"/>
        <w:right w:val="none" w:sz="0" w:space="0" w:color="auto"/>
      </w:divBdr>
    </w:div>
    <w:div w:id="1922326951">
      <w:bodyDiv w:val="1"/>
      <w:marLeft w:val="0"/>
      <w:marRight w:val="0"/>
      <w:marTop w:val="0"/>
      <w:marBottom w:val="0"/>
      <w:divBdr>
        <w:top w:val="none" w:sz="0" w:space="0" w:color="auto"/>
        <w:left w:val="none" w:sz="0" w:space="0" w:color="auto"/>
        <w:bottom w:val="none" w:sz="0" w:space="0" w:color="auto"/>
        <w:right w:val="none" w:sz="0" w:space="0" w:color="auto"/>
      </w:divBdr>
      <w:divsChild>
        <w:div w:id="83307451">
          <w:marLeft w:val="547"/>
          <w:marRight w:val="0"/>
          <w:marTop w:val="154"/>
          <w:marBottom w:val="0"/>
          <w:divBdr>
            <w:top w:val="none" w:sz="0" w:space="0" w:color="auto"/>
            <w:left w:val="none" w:sz="0" w:space="0" w:color="auto"/>
            <w:bottom w:val="none" w:sz="0" w:space="0" w:color="auto"/>
            <w:right w:val="none" w:sz="0" w:space="0" w:color="auto"/>
          </w:divBdr>
        </w:div>
        <w:div w:id="1815176132">
          <w:marLeft w:val="547"/>
          <w:marRight w:val="0"/>
          <w:marTop w:val="154"/>
          <w:marBottom w:val="0"/>
          <w:divBdr>
            <w:top w:val="none" w:sz="0" w:space="0" w:color="auto"/>
            <w:left w:val="none" w:sz="0" w:space="0" w:color="auto"/>
            <w:bottom w:val="none" w:sz="0" w:space="0" w:color="auto"/>
            <w:right w:val="none" w:sz="0" w:space="0" w:color="auto"/>
          </w:divBdr>
        </w:div>
      </w:divsChild>
    </w:div>
    <w:div w:id="1922567759">
      <w:bodyDiv w:val="1"/>
      <w:marLeft w:val="0"/>
      <w:marRight w:val="0"/>
      <w:marTop w:val="0"/>
      <w:marBottom w:val="0"/>
      <w:divBdr>
        <w:top w:val="none" w:sz="0" w:space="0" w:color="auto"/>
        <w:left w:val="none" w:sz="0" w:space="0" w:color="auto"/>
        <w:bottom w:val="none" w:sz="0" w:space="0" w:color="auto"/>
        <w:right w:val="none" w:sz="0" w:space="0" w:color="auto"/>
      </w:divBdr>
      <w:divsChild>
        <w:div w:id="941491593">
          <w:marLeft w:val="547"/>
          <w:marRight w:val="0"/>
          <w:marTop w:val="115"/>
          <w:marBottom w:val="120"/>
          <w:divBdr>
            <w:top w:val="none" w:sz="0" w:space="0" w:color="auto"/>
            <w:left w:val="none" w:sz="0" w:space="0" w:color="auto"/>
            <w:bottom w:val="none" w:sz="0" w:space="0" w:color="auto"/>
            <w:right w:val="none" w:sz="0" w:space="0" w:color="auto"/>
          </w:divBdr>
        </w:div>
        <w:div w:id="1525706152">
          <w:marLeft w:val="1166"/>
          <w:marRight w:val="0"/>
          <w:marTop w:val="96"/>
          <w:marBottom w:val="120"/>
          <w:divBdr>
            <w:top w:val="none" w:sz="0" w:space="0" w:color="auto"/>
            <w:left w:val="none" w:sz="0" w:space="0" w:color="auto"/>
            <w:bottom w:val="none" w:sz="0" w:space="0" w:color="auto"/>
            <w:right w:val="none" w:sz="0" w:space="0" w:color="auto"/>
          </w:divBdr>
        </w:div>
      </w:divsChild>
    </w:div>
    <w:div w:id="1922714334">
      <w:bodyDiv w:val="1"/>
      <w:marLeft w:val="0"/>
      <w:marRight w:val="0"/>
      <w:marTop w:val="0"/>
      <w:marBottom w:val="0"/>
      <w:divBdr>
        <w:top w:val="none" w:sz="0" w:space="0" w:color="auto"/>
        <w:left w:val="none" w:sz="0" w:space="0" w:color="auto"/>
        <w:bottom w:val="none" w:sz="0" w:space="0" w:color="auto"/>
        <w:right w:val="none" w:sz="0" w:space="0" w:color="auto"/>
      </w:divBdr>
    </w:div>
    <w:div w:id="1923950081">
      <w:bodyDiv w:val="1"/>
      <w:marLeft w:val="0"/>
      <w:marRight w:val="0"/>
      <w:marTop w:val="0"/>
      <w:marBottom w:val="0"/>
      <w:divBdr>
        <w:top w:val="none" w:sz="0" w:space="0" w:color="auto"/>
        <w:left w:val="none" w:sz="0" w:space="0" w:color="auto"/>
        <w:bottom w:val="none" w:sz="0" w:space="0" w:color="auto"/>
        <w:right w:val="none" w:sz="0" w:space="0" w:color="auto"/>
      </w:divBdr>
    </w:div>
    <w:div w:id="1925020471">
      <w:bodyDiv w:val="1"/>
      <w:marLeft w:val="0"/>
      <w:marRight w:val="0"/>
      <w:marTop w:val="0"/>
      <w:marBottom w:val="0"/>
      <w:divBdr>
        <w:top w:val="none" w:sz="0" w:space="0" w:color="auto"/>
        <w:left w:val="none" w:sz="0" w:space="0" w:color="auto"/>
        <w:bottom w:val="none" w:sz="0" w:space="0" w:color="auto"/>
        <w:right w:val="none" w:sz="0" w:space="0" w:color="auto"/>
      </w:divBdr>
    </w:div>
    <w:div w:id="1925527307">
      <w:bodyDiv w:val="1"/>
      <w:marLeft w:val="0"/>
      <w:marRight w:val="0"/>
      <w:marTop w:val="0"/>
      <w:marBottom w:val="0"/>
      <w:divBdr>
        <w:top w:val="none" w:sz="0" w:space="0" w:color="auto"/>
        <w:left w:val="none" w:sz="0" w:space="0" w:color="auto"/>
        <w:bottom w:val="none" w:sz="0" w:space="0" w:color="auto"/>
        <w:right w:val="none" w:sz="0" w:space="0" w:color="auto"/>
      </w:divBdr>
    </w:div>
    <w:div w:id="1926650651">
      <w:bodyDiv w:val="1"/>
      <w:marLeft w:val="0"/>
      <w:marRight w:val="0"/>
      <w:marTop w:val="0"/>
      <w:marBottom w:val="0"/>
      <w:divBdr>
        <w:top w:val="none" w:sz="0" w:space="0" w:color="auto"/>
        <w:left w:val="none" w:sz="0" w:space="0" w:color="auto"/>
        <w:bottom w:val="none" w:sz="0" w:space="0" w:color="auto"/>
        <w:right w:val="none" w:sz="0" w:space="0" w:color="auto"/>
      </w:divBdr>
    </w:div>
    <w:div w:id="1926765790">
      <w:bodyDiv w:val="1"/>
      <w:marLeft w:val="0"/>
      <w:marRight w:val="0"/>
      <w:marTop w:val="0"/>
      <w:marBottom w:val="0"/>
      <w:divBdr>
        <w:top w:val="none" w:sz="0" w:space="0" w:color="auto"/>
        <w:left w:val="none" w:sz="0" w:space="0" w:color="auto"/>
        <w:bottom w:val="none" w:sz="0" w:space="0" w:color="auto"/>
        <w:right w:val="none" w:sz="0" w:space="0" w:color="auto"/>
      </w:divBdr>
    </w:div>
    <w:div w:id="1926986564">
      <w:bodyDiv w:val="1"/>
      <w:marLeft w:val="0"/>
      <w:marRight w:val="0"/>
      <w:marTop w:val="0"/>
      <w:marBottom w:val="0"/>
      <w:divBdr>
        <w:top w:val="none" w:sz="0" w:space="0" w:color="auto"/>
        <w:left w:val="none" w:sz="0" w:space="0" w:color="auto"/>
        <w:bottom w:val="none" w:sz="0" w:space="0" w:color="auto"/>
        <w:right w:val="none" w:sz="0" w:space="0" w:color="auto"/>
      </w:divBdr>
    </w:div>
    <w:div w:id="1927810265">
      <w:bodyDiv w:val="1"/>
      <w:marLeft w:val="0"/>
      <w:marRight w:val="0"/>
      <w:marTop w:val="0"/>
      <w:marBottom w:val="0"/>
      <w:divBdr>
        <w:top w:val="none" w:sz="0" w:space="0" w:color="auto"/>
        <w:left w:val="none" w:sz="0" w:space="0" w:color="auto"/>
        <w:bottom w:val="none" w:sz="0" w:space="0" w:color="auto"/>
        <w:right w:val="none" w:sz="0" w:space="0" w:color="auto"/>
      </w:divBdr>
    </w:div>
    <w:div w:id="1927884792">
      <w:bodyDiv w:val="1"/>
      <w:marLeft w:val="0"/>
      <w:marRight w:val="0"/>
      <w:marTop w:val="0"/>
      <w:marBottom w:val="0"/>
      <w:divBdr>
        <w:top w:val="none" w:sz="0" w:space="0" w:color="auto"/>
        <w:left w:val="none" w:sz="0" w:space="0" w:color="auto"/>
        <w:bottom w:val="none" w:sz="0" w:space="0" w:color="auto"/>
        <w:right w:val="none" w:sz="0" w:space="0" w:color="auto"/>
      </w:divBdr>
      <w:divsChild>
        <w:div w:id="1460612275">
          <w:marLeft w:val="547"/>
          <w:marRight w:val="0"/>
          <w:marTop w:val="154"/>
          <w:marBottom w:val="0"/>
          <w:divBdr>
            <w:top w:val="none" w:sz="0" w:space="0" w:color="auto"/>
            <w:left w:val="none" w:sz="0" w:space="0" w:color="auto"/>
            <w:bottom w:val="none" w:sz="0" w:space="0" w:color="auto"/>
            <w:right w:val="none" w:sz="0" w:space="0" w:color="auto"/>
          </w:divBdr>
        </w:div>
        <w:div w:id="1578050782">
          <w:marLeft w:val="547"/>
          <w:marRight w:val="0"/>
          <w:marTop w:val="154"/>
          <w:marBottom w:val="0"/>
          <w:divBdr>
            <w:top w:val="none" w:sz="0" w:space="0" w:color="auto"/>
            <w:left w:val="none" w:sz="0" w:space="0" w:color="auto"/>
            <w:bottom w:val="none" w:sz="0" w:space="0" w:color="auto"/>
            <w:right w:val="none" w:sz="0" w:space="0" w:color="auto"/>
          </w:divBdr>
        </w:div>
      </w:divsChild>
    </w:div>
    <w:div w:id="1928223095">
      <w:bodyDiv w:val="1"/>
      <w:marLeft w:val="0"/>
      <w:marRight w:val="0"/>
      <w:marTop w:val="0"/>
      <w:marBottom w:val="0"/>
      <w:divBdr>
        <w:top w:val="none" w:sz="0" w:space="0" w:color="auto"/>
        <w:left w:val="none" w:sz="0" w:space="0" w:color="auto"/>
        <w:bottom w:val="none" w:sz="0" w:space="0" w:color="auto"/>
        <w:right w:val="none" w:sz="0" w:space="0" w:color="auto"/>
      </w:divBdr>
    </w:div>
    <w:div w:id="1928344295">
      <w:bodyDiv w:val="1"/>
      <w:marLeft w:val="0"/>
      <w:marRight w:val="0"/>
      <w:marTop w:val="0"/>
      <w:marBottom w:val="0"/>
      <w:divBdr>
        <w:top w:val="none" w:sz="0" w:space="0" w:color="auto"/>
        <w:left w:val="none" w:sz="0" w:space="0" w:color="auto"/>
        <w:bottom w:val="none" w:sz="0" w:space="0" w:color="auto"/>
        <w:right w:val="none" w:sz="0" w:space="0" w:color="auto"/>
      </w:divBdr>
      <w:divsChild>
        <w:div w:id="410389054">
          <w:marLeft w:val="1166"/>
          <w:marRight w:val="0"/>
          <w:marTop w:val="134"/>
          <w:marBottom w:val="0"/>
          <w:divBdr>
            <w:top w:val="none" w:sz="0" w:space="0" w:color="auto"/>
            <w:left w:val="none" w:sz="0" w:space="0" w:color="auto"/>
            <w:bottom w:val="none" w:sz="0" w:space="0" w:color="auto"/>
            <w:right w:val="none" w:sz="0" w:space="0" w:color="auto"/>
          </w:divBdr>
        </w:div>
        <w:div w:id="1637681181">
          <w:marLeft w:val="547"/>
          <w:marRight w:val="0"/>
          <w:marTop w:val="154"/>
          <w:marBottom w:val="0"/>
          <w:divBdr>
            <w:top w:val="none" w:sz="0" w:space="0" w:color="auto"/>
            <w:left w:val="none" w:sz="0" w:space="0" w:color="auto"/>
            <w:bottom w:val="none" w:sz="0" w:space="0" w:color="auto"/>
            <w:right w:val="none" w:sz="0" w:space="0" w:color="auto"/>
          </w:divBdr>
        </w:div>
        <w:div w:id="1681464468">
          <w:marLeft w:val="1166"/>
          <w:marRight w:val="0"/>
          <w:marTop w:val="134"/>
          <w:marBottom w:val="0"/>
          <w:divBdr>
            <w:top w:val="none" w:sz="0" w:space="0" w:color="auto"/>
            <w:left w:val="none" w:sz="0" w:space="0" w:color="auto"/>
            <w:bottom w:val="none" w:sz="0" w:space="0" w:color="auto"/>
            <w:right w:val="none" w:sz="0" w:space="0" w:color="auto"/>
          </w:divBdr>
        </w:div>
      </w:divsChild>
    </w:div>
    <w:div w:id="1929077092">
      <w:bodyDiv w:val="1"/>
      <w:marLeft w:val="0"/>
      <w:marRight w:val="0"/>
      <w:marTop w:val="0"/>
      <w:marBottom w:val="0"/>
      <w:divBdr>
        <w:top w:val="none" w:sz="0" w:space="0" w:color="auto"/>
        <w:left w:val="none" w:sz="0" w:space="0" w:color="auto"/>
        <w:bottom w:val="none" w:sz="0" w:space="0" w:color="auto"/>
        <w:right w:val="none" w:sz="0" w:space="0" w:color="auto"/>
      </w:divBdr>
    </w:div>
    <w:div w:id="1929148075">
      <w:bodyDiv w:val="1"/>
      <w:marLeft w:val="0"/>
      <w:marRight w:val="0"/>
      <w:marTop w:val="0"/>
      <w:marBottom w:val="0"/>
      <w:divBdr>
        <w:top w:val="none" w:sz="0" w:space="0" w:color="auto"/>
        <w:left w:val="none" w:sz="0" w:space="0" w:color="auto"/>
        <w:bottom w:val="none" w:sz="0" w:space="0" w:color="auto"/>
        <w:right w:val="none" w:sz="0" w:space="0" w:color="auto"/>
      </w:divBdr>
    </w:div>
    <w:div w:id="1929346152">
      <w:bodyDiv w:val="1"/>
      <w:marLeft w:val="0"/>
      <w:marRight w:val="0"/>
      <w:marTop w:val="0"/>
      <w:marBottom w:val="0"/>
      <w:divBdr>
        <w:top w:val="none" w:sz="0" w:space="0" w:color="auto"/>
        <w:left w:val="none" w:sz="0" w:space="0" w:color="auto"/>
        <w:bottom w:val="none" w:sz="0" w:space="0" w:color="auto"/>
        <w:right w:val="none" w:sz="0" w:space="0" w:color="auto"/>
      </w:divBdr>
    </w:div>
    <w:div w:id="1929657880">
      <w:bodyDiv w:val="1"/>
      <w:marLeft w:val="0"/>
      <w:marRight w:val="0"/>
      <w:marTop w:val="0"/>
      <w:marBottom w:val="0"/>
      <w:divBdr>
        <w:top w:val="none" w:sz="0" w:space="0" w:color="auto"/>
        <w:left w:val="none" w:sz="0" w:space="0" w:color="auto"/>
        <w:bottom w:val="none" w:sz="0" w:space="0" w:color="auto"/>
        <w:right w:val="none" w:sz="0" w:space="0" w:color="auto"/>
      </w:divBdr>
    </w:div>
    <w:div w:id="1930263259">
      <w:bodyDiv w:val="1"/>
      <w:marLeft w:val="0"/>
      <w:marRight w:val="0"/>
      <w:marTop w:val="0"/>
      <w:marBottom w:val="0"/>
      <w:divBdr>
        <w:top w:val="none" w:sz="0" w:space="0" w:color="auto"/>
        <w:left w:val="none" w:sz="0" w:space="0" w:color="auto"/>
        <w:bottom w:val="none" w:sz="0" w:space="0" w:color="auto"/>
        <w:right w:val="none" w:sz="0" w:space="0" w:color="auto"/>
      </w:divBdr>
      <w:divsChild>
        <w:div w:id="703360317">
          <w:marLeft w:val="547"/>
          <w:marRight w:val="0"/>
          <w:marTop w:val="240"/>
          <w:marBottom w:val="0"/>
          <w:divBdr>
            <w:top w:val="none" w:sz="0" w:space="0" w:color="auto"/>
            <w:left w:val="none" w:sz="0" w:space="0" w:color="auto"/>
            <w:bottom w:val="none" w:sz="0" w:space="0" w:color="auto"/>
            <w:right w:val="none" w:sz="0" w:space="0" w:color="auto"/>
          </w:divBdr>
        </w:div>
      </w:divsChild>
    </w:div>
    <w:div w:id="1930498949">
      <w:bodyDiv w:val="1"/>
      <w:marLeft w:val="0"/>
      <w:marRight w:val="0"/>
      <w:marTop w:val="0"/>
      <w:marBottom w:val="0"/>
      <w:divBdr>
        <w:top w:val="none" w:sz="0" w:space="0" w:color="auto"/>
        <w:left w:val="none" w:sz="0" w:space="0" w:color="auto"/>
        <w:bottom w:val="none" w:sz="0" w:space="0" w:color="auto"/>
        <w:right w:val="none" w:sz="0" w:space="0" w:color="auto"/>
      </w:divBdr>
      <w:divsChild>
        <w:div w:id="151140667">
          <w:marLeft w:val="547"/>
          <w:marRight w:val="0"/>
          <w:marTop w:val="134"/>
          <w:marBottom w:val="0"/>
          <w:divBdr>
            <w:top w:val="none" w:sz="0" w:space="0" w:color="auto"/>
            <w:left w:val="none" w:sz="0" w:space="0" w:color="auto"/>
            <w:bottom w:val="none" w:sz="0" w:space="0" w:color="auto"/>
            <w:right w:val="none" w:sz="0" w:space="0" w:color="auto"/>
          </w:divBdr>
        </w:div>
        <w:div w:id="211503819">
          <w:marLeft w:val="547"/>
          <w:marRight w:val="0"/>
          <w:marTop w:val="134"/>
          <w:marBottom w:val="0"/>
          <w:divBdr>
            <w:top w:val="none" w:sz="0" w:space="0" w:color="auto"/>
            <w:left w:val="none" w:sz="0" w:space="0" w:color="auto"/>
            <w:bottom w:val="none" w:sz="0" w:space="0" w:color="auto"/>
            <w:right w:val="none" w:sz="0" w:space="0" w:color="auto"/>
          </w:divBdr>
        </w:div>
        <w:div w:id="870922337">
          <w:marLeft w:val="1166"/>
          <w:marRight w:val="0"/>
          <w:marTop w:val="115"/>
          <w:marBottom w:val="0"/>
          <w:divBdr>
            <w:top w:val="none" w:sz="0" w:space="0" w:color="auto"/>
            <w:left w:val="none" w:sz="0" w:space="0" w:color="auto"/>
            <w:bottom w:val="none" w:sz="0" w:space="0" w:color="auto"/>
            <w:right w:val="none" w:sz="0" w:space="0" w:color="auto"/>
          </w:divBdr>
        </w:div>
        <w:div w:id="884948188">
          <w:marLeft w:val="547"/>
          <w:marRight w:val="0"/>
          <w:marTop w:val="134"/>
          <w:marBottom w:val="0"/>
          <w:divBdr>
            <w:top w:val="none" w:sz="0" w:space="0" w:color="auto"/>
            <w:left w:val="none" w:sz="0" w:space="0" w:color="auto"/>
            <w:bottom w:val="none" w:sz="0" w:space="0" w:color="auto"/>
            <w:right w:val="none" w:sz="0" w:space="0" w:color="auto"/>
          </w:divBdr>
        </w:div>
        <w:div w:id="1166630541">
          <w:marLeft w:val="1166"/>
          <w:marRight w:val="0"/>
          <w:marTop w:val="96"/>
          <w:marBottom w:val="0"/>
          <w:divBdr>
            <w:top w:val="none" w:sz="0" w:space="0" w:color="auto"/>
            <w:left w:val="none" w:sz="0" w:space="0" w:color="auto"/>
            <w:bottom w:val="none" w:sz="0" w:space="0" w:color="auto"/>
            <w:right w:val="none" w:sz="0" w:space="0" w:color="auto"/>
          </w:divBdr>
        </w:div>
        <w:div w:id="1795831044">
          <w:marLeft w:val="547"/>
          <w:marRight w:val="0"/>
          <w:marTop w:val="134"/>
          <w:marBottom w:val="0"/>
          <w:divBdr>
            <w:top w:val="none" w:sz="0" w:space="0" w:color="auto"/>
            <w:left w:val="none" w:sz="0" w:space="0" w:color="auto"/>
            <w:bottom w:val="none" w:sz="0" w:space="0" w:color="auto"/>
            <w:right w:val="none" w:sz="0" w:space="0" w:color="auto"/>
          </w:divBdr>
        </w:div>
      </w:divsChild>
    </w:div>
    <w:div w:id="1930655078">
      <w:bodyDiv w:val="1"/>
      <w:marLeft w:val="0"/>
      <w:marRight w:val="0"/>
      <w:marTop w:val="0"/>
      <w:marBottom w:val="0"/>
      <w:divBdr>
        <w:top w:val="none" w:sz="0" w:space="0" w:color="auto"/>
        <w:left w:val="none" w:sz="0" w:space="0" w:color="auto"/>
        <w:bottom w:val="none" w:sz="0" w:space="0" w:color="auto"/>
        <w:right w:val="none" w:sz="0" w:space="0" w:color="auto"/>
      </w:divBdr>
    </w:div>
    <w:div w:id="1930962963">
      <w:bodyDiv w:val="1"/>
      <w:marLeft w:val="0"/>
      <w:marRight w:val="0"/>
      <w:marTop w:val="0"/>
      <w:marBottom w:val="0"/>
      <w:divBdr>
        <w:top w:val="none" w:sz="0" w:space="0" w:color="auto"/>
        <w:left w:val="none" w:sz="0" w:space="0" w:color="auto"/>
        <w:bottom w:val="none" w:sz="0" w:space="0" w:color="auto"/>
        <w:right w:val="none" w:sz="0" w:space="0" w:color="auto"/>
      </w:divBdr>
    </w:div>
    <w:div w:id="1934243043">
      <w:bodyDiv w:val="1"/>
      <w:marLeft w:val="0"/>
      <w:marRight w:val="0"/>
      <w:marTop w:val="0"/>
      <w:marBottom w:val="0"/>
      <w:divBdr>
        <w:top w:val="none" w:sz="0" w:space="0" w:color="auto"/>
        <w:left w:val="none" w:sz="0" w:space="0" w:color="auto"/>
        <w:bottom w:val="none" w:sz="0" w:space="0" w:color="auto"/>
        <w:right w:val="none" w:sz="0" w:space="0" w:color="auto"/>
      </w:divBdr>
      <w:divsChild>
        <w:div w:id="1776242042">
          <w:marLeft w:val="547"/>
          <w:marRight w:val="0"/>
          <w:marTop w:val="115"/>
          <w:marBottom w:val="0"/>
          <w:divBdr>
            <w:top w:val="none" w:sz="0" w:space="0" w:color="auto"/>
            <w:left w:val="none" w:sz="0" w:space="0" w:color="auto"/>
            <w:bottom w:val="none" w:sz="0" w:space="0" w:color="auto"/>
            <w:right w:val="none" w:sz="0" w:space="0" w:color="auto"/>
          </w:divBdr>
        </w:div>
      </w:divsChild>
    </w:div>
    <w:div w:id="1934389115">
      <w:bodyDiv w:val="1"/>
      <w:marLeft w:val="0"/>
      <w:marRight w:val="0"/>
      <w:marTop w:val="0"/>
      <w:marBottom w:val="0"/>
      <w:divBdr>
        <w:top w:val="none" w:sz="0" w:space="0" w:color="auto"/>
        <w:left w:val="none" w:sz="0" w:space="0" w:color="auto"/>
        <w:bottom w:val="none" w:sz="0" w:space="0" w:color="auto"/>
        <w:right w:val="none" w:sz="0" w:space="0" w:color="auto"/>
      </w:divBdr>
      <w:divsChild>
        <w:div w:id="79299304">
          <w:marLeft w:val="2707"/>
          <w:marRight w:val="0"/>
          <w:marTop w:val="77"/>
          <w:marBottom w:val="0"/>
          <w:divBdr>
            <w:top w:val="none" w:sz="0" w:space="0" w:color="auto"/>
            <w:left w:val="none" w:sz="0" w:space="0" w:color="auto"/>
            <w:bottom w:val="none" w:sz="0" w:space="0" w:color="auto"/>
            <w:right w:val="none" w:sz="0" w:space="0" w:color="auto"/>
          </w:divBdr>
        </w:div>
        <w:div w:id="121268694">
          <w:marLeft w:val="3427"/>
          <w:marRight w:val="0"/>
          <w:marTop w:val="58"/>
          <w:marBottom w:val="0"/>
          <w:divBdr>
            <w:top w:val="none" w:sz="0" w:space="0" w:color="auto"/>
            <w:left w:val="none" w:sz="0" w:space="0" w:color="auto"/>
            <w:bottom w:val="none" w:sz="0" w:space="0" w:color="auto"/>
            <w:right w:val="none" w:sz="0" w:space="0" w:color="auto"/>
          </w:divBdr>
        </w:div>
        <w:div w:id="265115867">
          <w:marLeft w:val="1987"/>
          <w:marRight w:val="0"/>
          <w:marTop w:val="77"/>
          <w:marBottom w:val="0"/>
          <w:divBdr>
            <w:top w:val="none" w:sz="0" w:space="0" w:color="auto"/>
            <w:left w:val="none" w:sz="0" w:space="0" w:color="auto"/>
            <w:bottom w:val="none" w:sz="0" w:space="0" w:color="auto"/>
            <w:right w:val="none" w:sz="0" w:space="0" w:color="auto"/>
          </w:divBdr>
        </w:div>
        <w:div w:id="418867602">
          <w:marLeft w:val="3427"/>
          <w:marRight w:val="0"/>
          <w:marTop w:val="58"/>
          <w:marBottom w:val="0"/>
          <w:divBdr>
            <w:top w:val="none" w:sz="0" w:space="0" w:color="auto"/>
            <w:left w:val="none" w:sz="0" w:space="0" w:color="auto"/>
            <w:bottom w:val="none" w:sz="0" w:space="0" w:color="auto"/>
            <w:right w:val="none" w:sz="0" w:space="0" w:color="auto"/>
          </w:divBdr>
        </w:div>
        <w:div w:id="619997876">
          <w:marLeft w:val="547"/>
          <w:marRight w:val="0"/>
          <w:marTop w:val="86"/>
          <w:marBottom w:val="0"/>
          <w:divBdr>
            <w:top w:val="none" w:sz="0" w:space="0" w:color="auto"/>
            <w:left w:val="none" w:sz="0" w:space="0" w:color="auto"/>
            <w:bottom w:val="none" w:sz="0" w:space="0" w:color="auto"/>
            <w:right w:val="none" w:sz="0" w:space="0" w:color="auto"/>
          </w:divBdr>
        </w:div>
        <w:div w:id="643697921">
          <w:marLeft w:val="3427"/>
          <w:marRight w:val="0"/>
          <w:marTop w:val="58"/>
          <w:marBottom w:val="0"/>
          <w:divBdr>
            <w:top w:val="none" w:sz="0" w:space="0" w:color="auto"/>
            <w:left w:val="none" w:sz="0" w:space="0" w:color="auto"/>
            <w:bottom w:val="none" w:sz="0" w:space="0" w:color="auto"/>
            <w:right w:val="none" w:sz="0" w:space="0" w:color="auto"/>
          </w:divBdr>
        </w:div>
        <w:div w:id="1204440694">
          <w:marLeft w:val="3427"/>
          <w:marRight w:val="0"/>
          <w:marTop w:val="58"/>
          <w:marBottom w:val="0"/>
          <w:divBdr>
            <w:top w:val="none" w:sz="0" w:space="0" w:color="auto"/>
            <w:left w:val="none" w:sz="0" w:space="0" w:color="auto"/>
            <w:bottom w:val="none" w:sz="0" w:space="0" w:color="auto"/>
            <w:right w:val="none" w:sz="0" w:space="0" w:color="auto"/>
          </w:divBdr>
        </w:div>
        <w:div w:id="1309169257">
          <w:marLeft w:val="1987"/>
          <w:marRight w:val="0"/>
          <w:marTop w:val="77"/>
          <w:marBottom w:val="0"/>
          <w:divBdr>
            <w:top w:val="none" w:sz="0" w:space="0" w:color="auto"/>
            <w:left w:val="none" w:sz="0" w:space="0" w:color="auto"/>
            <w:bottom w:val="none" w:sz="0" w:space="0" w:color="auto"/>
            <w:right w:val="none" w:sz="0" w:space="0" w:color="auto"/>
          </w:divBdr>
        </w:div>
        <w:div w:id="1510170728">
          <w:marLeft w:val="2707"/>
          <w:marRight w:val="0"/>
          <w:marTop w:val="77"/>
          <w:marBottom w:val="0"/>
          <w:divBdr>
            <w:top w:val="none" w:sz="0" w:space="0" w:color="auto"/>
            <w:left w:val="none" w:sz="0" w:space="0" w:color="auto"/>
            <w:bottom w:val="none" w:sz="0" w:space="0" w:color="auto"/>
            <w:right w:val="none" w:sz="0" w:space="0" w:color="auto"/>
          </w:divBdr>
        </w:div>
        <w:div w:id="1610816377">
          <w:marLeft w:val="1987"/>
          <w:marRight w:val="0"/>
          <w:marTop w:val="77"/>
          <w:marBottom w:val="0"/>
          <w:divBdr>
            <w:top w:val="none" w:sz="0" w:space="0" w:color="auto"/>
            <w:left w:val="none" w:sz="0" w:space="0" w:color="auto"/>
            <w:bottom w:val="none" w:sz="0" w:space="0" w:color="auto"/>
            <w:right w:val="none" w:sz="0" w:space="0" w:color="auto"/>
          </w:divBdr>
        </w:div>
        <w:div w:id="1611473425">
          <w:marLeft w:val="2707"/>
          <w:marRight w:val="0"/>
          <w:marTop w:val="77"/>
          <w:marBottom w:val="0"/>
          <w:divBdr>
            <w:top w:val="none" w:sz="0" w:space="0" w:color="auto"/>
            <w:left w:val="none" w:sz="0" w:space="0" w:color="auto"/>
            <w:bottom w:val="none" w:sz="0" w:space="0" w:color="auto"/>
            <w:right w:val="none" w:sz="0" w:space="0" w:color="auto"/>
          </w:divBdr>
        </w:div>
        <w:div w:id="1777359398">
          <w:marLeft w:val="2707"/>
          <w:marRight w:val="0"/>
          <w:marTop w:val="77"/>
          <w:marBottom w:val="0"/>
          <w:divBdr>
            <w:top w:val="none" w:sz="0" w:space="0" w:color="auto"/>
            <w:left w:val="none" w:sz="0" w:space="0" w:color="auto"/>
            <w:bottom w:val="none" w:sz="0" w:space="0" w:color="auto"/>
            <w:right w:val="none" w:sz="0" w:space="0" w:color="auto"/>
          </w:divBdr>
        </w:div>
        <w:div w:id="1939870893">
          <w:marLeft w:val="1166"/>
          <w:marRight w:val="0"/>
          <w:marTop w:val="77"/>
          <w:marBottom w:val="0"/>
          <w:divBdr>
            <w:top w:val="none" w:sz="0" w:space="0" w:color="auto"/>
            <w:left w:val="none" w:sz="0" w:space="0" w:color="auto"/>
            <w:bottom w:val="none" w:sz="0" w:space="0" w:color="auto"/>
            <w:right w:val="none" w:sz="0" w:space="0" w:color="auto"/>
          </w:divBdr>
        </w:div>
      </w:divsChild>
    </w:div>
    <w:div w:id="1936329524">
      <w:bodyDiv w:val="1"/>
      <w:marLeft w:val="0"/>
      <w:marRight w:val="0"/>
      <w:marTop w:val="0"/>
      <w:marBottom w:val="0"/>
      <w:divBdr>
        <w:top w:val="none" w:sz="0" w:space="0" w:color="auto"/>
        <w:left w:val="none" w:sz="0" w:space="0" w:color="auto"/>
        <w:bottom w:val="none" w:sz="0" w:space="0" w:color="auto"/>
        <w:right w:val="none" w:sz="0" w:space="0" w:color="auto"/>
      </w:divBdr>
      <w:divsChild>
        <w:div w:id="857504865">
          <w:marLeft w:val="2520"/>
          <w:marRight w:val="0"/>
          <w:marTop w:val="58"/>
          <w:marBottom w:val="0"/>
          <w:divBdr>
            <w:top w:val="none" w:sz="0" w:space="0" w:color="auto"/>
            <w:left w:val="none" w:sz="0" w:space="0" w:color="auto"/>
            <w:bottom w:val="none" w:sz="0" w:space="0" w:color="auto"/>
            <w:right w:val="none" w:sz="0" w:space="0" w:color="auto"/>
          </w:divBdr>
        </w:div>
        <w:div w:id="1275602586">
          <w:marLeft w:val="1166"/>
          <w:marRight w:val="0"/>
          <w:marTop w:val="96"/>
          <w:marBottom w:val="0"/>
          <w:divBdr>
            <w:top w:val="none" w:sz="0" w:space="0" w:color="auto"/>
            <w:left w:val="none" w:sz="0" w:space="0" w:color="auto"/>
            <w:bottom w:val="none" w:sz="0" w:space="0" w:color="auto"/>
            <w:right w:val="none" w:sz="0" w:space="0" w:color="auto"/>
          </w:divBdr>
        </w:div>
        <w:div w:id="1315527986">
          <w:marLeft w:val="1800"/>
          <w:marRight w:val="0"/>
          <w:marTop w:val="77"/>
          <w:marBottom w:val="0"/>
          <w:divBdr>
            <w:top w:val="none" w:sz="0" w:space="0" w:color="auto"/>
            <w:left w:val="none" w:sz="0" w:space="0" w:color="auto"/>
            <w:bottom w:val="none" w:sz="0" w:space="0" w:color="auto"/>
            <w:right w:val="none" w:sz="0" w:space="0" w:color="auto"/>
          </w:divBdr>
        </w:div>
        <w:div w:id="1349982445">
          <w:marLeft w:val="2520"/>
          <w:marRight w:val="0"/>
          <w:marTop w:val="58"/>
          <w:marBottom w:val="0"/>
          <w:divBdr>
            <w:top w:val="none" w:sz="0" w:space="0" w:color="auto"/>
            <w:left w:val="none" w:sz="0" w:space="0" w:color="auto"/>
            <w:bottom w:val="none" w:sz="0" w:space="0" w:color="auto"/>
            <w:right w:val="none" w:sz="0" w:space="0" w:color="auto"/>
          </w:divBdr>
        </w:div>
        <w:div w:id="1520048808">
          <w:marLeft w:val="1166"/>
          <w:marRight w:val="0"/>
          <w:marTop w:val="96"/>
          <w:marBottom w:val="0"/>
          <w:divBdr>
            <w:top w:val="none" w:sz="0" w:space="0" w:color="auto"/>
            <w:left w:val="none" w:sz="0" w:space="0" w:color="auto"/>
            <w:bottom w:val="none" w:sz="0" w:space="0" w:color="auto"/>
            <w:right w:val="none" w:sz="0" w:space="0" w:color="auto"/>
          </w:divBdr>
        </w:div>
        <w:div w:id="1833791096">
          <w:marLeft w:val="1166"/>
          <w:marRight w:val="0"/>
          <w:marTop w:val="96"/>
          <w:marBottom w:val="0"/>
          <w:divBdr>
            <w:top w:val="none" w:sz="0" w:space="0" w:color="auto"/>
            <w:left w:val="none" w:sz="0" w:space="0" w:color="auto"/>
            <w:bottom w:val="none" w:sz="0" w:space="0" w:color="auto"/>
            <w:right w:val="none" w:sz="0" w:space="0" w:color="auto"/>
          </w:divBdr>
        </w:div>
        <w:div w:id="2023430777">
          <w:marLeft w:val="547"/>
          <w:marRight w:val="0"/>
          <w:marTop w:val="115"/>
          <w:marBottom w:val="0"/>
          <w:divBdr>
            <w:top w:val="none" w:sz="0" w:space="0" w:color="auto"/>
            <w:left w:val="none" w:sz="0" w:space="0" w:color="auto"/>
            <w:bottom w:val="none" w:sz="0" w:space="0" w:color="auto"/>
            <w:right w:val="none" w:sz="0" w:space="0" w:color="auto"/>
          </w:divBdr>
        </w:div>
      </w:divsChild>
    </w:div>
    <w:div w:id="1936862640">
      <w:bodyDiv w:val="1"/>
      <w:marLeft w:val="0"/>
      <w:marRight w:val="0"/>
      <w:marTop w:val="0"/>
      <w:marBottom w:val="0"/>
      <w:divBdr>
        <w:top w:val="none" w:sz="0" w:space="0" w:color="auto"/>
        <w:left w:val="none" w:sz="0" w:space="0" w:color="auto"/>
        <w:bottom w:val="none" w:sz="0" w:space="0" w:color="auto"/>
        <w:right w:val="none" w:sz="0" w:space="0" w:color="auto"/>
      </w:divBdr>
    </w:div>
    <w:div w:id="1936941983">
      <w:bodyDiv w:val="1"/>
      <w:marLeft w:val="0"/>
      <w:marRight w:val="0"/>
      <w:marTop w:val="0"/>
      <w:marBottom w:val="0"/>
      <w:divBdr>
        <w:top w:val="none" w:sz="0" w:space="0" w:color="auto"/>
        <w:left w:val="none" w:sz="0" w:space="0" w:color="auto"/>
        <w:bottom w:val="none" w:sz="0" w:space="0" w:color="auto"/>
        <w:right w:val="none" w:sz="0" w:space="0" w:color="auto"/>
      </w:divBdr>
      <w:divsChild>
        <w:div w:id="2132362628">
          <w:marLeft w:val="0"/>
          <w:marRight w:val="0"/>
          <w:marTop w:val="0"/>
          <w:marBottom w:val="0"/>
          <w:divBdr>
            <w:top w:val="none" w:sz="0" w:space="0" w:color="auto"/>
            <w:left w:val="none" w:sz="0" w:space="0" w:color="auto"/>
            <w:bottom w:val="none" w:sz="0" w:space="0" w:color="auto"/>
            <w:right w:val="none" w:sz="0" w:space="0" w:color="auto"/>
          </w:divBdr>
          <w:divsChild>
            <w:div w:id="347757683">
              <w:marLeft w:val="0"/>
              <w:marRight w:val="0"/>
              <w:marTop w:val="0"/>
              <w:marBottom w:val="0"/>
              <w:divBdr>
                <w:top w:val="none" w:sz="0" w:space="0" w:color="auto"/>
                <w:left w:val="none" w:sz="0" w:space="0" w:color="auto"/>
                <w:bottom w:val="none" w:sz="0" w:space="0" w:color="auto"/>
                <w:right w:val="none" w:sz="0" w:space="0" w:color="auto"/>
              </w:divBdr>
            </w:div>
            <w:div w:id="767697705">
              <w:marLeft w:val="0"/>
              <w:marRight w:val="0"/>
              <w:marTop w:val="0"/>
              <w:marBottom w:val="0"/>
              <w:divBdr>
                <w:top w:val="none" w:sz="0" w:space="0" w:color="auto"/>
                <w:left w:val="none" w:sz="0" w:space="0" w:color="auto"/>
                <w:bottom w:val="none" w:sz="0" w:space="0" w:color="auto"/>
                <w:right w:val="none" w:sz="0" w:space="0" w:color="auto"/>
              </w:divBdr>
            </w:div>
            <w:div w:id="835267376">
              <w:marLeft w:val="0"/>
              <w:marRight w:val="0"/>
              <w:marTop w:val="0"/>
              <w:marBottom w:val="0"/>
              <w:divBdr>
                <w:top w:val="none" w:sz="0" w:space="0" w:color="auto"/>
                <w:left w:val="none" w:sz="0" w:space="0" w:color="auto"/>
                <w:bottom w:val="none" w:sz="0" w:space="0" w:color="auto"/>
                <w:right w:val="none" w:sz="0" w:space="0" w:color="auto"/>
              </w:divBdr>
            </w:div>
            <w:div w:id="1008479416">
              <w:marLeft w:val="0"/>
              <w:marRight w:val="0"/>
              <w:marTop w:val="0"/>
              <w:marBottom w:val="0"/>
              <w:divBdr>
                <w:top w:val="none" w:sz="0" w:space="0" w:color="auto"/>
                <w:left w:val="none" w:sz="0" w:space="0" w:color="auto"/>
                <w:bottom w:val="none" w:sz="0" w:space="0" w:color="auto"/>
                <w:right w:val="none" w:sz="0" w:space="0" w:color="auto"/>
              </w:divBdr>
            </w:div>
            <w:div w:id="1225021975">
              <w:marLeft w:val="0"/>
              <w:marRight w:val="0"/>
              <w:marTop w:val="0"/>
              <w:marBottom w:val="0"/>
              <w:divBdr>
                <w:top w:val="none" w:sz="0" w:space="0" w:color="auto"/>
                <w:left w:val="none" w:sz="0" w:space="0" w:color="auto"/>
                <w:bottom w:val="none" w:sz="0" w:space="0" w:color="auto"/>
                <w:right w:val="none" w:sz="0" w:space="0" w:color="auto"/>
              </w:divBdr>
            </w:div>
            <w:div w:id="1330518591">
              <w:marLeft w:val="0"/>
              <w:marRight w:val="0"/>
              <w:marTop w:val="0"/>
              <w:marBottom w:val="0"/>
              <w:divBdr>
                <w:top w:val="none" w:sz="0" w:space="0" w:color="auto"/>
                <w:left w:val="none" w:sz="0" w:space="0" w:color="auto"/>
                <w:bottom w:val="none" w:sz="0" w:space="0" w:color="auto"/>
                <w:right w:val="none" w:sz="0" w:space="0" w:color="auto"/>
              </w:divBdr>
            </w:div>
            <w:div w:id="1421634389">
              <w:marLeft w:val="0"/>
              <w:marRight w:val="0"/>
              <w:marTop w:val="0"/>
              <w:marBottom w:val="0"/>
              <w:divBdr>
                <w:top w:val="none" w:sz="0" w:space="0" w:color="auto"/>
                <w:left w:val="none" w:sz="0" w:space="0" w:color="auto"/>
                <w:bottom w:val="none" w:sz="0" w:space="0" w:color="auto"/>
                <w:right w:val="none" w:sz="0" w:space="0" w:color="auto"/>
              </w:divBdr>
            </w:div>
            <w:div w:id="17962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3162">
      <w:bodyDiv w:val="1"/>
      <w:marLeft w:val="0"/>
      <w:marRight w:val="0"/>
      <w:marTop w:val="0"/>
      <w:marBottom w:val="0"/>
      <w:divBdr>
        <w:top w:val="none" w:sz="0" w:space="0" w:color="auto"/>
        <w:left w:val="none" w:sz="0" w:space="0" w:color="auto"/>
        <w:bottom w:val="none" w:sz="0" w:space="0" w:color="auto"/>
        <w:right w:val="none" w:sz="0" w:space="0" w:color="auto"/>
      </w:divBdr>
      <w:divsChild>
        <w:div w:id="1618105002">
          <w:marLeft w:val="0"/>
          <w:marRight w:val="0"/>
          <w:marTop w:val="0"/>
          <w:marBottom w:val="0"/>
          <w:divBdr>
            <w:top w:val="none" w:sz="0" w:space="0" w:color="auto"/>
            <w:left w:val="none" w:sz="0" w:space="0" w:color="auto"/>
            <w:bottom w:val="none" w:sz="0" w:space="0" w:color="auto"/>
            <w:right w:val="none" w:sz="0" w:space="0" w:color="auto"/>
          </w:divBdr>
        </w:div>
      </w:divsChild>
    </w:div>
    <w:div w:id="1939556142">
      <w:bodyDiv w:val="1"/>
      <w:marLeft w:val="0"/>
      <w:marRight w:val="0"/>
      <w:marTop w:val="0"/>
      <w:marBottom w:val="0"/>
      <w:divBdr>
        <w:top w:val="none" w:sz="0" w:space="0" w:color="auto"/>
        <w:left w:val="none" w:sz="0" w:space="0" w:color="auto"/>
        <w:bottom w:val="none" w:sz="0" w:space="0" w:color="auto"/>
        <w:right w:val="none" w:sz="0" w:space="0" w:color="auto"/>
      </w:divBdr>
    </w:div>
    <w:div w:id="1940328457">
      <w:bodyDiv w:val="1"/>
      <w:marLeft w:val="0"/>
      <w:marRight w:val="0"/>
      <w:marTop w:val="0"/>
      <w:marBottom w:val="0"/>
      <w:divBdr>
        <w:top w:val="none" w:sz="0" w:space="0" w:color="auto"/>
        <w:left w:val="none" w:sz="0" w:space="0" w:color="auto"/>
        <w:bottom w:val="none" w:sz="0" w:space="0" w:color="auto"/>
        <w:right w:val="none" w:sz="0" w:space="0" w:color="auto"/>
      </w:divBdr>
    </w:div>
    <w:div w:id="1940916053">
      <w:bodyDiv w:val="1"/>
      <w:marLeft w:val="0"/>
      <w:marRight w:val="0"/>
      <w:marTop w:val="0"/>
      <w:marBottom w:val="0"/>
      <w:divBdr>
        <w:top w:val="none" w:sz="0" w:space="0" w:color="auto"/>
        <w:left w:val="none" w:sz="0" w:space="0" w:color="auto"/>
        <w:bottom w:val="none" w:sz="0" w:space="0" w:color="auto"/>
        <w:right w:val="none" w:sz="0" w:space="0" w:color="auto"/>
      </w:divBdr>
    </w:div>
    <w:div w:id="1941254002">
      <w:bodyDiv w:val="1"/>
      <w:marLeft w:val="0"/>
      <w:marRight w:val="0"/>
      <w:marTop w:val="0"/>
      <w:marBottom w:val="0"/>
      <w:divBdr>
        <w:top w:val="none" w:sz="0" w:space="0" w:color="auto"/>
        <w:left w:val="none" w:sz="0" w:space="0" w:color="auto"/>
        <w:bottom w:val="none" w:sz="0" w:space="0" w:color="auto"/>
        <w:right w:val="none" w:sz="0" w:space="0" w:color="auto"/>
      </w:divBdr>
    </w:div>
    <w:div w:id="1941521988">
      <w:bodyDiv w:val="1"/>
      <w:marLeft w:val="0"/>
      <w:marRight w:val="0"/>
      <w:marTop w:val="0"/>
      <w:marBottom w:val="0"/>
      <w:divBdr>
        <w:top w:val="none" w:sz="0" w:space="0" w:color="auto"/>
        <w:left w:val="none" w:sz="0" w:space="0" w:color="auto"/>
        <w:bottom w:val="none" w:sz="0" w:space="0" w:color="auto"/>
        <w:right w:val="none" w:sz="0" w:space="0" w:color="auto"/>
      </w:divBdr>
      <w:divsChild>
        <w:div w:id="214899838">
          <w:marLeft w:val="1800"/>
          <w:marRight w:val="0"/>
          <w:marTop w:val="77"/>
          <w:marBottom w:val="0"/>
          <w:divBdr>
            <w:top w:val="none" w:sz="0" w:space="0" w:color="auto"/>
            <w:left w:val="none" w:sz="0" w:space="0" w:color="auto"/>
            <w:bottom w:val="none" w:sz="0" w:space="0" w:color="auto"/>
            <w:right w:val="none" w:sz="0" w:space="0" w:color="auto"/>
          </w:divBdr>
        </w:div>
        <w:div w:id="261574928">
          <w:marLeft w:val="1166"/>
          <w:marRight w:val="0"/>
          <w:marTop w:val="96"/>
          <w:marBottom w:val="0"/>
          <w:divBdr>
            <w:top w:val="none" w:sz="0" w:space="0" w:color="auto"/>
            <w:left w:val="none" w:sz="0" w:space="0" w:color="auto"/>
            <w:bottom w:val="none" w:sz="0" w:space="0" w:color="auto"/>
            <w:right w:val="none" w:sz="0" w:space="0" w:color="auto"/>
          </w:divBdr>
        </w:div>
        <w:div w:id="774248895">
          <w:marLeft w:val="1166"/>
          <w:marRight w:val="0"/>
          <w:marTop w:val="96"/>
          <w:marBottom w:val="0"/>
          <w:divBdr>
            <w:top w:val="none" w:sz="0" w:space="0" w:color="auto"/>
            <w:left w:val="none" w:sz="0" w:space="0" w:color="auto"/>
            <w:bottom w:val="none" w:sz="0" w:space="0" w:color="auto"/>
            <w:right w:val="none" w:sz="0" w:space="0" w:color="auto"/>
          </w:divBdr>
        </w:div>
        <w:div w:id="898325591">
          <w:marLeft w:val="547"/>
          <w:marRight w:val="0"/>
          <w:marTop w:val="115"/>
          <w:marBottom w:val="0"/>
          <w:divBdr>
            <w:top w:val="none" w:sz="0" w:space="0" w:color="auto"/>
            <w:left w:val="none" w:sz="0" w:space="0" w:color="auto"/>
            <w:bottom w:val="none" w:sz="0" w:space="0" w:color="auto"/>
            <w:right w:val="none" w:sz="0" w:space="0" w:color="auto"/>
          </w:divBdr>
        </w:div>
        <w:div w:id="1070733923">
          <w:marLeft w:val="1166"/>
          <w:marRight w:val="0"/>
          <w:marTop w:val="96"/>
          <w:marBottom w:val="0"/>
          <w:divBdr>
            <w:top w:val="none" w:sz="0" w:space="0" w:color="auto"/>
            <w:left w:val="none" w:sz="0" w:space="0" w:color="auto"/>
            <w:bottom w:val="none" w:sz="0" w:space="0" w:color="auto"/>
            <w:right w:val="none" w:sz="0" w:space="0" w:color="auto"/>
          </w:divBdr>
        </w:div>
        <w:div w:id="1098909041">
          <w:marLeft w:val="1166"/>
          <w:marRight w:val="0"/>
          <w:marTop w:val="96"/>
          <w:marBottom w:val="0"/>
          <w:divBdr>
            <w:top w:val="none" w:sz="0" w:space="0" w:color="auto"/>
            <w:left w:val="none" w:sz="0" w:space="0" w:color="auto"/>
            <w:bottom w:val="none" w:sz="0" w:space="0" w:color="auto"/>
            <w:right w:val="none" w:sz="0" w:space="0" w:color="auto"/>
          </w:divBdr>
        </w:div>
        <w:div w:id="1994601900">
          <w:marLeft w:val="1800"/>
          <w:marRight w:val="0"/>
          <w:marTop w:val="77"/>
          <w:marBottom w:val="0"/>
          <w:divBdr>
            <w:top w:val="none" w:sz="0" w:space="0" w:color="auto"/>
            <w:left w:val="none" w:sz="0" w:space="0" w:color="auto"/>
            <w:bottom w:val="none" w:sz="0" w:space="0" w:color="auto"/>
            <w:right w:val="none" w:sz="0" w:space="0" w:color="auto"/>
          </w:divBdr>
        </w:div>
        <w:div w:id="2015299187">
          <w:marLeft w:val="547"/>
          <w:marRight w:val="0"/>
          <w:marTop w:val="115"/>
          <w:marBottom w:val="0"/>
          <w:divBdr>
            <w:top w:val="none" w:sz="0" w:space="0" w:color="auto"/>
            <w:left w:val="none" w:sz="0" w:space="0" w:color="auto"/>
            <w:bottom w:val="none" w:sz="0" w:space="0" w:color="auto"/>
            <w:right w:val="none" w:sz="0" w:space="0" w:color="auto"/>
          </w:divBdr>
        </w:div>
      </w:divsChild>
    </w:div>
    <w:div w:id="1941527170">
      <w:bodyDiv w:val="1"/>
      <w:marLeft w:val="0"/>
      <w:marRight w:val="0"/>
      <w:marTop w:val="0"/>
      <w:marBottom w:val="0"/>
      <w:divBdr>
        <w:top w:val="none" w:sz="0" w:space="0" w:color="auto"/>
        <w:left w:val="none" w:sz="0" w:space="0" w:color="auto"/>
        <w:bottom w:val="none" w:sz="0" w:space="0" w:color="auto"/>
        <w:right w:val="none" w:sz="0" w:space="0" w:color="auto"/>
      </w:divBdr>
      <w:divsChild>
        <w:div w:id="13697548">
          <w:marLeft w:val="1166"/>
          <w:marRight w:val="0"/>
          <w:marTop w:val="96"/>
          <w:marBottom w:val="0"/>
          <w:divBdr>
            <w:top w:val="none" w:sz="0" w:space="0" w:color="auto"/>
            <w:left w:val="none" w:sz="0" w:space="0" w:color="auto"/>
            <w:bottom w:val="none" w:sz="0" w:space="0" w:color="auto"/>
            <w:right w:val="none" w:sz="0" w:space="0" w:color="auto"/>
          </w:divBdr>
        </w:div>
        <w:div w:id="586962696">
          <w:marLeft w:val="547"/>
          <w:marRight w:val="0"/>
          <w:marTop w:val="96"/>
          <w:marBottom w:val="0"/>
          <w:divBdr>
            <w:top w:val="none" w:sz="0" w:space="0" w:color="auto"/>
            <w:left w:val="none" w:sz="0" w:space="0" w:color="auto"/>
            <w:bottom w:val="none" w:sz="0" w:space="0" w:color="auto"/>
            <w:right w:val="none" w:sz="0" w:space="0" w:color="auto"/>
          </w:divBdr>
        </w:div>
        <w:div w:id="971011219">
          <w:marLeft w:val="1800"/>
          <w:marRight w:val="0"/>
          <w:marTop w:val="86"/>
          <w:marBottom w:val="0"/>
          <w:divBdr>
            <w:top w:val="none" w:sz="0" w:space="0" w:color="auto"/>
            <w:left w:val="none" w:sz="0" w:space="0" w:color="auto"/>
            <w:bottom w:val="none" w:sz="0" w:space="0" w:color="auto"/>
            <w:right w:val="none" w:sz="0" w:space="0" w:color="auto"/>
          </w:divBdr>
        </w:div>
        <w:div w:id="1019163000">
          <w:marLeft w:val="1800"/>
          <w:marRight w:val="0"/>
          <w:marTop w:val="86"/>
          <w:marBottom w:val="0"/>
          <w:divBdr>
            <w:top w:val="none" w:sz="0" w:space="0" w:color="auto"/>
            <w:left w:val="none" w:sz="0" w:space="0" w:color="auto"/>
            <w:bottom w:val="none" w:sz="0" w:space="0" w:color="auto"/>
            <w:right w:val="none" w:sz="0" w:space="0" w:color="auto"/>
          </w:divBdr>
        </w:div>
        <w:div w:id="1022247301">
          <w:marLeft w:val="1800"/>
          <w:marRight w:val="0"/>
          <w:marTop w:val="86"/>
          <w:marBottom w:val="0"/>
          <w:divBdr>
            <w:top w:val="none" w:sz="0" w:space="0" w:color="auto"/>
            <w:left w:val="none" w:sz="0" w:space="0" w:color="auto"/>
            <w:bottom w:val="none" w:sz="0" w:space="0" w:color="auto"/>
            <w:right w:val="none" w:sz="0" w:space="0" w:color="auto"/>
          </w:divBdr>
        </w:div>
        <w:div w:id="1092775716">
          <w:marLeft w:val="1166"/>
          <w:marRight w:val="0"/>
          <w:marTop w:val="96"/>
          <w:marBottom w:val="0"/>
          <w:divBdr>
            <w:top w:val="none" w:sz="0" w:space="0" w:color="auto"/>
            <w:left w:val="none" w:sz="0" w:space="0" w:color="auto"/>
            <w:bottom w:val="none" w:sz="0" w:space="0" w:color="auto"/>
            <w:right w:val="none" w:sz="0" w:space="0" w:color="auto"/>
          </w:divBdr>
        </w:div>
        <w:div w:id="1423800028">
          <w:marLeft w:val="1800"/>
          <w:marRight w:val="0"/>
          <w:marTop w:val="86"/>
          <w:marBottom w:val="0"/>
          <w:divBdr>
            <w:top w:val="none" w:sz="0" w:space="0" w:color="auto"/>
            <w:left w:val="none" w:sz="0" w:space="0" w:color="auto"/>
            <w:bottom w:val="none" w:sz="0" w:space="0" w:color="auto"/>
            <w:right w:val="none" w:sz="0" w:space="0" w:color="auto"/>
          </w:divBdr>
        </w:div>
        <w:div w:id="1504972429">
          <w:marLeft w:val="547"/>
          <w:marRight w:val="0"/>
          <w:marTop w:val="96"/>
          <w:marBottom w:val="0"/>
          <w:divBdr>
            <w:top w:val="none" w:sz="0" w:space="0" w:color="auto"/>
            <w:left w:val="none" w:sz="0" w:space="0" w:color="auto"/>
            <w:bottom w:val="none" w:sz="0" w:space="0" w:color="auto"/>
            <w:right w:val="none" w:sz="0" w:space="0" w:color="auto"/>
          </w:divBdr>
        </w:div>
        <w:div w:id="1839691749">
          <w:marLeft w:val="1800"/>
          <w:marRight w:val="0"/>
          <w:marTop w:val="86"/>
          <w:marBottom w:val="0"/>
          <w:divBdr>
            <w:top w:val="none" w:sz="0" w:space="0" w:color="auto"/>
            <w:left w:val="none" w:sz="0" w:space="0" w:color="auto"/>
            <w:bottom w:val="none" w:sz="0" w:space="0" w:color="auto"/>
            <w:right w:val="none" w:sz="0" w:space="0" w:color="auto"/>
          </w:divBdr>
        </w:div>
      </w:divsChild>
    </w:div>
    <w:div w:id="1942255338">
      <w:bodyDiv w:val="1"/>
      <w:marLeft w:val="0"/>
      <w:marRight w:val="0"/>
      <w:marTop w:val="0"/>
      <w:marBottom w:val="0"/>
      <w:divBdr>
        <w:top w:val="none" w:sz="0" w:space="0" w:color="auto"/>
        <w:left w:val="none" w:sz="0" w:space="0" w:color="auto"/>
        <w:bottom w:val="none" w:sz="0" w:space="0" w:color="auto"/>
        <w:right w:val="none" w:sz="0" w:space="0" w:color="auto"/>
      </w:divBdr>
    </w:div>
    <w:div w:id="1942949915">
      <w:bodyDiv w:val="1"/>
      <w:marLeft w:val="0"/>
      <w:marRight w:val="0"/>
      <w:marTop w:val="0"/>
      <w:marBottom w:val="0"/>
      <w:divBdr>
        <w:top w:val="none" w:sz="0" w:space="0" w:color="auto"/>
        <w:left w:val="none" w:sz="0" w:space="0" w:color="auto"/>
        <w:bottom w:val="none" w:sz="0" w:space="0" w:color="auto"/>
        <w:right w:val="none" w:sz="0" w:space="0" w:color="auto"/>
      </w:divBdr>
    </w:div>
    <w:div w:id="1942952019">
      <w:bodyDiv w:val="1"/>
      <w:marLeft w:val="0"/>
      <w:marRight w:val="0"/>
      <w:marTop w:val="0"/>
      <w:marBottom w:val="0"/>
      <w:divBdr>
        <w:top w:val="none" w:sz="0" w:space="0" w:color="auto"/>
        <w:left w:val="none" w:sz="0" w:space="0" w:color="auto"/>
        <w:bottom w:val="none" w:sz="0" w:space="0" w:color="auto"/>
        <w:right w:val="none" w:sz="0" w:space="0" w:color="auto"/>
      </w:divBdr>
    </w:div>
    <w:div w:id="1944144068">
      <w:bodyDiv w:val="1"/>
      <w:marLeft w:val="0"/>
      <w:marRight w:val="0"/>
      <w:marTop w:val="0"/>
      <w:marBottom w:val="0"/>
      <w:divBdr>
        <w:top w:val="none" w:sz="0" w:space="0" w:color="auto"/>
        <w:left w:val="none" w:sz="0" w:space="0" w:color="auto"/>
        <w:bottom w:val="none" w:sz="0" w:space="0" w:color="auto"/>
        <w:right w:val="none" w:sz="0" w:space="0" w:color="auto"/>
      </w:divBdr>
    </w:div>
    <w:div w:id="1944534750">
      <w:bodyDiv w:val="1"/>
      <w:marLeft w:val="0"/>
      <w:marRight w:val="0"/>
      <w:marTop w:val="0"/>
      <w:marBottom w:val="0"/>
      <w:divBdr>
        <w:top w:val="none" w:sz="0" w:space="0" w:color="auto"/>
        <w:left w:val="none" w:sz="0" w:space="0" w:color="auto"/>
        <w:bottom w:val="none" w:sz="0" w:space="0" w:color="auto"/>
        <w:right w:val="none" w:sz="0" w:space="0" w:color="auto"/>
      </w:divBdr>
    </w:div>
    <w:div w:id="1944997741">
      <w:bodyDiv w:val="1"/>
      <w:marLeft w:val="0"/>
      <w:marRight w:val="0"/>
      <w:marTop w:val="0"/>
      <w:marBottom w:val="0"/>
      <w:divBdr>
        <w:top w:val="none" w:sz="0" w:space="0" w:color="auto"/>
        <w:left w:val="none" w:sz="0" w:space="0" w:color="auto"/>
        <w:bottom w:val="none" w:sz="0" w:space="0" w:color="auto"/>
        <w:right w:val="none" w:sz="0" w:space="0" w:color="auto"/>
      </w:divBdr>
      <w:divsChild>
        <w:div w:id="818838943">
          <w:marLeft w:val="0"/>
          <w:marRight w:val="0"/>
          <w:marTop w:val="0"/>
          <w:marBottom w:val="0"/>
          <w:divBdr>
            <w:top w:val="none" w:sz="0" w:space="0" w:color="auto"/>
            <w:left w:val="none" w:sz="0" w:space="0" w:color="auto"/>
            <w:bottom w:val="none" w:sz="0" w:space="0" w:color="auto"/>
            <w:right w:val="none" w:sz="0" w:space="0" w:color="auto"/>
          </w:divBdr>
        </w:div>
      </w:divsChild>
    </w:div>
    <w:div w:id="1945527983">
      <w:bodyDiv w:val="1"/>
      <w:marLeft w:val="0"/>
      <w:marRight w:val="0"/>
      <w:marTop w:val="0"/>
      <w:marBottom w:val="0"/>
      <w:divBdr>
        <w:top w:val="none" w:sz="0" w:space="0" w:color="auto"/>
        <w:left w:val="none" w:sz="0" w:space="0" w:color="auto"/>
        <w:bottom w:val="none" w:sz="0" w:space="0" w:color="auto"/>
        <w:right w:val="none" w:sz="0" w:space="0" w:color="auto"/>
      </w:divBdr>
    </w:div>
    <w:div w:id="1945578127">
      <w:bodyDiv w:val="1"/>
      <w:marLeft w:val="0"/>
      <w:marRight w:val="0"/>
      <w:marTop w:val="0"/>
      <w:marBottom w:val="0"/>
      <w:divBdr>
        <w:top w:val="none" w:sz="0" w:space="0" w:color="auto"/>
        <w:left w:val="none" w:sz="0" w:space="0" w:color="auto"/>
        <w:bottom w:val="none" w:sz="0" w:space="0" w:color="auto"/>
        <w:right w:val="none" w:sz="0" w:space="0" w:color="auto"/>
      </w:divBdr>
    </w:div>
    <w:div w:id="1945724698">
      <w:bodyDiv w:val="1"/>
      <w:marLeft w:val="0"/>
      <w:marRight w:val="0"/>
      <w:marTop w:val="0"/>
      <w:marBottom w:val="0"/>
      <w:divBdr>
        <w:top w:val="none" w:sz="0" w:space="0" w:color="auto"/>
        <w:left w:val="none" w:sz="0" w:space="0" w:color="auto"/>
        <w:bottom w:val="none" w:sz="0" w:space="0" w:color="auto"/>
        <w:right w:val="none" w:sz="0" w:space="0" w:color="auto"/>
      </w:divBdr>
    </w:div>
    <w:div w:id="1947734933">
      <w:bodyDiv w:val="1"/>
      <w:marLeft w:val="0"/>
      <w:marRight w:val="0"/>
      <w:marTop w:val="0"/>
      <w:marBottom w:val="0"/>
      <w:divBdr>
        <w:top w:val="none" w:sz="0" w:space="0" w:color="auto"/>
        <w:left w:val="none" w:sz="0" w:space="0" w:color="auto"/>
        <w:bottom w:val="none" w:sz="0" w:space="0" w:color="auto"/>
        <w:right w:val="none" w:sz="0" w:space="0" w:color="auto"/>
      </w:divBdr>
    </w:div>
    <w:div w:id="1948075549">
      <w:bodyDiv w:val="1"/>
      <w:marLeft w:val="0"/>
      <w:marRight w:val="0"/>
      <w:marTop w:val="0"/>
      <w:marBottom w:val="0"/>
      <w:divBdr>
        <w:top w:val="none" w:sz="0" w:space="0" w:color="auto"/>
        <w:left w:val="none" w:sz="0" w:space="0" w:color="auto"/>
        <w:bottom w:val="none" w:sz="0" w:space="0" w:color="auto"/>
        <w:right w:val="none" w:sz="0" w:space="0" w:color="auto"/>
      </w:divBdr>
    </w:div>
    <w:div w:id="1948585753">
      <w:bodyDiv w:val="1"/>
      <w:marLeft w:val="0"/>
      <w:marRight w:val="0"/>
      <w:marTop w:val="0"/>
      <w:marBottom w:val="0"/>
      <w:divBdr>
        <w:top w:val="none" w:sz="0" w:space="0" w:color="auto"/>
        <w:left w:val="none" w:sz="0" w:space="0" w:color="auto"/>
        <w:bottom w:val="none" w:sz="0" w:space="0" w:color="auto"/>
        <w:right w:val="none" w:sz="0" w:space="0" w:color="auto"/>
      </w:divBdr>
      <w:divsChild>
        <w:div w:id="1113669105">
          <w:marLeft w:val="1800"/>
          <w:marRight w:val="0"/>
          <w:marTop w:val="120"/>
          <w:marBottom w:val="0"/>
          <w:divBdr>
            <w:top w:val="none" w:sz="0" w:space="0" w:color="auto"/>
            <w:left w:val="none" w:sz="0" w:space="0" w:color="auto"/>
            <w:bottom w:val="none" w:sz="0" w:space="0" w:color="auto"/>
            <w:right w:val="none" w:sz="0" w:space="0" w:color="auto"/>
          </w:divBdr>
        </w:div>
      </w:divsChild>
    </w:div>
    <w:div w:id="1948924042">
      <w:bodyDiv w:val="1"/>
      <w:marLeft w:val="0"/>
      <w:marRight w:val="0"/>
      <w:marTop w:val="0"/>
      <w:marBottom w:val="0"/>
      <w:divBdr>
        <w:top w:val="none" w:sz="0" w:space="0" w:color="auto"/>
        <w:left w:val="none" w:sz="0" w:space="0" w:color="auto"/>
        <w:bottom w:val="none" w:sz="0" w:space="0" w:color="auto"/>
        <w:right w:val="none" w:sz="0" w:space="0" w:color="auto"/>
      </w:divBdr>
    </w:div>
    <w:div w:id="1949117519">
      <w:bodyDiv w:val="1"/>
      <w:marLeft w:val="0"/>
      <w:marRight w:val="0"/>
      <w:marTop w:val="0"/>
      <w:marBottom w:val="0"/>
      <w:divBdr>
        <w:top w:val="none" w:sz="0" w:space="0" w:color="auto"/>
        <w:left w:val="none" w:sz="0" w:space="0" w:color="auto"/>
        <w:bottom w:val="none" w:sz="0" w:space="0" w:color="auto"/>
        <w:right w:val="none" w:sz="0" w:space="0" w:color="auto"/>
      </w:divBdr>
    </w:div>
    <w:div w:id="1951352514">
      <w:bodyDiv w:val="1"/>
      <w:marLeft w:val="0"/>
      <w:marRight w:val="0"/>
      <w:marTop w:val="0"/>
      <w:marBottom w:val="0"/>
      <w:divBdr>
        <w:top w:val="none" w:sz="0" w:space="0" w:color="auto"/>
        <w:left w:val="none" w:sz="0" w:space="0" w:color="auto"/>
        <w:bottom w:val="none" w:sz="0" w:space="0" w:color="auto"/>
        <w:right w:val="none" w:sz="0" w:space="0" w:color="auto"/>
      </w:divBdr>
      <w:divsChild>
        <w:div w:id="47730767">
          <w:marLeft w:val="1080"/>
          <w:marRight w:val="0"/>
          <w:marTop w:val="100"/>
          <w:marBottom w:val="0"/>
          <w:divBdr>
            <w:top w:val="none" w:sz="0" w:space="0" w:color="auto"/>
            <w:left w:val="none" w:sz="0" w:space="0" w:color="auto"/>
            <w:bottom w:val="none" w:sz="0" w:space="0" w:color="auto"/>
            <w:right w:val="none" w:sz="0" w:space="0" w:color="auto"/>
          </w:divBdr>
        </w:div>
        <w:div w:id="278536145">
          <w:marLeft w:val="1080"/>
          <w:marRight w:val="0"/>
          <w:marTop w:val="100"/>
          <w:marBottom w:val="0"/>
          <w:divBdr>
            <w:top w:val="none" w:sz="0" w:space="0" w:color="auto"/>
            <w:left w:val="none" w:sz="0" w:space="0" w:color="auto"/>
            <w:bottom w:val="none" w:sz="0" w:space="0" w:color="auto"/>
            <w:right w:val="none" w:sz="0" w:space="0" w:color="auto"/>
          </w:divBdr>
        </w:div>
        <w:div w:id="698971324">
          <w:marLeft w:val="360"/>
          <w:marRight w:val="0"/>
          <w:marTop w:val="200"/>
          <w:marBottom w:val="0"/>
          <w:divBdr>
            <w:top w:val="none" w:sz="0" w:space="0" w:color="auto"/>
            <w:left w:val="none" w:sz="0" w:space="0" w:color="auto"/>
            <w:bottom w:val="none" w:sz="0" w:space="0" w:color="auto"/>
            <w:right w:val="none" w:sz="0" w:space="0" w:color="auto"/>
          </w:divBdr>
        </w:div>
        <w:div w:id="1025907157">
          <w:marLeft w:val="360"/>
          <w:marRight w:val="0"/>
          <w:marTop w:val="200"/>
          <w:marBottom w:val="0"/>
          <w:divBdr>
            <w:top w:val="none" w:sz="0" w:space="0" w:color="auto"/>
            <w:left w:val="none" w:sz="0" w:space="0" w:color="auto"/>
            <w:bottom w:val="none" w:sz="0" w:space="0" w:color="auto"/>
            <w:right w:val="none" w:sz="0" w:space="0" w:color="auto"/>
          </w:divBdr>
        </w:div>
        <w:div w:id="1092552890">
          <w:marLeft w:val="1080"/>
          <w:marRight w:val="0"/>
          <w:marTop w:val="100"/>
          <w:marBottom w:val="0"/>
          <w:divBdr>
            <w:top w:val="none" w:sz="0" w:space="0" w:color="auto"/>
            <w:left w:val="none" w:sz="0" w:space="0" w:color="auto"/>
            <w:bottom w:val="none" w:sz="0" w:space="0" w:color="auto"/>
            <w:right w:val="none" w:sz="0" w:space="0" w:color="auto"/>
          </w:divBdr>
        </w:div>
      </w:divsChild>
    </w:div>
    <w:div w:id="1951669048">
      <w:bodyDiv w:val="1"/>
      <w:marLeft w:val="0"/>
      <w:marRight w:val="0"/>
      <w:marTop w:val="0"/>
      <w:marBottom w:val="0"/>
      <w:divBdr>
        <w:top w:val="none" w:sz="0" w:space="0" w:color="auto"/>
        <w:left w:val="none" w:sz="0" w:space="0" w:color="auto"/>
        <w:bottom w:val="none" w:sz="0" w:space="0" w:color="auto"/>
        <w:right w:val="none" w:sz="0" w:space="0" w:color="auto"/>
      </w:divBdr>
      <w:divsChild>
        <w:div w:id="252251832">
          <w:marLeft w:val="1166"/>
          <w:marRight w:val="0"/>
          <w:marTop w:val="77"/>
          <w:marBottom w:val="0"/>
          <w:divBdr>
            <w:top w:val="none" w:sz="0" w:space="0" w:color="auto"/>
            <w:left w:val="none" w:sz="0" w:space="0" w:color="auto"/>
            <w:bottom w:val="none" w:sz="0" w:space="0" w:color="auto"/>
            <w:right w:val="none" w:sz="0" w:space="0" w:color="auto"/>
          </w:divBdr>
        </w:div>
        <w:div w:id="276763562">
          <w:marLeft w:val="1166"/>
          <w:marRight w:val="0"/>
          <w:marTop w:val="77"/>
          <w:marBottom w:val="0"/>
          <w:divBdr>
            <w:top w:val="none" w:sz="0" w:space="0" w:color="auto"/>
            <w:left w:val="none" w:sz="0" w:space="0" w:color="auto"/>
            <w:bottom w:val="none" w:sz="0" w:space="0" w:color="auto"/>
            <w:right w:val="none" w:sz="0" w:space="0" w:color="auto"/>
          </w:divBdr>
        </w:div>
        <w:div w:id="285242084">
          <w:marLeft w:val="1166"/>
          <w:marRight w:val="0"/>
          <w:marTop w:val="77"/>
          <w:marBottom w:val="0"/>
          <w:divBdr>
            <w:top w:val="none" w:sz="0" w:space="0" w:color="auto"/>
            <w:left w:val="none" w:sz="0" w:space="0" w:color="auto"/>
            <w:bottom w:val="none" w:sz="0" w:space="0" w:color="auto"/>
            <w:right w:val="none" w:sz="0" w:space="0" w:color="auto"/>
          </w:divBdr>
        </w:div>
        <w:div w:id="319501258">
          <w:marLeft w:val="547"/>
          <w:marRight w:val="0"/>
          <w:marTop w:val="96"/>
          <w:marBottom w:val="0"/>
          <w:divBdr>
            <w:top w:val="none" w:sz="0" w:space="0" w:color="auto"/>
            <w:left w:val="none" w:sz="0" w:space="0" w:color="auto"/>
            <w:bottom w:val="none" w:sz="0" w:space="0" w:color="auto"/>
            <w:right w:val="none" w:sz="0" w:space="0" w:color="auto"/>
          </w:divBdr>
        </w:div>
        <w:div w:id="472910173">
          <w:marLeft w:val="1166"/>
          <w:marRight w:val="0"/>
          <w:marTop w:val="77"/>
          <w:marBottom w:val="0"/>
          <w:divBdr>
            <w:top w:val="none" w:sz="0" w:space="0" w:color="auto"/>
            <w:left w:val="none" w:sz="0" w:space="0" w:color="auto"/>
            <w:bottom w:val="none" w:sz="0" w:space="0" w:color="auto"/>
            <w:right w:val="none" w:sz="0" w:space="0" w:color="auto"/>
          </w:divBdr>
        </w:div>
        <w:div w:id="476916740">
          <w:marLeft w:val="1166"/>
          <w:marRight w:val="0"/>
          <w:marTop w:val="77"/>
          <w:marBottom w:val="0"/>
          <w:divBdr>
            <w:top w:val="none" w:sz="0" w:space="0" w:color="auto"/>
            <w:left w:val="none" w:sz="0" w:space="0" w:color="auto"/>
            <w:bottom w:val="none" w:sz="0" w:space="0" w:color="auto"/>
            <w:right w:val="none" w:sz="0" w:space="0" w:color="auto"/>
          </w:divBdr>
        </w:div>
        <w:div w:id="1035615823">
          <w:marLeft w:val="1166"/>
          <w:marRight w:val="0"/>
          <w:marTop w:val="77"/>
          <w:marBottom w:val="0"/>
          <w:divBdr>
            <w:top w:val="none" w:sz="0" w:space="0" w:color="auto"/>
            <w:left w:val="none" w:sz="0" w:space="0" w:color="auto"/>
            <w:bottom w:val="none" w:sz="0" w:space="0" w:color="auto"/>
            <w:right w:val="none" w:sz="0" w:space="0" w:color="auto"/>
          </w:divBdr>
        </w:div>
        <w:div w:id="1143039323">
          <w:marLeft w:val="547"/>
          <w:marRight w:val="0"/>
          <w:marTop w:val="96"/>
          <w:marBottom w:val="0"/>
          <w:divBdr>
            <w:top w:val="none" w:sz="0" w:space="0" w:color="auto"/>
            <w:left w:val="none" w:sz="0" w:space="0" w:color="auto"/>
            <w:bottom w:val="none" w:sz="0" w:space="0" w:color="auto"/>
            <w:right w:val="none" w:sz="0" w:space="0" w:color="auto"/>
          </w:divBdr>
        </w:div>
        <w:div w:id="1362170148">
          <w:marLeft w:val="1166"/>
          <w:marRight w:val="0"/>
          <w:marTop w:val="77"/>
          <w:marBottom w:val="0"/>
          <w:divBdr>
            <w:top w:val="none" w:sz="0" w:space="0" w:color="auto"/>
            <w:left w:val="none" w:sz="0" w:space="0" w:color="auto"/>
            <w:bottom w:val="none" w:sz="0" w:space="0" w:color="auto"/>
            <w:right w:val="none" w:sz="0" w:space="0" w:color="auto"/>
          </w:divBdr>
        </w:div>
        <w:div w:id="1448423811">
          <w:marLeft w:val="547"/>
          <w:marRight w:val="0"/>
          <w:marTop w:val="96"/>
          <w:marBottom w:val="0"/>
          <w:divBdr>
            <w:top w:val="none" w:sz="0" w:space="0" w:color="auto"/>
            <w:left w:val="none" w:sz="0" w:space="0" w:color="auto"/>
            <w:bottom w:val="none" w:sz="0" w:space="0" w:color="auto"/>
            <w:right w:val="none" w:sz="0" w:space="0" w:color="auto"/>
          </w:divBdr>
        </w:div>
      </w:divsChild>
    </w:div>
    <w:div w:id="1951813704">
      <w:bodyDiv w:val="1"/>
      <w:marLeft w:val="0"/>
      <w:marRight w:val="0"/>
      <w:marTop w:val="0"/>
      <w:marBottom w:val="0"/>
      <w:divBdr>
        <w:top w:val="none" w:sz="0" w:space="0" w:color="auto"/>
        <w:left w:val="none" w:sz="0" w:space="0" w:color="auto"/>
        <w:bottom w:val="none" w:sz="0" w:space="0" w:color="auto"/>
        <w:right w:val="none" w:sz="0" w:space="0" w:color="auto"/>
      </w:divBdr>
    </w:div>
    <w:div w:id="1952398911">
      <w:bodyDiv w:val="1"/>
      <w:marLeft w:val="0"/>
      <w:marRight w:val="0"/>
      <w:marTop w:val="0"/>
      <w:marBottom w:val="0"/>
      <w:divBdr>
        <w:top w:val="none" w:sz="0" w:space="0" w:color="auto"/>
        <w:left w:val="none" w:sz="0" w:space="0" w:color="auto"/>
        <w:bottom w:val="none" w:sz="0" w:space="0" w:color="auto"/>
        <w:right w:val="none" w:sz="0" w:space="0" w:color="auto"/>
      </w:divBdr>
    </w:div>
    <w:div w:id="1953634190">
      <w:bodyDiv w:val="1"/>
      <w:marLeft w:val="0"/>
      <w:marRight w:val="0"/>
      <w:marTop w:val="0"/>
      <w:marBottom w:val="0"/>
      <w:divBdr>
        <w:top w:val="none" w:sz="0" w:space="0" w:color="auto"/>
        <w:left w:val="none" w:sz="0" w:space="0" w:color="auto"/>
        <w:bottom w:val="none" w:sz="0" w:space="0" w:color="auto"/>
        <w:right w:val="none" w:sz="0" w:space="0" w:color="auto"/>
      </w:divBdr>
      <w:divsChild>
        <w:div w:id="732510111">
          <w:marLeft w:val="1166"/>
          <w:marRight w:val="0"/>
          <w:marTop w:val="115"/>
          <w:marBottom w:val="0"/>
          <w:divBdr>
            <w:top w:val="none" w:sz="0" w:space="0" w:color="auto"/>
            <w:left w:val="none" w:sz="0" w:space="0" w:color="auto"/>
            <w:bottom w:val="none" w:sz="0" w:space="0" w:color="auto"/>
            <w:right w:val="none" w:sz="0" w:space="0" w:color="auto"/>
          </w:divBdr>
        </w:div>
        <w:div w:id="1053045143">
          <w:marLeft w:val="1166"/>
          <w:marRight w:val="0"/>
          <w:marTop w:val="115"/>
          <w:marBottom w:val="0"/>
          <w:divBdr>
            <w:top w:val="none" w:sz="0" w:space="0" w:color="auto"/>
            <w:left w:val="none" w:sz="0" w:space="0" w:color="auto"/>
            <w:bottom w:val="none" w:sz="0" w:space="0" w:color="auto"/>
            <w:right w:val="none" w:sz="0" w:space="0" w:color="auto"/>
          </w:divBdr>
        </w:div>
        <w:div w:id="1105005618">
          <w:marLeft w:val="547"/>
          <w:marRight w:val="0"/>
          <w:marTop w:val="130"/>
          <w:marBottom w:val="0"/>
          <w:divBdr>
            <w:top w:val="none" w:sz="0" w:space="0" w:color="auto"/>
            <w:left w:val="none" w:sz="0" w:space="0" w:color="auto"/>
            <w:bottom w:val="none" w:sz="0" w:space="0" w:color="auto"/>
            <w:right w:val="none" w:sz="0" w:space="0" w:color="auto"/>
          </w:divBdr>
        </w:div>
        <w:div w:id="1280994671">
          <w:marLeft w:val="1166"/>
          <w:marRight w:val="0"/>
          <w:marTop w:val="115"/>
          <w:marBottom w:val="0"/>
          <w:divBdr>
            <w:top w:val="none" w:sz="0" w:space="0" w:color="auto"/>
            <w:left w:val="none" w:sz="0" w:space="0" w:color="auto"/>
            <w:bottom w:val="none" w:sz="0" w:space="0" w:color="auto"/>
            <w:right w:val="none" w:sz="0" w:space="0" w:color="auto"/>
          </w:divBdr>
        </w:div>
        <w:div w:id="1458451432">
          <w:marLeft w:val="547"/>
          <w:marRight w:val="0"/>
          <w:marTop w:val="130"/>
          <w:marBottom w:val="0"/>
          <w:divBdr>
            <w:top w:val="none" w:sz="0" w:space="0" w:color="auto"/>
            <w:left w:val="none" w:sz="0" w:space="0" w:color="auto"/>
            <w:bottom w:val="none" w:sz="0" w:space="0" w:color="auto"/>
            <w:right w:val="none" w:sz="0" w:space="0" w:color="auto"/>
          </w:divBdr>
        </w:div>
        <w:div w:id="1474181054">
          <w:marLeft w:val="1800"/>
          <w:marRight w:val="0"/>
          <w:marTop w:val="96"/>
          <w:marBottom w:val="0"/>
          <w:divBdr>
            <w:top w:val="none" w:sz="0" w:space="0" w:color="auto"/>
            <w:left w:val="none" w:sz="0" w:space="0" w:color="auto"/>
            <w:bottom w:val="none" w:sz="0" w:space="0" w:color="auto"/>
            <w:right w:val="none" w:sz="0" w:space="0" w:color="auto"/>
          </w:divBdr>
        </w:div>
        <w:div w:id="1927230484">
          <w:marLeft w:val="1800"/>
          <w:marRight w:val="0"/>
          <w:marTop w:val="96"/>
          <w:marBottom w:val="0"/>
          <w:divBdr>
            <w:top w:val="none" w:sz="0" w:space="0" w:color="auto"/>
            <w:left w:val="none" w:sz="0" w:space="0" w:color="auto"/>
            <w:bottom w:val="none" w:sz="0" w:space="0" w:color="auto"/>
            <w:right w:val="none" w:sz="0" w:space="0" w:color="auto"/>
          </w:divBdr>
        </w:div>
      </w:divsChild>
    </w:div>
    <w:div w:id="1956019676">
      <w:bodyDiv w:val="1"/>
      <w:marLeft w:val="0"/>
      <w:marRight w:val="0"/>
      <w:marTop w:val="0"/>
      <w:marBottom w:val="0"/>
      <w:divBdr>
        <w:top w:val="none" w:sz="0" w:space="0" w:color="auto"/>
        <w:left w:val="none" w:sz="0" w:space="0" w:color="auto"/>
        <w:bottom w:val="none" w:sz="0" w:space="0" w:color="auto"/>
        <w:right w:val="none" w:sz="0" w:space="0" w:color="auto"/>
      </w:divBdr>
    </w:div>
    <w:div w:id="1956330301">
      <w:bodyDiv w:val="1"/>
      <w:marLeft w:val="0"/>
      <w:marRight w:val="0"/>
      <w:marTop w:val="0"/>
      <w:marBottom w:val="0"/>
      <w:divBdr>
        <w:top w:val="none" w:sz="0" w:space="0" w:color="auto"/>
        <w:left w:val="none" w:sz="0" w:space="0" w:color="auto"/>
        <w:bottom w:val="none" w:sz="0" w:space="0" w:color="auto"/>
        <w:right w:val="none" w:sz="0" w:space="0" w:color="auto"/>
      </w:divBdr>
    </w:div>
    <w:div w:id="1956518037">
      <w:bodyDiv w:val="1"/>
      <w:marLeft w:val="0"/>
      <w:marRight w:val="0"/>
      <w:marTop w:val="0"/>
      <w:marBottom w:val="0"/>
      <w:divBdr>
        <w:top w:val="none" w:sz="0" w:space="0" w:color="auto"/>
        <w:left w:val="none" w:sz="0" w:space="0" w:color="auto"/>
        <w:bottom w:val="none" w:sz="0" w:space="0" w:color="auto"/>
        <w:right w:val="none" w:sz="0" w:space="0" w:color="auto"/>
      </w:divBdr>
    </w:div>
    <w:div w:id="1957788047">
      <w:bodyDiv w:val="1"/>
      <w:marLeft w:val="0"/>
      <w:marRight w:val="0"/>
      <w:marTop w:val="0"/>
      <w:marBottom w:val="0"/>
      <w:divBdr>
        <w:top w:val="none" w:sz="0" w:space="0" w:color="auto"/>
        <w:left w:val="none" w:sz="0" w:space="0" w:color="auto"/>
        <w:bottom w:val="none" w:sz="0" w:space="0" w:color="auto"/>
        <w:right w:val="none" w:sz="0" w:space="0" w:color="auto"/>
      </w:divBdr>
      <w:divsChild>
        <w:div w:id="380909232">
          <w:marLeft w:val="1800"/>
          <w:marRight w:val="0"/>
          <w:marTop w:val="120"/>
          <w:marBottom w:val="120"/>
          <w:divBdr>
            <w:top w:val="none" w:sz="0" w:space="0" w:color="auto"/>
            <w:left w:val="none" w:sz="0" w:space="0" w:color="auto"/>
            <w:bottom w:val="none" w:sz="0" w:space="0" w:color="auto"/>
            <w:right w:val="none" w:sz="0" w:space="0" w:color="auto"/>
          </w:divBdr>
        </w:div>
        <w:div w:id="731003593">
          <w:marLeft w:val="1800"/>
          <w:marRight w:val="0"/>
          <w:marTop w:val="120"/>
          <w:marBottom w:val="120"/>
          <w:divBdr>
            <w:top w:val="none" w:sz="0" w:space="0" w:color="auto"/>
            <w:left w:val="none" w:sz="0" w:space="0" w:color="auto"/>
            <w:bottom w:val="none" w:sz="0" w:space="0" w:color="auto"/>
            <w:right w:val="none" w:sz="0" w:space="0" w:color="auto"/>
          </w:divBdr>
        </w:div>
        <w:div w:id="1067073690">
          <w:marLeft w:val="1166"/>
          <w:marRight w:val="0"/>
          <w:marTop w:val="96"/>
          <w:marBottom w:val="0"/>
          <w:divBdr>
            <w:top w:val="none" w:sz="0" w:space="0" w:color="auto"/>
            <w:left w:val="none" w:sz="0" w:space="0" w:color="auto"/>
            <w:bottom w:val="none" w:sz="0" w:space="0" w:color="auto"/>
            <w:right w:val="none" w:sz="0" w:space="0" w:color="auto"/>
          </w:divBdr>
        </w:div>
        <w:div w:id="1079711969">
          <w:marLeft w:val="1800"/>
          <w:marRight w:val="0"/>
          <w:marTop w:val="120"/>
          <w:marBottom w:val="120"/>
          <w:divBdr>
            <w:top w:val="none" w:sz="0" w:space="0" w:color="auto"/>
            <w:left w:val="none" w:sz="0" w:space="0" w:color="auto"/>
            <w:bottom w:val="none" w:sz="0" w:space="0" w:color="auto"/>
            <w:right w:val="none" w:sz="0" w:space="0" w:color="auto"/>
          </w:divBdr>
        </w:div>
        <w:div w:id="1830246792">
          <w:marLeft w:val="1800"/>
          <w:marRight w:val="0"/>
          <w:marTop w:val="120"/>
          <w:marBottom w:val="120"/>
          <w:divBdr>
            <w:top w:val="none" w:sz="0" w:space="0" w:color="auto"/>
            <w:left w:val="none" w:sz="0" w:space="0" w:color="auto"/>
            <w:bottom w:val="none" w:sz="0" w:space="0" w:color="auto"/>
            <w:right w:val="none" w:sz="0" w:space="0" w:color="auto"/>
          </w:divBdr>
        </w:div>
        <w:div w:id="1952932899">
          <w:marLeft w:val="547"/>
          <w:marRight w:val="0"/>
          <w:marTop w:val="115"/>
          <w:marBottom w:val="0"/>
          <w:divBdr>
            <w:top w:val="none" w:sz="0" w:space="0" w:color="auto"/>
            <w:left w:val="none" w:sz="0" w:space="0" w:color="auto"/>
            <w:bottom w:val="none" w:sz="0" w:space="0" w:color="auto"/>
            <w:right w:val="none" w:sz="0" w:space="0" w:color="auto"/>
          </w:divBdr>
        </w:div>
      </w:divsChild>
    </w:div>
    <w:div w:id="1959027105">
      <w:bodyDiv w:val="1"/>
      <w:marLeft w:val="0"/>
      <w:marRight w:val="0"/>
      <w:marTop w:val="0"/>
      <w:marBottom w:val="0"/>
      <w:divBdr>
        <w:top w:val="none" w:sz="0" w:space="0" w:color="auto"/>
        <w:left w:val="none" w:sz="0" w:space="0" w:color="auto"/>
        <w:bottom w:val="none" w:sz="0" w:space="0" w:color="auto"/>
        <w:right w:val="none" w:sz="0" w:space="0" w:color="auto"/>
      </w:divBdr>
    </w:div>
    <w:div w:id="1959949853">
      <w:bodyDiv w:val="1"/>
      <w:marLeft w:val="0"/>
      <w:marRight w:val="0"/>
      <w:marTop w:val="0"/>
      <w:marBottom w:val="0"/>
      <w:divBdr>
        <w:top w:val="none" w:sz="0" w:space="0" w:color="auto"/>
        <w:left w:val="none" w:sz="0" w:space="0" w:color="auto"/>
        <w:bottom w:val="none" w:sz="0" w:space="0" w:color="auto"/>
        <w:right w:val="none" w:sz="0" w:space="0" w:color="auto"/>
      </w:divBdr>
    </w:div>
    <w:div w:id="1962415673">
      <w:bodyDiv w:val="1"/>
      <w:marLeft w:val="0"/>
      <w:marRight w:val="0"/>
      <w:marTop w:val="0"/>
      <w:marBottom w:val="0"/>
      <w:divBdr>
        <w:top w:val="none" w:sz="0" w:space="0" w:color="auto"/>
        <w:left w:val="none" w:sz="0" w:space="0" w:color="auto"/>
        <w:bottom w:val="none" w:sz="0" w:space="0" w:color="auto"/>
        <w:right w:val="none" w:sz="0" w:space="0" w:color="auto"/>
      </w:divBdr>
    </w:div>
    <w:div w:id="1962573035">
      <w:bodyDiv w:val="1"/>
      <w:marLeft w:val="0"/>
      <w:marRight w:val="0"/>
      <w:marTop w:val="0"/>
      <w:marBottom w:val="0"/>
      <w:divBdr>
        <w:top w:val="none" w:sz="0" w:space="0" w:color="auto"/>
        <w:left w:val="none" w:sz="0" w:space="0" w:color="auto"/>
        <w:bottom w:val="none" w:sz="0" w:space="0" w:color="auto"/>
        <w:right w:val="none" w:sz="0" w:space="0" w:color="auto"/>
      </w:divBdr>
    </w:div>
    <w:div w:id="1962614812">
      <w:bodyDiv w:val="1"/>
      <w:marLeft w:val="0"/>
      <w:marRight w:val="0"/>
      <w:marTop w:val="0"/>
      <w:marBottom w:val="0"/>
      <w:divBdr>
        <w:top w:val="none" w:sz="0" w:space="0" w:color="auto"/>
        <w:left w:val="none" w:sz="0" w:space="0" w:color="auto"/>
        <w:bottom w:val="none" w:sz="0" w:space="0" w:color="auto"/>
        <w:right w:val="none" w:sz="0" w:space="0" w:color="auto"/>
      </w:divBdr>
    </w:div>
    <w:div w:id="1965110727">
      <w:bodyDiv w:val="1"/>
      <w:marLeft w:val="0"/>
      <w:marRight w:val="0"/>
      <w:marTop w:val="0"/>
      <w:marBottom w:val="0"/>
      <w:divBdr>
        <w:top w:val="none" w:sz="0" w:space="0" w:color="auto"/>
        <w:left w:val="none" w:sz="0" w:space="0" w:color="auto"/>
        <w:bottom w:val="none" w:sz="0" w:space="0" w:color="auto"/>
        <w:right w:val="none" w:sz="0" w:space="0" w:color="auto"/>
      </w:divBdr>
    </w:div>
    <w:div w:id="1965310250">
      <w:bodyDiv w:val="1"/>
      <w:marLeft w:val="0"/>
      <w:marRight w:val="0"/>
      <w:marTop w:val="0"/>
      <w:marBottom w:val="0"/>
      <w:divBdr>
        <w:top w:val="none" w:sz="0" w:space="0" w:color="auto"/>
        <w:left w:val="none" w:sz="0" w:space="0" w:color="auto"/>
        <w:bottom w:val="none" w:sz="0" w:space="0" w:color="auto"/>
        <w:right w:val="none" w:sz="0" w:space="0" w:color="auto"/>
      </w:divBdr>
    </w:div>
    <w:div w:id="1966690214">
      <w:bodyDiv w:val="1"/>
      <w:marLeft w:val="0"/>
      <w:marRight w:val="0"/>
      <w:marTop w:val="0"/>
      <w:marBottom w:val="0"/>
      <w:divBdr>
        <w:top w:val="none" w:sz="0" w:space="0" w:color="auto"/>
        <w:left w:val="none" w:sz="0" w:space="0" w:color="auto"/>
        <w:bottom w:val="none" w:sz="0" w:space="0" w:color="auto"/>
        <w:right w:val="none" w:sz="0" w:space="0" w:color="auto"/>
      </w:divBdr>
      <w:divsChild>
        <w:div w:id="767045201">
          <w:marLeft w:val="547"/>
          <w:marRight w:val="0"/>
          <w:marTop w:val="96"/>
          <w:marBottom w:val="0"/>
          <w:divBdr>
            <w:top w:val="none" w:sz="0" w:space="0" w:color="auto"/>
            <w:left w:val="none" w:sz="0" w:space="0" w:color="auto"/>
            <w:bottom w:val="none" w:sz="0" w:space="0" w:color="auto"/>
            <w:right w:val="none" w:sz="0" w:space="0" w:color="auto"/>
          </w:divBdr>
        </w:div>
        <w:div w:id="1656494595">
          <w:marLeft w:val="1166"/>
          <w:marRight w:val="0"/>
          <w:marTop w:val="96"/>
          <w:marBottom w:val="0"/>
          <w:divBdr>
            <w:top w:val="none" w:sz="0" w:space="0" w:color="auto"/>
            <w:left w:val="none" w:sz="0" w:space="0" w:color="auto"/>
            <w:bottom w:val="none" w:sz="0" w:space="0" w:color="auto"/>
            <w:right w:val="none" w:sz="0" w:space="0" w:color="auto"/>
          </w:divBdr>
        </w:div>
      </w:divsChild>
    </w:div>
    <w:div w:id="1967083888">
      <w:bodyDiv w:val="1"/>
      <w:marLeft w:val="0"/>
      <w:marRight w:val="0"/>
      <w:marTop w:val="0"/>
      <w:marBottom w:val="0"/>
      <w:divBdr>
        <w:top w:val="none" w:sz="0" w:space="0" w:color="auto"/>
        <w:left w:val="none" w:sz="0" w:space="0" w:color="auto"/>
        <w:bottom w:val="none" w:sz="0" w:space="0" w:color="auto"/>
        <w:right w:val="none" w:sz="0" w:space="0" w:color="auto"/>
      </w:divBdr>
    </w:div>
    <w:div w:id="1967466468">
      <w:bodyDiv w:val="1"/>
      <w:marLeft w:val="0"/>
      <w:marRight w:val="0"/>
      <w:marTop w:val="0"/>
      <w:marBottom w:val="0"/>
      <w:divBdr>
        <w:top w:val="none" w:sz="0" w:space="0" w:color="auto"/>
        <w:left w:val="none" w:sz="0" w:space="0" w:color="auto"/>
        <w:bottom w:val="none" w:sz="0" w:space="0" w:color="auto"/>
        <w:right w:val="none" w:sz="0" w:space="0" w:color="auto"/>
      </w:divBdr>
    </w:div>
    <w:div w:id="1967807961">
      <w:bodyDiv w:val="1"/>
      <w:marLeft w:val="0"/>
      <w:marRight w:val="0"/>
      <w:marTop w:val="0"/>
      <w:marBottom w:val="0"/>
      <w:divBdr>
        <w:top w:val="none" w:sz="0" w:space="0" w:color="auto"/>
        <w:left w:val="none" w:sz="0" w:space="0" w:color="auto"/>
        <w:bottom w:val="none" w:sz="0" w:space="0" w:color="auto"/>
        <w:right w:val="none" w:sz="0" w:space="0" w:color="auto"/>
      </w:divBdr>
    </w:div>
    <w:div w:id="1968118703">
      <w:bodyDiv w:val="1"/>
      <w:marLeft w:val="0"/>
      <w:marRight w:val="0"/>
      <w:marTop w:val="0"/>
      <w:marBottom w:val="0"/>
      <w:divBdr>
        <w:top w:val="none" w:sz="0" w:space="0" w:color="auto"/>
        <w:left w:val="none" w:sz="0" w:space="0" w:color="auto"/>
        <w:bottom w:val="none" w:sz="0" w:space="0" w:color="auto"/>
        <w:right w:val="none" w:sz="0" w:space="0" w:color="auto"/>
      </w:divBdr>
      <w:divsChild>
        <w:div w:id="714232472">
          <w:marLeft w:val="1800"/>
          <w:marRight w:val="0"/>
          <w:marTop w:val="86"/>
          <w:marBottom w:val="0"/>
          <w:divBdr>
            <w:top w:val="none" w:sz="0" w:space="0" w:color="auto"/>
            <w:left w:val="none" w:sz="0" w:space="0" w:color="auto"/>
            <w:bottom w:val="none" w:sz="0" w:space="0" w:color="auto"/>
            <w:right w:val="none" w:sz="0" w:space="0" w:color="auto"/>
          </w:divBdr>
        </w:div>
        <w:div w:id="897209322">
          <w:marLeft w:val="1166"/>
          <w:marRight w:val="0"/>
          <w:marTop w:val="96"/>
          <w:marBottom w:val="0"/>
          <w:divBdr>
            <w:top w:val="none" w:sz="0" w:space="0" w:color="auto"/>
            <w:left w:val="none" w:sz="0" w:space="0" w:color="auto"/>
            <w:bottom w:val="none" w:sz="0" w:space="0" w:color="auto"/>
            <w:right w:val="none" w:sz="0" w:space="0" w:color="auto"/>
          </w:divBdr>
        </w:div>
        <w:div w:id="944845591">
          <w:marLeft w:val="1800"/>
          <w:marRight w:val="0"/>
          <w:marTop w:val="86"/>
          <w:marBottom w:val="0"/>
          <w:divBdr>
            <w:top w:val="none" w:sz="0" w:space="0" w:color="auto"/>
            <w:left w:val="none" w:sz="0" w:space="0" w:color="auto"/>
            <w:bottom w:val="none" w:sz="0" w:space="0" w:color="auto"/>
            <w:right w:val="none" w:sz="0" w:space="0" w:color="auto"/>
          </w:divBdr>
        </w:div>
        <w:div w:id="1021589132">
          <w:marLeft w:val="1800"/>
          <w:marRight w:val="0"/>
          <w:marTop w:val="86"/>
          <w:marBottom w:val="0"/>
          <w:divBdr>
            <w:top w:val="none" w:sz="0" w:space="0" w:color="auto"/>
            <w:left w:val="none" w:sz="0" w:space="0" w:color="auto"/>
            <w:bottom w:val="none" w:sz="0" w:space="0" w:color="auto"/>
            <w:right w:val="none" w:sz="0" w:space="0" w:color="auto"/>
          </w:divBdr>
        </w:div>
        <w:div w:id="1244296230">
          <w:marLeft w:val="547"/>
          <w:marRight w:val="0"/>
          <w:marTop w:val="115"/>
          <w:marBottom w:val="0"/>
          <w:divBdr>
            <w:top w:val="none" w:sz="0" w:space="0" w:color="auto"/>
            <w:left w:val="none" w:sz="0" w:space="0" w:color="auto"/>
            <w:bottom w:val="none" w:sz="0" w:space="0" w:color="auto"/>
            <w:right w:val="none" w:sz="0" w:space="0" w:color="auto"/>
          </w:divBdr>
        </w:div>
        <w:div w:id="1504735041">
          <w:marLeft w:val="547"/>
          <w:marRight w:val="0"/>
          <w:marTop w:val="115"/>
          <w:marBottom w:val="0"/>
          <w:divBdr>
            <w:top w:val="none" w:sz="0" w:space="0" w:color="auto"/>
            <w:left w:val="none" w:sz="0" w:space="0" w:color="auto"/>
            <w:bottom w:val="none" w:sz="0" w:space="0" w:color="auto"/>
            <w:right w:val="none" w:sz="0" w:space="0" w:color="auto"/>
          </w:divBdr>
        </w:div>
        <w:div w:id="1550265391">
          <w:marLeft w:val="1166"/>
          <w:marRight w:val="0"/>
          <w:marTop w:val="96"/>
          <w:marBottom w:val="0"/>
          <w:divBdr>
            <w:top w:val="none" w:sz="0" w:space="0" w:color="auto"/>
            <w:left w:val="none" w:sz="0" w:space="0" w:color="auto"/>
            <w:bottom w:val="none" w:sz="0" w:space="0" w:color="auto"/>
            <w:right w:val="none" w:sz="0" w:space="0" w:color="auto"/>
          </w:divBdr>
        </w:div>
      </w:divsChild>
    </w:div>
    <w:div w:id="1969123415">
      <w:bodyDiv w:val="1"/>
      <w:marLeft w:val="0"/>
      <w:marRight w:val="0"/>
      <w:marTop w:val="0"/>
      <w:marBottom w:val="0"/>
      <w:divBdr>
        <w:top w:val="none" w:sz="0" w:space="0" w:color="auto"/>
        <w:left w:val="none" w:sz="0" w:space="0" w:color="auto"/>
        <w:bottom w:val="none" w:sz="0" w:space="0" w:color="auto"/>
        <w:right w:val="none" w:sz="0" w:space="0" w:color="auto"/>
      </w:divBdr>
    </w:div>
    <w:div w:id="1969434379">
      <w:bodyDiv w:val="1"/>
      <w:marLeft w:val="0"/>
      <w:marRight w:val="0"/>
      <w:marTop w:val="0"/>
      <w:marBottom w:val="0"/>
      <w:divBdr>
        <w:top w:val="none" w:sz="0" w:space="0" w:color="auto"/>
        <w:left w:val="none" w:sz="0" w:space="0" w:color="auto"/>
        <w:bottom w:val="none" w:sz="0" w:space="0" w:color="auto"/>
        <w:right w:val="none" w:sz="0" w:space="0" w:color="auto"/>
      </w:divBdr>
    </w:div>
    <w:div w:id="1969700402">
      <w:bodyDiv w:val="1"/>
      <w:marLeft w:val="0"/>
      <w:marRight w:val="0"/>
      <w:marTop w:val="0"/>
      <w:marBottom w:val="0"/>
      <w:divBdr>
        <w:top w:val="none" w:sz="0" w:space="0" w:color="auto"/>
        <w:left w:val="none" w:sz="0" w:space="0" w:color="auto"/>
        <w:bottom w:val="none" w:sz="0" w:space="0" w:color="auto"/>
        <w:right w:val="none" w:sz="0" w:space="0" w:color="auto"/>
      </w:divBdr>
    </w:div>
    <w:div w:id="1972320785">
      <w:bodyDiv w:val="1"/>
      <w:marLeft w:val="0"/>
      <w:marRight w:val="0"/>
      <w:marTop w:val="0"/>
      <w:marBottom w:val="0"/>
      <w:divBdr>
        <w:top w:val="none" w:sz="0" w:space="0" w:color="auto"/>
        <w:left w:val="none" w:sz="0" w:space="0" w:color="auto"/>
        <w:bottom w:val="none" w:sz="0" w:space="0" w:color="auto"/>
        <w:right w:val="none" w:sz="0" w:space="0" w:color="auto"/>
      </w:divBdr>
    </w:div>
    <w:div w:id="1973050849">
      <w:bodyDiv w:val="1"/>
      <w:marLeft w:val="0"/>
      <w:marRight w:val="0"/>
      <w:marTop w:val="0"/>
      <w:marBottom w:val="0"/>
      <w:divBdr>
        <w:top w:val="none" w:sz="0" w:space="0" w:color="auto"/>
        <w:left w:val="none" w:sz="0" w:space="0" w:color="auto"/>
        <w:bottom w:val="none" w:sz="0" w:space="0" w:color="auto"/>
        <w:right w:val="none" w:sz="0" w:space="0" w:color="auto"/>
      </w:divBdr>
      <w:divsChild>
        <w:div w:id="20714854">
          <w:marLeft w:val="547"/>
          <w:marRight w:val="0"/>
          <w:marTop w:val="154"/>
          <w:marBottom w:val="0"/>
          <w:divBdr>
            <w:top w:val="none" w:sz="0" w:space="0" w:color="auto"/>
            <w:left w:val="none" w:sz="0" w:space="0" w:color="auto"/>
            <w:bottom w:val="none" w:sz="0" w:space="0" w:color="auto"/>
            <w:right w:val="none" w:sz="0" w:space="0" w:color="auto"/>
          </w:divBdr>
        </w:div>
        <w:div w:id="1586920415">
          <w:marLeft w:val="547"/>
          <w:marRight w:val="0"/>
          <w:marTop w:val="154"/>
          <w:marBottom w:val="0"/>
          <w:divBdr>
            <w:top w:val="none" w:sz="0" w:space="0" w:color="auto"/>
            <w:left w:val="none" w:sz="0" w:space="0" w:color="auto"/>
            <w:bottom w:val="none" w:sz="0" w:space="0" w:color="auto"/>
            <w:right w:val="none" w:sz="0" w:space="0" w:color="auto"/>
          </w:divBdr>
        </w:div>
        <w:div w:id="1736588869">
          <w:marLeft w:val="547"/>
          <w:marRight w:val="0"/>
          <w:marTop w:val="154"/>
          <w:marBottom w:val="0"/>
          <w:divBdr>
            <w:top w:val="none" w:sz="0" w:space="0" w:color="auto"/>
            <w:left w:val="none" w:sz="0" w:space="0" w:color="auto"/>
            <w:bottom w:val="none" w:sz="0" w:space="0" w:color="auto"/>
            <w:right w:val="none" w:sz="0" w:space="0" w:color="auto"/>
          </w:divBdr>
        </w:div>
      </w:divsChild>
    </w:div>
    <w:div w:id="1973052694">
      <w:bodyDiv w:val="1"/>
      <w:marLeft w:val="0"/>
      <w:marRight w:val="0"/>
      <w:marTop w:val="0"/>
      <w:marBottom w:val="0"/>
      <w:divBdr>
        <w:top w:val="none" w:sz="0" w:space="0" w:color="auto"/>
        <w:left w:val="none" w:sz="0" w:space="0" w:color="auto"/>
        <w:bottom w:val="none" w:sz="0" w:space="0" w:color="auto"/>
        <w:right w:val="none" w:sz="0" w:space="0" w:color="auto"/>
      </w:divBdr>
    </w:div>
    <w:div w:id="1973897631">
      <w:bodyDiv w:val="1"/>
      <w:marLeft w:val="0"/>
      <w:marRight w:val="0"/>
      <w:marTop w:val="0"/>
      <w:marBottom w:val="0"/>
      <w:divBdr>
        <w:top w:val="none" w:sz="0" w:space="0" w:color="auto"/>
        <w:left w:val="none" w:sz="0" w:space="0" w:color="auto"/>
        <w:bottom w:val="none" w:sz="0" w:space="0" w:color="auto"/>
        <w:right w:val="none" w:sz="0" w:space="0" w:color="auto"/>
      </w:divBdr>
      <w:divsChild>
        <w:div w:id="1540901356">
          <w:marLeft w:val="0"/>
          <w:marRight w:val="0"/>
          <w:marTop w:val="0"/>
          <w:marBottom w:val="0"/>
          <w:divBdr>
            <w:top w:val="none" w:sz="0" w:space="0" w:color="auto"/>
            <w:left w:val="none" w:sz="0" w:space="0" w:color="auto"/>
            <w:bottom w:val="none" w:sz="0" w:space="0" w:color="auto"/>
            <w:right w:val="none" w:sz="0" w:space="0" w:color="auto"/>
          </w:divBdr>
        </w:div>
      </w:divsChild>
    </w:div>
    <w:div w:id="1974748576">
      <w:bodyDiv w:val="1"/>
      <w:marLeft w:val="0"/>
      <w:marRight w:val="0"/>
      <w:marTop w:val="0"/>
      <w:marBottom w:val="0"/>
      <w:divBdr>
        <w:top w:val="none" w:sz="0" w:space="0" w:color="auto"/>
        <w:left w:val="none" w:sz="0" w:space="0" w:color="auto"/>
        <w:bottom w:val="none" w:sz="0" w:space="0" w:color="auto"/>
        <w:right w:val="none" w:sz="0" w:space="0" w:color="auto"/>
      </w:divBdr>
    </w:div>
    <w:div w:id="1975452946">
      <w:bodyDiv w:val="1"/>
      <w:marLeft w:val="0"/>
      <w:marRight w:val="0"/>
      <w:marTop w:val="0"/>
      <w:marBottom w:val="0"/>
      <w:divBdr>
        <w:top w:val="none" w:sz="0" w:space="0" w:color="auto"/>
        <w:left w:val="none" w:sz="0" w:space="0" w:color="auto"/>
        <w:bottom w:val="none" w:sz="0" w:space="0" w:color="auto"/>
        <w:right w:val="none" w:sz="0" w:space="0" w:color="auto"/>
      </w:divBdr>
    </w:div>
    <w:div w:id="1975941931">
      <w:bodyDiv w:val="1"/>
      <w:marLeft w:val="0"/>
      <w:marRight w:val="0"/>
      <w:marTop w:val="0"/>
      <w:marBottom w:val="0"/>
      <w:divBdr>
        <w:top w:val="none" w:sz="0" w:space="0" w:color="auto"/>
        <w:left w:val="none" w:sz="0" w:space="0" w:color="auto"/>
        <w:bottom w:val="none" w:sz="0" w:space="0" w:color="auto"/>
        <w:right w:val="none" w:sz="0" w:space="0" w:color="auto"/>
      </w:divBdr>
    </w:div>
    <w:div w:id="1976177417">
      <w:bodyDiv w:val="1"/>
      <w:marLeft w:val="0"/>
      <w:marRight w:val="0"/>
      <w:marTop w:val="0"/>
      <w:marBottom w:val="0"/>
      <w:divBdr>
        <w:top w:val="none" w:sz="0" w:space="0" w:color="auto"/>
        <w:left w:val="none" w:sz="0" w:space="0" w:color="auto"/>
        <w:bottom w:val="none" w:sz="0" w:space="0" w:color="auto"/>
        <w:right w:val="none" w:sz="0" w:space="0" w:color="auto"/>
      </w:divBdr>
      <w:divsChild>
        <w:div w:id="839472003">
          <w:marLeft w:val="0"/>
          <w:marRight w:val="0"/>
          <w:marTop w:val="0"/>
          <w:marBottom w:val="0"/>
          <w:divBdr>
            <w:top w:val="none" w:sz="0" w:space="0" w:color="auto"/>
            <w:left w:val="none" w:sz="0" w:space="0" w:color="auto"/>
            <w:bottom w:val="none" w:sz="0" w:space="0" w:color="auto"/>
            <w:right w:val="none" w:sz="0" w:space="0" w:color="auto"/>
          </w:divBdr>
          <w:divsChild>
            <w:div w:id="2003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3443">
      <w:bodyDiv w:val="1"/>
      <w:marLeft w:val="0"/>
      <w:marRight w:val="0"/>
      <w:marTop w:val="0"/>
      <w:marBottom w:val="0"/>
      <w:divBdr>
        <w:top w:val="none" w:sz="0" w:space="0" w:color="auto"/>
        <w:left w:val="none" w:sz="0" w:space="0" w:color="auto"/>
        <w:bottom w:val="none" w:sz="0" w:space="0" w:color="auto"/>
        <w:right w:val="none" w:sz="0" w:space="0" w:color="auto"/>
      </w:divBdr>
    </w:div>
    <w:div w:id="1977445480">
      <w:bodyDiv w:val="1"/>
      <w:marLeft w:val="0"/>
      <w:marRight w:val="0"/>
      <w:marTop w:val="0"/>
      <w:marBottom w:val="0"/>
      <w:divBdr>
        <w:top w:val="none" w:sz="0" w:space="0" w:color="auto"/>
        <w:left w:val="none" w:sz="0" w:space="0" w:color="auto"/>
        <w:bottom w:val="none" w:sz="0" w:space="0" w:color="auto"/>
        <w:right w:val="none" w:sz="0" w:space="0" w:color="auto"/>
      </w:divBdr>
    </w:div>
    <w:div w:id="1977953588">
      <w:bodyDiv w:val="1"/>
      <w:marLeft w:val="0"/>
      <w:marRight w:val="0"/>
      <w:marTop w:val="0"/>
      <w:marBottom w:val="0"/>
      <w:divBdr>
        <w:top w:val="none" w:sz="0" w:space="0" w:color="auto"/>
        <w:left w:val="none" w:sz="0" w:space="0" w:color="auto"/>
        <w:bottom w:val="none" w:sz="0" w:space="0" w:color="auto"/>
        <w:right w:val="none" w:sz="0" w:space="0" w:color="auto"/>
      </w:divBdr>
      <w:divsChild>
        <w:div w:id="51320331">
          <w:marLeft w:val="547"/>
          <w:marRight w:val="0"/>
          <w:marTop w:val="96"/>
          <w:marBottom w:val="0"/>
          <w:divBdr>
            <w:top w:val="none" w:sz="0" w:space="0" w:color="auto"/>
            <w:left w:val="none" w:sz="0" w:space="0" w:color="auto"/>
            <w:bottom w:val="none" w:sz="0" w:space="0" w:color="auto"/>
            <w:right w:val="none" w:sz="0" w:space="0" w:color="auto"/>
          </w:divBdr>
        </w:div>
        <w:div w:id="198516150">
          <w:marLeft w:val="2520"/>
          <w:marRight w:val="0"/>
          <w:marTop w:val="67"/>
          <w:marBottom w:val="0"/>
          <w:divBdr>
            <w:top w:val="none" w:sz="0" w:space="0" w:color="auto"/>
            <w:left w:val="none" w:sz="0" w:space="0" w:color="auto"/>
            <w:bottom w:val="none" w:sz="0" w:space="0" w:color="auto"/>
            <w:right w:val="none" w:sz="0" w:space="0" w:color="auto"/>
          </w:divBdr>
        </w:div>
        <w:div w:id="687872418">
          <w:marLeft w:val="2520"/>
          <w:marRight w:val="0"/>
          <w:marTop w:val="67"/>
          <w:marBottom w:val="0"/>
          <w:divBdr>
            <w:top w:val="none" w:sz="0" w:space="0" w:color="auto"/>
            <w:left w:val="none" w:sz="0" w:space="0" w:color="auto"/>
            <w:bottom w:val="none" w:sz="0" w:space="0" w:color="auto"/>
            <w:right w:val="none" w:sz="0" w:space="0" w:color="auto"/>
          </w:divBdr>
        </w:div>
        <w:div w:id="777872879">
          <w:marLeft w:val="2520"/>
          <w:marRight w:val="0"/>
          <w:marTop w:val="67"/>
          <w:marBottom w:val="0"/>
          <w:divBdr>
            <w:top w:val="none" w:sz="0" w:space="0" w:color="auto"/>
            <w:left w:val="none" w:sz="0" w:space="0" w:color="auto"/>
            <w:bottom w:val="none" w:sz="0" w:space="0" w:color="auto"/>
            <w:right w:val="none" w:sz="0" w:space="0" w:color="auto"/>
          </w:divBdr>
        </w:div>
        <w:div w:id="831069529">
          <w:marLeft w:val="1800"/>
          <w:marRight w:val="0"/>
          <w:marTop w:val="120"/>
          <w:marBottom w:val="0"/>
          <w:divBdr>
            <w:top w:val="none" w:sz="0" w:space="0" w:color="auto"/>
            <w:left w:val="none" w:sz="0" w:space="0" w:color="auto"/>
            <w:bottom w:val="none" w:sz="0" w:space="0" w:color="auto"/>
            <w:right w:val="none" w:sz="0" w:space="0" w:color="auto"/>
          </w:divBdr>
        </w:div>
        <w:div w:id="860170453">
          <w:marLeft w:val="2520"/>
          <w:marRight w:val="0"/>
          <w:marTop w:val="67"/>
          <w:marBottom w:val="0"/>
          <w:divBdr>
            <w:top w:val="none" w:sz="0" w:space="0" w:color="auto"/>
            <w:left w:val="none" w:sz="0" w:space="0" w:color="auto"/>
            <w:bottom w:val="none" w:sz="0" w:space="0" w:color="auto"/>
            <w:right w:val="none" w:sz="0" w:space="0" w:color="auto"/>
          </w:divBdr>
        </w:div>
        <w:div w:id="919674878">
          <w:marLeft w:val="1166"/>
          <w:marRight w:val="0"/>
          <w:marTop w:val="77"/>
          <w:marBottom w:val="0"/>
          <w:divBdr>
            <w:top w:val="none" w:sz="0" w:space="0" w:color="auto"/>
            <w:left w:val="none" w:sz="0" w:space="0" w:color="auto"/>
            <w:bottom w:val="none" w:sz="0" w:space="0" w:color="auto"/>
            <w:right w:val="none" w:sz="0" w:space="0" w:color="auto"/>
          </w:divBdr>
        </w:div>
        <w:div w:id="1431119690">
          <w:marLeft w:val="2520"/>
          <w:marRight w:val="0"/>
          <w:marTop w:val="67"/>
          <w:marBottom w:val="0"/>
          <w:divBdr>
            <w:top w:val="none" w:sz="0" w:space="0" w:color="auto"/>
            <w:left w:val="none" w:sz="0" w:space="0" w:color="auto"/>
            <w:bottom w:val="none" w:sz="0" w:space="0" w:color="auto"/>
            <w:right w:val="none" w:sz="0" w:space="0" w:color="auto"/>
          </w:divBdr>
        </w:div>
        <w:div w:id="1464152438">
          <w:marLeft w:val="2520"/>
          <w:marRight w:val="0"/>
          <w:marTop w:val="67"/>
          <w:marBottom w:val="0"/>
          <w:divBdr>
            <w:top w:val="none" w:sz="0" w:space="0" w:color="auto"/>
            <w:left w:val="none" w:sz="0" w:space="0" w:color="auto"/>
            <w:bottom w:val="none" w:sz="0" w:space="0" w:color="auto"/>
            <w:right w:val="none" w:sz="0" w:space="0" w:color="auto"/>
          </w:divBdr>
        </w:div>
        <w:div w:id="1530337624">
          <w:marLeft w:val="1166"/>
          <w:marRight w:val="0"/>
          <w:marTop w:val="77"/>
          <w:marBottom w:val="0"/>
          <w:divBdr>
            <w:top w:val="none" w:sz="0" w:space="0" w:color="auto"/>
            <w:left w:val="none" w:sz="0" w:space="0" w:color="auto"/>
            <w:bottom w:val="none" w:sz="0" w:space="0" w:color="auto"/>
            <w:right w:val="none" w:sz="0" w:space="0" w:color="auto"/>
          </w:divBdr>
        </w:div>
        <w:div w:id="1624195328">
          <w:marLeft w:val="1166"/>
          <w:marRight w:val="0"/>
          <w:marTop w:val="120"/>
          <w:marBottom w:val="0"/>
          <w:divBdr>
            <w:top w:val="none" w:sz="0" w:space="0" w:color="auto"/>
            <w:left w:val="none" w:sz="0" w:space="0" w:color="auto"/>
            <w:bottom w:val="none" w:sz="0" w:space="0" w:color="auto"/>
            <w:right w:val="none" w:sz="0" w:space="0" w:color="auto"/>
          </w:divBdr>
        </w:div>
        <w:div w:id="1796175951">
          <w:marLeft w:val="547"/>
          <w:marRight w:val="0"/>
          <w:marTop w:val="120"/>
          <w:marBottom w:val="0"/>
          <w:divBdr>
            <w:top w:val="none" w:sz="0" w:space="0" w:color="auto"/>
            <w:left w:val="none" w:sz="0" w:space="0" w:color="auto"/>
            <w:bottom w:val="none" w:sz="0" w:space="0" w:color="auto"/>
            <w:right w:val="none" w:sz="0" w:space="0" w:color="auto"/>
          </w:divBdr>
        </w:div>
        <w:div w:id="2014645265">
          <w:marLeft w:val="1166"/>
          <w:marRight w:val="0"/>
          <w:marTop w:val="77"/>
          <w:marBottom w:val="0"/>
          <w:divBdr>
            <w:top w:val="none" w:sz="0" w:space="0" w:color="auto"/>
            <w:left w:val="none" w:sz="0" w:space="0" w:color="auto"/>
            <w:bottom w:val="none" w:sz="0" w:space="0" w:color="auto"/>
            <w:right w:val="none" w:sz="0" w:space="0" w:color="auto"/>
          </w:divBdr>
        </w:div>
      </w:divsChild>
    </w:div>
    <w:div w:id="1978149154">
      <w:bodyDiv w:val="1"/>
      <w:marLeft w:val="0"/>
      <w:marRight w:val="0"/>
      <w:marTop w:val="0"/>
      <w:marBottom w:val="0"/>
      <w:divBdr>
        <w:top w:val="none" w:sz="0" w:space="0" w:color="auto"/>
        <w:left w:val="none" w:sz="0" w:space="0" w:color="auto"/>
        <w:bottom w:val="none" w:sz="0" w:space="0" w:color="auto"/>
        <w:right w:val="none" w:sz="0" w:space="0" w:color="auto"/>
      </w:divBdr>
    </w:div>
    <w:div w:id="1978415219">
      <w:bodyDiv w:val="1"/>
      <w:marLeft w:val="0"/>
      <w:marRight w:val="0"/>
      <w:marTop w:val="0"/>
      <w:marBottom w:val="0"/>
      <w:divBdr>
        <w:top w:val="none" w:sz="0" w:space="0" w:color="auto"/>
        <w:left w:val="none" w:sz="0" w:space="0" w:color="auto"/>
        <w:bottom w:val="none" w:sz="0" w:space="0" w:color="auto"/>
        <w:right w:val="none" w:sz="0" w:space="0" w:color="auto"/>
      </w:divBdr>
    </w:div>
    <w:div w:id="1979341048">
      <w:bodyDiv w:val="1"/>
      <w:marLeft w:val="0"/>
      <w:marRight w:val="0"/>
      <w:marTop w:val="0"/>
      <w:marBottom w:val="0"/>
      <w:divBdr>
        <w:top w:val="none" w:sz="0" w:space="0" w:color="auto"/>
        <w:left w:val="none" w:sz="0" w:space="0" w:color="auto"/>
        <w:bottom w:val="none" w:sz="0" w:space="0" w:color="auto"/>
        <w:right w:val="none" w:sz="0" w:space="0" w:color="auto"/>
      </w:divBdr>
    </w:div>
    <w:div w:id="1980454231">
      <w:bodyDiv w:val="1"/>
      <w:marLeft w:val="0"/>
      <w:marRight w:val="0"/>
      <w:marTop w:val="0"/>
      <w:marBottom w:val="0"/>
      <w:divBdr>
        <w:top w:val="none" w:sz="0" w:space="0" w:color="auto"/>
        <w:left w:val="none" w:sz="0" w:space="0" w:color="auto"/>
        <w:bottom w:val="none" w:sz="0" w:space="0" w:color="auto"/>
        <w:right w:val="none" w:sz="0" w:space="0" w:color="auto"/>
      </w:divBdr>
    </w:div>
    <w:div w:id="1980574745">
      <w:bodyDiv w:val="1"/>
      <w:marLeft w:val="0"/>
      <w:marRight w:val="0"/>
      <w:marTop w:val="0"/>
      <w:marBottom w:val="0"/>
      <w:divBdr>
        <w:top w:val="none" w:sz="0" w:space="0" w:color="auto"/>
        <w:left w:val="none" w:sz="0" w:space="0" w:color="auto"/>
        <w:bottom w:val="none" w:sz="0" w:space="0" w:color="auto"/>
        <w:right w:val="none" w:sz="0" w:space="0" w:color="auto"/>
      </w:divBdr>
    </w:div>
    <w:div w:id="1981302765">
      <w:bodyDiv w:val="1"/>
      <w:marLeft w:val="0"/>
      <w:marRight w:val="0"/>
      <w:marTop w:val="0"/>
      <w:marBottom w:val="0"/>
      <w:divBdr>
        <w:top w:val="none" w:sz="0" w:space="0" w:color="auto"/>
        <w:left w:val="none" w:sz="0" w:space="0" w:color="auto"/>
        <w:bottom w:val="none" w:sz="0" w:space="0" w:color="auto"/>
        <w:right w:val="none" w:sz="0" w:space="0" w:color="auto"/>
      </w:divBdr>
      <w:divsChild>
        <w:div w:id="193733485">
          <w:marLeft w:val="547"/>
          <w:marRight w:val="0"/>
          <w:marTop w:val="96"/>
          <w:marBottom w:val="0"/>
          <w:divBdr>
            <w:top w:val="none" w:sz="0" w:space="0" w:color="auto"/>
            <w:left w:val="none" w:sz="0" w:space="0" w:color="auto"/>
            <w:bottom w:val="none" w:sz="0" w:space="0" w:color="auto"/>
            <w:right w:val="none" w:sz="0" w:space="0" w:color="auto"/>
          </w:divBdr>
        </w:div>
        <w:div w:id="997804240">
          <w:marLeft w:val="547"/>
          <w:marRight w:val="0"/>
          <w:marTop w:val="96"/>
          <w:marBottom w:val="0"/>
          <w:divBdr>
            <w:top w:val="none" w:sz="0" w:space="0" w:color="auto"/>
            <w:left w:val="none" w:sz="0" w:space="0" w:color="auto"/>
            <w:bottom w:val="none" w:sz="0" w:space="0" w:color="auto"/>
            <w:right w:val="none" w:sz="0" w:space="0" w:color="auto"/>
          </w:divBdr>
        </w:div>
        <w:div w:id="1134374514">
          <w:marLeft w:val="547"/>
          <w:marRight w:val="0"/>
          <w:marTop w:val="96"/>
          <w:marBottom w:val="0"/>
          <w:divBdr>
            <w:top w:val="none" w:sz="0" w:space="0" w:color="auto"/>
            <w:left w:val="none" w:sz="0" w:space="0" w:color="auto"/>
            <w:bottom w:val="none" w:sz="0" w:space="0" w:color="auto"/>
            <w:right w:val="none" w:sz="0" w:space="0" w:color="auto"/>
          </w:divBdr>
        </w:div>
        <w:div w:id="1854370690">
          <w:marLeft w:val="547"/>
          <w:marRight w:val="0"/>
          <w:marTop w:val="96"/>
          <w:marBottom w:val="0"/>
          <w:divBdr>
            <w:top w:val="none" w:sz="0" w:space="0" w:color="auto"/>
            <w:left w:val="none" w:sz="0" w:space="0" w:color="auto"/>
            <w:bottom w:val="none" w:sz="0" w:space="0" w:color="auto"/>
            <w:right w:val="none" w:sz="0" w:space="0" w:color="auto"/>
          </w:divBdr>
        </w:div>
      </w:divsChild>
    </w:div>
    <w:div w:id="1981423174">
      <w:bodyDiv w:val="1"/>
      <w:marLeft w:val="0"/>
      <w:marRight w:val="0"/>
      <w:marTop w:val="0"/>
      <w:marBottom w:val="0"/>
      <w:divBdr>
        <w:top w:val="none" w:sz="0" w:space="0" w:color="auto"/>
        <w:left w:val="none" w:sz="0" w:space="0" w:color="auto"/>
        <w:bottom w:val="none" w:sz="0" w:space="0" w:color="auto"/>
        <w:right w:val="none" w:sz="0" w:space="0" w:color="auto"/>
      </w:divBdr>
    </w:div>
    <w:div w:id="1981568892">
      <w:bodyDiv w:val="1"/>
      <w:marLeft w:val="0"/>
      <w:marRight w:val="0"/>
      <w:marTop w:val="0"/>
      <w:marBottom w:val="0"/>
      <w:divBdr>
        <w:top w:val="none" w:sz="0" w:space="0" w:color="auto"/>
        <w:left w:val="none" w:sz="0" w:space="0" w:color="auto"/>
        <w:bottom w:val="none" w:sz="0" w:space="0" w:color="auto"/>
        <w:right w:val="none" w:sz="0" w:space="0" w:color="auto"/>
      </w:divBdr>
    </w:div>
    <w:div w:id="1983197172">
      <w:bodyDiv w:val="1"/>
      <w:marLeft w:val="0"/>
      <w:marRight w:val="0"/>
      <w:marTop w:val="0"/>
      <w:marBottom w:val="0"/>
      <w:divBdr>
        <w:top w:val="none" w:sz="0" w:space="0" w:color="auto"/>
        <w:left w:val="none" w:sz="0" w:space="0" w:color="auto"/>
        <w:bottom w:val="none" w:sz="0" w:space="0" w:color="auto"/>
        <w:right w:val="none" w:sz="0" w:space="0" w:color="auto"/>
      </w:divBdr>
    </w:div>
    <w:div w:id="1986086326">
      <w:bodyDiv w:val="1"/>
      <w:marLeft w:val="0"/>
      <w:marRight w:val="0"/>
      <w:marTop w:val="0"/>
      <w:marBottom w:val="0"/>
      <w:divBdr>
        <w:top w:val="none" w:sz="0" w:space="0" w:color="auto"/>
        <w:left w:val="none" w:sz="0" w:space="0" w:color="auto"/>
        <w:bottom w:val="none" w:sz="0" w:space="0" w:color="auto"/>
        <w:right w:val="none" w:sz="0" w:space="0" w:color="auto"/>
      </w:divBdr>
      <w:divsChild>
        <w:div w:id="46148898">
          <w:marLeft w:val="1166"/>
          <w:marRight w:val="0"/>
          <w:marTop w:val="115"/>
          <w:marBottom w:val="0"/>
          <w:divBdr>
            <w:top w:val="none" w:sz="0" w:space="0" w:color="auto"/>
            <w:left w:val="none" w:sz="0" w:space="0" w:color="auto"/>
            <w:bottom w:val="none" w:sz="0" w:space="0" w:color="auto"/>
            <w:right w:val="none" w:sz="0" w:space="0" w:color="auto"/>
          </w:divBdr>
        </w:div>
        <w:div w:id="244416202">
          <w:marLeft w:val="547"/>
          <w:marRight w:val="0"/>
          <w:marTop w:val="134"/>
          <w:marBottom w:val="0"/>
          <w:divBdr>
            <w:top w:val="none" w:sz="0" w:space="0" w:color="auto"/>
            <w:left w:val="none" w:sz="0" w:space="0" w:color="auto"/>
            <w:bottom w:val="none" w:sz="0" w:space="0" w:color="auto"/>
            <w:right w:val="none" w:sz="0" w:space="0" w:color="auto"/>
          </w:divBdr>
        </w:div>
        <w:div w:id="445467139">
          <w:marLeft w:val="1166"/>
          <w:marRight w:val="0"/>
          <w:marTop w:val="115"/>
          <w:marBottom w:val="0"/>
          <w:divBdr>
            <w:top w:val="none" w:sz="0" w:space="0" w:color="auto"/>
            <w:left w:val="none" w:sz="0" w:space="0" w:color="auto"/>
            <w:bottom w:val="none" w:sz="0" w:space="0" w:color="auto"/>
            <w:right w:val="none" w:sz="0" w:space="0" w:color="auto"/>
          </w:divBdr>
        </w:div>
      </w:divsChild>
    </w:div>
    <w:div w:id="1986659497">
      <w:bodyDiv w:val="1"/>
      <w:marLeft w:val="0"/>
      <w:marRight w:val="0"/>
      <w:marTop w:val="0"/>
      <w:marBottom w:val="0"/>
      <w:divBdr>
        <w:top w:val="none" w:sz="0" w:space="0" w:color="auto"/>
        <w:left w:val="none" w:sz="0" w:space="0" w:color="auto"/>
        <w:bottom w:val="none" w:sz="0" w:space="0" w:color="auto"/>
        <w:right w:val="none" w:sz="0" w:space="0" w:color="auto"/>
      </w:divBdr>
    </w:div>
    <w:div w:id="1987277677">
      <w:bodyDiv w:val="1"/>
      <w:marLeft w:val="0"/>
      <w:marRight w:val="0"/>
      <w:marTop w:val="0"/>
      <w:marBottom w:val="0"/>
      <w:divBdr>
        <w:top w:val="none" w:sz="0" w:space="0" w:color="auto"/>
        <w:left w:val="none" w:sz="0" w:space="0" w:color="auto"/>
        <w:bottom w:val="none" w:sz="0" w:space="0" w:color="auto"/>
        <w:right w:val="none" w:sz="0" w:space="0" w:color="auto"/>
      </w:divBdr>
    </w:div>
    <w:div w:id="1987541192">
      <w:bodyDiv w:val="1"/>
      <w:marLeft w:val="0"/>
      <w:marRight w:val="0"/>
      <w:marTop w:val="0"/>
      <w:marBottom w:val="0"/>
      <w:divBdr>
        <w:top w:val="none" w:sz="0" w:space="0" w:color="auto"/>
        <w:left w:val="none" w:sz="0" w:space="0" w:color="auto"/>
        <w:bottom w:val="none" w:sz="0" w:space="0" w:color="auto"/>
        <w:right w:val="none" w:sz="0" w:space="0" w:color="auto"/>
      </w:divBdr>
    </w:div>
    <w:div w:id="1987780791">
      <w:bodyDiv w:val="1"/>
      <w:marLeft w:val="0"/>
      <w:marRight w:val="0"/>
      <w:marTop w:val="0"/>
      <w:marBottom w:val="0"/>
      <w:divBdr>
        <w:top w:val="none" w:sz="0" w:space="0" w:color="auto"/>
        <w:left w:val="none" w:sz="0" w:space="0" w:color="auto"/>
        <w:bottom w:val="none" w:sz="0" w:space="0" w:color="auto"/>
        <w:right w:val="none" w:sz="0" w:space="0" w:color="auto"/>
      </w:divBdr>
    </w:div>
    <w:div w:id="1989241849">
      <w:bodyDiv w:val="1"/>
      <w:marLeft w:val="0"/>
      <w:marRight w:val="0"/>
      <w:marTop w:val="0"/>
      <w:marBottom w:val="0"/>
      <w:divBdr>
        <w:top w:val="none" w:sz="0" w:space="0" w:color="auto"/>
        <w:left w:val="none" w:sz="0" w:space="0" w:color="auto"/>
        <w:bottom w:val="none" w:sz="0" w:space="0" w:color="auto"/>
        <w:right w:val="none" w:sz="0" w:space="0" w:color="auto"/>
      </w:divBdr>
      <w:divsChild>
        <w:div w:id="247470556">
          <w:marLeft w:val="547"/>
          <w:marRight w:val="0"/>
          <w:marTop w:val="106"/>
          <w:marBottom w:val="0"/>
          <w:divBdr>
            <w:top w:val="none" w:sz="0" w:space="0" w:color="auto"/>
            <w:left w:val="none" w:sz="0" w:space="0" w:color="auto"/>
            <w:bottom w:val="none" w:sz="0" w:space="0" w:color="auto"/>
            <w:right w:val="none" w:sz="0" w:space="0" w:color="auto"/>
          </w:divBdr>
        </w:div>
        <w:div w:id="1602757868">
          <w:marLeft w:val="547"/>
          <w:marRight w:val="0"/>
          <w:marTop w:val="106"/>
          <w:marBottom w:val="0"/>
          <w:divBdr>
            <w:top w:val="none" w:sz="0" w:space="0" w:color="auto"/>
            <w:left w:val="none" w:sz="0" w:space="0" w:color="auto"/>
            <w:bottom w:val="none" w:sz="0" w:space="0" w:color="auto"/>
            <w:right w:val="none" w:sz="0" w:space="0" w:color="auto"/>
          </w:divBdr>
        </w:div>
        <w:div w:id="2100102874">
          <w:marLeft w:val="547"/>
          <w:marRight w:val="0"/>
          <w:marTop w:val="106"/>
          <w:marBottom w:val="0"/>
          <w:divBdr>
            <w:top w:val="none" w:sz="0" w:space="0" w:color="auto"/>
            <w:left w:val="none" w:sz="0" w:space="0" w:color="auto"/>
            <w:bottom w:val="none" w:sz="0" w:space="0" w:color="auto"/>
            <w:right w:val="none" w:sz="0" w:space="0" w:color="auto"/>
          </w:divBdr>
        </w:div>
      </w:divsChild>
    </w:div>
    <w:div w:id="1989548316">
      <w:bodyDiv w:val="1"/>
      <w:marLeft w:val="0"/>
      <w:marRight w:val="0"/>
      <w:marTop w:val="0"/>
      <w:marBottom w:val="0"/>
      <w:divBdr>
        <w:top w:val="none" w:sz="0" w:space="0" w:color="auto"/>
        <w:left w:val="none" w:sz="0" w:space="0" w:color="auto"/>
        <w:bottom w:val="none" w:sz="0" w:space="0" w:color="auto"/>
        <w:right w:val="none" w:sz="0" w:space="0" w:color="auto"/>
      </w:divBdr>
    </w:div>
    <w:div w:id="1990085687">
      <w:bodyDiv w:val="1"/>
      <w:marLeft w:val="0"/>
      <w:marRight w:val="0"/>
      <w:marTop w:val="0"/>
      <w:marBottom w:val="0"/>
      <w:divBdr>
        <w:top w:val="none" w:sz="0" w:space="0" w:color="auto"/>
        <w:left w:val="none" w:sz="0" w:space="0" w:color="auto"/>
        <w:bottom w:val="none" w:sz="0" w:space="0" w:color="auto"/>
        <w:right w:val="none" w:sz="0" w:space="0" w:color="auto"/>
      </w:divBdr>
    </w:div>
    <w:div w:id="1990160934">
      <w:bodyDiv w:val="1"/>
      <w:marLeft w:val="0"/>
      <w:marRight w:val="0"/>
      <w:marTop w:val="0"/>
      <w:marBottom w:val="0"/>
      <w:divBdr>
        <w:top w:val="none" w:sz="0" w:space="0" w:color="auto"/>
        <w:left w:val="none" w:sz="0" w:space="0" w:color="auto"/>
        <w:bottom w:val="none" w:sz="0" w:space="0" w:color="auto"/>
        <w:right w:val="none" w:sz="0" w:space="0" w:color="auto"/>
      </w:divBdr>
      <w:divsChild>
        <w:div w:id="274294496">
          <w:marLeft w:val="547"/>
          <w:marRight w:val="0"/>
          <w:marTop w:val="134"/>
          <w:marBottom w:val="0"/>
          <w:divBdr>
            <w:top w:val="none" w:sz="0" w:space="0" w:color="auto"/>
            <w:left w:val="none" w:sz="0" w:space="0" w:color="auto"/>
            <w:bottom w:val="none" w:sz="0" w:space="0" w:color="auto"/>
            <w:right w:val="none" w:sz="0" w:space="0" w:color="auto"/>
          </w:divBdr>
        </w:div>
        <w:div w:id="389622158">
          <w:marLeft w:val="547"/>
          <w:marRight w:val="0"/>
          <w:marTop w:val="134"/>
          <w:marBottom w:val="0"/>
          <w:divBdr>
            <w:top w:val="none" w:sz="0" w:space="0" w:color="auto"/>
            <w:left w:val="none" w:sz="0" w:space="0" w:color="auto"/>
            <w:bottom w:val="none" w:sz="0" w:space="0" w:color="auto"/>
            <w:right w:val="none" w:sz="0" w:space="0" w:color="auto"/>
          </w:divBdr>
        </w:div>
        <w:div w:id="479158208">
          <w:marLeft w:val="1166"/>
          <w:marRight w:val="0"/>
          <w:marTop w:val="115"/>
          <w:marBottom w:val="0"/>
          <w:divBdr>
            <w:top w:val="none" w:sz="0" w:space="0" w:color="auto"/>
            <w:left w:val="none" w:sz="0" w:space="0" w:color="auto"/>
            <w:bottom w:val="none" w:sz="0" w:space="0" w:color="auto"/>
            <w:right w:val="none" w:sz="0" w:space="0" w:color="auto"/>
          </w:divBdr>
        </w:div>
        <w:div w:id="679161935">
          <w:marLeft w:val="1800"/>
          <w:marRight w:val="0"/>
          <w:marTop w:val="96"/>
          <w:marBottom w:val="0"/>
          <w:divBdr>
            <w:top w:val="none" w:sz="0" w:space="0" w:color="auto"/>
            <w:left w:val="none" w:sz="0" w:space="0" w:color="auto"/>
            <w:bottom w:val="none" w:sz="0" w:space="0" w:color="auto"/>
            <w:right w:val="none" w:sz="0" w:space="0" w:color="auto"/>
          </w:divBdr>
        </w:div>
        <w:div w:id="774979839">
          <w:marLeft w:val="1166"/>
          <w:marRight w:val="0"/>
          <w:marTop w:val="115"/>
          <w:marBottom w:val="0"/>
          <w:divBdr>
            <w:top w:val="none" w:sz="0" w:space="0" w:color="auto"/>
            <w:left w:val="none" w:sz="0" w:space="0" w:color="auto"/>
            <w:bottom w:val="none" w:sz="0" w:space="0" w:color="auto"/>
            <w:right w:val="none" w:sz="0" w:space="0" w:color="auto"/>
          </w:divBdr>
        </w:div>
        <w:div w:id="1466504489">
          <w:marLeft w:val="1166"/>
          <w:marRight w:val="0"/>
          <w:marTop w:val="115"/>
          <w:marBottom w:val="0"/>
          <w:divBdr>
            <w:top w:val="none" w:sz="0" w:space="0" w:color="auto"/>
            <w:left w:val="none" w:sz="0" w:space="0" w:color="auto"/>
            <w:bottom w:val="none" w:sz="0" w:space="0" w:color="auto"/>
            <w:right w:val="none" w:sz="0" w:space="0" w:color="auto"/>
          </w:divBdr>
        </w:div>
        <w:div w:id="2027360824">
          <w:marLeft w:val="1800"/>
          <w:marRight w:val="0"/>
          <w:marTop w:val="96"/>
          <w:marBottom w:val="0"/>
          <w:divBdr>
            <w:top w:val="none" w:sz="0" w:space="0" w:color="auto"/>
            <w:left w:val="none" w:sz="0" w:space="0" w:color="auto"/>
            <w:bottom w:val="none" w:sz="0" w:space="0" w:color="auto"/>
            <w:right w:val="none" w:sz="0" w:space="0" w:color="auto"/>
          </w:divBdr>
        </w:div>
      </w:divsChild>
    </w:div>
    <w:div w:id="1990936627">
      <w:bodyDiv w:val="1"/>
      <w:marLeft w:val="0"/>
      <w:marRight w:val="0"/>
      <w:marTop w:val="0"/>
      <w:marBottom w:val="0"/>
      <w:divBdr>
        <w:top w:val="none" w:sz="0" w:space="0" w:color="auto"/>
        <w:left w:val="none" w:sz="0" w:space="0" w:color="auto"/>
        <w:bottom w:val="none" w:sz="0" w:space="0" w:color="auto"/>
        <w:right w:val="none" w:sz="0" w:space="0" w:color="auto"/>
      </w:divBdr>
      <w:divsChild>
        <w:div w:id="290984401">
          <w:marLeft w:val="1166"/>
          <w:marRight w:val="0"/>
          <w:marTop w:val="96"/>
          <w:marBottom w:val="120"/>
          <w:divBdr>
            <w:top w:val="none" w:sz="0" w:space="0" w:color="auto"/>
            <w:left w:val="none" w:sz="0" w:space="0" w:color="auto"/>
            <w:bottom w:val="none" w:sz="0" w:space="0" w:color="auto"/>
            <w:right w:val="none" w:sz="0" w:space="0" w:color="auto"/>
          </w:divBdr>
        </w:div>
        <w:div w:id="1046174633">
          <w:marLeft w:val="547"/>
          <w:marRight w:val="0"/>
          <w:marTop w:val="115"/>
          <w:marBottom w:val="120"/>
          <w:divBdr>
            <w:top w:val="none" w:sz="0" w:space="0" w:color="auto"/>
            <w:left w:val="none" w:sz="0" w:space="0" w:color="auto"/>
            <w:bottom w:val="none" w:sz="0" w:space="0" w:color="auto"/>
            <w:right w:val="none" w:sz="0" w:space="0" w:color="auto"/>
          </w:divBdr>
        </w:div>
        <w:div w:id="1108281158">
          <w:marLeft w:val="547"/>
          <w:marRight w:val="0"/>
          <w:marTop w:val="115"/>
          <w:marBottom w:val="120"/>
          <w:divBdr>
            <w:top w:val="none" w:sz="0" w:space="0" w:color="auto"/>
            <w:left w:val="none" w:sz="0" w:space="0" w:color="auto"/>
            <w:bottom w:val="none" w:sz="0" w:space="0" w:color="auto"/>
            <w:right w:val="none" w:sz="0" w:space="0" w:color="auto"/>
          </w:divBdr>
        </w:div>
        <w:div w:id="1153182983">
          <w:marLeft w:val="1166"/>
          <w:marRight w:val="0"/>
          <w:marTop w:val="96"/>
          <w:marBottom w:val="120"/>
          <w:divBdr>
            <w:top w:val="none" w:sz="0" w:space="0" w:color="auto"/>
            <w:left w:val="none" w:sz="0" w:space="0" w:color="auto"/>
            <w:bottom w:val="none" w:sz="0" w:space="0" w:color="auto"/>
            <w:right w:val="none" w:sz="0" w:space="0" w:color="auto"/>
          </w:divBdr>
        </w:div>
        <w:div w:id="1671323735">
          <w:marLeft w:val="1166"/>
          <w:marRight w:val="0"/>
          <w:marTop w:val="96"/>
          <w:marBottom w:val="120"/>
          <w:divBdr>
            <w:top w:val="none" w:sz="0" w:space="0" w:color="auto"/>
            <w:left w:val="none" w:sz="0" w:space="0" w:color="auto"/>
            <w:bottom w:val="none" w:sz="0" w:space="0" w:color="auto"/>
            <w:right w:val="none" w:sz="0" w:space="0" w:color="auto"/>
          </w:divBdr>
        </w:div>
      </w:divsChild>
    </w:div>
    <w:div w:id="1993169567">
      <w:bodyDiv w:val="1"/>
      <w:marLeft w:val="0"/>
      <w:marRight w:val="0"/>
      <w:marTop w:val="0"/>
      <w:marBottom w:val="0"/>
      <w:divBdr>
        <w:top w:val="none" w:sz="0" w:space="0" w:color="auto"/>
        <w:left w:val="none" w:sz="0" w:space="0" w:color="auto"/>
        <w:bottom w:val="none" w:sz="0" w:space="0" w:color="auto"/>
        <w:right w:val="none" w:sz="0" w:space="0" w:color="auto"/>
      </w:divBdr>
    </w:div>
    <w:div w:id="1993867544">
      <w:bodyDiv w:val="1"/>
      <w:marLeft w:val="0"/>
      <w:marRight w:val="0"/>
      <w:marTop w:val="0"/>
      <w:marBottom w:val="0"/>
      <w:divBdr>
        <w:top w:val="none" w:sz="0" w:space="0" w:color="auto"/>
        <w:left w:val="none" w:sz="0" w:space="0" w:color="auto"/>
        <w:bottom w:val="none" w:sz="0" w:space="0" w:color="auto"/>
        <w:right w:val="none" w:sz="0" w:space="0" w:color="auto"/>
      </w:divBdr>
    </w:div>
    <w:div w:id="1994410212">
      <w:bodyDiv w:val="1"/>
      <w:marLeft w:val="0"/>
      <w:marRight w:val="0"/>
      <w:marTop w:val="0"/>
      <w:marBottom w:val="0"/>
      <w:divBdr>
        <w:top w:val="none" w:sz="0" w:space="0" w:color="auto"/>
        <w:left w:val="none" w:sz="0" w:space="0" w:color="auto"/>
        <w:bottom w:val="none" w:sz="0" w:space="0" w:color="auto"/>
        <w:right w:val="none" w:sz="0" w:space="0" w:color="auto"/>
      </w:divBdr>
    </w:div>
    <w:div w:id="1994485433">
      <w:bodyDiv w:val="1"/>
      <w:marLeft w:val="0"/>
      <w:marRight w:val="0"/>
      <w:marTop w:val="0"/>
      <w:marBottom w:val="0"/>
      <w:divBdr>
        <w:top w:val="none" w:sz="0" w:space="0" w:color="auto"/>
        <w:left w:val="none" w:sz="0" w:space="0" w:color="auto"/>
        <w:bottom w:val="none" w:sz="0" w:space="0" w:color="auto"/>
        <w:right w:val="none" w:sz="0" w:space="0" w:color="auto"/>
      </w:divBdr>
      <w:divsChild>
        <w:div w:id="180556264">
          <w:marLeft w:val="547"/>
          <w:marRight w:val="0"/>
          <w:marTop w:val="134"/>
          <w:marBottom w:val="0"/>
          <w:divBdr>
            <w:top w:val="none" w:sz="0" w:space="0" w:color="auto"/>
            <w:left w:val="none" w:sz="0" w:space="0" w:color="auto"/>
            <w:bottom w:val="none" w:sz="0" w:space="0" w:color="auto"/>
            <w:right w:val="none" w:sz="0" w:space="0" w:color="auto"/>
          </w:divBdr>
        </w:div>
        <w:div w:id="994800645">
          <w:marLeft w:val="1166"/>
          <w:marRight w:val="0"/>
          <w:marTop w:val="115"/>
          <w:marBottom w:val="0"/>
          <w:divBdr>
            <w:top w:val="none" w:sz="0" w:space="0" w:color="auto"/>
            <w:left w:val="none" w:sz="0" w:space="0" w:color="auto"/>
            <w:bottom w:val="none" w:sz="0" w:space="0" w:color="auto"/>
            <w:right w:val="none" w:sz="0" w:space="0" w:color="auto"/>
          </w:divBdr>
        </w:div>
        <w:div w:id="1311444954">
          <w:marLeft w:val="547"/>
          <w:marRight w:val="0"/>
          <w:marTop w:val="134"/>
          <w:marBottom w:val="0"/>
          <w:divBdr>
            <w:top w:val="none" w:sz="0" w:space="0" w:color="auto"/>
            <w:left w:val="none" w:sz="0" w:space="0" w:color="auto"/>
            <w:bottom w:val="none" w:sz="0" w:space="0" w:color="auto"/>
            <w:right w:val="none" w:sz="0" w:space="0" w:color="auto"/>
          </w:divBdr>
        </w:div>
        <w:div w:id="2143307669">
          <w:marLeft w:val="1166"/>
          <w:marRight w:val="0"/>
          <w:marTop w:val="115"/>
          <w:marBottom w:val="0"/>
          <w:divBdr>
            <w:top w:val="none" w:sz="0" w:space="0" w:color="auto"/>
            <w:left w:val="none" w:sz="0" w:space="0" w:color="auto"/>
            <w:bottom w:val="none" w:sz="0" w:space="0" w:color="auto"/>
            <w:right w:val="none" w:sz="0" w:space="0" w:color="auto"/>
          </w:divBdr>
        </w:div>
      </w:divsChild>
    </w:div>
    <w:div w:id="1994605916">
      <w:bodyDiv w:val="1"/>
      <w:marLeft w:val="0"/>
      <w:marRight w:val="0"/>
      <w:marTop w:val="0"/>
      <w:marBottom w:val="0"/>
      <w:divBdr>
        <w:top w:val="none" w:sz="0" w:space="0" w:color="auto"/>
        <w:left w:val="none" w:sz="0" w:space="0" w:color="auto"/>
        <w:bottom w:val="none" w:sz="0" w:space="0" w:color="auto"/>
        <w:right w:val="none" w:sz="0" w:space="0" w:color="auto"/>
      </w:divBdr>
    </w:div>
    <w:div w:id="1996955610">
      <w:bodyDiv w:val="1"/>
      <w:marLeft w:val="0"/>
      <w:marRight w:val="0"/>
      <w:marTop w:val="0"/>
      <w:marBottom w:val="0"/>
      <w:divBdr>
        <w:top w:val="none" w:sz="0" w:space="0" w:color="auto"/>
        <w:left w:val="none" w:sz="0" w:space="0" w:color="auto"/>
        <w:bottom w:val="none" w:sz="0" w:space="0" w:color="auto"/>
        <w:right w:val="none" w:sz="0" w:space="0" w:color="auto"/>
      </w:divBdr>
    </w:div>
    <w:div w:id="1997606380">
      <w:bodyDiv w:val="1"/>
      <w:marLeft w:val="0"/>
      <w:marRight w:val="0"/>
      <w:marTop w:val="0"/>
      <w:marBottom w:val="0"/>
      <w:divBdr>
        <w:top w:val="none" w:sz="0" w:space="0" w:color="auto"/>
        <w:left w:val="none" w:sz="0" w:space="0" w:color="auto"/>
        <w:bottom w:val="none" w:sz="0" w:space="0" w:color="auto"/>
        <w:right w:val="none" w:sz="0" w:space="0" w:color="auto"/>
      </w:divBdr>
      <w:divsChild>
        <w:div w:id="292488226">
          <w:marLeft w:val="1166"/>
          <w:marRight w:val="0"/>
          <w:marTop w:val="125"/>
          <w:marBottom w:val="0"/>
          <w:divBdr>
            <w:top w:val="none" w:sz="0" w:space="0" w:color="auto"/>
            <w:left w:val="none" w:sz="0" w:space="0" w:color="auto"/>
            <w:bottom w:val="none" w:sz="0" w:space="0" w:color="auto"/>
            <w:right w:val="none" w:sz="0" w:space="0" w:color="auto"/>
          </w:divBdr>
        </w:div>
        <w:div w:id="872305537">
          <w:marLeft w:val="547"/>
          <w:marRight w:val="0"/>
          <w:marTop w:val="144"/>
          <w:marBottom w:val="0"/>
          <w:divBdr>
            <w:top w:val="none" w:sz="0" w:space="0" w:color="auto"/>
            <w:left w:val="none" w:sz="0" w:space="0" w:color="auto"/>
            <w:bottom w:val="none" w:sz="0" w:space="0" w:color="auto"/>
            <w:right w:val="none" w:sz="0" w:space="0" w:color="auto"/>
          </w:divBdr>
        </w:div>
        <w:div w:id="1558932899">
          <w:marLeft w:val="1166"/>
          <w:marRight w:val="0"/>
          <w:marTop w:val="125"/>
          <w:marBottom w:val="0"/>
          <w:divBdr>
            <w:top w:val="none" w:sz="0" w:space="0" w:color="auto"/>
            <w:left w:val="none" w:sz="0" w:space="0" w:color="auto"/>
            <w:bottom w:val="none" w:sz="0" w:space="0" w:color="auto"/>
            <w:right w:val="none" w:sz="0" w:space="0" w:color="auto"/>
          </w:divBdr>
        </w:div>
        <w:div w:id="1616253503">
          <w:marLeft w:val="1166"/>
          <w:marRight w:val="0"/>
          <w:marTop w:val="125"/>
          <w:marBottom w:val="0"/>
          <w:divBdr>
            <w:top w:val="none" w:sz="0" w:space="0" w:color="auto"/>
            <w:left w:val="none" w:sz="0" w:space="0" w:color="auto"/>
            <w:bottom w:val="none" w:sz="0" w:space="0" w:color="auto"/>
            <w:right w:val="none" w:sz="0" w:space="0" w:color="auto"/>
          </w:divBdr>
        </w:div>
      </w:divsChild>
    </w:div>
    <w:div w:id="1997758518">
      <w:bodyDiv w:val="1"/>
      <w:marLeft w:val="0"/>
      <w:marRight w:val="0"/>
      <w:marTop w:val="0"/>
      <w:marBottom w:val="0"/>
      <w:divBdr>
        <w:top w:val="none" w:sz="0" w:space="0" w:color="auto"/>
        <w:left w:val="none" w:sz="0" w:space="0" w:color="auto"/>
        <w:bottom w:val="none" w:sz="0" w:space="0" w:color="auto"/>
        <w:right w:val="none" w:sz="0" w:space="0" w:color="auto"/>
      </w:divBdr>
    </w:div>
    <w:div w:id="1997950595">
      <w:bodyDiv w:val="1"/>
      <w:marLeft w:val="0"/>
      <w:marRight w:val="0"/>
      <w:marTop w:val="0"/>
      <w:marBottom w:val="0"/>
      <w:divBdr>
        <w:top w:val="none" w:sz="0" w:space="0" w:color="auto"/>
        <w:left w:val="none" w:sz="0" w:space="0" w:color="auto"/>
        <w:bottom w:val="none" w:sz="0" w:space="0" w:color="auto"/>
        <w:right w:val="none" w:sz="0" w:space="0" w:color="auto"/>
      </w:divBdr>
    </w:div>
    <w:div w:id="1998461293">
      <w:bodyDiv w:val="1"/>
      <w:marLeft w:val="0"/>
      <w:marRight w:val="0"/>
      <w:marTop w:val="0"/>
      <w:marBottom w:val="0"/>
      <w:divBdr>
        <w:top w:val="none" w:sz="0" w:space="0" w:color="auto"/>
        <w:left w:val="none" w:sz="0" w:space="0" w:color="auto"/>
        <w:bottom w:val="none" w:sz="0" w:space="0" w:color="auto"/>
        <w:right w:val="none" w:sz="0" w:space="0" w:color="auto"/>
      </w:divBdr>
    </w:div>
    <w:div w:id="1998727533">
      <w:bodyDiv w:val="1"/>
      <w:marLeft w:val="0"/>
      <w:marRight w:val="0"/>
      <w:marTop w:val="0"/>
      <w:marBottom w:val="0"/>
      <w:divBdr>
        <w:top w:val="none" w:sz="0" w:space="0" w:color="auto"/>
        <w:left w:val="none" w:sz="0" w:space="0" w:color="auto"/>
        <w:bottom w:val="none" w:sz="0" w:space="0" w:color="auto"/>
        <w:right w:val="none" w:sz="0" w:space="0" w:color="auto"/>
      </w:divBdr>
      <w:divsChild>
        <w:div w:id="214050373">
          <w:marLeft w:val="547"/>
          <w:marRight w:val="0"/>
          <w:marTop w:val="86"/>
          <w:marBottom w:val="0"/>
          <w:divBdr>
            <w:top w:val="none" w:sz="0" w:space="0" w:color="auto"/>
            <w:left w:val="none" w:sz="0" w:space="0" w:color="auto"/>
            <w:bottom w:val="none" w:sz="0" w:space="0" w:color="auto"/>
            <w:right w:val="none" w:sz="0" w:space="0" w:color="auto"/>
          </w:divBdr>
        </w:div>
        <w:div w:id="864831890">
          <w:marLeft w:val="547"/>
          <w:marRight w:val="0"/>
          <w:marTop w:val="86"/>
          <w:marBottom w:val="0"/>
          <w:divBdr>
            <w:top w:val="none" w:sz="0" w:space="0" w:color="auto"/>
            <w:left w:val="none" w:sz="0" w:space="0" w:color="auto"/>
            <w:bottom w:val="none" w:sz="0" w:space="0" w:color="auto"/>
            <w:right w:val="none" w:sz="0" w:space="0" w:color="auto"/>
          </w:divBdr>
        </w:div>
        <w:div w:id="1229533604">
          <w:marLeft w:val="1166"/>
          <w:marRight w:val="0"/>
          <w:marTop w:val="77"/>
          <w:marBottom w:val="0"/>
          <w:divBdr>
            <w:top w:val="none" w:sz="0" w:space="0" w:color="auto"/>
            <w:left w:val="none" w:sz="0" w:space="0" w:color="auto"/>
            <w:bottom w:val="none" w:sz="0" w:space="0" w:color="auto"/>
            <w:right w:val="none" w:sz="0" w:space="0" w:color="auto"/>
          </w:divBdr>
        </w:div>
        <w:div w:id="1639843448">
          <w:marLeft w:val="1166"/>
          <w:marRight w:val="0"/>
          <w:marTop w:val="77"/>
          <w:marBottom w:val="0"/>
          <w:divBdr>
            <w:top w:val="none" w:sz="0" w:space="0" w:color="auto"/>
            <w:left w:val="none" w:sz="0" w:space="0" w:color="auto"/>
            <w:bottom w:val="none" w:sz="0" w:space="0" w:color="auto"/>
            <w:right w:val="none" w:sz="0" w:space="0" w:color="auto"/>
          </w:divBdr>
        </w:div>
      </w:divsChild>
    </w:div>
    <w:div w:id="1999458997">
      <w:bodyDiv w:val="1"/>
      <w:marLeft w:val="0"/>
      <w:marRight w:val="0"/>
      <w:marTop w:val="0"/>
      <w:marBottom w:val="0"/>
      <w:divBdr>
        <w:top w:val="none" w:sz="0" w:space="0" w:color="auto"/>
        <w:left w:val="none" w:sz="0" w:space="0" w:color="auto"/>
        <w:bottom w:val="none" w:sz="0" w:space="0" w:color="auto"/>
        <w:right w:val="none" w:sz="0" w:space="0" w:color="auto"/>
      </w:divBdr>
    </w:div>
    <w:div w:id="2000309350">
      <w:bodyDiv w:val="1"/>
      <w:marLeft w:val="0"/>
      <w:marRight w:val="0"/>
      <w:marTop w:val="0"/>
      <w:marBottom w:val="0"/>
      <w:divBdr>
        <w:top w:val="none" w:sz="0" w:space="0" w:color="auto"/>
        <w:left w:val="none" w:sz="0" w:space="0" w:color="auto"/>
        <w:bottom w:val="none" w:sz="0" w:space="0" w:color="auto"/>
        <w:right w:val="none" w:sz="0" w:space="0" w:color="auto"/>
      </w:divBdr>
    </w:div>
    <w:div w:id="2000846818">
      <w:bodyDiv w:val="1"/>
      <w:marLeft w:val="0"/>
      <w:marRight w:val="0"/>
      <w:marTop w:val="0"/>
      <w:marBottom w:val="0"/>
      <w:divBdr>
        <w:top w:val="none" w:sz="0" w:space="0" w:color="auto"/>
        <w:left w:val="none" w:sz="0" w:space="0" w:color="auto"/>
        <w:bottom w:val="none" w:sz="0" w:space="0" w:color="auto"/>
        <w:right w:val="none" w:sz="0" w:space="0" w:color="auto"/>
      </w:divBdr>
      <w:divsChild>
        <w:div w:id="998965948">
          <w:marLeft w:val="547"/>
          <w:marRight w:val="0"/>
          <w:marTop w:val="96"/>
          <w:marBottom w:val="0"/>
          <w:divBdr>
            <w:top w:val="none" w:sz="0" w:space="0" w:color="auto"/>
            <w:left w:val="none" w:sz="0" w:space="0" w:color="auto"/>
            <w:bottom w:val="none" w:sz="0" w:space="0" w:color="auto"/>
            <w:right w:val="none" w:sz="0" w:space="0" w:color="auto"/>
          </w:divBdr>
        </w:div>
        <w:div w:id="1249195325">
          <w:marLeft w:val="547"/>
          <w:marRight w:val="0"/>
          <w:marTop w:val="96"/>
          <w:marBottom w:val="0"/>
          <w:divBdr>
            <w:top w:val="none" w:sz="0" w:space="0" w:color="auto"/>
            <w:left w:val="none" w:sz="0" w:space="0" w:color="auto"/>
            <w:bottom w:val="none" w:sz="0" w:space="0" w:color="auto"/>
            <w:right w:val="none" w:sz="0" w:space="0" w:color="auto"/>
          </w:divBdr>
        </w:div>
        <w:div w:id="1864779368">
          <w:marLeft w:val="547"/>
          <w:marRight w:val="0"/>
          <w:marTop w:val="96"/>
          <w:marBottom w:val="0"/>
          <w:divBdr>
            <w:top w:val="none" w:sz="0" w:space="0" w:color="auto"/>
            <w:left w:val="none" w:sz="0" w:space="0" w:color="auto"/>
            <w:bottom w:val="none" w:sz="0" w:space="0" w:color="auto"/>
            <w:right w:val="none" w:sz="0" w:space="0" w:color="auto"/>
          </w:divBdr>
        </w:div>
      </w:divsChild>
    </w:div>
    <w:div w:id="2002150741">
      <w:bodyDiv w:val="1"/>
      <w:marLeft w:val="0"/>
      <w:marRight w:val="0"/>
      <w:marTop w:val="0"/>
      <w:marBottom w:val="0"/>
      <w:divBdr>
        <w:top w:val="none" w:sz="0" w:space="0" w:color="auto"/>
        <w:left w:val="none" w:sz="0" w:space="0" w:color="auto"/>
        <w:bottom w:val="none" w:sz="0" w:space="0" w:color="auto"/>
        <w:right w:val="none" w:sz="0" w:space="0" w:color="auto"/>
      </w:divBdr>
      <w:divsChild>
        <w:div w:id="194074993">
          <w:marLeft w:val="547"/>
          <w:marRight w:val="0"/>
          <w:marTop w:val="154"/>
          <w:marBottom w:val="0"/>
          <w:divBdr>
            <w:top w:val="none" w:sz="0" w:space="0" w:color="auto"/>
            <w:left w:val="none" w:sz="0" w:space="0" w:color="auto"/>
            <w:bottom w:val="none" w:sz="0" w:space="0" w:color="auto"/>
            <w:right w:val="none" w:sz="0" w:space="0" w:color="auto"/>
          </w:divBdr>
        </w:div>
        <w:div w:id="996499563">
          <w:marLeft w:val="1166"/>
          <w:marRight w:val="0"/>
          <w:marTop w:val="134"/>
          <w:marBottom w:val="0"/>
          <w:divBdr>
            <w:top w:val="none" w:sz="0" w:space="0" w:color="auto"/>
            <w:left w:val="none" w:sz="0" w:space="0" w:color="auto"/>
            <w:bottom w:val="none" w:sz="0" w:space="0" w:color="auto"/>
            <w:right w:val="none" w:sz="0" w:space="0" w:color="auto"/>
          </w:divBdr>
        </w:div>
        <w:div w:id="1404371668">
          <w:marLeft w:val="1166"/>
          <w:marRight w:val="0"/>
          <w:marTop w:val="134"/>
          <w:marBottom w:val="0"/>
          <w:divBdr>
            <w:top w:val="none" w:sz="0" w:space="0" w:color="auto"/>
            <w:left w:val="none" w:sz="0" w:space="0" w:color="auto"/>
            <w:bottom w:val="none" w:sz="0" w:space="0" w:color="auto"/>
            <w:right w:val="none" w:sz="0" w:space="0" w:color="auto"/>
          </w:divBdr>
        </w:div>
        <w:div w:id="1581478246">
          <w:marLeft w:val="1166"/>
          <w:marRight w:val="0"/>
          <w:marTop w:val="134"/>
          <w:marBottom w:val="0"/>
          <w:divBdr>
            <w:top w:val="none" w:sz="0" w:space="0" w:color="auto"/>
            <w:left w:val="none" w:sz="0" w:space="0" w:color="auto"/>
            <w:bottom w:val="none" w:sz="0" w:space="0" w:color="auto"/>
            <w:right w:val="none" w:sz="0" w:space="0" w:color="auto"/>
          </w:divBdr>
        </w:div>
      </w:divsChild>
    </w:div>
    <w:div w:id="2002157327">
      <w:bodyDiv w:val="1"/>
      <w:marLeft w:val="0"/>
      <w:marRight w:val="0"/>
      <w:marTop w:val="0"/>
      <w:marBottom w:val="0"/>
      <w:divBdr>
        <w:top w:val="none" w:sz="0" w:space="0" w:color="auto"/>
        <w:left w:val="none" w:sz="0" w:space="0" w:color="auto"/>
        <w:bottom w:val="none" w:sz="0" w:space="0" w:color="auto"/>
        <w:right w:val="none" w:sz="0" w:space="0" w:color="auto"/>
      </w:divBdr>
    </w:div>
    <w:div w:id="2002930706">
      <w:bodyDiv w:val="1"/>
      <w:marLeft w:val="0"/>
      <w:marRight w:val="0"/>
      <w:marTop w:val="0"/>
      <w:marBottom w:val="0"/>
      <w:divBdr>
        <w:top w:val="none" w:sz="0" w:space="0" w:color="auto"/>
        <w:left w:val="none" w:sz="0" w:space="0" w:color="auto"/>
        <w:bottom w:val="none" w:sz="0" w:space="0" w:color="auto"/>
        <w:right w:val="none" w:sz="0" w:space="0" w:color="auto"/>
      </w:divBdr>
    </w:div>
    <w:div w:id="2003044415">
      <w:bodyDiv w:val="1"/>
      <w:marLeft w:val="0"/>
      <w:marRight w:val="0"/>
      <w:marTop w:val="0"/>
      <w:marBottom w:val="0"/>
      <w:divBdr>
        <w:top w:val="none" w:sz="0" w:space="0" w:color="auto"/>
        <w:left w:val="none" w:sz="0" w:space="0" w:color="auto"/>
        <w:bottom w:val="none" w:sz="0" w:space="0" w:color="auto"/>
        <w:right w:val="none" w:sz="0" w:space="0" w:color="auto"/>
      </w:divBdr>
    </w:div>
    <w:div w:id="2003122900">
      <w:bodyDiv w:val="1"/>
      <w:marLeft w:val="0"/>
      <w:marRight w:val="0"/>
      <w:marTop w:val="0"/>
      <w:marBottom w:val="0"/>
      <w:divBdr>
        <w:top w:val="none" w:sz="0" w:space="0" w:color="auto"/>
        <w:left w:val="none" w:sz="0" w:space="0" w:color="auto"/>
        <w:bottom w:val="none" w:sz="0" w:space="0" w:color="auto"/>
        <w:right w:val="none" w:sz="0" w:space="0" w:color="auto"/>
      </w:divBdr>
    </w:div>
    <w:div w:id="2003192296">
      <w:bodyDiv w:val="1"/>
      <w:marLeft w:val="0"/>
      <w:marRight w:val="0"/>
      <w:marTop w:val="0"/>
      <w:marBottom w:val="0"/>
      <w:divBdr>
        <w:top w:val="none" w:sz="0" w:space="0" w:color="auto"/>
        <w:left w:val="none" w:sz="0" w:space="0" w:color="auto"/>
        <w:bottom w:val="none" w:sz="0" w:space="0" w:color="auto"/>
        <w:right w:val="none" w:sz="0" w:space="0" w:color="auto"/>
      </w:divBdr>
    </w:div>
    <w:div w:id="2003578761">
      <w:bodyDiv w:val="1"/>
      <w:marLeft w:val="0"/>
      <w:marRight w:val="0"/>
      <w:marTop w:val="0"/>
      <w:marBottom w:val="0"/>
      <w:divBdr>
        <w:top w:val="none" w:sz="0" w:space="0" w:color="auto"/>
        <w:left w:val="none" w:sz="0" w:space="0" w:color="auto"/>
        <w:bottom w:val="none" w:sz="0" w:space="0" w:color="auto"/>
        <w:right w:val="none" w:sz="0" w:space="0" w:color="auto"/>
      </w:divBdr>
      <w:divsChild>
        <w:div w:id="64760843">
          <w:marLeft w:val="1166"/>
          <w:marRight w:val="0"/>
          <w:marTop w:val="96"/>
          <w:marBottom w:val="0"/>
          <w:divBdr>
            <w:top w:val="none" w:sz="0" w:space="0" w:color="auto"/>
            <w:left w:val="none" w:sz="0" w:space="0" w:color="auto"/>
            <w:bottom w:val="none" w:sz="0" w:space="0" w:color="auto"/>
            <w:right w:val="none" w:sz="0" w:space="0" w:color="auto"/>
          </w:divBdr>
        </w:div>
        <w:div w:id="148716384">
          <w:marLeft w:val="547"/>
          <w:marRight w:val="0"/>
          <w:marTop w:val="115"/>
          <w:marBottom w:val="0"/>
          <w:divBdr>
            <w:top w:val="none" w:sz="0" w:space="0" w:color="auto"/>
            <w:left w:val="none" w:sz="0" w:space="0" w:color="auto"/>
            <w:bottom w:val="none" w:sz="0" w:space="0" w:color="auto"/>
            <w:right w:val="none" w:sz="0" w:space="0" w:color="auto"/>
          </w:divBdr>
        </w:div>
        <w:div w:id="1436245662">
          <w:marLeft w:val="1166"/>
          <w:marRight w:val="0"/>
          <w:marTop w:val="96"/>
          <w:marBottom w:val="0"/>
          <w:divBdr>
            <w:top w:val="none" w:sz="0" w:space="0" w:color="auto"/>
            <w:left w:val="none" w:sz="0" w:space="0" w:color="auto"/>
            <w:bottom w:val="none" w:sz="0" w:space="0" w:color="auto"/>
            <w:right w:val="none" w:sz="0" w:space="0" w:color="auto"/>
          </w:divBdr>
        </w:div>
      </w:divsChild>
    </w:div>
    <w:div w:id="2005744617">
      <w:bodyDiv w:val="1"/>
      <w:marLeft w:val="0"/>
      <w:marRight w:val="0"/>
      <w:marTop w:val="0"/>
      <w:marBottom w:val="0"/>
      <w:divBdr>
        <w:top w:val="none" w:sz="0" w:space="0" w:color="auto"/>
        <w:left w:val="none" w:sz="0" w:space="0" w:color="auto"/>
        <w:bottom w:val="none" w:sz="0" w:space="0" w:color="auto"/>
        <w:right w:val="none" w:sz="0" w:space="0" w:color="auto"/>
      </w:divBdr>
      <w:divsChild>
        <w:div w:id="184489700">
          <w:marLeft w:val="1166"/>
          <w:marRight w:val="0"/>
          <w:marTop w:val="106"/>
          <w:marBottom w:val="0"/>
          <w:divBdr>
            <w:top w:val="none" w:sz="0" w:space="0" w:color="auto"/>
            <w:left w:val="none" w:sz="0" w:space="0" w:color="auto"/>
            <w:bottom w:val="none" w:sz="0" w:space="0" w:color="auto"/>
            <w:right w:val="none" w:sz="0" w:space="0" w:color="auto"/>
          </w:divBdr>
        </w:div>
        <w:div w:id="715619770">
          <w:marLeft w:val="1166"/>
          <w:marRight w:val="0"/>
          <w:marTop w:val="106"/>
          <w:marBottom w:val="0"/>
          <w:divBdr>
            <w:top w:val="none" w:sz="0" w:space="0" w:color="auto"/>
            <w:left w:val="none" w:sz="0" w:space="0" w:color="auto"/>
            <w:bottom w:val="none" w:sz="0" w:space="0" w:color="auto"/>
            <w:right w:val="none" w:sz="0" w:space="0" w:color="auto"/>
          </w:divBdr>
        </w:div>
        <w:div w:id="717121423">
          <w:marLeft w:val="1166"/>
          <w:marRight w:val="0"/>
          <w:marTop w:val="106"/>
          <w:marBottom w:val="0"/>
          <w:divBdr>
            <w:top w:val="none" w:sz="0" w:space="0" w:color="auto"/>
            <w:left w:val="none" w:sz="0" w:space="0" w:color="auto"/>
            <w:bottom w:val="none" w:sz="0" w:space="0" w:color="auto"/>
            <w:right w:val="none" w:sz="0" w:space="0" w:color="auto"/>
          </w:divBdr>
        </w:div>
        <w:div w:id="802239436">
          <w:marLeft w:val="547"/>
          <w:marRight w:val="0"/>
          <w:marTop w:val="120"/>
          <w:marBottom w:val="0"/>
          <w:divBdr>
            <w:top w:val="none" w:sz="0" w:space="0" w:color="auto"/>
            <w:left w:val="none" w:sz="0" w:space="0" w:color="auto"/>
            <w:bottom w:val="none" w:sz="0" w:space="0" w:color="auto"/>
            <w:right w:val="none" w:sz="0" w:space="0" w:color="auto"/>
          </w:divBdr>
        </w:div>
        <w:div w:id="882251680">
          <w:marLeft w:val="547"/>
          <w:marRight w:val="0"/>
          <w:marTop w:val="120"/>
          <w:marBottom w:val="0"/>
          <w:divBdr>
            <w:top w:val="none" w:sz="0" w:space="0" w:color="auto"/>
            <w:left w:val="none" w:sz="0" w:space="0" w:color="auto"/>
            <w:bottom w:val="none" w:sz="0" w:space="0" w:color="auto"/>
            <w:right w:val="none" w:sz="0" w:space="0" w:color="auto"/>
          </w:divBdr>
        </w:div>
        <w:div w:id="1957176046">
          <w:marLeft w:val="1166"/>
          <w:marRight w:val="0"/>
          <w:marTop w:val="106"/>
          <w:marBottom w:val="0"/>
          <w:divBdr>
            <w:top w:val="none" w:sz="0" w:space="0" w:color="auto"/>
            <w:left w:val="none" w:sz="0" w:space="0" w:color="auto"/>
            <w:bottom w:val="none" w:sz="0" w:space="0" w:color="auto"/>
            <w:right w:val="none" w:sz="0" w:space="0" w:color="auto"/>
          </w:divBdr>
        </w:div>
        <w:div w:id="2071151909">
          <w:marLeft w:val="547"/>
          <w:marRight w:val="0"/>
          <w:marTop w:val="120"/>
          <w:marBottom w:val="0"/>
          <w:divBdr>
            <w:top w:val="none" w:sz="0" w:space="0" w:color="auto"/>
            <w:left w:val="none" w:sz="0" w:space="0" w:color="auto"/>
            <w:bottom w:val="none" w:sz="0" w:space="0" w:color="auto"/>
            <w:right w:val="none" w:sz="0" w:space="0" w:color="auto"/>
          </w:divBdr>
        </w:div>
      </w:divsChild>
    </w:div>
    <w:div w:id="2006123459">
      <w:bodyDiv w:val="1"/>
      <w:marLeft w:val="0"/>
      <w:marRight w:val="0"/>
      <w:marTop w:val="0"/>
      <w:marBottom w:val="0"/>
      <w:divBdr>
        <w:top w:val="none" w:sz="0" w:space="0" w:color="auto"/>
        <w:left w:val="none" w:sz="0" w:space="0" w:color="auto"/>
        <w:bottom w:val="none" w:sz="0" w:space="0" w:color="auto"/>
        <w:right w:val="none" w:sz="0" w:space="0" w:color="auto"/>
      </w:divBdr>
    </w:div>
    <w:div w:id="2008358149">
      <w:bodyDiv w:val="1"/>
      <w:marLeft w:val="0"/>
      <w:marRight w:val="0"/>
      <w:marTop w:val="0"/>
      <w:marBottom w:val="0"/>
      <w:divBdr>
        <w:top w:val="none" w:sz="0" w:space="0" w:color="auto"/>
        <w:left w:val="none" w:sz="0" w:space="0" w:color="auto"/>
        <w:bottom w:val="none" w:sz="0" w:space="0" w:color="auto"/>
        <w:right w:val="none" w:sz="0" w:space="0" w:color="auto"/>
      </w:divBdr>
      <w:divsChild>
        <w:div w:id="67116077">
          <w:marLeft w:val="547"/>
          <w:marRight w:val="0"/>
          <w:marTop w:val="154"/>
          <w:marBottom w:val="0"/>
          <w:divBdr>
            <w:top w:val="none" w:sz="0" w:space="0" w:color="auto"/>
            <w:left w:val="none" w:sz="0" w:space="0" w:color="auto"/>
            <w:bottom w:val="none" w:sz="0" w:space="0" w:color="auto"/>
            <w:right w:val="none" w:sz="0" w:space="0" w:color="auto"/>
          </w:divBdr>
        </w:div>
        <w:div w:id="271597248">
          <w:marLeft w:val="1166"/>
          <w:marRight w:val="0"/>
          <w:marTop w:val="115"/>
          <w:marBottom w:val="0"/>
          <w:divBdr>
            <w:top w:val="none" w:sz="0" w:space="0" w:color="auto"/>
            <w:left w:val="none" w:sz="0" w:space="0" w:color="auto"/>
            <w:bottom w:val="none" w:sz="0" w:space="0" w:color="auto"/>
            <w:right w:val="none" w:sz="0" w:space="0" w:color="auto"/>
          </w:divBdr>
        </w:div>
      </w:divsChild>
    </w:div>
    <w:div w:id="2008511541">
      <w:bodyDiv w:val="1"/>
      <w:marLeft w:val="0"/>
      <w:marRight w:val="0"/>
      <w:marTop w:val="0"/>
      <w:marBottom w:val="0"/>
      <w:divBdr>
        <w:top w:val="none" w:sz="0" w:space="0" w:color="auto"/>
        <w:left w:val="none" w:sz="0" w:space="0" w:color="auto"/>
        <w:bottom w:val="none" w:sz="0" w:space="0" w:color="auto"/>
        <w:right w:val="none" w:sz="0" w:space="0" w:color="auto"/>
      </w:divBdr>
    </w:div>
    <w:div w:id="2009287502">
      <w:bodyDiv w:val="1"/>
      <w:marLeft w:val="0"/>
      <w:marRight w:val="0"/>
      <w:marTop w:val="0"/>
      <w:marBottom w:val="0"/>
      <w:divBdr>
        <w:top w:val="none" w:sz="0" w:space="0" w:color="auto"/>
        <w:left w:val="none" w:sz="0" w:space="0" w:color="auto"/>
        <w:bottom w:val="none" w:sz="0" w:space="0" w:color="auto"/>
        <w:right w:val="none" w:sz="0" w:space="0" w:color="auto"/>
      </w:divBdr>
    </w:div>
    <w:div w:id="2010473829">
      <w:bodyDiv w:val="1"/>
      <w:marLeft w:val="0"/>
      <w:marRight w:val="0"/>
      <w:marTop w:val="0"/>
      <w:marBottom w:val="0"/>
      <w:divBdr>
        <w:top w:val="none" w:sz="0" w:space="0" w:color="auto"/>
        <w:left w:val="none" w:sz="0" w:space="0" w:color="auto"/>
        <w:bottom w:val="none" w:sz="0" w:space="0" w:color="auto"/>
        <w:right w:val="none" w:sz="0" w:space="0" w:color="auto"/>
      </w:divBdr>
    </w:div>
    <w:div w:id="2012366241">
      <w:bodyDiv w:val="1"/>
      <w:marLeft w:val="0"/>
      <w:marRight w:val="0"/>
      <w:marTop w:val="0"/>
      <w:marBottom w:val="0"/>
      <w:divBdr>
        <w:top w:val="none" w:sz="0" w:space="0" w:color="auto"/>
        <w:left w:val="none" w:sz="0" w:space="0" w:color="auto"/>
        <w:bottom w:val="none" w:sz="0" w:space="0" w:color="auto"/>
        <w:right w:val="none" w:sz="0" w:space="0" w:color="auto"/>
      </w:divBdr>
    </w:div>
    <w:div w:id="2012442069">
      <w:bodyDiv w:val="1"/>
      <w:marLeft w:val="0"/>
      <w:marRight w:val="0"/>
      <w:marTop w:val="0"/>
      <w:marBottom w:val="0"/>
      <w:divBdr>
        <w:top w:val="none" w:sz="0" w:space="0" w:color="auto"/>
        <w:left w:val="none" w:sz="0" w:space="0" w:color="auto"/>
        <w:bottom w:val="none" w:sz="0" w:space="0" w:color="auto"/>
        <w:right w:val="none" w:sz="0" w:space="0" w:color="auto"/>
      </w:divBdr>
    </w:div>
    <w:div w:id="2012753149">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sChild>
        <w:div w:id="80105490">
          <w:marLeft w:val="1166"/>
          <w:marRight w:val="0"/>
          <w:marTop w:val="82"/>
          <w:marBottom w:val="0"/>
          <w:divBdr>
            <w:top w:val="none" w:sz="0" w:space="0" w:color="auto"/>
            <w:left w:val="none" w:sz="0" w:space="0" w:color="auto"/>
            <w:bottom w:val="none" w:sz="0" w:space="0" w:color="auto"/>
            <w:right w:val="none" w:sz="0" w:space="0" w:color="auto"/>
          </w:divBdr>
        </w:div>
        <w:div w:id="204757587">
          <w:marLeft w:val="1800"/>
          <w:marRight w:val="0"/>
          <w:marTop w:val="67"/>
          <w:marBottom w:val="0"/>
          <w:divBdr>
            <w:top w:val="none" w:sz="0" w:space="0" w:color="auto"/>
            <w:left w:val="none" w:sz="0" w:space="0" w:color="auto"/>
            <w:bottom w:val="none" w:sz="0" w:space="0" w:color="auto"/>
            <w:right w:val="none" w:sz="0" w:space="0" w:color="auto"/>
          </w:divBdr>
        </w:div>
        <w:div w:id="520818428">
          <w:marLeft w:val="1800"/>
          <w:marRight w:val="0"/>
          <w:marTop w:val="67"/>
          <w:marBottom w:val="0"/>
          <w:divBdr>
            <w:top w:val="none" w:sz="0" w:space="0" w:color="auto"/>
            <w:left w:val="none" w:sz="0" w:space="0" w:color="auto"/>
            <w:bottom w:val="none" w:sz="0" w:space="0" w:color="auto"/>
            <w:right w:val="none" w:sz="0" w:space="0" w:color="auto"/>
          </w:divBdr>
        </w:div>
        <w:div w:id="629673461">
          <w:marLeft w:val="1166"/>
          <w:marRight w:val="0"/>
          <w:marTop w:val="82"/>
          <w:marBottom w:val="0"/>
          <w:divBdr>
            <w:top w:val="none" w:sz="0" w:space="0" w:color="auto"/>
            <w:left w:val="none" w:sz="0" w:space="0" w:color="auto"/>
            <w:bottom w:val="none" w:sz="0" w:space="0" w:color="auto"/>
            <w:right w:val="none" w:sz="0" w:space="0" w:color="auto"/>
          </w:divBdr>
        </w:div>
        <w:div w:id="997419063">
          <w:marLeft w:val="1800"/>
          <w:marRight w:val="0"/>
          <w:marTop w:val="82"/>
          <w:marBottom w:val="0"/>
          <w:divBdr>
            <w:top w:val="none" w:sz="0" w:space="0" w:color="auto"/>
            <w:left w:val="none" w:sz="0" w:space="0" w:color="auto"/>
            <w:bottom w:val="none" w:sz="0" w:space="0" w:color="auto"/>
            <w:right w:val="none" w:sz="0" w:space="0" w:color="auto"/>
          </w:divBdr>
        </w:div>
        <w:div w:id="1021081852">
          <w:marLeft w:val="1166"/>
          <w:marRight w:val="0"/>
          <w:marTop w:val="82"/>
          <w:marBottom w:val="0"/>
          <w:divBdr>
            <w:top w:val="none" w:sz="0" w:space="0" w:color="auto"/>
            <w:left w:val="none" w:sz="0" w:space="0" w:color="auto"/>
            <w:bottom w:val="none" w:sz="0" w:space="0" w:color="auto"/>
            <w:right w:val="none" w:sz="0" w:space="0" w:color="auto"/>
          </w:divBdr>
        </w:div>
        <w:div w:id="1191528981">
          <w:marLeft w:val="547"/>
          <w:marRight w:val="0"/>
          <w:marTop w:val="115"/>
          <w:marBottom w:val="0"/>
          <w:divBdr>
            <w:top w:val="none" w:sz="0" w:space="0" w:color="auto"/>
            <w:left w:val="none" w:sz="0" w:space="0" w:color="auto"/>
            <w:bottom w:val="none" w:sz="0" w:space="0" w:color="auto"/>
            <w:right w:val="none" w:sz="0" w:space="0" w:color="auto"/>
          </w:divBdr>
        </w:div>
        <w:div w:id="1335298328">
          <w:marLeft w:val="547"/>
          <w:marRight w:val="0"/>
          <w:marTop w:val="115"/>
          <w:marBottom w:val="0"/>
          <w:divBdr>
            <w:top w:val="none" w:sz="0" w:space="0" w:color="auto"/>
            <w:left w:val="none" w:sz="0" w:space="0" w:color="auto"/>
            <w:bottom w:val="none" w:sz="0" w:space="0" w:color="auto"/>
            <w:right w:val="none" w:sz="0" w:space="0" w:color="auto"/>
          </w:divBdr>
        </w:div>
        <w:div w:id="1431856015">
          <w:marLeft w:val="1166"/>
          <w:marRight w:val="0"/>
          <w:marTop w:val="82"/>
          <w:marBottom w:val="0"/>
          <w:divBdr>
            <w:top w:val="none" w:sz="0" w:space="0" w:color="auto"/>
            <w:left w:val="none" w:sz="0" w:space="0" w:color="auto"/>
            <w:bottom w:val="none" w:sz="0" w:space="0" w:color="auto"/>
            <w:right w:val="none" w:sz="0" w:space="0" w:color="auto"/>
          </w:divBdr>
        </w:div>
        <w:div w:id="1494179605">
          <w:marLeft w:val="1800"/>
          <w:marRight w:val="0"/>
          <w:marTop w:val="67"/>
          <w:marBottom w:val="0"/>
          <w:divBdr>
            <w:top w:val="none" w:sz="0" w:space="0" w:color="auto"/>
            <w:left w:val="none" w:sz="0" w:space="0" w:color="auto"/>
            <w:bottom w:val="none" w:sz="0" w:space="0" w:color="auto"/>
            <w:right w:val="none" w:sz="0" w:space="0" w:color="auto"/>
          </w:divBdr>
        </w:div>
        <w:div w:id="1816145811">
          <w:marLeft w:val="1800"/>
          <w:marRight w:val="0"/>
          <w:marTop w:val="82"/>
          <w:marBottom w:val="0"/>
          <w:divBdr>
            <w:top w:val="none" w:sz="0" w:space="0" w:color="auto"/>
            <w:left w:val="none" w:sz="0" w:space="0" w:color="auto"/>
            <w:bottom w:val="none" w:sz="0" w:space="0" w:color="auto"/>
            <w:right w:val="none" w:sz="0" w:space="0" w:color="auto"/>
          </w:divBdr>
        </w:div>
        <w:div w:id="2019963485">
          <w:marLeft w:val="1166"/>
          <w:marRight w:val="0"/>
          <w:marTop w:val="82"/>
          <w:marBottom w:val="0"/>
          <w:divBdr>
            <w:top w:val="none" w:sz="0" w:space="0" w:color="auto"/>
            <w:left w:val="none" w:sz="0" w:space="0" w:color="auto"/>
            <w:bottom w:val="none" w:sz="0" w:space="0" w:color="auto"/>
            <w:right w:val="none" w:sz="0" w:space="0" w:color="auto"/>
          </w:divBdr>
        </w:div>
      </w:divsChild>
    </w:div>
    <w:div w:id="2014332240">
      <w:bodyDiv w:val="1"/>
      <w:marLeft w:val="0"/>
      <w:marRight w:val="0"/>
      <w:marTop w:val="0"/>
      <w:marBottom w:val="0"/>
      <w:divBdr>
        <w:top w:val="none" w:sz="0" w:space="0" w:color="auto"/>
        <w:left w:val="none" w:sz="0" w:space="0" w:color="auto"/>
        <w:bottom w:val="none" w:sz="0" w:space="0" w:color="auto"/>
        <w:right w:val="none" w:sz="0" w:space="0" w:color="auto"/>
      </w:divBdr>
    </w:div>
    <w:div w:id="2014408041">
      <w:bodyDiv w:val="1"/>
      <w:marLeft w:val="0"/>
      <w:marRight w:val="0"/>
      <w:marTop w:val="0"/>
      <w:marBottom w:val="0"/>
      <w:divBdr>
        <w:top w:val="none" w:sz="0" w:space="0" w:color="auto"/>
        <w:left w:val="none" w:sz="0" w:space="0" w:color="auto"/>
        <w:bottom w:val="none" w:sz="0" w:space="0" w:color="auto"/>
        <w:right w:val="none" w:sz="0" w:space="0" w:color="auto"/>
      </w:divBdr>
    </w:div>
    <w:div w:id="2015254963">
      <w:bodyDiv w:val="1"/>
      <w:marLeft w:val="0"/>
      <w:marRight w:val="0"/>
      <w:marTop w:val="0"/>
      <w:marBottom w:val="0"/>
      <w:divBdr>
        <w:top w:val="none" w:sz="0" w:space="0" w:color="auto"/>
        <w:left w:val="none" w:sz="0" w:space="0" w:color="auto"/>
        <w:bottom w:val="none" w:sz="0" w:space="0" w:color="auto"/>
        <w:right w:val="none" w:sz="0" w:space="0" w:color="auto"/>
      </w:divBdr>
    </w:div>
    <w:div w:id="2016301759">
      <w:bodyDiv w:val="1"/>
      <w:marLeft w:val="0"/>
      <w:marRight w:val="0"/>
      <w:marTop w:val="0"/>
      <w:marBottom w:val="0"/>
      <w:divBdr>
        <w:top w:val="none" w:sz="0" w:space="0" w:color="auto"/>
        <w:left w:val="none" w:sz="0" w:space="0" w:color="auto"/>
        <w:bottom w:val="none" w:sz="0" w:space="0" w:color="auto"/>
        <w:right w:val="none" w:sz="0" w:space="0" w:color="auto"/>
      </w:divBdr>
      <w:divsChild>
        <w:div w:id="1571765802">
          <w:marLeft w:val="418"/>
          <w:marRight w:val="0"/>
          <w:marTop w:val="154"/>
          <w:marBottom w:val="0"/>
          <w:divBdr>
            <w:top w:val="none" w:sz="0" w:space="0" w:color="auto"/>
            <w:left w:val="none" w:sz="0" w:space="0" w:color="auto"/>
            <w:bottom w:val="none" w:sz="0" w:space="0" w:color="auto"/>
            <w:right w:val="none" w:sz="0" w:space="0" w:color="auto"/>
          </w:divBdr>
        </w:div>
      </w:divsChild>
    </w:div>
    <w:div w:id="2016682840">
      <w:bodyDiv w:val="1"/>
      <w:marLeft w:val="0"/>
      <w:marRight w:val="0"/>
      <w:marTop w:val="0"/>
      <w:marBottom w:val="0"/>
      <w:divBdr>
        <w:top w:val="none" w:sz="0" w:space="0" w:color="auto"/>
        <w:left w:val="none" w:sz="0" w:space="0" w:color="auto"/>
        <w:bottom w:val="none" w:sz="0" w:space="0" w:color="auto"/>
        <w:right w:val="none" w:sz="0" w:space="0" w:color="auto"/>
      </w:divBdr>
    </w:div>
    <w:div w:id="2017295301">
      <w:bodyDiv w:val="1"/>
      <w:marLeft w:val="0"/>
      <w:marRight w:val="0"/>
      <w:marTop w:val="0"/>
      <w:marBottom w:val="0"/>
      <w:divBdr>
        <w:top w:val="none" w:sz="0" w:space="0" w:color="auto"/>
        <w:left w:val="none" w:sz="0" w:space="0" w:color="auto"/>
        <w:bottom w:val="none" w:sz="0" w:space="0" w:color="auto"/>
        <w:right w:val="none" w:sz="0" w:space="0" w:color="auto"/>
      </w:divBdr>
      <w:divsChild>
        <w:div w:id="437918777">
          <w:marLeft w:val="547"/>
          <w:marRight w:val="0"/>
          <w:marTop w:val="115"/>
          <w:marBottom w:val="0"/>
          <w:divBdr>
            <w:top w:val="none" w:sz="0" w:space="0" w:color="auto"/>
            <w:left w:val="none" w:sz="0" w:space="0" w:color="auto"/>
            <w:bottom w:val="none" w:sz="0" w:space="0" w:color="auto"/>
            <w:right w:val="none" w:sz="0" w:space="0" w:color="auto"/>
          </w:divBdr>
        </w:div>
        <w:div w:id="494537231">
          <w:marLeft w:val="1166"/>
          <w:marRight w:val="0"/>
          <w:marTop w:val="96"/>
          <w:marBottom w:val="0"/>
          <w:divBdr>
            <w:top w:val="none" w:sz="0" w:space="0" w:color="auto"/>
            <w:left w:val="none" w:sz="0" w:space="0" w:color="auto"/>
            <w:bottom w:val="none" w:sz="0" w:space="0" w:color="auto"/>
            <w:right w:val="none" w:sz="0" w:space="0" w:color="auto"/>
          </w:divBdr>
        </w:div>
        <w:div w:id="1184441169">
          <w:marLeft w:val="1800"/>
          <w:marRight w:val="0"/>
          <w:marTop w:val="96"/>
          <w:marBottom w:val="0"/>
          <w:divBdr>
            <w:top w:val="none" w:sz="0" w:space="0" w:color="auto"/>
            <w:left w:val="none" w:sz="0" w:space="0" w:color="auto"/>
            <w:bottom w:val="none" w:sz="0" w:space="0" w:color="auto"/>
            <w:right w:val="none" w:sz="0" w:space="0" w:color="auto"/>
          </w:divBdr>
        </w:div>
        <w:div w:id="1247228459">
          <w:marLeft w:val="1800"/>
          <w:marRight w:val="0"/>
          <w:marTop w:val="96"/>
          <w:marBottom w:val="0"/>
          <w:divBdr>
            <w:top w:val="none" w:sz="0" w:space="0" w:color="auto"/>
            <w:left w:val="none" w:sz="0" w:space="0" w:color="auto"/>
            <w:bottom w:val="none" w:sz="0" w:space="0" w:color="auto"/>
            <w:right w:val="none" w:sz="0" w:space="0" w:color="auto"/>
          </w:divBdr>
        </w:div>
      </w:divsChild>
    </w:div>
    <w:div w:id="2018388010">
      <w:bodyDiv w:val="1"/>
      <w:marLeft w:val="0"/>
      <w:marRight w:val="0"/>
      <w:marTop w:val="0"/>
      <w:marBottom w:val="0"/>
      <w:divBdr>
        <w:top w:val="none" w:sz="0" w:space="0" w:color="auto"/>
        <w:left w:val="none" w:sz="0" w:space="0" w:color="auto"/>
        <w:bottom w:val="none" w:sz="0" w:space="0" w:color="auto"/>
        <w:right w:val="none" w:sz="0" w:space="0" w:color="auto"/>
      </w:divBdr>
    </w:div>
    <w:div w:id="2018655215">
      <w:bodyDiv w:val="1"/>
      <w:marLeft w:val="0"/>
      <w:marRight w:val="0"/>
      <w:marTop w:val="0"/>
      <w:marBottom w:val="0"/>
      <w:divBdr>
        <w:top w:val="none" w:sz="0" w:space="0" w:color="auto"/>
        <w:left w:val="none" w:sz="0" w:space="0" w:color="auto"/>
        <w:bottom w:val="none" w:sz="0" w:space="0" w:color="auto"/>
        <w:right w:val="none" w:sz="0" w:space="0" w:color="auto"/>
      </w:divBdr>
      <w:divsChild>
        <w:div w:id="548957979">
          <w:marLeft w:val="0"/>
          <w:marRight w:val="0"/>
          <w:marTop w:val="0"/>
          <w:marBottom w:val="0"/>
          <w:divBdr>
            <w:top w:val="none" w:sz="0" w:space="0" w:color="auto"/>
            <w:left w:val="none" w:sz="0" w:space="0" w:color="auto"/>
            <w:bottom w:val="none" w:sz="0" w:space="0" w:color="auto"/>
            <w:right w:val="none" w:sz="0" w:space="0" w:color="auto"/>
          </w:divBdr>
          <w:divsChild>
            <w:div w:id="121777667">
              <w:marLeft w:val="0"/>
              <w:marRight w:val="0"/>
              <w:marTop w:val="0"/>
              <w:marBottom w:val="0"/>
              <w:divBdr>
                <w:top w:val="none" w:sz="0" w:space="0" w:color="auto"/>
                <w:left w:val="none" w:sz="0" w:space="0" w:color="auto"/>
                <w:bottom w:val="none" w:sz="0" w:space="0" w:color="auto"/>
                <w:right w:val="none" w:sz="0" w:space="0" w:color="auto"/>
              </w:divBdr>
            </w:div>
            <w:div w:id="918179170">
              <w:marLeft w:val="0"/>
              <w:marRight w:val="0"/>
              <w:marTop w:val="0"/>
              <w:marBottom w:val="0"/>
              <w:divBdr>
                <w:top w:val="none" w:sz="0" w:space="0" w:color="auto"/>
                <w:left w:val="none" w:sz="0" w:space="0" w:color="auto"/>
                <w:bottom w:val="none" w:sz="0" w:space="0" w:color="auto"/>
                <w:right w:val="none" w:sz="0" w:space="0" w:color="auto"/>
              </w:divBdr>
            </w:div>
            <w:div w:id="1089080720">
              <w:marLeft w:val="0"/>
              <w:marRight w:val="0"/>
              <w:marTop w:val="0"/>
              <w:marBottom w:val="0"/>
              <w:divBdr>
                <w:top w:val="none" w:sz="0" w:space="0" w:color="auto"/>
                <w:left w:val="none" w:sz="0" w:space="0" w:color="auto"/>
                <w:bottom w:val="none" w:sz="0" w:space="0" w:color="auto"/>
                <w:right w:val="none" w:sz="0" w:space="0" w:color="auto"/>
              </w:divBdr>
            </w:div>
            <w:div w:id="1153371578">
              <w:marLeft w:val="0"/>
              <w:marRight w:val="0"/>
              <w:marTop w:val="0"/>
              <w:marBottom w:val="0"/>
              <w:divBdr>
                <w:top w:val="none" w:sz="0" w:space="0" w:color="auto"/>
                <w:left w:val="none" w:sz="0" w:space="0" w:color="auto"/>
                <w:bottom w:val="none" w:sz="0" w:space="0" w:color="auto"/>
                <w:right w:val="none" w:sz="0" w:space="0" w:color="auto"/>
              </w:divBdr>
            </w:div>
            <w:div w:id="1306736490">
              <w:marLeft w:val="0"/>
              <w:marRight w:val="0"/>
              <w:marTop w:val="0"/>
              <w:marBottom w:val="0"/>
              <w:divBdr>
                <w:top w:val="none" w:sz="0" w:space="0" w:color="auto"/>
                <w:left w:val="none" w:sz="0" w:space="0" w:color="auto"/>
                <w:bottom w:val="none" w:sz="0" w:space="0" w:color="auto"/>
                <w:right w:val="none" w:sz="0" w:space="0" w:color="auto"/>
              </w:divBdr>
            </w:div>
            <w:div w:id="1461220340">
              <w:marLeft w:val="0"/>
              <w:marRight w:val="0"/>
              <w:marTop w:val="0"/>
              <w:marBottom w:val="0"/>
              <w:divBdr>
                <w:top w:val="none" w:sz="0" w:space="0" w:color="auto"/>
                <w:left w:val="none" w:sz="0" w:space="0" w:color="auto"/>
                <w:bottom w:val="none" w:sz="0" w:space="0" w:color="auto"/>
                <w:right w:val="none" w:sz="0" w:space="0" w:color="auto"/>
              </w:divBdr>
            </w:div>
            <w:div w:id="1983847111">
              <w:marLeft w:val="0"/>
              <w:marRight w:val="0"/>
              <w:marTop w:val="0"/>
              <w:marBottom w:val="0"/>
              <w:divBdr>
                <w:top w:val="none" w:sz="0" w:space="0" w:color="auto"/>
                <w:left w:val="none" w:sz="0" w:space="0" w:color="auto"/>
                <w:bottom w:val="none" w:sz="0" w:space="0" w:color="auto"/>
                <w:right w:val="none" w:sz="0" w:space="0" w:color="auto"/>
              </w:divBdr>
            </w:div>
            <w:div w:id="20157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5804">
      <w:bodyDiv w:val="1"/>
      <w:marLeft w:val="0"/>
      <w:marRight w:val="0"/>
      <w:marTop w:val="0"/>
      <w:marBottom w:val="0"/>
      <w:divBdr>
        <w:top w:val="none" w:sz="0" w:space="0" w:color="auto"/>
        <w:left w:val="none" w:sz="0" w:space="0" w:color="auto"/>
        <w:bottom w:val="none" w:sz="0" w:space="0" w:color="auto"/>
        <w:right w:val="none" w:sz="0" w:space="0" w:color="auto"/>
      </w:divBdr>
      <w:divsChild>
        <w:div w:id="221409851">
          <w:marLeft w:val="1800"/>
          <w:marRight w:val="0"/>
          <w:marTop w:val="82"/>
          <w:marBottom w:val="0"/>
          <w:divBdr>
            <w:top w:val="none" w:sz="0" w:space="0" w:color="auto"/>
            <w:left w:val="none" w:sz="0" w:space="0" w:color="auto"/>
            <w:bottom w:val="none" w:sz="0" w:space="0" w:color="auto"/>
            <w:right w:val="none" w:sz="0" w:space="0" w:color="auto"/>
          </w:divBdr>
        </w:div>
        <w:div w:id="726418101">
          <w:marLeft w:val="1800"/>
          <w:marRight w:val="0"/>
          <w:marTop w:val="86"/>
          <w:marBottom w:val="0"/>
          <w:divBdr>
            <w:top w:val="none" w:sz="0" w:space="0" w:color="auto"/>
            <w:left w:val="none" w:sz="0" w:space="0" w:color="auto"/>
            <w:bottom w:val="none" w:sz="0" w:space="0" w:color="auto"/>
            <w:right w:val="none" w:sz="0" w:space="0" w:color="auto"/>
          </w:divBdr>
        </w:div>
        <w:div w:id="758139065">
          <w:marLeft w:val="1800"/>
          <w:marRight w:val="0"/>
          <w:marTop w:val="82"/>
          <w:marBottom w:val="0"/>
          <w:divBdr>
            <w:top w:val="none" w:sz="0" w:space="0" w:color="auto"/>
            <w:left w:val="none" w:sz="0" w:space="0" w:color="auto"/>
            <w:bottom w:val="none" w:sz="0" w:space="0" w:color="auto"/>
            <w:right w:val="none" w:sz="0" w:space="0" w:color="auto"/>
          </w:divBdr>
        </w:div>
        <w:div w:id="781875408">
          <w:marLeft w:val="1800"/>
          <w:marRight w:val="0"/>
          <w:marTop w:val="82"/>
          <w:marBottom w:val="0"/>
          <w:divBdr>
            <w:top w:val="none" w:sz="0" w:space="0" w:color="auto"/>
            <w:left w:val="none" w:sz="0" w:space="0" w:color="auto"/>
            <w:bottom w:val="none" w:sz="0" w:space="0" w:color="auto"/>
            <w:right w:val="none" w:sz="0" w:space="0" w:color="auto"/>
          </w:divBdr>
        </w:div>
        <w:div w:id="910390299">
          <w:marLeft w:val="1166"/>
          <w:marRight w:val="0"/>
          <w:marTop w:val="96"/>
          <w:marBottom w:val="0"/>
          <w:divBdr>
            <w:top w:val="none" w:sz="0" w:space="0" w:color="auto"/>
            <w:left w:val="none" w:sz="0" w:space="0" w:color="auto"/>
            <w:bottom w:val="none" w:sz="0" w:space="0" w:color="auto"/>
            <w:right w:val="none" w:sz="0" w:space="0" w:color="auto"/>
          </w:divBdr>
        </w:div>
        <w:div w:id="1335111584">
          <w:marLeft w:val="547"/>
          <w:marRight w:val="0"/>
          <w:marTop w:val="106"/>
          <w:marBottom w:val="0"/>
          <w:divBdr>
            <w:top w:val="none" w:sz="0" w:space="0" w:color="auto"/>
            <w:left w:val="none" w:sz="0" w:space="0" w:color="auto"/>
            <w:bottom w:val="none" w:sz="0" w:space="0" w:color="auto"/>
            <w:right w:val="none" w:sz="0" w:space="0" w:color="auto"/>
          </w:divBdr>
        </w:div>
        <w:div w:id="1340428313">
          <w:marLeft w:val="1166"/>
          <w:marRight w:val="0"/>
          <w:marTop w:val="96"/>
          <w:marBottom w:val="0"/>
          <w:divBdr>
            <w:top w:val="none" w:sz="0" w:space="0" w:color="auto"/>
            <w:left w:val="none" w:sz="0" w:space="0" w:color="auto"/>
            <w:bottom w:val="none" w:sz="0" w:space="0" w:color="auto"/>
            <w:right w:val="none" w:sz="0" w:space="0" w:color="auto"/>
          </w:divBdr>
        </w:div>
        <w:div w:id="1685279580">
          <w:marLeft w:val="1800"/>
          <w:marRight w:val="0"/>
          <w:marTop w:val="82"/>
          <w:marBottom w:val="0"/>
          <w:divBdr>
            <w:top w:val="none" w:sz="0" w:space="0" w:color="auto"/>
            <w:left w:val="none" w:sz="0" w:space="0" w:color="auto"/>
            <w:bottom w:val="none" w:sz="0" w:space="0" w:color="auto"/>
            <w:right w:val="none" w:sz="0" w:space="0" w:color="auto"/>
          </w:divBdr>
        </w:div>
        <w:div w:id="2144230697">
          <w:marLeft w:val="1800"/>
          <w:marRight w:val="0"/>
          <w:marTop w:val="86"/>
          <w:marBottom w:val="0"/>
          <w:divBdr>
            <w:top w:val="none" w:sz="0" w:space="0" w:color="auto"/>
            <w:left w:val="none" w:sz="0" w:space="0" w:color="auto"/>
            <w:bottom w:val="none" w:sz="0" w:space="0" w:color="auto"/>
            <w:right w:val="none" w:sz="0" w:space="0" w:color="auto"/>
          </w:divBdr>
        </w:div>
      </w:divsChild>
    </w:div>
    <w:div w:id="2020768707">
      <w:bodyDiv w:val="1"/>
      <w:marLeft w:val="0"/>
      <w:marRight w:val="0"/>
      <w:marTop w:val="0"/>
      <w:marBottom w:val="0"/>
      <w:divBdr>
        <w:top w:val="none" w:sz="0" w:space="0" w:color="auto"/>
        <w:left w:val="none" w:sz="0" w:space="0" w:color="auto"/>
        <w:bottom w:val="none" w:sz="0" w:space="0" w:color="auto"/>
        <w:right w:val="none" w:sz="0" w:space="0" w:color="auto"/>
      </w:divBdr>
    </w:div>
    <w:div w:id="2020883708">
      <w:bodyDiv w:val="1"/>
      <w:marLeft w:val="0"/>
      <w:marRight w:val="0"/>
      <w:marTop w:val="0"/>
      <w:marBottom w:val="0"/>
      <w:divBdr>
        <w:top w:val="none" w:sz="0" w:space="0" w:color="auto"/>
        <w:left w:val="none" w:sz="0" w:space="0" w:color="auto"/>
        <w:bottom w:val="none" w:sz="0" w:space="0" w:color="auto"/>
        <w:right w:val="none" w:sz="0" w:space="0" w:color="auto"/>
      </w:divBdr>
    </w:div>
    <w:div w:id="2021809634">
      <w:bodyDiv w:val="1"/>
      <w:marLeft w:val="0"/>
      <w:marRight w:val="0"/>
      <w:marTop w:val="0"/>
      <w:marBottom w:val="0"/>
      <w:divBdr>
        <w:top w:val="none" w:sz="0" w:space="0" w:color="auto"/>
        <w:left w:val="none" w:sz="0" w:space="0" w:color="auto"/>
        <w:bottom w:val="none" w:sz="0" w:space="0" w:color="auto"/>
        <w:right w:val="none" w:sz="0" w:space="0" w:color="auto"/>
      </w:divBdr>
      <w:divsChild>
        <w:div w:id="422992412">
          <w:marLeft w:val="1440"/>
          <w:marRight w:val="0"/>
          <w:marTop w:val="0"/>
          <w:marBottom w:val="0"/>
          <w:divBdr>
            <w:top w:val="none" w:sz="0" w:space="0" w:color="auto"/>
            <w:left w:val="none" w:sz="0" w:space="0" w:color="auto"/>
            <w:bottom w:val="none" w:sz="0" w:space="0" w:color="auto"/>
            <w:right w:val="none" w:sz="0" w:space="0" w:color="auto"/>
          </w:divBdr>
        </w:div>
        <w:div w:id="1144157432">
          <w:marLeft w:val="1440"/>
          <w:marRight w:val="0"/>
          <w:marTop w:val="0"/>
          <w:marBottom w:val="0"/>
          <w:divBdr>
            <w:top w:val="none" w:sz="0" w:space="0" w:color="auto"/>
            <w:left w:val="none" w:sz="0" w:space="0" w:color="auto"/>
            <w:bottom w:val="none" w:sz="0" w:space="0" w:color="auto"/>
            <w:right w:val="none" w:sz="0" w:space="0" w:color="auto"/>
          </w:divBdr>
        </w:div>
        <w:div w:id="1656181527">
          <w:marLeft w:val="720"/>
          <w:marRight w:val="0"/>
          <w:marTop w:val="0"/>
          <w:marBottom w:val="0"/>
          <w:divBdr>
            <w:top w:val="none" w:sz="0" w:space="0" w:color="auto"/>
            <w:left w:val="none" w:sz="0" w:space="0" w:color="auto"/>
            <w:bottom w:val="none" w:sz="0" w:space="0" w:color="auto"/>
            <w:right w:val="none" w:sz="0" w:space="0" w:color="auto"/>
          </w:divBdr>
        </w:div>
        <w:div w:id="2114281103">
          <w:marLeft w:val="1440"/>
          <w:marRight w:val="0"/>
          <w:marTop w:val="0"/>
          <w:marBottom w:val="0"/>
          <w:divBdr>
            <w:top w:val="none" w:sz="0" w:space="0" w:color="auto"/>
            <w:left w:val="none" w:sz="0" w:space="0" w:color="auto"/>
            <w:bottom w:val="none" w:sz="0" w:space="0" w:color="auto"/>
            <w:right w:val="none" w:sz="0" w:space="0" w:color="auto"/>
          </w:divBdr>
        </w:div>
      </w:divsChild>
    </w:div>
    <w:div w:id="2021882061">
      <w:bodyDiv w:val="1"/>
      <w:marLeft w:val="0"/>
      <w:marRight w:val="0"/>
      <w:marTop w:val="0"/>
      <w:marBottom w:val="0"/>
      <w:divBdr>
        <w:top w:val="none" w:sz="0" w:space="0" w:color="auto"/>
        <w:left w:val="none" w:sz="0" w:space="0" w:color="auto"/>
        <w:bottom w:val="none" w:sz="0" w:space="0" w:color="auto"/>
        <w:right w:val="none" w:sz="0" w:space="0" w:color="auto"/>
      </w:divBdr>
    </w:div>
    <w:div w:id="2022273551">
      <w:bodyDiv w:val="1"/>
      <w:marLeft w:val="0"/>
      <w:marRight w:val="0"/>
      <w:marTop w:val="0"/>
      <w:marBottom w:val="0"/>
      <w:divBdr>
        <w:top w:val="none" w:sz="0" w:space="0" w:color="auto"/>
        <w:left w:val="none" w:sz="0" w:space="0" w:color="auto"/>
        <w:bottom w:val="none" w:sz="0" w:space="0" w:color="auto"/>
        <w:right w:val="none" w:sz="0" w:space="0" w:color="auto"/>
      </w:divBdr>
    </w:div>
    <w:div w:id="2022313527">
      <w:bodyDiv w:val="1"/>
      <w:marLeft w:val="0"/>
      <w:marRight w:val="0"/>
      <w:marTop w:val="0"/>
      <w:marBottom w:val="0"/>
      <w:divBdr>
        <w:top w:val="none" w:sz="0" w:space="0" w:color="auto"/>
        <w:left w:val="none" w:sz="0" w:space="0" w:color="auto"/>
        <w:bottom w:val="none" w:sz="0" w:space="0" w:color="auto"/>
        <w:right w:val="none" w:sz="0" w:space="0" w:color="auto"/>
      </w:divBdr>
    </w:div>
    <w:div w:id="2022511264">
      <w:bodyDiv w:val="1"/>
      <w:marLeft w:val="0"/>
      <w:marRight w:val="0"/>
      <w:marTop w:val="0"/>
      <w:marBottom w:val="0"/>
      <w:divBdr>
        <w:top w:val="none" w:sz="0" w:space="0" w:color="auto"/>
        <w:left w:val="none" w:sz="0" w:space="0" w:color="auto"/>
        <w:bottom w:val="none" w:sz="0" w:space="0" w:color="auto"/>
        <w:right w:val="none" w:sz="0" w:space="0" w:color="auto"/>
      </w:divBdr>
    </w:div>
    <w:div w:id="2022589263">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sChild>
        <w:div w:id="1847404106">
          <w:marLeft w:val="547"/>
          <w:marRight w:val="0"/>
          <w:marTop w:val="154"/>
          <w:marBottom w:val="0"/>
          <w:divBdr>
            <w:top w:val="none" w:sz="0" w:space="0" w:color="auto"/>
            <w:left w:val="none" w:sz="0" w:space="0" w:color="auto"/>
            <w:bottom w:val="none" w:sz="0" w:space="0" w:color="auto"/>
            <w:right w:val="none" w:sz="0" w:space="0" w:color="auto"/>
          </w:divBdr>
        </w:div>
      </w:divsChild>
    </w:div>
    <w:div w:id="2023627207">
      <w:bodyDiv w:val="1"/>
      <w:marLeft w:val="0"/>
      <w:marRight w:val="0"/>
      <w:marTop w:val="0"/>
      <w:marBottom w:val="0"/>
      <w:divBdr>
        <w:top w:val="none" w:sz="0" w:space="0" w:color="auto"/>
        <w:left w:val="none" w:sz="0" w:space="0" w:color="auto"/>
        <w:bottom w:val="none" w:sz="0" w:space="0" w:color="auto"/>
        <w:right w:val="none" w:sz="0" w:space="0" w:color="auto"/>
      </w:divBdr>
      <w:divsChild>
        <w:div w:id="413205358">
          <w:marLeft w:val="547"/>
          <w:marRight w:val="0"/>
          <w:marTop w:val="134"/>
          <w:marBottom w:val="0"/>
          <w:divBdr>
            <w:top w:val="none" w:sz="0" w:space="0" w:color="auto"/>
            <w:left w:val="none" w:sz="0" w:space="0" w:color="auto"/>
            <w:bottom w:val="none" w:sz="0" w:space="0" w:color="auto"/>
            <w:right w:val="none" w:sz="0" w:space="0" w:color="auto"/>
          </w:divBdr>
        </w:div>
        <w:div w:id="912088253">
          <w:marLeft w:val="1166"/>
          <w:marRight w:val="0"/>
          <w:marTop w:val="115"/>
          <w:marBottom w:val="0"/>
          <w:divBdr>
            <w:top w:val="none" w:sz="0" w:space="0" w:color="auto"/>
            <w:left w:val="none" w:sz="0" w:space="0" w:color="auto"/>
            <w:bottom w:val="none" w:sz="0" w:space="0" w:color="auto"/>
            <w:right w:val="none" w:sz="0" w:space="0" w:color="auto"/>
          </w:divBdr>
        </w:div>
        <w:div w:id="1390762647">
          <w:marLeft w:val="1166"/>
          <w:marRight w:val="0"/>
          <w:marTop w:val="115"/>
          <w:marBottom w:val="0"/>
          <w:divBdr>
            <w:top w:val="none" w:sz="0" w:space="0" w:color="auto"/>
            <w:left w:val="none" w:sz="0" w:space="0" w:color="auto"/>
            <w:bottom w:val="none" w:sz="0" w:space="0" w:color="auto"/>
            <w:right w:val="none" w:sz="0" w:space="0" w:color="auto"/>
          </w:divBdr>
        </w:div>
      </w:divsChild>
    </w:div>
    <w:div w:id="2024041634">
      <w:bodyDiv w:val="1"/>
      <w:marLeft w:val="0"/>
      <w:marRight w:val="0"/>
      <w:marTop w:val="0"/>
      <w:marBottom w:val="0"/>
      <w:divBdr>
        <w:top w:val="none" w:sz="0" w:space="0" w:color="auto"/>
        <w:left w:val="none" w:sz="0" w:space="0" w:color="auto"/>
        <w:bottom w:val="none" w:sz="0" w:space="0" w:color="auto"/>
        <w:right w:val="none" w:sz="0" w:space="0" w:color="auto"/>
      </w:divBdr>
    </w:div>
    <w:div w:id="2025596041">
      <w:bodyDiv w:val="1"/>
      <w:marLeft w:val="0"/>
      <w:marRight w:val="0"/>
      <w:marTop w:val="0"/>
      <w:marBottom w:val="0"/>
      <w:divBdr>
        <w:top w:val="none" w:sz="0" w:space="0" w:color="auto"/>
        <w:left w:val="none" w:sz="0" w:space="0" w:color="auto"/>
        <w:bottom w:val="none" w:sz="0" w:space="0" w:color="auto"/>
        <w:right w:val="none" w:sz="0" w:space="0" w:color="auto"/>
      </w:divBdr>
    </w:div>
    <w:div w:id="2026666290">
      <w:bodyDiv w:val="1"/>
      <w:marLeft w:val="0"/>
      <w:marRight w:val="0"/>
      <w:marTop w:val="0"/>
      <w:marBottom w:val="0"/>
      <w:divBdr>
        <w:top w:val="none" w:sz="0" w:space="0" w:color="auto"/>
        <w:left w:val="none" w:sz="0" w:space="0" w:color="auto"/>
        <w:bottom w:val="none" w:sz="0" w:space="0" w:color="auto"/>
        <w:right w:val="none" w:sz="0" w:space="0" w:color="auto"/>
      </w:divBdr>
    </w:div>
    <w:div w:id="2027360732">
      <w:bodyDiv w:val="1"/>
      <w:marLeft w:val="0"/>
      <w:marRight w:val="0"/>
      <w:marTop w:val="0"/>
      <w:marBottom w:val="0"/>
      <w:divBdr>
        <w:top w:val="none" w:sz="0" w:space="0" w:color="auto"/>
        <w:left w:val="none" w:sz="0" w:space="0" w:color="auto"/>
        <w:bottom w:val="none" w:sz="0" w:space="0" w:color="auto"/>
        <w:right w:val="none" w:sz="0" w:space="0" w:color="auto"/>
      </w:divBdr>
    </w:div>
    <w:div w:id="2027437743">
      <w:bodyDiv w:val="1"/>
      <w:marLeft w:val="0"/>
      <w:marRight w:val="0"/>
      <w:marTop w:val="0"/>
      <w:marBottom w:val="0"/>
      <w:divBdr>
        <w:top w:val="none" w:sz="0" w:space="0" w:color="auto"/>
        <w:left w:val="none" w:sz="0" w:space="0" w:color="auto"/>
        <w:bottom w:val="none" w:sz="0" w:space="0" w:color="auto"/>
        <w:right w:val="none" w:sz="0" w:space="0" w:color="auto"/>
      </w:divBdr>
      <w:divsChild>
        <w:div w:id="208961283">
          <w:marLeft w:val="1800"/>
          <w:marRight w:val="0"/>
          <w:marTop w:val="96"/>
          <w:marBottom w:val="0"/>
          <w:divBdr>
            <w:top w:val="none" w:sz="0" w:space="0" w:color="auto"/>
            <w:left w:val="none" w:sz="0" w:space="0" w:color="auto"/>
            <w:bottom w:val="none" w:sz="0" w:space="0" w:color="auto"/>
            <w:right w:val="none" w:sz="0" w:space="0" w:color="auto"/>
          </w:divBdr>
        </w:div>
        <w:div w:id="340621060">
          <w:marLeft w:val="1800"/>
          <w:marRight w:val="0"/>
          <w:marTop w:val="96"/>
          <w:marBottom w:val="0"/>
          <w:divBdr>
            <w:top w:val="none" w:sz="0" w:space="0" w:color="auto"/>
            <w:left w:val="none" w:sz="0" w:space="0" w:color="auto"/>
            <w:bottom w:val="none" w:sz="0" w:space="0" w:color="auto"/>
            <w:right w:val="none" w:sz="0" w:space="0" w:color="auto"/>
          </w:divBdr>
        </w:div>
        <w:div w:id="361632261">
          <w:marLeft w:val="547"/>
          <w:marRight w:val="0"/>
          <w:marTop w:val="96"/>
          <w:marBottom w:val="0"/>
          <w:divBdr>
            <w:top w:val="none" w:sz="0" w:space="0" w:color="auto"/>
            <w:left w:val="none" w:sz="0" w:space="0" w:color="auto"/>
            <w:bottom w:val="none" w:sz="0" w:space="0" w:color="auto"/>
            <w:right w:val="none" w:sz="0" w:space="0" w:color="auto"/>
          </w:divBdr>
        </w:div>
        <w:div w:id="1140608092">
          <w:marLeft w:val="1166"/>
          <w:marRight w:val="0"/>
          <w:marTop w:val="96"/>
          <w:marBottom w:val="0"/>
          <w:divBdr>
            <w:top w:val="none" w:sz="0" w:space="0" w:color="auto"/>
            <w:left w:val="none" w:sz="0" w:space="0" w:color="auto"/>
            <w:bottom w:val="none" w:sz="0" w:space="0" w:color="auto"/>
            <w:right w:val="none" w:sz="0" w:space="0" w:color="auto"/>
          </w:divBdr>
        </w:div>
      </w:divsChild>
    </w:div>
    <w:div w:id="2028560701">
      <w:bodyDiv w:val="1"/>
      <w:marLeft w:val="0"/>
      <w:marRight w:val="0"/>
      <w:marTop w:val="0"/>
      <w:marBottom w:val="0"/>
      <w:divBdr>
        <w:top w:val="none" w:sz="0" w:space="0" w:color="auto"/>
        <w:left w:val="none" w:sz="0" w:space="0" w:color="auto"/>
        <w:bottom w:val="none" w:sz="0" w:space="0" w:color="auto"/>
        <w:right w:val="none" w:sz="0" w:space="0" w:color="auto"/>
      </w:divBdr>
    </w:div>
    <w:div w:id="2030526470">
      <w:bodyDiv w:val="1"/>
      <w:marLeft w:val="0"/>
      <w:marRight w:val="0"/>
      <w:marTop w:val="0"/>
      <w:marBottom w:val="0"/>
      <w:divBdr>
        <w:top w:val="none" w:sz="0" w:space="0" w:color="auto"/>
        <w:left w:val="none" w:sz="0" w:space="0" w:color="auto"/>
        <w:bottom w:val="none" w:sz="0" w:space="0" w:color="auto"/>
        <w:right w:val="none" w:sz="0" w:space="0" w:color="auto"/>
      </w:divBdr>
      <w:divsChild>
        <w:div w:id="292298613">
          <w:marLeft w:val="1166"/>
          <w:marRight w:val="0"/>
          <w:marTop w:val="96"/>
          <w:marBottom w:val="0"/>
          <w:divBdr>
            <w:top w:val="none" w:sz="0" w:space="0" w:color="auto"/>
            <w:left w:val="none" w:sz="0" w:space="0" w:color="auto"/>
            <w:bottom w:val="none" w:sz="0" w:space="0" w:color="auto"/>
            <w:right w:val="none" w:sz="0" w:space="0" w:color="auto"/>
          </w:divBdr>
        </w:div>
        <w:div w:id="812916036">
          <w:marLeft w:val="1800"/>
          <w:marRight w:val="0"/>
          <w:marTop w:val="77"/>
          <w:marBottom w:val="0"/>
          <w:divBdr>
            <w:top w:val="none" w:sz="0" w:space="0" w:color="auto"/>
            <w:left w:val="none" w:sz="0" w:space="0" w:color="auto"/>
            <w:bottom w:val="none" w:sz="0" w:space="0" w:color="auto"/>
            <w:right w:val="none" w:sz="0" w:space="0" w:color="auto"/>
          </w:divBdr>
        </w:div>
        <w:div w:id="1199506999">
          <w:marLeft w:val="547"/>
          <w:marRight w:val="0"/>
          <w:marTop w:val="115"/>
          <w:marBottom w:val="0"/>
          <w:divBdr>
            <w:top w:val="none" w:sz="0" w:space="0" w:color="auto"/>
            <w:left w:val="none" w:sz="0" w:space="0" w:color="auto"/>
            <w:bottom w:val="none" w:sz="0" w:space="0" w:color="auto"/>
            <w:right w:val="none" w:sz="0" w:space="0" w:color="auto"/>
          </w:divBdr>
        </w:div>
        <w:div w:id="1236666276">
          <w:marLeft w:val="1800"/>
          <w:marRight w:val="0"/>
          <w:marTop w:val="77"/>
          <w:marBottom w:val="0"/>
          <w:divBdr>
            <w:top w:val="none" w:sz="0" w:space="0" w:color="auto"/>
            <w:left w:val="none" w:sz="0" w:space="0" w:color="auto"/>
            <w:bottom w:val="none" w:sz="0" w:space="0" w:color="auto"/>
            <w:right w:val="none" w:sz="0" w:space="0" w:color="auto"/>
          </w:divBdr>
        </w:div>
        <w:div w:id="1644042004">
          <w:marLeft w:val="1166"/>
          <w:marRight w:val="0"/>
          <w:marTop w:val="96"/>
          <w:marBottom w:val="0"/>
          <w:divBdr>
            <w:top w:val="none" w:sz="0" w:space="0" w:color="auto"/>
            <w:left w:val="none" w:sz="0" w:space="0" w:color="auto"/>
            <w:bottom w:val="none" w:sz="0" w:space="0" w:color="auto"/>
            <w:right w:val="none" w:sz="0" w:space="0" w:color="auto"/>
          </w:divBdr>
        </w:div>
        <w:div w:id="1662848696">
          <w:marLeft w:val="1166"/>
          <w:marRight w:val="0"/>
          <w:marTop w:val="96"/>
          <w:marBottom w:val="0"/>
          <w:divBdr>
            <w:top w:val="none" w:sz="0" w:space="0" w:color="auto"/>
            <w:left w:val="none" w:sz="0" w:space="0" w:color="auto"/>
            <w:bottom w:val="none" w:sz="0" w:space="0" w:color="auto"/>
            <w:right w:val="none" w:sz="0" w:space="0" w:color="auto"/>
          </w:divBdr>
        </w:div>
        <w:div w:id="1692417952">
          <w:marLeft w:val="1166"/>
          <w:marRight w:val="0"/>
          <w:marTop w:val="96"/>
          <w:marBottom w:val="0"/>
          <w:divBdr>
            <w:top w:val="none" w:sz="0" w:space="0" w:color="auto"/>
            <w:left w:val="none" w:sz="0" w:space="0" w:color="auto"/>
            <w:bottom w:val="none" w:sz="0" w:space="0" w:color="auto"/>
            <w:right w:val="none" w:sz="0" w:space="0" w:color="auto"/>
          </w:divBdr>
        </w:div>
        <w:div w:id="1985507954">
          <w:marLeft w:val="1800"/>
          <w:marRight w:val="0"/>
          <w:marTop w:val="77"/>
          <w:marBottom w:val="0"/>
          <w:divBdr>
            <w:top w:val="none" w:sz="0" w:space="0" w:color="auto"/>
            <w:left w:val="none" w:sz="0" w:space="0" w:color="auto"/>
            <w:bottom w:val="none" w:sz="0" w:space="0" w:color="auto"/>
            <w:right w:val="none" w:sz="0" w:space="0" w:color="auto"/>
          </w:divBdr>
        </w:div>
      </w:divsChild>
    </w:div>
    <w:div w:id="2030713109">
      <w:bodyDiv w:val="1"/>
      <w:marLeft w:val="0"/>
      <w:marRight w:val="0"/>
      <w:marTop w:val="0"/>
      <w:marBottom w:val="0"/>
      <w:divBdr>
        <w:top w:val="none" w:sz="0" w:space="0" w:color="auto"/>
        <w:left w:val="none" w:sz="0" w:space="0" w:color="auto"/>
        <w:bottom w:val="none" w:sz="0" w:space="0" w:color="auto"/>
        <w:right w:val="none" w:sz="0" w:space="0" w:color="auto"/>
      </w:divBdr>
      <w:divsChild>
        <w:div w:id="74397338">
          <w:marLeft w:val="1166"/>
          <w:marRight w:val="0"/>
          <w:marTop w:val="60"/>
          <w:marBottom w:val="0"/>
          <w:divBdr>
            <w:top w:val="none" w:sz="0" w:space="0" w:color="auto"/>
            <w:left w:val="none" w:sz="0" w:space="0" w:color="auto"/>
            <w:bottom w:val="none" w:sz="0" w:space="0" w:color="auto"/>
            <w:right w:val="none" w:sz="0" w:space="0" w:color="auto"/>
          </w:divBdr>
        </w:div>
        <w:div w:id="189495455">
          <w:marLeft w:val="2520"/>
          <w:marRight w:val="0"/>
          <w:marTop w:val="60"/>
          <w:marBottom w:val="0"/>
          <w:divBdr>
            <w:top w:val="none" w:sz="0" w:space="0" w:color="auto"/>
            <w:left w:val="none" w:sz="0" w:space="0" w:color="auto"/>
            <w:bottom w:val="none" w:sz="0" w:space="0" w:color="auto"/>
            <w:right w:val="none" w:sz="0" w:space="0" w:color="auto"/>
          </w:divBdr>
        </w:div>
        <w:div w:id="441267563">
          <w:marLeft w:val="1800"/>
          <w:marRight w:val="0"/>
          <w:marTop w:val="60"/>
          <w:marBottom w:val="0"/>
          <w:divBdr>
            <w:top w:val="none" w:sz="0" w:space="0" w:color="auto"/>
            <w:left w:val="none" w:sz="0" w:space="0" w:color="auto"/>
            <w:bottom w:val="none" w:sz="0" w:space="0" w:color="auto"/>
            <w:right w:val="none" w:sz="0" w:space="0" w:color="auto"/>
          </w:divBdr>
        </w:div>
        <w:div w:id="541405524">
          <w:marLeft w:val="1166"/>
          <w:marRight w:val="0"/>
          <w:marTop w:val="60"/>
          <w:marBottom w:val="0"/>
          <w:divBdr>
            <w:top w:val="none" w:sz="0" w:space="0" w:color="auto"/>
            <w:left w:val="none" w:sz="0" w:space="0" w:color="auto"/>
            <w:bottom w:val="none" w:sz="0" w:space="0" w:color="auto"/>
            <w:right w:val="none" w:sz="0" w:space="0" w:color="auto"/>
          </w:divBdr>
        </w:div>
        <w:div w:id="947397775">
          <w:marLeft w:val="1166"/>
          <w:marRight w:val="0"/>
          <w:marTop w:val="60"/>
          <w:marBottom w:val="0"/>
          <w:divBdr>
            <w:top w:val="none" w:sz="0" w:space="0" w:color="auto"/>
            <w:left w:val="none" w:sz="0" w:space="0" w:color="auto"/>
            <w:bottom w:val="none" w:sz="0" w:space="0" w:color="auto"/>
            <w:right w:val="none" w:sz="0" w:space="0" w:color="auto"/>
          </w:divBdr>
        </w:div>
        <w:div w:id="1207329474">
          <w:marLeft w:val="2520"/>
          <w:marRight w:val="0"/>
          <w:marTop w:val="60"/>
          <w:marBottom w:val="0"/>
          <w:divBdr>
            <w:top w:val="none" w:sz="0" w:space="0" w:color="auto"/>
            <w:left w:val="none" w:sz="0" w:space="0" w:color="auto"/>
            <w:bottom w:val="none" w:sz="0" w:space="0" w:color="auto"/>
            <w:right w:val="none" w:sz="0" w:space="0" w:color="auto"/>
          </w:divBdr>
        </w:div>
        <w:div w:id="1258253680">
          <w:marLeft w:val="1800"/>
          <w:marRight w:val="0"/>
          <w:marTop w:val="60"/>
          <w:marBottom w:val="0"/>
          <w:divBdr>
            <w:top w:val="none" w:sz="0" w:space="0" w:color="auto"/>
            <w:left w:val="none" w:sz="0" w:space="0" w:color="auto"/>
            <w:bottom w:val="none" w:sz="0" w:space="0" w:color="auto"/>
            <w:right w:val="none" w:sz="0" w:space="0" w:color="auto"/>
          </w:divBdr>
        </w:div>
        <w:div w:id="1473332152">
          <w:marLeft w:val="2520"/>
          <w:marRight w:val="0"/>
          <w:marTop w:val="60"/>
          <w:marBottom w:val="0"/>
          <w:divBdr>
            <w:top w:val="none" w:sz="0" w:space="0" w:color="auto"/>
            <w:left w:val="none" w:sz="0" w:space="0" w:color="auto"/>
            <w:bottom w:val="none" w:sz="0" w:space="0" w:color="auto"/>
            <w:right w:val="none" w:sz="0" w:space="0" w:color="auto"/>
          </w:divBdr>
        </w:div>
        <w:div w:id="1576090351">
          <w:marLeft w:val="1166"/>
          <w:marRight w:val="0"/>
          <w:marTop w:val="60"/>
          <w:marBottom w:val="0"/>
          <w:divBdr>
            <w:top w:val="none" w:sz="0" w:space="0" w:color="auto"/>
            <w:left w:val="none" w:sz="0" w:space="0" w:color="auto"/>
            <w:bottom w:val="none" w:sz="0" w:space="0" w:color="auto"/>
            <w:right w:val="none" w:sz="0" w:space="0" w:color="auto"/>
          </w:divBdr>
        </w:div>
        <w:div w:id="1576666436">
          <w:marLeft w:val="1800"/>
          <w:marRight w:val="0"/>
          <w:marTop w:val="60"/>
          <w:marBottom w:val="0"/>
          <w:divBdr>
            <w:top w:val="none" w:sz="0" w:space="0" w:color="auto"/>
            <w:left w:val="none" w:sz="0" w:space="0" w:color="auto"/>
            <w:bottom w:val="none" w:sz="0" w:space="0" w:color="auto"/>
            <w:right w:val="none" w:sz="0" w:space="0" w:color="auto"/>
          </w:divBdr>
        </w:div>
        <w:div w:id="1851601786">
          <w:marLeft w:val="2520"/>
          <w:marRight w:val="0"/>
          <w:marTop w:val="60"/>
          <w:marBottom w:val="0"/>
          <w:divBdr>
            <w:top w:val="none" w:sz="0" w:space="0" w:color="auto"/>
            <w:left w:val="none" w:sz="0" w:space="0" w:color="auto"/>
            <w:bottom w:val="none" w:sz="0" w:space="0" w:color="auto"/>
            <w:right w:val="none" w:sz="0" w:space="0" w:color="auto"/>
          </w:divBdr>
        </w:div>
        <w:div w:id="1950889818">
          <w:marLeft w:val="547"/>
          <w:marRight w:val="0"/>
          <w:marTop w:val="96"/>
          <w:marBottom w:val="0"/>
          <w:divBdr>
            <w:top w:val="none" w:sz="0" w:space="0" w:color="auto"/>
            <w:left w:val="none" w:sz="0" w:space="0" w:color="auto"/>
            <w:bottom w:val="none" w:sz="0" w:space="0" w:color="auto"/>
            <w:right w:val="none" w:sz="0" w:space="0" w:color="auto"/>
          </w:divBdr>
        </w:div>
        <w:div w:id="1991131941">
          <w:marLeft w:val="1800"/>
          <w:marRight w:val="0"/>
          <w:marTop w:val="60"/>
          <w:marBottom w:val="0"/>
          <w:divBdr>
            <w:top w:val="none" w:sz="0" w:space="0" w:color="auto"/>
            <w:left w:val="none" w:sz="0" w:space="0" w:color="auto"/>
            <w:bottom w:val="none" w:sz="0" w:space="0" w:color="auto"/>
            <w:right w:val="none" w:sz="0" w:space="0" w:color="auto"/>
          </w:divBdr>
        </w:div>
        <w:div w:id="2083405778">
          <w:marLeft w:val="1800"/>
          <w:marRight w:val="0"/>
          <w:marTop w:val="60"/>
          <w:marBottom w:val="0"/>
          <w:divBdr>
            <w:top w:val="none" w:sz="0" w:space="0" w:color="auto"/>
            <w:left w:val="none" w:sz="0" w:space="0" w:color="auto"/>
            <w:bottom w:val="none" w:sz="0" w:space="0" w:color="auto"/>
            <w:right w:val="none" w:sz="0" w:space="0" w:color="auto"/>
          </w:divBdr>
        </w:div>
        <w:div w:id="2134590449">
          <w:marLeft w:val="1800"/>
          <w:marRight w:val="0"/>
          <w:marTop w:val="60"/>
          <w:marBottom w:val="0"/>
          <w:divBdr>
            <w:top w:val="none" w:sz="0" w:space="0" w:color="auto"/>
            <w:left w:val="none" w:sz="0" w:space="0" w:color="auto"/>
            <w:bottom w:val="none" w:sz="0" w:space="0" w:color="auto"/>
            <w:right w:val="none" w:sz="0" w:space="0" w:color="auto"/>
          </w:divBdr>
        </w:div>
      </w:divsChild>
    </w:div>
    <w:div w:id="2031255163">
      <w:bodyDiv w:val="1"/>
      <w:marLeft w:val="0"/>
      <w:marRight w:val="0"/>
      <w:marTop w:val="0"/>
      <w:marBottom w:val="0"/>
      <w:divBdr>
        <w:top w:val="none" w:sz="0" w:space="0" w:color="auto"/>
        <w:left w:val="none" w:sz="0" w:space="0" w:color="auto"/>
        <w:bottom w:val="none" w:sz="0" w:space="0" w:color="auto"/>
        <w:right w:val="none" w:sz="0" w:space="0" w:color="auto"/>
      </w:divBdr>
    </w:div>
    <w:div w:id="2032298552">
      <w:bodyDiv w:val="1"/>
      <w:marLeft w:val="0"/>
      <w:marRight w:val="0"/>
      <w:marTop w:val="0"/>
      <w:marBottom w:val="0"/>
      <w:divBdr>
        <w:top w:val="none" w:sz="0" w:space="0" w:color="auto"/>
        <w:left w:val="none" w:sz="0" w:space="0" w:color="auto"/>
        <w:bottom w:val="none" w:sz="0" w:space="0" w:color="auto"/>
        <w:right w:val="none" w:sz="0" w:space="0" w:color="auto"/>
      </w:divBdr>
      <w:divsChild>
        <w:div w:id="333073976">
          <w:marLeft w:val="1166"/>
          <w:marRight w:val="0"/>
          <w:marTop w:val="110"/>
          <w:marBottom w:val="0"/>
          <w:divBdr>
            <w:top w:val="none" w:sz="0" w:space="0" w:color="auto"/>
            <w:left w:val="none" w:sz="0" w:space="0" w:color="auto"/>
            <w:bottom w:val="none" w:sz="0" w:space="0" w:color="auto"/>
            <w:right w:val="none" w:sz="0" w:space="0" w:color="auto"/>
          </w:divBdr>
        </w:div>
        <w:div w:id="417480480">
          <w:marLeft w:val="547"/>
          <w:marRight w:val="0"/>
          <w:marTop w:val="130"/>
          <w:marBottom w:val="0"/>
          <w:divBdr>
            <w:top w:val="none" w:sz="0" w:space="0" w:color="auto"/>
            <w:left w:val="none" w:sz="0" w:space="0" w:color="auto"/>
            <w:bottom w:val="none" w:sz="0" w:space="0" w:color="auto"/>
            <w:right w:val="none" w:sz="0" w:space="0" w:color="auto"/>
          </w:divBdr>
        </w:div>
        <w:div w:id="715009324">
          <w:marLeft w:val="1166"/>
          <w:marRight w:val="0"/>
          <w:marTop w:val="110"/>
          <w:marBottom w:val="0"/>
          <w:divBdr>
            <w:top w:val="none" w:sz="0" w:space="0" w:color="auto"/>
            <w:left w:val="none" w:sz="0" w:space="0" w:color="auto"/>
            <w:bottom w:val="none" w:sz="0" w:space="0" w:color="auto"/>
            <w:right w:val="none" w:sz="0" w:space="0" w:color="auto"/>
          </w:divBdr>
        </w:div>
        <w:div w:id="859587253">
          <w:marLeft w:val="1166"/>
          <w:marRight w:val="0"/>
          <w:marTop w:val="110"/>
          <w:marBottom w:val="0"/>
          <w:divBdr>
            <w:top w:val="none" w:sz="0" w:space="0" w:color="auto"/>
            <w:left w:val="none" w:sz="0" w:space="0" w:color="auto"/>
            <w:bottom w:val="none" w:sz="0" w:space="0" w:color="auto"/>
            <w:right w:val="none" w:sz="0" w:space="0" w:color="auto"/>
          </w:divBdr>
        </w:div>
        <w:div w:id="1261719505">
          <w:marLeft w:val="547"/>
          <w:marRight w:val="0"/>
          <w:marTop w:val="130"/>
          <w:marBottom w:val="0"/>
          <w:divBdr>
            <w:top w:val="none" w:sz="0" w:space="0" w:color="auto"/>
            <w:left w:val="none" w:sz="0" w:space="0" w:color="auto"/>
            <w:bottom w:val="none" w:sz="0" w:space="0" w:color="auto"/>
            <w:right w:val="none" w:sz="0" w:space="0" w:color="auto"/>
          </w:divBdr>
        </w:div>
        <w:div w:id="1351764286">
          <w:marLeft w:val="1166"/>
          <w:marRight w:val="0"/>
          <w:marTop w:val="110"/>
          <w:marBottom w:val="0"/>
          <w:divBdr>
            <w:top w:val="none" w:sz="0" w:space="0" w:color="auto"/>
            <w:left w:val="none" w:sz="0" w:space="0" w:color="auto"/>
            <w:bottom w:val="none" w:sz="0" w:space="0" w:color="auto"/>
            <w:right w:val="none" w:sz="0" w:space="0" w:color="auto"/>
          </w:divBdr>
        </w:div>
        <w:div w:id="1757049935">
          <w:marLeft w:val="1166"/>
          <w:marRight w:val="0"/>
          <w:marTop w:val="110"/>
          <w:marBottom w:val="0"/>
          <w:divBdr>
            <w:top w:val="none" w:sz="0" w:space="0" w:color="auto"/>
            <w:left w:val="none" w:sz="0" w:space="0" w:color="auto"/>
            <w:bottom w:val="none" w:sz="0" w:space="0" w:color="auto"/>
            <w:right w:val="none" w:sz="0" w:space="0" w:color="auto"/>
          </w:divBdr>
        </w:div>
        <w:div w:id="1858232111">
          <w:marLeft w:val="547"/>
          <w:marRight w:val="0"/>
          <w:marTop w:val="125"/>
          <w:marBottom w:val="0"/>
          <w:divBdr>
            <w:top w:val="none" w:sz="0" w:space="0" w:color="auto"/>
            <w:left w:val="none" w:sz="0" w:space="0" w:color="auto"/>
            <w:bottom w:val="none" w:sz="0" w:space="0" w:color="auto"/>
            <w:right w:val="none" w:sz="0" w:space="0" w:color="auto"/>
          </w:divBdr>
        </w:div>
      </w:divsChild>
    </w:div>
    <w:div w:id="2032606407">
      <w:bodyDiv w:val="1"/>
      <w:marLeft w:val="0"/>
      <w:marRight w:val="0"/>
      <w:marTop w:val="0"/>
      <w:marBottom w:val="0"/>
      <w:divBdr>
        <w:top w:val="none" w:sz="0" w:space="0" w:color="auto"/>
        <w:left w:val="none" w:sz="0" w:space="0" w:color="auto"/>
        <w:bottom w:val="none" w:sz="0" w:space="0" w:color="auto"/>
        <w:right w:val="none" w:sz="0" w:space="0" w:color="auto"/>
      </w:divBdr>
    </w:div>
    <w:div w:id="2032684276">
      <w:bodyDiv w:val="1"/>
      <w:marLeft w:val="0"/>
      <w:marRight w:val="0"/>
      <w:marTop w:val="0"/>
      <w:marBottom w:val="0"/>
      <w:divBdr>
        <w:top w:val="none" w:sz="0" w:space="0" w:color="auto"/>
        <w:left w:val="none" w:sz="0" w:space="0" w:color="auto"/>
        <w:bottom w:val="none" w:sz="0" w:space="0" w:color="auto"/>
        <w:right w:val="none" w:sz="0" w:space="0" w:color="auto"/>
      </w:divBdr>
      <w:divsChild>
        <w:div w:id="953950548">
          <w:marLeft w:val="547"/>
          <w:marRight w:val="0"/>
          <w:marTop w:val="134"/>
          <w:marBottom w:val="0"/>
          <w:divBdr>
            <w:top w:val="none" w:sz="0" w:space="0" w:color="auto"/>
            <w:left w:val="none" w:sz="0" w:space="0" w:color="auto"/>
            <w:bottom w:val="none" w:sz="0" w:space="0" w:color="auto"/>
            <w:right w:val="none" w:sz="0" w:space="0" w:color="auto"/>
          </w:divBdr>
        </w:div>
        <w:div w:id="1331955752">
          <w:marLeft w:val="1166"/>
          <w:marRight w:val="0"/>
          <w:marTop w:val="115"/>
          <w:marBottom w:val="0"/>
          <w:divBdr>
            <w:top w:val="none" w:sz="0" w:space="0" w:color="auto"/>
            <w:left w:val="none" w:sz="0" w:space="0" w:color="auto"/>
            <w:bottom w:val="none" w:sz="0" w:space="0" w:color="auto"/>
            <w:right w:val="none" w:sz="0" w:space="0" w:color="auto"/>
          </w:divBdr>
        </w:div>
        <w:div w:id="1605529274">
          <w:marLeft w:val="547"/>
          <w:marRight w:val="0"/>
          <w:marTop w:val="134"/>
          <w:marBottom w:val="0"/>
          <w:divBdr>
            <w:top w:val="none" w:sz="0" w:space="0" w:color="auto"/>
            <w:left w:val="none" w:sz="0" w:space="0" w:color="auto"/>
            <w:bottom w:val="none" w:sz="0" w:space="0" w:color="auto"/>
            <w:right w:val="none" w:sz="0" w:space="0" w:color="auto"/>
          </w:divBdr>
        </w:div>
      </w:divsChild>
    </w:div>
    <w:div w:id="2033533699">
      <w:bodyDiv w:val="1"/>
      <w:marLeft w:val="0"/>
      <w:marRight w:val="0"/>
      <w:marTop w:val="0"/>
      <w:marBottom w:val="0"/>
      <w:divBdr>
        <w:top w:val="none" w:sz="0" w:space="0" w:color="auto"/>
        <w:left w:val="none" w:sz="0" w:space="0" w:color="auto"/>
        <w:bottom w:val="none" w:sz="0" w:space="0" w:color="auto"/>
        <w:right w:val="none" w:sz="0" w:space="0" w:color="auto"/>
      </w:divBdr>
    </w:div>
    <w:div w:id="2033870715">
      <w:bodyDiv w:val="1"/>
      <w:marLeft w:val="0"/>
      <w:marRight w:val="0"/>
      <w:marTop w:val="0"/>
      <w:marBottom w:val="0"/>
      <w:divBdr>
        <w:top w:val="none" w:sz="0" w:space="0" w:color="auto"/>
        <w:left w:val="none" w:sz="0" w:space="0" w:color="auto"/>
        <w:bottom w:val="none" w:sz="0" w:space="0" w:color="auto"/>
        <w:right w:val="none" w:sz="0" w:space="0" w:color="auto"/>
      </w:divBdr>
      <w:divsChild>
        <w:div w:id="473526983">
          <w:marLeft w:val="1166"/>
          <w:marRight w:val="0"/>
          <w:marTop w:val="115"/>
          <w:marBottom w:val="0"/>
          <w:divBdr>
            <w:top w:val="none" w:sz="0" w:space="0" w:color="auto"/>
            <w:left w:val="none" w:sz="0" w:space="0" w:color="auto"/>
            <w:bottom w:val="none" w:sz="0" w:space="0" w:color="auto"/>
            <w:right w:val="none" w:sz="0" w:space="0" w:color="auto"/>
          </w:divBdr>
        </w:div>
        <w:div w:id="736515787">
          <w:marLeft w:val="547"/>
          <w:marRight w:val="0"/>
          <w:marTop w:val="115"/>
          <w:marBottom w:val="0"/>
          <w:divBdr>
            <w:top w:val="none" w:sz="0" w:space="0" w:color="auto"/>
            <w:left w:val="none" w:sz="0" w:space="0" w:color="auto"/>
            <w:bottom w:val="none" w:sz="0" w:space="0" w:color="auto"/>
            <w:right w:val="none" w:sz="0" w:space="0" w:color="auto"/>
          </w:divBdr>
        </w:div>
      </w:divsChild>
    </w:div>
    <w:div w:id="2036343524">
      <w:bodyDiv w:val="1"/>
      <w:marLeft w:val="0"/>
      <w:marRight w:val="0"/>
      <w:marTop w:val="0"/>
      <w:marBottom w:val="0"/>
      <w:divBdr>
        <w:top w:val="none" w:sz="0" w:space="0" w:color="auto"/>
        <w:left w:val="none" w:sz="0" w:space="0" w:color="auto"/>
        <w:bottom w:val="none" w:sz="0" w:space="0" w:color="auto"/>
        <w:right w:val="none" w:sz="0" w:space="0" w:color="auto"/>
      </w:divBdr>
      <w:divsChild>
        <w:div w:id="90127260">
          <w:marLeft w:val="1166"/>
          <w:marRight w:val="0"/>
          <w:marTop w:val="134"/>
          <w:marBottom w:val="0"/>
          <w:divBdr>
            <w:top w:val="none" w:sz="0" w:space="0" w:color="auto"/>
            <w:left w:val="none" w:sz="0" w:space="0" w:color="auto"/>
            <w:bottom w:val="none" w:sz="0" w:space="0" w:color="auto"/>
            <w:right w:val="none" w:sz="0" w:space="0" w:color="auto"/>
          </w:divBdr>
        </w:div>
        <w:div w:id="960569574">
          <w:marLeft w:val="547"/>
          <w:marRight w:val="0"/>
          <w:marTop w:val="154"/>
          <w:marBottom w:val="0"/>
          <w:divBdr>
            <w:top w:val="none" w:sz="0" w:space="0" w:color="auto"/>
            <w:left w:val="none" w:sz="0" w:space="0" w:color="auto"/>
            <w:bottom w:val="none" w:sz="0" w:space="0" w:color="auto"/>
            <w:right w:val="none" w:sz="0" w:space="0" w:color="auto"/>
          </w:divBdr>
        </w:div>
      </w:divsChild>
    </w:div>
    <w:div w:id="2036925009">
      <w:bodyDiv w:val="1"/>
      <w:marLeft w:val="0"/>
      <w:marRight w:val="0"/>
      <w:marTop w:val="0"/>
      <w:marBottom w:val="0"/>
      <w:divBdr>
        <w:top w:val="none" w:sz="0" w:space="0" w:color="auto"/>
        <w:left w:val="none" w:sz="0" w:space="0" w:color="auto"/>
        <w:bottom w:val="none" w:sz="0" w:space="0" w:color="auto"/>
        <w:right w:val="none" w:sz="0" w:space="0" w:color="auto"/>
      </w:divBdr>
    </w:div>
    <w:div w:id="2037079961">
      <w:bodyDiv w:val="1"/>
      <w:marLeft w:val="0"/>
      <w:marRight w:val="0"/>
      <w:marTop w:val="0"/>
      <w:marBottom w:val="0"/>
      <w:divBdr>
        <w:top w:val="none" w:sz="0" w:space="0" w:color="auto"/>
        <w:left w:val="none" w:sz="0" w:space="0" w:color="auto"/>
        <w:bottom w:val="none" w:sz="0" w:space="0" w:color="auto"/>
        <w:right w:val="none" w:sz="0" w:space="0" w:color="auto"/>
      </w:divBdr>
      <w:divsChild>
        <w:div w:id="290601995">
          <w:marLeft w:val="1166"/>
          <w:marRight w:val="0"/>
          <w:marTop w:val="101"/>
          <w:marBottom w:val="0"/>
          <w:divBdr>
            <w:top w:val="none" w:sz="0" w:space="0" w:color="auto"/>
            <w:left w:val="none" w:sz="0" w:space="0" w:color="auto"/>
            <w:bottom w:val="none" w:sz="0" w:space="0" w:color="auto"/>
            <w:right w:val="none" w:sz="0" w:space="0" w:color="auto"/>
          </w:divBdr>
        </w:div>
        <w:div w:id="712728087">
          <w:marLeft w:val="547"/>
          <w:marRight w:val="0"/>
          <w:marTop w:val="120"/>
          <w:marBottom w:val="0"/>
          <w:divBdr>
            <w:top w:val="none" w:sz="0" w:space="0" w:color="auto"/>
            <w:left w:val="none" w:sz="0" w:space="0" w:color="auto"/>
            <w:bottom w:val="none" w:sz="0" w:space="0" w:color="auto"/>
            <w:right w:val="none" w:sz="0" w:space="0" w:color="auto"/>
          </w:divBdr>
        </w:div>
        <w:div w:id="1407142340">
          <w:marLeft w:val="1166"/>
          <w:marRight w:val="0"/>
          <w:marTop w:val="101"/>
          <w:marBottom w:val="0"/>
          <w:divBdr>
            <w:top w:val="none" w:sz="0" w:space="0" w:color="auto"/>
            <w:left w:val="none" w:sz="0" w:space="0" w:color="auto"/>
            <w:bottom w:val="none" w:sz="0" w:space="0" w:color="auto"/>
            <w:right w:val="none" w:sz="0" w:space="0" w:color="auto"/>
          </w:divBdr>
        </w:div>
      </w:divsChild>
    </w:div>
    <w:div w:id="2037122114">
      <w:bodyDiv w:val="1"/>
      <w:marLeft w:val="0"/>
      <w:marRight w:val="0"/>
      <w:marTop w:val="0"/>
      <w:marBottom w:val="0"/>
      <w:divBdr>
        <w:top w:val="none" w:sz="0" w:space="0" w:color="auto"/>
        <w:left w:val="none" w:sz="0" w:space="0" w:color="auto"/>
        <w:bottom w:val="none" w:sz="0" w:space="0" w:color="auto"/>
        <w:right w:val="none" w:sz="0" w:space="0" w:color="auto"/>
      </w:divBdr>
    </w:div>
    <w:div w:id="2039814027">
      <w:bodyDiv w:val="1"/>
      <w:marLeft w:val="0"/>
      <w:marRight w:val="0"/>
      <w:marTop w:val="0"/>
      <w:marBottom w:val="0"/>
      <w:divBdr>
        <w:top w:val="none" w:sz="0" w:space="0" w:color="auto"/>
        <w:left w:val="none" w:sz="0" w:space="0" w:color="auto"/>
        <w:bottom w:val="none" w:sz="0" w:space="0" w:color="auto"/>
        <w:right w:val="none" w:sz="0" w:space="0" w:color="auto"/>
      </w:divBdr>
    </w:div>
    <w:div w:id="2039961445">
      <w:bodyDiv w:val="1"/>
      <w:marLeft w:val="0"/>
      <w:marRight w:val="0"/>
      <w:marTop w:val="0"/>
      <w:marBottom w:val="0"/>
      <w:divBdr>
        <w:top w:val="none" w:sz="0" w:space="0" w:color="auto"/>
        <w:left w:val="none" w:sz="0" w:space="0" w:color="auto"/>
        <w:bottom w:val="none" w:sz="0" w:space="0" w:color="auto"/>
        <w:right w:val="none" w:sz="0" w:space="0" w:color="auto"/>
      </w:divBdr>
      <w:divsChild>
        <w:div w:id="591167417">
          <w:marLeft w:val="547"/>
          <w:marRight w:val="0"/>
          <w:marTop w:val="154"/>
          <w:marBottom w:val="0"/>
          <w:divBdr>
            <w:top w:val="none" w:sz="0" w:space="0" w:color="auto"/>
            <w:left w:val="none" w:sz="0" w:space="0" w:color="auto"/>
            <w:bottom w:val="none" w:sz="0" w:space="0" w:color="auto"/>
            <w:right w:val="none" w:sz="0" w:space="0" w:color="auto"/>
          </w:divBdr>
        </w:div>
        <w:div w:id="849759364">
          <w:marLeft w:val="547"/>
          <w:marRight w:val="0"/>
          <w:marTop w:val="154"/>
          <w:marBottom w:val="0"/>
          <w:divBdr>
            <w:top w:val="none" w:sz="0" w:space="0" w:color="auto"/>
            <w:left w:val="none" w:sz="0" w:space="0" w:color="auto"/>
            <w:bottom w:val="none" w:sz="0" w:space="0" w:color="auto"/>
            <w:right w:val="none" w:sz="0" w:space="0" w:color="auto"/>
          </w:divBdr>
        </w:div>
        <w:div w:id="981039824">
          <w:marLeft w:val="547"/>
          <w:marRight w:val="0"/>
          <w:marTop w:val="154"/>
          <w:marBottom w:val="0"/>
          <w:divBdr>
            <w:top w:val="none" w:sz="0" w:space="0" w:color="auto"/>
            <w:left w:val="none" w:sz="0" w:space="0" w:color="auto"/>
            <w:bottom w:val="none" w:sz="0" w:space="0" w:color="auto"/>
            <w:right w:val="none" w:sz="0" w:space="0" w:color="auto"/>
          </w:divBdr>
        </w:div>
      </w:divsChild>
    </w:div>
    <w:div w:id="2040201663">
      <w:bodyDiv w:val="1"/>
      <w:marLeft w:val="0"/>
      <w:marRight w:val="0"/>
      <w:marTop w:val="0"/>
      <w:marBottom w:val="0"/>
      <w:divBdr>
        <w:top w:val="none" w:sz="0" w:space="0" w:color="auto"/>
        <w:left w:val="none" w:sz="0" w:space="0" w:color="auto"/>
        <w:bottom w:val="none" w:sz="0" w:space="0" w:color="auto"/>
        <w:right w:val="none" w:sz="0" w:space="0" w:color="auto"/>
      </w:divBdr>
    </w:div>
    <w:div w:id="2042585728">
      <w:bodyDiv w:val="1"/>
      <w:marLeft w:val="0"/>
      <w:marRight w:val="0"/>
      <w:marTop w:val="0"/>
      <w:marBottom w:val="0"/>
      <w:divBdr>
        <w:top w:val="none" w:sz="0" w:space="0" w:color="auto"/>
        <w:left w:val="none" w:sz="0" w:space="0" w:color="auto"/>
        <w:bottom w:val="none" w:sz="0" w:space="0" w:color="auto"/>
        <w:right w:val="none" w:sz="0" w:space="0" w:color="auto"/>
      </w:divBdr>
    </w:div>
    <w:div w:id="2042781055">
      <w:bodyDiv w:val="1"/>
      <w:marLeft w:val="0"/>
      <w:marRight w:val="0"/>
      <w:marTop w:val="0"/>
      <w:marBottom w:val="0"/>
      <w:divBdr>
        <w:top w:val="none" w:sz="0" w:space="0" w:color="auto"/>
        <w:left w:val="none" w:sz="0" w:space="0" w:color="auto"/>
        <w:bottom w:val="none" w:sz="0" w:space="0" w:color="auto"/>
        <w:right w:val="none" w:sz="0" w:space="0" w:color="auto"/>
      </w:divBdr>
    </w:div>
    <w:div w:id="2044743729">
      <w:bodyDiv w:val="1"/>
      <w:marLeft w:val="0"/>
      <w:marRight w:val="0"/>
      <w:marTop w:val="0"/>
      <w:marBottom w:val="0"/>
      <w:divBdr>
        <w:top w:val="none" w:sz="0" w:space="0" w:color="auto"/>
        <w:left w:val="none" w:sz="0" w:space="0" w:color="auto"/>
        <w:bottom w:val="none" w:sz="0" w:space="0" w:color="auto"/>
        <w:right w:val="none" w:sz="0" w:space="0" w:color="auto"/>
      </w:divBdr>
    </w:div>
    <w:div w:id="2046325048">
      <w:bodyDiv w:val="1"/>
      <w:marLeft w:val="0"/>
      <w:marRight w:val="0"/>
      <w:marTop w:val="0"/>
      <w:marBottom w:val="0"/>
      <w:divBdr>
        <w:top w:val="none" w:sz="0" w:space="0" w:color="auto"/>
        <w:left w:val="none" w:sz="0" w:space="0" w:color="auto"/>
        <w:bottom w:val="none" w:sz="0" w:space="0" w:color="auto"/>
        <w:right w:val="none" w:sz="0" w:space="0" w:color="auto"/>
      </w:divBdr>
      <w:divsChild>
        <w:div w:id="155607160">
          <w:marLeft w:val="1800"/>
          <w:marRight w:val="0"/>
          <w:marTop w:val="67"/>
          <w:marBottom w:val="0"/>
          <w:divBdr>
            <w:top w:val="none" w:sz="0" w:space="0" w:color="auto"/>
            <w:left w:val="none" w:sz="0" w:space="0" w:color="auto"/>
            <w:bottom w:val="none" w:sz="0" w:space="0" w:color="auto"/>
            <w:right w:val="none" w:sz="0" w:space="0" w:color="auto"/>
          </w:divBdr>
        </w:div>
        <w:div w:id="198319762">
          <w:marLeft w:val="1800"/>
          <w:marRight w:val="0"/>
          <w:marTop w:val="67"/>
          <w:marBottom w:val="0"/>
          <w:divBdr>
            <w:top w:val="none" w:sz="0" w:space="0" w:color="auto"/>
            <w:left w:val="none" w:sz="0" w:space="0" w:color="auto"/>
            <w:bottom w:val="none" w:sz="0" w:space="0" w:color="auto"/>
            <w:right w:val="none" w:sz="0" w:space="0" w:color="auto"/>
          </w:divBdr>
        </w:div>
        <w:div w:id="348142999">
          <w:marLeft w:val="1800"/>
          <w:marRight w:val="0"/>
          <w:marTop w:val="67"/>
          <w:marBottom w:val="0"/>
          <w:divBdr>
            <w:top w:val="none" w:sz="0" w:space="0" w:color="auto"/>
            <w:left w:val="none" w:sz="0" w:space="0" w:color="auto"/>
            <w:bottom w:val="none" w:sz="0" w:space="0" w:color="auto"/>
            <w:right w:val="none" w:sz="0" w:space="0" w:color="auto"/>
          </w:divBdr>
        </w:div>
        <w:div w:id="434984217">
          <w:marLeft w:val="1800"/>
          <w:marRight w:val="0"/>
          <w:marTop w:val="67"/>
          <w:marBottom w:val="0"/>
          <w:divBdr>
            <w:top w:val="none" w:sz="0" w:space="0" w:color="auto"/>
            <w:left w:val="none" w:sz="0" w:space="0" w:color="auto"/>
            <w:bottom w:val="none" w:sz="0" w:space="0" w:color="auto"/>
            <w:right w:val="none" w:sz="0" w:space="0" w:color="auto"/>
          </w:divBdr>
        </w:div>
        <w:div w:id="998851385">
          <w:marLeft w:val="1800"/>
          <w:marRight w:val="0"/>
          <w:marTop w:val="67"/>
          <w:marBottom w:val="0"/>
          <w:divBdr>
            <w:top w:val="none" w:sz="0" w:space="0" w:color="auto"/>
            <w:left w:val="none" w:sz="0" w:space="0" w:color="auto"/>
            <w:bottom w:val="none" w:sz="0" w:space="0" w:color="auto"/>
            <w:right w:val="none" w:sz="0" w:space="0" w:color="auto"/>
          </w:divBdr>
        </w:div>
        <w:div w:id="1134909276">
          <w:marLeft w:val="1166"/>
          <w:marRight w:val="0"/>
          <w:marTop w:val="86"/>
          <w:marBottom w:val="0"/>
          <w:divBdr>
            <w:top w:val="none" w:sz="0" w:space="0" w:color="auto"/>
            <w:left w:val="none" w:sz="0" w:space="0" w:color="auto"/>
            <w:bottom w:val="none" w:sz="0" w:space="0" w:color="auto"/>
            <w:right w:val="none" w:sz="0" w:space="0" w:color="auto"/>
          </w:divBdr>
        </w:div>
        <w:div w:id="1277978603">
          <w:marLeft w:val="1166"/>
          <w:marRight w:val="0"/>
          <w:marTop w:val="86"/>
          <w:marBottom w:val="0"/>
          <w:divBdr>
            <w:top w:val="none" w:sz="0" w:space="0" w:color="auto"/>
            <w:left w:val="none" w:sz="0" w:space="0" w:color="auto"/>
            <w:bottom w:val="none" w:sz="0" w:space="0" w:color="auto"/>
            <w:right w:val="none" w:sz="0" w:space="0" w:color="auto"/>
          </w:divBdr>
        </w:div>
        <w:div w:id="1627422002">
          <w:marLeft w:val="547"/>
          <w:marRight w:val="0"/>
          <w:marTop w:val="96"/>
          <w:marBottom w:val="0"/>
          <w:divBdr>
            <w:top w:val="none" w:sz="0" w:space="0" w:color="auto"/>
            <w:left w:val="none" w:sz="0" w:space="0" w:color="auto"/>
            <w:bottom w:val="none" w:sz="0" w:space="0" w:color="auto"/>
            <w:right w:val="none" w:sz="0" w:space="0" w:color="auto"/>
          </w:divBdr>
        </w:div>
        <w:div w:id="1646163609">
          <w:marLeft w:val="1800"/>
          <w:marRight w:val="0"/>
          <w:marTop w:val="67"/>
          <w:marBottom w:val="0"/>
          <w:divBdr>
            <w:top w:val="none" w:sz="0" w:space="0" w:color="auto"/>
            <w:left w:val="none" w:sz="0" w:space="0" w:color="auto"/>
            <w:bottom w:val="none" w:sz="0" w:space="0" w:color="auto"/>
            <w:right w:val="none" w:sz="0" w:space="0" w:color="auto"/>
          </w:divBdr>
        </w:div>
        <w:div w:id="1774783918">
          <w:marLeft w:val="1800"/>
          <w:marRight w:val="0"/>
          <w:marTop w:val="67"/>
          <w:marBottom w:val="0"/>
          <w:divBdr>
            <w:top w:val="none" w:sz="0" w:space="0" w:color="auto"/>
            <w:left w:val="none" w:sz="0" w:space="0" w:color="auto"/>
            <w:bottom w:val="none" w:sz="0" w:space="0" w:color="auto"/>
            <w:right w:val="none" w:sz="0" w:space="0" w:color="auto"/>
          </w:divBdr>
        </w:div>
        <w:div w:id="1850218388">
          <w:marLeft w:val="1166"/>
          <w:marRight w:val="0"/>
          <w:marTop w:val="86"/>
          <w:marBottom w:val="0"/>
          <w:divBdr>
            <w:top w:val="none" w:sz="0" w:space="0" w:color="auto"/>
            <w:left w:val="none" w:sz="0" w:space="0" w:color="auto"/>
            <w:bottom w:val="none" w:sz="0" w:space="0" w:color="auto"/>
            <w:right w:val="none" w:sz="0" w:space="0" w:color="auto"/>
          </w:divBdr>
        </w:div>
      </w:divsChild>
    </w:div>
    <w:div w:id="2046756354">
      <w:bodyDiv w:val="1"/>
      <w:marLeft w:val="0"/>
      <w:marRight w:val="0"/>
      <w:marTop w:val="0"/>
      <w:marBottom w:val="0"/>
      <w:divBdr>
        <w:top w:val="none" w:sz="0" w:space="0" w:color="auto"/>
        <w:left w:val="none" w:sz="0" w:space="0" w:color="auto"/>
        <w:bottom w:val="none" w:sz="0" w:space="0" w:color="auto"/>
        <w:right w:val="none" w:sz="0" w:space="0" w:color="auto"/>
      </w:divBdr>
      <w:divsChild>
        <w:div w:id="692266824">
          <w:marLeft w:val="547"/>
          <w:marRight w:val="0"/>
          <w:marTop w:val="154"/>
          <w:marBottom w:val="0"/>
          <w:divBdr>
            <w:top w:val="none" w:sz="0" w:space="0" w:color="auto"/>
            <w:left w:val="none" w:sz="0" w:space="0" w:color="auto"/>
            <w:bottom w:val="none" w:sz="0" w:space="0" w:color="auto"/>
            <w:right w:val="none" w:sz="0" w:space="0" w:color="auto"/>
          </w:divBdr>
        </w:div>
        <w:div w:id="2046443309">
          <w:marLeft w:val="547"/>
          <w:marRight w:val="0"/>
          <w:marTop w:val="154"/>
          <w:marBottom w:val="0"/>
          <w:divBdr>
            <w:top w:val="none" w:sz="0" w:space="0" w:color="auto"/>
            <w:left w:val="none" w:sz="0" w:space="0" w:color="auto"/>
            <w:bottom w:val="none" w:sz="0" w:space="0" w:color="auto"/>
            <w:right w:val="none" w:sz="0" w:space="0" w:color="auto"/>
          </w:divBdr>
        </w:div>
        <w:div w:id="2131237381">
          <w:marLeft w:val="547"/>
          <w:marRight w:val="0"/>
          <w:marTop w:val="154"/>
          <w:marBottom w:val="0"/>
          <w:divBdr>
            <w:top w:val="none" w:sz="0" w:space="0" w:color="auto"/>
            <w:left w:val="none" w:sz="0" w:space="0" w:color="auto"/>
            <w:bottom w:val="none" w:sz="0" w:space="0" w:color="auto"/>
            <w:right w:val="none" w:sz="0" w:space="0" w:color="auto"/>
          </w:divBdr>
        </w:div>
      </w:divsChild>
    </w:div>
    <w:div w:id="2048022554">
      <w:bodyDiv w:val="1"/>
      <w:marLeft w:val="0"/>
      <w:marRight w:val="0"/>
      <w:marTop w:val="0"/>
      <w:marBottom w:val="0"/>
      <w:divBdr>
        <w:top w:val="none" w:sz="0" w:space="0" w:color="auto"/>
        <w:left w:val="none" w:sz="0" w:space="0" w:color="auto"/>
        <w:bottom w:val="none" w:sz="0" w:space="0" w:color="auto"/>
        <w:right w:val="none" w:sz="0" w:space="0" w:color="auto"/>
      </w:divBdr>
    </w:div>
    <w:div w:id="2049141849">
      <w:bodyDiv w:val="1"/>
      <w:marLeft w:val="0"/>
      <w:marRight w:val="0"/>
      <w:marTop w:val="0"/>
      <w:marBottom w:val="0"/>
      <w:divBdr>
        <w:top w:val="none" w:sz="0" w:space="0" w:color="auto"/>
        <w:left w:val="none" w:sz="0" w:space="0" w:color="auto"/>
        <w:bottom w:val="none" w:sz="0" w:space="0" w:color="auto"/>
        <w:right w:val="none" w:sz="0" w:space="0" w:color="auto"/>
      </w:divBdr>
      <w:divsChild>
        <w:div w:id="540636138">
          <w:marLeft w:val="1166"/>
          <w:marRight w:val="0"/>
          <w:marTop w:val="134"/>
          <w:marBottom w:val="0"/>
          <w:divBdr>
            <w:top w:val="none" w:sz="0" w:space="0" w:color="auto"/>
            <w:left w:val="none" w:sz="0" w:space="0" w:color="auto"/>
            <w:bottom w:val="none" w:sz="0" w:space="0" w:color="auto"/>
            <w:right w:val="none" w:sz="0" w:space="0" w:color="auto"/>
          </w:divBdr>
        </w:div>
        <w:div w:id="760373713">
          <w:marLeft w:val="1166"/>
          <w:marRight w:val="0"/>
          <w:marTop w:val="134"/>
          <w:marBottom w:val="0"/>
          <w:divBdr>
            <w:top w:val="none" w:sz="0" w:space="0" w:color="auto"/>
            <w:left w:val="none" w:sz="0" w:space="0" w:color="auto"/>
            <w:bottom w:val="none" w:sz="0" w:space="0" w:color="auto"/>
            <w:right w:val="none" w:sz="0" w:space="0" w:color="auto"/>
          </w:divBdr>
        </w:div>
        <w:div w:id="1698969984">
          <w:marLeft w:val="547"/>
          <w:marRight w:val="0"/>
          <w:marTop w:val="154"/>
          <w:marBottom w:val="0"/>
          <w:divBdr>
            <w:top w:val="none" w:sz="0" w:space="0" w:color="auto"/>
            <w:left w:val="none" w:sz="0" w:space="0" w:color="auto"/>
            <w:bottom w:val="none" w:sz="0" w:space="0" w:color="auto"/>
            <w:right w:val="none" w:sz="0" w:space="0" w:color="auto"/>
          </w:divBdr>
        </w:div>
      </w:divsChild>
    </w:div>
    <w:div w:id="2049256909">
      <w:bodyDiv w:val="1"/>
      <w:marLeft w:val="0"/>
      <w:marRight w:val="0"/>
      <w:marTop w:val="0"/>
      <w:marBottom w:val="0"/>
      <w:divBdr>
        <w:top w:val="none" w:sz="0" w:space="0" w:color="auto"/>
        <w:left w:val="none" w:sz="0" w:space="0" w:color="auto"/>
        <w:bottom w:val="none" w:sz="0" w:space="0" w:color="auto"/>
        <w:right w:val="none" w:sz="0" w:space="0" w:color="auto"/>
      </w:divBdr>
    </w:div>
    <w:div w:id="2051606183">
      <w:bodyDiv w:val="1"/>
      <w:marLeft w:val="0"/>
      <w:marRight w:val="0"/>
      <w:marTop w:val="0"/>
      <w:marBottom w:val="0"/>
      <w:divBdr>
        <w:top w:val="none" w:sz="0" w:space="0" w:color="auto"/>
        <w:left w:val="none" w:sz="0" w:space="0" w:color="auto"/>
        <w:bottom w:val="none" w:sz="0" w:space="0" w:color="auto"/>
        <w:right w:val="none" w:sz="0" w:space="0" w:color="auto"/>
      </w:divBdr>
      <w:divsChild>
        <w:div w:id="955988993">
          <w:marLeft w:val="0"/>
          <w:marRight w:val="0"/>
          <w:marTop w:val="0"/>
          <w:marBottom w:val="0"/>
          <w:divBdr>
            <w:top w:val="none" w:sz="0" w:space="0" w:color="auto"/>
            <w:left w:val="none" w:sz="0" w:space="0" w:color="auto"/>
            <w:bottom w:val="none" w:sz="0" w:space="0" w:color="auto"/>
            <w:right w:val="none" w:sz="0" w:space="0" w:color="auto"/>
          </w:divBdr>
          <w:divsChild>
            <w:div w:id="2979150">
              <w:marLeft w:val="0"/>
              <w:marRight w:val="0"/>
              <w:marTop w:val="0"/>
              <w:marBottom w:val="0"/>
              <w:divBdr>
                <w:top w:val="none" w:sz="0" w:space="0" w:color="auto"/>
                <w:left w:val="none" w:sz="0" w:space="0" w:color="auto"/>
                <w:bottom w:val="none" w:sz="0" w:space="0" w:color="auto"/>
                <w:right w:val="none" w:sz="0" w:space="0" w:color="auto"/>
              </w:divBdr>
            </w:div>
            <w:div w:id="207911695">
              <w:marLeft w:val="0"/>
              <w:marRight w:val="0"/>
              <w:marTop w:val="0"/>
              <w:marBottom w:val="0"/>
              <w:divBdr>
                <w:top w:val="none" w:sz="0" w:space="0" w:color="auto"/>
                <w:left w:val="none" w:sz="0" w:space="0" w:color="auto"/>
                <w:bottom w:val="none" w:sz="0" w:space="0" w:color="auto"/>
                <w:right w:val="none" w:sz="0" w:space="0" w:color="auto"/>
              </w:divBdr>
            </w:div>
            <w:div w:id="249042926">
              <w:marLeft w:val="0"/>
              <w:marRight w:val="0"/>
              <w:marTop w:val="0"/>
              <w:marBottom w:val="0"/>
              <w:divBdr>
                <w:top w:val="none" w:sz="0" w:space="0" w:color="auto"/>
                <w:left w:val="none" w:sz="0" w:space="0" w:color="auto"/>
                <w:bottom w:val="none" w:sz="0" w:space="0" w:color="auto"/>
                <w:right w:val="none" w:sz="0" w:space="0" w:color="auto"/>
              </w:divBdr>
            </w:div>
            <w:div w:id="316569716">
              <w:marLeft w:val="0"/>
              <w:marRight w:val="0"/>
              <w:marTop w:val="0"/>
              <w:marBottom w:val="0"/>
              <w:divBdr>
                <w:top w:val="none" w:sz="0" w:space="0" w:color="auto"/>
                <w:left w:val="none" w:sz="0" w:space="0" w:color="auto"/>
                <w:bottom w:val="none" w:sz="0" w:space="0" w:color="auto"/>
                <w:right w:val="none" w:sz="0" w:space="0" w:color="auto"/>
              </w:divBdr>
            </w:div>
            <w:div w:id="376465926">
              <w:marLeft w:val="0"/>
              <w:marRight w:val="0"/>
              <w:marTop w:val="0"/>
              <w:marBottom w:val="0"/>
              <w:divBdr>
                <w:top w:val="none" w:sz="0" w:space="0" w:color="auto"/>
                <w:left w:val="none" w:sz="0" w:space="0" w:color="auto"/>
                <w:bottom w:val="none" w:sz="0" w:space="0" w:color="auto"/>
                <w:right w:val="none" w:sz="0" w:space="0" w:color="auto"/>
              </w:divBdr>
            </w:div>
            <w:div w:id="444270306">
              <w:marLeft w:val="0"/>
              <w:marRight w:val="0"/>
              <w:marTop w:val="0"/>
              <w:marBottom w:val="0"/>
              <w:divBdr>
                <w:top w:val="none" w:sz="0" w:space="0" w:color="auto"/>
                <w:left w:val="none" w:sz="0" w:space="0" w:color="auto"/>
                <w:bottom w:val="none" w:sz="0" w:space="0" w:color="auto"/>
                <w:right w:val="none" w:sz="0" w:space="0" w:color="auto"/>
              </w:divBdr>
            </w:div>
            <w:div w:id="489057231">
              <w:marLeft w:val="0"/>
              <w:marRight w:val="0"/>
              <w:marTop w:val="0"/>
              <w:marBottom w:val="0"/>
              <w:divBdr>
                <w:top w:val="none" w:sz="0" w:space="0" w:color="auto"/>
                <w:left w:val="none" w:sz="0" w:space="0" w:color="auto"/>
                <w:bottom w:val="none" w:sz="0" w:space="0" w:color="auto"/>
                <w:right w:val="none" w:sz="0" w:space="0" w:color="auto"/>
              </w:divBdr>
            </w:div>
            <w:div w:id="744843736">
              <w:marLeft w:val="0"/>
              <w:marRight w:val="0"/>
              <w:marTop w:val="0"/>
              <w:marBottom w:val="0"/>
              <w:divBdr>
                <w:top w:val="none" w:sz="0" w:space="0" w:color="auto"/>
                <w:left w:val="none" w:sz="0" w:space="0" w:color="auto"/>
                <w:bottom w:val="none" w:sz="0" w:space="0" w:color="auto"/>
                <w:right w:val="none" w:sz="0" w:space="0" w:color="auto"/>
              </w:divBdr>
            </w:div>
            <w:div w:id="1391878491">
              <w:marLeft w:val="0"/>
              <w:marRight w:val="0"/>
              <w:marTop w:val="0"/>
              <w:marBottom w:val="0"/>
              <w:divBdr>
                <w:top w:val="none" w:sz="0" w:space="0" w:color="auto"/>
                <w:left w:val="none" w:sz="0" w:space="0" w:color="auto"/>
                <w:bottom w:val="none" w:sz="0" w:space="0" w:color="auto"/>
                <w:right w:val="none" w:sz="0" w:space="0" w:color="auto"/>
              </w:divBdr>
            </w:div>
            <w:div w:id="1462960769">
              <w:marLeft w:val="0"/>
              <w:marRight w:val="0"/>
              <w:marTop w:val="0"/>
              <w:marBottom w:val="0"/>
              <w:divBdr>
                <w:top w:val="none" w:sz="0" w:space="0" w:color="auto"/>
                <w:left w:val="none" w:sz="0" w:space="0" w:color="auto"/>
                <w:bottom w:val="none" w:sz="0" w:space="0" w:color="auto"/>
                <w:right w:val="none" w:sz="0" w:space="0" w:color="auto"/>
              </w:divBdr>
            </w:div>
            <w:div w:id="1814638463">
              <w:marLeft w:val="0"/>
              <w:marRight w:val="0"/>
              <w:marTop w:val="0"/>
              <w:marBottom w:val="0"/>
              <w:divBdr>
                <w:top w:val="none" w:sz="0" w:space="0" w:color="auto"/>
                <w:left w:val="none" w:sz="0" w:space="0" w:color="auto"/>
                <w:bottom w:val="none" w:sz="0" w:space="0" w:color="auto"/>
                <w:right w:val="none" w:sz="0" w:space="0" w:color="auto"/>
              </w:divBdr>
            </w:div>
            <w:div w:id="20988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7483">
      <w:bodyDiv w:val="1"/>
      <w:marLeft w:val="0"/>
      <w:marRight w:val="0"/>
      <w:marTop w:val="0"/>
      <w:marBottom w:val="0"/>
      <w:divBdr>
        <w:top w:val="none" w:sz="0" w:space="0" w:color="auto"/>
        <w:left w:val="none" w:sz="0" w:space="0" w:color="auto"/>
        <w:bottom w:val="none" w:sz="0" w:space="0" w:color="auto"/>
        <w:right w:val="none" w:sz="0" w:space="0" w:color="auto"/>
      </w:divBdr>
    </w:div>
    <w:div w:id="2052069751">
      <w:bodyDiv w:val="1"/>
      <w:marLeft w:val="0"/>
      <w:marRight w:val="0"/>
      <w:marTop w:val="0"/>
      <w:marBottom w:val="0"/>
      <w:divBdr>
        <w:top w:val="none" w:sz="0" w:space="0" w:color="auto"/>
        <w:left w:val="none" w:sz="0" w:space="0" w:color="auto"/>
        <w:bottom w:val="none" w:sz="0" w:space="0" w:color="auto"/>
        <w:right w:val="none" w:sz="0" w:space="0" w:color="auto"/>
      </w:divBdr>
    </w:div>
    <w:div w:id="2052151758">
      <w:bodyDiv w:val="1"/>
      <w:marLeft w:val="0"/>
      <w:marRight w:val="0"/>
      <w:marTop w:val="0"/>
      <w:marBottom w:val="0"/>
      <w:divBdr>
        <w:top w:val="none" w:sz="0" w:space="0" w:color="auto"/>
        <w:left w:val="none" w:sz="0" w:space="0" w:color="auto"/>
        <w:bottom w:val="none" w:sz="0" w:space="0" w:color="auto"/>
        <w:right w:val="none" w:sz="0" w:space="0" w:color="auto"/>
      </w:divBdr>
    </w:div>
    <w:div w:id="2052266683">
      <w:bodyDiv w:val="1"/>
      <w:marLeft w:val="0"/>
      <w:marRight w:val="0"/>
      <w:marTop w:val="0"/>
      <w:marBottom w:val="0"/>
      <w:divBdr>
        <w:top w:val="none" w:sz="0" w:space="0" w:color="auto"/>
        <w:left w:val="none" w:sz="0" w:space="0" w:color="auto"/>
        <w:bottom w:val="none" w:sz="0" w:space="0" w:color="auto"/>
        <w:right w:val="none" w:sz="0" w:space="0" w:color="auto"/>
      </w:divBdr>
      <w:divsChild>
        <w:div w:id="31617368">
          <w:marLeft w:val="547"/>
          <w:marRight w:val="0"/>
          <w:marTop w:val="96"/>
          <w:marBottom w:val="0"/>
          <w:divBdr>
            <w:top w:val="none" w:sz="0" w:space="0" w:color="auto"/>
            <w:left w:val="none" w:sz="0" w:space="0" w:color="auto"/>
            <w:bottom w:val="none" w:sz="0" w:space="0" w:color="auto"/>
            <w:right w:val="none" w:sz="0" w:space="0" w:color="auto"/>
          </w:divBdr>
        </w:div>
        <w:div w:id="62024829">
          <w:marLeft w:val="547"/>
          <w:marRight w:val="0"/>
          <w:marTop w:val="96"/>
          <w:marBottom w:val="0"/>
          <w:divBdr>
            <w:top w:val="none" w:sz="0" w:space="0" w:color="auto"/>
            <w:left w:val="none" w:sz="0" w:space="0" w:color="auto"/>
            <w:bottom w:val="none" w:sz="0" w:space="0" w:color="auto"/>
            <w:right w:val="none" w:sz="0" w:space="0" w:color="auto"/>
          </w:divBdr>
        </w:div>
        <w:div w:id="425226076">
          <w:marLeft w:val="1166"/>
          <w:marRight w:val="0"/>
          <w:marTop w:val="86"/>
          <w:marBottom w:val="0"/>
          <w:divBdr>
            <w:top w:val="none" w:sz="0" w:space="0" w:color="auto"/>
            <w:left w:val="none" w:sz="0" w:space="0" w:color="auto"/>
            <w:bottom w:val="none" w:sz="0" w:space="0" w:color="auto"/>
            <w:right w:val="none" w:sz="0" w:space="0" w:color="auto"/>
          </w:divBdr>
        </w:div>
        <w:div w:id="601959885">
          <w:marLeft w:val="1166"/>
          <w:marRight w:val="0"/>
          <w:marTop w:val="86"/>
          <w:marBottom w:val="0"/>
          <w:divBdr>
            <w:top w:val="none" w:sz="0" w:space="0" w:color="auto"/>
            <w:left w:val="none" w:sz="0" w:space="0" w:color="auto"/>
            <w:bottom w:val="none" w:sz="0" w:space="0" w:color="auto"/>
            <w:right w:val="none" w:sz="0" w:space="0" w:color="auto"/>
          </w:divBdr>
        </w:div>
        <w:div w:id="773211884">
          <w:marLeft w:val="547"/>
          <w:marRight w:val="0"/>
          <w:marTop w:val="96"/>
          <w:marBottom w:val="0"/>
          <w:divBdr>
            <w:top w:val="none" w:sz="0" w:space="0" w:color="auto"/>
            <w:left w:val="none" w:sz="0" w:space="0" w:color="auto"/>
            <w:bottom w:val="none" w:sz="0" w:space="0" w:color="auto"/>
            <w:right w:val="none" w:sz="0" w:space="0" w:color="auto"/>
          </w:divBdr>
        </w:div>
        <w:div w:id="789857239">
          <w:marLeft w:val="547"/>
          <w:marRight w:val="0"/>
          <w:marTop w:val="96"/>
          <w:marBottom w:val="0"/>
          <w:divBdr>
            <w:top w:val="none" w:sz="0" w:space="0" w:color="auto"/>
            <w:left w:val="none" w:sz="0" w:space="0" w:color="auto"/>
            <w:bottom w:val="none" w:sz="0" w:space="0" w:color="auto"/>
            <w:right w:val="none" w:sz="0" w:space="0" w:color="auto"/>
          </w:divBdr>
        </w:div>
        <w:div w:id="1264847934">
          <w:marLeft w:val="547"/>
          <w:marRight w:val="0"/>
          <w:marTop w:val="96"/>
          <w:marBottom w:val="0"/>
          <w:divBdr>
            <w:top w:val="none" w:sz="0" w:space="0" w:color="auto"/>
            <w:left w:val="none" w:sz="0" w:space="0" w:color="auto"/>
            <w:bottom w:val="none" w:sz="0" w:space="0" w:color="auto"/>
            <w:right w:val="none" w:sz="0" w:space="0" w:color="auto"/>
          </w:divBdr>
        </w:div>
        <w:div w:id="1689991549">
          <w:marLeft w:val="1166"/>
          <w:marRight w:val="0"/>
          <w:marTop w:val="86"/>
          <w:marBottom w:val="0"/>
          <w:divBdr>
            <w:top w:val="none" w:sz="0" w:space="0" w:color="auto"/>
            <w:left w:val="none" w:sz="0" w:space="0" w:color="auto"/>
            <w:bottom w:val="none" w:sz="0" w:space="0" w:color="auto"/>
            <w:right w:val="none" w:sz="0" w:space="0" w:color="auto"/>
          </w:divBdr>
        </w:div>
        <w:div w:id="1722820704">
          <w:marLeft w:val="1166"/>
          <w:marRight w:val="0"/>
          <w:marTop w:val="86"/>
          <w:marBottom w:val="0"/>
          <w:divBdr>
            <w:top w:val="none" w:sz="0" w:space="0" w:color="auto"/>
            <w:left w:val="none" w:sz="0" w:space="0" w:color="auto"/>
            <w:bottom w:val="none" w:sz="0" w:space="0" w:color="auto"/>
            <w:right w:val="none" w:sz="0" w:space="0" w:color="auto"/>
          </w:divBdr>
        </w:div>
        <w:div w:id="1751998825">
          <w:marLeft w:val="1166"/>
          <w:marRight w:val="0"/>
          <w:marTop w:val="86"/>
          <w:marBottom w:val="0"/>
          <w:divBdr>
            <w:top w:val="none" w:sz="0" w:space="0" w:color="auto"/>
            <w:left w:val="none" w:sz="0" w:space="0" w:color="auto"/>
            <w:bottom w:val="none" w:sz="0" w:space="0" w:color="auto"/>
            <w:right w:val="none" w:sz="0" w:space="0" w:color="auto"/>
          </w:divBdr>
        </w:div>
        <w:div w:id="2126654238">
          <w:marLeft w:val="1166"/>
          <w:marRight w:val="0"/>
          <w:marTop w:val="86"/>
          <w:marBottom w:val="0"/>
          <w:divBdr>
            <w:top w:val="none" w:sz="0" w:space="0" w:color="auto"/>
            <w:left w:val="none" w:sz="0" w:space="0" w:color="auto"/>
            <w:bottom w:val="none" w:sz="0" w:space="0" w:color="auto"/>
            <w:right w:val="none" w:sz="0" w:space="0" w:color="auto"/>
          </w:divBdr>
        </w:div>
      </w:divsChild>
    </w:div>
    <w:div w:id="2052681180">
      <w:bodyDiv w:val="1"/>
      <w:marLeft w:val="0"/>
      <w:marRight w:val="0"/>
      <w:marTop w:val="0"/>
      <w:marBottom w:val="0"/>
      <w:divBdr>
        <w:top w:val="none" w:sz="0" w:space="0" w:color="auto"/>
        <w:left w:val="none" w:sz="0" w:space="0" w:color="auto"/>
        <w:bottom w:val="none" w:sz="0" w:space="0" w:color="auto"/>
        <w:right w:val="none" w:sz="0" w:space="0" w:color="auto"/>
      </w:divBdr>
      <w:divsChild>
        <w:div w:id="254025090">
          <w:marLeft w:val="432"/>
          <w:marRight w:val="0"/>
          <w:marTop w:val="86"/>
          <w:marBottom w:val="0"/>
          <w:divBdr>
            <w:top w:val="none" w:sz="0" w:space="0" w:color="auto"/>
            <w:left w:val="none" w:sz="0" w:space="0" w:color="auto"/>
            <w:bottom w:val="none" w:sz="0" w:space="0" w:color="auto"/>
            <w:right w:val="none" w:sz="0" w:space="0" w:color="auto"/>
          </w:divBdr>
        </w:div>
        <w:div w:id="576935768">
          <w:marLeft w:val="1267"/>
          <w:marRight w:val="0"/>
          <w:marTop w:val="77"/>
          <w:marBottom w:val="0"/>
          <w:divBdr>
            <w:top w:val="none" w:sz="0" w:space="0" w:color="auto"/>
            <w:left w:val="none" w:sz="0" w:space="0" w:color="auto"/>
            <w:bottom w:val="none" w:sz="0" w:space="0" w:color="auto"/>
            <w:right w:val="none" w:sz="0" w:space="0" w:color="auto"/>
          </w:divBdr>
        </w:div>
        <w:div w:id="715593052">
          <w:marLeft w:val="1267"/>
          <w:marRight w:val="0"/>
          <w:marTop w:val="77"/>
          <w:marBottom w:val="0"/>
          <w:divBdr>
            <w:top w:val="none" w:sz="0" w:space="0" w:color="auto"/>
            <w:left w:val="none" w:sz="0" w:space="0" w:color="auto"/>
            <w:bottom w:val="none" w:sz="0" w:space="0" w:color="auto"/>
            <w:right w:val="none" w:sz="0" w:space="0" w:color="auto"/>
          </w:divBdr>
        </w:div>
        <w:div w:id="938606927">
          <w:marLeft w:val="432"/>
          <w:marRight w:val="0"/>
          <w:marTop w:val="86"/>
          <w:marBottom w:val="0"/>
          <w:divBdr>
            <w:top w:val="none" w:sz="0" w:space="0" w:color="auto"/>
            <w:left w:val="none" w:sz="0" w:space="0" w:color="auto"/>
            <w:bottom w:val="none" w:sz="0" w:space="0" w:color="auto"/>
            <w:right w:val="none" w:sz="0" w:space="0" w:color="auto"/>
          </w:divBdr>
        </w:div>
        <w:div w:id="967390880">
          <w:marLeft w:val="1267"/>
          <w:marRight w:val="0"/>
          <w:marTop w:val="77"/>
          <w:marBottom w:val="0"/>
          <w:divBdr>
            <w:top w:val="none" w:sz="0" w:space="0" w:color="auto"/>
            <w:left w:val="none" w:sz="0" w:space="0" w:color="auto"/>
            <w:bottom w:val="none" w:sz="0" w:space="0" w:color="auto"/>
            <w:right w:val="none" w:sz="0" w:space="0" w:color="auto"/>
          </w:divBdr>
        </w:div>
        <w:div w:id="1452555090">
          <w:marLeft w:val="1267"/>
          <w:marRight w:val="0"/>
          <w:marTop w:val="77"/>
          <w:marBottom w:val="0"/>
          <w:divBdr>
            <w:top w:val="none" w:sz="0" w:space="0" w:color="auto"/>
            <w:left w:val="none" w:sz="0" w:space="0" w:color="auto"/>
            <w:bottom w:val="none" w:sz="0" w:space="0" w:color="auto"/>
            <w:right w:val="none" w:sz="0" w:space="0" w:color="auto"/>
          </w:divBdr>
        </w:div>
        <w:div w:id="1487360691">
          <w:marLeft w:val="1699"/>
          <w:marRight w:val="0"/>
          <w:marTop w:val="77"/>
          <w:marBottom w:val="0"/>
          <w:divBdr>
            <w:top w:val="none" w:sz="0" w:space="0" w:color="auto"/>
            <w:left w:val="none" w:sz="0" w:space="0" w:color="auto"/>
            <w:bottom w:val="none" w:sz="0" w:space="0" w:color="auto"/>
            <w:right w:val="none" w:sz="0" w:space="0" w:color="auto"/>
          </w:divBdr>
        </w:div>
        <w:div w:id="1529291905">
          <w:marLeft w:val="850"/>
          <w:marRight w:val="0"/>
          <w:marTop w:val="77"/>
          <w:marBottom w:val="0"/>
          <w:divBdr>
            <w:top w:val="none" w:sz="0" w:space="0" w:color="auto"/>
            <w:left w:val="none" w:sz="0" w:space="0" w:color="auto"/>
            <w:bottom w:val="none" w:sz="0" w:space="0" w:color="auto"/>
            <w:right w:val="none" w:sz="0" w:space="0" w:color="auto"/>
          </w:divBdr>
        </w:div>
        <w:div w:id="1642079715">
          <w:marLeft w:val="850"/>
          <w:marRight w:val="0"/>
          <w:marTop w:val="77"/>
          <w:marBottom w:val="0"/>
          <w:divBdr>
            <w:top w:val="none" w:sz="0" w:space="0" w:color="auto"/>
            <w:left w:val="none" w:sz="0" w:space="0" w:color="auto"/>
            <w:bottom w:val="none" w:sz="0" w:space="0" w:color="auto"/>
            <w:right w:val="none" w:sz="0" w:space="0" w:color="auto"/>
          </w:divBdr>
        </w:div>
        <w:div w:id="1811164930">
          <w:marLeft w:val="850"/>
          <w:marRight w:val="0"/>
          <w:marTop w:val="77"/>
          <w:marBottom w:val="0"/>
          <w:divBdr>
            <w:top w:val="none" w:sz="0" w:space="0" w:color="auto"/>
            <w:left w:val="none" w:sz="0" w:space="0" w:color="auto"/>
            <w:bottom w:val="none" w:sz="0" w:space="0" w:color="auto"/>
            <w:right w:val="none" w:sz="0" w:space="0" w:color="auto"/>
          </w:divBdr>
        </w:div>
      </w:divsChild>
    </w:div>
    <w:div w:id="2052682319">
      <w:bodyDiv w:val="1"/>
      <w:marLeft w:val="0"/>
      <w:marRight w:val="0"/>
      <w:marTop w:val="0"/>
      <w:marBottom w:val="0"/>
      <w:divBdr>
        <w:top w:val="none" w:sz="0" w:space="0" w:color="auto"/>
        <w:left w:val="none" w:sz="0" w:space="0" w:color="auto"/>
        <w:bottom w:val="none" w:sz="0" w:space="0" w:color="auto"/>
        <w:right w:val="none" w:sz="0" w:space="0" w:color="auto"/>
      </w:divBdr>
      <w:divsChild>
        <w:div w:id="20016758">
          <w:marLeft w:val="1166"/>
          <w:marRight w:val="0"/>
          <w:marTop w:val="134"/>
          <w:marBottom w:val="0"/>
          <w:divBdr>
            <w:top w:val="none" w:sz="0" w:space="0" w:color="auto"/>
            <w:left w:val="none" w:sz="0" w:space="0" w:color="auto"/>
            <w:bottom w:val="none" w:sz="0" w:space="0" w:color="auto"/>
            <w:right w:val="none" w:sz="0" w:space="0" w:color="auto"/>
          </w:divBdr>
        </w:div>
        <w:div w:id="236326543">
          <w:marLeft w:val="1166"/>
          <w:marRight w:val="0"/>
          <w:marTop w:val="134"/>
          <w:marBottom w:val="0"/>
          <w:divBdr>
            <w:top w:val="none" w:sz="0" w:space="0" w:color="auto"/>
            <w:left w:val="none" w:sz="0" w:space="0" w:color="auto"/>
            <w:bottom w:val="none" w:sz="0" w:space="0" w:color="auto"/>
            <w:right w:val="none" w:sz="0" w:space="0" w:color="auto"/>
          </w:divBdr>
        </w:div>
        <w:div w:id="611788828">
          <w:marLeft w:val="547"/>
          <w:marRight w:val="0"/>
          <w:marTop w:val="154"/>
          <w:marBottom w:val="0"/>
          <w:divBdr>
            <w:top w:val="none" w:sz="0" w:space="0" w:color="auto"/>
            <w:left w:val="none" w:sz="0" w:space="0" w:color="auto"/>
            <w:bottom w:val="none" w:sz="0" w:space="0" w:color="auto"/>
            <w:right w:val="none" w:sz="0" w:space="0" w:color="auto"/>
          </w:divBdr>
        </w:div>
        <w:div w:id="801460837">
          <w:marLeft w:val="2520"/>
          <w:marRight w:val="0"/>
          <w:marTop w:val="86"/>
          <w:marBottom w:val="0"/>
          <w:divBdr>
            <w:top w:val="none" w:sz="0" w:space="0" w:color="auto"/>
            <w:left w:val="none" w:sz="0" w:space="0" w:color="auto"/>
            <w:bottom w:val="none" w:sz="0" w:space="0" w:color="auto"/>
            <w:right w:val="none" w:sz="0" w:space="0" w:color="auto"/>
          </w:divBdr>
        </w:div>
        <w:div w:id="1285885976">
          <w:marLeft w:val="1800"/>
          <w:marRight w:val="0"/>
          <w:marTop w:val="115"/>
          <w:marBottom w:val="0"/>
          <w:divBdr>
            <w:top w:val="none" w:sz="0" w:space="0" w:color="auto"/>
            <w:left w:val="none" w:sz="0" w:space="0" w:color="auto"/>
            <w:bottom w:val="none" w:sz="0" w:space="0" w:color="auto"/>
            <w:right w:val="none" w:sz="0" w:space="0" w:color="auto"/>
          </w:divBdr>
        </w:div>
        <w:div w:id="2131126134">
          <w:marLeft w:val="1800"/>
          <w:marRight w:val="0"/>
          <w:marTop w:val="115"/>
          <w:marBottom w:val="0"/>
          <w:divBdr>
            <w:top w:val="none" w:sz="0" w:space="0" w:color="auto"/>
            <w:left w:val="none" w:sz="0" w:space="0" w:color="auto"/>
            <w:bottom w:val="none" w:sz="0" w:space="0" w:color="auto"/>
            <w:right w:val="none" w:sz="0" w:space="0" w:color="auto"/>
          </w:divBdr>
        </w:div>
      </w:divsChild>
    </w:div>
    <w:div w:id="2053143442">
      <w:bodyDiv w:val="1"/>
      <w:marLeft w:val="0"/>
      <w:marRight w:val="0"/>
      <w:marTop w:val="0"/>
      <w:marBottom w:val="0"/>
      <w:divBdr>
        <w:top w:val="none" w:sz="0" w:space="0" w:color="auto"/>
        <w:left w:val="none" w:sz="0" w:space="0" w:color="auto"/>
        <w:bottom w:val="none" w:sz="0" w:space="0" w:color="auto"/>
        <w:right w:val="none" w:sz="0" w:space="0" w:color="auto"/>
      </w:divBdr>
      <w:divsChild>
        <w:div w:id="115373030">
          <w:marLeft w:val="1166"/>
          <w:marRight w:val="0"/>
          <w:marTop w:val="134"/>
          <w:marBottom w:val="0"/>
          <w:divBdr>
            <w:top w:val="none" w:sz="0" w:space="0" w:color="auto"/>
            <w:left w:val="none" w:sz="0" w:space="0" w:color="auto"/>
            <w:bottom w:val="none" w:sz="0" w:space="0" w:color="auto"/>
            <w:right w:val="none" w:sz="0" w:space="0" w:color="auto"/>
          </w:divBdr>
        </w:div>
        <w:div w:id="138428086">
          <w:marLeft w:val="1166"/>
          <w:marRight w:val="0"/>
          <w:marTop w:val="134"/>
          <w:marBottom w:val="0"/>
          <w:divBdr>
            <w:top w:val="none" w:sz="0" w:space="0" w:color="auto"/>
            <w:left w:val="none" w:sz="0" w:space="0" w:color="auto"/>
            <w:bottom w:val="none" w:sz="0" w:space="0" w:color="auto"/>
            <w:right w:val="none" w:sz="0" w:space="0" w:color="auto"/>
          </w:divBdr>
        </w:div>
        <w:div w:id="220678975">
          <w:marLeft w:val="547"/>
          <w:marRight w:val="0"/>
          <w:marTop w:val="154"/>
          <w:marBottom w:val="0"/>
          <w:divBdr>
            <w:top w:val="none" w:sz="0" w:space="0" w:color="auto"/>
            <w:left w:val="none" w:sz="0" w:space="0" w:color="auto"/>
            <w:bottom w:val="none" w:sz="0" w:space="0" w:color="auto"/>
            <w:right w:val="none" w:sz="0" w:space="0" w:color="auto"/>
          </w:divBdr>
        </w:div>
        <w:div w:id="309750446">
          <w:marLeft w:val="547"/>
          <w:marRight w:val="0"/>
          <w:marTop w:val="154"/>
          <w:marBottom w:val="0"/>
          <w:divBdr>
            <w:top w:val="none" w:sz="0" w:space="0" w:color="auto"/>
            <w:left w:val="none" w:sz="0" w:space="0" w:color="auto"/>
            <w:bottom w:val="none" w:sz="0" w:space="0" w:color="auto"/>
            <w:right w:val="none" w:sz="0" w:space="0" w:color="auto"/>
          </w:divBdr>
        </w:div>
      </w:divsChild>
    </w:div>
    <w:div w:id="2053264537">
      <w:bodyDiv w:val="1"/>
      <w:marLeft w:val="0"/>
      <w:marRight w:val="0"/>
      <w:marTop w:val="0"/>
      <w:marBottom w:val="0"/>
      <w:divBdr>
        <w:top w:val="none" w:sz="0" w:space="0" w:color="auto"/>
        <w:left w:val="none" w:sz="0" w:space="0" w:color="auto"/>
        <w:bottom w:val="none" w:sz="0" w:space="0" w:color="auto"/>
        <w:right w:val="none" w:sz="0" w:space="0" w:color="auto"/>
      </w:divBdr>
    </w:div>
    <w:div w:id="2054690397">
      <w:bodyDiv w:val="1"/>
      <w:marLeft w:val="0"/>
      <w:marRight w:val="0"/>
      <w:marTop w:val="0"/>
      <w:marBottom w:val="0"/>
      <w:divBdr>
        <w:top w:val="none" w:sz="0" w:space="0" w:color="auto"/>
        <w:left w:val="none" w:sz="0" w:space="0" w:color="auto"/>
        <w:bottom w:val="none" w:sz="0" w:space="0" w:color="auto"/>
        <w:right w:val="none" w:sz="0" w:space="0" w:color="auto"/>
      </w:divBdr>
    </w:div>
    <w:div w:id="2056469955">
      <w:bodyDiv w:val="1"/>
      <w:marLeft w:val="0"/>
      <w:marRight w:val="0"/>
      <w:marTop w:val="0"/>
      <w:marBottom w:val="0"/>
      <w:divBdr>
        <w:top w:val="none" w:sz="0" w:space="0" w:color="auto"/>
        <w:left w:val="none" w:sz="0" w:space="0" w:color="auto"/>
        <w:bottom w:val="none" w:sz="0" w:space="0" w:color="auto"/>
        <w:right w:val="none" w:sz="0" w:space="0" w:color="auto"/>
      </w:divBdr>
    </w:div>
    <w:div w:id="2058429335">
      <w:bodyDiv w:val="1"/>
      <w:marLeft w:val="0"/>
      <w:marRight w:val="0"/>
      <w:marTop w:val="0"/>
      <w:marBottom w:val="0"/>
      <w:divBdr>
        <w:top w:val="none" w:sz="0" w:space="0" w:color="auto"/>
        <w:left w:val="none" w:sz="0" w:space="0" w:color="auto"/>
        <w:bottom w:val="none" w:sz="0" w:space="0" w:color="auto"/>
        <w:right w:val="none" w:sz="0" w:space="0" w:color="auto"/>
      </w:divBdr>
      <w:divsChild>
        <w:div w:id="93408585">
          <w:marLeft w:val="1166"/>
          <w:marRight w:val="0"/>
          <w:marTop w:val="115"/>
          <w:marBottom w:val="120"/>
          <w:divBdr>
            <w:top w:val="none" w:sz="0" w:space="0" w:color="auto"/>
            <w:left w:val="none" w:sz="0" w:space="0" w:color="auto"/>
            <w:bottom w:val="none" w:sz="0" w:space="0" w:color="auto"/>
            <w:right w:val="none" w:sz="0" w:space="0" w:color="auto"/>
          </w:divBdr>
        </w:div>
        <w:div w:id="124468971">
          <w:marLeft w:val="1166"/>
          <w:marRight w:val="0"/>
          <w:marTop w:val="115"/>
          <w:marBottom w:val="120"/>
          <w:divBdr>
            <w:top w:val="none" w:sz="0" w:space="0" w:color="auto"/>
            <w:left w:val="none" w:sz="0" w:space="0" w:color="auto"/>
            <w:bottom w:val="none" w:sz="0" w:space="0" w:color="auto"/>
            <w:right w:val="none" w:sz="0" w:space="0" w:color="auto"/>
          </w:divBdr>
        </w:div>
        <w:div w:id="1390954893">
          <w:marLeft w:val="547"/>
          <w:marRight w:val="0"/>
          <w:marTop w:val="134"/>
          <w:marBottom w:val="120"/>
          <w:divBdr>
            <w:top w:val="none" w:sz="0" w:space="0" w:color="auto"/>
            <w:left w:val="none" w:sz="0" w:space="0" w:color="auto"/>
            <w:bottom w:val="none" w:sz="0" w:space="0" w:color="auto"/>
            <w:right w:val="none" w:sz="0" w:space="0" w:color="auto"/>
          </w:divBdr>
        </w:div>
      </w:divsChild>
    </w:div>
    <w:div w:id="2059206818">
      <w:bodyDiv w:val="1"/>
      <w:marLeft w:val="0"/>
      <w:marRight w:val="0"/>
      <w:marTop w:val="0"/>
      <w:marBottom w:val="0"/>
      <w:divBdr>
        <w:top w:val="none" w:sz="0" w:space="0" w:color="auto"/>
        <w:left w:val="none" w:sz="0" w:space="0" w:color="auto"/>
        <w:bottom w:val="none" w:sz="0" w:space="0" w:color="auto"/>
        <w:right w:val="none" w:sz="0" w:space="0" w:color="auto"/>
      </w:divBdr>
    </w:div>
    <w:div w:id="2059351778">
      <w:bodyDiv w:val="1"/>
      <w:marLeft w:val="0"/>
      <w:marRight w:val="0"/>
      <w:marTop w:val="0"/>
      <w:marBottom w:val="0"/>
      <w:divBdr>
        <w:top w:val="none" w:sz="0" w:space="0" w:color="auto"/>
        <w:left w:val="none" w:sz="0" w:space="0" w:color="auto"/>
        <w:bottom w:val="none" w:sz="0" w:space="0" w:color="auto"/>
        <w:right w:val="none" w:sz="0" w:space="0" w:color="auto"/>
      </w:divBdr>
    </w:div>
    <w:div w:id="2059894407">
      <w:bodyDiv w:val="1"/>
      <w:marLeft w:val="0"/>
      <w:marRight w:val="0"/>
      <w:marTop w:val="0"/>
      <w:marBottom w:val="0"/>
      <w:divBdr>
        <w:top w:val="none" w:sz="0" w:space="0" w:color="auto"/>
        <w:left w:val="none" w:sz="0" w:space="0" w:color="auto"/>
        <w:bottom w:val="none" w:sz="0" w:space="0" w:color="auto"/>
        <w:right w:val="none" w:sz="0" w:space="0" w:color="auto"/>
      </w:divBdr>
    </w:div>
    <w:div w:id="2060977210">
      <w:bodyDiv w:val="1"/>
      <w:marLeft w:val="0"/>
      <w:marRight w:val="0"/>
      <w:marTop w:val="0"/>
      <w:marBottom w:val="0"/>
      <w:divBdr>
        <w:top w:val="none" w:sz="0" w:space="0" w:color="auto"/>
        <w:left w:val="none" w:sz="0" w:space="0" w:color="auto"/>
        <w:bottom w:val="none" w:sz="0" w:space="0" w:color="auto"/>
        <w:right w:val="none" w:sz="0" w:space="0" w:color="auto"/>
      </w:divBdr>
    </w:div>
    <w:div w:id="2062359910">
      <w:bodyDiv w:val="1"/>
      <w:marLeft w:val="0"/>
      <w:marRight w:val="0"/>
      <w:marTop w:val="0"/>
      <w:marBottom w:val="0"/>
      <w:divBdr>
        <w:top w:val="none" w:sz="0" w:space="0" w:color="auto"/>
        <w:left w:val="none" w:sz="0" w:space="0" w:color="auto"/>
        <w:bottom w:val="none" w:sz="0" w:space="0" w:color="auto"/>
        <w:right w:val="none" w:sz="0" w:space="0" w:color="auto"/>
      </w:divBdr>
    </w:div>
    <w:div w:id="2062710908">
      <w:bodyDiv w:val="1"/>
      <w:marLeft w:val="0"/>
      <w:marRight w:val="0"/>
      <w:marTop w:val="0"/>
      <w:marBottom w:val="0"/>
      <w:divBdr>
        <w:top w:val="none" w:sz="0" w:space="0" w:color="auto"/>
        <w:left w:val="none" w:sz="0" w:space="0" w:color="auto"/>
        <w:bottom w:val="none" w:sz="0" w:space="0" w:color="auto"/>
        <w:right w:val="none" w:sz="0" w:space="0" w:color="auto"/>
      </w:divBdr>
    </w:div>
    <w:div w:id="2064595431">
      <w:bodyDiv w:val="1"/>
      <w:marLeft w:val="0"/>
      <w:marRight w:val="0"/>
      <w:marTop w:val="0"/>
      <w:marBottom w:val="0"/>
      <w:divBdr>
        <w:top w:val="none" w:sz="0" w:space="0" w:color="auto"/>
        <w:left w:val="none" w:sz="0" w:space="0" w:color="auto"/>
        <w:bottom w:val="none" w:sz="0" w:space="0" w:color="auto"/>
        <w:right w:val="none" w:sz="0" w:space="0" w:color="auto"/>
      </w:divBdr>
    </w:div>
    <w:div w:id="2064602250">
      <w:bodyDiv w:val="1"/>
      <w:marLeft w:val="0"/>
      <w:marRight w:val="0"/>
      <w:marTop w:val="0"/>
      <w:marBottom w:val="0"/>
      <w:divBdr>
        <w:top w:val="none" w:sz="0" w:space="0" w:color="auto"/>
        <w:left w:val="none" w:sz="0" w:space="0" w:color="auto"/>
        <w:bottom w:val="none" w:sz="0" w:space="0" w:color="auto"/>
        <w:right w:val="none" w:sz="0" w:space="0" w:color="auto"/>
      </w:divBdr>
      <w:divsChild>
        <w:div w:id="1503348193">
          <w:marLeft w:val="1166"/>
          <w:marRight w:val="0"/>
          <w:marTop w:val="115"/>
          <w:marBottom w:val="0"/>
          <w:divBdr>
            <w:top w:val="none" w:sz="0" w:space="0" w:color="auto"/>
            <w:left w:val="none" w:sz="0" w:space="0" w:color="auto"/>
            <w:bottom w:val="none" w:sz="0" w:space="0" w:color="auto"/>
            <w:right w:val="none" w:sz="0" w:space="0" w:color="auto"/>
          </w:divBdr>
        </w:div>
        <w:div w:id="1603296851">
          <w:marLeft w:val="1800"/>
          <w:marRight w:val="0"/>
          <w:marTop w:val="96"/>
          <w:marBottom w:val="0"/>
          <w:divBdr>
            <w:top w:val="none" w:sz="0" w:space="0" w:color="auto"/>
            <w:left w:val="none" w:sz="0" w:space="0" w:color="auto"/>
            <w:bottom w:val="none" w:sz="0" w:space="0" w:color="auto"/>
            <w:right w:val="none" w:sz="0" w:space="0" w:color="auto"/>
          </w:divBdr>
        </w:div>
        <w:div w:id="1618949564">
          <w:marLeft w:val="1166"/>
          <w:marRight w:val="0"/>
          <w:marTop w:val="115"/>
          <w:marBottom w:val="0"/>
          <w:divBdr>
            <w:top w:val="none" w:sz="0" w:space="0" w:color="auto"/>
            <w:left w:val="none" w:sz="0" w:space="0" w:color="auto"/>
            <w:bottom w:val="none" w:sz="0" w:space="0" w:color="auto"/>
            <w:right w:val="none" w:sz="0" w:space="0" w:color="auto"/>
          </w:divBdr>
        </w:div>
        <w:div w:id="1755780812">
          <w:marLeft w:val="1166"/>
          <w:marRight w:val="0"/>
          <w:marTop w:val="115"/>
          <w:marBottom w:val="0"/>
          <w:divBdr>
            <w:top w:val="none" w:sz="0" w:space="0" w:color="auto"/>
            <w:left w:val="none" w:sz="0" w:space="0" w:color="auto"/>
            <w:bottom w:val="none" w:sz="0" w:space="0" w:color="auto"/>
            <w:right w:val="none" w:sz="0" w:space="0" w:color="auto"/>
          </w:divBdr>
        </w:div>
        <w:div w:id="1807702235">
          <w:marLeft w:val="547"/>
          <w:marRight w:val="0"/>
          <w:marTop w:val="115"/>
          <w:marBottom w:val="0"/>
          <w:divBdr>
            <w:top w:val="none" w:sz="0" w:space="0" w:color="auto"/>
            <w:left w:val="none" w:sz="0" w:space="0" w:color="auto"/>
            <w:bottom w:val="none" w:sz="0" w:space="0" w:color="auto"/>
            <w:right w:val="none" w:sz="0" w:space="0" w:color="auto"/>
          </w:divBdr>
        </w:div>
      </w:divsChild>
    </w:div>
    <w:div w:id="2064939696">
      <w:bodyDiv w:val="1"/>
      <w:marLeft w:val="0"/>
      <w:marRight w:val="0"/>
      <w:marTop w:val="0"/>
      <w:marBottom w:val="0"/>
      <w:divBdr>
        <w:top w:val="none" w:sz="0" w:space="0" w:color="auto"/>
        <w:left w:val="none" w:sz="0" w:space="0" w:color="auto"/>
        <w:bottom w:val="none" w:sz="0" w:space="0" w:color="auto"/>
        <w:right w:val="none" w:sz="0" w:space="0" w:color="auto"/>
      </w:divBdr>
      <w:divsChild>
        <w:div w:id="729697779">
          <w:marLeft w:val="547"/>
          <w:marRight w:val="0"/>
          <w:marTop w:val="115"/>
          <w:marBottom w:val="0"/>
          <w:divBdr>
            <w:top w:val="none" w:sz="0" w:space="0" w:color="auto"/>
            <w:left w:val="none" w:sz="0" w:space="0" w:color="auto"/>
            <w:bottom w:val="none" w:sz="0" w:space="0" w:color="auto"/>
            <w:right w:val="none" w:sz="0" w:space="0" w:color="auto"/>
          </w:divBdr>
        </w:div>
        <w:div w:id="855776559">
          <w:marLeft w:val="547"/>
          <w:marRight w:val="0"/>
          <w:marTop w:val="115"/>
          <w:marBottom w:val="0"/>
          <w:divBdr>
            <w:top w:val="none" w:sz="0" w:space="0" w:color="auto"/>
            <w:left w:val="none" w:sz="0" w:space="0" w:color="auto"/>
            <w:bottom w:val="none" w:sz="0" w:space="0" w:color="auto"/>
            <w:right w:val="none" w:sz="0" w:space="0" w:color="auto"/>
          </w:divBdr>
        </w:div>
        <w:div w:id="2137676383">
          <w:marLeft w:val="547"/>
          <w:marRight w:val="0"/>
          <w:marTop w:val="115"/>
          <w:marBottom w:val="0"/>
          <w:divBdr>
            <w:top w:val="none" w:sz="0" w:space="0" w:color="auto"/>
            <w:left w:val="none" w:sz="0" w:space="0" w:color="auto"/>
            <w:bottom w:val="none" w:sz="0" w:space="0" w:color="auto"/>
            <w:right w:val="none" w:sz="0" w:space="0" w:color="auto"/>
          </w:divBdr>
        </w:div>
      </w:divsChild>
    </w:div>
    <w:div w:id="2066954612">
      <w:bodyDiv w:val="1"/>
      <w:marLeft w:val="0"/>
      <w:marRight w:val="0"/>
      <w:marTop w:val="0"/>
      <w:marBottom w:val="0"/>
      <w:divBdr>
        <w:top w:val="none" w:sz="0" w:space="0" w:color="auto"/>
        <w:left w:val="none" w:sz="0" w:space="0" w:color="auto"/>
        <w:bottom w:val="none" w:sz="0" w:space="0" w:color="auto"/>
        <w:right w:val="none" w:sz="0" w:space="0" w:color="auto"/>
      </w:divBdr>
      <w:divsChild>
        <w:div w:id="3095272">
          <w:marLeft w:val="1166"/>
          <w:marRight w:val="0"/>
          <w:marTop w:val="86"/>
          <w:marBottom w:val="0"/>
          <w:divBdr>
            <w:top w:val="none" w:sz="0" w:space="0" w:color="auto"/>
            <w:left w:val="none" w:sz="0" w:space="0" w:color="auto"/>
            <w:bottom w:val="none" w:sz="0" w:space="0" w:color="auto"/>
            <w:right w:val="none" w:sz="0" w:space="0" w:color="auto"/>
          </w:divBdr>
        </w:div>
        <w:div w:id="413287822">
          <w:marLeft w:val="547"/>
          <w:marRight w:val="0"/>
          <w:marTop w:val="115"/>
          <w:marBottom w:val="0"/>
          <w:divBdr>
            <w:top w:val="none" w:sz="0" w:space="0" w:color="auto"/>
            <w:left w:val="none" w:sz="0" w:space="0" w:color="auto"/>
            <w:bottom w:val="none" w:sz="0" w:space="0" w:color="auto"/>
            <w:right w:val="none" w:sz="0" w:space="0" w:color="auto"/>
          </w:divBdr>
        </w:div>
        <w:div w:id="881331174">
          <w:marLeft w:val="1166"/>
          <w:marRight w:val="0"/>
          <w:marTop w:val="86"/>
          <w:marBottom w:val="0"/>
          <w:divBdr>
            <w:top w:val="none" w:sz="0" w:space="0" w:color="auto"/>
            <w:left w:val="none" w:sz="0" w:space="0" w:color="auto"/>
            <w:bottom w:val="none" w:sz="0" w:space="0" w:color="auto"/>
            <w:right w:val="none" w:sz="0" w:space="0" w:color="auto"/>
          </w:divBdr>
        </w:div>
        <w:div w:id="1131628514">
          <w:marLeft w:val="1166"/>
          <w:marRight w:val="0"/>
          <w:marTop w:val="86"/>
          <w:marBottom w:val="0"/>
          <w:divBdr>
            <w:top w:val="none" w:sz="0" w:space="0" w:color="auto"/>
            <w:left w:val="none" w:sz="0" w:space="0" w:color="auto"/>
            <w:bottom w:val="none" w:sz="0" w:space="0" w:color="auto"/>
            <w:right w:val="none" w:sz="0" w:space="0" w:color="auto"/>
          </w:divBdr>
        </w:div>
        <w:div w:id="1845363259">
          <w:marLeft w:val="1166"/>
          <w:marRight w:val="0"/>
          <w:marTop w:val="86"/>
          <w:marBottom w:val="0"/>
          <w:divBdr>
            <w:top w:val="none" w:sz="0" w:space="0" w:color="auto"/>
            <w:left w:val="none" w:sz="0" w:space="0" w:color="auto"/>
            <w:bottom w:val="none" w:sz="0" w:space="0" w:color="auto"/>
            <w:right w:val="none" w:sz="0" w:space="0" w:color="auto"/>
          </w:divBdr>
        </w:div>
      </w:divsChild>
    </w:div>
    <w:div w:id="2069646419">
      <w:bodyDiv w:val="1"/>
      <w:marLeft w:val="0"/>
      <w:marRight w:val="0"/>
      <w:marTop w:val="0"/>
      <w:marBottom w:val="0"/>
      <w:divBdr>
        <w:top w:val="none" w:sz="0" w:space="0" w:color="auto"/>
        <w:left w:val="none" w:sz="0" w:space="0" w:color="auto"/>
        <w:bottom w:val="none" w:sz="0" w:space="0" w:color="auto"/>
        <w:right w:val="none" w:sz="0" w:space="0" w:color="auto"/>
      </w:divBdr>
    </w:div>
    <w:div w:id="2070417462">
      <w:bodyDiv w:val="1"/>
      <w:marLeft w:val="0"/>
      <w:marRight w:val="0"/>
      <w:marTop w:val="0"/>
      <w:marBottom w:val="0"/>
      <w:divBdr>
        <w:top w:val="none" w:sz="0" w:space="0" w:color="auto"/>
        <w:left w:val="none" w:sz="0" w:space="0" w:color="auto"/>
        <w:bottom w:val="none" w:sz="0" w:space="0" w:color="auto"/>
        <w:right w:val="none" w:sz="0" w:space="0" w:color="auto"/>
      </w:divBdr>
    </w:div>
    <w:div w:id="2070495265">
      <w:bodyDiv w:val="1"/>
      <w:marLeft w:val="0"/>
      <w:marRight w:val="0"/>
      <w:marTop w:val="0"/>
      <w:marBottom w:val="0"/>
      <w:divBdr>
        <w:top w:val="none" w:sz="0" w:space="0" w:color="auto"/>
        <w:left w:val="none" w:sz="0" w:space="0" w:color="auto"/>
        <w:bottom w:val="none" w:sz="0" w:space="0" w:color="auto"/>
        <w:right w:val="none" w:sz="0" w:space="0" w:color="auto"/>
      </w:divBdr>
      <w:divsChild>
        <w:div w:id="74791641">
          <w:marLeft w:val="547"/>
          <w:marRight w:val="0"/>
          <w:marTop w:val="86"/>
          <w:marBottom w:val="0"/>
          <w:divBdr>
            <w:top w:val="none" w:sz="0" w:space="0" w:color="auto"/>
            <w:left w:val="none" w:sz="0" w:space="0" w:color="auto"/>
            <w:bottom w:val="none" w:sz="0" w:space="0" w:color="auto"/>
            <w:right w:val="none" w:sz="0" w:space="0" w:color="auto"/>
          </w:divBdr>
        </w:div>
        <w:div w:id="206648617">
          <w:marLeft w:val="547"/>
          <w:marRight w:val="0"/>
          <w:marTop w:val="86"/>
          <w:marBottom w:val="0"/>
          <w:divBdr>
            <w:top w:val="none" w:sz="0" w:space="0" w:color="auto"/>
            <w:left w:val="none" w:sz="0" w:space="0" w:color="auto"/>
            <w:bottom w:val="none" w:sz="0" w:space="0" w:color="auto"/>
            <w:right w:val="none" w:sz="0" w:space="0" w:color="auto"/>
          </w:divBdr>
        </w:div>
        <w:div w:id="230579747">
          <w:marLeft w:val="1166"/>
          <w:marRight w:val="0"/>
          <w:marTop w:val="67"/>
          <w:marBottom w:val="0"/>
          <w:divBdr>
            <w:top w:val="none" w:sz="0" w:space="0" w:color="auto"/>
            <w:left w:val="none" w:sz="0" w:space="0" w:color="auto"/>
            <w:bottom w:val="none" w:sz="0" w:space="0" w:color="auto"/>
            <w:right w:val="none" w:sz="0" w:space="0" w:color="auto"/>
          </w:divBdr>
        </w:div>
        <w:div w:id="534655951">
          <w:marLeft w:val="547"/>
          <w:marRight w:val="0"/>
          <w:marTop w:val="86"/>
          <w:marBottom w:val="0"/>
          <w:divBdr>
            <w:top w:val="none" w:sz="0" w:space="0" w:color="auto"/>
            <w:left w:val="none" w:sz="0" w:space="0" w:color="auto"/>
            <w:bottom w:val="none" w:sz="0" w:space="0" w:color="auto"/>
            <w:right w:val="none" w:sz="0" w:space="0" w:color="auto"/>
          </w:divBdr>
        </w:div>
        <w:div w:id="565914000">
          <w:marLeft w:val="547"/>
          <w:marRight w:val="0"/>
          <w:marTop w:val="86"/>
          <w:marBottom w:val="0"/>
          <w:divBdr>
            <w:top w:val="none" w:sz="0" w:space="0" w:color="auto"/>
            <w:left w:val="none" w:sz="0" w:space="0" w:color="auto"/>
            <w:bottom w:val="none" w:sz="0" w:space="0" w:color="auto"/>
            <w:right w:val="none" w:sz="0" w:space="0" w:color="auto"/>
          </w:divBdr>
        </w:div>
        <w:div w:id="659894975">
          <w:marLeft w:val="1166"/>
          <w:marRight w:val="0"/>
          <w:marTop w:val="67"/>
          <w:marBottom w:val="0"/>
          <w:divBdr>
            <w:top w:val="none" w:sz="0" w:space="0" w:color="auto"/>
            <w:left w:val="none" w:sz="0" w:space="0" w:color="auto"/>
            <w:bottom w:val="none" w:sz="0" w:space="0" w:color="auto"/>
            <w:right w:val="none" w:sz="0" w:space="0" w:color="auto"/>
          </w:divBdr>
        </w:div>
        <w:div w:id="934556445">
          <w:marLeft w:val="1166"/>
          <w:marRight w:val="0"/>
          <w:marTop w:val="67"/>
          <w:marBottom w:val="0"/>
          <w:divBdr>
            <w:top w:val="none" w:sz="0" w:space="0" w:color="auto"/>
            <w:left w:val="none" w:sz="0" w:space="0" w:color="auto"/>
            <w:bottom w:val="none" w:sz="0" w:space="0" w:color="auto"/>
            <w:right w:val="none" w:sz="0" w:space="0" w:color="auto"/>
          </w:divBdr>
        </w:div>
        <w:div w:id="987975833">
          <w:marLeft w:val="1166"/>
          <w:marRight w:val="0"/>
          <w:marTop w:val="67"/>
          <w:marBottom w:val="0"/>
          <w:divBdr>
            <w:top w:val="none" w:sz="0" w:space="0" w:color="auto"/>
            <w:left w:val="none" w:sz="0" w:space="0" w:color="auto"/>
            <w:bottom w:val="none" w:sz="0" w:space="0" w:color="auto"/>
            <w:right w:val="none" w:sz="0" w:space="0" w:color="auto"/>
          </w:divBdr>
        </w:div>
        <w:div w:id="1142963741">
          <w:marLeft w:val="1166"/>
          <w:marRight w:val="0"/>
          <w:marTop w:val="67"/>
          <w:marBottom w:val="0"/>
          <w:divBdr>
            <w:top w:val="none" w:sz="0" w:space="0" w:color="auto"/>
            <w:left w:val="none" w:sz="0" w:space="0" w:color="auto"/>
            <w:bottom w:val="none" w:sz="0" w:space="0" w:color="auto"/>
            <w:right w:val="none" w:sz="0" w:space="0" w:color="auto"/>
          </w:divBdr>
        </w:div>
        <w:div w:id="1335034341">
          <w:marLeft w:val="1166"/>
          <w:marRight w:val="0"/>
          <w:marTop w:val="67"/>
          <w:marBottom w:val="0"/>
          <w:divBdr>
            <w:top w:val="none" w:sz="0" w:space="0" w:color="auto"/>
            <w:left w:val="none" w:sz="0" w:space="0" w:color="auto"/>
            <w:bottom w:val="none" w:sz="0" w:space="0" w:color="auto"/>
            <w:right w:val="none" w:sz="0" w:space="0" w:color="auto"/>
          </w:divBdr>
        </w:div>
        <w:div w:id="1522356117">
          <w:marLeft w:val="547"/>
          <w:marRight w:val="0"/>
          <w:marTop w:val="86"/>
          <w:marBottom w:val="0"/>
          <w:divBdr>
            <w:top w:val="none" w:sz="0" w:space="0" w:color="auto"/>
            <w:left w:val="none" w:sz="0" w:space="0" w:color="auto"/>
            <w:bottom w:val="none" w:sz="0" w:space="0" w:color="auto"/>
            <w:right w:val="none" w:sz="0" w:space="0" w:color="auto"/>
          </w:divBdr>
        </w:div>
        <w:div w:id="1575889926">
          <w:marLeft w:val="1166"/>
          <w:marRight w:val="0"/>
          <w:marTop w:val="67"/>
          <w:marBottom w:val="0"/>
          <w:divBdr>
            <w:top w:val="none" w:sz="0" w:space="0" w:color="auto"/>
            <w:left w:val="none" w:sz="0" w:space="0" w:color="auto"/>
            <w:bottom w:val="none" w:sz="0" w:space="0" w:color="auto"/>
            <w:right w:val="none" w:sz="0" w:space="0" w:color="auto"/>
          </w:divBdr>
        </w:div>
        <w:div w:id="1780637244">
          <w:marLeft w:val="1166"/>
          <w:marRight w:val="0"/>
          <w:marTop w:val="67"/>
          <w:marBottom w:val="0"/>
          <w:divBdr>
            <w:top w:val="none" w:sz="0" w:space="0" w:color="auto"/>
            <w:left w:val="none" w:sz="0" w:space="0" w:color="auto"/>
            <w:bottom w:val="none" w:sz="0" w:space="0" w:color="auto"/>
            <w:right w:val="none" w:sz="0" w:space="0" w:color="auto"/>
          </w:divBdr>
        </w:div>
        <w:div w:id="1956937388">
          <w:marLeft w:val="1166"/>
          <w:marRight w:val="0"/>
          <w:marTop w:val="67"/>
          <w:marBottom w:val="0"/>
          <w:divBdr>
            <w:top w:val="none" w:sz="0" w:space="0" w:color="auto"/>
            <w:left w:val="none" w:sz="0" w:space="0" w:color="auto"/>
            <w:bottom w:val="none" w:sz="0" w:space="0" w:color="auto"/>
            <w:right w:val="none" w:sz="0" w:space="0" w:color="auto"/>
          </w:divBdr>
        </w:div>
      </w:divsChild>
    </w:div>
    <w:div w:id="2071490535">
      <w:bodyDiv w:val="1"/>
      <w:marLeft w:val="0"/>
      <w:marRight w:val="0"/>
      <w:marTop w:val="0"/>
      <w:marBottom w:val="0"/>
      <w:divBdr>
        <w:top w:val="none" w:sz="0" w:space="0" w:color="auto"/>
        <w:left w:val="none" w:sz="0" w:space="0" w:color="auto"/>
        <w:bottom w:val="none" w:sz="0" w:space="0" w:color="auto"/>
        <w:right w:val="none" w:sz="0" w:space="0" w:color="auto"/>
      </w:divBdr>
      <w:divsChild>
        <w:div w:id="353769450">
          <w:marLeft w:val="547"/>
          <w:marRight w:val="0"/>
          <w:marTop w:val="154"/>
          <w:marBottom w:val="0"/>
          <w:divBdr>
            <w:top w:val="none" w:sz="0" w:space="0" w:color="auto"/>
            <w:left w:val="none" w:sz="0" w:space="0" w:color="auto"/>
            <w:bottom w:val="none" w:sz="0" w:space="0" w:color="auto"/>
            <w:right w:val="none" w:sz="0" w:space="0" w:color="auto"/>
          </w:divBdr>
        </w:div>
        <w:div w:id="1755277853">
          <w:marLeft w:val="1166"/>
          <w:marRight w:val="0"/>
          <w:marTop w:val="134"/>
          <w:marBottom w:val="0"/>
          <w:divBdr>
            <w:top w:val="none" w:sz="0" w:space="0" w:color="auto"/>
            <w:left w:val="none" w:sz="0" w:space="0" w:color="auto"/>
            <w:bottom w:val="none" w:sz="0" w:space="0" w:color="auto"/>
            <w:right w:val="none" w:sz="0" w:space="0" w:color="auto"/>
          </w:divBdr>
        </w:div>
      </w:divsChild>
    </w:div>
    <w:div w:id="2073040567">
      <w:bodyDiv w:val="1"/>
      <w:marLeft w:val="0"/>
      <w:marRight w:val="0"/>
      <w:marTop w:val="0"/>
      <w:marBottom w:val="0"/>
      <w:divBdr>
        <w:top w:val="none" w:sz="0" w:space="0" w:color="auto"/>
        <w:left w:val="none" w:sz="0" w:space="0" w:color="auto"/>
        <w:bottom w:val="none" w:sz="0" w:space="0" w:color="auto"/>
        <w:right w:val="none" w:sz="0" w:space="0" w:color="auto"/>
      </w:divBdr>
    </w:div>
    <w:div w:id="2073115779">
      <w:bodyDiv w:val="1"/>
      <w:marLeft w:val="0"/>
      <w:marRight w:val="0"/>
      <w:marTop w:val="0"/>
      <w:marBottom w:val="0"/>
      <w:divBdr>
        <w:top w:val="none" w:sz="0" w:space="0" w:color="auto"/>
        <w:left w:val="none" w:sz="0" w:space="0" w:color="auto"/>
        <w:bottom w:val="none" w:sz="0" w:space="0" w:color="auto"/>
        <w:right w:val="none" w:sz="0" w:space="0" w:color="auto"/>
      </w:divBdr>
      <w:divsChild>
        <w:div w:id="556405040">
          <w:marLeft w:val="1080"/>
          <w:marRight w:val="0"/>
          <w:marTop w:val="100"/>
          <w:marBottom w:val="0"/>
          <w:divBdr>
            <w:top w:val="none" w:sz="0" w:space="0" w:color="auto"/>
            <w:left w:val="none" w:sz="0" w:space="0" w:color="auto"/>
            <w:bottom w:val="none" w:sz="0" w:space="0" w:color="auto"/>
            <w:right w:val="none" w:sz="0" w:space="0" w:color="auto"/>
          </w:divBdr>
        </w:div>
        <w:div w:id="2002192950">
          <w:marLeft w:val="360"/>
          <w:marRight w:val="0"/>
          <w:marTop w:val="200"/>
          <w:marBottom w:val="0"/>
          <w:divBdr>
            <w:top w:val="none" w:sz="0" w:space="0" w:color="auto"/>
            <w:left w:val="none" w:sz="0" w:space="0" w:color="auto"/>
            <w:bottom w:val="none" w:sz="0" w:space="0" w:color="auto"/>
            <w:right w:val="none" w:sz="0" w:space="0" w:color="auto"/>
          </w:divBdr>
        </w:div>
      </w:divsChild>
    </w:div>
    <w:div w:id="2073459997">
      <w:bodyDiv w:val="1"/>
      <w:marLeft w:val="0"/>
      <w:marRight w:val="0"/>
      <w:marTop w:val="0"/>
      <w:marBottom w:val="0"/>
      <w:divBdr>
        <w:top w:val="none" w:sz="0" w:space="0" w:color="auto"/>
        <w:left w:val="none" w:sz="0" w:space="0" w:color="auto"/>
        <w:bottom w:val="none" w:sz="0" w:space="0" w:color="auto"/>
        <w:right w:val="none" w:sz="0" w:space="0" w:color="auto"/>
      </w:divBdr>
      <w:divsChild>
        <w:div w:id="189297215">
          <w:marLeft w:val="1800"/>
          <w:marRight w:val="0"/>
          <w:marTop w:val="62"/>
          <w:marBottom w:val="0"/>
          <w:divBdr>
            <w:top w:val="none" w:sz="0" w:space="0" w:color="auto"/>
            <w:left w:val="none" w:sz="0" w:space="0" w:color="auto"/>
            <w:bottom w:val="none" w:sz="0" w:space="0" w:color="auto"/>
            <w:right w:val="none" w:sz="0" w:space="0" w:color="auto"/>
          </w:divBdr>
        </w:div>
        <w:div w:id="267587387">
          <w:marLeft w:val="547"/>
          <w:marRight w:val="0"/>
          <w:marTop w:val="91"/>
          <w:marBottom w:val="0"/>
          <w:divBdr>
            <w:top w:val="none" w:sz="0" w:space="0" w:color="auto"/>
            <w:left w:val="none" w:sz="0" w:space="0" w:color="auto"/>
            <w:bottom w:val="none" w:sz="0" w:space="0" w:color="auto"/>
            <w:right w:val="none" w:sz="0" w:space="0" w:color="auto"/>
          </w:divBdr>
        </w:div>
        <w:div w:id="401489477">
          <w:marLeft w:val="1166"/>
          <w:marRight w:val="0"/>
          <w:marTop w:val="82"/>
          <w:marBottom w:val="0"/>
          <w:divBdr>
            <w:top w:val="none" w:sz="0" w:space="0" w:color="auto"/>
            <w:left w:val="none" w:sz="0" w:space="0" w:color="auto"/>
            <w:bottom w:val="none" w:sz="0" w:space="0" w:color="auto"/>
            <w:right w:val="none" w:sz="0" w:space="0" w:color="auto"/>
          </w:divBdr>
        </w:div>
        <w:div w:id="501698107">
          <w:marLeft w:val="1166"/>
          <w:marRight w:val="0"/>
          <w:marTop w:val="82"/>
          <w:marBottom w:val="0"/>
          <w:divBdr>
            <w:top w:val="none" w:sz="0" w:space="0" w:color="auto"/>
            <w:left w:val="none" w:sz="0" w:space="0" w:color="auto"/>
            <w:bottom w:val="none" w:sz="0" w:space="0" w:color="auto"/>
            <w:right w:val="none" w:sz="0" w:space="0" w:color="auto"/>
          </w:divBdr>
        </w:div>
        <w:div w:id="550508153">
          <w:marLeft w:val="1166"/>
          <w:marRight w:val="0"/>
          <w:marTop w:val="82"/>
          <w:marBottom w:val="0"/>
          <w:divBdr>
            <w:top w:val="none" w:sz="0" w:space="0" w:color="auto"/>
            <w:left w:val="none" w:sz="0" w:space="0" w:color="auto"/>
            <w:bottom w:val="none" w:sz="0" w:space="0" w:color="auto"/>
            <w:right w:val="none" w:sz="0" w:space="0" w:color="auto"/>
          </w:divBdr>
        </w:div>
        <w:div w:id="780995314">
          <w:marLeft w:val="1166"/>
          <w:marRight w:val="0"/>
          <w:marTop w:val="82"/>
          <w:marBottom w:val="0"/>
          <w:divBdr>
            <w:top w:val="none" w:sz="0" w:space="0" w:color="auto"/>
            <w:left w:val="none" w:sz="0" w:space="0" w:color="auto"/>
            <w:bottom w:val="none" w:sz="0" w:space="0" w:color="auto"/>
            <w:right w:val="none" w:sz="0" w:space="0" w:color="auto"/>
          </w:divBdr>
        </w:div>
        <w:div w:id="946161491">
          <w:marLeft w:val="1166"/>
          <w:marRight w:val="0"/>
          <w:marTop w:val="82"/>
          <w:marBottom w:val="0"/>
          <w:divBdr>
            <w:top w:val="none" w:sz="0" w:space="0" w:color="auto"/>
            <w:left w:val="none" w:sz="0" w:space="0" w:color="auto"/>
            <w:bottom w:val="none" w:sz="0" w:space="0" w:color="auto"/>
            <w:right w:val="none" w:sz="0" w:space="0" w:color="auto"/>
          </w:divBdr>
        </w:div>
        <w:div w:id="1115952197">
          <w:marLeft w:val="547"/>
          <w:marRight w:val="0"/>
          <w:marTop w:val="91"/>
          <w:marBottom w:val="0"/>
          <w:divBdr>
            <w:top w:val="none" w:sz="0" w:space="0" w:color="auto"/>
            <w:left w:val="none" w:sz="0" w:space="0" w:color="auto"/>
            <w:bottom w:val="none" w:sz="0" w:space="0" w:color="auto"/>
            <w:right w:val="none" w:sz="0" w:space="0" w:color="auto"/>
          </w:divBdr>
        </w:div>
        <w:div w:id="1639873862">
          <w:marLeft w:val="1800"/>
          <w:marRight w:val="0"/>
          <w:marTop w:val="62"/>
          <w:marBottom w:val="0"/>
          <w:divBdr>
            <w:top w:val="none" w:sz="0" w:space="0" w:color="auto"/>
            <w:left w:val="none" w:sz="0" w:space="0" w:color="auto"/>
            <w:bottom w:val="none" w:sz="0" w:space="0" w:color="auto"/>
            <w:right w:val="none" w:sz="0" w:space="0" w:color="auto"/>
          </w:divBdr>
        </w:div>
        <w:div w:id="1821382718">
          <w:marLeft w:val="1166"/>
          <w:marRight w:val="0"/>
          <w:marTop w:val="82"/>
          <w:marBottom w:val="0"/>
          <w:divBdr>
            <w:top w:val="none" w:sz="0" w:space="0" w:color="auto"/>
            <w:left w:val="none" w:sz="0" w:space="0" w:color="auto"/>
            <w:bottom w:val="none" w:sz="0" w:space="0" w:color="auto"/>
            <w:right w:val="none" w:sz="0" w:space="0" w:color="auto"/>
          </w:divBdr>
        </w:div>
        <w:div w:id="2080516599">
          <w:marLeft w:val="1166"/>
          <w:marRight w:val="0"/>
          <w:marTop w:val="82"/>
          <w:marBottom w:val="0"/>
          <w:divBdr>
            <w:top w:val="none" w:sz="0" w:space="0" w:color="auto"/>
            <w:left w:val="none" w:sz="0" w:space="0" w:color="auto"/>
            <w:bottom w:val="none" w:sz="0" w:space="0" w:color="auto"/>
            <w:right w:val="none" w:sz="0" w:space="0" w:color="auto"/>
          </w:divBdr>
        </w:div>
      </w:divsChild>
    </w:div>
    <w:div w:id="2073499107">
      <w:bodyDiv w:val="1"/>
      <w:marLeft w:val="0"/>
      <w:marRight w:val="0"/>
      <w:marTop w:val="0"/>
      <w:marBottom w:val="0"/>
      <w:divBdr>
        <w:top w:val="none" w:sz="0" w:space="0" w:color="auto"/>
        <w:left w:val="none" w:sz="0" w:space="0" w:color="auto"/>
        <w:bottom w:val="none" w:sz="0" w:space="0" w:color="auto"/>
        <w:right w:val="none" w:sz="0" w:space="0" w:color="auto"/>
      </w:divBdr>
    </w:div>
    <w:div w:id="2074155851">
      <w:bodyDiv w:val="1"/>
      <w:marLeft w:val="0"/>
      <w:marRight w:val="0"/>
      <w:marTop w:val="0"/>
      <w:marBottom w:val="0"/>
      <w:divBdr>
        <w:top w:val="none" w:sz="0" w:space="0" w:color="auto"/>
        <w:left w:val="none" w:sz="0" w:space="0" w:color="auto"/>
        <w:bottom w:val="none" w:sz="0" w:space="0" w:color="auto"/>
        <w:right w:val="none" w:sz="0" w:space="0" w:color="auto"/>
      </w:divBdr>
    </w:div>
    <w:div w:id="2074355846">
      <w:bodyDiv w:val="1"/>
      <w:marLeft w:val="0"/>
      <w:marRight w:val="0"/>
      <w:marTop w:val="0"/>
      <w:marBottom w:val="0"/>
      <w:divBdr>
        <w:top w:val="none" w:sz="0" w:space="0" w:color="auto"/>
        <w:left w:val="none" w:sz="0" w:space="0" w:color="auto"/>
        <w:bottom w:val="none" w:sz="0" w:space="0" w:color="auto"/>
        <w:right w:val="none" w:sz="0" w:space="0" w:color="auto"/>
      </w:divBdr>
      <w:divsChild>
        <w:div w:id="1420057423">
          <w:marLeft w:val="547"/>
          <w:marRight w:val="0"/>
          <w:marTop w:val="154"/>
          <w:marBottom w:val="0"/>
          <w:divBdr>
            <w:top w:val="none" w:sz="0" w:space="0" w:color="auto"/>
            <w:left w:val="none" w:sz="0" w:space="0" w:color="auto"/>
            <w:bottom w:val="none" w:sz="0" w:space="0" w:color="auto"/>
            <w:right w:val="none" w:sz="0" w:space="0" w:color="auto"/>
          </w:divBdr>
        </w:div>
      </w:divsChild>
    </w:div>
    <w:div w:id="2074617330">
      <w:bodyDiv w:val="1"/>
      <w:marLeft w:val="0"/>
      <w:marRight w:val="0"/>
      <w:marTop w:val="0"/>
      <w:marBottom w:val="0"/>
      <w:divBdr>
        <w:top w:val="none" w:sz="0" w:space="0" w:color="auto"/>
        <w:left w:val="none" w:sz="0" w:space="0" w:color="auto"/>
        <w:bottom w:val="none" w:sz="0" w:space="0" w:color="auto"/>
        <w:right w:val="none" w:sz="0" w:space="0" w:color="auto"/>
      </w:divBdr>
      <w:divsChild>
        <w:div w:id="45420361">
          <w:marLeft w:val="547"/>
          <w:marRight w:val="0"/>
          <w:marTop w:val="96"/>
          <w:marBottom w:val="0"/>
          <w:divBdr>
            <w:top w:val="none" w:sz="0" w:space="0" w:color="auto"/>
            <w:left w:val="none" w:sz="0" w:space="0" w:color="auto"/>
            <w:bottom w:val="none" w:sz="0" w:space="0" w:color="auto"/>
            <w:right w:val="none" w:sz="0" w:space="0" w:color="auto"/>
          </w:divBdr>
        </w:div>
      </w:divsChild>
    </w:div>
    <w:div w:id="2075425199">
      <w:bodyDiv w:val="1"/>
      <w:marLeft w:val="0"/>
      <w:marRight w:val="0"/>
      <w:marTop w:val="0"/>
      <w:marBottom w:val="0"/>
      <w:divBdr>
        <w:top w:val="none" w:sz="0" w:space="0" w:color="auto"/>
        <w:left w:val="none" w:sz="0" w:space="0" w:color="auto"/>
        <w:bottom w:val="none" w:sz="0" w:space="0" w:color="auto"/>
        <w:right w:val="none" w:sz="0" w:space="0" w:color="auto"/>
      </w:divBdr>
      <w:divsChild>
        <w:div w:id="3679593">
          <w:marLeft w:val="1800"/>
          <w:marRight w:val="0"/>
          <w:marTop w:val="96"/>
          <w:marBottom w:val="0"/>
          <w:divBdr>
            <w:top w:val="none" w:sz="0" w:space="0" w:color="auto"/>
            <w:left w:val="none" w:sz="0" w:space="0" w:color="auto"/>
            <w:bottom w:val="none" w:sz="0" w:space="0" w:color="auto"/>
            <w:right w:val="none" w:sz="0" w:space="0" w:color="auto"/>
          </w:divBdr>
        </w:div>
        <w:div w:id="43986685">
          <w:marLeft w:val="2520"/>
          <w:marRight w:val="0"/>
          <w:marTop w:val="96"/>
          <w:marBottom w:val="0"/>
          <w:divBdr>
            <w:top w:val="none" w:sz="0" w:space="0" w:color="auto"/>
            <w:left w:val="none" w:sz="0" w:space="0" w:color="auto"/>
            <w:bottom w:val="none" w:sz="0" w:space="0" w:color="auto"/>
            <w:right w:val="none" w:sz="0" w:space="0" w:color="auto"/>
          </w:divBdr>
        </w:div>
        <w:div w:id="793327855">
          <w:marLeft w:val="547"/>
          <w:marRight w:val="0"/>
          <w:marTop w:val="134"/>
          <w:marBottom w:val="0"/>
          <w:divBdr>
            <w:top w:val="none" w:sz="0" w:space="0" w:color="auto"/>
            <w:left w:val="none" w:sz="0" w:space="0" w:color="auto"/>
            <w:bottom w:val="none" w:sz="0" w:space="0" w:color="auto"/>
            <w:right w:val="none" w:sz="0" w:space="0" w:color="auto"/>
          </w:divBdr>
        </w:div>
        <w:div w:id="910232710">
          <w:marLeft w:val="1800"/>
          <w:marRight w:val="0"/>
          <w:marTop w:val="96"/>
          <w:marBottom w:val="0"/>
          <w:divBdr>
            <w:top w:val="none" w:sz="0" w:space="0" w:color="auto"/>
            <w:left w:val="none" w:sz="0" w:space="0" w:color="auto"/>
            <w:bottom w:val="none" w:sz="0" w:space="0" w:color="auto"/>
            <w:right w:val="none" w:sz="0" w:space="0" w:color="auto"/>
          </w:divBdr>
        </w:div>
        <w:div w:id="1028987267">
          <w:marLeft w:val="1166"/>
          <w:marRight w:val="0"/>
          <w:marTop w:val="115"/>
          <w:marBottom w:val="0"/>
          <w:divBdr>
            <w:top w:val="none" w:sz="0" w:space="0" w:color="auto"/>
            <w:left w:val="none" w:sz="0" w:space="0" w:color="auto"/>
            <w:bottom w:val="none" w:sz="0" w:space="0" w:color="auto"/>
            <w:right w:val="none" w:sz="0" w:space="0" w:color="auto"/>
          </w:divBdr>
        </w:div>
        <w:div w:id="1170412279">
          <w:marLeft w:val="2520"/>
          <w:marRight w:val="0"/>
          <w:marTop w:val="96"/>
          <w:marBottom w:val="0"/>
          <w:divBdr>
            <w:top w:val="none" w:sz="0" w:space="0" w:color="auto"/>
            <w:left w:val="none" w:sz="0" w:space="0" w:color="auto"/>
            <w:bottom w:val="none" w:sz="0" w:space="0" w:color="auto"/>
            <w:right w:val="none" w:sz="0" w:space="0" w:color="auto"/>
          </w:divBdr>
        </w:div>
        <w:div w:id="1213807826">
          <w:marLeft w:val="1800"/>
          <w:marRight w:val="0"/>
          <w:marTop w:val="96"/>
          <w:marBottom w:val="0"/>
          <w:divBdr>
            <w:top w:val="none" w:sz="0" w:space="0" w:color="auto"/>
            <w:left w:val="none" w:sz="0" w:space="0" w:color="auto"/>
            <w:bottom w:val="none" w:sz="0" w:space="0" w:color="auto"/>
            <w:right w:val="none" w:sz="0" w:space="0" w:color="auto"/>
          </w:divBdr>
        </w:div>
        <w:div w:id="1777364643">
          <w:marLeft w:val="2520"/>
          <w:marRight w:val="0"/>
          <w:marTop w:val="96"/>
          <w:marBottom w:val="0"/>
          <w:divBdr>
            <w:top w:val="none" w:sz="0" w:space="0" w:color="auto"/>
            <w:left w:val="none" w:sz="0" w:space="0" w:color="auto"/>
            <w:bottom w:val="none" w:sz="0" w:space="0" w:color="auto"/>
            <w:right w:val="none" w:sz="0" w:space="0" w:color="auto"/>
          </w:divBdr>
        </w:div>
      </w:divsChild>
    </w:div>
    <w:div w:id="2075546081">
      <w:bodyDiv w:val="1"/>
      <w:marLeft w:val="0"/>
      <w:marRight w:val="0"/>
      <w:marTop w:val="0"/>
      <w:marBottom w:val="0"/>
      <w:divBdr>
        <w:top w:val="none" w:sz="0" w:space="0" w:color="auto"/>
        <w:left w:val="none" w:sz="0" w:space="0" w:color="auto"/>
        <w:bottom w:val="none" w:sz="0" w:space="0" w:color="auto"/>
        <w:right w:val="none" w:sz="0" w:space="0" w:color="auto"/>
      </w:divBdr>
    </w:div>
    <w:div w:id="2075622015">
      <w:bodyDiv w:val="1"/>
      <w:marLeft w:val="0"/>
      <w:marRight w:val="0"/>
      <w:marTop w:val="0"/>
      <w:marBottom w:val="0"/>
      <w:divBdr>
        <w:top w:val="none" w:sz="0" w:space="0" w:color="auto"/>
        <w:left w:val="none" w:sz="0" w:space="0" w:color="auto"/>
        <w:bottom w:val="none" w:sz="0" w:space="0" w:color="auto"/>
        <w:right w:val="none" w:sz="0" w:space="0" w:color="auto"/>
      </w:divBdr>
      <w:divsChild>
        <w:div w:id="311567389">
          <w:marLeft w:val="0"/>
          <w:marRight w:val="0"/>
          <w:marTop w:val="0"/>
          <w:marBottom w:val="0"/>
          <w:divBdr>
            <w:top w:val="none" w:sz="0" w:space="0" w:color="auto"/>
            <w:left w:val="none" w:sz="0" w:space="0" w:color="auto"/>
            <w:bottom w:val="none" w:sz="0" w:space="0" w:color="auto"/>
            <w:right w:val="none" w:sz="0" w:space="0" w:color="auto"/>
          </w:divBdr>
          <w:divsChild>
            <w:div w:id="30499848">
              <w:marLeft w:val="0"/>
              <w:marRight w:val="0"/>
              <w:marTop w:val="0"/>
              <w:marBottom w:val="0"/>
              <w:divBdr>
                <w:top w:val="none" w:sz="0" w:space="0" w:color="auto"/>
                <w:left w:val="none" w:sz="0" w:space="0" w:color="auto"/>
                <w:bottom w:val="none" w:sz="0" w:space="0" w:color="auto"/>
                <w:right w:val="none" w:sz="0" w:space="0" w:color="auto"/>
              </w:divBdr>
            </w:div>
            <w:div w:id="92744184">
              <w:marLeft w:val="0"/>
              <w:marRight w:val="0"/>
              <w:marTop w:val="0"/>
              <w:marBottom w:val="0"/>
              <w:divBdr>
                <w:top w:val="none" w:sz="0" w:space="0" w:color="auto"/>
                <w:left w:val="none" w:sz="0" w:space="0" w:color="auto"/>
                <w:bottom w:val="none" w:sz="0" w:space="0" w:color="auto"/>
                <w:right w:val="none" w:sz="0" w:space="0" w:color="auto"/>
              </w:divBdr>
            </w:div>
            <w:div w:id="131486035">
              <w:marLeft w:val="0"/>
              <w:marRight w:val="0"/>
              <w:marTop w:val="0"/>
              <w:marBottom w:val="0"/>
              <w:divBdr>
                <w:top w:val="none" w:sz="0" w:space="0" w:color="auto"/>
                <w:left w:val="none" w:sz="0" w:space="0" w:color="auto"/>
                <w:bottom w:val="none" w:sz="0" w:space="0" w:color="auto"/>
                <w:right w:val="none" w:sz="0" w:space="0" w:color="auto"/>
              </w:divBdr>
            </w:div>
            <w:div w:id="133986437">
              <w:marLeft w:val="0"/>
              <w:marRight w:val="0"/>
              <w:marTop w:val="0"/>
              <w:marBottom w:val="0"/>
              <w:divBdr>
                <w:top w:val="none" w:sz="0" w:space="0" w:color="auto"/>
                <w:left w:val="none" w:sz="0" w:space="0" w:color="auto"/>
                <w:bottom w:val="none" w:sz="0" w:space="0" w:color="auto"/>
                <w:right w:val="none" w:sz="0" w:space="0" w:color="auto"/>
              </w:divBdr>
            </w:div>
            <w:div w:id="163784576">
              <w:marLeft w:val="0"/>
              <w:marRight w:val="0"/>
              <w:marTop w:val="0"/>
              <w:marBottom w:val="0"/>
              <w:divBdr>
                <w:top w:val="none" w:sz="0" w:space="0" w:color="auto"/>
                <w:left w:val="none" w:sz="0" w:space="0" w:color="auto"/>
                <w:bottom w:val="none" w:sz="0" w:space="0" w:color="auto"/>
                <w:right w:val="none" w:sz="0" w:space="0" w:color="auto"/>
              </w:divBdr>
            </w:div>
            <w:div w:id="402409196">
              <w:marLeft w:val="0"/>
              <w:marRight w:val="0"/>
              <w:marTop w:val="0"/>
              <w:marBottom w:val="0"/>
              <w:divBdr>
                <w:top w:val="none" w:sz="0" w:space="0" w:color="auto"/>
                <w:left w:val="none" w:sz="0" w:space="0" w:color="auto"/>
                <w:bottom w:val="none" w:sz="0" w:space="0" w:color="auto"/>
                <w:right w:val="none" w:sz="0" w:space="0" w:color="auto"/>
              </w:divBdr>
            </w:div>
            <w:div w:id="433749087">
              <w:marLeft w:val="0"/>
              <w:marRight w:val="0"/>
              <w:marTop w:val="0"/>
              <w:marBottom w:val="0"/>
              <w:divBdr>
                <w:top w:val="none" w:sz="0" w:space="0" w:color="auto"/>
                <w:left w:val="none" w:sz="0" w:space="0" w:color="auto"/>
                <w:bottom w:val="none" w:sz="0" w:space="0" w:color="auto"/>
                <w:right w:val="none" w:sz="0" w:space="0" w:color="auto"/>
              </w:divBdr>
            </w:div>
            <w:div w:id="435367072">
              <w:marLeft w:val="0"/>
              <w:marRight w:val="0"/>
              <w:marTop w:val="0"/>
              <w:marBottom w:val="0"/>
              <w:divBdr>
                <w:top w:val="none" w:sz="0" w:space="0" w:color="auto"/>
                <w:left w:val="none" w:sz="0" w:space="0" w:color="auto"/>
                <w:bottom w:val="none" w:sz="0" w:space="0" w:color="auto"/>
                <w:right w:val="none" w:sz="0" w:space="0" w:color="auto"/>
              </w:divBdr>
            </w:div>
            <w:div w:id="565190098">
              <w:marLeft w:val="0"/>
              <w:marRight w:val="0"/>
              <w:marTop w:val="0"/>
              <w:marBottom w:val="0"/>
              <w:divBdr>
                <w:top w:val="none" w:sz="0" w:space="0" w:color="auto"/>
                <w:left w:val="none" w:sz="0" w:space="0" w:color="auto"/>
                <w:bottom w:val="none" w:sz="0" w:space="0" w:color="auto"/>
                <w:right w:val="none" w:sz="0" w:space="0" w:color="auto"/>
              </w:divBdr>
            </w:div>
            <w:div w:id="674765505">
              <w:marLeft w:val="0"/>
              <w:marRight w:val="0"/>
              <w:marTop w:val="0"/>
              <w:marBottom w:val="0"/>
              <w:divBdr>
                <w:top w:val="none" w:sz="0" w:space="0" w:color="auto"/>
                <w:left w:val="none" w:sz="0" w:space="0" w:color="auto"/>
                <w:bottom w:val="none" w:sz="0" w:space="0" w:color="auto"/>
                <w:right w:val="none" w:sz="0" w:space="0" w:color="auto"/>
              </w:divBdr>
            </w:div>
            <w:div w:id="1026834537">
              <w:marLeft w:val="0"/>
              <w:marRight w:val="0"/>
              <w:marTop w:val="0"/>
              <w:marBottom w:val="0"/>
              <w:divBdr>
                <w:top w:val="none" w:sz="0" w:space="0" w:color="auto"/>
                <w:left w:val="none" w:sz="0" w:space="0" w:color="auto"/>
                <w:bottom w:val="none" w:sz="0" w:space="0" w:color="auto"/>
                <w:right w:val="none" w:sz="0" w:space="0" w:color="auto"/>
              </w:divBdr>
            </w:div>
            <w:div w:id="1199204089">
              <w:marLeft w:val="0"/>
              <w:marRight w:val="0"/>
              <w:marTop w:val="0"/>
              <w:marBottom w:val="0"/>
              <w:divBdr>
                <w:top w:val="none" w:sz="0" w:space="0" w:color="auto"/>
                <w:left w:val="none" w:sz="0" w:space="0" w:color="auto"/>
                <w:bottom w:val="none" w:sz="0" w:space="0" w:color="auto"/>
                <w:right w:val="none" w:sz="0" w:space="0" w:color="auto"/>
              </w:divBdr>
            </w:div>
            <w:div w:id="1516268562">
              <w:marLeft w:val="0"/>
              <w:marRight w:val="0"/>
              <w:marTop w:val="0"/>
              <w:marBottom w:val="0"/>
              <w:divBdr>
                <w:top w:val="none" w:sz="0" w:space="0" w:color="auto"/>
                <w:left w:val="none" w:sz="0" w:space="0" w:color="auto"/>
                <w:bottom w:val="none" w:sz="0" w:space="0" w:color="auto"/>
                <w:right w:val="none" w:sz="0" w:space="0" w:color="auto"/>
              </w:divBdr>
            </w:div>
            <w:div w:id="1847862318">
              <w:marLeft w:val="0"/>
              <w:marRight w:val="0"/>
              <w:marTop w:val="0"/>
              <w:marBottom w:val="0"/>
              <w:divBdr>
                <w:top w:val="none" w:sz="0" w:space="0" w:color="auto"/>
                <w:left w:val="none" w:sz="0" w:space="0" w:color="auto"/>
                <w:bottom w:val="none" w:sz="0" w:space="0" w:color="auto"/>
                <w:right w:val="none" w:sz="0" w:space="0" w:color="auto"/>
              </w:divBdr>
            </w:div>
            <w:div w:id="2044666694">
              <w:marLeft w:val="0"/>
              <w:marRight w:val="0"/>
              <w:marTop w:val="0"/>
              <w:marBottom w:val="0"/>
              <w:divBdr>
                <w:top w:val="none" w:sz="0" w:space="0" w:color="auto"/>
                <w:left w:val="none" w:sz="0" w:space="0" w:color="auto"/>
                <w:bottom w:val="none" w:sz="0" w:space="0" w:color="auto"/>
                <w:right w:val="none" w:sz="0" w:space="0" w:color="auto"/>
              </w:divBdr>
            </w:div>
            <w:div w:id="21235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6094">
      <w:bodyDiv w:val="1"/>
      <w:marLeft w:val="0"/>
      <w:marRight w:val="0"/>
      <w:marTop w:val="0"/>
      <w:marBottom w:val="0"/>
      <w:divBdr>
        <w:top w:val="none" w:sz="0" w:space="0" w:color="auto"/>
        <w:left w:val="none" w:sz="0" w:space="0" w:color="auto"/>
        <w:bottom w:val="none" w:sz="0" w:space="0" w:color="auto"/>
        <w:right w:val="none" w:sz="0" w:space="0" w:color="auto"/>
      </w:divBdr>
    </w:div>
    <w:div w:id="2076469608">
      <w:bodyDiv w:val="1"/>
      <w:marLeft w:val="0"/>
      <w:marRight w:val="0"/>
      <w:marTop w:val="0"/>
      <w:marBottom w:val="0"/>
      <w:divBdr>
        <w:top w:val="none" w:sz="0" w:space="0" w:color="auto"/>
        <w:left w:val="none" w:sz="0" w:space="0" w:color="auto"/>
        <w:bottom w:val="none" w:sz="0" w:space="0" w:color="auto"/>
        <w:right w:val="none" w:sz="0" w:space="0" w:color="auto"/>
      </w:divBdr>
    </w:div>
    <w:div w:id="2077777833">
      <w:bodyDiv w:val="1"/>
      <w:marLeft w:val="0"/>
      <w:marRight w:val="0"/>
      <w:marTop w:val="0"/>
      <w:marBottom w:val="0"/>
      <w:divBdr>
        <w:top w:val="none" w:sz="0" w:space="0" w:color="auto"/>
        <w:left w:val="none" w:sz="0" w:space="0" w:color="auto"/>
        <w:bottom w:val="none" w:sz="0" w:space="0" w:color="auto"/>
        <w:right w:val="none" w:sz="0" w:space="0" w:color="auto"/>
      </w:divBdr>
    </w:div>
    <w:div w:id="2077893639">
      <w:bodyDiv w:val="1"/>
      <w:marLeft w:val="0"/>
      <w:marRight w:val="0"/>
      <w:marTop w:val="0"/>
      <w:marBottom w:val="0"/>
      <w:divBdr>
        <w:top w:val="none" w:sz="0" w:space="0" w:color="auto"/>
        <w:left w:val="none" w:sz="0" w:space="0" w:color="auto"/>
        <w:bottom w:val="none" w:sz="0" w:space="0" w:color="auto"/>
        <w:right w:val="none" w:sz="0" w:space="0" w:color="auto"/>
      </w:divBdr>
    </w:div>
    <w:div w:id="2078015663">
      <w:bodyDiv w:val="1"/>
      <w:marLeft w:val="0"/>
      <w:marRight w:val="0"/>
      <w:marTop w:val="0"/>
      <w:marBottom w:val="0"/>
      <w:divBdr>
        <w:top w:val="none" w:sz="0" w:space="0" w:color="auto"/>
        <w:left w:val="none" w:sz="0" w:space="0" w:color="auto"/>
        <w:bottom w:val="none" w:sz="0" w:space="0" w:color="auto"/>
        <w:right w:val="none" w:sz="0" w:space="0" w:color="auto"/>
      </w:divBdr>
      <w:divsChild>
        <w:div w:id="524637190">
          <w:marLeft w:val="547"/>
          <w:marRight w:val="0"/>
          <w:marTop w:val="154"/>
          <w:marBottom w:val="0"/>
          <w:divBdr>
            <w:top w:val="none" w:sz="0" w:space="0" w:color="auto"/>
            <w:left w:val="none" w:sz="0" w:space="0" w:color="auto"/>
            <w:bottom w:val="none" w:sz="0" w:space="0" w:color="auto"/>
            <w:right w:val="none" w:sz="0" w:space="0" w:color="auto"/>
          </w:divBdr>
        </w:div>
        <w:div w:id="1540052274">
          <w:marLeft w:val="1166"/>
          <w:marRight w:val="0"/>
          <w:marTop w:val="134"/>
          <w:marBottom w:val="0"/>
          <w:divBdr>
            <w:top w:val="none" w:sz="0" w:space="0" w:color="auto"/>
            <w:left w:val="none" w:sz="0" w:space="0" w:color="auto"/>
            <w:bottom w:val="none" w:sz="0" w:space="0" w:color="auto"/>
            <w:right w:val="none" w:sz="0" w:space="0" w:color="auto"/>
          </w:divBdr>
        </w:div>
      </w:divsChild>
    </w:div>
    <w:div w:id="2078086829">
      <w:bodyDiv w:val="1"/>
      <w:marLeft w:val="0"/>
      <w:marRight w:val="0"/>
      <w:marTop w:val="0"/>
      <w:marBottom w:val="0"/>
      <w:divBdr>
        <w:top w:val="none" w:sz="0" w:space="0" w:color="auto"/>
        <w:left w:val="none" w:sz="0" w:space="0" w:color="auto"/>
        <w:bottom w:val="none" w:sz="0" w:space="0" w:color="auto"/>
        <w:right w:val="none" w:sz="0" w:space="0" w:color="auto"/>
      </w:divBdr>
    </w:div>
    <w:div w:id="2078624618">
      <w:bodyDiv w:val="1"/>
      <w:marLeft w:val="0"/>
      <w:marRight w:val="0"/>
      <w:marTop w:val="0"/>
      <w:marBottom w:val="0"/>
      <w:divBdr>
        <w:top w:val="none" w:sz="0" w:space="0" w:color="auto"/>
        <w:left w:val="none" w:sz="0" w:space="0" w:color="auto"/>
        <w:bottom w:val="none" w:sz="0" w:space="0" w:color="auto"/>
        <w:right w:val="none" w:sz="0" w:space="0" w:color="auto"/>
      </w:divBdr>
    </w:div>
    <w:div w:id="2078700942">
      <w:bodyDiv w:val="1"/>
      <w:marLeft w:val="0"/>
      <w:marRight w:val="0"/>
      <w:marTop w:val="0"/>
      <w:marBottom w:val="0"/>
      <w:divBdr>
        <w:top w:val="none" w:sz="0" w:space="0" w:color="auto"/>
        <w:left w:val="none" w:sz="0" w:space="0" w:color="auto"/>
        <w:bottom w:val="none" w:sz="0" w:space="0" w:color="auto"/>
        <w:right w:val="none" w:sz="0" w:space="0" w:color="auto"/>
      </w:divBdr>
    </w:div>
    <w:div w:id="2079477547">
      <w:bodyDiv w:val="1"/>
      <w:marLeft w:val="0"/>
      <w:marRight w:val="0"/>
      <w:marTop w:val="0"/>
      <w:marBottom w:val="0"/>
      <w:divBdr>
        <w:top w:val="none" w:sz="0" w:space="0" w:color="auto"/>
        <w:left w:val="none" w:sz="0" w:space="0" w:color="auto"/>
        <w:bottom w:val="none" w:sz="0" w:space="0" w:color="auto"/>
        <w:right w:val="none" w:sz="0" w:space="0" w:color="auto"/>
      </w:divBdr>
    </w:div>
    <w:div w:id="2080982772">
      <w:bodyDiv w:val="1"/>
      <w:marLeft w:val="0"/>
      <w:marRight w:val="0"/>
      <w:marTop w:val="0"/>
      <w:marBottom w:val="0"/>
      <w:divBdr>
        <w:top w:val="none" w:sz="0" w:space="0" w:color="auto"/>
        <w:left w:val="none" w:sz="0" w:space="0" w:color="auto"/>
        <w:bottom w:val="none" w:sz="0" w:space="0" w:color="auto"/>
        <w:right w:val="none" w:sz="0" w:space="0" w:color="auto"/>
      </w:divBdr>
    </w:div>
    <w:div w:id="2081050563">
      <w:bodyDiv w:val="1"/>
      <w:marLeft w:val="0"/>
      <w:marRight w:val="0"/>
      <w:marTop w:val="0"/>
      <w:marBottom w:val="0"/>
      <w:divBdr>
        <w:top w:val="none" w:sz="0" w:space="0" w:color="auto"/>
        <w:left w:val="none" w:sz="0" w:space="0" w:color="auto"/>
        <w:bottom w:val="none" w:sz="0" w:space="0" w:color="auto"/>
        <w:right w:val="none" w:sz="0" w:space="0" w:color="auto"/>
      </w:divBdr>
      <w:divsChild>
        <w:div w:id="961812286">
          <w:marLeft w:val="1166"/>
          <w:marRight w:val="0"/>
          <w:marTop w:val="60"/>
          <w:marBottom w:val="120"/>
          <w:divBdr>
            <w:top w:val="none" w:sz="0" w:space="0" w:color="auto"/>
            <w:left w:val="none" w:sz="0" w:space="0" w:color="auto"/>
            <w:bottom w:val="none" w:sz="0" w:space="0" w:color="auto"/>
            <w:right w:val="none" w:sz="0" w:space="0" w:color="auto"/>
          </w:divBdr>
        </w:div>
        <w:div w:id="1536655249">
          <w:marLeft w:val="1166"/>
          <w:marRight w:val="0"/>
          <w:marTop w:val="60"/>
          <w:marBottom w:val="120"/>
          <w:divBdr>
            <w:top w:val="none" w:sz="0" w:space="0" w:color="auto"/>
            <w:left w:val="none" w:sz="0" w:space="0" w:color="auto"/>
            <w:bottom w:val="none" w:sz="0" w:space="0" w:color="auto"/>
            <w:right w:val="none" w:sz="0" w:space="0" w:color="auto"/>
          </w:divBdr>
        </w:div>
        <w:div w:id="1743016329">
          <w:marLeft w:val="547"/>
          <w:marRight w:val="0"/>
          <w:marTop w:val="60"/>
          <w:marBottom w:val="120"/>
          <w:divBdr>
            <w:top w:val="none" w:sz="0" w:space="0" w:color="auto"/>
            <w:left w:val="none" w:sz="0" w:space="0" w:color="auto"/>
            <w:bottom w:val="none" w:sz="0" w:space="0" w:color="auto"/>
            <w:right w:val="none" w:sz="0" w:space="0" w:color="auto"/>
          </w:divBdr>
        </w:div>
      </w:divsChild>
    </w:div>
    <w:div w:id="2083746774">
      <w:bodyDiv w:val="1"/>
      <w:marLeft w:val="0"/>
      <w:marRight w:val="0"/>
      <w:marTop w:val="0"/>
      <w:marBottom w:val="0"/>
      <w:divBdr>
        <w:top w:val="none" w:sz="0" w:space="0" w:color="auto"/>
        <w:left w:val="none" w:sz="0" w:space="0" w:color="auto"/>
        <w:bottom w:val="none" w:sz="0" w:space="0" w:color="auto"/>
        <w:right w:val="none" w:sz="0" w:space="0" w:color="auto"/>
      </w:divBdr>
    </w:div>
    <w:div w:id="2083945447">
      <w:bodyDiv w:val="1"/>
      <w:marLeft w:val="0"/>
      <w:marRight w:val="0"/>
      <w:marTop w:val="0"/>
      <w:marBottom w:val="0"/>
      <w:divBdr>
        <w:top w:val="none" w:sz="0" w:space="0" w:color="auto"/>
        <w:left w:val="none" w:sz="0" w:space="0" w:color="auto"/>
        <w:bottom w:val="none" w:sz="0" w:space="0" w:color="auto"/>
        <w:right w:val="none" w:sz="0" w:space="0" w:color="auto"/>
      </w:divBdr>
      <w:divsChild>
        <w:div w:id="1428454378">
          <w:marLeft w:val="0"/>
          <w:marRight w:val="0"/>
          <w:marTop w:val="0"/>
          <w:marBottom w:val="0"/>
          <w:divBdr>
            <w:top w:val="none" w:sz="0" w:space="0" w:color="auto"/>
            <w:left w:val="none" w:sz="0" w:space="0" w:color="auto"/>
            <w:bottom w:val="none" w:sz="0" w:space="0" w:color="auto"/>
            <w:right w:val="none" w:sz="0" w:space="0" w:color="auto"/>
          </w:divBdr>
        </w:div>
      </w:divsChild>
    </w:div>
    <w:div w:id="2084837058">
      <w:bodyDiv w:val="1"/>
      <w:marLeft w:val="0"/>
      <w:marRight w:val="0"/>
      <w:marTop w:val="0"/>
      <w:marBottom w:val="0"/>
      <w:divBdr>
        <w:top w:val="none" w:sz="0" w:space="0" w:color="auto"/>
        <w:left w:val="none" w:sz="0" w:space="0" w:color="auto"/>
        <w:bottom w:val="none" w:sz="0" w:space="0" w:color="auto"/>
        <w:right w:val="none" w:sz="0" w:space="0" w:color="auto"/>
      </w:divBdr>
    </w:div>
    <w:div w:id="2084908183">
      <w:bodyDiv w:val="1"/>
      <w:marLeft w:val="0"/>
      <w:marRight w:val="0"/>
      <w:marTop w:val="0"/>
      <w:marBottom w:val="0"/>
      <w:divBdr>
        <w:top w:val="none" w:sz="0" w:space="0" w:color="auto"/>
        <w:left w:val="none" w:sz="0" w:space="0" w:color="auto"/>
        <w:bottom w:val="none" w:sz="0" w:space="0" w:color="auto"/>
        <w:right w:val="none" w:sz="0" w:space="0" w:color="auto"/>
      </w:divBdr>
    </w:div>
    <w:div w:id="2084989290">
      <w:bodyDiv w:val="1"/>
      <w:marLeft w:val="0"/>
      <w:marRight w:val="0"/>
      <w:marTop w:val="0"/>
      <w:marBottom w:val="0"/>
      <w:divBdr>
        <w:top w:val="none" w:sz="0" w:space="0" w:color="auto"/>
        <w:left w:val="none" w:sz="0" w:space="0" w:color="auto"/>
        <w:bottom w:val="none" w:sz="0" w:space="0" w:color="auto"/>
        <w:right w:val="none" w:sz="0" w:space="0" w:color="auto"/>
      </w:divBdr>
    </w:div>
    <w:div w:id="2086493418">
      <w:bodyDiv w:val="1"/>
      <w:marLeft w:val="0"/>
      <w:marRight w:val="0"/>
      <w:marTop w:val="0"/>
      <w:marBottom w:val="0"/>
      <w:divBdr>
        <w:top w:val="none" w:sz="0" w:space="0" w:color="auto"/>
        <w:left w:val="none" w:sz="0" w:space="0" w:color="auto"/>
        <w:bottom w:val="none" w:sz="0" w:space="0" w:color="auto"/>
        <w:right w:val="none" w:sz="0" w:space="0" w:color="auto"/>
      </w:divBdr>
    </w:div>
    <w:div w:id="2086561289">
      <w:bodyDiv w:val="1"/>
      <w:marLeft w:val="0"/>
      <w:marRight w:val="0"/>
      <w:marTop w:val="0"/>
      <w:marBottom w:val="0"/>
      <w:divBdr>
        <w:top w:val="none" w:sz="0" w:space="0" w:color="auto"/>
        <w:left w:val="none" w:sz="0" w:space="0" w:color="auto"/>
        <w:bottom w:val="none" w:sz="0" w:space="0" w:color="auto"/>
        <w:right w:val="none" w:sz="0" w:space="0" w:color="auto"/>
      </w:divBdr>
    </w:div>
    <w:div w:id="2086612753">
      <w:bodyDiv w:val="1"/>
      <w:marLeft w:val="0"/>
      <w:marRight w:val="0"/>
      <w:marTop w:val="0"/>
      <w:marBottom w:val="0"/>
      <w:divBdr>
        <w:top w:val="none" w:sz="0" w:space="0" w:color="auto"/>
        <w:left w:val="none" w:sz="0" w:space="0" w:color="auto"/>
        <w:bottom w:val="none" w:sz="0" w:space="0" w:color="auto"/>
        <w:right w:val="none" w:sz="0" w:space="0" w:color="auto"/>
      </w:divBdr>
      <w:divsChild>
        <w:div w:id="157619391">
          <w:marLeft w:val="1166"/>
          <w:marRight w:val="0"/>
          <w:marTop w:val="115"/>
          <w:marBottom w:val="120"/>
          <w:divBdr>
            <w:top w:val="none" w:sz="0" w:space="0" w:color="auto"/>
            <w:left w:val="none" w:sz="0" w:space="0" w:color="auto"/>
            <w:bottom w:val="none" w:sz="0" w:space="0" w:color="auto"/>
            <w:right w:val="none" w:sz="0" w:space="0" w:color="auto"/>
          </w:divBdr>
        </w:div>
        <w:div w:id="218132645">
          <w:marLeft w:val="1166"/>
          <w:marRight w:val="0"/>
          <w:marTop w:val="115"/>
          <w:marBottom w:val="120"/>
          <w:divBdr>
            <w:top w:val="none" w:sz="0" w:space="0" w:color="auto"/>
            <w:left w:val="none" w:sz="0" w:space="0" w:color="auto"/>
            <w:bottom w:val="none" w:sz="0" w:space="0" w:color="auto"/>
            <w:right w:val="none" w:sz="0" w:space="0" w:color="auto"/>
          </w:divBdr>
        </w:div>
        <w:div w:id="1814130637">
          <w:marLeft w:val="547"/>
          <w:marRight w:val="0"/>
          <w:marTop w:val="134"/>
          <w:marBottom w:val="120"/>
          <w:divBdr>
            <w:top w:val="none" w:sz="0" w:space="0" w:color="auto"/>
            <w:left w:val="none" w:sz="0" w:space="0" w:color="auto"/>
            <w:bottom w:val="none" w:sz="0" w:space="0" w:color="auto"/>
            <w:right w:val="none" w:sz="0" w:space="0" w:color="auto"/>
          </w:divBdr>
        </w:div>
      </w:divsChild>
    </w:div>
    <w:div w:id="2086878530">
      <w:bodyDiv w:val="1"/>
      <w:marLeft w:val="0"/>
      <w:marRight w:val="0"/>
      <w:marTop w:val="0"/>
      <w:marBottom w:val="0"/>
      <w:divBdr>
        <w:top w:val="none" w:sz="0" w:space="0" w:color="auto"/>
        <w:left w:val="none" w:sz="0" w:space="0" w:color="auto"/>
        <w:bottom w:val="none" w:sz="0" w:space="0" w:color="auto"/>
        <w:right w:val="none" w:sz="0" w:space="0" w:color="auto"/>
      </w:divBdr>
    </w:div>
    <w:div w:id="2086880911">
      <w:bodyDiv w:val="1"/>
      <w:marLeft w:val="0"/>
      <w:marRight w:val="0"/>
      <w:marTop w:val="0"/>
      <w:marBottom w:val="0"/>
      <w:divBdr>
        <w:top w:val="none" w:sz="0" w:space="0" w:color="auto"/>
        <w:left w:val="none" w:sz="0" w:space="0" w:color="auto"/>
        <w:bottom w:val="none" w:sz="0" w:space="0" w:color="auto"/>
        <w:right w:val="none" w:sz="0" w:space="0" w:color="auto"/>
      </w:divBdr>
      <w:divsChild>
        <w:div w:id="118114986">
          <w:marLeft w:val="1080"/>
          <w:marRight w:val="0"/>
          <w:marTop w:val="100"/>
          <w:marBottom w:val="0"/>
          <w:divBdr>
            <w:top w:val="none" w:sz="0" w:space="0" w:color="auto"/>
            <w:left w:val="none" w:sz="0" w:space="0" w:color="auto"/>
            <w:bottom w:val="none" w:sz="0" w:space="0" w:color="auto"/>
            <w:right w:val="none" w:sz="0" w:space="0" w:color="auto"/>
          </w:divBdr>
        </w:div>
        <w:div w:id="441995914">
          <w:marLeft w:val="360"/>
          <w:marRight w:val="0"/>
          <w:marTop w:val="200"/>
          <w:marBottom w:val="0"/>
          <w:divBdr>
            <w:top w:val="none" w:sz="0" w:space="0" w:color="auto"/>
            <w:left w:val="none" w:sz="0" w:space="0" w:color="auto"/>
            <w:bottom w:val="none" w:sz="0" w:space="0" w:color="auto"/>
            <w:right w:val="none" w:sz="0" w:space="0" w:color="auto"/>
          </w:divBdr>
        </w:div>
        <w:div w:id="1051151130">
          <w:marLeft w:val="360"/>
          <w:marRight w:val="0"/>
          <w:marTop w:val="200"/>
          <w:marBottom w:val="0"/>
          <w:divBdr>
            <w:top w:val="none" w:sz="0" w:space="0" w:color="auto"/>
            <w:left w:val="none" w:sz="0" w:space="0" w:color="auto"/>
            <w:bottom w:val="none" w:sz="0" w:space="0" w:color="auto"/>
            <w:right w:val="none" w:sz="0" w:space="0" w:color="auto"/>
          </w:divBdr>
        </w:div>
        <w:div w:id="1290280145">
          <w:marLeft w:val="1080"/>
          <w:marRight w:val="0"/>
          <w:marTop w:val="100"/>
          <w:marBottom w:val="0"/>
          <w:divBdr>
            <w:top w:val="none" w:sz="0" w:space="0" w:color="auto"/>
            <w:left w:val="none" w:sz="0" w:space="0" w:color="auto"/>
            <w:bottom w:val="none" w:sz="0" w:space="0" w:color="auto"/>
            <w:right w:val="none" w:sz="0" w:space="0" w:color="auto"/>
          </w:divBdr>
        </w:div>
        <w:div w:id="1439791852">
          <w:marLeft w:val="1080"/>
          <w:marRight w:val="0"/>
          <w:marTop w:val="100"/>
          <w:marBottom w:val="0"/>
          <w:divBdr>
            <w:top w:val="none" w:sz="0" w:space="0" w:color="auto"/>
            <w:left w:val="none" w:sz="0" w:space="0" w:color="auto"/>
            <w:bottom w:val="none" w:sz="0" w:space="0" w:color="auto"/>
            <w:right w:val="none" w:sz="0" w:space="0" w:color="auto"/>
          </w:divBdr>
        </w:div>
      </w:divsChild>
    </w:div>
    <w:div w:id="2088456238">
      <w:bodyDiv w:val="1"/>
      <w:marLeft w:val="0"/>
      <w:marRight w:val="0"/>
      <w:marTop w:val="0"/>
      <w:marBottom w:val="0"/>
      <w:divBdr>
        <w:top w:val="none" w:sz="0" w:space="0" w:color="auto"/>
        <w:left w:val="none" w:sz="0" w:space="0" w:color="auto"/>
        <w:bottom w:val="none" w:sz="0" w:space="0" w:color="auto"/>
        <w:right w:val="none" w:sz="0" w:space="0" w:color="auto"/>
      </w:divBdr>
    </w:div>
    <w:div w:id="2089229676">
      <w:bodyDiv w:val="1"/>
      <w:marLeft w:val="0"/>
      <w:marRight w:val="0"/>
      <w:marTop w:val="0"/>
      <w:marBottom w:val="0"/>
      <w:divBdr>
        <w:top w:val="none" w:sz="0" w:space="0" w:color="auto"/>
        <w:left w:val="none" w:sz="0" w:space="0" w:color="auto"/>
        <w:bottom w:val="none" w:sz="0" w:space="0" w:color="auto"/>
        <w:right w:val="none" w:sz="0" w:space="0" w:color="auto"/>
      </w:divBdr>
    </w:div>
    <w:div w:id="2092114832">
      <w:bodyDiv w:val="1"/>
      <w:marLeft w:val="0"/>
      <w:marRight w:val="0"/>
      <w:marTop w:val="0"/>
      <w:marBottom w:val="0"/>
      <w:divBdr>
        <w:top w:val="none" w:sz="0" w:space="0" w:color="auto"/>
        <w:left w:val="none" w:sz="0" w:space="0" w:color="auto"/>
        <w:bottom w:val="none" w:sz="0" w:space="0" w:color="auto"/>
        <w:right w:val="none" w:sz="0" w:space="0" w:color="auto"/>
      </w:divBdr>
      <w:divsChild>
        <w:div w:id="99959638">
          <w:marLeft w:val="1166"/>
          <w:marRight w:val="0"/>
          <w:marTop w:val="96"/>
          <w:marBottom w:val="0"/>
          <w:divBdr>
            <w:top w:val="none" w:sz="0" w:space="0" w:color="auto"/>
            <w:left w:val="none" w:sz="0" w:space="0" w:color="auto"/>
            <w:bottom w:val="none" w:sz="0" w:space="0" w:color="auto"/>
            <w:right w:val="none" w:sz="0" w:space="0" w:color="auto"/>
          </w:divBdr>
        </w:div>
        <w:div w:id="138302232">
          <w:marLeft w:val="1166"/>
          <w:marRight w:val="0"/>
          <w:marTop w:val="96"/>
          <w:marBottom w:val="0"/>
          <w:divBdr>
            <w:top w:val="none" w:sz="0" w:space="0" w:color="auto"/>
            <w:left w:val="none" w:sz="0" w:space="0" w:color="auto"/>
            <w:bottom w:val="none" w:sz="0" w:space="0" w:color="auto"/>
            <w:right w:val="none" w:sz="0" w:space="0" w:color="auto"/>
          </w:divBdr>
        </w:div>
        <w:div w:id="269896087">
          <w:marLeft w:val="1166"/>
          <w:marRight w:val="0"/>
          <w:marTop w:val="96"/>
          <w:marBottom w:val="0"/>
          <w:divBdr>
            <w:top w:val="none" w:sz="0" w:space="0" w:color="auto"/>
            <w:left w:val="none" w:sz="0" w:space="0" w:color="auto"/>
            <w:bottom w:val="none" w:sz="0" w:space="0" w:color="auto"/>
            <w:right w:val="none" w:sz="0" w:space="0" w:color="auto"/>
          </w:divBdr>
        </w:div>
        <w:div w:id="458499209">
          <w:marLeft w:val="547"/>
          <w:marRight w:val="0"/>
          <w:marTop w:val="115"/>
          <w:marBottom w:val="0"/>
          <w:divBdr>
            <w:top w:val="none" w:sz="0" w:space="0" w:color="auto"/>
            <w:left w:val="none" w:sz="0" w:space="0" w:color="auto"/>
            <w:bottom w:val="none" w:sz="0" w:space="0" w:color="auto"/>
            <w:right w:val="none" w:sz="0" w:space="0" w:color="auto"/>
          </w:divBdr>
        </w:div>
        <w:div w:id="492723594">
          <w:marLeft w:val="1166"/>
          <w:marRight w:val="0"/>
          <w:marTop w:val="96"/>
          <w:marBottom w:val="0"/>
          <w:divBdr>
            <w:top w:val="none" w:sz="0" w:space="0" w:color="auto"/>
            <w:left w:val="none" w:sz="0" w:space="0" w:color="auto"/>
            <w:bottom w:val="none" w:sz="0" w:space="0" w:color="auto"/>
            <w:right w:val="none" w:sz="0" w:space="0" w:color="auto"/>
          </w:divBdr>
        </w:div>
        <w:div w:id="1263033951">
          <w:marLeft w:val="1800"/>
          <w:marRight w:val="0"/>
          <w:marTop w:val="77"/>
          <w:marBottom w:val="0"/>
          <w:divBdr>
            <w:top w:val="none" w:sz="0" w:space="0" w:color="auto"/>
            <w:left w:val="none" w:sz="0" w:space="0" w:color="auto"/>
            <w:bottom w:val="none" w:sz="0" w:space="0" w:color="auto"/>
            <w:right w:val="none" w:sz="0" w:space="0" w:color="auto"/>
          </w:divBdr>
        </w:div>
        <w:div w:id="1546796040">
          <w:marLeft w:val="547"/>
          <w:marRight w:val="0"/>
          <w:marTop w:val="115"/>
          <w:marBottom w:val="0"/>
          <w:divBdr>
            <w:top w:val="none" w:sz="0" w:space="0" w:color="auto"/>
            <w:left w:val="none" w:sz="0" w:space="0" w:color="auto"/>
            <w:bottom w:val="none" w:sz="0" w:space="0" w:color="auto"/>
            <w:right w:val="none" w:sz="0" w:space="0" w:color="auto"/>
          </w:divBdr>
        </w:div>
      </w:divsChild>
    </w:div>
    <w:div w:id="2092505405">
      <w:bodyDiv w:val="1"/>
      <w:marLeft w:val="0"/>
      <w:marRight w:val="0"/>
      <w:marTop w:val="0"/>
      <w:marBottom w:val="0"/>
      <w:divBdr>
        <w:top w:val="none" w:sz="0" w:space="0" w:color="auto"/>
        <w:left w:val="none" w:sz="0" w:space="0" w:color="auto"/>
        <w:bottom w:val="none" w:sz="0" w:space="0" w:color="auto"/>
        <w:right w:val="none" w:sz="0" w:space="0" w:color="auto"/>
      </w:divBdr>
      <w:divsChild>
        <w:div w:id="599529810">
          <w:marLeft w:val="547"/>
          <w:marRight w:val="0"/>
          <w:marTop w:val="130"/>
          <w:marBottom w:val="0"/>
          <w:divBdr>
            <w:top w:val="none" w:sz="0" w:space="0" w:color="auto"/>
            <w:left w:val="none" w:sz="0" w:space="0" w:color="auto"/>
            <w:bottom w:val="none" w:sz="0" w:space="0" w:color="auto"/>
            <w:right w:val="none" w:sz="0" w:space="0" w:color="auto"/>
          </w:divBdr>
        </w:div>
        <w:div w:id="1180662354">
          <w:marLeft w:val="547"/>
          <w:marRight w:val="0"/>
          <w:marTop w:val="130"/>
          <w:marBottom w:val="0"/>
          <w:divBdr>
            <w:top w:val="none" w:sz="0" w:space="0" w:color="auto"/>
            <w:left w:val="none" w:sz="0" w:space="0" w:color="auto"/>
            <w:bottom w:val="none" w:sz="0" w:space="0" w:color="auto"/>
            <w:right w:val="none" w:sz="0" w:space="0" w:color="auto"/>
          </w:divBdr>
        </w:div>
        <w:div w:id="1329021191">
          <w:marLeft w:val="1166"/>
          <w:marRight w:val="0"/>
          <w:marTop w:val="115"/>
          <w:marBottom w:val="0"/>
          <w:divBdr>
            <w:top w:val="none" w:sz="0" w:space="0" w:color="auto"/>
            <w:left w:val="none" w:sz="0" w:space="0" w:color="auto"/>
            <w:bottom w:val="none" w:sz="0" w:space="0" w:color="auto"/>
            <w:right w:val="none" w:sz="0" w:space="0" w:color="auto"/>
          </w:divBdr>
        </w:div>
        <w:div w:id="1441486766">
          <w:marLeft w:val="547"/>
          <w:marRight w:val="0"/>
          <w:marTop w:val="130"/>
          <w:marBottom w:val="0"/>
          <w:divBdr>
            <w:top w:val="none" w:sz="0" w:space="0" w:color="auto"/>
            <w:left w:val="none" w:sz="0" w:space="0" w:color="auto"/>
            <w:bottom w:val="none" w:sz="0" w:space="0" w:color="auto"/>
            <w:right w:val="none" w:sz="0" w:space="0" w:color="auto"/>
          </w:divBdr>
        </w:div>
        <w:div w:id="1966539921">
          <w:marLeft w:val="1166"/>
          <w:marRight w:val="0"/>
          <w:marTop w:val="115"/>
          <w:marBottom w:val="0"/>
          <w:divBdr>
            <w:top w:val="none" w:sz="0" w:space="0" w:color="auto"/>
            <w:left w:val="none" w:sz="0" w:space="0" w:color="auto"/>
            <w:bottom w:val="none" w:sz="0" w:space="0" w:color="auto"/>
            <w:right w:val="none" w:sz="0" w:space="0" w:color="auto"/>
          </w:divBdr>
        </w:div>
        <w:div w:id="2088650110">
          <w:marLeft w:val="547"/>
          <w:marRight w:val="0"/>
          <w:marTop w:val="130"/>
          <w:marBottom w:val="0"/>
          <w:divBdr>
            <w:top w:val="none" w:sz="0" w:space="0" w:color="auto"/>
            <w:left w:val="none" w:sz="0" w:space="0" w:color="auto"/>
            <w:bottom w:val="none" w:sz="0" w:space="0" w:color="auto"/>
            <w:right w:val="none" w:sz="0" w:space="0" w:color="auto"/>
          </w:divBdr>
        </w:div>
      </w:divsChild>
    </w:div>
    <w:div w:id="2092696439">
      <w:bodyDiv w:val="1"/>
      <w:marLeft w:val="0"/>
      <w:marRight w:val="0"/>
      <w:marTop w:val="0"/>
      <w:marBottom w:val="0"/>
      <w:divBdr>
        <w:top w:val="none" w:sz="0" w:space="0" w:color="auto"/>
        <w:left w:val="none" w:sz="0" w:space="0" w:color="auto"/>
        <w:bottom w:val="none" w:sz="0" w:space="0" w:color="auto"/>
        <w:right w:val="none" w:sz="0" w:space="0" w:color="auto"/>
      </w:divBdr>
    </w:div>
    <w:div w:id="2093351511">
      <w:bodyDiv w:val="1"/>
      <w:marLeft w:val="0"/>
      <w:marRight w:val="0"/>
      <w:marTop w:val="0"/>
      <w:marBottom w:val="0"/>
      <w:divBdr>
        <w:top w:val="none" w:sz="0" w:space="0" w:color="auto"/>
        <w:left w:val="none" w:sz="0" w:space="0" w:color="auto"/>
        <w:bottom w:val="none" w:sz="0" w:space="0" w:color="auto"/>
        <w:right w:val="none" w:sz="0" w:space="0" w:color="auto"/>
      </w:divBdr>
      <w:divsChild>
        <w:div w:id="171725115">
          <w:marLeft w:val="547"/>
          <w:marRight w:val="0"/>
          <w:marTop w:val="130"/>
          <w:marBottom w:val="0"/>
          <w:divBdr>
            <w:top w:val="none" w:sz="0" w:space="0" w:color="auto"/>
            <w:left w:val="none" w:sz="0" w:space="0" w:color="auto"/>
            <w:bottom w:val="none" w:sz="0" w:space="0" w:color="auto"/>
            <w:right w:val="none" w:sz="0" w:space="0" w:color="auto"/>
          </w:divBdr>
        </w:div>
        <w:div w:id="412511770">
          <w:marLeft w:val="547"/>
          <w:marRight w:val="0"/>
          <w:marTop w:val="130"/>
          <w:marBottom w:val="0"/>
          <w:divBdr>
            <w:top w:val="none" w:sz="0" w:space="0" w:color="auto"/>
            <w:left w:val="none" w:sz="0" w:space="0" w:color="auto"/>
            <w:bottom w:val="none" w:sz="0" w:space="0" w:color="auto"/>
            <w:right w:val="none" w:sz="0" w:space="0" w:color="auto"/>
          </w:divBdr>
        </w:div>
        <w:div w:id="692998204">
          <w:marLeft w:val="1166"/>
          <w:marRight w:val="0"/>
          <w:marTop w:val="115"/>
          <w:marBottom w:val="0"/>
          <w:divBdr>
            <w:top w:val="none" w:sz="0" w:space="0" w:color="auto"/>
            <w:left w:val="none" w:sz="0" w:space="0" w:color="auto"/>
            <w:bottom w:val="none" w:sz="0" w:space="0" w:color="auto"/>
            <w:right w:val="none" w:sz="0" w:space="0" w:color="auto"/>
          </w:divBdr>
        </w:div>
        <w:div w:id="1174102186">
          <w:marLeft w:val="1166"/>
          <w:marRight w:val="0"/>
          <w:marTop w:val="115"/>
          <w:marBottom w:val="0"/>
          <w:divBdr>
            <w:top w:val="none" w:sz="0" w:space="0" w:color="auto"/>
            <w:left w:val="none" w:sz="0" w:space="0" w:color="auto"/>
            <w:bottom w:val="none" w:sz="0" w:space="0" w:color="auto"/>
            <w:right w:val="none" w:sz="0" w:space="0" w:color="auto"/>
          </w:divBdr>
        </w:div>
        <w:div w:id="1365716485">
          <w:marLeft w:val="547"/>
          <w:marRight w:val="0"/>
          <w:marTop w:val="130"/>
          <w:marBottom w:val="0"/>
          <w:divBdr>
            <w:top w:val="none" w:sz="0" w:space="0" w:color="auto"/>
            <w:left w:val="none" w:sz="0" w:space="0" w:color="auto"/>
            <w:bottom w:val="none" w:sz="0" w:space="0" w:color="auto"/>
            <w:right w:val="none" w:sz="0" w:space="0" w:color="auto"/>
          </w:divBdr>
        </w:div>
        <w:div w:id="1737164894">
          <w:marLeft w:val="1166"/>
          <w:marRight w:val="0"/>
          <w:marTop w:val="115"/>
          <w:marBottom w:val="0"/>
          <w:divBdr>
            <w:top w:val="none" w:sz="0" w:space="0" w:color="auto"/>
            <w:left w:val="none" w:sz="0" w:space="0" w:color="auto"/>
            <w:bottom w:val="none" w:sz="0" w:space="0" w:color="auto"/>
            <w:right w:val="none" w:sz="0" w:space="0" w:color="auto"/>
          </w:divBdr>
        </w:div>
      </w:divsChild>
    </w:div>
    <w:div w:id="2093771756">
      <w:bodyDiv w:val="1"/>
      <w:marLeft w:val="0"/>
      <w:marRight w:val="0"/>
      <w:marTop w:val="0"/>
      <w:marBottom w:val="0"/>
      <w:divBdr>
        <w:top w:val="none" w:sz="0" w:space="0" w:color="auto"/>
        <w:left w:val="none" w:sz="0" w:space="0" w:color="auto"/>
        <w:bottom w:val="none" w:sz="0" w:space="0" w:color="auto"/>
        <w:right w:val="none" w:sz="0" w:space="0" w:color="auto"/>
      </w:divBdr>
    </w:div>
    <w:div w:id="2094279059">
      <w:bodyDiv w:val="1"/>
      <w:marLeft w:val="0"/>
      <w:marRight w:val="0"/>
      <w:marTop w:val="0"/>
      <w:marBottom w:val="0"/>
      <w:divBdr>
        <w:top w:val="none" w:sz="0" w:space="0" w:color="auto"/>
        <w:left w:val="none" w:sz="0" w:space="0" w:color="auto"/>
        <w:bottom w:val="none" w:sz="0" w:space="0" w:color="auto"/>
        <w:right w:val="none" w:sz="0" w:space="0" w:color="auto"/>
      </w:divBdr>
      <w:divsChild>
        <w:div w:id="510725412">
          <w:marLeft w:val="547"/>
          <w:marRight w:val="0"/>
          <w:marTop w:val="106"/>
          <w:marBottom w:val="0"/>
          <w:divBdr>
            <w:top w:val="none" w:sz="0" w:space="0" w:color="auto"/>
            <w:left w:val="none" w:sz="0" w:space="0" w:color="auto"/>
            <w:bottom w:val="none" w:sz="0" w:space="0" w:color="auto"/>
            <w:right w:val="none" w:sz="0" w:space="0" w:color="auto"/>
          </w:divBdr>
        </w:div>
        <w:div w:id="969670872">
          <w:marLeft w:val="547"/>
          <w:marRight w:val="0"/>
          <w:marTop w:val="106"/>
          <w:marBottom w:val="0"/>
          <w:divBdr>
            <w:top w:val="none" w:sz="0" w:space="0" w:color="auto"/>
            <w:left w:val="none" w:sz="0" w:space="0" w:color="auto"/>
            <w:bottom w:val="none" w:sz="0" w:space="0" w:color="auto"/>
            <w:right w:val="none" w:sz="0" w:space="0" w:color="auto"/>
          </w:divBdr>
        </w:div>
        <w:div w:id="1263342011">
          <w:marLeft w:val="1166"/>
          <w:marRight w:val="0"/>
          <w:marTop w:val="96"/>
          <w:marBottom w:val="0"/>
          <w:divBdr>
            <w:top w:val="none" w:sz="0" w:space="0" w:color="auto"/>
            <w:left w:val="none" w:sz="0" w:space="0" w:color="auto"/>
            <w:bottom w:val="none" w:sz="0" w:space="0" w:color="auto"/>
            <w:right w:val="none" w:sz="0" w:space="0" w:color="auto"/>
          </w:divBdr>
        </w:div>
        <w:div w:id="1293829642">
          <w:marLeft w:val="547"/>
          <w:marRight w:val="0"/>
          <w:marTop w:val="106"/>
          <w:marBottom w:val="0"/>
          <w:divBdr>
            <w:top w:val="none" w:sz="0" w:space="0" w:color="auto"/>
            <w:left w:val="none" w:sz="0" w:space="0" w:color="auto"/>
            <w:bottom w:val="none" w:sz="0" w:space="0" w:color="auto"/>
            <w:right w:val="none" w:sz="0" w:space="0" w:color="auto"/>
          </w:divBdr>
        </w:div>
        <w:div w:id="1622570589">
          <w:marLeft w:val="547"/>
          <w:marRight w:val="0"/>
          <w:marTop w:val="106"/>
          <w:marBottom w:val="0"/>
          <w:divBdr>
            <w:top w:val="none" w:sz="0" w:space="0" w:color="auto"/>
            <w:left w:val="none" w:sz="0" w:space="0" w:color="auto"/>
            <w:bottom w:val="none" w:sz="0" w:space="0" w:color="auto"/>
            <w:right w:val="none" w:sz="0" w:space="0" w:color="auto"/>
          </w:divBdr>
        </w:div>
        <w:div w:id="1728341032">
          <w:marLeft w:val="1166"/>
          <w:marRight w:val="0"/>
          <w:marTop w:val="96"/>
          <w:marBottom w:val="0"/>
          <w:divBdr>
            <w:top w:val="none" w:sz="0" w:space="0" w:color="auto"/>
            <w:left w:val="none" w:sz="0" w:space="0" w:color="auto"/>
            <w:bottom w:val="none" w:sz="0" w:space="0" w:color="auto"/>
            <w:right w:val="none" w:sz="0" w:space="0" w:color="auto"/>
          </w:divBdr>
        </w:div>
        <w:div w:id="1784420735">
          <w:marLeft w:val="1166"/>
          <w:marRight w:val="0"/>
          <w:marTop w:val="96"/>
          <w:marBottom w:val="0"/>
          <w:divBdr>
            <w:top w:val="none" w:sz="0" w:space="0" w:color="auto"/>
            <w:left w:val="none" w:sz="0" w:space="0" w:color="auto"/>
            <w:bottom w:val="none" w:sz="0" w:space="0" w:color="auto"/>
            <w:right w:val="none" w:sz="0" w:space="0" w:color="auto"/>
          </w:divBdr>
        </w:div>
        <w:div w:id="1952786615">
          <w:marLeft w:val="1166"/>
          <w:marRight w:val="0"/>
          <w:marTop w:val="96"/>
          <w:marBottom w:val="0"/>
          <w:divBdr>
            <w:top w:val="none" w:sz="0" w:space="0" w:color="auto"/>
            <w:left w:val="none" w:sz="0" w:space="0" w:color="auto"/>
            <w:bottom w:val="none" w:sz="0" w:space="0" w:color="auto"/>
            <w:right w:val="none" w:sz="0" w:space="0" w:color="auto"/>
          </w:divBdr>
        </w:div>
      </w:divsChild>
    </w:div>
    <w:div w:id="2095661207">
      <w:bodyDiv w:val="1"/>
      <w:marLeft w:val="0"/>
      <w:marRight w:val="0"/>
      <w:marTop w:val="0"/>
      <w:marBottom w:val="0"/>
      <w:divBdr>
        <w:top w:val="none" w:sz="0" w:space="0" w:color="auto"/>
        <w:left w:val="none" w:sz="0" w:space="0" w:color="auto"/>
        <w:bottom w:val="none" w:sz="0" w:space="0" w:color="auto"/>
        <w:right w:val="none" w:sz="0" w:space="0" w:color="auto"/>
      </w:divBdr>
      <w:divsChild>
        <w:div w:id="220672329">
          <w:marLeft w:val="1166"/>
          <w:marRight w:val="0"/>
          <w:marTop w:val="115"/>
          <w:marBottom w:val="0"/>
          <w:divBdr>
            <w:top w:val="none" w:sz="0" w:space="0" w:color="auto"/>
            <w:left w:val="none" w:sz="0" w:space="0" w:color="auto"/>
            <w:bottom w:val="none" w:sz="0" w:space="0" w:color="auto"/>
            <w:right w:val="none" w:sz="0" w:space="0" w:color="auto"/>
          </w:divBdr>
        </w:div>
        <w:div w:id="411196529">
          <w:marLeft w:val="1800"/>
          <w:marRight w:val="0"/>
          <w:marTop w:val="96"/>
          <w:marBottom w:val="0"/>
          <w:divBdr>
            <w:top w:val="none" w:sz="0" w:space="0" w:color="auto"/>
            <w:left w:val="none" w:sz="0" w:space="0" w:color="auto"/>
            <w:bottom w:val="none" w:sz="0" w:space="0" w:color="auto"/>
            <w:right w:val="none" w:sz="0" w:space="0" w:color="auto"/>
          </w:divBdr>
        </w:div>
        <w:div w:id="500702755">
          <w:marLeft w:val="1166"/>
          <w:marRight w:val="0"/>
          <w:marTop w:val="115"/>
          <w:marBottom w:val="0"/>
          <w:divBdr>
            <w:top w:val="none" w:sz="0" w:space="0" w:color="auto"/>
            <w:left w:val="none" w:sz="0" w:space="0" w:color="auto"/>
            <w:bottom w:val="none" w:sz="0" w:space="0" w:color="auto"/>
            <w:right w:val="none" w:sz="0" w:space="0" w:color="auto"/>
          </w:divBdr>
        </w:div>
        <w:div w:id="1014646034">
          <w:marLeft w:val="1166"/>
          <w:marRight w:val="0"/>
          <w:marTop w:val="115"/>
          <w:marBottom w:val="0"/>
          <w:divBdr>
            <w:top w:val="none" w:sz="0" w:space="0" w:color="auto"/>
            <w:left w:val="none" w:sz="0" w:space="0" w:color="auto"/>
            <w:bottom w:val="none" w:sz="0" w:space="0" w:color="auto"/>
            <w:right w:val="none" w:sz="0" w:space="0" w:color="auto"/>
          </w:divBdr>
        </w:div>
        <w:div w:id="1070735786">
          <w:marLeft w:val="1166"/>
          <w:marRight w:val="0"/>
          <w:marTop w:val="115"/>
          <w:marBottom w:val="0"/>
          <w:divBdr>
            <w:top w:val="none" w:sz="0" w:space="0" w:color="auto"/>
            <w:left w:val="none" w:sz="0" w:space="0" w:color="auto"/>
            <w:bottom w:val="none" w:sz="0" w:space="0" w:color="auto"/>
            <w:right w:val="none" w:sz="0" w:space="0" w:color="auto"/>
          </w:divBdr>
        </w:div>
        <w:div w:id="1392583780">
          <w:marLeft w:val="1800"/>
          <w:marRight w:val="0"/>
          <w:marTop w:val="96"/>
          <w:marBottom w:val="0"/>
          <w:divBdr>
            <w:top w:val="none" w:sz="0" w:space="0" w:color="auto"/>
            <w:left w:val="none" w:sz="0" w:space="0" w:color="auto"/>
            <w:bottom w:val="none" w:sz="0" w:space="0" w:color="auto"/>
            <w:right w:val="none" w:sz="0" w:space="0" w:color="auto"/>
          </w:divBdr>
        </w:div>
        <w:div w:id="1918781342">
          <w:marLeft w:val="1166"/>
          <w:marRight w:val="0"/>
          <w:marTop w:val="115"/>
          <w:marBottom w:val="0"/>
          <w:divBdr>
            <w:top w:val="none" w:sz="0" w:space="0" w:color="auto"/>
            <w:left w:val="none" w:sz="0" w:space="0" w:color="auto"/>
            <w:bottom w:val="none" w:sz="0" w:space="0" w:color="auto"/>
            <w:right w:val="none" w:sz="0" w:space="0" w:color="auto"/>
          </w:divBdr>
        </w:div>
      </w:divsChild>
    </w:div>
    <w:div w:id="2096172139">
      <w:bodyDiv w:val="1"/>
      <w:marLeft w:val="0"/>
      <w:marRight w:val="0"/>
      <w:marTop w:val="0"/>
      <w:marBottom w:val="0"/>
      <w:divBdr>
        <w:top w:val="none" w:sz="0" w:space="0" w:color="auto"/>
        <w:left w:val="none" w:sz="0" w:space="0" w:color="auto"/>
        <w:bottom w:val="none" w:sz="0" w:space="0" w:color="auto"/>
        <w:right w:val="none" w:sz="0" w:space="0" w:color="auto"/>
      </w:divBdr>
    </w:div>
    <w:div w:id="2096586342">
      <w:bodyDiv w:val="1"/>
      <w:marLeft w:val="0"/>
      <w:marRight w:val="0"/>
      <w:marTop w:val="0"/>
      <w:marBottom w:val="0"/>
      <w:divBdr>
        <w:top w:val="none" w:sz="0" w:space="0" w:color="auto"/>
        <w:left w:val="none" w:sz="0" w:space="0" w:color="auto"/>
        <w:bottom w:val="none" w:sz="0" w:space="0" w:color="auto"/>
        <w:right w:val="none" w:sz="0" w:space="0" w:color="auto"/>
      </w:divBdr>
      <w:divsChild>
        <w:div w:id="83110530">
          <w:marLeft w:val="547"/>
          <w:marRight w:val="0"/>
          <w:marTop w:val="115"/>
          <w:marBottom w:val="0"/>
          <w:divBdr>
            <w:top w:val="none" w:sz="0" w:space="0" w:color="auto"/>
            <w:left w:val="none" w:sz="0" w:space="0" w:color="auto"/>
            <w:bottom w:val="none" w:sz="0" w:space="0" w:color="auto"/>
            <w:right w:val="none" w:sz="0" w:space="0" w:color="auto"/>
          </w:divBdr>
        </w:div>
        <w:div w:id="335884925">
          <w:marLeft w:val="1166"/>
          <w:marRight w:val="0"/>
          <w:marTop w:val="115"/>
          <w:marBottom w:val="0"/>
          <w:divBdr>
            <w:top w:val="none" w:sz="0" w:space="0" w:color="auto"/>
            <w:left w:val="none" w:sz="0" w:space="0" w:color="auto"/>
            <w:bottom w:val="none" w:sz="0" w:space="0" w:color="auto"/>
            <w:right w:val="none" w:sz="0" w:space="0" w:color="auto"/>
          </w:divBdr>
        </w:div>
        <w:div w:id="482815697">
          <w:marLeft w:val="547"/>
          <w:marRight w:val="0"/>
          <w:marTop w:val="115"/>
          <w:marBottom w:val="0"/>
          <w:divBdr>
            <w:top w:val="none" w:sz="0" w:space="0" w:color="auto"/>
            <w:left w:val="none" w:sz="0" w:space="0" w:color="auto"/>
            <w:bottom w:val="none" w:sz="0" w:space="0" w:color="auto"/>
            <w:right w:val="none" w:sz="0" w:space="0" w:color="auto"/>
          </w:divBdr>
        </w:div>
        <w:div w:id="870724027">
          <w:marLeft w:val="547"/>
          <w:marRight w:val="0"/>
          <w:marTop w:val="115"/>
          <w:marBottom w:val="0"/>
          <w:divBdr>
            <w:top w:val="none" w:sz="0" w:space="0" w:color="auto"/>
            <w:left w:val="none" w:sz="0" w:space="0" w:color="auto"/>
            <w:bottom w:val="none" w:sz="0" w:space="0" w:color="auto"/>
            <w:right w:val="none" w:sz="0" w:space="0" w:color="auto"/>
          </w:divBdr>
        </w:div>
        <w:div w:id="1209686815">
          <w:marLeft w:val="1166"/>
          <w:marRight w:val="0"/>
          <w:marTop w:val="115"/>
          <w:marBottom w:val="0"/>
          <w:divBdr>
            <w:top w:val="none" w:sz="0" w:space="0" w:color="auto"/>
            <w:left w:val="none" w:sz="0" w:space="0" w:color="auto"/>
            <w:bottom w:val="none" w:sz="0" w:space="0" w:color="auto"/>
            <w:right w:val="none" w:sz="0" w:space="0" w:color="auto"/>
          </w:divBdr>
        </w:div>
        <w:div w:id="1838885479">
          <w:marLeft w:val="547"/>
          <w:marRight w:val="0"/>
          <w:marTop w:val="115"/>
          <w:marBottom w:val="0"/>
          <w:divBdr>
            <w:top w:val="none" w:sz="0" w:space="0" w:color="auto"/>
            <w:left w:val="none" w:sz="0" w:space="0" w:color="auto"/>
            <w:bottom w:val="none" w:sz="0" w:space="0" w:color="auto"/>
            <w:right w:val="none" w:sz="0" w:space="0" w:color="auto"/>
          </w:divBdr>
        </w:div>
      </w:divsChild>
    </w:div>
    <w:div w:id="2098481804">
      <w:bodyDiv w:val="1"/>
      <w:marLeft w:val="0"/>
      <w:marRight w:val="0"/>
      <w:marTop w:val="0"/>
      <w:marBottom w:val="0"/>
      <w:divBdr>
        <w:top w:val="none" w:sz="0" w:space="0" w:color="auto"/>
        <w:left w:val="none" w:sz="0" w:space="0" w:color="auto"/>
        <w:bottom w:val="none" w:sz="0" w:space="0" w:color="auto"/>
        <w:right w:val="none" w:sz="0" w:space="0" w:color="auto"/>
      </w:divBdr>
      <w:divsChild>
        <w:div w:id="388309187">
          <w:marLeft w:val="547"/>
          <w:marRight w:val="0"/>
          <w:marTop w:val="115"/>
          <w:marBottom w:val="0"/>
          <w:divBdr>
            <w:top w:val="none" w:sz="0" w:space="0" w:color="auto"/>
            <w:left w:val="none" w:sz="0" w:space="0" w:color="auto"/>
            <w:bottom w:val="none" w:sz="0" w:space="0" w:color="auto"/>
            <w:right w:val="none" w:sz="0" w:space="0" w:color="auto"/>
          </w:divBdr>
        </w:div>
        <w:div w:id="679817051">
          <w:marLeft w:val="547"/>
          <w:marRight w:val="0"/>
          <w:marTop w:val="115"/>
          <w:marBottom w:val="0"/>
          <w:divBdr>
            <w:top w:val="none" w:sz="0" w:space="0" w:color="auto"/>
            <w:left w:val="none" w:sz="0" w:space="0" w:color="auto"/>
            <w:bottom w:val="none" w:sz="0" w:space="0" w:color="auto"/>
            <w:right w:val="none" w:sz="0" w:space="0" w:color="auto"/>
          </w:divBdr>
        </w:div>
        <w:div w:id="705252104">
          <w:marLeft w:val="547"/>
          <w:marRight w:val="0"/>
          <w:marTop w:val="115"/>
          <w:marBottom w:val="0"/>
          <w:divBdr>
            <w:top w:val="none" w:sz="0" w:space="0" w:color="auto"/>
            <w:left w:val="none" w:sz="0" w:space="0" w:color="auto"/>
            <w:bottom w:val="none" w:sz="0" w:space="0" w:color="auto"/>
            <w:right w:val="none" w:sz="0" w:space="0" w:color="auto"/>
          </w:divBdr>
        </w:div>
        <w:div w:id="851265230">
          <w:marLeft w:val="547"/>
          <w:marRight w:val="0"/>
          <w:marTop w:val="115"/>
          <w:marBottom w:val="0"/>
          <w:divBdr>
            <w:top w:val="none" w:sz="0" w:space="0" w:color="auto"/>
            <w:left w:val="none" w:sz="0" w:space="0" w:color="auto"/>
            <w:bottom w:val="none" w:sz="0" w:space="0" w:color="auto"/>
            <w:right w:val="none" w:sz="0" w:space="0" w:color="auto"/>
          </w:divBdr>
        </w:div>
      </w:divsChild>
    </w:div>
    <w:div w:id="2098600093">
      <w:bodyDiv w:val="1"/>
      <w:marLeft w:val="0"/>
      <w:marRight w:val="0"/>
      <w:marTop w:val="0"/>
      <w:marBottom w:val="0"/>
      <w:divBdr>
        <w:top w:val="none" w:sz="0" w:space="0" w:color="auto"/>
        <w:left w:val="none" w:sz="0" w:space="0" w:color="auto"/>
        <w:bottom w:val="none" w:sz="0" w:space="0" w:color="auto"/>
        <w:right w:val="none" w:sz="0" w:space="0" w:color="auto"/>
      </w:divBdr>
    </w:div>
    <w:div w:id="2099322215">
      <w:bodyDiv w:val="1"/>
      <w:marLeft w:val="0"/>
      <w:marRight w:val="0"/>
      <w:marTop w:val="0"/>
      <w:marBottom w:val="0"/>
      <w:divBdr>
        <w:top w:val="none" w:sz="0" w:space="0" w:color="auto"/>
        <w:left w:val="none" w:sz="0" w:space="0" w:color="auto"/>
        <w:bottom w:val="none" w:sz="0" w:space="0" w:color="auto"/>
        <w:right w:val="none" w:sz="0" w:space="0" w:color="auto"/>
      </w:divBdr>
      <w:divsChild>
        <w:div w:id="555824024">
          <w:marLeft w:val="720"/>
          <w:marRight w:val="0"/>
          <w:marTop w:val="240"/>
          <w:marBottom w:val="0"/>
          <w:divBdr>
            <w:top w:val="none" w:sz="0" w:space="0" w:color="auto"/>
            <w:left w:val="none" w:sz="0" w:space="0" w:color="auto"/>
            <w:bottom w:val="none" w:sz="0" w:space="0" w:color="auto"/>
            <w:right w:val="none" w:sz="0" w:space="0" w:color="auto"/>
          </w:divBdr>
        </w:div>
        <w:div w:id="771246542">
          <w:marLeft w:val="720"/>
          <w:marRight w:val="0"/>
          <w:marTop w:val="240"/>
          <w:marBottom w:val="0"/>
          <w:divBdr>
            <w:top w:val="none" w:sz="0" w:space="0" w:color="auto"/>
            <w:left w:val="none" w:sz="0" w:space="0" w:color="auto"/>
            <w:bottom w:val="none" w:sz="0" w:space="0" w:color="auto"/>
            <w:right w:val="none" w:sz="0" w:space="0" w:color="auto"/>
          </w:divBdr>
        </w:div>
        <w:div w:id="922029404">
          <w:marLeft w:val="1440"/>
          <w:marRight w:val="0"/>
          <w:marTop w:val="120"/>
          <w:marBottom w:val="0"/>
          <w:divBdr>
            <w:top w:val="none" w:sz="0" w:space="0" w:color="auto"/>
            <w:left w:val="none" w:sz="0" w:space="0" w:color="auto"/>
            <w:bottom w:val="none" w:sz="0" w:space="0" w:color="auto"/>
            <w:right w:val="none" w:sz="0" w:space="0" w:color="auto"/>
          </w:divBdr>
        </w:div>
        <w:div w:id="1135413145">
          <w:marLeft w:val="1440"/>
          <w:marRight w:val="0"/>
          <w:marTop w:val="120"/>
          <w:marBottom w:val="0"/>
          <w:divBdr>
            <w:top w:val="none" w:sz="0" w:space="0" w:color="auto"/>
            <w:left w:val="none" w:sz="0" w:space="0" w:color="auto"/>
            <w:bottom w:val="none" w:sz="0" w:space="0" w:color="auto"/>
            <w:right w:val="none" w:sz="0" w:space="0" w:color="auto"/>
          </w:divBdr>
        </w:div>
        <w:div w:id="1489974864">
          <w:marLeft w:val="1440"/>
          <w:marRight w:val="0"/>
          <w:marTop w:val="120"/>
          <w:marBottom w:val="0"/>
          <w:divBdr>
            <w:top w:val="none" w:sz="0" w:space="0" w:color="auto"/>
            <w:left w:val="none" w:sz="0" w:space="0" w:color="auto"/>
            <w:bottom w:val="none" w:sz="0" w:space="0" w:color="auto"/>
            <w:right w:val="none" w:sz="0" w:space="0" w:color="auto"/>
          </w:divBdr>
        </w:div>
      </w:divsChild>
    </w:div>
    <w:div w:id="2100323141">
      <w:bodyDiv w:val="1"/>
      <w:marLeft w:val="0"/>
      <w:marRight w:val="0"/>
      <w:marTop w:val="0"/>
      <w:marBottom w:val="0"/>
      <w:divBdr>
        <w:top w:val="none" w:sz="0" w:space="0" w:color="auto"/>
        <w:left w:val="none" w:sz="0" w:space="0" w:color="auto"/>
        <w:bottom w:val="none" w:sz="0" w:space="0" w:color="auto"/>
        <w:right w:val="none" w:sz="0" w:space="0" w:color="auto"/>
      </w:divBdr>
    </w:div>
    <w:div w:id="2100519844">
      <w:bodyDiv w:val="1"/>
      <w:marLeft w:val="0"/>
      <w:marRight w:val="0"/>
      <w:marTop w:val="0"/>
      <w:marBottom w:val="0"/>
      <w:divBdr>
        <w:top w:val="none" w:sz="0" w:space="0" w:color="auto"/>
        <w:left w:val="none" w:sz="0" w:space="0" w:color="auto"/>
        <w:bottom w:val="none" w:sz="0" w:space="0" w:color="auto"/>
        <w:right w:val="none" w:sz="0" w:space="0" w:color="auto"/>
      </w:divBdr>
    </w:div>
    <w:div w:id="2100978417">
      <w:bodyDiv w:val="1"/>
      <w:marLeft w:val="0"/>
      <w:marRight w:val="0"/>
      <w:marTop w:val="0"/>
      <w:marBottom w:val="0"/>
      <w:divBdr>
        <w:top w:val="none" w:sz="0" w:space="0" w:color="auto"/>
        <w:left w:val="none" w:sz="0" w:space="0" w:color="auto"/>
        <w:bottom w:val="none" w:sz="0" w:space="0" w:color="auto"/>
        <w:right w:val="none" w:sz="0" w:space="0" w:color="auto"/>
      </w:divBdr>
    </w:div>
    <w:div w:id="2101215426">
      <w:bodyDiv w:val="1"/>
      <w:marLeft w:val="0"/>
      <w:marRight w:val="0"/>
      <w:marTop w:val="0"/>
      <w:marBottom w:val="0"/>
      <w:divBdr>
        <w:top w:val="none" w:sz="0" w:space="0" w:color="auto"/>
        <w:left w:val="none" w:sz="0" w:space="0" w:color="auto"/>
        <w:bottom w:val="none" w:sz="0" w:space="0" w:color="auto"/>
        <w:right w:val="none" w:sz="0" w:space="0" w:color="auto"/>
      </w:divBdr>
    </w:div>
    <w:div w:id="2102214696">
      <w:bodyDiv w:val="1"/>
      <w:marLeft w:val="0"/>
      <w:marRight w:val="0"/>
      <w:marTop w:val="0"/>
      <w:marBottom w:val="0"/>
      <w:divBdr>
        <w:top w:val="none" w:sz="0" w:space="0" w:color="auto"/>
        <w:left w:val="none" w:sz="0" w:space="0" w:color="auto"/>
        <w:bottom w:val="none" w:sz="0" w:space="0" w:color="auto"/>
        <w:right w:val="none" w:sz="0" w:space="0" w:color="auto"/>
      </w:divBdr>
      <w:divsChild>
        <w:div w:id="273951390">
          <w:marLeft w:val="1166"/>
          <w:marRight w:val="0"/>
          <w:marTop w:val="96"/>
          <w:marBottom w:val="0"/>
          <w:divBdr>
            <w:top w:val="none" w:sz="0" w:space="0" w:color="auto"/>
            <w:left w:val="none" w:sz="0" w:space="0" w:color="auto"/>
            <w:bottom w:val="none" w:sz="0" w:space="0" w:color="auto"/>
            <w:right w:val="none" w:sz="0" w:space="0" w:color="auto"/>
          </w:divBdr>
        </w:div>
        <w:div w:id="452409474">
          <w:marLeft w:val="1166"/>
          <w:marRight w:val="0"/>
          <w:marTop w:val="96"/>
          <w:marBottom w:val="0"/>
          <w:divBdr>
            <w:top w:val="none" w:sz="0" w:space="0" w:color="auto"/>
            <w:left w:val="none" w:sz="0" w:space="0" w:color="auto"/>
            <w:bottom w:val="none" w:sz="0" w:space="0" w:color="auto"/>
            <w:right w:val="none" w:sz="0" w:space="0" w:color="auto"/>
          </w:divBdr>
        </w:div>
        <w:div w:id="520166008">
          <w:marLeft w:val="547"/>
          <w:marRight w:val="0"/>
          <w:marTop w:val="115"/>
          <w:marBottom w:val="0"/>
          <w:divBdr>
            <w:top w:val="none" w:sz="0" w:space="0" w:color="auto"/>
            <w:left w:val="none" w:sz="0" w:space="0" w:color="auto"/>
            <w:bottom w:val="none" w:sz="0" w:space="0" w:color="auto"/>
            <w:right w:val="none" w:sz="0" w:space="0" w:color="auto"/>
          </w:divBdr>
        </w:div>
        <w:div w:id="741827149">
          <w:marLeft w:val="1166"/>
          <w:marRight w:val="0"/>
          <w:marTop w:val="96"/>
          <w:marBottom w:val="0"/>
          <w:divBdr>
            <w:top w:val="none" w:sz="0" w:space="0" w:color="auto"/>
            <w:left w:val="none" w:sz="0" w:space="0" w:color="auto"/>
            <w:bottom w:val="none" w:sz="0" w:space="0" w:color="auto"/>
            <w:right w:val="none" w:sz="0" w:space="0" w:color="auto"/>
          </w:divBdr>
        </w:div>
        <w:div w:id="926621129">
          <w:marLeft w:val="1800"/>
          <w:marRight w:val="0"/>
          <w:marTop w:val="86"/>
          <w:marBottom w:val="0"/>
          <w:divBdr>
            <w:top w:val="none" w:sz="0" w:space="0" w:color="auto"/>
            <w:left w:val="none" w:sz="0" w:space="0" w:color="auto"/>
            <w:bottom w:val="none" w:sz="0" w:space="0" w:color="auto"/>
            <w:right w:val="none" w:sz="0" w:space="0" w:color="auto"/>
          </w:divBdr>
        </w:div>
        <w:div w:id="1494907100">
          <w:marLeft w:val="547"/>
          <w:marRight w:val="0"/>
          <w:marTop w:val="115"/>
          <w:marBottom w:val="0"/>
          <w:divBdr>
            <w:top w:val="none" w:sz="0" w:space="0" w:color="auto"/>
            <w:left w:val="none" w:sz="0" w:space="0" w:color="auto"/>
            <w:bottom w:val="none" w:sz="0" w:space="0" w:color="auto"/>
            <w:right w:val="none" w:sz="0" w:space="0" w:color="auto"/>
          </w:divBdr>
        </w:div>
        <w:div w:id="1812938012">
          <w:marLeft w:val="547"/>
          <w:marRight w:val="0"/>
          <w:marTop w:val="115"/>
          <w:marBottom w:val="0"/>
          <w:divBdr>
            <w:top w:val="none" w:sz="0" w:space="0" w:color="auto"/>
            <w:left w:val="none" w:sz="0" w:space="0" w:color="auto"/>
            <w:bottom w:val="none" w:sz="0" w:space="0" w:color="auto"/>
            <w:right w:val="none" w:sz="0" w:space="0" w:color="auto"/>
          </w:divBdr>
        </w:div>
        <w:div w:id="2071608195">
          <w:marLeft w:val="1166"/>
          <w:marRight w:val="0"/>
          <w:marTop w:val="96"/>
          <w:marBottom w:val="0"/>
          <w:divBdr>
            <w:top w:val="none" w:sz="0" w:space="0" w:color="auto"/>
            <w:left w:val="none" w:sz="0" w:space="0" w:color="auto"/>
            <w:bottom w:val="none" w:sz="0" w:space="0" w:color="auto"/>
            <w:right w:val="none" w:sz="0" w:space="0" w:color="auto"/>
          </w:divBdr>
        </w:div>
      </w:divsChild>
    </w:div>
    <w:div w:id="2103989323">
      <w:bodyDiv w:val="1"/>
      <w:marLeft w:val="0"/>
      <w:marRight w:val="0"/>
      <w:marTop w:val="0"/>
      <w:marBottom w:val="0"/>
      <w:divBdr>
        <w:top w:val="none" w:sz="0" w:space="0" w:color="auto"/>
        <w:left w:val="none" w:sz="0" w:space="0" w:color="auto"/>
        <w:bottom w:val="none" w:sz="0" w:space="0" w:color="auto"/>
        <w:right w:val="none" w:sz="0" w:space="0" w:color="auto"/>
      </w:divBdr>
    </w:div>
    <w:div w:id="2104296507">
      <w:bodyDiv w:val="1"/>
      <w:marLeft w:val="0"/>
      <w:marRight w:val="0"/>
      <w:marTop w:val="0"/>
      <w:marBottom w:val="0"/>
      <w:divBdr>
        <w:top w:val="none" w:sz="0" w:space="0" w:color="auto"/>
        <w:left w:val="none" w:sz="0" w:space="0" w:color="auto"/>
        <w:bottom w:val="none" w:sz="0" w:space="0" w:color="auto"/>
        <w:right w:val="none" w:sz="0" w:space="0" w:color="auto"/>
      </w:divBdr>
    </w:div>
    <w:div w:id="2104375059">
      <w:bodyDiv w:val="1"/>
      <w:marLeft w:val="0"/>
      <w:marRight w:val="0"/>
      <w:marTop w:val="0"/>
      <w:marBottom w:val="0"/>
      <w:divBdr>
        <w:top w:val="none" w:sz="0" w:space="0" w:color="auto"/>
        <w:left w:val="none" w:sz="0" w:space="0" w:color="auto"/>
        <w:bottom w:val="none" w:sz="0" w:space="0" w:color="auto"/>
        <w:right w:val="none" w:sz="0" w:space="0" w:color="auto"/>
      </w:divBdr>
      <w:divsChild>
        <w:div w:id="1497190312">
          <w:marLeft w:val="547"/>
          <w:marRight w:val="0"/>
          <w:marTop w:val="134"/>
          <w:marBottom w:val="0"/>
          <w:divBdr>
            <w:top w:val="none" w:sz="0" w:space="0" w:color="auto"/>
            <w:left w:val="none" w:sz="0" w:space="0" w:color="auto"/>
            <w:bottom w:val="none" w:sz="0" w:space="0" w:color="auto"/>
            <w:right w:val="none" w:sz="0" w:space="0" w:color="auto"/>
          </w:divBdr>
        </w:div>
      </w:divsChild>
    </w:div>
    <w:div w:id="2104573431">
      <w:bodyDiv w:val="1"/>
      <w:marLeft w:val="0"/>
      <w:marRight w:val="0"/>
      <w:marTop w:val="0"/>
      <w:marBottom w:val="0"/>
      <w:divBdr>
        <w:top w:val="none" w:sz="0" w:space="0" w:color="auto"/>
        <w:left w:val="none" w:sz="0" w:space="0" w:color="auto"/>
        <w:bottom w:val="none" w:sz="0" w:space="0" w:color="auto"/>
        <w:right w:val="none" w:sz="0" w:space="0" w:color="auto"/>
      </w:divBdr>
      <w:divsChild>
        <w:div w:id="646401061">
          <w:marLeft w:val="547"/>
          <w:marRight w:val="0"/>
          <w:marTop w:val="134"/>
          <w:marBottom w:val="120"/>
          <w:divBdr>
            <w:top w:val="none" w:sz="0" w:space="0" w:color="auto"/>
            <w:left w:val="none" w:sz="0" w:space="0" w:color="auto"/>
            <w:bottom w:val="none" w:sz="0" w:space="0" w:color="auto"/>
            <w:right w:val="none" w:sz="0" w:space="0" w:color="auto"/>
          </w:divBdr>
        </w:div>
        <w:div w:id="843280721">
          <w:marLeft w:val="547"/>
          <w:marRight w:val="0"/>
          <w:marTop w:val="134"/>
          <w:marBottom w:val="120"/>
          <w:divBdr>
            <w:top w:val="none" w:sz="0" w:space="0" w:color="auto"/>
            <w:left w:val="none" w:sz="0" w:space="0" w:color="auto"/>
            <w:bottom w:val="none" w:sz="0" w:space="0" w:color="auto"/>
            <w:right w:val="none" w:sz="0" w:space="0" w:color="auto"/>
          </w:divBdr>
        </w:div>
        <w:div w:id="1031761200">
          <w:marLeft w:val="1166"/>
          <w:marRight w:val="0"/>
          <w:marTop w:val="115"/>
          <w:marBottom w:val="120"/>
          <w:divBdr>
            <w:top w:val="none" w:sz="0" w:space="0" w:color="auto"/>
            <w:left w:val="none" w:sz="0" w:space="0" w:color="auto"/>
            <w:bottom w:val="none" w:sz="0" w:space="0" w:color="auto"/>
            <w:right w:val="none" w:sz="0" w:space="0" w:color="auto"/>
          </w:divBdr>
        </w:div>
        <w:div w:id="1476414756">
          <w:marLeft w:val="1166"/>
          <w:marRight w:val="0"/>
          <w:marTop w:val="115"/>
          <w:marBottom w:val="120"/>
          <w:divBdr>
            <w:top w:val="none" w:sz="0" w:space="0" w:color="auto"/>
            <w:left w:val="none" w:sz="0" w:space="0" w:color="auto"/>
            <w:bottom w:val="none" w:sz="0" w:space="0" w:color="auto"/>
            <w:right w:val="none" w:sz="0" w:space="0" w:color="auto"/>
          </w:divBdr>
        </w:div>
      </w:divsChild>
    </w:div>
    <w:div w:id="2105565088">
      <w:bodyDiv w:val="1"/>
      <w:marLeft w:val="0"/>
      <w:marRight w:val="0"/>
      <w:marTop w:val="0"/>
      <w:marBottom w:val="0"/>
      <w:divBdr>
        <w:top w:val="none" w:sz="0" w:space="0" w:color="auto"/>
        <w:left w:val="none" w:sz="0" w:space="0" w:color="auto"/>
        <w:bottom w:val="none" w:sz="0" w:space="0" w:color="auto"/>
        <w:right w:val="none" w:sz="0" w:space="0" w:color="auto"/>
      </w:divBdr>
    </w:div>
    <w:div w:id="2106226819">
      <w:bodyDiv w:val="1"/>
      <w:marLeft w:val="0"/>
      <w:marRight w:val="0"/>
      <w:marTop w:val="0"/>
      <w:marBottom w:val="0"/>
      <w:divBdr>
        <w:top w:val="none" w:sz="0" w:space="0" w:color="auto"/>
        <w:left w:val="none" w:sz="0" w:space="0" w:color="auto"/>
        <w:bottom w:val="none" w:sz="0" w:space="0" w:color="auto"/>
        <w:right w:val="none" w:sz="0" w:space="0" w:color="auto"/>
      </w:divBdr>
      <w:divsChild>
        <w:div w:id="596443910">
          <w:marLeft w:val="1800"/>
          <w:marRight w:val="0"/>
          <w:marTop w:val="100"/>
          <w:marBottom w:val="0"/>
          <w:divBdr>
            <w:top w:val="none" w:sz="0" w:space="0" w:color="auto"/>
            <w:left w:val="none" w:sz="0" w:space="0" w:color="auto"/>
            <w:bottom w:val="none" w:sz="0" w:space="0" w:color="auto"/>
            <w:right w:val="none" w:sz="0" w:space="0" w:color="auto"/>
          </w:divBdr>
        </w:div>
        <w:div w:id="1148396596">
          <w:marLeft w:val="1080"/>
          <w:marRight w:val="0"/>
          <w:marTop w:val="100"/>
          <w:marBottom w:val="0"/>
          <w:divBdr>
            <w:top w:val="none" w:sz="0" w:space="0" w:color="auto"/>
            <w:left w:val="none" w:sz="0" w:space="0" w:color="auto"/>
            <w:bottom w:val="none" w:sz="0" w:space="0" w:color="auto"/>
            <w:right w:val="none" w:sz="0" w:space="0" w:color="auto"/>
          </w:divBdr>
        </w:div>
        <w:div w:id="1260524868">
          <w:marLeft w:val="1080"/>
          <w:marRight w:val="0"/>
          <w:marTop w:val="100"/>
          <w:marBottom w:val="0"/>
          <w:divBdr>
            <w:top w:val="none" w:sz="0" w:space="0" w:color="auto"/>
            <w:left w:val="none" w:sz="0" w:space="0" w:color="auto"/>
            <w:bottom w:val="none" w:sz="0" w:space="0" w:color="auto"/>
            <w:right w:val="none" w:sz="0" w:space="0" w:color="auto"/>
          </w:divBdr>
        </w:div>
        <w:div w:id="1852723145">
          <w:marLeft w:val="1080"/>
          <w:marRight w:val="0"/>
          <w:marTop w:val="100"/>
          <w:marBottom w:val="0"/>
          <w:divBdr>
            <w:top w:val="none" w:sz="0" w:space="0" w:color="auto"/>
            <w:left w:val="none" w:sz="0" w:space="0" w:color="auto"/>
            <w:bottom w:val="none" w:sz="0" w:space="0" w:color="auto"/>
            <w:right w:val="none" w:sz="0" w:space="0" w:color="auto"/>
          </w:divBdr>
        </w:div>
        <w:div w:id="1917787262">
          <w:marLeft w:val="360"/>
          <w:marRight w:val="0"/>
          <w:marTop w:val="200"/>
          <w:marBottom w:val="0"/>
          <w:divBdr>
            <w:top w:val="none" w:sz="0" w:space="0" w:color="auto"/>
            <w:left w:val="none" w:sz="0" w:space="0" w:color="auto"/>
            <w:bottom w:val="none" w:sz="0" w:space="0" w:color="auto"/>
            <w:right w:val="none" w:sz="0" w:space="0" w:color="auto"/>
          </w:divBdr>
        </w:div>
      </w:divsChild>
    </w:div>
    <w:div w:id="2107604816">
      <w:bodyDiv w:val="1"/>
      <w:marLeft w:val="0"/>
      <w:marRight w:val="0"/>
      <w:marTop w:val="0"/>
      <w:marBottom w:val="0"/>
      <w:divBdr>
        <w:top w:val="none" w:sz="0" w:space="0" w:color="auto"/>
        <w:left w:val="none" w:sz="0" w:space="0" w:color="auto"/>
        <w:bottom w:val="none" w:sz="0" w:space="0" w:color="auto"/>
        <w:right w:val="none" w:sz="0" w:space="0" w:color="auto"/>
      </w:divBdr>
    </w:div>
    <w:div w:id="2107731005">
      <w:bodyDiv w:val="1"/>
      <w:marLeft w:val="0"/>
      <w:marRight w:val="0"/>
      <w:marTop w:val="0"/>
      <w:marBottom w:val="0"/>
      <w:divBdr>
        <w:top w:val="none" w:sz="0" w:space="0" w:color="auto"/>
        <w:left w:val="none" w:sz="0" w:space="0" w:color="auto"/>
        <w:bottom w:val="none" w:sz="0" w:space="0" w:color="auto"/>
        <w:right w:val="none" w:sz="0" w:space="0" w:color="auto"/>
      </w:divBdr>
      <w:divsChild>
        <w:div w:id="189532124">
          <w:marLeft w:val="1166"/>
          <w:marRight w:val="0"/>
          <w:marTop w:val="134"/>
          <w:marBottom w:val="0"/>
          <w:divBdr>
            <w:top w:val="none" w:sz="0" w:space="0" w:color="auto"/>
            <w:left w:val="none" w:sz="0" w:space="0" w:color="auto"/>
            <w:bottom w:val="none" w:sz="0" w:space="0" w:color="auto"/>
            <w:right w:val="none" w:sz="0" w:space="0" w:color="auto"/>
          </w:divBdr>
        </w:div>
        <w:div w:id="1008211365">
          <w:marLeft w:val="547"/>
          <w:marRight w:val="0"/>
          <w:marTop w:val="154"/>
          <w:marBottom w:val="0"/>
          <w:divBdr>
            <w:top w:val="none" w:sz="0" w:space="0" w:color="auto"/>
            <w:left w:val="none" w:sz="0" w:space="0" w:color="auto"/>
            <w:bottom w:val="none" w:sz="0" w:space="0" w:color="auto"/>
            <w:right w:val="none" w:sz="0" w:space="0" w:color="auto"/>
          </w:divBdr>
        </w:div>
        <w:div w:id="1071930670">
          <w:marLeft w:val="1800"/>
          <w:marRight w:val="0"/>
          <w:marTop w:val="115"/>
          <w:marBottom w:val="0"/>
          <w:divBdr>
            <w:top w:val="none" w:sz="0" w:space="0" w:color="auto"/>
            <w:left w:val="none" w:sz="0" w:space="0" w:color="auto"/>
            <w:bottom w:val="none" w:sz="0" w:space="0" w:color="auto"/>
            <w:right w:val="none" w:sz="0" w:space="0" w:color="auto"/>
          </w:divBdr>
        </w:div>
        <w:div w:id="2144425403">
          <w:marLeft w:val="1166"/>
          <w:marRight w:val="0"/>
          <w:marTop w:val="134"/>
          <w:marBottom w:val="0"/>
          <w:divBdr>
            <w:top w:val="none" w:sz="0" w:space="0" w:color="auto"/>
            <w:left w:val="none" w:sz="0" w:space="0" w:color="auto"/>
            <w:bottom w:val="none" w:sz="0" w:space="0" w:color="auto"/>
            <w:right w:val="none" w:sz="0" w:space="0" w:color="auto"/>
          </w:divBdr>
        </w:div>
      </w:divsChild>
    </w:div>
    <w:div w:id="2109541327">
      <w:bodyDiv w:val="1"/>
      <w:marLeft w:val="0"/>
      <w:marRight w:val="0"/>
      <w:marTop w:val="0"/>
      <w:marBottom w:val="0"/>
      <w:divBdr>
        <w:top w:val="none" w:sz="0" w:space="0" w:color="auto"/>
        <w:left w:val="none" w:sz="0" w:space="0" w:color="auto"/>
        <w:bottom w:val="none" w:sz="0" w:space="0" w:color="auto"/>
        <w:right w:val="none" w:sz="0" w:space="0" w:color="auto"/>
      </w:divBdr>
    </w:div>
    <w:div w:id="2109613009">
      <w:bodyDiv w:val="1"/>
      <w:marLeft w:val="0"/>
      <w:marRight w:val="0"/>
      <w:marTop w:val="0"/>
      <w:marBottom w:val="0"/>
      <w:divBdr>
        <w:top w:val="none" w:sz="0" w:space="0" w:color="auto"/>
        <w:left w:val="none" w:sz="0" w:space="0" w:color="auto"/>
        <w:bottom w:val="none" w:sz="0" w:space="0" w:color="auto"/>
        <w:right w:val="none" w:sz="0" w:space="0" w:color="auto"/>
      </w:divBdr>
    </w:div>
    <w:div w:id="2109767255">
      <w:bodyDiv w:val="1"/>
      <w:marLeft w:val="0"/>
      <w:marRight w:val="0"/>
      <w:marTop w:val="0"/>
      <w:marBottom w:val="0"/>
      <w:divBdr>
        <w:top w:val="none" w:sz="0" w:space="0" w:color="auto"/>
        <w:left w:val="none" w:sz="0" w:space="0" w:color="auto"/>
        <w:bottom w:val="none" w:sz="0" w:space="0" w:color="auto"/>
        <w:right w:val="none" w:sz="0" w:space="0" w:color="auto"/>
      </w:divBdr>
    </w:div>
    <w:div w:id="2110660587">
      <w:bodyDiv w:val="1"/>
      <w:marLeft w:val="0"/>
      <w:marRight w:val="0"/>
      <w:marTop w:val="0"/>
      <w:marBottom w:val="0"/>
      <w:divBdr>
        <w:top w:val="none" w:sz="0" w:space="0" w:color="auto"/>
        <w:left w:val="none" w:sz="0" w:space="0" w:color="auto"/>
        <w:bottom w:val="none" w:sz="0" w:space="0" w:color="auto"/>
        <w:right w:val="none" w:sz="0" w:space="0" w:color="auto"/>
      </w:divBdr>
    </w:div>
    <w:div w:id="2111074477">
      <w:bodyDiv w:val="1"/>
      <w:marLeft w:val="0"/>
      <w:marRight w:val="0"/>
      <w:marTop w:val="0"/>
      <w:marBottom w:val="0"/>
      <w:divBdr>
        <w:top w:val="none" w:sz="0" w:space="0" w:color="auto"/>
        <w:left w:val="none" w:sz="0" w:space="0" w:color="auto"/>
        <w:bottom w:val="none" w:sz="0" w:space="0" w:color="auto"/>
        <w:right w:val="none" w:sz="0" w:space="0" w:color="auto"/>
      </w:divBdr>
    </w:div>
    <w:div w:id="2111314136">
      <w:bodyDiv w:val="1"/>
      <w:marLeft w:val="0"/>
      <w:marRight w:val="0"/>
      <w:marTop w:val="0"/>
      <w:marBottom w:val="0"/>
      <w:divBdr>
        <w:top w:val="none" w:sz="0" w:space="0" w:color="auto"/>
        <w:left w:val="none" w:sz="0" w:space="0" w:color="auto"/>
        <w:bottom w:val="none" w:sz="0" w:space="0" w:color="auto"/>
        <w:right w:val="none" w:sz="0" w:space="0" w:color="auto"/>
      </w:divBdr>
    </w:div>
    <w:div w:id="2111387893">
      <w:bodyDiv w:val="1"/>
      <w:marLeft w:val="0"/>
      <w:marRight w:val="0"/>
      <w:marTop w:val="0"/>
      <w:marBottom w:val="0"/>
      <w:divBdr>
        <w:top w:val="none" w:sz="0" w:space="0" w:color="auto"/>
        <w:left w:val="none" w:sz="0" w:space="0" w:color="auto"/>
        <w:bottom w:val="none" w:sz="0" w:space="0" w:color="auto"/>
        <w:right w:val="none" w:sz="0" w:space="0" w:color="auto"/>
      </w:divBdr>
    </w:div>
    <w:div w:id="2111854479">
      <w:bodyDiv w:val="1"/>
      <w:marLeft w:val="0"/>
      <w:marRight w:val="0"/>
      <w:marTop w:val="0"/>
      <w:marBottom w:val="0"/>
      <w:divBdr>
        <w:top w:val="none" w:sz="0" w:space="0" w:color="auto"/>
        <w:left w:val="none" w:sz="0" w:space="0" w:color="auto"/>
        <w:bottom w:val="none" w:sz="0" w:space="0" w:color="auto"/>
        <w:right w:val="none" w:sz="0" w:space="0" w:color="auto"/>
      </w:divBdr>
    </w:div>
    <w:div w:id="2112629783">
      <w:bodyDiv w:val="1"/>
      <w:marLeft w:val="0"/>
      <w:marRight w:val="0"/>
      <w:marTop w:val="0"/>
      <w:marBottom w:val="0"/>
      <w:divBdr>
        <w:top w:val="none" w:sz="0" w:space="0" w:color="auto"/>
        <w:left w:val="none" w:sz="0" w:space="0" w:color="auto"/>
        <w:bottom w:val="none" w:sz="0" w:space="0" w:color="auto"/>
        <w:right w:val="none" w:sz="0" w:space="0" w:color="auto"/>
      </w:divBdr>
    </w:div>
    <w:div w:id="2113084892">
      <w:bodyDiv w:val="1"/>
      <w:marLeft w:val="0"/>
      <w:marRight w:val="0"/>
      <w:marTop w:val="0"/>
      <w:marBottom w:val="0"/>
      <w:divBdr>
        <w:top w:val="none" w:sz="0" w:space="0" w:color="auto"/>
        <w:left w:val="none" w:sz="0" w:space="0" w:color="auto"/>
        <w:bottom w:val="none" w:sz="0" w:space="0" w:color="auto"/>
        <w:right w:val="none" w:sz="0" w:space="0" w:color="auto"/>
      </w:divBdr>
      <w:divsChild>
        <w:div w:id="1375419910">
          <w:marLeft w:val="0"/>
          <w:marRight w:val="0"/>
          <w:marTop w:val="0"/>
          <w:marBottom w:val="0"/>
          <w:divBdr>
            <w:top w:val="none" w:sz="0" w:space="0" w:color="auto"/>
            <w:left w:val="none" w:sz="0" w:space="0" w:color="auto"/>
            <w:bottom w:val="none" w:sz="0" w:space="0" w:color="auto"/>
            <w:right w:val="none" w:sz="0" w:space="0" w:color="auto"/>
          </w:divBdr>
          <w:divsChild>
            <w:div w:id="622613175">
              <w:marLeft w:val="0"/>
              <w:marRight w:val="0"/>
              <w:marTop w:val="0"/>
              <w:marBottom w:val="0"/>
              <w:divBdr>
                <w:top w:val="none" w:sz="0" w:space="0" w:color="auto"/>
                <w:left w:val="none" w:sz="0" w:space="0" w:color="auto"/>
                <w:bottom w:val="none" w:sz="0" w:space="0" w:color="auto"/>
                <w:right w:val="none" w:sz="0" w:space="0" w:color="auto"/>
              </w:divBdr>
            </w:div>
            <w:div w:id="21226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926">
      <w:bodyDiv w:val="1"/>
      <w:marLeft w:val="0"/>
      <w:marRight w:val="0"/>
      <w:marTop w:val="0"/>
      <w:marBottom w:val="0"/>
      <w:divBdr>
        <w:top w:val="none" w:sz="0" w:space="0" w:color="auto"/>
        <w:left w:val="none" w:sz="0" w:space="0" w:color="auto"/>
        <w:bottom w:val="none" w:sz="0" w:space="0" w:color="auto"/>
        <w:right w:val="none" w:sz="0" w:space="0" w:color="auto"/>
      </w:divBdr>
    </w:div>
    <w:div w:id="2113427919">
      <w:bodyDiv w:val="1"/>
      <w:marLeft w:val="0"/>
      <w:marRight w:val="0"/>
      <w:marTop w:val="0"/>
      <w:marBottom w:val="0"/>
      <w:divBdr>
        <w:top w:val="none" w:sz="0" w:space="0" w:color="auto"/>
        <w:left w:val="none" w:sz="0" w:space="0" w:color="auto"/>
        <w:bottom w:val="none" w:sz="0" w:space="0" w:color="auto"/>
        <w:right w:val="none" w:sz="0" w:space="0" w:color="auto"/>
      </w:divBdr>
    </w:div>
    <w:div w:id="2113625767">
      <w:bodyDiv w:val="1"/>
      <w:marLeft w:val="0"/>
      <w:marRight w:val="0"/>
      <w:marTop w:val="0"/>
      <w:marBottom w:val="0"/>
      <w:divBdr>
        <w:top w:val="none" w:sz="0" w:space="0" w:color="auto"/>
        <w:left w:val="none" w:sz="0" w:space="0" w:color="auto"/>
        <w:bottom w:val="none" w:sz="0" w:space="0" w:color="auto"/>
        <w:right w:val="none" w:sz="0" w:space="0" w:color="auto"/>
      </w:divBdr>
    </w:div>
    <w:div w:id="2114400540">
      <w:bodyDiv w:val="1"/>
      <w:marLeft w:val="0"/>
      <w:marRight w:val="0"/>
      <w:marTop w:val="0"/>
      <w:marBottom w:val="0"/>
      <w:divBdr>
        <w:top w:val="none" w:sz="0" w:space="0" w:color="auto"/>
        <w:left w:val="none" w:sz="0" w:space="0" w:color="auto"/>
        <w:bottom w:val="none" w:sz="0" w:space="0" w:color="auto"/>
        <w:right w:val="none" w:sz="0" w:space="0" w:color="auto"/>
      </w:divBdr>
      <w:divsChild>
        <w:div w:id="274412731">
          <w:marLeft w:val="547"/>
          <w:marRight w:val="0"/>
          <w:marTop w:val="134"/>
          <w:marBottom w:val="0"/>
          <w:divBdr>
            <w:top w:val="none" w:sz="0" w:space="0" w:color="auto"/>
            <w:left w:val="none" w:sz="0" w:space="0" w:color="auto"/>
            <w:bottom w:val="none" w:sz="0" w:space="0" w:color="auto"/>
            <w:right w:val="none" w:sz="0" w:space="0" w:color="auto"/>
          </w:divBdr>
        </w:div>
      </w:divsChild>
    </w:div>
    <w:div w:id="2114661879">
      <w:bodyDiv w:val="1"/>
      <w:marLeft w:val="0"/>
      <w:marRight w:val="0"/>
      <w:marTop w:val="0"/>
      <w:marBottom w:val="0"/>
      <w:divBdr>
        <w:top w:val="none" w:sz="0" w:space="0" w:color="auto"/>
        <w:left w:val="none" w:sz="0" w:space="0" w:color="auto"/>
        <w:bottom w:val="none" w:sz="0" w:space="0" w:color="auto"/>
        <w:right w:val="none" w:sz="0" w:space="0" w:color="auto"/>
      </w:divBdr>
    </w:div>
    <w:div w:id="2116288534">
      <w:bodyDiv w:val="1"/>
      <w:marLeft w:val="0"/>
      <w:marRight w:val="0"/>
      <w:marTop w:val="0"/>
      <w:marBottom w:val="0"/>
      <w:divBdr>
        <w:top w:val="none" w:sz="0" w:space="0" w:color="auto"/>
        <w:left w:val="none" w:sz="0" w:space="0" w:color="auto"/>
        <w:bottom w:val="none" w:sz="0" w:space="0" w:color="auto"/>
        <w:right w:val="none" w:sz="0" w:space="0" w:color="auto"/>
      </w:divBdr>
    </w:div>
    <w:div w:id="2116555076">
      <w:bodyDiv w:val="1"/>
      <w:marLeft w:val="0"/>
      <w:marRight w:val="0"/>
      <w:marTop w:val="0"/>
      <w:marBottom w:val="0"/>
      <w:divBdr>
        <w:top w:val="none" w:sz="0" w:space="0" w:color="auto"/>
        <w:left w:val="none" w:sz="0" w:space="0" w:color="auto"/>
        <w:bottom w:val="none" w:sz="0" w:space="0" w:color="auto"/>
        <w:right w:val="none" w:sz="0" w:space="0" w:color="auto"/>
      </w:divBdr>
    </w:div>
    <w:div w:id="2117747728">
      <w:bodyDiv w:val="1"/>
      <w:marLeft w:val="0"/>
      <w:marRight w:val="0"/>
      <w:marTop w:val="0"/>
      <w:marBottom w:val="0"/>
      <w:divBdr>
        <w:top w:val="none" w:sz="0" w:space="0" w:color="auto"/>
        <w:left w:val="none" w:sz="0" w:space="0" w:color="auto"/>
        <w:bottom w:val="none" w:sz="0" w:space="0" w:color="auto"/>
        <w:right w:val="none" w:sz="0" w:space="0" w:color="auto"/>
      </w:divBdr>
    </w:div>
    <w:div w:id="2118329790">
      <w:bodyDiv w:val="1"/>
      <w:marLeft w:val="0"/>
      <w:marRight w:val="0"/>
      <w:marTop w:val="0"/>
      <w:marBottom w:val="0"/>
      <w:divBdr>
        <w:top w:val="none" w:sz="0" w:space="0" w:color="auto"/>
        <w:left w:val="none" w:sz="0" w:space="0" w:color="auto"/>
        <w:bottom w:val="none" w:sz="0" w:space="0" w:color="auto"/>
        <w:right w:val="none" w:sz="0" w:space="0" w:color="auto"/>
      </w:divBdr>
    </w:div>
    <w:div w:id="2119566859">
      <w:bodyDiv w:val="1"/>
      <w:marLeft w:val="0"/>
      <w:marRight w:val="0"/>
      <w:marTop w:val="0"/>
      <w:marBottom w:val="0"/>
      <w:divBdr>
        <w:top w:val="none" w:sz="0" w:space="0" w:color="auto"/>
        <w:left w:val="none" w:sz="0" w:space="0" w:color="auto"/>
        <w:bottom w:val="none" w:sz="0" w:space="0" w:color="auto"/>
        <w:right w:val="none" w:sz="0" w:space="0" w:color="auto"/>
      </w:divBdr>
    </w:div>
    <w:div w:id="2120833005">
      <w:bodyDiv w:val="1"/>
      <w:marLeft w:val="0"/>
      <w:marRight w:val="0"/>
      <w:marTop w:val="0"/>
      <w:marBottom w:val="0"/>
      <w:divBdr>
        <w:top w:val="none" w:sz="0" w:space="0" w:color="auto"/>
        <w:left w:val="none" w:sz="0" w:space="0" w:color="auto"/>
        <w:bottom w:val="none" w:sz="0" w:space="0" w:color="auto"/>
        <w:right w:val="none" w:sz="0" w:space="0" w:color="auto"/>
      </w:divBdr>
    </w:div>
    <w:div w:id="2121295096">
      <w:bodyDiv w:val="1"/>
      <w:marLeft w:val="0"/>
      <w:marRight w:val="0"/>
      <w:marTop w:val="0"/>
      <w:marBottom w:val="0"/>
      <w:divBdr>
        <w:top w:val="none" w:sz="0" w:space="0" w:color="auto"/>
        <w:left w:val="none" w:sz="0" w:space="0" w:color="auto"/>
        <w:bottom w:val="none" w:sz="0" w:space="0" w:color="auto"/>
        <w:right w:val="none" w:sz="0" w:space="0" w:color="auto"/>
      </w:divBdr>
    </w:div>
    <w:div w:id="2121874038">
      <w:bodyDiv w:val="1"/>
      <w:marLeft w:val="0"/>
      <w:marRight w:val="0"/>
      <w:marTop w:val="0"/>
      <w:marBottom w:val="0"/>
      <w:divBdr>
        <w:top w:val="none" w:sz="0" w:space="0" w:color="auto"/>
        <w:left w:val="none" w:sz="0" w:space="0" w:color="auto"/>
        <w:bottom w:val="none" w:sz="0" w:space="0" w:color="auto"/>
        <w:right w:val="none" w:sz="0" w:space="0" w:color="auto"/>
      </w:divBdr>
    </w:div>
    <w:div w:id="2122411245">
      <w:bodyDiv w:val="1"/>
      <w:marLeft w:val="0"/>
      <w:marRight w:val="0"/>
      <w:marTop w:val="0"/>
      <w:marBottom w:val="0"/>
      <w:divBdr>
        <w:top w:val="none" w:sz="0" w:space="0" w:color="auto"/>
        <w:left w:val="none" w:sz="0" w:space="0" w:color="auto"/>
        <w:bottom w:val="none" w:sz="0" w:space="0" w:color="auto"/>
        <w:right w:val="none" w:sz="0" w:space="0" w:color="auto"/>
      </w:divBdr>
    </w:div>
    <w:div w:id="2122845193">
      <w:bodyDiv w:val="1"/>
      <w:marLeft w:val="0"/>
      <w:marRight w:val="0"/>
      <w:marTop w:val="0"/>
      <w:marBottom w:val="0"/>
      <w:divBdr>
        <w:top w:val="none" w:sz="0" w:space="0" w:color="auto"/>
        <w:left w:val="none" w:sz="0" w:space="0" w:color="auto"/>
        <w:bottom w:val="none" w:sz="0" w:space="0" w:color="auto"/>
        <w:right w:val="none" w:sz="0" w:space="0" w:color="auto"/>
      </w:divBdr>
    </w:div>
    <w:div w:id="2123257057">
      <w:bodyDiv w:val="1"/>
      <w:marLeft w:val="0"/>
      <w:marRight w:val="0"/>
      <w:marTop w:val="0"/>
      <w:marBottom w:val="0"/>
      <w:divBdr>
        <w:top w:val="none" w:sz="0" w:space="0" w:color="auto"/>
        <w:left w:val="none" w:sz="0" w:space="0" w:color="auto"/>
        <w:bottom w:val="none" w:sz="0" w:space="0" w:color="auto"/>
        <w:right w:val="none" w:sz="0" w:space="0" w:color="auto"/>
      </w:divBdr>
    </w:div>
    <w:div w:id="2123717722">
      <w:bodyDiv w:val="1"/>
      <w:marLeft w:val="0"/>
      <w:marRight w:val="0"/>
      <w:marTop w:val="0"/>
      <w:marBottom w:val="0"/>
      <w:divBdr>
        <w:top w:val="none" w:sz="0" w:space="0" w:color="auto"/>
        <w:left w:val="none" w:sz="0" w:space="0" w:color="auto"/>
        <w:bottom w:val="none" w:sz="0" w:space="0" w:color="auto"/>
        <w:right w:val="none" w:sz="0" w:space="0" w:color="auto"/>
      </w:divBdr>
    </w:div>
    <w:div w:id="2123913769">
      <w:bodyDiv w:val="1"/>
      <w:marLeft w:val="0"/>
      <w:marRight w:val="0"/>
      <w:marTop w:val="0"/>
      <w:marBottom w:val="0"/>
      <w:divBdr>
        <w:top w:val="none" w:sz="0" w:space="0" w:color="auto"/>
        <w:left w:val="none" w:sz="0" w:space="0" w:color="auto"/>
        <w:bottom w:val="none" w:sz="0" w:space="0" w:color="auto"/>
        <w:right w:val="none" w:sz="0" w:space="0" w:color="auto"/>
      </w:divBdr>
      <w:divsChild>
        <w:div w:id="253128865">
          <w:marLeft w:val="0"/>
          <w:marRight w:val="0"/>
          <w:marTop w:val="0"/>
          <w:marBottom w:val="0"/>
          <w:divBdr>
            <w:top w:val="none" w:sz="0" w:space="0" w:color="auto"/>
            <w:left w:val="none" w:sz="0" w:space="0" w:color="auto"/>
            <w:bottom w:val="none" w:sz="0" w:space="0" w:color="auto"/>
            <w:right w:val="none" w:sz="0" w:space="0" w:color="auto"/>
          </w:divBdr>
        </w:div>
      </w:divsChild>
    </w:div>
    <w:div w:id="2124230999">
      <w:bodyDiv w:val="1"/>
      <w:marLeft w:val="0"/>
      <w:marRight w:val="0"/>
      <w:marTop w:val="0"/>
      <w:marBottom w:val="0"/>
      <w:divBdr>
        <w:top w:val="none" w:sz="0" w:space="0" w:color="auto"/>
        <w:left w:val="none" w:sz="0" w:space="0" w:color="auto"/>
        <w:bottom w:val="none" w:sz="0" w:space="0" w:color="auto"/>
        <w:right w:val="none" w:sz="0" w:space="0" w:color="auto"/>
      </w:divBdr>
      <w:divsChild>
        <w:div w:id="76949321">
          <w:marLeft w:val="1166"/>
          <w:marRight w:val="0"/>
          <w:marTop w:val="96"/>
          <w:marBottom w:val="0"/>
          <w:divBdr>
            <w:top w:val="none" w:sz="0" w:space="0" w:color="auto"/>
            <w:left w:val="none" w:sz="0" w:space="0" w:color="auto"/>
            <w:bottom w:val="none" w:sz="0" w:space="0" w:color="auto"/>
            <w:right w:val="none" w:sz="0" w:space="0" w:color="auto"/>
          </w:divBdr>
        </w:div>
        <w:div w:id="447892484">
          <w:marLeft w:val="1800"/>
          <w:marRight w:val="0"/>
          <w:marTop w:val="77"/>
          <w:marBottom w:val="0"/>
          <w:divBdr>
            <w:top w:val="none" w:sz="0" w:space="0" w:color="auto"/>
            <w:left w:val="none" w:sz="0" w:space="0" w:color="auto"/>
            <w:bottom w:val="none" w:sz="0" w:space="0" w:color="auto"/>
            <w:right w:val="none" w:sz="0" w:space="0" w:color="auto"/>
          </w:divBdr>
        </w:div>
        <w:div w:id="553203902">
          <w:marLeft w:val="2520"/>
          <w:marRight w:val="0"/>
          <w:marTop w:val="77"/>
          <w:marBottom w:val="0"/>
          <w:divBdr>
            <w:top w:val="none" w:sz="0" w:space="0" w:color="auto"/>
            <w:left w:val="none" w:sz="0" w:space="0" w:color="auto"/>
            <w:bottom w:val="none" w:sz="0" w:space="0" w:color="auto"/>
            <w:right w:val="none" w:sz="0" w:space="0" w:color="auto"/>
          </w:divBdr>
        </w:div>
        <w:div w:id="612320197">
          <w:marLeft w:val="1800"/>
          <w:marRight w:val="0"/>
          <w:marTop w:val="77"/>
          <w:marBottom w:val="0"/>
          <w:divBdr>
            <w:top w:val="none" w:sz="0" w:space="0" w:color="auto"/>
            <w:left w:val="none" w:sz="0" w:space="0" w:color="auto"/>
            <w:bottom w:val="none" w:sz="0" w:space="0" w:color="auto"/>
            <w:right w:val="none" w:sz="0" w:space="0" w:color="auto"/>
          </w:divBdr>
        </w:div>
        <w:div w:id="1039159900">
          <w:marLeft w:val="1800"/>
          <w:marRight w:val="0"/>
          <w:marTop w:val="77"/>
          <w:marBottom w:val="0"/>
          <w:divBdr>
            <w:top w:val="none" w:sz="0" w:space="0" w:color="auto"/>
            <w:left w:val="none" w:sz="0" w:space="0" w:color="auto"/>
            <w:bottom w:val="none" w:sz="0" w:space="0" w:color="auto"/>
            <w:right w:val="none" w:sz="0" w:space="0" w:color="auto"/>
          </w:divBdr>
        </w:div>
        <w:div w:id="1102796164">
          <w:marLeft w:val="1166"/>
          <w:marRight w:val="0"/>
          <w:marTop w:val="96"/>
          <w:marBottom w:val="0"/>
          <w:divBdr>
            <w:top w:val="none" w:sz="0" w:space="0" w:color="auto"/>
            <w:left w:val="none" w:sz="0" w:space="0" w:color="auto"/>
            <w:bottom w:val="none" w:sz="0" w:space="0" w:color="auto"/>
            <w:right w:val="none" w:sz="0" w:space="0" w:color="auto"/>
          </w:divBdr>
        </w:div>
        <w:div w:id="1152864601">
          <w:marLeft w:val="1800"/>
          <w:marRight w:val="0"/>
          <w:marTop w:val="77"/>
          <w:marBottom w:val="0"/>
          <w:divBdr>
            <w:top w:val="none" w:sz="0" w:space="0" w:color="auto"/>
            <w:left w:val="none" w:sz="0" w:space="0" w:color="auto"/>
            <w:bottom w:val="none" w:sz="0" w:space="0" w:color="auto"/>
            <w:right w:val="none" w:sz="0" w:space="0" w:color="auto"/>
          </w:divBdr>
        </w:div>
        <w:div w:id="1603565029">
          <w:marLeft w:val="1800"/>
          <w:marRight w:val="0"/>
          <w:marTop w:val="77"/>
          <w:marBottom w:val="0"/>
          <w:divBdr>
            <w:top w:val="none" w:sz="0" w:space="0" w:color="auto"/>
            <w:left w:val="none" w:sz="0" w:space="0" w:color="auto"/>
            <w:bottom w:val="none" w:sz="0" w:space="0" w:color="auto"/>
            <w:right w:val="none" w:sz="0" w:space="0" w:color="auto"/>
          </w:divBdr>
        </w:div>
        <w:div w:id="1835534776">
          <w:marLeft w:val="547"/>
          <w:marRight w:val="0"/>
          <w:marTop w:val="115"/>
          <w:marBottom w:val="0"/>
          <w:divBdr>
            <w:top w:val="none" w:sz="0" w:space="0" w:color="auto"/>
            <w:left w:val="none" w:sz="0" w:space="0" w:color="auto"/>
            <w:bottom w:val="none" w:sz="0" w:space="0" w:color="auto"/>
            <w:right w:val="none" w:sz="0" w:space="0" w:color="auto"/>
          </w:divBdr>
        </w:div>
        <w:div w:id="1980113822">
          <w:marLeft w:val="1800"/>
          <w:marRight w:val="0"/>
          <w:marTop w:val="77"/>
          <w:marBottom w:val="0"/>
          <w:divBdr>
            <w:top w:val="none" w:sz="0" w:space="0" w:color="auto"/>
            <w:left w:val="none" w:sz="0" w:space="0" w:color="auto"/>
            <w:bottom w:val="none" w:sz="0" w:space="0" w:color="auto"/>
            <w:right w:val="none" w:sz="0" w:space="0" w:color="auto"/>
          </w:divBdr>
        </w:div>
      </w:divsChild>
    </w:div>
    <w:div w:id="2124568729">
      <w:bodyDiv w:val="1"/>
      <w:marLeft w:val="0"/>
      <w:marRight w:val="0"/>
      <w:marTop w:val="0"/>
      <w:marBottom w:val="0"/>
      <w:divBdr>
        <w:top w:val="none" w:sz="0" w:space="0" w:color="auto"/>
        <w:left w:val="none" w:sz="0" w:space="0" w:color="auto"/>
        <w:bottom w:val="none" w:sz="0" w:space="0" w:color="auto"/>
        <w:right w:val="none" w:sz="0" w:space="0" w:color="auto"/>
      </w:divBdr>
      <w:divsChild>
        <w:div w:id="32311392">
          <w:marLeft w:val="1800"/>
          <w:marRight w:val="0"/>
          <w:marTop w:val="0"/>
          <w:marBottom w:val="0"/>
          <w:divBdr>
            <w:top w:val="none" w:sz="0" w:space="0" w:color="auto"/>
            <w:left w:val="none" w:sz="0" w:space="0" w:color="auto"/>
            <w:bottom w:val="none" w:sz="0" w:space="0" w:color="auto"/>
            <w:right w:val="none" w:sz="0" w:space="0" w:color="auto"/>
          </w:divBdr>
        </w:div>
        <w:div w:id="133912141">
          <w:marLeft w:val="2520"/>
          <w:marRight w:val="0"/>
          <w:marTop w:val="67"/>
          <w:marBottom w:val="0"/>
          <w:divBdr>
            <w:top w:val="none" w:sz="0" w:space="0" w:color="auto"/>
            <w:left w:val="none" w:sz="0" w:space="0" w:color="auto"/>
            <w:bottom w:val="none" w:sz="0" w:space="0" w:color="auto"/>
            <w:right w:val="none" w:sz="0" w:space="0" w:color="auto"/>
          </w:divBdr>
        </w:div>
        <w:div w:id="459347364">
          <w:marLeft w:val="1166"/>
          <w:marRight w:val="0"/>
          <w:marTop w:val="0"/>
          <w:marBottom w:val="0"/>
          <w:divBdr>
            <w:top w:val="none" w:sz="0" w:space="0" w:color="auto"/>
            <w:left w:val="none" w:sz="0" w:space="0" w:color="auto"/>
            <w:bottom w:val="none" w:sz="0" w:space="0" w:color="auto"/>
            <w:right w:val="none" w:sz="0" w:space="0" w:color="auto"/>
          </w:divBdr>
        </w:div>
        <w:div w:id="560748293">
          <w:marLeft w:val="2520"/>
          <w:marRight w:val="0"/>
          <w:marTop w:val="67"/>
          <w:marBottom w:val="0"/>
          <w:divBdr>
            <w:top w:val="none" w:sz="0" w:space="0" w:color="auto"/>
            <w:left w:val="none" w:sz="0" w:space="0" w:color="auto"/>
            <w:bottom w:val="none" w:sz="0" w:space="0" w:color="auto"/>
            <w:right w:val="none" w:sz="0" w:space="0" w:color="auto"/>
          </w:divBdr>
        </w:div>
        <w:div w:id="814567103">
          <w:marLeft w:val="1800"/>
          <w:marRight w:val="0"/>
          <w:marTop w:val="0"/>
          <w:marBottom w:val="0"/>
          <w:divBdr>
            <w:top w:val="none" w:sz="0" w:space="0" w:color="auto"/>
            <w:left w:val="none" w:sz="0" w:space="0" w:color="auto"/>
            <w:bottom w:val="none" w:sz="0" w:space="0" w:color="auto"/>
            <w:right w:val="none" w:sz="0" w:space="0" w:color="auto"/>
          </w:divBdr>
        </w:div>
        <w:div w:id="863249028">
          <w:marLeft w:val="2520"/>
          <w:marRight w:val="0"/>
          <w:marTop w:val="67"/>
          <w:marBottom w:val="0"/>
          <w:divBdr>
            <w:top w:val="none" w:sz="0" w:space="0" w:color="auto"/>
            <w:left w:val="none" w:sz="0" w:space="0" w:color="auto"/>
            <w:bottom w:val="none" w:sz="0" w:space="0" w:color="auto"/>
            <w:right w:val="none" w:sz="0" w:space="0" w:color="auto"/>
          </w:divBdr>
        </w:div>
        <w:div w:id="893855743">
          <w:marLeft w:val="1166"/>
          <w:marRight w:val="0"/>
          <w:marTop w:val="0"/>
          <w:marBottom w:val="0"/>
          <w:divBdr>
            <w:top w:val="none" w:sz="0" w:space="0" w:color="auto"/>
            <w:left w:val="none" w:sz="0" w:space="0" w:color="auto"/>
            <w:bottom w:val="none" w:sz="0" w:space="0" w:color="auto"/>
            <w:right w:val="none" w:sz="0" w:space="0" w:color="auto"/>
          </w:divBdr>
        </w:div>
        <w:div w:id="1060061093">
          <w:marLeft w:val="1800"/>
          <w:marRight w:val="0"/>
          <w:marTop w:val="86"/>
          <w:marBottom w:val="0"/>
          <w:divBdr>
            <w:top w:val="none" w:sz="0" w:space="0" w:color="auto"/>
            <w:left w:val="none" w:sz="0" w:space="0" w:color="auto"/>
            <w:bottom w:val="none" w:sz="0" w:space="0" w:color="auto"/>
            <w:right w:val="none" w:sz="0" w:space="0" w:color="auto"/>
          </w:divBdr>
        </w:div>
        <w:div w:id="1270628524">
          <w:marLeft w:val="2520"/>
          <w:marRight w:val="0"/>
          <w:marTop w:val="67"/>
          <w:marBottom w:val="0"/>
          <w:divBdr>
            <w:top w:val="none" w:sz="0" w:space="0" w:color="auto"/>
            <w:left w:val="none" w:sz="0" w:space="0" w:color="auto"/>
            <w:bottom w:val="none" w:sz="0" w:space="0" w:color="auto"/>
            <w:right w:val="none" w:sz="0" w:space="0" w:color="auto"/>
          </w:divBdr>
        </w:div>
        <w:div w:id="1772312949">
          <w:marLeft w:val="2520"/>
          <w:marRight w:val="0"/>
          <w:marTop w:val="67"/>
          <w:marBottom w:val="0"/>
          <w:divBdr>
            <w:top w:val="none" w:sz="0" w:space="0" w:color="auto"/>
            <w:left w:val="none" w:sz="0" w:space="0" w:color="auto"/>
            <w:bottom w:val="none" w:sz="0" w:space="0" w:color="auto"/>
            <w:right w:val="none" w:sz="0" w:space="0" w:color="auto"/>
          </w:divBdr>
        </w:div>
        <w:div w:id="1772315278">
          <w:marLeft w:val="1800"/>
          <w:marRight w:val="0"/>
          <w:marTop w:val="86"/>
          <w:marBottom w:val="0"/>
          <w:divBdr>
            <w:top w:val="none" w:sz="0" w:space="0" w:color="auto"/>
            <w:left w:val="none" w:sz="0" w:space="0" w:color="auto"/>
            <w:bottom w:val="none" w:sz="0" w:space="0" w:color="auto"/>
            <w:right w:val="none" w:sz="0" w:space="0" w:color="auto"/>
          </w:divBdr>
        </w:div>
        <w:div w:id="2095083534">
          <w:marLeft w:val="1800"/>
          <w:marRight w:val="0"/>
          <w:marTop w:val="0"/>
          <w:marBottom w:val="0"/>
          <w:divBdr>
            <w:top w:val="none" w:sz="0" w:space="0" w:color="auto"/>
            <w:left w:val="none" w:sz="0" w:space="0" w:color="auto"/>
            <w:bottom w:val="none" w:sz="0" w:space="0" w:color="auto"/>
            <w:right w:val="none" w:sz="0" w:space="0" w:color="auto"/>
          </w:divBdr>
        </w:div>
        <w:div w:id="2103988301">
          <w:marLeft w:val="2520"/>
          <w:marRight w:val="0"/>
          <w:marTop w:val="67"/>
          <w:marBottom w:val="0"/>
          <w:divBdr>
            <w:top w:val="none" w:sz="0" w:space="0" w:color="auto"/>
            <w:left w:val="none" w:sz="0" w:space="0" w:color="auto"/>
            <w:bottom w:val="none" w:sz="0" w:space="0" w:color="auto"/>
            <w:right w:val="none" w:sz="0" w:space="0" w:color="auto"/>
          </w:divBdr>
        </w:div>
      </w:divsChild>
    </w:div>
    <w:div w:id="2125227661">
      <w:bodyDiv w:val="1"/>
      <w:marLeft w:val="0"/>
      <w:marRight w:val="0"/>
      <w:marTop w:val="0"/>
      <w:marBottom w:val="0"/>
      <w:divBdr>
        <w:top w:val="none" w:sz="0" w:space="0" w:color="auto"/>
        <w:left w:val="none" w:sz="0" w:space="0" w:color="auto"/>
        <w:bottom w:val="none" w:sz="0" w:space="0" w:color="auto"/>
        <w:right w:val="none" w:sz="0" w:space="0" w:color="auto"/>
      </w:divBdr>
    </w:div>
    <w:div w:id="2126270441">
      <w:bodyDiv w:val="1"/>
      <w:marLeft w:val="0"/>
      <w:marRight w:val="0"/>
      <w:marTop w:val="0"/>
      <w:marBottom w:val="0"/>
      <w:divBdr>
        <w:top w:val="none" w:sz="0" w:space="0" w:color="auto"/>
        <w:left w:val="none" w:sz="0" w:space="0" w:color="auto"/>
        <w:bottom w:val="none" w:sz="0" w:space="0" w:color="auto"/>
        <w:right w:val="none" w:sz="0" w:space="0" w:color="auto"/>
      </w:divBdr>
    </w:div>
    <w:div w:id="2127383860">
      <w:bodyDiv w:val="1"/>
      <w:marLeft w:val="0"/>
      <w:marRight w:val="0"/>
      <w:marTop w:val="0"/>
      <w:marBottom w:val="0"/>
      <w:divBdr>
        <w:top w:val="none" w:sz="0" w:space="0" w:color="auto"/>
        <w:left w:val="none" w:sz="0" w:space="0" w:color="auto"/>
        <w:bottom w:val="none" w:sz="0" w:space="0" w:color="auto"/>
        <w:right w:val="none" w:sz="0" w:space="0" w:color="auto"/>
      </w:divBdr>
    </w:div>
    <w:div w:id="2127507227">
      <w:bodyDiv w:val="1"/>
      <w:marLeft w:val="0"/>
      <w:marRight w:val="0"/>
      <w:marTop w:val="0"/>
      <w:marBottom w:val="0"/>
      <w:divBdr>
        <w:top w:val="none" w:sz="0" w:space="0" w:color="auto"/>
        <w:left w:val="none" w:sz="0" w:space="0" w:color="auto"/>
        <w:bottom w:val="none" w:sz="0" w:space="0" w:color="auto"/>
        <w:right w:val="none" w:sz="0" w:space="0" w:color="auto"/>
      </w:divBdr>
      <w:divsChild>
        <w:div w:id="143086852">
          <w:marLeft w:val="1166"/>
          <w:marRight w:val="0"/>
          <w:marTop w:val="96"/>
          <w:marBottom w:val="0"/>
          <w:divBdr>
            <w:top w:val="none" w:sz="0" w:space="0" w:color="auto"/>
            <w:left w:val="none" w:sz="0" w:space="0" w:color="auto"/>
            <w:bottom w:val="none" w:sz="0" w:space="0" w:color="auto"/>
            <w:right w:val="none" w:sz="0" w:space="0" w:color="auto"/>
          </w:divBdr>
        </w:div>
        <w:div w:id="857349227">
          <w:marLeft w:val="547"/>
          <w:marRight w:val="0"/>
          <w:marTop w:val="115"/>
          <w:marBottom w:val="0"/>
          <w:divBdr>
            <w:top w:val="none" w:sz="0" w:space="0" w:color="auto"/>
            <w:left w:val="none" w:sz="0" w:space="0" w:color="auto"/>
            <w:bottom w:val="none" w:sz="0" w:space="0" w:color="auto"/>
            <w:right w:val="none" w:sz="0" w:space="0" w:color="auto"/>
          </w:divBdr>
        </w:div>
        <w:div w:id="905066737">
          <w:marLeft w:val="1166"/>
          <w:marRight w:val="0"/>
          <w:marTop w:val="96"/>
          <w:marBottom w:val="0"/>
          <w:divBdr>
            <w:top w:val="none" w:sz="0" w:space="0" w:color="auto"/>
            <w:left w:val="none" w:sz="0" w:space="0" w:color="auto"/>
            <w:bottom w:val="none" w:sz="0" w:space="0" w:color="auto"/>
            <w:right w:val="none" w:sz="0" w:space="0" w:color="auto"/>
          </w:divBdr>
        </w:div>
        <w:div w:id="986545760">
          <w:marLeft w:val="1166"/>
          <w:marRight w:val="0"/>
          <w:marTop w:val="96"/>
          <w:marBottom w:val="0"/>
          <w:divBdr>
            <w:top w:val="none" w:sz="0" w:space="0" w:color="auto"/>
            <w:left w:val="none" w:sz="0" w:space="0" w:color="auto"/>
            <w:bottom w:val="none" w:sz="0" w:space="0" w:color="auto"/>
            <w:right w:val="none" w:sz="0" w:space="0" w:color="auto"/>
          </w:divBdr>
        </w:div>
        <w:div w:id="1212421433">
          <w:marLeft w:val="1800"/>
          <w:marRight w:val="0"/>
          <w:marTop w:val="77"/>
          <w:marBottom w:val="0"/>
          <w:divBdr>
            <w:top w:val="none" w:sz="0" w:space="0" w:color="auto"/>
            <w:left w:val="none" w:sz="0" w:space="0" w:color="auto"/>
            <w:bottom w:val="none" w:sz="0" w:space="0" w:color="auto"/>
            <w:right w:val="none" w:sz="0" w:space="0" w:color="auto"/>
          </w:divBdr>
        </w:div>
        <w:div w:id="1548101342">
          <w:marLeft w:val="1166"/>
          <w:marRight w:val="0"/>
          <w:marTop w:val="96"/>
          <w:marBottom w:val="0"/>
          <w:divBdr>
            <w:top w:val="none" w:sz="0" w:space="0" w:color="auto"/>
            <w:left w:val="none" w:sz="0" w:space="0" w:color="auto"/>
            <w:bottom w:val="none" w:sz="0" w:space="0" w:color="auto"/>
            <w:right w:val="none" w:sz="0" w:space="0" w:color="auto"/>
          </w:divBdr>
        </w:div>
        <w:div w:id="1582256706">
          <w:marLeft w:val="1166"/>
          <w:marRight w:val="0"/>
          <w:marTop w:val="96"/>
          <w:marBottom w:val="0"/>
          <w:divBdr>
            <w:top w:val="none" w:sz="0" w:space="0" w:color="auto"/>
            <w:left w:val="none" w:sz="0" w:space="0" w:color="auto"/>
            <w:bottom w:val="none" w:sz="0" w:space="0" w:color="auto"/>
            <w:right w:val="none" w:sz="0" w:space="0" w:color="auto"/>
          </w:divBdr>
        </w:div>
        <w:div w:id="1828784074">
          <w:marLeft w:val="547"/>
          <w:marRight w:val="0"/>
          <w:marTop w:val="115"/>
          <w:marBottom w:val="0"/>
          <w:divBdr>
            <w:top w:val="none" w:sz="0" w:space="0" w:color="auto"/>
            <w:left w:val="none" w:sz="0" w:space="0" w:color="auto"/>
            <w:bottom w:val="none" w:sz="0" w:space="0" w:color="auto"/>
            <w:right w:val="none" w:sz="0" w:space="0" w:color="auto"/>
          </w:divBdr>
        </w:div>
      </w:divsChild>
    </w:div>
    <w:div w:id="2128426670">
      <w:bodyDiv w:val="1"/>
      <w:marLeft w:val="0"/>
      <w:marRight w:val="0"/>
      <w:marTop w:val="0"/>
      <w:marBottom w:val="0"/>
      <w:divBdr>
        <w:top w:val="none" w:sz="0" w:space="0" w:color="auto"/>
        <w:left w:val="none" w:sz="0" w:space="0" w:color="auto"/>
        <w:bottom w:val="none" w:sz="0" w:space="0" w:color="auto"/>
        <w:right w:val="none" w:sz="0" w:space="0" w:color="auto"/>
      </w:divBdr>
    </w:div>
    <w:div w:id="2129156476">
      <w:bodyDiv w:val="1"/>
      <w:marLeft w:val="0"/>
      <w:marRight w:val="0"/>
      <w:marTop w:val="0"/>
      <w:marBottom w:val="0"/>
      <w:divBdr>
        <w:top w:val="none" w:sz="0" w:space="0" w:color="auto"/>
        <w:left w:val="none" w:sz="0" w:space="0" w:color="auto"/>
        <w:bottom w:val="none" w:sz="0" w:space="0" w:color="auto"/>
        <w:right w:val="none" w:sz="0" w:space="0" w:color="auto"/>
      </w:divBdr>
    </w:div>
    <w:div w:id="2129274493">
      <w:bodyDiv w:val="1"/>
      <w:marLeft w:val="0"/>
      <w:marRight w:val="0"/>
      <w:marTop w:val="0"/>
      <w:marBottom w:val="0"/>
      <w:divBdr>
        <w:top w:val="none" w:sz="0" w:space="0" w:color="auto"/>
        <w:left w:val="none" w:sz="0" w:space="0" w:color="auto"/>
        <w:bottom w:val="none" w:sz="0" w:space="0" w:color="auto"/>
        <w:right w:val="none" w:sz="0" w:space="0" w:color="auto"/>
      </w:divBdr>
    </w:div>
    <w:div w:id="2129927044">
      <w:bodyDiv w:val="1"/>
      <w:marLeft w:val="0"/>
      <w:marRight w:val="0"/>
      <w:marTop w:val="0"/>
      <w:marBottom w:val="0"/>
      <w:divBdr>
        <w:top w:val="none" w:sz="0" w:space="0" w:color="auto"/>
        <w:left w:val="none" w:sz="0" w:space="0" w:color="auto"/>
        <w:bottom w:val="none" w:sz="0" w:space="0" w:color="auto"/>
        <w:right w:val="none" w:sz="0" w:space="0" w:color="auto"/>
      </w:divBdr>
      <w:divsChild>
        <w:div w:id="163861108">
          <w:marLeft w:val="1166"/>
          <w:marRight w:val="0"/>
          <w:marTop w:val="96"/>
          <w:marBottom w:val="0"/>
          <w:divBdr>
            <w:top w:val="none" w:sz="0" w:space="0" w:color="auto"/>
            <w:left w:val="none" w:sz="0" w:space="0" w:color="auto"/>
            <w:bottom w:val="none" w:sz="0" w:space="0" w:color="auto"/>
            <w:right w:val="none" w:sz="0" w:space="0" w:color="auto"/>
          </w:divBdr>
        </w:div>
        <w:div w:id="215550150">
          <w:marLeft w:val="547"/>
          <w:marRight w:val="0"/>
          <w:marTop w:val="115"/>
          <w:marBottom w:val="0"/>
          <w:divBdr>
            <w:top w:val="none" w:sz="0" w:space="0" w:color="auto"/>
            <w:left w:val="none" w:sz="0" w:space="0" w:color="auto"/>
            <w:bottom w:val="none" w:sz="0" w:space="0" w:color="auto"/>
            <w:right w:val="none" w:sz="0" w:space="0" w:color="auto"/>
          </w:divBdr>
        </w:div>
        <w:div w:id="401682415">
          <w:marLeft w:val="1166"/>
          <w:marRight w:val="0"/>
          <w:marTop w:val="96"/>
          <w:marBottom w:val="0"/>
          <w:divBdr>
            <w:top w:val="none" w:sz="0" w:space="0" w:color="auto"/>
            <w:left w:val="none" w:sz="0" w:space="0" w:color="auto"/>
            <w:bottom w:val="none" w:sz="0" w:space="0" w:color="auto"/>
            <w:right w:val="none" w:sz="0" w:space="0" w:color="auto"/>
          </w:divBdr>
        </w:div>
        <w:div w:id="461924249">
          <w:marLeft w:val="547"/>
          <w:marRight w:val="0"/>
          <w:marTop w:val="115"/>
          <w:marBottom w:val="0"/>
          <w:divBdr>
            <w:top w:val="none" w:sz="0" w:space="0" w:color="auto"/>
            <w:left w:val="none" w:sz="0" w:space="0" w:color="auto"/>
            <w:bottom w:val="none" w:sz="0" w:space="0" w:color="auto"/>
            <w:right w:val="none" w:sz="0" w:space="0" w:color="auto"/>
          </w:divBdr>
        </w:div>
        <w:div w:id="485129723">
          <w:marLeft w:val="1166"/>
          <w:marRight w:val="0"/>
          <w:marTop w:val="96"/>
          <w:marBottom w:val="0"/>
          <w:divBdr>
            <w:top w:val="none" w:sz="0" w:space="0" w:color="auto"/>
            <w:left w:val="none" w:sz="0" w:space="0" w:color="auto"/>
            <w:bottom w:val="none" w:sz="0" w:space="0" w:color="auto"/>
            <w:right w:val="none" w:sz="0" w:space="0" w:color="auto"/>
          </w:divBdr>
        </w:div>
        <w:div w:id="839124876">
          <w:marLeft w:val="1166"/>
          <w:marRight w:val="0"/>
          <w:marTop w:val="96"/>
          <w:marBottom w:val="0"/>
          <w:divBdr>
            <w:top w:val="none" w:sz="0" w:space="0" w:color="auto"/>
            <w:left w:val="none" w:sz="0" w:space="0" w:color="auto"/>
            <w:bottom w:val="none" w:sz="0" w:space="0" w:color="auto"/>
            <w:right w:val="none" w:sz="0" w:space="0" w:color="auto"/>
          </w:divBdr>
        </w:div>
        <w:div w:id="1047873756">
          <w:marLeft w:val="1166"/>
          <w:marRight w:val="0"/>
          <w:marTop w:val="96"/>
          <w:marBottom w:val="0"/>
          <w:divBdr>
            <w:top w:val="none" w:sz="0" w:space="0" w:color="auto"/>
            <w:left w:val="none" w:sz="0" w:space="0" w:color="auto"/>
            <w:bottom w:val="none" w:sz="0" w:space="0" w:color="auto"/>
            <w:right w:val="none" w:sz="0" w:space="0" w:color="auto"/>
          </w:divBdr>
        </w:div>
      </w:divsChild>
    </w:div>
    <w:div w:id="2130272241">
      <w:bodyDiv w:val="1"/>
      <w:marLeft w:val="0"/>
      <w:marRight w:val="0"/>
      <w:marTop w:val="0"/>
      <w:marBottom w:val="0"/>
      <w:divBdr>
        <w:top w:val="none" w:sz="0" w:space="0" w:color="auto"/>
        <w:left w:val="none" w:sz="0" w:space="0" w:color="auto"/>
        <w:bottom w:val="none" w:sz="0" w:space="0" w:color="auto"/>
        <w:right w:val="none" w:sz="0" w:space="0" w:color="auto"/>
      </w:divBdr>
    </w:div>
    <w:div w:id="2130931533">
      <w:bodyDiv w:val="1"/>
      <w:marLeft w:val="0"/>
      <w:marRight w:val="0"/>
      <w:marTop w:val="0"/>
      <w:marBottom w:val="0"/>
      <w:divBdr>
        <w:top w:val="none" w:sz="0" w:space="0" w:color="auto"/>
        <w:left w:val="none" w:sz="0" w:space="0" w:color="auto"/>
        <w:bottom w:val="none" w:sz="0" w:space="0" w:color="auto"/>
        <w:right w:val="none" w:sz="0" w:space="0" w:color="auto"/>
      </w:divBdr>
    </w:div>
    <w:div w:id="2130932606">
      <w:bodyDiv w:val="1"/>
      <w:marLeft w:val="0"/>
      <w:marRight w:val="0"/>
      <w:marTop w:val="0"/>
      <w:marBottom w:val="0"/>
      <w:divBdr>
        <w:top w:val="none" w:sz="0" w:space="0" w:color="auto"/>
        <w:left w:val="none" w:sz="0" w:space="0" w:color="auto"/>
        <w:bottom w:val="none" w:sz="0" w:space="0" w:color="auto"/>
        <w:right w:val="none" w:sz="0" w:space="0" w:color="auto"/>
      </w:divBdr>
    </w:div>
    <w:div w:id="2130972500">
      <w:bodyDiv w:val="1"/>
      <w:marLeft w:val="0"/>
      <w:marRight w:val="0"/>
      <w:marTop w:val="0"/>
      <w:marBottom w:val="0"/>
      <w:divBdr>
        <w:top w:val="none" w:sz="0" w:space="0" w:color="auto"/>
        <w:left w:val="none" w:sz="0" w:space="0" w:color="auto"/>
        <w:bottom w:val="none" w:sz="0" w:space="0" w:color="auto"/>
        <w:right w:val="none" w:sz="0" w:space="0" w:color="auto"/>
      </w:divBdr>
      <w:divsChild>
        <w:div w:id="569775778">
          <w:marLeft w:val="1800"/>
          <w:marRight w:val="0"/>
          <w:marTop w:val="96"/>
          <w:marBottom w:val="0"/>
          <w:divBdr>
            <w:top w:val="none" w:sz="0" w:space="0" w:color="auto"/>
            <w:left w:val="none" w:sz="0" w:space="0" w:color="auto"/>
            <w:bottom w:val="none" w:sz="0" w:space="0" w:color="auto"/>
            <w:right w:val="none" w:sz="0" w:space="0" w:color="auto"/>
          </w:divBdr>
        </w:div>
        <w:div w:id="634873219">
          <w:marLeft w:val="1166"/>
          <w:marRight w:val="0"/>
          <w:marTop w:val="115"/>
          <w:marBottom w:val="0"/>
          <w:divBdr>
            <w:top w:val="none" w:sz="0" w:space="0" w:color="auto"/>
            <w:left w:val="none" w:sz="0" w:space="0" w:color="auto"/>
            <w:bottom w:val="none" w:sz="0" w:space="0" w:color="auto"/>
            <w:right w:val="none" w:sz="0" w:space="0" w:color="auto"/>
          </w:divBdr>
        </w:div>
        <w:div w:id="874855355">
          <w:marLeft w:val="1800"/>
          <w:marRight w:val="0"/>
          <w:marTop w:val="96"/>
          <w:marBottom w:val="0"/>
          <w:divBdr>
            <w:top w:val="none" w:sz="0" w:space="0" w:color="auto"/>
            <w:left w:val="none" w:sz="0" w:space="0" w:color="auto"/>
            <w:bottom w:val="none" w:sz="0" w:space="0" w:color="auto"/>
            <w:right w:val="none" w:sz="0" w:space="0" w:color="auto"/>
          </w:divBdr>
        </w:div>
        <w:div w:id="921181512">
          <w:marLeft w:val="1166"/>
          <w:marRight w:val="0"/>
          <w:marTop w:val="115"/>
          <w:marBottom w:val="0"/>
          <w:divBdr>
            <w:top w:val="none" w:sz="0" w:space="0" w:color="auto"/>
            <w:left w:val="none" w:sz="0" w:space="0" w:color="auto"/>
            <w:bottom w:val="none" w:sz="0" w:space="0" w:color="auto"/>
            <w:right w:val="none" w:sz="0" w:space="0" w:color="auto"/>
          </w:divBdr>
        </w:div>
        <w:div w:id="1627933965">
          <w:marLeft w:val="547"/>
          <w:marRight w:val="0"/>
          <w:marTop w:val="134"/>
          <w:marBottom w:val="0"/>
          <w:divBdr>
            <w:top w:val="none" w:sz="0" w:space="0" w:color="auto"/>
            <w:left w:val="none" w:sz="0" w:space="0" w:color="auto"/>
            <w:bottom w:val="none" w:sz="0" w:space="0" w:color="auto"/>
            <w:right w:val="none" w:sz="0" w:space="0" w:color="auto"/>
          </w:divBdr>
        </w:div>
      </w:divsChild>
    </w:div>
    <w:div w:id="2131045317">
      <w:bodyDiv w:val="1"/>
      <w:marLeft w:val="0"/>
      <w:marRight w:val="0"/>
      <w:marTop w:val="0"/>
      <w:marBottom w:val="0"/>
      <w:divBdr>
        <w:top w:val="none" w:sz="0" w:space="0" w:color="auto"/>
        <w:left w:val="none" w:sz="0" w:space="0" w:color="auto"/>
        <w:bottom w:val="none" w:sz="0" w:space="0" w:color="auto"/>
        <w:right w:val="none" w:sz="0" w:space="0" w:color="auto"/>
      </w:divBdr>
    </w:div>
    <w:div w:id="2131312597">
      <w:bodyDiv w:val="1"/>
      <w:marLeft w:val="0"/>
      <w:marRight w:val="0"/>
      <w:marTop w:val="0"/>
      <w:marBottom w:val="0"/>
      <w:divBdr>
        <w:top w:val="none" w:sz="0" w:space="0" w:color="auto"/>
        <w:left w:val="none" w:sz="0" w:space="0" w:color="auto"/>
        <w:bottom w:val="none" w:sz="0" w:space="0" w:color="auto"/>
        <w:right w:val="none" w:sz="0" w:space="0" w:color="auto"/>
      </w:divBdr>
    </w:div>
    <w:div w:id="2131432195">
      <w:bodyDiv w:val="1"/>
      <w:marLeft w:val="0"/>
      <w:marRight w:val="0"/>
      <w:marTop w:val="0"/>
      <w:marBottom w:val="0"/>
      <w:divBdr>
        <w:top w:val="none" w:sz="0" w:space="0" w:color="auto"/>
        <w:left w:val="none" w:sz="0" w:space="0" w:color="auto"/>
        <w:bottom w:val="none" w:sz="0" w:space="0" w:color="auto"/>
        <w:right w:val="none" w:sz="0" w:space="0" w:color="auto"/>
      </w:divBdr>
    </w:div>
    <w:div w:id="2131701456">
      <w:bodyDiv w:val="1"/>
      <w:marLeft w:val="0"/>
      <w:marRight w:val="0"/>
      <w:marTop w:val="0"/>
      <w:marBottom w:val="0"/>
      <w:divBdr>
        <w:top w:val="none" w:sz="0" w:space="0" w:color="auto"/>
        <w:left w:val="none" w:sz="0" w:space="0" w:color="auto"/>
        <w:bottom w:val="none" w:sz="0" w:space="0" w:color="auto"/>
        <w:right w:val="none" w:sz="0" w:space="0" w:color="auto"/>
      </w:divBdr>
      <w:divsChild>
        <w:div w:id="3171552">
          <w:marLeft w:val="1166"/>
          <w:marRight w:val="0"/>
          <w:marTop w:val="101"/>
          <w:marBottom w:val="0"/>
          <w:divBdr>
            <w:top w:val="none" w:sz="0" w:space="0" w:color="auto"/>
            <w:left w:val="none" w:sz="0" w:space="0" w:color="auto"/>
            <w:bottom w:val="none" w:sz="0" w:space="0" w:color="auto"/>
            <w:right w:val="none" w:sz="0" w:space="0" w:color="auto"/>
          </w:divBdr>
        </w:div>
        <w:div w:id="1904367189">
          <w:marLeft w:val="547"/>
          <w:marRight w:val="0"/>
          <w:marTop w:val="120"/>
          <w:marBottom w:val="0"/>
          <w:divBdr>
            <w:top w:val="none" w:sz="0" w:space="0" w:color="auto"/>
            <w:left w:val="none" w:sz="0" w:space="0" w:color="auto"/>
            <w:bottom w:val="none" w:sz="0" w:space="0" w:color="auto"/>
            <w:right w:val="none" w:sz="0" w:space="0" w:color="auto"/>
          </w:divBdr>
        </w:div>
      </w:divsChild>
    </w:div>
    <w:div w:id="2132360903">
      <w:bodyDiv w:val="1"/>
      <w:marLeft w:val="0"/>
      <w:marRight w:val="0"/>
      <w:marTop w:val="0"/>
      <w:marBottom w:val="0"/>
      <w:divBdr>
        <w:top w:val="none" w:sz="0" w:space="0" w:color="auto"/>
        <w:left w:val="none" w:sz="0" w:space="0" w:color="auto"/>
        <w:bottom w:val="none" w:sz="0" w:space="0" w:color="auto"/>
        <w:right w:val="none" w:sz="0" w:space="0" w:color="auto"/>
      </w:divBdr>
      <w:divsChild>
        <w:div w:id="415714639">
          <w:marLeft w:val="1166"/>
          <w:marRight w:val="0"/>
          <w:marTop w:val="96"/>
          <w:marBottom w:val="0"/>
          <w:divBdr>
            <w:top w:val="none" w:sz="0" w:space="0" w:color="auto"/>
            <w:left w:val="none" w:sz="0" w:space="0" w:color="auto"/>
            <w:bottom w:val="none" w:sz="0" w:space="0" w:color="auto"/>
            <w:right w:val="none" w:sz="0" w:space="0" w:color="auto"/>
          </w:divBdr>
        </w:div>
        <w:div w:id="576403063">
          <w:marLeft w:val="1166"/>
          <w:marRight w:val="0"/>
          <w:marTop w:val="96"/>
          <w:marBottom w:val="0"/>
          <w:divBdr>
            <w:top w:val="none" w:sz="0" w:space="0" w:color="auto"/>
            <w:left w:val="none" w:sz="0" w:space="0" w:color="auto"/>
            <w:bottom w:val="none" w:sz="0" w:space="0" w:color="auto"/>
            <w:right w:val="none" w:sz="0" w:space="0" w:color="auto"/>
          </w:divBdr>
        </w:div>
        <w:div w:id="1272741745">
          <w:marLeft w:val="547"/>
          <w:marRight w:val="0"/>
          <w:marTop w:val="115"/>
          <w:marBottom w:val="0"/>
          <w:divBdr>
            <w:top w:val="none" w:sz="0" w:space="0" w:color="auto"/>
            <w:left w:val="none" w:sz="0" w:space="0" w:color="auto"/>
            <w:bottom w:val="none" w:sz="0" w:space="0" w:color="auto"/>
            <w:right w:val="none" w:sz="0" w:space="0" w:color="auto"/>
          </w:divBdr>
        </w:div>
        <w:div w:id="1503426408">
          <w:marLeft w:val="1166"/>
          <w:marRight w:val="0"/>
          <w:marTop w:val="96"/>
          <w:marBottom w:val="0"/>
          <w:divBdr>
            <w:top w:val="none" w:sz="0" w:space="0" w:color="auto"/>
            <w:left w:val="none" w:sz="0" w:space="0" w:color="auto"/>
            <w:bottom w:val="none" w:sz="0" w:space="0" w:color="auto"/>
            <w:right w:val="none" w:sz="0" w:space="0" w:color="auto"/>
          </w:divBdr>
        </w:div>
        <w:div w:id="2099667246">
          <w:marLeft w:val="547"/>
          <w:marRight w:val="0"/>
          <w:marTop w:val="115"/>
          <w:marBottom w:val="0"/>
          <w:divBdr>
            <w:top w:val="none" w:sz="0" w:space="0" w:color="auto"/>
            <w:left w:val="none" w:sz="0" w:space="0" w:color="auto"/>
            <w:bottom w:val="none" w:sz="0" w:space="0" w:color="auto"/>
            <w:right w:val="none" w:sz="0" w:space="0" w:color="auto"/>
          </w:divBdr>
        </w:div>
      </w:divsChild>
    </w:div>
    <w:div w:id="2132623361">
      <w:bodyDiv w:val="1"/>
      <w:marLeft w:val="0"/>
      <w:marRight w:val="0"/>
      <w:marTop w:val="0"/>
      <w:marBottom w:val="0"/>
      <w:divBdr>
        <w:top w:val="none" w:sz="0" w:space="0" w:color="auto"/>
        <w:left w:val="none" w:sz="0" w:space="0" w:color="auto"/>
        <w:bottom w:val="none" w:sz="0" w:space="0" w:color="auto"/>
        <w:right w:val="none" w:sz="0" w:space="0" w:color="auto"/>
      </w:divBdr>
      <w:divsChild>
        <w:div w:id="81725230">
          <w:marLeft w:val="1166"/>
          <w:marRight w:val="0"/>
          <w:marTop w:val="86"/>
          <w:marBottom w:val="0"/>
          <w:divBdr>
            <w:top w:val="none" w:sz="0" w:space="0" w:color="auto"/>
            <w:left w:val="none" w:sz="0" w:space="0" w:color="auto"/>
            <w:bottom w:val="none" w:sz="0" w:space="0" w:color="auto"/>
            <w:right w:val="none" w:sz="0" w:space="0" w:color="auto"/>
          </w:divBdr>
        </w:div>
        <w:div w:id="524291559">
          <w:marLeft w:val="1166"/>
          <w:marRight w:val="0"/>
          <w:marTop w:val="86"/>
          <w:marBottom w:val="0"/>
          <w:divBdr>
            <w:top w:val="none" w:sz="0" w:space="0" w:color="auto"/>
            <w:left w:val="none" w:sz="0" w:space="0" w:color="auto"/>
            <w:bottom w:val="none" w:sz="0" w:space="0" w:color="auto"/>
            <w:right w:val="none" w:sz="0" w:space="0" w:color="auto"/>
          </w:divBdr>
        </w:div>
        <w:div w:id="584263939">
          <w:marLeft w:val="547"/>
          <w:marRight w:val="0"/>
          <w:marTop w:val="96"/>
          <w:marBottom w:val="0"/>
          <w:divBdr>
            <w:top w:val="none" w:sz="0" w:space="0" w:color="auto"/>
            <w:left w:val="none" w:sz="0" w:space="0" w:color="auto"/>
            <w:bottom w:val="none" w:sz="0" w:space="0" w:color="auto"/>
            <w:right w:val="none" w:sz="0" w:space="0" w:color="auto"/>
          </w:divBdr>
        </w:div>
        <w:div w:id="1229267582">
          <w:marLeft w:val="1166"/>
          <w:marRight w:val="0"/>
          <w:marTop w:val="86"/>
          <w:marBottom w:val="0"/>
          <w:divBdr>
            <w:top w:val="none" w:sz="0" w:space="0" w:color="auto"/>
            <w:left w:val="none" w:sz="0" w:space="0" w:color="auto"/>
            <w:bottom w:val="none" w:sz="0" w:space="0" w:color="auto"/>
            <w:right w:val="none" w:sz="0" w:space="0" w:color="auto"/>
          </w:divBdr>
        </w:div>
        <w:div w:id="1229414944">
          <w:marLeft w:val="547"/>
          <w:marRight w:val="0"/>
          <w:marTop w:val="96"/>
          <w:marBottom w:val="0"/>
          <w:divBdr>
            <w:top w:val="none" w:sz="0" w:space="0" w:color="auto"/>
            <w:left w:val="none" w:sz="0" w:space="0" w:color="auto"/>
            <w:bottom w:val="none" w:sz="0" w:space="0" w:color="auto"/>
            <w:right w:val="none" w:sz="0" w:space="0" w:color="auto"/>
          </w:divBdr>
        </w:div>
        <w:div w:id="1321688629">
          <w:marLeft w:val="547"/>
          <w:marRight w:val="0"/>
          <w:marTop w:val="96"/>
          <w:marBottom w:val="0"/>
          <w:divBdr>
            <w:top w:val="none" w:sz="0" w:space="0" w:color="auto"/>
            <w:left w:val="none" w:sz="0" w:space="0" w:color="auto"/>
            <w:bottom w:val="none" w:sz="0" w:space="0" w:color="auto"/>
            <w:right w:val="none" w:sz="0" w:space="0" w:color="auto"/>
          </w:divBdr>
        </w:div>
        <w:div w:id="1400712109">
          <w:marLeft w:val="547"/>
          <w:marRight w:val="0"/>
          <w:marTop w:val="96"/>
          <w:marBottom w:val="0"/>
          <w:divBdr>
            <w:top w:val="none" w:sz="0" w:space="0" w:color="auto"/>
            <w:left w:val="none" w:sz="0" w:space="0" w:color="auto"/>
            <w:bottom w:val="none" w:sz="0" w:space="0" w:color="auto"/>
            <w:right w:val="none" w:sz="0" w:space="0" w:color="auto"/>
          </w:divBdr>
        </w:div>
        <w:div w:id="1765683884">
          <w:marLeft w:val="1166"/>
          <w:marRight w:val="0"/>
          <w:marTop w:val="86"/>
          <w:marBottom w:val="0"/>
          <w:divBdr>
            <w:top w:val="none" w:sz="0" w:space="0" w:color="auto"/>
            <w:left w:val="none" w:sz="0" w:space="0" w:color="auto"/>
            <w:bottom w:val="none" w:sz="0" w:space="0" w:color="auto"/>
            <w:right w:val="none" w:sz="0" w:space="0" w:color="auto"/>
          </w:divBdr>
        </w:div>
        <w:div w:id="1790082695">
          <w:marLeft w:val="1166"/>
          <w:marRight w:val="0"/>
          <w:marTop w:val="86"/>
          <w:marBottom w:val="0"/>
          <w:divBdr>
            <w:top w:val="none" w:sz="0" w:space="0" w:color="auto"/>
            <w:left w:val="none" w:sz="0" w:space="0" w:color="auto"/>
            <w:bottom w:val="none" w:sz="0" w:space="0" w:color="auto"/>
            <w:right w:val="none" w:sz="0" w:space="0" w:color="auto"/>
          </w:divBdr>
        </w:div>
        <w:div w:id="1883244822">
          <w:marLeft w:val="1800"/>
          <w:marRight w:val="0"/>
          <w:marTop w:val="86"/>
          <w:marBottom w:val="0"/>
          <w:divBdr>
            <w:top w:val="none" w:sz="0" w:space="0" w:color="auto"/>
            <w:left w:val="none" w:sz="0" w:space="0" w:color="auto"/>
            <w:bottom w:val="none" w:sz="0" w:space="0" w:color="auto"/>
            <w:right w:val="none" w:sz="0" w:space="0" w:color="auto"/>
          </w:divBdr>
        </w:div>
      </w:divsChild>
    </w:div>
    <w:div w:id="2132937202">
      <w:bodyDiv w:val="1"/>
      <w:marLeft w:val="0"/>
      <w:marRight w:val="0"/>
      <w:marTop w:val="0"/>
      <w:marBottom w:val="0"/>
      <w:divBdr>
        <w:top w:val="none" w:sz="0" w:space="0" w:color="auto"/>
        <w:left w:val="none" w:sz="0" w:space="0" w:color="auto"/>
        <w:bottom w:val="none" w:sz="0" w:space="0" w:color="auto"/>
        <w:right w:val="none" w:sz="0" w:space="0" w:color="auto"/>
      </w:divBdr>
    </w:div>
    <w:div w:id="2134711852">
      <w:bodyDiv w:val="1"/>
      <w:marLeft w:val="0"/>
      <w:marRight w:val="0"/>
      <w:marTop w:val="0"/>
      <w:marBottom w:val="0"/>
      <w:divBdr>
        <w:top w:val="none" w:sz="0" w:space="0" w:color="auto"/>
        <w:left w:val="none" w:sz="0" w:space="0" w:color="auto"/>
        <w:bottom w:val="none" w:sz="0" w:space="0" w:color="auto"/>
        <w:right w:val="none" w:sz="0" w:space="0" w:color="auto"/>
      </w:divBdr>
      <w:divsChild>
        <w:div w:id="1289121703">
          <w:marLeft w:val="547"/>
          <w:marRight w:val="0"/>
          <w:marTop w:val="154"/>
          <w:marBottom w:val="0"/>
          <w:divBdr>
            <w:top w:val="none" w:sz="0" w:space="0" w:color="auto"/>
            <w:left w:val="none" w:sz="0" w:space="0" w:color="auto"/>
            <w:bottom w:val="none" w:sz="0" w:space="0" w:color="auto"/>
            <w:right w:val="none" w:sz="0" w:space="0" w:color="auto"/>
          </w:divBdr>
        </w:div>
        <w:div w:id="1306737624">
          <w:marLeft w:val="547"/>
          <w:marRight w:val="0"/>
          <w:marTop w:val="154"/>
          <w:marBottom w:val="0"/>
          <w:divBdr>
            <w:top w:val="none" w:sz="0" w:space="0" w:color="auto"/>
            <w:left w:val="none" w:sz="0" w:space="0" w:color="auto"/>
            <w:bottom w:val="none" w:sz="0" w:space="0" w:color="auto"/>
            <w:right w:val="none" w:sz="0" w:space="0" w:color="auto"/>
          </w:divBdr>
        </w:div>
      </w:divsChild>
    </w:div>
    <w:div w:id="2135246853">
      <w:bodyDiv w:val="1"/>
      <w:marLeft w:val="0"/>
      <w:marRight w:val="0"/>
      <w:marTop w:val="0"/>
      <w:marBottom w:val="0"/>
      <w:divBdr>
        <w:top w:val="none" w:sz="0" w:space="0" w:color="auto"/>
        <w:left w:val="none" w:sz="0" w:space="0" w:color="auto"/>
        <w:bottom w:val="none" w:sz="0" w:space="0" w:color="auto"/>
        <w:right w:val="none" w:sz="0" w:space="0" w:color="auto"/>
      </w:divBdr>
    </w:div>
    <w:div w:id="2135783401">
      <w:bodyDiv w:val="1"/>
      <w:marLeft w:val="0"/>
      <w:marRight w:val="0"/>
      <w:marTop w:val="0"/>
      <w:marBottom w:val="0"/>
      <w:divBdr>
        <w:top w:val="none" w:sz="0" w:space="0" w:color="auto"/>
        <w:left w:val="none" w:sz="0" w:space="0" w:color="auto"/>
        <w:bottom w:val="none" w:sz="0" w:space="0" w:color="auto"/>
        <w:right w:val="none" w:sz="0" w:space="0" w:color="auto"/>
      </w:divBdr>
      <w:divsChild>
        <w:div w:id="1525559056">
          <w:marLeft w:val="0"/>
          <w:marRight w:val="0"/>
          <w:marTop w:val="0"/>
          <w:marBottom w:val="0"/>
          <w:divBdr>
            <w:top w:val="none" w:sz="0" w:space="0" w:color="auto"/>
            <w:left w:val="none" w:sz="0" w:space="0" w:color="auto"/>
            <w:bottom w:val="none" w:sz="0" w:space="0" w:color="auto"/>
            <w:right w:val="none" w:sz="0" w:space="0" w:color="auto"/>
          </w:divBdr>
          <w:divsChild>
            <w:div w:id="1387870988">
              <w:marLeft w:val="0"/>
              <w:marRight w:val="0"/>
              <w:marTop w:val="0"/>
              <w:marBottom w:val="0"/>
              <w:divBdr>
                <w:top w:val="none" w:sz="0" w:space="0" w:color="auto"/>
                <w:left w:val="none" w:sz="0" w:space="0" w:color="auto"/>
                <w:bottom w:val="none" w:sz="0" w:space="0" w:color="auto"/>
                <w:right w:val="none" w:sz="0" w:space="0" w:color="auto"/>
              </w:divBdr>
            </w:div>
            <w:div w:id="1470366232">
              <w:marLeft w:val="0"/>
              <w:marRight w:val="0"/>
              <w:marTop w:val="0"/>
              <w:marBottom w:val="0"/>
              <w:divBdr>
                <w:top w:val="none" w:sz="0" w:space="0" w:color="auto"/>
                <w:left w:val="none" w:sz="0" w:space="0" w:color="auto"/>
                <w:bottom w:val="none" w:sz="0" w:space="0" w:color="auto"/>
                <w:right w:val="none" w:sz="0" w:space="0" w:color="auto"/>
              </w:divBdr>
            </w:div>
            <w:div w:id="14732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1307">
      <w:bodyDiv w:val="1"/>
      <w:marLeft w:val="0"/>
      <w:marRight w:val="0"/>
      <w:marTop w:val="0"/>
      <w:marBottom w:val="0"/>
      <w:divBdr>
        <w:top w:val="none" w:sz="0" w:space="0" w:color="auto"/>
        <w:left w:val="none" w:sz="0" w:space="0" w:color="auto"/>
        <w:bottom w:val="none" w:sz="0" w:space="0" w:color="auto"/>
        <w:right w:val="none" w:sz="0" w:space="0" w:color="auto"/>
      </w:divBdr>
      <w:divsChild>
        <w:div w:id="123735629">
          <w:marLeft w:val="547"/>
          <w:marRight w:val="0"/>
          <w:marTop w:val="115"/>
          <w:marBottom w:val="0"/>
          <w:divBdr>
            <w:top w:val="none" w:sz="0" w:space="0" w:color="auto"/>
            <w:left w:val="none" w:sz="0" w:space="0" w:color="auto"/>
            <w:bottom w:val="none" w:sz="0" w:space="0" w:color="auto"/>
            <w:right w:val="none" w:sz="0" w:space="0" w:color="auto"/>
          </w:divBdr>
        </w:div>
        <w:div w:id="1120339111">
          <w:marLeft w:val="1166"/>
          <w:marRight w:val="0"/>
          <w:marTop w:val="86"/>
          <w:marBottom w:val="0"/>
          <w:divBdr>
            <w:top w:val="none" w:sz="0" w:space="0" w:color="auto"/>
            <w:left w:val="none" w:sz="0" w:space="0" w:color="auto"/>
            <w:bottom w:val="none" w:sz="0" w:space="0" w:color="auto"/>
            <w:right w:val="none" w:sz="0" w:space="0" w:color="auto"/>
          </w:divBdr>
        </w:div>
        <w:div w:id="1369645496">
          <w:marLeft w:val="1166"/>
          <w:marRight w:val="0"/>
          <w:marTop w:val="86"/>
          <w:marBottom w:val="0"/>
          <w:divBdr>
            <w:top w:val="none" w:sz="0" w:space="0" w:color="auto"/>
            <w:left w:val="none" w:sz="0" w:space="0" w:color="auto"/>
            <w:bottom w:val="none" w:sz="0" w:space="0" w:color="auto"/>
            <w:right w:val="none" w:sz="0" w:space="0" w:color="auto"/>
          </w:divBdr>
        </w:div>
        <w:div w:id="1940212287">
          <w:marLeft w:val="1166"/>
          <w:marRight w:val="0"/>
          <w:marTop w:val="86"/>
          <w:marBottom w:val="0"/>
          <w:divBdr>
            <w:top w:val="none" w:sz="0" w:space="0" w:color="auto"/>
            <w:left w:val="none" w:sz="0" w:space="0" w:color="auto"/>
            <w:bottom w:val="none" w:sz="0" w:space="0" w:color="auto"/>
            <w:right w:val="none" w:sz="0" w:space="0" w:color="auto"/>
          </w:divBdr>
        </w:div>
        <w:div w:id="1945307271">
          <w:marLeft w:val="1800"/>
          <w:marRight w:val="0"/>
          <w:marTop w:val="77"/>
          <w:marBottom w:val="0"/>
          <w:divBdr>
            <w:top w:val="none" w:sz="0" w:space="0" w:color="auto"/>
            <w:left w:val="none" w:sz="0" w:space="0" w:color="auto"/>
            <w:bottom w:val="none" w:sz="0" w:space="0" w:color="auto"/>
            <w:right w:val="none" w:sz="0" w:space="0" w:color="auto"/>
          </w:divBdr>
        </w:div>
      </w:divsChild>
    </w:div>
    <w:div w:id="2136946366">
      <w:bodyDiv w:val="1"/>
      <w:marLeft w:val="0"/>
      <w:marRight w:val="0"/>
      <w:marTop w:val="0"/>
      <w:marBottom w:val="0"/>
      <w:divBdr>
        <w:top w:val="none" w:sz="0" w:space="0" w:color="auto"/>
        <w:left w:val="none" w:sz="0" w:space="0" w:color="auto"/>
        <w:bottom w:val="none" w:sz="0" w:space="0" w:color="auto"/>
        <w:right w:val="none" w:sz="0" w:space="0" w:color="auto"/>
      </w:divBdr>
    </w:div>
    <w:div w:id="2137333453">
      <w:bodyDiv w:val="1"/>
      <w:marLeft w:val="0"/>
      <w:marRight w:val="0"/>
      <w:marTop w:val="0"/>
      <w:marBottom w:val="0"/>
      <w:divBdr>
        <w:top w:val="none" w:sz="0" w:space="0" w:color="auto"/>
        <w:left w:val="none" w:sz="0" w:space="0" w:color="auto"/>
        <w:bottom w:val="none" w:sz="0" w:space="0" w:color="auto"/>
        <w:right w:val="none" w:sz="0" w:space="0" w:color="auto"/>
      </w:divBdr>
      <w:divsChild>
        <w:div w:id="1025979130">
          <w:marLeft w:val="1800"/>
          <w:marRight w:val="0"/>
          <w:marTop w:val="115"/>
          <w:marBottom w:val="0"/>
          <w:divBdr>
            <w:top w:val="none" w:sz="0" w:space="0" w:color="auto"/>
            <w:left w:val="none" w:sz="0" w:space="0" w:color="auto"/>
            <w:bottom w:val="none" w:sz="0" w:space="0" w:color="auto"/>
            <w:right w:val="none" w:sz="0" w:space="0" w:color="auto"/>
          </w:divBdr>
        </w:div>
        <w:div w:id="1040205355">
          <w:marLeft w:val="1166"/>
          <w:marRight w:val="0"/>
          <w:marTop w:val="134"/>
          <w:marBottom w:val="0"/>
          <w:divBdr>
            <w:top w:val="none" w:sz="0" w:space="0" w:color="auto"/>
            <w:left w:val="none" w:sz="0" w:space="0" w:color="auto"/>
            <w:bottom w:val="none" w:sz="0" w:space="0" w:color="auto"/>
            <w:right w:val="none" w:sz="0" w:space="0" w:color="auto"/>
          </w:divBdr>
        </w:div>
        <w:div w:id="1113987004">
          <w:marLeft w:val="547"/>
          <w:marRight w:val="0"/>
          <w:marTop w:val="154"/>
          <w:marBottom w:val="0"/>
          <w:divBdr>
            <w:top w:val="none" w:sz="0" w:space="0" w:color="auto"/>
            <w:left w:val="none" w:sz="0" w:space="0" w:color="auto"/>
            <w:bottom w:val="none" w:sz="0" w:space="0" w:color="auto"/>
            <w:right w:val="none" w:sz="0" w:space="0" w:color="auto"/>
          </w:divBdr>
        </w:div>
        <w:div w:id="1165558788">
          <w:marLeft w:val="1166"/>
          <w:marRight w:val="0"/>
          <w:marTop w:val="134"/>
          <w:marBottom w:val="0"/>
          <w:divBdr>
            <w:top w:val="none" w:sz="0" w:space="0" w:color="auto"/>
            <w:left w:val="none" w:sz="0" w:space="0" w:color="auto"/>
            <w:bottom w:val="none" w:sz="0" w:space="0" w:color="auto"/>
            <w:right w:val="none" w:sz="0" w:space="0" w:color="auto"/>
          </w:divBdr>
        </w:div>
      </w:divsChild>
    </w:div>
    <w:div w:id="2139564035">
      <w:bodyDiv w:val="1"/>
      <w:marLeft w:val="0"/>
      <w:marRight w:val="0"/>
      <w:marTop w:val="0"/>
      <w:marBottom w:val="0"/>
      <w:divBdr>
        <w:top w:val="none" w:sz="0" w:space="0" w:color="auto"/>
        <w:left w:val="none" w:sz="0" w:space="0" w:color="auto"/>
        <w:bottom w:val="none" w:sz="0" w:space="0" w:color="auto"/>
        <w:right w:val="none" w:sz="0" w:space="0" w:color="auto"/>
      </w:divBdr>
      <w:divsChild>
        <w:div w:id="494296216">
          <w:marLeft w:val="1800"/>
          <w:marRight w:val="0"/>
          <w:marTop w:val="96"/>
          <w:marBottom w:val="0"/>
          <w:divBdr>
            <w:top w:val="none" w:sz="0" w:space="0" w:color="auto"/>
            <w:left w:val="none" w:sz="0" w:space="0" w:color="auto"/>
            <w:bottom w:val="none" w:sz="0" w:space="0" w:color="auto"/>
            <w:right w:val="none" w:sz="0" w:space="0" w:color="auto"/>
          </w:divBdr>
        </w:div>
        <w:div w:id="1090660198">
          <w:marLeft w:val="2520"/>
          <w:marRight w:val="0"/>
          <w:marTop w:val="86"/>
          <w:marBottom w:val="0"/>
          <w:divBdr>
            <w:top w:val="none" w:sz="0" w:space="0" w:color="auto"/>
            <w:left w:val="none" w:sz="0" w:space="0" w:color="auto"/>
            <w:bottom w:val="none" w:sz="0" w:space="0" w:color="auto"/>
            <w:right w:val="none" w:sz="0" w:space="0" w:color="auto"/>
          </w:divBdr>
        </w:div>
        <w:div w:id="1200974049">
          <w:marLeft w:val="1166"/>
          <w:marRight w:val="0"/>
          <w:marTop w:val="115"/>
          <w:marBottom w:val="0"/>
          <w:divBdr>
            <w:top w:val="none" w:sz="0" w:space="0" w:color="auto"/>
            <w:left w:val="none" w:sz="0" w:space="0" w:color="auto"/>
            <w:bottom w:val="none" w:sz="0" w:space="0" w:color="auto"/>
            <w:right w:val="none" w:sz="0" w:space="0" w:color="auto"/>
          </w:divBdr>
        </w:div>
        <w:div w:id="1424570260">
          <w:marLeft w:val="1800"/>
          <w:marRight w:val="0"/>
          <w:marTop w:val="96"/>
          <w:marBottom w:val="0"/>
          <w:divBdr>
            <w:top w:val="none" w:sz="0" w:space="0" w:color="auto"/>
            <w:left w:val="none" w:sz="0" w:space="0" w:color="auto"/>
            <w:bottom w:val="none" w:sz="0" w:space="0" w:color="auto"/>
            <w:right w:val="none" w:sz="0" w:space="0" w:color="auto"/>
          </w:divBdr>
        </w:div>
        <w:div w:id="1446582889">
          <w:marLeft w:val="1800"/>
          <w:marRight w:val="0"/>
          <w:marTop w:val="96"/>
          <w:marBottom w:val="0"/>
          <w:divBdr>
            <w:top w:val="none" w:sz="0" w:space="0" w:color="auto"/>
            <w:left w:val="none" w:sz="0" w:space="0" w:color="auto"/>
            <w:bottom w:val="none" w:sz="0" w:space="0" w:color="auto"/>
            <w:right w:val="none" w:sz="0" w:space="0" w:color="auto"/>
          </w:divBdr>
        </w:div>
        <w:div w:id="1493329153">
          <w:marLeft w:val="2520"/>
          <w:marRight w:val="0"/>
          <w:marTop w:val="86"/>
          <w:marBottom w:val="0"/>
          <w:divBdr>
            <w:top w:val="none" w:sz="0" w:space="0" w:color="auto"/>
            <w:left w:val="none" w:sz="0" w:space="0" w:color="auto"/>
            <w:bottom w:val="none" w:sz="0" w:space="0" w:color="auto"/>
            <w:right w:val="none" w:sz="0" w:space="0" w:color="auto"/>
          </w:divBdr>
        </w:div>
        <w:div w:id="1544175486">
          <w:marLeft w:val="1800"/>
          <w:marRight w:val="0"/>
          <w:marTop w:val="96"/>
          <w:marBottom w:val="0"/>
          <w:divBdr>
            <w:top w:val="none" w:sz="0" w:space="0" w:color="auto"/>
            <w:left w:val="none" w:sz="0" w:space="0" w:color="auto"/>
            <w:bottom w:val="none" w:sz="0" w:space="0" w:color="auto"/>
            <w:right w:val="none" w:sz="0" w:space="0" w:color="auto"/>
          </w:divBdr>
        </w:div>
        <w:div w:id="1919097360">
          <w:marLeft w:val="2520"/>
          <w:marRight w:val="0"/>
          <w:marTop w:val="86"/>
          <w:marBottom w:val="0"/>
          <w:divBdr>
            <w:top w:val="none" w:sz="0" w:space="0" w:color="auto"/>
            <w:left w:val="none" w:sz="0" w:space="0" w:color="auto"/>
            <w:bottom w:val="none" w:sz="0" w:space="0" w:color="auto"/>
            <w:right w:val="none" w:sz="0" w:space="0" w:color="auto"/>
          </w:divBdr>
        </w:div>
      </w:divsChild>
    </w:div>
    <w:div w:id="2139687905">
      <w:bodyDiv w:val="1"/>
      <w:marLeft w:val="0"/>
      <w:marRight w:val="0"/>
      <w:marTop w:val="0"/>
      <w:marBottom w:val="0"/>
      <w:divBdr>
        <w:top w:val="none" w:sz="0" w:space="0" w:color="auto"/>
        <w:left w:val="none" w:sz="0" w:space="0" w:color="auto"/>
        <w:bottom w:val="none" w:sz="0" w:space="0" w:color="auto"/>
        <w:right w:val="none" w:sz="0" w:space="0" w:color="auto"/>
      </w:divBdr>
    </w:div>
    <w:div w:id="2140218980">
      <w:bodyDiv w:val="1"/>
      <w:marLeft w:val="0"/>
      <w:marRight w:val="0"/>
      <w:marTop w:val="0"/>
      <w:marBottom w:val="0"/>
      <w:divBdr>
        <w:top w:val="none" w:sz="0" w:space="0" w:color="auto"/>
        <w:left w:val="none" w:sz="0" w:space="0" w:color="auto"/>
        <w:bottom w:val="none" w:sz="0" w:space="0" w:color="auto"/>
        <w:right w:val="none" w:sz="0" w:space="0" w:color="auto"/>
      </w:divBdr>
      <w:divsChild>
        <w:div w:id="541328706">
          <w:marLeft w:val="547"/>
          <w:marRight w:val="0"/>
          <w:marTop w:val="115"/>
          <w:marBottom w:val="0"/>
          <w:divBdr>
            <w:top w:val="none" w:sz="0" w:space="0" w:color="auto"/>
            <w:left w:val="none" w:sz="0" w:space="0" w:color="auto"/>
            <w:bottom w:val="none" w:sz="0" w:space="0" w:color="auto"/>
            <w:right w:val="none" w:sz="0" w:space="0" w:color="auto"/>
          </w:divBdr>
        </w:div>
        <w:div w:id="1603104672">
          <w:marLeft w:val="1800"/>
          <w:marRight w:val="0"/>
          <w:marTop w:val="67"/>
          <w:marBottom w:val="0"/>
          <w:divBdr>
            <w:top w:val="none" w:sz="0" w:space="0" w:color="auto"/>
            <w:left w:val="none" w:sz="0" w:space="0" w:color="auto"/>
            <w:bottom w:val="none" w:sz="0" w:space="0" w:color="auto"/>
            <w:right w:val="none" w:sz="0" w:space="0" w:color="auto"/>
          </w:divBdr>
        </w:div>
        <w:div w:id="1727945246">
          <w:marLeft w:val="1166"/>
          <w:marRight w:val="0"/>
          <w:marTop w:val="96"/>
          <w:marBottom w:val="0"/>
          <w:divBdr>
            <w:top w:val="none" w:sz="0" w:space="0" w:color="auto"/>
            <w:left w:val="none" w:sz="0" w:space="0" w:color="auto"/>
            <w:bottom w:val="none" w:sz="0" w:space="0" w:color="auto"/>
            <w:right w:val="none" w:sz="0" w:space="0" w:color="auto"/>
          </w:divBdr>
        </w:div>
      </w:divsChild>
    </w:div>
    <w:div w:id="2142267048">
      <w:bodyDiv w:val="1"/>
      <w:marLeft w:val="0"/>
      <w:marRight w:val="0"/>
      <w:marTop w:val="0"/>
      <w:marBottom w:val="0"/>
      <w:divBdr>
        <w:top w:val="none" w:sz="0" w:space="0" w:color="auto"/>
        <w:left w:val="none" w:sz="0" w:space="0" w:color="auto"/>
        <w:bottom w:val="none" w:sz="0" w:space="0" w:color="auto"/>
        <w:right w:val="none" w:sz="0" w:space="0" w:color="auto"/>
      </w:divBdr>
      <w:divsChild>
        <w:div w:id="2146770582">
          <w:marLeft w:val="0"/>
          <w:marRight w:val="0"/>
          <w:marTop w:val="0"/>
          <w:marBottom w:val="0"/>
          <w:divBdr>
            <w:top w:val="none" w:sz="0" w:space="0" w:color="auto"/>
            <w:left w:val="none" w:sz="0" w:space="0" w:color="auto"/>
            <w:bottom w:val="none" w:sz="0" w:space="0" w:color="auto"/>
            <w:right w:val="none" w:sz="0" w:space="0" w:color="auto"/>
          </w:divBdr>
        </w:div>
      </w:divsChild>
    </w:div>
    <w:div w:id="2142378486">
      <w:bodyDiv w:val="1"/>
      <w:marLeft w:val="0"/>
      <w:marRight w:val="0"/>
      <w:marTop w:val="0"/>
      <w:marBottom w:val="0"/>
      <w:divBdr>
        <w:top w:val="none" w:sz="0" w:space="0" w:color="auto"/>
        <w:left w:val="none" w:sz="0" w:space="0" w:color="auto"/>
        <w:bottom w:val="none" w:sz="0" w:space="0" w:color="auto"/>
        <w:right w:val="none" w:sz="0" w:space="0" w:color="auto"/>
      </w:divBdr>
    </w:div>
    <w:div w:id="2142534127">
      <w:bodyDiv w:val="1"/>
      <w:marLeft w:val="0"/>
      <w:marRight w:val="0"/>
      <w:marTop w:val="0"/>
      <w:marBottom w:val="0"/>
      <w:divBdr>
        <w:top w:val="none" w:sz="0" w:space="0" w:color="auto"/>
        <w:left w:val="none" w:sz="0" w:space="0" w:color="auto"/>
        <w:bottom w:val="none" w:sz="0" w:space="0" w:color="auto"/>
        <w:right w:val="none" w:sz="0" w:space="0" w:color="auto"/>
      </w:divBdr>
    </w:div>
    <w:div w:id="2142572091">
      <w:bodyDiv w:val="1"/>
      <w:marLeft w:val="0"/>
      <w:marRight w:val="0"/>
      <w:marTop w:val="0"/>
      <w:marBottom w:val="0"/>
      <w:divBdr>
        <w:top w:val="none" w:sz="0" w:space="0" w:color="auto"/>
        <w:left w:val="none" w:sz="0" w:space="0" w:color="auto"/>
        <w:bottom w:val="none" w:sz="0" w:space="0" w:color="auto"/>
        <w:right w:val="none" w:sz="0" w:space="0" w:color="auto"/>
      </w:divBdr>
    </w:div>
    <w:div w:id="2142963000">
      <w:bodyDiv w:val="1"/>
      <w:marLeft w:val="0"/>
      <w:marRight w:val="0"/>
      <w:marTop w:val="0"/>
      <w:marBottom w:val="0"/>
      <w:divBdr>
        <w:top w:val="none" w:sz="0" w:space="0" w:color="auto"/>
        <w:left w:val="none" w:sz="0" w:space="0" w:color="auto"/>
        <w:bottom w:val="none" w:sz="0" w:space="0" w:color="auto"/>
        <w:right w:val="none" w:sz="0" w:space="0" w:color="auto"/>
      </w:divBdr>
    </w:div>
    <w:div w:id="2143379346">
      <w:bodyDiv w:val="1"/>
      <w:marLeft w:val="0"/>
      <w:marRight w:val="0"/>
      <w:marTop w:val="0"/>
      <w:marBottom w:val="0"/>
      <w:divBdr>
        <w:top w:val="none" w:sz="0" w:space="0" w:color="auto"/>
        <w:left w:val="none" w:sz="0" w:space="0" w:color="auto"/>
        <w:bottom w:val="none" w:sz="0" w:space="0" w:color="auto"/>
        <w:right w:val="none" w:sz="0" w:space="0" w:color="auto"/>
      </w:divBdr>
    </w:div>
    <w:div w:id="2144148754">
      <w:bodyDiv w:val="1"/>
      <w:marLeft w:val="0"/>
      <w:marRight w:val="0"/>
      <w:marTop w:val="0"/>
      <w:marBottom w:val="0"/>
      <w:divBdr>
        <w:top w:val="none" w:sz="0" w:space="0" w:color="auto"/>
        <w:left w:val="none" w:sz="0" w:space="0" w:color="auto"/>
        <w:bottom w:val="none" w:sz="0" w:space="0" w:color="auto"/>
        <w:right w:val="none" w:sz="0" w:space="0" w:color="auto"/>
      </w:divBdr>
    </w:div>
    <w:div w:id="2145462186">
      <w:bodyDiv w:val="1"/>
      <w:marLeft w:val="0"/>
      <w:marRight w:val="0"/>
      <w:marTop w:val="0"/>
      <w:marBottom w:val="0"/>
      <w:divBdr>
        <w:top w:val="none" w:sz="0" w:space="0" w:color="auto"/>
        <w:left w:val="none" w:sz="0" w:space="0" w:color="auto"/>
        <w:bottom w:val="none" w:sz="0" w:space="0" w:color="auto"/>
        <w:right w:val="none" w:sz="0" w:space="0" w:color="auto"/>
      </w:divBdr>
      <w:divsChild>
        <w:div w:id="1911304422">
          <w:marLeft w:val="0"/>
          <w:marRight w:val="0"/>
          <w:marTop w:val="0"/>
          <w:marBottom w:val="0"/>
          <w:divBdr>
            <w:top w:val="none" w:sz="0" w:space="0" w:color="auto"/>
            <w:left w:val="none" w:sz="0" w:space="0" w:color="auto"/>
            <w:bottom w:val="none" w:sz="0" w:space="0" w:color="auto"/>
            <w:right w:val="none" w:sz="0" w:space="0" w:color="auto"/>
          </w:divBdr>
          <w:divsChild>
            <w:div w:id="254557885">
              <w:marLeft w:val="0"/>
              <w:marRight w:val="0"/>
              <w:marTop w:val="0"/>
              <w:marBottom w:val="0"/>
              <w:divBdr>
                <w:top w:val="none" w:sz="0" w:space="0" w:color="auto"/>
                <w:left w:val="none" w:sz="0" w:space="0" w:color="auto"/>
                <w:bottom w:val="none" w:sz="0" w:space="0" w:color="auto"/>
                <w:right w:val="none" w:sz="0" w:space="0" w:color="auto"/>
              </w:divBdr>
            </w:div>
            <w:div w:id="1655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7261">
      <w:bodyDiv w:val="1"/>
      <w:marLeft w:val="0"/>
      <w:marRight w:val="0"/>
      <w:marTop w:val="0"/>
      <w:marBottom w:val="0"/>
      <w:divBdr>
        <w:top w:val="none" w:sz="0" w:space="0" w:color="auto"/>
        <w:left w:val="none" w:sz="0" w:space="0" w:color="auto"/>
        <w:bottom w:val="none" w:sz="0" w:space="0" w:color="auto"/>
        <w:right w:val="none" w:sz="0" w:space="0" w:color="auto"/>
      </w:divBdr>
    </w:div>
    <w:div w:id="2146653160">
      <w:bodyDiv w:val="1"/>
      <w:marLeft w:val="0"/>
      <w:marRight w:val="0"/>
      <w:marTop w:val="0"/>
      <w:marBottom w:val="0"/>
      <w:divBdr>
        <w:top w:val="none" w:sz="0" w:space="0" w:color="auto"/>
        <w:left w:val="none" w:sz="0" w:space="0" w:color="auto"/>
        <w:bottom w:val="none" w:sz="0" w:space="0" w:color="auto"/>
        <w:right w:val="none" w:sz="0" w:space="0" w:color="auto"/>
      </w:divBdr>
      <w:divsChild>
        <w:div w:id="1212495696">
          <w:marLeft w:val="1166"/>
          <w:marRight w:val="0"/>
          <w:marTop w:val="115"/>
          <w:marBottom w:val="0"/>
          <w:divBdr>
            <w:top w:val="none" w:sz="0" w:space="0" w:color="auto"/>
            <w:left w:val="none" w:sz="0" w:space="0" w:color="auto"/>
            <w:bottom w:val="none" w:sz="0" w:space="0" w:color="auto"/>
            <w:right w:val="none" w:sz="0" w:space="0" w:color="auto"/>
          </w:divBdr>
        </w:div>
        <w:div w:id="1952393774">
          <w:marLeft w:val="547"/>
          <w:marRight w:val="0"/>
          <w:marTop w:val="115"/>
          <w:marBottom w:val="0"/>
          <w:divBdr>
            <w:top w:val="none" w:sz="0" w:space="0" w:color="auto"/>
            <w:left w:val="none" w:sz="0" w:space="0" w:color="auto"/>
            <w:bottom w:val="none" w:sz="0" w:space="0" w:color="auto"/>
            <w:right w:val="none" w:sz="0" w:space="0" w:color="auto"/>
          </w:divBdr>
        </w:div>
      </w:divsChild>
    </w:div>
    <w:div w:id="214724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hyperlink" Target="file:///C:\Users\Merias\Documents\RAN1\TSGR1_92b-China\Docs\R1-1803642.zip" TargetMode="External"/><Relationship Id="rId1827" Type="http://schemas.openxmlformats.org/officeDocument/2006/relationships/hyperlink" Target="file:///C:\Users\Merias\Documents\RAN1\TSGR1_92b-China\Docs\R1-1805193.zip" TargetMode="External"/><Relationship Id="rId21" Type="http://schemas.openxmlformats.org/officeDocument/2006/relationships/hyperlink" Target="file:///C:\Users\Merias\Documents\RAN1\TSGR1_92b-China\Docs\R1-1803589.zip" TargetMode="External"/><Relationship Id="rId2089" Type="http://schemas.openxmlformats.org/officeDocument/2006/relationships/hyperlink" Target="file:///C:\Users\Merias\Documents\RAN1\TSGR1_92b-China\Docs\R1-1803925.zip" TargetMode="External"/><Relationship Id="rId170" Type="http://schemas.openxmlformats.org/officeDocument/2006/relationships/hyperlink" Target="file:///C:\Users\Merias\Documents\RAN1\TSGR1_92b-China\Docs\R1-1805394.zip" TargetMode="External"/><Relationship Id="rId2296" Type="http://schemas.openxmlformats.org/officeDocument/2006/relationships/hyperlink" Target="file:///C:\Users\Merias\Documents\RAN1\TSGR1_92b-China\Docs\R1-1803776.zip" TargetMode="External"/><Relationship Id="rId268" Type="http://schemas.openxmlformats.org/officeDocument/2006/relationships/hyperlink" Target="file:///C:\Users\Merias\Documents\RAN1\TSGR1_92b-China\Docs\R1-1805416.zip" TargetMode="External"/><Relationship Id="rId475" Type="http://schemas.openxmlformats.org/officeDocument/2006/relationships/hyperlink" Target="file:///C:\Users\Merias\Documents\RAN1\TSGR1_92b-China\Docs\R1-1804607.zip" TargetMode="External"/><Relationship Id="rId682" Type="http://schemas.openxmlformats.org/officeDocument/2006/relationships/hyperlink" Target="file:///C:\Users\Merias\Documents\RAN1\TSGR1_92b-China\Docs\R1-1805325.zip" TargetMode="External"/><Relationship Id="rId2156" Type="http://schemas.openxmlformats.org/officeDocument/2006/relationships/hyperlink" Target="../../Docs/R1-1804467.zip" TargetMode="External"/><Relationship Id="rId2363" Type="http://schemas.openxmlformats.org/officeDocument/2006/relationships/hyperlink" Target="file:///C:\Users\Merias\Documents\RAN1\TSGR1_92b-China\Docs\R1-1804752.zip" TargetMode="External"/><Relationship Id="rId2570" Type="http://schemas.openxmlformats.org/officeDocument/2006/relationships/hyperlink" Target="http://portal.3gpp.org/desktopmodules/WorkItem/WorkItemDetails.aspx?workitemId=750167" TargetMode="External"/><Relationship Id="rId128" Type="http://schemas.openxmlformats.org/officeDocument/2006/relationships/hyperlink" Target="file:///C:\Users\Merias\Documents\RAN1\TSGR1_92b-China\Docs\R1-1804195.zip" TargetMode="External"/><Relationship Id="rId335" Type="http://schemas.openxmlformats.org/officeDocument/2006/relationships/hyperlink" Target="file:///C:\Users\Merias\Documents\RAN1\TSGR1_92b-China\Docs\R1-1804631.zip" TargetMode="External"/><Relationship Id="rId542" Type="http://schemas.openxmlformats.org/officeDocument/2006/relationships/hyperlink" Target="file:///C:\Users\Merias\Documents\RAN1\TSGR1_92b-China\Docs\R1-1805293.zip" TargetMode="External"/><Relationship Id="rId987" Type="http://schemas.openxmlformats.org/officeDocument/2006/relationships/hyperlink" Target="file:///C:\Users\Merias\Documents\RAN1\TSGR1_92b-China\Docs\R1-1804969.zip" TargetMode="External"/><Relationship Id="rId1172" Type="http://schemas.openxmlformats.org/officeDocument/2006/relationships/hyperlink" Target="file:///C:\Users\Merias\Documents\RAN1\TSGR1_92b-China\Docs\R1-1804362.zip" TargetMode="External"/><Relationship Id="rId2016" Type="http://schemas.openxmlformats.org/officeDocument/2006/relationships/hyperlink" Target="file:///C:\Users\Merias\Documents\RAN1\TSGR1_92b-China\Docs\R1-1804010.zip" TargetMode="External"/><Relationship Id="rId2223" Type="http://schemas.openxmlformats.org/officeDocument/2006/relationships/hyperlink" Target="file:///C:\Users\Merias\Documents\RAN1\TSGR1_92b-China\Docs\R1-1805005.zip" TargetMode="External"/><Relationship Id="rId2430" Type="http://schemas.openxmlformats.org/officeDocument/2006/relationships/hyperlink" Target="file:///C:\Users\Merias\Documents\RAN1\TSGR1_92b-China\Docs\R1-1804476.zip" TargetMode="External"/><Relationship Id="rId2668" Type="http://schemas.openxmlformats.org/officeDocument/2006/relationships/hyperlink" Target="http://www.3gpp.org/ftp/TSG_RAN/WG1_RL1/TSGR1_92b/Docs/R1-1803585.zip" TargetMode="External"/><Relationship Id="rId402" Type="http://schemas.openxmlformats.org/officeDocument/2006/relationships/hyperlink" Target="file:///C:\Users\Merias\Documents\RAN1\TSGR1_92b-China\Docs\R1-1804627.zip" TargetMode="External"/><Relationship Id="rId847" Type="http://schemas.openxmlformats.org/officeDocument/2006/relationships/hyperlink" Target="file:///C:\Users\Merias\Documents\RAN1\TSGR1_92b-China\Docs\R1-1805220.zip" TargetMode="External"/><Relationship Id="rId1032" Type="http://schemas.openxmlformats.org/officeDocument/2006/relationships/hyperlink" Target="file:///C:\Users\Merias\Documents\RAN1\TSGR1_92b-China\Docs\R1-1803740.zip" TargetMode="External"/><Relationship Id="rId1477" Type="http://schemas.openxmlformats.org/officeDocument/2006/relationships/hyperlink" Target="file:///C:\Users\Merias\Documents\RAN1\TSGR1_92b-China\Docs\R1-1804723.zip" TargetMode="External"/><Relationship Id="rId1684" Type="http://schemas.openxmlformats.org/officeDocument/2006/relationships/hyperlink" Target="file:///C:\Users\Merias\Documents\RAN1\TSGR1_92b-China\Docs\R1-1805054.zip" TargetMode="External"/><Relationship Id="rId1891" Type="http://schemas.openxmlformats.org/officeDocument/2006/relationships/hyperlink" Target="file:///C:\Users\Merias\Documents\RAN1\TSGR1_92b-China\Docs\R1-1804562.zip" TargetMode="External"/><Relationship Id="rId2528" Type="http://schemas.openxmlformats.org/officeDocument/2006/relationships/hyperlink" Target="file:///C:\Users\Merias\Documents\RAN1\TSGR1_92b-China\Docs\R1-1804112.zip" TargetMode="External"/><Relationship Id="rId2735" Type="http://schemas.openxmlformats.org/officeDocument/2006/relationships/hyperlink" Target="http://portal.3gpp.org/desktopmodules/WorkItem/WorkItemDetails.aspx?workitemId=750162" TargetMode="External"/><Relationship Id="rId707" Type="http://schemas.openxmlformats.org/officeDocument/2006/relationships/image" Target="media/image13.wmf"/><Relationship Id="rId914" Type="http://schemas.openxmlformats.org/officeDocument/2006/relationships/hyperlink" Target="file:///C:\Users\Merias\Documents\RAN1\TSGR1_92b-China\Docs\R1-1805745.zip" TargetMode="External"/><Relationship Id="rId1337" Type="http://schemas.openxmlformats.org/officeDocument/2006/relationships/oleObject" Target="embeddings/oleObject168.bin"/><Relationship Id="rId1544" Type="http://schemas.openxmlformats.org/officeDocument/2006/relationships/hyperlink" Target="file:///C:\Users\Merias\Documents\RAN1\TSGR1_92b-China\Docs\R1-1805656.zip" TargetMode="External"/><Relationship Id="rId1751" Type="http://schemas.openxmlformats.org/officeDocument/2006/relationships/image" Target="media/image160.wmf"/><Relationship Id="rId1989" Type="http://schemas.openxmlformats.org/officeDocument/2006/relationships/hyperlink" Target="file:///C:\Users\Merias\Documents\RAN1\TSGR1_92b-China\Docs\R1-1803919.zip" TargetMode="External"/><Relationship Id="rId43" Type="http://schemas.openxmlformats.org/officeDocument/2006/relationships/hyperlink" Target="file:///C:\Users\Merias\Documents\RAN1\TSGR1_92b-China\Docs\R1-1803649.zip" TargetMode="External"/><Relationship Id="rId1404" Type="http://schemas.openxmlformats.org/officeDocument/2006/relationships/hyperlink" Target="file:///C:\Users\Merias\Documents\RAN1\TSGR1_92b-China\Docs\R1-1803748.zip" TargetMode="External"/><Relationship Id="rId1611" Type="http://schemas.openxmlformats.org/officeDocument/2006/relationships/hyperlink" Target="file:///C:\Users\Merias\Documents\RAN1\TSGR1_92b-China\Docs\R1-1805131.zip" TargetMode="External"/><Relationship Id="rId1849" Type="http://schemas.openxmlformats.org/officeDocument/2006/relationships/image" Target="media/image192.wmf"/><Relationship Id="rId192" Type="http://schemas.openxmlformats.org/officeDocument/2006/relationships/hyperlink" Target="file:///C:\Users\Merias\Documents\RAN1\TSGR1_92b-China\Docs\R1-1805147.zip" TargetMode="External"/><Relationship Id="rId1709" Type="http://schemas.openxmlformats.org/officeDocument/2006/relationships/hyperlink" Target="file:///C:\Users\Merias\Documents\RAN1\TSGR1_92b-China\Docs\R1-1804732.zip" TargetMode="External"/><Relationship Id="rId1916" Type="http://schemas.openxmlformats.org/officeDocument/2006/relationships/image" Target="media/image196.wmf"/><Relationship Id="rId497" Type="http://schemas.openxmlformats.org/officeDocument/2006/relationships/hyperlink" Target="file:///C:\Users\Merias\Documents\RAN1\TSGR1_92b-China\Docs\R1-1803805.zip" TargetMode="External"/><Relationship Id="rId2080" Type="http://schemas.openxmlformats.org/officeDocument/2006/relationships/hyperlink" Target="file:///C:\Users\Merias\Documents\RAN1\TSGR1_92b-China\Docs\R1-1805155.zip" TargetMode="External"/><Relationship Id="rId2178" Type="http://schemas.openxmlformats.org/officeDocument/2006/relationships/hyperlink" Target="file:///C:\Users\Merias\Documents\RAN1\TSGR1_92b-China\Docs\R1-1803850.zip" TargetMode="External"/><Relationship Id="rId2385" Type="http://schemas.openxmlformats.org/officeDocument/2006/relationships/hyperlink" Target="file:///C:\Users\Merias\Documents\RAN1\TSGR1_92b-China\Docs\R1-1804666.zip" TargetMode="External"/><Relationship Id="rId357" Type="http://schemas.openxmlformats.org/officeDocument/2006/relationships/hyperlink" Target="file:///C:\Users\Merias\Documents\RAN1\TSGR1_92b-China\Docs\R1-1804321.zip" TargetMode="External"/><Relationship Id="rId1194" Type="http://schemas.openxmlformats.org/officeDocument/2006/relationships/hyperlink" Target="file:///C:\Users\Merias\Documents\RAN1\TSGR1_92b-China\Docs\R1-1804948.zip" TargetMode="External"/><Relationship Id="rId2038" Type="http://schemas.openxmlformats.org/officeDocument/2006/relationships/hyperlink" Target="file:///C:\Users\Merias\Documents\RAN1\TSGR1_92b-China\Docs\R1-1803943.zip" TargetMode="External"/><Relationship Id="rId2592" Type="http://schemas.openxmlformats.org/officeDocument/2006/relationships/hyperlink" Target="http://portal.3gpp.org/desktopmodules/Release/ReleaseDetails.aspx?releaseId=190" TargetMode="External"/><Relationship Id="rId217" Type="http://schemas.openxmlformats.org/officeDocument/2006/relationships/hyperlink" Target="file:///C:\Users\Merias\Documents\RAN1\TSGR1_92b-China\Docs\R1-1804508.zip" TargetMode="External"/><Relationship Id="rId564" Type="http://schemas.openxmlformats.org/officeDocument/2006/relationships/hyperlink" Target="file:///C:\Users\Merias\Documents\RAN1\TSGR1_92b-China\Docs\R1-1803875.zip" TargetMode="External"/><Relationship Id="rId771" Type="http://schemas.openxmlformats.org/officeDocument/2006/relationships/hyperlink" Target="file:///C:\Users\Merias\Documents\RAN1\TSGR1_92b-China\Docs\R1-1803586.zip" TargetMode="External"/><Relationship Id="rId869" Type="http://schemas.openxmlformats.org/officeDocument/2006/relationships/hyperlink" Target="file:///C:\Users\Merias\Documents\RAN1\TSGR1_92b-China\Docs\R1-1804954.zip" TargetMode="External"/><Relationship Id="rId1499" Type="http://schemas.openxmlformats.org/officeDocument/2006/relationships/hyperlink" Target="file:///C:\Users\Merias\Documents\RAN1\TSGR1_92b-China\Docs\R1-1804990.zip" TargetMode="External"/><Relationship Id="rId2245" Type="http://schemas.openxmlformats.org/officeDocument/2006/relationships/hyperlink" Target="file:///C:\Users\Merias\Documents\RAN1\TSGR1_92b-China\Docs\R1-1804862.zip" TargetMode="External"/><Relationship Id="rId2452" Type="http://schemas.openxmlformats.org/officeDocument/2006/relationships/hyperlink" Target="file:///C:\Users\Merias\Documents\RAN1\TSGR1_92b-China\Docs\R1-1804172.zip" TargetMode="External"/><Relationship Id="rId424" Type="http://schemas.openxmlformats.org/officeDocument/2006/relationships/hyperlink" Target="file:///C:\Users\Merias\Documents\RAN1\TSGR1_92b-China\Docs\R1-1804325.zip" TargetMode="External"/><Relationship Id="rId631" Type="http://schemas.openxmlformats.org/officeDocument/2006/relationships/hyperlink" Target="file:///C:\Users\Merias\Documents\RAN1\TSGR1_92b-China\Docs\R1-1804531.zip" TargetMode="External"/><Relationship Id="rId729" Type="http://schemas.openxmlformats.org/officeDocument/2006/relationships/hyperlink" Target="file:///C:\Users\Merias\Documents\RAN1\TSGR1_92b-China\Docs\R1-1805134.zip" TargetMode="External"/><Relationship Id="rId1054" Type="http://schemas.openxmlformats.org/officeDocument/2006/relationships/image" Target="media/image77.wmf"/><Relationship Id="rId1261" Type="http://schemas.openxmlformats.org/officeDocument/2006/relationships/oleObject" Target="embeddings/oleObject95.bin"/><Relationship Id="rId1359" Type="http://schemas.openxmlformats.org/officeDocument/2006/relationships/image" Target="media/image114.wmf"/><Relationship Id="rId2105" Type="http://schemas.openxmlformats.org/officeDocument/2006/relationships/hyperlink" Target="file:///C:\Users\Merias\Documents\RAN1\TSGR1_92b-China\Docs\R1-1804291.zip" TargetMode="External"/><Relationship Id="rId2312" Type="http://schemas.openxmlformats.org/officeDocument/2006/relationships/hyperlink" Target="file:///C:\Users\Merias\Documents\RAN1\TSGR1_92b-China\Docs\R1-1803777.zip" TargetMode="External"/><Relationship Id="rId2757" Type="http://schemas.openxmlformats.org/officeDocument/2006/relationships/image" Target="cid:image001.png@01D3E3E6.8A8631F0" TargetMode="External"/><Relationship Id="rId936" Type="http://schemas.openxmlformats.org/officeDocument/2006/relationships/oleObject" Target="embeddings/oleObject10.bin"/><Relationship Id="rId1121" Type="http://schemas.openxmlformats.org/officeDocument/2006/relationships/image" Target="media/image84.wmf"/><Relationship Id="rId1219" Type="http://schemas.openxmlformats.org/officeDocument/2006/relationships/image" Target="media/image94.wmf"/><Relationship Id="rId1566" Type="http://schemas.openxmlformats.org/officeDocument/2006/relationships/hyperlink" Target="file:///C:\Users\Merias\Documents\RAN1\TSGR1_92b-China\Docs\R1-1803793.zip" TargetMode="External"/><Relationship Id="rId1773" Type="http://schemas.openxmlformats.org/officeDocument/2006/relationships/hyperlink" Target="file:///C:\Users\Merias\Documents\RAN1\TSGR1_92b-China\Docs\R1-1804734.zip" TargetMode="External"/><Relationship Id="rId1980" Type="http://schemas.openxmlformats.org/officeDocument/2006/relationships/hyperlink" Target="file:///C:\Users\Merias\Documents\RAN1\TSGR1_92b-China\Docs\R1-1803374.zip" TargetMode="External"/><Relationship Id="rId2617" Type="http://schemas.openxmlformats.org/officeDocument/2006/relationships/hyperlink" Target="http://www.3gpp.org/ftp/TSG_RAN/WG1_RL1/TSGR1_92b/Docs/R1-1805627.zip" TargetMode="External"/><Relationship Id="rId65" Type="http://schemas.openxmlformats.org/officeDocument/2006/relationships/hyperlink" Target="file:///C:\Users\Merias\Documents\RAN1\TSGR1_92b-China\Docs\R1-1803592.zip" TargetMode="External"/><Relationship Id="rId1426" Type="http://schemas.openxmlformats.org/officeDocument/2006/relationships/oleObject" Target="embeddings/oleObject201.bin"/><Relationship Id="rId1633" Type="http://schemas.openxmlformats.org/officeDocument/2006/relationships/hyperlink" Target="file:///C:\Users\Merias\Documents\RAN1\TSGR1_92b-China\Docs\R1-1804493.zip" TargetMode="External"/><Relationship Id="rId1840" Type="http://schemas.openxmlformats.org/officeDocument/2006/relationships/oleObject" Target="embeddings/oleObject234.bin"/><Relationship Id="rId1700" Type="http://schemas.openxmlformats.org/officeDocument/2006/relationships/hyperlink" Target="file:///C:\Users\Merias\Documents\RAN1\TSGR1_92b-China\Docs\R1-1803757.zip" TargetMode="External"/><Relationship Id="rId1938" Type="http://schemas.openxmlformats.org/officeDocument/2006/relationships/hyperlink" Target="file:///C:\Users\Merias\Documents\RAN1\TSGR1_92b-China\Docs\R1-1804503.zip" TargetMode="External"/><Relationship Id="rId281" Type="http://schemas.openxmlformats.org/officeDocument/2006/relationships/hyperlink" Target="file:///C:\Users\Merias\Documents\RAN1\TSGR1_92b-China\Docs\R1-1805340.zip" TargetMode="External"/><Relationship Id="rId141" Type="http://schemas.openxmlformats.org/officeDocument/2006/relationships/hyperlink" Target="file:///C:\Users\Merias\Documents\RAN1\TSGR1_92b-China\Docs\R1-1805294.zip" TargetMode="External"/><Relationship Id="rId379" Type="http://schemas.openxmlformats.org/officeDocument/2006/relationships/hyperlink" Target="file:///C:\Users\Merias\Documents\RAN1\TSGR1_92b-China\Docs\R1-1804514.zip" TargetMode="External"/><Relationship Id="rId586" Type="http://schemas.openxmlformats.org/officeDocument/2006/relationships/hyperlink" Target="file:///C:\Users\Merias\Documents\RAN1\TSGR1_92b-China\Docs\R1-1804268.zip" TargetMode="External"/><Relationship Id="rId793" Type="http://schemas.openxmlformats.org/officeDocument/2006/relationships/hyperlink" Target="file:///C:\Users\Merias\Documents\RAN1\TSGR1_92b-China\Docs\R1-1804705.zip" TargetMode="External"/><Relationship Id="rId2267" Type="http://schemas.openxmlformats.org/officeDocument/2006/relationships/hyperlink" Target="file:///C:\Users\Merias\Documents\RAN1\TSGR1_92b-China\Docs\R1-1804827.zip" TargetMode="External"/><Relationship Id="rId2474" Type="http://schemas.openxmlformats.org/officeDocument/2006/relationships/hyperlink" Target="file:///C:\Users\Merias\Documents\RAN1\TSGR1_92b-China\Inbox\Docs\R1-1805276.zip" TargetMode="External"/><Relationship Id="rId2681" Type="http://schemas.openxmlformats.org/officeDocument/2006/relationships/hyperlink" Target="http://portal.3gpp.org/desktopmodules/Release/ReleaseDetails.aspx?releaseId=190" TargetMode="External"/><Relationship Id="rId7" Type="http://schemas.openxmlformats.org/officeDocument/2006/relationships/webSettings" Target="webSettings.xml"/><Relationship Id="rId239" Type="http://schemas.openxmlformats.org/officeDocument/2006/relationships/hyperlink" Target="file:///C:\Users\Merias\Documents\RAN1\TSGR1_92b-China\Docs\R1-1805128.zip" TargetMode="External"/><Relationship Id="rId446" Type="http://schemas.openxmlformats.org/officeDocument/2006/relationships/hyperlink" Target="file:///C:\Users\Merias\Documents\RAN1\TSGR1_92b-China\Docs\R1-1804123.zip" TargetMode="External"/><Relationship Id="rId653" Type="http://schemas.openxmlformats.org/officeDocument/2006/relationships/hyperlink" Target="file:///C:\Users\Merias\Documents\RAN1\TSGR1_92b-China\Docs\R1-1805167.zip" TargetMode="External"/><Relationship Id="rId1076" Type="http://schemas.openxmlformats.org/officeDocument/2006/relationships/hyperlink" Target="file:///C:\Users\Merias\Documents\RAN1\TSGR1_92b-China\Docs\R1-1804844.zip" TargetMode="External"/><Relationship Id="rId1283" Type="http://schemas.openxmlformats.org/officeDocument/2006/relationships/oleObject" Target="embeddings/oleObject115.bin"/><Relationship Id="rId1490" Type="http://schemas.openxmlformats.org/officeDocument/2006/relationships/hyperlink" Target="file:///C:\Users\Merias\Documents\RAN1\TSGR1_92b-China\Docs\R1-1804796.zip" TargetMode="External"/><Relationship Id="rId2127" Type="http://schemas.openxmlformats.org/officeDocument/2006/relationships/image" Target="media/image204.wmf"/><Relationship Id="rId2334" Type="http://schemas.openxmlformats.org/officeDocument/2006/relationships/hyperlink" Target="file:///C:\Users\Merias\Documents\RAN1\TSGR1_92b-China\Docs\R1-1803949.zip" TargetMode="External"/><Relationship Id="rId306" Type="http://schemas.openxmlformats.org/officeDocument/2006/relationships/hyperlink" Target="file:///C:\Users\Merias\Documents\RAN1\TSGR1_92b-China\Docs\R1-1805397.zip" TargetMode="External"/><Relationship Id="rId860" Type="http://schemas.openxmlformats.org/officeDocument/2006/relationships/hyperlink" Target="file:///C:\Users\Merias\Documents\RAN1\TSGR1_92b-China\Docs\R1-1804032.zip" TargetMode="External"/><Relationship Id="rId958" Type="http://schemas.openxmlformats.org/officeDocument/2006/relationships/oleObject" Target="embeddings/oleObject17.bin"/><Relationship Id="rId1143" Type="http://schemas.openxmlformats.org/officeDocument/2006/relationships/hyperlink" Target="file:///C:\Users\Merias\Documents\RAN1\TSGR1_92b-China\Docs\R1-1804846.zip" TargetMode="External"/><Relationship Id="rId1588" Type="http://schemas.openxmlformats.org/officeDocument/2006/relationships/hyperlink" Target="file:///C:\Users\Merias\Documents\RAN1\TSGR1_92b-China\Docs\R1-1804426.zip" TargetMode="External"/><Relationship Id="rId1795" Type="http://schemas.openxmlformats.org/officeDocument/2006/relationships/oleObject" Target="embeddings/oleObject228.bin"/><Relationship Id="rId2541" Type="http://schemas.openxmlformats.org/officeDocument/2006/relationships/hyperlink" Target="http://portal.3gpp.org/desktopmodules/WorkItem/WorkItemDetails.aspx?workitemId=710182" TargetMode="External"/><Relationship Id="rId2639" Type="http://schemas.openxmlformats.org/officeDocument/2006/relationships/hyperlink" Target="http://portal.3gpp.org/desktopmodules/Release/ReleaseDetails.aspx?releaseId=190" TargetMode="External"/><Relationship Id="rId87" Type="http://schemas.openxmlformats.org/officeDocument/2006/relationships/hyperlink" Target="file:///C:\Users\Merias\Documents\RAN1\TSGR1_92b-China\Docs\R1-1805281.zip" TargetMode="External"/><Relationship Id="rId513" Type="http://schemas.openxmlformats.org/officeDocument/2006/relationships/hyperlink" Target="file:///C:\Users\Merias\Documents\RAN1\TSGR1_92b-China\Docs\R1-1804154.zip" TargetMode="External"/><Relationship Id="rId720" Type="http://schemas.openxmlformats.org/officeDocument/2006/relationships/hyperlink" Target="file:///C:\Users\Merias\Documents\RAN1\TSGR1_92b-China\Docs\R1-1803806.zip" TargetMode="External"/><Relationship Id="rId818" Type="http://schemas.openxmlformats.org/officeDocument/2006/relationships/image" Target="media/image48.wmf"/><Relationship Id="rId1350" Type="http://schemas.openxmlformats.org/officeDocument/2006/relationships/oleObject" Target="embeddings/oleObject181.bin"/><Relationship Id="rId1448" Type="http://schemas.openxmlformats.org/officeDocument/2006/relationships/hyperlink" Target="file:///C:\Users\Merias\Documents\RAN1\TSGR1_92b-China\Docs\R1-1805695.zip" TargetMode="External"/><Relationship Id="rId1655" Type="http://schemas.openxmlformats.org/officeDocument/2006/relationships/hyperlink" Target="file:///C:\Users\Merias\Documents\RAN1\TSGR1_92b-China\Docs\R1-1804067.zip" TargetMode="External"/><Relationship Id="rId2401" Type="http://schemas.openxmlformats.org/officeDocument/2006/relationships/hyperlink" Target="file:///C:\Users\Merias\Documents\RAN1\TSGR1_92b-China\Docs\R1-1803977.zip" TargetMode="External"/><Relationship Id="rId2706" Type="http://schemas.openxmlformats.org/officeDocument/2006/relationships/hyperlink" Target="http://portal.3gpp.org/desktopmodules/WorkItem/WorkItemDetails.aspx?workitemId=750048" TargetMode="External"/><Relationship Id="rId1003" Type="http://schemas.openxmlformats.org/officeDocument/2006/relationships/oleObject" Target="embeddings/oleObject30.bin"/><Relationship Id="rId1210" Type="http://schemas.openxmlformats.org/officeDocument/2006/relationships/hyperlink" Target="file:///C:\Users\Merias\Documents\RAN1\TSGR1_92b-China\Docs\R1-1804791.zip" TargetMode="External"/><Relationship Id="rId1308" Type="http://schemas.openxmlformats.org/officeDocument/2006/relationships/oleObject" Target="embeddings/oleObject139.bin"/><Relationship Id="rId1862" Type="http://schemas.openxmlformats.org/officeDocument/2006/relationships/hyperlink" Target="../Docs/R1-1805755.zip" TargetMode="External"/><Relationship Id="rId1515" Type="http://schemas.openxmlformats.org/officeDocument/2006/relationships/hyperlink" Target="file:///C:\Users\Merias\Documents\RAN1\TSGR1_92b-China\Docs\R1-1804550.zip" TargetMode="External"/><Relationship Id="rId1722" Type="http://schemas.openxmlformats.org/officeDocument/2006/relationships/hyperlink" Target="file:///C:\Users\Merias\Documents\RAN1\TSGR1_92b-China\Docs\R1-1803837.zip" TargetMode="External"/><Relationship Id="rId14" Type="http://schemas.openxmlformats.org/officeDocument/2006/relationships/hyperlink" Target="file:///C:\Users\Merias\Documents\RAN1\TSGR1_92b-China\Docs\R1-1803570.zip" TargetMode="External"/><Relationship Id="rId2191" Type="http://schemas.openxmlformats.org/officeDocument/2006/relationships/hyperlink" Target="file:///C:\Users\Merias\Documents\RAN1\TSGR1_92b-China\Docs\R1-1803664.zip" TargetMode="External"/><Relationship Id="rId163" Type="http://schemas.openxmlformats.org/officeDocument/2006/relationships/hyperlink" Target="file:///C:\Users\Merias\Documents\RAN1\TSGR1_92b-China\Docs\R1-1803903.zip" TargetMode="External"/><Relationship Id="rId370" Type="http://schemas.openxmlformats.org/officeDocument/2006/relationships/hyperlink" Target="file:///C:\Users\Merias\Documents\RAN1\TSGR1_92b-China\Docs\R1-1803727.zip" TargetMode="External"/><Relationship Id="rId2051" Type="http://schemas.openxmlformats.org/officeDocument/2006/relationships/hyperlink" Target="file:///C:\Users\Merias\Documents\RAN1\TSGR1_92b-China\Docs\R1-1804106.zip" TargetMode="External"/><Relationship Id="rId2289" Type="http://schemas.openxmlformats.org/officeDocument/2006/relationships/image" Target="media/image217.wmf"/><Relationship Id="rId2496" Type="http://schemas.openxmlformats.org/officeDocument/2006/relationships/hyperlink" Target="../Docs/R1-1804025.zip" TargetMode="External"/><Relationship Id="rId230" Type="http://schemas.openxmlformats.org/officeDocument/2006/relationships/hyperlink" Target="file:///C:\Users\Merias\Documents\RAN1\TSGR1_92b-China\Docs\R1-1805363.zip" TargetMode="External"/><Relationship Id="rId468" Type="http://schemas.openxmlformats.org/officeDocument/2006/relationships/hyperlink" Target="file:///C:\Users\Merias\Documents\RAN1\TSGR1_92b-China\Docs\R1-1805027.zip" TargetMode="External"/><Relationship Id="rId675" Type="http://schemas.openxmlformats.org/officeDocument/2006/relationships/hyperlink" Target="file:///C:\Users\Merias\Documents\RAN1\TSGR1_92b-China\Docs\R1-1805357.zip" TargetMode="External"/><Relationship Id="rId882" Type="http://schemas.openxmlformats.org/officeDocument/2006/relationships/hyperlink" Target="file:///C:\Users\Merias\Documents\RAN1\TSGR1_92b-China\Docs\R1-1803630.zip" TargetMode="External"/><Relationship Id="rId1098" Type="http://schemas.openxmlformats.org/officeDocument/2006/relationships/hyperlink" Target="file:///C:\Users\Merias\Documents\RAN1\TSGR1_92b-China\Docs\R1-1804593.zip" TargetMode="External"/><Relationship Id="rId2149" Type="http://schemas.openxmlformats.org/officeDocument/2006/relationships/hyperlink" Target="../../Docs/R1-1803674.zip" TargetMode="External"/><Relationship Id="rId2356" Type="http://schemas.openxmlformats.org/officeDocument/2006/relationships/hyperlink" Target="file:///C:\Users\Merias\Documents\RAN1\TSGR1_92b-China\Docs\R1-1804218.zip" TargetMode="External"/><Relationship Id="rId2563" Type="http://schemas.openxmlformats.org/officeDocument/2006/relationships/hyperlink" Target="http://portal.3gpp.org/desktopmodules/Release/ReleaseDetails.aspx?releaseId=190" TargetMode="External"/><Relationship Id="rId328" Type="http://schemas.openxmlformats.org/officeDocument/2006/relationships/hyperlink" Target="file:///C:\Users\Merias\Documents\RAN1\TSGR1_92b-China\Docs\R1-1804257.zip" TargetMode="External"/><Relationship Id="rId535" Type="http://schemas.openxmlformats.org/officeDocument/2006/relationships/hyperlink" Target="file:///C:\Users\Merias\Documents\RAN1\TSGR1_92b-China\Docs\R1-1804178.zip" TargetMode="External"/><Relationship Id="rId742" Type="http://schemas.openxmlformats.org/officeDocument/2006/relationships/image" Target="media/image31.wmf"/><Relationship Id="rId1165" Type="http://schemas.openxmlformats.org/officeDocument/2006/relationships/hyperlink" Target="file:///C:\Users\Merias\Documents\RAN1\TSGR1_92b-China\Docs\R1-1803910.zip" TargetMode="External"/><Relationship Id="rId1372" Type="http://schemas.openxmlformats.org/officeDocument/2006/relationships/hyperlink" Target="file:///C:\Users\Merias\Documents\RAN1\TSGR1_92b-China\Docs\R1-1803970.zip" TargetMode="External"/><Relationship Id="rId2009" Type="http://schemas.openxmlformats.org/officeDocument/2006/relationships/hyperlink" Target="file:///C:\Users\Merias\Documents\RAN1\TSGR1_92b-China\Docs\R1-1804616.zip" TargetMode="External"/><Relationship Id="rId2216" Type="http://schemas.openxmlformats.org/officeDocument/2006/relationships/hyperlink" Target="file:///C:\Users\Merias\Documents\RAN1\TSGR1_92b-China\Docs\R1-1804229.zip" TargetMode="External"/><Relationship Id="rId2423" Type="http://schemas.openxmlformats.org/officeDocument/2006/relationships/hyperlink" Target="file:///C:\Users\Merias\Documents\RAN1\TSGR1_92b-China\Docs\R1-1805016.zip" TargetMode="External"/><Relationship Id="rId2630" Type="http://schemas.openxmlformats.org/officeDocument/2006/relationships/hyperlink" Target="http://www.3gpp.org/ftp/TSG_RAN/WG1_RL1/TSGR1_92b/Docs/R1-1805791.zip" TargetMode="External"/><Relationship Id="rId602" Type="http://schemas.openxmlformats.org/officeDocument/2006/relationships/hyperlink" Target="file:///C:\Users\Merias\Documents\RAN1\TSGR1_92b-China\Docs\R1-1804165.zip" TargetMode="External"/><Relationship Id="rId1025" Type="http://schemas.openxmlformats.org/officeDocument/2006/relationships/oleObject" Target="embeddings/oleObject48.bin"/><Relationship Id="rId1232" Type="http://schemas.openxmlformats.org/officeDocument/2006/relationships/image" Target="media/image100.wmf"/><Relationship Id="rId1677" Type="http://schemas.openxmlformats.org/officeDocument/2006/relationships/hyperlink" Target="file:///C:\Users\Merias\Documents\RAN1\TSGR1_92b-China\Docs\R1-1804376.zip" TargetMode="External"/><Relationship Id="rId1884" Type="http://schemas.openxmlformats.org/officeDocument/2006/relationships/hyperlink" Target="file:///C:\Users\Merias\Documents\RAN1\TSGR1_92b-China\Docs\R1-1803841.zip" TargetMode="External"/><Relationship Id="rId2728" Type="http://schemas.openxmlformats.org/officeDocument/2006/relationships/hyperlink" Target="http://portal.3gpp.org/desktopmodules/Release/ReleaseDetails.aspx?releaseId=190" TargetMode="External"/><Relationship Id="rId907" Type="http://schemas.openxmlformats.org/officeDocument/2006/relationships/hyperlink" Target="file:///C:\Users\Merias\Documents\RAN1\TSGR1_92b-China\Docs\R1-1804653.zip" TargetMode="External"/><Relationship Id="rId1537" Type="http://schemas.openxmlformats.org/officeDocument/2006/relationships/hyperlink" Target="file:///C:\Users\Merias\Documents\RAN1\TSGR1_92b-China\Docs\R1-1804951.zip" TargetMode="External"/><Relationship Id="rId1744" Type="http://schemas.openxmlformats.org/officeDocument/2006/relationships/hyperlink" Target="file:///C:\Users\Merias\Documents\RAN1\TSGR1_92b-China\Docs\R1-1804430.zip" TargetMode="External"/><Relationship Id="rId1951" Type="http://schemas.openxmlformats.org/officeDocument/2006/relationships/hyperlink" Target="file:///C:\Users\Merias\Documents\RAN1\TSGR1_92b-China\Docs\R1-1803917.zip" TargetMode="External"/><Relationship Id="rId36" Type="http://schemas.openxmlformats.org/officeDocument/2006/relationships/hyperlink" Target="file:///C:\Users\Merias\Documents\RAN1\TSGR1_92b-China\Docs\R1-1805099.zip" TargetMode="External"/><Relationship Id="rId1604" Type="http://schemas.openxmlformats.org/officeDocument/2006/relationships/hyperlink" Target="file:///C:\Users\Merias\Documents\RAN1\TSGR1_92b-China\Docs\R1-1804373.zip" TargetMode="External"/><Relationship Id="rId185" Type="http://schemas.openxmlformats.org/officeDocument/2006/relationships/hyperlink" Target="file:///C:\Users\Merias\Documents\RAN1\TSGR1_92b-China\Docs\R1-1805415.zip" TargetMode="External"/><Relationship Id="rId1811" Type="http://schemas.openxmlformats.org/officeDocument/2006/relationships/hyperlink" Target="file:///C:\Users\Merias\Documents\RAN1\TSGR1_92b-China\Docs\R1-1803662.zip" TargetMode="External"/><Relationship Id="rId1909" Type="http://schemas.openxmlformats.org/officeDocument/2006/relationships/hyperlink" Target="file:///C:\Users\Merias\Documents\RAN1\TSGR1_92b-China\Docs\R1-1805201.zip" TargetMode="External"/><Relationship Id="rId392" Type="http://schemas.openxmlformats.org/officeDocument/2006/relationships/hyperlink" Target="file:///C:\Users\Merias\Documents\RAN1\TSGR1_92b-China\Docs\R1-1804021.zip" TargetMode="External"/><Relationship Id="rId697" Type="http://schemas.openxmlformats.org/officeDocument/2006/relationships/hyperlink" Target="file:///C:\Users\Merias\Documents\RAN1\TSGR1_92b-China\Docs\R1-1804684.zip" TargetMode="External"/><Relationship Id="rId2073" Type="http://schemas.openxmlformats.org/officeDocument/2006/relationships/hyperlink" Target="file:///C:\Users\Merias\Documents\RAN1\TSGR1_92b-China\Docs\R1-1804854.zip" TargetMode="External"/><Relationship Id="rId2280" Type="http://schemas.openxmlformats.org/officeDocument/2006/relationships/hyperlink" Target="file:///C:\Users\Merias\Documents\RAN1\TSGR1_92b-China\Docs\R1-1805257.zip" TargetMode="External"/><Relationship Id="rId2378" Type="http://schemas.openxmlformats.org/officeDocument/2006/relationships/hyperlink" Target="file:///C:\Users\Merias\Documents\RAN1\TSGR1_92b-China\Docs\R1-1804230.zip" TargetMode="External"/><Relationship Id="rId252" Type="http://schemas.openxmlformats.org/officeDocument/2006/relationships/hyperlink" Target="file:///C:\Users\Merias\Documents\RAN1\TSGR1_92b-China\Docs\R1-1804418.zip" TargetMode="External"/><Relationship Id="rId1187" Type="http://schemas.openxmlformats.org/officeDocument/2006/relationships/hyperlink" Target="file:///C:\Users\Merias\Documents\RAN1\TSGR1_92b-China\Docs\R1-1805704.zip" TargetMode="External"/><Relationship Id="rId2140" Type="http://schemas.openxmlformats.org/officeDocument/2006/relationships/hyperlink" Target="../../Docs/R1-1804470.zip" TargetMode="External"/><Relationship Id="rId2585" Type="http://schemas.openxmlformats.org/officeDocument/2006/relationships/hyperlink" Target="http://portal.3gpp.org/desktopmodules/WorkItem/WorkItemDetails.aspx?workitemId=750167" TargetMode="External"/><Relationship Id="rId112" Type="http://schemas.openxmlformats.org/officeDocument/2006/relationships/hyperlink" Target="file:///C:\Users\Merias\Documents\RAN1\TSGR1_92b-China\Docs\R1-1804146.zip" TargetMode="External"/><Relationship Id="rId557" Type="http://schemas.openxmlformats.org/officeDocument/2006/relationships/hyperlink" Target="file:///C:\Users\Merias\Documents\RAN1\TSGR1_92b-China\Docs\R1-1803878.zip" TargetMode="External"/><Relationship Id="rId764" Type="http://schemas.openxmlformats.org/officeDocument/2006/relationships/hyperlink" Target="file:///C:\Users\Merias\Documents\RAN1\TSGR1_92b-China\Docs\R1-1804775.zip" TargetMode="External"/><Relationship Id="rId971" Type="http://schemas.openxmlformats.org/officeDocument/2006/relationships/hyperlink" Target="file:///C:\Users\Merias\Documents\RAN1\TSGR1_92b-China\Docs\R1-1805101.zip" TargetMode="External"/><Relationship Id="rId1394" Type="http://schemas.openxmlformats.org/officeDocument/2006/relationships/image" Target="media/image121.wmf"/><Relationship Id="rId1699" Type="http://schemas.openxmlformats.org/officeDocument/2006/relationships/hyperlink" Target="file:///C:\Users\Merias\Documents\RAN1\TSGR1_92b-China\Docs\R1-1803709.zip" TargetMode="External"/><Relationship Id="rId2000" Type="http://schemas.openxmlformats.org/officeDocument/2006/relationships/hyperlink" Target="file:///C:\Users\Merias\Documents\RAN1\TSGR1_92b-China\Docs\R1-1804569.zip" TargetMode="External"/><Relationship Id="rId2238" Type="http://schemas.openxmlformats.org/officeDocument/2006/relationships/hyperlink" Target="file:///C:\Users\Merias\Documents\RAN1\TSGR1_92b-China\Docs\R1-1804171.zip" TargetMode="External"/><Relationship Id="rId2445" Type="http://schemas.openxmlformats.org/officeDocument/2006/relationships/hyperlink" Target="file:///C:\Users\Merias\Documents\RAN1\TSGR1_92b-China\Docs\R1-1805274.zip" TargetMode="External"/><Relationship Id="rId2652" Type="http://schemas.openxmlformats.org/officeDocument/2006/relationships/hyperlink" Target="http://portal.3gpp.org/desktopmodules/WorkItem/WorkItemDetails.aspx?workitemId=750167" TargetMode="External"/><Relationship Id="rId417" Type="http://schemas.openxmlformats.org/officeDocument/2006/relationships/hyperlink" Target="file:///C:\Users\Merias\Documents\RAN1\TSGR1_92b-China\Docs\R1-1804602.zip" TargetMode="External"/><Relationship Id="rId624" Type="http://schemas.openxmlformats.org/officeDocument/2006/relationships/hyperlink" Target="file:///C:\Users\Merias\Documents\RAN1\TSGR1_92b-China\Docs\R1-1805433.zip" TargetMode="External"/><Relationship Id="rId831" Type="http://schemas.openxmlformats.org/officeDocument/2006/relationships/oleObject" Target="embeddings/oleObject4.bin"/><Relationship Id="rId1047" Type="http://schemas.openxmlformats.org/officeDocument/2006/relationships/hyperlink" Target="file:///C:\Users\AppData\Local\Docs\R1-1803815.zip" TargetMode="External"/><Relationship Id="rId1254" Type="http://schemas.openxmlformats.org/officeDocument/2006/relationships/oleObject" Target="embeddings/oleObject89.bin"/><Relationship Id="rId1461" Type="http://schemas.openxmlformats.org/officeDocument/2006/relationships/hyperlink" Target="file:///C:\Users\Merias\Documents\RAN1\TSGR1_92b-China\Docs\R1-1804722.zip" TargetMode="External"/><Relationship Id="rId2305" Type="http://schemas.openxmlformats.org/officeDocument/2006/relationships/hyperlink" Target="file:///C:\Users\Merias\Documents\RAN1\TSGR1_92b-China\Docs\R1-1805077.zip" TargetMode="External"/><Relationship Id="rId2512" Type="http://schemas.openxmlformats.org/officeDocument/2006/relationships/hyperlink" Target="../Docs/R1-1805227.zip" TargetMode="External"/><Relationship Id="rId929" Type="http://schemas.openxmlformats.org/officeDocument/2006/relationships/hyperlink" Target="file:///C:\Users\Merias\Documents\RAN1\TSGR1_92b-China\Docs\R1-1804354.zip" TargetMode="External"/><Relationship Id="rId1114" Type="http://schemas.openxmlformats.org/officeDocument/2006/relationships/oleObject" Target="embeddings/oleObject59.bin"/><Relationship Id="rId1321" Type="http://schemas.openxmlformats.org/officeDocument/2006/relationships/oleObject" Target="embeddings/oleObject152.bin"/><Relationship Id="rId1559" Type="http://schemas.openxmlformats.org/officeDocument/2006/relationships/hyperlink" Target="file:///C:\Users\Merias\Documents\RAN1\TSGR1_92b-China\Docs\R1-1805179.zip" TargetMode="External"/><Relationship Id="rId1766" Type="http://schemas.openxmlformats.org/officeDocument/2006/relationships/hyperlink" Target="file:///C:\Users\Merias\Documents\RAN1\TSGR1_92b-China\Docs\R1-1803838.zip" TargetMode="External"/><Relationship Id="rId1973" Type="http://schemas.openxmlformats.org/officeDocument/2006/relationships/hyperlink" Target="file:///C:\Users\Merias\Documents\RAN1\TSGR1_92b-China\Docs\R1-1805546.zip" TargetMode="External"/><Relationship Id="rId58" Type="http://schemas.openxmlformats.org/officeDocument/2006/relationships/hyperlink" Target="file:///C:\Users\Merias\Documents\RAN1\TSGR1_92b-China\Docs\R1-1803604.zip" TargetMode="External"/><Relationship Id="rId1419" Type="http://schemas.openxmlformats.org/officeDocument/2006/relationships/hyperlink" Target="file:///C:\Users\Merias\Documents\RAN1\TSGR1_92b-China\Docs\R1-1804984.zip" TargetMode="External"/><Relationship Id="rId1626" Type="http://schemas.openxmlformats.org/officeDocument/2006/relationships/hyperlink" Target="file:///C:\Users\Merias\Documents\RAN1\TSGR1_92b-China\Docs\R1-1803833.zip" TargetMode="External"/><Relationship Id="rId1833" Type="http://schemas.openxmlformats.org/officeDocument/2006/relationships/hyperlink" Target="file:///C:\Users\Merias\Documents\RAN1\TSGR1_92b-China\Docs\R1-1805543.zip" TargetMode="External"/><Relationship Id="rId1900" Type="http://schemas.openxmlformats.org/officeDocument/2006/relationships/hyperlink" Target="file:///C:\Users\Merias\Documents\RAN1\TSGR1_92b-China\Docs\R1-1803799.zip" TargetMode="External"/><Relationship Id="rId2095" Type="http://schemas.openxmlformats.org/officeDocument/2006/relationships/hyperlink" Target="file:///C:\Users\Merias\Documents\RAN1\TSGR1_92b-China\Docs\R1-1803931.zip" TargetMode="External"/><Relationship Id="rId274" Type="http://schemas.openxmlformats.org/officeDocument/2006/relationships/hyperlink" Target="file:///C:\Users\Merias\Documents\RAN1\TSGR1_92b-China\Docs\R1-1805337.zip" TargetMode="External"/><Relationship Id="rId481" Type="http://schemas.openxmlformats.org/officeDocument/2006/relationships/hyperlink" Target="file:///C:\Users\Merias\Documents\RAN1\TSGR1_92b-China\Docs\R1-1804608.zip" TargetMode="External"/><Relationship Id="rId2162" Type="http://schemas.openxmlformats.org/officeDocument/2006/relationships/hyperlink" Target="../../Docs/R1-1804857.zip" TargetMode="External"/><Relationship Id="rId134" Type="http://schemas.openxmlformats.org/officeDocument/2006/relationships/hyperlink" Target="file:///C:\Users\Merias\Documents\RAN1\TSGR1_92b-China\Docs\R1-1804898.zip" TargetMode="External"/><Relationship Id="rId579" Type="http://schemas.openxmlformats.org/officeDocument/2006/relationships/hyperlink" Target="file:///C:\Users\Merias\Documents\RAN1\TSGR1_92b-China\Docs\R1-1804266.zip" TargetMode="External"/><Relationship Id="rId786" Type="http://schemas.openxmlformats.org/officeDocument/2006/relationships/hyperlink" Target="file:///C:\Users\Merias\Documents\RAN1\TSGR1_92b-China\Docs\R1-1803730.zip" TargetMode="External"/><Relationship Id="rId993" Type="http://schemas.openxmlformats.org/officeDocument/2006/relationships/oleObject" Target="embeddings/oleObject21.bin"/><Relationship Id="rId2467" Type="http://schemas.openxmlformats.org/officeDocument/2006/relationships/hyperlink" Target="file:///C:\Users\Merias\Documents\RAN1\TSGR1_92b-China\Docs\R1-1805644.zip" TargetMode="External"/><Relationship Id="rId2674" Type="http://schemas.openxmlformats.org/officeDocument/2006/relationships/hyperlink" Target="http://www.3gpp.org/ftp/TSG_RAN/WG1_RL1/TSGR1_92b/Docs/R1-1803587.zip" TargetMode="External"/><Relationship Id="rId341" Type="http://schemas.openxmlformats.org/officeDocument/2006/relationships/hyperlink" Target="file:///C:\Users\Merias\Documents\RAN1\TSGR1_92b-China\Docs\R1-1803894.zip" TargetMode="External"/><Relationship Id="rId439" Type="http://schemas.openxmlformats.org/officeDocument/2006/relationships/hyperlink" Target="file:///C:\Users\Merias\Documents\RAN1\TSGR1_92b-China\Docs\R1-1804475.zip" TargetMode="External"/><Relationship Id="rId646" Type="http://schemas.openxmlformats.org/officeDocument/2006/relationships/hyperlink" Target="file:///C:\Users\Merias\Documents\RAN1\TSGR1_92b-China\Docs\R1-1804437.zip" TargetMode="External"/><Relationship Id="rId1069" Type="http://schemas.openxmlformats.org/officeDocument/2006/relationships/hyperlink" Target="file:///C:\Users\Merias\Documents\RAN1\TSGR1_92b-China\Docs\R1-1804223.zip" TargetMode="External"/><Relationship Id="rId1276" Type="http://schemas.openxmlformats.org/officeDocument/2006/relationships/oleObject" Target="embeddings/oleObject108.bin"/><Relationship Id="rId1483" Type="http://schemas.openxmlformats.org/officeDocument/2006/relationships/hyperlink" Target="file:///C:\Users\Merias\Documents\RAN1\TSGR1_92b-China\Docs\R1-1805690.zip" TargetMode="External"/><Relationship Id="rId2022" Type="http://schemas.openxmlformats.org/officeDocument/2006/relationships/hyperlink" Target="file:///C:\Users\Merias\Documents\RAN1\TSGR1_92b-China\Docs\R1-1804740.zip" TargetMode="External"/><Relationship Id="rId2327" Type="http://schemas.openxmlformats.org/officeDocument/2006/relationships/hyperlink" Target="file:///C:\Users\Merias\Documents\RAN1\TSGR1_92b-China\Docs\R1-1805093.zip" TargetMode="External"/><Relationship Id="rId201" Type="http://schemas.openxmlformats.org/officeDocument/2006/relationships/hyperlink" Target="file:///C:\Users\Merias\Documents\RAN1\TSGR1_92b-China\Docs\R1-1804902.zip" TargetMode="External"/><Relationship Id="rId506" Type="http://schemas.openxmlformats.org/officeDocument/2006/relationships/hyperlink" Target="file:///C:\Users\Merias\Documents\RAN1\TSGR1_92b-China\Docs\R1-1804919.zip" TargetMode="External"/><Relationship Id="rId853" Type="http://schemas.openxmlformats.org/officeDocument/2006/relationships/hyperlink" Target="file:///C:\Users\Merias\Documents\RAN1\TSGR1_92b-China\Docs\R1-1805657.zip" TargetMode="External"/><Relationship Id="rId1136" Type="http://schemas.openxmlformats.org/officeDocument/2006/relationships/hyperlink" Target="file:///C:\Users\Merias\Documents\RAN1\TSGR1_92b-China\Docs\R1-1804094.zip" TargetMode="External"/><Relationship Id="rId1690" Type="http://schemas.openxmlformats.org/officeDocument/2006/relationships/hyperlink" Target="file:///C:\Users\Merias\Documents\RAN1\TSGR1_92b-China\Docs\R1-1804434.zip" TargetMode="External"/><Relationship Id="rId1788" Type="http://schemas.openxmlformats.org/officeDocument/2006/relationships/image" Target="media/image171.wmf"/><Relationship Id="rId1995" Type="http://schemas.openxmlformats.org/officeDocument/2006/relationships/hyperlink" Target="file:///C:\Users\Merias\Documents\RAN1\TSGR1_92b-China\Docs\R1-1803765.zip" TargetMode="External"/><Relationship Id="rId2534" Type="http://schemas.openxmlformats.org/officeDocument/2006/relationships/header" Target="header1.xml"/><Relationship Id="rId2741" Type="http://schemas.openxmlformats.org/officeDocument/2006/relationships/hyperlink" Target="http://portal.3gpp.org/desktopmodules/WorkItem/WorkItemDetails.aspx?workitemId=770029" TargetMode="External"/><Relationship Id="rId713" Type="http://schemas.openxmlformats.org/officeDocument/2006/relationships/image" Target="media/image19.wmf"/><Relationship Id="rId920" Type="http://schemas.openxmlformats.org/officeDocument/2006/relationships/hyperlink" Target="file:///C:\Users\Merias\Documents\RAN1\TSGR1_92b-China\Docs\R1-1804310.zip" TargetMode="External"/><Relationship Id="rId1343" Type="http://schemas.openxmlformats.org/officeDocument/2006/relationships/oleObject" Target="embeddings/oleObject174.bin"/><Relationship Id="rId1550" Type="http://schemas.openxmlformats.org/officeDocument/2006/relationships/hyperlink" Target="file:///C:\Users\Merias\Documents\RAN1\TSGR1_92b-China\Docs\R1-1803989.zip" TargetMode="External"/><Relationship Id="rId1648" Type="http://schemas.openxmlformats.org/officeDocument/2006/relationships/image" Target="media/image150.wmf"/><Relationship Id="rId2601" Type="http://schemas.openxmlformats.org/officeDocument/2006/relationships/hyperlink" Target="http://portal.3gpp.org/desktopmodules/Release/ReleaseDetails.aspx?releaseId=190" TargetMode="External"/><Relationship Id="rId1203" Type="http://schemas.openxmlformats.org/officeDocument/2006/relationships/hyperlink" Target="file:///C:\Users\Merias\Documents\RAN1\TSGR1_92b-China\Docs\R1-1803746.zip" TargetMode="External"/><Relationship Id="rId1410" Type="http://schemas.openxmlformats.org/officeDocument/2006/relationships/hyperlink" Target="file:///C:\Users\Merias\Documents\RAN1\TSGR1_92b-China\Docs\R1-1804199.zip" TargetMode="External"/><Relationship Id="rId1508" Type="http://schemas.openxmlformats.org/officeDocument/2006/relationships/hyperlink" Target="file:///C:\Users\Merias\Documents\RAN1\TSGR1_92b-China\Docs\R1-1804999.zip" TargetMode="External"/><Relationship Id="rId1855" Type="http://schemas.openxmlformats.org/officeDocument/2006/relationships/oleObject" Target="embeddings/oleObject243.bin"/><Relationship Id="rId1715" Type="http://schemas.openxmlformats.org/officeDocument/2006/relationships/hyperlink" Target="file:///C:\Users\Merias\Documents\RAN1\TSGR1_92b-China\Docs\R1-1805540.zip" TargetMode="External"/><Relationship Id="rId1922" Type="http://schemas.openxmlformats.org/officeDocument/2006/relationships/hyperlink" Target="file:///C:\Users\Merias\Documents\RAN1\TSGR1_92b-China\Docs\R1-1804455.zip" TargetMode="External"/><Relationship Id="rId296" Type="http://schemas.openxmlformats.org/officeDocument/2006/relationships/hyperlink" Target="file:///C:\Users\Merias\Documents\RAN1\TSGR1_92b-China\Docs\R1-1805316.zip" TargetMode="External"/><Relationship Id="rId2184" Type="http://schemas.openxmlformats.org/officeDocument/2006/relationships/hyperlink" Target="file:///C:\Users\Merias\Documents\RAN1\TSGR1_92b-China\Docs\R1-1804601.zip" TargetMode="External"/><Relationship Id="rId2391" Type="http://schemas.openxmlformats.org/officeDocument/2006/relationships/hyperlink" Target="file:///C:\Users\Merias\Documents\RAN1\TSGR1_92b-China\Docs\R1-1805011.zip" TargetMode="External"/><Relationship Id="rId156" Type="http://schemas.openxmlformats.org/officeDocument/2006/relationships/hyperlink" Target="file:///C:\Users\Merias\Documents\RAN1\TSGR1_92b-China\Docs\R1-1805374.zip" TargetMode="External"/><Relationship Id="rId363" Type="http://schemas.openxmlformats.org/officeDocument/2006/relationships/hyperlink" Target="file:///C:\Users\Merias\Documents\RAN1\TSGR1_92b-China\Docs\R1-1804040.zip" TargetMode="External"/><Relationship Id="rId570" Type="http://schemas.openxmlformats.org/officeDocument/2006/relationships/hyperlink" Target="file:///C:\Users\Merias\Documents\RAN1\TSGR1_92b-China\Docs\R1-1804161.zip" TargetMode="External"/><Relationship Id="rId2044" Type="http://schemas.openxmlformats.org/officeDocument/2006/relationships/hyperlink" Target="file:///C:\Users\Merias\Documents\RAN1\TSGR1_92b-China\Docs\R1-1804599.zip" TargetMode="External"/><Relationship Id="rId2251" Type="http://schemas.openxmlformats.org/officeDocument/2006/relationships/hyperlink" Target="file:///C:\Users\Merias\Documents\RAN1\TSGR1_92b-China\Docs\R1-1803665.zip" TargetMode="External"/><Relationship Id="rId2489" Type="http://schemas.openxmlformats.org/officeDocument/2006/relationships/hyperlink" Target="../Docs/R1-1803784.zip" TargetMode="External"/><Relationship Id="rId2696" Type="http://schemas.openxmlformats.org/officeDocument/2006/relationships/hyperlink" Target="http://portal.3gpp.org/desktopmodules/Release/ReleaseDetails.aspx?releaseId=190" TargetMode="External"/><Relationship Id="rId223" Type="http://schemas.openxmlformats.org/officeDocument/2006/relationships/hyperlink" Target="file:///C:\Users\Merias\Documents\RAN1\TSGR1_92b-China\Docs\R1-1805122.zip" TargetMode="External"/><Relationship Id="rId430" Type="http://schemas.openxmlformats.org/officeDocument/2006/relationships/hyperlink" Target="file:///C:\Users\Merias\Documents\RAN1\TSGR1_92b-China\Docs\R1-1804913.zip" TargetMode="External"/><Relationship Id="rId668" Type="http://schemas.openxmlformats.org/officeDocument/2006/relationships/hyperlink" Target="file:///C:\Users\Merias\Documents\RAN1\TSGR1_92b-China\Docs\R1-1805388.zip" TargetMode="External"/><Relationship Id="rId875" Type="http://schemas.openxmlformats.org/officeDocument/2006/relationships/hyperlink" Target="file:///C:\Users\Merias\Documents\RAN1\TSGR1_92b-China\Docs\R1-1805632.zip" TargetMode="External"/><Relationship Id="rId1060" Type="http://schemas.openxmlformats.org/officeDocument/2006/relationships/oleObject" Target="embeddings/oleObject56.bin"/><Relationship Id="rId1298" Type="http://schemas.openxmlformats.org/officeDocument/2006/relationships/oleObject" Target="embeddings/oleObject129.bin"/><Relationship Id="rId2111" Type="http://schemas.openxmlformats.org/officeDocument/2006/relationships/hyperlink" Target="file:///C:\Users\Merias\Documents\RAN1\TSGR1_92b-China\Docs\R1-1804429.zip" TargetMode="External"/><Relationship Id="rId2349" Type="http://schemas.openxmlformats.org/officeDocument/2006/relationships/hyperlink" Target="file:///C:\Users\Merias\Documents\RAN1\TSGR1_92b-China\Docs\R1-1803624.zip" TargetMode="External"/><Relationship Id="rId2556" Type="http://schemas.openxmlformats.org/officeDocument/2006/relationships/hyperlink" Target="http://www.3gpp.org/ftp/TSG_RAN/WG1_RL1/TSGR1_92b/Docs/R1-1805619.zip" TargetMode="External"/><Relationship Id="rId528" Type="http://schemas.openxmlformats.org/officeDocument/2006/relationships/hyperlink" Target="file:///C:\Users\Merias\Documents\RAN1\TSGR1_92b-China\Docs\R1-1804875.zip" TargetMode="External"/><Relationship Id="rId735" Type="http://schemas.openxmlformats.org/officeDocument/2006/relationships/image" Target="media/image25.wmf"/><Relationship Id="rId942" Type="http://schemas.openxmlformats.org/officeDocument/2006/relationships/hyperlink" Target="file:///C:\Users\Merias\Documents\RAN1\TSGR1_92b-China\Docs\R1-1804353.zip" TargetMode="External"/><Relationship Id="rId1158" Type="http://schemas.openxmlformats.org/officeDocument/2006/relationships/hyperlink" Target="file:///C:\Users\Merias\Documents\RAN1\TSGR1_92b-China\Docs\R1-1803819.zip" TargetMode="External"/><Relationship Id="rId1365" Type="http://schemas.openxmlformats.org/officeDocument/2006/relationships/hyperlink" Target="file:///C:\Users\Merias\Documents\RAN1\TSGR1_92b-China\Docs\R1-1805610.zip" TargetMode="External"/><Relationship Id="rId1572" Type="http://schemas.openxmlformats.org/officeDocument/2006/relationships/hyperlink" Target="file:///C:\Users\Merias\Documents\RAN1\TSGR1_92b-China\Docs\R1-1804099.zip" TargetMode="External"/><Relationship Id="rId2209" Type="http://schemas.openxmlformats.org/officeDocument/2006/relationships/hyperlink" Target="file:///C:\Users\Merias\Documents\RAN1\TSGR1_92b-China\Docs\R1-1804398.zip" TargetMode="External"/><Relationship Id="rId2416" Type="http://schemas.openxmlformats.org/officeDocument/2006/relationships/hyperlink" Target="file:///C:\Users\Merias\Documents\RAN1\TSGR1_92b-China\Docs\R1-1804886.zip" TargetMode="External"/><Relationship Id="rId2623" Type="http://schemas.openxmlformats.org/officeDocument/2006/relationships/hyperlink" Target="http://portal.3gpp.org/desktopmodules/WorkItem/WorkItemDetails.aspx?workitemId=750167" TargetMode="External"/><Relationship Id="rId1018" Type="http://schemas.openxmlformats.org/officeDocument/2006/relationships/oleObject" Target="embeddings/oleObject41.bin"/><Relationship Id="rId1225" Type="http://schemas.openxmlformats.org/officeDocument/2006/relationships/image" Target="media/image97.wmf"/><Relationship Id="rId1432" Type="http://schemas.openxmlformats.org/officeDocument/2006/relationships/oleObject" Target="embeddings/oleObject204.bin"/><Relationship Id="rId1877" Type="http://schemas.openxmlformats.org/officeDocument/2006/relationships/hyperlink" Target="file:///C:\Users\Merias\Documents\RAN1\TSGR1_92b-China\Docs\R1-1805058.zip" TargetMode="External"/><Relationship Id="rId71" Type="http://schemas.openxmlformats.org/officeDocument/2006/relationships/hyperlink" Target="file:///C:\Users\Merias\Documents\RAN1\TSGR1_92b-China\Docs\R1-1805744.zip" TargetMode="External"/><Relationship Id="rId802" Type="http://schemas.openxmlformats.org/officeDocument/2006/relationships/hyperlink" Target="file:///C:\Users\Merias\Documents\RAN1\TSGR1_92b-China\Docs\R1-1805137.zip" TargetMode="External"/><Relationship Id="rId1737" Type="http://schemas.openxmlformats.org/officeDocument/2006/relationships/hyperlink" Target="file:///C:\Users\Merias\Documents\RAN1\TSGR1_92b-China\Docs\R1-1803759.zip" TargetMode="External"/><Relationship Id="rId1944" Type="http://schemas.openxmlformats.org/officeDocument/2006/relationships/hyperlink" Target="file:///C:\Users\Merias\Documents\RAN1\TSGR1_92b-China\Docs\R1-1805060.zip" TargetMode="External"/><Relationship Id="rId29" Type="http://schemas.openxmlformats.org/officeDocument/2006/relationships/hyperlink" Target="file:///C:\Users\Merias\Documents\RAN1\TSGR1_92b-China\Docs\R1-1805030.zip" TargetMode="External"/><Relationship Id="rId178" Type="http://schemas.openxmlformats.org/officeDocument/2006/relationships/hyperlink" Target="file:///C:\Users\Merias\Documents\RAN1\TSGR1_92b-China\Docs\R1-1805119.zip" TargetMode="External"/><Relationship Id="rId1804" Type="http://schemas.openxmlformats.org/officeDocument/2006/relationships/image" Target="media/image179.wmf"/><Relationship Id="rId385" Type="http://schemas.openxmlformats.org/officeDocument/2006/relationships/hyperlink" Target="file:///C:\Users\Merias\Documents\RAN1\TSGR1_92b-China\Docs\R1-1805024.zip" TargetMode="External"/><Relationship Id="rId592" Type="http://schemas.openxmlformats.org/officeDocument/2006/relationships/hyperlink" Target="file:///C:\Users\Merias\Documents\RAN1\TSGR1_92b-China\Docs\R1-1803872.zip" TargetMode="External"/><Relationship Id="rId2066" Type="http://schemas.openxmlformats.org/officeDocument/2006/relationships/hyperlink" Target="file:///C:\Users\Merias\Documents\RAN1\TSGR1_92b-China\Docs\R1-1804222.zip" TargetMode="External"/><Relationship Id="rId2273" Type="http://schemas.openxmlformats.org/officeDocument/2006/relationships/hyperlink" Target="file:///C:\Users\Merias\Documents\RAN1\TSGR1_92b-China\Docs\R1-1804400.zip" TargetMode="External"/><Relationship Id="rId2480" Type="http://schemas.openxmlformats.org/officeDocument/2006/relationships/hyperlink" Target="../Docs/R1-1803687.zip" TargetMode="External"/><Relationship Id="rId245" Type="http://schemas.openxmlformats.org/officeDocument/2006/relationships/hyperlink" Target="file:///C:\Users\Merias\Documents\RAN1\TSGR1_92b-China\Docs\R1-1804414.zip" TargetMode="External"/><Relationship Id="rId452" Type="http://schemas.openxmlformats.org/officeDocument/2006/relationships/hyperlink" Target="file:///C:\Users\Merias\Documents\RAN1\TSGR1_92b-China\Docs\R1-1804605.zip" TargetMode="External"/><Relationship Id="rId897" Type="http://schemas.openxmlformats.org/officeDocument/2006/relationships/hyperlink" Target="file:///C:\Users\Merias\Documents\RAN1\TSGR1_92b-China\Docs\R1-1803577.zip" TargetMode="External"/><Relationship Id="rId1082" Type="http://schemas.openxmlformats.org/officeDocument/2006/relationships/hyperlink" Target="file:///C:\Users\Merias\Documents\RAN1\TSGR1_92b-China\Docs\R1-1805574.zip" TargetMode="External"/><Relationship Id="rId2133" Type="http://schemas.openxmlformats.org/officeDocument/2006/relationships/image" Target="media/image210.wmf"/><Relationship Id="rId2340" Type="http://schemas.openxmlformats.org/officeDocument/2006/relationships/hyperlink" Target="file:///C:\Users\Merias\Documents\RAN1\TSGR1_92b-China\Docs\R1-1804592.zip" TargetMode="External"/><Relationship Id="rId2578" Type="http://schemas.openxmlformats.org/officeDocument/2006/relationships/hyperlink" Target="http://portal.3gpp.org/desktopmodules/Release/ReleaseDetails.aspx?releaseId=190" TargetMode="External"/><Relationship Id="rId105" Type="http://schemas.openxmlformats.org/officeDocument/2006/relationships/hyperlink" Target="file:///C:\Users\Merias\Documents\RAN1\TSGR1_92b-China\Docs\R1-1804899.zip" TargetMode="External"/><Relationship Id="rId312" Type="http://schemas.openxmlformats.org/officeDocument/2006/relationships/hyperlink" Target="file:///C:\Users\Merias\Documents\RAN1\TSGR1_92b-China\Docs\R1-1804130.zip" TargetMode="External"/><Relationship Id="rId757" Type="http://schemas.openxmlformats.org/officeDocument/2006/relationships/hyperlink" Target="file:///C:\Users\Merias\Documents\RAN1\TSGR1_92b-China\Docs\R1-1803997.zip" TargetMode="External"/><Relationship Id="rId964" Type="http://schemas.openxmlformats.org/officeDocument/2006/relationships/hyperlink" Target="file:///C:\Users\Merias\Documents\RAN1\TSGR1_92b-China\Docs\R1-1803967.zip" TargetMode="External"/><Relationship Id="rId1387" Type="http://schemas.openxmlformats.org/officeDocument/2006/relationships/image" Target="media/image118.wmf"/><Relationship Id="rId1594" Type="http://schemas.openxmlformats.org/officeDocument/2006/relationships/hyperlink" Target="file:///C:\Users\Merias\Documents\RAN1\TSGR1_92b-China\Docs\R1-1805561.zip" TargetMode="External"/><Relationship Id="rId2200" Type="http://schemas.openxmlformats.org/officeDocument/2006/relationships/hyperlink" Target="file:///C:\Users\Merias\Documents\RAN1\TSGR1_92b-China\Docs\R1-1804463.zip" TargetMode="External"/><Relationship Id="rId2438" Type="http://schemas.openxmlformats.org/officeDocument/2006/relationships/hyperlink" Target="file:///C:\Users\Merias\Documents\RAN1\TSGR1_92b-China\Docs\R1-1804406.zip" TargetMode="External"/><Relationship Id="rId2645" Type="http://schemas.openxmlformats.org/officeDocument/2006/relationships/hyperlink" Target="http://portal.3gpp.org/desktopmodules/Release/ReleaseDetails.aspx?releaseId=190" TargetMode="External"/><Relationship Id="rId93" Type="http://schemas.openxmlformats.org/officeDocument/2006/relationships/hyperlink" Target="file:///C:\Users\Merias\Documents\RAN1\TSGR1_92b-China\Docs\R1-1805273.zip" TargetMode="External"/><Relationship Id="rId617" Type="http://schemas.openxmlformats.org/officeDocument/2006/relationships/hyperlink" Target="file:///C:\Users\Merias\Documents\RAN1\TSGR1_92b-China\Docs\R1-1804931.zip" TargetMode="External"/><Relationship Id="rId824" Type="http://schemas.openxmlformats.org/officeDocument/2006/relationships/image" Target="media/image52.wmf"/><Relationship Id="rId1247" Type="http://schemas.openxmlformats.org/officeDocument/2006/relationships/oleObject" Target="embeddings/oleObject85.bin"/><Relationship Id="rId1454" Type="http://schemas.openxmlformats.org/officeDocument/2006/relationships/hyperlink" Target="file:///C:\Users\Merias\Documents\RAN1\TSGR1_92b-China\Docs\R1-1803913.zip" TargetMode="External"/><Relationship Id="rId1661" Type="http://schemas.openxmlformats.org/officeDocument/2006/relationships/hyperlink" Target="file:///C:\Users\Merias\Documents\RAN1\TSGR1_92b-China\Docs\R1-1804730.zip" TargetMode="External"/><Relationship Id="rId1899" Type="http://schemas.openxmlformats.org/officeDocument/2006/relationships/hyperlink" Target="file:///C:\Users\Merias\Documents\RAN1\TSGR1_92b-China\Docs\R1-1803654.zip" TargetMode="External"/><Relationship Id="rId2505" Type="http://schemas.openxmlformats.org/officeDocument/2006/relationships/hyperlink" Target="../Docs/R1-1804586.zip" TargetMode="External"/><Relationship Id="rId2712" Type="http://schemas.openxmlformats.org/officeDocument/2006/relationships/hyperlink" Target="http://www.3gpp.org/ftp/TSG_RAN/WG1_RL1/TSGR1_92b/Docs/R1-1803600.zip" TargetMode="External"/><Relationship Id="rId1107" Type="http://schemas.openxmlformats.org/officeDocument/2006/relationships/hyperlink" Target="http://www.3gpp.org/ftp/tsg_ran/TSG_RAN/TSGR_79/Docs/RP-180597.zip" TargetMode="External"/><Relationship Id="rId1314" Type="http://schemas.openxmlformats.org/officeDocument/2006/relationships/oleObject" Target="embeddings/oleObject145.bin"/><Relationship Id="rId1521" Type="http://schemas.openxmlformats.org/officeDocument/2006/relationships/hyperlink" Target="file:///C:\Users\Merias\Documents\RAN1\TSGR1_92b-China\Docs\R1-1805655.zip" TargetMode="External"/><Relationship Id="rId1759" Type="http://schemas.openxmlformats.org/officeDocument/2006/relationships/image" Target="media/image164.wmf"/><Relationship Id="rId1966" Type="http://schemas.openxmlformats.org/officeDocument/2006/relationships/hyperlink" Target="file:///C:\Users\Merias\Documents\RAN1\TSGR1_92b-China\Docs\R1-1805205.zip" TargetMode="External"/><Relationship Id="rId1619" Type="http://schemas.openxmlformats.org/officeDocument/2006/relationships/image" Target="media/image141.wmf"/><Relationship Id="rId1826" Type="http://schemas.openxmlformats.org/officeDocument/2006/relationships/hyperlink" Target="file:///C:\Users\Merias\Documents\RAN1\TSGR1_92b-China\Docs\R1-1804952.zip" TargetMode="External"/><Relationship Id="rId20" Type="http://schemas.openxmlformats.org/officeDocument/2006/relationships/hyperlink" Target="file:///C:\Users\Merias\Documents\RAN1\TSGR1_92b-China\Docs\R1-1803585.zip" TargetMode="External"/><Relationship Id="rId2088" Type="http://schemas.openxmlformats.org/officeDocument/2006/relationships/hyperlink" Target="file:///C:\Users\Merias\Documents\RAN1\TSGR1_92b-China\Docs\R1-1803924.zip" TargetMode="External"/><Relationship Id="rId2295" Type="http://schemas.openxmlformats.org/officeDocument/2006/relationships/image" Target="media/image220.wmf"/><Relationship Id="rId267" Type="http://schemas.openxmlformats.org/officeDocument/2006/relationships/hyperlink" Target="file:///C:\Users\Merias\Documents\RAN1\TSGR1_92b-China\Docs\R1-1805352.zip" TargetMode="External"/><Relationship Id="rId474" Type="http://schemas.openxmlformats.org/officeDocument/2006/relationships/hyperlink" Target="file:///C:\Users\Merias\Documents\RAN1\TSGR1_92b-China\Docs\R1-1804329.zip" TargetMode="External"/><Relationship Id="rId2155" Type="http://schemas.openxmlformats.org/officeDocument/2006/relationships/hyperlink" Target="../../Docs/R1-1804395.zip" TargetMode="External"/><Relationship Id="rId127" Type="http://schemas.openxmlformats.org/officeDocument/2006/relationships/hyperlink" Target="file:///C:\Users\Merias\Documents\RAN1\TSGR1_92b-China\Docs\R1-1804195.zip" TargetMode="External"/><Relationship Id="rId681" Type="http://schemas.openxmlformats.org/officeDocument/2006/relationships/hyperlink" Target="file:///C:\Users\Merias\Documents\RAN1\TSGR1_92b-China\Docs\R1-1805210.zip" TargetMode="External"/><Relationship Id="rId779" Type="http://schemas.openxmlformats.org/officeDocument/2006/relationships/image" Target="media/image43.wmf"/><Relationship Id="rId986" Type="http://schemas.openxmlformats.org/officeDocument/2006/relationships/hyperlink" Target="file:///C:\Users\Merias\Documents\RAN1\TSGR1_92b-China\Docs\R1-1804843.zip" TargetMode="External"/><Relationship Id="rId2362" Type="http://schemas.openxmlformats.org/officeDocument/2006/relationships/hyperlink" Target="file:///C:\Users\Merias\Documents\RAN1\TSGR1_92b-China\Docs\R1-1804751.zip" TargetMode="External"/><Relationship Id="rId2667" Type="http://schemas.openxmlformats.org/officeDocument/2006/relationships/hyperlink" Target="http://portal.3gpp.org/desktopmodules/WorkItem/WorkItemDetails.aspx?workitemId=750167" TargetMode="External"/><Relationship Id="rId334" Type="http://schemas.openxmlformats.org/officeDocument/2006/relationships/hyperlink" Target="file:///C:\Users\Merias\Documents\RAN1\TSGR1_92b-China\Docs\R1-1805091.zip" TargetMode="External"/><Relationship Id="rId541" Type="http://schemas.openxmlformats.org/officeDocument/2006/relationships/hyperlink" Target="file:///C:\Users\Merias\Documents\RAN1\TSGR1_92b-China\Docs\R1-1804922.zip" TargetMode="External"/><Relationship Id="rId639" Type="http://schemas.openxmlformats.org/officeDocument/2006/relationships/hyperlink" Target="file:///C:\Users\Merias\Documents\RAN1\TSGR1_92b-China\Docs\R1-1803963.zip" TargetMode="External"/><Relationship Id="rId1171" Type="http://schemas.openxmlformats.org/officeDocument/2006/relationships/hyperlink" Target="file:///C:\Users\Merias\Documents\RAN1\TSGR1_92b-China\Docs\R1-1804361.zip" TargetMode="External"/><Relationship Id="rId1269" Type="http://schemas.openxmlformats.org/officeDocument/2006/relationships/oleObject" Target="embeddings/oleObject102.bin"/><Relationship Id="rId1476" Type="http://schemas.openxmlformats.org/officeDocument/2006/relationships/hyperlink" Target="file:///C:\Users\Merias\Documents\RAN1\TSGR1_92b-China\Docs\R1-1804549.zip" TargetMode="External"/><Relationship Id="rId2015" Type="http://schemas.openxmlformats.org/officeDocument/2006/relationships/hyperlink" Target="file:///C:\Users\Merias\Documents\RAN1\TSGR1_92b-China\Docs\R1-1803920.zip" TargetMode="External"/><Relationship Id="rId2222" Type="http://schemas.openxmlformats.org/officeDocument/2006/relationships/hyperlink" Target="file:///C:\Users\Merias\Documents\RAN1\TSGR1_92b-China\Docs\R1-1804861.zip" TargetMode="External"/><Relationship Id="rId401" Type="http://schemas.openxmlformats.org/officeDocument/2006/relationships/hyperlink" Target="file:///C:\Users\Merias\Documents\RAN1\TSGR1_92b-China\Docs\R1-1805025.zip" TargetMode="External"/><Relationship Id="rId846" Type="http://schemas.openxmlformats.org/officeDocument/2006/relationships/hyperlink" Target="file:///C:\Users\Merias\Documents\RAN1\TSGR1_92b-China\Docs\R1-1805035.zip" TargetMode="External"/><Relationship Id="rId1031" Type="http://schemas.openxmlformats.org/officeDocument/2006/relationships/oleObject" Target="embeddings/oleObject53.bin"/><Relationship Id="rId1129" Type="http://schemas.openxmlformats.org/officeDocument/2006/relationships/hyperlink" Target="file:///C:\Users\Merias\Documents\RAN1\TSGR1_92b-China\Docs\R1-1803637.zip" TargetMode="External"/><Relationship Id="rId1683" Type="http://schemas.openxmlformats.org/officeDocument/2006/relationships/hyperlink" Target="file:///C:\Users\Merias\Documents\RAN1\TSGR1_92b-China\Docs\R1-1804956.zip" TargetMode="External"/><Relationship Id="rId1890" Type="http://schemas.openxmlformats.org/officeDocument/2006/relationships/hyperlink" Target="file:///C:\Users\Merias\Documents\RAN1\TSGR1_92b-China\Docs\R1-1804381.zip" TargetMode="External"/><Relationship Id="rId1988" Type="http://schemas.openxmlformats.org/officeDocument/2006/relationships/hyperlink" Target="file:///C:\Users\Merias\Documents\RAN1\TSGR1_92b-China\Docs\R1-1803800.zip" TargetMode="External"/><Relationship Id="rId2527" Type="http://schemas.openxmlformats.org/officeDocument/2006/relationships/hyperlink" Target="file:///C:\Users\Merias\Documents\RAN1\TSGR1_92b-China\Docs\R1-1804070.zip" TargetMode="External"/><Relationship Id="rId2734" Type="http://schemas.openxmlformats.org/officeDocument/2006/relationships/hyperlink" Target="http://portal.3gpp.org/desktopmodules/Release/ReleaseDetails.aspx?releaseId=190" TargetMode="External"/><Relationship Id="rId706" Type="http://schemas.openxmlformats.org/officeDocument/2006/relationships/image" Target="media/image12.wmf"/><Relationship Id="rId913" Type="http://schemas.openxmlformats.org/officeDocument/2006/relationships/hyperlink" Target="file:///C:\Users\Merias\Documents\RAN1\TSGR1_92b-China\Docs\R1-1805223.zip" TargetMode="External"/><Relationship Id="rId1336" Type="http://schemas.openxmlformats.org/officeDocument/2006/relationships/oleObject" Target="embeddings/oleObject167.bin"/><Relationship Id="rId1543" Type="http://schemas.openxmlformats.org/officeDocument/2006/relationships/hyperlink" Target="file:///C:\Users\Merias\Documents\RAN1\TSGR1_92b-China\Docs\R1-1805569.zip" TargetMode="External"/><Relationship Id="rId1750" Type="http://schemas.openxmlformats.org/officeDocument/2006/relationships/oleObject" Target="embeddings/oleObject213.bin"/><Relationship Id="rId42" Type="http://schemas.openxmlformats.org/officeDocument/2006/relationships/hyperlink" Target="file:///C:\Users\Merias\Documents\RAN1\TSGR1_92b-China\Docs\R1-1803648.zip" TargetMode="External"/><Relationship Id="rId1403" Type="http://schemas.openxmlformats.org/officeDocument/2006/relationships/hyperlink" Target="file:///C:\Users\Merias\Documents\RAN1\TSGR1_92b-China\Docs\R1-1803706.zip" TargetMode="External"/><Relationship Id="rId1610" Type="http://schemas.openxmlformats.org/officeDocument/2006/relationships/hyperlink" Target="file:///C:\Users\Merias\Documents\RAN1\TSGR1_92b-China\Docs\R1-1805051.zip" TargetMode="External"/><Relationship Id="rId1848" Type="http://schemas.openxmlformats.org/officeDocument/2006/relationships/oleObject" Target="embeddings/oleObject239.bin"/><Relationship Id="rId191" Type="http://schemas.openxmlformats.org/officeDocument/2006/relationships/hyperlink" Target="file:///C:\Users\Merias\Documents\RAN1\TSGR1_92b-China\Docs\R1-1805147.zip" TargetMode="External"/><Relationship Id="rId1708" Type="http://schemas.openxmlformats.org/officeDocument/2006/relationships/hyperlink" Target="file:///C:\Users\Merias\Documents\RAN1\TSGR1_92b-China\Docs\R1-1804650.zip" TargetMode="External"/><Relationship Id="rId1915" Type="http://schemas.openxmlformats.org/officeDocument/2006/relationships/hyperlink" Target="file:///C:\Users\Merias\Documents\RAN1\TSGR1_92b-China\Docs\R1-1805645.zip" TargetMode="External"/><Relationship Id="rId289" Type="http://schemas.openxmlformats.org/officeDocument/2006/relationships/hyperlink" Target="file:///C:\Users\Merias\Documents\RAN1\TSGR1_92b-China\Docs\R1-1805172.zip" TargetMode="External"/><Relationship Id="rId496" Type="http://schemas.openxmlformats.org/officeDocument/2006/relationships/hyperlink" Target="file:///C:\Users\Merias\Documents\RAN1\TSGR1_92b-China\Docs\R1-1805289.zip" TargetMode="External"/><Relationship Id="rId2177" Type="http://schemas.openxmlformats.org/officeDocument/2006/relationships/hyperlink" Target="file:///C:\Users\Merias\Documents\RAN1\TSGR1_92b-China\Docs\R1-1803770.zip" TargetMode="External"/><Relationship Id="rId2384" Type="http://schemas.openxmlformats.org/officeDocument/2006/relationships/hyperlink" Target="file:///C:\Users\Merias\Documents\RAN1\TSGR1_92b-China\Docs\R1-1804597.zip" TargetMode="External"/><Relationship Id="rId2591" Type="http://schemas.openxmlformats.org/officeDocument/2006/relationships/hyperlink" Target="http://www.3gpp.org/ftp/TSG_RAN/WG1_RL1/TSGR1_92b/Docs/R1-1805761.zip" TargetMode="External"/><Relationship Id="rId149" Type="http://schemas.openxmlformats.org/officeDocument/2006/relationships/hyperlink" Target="file:///C:\Users\Merias\Documents\RAN1\TSGR1_92b-China\Docs\R1-1805372.zip" TargetMode="External"/><Relationship Id="rId356" Type="http://schemas.openxmlformats.org/officeDocument/2006/relationships/hyperlink" Target="file:///C:\Users\Merias\Documents\RAN1\TSGR1_92b-China\Docs\R1-1804132.zip" TargetMode="External"/><Relationship Id="rId563" Type="http://schemas.openxmlformats.org/officeDocument/2006/relationships/hyperlink" Target="file:///C:\Users\Merias\Documents\RAN1\TSGR1_92b-China\Docs\R1-1805434.zip" TargetMode="External"/><Relationship Id="rId770" Type="http://schemas.openxmlformats.org/officeDocument/2006/relationships/hyperlink" Target="file:///C:\Users\Merias\Documents\RAN1\TSGR1_92b-China\Docs\R1-1805598.zip" TargetMode="External"/><Relationship Id="rId1193" Type="http://schemas.openxmlformats.org/officeDocument/2006/relationships/hyperlink" Target="file:///C:\Users\Merias\Documents\RAN1\TSGR1_92b-China\Docs\R1-1804790.zip" TargetMode="External"/><Relationship Id="rId2037" Type="http://schemas.openxmlformats.org/officeDocument/2006/relationships/hyperlink" Target="file:///C:\Users\Merias\Documents\RAN1\TSGR1_92b-China\Docs\R1-1803847.zip" TargetMode="External"/><Relationship Id="rId2244" Type="http://schemas.openxmlformats.org/officeDocument/2006/relationships/hyperlink" Target="file:///C:\Users\Merias\Documents\RAN1\TSGR1_92b-China\Docs\R1-1804826.zip" TargetMode="External"/><Relationship Id="rId2451" Type="http://schemas.openxmlformats.org/officeDocument/2006/relationships/hyperlink" Target="file:///C:\Users\Merias\Documents\RAN1\TSGR1_92b-China\Docs\R1-1803694.zip" TargetMode="External"/><Relationship Id="rId2689" Type="http://schemas.openxmlformats.org/officeDocument/2006/relationships/hyperlink" Target="http://www.3gpp.org/ftp/TSG_RAN/WG1_RL1/TSGR1_92b/Docs/R1-1803592.zip" TargetMode="External"/><Relationship Id="rId216" Type="http://schemas.openxmlformats.org/officeDocument/2006/relationships/hyperlink" Target="file:///C:\Users\Merias\Documents\RAN1\TSGR1_92b-China\Docs\R1-1803716.zip" TargetMode="External"/><Relationship Id="rId423" Type="http://schemas.openxmlformats.org/officeDocument/2006/relationships/hyperlink" Target="file:///C:\Users\Merias\Documents\RAN1\TSGR1_92b-China\Docs\R1-1804239.zip" TargetMode="External"/><Relationship Id="rId868" Type="http://schemas.openxmlformats.org/officeDocument/2006/relationships/hyperlink" Target="file:///C:\Users\Merias\Documents\RAN1\TSGR1_92b-China\Docs\R1-1804877.zip" TargetMode="External"/><Relationship Id="rId1053" Type="http://schemas.openxmlformats.org/officeDocument/2006/relationships/hyperlink" Target="file:///C:\Users\Merias\Documents\RAN1\TSGR1_92b-China\Docs\R1-1805551.zip" TargetMode="External"/><Relationship Id="rId1260" Type="http://schemas.openxmlformats.org/officeDocument/2006/relationships/image" Target="media/image111.wmf"/><Relationship Id="rId1498" Type="http://schemas.openxmlformats.org/officeDocument/2006/relationships/hyperlink" Target="file:///C:\Users\Merias\Documents\RAN1\TSGR1_92b-China\Docs\R1-1804989.zip" TargetMode="External"/><Relationship Id="rId2104" Type="http://schemas.openxmlformats.org/officeDocument/2006/relationships/hyperlink" Target="file:///C:\Users\Merias\Documents\RAN1\TSGR1_92b-China\Docs\R1-1804290.zip" TargetMode="External"/><Relationship Id="rId2549" Type="http://schemas.openxmlformats.org/officeDocument/2006/relationships/hyperlink" Target="http://portal.3gpp.org/desktopmodules/Release/ReleaseDetails.aspx?releaseId=189" TargetMode="External"/><Relationship Id="rId2756" Type="http://schemas.openxmlformats.org/officeDocument/2006/relationships/image" Target="media/image221.png"/><Relationship Id="rId630" Type="http://schemas.openxmlformats.org/officeDocument/2006/relationships/hyperlink" Target="file:///C:\Users\Merias\Documents\RAN1\TSGR1_92b-China\Docs\R1-1804341.zip" TargetMode="External"/><Relationship Id="rId728" Type="http://schemas.openxmlformats.org/officeDocument/2006/relationships/hyperlink" Target="file:///C:\Users\Merias\Documents\RAN1\TSGR1_92b-China\Docs\R1-1805031.zip" TargetMode="External"/><Relationship Id="rId935" Type="http://schemas.openxmlformats.org/officeDocument/2006/relationships/image" Target="media/image62.wmf"/><Relationship Id="rId1358" Type="http://schemas.openxmlformats.org/officeDocument/2006/relationships/oleObject" Target="embeddings/oleObject188.bin"/><Relationship Id="rId1565" Type="http://schemas.openxmlformats.org/officeDocument/2006/relationships/hyperlink" Target="file:///C:\Users\Merias\Documents\RAN1\TSGR1_92b-China\Docs\R1-1803753.zip" TargetMode="External"/><Relationship Id="rId1772" Type="http://schemas.openxmlformats.org/officeDocument/2006/relationships/hyperlink" Target="file:///C:\Users\Merias\Documents\RAN1\TSGR1_92b-China\Docs\R1-1804560.zip" TargetMode="External"/><Relationship Id="rId2311" Type="http://schemas.openxmlformats.org/officeDocument/2006/relationships/hyperlink" Target="file:///C:\Users\Merias\Documents\RAN1\TSGR1_92b-China\Docs\R1-1805705.zip" TargetMode="External"/><Relationship Id="rId2409" Type="http://schemas.openxmlformats.org/officeDocument/2006/relationships/hyperlink" Target="file:///C:\Users\Merias\Documents\RAN1\TSGR1_92b-China\Docs\R1-1804680.zip" TargetMode="External"/><Relationship Id="rId2616" Type="http://schemas.openxmlformats.org/officeDocument/2006/relationships/hyperlink" Target="http://portal.3gpp.org/desktopmodules/WorkItem/WorkItemDetails.aspx?workitemId=750167" TargetMode="External"/><Relationship Id="rId64" Type="http://schemas.openxmlformats.org/officeDocument/2006/relationships/hyperlink" Target="file:///C:\Users\Merias\Documents\RAN1\TSGR1_92b-China\Docs\R1-1803591.zip" TargetMode="External"/><Relationship Id="rId1120" Type="http://schemas.openxmlformats.org/officeDocument/2006/relationships/hyperlink" Target="file:///C:\Users\Merias\Documents\RAN1\TSGR1_92b-China\Docs\R1-1805622.zip" TargetMode="External"/><Relationship Id="rId1218" Type="http://schemas.openxmlformats.org/officeDocument/2006/relationships/oleObject" Target="embeddings/oleObject70.bin"/><Relationship Id="rId1425" Type="http://schemas.openxmlformats.org/officeDocument/2006/relationships/image" Target="media/image126.wmf"/><Relationship Id="rId1632" Type="http://schemas.openxmlformats.org/officeDocument/2006/relationships/hyperlink" Target="file:///C:\Users\Merias\Documents\RAN1\TSGR1_92b-China\Docs\R1-1804459.zip" TargetMode="External"/><Relationship Id="rId1937" Type="http://schemas.openxmlformats.org/officeDocument/2006/relationships/hyperlink" Target="file:///C:\Users\Merias\Documents\RAN1\TSGR1_92b-China\Docs\R1-1804385.zip" TargetMode="External"/><Relationship Id="rId2199" Type="http://schemas.openxmlformats.org/officeDocument/2006/relationships/hyperlink" Target="file:///C:\Users\Merias\Documents\RAN1\TSGR1_92b-China\Docs\R1-1804397.zip" TargetMode="External"/><Relationship Id="rId280" Type="http://schemas.openxmlformats.org/officeDocument/2006/relationships/hyperlink" Target="file:///C:\Users\Merias\Documents\RAN1\TSGR1_92b-China\Docs\R1-1805265.zip" TargetMode="External"/><Relationship Id="rId140" Type="http://schemas.openxmlformats.org/officeDocument/2006/relationships/hyperlink" Target="file:///C:\Users\Merias\Documents\RAN1\TSGR1_92b-China\Docs\R1-1805333.zip" TargetMode="External"/><Relationship Id="rId378" Type="http://schemas.openxmlformats.org/officeDocument/2006/relationships/hyperlink" Target="file:///C:\Users\Merias\Documents\RAN1\TSGR1_92b-China\Docs\R1-1804322.zip" TargetMode="External"/><Relationship Id="rId585" Type="http://schemas.openxmlformats.org/officeDocument/2006/relationships/hyperlink" Target="file:///C:\Users\Merias\Documents\RAN1\TSGR1_92b-China\Docs\R1-1804163.zip" TargetMode="External"/><Relationship Id="rId792" Type="http://schemas.openxmlformats.org/officeDocument/2006/relationships/hyperlink" Target="file:///C:\Users\Merias\Documents\RAN1\TSGR1_92b-China\Docs\R1-1804535.zip" TargetMode="External"/><Relationship Id="rId2059" Type="http://schemas.openxmlformats.org/officeDocument/2006/relationships/hyperlink" Target="file:///C:\Users\Merias\Documents\RAN1\TSGR1_92b-China\Docs\R1-1803803.zip" TargetMode="External"/><Relationship Id="rId2266" Type="http://schemas.openxmlformats.org/officeDocument/2006/relationships/hyperlink" Target="file:///C:\Users\Merias\Documents\RAN1\TSGR1_92b-China\Docs\R1-1805590.zip" TargetMode="External"/><Relationship Id="rId2473" Type="http://schemas.openxmlformats.org/officeDocument/2006/relationships/hyperlink" Target="file:///C:\Users\Merias\Documents\RAN1\TSGR1_92b-China\Docs\R1-1805073.zip" TargetMode="External"/><Relationship Id="rId2680" Type="http://schemas.openxmlformats.org/officeDocument/2006/relationships/hyperlink" Target="http://www.3gpp.org/ftp/TSG_RAN/WG1_RL1/TSGR1_92b/Docs/R1-1803589.zip" TargetMode="External"/><Relationship Id="rId6" Type="http://schemas.openxmlformats.org/officeDocument/2006/relationships/settings" Target="settings.xml"/><Relationship Id="rId238" Type="http://schemas.openxmlformats.org/officeDocument/2006/relationships/hyperlink" Target="file:///C:\Users\Merias\Documents\RAN1\TSGR1_92b-China\Docs\R1-1805127.zip" TargetMode="External"/><Relationship Id="rId445" Type="http://schemas.openxmlformats.org/officeDocument/2006/relationships/hyperlink" Target="file:///C:\Users\Merias\Documents\RAN1\TSGR1_92b-China\Docs\R1-1803886.zip" TargetMode="External"/><Relationship Id="rId652" Type="http://schemas.openxmlformats.org/officeDocument/2006/relationships/hyperlink" Target="file:///C:\Users\Merias\Documents\RAN1\TSGR1_92b-China\Docs\R1-1805166.zip" TargetMode="External"/><Relationship Id="rId1075" Type="http://schemas.openxmlformats.org/officeDocument/2006/relationships/hyperlink" Target="file:///C:\Users\Merias\Documents\RAN1\TSGR1_92b-China\Docs\R1-1804786.zip" TargetMode="External"/><Relationship Id="rId1282" Type="http://schemas.openxmlformats.org/officeDocument/2006/relationships/oleObject" Target="embeddings/oleObject114.bin"/><Relationship Id="rId2126" Type="http://schemas.openxmlformats.org/officeDocument/2006/relationships/image" Target="media/image203.wmf"/><Relationship Id="rId2333" Type="http://schemas.openxmlformats.org/officeDocument/2006/relationships/hyperlink" Target="file:///C:\Users\Merias\Documents\RAN1\TSGR1_92b-China\Docs\R1-1803947.zip" TargetMode="External"/><Relationship Id="rId2540" Type="http://schemas.openxmlformats.org/officeDocument/2006/relationships/hyperlink" Target="http://portal.3gpp.org/desktopmodules/Release/ReleaseDetails.aspx?releaseId=189" TargetMode="External"/><Relationship Id="rId305" Type="http://schemas.openxmlformats.org/officeDocument/2006/relationships/hyperlink" Target="file:///C:\Users\Merias\Documents\RAN1\TSGR1_92b-China\Docs\R1-1805426.zip" TargetMode="External"/><Relationship Id="rId512" Type="http://schemas.openxmlformats.org/officeDocument/2006/relationships/hyperlink" Target="file:///C:\Users\Merias\Documents\RAN1\TSGR1_92b-China\Docs\R1-1804140.zip" TargetMode="External"/><Relationship Id="rId957" Type="http://schemas.openxmlformats.org/officeDocument/2006/relationships/oleObject" Target="embeddings/oleObject16.bin"/><Relationship Id="rId1142" Type="http://schemas.openxmlformats.org/officeDocument/2006/relationships/hyperlink" Target="file:///C:\Users\Merias\Documents\RAN1\TSGR1_92b-China\Docs\R1-1804788.zip" TargetMode="External"/><Relationship Id="rId1587" Type="http://schemas.openxmlformats.org/officeDocument/2006/relationships/hyperlink" Target="file:///C:\Users\Merias\Documents\RAN1\TSGR1_92b-China\Docs\R1-1803831.zip" TargetMode="External"/><Relationship Id="rId1794" Type="http://schemas.openxmlformats.org/officeDocument/2006/relationships/image" Target="media/image174.wmf"/><Relationship Id="rId2400" Type="http://schemas.openxmlformats.org/officeDocument/2006/relationships/hyperlink" Target="file:///C:\Users\Merias\Documents\RAN1\TSGR1_92b-China\Docs\R1-1803976.zip" TargetMode="External"/><Relationship Id="rId2638" Type="http://schemas.openxmlformats.org/officeDocument/2006/relationships/hyperlink" Target="http://www.3gpp.org/ftp/TSG_RAN/WG1_RL1/TSGR1_92b/Docs/R1-1803575.zip" TargetMode="External"/><Relationship Id="rId86" Type="http://schemas.openxmlformats.org/officeDocument/2006/relationships/hyperlink" Target="file:///C:\Users\Merias\Documents\RAN1\TSGR1_92b-China\Docs\R1-1803955.zip" TargetMode="External"/><Relationship Id="rId817" Type="http://schemas.openxmlformats.org/officeDocument/2006/relationships/image" Target="media/image47.wmf"/><Relationship Id="rId1002" Type="http://schemas.openxmlformats.org/officeDocument/2006/relationships/image" Target="media/image71.wmf"/><Relationship Id="rId1447" Type="http://schemas.openxmlformats.org/officeDocument/2006/relationships/hyperlink" Target="file:///C:\Users\Merias\Documents\RAN1\TSGR1_92b-China\Docs\R1-1805654.zip" TargetMode="External"/><Relationship Id="rId1654" Type="http://schemas.openxmlformats.org/officeDocument/2006/relationships/hyperlink" Target="file:///C:\Users\Merias\Documents\RAN1\TSGR1_92b-China\Docs\R1-1804007.zip" TargetMode="External"/><Relationship Id="rId1861" Type="http://schemas.openxmlformats.org/officeDocument/2006/relationships/hyperlink" Target="file:///C:\Users\Merias\Documents\RAN1\TSGR1_92b-China\Docs\R1-1805727.zip" TargetMode="External"/><Relationship Id="rId2705" Type="http://schemas.openxmlformats.org/officeDocument/2006/relationships/hyperlink" Target="http://portal.3gpp.org/desktopmodules/Release/ReleaseDetails.aspx?releaseId=190" TargetMode="External"/><Relationship Id="rId1307" Type="http://schemas.openxmlformats.org/officeDocument/2006/relationships/oleObject" Target="embeddings/oleObject138.bin"/><Relationship Id="rId1514" Type="http://schemas.openxmlformats.org/officeDocument/2006/relationships/hyperlink" Target="file:///C:\Users\Merias\Documents\RAN1\TSGR1_92b-China\Docs\R1-1804279.zip" TargetMode="External"/><Relationship Id="rId1721" Type="http://schemas.openxmlformats.org/officeDocument/2006/relationships/hyperlink" Target="file:///C:\Users\Merias\Documents\RAN1\TSGR1_92b-China\Docs\R1-1803758.zip" TargetMode="External"/><Relationship Id="rId1959" Type="http://schemas.openxmlformats.org/officeDocument/2006/relationships/hyperlink" Target="file:///C:\Users\Merias\Documents\RAN1\TSGR1_92b-China\Docs\R1-1804286.zip" TargetMode="External"/><Relationship Id="rId13" Type="http://schemas.openxmlformats.org/officeDocument/2006/relationships/hyperlink" Target="file:///C:\Users\Merias\Documents\RAN1\TSGR1_92b-China\Docs\R1-1718766.zip" TargetMode="External"/><Relationship Id="rId1819" Type="http://schemas.openxmlformats.org/officeDocument/2006/relationships/hyperlink" Target="file:///C:\Users\Merias\Documents\RAN1\TSGR1_92b-China\Docs\R1-1804292.zip" TargetMode="External"/><Relationship Id="rId2190" Type="http://schemas.openxmlformats.org/officeDocument/2006/relationships/hyperlink" Target="file:///C:\Users\Merias\Documents\RAN1\TSGR1_92b-China\Docs\R1-1805065.zip" TargetMode="External"/><Relationship Id="rId2288" Type="http://schemas.openxmlformats.org/officeDocument/2006/relationships/image" Target="media/image216.wmf"/><Relationship Id="rId2495" Type="http://schemas.openxmlformats.org/officeDocument/2006/relationships/hyperlink" Target="../Docs/R1-1804024.zip" TargetMode="External"/><Relationship Id="rId162" Type="http://schemas.openxmlformats.org/officeDocument/2006/relationships/hyperlink" Target="file:///C:\Users\Merias\Documents\RAN1\TSGR1_92b-China\Docs\R1-1803902.zip" TargetMode="External"/><Relationship Id="rId467" Type="http://schemas.openxmlformats.org/officeDocument/2006/relationships/hyperlink" Target="file:///C:\Users\Merias\Documents\RAN1\TSGR1_92b-China\Docs\R1-1804916.zip" TargetMode="External"/><Relationship Id="rId1097" Type="http://schemas.openxmlformats.org/officeDocument/2006/relationships/hyperlink" Target="file:///C:\Users\Merias\Documents\RAN1\TSGR1_92b-China\Docs\R1-1804544.zip" TargetMode="External"/><Relationship Id="rId2050" Type="http://schemas.openxmlformats.org/officeDocument/2006/relationships/hyperlink" Target="file:///C:\Users\Merias\Documents\RAN1\TSGR1_92b-China\Docs\R1-1805063.zip" TargetMode="External"/><Relationship Id="rId2148" Type="http://schemas.openxmlformats.org/officeDocument/2006/relationships/hyperlink" Target="../../Docs/R1-1803673.zip" TargetMode="External"/><Relationship Id="rId674" Type="http://schemas.openxmlformats.org/officeDocument/2006/relationships/hyperlink" Target="file:///C:\Users\Merias\Documents\RAN1\TSGR1_92b-China\Docs\R1-1804454.zip" TargetMode="External"/><Relationship Id="rId881" Type="http://schemas.openxmlformats.org/officeDocument/2006/relationships/hyperlink" Target="file:///C:\Users\Merias\Documents\RAN1\TSGR1_92b-China\Docs\R1-1803611.zip" TargetMode="External"/><Relationship Id="rId979" Type="http://schemas.openxmlformats.org/officeDocument/2006/relationships/hyperlink" Target="file:///C:\Users\Merias\Documents\RAN1\TSGR1_92b-China\Docs\R1-1803968.zip" TargetMode="External"/><Relationship Id="rId2355" Type="http://schemas.openxmlformats.org/officeDocument/2006/relationships/hyperlink" Target="file:///C:\Users\Merias\Documents\RAN1\TSGR1_92b-China\Docs\R1-1804064.zip" TargetMode="External"/><Relationship Id="rId2562" Type="http://schemas.openxmlformats.org/officeDocument/2006/relationships/hyperlink" Target="http://www.3gpp.org/ftp/TSG_RAN/WG1_RL1/TSGR1_92b/Docs/R1-1805625.zip" TargetMode="External"/><Relationship Id="rId327" Type="http://schemas.openxmlformats.org/officeDocument/2006/relationships/hyperlink" Target="file:///C:\Users\Merias\Documents\RAN1\TSGR1_92b-China\Docs\R1-1804133.zip" TargetMode="External"/><Relationship Id="rId534" Type="http://schemas.openxmlformats.org/officeDocument/2006/relationships/hyperlink" Target="file:///C:\Users\Merias\Documents\RAN1\TSGR1_92b-China\Docs\R1-1804156.zip" TargetMode="External"/><Relationship Id="rId741" Type="http://schemas.openxmlformats.org/officeDocument/2006/relationships/image" Target="media/image30.wmf"/><Relationship Id="rId839" Type="http://schemas.openxmlformats.org/officeDocument/2006/relationships/hyperlink" Target="file:///C:\Users\Merias\Documents\RAN1\TSGR1_92b-China\Docs\R1-1804091.zip" TargetMode="External"/><Relationship Id="rId1164" Type="http://schemas.openxmlformats.org/officeDocument/2006/relationships/hyperlink" Target="file:///C:\Users\Merias\Documents\RAN1\TSGR1_92b-China\Docs\R1-1803820.zip" TargetMode="External"/><Relationship Id="rId1371" Type="http://schemas.openxmlformats.org/officeDocument/2006/relationships/hyperlink" Target="file:///C:\Users\Merias\Documents\RAN1\TSGR1_92b-China\Docs\R1-1803911.zip" TargetMode="External"/><Relationship Id="rId1469" Type="http://schemas.openxmlformats.org/officeDocument/2006/relationships/hyperlink" Target="file:///C:\Users\Merias\Documents\RAN1\TSGR1_92b-China\Docs\R1-1803914.zip" TargetMode="External"/><Relationship Id="rId2008" Type="http://schemas.openxmlformats.org/officeDocument/2006/relationships/hyperlink" Target="file:///C:\Users\Merias\Documents\RAN1\TSGR1_92b-China\Docs\R1-1805268.zip" TargetMode="External"/><Relationship Id="rId2215" Type="http://schemas.openxmlformats.org/officeDocument/2006/relationships/hyperlink" Target="file:///C:\Users\Merias\Documents\RAN1\TSGR1_92b-China\Docs\R1-1804117.zip" TargetMode="External"/><Relationship Id="rId2422" Type="http://schemas.openxmlformats.org/officeDocument/2006/relationships/hyperlink" Target="file:///C:\Users\Merias\Documents\RAN1\TSGR1_92b-China\Docs\R1-1805015.zip" TargetMode="External"/><Relationship Id="rId601" Type="http://schemas.openxmlformats.org/officeDocument/2006/relationships/hyperlink" Target="file:///C:\Users\Merias\Documents\RAN1\TSGR1_92b-China\Docs\R1-1803873.zip" TargetMode="External"/><Relationship Id="rId1024" Type="http://schemas.openxmlformats.org/officeDocument/2006/relationships/oleObject" Target="embeddings/oleObject47.bin"/><Relationship Id="rId1231" Type="http://schemas.openxmlformats.org/officeDocument/2006/relationships/oleObject" Target="embeddings/oleObject77.bin"/><Relationship Id="rId1676" Type="http://schemas.openxmlformats.org/officeDocument/2006/relationships/hyperlink" Target="file:///C:\Users\Merias\Documents\RAN1\TSGR1_92b-China\Docs\R1-1804220.zip" TargetMode="External"/><Relationship Id="rId1883" Type="http://schemas.openxmlformats.org/officeDocument/2006/relationships/hyperlink" Target="file:///C:\Users\Merias\Documents\RAN1\TSGR1_92b-China\Docs\R1-1803762.zip" TargetMode="External"/><Relationship Id="rId2727" Type="http://schemas.openxmlformats.org/officeDocument/2006/relationships/hyperlink" Target="http://www.3gpp.org/ftp/TSG_RAN/WG1_RL1/TSGR1_92b/Docs/R1-1803605.zip" TargetMode="External"/><Relationship Id="rId906" Type="http://schemas.openxmlformats.org/officeDocument/2006/relationships/hyperlink" Target="file:///C:\Users\Merias\Documents\RAN1\TSGR1_92b-China\Docs\R1-1804541.zip" TargetMode="External"/><Relationship Id="rId1329" Type="http://schemas.openxmlformats.org/officeDocument/2006/relationships/oleObject" Target="embeddings/oleObject160.bin"/><Relationship Id="rId1536" Type="http://schemas.openxmlformats.org/officeDocument/2006/relationships/hyperlink" Target="file:///C:\Users\Merias\Documents\RAN1\TSGR1_92b-China\Docs\R1-1804848.zip" TargetMode="External"/><Relationship Id="rId1743" Type="http://schemas.openxmlformats.org/officeDocument/2006/relationships/hyperlink" Target="file:///C:\Users\Merias\Documents\RAN1\TSGR1_92b-China\Docs\R1-1804379.zip" TargetMode="External"/><Relationship Id="rId1950" Type="http://schemas.openxmlformats.org/officeDocument/2006/relationships/hyperlink" Target="file:///C:\Users\Merias\Documents\RAN1\TSGR1_92b-China\Docs\R1-1803843.zip" TargetMode="External"/><Relationship Id="rId35" Type="http://schemas.openxmlformats.org/officeDocument/2006/relationships/hyperlink" Target="file:///C:\Users\Merias\Documents\RAN1\TSGR1_92b-China\Docs\R1-1804446.zip" TargetMode="External"/><Relationship Id="rId1603" Type="http://schemas.openxmlformats.org/officeDocument/2006/relationships/hyperlink" Target="file:///C:\Users\Merias\Documents\RAN1\TSGR1_92b-China\Docs\R1-1804005.zip" TargetMode="External"/><Relationship Id="rId1810" Type="http://schemas.openxmlformats.org/officeDocument/2006/relationships/image" Target="media/image185.wmf"/><Relationship Id="rId184" Type="http://schemas.openxmlformats.org/officeDocument/2006/relationships/hyperlink" Target="file:///C:\Users\Merias\Documents\RAN1\TSGR1_92b-China\Docs\R1-1805150.zip" TargetMode="External"/><Relationship Id="rId391" Type="http://schemas.openxmlformats.org/officeDocument/2006/relationships/hyperlink" Target="file:///C:\Users\Merias\Documents\RAN1\TSGR1_92b-China\Docs\R1-1803987.zip" TargetMode="External"/><Relationship Id="rId1908" Type="http://schemas.openxmlformats.org/officeDocument/2006/relationships/hyperlink" Target="file:///C:\Users\Merias\Documents\RAN1\TSGR1_92b-China\Docs\R1-1804773.zip" TargetMode="External"/><Relationship Id="rId2072" Type="http://schemas.openxmlformats.org/officeDocument/2006/relationships/hyperlink" Target="file:///C:\Users\Merias\Documents\RAN1\TSGR1_92b-China\Docs\R1-1804772.zip" TargetMode="External"/><Relationship Id="rId251" Type="http://schemas.openxmlformats.org/officeDocument/2006/relationships/hyperlink" Target="file:///C:\Users\Merias\Documents\RAN1\TSGR1_92b-China\Docs\R1-1804418.zip" TargetMode="External"/><Relationship Id="rId489" Type="http://schemas.openxmlformats.org/officeDocument/2006/relationships/hyperlink" Target="file:///C:\Users\Merias\Documents\RAN1\TSGR1_92b-China\Docs\R1-1803866.zip" TargetMode="External"/><Relationship Id="rId696" Type="http://schemas.openxmlformats.org/officeDocument/2006/relationships/hyperlink" Target="file:///C:\Users\Merias\Documents\RAN1\TSGR1_92b-China\Docs\R1-1804439.zip" TargetMode="External"/><Relationship Id="rId2377" Type="http://schemas.openxmlformats.org/officeDocument/2006/relationships/hyperlink" Target="file:///C:\Users\Merias\Documents\RAN1\TSGR1_92b-China\Docs\R1-1804209.zip" TargetMode="External"/><Relationship Id="rId2584" Type="http://schemas.openxmlformats.org/officeDocument/2006/relationships/hyperlink" Target="http://portal.3gpp.org/desktopmodules/Release/ReleaseDetails.aspx?releaseId=190" TargetMode="External"/><Relationship Id="rId349" Type="http://schemas.openxmlformats.org/officeDocument/2006/relationships/hyperlink" Target="file:///C:\Users\Merias\Documents\RAN1\TSGR1_92b-China\Docs\R1-1804689.zip" TargetMode="External"/><Relationship Id="rId556" Type="http://schemas.openxmlformats.org/officeDocument/2006/relationships/hyperlink" Target="file:///C:\Users\Merias\Documents\RAN1\TSGR1_92b-China\Docs\R1-1804924.zip" TargetMode="External"/><Relationship Id="rId763" Type="http://schemas.openxmlformats.org/officeDocument/2006/relationships/hyperlink" Target="file:///C:\Users\Merias\Documents\RAN1\TSGR1_92b-China\Docs\R1-1804704.zip" TargetMode="External"/><Relationship Id="rId1186" Type="http://schemas.openxmlformats.org/officeDocument/2006/relationships/hyperlink" Target="file:///C:\Users\Merias\Documents\RAN1\TSGR1_92b-China\Docs\R1-1805544.zip" TargetMode="External"/><Relationship Id="rId1393" Type="http://schemas.openxmlformats.org/officeDocument/2006/relationships/oleObject" Target="embeddings/oleObject195.bin"/><Relationship Id="rId2237" Type="http://schemas.openxmlformats.org/officeDocument/2006/relationships/hyperlink" Target="file:///C:\Users\Merias\Documents\RAN1\TSGR1_92b-China\Docs\R1-1804170.zip" TargetMode="External"/><Relationship Id="rId2444" Type="http://schemas.openxmlformats.org/officeDocument/2006/relationships/hyperlink" Target="file:///C:\Users\Merias\Documents\RAN1\TSGR1_92b-China\Docs\R1-1805085.zip" TargetMode="External"/><Relationship Id="rId111" Type="http://schemas.openxmlformats.org/officeDocument/2006/relationships/hyperlink" Target="file:///C:\Users\Merias\Documents\RAN1\TSGR1_92b-China\Docs\R1-1804144.zip" TargetMode="External"/><Relationship Id="rId209" Type="http://schemas.openxmlformats.org/officeDocument/2006/relationships/hyperlink" Target="file:///C:\Users\Merias\Documents\RAN1\TSGR1_92b-China\Docs\R1-1805149.zip" TargetMode="External"/><Relationship Id="rId416" Type="http://schemas.openxmlformats.org/officeDocument/2006/relationships/hyperlink" Target="file:///C:\Users\Merias\Documents\RAN1\TSGR1_92b-China\Docs\R1-1804471.zip" TargetMode="External"/><Relationship Id="rId970" Type="http://schemas.openxmlformats.org/officeDocument/2006/relationships/hyperlink" Target="file:///C:\Users\Merias\Documents\RAN1\TSGR1_92b-China\Docs\R1-1804968.zip" TargetMode="External"/><Relationship Id="rId1046" Type="http://schemas.openxmlformats.org/officeDocument/2006/relationships/hyperlink" Target="file:///C:\Users\AppData\Local\Docs\R1-1803742.zip" TargetMode="External"/><Relationship Id="rId1253" Type="http://schemas.openxmlformats.org/officeDocument/2006/relationships/image" Target="media/image110.wmf"/><Relationship Id="rId1698" Type="http://schemas.openxmlformats.org/officeDocument/2006/relationships/hyperlink" Target="file:///C:\Users\Merias\Documents\RAN1\TSGR1_92b-China\Docs\R1-1805702.zip" TargetMode="External"/><Relationship Id="rId2651" Type="http://schemas.openxmlformats.org/officeDocument/2006/relationships/hyperlink" Target="http://portal.3gpp.org/desktopmodules/Release/ReleaseDetails.aspx?releaseId=190" TargetMode="External"/><Relationship Id="rId2749" Type="http://schemas.openxmlformats.org/officeDocument/2006/relationships/hyperlink" Target="http://portal.3gpp.org/desktopmodules/Release/ReleaseDetails.aspx?releaseId=190" TargetMode="External"/><Relationship Id="rId623" Type="http://schemas.openxmlformats.org/officeDocument/2006/relationships/hyperlink" Target="file:///C:\Users\Merias\Documents\RAN1\TSGR1_92b-China\Docs\R1-1805429.zip" TargetMode="External"/><Relationship Id="rId830" Type="http://schemas.openxmlformats.org/officeDocument/2006/relationships/image" Target="media/image57.wmf"/><Relationship Id="rId928" Type="http://schemas.openxmlformats.org/officeDocument/2006/relationships/hyperlink" Target="file:///C:\Users\Merias\Documents\RAN1\TSGR1_92b-China\Docs\R1-1804966.zip" TargetMode="External"/><Relationship Id="rId1460" Type="http://schemas.openxmlformats.org/officeDocument/2006/relationships/hyperlink" Target="file:///C:\Users\Merias\Documents\RAN1\TSGR1_92b-China\Docs\R1-1804594.zip" TargetMode="External"/><Relationship Id="rId1558" Type="http://schemas.openxmlformats.org/officeDocument/2006/relationships/hyperlink" Target="file:///C:\Users\Merias\Documents\RAN1\TSGR1_92b-China\Docs\R1-1805049.zip" TargetMode="External"/><Relationship Id="rId1765" Type="http://schemas.openxmlformats.org/officeDocument/2006/relationships/hyperlink" Target="file:///C:\Users\Merias\Documents\RAN1\TSGR1_92b-China\Docs\R1-1803797.zip" TargetMode="External"/><Relationship Id="rId2304" Type="http://schemas.openxmlformats.org/officeDocument/2006/relationships/hyperlink" Target="file:///C:\Users\Merias\Documents\RAN1\TSGR1_92b-China\Docs\R1-1805070.zip" TargetMode="External"/><Relationship Id="rId2511" Type="http://schemas.openxmlformats.org/officeDocument/2006/relationships/hyperlink" Target="../Docs/R1-1805145.zip" TargetMode="External"/><Relationship Id="rId2609" Type="http://schemas.openxmlformats.org/officeDocument/2006/relationships/hyperlink" Target="http://portal.3gpp.org/desktopmodules/Release/ReleaseDetails.aspx?releaseId=190" TargetMode="External"/><Relationship Id="rId57" Type="http://schemas.openxmlformats.org/officeDocument/2006/relationships/hyperlink" Target="file:///C:\Users\Merias\Documents\RAN1\TSGR1_92b-China\Docs\R1-1803596.zip" TargetMode="External"/><Relationship Id="rId1113" Type="http://schemas.openxmlformats.org/officeDocument/2006/relationships/image" Target="media/image82.wmf"/><Relationship Id="rId1320" Type="http://schemas.openxmlformats.org/officeDocument/2006/relationships/oleObject" Target="embeddings/oleObject151.bin"/><Relationship Id="rId1418" Type="http://schemas.openxmlformats.org/officeDocument/2006/relationships/hyperlink" Target="file:///C:\Users\Merias\Documents\RAN1\TSGR1_92b-China\Docs\R1-1804847.zip" TargetMode="External"/><Relationship Id="rId1972" Type="http://schemas.openxmlformats.org/officeDocument/2006/relationships/hyperlink" Target="file:///C:\Users\Merias\Documents\RAN1\TSGR1_92b-China\Docs\R1-1804651.zip" TargetMode="External"/><Relationship Id="rId1625" Type="http://schemas.openxmlformats.org/officeDocument/2006/relationships/hyperlink" Target="file:///C:\Users\Merias\Documents\RAN1\TSGR1_92b-China\Docs\R1-1803795.zip" TargetMode="External"/><Relationship Id="rId1832" Type="http://schemas.openxmlformats.org/officeDocument/2006/relationships/hyperlink" Target="file:///C:\Users\Merias\Documents\RAN1\TSGR1_92b-China\Docs\R1-1805198.zip" TargetMode="External"/><Relationship Id="rId2094" Type="http://schemas.openxmlformats.org/officeDocument/2006/relationships/hyperlink" Target="file:///C:\Users\Merias\Documents\RAN1\TSGR1_92b-China\Docs\R1-1803930.zip" TargetMode="External"/><Relationship Id="rId273" Type="http://schemas.openxmlformats.org/officeDocument/2006/relationships/hyperlink" Target="file:///C:\Users\Merias\Documents\RAN1\TSGR1_92b-China\Docs\R1-1804485.zip" TargetMode="External"/><Relationship Id="rId480" Type="http://schemas.openxmlformats.org/officeDocument/2006/relationships/hyperlink" Target="file:///C:\Users\Merias\Documents\RAN1\TSGR1_92b-China\Docs\R1-1804247.zip" TargetMode="External"/><Relationship Id="rId2161" Type="http://schemas.openxmlformats.org/officeDocument/2006/relationships/hyperlink" Target="../../Docs/R1-1804856.zip" TargetMode="External"/><Relationship Id="rId2399" Type="http://schemas.openxmlformats.org/officeDocument/2006/relationships/hyperlink" Target="file:///C:\Users\Merias\Documents\RAN1\TSGR1_92b-China\Docs\R1-1803858.zip" TargetMode="External"/><Relationship Id="rId133" Type="http://schemas.openxmlformats.org/officeDocument/2006/relationships/hyperlink" Target="file:///C:\Users\Merias\Documents\RAN1\TSGR1_92b-China\Docs\R1-1804898.zip" TargetMode="External"/><Relationship Id="rId340" Type="http://schemas.openxmlformats.org/officeDocument/2006/relationships/hyperlink" Target="file:///C:\Users\Merias\Documents\RAN1\TSGR1_92b-China\Docs\R1-1803725.zip" TargetMode="External"/><Relationship Id="rId578" Type="http://schemas.openxmlformats.org/officeDocument/2006/relationships/hyperlink" Target="file:///C:\Users\Merias\Documents\RAN1\TSGR1_92b-China\Docs\R1-1804194.zip" TargetMode="External"/><Relationship Id="rId785" Type="http://schemas.openxmlformats.org/officeDocument/2006/relationships/hyperlink" Target="file:///C:\Users\Merias\Documents\RAN1\TSGR1_92b-China\Docs\R1-1803627.zip" TargetMode="External"/><Relationship Id="rId992" Type="http://schemas.openxmlformats.org/officeDocument/2006/relationships/oleObject" Target="embeddings/oleObject20.bin"/><Relationship Id="rId2021" Type="http://schemas.openxmlformats.org/officeDocument/2006/relationships/hyperlink" Target="file:///C:\Users\Merias\Documents\RAN1\TSGR1_92b-China\Docs\R1-1804659.zip" TargetMode="External"/><Relationship Id="rId2259" Type="http://schemas.openxmlformats.org/officeDocument/2006/relationships/hyperlink" Target="file:///C:\Users\Merias\Documents\RAN1\TSGR1_92b-China\Docs\R1-1805007.zip" TargetMode="External"/><Relationship Id="rId2466" Type="http://schemas.openxmlformats.org/officeDocument/2006/relationships/hyperlink" Target="file:///C:\Users\Merias\Documents\RAN1\TSGR1_92b-China\Docs\R1-1805644.zip" TargetMode="External"/><Relationship Id="rId2673" Type="http://schemas.openxmlformats.org/officeDocument/2006/relationships/hyperlink" Target="http://portal.3gpp.org/desktopmodules/WorkItem/WorkItemDetails.aspx?workitemId=750167" TargetMode="External"/><Relationship Id="rId200" Type="http://schemas.openxmlformats.org/officeDocument/2006/relationships/hyperlink" Target="file:///C:\Users\Merias\Documents\RAN1\TSGR1_92b-China\Docs\R1-1804683.zip" TargetMode="External"/><Relationship Id="rId438" Type="http://schemas.openxmlformats.org/officeDocument/2006/relationships/hyperlink" Target="file:///C:\Users\Merias\Documents\RAN1\TSGR1_92b-China\Docs\R1-1804326.zip" TargetMode="External"/><Relationship Id="rId645" Type="http://schemas.openxmlformats.org/officeDocument/2006/relationships/hyperlink" Target="file:///C:\Users\Merias\Documents\RAN1\TSGR1_92b-China\Docs\R1-1804436.zip" TargetMode="External"/><Relationship Id="rId852" Type="http://schemas.openxmlformats.org/officeDocument/2006/relationships/hyperlink" Target="file:///C:\Users\Merias\Documents\RAN1\TSGR1_92b-China\Docs\R1-1805647.zip" TargetMode="External"/><Relationship Id="rId1068" Type="http://schemas.openxmlformats.org/officeDocument/2006/relationships/hyperlink" Target="file:///C:\Users\Merias\Documents\RAN1\TSGR1_92b-China\Docs\R1-1804093.zip" TargetMode="External"/><Relationship Id="rId1275" Type="http://schemas.openxmlformats.org/officeDocument/2006/relationships/oleObject" Target="embeddings/oleObject107.bin"/><Relationship Id="rId1482" Type="http://schemas.openxmlformats.org/officeDocument/2006/relationships/hyperlink" Target="file:///C:\Users\Merias\Documents\RAN1\TSGR1_92b-China\Docs\R1-1805660.zip" TargetMode="External"/><Relationship Id="rId2119" Type="http://schemas.openxmlformats.org/officeDocument/2006/relationships/hyperlink" Target="http://www.3gpp.org/ftp/tsg_ran/TSG_RAN/TSGR_76/Docs/RP-171450.zip" TargetMode="External"/><Relationship Id="rId2326" Type="http://schemas.openxmlformats.org/officeDocument/2006/relationships/hyperlink" Target="file:///C:\Users\Merias\Documents\RAN1\TSGR1_92b-China\Docs\R1-1805071.zip" TargetMode="External"/><Relationship Id="rId2533" Type="http://schemas.openxmlformats.org/officeDocument/2006/relationships/hyperlink" Target="file:///C:\Users\Merias\Documents\RAN1\TSGR1_92b-China\Docs\R1-1804299.zip" TargetMode="External"/><Relationship Id="rId2740" Type="http://schemas.openxmlformats.org/officeDocument/2006/relationships/hyperlink" Target="http://portal.3gpp.org/desktopmodules/Release/ReleaseDetails.aspx?releaseId=190" TargetMode="External"/><Relationship Id="rId505" Type="http://schemas.openxmlformats.org/officeDocument/2006/relationships/hyperlink" Target="file:///C:\Users\Merias\Documents\RAN1\TSGR1_92b-China\Docs\R1-1804698.zip" TargetMode="External"/><Relationship Id="rId712" Type="http://schemas.openxmlformats.org/officeDocument/2006/relationships/image" Target="media/image18.wmf"/><Relationship Id="rId1135" Type="http://schemas.openxmlformats.org/officeDocument/2006/relationships/hyperlink" Target="file:///C:\Users\Merias\Documents\RAN1\TSGR1_92b-China\Docs\R1-1804059.zip" TargetMode="External"/><Relationship Id="rId1342" Type="http://schemas.openxmlformats.org/officeDocument/2006/relationships/oleObject" Target="embeddings/oleObject173.bin"/><Relationship Id="rId1787" Type="http://schemas.openxmlformats.org/officeDocument/2006/relationships/oleObject" Target="embeddings/oleObject224.bin"/><Relationship Id="rId1994" Type="http://schemas.openxmlformats.org/officeDocument/2006/relationships/hyperlink" Target="file:///C:\Users\Merias\Documents\RAN1\TSGR1_92b-China\Docs\R1-1805642.zip" TargetMode="External"/><Relationship Id="rId79" Type="http://schemas.openxmlformats.org/officeDocument/2006/relationships/hyperlink" Target="file:///C:\Users\Merias\Documents\RAN1\TSGR1_92b-China\Docs\R1-1805299.zip" TargetMode="External"/><Relationship Id="rId1202" Type="http://schemas.openxmlformats.org/officeDocument/2006/relationships/hyperlink" Target="file:///C:\Users\Merias\Documents\RAN1\TSGR1_92b-China\Docs\R1-1803638.zip" TargetMode="External"/><Relationship Id="rId1647" Type="http://schemas.openxmlformats.org/officeDocument/2006/relationships/hyperlink" Target="file:///C:\Users\Merias\Documents\RAN1\TSGR1_92b-China\Docs\R1-1805666.zip" TargetMode="External"/><Relationship Id="rId1854" Type="http://schemas.openxmlformats.org/officeDocument/2006/relationships/image" Target="media/image194.wmf"/><Relationship Id="rId2600" Type="http://schemas.openxmlformats.org/officeDocument/2006/relationships/hyperlink" Target="http://www.3gpp.org/ftp/TSG_RAN/WG1_RL1/TSGR1_92b/Docs/R1-1805765.zip" TargetMode="External"/><Relationship Id="rId1507" Type="http://schemas.openxmlformats.org/officeDocument/2006/relationships/hyperlink" Target="file:///C:\Users\Merias\Documents\RAN1\TSGR1_92b-China\Docs\R1-1804998.zip" TargetMode="External"/><Relationship Id="rId1714" Type="http://schemas.openxmlformats.org/officeDocument/2006/relationships/hyperlink" Target="file:///C:\Users\Merias\Documents\RAN1\TSGR1_92b-China\Docs\R1-1805188.zip" TargetMode="External"/><Relationship Id="rId295" Type="http://schemas.openxmlformats.org/officeDocument/2006/relationships/hyperlink" Target="file:///C:\Users\Merias\Documents\RAN1\TSGR1_92b-China\Docs\R1-1804496.zip" TargetMode="External"/><Relationship Id="rId1921" Type="http://schemas.openxmlformats.org/officeDocument/2006/relationships/hyperlink" Target="file:///C:\Users\Merias\Documents\RAN1\TSGR1_92b-China\Docs\R1-1804384.zip" TargetMode="External"/><Relationship Id="rId2183" Type="http://schemas.openxmlformats.org/officeDocument/2006/relationships/hyperlink" Target="file:///C:\Users\Merias\Documents\RAN1\TSGR1_92b-China\Docs\R1-1804573.zip" TargetMode="External"/><Relationship Id="rId2390" Type="http://schemas.openxmlformats.org/officeDocument/2006/relationships/hyperlink" Target="file:///C:\Users\Merias\Documents\RAN1\TSGR1_92b-China\Docs\R1-1804870.zip" TargetMode="External"/><Relationship Id="rId2488" Type="http://schemas.openxmlformats.org/officeDocument/2006/relationships/hyperlink" Target="../Docs/R1-1803783.zip" TargetMode="External"/><Relationship Id="rId155" Type="http://schemas.openxmlformats.org/officeDocument/2006/relationships/hyperlink" Target="file:///C:\Users\Merias\Documents\RAN1\TSGR1_92b-China\Docs\R1-1805373.zip" TargetMode="External"/><Relationship Id="rId362" Type="http://schemas.openxmlformats.org/officeDocument/2006/relationships/hyperlink" Target="file:///C:\Users\Merias\Documents\RAN1\TSGR1_92b-China\Docs\R1-1803893.zip" TargetMode="External"/><Relationship Id="rId1297" Type="http://schemas.openxmlformats.org/officeDocument/2006/relationships/oleObject" Target="embeddings/oleObject128.bin"/><Relationship Id="rId2043" Type="http://schemas.openxmlformats.org/officeDocument/2006/relationships/hyperlink" Target="file:///C:\Users\Merias\Documents\RAN1\TSGR1_92b-China\Docs\R1-1804571.zip" TargetMode="External"/><Relationship Id="rId2250" Type="http://schemas.openxmlformats.org/officeDocument/2006/relationships/hyperlink" Target="file:///C:\Users\Merias\Documents\RAN1\TSGR1_92b-China\Docs\R1-1803619.zip" TargetMode="External"/><Relationship Id="rId2695" Type="http://schemas.openxmlformats.org/officeDocument/2006/relationships/hyperlink" Target="http://www.3gpp.org/ftp/TSG_RAN/WG1_RL1/TSGR1_92b/Docs/R1-1803594.zip" TargetMode="External"/><Relationship Id="rId222" Type="http://schemas.openxmlformats.org/officeDocument/2006/relationships/hyperlink" Target="file:///C:\Users\Merias\Documents\RAN1\TSGR1_92b-China\Docs\R1-1805269.zip" TargetMode="External"/><Relationship Id="rId667" Type="http://schemas.openxmlformats.org/officeDocument/2006/relationships/hyperlink" Target="file:///C:\Users\Merias\Documents\RAN1\TSGR1_92b-China\Docs\R1-1805383.zip" TargetMode="External"/><Relationship Id="rId874" Type="http://schemas.openxmlformats.org/officeDocument/2006/relationships/hyperlink" Target="file:///C:\Users\Merias\Documents\RAN1\TSGR1_92b-China\Docs\R1-1805512.zip" TargetMode="External"/><Relationship Id="rId2110" Type="http://schemas.openxmlformats.org/officeDocument/2006/relationships/hyperlink" Target="file:///C:\Users\Merias\Documents\RAN1\TSGR1_92b-China\Docs\R1-1804428.zip" TargetMode="External"/><Relationship Id="rId2348" Type="http://schemas.openxmlformats.org/officeDocument/2006/relationships/hyperlink" Target="../Docs/R1-1805586.zip" TargetMode="External"/><Relationship Id="rId2555" Type="http://schemas.openxmlformats.org/officeDocument/2006/relationships/hyperlink" Target="http://portal.3gpp.org/desktopmodules/WorkItem/WorkItemDetails.aspx?workitemId=720191" TargetMode="External"/><Relationship Id="rId527" Type="http://schemas.openxmlformats.org/officeDocument/2006/relationships/hyperlink" Target="file:///C:\Users\Merias\Documents\RAN1\TSGR1_92b-China\Docs\R1-1804699.zip" TargetMode="External"/><Relationship Id="rId734" Type="http://schemas.openxmlformats.org/officeDocument/2006/relationships/image" Target="media/image24.wmf"/><Relationship Id="rId941" Type="http://schemas.openxmlformats.org/officeDocument/2006/relationships/hyperlink" Target="file:///C:\Users\Merias\Documents\RAN1\TSGR1_92b-China\Docs\R1-1803811.zip" TargetMode="External"/><Relationship Id="rId1157" Type="http://schemas.openxmlformats.org/officeDocument/2006/relationships/oleObject" Target="embeddings/oleObject67.bin"/><Relationship Id="rId1364" Type="http://schemas.openxmlformats.org/officeDocument/2006/relationships/oleObject" Target="embeddings/oleObject191.bin"/><Relationship Id="rId1571" Type="http://schemas.openxmlformats.org/officeDocument/2006/relationships/hyperlink" Target="file:///C:\Users\Merias\Documents\RAN1\TSGR1_92b-China\Docs\R1-1804045.zip" TargetMode="External"/><Relationship Id="rId2208" Type="http://schemas.openxmlformats.org/officeDocument/2006/relationships/hyperlink" Target="file:///C:\Users\Merias\Documents\RAN1\TSGR1_92b-China\Docs\R1-1803852.zip" TargetMode="External"/><Relationship Id="rId2415" Type="http://schemas.openxmlformats.org/officeDocument/2006/relationships/hyperlink" Target="file:///C:\Users\Merias\Documents\RAN1\TSGR1_92b-China\Docs\R1-1804885.zip" TargetMode="External"/><Relationship Id="rId2622" Type="http://schemas.openxmlformats.org/officeDocument/2006/relationships/hyperlink" Target="http://portal.3gpp.org/desktopmodules/Release/ReleaseDetails.aspx?releaseId=190" TargetMode="External"/><Relationship Id="rId70" Type="http://schemas.openxmlformats.org/officeDocument/2006/relationships/hyperlink" Target="file:///C:\Users\Merias\Documents\RAN1\TSGR1_92b-China\Docs\R1-1805520.zip" TargetMode="External"/><Relationship Id="rId801" Type="http://schemas.openxmlformats.org/officeDocument/2006/relationships/hyperlink" Target="file:///C:\Users\Merias\Documents\RAN1\TSGR1_92b-China\Docs\R1-1804536.zip" TargetMode="External"/><Relationship Id="rId1017" Type="http://schemas.openxmlformats.org/officeDocument/2006/relationships/oleObject" Target="embeddings/oleObject40.bin"/><Relationship Id="rId1224" Type="http://schemas.openxmlformats.org/officeDocument/2006/relationships/oleObject" Target="embeddings/oleObject73.bin"/><Relationship Id="rId1431" Type="http://schemas.openxmlformats.org/officeDocument/2006/relationships/image" Target="media/image129.wmf"/><Relationship Id="rId1669" Type="http://schemas.openxmlformats.org/officeDocument/2006/relationships/hyperlink" Target="../Docs/R1-1805667.zip" TargetMode="External"/><Relationship Id="rId1876" Type="http://schemas.openxmlformats.org/officeDocument/2006/relationships/hyperlink" Target="file:///C:\Users\Merias\Documents\RAN1\TSGR1_92b-China\Docs\R1-1804809.zip" TargetMode="External"/><Relationship Id="rId1529" Type="http://schemas.openxmlformats.org/officeDocument/2006/relationships/hyperlink" Target="file:///C:\Users\Merias\Documents\RAN1\TSGR1_92b-China\Docs\R1-1804214.zip" TargetMode="External"/><Relationship Id="rId1736" Type="http://schemas.openxmlformats.org/officeDocument/2006/relationships/hyperlink" Target="file:///C:\Users\Merias\Documents\RAN1\TSGR1_92b-China\Docs\R1-1805570.zip" TargetMode="External"/><Relationship Id="rId1943" Type="http://schemas.openxmlformats.org/officeDocument/2006/relationships/hyperlink" Target="file:///C:\Users\Merias\Documents\RAN1\TSGR1_92b-China\Docs\R1-1804959.zip" TargetMode="External"/><Relationship Id="rId28" Type="http://schemas.openxmlformats.org/officeDocument/2006/relationships/hyperlink" Target="file:///C:\Users\Merias\Documents\RAN1\TSGR1_92b-China\Docs\R1-1805029.zip" TargetMode="External"/><Relationship Id="rId1803" Type="http://schemas.openxmlformats.org/officeDocument/2006/relationships/image" Target="media/image178.wmf"/><Relationship Id="rId177" Type="http://schemas.openxmlformats.org/officeDocument/2006/relationships/hyperlink" Target="file:///C:\Users\Merias\Documents\RAN1\TSGR1_92b-China\Docs\R1-1805119.zip" TargetMode="External"/><Relationship Id="rId384" Type="http://schemas.openxmlformats.org/officeDocument/2006/relationships/hyperlink" Target="file:///C:\Users\Merias\Documents\RAN1\TSGR1_92b-China\Docs\R1-1804910.zip" TargetMode="External"/><Relationship Id="rId591" Type="http://schemas.openxmlformats.org/officeDocument/2006/relationships/hyperlink" Target="file:///C:\Users\Merias\Documents\RAN1\TSGR1_92b-China\Docs\R1-1805348.zip" TargetMode="External"/><Relationship Id="rId2065" Type="http://schemas.openxmlformats.org/officeDocument/2006/relationships/hyperlink" Target="file:///C:\Users\Merias\Documents\RAN1\TSGR1_92b-China\Docs\R1-1804084.zip" TargetMode="External"/><Relationship Id="rId2272" Type="http://schemas.openxmlformats.org/officeDocument/2006/relationships/hyperlink" Target="file:///C:\Users\Merias\Documents\RAN1\TSGR1_92b-China\Docs\R1-1804262.zip" TargetMode="External"/><Relationship Id="rId244" Type="http://schemas.openxmlformats.org/officeDocument/2006/relationships/hyperlink" Target="file:///C:\Users\Merias\Documents\RAN1\TSGR1_92b-China\Docs\R1-1804413.zip" TargetMode="External"/><Relationship Id="rId689" Type="http://schemas.openxmlformats.org/officeDocument/2006/relationships/hyperlink" Target="file:///C:\Users\Merias\Documents\RAN1\TSGR1_92b-China\Docs\R1-1803957.zip" TargetMode="External"/><Relationship Id="rId896" Type="http://schemas.openxmlformats.org/officeDocument/2006/relationships/hyperlink" Target="file:///C:\Users\Merias\Documents\RAN1\TSGR1_92b-China\Docs\R1-1803577.zip" TargetMode="External"/><Relationship Id="rId1081" Type="http://schemas.openxmlformats.org/officeDocument/2006/relationships/hyperlink" Target="file:///C:\Users\Merias\Documents\RAN1\TSGR1_92b-China\Docs\R1-1805514.zip" TargetMode="External"/><Relationship Id="rId2577" Type="http://schemas.openxmlformats.org/officeDocument/2006/relationships/hyperlink" Target="http://www.3gpp.org/ftp/TSG_RAN/WG1_RL1/TSGR1_92b/Docs/R1-1805726.zip" TargetMode="External"/><Relationship Id="rId451" Type="http://schemas.openxmlformats.org/officeDocument/2006/relationships/hyperlink" Target="file:///C:\Users\Merias\Documents\RAN1\TSGR1_92b-China\Docs\R1-1804518.zip" TargetMode="External"/><Relationship Id="rId549" Type="http://schemas.openxmlformats.org/officeDocument/2006/relationships/hyperlink" Target="file:///C:\Users\Merias\Documents\RAN1\TSGR1_92b-China\Docs\R1-1804524.zip" TargetMode="External"/><Relationship Id="rId756" Type="http://schemas.openxmlformats.org/officeDocument/2006/relationships/hyperlink" Target="file:///C:\Users\Merias\Documents\RAN1\TSGR1_92b-China\Docs\R1-1803807.zip" TargetMode="External"/><Relationship Id="rId1179" Type="http://schemas.openxmlformats.org/officeDocument/2006/relationships/hyperlink" Target="file:///C:\Users\Merias\Documents\RAN1\TSGR1_92b-China\Docs\R1-1804977.zip" TargetMode="External"/><Relationship Id="rId1386" Type="http://schemas.openxmlformats.org/officeDocument/2006/relationships/hyperlink" Target="file:///C:\Users\Merias\Documents\RAN1\TSGR1_92b-China\Docs\R1-1805584.zip" TargetMode="External"/><Relationship Id="rId1593" Type="http://schemas.openxmlformats.org/officeDocument/2006/relationships/hyperlink" Target="file:///C:\Users\Merias\Documents\RAN1\TSGR1_92b-China\Docs\R1-1805560.zip" TargetMode="External"/><Relationship Id="rId2132" Type="http://schemas.openxmlformats.org/officeDocument/2006/relationships/image" Target="media/image209.wmf"/><Relationship Id="rId2437" Type="http://schemas.openxmlformats.org/officeDocument/2006/relationships/hyperlink" Target="file:///C:\Users\Merias\Documents\RAN1\TSGR1_92b-China\Docs\R1-1804110.zip" TargetMode="External"/><Relationship Id="rId104" Type="http://schemas.openxmlformats.org/officeDocument/2006/relationships/hyperlink" Target="file:///C:\Users\Merias\Documents\RAN1\TSGR1_92b-China\Docs\R1-1804145.zip" TargetMode="External"/><Relationship Id="rId311" Type="http://schemas.openxmlformats.org/officeDocument/2006/relationships/hyperlink" Target="file:///C:\Users\Merias\Documents\RAN1\TSGR1_92b-China\Docs\R1-1804018.zip" TargetMode="External"/><Relationship Id="rId409" Type="http://schemas.openxmlformats.org/officeDocument/2006/relationships/hyperlink" Target="file:///C:\Users\Merias\Documents\RAN1\TSGR1_92b-China\Docs\R1-1805306.zip" TargetMode="External"/><Relationship Id="rId963" Type="http://schemas.openxmlformats.org/officeDocument/2006/relationships/hyperlink" Target="file:///C:\Users\Merias\Documents\RAN1\TSGR1_92b-China\Docs\R1-1803812.zip" TargetMode="External"/><Relationship Id="rId1039" Type="http://schemas.openxmlformats.org/officeDocument/2006/relationships/hyperlink" Target="file:///C:\Users\Merias\Documents\RAN1\TSGR1_92b-China\Docs\R1-1804971.zip" TargetMode="External"/><Relationship Id="rId1246" Type="http://schemas.openxmlformats.org/officeDocument/2006/relationships/image" Target="media/image107.wmf"/><Relationship Id="rId1898" Type="http://schemas.openxmlformats.org/officeDocument/2006/relationships/hyperlink" Target="file:///C:\Users\Merias\Documents\RAN1\TSGR1_92b-China\Docs\R1-1805518.zip" TargetMode="External"/><Relationship Id="rId2644" Type="http://schemas.openxmlformats.org/officeDocument/2006/relationships/hyperlink" Target="http://www.3gpp.org/ftp/TSG_RAN/WG1_RL1/TSGR1_92b/Docs/R1-1803577.zip" TargetMode="External"/><Relationship Id="rId92" Type="http://schemas.openxmlformats.org/officeDocument/2006/relationships/hyperlink" Target="file:///C:\Users\Merias\Documents\RAN1\TSGR1_92b-China\Docs\R1-1805402.zip" TargetMode="External"/><Relationship Id="rId616" Type="http://schemas.openxmlformats.org/officeDocument/2006/relationships/hyperlink" Target="file:///C:\Users\Merias\Documents\RAN1\TSGR1_92b-China\Docs\R1-1804890.zip" TargetMode="External"/><Relationship Id="rId823" Type="http://schemas.openxmlformats.org/officeDocument/2006/relationships/image" Target="media/image51.wmf"/><Relationship Id="rId1453" Type="http://schemas.openxmlformats.org/officeDocument/2006/relationships/hyperlink" Target="file:///C:\Users\Merias\Documents\RAN1\TSGR1_92b-China\Docs\R1-1803825.zip" TargetMode="External"/><Relationship Id="rId1660" Type="http://schemas.openxmlformats.org/officeDocument/2006/relationships/hyperlink" Target="file:///C:\Users\Merias\Documents\RAN1\TSGR1_92b-China\Docs\R1-1804556.zip" TargetMode="External"/><Relationship Id="rId1758" Type="http://schemas.openxmlformats.org/officeDocument/2006/relationships/oleObject" Target="embeddings/oleObject217.bin"/><Relationship Id="rId2504" Type="http://schemas.openxmlformats.org/officeDocument/2006/relationships/hyperlink" Target="../Docs/R1-1804585.zip" TargetMode="External"/><Relationship Id="rId2711" Type="http://schemas.openxmlformats.org/officeDocument/2006/relationships/hyperlink" Target="http://portal.3gpp.org/desktopmodules/Release/ReleaseDetails.aspx?releaseId=190" TargetMode="External"/><Relationship Id="rId1106" Type="http://schemas.openxmlformats.org/officeDocument/2006/relationships/hyperlink" Target="file:///C:\Users\Merias\Documents\RAN1\TSGR1_92b-China\Docs\R1-1805639.zip" TargetMode="External"/><Relationship Id="rId1313" Type="http://schemas.openxmlformats.org/officeDocument/2006/relationships/oleObject" Target="embeddings/oleObject144.bin"/><Relationship Id="rId1520" Type="http://schemas.openxmlformats.org/officeDocument/2006/relationships/hyperlink" Target="file:///C:\Users\Merias\Documents\RAN1\TSGR1_92b-China\Docs\R1-1805568.zip" TargetMode="External"/><Relationship Id="rId1965" Type="http://schemas.openxmlformats.org/officeDocument/2006/relationships/hyperlink" Target="file:///C:\Users\Merias\Documents\RAN1\TSGR1_92b-China\Docs\R1-1805204.zip" TargetMode="External"/><Relationship Id="rId1618" Type="http://schemas.openxmlformats.org/officeDocument/2006/relationships/image" Target="media/image140.wmf"/><Relationship Id="rId1825" Type="http://schemas.openxmlformats.org/officeDocument/2006/relationships/hyperlink" Target="file:///C:\Users\Merias\Documents\RAN1\TSGR1_92b-China\Docs\R1-1804771.zip" TargetMode="External"/><Relationship Id="rId199" Type="http://schemas.openxmlformats.org/officeDocument/2006/relationships/hyperlink" Target="file:///C:\Users\Merias\Documents\RAN1\TSGR1_92b-China\Docs\R1-1804683.zip" TargetMode="External"/><Relationship Id="rId2087" Type="http://schemas.openxmlformats.org/officeDocument/2006/relationships/hyperlink" Target="file:///C:\Users\Merias\Documents\RAN1\TSGR1_92b-China\Docs\R1-1803923.zip" TargetMode="External"/><Relationship Id="rId2294" Type="http://schemas.openxmlformats.org/officeDocument/2006/relationships/image" Target="media/image219.wmf"/><Relationship Id="rId266" Type="http://schemas.openxmlformats.org/officeDocument/2006/relationships/hyperlink" Target="file:///C:\Users\Merias\Documents\RAN1\TSGR1_92b-China\Docs\R1-1805351.zip" TargetMode="External"/><Relationship Id="rId473" Type="http://schemas.openxmlformats.org/officeDocument/2006/relationships/hyperlink" Target="file:///C:\Users\Merias\Documents\RAN1\TSGR1_92b-China\Docs\R1-1804246.zip" TargetMode="External"/><Relationship Id="rId680" Type="http://schemas.openxmlformats.org/officeDocument/2006/relationships/hyperlink" Target="file:///C:\Users\Merias\Documents\RAN1\TSGR1_92b-China\Docs\R1-1804939.zip" TargetMode="External"/><Relationship Id="rId2154" Type="http://schemas.openxmlformats.org/officeDocument/2006/relationships/hyperlink" Target="../../Docs/R1-1804394.zip" TargetMode="External"/><Relationship Id="rId2361" Type="http://schemas.openxmlformats.org/officeDocument/2006/relationships/hyperlink" Target="file:///C:\Users\Merias\Documents\RAN1\TSGR1_92b-China\Docs\R1-1804665.zip" TargetMode="External"/><Relationship Id="rId2599" Type="http://schemas.openxmlformats.org/officeDocument/2006/relationships/hyperlink" Target="http://portal.3gpp.org/desktopmodules/WorkItem/WorkItemDetails.aspx?workitemId=750167" TargetMode="External"/><Relationship Id="rId126" Type="http://schemas.openxmlformats.org/officeDocument/2006/relationships/hyperlink" Target="file:///C:\Users\Merias\Documents\RAN1\TSGR1_92b-China\Docs\R1-1805365.zip" TargetMode="External"/><Relationship Id="rId333" Type="http://schemas.openxmlformats.org/officeDocument/2006/relationships/hyperlink" Target="file:///C:\Users\Merias\Documents\RAN1\TSGR1_92b-China\Docs\R1-1804908.zip" TargetMode="External"/><Relationship Id="rId540" Type="http://schemas.openxmlformats.org/officeDocument/2006/relationships/hyperlink" Target="file:///C:\Users\Merias\Documents\RAN1\TSGR1_92b-China\Docs\R1-1804700.zip" TargetMode="External"/><Relationship Id="rId778" Type="http://schemas.openxmlformats.org/officeDocument/2006/relationships/hyperlink" Target="file:///C:\Users\Merias\Documents\RAN1\TSGR1_92b-China\Docs\R1-1805712.zip" TargetMode="External"/><Relationship Id="rId985" Type="http://schemas.openxmlformats.org/officeDocument/2006/relationships/hyperlink" Target="file:///C:\Users\Merias\Documents\RAN1\TSGR1_92b-China\Docs\R1-1804784.zip" TargetMode="External"/><Relationship Id="rId1170" Type="http://schemas.openxmlformats.org/officeDocument/2006/relationships/hyperlink" Target="file:///C:\Users\Merias\Documents\RAN1\TSGR1_92b-China\Docs\R1-1804118.zip" TargetMode="External"/><Relationship Id="rId2014" Type="http://schemas.openxmlformats.org/officeDocument/2006/relationships/hyperlink" Target="file:///C:\Users\Merias\Documents\RAN1\TSGR1_92b-China\Docs\R1-1803846.zip" TargetMode="External"/><Relationship Id="rId2221" Type="http://schemas.openxmlformats.org/officeDocument/2006/relationships/hyperlink" Target="file:///C:\Users\Merias\Documents\RAN1\TSGR1_92b-China\Docs\R1-1804825.zip" TargetMode="External"/><Relationship Id="rId2459" Type="http://schemas.openxmlformats.org/officeDocument/2006/relationships/hyperlink" Target="file:///C:\Users\Merias\Documents\RAN1\TSGR1_92b-China\Docs\R1-1804623.zip" TargetMode="External"/><Relationship Id="rId2666" Type="http://schemas.openxmlformats.org/officeDocument/2006/relationships/hyperlink" Target="http://portal.3gpp.org/desktopmodules/Release/ReleaseDetails.aspx?releaseId=190" TargetMode="External"/><Relationship Id="rId638" Type="http://schemas.openxmlformats.org/officeDocument/2006/relationships/hyperlink" Target="file:///C:\Users\Merias\Documents\RAN1\TSGR1_92b-China\Docs\R1-1803712.zip" TargetMode="External"/><Relationship Id="rId845" Type="http://schemas.openxmlformats.org/officeDocument/2006/relationships/hyperlink" Target="file:///C:\Users\Merias\Documents\RAN1\TSGR1_92b-China\Docs\R1-1804842.zip" TargetMode="External"/><Relationship Id="rId1030" Type="http://schemas.openxmlformats.org/officeDocument/2006/relationships/oleObject" Target="embeddings/oleObject52.bin"/><Relationship Id="rId1268" Type="http://schemas.openxmlformats.org/officeDocument/2006/relationships/hyperlink" Target="file:///C:\Users\Merias\Documents\RAN1\TSGR1_92b-China\Docs\R1-1805587.zip" TargetMode="External"/><Relationship Id="rId1475" Type="http://schemas.openxmlformats.org/officeDocument/2006/relationships/hyperlink" Target="file:///C:\Users\Merias\Documents\RAN1\TSGR1_92b-China\Docs\R1-1804443.zip" TargetMode="External"/><Relationship Id="rId1682" Type="http://schemas.openxmlformats.org/officeDocument/2006/relationships/hyperlink" Target="file:///C:\Users\Merias\Documents\RAN1\TSGR1_92b-China\Docs\R1-1804805.zip" TargetMode="External"/><Relationship Id="rId2319" Type="http://schemas.openxmlformats.org/officeDocument/2006/relationships/hyperlink" Target="file:///C:\Users\Merias\Documents\RAN1\TSGR1_92b-China\Docs\R1-1804402.zip" TargetMode="External"/><Relationship Id="rId2526" Type="http://schemas.openxmlformats.org/officeDocument/2006/relationships/hyperlink" Target="file:///C:\Users\Merias\Documents\RAN1\TSGR1_92b-China\Docs\R1-1803860.zip" TargetMode="External"/><Relationship Id="rId2733" Type="http://schemas.openxmlformats.org/officeDocument/2006/relationships/hyperlink" Target="http://www.3gpp.org/ftp/TSG_RAN/WG1_RL1/TSGR1_92b/Docs/R1-1805380.zip" TargetMode="External"/><Relationship Id="rId400" Type="http://schemas.openxmlformats.org/officeDocument/2006/relationships/hyperlink" Target="file:///C:\Users\Merias\Documents\RAN1\TSGR1_92b-China\Docs\R1-1804911.zip" TargetMode="External"/><Relationship Id="rId705" Type="http://schemas.openxmlformats.org/officeDocument/2006/relationships/image" Target="media/image11.wmf"/><Relationship Id="rId1128" Type="http://schemas.openxmlformats.org/officeDocument/2006/relationships/hyperlink" Target="file:///C:\Users\Merias\Documents\RAN1\TSGR1_92b-China\Docs\R1-1803622.zip" TargetMode="External"/><Relationship Id="rId1335" Type="http://schemas.openxmlformats.org/officeDocument/2006/relationships/oleObject" Target="embeddings/oleObject166.bin"/><Relationship Id="rId1542" Type="http://schemas.openxmlformats.org/officeDocument/2006/relationships/hyperlink" Target="file:///C:\Users\Merias\Documents\RAN1\TSGR1_92b-China\Docs\R1-1805559.zip" TargetMode="External"/><Relationship Id="rId1987" Type="http://schemas.openxmlformats.org/officeDocument/2006/relationships/hyperlink" Target="file:///C:\Users\Merias\Documents\RAN1\TSGR1_92b-China\Docs\R1-1805515.zip" TargetMode="External"/><Relationship Id="rId912" Type="http://schemas.openxmlformats.org/officeDocument/2006/relationships/hyperlink" Target="file:///C:\Users\Merias\Documents\RAN1\TSGR1_92b-China\Docs\R1-1805140.zip" TargetMode="External"/><Relationship Id="rId1847" Type="http://schemas.openxmlformats.org/officeDocument/2006/relationships/image" Target="media/image191.wmf"/><Relationship Id="rId41" Type="http://schemas.openxmlformats.org/officeDocument/2006/relationships/hyperlink" Target="file:///C:\Users\Merias\Documents\RAN1\TSGR1_92b-China\Docs\R1-1801324.zip" TargetMode="External"/><Relationship Id="rId1402" Type="http://schemas.openxmlformats.org/officeDocument/2006/relationships/hyperlink" Target="file:///C:\Users\Merias\Documents\RAN1\TSGR1_92b-China\Docs\R1-1803623.zip" TargetMode="External"/><Relationship Id="rId1707" Type="http://schemas.openxmlformats.org/officeDocument/2006/relationships/hyperlink" Target="file:///C:\Users\Merias\Documents\RAN1\TSGR1_92b-China\Docs\R1-1804558.zip" TargetMode="External"/><Relationship Id="rId190" Type="http://schemas.openxmlformats.org/officeDocument/2006/relationships/hyperlink" Target="file:///C:\Users\Merias\Documents\RAN1\TSGR1_92b-China\Docs\R1-1805406.zip" TargetMode="External"/><Relationship Id="rId288" Type="http://schemas.openxmlformats.org/officeDocument/2006/relationships/hyperlink" Target="file:///C:\Users\Merias\Documents\RAN1\TSGR1_92b-China\Docs\R1-1805424.zip" TargetMode="External"/><Relationship Id="rId1914" Type="http://schemas.openxmlformats.org/officeDocument/2006/relationships/hyperlink" Target="file:///C:\Users\Merias\Documents\RAN1\TSGR1_92b-China\Docs\R1-1805556.zip" TargetMode="External"/><Relationship Id="rId495" Type="http://schemas.openxmlformats.org/officeDocument/2006/relationships/hyperlink" Target="file:///C:\Users\Merias\Documents\RAN1\TSGR1_92b-China\Docs\R1-1804918.zip" TargetMode="External"/><Relationship Id="rId2176" Type="http://schemas.openxmlformats.org/officeDocument/2006/relationships/hyperlink" Target="file:///C:\Users\Merias\Documents\RAN1\TSGR1_92b-China\Docs\R1-1803663.zip" TargetMode="External"/><Relationship Id="rId2383" Type="http://schemas.openxmlformats.org/officeDocument/2006/relationships/hyperlink" Target="file:///C:\Users\Merias\Documents\RAN1\TSGR1_92b-China\Docs\R1-1804591.zip" TargetMode="External"/><Relationship Id="rId2590" Type="http://schemas.openxmlformats.org/officeDocument/2006/relationships/hyperlink" Target="http://portal.3gpp.org/desktopmodules/WorkItem/WorkItemDetails.aspx?workitemId=750167" TargetMode="External"/><Relationship Id="rId148" Type="http://schemas.openxmlformats.org/officeDocument/2006/relationships/hyperlink" Target="file:///C:\Users\Merias\Documents\RAN1\TSGR1_92b-China\Docs\R1-1805371.zip" TargetMode="External"/><Relationship Id="rId355" Type="http://schemas.openxmlformats.org/officeDocument/2006/relationships/hyperlink" Target="file:///C:\Users\Merias\Documents\RAN1\TSGR1_92b-China\Docs\R1-1804038.zip" TargetMode="External"/><Relationship Id="rId562" Type="http://schemas.openxmlformats.org/officeDocument/2006/relationships/hyperlink" Target="file:///C:\Users\Merias\Documents\RAN1\TSGR1_92b-China\Docs\R1-1805346.zip" TargetMode="External"/><Relationship Id="rId1192" Type="http://schemas.openxmlformats.org/officeDocument/2006/relationships/hyperlink" Target="file:///C:\Users\Merias\Documents\RAN1\TSGR1_92b-China\Docs\R1-1804546.zip" TargetMode="External"/><Relationship Id="rId2036" Type="http://schemas.openxmlformats.org/officeDocument/2006/relationships/hyperlink" Target="file:///C:\Users\Merias\Documents\RAN1\TSGR1_92b-China\Docs\R1-1803802.zip" TargetMode="External"/><Relationship Id="rId2243" Type="http://schemas.openxmlformats.org/officeDocument/2006/relationships/hyperlink" Target="file:///C:\Users\Merias\Documents\RAN1\TSGR1_92b-China\Docs\R1-1804746.zip" TargetMode="External"/><Relationship Id="rId2450" Type="http://schemas.openxmlformats.org/officeDocument/2006/relationships/hyperlink" Target="file:///C:\Users\Merias\Documents\RAN1\TSGR1_92b-China\Docs\R1-1805674.zip" TargetMode="External"/><Relationship Id="rId2688" Type="http://schemas.openxmlformats.org/officeDocument/2006/relationships/hyperlink" Target="http://portal.3gpp.org/desktopmodules/WorkItem/WorkItemDetails.aspx?workitemId=750167" TargetMode="External"/><Relationship Id="rId215" Type="http://schemas.openxmlformats.org/officeDocument/2006/relationships/hyperlink" Target="file:///C:\Users\Merias\Documents\RAN1\TSGR1_92b-China\Docs\R1-1805310.zip" TargetMode="External"/><Relationship Id="rId422" Type="http://schemas.openxmlformats.org/officeDocument/2006/relationships/hyperlink" Target="file:///C:\Users\Merias\Documents\RAN1\TSGR1_92b-China\Docs\R1-1804191.zip" TargetMode="External"/><Relationship Id="rId867" Type="http://schemas.openxmlformats.org/officeDocument/2006/relationships/hyperlink" Target="file:///C:\Users\Merias\Documents\RAN1\TSGR1_92b-China\Docs\R1-1804707.zip" TargetMode="External"/><Relationship Id="rId1052" Type="http://schemas.openxmlformats.org/officeDocument/2006/relationships/hyperlink" Target="file:///C:\Users\AppData\Local\Docs\R1-1804785.zip" TargetMode="External"/><Relationship Id="rId1497" Type="http://schemas.openxmlformats.org/officeDocument/2006/relationships/hyperlink" Target="file:///C:\Users\Merias\Documents\RAN1\TSGR1_92b-China\Docs\R1-1804988.zip" TargetMode="External"/><Relationship Id="rId2103" Type="http://schemas.openxmlformats.org/officeDocument/2006/relationships/hyperlink" Target="file:///C:\Users\Merias\Documents\RAN1\TSGR1_92b-China\Docs\R1-1804289.zip" TargetMode="External"/><Relationship Id="rId2310" Type="http://schemas.openxmlformats.org/officeDocument/2006/relationships/hyperlink" Target="http://www.3gpp.org/ftp/tsg_ran/TSG_RAN/TSGR_77/Docs/RP-172021.zip" TargetMode="External"/><Relationship Id="rId2548" Type="http://schemas.openxmlformats.org/officeDocument/2006/relationships/hyperlink" Target="http://www.3gpp.org/ftp/TSG_RAN/WG1_RL1/TSGR1_92b/Docs/R1-1805407.zip" TargetMode="External"/><Relationship Id="rId2755" Type="http://schemas.openxmlformats.org/officeDocument/2006/relationships/hyperlink" Target="file:///C:\Users\Merias\Documents\RAN1\TSGR1_92b-China\Docs\R1-1805355.zip" TargetMode="External"/><Relationship Id="rId727" Type="http://schemas.openxmlformats.org/officeDocument/2006/relationships/hyperlink" Target="file:///C:\Users\Merias\Documents\RAN1\TSGR1_92b-China\Docs\R1-1804774.zip" TargetMode="External"/><Relationship Id="rId934" Type="http://schemas.openxmlformats.org/officeDocument/2006/relationships/oleObject" Target="embeddings/oleObject9.bin"/><Relationship Id="rId1357" Type="http://schemas.openxmlformats.org/officeDocument/2006/relationships/oleObject" Target="embeddings/oleObject187.bin"/><Relationship Id="rId1564" Type="http://schemas.openxmlformats.org/officeDocument/2006/relationships/hyperlink" Target="file:///C:\Users\Merias\Documents\RAN1\TSGR1_92b-China\Docs\R1-1803707.zip" TargetMode="External"/><Relationship Id="rId1771" Type="http://schemas.openxmlformats.org/officeDocument/2006/relationships/hyperlink" Target="file:///C:\Users\Merias\Documents\RAN1\TSGR1_92b-China\Docs\R1-1804295.zip" TargetMode="External"/><Relationship Id="rId2408" Type="http://schemas.openxmlformats.org/officeDocument/2006/relationships/hyperlink" Target="file:///C:\Users\Merias\Documents\RAN1\TSGR1_92b-China\Docs\R1-1804314.zip" TargetMode="External"/><Relationship Id="rId2615" Type="http://schemas.openxmlformats.org/officeDocument/2006/relationships/hyperlink" Target="http://portal.3gpp.org/desktopmodules/Release/ReleaseDetails.aspx?releaseId=190" TargetMode="External"/><Relationship Id="rId63" Type="http://schemas.openxmlformats.org/officeDocument/2006/relationships/hyperlink" Target="file:///C:\Users\Merias\Documents\RAN1\TSGR1_92b-China\Docs\R1-1803587.zip" TargetMode="External"/><Relationship Id="rId1217" Type="http://schemas.openxmlformats.org/officeDocument/2006/relationships/image" Target="media/image93.wmf"/><Relationship Id="rId1424" Type="http://schemas.openxmlformats.org/officeDocument/2006/relationships/oleObject" Target="embeddings/oleObject200.bin"/><Relationship Id="rId1631" Type="http://schemas.openxmlformats.org/officeDocument/2006/relationships/hyperlink" Target="file:///C:\Users\Merias\Documents\RAN1\TSGR1_92b-China\Docs\R1-1804374.zip" TargetMode="External"/><Relationship Id="rId1869" Type="http://schemas.openxmlformats.org/officeDocument/2006/relationships/hyperlink" Target="file:///C:\Users\Merias\Documents\RAN1\TSGR1_92b-China\Docs\R1-1804049.zip" TargetMode="External"/><Relationship Id="rId1729" Type="http://schemas.openxmlformats.org/officeDocument/2006/relationships/hyperlink" Target="file:///C:\Users\Merias\Documents\RAN1\TSGR1_92b-China\Docs\R1-1804559.zip" TargetMode="External"/><Relationship Id="rId1936" Type="http://schemas.openxmlformats.org/officeDocument/2006/relationships/hyperlink" Target="file:///C:\Users\Merias\Documents\RAN1\TSGR1_92b-China\Docs\R1-1804104.zip" TargetMode="External"/><Relationship Id="rId2198" Type="http://schemas.openxmlformats.org/officeDocument/2006/relationships/hyperlink" Target="file:///C:\Users\Merias\Documents\RAN1\TSGR1_92b-China\Docs\R1-1803851.zip" TargetMode="External"/><Relationship Id="rId377" Type="http://schemas.openxmlformats.org/officeDocument/2006/relationships/hyperlink" Target="file:///C:\Users\Merias\Documents\RAN1\TSGR1_92b-China\Docs\R1-1804260.zip" TargetMode="External"/><Relationship Id="rId584" Type="http://schemas.openxmlformats.org/officeDocument/2006/relationships/hyperlink" Target="file:///C:\Users\Merias\Documents\RAN1\TSGR1_92b-China\Docs\R1-1803879.zip" TargetMode="External"/><Relationship Id="rId2058" Type="http://schemas.openxmlformats.org/officeDocument/2006/relationships/hyperlink" Target="file:///C:\Users\Merias\Documents\RAN1\TSGR1_92b-China\Docs\R1-1803768.zip" TargetMode="External"/><Relationship Id="rId2265" Type="http://schemas.openxmlformats.org/officeDocument/2006/relationships/hyperlink" Target="file:///C:\Users\Merias\Documents\RAN1\TSGR1_92b-China\Docs\R1-1804638.zip" TargetMode="External"/><Relationship Id="rId5" Type="http://schemas.openxmlformats.org/officeDocument/2006/relationships/styles" Target="styles.xml"/><Relationship Id="rId237" Type="http://schemas.openxmlformats.org/officeDocument/2006/relationships/hyperlink" Target="file:///C:\Users\Merias\Documents\RAN1\TSGR1_92b-China\Docs\R1-1805125.zip" TargetMode="External"/><Relationship Id="rId791" Type="http://schemas.openxmlformats.org/officeDocument/2006/relationships/hyperlink" Target="file:///C:\Users\Merias\Documents\RAN1\TSGR1_92b-China\Docs\R1-1804345.zip" TargetMode="External"/><Relationship Id="rId889" Type="http://schemas.openxmlformats.org/officeDocument/2006/relationships/hyperlink" Target="file:///C:\Users\Merias\Documents\RAN1\TSGR1_92b-China\Docs\R1-1804708.zip" TargetMode="External"/><Relationship Id="rId1074" Type="http://schemas.openxmlformats.org/officeDocument/2006/relationships/hyperlink" Target="file:///C:\Users\Merias\Documents\RAN1\TSGR1_92b-China\Docs\R1-1804713.zip" TargetMode="External"/><Relationship Id="rId2472" Type="http://schemas.openxmlformats.org/officeDocument/2006/relationships/hyperlink" Target="file:///C:\Users\Merias\Documents\RAN1\TSGR1_92b-China\Docs\R1-1804757.zip" TargetMode="External"/><Relationship Id="rId444" Type="http://schemas.openxmlformats.org/officeDocument/2006/relationships/hyperlink" Target="file:///C:\Users\Merias\Documents\RAN1\TSGR1_92b-China\Docs\R1-1805311.zip" TargetMode="External"/><Relationship Id="rId651" Type="http://schemas.openxmlformats.org/officeDocument/2006/relationships/hyperlink" Target="file:///C:\Users\Merias\Documents\RAN1\TSGR1_92b-China\Docs\R1-1805165.zip" TargetMode="External"/><Relationship Id="rId749" Type="http://schemas.openxmlformats.org/officeDocument/2006/relationships/image" Target="media/image38.wmf"/><Relationship Id="rId1281" Type="http://schemas.openxmlformats.org/officeDocument/2006/relationships/oleObject" Target="embeddings/oleObject113.bin"/><Relationship Id="rId1379" Type="http://schemas.openxmlformats.org/officeDocument/2006/relationships/hyperlink" Target="file:///C:\Users\Merias\Documents\RAN1\TSGR1_92b-China\Docs\R1-1804792.zip" TargetMode="External"/><Relationship Id="rId1586" Type="http://schemas.openxmlformats.org/officeDocument/2006/relationships/hyperlink" Target="file:///C:\Users\Merias\Documents\RAN1\TSGR1_92b-China\Docs\R1-1803710.zip" TargetMode="External"/><Relationship Id="rId2125" Type="http://schemas.openxmlformats.org/officeDocument/2006/relationships/image" Target="media/image202.wmf"/><Relationship Id="rId2332" Type="http://schemas.openxmlformats.org/officeDocument/2006/relationships/hyperlink" Target="file:///C:\Users\Merias\Documents\RAN1\TSGR1_92b-China\Docs\R1-1803855.zip" TargetMode="External"/><Relationship Id="rId304" Type="http://schemas.openxmlformats.org/officeDocument/2006/relationships/hyperlink" Target="http://www.3gpp.org/ftp/tsg_ran/TSG_RAN/TSGR_77/Docs/RP-171740.zip" TargetMode="External"/><Relationship Id="rId511" Type="http://schemas.openxmlformats.org/officeDocument/2006/relationships/hyperlink" Target="file:///C:\Users\Merias\Documents\RAN1\TSGR1_92b-China\Docs\R1-1803996.zip" TargetMode="External"/><Relationship Id="rId609" Type="http://schemas.openxmlformats.org/officeDocument/2006/relationships/hyperlink" Target="file:///C:\Users\Merias\Documents\RAN1\TSGR1_92b-China\Docs\R1-1805349.zip" TargetMode="External"/><Relationship Id="rId956" Type="http://schemas.openxmlformats.org/officeDocument/2006/relationships/image" Target="media/image68.wmf"/><Relationship Id="rId1141" Type="http://schemas.openxmlformats.org/officeDocument/2006/relationships/hyperlink" Target="file:///C:\Users\Merias\Documents\RAN1\TSGR1_92b-China\Docs\R1-1804715.zip" TargetMode="External"/><Relationship Id="rId1239" Type="http://schemas.openxmlformats.org/officeDocument/2006/relationships/oleObject" Target="embeddings/oleObject81.bin"/><Relationship Id="rId1793" Type="http://schemas.openxmlformats.org/officeDocument/2006/relationships/oleObject" Target="embeddings/oleObject227.bin"/><Relationship Id="rId2637" Type="http://schemas.openxmlformats.org/officeDocument/2006/relationships/hyperlink" Target="http://portal.3gpp.org/desktopmodules/WorkItem/WorkItemDetails.aspx?workitemId=750167" TargetMode="External"/><Relationship Id="rId85" Type="http://schemas.openxmlformats.org/officeDocument/2006/relationships/hyperlink" Target="file:///C:\Users\Merias\Documents\RAN1\TSGR1_92b-China\Docs\R1-1805280.zip" TargetMode="External"/><Relationship Id="rId816" Type="http://schemas.openxmlformats.org/officeDocument/2006/relationships/image" Target="media/image46.wmf"/><Relationship Id="rId1001" Type="http://schemas.openxmlformats.org/officeDocument/2006/relationships/oleObject" Target="embeddings/oleObject29.bin"/><Relationship Id="rId1446" Type="http://schemas.openxmlformats.org/officeDocument/2006/relationships/oleObject" Target="embeddings/oleObject211.bin"/><Relationship Id="rId1653" Type="http://schemas.openxmlformats.org/officeDocument/2006/relationships/hyperlink" Target="file:///C:\Users\Merias\Documents\RAN1\TSGR1_92b-China\Docs\R1-1803834.zip" TargetMode="External"/><Relationship Id="rId1860" Type="http://schemas.openxmlformats.org/officeDocument/2006/relationships/hyperlink" Target="file:///C:\Users\Merias\Documents\RAN1\TSGR1_92b-China\Docs\R1-1805726.zip" TargetMode="External"/><Relationship Id="rId2704" Type="http://schemas.openxmlformats.org/officeDocument/2006/relationships/hyperlink" Target="http://www.3gpp.org/ftp/TSG_RAN/WG1_RL1/TSGR1_92b/Docs/R1-1803597.zip" TargetMode="External"/><Relationship Id="rId1306" Type="http://schemas.openxmlformats.org/officeDocument/2006/relationships/oleObject" Target="embeddings/oleObject137.bin"/><Relationship Id="rId1513" Type="http://schemas.openxmlformats.org/officeDocument/2006/relationships/hyperlink" Target="file:///C:\Users\Merias\Documents\RAN1\TSGR1_92b-China\Docs\R1-1803790.zip" TargetMode="External"/><Relationship Id="rId1720" Type="http://schemas.openxmlformats.org/officeDocument/2006/relationships/hyperlink" Target="file:///C:\Users\Merias\Documents\RAN1\TSGR1_92b-China\Docs\R1-1805688.zip" TargetMode="External"/><Relationship Id="rId1958" Type="http://schemas.openxmlformats.org/officeDocument/2006/relationships/hyperlink" Target="file:///C:\Users\Merias\Documents\RAN1\TSGR1_92b-China\Docs\R1-1805203.zip" TargetMode="External"/><Relationship Id="rId12" Type="http://schemas.openxmlformats.org/officeDocument/2006/relationships/hyperlink" Target="http://webapp.etsi.org/Ipr/" TargetMode="External"/><Relationship Id="rId1818" Type="http://schemas.openxmlformats.org/officeDocument/2006/relationships/hyperlink" Target="file:///C:\Users\Merias\Documents\RAN1\TSGR1_92b-China\Docs\R1-1804280.zip" TargetMode="External"/><Relationship Id="rId161" Type="http://schemas.openxmlformats.org/officeDocument/2006/relationships/hyperlink" Target="file:///C:\Users\Merias\Documents\RAN1\TSGR1_92b-China\Docs\R1-1803901.zip" TargetMode="External"/><Relationship Id="rId399" Type="http://schemas.openxmlformats.org/officeDocument/2006/relationships/hyperlink" Target="file:///C:\Users\Merias\Documents\RAN1\TSGR1_92b-China\Docs\R1-1804691.zip" TargetMode="External"/><Relationship Id="rId2287" Type="http://schemas.openxmlformats.org/officeDocument/2006/relationships/image" Target="media/image215.wmf"/><Relationship Id="rId2494" Type="http://schemas.openxmlformats.org/officeDocument/2006/relationships/hyperlink" Target="../Docs/R1-1803789.zip" TargetMode="External"/><Relationship Id="rId259" Type="http://schemas.openxmlformats.org/officeDocument/2006/relationships/hyperlink" Target="file:///C:\Users\Merias\Documents\RAN1\TSGR1_92b-China\Docs\R1-1803719.zip" TargetMode="External"/><Relationship Id="rId466" Type="http://schemas.openxmlformats.org/officeDocument/2006/relationships/hyperlink" Target="file:///C:\Users\Merias\Documents\RAN1\TSGR1_92b-China\Docs\R1-1804873.zip" TargetMode="External"/><Relationship Id="rId673" Type="http://schemas.openxmlformats.org/officeDocument/2006/relationships/hyperlink" Target="file:///C:\Users\Merias\Documents\RAN1\TSGR1_92b-China\Docs\R1-1805431.zip" TargetMode="External"/><Relationship Id="rId880" Type="http://schemas.openxmlformats.org/officeDocument/2006/relationships/hyperlink" Target="file:///C:\Users\Merias\Documents\RAN1\TSGR1_92b-China\Docs\R1-1805696.zip" TargetMode="External"/><Relationship Id="rId1096" Type="http://schemas.openxmlformats.org/officeDocument/2006/relationships/hyperlink" Target="file:///C:\Users\Merias\Documents\RAN1\TSGR1_92b-China\Docs\R1-1804358.zip" TargetMode="External"/><Relationship Id="rId2147" Type="http://schemas.openxmlformats.org/officeDocument/2006/relationships/hyperlink" Target="../../Docs/R1-1805115.zip" TargetMode="External"/><Relationship Id="rId2354" Type="http://schemas.openxmlformats.org/officeDocument/2006/relationships/hyperlink" Target="file:///C:\Users\Merias\Documents\RAN1\TSGR1_92b-China\Docs\R1-1803974.zip" TargetMode="External"/><Relationship Id="rId2561" Type="http://schemas.openxmlformats.org/officeDocument/2006/relationships/hyperlink" Target="http://portal.3gpp.org/desktopmodules/WorkItem/WorkItemDetails.aspx?workitemId=750162" TargetMode="External"/><Relationship Id="rId119" Type="http://schemas.openxmlformats.org/officeDocument/2006/relationships/hyperlink" Target="file:///C:\Users\Merias\Documents\RAN1\TSGR1_92b-China\Docs\R1-1805284.zip" TargetMode="External"/><Relationship Id="rId326" Type="http://schemas.openxmlformats.org/officeDocument/2006/relationships/hyperlink" Target="file:///C:\Users\Merias\Documents\RAN1\TSGR1_92b-China\Docs\R1-1804019.zip" TargetMode="External"/><Relationship Id="rId533" Type="http://schemas.openxmlformats.org/officeDocument/2006/relationships/hyperlink" Target="file:///C:\Users\Merias\Documents\RAN1\TSGR1_92b-China\Docs\R1-1804141.zip" TargetMode="External"/><Relationship Id="rId978" Type="http://schemas.openxmlformats.org/officeDocument/2006/relationships/hyperlink" Target="file:///C:\Users\Merias\Documents\RAN1\TSGR1_92b-China\Docs\R1-1803905.zip" TargetMode="External"/><Relationship Id="rId1163" Type="http://schemas.openxmlformats.org/officeDocument/2006/relationships/hyperlink" Target="file:///C:\Users\Merias\Documents\RAN1\TSGR1_92b-China\Docs\R1-1803701.zip" TargetMode="External"/><Relationship Id="rId1370" Type="http://schemas.openxmlformats.org/officeDocument/2006/relationships/hyperlink" Target="file:///C:\Users\Merias\Documents\RAN1\TSGR1_92b-China\Docs\R1-1803823.zip" TargetMode="External"/><Relationship Id="rId2007" Type="http://schemas.openxmlformats.org/officeDocument/2006/relationships/hyperlink" Target="file:///C:\Users\Merias\Documents\RAN1\TSGR1_92b-China\Docs\R1-1804390.zip" TargetMode="External"/><Relationship Id="rId2214" Type="http://schemas.openxmlformats.org/officeDocument/2006/relationships/hyperlink" Target="file:///C:\Users\Merias\Documents\RAN1\TSGR1_92b-China\Docs\R1-1803946.zip" TargetMode="External"/><Relationship Id="rId2659" Type="http://schemas.openxmlformats.org/officeDocument/2006/relationships/hyperlink" Target="http://www.3gpp.org/ftp/TSG_RAN/WG1_RL1/TSGR1_92b/Docs/R1-1803582.zip" TargetMode="External"/><Relationship Id="rId740" Type="http://schemas.openxmlformats.org/officeDocument/2006/relationships/image" Target="media/image29.wmf"/><Relationship Id="rId838" Type="http://schemas.openxmlformats.org/officeDocument/2006/relationships/hyperlink" Target="file:///C:\Users\Merias\Documents\RAN1\TSGR1_92b-China\Docs\R1-1803732.zip" TargetMode="External"/><Relationship Id="rId1023" Type="http://schemas.openxmlformats.org/officeDocument/2006/relationships/oleObject" Target="embeddings/oleObject46.bin"/><Relationship Id="rId1468" Type="http://schemas.openxmlformats.org/officeDocument/2006/relationships/hyperlink" Target="file:///C:\Users\Merias\Documents\RAN1\TSGR1_92b-China\Docs\R1-1803826.zip" TargetMode="External"/><Relationship Id="rId1675" Type="http://schemas.openxmlformats.org/officeDocument/2006/relationships/hyperlink" Target="file:///C:\Users\Merias\Documents\RAN1\TSGR1_92b-China\Docs\R1-1804115.zip" TargetMode="External"/><Relationship Id="rId1882" Type="http://schemas.openxmlformats.org/officeDocument/2006/relationships/hyperlink" Target="file:///C:\Users\Merias\Documents\RAN1\TSGR1_92b-China\Docs\R1-1803655.zip" TargetMode="External"/><Relationship Id="rId2421" Type="http://schemas.openxmlformats.org/officeDocument/2006/relationships/hyperlink" Target="file:///C:\Users\Merias\Documents\RAN1\TSGR1_92b-China\Docs\R1-1805014.zip" TargetMode="External"/><Relationship Id="rId2519" Type="http://schemas.openxmlformats.org/officeDocument/2006/relationships/hyperlink" Target="../Docs/R1-1805235.zip" TargetMode="External"/><Relationship Id="rId2726" Type="http://schemas.openxmlformats.org/officeDocument/2006/relationships/hyperlink" Target="http://portal.3gpp.org/desktopmodules/WorkItem/WorkItemDetails.aspx?workitemId=750167" TargetMode="External"/><Relationship Id="rId600" Type="http://schemas.openxmlformats.org/officeDocument/2006/relationships/hyperlink" Target="file:///C:\Users\Merias\Documents\RAN1\TSGR1_92b-China\Docs\R1-1805400.zip" TargetMode="External"/><Relationship Id="rId1230" Type="http://schemas.openxmlformats.org/officeDocument/2006/relationships/image" Target="media/image99.wmf"/><Relationship Id="rId1328" Type="http://schemas.openxmlformats.org/officeDocument/2006/relationships/oleObject" Target="embeddings/oleObject159.bin"/><Relationship Id="rId1535" Type="http://schemas.openxmlformats.org/officeDocument/2006/relationships/hyperlink" Target="file:///C:\Users\Merias\Documents\RAN1\TSGR1_92b-China\Docs\R1-1804798.zip" TargetMode="External"/><Relationship Id="rId905" Type="http://schemas.openxmlformats.org/officeDocument/2006/relationships/hyperlink" Target="file:///C:\Users\Merias\Documents\RAN1\TSGR1_92b-China\Docs\R1-1804351.zip" TargetMode="External"/><Relationship Id="rId1742" Type="http://schemas.openxmlformats.org/officeDocument/2006/relationships/hyperlink" Target="file:///C:\Users\Merias\Documents\RAN1\TSGR1_92b-China\Docs\R1-1803759.zip" TargetMode="External"/><Relationship Id="rId34" Type="http://schemas.openxmlformats.org/officeDocument/2006/relationships/hyperlink" Target="file:///C:\Users\Merias\Documents\RAN1\TSGR1_92b-China\Docs\R1-1803722.zip" TargetMode="External"/><Relationship Id="rId1602" Type="http://schemas.openxmlformats.org/officeDocument/2006/relationships/hyperlink" Target="file:///C:\Users\Merias\Documents\RAN1\TSGR1_92b-China\Docs\R1-1803832.zip" TargetMode="External"/><Relationship Id="rId183" Type="http://schemas.openxmlformats.org/officeDocument/2006/relationships/hyperlink" Target="file:///C:\Users\Merias\Documents\RAN1\TSGR1_92b-China\Docs\R1-1805121.zip" TargetMode="External"/><Relationship Id="rId390" Type="http://schemas.openxmlformats.org/officeDocument/2006/relationships/hyperlink" Target="file:///C:\Users\Merias\Documents\RAN1\TSGR1_92b-China\Docs\R1-1803896.zip" TargetMode="External"/><Relationship Id="rId1907" Type="http://schemas.openxmlformats.org/officeDocument/2006/relationships/hyperlink" Target="file:///C:\Users\Merias\Documents\RAN1\TSGR1_92b-China\Docs\R1-1804283.zip" TargetMode="External"/><Relationship Id="rId2071" Type="http://schemas.openxmlformats.org/officeDocument/2006/relationships/hyperlink" Target="file:///C:\Users\Merias\Documents\RAN1\TSGR1_92b-China\Docs\R1-1804642.zip" TargetMode="External"/><Relationship Id="rId250" Type="http://schemas.openxmlformats.org/officeDocument/2006/relationships/hyperlink" Target="file:///C:\Users\Merias\Documents\RAN1\TSGR1_92b-China\Docs\R1-1804417.zip" TargetMode="External"/><Relationship Id="rId488" Type="http://schemas.openxmlformats.org/officeDocument/2006/relationships/hyperlink" Target="file:///C:\Users\Merias\Documents\RAN1\TSGR1_92b-China\Docs\R1-1805288.zip" TargetMode="External"/><Relationship Id="rId695" Type="http://schemas.openxmlformats.org/officeDocument/2006/relationships/hyperlink" Target="file:///C:\Users\Merias\Documents\RAN1\TSGR1_92b-China\Docs\R1-1804135.zip" TargetMode="External"/><Relationship Id="rId2169" Type="http://schemas.openxmlformats.org/officeDocument/2006/relationships/hyperlink" Target="../../Docs/R1-1805130.zip" TargetMode="External"/><Relationship Id="rId2376" Type="http://schemas.openxmlformats.org/officeDocument/2006/relationships/hyperlink" Target="file:///C:\Users\Merias\Documents\RAN1\TSGR1_92b-China\Docs\R1-1804065.zip" TargetMode="External"/><Relationship Id="rId2583" Type="http://schemas.openxmlformats.org/officeDocument/2006/relationships/hyperlink" Target="http://www.3gpp.org/ftp/TSG_RAN/WG1_RL1/TSGR1_92b/Docs/R1-1805755.zip" TargetMode="External"/><Relationship Id="rId110" Type="http://schemas.openxmlformats.org/officeDocument/2006/relationships/hyperlink" Target="file:///C:\Users\Merias\Documents\RAN1\TSGR1_92b-China\Docs\R1-1804087.zip" TargetMode="External"/><Relationship Id="rId348" Type="http://schemas.openxmlformats.org/officeDocument/2006/relationships/hyperlink" Target="file:///C:\Users\Merias\Documents\RAN1\TSGR1_92b-China\Docs\R1-1804259.zip" TargetMode="External"/><Relationship Id="rId555" Type="http://schemas.openxmlformats.org/officeDocument/2006/relationships/hyperlink" Target="file:///C:\Users\Merias\Documents\RAN1\TSGR1_92b-China\Docs\R1-1804254.zip" TargetMode="External"/><Relationship Id="rId762" Type="http://schemas.openxmlformats.org/officeDocument/2006/relationships/hyperlink" Target="file:///C:\Users\Merias\Documents\RAN1\TSGR1_92b-China\Docs\R1-1804648.zip" TargetMode="External"/><Relationship Id="rId1185" Type="http://schemas.openxmlformats.org/officeDocument/2006/relationships/hyperlink" Target="file:///C:\Users\Merias\Documents\RAN1\TSGR1_92b-China\Docs\R1-1805107.zip" TargetMode="External"/><Relationship Id="rId1392" Type="http://schemas.openxmlformats.org/officeDocument/2006/relationships/image" Target="media/image120.wmf"/><Relationship Id="rId2029" Type="http://schemas.openxmlformats.org/officeDocument/2006/relationships/hyperlink" Target="file:///C:\Users\Merias\Documents\RAN1\TSGR1_92b-China\Docs\R1-1804071.zip" TargetMode="External"/><Relationship Id="rId2236" Type="http://schemas.openxmlformats.org/officeDocument/2006/relationships/hyperlink" Target="file:///C:\Users\Merias\Documents\RAN1\TSGR1_92b-China\Docs\R1-1804169.zip" TargetMode="External"/><Relationship Id="rId2443" Type="http://schemas.openxmlformats.org/officeDocument/2006/relationships/hyperlink" Target="file:///C:\Users\Merias\Documents\RAN1\TSGR1_92b-China\Docs\R1-1804755.zip" TargetMode="External"/><Relationship Id="rId2650" Type="http://schemas.openxmlformats.org/officeDocument/2006/relationships/hyperlink" Target="http://www.3gpp.org/ftp/TSG_RAN/WG1_RL1/TSGR1_92b/Docs/R1-1803579.zip" TargetMode="External"/><Relationship Id="rId208" Type="http://schemas.openxmlformats.org/officeDocument/2006/relationships/image" Target="media/image6.wmf"/><Relationship Id="rId415" Type="http://schemas.openxmlformats.org/officeDocument/2006/relationships/hyperlink" Target="file:///C:\Users\Merias\Documents\RAN1\TSGR1_92b-China\Docs\R1-1804324.zip" TargetMode="External"/><Relationship Id="rId622" Type="http://schemas.openxmlformats.org/officeDocument/2006/relationships/hyperlink" Target="ftp://www.3gpp.org/tsg_ran/TSG_RAN/TSGR_78/Docs/RP-172845.zip" TargetMode="External"/><Relationship Id="rId1045" Type="http://schemas.openxmlformats.org/officeDocument/2006/relationships/hyperlink" Target="file:///C:\Users\AppData\Local\Docs\R1-1803634.zip" TargetMode="External"/><Relationship Id="rId1252" Type="http://schemas.openxmlformats.org/officeDocument/2006/relationships/oleObject" Target="embeddings/oleObject88.bin"/><Relationship Id="rId1697" Type="http://schemas.openxmlformats.org/officeDocument/2006/relationships/hyperlink" Target="file:///C:\Users\Merias\Documents\RAN1\TSGR1_92b-China\Docs\R1-1805663.zip" TargetMode="External"/><Relationship Id="rId2303" Type="http://schemas.openxmlformats.org/officeDocument/2006/relationships/hyperlink" Target="file:///C:\Users\Merias\Documents\RAN1\TSGR1_92b-China\Docs\R1-1804866.zip" TargetMode="External"/><Relationship Id="rId2510" Type="http://schemas.openxmlformats.org/officeDocument/2006/relationships/hyperlink" Target="../Docs/R1-1805097.zip" TargetMode="External"/><Relationship Id="rId2748" Type="http://schemas.openxmlformats.org/officeDocument/2006/relationships/hyperlink" Target="http://www.3gpp.org/ftp/TSG_RAN/WG1_RL1/TSGR1_92b/Docs/R1-1805744.zip" TargetMode="External"/><Relationship Id="rId927" Type="http://schemas.openxmlformats.org/officeDocument/2006/relationships/hyperlink" Target="file:///C:\Users\Merias\Documents\RAN1\TSGR1_92b-China\Docs\R1-1804965.zip" TargetMode="External"/><Relationship Id="rId1112" Type="http://schemas.openxmlformats.org/officeDocument/2006/relationships/oleObject" Target="embeddings/oleObject58.bin"/><Relationship Id="rId1557" Type="http://schemas.openxmlformats.org/officeDocument/2006/relationships/hyperlink" Target="file:///C:\Users\Merias\Documents\RAN1\TSGR1_92b-China\Docs\R1-1804881.zip" TargetMode="External"/><Relationship Id="rId1764" Type="http://schemas.openxmlformats.org/officeDocument/2006/relationships/hyperlink" Target="file:///C:\Users\Merias\Documents\RAN1\TSGR1_92b-China\Docs\R1-1805646.zip" TargetMode="External"/><Relationship Id="rId1971" Type="http://schemas.openxmlformats.org/officeDocument/2006/relationships/hyperlink" Target="file:///C:\Users\Merias\Documents\RAN1\TSGR1_92b-China\Docs\R1-1804568.zip" TargetMode="External"/><Relationship Id="rId2608" Type="http://schemas.openxmlformats.org/officeDocument/2006/relationships/hyperlink" Target="http://www.3gpp.org/ftp/TSG_RAN/WG1_RL1/TSGR1_92b/Docs/R1-1805622.zip" TargetMode="External"/><Relationship Id="rId56" Type="http://schemas.openxmlformats.org/officeDocument/2006/relationships/hyperlink" Target="file:///C:\Users\Merias\Documents\RAN1\TSGR1_92b-China\Docs\R1-1803595.zip" TargetMode="External"/><Relationship Id="rId1417" Type="http://schemas.openxmlformats.org/officeDocument/2006/relationships/hyperlink" Target="file:///C:\Users\Merias\Documents\RAN1\TSGR1_92b-China\Docs\R1-1804793.zip" TargetMode="External"/><Relationship Id="rId1624" Type="http://schemas.openxmlformats.org/officeDocument/2006/relationships/hyperlink" Target="file:///C:\Users\Merias\Documents\RAN1\TSGR1_92b-China\Docs\R1-1803645.zip" TargetMode="External"/><Relationship Id="rId1831" Type="http://schemas.openxmlformats.org/officeDocument/2006/relationships/hyperlink" Target="file:///C:\Users\Merias\Documents\RAN1\TSGR1_92b-China\Docs\R1-1805197.zip" TargetMode="External"/><Relationship Id="rId1929" Type="http://schemas.openxmlformats.org/officeDocument/2006/relationships/hyperlink" Target="file:///C:\Users\Merias\Documents\RAN1\TSGR1_92b-China\Docs\R1-1805637.zip" TargetMode="External"/><Relationship Id="rId2093" Type="http://schemas.openxmlformats.org/officeDocument/2006/relationships/hyperlink" Target="file:///C:\Users\Merias\Documents\RAN1\TSGR1_92b-China\Docs\R1-1803929.zip" TargetMode="External"/><Relationship Id="rId2398" Type="http://schemas.openxmlformats.org/officeDocument/2006/relationships/hyperlink" Target="file:///C:\Users\Merias\Documents\RAN1\TSGR1_92b-China\Docs\R1-1803682.zip" TargetMode="External"/><Relationship Id="rId272" Type="http://schemas.openxmlformats.org/officeDocument/2006/relationships/hyperlink" Target="file:///C:\Users\Merias\Documents\RAN1\TSGR1_92b-China\Docs\R1-1804489.zip" TargetMode="External"/><Relationship Id="rId577" Type="http://schemas.openxmlformats.org/officeDocument/2006/relationships/hyperlink" Target="file:///C:\Users\Merias\Documents\RAN1\TSGR1_92b-China\Docs\R1-1804162.zip" TargetMode="External"/><Relationship Id="rId2160" Type="http://schemas.openxmlformats.org/officeDocument/2006/relationships/hyperlink" Target="../../Docs/R1-1804822.zip" TargetMode="External"/><Relationship Id="rId2258" Type="http://schemas.openxmlformats.org/officeDocument/2006/relationships/hyperlink" Target="file:///C:\Users\Merias\Documents\RAN1\TSGR1_92b-China\Docs\R1-1804864.zip" TargetMode="External"/><Relationship Id="rId132" Type="http://schemas.openxmlformats.org/officeDocument/2006/relationships/hyperlink" Target="file:///C:\Users\Merias\Documents\RAN1\TSGR1_92b-China\Docs\R1-1805368.zip" TargetMode="External"/><Relationship Id="rId784" Type="http://schemas.openxmlformats.org/officeDocument/2006/relationships/hyperlink" Target="file:///C:\Users\Merias\Documents\RAN1\TSGR1_92b-China\Docs\R1-1803608.zip" TargetMode="External"/><Relationship Id="rId991" Type="http://schemas.openxmlformats.org/officeDocument/2006/relationships/image" Target="media/image70.wmf"/><Relationship Id="rId1067" Type="http://schemas.openxmlformats.org/officeDocument/2006/relationships/hyperlink" Target="file:///C:\Users\Merias\Documents\RAN1\TSGR1_92b-China\Docs\R1-1804057.zip" TargetMode="External"/><Relationship Id="rId2020" Type="http://schemas.openxmlformats.org/officeDocument/2006/relationships/hyperlink" Target="file:///C:\Users\Merias\Documents\RAN1\TSGR1_92b-China\Docs\R1-1804595.zip" TargetMode="External"/><Relationship Id="rId2465" Type="http://schemas.openxmlformats.org/officeDocument/2006/relationships/hyperlink" Target="file:///C:\Users\Merias\Documents\RAN1\TSGR1_92b-China\Docs\R1-1805643.zip" TargetMode="External"/><Relationship Id="rId2672" Type="http://schemas.openxmlformats.org/officeDocument/2006/relationships/hyperlink" Target="http://portal.3gpp.org/desktopmodules/Release/ReleaseDetails.aspx?releaseId=190" TargetMode="External"/><Relationship Id="rId437" Type="http://schemas.openxmlformats.org/officeDocument/2006/relationships/hyperlink" Target="file:///C:\Users\Merias\Documents\RAN1\TSGR1_92b-China\Docs\R1-1804243.zip" TargetMode="External"/><Relationship Id="rId644" Type="http://schemas.openxmlformats.org/officeDocument/2006/relationships/hyperlink" Target="file:///C:\Users\Merias\Documents\RAN1\TSGR1_92b-China\Docs\R1-1805163.zip" TargetMode="External"/><Relationship Id="rId851" Type="http://schemas.openxmlformats.org/officeDocument/2006/relationships/hyperlink" Target="file:///C:\Users\Merias\Documents\RAN1\TSGR1_92b-China\Docs\R1-1805614.zip" TargetMode="External"/><Relationship Id="rId1274" Type="http://schemas.openxmlformats.org/officeDocument/2006/relationships/oleObject" Target="embeddings/oleObject106.bin"/><Relationship Id="rId1481" Type="http://schemas.openxmlformats.org/officeDocument/2006/relationships/hyperlink" Target="file:///C:\Users\Merias\Documents\RAN1\TSGR1_92b-China\Docs\R1-1805112.zip" TargetMode="External"/><Relationship Id="rId1579" Type="http://schemas.openxmlformats.org/officeDocument/2006/relationships/hyperlink" Target="file:///C:\Users\Merias\Documents\RAN1\TSGR1_92b-China\Docs\R1-1804800.zip" TargetMode="External"/><Relationship Id="rId2118" Type="http://schemas.openxmlformats.org/officeDocument/2006/relationships/hyperlink" Target="file:///C:\Users\Merias\Documents\RAN1\TSGR1_92b-China\Docs\R1-1805157.zip" TargetMode="External"/><Relationship Id="rId2325" Type="http://schemas.openxmlformats.org/officeDocument/2006/relationships/hyperlink" Target="file:///C:\Users\Merias\Documents\RAN1\TSGR1_92b-China\Docs\R1-1805008.zip" TargetMode="External"/><Relationship Id="rId2532" Type="http://schemas.openxmlformats.org/officeDocument/2006/relationships/hyperlink" Target="file:///C:\Users\Merias\Documents\RAN1\TSGR1_92b-China\Docs\R1-1804298.zip" TargetMode="External"/><Relationship Id="rId504" Type="http://schemas.openxmlformats.org/officeDocument/2006/relationships/hyperlink" Target="file:///C:\Users\Merias\Documents\RAN1\TSGR1_92b-China\Docs\R1-1804520.zip" TargetMode="External"/><Relationship Id="rId711" Type="http://schemas.openxmlformats.org/officeDocument/2006/relationships/image" Target="media/image17.wmf"/><Relationship Id="rId949" Type="http://schemas.openxmlformats.org/officeDocument/2006/relationships/oleObject" Target="embeddings/oleObject12.bin"/><Relationship Id="rId1134" Type="http://schemas.openxmlformats.org/officeDocument/2006/relationships/hyperlink" Target="file:///C:\Users\Merias\Documents\RAN1\TSGR1_92b-China\Docs\R1-1804036.zip" TargetMode="External"/><Relationship Id="rId1341" Type="http://schemas.openxmlformats.org/officeDocument/2006/relationships/oleObject" Target="embeddings/oleObject172.bin"/><Relationship Id="rId1786" Type="http://schemas.openxmlformats.org/officeDocument/2006/relationships/oleObject" Target="embeddings/oleObject223.bin"/><Relationship Id="rId1993" Type="http://schemas.openxmlformats.org/officeDocument/2006/relationships/hyperlink" Target="file:///C:\Users\Merias\Documents\RAN1\TSGR1_92b-China\Docs\R1-1805613.zip" TargetMode="External"/><Relationship Id="rId78" Type="http://schemas.openxmlformats.org/officeDocument/2006/relationships/hyperlink" Target="file:///C:\Users\Merias\Documents\RAN1\TSGR1_92b-China\Docs\R1-1805298.zip" TargetMode="External"/><Relationship Id="rId809" Type="http://schemas.openxmlformats.org/officeDocument/2006/relationships/hyperlink" Target="file:///C:\Users\Merias\Documents\RAN1\TSGR1_92b-China\Docs\R1-1804537.zip" TargetMode="External"/><Relationship Id="rId1201" Type="http://schemas.openxmlformats.org/officeDocument/2006/relationships/hyperlink" Target="../Docs/R1-1805626.zip" TargetMode="External"/><Relationship Id="rId1439" Type="http://schemas.openxmlformats.org/officeDocument/2006/relationships/image" Target="media/image133.wmf"/><Relationship Id="rId1646" Type="http://schemas.openxmlformats.org/officeDocument/2006/relationships/image" Target="media/image149.wmf"/><Relationship Id="rId1853" Type="http://schemas.openxmlformats.org/officeDocument/2006/relationships/oleObject" Target="embeddings/oleObject242.bin"/><Relationship Id="rId1506" Type="http://schemas.openxmlformats.org/officeDocument/2006/relationships/hyperlink" Target="file:///C:\Users\Merias\Documents\RAN1\TSGR1_92b-China\Docs\R1-1804997.zip" TargetMode="External"/><Relationship Id="rId1713" Type="http://schemas.openxmlformats.org/officeDocument/2006/relationships/hyperlink" Target="file:///C:\Users\Merias\Documents\RAN1\TSGR1_92b-China\Docs\R1-1804101.zip" TargetMode="External"/><Relationship Id="rId1920" Type="http://schemas.openxmlformats.org/officeDocument/2006/relationships/hyperlink" Target="file:///C:\Users\Merias\Documents\RAN1\TSGR1_92b-China\Docs\R1-1805709.zip" TargetMode="External"/><Relationship Id="rId294" Type="http://schemas.openxmlformats.org/officeDocument/2006/relationships/hyperlink" Target="file:///C:\Users\Merias\Documents\RAN1\TSGR1_92b-China\Docs\R1-1804478.zip" TargetMode="External"/><Relationship Id="rId2182" Type="http://schemas.openxmlformats.org/officeDocument/2006/relationships/hyperlink" Target="file:///C:\Users\Merias\Documents\RAN1\TSGR1_92b-China\Docs\R1-1804462.zip" TargetMode="External"/><Relationship Id="rId154" Type="http://schemas.openxmlformats.org/officeDocument/2006/relationships/hyperlink" Target="file:///C:\Users\Merias\Documents\RAN1\TSGR1_92b-China\Docs\R1-1804900.zip" TargetMode="External"/><Relationship Id="rId361" Type="http://schemas.openxmlformats.org/officeDocument/2006/relationships/hyperlink" Target="file:///C:\Users\Merias\Documents\RAN1\TSGR1_92b-China\Docs\R1-1805023.zip" TargetMode="External"/><Relationship Id="rId599" Type="http://schemas.openxmlformats.org/officeDocument/2006/relationships/hyperlink" Target="file:///C:\Users\Merias\Documents\RAN1\TSGR1_92b-China\Docs\R1-1804929.zip" TargetMode="External"/><Relationship Id="rId2042" Type="http://schemas.openxmlformats.org/officeDocument/2006/relationships/hyperlink" Target="file:///C:\Users\Merias\Documents\RAN1\TSGR1_92b-China\Docs\R1-1804391.zip" TargetMode="External"/><Relationship Id="rId2487" Type="http://schemas.openxmlformats.org/officeDocument/2006/relationships/hyperlink" Target="../Docs/R1-1803782.zip" TargetMode="External"/><Relationship Id="rId2694" Type="http://schemas.openxmlformats.org/officeDocument/2006/relationships/hyperlink" Target="http://portal.3gpp.org/desktopmodules/WorkItem/WorkItemDetails.aspx?workitemId=750167" TargetMode="External"/><Relationship Id="rId459" Type="http://schemas.openxmlformats.org/officeDocument/2006/relationships/hyperlink" Target="file:///C:\Users\Merias\Documents\RAN1\TSGR1_92b-China\Docs\R1-1804124.zip" TargetMode="External"/><Relationship Id="rId666" Type="http://schemas.openxmlformats.org/officeDocument/2006/relationships/hyperlink" Target="file:///C:\Users\Merias\Documents\RAN1\TSGR1_92b-China\Docs\R1-1805379.zip" TargetMode="External"/><Relationship Id="rId873" Type="http://schemas.openxmlformats.org/officeDocument/2006/relationships/hyperlink" Target="file:///C:\Users\Merias\Documents\RAN1\TSGR1_92b-China\Docs\R1-1804779.zip" TargetMode="External"/><Relationship Id="rId1089" Type="http://schemas.openxmlformats.org/officeDocument/2006/relationships/hyperlink" Target="file:///C:\Users\Merias\Documents\RAN1\TSGR1_92b-China\Docs\R1-1803817.zip" TargetMode="External"/><Relationship Id="rId1296" Type="http://schemas.openxmlformats.org/officeDocument/2006/relationships/oleObject" Target="embeddings/oleObject127.bin"/><Relationship Id="rId2347" Type="http://schemas.openxmlformats.org/officeDocument/2006/relationships/hyperlink" Target="file:///C:\Users\Merias\Documents\RAN1\TSGR1_92b-China\Docs\R1-1805253.zip" TargetMode="External"/><Relationship Id="rId2554" Type="http://schemas.openxmlformats.org/officeDocument/2006/relationships/hyperlink" Target="http://portal.3gpp.org/desktopmodules/Release/ReleaseDetails.aspx?releaseId=190" TargetMode="External"/><Relationship Id="rId221" Type="http://schemas.openxmlformats.org/officeDocument/2006/relationships/hyperlink" Target="file:///C:\Users\Merias\Documents\RAN1\TSGR1_92b-China\Docs\R1-1805269.zip" TargetMode="External"/><Relationship Id="rId319" Type="http://schemas.openxmlformats.org/officeDocument/2006/relationships/hyperlink" Target="file:///C:\Users\Merias\Documents\RAN1\TSGR1_92b-China\Docs\R1-1804907.zip" TargetMode="External"/><Relationship Id="rId526" Type="http://schemas.openxmlformats.org/officeDocument/2006/relationships/hyperlink" Target="file:///C:\Users\Merias\Documents\RAN1\TSGR1_92b-China\Docs\R1-1804522.zip" TargetMode="External"/><Relationship Id="rId1156" Type="http://schemas.openxmlformats.org/officeDocument/2006/relationships/image" Target="media/image90.wmf"/><Relationship Id="rId1363" Type="http://schemas.openxmlformats.org/officeDocument/2006/relationships/image" Target="media/image116.wmf"/><Relationship Id="rId2207" Type="http://schemas.openxmlformats.org/officeDocument/2006/relationships/hyperlink" Target="file:///C:\Users\Merias\Documents\RAN1\TSGR1_92b-China\Docs\R1-1805082.zip" TargetMode="External"/><Relationship Id="rId2761" Type="http://schemas.openxmlformats.org/officeDocument/2006/relationships/theme" Target="theme/theme1.xml"/><Relationship Id="rId733" Type="http://schemas.openxmlformats.org/officeDocument/2006/relationships/image" Target="media/image23.wmf"/><Relationship Id="rId940" Type="http://schemas.openxmlformats.org/officeDocument/2006/relationships/hyperlink" Target="file:///C:\Users\Merias\Documents\RAN1\TSGR1_92b-China\Docs\R1-1803736.zip" TargetMode="External"/><Relationship Id="rId1016" Type="http://schemas.openxmlformats.org/officeDocument/2006/relationships/oleObject" Target="embeddings/oleObject39.bin"/><Relationship Id="rId1570" Type="http://schemas.openxmlformats.org/officeDocument/2006/relationships/hyperlink" Target="file:///C:\Users\Merias\Documents\RAN1\TSGR1_92b-China\Docs\R1-1804033.zip" TargetMode="External"/><Relationship Id="rId1668" Type="http://schemas.openxmlformats.org/officeDocument/2006/relationships/hyperlink" Target="file:///C:\Users\Merias\Documents\RAN1\TSGR1_92b-China\Docs\R1-1805612.zip" TargetMode="External"/><Relationship Id="rId1875" Type="http://schemas.openxmlformats.org/officeDocument/2006/relationships/hyperlink" Target="file:///C:\Users\Merias\Documents\RAN1\TSGR1_92b-China\Docs\R1-1804762.zip" TargetMode="External"/><Relationship Id="rId2414" Type="http://schemas.openxmlformats.org/officeDocument/2006/relationships/hyperlink" Target="file:///C:\Users\Merias\Documents\RAN1\TSGR1_92b-China\Docs\R1-1804884.zip" TargetMode="External"/><Relationship Id="rId2621" Type="http://schemas.openxmlformats.org/officeDocument/2006/relationships/hyperlink" Target="http://www.3gpp.org/ftp/TSG_RAN/WG1_RL1/TSGR1_92b/Docs/R1-1805782.zip" TargetMode="External"/><Relationship Id="rId2719" Type="http://schemas.openxmlformats.org/officeDocument/2006/relationships/hyperlink" Target="http://portal.3gpp.org/desktopmodules/Release/ReleaseDetails.aspx?releaseId=190" TargetMode="External"/><Relationship Id="rId800" Type="http://schemas.openxmlformats.org/officeDocument/2006/relationships/hyperlink" Target="file:///C:\Users\Merias\Documents\RAN1\TSGR1_92b-China\Docs\R1-1804346.zip" TargetMode="External"/><Relationship Id="rId1223" Type="http://schemas.openxmlformats.org/officeDocument/2006/relationships/image" Target="media/image96.wmf"/><Relationship Id="rId1430" Type="http://schemas.openxmlformats.org/officeDocument/2006/relationships/oleObject" Target="embeddings/oleObject203.bin"/><Relationship Id="rId1528" Type="http://schemas.openxmlformats.org/officeDocument/2006/relationships/hyperlink" Target="file:///C:\Users\Merias\Documents\RAN1\TSGR1_92b-China\Docs\R1-1804098.zip" TargetMode="External"/><Relationship Id="rId1735" Type="http://schemas.openxmlformats.org/officeDocument/2006/relationships/hyperlink" Target="file:///C:\Users\Merias\Documents\RAN1\TSGR1_92b-China\Docs\R1-1805249.zip" TargetMode="External"/><Relationship Id="rId1942" Type="http://schemas.openxmlformats.org/officeDocument/2006/relationships/hyperlink" Target="file:///C:\Users\Merias\Documents\RAN1\TSGR1_92b-China\Docs\R1-1804850.zip" TargetMode="External"/><Relationship Id="rId27" Type="http://schemas.openxmlformats.org/officeDocument/2006/relationships/hyperlink" Target="file:///C:\Users\Merias\Documents\RAN1\TSGR1_92b-China\Docs\R1-1803582.zip" TargetMode="External"/><Relationship Id="rId1802" Type="http://schemas.openxmlformats.org/officeDocument/2006/relationships/hyperlink" Target="file:///C:\Users\Merias\Documents\RAN1\TSGR1_92b-China\Docs\R1-1805529.zip" TargetMode="External"/><Relationship Id="rId176" Type="http://schemas.openxmlformats.org/officeDocument/2006/relationships/hyperlink" Target="file:///C:\Users\Merias\Documents\RAN1\TSGR1_92b-China\Docs\R1-1805118.zip" TargetMode="External"/><Relationship Id="rId383" Type="http://schemas.openxmlformats.org/officeDocument/2006/relationships/hyperlink" Target="file:///C:\Users\Merias\Documents\RAN1\TSGR1_92b-China\Docs\R1-1804690.zip" TargetMode="External"/><Relationship Id="rId590" Type="http://schemas.openxmlformats.org/officeDocument/2006/relationships/hyperlink" Target="file:///C:\Users\Merias\Documents\RAN1\TSGR1_92b-China\Docs\R1-1805312.zip" TargetMode="External"/><Relationship Id="rId2064" Type="http://schemas.openxmlformats.org/officeDocument/2006/relationships/hyperlink" Target="file:///C:\Users\Merias\Documents\RAN1\TSGR1_92b-China\Docs\R1-1804080.zip" TargetMode="External"/><Relationship Id="rId2271" Type="http://schemas.openxmlformats.org/officeDocument/2006/relationships/hyperlink" Target="file:///C:\Users\Merias\Documents\RAN1\TSGR1_92b-China\Docs\R1-1804022.zip" TargetMode="External"/><Relationship Id="rId243" Type="http://schemas.openxmlformats.org/officeDocument/2006/relationships/hyperlink" Target="file:///C:\Users\Merias\Documents\RAN1\TSGR1_92b-China\Docs\R1-1804412.zip" TargetMode="External"/><Relationship Id="rId450" Type="http://schemas.openxmlformats.org/officeDocument/2006/relationships/hyperlink" Target="file:///C:\Users\Merias\Documents\RAN1\TSGR1_92b-China\Docs\R1-1804327.zip" TargetMode="External"/><Relationship Id="rId688" Type="http://schemas.openxmlformats.org/officeDocument/2006/relationships/hyperlink" Target="file:///C:\Users\Merias\Documents\RAN1\TSGR1_92b-China\Docs\R1-1805347.zip" TargetMode="External"/><Relationship Id="rId895" Type="http://schemas.openxmlformats.org/officeDocument/2006/relationships/hyperlink" Target="file:///C:\Users\Merias\Documents\RAN1\TSGR1_92b-China\Docs\R1-1805608.zip" TargetMode="External"/><Relationship Id="rId1080" Type="http://schemas.openxmlformats.org/officeDocument/2006/relationships/hyperlink" Target="file:///C:\Users\Merias\Documents\RAN1\TSGR1_92b-China\Docs\R1-1805103.zip" TargetMode="External"/><Relationship Id="rId2131" Type="http://schemas.openxmlformats.org/officeDocument/2006/relationships/image" Target="media/image208.wmf"/><Relationship Id="rId2369" Type="http://schemas.openxmlformats.org/officeDocument/2006/relationships/hyperlink" Target="../Docs/R1-1805591.zip" TargetMode="External"/><Relationship Id="rId2576" Type="http://schemas.openxmlformats.org/officeDocument/2006/relationships/hyperlink" Target="http://portal.3gpp.org/desktopmodules/WorkItem/WorkItemDetails.aspx?workitemId=750167" TargetMode="External"/><Relationship Id="rId103" Type="http://schemas.openxmlformats.org/officeDocument/2006/relationships/hyperlink" Target="file:///C:\Users\Merias\Documents\RAN1\TSGR1_92b-China\Docs\R1-1803881.zip" TargetMode="External"/><Relationship Id="rId310" Type="http://schemas.openxmlformats.org/officeDocument/2006/relationships/hyperlink" Target="file:///C:\Users\Merias\Documents\RAN1\TSGR1_92b-China\Docs\R1-1803983.zip" TargetMode="External"/><Relationship Id="rId548" Type="http://schemas.openxmlformats.org/officeDocument/2006/relationships/hyperlink" Target="file:///C:\Users\Merias\Documents\RAN1\TSGR1_92b-China\Docs\R1-1804334.zip" TargetMode="External"/><Relationship Id="rId755" Type="http://schemas.openxmlformats.org/officeDocument/2006/relationships/hyperlink" Target="file:///C:\Users\Merias\Documents\RAN1\TSGR1_92b-China\Docs\R1-1803626.zip" TargetMode="External"/><Relationship Id="rId962" Type="http://schemas.openxmlformats.org/officeDocument/2006/relationships/hyperlink" Target="file:///C:\Users\Merias\Documents\RAN1\TSGR1_92b-China\Docs\R1-1803738.zip" TargetMode="External"/><Relationship Id="rId1178" Type="http://schemas.openxmlformats.org/officeDocument/2006/relationships/hyperlink" Target="file:///C:\Users\Merias\Documents\RAN1\TSGR1_92b-China\Docs\R1-1804976.zip" TargetMode="External"/><Relationship Id="rId1385" Type="http://schemas.openxmlformats.org/officeDocument/2006/relationships/hyperlink" Target="file:///C:\Users\Merias\Documents\RAN1\TSGR1_92b-China\Docs\R1-1805542.zip" TargetMode="External"/><Relationship Id="rId1592" Type="http://schemas.openxmlformats.org/officeDocument/2006/relationships/hyperlink" Target="file:///C:\Users\Merias\Documents\RAN1\TSGR1_92b-China\Docs\R1-1804801.zip" TargetMode="External"/><Relationship Id="rId2229" Type="http://schemas.openxmlformats.org/officeDocument/2006/relationships/hyperlink" Target="file:///C:\Users\Merias\Documents\RAN1\TSGR1_92b-China\Docs\R1-1805209.zip" TargetMode="External"/><Relationship Id="rId2436" Type="http://schemas.openxmlformats.org/officeDocument/2006/relationships/hyperlink" Target="file:///C:\Users\Merias\Documents\RAN1\TSGR1_92b-China\Docs\R1-1803990.zip" TargetMode="External"/><Relationship Id="rId2643" Type="http://schemas.openxmlformats.org/officeDocument/2006/relationships/hyperlink" Target="http://portal.3gpp.org/desktopmodules/WorkItem/WorkItemDetails.aspx?workitemId=750167" TargetMode="External"/><Relationship Id="rId91" Type="http://schemas.openxmlformats.org/officeDocument/2006/relationships/hyperlink" Target="file:///C:\Users\Merias\Documents\RAN1\TSGR1_92b-China\Docs\R1-1805304.zip" TargetMode="External"/><Relationship Id="rId408" Type="http://schemas.openxmlformats.org/officeDocument/2006/relationships/hyperlink" Target="file:///C:\Users\Merias\Documents\RAN1\TSGR1_92b-China\Docs\R1-1805173.zip" TargetMode="External"/><Relationship Id="rId615" Type="http://schemas.openxmlformats.org/officeDocument/2006/relationships/hyperlink" Target="file:///C:\Users\Merias\Documents\RAN1\TSGR1_92b-China\Docs\R1-1804530.zip" TargetMode="External"/><Relationship Id="rId822" Type="http://schemas.openxmlformats.org/officeDocument/2006/relationships/image" Target="media/image50.wmf"/><Relationship Id="rId1038" Type="http://schemas.openxmlformats.org/officeDocument/2006/relationships/hyperlink" Target="file:///C:\Users\Merias\Documents\RAN1\TSGR1_92b-China\Docs\R1-1804447.zip" TargetMode="External"/><Relationship Id="rId1245" Type="http://schemas.openxmlformats.org/officeDocument/2006/relationships/oleObject" Target="embeddings/oleObject84.bin"/><Relationship Id="rId1452" Type="http://schemas.openxmlformats.org/officeDocument/2006/relationships/hyperlink" Target="file:///C:\Users\Merias\Documents\RAN1\TSGR1_92b-China\Docs\R1-1803749.zip" TargetMode="External"/><Relationship Id="rId1897" Type="http://schemas.openxmlformats.org/officeDocument/2006/relationships/hyperlink" Target="file:///C:\Users\Merias\Documents\RAN1\TSGR1_92b-China\Docs\R1-1805245.zip" TargetMode="External"/><Relationship Id="rId2503" Type="http://schemas.openxmlformats.org/officeDocument/2006/relationships/hyperlink" Target="../Docs/R1-1804302.zip" TargetMode="External"/><Relationship Id="rId1105" Type="http://schemas.openxmlformats.org/officeDocument/2006/relationships/hyperlink" Target="file:///C:\Users\Merias\Documents\RAN1\TSGR1_92b-China\Docs\R1-1805104.zip" TargetMode="External"/><Relationship Id="rId1312" Type="http://schemas.openxmlformats.org/officeDocument/2006/relationships/oleObject" Target="embeddings/oleObject143.bin"/><Relationship Id="rId1757" Type="http://schemas.openxmlformats.org/officeDocument/2006/relationships/image" Target="media/image163.wmf"/><Relationship Id="rId1964" Type="http://schemas.openxmlformats.org/officeDocument/2006/relationships/hyperlink" Target="file:///C:\Users\Merias\Documents\RAN1\TSGR1_92b-China\Docs\R1-1804676.zip" TargetMode="External"/><Relationship Id="rId2710" Type="http://schemas.openxmlformats.org/officeDocument/2006/relationships/hyperlink" Target="http://www.3gpp.org/ftp/TSG_RAN/WG1_RL1/TSGR1_92b/Docs/R1-1803599.zip" TargetMode="External"/><Relationship Id="rId49" Type="http://schemas.openxmlformats.org/officeDocument/2006/relationships/hyperlink" Target="file:///C:\Users\Merias\Documents\RAN1\TSGR1_92b-China\Docs\R1-1803581.zip" TargetMode="External"/><Relationship Id="rId1617" Type="http://schemas.openxmlformats.org/officeDocument/2006/relationships/image" Target="media/image139.wmf"/><Relationship Id="rId1824" Type="http://schemas.openxmlformats.org/officeDocument/2006/relationships/hyperlink" Target="file:///C:\Users\Merias\Documents\RAN1\TSGR1_92b-China\Docs\R1-1804452.zip" TargetMode="External"/><Relationship Id="rId198" Type="http://schemas.openxmlformats.org/officeDocument/2006/relationships/hyperlink" Target="file:///C:\Users\Merias\Documents\RAN1\TSGR1_92b-China\Docs\R1-1804137.zip" TargetMode="External"/><Relationship Id="rId2086" Type="http://schemas.openxmlformats.org/officeDocument/2006/relationships/hyperlink" Target="file:///C:\Users\Merias\Documents\RAN1\TSGR1_92b-China\Docs\R1-1803849.zip" TargetMode="External"/><Relationship Id="rId2293" Type="http://schemas.openxmlformats.org/officeDocument/2006/relationships/image" Target="media/image218.wmf"/><Relationship Id="rId2598" Type="http://schemas.openxmlformats.org/officeDocument/2006/relationships/hyperlink" Target="http://portal.3gpp.org/desktopmodules/Release/ReleaseDetails.aspx?releaseId=190" TargetMode="External"/><Relationship Id="rId265" Type="http://schemas.openxmlformats.org/officeDocument/2006/relationships/hyperlink" Target="file:///C:\Users\Merias\Documents\RAN1\TSGR1_92b-China\Docs\R1-1805336.zip" TargetMode="External"/><Relationship Id="rId472" Type="http://schemas.openxmlformats.org/officeDocument/2006/relationships/hyperlink" Target="file:///C:\Users\Merias\Documents\RAN1\TSGR1_92b-China\Docs\R1-1804177.zip" TargetMode="External"/><Relationship Id="rId2153" Type="http://schemas.openxmlformats.org/officeDocument/2006/relationships/hyperlink" Target="../../Docs/R1-1804304.zip" TargetMode="External"/><Relationship Id="rId2360" Type="http://schemas.openxmlformats.org/officeDocument/2006/relationships/hyperlink" Target="file:///C:\Users\Merias\Documents\RAN1\TSGR1_92b-China\Docs\R1-1804649.zip" TargetMode="External"/><Relationship Id="rId125" Type="http://schemas.openxmlformats.org/officeDocument/2006/relationships/hyperlink" Target="file:///C:\Users\Merias\Documents\RAN1\TSGR1_92b-China\Docs\R1-1805364.zip" TargetMode="External"/><Relationship Id="rId332" Type="http://schemas.openxmlformats.org/officeDocument/2006/relationships/hyperlink" Target="file:///C:\Users\Merias\Documents\RAN1\TSGR1_92b-China\Docs\R1-1804687.zip" TargetMode="External"/><Relationship Id="rId777" Type="http://schemas.openxmlformats.org/officeDocument/2006/relationships/hyperlink" Target="file:///C:\Users\Merias\Documents\RAN1\TSGR1_92b-China\Docs\R1-1805676.zip" TargetMode="External"/><Relationship Id="rId984" Type="http://schemas.openxmlformats.org/officeDocument/2006/relationships/hyperlink" Target="file:///C:\Users\Merias\Documents\RAN1\TSGR1_92b-China\Docs\R1-1804711.zip" TargetMode="External"/><Relationship Id="rId2013" Type="http://schemas.openxmlformats.org/officeDocument/2006/relationships/hyperlink" Target="file:///C:\Users\Merias\Documents\RAN1\TSGR1_92b-China\Docs\R1-1803801.zip" TargetMode="External"/><Relationship Id="rId2220" Type="http://schemas.openxmlformats.org/officeDocument/2006/relationships/hyperlink" Target="file:///C:\Users\Merias\Documents\RAN1\TSGR1_92b-China\Docs\R1-1804745.zip" TargetMode="External"/><Relationship Id="rId2458" Type="http://schemas.openxmlformats.org/officeDocument/2006/relationships/hyperlink" Target="file:///C:\Users\Merias\Documents\RAN1\TSGR1_92b-China\Docs\R1-1804622.zip" TargetMode="External"/><Relationship Id="rId2665" Type="http://schemas.openxmlformats.org/officeDocument/2006/relationships/hyperlink" Target="http://www.3gpp.org/ftp/TSG_RAN/WG1_RL1/TSGR1_92b/Docs/R1-1803584.zip" TargetMode="External"/><Relationship Id="rId637" Type="http://schemas.openxmlformats.org/officeDocument/2006/relationships/hyperlink" Target="file:///C:\Users\Merias\Documents\RAN1\TSGR1_92b-China\Docs\R1-1805162.zip" TargetMode="External"/><Relationship Id="rId844" Type="http://schemas.openxmlformats.org/officeDocument/2006/relationships/hyperlink" Target="file:///C:\Users\Merias\Documents\RAN1\TSGR1_92b-China\Docs\R1-1804778.zip" TargetMode="External"/><Relationship Id="rId1267" Type="http://schemas.openxmlformats.org/officeDocument/2006/relationships/oleObject" Target="embeddings/oleObject101.bin"/><Relationship Id="rId1474" Type="http://schemas.openxmlformats.org/officeDocument/2006/relationships/hyperlink" Target="file:///C:\Users\Merias\Documents\RAN1\TSGR1_92b-China\Docs\R1-1804369.zip" TargetMode="External"/><Relationship Id="rId1681" Type="http://schemas.openxmlformats.org/officeDocument/2006/relationships/hyperlink" Target="file:///C:\Users\Merias\Documents\RAN1\TSGR1_92b-China\Docs\R1-1804731.zip" TargetMode="External"/><Relationship Id="rId2318" Type="http://schemas.openxmlformats.org/officeDocument/2006/relationships/hyperlink" Target="file:///C:\Users\Merias\Documents\RAN1\TSGR1_92b-China\Docs\R1-1804300.zip" TargetMode="External"/><Relationship Id="rId2525" Type="http://schemas.openxmlformats.org/officeDocument/2006/relationships/hyperlink" Target="file:///C:\Users\Merias\Documents\RAN1\TSGR1_92b-China\Docs\R1-1803859.zip" TargetMode="External"/><Relationship Id="rId2732" Type="http://schemas.openxmlformats.org/officeDocument/2006/relationships/hyperlink" Target="http://portal.3gpp.org/desktopmodules/WorkItem/WorkItemDetails.aspx?workitemId=750167" TargetMode="External"/><Relationship Id="rId704" Type="http://schemas.openxmlformats.org/officeDocument/2006/relationships/hyperlink" Target="file:///C:\Users\Merias\Documents\RAN1\TSGR1_92b-China\Docs\R1-1805501.zip" TargetMode="External"/><Relationship Id="rId911" Type="http://schemas.openxmlformats.org/officeDocument/2006/relationships/hyperlink" Target="file:///C:\Users\Merias\Documents\RAN1\TSGR1_92b-China\Docs\R1-1805038.zip" TargetMode="External"/><Relationship Id="rId1127" Type="http://schemas.openxmlformats.org/officeDocument/2006/relationships/hyperlink" Target="../Docs/R1-1805623.zip" TargetMode="External"/><Relationship Id="rId1334" Type="http://schemas.openxmlformats.org/officeDocument/2006/relationships/oleObject" Target="embeddings/oleObject165.bin"/><Relationship Id="rId1541" Type="http://schemas.openxmlformats.org/officeDocument/2006/relationships/hyperlink" Target="file:///C:\Users\Merias\Documents\RAN1\TSGR1_92b-China\Docs\R1-1804761.zip" TargetMode="External"/><Relationship Id="rId1779" Type="http://schemas.openxmlformats.org/officeDocument/2006/relationships/image" Target="media/image167.wmf"/><Relationship Id="rId1986" Type="http://schemas.openxmlformats.org/officeDocument/2006/relationships/hyperlink" Target="file:///C:\Users\Merias\Documents\RAN1\TSGR1_92b-China\Docs\R1-1803661.zip" TargetMode="External"/><Relationship Id="rId40" Type="http://schemas.openxmlformats.org/officeDocument/2006/relationships/hyperlink" Target="file:///C:\Users\Merias\Documents\RAN1\TSGR1_92b-China\Docs\R1-1803574.zip" TargetMode="External"/><Relationship Id="rId1401" Type="http://schemas.openxmlformats.org/officeDocument/2006/relationships/oleObject" Target="embeddings/oleObject199.bin"/><Relationship Id="rId1639" Type="http://schemas.openxmlformats.org/officeDocument/2006/relationships/hyperlink" Target="file:///C:\Users\Merias\Documents\RAN1\TSGR1_92b-China\Docs\R1-1805184.zip" TargetMode="External"/><Relationship Id="rId1846" Type="http://schemas.openxmlformats.org/officeDocument/2006/relationships/oleObject" Target="embeddings/oleObject238.bin"/><Relationship Id="rId1706" Type="http://schemas.openxmlformats.org/officeDocument/2006/relationships/hyperlink" Target="file:///C:\Users\Merias\Documents\RAN1\TSGR1_92b-China\Docs\R1-1804377.zip" TargetMode="External"/><Relationship Id="rId1913" Type="http://schemas.openxmlformats.org/officeDocument/2006/relationships/hyperlink" Target="file:///C:\Users\Merias\Documents\RAN1\TSGR1_92b-China\Docs\R1-1804889.zip" TargetMode="External"/><Relationship Id="rId287" Type="http://schemas.openxmlformats.org/officeDocument/2006/relationships/hyperlink" Target="file:///C:\Users\Merias\Documents\RAN1\TSGR1_92b-China\Docs\R1-1805159.zip" TargetMode="External"/><Relationship Id="rId494" Type="http://schemas.openxmlformats.org/officeDocument/2006/relationships/hyperlink" Target="file:///C:\Users\Merias\Documents\RAN1\TSGR1_92b-China\Docs\R1-1804697.zip" TargetMode="External"/><Relationship Id="rId2175" Type="http://schemas.openxmlformats.org/officeDocument/2006/relationships/hyperlink" Target="file:///C:\Users\Merias\Documents\RAN1\TSGR1_92b-China\Docs\R1-1804823.zip" TargetMode="External"/><Relationship Id="rId2382" Type="http://schemas.openxmlformats.org/officeDocument/2006/relationships/hyperlink" Target="file:///C:\Users\Merias\Documents\RAN1\TSGR1_92b-China\Docs\R1-1804582.zip" TargetMode="External"/><Relationship Id="rId147" Type="http://schemas.openxmlformats.org/officeDocument/2006/relationships/hyperlink" Target="file:///C:\Users\Merias\Documents\RAN1\TSGR1_92b-China\Docs\R1-1805338.zip" TargetMode="External"/><Relationship Id="rId354" Type="http://schemas.openxmlformats.org/officeDocument/2006/relationships/hyperlink" Target="file:///C:\Users\Merias\Documents\RAN1\TSGR1_92b-China\Docs\R1-1803985.zip" TargetMode="External"/><Relationship Id="rId799" Type="http://schemas.openxmlformats.org/officeDocument/2006/relationships/hyperlink" Target="file:///C:\Users\Merias\Documents\RAN1\TSGR1_92b-China\Docs\R1-1804053.zip" TargetMode="External"/><Relationship Id="rId1191" Type="http://schemas.openxmlformats.org/officeDocument/2006/relationships/hyperlink" Target="file:///C:\Users\Merias\Documents\RAN1\TSGR1_92b-China\Docs\R1-1804364.zip" TargetMode="External"/><Relationship Id="rId2035" Type="http://schemas.openxmlformats.org/officeDocument/2006/relationships/hyperlink" Target="file:///C:\Users\Merias\Documents\RAN1\TSGR1_92b-China\Docs\R1-1803767.zip" TargetMode="External"/><Relationship Id="rId2687" Type="http://schemas.openxmlformats.org/officeDocument/2006/relationships/hyperlink" Target="http://portal.3gpp.org/desktopmodules/Release/ReleaseDetails.aspx?releaseId=190" TargetMode="External"/><Relationship Id="rId561" Type="http://schemas.openxmlformats.org/officeDocument/2006/relationships/hyperlink" Target="file:///C:\Users\Merias\Documents\RAN1\TSGR1_92b-China\Docs\R1-1804925.zip" TargetMode="External"/><Relationship Id="rId659" Type="http://schemas.openxmlformats.org/officeDocument/2006/relationships/hyperlink" Target="file:///C:\Users\Merias\Documents\RAN1\TSGR1_92b-China\Docs\R1-1804237.zip" TargetMode="External"/><Relationship Id="rId866" Type="http://schemas.openxmlformats.org/officeDocument/2006/relationships/hyperlink" Target="file:///C:\Users\Merias\Documents\RAN1\TSGR1_92b-China\Docs\R1-1804652.zip" TargetMode="External"/><Relationship Id="rId1289" Type="http://schemas.openxmlformats.org/officeDocument/2006/relationships/oleObject" Target="embeddings/oleObject121.bin"/><Relationship Id="rId1496" Type="http://schemas.openxmlformats.org/officeDocument/2006/relationships/hyperlink" Target="file:///C:\Users\Merias\Documents\RAN1\TSGR1_92b-China\Docs\R1-1804448.zip" TargetMode="External"/><Relationship Id="rId2242" Type="http://schemas.openxmlformats.org/officeDocument/2006/relationships/hyperlink" Target="file:///C:\Users\Merias\Documents\RAN1\TSGR1_92b-China\Docs\R1-1804746.zip" TargetMode="External"/><Relationship Id="rId2547" Type="http://schemas.openxmlformats.org/officeDocument/2006/relationships/hyperlink" Target="http://portal.3gpp.org/desktopmodules/WorkItem/WorkItemDetails.aspx?workitemId=710177" TargetMode="External"/><Relationship Id="rId214" Type="http://schemas.openxmlformats.org/officeDocument/2006/relationships/hyperlink" Target="file:///C:\Users\Merias\Documents\RAN1\TSGR1_92b-China\Docs\R1-1805161.zip" TargetMode="External"/><Relationship Id="rId421" Type="http://schemas.openxmlformats.org/officeDocument/2006/relationships/hyperlink" Target="file:///C:\Users\Merias\Documents\RAN1\TSGR1_92b-China\Docs\R1-1804121.zip" TargetMode="External"/><Relationship Id="rId519" Type="http://schemas.openxmlformats.org/officeDocument/2006/relationships/hyperlink" Target="file:///C:\Users\Merias\Documents\RAN1\TSGR1_92b-China\Docs\R1-1805409.zip" TargetMode="External"/><Relationship Id="rId1051" Type="http://schemas.openxmlformats.org/officeDocument/2006/relationships/hyperlink" Target="file:///C:\Users\AppData\Local\Docs\R1-1804972.zip" TargetMode="External"/><Relationship Id="rId1149" Type="http://schemas.openxmlformats.org/officeDocument/2006/relationships/image" Target="media/image85.wmf"/><Relationship Id="rId1356" Type="http://schemas.openxmlformats.org/officeDocument/2006/relationships/hyperlink" Target="file:///C:\Users\Merias\Documents\RAN1\TSGR1_92b-China\Docs\R1-1805691.zip" TargetMode="External"/><Relationship Id="rId2102" Type="http://schemas.openxmlformats.org/officeDocument/2006/relationships/hyperlink" Target="file:///C:\Users\Merias\Documents\RAN1\TSGR1_92b-China\Docs\R1-1804217.zip" TargetMode="External"/><Relationship Id="rId2754" Type="http://schemas.openxmlformats.org/officeDocument/2006/relationships/hyperlink" Target="file:///C:\Users\Merias\Documents\RAN1\TSGR1_92b-China\Docs\R1-1805323.zip" TargetMode="External"/><Relationship Id="rId726" Type="http://schemas.openxmlformats.org/officeDocument/2006/relationships/hyperlink" Target="file:///C:\Users\Merias\Documents\RAN1\TSGR1_92b-China\Docs\R1-1804703.zip" TargetMode="External"/><Relationship Id="rId933" Type="http://schemas.openxmlformats.org/officeDocument/2006/relationships/image" Target="media/image61.wmf"/><Relationship Id="rId1009" Type="http://schemas.openxmlformats.org/officeDocument/2006/relationships/oleObject" Target="embeddings/oleObject33.bin"/><Relationship Id="rId1563" Type="http://schemas.openxmlformats.org/officeDocument/2006/relationships/image" Target="media/image137.wmf"/><Relationship Id="rId1770" Type="http://schemas.openxmlformats.org/officeDocument/2006/relationships/hyperlink" Target="file:///C:\Users\Merias\Documents\RAN1\TSGR1_92b-China\Docs\R1-1804228.zip" TargetMode="External"/><Relationship Id="rId1868" Type="http://schemas.openxmlformats.org/officeDocument/2006/relationships/hyperlink" Target="file:///C:\Users\Merias\Documents\RAN1\TSGR1_92b-China\Docs\R1-1804017.zip" TargetMode="External"/><Relationship Id="rId2407" Type="http://schemas.openxmlformats.org/officeDocument/2006/relationships/hyperlink" Target="file:///C:\Users\Merias\Documents\RAN1\TSGR1_92b-China\Docs\R1-1804313.zip" TargetMode="External"/><Relationship Id="rId2614" Type="http://schemas.openxmlformats.org/officeDocument/2006/relationships/hyperlink" Target="http://www.3gpp.org/ftp/TSG_RAN/WG1_RL1/TSGR1_92b/Docs/R1-1805626.zip" TargetMode="External"/><Relationship Id="rId62" Type="http://schemas.openxmlformats.org/officeDocument/2006/relationships/hyperlink" Target="file:///C:\Users\Merias\Documents\RAN1\TSGR1_92b-China\Docs\R1-1803583.zip" TargetMode="External"/><Relationship Id="rId1216" Type="http://schemas.openxmlformats.org/officeDocument/2006/relationships/oleObject" Target="embeddings/oleObject69.bin"/><Relationship Id="rId1423" Type="http://schemas.openxmlformats.org/officeDocument/2006/relationships/image" Target="media/image125.wmf"/><Relationship Id="rId1630" Type="http://schemas.openxmlformats.org/officeDocument/2006/relationships/hyperlink" Target="file:///C:\Users\Merias\Documents\RAN1\TSGR1_92b-China\Docs\R1-1804212.zip" TargetMode="External"/><Relationship Id="rId1728" Type="http://schemas.openxmlformats.org/officeDocument/2006/relationships/hyperlink" Target="file:///C:\Users\Merias\Documents\RAN1\TSGR1_92b-China\Docs\R1-1804431.zip" TargetMode="External"/><Relationship Id="rId1935" Type="http://schemas.openxmlformats.org/officeDocument/2006/relationships/hyperlink" Target="file:///C:\Users\Merias\Documents\RAN1\TSGR1_92b-China\Docs\R1-1804069.zip" TargetMode="External"/><Relationship Id="rId2197" Type="http://schemas.openxmlformats.org/officeDocument/2006/relationships/hyperlink" Target="file:///C:\Users\Merias\Documents\RAN1\TSGR1_92b-China\Docs\R1-1803771.zip" TargetMode="External"/><Relationship Id="rId169" Type="http://schemas.openxmlformats.org/officeDocument/2006/relationships/hyperlink" Target="file:///C:\Users\Merias\Documents\RAN1\TSGR1_92b-China\Docs\R1-1805171.zip" TargetMode="External"/><Relationship Id="rId376" Type="http://schemas.openxmlformats.org/officeDocument/2006/relationships/hyperlink" Target="file:///C:\Users\Merias\Documents\RAN1\TSGR1_92b-China\Docs\R1-1804233.zip" TargetMode="External"/><Relationship Id="rId583" Type="http://schemas.openxmlformats.org/officeDocument/2006/relationships/hyperlink" Target="file:///C:\Users\Merias\Documents\RAN1\TSGR1_92b-China\Docs\R1-1804193.zip" TargetMode="External"/><Relationship Id="rId790" Type="http://schemas.openxmlformats.org/officeDocument/2006/relationships/hyperlink" Target="file:///C:\Users\Merias\Documents\RAN1\TSGR1_92b-China\Docs\R1-1804090.zip" TargetMode="External"/><Relationship Id="rId2057" Type="http://schemas.openxmlformats.org/officeDocument/2006/relationships/hyperlink" Target="file:///C:\Users\Merias\Documents\RAN1\TSGR1_92b-China\Docs\R1-1803659.zip" TargetMode="External"/><Relationship Id="rId2264" Type="http://schemas.openxmlformats.org/officeDocument/2006/relationships/hyperlink" Target="file:///C:\Users\Merias\Documents\RAN1\TSGR1_92b-China\Docs\R1-1803775.zip" TargetMode="External"/><Relationship Id="rId2471" Type="http://schemas.openxmlformats.org/officeDocument/2006/relationships/hyperlink" Target="file:///C:\Users\Merias\Documents\RAN1\TSGR1_92b-China\Docs\R1-1804408.zip" TargetMode="External"/><Relationship Id="rId4" Type="http://schemas.openxmlformats.org/officeDocument/2006/relationships/numbering" Target="numbering.xml"/><Relationship Id="rId236" Type="http://schemas.openxmlformats.org/officeDocument/2006/relationships/hyperlink" Target="file:///C:\Users\Merias\Documents\RAN1\TSGR1_92b-China\Docs\R1-1803717.zip" TargetMode="External"/><Relationship Id="rId443" Type="http://schemas.openxmlformats.org/officeDocument/2006/relationships/hyperlink" Target="file:///C:\Users\Merias\Documents\RAN1\TSGR1_92b-China\Docs\R1-1804914.zip" TargetMode="External"/><Relationship Id="rId650" Type="http://schemas.openxmlformats.org/officeDocument/2006/relationships/hyperlink" Target="file:///C:\Users\Merias\Documents\RAN1\TSGR1_92b-China\Docs\R1-1805164.zip" TargetMode="External"/><Relationship Id="rId888" Type="http://schemas.openxmlformats.org/officeDocument/2006/relationships/hyperlink" Target="file:///C:\Users\Merias\Documents\RAN1\TSGR1_92b-China\Docs\R1-1804540.zip" TargetMode="External"/><Relationship Id="rId1073" Type="http://schemas.openxmlformats.org/officeDocument/2006/relationships/hyperlink" Target="file:///C:\Users\Merias\Documents\RAN1\TSGR1_92b-China\Docs\R1-1804655.zip" TargetMode="External"/><Relationship Id="rId1280" Type="http://schemas.openxmlformats.org/officeDocument/2006/relationships/oleObject" Target="embeddings/oleObject112.bin"/><Relationship Id="rId2124" Type="http://schemas.openxmlformats.org/officeDocument/2006/relationships/image" Target="media/image201.emf"/><Relationship Id="rId2331" Type="http://schemas.openxmlformats.org/officeDocument/2006/relationships/hyperlink" Target="file:///C:\Users\Merias\Documents\RAN1\TSGR1_92b-China\Docs\R1-1803778.zip" TargetMode="External"/><Relationship Id="rId2569" Type="http://schemas.openxmlformats.org/officeDocument/2006/relationships/hyperlink" Target="http://portal.3gpp.org/desktopmodules/Release/ReleaseDetails.aspx?releaseId=190" TargetMode="External"/><Relationship Id="rId303" Type="http://schemas.openxmlformats.org/officeDocument/2006/relationships/hyperlink" Target="file:///C:\Users\Merias\Documents\RAN1\TSGR1_92b-China\Docs\R1-1805319.zip" TargetMode="External"/><Relationship Id="rId748" Type="http://schemas.openxmlformats.org/officeDocument/2006/relationships/image" Target="media/image37.wmf"/><Relationship Id="rId955" Type="http://schemas.openxmlformats.org/officeDocument/2006/relationships/oleObject" Target="embeddings/oleObject15.bin"/><Relationship Id="rId1140" Type="http://schemas.openxmlformats.org/officeDocument/2006/relationships/hyperlink" Target="file:///C:\Users\Merias\Documents\RAN1\TSGR1_92b-China\Docs\R1-1804545.zip" TargetMode="External"/><Relationship Id="rId1378" Type="http://schemas.openxmlformats.org/officeDocument/2006/relationships/hyperlink" Target="file:///C:\Users\Merias\Documents\RAN1\TSGR1_92b-China\Docs\R1-1804720.zip" TargetMode="External"/><Relationship Id="rId1585" Type="http://schemas.openxmlformats.org/officeDocument/2006/relationships/hyperlink" Target="file:///C:\Users\Merias\Documents\RAN1\TSGR1_92b-China\Docs\R1-1803708.zip" TargetMode="External"/><Relationship Id="rId1792" Type="http://schemas.openxmlformats.org/officeDocument/2006/relationships/image" Target="media/image173.wmf"/><Relationship Id="rId2429" Type="http://schemas.openxmlformats.org/officeDocument/2006/relationships/hyperlink" Target="file:///C:\Users\Merias\Documents\RAN1\TSGR1_92b-China\Docs\R1-1804473.zip" TargetMode="External"/><Relationship Id="rId2636" Type="http://schemas.openxmlformats.org/officeDocument/2006/relationships/hyperlink" Target="http://portal.3gpp.org/desktopmodules/Release/ReleaseDetails.aspx?releaseId=190" TargetMode="External"/><Relationship Id="rId84" Type="http://schemas.openxmlformats.org/officeDocument/2006/relationships/hyperlink" Target="file:///C:\Users\Merias\Documents\RAN1\TSGR1_92b-China\Docs\R1-1805303.zip" TargetMode="External"/><Relationship Id="rId510" Type="http://schemas.openxmlformats.org/officeDocument/2006/relationships/hyperlink" Target="file:///C:\Users\Merias\Documents\RAN1\TSGR1_92b-China\Docs\R1-1803868.zip" TargetMode="External"/><Relationship Id="rId608" Type="http://schemas.openxmlformats.org/officeDocument/2006/relationships/hyperlink" Target="file:///C:\Users\Merias\Documents\RAN1\TSGR1_92b-China\Docs\R1-1804930.zip" TargetMode="External"/><Relationship Id="rId815" Type="http://schemas.openxmlformats.org/officeDocument/2006/relationships/hyperlink" Target="file:///C:\Users\Merias\Documents\RAN1\TSGR1_92b-China\Docs\R1-1805533.zip" TargetMode="External"/><Relationship Id="rId1238" Type="http://schemas.openxmlformats.org/officeDocument/2006/relationships/image" Target="media/image103.wmf"/><Relationship Id="rId1445" Type="http://schemas.openxmlformats.org/officeDocument/2006/relationships/image" Target="media/image136.wmf"/><Relationship Id="rId1652" Type="http://schemas.openxmlformats.org/officeDocument/2006/relationships/hyperlink" Target="file:///C:\Users\Merias\Documents\RAN1\TSGR1_92b-China\Docs\R1-1803755.zip" TargetMode="External"/><Relationship Id="rId1000" Type="http://schemas.openxmlformats.org/officeDocument/2006/relationships/oleObject" Target="embeddings/oleObject28.bin"/><Relationship Id="rId1305" Type="http://schemas.openxmlformats.org/officeDocument/2006/relationships/oleObject" Target="embeddings/oleObject136.bin"/><Relationship Id="rId1957" Type="http://schemas.openxmlformats.org/officeDocument/2006/relationships/hyperlink" Target="file:///C:\Users\Merias\Documents\RAN1\TSGR1_92b-China\Docs\R1-1804960.zip" TargetMode="External"/><Relationship Id="rId2703" Type="http://schemas.openxmlformats.org/officeDocument/2006/relationships/hyperlink" Target="http://portal.3gpp.org/desktopmodules/WorkItem/WorkItemDetails.aspx?workitemId=750167" TargetMode="External"/><Relationship Id="rId1512" Type="http://schemas.openxmlformats.org/officeDocument/2006/relationships/hyperlink" Target="file:///C:\Users\Merias\Documents\RAN1\TSGR1_92b-China\Docs\R1-1805537.zip" TargetMode="External"/><Relationship Id="rId1817" Type="http://schemas.openxmlformats.org/officeDocument/2006/relationships/hyperlink" Target="file:///C:\Users\Merias\Documents\RAN1\TSGR1_92b-China\Docs\R1-1805192.zip" TargetMode="External"/><Relationship Id="rId11" Type="http://schemas.openxmlformats.org/officeDocument/2006/relationships/image" Target="media/image2.emf"/><Relationship Id="rId398" Type="http://schemas.openxmlformats.org/officeDocument/2006/relationships/hyperlink" Target="file:///C:\Users\Merias\Documents\RAN1\TSGR1_92b-China\Docs\R1-1804637.zip" TargetMode="External"/><Relationship Id="rId2079" Type="http://schemas.openxmlformats.org/officeDocument/2006/relationships/hyperlink" Target="file:///C:\Users\Merias\Documents\RAN1\TSGR1_92b-China\Docs\R1-1805098.zip" TargetMode="External"/><Relationship Id="rId160" Type="http://schemas.openxmlformats.org/officeDocument/2006/relationships/hyperlink" Target="file:///C:\Users\Merias\Documents\RAN1\TSGR1_92b-China\Docs\R1-1805435.zip" TargetMode="External"/><Relationship Id="rId2286" Type="http://schemas.openxmlformats.org/officeDocument/2006/relationships/hyperlink" Target="file:///C:\Users\Merias\Documents\RAN1\TSGR1_92b-China\Docs\R1-1805567.zip" TargetMode="External"/><Relationship Id="rId2493" Type="http://schemas.openxmlformats.org/officeDocument/2006/relationships/hyperlink" Target="../Docs/R1-1803788.zip" TargetMode="External"/><Relationship Id="rId258" Type="http://schemas.openxmlformats.org/officeDocument/2006/relationships/hyperlink" Target="file:///C:\Users\Merias\Documents\RAN1\TSGR1_92b-China\Docs\R1-1804422.zip" TargetMode="External"/><Relationship Id="rId465" Type="http://schemas.openxmlformats.org/officeDocument/2006/relationships/hyperlink" Target="file:///C:\Users\Merias\Documents\RAN1\TSGR1_92b-China\Docs\R1-1804696.zip" TargetMode="External"/><Relationship Id="rId672" Type="http://schemas.openxmlformats.org/officeDocument/2006/relationships/hyperlink" Target="ftp://www.3gpp.org/tsg_ran/TSG_RAN/TSGR_79/Docs/RP-180561.zip" TargetMode="External"/><Relationship Id="rId1095" Type="http://schemas.openxmlformats.org/officeDocument/2006/relationships/hyperlink" Target="file:///C:\Users\Merias\Documents\RAN1\TSGR1_92b-China\Docs\R1-1804210.zip" TargetMode="External"/><Relationship Id="rId2146" Type="http://schemas.openxmlformats.org/officeDocument/2006/relationships/hyperlink" Target="../../Docs/R1-1805114.zip" TargetMode="External"/><Relationship Id="rId2353" Type="http://schemas.openxmlformats.org/officeDocument/2006/relationships/hyperlink" Target="file:///C:\Users\Merias\Documents\RAN1\TSGR1_92b-China\Docs\R1-1803951.zip" TargetMode="External"/><Relationship Id="rId2560" Type="http://schemas.openxmlformats.org/officeDocument/2006/relationships/hyperlink" Target="http://portal.3gpp.org/desktopmodules/Release/ReleaseDetails.aspx?releaseId=190" TargetMode="External"/><Relationship Id="rId118" Type="http://schemas.openxmlformats.org/officeDocument/2006/relationships/hyperlink" Target="file:///C:\Users\Merias\Documents\RAN1\TSGR1_92b-China\Docs\R1-1805407.zip" TargetMode="External"/><Relationship Id="rId325" Type="http://schemas.openxmlformats.org/officeDocument/2006/relationships/hyperlink" Target="file:///C:\Users\Merias\Documents\RAN1\TSGR1_92b-China\Docs\R1-1803984.zip" TargetMode="External"/><Relationship Id="rId532" Type="http://schemas.openxmlformats.org/officeDocument/2006/relationships/hyperlink" Target="file:///C:\Users\Merias\Documents\RAN1\TSGR1_92b-China\Docs\R1-1803869.zip" TargetMode="External"/><Relationship Id="rId977" Type="http://schemas.openxmlformats.org/officeDocument/2006/relationships/hyperlink" Target="file:///C:\Users\Merias\Documents\RAN1\TSGR1_92b-China\Docs\R1-1803813.zip" TargetMode="External"/><Relationship Id="rId1162" Type="http://schemas.openxmlformats.org/officeDocument/2006/relationships/hyperlink" Target="../Docs/R1-1805575.zip" TargetMode="External"/><Relationship Id="rId2006" Type="http://schemas.openxmlformats.org/officeDocument/2006/relationships/hyperlink" Target="file:///C:\Users\Merias\Documents\RAN1\TSGR1_92b-China\Docs\R1-1803657.zip" TargetMode="External"/><Relationship Id="rId2213" Type="http://schemas.openxmlformats.org/officeDocument/2006/relationships/hyperlink" Target="file:///C:\Users\Merias\Documents\RAN1\TSGR1_92b-China\Docs\R1-1803772.zip" TargetMode="External"/><Relationship Id="rId2420" Type="http://schemas.openxmlformats.org/officeDocument/2006/relationships/hyperlink" Target="file:///C:\Users\Merias\Documents\RAN1\TSGR1_92b-China\Docs\R1-1805013.zip" TargetMode="External"/><Relationship Id="rId2658" Type="http://schemas.openxmlformats.org/officeDocument/2006/relationships/hyperlink" Target="http://portal.3gpp.org/desktopmodules/WorkItem/WorkItemDetails.aspx?workitemId=750167" TargetMode="External"/><Relationship Id="rId837" Type="http://schemas.openxmlformats.org/officeDocument/2006/relationships/hyperlink" Target="file:///C:\Users\Merias\Documents\RAN1\TSGR1_92b-China\Docs\R1-1803628.zip" TargetMode="External"/><Relationship Id="rId1022" Type="http://schemas.openxmlformats.org/officeDocument/2006/relationships/oleObject" Target="embeddings/oleObject45.bin"/><Relationship Id="rId1467" Type="http://schemas.openxmlformats.org/officeDocument/2006/relationships/hyperlink" Target="file:///C:\Users\Merias\Documents\RAN1\TSGR1_92b-China\Docs\R1-1805694.zip" TargetMode="External"/><Relationship Id="rId1674" Type="http://schemas.openxmlformats.org/officeDocument/2006/relationships/hyperlink" Target="file:///C:\Users\Merias\Documents\RAN1\TSGR1_92b-China\Docs\R1-1804015.zip" TargetMode="External"/><Relationship Id="rId1881" Type="http://schemas.openxmlformats.org/officeDocument/2006/relationships/hyperlink" Target="file:///C:\Users\Merias\Documents\RAN1\TSGR1_92b-China\Docs\R1-1805719.zip" TargetMode="External"/><Relationship Id="rId2518" Type="http://schemas.openxmlformats.org/officeDocument/2006/relationships/hyperlink" Target="../Docs/R1-1805234.zip" TargetMode="External"/><Relationship Id="rId2725" Type="http://schemas.openxmlformats.org/officeDocument/2006/relationships/hyperlink" Target="http://portal.3gpp.org/desktopmodules/Release/ReleaseDetails.aspx?releaseId=190" TargetMode="External"/><Relationship Id="rId904" Type="http://schemas.openxmlformats.org/officeDocument/2006/relationships/hyperlink" Target="file:///C:\Users\Merias\Documents\RAN1\TSGR1_92b-China\Docs\R1-1804042.zip" TargetMode="External"/><Relationship Id="rId1327" Type="http://schemas.openxmlformats.org/officeDocument/2006/relationships/oleObject" Target="embeddings/oleObject158.bin"/><Relationship Id="rId1534" Type="http://schemas.openxmlformats.org/officeDocument/2006/relationships/hyperlink" Target="file:///C:\Users\Merias\Documents\RAN1\TSGR1_92b-China\Docs\R1-1804760.zip" TargetMode="External"/><Relationship Id="rId1741" Type="http://schemas.openxmlformats.org/officeDocument/2006/relationships/image" Target="media/image157.wmf"/><Relationship Id="rId1979" Type="http://schemas.openxmlformats.org/officeDocument/2006/relationships/hyperlink" Target="file:///C:\Users\Merias\Documents\RAN1\TSGR1_92b-China\Docs\R1-1805061.zip" TargetMode="External"/><Relationship Id="rId33" Type="http://schemas.openxmlformats.org/officeDocument/2006/relationships/hyperlink" Target="file:///C:\Users\Merias\Documents\RAN1\TSGR1_92b-China\Docs\R1-1803577.zip" TargetMode="External"/><Relationship Id="rId1601" Type="http://schemas.openxmlformats.org/officeDocument/2006/relationships/hyperlink" Target="file:///C:\Users\Merias\Documents\RAN1\TSGR1_92b-China\Docs\R1-1803794.zip" TargetMode="External"/><Relationship Id="rId1839" Type="http://schemas.openxmlformats.org/officeDocument/2006/relationships/image" Target="media/image188.wmf"/><Relationship Id="rId182" Type="http://schemas.openxmlformats.org/officeDocument/2006/relationships/hyperlink" Target="file:///C:\Users\Merias\Documents\RAN1\TSGR1_92b-China\Docs\R1-1805120.zip" TargetMode="External"/><Relationship Id="rId1906" Type="http://schemas.openxmlformats.org/officeDocument/2006/relationships/hyperlink" Target="file:///C:\Users\Merias\Documents\RAN1\TSGR1_92b-China\Docs\R1-1805250.zip" TargetMode="External"/><Relationship Id="rId487" Type="http://schemas.openxmlformats.org/officeDocument/2006/relationships/hyperlink" Target="file:///C:\Users\Merias\Documents\RAN1\TSGR1_92b-China\Docs\R1-1804248.zip" TargetMode="External"/><Relationship Id="rId694" Type="http://schemas.openxmlformats.org/officeDocument/2006/relationships/hyperlink" Target="file:///C:\Users\Merias\Documents\RAN1\TSGR1_92b-China\Docs\R1-1805323.zip" TargetMode="External"/><Relationship Id="rId2070" Type="http://schemas.openxmlformats.org/officeDocument/2006/relationships/hyperlink" Target="file:///C:\Users\Merias\Documents\RAN1\TSGR1_92b-China\Docs\R1-1804618.zip" TargetMode="External"/><Relationship Id="rId2168" Type="http://schemas.openxmlformats.org/officeDocument/2006/relationships/hyperlink" Target="../../Docs/R1-1805095.zip" TargetMode="External"/><Relationship Id="rId2375" Type="http://schemas.openxmlformats.org/officeDocument/2006/relationships/hyperlink" Target="file:///C:\Users\Merias\Documents\RAN1\TSGR1_92b-China\Docs\R1-1804037.zip" TargetMode="External"/><Relationship Id="rId347" Type="http://schemas.openxmlformats.org/officeDocument/2006/relationships/hyperlink" Target="file:///C:\Users\Merias\Documents\RAN1\TSGR1_92b-China\Docs\R1-1804688.zip" TargetMode="External"/><Relationship Id="rId999" Type="http://schemas.openxmlformats.org/officeDocument/2006/relationships/oleObject" Target="embeddings/oleObject27.bin"/><Relationship Id="rId1100" Type="http://schemas.openxmlformats.org/officeDocument/2006/relationships/hyperlink" Target="file:///C:\Users\Merias\Documents\RAN1\TSGR1_92b-China\Docs\R1-1804770.zip" TargetMode="External"/><Relationship Id="rId1184" Type="http://schemas.openxmlformats.org/officeDocument/2006/relationships/hyperlink" Target="file:///C:\Users\Merias\Documents\RAN1\TSGR1_92b-China\Docs\R1-1805106.zip" TargetMode="External"/><Relationship Id="rId1405" Type="http://schemas.openxmlformats.org/officeDocument/2006/relationships/hyperlink" Target="file:///C:\Users\Merias\Documents\RAN1\TSGR1_92b-China\Docs\R1-1803824.zip" TargetMode="External"/><Relationship Id="rId1752" Type="http://schemas.openxmlformats.org/officeDocument/2006/relationships/oleObject" Target="embeddings/oleObject214.bin"/><Relationship Id="rId2028" Type="http://schemas.openxmlformats.org/officeDocument/2006/relationships/hyperlink" Target="file:///C:\Users\Merias\Documents\RAN1\TSGR1_92b-China\Docs\R1-1803921.zip" TargetMode="External"/><Relationship Id="rId2582" Type="http://schemas.openxmlformats.org/officeDocument/2006/relationships/hyperlink" Target="http://portal.3gpp.org/desktopmodules/WorkItem/WorkItemDetails.aspx?workitemId=750167" TargetMode="External"/><Relationship Id="rId44" Type="http://schemas.openxmlformats.org/officeDocument/2006/relationships/hyperlink" Target="file:///C:\Users\Merias\Documents\RAN1\TSGR1_92b-China\Docs\R1-1803699.zip" TargetMode="External"/><Relationship Id="rId554" Type="http://schemas.openxmlformats.org/officeDocument/2006/relationships/hyperlink" Target="file:///C:\Users\Merias\Documents\RAN1\TSGR1_92b-China\Docs\R1-1804180.zip" TargetMode="External"/><Relationship Id="rId761" Type="http://schemas.openxmlformats.org/officeDocument/2006/relationships/hyperlink" Target="file:///C:\Users\Merias\Documents\RAN1\TSGR1_92b-China\Docs\R1-1804534.zip" TargetMode="External"/><Relationship Id="rId859" Type="http://schemas.openxmlformats.org/officeDocument/2006/relationships/hyperlink" Target="file:///C:\Users\Merias\Documents\RAN1\TSGR1_92b-China\Docs\R1-1803809.zip" TargetMode="External"/><Relationship Id="rId1391" Type="http://schemas.openxmlformats.org/officeDocument/2006/relationships/oleObject" Target="embeddings/oleObject194.bin"/><Relationship Id="rId1489" Type="http://schemas.openxmlformats.org/officeDocument/2006/relationships/hyperlink" Target="file:///C:\Users\Merias\Documents\RAN1\TSGR1_92b-China\Docs\R1-1804724.zip" TargetMode="External"/><Relationship Id="rId1612" Type="http://schemas.openxmlformats.org/officeDocument/2006/relationships/hyperlink" Target="file:///C:\Users\Merias\Documents\RAN1\TSGR1_92b-China\Docs\R1-1805183.zip" TargetMode="External"/><Relationship Id="rId1696" Type="http://schemas.openxmlformats.org/officeDocument/2006/relationships/hyperlink" Target="file:///C:\Users\Merias\Documents\RAN1\TSGR1_92b-China\Docs\R1-1805602.zip" TargetMode="External"/><Relationship Id="rId1917" Type="http://schemas.openxmlformats.org/officeDocument/2006/relationships/oleObject" Target="embeddings/oleObject245.bin"/><Relationship Id="rId2235" Type="http://schemas.openxmlformats.org/officeDocument/2006/relationships/hyperlink" Target="file:///C:\Users\Merias\Documents\RAN1\TSGR1_92b-China\Docs\R1-1803853.zip" TargetMode="External"/><Relationship Id="rId2442" Type="http://schemas.openxmlformats.org/officeDocument/2006/relationships/hyperlink" Target="file:///C:\Users\Merias\Documents\RAN1\TSGR1_92b-China\Docs\R1-1804611.zip" TargetMode="External"/><Relationship Id="rId193" Type="http://schemas.openxmlformats.org/officeDocument/2006/relationships/hyperlink" Target="file:///C:\Users\Merias\Documents\RAN1\TSGR1_92b-China\Docs\R1-1805354.zip" TargetMode="External"/><Relationship Id="rId207" Type="http://schemas.openxmlformats.org/officeDocument/2006/relationships/image" Target="media/image5.wmf"/><Relationship Id="rId414" Type="http://schemas.openxmlformats.org/officeDocument/2006/relationships/hyperlink" Target="file:///C:\Users\Merias\Documents\RAN1\TSGR1_92b-China\Docs\R1-1804238.zip" TargetMode="External"/><Relationship Id="rId498" Type="http://schemas.openxmlformats.org/officeDocument/2006/relationships/hyperlink" Target="file:///C:\Users\Merias\Documents\RAN1\TSGR1_92b-China\Docs\R1-1803867.zip" TargetMode="External"/><Relationship Id="rId621" Type="http://schemas.openxmlformats.org/officeDocument/2006/relationships/hyperlink" Target="file:///C:\Users\Merias\Documents\RAN1\TSGR1_92b-China\Docs\R1-1804340.zip" TargetMode="External"/><Relationship Id="rId1044" Type="http://schemas.openxmlformats.org/officeDocument/2006/relationships/hyperlink" Target="file:///C:\Users\Merias\Documents\RAN1\TSGR1_92b-China\Docs\R1-1805606.zip" TargetMode="External"/><Relationship Id="rId1251" Type="http://schemas.openxmlformats.org/officeDocument/2006/relationships/oleObject" Target="embeddings/oleObject87.bin"/><Relationship Id="rId1349" Type="http://schemas.openxmlformats.org/officeDocument/2006/relationships/oleObject" Target="embeddings/oleObject180.bin"/><Relationship Id="rId2081" Type="http://schemas.openxmlformats.org/officeDocument/2006/relationships/hyperlink" Target="file:///C:\Users\Merias\Documents\RAN1\TSGR1_92b-China\Docs\R1-1805158.zip" TargetMode="External"/><Relationship Id="rId2179" Type="http://schemas.openxmlformats.org/officeDocument/2006/relationships/hyperlink" Target="file:///C:\Users\Merias\Documents\RAN1\TSGR1_92b-China\Docs\R1-1804107.zip" TargetMode="External"/><Relationship Id="rId2302" Type="http://schemas.openxmlformats.org/officeDocument/2006/relationships/hyperlink" Target="file:///C:\Users\Merias\Documents\RAN1\TSGR1_92b-China\Docs\R1-1804672.zip" TargetMode="External"/><Relationship Id="rId2747" Type="http://schemas.openxmlformats.org/officeDocument/2006/relationships/hyperlink" Target="http://portal.3gpp.org/desktopmodules/WorkItem/WorkItemDetails.aspx?workitemId=710181" TargetMode="External"/><Relationship Id="rId260" Type="http://schemas.openxmlformats.org/officeDocument/2006/relationships/hyperlink" Target="file:///C:\Users\Merias\Documents\RAN1\TSGR1_92b-China\Docs\R1-1805423.zip" TargetMode="External"/><Relationship Id="rId719" Type="http://schemas.openxmlformats.org/officeDocument/2006/relationships/hyperlink" Target="file:///C:\Users\Merias\Documents\RAN1\TSGR1_92b-China\Docs\R1-1803729.zip" TargetMode="External"/><Relationship Id="rId926" Type="http://schemas.openxmlformats.org/officeDocument/2006/relationships/hyperlink" Target="file:///C:\Users\Merias\Documents\RAN1\TSGR1_92b-China\Docs\R1-1805711.zip" TargetMode="External"/><Relationship Id="rId1111" Type="http://schemas.openxmlformats.org/officeDocument/2006/relationships/image" Target="media/image81.wmf"/><Relationship Id="rId1556" Type="http://schemas.openxmlformats.org/officeDocument/2006/relationships/hyperlink" Target="file:///C:\Users\Merias\Documents\RAN1\TSGR1_92b-China\Docs\R1-1804799.zip" TargetMode="External"/><Relationship Id="rId1763" Type="http://schemas.openxmlformats.org/officeDocument/2006/relationships/image" Target="media/image166.wmf"/><Relationship Id="rId1970" Type="http://schemas.openxmlformats.org/officeDocument/2006/relationships/hyperlink" Target="file:///C:\Users\Merias\Documents\RAN1\TSGR1_92b-China\Docs\R1-1804388.zip" TargetMode="External"/><Relationship Id="rId2386" Type="http://schemas.openxmlformats.org/officeDocument/2006/relationships/hyperlink" Target="file:///C:\Users\Merias\Documents\RAN1\TSGR1_92b-China\Docs\R1-1804753.zip" TargetMode="External"/><Relationship Id="rId2593" Type="http://schemas.openxmlformats.org/officeDocument/2006/relationships/hyperlink" Target="http://portal.3gpp.org/desktopmodules/WorkItem/WorkItemDetails.aspx?workitemId=750167" TargetMode="External"/><Relationship Id="rId2607" Type="http://schemas.openxmlformats.org/officeDocument/2006/relationships/hyperlink" Target="http://portal.3gpp.org/desktopmodules/Release/ReleaseDetails.aspx?releaseId=190" TargetMode="External"/><Relationship Id="rId55" Type="http://schemas.openxmlformats.org/officeDocument/2006/relationships/hyperlink" Target="file:///C:\Users\Merias\Documents\RAN1\TSGR1_92b-China\Docs\R1-1803600.zip" TargetMode="External"/><Relationship Id="rId120" Type="http://schemas.openxmlformats.org/officeDocument/2006/relationships/hyperlink" Target="file:///C:\Users\Merias\Documents\RAN1\TSGR1_92b-China\Docs\R1-1804147.zip" TargetMode="External"/><Relationship Id="rId358" Type="http://schemas.openxmlformats.org/officeDocument/2006/relationships/hyperlink" Target="file:///C:\Users\Merias\Documents\RAN1\TSGR1_92b-China\Docs\R1-1804513.zip" TargetMode="External"/><Relationship Id="rId565" Type="http://schemas.openxmlformats.org/officeDocument/2006/relationships/hyperlink" Target="file:///C:\Users\Merias\Documents\RAN1\TSGR1_92b-China\Docs\R1-1804160.zip" TargetMode="External"/><Relationship Id="rId772" Type="http://schemas.openxmlformats.org/officeDocument/2006/relationships/hyperlink" Target="file:///C:\Users\Merias\Documents\RAN1\TSGR1_92b-China\Docs\R1-1805597.zip" TargetMode="External"/><Relationship Id="rId1195" Type="http://schemas.openxmlformats.org/officeDocument/2006/relationships/hyperlink" Target="file:///C:\Users\Merias\Documents\RAN1\TSGR1_92b-China\Docs\R1-1804981.zip" TargetMode="External"/><Relationship Id="rId1209" Type="http://schemas.openxmlformats.org/officeDocument/2006/relationships/hyperlink" Target="file:///C:\Users\Merias\Documents\RAN1\TSGR1_92b-China\Docs\R1-1804719.zip" TargetMode="External"/><Relationship Id="rId1416" Type="http://schemas.openxmlformats.org/officeDocument/2006/relationships/hyperlink" Target="file:///C:\Users\Merias\Documents\RAN1\TSGR1_92b-China\Docs\R1-1804721.zip" TargetMode="External"/><Relationship Id="rId1623" Type="http://schemas.openxmlformats.org/officeDocument/2006/relationships/image" Target="media/image145.wmf"/><Relationship Id="rId1830" Type="http://schemas.openxmlformats.org/officeDocument/2006/relationships/hyperlink" Target="file:///C:\Users\Merias\Documents\RAN1\TSGR1_92b-China\Docs\R1-1805196.zip" TargetMode="External"/><Relationship Id="rId2039" Type="http://schemas.openxmlformats.org/officeDocument/2006/relationships/hyperlink" Target="file:///C:\Users\Merias\Documents\RAN1\TSGR1_92b-China\Docs\R1-1804011.zip" TargetMode="External"/><Relationship Id="rId2246" Type="http://schemas.openxmlformats.org/officeDocument/2006/relationships/hyperlink" Target="file:///C:\Users\Merias\Documents\RAN1\TSGR1_92b-China\Docs\R1-1805006.zip" TargetMode="External"/><Relationship Id="rId2453" Type="http://schemas.openxmlformats.org/officeDocument/2006/relationships/hyperlink" Target="file:///C:\Users\Merias\Documents\RAN1\TSGR1_92b-China\Docs\R1-1804621.zip" TargetMode="External"/><Relationship Id="rId2660" Type="http://schemas.openxmlformats.org/officeDocument/2006/relationships/hyperlink" Target="http://portal.3gpp.org/desktopmodules/Release/ReleaseDetails.aspx?releaseId=190" TargetMode="External"/><Relationship Id="rId218" Type="http://schemas.openxmlformats.org/officeDocument/2006/relationships/hyperlink" Target="file:///C:\Users\Merias\Documents\RAN1\TSGR1_92b-China\Docs\R1-1805399.zip" TargetMode="External"/><Relationship Id="rId425" Type="http://schemas.openxmlformats.org/officeDocument/2006/relationships/hyperlink" Target="file:///C:\Users\Merias\Documents\RAN1\TSGR1_92b-China\Docs\R1-1804474.zip" TargetMode="External"/><Relationship Id="rId632" Type="http://schemas.openxmlformats.org/officeDocument/2006/relationships/hyperlink" Target="file:///C:\Users\Merias\Documents\RAN1\TSGR1_92b-China\Docs\R1-1804587.zip" TargetMode="External"/><Relationship Id="rId1055" Type="http://schemas.openxmlformats.org/officeDocument/2006/relationships/oleObject" Target="embeddings/oleObject54.bin"/><Relationship Id="rId1262" Type="http://schemas.openxmlformats.org/officeDocument/2006/relationships/oleObject" Target="embeddings/oleObject96.bin"/><Relationship Id="rId1928" Type="http://schemas.openxmlformats.org/officeDocument/2006/relationships/hyperlink" Target="file:///C:\Users\Merias\Documents\RAN1\TSGR1_92b-China\Docs\R1-1805665.zip" TargetMode="External"/><Relationship Id="rId2092" Type="http://schemas.openxmlformats.org/officeDocument/2006/relationships/hyperlink" Target="file:///C:\Users\Merias\Documents\RAN1\TSGR1_92b-China\Docs\R1-1803928.zip" TargetMode="External"/><Relationship Id="rId2106" Type="http://schemas.openxmlformats.org/officeDocument/2006/relationships/hyperlink" Target="file:///C:\Users\Merias\Documents\RAN1\TSGR1_92b-China\Docs\R1-1804293.zip" TargetMode="External"/><Relationship Id="rId2313" Type="http://schemas.openxmlformats.org/officeDocument/2006/relationships/hyperlink" Target="file:///C:\Users\Merias\Documents\RAN1\TSGR1_92b-China\Docs\R1-1803918.zip" TargetMode="External"/><Relationship Id="rId2520" Type="http://schemas.openxmlformats.org/officeDocument/2006/relationships/hyperlink" Target="../Docs/R1-1805236.zip" TargetMode="External"/><Relationship Id="rId2758" Type="http://schemas.openxmlformats.org/officeDocument/2006/relationships/header" Target="header2.xml"/><Relationship Id="rId271" Type="http://schemas.openxmlformats.org/officeDocument/2006/relationships/hyperlink" Target="file:///C:\Users\Merias\Documents\RAN1\TSGR1_92b-China\Docs\R1-1805389.zip" TargetMode="External"/><Relationship Id="rId937" Type="http://schemas.openxmlformats.org/officeDocument/2006/relationships/image" Target="media/image63.wmf"/><Relationship Id="rId1122" Type="http://schemas.openxmlformats.org/officeDocument/2006/relationships/oleObject" Target="embeddings/oleObject62.bin"/><Relationship Id="rId1567" Type="http://schemas.openxmlformats.org/officeDocument/2006/relationships/hyperlink" Target="file:///C:\Users\Merias\Documents\RAN1\TSGR1_92b-China\Docs\R1-1803830.zip" TargetMode="External"/><Relationship Id="rId1774" Type="http://schemas.openxmlformats.org/officeDocument/2006/relationships/hyperlink" Target="file:///C:\Users\Merias\Documents\RAN1\TSGR1_92b-China\Docs\R1-1805057.zip" TargetMode="External"/><Relationship Id="rId1981" Type="http://schemas.openxmlformats.org/officeDocument/2006/relationships/hyperlink" Target="file:///C:\Users\Merias\Documents\RAN1\TSGR1_92b-China\Docs\R1-1805728.zip" TargetMode="External"/><Relationship Id="rId2397" Type="http://schemas.openxmlformats.org/officeDocument/2006/relationships/hyperlink" Target="file:///C:\Users\Merias\Documents\RAN1\TSGR1_92b-China\Docs\R1-1803681.zip" TargetMode="External"/><Relationship Id="rId2618" Type="http://schemas.openxmlformats.org/officeDocument/2006/relationships/hyperlink" Target="http://portal.3gpp.org/desktopmodules/Release/ReleaseDetails.aspx?releaseId=190" TargetMode="External"/><Relationship Id="rId66" Type="http://schemas.openxmlformats.org/officeDocument/2006/relationships/hyperlink" Target="file:///C:\Users\Merias\Documents\RAN1\TSGR1_92b-China\Docs\R1-1803593.zip" TargetMode="External"/><Relationship Id="rId131" Type="http://schemas.openxmlformats.org/officeDocument/2006/relationships/hyperlink" Target="file:///C:\Users\Merias\Documents\RAN1\TSGR1_92b-China\Docs\R1-1805367.zip" TargetMode="External"/><Relationship Id="rId369" Type="http://schemas.openxmlformats.org/officeDocument/2006/relationships/hyperlink" Target="file:///C:\Users\Merias\Documents\RAN1\TSGR1_92b-China\Docs\R1-1805390.zip" TargetMode="External"/><Relationship Id="rId576" Type="http://schemas.openxmlformats.org/officeDocument/2006/relationships/hyperlink" Target="file:///C:\Users\Merias\Documents\RAN1\TSGR1_92b-China\Docs\R1-1803880.zip" TargetMode="External"/><Relationship Id="rId783" Type="http://schemas.openxmlformats.org/officeDocument/2006/relationships/oleObject" Target="embeddings/oleObject2.bin"/><Relationship Id="rId990" Type="http://schemas.openxmlformats.org/officeDocument/2006/relationships/hyperlink" Target="file:///C:\Users\Merias\Documents\RAN1\TSGR1_92b-China\Docs\R1-1805582.zip" TargetMode="External"/><Relationship Id="rId1427" Type="http://schemas.openxmlformats.org/officeDocument/2006/relationships/image" Target="media/image127.wmf"/><Relationship Id="rId1634" Type="http://schemas.openxmlformats.org/officeDocument/2006/relationships/hyperlink" Target="file:///C:\Users\Merias\Documents\RAN1\TSGR1_92b-China\Docs\R1-1804555.zip" TargetMode="External"/><Relationship Id="rId1841" Type="http://schemas.openxmlformats.org/officeDocument/2006/relationships/image" Target="media/image189.wmf"/><Relationship Id="rId2257" Type="http://schemas.openxmlformats.org/officeDocument/2006/relationships/hyperlink" Target="file:///C:\Users\Merias\Documents\RAN1\TSGR1_92b-China\Docs\R1-1804863.zip" TargetMode="External"/><Relationship Id="rId2464" Type="http://schemas.openxmlformats.org/officeDocument/2006/relationships/hyperlink" Target="file:///C:\Users\Merias\Documents\RAN1\TSGR1_92b-China\Docs\R1-1805643.zip" TargetMode="External"/><Relationship Id="rId2671" Type="http://schemas.openxmlformats.org/officeDocument/2006/relationships/hyperlink" Target="http://www.3gpp.org/ftp/TSG_RAN/WG1_RL1/TSGR1_92b/Docs/R1-1803586.zip" TargetMode="External"/><Relationship Id="rId229" Type="http://schemas.openxmlformats.org/officeDocument/2006/relationships/hyperlink" Target="file:///C:\Users\Merias\Documents\RAN1\TSGR1_92b-China\Docs\R1-1803715.zip" TargetMode="External"/><Relationship Id="rId436" Type="http://schemas.openxmlformats.org/officeDocument/2006/relationships/hyperlink" Target="file:///C:\Users\Merias\Documents\RAN1\TSGR1_92b-China\Docs\R1-1804189.zip" TargetMode="External"/><Relationship Id="rId643" Type="http://schemas.openxmlformats.org/officeDocument/2006/relationships/hyperlink" Target="file:///C:\Users\Merias\Documents\RAN1\TSGR1_92b-China\Docs\R1-1804934.zip" TargetMode="External"/><Relationship Id="rId1066" Type="http://schemas.openxmlformats.org/officeDocument/2006/relationships/hyperlink" Target="file:///C:\Users\Merias\Documents\RAN1\TSGR1_92b-China\Docs\R1-1804014.zip" TargetMode="External"/><Relationship Id="rId1273" Type="http://schemas.openxmlformats.org/officeDocument/2006/relationships/oleObject" Target="embeddings/oleObject105.bin"/><Relationship Id="rId1480" Type="http://schemas.openxmlformats.org/officeDocument/2006/relationships/hyperlink" Target="file:///C:\Users\Merias\Documents\RAN1\TSGR1_92b-China\Docs\R1-1805047.zip" TargetMode="External"/><Relationship Id="rId1939" Type="http://schemas.openxmlformats.org/officeDocument/2006/relationships/hyperlink" Target="file:///C:\Users\Merias\Documents\RAN1\TSGR1_92b-China\Docs\R1-1804566.zip" TargetMode="External"/><Relationship Id="rId2117" Type="http://schemas.openxmlformats.org/officeDocument/2006/relationships/hyperlink" Target="file:///C:\Users\Merias\Documents\RAN1\TSGR1_92b-China\Docs\R1-1804821.zip" TargetMode="External"/><Relationship Id="rId2324" Type="http://schemas.openxmlformats.org/officeDocument/2006/relationships/hyperlink" Target="file:///C:\Users\Merias\Documents\RAN1\TSGR1_92b-China\Docs\R1-1804867.zip" TargetMode="External"/><Relationship Id="rId850" Type="http://schemas.openxmlformats.org/officeDocument/2006/relationships/hyperlink" Target="file:///C:\Users\Merias\Documents\RAN1\TSGR1_92b-China\Docs\R1-1804457.zip" TargetMode="External"/><Relationship Id="rId948" Type="http://schemas.openxmlformats.org/officeDocument/2006/relationships/image" Target="media/image64.wmf"/><Relationship Id="rId1133" Type="http://schemas.openxmlformats.org/officeDocument/2006/relationships/hyperlink" Target="file:///C:\Users\Merias\Documents\RAN1\TSGR1_92b-China\Docs\R1-1804001.zip" TargetMode="External"/><Relationship Id="rId1578" Type="http://schemas.openxmlformats.org/officeDocument/2006/relationships/hyperlink" Target="file:///C:\Users\Merias\Documents\RAN1\TSGR1_92b-China\Docs\R1-1804727.zip" TargetMode="External"/><Relationship Id="rId1701" Type="http://schemas.openxmlformats.org/officeDocument/2006/relationships/hyperlink" Target="file:///C:\Users\Merias\Documents\RAN1\TSGR1_92b-China\Docs\R1-1803796.zip" TargetMode="External"/><Relationship Id="rId1785" Type="http://schemas.openxmlformats.org/officeDocument/2006/relationships/image" Target="media/image170.wmf"/><Relationship Id="rId1992" Type="http://schemas.openxmlformats.org/officeDocument/2006/relationships/hyperlink" Target="file:///C:\Users\Merias\Documents\RAN1\TSGR1_92b-China\Docs\R1-1804817.zip" TargetMode="External"/><Relationship Id="rId2531" Type="http://schemas.openxmlformats.org/officeDocument/2006/relationships/hyperlink" Target="file:///C:\Users\Merias\Documents\RAN1\TSGR1_92b-China\Docs\R1-1804285.zip" TargetMode="External"/><Relationship Id="rId2629" Type="http://schemas.openxmlformats.org/officeDocument/2006/relationships/hyperlink" Target="http://portal.3gpp.org/desktopmodules/WorkItem/WorkItemDetails.aspx?workitemId=750166" TargetMode="External"/><Relationship Id="rId77" Type="http://schemas.openxmlformats.org/officeDocument/2006/relationships/hyperlink" Target="file:///C:\Users\Merias\Documents\RAN1\TSGR1_92b-China\Docs\R1-1804891.zip" TargetMode="External"/><Relationship Id="rId282" Type="http://schemas.openxmlformats.org/officeDocument/2006/relationships/hyperlink" Target="file:///C:\Users\Merias\Documents\RAN1\TSGR1_92b-China\Docs\R1-1804316.zip" TargetMode="External"/><Relationship Id="rId503" Type="http://schemas.openxmlformats.org/officeDocument/2006/relationships/hyperlink" Target="file:///C:\Users\Merias\Documents\RAN1\TSGR1_92b-China\Docs\R1-1804330.zip" TargetMode="External"/><Relationship Id="rId587" Type="http://schemas.openxmlformats.org/officeDocument/2006/relationships/hyperlink" Target="file:///C:\Users\Merias\Documents\RAN1\TSGR1_92b-China\Docs\R1-1804527.zip" TargetMode="External"/><Relationship Id="rId710" Type="http://schemas.openxmlformats.org/officeDocument/2006/relationships/image" Target="media/image16.wmf"/><Relationship Id="rId808" Type="http://schemas.openxmlformats.org/officeDocument/2006/relationships/hyperlink" Target="file:///C:\Users\Merias\Documents\RAN1\TSGR1_92b-China\Docs\R1-1804347.zip" TargetMode="External"/><Relationship Id="rId1340" Type="http://schemas.openxmlformats.org/officeDocument/2006/relationships/oleObject" Target="embeddings/oleObject171.bin"/><Relationship Id="rId1438" Type="http://schemas.openxmlformats.org/officeDocument/2006/relationships/oleObject" Target="embeddings/oleObject207.bin"/><Relationship Id="rId1645" Type="http://schemas.openxmlformats.org/officeDocument/2006/relationships/image" Target="media/image148.wmf"/><Relationship Id="rId2170" Type="http://schemas.openxmlformats.org/officeDocument/2006/relationships/hyperlink" Target="http://www.3gpp.org/ftp/tsg_ran/TSG_RAN/TSGR_76/Docs/RP-171043.zip" TargetMode="External"/><Relationship Id="rId2268" Type="http://schemas.openxmlformats.org/officeDocument/2006/relationships/hyperlink" Target="file:///C:\Users\Merias\Documents\RAN1\TSGR1_92b-China\Docs\R1-1803672.zip" TargetMode="External"/><Relationship Id="rId8" Type="http://schemas.openxmlformats.org/officeDocument/2006/relationships/footnotes" Target="footnotes.xml"/><Relationship Id="rId142" Type="http://schemas.openxmlformats.org/officeDocument/2006/relationships/hyperlink" Target="file:///C:\Users\Merias\Documents\RAN1\TSGR1_92b-China\Docs\R1-1804440.zip" TargetMode="External"/><Relationship Id="rId447" Type="http://schemas.openxmlformats.org/officeDocument/2006/relationships/hyperlink" Target="file:///C:\Users\Merias\Documents\RAN1\TSGR1_92b-China\Docs\R1-1804175.zip" TargetMode="External"/><Relationship Id="rId794" Type="http://schemas.openxmlformats.org/officeDocument/2006/relationships/hyperlink" Target="file:///C:\Users\Merias\Documents\RAN1\TSGR1_92b-China\Docs\R1-1804776.zip" TargetMode="External"/><Relationship Id="rId1077" Type="http://schemas.openxmlformats.org/officeDocument/2006/relationships/hyperlink" Target="file:///C:\Users\Merias\Documents\RAN1\TSGR1_92b-China\Docs\R1-1804879.zip" TargetMode="External"/><Relationship Id="rId1200" Type="http://schemas.openxmlformats.org/officeDocument/2006/relationships/hyperlink" Target="file:///C:\Users\Merias\Documents\RAN1\TSGR1_92b-China\Docs\R1-1805740.zip" TargetMode="External"/><Relationship Id="rId1852" Type="http://schemas.openxmlformats.org/officeDocument/2006/relationships/image" Target="media/image193.wmf"/><Relationship Id="rId2030" Type="http://schemas.openxmlformats.org/officeDocument/2006/relationships/hyperlink" Target="file:///C:\Users\Merias\Documents\RAN1\TSGR1_92b-China\Docs\R1-1804644.zip" TargetMode="External"/><Relationship Id="rId2128" Type="http://schemas.openxmlformats.org/officeDocument/2006/relationships/image" Target="media/image205.wmf"/><Relationship Id="rId2475" Type="http://schemas.openxmlformats.org/officeDocument/2006/relationships/hyperlink" Target="file:///C:\Users\Merias\Documents\RAN1\TSGR1_92b-China\Inbox\Docs\R1-1805144.zip" TargetMode="External"/><Relationship Id="rId2682" Type="http://schemas.openxmlformats.org/officeDocument/2006/relationships/hyperlink" Target="http://portal.3gpp.org/desktopmodules/WorkItem/WorkItemDetails.aspx?workitemId=750171" TargetMode="External"/><Relationship Id="rId654" Type="http://schemas.openxmlformats.org/officeDocument/2006/relationships/hyperlink" Target="file:///C:\Users\Merias\Documents\RAN1\TSGR1_92b-China\Docs\R1-1805168.zip" TargetMode="External"/><Relationship Id="rId861" Type="http://schemas.openxmlformats.org/officeDocument/2006/relationships/hyperlink" Target="file:///C:\Users\Merias\Documents\RAN1\TSGR1_92b-China\Docs\R1-1804092.zip" TargetMode="External"/><Relationship Id="rId959" Type="http://schemas.openxmlformats.org/officeDocument/2006/relationships/image" Target="media/image69.wmf"/><Relationship Id="rId1284" Type="http://schemas.openxmlformats.org/officeDocument/2006/relationships/oleObject" Target="embeddings/oleObject116.bin"/><Relationship Id="rId1491" Type="http://schemas.openxmlformats.org/officeDocument/2006/relationships/hyperlink" Target="file:///C:\Users\Merias\Documents\RAN1\TSGR1_92b-China\Docs\R1-1804987.zip" TargetMode="External"/><Relationship Id="rId1505" Type="http://schemas.openxmlformats.org/officeDocument/2006/relationships/hyperlink" Target="file:///C:\Users\Merias\Documents\RAN1\TSGR1_92b-China\Docs\R1-1804996.zip" TargetMode="External"/><Relationship Id="rId1589" Type="http://schemas.openxmlformats.org/officeDocument/2006/relationships/hyperlink" Target="file:///C:\Users\Merias\Documents\RAN1\TSGR1_92b-China\Docs\R1-1805181.zip" TargetMode="External"/><Relationship Id="rId1712" Type="http://schemas.openxmlformats.org/officeDocument/2006/relationships/hyperlink" Target="file:///C:\Users\Merias\Documents\RAN1\TSGR1_92b-China\Docs\R1-1805142.zip" TargetMode="External"/><Relationship Id="rId2335" Type="http://schemas.openxmlformats.org/officeDocument/2006/relationships/hyperlink" Target="file:///C:\Users\Merias\Documents\RAN1\TSGR1_92b-China\Docs\R1-1803973.zip" TargetMode="External"/><Relationship Id="rId2542" Type="http://schemas.openxmlformats.org/officeDocument/2006/relationships/hyperlink" Target="http://www.3gpp.org/ftp/TSG_RAN/WG1_RL1/TSGR1_92b/Docs/R1-1805388.zip" TargetMode="External"/><Relationship Id="rId293" Type="http://schemas.openxmlformats.org/officeDocument/2006/relationships/hyperlink" Target="file:///C:\Users\Merias\Documents\RAN1\TSGR1_92b-China\Docs\R1-1804477.zip" TargetMode="External"/><Relationship Id="rId307" Type="http://schemas.openxmlformats.org/officeDocument/2006/relationships/hyperlink" Target="file:///C:\Users\Merias\Documents\RAN1\TSGR1_92b-China\Docs\R1-1805620.zip" TargetMode="External"/><Relationship Id="rId514" Type="http://schemas.openxmlformats.org/officeDocument/2006/relationships/hyperlink" Target="file:///C:\Users\Merias\Documents\RAN1\TSGR1_92b-China\Docs\R1-1804188.zip" TargetMode="External"/><Relationship Id="rId721" Type="http://schemas.openxmlformats.org/officeDocument/2006/relationships/hyperlink" Target="file:///C:\Users\Merias\Documents\RAN1\TSGR1_92b-China\Docs\R1-1803998.zip" TargetMode="External"/><Relationship Id="rId1144" Type="http://schemas.openxmlformats.org/officeDocument/2006/relationships/hyperlink" Target="file:///C:\Users\Merias\Documents\RAN1\TSGR1_92b-China\Docs\R1-1804975.zip" TargetMode="External"/><Relationship Id="rId1351" Type="http://schemas.openxmlformats.org/officeDocument/2006/relationships/oleObject" Target="embeddings/oleObject182.bin"/><Relationship Id="rId1449" Type="http://schemas.openxmlformats.org/officeDocument/2006/relationships/hyperlink" Target="file:///C:\Users\Merias\Documents\RAN1\TSGR1_92b-China\Docs\R1-1805700.zip" TargetMode="External"/><Relationship Id="rId1796" Type="http://schemas.openxmlformats.org/officeDocument/2006/relationships/image" Target="media/image175.wmf"/><Relationship Id="rId2181" Type="http://schemas.openxmlformats.org/officeDocument/2006/relationships/hyperlink" Target="file:///C:\Users\Merias\Documents\RAN1\TSGR1_92b-China\Docs\R1-1804396.zip" TargetMode="External"/><Relationship Id="rId2402" Type="http://schemas.openxmlformats.org/officeDocument/2006/relationships/hyperlink" Target="file:///C:\Users\Merias\Documents\RAN1\TSGR1_92b-China\Docs\R1-1803978.zip" TargetMode="External"/><Relationship Id="rId88" Type="http://schemas.openxmlformats.org/officeDocument/2006/relationships/hyperlink" Target="file:///C:\Users\Merias\Documents\RAN1\TSGR1_92b-China\Docs\R1-1803956.zip" TargetMode="External"/><Relationship Id="rId153" Type="http://schemas.openxmlformats.org/officeDocument/2006/relationships/hyperlink" Target="file:///C:\Users\Merias\Documents\RAN1\TSGR1_92b-China\Docs\R1-1805376.zip" TargetMode="External"/><Relationship Id="rId360" Type="http://schemas.openxmlformats.org/officeDocument/2006/relationships/hyperlink" Target="file:///C:\Users\Merias\Documents\RAN1\TSGR1_92b-China\Docs\R1-1804909.zip" TargetMode="External"/><Relationship Id="rId598" Type="http://schemas.openxmlformats.org/officeDocument/2006/relationships/hyperlink" Target="file:///C:\Users\Merias\Documents\RAN1\TSGR1_92b-China\Docs\R1-1804528.zip" TargetMode="External"/><Relationship Id="rId819" Type="http://schemas.openxmlformats.org/officeDocument/2006/relationships/image" Target="media/image49.wmf"/><Relationship Id="rId1004" Type="http://schemas.openxmlformats.org/officeDocument/2006/relationships/image" Target="media/image72.wmf"/><Relationship Id="rId1211" Type="http://schemas.openxmlformats.org/officeDocument/2006/relationships/hyperlink" Target="file:///C:\Users\Merias\Documents\RAN1\TSGR1_92b-China\Docs\R1-1804982.zip" TargetMode="External"/><Relationship Id="rId1656" Type="http://schemas.openxmlformats.org/officeDocument/2006/relationships/hyperlink" Target="file:///C:\Users\Merias\Documents\RAN1\TSGR1_92b-China\Docs\R1-1804213.zip" TargetMode="External"/><Relationship Id="rId1863" Type="http://schemas.openxmlformats.org/officeDocument/2006/relationships/hyperlink" Target="file:///C:\Users\Merias\Documents\RAN1\TSGR1_92b-China\Docs\R1-1803653.zip" TargetMode="External"/><Relationship Id="rId2041" Type="http://schemas.openxmlformats.org/officeDocument/2006/relationships/hyperlink" Target="file:///C:\Users\Merias\Documents\RAN1\TSGR1_92b-China\Docs\R1-1804234.zip" TargetMode="External"/><Relationship Id="rId2279" Type="http://schemas.openxmlformats.org/officeDocument/2006/relationships/hyperlink" Target="file:///C:\Users\Merias\Documents\RAN1\TSGR1_92b-China\Docs\R1-1805069.zip" TargetMode="External"/><Relationship Id="rId2486" Type="http://schemas.openxmlformats.org/officeDocument/2006/relationships/hyperlink" Target="../Docs/R1-1803693.zip" TargetMode="External"/><Relationship Id="rId2693" Type="http://schemas.openxmlformats.org/officeDocument/2006/relationships/hyperlink" Target="http://portal.3gpp.org/desktopmodules/Release/ReleaseDetails.aspx?releaseId=190" TargetMode="External"/><Relationship Id="rId2707" Type="http://schemas.openxmlformats.org/officeDocument/2006/relationships/hyperlink" Target="http://www.3gpp.org/ftp/TSG_RAN/WG1_RL1/TSGR1_92b/Docs/R1-1803598.zip" TargetMode="External"/><Relationship Id="rId220" Type="http://schemas.openxmlformats.org/officeDocument/2006/relationships/hyperlink" Target="file:///C:\Users\Merias\Documents\RAN1\TSGR1_92b-China\Docs\R1-1804904.zip" TargetMode="External"/><Relationship Id="rId458" Type="http://schemas.openxmlformats.org/officeDocument/2006/relationships/hyperlink" Target="file:///C:\Users\Merias\Documents\RAN1\TSGR1_92b-China\Docs\R1-1803887.zip" TargetMode="External"/><Relationship Id="rId665" Type="http://schemas.openxmlformats.org/officeDocument/2006/relationships/hyperlink" Target="file:///C:\Users\Merias\Documents\RAN1\TSGR1_92b-China\Docs\R1-1805378.zip" TargetMode="External"/><Relationship Id="rId872" Type="http://schemas.openxmlformats.org/officeDocument/2006/relationships/hyperlink" Target="file:///C:\Users\Merias\Documents\RAN1\TSGR1_92b-China\Docs\R1-1804047.zip" TargetMode="External"/><Relationship Id="rId1088" Type="http://schemas.openxmlformats.org/officeDocument/2006/relationships/hyperlink" Target="file:///C:\Users\Merias\Documents\RAN1\TSGR1_92b-China\Docs\R1-1803744.zip" TargetMode="External"/><Relationship Id="rId1295" Type="http://schemas.openxmlformats.org/officeDocument/2006/relationships/oleObject" Target="embeddings/oleObject126.bin"/><Relationship Id="rId1309" Type="http://schemas.openxmlformats.org/officeDocument/2006/relationships/oleObject" Target="embeddings/oleObject140.bin"/><Relationship Id="rId1516" Type="http://schemas.openxmlformats.org/officeDocument/2006/relationships/hyperlink" Target="file:///C:\Users\Merias\Documents\RAN1\TSGR1_92b-China\Docs\R1-1804759.zip" TargetMode="External"/><Relationship Id="rId1723" Type="http://schemas.openxmlformats.org/officeDocument/2006/relationships/hyperlink" Target="file:///C:\Users\Merias\Documents\RAN1\TSGR1_92b-China\Docs\R1-1804068.zip" TargetMode="External"/><Relationship Id="rId1930" Type="http://schemas.openxmlformats.org/officeDocument/2006/relationships/hyperlink" Target="file:///C:\Users\Merias\Documents\RAN1\TSGR1_92b-China\Docs\R1-1803641.zip" TargetMode="External"/><Relationship Id="rId2139" Type="http://schemas.openxmlformats.org/officeDocument/2006/relationships/hyperlink" Target="../../Docs/R1-1804393.zip" TargetMode="External"/><Relationship Id="rId2346" Type="http://schemas.openxmlformats.org/officeDocument/2006/relationships/hyperlink" Target="file:///C:\Users\Merias\Documents\RAN1\TSGR1_92b-China\Docs\R1-1805009.zip" TargetMode="External"/><Relationship Id="rId2553" Type="http://schemas.openxmlformats.org/officeDocument/2006/relationships/hyperlink" Target="http://www.3gpp.org/ftp/TSG_RAN/WG1_RL1/TSGR1_92b/Docs/R1-1805435.zip" TargetMode="External"/><Relationship Id="rId2760" Type="http://schemas.microsoft.com/office/2011/relationships/people" Target="people.xml"/><Relationship Id="rId15" Type="http://schemas.openxmlformats.org/officeDocument/2006/relationships/hyperlink" Target="file:///C:\Users\Merias\Documents\RAN1\TSGR1_92b-China\Docs\R1-1803572.zip" TargetMode="External"/><Relationship Id="rId318" Type="http://schemas.openxmlformats.org/officeDocument/2006/relationships/hyperlink" Target="file:///C:\Users\Merias\Documents\RAN1\TSGR1_92b-China\Docs\R1-1804686.zip" TargetMode="External"/><Relationship Id="rId525" Type="http://schemas.openxmlformats.org/officeDocument/2006/relationships/hyperlink" Target="file:///C:\Users\Merias\Documents\RAN1\TSGR1_92b-China\Docs\R1-1804332.zip" TargetMode="External"/><Relationship Id="rId732" Type="http://schemas.openxmlformats.org/officeDocument/2006/relationships/image" Target="media/image22.wmf"/><Relationship Id="rId1155" Type="http://schemas.openxmlformats.org/officeDocument/2006/relationships/oleObject" Target="embeddings/oleObject66.bin"/><Relationship Id="rId1362" Type="http://schemas.openxmlformats.org/officeDocument/2006/relationships/oleObject" Target="embeddings/oleObject190.bin"/><Relationship Id="rId2192" Type="http://schemas.openxmlformats.org/officeDocument/2006/relationships/hyperlink" Target="file:///C:\Users\Merias\Documents\RAN1\TSGR1_92b-China\Docs\R1-1804744.zip" TargetMode="External"/><Relationship Id="rId2206" Type="http://schemas.openxmlformats.org/officeDocument/2006/relationships/hyperlink" Target="file:///C:\Users\Merias\Documents\RAN1\TSGR1_92b-China\Docs\R1-1805066.zip" TargetMode="External"/><Relationship Id="rId2413" Type="http://schemas.openxmlformats.org/officeDocument/2006/relationships/hyperlink" Target="file:///C:\Users\Merias\Documents\RAN1\TSGR1_92b-China\Docs\R1-1804834.zip" TargetMode="External"/><Relationship Id="rId2620" Type="http://schemas.openxmlformats.org/officeDocument/2006/relationships/hyperlink" Target="http://portal.3gpp.org/desktopmodules/Release/ReleaseDetails.aspx?releaseId=190" TargetMode="External"/><Relationship Id="rId99" Type="http://schemas.openxmlformats.org/officeDocument/2006/relationships/hyperlink" Target="file:///C:\Users\Merias\Documents\RAN1\TSGR1_92b-China\Docs\R1-1804894.zip" TargetMode="External"/><Relationship Id="rId164" Type="http://schemas.openxmlformats.org/officeDocument/2006/relationships/hyperlink" Target="file:///C:\Users\Merias\Documents\RAN1\TSGR1_92b-China\Docs\R1-1803904.zip" TargetMode="External"/><Relationship Id="rId371" Type="http://schemas.openxmlformats.org/officeDocument/2006/relationships/hyperlink" Target="file:///C:\Users\Merias\Documents\RAN1\TSGR1_92b-China\Docs\R1-1803895.zip" TargetMode="External"/><Relationship Id="rId1015" Type="http://schemas.openxmlformats.org/officeDocument/2006/relationships/oleObject" Target="embeddings/oleObject38.bin"/><Relationship Id="rId1222" Type="http://schemas.openxmlformats.org/officeDocument/2006/relationships/oleObject" Target="embeddings/oleObject72.bin"/><Relationship Id="rId1667" Type="http://schemas.openxmlformats.org/officeDocument/2006/relationships/hyperlink" Target="file:///C:\Users\Merias\Documents\RAN1\TSGR1_92b-China\Docs\R1-1805578.zip" TargetMode="External"/><Relationship Id="rId1874" Type="http://schemas.openxmlformats.org/officeDocument/2006/relationships/hyperlink" Target="file:///C:\Users\Merias\Documents\RAN1\TSGR1_92b-China\Docs\R1-1804674.zip" TargetMode="External"/><Relationship Id="rId2052" Type="http://schemas.openxmlformats.org/officeDocument/2006/relationships/hyperlink" Target="file:///C:\Users\Merias\Documents\RAN1\TSGR1_92b-China\Docs\R1-1804600.zip" TargetMode="External"/><Relationship Id="rId2497" Type="http://schemas.openxmlformats.org/officeDocument/2006/relationships/hyperlink" Target="../Docs/R1-1804026.zip" TargetMode="External"/><Relationship Id="rId2718" Type="http://schemas.openxmlformats.org/officeDocument/2006/relationships/hyperlink" Target="http://www.3gpp.org/ftp/TSG_RAN/WG1_RL1/TSGR1_92b/Docs/R1-1803602.zip" TargetMode="External"/><Relationship Id="rId469" Type="http://schemas.openxmlformats.org/officeDocument/2006/relationships/hyperlink" Target="file:///C:\Users\Merias\Documents\RAN1\TSGR1_92b-China\Docs\R1-1805272.zip" TargetMode="External"/><Relationship Id="rId676" Type="http://schemas.openxmlformats.org/officeDocument/2006/relationships/hyperlink" Target="file:///C:\Users\Merias\Documents\RAN1\TSGR1_92b-China\Docs\R1-1805377.zip" TargetMode="External"/><Relationship Id="rId883" Type="http://schemas.openxmlformats.org/officeDocument/2006/relationships/hyperlink" Target="file:///C:\Users\Merias\Documents\RAN1\TSGR1_92b-China\Docs\R1-1803734.zip" TargetMode="External"/><Relationship Id="rId1099" Type="http://schemas.openxmlformats.org/officeDocument/2006/relationships/hyperlink" Target="file:///C:\Users\Merias\Documents\RAN1\TSGR1_92b-China\Docs\R1-1804714.zip" TargetMode="External"/><Relationship Id="rId1527" Type="http://schemas.openxmlformats.org/officeDocument/2006/relationships/hyperlink" Target="file:///C:\Users\Merias\Documents\RAN1\TSGR1_92b-China\Docs\R1-1804043.zip" TargetMode="External"/><Relationship Id="rId1734" Type="http://schemas.openxmlformats.org/officeDocument/2006/relationships/hyperlink" Target="file:///C:\Users\Merias\Documents\RAN1\TSGR1_92b-China\Docs\R1-1805189.zip" TargetMode="External"/><Relationship Id="rId1941" Type="http://schemas.openxmlformats.org/officeDocument/2006/relationships/hyperlink" Target="file:///C:\Users\Merias\Documents\RAN1\TSGR1_92b-China\Docs\R1-1804812.zip" TargetMode="External"/><Relationship Id="rId2357" Type="http://schemas.openxmlformats.org/officeDocument/2006/relationships/hyperlink" Target="file:///C:\Users\Merias\Documents\RAN1\TSGR1_92b-China\Docs\R1-1804276.zip" TargetMode="External"/><Relationship Id="rId2564" Type="http://schemas.openxmlformats.org/officeDocument/2006/relationships/hyperlink" Target="http://portal.3gpp.org/desktopmodules/WorkItem/WorkItemDetails.aspx?workitemId=750167" TargetMode="External"/><Relationship Id="rId26" Type="http://schemas.openxmlformats.org/officeDocument/2006/relationships/hyperlink" Target="file:///C:\Users\Merias\Documents\RAN1\TSGR1_92b-China\Docs\R1-1803579.zip" TargetMode="External"/><Relationship Id="rId231" Type="http://schemas.openxmlformats.org/officeDocument/2006/relationships/hyperlink" Target="file:///C:\Users\Merias\Documents\RAN1\TSGR1_92b-China\Docs\R1-1804509.zip" TargetMode="External"/><Relationship Id="rId329" Type="http://schemas.openxmlformats.org/officeDocument/2006/relationships/hyperlink" Target="file:///C:\Users\Merias\Documents\RAN1\TSGR1_92b-China\Docs\R1-1804319.zip" TargetMode="External"/><Relationship Id="rId536" Type="http://schemas.openxmlformats.org/officeDocument/2006/relationships/hyperlink" Target="file:///C:\Users\Merias\Documents\RAN1\TSGR1_92b-China\Docs\R1-1804250.zip" TargetMode="External"/><Relationship Id="rId1166" Type="http://schemas.openxmlformats.org/officeDocument/2006/relationships/hyperlink" Target="file:///C:\Users\Merias\Documents\RAN1\TSGR1_92b-China\Docs\R1-1803964.zip" TargetMode="External"/><Relationship Id="rId1373" Type="http://schemas.openxmlformats.org/officeDocument/2006/relationships/hyperlink" Target="file:///C:\Users\Merias\Documents\RAN1\TSGR1_92b-China\Docs\R1-1804075.zip" TargetMode="External"/><Relationship Id="rId2217" Type="http://schemas.openxmlformats.org/officeDocument/2006/relationships/hyperlink" Target="file:///C:\Users\Merias\Documents\RAN1\TSGR1_92b-China\Docs\R1-1804464.zip" TargetMode="External"/><Relationship Id="rId175" Type="http://schemas.openxmlformats.org/officeDocument/2006/relationships/hyperlink" Target="file:///C:\Users\Merias\Documents\RAN1\TSGR1_92b-China\Docs\R1-1805118.zip" TargetMode="External"/><Relationship Id="rId743" Type="http://schemas.openxmlformats.org/officeDocument/2006/relationships/image" Target="media/image32.wmf"/><Relationship Id="rId950" Type="http://schemas.openxmlformats.org/officeDocument/2006/relationships/image" Target="media/image65.wmf"/><Relationship Id="rId1026" Type="http://schemas.openxmlformats.org/officeDocument/2006/relationships/image" Target="media/image76.wmf"/><Relationship Id="rId1580" Type="http://schemas.openxmlformats.org/officeDocument/2006/relationships/hyperlink" Target="file:///C:\Users\Merias\Documents\RAN1\TSGR1_92b-China\Docs\R1-1805050.zip" TargetMode="External"/><Relationship Id="rId1678" Type="http://schemas.openxmlformats.org/officeDocument/2006/relationships/hyperlink" Target="file:///C:\Users\Merias\Documents\RAN1\TSGR1_92b-China\Docs\R1-1804483.zip" TargetMode="External"/><Relationship Id="rId1801" Type="http://schemas.openxmlformats.org/officeDocument/2006/relationships/oleObject" Target="embeddings/oleObject231.bin"/><Relationship Id="rId1885" Type="http://schemas.openxmlformats.org/officeDocument/2006/relationships/hyperlink" Target="file:///C:\Users\Merias\Documents\RAN1\TSGR1_92b-China\Docs\R1-1804008.zip" TargetMode="External"/><Relationship Id="rId2424" Type="http://schemas.openxmlformats.org/officeDocument/2006/relationships/hyperlink" Target="file:///C:\Users\Merias\Documents\RAN1\TSGR1_92b-China\Docs\R1-1805017.zip" TargetMode="External"/><Relationship Id="rId2631" Type="http://schemas.openxmlformats.org/officeDocument/2006/relationships/hyperlink" Target="http://portal.3gpp.org/desktopmodules/Release/ReleaseDetails.aspx?releaseId=190" TargetMode="External"/><Relationship Id="rId2729" Type="http://schemas.openxmlformats.org/officeDocument/2006/relationships/hyperlink" Target="http://portal.3gpp.org/desktopmodules/WorkItem/WorkItemDetails.aspx?workitemId=750167" TargetMode="External"/><Relationship Id="rId382" Type="http://schemas.openxmlformats.org/officeDocument/2006/relationships/hyperlink" Target="file:///C:\Users\Merias\Documents\RAN1\TSGR1_92b-China\Docs\R1-1804679.zip" TargetMode="External"/><Relationship Id="rId603" Type="http://schemas.openxmlformats.org/officeDocument/2006/relationships/hyperlink" Target="file:///C:\Users\Merias\Documents\RAN1\TSGR1_92b-China\Docs\R1-1804183.zip" TargetMode="External"/><Relationship Id="rId687" Type="http://schemas.openxmlformats.org/officeDocument/2006/relationships/hyperlink" Target="file:///C:\Users\Merias\Documents\RAN1\TSGR1_92b-China\Docs\R1-1805321.zip" TargetMode="External"/><Relationship Id="rId810" Type="http://schemas.openxmlformats.org/officeDocument/2006/relationships/hyperlink" Target="file:///C:\Users\Merias\Documents\RAN1\TSGR1_92b-China\Docs\R1-1804777.zip" TargetMode="External"/><Relationship Id="rId908" Type="http://schemas.openxmlformats.org/officeDocument/2006/relationships/hyperlink" Target="file:///C:\Users\Merias\Documents\RAN1\TSGR1_92b-China\Docs\R1-1804709.zip" TargetMode="External"/><Relationship Id="rId1233" Type="http://schemas.openxmlformats.org/officeDocument/2006/relationships/oleObject" Target="embeddings/oleObject78.bin"/><Relationship Id="rId1440" Type="http://schemas.openxmlformats.org/officeDocument/2006/relationships/oleObject" Target="embeddings/oleObject208.bin"/><Relationship Id="rId1538" Type="http://schemas.openxmlformats.org/officeDocument/2006/relationships/hyperlink" Target="file:///C:\Users\Merias\Documents\RAN1\TSGR1_92b-China\Docs\R1-1805048.zip" TargetMode="External"/><Relationship Id="rId2063" Type="http://schemas.openxmlformats.org/officeDocument/2006/relationships/hyperlink" Target="file:///C:\Users\Merias\Documents\RAN1\TSGR1_92b-China\Docs\R1-1804012.zip" TargetMode="External"/><Relationship Id="rId2270" Type="http://schemas.openxmlformats.org/officeDocument/2006/relationships/hyperlink" Target="file:///C:\Users\Merias\Documents\RAN1\TSGR1_92b-China\Docs\R1-1803897.zip" TargetMode="External"/><Relationship Id="rId2368" Type="http://schemas.openxmlformats.org/officeDocument/2006/relationships/hyperlink" Target="file:///C:\Users\Merias\Documents\RAN1\TSGR1_92b-China\Docs\R1-1805092.zip" TargetMode="External"/><Relationship Id="rId242" Type="http://schemas.openxmlformats.org/officeDocument/2006/relationships/hyperlink" Target="file:///C:\Users\Merias\Documents\RAN1\TSGR1_92b-China\Docs\R1-1804411.zip" TargetMode="External"/><Relationship Id="rId894" Type="http://schemas.openxmlformats.org/officeDocument/2006/relationships/hyperlink" Target="file:///C:\Users\Merias\Documents\RAN1\TSGR1_92b-China\Docs\R1-1805513.zip" TargetMode="External"/><Relationship Id="rId1177" Type="http://schemas.openxmlformats.org/officeDocument/2006/relationships/hyperlink" Target="file:///C:\Users\Merias\Documents\RAN1\TSGR1_92b-China\Docs\R1-1804789.zip" TargetMode="External"/><Relationship Id="rId1300" Type="http://schemas.openxmlformats.org/officeDocument/2006/relationships/oleObject" Target="embeddings/oleObject131.bin"/><Relationship Id="rId1745" Type="http://schemas.openxmlformats.org/officeDocument/2006/relationships/hyperlink" Target="file:///C:\Users\Merias\Documents\RAN1\TSGR1_92b-China\Docs\R1-1805190.zip" TargetMode="External"/><Relationship Id="rId1952" Type="http://schemas.openxmlformats.org/officeDocument/2006/relationships/hyperlink" Target="file:///C:\Users\Merias\Documents\RAN1\TSGR1_92b-China\Docs\R1-1804039.zip" TargetMode="External"/><Relationship Id="rId2130" Type="http://schemas.openxmlformats.org/officeDocument/2006/relationships/image" Target="media/image207.wmf"/><Relationship Id="rId2575" Type="http://schemas.openxmlformats.org/officeDocument/2006/relationships/hyperlink" Target="http://portal.3gpp.org/desktopmodules/Release/ReleaseDetails.aspx?releaseId=190" TargetMode="External"/><Relationship Id="rId37" Type="http://schemas.openxmlformats.org/officeDocument/2006/relationships/hyperlink" Target="file:///C:\Users\Merias\Documents\RAN1\TSGR1_92b-China\Docs\R1-1805213.zip" TargetMode="External"/><Relationship Id="rId102" Type="http://schemas.openxmlformats.org/officeDocument/2006/relationships/hyperlink" Target="file:///C:\Users\Merias\Documents\RAN1\TSGR1_92b-China\Docs\R1-1805330.zip" TargetMode="External"/><Relationship Id="rId547" Type="http://schemas.openxmlformats.org/officeDocument/2006/relationships/hyperlink" Target="file:///C:\Users\Merias\Documents\RAN1\TSGR1_92b-China\Docs\R1-1804253.zip" TargetMode="External"/><Relationship Id="rId754" Type="http://schemas.openxmlformats.org/officeDocument/2006/relationships/hyperlink" Target="file:///C:\Users\Merias\Documents\RAN1\TSGR1_92b-China\Docs\R1-1803607.zip" TargetMode="External"/><Relationship Id="rId961" Type="http://schemas.openxmlformats.org/officeDocument/2006/relationships/oleObject" Target="embeddings/oleObject19.bin"/><Relationship Id="rId1384" Type="http://schemas.openxmlformats.org/officeDocument/2006/relationships/hyperlink" Target="../Docs/R1-1805548.zip" TargetMode="External"/><Relationship Id="rId1591" Type="http://schemas.openxmlformats.org/officeDocument/2006/relationships/hyperlink" Target="file:///C:\Users\Merias\Documents\RAN1\TSGR1_92b-China\Docs\R1-1805251.zip" TargetMode="External"/><Relationship Id="rId1605" Type="http://schemas.openxmlformats.org/officeDocument/2006/relationships/hyperlink" Target="file:///C:\Users\Merias\Documents\RAN1\TSGR1_92b-China\Docs\R1-1804458.zip" TargetMode="External"/><Relationship Id="rId1689" Type="http://schemas.openxmlformats.org/officeDocument/2006/relationships/hyperlink" Target="file:///C:\Users\Merias\Documents\RAN1\TSGR1_92b-China\Docs\R1-1804432.zip" TargetMode="External"/><Relationship Id="rId1812" Type="http://schemas.openxmlformats.org/officeDocument/2006/relationships/hyperlink" Target="file:///C:\Users\Merias\Documents\RAN1\TSGR1_92b-China\Docs\R1-1803760.zip" TargetMode="External"/><Relationship Id="rId2228" Type="http://schemas.openxmlformats.org/officeDocument/2006/relationships/hyperlink" Target="file:///C:\Users\Merias\Documents\RAN1\TSGR1_92b-China\Docs\R1-1804465.zip" TargetMode="External"/><Relationship Id="rId2435" Type="http://schemas.openxmlformats.org/officeDocument/2006/relationships/hyperlink" Target="file:///C:\Users\Merias\Documents\RAN1\TSGR1_92b-China\Docs\R1-1803695.zip" TargetMode="External"/><Relationship Id="rId2642" Type="http://schemas.openxmlformats.org/officeDocument/2006/relationships/hyperlink" Target="http://portal.3gpp.org/desktopmodules/Release/ReleaseDetails.aspx?releaseId=190" TargetMode="External"/><Relationship Id="rId90" Type="http://schemas.openxmlformats.org/officeDocument/2006/relationships/hyperlink" Target="file:///C:\Users\Merias\Documents\RAN1\TSGR1_92b-China\Docs\R1-1805304.zip" TargetMode="External"/><Relationship Id="rId186" Type="http://schemas.openxmlformats.org/officeDocument/2006/relationships/hyperlink" Target="file:///C:\Users\Merias\Documents\RAN1\TSGR1_92b-China\Docs\R1-1803718.zip" TargetMode="External"/><Relationship Id="rId393" Type="http://schemas.openxmlformats.org/officeDocument/2006/relationships/hyperlink" Target="file:///C:\Users\Merias\Documents\RAN1\TSGR1_92b-China\Docs\R1-1804128.zip" TargetMode="External"/><Relationship Id="rId407" Type="http://schemas.openxmlformats.org/officeDocument/2006/relationships/hyperlink" Target="file:///C:\Users\Merias\Documents\RAN1\TSGR1_92b-China\Docs\R1-1804149.zip" TargetMode="External"/><Relationship Id="rId614" Type="http://schemas.openxmlformats.org/officeDocument/2006/relationships/hyperlink" Target="file:///C:\Users\Merias\Documents\RAN1\TSGR1_92b-China\Docs\R1-1804339.zip" TargetMode="External"/><Relationship Id="rId821" Type="http://schemas.openxmlformats.org/officeDocument/2006/relationships/hyperlink" Target="file:///C:\Users\Merias\Documents\RAN1\TSGR1_92b-China\Docs\R1-1805648.zip" TargetMode="External"/><Relationship Id="rId1037" Type="http://schemas.openxmlformats.org/officeDocument/2006/relationships/hyperlink" Target="file:///C:\Users\Merias\Documents\RAN1\TSGR1_92b-China\Docs\R1-1804970.zip" TargetMode="External"/><Relationship Id="rId1244" Type="http://schemas.openxmlformats.org/officeDocument/2006/relationships/image" Target="media/image106.wmf"/><Relationship Id="rId1451" Type="http://schemas.openxmlformats.org/officeDocument/2006/relationships/hyperlink" Target="file:///C:\Users\Merias\Documents\RAN1\TSGR1_92b-China\Docs\R1-1803639.zip" TargetMode="External"/><Relationship Id="rId1896" Type="http://schemas.openxmlformats.org/officeDocument/2006/relationships/hyperlink" Target="file:///C:\Users\Merias\Documents\RAN1\TSGR1_92b-China\Docs\R1-1805200.zip" TargetMode="External"/><Relationship Id="rId2074" Type="http://schemas.openxmlformats.org/officeDocument/2006/relationships/hyperlink" Target="file:///C:\Users\Merias\Documents\RAN1\TSGR1_92b-China\Docs\R1-1804945.zip" TargetMode="External"/><Relationship Id="rId2281" Type="http://schemas.openxmlformats.org/officeDocument/2006/relationships/hyperlink" Target="file:///C:\Users\Merias\Documents\RAN1\TSGR1_92b-China\Docs\R1-1805258.zip" TargetMode="External"/><Relationship Id="rId2502" Type="http://schemas.openxmlformats.org/officeDocument/2006/relationships/hyperlink" Target="../Docs/R1-1804301.zip" TargetMode="External"/><Relationship Id="rId253" Type="http://schemas.openxmlformats.org/officeDocument/2006/relationships/hyperlink" Target="file:///C:\Users\Merias\Documents\RAN1\TSGR1_92b-China\Docs\R1-1804419.zip" TargetMode="External"/><Relationship Id="rId460" Type="http://schemas.openxmlformats.org/officeDocument/2006/relationships/hyperlink" Target="file:///C:\Users\Merias\Documents\RAN1\TSGR1_92b-China\Docs\R1-1804176.zip" TargetMode="External"/><Relationship Id="rId698" Type="http://schemas.openxmlformats.org/officeDocument/2006/relationships/hyperlink" Target="file:///C:\Users\Merias\Documents\RAN1\TSGR1_92b-China\Docs\R1-1804938.zip" TargetMode="External"/><Relationship Id="rId919" Type="http://schemas.openxmlformats.org/officeDocument/2006/relationships/hyperlink" Target="file:///C:\Users\Merias\Documents\RAN1\TSGR1_92b-China\Docs\R1-1804048.zip" TargetMode="External"/><Relationship Id="rId1090" Type="http://schemas.openxmlformats.org/officeDocument/2006/relationships/hyperlink" Target="file:///C:\Users\Merias\Documents\RAN1\TSGR1_92b-China\Docs\R1-1803908.zip" TargetMode="External"/><Relationship Id="rId1104" Type="http://schemas.openxmlformats.org/officeDocument/2006/relationships/hyperlink" Target="file:///C:\Users\Merias\Documents\RAN1\TSGR1_92b-China\Docs\R1-1805041.zip" TargetMode="External"/><Relationship Id="rId1311" Type="http://schemas.openxmlformats.org/officeDocument/2006/relationships/oleObject" Target="embeddings/oleObject142.bin"/><Relationship Id="rId1549" Type="http://schemas.openxmlformats.org/officeDocument/2006/relationships/hyperlink" Target="file:///C:\Users\Merias\Documents\RAN1\TSGR1_92b-China\Docs\R1-1803829.zip" TargetMode="External"/><Relationship Id="rId1756" Type="http://schemas.openxmlformats.org/officeDocument/2006/relationships/oleObject" Target="embeddings/oleObject216.bin"/><Relationship Id="rId1963" Type="http://schemas.openxmlformats.org/officeDocument/2006/relationships/hyperlink" Target="file:///C:\Users\Merias\Documents\RAN1\TSGR1_92b-China\Docs\R1-1804675.zip" TargetMode="External"/><Relationship Id="rId2141" Type="http://schemas.openxmlformats.org/officeDocument/2006/relationships/hyperlink" Target="../../Docs/R1-1804479.zip" TargetMode="External"/><Relationship Id="rId2379" Type="http://schemas.openxmlformats.org/officeDocument/2006/relationships/hyperlink" Target="file:///C:\Users\Merias\Documents\RAN1\TSGR1_92b-China\Docs\R1-1804241.zip" TargetMode="External"/><Relationship Id="rId2586" Type="http://schemas.openxmlformats.org/officeDocument/2006/relationships/hyperlink" Target="http://portal.3gpp.org/desktopmodules/Release/ReleaseDetails.aspx?releaseId=190" TargetMode="External"/><Relationship Id="rId48" Type="http://schemas.openxmlformats.org/officeDocument/2006/relationships/hyperlink" Target="file:///C:\Users\Merias\Documents\RAN1\TSGR1_92b-China\Docs\R1-1803702.zip" TargetMode="External"/><Relationship Id="rId113" Type="http://schemas.openxmlformats.org/officeDocument/2006/relationships/hyperlink" Target="file:///C:\Users\Merias\Documents\RAN1\TSGR1_92b-China\Docs\R1-1804168.zip" TargetMode="External"/><Relationship Id="rId320" Type="http://schemas.openxmlformats.org/officeDocument/2006/relationships/hyperlink" Target="file:///C:\Users\Merias\Documents\RAN1\TSGR1_92b-China\Docs\R1-1805022.zip" TargetMode="External"/><Relationship Id="rId558" Type="http://schemas.openxmlformats.org/officeDocument/2006/relationships/hyperlink" Target="file:///C:\Users\Merias\Documents\RAN1\TSGR1_92b-China\Docs\R1-1804159.zip" TargetMode="External"/><Relationship Id="rId765" Type="http://schemas.openxmlformats.org/officeDocument/2006/relationships/hyperlink" Target="file:///C:\Users\Merias\Documents\RAN1\TSGR1_92b-China\Docs\R1-1804840.zip" TargetMode="External"/><Relationship Id="rId972" Type="http://schemas.openxmlformats.org/officeDocument/2006/relationships/hyperlink" Target="file:///C:\Users\Merias\Documents\RAN1\TSGR1_92b-China\Docs\R1-1805549.zip" TargetMode="External"/><Relationship Id="rId1188" Type="http://schemas.openxmlformats.org/officeDocument/2006/relationships/hyperlink" Target="file:///C:\Users\Merias\Documents\RAN1\TSGR1_92b-China\Docs\R1-1803704.zip" TargetMode="External"/><Relationship Id="rId1395" Type="http://schemas.openxmlformats.org/officeDocument/2006/relationships/oleObject" Target="embeddings/oleObject196.bin"/><Relationship Id="rId1409" Type="http://schemas.openxmlformats.org/officeDocument/2006/relationships/hyperlink" Target="file:///C:\Users\Merias\Documents\RAN1\TSGR1_92b-China\Docs\R1-1804096.zip" TargetMode="External"/><Relationship Id="rId1616" Type="http://schemas.openxmlformats.org/officeDocument/2006/relationships/hyperlink" Target="file:///C:\Users\Merias\Documents\RAN1\TSGR1_92b-China\Docs\R1-1805733.zip" TargetMode="External"/><Relationship Id="rId1823" Type="http://schemas.openxmlformats.org/officeDocument/2006/relationships/hyperlink" Target="file:///C:\Users\Merias\Documents\RAN1\TSGR1_92b-China\Docs\R1-1804311.zip" TargetMode="External"/><Relationship Id="rId2001" Type="http://schemas.openxmlformats.org/officeDocument/2006/relationships/hyperlink" Target="file:///C:\Users\Merias\Documents\RAN1\TSGR1_92b-China\Docs\R1-1804615.zip" TargetMode="External"/><Relationship Id="rId2239" Type="http://schemas.openxmlformats.org/officeDocument/2006/relationships/hyperlink" Target="file:///C:\Users\Merias\Documents\RAN1\TSGR1_92b-China\Docs\R1-1804399.zip" TargetMode="External"/><Relationship Id="rId2446" Type="http://schemas.openxmlformats.org/officeDocument/2006/relationships/hyperlink" Target="file:///C:\Users\Merias\Documents\RAN1\TSGR1_92b-China\Docs\R1-1804407.zip" TargetMode="External"/><Relationship Id="rId2653" Type="http://schemas.openxmlformats.org/officeDocument/2006/relationships/hyperlink" Target="http://www.3gpp.org/ftp/TSG_RAN/WG1_RL1/TSGR1_92b/Docs/R1-1803580.zip" TargetMode="External"/><Relationship Id="rId197" Type="http://schemas.openxmlformats.org/officeDocument/2006/relationships/hyperlink" Target="file:///C:\Users\Merias\Documents\RAN1\TSGR1_92b-China\Docs\R1-1804137.zip" TargetMode="External"/><Relationship Id="rId418" Type="http://schemas.openxmlformats.org/officeDocument/2006/relationships/hyperlink" Target="file:///C:\Users\Merias\Documents\RAN1\TSGR1_92b-China\Docs\R1-1804692.zip" TargetMode="External"/><Relationship Id="rId625" Type="http://schemas.openxmlformats.org/officeDocument/2006/relationships/hyperlink" Target="file:///C:\Users\Merias\Documents\RAN1\TSGR1_92b-China\Docs\R1-1805322.zip" TargetMode="External"/><Relationship Id="rId832" Type="http://schemas.openxmlformats.org/officeDocument/2006/relationships/image" Target="media/image58.wmf"/><Relationship Id="rId1048" Type="http://schemas.openxmlformats.org/officeDocument/2006/relationships/hyperlink" Target="file:///C:\Users\AppData\Local\Docs\R1-1803907.zip" TargetMode="External"/><Relationship Id="rId1255" Type="http://schemas.openxmlformats.org/officeDocument/2006/relationships/oleObject" Target="embeddings/oleObject90.bin"/><Relationship Id="rId1462" Type="http://schemas.openxmlformats.org/officeDocument/2006/relationships/hyperlink" Target="file:///C:\Users\Merias\Documents\RAN1\TSGR1_92b-China\Docs\R1-1804794.zip" TargetMode="External"/><Relationship Id="rId2085" Type="http://schemas.openxmlformats.org/officeDocument/2006/relationships/hyperlink" Target="file:///C:\Users\Merias\Documents\RAN1\TSGR1_92b-China\Docs\R1-1803769.zip" TargetMode="External"/><Relationship Id="rId2292" Type="http://schemas.openxmlformats.org/officeDocument/2006/relationships/oleObject" Target="embeddings/oleObject248.bin"/><Relationship Id="rId2306" Type="http://schemas.openxmlformats.org/officeDocument/2006/relationships/hyperlink" Target="file:///C:\Users\Merias\Documents\RAN1\TSGR1_92b-China\Docs\R1-1805259.zip" TargetMode="External"/><Relationship Id="rId2513" Type="http://schemas.openxmlformats.org/officeDocument/2006/relationships/hyperlink" Target="../Docs/R1-1805229.zip" TargetMode="External"/><Relationship Id="rId264" Type="http://schemas.openxmlformats.org/officeDocument/2006/relationships/hyperlink" Target="file:///C:\Users\Merias\Documents\RAN1\TSGR1_92b-China\Docs\R1-1804453.zip" TargetMode="External"/><Relationship Id="rId471" Type="http://schemas.openxmlformats.org/officeDocument/2006/relationships/hyperlink" Target="file:///C:\Users\Merias\Documents\RAN1\TSGR1_92b-China\Docs\R1-1804125.zip" TargetMode="External"/><Relationship Id="rId1115" Type="http://schemas.openxmlformats.org/officeDocument/2006/relationships/image" Target="media/image83.wmf"/><Relationship Id="rId1322" Type="http://schemas.openxmlformats.org/officeDocument/2006/relationships/oleObject" Target="embeddings/oleObject153.bin"/><Relationship Id="rId1767" Type="http://schemas.openxmlformats.org/officeDocument/2006/relationships/hyperlink" Target="file:///C:\Users\Merias\Documents\RAN1\TSGR1_92b-China\Docs\R1-1803900.zip" TargetMode="External"/><Relationship Id="rId1974" Type="http://schemas.openxmlformats.org/officeDocument/2006/relationships/hyperlink" Target="file:///C:\Users\Merias\Documents\RAN1\TSGR1_92b-China\Docs\R1-1804738.zip" TargetMode="External"/><Relationship Id="rId2152" Type="http://schemas.openxmlformats.org/officeDocument/2006/relationships/hyperlink" Target="../../Docs/R1-1804236.zip" TargetMode="External"/><Relationship Id="rId2597" Type="http://schemas.openxmlformats.org/officeDocument/2006/relationships/hyperlink" Target="http://www.3gpp.org/ftp/TSG_RAN/WG1_RL1/TSGR1_92b/Docs/R1-1805763.zip" TargetMode="External"/><Relationship Id="rId2720" Type="http://schemas.openxmlformats.org/officeDocument/2006/relationships/hyperlink" Target="http://portal.3gpp.org/desktopmodules/WorkItem/WorkItemDetails.aspx?workitemId=750167" TargetMode="External"/><Relationship Id="rId59" Type="http://schemas.openxmlformats.org/officeDocument/2006/relationships/hyperlink" Target="file:///C:\Users\Merias\Documents\RAN1\TSGR1_92b-China\Docs\R1-1803578.zip" TargetMode="External"/><Relationship Id="rId124" Type="http://schemas.openxmlformats.org/officeDocument/2006/relationships/hyperlink" Target="file:///C:\Users\Merias\Documents\RAN1\TSGR1_92b-China\Docs\R1-1804151.zip" TargetMode="External"/><Relationship Id="rId569" Type="http://schemas.openxmlformats.org/officeDocument/2006/relationships/hyperlink" Target="file:///C:\Users\Merias\Documents\RAN1\TSGR1_92b-China\Docs\R1-1803876.zip" TargetMode="External"/><Relationship Id="rId776" Type="http://schemas.openxmlformats.org/officeDocument/2006/relationships/hyperlink" Target="file:///C:\Users\Merias\Documents\RAN1\TSGR1_92b-China\Docs\R1-1805600.zip" TargetMode="External"/><Relationship Id="rId983" Type="http://schemas.openxmlformats.org/officeDocument/2006/relationships/hyperlink" Target="file:///C:\Users\Merias\Documents\RAN1\TSGR1_92b-China\Docs\R1-1804542.zip" TargetMode="External"/><Relationship Id="rId1199" Type="http://schemas.openxmlformats.org/officeDocument/2006/relationships/hyperlink" Target="file:///C:\Users\Merias\Documents\RAN1\TSGR1_92b-China\Docs\R1-1805685.zip" TargetMode="External"/><Relationship Id="rId1627" Type="http://schemas.openxmlformats.org/officeDocument/2006/relationships/hyperlink" Target="file:///C:\Users\Merias\Documents\RAN1\TSGR1_92b-China\Docs\R1-1804006.zip" TargetMode="External"/><Relationship Id="rId1834" Type="http://schemas.openxmlformats.org/officeDocument/2006/relationships/hyperlink" Target="file:///C:\Users\Merias\Documents\RAN1\TSGR1_92b-China\Docs\R1-1805658.zip" TargetMode="External"/><Relationship Id="rId2457" Type="http://schemas.openxmlformats.org/officeDocument/2006/relationships/hyperlink" Target="file:///C:\Users\Merias\Documents\RAN1\TSGR1_92b-China\Docs\R1-1804303.zip" TargetMode="External"/><Relationship Id="rId2664" Type="http://schemas.openxmlformats.org/officeDocument/2006/relationships/hyperlink" Target="http://portal.3gpp.org/desktopmodules/WorkItem/WorkItemDetails.aspx?workitemId=750167" TargetMode="External"/><Relationship Id="rId331" Type="http://schemas.openxmlformats.org/officeDocument/2006/relationships/hyperlink" Target="file:///C:\Users\Merias\Documents\RAN1\TSGR1_92b-China\Docs\R1-1804630.zip" TargetMode="External"/><Relationship Id="rId429" Type="http://schemas.openxmlformats.org/officeDocument/2006/relationships/hyperlink" Target="file:///C:\Users\Merias\Documents\RAN1\TSGR1_92b-China\Docs\R1-1804872.zip" TargetMode="External"/><Relationship Id="rId636" Type="http://schemas.openxmlformats.org/officeDocument/2006/relationships/hyperlink" Target="file:///C:\Users\Merias\Documents\RAN1\TSGR1_92b-China\Docs\R1-1804958.zip" TargetMode="External"/><Relationship Id="rId1059" Type="http://schemas.openxmlformats.org/officeDocument/2006/relationships/image" Target="media/image79.wmf"/><Relationship Id="rId1266" Type="http://schemas.openxmlformats.org/officeDocument/2006/relationships/oleObject" Target="embeddings/oleObject100.bin"/><Relationship Id="rId1473" Type="http://schemas.openxmlformats.org/officeDocument/2006/relationships/hyperlink" Target="file:///C:\Users\Merias\Documents\RAN1\TSGR1_92b-China\Docs\R1-1804232.zip" TargetMode="External"/><Relationship Id="rId2012" Type="http://schemas.openxmlformats.org/officeDocument/2006/relationships/hyperlink" Target="file:///C:\Users\Merias\Documents\RAN1\TSGR1_92b-China\Docs\R1-1803766.zip" TargetMode="External"/><Relationship Id="rId2096" Type="http://schemas.openxmlformats.org/officeDocument/2006/relationships/hyperlink" Target="file:///C:\Users\Merias\Documents\RAN1\TSGR1_92b-China\Docs\R1-1803932.zip" TargetMode="External"/><Relationship Id="rId2317" Type="http://schemas.openxmlformats.org/officeDocument/2006/relationships/hyperlink" Target="file:///C:\Users\Merias\Documents\RAN1\TSGR1_92b-China\Docs\R1-1804274.zip" TargetMode="External"/><Relationship Id="rId843" Type="http://schemas.openxmlformats.org/officeDocument/2006/relationships/hyperlink" Target="file:///C:\Users\Merias\Documents\RAN1\TSGR1_92b-China\Docs\R1-1804706.zip" TargetMode="External"/><Relationship Id="rId1126" Type="http://schemas.openxmlformats.org/officeDocument/2006/relationships/hyperlink" Target="../Docs/R1-1805714.zip" TargetMode="External"/><Relationship Id="rId1680" Type="http://schemas.openxmlformats.org/officeDocument/2006/relationships/hyperlink" Target="file:///C:\Users\Merias\Documents\RAN1\TSGR1_92b-China\Docs\R1-1804657.zip" TargetMode="External"/><Relationship Id="rId1778" Type="http://schemas.openxmlformats.org/officeDocument/2006/relationships/hyperlink" Target="file:///C:\Users\Merias\Documents\RAN1\TSGR1_92b-China\Docs\R1-1805664.zip" TargetMode="External"/><Relationship Id="rId1901" Type="http://schemas.openxmlformats.org/officeDocument/2006/relationships/hyperlink" Target="file:///C:\Users\Merias\Documents\RAN1\TSGR1_92b-China\Docs\R1-1804215.zip" TargetMode="External"/><Relationship Id="rId1985" Type="http://schemas.openxmlformats.org/officeDocument/2006/relationships/hyperlink" Target="file:///C:\Users\Merias\Documents\RAN1\TSGR1_92b-China\Docs\R1-1805208.zip" TargetMode="External"/><Relationship Id="rId2524" Type="http://schemas.openxmlformats.org/officeDocument/2006/relationships/hyperlink" Target="file:///C:\Users\Merias\Documents\RAN1\TSGR1_92b-China\Docs\R1-1803671.zip" TargetMode="External"/><Relationship Id="rId2731" Type="http://schemas.openxmlformats.org/officeDocument/2006/relationships/hyperlink" Target="http://portal.3gpp.org/desktopmodules/Release/ReleaseDetails.aspx?releaseId=190" TargetMode="External"/><Relationship Id="rId275" Type="http://schemas.openxmlformats.org/officeDocument/2006/relationships/hyperlink" Target="file:///C:\Users\Merias\Documents\RAN1\TSGR1_92b-China\Docs\R1-1804490.zip" TargetMode="External"/><Relationship Id="rId482" Type="http://schemas.openxmlformats.org/officeDocument/2006/relationships/hyperlink" Target="http://www.3gpp.org/ftp/tsg_ran/TSG_RAN/TSGR_77/Docs/RP-172063.zip" TargetMode="External"/><Relationship Id="rId703" Type="http://schemas.openxmlformats.org/officeDocument/2006/relationships/hyperlink" Target="file:///C:\Users\Merias\Documents\RAN1\TSGR1_92b-China\Docs\R1-1803865.zip" TargetMode="External"/><Relationship Id="rId910" Type="http://schemas.openxmlformats.org/officeDocument/2006/relationships/hyperlink" Target="file:///C:\Users\Merias\Documents\RAN1\TSGR1_92b-China\Docs\R1-1804955.zip" TargetMode="External"/><Relationship Id="rId1333" Type="http://schemas.openxmlformats.org/officeDocument/2006/relationships/oleObject" Target="embeddings/oleObject164.bin"/><Relationship Id="rId1540" Type="http://schemas.openxmlformats.org/officeDocument/2006/relationships/hyperlink" Target="file:///C:\Users\Merias\Documents\RAN1\TSGR1_92b-China\Docs\R1-1803791.zip" TargetMode="External"/><Relationship Id="rId1638" Type="http://schemas.openxmlformats.org/officeDocument/2006/relationships/hyperlink" Target="file:///C:\Users\Merias\Documents\RAN1\TSGR1_92b-China\Docs\R1-1805052.zip" TargetMode="External"/><Relationship Id="rId2163" Type="http://schemas.openxmlformats.org/officeDocument/2006/relationships/hyperlink" Target="../../Docs/R1-1804858.zip" TargetMode="External"/><Relationship Id="rId2370" Type="http://schemas.openxmlformats.org/officeDocument/2006/relationships/hyperlink" Target="file:///C:\Users\Merias\Documents\RAN1\TSGR1_92b-China\Docs\R1-1803679.zip" TargetMode="External"/><Relationship Id="rId135" Type="http://schemas.openxmlformats.org/officeDocument/2006/relationships/hyperlink" Target="file:///C:\Users\Merias\Documents\RAN1\TSGR1_92b-China\Docs\R1-1805369.zip" TargetMode="External"/><Relationship Id="rId342" Type="http://schemas.openxmlformats.org/officeDocument/2006/relationships/hyperlink" Target="file:///C:\Users\Merias\Documents\RAN1\TSGR1_92b-China\Docs\R1-1804129.zip" TargetMode="External"/><Relationship Id="rId787" Type="http://schemas.openxmlformats.org/officeDocument/2006/relationships/hyperlink" Target="file:///C:\Users\Merias\Documents\RAN1\TSGR1_92b-China\Docs\R1-1803808.zip" TargetMode="External"/><Relationship Id="rId994" Type="http://schemas.openxmlformats.org/officeDocument/2006/relationships/oleObject" Target="embeddings/oleObject22.bin"/><Relationship Id="rId1400" Type="http://schemas.openxmlformats.org/officeDocument/2006/relationships/image" Target="media/image124.wmf"/><Relationship Id="rId1845" Type="http://schemas.openxmlformats.org/officeDocument/2006/relationships/oleObject" Target="embeddings/oleObject237.bin"/><Relationship Id="rId2023" Type="http://schemas.openxmlformats.org/officeDocument/2006/relationships/hyperlink" Target="file:///C:\Users\Merias\Documents\RAN1\TSGR1_92b-China\Docs\R1-1804818.zip" TargetMode="External"/><Relationship Id="rId2230" Type="http://schemas.openxmlformats.org/officeDocument/2006/relationships/hyperlink" Target="file:///C:\Users\Merias\Documents\RAN1\TSGR1_92b-China\Docs\R1-1805681.zip" TargetMode="External"/><Relationship Id="rId2468" Type="http://schemas.openxmlformats.org/officeDocument/2006/relationships/hyperlink" Target="file:///C:\Users\Merias\Documents\RAN1\TSGR1_92b-China\Docs\R1-1803683.zip" TargetMode="External"/><Relationship Id="rId2675" Type="http://schemas.openxmlformats.org/officeDocument/2006/relationships/hyperlink" Target="http://portal.3gpp.org/desktopmodules/Release/ReleaseDetails.aspx?releaseId=190" TargetMode="External"/><Relationship Id="rId202" Type="http://schemas.openxmlformats.org/officeDocument/2006/relationships/hyperlink" Target="file:///C:\Users\Merias\Documents\RAN1\TSGR1_92b-China\Docs\R1-1805087.zip" TargetMode="External"/><Relationship Id="rId647" Type="http://schemas.openxmlformats.org/officeDocument/2006/relationships/hyperlink" Target="file:///C:\Users\Merias\Documents\RAN1\TSGR1_92b-China\Docs\R1-1804588.zip" TargetMode="External"/><Relationship Id="rId854" Type="http://schemas.openxmlformats.org/officeDocument/2006/relationships/hyperlink" Target="file:///C:\Users\Merias\Documents\RAN1\TSGR1_92b-China\Docs\R1-1805701.zip" TargetMode="External"/><Relationship Id="rId1277" Type="http://schemas.openxmlformats.org/officeDocument/2006/relationships/oleObject" Target="embeddings/oleObject109.bin"/><Relationship Id="rId1484" Type="http://schemas.openxmlformats.org/officeDocument/2006/relationships/hyperlink" Target="file:///C:\Users\Merias\Documents\RAN1\TSGR1_92b-China\Docs\R1-1803640.zip" TargetMode="External"/><Relationship Id="rId1691" Type="http://schemas.openxmlformats.org/officeDocument/2006/relationships/hyperlink" Target="file:///C:\Users\Merias\Documents\RAN1\TSGR1_92b-China\Docs\R1-1804451.zip" TargetMode="External"/><Relationship Id="rId1705" Type="http://schemas.openxmlformats.org/officeDocument/2006/relationships/hyperlink" Target="file:///C:\Users\Merias\Documents\RAN1\TSGR1_92b-China\Docs\R1-1804221.zip" TargetMode="External"/><Relationship Id="rId1912" Type="http://schemas.openxmlformats.org/officeDocument/2006/relationships/hyperlink" Target="file:///C:\Users\Merias\Documents\RAN1\TSGR1_92b-China\Docs\R1-1804849.zip" TargetMode="External"/><Relationship Id="rId2328" Type="http://schemas.openxmlformats.org/officeDocument/2006/relationships/hyperlink" Target="file:///C:\Users\Merias\Documents\RAN1\TSGR1_92b-China\Docs\R1-1805555.zip" TargetMode="External"/><Relationship Id="rId2535" Type="http://schemas.openxmlformats.org/officeDocument/2006/relationships/footer" Target="footer1.xml"/><Relationship Id="rId2742" Type="http://schemas.openxmlformats.org/officeDocument/2006/relationships/hyperlink" Target="http://www.3gpp.org/ftp/TSG_RAN/WG1_RL1/TSGR1_92b/Docs/R1-1805576.zip" TargetMode="External"/><Relationship Id="rId286" Type="http://schemas.openxmlformats.org/officeDocument/2006/relationships/hyperlink" Target="file:///C:\Users\Merias\Documents\RAN1\TSGR1_92b-China\Docs\R1-1805154.zip" TargetMode="External"/><Relationship Id="rId493" Type="http://schemas.openxmlformats.org/officeDocument/2006/relationships/hyperlink" Target="file:///C:\Users\Merias\Documents\RAN1\TSGR1_92b-China\Docs\R1-1804519.zip" TargetMode="External"/><Relationship Id="rId507" Type="http://schemas.openxmlformats.org/officeDocument/2006/relationships/hyperlink" Target="file:///C:\Users\Merias\Documents\RAN1\TSGR1_92b-China\Docs\R1-1805290.zip" TargetMode="External"/><Relationship Id="rId714" Type="http://schemas.openxmlformats.org/officeDocument/2006/relationships/image" Target="media/image20.wmf"/><Relationship Id="rId921" Type="http://schemas.openxmlformats.org/officeDocument/2006/relationships/hyperlink" Target="file:///C:\Users\Merias\Documents\RAN1\TSGR1_92b-China\Docs\R1-1804352.zip" TargetMode="External"/><Relationship Id="rId1137" Type="http://schemas.openxmlformats.org/officeDocument/2006/relationships/hyperlink" Target="file:///C:\Users\Merias\Documents\RAN1\TSGR1_92b-China\Docs\R1-1804211.zip" TargetMode="External"/><Relationship Id="rId1344" Type="http://schemas.openxmlformats.org/officeDocument/2006/relationships/oleObject" Target="embeddings/oleObject175.bin"/><Relationship Id="rId1551" Type="http://schemas.openxmlformats.org/officeDocument/2006/relationships/hyperlink" Target="file:///C:\Users\Merias\Documents\RAN1\TSGR1_92b-China\Docs\R1-1804044.zip" TargetMode="External"/><Relationship Id="rId1789" Type="http://schemas.openxmlformats.org/officeDocument/2006/relationships/oleObject" Target="embeddings/oleObject225.bin"/><Relationship Id="rId1996" Type="http://schemas.openxmlformats.org/officeDocument/2006/relationships/hyperlink" Target="file:///C:\Users\Merias\Documents\RAN1\TSGR1_92b-China\Docs\R1-1803845.zip" TargetMode="External"/><Relationship Id="rId2174" Type="http://schemas.openxmlformats.org/officeDocument/2006/relationships/hyperlink" Target="file:///C:\Users\Merias\Documents\RAN1\TSGR1_92b-China\Docs\R1-1803953.zip" TargetMode="External"/><Relationship Id="rId2381" Type="http://schemas.openxmlformats.org/officeDocument/2006/relationships/hyperlink" Target="file:///C:\Users\Merias\Documents\RAN1\TSGR1_92b-China\Docs\R1-1804405.zip" TargetMode="External"/><Relationship Id="rId2602" Type="http://schemas.openxmlformats.org/officeDocument/2006/relationships/hyperlink" Target="http://portal.3gpp.org/desktopmodules/WorkItem/WorkItemDetails.aspx?workitemId=750167" TargetMode="External"/><Relationship Id="rId50" Type="http://schemas.openxmlformats.org/officeDocument/2006/relationships/hyperlink" Target="file:///C:\Users\Merias\Documents\RAN1\TSGR1_92b-China\Docs\R1-1803588.zip" TargetMode="External"/><Relationship Id="rId146" Type="http://schemas.openxmlformats.org/officeDocument/2006/relationships/hyperlink" Target="file:///C:\Users\Merias\Documents\RAN1\TSGR1_92b-China\Docs\R1-1804442.zip" TargetMode="External"/><Relationship Id="rId353" Type="http://schemas.openxmlformats.org/officeDocument/2006/relationships/hyperlink" Target="file:///C:\Users\Merias\Documents\RAN1\TSGR1_92b-China\Docs\R1-1803892.zip" TargetMode="External"/><Relationship Id="rId560" Type="http://schemas.openxmlformats.org/officeDocument/2006/relationships/hyperlink" Target="file:///C:\Users\Merias\Documents\RAN1\TSGR1_92b-China\Docs\R1-1804255.zip" TargetMode="External"/><Relationship Id="rId798" Type="http://schemas.openxmlformats.org/officeDocument/2006/relationships/hyperlink" Target="file:///C:\Users\Merias\Documents\RAN1\TSGR1_92b-China\Docs\R1-1805516.zip" TargetMode="External"/><Relationship Id="rId1190" Type="http://schemas.openxmlformats.org/officeDocument/2006/relationships/hyperlink" Target="file:///C:\Users\Merias\Documents\RAN1\TSGR1_92b-China\Docs\R1-1804073.zip" TargetMode="External"/><Relationship Id="rId1204" Type="http://schemas.openxmlformats.org/officeDocument/2006/relationships/hyperlink" Target="file:///C:\Users\Merias\Documents\RAN1\TSGR1_92b-China\Docs\R1-1803822.zip" TargetMode="External"/><Relationship Id="rId1411" Type="http://schemas.openxmlformats.org/officeDocument/2006/relationships/hyperlink" Target="file:///C:\Users\Merias\Documents\RAN1\TSGR1_92b-China\Docs\R1-1804216.zip" TargetMode="External"/><Relationship Id="rId1649" Type="http://schemas.openxmlformats.org/officeDocument/2006/relationships/image" Target="media/image151.wmf"/><Relationship Id="rId1856" Type="http://schemas.openxmlformats.org/officeDocument/2006/relationships/image" Target="media/image195.wmf"/><Relationship Id="rId2034" Type="http://schemas.openxmlformats.org/officeDocument/2006/relationships/hyperlink" Target="file:///C:\Users\Merias\Documents\RAN1\TSGR1_92b-China\Docs\R1-1803658.zip" TargetMode="External"/><Relationship Id="rId2241" Type="http://schemas.openxmlformats.org/officeDocument/2006/relationships/hyperlink" Target="file:///C:\Users\Merias\Documents\RAN1\TSGR1_92b-China\Docs\R1-1804670.zip" TargetMode="External"/><Relationship Id="rId2479" Type="http://schemas.openxmlformats.org/officeDocument/2006/relationships/hyperlink" Target="../Docs/R1-1803686.zip" TargetMode="External"/><Relationship Id="rId2686" Type="http://schemas.openxmlformats.org/officeDocument/2006/relationships/hyperlink" Target="http://www.3gpp.org/ftp/TSG_RAN/WG1_RL1/TSGR1_92b/Docs/R1-1803591.zip" TargetMode="External"/><Relationship Id="rId213" Type="http://schemas.openxmlformats.org/officeDocument/2006/relationships/hyperlink" Target="file:///C:\Users\Merias\Documents\RAN1\TSGR1_92b-China\Docs\R1-1805310.zip" TargetMode="External"/><Relationship Id="rId420" Type="http://schemas.openxmlformats.org/officeDocument/2006/relationships/hyperlink" Target="file:///C:\Users\Merias\Documents\RAN1\TSGR1_92b-China\Docs\R1-1805287.zip" TargetMode="External"/><Relationship Id="rId658" Type="http://schemas.openxmlformats.org/officeDocument/2006/relationships/hyperlink" Target="file:///C:\Users\Merias\Documents\RAN1\TSGR1_92b-China\Docs\R1-1804088.zip" TargetMode="External"/><Relationship Id="rId865" Type="http://schemas.openxmlformats.org/officeDocument/2006/relationships/hyperlink" Target="file:///C:\Users\Merias\Documents\RAN1\TSGR1_92b-China\Docs\R1-1804590.zip" TargetMode="External"/><Relationship Id="rId1050" Type="http://schemas.openxmlformats.org/officeDocument/2006/relationships/hyperlink" Target="file:///C:\Users\AppData\Local\Docs\R1-1804712.zip" TargetMode="External"/><Relationship Id="rId1288" Type="http://schemas.openxmlformats.org/officeDocument/2006/relationships/oleObject" Target="embeddings/oleObject120.bin"/><Relationship Id="rId1495" Type="http://schemas.openxmlformats.org/officeDocument/2006/relationships/hyperlink" Target="file:///C:\Users\Merias\Documents\RAN1\TSGR1_92b-China\Docs\R1-1804284.zip" TargetMode="External"/><Relationship Id="rId1509" Type="http://schemas.openxmlformats.org/officeDocument/2006/relationships/hyperlink" Target="file:///C:\Users\Merias\Documents\RAN1\TSGR1_92b-China\Docs\R1-1805000.zip" TargetMode="External"/><Relationship Id="rId1716" Type="http://schemas.openxmlformats.org/officeDocument/2006/relationships/image" Target="media/image153.wmf"/><Relationship Id="rId1923" Type="http://schemas.openxmlformats.org/officeDocument/2006/relationships/hyperlink" Target="file:///C:\Users\Merias\Documents\RAN1\TSGR1_92b-China\Docs\R1-1804564.zip" TargetMode="External"/><Relationship Id="rId2101" Type="http://schemas.openxmlformats.org/officeDocument/2006/relationships/hyperlink" Target="file:///C:\Users\Merias\Documents\RAN1\TSGR1_92b-China\Docs\R1-1804173.zip" TargetMode="External"/><Relationship Id="rId2339" Type="http://schemas.openxmlformats.org/officeDocument/2006/relationships/hyperlink" Target="file:///C:\Users\Merias\Documents\RAN1\TSGR1_92b-China\Docs\R1-1804580.zip" TargetMode="External"/><Relationship Id="rId2546" Type="http://schemas.openxmlformats.org/officeDocument/2006/relationships/hyperlink" Target="http://portal.3gpp.org/desktopmodules/Release/ReleaseDetails.aspx?releaseId=189" TargetMode="External"/><Relationship Id="rId2753" Type="http://schemas.openxmlformats.org/officeDocument/2006/relationships/hyperlink" Target="../Docs/R1-1805785.zip" TargetMode="External"/><Relationship Id="rId297" Type="http://schemas.openxmlformats.org/officeDocument/2006/relationships/hyperlink" Target="file:///C:\Users\Merias\Documents\RAN1\TSGR1_92b-China\Docs\R1-1804685.zip" TargetMode="External"/><Relationship Id="rId518" Type="http://schemas.openxmlformats.org/officeDocument/2006/relationships/hyperlink" Target="file:///C:\Users\Merias\Documents\RAN1\TSGR1_92b-China\Docs\R1-1805291.zip" TargetMode="External"/><Relationship Id="rId725" Type="http://schemas.openxmlformats.org/officeDocument/2006/relationships/hyperlink" Target="file:///C:\Users\Merias\Documents\RAN1\TSGR1_92b-China\Docs\R1-1804533.zip" TargetMode="External"/><Relationship Id="rId932" Type="http://schemas.openxmlformats.org/officeDocument/2006/relationships/oleObject" Target="embeddings/oleObject8.bin"/><Relationship Id="rId1148" Type="http://schemas.openxmlformats.org/officeDocument/2006/relationships/hyperlink" Target="file:///C:\Users\Merias\Documents\RAN1\TSGR1_92b-China\Docs\R1-1805545.zip" TargetMode="External"/><Relationship Id="rId1355" Type="http://schemas.openxmlformats.org/officeDocument/2006/relationships/oleObject" Target="embeddings/oleObject186.bin"/><Relationship Id="rId1562" Type="http://schemas.openxmlformats.org/officeDocument/2006/relationships/hyperlink" Target="file:///C:\Users\Merias\Documents\RAN1\TSGR1_92b-China\Docs\R1-1805638.zip" TargetMode="External"/><Relationship Id="rId2185" Type="http://schemas.openxmlformats.org/officeDocument/2006/relationships/hyperlink" Target="file:///C:\Users\Merias\Documents\RAN1\TSGR1_92b-China\Docs\R1-1804667.zip" TargetMode="External"/><Relationship Id="rId2392" Type="http://schemas.openxmlformats.org/officeDocument/2006/relationships/hyperlink" Target="file:///C:\Users\Merias\Documents\RAN1\TSGR1_92b-China\Docs\R1-1805072.zip" TargetMode="External"/><Relationship Id="rId2406" Type="http://schemas.openxmlformats.org/officeDocument/2006/relationships/hyperlink" Target="file:///C:\Users\Merias\Documents\RAN1\TSGR1_92b-China\Docs\R1-1804242.zip" TargetMode="External"/><Relationship Id="rId2613" Type="http://schemas.openxmlformats.org/officeDocument/2006/relationships/hyperlink" Target="http://portal.3gpp.org/desktopmodules/WorkItem/WorkItemDetails.aspx?workitemId=750167" TargetMode="External"/><Relationship Id="rId157" Type="http://schemas.openxmlformats.org/officeDocument/2006/relationships/hyperlink" Target="file:///C:\Users\Merias\Documents\RAN1\TSGR1_92b-China\Docs\R1-1805579.zip" TargetMode="External"/><Relationship Id="rId364" Type="http://schemas.openxmlformats.org/officeDocument/2006/relationships/hyperlink" Target="file:///C:\Users\Merias\Documents\RAN1\TSGR1_92b-China\Docs\R1-1804131.zip" TargetMode="External"/><Relationship Id="rId1008" Type="http://schemas.openxmlformats.org/officeDocument/2006/relationships/image" Target="media/image74.wmf"/><Relationship Id="rId1215" Type="http://schemas.openxmlformats.org/officeDocument/2006/relationships/image" Target="media/image92.wmf"/><Relationship Id="rId1422" Type="http://schemas.openxmlformats.org/officeDocument/2006/relationships/hyperlink" Target="file:///C:\Users\Merias\Documents\RAN1\TSGR1_92b-China\Docs\R1-1805522.zip" TargetMode="External"/><Relationship Id="rId1867" Type="http://schemas.openxmlformats.org/officeDocument/2006/relationships/hyperlink" Target="file:///C:\Users\Merias\Documents\RAN1\TSGR1_92b-China\Docs\R1-1803966.zip" TargetMode="External"/><Relationship Id="rId2045" Type="http://schemas.openxmlformats.org/officeDocument/2006/relationships/hyperlink" Target="file:///C:\Users\Merias\Documents\RAN1\TSGR1_92b-China\Docs\R1-1804617.zip" TargetMode="External"/><Relationship Id="rId2697" Type="http://schemas.openxmlformats.org/officeDocument/2006/relationships/hyperlink" Target="http://portal.3gpp.org/desktopmodules/WorkItem/WorkItemDetails.aspx?workitemId=750167" TargetMode="External"/><Relationship Id="rId61" Type="http://schemas.openxmlformats.org/officeDocument/2006/relationships/hyperlink" Target="file:///C:\Users\Merias\Documents\RAN1\TSGR1_92b-China\Docs\R1-1803597.zip" TargetMode="External"/><Relationship Id="rId571" Type="http://schemas.openxmlformats.org/officeDocument/2006/relationships/hyperlink" Target="file:///C:\Users\Merias\Documents\RAN1\TSGR1_92b-China\Docs\R1-1804192.zip" TargetMode="External"/><Relationship Id="rId669" Type="http://schemas.openxmlformats.org/officeDocument/2006/relationships/hyperlink" Target="file:///C:\Users\Merias\Documents\RAN1\TSGR1_92b-China\Docs\R1-1805020.zip" TargetMode="External"/><Relationship Id="rId876" Type="http://schemas.openxmlformats.org/officeDocument/2006/relationships/hyperlink" Target="file:///C:\Users\Merias\Documents\RAN1\TSGR1_92b-China\Docs\R1-1805649.zip" TargetMode="External"/><Relationship Id="rId1299" Type="http://schemas.openxmlformats.org/officeDocument/2006/relationships/oleObject" Target="embeddings/oleObject130.bin"/><Relationship Id="rId1727" Type="http://schemas.openxmlformats.org/officeDocument/2006/relationships/hyperlink" Target="file:///C:\Users\Merias\Documents\RAN1\TSGR1_92b-China\Docs\R1-1804378.zip" TargetMode="External"/><Relationship Id="rId1934" Type="http://schemas.openxmlformats.org/officeDocument/2006/relationships/hyperlink" Target="file:///C:\Users\Merias\Documents\RAN1\TSGR1_92b-China\Docs\R1-1803972.zip" TargetMode="External"/><Relationship Id="rId2252" Type="http://schemas.openxmlformats.org/officeDocument/2006/relationships/hyperlink" Target="file:///C:\Users\Merias\Documents\RAN1\TSGR1_92b-China\Docs\R1-1803666.zip" TargetMode="External"/><Relationship Id="rId2557" Type="http://schemas.openxmlformats.org/officeDocument/2006/relationships/hyperlink" Target="http://portal.3gpp.org/desktopmodules/Release/ReleaseDetails.aspx?releaseId=190" TargetMode="External"/><Relationship Id="rId19" Type="http://schemas.openxmlformats.org/officeDocument/2006/relationships/hyperlink" Target="file:///C:\Users\Merias\Documents\RAN1\TSGR1_92b-China\Docs\R1-1803598.zip" TargetMode="External"/><Relationship Id="rId224" Type="http://schemas.openxmlformats.org/officeDocument/2006/relationships/hyperlink" Target="file:///C:\Users\Merias\Documents\RAN1\TSGR1_92b-China\Docs\R1-1805123.zip" TargetMode="External"/><Relationship Id="rId431" Type="http://schemas.openxmlformats.org/officeDocument/2006/relationships/hyperlink" Target="file:///C:\Users\Merias\Documents\RAN1\TSGR1_92b-China\Docs\R1-1805384.zip" TargetMode="External"/><Relationship Id="rId529" Type="http://schemas.openxmlformats.org/officeDocument/2006/relationships/hyperlink" Target="file:///C:\Users\Merias\Documents\RAN1\TSGR1_92b-China\Docs\R1-1804921.zip" TargetMode="External"/><Relationship Id="rId736" Type="http://schemas.openxmlformats.org/officeDocument/2006/relationships/image" Target="media/image26.wmf"/><Relationship Id="rId1061" Type="http://schemas.openxmlformats.org/officeDocument/2006/relationships/image" Target="media/image80.wmf"/><Relationship Id="rId1159" Type="http://schemas.openxmlformats.org/officeDocument/2006/relationships/hyperlink" Target="file:///C:\Users\Merias\Documents\RAN1\TSGR1_92b-China\Docs\R1-1804360.zip" TargetMode="External"/><Relationship Id="rId1366" Type="http://schemas.openxmlformats.org/officeDocument/2006/relationships/hyperlink" Target="file:///C:\Users\Merias\Documents\RAN1\TSGR1_92b-China\Docs\R1-1805668.zip" TargetMode="External"/><Relationship Id="rId2112" Type="http://schemas.openxmlformats.org/officeDocument/2006/relationships/hyperlink" Target="file:///C:\Users\Merias\Documents\RAN1\TSGR1_92b-China\Docs\R1-1804619.zip" TargetMode="External"/><Relationship Id="rId2196" Type="http://schemas.openxmlformats.org/officeDocument/2006/relationships/hyperlink" Target="file:///C:\Users\Merias\Documents\RAN1\TSGR1_92b-China\Docs\R1-1803616.zip" TargetMode="External"/><Relationship Id="rId2417" Type="http://schemas.openxmlformats.org/officeDocument/2006/relationships/hyperlink" Target="file:///C:\Users\Merias\Documents\RAN1\TSGR1_92b-China\Docs\R1-1804887.zip" TargetMode="External"/><Relationship Id="rId168" Type="http://schemas.openxmlformats.org/officeDocument/2006/relationships/hyperlink" Target="file:///C:\Users\Merias\Documents\RAN1\TSGR1_92b-China\Docs\R1-1803861.zip" TargetMode="External"/><Relationship Id="rId943" Type="http://schemas.openxmlformats.org/officeDocument/2006/relationships/hyperlink" Target="file:///C:\Users\Merias\Documents\RAN1\TSGR1_92b-China\Docs\R1-1804654.zip" TargetMode="External"/><Relationship Id="rId1019" Type="http://schemas.openxmlformats.org/officeDocument/2006/relationships/oleObject" Target="embeddings/oleObject42.bin"/><Relationship Id="rId1573" Type="http://schemas.openxmlformats.org/officeDocument/2006/relationships/hyperlink" Target="file:///C:\Users\Merias\Documents\RAN1\TSGR1_92b-China\Docs\R1-1804219.zip" TargetMode="External"/><Relationship Id="rId1780" Type="http://schemas.openxmlformats.org/officeDocument/2006/relationships/oleObject" Target="embeddings/oleObject220.bin"/><Relationship Id="rId1878" Type="http://schemas.openxmlformats.org/officeDocument/2006/relationships/hyperlink" Target="file:///C:\Users\Merias\Documents\RAN1\TSGR1_92b-China\Docs\R1-1805199.zip" TargetMode="External"/><Relationship Id="rId2624" Type="http://schemas.openxmlformats.org/officeDocument/2006/relationships/hyperlink" Target="http://www.3gpp.org/ftp/TSG_RAN/WG1_RL1/TSGR1_92b/Docs/R1-1805784.zip" TargetMode="External"/><Relationship Id="rId72" Type="http://schemas.openxmlformats.org/officeDocument/2006/relationships/hyperlink" Target="file:///C:\Users\Merias\Documents\RAN1\TSGR1_92b-China\Docs\R1-1805579.zip" TargetMode="External"/><Relationship Id="rId375" Type="http://schemas.openxmlformats.org/officeDocument/2006/relationships/hyperlink" Target="file:///C:\Users\Merias\Documents\RAN1\TSGR1_92b-China\Docs\R1-1804205.zip" TargetMode="External"/><Relationship Id="rId582" Type="http://schemas.openxmlformats.org/officeDocument/2006/relationships/hyperlink" Target="file:///C:\Users\Merias\Documents\RAN1\TSGR1_92b-China\Docs\R1-1804928.zip" TargetMode="External"/><Relationship Id="rId803" Type="http://schemas.openxmlformats.org/officeDocument/2006/relationships/hyperlink" Target="file:///C:\Users\Merias\Documents\RAN1\TSGR1_92b-China\Docs\R1-1805218.zip" TargetMode="External"/><Relationship Id="rId1226" Type="http://schemas.openxmlformats.org/officeDocument/2006/relationships/oleObject" Target="embeddings/oleObject74.bin"/><Relationship Id="rId1433" Type="http://schemas.openxmlformats.org/officeDocument/2006/relationships/image" Target="media/image130.wmf"/><Relationship Id="rId1640" Type="http://schemas.openxmlformats.org/officeDocument/2006/relationships/hyperlink" Target="file:///C:\Users\Merias\Documents\RAN1\TSGR1_92b-China\Docs\R1-1805242.zip" TargetMode="External"/><Relationship Id="rId1738" Type="http://schemas.openxmlformats.org/officeDocument/2006/relationships/hyperlink" Target="file:///C:\Users\Merias\Documents\RAN1\TSGR1_92b-China\Docs\R1-1803759.zip" TargetMode="External"/><Relationship Id="rId2056" Type="http://schemas.openxmlformats.org/officeDocument/2006/relationships/hyperlink" Target="file:///C:\Users\Merias\Documents\RAN1\TSGR1_92b-China\Docs\R1-1805684.zip" TargetMode="External"/><Relationship Id="rId2263" Type="http://schemas.openxmlformats.org/officeDocument/2006/relationships/hyperlink" Target="file:///C:\Users\Merias\Documents\RAN1\TSGR1_92b-China\Docs\R1-1805671.zip" TargetMode="External"/><Relationship Id="rId2470" Type="http://schemas.openxmlformats.org/officeDocument/2006/relationships/hyperlink" Target="file:///C:\Users\Merias\Documents\RAN1\TSGR1_92b-China\Docs\R1-1804029.zip" TargetMode="External"/><Relationship Id="rId3" Type="http://schemas.openxmlformats.org/officeDocument/2006/relationships/customXml" Target="../customXml/item1.xml"/><Relationship Id="rId235" Type="http://schemas.openxmlformats.org/officeDocument/2006/relationships/hyperlink" Target="file:///C:\Users\Merias\Documents\RAN1\TSGR1_92b-China\Docs\R1-1805148.zip" TargetMode="External"/><Relationship Id="rId442" Type="http://schemas.openxmlformats.org/officeDocument/2006/relationships/hyperlink" Target="file:///C:\Users\Merias\Documents\RAN1\TSGR1_92b-China\Docs\R1-1804694.zip" TargetMode="External"/><Relationship Id="rId887" Type="http://schemas.openxmlformats.org/officeDocument/2006/relationships/hyperlink" Target="file:///C:\Users\Merias\Documents\RAN1\TSGR1_92b-China\Docs\R1-1804350.zip" TargetMode="External"/><Relationship Id="rId1072" Type="http://schemas.openxmlformats.org/officeDocument/2006/relationships/hyperlink" Target="file:///C:\Users\Merias\Documents\RAN1\TSGR1_92b-China\Docs\R1-1804543.zip" TargetMode="External"/><Relationship Id="rId1500" Type="http://schemas.openxmlformats.org/officeDocument/2006/relationships/hyperlink" Target="file:///C:\Users\Merias\Documents\RAN1\TSGR1_92b-China\Docs\R1-1804991.zip" TargetMode="External"/><Relationship Id="rId1945" Type="http://schemas.openxmlformats.org/officeDocument/2006/relationships/hyperlink" Target="file:///C:\Users\Merias\Documents\RAN1\TSGR1_92b-China\Docs\R1-1805156.zip" TargetMode="External"/><Relationship Id="rId2123" Type="http://schemas.openxmlformats.org/officeDocument/2006/relationships/image" Target="media/image200.emf"/><Relationship Id="rId2330" Type="http://schemas.openxmlformats.org/officeDocument/2006/relationships/hyperlink" Target="file:///C:\Users\Merias\Documents\RAN1\TSGR1_92b-China\Docs\R1-1803678.zip" TargetMode="External"/><Relationship Id="rId2568" Type="http://schemas.openxmlformats.org/officeDocument/2006/relationships/hyperlink" Target="http://www.3gpp.org/ftp/TSG_RAN/WG1_RL1/TSGR1_92b/Docs/R1-1805657.zip" TargetMode="External"/><Relationship Id="rId302" Type="http://schemas.openxmlformats.org/officeDocument/2006/relationships/hyperlink" Target="file:///C:\Users\Merias\Documents\RAN1\TSGR1_92b-China\Docs\R1-1805318.zip" TargetMode="External"/><Relationship Id="rId747" Type="http://schemas.openxmlformats.org/officeDocument/2006/relationships/image" Target="media/image36.wmf"/><Relationship Id="rId954" Type="http://schemas.openxmlformats.org/officeDocument/2006/relationships/image" Target="media/image67.wmf"/><Relationship Id="rId1377" Type="http://schemas.openxmlformats.org/officeDocument/2006/relationships/hyperlink" Target="file:///C:\Users\Merias\Documents\RAN1\TSGR1_92b-China\Docs\R1-1804647.zip" TargetMode="External"/><Relationship Id="rId1584" Type="http://schemas.openxmlformats.org/officeDocument/2006/relationships/hyperlink" Target="file:///C:\Users\Merias\Documents\RAN1\TSGR1_92b-China\Docs\R1-1803652.zip" TargetMode="External"/><Relationship Id="rId1791" Type="http://schemas.openxmlformats.org/officeDocument/2006/relationships/oleObject" Target="embeddings/oleObject226.bin"/><Relationship Id="rId1805" Type="http://schemas.openxmlformats.org/officeDocument/2006/relationships/image" Target="media/image180.wmf"/><Relationship Id="rId2428" Type="http://schemas.openxmlformats.org/officeDocument/2006/relationships/hyperlink" Target="file:///C:\Users\Merias\Documents\RAN1\TSGR1_92b-China\Docs\R1-1805275.zip" TargetMode="External"/><Relationship Id="rId2635" Type="http://schemas.openxmlformats.org/officeDocument/2006/relationships/hyperlink" Target="http://www.3gpp.org/ftp/TSG_RAN/WG1_RL1/TSGR1_92b/Docs/R1-1803574.zip" TargetMode="External"/><Relationship Id="rId83" Type="http://schemas.openxmlformats.org/officeDocument/2006/relationships/hyperlink" Target="file:///C:\Users\Merias\Documents\RAN1\TSGR1_92b-China\Docs\R1-1805302.zip" TargetMode="External"/><Relationship Id="rId179" Type="http://schemas.openxmlformats.org/officeDocument/2006/relationships/hyperlink" Target="file:///C:\Users\Merias\Documents\RAN1\TSGR1_92b-China\Docs\R1-1805387.zip" TargetMode="External"/><Relationship Id="rId386" Type="http://schemas.openxmlformats.org/officeDocument/2006/relationships/hyperlink" Target="file:///C:\Users\Merias\Documents\RAN1\TSGR1_92b-China\Docs\R1-1805248.zip" TargetMode="External"/><Relationship Id="rId593" Type="http://schemas.openxmlformats.org/officeDocument/2006/relationships/hyperlink" Target="file:///C:\Users\Merias\Documents\RAN1\TSGR1_92b-China\Docs\R1-1804164.zip" TargetMode="External"/><Relationship Id="rId607" Type="http://schemas.openxmlformats.org/officeDocument/2006/relationships/hyperlink" Target="file:///C:\Users\Merias\Documents\RAN1\TSGR1_92b-China\Docs\R1-1804876.zip" TargetMode="External"/><Relationship Id="rId814" Type="http://schemas.openxmlformats.org/officeDocument/2006/relationships/hyperlink" Target="file:///C:\Users\Merias\Documents\RAN1\TSGR1_92b-China\Docs\R1-1805219.zip" TargetMode="External"/><Relationship Id="rId1237" Type="http://schemas.openxmlformats.org/officeDocument/2006/relationships/oleObject" Target="embeddings/oleObject80.bin"/><Relationship Id="rId1444" Type="http://schemas.openxmlformats.org/officeDocument/2006/relationships/oleObject" Target="embeddings/oleObject210.bin"/><Relationship Id="rId1651" Type="http://schemas.openxmlformats.org/officeDocument/2006/relationships/hyperlink" Target="file:///C:\Users\Merias\Documents\RAN1\TSGR1_92b-China\Docs\R1-1803646.zip" TargetMode="External"/><Relationship Id="rId1889" Type="http://schemas.openxmlformats.org/officeDocument/2006/relationships/hyperlink" Target="file:///C:\Users\Merias\Documents\RAN1\TSGR1_92b-China\Docs\R1-1804227.zip" TargetMode="External"/><Relationship Id="rId2067" Type="http://schemas.openxmlformats.org/officeDocument/2006/relationships/hyperlink" Target="file:///C:\Users\Merias\Documents\RAN1\TSGR1_92b-China\Docs\R1-1804392.zip" TargetMode="External"/><Relationship Id="rId2274" Type="http://schemas.openxmlformats.org/officeDocument/2006/relationships/hyperlink" Target="file:///C:\Users\Merias\Documents\RAN1\TSGR1_92b-China\Docs\R1-1804577.zip" TargetMode="External"/><Relationship Id="rId2481" Type="http://schemas.openxmlformats.org/officeDocument/2006/relationships/hyperlink" Target="../Docs/R1-1803688.zip" TargetMode="External"/><Relationship Id="rId2702" Type="http://schemas.openxmlformats.org/officeDocument/2006/relationships/hyperlink" Target="http://portal.3gpp.org/desktopmodules/Release/ReleaseDetails.aspx?releaseId=190" TargetMode="External"/><Relationship Id="rId246" Type="http://schemas.openxmlformats.org/officeDocument/2006/relationships/hyperlink" Target="file:///C:\Users\Merias\Documents\RAN1\TSGR1_92b-China\Docs\R1-1804415.zip" TargetMode="External"/><Relationship Id="rId453" Type="http://schemas.openxmlformats.org/officeDocument/2006/relationships/hyperlink" Target="file:///C:\Users\Merias\Documents\RAN1\TSGR1_92b-China\Docs\R1-1804695.zip" TargetMode="External"/><Relationship Id="rId660" Type="http://schemas.openxmlformats.org/officeDocument/2006/relationships/hyperlink" Target="file:///C:\Users\Merias\Documents\RAN1\TSGR1_92b-China\Docs\R1-1804609.zip" TargetMode="External"/><Relationship Id="rId898" Type="http://schemas.openxmlformats.org/officeDocument/2006/relationships/hyperlink" Target="file:///C:\Users\Merias\Documents\RAN1\TSGR1_92b-China\Docs\R1-1805718.zip" TargetMode="External"/><Relationship Id="rId1083" Type="http://schemas.openxmlformats.org/officeDocument/2006/relationships/hyperlink" Target="file:///C:\Users\Merias\Documents\RAN1\TSGR1_92b-China\Docs\R1-1805640.zip" TargetMode="External"/><Relationship Id="rId1290" Type="http://schemas.openxmlformats.org/officeDocument/2006/relationships/oleObject" Target="embeddings/oleObject122.bin"/><Relationship Id="rId1304" Type="http://schemas.openxmlformats.org/officeDocument/2006/relationships/oleObject" Target="embeddings/oleObject135.bin"/><Relationship Id="rId1511" Type="http://schemas.openxmlformats.org/officeDocument/2006/relationships/hyperlink" Target="file:///C:\Users\Merias\Documents\RAN1\TSGR1_92b-China\Docs\R1-1805176.zip" TargetMode="External"/><Relationship Id="rId1749" Type="http://schemas.openxmlformats.org/officeDocument/2006/relationships/image" Target="media/image159.wmf"/><Relationship Id="rId1956" Type="http://schemas.openxmlformats.org/officeDocument/2006/relationships/hyperlink" Target="file:///C:\Users\Merias\Documents\RAN1\TSGR1_92b-China\Docs\R1-1804813.zip" TargetMode="External"/><Relationship Id="rId2134" Type="http://schemas.openxmlformats.org/officeDocument/2006/relationships/image" Target="media/image211.wmf"/><Relationship Id="rId2341" Type="http://schemas.openxmlformats.org/officeDocument/2006/relationships/hyperlink" Target="file:///C:\Users\Merias\Documents\RAN1\TSGR1_92b-China\Docs\R1-1804598.zip" TargetMode="External"/><Relationship Id="rId2579" Type="http://schemas.openxmlformats.org/officeDocument/2006/relationships/hyperlink" Target="http://portal.3gpp.org/desktopmodules/WorkItem/WorkItemDetails.aspx?workitemId=750167" TargetMode="External"/><Relationship Id="rId106" Type="http://schemas.openxmlformats.org/officeDocument/2006/relationships/hyperlink" Target="file:///C:\Users\Merias\Documents\RAN1\TSGR1_92b-China\Docs\R1-1805358.zip" TargetMode="External"/><Relationship Id="rId313" Type="http://schemas.openxmlformats.org/officeDocument/2006/relationships/hyperlink" Target="file:///C:\Users\Merias\Documents\RAN1\TSGR1_92b-China\Docs\R1-1804204.zip" TargetMode="External"/><Relationship Id="rId758" Type="http://schemas.openxmlformats.org/officeDocument/2006/relationships/hyperlink" Target="file:///C:\Users\Merias\Documents\RAN1\TSGR1_92b-China\Docs\R1-1804051.zip" TargetMode="External"/><Relationship Id="rId965" Type="http://schemas.openxmlformats.org/officeDocument/2006/relationships/hyperlink" Target="file:///C:\Users\Merias\Documents\RAN1\TSGR1_92b-China\Docs\R1-1804202.zip" TargetMode="External"/><Relationship Id="rId1150" Type="http://schemas.openxmlformats.org/officeDocument/2006/relationships/image" Target="media/image86.wmf"/><Relationship Id="rId1388" Type="http://schemas.openxmlformats.org/officeDocument/2006/relationships/oleObject" Target="embeddings/oleObject192.bin"/><Relationship Id="rId1595" Type="http://schemas.openxmlformats.org/officeDocument/2006/relationships/image" Target="media/image138.wmf"/><Relationship Id="rId1609" Type="http://schemas.openxmlformats.org/officeDocument/2006/relationships/hyperlink" Target="file:///C:\Users\Merias\Documents\RAN1\TSGR1_92b-China\Docs\R1-1804802.zip" TargetMode="External"/><Relationship Id="rId1816" Type="http://schemas.openxmlformats.org/officeDocument/2006/relationships/hyperlink" Target="file:///C:\Users\Merias\Documents\RAN1\TSGR1_92b-China\Docs\R1-1804808.zip" TargetMode="External"/><Relationship Id="rId2439" Type="http://schemas.openxmlformats.org/officeDocument/2006/relationships/hyperlink" Target="file:///C:\Users\Merias\Documents\RAN1\TSGR1_92b-China\Docs\R1-1804504.zip" TargetMode="External"/><Relationship Id="rId2646" Type="http://schemas.openxmlformats.org/officeDocument/2006/relationships/hyperlink" Target="http://portal.3gpp.org/desktopmodules/WorkItem/WorkItemDetails.aspx?workitemId=750167" TargetMode="External"/><Relationship Id="rId10" Type="http://schemas.openxmlformats.org/officeDocument/2006/relationships/image" Target="media/image1.png"/><Relationship Id="rId94" Type="http://schemas.openxmlformats.org/officeDocument/2006/relationships/hyperlink" Target="file:///C:\Users\Merias\Documents\RAN1\TSGR1_92b-China\Docs\R1-1805361.zip" TargetMode="External"/><Relationship Id="rId397" Type="http://schemas.openxmlformats.org/officeDocument/2006/relationships/hyperlink" Target="file:///C:\Users\Merias\Documents\RAN1\TSGR1_92b-China\Docs\R1-1804515.zip" TargetMode="External"/><Relationship Id="rId520" Type="http://schemas.openxmlformats.org/officeDocument/2006/relationships/hyperlink" Target="file:///C:\Users\Merias\Documents\RAN1\TSGR1_92b-China\Docs\R1-1803871.zip" TargetMode="External"/><Relationship Id="rId618" Type="http://schemas.openxmlformats.org/officeDocument/2006/relationships/hyperlink" Target="file:///C:\Users\Merias\Documents\RAN1\TSGR1_92b-China\Docs\R1-1805133.zip" TargetMode="External"/><Relationship Id="rId825" Type="http://schemas.openxmlformats.org/officeDocument/2006/relationships/image" Target="media/image53.wmf"/><Relationship Id="rId1248" Type="http://schemas.openxmlformats.org/officeDocument/2006/relationships/image" Target="media/image108.wmf"/><Relationship Id="rId1455" Type="http://schemas.openxmlformats.org/officeDocument/2006/relationships/hyperlink" Target="file:///C:\Users\Merias\Documents\RAN1\TSGR1_92b-China\Docs\R1-1803971.zip" TargetMode="External"/><Relationship Id="rId1662" Type="http://schemas.openxmlformats.org/officeDocument/2006/relationships/hyperlink" Target="file:///C:\Users\Merias\Documents\RAN1\TSGR1_92b-China\Docs\R1-1804804.zip" TargetMode="External"/><Relationship Id="rId2078" Type="http://schemas.openxmlformats.org/officeDocument/2006/relationships/hyperlink" Target="file:///C:\Users\Merias\Documents\RAN1\TSGR1_92b-China\Docs\R1-1805064.zip" TargetMode="External"/><Relationship Id="rId2201" Type="http://schemas.openxmlformats.org/officeDocument/2006/relationships/hyperlink" Target="file:///C:\Users\Merias\Documents\RAN1\TSGR1_92b-China\Docs\R1-1804574.zip" TargetMode="External"/><Relationship Id="rId2285" Type="http://schemas.openxmlformats.org/officeDocument/2006/relationships/hyperlink" Target="file:///C:\Users\Merias\Documents\RAN1\TSGR1_92b-China\Docs\R1-1804748.zip" TargetMode="External"/><Relationship Id="rId2492" Type="http://schemas.openxmlformats.org/officeDocument/2006/relationships/hyperlink" Target="../Docs/R1-1803787.zip" TargetMode="External"/><Relationship Id="rId2506" Type="http://schemas.openxmlformats.org/officeDocument/2006/relationships/hyperlink" Target="../Docs/R1-1804758.zip" TargetMode="External"/><Relationship Id="rId257" Type="http://schemas.openxmlformats.org/officeDocument/2006/relationships/hyperlink" Target="file:///C:\Users\Merias\Documents\RAN1\TSGR1_92b-China\Docs\R1-1804421.zip" TargetMode="External"/><Relationship Id="rId464" Type="http://schemas.openxmlformats.org/officeDocument/2006/relationships/hyperlink" Target="file:///C:\Users\Merias\Documents\RAN1\TSGR1_92b-China\Docs\R1-1804606.zip" TargetMode="External"/><Relationship Id="rId1010" Type="http://schemas.openxmlformats.org/officeDocument/2006/relationships/image" Target="media/image75.wmf"/><Relationship Id="rId1094" Type="http://schemas.openxmlformats.org/officeDocument/2006/relationships/hyperlink" Target="file:///C:\Users\Merias\Documents\RAN1\TSGR1_92b-China\Docs\R1-1804058.zip" TargetMode="External"/><Relationship Id="rId1108" Type="http://schemas.openxmlformats.org/officeDocument/2006/relationships/hyperlink" Target="file:///C:\Users\Merias\Documents\RAN1\TSGR1_92b-China\Docs\R1-1805583.zip" TargetMode="External"/><Relationship Id="rId1315" Type="http://schemas.openxmlformats.org/officeDocument/2006/relationships/oleObject" Target="embeddings/oleObject146.bin"/><Relationship Id="rId1967" Type="http://schemas.openxmlformats.org/officeDocument/2006/relationships/hyperlink" Target="file:///C:\Users\Merias\Documents\RAN1\TSGR1_92b-China\Docs\R1-1805707.zip" TargetMode="External"/><Relationship Id="rId2145" Type="http://schemas.openxmlformats.org/officeDocument/2006/relationships/hyperlink" Target="../../Docs/R1-1805084.zip" TargetMode="External"/><Relationship Id="rId2713" Type="http://schemas.openxmlformats.org/officeDocument/2006/relationships/hyperlink" Target="http://portal.3gpp.org/desktopmodules/Release/ReleaseDetails.aspx?releaseId=190" TargetMode="External"/><Relationship Id="rId117" Type="http://schemas.openxmlformats.org/officeDocument/2006/relationships/hyperlink" Target="file:///C:\Users\Merias\Documents\RAN1\TSGR1_92b-China\Docs\R1-1805405.zip" TargetMode="External"/><Relationship Id="rId671" Type="http://schemas.openxmlformats.org/officeDocument/2006/relationships/hyperlink" Target="file:///C:\Users\Merias\Documents\RAN1\TSGR1_92b-China\Docs\R1-1805169.zip" TargetMode="External"/><Relationship Id="rId769" Type="http://schemas.openxmlformats.org/officeDocument/2006/relationships/hyperlink" Target="file:///C:\Users\Merias\Documents\RAN1\TSGR1_92b-China\Docs\R1-1803731.zip" TargetMode="External"/><Relationship Id="rId976" Type="http://schemas.openxmlformats.org/officeDocument/2006/relationships/hyperlink" Target="file:///C:\Users\Merias\Documents\RAN1\TSGR1_92b-China\Docs\R1-1803739.zip" TargetMode="External"/><Relationship Id="rId1399" Type="http://schemas.openxmlformats.org/officeDocument/2006/relationships/oleObject" Target="embeddings/oleObject198.bin"/><Relationship Id="rId2352" Type="http://schemas.openxmlformats.org/officeDocument/2006/relationships/hyperlink" Target="file:///C:\Users\Merias\Documents\RAN1\TSGR1_92b-China\Docs\R1-1803856.zip" TargetMode="External"/><Relationship Id="rId2657" Type="http://schemas.openxmlformats.org/officeDocument/2006/relationships/hyperlink" Target="http://portal.3gpp.org/desktopmodules/Release/ReleaseDetails.aspx?releaseId=190" TargetMode="External"/><Relationship Id="rId324" Type="http://schemas.openxmlformats.org/officeDocument/2006/relationships/hyperlink" Target="file:///C:\Users\Merias\Documents\RAN1\TSGR1_92b-China\Docs\R1-1803891.zip" TargetMode="External"/><Relationship Id="rId531" Type="http://schemas.openxmlformats.org/officeDocument/2006/relationships/hyperlink" Target="file:///C:\Users\Merias\Documents\RAN1\TSGR1_92b-China\Docs\R1-1805292.zip" TargetMode="External"/><Relationship Id="rId629" Type="http://schemas.openxmlformats.org/officeDocument/2006/relationships/hyperlink" Target="file:///C:\Users\Merias\Documents\RAN1\TSGR1_92b-China\Docs\R1-1804136.zip" TargetMode="External"/><Relationship Id="rId1161" Type="http://schemas.openxmlformats.org/officeDocument/2006/relationships/hyperlink" Target="file:///C:\Users\Merias\Documents\RAN1\TSGR1_92b-China\Docs\R1-1804716.zip" TargetMode="External"/><Relationship Id="rId1259" Type="http://schemas.openxmlformats.org/officeDocument/2006/relationships/oleObject" Target="embeddings/oleObject94.bin"/><Relationship Id="rId1466" Type="http://schemas.openxmlformats.org/officeDocument/2006/relationships/hyperlink" Target="file:///C:\Users\Merias\Documents\RAN1\TSGR1_92b-China\Docs\R1-1805550.zip" TargetMode="External"/><Relationship Id="rId2005" Type="http://schemas.openxmlformats.org/officeDocument/2006/relationships/hyperlink" Target="file:///C:\Users\Merias\Documents\RAN1\TSGR1_92b-China\Docs\R1-1804389.zip" TargetMode="External"/><Relationship Id="rId2212" Type="http://schemas.openxmlformats.org/officeDocument/2006/relationships/hyperlink" Target="file:///C:\Users\Merias\Documents\RAN1\TSGR1_92b-China\Docs\R1-1803669.zip" TargetMode="External"/><Relationship Id="rId836" Type="http://schemas.openxmlformats.org/officeDocument/2006/relationships/hyperlink" Target="file:///C:\Users\Merias\Documents\RAN1\TSGR1_92b-China\Docs\R1-1803609.zip" TargetMode="External"/><Relationship Id="rId1021" Type="http://schemas.openxmlformats.org/officeDocument/2006/relationships/oleObject" Target="embeddings/oleObject44.bin"/><Relationship Id="rId1119" Type="http://schemas.openxmlformats.org/officeDocument/2006/relationships/hyperlink" Target="file:///C:\Users\Merias\Documents\RAN1\TSGR1_92b-China\Docs\R1-1805716.zip" TargetMode="External"/><Relationship Id="rId1673" Type="http://schemas.openxmlformats.org/officeDocument/2006/relationships/hyperlink" Target="file:///C:\Users\Merias\Documents\RAN1\TSGR1_92b-China\Docs\R1-1803835.zip" TargetMode="External"/><Relationship Id="rId1880" Type="http://schemas.openxmlformats.org/officeDocument/2006/relationships/hyperlink" Target="file:///C:\Users\Merias\Documents\RAN1\TSGR1_92b-China\Docs\R1-1805277.zip" TargetMode="External"/><Relationship Id="rId1978" Type="http://schemas.openxmlformats.org/officeDocument/2006/relationships/hyperlink" Target="file:///C:\Users\Merias\Documents\RAN1\TSGR1_92b-China\Docs\R1-1805002.zip" TargetMode="External"/><Relationship Id="rId2517" Type="http://schemas.openxmlformats.org/officeDocument/2006/relationships/hyperlink" Target="../Docs/R1-1805233.zip" TargetMode="External"/><Relationship Id="rId2724" Type="http://schemas.openxmlformats.org/officeDocument/2006/relationships/hyperlink" Target="http://www.3gpp.org/ftp/TSG_RAN/WG1_RL1/TSGR1_92b/Docs/R1-1803604.zip" TargetMode="External"/><Relationship Id="rId903" Type="http://schemas.openxmlformats.org/officeDocument/2006/relationships/hyperlink" Target="file:///C:\Users\Merias\Documents\RAN1\TSGR1_92b-China\Docs\R1-1803994.zip" TargetMode="External"/><Relationship Id="rId1326" Type="http://schemas.openxmlformats.org/officeDocument/2006/relationships/oleObject" Target="embeddings/oleObject157.bin"/><Relationship Id="rId1533" Type="http://schemas.openxmlformats.org/officeDocument/2006/relationships/hyperlink" Target="file:///C:\Users\Merias\Documents\RAN1\TSGR1_92b-China\Docs\R1-1804725.zip" TargetMode="External"/><Relationship Id="rId1740" Type="http://schemas.openxmlformats.org/officeDocument/2006/relationships/image" Target="media/image156.wmf"/><Relationship Id="rId32" Type="http://schemas.openxmlformats.org/officeDocument/2006/relationships/hyperlink" Target="file:///C:\Users\Merias\Documents\RAN1\TSGR1_92b-China\Docs\R1-1805264.zip" TargetMode="External"/><Relationship Id="rId1600" Type="http://schemas.openxmlformats.org/officeDocument/2006/relationships/hyperlink" Target="file:///C:\Users\Merias\Documents\RAN1\TSGR1_92b-China\Docs\R1-1803754.zip" TargetMode="External"/><Relationship Id="rId1838" Type="http://schemas.openxmlformats.org/officeDocument/2006/relationships/oleObject" Target="embeddings/oleObject233.bin"/><Relationship Id="rId181" Type="http://schemas.openxmlformats.org/officeDocument/2006/relationships/hyperlink" Target="file:///C:\Users\Merias\Documents\RAN1\TSGR1_92b-China\Docs\R1-1805120.zip" TargetMode="External"/><Relationship Id="rId1905" Type="http://schemas.openxmlformats.org/officeDocument/2006/relationships/hyperlink" Target="file:///C:\Users\Merias\Documents\RAN1\TSGR1_92b-China\Docs\R1-1804764.zip" TargetMode="External"/><Relationship Id="rId279" Type="http://schemas.openxmlformats.org/officeDocument/2006/relationships/hyperlink" Target="file:///C:\Users\Merias\Documents\RAN1\TSGR1_92b-China\Docs\R1-1804492.zip" TargetMode="External"/><Relationship Id="rId486" Type="http://schemas.openxmlformats.org/officeDocument/2006/relationships/hyperlink" Target="file:///C:\Users\Merias\Documents\RAN1\TSGR1_92b-China\Docs\R1-1805174.zip" TargetMode="External"/><Relationship Id="rId693" Type="http://schemas.openxmlformats.org/officeDocument/2006/relationships/hyperlink" Target="file:///C:\Users\Merias\Documents\RAN1\TSGR1_92b-China\Docs\R1-1804937.zip" TargetMode="External"/><Relationship Id="rId2167" Type="http://schemas.openxmlformats.org/officeDocument/2006/relationships/hyperlink" Target="../../Docs/R1-1805094.zip" TargetMode="External"/><Relationship Id="rId2374" Type="http://schemas.openxmlformats.org/officeDocument/2006/relationships/hyperlink" Target="file:///C:\Users\Merias\Documents\RAN1\TSGR1_92b-China\Docs\R1-1803975.zip" TargetMode="External"/><Relationship Id="rId2581" Type="http://schemas.openxmlformats.org/officeDocument/2006/relationships/hyperlink" Target="http://portal.3gpp.org/desktopmodules/Release/ReleaseDetails.aspx?releaseId=190" TargetMode="External"/><Relationship Id="rId139" Type="http://schemas.openxmlformats.org/officeDocument/2006/relationships/hyperlink" Target="file:///C:\Users\Merias\Documents\RAN1\TSGR1_92b-China\Docs\R1-1805332.zip" TargetMode="External"/><Relationship Id="rId346" Type="http://schemas.openxmlformats.org/officeDocument/2006/relationships/hyperlink" Target="file:///C:\Users\Merias\Documents\RAN1\TSGR1_92b-China\Docs\R1-1804632.zip" TargetMode="External"/><Relationship Id="rId553" Type="http://schemas.openxmlformats.org/officeDocument/2006/relationships/hyperlink" Target="file:///C:\Users\Merias\Documents\RAN1\TSGR1_92b-China\Docs\R1-1804158.zip" TargetMode="External"/><Relationship Id="rId760" Type="http://schemas.openxmlformats.org/officeDocument/2006/relationships/hyperlink" Target="file:///C:\Users\Merias\Documents\RAN1\TSGR1_92b-China\Docs\R1-1804344.zip" TargetMode="External"/><Relationship Id="rId998" Type="http://schemas.openxmlformats.org/officeDocument/2006/relationships/oleObject" Target="embeddings/oleObject26.bin"/><Relationship Id="rId1183" Type="http://schemas.openxmlformats.org/officeDocument/2006/relationships/hyperlink" Target="file:///C:\Users\Merias\Documents\RAN1\TSGR1_92b-China\Docs\R1-1805043.zip" TargetMode="External"/><Relationship Id="rId1390" Type="http://schemas.openxmlformats.org/officeDocument/2006/relationships/oleObject" Target="embeddings/oleObject193.bin"/><Relationship Id="rId2027" Type="http://schemas.openxmlformats.org/officeDocument/2006/relationships/hyperlink" Target="file:///C:\Users\Merias\Documents\RAN1\TSGR1_92b-China\Docs\R1-1805096.zip" TargetMode="External"/><Relationship Id="rId2234" Type="http://schemas.openxmlformats.org/officeDocument/2006/relationships/hyperlink" Target="file:///C:\Users\Merias\Documents\RAN1\TSGR1_92b-China\Docs\R1-1803774.zip" TargetMode="External"/><Relationship Id="rId2441" Type="http://schemas.openxmlformats.org/officeDocument/2006/relationships/hyperlink" Target="file:///C:\Users\Merias\Documents\RAN1\TSGR1_92b-China\Docs\R1-1804583.zip" TargetMode="External"/><Relationship Id="rId2679" Type="http://schemas.openxmlformats.org/officeDocument/2006/relationships/hyperlink" Target="http://portal.3gpp.org/desktopmodules/WorkItem/WorkItemDetails.aspx?workitemId=750167" TargetMode="External"/><Relationship Id="rId206" Type="http://schemas.openxmlformats.org/officeDocument/2006/relationships/image" Target="media/image4.wmf"/><Relationship Id="rId413" Type="http://schemas.openxmlformats.org/officeDocument/2006/relationships/hyperlink" Target="file:///C:\Users\Merias\Documents\RAN1\TSGR1_92b-China\Docs\R1-1804174.zip" TargetMode="External"/><Relationship Id="rId858" Type="http://schemas.openxmlformats.org/officeDocument/2006/relationships/hyperlink" Target="file:///C:\Users\Merias\Documents\RAN1\TSGR1_92b-China\Docs\R1-1803733.zip" TargetMode="External"/><Relationship Id="rId1043" Type="http://schemas.openxmlformats.org/officeDocument/2006/relationships/hyperlink" Target="file:///C:\Users\Merias\Documents\RAN1\TSGR1_92b-China\Docs\R1-1805621.zip" TargetMode="External"/><Relationship Id="rId1488" Type="http://schemas.openxmlformats.org/officeDocument/2006/relationships/hyperlink" Target="file:///C:\Users\Merias\Documents\RAN1\TSGR1_92b-China\Docs\R1-1804004.zip" TargetMode="External"/><Relationship Id="rId1695" Type="http://schemas.openxmlformats.org/officeDocument/2006/relationships/hyperlink" Target="file:///C:\Users\Merias\Documents\RAN1\TSGR1_92b-China\Docs\R1-1805602.zip" TargetMode="External"/><Relationship Id="rId2539" Type="http://schemas.openxmlformats.org/officeDocument/2006/relationships/hyperlink" Target="http://www.3gpp.org/ftp/TSG_RAN/WG1_RL1/TSGR1_92b/Docs/R1-1805376.zip" TargetMode="External"/><Relationship Id="rId2746" Type="http://schemas.openxmlformats.org/officeDocument/2006/relationships/hyperlink" Target="http://portal.3gpp.org/desktopmodules/Release/ReleaseDetails.aspx?releaseId=189" TargetMode="External"/><Relationship Id="rId620" Type="http://schemas.openxmlformats.org/officeDocument/2006/relationships/hyperlink" Target="file:///C:\Users\Merias\Documents\RAN1\TSGR1_92b-China\Docs\R1-1804272.zip" TargetMode="External"/><Relationship Id="rId718" Type="http://schemas.openxmlformats.org/officeDocument/2006/relationships/hyperlink" Target="file:///C:\Users\Merias\Documents\RAN1\TSGR1_92b-China\Docs\R1-1803625.zip" TargetMode="External"/><Relationship Id="rId925" Type="http://schemas.openxmlformats.org/officeDocument/2006/relationships/hyperlink" Target="file:///C:\Users\Merias\Documents\RAN1\TSGR1_92b-China\Docs\R1-1805225.zip" TargetMode="External"/><Relationship Id="rId1250" Type="http://schemas.openxmlformats.org/officeDocument/2006/relationships/image" Target="media/image109.wmf"/><Relationship Id="rId1348" Type="http://schemas.openxmlformats.org/officeDocument/2006/relationships/oleObject" Target="embeddings/oleObject179.bin"/><Relationship Id="rId1555" Type="http://schemas.openxmlformats.org/officeDocument/2006/relationships/hyperlink" Target="file:///C:\Users\Merias\Documents\RAN1\TSGR1_92b-China\Docs\R1-1804726.zip" TargetMode="External"/><Relationship Id="rId1762" Type="http://schemas.openxmlformats.org/officeDocument/2006/relationships/image" Target="media/image165.wmf"/><Relationship Id="rId2301" Type="http://schemas.openxmlformats.org/officeDocument/2006/relationships/hyperlink" Target="file:///C:\Users\Merias\Documents\RAN1\TSGR1_92b-China\Docs\R1-1804639.zip" TargetMode="External"/><Relationship Id="rId2606" Type="http://schemas.openxmlformats.org/officeDocument/2006/relationships/hyperlink" Target="http://www.3gpp.org/ftp/TSG_RAN/WG1_RL1/TSGR1_92b/Docs/R1-1805621.zip" TargetMode="External"/><Relationship Id="rId1110" Type="http://schemas.openxmlformats.org/officeDocument/2006/relationships/hyperlink" Target="file:///C:\Users\Merias\Documents\RAN1\TSGR1_92b-China\Docs\R1-1805565.zip" TargetMode="External"/><Relationship Id="rId1208" Type="http://schemas.openxmlformats.org/officeDocument/2006/relationships/hyperlink" Target="file:///C:\Users\Merias\Documents\RAN1\TSGR1_92b-China\Docs\R1-1804365.zip" TargetMode="External"/><Relationship Id="rId1415" Type="http://schemas.openxmlformats.org/officeDocument/2006/relationships/hyperlink" Target="file:///C:\Users\Merias\Documents\RAN1\TSGR1_92b-China\Docs\R1-1804547.zip" TargetMode="External"/><Relationship Id="rId54" Type="http://schemas.openxmlformats.org/officeDocument/2006/relationships/hyperlink" Target="file:///C:\Users\Merias\Documents\RAN1\TSGR1_92b-China\Docs\R1-1803602.zip" TargetMode="External"/><Relationship Id="rId1622" Type="http://schemas.openxmlformats.org/officeDocument/2006/relationships/image" Target="media/image144.wmf"/><Relationship Id="rId1927" Type="http://schemas.openxmlformats.org/officeDocument/2006/relationships/hyperlink" Target="file:///C:\Users\Merias\Documents\RAN1\TSGR1_92b-China\Docs\R1-1805553.zip" TargetMode="External"/><Relationship Id="rId2091" Type="http://schemas.openxmlformats.org/officeDocument/2006/relationships/hyperlink" Target="file:///C:\Users\Merias\Documents\RAN1\TSGR1_92b-China\Docs\R1-1803927.zip" TargetMode="External"/><Relationship Id="rId2189" Type="http://schemas.openxmlformats.org/officeDocument/2006/relationships/hyperlink" Target="file:///C:\Users\Merias\Documents\RAN1\TSGR1_92b-China\Docs\R1-1805003.zip" TargetMode="External"/><Relationship Id="rId270" Type="http://schemas.openxmlformats.org/officeDocument/2006/relationships/hyperlink" Target="file:///C:\Users\Merias\Documents\RAN1\TSGR1_92b-China\Docs\R1-1804484.zip" TargetMode="External"/><Relationship Id="rId2396" Type="http://schemas.openxmlformats.org/officeDocument/2006/relationships/hyperlink" Target="file:///C:\Users\Merias\Documents\RAN1\TSGR1_92b-China\Docs\R1-1803680.zip" TargetMode="External"/><Relationship Id="rId130" Type="http://schemas.openxmlformats.org/officeDocument/2006/relationships/hyperlink" Target="file:///C:\Users\Merias\Documents\RAN1\TSGR1_92b-China\Docs\R1-1805279.zip" TargetMode="External"/><Relationship Id="rId368" Type="http://schemas.openxmlformats.org/officeDocument/2006/relationships/hyperlink" Target="file:///C:\Users\Merias\Documents\RAN1\TSGR1_92b-China\Docs\R1-1805391.zip" TargetMode="External"/><Relationship Id="rId575" Type="http://schemas.openxmlformats.org/officeDocument/2006/relationships/hyperlink" Target="file:///C:\Users\Merias\Documents\RAN1\TSGR1_92b-China\Docs\R1-1805344.zip" TargetMode="External"/><Relationship Id="rId782" Type="http://schemas.openxmlformats.org/officeDocument/2006/relationships/image" Target="media/image45.wmf"/><Relationship Id="rId2049" Type="http://schemas.openxmlformats.org/officeDocument/2006/relationships/hyperlink" Target="file:///C:\Users\Merias\Documents\RAN1\TSGR1_92b-China\Docs\R1-1804944.zip" TargetMode="External"/><Relationship Id="rId2256" Type="http://schemas.openxmlformats.org/officeDocument/2006/relationships/hyperlink" Target="file:///C:\Users\Merias\Documents\RAN1\TSGR1_92b-China\Docs\R1-1804487.zip" TargetMode="External"/><Relationship Id="rId2463" Type="http://schemas.openxmlformats.org/officeDocument/2006/relationships/hyperlink" Target="file:///C:\Users\Merias\Documents\RAN1\TSGR1_92b-China\Docs\R1-1804663.zip" TargetMode="External"/><Relationship Id="rId2670" Type="http://schemas.openxmlformats.org/officeDocument/2006/relationships/hyperlink" Target="http://portal.3gpp.org/desktopmodules/WorkItem/WorkItemDetails.aspx?workitemId=750161" TargetMode="External"/><Relationship Id="rId228" Type="http://schemas.openxmlformats.org/officeDocument/2006/relationships/hyperlink" Target="file:///C:\Users\Merias\Documents\RAN1\TSGR1_92b-China\Docs\R1-1805160.zip" TargetMode="External"/><Relationship Id="rId435" Type="http://schemas.openxmlformats.org/officeDocument/2006/relationships/hyperlink" Target="file:///C:\Users\Merias\Documents\RAN1\TSGR1_92b-China\Docs\R1-1804122.zip" TargetMode="External"/><Relationship Id="rId642" Type="http://schemas.openxmlformats.org/officeDocument/2006/relationships/hyperlink" Target="file:///C:\Users\Merias\Documents\RAN1\TSGR1_92b-China\Docs\R1-1804532.zip" TargetMode="External"/><Relationship Id="rId1065" Type="http://schemas.openxmlformats.org/officeDocument/2006/relationships/hyperlink" Target="file:///C:\Users\Merias\Documents\RAN1\TSGR1_92b-China\Docs\R1-1803816.zip" TargetMode="External"/><Relationship Id="rId1272" Type="http://schemas.openxmlformats.org/officeDocument/2006/relationships/image" Target="media/image112.wmf"/><Relationship Id="rId2116" Type="http://schemas.openxmlformats.org/officeDocument/2006/relationships/hyperlink" Target="file:///C:\Users\Merias\Documents\RAN1\TSGR1_92b-China\Docs\R1-1804765.zip" TargetMode="External"/><Relationship Id="rId2323" Type="http://schemas.openxmlformats.org/officeDocument/2006/relationships/hyperlink" Target="file:///C:\Users\Merias\Documents\RAN1\TSGR1_92b-China\Docs\R1-1804828.zip" TargetMode="External"/><Relationship Id="rId2530" Type="http://schemas.openxmlformats.org/officeDocument/2006/relationships/hyperlink" Target="file:///C:\Users\Merias\Documents\RAN1\TSGR1_92b-China\Docs\R1-1804114.zip" TargetMode="External"/><Relationship Id="rId502" Type="http://schemas.openxmlformats.org/officeDocument/2006/relationships/hyperlink" Target="file:///C:\Users\Merias\Documents\RAN1\TSGR1_92b-China\Docs\R1-1804249.zip" TargetMode="External"/><Relationship Id="rId947" Type="http://schemas.openxmlformats.org/officeDocument/2006/relationships/hyperlink" Target="file:///C:\Users\Merias\Documents\RAN1\TSGR1_92b-China\Docs\R1-1805564.zip" TargetMode="External"/><Relationship Id="rId1132" Type="http://schemas.openxmlformats.org/officeDocument/2006/relationships/hyperlink" Target="file:///C:\Users\Merias\Documents\RAN1\TSGR1_92b-China\Docs\R1-1803909.zip" TargetMode="External"/><Relationship Id="rId1577" Type="http://schemas.openxmlformats.org/officeDocument/2006/relationships/hyperlink" Target="file:///C:\Users\Merias\Documents\RAN1\TSGR1_92b-China\Docs\R1-1804656.zip" TargetMode="External"/><Relationship Id="rId1784" Type="http://schemas.openxmlformats.org/officeDocument/2006/relationships/oleObject" Target="embeddings/oleObject222.bin"/><Relationship Id="rId1991" Type="http://schemas.openxmlformats.org/officeDocument/2006/relationships/hyperlink" Target="file:///C:\Users\Merias\Documents\RAN1\TSGR1_92b-China\Docs\R1-1805511.zip" TargetMode="External"/><Relationship Id="rId2628" Type="http://schemas.openxmlformats.org/officeDocument/2006/relationships/hyperlink" Target="http://portal.3gpp.org/desktopmodules/Release/ReleaseDetails.aspx?releaseId=190" TargetMode="External"/><Relationship Id="rId76" Type="http://schemas.openxmlformats.org/officeDocument/2006/relationships/hyperlink" Target="file:///C:\Users\Merias\Documents\RAN1\TSGR1_92b-China\Docs\R1-1805327.zip" TargetMode="External"/><Relationship Id="rId807" Type="http://schemas.openxmlformats.org/officeDocument/2006/relationships/hyperlink" Target="file:///C:\Users\Merias\Documents\RAN1\TSGR1_92b-China\Docs\R1-1804054.zip" TargetMode="External"/><Relationship Id="rId1437" Type="http://schemas.openxmlformats.org/officeDocument/2006/relationships/image" Target="media/image132.wmf"/><Relationship Id="rId1644" Type="http://schemas.openxmlformats.org/officeDocument/2006/relationships/image" Target="media/image147.wmf"/><Relationship Id="rId1851" Type="http://schemas.openxmlformats.org/officeDocument/2006/relationships/oleObject" Target="embeddings/oleObject241.bin"/><Relationship Id="rId1504" Type="http://schemas.openxmlformats.org/officeDocument/2006/relationships/hyperlink" Target="file:///C:\Users\Merias\Documents\RAN1\TSGR1_92b-China\Docs\R1-1804995.zip" TargetMode="External"/><Relationship Id="rId1711" Type="http://schemas.openxmlformats.org/officeDocument/2006/relationships/hyperlink" Target="file:///C:\Users\Merias\Documents\RAN1\TSGR1_92b-China\Docs\R1-1805055.zip" TargetMode="External"/><Relationship Id="rId1949" Type="http://schemas.openxmlformats.org/officeDocument/2006/relationships/hyperlink" Target="file:///C:\Users\Merias\Documents\RAN1\TSGR1_92b-China\Docs\R1-1803764.zip" TargetMode="External"/><Relationship Id="rId292" Type="http://schemas.openxmlformats.org/officeDocument/2006/relationships/hyperlink" Target="file:///C:\Users\Merias\Documents\RAN1\TSGR1_92b-China\Docs\R1-1805315.zip" TargetMode="External"/><Relationship Id="rId1809" Type="http://schemas.openxmlformats.org/officeDocument/2006/relationships/image" Target="media/image184.wmf"/><Relationship Id="rId597" Type="http://schemas.openxmlformats.org/officeDocument/2006/relationships/hyperlink" Target="file:///C:\Users\Merias\Documents\RAN1\TSGR1_92b-China\Docs\R1-1804337.zip" TargetMode="External"/><Relationship Id="rId2180" Type="http://schemas.openxmlformats.org/officeDocument/2006/relationships/hyperlink" Target="file:///C:\Users\Merias\Documents\RAN1\TSGR1_92b-China\Docs\R1-1804116.zip" TargetMode="External"/><Relationship Id="rId2278" Type="http://schemas.openxmlformats.org/officeDocument/2006/relationships/hyperlink" Target="file:///C:\Users\Merias\Documents\RAN1\TSGR1_92b-China\Docs\R1-1804865.zip" TargetMode="External"/><Relationship Id="rId2485" Type="http://schemas.openxmlformats.org/officeDocument/2006/relationships/hyperlink" Target="../Docs/R1-1803692.zip" TargetMode="External"/><Relationship Id="rId152" Type="http://schemas.openxmlformats.org/officeDocument/2006/relationships/hyperlink" Target="file:///C:\Users\Merias\Documents\RAN1\TSGR1_92b-China\Docs\R1-1805307.zip" TargetMode="External"/><Relationship Id="rId457" Type="http://schemas.openxmlformats.org/officeDocument/2006/relationships/hyperlink" Target="file:///C:\Users\Merias\Documents\RAN1\TSGR1_92b-China\Docs\R1-1805410.zip" TargetMode="External"/><Relationship Id="rId1087" Type="http://schemas.openxmlformats.org/officeDocument/2006/relationships/hyperlink" Target="file:///C:\Users\Merias\Documents\RAN1\TSGR1_92b-China\Docs\R1-1803636.zip" TargetMode="External"/><Relationship Id="rId1294" Type="http://schemas.openxmlformats.org/officeDocument/2006/relationships/image" Target="media/image113.wmf"/><Relationship Id="rId2040" Type="http://schemas.openxmlformats.org/officeDocument/2006/relationships/hyperlink" Target="file:///C:\Users\Merias\Documents\RAN1\TSGR1_92b-China\Docs\R1-1804224.zip" TargetMode="External"/><Relationship Id="rId2138" Type="http://schemas.openxmlformats.org/officeDocument/2006/relationships/hyperlink" Target="../../Docs/R1-1804235.zip" TargetMode="External"/><Relationship Id="rId2692" Type="http://schemas.openxmlformats.org/officeDocument/2006/relationships/hyperlink" Target="http://www.3gpp.org/ftp/TSG_RAN/WG1_RL1/TSGR1_92b/Docs/R1-1803593.zip" TargetMode="External"/><Relationship Id="rId664" Type="http://schemas.openxmlformats.org/officeDocument/2006/relationships/hyperlink" Target="file:///C:\Users\Merias\Documents\RAN1\TSGR1_92b-China\Docs\R1-1805356.zip" TargetMode="External"/><Relationship Id="rId871" Type="http://schemas.openxmlformats.org/officeDocument/2006/relationships/hyperlink" Target="file:///C:\Users\Merias\Documents\RAN1\TSGR1_92b-China\Docs\R1-1805221.zip" TargetMode="External"/><Relationship Id="rId969" Type="http://schemas.openxmlformats.org/officeDocument/2006/relationships/hyperlink" Target="file:///C:\Users\Merias\Documents\RAN1\TSGR1_92b-China\Docs\R1-1804783.zip" TargetMode="External"/><Relationship Id="rId1599" Type="http://schemas.openxmlformats.org/officeDocument/2006/relationships/hyperlink" Target="file:///C:\Users\Merias\Documents\RAN1\TSGR1_92b-China\Docs\R1-1803644.zip" TargetMode="External"/><Relationship Id="rId2345" Type="http://schemas.openxmlformats.org/officeDocument/2006/relationships/hyperlink" Target="file:///C:\Users\Merias\Documents\RAN1\TSGR1_92b-China\Docs\R1-1804868.zip" TargetMode="External"/><Relationship Id="rId2552" Type="http://schemas.openxmlformats.org/officeDocument/2006/relationships/hyperlink" Target="http://portal.3gpp.org/desktopmodules/WorkItem/WorkItemDetails.aspx?workitemId=750166" TargetMode="External"/><Relationship Id="rId317" Type="http://schemas.openxmlformats.org/officeDocument/2006/relationships/hyperlink" Target="file:///C:\Users\Merias\Documents\RAN1\TSGR1_92b-China\Docs\R1-1804629.zip" TargetMode="External"/><Relationship Id="rId524" Type="http://schemas.openxmlformats.org/officeDocument/2006/relationships/hyperlink" Target="file:///C:\Users\Merias\Documents\RAN1\TSGR1_92b-China\Docs\R1-1804251.zip" TargetMode="External"/><Relationship Id="rId731" Type="http://schemas.openxmlformats.org/officeDocument/2006/relationships/hyperlink" Target="file:///C:\Users\Merias\Documents\RAN1\TSGR1_92b-China\Docs\R1-1805502.zip" TargetMode="External"/><Relationship Id="rId1154" Type="http://schemas.openxmlformats.org/officeDocument/2006/relationships/image" Target="media/image89.wmf"/><Relationship Id="rId1361" Type="http://schemas.openxmlformats.org/officeDocument/2006/relationships/image" Target="media/image115.wmf"/><Relationship Id="rId1459" Type="http://schemas.openxmlformats.org/officeDocument/2006/relationships/hyperlink" Target="file:///C:\Users\Merias\Documents\RAN1\TSGR1_92b-China\Docs\R1-1804548.zip" TargetMode="External"/><Relationship Id="rId2205" Type="http://schemas.openxmlformats.org/officeDocument/2006/relationships/hyperlink" Target="file:///C:\Users\Merias\Documents\RAN1\TSGR1_92b-China\Docs\R1-1804942.zip" TargetMode="External"/><Relationship Id="rId2412" Type="http://schemas.openxmlformats.org/officeDocument/2006/relationships/hyperlink" Target="file:///C:\Users\Merias\Documents\RAN1\TSGR1_92b-China\Docs\R1-1804833.zip" TargetMode="External"/><Relationship Id="rId98" Type="http://schemas.openxmlformats.org/officeDocument/2006/relationships/hyperlink" Target="file:///C:\Users\Merias\Documents\RAN1\TSGR1_92b-China\Docs\R1-1805360.zip" TargetMode="External"/><Relationship Id="rId829" Type="http://schemas.openxmlformats.org/officeDocument/2006/relationships/oleObject" Target="embeddings/oleObject3.bin"/><Relationship Id="rId1014" Type="http://schemas.openxmlformats.org/officeDocument/2006/relationships/oleObject" Target="embeddings/oleObject37.bin"/><Relationship Id="rId1221" Type="http://schemas.openxmlformats.org/officeDocument/2006/relationships/image" Target="media/image95.wmf"/><Relationship Id="rId1666" Type="http://schemas.openxmlformats.org/officeDocument/2006/relationships/hyperlink" Target="file:///C:\Users\Merias\Documents\RAN1\TSGR1_92b-China\Docs\R1-1805252.zip" TargetMode="External"/><Relationship Id="rId1873" Type="http://schemas.openxmlformats.org/officeDocument/2006/relationships/hyperlink" Target="file:///C:\Users\Merias\Documents\RAN1\TSGR1_92b-China\Docs\R1-1804561.zip" TargetMode="External"/><Relationship Id="rId2717" Type="http://schemas.openxmlformats.org/officeDocument/2006/relationships/hyperlink" Target="http://portal.3gpp.org/desktopmodules/WorkItem/WorkItemDetails.aspx?workitemId=750167" TargetMode="External"/><Relationship Id="rId1319" Type="http://schemas.openxmlformats.org/officeDocument/2006/relationships/oleObject" Target="embeddings/oleObject150.bin"/><Relationship Id="rId1526" Type="http://schemas.openxmlformats.org/officeDocument/2006/relationships/hyperlink" Target="file:///C:\Users\Merias\Documents\RAN1\TSGR1_92b-China\Docs\R1-1804031.zip" TargetMode="External"/><Relationship Id="rId1733" Type="http://schemas.openxmlformats.org/officeDocument/2006/relationships/hyperlink" Target="file:///C:\Users\Merias\Documents\RAN1\TSGR1_92b-China\Docs\R1-1805081.zip" TargetMode="External"/><Relationship Id="rId1940" Type="http://schemas.openxmlformats.org/officeDocument/2006/relationships/hyperlink" Target="file:///C:\Users\Merias\Documents\RAN1\TSGR1_92b-China\Docs\R1-1804736.zip" TargetMode="External"/><Relationship Id="rId25" Type="http://schemas.openxmlformats.org/officeDocument/2006/relationships/hyperlink" Target="file:///C:\Users\Merias\Documents\RAN1\TSGR1_92b-China\Docs\R1-1803575.zip" TargetMode="External"/><Relationship Id="rId1800" Type="http://schemas.openxmlformats.org/officeDocument/2006/relationships/image" Target="media/image177.wmf"/><Relationship Id="rId174" Type="http://schemas.openxmlformats.org/officeDocument/2006/relationships/hyperlink" Target="file:///C:\Users\Merias\Documents\RAN1\TSGR1_92b-China\Docs\R1-1804871.zip" TargetMode="External"/><Relationship Id="rId381" Type="http://schemas.openxmlformats.org/officeDocument/2006/relationships/hyperlink" Target="file:///C:\Users\Merias\Documents\RAN1\TSGR1_92b-China\Docs\R1-1804636.zip" TargetMode="External"/><Relationship Id="rId2062" Type="http://schemas.openxmlformats.org/officeDocument/2006/relationships/hyperlink" Target="file:///C:\Users\Merias\Documents\RAN1\TSGR1_92b-China\Docs\R1-1803944.zip" TargetMode="External"/><Relationship Id="rId241" Type="http://schemas.openxmlformats.org/officeDocument/2006/relationships/hyperlink" Target="file:///C:\Users\Merias\Documents\RAN1\TSGR1_92b-China\Docs\R1-1804410.zip" TargetMode="External"/><Relationship Id="rId479" Type="http://schemas.openxmlformats.org/officeDocument/2006/relationships/hyperlink" Target="file:///C:\Users\Merias\Documents\RAN1\TSGR1_92b-China\Docs\R1-1804126.zip" TargetMode="External"/><Relationship Id="rId686" Type="http://schemas.openxmlformats.org/officeDocument/2006/relationships/hyperlink" Target="file:///C:\Users\Merias\Documents\RAN1\TSGR1_92b-China\Docs\R1-1805212.zip" TargetMode="External"/><Relationship Id="rId893" Type="http://schemas.openxmlformats.org/officeDocument/2006/relationships/hyperlink" Target="file:///C:\Users\Merias\Documents\RAN1\TSGR1_92b-China\Docs\R1-1805222.zip" TargetMode="External"/><Relationship Id="rId2367" Type="http://schemas.openxmlformats.org/officeDocument/2006/relationships/hyperlink" Target="file:///C:\Users\Merias\Documents\RAN1\TSGR1_92b-China\Docs\R1-1805010.zip" TargetMode="External"/><Relationship Id="rId2574" Type="http://schemas.openxmlformats.org/officeDocument/2006/relationships/hyperlink" Target="http://www.3gpp.org/ftp/TSG_RAN/WG1_RL1/TSGR1_92b/Docs/R1-1805717.zip" TargetMode="External"/><Relationship Id="rId339" Type="http://schemas.openxmlformats.org/officeDocument/2006/relationships/image" Target="media/image9.wmf"/><Relationship Id="rId546" Type="http://schemas.openxmlformats.org/officeDocument/2006/relationships/hyperlink" Target="file:///C:\Users\Merias\Documents\RAN1\TSGR1_92b-China\Docs\R1-1804179.zip" TargetMode="External"/><Relationship Id="rId753" Type="http://schemas.openxmlformats.org/officeDocument/2006/relationships/image" Target="media/image42.wmf"/><Relationship Id="rId1176" Type="http://schemas.openxmlformats.org/officeDocument/2006/relationships/hyperlink" Target="file:///C:\Users\Merias\Documents\RAN1\TSGR1_92b-China\Docs\R1-1804718.zip" TargetMode="External"/><Relationship Id="rId1383" Type="http://schemas.openxmlformats.org/officeDocument/2006/relationships/hyperlink" Target="file:///C:\Users\Merias\Documents\RAN1\TSGR1_92b-China\Docs\R1-1805109.zip" TargetMode="External"/><Relationship Id="rId2227" Type="http://schemas.openxmlformats.org/officeDocument/2006/relationships/hyperlink" Target="file:///C:\Users\Merias\Documents\RAN1\TSGR1_92b-China\Docs\R1-1804108.zip" TargetMode="External"/><Relationship Id="rId2434" Type="http://schemas.openxmlformats.org/officeDocument/2006/relationships/hyperlink" Target="file:///C:\Users\Merias\Documents\RAN1\TSGR1_92b-China\Docs\R1-1805673.zip" TargetMode="External"/><Relationship Id="rId101" Type="http://schemas.openxmlformats.org/officeDocument/2006/relationships/hyperlink" Target="file:///C:\Users\Merias\Documents\RAN1\TSGR1_92b-China\Docs\R1-1805329.zip" TargetMode="External"/><Relationship Id="rId406" Type="http://schemas.openxmlformats.org/officeDocument/2006/relationships/hyperlink" Target="file:///C:\Users\Merias\Documents\RAN1\TSGR1_92b-China\Docs\R1-1804119.zip" TargetMode="External"/><Relationship Id="rId960" Type="http://schemas.openxmlformats.org/officeDocument/2006/relationships/oleObject" Target="embeddings/oleObject18.bin"/><Relationship Id="rId1036" Type="http://schemas.openxmlformats.org/officeDocument/2006/relationships/hyperlink" Target="file:///C:\Users\Merias\Documents\RAN1\TSGR1_92b-China\Docs\R1-1804072.zip" TargetMode="External"/><Relationship Id="rId1243" Type="http://schemas.openxmlformats.org/officeDocument/2006/relationships/oleObject" Target="embeddings/oleObject83.bin"/><Relationship Id="rId1590" Type="http://schemas.openxmlformats.org/officeDocument/2006/relationships/hyperlink" Target="file:///C:\Users\Merias\Documents\RAN1\TSGR1_92b-China\Docs\R1-1805182.zip" TargetMode="External"/><Relationship Id="rId1688" Type="http://schemas.openxmlformats.org/officeDocument/2006/relationships/hyperlink" Target="file:///C:\Users\Merias\Documents\RAN1\TSGR1_92b-China\Docs\R1-1804427.zip" TargetMode="External"/><Relationship Id="rId1895" Type="http://schemas.openxmlformats.org/officeDocument/2006/relationships/hyperlink" Target="file:///C:\Users\Merias\Documents\RAN1\TSGR1_92b-China\Docs\R1-1805059.zip" TargetMode="External"/><Relationship Id="rId2641" Type="http://schemas.openxmlformats.org/officeDocument/2006/relationships/hyperlink" Target="http://www.3gpp.org/ftp/TSG_RAN/WG1_RL1/TSGR1_92b/Docs/R1-1803576.zip" TargetMode="External"/><Relationship Id="rId2739" Type="http://schemas.openxmlformats.org/officeDocument/2006/relationships/hyperlink" Target="http://www.3gpp.org/ftp/TSG_RAN/WG1_RL1/TSGR1_92b/Docs/R1-1805523.zip" TargetMode="External"/><Relationship Id="rId613" Type="http://schemas.openxmlformats.org/officeDocument/2006/relationships/hyperlink" Target="file:///C:\Users\Merias\Documents\RAN1\TSGR1_92b-China\Docs\R1-1804271.zip" TargetMode="External"/><Relationship Id="rId820" Type="http://schemas.openxmlformats.org/officeDocument/2006/relationships/hyperlink" Target="file:///C:\Users\Merias\Documents\RAN1\TSGR1_92b-China\Docs\R1-1805577.zip" TargetMode="External"/><Relationship Id="rId918" Type="http://schemas.openxmlformats.org/officeDocument/2006/relationships/hyperlink" Target="file:///C:\Users\Merias\Documents\RAN1\TSGR1_92b-China\Docs\R1-1803703.zip" TargetMode="External"/><Relationship Id="rId1450" Type="http://schemas.openxmlformats.org/officeDocument/2006/relationships/hyperlink" Target="file:///C:\Users\Merias\Documents\RAN1\TSGR1_92b-China\Docs\R1-1805625.zip" TargetMode="External"/><Relationship Id="rId1548" Type="http://schemas.openxmlformats.org/officeDocument/2006/relationships/hyperlink" Target="file:///C:\Users\Merias\Documents\RAN1\TSGR1_92b-China\Docs\R1-1803792.zip" TargetMode="External"/><Relationship Id="rId1755" Type="http://schemas.openxmlformats.org/officeDocument/2006/relationships/image" Target="media/image162.wmf"/><Relationship Id="rId2501" Type="http://schemas.openxmlformats.org/officeDocument/2006/relationships/hyperlink" Target="../Docs/R1-1804111.zip" TargetMode="External"/><Relationship Id="rId1103" Type="http://schemas.openxmlformats.org/officeDocument/2006/relationships/hyperlink" Target="file:///C:\Users\Merias\Documents\RAN1\TSGR1_92b-China\Docs\R1-1804974.zip" TargetMode="External"/><Relationship Id="rId1310" Type="http://schemas.openxmlformats.org/officeDocument/2006/relationships/oleObject" Target="embeddings/oleObject141.bin"/><Relationship Id="rId1408" Type="http://schemas.openxmlformats.org/officeDocument/2006/relationships/hyperlink" Target="file:///C:\Users\Merias\Documents\RAN1\TSGR1_92b-China\Docs\R1-1804076.zip" TargetMode="External"/><Relationship Id="rId1962" Type="http://schemas.openxmlformats.org/officeDocument/2006/relationships/hyperlink" Target="file:///C:\Users\Merias\Documents\RAN1\TSGR1_92b-China\Docs\R1-1804449.zip" TargetMode="External"/><Relationship Id="rId47" Type="http://schemas.openxmlformats.org/officeDocument/2006/relationships/hyperlink" Target="file:///C:\Users\Merias\Documents\RAN1\TSGR1_92b-China\Docs\R1-1803581.zip" TargetMode="External"/><Relationship Id="rId1615" Type="http://schemas.openxmlformats.org/officeDocument/2006/relationships/hyperlink" Target="file:///C:\Users\Merias\Documents\RAN1\TSGR1_92b-China\Docs\R1-1805615.zip" TargetMode="External"/><Relationship Id="rId1822" Type="http://schemas.openxmlformats.org/officeDocument/2006/relationships/hyperlink" Target="file:///C:\Users\Merias\Documents\RAN1\TSGR1_92b-China\Docs\R1-1804309.zip" TargetMode="External"/><Relationship Id="rId196" Type="http://schemas.openxmlformats.org/officeDocument/2006/relationships/hyperlink" Target="file:///C:\Users\Merias\Documents\RAN1\TSGR1_92b-China\Docs\R1-1803714.zip" TargetMode="External"/><Relationship Id="rId2084" Type="http://schemas.openxmlformats.org/officeDocument/2006/relationships/hyperlink" Target="file:///C:\Users\Merias\Documents\RAN1\TSGR1_92b-China\Docs\R1-1803698.zip" TargetMode="External"/><Relationship Id="rId2291" Type="http://schemas.openxmlformats.org/officeDocument/2006/relationships/oleObject" Target="embeddings/oleObject247.bin"/><Relationship Id="rId263" Type="http://schemas.openxmlformats.org/officeDocument/2006/relationships/hyperlink" Target="file:///C:\Users\Merias\Documents\RAN1\TSGR1_92b-China\Docs\R1-1805335.zip" TargetMode="External"/><Relationship Id="rId470" Type="http://schemas.openxmlformats.org/officeDocument/2006/relationships/hyperlink" Target="file:///C:\Users\Merias\Documents\RAN1\TSGR1_92b-China\Docs\R1-1803888.zip" TargetMode="External"/><Relationship Id="rId2151" Type="http://schemas.openxmlformats.org/officeDocument/2006/relationships/hyperlink" Target="../../Docs/R1-1803697.zip" TargetMode="External"/><Relationship Id="rId2389" Type="http://schemas.openxmlformats.org/officeDocument/2006/relationships/hyperlink" Target="file:///C:\Users\Merias\Documents\RAN1\TSGR1_92b-China\Docs\R1-1804831.zip" TargetMode="External"/><Relationship Id="rId2596" Type="http://schemas.openxmlformats.org/officeDocument/2006/relationships/hyperlink" Target="http://portal.3gpp.org/desktopmodules/WorkItem/WorkItemDetails.aspx?workitemId=750167" TargetMode="External"/><Relationship Id="rId123" Type="http://schemas.openxmlformats.org/officeDocument/2006/relationships/hyperlink" Target="file:///C:\Users\Merias\Documents\RAN1\TSGR1_92b-China\Docs\R1-1805576.zip" TargetMode="External"/><Relationship Id="rId330" Type="http://schemas.openxmlformats.org/officeDocument/2006/relationships/hyperlink" Target="file:///C:\Users\Merias\Documents\RAN1\TSGR1_92b-China\Docs\R1-1804511.zip" TargetMode="External"/><Relationship Id="rId568" Type="http://schemas.openxmlformats.org/officeDocument/2006/relationships/hyperlink" Target="file:///C:\Users\Merias\Documents\RAN1\TSGR1_92b-China\Docs\R1-1805345.zip" TargetMode="External"/><Relationship Id="rId775" Type="http://schemas.openxmlformats.org/officeDocument/2006/relationships/hyperlink" Target="file:///C:\Users\Merias\Documents\RAN1\TSGR1_92b-China\Docs\R1-1805653.zip" TargetMode="External"/><Relationship Id="rId982" Type="http://schemas.openxmlformats.org/officeDocument/2006/relationships/hyperlink" Target="file:///C:\Users\Merias\Documents\RAN1\TSGR1_92b-China\Docs\R1-1804356.zip" TargetMode="External"/><Relationship Id="rId1198" Type="http://schemas.openxmlformats.org/officeDocument/2006/relationships/oleObject" Target="embeddings/oleObject68.bin"/><Relationship Id="rId2011" Type="http://schemas.openxmlformats.org/officeDocument/2006/relationships/hyperlink" Target="file:///C:\Users\Merias\Documents\RAN1\TSGR1_92b-China\Docs\R1-1805630.zip" TargetMode="External"/><Relationship Id="rId2249" Type="http://schemas.openxmlformats.org/officeDocument/2006/relationships/hyperlink" Target="file:///C:\Users\Merias\Documents\RAN1\TSGR1_92b-China\Docs\R1-1805256.zip" TargetMode="External"/><Relationship Id="rId2456" Type="http://schemas.openxmlformats.org/officeDocument/2006/relationships/hyperlink" Target="file:///C:\Users\Merias\Documents\RAN1\TSGR1_92b-China\Docs\R1-1804836.zip" TargetMode="External"/><Relationship Id="rId2663" Type="http://schemas.openxmlformats.org/officeDocument/2006/relationships/hyperlink" Target="http://portal.3gpp.org/desktopmodules/Release/ReleaseDetails.aspx?releaseId=190" TargetMode="External"/><Relationship Id="rId428" Type="http://schemas.openxmlformats.org/officeDocument/2006/relationships/hyperlink" Target="file:///C:\Users\Merias\Documents\RAN1\TSGR1_92b-China\Docs\R1-1804693.zip" TargetMode="External"/><Relationship Id="rId635" Type="http://schemas.openxmlformats.org/officeDocument/2006/relationships/hyperlink" Target="file:///C:\Users\Merias\Documents\RAN1\TSGR1_92b-China\Docs\R1-1804933.zip" TargetMode="External"/><Relationship Id="rId842" Type="http://schemas.openxmlformats.org/officeDocument/2006/relationships/hyperlink" Target="file:///C:\Users\Merias\Documents\RAN1\TSGR1_92b-China\Docs\R1-1804538.zip" TargetMode="External"/><Relationship Id="rId1058" Type="http://schemas.openxmlformats.org/officeDocument/2006/relationships/oleObject" Target="embeddings/oleObject55.bin"/><Relationship Id="rId1265" Type="http://schemas.openxmlformats.org/officeDocument/2006/relationships/oleObject" Target="embeddings/oleObject99.bin"/><Relationship Id="rId1472" Type="http://schemas.openxmlformats.org/officeDocument/2006/relationships/hyperlink" Target="file:///C:\Users\Merias\Documents\RAN1\TSGR1_92b-China\Docs\R1-1804232.zip" TargetMode="External"/><Relationship Id="rId2109" Type="http://schemas.openxmlformats.org/officeDocument/2006/relationships/hyperlink" Target="file:///C:\Users\Merias\Documents\RAN1\TSGR1_92b-China\Docs\R1-1804297.zip" TargetMode="External"/><Relationship Id="rId2316" Type="http://schemas.openxmlformats.org/officeDocument/2006/relationships/hyperlink" Target="file:///C:\Users\Merias\Documents\RAN1\TSGR1_92b-China\Docs\R1-1804109.zip" TargetMode="External"/><Relationship Id="rId2523" Type="http://schemas.openxmlformats.org/officeDocument/2006/relationships/hyperlink" Target="../Docs/R1-1805503.zip" TargetMode="External"/><Relationship Id="rId2730" Type="http://schemas.openxmlformats.org/officeDocument/2006/relationships/hyperlink" Target="http://www.3gpp.org/ftp/TSG_RAN/WG1_RL1/TSGR1_92b/Docs/R1-1805264.zip" TargetMode="External"/><Relationship Id="rId702" Type="http://schemas.openxmlformats.org/officeDocument/2006/relationships/hyperlink" Target="file:///C:\Users\Merias\Documents\RAN1\TSGR1_92b-China\Docs\R1-1803865.zip" TargetMode="External"/><Relationship Id="rId1125" Type="http://schemas.openxmlformats.org/officeDocument/2006/relationships/hyperlink" Target="file:///C:\Users\Merias\Documents\RAN1\TSGR1_92b-China\Docs\R1-1805730.zip" TargetMode="External"/><Relationship Id="rId1332" Type="http://schemas.openxmlformats.org/officeDocument/2006/relationships/oleObject" Target="embeddings/oleObject163.bin"/><Relationship Id="rId1777" Type="http://schemas.openxmlformats.org/officeDocument/2006/relationships/hyperlink" Target="file:///C:\Users\Merias\Documents\RAN1\TSGR1_92b-China\Docs\R1-1803938.zip" TargetMode="External"/><Relationship Id="rId1984" Type="http://schemas.openxmlformats.org/officeDocument/2006/relationships/hyperlink" Target="file:///C:\Users\Merias\Documents\RAN1\TSGR1_92b-China\Docs\R1-1805207.zip" TargetMode="External"/><Relationship Id="rId69" Type="http://schemas.openxmlformats.org/officeDocument/2006/relationships/hyperlink" Target="file:///C:\Users\Merias\Documents\RAN1\TSGR1_92b-China\Docs\R1-1803605.zip" TargetMode="External"/><Relationship Id="rId1637" Type="http://schemas.openxmlformats.org/officeDocument/2006/relationships/hyperlink" Target="file:///C:\Users\Merias\Documents\RAN1\TSGR1_92b-China\Docs\R1-1804882.zip" TargetMode="External"/><Relationship Id="rId1844" Type="http://schemas.openxmlformats.org/officeDocument/2006/relationships/oleObject" Target="embeddings/oleObject236.bin"/><Relationship Id="rId1704" Type="http://schemas.openxmlformats.org/officeDocument/2006/relationships/hyperlink" Target="file:///C:\Users\Merias\Documents\RAN1\TSGR1_92b-China\Docs\R1-1804082.zip" TargetMode="External"/><Relationship Id="rId285" Type="http://schemas.openxmlformats.org/officeDocument/2006/relationships/hyperlink" Target="file:///C:\Users\Merias\Documents\RAN1\TSGR1_92b-China\Docs\R1-1805153.zip" TargetMode="External"/><Relationship Id="rId1911" Type="http://schemas.openxmlformats.org/officeDocument/2006/relationships/hyperlink" Target="file:///C:\Users\Merias\Documents\RAN1\TSGR1_92b-China\Docs\R1-1804383.zip" TargetMode="External"/><Relationship Id="rId492" Type="http://schemas.openxmlformats.org/officeDocument/2006/relationships/hyperlink" Target="file:///C:\Users\Merias\Documents\RAN1\TSGR1_92b-China\Docs\R1-1804186.zip" TargetMode="External"/><Relationship Id="rId797" Type="http://schemas.openxmlformats.org/officeDocument/2006/relationships/hyperlink" Target="file:///C:\Users\Merias\Documents\RAN1\TSGR1_92b-China\Docs\R1-1805217.zip" TargetMode="External"/><Relationship Id="rId2173" Type="http://schemas.openxmlformats.org/officeDocument/2006/relationships/hyperlink" Target="file:///C:\Users\Merias\Documents\RAN1\TSGR1_92b-China\Docs\R1-1803615.zip" TargetMode="External"/><Relationship Id="rId2380" Type="http://schemas.openxmlformats.org/officeDocument/2006/relationships/hyperlink" Target="file:///C:\Users\Merias\Documents\RAN1\TSGR1_92b-China\Docs\R1-1804277.zip" TargetMode="External"/><Relationship Id="rId2478" Type="http://schemas.openxmlformats.org/officeDocument/2006/relationships/hyperlink" Target="../Docs/R1-1803685.zip" TargetMode="External"/><Relationship Id="rId145" Type="http://schemas.openxmlformats.org/officeDocument/2006/relationships/hyperlink" Target="file:///C:\Users\Merias\Documents\RAN1\TSGR1_92b-China\Docs\R1-1805296.zip" TargetMode="External"/><Relationship Id="rId352" Type="http://schemas.openxmlformats.org/officeDocument/2006/relationships/hyperlink" Target="file:///C:\Users\Merias\Documents\RAN1\TSGR1_92b-China\Docs\R1-1803726.zip" TargetMode="External"/><Relationship Id="rId1287" Type="http://schemas.openxmlformats.org/officeDocument/2006/relationships/oleObject" Target="embeddings/oleObject119.bin"/><Relationship Id="rId2033" Type="http://schemas.openxmlformats.org/officeDocument/2006/relationships/hyperlink" Target="file:///C:\Users\Merias\Documents\RAN1\TSGR1_92b-China\Docs\R1-1805683.zip" TargetMode="External"/><Relationship Id="rId2240" Type="http://schemas.openxmlformats.org/officeDocument/2006/relationships/hyperlink" Target="file:///C:\Users\Merias\Documents\RAN1\TSGR1_92b-China\Docs\R1-1804576.zip" TargetMode="External"/><Relationship Id="rId2685" Type="http://schemas.openxmlformats.org/officeDocument/2006/relationships/hyperlink" Target="http://portal.3gpp.org/desktopmodules/WorkItem/WorkItemDetails.aspx?workitemId=750044" TargetMode="External"/><Relationship Id="rId212" Type="http://schemas.openxmlformats.org/officeDocument/2006/relationships/hyperlink" Target="file:///C:\Users\Merias\Documents\RAN1\TSGR1_92b-China\Docs\R1-1804903.zip" TargetMode="External"/><Relationship Id="rId657" Type="http://schemas.openxmlformats.org/officeDocument/2006/relationships/hyperlink" Target="file:///C:\Users\Merias\Documents\RAN1\TSGR1_92b-China\Docs\R1-1803889.zip" TargetMode="External"/><Relationship Id="rId864" Type="http://schemas.openxmlformats.org/officeDocument/2006/relationships/hyperlink" Target="file:///C:\Users\Merias\Documents\RAN1\TSGR1_92b-China\Docs\R1-1804539.zip" TargetMode="External"/><Relationship Id="rId1494" Type="http://schemas.openxmlformats.org/officeDocument/2006/relationships/hyperlink" Target="file:///C:\Users\Merias\Documents\RAN1\TSGR1_92b-China\Docs\R1-1804282.zip" TargetMode="External"/><Relationship Id="rId1799" Type="http://schemas.openxmlformats.org/officeDocument/2006/relationships/oleObject" Target="embeddings/oleObject230.bin"/><Relationship Id="rId2100" Type="http://schemas.openxmlformats.org/officeDocument/2006/relationships/hyperlink" Target="file:///C:\Users\Merias\Documents\RAN1\TSGR1_92b-China\Docs\R1-1804081.zip" TargetMode="External"/><Relationship Id="rId2338" Type="http://schemas.openxmlformats.org/officeDocument/2006/relationships/hyperlink" Target="file:///C:\Users\Merias\Documents\RAN1\TSGR1_92b-China\Docs\R1-1804403.zip" TargetMode="External"/><Relationship Id="rId2545" Type="http://schemas.openxmlformats.org/officeDocument/2006/relationships/hyperlink" Target="http://www.3gpp.org/ftp/TSG_RAN/WG1_RL1/TSGR1_92b/Docs/R1-1805402.zip" TargetMode="External"/><Relationship Id="rId2752" Type="http://schemas.openxmlformats.org/officeDocument/2006/relationships/hyperlink" Target="../Docs/R1-1805768.zip" TargetMode="External"/><Relationship Id="rId517" Type="http://schemas.openxmlformats.org/officeDocument/2006/relationships/hyperlink" Target="file:///C:\Users\Merias\Documents\RAN1\TSGR1_92b-China\Docs\R1-1804920.zip" TargetMode="External"/><Relationship Id="rId724" Type="http://schemas.openxmlformats.org/officeDocument/2006/relationships/hyperlink" Target="file:///C:\Users\Merias\Documents\RAN1\TSGR1_92b-China\Docs\R1-1804501.zip" TargetMode="External"/><Relationship Id="rId931" Type="http://schemas.openxmlformats.org/officeDocument/2006/relationships/oleObject" Target="embeddings/oleObject7.bin"/><Relationship Id="rId1147" Type="http://schemas.openxmlformats.org/officeDocument/2006/relationships/hyperlink" Target="../Docs/R1-1805675.zip" TargetMode="External"/><Relationship Id="rId1354" Type="http://schemas.openxmlformats.org/officeDocument/2006/relationships/oleObject" Target="embeddings/oleObject185.bin"/><Relationship Id="rId1561" Type="http://schemas.openxmlformats.org/officeDocument/2006/relationships/hyperlink" Target="file:///C:\Users\Merias\Documents\RAN1\TSGR1_92b-China\Docs\R1-1805601.zip" TargetMode="External"/><Relationship Id="rId2405" Type="http://schemas.openxmlformats.org/officeDocument/2006/relationships/hyperlink" Target="file:///C:\Users\Merias\Documents\RAN1\TSGR1_92b-China\Docs\R1-1804231.zip" TargetMode="External"/><Relationship Id="rId2612" Type="http://schemas.openxmlformats.org/officeDocument/2006/relationships/hyperlink" Target="http://portal.3gpp.org/desktopmodules/Release/ReleaseDetails.aspx?releaseId=190" TargetMode="External"/><Relationship Id="rId60" Type="http://schemas.openxmlformats.org/officeDocument/2006/relationships/hyperlink" Target="file:///C:\Users\Merias\Documents\RAN1\TSGR1_92b-China\Docs\R1-1805523.zip" TargetMode="External"/><Relationship Id="rId1007" Type="http://schemas.openxmlformats.org/officeDocument/2006/relationships/oleObject" Target="embeddings/oleObject32.bin"/><Relationship Id="rId1214" Type="http://schemas.openxmlformats.org/officeDocument/2006/relationships/hyperlink" Target="file:///C:\Users\Merias\Documents\RAN1\TSGR1_92b-China\Docs\R1-1805611.zip" TargetMode="External"/><Relationship Id="rId1421" Type="http://schemas.openxmlformats.org/officeDocument/2006/relationships/hyperlink" Target="file:///C:\Users\Merias\Documents\RAN1\TSGR1_92b-China\Docs\R1-1805110.zip" TargetMode="External"/><Relationship Id="rId1659" Type="http://schemas.openxmlformats.org/officeDocument/2006/relationships/hyperlink" Target="file:///C:\Users\Merias\Documents\RAN1\TSGR1_92b-China\Docs\R1-1804482.zip" TargetMode="External"/><Relationship Id="rId1866" Type="http://schemas.openxmlformats.org/officeDocument/2006/relationships/hyperlink" Target="file:///C:\Users\Merias\Documents\RAN1\TSGR1_92b-China\Docs\R1-1803840.zip" TargetMode="External"/><Relationship Id="rId1519" Type="http://schemas.openxmlformats.org/officeDocument/2006/relationships/hyperlink" Target="file:///C:\Users\Merias\Documents\RAN1\TSGR1_92b-China\Docs\R1-1805177.zip" TargetMode="External"/><Relationship Id="rId1726" Type="http://schemas.openxmlformats.org/officeDocument/2006/relationships/hyperlink" Target="file:///C:\Users\Merias\Documents\RAN1\TSGR1_92b-China\Docs\R1-1804312.zip" TargetMode="External"/><Relationship Id="rId1933" Type="http://schemas.openxmlformats.org/officeDocument/2006/relationships/hyperlink" Target="file:///C:\Users\Merias\Documents\RAN1\TSGR1_92b-China\Docs\R1-1803916.zip" TargetMode="External"/><Relationship Id="rId18" Type="http://schemas.openxmlformats.org/officeDocument/2006/relationships/hyperlink" Target="file:///C:\Users\Merias\Documents\RAN1\TSGR1_92b-China\Docs\R1-1803573.zip" TargetMode="External"/><Relationship Id="rId2195" Type="http://schemas.openxmlformats.org/officeDocument/2006/relationships/image" Target="media/image214.png"/><Relationship Id="rId167" Type="http://schemas.openxmlformats.org/officeDocument/2006/relationships/hyperlink" Target="file:///C:\Users\Merias\Documents\RAN1\TSGR1_92b-China\Docs\R1-1805146.zip" TargetMode="External"/><Relationship Id="rId374" Type="http://schemas.openxmlformats.org/officeDocument/2006/relationships/hyperlink" Target="file:///C:\Users\Merias\Documents\RAN1\TSGR1_92b-China\Docs\R1-1804127.zip" TargetMode="External"/><Relationship Id="rId581" Type="http://schemas.openxmlformats.org/officeDocument/2006/relationships/hyperlink" Target="file:///C:\Users\Merias\Documents\RAN1\TSGR1_92b-China\Docs\R1-1804526.zip" TargetMode="External"/><Relationship Id="rId2055" Type="http://schemas.openxmlformats.org/officeDocument/2006/relationships/hyperlink" Target="file:///C:\Users\Merias\Documents\RAN1\TSGR1_92b-China\Docs\R1-1805629.zip" TargetMode="External"/><Relationship Id="rId2262" Type="http://schemas.openxmlformats.org/officeDocument/2006/relationships/hyperlink" Target="file:///C:\Users\Merias\Documents\RAN1\TSGR1_92b-China\Docs\R1-1805581.zip" TargetMode="External"/><Relationship Id="rId234" Type="http://schemas.openxmlformats.org/officeDocument/2006/relationships/hyperlink" Target="file:///C:\Users\Merias\Documents\RAN1\TSGR1_92b-China\Docs\R1-1805117.zip" TargetMode="External"/><Relationship Id="rId679" Type="http://schemas.openxmlformats.org/officeDocument/2006/relationships/hyperlink" Target="file:///C:\Users\Merias\Documents\RAN1\TSGR1_92b-China\Docs\R1-1804134.zip" TargetMode="External"/><Relationship Id="rId886" Type="http://schemas.openxmlformats.org/officeDocument/2006/relationships/hyperlink" Target="file:///C:\Users\Merias\Documents\RAN1\TSGR1_92b-China\Docs\R1-1804041.zip" TargetMode="External"/><Relationship Id="rId2567" Type="http://schemas.openxmlformats.org/officeDocument/2006/relationships/hyperlink" Target="http://portal.3gpp.org/desktopmodules/WorkItem/WorkItemDetails.aspx?workitemId=750167" TargetMode="External"/><Relationship Id="rId2" Type="http://schemas.microsoft.com/office/2006/relationships/keyMapCustomizations" Target="customizations.xml"/><Relationship Id="rId441" Type="http://schemas.openxmlformats.org/officeDocument/2006/relationships/hyperlink" Target="file:///C:\Users\Merias\Documents\RAN1\TSGR1_92b-China\Docs\R1-1804604.zip" TargetMode="External"/><Relationship Id="rId539" Type="http://schemas.openxmlformats.org/officeDocument/2006/relationships/hyperlink" Target="file:///C:\Users\Merias\Documents\RAN1\TSGR1_92b-China\Docs\R1-1804523.zip" TargetMode="External"/><Relationship Id="rId746" Type="http://schemas.openxmlformats.org/officeDocument/2006/relationships/image" Target="media/image35.wmf"/><Relationship Id="rId1071" Type="http://schemas.openxmlformats.org/officeDocument/2006/relationships/hyperlink" Target="file:///C:\Users\Merias\Documents\RAN1\TSGR1_92b-China\Docs\R1-1804499.zip" TargetMode="External"/><Relationship Id="rId1169" Type="http://schemas.openxmlformats.org/officeDocument/2006/relationships/hyperlink" Target="file:///C:\Users\Merias\Documents\RAN1\TSGR1_92b-China\Docs\R1-1804085.zip" TargetMode="External"/><Relationship Id="rId1376" Type="http://schemas.openxmlformats.org/officeDocument/2006/relationships/hyperlink" Target="file:///C:\Users\Merias\Documents\RAN1\TSGR1_92b-China\Docs\R1-1804366.zip" TargetMode="External"/><Relationship Id="rId1583" Type="http://schemas.openxmlformats.org/officeDocument/2006/relationships/hyperlink" Target="file:///C:\Users\Merias\Documents\RAN1\TSGR1_92b-China\Docs\R1-1805241.zip" TargetMode="External"/><Relationship Id="rId2122" Type="http://schemas.openxmlformats.org/officeDocument/2006/relationships/image" Target="media/image199.emf"/><Relationship Id="rId2427" Type="http://schemas.openxmlformats.org/officeDocument/2006/relationships/hyperlink" Target="http://www.3gpp.org/ftp/tsg_ran/TSG_RAN/TSGR_78/Docs/RP-172290.zip" TargetMode="External"/><Relationship Id="rId301" Type="http://schemas.openxmlformats.org/officeDocument/2006/relationships/hyperlink" Target="file:///C:\Users\Merias\Documents\RAN1\TSGR1_92b-China\Docs\R1-1803721.zip" TargetMode="External"/><Relationship Id="rId953" Type="http://schemas.openxmlformats.org/officeDocument/2006/relationships/oleObject" Target="embeddings/oleObject14.bin"/><Relationship Id="rId1029" Type="http://schemas.openxmlformats.org/officeDocument/2006/relationships/oleObject" Target="embeddings/oleObject51.bin"/><Relationship Id="rId1236" Type="http://schemas.openxmlformats.org/officeDocument/2006/relationships/image" Target="media/image102.wmf"/><Relationship Id="rId1790" Type="http://schemas.openxmlformats.org/officeDocument/2006/relationships/image" Target="media/image172.wmf"/><Relationship Id="rId1888" Type="http://schemas.openxmlformats.org/officeDocument/2006/relationships/hyperlink" Target="file:///C:\Users\Merias\Documents\RAN1\TSGR1_92b-China\Docs\R1-1804208.zip" TargetMode="External"/><Relationship Id="rId2634" Type="http://schemas.openxmlformats.org/officeDocument/2006/relationships/hyperlink" Target="http://portal.3gpp.org/desktopmodules/Release/ReleaseDetails.aspx?releaseId=190" TargetMode="External"/><Relationship Id="rId82" Type="http://schemas.openxmlformats.org/officeDocument/2006/relationships/hyperlink" Target="file:///C:\Users\Merias\Documents\RAN1\TSGR1_92b-China\Docs\R1-1805301.zip" TargetMode="External"/><Relationship Id="rId606" Type="http://schemas.openxmlformats.org/officeDocument/2006/relationships/hyperlink" Target="file:///C:\Users\Merias\Documents\RAN1\TSGR1_92b-China\Docs\R1-1804529.zip" TargetMode="External"/><Relationship Id="rId813" Type="http://schemas.openxmlformats.org/officeDocument/2006/relationships/hyperlink" Target="file:///C:\Users\Merias\Documents\RAN1\TSGR1_92b-China\Docs\R1-1805138.zip" TargetMode="External"/><Relationship Id="rId1443" Type="http://schemas.openxmlformats.org/officeDocument/2006/relationships/image" Target="media/image135.wmf"/><Relationship Id="rId1650" Type="http://schemas.openxmlformats.org/officeDocument/2006/relationships/image" Target="media/image152.wmf"/><Relationship Id="rId1748" Type="http://schemas.openxmlformats.org/officeDocument/2006/relationships/oleObject" Target="embeddings/oleObject212.bin"/><Relationship Id="rId2701" Type="http://schemas.openxmlformats.org/officeDocument/2006/relationships/hyperlink" Target="http://www.3gpp.org/ftp/TSG_RAN/WG1_RL1/TSGR1_92b/Docs/R1-1803596.zip" TargetMode="External"/><Relationship Id="rId1303" Type="http://schemas.openxmlformats.org/officeDocument/2006/relationships/oleObject" Target="embeddings/oleObject134.bin"/><Relationship Id="rId1510" Type="http://schemas.openxmlformats.org/officeDocument/2006/relationships/hyperlink" Target="file:///C:\Users\Merias\Documents\RAN1\TSGR1_92b-China\Docs\R1-1805001.zip" TargetMode="External"/><Relationship Id="rId1955" Type="http://schemas.openxmlformats.org/officeDocument/2006/relationships/hyperlink" Target="file:///C:\Users\Merias\Documents\RAN1\TSGR1_92b-China\Docs\R1-1804737.zip" TargetMode="External"/><Relationship Id="rId1608" Type="http://schemas.openxmlformats.org/officeDocument/2006/relationships/hyperlink" Target="file:///C:\Users\Merias\Documents\RAN1\TSGR1_92b-China\Docs\R1-1804728.zip" TargetMode="External"/><Relationship Id="rId1815" Type="http://schemas.openxmlformats.org/officeDocument/2006/relationships/hyperlink" Target="file:///C:\Users\Merias\Documents\RAN1\TSGR1_92b-China\Docs\R1-1804086.zip" TargetMode="External"/><Relationship Id="rId189" Type="http://schemas.openxmlformats.org/officeDocument/2006/relationships/hyperlink" Target="file:///C:\Users\Merias\Documents\RAN1\TSGR1_92b-China\Docs\R1-1805406.zip" TargetMode="External"/><Relationship Id="rId396" Type="http://schemas.openxmlformats.org/officeDocument/2006/relationships/hyperlink" Target="file:///C:\Users\Merias\Documents\RAN1\TSGR1_92b-China\Docs\R1-1804323.zip" TargetMode="External"/><Relationship Id="rId2077" Type="http://schemas.openxmlformats.org/officeDocument/2006/relationships/hyperlink" Target="file:///C:\Users\Merias\Documents\RAN1\TSGR1_92b-China\Docs\R1-1804963.zip" TargetMode="External"/><Relationship Id="rId2284" Type="http://schemas.openxmlformats.org/officeDocument/2006/relationships/hyperlink" Target="file:///C:\Users\Merias\Documents\RAN1\TSGR1_92b-China\Docs\R1-1804578.zip" TargetMode="External"/><Relationship Id="rId2491" Type="http://schemas.openxmlformats.org/officeDocument/2006/relationships/hyperlink" Target="../Docs/R1-1803786.zip" TargetMode="External"/><Relationship Id="rId256" Type="http://schemas.openxmlformats.org/officeDocument/2006/relationships/hyperlink" Target="file:///C:\Users\Merias\Documents\RAN1\TSGR1_92b-China\Docs\R1-1804420.zip" TargetMode="External"/><Relationship Id="rId463" Type="http://schemas.openxmlformats.org/officeDocument/2006/relationships/hyperlink" Target="file:///C:\Users\Merias\Documents\RAN1\TSGR1_92b-China\Docs\R1-1804472.zip" TargetMode="External"/><Relationship Id="rId670" Type="http://schemas.openxmlformats.org/officeDocument/2006/relationships/hyperlink" Target="file:///C:\Users\Merias\Documents\RAN1\TSGR1_92b-China\Docs\R1-1805021.zip" TargetMode="External"/><Relationship Id="rId1093" Type="http://schemas.openxmlformats.org/officeDocument/2006/relationships/hyperlink" Target="file:///C:\Users\Merias\Documents\RAN1\TSGR1_92b-China\Docs\R1-1804035.zip" TargetMode="External"/><Relationship Id="rId2144" Type="http://schemas.openxmlformats.org/officeDocument/2006/relationships/hyperlink" Target="../../Docs/R1-1805083.zip" TargetMode="External"/><Relationship Id="rId2351" Type="http://schemas.openxmlformats.org/officeDocument/2006/relationships/hyperlink" Target="file:///C:\Users\Merias\Documents\RAN1\TSGR1_92b-China\Docs\R1-1803779.zip" TargetMode="External"/><Relationship Id="rId2589" Type="http://schemas.openxmlformats.org/officeDocument/2006/relationships/hyperlink" Target="http://portal.3gpp.org/desktopmodules/Release/ReleaseDetails.aspx?releaseId=190" TargetMode="External"/><Relationship Id="rId116" Type="http://schemas.openxmlformats.org/officeDocument/2006/relationships/hyperlink" Target="file:///C:\Users\Merias\Documents\RAN1\TSGR1_92b-China\Docs\R1-1805401.zip" TargetMode="External"/><Relationship Id="rId323" Type="http://schemas.openxmlformats.org/officeDocument/2006/relationships/hyperlink" Target="file:///C:\Users\Merias\Documents\RAN1\TSGR1_92b-China\Docs\R1-1803724.zip" TargetMode="External"/><Relationship Id="rId530" Type="http://schemas.openxmlformats.org/officeDocument/2006/relationships/hyperlink" Target="file:///C:\Users\Merias\Documents\RAN1\TSGR1_92b-China\Docs\R1-1805132.zip" TargetMode="External"/><Relationship Id="rId768" Type="http://schemas.openxmlformats.org/officeDocument/2006/relationships/hyperlink" Target="file:///C:\Users\Merias\Documents\RAN1\TSGR1_92b-China\Docs\R1-1805216.zip" TargetMode="External"/><Relationship Id="rId975" Type="http://schemas.openxmlformats.org/officeDocument/2006/relationships/hyperlink" Target="file:///C:\Users\Merias\Documents\RAN1\TSGR1_92b-China\Docs\R1-1803633.zip" TargetMode="External"/><Relationship Id="rId1160" Type="http://schemas.openxmlformats.org/officeDocument/2006/relationships/hyperlink" Target="file:///C:\Users\Merias\Documents\RAN1\TSGR1_92b-China\Docs\R1-1804444.zip" TargetMode="External"/><Relationship Id="rId1398" Type="http://schemas.openxmlformats.org/officeDocument/2006/relationships/image" Target="media/image123.wmf"/><Relationship Id="rId2004" Type="http://schemas.openxmlformats.org/officeDocument/2006/relationships/hyperlink" Target="file:///C:\Users\Merias\Documents\RAN1\TSGR1_92b-China\Docs\R1-1804851.zip" TargetMode="External"/><Relationship Id="rId2211" Type="http://schemas.openxmlformats.org/officeDocument/2006/relationships/hyperlink" Target="file:///C:\Users\Merias\Documents\RAN1\TSGR1_92b-China\Docs\R1-1803617.zip" TargetMode="External"/><Relationship Id="rId2449" Type="http://schemas.openxmlformats.org/officeDocument/2006/relationships/hyperlink" Target="file:///C:\Users\Merias\Documents\RAN1\TSGR1_92b-China\Docs\R1-1805672.zip" TargetMode="External"/><Relationship Id="rId2656" Type="http://schemas.openxmlformats.org/officeDocument/2006/relationships/hyperlink" Target="http://www.3gpp.org/ftp/TSG_RAN/WG1_RL1/TSGR1_92b/Docs/R1-1803581.zip" TargetMode="External"/><Relationship Id="rId628" Type="http://schemas.openxmlformats.org/officeDocument/2006/relationships/hyperlink" Target="file:///C:\Users\Merias\Documents\RAN1\TSGR1_92b-China\Docs\R1-1803962.zip" TargetMode="External"/><Relationship Id="rId835" Type="http://schemas.openxmlformats.org/officeDocument/2006/relationships/oleObject" Target="embeddings/oleObject6.bin"/><Relationship Id="rId1258" Type="http://schemas.openxmlformats.org/officeDocument/2006/relationships/oleObject" Target="embeddings/oleObject93.bin"/><Relationship Id="rId1465" Type="http://schemas.openxmlformats.org/officeDocument/2006/relationships/hyperlink" Target="file:///C:\Users\Merias\Documents\RAN1\TSGR1_92b-China\Docs\R1-1805111.zip" TargetMode="External"/><Relationship Id="rId1672" Type="http://schemas.openxmlformats.org/officeDocument/2006/relationships/hyperlink" Target="file:///C:\Users\Merias\Documents\RAN1\TSGR1_92b-China\Docs\R1-1803756.zip" TargetMode="External"/><Relationship Id="rId2309" Type="http://schemas.openxmlformats.org/officeDocument/2006/relationships/hyperlink" Target="file:///C:\Users\Merias\Documents\RAN1\TSGR1_92b-China\Docs\R1-1805090.zip" TargetMode="External"/><Relationship Id="rId2516" Type="http://schemas.openxmlformats.org/officeDocument/2006/relationships/hyperlink" Target="../Docs/R1-1805232.zip" TargetMode="External"/><Relationship Id="rId2723" Type="http://schemas.openxmlformats.org/officeDocument/2006/relationships/hyperlink" Target="http://portal.3gpp.org/desktopmodules/WorkItem/WorkItemDetails.aspx?workitemId=750167" TargetMode="External"/><Relationship Id="rId1020" Type="http://schemas.openxmlformats.org/officeDocument/2006/relationships/oleObject" Target="embeddings/oleObject43.bin"/><Relationship Id="rId1118" Type="http://schemas.openxmlformats.org/officeDocument/2006/relationships/hyperlink" Target="file:///C:\Users\Merias\Documents\RAN1\TSGR1_92b-China\Docs\R1-1805689.zip" TargetMode="External"/><Relationship Id="rId1325" Type="http://schemas.openxmlformats.org/officeDocument/2006/relationships/oleObject" Target="embeddings/oleObject156.bin"/><Relationship Id="rId1532" Type="http://schemas.openxmlformats.org/officeDocument/2006/relationships/hyperlink" Target="file:///C:\Users\Merias\Documents\RAN1\TSGR1_92b-China\Docs\R1-1804551.zip" TargetMode="External"/><Relationship Id="rId1977" Type="http://schemas.openxmlformats.org/officeDocument/2006/relationships/hyperlink" Target="file:///C:\Users\Merias\Documents\RAN1\TSGR1_92b-China\Docs\R1-1804961.zip" TargetMode="External"/><Relationship Id="rId902" Type="http://schemas.openxmlformats.org/officeDocument/2006/relationships/hyperlink" Target="file:///C:\Users\Merias\Documents\RAN1\TSGR1_92b-China\Docs\R1-1803735.zip" TargetMode="External"/><Relationship Id="rId1837" Type="http://schemas.openxmlformats.org/officeDocument/2006/relationships/image" Target="media/image187.wmf"/><Relationship Id="rId31" Type="http://schemas.openxmlformats.org/officeDocument/2006/relationships/hyperlink" Target="file:///C:\Users\Merias\Documents\RAN1\TSGR1_92b-China\Docs\R1-1803590.zip" TargetMode="External"/><Relationship Id="rId2099" Type="http://schemas.openxmlformats.org/officeDocument/2006/relationships/hyperlink" Target="file:///C:\Users\Merias\Documents\RAN1\TSGR1_92b-China\Docs\R1-1803945.zip" TargetMode="External"/><Relationship Id="rId180" Type="http://schemas.openxmlformats.org/officeDocument/2006/relationships/hyperlink" Target="file:///C:\Users\Merias\Documents\RAN1\TSGR1_92b-China\Docs\R1-1805387.zip" TargetMode="External"/><Relationship Id="rId278" Type="http://schemas.openxmlformats.org/officeDocument/2006/relationships/hyperlink" Target="file:///C:\Users\Merias\Documents\RAN1\TSGR1_92b-China\Docs\R1-1804488.zip" TargetMode="External"/><Relationship Id="rId1904" Type="http://schemas.openxmlformats.org/officeDocument/2006/relationships/hyperlink" Target="file:///C:\Users\Merias\Documents\RAN1\TSGR1_92b-China\Docs\R1-1804563.zip" TargetMode="External"/><Relationship Id="rId485" Type="http://schemas.openxmlformats.org/officeDocument/2006/relationships/hyperlink" Target="file:///C:\Users\Merias\Documents\RAN1\TSGR1_92b-China\Docs\R1-1804148.zip" TargetMode="External"/><Relationship Id="rId692" Type="http://schemas.openxmlformats.org/officeDocument/2006/relationships/hyperlink" Target="file:///C:\Users\Merias\Documents\RAN1\TSGR1_92b-China\Docs\R1-1805278.zip" TargetMode="External"/><Relationship Id="rId2166" Type="http://schemas.openxmlformats.org/officeDocument/2006/relationships/hyperlink" Target="../../Docs/R1-1805089.zip" TargetMode="External"/><Relationship Id="rId2373" Type="http://schemas.openxmlformats.org/officeDocument/2006/relationships/hyperlink" Target="file:///C:\Users\Merias\Documents\RAN1\TSGR1_92b-China\Docs\R1-1803952.zip" TargetMode="External"/><Relationship Id="rId2580" Type="http://schemas.openxmlformats.org/officeDocument/2006/relationships/hyperlink" Target="http://www.3gpp.org/ftp/TSG_RAN/WG1_RL1/TSGR1_92b/Docs/R1-1805752.zip" TargetMode="External"/><Relationship Id="rId138" Type="http://schemas.openxmlformats.org/officeDocument/2006/relationships/hyperlink" Target="file:///C:\Users\Merias\Documents\RAN1\TSGR1_92b-China\Docs\R1-1805331.zip" TargetMode="External"/><Relationship Id="rId345" Type="http://schemas.openxmlformats.org/officeDocument/2006/relationships/hyperlink" Target="file:///C:\Users\Merias\Documents\RAN1\TSGR1_92b-China\Docs\R1-1804512.zip" TargetMode="External"/><Relationship Id="rId552" Type="http://schemas.openxmlformats.org/officeDocument/2006/relationships/hyperlink" Target="file:///C:\Users\Merias\Documents\RAN1\TSGR1_92b-China\Docs\R1-1803877.zip" TargetMode="External"/><Relationship Id="rId997" Type="http://schemas.openxmlformats.org/officeDocument/2006/relationships/oleObject" Target="embeddings/oleObject25.bin"/><Relationship Id="rId1182" Type="http://schemas.openxmlformats.org/officeDocument/2006/relationships/hyperlink" Target="file:///C:\Users\Merias\Documents\RAN1\TSGR1_92b-China\Docs\R1-1804980.zip" TargetMode="External"/><Relationship Id="rId2026" Type="http://schemas.openxmlformats.org/officeDocument/2006/relationships/hyperlink" Target="file:///C:\Users\Merias\Documents\RAN1\TSGR1_92b-China\Docs\R1-1805062.zip" TargetMode="External"/><Relationship Id="rId2233" Type="http://schemas.openxmlformats.org/officeDocument/2006/relationships/hyperlink" Target="file:///C:\Users\Merias\Documents\RAN1\TSGR1_92b-China\Docs\R1-1803668.zip" TargetMode="External"/><Relationship Id="rId2440" Type="http://schemas.openxmlformats.org/officeDocument/2006/relationships/hyperlink" Target="file:///C:\Users\Merias\Documents\RAN1\TSGR1_92b-China\Docs\R1-1804505.zip" TargetMode="External"/><Relationship Id="rId2678" Type="http://schemas.openxmlformats.org/officeDocument/2006/relationships/hyperlink" Target="http://portal.3gpp.org/desktopmodules/Release/ReleaseDetails.aspx?releaseId=190" TargetMode="External"/><Relationship Id="rId205" Type="http://schemas.openxmlformats.org/officeDocument/2006/relationships/image" Target="media/image3.wmf"/><Relationship Id="rId412" Type="http://schemas.openxmlformats.org/officeDocument/2006/relationships/hyperlink" Target="file:///C:\Users\Merias\Documents\RAN1\TSGR1_92b-China\Docs\R1-1804120.zip" TargetMode="External"/><Relationship Id="rId857" Type="http://schemas.openxmlformats.org/officeDocument/2006/relationships/hyperlink" Target="file:///C:\Users\Merias\Documents\RAN1\TSGR1_92b-China\Docs\R1-1803629.zip" TargetMode="External"/><Relationship Id="rId1042" Type="http://schemas.openxmlformats.org/officeDocument/2006/relationships/hyperlink" Target="file:///C:\Users\Merias\Documents\RAN1\TSGR1_92b-China\Docs\R1-1805661.zip" TargetMode="External"/><Relationship Id="rId1487" Type="http://schemas.openxmlformats.org/officeDocument/2006/relationships/hyperlink" Target="file:///C:\Users\Merias\Documents\RAN1\TSGR1_92b-China\Docs\R1-1803915.zip" TargetMode="External"/><Relationship Id="rId1694" Type="http://schemas.openxmlformats.org/officeDocument/2006/relationships/hyperlink" Target="file:///C:\Users\Merias\Documents\RAN1\TSGR1_92b-China\Docs\R1-1801324.zip" TargetMode="External"/><Relationship Id="rId2300" Type="http://schemas.openxmlformats.org/officeDocument/2006/relationships/hyperlink" Target="file:///C:\Users\Merias\Documents\RAN1\TSGR1_92b-China\Docs\R1-1804401.zip" TargetMode="External"/><Relationship Id="rId2538" Type="http://schemas.openxmlformats.org/officeDocument/2006/relationships/hyperlink" Target="http://portal.3gpp.org/desktopmodules/WorkItem/WorkItemDetails.aspx?workitemId=750033" TargetMode="External"/><Relationship Id="rId2745" Type="http://schemas.openxmlformats.org/officeDocument/2006/relationships/hyperlink" Target="http://www.3gpp.org/ftp/TSG_RAN/WG1_RL1/TSGR1_92b/Docs/R1-1805579.zip" TargetMode="External"/><Relationship Id="rId717" Type="http://schemas.openxmlformats.org/officeDocument/2006/relationships/hyperlink" Target="file:///C:\Users\Merias\Documents\RAN1\TSGR1_92b-China\Docs\R1-1803606.zip" TargetMode="External"/><Relationship Id="rId924" Type="http://schemas.openxmlformats.org/officeDocument/2006/relationships/hyperlink" Target="file:///C:\Users\Merias\Documents\RAN1\TSGR1_92b-China\Docs\R1-1805224.zip" TargetMode="External"/><Relationship Id="rId1347" Type="http://schemas.openxmlformats.org/officeDocument/2006/relationships/oleObject" Target="embeddings/oleObject178.bin"/><Relationship Id="rId1554" Type="http://schemas.openxmlformats.org/officeDocument/2006/relationships/hyperlink" Target="file:///C:\Users\Merias\Documents\RAN1\TSGR1_92b-China\Docs\R1-1804613.zip" TargetMode="External"/><Relationship Id="rId1761" Type="http://schemas.openxmlformats.org/officeDocument/2006/relationships/oleObject" Target="embeddings/oleObject219.bin"/><Relationship Id="rId1999" Type="http://schemas.openxmlformats.org/officeDocument/2006/relationships/hyperlink" Target="file:///C:\Users\Merias\Documents\RAN1\TSGR1_92b-China\Docs\R1-1804105.zip" TargetMode="External"/><Relationship Id="rId2605" Type="http://schemas.openxmlformats.org/officeDocument/2006/relationships/hyperlink" Target="http://portal.3gpp.org/desktopmodules/WorkItem/WorkItemDetails.aspx?workitemId=750167" TargetMode="External"/><Relationship Id="rId53" Type="http://schemas.openxmlformats.org/officeDocument/2006/relationships/hyperlink" Target="file:///C:\Users\Merias\Documents\RAN1\TSGR1_92b-China\Docs\R1-1804962.zip" TargetMode="External"/><Relationship Id="rId1207" Type="http://schemas.openxmlformats.org/officeDocument/2006/relationships/hyperlink" Target="file:///C:\Users\Merias\Documents\RAN1\TSGR1_92b-China\Docs\R1-1804197.zip" TargetMode="External"/><Relationship Id="rId1414" Type="http://schemas.openxmlformats.org/officeDocument/2006/relationships/hyperlink" Target="file:///C:\Users\Merias\Documents\RAN1\TSGR1_92b-China\Docs\R1-1804469.zip" TargetMode="External"/><Relationship Id="rId1621" Type="http://schemas.openxmlformats.org/officeDocument/2006/relationships/image" Target="media/image143.wmf"/><Relationship Id="rId1859" Type="http://schemas.openxmlformats.org/officeDocument/2006/relationships/hyperlink" Target="file:///C:\Users\Merias\Documents\RAN1\TSGR1_92b-China\Docs\R1-1805662.zip" TargetMode="External"/><Relationship Id="rId1719" Type="http://schemas.openxmlformats.org/officeDocument/2006/relationships/hyperlink" Target="file:///C:\Users\Merias\Documents\RAN1\TSGR1_92b-China\Docs\R1-1805687.zip" TargetMode="External"/><Relationship Id="rId1926" Type="http://schemas.openxmlformats.org/officeDocument/2006/relationships/hyperlink" Target="file:///C:\Users\Merias\Documents\RAN1\TSGR1_92b-China\Docs\R1-1805708.zip" TargetMode="External"/><Relationship Id="rId2090" Type="http://schemas.openxmlformats.org/officeDocument/2006/relationships/hyperlink" Target="file:///C:\Users\Merias\Documents\RAN1\TSGR1_92b-China\Docs\R1-1803926.zip" TargetMode="External"/><Relationship Id="rId2188" Type="http://schemas.openxmlformats.org/officeDocument/2006/relationships/hyperlink" Target="file:///C:\Users\Merias\Documents\RAN1\TSGR1_92b-China\Docs\R1-1804941.zip" TargetMode="External"/><Relationship Id="rId2395" Type="http://schemas.openxmlformats.org/officeDocument/2006/relationships/hyperlink" Target="file:///C:\Users\Merias\Documents\RAN1\TSGR1_92b-China\Docs\R1-1803677.zip" TargetMode="External"/><Relationship Id="rId367" Type="http://schemas.openxmlformats.org/officeDocument/2006/relationships/hyperlink" Target="file:///C:\Users\Merias\Documents\RAN1\TSGR1_92b-China\Docs\R1-1805392.zip" TargetMode="External"/><Relationship Id="rId574" Type="http://schemas.openxmlformats.org/officeDocument/2006/relationships/hyperlink" Target="file:///C:\Users\Merias\Documents\RAN1\TSGR1_92b-China\Docs\R1-1804525.zip" TargetMode="External"/><Relationship Id="rId2048" Type="http://schemas.openxmlformats.org/officeDocument/2006/relationships/hyperlink" Target="file:///C:\Users\Merias\Documents\RAN1\TSGR1_92b-China\Docs\R1-1804819.zip" TargetMode="External"/><Relationship Id="rId2255" Type="http://schemas.openxmlformats.org/officeDocument/2006/relationships/hyperlink" Target="file:///C:\Users\Merias\Documents\RAN1\TSGR1_92b-China\Docs\R1-1804468.zip" TargetMode="External"/><Relationship Id="rId227" Type="http://schemas.openxmlformats.org/officeDocument/2006/relationships/hyperlink" Target="file:///C:\Users\Merias\Documents\RAN1\TSGR1_92b-China\Docs\R1-1805160.zip" TargetMode="External"/><Relationship Id="rId781" Type="http://schemas.openxmlformats.org/officeDocument/2006/relationships/oleObject" Target="embeddings/oleObject1.bin"/><Relationship Id="rId879" Type="http://schemas.openxmlformats.org/officeDocument/2006/relationships/hyperlink" Target="file:///C:\Users\Merias\Documents\RAN1\TSGR1_92b-China\Docs\R1-1805717.zip" TargetMode="External"/><Relationship Id="rId2462" Type="http://schemas.openxmlformats.org/officeDocument/2006/relationships/hyperlink" Target="file:///C:\Users\Merias\Documents\RAN1\TSGR1_92b-China\Docs\R1-1804626.zip" TargetMode="External"/><Relationship Id="rId434" Type="http://schemas.openxmlformats.org/officeDocument/2006/relationships/hyperlink" Target="file:///C:\Users\Merias\Documents\RAN1\TSGR1_92b-China\Docs\R1-1803995.zip" TargetMode="External"/><Relationship Id="rId641" Type="http://schemas.openxmlformats.org/officeDocument/2006/relationships/hyperlink" Target="file:///C:\Users\Merias\Documents\RAN1\TSGR1_92b-China\Docs\R1-1804498.zip" TargetMode="External"/><Relationship Id="rId739" Type="http://schemas.openxmlformats.org/officeDocument/2006/relationships/image" Target="media/image28.wmf"/><Relationship Id="rId1064" Type="http://schemas.openxmlformats.org/officeDocument/2006/relationships/hyperlink" Target="file:///C:\Users\Merias\Documents\RAN1\TSGR1_92b-China\Docs\R1-1803743.zip" TargetMode="External"/><Relationship Id="rId1271" Type="http://schemas.openxmlformats.org/officeDocument/2006/relationships/oleObject" Target="embeddings/oleObject104.bin"/><Relationship Id="rId1369" Type="http://schemas.openxmlformats.org/officeDocument/2006/relationships/hyperlink" Target="file:///C:\Users\Merias\Documents\RAN1\TSGR1_92b-China\Docs\R1-1803747.zip" TargetMode="External"/><Relationship Id="rId1576" Type="http://schemas.openxmlformats.org/officeDocument/2006/relationships/hyperlink" Target="file:///C:\Users\Merias\Documents\RAN1\TSGR1_92b-China\Docs\R1-1804614.zip" TargetMode="External"/><Relationship Id="rId2115" Type="http://schemas.openxmlformats.org/officeDocument/2006/relationships/hyperlink" Target="file:///C:\Users\Merias\Documents\RAN1\TSGR1_92b-China\Docs\R1-1804678.zip" TargetMode="External"/><Relationship Id="rId2322" Type="http://schemas.openxmlformats.org/officeDocument/2006/relationships/hyperlink" Target="file:///C:\Users\Merias\Documents\RAN1\TSGR1_92b-China\Docs\R1-1804749.zip" TargetMode="External"/><Relationship Id="rId501" Type="http://schemas.openxmlformats.org/officeDocument/2006/relationships/hyperlink" Target="file:///C:\Users\Merias\Documents\RAN1\TSGR1_92b-China\Docs\R1-1804187.zip" TargetMode="External"/><Relationship Id="rId946" Type="http://schemas.openxmlformats.org/officeDocument/2006/relationships/hyperlink" Target="file:///C:\Users\Merias\Documents\RAN1\TSGR1_92b-China\Docs\R1-1805100.zip" TargetMode="External"/><Relationship Id="rId1131" Type="http://schemas.openxmlformats.org/officeDocument/2006/relationships/hyperlink" Target="file:///C:\Users\Merias\Documents\RAN1\TSGR1_92b-China\Docs\R1-1803818.zip" TargetMode="External"/><Relationship Id="rId1229" Type="http://schemas.openxmlformats.org/officeDocument/2006/relationships/oleObject" Target="embeddings/oleObject76.bin"/><Relationship Id="rId1783" Type="http://schemas.openxmlformats.org/officeDocument/2006/relationships/image" Target="media/image169.wmf"/><Relationship Id="rId1990" Type="http://schemas.openxmlformats.org/officeDocument/2006/relationships/hyperlink" Target="file:///C:\Users\Merias\Documents\RAN1\TSGR1_92b-China\Docs\R1-1804739.zip" TargetMode="External"/><Relationship Id="rId2627" Type="http://schemas.openxmlformats.org/officeDocument/2006/relationships/hyperlink" Target="http://www.3gpp.org/ftp/TSG_RAN/WG1_RL1/TSGR1_92b/Docs/R1-1805785.zip" TargetMode="External"/><Relationship Id="rId75" Type="http://schemas.openxmlformats.org/officeDocument/2006/relationships/hyperlink" Target="file:///C:\Users\Merias\Documents\RAN1\TSGR1_92b-China\Docs\R1-1804500.zip" TargetMode="External"/><Relationship Id="rId806" Type="http://schemas.openxmlformats.org/officeDocument/2006/relationships/hyperlink" Target="file:///C:\Users\Merias\Documents\RAN1\TSGR1_92b-China\Docs\R1-1803992.zip" TargetMode="External"/><Relationship Id="rId1436" Type="http://schemas.openxmlformats.org/officeDocument/2006/relationships/oleObject" Target="embeddings/oleObject206.bin"/><Relationship Id="rId1643" Type="http://schemas.openxmlformats.org/officeDocument/2006/relationships/image" Target="media/image146.wmf"/><Relationship Id="rId1850" Type="http://schemas.openxmlformats.org/officeDocument/2006/relationships/oleObject" Target="embeddings/oleObject240.bin"/><Relationship Id="rId1503" Type="http://schemas.openxmlformats.org/officeDocument/2006/relationships/hyperlink" Target="file:///C:\Users\Merias\Documents\RAN1\TSGR1_92b-China\Docs\R1-1804994.zip" TargetMode="External"/><Relationship Id="rId1710" Type="http://schemas.openxmlformats.org/officeDocument/2006/relationships/hyperlink" Target="file:///C:\Users\Merias\Documents\RAN1\TSGR1_92b-China\Docs\R1-1804806.zip" TargetMode="External"/><Relationship Id="rId1948" Type="http://schemas.openxmlformats.org/officeDocument/2006/relationships/hyperlink" Target="file:///C:\Users\Merias\Documents\RAN1\TSGR1_92b-China\Docs\R1-1803700.zip" TargetMode="External"/><Relationship Id="rId291" Type="http://schemas.openxmlformats.org/officeDocument/2006/relationships/hyperlink" Target="file:///C:\Users\Merias\Documents\RAN1\TSGR1_92b-China\Docs\R1-1803961.zip" TargetMode="External"/><Relationship Id="rId1808" Type="http://schemas.openxmlformats.org/officeDocument/2006/relationships/image" Target="media/image183.wmf"/><Relationship Id="rId151" Type="http://schemas.openxmlformats.org/officeDocument/2006/relationships/hyperlink" Target="file:///C:\Users\Merias\Documents\RAN1\TSGR1_92b-China\Docs\R1-1805307.zip" TargetMode="External"/><Relationship Id="rId389" Type="http://schemas.openxmlformats.org/officeDocument/2006/relationships/hyperlink" Target="file:///C:\Users\Merias\Documents\RAN1\TSGR1_92b-China\Docs\R1-1803728.zip" TargetMode="External"/><Relationship Id="rId596" Type="http://schemas.openxmlformats.org/officeDocument/2006/relationships/hyperlink" Target="file:///C:\Users\Merias\Documents\RAN1\TSGR1_92b-China\Docs\R1-1804269.zip" TargetMode="External"/><Relationship Id="rId2277" Type="http://schemas.openxmlformats.org/officeDocument/2006/relationships/hyperlink" Target="file:///C:\Users\Merias\Documents\RAN1\TSGR1_92b-China\Docs\R1-1804747.zip" TargetMode="External"/><Relationship Id="rId2484" Type="http://schemas.openxmlformats.org/officeDocument/2006/relationships/hyperlink" Target="../Docs/R1-1803691.zip" TargetMode="External"/><Relationship Id="rId2691" Type="http://schemas.openxmlformats.org/officeDocument/2006/relationships/hyperlink" Target="http://portal.3gpp.org/desktopmodules/WorkItem/WorkItemDetails.aspx?workitemId=750167" TargetMode="External"/><Relationship Id="rId249" Type="http://schemas.openxmlformats.org/officeDocument/2006/relationships/hyperlink" Target="file:///C:\Users\Merias\Documents\RAN1\TSGR1_92b-China\Docs\R1-1804417.zip" TargetMode="External"/><Relationship Id="rId456" Type="http://schemas.openxmlformats.org/officeDocument/2006/relationships/hyperlink" Target="file:///C:\Users\Merias\Documents\RAN1\TSGR1_92b-China\Docs\R1-1805305.zip" TargetMode="External"/><Relationship Id="rId663" Type="http://schemas.openxmlformats.org/officeDocument/2006/relationships/hyperlink" Target="file:///C:\Users\Merias\Documents\RAN1\TSGR1_92b-China\Docs\R1-1805019.zip" TargetMode="External"/><Relationship Id="rId870" Type="http://schemas.openxmlformats.org/officeDocument/2006/relationships/hyperlink" Target="file:///C:\Users\Merias\Documents\RAN1\TSGR1_92b-China\Docs\R1-1805036.zip" TargetMode="External"/><Relationship Id="rId1086" Type="http://schemas.openxmlformats.org/officeDocument/2006/relationships/hyperlink" Target="file:///C:\Users\Merias\Documents\RAN1\TSGR1_92b-China\Docs\R1-1805627.zip" TargetMode="External"/><Relationship Id="rId1293" Type="http://schemas.openxmlformats.org/officeDocument/2006/relationships/oleObject" Target="embeddings/oleObject125.bin"/><Relationship Id="rId2137" Type="http://schemas.openxmlformats.org/officeDocument/2006/relationships/hyperlink" Target="../../Docs/R1-1803675.zip" TargetMode="External"/><Relationship Id="rId2344" Type="http://schemas.openxmlformats.org/officeDocument/2006/relationships/hyperlink" Target="file:///C:\Users\Merias\Documents\RAN1\TSGR1_92b-China\Docs\R1-1804829.zip" TargetMode="External"/><Relationship Id="rId2551" Type="http://schemas.openxmlformats.org/officeDocument/2006/relationships/hyperlink" Target="http://portal.3gpp.org/desktopmodules/Release/ReleaseDetails.aspx?releaseId=190" TargetMode="External"/><Relationship Id="rId109" Type="http://schemas.openxmlformats.org/officeDocument/2006/relationships/hyperlink" Target="file:///C:\Users\Merias\Documents\RAN1\TSGR1_92b-China\Docs\R1-1805404.zip" TargetMode="External"/><Relationship Id="rId316" Type="http://schemas.openxmlformats.org/officeDocument/2006/relationships/hyperlink" Target="file:///C:\Users\Merias\Documents\RAN1\TSGR1_92b-China\Docs\R1-1804510.zip" TargetMode="External"/><Relationship Id="rId523" Type="http://schemas.openxmlformats.org/officeDocument/2006/relationships/hyperlink" Target="file:///C:\Users\Merias\Documents\RAN1\TSGR1_92b-China\Docs\R1-1804190.zip" TargetMode="External"/><Relationship Id="rId968" Type="http://schemas.openxmlformats.org/officeDocument/2006/relationships/hyperlink" Target="file:///C:\Users\Merias\Documents\RAN1\TSGR1_92b-China\Docs\R1-1804710.zip" TargetMode="External"/><Relationship Id="rId1153" Type="http://schemas.openxmlformats.org/officeDocument/2006/relationships/oleObject" Target="embeddings/oleObject65.bin"/><Relationship Id="rId1598" Type="http://schemas.openxmlformats.org/officeDocument/2006/relationships/hyperlink" Target="file:///C:\Users\Merias\Documents\RAN1\TSGR1_92b-China\Docs\R1-1805764.zip" TargetMode="External"/><Relationship Id="rId2204" Type="http://schemas.openxmlformats.org/officeDocument/2006/relationships/hyperlink" Target="file:///C:\Users\Merias\Documents\RAN1\TSGR1_92b-China\Docs\R1-1804860.zip" TargetMode="External"/><Relationship Id="rId2649" Type="http://schemas.openxmlformats.org/officeDocument/2006/relationships/hyperlink" Target="http://portal.3gpp.org/desktopmodules/WorkItem/WorkItemDetails.aspx?workitemId=750049" TargetMode="External"/><Relationship Id="rId97" Type="http://schemas.openxmlformats.org/officeDocument/2006/relationships/hyperlink" Target="file:///C:\Users\Merias\Documents\RAN1\TSGR1_92b-China\Docs\R1-1805359.zip" TargetMode="External"/><Relationship Id="rId730" Type="http://schemas.openxmlformats.org/officeDocument/2006/relationships/hyperlink" Target="file:///C:\Users\Merias\Documents\RAN1\TSGR1_92b-China\Docs\R1-1805215.zip" TargetMode="External"/><Relationship Id="rId828" Type="http://schemas.openxmlformats.org/officeDocument/2006/relationships/image" Target="media/image56.wmf"/><Relationship Id="rId1013" Type="http://schemas.openxmlformats.org/officeDocument/2006/relationships/oleObject" Target="embeddings/oleObject36.bin"/><Relationship Id="rId1360" Type="http://schemas.openxmlformats.org/officeDocument/2006/relationships/oleObject" Target="embeddings/oleObject189.bin"/><Relationship Id="rId1458" Type="http://schemas.openxmlformats.org/officeDocument/2006/relationships/hyperlink" Target="file:///C:\Users\Merias\Documents\RAN1\TSGR1_92b-China\Docs\R1-1804368.zip" TargetMode="External"/><Relationship Id="rId1665" Type="http://schemas.openxmlformats.org/officeDocument/2006/relationships/hyperlink" Target="file:///C:\Users\Merias\Documents\RAN1\TSGR1_92b-China\Docs\R1-1805185.zip" TargetMode="External"/><Relationship Id="rId1872" Type="http://schemas.openxmlformats.org/officeDocument/2006/relationships/hyperlink" Target="file:///C:\Users\Merias\Documents\RAN1\TSGR1_92b-China\Docs\R1-1804502.zip" TargetMode="External"/><Relationship Id="rId2411" Type="http://schemas.openxmlformats.org/officeDocument/2006/relationships/hyperlink" Target="file:///C:\Users\Merias\Documents\RAN1\TSGR1_92b-China\Docs\R1-1804832.zip" TargetMode="External"/><Relationship Id="rId2509" Type="http://schemas.openxmlformats.org/officeDocument/2006/relationships/hyperlink" Target="../Docs/R1-1805076.zip" TargetMode="External"/><Relationship Id="rId2716" Type="http://schemas.openxmlformats.org/officeDocument/2006/relationships/hyperlink" Target="http://portal.3gpp.org/desktopmodules/Release/ReleaseDetails.aspx?releaseId=190" TargetMode="External"/><Relationship Id="rId1220" Type="http://schemas.openxmlformats.org/officeDocument/2006/relationships/oleObject" Target="embeddings/oleObject71.bin"/><Relationship Id="rId1318" Type="http://schemas.openxmlformats.org/officeDocument/2006/relationships/oleObject" Target="embeddings/oleObject149.bin"/><Relationship Id="rId1525" Type="http://schemas.openxmlformats.org/officeDocument/2006/relationships/hyperlink" Target="file:///C:\Users\Merias\Documents\RAN1\TSGR1_92b-China\Docs\R1-1803988.zip" TargetMode="External"/><Relationship Id="rId1732" Type="http://schemas.openxmlformats.org/officeDocument/2006/relationships/hyperlink" Target="file:///C:\Users\Merias\Documents\RAN1\TSGR1_92b-China\Docs\R1-1805056.zip" TargetMode="External"/><Relationship Id="rId24" Type="http://schemas.openxmlformats.org/officeDocument/2006/relationships/hyperlink" Target="file:///C:\Users\Merias\Documents\RAN1\TSGR1_92b-China\Docs\R1-1803586.zip" TargetMode="External"/><Relationship Id="rId2299" Type="http://schemas.openxmlformats.org/officeDocument/2006/relationships/hyperlink" Target="file:///C:\Users\Merias\Documents\RAN1\TSGR1_92b-China\Docs\R1-1804263.zip" TargetMode="External"/><Relationship Id="rId173" Type="http://schemas.openxmlformats.org/officeDocument/2006/relationships/hyperlink" Target="file:///C:\Users\Merias\Documents\RAN1\TSGR1_92b-China\Docs\R1-1804871.zip" TargetMode="External"/><Relationship Id="rId380" Type="http://schemas.openxmlformats.org/officeDocument/2006/relationships/hyperlink" Target="file:///C:\Users\Merias\Documents\RAN1\TSGR1_92b-China\Docs\R1-1804628.zip" TargetMode="External"/><Relationship Id="rId2061" Type="http://schemas.openxmlformats.org/officeDocument/2006/relationships/hyperlink" Target="file:///C:\Users\Merias\Documents\RAN1\TSGR1_92b-China\Docs\R1-1803922.zip" TargetMode="External"/><Relationship Id="rId240" Type="http://schemas.openxmlformats.org/officeDocument/2006/relationships/hyperlink" Target="file:///C:\Users\Merias\Documents\RAN1\TSGR1_92b-China\Docs\R1-1804410.zip" TargetMode="External"/><Relationship Id="rId478" Type="http://schemas.openxmlformats.org/officeDocument/2006/relationships/hyperlink" Target="file:///C:\Users\Merias\Documents\RAN1\TSGR1_92b-China\Docs\R1-1805341.zip" TargetMode="External"/><Relationship Id="rId685" Type="http://schemas.openxmlformats.org/officeDocument/2006/relationships/hyperlink" Target="file:///C:\Users\Merias\Documents\RAN1\TSGR1_92b-China\Docs\R1-1805211.zip" TargetMode="External"/><Relationship Id="rId892" Type="http://schemas.openxmlformats.org/officeDocument/2006/relationships/hyperlink" Target="file:///C:\Users\Merias\Documents\RAN1\TSGR1_92b-China\Docs\R1-1805139.zip" TargetMode="External"/><Relationship Id="rId2159" Type="http://schemas.openxmlformats.org/officeDocument/2006/relationships/hyperlink" Target="../../Docs/R1-1804640.zip" TargetMode="External"/><Relationship Id="rId2366" Type="http://schemas.openxmlformats.org/officeDocument/2006/relationships/hyperlink" Target="file:///C:\Users\Merias\Documents\RAN1\TSGR1_92b-China\Docs\R1-1804869.zip" TargetMode="External"/><Relationship Id="rId2573" Type="http://schemas.openxmlformats.org/officeDocument/2006/relationships/hyperlink" Target="http://portal.3gpp.org/desktopmodules/WorkItem/WorkItemDetails.aspx?workitemId=750167" TargetMode="External"/><Relationship Id="rId100" Type="http://schemas.openxmlformats.org/officeDocument/2006/relationships/hyperlink" Target="file:///C:\Users\Merias\Documents\RAN1\TSGR1_92b-China\Docs\R1-1804150.zip" TargetMode="External"/><Relationship Id="rId338" Type="http://schemas.openxmlformats.org/officeDocument/2006/relationships/image" Target="media/image8.wmf"/><Relationship Id="rId545" Type="http://schemas.openxmlformats.org/officeDocument/2006/relationships/hyperlink" Target="file:///C:\Users\Merias\Documents\RAN1\TSGR1_92b-China\Docs\R1-1804157.zip" TargetMode="External"/><Relationship Id="rId752" Type="http://schemas.openxmlformats.org/officeDocument/2006/relationships/image" Target="media/image41.wmf"/><Relationship Id="rId1175" Type="http://schemas.openxmlformats.org/officeDocument/2006/relationships/hyperlink" Target="file:///C:\Users\Merias\Documents\RAN1\TSGR1_92b-China\Docs\R1-1804717.zip" TargetMode="External"/><Relationship Id="rId1382" Type="http://schemas.openxmlformats.org/officeDocument/2006/relationships/hyperlink" Target="file:///C:\Users\Merias\Documents\RAN1\TSGR1_92b-China\Docs\R1-1805045.zip" TargetMode="External"/><Relationship Id="rId2019" Type="http://schemas.openxmlformats.org/officeDocument/2006/relationships/hyperlink" Target="file:///C:\Users\Merias\Documents\RAN1\TSGR1_92b-China\Docs\R1-1804570.zip" TargetMode="External"/><Relationship Id="rId2226" Type="http://schemas.openxmlformats.org/officeDocument/2006/relationships/hyperlink" Target="file:///C:\Users\Merias\Documents\RAN1\TSGR1_92b-China\Docs\R1-1803773.zip" TargetMode="External"/><Relationship Id="rId2433" Type="http://schemas.openxmlformats.org/officeDocument/2006/relationships/hyperlink" Target="file:///C:\Users\Merias\Documents\RAN1\TSGR1_92b-China\Docs\R1-1804835.zip" TargetMode="External"/><Relationship Id="rId2640" Type="http://schemas.openxmlformats.org/officeDocument/2006/relationships/hyperlink" Target="http://portal.3gpp.org/desktopmodules/WorkItem/WorkItemDetails.aspx?workitemId=750167" TargetMode="External"/><Relationship Id="rId405" Type="http://schemas.openxmlformats.org/officeDocument/2006/relationships/hyperlink" Target="file:///C:\Users\Merias\Documents\RAN1\TSGR1_92b-China\Docs\R1-1803862.zip" TargetMode="External"/><Relationship Id="rId612" Type="http://schemas.openxmlformats.org/officeDocument/2006/relationships/hyperlink" Target="file:///C:\Users\Merias\Documents\RAN1\TSGR1_92b-China\Docs\R1-1804184.zip" TargetMode="External"/><Relationship Id="rId1035" Type="http://schemas.openxmlformats.org/officeDocument/2006/relationships/hyperlink" Target="file:///C:\Users\Merias\Documents\RAN1\TSGR1_92b-China\Docs\R1-1803999.zip" TargetMode="External"/><Relationship Id="rId1242" Type="http://schemas.openxmlformats.org/officeDocument/2006/relationships/image" Target="media/image105.wmf"/><Relationship Id="rId1687" Type="http://schemas.openxmlformats.org/officeDocument/2006/relationships/hyperlink" Target="file:///C:\Users\Merias\Documents\RAN1\TSGR1_92b-China\Docs\R1-1804287.zip" TargetMode="External"/><Relationship Id="rId1894" Type="http://schemas.openxmlformats.org/officeDocument/2006/relationships/hyperlink" Target="file:///C:\Users\Merias\Documents\RAN1\TSGR1_92b-China\Docs\R1-1804810.zip" TargetMode="External"/><Relationship Id="rId2500" Type="http://schemas.openxmlformats.org/officeDocument/2006/relationships/hyperlink" Target="../Docs/R1-1804030.zip" TargetMode="External"/><Relationship Id="rId2738" Type="http://schemas.openxmlformats.org/officeDocument/2006/relationships/hyperlink" Target="http://portal.3gpp.org/desktopmodules/WorkItem/WorkItemDetails.aspx?workitemId=780038" TargetMode="External"/><Relationship Id="rId917" Type="http://schemas.openxmlformats.org/officeDocument/2006/relationships/hyperlink" Target="file:///C:\Users\Merias\Documents\RAN1\TSGR1_92b-China\Docs\R1-1803651.zip" TargetMode="External"/><Relationship Id="rId1102" Type="http://schemas.openxmlformats.org/officeDocument/2006/relationships/hyperlink" Target="file:///C:\Users\Merias\Documents\RAN1\TSGR1_92b-China\Docs\R1-1804845.zip" TargetMode="External"/><Relationship Id="rId1547" Type="http://schemas.openxmlformats.org/officeDocument/2006/relationships/hyperlink" Target="file:///C:\Users\Merias\Documents\RAN1\TSGR1_92b-China\Docs\R1-1803752.zip" TargetMode="External"/><Relationship Id="rId1754" Type="http://schemas.openxmlformats.org/officeDocument/2006/relationships/oleObject" Target="embeddings/oleObject215.bin"/><Relationship Id="rId1961" Type="http://schemas.openxmlformats.org/officeDocument/2006/relationships/hyperlink" Target="file:///C:\Users\Merias\Documents\RAN1\TSGR1_92b-China\Docs\R1-1804387.zip" TargetMode="External"/><Relationship Id="rId46" Type="http://schemas.openxmlformats.org/officeDocument/2006/relationships/hyperlink" Target="file:///C:\Users\Merias\Documents\RAN1\TSGR1_92b-China\Docs\R1-1804682.zip" TargetMode="External"/><Relationship Id="rId1407" Type="http://schemas.openxmlformats.org/officeDocument/2006/relationships/hyperlink" Target="file:///C:\Users\Merias\Documents\RAN1\TSGR1_92b-China\Docs\R1-1803940.zip" TargetMode="External"/><Relationship Id="rId1614" Type="http://schemas.openxmlformats.org/officeDocument/2006/relationships/hyperlink" Target="file:///C:\Users\Merias\Documents\RAN1\TSGR1_92b-China\Docs\R1-1805526.zip" TargetMode="External"/><Relationship Id="rId1821" Type="http://schemas.openxmlformats.org/officeDocument/2006/relationships/hyperlink" Target="file:///C:\Users\Merias\Documents\RAN1\TSGR1_92b-China\Docs\R1-1804308.zip" TargetMode="External"/><Relationship Id="rId195" Type="http://schemas.openxmlformats.org/officeDocument/2006/relationships/hyperlink" Target="file:///C:\Users\Merias\Documents\RAN1\TSGR1_92b-China\Docs\R1-1805260.zip" TargetMode="External"/><Relationship Id="rId1919" Type="http://schemas.openxmlformats.org/officeDocument/2006/relationships/oleObject" Target="embeddings/oleObject246.bin"/><Relationship Id="rId2083" Type="http://schemas.openxmlformats.org/officeDocument/2006/relationships/hyperlink" Target="file:///C:\Users\Merias\Documents\RAN1\TSGR1_92b-China\Docs\R1-1803660.zip" TargetMode="External"/><Relationship Id="rId2290" Type="http://schemas.openxmlformats.org/officeDocument/2006/relationships/hyperlink" Target="file:///C:\Users\Merias\Documents\RAN1\TSGR1_92b-China\Docs\R1-1803671.zip" TargetMode="External"/><Relationship Id="rId2388" Type="http://schemas.openxmlformats.org/officeDocument/2006/relationships/hyperlink" Target="file:///C:\Users\Merias\Documents\RAN1\TSGR1_92b-China\Docs\R1-1804769.zip" TargetMode="External"/><Relationship Id="rId2595" Type="http://schemas.openxmlformats.org/officeDocument/2006/relationships/hyperlink" Target="http://portal.3gpp.org/desktopmodules/Release/ReleaseDetails.aspx?releaseId=190" TargetMode="External"/><Relationship Id="rId262" Type="http://schemas.openxmlformats.org/officeDocument/2006/relationships/hyperlink" Target="file:///C:\Users\Merias\Documents\RAN1\TSGR1_92b-China\Docs\R1-1804409.zip" TargetMode="External"/><Relationship Id="rId567" Type="http://schemas.openxmlformats.org/officeDocument/2006/relationships/hyperlink" Target="file:///C:\Users\Merias\Documents\RAN1\TSGR1_92b-China\Docs\R1-1804926.zip" TargetMode="External"/><Relationship Id="rId1197" Type="http://schemas.openxmlformats.org/officeDocument/2006/relationships/image" Target="media/image91.wmf"/><Relationship Id="rId2150" Type="http://schemas.openxmlformats.org/officeDocument/2006/relationships/hyperlink" Target="../../Docs/R1-1803696.zip" TargetMode="External"/><Relationship Id="rId2248" Type="http://schemas.openxmlformats.org/officeDocument/2006/relationships/hyperlink" Target="file:///C:\Users\Merias\Documents\RAN1\TSGR1_92b-China\Docs\R1-1805152.zip" TargetMode="External"/><Relationship Id="rId122" Type="http://schemas.openxmlformats.org/officeDocument/2006/relationships/hyperlink" Target="file:///C:\Users\Merias\Documents\RAN1\TSGR1_92b-China\Docs\R1-1804896.zip" TargetMode="External"/><Relationship Id="rId774" Type="http://schemas.openxmlformats.org/officeDocument/2006/relationships/hyperlink" Target="file:///C:\Users\Merias\Documents\RAN1\TSGR1_92b-China\Docs\R1-1805617.zip" TargetMode="External"/><Relationship Id="rId981" Type="http://schemas.openxmlformats.org/officeDocument/2006/relationships/hyperlink" Target="file:///C:\Users\Merias\Documents\RAN1\TSGR1_92b-China\Docs\R1-1804203.zip" TargetMode="External"/><Relationship Id="rId1057" Type="http://schemas.openxmlformats.org/officeDocument/2006/relationships/image" Target="media/image78.wmf"/><Relationship Id="rId2010" Type="http://schemas.openxmlformats.org/officeDocument/2006/relationships/hyperlink" Target="file:///C:\Users\Merias\Documents\RAN1\TSGR1_92b-China\Docs\R1-1804943.zip" TargetMode="External"/><Relationship Id="rId2455" Type="http://schemas.openxmlformats.org/officeDocument/2006/relationships/hyperlink" Target="file:///C:\Users\Merias\Documents\RAN1\TSGR1_92b-China\Docs\R1-1804756.zip" TargetMode="External"/><Relationship Id="rId2662" Type="http://schemas.openxmlformats.org/officeDocument/2006/relationships/hyperlink" Target="http://www.3gpp.org/ftp/TSG_RAN/WG1_RL1/TSGR1_92b/Docs/R1-1803583.zip" TargetMode="External"/><Relationship Id="rId427" Type="http://schemas.openxmlformats.org/officeDocument/2006/relationships/hyperlink" Target="file:///C:\Users\Merias\Documents\RAN1\TSGR1_92b-China\Docs\R1-1804603.zip" TargetMode="External"/><Relationship Id="rId634" Type="http://schemas.openxmlformats.org/officeDocument/2006/relationships/hyperlink" Target="file:///C:\Users\Merias\Documents\RAN1\TSGR1_92b-China\Docs\R1-1805271.zip" TargetMode="External"/><Relationship Id="rId841" Type="http://schemas.openxmlformats.org/officeDocument/2006/relationships/hyperlink" Target="file:///C:\Users\Merias\Documents\RAN1\TSGR1_92b-China\Docs\R1-1804456.zip" TargetMode="External"/><Relationship Id="rId1264" Type="http://schemas.openxmlformats.org/officeDocument/2006/relationships/oleObject" Target="embeddings/oleObject98.bin"/><Relationship Id="rId1471" Type="http://schemas.openxmlformats.org/officeDocument/2006/relationships/hyperlink" Target="file:///C:\Users\Merias\Documents\RAN1\TSGR1_92b-China\Docs\R1-1804077.zip" TargetMode="External"/><Relationship Id="rId1569" Type="http://schemas.openxmlformats.org/officeDocument/2006/relationships/hyperlink" Target="file:///C:\Users\Merias\Documents\RAN1\TSGR1_92b-China\Docs\R1-1803965.zip" TargetMode="External"/><Relationship Id="rId2108" Type="http://schemas.openxmlformats.org/officeDocument/2006/relationships/hyperlink" Target="file:///C:\Users\Merias\Documents\RAN1\TSGR1_92b-China\Docs\R1-1804296.zip" TargetMode="External"/><Relationship Id="rId2315" Type="http://schemas.openxmlformats.org/officeDocument/2006/relationships/hyperlink" Target="file:///C:\Users\Merias\Documents\RAN1\TSGR1_92b-China\Docs\R1-1804062.zip" TargetMode="External"/><Relationship Id="rId2522" Type="http://schemas.openxmlformats.org/officeDocument/2006/relationships/hyperlink" Target="../Docs/R1-1805238.zip" TargetMode="External"/><Relationship Id="rId701" Type="http://schemas.openxmlformats.org/officeDocument/2006/relationships/hyperlink" Target="http://www.3gpp.org/ftp/tsg_ran/TSG_RAN/TSGR_78/Docs/RP-172834.zip" TargetMode="External"/><Relationship Id="rId939" Type="http://schemas.openxmlformats.org/officeDocument/2006/relationships/hyperlink" Target="file:///C:\Users\Merias\Documents\RAN1\TSGR1_92b-China\Docs\R1-1803632.zip" TargetMode="External"/><Relationship Id="rId1124" Type="http://schemas.openxmlformats.org/officeDocument/2006/relationships/oleObject" Target="embeddings/oleObject64.bin"/><Relationship Id="rId1331" Type="http://schemas.openxmlformats.org/officeDocument/2006/relationships/oleObject" Target="embeddings/oleObject162.bin"/><Relationship Id="rId1776" Type="http://schemas.openxmlformats.org/officeDocument/2006/relationships/hyperlink" Target="file:///C:\Users\Merias\Documents\RAN1\TSGR1_92b-China\Docs\R1-1805191.zip" TargetMode="External"/><Relationship Id="rId1983" Type="http://schemas.openxmlformats.org/officeDocument/2006/relationships/hyperlink" Target="file:///C:\Users\Merias\Documents\RAN1\TSGR1_92b-China\Docs\R1-1805206.zip" TargetMode="External"/><Relationship Id="rId68" Type="http://schemas.openxmlformats.org/officeDocument/2006/relationships/hyperlink" Target="file:///C:\Users\Merias\Documents\RAN1\TSGR1_92b-China\Docs\R1-1803599.zip" TargetMode="External"/><Relationship Id="rId1429" Type="http://schemas.openxmlformats.org/officeDocument/2006/relationships/image" Target="media/image128.wmf"/><Relationship Id="rId1636" Type="http://schemas.openxmlformats.org/officeDocument/2006/relationships/hyperlink" Target="file:///C:\Users\Merias\Documents\RAN1\TSGR1_92b-China\Docs\R1-1804803.zip" TargetMode="External"/><Relationship Id="rId1843" Type="http://schemas.openxmlformats.org/officeDocument/2006/relationships/image" Target="media/image190.wmf"/><Relationship Id="rId1703" Type="http://schemas.openxmlformats.org/officeDocument/2006/relationships/hyperlink" Target="file:///C:\Users\Merias\Documents\RAN1\TSGR1_92b-China\Docs\R1-1804016.zip" TargetMode="External"/><Relationship Id="rId1910" Type="http://schemas.openxmlformats.org/officeDocument/2006/relationships/hyperlink" Target="file:///C:\Users\Merias\Documents\RAN1\TSGR1_92b-China\Docs\R1-1805710.zip" TargetMode="External"/><Relationship Id="rId284" Type="http://schemas.openxmlformats.org/officeDocument/2006/relationships/hyperlink" Target="file:///C:\Users\Merias\Documents\RAN1\TSGR1_92b-China\Docs\R1-1804317.zip" TargetMode="External"/><Relationship Id="rId491" Type="http://schemas.openxmlformats.org/officeDocument/2006/relationships/hyperlink" Target="file:///C:\Users\Merias\Documents\RAN1\TSGR1_92b-China\Docs\R1-1804152.zip" TargetMode="External"/><Relationship Id="rId2172" Type="http://schemas.openxmlformats.org/officeDocument/2006/relationships/hyperlink" Target="file:///C:\Users\Merias\Documents\RAN1\TSGR1_92b-China\Docs\R1-1803614.zip" TargetMode="External"/><Relationship Id="rId144" Type="http://schemas.openxmlformats.org/officeDocument/2006/relationships/hyperlink" Target="file:///C:\Users\Merias\Documents\RAN1\TSGR1_92b-China\Docs\R1-1804441.zip" TargetMode="External"/><Relationship Id="rId589" Type="http://schemas.openxmlformats.org/officeDocument/2006/relationships/hyperlink" Target="file:///C:\Users\Merias\Documents\RAN1\TSGR1_92b-China\Docs\R1-1804932.zip" TargetMode="External"/><Relationship Id="rId796" Type="http://schemas.openxmlformats.org/officeDocument/2006/relationships/hyperlink" Target="file:///C:\Users\Merias\Documents\RAN1\TSGR1_92b-China\Docs\R1-1805136.zip" TargetMode="External"/><Relationship Id="rId2477" Type="http://schemas.openxmlformats.org/officeDocument/2006/relationships/hyperlink" Target="../Docs/R1-1803684.zip" TargetMode="External"/><Relationship Id="rId2684" Type="http://schemas.openxmlformats.org/officeDocument/2006/relationships/hyperlink" Target="http://portal.3gpp.org/desktopmodules/Release/ReleaseDetails.aspx?releaseId=190" TargetMode="External"/><Relationship Id="rId351" Type="http://schemas.openxmlformats.org/officeDocument/2006/relationships/hyperlink" Target="file:///C:\Users\Merias\Documents\RAN1\TSGR1_92b-China\Docs\R1-1805619.zip" TargetMode="External"/><Relationship Id="rId449" Type="http://schemas.openxmlformats.org/officeDocument/2006/relationships/hyperlink" Target="file:///C:\Users\Merias\Documents\RAN1\TSGR1_92b-China\Docs\R1-1804244.zip" TargetMode="External"/><Relationship Id="rId656" Type="http://schemas.openxmlformats.org/officeDocument/2006/relationships/hyperlink" Target="file:///C:\Users\Merias\Documents\RAN1\TSGR1_92b-China\Docs\R1-1805430.zip" TargetMode="External"/><Relationship Id="rId863" Type="http://schemas.openxmlformats.org/officeDocument/2006/relationships/hyperlink" Target="file:///C:\Users\Merias\Documents\RAN1\TSGR1_92b-China\Docs\R1-1804349.zip" TargetMode="External"/><Relationship Id="rId1079" Type="http://schemas.openxmlformats.org/officeDocument/2006/relationships/hyperlink" Target="file:///C:\Users\Merias\Documents\RAN1\TSGR1_92b-China\Docs\R1-1805040.zip" TargetMode="External"/><Relationship Id="rId1286" Type="http://schemas.openxmlformats.org/officeDocument/2006/relationships/oleObject" Target="embeddings/oleObject118.bin"/><Relationship Id="rId1493" Type="http://schemas.openxmlformats.org/officeDocument/2006/relationships/hyperlink" Target="file:///C:\Users\Merias\Documents\RAN1\TSGR1_92b-China\Docs\R1-1804281.zip" TargetMode="External"/><Relationship Id="rId2032" Type="http://schemas.openxmlformats.org/officeDocument/2006/relationships/hyperlink" Target="file:///C:\Users\Merias\Documents\RAN1\TSGR1_92b-China\Docs\R1-1805633.zip" TargetMode="External"/><Relationship Id="rId2337" Type="http://schemas.openxmlformats.org/officeDocument/2006/relationships/hyperlink" Target="file:///C:\Users\Merias\Documents\RAN1\TSGR1_92b-China\Docs\R1-1804275.zip" TargetMode="External"/><Relationship Id="rId2544" Type="http://schemas.openxmlformats.org/officeDocument/2006/relationships/hyperlink" Target="http://portal.3gpp.org/desktopmodules/WorkItem/WorkItemDetails.aspx?workitemId=780169" TargetMode="External"/><Relationship Id="rId211" Type="http://schemas.openxmlformats.org/officeDocument/2006/relationships/hyperlink" Target="file:///C:\Users\Merias\Documents\RAN1\TSGR1_92b-China\Docs\R1-1803720.zip" TargetMode="External"/><Relationship Id="rId309" Type="http://schemas.openxmlformats.org/officeDocument/2006/relationships/hyperlink" Target="file:///C:\Users\Merias\Documents\RAN1\TSGR1_92b-China\Docs\R1-1803890.zip" TargetMode="External"/><Relationship Id="rId516" Type="http://schemas.openxmlformats.org/officeDocument/2006/relationships/hyperlink" Target="file:///C:\Users\Merias\Documents\RAN1\TSGR1_92b-China\Docs\R1-1804521.zip" TargetMode="External"/><Relationship Id="rId1146" Type="http://schemas.openxmlformats.org/officeDocument/2006/relationships/hyperlink" Target="file:///C:\Users\Merias\Documents\RAN1\TSGR1_92b-China\Docs\R1-1805105.zip" TargetMode="External"/><Relationship Id="rId1798" Type="http://schemas.openxmlformats.org/officeDocument/2006/relationships/image" Target="media/image176.wmf"/><Relationship Id="rId2751" Type="http://schemas.openxmlformats.org/officeDocument/2006/relationships/hyperlink" Target="file:///C:\Users\Merias\Documents\RAN1\TSGR1_92b-China\Docs\R1-1803581.zip" TargetMode="External"/><Relationship Id="rId723" Type="http://schemas.openxmlformats.org/officeDocument/2006/relationships/hyperlink" Target="file:///C:\Users\Merias\Documents\RAN1\TSGR1_92b-China\Docs\R1-1804343.zip" TargetMode="External"/><Relationship Id="rId930" Type="http://schemas.openxmlformats.org/officeDocument/2006/relationships/image" Target="media/image60.wmf"/><Relationship Id="rId1006" Type="http://schemas.openxmlformats.org/officeDocument/2006/relationships/image" Target="media/image73.wmf"/><Relationship Id="rId1353" Type="http://schemas.openxmlformats.org/officeDocument/2006/relationships/oleObject" Target="embeddings/oleObject184.bin"/><Relationship Id="rId1560" Type="http://schemas.openxmlformats.org/officeDocument/2006/relationships/hyperlink" Target="file:///C:\Users\Merias\Documents\RAN1\TSGR1_92b-China\Docs\R1-1805240.zip" TargetMode="External"/><Relationship Id="rId1658" Type="http://schemas.openxmlformats.org/officeDocument/2006/relationships/hyperlink" Target="file:///C:\Users\Merias\Documents\RAN1\TSGR1_92b-China\Docs\R1-1804460.zip" TargetMode="External"/><Relationship Id="rId1865" Type="http://schemas.openxmlformats.org/officeDocument/2006/relationships/hyperlink" Target="file:///C:\Users\Merias\Documents\RAN1\TSGR1_92b-China\Docs\R1-1803798.zip" TargetMode="External"/><Relationship Id="rId2404" Type="http://schemas.openxmlformats.org/officeDocument/2006/relationships/hyperlink" Target="file:///C:\Users\Merias\Documents\RAN1\TSGR1_92b-China\Docs\R1-1803980.zip" TargetMode="External"/><Relationship Id="rId2611" Type="http://schemas.openxmlformats.org/officeDocument/2006/relationships/hyperlink" Target="http://www.3gpp.org/ftp/TSG_RAN/WG1_RL1/TSGR1_92b/Docs/R1-1805623.zip" TargetMode="External"/><Relationship Id="rId2709" Type="http://schemas.openxmlformats.org/officeDocument/2006/relationships/hyperlink" Target="http://portal.3gpp.org/desktopmodules/WorkItem/WorkItemDetails.aspx?workitemId=750166" TargetMode="External"/><Relationship Id="rId1213" Type="http://schemas.openxmlformats.org/officeDocument/2006/relationships/hyperlink" Target="file:///C:\Users\Merias\Documents\RAN1\TSGR1_92b-China\Docs\R1-1805108.zip" TargetMode="External"/><Relationship Id="rId1420" Type="http://schemas.openxmlformats.org/officeDocument/2006/relationships/hyperlink" Target="file:///C:\Users\Merias\Documents\RAN1\TSGR1_92b-China\Docs\R1-1805046.zip" TargetMode="External"/><Relationship Id="rId1518" Type="http://schemas.openxmlformats.org/officeDocument/2006/relationships/hyperlink" Target="file:///C:\Users\Merias\Documents\RAN1\TSGR1_92b-China\Docs\R1-1804950.zip" TargetMode="External"/><Relationship Id="rId1725" Type="http://schemas.openxmlformats.org/officeDocument/2006/relationships/hyperlink" Target="file:///C:\Users\Merias\Documents\RAN1\TSGR1_92b-China\Docs\R1-1804207.zip" TargetMode="External"/><Relationship Id="rId1932" Type="http://schemas.openxmlformats.org/officeDocument/2006/relationships/hyperlink" Target="file:///C:\Users\Merias\Documents\RAN1\TSGR1_92b-China\Docs\R1-1803842.zip" TargetMode="External"/><Relationship Id="rId17" Type="http://schemas.openxmlformats.org/officeDocument/2006/relationships/hyperlink" Target="file:///C:\Users\Merias\Documents\RAN1\TSGR1_92b-China\Docs\R1-1803580.zip" TargetMode="External"/><Relationship Id="rId2194" Type="http://schemas.openxmlformats.org/officeDocument/2006/relationships/hyperlink" Target="file:///C:\Users\Merias\Documents\RAN1\TSGR1_92b-China\Docs\R1-1805589.zip" TargetMode="External"/><Relationship Id="rId166" Type="http://schemas.openxmlformats.org/officeDocument/2006/relationships/hyperlink" Target="file:///C:\Users\Merias\Documents\RAN1\TSGR1_92b-China\Docs\R1-1805146.zip" TargetMode="External"/><Relationship Id="rId373" Type="http://schemas.openxmlformats.org/officeDocument/2006/relationships/hyperlink" Target="file:///C:\Users\Merias\Documents\RAN1\TSGR1_92b-China\Docs\R1-1804020.zip" TargetMode="External"/><Relationship Id="rId580" Type="http://schemas.openxmlformats.org/officeDocument/2006/relationships/hyperlink" Target="file:///C:\Users\Merias\Documents\RAN1\TSGR1_92b-China\Docs\R1-1804336.zip" TargetMode="External"/><Relationship Id="rId2054" Type="http://schemas.openxmlformats.org/officeDocument/2006/relationships/hyperlink" Target="file:///C:\Users\Merias\Documents\RAN1\TSGR1_92b-China\Docs\R1-1804820.zip" TargetMode="External"/><Relationship Id="rId2261" Type="http://schemas.openxmlformats.org/officeDocument/2006/relationships/hyperlink" Target="file:///C:\Users\Merias\Documents\RAN1\TSGR1_92b-China\Docs\R1-1804589.zip" TargetMode="External"/><Relationship Id="rId2499" Type="http://schemas.openxmlformats.org/officeDocument/2006/relationships/hyperlink" Target="../Docs/R1-1804028.zip" TargetMode="External"/><Relationship Id="rId1" Type="http://schemas.microsoft.com/office/2006/relationships/vbaProject" Target="vbaProject.bin"/><Relationship Id="rId233" Type="http://schemas.openxmlformats.org/officeDocument/2006/relationships/hyperlink" Target="file:///C:\Users\Merias\Documents\RAN1\TSGR1_92b-China\Docs\R1-1804905.zip" TargetMode="External"/><Relationship Id="rId440" Type="http://schemas.openxmlformats.org/officeDocument/2006/relationships/hyperlink" Target="file:///C:\Users\Merias\Documents\RAN1\TSGR1_92b-China\Docs\R1-1804517.zip" TargetMode="External"/><Relationship Id="rId678" Type="http://schemas.openxmlformats.org/officeDocument/2006/relationships/hyperlink" Target="file:///C:\Users\Merias\Documents\RAN1\TSGR1_92b-China\Docs\R1-1803713.zip" TargetMode="External"/><Relationship Id="rId885" Type="http://schemas.openxmlformats.org/officeDocument/2006/relationships/hyperlink" Target="file:///C:\Users\Merias\Documents\RAN1\TSGR1_92b-China\Docs\R1-1803993.zip" TargetMode="External"/><Relationship Id="rId1070" Type="http://schemas.openxmlformats.org/officeDocument/2006/relationships/hyperlink" Target="file:///C:\Users\Merias\Documents\RAN1\TSGR1_92b-China\Docs\R1-1804357.zip" TargetMode="External"/><Relationship Id="rId2121" Type="http://schemas.openxmlformats.org/officeDocument/2006/relationships/image" Target="media/image198.wmf"/><Relationship Id="rId2359" Type="http://schemas.openxmlformats.org/officeDocument/2006/relationships/hyperlink" Target="file:///C:\Users\Merias\Documents\RAN1\TSGR1_92b-China\Docs\R1-1804581.zip" TargetMode="External"/><Relationship Id="rId2566" Type="http://schemas.openxmlformats.org/officeDocument/2006/relationships/hyperlink" Target="http://portal.3gpp.org/desktopmodules/Release/ReleaseDetails.aspx?releaseId=190" TargetMode="External"/><Relationship Id="rId300" Type="http://schemas.openxmlformats.org/officeDocument/2006/relationships/hyperlink" Target="file:///C:\Users\Merias\Documents\RAN1\TSGR1_92b-China\Docs\R1-1805425.zip" TargetMode="External"/><Relationship Id="rId538" Type="http://schemas.openxmlformats.org/officeDocument/2006/relationships/hyperlink" Target="file:///C:\Users\Merias\Documents\RAN1\TSGR1_92b-China\Docs\R1-1804333.zip" TargetMode="External"/><Relationship Id="rId745" Type="http://schemas.openxmlformats.org/officeDocument/2006/relationships/image" Target="media/image34.wmf"/><Relationship Id="rId952" Type="http://schemas.openxmlformats.org/officeDocument/2006/relationships/image" Target="media/image66.wmf"/><Relationship Id="rId1168" Type="http://schemas.openxmlformats.org/officeDocument/2006/relationships/hyperlink" Target="file:///C:\Users\Merias\Documents\RAN1\TSGR1_92b-China\Docs\R1-1804060.zip" TargetMode="External"/><Relationship Id="rId1375" Type="http://schemas.openxmlformats.org/officeDocument/2006/relationships/hyperlink" Target="file:///C:\Users\Merias\Documents\RAN1\TSGR1_92b-China\Docs\R1-1804198.zip" TargetMode="External"/><Relationship Id="rId1582" Type="http://schemas.openxmlformats.org/officeDocument/2006/relationships/hyperlink" Target="file:///C:\Users\Merias\Documents\RAN1\TSGR1_92b-China\Docs\R1-1805180.zip" TargetMode="External"/><Relationship Id="rId2219" Type="http://schemas.openxmlformats.org/officeDocument/2006/relationships/hyperlink" Target="file:///C:\Users\Merias\Documents\RAN1\TSGR1_92b-China\Docs\R1-1804646.zip" TargetMode="External"/><Relationship Id="rId2426" Type="http://schemas.openxmlformats.org/officeDocument/2006/relationships/hyperlink" Target="file:///C:\Users\Merias\Documents\RAN1\TSGR1_92b-China\Docs\R1-1805247.zip" TargetMode="External"/><Relationship Id="rId2633" Type="http://schemas.openxmlformats.org/officeDocument/2006/relationships/hyperlink" Target="http://www.3gpp.org/ftp/TSG_RAN/WG1_RL1/TSGR1_92b/Docs/R1-1803573.zip" TargetMode="External"/><Relationship Id="rId81" Type="http://schemas.openxmlformats.org/officeDocument/2006/relationships/hyperlink" Target="file:///C:\Users\Merias\Documents\RAN1\TSGR1_92b-China\Docs\R1-1804964.zip" TargetMode="External"/><Relationship Id="rId605" Type="http://schemas.openxmlformats.org/officeDocument/2006/relationships/hyperlink" Target="file:///C:\Users\Merias\Documents\RAN1\TSGR1_92b-China\Docs\R1-1804338.zip" TargetMode="External"/><Relationship Id="rId812" Type="http://schemas.openxmlformats.org/officeDocument/2006/relationships/hyperlink" Target="file:///C:\Users\Merias\Documents\RAN1\TSGR1_92b-China\Docs\R1-1805034.zip" TargetMode="External"/><Relationship Id="rId1028" Type="http://schemas.openxmlformats.org/officeDocument/2006/relationships/oleObject" Target="embeddings/oleObject50.bin"/><Relationship Id="rId1235" Type="http://schemas.openxmlformats.org/officeDocument/2006/relationships/oleObject" Target="embeddings/oleObject79.bin"/><Relationship Id="rId1442" Type="http://schemas.openxmlformats.org/officeDocument/2006/relationships/oleObject" Target="embeddings/oleObject209.bin"/><Relationship Id="rId1887" Type="http://schemas.openxmlformats.org/officeDocument/2006/relationships/hyperlink" Target="file:///C:\Users\Merias\Documents\RAN1\TSGR1_92b-China\Docs\R1-1804046.zip" TargetMode="External"/><Relationship Id="rId1302" Type="http://schemas.openxmlformats.org/officeDocument/2006/relationships/oleObject" Target="embeddings/oleObject133.bin"/><Relationship Id="rId1747" Type="http://schemas.openxmlformats.org/officeDocument/2006/relationships/image" Target="media/image158.wmf"/><Relationship Id="rId1954" Type="http://schemas.openxmlformats.org/officeDocument/2006/relationships/hyperlink" Target="file:///C:\Users\Merias\Documents\RAN1\TSGR1_92b-China\Docs\R1-1804567.zip" TargetMode="External"/><Relationship Id="rId2700" Type="http://schemas.openxmlformats.org/officeDocument/2006/relationships/hyperlink" Target="http://portal.3gpp.org/desktopmodules/WorkItem/WorkItemDetails.aspx?workitemId=750167" TargetMode="External"/><Relationship Id="rId39" Type="http://schemas.openxmlformats.org/officeDocument/2006/relationships/hyperlink" Target="file:///C:\Users\Merias\Documents\RAN1\TSGR1_92b-China\Docs\R1-1803601.zip" TargetMode="External"/><Relationship Id="rId1607" Type="http://schemas.openxmlformats.org/officeDocument/2006/relationships/hyperlink" Target="file:///C:\Users\Merias\Documents\RAN1\TSGR1_92b-China\Docs\R1-1804554.zip" TargetMode="External"/><Relationship Id="rId1814" Type="http://schemas.openxmlformats.org/officeDocument/2006/relationships/hyperlink" Target="file:///C:\Users\Merias\Documents\RAN1\TSGR1_92b-China\Docs\R1-1804083.zip" TargetMode="External"/><Relationship Id="rId188" Type="http://schemas.openxmlformats.org/officeDocument/2006/relationships/hyperlink" Target="file:///C:\Users\Merias\Documents\RAN1\TSGR1_92b-China\Docs\R1-1804901.zip" TargetMode="External"/><Relationship Id="rId395" Type="http://schemas.openxmlformats.org/officeDocument/2006/relationships/hyperlink" Target="file:///C:\Users\Merias\Documents\RAN1\TSGR1_92b-China\Docs\R1-1804261.zip" TargetMode="External"/><Relationship Id="rId2076" Type="http://schemas.openxmlformats.org/officeDocument/2006/relationships/hyperlink" Target="file:///C:\Users\Merias\Documents\RAN1\TSGR1_92b-China\Docs\R1-1804957.zip" TargetMode="External"/><Relationship Id="rId2283" Type="http://schemas.openxmlformats.org/officeDocument/2006/relationships/hyperlink" Target="file:///C:\Users\Merias\Documents\RAN1\TSGR1_92b-China\Docs\R1-1803670.zip" TargetMode="External"/><Relationship Id="rId2490" Type="http://schemas.openxmlformats.org/officeDocument/2006/relationships/hyperlink" Target="../Docs/R1-1803785.zip" TargetMode="External"/><Relationship Id="rId2588" Type="http://schemas.openxmlformats.org/officeDocument/2006/relationships/hyperlink" Target="http://www.3gpp.org/ftp/TSG_RAN/WG1_RL1/TSGR1_92b/Docs/R1-1805760.zip" TargetMode="External"/><Relationship Id="rId255" Type="http://schemas.openxmlformats.org/officeDocument/2006/relationships/hyperlink" Target="file:///C:\Users\Merias\Documents\RAN1\TSGR1_92b-China\Docs\R1-1804420.zip" TargetMode="External"/><Relationship Id="rId462" Type="http://schemas.openxmlformats.org/officeDocument/2006/relationships/hyperlink" Target="file:///C:\Users\Merias\Documents\RAN1\TSGR1_92b-China\Docs\R1-1804328.zip" TargetMode="External"/><Relationship Id="rId1092" Type="http://schemas.openxmlformats.org/officeDocument/2006/relationships/hyperlink" Target="file:///C:\Users\Merias\Documents\RAN1\TSGR1_92b-China\Docs\R1-1804000.zip" TargetMode="External"/><Relationship Id="rId1397" Type="http://schemas.openxmlformats.org/officeDocument/2006/relationships/oleObject" Target="embeddings/oleObject197.bin"/><Relationship Id="rId2143" Type="http://schemas.openxmlformats.org/officeDocument/2006/relationships/hyperlink" Target="../../Docs/R1-1804855.zip" TargetMode="External"/><Relationship Id="rId2350" Type="http://schemas.openxmlformats.org/officeDocument/2006/relationships/hyperlink" Target="file:///C:\Users\Merias\Documents\RAN1\TSGR1_92b-China\Docs\R1-1803676.zip" TargetMode="External"/><Relationship Id="rId115" Type="http://schemas.openxmlformats.org/officeDocument/2006/relationships/hyperlink" Target="file:///C:\Users\Merias\Documents\RAN1\TSGR1_92b-China\Docs\R1-1804897.zip" TargetMode="External"/><Relationship Id="rId322" Type="http://schemas.openxmlformats.org/officeDocument/2006/relationships/hyperlink" Target="file:///C:\Users\Merias\Documents\RAN1\TSGR1_92b-China\Docs\R1-1805382.zip" TargetMode="External"/><Relationship Id="rId767" Type="http://schemas.openxmlformats.org/officeDocument/2006/relationships/hyperlink" Target="file:///C:\Users\Merias\Documents\RAN1\TSGR1_92b-China\Docs\R1-1805135.zip" TargetMode="External"/><Relationship Id="rId974" Type="http://schemas.openxmlformats.org/officeDocument/2006/relationships/hyperlink" Target="file:///C:\Users\Merias\Documents\RAN1\TSGR1_92b-China\Docs\R1-1805722.zip" TargetMode="External"/><Relationship Id="rId2003" Type="http://schemas.openxmlformats.org/officeDocument/2006/relationships/hyperlink" Target="file:///C:\Users\Merias\Documents\RAN1\TSGR1_92b-China\Docs\R1-1804658.zip" TargetMode="External"/><Relationship Id="rId2210" Type="http://schemas.openxmlformats.org/officeDocument/2006/relationships/hyperlink" Target="file:///C:\Users\Merias\Documents\RAN1\TSGR1_92b-China\Docs\R1-1805067.zip" TargetMode="External"/><Relationship Id="rId2448" Type="http://schemas.openxmlformats.org/officeDocument/2006/relationships/hyperlink" Target="file:///C:\Users\Merias\Documents\RAN1\TSGR1_92b-China\Docs\R1-1805086.zip" TargetMode="External"/><Relationship Id="rId2655" Type="http://schemas.openxmlformats.org/officeDocument/2006/relationships/hyperlink" Target="http://portal.3gpp.org/desktopmodules/WorkItem/WorkItemDetails.aspx?workitemId=750159" TargetMode="External"/><Relationship Id="rId627" Type="http://schemas.openxmlformats.org/officeDocument/2006/relationships/hyperlink" Target="file:///C:\Users\Merias\Documents\RAN1\TSGR1_92b-China\Docs\R1-1805342.zip" TargetMode="External"/><Relationship Id="rId834" Type="http://schemas.openxmlformats.org/officeDocument/2006/relationships/image" Target="media/image59.wmf"/><Relationship Id="rId1257" Type="http://schemas.openxmlformats.org/officeDocument/2006/relationships/oleObject" Target="embeddings/oleObject92.bin"/><Relationship Id="rId1464" Type="http://schemas.openxmlformats.org/officeDocument/2006/relationships/hyperlink" Target="file:///C:\Users\Merias\Documents\RAN1\TSGR1_92b-China\Docs\R1-1804985.zip" TargetMode="External"/><Relationship Id="rId1671" Type="http://schemas.openxmlformats.org/officeDocument/2006/relationships/hyperlink" Target="file:///C:\Users\Merias\Documents\RAN1\TSGR1_92b-China\Docs\R1-1803647.zip" TargetMode="External"/><Relationship Id="rId2308" Type="http://schemas.openxmlformats.org/officeDocument/2006/relationships/hyperlink" Target="file:///C:\Users\Merias\Documents\RAN1\TSGR1_92b-China\Docs\R1-1803899.zip" TargetMode="External"/><Relationship Id="rId2515" Type="http://schemas.openxmlformats.org/officeDocument/2006/relationships/hyperlink" Target="../Docs/R1-1805231.zip" TargetMode="External"/><Relationship Id="rId2722" Type="http://schemas.openxmlformats.org/officeDocument/2006/relationships/hyperlink" Target="http://portal.3gpp.org/desktopmodules/Release/ReleaseDetails.aspx?releaseId=190" TargetMode="External"/><Relationship Id="rId901" Type="http://schemas.openxmlformats.org/officeDocument/2006/relationships/hyperlink" Target="file:///C:\Users\Merias\Documents\RAN1\TSGR1_92b-China\Docs\R1-1803631.zip" TargetMode="External"/><Relationship Id="rId1117" Type="http://schemas.openxmlformats.org/officeDocument/2006/relationships/oleObject" Target="embeddings/oleObject61.bin"/><Relationship Id="rId1324" Type="http://schemas.openxmlformats.org/officeDocument/2006/relationships/oleObject" Target="embeddings/oleObject155.bin"/><Relationship Id="rId1531" Type="http://schemas.openxmlformats.org/officeDocument/2006/relationships/hyperlink" Target="file:///C:\Users\Merias\Documents\RAN1\TSGR1_92b-China\Docs\R1-1804370.zip" TargetMode="External"/><Relationship Id="rId1769" Type="http://schemas.openxmlformats.org/officeDocument/2006/relationships/hyperlink" Target="file:///C:\Users\Merias\Documents\RAN1\TSGR1_92b-China\Docs\R1-1804103.zip" TargetMode="External"/><Relationship Id="rId1976" Type="http://schemas.openxmlformats.org/officeDocument/2006/relationships/hyperlink" Target="file:///C:\Users\Merias\Documents\RAN1\TSGR1_92b-China\Docs\R1-1804815.zip" TargetMode="External"/><Relationship Id="rId30" Type="http://schemas.openxmlformats.org/officeDocument/2006/relationships/hyperlink" Target="file:///C:\Users\Merias\Documents\RAN1\TSGR1_92b-China\Docs\R1-1805214.zip" TargetMode="External"/><Relationship Id="rId1629" Type="http://schemas.openxmlformats.org/officeDocument/2006/relationships/hyperlink" Target="file:///C:\Users\Merias\Documents\RAN1\TSGR1_92b-China\Docs\R1-1804100.zip" TargetMode="External"/><Relationship Id="rId1836" Type="http://schemas.openxmlformats.org/officeDocument/2006/relationships/oleObject" Target="embeddings/oleObject232.bin"/><Relationship Id="rId1903" Type="http://schemas.openxmlformats.org/officeDocument/2006/relationships/hyperlink" Target="file:///C:\Users\Merias\Documents\RAN1\TSGR1_92b-China\Docs\R1-1804382.zip" TargetMode="External"/><Relationship Id="rId2098" Type="http://schemas.openxmlformats.org/officeDocument/2006/relationships/hyperlink" Target="file:///C:\Users\Merias\Documents\RAN1\TSGR1_92b-China\Docs\R1-1803936.zip" TargetMode="External"/><Relationship Id="rId277" Type="http://schemas.openxmlformats.org/officeDocument/2006/relationships/hyperlink" Target="file:///C:\Users\Merias\Documents\RAN1\TSGR1_92b-China\Docs\R1-1804491.zip" TargetMode="External"/><Relationship Id="rId484" Type="http://schemas.openxmlformats.org/officeDocument/2006/relationships/hyperlink" Target="file:///C:\Users\Merias\Documents\RAN1\TSGR1_92b-China\Docs\R1-1803882.zip" TargetMode="External"/><Relationship Id="rId2165" Type="http://schemas.openxmlformats.org/officeDocument/2006/relationships/hyperlink" Target="../../Docs/R1-1805079.zip" TargetMode="External"/><Relationship Id="rId137" Type="http://schemas.openxmlformats.org/officeDocument/2006/relationships/hyperlink" Target="file:///C:\Users\Merias\Documents\RAN1\TSGR1_92b-China\Docs\R1-1804196.zip" TargetMode="External"/><Relationship Id="rId344" Type="http://schemas.openxmlformats.org/officeDocument/2006/relationships/hyperlink" Target="file:///C:\Users\Merias\Documents\RAN1\TSGR1_92b-China\Docs\R1-1804320.zip" TargetMode="External"/><Relationship Id="rId691" Type="http://schemas.openxmlformats.org/officeDocument/2006/relationships/hyperlink" Target="file:///C:\Users\Merias\Documents\RAN1\TSGR1_92b-China\Docs\R1-1803959.zip" TargetMode="External"/><Relationship Id="rId789" Type="http://schemas.openxmlformats.org/officeDocument/2006/relationships/hyperlink" Target="file:///C:\Users\Merias\Documents\RAN1\TSGR1_92b-China\Docs\R1-1804052.zip" TargetMode="External"/><Relationship Id="rId996" Type="http://schemas.openxmlformats.org/officeDocument/2006/relationships/oleObject" Target="embeddings/oleObject24.bin"/><Relationship Id="rId2025" Type="http://schemas.openxmlformats.org/officeDocument/2006/relationships/hyperlink" Target="file:///C:\Users\Merias\Documents\RAN1\TSGR1_92b-China\Docs\R1-1804940.zip" TargetMode="External"/><Relationship Id="rId2372" Type="http://schemas.openxmlformats.org/officeDocument/2006/relationships/hyperlink" Target="file:///C:\Users\Merias\Documents\RAN1\TSGR1_92b-China\Docs\R1-1803857.zip" TargetMode="External"/><Relationship Id="rId2677" Type="http://schemas.openxmlformats.org/officeDocument/2006/relationships/hyperlink" Target="http://www.3gpp.org/ftp/TSG_RAN/WG1_RL1/TSGR1_92b/Docs/R1-1803588.zip" TargetMode="External"/><Relationship Id="rId551" Type="http://schemas.openxmlformats.org/officeDocument/2006/relationships/hyperlink" Target="file:///C:\Users\Merias\Documents\RAN1\TSGR1_92b-China\Docs\R1-1805028.zip" TargetMode="External"/><Relationship Id="rId649" Type="http://schemas.openxmlformats.org/officeDocument/2006/relationships/hyperlink" Target="file:///C:\Users\Merias\Documents\RAN1\TSGR1_92b-China\Docs\R1-1804935.zip" TargetMode="External"/><Relationship Id="rId856" Type="http://schemas.openxmlformats.org/officeDocument/2006/relationships/hyperlink" Target="file:///C:\Users\Merias\Documents\RAN1\TSGR1_92b-China\Docs\R1-1803610.zip" TargetMode="External"/><Relationship Id="rId1181" Type="http://schemas.openxmlformats.org/officeDocument/2006/relationships/hyperlink" Target="file:///C:\Users\Merias\Documents\RAN1\TSGR1_92b-China\Docs\R1-1804979.zip" TargetMode="External"/><Relationship Id="rId1279" Type="http://schemas.openxmlformats.org/officeDocument/2006/relationships/oleObject" Target="embeddings/oleObject111.bin"/><Relationship Id="rId1486" Type="http://schemas.openxmlformats.org/officeDocument/2006/relationships/hyperlink" Target="file:///C:\Users\Merias\Documents\RAN1\TSGR1_92b-China\Docs\R1-1803827.zip" TargetMode="External"/><Relationship Id="rId2232" Type="http://schemas.openxmlformats.org/officeDocument/2006/relationships/hyperlink" Target="file:///C:\Users\Merias\Documents\RAN1\TSGR1_92b-China\Docs\R1-1803618.zip" TargetMode="External"/><Relationship Id="rId2537" Type="http://schemas.openxmlformats.org/officeDocument/2006/relationships/hyperlink" Target="http://portal.3gpp.org/desktopmodules/Release/ReleaseDetails.aspx?releaseId=190" TargetMode="External"/><Relationship Id="rId204" Type="http://schemas.openxmlformats.org/officeDocument/2006/relationships/hyperlink" Target="file:///C:\Users\Merias\Documents\RAN1\TSGR1_92b-China\Docs\R1-1805129.zip" TargetMode="External"/><Relationship Id="rId411" Type="http://schemas.openxmlformats.org/officeDocument/2006/relationships/hyperlink" Target="file:///C:\Users\Merias\Documents\RAN1\TSGR1_92b-China\Docs\R1-1803883.zip" TargetMode="External"/><Relationship Id="rId509" Type="http://schemas.openxmlformats.org/officeDocument/2006/relationships/image" Target="media/image10.png"/><Relationship Id="rId1041" Type="http://schemas.openxmlformats.org/officeDocument/2006/relationships/hyperlink" Target="file:///C:\Users\Merias\Documents\RAN1\TSGR1_92b-China\Docs\R1-1805552.zip" TargetMode="External"/><Relationship Id="rId1139" Type="http://schemas.openxmlformats.org/officeDocument/2006/relationships/hyperlink" Target="file:///C:\Users\Merias\Documents\RAN1\TSGR1_92b-China\Docs\R1-1804494.zip" TargetMode="External"/><Relationship Id="rId1346" Type="http://schemas.openxmlformats.org/officeDocument/2006/relationships/oleObject" Target="embeddings/oleObject177.bin"/><Relationship Id="rId1693" Type="http://schemas.openxmlformats.org/officeDocument/2006/relationships/hyperlink" Target="file:///C:\Users\Merias\Documents\RAN1\TSGR1_92b-China\Inbox\Docs\R1-1804433.zip" TargetMode="External"/><Relationship Id="rId1998" Type="http://schemas.openxmlformats.org/officeDocument/2006/relationships/hyperlink" Target="file:///C:\Users\Merias\Documents\RAN1\TSGR1_92b-China\Docs\R1-1804078.zip" TargetMode="External"/><Relationship Id="rId2744" Type="http://schemas.openxmlformats.org/officeDocument/2006/relationships/hyperlink" Target="http://portal.3gpp.org/desktopmodules/WorkItem/WorkItemDetails.aspx?workitemId=720193" TargetMode="External"/><Relationship Id="rId716" Type="http://schemas.openxmlformats.org/officeDocument/2006/relationships/image" Target="media/image21.png"/><Relationship Id="rId923" Type="http://schemas.openxmlformats.org/officeDocument/2006/relationships/hyperlink" Target="file:///C:\Users\Merias\Documents\RAN1\TSGR1_92b-China\Docs\R1-1804949.zip" TargetMode="External"/><Relationship Id="rId1553" Type="http://schemas.openxmlformats.org/officeDocument/2006/relationships/hyperlink" Target="file:///C:\Users\Merias\Documents\RAN1\TSGR1_92b-China\Docs\R1-1804552.zip" TargetMode="External"/><Relationship Id="rId1760" Type="http://schemas.openxmlformats.org/officeDocument/2006/relationships/oleObject" Target="embeddings/oleObject218.bin"/><Relationship Id="rId1858" Type="http://schemas.openxmlformats.org/officeDocument/2006/relationships/hyperlink" Target="file:///C:\Users\Merias\Documents\RAN1\TSGR1_92b-China\Docs\R1-1805693.zip" TargetMode="External"/><Relationship Id="rId2604" Type="http://schemas.openxmlformats.org/officeDocument/2006/relationships/hyperlink" Target="http://portal.3gpp.org/desktopmodules/Release/ReleaseDetails.aspx?releaseId=190" TargetMode="External"/><Relationship Id="rId52" Type="http://schemas.openxmlformats.org/officeDocument/2006/relationships/hyperlink" Target="file:///C:\Users\Merias\Documents\RAN1\TSGR1_92b-China\Docs\R1-1804953.zip" TargetMode="External"/><Relationship Id="rId1206" Type="http://schemas.openxmlformats.org/officeDocument/2006/relationships/hyperlink" Target="file:///C:\Users\Merias\Documents\RAN1\TSGR1_92b-China\Docs\R1-1804074.zip" TargetMode="External"/><Relationship Id="rId1413" Type="http://schemas.openxmlformats.org/officeDocument/2006/relationships/hyperlink" Target="file:///C:\Users\Merias\Documents\RAN1\TSGR1_92b-China\Docs\R1-1804367.zip" TargetMode="External"/><Relationship Id="rId1620" Type="http://schemas.openxmlformats.org/officeDocument/2006/relationships/image" Target="media/image142.wmf"/><Relationship Id="rId1718" Type="http://schemas.openxmlformats.org/officeDocument/2006/relationships/hyperlink" Target="file:///C:\Users\Merias\Documents\RAN1\TSGR1_92b-China\Docs\R1-1805686.zip" TargetMode="External"/><Relationship Id="rId1925" Type="http://schemas.openxmlformats.org/officeDocument/2006/relationships/hyperlink" Target="file:///C:\Users\Merias\Documents\RAN1\TSGR1_92b-China\Docs\R1-1805143.zip" TargetMode="External"/><Relationship Id="rId299" Type="http://schemas.openxmlformats.org/officeDocument/2006/relationships/hyperlink" Target="file:///C:\Users\Merias\Documents\RAN1\TSGR1_92b-China\Docs\R1-1805355.zip" TargetMode="External"/><Relationship Id="rId2187" Type="http://schemas.openxmlformats.org/officeDocument/2006/relationships/hyperlink" Target="file:///C:\Users\Merias\Documents\RAN1\TSGR1_92b-China\Docs\R1-1804859.zip" TargetMode="External"/><Relationship Id="rId2394" Type="http://schemas.openxmlformats.org/officeDocument/2006/relationships/hyperlink" Target="file:///C:\Users\Merias\Documents\RAN1\TSGR1_92b-China\Docs\R1-1805254.zip" TargetMode="External"/><Relationship Id="rId159" Type="http://schemas.openxmlformats.org/officeDocument/2006/relationships/hyperlink" Target="file:///C:\Users\Merias\Documents\RAN1\TSGR1_92b-China\Docs\R1-1805420.zip" TargetMode="External"/><Relationship Id="rId366" Type="http://schemas.openxmlformats.org/officeDocument/2006/relationships/hyperlink" Target="file:///C:\Users\Merias\Documents\RAN1\TSGR1_92b-China\Docs\R1-1805326.zip" TargetMode="External"/><Relationship Id="rId573" Type="http://schemas.openxmlformats.org/officeDocument/2006/relationships/hyperlink" Target="file:///C:\Users\Merias\Documents\RAN1\TSGR1_92b-China\Docs\R1-1804335.zip" TargetMode="External"/><Relationship Id="rId780" Type="http://schemas.openxmlformats.org/officeDocument/2006/relationships/image" Target="media/image44.wmf"/><Relationship Id="rId2047" Type="http://schemas.openxmlformats.org/officeDocument/2006/relationships/hyperlink" Target="file:///C:\Users\Merias\Documents\RAN1\TSGR1_92b-China\Docs\R1-1804741.zip" TargetMode="External"/><Relationship Id="rId2254" Type="http://schemas.openxmlformats.org/officeDocument/2006/relationships/hyperlink" Target="file:///C:\Users\Merias\Documents\RAN1\TSGR1_92b-China\Docs\R1-1804466.zip" TargetMode="External"/><Relationship Id="rId2461" Type="http://schemas.openxmlformats.org/officeDocument/2006/relationships/hyperlink" Target="file:///C:\Users\Merias\Documents\RAN1\TSGR1_92b-China\Docs\R1-1804625.zip" TargetMode="External"/><Relationship Id="rId2699" Type="http://schemas.openxmlformats.org/officeDocument/2006/relationships/hyperlink" Target="http://portal.3gpp.org/desktopmodules/Release/ReleaseDetails.aspx?releaseId=190" TargetMode="External"/><Relationship Id="rId226" Type="http://schemas.openxmlformats.org/officeDocument/2006/relationships/hyperlink" Target="file:///C:\Users\Merias\Documents\RAN1\TSGR1_92b-China\Docs\R1-1805126.zip" TargetMode="External"/><Relationship Id="rId433" Type="http://schemas.openxmlformats.org/officeDocument/2006/relationships/hyperlink" Target="file:///C:\Users\Merias\Documents\RAN1\TSGR1_92b-China\Docs\R1-1803885.zip" TargetMode="External"/><Relationship Id="rId878" Type="http://schemas.openxmlformats.org/officeDocument/2006/relationships/hyperlink" Target="file:///C:\Users\Merias\Documents\RAN1\TSGR1_92b-China\Docs\R1-1805651.zip" TargetMode="External"/><Relationship Id="rId1063" Type="http://schemas.openxmlformats.org/officeDocument/2006/relationships/hyperlink" Target="file:///C:\Users\Merias\Documents\RAN1\TSGR1_92b-China\Docs\R1-1803635.zip" TargetMode="External"/><Relationship Id="rId1270" Type="http://schemas.openxmlformats.org/officeDocument/2006/relationships/oleObject" Target="embeddings/oleObject103.bin"/><Relationship Id="rId2114" Type="http://schemas.openxmlformats.org/officeDocument/2006/relationships/hyperlink" Target="file:///C:\Users\Merias\Documents\RAN1\TSGR1_92b-China\Docs\R1-1804677.zip" TargetMode="External"/><Relationship Id="rId2559" Type="http://schemas.openxmlformats.org/officeDocument/2006/relationships/hyperlink" Target="http://www.3gpp.org/ftp/TSG_RAN/WG1_RL1/TSGR1_92b/Docs/R1-1805620.zip" TargetMode="External"/><Relationship Id="rId640" Type="http://schemas.openxmlformats.org/officeDocument/2006/relationships/hyperlink" Target="file:///C:\Users\Merias\Documents\RAN1\TSGR1_92b-China\Docs\R1-1804342.zip" TargetMode="External"/><Relationship Id="rId738" Type="http://schemas.openxmlformats.org/officeDocument/2006/relationships/image" Target="media/image27.wmf"/><Relationship Id="rId945" Type="http://schemas.openxmlformats.org/officeDocument/2006/relationships/hyperlink" Target="file:///C:\Users\Merias\Documents\RAN1\TSGR1_92b-China\Docs\R1-1804967.zip" TargetMode="External"/><Relationship Id="rId1368" Type="http://schemas.openxmlformats.org/officeDocument/2006/relationships/hyperlink" Target="file:///C:\Users\Merias\Documents\RAN1\TSGR1_92b-China\Docs\R1-1803705.zip" TargetMode="External"/><Relationship Id="rId1575" Type="http://schemas.openxmlformats.org/officeDocument/2006/relationships/hyperlink" Target="file:///C:\Users\Merias\Documents\RAN1\TSGR1_92b-China\Docs\R1-1804553.zip" TargetMode="External"/><Relationship Id="rId1782" Type="http://schemas.openxmlformats.org/officeDocument/2006/relationships/oleObject" Target="embeddings/oleObject221.bin"/><Relationship Id="rId2321" Type="http://schemas.openxmlformats.org/officeDocument/2006/relationships/hyperlink" Target="file:///C:\Users\Merias\Documents\RAN1\TSGR1_92b-China\Docs\R1-1804664.zip" TargetMode="External"/><Relationship Id="rId2419" Type="http://schemas.openxmlformats.org/officeDocument/2006/relationships/hyperlink" Target="file:///C:\Users\Merias\Documents\RAN1\TSGR1_92b-China\Docs\R1-1805012.zip" TargetMode="External"/><Relationship Id="rId2626" Type="http://schemas.openxmlformats.org/officeDocument/2006/relationships/hyperlink" Target="http://portal.3gpp.org/desktopmodules/WorkItem/WorkItemDetails.aspx?workitemId=750161" TargetMode="External"/><Relationship Id="rId74" Type="http://schemas.openxmlformats.org/officeDocument/2006/relationships/hyperlink" Target="file:///C:\Users\Merias\Documents\RAN1\TSGR1_92b-China\Docs\R1-1805421.zip" TargetMode="External"/><Relationship Id="rId500" Type="http://schemas.openxmlformats.org/officeDocument/2006/relationships/hyperlink" Target="file:///C:\Users\Merias\Documents\RAN1\TSGR1_92b-China\Docs\R1-1804153.zip" TargetMode="External"/><Relationship Id="rId805" Type="http://schemas.openxmlformats.org/officeDocument/2006/relationships/hyperlink" Target="file:///C:\Users\Merias\Documents\RAN1\TSGR1_92b-China\Docs\R1-1805679.zip" TargetMode="External"/><Relationship Id="rId1130" Type="http://schemas.openxmlformats.org/officeDocument/2006/relationships/hyperlink" Target="file:///C:\Users\Merias\Documents\RAN1\TSGR1_92b-China\Docs\R1-1803745.zip" TargetMode="External"/><Relationship Id="rId1228" Type="http://schemas.openxmlformats.org/officeDocument/2006/relationships/image" Target="media/image98.wmf"/><Relationship Id="rId1435" Type="http://schemas.openxmlformats.org/officeDocument/2006/relationships/image" Target="media/image131.wmf"/><Relationship Id="rId1642" Type="http://schemas.openxmlformats.org/officeDocument/2006/relationships/hyperlink" Target="file:///C:\Users\Merias\Documents\RAN1\TSGR1_92b-China\Docs\R1-1805599.zip" TargetMode="External"/><Relationship Id="rId1947" Type="http://schemas.openxmlformats.org/officeDocument/2006/relationships/hyperlink" Target="file:///C:\Users\Merias\Documents\RAN1\TSGR1_92b-China\Docs\R1-1805571.zip" TargetMode="External"/><Relationship Id="rId1502" Type="http://schemas.openxmlformats.org/officeDocument/2006/relationships/hyperlink" Target="file:///C:\Users\Merias\Documents\RAN1\TSGR1_92b-China\Docs\R1-1804993.zip" TargetMode="External"/><Relationship Id="rId1807" Type="http://schemas.openxmlformats.org/officeDocument/2006/relationships/image" Target="media/image182.wmf"/><Relationship Id="rId290" Type="http://schemas.openxmlformats.org/officeDocument/2006/relationships/hyperlink" Target="file:///C:\Users\Merias\Documents\RAN1\TSGR1_92b-China\Docs\R1-1805314.zip" TargetMode="External"/><Relationship Id="rId388" Type="http://schemas.openxmlformats.org/officeDocument/2006/relationships/hyperlink" Target="file:///C:\Users\Merias\Documents\RAN1\TSGR1_92b-China\Docs\R1-1805395.zip" TargetMode="External"/><Relationship Id="rId2069" Type="http://schemas.openxmlformats.org/officeDocument/2006/relationships/hyperlink" Target="file:///C:\Users\Merias\Documents\RAN1\TSGR1_92b-China\Docs\R1-1804572.zip" TargetMode="External"/><Relationship Id="rId150" Type="http://schemas.openxmlformats.org/officeDocument/2006/relationships/hyperlink" Target="file:///C:\Users\Merias\Documents\RAN1\TSGR1_92b-China\Docs\R1-1804900.zip" TargetMode="External"/><Relationship Id="rId595" Type="http://schemas.openxmlformats.org/officeDocument/2006/relationships/hyperlink" Target="file:///C:\Users\Merias\Documents\RAN1\TSGR1_92b-China\Docs\R1-1804201.zip" TargetMode="External"/><Relationship Id="rId2276" Type="http://schemas.openxmlformats.org/officeDocument/2006/relationships/hyperlink" Target="file:///C:\Users\Merias\Documents\RAN1\TSGR1_92b-China\Docs\R1-1804671.zip" TargetMode="External"/><Relationship Id="rId2483" Type="http://schemas.openxmlformats.org/officeDocument/2006/relationships/hyperlink" Target="../Docs/R1-1803690.zip" TargetMode="External"/><Relationship Id="rId2690" Type="http://schemas.openxmlformats.org/officeDocument/2006/relationships/hyperlink" Target="http://portal.3gpp.org/desktopmodules/Release/ReleaseDetails.aspx?releaseId=190" TargetMode="External"/><Relationship Id="rId248" Type="http://schemas.openxmlformats.org/officeDocument/2006/relationships/hyperlink" Target="file:///C:\Users\Merias\Documents\RAN1\TSGR1_92b-China\Docs\R1-1804416.zip" TargetMode="External"/><Relationship Id="rId455" Type="http://schemas.openxmlformats.org/officeDocument/2006/relationships/hyperlink" Target="file:///C:\Users\Merias\Documents\RAN1\TSGR1_92b-China\Docs\R1-1805026.zip" TargetMode="External"/><Relationship Id="rId662" Type="http://schemas.openxmlformats.org/officeDocument/2006/relationships/hyperlink" Target="file:///C:\Users\Merias\Documents\RAN1\TSGR1_92b-China\Docs\R1-1804936.zip" TargetMode="External"/><Relationship Id="rId1085" Type="http://schemas.openxmlformats.org/officeDocument/2006/relationships/hyperlink" Target="file:///C:\Users\Merias\Documents\RAN1\TSGR1_92b-China\Docs\R1-1805739.zip" TargetMode="External"/><Relationship Id="rId1292" Type="http://schemas.openxmlformats.org/officeDocument/2006/relationships/oleObject" Target="embeddings/oleObject124.bin"/><Relationship Id="rId2136" Type="http://schemas.openxmlformats.org/officeDocument/2006/relationships/image" Target="media/image213.wmf"/><Relationship Id="rId2343" Type="http://schemas.openxmlformats.org/officeDocument/2006/relationships/hyperlink" Target="file:///C:\Users\Merias\Documents\RAN1\TSGR1_92b-China\Docs\R1-1804766.zip" TargetMode="External"/><Relationship Id="rId2550" Type="http://schemas.openxmlformats.org/officeDocument/2006/relationships/hyperlink" Target="http://www.3gpp.org/ftp/TSG_RAN/WG1_RL1/TSGR1_92b/Docs/R1-1805434.zip" TargetMode="External"/><Relationship Id="rId108" Type="http://schemas.openxmlformats.org/officeDocument/2006/relationships/hyperlink" Target="file:///C:\Users\Merias\Documents\RAN1\TSGR1_92b-China\Docs\R1-1805403.zip" TargetMode="External"/><Relationship Id="rId315" Type="http://schemas.openxmlformats.org/officeDocument/2006/relationships/hyperlink" Target="file:///C:\Users\Merias\Documents\RAN1\TSGR1_92b-China\Docs\R1-1804318.zip" TargetMode="External"/><Relationship Id="rId522" Type="http://schemas.openxmlformats.org/officeDocument/2006/relationships/hyperlink" Target="file:///C:\Users\Merias\Documents\RAN1\TSGR1_92b-China\Docs\R1-1804155.zip" TargetMode="External"/><Relationship Id="rId967" Type="http://schemas.openxmlformats.org/officeDocument/2006/relationships/hyperlink" Target="file:///C:\Users\Merias\Documents\RAN1\TSGR1_92b-China\Docs\R1-1804355.zip" TargetMode="External"/><Relationship Id="rId1152" Type="http://schemas.openxmlformats.org/officeDocument/2006/relationships/image" Target="media/image88.wmf"/><Relationship Id="rId1597" Type="http://schemas.openxmlformats.org/officeDocument/2006/relationships/hyperlink" Target="file:///C:\Users\Merias\Documents\RAN1\TSGR1_92b-China\Docs\R1-1805698.zip" TargetMode="External"/><Relationship Id="rId2203" Type="http://schemas.openxmlformats.org/officeDocument/2006/relationships/hyperlink" Target="file:///C:\Users\Merias\Documents\RAN1\TSGR1_92b-China\Docs\R1-1804824.zip" TargetMode="External"/><Relationship Id="rId2410" Type="http://schemas.openxmlformats.org/officeDocument/2006/relationships/hyperlink" Target="file:///C:\Users\Merias\Documents\RAN1\TSGR1_92b-China\Docs\R1-1804754.zip" TargetMode="External"/><Relationship Id="rId2648" Type="http://schemas.openxmlformats.org/officeDocument/2006/relationships/hyperlink" Target="http://portal.3gpp.org/desktopmodules/Release/ReleaseDetails.aspx?releaseId=190" TargetMode="External"/><Relationship Id="rId96" Type="http://schemas.openxmlformats.org/officeDocument/2006/relationships/hyperlink" Target="file:///C:\Users\Merias\Documents\RAN1\TSGR1_92b-China\Docs\R1-1805353.zip" TargetMode="External"/><Relationship Id="rId827" Type="http://schemas.openxmlformats.org/officeDocument/2006/relationships/image" Target="media/image55.wmf"/><Relationship Id="rId1012" Type="http://schemas.openxmlformats.org/officeDocument/2006/relationships/oleObject" Target="embeddings/oleObject35.bin"/><Relationship Id="rId1457" Type="http://schemas.openxmlformats.org/officeDocument/2006/relationships/hyperlink" Target="file:///C:\Users\Merias\Documents\RAN1\TSGR1_92b-China\Docs\R1-1804097.zip" TargetMode="External"/><Relationship Id="rId1664" Type="http://schemas.openxmlformats.org/officeDocument/2006/relationships/hyperlink" Target="file:///C:\Users\Merias\Documents\RAN1\TSGR1_92b-China\Docs\R1-1805053.zip" TargetMode="External"/><Relationship Id="rId1871" Type="http://schemas.openxmlformats.org/officeDocument/2006/relationships/hyperlink" Target="file:///C:\Users\Merias\Documents\RAN1\TSGR1_92b-China\Docs\R1-1804380.zip" TargetMode="External"/><Relationship Id="rId2508" Type="http://schemas.openxmlformats.org/officeDocument/2006/relationships/hyperlink" Target="../Docs/R1-1805075.zip" TargetMode="External"/><Relationship Id="rId2715" Type="http://schemas.openxmlformats.org/officeDocument/2006/relationships/hyperlink" Target="http://www.3gpp.org/ftp/TSG_RAN/WG1_RL1/TSGR1_92b/Docs/R1-1803601.zip" TargetMode="External"/><Relationship Id="rId1317" Type="http://schemas.openxmlformats.org/officeDocument/2006/relationships/oleObject" Target="embeddings/oleObject148.bin"/><Relationship Id="rId1524" Type="http://schemas.openxmlformats.org/officeDocument/2006/relationships/hyperlink" Target="file:///C:\Users\Merias\Documents\RAN1\TSGR1_92b-China\Docs\R1-1803828.zip" TargetMode="External"/><Relationship Id="rId1731" Type="http://schemas.openxmlformats.org/officeDocument/2006/relationships/hyperlink" Target="file:///C:\Users\Merias\Documents\RAN1\TSGR1_92b-China\Docs\R1-1804807.zip" TargetMode="External"/><Relationship Id="rId1969" Type="http://schemas.openxmlformats.org/officeDocument/2006/relationships/hyperlink" Target="file:///C:\Users\Merias\Documents\RAN1\TSGR1_92b-China\Docs\R1-1804305.zip" TargetMode="External"/><Relationship Id="rId23" Type="http://schemas.openxmlformats.org/officeDocument/2006/relationships/hyperlink" Target="file:///C:\Users\Merias\Documents\RAN1\TSGR1_92b-China\Docs\R1-1803603.zip" TargetMode="External"/><Relationship Id="rId1829" Type="http://schemas.openxmlformats.org/officeDocument/2006/relationships/hyperlink" Target="file:///C:\Users\Merias\Documents\RAN1\TSGR1_92b-China\Docs\R1-1805195.zip" TargetMode="External"/><Relationship Id="rId2298" Type="http://schemas.openxmlformats.org/officeDocument/2006/relationships/hyperlink" Target="file:///C:\Users\Merias\Documents\RAN1\TSGR1_92b-China\Docs\R1-1804023.zip" TargetMode="External"/><Relationship Id="rId172" Type="http://schemas.openxmlformats.org/officeDocument/2006/relationships/hyperlink" Target="file:///C:\Users\Merias\Documents\RAN1\TSGR1_92b-China\Docs\R1-1804507.zip" TargetMode="External"/><Relationship Id="rId477" Type="http://schemas.openxmlformats.org/officeDocument/2006/relationships/hyperlink" Target="file:///C:\Users\Merias\Documents\RAN1\TSGR1_92b-China\Docs\R1-1804917.zip" TargetMode="External"/><Relationship Id="rId684" Type="http://schemas.openxmlformats.org/officeDocument/2006/relationships/hyperlink" Target="file:///C:\Users\Merias\Documents\RAN1\TSGR1_92b-China\Docs\R1-1805408.zip" TargetMode="External"/><Relationship Id="rId2060" Type="http://schemas.openxmlformats.org/officeDocument/2006/relationships/hyperlink" Target="file:///C:\Users\Merias\Documents\RAN1\TSGR1_92b-China\Docs\R1-1803848.zip" TargetMode="External"/><Relationship Id="rId2158" Type="http://schemas.openxmlformats.org/officeDocument/2006/relationships/hyperlink" Target="../../Docs/R1-1804610.zip" TargetMode="External"/><Relationship Id="rId2365" Type="http://schemas.openxmlformats.org/officeDocument/2006/relationships/hyperlink" Target="file:///C:\Users\Merias\Documents\RAN1\TSGR1_92b-China\Docs\R1-1804830.zip" TargetMode="External"/><Relationship Id="rId337" Type="http://schemas.openxmlformats.org/officeDocument/2006/relationships/image" Target="media/image7.wmf"/><Relationship Id="rId891" Type="http://schemas.openxmlformats.org/officeDocument/2006/relationships/hyperlink" Target="file:///C:\Users\Merias\Documents\RAN1\TSGR1_92b-China\Docs\R1-1805037.zip" TargetMode="External"/><Relationship Id="rId989" Type="http://schemas.openxmlformats.org/officeDocument/2006/relationships/hyperlink" Target="file:///C:\Users\Merias\Documents\RAN1\TSGR1_92b-China\Docs\R1-1805102.zip" TargetMode="External"/><Relationship Id="rId2018" Type="http://schemas.openxmlformats.org/officeDocument/2006/relationships/hyperlink" Target="file:///C:\Users\Merias\Documents\RAN1\TSGR1_92b-China\Docs\R1-1804497.zip" TargetMode="External"/><Relationship Id="rId2572" Type="http://schemas.openxmlformats.org/officeDocument/2006/relationships/hyperlink" Target="http://portal.3gpp.org/desktopmodules/Release/ReleaseDetails.aspx?releaseId=190" TargetMode="External"/><Relationship Id="rId544" Type="http://schemas.openxmlformats.org/officeDocument/2006/relationships/hyperlink" Target="file:///C:\Users\Merias\Documents\RAN1\TSGR1_92b-China\Docs\R1-1804142.zip" TargetMode="External"/><Relationship Id="rId751" Type="http://schemas.openxmlformats.org/officeDocument/2006/relationships/image" Target="media/image40.wmf"/><Relationship Id="rId849" Type="http://schemas.openxmlformats.org/officeDocument/2006/relationships/hyperlink" Target="file:///C:\Users\Merias\Documents\RAN1\TSGR1_92b-China\Docs\R1-1805713.zip" TargetMode="External"/><Relationship Id="rId1174" Type="http://schemas.openxmlformats.org/officeDocument/2006/relationships/hyperlink" Target="file:///C:\Users\Merias\Documents\RAN1\TSGR1_92b-China\Docs\R1-1804445.zip" TargetMode="External"/><Relationship Id="rId1381" Type="http://schemas.openxmlformats.org/officeDocument/2006/relationships/hyperlink" Target="file:///C:\Users\Merias\Documents\RAN1\TSGR1_92b-China\Docs\R1-1804983.zip" TargetMode="External"/><Relationship Id="rId1479" Type="http://schemas.openxmlformats.org/officeDocument/2006/relationships/hyperlink" Target="file:///C:\Users\Merias\Documents\RAN1\TSGR1_92b-China\Docs\R1-1804986.zip" TargetMode="External"/><Relationship Id="rId1686" Type="http://schemas.openxmlformats.org/officeDocument/2006/relationships/hyperlink" Target="file:///C:\Users\Merias\Documents\RAN1\TSGR1_92b-China\Docs\R1-1804461.zip" TargetMode="External"/><Relationship Id="rId2225" Type="http://schemas.openxmlformats.org/officeDocument/2006/relationships/hyperlink" Target="file:///C:\Users\Merias\Documents\RAN1\TSGR1_92b-China\Docs\R1-1805255.zip" TargetMode="External"/><Relationship Id="rId2432" Type="http://schemas.openxmlformats.org/officeDocument/2006/relationships/hyperlink" Target="file:///C:\Users\Merias\Documents\RAN1\TSGR1_92b-China\Docs\R1-1804662.zip" TargetMode="External"/><Relationship Id="rId404" Type="http://schemas.openxmlformats.org/officeDocument/2006/relationships/hyperlink" Target="file:///C:\Users\Merias\Documents\RAN1\TSGR1_92b-China\Docs\R1-1805427.zip" TargetMode="External"/><Relationship Id="rId611" Type="http://schemas.openxmlformats.org/officeDocument/2006/relationships/hyperlink" Target="file:///C:\Users\Merias\Documents\RAN1\TSGR1_92b-China\Docs\R1-1804166.zip" TargetMode="External"/><Relationship Id="rId1034" Type="http://schemas.openxmlformats.org/officeDocument/2006/relationships/hyperlink" Target="file:///C:\Users\Merias\Documents\RAN1\TSGR1_92b-China\Docs\R1-1803906.zip" TargetMode="External"/><Relationship Id="rId1241" Type="http://schemas.openxmlformats.org/officeDocument/2006/relationships/oleObject" Target="embeddings/oleObject82.bin"/><Relationship Id="rId1339" Type="http://schemas.openxmlformats.org/officeDocument/2006/relationships/oleObject" Target="embeddings/oleObject170.bin"/><Relationship Id="rId1893" Type="http://schemas.openxmlformats.org/officeDocument/2006/relationships/hyperlink" Target="file:///C:\Users\Merias\Documents\RAN1\TSGR1_92b-China\Docs\R1-1804763.zip" TargetMode="External"/><Relationship Id="rId2737" Type="http://schemas.openxmlformats.org/officeDocument/2006/relationships/hyperlink" Target="http://portal.3gpp.org/desktopmodules/Release/ReleaseDetails.aspx?releaseId=190" TargetMode="External"/><Relationship Id="rId709" Type="http://schemas.openxmlformats.org/officeDocument/2006/relationships/image" Target="media/image15.wmf"/><Relationship Id="rId916" Type="http://schemas.openxmlformats.org/officeDocument/2006/relationships/hyperlink" Target="file:///C:\Users\Merias\Documents\RAN1\TSGR1_92b-China\Docs\R1-1803650.zip" TargetMode="External"/><Relationship Id="rId1101" Type="http://schemas.openxmlformats.org/officeDocument/2006/relationships/hyperlink" Target="file:///C:\Users\Merias\Documents\RAN1\TSGR1_92b-China\Docs\R1-1804787.zip" TargetMode="External"/><Relationship Id="rId1546" Type="http://schemas.openxmlformats.org/officeDocument/2006/relationships/hyperlink" Target="file:///C:\Users\Merias\Documents\RAN1\TSGR1_92b-China\Docs\R1-1803643.zip" TargetMode="External"/><Relationship Id="rId1753" Type="http://schemas.openxmlformats.org/officeDocument/2006/relationships/image" Target="media/image161.wmf"/><Relationship Id="rId1960" Type="http://schemas.openxmlformats.org/officeDocument/2006/relationships/hyperlink" Target="file:///C:\Users\Merias\Documents\RAN1\TSGR1_92b-China\Docs\R1-1804288.zip" TargetMode="External"/><Relationship Id="rId45" Type="http://schemas.openxmlformats.org/officeDocument/2006/relationships/hyperlink" Target="file:///C:\Users\Merias\Documents\RAN1\TSGR1_92b-China\Docs\R1-1804681.zip" TargetMode="External"/><Relationship Id="rId1406" Type="http://schemas.openxmlformats.org/officeDocument/2006/relationships/hyperlink" Target="file:///C:\Users\Merias\Documents\RAN1\TSGR1_92b-China\Docs\R1-1803912.zip" TargetMode="External"/><Relationship Id="rId1613" Type="http://schemas.openxmlformats.org/officeDocument/2006/relationships/hyperlink" Target="../Docs/R1-1805699.zip" TargetMode="External"/><Relationship Id="rId1820" Type="http://schemas.openxmlformats.org/officeDocument/2006/relationships/hyperlink" Target="file:///C:\Users\Merias\Documents\RAN1\TSGR1_92b-China\Docs\R1-1804307.zip" TargetMode="External"/><Relationship Id="rId194" Type="http://schemas.openxmlformats.org/officeDocument/2006/relationships/hyperlink" Target="file:///C:\Users\Merias\Documents\RAN1\TSGR1_92b-China\Docs\R1-1805354.zip" TargetMode="External"/><Relationship Id="rId1918" Type="http://schemas.openxmlformats.org/officeDocument/2006/relationships/image" Target="media/image197.wmf"/><Relationship Id="rId2082" Type="http://schemas.openxmlformats.org/officeDocument/2006/relationships/hyperlink" Target="file:///C:\Users\Merias\Documents\RAN1\TSGR1_92b-China\Docs\R1-1805246.zip" TargetMode="External"/><Relationship Id="rId261" Type="http://schemas.openxmlformats.org/officeDocument/2006/relationships/hyperlink" Target="file:///C:\Users\Merias\Documents\RAN1\TSGR1_92b-China\Docs\R1-1805418.zip" TargetMode="External"/><Relationship Id="rId499" Type="http://schemas.openxmlformats.org/officeDocument/2006/relationships/hyperlink" Target="file:///C:\Users\Merias\Documents\RAN1\TSGR1_92b-China\Docs\R1-1804139.zip" TargetMode="External"/><Relationship Id="rId2387" Type="http://schemas.openxmlformats.org/officeDocument/2006/relationships/hyperlink" Target="file:///C:\Users\Merias\Documents\RAN1\TSGR1_92b-China\Docs\R1-1804767.zip" TargetMode="External"/><Relationship Id="rId2594" Type="http://schemas.openxmlformats.org/officeDocument/2006/relationships/hyperlink" Target="http://www.3gpp.org/ftp/TSG_RAN/WG1_RL1/TSGR1_92b/Docs/R1-1805762.zip" TargetMode="External"/><Relationship Id="rId359" Type="http://schemas.openxmlformats.org/officeDocument/2006/relationships/hyperlink" Target="file:///C:\Users\Merias\Documents\RAN1\TSGR1_92b-China\Docs\R1-1804633.zip" TargetMode="External"/><Relationship Id="rId566" Type="http://schemas.openxmlformats.org/officeDocument/2006/relationships/hyperlink" Target="file:///C:\Users\Merias\Documents\RAN1\TSGR1_92b-China\Docs\R1-1804264.zip" TargetMode="External"/><Relationship Id="rId773" Type="http://schemas.openxmlformats.org/officeDocument/2006/relationships/hyperlink" Target="file:///C:\Users\Merias\Documents\RAN1\TSGR1_92b-China\Docs\R1-1805617.zip" TargetMode="External"/><Relationship Id="rId1196" Type="http://schemas.openxmlformats.org/officeDocument/2006/relationships/hyperlink" Target="file:///C:\Users\Merias\Documents\RAN1\TSGR1_92b-China\Docs\R1-1805557.zip" TargetMode="External"/><Relationship Id="rId2247" Type="http://schemas.openxmlformats.org/officeDocument/2006/relationships/hyperlink" Target="file:///C:\Users\Merias\Documents\RAN1\TSGR1_92b-China\Docs\R1-1805068.zip" TargetMode="External"/><Relationship Id="rId2454" Type="http://schemas.openxmlformats.org/officeDocument/2006/relationships/hyperlink" Target="file:///C:\Users\Merias\Documents\RAN1\TSGR1_92b-China\Docs\R1-1804661.zip" TargetMode="External"/><Relationship Id="rId121" Type="http://schemas.openxmlformats.org/officeDocument/2006/relationships/hyperlink" Target="file:///C:\Users\Merias\Documents\RAN1\TSGR1_92b-China\Docs\R1-1804167.zip" TargetMode="External"/><Relationship Id="rId219" Type="http://schemas.openxmlformats.org/officeDocument/2006/relationships/hyperlink" Target="file:///C:\Users\Merias\Documents\RAN1\TSGR1_92b-China\Docs\R1-1805269.zip" TargetMode="External"/><Relationship Id="rId426" Type="http://schemas.openxmlformats.org/officeDocument/2006/relationships/hyperlink" Target="file:///C:\Users\Merias\Documents\RAN1\TSGR1_92b-China\Docs\R1-1804516.zip" TargetMode="External"/><Relationship Id="rId633" Type="http://schemas.openxmlformats.org/officeDocument/2006/relationships/hyperlink" Target="file:///C:\Users\Merias\Documents\RAN1\TSGR1_92b-China\Docs\R1-1804701.zip" TargetMode="External"/><Relationship Id="rId980" Type="http://schemas.openxmlformats.org/officeDocument/2006/relationships/hyperlink" Target="file:///C:\Users\Merias\Documents\RAN1\TSGR1_92b-China\Docs\R1-1804056.zip" TargetMode="External"/><Relationship Id="rId1056" Type="http://schemas.openxmlformats.org/officeDocument/2006/relationships/hyperlink" Target="file:///C:\Users\Merias\Documents\RAN1\TSGR1_92b-China\Docs\R1-1805692.zip" TargetMode="External"/><Relationship Id="rId1263" Type="http://schemas.openxmlformats.org/officeDocument/2006/relationships/oleObject" Target="embeddings/oleObject97.bin"/><Relationship Id="rId2107" Type="http://schemas.openxmlformats.org/officeDocument/2006/relationships/hyperlink" Target="file:///C:\Users\Merias\Documents\RAN1\TSGR1_92b-China\Docs\R1-1804294.zip" TargetMode="External"/><Relationship Id="rId2314" Type="http://schemas.openxmlformats.org/officeDocument/2006/relationships/hyperlink" Target="file:///C:\Users\Merias\Documents\RAN1\TSGR1_92b-China\Docs\R1-1803948.zip" TargetMode="External"/><Relationship Id="rId2661" Type="http://schemas.openxmlformats.org/officeDocument/2006/relationships/hyperlink" Target="http://portal.3gpp.org/desktopmodules/WorkItem/WorkItemDetails.aspx?workitemId=750167" TargetMode="External"/><Relationship Id="rId2759" Type="http://schemas.openxmlformats.org/officeDocument/2006/relationships/fontTable" Target="fontTable.xml"/><Relationship Id="rId840" Type="http://schemas.openxmlformats.org/officeDocument/2006/relationships/hyperlink" Target="file:///C:\Users\Merias\Documents\RAN1\TSGR1_92b-China\Docs\R1-1804348.zip" TargetMode="External"/><Relationship Id="rId938" Type="http://schemas.openxmlformats.org/officeDocument/2006/relationships/oleObject" Target="embeddings/oleObject11.bin"/><Relationship Id="rId1470" Type="http://schemas.openxmlformats.org/officeDocument/2006/relationships/hyperlink" Target="file:///C:\Users\Merias\Documents\RAN1\TSGR1_92b-China\Docs\R1-1804003.zip" TargetMode="External"/><Relationship Id="rId1568" Type="http://schemas.openxmlformats.org/officeDocument/2006/relationships/hyperlink" Target="file:///C:\Users\Merias\Documents\RAN1\TSGR1_92b-China\Docs\R1-1803941.zip" TargetMode="External"/><Relationship Id="rId1775" Type="http://schemas.openxmlformats.org/officeDocument/2006/relationships/hyperlink" Target="file:///C:\Users\Merias\Documents\RAN1\TSGR1_92b-China\Docs\R1-1805507.zip" TargetMode="External"/><Relationship Id="rId2521" Type="http://schemas.openxmlformats.org/officeDocument/2006/relationships/hyperlink" Target="../Docs/R1-1805237.zip" TargetMode="External"/><Relationship Id="rId2619" Type="http://schemas.openxmlformats.org/officeDocument/2006/relationships/hyperlink" Target="http://portal.3gpp.org/desktopmodules/WorkItem/WorkItemDetails.aspx?workitemId=750167" TargetMode="External"/><Relationship Id="rId67" Type="http://schemas.openxmlformats.org/officeDocument/2006/relationships/hyperlink" Target="file:///C:\Users\Merias\Documents\RAN1\TSGR1_92b-China\Docs\R1-1803594.zip" TargetMode="External"/><Relationship Id="rId700" Type="http://schemas.openxmlformats.org/officeDocument/2006/relationships/hyperlink" Target="file:///C:\Users\Merias\Documents\RAN1\TSGR1_92b-China\Docs\R1-1805558.zip" TargetMode="External"/><Relationship Id="rId1123" Type="http://schemas.openxmlformats.org/officeDocument/2006/relationships/oleObject" Target="embeddings/oleObject63.bin"/><Relationship Id="rId1330" Type="http://schemas.openxmlformats.org/officeDocument/2006/relationships/oleObject" Target="embeddings/oleObject161.bin"/><Relationship Id="rId1428" Type="http://schemas.openxmlformats.org/officeDocument/2006/relationships/oleObject" Target="embeddings/oleObject202.bin"/><Relationship Id="rId1635" Type="http://schemas.openxmlformats.org/officeDocument/2006/relationships/hyperlink" Target="file:///C:\Users\Merias\Documents\RAN1\TSGR1_92b-China\Docs\R1-1804729.zip" TargetMode="External"/><Relationship Id="rId1982" Type="http://schemas.openxmlformats.org/officeDocument/2006/relationships/hyperlink" Target="file:///C:\Users\Merias\Documents\RAN1\TSGR1_92b-China\Docs\R1-1805729.zip" TargetMode="External"/><Relationship Id="rId1842" Type="http://schemas.openxmlformats.org/officeDocument/2006/relationships/oleObject" Target="embeddings/oleObject235.bin"/><Relationship Id="rId1702" Type="http://schemas.openxmlformats.org/officeDocument/2006/relationships/hyperlink" Target="file:///C:\Users\Merias\Documents\RAN1\TSGR1_92b-China\Docs\R1-1803836.zip" TargetMode="External"/><Relationship Id="rId283" Type="http://schemas.openxmlformats.org/officeDocument/2006/relationships/hyperlink" Target="file:///C:\Users\Merias\Documents\RAN1\TSGR1_92b-China\Docs\R1-1805239.zip" TargetMode="External"/><Relationship Id="rId490" Type="http://schemas.openxmlformats.org/officeDocument/2006/relationships/hyperlink" Target="file:///C:\Users\Merias\Documents\RAN1\TSGR1_92b-China\Docs\R1-1804138.zip" TargetMode="External"/><Relationship Id="rId2171" Type="http://schemas.openxmlformats.org/officeDocument/2006/relationships/hyperlink" Target="file:///C:\Users\Merias\Documents\RAN1\TSGR1_92b-China\Docs\R1-1803613.zip" TargetMode="External"/><Relationship Id="rId143" Type="http://schemas.openxmlformats.org/officeDocument/2006/relationships/hyperlink" Target="file:///C:\Users\Merias\Documents\RAN1\TSGR1_92b-China\Docs\R1-1805295.zip" TargetMode="External"/><Relationship Id="rId350" Type="http://schemas.openxmlformats.org/officeDocument/2006/relationships/hyperlink" Target="file:///C:\Users\Merias\Documents\RAN1\TSGR1_92b-China\Docs\R1-1805334.zip" TargetMode="External"/><Relationship Id="rId588" Type="http://schemas.openxmlformats.org/officeDocument/2006/relationships/hyperlink" Target="file:///C:\Users\Merias\Documents\RAN1\TSGR1_92b-China\Docs\R1-1804927.zip" TargetMode="External"/><Relationship Id="rId795" Type="http://schemas.openxmlformats.org/officeDocument/2006/relationships/hyperlink" Target="file:///C:\Users\Merias\Documents\RAN1\TSGR1_92b-China\Docs\R1-1805033.zip" TargetMode="External"/><Relationship Id="rId2031" Type="http://schemas.openxmlformats.org/officeDocument/2006/relationships/hyperlink" Target="file:///C:\Users\Merias\Documents\RAN1\TSGR1_92b-China\Docs\R1-1804853.zip" TargetMode="External"/><Relationship Id="rId2269" Type="http://schemas.openxmlformats.org/officeDocument/2006/relationships/hyperlink" Target="file:///C:\Users\Merias\Documents\RAN1\TSGR1_92b-China\Docs\R1-1803854.zip" TargetMode="External"/><Relationship Id="rId2476" Type="http://schemas.openxmlformats.org/officeDocument/2006/relationships/hyperlink" Target="file:///C:\Users\Merias\Documents\RAN1\TSGR1_92b-China\Docs\R1-1805226.zip" TargetMode="External"/><Relationship Id="rId2683" Type="http://schemas.openxmlformats.org/officeDocument/2006/relationships/hyperlink" Target="http://www.3gpp.org/ftp/TSG_RAN/WG1_RL1/TSGR1_92b/Docs/R1-1803590.zip" TargetMode="External"/><Relationship Id="rId9" Type="http://schemas.openxmlformats.org/officeDocument/2006/relationships/endnotes" Target="endnotes.xml"/><Relationship Id="rId210" Type="http://schemas.openxmlformats.org/officeDocument/2006/relationships/hyperlink" Target="file:///C:\Users\Merias\Documents\RAN1\TSGR1_92b-China\Docs\R1-1805149.zip" TargetMode="External"/><Relationship Id="rId448" Type="http://schemas.openxmlformats.org/officeDocument/2006/relationships/hyperlink" Target="file:///C:\Users\Merias\Documents\RAN1\TSGR1_92b-China\Docs\R1-1804200.zip" TargetMode="External"/><Relationship Id="rId655" Type="http://schemas.openxmlformats.org/officeDocument/2006/relationships/hyperlink" Target="ftp://www.3gpp.org/tsg_ran/TSG_RAN/TSGR_78/Docs/RP-172826.zip" TargetMode="External"/><Relationship Id="rId862" Type="http://schemas.openxmlformats.org/officeDocument/2006/relationships/hyperlink" Target="file:///C:\Users\Merias\Documents\RAN1\TSGR1_92b-China\Docs\R1-1804225.zip" TargetMode="External"/><Relationship Id="rId1078" Type="http://schemas.openxmlformats.org/officeDocument/2006/relationships/hyperlink" Target="file:///C:\Users\Merias\Documents\RAN1\TSGR1_92b-China\Docs\R1-1804973.zip" TargetMode="External"/><Relationship Id="rId1285" Type="http://schemas.openxmlformats.org/officeDocument/2006/relationships/oleObject" Target="embeddings/oleObject117.bin"/><Relationship Id="rId1492" Type="http://schemas.openxmlformats.org/officeDocument/2006/relationships/hyperlink" Target="file:///C:\Users\Merias\Documents\RAN1\TSGR1_92b-China\Docs\R1-1803982.zip" TargetMode="External"/><Relationship Id="rId2129" Type="http://schemas.openxmlformats.org/officeDocument/2006/relationships/image" Target="media/image206.wmf"/><Relationship Id="rId2336" Type="http://schemas.openxmlformats.org/officeDocument/2006/relationships/hyperlink" Target="file:///C:\Users\Merias\Documents\RAN1\TSGR1_92b-China\Docs\R1-1804063.zip" TargetMode="External"/><Relationship Id="rId2543" Type="http://schemas.openxmlformats.org/officeDocument/2006/relationships/hyperlink" Target="http://portal.3gpp.org/desktopmodules/Release/ReleaseDetails.aspx?releaseId=190" TargetMode="External"/><Relationship Id="rId2750" Type="http://schemas.openxmlformats.org/officeDocument/2006/relationships/hyperlink" Target="http://portal.3gpp.org/desktopmodules/WorkItem/WorkItemDetails.aspx?workitemId=750049" TargetMode="External"/><Relationship Id="rId308" Type="http://schemas.openxmlformats.org/officeDocument/2006/relationships/hyperlink" Target="file:///C:\Users\Merias\Documents\RAN1\TSGR1_92b-China\Docs\R1-1803723.zip" TargetMode="External"/><Relationship Id="rId515" Type="http://schemas.openxmlformats.org/officeDocument/2006/relationships/hyperlink" Target="file:///C:\Users\Merias\Documents\RAN1\TSGR1_92b-China\Docs\R1-1804331.zip" TargetMode="External"/><Relationship Id="rId722" Type="http://schemas.openxmlformats.org/officeDocument/2006/relationships/hyperlink" Target="file:///C:\Users\Merias\Documents\RAN1\TSGR1_92b-China\Docs\R1-1804050.zip" TargetMode="External"/><Relationship Id="rId1145" Type="http://schemas.openxmlformats.org/officeDocument/2006/relationships/hyperlink" Target="file:///C:\Users\Merias\Documents\RAN1\TSGR1_92b-China\Docs\R1-1805042.zip" TargetMode="External"/><Relationship Id="rId1352" Type="http://schemas.openxmlformats.org/officeDocument/2006/relationships/oleObject" Target="embeddings/oleObject183.bin"/><Relationship Id="rId1797" Type="http://schemas.openxmlformats.org/officeDocument/2006/relationships/oleObject" Target="embeddings/oleObject229.bin"/><Relationship Id="rId2403" Type="http://schemas.openxmlformats.org/officeDocument/2006/relationships/hyperlink" Target="file:///C:\Users\Merias\Documents\RAN1\TSGR1_92b-China\Docs\R1-1803979.zip" TargetMode="External"/><Relationship Id="rId89" Type="http://schemas.openxmlformats.org/officeDocument/2006/relationships/hyperlink" Target="file:///C:\Users\Merias\Documents\RAN1\TSGR1_92b-China\Docs\R1-1804892.zip" TargetMode="External"/><Relationship Id="rId1005" Type="http://schemas.openxmlformats.org/officeDocument/2006/relationships/oleObject" Target="embeddings/oleObject31.bin"/><Relationship Id="rId1212" Type="http://schemas.openxmlformats.org/officeDocument/2006/relationships/hyperlink" Target="file:///C:\Users\Merias\Documents\RAN1\TSGR1_92b-China\Docs\R1-1805044.zip" TargetMode="External"/><Relationship Id="rId1657" Type="http://schemas.openxmlformats.org/officeDocument/2006/relationships/hyperlink" Target="file:///C:\Users\Merias\Documents\RAN1\TSGR1_92b-China\Docs\R1-1804375.zip" TargetMode="External"/><Relationship Id="rId1864" Type="http://schemas.openxmlformats.org/officeDocument/2006/relationships/hyperlink" Target="file:///C:\Users\Merias\Documents\RAN1\TSGR1_92b-China\Docs\R1-1803761.zip" TargetMode="External"/><Relationship Id="rId2610" Type="http://schemas.openxmlformats.org/officeDocument/2006/relationships/hyperlink" Target="http://portal.3gpp.org/desktopmodules/WorkItem/WorkItemDetails.aspx?workitemId=750167" TargetMode="External"/><Relationship Id="rId2708" Type="http://schemas.openxmlformats.org/officeDocument/2006/relationships/hyperlink" Target="http://portal.3gpp.org/desktopmodules/Release/ReleaseDetails.aspx?releaseId=190" TargetMode="External"/><Relationship Id="rId1517" Type="http://schemas.openxmlformats.org/officeDocument/2006/relationships/hyperlink" Target="file:///C:\Users\Merias\Documents\RAN1\TSGR1_92b-China\Docs\R1-1804797.zip" TargetMode="External"/><Relationship Id="rId1724" Type="http://schemas.openxmlformats.org/officeDocument/2006/relationships/hyperlink" Target="file:///C:\Users\Merias\Documents\RAN1\TSGR1_92b-China\Docs\R1-1804102.zip" TargetMode="External"/><Relationship Id="rId16" Type="http://schemas.openxmlformats.org/officeDocument/2006/relationships/hyperlink" Target="file:///C:\Users\Merias\Documents\RAN1\TSGR1_92b-China\Docs\R1-1803571.zip" TargetMode="External"/><Relationship Id="rId1931" Type="http://schemas.openxmlformats.org/officeDocument/2006/relationships/hyperlink" Target="file:///C:\Users\Merias\Documents\RAN1\TSGR1_92b-China\Docs\R1-1803763.zip" TargetMode="External"/><Relationship Id="rId2193" Type="http://schemas.openxmlformats.org/officeDocument/2006/relationships/hyperlink" Target="file:///C:\Users\Merias\Documents\RAN1\TSGR1_92b-China\Docs\R1-1805004.zip" TargetMode="External"/><Relationship Id="rId2498" Type="http://schemas.openxmlformats.org/officeDocument/2006/relationships/hyperlink" Target="../Docs/R1-1804027.zip" TargetMode="External"/><Relationship Id="rId165" Type="http://schemas.openxmlformats.org/officeDocument/2006/relationships/hyperlink" Target="file:///C:\Users\Merias\Documents\RAN1\TSGR1_92b-China\Docs\R1-1803954.zip" TargetMode="External"/><Relationship Id="rId372" Type="http://schemas.openxmlformats.org/officeDocument/2006/relationships/hyperlink" Target="file:///C:\Users\Merias\Documents\RAN1\TSGR1_92b-China\Docs\R1-1803986.zip" TargetMode="External"/><Relationship Id="rId677" Type="http://schemas.openxmlformats.org/officeDocument/2006/relationships/hyperlink" Target="file:///C:\Users\Merias\Documents\RAN1\TSGR1_92b-China\Docs\R1-1805432.zip" TargetMode="External"/><Relationship Id="rId2053" Type="http://schemas.openxmlformats.org/officeDocument/2006/relationships/hyperlink" Target="file:///C:\Users\Merias\Documents\RAN1\TSGR1_92b-China\Docs\R1-1804742.zip" TargetMode="External"/><Relationship Id="rId2260" Type="http://schemas.openxmlformats.org/officeDocument/2006/relationships/hyperlink" Target="http://www.3gpp.org/ftp/tsg_ran/TSG_RAN/TSGR_75/Docs/RP-170837.zip" TargetMode="External"/><Relationship Id="rId2358" Type="http://schemas.openxmlformats.org/officeDocument/2006/relationships/hyperlink" Target="file:///C:\Users\Merias\Documents\RAN1\TSGR1_92b-China\Docs\R1-1804404.zip" TargetMode="External"/><Relationship Id="rId232" Type="http://schemas.openxmlformats.org/officeDocument/2006/relationships/hyperlink" Target="file:///C:\Users\Merias\Documents\RAN1\TSGR1_92b-China\Docs\R1-1805270.zip" TargetMode="External"/><Relationship Id="rId884" Type="http://schemas.openxmlformats.org/officeDocument/2006/relationships/hyperlink" Target="file:///C:\Users\Merias\Documents\RAN1\TSGR1_92b-China\Docs\R1-1803810.zip" TargetMode="External"/><Relationship Id="rId2120" Type="http://schemas.openxmlformats.org/officeDocument/2006/relationships/hyperlink" Target="file:///C:\Users\Merias\Documents\RAN1\TSGR1_92b-China\Docs\R1-1805706.zip" TargetMode="External"/><Relationship Id="rId2565" Type="http://schemas.openxmlformats.org/officeDocument/2006/relationships/hyperlink" Target="http://www.3gpp.org/ftp/TSG_RAN/WG1_RL1/TSGR1_92b/Docs/R1-1805653.zip" TargetMode="External"/><Relationship Id="rId537" Type="http://schemas.openxmlformats.org/officeDocument/2006/relationships/hyperlink" Target="file:///C:\Users\Merias\Documents\RAN1\TSGR1_92b-China\Docs\R1-1804252.zip" TargetMode="External"/><Relationship Id="rId744" Type="http://schemas.openxmlformats.org/officeDocument/2006/relationships/image" Target="media/image33.wmf"/><Relationship Id="rId951" Type="http://schemas.openxmlformats.org/officeDocument/2006/relationships/oleObject" Target="embeddings/oleObject13.bin"/><Relationship Id="rId1167" Type="http://schemas.openxmlformats.org/officeDocument/2006/relationships/hyperlink" Target="file:///C:\Users\Merias\Documents\RAN1\TSGR1_92b-China\Docs\R1-1804002.zip" TargetMode="External"/><Relationship Id="rId1374" Type="http://schemas.openxmlformats.org/officeDocument/2006/relationships/hyperlink" Target="file:///C:\Users\Merias\Documents\RAN1\TSGR1_92b-China\Docs\R1-1804095.zip" TargetMode="External"/><Relationship Id="rId1581" Type="http://schemas.openxmlformats.org/officeDocument/2006/relationships/hyperlink" Target="file:///C:\Users\Merias\Documents\RAN1\TSGR1_92b-China\Docs\R1-1805080.zip" TargetMode="External"/><Relationship Id="rId1679" Type="http://schemas.openxmlformats.org/officeDocument/2006/relationships/hyperlink" Target="file:///C:\Users\Merias\Documents\RAN1\TSGR1_92b-China\Docs\R1-1804557.zip" TargetMode="External"/><Relationship Id="rId2218" Type="http://schemas.openxmlformats.org/officeDocument/2006/relationships/hyperlink" Target="file:///C:\Users\Merias\Documents\RAN1\TSGR1_92b-China\Docs\R1-1804575.zip" TargetMode="External"/><Relationship Id="rId2425" Type="http://schemas.openxmlformats.org/officeDocument/2006/relationships/hyperlink" Target="file:///C:\Users\Merias\Documents\RAN1\TSGR1_92b-China\Docs\R1-1805018.zip" TargetMode="External"/><Relationship Id="rId2632" Type="http://schemas.openxmlformats.org/officeDocument/2006/relationships/hyperlink" Target="http://portal.3gpp.org/desktopmodules/WorkItem/WorkItemDetails.aspx?workitemId=750165" TargetMode="External"/><Relationship Id="rId80" Type="http://schemas.openxmlformats.org/officeDocument/2006/relationships/hyperlink" Target="file:///C:\Users\Merias\Documents\RAN1\TSGR1_92b-China\Docs\R1-1805300.zip" TargetMode="External"/><Relationship Id="rId604" Type="http://schemas.openxmlformats.org/officeDocument/2006/relationships/hyperlink" Target="file:///C:\Users\Merias\Documents\RAN1\TSGR1_92b-China\Docs\R1-1804270.zip" TargetMode="External"/><Relationship Id="rId811" Type="http://schemas.openxmlformats.org/officeDocument/2006/relationships/hyperlink" Target="file:///C:\Users\Merias\Documents\RAN1\TSGR1_92b-China\Docs\R1-1804841.zip" TargetMode="External"/><Relationship Id="rId1027" Type="http://schemas.openxmlformats.org/officeDocument/2006/relationships/oleObject" Target="embeddings/oleObject49.bin"/><Relationship Id="rId1234" Type="http://schemas.openxmlformats.org/officeDocument/2006/relationships/image" Target="media/image101.wmf"/><Relationship Id="rId1441" Type="http://schemas.openxmlformats.org/officeDocument/2006/relationships/image" Target="media/image134.wmf"/><Relationship Id="rId1886" Type="http://schemas.openxmlformats.org/officeDocument/2006/relationships/hyperlink" Target="file:///C:\Users\Merias\Documents\RAN1\TSGR1_92b-China\Docs\R1-1804034.zip" TargetMode="External"/><Relationship Id="rId909" Type="http://schemas.openxmlformats.org/officeDocument/2006/relationships/hyperlink" Target="file:///C:\Users\Merias\Documents\RAN1\TSGR1_92b-China\Docs\R1-1804781.zip" TargetMode="External"/><Relationship Id="rId1301" Type="http://schemas.openxmlformats.org/officeDocument/2006/relationships/oleObject" Target="embeddings/oleObject132.bin"/><Relationship Id="rId1539" Type="http://schemas.openxmlformats.org/officeDocument/2006/relationships/hyperlink" Target="file:///C:\Users\Merias\Documents\RAN1\TSGR1_92b-China\Docs\R1-1805178.zip" TargetMode="External"/><Relationship Id="rId1746" Type="http://schemas.openxmlformats.org/officeDocument/2006/relationships/hyperlink" Target="file:///C:\Users\Merias\Documents\RAN1\TSGR1_92b-China\Docs\R1-1805539.zip" TargetMode="External"/><Relationship Id="rId1953" Type="http://schemas.openxmlformats.org/officeDocument/2006/relationships/hyperlink" Target="file:///C:\Users\Merias\Documents\RAN1\TSGR1_92b-China\Docs\R1-1804386.zip" TargetMode="External"/><Relationship Id="rId38" Type="http://schemas.openxmlformats.org/officeDocument/2006/relationships/hyperlink" Target="file:///C:\Users\Merias\Documents\RAN1\TSGR1_92b-China\Docs\R1-1803576.zip" TargetMode="External"/><Relationship Id="rId1606" Type="http://schemas.openxmlformats.org/officeDocument/2006/relationships/hyperlink" Target="file:///C:\Users\Merias\Documents\RAN1\TSGR1_92b-China\Docs\R1-1804481.zip" TargetMode="External"/><Relationship Id="rId1813" Type="http://schemas.openxmlformats.org/officeDocument/2006/relationships/hyperlink" Target="file:///C:\Users\Merias\Documents\RAN1\TSGR1_92b-China\Docs\R1-1803839.zip" TargetMode="External"/><Relationship Id="rId187" Type="http://schemas.openxmlformats.org/officeDocument/2006/relationships/hyperlink" Target="file:///C:\Users\Merias\Documents\RAN1\TSGR1_92b-China\Docs\R1-1804901.zip" TargetMode="External"/><Relationship Id="rId394" Type="http://schemas.openxmlformats.org/officeDocument/2006/relationships/hyperlink" Target="file:///C:\Users\Merias\Documents\RAN1\TSGR1_92b-China\Docs\R1-1804206.zip" TargetMode="External"/><Relationship Id="rId2075" Type="http://schemas.openxmlformats.org/officeDocument/2006/relationships/hyperlink" Target="file:///C:\Users\Merias\Documents\RAN1\TSGR1_92b-China\Docs\R1-1804947.zip" TargetMode="External"/><Relationship Id="rId2282" Type="http://schemas.openxmlformats.org/officeDocument/2006/relationships/hyperlink" Target="file:///C:\Users\Merias\Documents\RAN1\TSGR1_92b-China\Docs\R1-1805567.zip" TargetMode="External"/><Relationship Id="rId254" Type="http://schemas.openxmlformats.org/officeDocument/2006/relationships/hyperlink" Target="file:///C:\Users\Merias\Documents\RAN1\TSGR1_92b-China\Docs\R1-1804419.zip" TargetMode="External"/><Relationship Id="rId699" Type="http://schemas.openxmlformats.org/officeDocument/2006/relationships/hyperlink" Target="file:///C:\Users\Merias\Documents\RAN1\TSGR1_92b-China\Docs\R1-1805141.zip" TargetMode="External"/><Relationship Id="rId1091" Type="http://schemas.openxmlformats.org/officeDocument/2006/relationships/hyperlink" Target="file:///C:\Users\Merias\Documents\RAN1\TSGR1_92b-China\Docs\R1-1803939.zip" TargetMode="External"/><Relationship Id="rId2587" Type="http://schemas.openxmlformats.org/officeDocument/2006/relationships/hyperlink" Target="http://portal.3gpp.org/desktopmodules/WorkItem/WorkItemDetails.aspx?workitemId=750167" TargetMode="External"/><Relationship Id="rId114" Type="http://schemas.openxmlformats.org/officeDocument/2006/relationships/hyperlink" Target="file:///C:\Users\Merias\Documents\RAN1\TSGR1_92b-China\Docs\R1-1804315.zip" TargetMode="External"/><Relationship Id="rId461" Type="http://schemas.openxmlformats.org/officeDocument/2006/relationships/hyperlink" Target="file:///C:\Users\Merias\Documents\RAN1\TSGR1_92b-China\Docs\R1-1804245.zip" TargetMode="External"/><Relationship Id="rId559" Type="http://schemas.openxmlformats.org/officeDocument/2006/relationships/hyperlink" Target="file:///C:\Users\Merias\Documents\RAN1\TSGR1_92b-China\Docs\R1-1804181.zip" TargetMode="External"/><Relationship Id="rId766" Type="http://schemas.openxmlformats.org/officeDocument/2006/relationships/hyperlink" Target="file:///C:\Users\Merias\Documents\RAN1\TSGR1_92b-China\Docs\R1-1805032.zip" TargetMode="External"/><Relationship Id="rId1189" Type="http://schemas.openxmlformats.org/officeDocument/2006/relationships/hyperlink" Target="file:///C:\Users\Merias\Documents\RAN1\TSGR1_92b-China\Docs\R1-1803821.zip" TargetMode="External"/><Relationship Id="rId1396" Type="http://schemas.openxmlformats.org/officeDocument/2006/relationships/image" Target="media/image122.wmf"/><Relationship Id="rId2142" Type="http://schemas.openxmlformats.org/officeDocument/2006/relationships/hyperlink" Target="../../Docs/R1-1804480.zip" TargetMode="External"/><Relationship Id="rId2447" Type="http://schemas.openxmlformats.org/officeDocument/2006/relationships/hyperlink" Target="file:///C:\Users\Merias\Documents\RAN1\TSGR1_92b-China\Docs\R1-1804584.zip" TargetMode="External"/><Relationship Id="rId321" Type="http://schemas.openxmlformats.org/officeDocument/2006/relationships/hyperlink" Target="file:///C:\Users\Merias\Documents\RAN1\TSGR1_92b-China\Docs\R1-1805393.zip" TargetMode="External"/><Relationship Id="rId419" Type="http://schemas.openxmlformats.org/officeDocument/2006/relationships/hyperlink" Target="file:///C:\Users\Merias\Documents\RAN1\TSGR1_92b-China\Docs\R1-1804912.zip" TargetMode="External"/><Relationship Id="rId626" Type="http://schemas.openxmlformats.org/officeDocument/2006/relationships/hyperlink" Target="file:///C:\Users\Merias\Documents\RAN1\TSGR1_92b-China\Docs\R1-1803711.zip" TargetMode="External"/><Relationship Id="rId973" Type="http://schemas.openxmlformats.org/officeDocument/2006/relationships/hyperlink" Target="file:///C:\Users\Merias\Documents\RAN1\TSGR1_92b-China\Docs\R1-1805603.zip" TargetMode="External"/><Relationship Id="rId1049" Type="http://schemas.openxmlformats.org/officeDocument/2006/relationships/hyperlink" Target="file:///C:\Users\AppData\Local\Docs\R1-1803981.zip" TargetMode="External"/><Relationship Id="rId1256" Type="http://schemas.openxmlformats.org/officeDocument/2006/relationships/oleObject" Target="embeddings/oleObject91.bin"/><Relationship Id="rId2002" Type="http://schemas.openxmlformats.org/officeDocument/2006/relationships/hyperlink" Target="file:///C:\Users\Merias\Documents\RAN1\TSGR1_92b-China\Docs\R1-1804641.zip" TargetMode="External"/><Relationship Id="rId2307" Type="http://schemas.openxmlformats.org/officeDocument/2006/relationships/hyperlink" Target="file:///C:\Users\Merias\Documents\RAN1\TSGR1_92b-China\Docs\R1-1804673.zip" TargetMode="External"/><Relationship Id="rId2654" Type="http://schemas.openxmlformats.org/officeDocument/2006/relationships/hyperlink" Target="http://portal.3gpp.org/desktopmodules/Release/ReleaseDetails.aspx?releaseId=190" TargetMode="External"/><Relationship Id="rId833" Type="http://schemas.openxmlformats.org/officeDocument/2006/relationships/oleObject" Target="embeddings/oleObject5.bin"/><Relationship Id="rId1116" Type="http://schemas.openxmlformats.org/officeDocument/2006/relationships/oleObject" Target="embeddings/oleObject60.bin"/><Relationship Id="rId1463" Type="http://schemas.openxmlformats.org/officeDocument/2006/relationships/hyperlink" Target="file:///C:\Users\Merias\Documents\RAN1\TSGR1_92b-China\Docs\R1-1804880.zip" TargetMode="External"/><Relationship Id="rId1670" Type="http://schemas.openxmlformats.org/officeDocument/2006/relationships/hyperlink" Target="../Docs/R1-1805742.zip" TargetMode="External"/><Relationship Id="rId1768" Type="http://schemas.openxmlformats.org/officeDocument/2006/relationships/hyperlink" Target="file:///C:\Users\Merias\Documents\RAN1\TSGR1_92b-China\Docs\R1-1804013.zip" TargetMode="External"/><Relationship Id="rId2514" Type="http://schemas.openxmlformats.org/officeDocument/2006/relationships/hyperlink" Target="../Docs/R1-1805230.zip" TargetMode="External"/><Relationship Id="rId2721" Type="http://schemas.openxmlformats.org/officeDocument/2006/relationships/hyperlink" Target="http://www.3gpp.org/ftp/TSG_RAN/WG1_RL1/TSGR1_92b/Docs/R1-1803603.zip" TargetMode="External"/><Relationship Id="rId900" Type="http://schemas.openxmlformats.org/officeDocument/2006/relationships/hyperlink" Target="file:///C:\Users\Merias\Documents\RAN1\TSGR1_92b-China\Docs\R1-1803612.zip" TargetMode="External"/><Relationship Id="rId1323" Type="http://schemas.openxmlformats.org/officeDocument/2006/relationships/oleObject" Target="embeddings/oleObject154.bin"/><Relationship Id="rId1530" Type="http://schemas.openxmlformats.org/officeDocument/2006/relationships/hyperlink" Target="file:///C:\Users\Merias\Documents\RAN1\TSGR1_92b-China\Docs\R1-1804240.zip" TargetMode="External"/><Relationship Id="rId1628" Type="http://schemas.openxmlformats.org/officeDocument/2006/relationships/hyperlink" Target="file:///C:\Users\Merias\Documents\RAN1\TSGR1_92b-China\Docs\R1-1804066.zip" TargetMode="External"/><Relationship Id="rId1975" Type="http://schemas.openxmlformats.org/officeDocument/2006/relationships/hyperlink" Target="file:///C:\Users\Merias\Documents\RAN1\TSGR1_92b-China\Docs\R1-1804814.zip" TargetMode="External"/><Relationship Id="rId1835" Type="http://schemas.openxmlformats.org/officeDocument/2006/relationships/image" Target="media/image186.wmf"/><Relationship Id="rId1902" Type="http://schemas.openxmlformats.org/officeDocument/2006/relationships/hyperlink" Target="file:///C:\Users\Merias\Documents\RAN1\TSGR1_92b-China\Docs\R1-1804267.zip" TargetMode="External"/><Relationship Id="rId2097" Type="http://schemas.openxmlformats.org/officeDocument/2006/relationships/hyperlink" Target="file:///C:\Users\Merias\Documents\RAN1\TSGR1_92b-China\Docs\R1-1803933.zip" TargetMode="External"/><Relationship Id="rId276" Type="http://schemas.openxmlformats.org/officeDocument/2006/relationships/hyperlink" Target="file:///C:\Users\Merias\Documents\RAN1\TSGR1_92b-China\Docs\R1-1804486.zip" TargetMode="External"/><Relationship Id="rId483" Type="http://schemas.openxmlformats.org/officeDocument/2006/relationships/hyperlink" Target="file:///C:\Users\Merias\Documents\RAN1\TSGR1_92b-China\Docs\R1-1805428.zip" TargetMode="External"/><Relationship Id="rId690" Type="http://schemas.openxmlformats.org/officeDocument/2006/relationships/hyperlink" Target="file:///C:\Users\Merias\Documents\RAN1\TSGR1_92b-China\Docs\R1-1803958.zip" TargetMode="External"/><Relationship Id="rId2164" Type="http://schemas.openxmlformats.org/officeDocument/2006/relationships/hyperlink" Target="../../Docs/R1-1805078.zip" TargetMode="External"/><Relationship Id="rId2371" Type="http://schemas.openxmlformats.org/officeDocument/2006/relationships/hyperlink" Target="file:///C:\Users\Merias\Documents\RAN1\TSGR1_92b-China\Docs\R1-1803780.zip" TargetMode="External"/><Relationship Id="rId136" Type="http://schemas.openxmlformats.org/officeDocument/2006/relationships/hyperlink" Target="file:///C:\Users\Merias\Documents\RAN1\TSGR1_92b-China\Docs\R1-1805370.zip" TargetMode="External"/><Relationship Id="rId343" Type="http://schemas.openxmlformats.org/officeDocument/2006/relationships/hyperlink" Target="file:///C:\Users\Merias\Documents\RAN1\TSGR1_92b-China\Docs\R1-1804258.zip" TargetMode="External"/><Relationship Id="rId550" Type="http://schemas.openxmlformats.org/officeDocument/2006/relationships/hyperlink" Target="file:///C:\Users\Merias\Documents\RAN1\TSGR1_92b-China\Docs\R1-1804923.zip" TargetMode="External"/><Relationship Id="rId788" Type="http://schemas.openxmlformats.org/officeDocument/2006/relationships/hyperlink" Target="file:///C:\Users\Merias\Documents\RAN1\TSGR1_92b-China\Docs\R1-1803991.zip" TargetMode="External"/><Relationship Id="rId995" Type="http://schemas.openxmlformats.org/officeDocument/2006/relationships/oleObject" Target="embeddings/oleObject23.bin"/><Relationship Id="rId1180" Type="http://schemas.openxmlformats.org/officeDocument/2006/relationships/hyperlink" Target="file:///C:\Users\Merias\Documents\RAN1\TSGR1_92b-China\Docs\R1-1804978.zip" TargetMode="External"/><Relationship Id="rId2024" Type="http://schemas.openxmlformats.org/officeDocument/2006/relationships/hyperlink" Target="file:///C:\Users\Merias\Documents\RAN1\TSGR1_92b-China\Docs\R1-1804852.zip" TargetMode="External"/><Relationship Id="rId2231" Type="http://schemas.openxmlformats.org/officeDocument/2006/relationships/hyperlink" Target="file:///C:\Users\Merias\Documents\RAN1\TSGR1_92b-China\Docs\R1-1805682.zip" TargetMode="External"/><Relationship Id="rId2469" Type="http://schemas.openxmlformats.org/officeDocument/2006/relationships/hyperlink" Target="file:///C:\Users\Merias\Documents\RAN1\TSGR1_92b-China\Docs\R1-1803781.zip" TargetMode="External"/><Relationship Id="rId2676" Type="http://schemas.openxmlformats.org/officeDocument/2006/relationships/hyperlink" Target="http://portal.3gpp.org/desktopmodules/WorkItem/WorkItemDetails.aspx?workitemId=750167" TargetMode="External"/><Relationship Id="rId203" Type="http://schemas.openxmlformats.org/officeDocument/2006/relationships/hyperlink" Target="file:///C:\Users\Merias\Documents\RAN1\TSGR1_92b-China\Docs\R1-1805088.zip" TargetMode="External"/><Relationship Id="rId648" Type="http://schemas.openxmlformats.org/officeDocument/2006/relationships/hyperlink" Target="file:///C:\Users\Merias\Documents\RAN1\TSGR1_92b-China\Docs\R1-1804612.zip" TargetMode="External"/><Relationship Id="rId855" Type="http://schemas.openxmlformats.org/officeDocument/2006/relationships/hyperlink" Target="file:///C:\Users\Merias\Documents\RAN1\TSGR1_92b-China\Docs\R1-1805634.zip" TargetMode="External"/><Relationship Id="rId1040" Type="http://schemas.openxmlformats.org/officeDocument/2006/relationships/hyperlink" Target="file:///C:\Users\Merias\Documents\RAN1\TSGR1_92b-China\Docs\R1-1803741.zip" TargetMode="External"/><Relationship Id="rId1278" Type="http://schemas.openxmlformats.org/officeDocument/2006/relationships/oleObject" Target="embeddings/oleObject110.bin"/><Relationship Id="rId1485" Type="http://schemas.openxmlformats.org/officeDocument/2006/relationships/hyperlink" Target="file:///C:\Users\Merias\Documents\RAN1\TSGR1_92b-China\Docs\R1-1803750.zip" TargetMode="External"/><Relationship Id="rId1692" Type="http://schemas.openxmlformats.org/officeDocument/2006/relationships/hyperlink" Target="file:///C:\Users\Merias\Documents\RAN1\TSGR1_92b-China\Docs\R1-1805187.zip" TargetMode="External"/><Relationship Id="rId2329" Type="http://schemas.openxmlformats.org/officeDocument/2006/relationships/hyperlink" Target="file:///C:\Users\Merias\Documents\RAN1\TSGR1_92b-China\Docs\R1-1805585.zip" TargetMode="External"/><Relationship Id="rId2536" Type="http://schemas.openxmlformats.org/officeDocument/2006/relationships/hyperlink" Target="http://www.3gpp.org/ftp/TSG_RAN/WG1_RL1/TSGR1_92b/Docs/R1-1805347.zip" TargetMode="External"/><Relationship Id="rId2743" Type="http://schemas.openxmlformats.org/officeDocument/2006/relationships/hyperlink" Target="http://portal.3gpp.org/desktopmodules/Release/ReleaseDetails.aspx?releaseId=189" TargetMode="External"/><Relationship Id="rId410" Type="http://schemas.openxmlformats.org/officeDocument/2006/relationships/hyperlink" Target="file:///C:\Users\Merias\Documents\RAN1\TSGR1_92b-China\Docs\R1-1805385.zip" TargetMode="External"/><Relationship Id="rId508" Type="http://schemas.openxmlformats.org/officeDocument/2006/relationships/hyperlink" Target="file:///C:\Users\Merias\Documents\RAN1\TSGR1_92b-China\Docs\R1-1805320.zip" TargetMode="External"/><Relationship Id="rId715" Type="http://schemas.openxmlformats.org/officeDocument/2006/relationships/hyperlink" Target="file:///C:\Users\Merias\Documents\RAN1\TSGR1_92b-China\Docs\R1-1805595.zip" TargetMode="External"/><Relationship Id="rId922" Type="http://schemas.openxmlformats.org/officeDocument/2006/relationships/hyperlink" Target="file:///C:\Users\Merias\Documents\RAN1\TSGR1_92b-China\Docs\R1-1804782.zip" TargetMode="External"/><Relationship Id="rId1138" Type="http://schemas.openxmlformats.org/officeDocument/2006/relationships/hyperlink" Target="file:///C:\Users\Merias\Documents\RAN1\TSGR1_92b-China\Docs\R1-1804359.zip" TargetMode="External"/><Relationship Id="rId1345" Type="http://schemas.openxmlformats.org/officeDocument/2006/relationships/oleObject" Target="embeddings/oleObject176.bin"/><Relationship Id="rId1552" Type="http://schemas.openxmlformats.org/officeDocument/2006/relationships/hyperlink" Target="file:///C:\Users\Merias\Documents\RAN1\TSGR1_92b-China\Docs\R1-1804371.zip" TargetMode="External"/><Relationship Id="rId1997" Type="http://schemas.openxmlformats.org/officeDocument/2006/relationships/hyperlink" Target="file:///C:\Users\Merias\Documents\RAN1\TSGR1_92b-China\Docs\R1-1804009.zip" TargetMode="External"/><Relationship Id="rId2603" Type="http://schemas.openxmlformats.org/officeDocument/2006/relationships/hyperlink" Target="http://www.3gpp.org/ftp/TSG_RAN/WG1_RL1/TSGR1_92b/Docs/R1-1805766.zip" TargetMode="External"/><Relationship Id="rId1205" Type="http://schemas.openxmlformats.org/officeDocument/2006/relationships/hyperlink" Target="file:///C:\Users\Merias\Documents\RAN1\TSGR1_92b-China\Docs\R1-1803969.zip" TargetMode="External"/><Relationship Id="rId1857" Type="http://schemas.openxmlformats.org/officeDocument/2006/relationships/oleObject" Target="embeddings/oleObject244.bin"/><Relationship Id="rId51" Type="http://schemas.openxmlformats.org/officeDocument/2006/relationships/hyperlink" Target="file:///C:\Users\Merias\Documents\RAN1\TSGR1_92b-China\Docs\R1-1804506.zip" TargetMode="External"/><Relationship Id="rId1412" Type="http://schemas.openxmlformats.org/officeDocument/2006/relationships/hyperlink" Target="file:///C:\Users\Merias\Documents\RAN1\TSGR1_92b-China\Docs\R1-1804273.zip" TargetMode="External"/><Relationship Id="rId1717" Type="http://schemas.openxmlformats.org/officeDocument/2006/relationships/image" Target="media/image154.wmf"/><Relationship Id="rId1924" Type="http://schemas.openxmlformats.org/officeDocument/2006/relationships/hyperlink" Target="file:///C:\Users\Merias\Documents\RAN1\TSGR1_92b-China\Docs\R1-1804811.zip" TargetMode="External"/><Relationship Id="rId298" Type="http://schemas.openxmlformats.org/officeDocument/2006/relationships/hyperlink" Target="file:///C:\Users\Merias\Documents\RAN1\TSGR1_92b-China\Docs\R1-1804906.zip" TargetMode="External"/><Relationship Id="rId158" Type="http://schemas.openxmlformats.org/officeDocument/2006/relationships/hyperlink" Target="file:///C:\Users\Merias\Documents\RAN1\TSGR1_92b-China\Docs\R1-1805422.zip" TargetMode="External"/><Relationship Id="rId2186" Type="http://schemas.openxmlformats.org/officeDocument/2006/relationships/hyperlink" Target="file:///C:\Users\Merias\Documents\RAN1\TSGR1_92b-China\Docs\R1-1804743.zip" TargetMode="External"/><Relationship Id="rId2393" Type="http://schemas.openxmlformats.org/officeDocument/2006/relationships/hyperlink" Target="file:///C:\Users\Merias\Documents\RAN1\TSGR1_92b-China\Docs\R1-1805113.zip" TargetMode="External"/><Relationship Id="rId2698" Type="http://schemas.openxmlformats.org/officeDocument/2006/relationships/hyperlink" Target="http://www.3gpp.org/ftp/TSG_RAN/WG1_RL1/TSGR1_92b/Docs/R1-1803595.zip" TargetMode="External"/><Relationship Id="rId365" Type="http://schemas.openxmlformats.org/officeDocument/2006/relationships/hyperlink" Target="file:///C:\Users\Merias\Documents\RAN1\TSGR1_92b-China\Docs\R1-1804634.zip" TargetMode="External"/><Relationship Id="rId572" Type="http://schemas.openxmlformats.org/officeDocument/2006/relationships/hyperlink" Target="file:///C:\Users\Merias\Documents\RAN1\TSGR1_92b-China\Docs\R1-1804265.zip" TargetMode="External"/><Relationship Id="rId2046" Type="http://schemas.openxmlformats.org/officeDocument/2006/relationships/hyperlink" Target="file:///C:\Users\Merias\Documents\RAN1\TSGR1_92b-China\Docs\R1-1804660.zip" TargetMode="External"/><Relationship Id="rId2253" Type="http://schemas.openxmlformats.org/officeDocument/2006/relationships/hyperlink" Target="file:///C:\Users\Merias\Documents\RAN1\TSGR1_92b-China\Docs\R1-1803667.zip" TargetMode="External"/><Relationship Id="rId2460" Type="http://schemas.openxmlformats.org/officeDocument/2006/relationships/hyperlink" Target="file:///C:\Users\Merias\Documents\RAN1\TSGR1_92b-China\Docs\R1-1804624.zip" TargetMode="External"/><Relationship Id="rId225" Type="http://schemas.openxmlformats.org/officeDocument/2006/relationships/hyperlink" Target="file:///C:\Users\Merias\Documents\RAN1\TSGR1_92b-China\Docs\R1-1805124.zip" TargetMode="External"/><Relationship Id="rId432" Type="http://schemas.openxmlformats.org/officeDocument/2006/relationships/hyperlink" Target="file:///C:\Users\Merias\Documents\RAN1\TSGR1_92b-China\Docs\R1-1803804.zip" TargetMode="External"/><Relationship Id="rId877" Type="http://schemas.openxmlformats.org/officeDocument/2006/relationships/hyperlink" Target="file:///C:\Users\Merias\Documents\RAN1\TSGR1_92b-China\Docs\R1-1805651.zip" TargetMode="External"/><Relationship Id="rId1062" Type="http://schemas.openxmlformats.org/officeDocument/2006/relationships/oleObject" Target="embeddings/oleObject57.bin"/><Relationship Id="rId2113" Type="http://schemas.openxmlformats.org/officeDocument/2006/relationships/hyperlink" Target="file:///C:\Users\Merias\Documents\RAN1\TSGR1_92b-China\Docs\R1-1804643.zip" TargetMode="External"/><Relationship Id="rId2320" Type="http://schemas.openxmlformats.org/officeDocument/2006/relationships/hyperlink" Target="file:///C:\Users\Merias\Documents\RAN1\TSGR1_92b-China\Docs\R1-1804579.zip" TargetMode="External"/><Relationship Id="rId2558" Type="http://schemas.openxmlformats.org/officeDocument/2006/relationships/hyperlink" Target="http://portal.3gpp.org/desktopmodules/WorkItem/WorkItemDetails.aspx?workitemId=750262" TargetMode="External"/><Relationship Id="rId737" Type="http://schemas.openxmlformats.org/officeDocument/2006/relationships/hyperlink" Target="file:///C:\Users\Merias\Documents\RAN1\TSGR1_92b-China\Docs\R1-1805596.zip" TargetMode="External"/><Relationship Id="rId944" Type="http://schemas.openxmlformats.org/officeDocument/2006/relationships/hyperlink" Target="file:///C:\Users\Merias\Documents\RAN1\TSGR1_92b-China\Docs\R1-1804878.zip" TargetMode="External"/><Relationship Id="rId1367" Type="http://schemas.openxmlformats.org/officeDocument/2006/relationships/image" Target="media/image117.wmf"/><Relationship Id="rId1574" Type="http://schemas.openxmlformats.org/officeDocument/2006/relationships/hyperlink" Target="file:///C:\Users\Merias\Documents\RAN1\TSGR1_92b-China\Docs\R1-1804372.zip" TargetMode="External"/><Relationship Id="rId1781" Type="http://schemas.openxmlformats.org/officeDocument/2006/relationships/image" Target="media/image168.wmf"/><Relationship Id="rId2418" Type="http://schemas.openxmlformats.org/officeDocument/2006/relationships/hyperlink" Target="file:///C:\Users\Merias\Documents\RAN1\TSGR1_92b-China\Docs\R1-1804888.zip" TargetMode="External"/><Relationship Id="rId2625" Type="http://schemas.openxmlformats.org/officeDocument/2006/relationships/hyperlink" Target="http://portal.3gpp.org/desktopmodules/Release/ReleaseDetails.aspx?releaseId=190" TargetMode="External"/><Relationship Id="rId73" Type="http://schemas.openxmlformats.org/officeDocument/2006/relationships/hyperlink" Target="file:///C:\Users\Merias\Documents\RAN1\TSGR1_92b-China\Docs\R1-1805576.zip" TargetMode="External"/><Relationship Id="rId804" Type="http://schemas.openxmlformats.org/officeDocument/2006/relationships/hyperlink" Target="file:///C:\Users\Merias\Documents\RAN1\TSGR1_92b-China\Docs\R1-1805508.zip" TargetMode="External"/><Relationship Id="rId1227" Type="http://schemas.openxmlformats.org/officeDocument/2006/relationships/oleObject" Target="embeddings/oleObject75.bin"/><Relationship Id="rId1434" Type="http://schemas.openxmlformats.org/officeDocument/2006/relationships/oleObject" Target="embeddings/oleObject205.bin"/><Relationship Id="rId1641" Type="http://schemas.openxmlformats.org/officeDocument/2006/relationships/hyperlink" Target="file:///C:\Users\Merias\Documents\RAN1\TSGR1_92b-China\Docs\R1-1805554.zip" TargetMode="External"/><Relationship Id="rId1879" Type="http://schemas.openxmlformats.org/officeDocument/2006/relationships/hyperlink" Target="file:///C:\Users\Merias\Documents\RAN1\TSGR1_92b-China\Docs\R1-1805244.zip" TargetMode="External"/><Relationship Id="rId1501" Type="http://schemas.openxmlformats.org/officeDocument/2006/relationships/hyperlink" Target="file:///C:\Users\Merias\Documents\RAN1\TSGR1_92b-China\Docs\R1-1804992.zip" TargetMode="External"/><Relationship Id="rId1739" Type="http://schemas.openxmlformats.org/officeDocument/2006/relationships/image" Target="media/image155.wmf"/><Relationship Id="rId1946" Type="http://schemas.openxmlformats.org/officeDocument/2006/relationships/hyperlink" Target="file:///C:\Users\Merias\Documents\RAN1\TSGR1_92b-China\Docs\R1-1805202.zip" TargetMode="External"/><Relationship Id="rId1806" Type="http://schemas.openxmlformats.org/officeDocument/2006/relationships/image" Target="media/image181.wmf"/><Relationship Id="rId387" Type="http://schemas.openxmlformats.org/officeDocument/2006/relationships/hyperlink" Target="file:///C:\Users\Merias\Documents\RAN1\TSGR1_92b-China\Docs\R1-1805283.zip" TargetMode="External"/><Relationship Id="rId594" Type="http://schemas.openxmlformats.org/officeDocument/2006/relationships/hyperlink" Target="file:///C:\Users\Merias\Documents\RAN1\TSGR1_92b-China\Docs\R1-1804182.zip" TargetMode="External"/><Relationship Id="rId2068" Type="http://schemas.openxmlformats.org/officeDocument/2006/relationships/hyperlink" Target="file:///C:\Users\Merias\Documents\RAN1\TSGR1_92b-China\Docs\R1-1804450.zip" TargetMode="External"/><Relationship Id="rId2275" Type="http://schemas.openxmlformats.org/officeDocument/2006/relationships/hyperlink" Target="file:///C:\Users\Merias\Documents\RAN1\TSGR1_92b-China\Docs\R1-1804596.zip" TargetMode="External"/><Relationship Id="rId247" Type="http://schemas.openxmlformats.org/officeDocument/2006/relationships/hyperlink" Target="file:///C:\Users\Merias\Documents\RAN1\TSGR1_92b-China\Docs\R1-1804416.zip" TargetMode="External"/><Relationship Id="rId899" Type="http://schemas.openxmlformats.org/officeDocument/2006/relationships/hyperlink" Target="file:///C:\Users\Merias\Documents\RAN1\TSGR1_92b-China\Docs\R1-1805697.zip" TargetMode="External"/><Relationship Id="rId1084" Type="http://schemas.openxmlformats.org/officeDocument/2006/relationships/hyperlink" Target="file:///C:\Users\Merias\Documents\RAN1\TSGR1_92b-China\Docs\R1-1805616.zip" TargetMode="External"/><Relationship Id="rId2482" Type="http://schemas.openxmlformats.org/officeDocument/2006/relationships/hyperlink" Target="../Docs/R1-1803689.zip" TargetMode="External"/><Relationship Id="rId107" Type="http://schemas.openxmlformats.org/officeDocument/2006/relationships/hyperlink" Target="file:///C:\Users\Merias\Documents\RAN1\TSGR1_92b-China\Docs\R1-1805398.zip" TargetMode="External"/><Relationship Id="rId454" Type="http://schemas.openxmlformats.org/officeDocument/2006/relationships/hyperlink" Target="file:///C:\Users\Merias\Documents\RAN1\TSGR1_92b-China\Docs\R1-1804915.zip" TargetMode="External"/><Relationship Id="rId661" Type="http://schemas.openxmlformats.org/officeDocument/2006/relationships/hyperlink" Target="file:///C:\Users\Merias\Documents\RAN1\TSGR1_92b-China\Docs\R1-1804702.zip" TargetMode="External"/><Relationship Id="rId759" Type="http://schemas.openxmlformats.org/officeDocument/2006/relationships/hyperlink" Target="file:///C:\Users\Merias\Documents\RAN1\TSGR1_92b-China\Docs\R1-1804089.zip" TargetMode="External"/><Relationship Id="rId966" Type="http://schemas.openxmlformats.org/officeDocument/2006/relationships/hyperlink" Target="file:///C:\Users\Merias\Documents\RAN1\TSGR1_92b-China\Docs\R1-1804278.zip" TargetMode="External"/><Relationship Id="rId1291" Type="http://schemas.openxmlformats.org/officeDocument/2006/relationships/oleObject" Target="embeddings/oleObject123.bin"/><Relationship Id="rId1389" Type="http://schemas.openxmlformats.org/officeDocument/2006/relationships/image" Target="media/image119.wmf"/><Relationship Id="rId1596" Type="http://schemas.openxmlformats.org/officeDocument/2006/relationships/hyperlink" Target="file:///C:\Users\Merias\Documents\RAN1\TSGR1_92b-China\Docs\R1-1805636.zip" TargetMode="External"/><Relationship Id="rId2135" Type="http://schemas.openxmlformats.org/officeDocument/2006/relationships/image" Target="media/image212.wmf"/><Relationship Id="rId2342" Type="http://schemas.openxmlformats.org/officeDocument/2006/relationships/hyperlink" Target="file:///C:\Users\Merias\Documents\RAN1\TSGR1_92b-China\Docs\R1-1804750.zip" TargetMode="External"/><Relationship Id="rId2647" Type="http://schemas.openxmlformats.org/officeDocument/2006/relationships/hyperlink" Target="http://www.3gpp.org/ftp/TSG_RAN/WG1_RL1/TSGR1_92b/Docs/R1-1803578.zip" TargetMode="External"/><Relationship Id="rId314" Type="http://schemas.openxmlformats.org/officeDocument/2006/relationships/hyperlink" Target="file:///C:\Users\Merias\Documents\RAN1\TSGR1_92b-China\Docs\R1-1804256.zip" TargetMode="External"/><Relationship Id="rId521" Type="http://schemas.openxmlformats.org/officeDocument/2006/relationships/hyperlink" Target="file:///C:\Users\Merias\Documents\RAN1\TSGR1_92b-China\Docs\R1-1804143.zip" TargetMode="External"/><Relationship Id="rId619" Type="http://schemas.openxmlformats.org/officeDocument/2006/relationships/hyperlink" Target="file:///C:\Users\Merias\Documents\RAN1\TSGR1_92b-China\Docs\R1-1804185.zip" TargetMode="External"/><Relationship Id="rId1151" Type="http://schemas.openxmlformats.org/officeDocument/2006/relationships/image" Target="media/image87.wmf"/><Relationship Id="rId1249" Type="http://schemas.openxmlformats.org/officeDocument/2006/relationships/oleObject" Target="embeddings/oleObject86.bin"/><Relationship Id="rId2202" Type="http://schemas.openxmlformats.org/officeDocument/2006/relationships/hyperlink" Target="file:///C:\Users\Merias\Documents\RAN1\TSGR1_92b-China\Docs\R1-1804668.zip" TargetMode="External"/><Relationship Id="rId95" Type="http://schemas.openxmlformats.org/officeDocument/2006/relationships/hyperlink" Target="file:///C:\Users\Merias\Documents\RAN1\TSGR1_92b-China\Docs\R1-1805362.zip" TargetMode="External"/><Relationship Id="rId826" Type="http://schemas.openxmlformats.org/officeDocument/2006/relationships/image" Target="media/image54.wmf"/><Relationship Id="rId1011" Type="http://schemas.openxmlformats.org/officeDocument/2006/relationships/oleObject" Target="embeddings/oleObject34.bin"/><Relationship Id="rId1109" Type="http://schemas.openxmlformats.org/officeDocument/2006/relationships/hyperlink" Target="file:///C:\Users\Merias\Documents\RAN1\TSGR1_92b-China\Docs\R1-1805604.zip" TargetMode="External"/><Relationship Id="rId1456" Type="http://schemas.openxmlformats.org/officeDocument/2006/relationships/hyperlink" Target="file:///C:\Users\Merias\Documents\RAN1\TSGR1_92b-China\Docs\R1-1804061.zip" TargetMode="External"/><Relationship Id="rId1663" Type="http://schemas.openxmlformats.org/officeDocument/2006/relationships/hyperlink" Target="file:///C:\Users\Merias\Documents\RAN1\TSGR1_92b-China\Docs\R1-1804883.zip" TargetMode="External"/><Relationship Id="rId1870" Type="http://schemas.openxmlformats.org/officeDocument/2006/relationships/hyperlink" Target="file:///C:\Users\Merias\Documents\RAN1\TSGR1_92b-China\Docs\R1-1804226.zip" TargetMode="External"/><Relationship Id="rId1968" Type="http://schemas.openxmlformats.org/officeDocument/2006/relationships/hyperlink" Target="file:///C:\Users\Merias\Documents\RAN1\TSGR1_92b-China\Docs\R1-1804055.zip" TargetMode="External"/><Relationship Id="rId2507" Type="http://schemas.openxmlformats.org/officeDocument/2006/relationships/hyperlink" Target="../Docs/R1-1805074.zip" TargetMode="External"/><Relationship Id="rId2714" Type="http://schemas.openxmlformats.org/officeDocument/2006/relationships/hyperlink" Target="http://portal.3gpp.org/desktopmodules/WorkItem/WorkItemDetails.aspx?workitemId=750167" TargetMode="External"/><Relationship Id="rId1316" Type="http://schemas.openxmlformats.org/officeDocument/2006/relationships/oleObject" Target="embeddings/oleObject147.bin"/><Relationship Id="rId1523" Type="http://schemas.openxmlformats.org/officeDocument/2006/relationships/hyperlink" Target="file:///C:\Users\Merias\Documents\RAN1\TSGR1_92b-China\Docs\R1-1803751.zip" TargetMode="External"/><Relationship Id="rId1730" Type="http://schemas.openxmlformats.org/officeDocument/2006/relationships/hyperlink" Target="file:///C:\Users\Merias\Documents\RAN1\TSGR1_92b-China\Docs\R1-1804733.zip" TargetMode="External"/><Relationship Id="rId22" Type="http://schemas.openxmlformats.org/officeDocument/2006/relationships/hyperlink" Target="file:///C:\Users\Merias\Documents\RAN1\TSGR1_92b-China\Docs\R1-1803584.zip" TargetMode="External"/><Relationship Id="rId1828" Type="http://schemas.openxmlformats.org/officeDocument/2006/relationships/hyperlink" Target="file:///C:\Users\Merias\Documents\RAN1\TSGR1_92b-China\Docs\R1-1805194.zip" TargetMode="External"/><Relationship Id="rId171" Type="http://schemas.openxmlformats.org/officeDocument/2006/relationships/hyperlink" Target="file:///C:\Users\Merias\Documents\RAN1\TSGR1_92b-China\Docs\R1-1804507.zip" TargetMode="External"/><Relationship Id="rId2297" Type="http://schemas.openxmlformats.org/officeDocument/2006/relationships/hyperlink" Target="file:///C:\Users\Merias\Documents\RAN1\TSGR1_92b-China\Docs\R1-1803898.zip" TargetMode="External"/><Relationship Id="rId269" Type="http://schemas.openxmlformats.org/officeDocument/2006/relationships/hyperlink" Target="file:///C:\Users\Merias\Documents\RAN1\TSGR1_92b-China\Docs\R1-1805416.zip" TargetMode="External"/><Relationship Id="rId476" Type="http://schemas.openxmlformats.org/officeDocument/2006/relationships/hyperlink" Target="file:///C:\Users\Merias\Documents\RAN1\TSGR1_92b-China\Docs\R1-1804874.zip" TargetMode="External"/><Relationship Id="rId683" Type="http://schemas.openxmlformats.org/officeDocument/2006/relationships/hyperlink" Target="file:///C:\Users\Merias\Documents\RAN1\TSGR1_92b-China\Docs\R1-1805396.zip" TargetMode="External"/><Relationship Id="rId890" Type="http://schemas.openxmlformats.org/officeDocument/2006/relationships/hyperlink" Target="file:///C:\Users\Merias\Documents\RAN1\TSGR1_92b-China\Docs\R1-1804780.zip" TargetMode="External"/><Relationship Id="rId2157" Type="http://schemas.openxmlformats.org/officeDocument/2006/relationships/hyperlink" Target="../../Docs/R1-1804495.zip" TargetMode="External"/><Relationship Id="rId2364" Type="http://schemas.openxmlformats.org/officeDocument/2006/relationships/hyperlink" Target="file:///C:\Users\Merias\Documents\RAN1\TSGR1_92b-China\Docs\R1-1804768.zip" TargetMode="External"/><Relationship Id="rId2571" Type="http://schemas.openxmlformats.org/officeDocument/2006/relationships/hyperlink" Target="http://www.3gpp.org/ftp/TSG_RAN/WG1_RL1/TSGR1_92b/Docs/R1-1805712.zip" TargetMode="External"/><Relationship Id="rId129" Type="http://schemas.openxmlformats.org/officeDocument/2006/relationships/hyperlink" Target="file:///C:\Users\Merias\Documents\RAN1\TSGR1_92b-China\Docs\R1-1804895.zip" TargetMode="External"/><Relationship Id="rId336" Type="http://schemas.openxmlformats.org/officeDocument/2006/relationships/hyperlink" Target="file:///C:\Users\Merias\Documents\RAN1\TSGR1_92b-China\Docs\R1-1805328.zip" TargetMode="External"/><Relationship Id="rId543" Type="http://schemas.openxmlformats.org/officeDocument/2006/relationships/hyperlink" Target="file:///C:\Users\Merias\Documents\RAN1\TSGR1_92b-China\Docs\R1-1803870.zip" TargetMode="External"/><Relationship Id="rId988" Type="http://schemas.openxmlformats.org/officeDocument/2006/relationships/hyperlink" Target="file:///C:\Users\Merias\Documents\RAN1\TSGR1_92b-China\Docs\R1-1805039.zip" TargetMode="External"/><Relationship Id="rId1173" Type="http://schemas.openxmlformats.org/officeDocument/2006/relationships/hyperlink" Target="file:///C:\Users\Merias\Documents\RAN1\TSGR1_92b-China\Docs\R1-1804363.zip" TargetMode="External"/><Relationship Id="rId1380" Type="http://schemas.openxmlformats.org/officeDocument/2006/relationships/hyperlink" Target="file:///C:\Users\Merias\Documents\RAN1\TSGR1_92b-China\Docs\R1-1804946.zip" TargetMode="External"/><Relationship Id="rId2017" Type="http://schemas.openxmlformats.org/officeDocument/2006/relationships/hyperlink" Target="file:///C:\Users\Merias\Documents\RAN1\TSGR1_92b-China\Docs\R1-1804079.zip" TargetMode="External"/><Relationship Id="rId2224" Type="http://schemas.openxmlformats.org/officeDocument/2006/relationships/hyperlink" Target="file:///C:\Users\Merias\Documents\RAN1\TSGR1_92b-China\Docs\R1-1805151.zip" TargetMode="External"/><Relationship Id="rId2669" Type="http://schemas.openxmlformats.org/officeDocument/2006/relationships/hyperlink" Target="http://portal.3gpp.org/desktopmodules/Release/ReleaseDetails.aspx?releaseId=190" TargetMode="External"/><Relationship Id="rId403" Type="http://schemas.openxmlformats.org/officeDocument/2006/relationships/hyperlink" Target="http://www.3gpp.org/ftp/tsg_ran/TSG_RAN/TSGR_78/Docs/RP-172811.zip" TargetMode="External"/><Relationship Id="rId750" Type="http://schemas.openxmlformats.org/officeDocument/2006/relationships/image" Target="media/image39.wmf"/><Relationship Id="rId848" Type="http://schemas.openxmlformats.org/officeDocument/2006/relationships/hyperlink" Target="file:///C:\Users\Merias\Documents\RAN1\TSGR1_92b-China\Docs\R1-1805566.zip" TargetMode="External"/><Relationship Id="rId1033" Type="http://schemas.openxmlformats.org/officeDocument/2006/relationships/hyperlink" Target="file:///C:\Users\Merias\Documents\RAN1\TSGR1_92b-China\Docs\R1-1803814.zip" TargetMode="External"/><Relationship Id="rId1478" Type="http://schemas.openxmlformats.org/officeDocument/2006/relationships/hyperlink" Target="file:///C:\Users\Merias\Documents\RAN1\TSGR1_92b-China\Docs\R1-1804795.zip" TargetMode="External"/><Relationship Id="rId1685" Type="http://schemas.openxmlformats.org/officeDocument/2006/relationships/hyperlink" Target="file:///C:\Users\Merias\Documents\RAN1\TSGR1_92b-China\Docs\R1-1805186.zip" TargetMode="External"/><Relationship Id="rId1892" Type="http://schemas.openxmlformats.org/officeDocument/2006/relationships/hyperlink" Target="file:///C:\Users\Merias\Documents\RAN1\TSGR1_92b-China\Docs\R1-1804735.zip" TargetMode="External"/><Relationship Id="rId2431" Type="http://schemas.openxmlformats.org/officeDocument/2006/relationships/hyperlink" Target="file:///C:\Users\Merias\Documents\RAN1\TSGR1_92b-China\Docs\R1-1804620.zip" TargetMode="External"/><Relationship Id="rId2529" Type="http://schemas.openxmlformats.org/officeDocument/2006/relationships/hyperlink" Target="file:///C:\Users\Merias\Documents\RAN1\TSGR1_92b-China\Docs\R1-1804113.zip" TargetMode="External"/><Relationship Id="rId2736" Type="http://schemas.openxmlformats.org/officeDocument/2006/relationships/hyperlink" Target="http://www.3gpp.org/ftp/TSG_RAN/WG1_RL1/TSGR1_92b/Docs/R1-1805520.zip" TargetMode="External"/><Relationship Id="rId610" Type="http://schemas.openxmlformats.org/officeDocument/2006/relationships/hyperlink" Target="file:///C:\Users\Merias\Documents\RAN1\TSGR1_92b-China\Docs\R1-1803874.zip" TargetMode="External"/><Relationship Id="rId708" Type="http://schemas.openxmlformats.org/officeDocument/2006/relationships/image" Target="media/image14.wmf"/><Relationship Id="rId915" Type="http://schemas.openxmlformats.org/officeDocument/2006/relationships/hyperlink" Target="file:///C:\Users\Merias\Documents\RAN1\TSGR1_92b-China\Docs\R1-1805757.zip" TargetMode="External"/><Relationship Id="rId1240" Type="http://schemas.openxmlformats.org/officeDocument/2006/relationships/image" Target="media/image104.wmf"/><Relationship Id="rId1338" Type="http://schemas.openxmlformats.org/officeDocument/2006/relationships/oleObject" Target="embeddings/oleObject169.bin"/><Relationship Id="rId1545" Type="http://schemas.openxmlformats.org/officeDocument/2006/relationships/hyperlink" Target="file:///C:\Users\Merias\Documents\RAN1\TSGR1_92b-China\Docs\R1-1805720.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rias\AppData\Roaming\Microsoft\Templates\3gpp_70.dot" TargetMode="External"/></Relationships>
</file>

<file path=word/_rels/vbaProject.bin.rels><?xml version="1.0" encoding="UTF-8" standalone="yes"?>
<Relationships xmlns="http://schemas.openxmlformats.org/package/2006/relationships"><Relationship Id="rId1" Type="http://schemas.microsoft.com/office/2006/relationships/wordVbaData" Target="vba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FB8CD-9869-4954-A4E7-941AA6A6E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296</TotalTime>
  <Pages>195</Pages>
  <Words>117140</Words>
  <Characters>667699</Characters>
  <Application>Microsoft Office Word</Application>
  <DocSecurity>0</DocSecurity>
  <Lines>5564</Lines>
  <Paragraphs>1566</Paragraphs>
  <ScaleCrop>false</ScaleCrop>
  <HeadingPairs>
    <vt:vector size="2" baseType="variant">
      <vt:variant>
        <vt:lpstr>Title</vt:lpstr>
      </vt:variant>
      <vt:variant>
        <vt:i4>1</vt:i4>
      </vt:variant>
    </vt:vector>
  </HeadingPairs>
  <TitlesOfParts>
    <vt:vector size="1" baseType="lpstr">
      <vt:lpstr>RAN1#90bis</vt:lpstr>
    </vt:vector>
  </TitlesOfParts>
  <Company>ETSI</Company>
  <LinksUpToDate>false</LinksUpToDate>
  <CharactersWithSpaces>783273</CharactersWithSpaces>
  <SharedDoc>false</SharedDoc>
  <HLinks>
    <vt:vector size="8130" baseType="variant">
      <vt:variant>
        <vt:i4>4653059</vt:i4>
      </vt:variant>
      <vt:variant>
        <vt:i4>4446</vt:i4>
      </vt:variant>
      <vt:variant>
        <vt:i4>0</vt:i4>
      </vt:variant>
      <vt:variant>
        <vt:i4>5</vt:i4>
      </vt:variant>
      <vt:variant>
        <vt:lpwstr>../Docs/R1-136008.zip</vt:lpwstr>
      </vt:variant>
      <vt:variant>
        <vt:lpwstr/>
      </vt:variant>
      <vt:variant>
        <vt:i4>4587530</vt:i4>
      </vt:variant>
      <vt:variant>
        <vt:i4>4443</vt:i4>
      </vt:variant>
      <vt:variant>
        <vt:i4>0</vt:i4>
      </vt:variant>
      <vt:variant>
        <vt:i4>5</vt:i4>
      </vt:variant>
      <vt:variant>
        <vt:lpwstr>../Docs/R1-136011.zip</vt:lpwstr>
      </vt:variant>
      <vt:variant>
        <vt:lpwstr/>
      </vt:variant>
      <vt:variant>
        <vt:i4>4259843</vt:i4>
      </vt:variant>
      <vt:variant>
        <vt:i4>4440</vt:i4>
      </vt:variant>
      <vt:variant>
        <vt:i4>0</vt:i4>
      </vt:variant>
      <vt:variant>
        <vt:i4>5</vt:i4>
      </vt:variant>
      <vt:variant>
        <vt:lpwstr>../Docs/R1-135951.zip</vt:lpwstr>
      </vt:variant>
      <vt:variant>
        <vt:lpwstr/>
      </vt:variant>
      <vt:variant>
        <vt:i4>4456461</vt:i4>
      </vt:variant>
      <vt:variant>
        <vt:i4>4437</vt:i4>
      </vt:variant>
      <vt:variant>
        <vt:i4>0</vt:i4>
      </vt:variant>
      <vt:variant>
        <vt:i4>5</vt:i4>
      </vt:variant>
      <vt:variant>
        <vt:lpwstr>../Docs/R1-136036.zip</vt:lpwstr>
      </vt:variant>
      <vt:variant>
        <vt:lpwstr/>
      </vt:variant>
      <vt:variant>
        <vt:i4>4521994</vt:i4>
      </vt:variant>
      <vt:variant>
        <vt:i4>4434</vt:i4>
      </vt:variant>
      <vt:variant>
        <vt:i4>0</vt:i4>
      </vt:variant>
      <vt:variant>
        <vt:i4>5</vt:i4>
      </vt:variant>
      <vt:variant>
        <vt:lpwstr>../Docs/R1-136021.zip</vt:lpwstr>
      </vt:variant>
      <vt:variant>
        <vt:lpwstr/>
      </vt:variant>
      <vt:variant>
        <vt:i4>4325388</vt:i4>
      </vt:variant>
      <vt:variant>
        <vt:i4>4431</vt:i4>
      </vt:variant>
      <vt:variant>
        <vt:i4>0</vt:i4>
      </vt:variant>
      <vt:variant>
        <vt:i4>5</vt:i4>
      </vt:variant>
      <vt:variant>
        <vt:lpwstr>../Docs/R1-136057.zip</vt:lpwstr>
      </vt:variant>
      <vt:variant>
        <vt:lpwstr/>
      </vt:variant>
      <vt:variant>
        <vt:i4>4325388</vt:i4>
      </vt:variant>
      <vt:variant>
        <vt:i4>4428</vt:i4>
      </vt:variant>
      <vt:variant>
        <vt:i4>0</vt:i4>
      </vt:variant>
      <vt:variant>
        <vt:i4>5</vt:i4>
      </vt:variant>
      <vt:variant>
        <vt:lpwstr>../Docs/R1-136057.zip</vt:lpwstr>
      </vt:variant>
      <vt:variant>
        <vt:lpwstr/>
      </vt:variant>
      <vt:variant>
        <vt:i4>4194305</vt:i4>
      </vt:variant>
      <vt:variant>
        <vt:i4>4425</vt:i4>
      </vt:variant>
      <vt:variant>
        <vt:i4>0</vt:i4>
      </vt:variant>
      <vt:variant>
        <vt:i4>5</vt:i4>
      </vt:variant>
      <vt:variant>
        <vt:lpwstr>../Docs/R1-135943.zip</vt:lpwstr>
      </vt:variant>
      <vt:variant>
        <vt:lpwstr/>
      </vt:variant>
      <vt:variant>
        <vt:i4>4653069</vt:i4>
      </vt:variant>
      <vt:variant>
        <vt:i4>4422</vt:i4>
      </vt:variant>
      <vt:variant>
        <vt:i4>0</vt:i4>
      </vt:variant>
      <vt:variant>
        <vt:i4>5</vt:i4>
      </vt:variant>
      <vt:variant>
        <vt:lpwstr>../Docs/R1-136006.zip</vt:lpwstr>
      </vt:variant>
      <vt:variant>
        <vt:lpwstr/>
      </vt:variant>
      <vt:variant>
        <vt:i4>4521998</vt:i4>
      </vt:variant>
      <vt:variant>
        <vt:i4>4419</vt:i4>
      </vt:variant>
      <vt:variant>
        <vt:i4>0</vt:i4>
      </vt:variant>
      <vt:variant>
        <vt:i4>5</vt:i4>
      </vt:variant>
      <vt:variant>
        <vt:lpwstr>../Docs/R1-136025.zip</vt:lpwstr>
      </vt:variant>
      <vt:variant>
        <vt:lpwstr/>
      </vt:variant>
      <vt:variant>
        <vt:i4>5177352</vt:i4>
      </vt:variant>
      <vt:variant>
        <vt:i4>4416</vt:i4>
      </vt:variant>
      <vt:variant>
        <vt:i4>0</vt:i4>
      </vt:variant>
      <vt:variant>
        <vt:i4>5</vt:i4>
      </vt:variant>
      <vt:variant>
        <vt:lpwstr>../Docs/R1-136083.zip</vt:lpwstr>
      </vt:variant>
      <vt:variant>
        <vt:lpwstr/>
      </vt:variant>
      <vt:variant>
        <vt:i4>5177353</vt:i4>
      </vt:variant>
      <vt:variant>
        <vt:i4>4413</vt:i4>
      </vt:variant>
      <vt:variant>
        <vt:i4>0</vt:i4>
      </vt:variant>
      <vt:variant>
        <vt:i4>5</vt:i4>
      </vt:variant>
      <vt:variant>
        <vt:lpwstr>../Docs/R1-136082.zip</vt:lpwstr>
      </vt:variant>
      <vt:variant>
        <vt:lpwstr/>
      </vt:variant>
      <vt:variant>
        <vt:i4>5177353</vt:i4>
      </vt:variant>
      <vt:variant>
        <vt:i4>4410</vt:i4>
      </vt:variant>
      <vt:variant>
        <vt:i4>0</vt:i4>
      </vt:variant>
      <vt:variant>
        <vt:i4>5</vt:i4>
      </vt:variant>
      <vt:variant>
        <vt:lpwstr>../Docs/R1-136082.zip</vt:lpwstr>
      </vt:variant>
      <vt:variant>
        <vt:lpwstr/>
      </vt:variant>
      <vt:variant>
        <vt:i4>5177355</vt:i4>
      </vt:variant>
      <vt:variant>
        <vt:i4>4407</vt:i4>
      </vt:variant>
      <vt:variant>
        <vt:i4>0</vt:i4>
      </vt:variant>
      <vt:variant>
        <vt:i4>5</vt:i4>
      </vt:variant>
      <vt:variant>
        <vt:lpwstr>../Docs/R1-136080.zip</vt:lpwstr>
      </vt:variant>
      <vt:variant>
        <vt:lpwstr/>
      </vt:variant>
      <vt:variant>
        <vt:i4>5046282</vt:i4>
      </vt:variant>
      <vt:variant>
        <vt:i4>4404</vt:i4>
      </vt:variant>
      <vt:variant>
        <vt:i4>0</vt:i4>
      </vt:variant>
      <vt:variant>
        <vt:i4>5</vt:i4>
      </vt:variant>
      <vt:variant>
        <vt:lpwstr>../Docs/R1-135998.zip</vt:lpwstr>
      </vt:variant>
      <vt:variant>
        <vt:lpwstr/>
      </vt:variant>
      <vt:variant>
        <vt:i4>4521986</vt:i4>
      </vt:variant>
      <vt:variant>
        <vt:i4>4401</vt:i4>
      </vt:variant>
      <vt:variant>
        <vt:i4>0</vt:i4>
      </vt:variant>
      <vt:variant>
        <vt:i4>5</vt:i4>
      </vt:variant>
      <vt:variant>
        <vt:lpwstr>../Docs/R1-135910.zip</vt:lpwstr>
      </vt:variant>
      <vt:variant>
        <vt:lpwstr/>
      </vt:variant>
      <vt:variant>
        <vt:i4>4390925</vt:i4>
      </vt:variant>
      <vt:variant>
        <vt:i4>4398</vt:i4>
      </vt:variant>
      <vt:variant>
        <vt:i4>0</vt:i4>
      </vt:variant>
      <vt:variant>
        <vt:i4>5</vt:i4>
      </vt:variant>
      <vt:variant>
        <vt:lpwstr>../Docs/R1-136046.zip</vt:lpwstr>
      </vt:variant>
      <vt:variant>
        <vt:lpwstr/>
      </vt:variant>
      <vt:variant>
        <vt:i4>4390925</vt:i4>
      </vt:variant>
      <vt:variant>
        <vt:i4>4395</vt:i4>
      </vt:variant>
      <vt:variant>
        <vt:i4>0</vt:i4>
      </vt:variant>
      <vt:variant>
        <vt:i4>5</vt:i4>
      </vt:variant>
      <vt:variant>
        <vt:lpwstr>../Docs/R1-136046.zip</vt:lpwstr>
      </vt:variant>
      <vt:variant>
        <vt:lpwstr/>
      </vt:variant>
      <vt:variant>
        <vt:i4>4390927</vt:i4>
      </vt:variant>
      <vt:variant>
        <vt:i4>4392</vt:i4>
      </vt:variant>
      <vt:variant>
        <vt:i4>0</vt:i4>
      </vt:variant>
      <vt:variant>
        <vt:i4>5</vt:i4>
      </vt:variant>
      <vt:variant>
        <vt:lpwstr>../Docs/R1-136044.zip</vt:lpwstr>
      </vt:variant>
      <vt:variant>
        <vt:lpwstr/>
      </vt:variant>
      <vt:variant>
        <vt:i4>4390921</vt:i4>
      </vt:variant>
      <vt:variant>
        <vt:i4>4389</vt:i4>
      </vt:variant>
      <vt:variant>
        <vt:i4>0</vt:i4>
      </vt:variant>
      <vt:variant>
        <vt:i4>5</vt:i4>
      </vt:variant>
      <vt:variant>
        <vt:lpwstr>../Docs/R1-136042.zip</vt:lpwstr>
      </vt:variant>
      <vt:variant>
        <vt:lpwstr/>
      </vt:variant>
      <vt:variant>
        <vt:i4>4390920</vt:i4>
      </vt:variant>
      <vt:variant>
        <vt:i4>4386</vt:i4>
      </vt:variant>
      <vt:variant>
        <vt:i4>0</vt:i4>
      </vt:variant>
      <vt:variant>
        <vt:i4>5</vt:i4>
      </vt:variant>
      <vt:variant>
        <vt:lpwstr>../Docs/R1-136043.zip</vt:lpwstr>
      </vt:variant>
      <vt:variant>
        <vt:lpwstr/>
      </vt:variant>
      <vt:variant>
        <vt:i4>4587527</vt:i4>
      </vt:variant>
      <vt:variant>
        <vt:i4>4383</vt:i4>
      </vt:variant>
      <vt:variant>
        <vt:i4>0</vt:i4>
      </vt:variant>
      <vt:variant>
        <vt:i4>5</vt:i4>
      </vt:variant>
      <vt:variant>
        <vt:lpwstr>../Docs/R1-135925.zip</vt:lpwstr>
      </vt:variant>
      <vt:variant>
        <vt:lpwstr/>
      </vt:variant>
      <vt:variant>
        <vt:i4>4587524</vt:i4>
      </vt:variant>
      <vt:variant>
        <vt:i4>4380</vt:i4>
      </vt:variant>
      <vt:variant>
        <vt:i4>0</vt:i4>
      </vt:variant>
      <vt:variant>
        <vt:i4>5</vt:i4>
      </vt:variant>
      <vt:variant>
        <vt:lpwstr>../Docs/R1-135926.zip</vt:lpwstr>
      </vt:variant>
      <vt:variant>
        <vt:lpwstr/>
      </vt:variant>
      <vt:variant>
        <vt:i4>5046274</vt:i4>
      </vt:variant>
      <vt:variant>
        <vt:i4>4377</vt:i4>
      </vt:variant>
      <vt:variant>
        <vt:i4>0</vt:i4>
      </vt:variant>
      <vt:variant>
        <vt:i4>5</vt:i4>
      </vt:variant>
      <vt:variant>
        <vt:lpwstr>../Docs/R1-135990.zip</vt:lpwstr>
      </vt:variant>
      <vt:variant>
        <vt:lpwstr/>
      </vt:variant>
      <vt:variant>
        <vt:i4>5046277</vt:i4>
      </vt:variant>
      <vt:variant>
        <vt:i4>4374</vt:i4>
      </vt:variant>
      <vt:variant>
        <vt:i4>0</vt:i4>
      </vt:variant>
      <vt:variant>
        <vt:i4>5</vt:i4>
      </vt:variant>
      <vt:variant>
        <vt:lpwstr>../Docs/R1-135997.zip</vt:lpwstr>
      </vt:variant>
      <vt:variant>
        <vt:lpwstr/>
      </vt:variant>
      <vt:variant>
        <vt:i4>4980746</vt:i4>
      </vt:variant>
      <vt:variant>
        <vt:i4>4371</vt:i4>
      </vt:variant>
      <vt:variant>
        <vt:i4>0</vt:i4>
      </vt:variant>
      <vt:variant>
        <vt:i4>5</vt:i4>
      </vt:variant>
      <vt:variant>
        <vt:lpwstr>../Docs/R1-135786.zip</vt:lpwstr>
      </vt:variant>
      <vt:variant>
        <vt:lpwstr/>
      </vt:variant>
      <vt:variant>
        <vt:i4>4980745</vt:i4>
      </vt:variant>
      <vt:variant>
        <vt:i4>4368</vt:i4>
      </vt:variant>
      <vt:variant>
        <vt:i4>0</vt:i4>
      </vt:variant>
      <vt:variant>
        <vt:i4>5</vt:i4>
      </vt:variant>
      <vt:variant>
        <vt:lpwstr>../Docs/R1-135785.zip</vt:lpwstr>
      </vt:variant>
      <vt:variant>
        <vt:lpwstr/>
      </vt:variant>
      <vt:variant>
        <vt:i4>4980747</vt:i4>
      </vt:variant>
      <vt:variant>
        <vt:i4>4365</vt:i4>
      </vt:variant>
      <vt:variant>
        <vt:i4>0</vt:i4>
      </vt:variant>
      <vt:variant>
        <vt:i4>5</vt:i4>
      </vt:variant>
      <vt:variant>
        <vt:lpwstr>../Docs/R1-135989.zip</vt:lpwstr>
      </vt:variant>
      <vt:variant>
        <vt:lpwstr/>
      </vt:variant>
      <vt:variant>
        <vt:i4>5046276</vt:i4>
      </vt:variant>
      <vt:variant>
        <vt:i4>4362</vt:i4>
      </vt:variant>
      <vt:variant>
        <vt:i4>0</vt:i4>
      </vt:variant>
      <vt:variant>
        <vt:i4>5</vt:i4>
      </vt:variant>
      <vt:variant>
        <vt:lpwstr>../Docs/R1-135996.zip</vt:lpwstr>
      </vt:variant>
      <vt:variant>
        <vt:lpwstr/>
      </vt:variant>
      <vt:variant>
        <vt:i4>5046285</vt:i4>
      </vt:variant>
      <vt:variant>
        <vt:i4>4359</vt:i4>
      </vt:variant>
      <vt:variant>
        <vt:i4>0</vt:i4>
      </vt:variant>
      <vt:variant>
        <vt:i4>5</vt:i4>
      </vt:variant>
      <vt:variant>
        <vt:lpwstr>../Docs/R1-135690.zip</vt:lpwstr>
      </vt:variant>
      <vt:variant>
        <vt:lpwstr/>
      </vt:variant>
      <vt:variant>
        <vt:i4>4194314</vt:i4>
      </vt:variant>
      <vt:variant>
        <vt:i4>4356</vt:i4>
      </vt:variant>
      <vt:variant>
        <vt:i4>0</vt:i4>
      </vt:variant>
      <vt:variant>
        <vt:i4>5</vt:i4>
      </vt:variant>
      <vt:variant>
        <vt:lpwstr>../Docs/R1-135849.zip</vt:lpwstr>
      </vt:variant>
      <vt:variant>
        <vt:lpwstr/>
      </vt:variant>
      <vt:variant>
        <vt:i4>4325390</vt:i4>
      </vt:variant>
      <vt:variant>
        <vt:i4>4353</vt:i4>
      </vt:variant>
      <vt:variant>
        <vt:i4>0</vt:i4>
      </vt:variant>
      <vt:variant>
        <vt:i4>5</vt:i4>
      </vt:variant>
      <vt:variant>
        <vt:lpwstr>../Docs/R1-136055.zip</vt:lpwstr>
      </vt:variant>
      <vt:variant>
        <vt:lpwstr/>
      </vt:variant>
      <vt:variant>
        <vt:i4>4259854</vt:i4>
      </vt:variant>
      <vt:variant>
        <vt:i4>4350</vt:i4>
      </vt:variant>
      <vt:variant>
        <vt:i4>0</vt:i4>
      </vt:variant>
      <vt:variant>
        <vt:i4>5</vt:i4>
      </vt:variant>
      <vt:variant>
        <vt:lpwstr>../Docs/R1-136065.zip</vt:lpwstr>
      </vt:variant>
      <vt:variant>
        <vt:lpwstr/>
      </vt:variant>
      <vt:variant>
        <vt:i4>4325383</vt:i4>
      </vt:variant>
      <vt:variant>
        <vt:i4>4347</vt:i4>
      </vt:variant>
      <vt:variant>
        <vt:i4>0</vt:i4>
      </vt:variant>
      <vt:variant>
        <vt:i4>5</vt:i4>
      </vt:variant>
      <vt:variant>
        <vt:lpwstr>../Docs/R1-135864.zip</vt:lpwstr>
      </vt:variant>
      <vt:variant>
        <vt:lpwstr/>
      </vt:variant>
      <vt:variant>
        <vt:i4>4980740</vt:i4>
      </vt:variant>
      <vt:variant>
        <vt:i4>4344</vt:i4>
      </vt:variant>
      <vt:variant>
        <vt:i4>0</vt:i4>
      </vt:variant>
      <vt:variant>
        <vt:i4>5</vt:i4>
      </vt:variant>
      <vt:variant>
        <vt:lpwstr>../Docs/R1-135986.zip</vt:lpwstr>
      </vt:variant>
      <vt:variant>
        <vt:lpwstr/>
      </vt:variant>
      <vt:variant>
        <vt:i4>4390926</vt:i4>
      </vt:variant>
      <vt:variant>
        <vt:i4>4341</vt:i4>
      </vt:variant>
      <vt:variant>
        <vt:i4>0</vt:i4>
      </vt:variant>
      <vt:variant>
        <vt:i4>5</vt:i4>
      </vt:variant>
      <vt:variant>
        <vt:lpwstr>../Docs/R1-136045.zip</vt:lpwstr>
      </vt:variant>
      <vt:variant>
        <vt:lpwstr/>
      </vt:variant>
      <vt:variant>
        <vt:i4>4456463</vt:i4>
      </vt:variant>
      <vt:variant>
        <vt:i4>4338</vt:i4>
      </vt:variant>
      <vt:variant>
        <vt:i4>0</vt:i4>
      </vt:variant>
      <vt:variant>
        <vt:i4>5</vt:i4>
      </vt:variant>
      <vt:variant>
        <vt:lpwstr>../Docs/R1-136034.zip</vt:lpwstr>
      </vt:variant>
      <vt:variant>
        <vt:lpwstr/>
      </vt:variant>
      <vt:variant>
        <vt:i4>4653071</vt:i4>
      </vt:variant>
      <vt:variant>
        <vt:i4>4335</vt:i4>
      </vt:variant>
      <vt:variant>
        <vt:i4>0</vt:i4>
      </vt:variant>
      <vt:variant>
        <vt:i4>5</vt:i4>
      </vt:variant>
      <vt:variant>
        <vt:lpwstr>../Docs/R1-136004.zip</vt:lpwstr>
      </vt:variant>
      <vt:variant>
        <vt:lpwstr/>
      </vt:variant>
      <vt:variant>
        <vt:i4>4653057</vt:i4>
      </vt:variant>
      <vt:variant>
        <vt:i4>4332</vt:i4>
      </vt:variant>
      <vt:variant>
        <vt:i4>0</vt:i4>
      </vt:variant>
      <vt:variant>
        <vt:i4>5</vt:i4>
      </vt:variant>
      <vt:variant>
        <vt:lpwstr>../Docs/R1-135832.zip</vt:lpwstr>
      </vt:variant>
      <vt:variant>
        <vt:lpwstr/>
      </vt:variant>
      <vt:variant>
        <vt:i4>4456450</vt:i4>
      </vt:variant>
      <vt:variant>
        <vt:i4>4329</vt:i4>
      </vt:variant>
      <vt:variant>
        <vt:i4>0</vt:i4>
      </vt:variant>
      <vt:variant>
        <vt:i4>5</vt:i4>
      </vt:variant>
      <vt:variant>
        <vt:lpwstr>../Docs/R1-135009.zip</vt:lpwstr>
      </vt:variant>
      <vt:variant>
        <vt:lpwstr/>
      </vt:variant>
      <vt:variant>
        <vt:i4>4325386</vt:i4>
      </vt:variant>
      <vt:variant>
        <vt:i4>4326</vt:i4>
      </vt:variant>
      <vt:variant>
        <vt:i4>0</vt:i4>
      </vt:variant>
      <vt:variant>
        <vt:i4>5</vt:i4>
      </vt:variant>
      <vt:variant>
        <vt:lpwstr>../Docs/R1-132819.zip</vt:lpwstr>
      </vt:variant>
      <vt:variant>
        <vt:lpwstr/>
      </vt:variant>
      <vt:variant>
        <vt:i4>4456451</vt:i4>
      </vt:variant>
      <vt:variant>
        <vt:i4>4323</vt:i4>
      </vt:variant>
      <vt:variant>
        <vt:i4>0</vt:i4>
      </vt:variant>
      <vt:variant>
        <vt:i4>5</vt:i4>
      </vt:variant>
      <vt:variant>
        <vt:lpwstr>../Docs/R1-135008.zip</vt:lpwstr>
      </vt:variant>
      <vt:variant>
        <vt:lpwstr/>
      </vt:variant>
      <vt:variant>
        <vt:i4>4456460</vt:i4>
      </vt:variant>
      <vt:variant>
        <vt:i4>4320</vt:i4>
      </vt:variant>
      <vt:variant>
        <vt:i4>0</vt:i4>
      </vt:variant>
      <vt:variant>
        <vt:i4>5</vt:i4>
      </vt:variant>
      <vt:variant>
        <vt:lpwstr>../Docs/R1-135007.zip</vt:lpwstr>
      </vt:variant>
      <vt:variant>
        <vt:lpwstr/>
      </vt:variant>
      <vt:variant>
        <vt:i4>4456461</vt:i4>
      </vt:variant>
      <vt:variant>
        <vt:i4>4317</vt:i4>
      </vt:variant>
      <vt:variant>
        <vt:i4>0</vt:i4>
      </vt:variant>
      <vt:variant>
        <vt:i4>5</vt:i4>
      </vt:variant>
      <vt:variant>
        <vt:lpwstr>../Docs/R1-135006.zip</vt:lpwstr>
      </vt:variant>
      <vt:variant>
        <vt:lpwstr/>
      </vt:variant>
      <vt:variant>
        <vt:i4>4456462</vt:i4>
      </vt:variant>
      <vt:variant>
        <vt:i4>4314</vt:i4>
      </vt:variant>
      <vt:variant>
        <vt:i4>0</vt:i4>
      </vt:variant>
      <vt:variant>
        <vt:i4>5</vt:i4>
      </vt:variant>
      <vt:variant>
        <vt:lpwstr>../Docs/R1-135005.zip</vt:lpwstr>
      </vt:variant>
      <vt:variant>
        <vt:lpwstr/>
      </vt:variant>
      <vt:variant>
        <vt:i4>4456463</vt:i4>
      </vt:variant>
      <vt:variant>
        <vt:i4>4311</vt:i4>
      </vt:variant>
      <vt:variant>
        <vt:i4>0</vt:i4>
      </vt:variant>
      <vt:variant>
        <vt:i4>5</vt:i4>
      </vt:variant>
      <vt:variant>
        <vt:lpwstr>../Docs/R1-135004.zip</vt:lpwstr>
      </vt:variant>
      <vt:variant>
        <vt:lpwstr/>
      </vt:variant>
      <vt:variant>
        <vt:i4>4456456</vt:i4>
      </vt:variant>
      <vt:variant>
        <vt:i4>4308</vt:i4>
      </vt:variant>
      <vt:variant>
        <vt:i4>0</vt:i4>
      </vt:variant>
      <vt:variant>
        <vt:i4>5</vt:i4>
      </vt:variant>
      <vt:variant>
        <vt:lpwstr>../Docs/R1-135003.zip</vt:lpwstr>
      </vt:variant>
      <vt:variant>
        <vt:lpwstr/>
      </vt:variant>
      <vt:variant>
        <vt:i4>4456457</vt:i4>
      </vt:variant>
      <vt:variant>
        <vt:i4>4305</vt:i4>
      </vt:variant>
      <vt:variant>
        <vt:i4>0</vt:i4>
      </vt:variant>
      <vt:variant>
        <vt:i4>5</vt:i4>
      </vt:variant>
      <vt:variant>
        <vt:lpwstr>../Docs/R1-135002.zip</vt:lpwstr>
      </vt:variant>
      <vt:variant>
        <vt:lpwstr/>
      </vt:variant>
      <vt:variant>
        <vt:i4>4259852</vt:i4>
      </vt:variant>
      <vt:variant>
        <vt:i4>4302</vt:i4>
      </vt:variant>
      <vt:variant>
        <vt:i4>0</vt:i4>
      </vt:variant>
      <vt:variant>
        <vt:i4>5</vt:i4>
      </vt:variant>
      <vt:variant>
        <vt:lpwstr>../Docs/R1-136067.zip</vt:lpwstr>
      </vt:variant>
      <vt:variant>
        <vt:lpwstr/>
      </vt:variant>
      <vt:variant>
        <vt:i4>4325383</vt:i4>
      </vt:variant>
      <vt:variant>
        <vt:i4>4299</vt:i4>
      </vt:variant>
      <vt:variant>
        <vt:i4>0</vt:i4>
      </vt:variant>
      <vt:variant>
        <vt:i4>5</vt:i4>
      </vt:variant>
      <vt:variant>
        <vt:lpwstr>../Docs/R1-135864.zip</vt:lpwstr>
      </vt:variant>
      <vt:variant>
        <vt:lpwstr/>
      </vt:variant>
      <vt:variant>
        <vt:i4>4980740</vt:i4>
      </vt:variant>
      <vt:variant>
        <vt:i4>4296</vt:i4>
      </vt:variant>
      <vt:variant>
        <vt:i4>0</vt:i4>
      </vt:variant>
      <vt:variant>
        <vt:i4>5</vt:i4>
      </vt:variant>
      <vt:variant>
        <vt:lpwstr>../Docs/R1-135986.zip</vt:lpwstr>
      </vt:variant>
      <vt:variant>
        <vt:lpwstr/>
      </vt:variant>
      <vt:variant>
        <vt:i4>4390926</vt:i4>
      </vt:variant>
      <vt:variant>
        <vt:i4>4293</vt:i4>
      </vt:variant>
      <vt:variant>
        <vt:i4>0</vt:i4>
      </vt:variant>
      <vt:variant>
        <vt:i4>5</vt:i4>
      </vt:variant>
      <vt:variant>
        <vt:lpwstr>../Docs/R1-136045.zip</vt:lpwstr>
      </vt:variant>
      <vt:variant>
        <vt:lpwstr/>
      </vt:variant>
      <vt:variant>
        <vt:i4>4521999</vt:i4>
      </vt:variant>
      <vt:variant>
        <vt:i4>4290</vt:i4>
      </vt:variant>
      <vt:variant>
        <vt:i4>0</vt:i4>
      </vt:variant>
      <vt:variant>
        <vt:i4>5</vt:i4>
      </vt:variant>
      <vt:variant>
        <vt:lpwstr>../Docs/R1-136024.zip</vt:lpwstr>
      </vt:variant>
      <vt:variant>
        <vt:lpwstr/>
      </vt:variant>
      <vt:variant>
        <vt:i4>4521994</vt:i4>
      </vt:variant>
      <vt:variant>
        <vt:i4>4287</vt:i4>
      </vt:variant>
      <vt:variant>
        <vt:i4>0</vt:i4>
      </vt:variant>
      <vt:variant>
        <vt:i4>5</vt:i4>
      </vt:variant>
      <vt:variant>
        <vt:lpwstr>../Docs/R1-135918.zip</vt:lpwstr>
      </vt:variant>
      <vt:variant>
        <vt:lpwstr/>
      </vt:variant>
      <vt:variant>
        <vt:i4>4521995</vt:i4>
      </vt:variant>
      <vt:variant>
        <vt:i4>4284</vt:i4>
      </vt:variant>
      <vt:variant>
        <vt:i4>0</vt:i4>
      </vt:variant>
      <vt:variant>
        <vt:i4>5</vt:i4>
      </vt:variant>
      <vt:variant>
        <vt:lpwstr>../Docs/R1-135919.zip</vt:lpwstr>
      </vt:variant>
      <vt:variant>
        <vt:lpwstr/>
      </vt:variant>
      <vt:variant>
        <vt:i4>4259854</vt:i4>
      </vt:variant>
      <vt:variant>
        <vt:i4>4281</vt:i4>
      </vt:variant>
      <vt:variant>
        <vt:i4>0</vt:i4>
      </vt:variant>
      <vt:variant>
        <vt:i4>5</vt:i4>
      </vt:variant>
      <vt:variant>
        <vt:lpwstr>../Docs/R1-136065.zip</vt:lpwstr>
      </vt:variant>
      <vt:variant>
        <vt:lpwstr/>
      </vt:variant>
      <vt:variant>
        <vt:i4>4653057</vt:i4>
      </vt:variant>
      <vt:variant>
        <vt:i4>4278</vt:i4>
      </vt:variant>
      <vt:variant>
        <vt:i4>0</vt:i4>
      </vt:variant>
      <vt:variant>
        <vt:i4>5</vt:i4>
      </vt:variant>
      <vt:variant>
        <vt:lpwstr>../Docs/R1-135832.zip</vt:lpwstr>
      </vt:variant>
      <vt:variant>
        <vt:lpwstr/>
      </vt:variant>
      <vt:variant>
        <vt:i4>4194313</vt:i4>
      </vt:variant>
      <vt:variant>
        <vt:i4>4275</vt:i4>
      </vt:variant>
      <vt:variant>
        <vt:i4>0</vt:i4>
      </vt:variant>
      <vt:variant>
        <vt:i4>5</vt:i4>
      </vt:variant>
      <vt:variant>
        <vt:lpwstr>../Docs/R1-136072.zip</vt:lpwstr>
      </vt:variant>
      <vt:variant>
        <vt:lpwstr/>
      </vt:variant>
      <vt:variant>
        <vt:i4>4980741</vt:i4>
      </vt:variant>
      <vt:variant>
        <vt:i4>4272</vt:i4>
      </vt:variant>
      <vt:variant>
        <vt:i4>0</vt:i4>
      </vt:variant>
      <vt:variant>
        <vt:i4>5</vt:i4>
      </vt:variant>
      <vt:variant>
        <vt:lpwstr>../Docs/R1-135987.zip</vt:lpwstr>
      </vt:variant>
      <vt:variant>
        <vt:lpwstr/>
      </vt:variant>
      <vt:variant>
        <vt:i4>4653069</vt:i4>
      </vt:variant>
      <vt:variant>
        <vt:i4>4269</vt:i4>
      </vt:variant>
      <vt:variant>
        <vt:i4>0</vt:i4>
      </vt:variant>
      <vt:variant>
        <vt:i4>5</vt:i4>
      </vt:variant>
      <vt:variant>
        <vt:lpwstr>../Docs/R1-134127.zip</vt:lpwstr>
      </vt:variant>
      <vt:variant>
        <vt:lpwstr/>
      </vt:variant>
      <vt:variant>
        <vt:i4>4587533</vt:i4>
      </vt:variant>
      <vt:variant>
        <vt:i4>4266</vt:i4>
      </vt:variant>
      <vt:variant>
        <vt:i4>0</vt:i4>
      </vt:variant>
      <vt:variant>
        <vt:i4>5</vt:i4>
      </vt:variant>
      <vt:variant>
        <vt:lpwstr>../Docs/R1-135127.zip</vt:lpwstr>
      </vt:variant>
      <vt:variant>
        <vt:lpwstr/>
      </vt:variant>
      <vt:variant>
        <vt:i4>4587532</vt:i4>
      </vt:variant>
      <vt:variant>
        <vt:i4>4263</vt:i4>
      </vt:variant>
      <vt:variant>
        <vt:i4>0</vt:i4>
      </vt:variant>
      <vt:variant>
        <vt:i4>5</vt:i4>
      </vt:variant>
      <vt:variant>
        <vt:lpwstr>../Docs/R1-135126.zip</vt:lpwstr>
      </vt:variant>
      <vt:variant>
        <vt:lpwstr/>
      </vt:variant>
      <vt:variant>
        <vt:i4>4325383</vt:i4>
      </vt:variant>
      <vt:variant>
        <vt:i4>4260</vt:i4>
      </vt:variant>
      <vt:variant>
        <vt:i4>0</vt:i4>
      </vt:variant>
      <vt:variant>
        <vt:i4>5</vt:i4>
      </vt:variant>
      <vt:variant>
        <vt:lpwstr>../Docs/R1-135569.zip</vt:lpwstr>
      </vt:variant>
      <vt:variant>
        <vt:lpwstr/>
      </vt:variant>
      <vt:variant>
        <vt:i4>4653067</vt:i4>
      </vt:variant>
      <vt:variant>
        <vt:i4>4257</vt:i4>
      </vt:variant>
      <vt:variant>
        <vt:i4>0</vt:i4>
      </vt:variant>
      <vt:variant>
        <vt:i4>5</vt:i4>
      </vt:variant>
      <vt:variant>
        <vt:lpwstr>../Docs/R1-135838.zip</vt:lpwstr>
      </vt:variant>
      <vt:variant>
        <vt:lpwstr/>
      </vt:variant>
      <vt:variant>
        <vt:i4>4390926</vt:i4>
      </vt:variant>
      <vt:variant>
        <vt:i4>4254</vt:i4>
      </vt:variant>
      <vt:variant>
        <vt:i4>0</vt:i4>
      </vt:variant>
      <vt:variant>
        <vt:i4>5</vt:i4>
      </vt:variant>
      <vt:variant>
        <vt:lpwstr>../Docs/R1-135772.zip</vt:lpwstr>
      </vt:variant>
      <vt:variant>
        <vt:lpwstr/>
      </vt:variant>
      <vt:variant>
        <vt:i4>4325382</vt:i4>
      </vt:variant>
      <vt:variant>
        <vt:i4>4251</vt:i4>
      </vt:variant>
      <vt:variant>
        <vt:i4>0</vt:i4>
      </vt:variant>
      <vt:variant>
        <vt:i4>5</vt:i4>
      </vt:variant>
      <vt:variant>
        <vt:lpwstr>../Docs/R1-135568.zip</vt:lpwstr>
      </vt:variant>
      <vt:variant>
        <vt:lpwstr/>
      </vt:variant>
      <vt:variant>
        <vt:i4>5046284</vt:i4>
      </vt:variant>
      <vt:variant>
        <vt:i4>4248</vt:i4>
      </vt:variant>
      <vt:variant>
        <vt:i4>0</vt:i4>
      </vt:variant>
      <vt:variant>
        <vt:i4>5</vt:i4>
      </vt:variant>
      <vt:variant>
        <vt:lpwstr>../Docs/R1-135493.zip</vt:lpwstr>
      </vt:variant>
      <vt:variant>
        <vt:lpwstr/>
      </vt:variant>
      <vt:variant>
        <vt:i4>5046280</vt:i4>
      </vt:variant>
      <vt:variant>
        <vt:i4>4245</vt:i4>
      </vt:variant>
      <vt:variant>
        <vt:i4>0</vt:i4>
      </vt:variant>
      <vt:variant>
        <vt:i4>5</vt:i4>
      </vt:variant>
      <vt:variant>
        <vt:lpwstr>../Docs/R1-134380.zip</vt:lpwstr>
      </vt:variant>
      <vt:variant>
        <vt:lpwstr/>
      </vt:variant>
      <vt:variant>
        <vt:i4>4456462</vt:i4>
      </vt:variant>
      <vt:variant>
        <vt:i4>4242</vt:i4>
      </vt:variant>
      <vt:variant>
        <vt:i4>0</vt:i4>
      </vt:variant>
      <vt:variant>
        <vt:i4>5</vt:i4>
      </vt:variant>
      <vt:variant>
        <vt:lpwstr>../Docs/R1-135401.zip</vt:lpwstr>
      </vt:variant>
      <vt:variant>
        <vt:lpwstr/>
      </vt:variant>
      <vt:variant>
        <vt:i4>4980744</vt:i4>
      </vt:variant>
      <vt:variant>
        <vt:i4>4239</vt:i4>
      </vt:variant>
      <vt:variant>
        <vt:i4>0</vt:i4>
      </vt:variant>
      <vt:variant>
        <vt:i4>5</vt:i4>
      </vt:variant>
      <vt:variant>
        <vt:lpwstr>../Docs/R1-135380.zip</vt:lpwstr>
      </vt:variant>
      <vt:variant>
        <vt:lpwstr/>
      </vt:variant>
      <vt:variant>
        <vt:i4>4980745</vt:i4>
      </vt:variant>
      <vt:variant>
        <vt:i4>4236</vt:i4>
      </vt:variant>
      <vt:variant>
        <vt:i4>0</vt:i4>
      </vt:variant>
      <vt:variant>
        <vt:i4>5</vt:i4>
      </vt:variant>
      <vt:variant>
        <vt:lpwstr>../Docs/R1-135280.zip</vt:lpwstr>
      </vt:variant>
      <vt:variant>
        <vt:lpwstr/>
      </vt:variant>
      <vt:variant>
        <vt:i4>4653057</vt:i4>
      </vt:variant>
      <vt:variant>
        <vt:i4>4233</vt:i4>
      </vt:variant>
      <vt:variant>
        <vt:i4>0</vt:i4>
      </vt:variant>
      <vt:variant>
        <vt:i4>5</vt:i4>
      </vt:variant>
      <vt:variant>
        <vt:lpwstr>../Docs/R1-135238.zip</vt:lpwstr>
      </vt:variant>
      <vt:variant>
        <vt:lpwstr/>
      </vt:variant>
      <vt:variant>
        <vt:i4>4980744</vt:i4>
      </vt:variant>
      <vt:variant>
        <vt:i4>4230</vt:i4>
      </vt:variant>
      <vt:variant>
        <vt:i4>0</vt:i4>
      </vt:variant>
      <vt:variant>
        <vt:i4>5</vt:i4>
      </vt:variant>
      <vt:variant>
        <vt:lpwstr>../Docs/R1-135182.zip</vt:lpwstr>
      </vt:variant>
      <vt:variant>
        <vt:lpwstr/>
      </vt:variant>
      <vt:variant>
        <vt:i4>4521996</vt:i4>
      </vt:variant>
      <vt:variant>
        <vt:i4>4227</vt:i4>
      </vt:variant>
      <vt:variant>
        <vt:i4>0</vt:i4>
      </vt:variant>
      <vt:variant>
        <vt:i4>5</vt:i4>
      </vt:variant>
      <vt:variant>
        <vt:lpwstr>../Docs/R1-135017.zip</vt:lpwstr>
      </vt:variant>
      <vt:variant>
        <vt:lpwstr/>
      </vt:variant>
      <vt:variant>
        <vt:i4>4390914</vt:i4>
      </vt:variant>
      <vt:variant>
        <vt:i4>4224</vt:i4>
      </vt:variant>
      <vt:variant>
        <vt:i4>0</vt:i4>
      </vt:variant>
      <vt:variant>
        <vt:i4>5</vt:i4>
      </vt:variant>
      <vt:variant>
        <vt:lpwstr>../Docs/R1-136049.zip</vt:lpwstr>
      </vt:variant>
      <vt:variant>
        <vt:lpwstr/>
      </vt:variant>
      <vt:variant>
        <vt:i4>4325376</vt:i4>
      </vt:variant>
      <vt:variant>
        <vt:i4>4221</vt:i4>
      </vt:variant>
      <vt:variant>
        <vt:i4>0</vt:i4>
      </vt:variant>
      <vt:variant>
        <vt:i4>5</vt:i4>
      </vt:variant>
      <vt:variant>
        <vt:lpwstr>../Docs/R1-135962.zip</vt:lpwstr>
      </vt:variant>
      <vt:variant>
        <vt:lpwstr/>
      </vt:variant>
      <vt:variant>
        <vt:i4>4653064</vt:i4>
      </vt:variant>
      <vt:variant>
        <vt:i4>4215</vt:i4>
      </vt:variant>
      <vt:variant>
        <vt:i4>0</vt:i4>
      </vt:variant>
      <vt:variant>
        <vt:i4>5</vt:i4>
      </vt:variant>
      <vt:variant>
        <vt:lpwstr>../Docs/R1-135437.zip</vt:lpwstr>
      </vt:variant>
      <vt:variant>
        <vt:lpwstr/>
      </vt:variant>
      <vt:variant>
        <vt:i4>4980743</vt:i4>
      </vt:variant>
      <vt:variant>
        <vt:i4>4212</vt:i4>
      </vt:variant>
      <vt:variant>
        <vt:i4>0</vt:i4>
      </vt:variant>
      <vt:variant>
        <vt:i4>5</vt:i4>
      </vt:variant>
      <vt:variant>
        <vt:lpwstr>../Docs/R1-135884.zip</vt:lpwstr>
      </vt:variant>
      <vt:variant>
        <vt:lpwstr/>
      </vt:variant>
      <vt:variant>
        <vt:i4>4259853</vt:i4>
      </vt:variant>
      <vt:variant>
        <vt:i4>4209</vt:i4>
      </vt:variant>
      <vt:variant>
        <vt:i4>0</vt:i4>
      </vt:variant>
      <vt:variant>
        <vt:i4>5</vt:i4>
      </vt:variant>
      <vt:variant>
        <vt:lpwstr>../Docs/R1-135553.zip</vt:lpwstr>
      </vt:variant>
      <vt:variant>
        <vt:lpwstr/>
      </vt:variant>
      <vt:variant>
        <vt:i4>4194313</vt:i4>
      </vt:variant>
      <vt:variant>
        <vt:i4>4206</vt:i4>
      </vt:variant>
      <vt:variant>
        <vt:i4>0</vt:i4>
      </vt:variant>
      <vt:variant>
        <vt:i4>5</vt:i4>
      </vt:variant>
      <vt:variant>
        <vt:lpwstr>../Docs/R1-135547.zip</vt:lpwstr>
      </vt:variant>
      <vt:variant>
        <vt:lpwstr/>
      </vt:variant>
      <vt:variant>
        <vt:i4>4653067</vt:i4>
      </vt:variant>
      <vt:variant>
        <vt:i4>4203</vt:i4>
      </vt:variant>
      <vt:variant>
        <vt:i4>0</vt:i4>
      </vt:variant>
      <vt:variant>
        <vt:i4>5</vt:i4>
      </vt:variant>
      <vt:variant>
        <vt:lpwstr>../Docs/R1-135333.zip</vt:lpwstr>
      </vt:variant>
      <vt:variant>
        <vt:lpwstr/>
      </vt:variant>
      <vt:variant>
        <vt:i4>4587535</vt:i4>
      </vt:variant>
      <vt:variant>
        <vt:i4>4200</vt:i4>
      </vt:variant>
      <vt:variant>
        <vt:i4>0</vt:i4>
      </vt:variant>
      <vt:variant>
        <vt:i4>5</vt:i4>
      </vt:variant>
      <vt:variant>
        <vt:lpwstr>../Docs/R1-135125.zip</vt:lpwstr>
      </vt:variant>
      <vt:variant>
        <vt:lpwstr/>
      </vt:variant>
      <vt:variant>
        <vt:i4>4653071</vt:i4>
      </vt:variant>
      <vt:variant>
        <vt:i4>4197</vt:i4>
      </vt:variant>
      <vt:variant>
        <vt:i4>0</vt:i4>
      </vt:variant>
      <vt:variant>
        <vt:i4>5</vt:i4>
      </vt:variant>
      <vt:variant>
        <vt:lpwstr>../Docs/R1-135236.zip</vt:lpwstr>
      </vt:variant>
      <vt:variant>
        <vt:lpwstr/>
      </vt:variant>
      <vt:variant>
        <vt:i4>5046277</vt:i4>
      </vt:variant>
      <vt:variant>
        <vt:i4>4194</vt:i4>
      </vt:variant>
      <vt:variant>
        <vt:i4>0</vt:i4>
      </vt:variant>
      <vt:variant>
        <vt:i4>5</vt:i4>
      </vt:variant>
      <vt:variant>
        <vt:lpwstr>../Docs/R1-135896.zip</vt:lpwstr>
      </vt:variant>
      <vt:variant>
        <vt:lpwstr/>
      </vt:variant>
      <vt:variant>
        <vt:i4>4325385</vt:i4>
      </vt:variant>
      <vt:variant>
        <vt:i4>4191</vt:i4>
      </vt:variant>
      <vt:variant>
        <vt:i4>0</vt:i4>
      </vt:variant>
      <vt:variant>
        <vt:i4>5</vt:i4>
      </vt:variant>
      <vt:variant>
        <vt:lpwstr>../Docs/R1-135567.zip</vt:lpwstr>
      </vt:variant>
      <vt:variant>
        <vt:lpwstr/>
      </vt:variant>
      <vt:variant>
        <vt:i4>4653060</vt:i4>
      </vt:variant>
      <vt:variant>
        <vt:i4>4188</vt:i4>
      </vt:variant>
      <vt:variant>
        <vt:i4>0</vt:i4>
      </vt:variant>
      <vt:variant>
        <vt:i4>5</vt:i4>
      </vt:variant>
      <vt:variant>
        <vt:lpwstr>../Docs/R1-135837.zip</vt:lpwstr>
      </vt:variant>
      <vt:variant>
        <vt:lpwstr/>
      </vt:variant>
      <vt:variant>
        <vt:i4>4653069</vt:i4>
      </vt:variant>
      <vt:variant>
        <vt:i4>4185</vt:i4>
      </vt:variant>
      <vt:variant>
        <vt:i4>0</vt:i4>
      </vt:variant>
      <vt:variant>
        <vt:i4>5</vt:i4>
      </vt:variant>
      <vt:variant>
        <vt:lpwstr>../Docs/R1-135533.zip</vt:lpwstr>
      </vt:variant>
      <vt:variant>
        <vt:lpwstr/>
      </vt:variant>
      <vt:variant>
        <vt:i4>4390912</vt:i4>
      </vt:variant>
      <vt:variant>
        <vt:i4>4182</vt:i4>
      </vt:variant>
      <vt:variant>
        <vt:i4>0</vt:i4>
      </vt:variant>
      <vt:variant>
        <vt:i4>5</vt:i4>
      </vt:variant>
      <vt:variant>
        <vt:lpwstr>../Docs/R1-135378.zip</vt:lpwstr>
      </vt:variant>
      <vt:variant>
        <vt:lpwstr/>
      </vt:variant>
      <vt:variant>
        <vt:i4>4653070</vt:i4>
      </vt:variant>
      <vt:variant>
        <vt:i4>4179</vt:i4>
      </vt:variant>
      <vt:variant>
        <vt:i4>0</vt:i4>
      </vt:variant>
      <vt:variant>
        <vt:i4>5</vt:i4>
      </vt:variant>
      <vt:variant>
        <vt:lpwstr>../Docs/R1-135237.zip</vt:lpwstr>
      </vt:variant>
      <vt:variant>
        <vt:lpwstr/>
      </vt:variant>
      <vt:variant>
        <vt:i4>4587534</vt:i4>
      </vt:variant>
      <vt:variant>
        <vt:i4>4176</vt:i4>
      </vt:variant>
      <vt:variant>
        <vt:i4>0</vt:i4>
      </vt:variant>
      <vt:variant>
        <vt:i4>5</vt:i4>
      </vt:variant>
      <vt:variant>
        <vt:lpwstr>../Docs/R1-135124.zip</vt:lpwstr>
      </vt:variant>
      <vt:variant>
        <vt:lpwstr/>
      </vt:variant>
      <vt:variant>
        <vt:i4>4325387</vt:i4>
      </vt:variant>
      <vt:variant>
        <vt:i4>4173</vt:i4>
      </vt:variant>
      <vt:variant>
        <vt:i4>0</vt:i4>
      </vt:variant>
      <vt:variant>
        <vt:i4>5</vt:i4>
      </vt:variant>
      <vt:variant>
        <vt:lpwstr>../Docs/R1-136050.zip</vt:lpwstr>
      </vt:variant>
      <vt:variant>
        <vt:lpwstr/>
      </vt:variant>
      <vt:variant>
        <vt:i4>4325386</vt:i4>
      </vt:variant>
      <vt:variant>
        <vt:i4>4170</vt:i4>
      </vt:variant>
      <vt:variant>
        <vt:i4>0</vt:i4>
      </vt:variant>
      <vt:variant>
        <vt:i4>5</vt:i4>
      </vt:variant>
      <vt:variant>
        <vt:lpwstr>../Docs/R1-135968.zip</vt:lpwstr>
      </vt:variant>
      <vt:variant>
        <vt:lpwstr/>
      </vt:variant>
      <vt:variant>
        <vt:i4>4653065</vt:i4>
      </vt:variant>
      <vt:variant>
        <vt:i4>4167</vt:i4>
      </vt:variant>
      <vt:variant>
        <vt:i4>0</vt:i4>
      </vt:variant>
      <vt:variant>
        <vt:i4>5</vt:i4>
      </vt:variant>
      <vt:variant>
        <vt:lpwstr>../Docs/R1-135436.zip</vt:lpwstr>
      </vt:variant>
      <vt:variant>
        <vt:lpwstr/>
      </vt:variant>
      <vt:variant>
        <vt:i4>4980736</vt:i4>
      </vt:variant>
      <vt:variant>
        <vt:i4>4164</vt:i4>
      </vt:variant>
      <vt:variant>
        <vt:i4>0</vt:i4>
      </vt:variant>
      <vt:variant>
        <vt:i4>5</vt:i4>
      </vt:variant>
      <vt:variant>
        <vt:lpwstr>../Docs/R1-135883.zip</vt:lpwstr>
      </vt:variant>
      <vt:variant>
        <vt:lpwstr/>
      </vt:variant>
      <vt:variant>
        <vt:i4>4390913</vt:i4>
      </vt:variant>
      <vt:variant>
        <vt:i4>4161</vt:i4>
      </vt:variant>
      <vt:variant>
        <vt:i4>0</vt:i4>
      </vt:variant>
      <vt:variant>
        <vt:i4>5</vt:i4>
      </vt:variant>
      <vt:variant>
        <vt:lpwstr>../Docs/R1-135379.zip</vt:lpwstr>
      </vt:variant>
      <vt:variant>
        <vt:lpwstr/>
      </vt:variant>
      <vt:variant>
        <vt:i4>4980738</vt:i4>
      </vt:variant>
      <vt:variant>
        <vt:i4>4158</vt:i4>
      </vt:variant>
      <vt:variant>
        <vt:i4>0</vt:i4>
      </vt:variant>
      <vt:variant>
        <vt:i4>5</vt:i4>
      </vt:variant>
      <vt:variant>
        <vt:lpwstr>../Docs/R1-135881.zip</vt:lpwstr>
      </vt:variant>
      <vt:variant>
        <vt:lpwstr/>
      </vt:variant>
      <vt:variant>
        <vt:i4>4653068</vt:i4>
      </vt:variant>
      <vt:variant>
        <vt:i4>4155</vt:i4>
      </vt:variant>
      <vt:variant>
        <vt:i4>0</vt:i4>
      </vt:variant>
      <vt:variant>
        <vt:i4>5</vt:i4>
      </vt:variant>
      <vt:variant>
        <vt:lpwstr>../Docs/R1-135235.zip</vt:lpwstr>
      </vt:variant>
      <vt:variant>
        <vt:lpwstr/>
      </vt:variant>
      <vt:variant>
        <vt:i4>4456455</vt:i4>
      </vt:variant>
      <vt:variant>
        <vt:i4>4152</vt:i4>
      </vt:variant>
      <vt:variant>
        <vt:i4>0</vt:i4>
      </vt:variant>
      <vt:variant>
        <vt:i4>5</vt:i4>
      </vt:variant>
      <vt:variant>
        <vt:lpwstr>../Docs/R1-135905.zip</vt:lpwstr>
      </vt:variant>
      <vt:variant>
        <vt:lpwstr/>
      </vt:variant>
      <vt:variant>
        <vt:i4>4653069</vt:i4>
      </vt:variant>
      <vt:variant>
        <vt:i4>4149</vt:i4>
      </vt:variant>
      <vt:variant>
        <vt:i4>0</vt:i4>
      </vt:variant>
      <vt:variant>
        <vt:i4>5</vt:i4>
      </vt:variant>
      <vt:variant>
        <vt:lpwstr>../Docs/R1-135234.zip</vt:lpwstr>
      </vt:variant>
      <vt:variant>
        <vt:lpwstr/>
      </vt:variant>
      <vt:variant>
        <vt:i4>4456451</vt:i4>
      </vt:variant>
      <vt:variant>
        <vt:i4>4146</vt:i4>
      </vt:variant>
      <vt:variant>
        <vt:i4>0</vt:i4>
      </vt:variant>
      <vt:variant>
        <vt:i4>5</vt:i4>
      </vt:variant>
      <vt:variant>
        <vt:lpwstr>../Docs/R1-135901.zip</vt:lpwstr>
      </vt:variant>
      <vt:variant>
        <vt:lpwstr/>
      </vt:variant>
      <vt:variant>
        <vt:i4>4653066</vt:i4>
      </vt:variant>
      <vt:variant>
        <vt:i4>4143</vt:i4>
      </vt:variant>
      <vt:variant>
        <vt:i4>0</vt:i4>
      </vt:variant>
      <vt:variant>
        <vt:i4>5</vt:i4>
      </vt:variant>
      <vt:variant>
        <vt:lpwstr>../Docs/R1-135435.zip</vt:lpwstr>
      </vt:variant>
      <vt:variant>
        <vt:lpwstr/>
      </vt:variant>
      <vt:variant>
        <vt:i4>4980737</vt:i4>
      </vt:variant>
      <vt:variant>
        <vt:i4>4140</vt:i4>
      </vt:variant>
      <vt:variant>
        <vt:i4>0</vt:i4>
      </vt:variant>
      <vt:variant>
        <vt:i4>5</vt:i4>
      </vt:variant>
      <vt:variant>
        <vt:lpwstr>../Docs/R1-135882.zip</vt:lpwstr>
      </vt:variant>
      <vt:variant>
        <vt:lpwstr/>
      </vt:variant>
      <vt:variant>
        <vt:i4>4325384</vt:i4>
      </vt:variant>
      <vt:variant>
        <vt:i4>4137</vt:i4>
      </vt:variant>
      <vt:variant>
        <vt:i4>0</vt:i4>
      </vt:variant>
      <vt:variant>
        <vt:i4>5</vt:i4>
      </vt:variant>
      <vt:variant>
        <vt:lpwstr>../Docs/R1-135566.zip</vt:lpwstr>
      </vt:variant>
      <vt:variant>
        <vt:lpwstr/>
      </vt:variant>
      <vt:variant>
        <vt:i4>4194310</vt:i4>
      </vt:variant>
      <vt:variant>
        <vt:i4>4134</vt:i4>
      </vt:variant>
      <vt:variant>
        <vt:i4>0</vt:i4>
      </vt:variant>
      <vt:variant>
        <vt:i4>5</vt:i4>
      </vt:variant>
      <vt:variant>
        <vt:lpwstr>../Docs/R1-135548.zip</vt:lpwstr>
      </vt:variant>
      <vt:variant>
        <vt:lpwstr/>
      </vt:variant>
      <vt:variant>
        <vt:i4>4194312</vt:i4>
      </vt:variant>
      <vt:variant>
        <vt:i4>4131</vt:i4>
      </vt:variant>
      <vt:variant>
        <vt:i4>0</vt:i4>
      </vt:variant>
      <vt:variant>
        <vt:i4>5</vt:i4>
      </vt:variant>
      <vt:variant>
        <vt:lpwstr>../Docs/R1-135546.zip</vt:lpwstr>
      </vt:variant>
      <vt:variant>
        <vt:lpwstr/>
      </vt:variant>
      <vt:variant>
        <vt:i4>4653065</vt:i4>
      </vt:variant>
      <vt:variant>
        <vt:i4>4128</vt:i4>
      </vt:variant>
      <vt:variant>
        <vt:i4>0</vt:i4>
      </vt:variant>
      <vt:variant>
        <vt:i4>5</vt:i4>
      </vt:variant>
      <vt:variant>
        <vt:lpwstr>../Docs/R1-135331.zip</vt:lpwstr>
      </vt:variant>
      <vt:variant>
        <vt:lpwstr/>
      </vt:variant>
      <vt:variant>
        <vt:i4>4653064</vt:i4>
      </vt:variant>
      <vt:variant>
        <vt:i4>4125</vt:i4>
      </vt:variant>
      <vt:variant>
        <vt:i4>0</vt:i4>
      </vt:variant>
      <vt:variant>
        <vt:i4>5</vt:i4>
      </vt:variant>
      <vt:variant>
        <vt:lpwstr>../Docs/R1-135330.zip</vt:lpwstr>
      </vt:variant>
      <vt:variant>
        <vt:lpwstr/>
      </vt:variant>
      <vt:variant>
        <vt:i4>4653066</vt:i4>
      </vt:variant>
      <vt:variant>
        <vt:i4>4122</vt:i4>
      </vt:variant>
      <vt:variant>
        <vt:i4>0</vt:i4>
      </vt:variant>
      <vt:variant>
        <vt:i4>5</vt:i4>
      </vt:variant>
      <vt:variant>
        <vt:lpwstr>../Docs/R1-135233.zip</vt:lpwstr>
      </vt:variant>
      <vt:variant>
        <vt:lpwstr/>
      </vt:variant>
      <vt:variant>
        <vt:i4>4653067</vt:i4>
      </vt:variant>
      <vt:variant>
        <vt:i4>4119</vt:i4>
      </vt:variant>
      <vt:variant>
        <vt:i4>0</vt:i4>
      </vt:variant>
      <vt:variant>
        <vt:i4>5</vt:i4>
      </vt:variant>
      <vt:variant>
        <vt:lpwstr>../Docs/R1-135232.zip</vt:lpwstr>
      </vt:variant>
      <vt:variant>
        <vt:lpwstr/>
      </vt:variant>
      <vt:variant>
        <vt:i4>4194314</vt:i4>
      </vt:variant>
      <vt:variant>
        <vt:i4>4116</vt:i4>
      </vt:variant>
      <vt:variant>
        <vt:i4>0</vt:i4>
      </vt:variant>
      <vt:variant>
        <vt:i4>5</vt:i4>
      </vt:variant>
      <vt:variant>
        <vt:lpwstr>../Docs/R1-136071.zip</vt:lpwstr>
      </vt:variant>
      <vt:variant>
        <vt:lpwstr/>
      </vt:variant>
      <vt:variant>
        <vt:i4>4390914</vt:i4>
      </vt:variant>
      <vt:variant>
        <vt:i4>4113</vt:i4>
      </vt:variant>
      <vt:variant>
        <vt:i4>0</vt:i4>
      </vt:variant>
      <vt:variant>
        <vt:i4>5</vt:i4>
      </vt:variant>
      <vt:variant>
        <vt:lpwstr>../Docs/R1-135970.zip</vt:lpwstr>
      </vt:variant>
      <vt:variant>
        <vt:lpwstr/>
      </vt:variant>
      <vt:variant>
        <vt:i4>4390912</vt:i4>
      </vt:variant>
      <vt:variant>
        <vt:i4>4110</vt:i4>
      </vt:variant>
      <vt:variant>
        <vt:i4>0</vt:i4>
      </vt:variant>
      <vt:variant>
        <vt:i4>5</vt:i4>
      </vt:variant>
      <vt:variant>
        <vt:lpwstr>../Docs/R1-135972.zip</vt:lpwstr>
      </vt:variant>
      <vt:variant>
        <vt:lpwstr/>
      </vt:variant>
      <vt:variant>
        <vt:i4>4653065</vt:i4>
      </vt:variant>
      <vt:variant>
        <vt:i4>4107</vt:i4>
      </vt:variant>
      <vt:variant>
        <vt:i4>0</vt:i4>
      </vt:variant>
      <vt:variant>
        <vt:i4>5</vt:i4>
      </vt:variant>
      <vt:variant>
        <vt:lpwstr>../Docs/R1-135331.zip</vt:lpwstr>
      </vt:variant>
      <vt:variant>
        <vt:lpwstr/>
      </vt:variant>
      <vt:variant>
        <vt:i4>4390913</vt:i4>
      </vt:variant>
      <vt:variant>
        <vt:i4>4104</vt:i4>
      </vt:variant>
      <vt:variant>
        <vt:i4>0</vt:i4>
      </vt:variant>
      <vt:variant>
        <vt:i4>5</vt:i4>
      </vt:variant>
      <vt:variant>
        <vt:lpwstr>../Docs/R1-135973.zip</vt:lpwstr>
      </vt:variant>
      <vt:variant>
        <vt:lpwstr/>
      </vt:variant>
      <vt:variant>
        <vt:i4>4390912</vt:i4>
      </vt:variant>
      <vt:variant>
        <vt:i4>4101</vt:i4>
      </vt:variant>
      <vt:variant>
        <vt:i4>0</vt:i4>
      </vt:variant>
      <vt:variant>
        <vt:i4>5</vt:i4>
      </vt:variant>
      <vt:variant>
        <vt:lpwstr>../Docs/R1-135972.zip</vt:lpwstr>
      </vt:variant>
      <vt:variant>
        <vt:lpwstr/>
      </vt:variant>
      <vt:variant>
        <vt:i4>4390914</vt:i4>
      </vt:variant>
      <vt:variant>
        <vt:i4>4098</vt:i4>
      </vt:variant>
      <vt:variant>
        <vt:i4>0</vt:i4>
      </vt:variant>
      <vt:variant>
        <vt:i4>5</vt:i4>
      </vt:variant>
      <vt:variant>
        <vt:lpwstr>../Docs/R1-135970.zip</vt:lpwstr>
      </vt:variant>
      <vt:variant>
        <vt:lpwstr/>
      </vt:variant>
      <vt:variant>
        <vt:i4>4587529</vt:i4>
      </vt:variant>
      <vt:variant>
        <vt:i4>4095</vt:i4>
      </vt:variant>
      <vt:variant>
        <vt:i4>0</vt:i4>
      </vt:variant>
      <vt:variant>
        <vt:i4>5</vt:i4>
      </vt:variant>
      <vt:variant>
        <vt:lpwstr>../Docs/R1-134634.zip</vt:lpwstr>
      </vt:variant>
      <vt:variant>
        <vt:lpwstr/>
      </vt:variant>
      <vt:variant>
        <vt:i4>4390925</vt:i4>
      </vt:variant>
      <vt:variant>
        <vt:i4>4092</vt:i4>
      </vt:variant>
      <vt:variant>
        <vt:i4>0</vt:i4>
      </vt:variant>
      <vt:variant>
        <vt:i4>5</vt:i4>
      </vt:variant>
      <vt:variant>
        <vt:lpwstr>../Docs/R1-135771.zip</vt:lpwstr>
      </vt:variant>
      <vt:variant>
        <vt:lpwstr/>
      </vt:variant>
      <vt:variant>
        <vt:i4>4456454</vt:i4>
      </vt:variant>
      <vt:variant>
        <vt:i4>4089</vt:i4>
      </vt:variant>
      <vt:variant>
        <vt:i4>0</vt:i4>
      </vt:variant>
      <vt:variant>
        <vt:i4>5</vt:i4>
      </vt:variant>
      <vt:variant>
        <vt:lpwstr>../Docs/R1-135904.zip</vt:lpwstr>
      </vt:variant>
      <vt:variant>
        <vt:lpwstr/>
      </vt:variant>
      <vt:variant>
        <vt:i4>4325387</vt:i4>
      </vt:variant>
      <vt:variant>
        <vt:i4>4086</vt:i4>
      </vt:variant>
      <vt:variant>
        <vt:i4>0</vt:i4>
      </vt:variant>
      <vt:variant>
        <vt:i4>5</vt:i4>
      </vt:variant>
      <vt:variant>
        <vt:lpwstr>../Docs/R1-135565.zip</vt:lpwstr>
      </vt:variant>
      <vt:variant>
        <vt:lpwstr/>
      </vt:variant>
      <vt:variant>
        <vt:i4>4653066</vt:i4>
      </vt:variant>
      <vt:variant>
        <vt:i4>4083</vt:i4>
      </vt:variant>
      <vt:variant>
        <vt:i4>0</vt:i4>
      </vt:variant>
      <vt:variant>
        <vt:i4>5</vt:i4>
      </vt:variant>
      <vt:variant>
        <vt:lpwstr>../Docs/R1-135534.zip</vt:lpwstr>
      </vt:variant>
      <vt:variant>
        <vt:lpwstr/>
      </vt:variant>
      <vt:variant>
        <vt:i4>4587529</vt:i4>
      </vt:variant>
      <vt:variant>
        <vt:i4>4080</vt:i4>
      </vt:variant>
      <vt:variant>
        <vt:i4>0</vt:i4>
      </vt:variant>
      <vt:variant>
        <vt:i4>5</vt:i4>
      </vt:variant>
      <vt:variant>
        <vt:lpwstr>../Docs/R1-134634.zip</vt:lpwstr>
      </vt:variant>
      <vt:variant>
        <vt:lpwstr/>
      </vt:variant>
      <vt:variant>
        <vt:i4>4587529</vt:i4>
      </vt:variant>
      <vt:variant>
        <vt:i4>4077</vt:i4>
      </vt:variant>
      <vt:variant>
        <vt:i4>0</vt:i4>
      </vt:variant>
      <vt:variant>
        <vt:i4>5</vt:i4>
      </vt:variant>
      <vt:variant>
        <vt:lpwstr>../Docs/R1-134634.zip</vt:lpwstr>
      </vt:variant>
      <vt:variant>
        <vt:lpwstr/>
      </vt:variant>
      <vt:variant>
        <vt:i4>4587529</vt:i4>
      </vt:variant>
      <vt:variant>
        <vt:i4>4074</vt:i4>
      </vt:variant>
      <vt:variant>
        <vt:i4>0</vt:i4>
      </vt:variant>
      <vt:variant>
        <vt:i4>5</vt:i4>
      </vt:variant>
      <vt:variant>
        <vt:lpwstr>../Docs/R1-134634.zip</vt:lpwstr>
      </vt:variant>
      <vt:variant>
        <vt:lpwstr/>
      </vt:variant>
      <vt:variant>
        <vt:i4>4587529</vt:i4>
      </vt:variant>
      <vt:variant>
        <vt:i4>4071</vt:i4>
      </vt:variant>
      <vt:variant>
        <vt:i4>0</vt:i4>
      </vt:variant>
      <vt:variant>
        <vt:i4>5</vt:i4>
      </vt:variant>
      <vt:variant>
        <vt:lpwstr>../Docs/R1-135123.zip</vt:lpwstr>
      </vt:variant>
      <vt:variant>
        <vt:lpwstr/>
      </vt:variant>
      <vt:variant>
        <vt:i4>2162690</vt:i4>
      </vt:variant>
      <vt:variant>
        <vt:i4>4068</vt:i4>
      </vt:variant>
      <vt:variant>
        <vt:i4>0</vt:i4>
      </vt:variant>
      <vt:variant>
        <vt:i4>5</vt:i4>
      </vt:variant>
      <vt:variant>
        <vt:lpwstr>http://www.3gpp.org/ftp/tsg_ran/TSG_RAN/TSGR_59/Docs/RP-130404.zip</vt:lpwstr>
      </vt:variant>
      <vt:variant>
        <vt:lpwstr/>
      </vt:variant>
      <vt:variant>
        <vt:i4>4390920</vt:i4>
      </vt:variant>
      <vt:variant>
        <vt:i4>4065</vt:i4>
      </vt:variant>
      <vt:variant>
        <vt:i4>0</vt:i4>
      </vt:variant>
      <vt:variant>
        <vt:i4>5</vt:i4>
      </vt:variant>
      <vt:variant>
        <vt:lpwstr>../Docs/R1-135271.zip</vt:lpwstr>
      </vt:variant>
      <vt:variant>
        <vt:lpwstr/>
      </vt:variant>
      <vt:variant>
        <vt:i4>4653059</vt:i4>
      </vt:variant>
      <vt:variant>
        <vt:i4>4062</vt:i4>
      </vt:variant>
      <vt:variant>
        <vt:i4>0</vt:i4>
      </vt:variant>
      <vt:variant>
        <vt:i4>5</vt:i4>
      </vt:variant>
      <vt:variant>
        <vt:lpwstr>../Docs/R1-136008.zip</vt:lpwstr>
      </vt:variant>
      <vt:variant>
        <vt:lpwstr/>
      </vt:variant>
      <vt:variant>
        <vt:i4>4194315</vt:i4>
      </vt:variant>
      <vt:variant>
        <vt:i4>4059</vt:i4>
      </vt:variant>
      <vt:variant>
        <vt:i4>0</vt:i4>
      </vt:variant>
      <vt:variant>
        <vt:i4>5</vt:i4>
      </vt:variant>
      <vt:variant>
        <vt:lpwstr>../Docs/R1-135242.zip</vt:lpwstr>
      </vt:variant>
      <vt:variant>
        <vt:lpwstr/>
      </vt:variant>
      <vt:variant>
        <vt:i4>4521997</vt:i4>
      </vt:variant>
      <vt:variant>
        <vt:i4>4056</vt:i4>
      </vt:variant>
      <vt:variant>
        <vt:i4>0</vt:i4>
      </vt:variant>
      <vt:variant>
        <vt:i4>5</vt:i4>
      </vt:variant>
      <vt:variant>
        <vt:lpwstr>../Docs/R1-135412.zip</vt:lpwstr>
      </vt:variant>
      <vt:variant>
        <vt:lpwstr/>
      </vt:variant>
      <vt:variant>
        <vt:i4>5046286</vt:i4>
      </vt:variant>
      <vt:variant>
        <vt:i4>4053</vt:i4>
      </vt:variant>
      <vt:variant>
        <vt:i4>0</vt:i4>
      </vt:variant>
      <vt:variant>
        <vt:i4>5</vt:i4>
      </vt:variant>
      <vt:variant>
        <vt:lpwstr>../Docs/R1-135491.zip</vt:lpwstr>
      </vt:variant>
      <vt:variant>
        <vt:lpwstr/>
      </vt:variant>
      <vt:variant>
        <vt:i4>5046281</vt:i4>
      </vt:variant>
      <vt:variant>
        <vt:i4>4050</vt:i4>
      </vt:variant>
      <vt:variant>
        <vt:i4>0</vt:i4>
      </vt:variant>
      <vt:variant>
        <vt:i4>5</vt:i4>
      </vt:variant>
      <vt:variant>
        <vt:lpwstr>../Docs/R1-135597.zip</vt:lpwstr>
      </vt:variant>
      <vt:variant>
        <vt:lpwstr/>
      </vt:variant>
      <vt:variant>
        <vt:i4>4587530</vt:i4>
      </vt:variant>
      <vt:variant>
        <vt:i4>4047</vt:i4>
      </vt:variant>
      <vt:variant>
        <vt:i4>0</vt:i4>
      </vt:variant>
      <vt:variant>
        <vt:i4>5</vt:i4>
      </vt:variant>
      <vt:variant>
        <vt:lpwstr>../Docs/R1-135524.zip</vt:lpwstr>
      </vt:variant>
      <vt:variant>
        <vt:lpwstr/>
      </vt:variant>
      <vt:variant>
        <vt:i4>4390927</vt:i4>
      </vt:variant>
      <vt:variant>
        <vt:i4>4044</vt:i4>
      </vt:variant>
      <vt:variant>
        <vt:i4>0</vt:i4>
      </vt:variant>
      <vt:variant>
        <vt:i4>5</vt:i4>
      </vt:variant>
      <vt:variant>
        <vt:lpwstr>../Docs/R1-135377.zip</vt:lpwstr>
      </vt:variant>
      <vt:variant>
        <vt:lpwstr/>
      </vt:variant>
      <vt:variant>
        <vt:i4>4194319</vt:i4>
      </vt:variant>
      <vt:variant>
        <vt:i4>4041</vt:i4>
      </vt:variant>
      <vt:variant>
        <vt:i4>0</vt:i4>
      </vt:variant>
      <vt:variant>
        <vt:i4>5</vt:i4>
      </vt:variant>
      <vt:variant>
        <vt:lpwstr>../Docs/R1-135145.zip</vt:lpwstr>
      </vt:variant>
      <vt:variant>
        <vt:lpwstr/>
      </vt:variant>
      <vt:variant>
        <vt:i4>5046285</vt:i4>
      </vt:variant>
      <vt:variant>
        <vt:i4>4038</vt:i4>
      </vt:variant>
      <vt:variant>
        <vt:i4>0</vt:i4>
      </vt:variant>
      <vt:variant>
        <vt:i4>5</vt:i4>
      </vt:variant>
      <vt:variant>
        <vt:lpwstr>../Docs/R1-135096.zip</vt:lpwstr>
      </vt:variant>
      <vt:variant>
        <vt:lpwstr/>
      </vt:variant>
      <vt:variant>
        <vt:i4>4456459</vt:i4>
      </vt:variant>
      <vt:variant>
        <vt:i4>4035</vt:i4>
      </vt:variant>
      <vt:variant>
        <vt:i4>0</vt:i4>
      </vt:variant>
      <vt:variant>
        <vt:i4>5</vt:i4>
      </vt:variant>
      <vt:variant>
        <vt:lpwstr>../Docs/R1-135404.zip</vt:lpwstr>
      </vt:variant>
      <vt:variant>
        <vt:lpwstr/>
      </vt:variant>
      <vt:variant>
        <vt:i4>4587528</vt:i4>
      </vt:variant>
      <vt:variant>
        <vt:i4>4032</vt:i4>
      </vt:variant>
      <vt:variant>
        <vt:i4>0</vt:i4>
      </vt:variant>
      <vt:variant>
        <vt:i4>5</vt:i4>
      </vt:variant>
      <vt:variant>
        <vt:lpwstr>../Docs/R1-135122.zip</vt:lpwstr>
      </vt:variant>
      <vt:variant>
        <vt:lpwstr/>
      </vt:variant>
      <vt:variant>
        <vt:i4>4259852</vt:i4>
      </vt:variant>
      <vt:variant>
        <vt:i4>4029</vt:i4>
      </vt:variant>
      <vt:variant>
        <vt:i4>0</vt:i4>
      </vt:variant>
      <vt:variant>
        <vt:i4>5</vt:i4>
      </vt:variant>
      <vt:variant>
        <vt:lpwstr>../Docs/R1-135552.zip</vt:lpwstr>
      </vt:variant>
      <vt:variant>
        <vt:lpwstr/>
      </vt:variant>
      <vt:variant>
        <vt:i4>5046285</vt:i4>
      </vt:variant>
      <vt:variant>
        <vt:i4>4026</vt:i4>
      </vt:variant>
      <vt:variant>
        <vt:i4>0</vt:i4>
      </vt:variant>
      <vt:variant>
        <vt:i4>5</vt:i4>
      </vt:variant>
      <vt:variant>
        <vt:lpwstr>../Docs/R1-135492.zip</vt:lpwstr>
      </vt:variant>
      <vt:variant>
        <vt:lpwstr/>
      </vt:variant>
      <vt:variant>
        <vt:i4>4390924</vt:i4>
      </vt:variant>
      <vt:variant>
        <vt:i4>4023</vt:i4>
      </vt:variant>
      <vt:variant>
        <vt:i4>0</vt:i4>
      </vt:variant>
      <vt:variant>
        <vt:i4>5</vt:i4>
      </vt:variant>
      <vt:variant>
        <vt:lpwstr>../Docs/R1-135770.zip</vt:lpwstr>
      </vt:variant>
      <vt:variant>
        <vt:lpwstr/>
      </vt:variant>
      <vt:variant>
        <vt:i4>4653064</vt:i4>
      </vt:variant>
      <vt:variant>
        <vt:i4>4020</vt:i4>
      </vt:variant>
      <vt:variant>
        <vt:i4>0</vt:i4>
      </vt:variant>
      <vt:variant>
        <vt:i4>5</vt:i4>
      </vt:variant>
      <vt:variant>
        <vt:lpwstr>../Docs/R1-135231.zip</vt:lpwstr>
      </vt:variant>
      <vt:variant>
        <vt:lpwstr/>
      </vt:variant>
      <vt:variant>
        <vt:i4>4194306</vt:i4>
      </vt:variant>
      <vt:variant>
        <vt:i4>4017</vt:i4>
      </vt:variant>
      <vt:variant>
        <vt:i4>0</vt:i4>
      </vt:variant>
      <vt:variant>
        <vt:i4>5</vt:i4>
      </vt:variant>
      <vt:variant>
        <vt:lpwstr>../Docs/R1-135049.zip</vt:lpwstr>
      </vt:variant>
      <vt:variant>
        <vt:lpwstr/>
      </vt:variant>
      <vt:variant>
        <vt:i4>4980747</vt:i4>
      </vt:variant>
      <vt:variant>
        <vt:i4>4014</vt:i4>
      </vt:variant>
      <vt:variant>
        <vt:i4>0</vt:i4>
      </vt:variant>
      <vt:variant>
        <vt:i4>5</vt:i4>
      </vt:variant>
      <vt:variant>
        <vt:lpwstr>../Docs/R1-135181.zip</vt:lpwstr>
      </vt:variant>
      <vt:variant>
        <vt:lpwstr/>
      </vt:variant>
      <vt:variant>
        <vt:i4>4194315</vt:i4>
      </vt:variant>
      <vt:variant>
        <vt:i4>4011</vt:i4>
      </vt:variant>
      <vt:variant>
        <vt:i4>0</vt:i4>
      </vt:variant>
      <vt:variant>
        <vt:i4>5</vt:i4>
      </vt:variant>
      <vt:variant>
        <vt:lpwstr>../Docs/R1-135545.zip</vt:lpwstr>
      </vt:variant>
      <vt:variant>
        <vt:lpwstr/>
      </vt:variant>
      <vt:variant>
        <vt:i4>4259848</vt:i4>
      </vt:variant>
      <vt:variant>
        <vt:i4>4008</vt:i4>
      </vt:variant>
      <vt:variant>
        <vt:i4>0</vt:i4>
      </vt:variant>
      <vt:variant>
        <vt:i4>5</vt:i4>
      </vt:variant>
      <vt:variant>
        <vt:lpwstr>../Docs/R1-135251.zip</vt:lpwstr>
      </vt:variant>
      <vt:variant>
        <vt:lpwstr/>
      </vt:variant>
      <vt:variant>
        <vt:i4>4194307</vt:i4>
      </vt:variant>
      <vt:variant>
        <vt:i4>4005</vt:i4>
      </vt:variant>
      <vt:variant>
        <vt:i4>0</vt:i4>
      </vt:variant>
      <vt:variant>
        <vt:i4>5</vt:i4>
      </vt:variant>
      <vt:variant>
        <vt:lpwstr>../Docs/R1-136078.zip</vt:lpwstr>
      </vt:variant>
      <vt:variant>
        <vt:lpwstr/>
      </vt:variant>
      <vt:variant>
        <vt:i4>4194316</vt:i4>
      </vt:variant>
      <vt:variant>
        <vt:i4>4002</vt:i4>
      </vt:variant>
      <vt:variant>
        <vt:i4>0</vt:i4>
      </vt:variant>
      <vt:variant>
        <vt:i4>5</vt:i4>
      </vt:variant>
      <vt:variant>
        <vt:lpwstr>../Docs/R1-136077.zip</vt:lpwstr>
      </vt:variant>
      <vt:variant>
        <vt:lpwstr/>
      </vt:variant>
      <vt:variant>
        <vt:i4>4587521</vt:i4>
      </vt:variant>
      <vt:variant>
        <vt:i4>3999</vt:i4>
      </vt:variant>
      <vt:variant>
        <vt:i4>0</vt:i4>
      </vt:variant>
      <vt:variant>
        <vt:i4>5</vt:i4>
      </vt:variant>
      <vt:variant>
        <vt:lpwstr>../Docs/R1-135923.zip</vt:lpwstr>
      </vt:variant>
      <vt:variant>
        <vt:lpwstr/>
      </vt:variant>
      <vt:variant>
        <vt:i4>4587526</vt:i4>
      </vt:variant>
      <vt:variant>
        <vt:i4>3996</vt:i4>
      </vt:variant>
      <vt:variant>
        <vt:i4>0</vt:i4>
      </vt:variant>
      <vt:variant>
        <vt:i4>5</vt:i4>
      </vt:variant>
      <vt:variant>
        <vt:lpwstr>../Docs/R1-135924.zip</vt:lpwstr>
      </vt:variant>
      <vt:variant>
        <vt:lpwstr/>
      </vt:variant>
      <vt:variant>
        <vt:i4>4587526</vt:i4>
      </vt:variant>
      <vt:variant>
        <vt:i4>3993</vt:i4>
      </vt:variant>
      <vt:variant>
        <vt:i4>0</vt:i4>
      </vt:variant>
      <vt:variant>
        <vt:i4>5</vt:i4>
      </vt:variant>
      <vt:variant>
        <vt:lpwstr>../Docs/R1-135924.zip</vt:lpwstr>
      </vt:variant>
      <vt:variant>
        <vt:lpwstr/>
      </vt:variant>
      <vt:variant>
        <vt:i4>4587521</vt:i4>
      </vt:variant>
      <vt:variant>
        <vt:i4>3990</vt:i4>
      </vt:variant>
      <vt:variant>
        <vt:i4>0</vt:i4>
      </vt:variant>
      <vt:variant>
        <vt:i4>5</vt:i4>
      </vt:variant>
      <vt:variant>
        <vt:lpwstr>../Docs/R1-135923.zip</vt:lpwstr>
      </vt:variant>
      <vt:variant>
        <vt:lpwstr/>
      </vt:variant>
      <vt:variant>
        <vt:i4>4587520</vt:i4>
      </vt:variant>
      <vt:variant>
        <vt:i4>3987</vt:i4>
      </vt:variant>
      <vt:variant>
        <vt:i4>0</vt:i4>
      </vt:variant>
      <vt:variant>
        <vt:i4>5</vt:i4>
      </vt:variant>
      <vt:variant>
        <vt:lpwstr>../Docs/R1-135922.zip</vt:lpwstr>
      </vt:variant>
      <vt:variant>
        <vt:lpwstr/>
      </vt:variant>
      <vt:variant>
        <vt:i4>4587523</vt:i4>
      </vt:variant>
      <vt:variant>
        <vt:i4>3984</vt:i4>
      </vt:variant>
      <vt:variant>
        <vt:i4>0</vt:i4>
      </vt:variant>
      <vt:variant>
        <vt:i4>5</vt:i4>
      </vt:variant>
      <vt:variant>
        <vt:lpwstr>../Docs/R1-135921.zip</vt:lpwstr>
      </vt:variant>
      <vt:variant>
        <vt:lpwstr/>
      </vt:variant>
      <vt:variant>
        <vt:i4>4587523</vt:i4>
      </vt:variant>
      <vt:variant>
        <vt:i4>3981</vt:i4>
      </vt:variant>
      <vt:variant>
        <vt:i4>0</vt:i4>
      </vt:variant>
      <vt:variant>
        <vt:i4>5</vt:i4>
      </vt:variant>
      <vt:variant>
        <vt:lpwstr>../Docs/R1-135921.zip</vt:lpwstr>
      </vt:variant>
      <vt:variant>
        <vt:lpwstr/>
      </vt:variant>
      <vt:variant>
        <vt:i4>4587531</vt:i4>
      </vt:variant>
      <vt:variant>
        <vt:i4>3978</vt:i4>
      </vt:variant>
      <vt:variant>
        <vt:i4>0</vt:i4>
      </vt:variant>
      <vt:variant>
        <vt:i4>5</vt:i4>
      </vt:variant>
      <vt:variant>
        <vt:lpwstr>../Docs/R1-136010.zip</vt:lpwstr>
      </vt:variant>
      <vt:variant>
        <vt:lpwstr/>
      </vt:variant>
      <vt:variant>
        <vt:i4>4653068</vt:i4>
      </vt:variant>
      <vt:variant>
        <vt:i4>3975</vt:i4>
      </vt:variant>
      <vt:variant>
        <vt:i4>0</vt:i4>
      </vt:variant>
      <vt:variant>
        <vt:i4>5</vt:i4>
      </vt:variant>
      <vt:variant>
        <vt:lpwstr>../Docs/R1-136007.zip</vt:lpwstr>
      </vt:variant>
      <vt:variant>
        <vt:lpwstr/>
      </vt:variant>
      <vt:variant>
        <vt:i4>4259842</vt:i4>
      </vt:variant>
      <vt:variant>
        <vt:i4>3972</vt:i4>
      </vt:variant>
      <vt:variant>
        <vt:i4>0</vt:i4>
      </vt:variant>
      <vt:variant>
        <vt:i4>5</vt:i4>
      </vt:variant>
      <vt:variant>
        <vt:lpwstr>../Docs/R1-135950.zip</vt:lpwstr>
      </vt:variant>
      <vt:variant>
        <vt:lpwstr/>
      </vt:variant>
      <vt:variant>
        <vt:i4>4259841</vt:i4>
      </vt:variant>
      <vt:variant>
        <vt:i4>3969</vt:i4>
      </vt:variant>
      <vt:variant>
        <vt:i4>0</vt:i4>
      </vt:variant>
      <vt:variant>
        <vt:i4>5</vt:i4>
      </vt:variant>
      <vt:variant>
        <vt:lpwstr>../Docs/R1-135953.zip</vt:lpwstr>
      </vt:variant>
      <vt:variant>
        <vt:lpwstr/>
      </vt:variant>
      <vt:variant>
        <vt:i4>4587534</vt:i4>
      </vt:variant>
      <vt:variant>
        <vt:i4>3966</vt:i4>
      </vt:variant>
      <vt:variant>
        <vt:i4>0</vt:i4>
      </vt:variant>
      <vt:variant>
        <vt:i4>5</vt:i4>
      </vt:variant>
      <vt:variant>
        <vt:lpwstr>../Docs/R1-135227.zip</vt:lpwstr>
      </vt:variant>
      <vt:variant>
        <vt:lpwstr/>
      </vt:variant>
      <vt:variant>
        <vt:i4>4653058</vt:i4>
      </vt:variant>
      <vt:variant>
        <vt:i4>3963</vt:i4>
      </vt:variant>
      <vt:variant>
        <vt:i4>0</vt:i4>
      </vt:variant>
      <vt:variant>
        <vt:i4>5</vt:i4>
      </vt:variant>
      <vt:variant>
        <vt:lpwstr>../Docs/R1-135831.zip</vt:lpwstr>
      </vt:variant>
      <vt:variant>
        <vt:lpwstr/>
      </vt:variant>
      <vt:variant>
        <vt:i4>4587534</vt:i4>
      </vt:variant>
      <vt:variant>
        <vt:i4>3960</vt:i4>
      </vt:variant>
      <vt:variant>
        <vt:i4>0</vt:i4>
      </vt:variant>
      <vt:variant>
        <vt:i4>5</vt:i4>
      </vt:variant>
      <vt:variant>
        <vt:lpwstr>../Docs/R1-135227.zip</vt:lpwstr>
      </vt:variant>
      <vt:variant>
        <vt:lpwstr/>
      </vt:variant>
      <vt:variant>
        <vt:i4>4456451</vt:i4>
      </vt:variant>
      <vt:variant>
        <vt:i4>3957</vt:i4>
      </vt:variant>
      <vt:variant>
        <vt:i4>0</vt:i4>
      </vt:variant>
      <vt:variant>
        <vt:i4>5</vt:i4>
      </vt:variant>
      <vt:variant>
        <vt:lpwstr>../Docs/R1-135800.zip</vt:lpwstr>
      </vt:variant>
      <vt:variant>
        <vt:lpwstr/>
      </vt:variant>
      <vt:variant>
        <vt:i4>4980746</vt:i4>
      </vt:variant>
      <vt:variant>
        <vt:i4>3954</vt:i4>
      </vt:variant>
      <vt:variant>
        <vt:i4>0</vt:i4>
      </vt:variant>
      <vt:variant>
        <vt:i4>5</vt:i4>
      </vt:variant>
      <vt:variant>
        <vt:lpwstr>../Docs/R1-135180.zip</vt:lpwstr>
      </vt:variant>
      <vt:variant>
        <vt:lpwstr/>
      </vt:variant>
      <vt:variant>
        <vt:i4>4653056</vt:i4>
      </vt:variant>
      <vt:variant>
        <vt:i4>3951</vt:i4>
      </vt:variant>
      <vt:variant>
        <vt:i4>0</vt:i4>
      </vt:variant>
      <vt:variant>
        <vt:i4>5</vt:i4>
      </vt:variant>
      <vt:variant>
        <vt:lpwstr>../Docs/R1-135239.zip</vt:lpwstr>
      </vt:variant>
      <vt:variant>
        <vt:lpwstr/>
      </vt:variant>
      <vt:variant>
        <vt:i4>4587521</vt:i4>
      </vt:variant>
      <vt:variant>
        <vt:i4>3948</vt:i4>
      </vt:variant>
      <vt:variant>
        <vt:i4>0</vt:i4>
      </vt:variant>
      <vt:variant>
        <vt:i4>5</vt:i4>
      </vt:variant>
      <vt:variant>
        <vt:lpwstr>../Docs/R1-135329.zip</vt:lpwstr>
      </vt:variant>
      <vt:variant>
        <vt:lpwstr/>
      </vt:variant>
      <vt:variant>
        <vt:i4>4390925</vt:i4>
      </vt:variant>
      <vt:variant>
        <vt:i4>3945</vt:i4>
      </vt:variant>
      <vt:variant>
        <vt:i4>0</vt:i4>
      </vt:variant>
      <vt:variant>
        <vt:i4>5</vt:i4>
      </vt:variant>
      <vt:variant>
        <vt:lpwstr>../Docs/R1-135375.zip</vt:lpwstr>
      </vt:variant>
      <vt:variant>
        <vt:lpwstr/>
      </vt:variant>
      <vt:variant>
        <vt:i4>4194307</vt:i4>
      </vt:variant>
      <vt:variant>
        <vt:i4>3942</vt:i4>
      </vt:variant>
      <vt:variant>
        <vt:i4>0</vt:i4>
      </vt:variant>
      <vt:variant>
        <vt:i4>5</vt:i4>
      </vt:variant>
      <vt:variant>
        <vt:lpwstr>../Docs/R1-135048.zip</vt:lpwstr>
      </vt:variant>
      <vt:variant>
        <vt:lpwstr/>
      </vt:variant>
      <vt:variant>
        <vt:i4>4194306</vt:i4>
      </vt:variant>
      <vt:variant>
        <vt:i4>3939</vt:i4>
      </vt:variant>
      <vt:variant>
        <vt:i4>0</vt:i4>
      </vt:variant>
      <vt:variant>
        <vt:i4>5</vt:i4>
      </vt:variant>
      <vt:variant>
        <vt:lpwstr>../Docs/R1-135940.zip</vt:lpwstr>
      </vt:variant>
      <vt:variant>
        <vt:lpwstr/>
      </vt:variant>
      <vt:variant>
        <vt:i4>5046287</vt:i4>
      </vt:variant>
      <vt:variant>
        <vt:i4>3936</vt:i4>
      </vt:variant>
      <vt:variant>
        <vt:i4>0</vt:i4>
      </vt:variant>
      <vt:variant>
        <vt:i4>5</vt:i4>
      </vt:variant>
      <vt:variant>
        <vt:lpwstr>../Docs/R1-135490.zip</vt:lpwstr>
      </vt:variant>
      <vt:variant>
        <vt:lpwstr/>
      </vt:variant>
      <vt:variant>
        <vt:i4>4325381</vt:i4>
      </vt:variant>
      <vt:variant>
        <vt:i4>3933</vt:i4>
      </vt:variant>
      <vt:variant>
        <vt:i4>0</vt:i4>
      </vt:variant>
      <vt:variant>
        <vt:i4>5</vt:i4>
      </vt:variant>
      <vt:variant>
        <vt:lpwstr>../Docs/R1-135769.zip</vt:lpwstr>
      </vt:variant>
      <vt:variant>
        <vt:lpwstr/>
      </vt:variant>
      <vt:variant>
        <vt:i4>4390926</vt:i4>
      </vt:variant>
      <vt:variant>
        <vt:i4>3930</vt:i4>
      </vt:variant>
      <vt:variant>
        <vt:i4>0</vt:i4>
      </vt:variant>
      <vt:variant>
        <vt:i4>5</vt:i4>
      </vt:variant>
      <vt:variant>
        <vt:lpwstr>../Docs/R1-135376.zip</vt:lpwstr>
      </vt:variant>
      <vt:variant>
        <vt:lpwstr/>
      </vt:variant>
      <vt:variant>
        <vt:i4>4390915</vt:i4>
      </vt:variant>
      <vt:variant>
        <vt:i4>3927</vt:i4>
      </vt:variant>
      <vt:variant>
        <vt:i4>0</vt:i4>
      </vt:variant>
      <vt:variant>
        <vt:i4>5</vt:i4>
      </vt:variant>
      <vt:variant>
        <vt:lpwstr>../Docs/R1-135179.zip</vt:lpwstr>
      </vt:variant>
      <vt:variant>
        <vt:lpwstr/>
      </vt:variant>
      <vt:variant>
        <vt:i4>5046275</vt:i4>
      </vt:variant>
      <vt:variant>
        <vt:i4>3924</vt:i4>
      </vt:variant>
      <vt:variant>
        <vt:i4>0</vt:i4>
      </vt:variant>
      <vt:variant>
        <vt:i4>5</vt:i4>
      </vt:variant>
      <vt:variant>
        <vt:lpwstr>../Docs/R1-135890.zip</vt:lpwstr>
      </vt:variant>
      <vt:variant>
        <vt:lpwstr/>
      </vt:variant>
      <vt:variant>
        <vt:i4>4194313</vt:i4>
      </vt:variant>
      <vt:variant>
        <vt:i4>3921</vt:i4>
      </vt:variant>
      <vt:variant>
        <vt:i4>0</vt:i4>
      </vt:variant>
      <vt:variant>
        <vt:i4>5</vt:i4>
      </vt:variant>
      <vt:variant>
        <vt:lpwstr>../Docs/R1-135240.zip</vt:lpwstr>
      </vt:variant>
      <vt:variant>
        <vt:lpwstr/>
      </vt:variant>
      <vt:variant>
        <vt:i4>4194312</vt:i4>
      </vt:variant>
      <vt:variant>
        <vt:i4>3918</vt:i4>
      </vt:variant>
      <vt:variant>
        <vt:i4>0</vt:i4>
      </vt:variant>
      <vt:variant>
        <vt:i4>5</vt:i4>
      </vt:variant>
      <vt:variant>
        <vt:lpwstr>../Docs/R1-135241.zip</vt:lpwstr>
      </vt:variant>
      <vt:variant>
        <vt:lpwstr/>
      </vt:variant>
      <vt:variant>
        <vt:i4>4653065</vt:i4>
      </vt:variant>
      <vt:variant>
        <vt:i4>3915</vt:i4>
      </vt:variant>
      <vt:variant>
        <vt:i4>0</vt:i4>
      </vt:variant>
      <vt:variant>
        <vt:i4>5</vt:i4>
      </vt:variant>
      <vt:variant>
        <vt:lpwstr>../Docs/R1-135230.zip</vt:lpwstr>
      </vt:variant>
      <vt:variant>
        <vt:lpwstr/>
      </vt:variant>
      <vt:variant>
        <vt:i4>4587520</vt:i4>
      </vt:variant>
      <vt:variant>
        <vt:i4>3912</vt:i4>
      </vt:variant>
      <vt:variant>
        <vt:i4>0</vt:i4>
      </vt:variant>
      <vt:variant>
        <vt:i4>5</vt:i4>
      </vt:variant>
      <vt:variant>
        <vt:lpwstr>../Docs/R1-135229.zip</vt:lpwstr>
      </vt:variant>
      <vt:variant>
        <vt:lpwstr/>
      </vt:variant>
      <vt:variant>
        <vt:i4>4587525</vt:i4>
      </vt:variant>
      <vt:variant>
        <vt:i4>3909</vt:i4>
      </vt:variant>
      <vt:variant>
        <vt:i4>0</vt:i4>
      </vt:variant>
      <vt:variant>
        <vt:i4>5</vt:i4>
      </vt:variant>
      <vt:variant>
        <vt:lpwstr>../Docs/R1-135826.zip</vt:lpwstr>
      </vt:variant>
      <vt:variant>
        <vt:lpwstr/>
      </vt:variant>
      <vt:variant>
        <vt:i4>4587521</vt:i4>
      </vt:variant>
      <vt:variant>
        <vt:i4>3906</vt:i4>
      </vt:variant>
      <vt:variant>
        <vt:i4>0</vt:i4>
      </vt:variant>
      <vt:variant>
        <vt:i4>5</vt:i4>
      </vt:variant>
      <vt:variant>
        <vt:lpwstr>../Docs/R1-135228.zip</vt:lpwstr>
      </vt:variant>
      <vt:variant>
        <vt:lpwstr/>
      </vt:variant>
      <vt:variant>
        <vt:i4>4587526</vt:i4>
      </vt:variant>
      <vt:variant>
        <vt:i4>3903</vt:i4>
      </vt:variant>
      <vt:variant>
        <vt:i4>0</vt:i4>
      </vt:variant>
      <vt:variant>
        <vt:i4>5</vt:i4>
      </vt:variant>
      <vt:variant>
        <vt:lpwstr>../Docs/R1-135825.zip</vt:lpwstr>
      </vt:variant>
      <vt:variant>
        <vt:lpwstr/>
      </vt:variant>
      <vt:variant>
        <vt:i4>5046280</vt:i4>
      </vt:variant>
      <vt:variant>
        <vt:i4>3900</vt:i4>
      </vt:variant>
      <vt:variant>
        <vt:i4>0</vt:i4>
      </vt:variant>
      <vt:variant>
        <vt:i4>5</vt:i4>
      </vt:variant>
      <vt:variant>
        <vt:lpwstr>../Docs/R1-135596.zip</vt:lpwstr>
      </vt:variant>
      <vt:variant>
        <vt:lpwstr/>
      </vt:variant>
      <vt:variant>
        <vt:i4>5046283</vt:i4>
      </vt:variant>
      <vt:variant>
        <vt:i4>3897</vt:i4>
      </vt:variant>
      <vt:variant>
        <vt:i4>0</vt:i4>
      </vt:variant>
      <vt:variant>
        <vt:i4>5</vt:i4>
      </vt:variant>
      <vt:variant>
        <vt:lpwstr>../Docs/R1-135595.zip</vt:lpwstr>
      </vt:variant>
      <vt:variant>
        <vt:lpwstr/>
      </vt:variant>
      <vt:variant>
        <vt:i4>4587533</vt:i4>
      </vt:variant>
      <vt:variant>
        <vt:i4>3894</vt:i4>
      </vt:variant>
      <vt:variant>
        <vt:i4>0</vt:i4>
      </vt:variant>
      <vt:variant>
        <vt:i4>5</vt:i4>
      </vt:variant>
      <vt:variant>
        <vt:lpwstr>../Docs/R1-135523.zip</vt:lpwstr>
      </vt:variant>
      <vt:variant>
        <vt:lpwstr/>
      </vt:variant>
      <vt:variant>
        <vt:i4>4980740</vt:i4>
      </vt:variant>
      <vt:variant>
        <vt:i4>3891</vt:i4>
      </vt:variant>
      <vt:variant>
        <vt:i4>0</vt:i4>
      </vt:variant>
      <vt:variant>
        <vt:i4>5</vt:i4>
      </vt:variant>
      <vt:variant>
        <vt:lpwstr>../Docs/R1-135887.zip</vt:lpwstr>
      </vt:variant>
      <vt:variant>
        <vt:lpwstr/>
      </vt:variant>
      <vt:variant>
        <vt:i4>4587522</vt:i4>
      </vt:variant>
      <vt:variant>
        <vt:i4>3888</vt:i4>
      </vt:variant>
      <vt:variant>
        <vt:i4>0</vt:i4>
      </vt:variant>
      <vt:variant>
        <vt:i4>5</vt:i4>
      </vt:variant>
      <vt:variant>
        <vt:lpwstr>../Docs/R1-135920.zip</vt:lpwstr>
      </vt:variant>
      <vt:variant>
        <vt:lpwstr/>
      </vt:variant>
      <vt:variant>
        <vt:i4>4456453</vt:i4>
      </vt:variant>
      <vt:variant>
        <vt:i4>3885</vt:i4>
      </vt:variant>
      <vt:variant>
        <vt:i4>0</vt:i4>
      </vt:variant>
      <vt:variant>
        <vt:i4>5</vt:i4>
      </vt:variant>
      <vt:variant>
        <vt:lpwstr>../Docs/R1-135907.zip</vt:lpwstr>
      </vt:variant>
      <vt:variant>
        <vt:lpwstr/>
      </vt:variant>
      <vt:variant>
        <vt:i4>4521985</vt:i4>
      </vt:variant>
      <vt:variant>
        <vt:i4>3882</vt:i4>
      </vt:variant>
      <vt:variant>
        <vt:i4>0</vt:i4>
      </vt:variant>
      <vt:variant>
        <vt:i4>5</vt:i4>
      </vt:variant>
      <vt:variant>
        <vt:lpwstr>../Docs/R1-135913.zip</vt:lpwstr>
      </vt:variant>
      <vt:variant>
        <vt:lpwstr/>
      </vt:variant>
      <vt:variant>
        <vt:i4>4521985</vt:i4>
      </vt:variant>
      <vt:variant>
        <vt:i4>3879</vt:i4>
      </vt:variant>
      <vt:variant>
        <vt:i4>0</vt:i4>
      </vt:variant>
      <vt:variant>
        <vt:i4>5</vt:i4>
      </vt:variant>
      <vt:variant>
        <vt:lpwstr>../Docs/R1-135913.zip</vt:lpwstr>
      </vt:variant>
      <vt:variant>
        <vt:lpwstr/>
      </vt:variant>
      <vt:variant>
        <vt:i4>4456453</vt:i4>
      </vt:variant>
      <vt:variant>
        <vt:i4>3876</vt:i4>
      </vt:variant>
      <vt:variant>
        <vt:i4>0</vt:i4>
      </vt:variant>
      <vt:variant>
        <vt:i4>5</vt:i4>
      </vt:variant>
      <vt:variant>
        <vt:lpwstr>../Docs/R1-135907.zip</vt:lpwstr>
      </vt:variant>
      <vt:variant>
        <vt:lpwstr/>
      </vt:variant>
      <vt:variant>
        <vt:i4>4456456</vt:i4>
      </vt:variant>
      <vt:variant>
        <vt:i4>3873</vt:i4>
      </vt:variant>
      <vt:variant>
        <vt:i4>0</vt:i4>
      </vt:variant>
      <vt:variant>
        <vt:i4>5</vt:i4>
      </vt:variant>
      <vt:variant>
        <vt:lpwstr>../Docs/R1-136033.zip</vt:lpwstr>
      </vt:variant>
      <vt:variant>
        <vt:lpwstr/>
      </vt:variant>
      <vt:variant>
        <vt:i4>2949135</vt:i4>
      </vt:variant>
      <vt:variant>
        <vt:i4>3870</vt:i4>
      </vt:variant>
      <vt:variant>
        <vt:i4>0</vt:i4>
      </vt:variant>
      <vt:variant>
        <vt:i4>5</vt:i4>
      </vt:variant>
      <vt:variant>
        <vt:lpwstr>http://www.3gpp.org/ftp/tsg_ran/TSG_RAN/TSGR_60/Docs/RP-130847.zip</vt:lpwstr>
      </vt:variant>
      <vt:variant>
        <vt:lpwstr/>
      </vt:variant>
      <vt:variant>
        <vt:i4>4980742</vt:i4>
      </vt:variant>
      <vt:variant>
        <vt:i4>3867</vt:i4>
      </vt:variant>
      <vt:variant>
        <vt:i4>0</vt:i4>
      </vt:variant>
      <vt:variant>
        <vt:i4>5</vt:i4>
      </vt:variant>
      <vt:variant>
        <vt:lpwstr>../Docs/R1-135489.zip</vt:lpwstr>
      </vt:variant>
      <vt:variant>
        <vt:lpwstr/>
      </vt:variant>
      <vt:variant>
        <vt:i4>4521994</vt:i4>
      </vt:variant>
      <vt:variant>
        <vt:i4>3864</vt:i4>
      </vt:variant>
      <vt:variant>
        <vt:i4>0</vt:i4>
      </vt:variant>
      <vt:variant>
        <vt:i4>5</vt:i4>
      </vt:variant>
      <vt:variant>
        <vt:lpwstr>../Docs/R1-135415.zip</vt:lpwstr>
      </vt:variant>
      <vt:variant>
        <vt:lpwstr/>
      </vt:variant>
      <vt:variant>
        <vt:i4>4521986</vt:i4>
      </vt:variant>
      <vt:variant>
        <vt:i4>3861</vt:i4>
      </vt:variant>
      <vt:variant>
        <vt:i4>0</vt:i4>
      </vt:variant>
      <vt:variant>
        <vt:i4>5</vt:i4>
      </vt:variant>
      <vt:variant>
        <vt:lpwstr>../Docs/R1-135910.zip</vt:lpwstr>
      </vt:variant>
      <vt:variant>
        <vt:lpwstr/>
      </vt:variant>
      <vt:variant>
        <vt:i4>4456459</vt:i4>
      </vt:variant>
      <vt:variant>
        <vt:i4>3858</vt:i4>
      </vt:variant>
      <vt:variant>
        <vt:i4>0</vt:i4>
      </vt:variant>
      <vt:variant>
        <vt:i4>5</vt:i4>
      </vt:variant>
      <vt:variant>
        <vt:lpwstr>../Docs/R1-135909.zip</vt:lpwstr>
      </vt:variant>
      <vt:variant>
        <vt:lpwstr/>
      </vt:variant>
      <vt:variant>
        <vt:i4>4587520</vt:i4>
      </vt:variant>
      <vt:variant>
        <vt:i4>3855</vt:i4>
      </vt:variant>
      <vt:variant>
        <vt:i4>0</vt:i4>
      </vt:variant>
      <vt:variant>
        <vt:i4>5</vt:i4>
      </vt:variant>
      <vt:variant>
        <vt:lpwstr>../Docs/R1-135328.zip</vt:lpwstr>
      </vt:variant>
      <vt:variant>
        <vt:lpwstr/>
      </vt:variant>
      <vt:variant>
        <vt:i4>5046276</vt:i4>
      </vt:variant>
      <vt:variant>
        <vt:i4>3852</vt:i4>
      </vt:variant>
      <vt:variant>
        <vt:i4>0</vt:i4>
      </vt:variant>
      <vt:variant>
        <vt:i4>5</vt:i4>
      </vt:variant>
      <vt:variant>
        <vt:lpwstr>../Docs/R1-135897.zip</vt:lpwstr>
      </vt:variant>
      <vt:variant>
        <vt:lpwstr/>
      </vt:variant>
      <vt:variant>
        <vt:i4>4587535</vt:i4>
      </vt:variant>
      <vt:variant>
        <vt:i4>3849</vt:i4>
      </vt:variant>
      <vt:variant>
        <vt:i4>0</vt:i4>
      </vt:variant>
      <vt:variant>
        <vt:i4>5</vt:i4>
      </vt:variant>
      <vt:variant>
        <vt:lpwstr>../Docs/R1-135327.zip</vt:lpwstr>
      </vt:variant>
      <vt:variant>
        <vt:lpwstr/>
      </vt:variant>
      <vt:variant>
        <vt:i4>4456458</vt:i4>
      </vt:variant>
      <vt:variant>
        <vt:i4>3846</vt:i4>
      </vt:variant>
      <vt:variant>
        <vt:i4>0</vt:i4>
      </vt:variant>
      <vt:variant>
        <vt:i4>5</vt:i4>
      </vt:variant>
      <vt:variant>
        <vt:lpwstr>../Docs/R1-135908.zip</vt:lpwstr>
      </vt:variant>
      <vt:variant>
        <vt:lpwstr/>
      </vt:variant>
      <vt:variant>
        <vt:i4>4980739</vt:i4>
      </vt:variant>
      <vt:variant>
        <vt:i4>3843</vt:i4>
      </vt:variant>
      <vt:variant>
        <vt:i4>0</vt:i4>
      </vt:variant>
      <vt:variant>
        <vt:i4>5</vt:i4>
      </vt:variant>
      <vt:variant>
        <vt:lpwstr>../Docs/R1-135981.zip</vt:lpwstr>
      </vt:variant>
      <vt:variant>
        <vt:lpwstr/>
      </vt:variant>
      <vt:variant>
        <vt:i4>4456458</vt:i4>
      </vt:variant>
      <vt:variant>
        <vt:i4>3840</vt:i4>
      </vt:variant>
      <vt:variant>
        <vt:i4>0</vt:i4>
      </vt:variant>
      <vt:variant>
        <vt:i4>5</vt:i4>
      </vt:variant>
      <vt:variant>
        <vt:lpwstr>../Docs/R1-135908.zip</vt:lpwstr>
      </vt:variant>
      <vt:variant>
        <vt:lpwstr/>
      </vt:variant>
      <vt:variant>
        <vt:i4>4456458</vt:i4>
      </vt:variant>
      <vt:variant>
        <vt:i4>3837</vt:i4>
      </vt:variant>
      <vt:variant>
        <vt:i4>0</vt:i4>
      </vt:variant>
      <vt:variant>
        <vt:i4>5</vt:i4>
      </vt:variant>
      <vt:variant>
        <vt:lpwstr>../Docs/R1-135908.zip</vt:lpwstr>
      </vt:variant>
      <vt:variant>
        <vt:lpwstr/>
      </vt:variant>
      <vt:variant>
        <vt:i4>4587523</vt:i4>
      </vt:variant>
      <vt:variant>
        <vt:i4>3834</vt:i4>
      </vt:variant>
      <vt:variant>
        <vt:i4>0</vt:i4>
      </vt:variant>
      <vt:variant>
        <vt:i4>5</vt:i4>
      </vt:variant>
      <vt:variant>
        <vt:lpwstr>../Docs/R1-134931.zip</vt:lpwstr>
      </vt:variant>
      <vt:variant>
        <vt:lpwstr/>
      </vt:variant>
      <vt:variant>
        <vt:i4>4653061</vt:i4>
      </vt:variant>
      <vt:variant>
        <vt:i4>3831</vt:i4>
      </vt:variant>
      <vt:variant>
        <vt:i4>0</vt:i4>
      </vt:variant>
      <vt:variant>
        <vt:i4>5</vt:i4>
      </vt:variant>
      <vt:variant>
        <vt:lpwstr>../Docs/R1-135836.zip</vt:lpwstr>
      </vt:variant>
      <vt:variant>
        <vt:lpwstr/>
      </vt:variant>
      <vt:variant>
        <vt:i4>4390925</vt:i4>
      </vt:variant>
      <vt:variant>
        <vt:i4>3828</vt:i4>
      </vt:variant>
      <vt:variant>
        <vt:i4>0</vt:i4>
      </vt:variant>
      <vt:variant>
        <vt:i4>5</vt:i4>
      </vt:variant>
      <vt:variant>
        <vt:lpwstr>../Docs/R1-135670.zip</vt:lpwstr>
      </vt:variant>
      <vt:variant>
        <vt:lpwstr/>
      </vt:variant>
      <vt:variant>
        <vt:i4>4521988</vt:i4>
      </vt:variant>
      <vt:variant>
        <vt:i4>3825</vt:i4>
      </vt:variant>
      <vt:variant>
        <vt:i4>0</vt:i4>
      </vt:variant>
      <vt:variant>
        <vt:i4>5</vt:i4>
      </vt:variant>
      <vt:variant>
        <vt:lpwstr>../Docs/R1-135817.zip</vt:lpwstr>
      </vt:variant>
      <vt:variant>
        <vt:lpwstr/>
      </vt:variant>
      <vt:variant>
        <vt:i4>4521993</vt:i4>
      </vt:variant>
      <vt:variant>
        <vt:i4>3822</vt:i4>
      </vt:variant>
      <vt:variant>
        <vt:i4>0</vt:i4>
      </vt:variant>
      <vt:variant>
        <vt:i4>5</vt:i4>
      </vt:variant>
      <vt:variant>
        <vt:lpwstr>../Docs/R1-135614.zip</vt:lpwstr>
      </vt:variant>
      <vt:variant>
        <vt:lpwstr/>
      </vt:variant>
      <vt:variant>
        <vt:i4>4194314</vt:i4>
      </vt:variant>
      <vt:variant>
        <vt:i4>3819</vt:i4>
      </vt:variant>
      <vt:variant>
        <vt:i4>0</vt:i4>
      </vt:variant>
      <vt:variant>
        <vt:i4>5</vt:i4>
      </vt:variant>
      <vt:variant>
        <vt:lpwstr>../Docs/R1-135544.zip</vt:lpwstr>
      </vt:variant>
      <vt:variant>
        <vt:lpwstr/>
      </vt:variant>
      <vt:variant>
        <vt:i4>4980743</vt:i4>
      </vt:variant>
      <vt:variant>
        <vt:i4>3816</vt:i4>
      </vt:variant>
      <vt:variant>
        <vt:i4>0</vt:i4>
      </vt:variant>
      <vt:variant>
        <vt:i4>5</vt:i4>
      </vt:variant>
      <vt:variant>
        <vt:lpwstr>../Docs/R1-135488.zip</vt:lpwstr>
      </vt:variant>
      <vt:variant>
        <vt:lpwstr/>
      </vt:variant>
      <vt:variant>
        <vt:i4>4980744</vt:i4>
      </vt:variant>
      <vt:variant>
        <vt:i4>3813</vt:i4>
      </vt:variant>
      <vt:variant>
        <vt:i4>0</vt:i4>
      </vt:variant>
      <vt:variant>
        <vt:i4>5</vt:i4>
      </vt:variant>
      <vt:variant>
        <vt:lpwstr>../Docs/R1-135487.zip</vt:lpwstr>
      </vt:variant>
      <vt:variant>
        <vt:lpwstr/>
      </vt:variant>
      <vt:variant>
        <vt:i4>4194318</vt:i4>
      </vt:variant>
      <vt:variant>
        <vt:i4>3810</vt:i4>
      </vt:variant>
      <vt:variant>
        <vt:i4>0</vt:i4>
      </vt:variant>
      <vt:variant>
        <vt:i4>5</vt:i4>
      </vt:variant>
      <vt:variant>
        <vt:lpwstr>../Docs/R1-135144.zip</vt:lpwstr>
      </vt:variant>
      <vt:variant>
        <vt:lpwstr/>
      </vt:variant>
      <vt:variant>
        <vt:i4>5046283</vt:i4>
      </vt:variant>
      <vt:variant>
        <vt:i4>3807</vt:i4>
      </vt:variant>
      <vt:variant>
        <vt:i4>0</vt:i4>
      </vt:variant>
      <vt:variant>
        <vt:i4>5</vt:i4>
      </vt:variant>
      <vt:variant>
        <vt:lpwstr>../Docs/R1-135090.zip</vt:lpwstr>
      </vt:variant>
      <vt:variant>
        <vt:lpwstr/>
      </vt:variant>
      <vt:variant>
        <vt:i4>4653061</vt:i4>
      </vt:variant>
      <vt:variant>
        <vt:i4>3804</vt:i4>
      </vt:variant>
      <vt:variant>
        <vt:i4>0</vt:i4>
      </vt:variant>
      <vt:variant>
        <vt:i4>5</vt:i4>
      </vt:variant>
      <vt:variant>
        <vt:lpwstr>../Docs/R1-135937.zip</vt:lpwstr>
      </vt:variant>
      <vt:variant>
        <vt:lpwstr/>
      </vt:variant>
      <vt:variant>
        <vt:i4>4194316</vt:i4>
      </vt:variant>
      <vt:variant>
        <vt:i4>3801</vt:i4>
      </vt:variant>
      <vt:variant>
        <vt:i4>0</vt:i4>
      </vt:variant>
      <vt:variant>
        <vt:i4>5</vt:i4>
      </vt:variant>
      <vt:variant>
        <vt:lpwstr>../Docs/R1-135047.zip</vt:lpwstr>
      </vt:variant>
      <vt:variant>
        <vt:lpwstr/>
      </vt:variant>
      <vt:variant>
        <vt:i4>4587531</vt:i4>
      </vt:variant>
      <vt:variant>
        <vt:i4>3798</vt:i4>
      </vt:variant>
      <vt:variant>
        <vt:i4>0</vt:i4>
      </vt:variant>
      <vt:variant>
        <vt:i4>5</vt:i4>
      </vt:variant>
      <vt:variant>
        <vt:lpwstr>../Docs/R1-135121.zip</vt:lpwstr>
      </vt:variant>
      <vt:variant>
        <vt:lpwstr/>
      </vt:variant>
      <vt:variant>
        <vt:i4>4259847</vt:i4>
      </vt:variant>
      <vt:variant>
        <vt:i4>3795</vt:i4>
      </vt:variant>
      <vt:variant>
        <vt:i4>0</vt:i4>
      </vt:variant>
      <vt:variant>
        <vt:i4>5</vt:i4>
      </vt:variant>
      <vt:variant>
        <vt:lpwstr>../Docs/R1-135955.zip</vt:lpwstr>
      </vt:variant>
      <vt:variant>
        <vt:lpwstr/>
      </vt:variant>
      <vt:variant>
        <vt:i4>4587535</vt:i4>
      </vt:variant>
      <vt:variant>
        <vt:i4>3792</vt:i4>
      </vt:variant>
      <vt:variant>
        <vt:i4>0</vt:i4>
      </vt:variant>
      <vt:variant>
        <vt:i4>5</vt:i4>
      </vt:variant>
      <vt:variant>
        <vt:lpwstr>../Docs/R1-135226.zip</vt:lpwstr>
      </vt:variant>
      <vt:variant>
        <vt:lpwstr/>
      </vt:variant>
      <vt:variant>
        <vt:i4>4587534</vt:i4>
      </vt:variant>
      <vt:variant>
        <vt:i4>3789</vt:i4>
      </vt:variant>
      <vt:variant>
        <vt:i4>0</vt:i4>
      </vt:variant>
      <vt:variant>
        <vt:i4>5</vt:i4>
      </vt:variant>
      <vt:variant>
        <vt:lpwstr>../Docs/R1-135326.zip</vt:lpwstr>
      </vt:variant>
      <vt:variant>
        <vt:lpwstr/>
      </vt:variant>
      <vt:variant>
        <vt:i4>4390914</vt:i4>
      </vt:variant>
      <vt:variant>
        <vt:i4>3786</vt:i4>
      </vt:variant>
      <vt:variant>
        <vt:i4>0</vt:i4>
      </vt:variant>
      <vt:variant>
        <vt:i4>5</vt:i4>
      </vt:variant>
      <vt:variant>
        <vt:lpwstr>../Docs/R1-135178.zip</vt:lpwstr>
      </vt:variant>
      <vt:variant>
        <vt:lpwstr/>
      </vt:variant>
      <vt:variant>
        <vt:i4>4587532</vt:i4>
      </vt:variant>
      <vt:variant>
        <vt:i4>3783</vt:i4>
      </vt:variant>
      <vt:variant>
        <vt:i4>0</vt:i4>
      </vt:variant>
      <vt:variant>
        <vt:i4>5</vt:i4>
      </vt:variant>
      <vt:variant>
        <vt:lpwstr>../Docs/R1-135225.zip</vt:lpwstr>
      </vt:variant>
      <vt:variant>
        <vt:lpwstr/>
      </vt:variant>
      <vt:variant>
        <vt:i4>4653066</vt:i4>
      </vt:variant>
      <vt:variant>
        <vt:i4>3780</vt:i4>
      </vt:variant>
      <vt:variant>
        <vt:i4>0</vt:i4>
      </vt:variant>
      <vt:variant>
        <vt:i4>5</vt:i4>
      </vt:variant>
      <vt:variant>
        <vt:lpwstr>../Docs/R1-135938.zip</vt:lpwstr>
      </vt:variant>
      <vt:variant>
        <vt:lpwstr/>
      </vt:variant>
      <vt:variant>
        <vt:i4>4521992</vt:i4>
      </vt:variant>
      <vt:variant>
        <vt:i4>3777</vt:i4>
      </vt:variant>
      <vt:variant>
        <vt:i4>0</vt:i4>
      </vt:variant>
      <vt:variant>
        <vt:i4>5</vt:i4>
      </vt:variant>
      <vt:variant>
        <vt:lpwstr>../Docs/R1-135417.zip</vt:lpwstr>
      </vt:variant>
      <vt:variant>
        <vt:lpwstr/>
      </vt:variant>
      <vt:variant>
        <vt:i4>4390916</vt:i4>
      </vt:variant>
      <vt:variant>
        <vt:i4>3774</vt:i4>
      </vt:variant>
      <vt:variant>
        <vt:i4>0</vt:i4>
      </vt:variant>
      <vt:variant>
        <vt:i4>5</vt:i4>
      </vt:variant>
      <vt:variant>
        <vt:lpwstr>../Docs/R1-135877.zip</vt:lpwstr>
      </vt:variant>
      <vt:variant>
        <vt:lpwstr/>
      </vt:variant>
      <vt:variant>
        <vt:i4>4587530</vt:i4>
      </vt:variant>
      <vt:variant>
        <vt:i4>3771</vt:i4>
      </vt:variant>
      <vt:variant>
        <vt:i4>0</vt:i4>
      </vt:variant>
      <vt:variant>
        <vt:i4>5</vt:i4>
      </vt:variant>
      <vt:variant>
        <vt:lpwstr>../Docs/R1-135120.zip</vt:lpwstr>
      </vt:variant>
      <vt:variant>
        <vt:lpwstr/>
      </vt:variant>
      <vt:variant>
        <vt:i4>4587531</vt:i4>
      </vt:variant>
      <vt:variant>
        <vt:i4>3768</vt:i4>
      </vt:variant>
      <vt:variant>
        <vt:i4>0</vt:i4>
      </vt:variant>
      <vt:variant>
        <vt:i4>5</vt:i4>
      </vt:variant>
      <vt:variant>
        <vt:lpwstr>../Docs/R1-135828.zip</vt:lpwstr>
      </vt:variant>
      <vt:variant>
        <vt:lpwstr/>
      </vt:variant>
      <vt:variant>
        <vt:i4>4521994</vt:i4>
      </vt:variant>
      <vt:variant>
        <vt:i4>3765</vt:i4>
      </vt:variant>
      <vt:variant>
        <vt:i4>0</vt:i4>
      </vt:variant>
      <vt:variant>
        <vt:i4>5</vt:i4>
      </vt:variant>
      <vt:variant>
        <vt:lpwstr>../Docs/R1-135617.zip</vt:lpwstr>
      </vt:variant>
      <vt:variant>
        <vt:lpwstr/>
      </vt:variant>
      <vt:variant>
        <vt:i4>5046282</vt:i4>
      </vt:variant>
      <vt:variant>
        <vt:i4>3762</vt:i4>
      </vt:variant>
      <vt:variant>
        <vt:i4>0</vt:i4>
      </vt:variant>
      <vt:variant>
        <vt:i4>5</vt:i4>
      </vt:variant>
      <vt:variant>
        <vt:lpwstr>../Docs/R1-135594.zip</vt:lpwstr>
      </vt:variant>
      <vt:variant>
        <vt:lpwstr/>
      </vt:variant>
      <vt:variant>
        <vt:i4>4653070</vt:i4>
      </vt:variant>
      <vt:variant>
        <vt:i4>3759</vt:i4>
      </vt:variant>
      <vt:variant>
        <vt:i4>0</vt:i4>
      </vt:variant>
      <vt:variant>
        <vt:i4>5</vt:i4>
      </vt:variant>
      <vt:variant>
        <vt:lpwstr>../Docs/R1-135530.zip</vt:lpwstr>
      </vt:variant>
      <vt:variant>
        <vt:lpwstr/>
      </vt:variant>
      <vt:variant>
        <vt:i4>4587532</vt:i4>
      </vt:variant>
      <vt:variant>
        <vt:i4>3756</vt:i4>
      </vt:variant>
      <vt:variant>
        <vt:i4>0</vt:i4>
      </vt:variant>
      <vt:variant>
        <vt:i4>5</vt:i4>
      </vt:variant>
      <vt:variant>
        <vt:lpwstr>../Docs/R1-135522.zip</vt:lpwstr>
      </vt:variant>
      <vt:variant>
        <vt:lpwstr/>
      </vt:variant>
      <vt:variant>
        <vt:i4>4456459</vt:i4>
      </vt:variant>
      <vt:variant>
        <vt:i4>3753</vt:i4>
      </vt:variant>
      <vt:variant>
        <vt:i4>0</vt:i4>
      </vt:variant>
      <vt:variant>
        <vt:i4>5</vt:i4>
      </vt:variant>
      <vt:variant>
        <vt:lpwstr>../Docs/R1-135505.zip</vt:lpwstr>
      </vt:variant>
      <vt:variant>
        <vt:lpwstr/>
      </vt:variant>
      <vt:variant>
        <vt:i4>5046279</vt:i4>
      </vt:variant>
      <vt:variant>
        <vt:i4>3750</vt:i4>
      </vt:variant>
      <vt:variant>
        <vt:i4>0</vt:i4>
      </vt:variant>
      <vt:variant>
        <vt:i4>5</vt:i4>
      </vt:variant>
      <vt:variant>
        <vt:lpwstr>../Docs/R1-135498.zip</vt:lpwstr>
      </vt:variant>
      <vt:variant>
        <vt:lpwstr/>
      </vt:variant>
      <vt:variant>
        <vt:i4>4980745</vt:i4>
      </vt:variant>
      <vt:variant>
        <vt:i4>3747</vt:i4>
      </vt:variant>
      <vt:variant>
        <vt:i4>0</vt:i4>
      </vt:variant>
      <vt:variant>
        <vt:i4>5</vt:i4>
      </vt:variant>
      <vt:variant>
        <vt:lpwstr>../Docs/R1-135486.zip</vt:lpwstr>
      </vt:variant>
      <vt:variant>
        <vt:lpwstr/>
      </vt:variant>
      <vt:variant>
        <vt:i4>4980746</vt:i4>
      </vt:variant>
      <vt:variant>
        <vt:i4>3744</vt:i4>
      </vt:variant>
      <vt:variant>
        <vt:i4>0</vt:i4>
      </vt:variant>
      <vt:variant>
        <vt:i4>5</vt:i4>
      </vt:variant>
      <vt:variant>
        <vt:lpwstr>../Docs/R1-135485.zip</vt:lpwstr>
      </vt:variant>
      <vt:variant>
        <vt:lpwstr/>
      </vt:variant>
      <vt:variant>
        <vt:i4>4259854</vt:i4>
      </vt:variant>
      <vt:variant>
        <vt:i4>3741</vt:i4>
      </vt:variant>
      <vt:variant>
        <vt:i4>0</vt:i4>
      </vt:variant>
      <vt:variant>
        <vt:i4>5</vt:i4>
      </vt:variant>
      <vt:variant>
        <vt:lpwstr>../Docs/R1-135451.zip</vt:lpwstr>
      </vt:variant>
      <vt:variant>
        <vt:lpwstr/>
      </vt:variant>
      <vt:variant>
        <vt:i4>4390923</vt:i4>
      </vt:variant>
      <vt:variant>
        <vt:i4>3738</vt:i4>
      </vt:variant>
      <vt:variant>
        <vt:i4>0</vt:i4>
      </vt:variant>
      <vt:variant>
        <vt:i4>5</vt:i4>
      </vt:variant>
      <vt:variant>
        <vt:lpwstr>../Docs/R1-135373.zip</vt:lpwstr>
      </vt:variant>
      <vt:variant>
        <vt:lpwstr/>
      </vt:variant>
      <vt:variant>
        <vt:i4>4390922</vt:i4>
      </vt:variant>
      <vt:variant>
        <vt:i4>3735</vt:i4>
      </vt:variant>
      <vt:variant>
        <vt:i4>0</vt:i4>
      </vt:variant>
      <vt:variant>
        <vt:i4>5</vt:i4>
      </vt:variant>
      <vt:variant>
        <vt:lpwstr>../Docs/R1-135372.zip</vt:lpwstr>
      </vt:variant>
      <vt:variant>
        <vt:lpwstr/>
      </vt:variant>
      <vt:variant>
        <vt:i4>4587533</vt:i4>
      </vt:variant>
      <vt:variant>
        <vt:i4>3732</vt:i4>
      </vt:variant>
      <vt:variant>
        <vt:i4>0</vt:i4>
      </vt:variant>
      <vt:variant>
        <vt:i4>5</vt:i4>
      </vt:variant>
      <vt:variant>
        <vt:lpwstr>../Docs/R1-135325.zip</vt:lpwstr>
      </vt:variant>
      <vt:variant>
        <vt:lpwstr/>
      </vt:variant>
      <vt:variant>
        <vt:i4>4390912</vt:i4>
      </vt:variant>
      <vt:variant>
        <vt:i4>3729</vt:i4>
      </vt:variant>
      <vt:variant>
        <vt:i4>0</vt:i4>
      </vt:variant>
      <vt:variant>
        <vt:i4>5</vt:i4>
      </vt:variant>
      <vt:variant>
        <vt:lpwstr>../Docs/R1-135279.zip</vt:lpwstr>
      </vt:variant>
      <vt:variant>
        <vt:lpwstr/>
      </vt:variant>
      <vt:variant>
        <vt:i4>4325376</vt:i4>
      </vt:variant>
      <vt:variant>
        <vt:i4>3726</vt:i4>
      </vt:variant>
      <vt:variant>
        <vt:i4>0</vt:i4>
      </vt:variant>
      <vt:variant>
        <vt:i4>5</vt:i4>
      </vt:variant>
      <vt:variant>
        <vt:lpwstr>../Docs/R1-135269.zip</vt:lpwstr>
      </vt:variant>
      <vt:variant>
        <vt:lpwstr/>
      </vt:variant>
      <vt:variant>
        <vt:i4>4587533</vt:i4>
      </vt:variant>
      <vt:variant>
        <vt:i4>3723</vt:i4>
      </vt:variant>
      <vt:variant>
        <vt:i4>0</vt:i4>
      </vt:variant>
      <vt:variant>
        <vt:i4>5</vt:i4>
      </vt:variant>
      <vt:variant>
        <vt:lpwstr>../Docs/R1-135224.zip</vt:lpwstr>
      </vt:variant>
      <vt:variant>
        <vt:lpwstr/>
      </vt:variant>
      <vt:variant>
        <vt:i4>4521987</vt:i4>
      </vt:variant>
      <vt:variant>
        <vt:i4>3720</vt:i4>
      </vt:variant>
      <vt:variant>
        <vt:i4>0</vt:i4>
      </vt:variant>
      <vt:variant>
        <vt:i4>5</vt:i4>
      </vt:variant>
      <vt:variant>
        <vt:lpwstr>../Docs/R1-135119.zip</vt:lpwstr>
      </vt:variant>
      <vt:variant>
        <vt:lpwstr/>
      </vt:variant>
      <vt:variant>
        <vt:i4>4980738</vt:i4>
      </vt:variant>
      <vt:variant>
        <vt:i4>3717</vt:i4>
      </vt:variant>
      <vt:variant>
        <vt:i4>0</vt:i4>
      </vt:variant>
      <vt:variant>
        <vt:i4>5</vt:i4>
      </vt:variant>
      <vt:variant>
        <vt:lpwstr>../Docs/R1-135089.zip</vt:lpwstr>
      </vt:variant>
      <vt:variant>
        <vt:lpwstr/>
      </vt:variant>
      <vt:variant>
        <vt:i4>4194317</vt:i4>
      </vt:variant>
      <vt:variant>
        <vt:i4>3714</vt:i4>
      </vt:variant>
      <vt:variant>
        <vt:i4>0</vt:i4>
      </vt:variant>
      <vt:variant>
        <vt:i4>5</vt:i4>
      </vt:variant>
      <vt:variant>
        <vt:lpwstr>../Docs/R1-135046.zip</vt:lpwstr>
      </vt:variant>
      <vt:variant>
        <vt:lpwstr/>
      </vt:variant>
      <vt:variant>
        <vt:i4>4194318</vt:i4>
      </vt:variant>
      <vt:variant>
        <vt:i4>3711</vt:i4>
      </vt:variant>
      <vt:variant>
        <vt:i4>0</vt:i4>
      </vt:variant>
      <vt:variant>
        <vt:i4>5</vt:i4>
      </vt:variant>
      <vt:variant>
        <vt:lpwstr>../Docs/R1-135045.zip</vt:lpwstr>
      </vt:variant>
      <vt:variant>
        <vt:lpwstr/>
      </vt:variant>
      <vt:variant>
        <vt:i4>4521986</vt:i4>
      </vt:variant>
      <vt:variant>
        <vt:i4>3708</vt:i4>
      </vt:variant>
      <vt:variant>
        <vt:i4>0</vt:i4>
      </vt:variant>
      <vt:variant>
        <vt:i4>5</vt:i4>
      </vt:variant>
      <vt:variant>
        <vt:lpwstr>../Docs/R1-135118.zip</vt:lpwstr>
      </vt:variant>
      <vt:variant>
        <vt:lpwstr/>
      </vt:variant>
      <vt:variant>
        <vt:i4>4587524</vt:i4>
      </vt:variant>
      <vt:variant>
        <vt:i4>3705</vt:i4>
      </vt:variant>
      <vt:variant>
        <vt:i4>0</vt:i4>
      </vt:variant>
      <vt:variant>
        <vt:i4>5</vt:i4>
      </vt:variant>
      <vt:variant>
        <vt:lpwstr>../Docs/R1-135827.zip</vt:lpwstr>
      </vt:variant>
      <vt:variant>
        <vt:lpwstr/>
      </vt:variant>
      <vt:variant>
        <vt:i4>4521987</vt:i4>
      </vt:variant>
      <vt:variant>
        <vt:i4>3702</vt:i4>
      </vt:variant>
      <vt:variant>
        <vt:i4>0</vt:i4>
      </vt:variant>
      <vt:variant>
        <vt:i4>5</vt:i4>
      </vt:variant>
      <vt:variant>
        <vt:lpwstr>../Docs/R1-135810.zip</vt:lpwstr>
      </vt:variant>
      <vt:variant>
        <vt:lpwstr/>
      </vt:variant>
      <vt:variant>
        <vt:i4>4325384</vt:i4>
      </vt:variant>
      <vt:variant>
        <vt:i4>3699</vt:i4>
      </vt:variant>
      <vt:variant>
        <vt:i4>0</vt:i4>
      </vt:variant>
      <vt:variant>
        <vt:i4>5</vt:i4>
      </vt:variant>
      <vt:variant>
        <vt:lpwstr>../Docs/R1-135764.zip</vt:lpwstr>
      </vt:variant>
      <vt:variant>
        <vt:lpwstr/>
      </vt:variant>
      <vt:variant>
        <vt:i4>4390924</vt:i4>
      </vt:variant>
      <vt:variant>
        <vt:i4>3696</vt:i4>
      </vt:variant>
      <vt:variant>
        <vt:i4>0</vt:i4>
      </vt:variant>
      <vt:variant>
        <vt:i4>5</vt:i4>
      </vt:variant>
      <vt:variant>
        <vt:lpwstr>../Docs/R1-135671.zip</vt:lpwstr>
      </vt:variant>
      <vt:variant>
        <vt:lpwstr/>
      </vt:variant>
      <vt:variant>
        <vt:i4>5046285</vt:i4>
      </vt:variant>
      <vt:variant>
        <vt:i4>3693</vt:i4>
      </vt:variant>
      <vt:variant>
        <vt:i4>0</vt:i4>
      </vt:variant>
      <vt:variant>
        <vt:i4>5</vt:i4>
      </vt:variant>
      <vt:variant>
        <vt:lpwstr>../Docs/R1-135593.zip</vt:lpwstr>
      </vt:variant>
      <vt:variant>
        <vt:lpwstr/>
      </vt:variant>
      <vt:variant>
        <vt:i4>4587527</vt:i4>
      </vt:variant>
      <vt:variant>
        <vt:i4>3690</vt:i4>
      </vt:variant>
      <vt:variant>
        <vt:i4>0</vt:i4>
      </vt:variant>
      <vt:variant>
        <vt:i4>5</vt:i4>
      </vt:variant>
      <vt:variant>
        <vt:lpwstr>../Docs/R1-135529.zip</vt:lpwstr>
      </vt:variant>
      <vt:variant>
        <vt:lpwstr/>
      </vt:variant>
      <vt:variant>
        <vt:i4>4587535</vt:i4>
      </vt:variant>
      <vt:variant>
        <vt:i4>3687</vt:i4>
      </vt:variant>
      <vt:variant>
        <vt:i4>0</vt:i4>
      </vt:variant>
      <vt:variant>
        <vt:i4>5</vt:i4>
      </vt:variant>
      <vt:variant>
        <vt:lpwstr>../Docs/R1-135521.zip</vt:lpwstr>
      </vt:variant>
      <vt:variant>
        <vt:lpwstr/>
      </vt:variant>
      <vt:variant>
        <vt:i4>5046280</vt:i4>
      </vt:variant>
      <vt:variant>
        <vt:i4>3684</vt:i4>
      </vt:variant>
      <vt:variant>
        <vt:i4>0</vt:i4>
      </vt:variant>
      <vt:variant>
        <vt:i4>5</vt:i4>
      </vt:variant>
      <vt:variant>
        <vt:lpwstr>../Docs/R1-135497.zip</vt:lpwstr>
      </vt:variant>
      <vt:variant>
        <vt:lpwstr/>
      </vt:variant>
      <vt:variant>
        <vt:i4>5046281</vt:i4>
      </vt:variant>
      <vt:variant>
        <vt:i4>3681</vt:i4>
      </vt:variant>
      <vt:variant>
        <vt:i4>0</vt:i4>
      </vt:variant>
      <vt:variant>
        <vt:i4>5</vt:i4>
      </vt:variant>
      <vt:variant>
        <vt:lpwstr>../Docs/R1-135496.zip</vt:lpwstr>
      </vt:variant>
      <vt:variant>
        <vt:lpwstr/>
      </vt:variant>
      <vt:variant>
        <vt:i4>4980747</vt:i4>
      </vt:variant>
      <vt:variant>
        <vt:i4>3678</vt:i4>
      </vt:variant>
      <vt:variant>
        <vt:i4>0</vt:i4>
      </vt:variant>
      <vt:variant>
        <vt:i4>5</vt:i4>
      </vt:variant>
      <vt:variant>
        <vt:lpwstr>../Docs/R1-135484.zip</vt:lpwstr>
      </vt:variant>
      <vt:variant>
        <vt:lpwstr/>
      </vt:variant>
      <vt:variant>
        <vt:i4>4521993</vt:i4>
      </vt:variant>
      <vt:variant>
        <vt:i4>3675</vt:i4>
      </vt:variant>
      <vt:variant>
        <vt:i4>0</vt:i4>
      </vt:variant>
      <vt:variant>
        <vt:i4>5</vt:i4>
      </vt:variant>
      <vt:variant>
        <vt:lpwstr>../Docs/R1-135416.zip</vt:lpwstr>
      </vt:variant>
      <vt:variant>
        <vt:lpwstr/>
      </vt:variant>
      <vt:variant>
        <vt:i4>4390921</vt:i4>
      </vt:variant>
      <vt:variant>
        <vt:i4>3672</vt:i4>
      </vt:variant>
      <vt:variant>
        <vt:i4>0</vt:i4>
      </vt:variant>
      <vt:variant>
        <vt:i4>5</vt:i4>
      </vt:variant>
      <vt:variant>
        <vt:lpwstr>../Docs/R1-135371.zip</vt:lpwstr>
      </vt:variant>
      <vt:variant>
        <vt:lpwstr/>
      </vt:variant>
      <vt:variant>
        <vt:i4>4587532</vt:i4>
      </vt:variant>
      <vt:variant>
        <vt:i4>3669</vt:i4>
      </vt:variant>
      <vt:variant>
        <vt:i4>0</vt:i4>
      </vt:variant>
      <vt:variant>
        <vt:i4>5</vt:i4>
      </vt:variant>
      <vt:variant>
        <vt:lpwstr>../Docs/R1-135324.zip</vt:lpwstr>
      </vt:variant>
      <vt:variant>
        <vt:lpwstr/>
      </vt:variant>
      <vt:variant>
        <vt:i4>4390925</vt:i4>
      </vt:variant>
      <vt:variant>
        <vt:i4>3666</vt:i4>
      </vt:variant>
      <vt:variant>
        <vt:i4>0</vt:i4>
      </vt:variant>
      <vt:variant>
        <vt:i4>5</vt:i4>
      </vt:variant>
      <vt:variant>
        <vt:lpwstr>../Docs/R1-135177.zip</vt:lpwstr>
      </vt:variant>
      <vt:variant>
        <vt:lpwstr/>
      </vt:variant>
      <vt:variant>
        <vt:i4>4521997</vt:i4>
      </vt:variant>
      <vt:variant>
        <vt:i4>3663</vt:i4>
      </vt:variant>
      <vt:variant>
        <vt:i4>0</vt:i4>
      </vt:variant>
      <vt:variant>
        <vt:i4>5</vt:i4>
      </vt:variant>
      <vt:variant>
        <vt:lpwstr>../Docs/R1-135117.zip</vt:lpwstr>
      </vt:variant>
      <vt:variant>
        <vt:lpwstr/>
      </vt:variant>
      <vt:variant>
        <vt:i4>4980739</vt:i4>
      </vt:variant>
      <vt:variant>
        <vt:i4>3660</vt:i4>
      </vt:variant>
      <vt:variant>
        <vt:i4>0</vt:i4>
      </vt:variant>
      <vt:variant>
        <vt:i4>5</vt:i4>
      </vt:variant>
      <vt:variant>
        <vt:lpwstr>../Docs/R1-135088.zip</vt:lpwstr>
      </vt:variant>
      <vt:variant>
        <vt:lpwstr/>
      </vt:variant>
      <vt:variant>
        <vt:i4>4194319</vt:i4>
      </vt:variant>
      <vt:variant>
        <vt:i4>3657</vt:i4>
      </vt:variant>
      <vt:variant>
        <vt:i4>0</vt:i4>
      </vt:variant>
      <vt:variant>
        <vt:i4>5</vt:i4>
      </vt:variant>
      <vt:variant>
        <vt:lpwstr>../Docs/R1-135044.zip</vt:lpwstr>
      </vt:variant>
      <vt:variant>
        <vt:lpwstr/>
      </vt:variant>
      <vt:variant>
        <vt:i4>4390922</vt:i4>
      </vt:variant>
      <vt:variant>
        <vt:i4>3654</vt:i4>
      </vt:variant>
      <vt:variant>
        <vt:i4>0</vt:i4>
      </vt:variant>
      <vt:variant>
        <vt:i4>5</vt:i4>
      </vt:variant>
      <vt:variant>
        <vt:lpwstr>../Docs/R1-135978.zip</vt:lpwstr>
      </vt:variant>
      <vt:variant>
        <vt:lpwstr/>
      </vt:variant>
      <vt:variant>
        <vt:i4>4390917</vt:i4>
      </vt:variant>
      <vt:variant>
        <vt:i4>3651</vt:i4>
      </vt:variant>
      <vt:variant>
        <vt:i4>0</vt:i4>
      </vt:variant>
      <vt:variant>
        <vt:i4>5</vt:i4>
      </vt:variant>
      <vt:variant>
        <vt:lpwstr>../Docs/R1-135977.zip</vt:lpwstr>
      </vt:variant>
      <vt:variant>
        <vt:lpwstr/>
      </vt:variant>
      <vt:variant>
        <vt:i4>4587531</vt:i4>
      </vt:variant>
      <vt:variant>
        <vt:i4>3648</vt:i4>
      </vt:variant>
      <vt:variant>
        <vt:i4>0</vt:i4>
      </vt:variant>
      <vt:variant>
        <vt:i4>5</vt:i4>
      </vt:variant>
      <vt:variant>
        <vt:lpwstr>../Docs/R1-135323.zip</vt:lpwstr>
      </vt:variant>
      <vt:variant>
        <vt:lpwstr/>
      </vt:variant>
      <vt:variant>
        <vt:i4>4456458</vt:i4>
      </vt:variant>
      <vt:variant>
        <vt:i4>3645</vt:i4>
      </vt:variant>
      <vt:variant>
        <vt:i4>0</vt:i4>
      </vt:variant>
      <vt:variant>
        <vt:i4>5</vt:i4>
      </vt:variant>
      <vt:variant>
        <vt:lpwstr>../Docs/R1-135504.zip</vt:lpwstr>
      </vt:variant>
      <vt:variant>
        <vt:lpwstr/>
      </vt:variant>
      <vt:variant>
        <vt:i4>4194313</vt:i4>
      </vt:variant>
      <vt:variant>
        <vt:i4>3642</vt:i4>
      </vt:variant>
      <vt:variant>
        <vt:i4>0</vt:i4>
      </vt:variant>
      <vt:variant>
        <vt:i4>5</vt:i4>
      </vt:variant>
      <vt:variant>
        <vt:lpwstr>../Docs/R1-135143.zip</vt:lpwstr>
      </vt:variant>
      <vt:variant>
        <vt:lpwstr/>
      </vt:variant>
      <vt:variant>
        <vt:i4>4587530</vt:i4>
      </vt:variant>
      <vt:variant>
        <vt:i4>3639</vt:i4>
      </vt:variant>
      <vt:variant>
        <vt:i4>0</vt:i4>
      </vt:variant>
      <vt:variant>
        <vt:i4>5</vt:i4>
      </vt:variant>
      <vt:variant>
        <vt:lpwstr>../Docs/R1-135223.zip</vt:lpwstr>
      </vt:variant>
      <vt:variant>
        <vt:lpwstr/>
      </vt:variant>
      <vt:variant>
        <vt:i4>4653058</vt:i4>
      </vt:variant>
      <vt:variant>
        <vt:i4>3636</vt:i4>
      </vt:variant>
      <vt:variant>
        <vt:i4>0</vt:i4>
      </vt:variant>
      <vt:variant>
        <vt:i4>5</vt:i4>
      </vt:variant>
      <vt:variant>
        <vt:lpwstr>../Docs/R1-135930.zip</vt:lpwstr>
      </vt:variant>
      <vt:variant>
        <vt:lpwstr/>
      </vt:variant>
      <vt:variant>
        <vt:i4>4521991</vt:i4>
      </vt:variant>
      <vt:variant>
        <vt:i4>3633</vt:i4>
      </vt:variant>
      <vt:variant>
        <vt:i4>0</vt:i4>
      </vt:variant>
      <vt:variant>
        <vt:i4>5</vt:i4>
      </vt:variant>
      <vt:variant>
        <vt:lpwstr>../Docs/R1-135418.zip</vt:lpwstr>
      </vt:variant>
      <vt:variant>
        <vt:lpwstr/>
      </vt:variant>
      <vt:variant>
        <vt:i4>4390923</vt:i4>
      </vt:variant>
      <vt:variant>
        <vt:i4>3630</vt:i4>
      </vt:variant>
      <vt:variant>
        <vt:i4>0</vt:i4>
      </vt:variant>
      <vt:variant>
        <vt:i4>5</vt:i4>
      </vt:variant>
      <vt:variant>
        <vt:lpwstr>../Docs/R1-135878.zip</vt:lpwstr>
      </vt:variant>
      <vt:variant>
        <vt:lpwstr/>
      </vt:variant>
      <vt:variant>
        <vt:i4>4456452</vt:i4>
      </vt:variant>
      <vt:variant>
        <vt:i4>3627</vt:i4>
      </vt:variant>
      <vt:variant>
        <vt:i4>0</vt:i4>
      </vt:variant>
      <vt:variant>
        <vt:i4>5</vt:i4>
      </vt:variant>
      <vt:variant>
        <vt:lpwstr>../Docs/R1-135807.zip</vt:lpwstr>
      </vt:variant>
      <vt:variant>
        <vt:lpwstr/>
      </vt:variant>
      <vt:variant>
        <vt:i4>5046284</vt:i4>
      </vt:variant>
      <vt:variant>
        <vt:i4>3624</vt:i4>
      </vt:variant>
      <vt:variant>
        <vt:i4>0</vt:i4>
      </vt:variant>
      <vt:variant>
        <vt:i4>5</vt:i4>
      </vt:variant>
      <vt:variant>
        <vt:lpwstr>../Docs/R1-135592.zip</vt:lpwstr>
      </vt:variant>
      <vt:variant>
        <vt:lpwstr/>
      </vt:variant>
      <vt:variant>
        <vt:i4>4194317</vt:i4>
      </vt:variant>
      <vt:variant>
        <vt:i4>3621</vt:i4>
      </vt:variant>
      <vt:variant>
        <vt:i4>0</vt:i4>
      </vt:variant>
      <vt:variant>
        <vt:i4>5</vt:i4>
      </vt:variant>
      <vt:variant>
        <vt:lpwstr>../Docs/R1-135543.zip</vt:lpwstr>
      </vt:variant>
      <vt:variant>
        <vt:lpwstr/>
      </vt:variant>
      <vt:variant>
        <vt:i4>4980749</vt:i4>
      </vt:variant>
      <vt:variant>
        <vt:i4>3618</vt:i4>
      </vt:variant>
      <vt:variant>
        <vt:i4>0</vt:i4>
      </vt:variant>
      <vt:variant>
        <vt:i4>5</vt:i4>
      </vt:variant>
      <vt:variant>
        <vt:lpwstr>../Docs/R1-135482.zip</vt:lpwstr>
      </vt:variant>
      <vt:variant>
        <vt:lpwstr/>
      </vt:variant>
      <vt:variant>
        <vt:i4>4390920</vt:i4>
      </vt:variant>
      <vt:variant>
        <vt:i4>3615</vt:i4>
      </vt:variant>
      <vt:variant>
        <vt:i4>0</vt:i4>
      </vt:variant>
      <vt:variant>
        <vt:i4>5</vt:i4>
      </vt:variant>
      <vt:variant>
        <vt:lpwstr>../Docs/R1-135370.zip</vt:lpwstr>
      </vt:variant>
      <vt:variant>
        <vt:lpwstr/>
      </vt:variant>
      <vt:variant>
        <vt:i4>4587528</vt:i4>
      </vt:variant>
      <vt:variant>
        <vt:i4>3612</vt:i4>
      </vt:variant>
      <vt:variant>
        <vt:i4>0</vt:i4>
      </vt:variant>
      <vt:variant>
        <vt:i4>5</vt:i4>
      </vt:variant>
      <vt:variant>
        <vt:lpwstr>../Docs/R1-135221.zip</vt:lpwstr>
      </vt:variant>
      <vt:variant>
        <vt:lpwstr/>
      </vt:variant>
      <vt:variant>
        <vt:i4>4194312</vt:i4>
      </vt:variant>
      <vt:variant>
        <vt:i4>3609</vt:i4>
      </vt:variant>
      <vt:variant>
        <vt:i4>0</vt:i4>
      </vt:variant>
      <vt:variant>
        <vt:i4>5</vt:i4>
      </vt:variant>
      <vt:variant>
        <vt:lpwstr>../Docs/R1-135142.zip</vt:lpwstr>
      </vt:variant>
      <vt:variant>
        <vt:lpwstr/>
      </vt:variant>
      <vt:variant>
        <vt:i4>4521999</vt:i4>
      </vt:variant>
      <vt:variant>
        <vt:i4>3606</vt:i4>
      </vt:variant>
      <vt:variant>
        <vt:i4>0</vt:i4>
      </vt:variant>
      <vt:variant>
        <vt:i4>5</vt:i4>
      </vt:variant>
      <vt:variant>
        <vt:lpwstr>../Docs/R1-135115.zip</vt:lpwstr>
      </vt:variant>
      <vt:variant>
        <vt:lpwstr/>
      </vt:variant>
      <vt:variant>
        <vt:i4>4653067</vt:i4>
      </vt:variant>
      <vt:variant>
        <vt:i4>3603</vt:i4>
      </vt:variant>
      <vt:variant>
        <vt:i4>0</vt:i4>
      </vt:variant>
      <vt:variant>
        <vt:i4>5</vt:i4>
      </vt:variant>
      <vt:variant>
        <vt:lpwstr>../Docs/R1-135939.zip</vt:lpwstr>
      </vt:variant>
      <vt:variant>
        <vt:lpwstr/>
      </vt:variant>
      <vt:variant>
        <vt:i4>5046280</vt:i4>
      </vt:variant>
      <vt:variant>
        <vt:i4>3600</vt:i4>
      </vt:variant>
      <vt:variant>
        <vt:i4>0</vt:i4>
      </vt:variant>
      <vt:variant>
        <vt:i4>5</vt:i4>
      </vt:variant>
      <vt:variant>
        <vt:lpwstr>../Docs/R1-135093.zip</vt:lpwstr>
      </vt:variant>
      <vt:variant>
        <vt:lpwstr/>
      </vt:variant>
      <vt:variant>
        <vt:i4>4653063</vt:i4>
      </vt:variant>
      <vt:variant>
        <vt:i4>3597</vt:i4>
      </vt:variant>
      <vt:variant>
        <vt:i4>0</vt:i4>
      </vt:variant>
      <vt:variant>
        <vt:i4>5</vt:i4>
      </vt:variant>
      <vt:variant>
        <vt:lpwstr>../Docs/R1-135935.zip</vt:lpwstr>
      </vt:variant>
      <vt:variant>
        <vt:lpwstr/>
      </vt:variant>
      <vt:variant>
        <vt:i4>4653059</vt:i4>
      </vt:variant>
      <vt:variant>
        <vt:i4>3594</vt:i4>
      </vt:variant>
      <vt:variant>
        <vt:i4>0</vt:i4>
      </vt:variant>
      <vt:variant>
        <vt:i4>5</vt:i4>
      </vt:variant>
      <vt:variant>
        <vt:lpwstr>../Docs/R1-135931.zip</vt:lpwstr>
      </vt:variant>
      <vt:variant>
        <vt:lpwstr/>
      </vt:variant>
      <vt:variant>
        <vt:i4>4980741</vt:i4>
      </vt:variant>
      <vt:variant>
        <vt:i4>3591</vt:i4>
      </vt:variant>
      <vt:variant>
        <vt:i4>0</vt:i4>
      </vt:variant>
      <vt:variant>
        <vt:i4>5</vt:i4>
      </vt:variant>
      <vt:variant>
        <vt:lpwstr>../Docs/R1-135886.zip</vt:lpwstr>
      </vt:variant>
      <vt:variant>
        <vt:lpwstr/>
      </vt:variant>
      <vt:variant>
        <vt:i4>4587530</vt:i4>
      </vt:variant>
      <vt:variant>
        <vt:i4>3588</vt:i4>
      </vt:variant>
      <vt:variant>
        <vt:i4>0</vt:i4>
      </vt:variant>
      <vt:variant>
        <vt:i4>5</vt:i4>
      </vt:variant>
      <vt:variant>
        <vt:lpwstr>../Docs/R1-135322.zip</vt:lpwstr>
      </vt:variant>
      <vt:variant>
        <vt:lpwstr/>
      </vt:variant>
      <vt:variant>
        <vt:i4>4456458</vt:i4>
      </vt:variant>
      <vt:variant>
        <vt:i4>3585</vt:i4>
      </vt:variant>
      <vt:variant>
        <vt:i4>0</vt:i4>
      </vt:variant>
      <vt:variant>
        <vt:i4>5</vt:i4>
      </vt:variant>
      <vt:variant>
        <vt:lpwstr>../Docs/R1-135809.zip</vt:lpwstr>
      </vt:variant>
      <vt:variant>
        <vt:lpwstr/>
      </vt:variant>
      <vt:variant>
        <vt:i4>4653060</vt:i4>
      </vt:variant>
      <vt:variant>
        <vt:i4>3582</vt:i4>
      </vt:variant>
      <vt:variant>
        <vt:i4>0</vt:i4>
      </vt:variant>
      <vt:variant>
        <vt:i4>5</vt:i4>
      </vt:variant>
      <vt:variant>
        <vt:lpwstr>../Docs/R1-135936.zip</vt:lpwstr>
      </vt:variant>
      <vt:variant>
        <vt:lpwstr/>
      </vt:variant>
      <vt:variant>
        <vt:i4>4456454</vt:i4>
      </vt:variant>
      <vt:variant>
        <vt:i4>3579</vt:i4>
      </vt:variant>
      <vt:variant>
        <vt:i4>0</vt:i4>
      </vt:variant>
      <vt:variant>
        <vt:i4>5</vt:i4>
      </vt:variant>
      <vt:variant>
        <vt:lpwstr>../Docs/R1-134815.zip</vt:lpwstr>
      </vt:variant>
      <vt:variant>
        <vt:lpwstr/>
      </vt:variant>
      <vt:variant>
        <vt:i4>4456463</vt:i4>
      </vt:variant>
      <vt:variant>
        <vt:i4>3576</vt:i4>
      </vt:variant>
      <vt:variant>
        <vt:i4>0</vt:i4>
      </vt:variant>
      <vt:variant>
        <vt:i4>5</vt:i4>
      </vt:variant>
      <vt:variant>
        <vt:lpwstr>../Docs/R1-135400.zip</vt:lpwstr>
      </vt:variant>
      <vt:variant>
        <vt:lpwstr/>
      </vt:variant>
      <vt:variant>
        <vt:i4>4456459</vt:i4>
      </vt:variant>
      <vt:variant>
        <vt:i4>3573</vt:i4>
      </vt:variant>
      <vt:variant>
        <vt:i4>0</vt:i4>
      </vt:variant>
      <vt:variant>
        <vt:i4>5</vt:i4>
      </vt:variant>
      <vt:variant>
        <vt:lpwstr>../Docs/R1-135808.zip</vt:lpwstr>
      </vt:variant>
      <vt:variant>
        <vt:lpwstr/>
      </vt:variant>
      <vt:variant>
        <vt:i4>4980748</vt:i4>
      </vt:variant>
      <vt:variant>
        <vt:i4>3570</vt:i4>
      </vt:variant>
      <vt:variant>
        <vt:i4>0</vt:i4>
      </vt:variant>
      <vt:variant>
        <vt:i4>5</vt:i4>
      </vt:variant>
      <vt:variant>
        <vt:lpwstr>../Docs/R1-135483.zip</vt:lpwstr>
      </vt:variant>
      <vt:variant>
        <vt:lpwstr/>
      </vt:variant>
      <vt:variant>
        <vt:i4>4980750</vt:i4>
      </vt:variant>
      <vt:variant>
        <vt:i4>3567</vt:i4>
      </vt:variant>
      <vt:variant>
        <vt:i4>0</vt:i4>
      </vt:variant>
      <vt:variant>
        <vt:i4>5</vt:i4>
      </vt:variant>
      <vt:variant>
        <vt:lpwstr>../Docs/R1-135481.zip</vt:lpwstr>
      </vt:variant>
      <vt:variant>
        <vt:lpwstr/>
      </vt:variant>
      <vt:variant>
        <vt:i4>4587528</vt:i4>
      </vt:variant>
      <vt:variant>
        <vt:i4>3564</vt:i4>
      </vt:variant>
      <vt:variant>
        <vt:i4>0</vt:i4>
      </vt:variant>
      <vt:variant>
        <vt:i4>5</vt:i4>
      </vt:variant>
      <vt:variant>
        <vt:lpwstr>../Docs/R1-135320.zip</vt:lpwstr>
      </vt:variant>
      <vt:variant>
        <vt:lpwstr/>
      </vt:variant>
      <vt:variant>
        <vt:i4>4587531</vt:i4>
      </vt:variant>
      <vt:variant>
        <vt:i4>3561</vt:i4>
      </vt:variant>
      <vt:variant>
        <vt:i4>0</vt:i4>
      </vt:variant>
      <vt:variant>
        <vt:i4>5</vt:i4>
      </vt:variant>
      <vt:variant>
        <vt:lpwstr>../Docs/R1-135222.zip</vt:lpwstr>
      </vt:variant>
      <vt:variant>
        <vt:lpwstr/>
      </vt:variant>
      <vt:variant>
        <vt:i4>5046287</vt:i4>
      </vt:variant>
      <vt:variant>
        <vt:i4>3558</vt:i4>
      </vt:variant>
      <vt:variant>
        <vt:i4>0</vt:i4>
      </vt:variant>
      <vt:variant>
        <vt:i4>5</vt:i4>
      </vt:variant>
      <vt:variant>
        <vt:lpwstr>../Docs/R1-135094.zip</vt:lpwstr>
      </vt:variant>
      <vt:variant>
        <vt:lpwstr/>
      </vt:variant>
      <vt:variant>
        <vt:i4>4390921</vt:i4>
      </vt:variant>
      <vt:variant>
        <vt:i4>3555</vt:i4>
      </vt:variant>
      <vt:variant>
        <vt:i4>0</vt:i4>
      </vt:variant>
      <vt:variant>
        <vt:i4>5</vt:i4>
      </vt:variant>
      <vt:variant>
        <vt:lpwstr>../Docs/R1-134567.zip</vt:lpwstr>
      </vt:variant>
      <vt:variant>
        <vt:lpwstr/>
      </vt:variant>
      <vt:variant>
        <vt:i4>4456458</vt:i4>
      </vt:variant>
      <vt:variant>
        <vt:i4>3552</vt:i4>
      </vt:variant>
      <vt:variant>
        <vt:i4>0</vt:i4>
      </vt:variant>
      <vt:variant>
        <vt:i4>5</vt:i4>
      </vt:variant>
      <vt:variant>
        <vt:lpwstr>../Docs/R1-135607.zip</vt:lpwstr>
      </vt:variant>
      <vt:variant>
        <vt:lpwstr/>
      </vt:variant>
      <vt:variant>
        <vt:i4>4194313</vt:i4>
      </vt:variant>
      <vt:variant>
        <vt:i4>3549</vt:i4>
      </vt:variant>
      <vt:variant>
        <vt:i4>0</vt:i4>
      </vt:variant>
      <vt:variant>
        <vt:i4>5</vt:i4>
      </vt:variant>
      <vt:variant>
        <vt:lpwstr>../Docs/R1-135042.zip</vt:lpwstr>
      </vt:variant>
      <vt:variant>
        <vt:lpwstr/>
      </vt:variant>
      <vt:variant>
        <vt:i4>4521996</vt:i4>
      </vt:variant>
      <vt:variant>
        <vt:i4>3546</vt:i4>
      </vt:variant>
      <vt:variant>
        <vt:i4>0</vt:i4>
      </vt:variant>
      <vt:variant>
        <vt:i4>5</vt:i4>
      </vt:variant>
      <vt:variant>
        <vt:lpwstr>../Docs/R1-135116.zip</vt:lpwstr>
      </vt:variant>
      <vt:variant>
        <vt:lpwstr/>
      </vt:variant>
      <vt:variant>
        <vt:i4>4653062</vt:i4>
      </vt:variant>
      <vt:variant>
        <vt:i4>3543</vt:i4>
      </vt:variant>
      <vt:variant>
        <vt:i4>0</vt:i4>
      </vt:variant>
      <vt:variant>
        <vt:i4>5</vt:i4>
      </vt:variant>
      <vt:variant>
        <vt:lpwstr>../Docs/R1-135934.zip</vt:lpwstr>
      </vt:variant>
      <vt:variant>
        <vt:lpwstr/>
      </vt:variant>
      <vt:variant>
        <vt:i4>4456453</vt:i4>
      </vt:variant>
      <vt:variant>
        <vt:i4>3540</vt:i4>
      </vt:variant>
      <vt:variant>
        <vt:i4>0</vt:i4>
      </vt:variant>
      <vt:variant>
        <vt:i4>5</vt:i4>
      </vt:variant>
      <vt:variant>
        <vt:lpwstr>../Docs/R1-135806.zip</vt:lpwstr>
      </vt:variant>
      <vt:variant>
        <vt:lpwstr/>
      </vt:variant>
      <vt:variant>
        <vt:i4>4456454</vt:i4>
      </vt:variant>
      <vt:variant>
        <vt:i4>3537</vt:i4>
      </vt:variant>
      <vt:variant>
        <vt:i4>0</vt:i4>
      </vt:variant>
      <vt:variant>
        <vt:i4>5</vt:i4>
      </vt:variant>
      <vt:variant>
        <vt:lpwstr>../Docs/R1-135805.zip</vt:lpwstr>
      </vt:variant>
      <vt:variant>
        <vt:lpwstr/>
      </vt:variant>
      <vt:variant>
        <vt:i4>4521998</vt:i4>
      </vt:variant>
      <vt:variant>
        <vt:i4>3534</vt:i4>
      </vt:variant>
      <vt:variant>
        <vt:i4>0</vt:i4>
      </vt:variant>
      <vt:variant>
        <vt:i4>5</vt:i4>
      </vt:variant>
      <vt:variant>
        <vt:lpwstr>../Docs/R1-135613.zip</vt:lpwstr>
      </vt:variant>
      <vt:variant>
        <vt:lpwstr/>
      </vt:variant>
      <vt:variant>
        <vt:i4>4456459</vt:i4>
      </vt:variant>
      <vt:variant>
        <vt:i4>3531</vt:i4>
      </vt:variant>
      <vt:variant>
        <vt:i4>0</vt:i4>
      </vt:variant>
      <vt:variant>
        <vt:i4>5</vt:i4>
      </vt:variant>
      <vt:variant>
        <vt:lpwstr>../Docs/R1-135606.zip</vt:lpwstr>
      </vt:variant>
      <vt:variant>
        <vt:lpwstr/>
      </vt:variant>
      <vt:variant>
        <vt:i4>5046282</vt:i4>
      </vt:variant>
      <vt:variant>
        <vt:i4>3528</vt:i4>
      </vt:variant>
      <vt:variant>
        <vt:i4>0</vt:i4>
      </vt:variant>
      <vt:variant>
        <vt:i4>5</vt:i4>
      </vt:variant>
      <vt:variant>
        <vt:lpwstr>../Docs/R1-135495.zip</vt:lpwstr>
      </vt:variant>
      <vt:variant>
        <vt:lpwstr/>
      </vt:variant>
      <vt:variant>
        <vt:i4>5046283</vt:i4>
      </vt:variant>
      <vt:variant>
        <vt:i4>3525</vt:i4>
      </vt:variant>
      <vt:variant>
        <vt:i4>0</vt:i4>
      </vt:variant>
      <vt:variant>
        <vt:i4>5</vt:i4>
      </vt:variant>
      <vt:variant>
        <vt:lpwstr>../Docs/R1-135494.zip</vt:lpwstr>
      </vt:variant>
      <vt:variant>
        <vt:lpwstr/>
      </vt:variant>
      <vt:variant>
        <vt:i4>4980751</vt:i4>
      </vt:variant>
      <vt:variant>
        <vt:i4>3522</vt:i4>
      </vt:variant>
      <vt:variant>
        <vt:i4>0</vt:i4>
      </vt:variant>
      <vt:variant>
        <vt:i4>5</vt:i4>
      </vt:variant>
      <vt:variant>
        <vt:lpwstr>../Docs/R1-135480.zip</vt:lpwstr>
      </vt:variant>
      <vt:variant>
        <vt:lpwstr/>
      </vt:variant>
      <vt:variant>
        <vt:i4>5046273</vt:i4>
      </vt:variant>
      <vt:variant>
        <vt:i4>3519</vt:i4>
      </vt:variant>
      <vt:variant>
        <vt:i4>0</vt:i4>
      </vt:variant>
      <vt:variant>
        <vt:i4>5</vt:i4>
      </vt:variant>
      <vt:variant>
        <vt:lpwstr>../Docs/R1-135399.zip</vt:lpwstr>
      </vt:variant>
      <vt:variant>
        <vt:lpwstr/>
      </vt:variant>
      <vt:variant>
        <vt:i4>4980750</vt:i4>
      </vt:variant>
      <vt:variant>
        <vt:i4>3516</vt:i4>
      </vt:variant>
      <vt:variant>
        <vt:i4>0</vt:i4>
      </vt:variant>
      <vt:variant>
        <vt:i4>5</vt:i4>
      </vt:variant>
      <vt:variant>
        <vt:lpwstr>../Docs/R1-135386.zip</vt:lpwstr>
      </vt:variant>
      <vt:variant>
        <vt:lpwstr/>
      </vt:variant>
      <vt:variant>
        <vt:i4>4980749</vt:i4>
      </vt:variant>
      <vt:variant>
        <vt:i4>3513</vt:i4>
      </vt:variant>
      <vt:variant>
        <vt:i4>0</vt:i4>
      </vt:variant>
      <vt:variant>
        <vt:i4>5</vt:i4>
      </vt:variant>
      <vt:variant>
        <vt:lpwstr>../Docs/R1-135385.zip</vt:lpwstr>
      </vt:variant>
      <vt:variant>
        <vt:lpwstr/>
      </vt:variant>
      <vt:variant>
        <vt:i4>4325377</vt:i4>
      </vt:variant>
      <vt:variant>
        <vt:i4>3510</vt:i4>
      </vt:variant>
      <vt:variant>
        <vt:i4>0</vt:i4>
      </vt:variant>
      <vt:variant>
        <vt:i4>5</vt:i4>
      </vt:variant>
      <vt:variant>
        <vt:lpwstr>../Docs/R1-135369.zip</vt:lpwstr>
      </vt:variant>
      <vt:variant>
        <vt:lpwstr/>
      </vt:variant>
      <vt:variant>
        <vt:i4>4587529</vt:i4>
      </vt:variant>
      <vt:variant>
        <vt:i4>3507</vt:i4>
      </vt:variant>
      <vt:variant>
        <vt:i4>0</vt:i4>
      </vt:variant>
      <vt:variant>
        <vt:i4>5</vt:i4>
      </vt:variant>
      <vt:variant>
        <vt:lpwstr>../Docs/R1-135321.zip</vt:lpwstr>
      </vt:variant>
      <vt:variant>
        <vt:lpwstr/>
      </vt:variant>
      <vt:variant>
        <vt:i4>4521985</vt:i4>
      </vt:variant>
      <vt:variant>
        <vt:i4>3504</vt:i4>
      </vt:variant>
      <vt:variant>
        <vt:i4>0</vt:i4>
      </vt:variant>
      <vt:variant>
        <vt:i4>5</vt:i4>
      </vt:variant>
      <vt:variant>
        <vt:lpwstr>../Docs/R1-135319.zip</vt:lpwstr>
      </vt:variant>
      <vt:variant>
        <vt:lpwstr/>
      </vt:variant>
      <vt:variant>
        <vt:i4>4521984</vt:i4>
      </vt:variant>
      <vt:variant>
        <vt:i4>3501</vt:i4>
      </vt:variant>
      <vt:variant>
        <vt:i4>0</vt:i4>
      </vt:variant>
      <vt:variant>
        <vt:i4>5</vt:i4>
      </vt:variant>
      <vt:variant>
        <vt:lpwstr>../Docs/R1-135318.zip</vt:lpwstr>
      </vt:variant>
      <vt:variant>
        <vt:lpwstr/>
      </vt:variant>
      <vt:variant>
        <vt:i4>4390913</vt:i4>
      </vt:variant>
      <vt:variant>
        <vt:i4>3498</vt:i4>
      </vt:variant>
      <vt:variant>
        <vt:i4>0</vt:i4>
      </vt:variant>
      <vt:variant>
        <vt:i4>5</vt:i4>
      </vt:variant>
      <vt:variant>
        <vt:lpwstr>../Docs/R1-135278.zip</vt:lpwstr>
      </vt:variant>
      <vt:variant>
        <vt:lpwstr/>
      </vt:variant>
      <vt:variant>
        <vt:i4>4390921</vt:i4>
      </vt:variant>
      <vt:variant>
        <vt:i4>3495</vt:i4>
      </vt:variant>
      <vt:variant>
        <vt:i4>0</vt:i4>
      </vt:variant>
      <vt:variant>
        <vt:i4>5</vt:i4>
      </vt:variant>
      <vt:variant>
        <vt:lpwstr>../Docs/R1-135270.zip</vt:lpwstr>
      </vt:variant>
      <vt:variant>
        <vt:lpwstr/>
      </vt:variant>
      <vt:variant>
        <vt:i4>4587529</vt:i4>
      </vt:variant>
      <vt:variant>
        <vt:i4>3492</vt:i4>
      </vt:variant>
      <vt:variant>
        <vt:i4>0</vt:i4>
      </vt:variant>
      <vt:variant>
        <vt:i4>5</vt:i4>
      </vt:variant>
      <vt:variant>
        <vt:lpwstr>../Docs/R1-135220.zip</vt:lpwstr>
      </vt:variant>
      <vt:variant>
        <vt:lpwstr/>
      </vt:variant>
      <vt:variant>
        <vt:i4>4390924</vt:i4>
      </vt:variant>
      <vt:variant>
        <vt:i4>3489</vt:i4>
      </vt:variant>
      <vt:variant>
        <vt:i4>0</vt:i4>
      </vt:variant>
      <vt:variant>
        <vt:i4>5</vt:i4>
      </vt:variant>
      <vt:variant>
        <vt:lpwstr>../Docs/R1-135176.zip</vt:lpwstr>
      </vt:variant>
      <vt:variant>
        <vt:lpwstr/>
      </vt:variant>
      <vt:variant>
        <vt:i4>4194315</vt:i4>
      </vt:variant>
      <vt:variant>
        <vt:i4>3486</vt:i4>
      </vt:variant>
      <vt:variant>
        <vt:i4>0</vt:i4>
      </vt:variant>
      <vt:variant>
        <vt:i4>5</vt:i4>
      </vt:variant>
      <vt:variant>
        <vt:lpwstr>../Docs/R1-135141.zip</vt:lpwstr>
      </vt:variant>
      <vt:variant>
        <vt:lpwstr/>
      </vt:variant>
      <vt:variant>
        <vt:i4>5046281</vt:i4>
      </vt:variant>
      <vt:variant>
        <vt:i4>3483</vt:i4>
      </vt:variant>
      <vt:variant>
        <vt:i4>0</vt:i4>
      </vt:variant>
      <vt:variant>
        <vt:i4>5</vt:i4>
      </vt:variant>
      <vt:variant>
        <vt:lpwstr>../Docs/R1-135092.zip</vt:lpwstr>
      </vt:variant>
      <vt:variant>
        <vt:lpwstr/>
      </vt:variant>
      <vt:variant>
        <vt:i4>4390919</vt:i4>
      </vt:variant>
      <vt:variant>
        <vt:i4>3480</vt:i4>
      </vt:variant>
      <vt:variant>
        <vt:i4>0</vt:i4>
      </vt:variant>
      <vt:variant>
        <vt:i4>5</vt:i4>
      </vt:variant>
      <vt:variant>
        <vt:lpwstr>../Docs/R1-135975.zip</vt:lpwstr>
      </vt:variant>
      <vt:variant>
        <vt:lpwstr/>
      </vt:variant>
      <vt:variant>
        <vt:i4>4653056</vt:i4>
      </vt:variant>
      <vt:variant>
        <vt:i4>3477</vt:i4>
      </vt:variant>
      <vt:variant>
        <vt:i4>0</vt:i4>
      </vt:variant>
      <vt:variant>
        <vt:i4>5</vt:i4>
      </vt:variant>
      <vt:variant>
        <vt:lpwstr>../Docs/R1-135932.zip</vt:lpwstr>
      </vt:variant>
      <vt:variant>
        <vt:lpwstr/>
      </vt:variant>
      <vt:variant>
        <vt:i4>4587531</vt:i4>
      </vt:variant>
      <vt:variant>
        <vt:i4>3474</vt:i4>
      </vt:variant>
      <vt:variant>
        <vt:i4>0</vt:i4>
      </vt:variant>
      <vt:variant>
        <vt:i4>5</vt:i4>
      </vt:variant>
      <vt:variant>
        <vt:lpwstr>../Docs/R1-135929.zip</vt:lpwstr>
      </vt:variant>
      <vt:variant>
        <vt:lpwstr/>
      </vt:variant>
      <vt:variant>
        <vt:i4>4390927</vt:i4>
      </vt:variant>
      <vt:variant>
        <vt:i4>3471</vt:i4>
      </vt:variant>
      <vt:variant>
        <vt:i4>0</vt:i4>
      </vt:variant>
      <vt:variant>
        <vt:i4>5</vt:i4>
      </vt:variant>
      <vt:variant>
        <vt:lpwstr>../Docs/R1-135175.zip</vt:lpwstr>
      </vt:variant>
      <vt:variant>
        <vt:lpwstr/>
      </vt:variant>
      <vt:variant>
        <vt:i4>4456455</vt:i4>
      </vt:variant>
      <vt:variant>
        <vt:i4>3468</vt:i4>
      </vt:variant>
      <vt:variant>
        <vt:i4>0</vt:i4>
      </vt:variant>
      <vt:variant>
        <vt:i4>5</vt:i4>
      </vt:variant>
      <vt:variant>
        <vt:lpwstr>../Docs/R1-135804.zip</vt:lpwstr>
      </vt:variant>
      <vt:variant>
        <vt:lpwstr/>
      </vt:variant>
      <vt:variant>
        <vt:i4>4456449</vt:i4>
      </vt:variant>
      <vt:variant>
        <vt:i4>3465</vt:i4>
      </vt:variant>
      <vt:variant>
        <vt:i4>0</vt:i4>
      </vt:variant>
      <vt:variant>
        <vt:i4>5</vt:i4>
      </vt:variant>
      <vt:variant>
        <vt:lpwstr>../Docs/R1-135903.zip</vt:lpwstr>
      </vt:variant>
      <vt:variant>
        <vt:lpwstr/>
      </vt:variant>
      <vt:variant>
        <vt:i4>4390926</vt:i4>
      </vt:variant>
      <vt:variant>
        <vt:i4>3462</vt:i4>
      </vt:variant>
      <vt:variant>
        <vt:i4>0</vt:i4>
      </vt:variant>
      <vt:variant>
        <vt:i4>5</vt:i4>
      </vt:variant>
      <vt:variant>
        <vt:lpwstr>../Docs/R1-135277.zip</vt:lpwstr>
      </vt:variant>
      <vt:variant>
        <vt:lpwstr/>
      </vt:variant>
      <vt:variant>
        <vt:i4>4390918</vt:i4>
      </vt:variant>
      <vt:variant>
        <vt:i4>3459</vt:i4>
      </vt:variant>
      <vt:variant>
        <vt:i4>0</vt:i4>
      </vt:variant>
      <vt:variant>
        <vt:i4>5</vt:i4>
      </vt:variant>
      <vt:variant>
        <vt:lpwstr>../Docs/R1-135479.zip</vt:lpwstr>
      </vt:variant>
      <vt:variant>
        <vt:lpwstr/>
      </vt:variant>
      <vt:variant>
        <vt:i4>4653068</vt:i4>
      </vt:variant>
      <vt:variant>
        <vt:i4>3456</vt:i4>
      </vt:variant>
      <vt:variant>
        <vt:i4>0</vt:i4>
      </vt:variant>
      <vt:variant>
        <vt:i4>5</vt:i4>
      </vt:variant>
      <vt:variant>
        <vt:lpwstr>../Docs/R1-135532.zip</vt:lpwstr>
      </vt:variant>
      <vt:variant>
        <vt:lpwstr/>
      </vt:variant>
      <vt:variant>
        <vt:i4>4259850</vt:i4>
      </vt:variant>
      <vt:variant>
        <vt:i4>3453</vt:i4>
      </vt:variant>
      <vt:variant>
        <vt:i4>0</vt:i4>
      </vt:variant>
      <vt:variant>
        <vt:i4>5</vt:i4>
      </vt:variant>
      <vt:variant>
        <vt:lpwstr>../Docs/R1-135554.zip</vt:lpwstr>
      </vt:variant>
      <vt:variant>
        <vt:lpwstr/>
      </vt:variant>
      <vt:variant>
        <vt:i4>4194316</vt:i4>
      </vt:variant>
      <vt:variant>
        <vt:i4>3450</vt:i4>
      </vt:variant>
      <vt:variant>
        <vt:i4>0</vt:i4>
      </vt:variant>
      <vt:variant>
        <vt:i4>5</vt:i4>
      </vt:variant>
      <vt:variant>
        <vt:lpwstr>../Docs/R1-135542.zip</vt:lpwstr>
      </vt:variant>
      <vt:variant>
        <vt:lpwstr/>
      </vt:variant>
      <vt:variant>
        <vt:i4>4521999</vt:i4>
      </vt:variant>
      <vt:variant>
        <vt:i4>3447</vt:i4>
      </vt:variant>
      <vt:variant>
        <vt:i4>0</vt:i4>
      </vt:variant>
      <vt:variant>
        <vt:i4>5</vt:i4>
      </vt:variant>
      <vt:variant>
        <vt:lpwstr>../Docs/R1-135317.zip</vt:lpwstr>
      </vt:variant>
      <vt:variant>
        <vt:lpwstr/>
      </vt:variant>
      <vt:variant>
        <vt:i4>4194314</vt:i4>
      </vt:variant>
      <vt:variant>
        <vt:i4>3444</vt:i4>
      </vt:variant>
      <vt:variant>
        <vt:i4>0</vt:i4>
      </vt:variant>
      <vt:variant>
        <vt:i4>5</vt:i4>
      </vt:variant>
      <vt:variant>
        <vt:lpwstr>../Docs/R1-135140.zip</vt:lpwstr>
      </vt:variant>
      <vt:variant>
        <vt:lpwstr/>
      </vt:variant>
      <vt:variant>
        <vt:i4>4325376</vt:i4>
      </vt:variant>
      <vt:variant>
        <vt:i4>3441</vt:i4>
      </vt:variant>
      <vt:variant>
        <vt:i4>0</vt:i4>
      </vt:variant>
      <vt:variant>
        <vt:i4>5</vt:i4>
      </vt:variant>
      <vt:variant>
        <vt:lpwstr>../Docs/R1-135368.zip</vt:lpwstr>
      </vt:variant>
      <vt:variant>
        <vt:lpwstr/>
      </vt:variant>
      <vt:variant>
        <vt:i4>4194314</vt:i4>
      </vt:variant>
      <vt:variant>
        <vt:i4>3438</vt:i4>
      </vt:variant>
      <vt:variant>
        <vt:i4>0</vt:i4>
      </vt:variant>
      <vt:variant>
        <vt:i4>5</vt:i4>
      </vt:variant>
      <vt:variant>
        <vt:lpwstr>../Docs/R1-135041.zip</vt:lpwstr>
      </vt:variant>
      <vt:variant>
        <vt:lpwstr/>
      </vt:variant>
      <vt:variant>
        <vt:i4>4521993</vt:i4>
      </vt:variant>
      <vt:variant>
        <vt:i4>3435</vt:i4>
      </vt:variant>
      <vt:variant>
        <vt:i4>0</vt:i4>
      </vt:variant>
      <vt:variant>
        <vt:i4>5</vt:i4>
      </vt:variant>
      <vt:variant>
        <vt:lpwstr>../Docs/R1-135113.zip</vt:lpwstr>
      </vt:variant>
      <vt:variant>
        <vt:lpwstr/>
      </vt:variant>
      <vt:variant>
        <vt:i4>5046282</vt:i4>
      </vt:variant>
      <vt:variant>
        <vt:i4>3432</vt:i4>
      </vt:variant>
      <vt:variant>
        <vt:i4>0</vt:i4>
      </vt:variant>
      <vt:variant>
        <vt:i4>5</vt:i4>
      </vt:variant>
      <vt:variant>
        <vt:lpwstr>../Docs/R1-135091.zip</vt:lpwstr>
      </vt:variant>
      <vt:variant>
        <vt:lpwstr/>
      </vt:variant>
      <vt:variant>
        <vt:i4>4456448</vt:i4>
      </vt:variant>
      <vt:variant>
        <vt:i4>3429</vt:i4>
      </vt:variant>
      <vt:variant>
        <vt:i4>0</vt:i4>
      </vt:variant>
      <vt:variant>
        <vt:i4>5</vt:i4>
      </vt:variant>
      <vt:variant>
        <vt:lpwstr>../Docs/R1-135803.zip</vt:lpwstr>
      </vt:variant>
      <vt:variant>
        <vt:lpwstr/>
      </vt:variant>
      <vt:variant>
        <vt:i4>4521998</vt:i4>
      </vt:variant>
      <vt:variant>
        <vt:i4>3426</vt:i4>
      </vt:variant>
      <vt:variant>
        <vt:i4>0</vt:i4>
      </vt:variant>
      <vt:variant>
        <vt:i4>5</vt:i4>
      </vt:variant>
      <vt:variant>
        <vt:lpwstr>../Docs/R1-135316.zip</vt:lpwstr>
      </vt:variant>
      <vt:variant>
        <vt:lpwstr/>
      </vt:variant>
      <vt:variant>
        <vt:i4>4325377</vt:i4>
      </vt:variant>
      <vt:variant>
        <vt:i4>3423</vt:i4>
      </vt:variant>
      <vt:variant>
        <vt:i4>0</vt:i4>
      </vt:variant>
      <vt:variant>
        <vt:i4>5</vt:i4>
      </vt:variant>
      <vt:variant>
        <vt:lpwstr>../Docs/R1-135268.zip</vt:lpwstr>
      </vt:variant>
      <vt:variant>
        <vt:lpwstr/>
      </vt:variant>
      <vt:variant>
        <vt:i4>5046287</vt:i4>
      </vt:variant>
      <vt:variant>
        <vt:i4>3420</vt:i4>
      </vt:variant>
      <vt:variant>
        <vt:i4>0</vt:i4>
      </vt:variant>
      <vt:variant>
        <vt:i4>5</vt:i4>
      </vt:variant>
      <vt:variant>
        <vt:lpwstr>../Docs/R1-135591.zip</vt:lpwstr>
      </vt:variant>
      <vt:variant>
        <vt:lpwstr/>
      </vt:variant>
      <vt:variant>
        <vt:i4>4521984</vt:i4>
      </vt:variant>
      <vt:variant>
        <vt:i4>3417</vt:i4>
      </vt:variant>
      <vt:variant>
        <vt:i4>0</vt:i4>
      </vt:variant>
      <vt:variant>
        <vt:i4>5</vt:i4>
      </vt:variant>
      <vt:variant>
        <vt:lpwstr>../Docs/R1-135219.zip</vt:lpwstr>
      </vt:variant>
      <vt:variant>
        <vt:lpwstr/>
      </vt:variant>
      <vt:variant>
        <vt:i4>4456461</vt:i4>
      </vt:variant>
      <vt:variant>
        <vt:i4>3414</vt:i4>
      </vt:variant>
      <vt:variant>
        <vt:i4>0</vt:i4>
      </vt:variant>
      <vt:variant>
        <vt:i4>5</vt:i4>
      </vt:variant>
      <vt:variant>
        <vt:lpwstr>../Docs/R1-135402.zip</vt:lpwstr>
      </vt:variant>
      <vt:variant>
        <vt:lpwstr/>
      </vt:variant>
      <vt:variant>
        <vt:i4>5046272</vt:i4>
      </vt:variant>
      <vt:variant>
        <vt:i4>3411</vt:i4>
      </vt:variant>
      <vt:variant>
        <vt:i4>0</vt:i4>
      </vt:variant>
      <vt:variant>
        <vt:i4>5</vt:i4>
      </vt:variant>
      <vt:variant>
        <vt:lpwstr>../Docs/R1-135398.zip</vt:lpwstr>
      </vt:variant>
      <vt:variant>
        <vt:lpwstr/>
      </vt:variant>
      <vt:variant>
        <vt:i4>4521998</vt:i4>
      </vt:variant>
      <vt:variant>
        <vt:i4>3408</vt:i4>
      </vt:variant>
      <vt:variant>
        <vt:i4>0</vt:i4>
      </vt:variant>
      <vt:variant>
        <vt:i4>5</vt:i4>
      </vt:variant>
      <vt:variant>
        <vt:lpwstr>../Docs/R1-135114.zip</vt:lpwstr>
      </vt:variant>
      <vt:variant>
        <vt:lpwstr/>
      </vt:variant>
      <vt:variant>
        <vt:i4>4456457</vt:i4>
      </vt:variant>
      <vt:variant>
        <vt:i4>3405</vt:i4>
      </vt:variant>
      <vt:variant>
        <vt:i4>0</vt:i4>
      </vt:variant>
      <vt:variant>
        <vt:i4>5</vt:i4>
      </vt:variant>
      <vt:variant>
        <vt:lpwstr>../Docs/R1-136032.zip</vt:lpwstr>
      </vt:variant>
      <vt:variant>
        <vt:lpwstr/>
      </vt:variant>
      <vt:variant>
        <vt:i4>2686977</vt:i4>
      </vt:variant>
      <vt:variant>
        <vt:i4>3402</vt:i4>
      </vt:variant>
      <vt:variant>
        <vt:i4>0</vt:i4>
      </vt:variant>
      <vt:variant>
        <vt:i4>5</vt:i4>
      </vt:variant>
      <vt:variant>
        <vt:lpwstr>http://www.3gpp.org/ftp/tsg_ran/TSG_RAN/TSGR_58/Docs/RP-122009.zip</vt:lpwstr>
      </vt:variant>
      <vt:variant>
        <vt:lpwstr/>
      </vt:variant>
      <vt:variant>
        <vt:i4>4521985</vt:i4>
      </vt:variant>
      <vt:variant>
        <vt:i4>3399</vt:i4>
      </vt:variant>
      <vt:variant>
        <vt:i4>0</vt:i4>
      </vt:variant>
      <vt:variant>
        <vt:i4>5</vt:i4>
      </vt:variant>
      <vt:variant>
        <vt:lpwstr>../Docs/R1-135218.zip</vt:lpwstr>
      </vt:variant>
      <vt:variant>
        <vt:lpwstr/>
      </vt:variant>
      <vt:variant>
        <vt:i4>4587534</vt:i4>
      </vt:variant>
      <vt:variant>
        <vt:i4>3396</vt:i4>
      </vt:variant>
      <vt:variant>
        <vt:i4>0</vt:i4>
      </vt:variant>
      <vt:variant>
        <vt:i4>5</vt:i4>
      </vt:variant>
      <vt:variant>
        <vt:lpwstr>../Docs/R1-136015.zip</vt:lpwstr>
      </vt:variant>
      <vt:variant>
        <vt:lpwstr/>
      </vt:variant>
      <vt:variant>
        <vt:i4>4587534</vt:i4>
      </vt:variant>
      <vt:variant>
        <vt:i4>3393</vt:i4>
      </vt:variant>
      <vt:variant>
        <vt:i4>0</vt:i4>
      </vt:variant>
      <vt:variant>
        <vt:i4>5</vt:i4>
      </vt:variant>
      <vt:variant>
        <vt:lpwstr>../Docs/R1-136015.zip</vt:lpwstr>
      </vt:variant>
      <vt:variant>
        <vt:lpwstr/>
      </vt:variant>
      <vt:variant>
        <vt:i4>4325380</vt:i4>
      </vt:variant>
      <vt:variant>
        <vt:i4>3390</vt:i4>
      </vt:variant>
      <vt:variant>
        <vt:i4>0</vt:i4>
      </vt:variant>
      <vt:variant>
        <vt:i4>5</vt:i4>
      </vt:variant>
      <vt:variant>
        <vt:lpwstr>../Docs/R1-135768.zip</vt:lpwstr>
      </vt:variant>
      <vt:variant>
        <vt:lpwstr/>
      </vt:variant>
      <vt:variant>
        <vt:i4>4456458</vt:i4>
      </vt:variant>
      <vt:variant>
        <vt:i4>3387</vt:i4>
      </vt:variant>
      <vt:variant>
        <vt:i4>0</vt:i4>
      </vt:variant>
      <vt:variant>
        <vt:i4>5</vt:i4>
      </vt:variant>
      <vt:variant>
        <vt:lpwstr>../Docs/R1-135706.zip</vt:lpwstr>
      </vt:variant>
      <vt:variant>
        <vt:lpwstr/>
      </vt:variant>
      <vt:variant>
        <vt:i4>4653066</vt:i4>
      </vt:variant>
      <vt:variant>
        <vt:i4>3384</vt:i4>
      </vt:variant>
      <vt:variant>
        <vt:i4>0</vt:i4>
      </vt:variant>
      <vt:variant>
        <vt:i4>5</vt:i4>
      </vt:variant>
      <vt:variant>
        <vt:lpwstr>../Docs/R1-135637.zip</vt:lpwstr>
      </vt:variant>
      <vt:variant>
        <vt:lpwstr/>
      </vt:variant>
      <vt:variant>
        <vt:i4>4194319</vt:i4>
      </vt:variant>
      <vt:variant>
        <vt:i4>3381</vt:i4>
      </vt:variant>
      <vt:variant>
        <vt:i4>0</vt:i4>
      </vt:variant>
      <vt:variant>
        <vt:i4>5</vt:i4>
      </vt:variant>
      <vt:variant>
        <vt:lpwstr>../Docs/R1-135541.zip</vt:lpwstr>
      </vt:variant>
      <vt:variant>
        <vt:lpwstr/>
      </vt:variant>
      <vt:variant>
        <vt:i4>4587529</vt:i4>
      </vt:variant>
      <vt:variant>
        <vt:i4>3378</vt:i4>
      </vt:variant>
      <vt:variant>
        <vt:i4>0</vt:i4>
      </vt:variant>
      <vt:variant>
        <vt:i4>5</vt:i4>
      </vt:variant>
      <vt:variant>
        <vt:lpwstr>../Docs/R1-135527.zip</vt:lpwstr>
      </vt:variant>
      <vt:variant>
        <vt:lpwstr/>
      </vt:variant>
      <vt:variant>
        <vt:i4>4390919</vt:i4>
      </vt:variant>
      <vt:variant>
        <vt:i4>3375</vt:i4>
      </vt:variant>
      <vt:variant>
        <vt:i4>0</vt:i4>
      </vt:variant>
      <vt:variant>
        <vt:i4>5</vt:i4>
      </vt:variant>
      <vt:variant>
        <vt:lpwstr>../Docs/R1-135478.zip</vt:lpwstr>
      </vt:variant>
      <vt:variant>
        <vt:lpwstr/>
      </vt:variant>
      <vt:variant>
        <vt:i4>4194310</vt:i4>
      </vt:variant>
      <vt:variant>
        <vt:i4>3372</vt:i4>
      </vt:variant>
      <vt:variant>
        <vt:i4>0</vt:i4>
      </vt:variant>
      <vt:variant>
        <vt:i4>5</vt:i4>
      </vt:variant>
      <vt:variant>
        <vt:lpwstr>../Docs/R1-135449.zip</vt:lpwstr>
      </vt:variant>
      <vt:variant>
        <vt:lpwstr/>
      </vt:variant>
      <vt:variant>
        <vt:i4>4456456</vt:i4>
      </vt:variant>
      <vt:variant>
        <vt:i4>3369</vt:i4>
      </vt:variant>
      <vt:variant>
        <vt:i4>0</vt:i4>
      </vt:variant>
      <vt:variant>
        <vt:i4>5</vt:i4>
      </vt:variant>
      <vt:variant>
        <vt:lpwstr>../Docs/R1-135407.zip</vt:lpwstr>
      </vt:variant>
      <vt:variant>
        <vt:lpwstr/>
      </vt:variant>
      <vt:variant>
        <vt:i4>4980748</vt:i4>
      </vt:variant>
      <vt:variant>
        <vt:i4>3366</vt:i4>
      </vt:variant>
      <vt:variant>
        <vt:i4>0</vt:i4>
      </vt:variant>
      <vt:variant>
        <vt:i4>5</vt:i4>
      </vt:variant>
      <vt:variant>
        <vt:lpwstr>../Docs/R1-135384.zip</vt:lpwstr>
      </vt:variant>
      <vt:variant>
        <vt:lpwstr/>
      </vt:variant>
      <vt:variant>
        <vt:i4>4194306</vt:i4>
      </vt:variant>
      <vt:variant>
        <vt:i4>3363</vt:i4>
      </vt:variant>
      <vt:variant>
        <vt:i4>0</vt:i4>
      </vt:variant>
      <vt:variant>
        <vt:i4>5</vt:i4>
      </vt:variant>
      <vt:variant>
        <vt:lpwstr>../Docs/R1-135841.zip</vt:lpwstr>
      </vt:variant>
      <vt:variant>
        <vt:lpwstr/>
      </vt:variant>
      <vt:variant>
        <vt:i4>4521997</vt:i4>
      </vt:variant>
      <vt:variant>
        <vt:i4>3360</vt:i4>
      </vt:variant>
      <vt:variant>
        <vt:i4>0</vt:i4>
      </vt:variant>
      <vt:variant>
        <vt:i4>5</vt:i4>
      </vt:variant>
      <vt:variant>
        <vt:lpwstr>../Docs/R1-135315.zip</vt:lpwstr>
      </vt:variant>
      <vt:variant>
        <vt:lpwstr/>
      </vt:variant>
      <vt:variant>
        <vt:i4>4521998</vt:i4>
      </vt:variant>
      <vt:variant>
        <vt:i4>3357</vt:i4>
      </vt:variant>
      <vt:variant>
        <vt:i4>0</vt:i4>
      </vt:variant>
      <vt:variant>
        <vt:i4>5</vt:i4>
      </vt:variant>
      <vt:variant>
        <vt:lpwstr>../Docs/R1-135217.zip</vt:lpwstr>
      </vt:variant>
      <vt:variant>
        <vt:lpwstr/>
      </vt:variant>
      <vt:variant>
        <vt:i4>4390926</vt:i4>
      </vt:variant>
      <vt:variant>
        <vt:i4>3354</vt:i4>
      </vt:variant>
      <vt:variant>
        <vt:i4>0</vt:i4>
      </vt:variant>
      <vt:variant>
        <vt:i4>5</vt:i4>
      </vt:variant>
      <vt:variant>
        <vt:lpwstr>../Docs/R1-135174.zip</vt:lpwstr>
      </vt:variant>
      <vt:variant>
        <vt:lpwstr/>
      </vt:variant>
      <vt:variant>
        <vt:i4>4521985</vt:i4>
      </vt:variant>
      <vt:variant>
        <vt:i4>3351</vt:i4>
      </vt:variant>
      <vt:variant>
        <vt:i4>0</vt:i4>
      </vt:variant>
      <vt:variant>
        <vt:i4>5</vt:i4>
      </vt:variant>
      <vt:variant>
        <vt:lpwstr>../Docs/R1-135812.zip</vt:lpwstr>
      </vt:variant>
      <vt:variant>
        <vt:lpwstr/>
      </vt:variant>
      <vt:variant>
        <vt:i4>4653067</vt:i4>
      </vt:variant>
      <vt:variant>
        <vt:i4>3348</vt:i4>
      </vt:variant>
      <vt:variant>
        <vt:i4>0</vt:i4>
      </vt:variant>
      <vt:variant>
        <vt:i4>5</vt:i4>
      </vt:variant>
      <vt:variant>
        <vt:lpwstr>../Docs/R1-135636.zip</vt:lpwstr>
      </vt:variant>
      <vt:variant>
        <vt:lpwstr/>
      </vt:variant>
      <vt:variant>
        <vt:i4>4456457</vt:i4>
      </vt:variant>
      <vt:variant>
        <vt:i4>3345</vt:i4>
      </vt:variant>
      <vt:variant>
        <vt:i4>0</vt:i4>
      </vt:variant>
      <vt:variant>
        <vt:i4>5</vt:i4>
      </vt:variant>
      <vt:variant>
        <vt:lpwstr>../Docs/R1-135604.zip</vt:lpwstr>
      </vt:variant>
      <vt:variant>
        <vt:lpwstr/>
      </vt:variant>
      <vt:variant>
        <vt:i4>4194311</vt:i4>
      </vt:variant>
      <vt:variant>
        <vt:i4>3342</vt:i4>
      </vt:variant>
      <vt:variant>
        <vt:i4>0</vt:i4>
      </vt:variant>
      <vt:variant>
        <vt:i4>5</vt:i4>
      </vt:variant>
      <vt:variant>
        <vt:lpwstr>../Docs/R1-135549.zip</vt:lpwstr>
      </vt:variant>
      <vt:variant>
        <vt:lpwstr/>
      </vt:variant>
      <vt:variant>
        <vt:i4>4587528</vt:i4>
      </vt:variant>
      <vt:variant>
        <vt:i4>3339</vt:i4>
      </vt:variant>
      <vt:variant>
        <vt:i4>0</vt:i4>
      </vt:variant>
      <vt:variant>
        <vt:i4>5</vt:i4>
      </vt:variant>
      <vt:variant>
        <vt:lpwstr>../Docs/R1-135526.zip</vt:lpwstr>
      </vt:variant>
      <vt:variant>
        <vt:lpwstr/>
      </vt:variant>
      <vt:variant>
        <vt:i4>4587534</vt:i4>
      </vt:variant>
      <vt:variant>
        <vt:i4>3336</vt:i4>
      </vt:variant>
      <vt:variant>
        <vt:i4>0</vt:i4>
      </vt:variant>
      <vt:variant>
        <vt:i4>5</vt:i4>
      </vt:variant>
      <vt:variant>
        <vt:lpwstr>../Docs/R1-135520.zip</vt:lpwstr>
      </vt:variant>
      <vt:variant>
        <vt:lpwstr/>
      </vt:variant>
      <vt:variant>
        <vt:i4>4325388</vt:i4>
      </vt:variant>
      <vt:variant>
        <vt:i4>3333</vt:i4>
      </vt:variant>
      <vt:variant>
        <vt:i4>0</vt:i4>
      </vt:variant>
      <vt:variant>
        <vt:i4>5</vt:i4>
      </vt:variant>
      <vt:variant>
        <vt:lpwstr>../Docs/R1-135265.zip</vt:lpwstr>
      </vt:variant>
      <vt:variant>
        <vt:lpwstr/>
      </vt:variant>
      <vt:variant>
        <vt:i4>4390921</vt:i4>
      </vt:variant>
      <vt:variant>
        <vt:i4>3330</vt:i4>
      </vt:variant>
      <vt:variant>
        <vt:i4>0</vt:i4>
      </vt:variant>
      <vt:variant>
        <vt:i4>5</vt:i4>
      </vt:variant>
      <vt:variant>
        <vt:lpwstr>../Docs/R1-135173.zip</vt:lpwstr>
      </vt:variant>
      <vt:variant>
        <vt:lpwstr/>
      </vt:variant>
      <vt:variant>
        <vt:i4>4980748</vt:i4>
      </vt:variant>
      <vt:variant>
        <vt:i4>3327</vt:i4>
      </vt:variant>
      <vt:variant>
        <vt:i4>0</vt:i4>
      </vt:variant>
      <vt:variant>
        <vt:i4>5</vt:i4>
      </vt:variant>
      <vt:variant>
        <vt:lpwstr>../Docs/R1-135087.zip</vt:lpwstr>
      </vt:variant>
      <vt:variant>
        <vt:lpwstr/>
      </vt:variant>
      <vt:variant>
        <vt:i4>4521986</vt:i4>
      </vt:variant>
      <vt:variant>
        <vt:i4>3324</vt:i4>
      </vt:variant>
      <vt:variant>
        <vt:i4>0</vt:i4>
      </vt:variant>
      <vt:variant>
        <vt:i4>5</vt:i4>
      </vt:variant>
      <vt:variant>
        <vt:lpwstr>../Docs/R1-135811.zip</vt:lpwstr>
      </vt:variant>
      <vt:variant>
        <vt:lpwstr/>
      </vt:variant>
      <vt:variant>
        <vt:i4>4325387</vt:i4>
      </vt:variant>
      <vt:variant>
        <vt:i4>3321</vt:i4>
      </vt:variant>
      <vt:variant>
        <vt:i4>0</vt:i4>
      </vt:variant>
      <vt:variant>
        <vt:i4>5</vt:i4>
      </vt:variant>
      <vt:variant>
        <vt:lpwstr>../Docs/R1-135767.zip</vt:lpwstr>
      </vt:variant>
      <vt:variant>
        <vt:lpwstr/>
      </vt:variant>
      <vt:variant>
        <vt:i4>4390917</vt:i4>
      </vt:variant>
      <vt:variant>
        <vt:i4>3318</vt:i4>
      </vt:variant>
      <vt:variant>
        <vt:i4>0</vt:i4>
      </vt:variant>
      <vt:variant>
        <vt:i4>5</vt:i4>
      </vt:variant>
      <vt:variant>
        <vt:lpwstr>../Docs/R1-135678.zip</vt:lpwstr>
      </vt:variant>
      <vt:variant>
        <vt:lpwstr/>
      </vt:variant>
      <vt:variant>
        <vt:i4>4521991</vt:i4>
      </vt:variant>
      <vt:variant>
        <vt:i4>3315</vt:i4>
      </vt:variant>
      <vt:variant>
        <vt:i4>0</vt:i4>
      </vt:variant>
      <vt:variant>
        <vt:i4>5</vt:i4>
      </vt:variant>
      <vt:variant>
        <vt:lpwstr>../Docs/R1-135519.zip</vt:lpwstr>
      </vt:variant>
      <vt:variant>
        <vt:lpwstr/>
      </vt:variant>
      <vt:variant>
        <vt:i4>4390920</vt:i4>
      </vt:variant>
      <vt:variant>
        <vt:i4>3312</vt:i4>
      </vt:variant>
      <vt:variant>
        <vt:i4>0</vt:i4>
      </vt:variant>
      <vt:variant>
        <vt:i4>5</vt:i4>
      </vt:variant>
      <vt:variant>
        <vt:lpwstr>../Docs/R1-135477.zip</vt:lpwstr>
      </vt:variant>
      <vt:variant>
        <vt:lpwstr/>
      </vt:variant>
      <vt:variant>
        <vt:i4>4456455</vt:i4>
      </vt:variant>
      <vt:variant>
        <vt:i4>3309</vt:i4>
      </vt:variant>
      <vt:variant>
        <vt:i4>0</vt:i4>
      </vt:variant>
      <vt:variant>
        <vt:i4>5</vt:i4>
      </vt:variant>
      <vt:variant>
        <vt:lpwstr>../Docs/R1-135408.zip</vt:lpwstr>
      </vt:variant>
      <vt:variant>
        <vt:lpwstr/>
      </vt:variant>
      <vt:variant>
        <vt:i4>4521996</vt:i4>
      </vt:variant>
      <vt:variant>
        <vt:i4>3306</vt:i4>
      </vt:variant>
      <vt:variant>
        <vt:i4>0</vt:i4>
      </vt:variant>
      <vt:variant>
        <vt:i4>5</vt:i4>
      </vt:variant>
      <vt:variant>
        <vt:lpwstr>../Docs/R1-135314.zip</vt:lpwstr>
      </vt:variant>
      <vt:variant>
        <vt:lpwstr/>
      </vt:variant>
      <vt:variant>
        <vt:i4>4521999</vt:i4>
      </vt:variant>
      <vt:variant>
        <vt:i4>3303</vt:i4>
      </vt:variant>
      <vt:variant>
        <vt:i4>0</vt:i4>
      </vt:variant>
      <vt:variant>
        <vt:i4>5</vt:i4>
      </vt:variant>
      <vt:variant>
        <vt:lpwstr>../Docs/R1-135216.zip</vt:lpwstr>
      </vt:variant>
      <vt:variant>
        <vt:lpwstr/>
      </vt:variant>
      <vt:variant>
        <vt:i4>4653059</vt:i4>
      </vt:variant>
      <vt:variant>
        <vt:i4>3300</vt:i4>
      </vt:variant>
      <vt:variant>
        <vt:i4>0</vt:i4>
      </vt:variant>
      <vt:variant>
        <vt:i4>5</vt:i4>
      </vt:variant>
      <vt:variant>
        <vt:lpwstr>../Docs/R1-135139.zip</vt:lpwstr>
      </vt:variant>
      <vt:variant>
        <vt:lpwstr/>
      </vt:variant>
      <vt:variant>
        <vt:i4>4521992</vt:i4>
      </vt:variant>
      <vt:variant>
        <vt:i4>3297</vt:i4>
      </vt:variant>
      <vt:variant>
        <vt:i4>0</vt:i4>
      </vt:variant>
      <vt:variant>
        <vt:i4>5</vt:i4>
      </vt:variant>
      <vt:variant>
        <vt:lpwstr>../Docs/R1-135112.zip</vt:lpwstr>
      </vt:variant>
      <vt:variant>
        <vt:lpwstr/>
      </vt:variant>
      <vt:variant>
        <vt:i4>4980749</vt:i4>
      </vt:variant>
      <vt:variant>
        <vt:i4>3294</vt:i4>
      </vt:variant>
      <vt:variant>
        <vt:i4>0</vt:i4>
      </vt:variant>
      <vt:variant>
        <vt:i4>5</vt:i4>
      </vt:variant>
      <vt:variant>
        <vt:lpwstr>../Docs/R1-135086.zip</vt:lpwstr>
      </vt:variant>
      <vt:variant>
        <vt:lpwstr/>
      </vt:variant>
      <vt:variant>
        <vt:i4>4194315</vt:i4>
      </vt:variant>
      <vt:variant>
        <vt:i4>3291</vt:i4>
      </vt:variant>
      <vt:variant>
        <vt:i4>0</vt:i4>
      </vt:variant>
      <vt:variant>
        <vt:i4>5</vt:i4>
      </vt:variant>
      <vt:variant>
        <vt:lpwstr>../Docs/R1-135040.zip</vt:lpwstr>
      </vt:variant>
      <vt:variant>
        <vt:lpwstr/>
      </vt:variant>
      <vt:variant>
        <vt:i4>5046286</vt:i4>
      </vt:variant>
      <vt:variant>
        <vt:i4>3288</vt:i4>
      </vt:variant>
      <vt:variant>
        <vt:i4>0</vt:i4>
      </vt:variant>
      <vt:variant>
        <vt:i4>5</vt:i4>
      </vt:variant>
      <vt:variant>
        <vt:lpwstr>../Docs/R1-135590.zip</vt:lpwstr>
      </vt:variant>
      <vt:variant>
        <vt:lpwstr/>
      </vt:variant>
      <vt:variant>
        <vt:i4>4194315</vt:i4>
      </vt:variant>
      <vt:variant>
        <vt:i4>3285</vt:i4>
      </vt:variant>
      <vt:variant>
        <vt:i4>0</vt:i4>
      </vt:variant>
      <vt:variant>
        <vt:i4>5</vt:i4>
      </vt:variant>
      <vt:variant>
        <vt:lpwstr>../Docs/R1-135949.zip</vt:lpwstr>
      </vt:variant>
      <vt:variant>
        <vt:lpwstr/>
      </vt:variant>
      <vt:variant>
        <vt:i4>4653067</vt:i4>
      </vt:variant>
      <vt:variant>
        <vt:i4>3282</vt:i4>
      </vt:variant>
      <vt:variant>
        <vt:i4>0</vt:i4>
      </vt:variant>
      <vt:variant>
        <vt:i4>5</vt:i4>
      </vt:variant>
      <vt:variant>
        <vt:lpwstr>../Docs/R1-136000.zip</vt:lpwstr>
      </vt:variant>
      <vt:variant>
        <vt:lpwstr/>
      </vt:variant>
      <vt:variant>
        <vt:i4>4259840</vt:i4>
      </vt:variant>
      <vt:variant>
        <vt:i4>3279</vt:i4>
      </vt:variant>
      <vt:variant>
        <vt:i4>0</vt:i4>
      </vt:variant>
      <vt:variant>
        <vt:i4>5</vt:i4>
      </vt:variant>
      <vt:variant>
        <vt:lpwstr>../Docs/R1-135952.zip</vt:lpwstr>
      </vt:variant>
      <vt:variant>
        <vt:lpwstr/>
      </vt:variant>
      <vt:variant>
        <vt:i4>4653067</vt:i4>
      </vt:variant>
      <vt:variant>
        <vt:i4>3276</vt:i4>
      </vt:variant>
      <vt:variant>
        <vt:i4>0</vt:i4>
      </vt:variant>
      <vt:variant>
        <vt:i4>5</vt:i4>
      </vt:variant>
      <vt:variant>
        <vt:lpwstr>../Docs/R1-136000.zip</vt:lpwstr>
      </vt:variant>
      <vt:variant>
        <vt:lpwstr/>
      </vt:variant>
      <vt:variant>
        <vt:i4>4259840</vt:i4>
      </vt:variant>
      <vt:variant>
        <vt:i4>3273</vt:i4>
      </vt:variant>
      <vt:variant>
        <vt:i4>0</vt:i4>
      </vt:variant>
      <vt:variant>
        <vt:i4>5</vt:i4>
      </vt:variant>
      <vt:variant>
        <vt:lpwstr>../Docs/R1-135952.zip</vt:lpwstr>
      </vt:variant>
      <vt:variant>
        <vt:lpwstr/>
      </vt:variant>
      <vt:variant>
        <vt:i4>4325386</vt:i4>
      </vt:variant>
      <vt:variant>
        <vt:i4>3270</vt:i4>
      </vt:variant>
      <vt:variant>
        <vt:i4>0</vt:i4>
      </vt:variant>
      <vt:variant>
        <vt:i4>5</vt:i4>
      </vt:variant>
      <vt:variant>
        <vt:lpwstr>../Docs/R1-135766.zip</vt:lpwstr>
      </vt:variant>
      <vt:variant>
        <vt:lpwstr/>
      </vt:variant>
      <vt:variant>
        <vt:i4>4456462</vt:i4>
      </vt:variant>
      <vt:variant>
        <vt:i4>3267</vt:i4>
      </vt:variant>
      <vt:variant>
        <vt:i4>0</vt:i4>
      </vt:variant>
      <vt:variant>
        <vt:i4>5</vt:i4>
      </vt:variant>
      <vt:variant>
        <vt:lpwstr>../Docs/R1-135603.zip</vt:lpwstr>
      </vt:variant>
      <vt:variant>
        <vt:lpwstr/>
      </vt:variant>
      <vt:variant>
        <vt:i4>4194311</vt:i4>
      </vt:variant>
      <vt:variant>
        <vt:i4>3264</vt:i4>
      </vt:variant>
      <vt:variant>
        <vt:i4>0</vt:i4>
      </vt:variant>
      <vt:variant>
        <vt:i4>5</vt:i4>
      </vt:variant>
      <vt:variant>
        <vt:lpwstr>../Docs/R1-135549.zip</vt:lpwstr>
      </vt:variant>
      <vt:variant>
        <vt:lpwstr/>
      </vt:variant>
      <vt:variant>
        <vt:i4>4521995</vt:i4>
      </vt:variant>
      <vt:variant>
        <vt:i4>3261</vt:i4>
      </vt:variant>
      <vt:variant>
        <vt:i4>0</vt:i4>
      </vt:variant>
      <vt:variant>
        <vt:i4>5</vt:i4>
      </vt:variant>
      <vt:variant>
        <vt:lpwstr>../Docs/R1-135313.zip</vt:lpwstr>
      </vt:variant>
      <vt:variant>
        <vt:lpwstr/>
      </vt:variant>
      <vt:variant>
        <vt:i4>4390920</vt:i4>
      </vt:variant>
      <vt:variant>
        <vt:i4>3258</vt:i4>
      </vt:variant>
      <vt:variant>
        <vt:i4>0</vt:i4>
      </vt:variant>
      <vt:variant>
        <vt:i4>5</vt:i4>
      </vt:variant>
      <vt:variant>
        <vt:lpwstr>../Docs/R1-135172.zip</vt:lpwstr>
      </vt:variant>
      <vt:variant>
        <vt:lpwstr/>
      </vt:variant>
      <vt:variant>
        <vt:i4>4980750</vt:i4>
      </vt:variant>
      <vt:variant>
        <vt:i4>3255</vt:i4>
      </vt:variant>
      <vt:variant>
        <vt:i4>0</vt:i4>
      </vt:variant>
      <vt:variant>
        <vt:i4>5</vt:i4>
      </vt:variant>
      <vt:variant>
        <vt:lpwstr>../Docs/R1-135085.zip</vt:lpwstr>
      </vt:variant>
      <vt:variant>
        <vt:lpwstr/>
      </vt:variant>
      <vt:variant>
        <vt:i4>4587523</vt:i4>
      </vt:variant>
      <vt:variant>
        <vt:i4>3252</vt:i4>
      </vt:variant>
      <vt:variant>
        <vt:i4>0</vt:i4>
      </vt:variant>
      <vt:variant>
        <vt:i4>5</vt:i4>
      </vt:variant>
      <vt:variant>
        <vt:lpwstr>../Docs/R1-136018.zip</vt:lpwstr>
      </vt:variant>
      <vt:variant>
        <vt:lpwstr/>
      </vt:variant>
      <vt:variant>
        <vt:i4>4980743</vt:i4>
      </vt:variant>
      <vt:variant>
        <vt:i4>3249</vt:i4>
      </vt:variant>
      <vt:variant>
        <vt:i4>0</vt:i4>
      </vt:variant>
      <vt:variant>
        <vt:i4>5</vt:i4>
      </vt:variant>
      <vt:variant>
        <vt:lpwstr>../Docs/R1-135589.zip</vt:lpwstr>
      </vt:variant>
      <vt:variant>
        <vt:lpwstr/>
      </vt:variant>
      <vt:variant>
        <vt:i4>4259854</vt:i4>
      </vt:variant>
      <vt:variant>
        <vt:i4>3246</vt:i4>
      </vt:variant>
      <vt:variant>
        <vt:i4>0</vt:i4>
      </vt:variant>
      <vt:variant>
        <vt:i4>5</vt:i4>
      </vt:variant>
      <vt:variant>
        <vt:lpwstr>../Docs/R1-135550.zip</vt:lpwstr>
      </vt:variant>
      <vt:variant>
        <vt:lpwstr/>
      </vt:variant>
      <vt:variant>
        <vt:i4>4390921</vt:i4>
      </vt:variant>
      <vt:variant>
        <vt:i4>3243</vt:i4>
      </vt:variant>
      <vt:variant>
        <vt:i4>0</vt:i4>
      </vt:variant>
      <vt:variant>
        <vt:i4>5</vt:i4>
      </vt:variant>
      <vt:variant>
        <vt:lpwstr>../Docs/R1-135476.zip</vt:lpwstr>
      </vt:variant>
      <vt:variant>
        <vt:lpwstr/>
      </vt:variant>
      <vt:variant>
        <vt:i4>4456454</vt:i4>
      </vt:variant>
      <vt:variant>
        <vt:i4>3240</vt:i4>
      </vt:variant>
      <vt:variant>
        <vt:i4>0</vt:i4>
      </vt:variant>
      <vt:variant>
        <vt:i4>5</vt:i4>
      </vt:variant>
      <vt:variant>
        <vt:lpwstr>../Docs/R1-135409.zip</vt:lpwstr>
      </vt:variant>
      <vt:variant>
        <vt:lpwstr/>
      </vt:variant>
      <vt:variant>
        <vt:i4>4980749</vt:i4>
      </vt:variant>
      <vt:variant>
        <vt:i4>3237</vt:i4>
      </vt:variant>
      <vt:variant>
        <vt:i4>0</vt:i4>
      </vt:variant>
      <vt:variant>
        <vt:i4>5</vt:i4>
      </vt:variant>
      <vt:variant>
        <vt:lpwstr>../Docs/R1-135284.zip</vt:lpwstr>
      </vt:variant>
      <vt:variant>
        <vt:lpwstr/>
      </vt:variant>
      <vt:variant>
        <vt:i4>4521996</vt:i4>
      </vt:variant>
      <vt:variant>
        <vt:i4>3234</vt:i4>
      </vt:variant>
      <vt:variant>
        <vt:i4>0</vt:i4>
      </vt:variant>
      <vt:variant>
        <vt:i4>5</vt:i4>
      </vt:variant>
      <vt:variant>
        <vt:lpwstr>../Docs/R1-135215.zip</vt:lpwstr>
      </vt:variant>
      <vt:variant>
        <vt:lpwstr/>
      </vt:variant>
      <vt:variant>
        <vt:i4>4521995</vt:i4>
      </vt:variant>
      <vt:variant>
        <vt:i4>3231</vt:i4>
      </vt:variant>
      <vt:variant>
        <vt:i4>0</vt:i4>
      </vt:variant>
      <vt:variant>
        <vt:i4>5</vt:i4>
      </vt:variant>
      <vt:variant>
        <vt:lpwstr>../Docs/R1-135111.zip</vt:lpwstr>
      </vt:variant>
      <vt:variant>
        <vt:lpwstr/>
      </vt:variant>
      <vt:variant>
        <vt:i4>4980750</vt:i4>
      </vt:variant>
      <vt:variant>
        <vt:i4>3228</vt:i4>
      </vt:variant>
      <vt:variant>
        <vt:i4>0</vt:i4>
      </vt:variant>
      <vt:variant>
        <vt:i4>5</vt:i4>
      </vt:variant>
      <vt:variant>
        <vt:lpwstr>../Docs/R1-135085.zip</vt:lpwstr>
      </vt:variant>
      <vt:variant>
        <vt:lpwstr/>
      </vt:variant>
      <vt:variant>
        <vt:i4>4653058</vt:i4>
      </vt:variant>
      <vt:variant>
        <vt:i4>3225</vt:i4>
      </vt:variant>
      <vt:variant>
        <vt:i4>0</vt:i4>
      </vt:variant>
      <vt:variant>
        <vt:i4>5</vt:i4>
      </vt:variant>
      <vt:variant>
        <vt:lpwstr>../Docs/R1-135039.zip</vt:lpwstr>
      </vt:variant>
      <vt:variant>
        <vt:lpwstr/>
      </vt:variant>
      <vt:variant>
        <vt:i4>4456450</vt:i4>
      </vt:variant>
      <vt:variant>
        <vt:i4>3222</vt:i4>
      </vt:variant>
      <vt:variant>
        <vt:i4>0</vt:i4>
      </vt:variant>
      <vt:variant>
        <vt:i4>5</vt:i4>
      </vt:variant>
      <vt:variant>
        <vt:lpwstr>../Docs/R1-135900.zip</vt:lpwstr>
      </vt:variant>
      <vt:variant>
        <vt:lpwstr/>
      </vt:variant>
      <vt:variant>
        <vt:i4>5046283</vt:i4>
      </vt:variant>
      <vt:variant>
        <vt:i4>3219</vt:i4>
      </vt:variant>
      <vt:variant>
        <vt:i4>0</vt:i4>
      </vt:variant>
      <vt:variant>
        <vt:i4>5</vt:i4>
      </vt:variant>
      <vt:variant>
        <vt:lpwstr>../Docs/R1-135999.zip</vt:lpwstr>
      </vt:variant>
      <vt:variant>
        <vt:lpwstr/>
      </vt:variant>
      <vt:variant>
        <vt:i4>4194318</vt:i4>
      </vt:variant>
      <vt:variant>
        <vt:i4>3216</vt:i4>
      </vt:variant>
      <vt:variant>
        <vt:i4>0</vt:i4>
      </vt:variant>
      <vt:variant>
        <vt:i4>5</vt:i4>
      </vt:variant>
      <vt:variant>
        <vt:lpwstr>../Docs/R1-135540.zip</vt:lpwstr>
      </vt:variant>
      <vt:variant>
        <vt:lpwstr/>
      </vt:variant>
      <vt:variant>
        <vt:i4>4390922</vt:i4>
      </vt:variant>
      <vt:variant>
        <vt:i4>3213</vt:i4>
      </vt:variant>
      <vt:variant>
        <vt:i4>0</vt:i4>
      </vt:variant>
      <vt:variant>
        <vt:i4>5</vt:i4>
      </vt:variant>
      <vt:variant>
        <vt:lpwstr>../Docs/R1-135475.zip</vt:lpwstr>
      </vt:variant>
      <vt:variant>
        <vt:lpwstr/>
      </vt:variant>
      <vt:variant>
        <vt:i4>4521993</vt:i4>
      </vt:variant>
      <vt:variant>
        <vt:i4>3210</vt:i4>
      </vt:variant>
      <vt:variant>
        <vt:i4>0</vt:i4>
      </vt:variant>
      <vt:variant>
        <vt:i4>5</vt:i4>
      </vt:variant>
      <vt:variant>
        <vt:lpwstr>../Docs/R1-135311.zip</vt:lpwstr>
      </vt:variant>
      <vt:variant>
        <vt:lpwstr/>
      </vt:variant>
      <vt:variant>
        <vt:i4>4521997</vt:i4>
      </vt:variant>
      <vt:variant>
        <vt:i4>3207</vt:i4>
      </vt:variant>
      <vt:variant>
        <vt:i4>0</vt:i4>
      </vt:variant>
      <vt:variant>
        <vt:i4>5</vt:i4>
      </vt:variant>
      <vt:variant>
        <vt:lpwstr>../Docs/R1-135214.zip</vt:lpwstr>
      </vt:variant>
      <vt:variant>
        <vt:lpwstr/>
      </vt:variant>
      <vt:variant>
        <vt:i4>4521997</vt:i4>
      </vt:variant>
      <vt:variant>
        <vt:i4>3204</vt:i4>
      </vt:variant>
      <vt:variant>
        <vt:i4>0</vt:i4>
      </vt:variant>
      <vt:variant>
        <vt:i4>5</vt:i4>
      </vt:variant>
      <vt:variant>
        <vt:lpwstr>../Docs/R1-136026.zip</vt:lpwstr>
      </vt:variant>
      <vt:variant>
        <vt:lpwstr/>
      </vt:variant>
      <vt:variant>
        <vt:i4>4521997</vt:i4>
      </vt:variant>
      <vt:variant>
        <vt:i4>3201</vt:i4>
      </vt:variant>
      <vt:variant>
        <vt:i4>0</vt:i4>
      </vt:variant>
      <vt:variant>
        <vt:i4>5</vt:i4>
      </vt:variant>
      <vt:variant>
        <vt:lpwstr>../Docs/R1-136026.zip</vt:lpwstr>
      </vt:variant>
      <vt:variant>
        <vt:lpwstr/>
      </vt:variant>
      <vt:variant>
        <vt:i4>4521997</vt:i4>
      </vt:variant>
      <vt:variant>
        <vt:i4>3198</vt:i4>
      </vt:variant>
      <vt:variant>
        <vt:i4>0</vt:i4>
      </vt:variant>
      <vt:variant>
        <vt:i4>5</vt:i4>
      </vt:variant>
      <vt:variant>
        <vt:lpwstr>../Docs/R1-136026.zip</vt:lpwstr>
      </vt:variant>
      <vt:variant>
        <vt:lpwstr/>
      </vt:variant>
      <vt:variant>
        <vt:i4>4587530</vt:i4>
      </vt:variant>
      <vt:variant>
        <vt:i4>3192</vt:i4>
      </vt:variant>
      <vt:variant>
        <vt:i4>0</vt:i4>
      </vt:variant>
      <vt:variant>
        <vt:i4>5</vt:i4>
      </vt:variant>
      <vt:variant>
        <vt:lpwstr>../Docs/R1-136011.zip</vt:lpwstr>
      </vt:variant>
      <vt:variant>
        <vt:lpwstr/>
      </vt:variant>
      <vt:variant>
        <vt:i4>4587530</vt:i4>
      </vt:variant>
      <vt:variant>
        <vt:i4>3189</vt:i4>
      </vt:variant>
      <vt:variant>
        <vt:i4>0</vt:i4>
      </vt:variant>
      <vt:variant>
        <vt:i4>5</vt:i4>
      </vt:variant>
      <vt:variant>
        <vt:lpwstr>../Docs/R1-136011.zip</vt:lpwstr>
      </vt:variant>
      <vt:variant>
        <vt:lpwstr/>
      </vt:variant>
      <vt:variant>
        <vt:i4>4259843</vt:i4>
      </vt:variant>
      <vt:variant>
        <vt:i4>3186</vt:i4>
      </vt:variant>
      <vt:variant>
        <vt:i4>0</vt:i4>
      </vt:variant>
      <vt:variant>
        <vt:i4>5</vt:i4>
      </vt:variant>
      <vt:variant>
        <vt:lpwstr>../Docs/R1-135951.zip</vt:lpwstr>
      </vt:variant>
      <vt:variant>
        <vt:lpwstr/>
      </vt:variant>
      <vt:variant>
        <vt:i4>4194309</vt:i4>
      </vt:variant>
      <vt:variant>
        <vt:i4>3177</vt:i4>
      </vt:variant>
      <vt:variant>
        <vt:i4>0</vt:i4>
      </vt:variant>
      <vt:variant>
        <vt:i4>5</vt:i4>
      </vt:variant>
      <vt:variant>
        <vt:lpwstr>../Docs/R1-135947.zip</vt:lpwstr>
      </vt:variant>
      <vt:variant>
        <vt:lpwstr/>
      </vt:variant>
      <vt:variant>
        <vt:i4>4194309</vt:i4>
      </vt:variant>
      <vt:variant>
        <vt:i4>3174</vt:i4>
      </vt:variant>
      <vt:variant>
        <vt:i4>0</vt:i4>
      </vt:variant>
      <vt:variant>
        <vt:i4>5</vt:i4>
      </vt:variant>
      <vt:variant>
        <vt:lpwstr>../Docs/R1-135947.zip</vt:lpwstr>
      </vt:variant>
      <vt:variant>
        <vt:lpwstr/>
      </vt:variant>
      <vt:variant>
        <vt:i4>4325385</vt:i4>
      </vt:variant>
      <vt:variant>
        <vt:i4>3171</vt:i4>
      </vt:variant>
      <vt:variant>
        <vt:i4>0</vt:i4>
      </vt:variant>
      <vt:variant>
        <vt:i4>5</vt:i4>
      </vt:variant>
      <vt:variant>
        <vt:lpwstr>../Docs/R1-135765.zip</vt:lpwstr>
      </vt:variant>
      <vt:variant>
        <vt:lpwstr/>
      </vt:variant>
      <vt:variant>
        <vt:i4>4653064</vt:i4>
      </vt:variant>
      <vt:variant>
        <vt:i4>3168</vt:i4>
      </vt:variant>
      <vt:variant>
        <vt:i4>0</vt:i4>
      </vt:variant>
      <vt:variant>
        <vt:i4>5</vt:i4>
      </vt:variant>
      <vt:variant>
        <vt:lpwstr>../Docs/R1-135635.zip</vt:lpwstr>
      </vt:variant>
      <vt:variant>
        <vt:lpwstr/>
      </vt:variant>
      <vt:variant>
        <vt:i4>4456448</vt:i4>
      </vt:variant>
      <vt:variant>
        <vt:i4>3165</vt:i4>
      </vt:variant>
      <vt:variant>
        <vt:i4>0</vt:i4>
      </vt:variant>
      <vt:variant>
        <vt:i4>5</vt:i4>
      </vt:variant>
      <vt:variant>
        <vt:lpwstr>../Docs/R1-135902.zip</vt:lpwstr>
      </vt:variant>
      <vt:variant>
        <vt:lpwstr/>
      </vt:variant>
      <vt:variant>
        <vt:i4>4980742</vt:i4>
      </vt:variant>
      <vt:variant>
        <vt:i4>3162</vt:i4>
      </vt:variant>
      <vt:variant>
        <vt:i4>0</vt:i4>
      </vt:variant>
      <vt:variant>
        <vt:i4>5</vt:i4>
      </vt:variant>
      <vt:variant>
        <vt:lpwstr>../Docs/R1-135588.zip</vt:lpwstr>
      </vt:variant>
      <vt:variant>
        <vt:lpwstr/>
      </vt:variant>
      <vt:variant>
        <vt:i4>4194314</vt:i4>
      </vt:variant>
      <vt:variant>
        <vt:i4>3159</vt:i4>
      </vt:variant>
      <vt:variant>
        <vt:i4>0</vt:i4>
      </vt:variant>
      <vt:variant>
        <vt:i4>5</vt:i4>
      </vt:variant>
      <vt:variant>
        <vt:lpwstr>../Docs/R1-135948.zip</vt:lpwstr>
      </vt:variant>
      <vt:variant>
        <vt:lpwstr/>
      </vt:variant>
      <vt:variant>
        <vt:i4>4653071</vt:i4>
      </vt:variant>
      <vt:variant>
        <vt:i4>3156</vt:i4>
      </vt:variant>
      <vt:variant>
        <vt:i4>0</vt:i4>
      </vt:variant>
      <vt:variant>
        <vt:i4>5</vt:i4>
      </vt:variant>
      <vt:variant>
        <vt:lpwstr>../Docs/R1-135531.zip</vt:lpwstr>
      </vt:variant>
      <vt:variant>
        <vt:lpwstr/>
      </vt:variant>
      <vt:variant>
        <vt:i4>4194307</vt:i4>
      </vt:variant>
      <vt:variant>
        <vt:i4>3153</vt:i4>
      </vt:variant>
      <vt:variant>
        <vt:i4>0</vt:i4>
      </vt:variant>
      <vt:variant>
        <vt:i4>5</vt:i4>
      </vt:variant>
      <vt:variant>
        <vt:lpwstr>../Docs/R1-135840.zip</vt:lpwstr>
      </vt:variant>
      <vt:variant>
        <vt:lpwstr/>
      </vt:variant>
      <vt:variant>
        <vt:i4>4587526</vt:i4>
      </vt:variant>
      <vt:variant>
        <vt:i4>3150</vt:i4>
      </vt:variant>
      <vt:variant>
        <vt:i4>0</vt:i4>
      </vt:variant>
      <vt:variant>
        <vt:i4>5</vt:i4>
      </vt:variant>
      <vt:variant>
        <vt:lpwstr>../Docs/R1-135528.zip</vt:lpwstr>
      </vt:variant>
      <vt:variant>
        <vt:lpwstr/>
      </vt:variant>
      <vt:variant>
        <vt:i4>4521990</vt:i4>
      </vt:variant>
      <vt:variant>
        <vt:i4>3147</vt:i4>
      </vt:variant>
      <vt:variant>
        <vt:i4>0</vt:i4>
      </vt:variant>
      <vt:variant>
        <vt:i4>5</vt:i4>
      </vt:variant>
      <vt:variant>
        <vt:lpwstr>../Docs/R1-135518.zip</vt:lpwstr>
      </vt:variant>
      <vt:variant>
        <vt:lpwstr/>
      </vt:variant>
      <vt:variant>
        <vt:i4>4587522</vt:i4>
      </vt:variant>
      <vt:variant>
        <vt:i4>3144</vt:i4>
      </vt:variant>
      <vt:variant>
        <vt:i4>0</vt:i4>
      </vt:variant>
      <vt:variant>
        <vt:i4>5</vt:i4>
      </vt:variant>
      <vt:variant>
        <vt:lpwstr>../Docs/R1-135821.zip</vt:lpwstr>
      </vt:variant>
      <vt:variant>
        <vt:lpwstr/>
      </vt:variant>
      <vt:variant>
        <vt:i4>4521992</vt:i4>
      </vt:variant>
      <vt:variant>
        <vt:i4>3141</vt:i4>
      </vt:variant>
      <vt:variant>
        <vt:i4>0</vt:i4>
      </vt:variant>
      <vt:variant>
        <vt:i4>5</vt:i4>
      </vt:variant>
      <vt:variant>
        <vt:lpwstr>../Docs/R1-135310.zip</vt:lpwstr>
      </vt:variant>
      <vt:variant>
        <vt:lpwstr/>
      </vt:variant>
      <vt:variant>
        <vt:i4>5046278</vt:i4>
      </vt:variant>
      <vt:variant>
        <vt:i4>3138</vt:i4>
      </vt:variant>
      <vt:variant>
        <vt:i4>0</vt:i4>
      </vt:variant>
      <vt:variant>
        <vt:i4>5</vt:i4>
      </vt:variant>
      <vt:variant>
        <vt:lpwstr>../Docs/R1-135895.zip</vt:lpwstr>
      </vt:variant>
      <vt:variant>
        <vt:lpwstr/>
      </vt:variant>
      <vt:variant>
        <vt:i4>4521994</vt:i4>
      </vt:variant>
      <vt:variant>
        <vt:i4>3135</vt:i4>
      </vt:variant>
      <vt:variant>
        <vt:i4>0</vt:i4>
      </vt:variant>
      <vt:variant>
        <vt:i4>5</vt:i4>
      </vt:variant>
      <vt:variant>
        <vt:lpwstr>../Docs/R1-135213.zip</vt:lpwstr>
      </vt:variant>
      <vt:variant>
        <vt:lpwstr/>
      </vt:variant>
      <vt:variant>
        <vt:i4>4456450</vt:i4>
      </vt:variant>
      <vt:variant>
        <vt:i4>3132</vt:i4>
      </vt:variant>
      <vt:variant>
        <vt:i4>0</vt:i4>
      </vt:variant>
      <vt:variant>
        <vt:i4>5</vt:i4>
      </vt:variant>
      <vt:variant>
        <vt:lpwstr>../Docs/R1-135900.zip</vt:lpwstr>
      </vt:variant>
      <vt:variant>
        <vt:lpwstr/>
      </vt:variant>
      <vt:variant>
        <vt:i4>4390923</vt:i4>
      </vt:variant>
      <vt:variant>
        <vt:i4>3129</vt:i4>
      </vt:variant>
      <vt:variant>
        <vt:i4>0</vt:i4>
      </vt:variant>
      <vt:variant>
        <vt:i4>5</vt:i4>
      </vt:variant>
      <vt:variant>
        <vt:lpwstr>../Docs/R1-135171.zip</vt:lpwstr>
      </vt:variant>
      <vt:variant>
        <vt:lpwstr/>
      </vt:variant>
      <vt:variant>
        <vt:i4>4587523</vt:i4>
      </vt:variant>
      <vt:variant>
        <vt:i4>3126</vt:i4>
      </vt:variant>
      <vt:variant>
        <vt:i4>0</vt:i4>
      </vt:variant>
      <vt:variant>
        <vt:i4>5</vt:i4>
      </vt:variant>
      <vt:variant>
        <vt:lpwstr>../Docs/R1-135820.zip</vt:lpwstr>
      </vt:variant>
      <vt:variant>
        <vt:lpwstr/>
      </vt:variant>
      <vt:variant>
        <vt:i4>4390922</vt:i4>
      </vt:variant>
      <vt:variant>
        <vt:i4>3123</vt:i4>
      </vt:variant>
      <vt:variant>
        <vt:i4>0</vt:i4>
      </vt:variant>
      <vt:variant>
        <vt:i4>5</vt:i4>
      </vt:variant>
      <vt:variant>
        <vt:lpwstr>../Docs/R1-135170.zip</vt:lpwstr>
      </vt:variant>
      <vt:variant>
        <vt:lpwstr/>
      </vt:variant>
      <vt:variant>
        <vt:i4>4521994</vt:i4>
      </vt:variant>
      <vt:variant>
        <vt:i4>3120</vt:i4>
      </vt:variant>
      <vt:variant>
        <vt:i4>0</vt:i4>
      </vt:variant>
      <vt:variant>
        <vt:i4>5</vt:i4>
      </vt:variant>
      <vt:variant>
        <vt:lpwstr>../Docs/R1-135819.zip</vt:lpwstr>
      </vt:variant>
      <vt:variant>
        <vt:lpwstr/>
      </vt:variant>
      <vt:variant>
        <vt:i4>4456453</vt:i4>
      </vt:variant>
      <vt:variant>
        <vt:i4>3117</vt:i4>
      </vt:variant>
      <vt:variant>
        <vt:i4>0</vt:i4>
      </vt:variant>
      <vt:variant>
        <vt:i4>5</vt:i4>
      </vt:variant>
      <vt:variant>
        <vt:lpwstr>../Docs/R1-135709.zip</vt:lpwstr>
      </vt:variant>
      <vt:variant>
        <vt:lpwstr/>
      </vt:variant>
      <vt:variant>
        <vt:i4>4456461</vt:i4>
      </vt:variant>
      <vt:variant>
        <vt:i4>3114</vt:i4>
      </vt:variant>
      <vt:variant>
        <vt:i4>0</vt:i4>
      </vt:variant>
      <vt:variant>
        <vt:i4>5</vt:i4>
      </vt:variant>
      <vt:variant>
        <vt:lpwstr>../Docs/R1-136036.zip</vt:lpwstr>
      </vt:variant>
      <vt:variant>
        <vt:lpwstr/>
      </vt:variant>
      <vt:variant>
        <vt:i4>4521994</vt:i4>
      </vt:variant>
      <vt:variant>
        <vt:i4>3111</vt:i4>
      </vt:variant>
      <vt:variant>
        <vt:i4>0</vt:i4>
      </vt:variant>
      <vt:variant>
        <vt:i4>5</vt:i4>
      </vt:variant>
      <vt:variant>
        <vt:lpwstr>../Docs/R1-136021.zip</vt:lpwstr>
      </vt:variant>
      <vt:variant>
        <vt:lpwstr/>
      </vt:variant>
      <vt:variant>
        <vt:i4>4456461</vt:i4>
      </vt:variant>
      <vt:variant>
        <vt:i4>3108</vt:i4>
      </vt:variant>
      <vt:variant>
        <vt:i4>0</vt:i4>
      </vt:variant>
      <vt:variant>
        <vt:i4>5</vt:i4>
      </vt:variant>
      <vt:variant>
        <vt:lpwstr>../Docs/R1-136036.zip</vt:lpwstr>
      </vt:variant>
      <vt:variant>
        <vt:lpwstr/>
      </vt:variant>
      <vt:variant>
        <vt:i4>4980745</vt:i4>
      </vt:variant>
      <vt:variant>
        <vt:i4>3105</vt:i4>
      </vt:variant>
      <vt:variant>
        <vt:i4>0</vt:i4>
      </vt:variant>
      <vt:variant>
        <vt:i4>5</vt:i4>
      </vt:variant>
      <vt:variant>
        <vt:lpwstr>../Docs/R1-135587.zip</vt:lpwstr>
      </vt:variant>
      <vt:variant>
        <vt:lpwstr/>
      </vt:variant>
      <vt:variant>
        <vt:i4>4521994</vt:i4>
      </vt:variant>
      <vt:variant>
        <vt:i4>3102</vt:i4>
      </vt:variant>
      <vt:variant>
        <vt:i4>0</vt:i4>
      </vt:variant>
      <vt:variant>
        <vt:i4>5</vt:i4>
      </vt:variant>
      <vt:variant>
        <vt:lpwstr>../Docs/R1-136021.zip</vt:lpwstr>
      </vt:variant>
      <vt:variant>
        <vt:lpwstr/>
      </vt:variant>
      <vt:variant>
        <vt:i4>4456452</vt:i4>
      </vt:variant>
      <vt:variant>
        <vt:i4>3099</vt:i4>
      </vt:variant>
      <vt:variant>
        <vt:i4>0</vt:i4>
      </vt:variant>
      <vt:variant>
        <vt:i4>5</vt:i4>
      </vt:variant>
      <vt:variant>
        <vt:lpwstr>../Docs/R1-135708.zip</vt:lpwstr>
      </vt:variant>
      <vt:variant>
        <vt:lpwstr/>
      </vt:variant>
      <vt:variant>
        <vt:i4>4456459</vt:i4>
      </vt:variant>
      <vt:variant>
        <vt:i4>3096</vt:i4>
      </vt:variant>
      <vt:variant>
        <vt:i4>0</vt:i4>
      </vt:variant>
      <vt:variant>
        <vt:i4>5</vt:i4>
      </vt:variant>
      <vt:variant>
        <vt:lpwstr>../Docs/R1-135707.zip</vt:lpwstr>
      </vt:variant>
      <vt:variant>
        <vt:lpwstr/>
      </vt:variant>
      <vt:variant>
        <vt:i4>4521994</vt:i4>
      </vt:variant>
      <vt:variant>
        <vt:i4>3093</vt:i4>
      </vt:variant>
      <vt:variant>
        <vt:i4>0</vt:i4>
      </vt:variant>
      <vt:variant>
        <vt:i4>5</vt:i4>
      </vt:variant>
      <vt:variant>
        <vt:lpwstr>../Docs/R1-135312.zip</vt:lpwstr>
      </vt:variant>
      <vt:variant>
        <vt:lpwstr/>
      </vt:variant>
      <vt:variant>
        <vt:i4>4980745</vt:i4>
      </vt:variant>
      <vt:variant>
        <vt:i4>3090</vt:i4>
      </vt:variant>
      <vt:variant>
        <vt:i4>0</vt:i4>
      </vt:variant>
      <vt:variant>
        <vt:i4>5</vt:i4>
      </vt:variant>
      <vt:variant>
        <vt:lpwstr>../Docs/R1-135587.zip</vt:lpwstr>
      </vt:variant>
      <vt:variant>
        <vt:lpwstr/>
      </vt:variant>
      <vt:variant>
        <vt:i4>4456458</vt:i4>
      </vt:variant>
      <vt:variant>
        <vt:i4>3087</vt:i4>
      </vt:variant>
      <vt:variant>
        <vt:i4>0</vt:i4>
      </vt:variant>
      <vt:variant>
        <vt:i4>5</vt:i4>
      </vt:variant>
      <vt:variant>
        <vt:lpwstr>../Docs/R1-136031.zip</vt:lpwstr>
      </vt:variant>
      <vt:variant>
        <vt:lpwstr/>
      </vt:variant>
      <vt:variant>
        <vt:i4>2359298</vt:i4>
      </vt:variant>
      <vt:variant>
        <vt:i4>3084</vt:i4>
      </vt:variant>
      <vt:variant>
        <vt:i4>0</vt:i4>
      </vt:variant>
      <vt:variant>
        <vt:i4>5</vt:i4>
      </vt:variant>
      <vt:variant>
        <vt:lpwstr>http://www.3gpp.org/ftp/tsg_ran/TSG_RAN/TSGR_58/Docs/RP-122034.zip</vt:lpwstr>
      </vt:variant>
      <vt:variant>
        <vt:lpwstr/>
      </vt:variant>
      <vt:variant>
        <vt:i4>4521996</vt:i4>
      </vt:variant>
      <vt:variant>
        <vt:i4>3081</vt:i4>
      </vt:variant>
      <vt:variant>
        <vt:i4>0</vt:i4>
      </vt:variant>
      <vt:variant>
        <vt:i4>5</vt:i4>
      </vt:variant>
      <vt:variant>
        <vt:lpwstr>../Docs/R1-136027.zip</vt:lpwstr>
      </vt:variant>
      <vt:variant>
        <vt:lpwstr/>
      </vt:variant>
      <vt:variant>
        <vt:i4>4653070</vt:i4>
      </vt:variant>
      <vt:variant>
        <vt:i4>3078</vt:i4>
      </vt:variant>
      <vt:variant>
        <vt:i4>0</vt:i4>
      </vt:variant>
      <vt:variant>
        <vt:i4>5</vt:i4>
      </vt:variant>
      <vt:variant>
        <vt:lpwstr>../Docs/R1-136005.zip</vt:lpwstr>
      </vt:variant>
      <vt:variant>
        <vt:lpwstr/>
      </vt:variant>
      <vt:variant>
        <vt:i4>4521995</vt:i4>
      </vt:variant>
      <vt:variant>
        <vt:i4>3075</vt:i4>
      </vt:variant>
      <vt:variant>
        <vt:i4>0</vt:i4>
      </vt:variant>
      <vt:variant>
        <vt:i4>5</vt:i4>
      </vt:variant>
      <vt:variant>
        <vt:lpwstr>../Docs/R1-136020.zip</vt:lpwstr>
      </vt:variant>
      <vt:variant>
        <vt:lpwstr/>
      </vt:variant>
      <vt:variant>
        <vt:i4>4587528</vt:i4>
      </vt:variant>
      <vt:variant>
        <vt:i4>3072</vt:i4>
      </vt:variant>
      <vt:variant>
        <vt:i4>0</vt:i4>
      </vt:variant>
      <vt:variant>
        <vt:i4>5</vt:i4>
      </vt:variant>
      <vt:variant>
        <vt:lpwstr>../Docs/R1-136013.zip</vt:lpwstr>
      </vt:variant>
      <vt:variant>
        <vt:lpwstr/>
      </vt:variant>
      <vt:variant>
        <vt:i4>4587529</vt:i4>
      </vt:variant>
      <vt:variant>
        <vt:i4>3069</vt:i4>
      </vt:variant>
      <vt:variant>
        <vt:i4>0</vt:i4>
      </vt:variant>
      <vt:variant>
        <vt:i4>5</vt:i4>
      </vt:variant>
      <vt:variant>
        <vt:lpwstr>../Docs/R1-136012.zip</vt:lpwstr>
      </vt:variant>
      <vt:variant>
        <vt:lpwstr/>
      </vt:variant>
      <vt:variant>
        <vt:i4>4653065</vt:i4>
      </vt:variant>
      <vt:variant>
        <vt:i4>3066</vt:i4>
      </vt:variant>
      <vt:variant>
        <vt:i4>0</vt:i4>
      </vt:variant>
      <vt:variant>
        <vt:i4>5</vt:i4>
      </vt:variant>
      <vt:variant>
        <vt:lpwstr>../Docs/R1-136002.zip</vt:lpwstr>
      </vt:variant>
      <vt:variant>
        <vt:lpwstr/>
      </vt:variant>
      <vt:variant>
        <vt:i4>4325389</vt:i4>
      </vt:variant>
      <vt:variant>
        <vt:i4>3063</vt:i4>
      </vt:variant>
      <vt:variant>
        <vt:i4>0</vt:i4>
      </vt:variant>
      <vt:variant>
        <vt:i4>5</vt:i4>
      </vt:variant>
      <vt:variant>
        <vt:lpwstr>../Docs/R1-135264.zip</vt:lpwstr>
      </vt:variant>
      <vt:variant>
        <vt:lpwstr/>
      </vt:variant>
      <vt:variant>
        <vt:i4>4325386</vt:i4>
      </vt:variant>
      <vt:variant>
        <vt:i4>3060</vt:i4>
      </vt:variant>
      <vt:variant>
        <vt:i4>0</vt:i4>
      </vt:variant>
      <vt:variant>
        <vt:i4>5</vt:i4>
      </vt:variant>
      <vt:variant>
        <vt:lpwstr>../Docs/R1-135263.zip</vt:lpwstr>
      </vt:variant>
      <vt:variant>
        <vt:lpwstr/>
      </vt:variant>
      <vt:variant>
        <vt:i4>4325379</vt:i4>
      </vt:variant>
      <vt:variant>
        <vt:i4>3057</vt:i4>
      </vt:variant>
      <vt:variant>
        <vt:i4>0</vt:i4>
      </vt:variant>
      <vt:variant>
        <vt:i4>5</vt:i4>
      </vt:variant>
      <vt:variant>
        <vt:lpwstr>../Docs/R1-135169.zip</vt:lpwstr>
      </vt:variant>
      <vt:variant>
        <vt:lpwstr/>
      </vt:variant>
      <vt:variant>
        <vt:i4>4587532</vt:i4>
      </vt:variant>
      <vt:variant>
        <vt:i4>3054</vt:i4>
      </vt:variant>
      <vt:variant>
        <vt:i4>0</vt:i4>
      </vt:variant>
      <vt:variant>
        <vt:i4>5</vt:i4>
      </vt:variant>
      <vt:variant>
        <vt:lpwstr>../Docs/R1-134136.zip</vt:lpwstr>
      </vt:variant>
      <vt:variant>
        <vt:lpwstr/>
      </vt:variant>
      <vt:variant>
        <vt:i4>4521994</vt:i4>
      </vt:variant>
      <vt:variant>
        <vt:i4>3051</vt:i4>
      </vt:variant>
      <vt:variant>
        <vt:i4>0</vt:i4>
      </vt:variant>
      <vt:variant>
        <vt:i4>5</vt:i4>
      </vt:variant>
      <vt:variant>
        <vt:lpwstr>../Docs/R1-135110.zip</vt:lpwstr>
      </vt:variant>
      <vt:variant>
        <vt:lpwstr/>
      </vt:variant>
      <vt:variant>
        <vt:i4>4325391</vt:i4>
      </vt:variant>
      <vt:variant>
        <vt:i4>3048</vt:i4>
      </vt:variant>
      <vt:variant>
        <vt:i4>0</vt:i4>
      </vt:variant>
      <vt:variant>
        <vt:i4>5</vt:i4>
      </vt:variant>
      <vt:variant>
        <vt:lpwstr>../Docs/R1-136054.zip</vt:lpwstr>
      </vt:variant>
      <vt:variant>
        <vt:lpwstr/>
      </vt:variant>
      <vt:variant>
        <vt:i4>4456462</vt:i4>
      </vt:variant>
      <vt:variant>
        <vt:i4>3045</vt:i4>
      </vt:variant>
      <vt:variant>
        <vt:i4>0</vt:i4>
      </vt:variant>
      <vt:variant>
        <vt:i4>5</vt:i4>
      </vt:variant>
      <vt:variant>
        <vt:lpwstr>../Docs/R1-136035.zip</vt:lpwstr>
      </vt:variant>
      <vt:variant>
        <vt:lpwstr/>
      </vt:variant>
      <vt:variant>
        <vt:i4>4456457</vt:i4>
      </vt:variant>
      <vt:variant>
        <vt:i4>3042</vt:i4>
      </vt:variant>
      <vt:variant>
        <vt:i4>0</vt:i4>
      </vt:variant>
      <vt:variant>
        <vt:i4>5</vt:i4>
      </vt:variant>
      <vt:variant>
        <vt:lpwstr>../Docs/R1-135406.zip</vt:lpwstr>
      </vt:variant>
      <vt:variant>
        <vt:lpwstr/>
      </vt:variant>
      <vt:variant>
        <vt:i4>4456449</vt:i4>
      </vt:variant>
      <vt:variant>
        <vt:i4>3039</vt:i4>
      </vt:variant>
      <vt:variant>
        <vt:i4>0</vt:i4>
      </vt:variant>
      <vt:variant>
        <vt:i4>5</vt:i4>
      </vt:variant>
      <vt:variant>
        <vt:lpwstr>../Docs/R1-135309.zip</vt:lpwstr>
      </vt:variant>
      <vt:variant>
        <vt:lpwstr/>
      </vt:variant>
      <vt:variant>
        <vt:i4>4653059</vt:i4>
      </vt:variant>
      <vt:variant>
        <vt:i4>3036</vt:i4>
      </vt:variant>
      <vt:variant>
        <vt:i4>0</vt:i4>
      </vt:variant>
      <vt:variant>
        <vt:i4>5</vt:i4>
      </vt:variant>
      <vt:variant>
        <vt:lpwstr>../Docs/R1-135038.zip</vt:lpwstr>
      </vt:variant>
      <vt:variant>
        <vt:lpwstr/>
      </vt:variant>
      <vt:variant>
        <vt:i4>4325387</vt:i4>
      </vt:variant>
      <vt:variant>
        <vt:i4>3033</vt:i4>
      </vt:variant>
      <vt:variant>
        <vt:i4>0</vt:i4>
      </vt:variant>
      <vt:variant>
        <vt:i4>5</vt:i4>
      </vt:variant>
      <vt:variant>
        <vt:lpwstr>../Docs/R1-135666.zip</vt:lpwstr>
      </vt:variant>
      <vt:variant>
        <vt:lpwstr/>
      </vt:variant>
      <vt:variant>
        <vt:i4>4390918</vt:i4>
      </vt:variant>
      <vt:variant>
        <vt:i4>3030</vt:i4>
      </vt:variant>
      <vt:variant>
        <vt:i4>0</vt:i4>
      </vt:variant>
      <vt:variant>
        <vt:i4>5</vt:i4>
      </vt:variant>
      <vt:variant>
        <vt:lpwstr>../Docs/R1-135875.zip</vt:lpwstr>
      </vt:variant>
      <vt:variant>
        <vt:lpwstr/>
      </vt:variant>
      <vt:variant>
        <vt:i4>4325384</vt:i4>
      </vt:variant>
      <vt:variant>
        <vt:i4>3027</vt:i4>
      </vt:variant>
      <vt:variant>
        <vt:i4>0</vt:i4>
      </vt:variant>
      <vt:variant>
        <vt:i4>5</vt:i4>
      </vt:variant>
      <vt:variant>
        <vt:lpwstr>../Docs/R1-135665.zip</vt:lpwstr>
      </vt:variant>
      <vt:variant>
        <vt:lpwstr/>
      </vt:variant>
      <vt:variant>
        <vt:i4>4390919</vt:i4>
      </vt:variant>
      <vt:variant>
        <vt:i4>3024</vt:i4>
      </vt:variant>
      <vt:variant>
        <vt:i4>0</vt:i4>
      </vt:variant>
      <vt:variant>
        <vt:i4>5</vt:i4>
      </vt:variant>
      <vt:variant>
        <vt:lpwstr>../Docs/R1-135874.zip</vt:lpwstr>
      </vt:variant>
      <vt:variant>
        <vt:lpwstr/>
      </vt:variant>
      <vt:variant>
        <vt:i4>4390916</vt:i4>
      </vt:variant>
      <vt:variant>
        <vt:i4>3021</vt:i4>
      </vt:variant>
      <vt:variant>
        <vt:i4>0</vt:i4>
      </vt:variant>
      <vt:variant>
        <vt:i4>5</vt:i4>
      </vt:variant>
      <vt:variant>
        <vt:lpwstr>../Docs/R1-135679.zip</vt:lpwstr>
      </vt:variant>
      <vt:variant>
        <vt:lpwstr/>
      </vt:variant>
      <vt:variant>
        <vt:i4>4587530</vt:i4>
      </vt:variant>
      <vt:variant>
        <vt:i4>3018</vt:i4>
      </vt:variant>
      <vt:variant>
        <vt:i4>0</vt:i4>
      </vt:variant>
      <vt:variant>
        <vt:i4>5</vt:i4>
      </vt:variant>
      <vt:variant>
        <vt:lpwstr>../Docs/R1-135829.zip</vt:lpwstr>
      </vt:variant>
      <vt:variant>
        <vt:lpwstr/>
      </vt:variant>
      <vt:variant>
        <vt:i4>4259855</vt:i4>
      </vt:variant>
      <vt:variant>
        <vt:i4>3015</vt:i4>
      </vt:variant>
      <vt:variant>
        <vt:i4>0</vt:i4>
      </vt:variant>
      <vt:variant>
        <vt:i4>5</vt:i4>
      </vt:variant>
      <vt:variant>
        <vt:lpwstr>../Docs/R1-135551.zip</vt:lpwstr>
      </vt:variant>
      <vt:variant>
        <vt:lpwstr/>
      </vt:variant>
      <vt:variant>
        <vt:i4>4390923</vt:i4>
      </vt:variant>
      <vt:variant>
        <vt:i4>3012</vt:i4>
      </vt:variant>
      <vt:variant>
        <vt:i4>0</vt:i4>
      </vt:variant>
      <vt:variant>
        <vt:i4>5</vt:i4>
      </vt:variant>
      <vt:variant>
        <vt:lpwstr>../Docs/R1-135474.zip</vt:lpwstr>
      </vt:variant>
      <vt:variant>
        <vt:lpwstr/>
      </vt:variant>
      <vt:variant>
        <vt:i4>4259852</vt:i4>
      </vt:variant>
      <vt:variant>
        <vt:i4>3009</vt:i4>
      </vt:variant>
      <vt:variant>
        <vt:i4>0</vt:i4>
      </vt:variant>
      <vt:variant>
        <vt:i4>5</vt:i4>
      </vt:variant>
      <vt:variant>
        <vt:lpwstr>../Docs/R1-135354.zip</vt:lpwstr>
      </vt:variant>
      <vt:variant>
        <vt:lpwstr/>
      </vt:variant>
      <vt:variant>
        <vt:i4>4521995</vt:i4>
      </vt:variant>
      <vt:variant>
        <vt:i4>3006</vt:i4>
      </vt:variant>
      <vt:variant>
        <vt:i4>0</vt:i4>
      </vt:variant>
      <vt:variant>
        <vt:i4>5</vt:i4>
      </vt:variant>
      <vt:variant>
        <vt:lpwstr>../Docs/R1-135212.zip</vt:lpwstr>
      </vt:variant>
      <vt:variant>
        <vt:lpwstr/>
      </vt:variant>
      <vt:variant>
        <vt:i4>4325378</vt:i4>
      </vt:variant>
      <vt:variant>
        <vt:i4>3003</vt:i4>
      </vt:variant>
      <vt:variant>
        <vt:i4>0</vt:i4>
      </vt:variant>
      <vt:variant>
        <vt:i4>5</vt:i4>
      </vt:variant>
      <vt:variant>
        <vt:lpwstr>../Docs/R1-135168.zip</vt:lpwstr>
      </vt:variant>
      <vt:variant>
        <vt:lpwstr/>
      </vt:variant>
      <vt:variant>
        <vt:i4>4980751</vt:i4>
      </vt:variant>
      <vt:variant>
        <vt:i4>3000</vt:i4>
      </vt:variant>
      <vt:variant>
        <vt:i4>0</vt:i4>
      </vt:variant>
      <vt:variant>
        <vt:i4>5</vt:i4>
      </vt:variant>
      <vt:variant>
        <vt:lpwstr>../Docs/R1-135084.zip</vt:lpwstr>
      </vt:variant>
      <vt:variant>
        <vt:lpwstr/>
      </vt:variant>
      <vt:variant>
        <vt:i4>4325384</vt:i4>
      </vt:variant>
      <vt:variant>
        <vt:i4>2997</vt:i4>
      </vt:variant>
      <vt:variant>
        <vt:i4>0</vt:i4>
      </vt:variant>
      <vt:variant>
        <vt:i4>5</vt:i4>
      </vt:variant>
      <vt:variant>
        <vt:lpwstr>../Docs/R1-136053.zip</vt:lpwstr>
      </vt:variant>
      <vt:variant>
        <vt:lpwstr/>
      </vt:variant>
      <vt:variant>
        <vt:i4>4259844</vt:i4>
      </vt:variant>
      <vt:variant>
        <vt:i4>2994</vt:i4>
      </vt:variant>
      <vt:variant>
        <vt:i4>0</vt:i4>
      </vt:variant>
      <vt:variant>
        <vt:i4>5</vt:i4>
      </vt:variant>
      <vt:variant>
        <vt:lpwstr>../Docs/R1-135956.zip</vt:lpwstr>
      </vt:variant>
      <vt:variant>
        <vt:lpwstr/>
      </vt:variant>
      <vt:variant>
        <vt:i4>4521996</vt:i4>
      </vt:variant>
      <vt:variant>
        <vt:i4>2991</vt:i4>
      </vt:variant>
      <vt:variant>
        <vt:i4>0</vt:i4>
      </vt:variant>
      <vt:variant>
        <vt:i4>5</vt:i4>
      </vt:variant>
      <vt:variant>
        <vt:lpwstr>../Docs/R1-136027.zip</vt:lpwstr>
      </vt:variant>
      <vt:variant>
        <vt:lpwstr/>
      </vt:variant>
      <vt:variant>
        <vt:i4>4259844</vt:i4>
      </vt:variant>
      <vt:variant>
        <vt:i4>2988</vt:i4>
      </vt:variant>
      <vt:variant>
        <vt:i4>0</vt:i4>
      </vt:variant>
      <vt:variant>
        <vt:i4>5</vt:i4>
      </vt:variant>
      <vt:variant>
        <vt:lpwstr>../Docs/R1-135956.zip</vt:lpwstr>
      </vt:variant>
      <vt:variant>
        <vt:lpwstr/>
      </vt:variant>
      <vt:variant>
        <vt:i4>4390916</vt:i4>
      </vt:variant>
      <vt:variant>
        <vt:i4>2985</vt:i4>
      </vt:variant>
      <vt:variant>
        <vt:i4>0</vt:i4>
      </vt:variant>
      <vt:variant>
        <vt:i4>5</vt:i4>
      </vt:variant>
      <vt:variant>
        <vt:lpwstr>../Docs/R1-134966.zip</vt:lpwstr>
      </vt:variant>
      <vt:variant>
        <vt:lpwstr/>
      </vt:variant>
      <vt:variant>
        <vt:i4>4653070</vt:i4>
      </vt:variant>
      <vt:variant>
        <vt:i4>2982</vt:i4>
      </vt:variant>
      <vt:variant>
        <vt:i4>0</vt:i4>
      </vt:variant>
      <vt:variant>
        <vt:i4>5</vt:i4>
      </vt:variant>
      <vt:variant>
        <vt:lpwstr>../Docs/R1-135633.zip</vt:lpwstr>
      </vt:variant>
      <vt:variant>
        <vt:lpwstr/>
      </vt:variant>
      <vt:variant>
        <vt:i4>4980744</vt:i4>
      </vt:variant>
      <vt:variant>
        <vt:i4>2979</vt:i4>
      </vt:variant>
      <vt:variant>
        <vt:i4>0</vt:i4>
      </vt:variant>
      <vt:variant>
        <vt:i4>5</vt:i4>
      </vt:variant>
      <vt:variant>
        <vt:lpwstr>../Docs/R1-135586.zip</vt:lpwstr>
      </vt:variant>
      <vt:variant>
        <vt:lpwstr/>
      </vt:variant>
      <vt:variant>
        <vt:i4>4653059</vt:i4>
      </vt:variant>
      <vt:variant>
        <vt:i4>2976</vt:i4>
      </vt:variant>
      <vt:variant>
        <vt:i4>0</vt:i4>
      </vt:variant>
      <vt:variant>
        <vt:i4>5</vt:i4>
      </vt:variant>
      <vt:variant>
        <vt:lpwstr>../Docs/R1-135038.zip</vt:lpwstr>
      </vt:variant>
      <vt:variant>
        <vt:lpwstr/>
      </vt:variant>
      <vt:variant>
        <vt:i4>4653068</vt:i4>
      </vt:variant>
      <vt:variant>
        <vt:i4>2973</vt:i4>
      </vt:variant>
      <vt:variant>
        <vt:i4>0</vt:i4>
      </vt:variant>
      <vt:variant>
        <vt:i4>5</vt:i4>
      </vt:variant>
      <vt:variant>
        <vt:lpwstr>../Docs/R1-135037.zip</vt:lpwstr>
      </vt:variant>
      <vt:variant>
        <vt:lpwstr/>
      </vt:variant>
      <vt:variant>
        <vt:i4>4653068</vt:i4>
      </vt:variant>
      <vt:variant>
        <vt:i4>2970</vt:i4>
      </vt:variant>
      <vt:variant>
        <vt:i4>0</vt:i4>
      </vt:variant>
      <vt:variant>
        <vt:i4>5</vt:i4>
      </vt:variant>
      <vt:variant>
        <vt:lpwstr>../Docs/R1-135433.zip</vt:lpwstr>
      </vt:variant>
      <vt:variant>
        <vt:lpwstr/>
      </vt:variant>
      <vt:variant>
        <vt:i4>4653063</vt:i4>
      </vt:variant>
      <vt:variant>
        <vt:i4>2967</vt:i4>
      </vt:variant>
      <vt:variant>
        <vt:i4>0</vt:i4>
      </vt:variant>
      <vt:variant>
        <vt:i4>5</vt:i4>
      </vt:variant>
      <vt:variant>
        <vt:lpwstr>../Docs/R1-135834.zip</vt:lpwstr>
      </vt:variant>
      <vt:variant>
        <vt:lpwstr/>
      </vt:variant>
      <vt:variant>
        <vt:i4>4653069</vt:i4>
      </vt:variant>
      <vt:variant>
        <vt:i4>2964</vt:i4>
      </vt:variant>
      <vt:variant>
        <vt:i4>0</vt:i4>
      </vt:variant>
      <vt:variant>
        <vt:i4>5</vt:i4>
      </vt:variant>
      <vt:variant>
        <vt:lpwstr>../Docs/R1-135137.zip</vt:lpwstr>
      </vt:variant>
      <vt:variant>
        <vt:lpwstr/>
      </vt:variant>
      <vt:variant>
        <vt:i4>4587527</vt:i4>
      </vt:variant>
      <vt:variant>
        <vt:i4>2961</vt:i4>
      </vt:variant>
      <vt:variant>
        <vt:i4>0</vt:i4>
      </vt:variant>
      <vt:variant>
        <vt:i4>5</vt:i4>
      </vt:variant>
      <vt:variant>
        <vt:lpwstr>../Docs/R1-135824.zip</vt:lpwstr>
      </vt:variant>
      <vt:variant>
        <vt:lpwstr/>
      </vt:variant>
      <vt:variant>
        <vt:i4>4390922</vt:i4>
      </vt:variant>
      <vt:variant>
        <vt:i4>2958</vt:i4>
      </vt:variant>
      <vt:variant>
        <vt:i4>0</vt:i4>
      </vt:variant>
      <vt:variant>
        <vt:i4>5</vt:i4>
      </vt:variant>
      <vt:variant>
        <vt:lpwstr>../Docs/R1-135677.zip</vt:lpwstr>
      </vt:variant>
      <vt:variant>
        <vt:lpwstr/>
      </vt:variant>
      <vt:variant>
        <vt:i4>4390923</vt:i4>
      </vt:variant>
      <vt:variant>
        <vt:i4>2955</vt:i4>
      </vt:variant>
      <vt:variant>
        <vt:i4>0</vt:i4>
      </vt:variant>
      <vt:variant>
        <vt:i4>5</vt:i4>
      </vt:variant>
      <vt:variant>
        <vt:lpwstr>../Docs/R1-135676.zip</vt:lpwstr>
      </vt:variant>
      <vt:variant>
        <vt:lpwstr/>
      </vt:variant>
      <vt:variant>
        <vt:i4>4390926</vt:i4>
      </vt:variant>
      <vt:variant>
        <vt:i4>2952</vt:i4>
      </vt:variant>
      <vt:variant>
        <vt:i4>0</vt:i4>
      </vt:variant>
      <vt:variant>
        <vt:i4>5</vt:i4>
      </vt:variant>
      <vt:variant>
        <vt:lpwstr>../Docs/R1-135673.zip</vt:lpwstr>
      </vt:variant>
      <vt:variant>
        <vt:lpwstr/>
      </vt:variant>
      <vt:variant>
        <vt:i4>4325385</vt:i4>
      </vt:variant>
      <vt:variant>
        <vt:i4>2949</vt:i4>
      </vt:variant>
      <vt:variant>
        <vt:i4>0</vt:i4>
      </vt:variant>
      <vt:variant>
        <vt:i4>5</vt:i4>
      </vt:variant>
      <vt:variant>
        <vt:lpwstr>../Docs/R1-135664.zip</vt:lpwstr>
      </vt:variant>
      <vt:variant>
        <vt:lpwstr/>
      </vt:variant>
      <vt:variant>
        <vt:i4>4325390</vt:i4>
      </vt:variant>
      <vt:variant>
        <vt:i4>2946</vt:i4>
      </vt:variant>
      <vt:variant>
        <vt:i4>0</vt:i4>
      </vt:variant>
      <vt:variant>
        <vt:i4>5</vt:i4>
      </vt:variant>
      <vt:variant>
        <vt:lpwstr>../Docs/R1-135663.zip</vt:lpwstr>
      </vt:variant>
      <vt:variant>
        <vt:lpwstr/>
      </vt:variant>
      <vt:variant>
        <vt:i4>4325391</vt:i4>
      </vt:variant>
      <vt:variant>
        <vt:i4>2943</vt:i4>
      </vt:variant>
      <vt:variant>
        <vt:i4>0</vt:i4>
      </vt:variant>
      <vt:variant>
        <vt:i4>5</vt:i4>
      </vt:variant>
      <vt:variant>
        <vt:lpwstr>../Docs/R1-135662.zip</vt:lpwstr>
      </vt:variant>
      <vt:variant>
        <vt:lpwstr/>
      </vt:variant>
      <vt:variant>
        <vt:i4>4325388</vt:i4>
      </vt:variant>
      <vt:variant>
        <vt:i4>2940</vt:i4>
      </vt:variant>
      <vt:variant>
        <vt:i4>0</vt:i4>
      </vt:variant>
      <vt:variant>
        <vt:i4>5</vt:i4>
      </vt:variant>
      <vt:variant>
        <vt:lpwstr>../Docs/R1-135661.zip</vt:lpwstr>
      </vt:variant>
      <vt:variant>
        <vt:lpwstr/>
      </vt:variant>
      <vt:variant>
        <vt:i4>4325389</vt:i4>
      </vt:variant>
      <vt:variant>
        <vt:i4>2937</vt:i4>
      </vt:variant>
      <vt:variant>
        <vt:i4>0</vt:i4>
      </vt:variant>
      <vt:variant>
        <vt:i4>5</vt:i4>
      </vt:variant>
      <vt:variant>
        <vt:lpwstr>../Docs/R1-135660.zip</vt:lpwstr>
      </vt:variant>
      <vt:variant>
        <vt:lpwstr/>
      </vt:variant>
      <vt:variant>
        <vt:i4>4259845</vt:i4>
      </vt:variant>
      <vt:variant>
        <vt:i4>2934</vt:i4>
      </vt:variant>
      <vt:variant>
        <vt:i4>0</vt:i4>
      </vt:variant>
      <vt:variant>
        <vt:i4>5</vt:i4>
      </vt:variant>
      <vt:variant>
        <vt:lpwstr>../Docs/R1-135658.zip</vt:lpwstr>
      </vt:variant>
      <vt:variant>
        <vt:lpwstr/>
      </vt:variant>
      <vt:variant>
        <vt:i4>4653065</vt:i4>
      </vt:variant>
      <vt:variant>
        <vt:i4>2931</vt:i4>
      </vt:variant>
      <vt:variant>
        <vt:i4>0</vt:i4>
      </vt:variant>
      <vt:variant>
        <vt:i4>5</vt:i4>
      </vt:variant>
      <vt:variant>
        <vt:lpwstr>../Docs/R1-135634.zip</vt:lpwstr>
      </vt:variant>
      <vt:variant>
        <vt:lpwstr/>
      </vt:variant>
      <vt:variant>
        <vt:i4>4456453</vt:i4>
      </vt:variant>
      <vt:variant>
        <vt:i4>2928</vt:i4>
      </vt:variant>
      <vt:variant>
        <vt:i4>0</vt:i4>
      </vt:variant>
      <vt:variant>
        <vt:i4>5</vt:i4>
      </vt:variant>
      <vt:variant>
        <vt:lpwstr>../Docs/R1-135608.zip</vt:lpwstr>
      </vt:variant>
      <vt:variant>
        <vt:lpwstr/>
      </vt:variant>
      <vt:variant>
        <vt:i4>4980747</vt:i4>
      </vt:variant>
      <vt:variant>
        <vt:i4>2925</vt:i4>
      </vt:variant>
      <vt:variant>
        <vt:i4>0</vt:i4>
      </vt:variant>
      <vt:variant>
        <vt:i4>5</vt:i4>
      </vt:variant>
      <vt:variant>
        <vt:lpwstr>../Docs/R1-135585.zip</vt:lpwstr>
      </vt:variant>
      <vt:variant>
        <vt:lpwstr/>
      </vt:variant>
      <vt:variant>
        <vt:i4>4653063</vt:i4>
      </vt:variant>
      <vt:variant>
        <vt:i4>2922</vt:i4>
      </vt:variant>
      <vt:variant>
        <vt:i4>0</vt:i4>
      </vt:variant>
      <vt:variant>
        <vt:i4>5</vt:i4>
      </vt:variant>
      <vt:variant>
        <vt:lpwstr>../Docs/R1-135539.zip</vt:lpwstr>
      </vt:variant>
      <vt:variant>
        <vt:lpwstr/>
      </vt:variant>
      <vt:variant>
        <vt:i4>4521995</vt:i4>
      </vt:variant>
      <vt:variant>
        <vt:i4>2919</vt:i4>
      </vt:variant>
      <vt:variant>
        <vt:i4>0</vt:i4>
      </vt:variant>
      <vt:variant>
        <vt:i4>5</vt:i4>
      </vt:variant>
      <vt:variant>
        <vt:lpwstr>../Docs/R1-135515.zip</vt:lpwstr>
      </vt:variant>
      <vt:variant>
        <vt:lpwstr/>
      </vt:variant>
      <vt:variant>
        <vt:i4>4390924</vt:i4>
      </vt:variant>
      <vt:variant>
        <vt:i4>2916</vt:i4>
      </vt:variant>
      <vt:variant>
        <vt:i4>0</vt:i4>
      </vt:variant>
      <vt:variant>
        <vt:i4>5</vt:i4>
      </vt:variant>
      <vt:variant>
        <vt:lpwstr>../Docs/R1-135473.zip</vt:lpwstr>
      </vt:variant>
      <vt:variant>
        <vt:lpwstr/>
      </vt:variant>
      <vt:variant>
        <vt:i4>4194311</vt:i4>
      </vt:variant>
      <vt:variant>
        <vt:i4>2913</vt:i4>
      </vt:variant>
      <vt:variant>
        <vt:i4>0</vt:i4>
      </vt:variant>
      <vt:variant>
        <vt:i4>5</vt:i4>
      </vt:variant>
      <vt:variant>
        <vt:lpwstr>../Docs/R1-135448.zip</vt:lpwstr>
      </vt:variant>
      <vt:variant>
        <vt:lpwstr/>
      </vt:variant>
      <vt:variant>
        <vt:i4>4653067</vt:i4>
      </vt:variant>
      <vt:variant>
        <vt:i4>2910</vt:i4>
      </vt:variant>
      <vt:variant>
        <vt:i4>0</vt:i4>
      </vt:variant>
      <vt:variant>
        <vt:i4>5</vt:i4>
      </vt:variant>
      <vt:variant>
        <vt:lpwstr>../Docs/R1-135434.zip</vt:lpwstr>
      </vt:variant>
      <vt:variant>
        <vt:lpwstr/>
      </vt:variant>
      <vt:variant>
        <vt:i4>4456458</vt:i4>
      </vt:variant>
      <vt:variant>
        <vt:i4>2907</vt:i4>
      </vt:variant>
      <vt:variant>
        <vt:i4>0</vt:i4>
      </vt:variant>
      <vt:variant>
        <vt:i4>5</vt:i4>
      </vt:variant>
      <vt:variant>
        <vt:lpwstr>../Docs/R1-135405.zip</vt:lpwstr>
      </vt:variant>
      <vt:variant>
        <vt:lpwstr/>
      </vt:variant>
      <vt:variant>
        <vt:i4>4325388</vt:i4>
      </vt:variant>
      <vt:variant>
        <vt:i4>2904</vt:i4>
      </vt:variant>
      <vt:variant>
        <vt:i4>0</vt:i4>
      </vt:variant>
      <vt:variant>
        <vt:i4>5</vt:i4>
      </vt:variant>
      <vt:variant>
        <vt:lpwstr>../Docs/R1-134374.zip</vt:lpwstr>
      </vt:variant>
      <vt:variant>
        <vt:lpwstr/>
      </vt:variant>
      <vt:variant>
        <vt:i4>5046287</vt:i4>
      </vt:variant>
      <vt:variant>
        <vt:i4>2901</vt:i4>
      </vt:variant>
      <vt:variant>
        <vt:i4>0</vt:i4>
      </vt:variant>
      <vt:variant>
        <vt:i4>5</vt:i4>
      </vt:variant>
      <vt:variant>
        <vt:lpwstr>../Docs/R1-135397.zip</vt:lpwstr>
      </vt:variant>
      <vt:variant>
        <vt:lpwstr/>
      </vt:variant>
      <vt:variant>
        <vt:i4>5046286</vt:i4>
      </vt:variant>
      <vt:variant>
        <vt:i4>2898</vt:i4>
      </vt:variant>
      <vt:variant>
        <vt:i4>0</vt:i4>
      </vt:variant>
      <vt:variant>
        <vt:i4>5</vt:i4>
      </vt:variant>
      <vt:variant>
        <vt:lpwstr>../Docs/R1-135396.zip</vt:lpwstr>
      </vt:variant>
      <vt:variant>
        <vt:lpwstr/>
      </vt:variant>
      <vt:variant>
        <vt:i4>4259851</vt:i4>
      </vt:variant>
      <vt:variant>
        <vt:i4>2895</vt:i4>
      </vt:variant>
      <vt:variant>
        <vt:i4>0</vt:i4>
      </vt:variant>
      <vt:variant>
        <vt:i4>5</vt:i4>
      </vt:variant>
      <vt:variant>
        <vt:lpwstr>../Docs/R1-135353.zip</vt:lpwstr>
      </vt:variant>
      <vt:variant>
        <vt:lpwstr/>
      </vt:variant>
      <vt:variant>
        <vt:i4>4259850</vt:i4>
      </vt:variant>
      <vt:variant>
        <vt:i4>2892</vt:i4>
      </vt:variant>
      <vt:variant>
        <vt:i4>0</vt:i4>
      </vt:variant>
      <vt:variant>
        <vt:i4>5</vt:i4>
      </vt:variant>
      <vt:variant>
        <vt:lpwstr>../Docs/R1-135352.zip</vt:lpwstr>
      </vt:variant>
      <vt:variant>
        <vt:lpwstr/>
      </vt:variant>
      <vt:variant>
        <vt:i4>4259849</vt:i4>
      </vt:variant>
      <vt:variant>
        <vt:i4>2889</vt:i4>
      </vt:variant>
      <vt:variant>
        <vt:i4>0</vt:i4>
      </vt:variant>
      <vt:variant>
        <vt:i4>5</vt:i4>
      </vt:variant>
      <vt:variant>
        <vt:lpwstr>../Docs/R1-135351.zip</vt:lpwstr>
      </vt:variant>
      <vt:variant>
        <vt:lpwstr/>
      </vt:variant>
      <vt:variant>
        <vt:i4>4259848</vt:i4>
      </vt:variant>
      <vt:variant>
        <vt:i4>2886</vt:i4>
      </vt:variant>
      <vt:variant>
        <vt:i4>0</vt:i4>
      </vt:variant>
      <vt:variant>
        <vt:i4>5</vt:i4>
      </vt:variant>
      <vt:variant>
        <vt:lpwstr>../Docs/R1-135350.zip</vt:lpwstr>
      </vt:variant>
      <vt:variant>
        <vt:lpwstr/>
      </vt:variant>
      <vt:variant>
        <vt:i4>4456448</vt:i4>
      </vt:variant>
      <vt:variant>
        <vt:i4>2883</vt:i4>
      </vt:variant>
      <vt:variant>
        <vt:i4>0</vt:i4>
      </vt:variant>
      <vt:variant>
        <vt:i4>5</vt:i4>
      </vt:variant>
      <vt:variant>
        <vt:lpwstr>../Docs/R1-135308.zip</vt:lpwstr>
      </vt:variant>
      <vt:variant>
        <vt:lpwstr/>
      </vt:variant>
      <vt:variant>
        <vt:i4>4456463</vt:i4>
      </vt:variant>
      <vt:variant>
        <vt:i4>2880</vt:i4>
      </vt:variant>
      <vt:variant>
        <vt:i4>0</vt:i4>
      </vt:variant>
      <vt:variant>
        <vt:i4>5</vt:i4>
      </vt:variant>
      <vt:variant>
        <vt:lpwstr>../Docs/R1-135307.zip</vt:lpwstr>
      </vt:variant>
      <vt:variant>
        <vt:lpwstr/>
      </vt:variant>
      <vt:variant>
        <vt:i4>4390927</vt:i4>
      </vt:variant>
      <vt:variant>
        <vt:i4>2877</vt:i4>
      </vt:variant>
      <vt:variant>
        <vt:i4>0</vt:i4>
      </vt:variant>
      <vt:variant>
        <vt:i4>5</vt:i4>
      </vt:variant>
      <vt:variant>
        <vt:lpwstr>../Docs/R1-135276.zip</vt:lpwstr>
      </vt:variant>
      <vt:variant>
        <vt:lpwstr/>
      </vt:variant>
      <vt:variant>
        <vt:i4>4325387</vt:i4>
      </vt:variant>
      <vt:variant>
        <vt:i4>2874</vt:i4>
      </vt:variant>
      <vt:variant>
        <vt:i4>0</vt:i4>
      </vt:variant>
      <vt:variant>
        <vt:i4>5</vt:i4>
      </vt:variant>
      <vt:variant>
        <vt:lpwstr>../Docs/R1-135262.zip</vt:lpwstr>
      </vt:variant>
      <vt:variant>
        <vt:lpwstr/>
      </vt:variant>
      <vt:variant>
        <vt:i4>4259849</vt:i4>
      </vt:variant>
      <vt:variant>
        <vt:i4>2871</vt:i4>
      </vt:variant>
      <vt:variant>
        <vt:i4>0</vt:i4>
      </vt:variant>
      <vt:variant>
        <vt:i4>5</vt:i4>
      </vt:variant>
      <vt:variant>
        <vt:lpwstr>../Docs/R1-135250.zip</vt:lpwstr>
      </vt:variant>
      <vt:variant>
        <vt:lpwstr/>
      </vt:variant>
      <vt:variant>
        <vt:i4>4521992</vt:i4>
      </vt:variant>
      <vt:variant>
        <vt:i4>2868</vt:i4>
      </vt:variant>
      <vt:variant>
        <vt:i4>0</vt:i4>
      </vt:variant>
      <vt:variant>
        <vt:i4>5</vt:i4>
      </vt:variant>
      <vt:variant>
        <vt:lpwstr>../Docs/R1-135211.zip</vt:lpwstr>
      </vt:variant>
      <vt:variant>
        <vt:lpwstr/>
      </vt:variant>
      <vt:variant>
        <vt:i4>4521993</vt:i4>
      </vt:variant>
      <vt:variant>
        <vt:i4>2865</vt:i4>
      </vt:variant>
      <vt:variant>
        <vt:i4>0</vt:i4>
      </vt:variant>
      <vt:variant>
        <vt:i4>5</vt:i4>
      </vt:variant>
      <vt:variant>
        <vt:lpwstr>../Docs/R1-135210.zip</vt:lpwstr>
      </vt:variant>
      <vt:variant>
        <vt:lpwstr/>
      </vt:variant>
      <vt:variant>
        <vt:i4>4456448</vt:i4>
      </vt:variant>
      <vt:variant>
        <vt:i4>2862</vt:i4>
      </vt:variant>
      <vt:variant>
        <vt:i4>0</vt:i4>
      </vt:variant>
      <vt:variant>
        <vt:i4>5</vt:i4>
      </vt:variant>
      <vt:variant>
        <vt:lpwstr>../Docs/R1-135209.zip</vt:lpwstr>
      </vt:variant>
      <vt:variant>
        <vt:lpwstr/>
      </vt:variant>
      <vt:variant>
        <vt:i4>4653058</vt:i4>
      </vt:variant>
      <vt:variant>
        <vt:i4>2859</vt:i4>
      </vt:variant>
      <vt:variant>
        <vt:i4>0</vt:i4>
      </vt:variant>
      <vt:variant>
        <vt:i4>5</vt:i4>
      </vt:variant>
      <vt:variant>
        <vt:lpwstr>../Docs/R1-135138.zip</vt:lpwstr>
      </vt:variant>
      <vt:variant>
        <vt:lpwstr/>
      </vt:variant>
      <vt:variant>
        <vt:i4>4456451</vt:i4>
      </vt:variant>
      <vt:variant>
        <vt:i4>2856</vt:i4>
      </vt:variant>
      <vt:variant>
        <vt:i4>0</vt:i4>
      </vt:variant>
      <vt:variant>
        <vt:i4>5</vt:i4>
      </vt:variant>
      <vt:variant>
        <vt:lpwstr>../Docs/R1-135109.zip</vt:lpwstr>
      </vt:variant>
      <vt:variant>
        <vt:lpwstr/>
      </vt:variant>
      <vt:variant>
        <vt:i4>4980744</vt:i4>
      </vt:variant>
      <vt:variant>
        <vt:i4>2853</vt:i4>
      </vt:variant>
      <vt:variant>
        <vt:i4>0</vt:i4>
      </vt:variant>
      <vt:variant>
        <vt:i4>5</vt:i4>
      </vt:variant>
      <vt:variant>
        <vt:lpwstr>../Docs/R1-135083.zip</vt:lpwstr>
      </vt:variant>
      <vt:variant>
        <vt:lpwstr/>
      </vt:variant>
      <vt:variant>
        <vt:i4>4980745</vt:i4>
      </vt:variant>
      <vt:variant>
        <vt:i4>2850</vt:i4>
      </vt:variant>
      <vt:variant>
        <vt:i4>0</vt:i4>
      </vt:variant>
      <vt:variant>
        <vt:i4>5</vt:i4>
      </vt:variant>
      <vt:variant>
        <vt:lpwstr>../Docs/R1-135082.zip</vt:lpwstr>
      </vt:variant>
      <vt:variant>
        <vt:lpwstr/>
      </vt:variant>
      <vt:variant>
        <vt:i4>4980747</vt:i4>
      </vt:variant>
      <vt:variant>
        <vt:i4>2847</vt:i4>
      </vt:variant>
      <vt:variant>
        <vt:i4>0</vt:i4>
      </vt:variant>
      <vt:variant>
        <vt:i4>5</vt:i4>
      </vt:variant>
      <vt:variant>
        <vt:lpwstr>../Docs/R1-135080.zip</vt:lpwstr>
      </vt:variant>
      <vt:variant>
        <vt:lpwstr/>
      </vt:variant>
      <vt:variant>
        <vt:i4>4653069</vt:i4>
      </vt:variant>
      <vt:variant>
        <vt:i4>2844</vt:i4>
      </vt:variant>
      <vt:variant>
        <vt:i4>0</vt:i4>
      </vt:variant>
      <vt:variant>
        <vt:i4>5</vt:i4>
      </vt:variant>
      <vt:variant>
        <vt:lpwstr>../Docs/R1-135036.zip</vt:lpwstr>
      </vt:variant>
      <vt:variant>
        <vt:lpwstr/>
      </vt:variant>
      <vt:variant>
        <vt:i4>4653070</vt:i4>
      </vt:variant>
      <vt:variant>
        <vt:i4>2841</vt:i4>
      </vt:variant>
      <vt:variant>
        <vt:i4>0</vt:i4>
      </vt:variant>
      <vt:variant>
        <vt:i4>5</vt:i4>
      </vt:variant>
      <vt:variant>
        <vt:lpwstr>../Docs/R1-135035.zip</vt:lpwstr>
      </vt:variant>
      <vt:variant>
        <vt:lpwstr/>
      </vt:variant>
      <vt:variant>
        <vt:i4>4653071</vt:i4>
      </vt:variant>
      <vt:variant>
        <vt:i4>2838</vt:i4>
      </vt:variant>
      <vt:variant>
        <vt:i4>0</vt:i4>
      </vt:variant>
      <vt:variant>
        <vt:i4>5</vt:i4>
      </vt:variant>
      <vt:variant>
        <vt:lpwstr>../Docs/R1-135034.zip</vt:lpwstr>
      </vt:variant>
      <vt:variant>
        <vt:lpwstr/>
      </vt:variant>
      <vt:variant>
        <vt:i4>4325378</vt:i4>
      </vt:variant>
      <vt:variant>
        <vt:i4>2835</vt:i4>
      </vt:variant>
      <vt:variant>
        <vt:i4>0</vt:i4>
      </vt:variant>
      <vt:variant>
        <vt:i4>5</vt:i4>
      </vt:variant>
      <vt:variant>
        <vt:lpwstr>../Docs/R1-136059.zip</vt:lpwstr>
      </vt:variant>
      <vt:variant>
        <vt:lpwstr/>
      </vt:variant>
      <vt:variant>
        <vt:i4>4653070</vt:i4>
      </vt:variant>
      <vt:variant>
        <vt:i4>2832</vt:i4>
      </vt:variant>
      <vt:variant>
        <vt:i4>0</vt:i4>
      </vt:variant>
      <vt:variant>
        <vt:i4>5</vt:i4>
      </vt:variant>
      <vt:variant>
        <vt:lpwstr>../Docs/R1-136005.zip</vt:lpwstr>
      </vt:variant>
      <vt:variant>
        <vt:lpwstr/>
      </vt:variant>
      <vt:variant>
        <vt:i4>4325389</vt:i4>
      </vt:variant>
      <vt:variant>
        <vt:i4>2829</vt:i4>
      </vt:variant>
      <vt:variant>
        <vt:i4>0</vt:i4>
      </vt:variant>
      <vt:variant>
        <vt:i4>5</vt:i4>
      </vt:variant>
      <vt:variant>
        <vt:lpwstr>../Docs/R1-136056.zip</vt:lpwstr>
      </vt:variant>
      <vt:variant>
        <vt:lpwstr/>
      </vt:variant>
      <vt:variant>
        <vt:i4>4325389</vt:i4>
      </vt:variant>
      <vt:variant>
        <vt:i4>2826</vt:i4>
      </vt:variant>
      <vt:variant>
        <vt:i4>0</vt:i4>
      </vt:variant>
      <vt:variant>
        <vt:i4>5</vt:i4>
      </vt:variant>
      <vt:variant>
        <vt:lpwstr>../Docs/R1-136056.zip</vt:lpwstr>
      </vt:variant>
      <vt:variant>
        <vt:lpwstr/>
      </vt:variant>
      <vt:variant>
        <vt:i4>4653070</vt:i4>
      </vt:variant>
      <vt:variant>
        <vt:i4>2823</vt:i4>
      </vt:variant>
      <vt:variant>
        <vt:i4>0</vt:i4>
      </vt:variant>
      <vt:variant>
        <vt:i4>5</vt:i4>
      </vt:variant>
      <vt:variant>
        <vt:lpwstr>../Docs/R1-136005.zip</vt:lpwstr>
      </vt:variant>
      <vt:variant>
        <vt:lpwstr/>
      </vt:variant>
      <vt:variant>
        <vt:i4>4653070</vt:i4>
      </vt:variant>
      <vt:variant>
        <vt:i4>2820</vt:i4>
      </vt:variant>
      <vt:variant>
        <vt:i4>0</vt:i4>
      </vt:variant>
      <vt:variant>
        <vt:i4>5</vt:i4>
      </vt:variant>
      <vt:variant>
        <vt:lpwstr>../Docs/R1-136005.zip</vt:lpwstr>
      </vt:variant>
      <vt:variant>
        <vt:lpwstr/>
      </vt:variant>
      <vt:variant>
        <vt:i4>4521992</vt:i4>
      </vt:variant>
      <vt:variant>
        <vt:i4>2817</vt:i4>
      </vt:variant>
      <vt:variant>
        <vt:i4>0</vt:i4>
      </vt:variant>
      <vt:variant>
        <vt:i4>5</vt:i4>
      </vt:variant>
      <vt:variant>
        <vt:lpwstr>../Docs/R1-135516.zip</vt:lpwstr>
      </vt:variant>
      <vt:variant>
        <vt:lpwstr/>
      </vt:variant>
      <vt:variant>
        <vt:i4>4259845</vt:i4>
      </vt:variant>
      <vt:variant>
        <vt:i4>2814</vt:i4>
      </vt:variant>
      <vt:variant>
        <vt:i4>0</vt:i4>
      </vt:variant>
      <vt:variant>
        <vt:i4>5</vt:i4>
      </vt:variant>
      <vt:variant>
        <vt:lpwstr>../Docs/R1-135957.zip</vt:lpwstr>
      </vt:variant>
      <vt:variant>
        <vt:lpwstr/>
      </vt:variant>
      <vt:variant>
        <vt:i4>4521992</vt:i4>
      </vt:variant>
      <vt:variant>
        <vt:i4>2811</vt:i4>
      </vt:variant>
      <vt:variant>
        <vt:i4>0</vt:i4>
      </vt:variant>
      <vt:variant>
        <vt:i4>5</vt:i4>
      </vt:variant>
      <vt:variant>
        <vt:lpwstr>../Docs/R1-135516.zip</vt:lpwstr>
      </vt:variant>
      <vt:variant>
        <vt:lpwstr/>
      </vt:variant>
      <vt:variant>
        <vt:i4>4521992</vt:i4>
      </vt:variant>
      <vt:variant>
        <vt:i4>2808</vt:i4>
      </vt:variant>
      <vt:variant>
        <vt:i4>0</vt:i4>
      </vt:variant>
      <vt:variant>
        <vt:i4>5</vt:i4>
      </vt:variant>
      <vt:variant>
        <vt:lpwstr>../Docs/R1-135516.zip</vt:lpwstr>
      </vt:variant>
      <vt:variant>
        <vt:lpwstr/>
      </vt:variant>
      <vt:variant>
        <vt:i4>4653069</vt:i4>
      </vt:variant>
      <vt:variant>
        <vt:i4>2805</vt:i4>
      </vt:variant>
      <vt:variant>
        <vt:i4>0</vt:i4>
      </vt:variant>
      <vt:variant>
        <vt:i4>5</vt:i4>
      </vt:variant>
      <vt:variant>
        <vt:lpwstr>../Docs/R1-135432.zip</vt:lpwstr>
      </vt:variant>
      <vt:variant>
        <vt:lpwstr/>
      </vt:variant>
      <vt:variant>
        <vt:i4>4653056</vt:i4>
      </vt:variant>
      <vt:variant>
        <vt:i4>2802</vt:i4>
      </vt:variant>
      <vt:variant>
        <vt:i4>0</vt:i4>
      </vt:variant>
      <vt:variant>
        <vt:i4>5</vt:i4>
      </vt:variant>
      <vt:variant>
        <vt:lpwstr>../Docs/R1-135833.zip</vt:lpwstr>
      </vt:variant>
      <vt:variant>
        <vt:lpwstr/>
      </vt:variant>
      <vt:variant>
        <vt:i4>4980745</vt:i4>
      </vt:variant>
      <vt:variant>
        <vt:i4>2799</vt:i4>
      </vt:variant>
      <vt:variant>
        <vt:i4>0</vt:i4>
      </vt:variant>
      <vt:variant>
        <vt:i4>5</vt:i4>
      </vt:variant>
      <vt:variant>
        <vt:lpwstr>../Docs/R1-135381.zip</vt:lpwstr>
      </vt:variant>
      <vt:variant>
        <vt:lpwstr/>
      </vt:variant>
      <vt:variant>
        <vt:i4>4325388</vt:i4>
      </vt:variant>
      <vt:variant>
        <vt:i4>2796</vt:i4>
      </vt:variant>
      <vt:variant>
        <vt:i4>0</vt:i4>
      </vt:variant>
      <vt:variant>
        <vt:i4>5</vt:i4>
      </vt:variant>
      <vt:variant>
        <vt:lpwstr>../Docs/R1-135166.zip</vt:lpwstr>
      </vt:variant>
      <vt:variant>
        <vt:lpwstr/>
      </vt:variant>
      <vt:variant>
        <vt:i4>5046273</vt:i4>
      </vt:variant>
      <vt:variant>
        <vt:i4>2793</vt:i4>
      </vt:variant>
      <vt:variant>
        <vt:i4>0</vt:i4>
      </vt:variant>
      <vt:variant>
        <vt:i4>5</vt:i4>
      </vt:variant>
      <vt:variant>
        <vt:lpwstr>../Docs/R1-135892.zip</vt:lpwstr>
      </vt:variant>
      <vt:variant>
        <vt:lpwstr/>
      </vt:variant>
      <vt:variant>
        <vt:i4>4325385</vt:i4>
      </vt:variant>
      <vt:variant>
        <vt:i4>2790</vt:i4>
      </vt:variant>
      <vt:variant>
        <vt:i4>0</vt:i4>
      </vt:variant>
      <vt:variant>
        <vt:i4>5</vt:i4>
      </vt:variant>
      <vt:variant>
        <vt:lpwstr>../Docs/R1-136052.zip</vt:lpwstr>
      </vt:variant>
      <vt:variant>
        <vt:lpwstr/>
      </vt:variant>
      <vt:variant>
        <vt:i4>4980746</vt:i4>
      </vt:variant>
      <vt:variant>
        <vt:i4>2787</vt:i4>
      </vt:variant>
      <vt:variant>
        <vt:i4>0</vt:i4>
      </vt:variant>
      <vt:variant>
        <vt:i4>5</vt:i4>
      </vt:variant>
      <vt:variant>
        <vt:lpwstr>../Docs/R1-135081.zip</vt:lpwstr>
      </vt:variant>
      <vt:variant>
        <vt:lpwstr/>
      </vt:variant>
      <vt:variant>
        <vt:i4>4259851</vt:i4>
      </vt:variant>
      <vt:variant>
        <vt:i4>2784</vt:i4>
      </vt:variant>
      <vt:variant>
        <vt:i4>0</vt:i4>
      </vt:variant>
      <vt:variant>
        <vt:i4>5</vt:i4>
      </vt:variant>
      <vt:variant>
        <vt:lpwstr>../Docs/R1-135959.zip</vt:lpwstr>
      </vt:variant>
      <vt:variant>
        <vt:lpwstr/>
      </vt:variant>
      <vt:variant>
        <vt:i4>4521995</vt:i4>
      </vt:variant>
      <vt:variant>
        <vt:i4>2781</vt:i4>
      </vt:variant>
      <vt:variant>
        <vt:i4>0</vt:i4>
      </vt:variant>
      <vt:variant>
        <vt:i4>5</vt:i4>
      </vt:variant>
      <vt:variant>
        <vt:lpwstr>../Docs/R1-136020.zip</vt:lpwstr>
      </vt:variant>
      <vt:variant>
        <vt:lpwstr/>
      </vt:variant>
      <vt:variant>
        <vt:i4>4259851</vt:i4>
      </vt:variant>
      <vt:variant>
        <vt:i4>2778</vt:i4>
      </vt:variant>
      <vt:variant>
        <vt:i4>0</vt:i4>
      </vt:variant>
      <vt:variant>
        <vt:i4>5</vt:i4>
      </vt:variant>
      <vt:variant>
        <vt:lpwstr>../Docs/R1-135959.zip</vt:lpwstr>
      </vt:variant>
      <vt:variant>
        <vt:lpwstr/>
      </vt:variant>
      <vt:variant>
        <vt:i4>5046272</vt:i4>
      </vt:variant>
      <vt:variant>
        <vt:i4>2775</vt:i4>
      </vt:variant>
      <vt:variant>
        <vt:i4>0</vt:i4>
      </vt:variant>
      <vt:variant>
        <vt:i4>5</vt:i4>
      </vt:variant>
      <vt:variant>
        <vt:lpwstr>../Docs/R1-135893.zip</vt:lpwstr>
      </vt:variant>
      <vt:variant>
        <vt:lpwstr/>
      </vt:variant>
      <vt:variant>
        <vt:i4>4259851</vt:i4>
      </vt:variant>
      <vt:variant>
        <vt:i4>2772</vt:i4>
      </vt:variant>
      <vt:variant>
        <vt:i4>0</vt:i4>
      </vt:variant>
      <vt:variant>
        <vt:i4>5</vt:i4>
      </vt:variant>
      <vt:variant>
        <vt:lpwstr>../Docs/R1-135959.zip</vt:lpwstr>
      </vt:variant>
      <vt:variant>
        <vt:lpwstr/>
      </vt:variant>
      <vt:variant>
        <vt:i4>5046272</vt:i4>
      </vt:variant>
      <vt:variant>
        <vt:i4>2769</vt:i4>
      </vt:variant>
      <vt:variant>
        <vt:i4>0</vt:i4>
      </vt:variant>
      <vt:variant>
        <vt:i4>5</vt:i4>
      </vt:variant>
      <vt:variant>
        <vt:lpwstr>../Docs/R1-135893.zip</vt:lpwstr>
      </vt:variant>
      <vt:variant>
        <vt:lpwstr/>
      </vt:variant>
      <vt:variant>
        <vt:i4>5046272</vt:i4>
      </vt:variant>
      <vt:variant>
        <vt:i4>2766</vt:i4>
      </vt:variant>
      <vt:variant>
        <vt:i4>0</vt:i4>
      </vt:variant>
      <vt:variant>
        <vt:i4>5</vt:i4>
      </vt:variant>
      <vt:variant>
        <vt:lpwstr>../Docs/R1-135893.zip</vt:lpwstr>
      </vt:variant>
      <vt:variant>
        <vt:lpwstr/>
      </vt:variant>
      <vt:variant>
        <vt:i4>4259844</vt:i4>
      </vt:variant>
      <vt:variant>
        <vt:i4>2763</vt:i4>
      </vt:variant>
      <vt:variant>
        <vt:i4>0</vt:i4>
      </vt:variant>
      <vt:variant>
        <vt:i4>5</vt:i4>
      </vt:variant>
      <vt:variant>
        <vt:lpwstr>../Docs/R1-135659.zip</vt:lpwstr>
      </vt:variant>
      <vt:variant>
        <vt:lpwstr/>
      </vt:variant>
      <vt:variant>
        <vt:i4>4390917</vt:i4>
      </vt:variant>
      <vt:variant>
        <vt:i4>2760</vt:i4>
      </vt:variant>
      <vt:variant>
        <vt:i4>0</vt:i4>
      </vt:variant>
      <vt:variant>
        <vt:i4>5</vt:i4>
      </vt:variant>
      <vt:variant>
        <vt:lpwstr>../Docs/R1-135876.zip</vt:lpwstr>
      </vt:variant>
      <vt:variant>
        <vt:lpwstr/>
      </vt:variant>
      <vt:variant>
        <vt:i4>4521994</vt:i4>
      </vt:variant>
      <vt:variant>
        <vt:i4>2757</vt:i4>
      </vt:variant>
      <vt:variant>
        <vt:i4>0</vt:i4>
      </vt:variant>
      <vt:variant>
        <vt:i4>5</vt:i4>
      </vt:variant>
      <vt:variant>
        <vt:lpwstr>../Docs/R1-135514.zip</vt:lpwstr>
      </vt:variant>
      <vt:variant>
        <vt:lpwstr/>
      </vt:variant>
      <vt:variant>
        <vt:i4>4653070</vt:i4>
      </vt:variant>
      <vt:variant>
        <vt:i4>2754</vt:i4>
      </vt:variant>
      <vt:variant>
        <vt:i4>0</vt:i4>
      </vt:variant>
      <vt:variant>
        <vt:i4>5</vt:i4>
      </vt:variant>
      <vt:variant>
        <vt:lpwstr>../Docs/R1-135431.zip</vt:lpwstr>
      </vt:variant>
      <vt:variant>
        <vt:lpwstr/>
      </vt:variant>
      <vt:variant>
        <vt:i4>4194305</vt:i4>
      </vt:variant>
      <vt:variant>
        <vt:i4>2751</vt:i4>
      </vt:variant>
      <vt:variant>
        <vt:i4>0</vt:i4>
      </vt:variant>
      <vt:variant>
        <vt:i4>5</vt:i4>
      </vt:variant>
      <vt:variant>
        <vt:lpwstr>../Docs/R1-135349.zip</vt:lpwstr>
      </vt:variant>
      <vt:variant>
        <vt:lpwstr/>
      </vt:variant>
      <vt:variant>
        <vt:i4>4980746</vt:i4>
      </vt:variant>
      <vt:variant>
        <vt:i4>2748</vt:i4>
      </vt:variant>
      <vt:variant>
        <vt:i4>0</vt:i4>
      </vt:variant>
      <vt:variant>
        <vt:i4>5</vt:i4>
      </vt:variant>
      <vt:variant>
        <vt:lpwstr>../Docs/R1-135081.zip</vt:lpwstr>
      </vt:variant>
      <vt:variant>
        <vt:lpwstr/>
      </vt:variant>
      <vt:variant>
        <vt:i4>4521999</vt:i4>
      </vt:variant>
      <vt:variant>
        <vt:i4>2745</vt:i4>
      </vt:variant>
      <vt:variant>
        <vt:i4>0</vt:i4>
      </vt:variant>
      <vt:variant>
        <vt:i4>5</vt:i4>
      </vt:variant>
      <vt:variant>
        <vt:lpwstr>../Docs/R1-135612.zip</vt:lpwstr>
      </vt:variant>
      <vt:variant>
        <vt:lpwstr/>
      </vt:variant>
      <vt:variant>
        <vt:i4>4980739</vt:i4>
      </vt:variant>
      <vt:variant>
        <vt:i4>2742</vt:i4>
      </vt:variant>
      <vt:variant>
        <vt:i4>0</vt:i4>
      </vt:variant>
      <vt:variant>
        <vt:i4>5</vt:i4>
      </vt:variant>
      <vt:variant>
        <vt:lpwstr>../Docs/R1-135880.zip</vt:lpwstr>
      </vt:variant>
      <vt:variant>
        <vt:lpwstr/>
      </vt:variant>
      <vt:variant>
        <vt:i4>4259851</vt:i4>
      </vt:variant>
      <vt:variant>
        <vt:i4>2739</vt:i4>
      </vt:variant>
      <vt:variant>
        <vt:i4>0</vt:i4>
      </vt:variant>
      <vt:variant>
        <vt:i4>5</vt:i4>
      </vt:variant>
      <vt:variant>
        <vt:lpwstr>../Docs/R1-135656.zip</vt:lpwstr>
      </vt:variant>
      <vt:variant>
        <vt:lpwstr/>
      </vt:variant>
      <vt:variant>
        <vt:i4>4390922</vt:i4>
      </vt:variant>
      <vt:variant>
        <vt:i4>2736</vt:i4>
      </vt:variant>
      <vt:variant>
        <vt:i4>0</vt:i4>
      </vt:variant>
      <vt:variant>
        <vt:i4>5</vt:i4>
      </vt:variant>
      <vt:variant>
        <vt:lpwstr>../Docs/R1-135879.zip</vt:lpwstr>
      </vt:variant>
      <vt:variant>
        <vt:lpwstr/>
      </vt:variant>
      <vt:variant>
        <vt:i4>4456460</vt:i4>
      </vt:variant>
      <vt:variant>
        <vt:i4>2733</vt:i4>
      </vt:variant>
      <vt:variant>
        <vt:i4>0</vt:i4>
      </vt:variant>
      <vt:variant>
        <vt:i4>5</vt:i4>
      </vt:variant>
      <vt:variant>
        <vt:lpwstr>../Docs/R1-135403.zip</vt:lpwstr>
      </vt:variant>
      <vt:variant>
        <vt:lpwstr/>
      </vt:variant>
      <vt:variant>
        <vt:i4>4390912</vt:i4>
      </vt:variant>
      <vt:variant>
        <vt:i4>2730</vt:i4>
      </vt:variant>
      <vt:variant>
        <vt:i4>0</vt:i4>
      </vt:variant>
      <vt:variant>
        <vt:i4>5</vt:i4>
      </vt:variant>
      <vt:variant>
        <vt:lpwstr>../Docs/R1-135873.zip</vt:lpwstr>
      </vt:variant>
      <vt:variant>
        <vt:lpwstr/>
      </vt:variant>
      <vt:variant>
        <vt:i4>4259848</vt:i4>
      </vt:variant>
      <vt:variant>
        <vt:i4>2727</vt:i4>
      </vt:variant>
      <vt:variant>
        <vt:i4>0</vt:i4>
      </vt:variant>
      <vt:variant>
        <vt:i4>5</vt:i4>
      </vt:variant>
      <vt:variant>
        <vt:lpwstr>../Docs/R1-135655.zip</vt:lpwstr>
      </vt:variant>
      <vt:variant>
        <vt:lpwstr/>
      </vt:variant>
      <vt:variant>
        <vt:i4>4521997</vt:i4>
      </vt:variant>
      <vt:variant>
        <vt:i4>2724</vt:i4>
      </vt:variant>
      <vt:variant>
        <vt:i4>0</vt:i4>
      </vt:variant>
      <vt:variant>
        <vt:i4>5</vt:i4>
      </vt:variant>
      <vt:variant>
        <vt:lpwstr>../Docs/R1-135610.zip</vt:lpwstr>
      </vt:variant>
      <vt:variant>
        <vt:lpwstr/>
      </vt:variant>
      <vt:variant>
        <vt:i4>4980746</vt:i4>
      </vt:variant>
      <vt:variant>
        <vt:i4>2721</vt:i4>
      </vt:variant>
      <vt:variant>
        <vt:i4>0</vt:i4>
      </vt:variant>
      <vt:variant>
        <vt:i4>5</vt:i4>
      </vt:variant>
      <vt:variant>
        <vt:lpwstr>../Docs/R1-135584.zip</vt:lpwstr>
      </vt:variant>
      <vt:variant>
        <vt:lpwstr/>
      </vt:variant>
      <vt:variant>
        <vt:i4>4390925</vt:i4>
      </vt:variant>
      <vt:variant>
        <vt:i4>2718</vt:i4>
      </vt:variant>
      <vt:variant>
        <vt:i4>0</vt:i4>
      </vt:variant>
      <vt:variant>
        <vt:i4>5</vt:i4>
      </vt:variant>
      <vt:variant>
        <vt:lpwstr>../Docs/R1-135472.zip</vt:lpwstr>
      </vt:variant>
      <vt:variant>
        <vt:lpwstr/>
      </vt:variant>
      <vt:variant>
        <vt:i4>4390926</vt:i4>
      </vt:variant>
      <vt:variant>
        <vt:i4>2715</vt:i4>
      </vt:variant>
      <vt:variant>
        <vt:i4>0</vt:i4>
      </vt:variant>
      <vt:variant>
        <vt:i4>5</vt:i4>
      </vt:variant>
      <vt:variant>
        <vt:lpwstr>../Docs/R1-135471.zip</vt:lpwstr>
      </vt:variant>
      <vt:variant>
        <vt:lpwstr/>
      </vt:variant>
      <vt:variant>
        <vt:i4>4194304</vt:i4>
      </vt:variant>
      <vt:variant>
        <vt:i4>2712</vt:i4>
      </vt:variant>
      <vt:variant>
        <vt:i4>0</vt:i4>
      </vt:variant>
      <vt:variant>
        <vt:i4>5</vt:i4>
      </vt:variant>
      <vt:variant>
        <vt:lpwstr>../Docs/R1-135348.zip</vt:lpwstr>
      </vt:variant>
      <vt:variant>
        <vt:lpwstr/>
      </vt:variant>
      <vt:variant>
        <vt:i4>4456462</vt:i4>
      </vt:variant>
      <vt:variant>
        <vt:i4>2709</vt:i4>
      </vt:variant>
      <vt:variant>
        <vt:i4>0</vt:i4>
      </vt:variant>
      <vt:variant>
        <vt:i4>5</vt:i4>
      </vt:variant>
      <vt:variant>
        <vt:lpwstr>../Docs/R1-135306.zip</vt:lpwstr>
      </vt:variant>
      <vt:variant>
        <vt:lpwstr/>
      </vt:variant>
      <vt:variant>
        <vt:i4>4194304</vt:i4>
      </vt:variant>
      <vt:variant>
        <vt:i4>2706</vt:i4>
      </vt:variant>
      <vt:variant>
        <vt:i4>0</vt:i4>
      </vt:variant>
      <vt:variant>
        <vt:i4>5</vt:i4>
      </vt:variant>
      <vt:variant>
        <vt:lpwstr>../Docs/R1-135249.zip</vt:lpwstr>
      </vt:variant>
      <vt:variant>
        <vt:lpwstr/>
      </vt:variant>
      <vt:variant>
        <vt:i4>4325391</vt:i4>
      </vt:variant>
      <vt:variant>
        <vt:i4>2703</vt:i4>
      </vt:variant>
      <vt:variant>
        <vt:i4>0</vt:i4>
      </vt:variant>
      <vt:variant>
        <vt:i4>5</vt:i4>
      </vt:variant>
      <vt:variant>
        <vt:lpwstr>../Docs/R1-135165.zip</vt:lpwstr>
      </vt:variant>
      <vt:variant>
        <vt:lpwstr/>
      </vt:variant>
      <vt:variant>
        <vt:i4>4390914</vt:i4>
      </vt:variant>
      <vt:variant>
        <vt:i4>2700</vt:i4>
      </vt:variant>
      <vt:variant>
        <vt:i4>0</vt:i4>
      </vt:variant>
      <vt:variant>
        <vt:i4>5</vt:i4>
      </vt:variant>
      <vt:variant>
        <vt:lpwstr>../Docs/R1-135079.zip</vt:lpwstr>
      </vt:variant>
      <vt:variant>
        <vt:lpwstr/>
      </vt:variant>
      <vt:variant>
        <vt:i4>4653064</vt:i4>
      </vt:variant>
      <vt:variant>
        <vt:i4>2697</vt:i4>
      </vt:variant>
      <vt:variant>
        <vt:i4>0</vt:i4>
      </vt:variant>
      <vt:variant>
        <vt:i4>5</vt:i4>
      </vt:variant>
      <vt:variant>
        <vt:lpwstr>../Docs/R1-135033.zip</vt:lpwstr>
      </vt:variant>
      <vt:variant>
        <vt:lpwstr/>
      </vt:variant>
      <vt:variant>
        <vt:i4>4194306</vt:i4>
      </vt:variant>
      <vt:variant>
        <vt:i4>2694</vt:i4>
      </vt:variant>
      <vt:variant>
        <vt:i4>0</vt:i4>
      </vt:variant>
      <vt:variant>
        <vt:i4>5</vt:i4>
      </vt:variant>
      <vt:variant>
        <vt:lpwstr>../Docs/R1-136079.zip</vt:lpwstr>
      </vt:variant>
      <vt:variant>
        <vt:lpwstr/>
      </vt:variant>
      <vt:variant>
        <vt:i4>4325379</vt:i4>
      </vt:variant>
      <vt:variant>
        <vt:i4>2691</vt:i4>
      </vt:variant>
      <vt:variant>
        <vt:i4>0</vt:i4>
      </vt:variant>
      <vt:variant>
        <vt:i4>5</vt:i4>
      </vt:variant>
      <vt:variant>
        <vt:lpwstr>../Docs/R1-136058.zip</vt:lpwstr>
      </vt:variant>
      <vt:variant>
        <vt:lpwstr/>
      </vt:variant>
      <vt:variant>
        <vt:i4>4325379</vt:i4>
      </vt:variant>
      <vt:variant>
        <vt:i4>2688</vt:i4>
      </vt:variant>
      <vt:variant>
        <vt:i4>0</vt:i4>
      </vt:variant>
      <vt:variant>
        <vt:i4>5</vt:i4>
      </vt:variant>
      <vt:variant>
        <vt:lpwstr>../Docs/R1-136058.zip</vt:lpwstr>
      </vt:variant>
      <vt:variant>
        <vt:lpwstr/>
      </vt:variant>
      <vt:variant>
        <vt:i4>4587529</vt:i4>
      </vt:variant>
      <vt:variant>
        <vt:i4>2685</vt:i4>
      </vt:variant>
      <vt:variant>
        <vt:i4>0</vt:i4>
      </vt:variant>
      <vt:variant>
        <vt:i4>5</vt:i4>
      </vt:variant>
      <vt:variant>
        <vt:lpwstr>../Docs/R1-136012.zip</vt:lpwstr>
      </vt:variant>
      <vt:variant>
        <vt:lpwstr/>
      </vt:variant>
      <vt:variant>
        <vt:i4>4456460</vt:i4>
      </vt:variant>
      <vt:variant>
        <vt:i4>2682</vt:i4>
      </vt:variant>
      <vt:variant>
        <vt:i4>0</vt:i4>
      </vt:variant>
      <vt:variant>
        <vt:i4>5</vt:i4>
      </vt:variant>
      <vt:variant>
        <vt:lpwstr>../Docs/R1-136037.zip</vt:lpwstr>
      </vt:variant>
      <vt:variant>
        <vt:lpwstr/>
      </vt:variant>
      <vt:variant>
        <vt:i4>4259855</vt:i4>
      </vt:variant>
      <vt:variant>
        <vt:i4>2679</vt:i4>
      </vt:variant>
      <vt:variant>
        <vt:i4>0</vt:i4>
      </vt:variant>
      <vt:variant>
        <vt:i4>5</vt:i4>
      </vt:variant>
      <vt:variant>
        <vt:lpwstr>../Docs/R1-135450.zip</vt:lpwstr>
      </vt:variant>
      <vt:variant>
        <vt:lpwstr/>
      </vt:variant>
      <vt:variant>
        <vt:i4>4194306</vt:i4>
      </vt:variant>
      <vt:variant>
        <vt:i4>2676</vt:i4>
      </vt:variant>
      <vt:variant>
        <vt:i4>0</vt:i4>
      </vt:variant>
      <vt:variant>
        <vt:i4>5</vt:i4>
      </vt:variant>
      <vt:variant>
        <vt:lpwstr>../Docs/R1-132138.zip</vt:lpwstr>
      </vt:variant>
      <vt:variant>
        <vt:lpwstr/>
      </vt:variant>
      <vt:variant>
        <vt:i4>5046285</vt:i4>
      </vt:variant>
      <vt:variant>
        <vt:i4>2673</vt:i4>
      </vt:variant>
      <vt:variant>
        <vt:i4>0</vt:i4>
      </vt:variant>
      <vt:variant>
        <vt:i4>5</vt:i4>
      </vt:variant>
      <vt:variant>
        <vt:lpwstr>../Docs/R1-135395.zip</vt:lpwstr>
      </vt:variant>
      <vt:variant>
        <vt:lpwstr/>
      </vt:variant>
      <vt:variant>
        <vt:i4>4456449</vt:i4>
      </vt:variant>
      <vt:variant>
        <vt:i4>2670</vt:i4>
      </vt:variant>
      <vt:variant>
        <vt:i4>0</vt:i4>
      </vt:variant>
      <vt:variant>
        <vt:i4>5</vt:i4>
      </vt:variant>
      <vt:variant>
        <vt:lpwstr>../Docs/R1-135208.zip</vt:lpwstr>
      </vt:variant>
      <vt:variant>
        <vt:lpwstr/>
      </vt:variant>
      <vt:variant>
        <vt:i4>4325386</vt:i4>
      </vt:variant>
      <vt:variant>
        <vt:i4>2667</vt:i4>
      </vt:variant>
      <vt:variant>
        <vt:i4>0</vt:i4>
      </vt:variant>
      <vt:variant>
        <vt:i4>5</vt:i4>
      </vt:variant>
      <vt:variant>
        <vt:lpwstr>../Docs/R1-136051.zip</vt:lpwstr>
      </vt:variant>
      <vt:variant>
        <vt:lpwstr/>
      </vt:variant>
      <vt:variant>
        <vt:i4>4587528</vt:i4>
      </vt:variant>
      <vt:variant>
        <vt:i4>2664</vt:i4>
      </vt:variant>
      <vt:variant>
        <vt:i4>0</vt:i4>
      </vt:variant>
      <vt:variant>
        <vt:i4>5</vt:i4>
      </vt:variant>
      <vt:variant>
        <vt:lpwstr>../Docs/R1-136013.zip</vt:lpwstr>
      </vt:variant>
      <vt:variant>
        <vt:lpwstr/>
      </vt:variant>
      <vt:variant>
        <vt:i4>4456451</vt:i4>
      </vt:variant>
      <vt:variant>
        <vt:i4>2661</vt:i4>
      </vt:variant>
      <vt:variant>
        <vt:i4>0</vt:i4>
      </vt:variant>
      <vt:variant>
        <vt:i4>5</vt:i4>
      </vt:variant>
      <vt:variant>
        <vt:lpwstr>../Docs/R1-136038.zip</vt:lpwstr>
      </vt:variant>
      <vt:variant>
        <vt:lpwstr/>
      </vt:variant>
      <vt:variant>
        <vt:i4>4259850</vt:i4>
      </vt:variant>
      <vt:variant>
        <vt:i4>2658</vt:i4>
      </vt:variant>
      <vt:variant>
        <vt:i4>0</vt:i4>
      </vt:variant>
      <vt:variant>
        <vt:i4>5</vt:i4>
      </vt:variant>
      <vt:variant>
        <vt:lpwstr>../Docs/R1-135958.zip</vt:lpwstr>
      </vt:variant>
      <vt:variant>
        <vt:lpwstr/>
      </vt:variant>
      <vt:variant>
        <vt:i4>4653065</vt:i4>
      </vt:variant>
      <vt:variant>
        <vt:i4>2655</vt:i4>
      </vt:variant>
      <vt:variant>
        <vt:i4>0</vt:i4>
      </vt:variant>
      <vt:variant>
        <vt:i4>5</vt:i4>
      </vt:variant>
      <vt:variant>
        <vt:lpwstr>../Docs/R1-135032.zip</vt:lpwstr>
      </vt:variant>
      <vt:variant>
        <vt:lpwstr/>
      </vt:variant>
      <vt:variant>
        <vt:i4>4259850</vt:i4>
      </vt:variant>
      <vt:variant>
        <vt:i4>2652</vt:i4>
      </vt:variant>
      <vt:variant>
        <vt:i4>0</vt:i4>
      </vt:variant>
      <vt:variant>
        <vt:i4>5</vt:i4>
      </vt:variant>
      <vt:variant>
        <vt:lpwstr>../Docs/R1-135657.zip</vt:lpwstr>
      </vt:variant>
      <vt:variant>
        <vt:lpwstr/>
      </vt:variant>
      <vt:variant>
        <vt:i4>4980749</vt:i4>
      </vt:variant>
      <vt:variant>
        <vt:i4>2649</vt:i4>
      </vt:variant>
      <vt:variant>
        <vt:i4>0</vt:i4>
      </vt:variant>
      <vt:variant>
        <vt:i4>5</vt:i4>
      </vt:variant>
      <vt:variant>
        <vt:lpwstr>../Docs/R1-135583.zip</vt:lpwstr>
      </vt:variant>
      <vt:variant>
        <vt:lpwstr/>
      </vt:variant>
      <vt:variant>
        <vt:i4>4390915</vt:i4>
      </vt:variant>
      <vt:variant>
        <vt:i4>2646</vt:i4>
      </vt:variant>
      <vt:variant>
        <vt:i4>0</vt:i4>
      </vt:variant>
      <vt:variant>
        <vt:i4>5</vt:i4>
      </vt:variant>
      <vt:variant>
        <vt:lpwstr>../Docs/R1-135078.zip</vt:lpwstr>
      </vt:variant>
      <vt:variant>
        <vt:lpwstr/>
      </vt:variant>
      <vt:variant>
        <vt:i4>2228236</vt:i4>
      </vt:variant>
      <vt:variant>
        <vt:i4>2643</vt:i4>
      </vt:variant>
      <vt:variant>
        <vt:i4>0</vt:i4>
      </vt:variant>
      <vt:variant>
        <vt:i4>5</vt:i4>
      </vt:variant>
      <vt:variant>
        <vt:lpwstr>http://www.3gpp.org/ftp/tsg_ran/TSG_RAN/TSGR_61/Docs/RP-131373.zip</vt:lpwstr>
      </vt:variant>
      <vt:variant>
        <vt:lpwstr/>
      </vt:variant>
      <vt:variant>
        <vt:i4>2228226</vt:i4>
      </vt:variant>
      <vt:variant>
        <vt:i4>2640</vt:i4>
      </vt:variant>
      <vt:variant>
        <vt:i4>0</vt:i4>
      </vt:variant>
      <vt:variant>
        <vt:i4>5</vt:i4>
      </vt:variant>
      <vt:variant>
        <vt:lpwstr>http://www.3gpp.org/ftp/tsg_ran/TSG_RAN/TSGR_58/Docs/RP-122032.zip</vt:lpwstr>
      </vt:variant>
      <vt:variant>
        <vt:lpwstr/>
      </vt:variant>
      <vt:variant>
        <vt:i4>4456450</vt:i4>
      </vt:variant>
      <vt:variant>
        <vt:i4>2637</vt:i4>
      </vt:variant>
      <vt:variant>
        <vt:i4>0</vt:i4>
      </vt:variant>
      <vt:variant>
        <vt:i4>5</vt:i4>
      </vt:variant>
      <vt:variant>
        <vt:lpwstr>../Docs/R1-135801.zip</vt:lpwstr>
      </vt:variant>
      <vt:variant>
        <vt:lpwstr/>
      </vt:variant>
      <vt:variant>
        <vt:i4>4980748</vt:i4>
      </vt:variant>
      <vt:variant>
        <vt:i4>2634</vt:i4>
      </vt:variant>
      <vt:variant>
        <vt:i4>0</vt:i4>
      </vt:variant>
      <vt:variant>
        <vt:i4>5</vt:i4>
      </vt:variant>
      <vt:variant>
        <vt:lpwstr>../Docs/R1-135582.zip</vt:lpwstr>
      </vt:variant>
      <vt:variant>
        <vt:lpwstr/>
      </vt:variant>
      <vt:variant>
        <vt:i4>4390927</vt:i4>
      </vt:variant>
      <vt:variant>
        <vt:i4>2631</vt:i4>
      </vt:variant>
      <vt:variant>
        <vt:i4>0</vt:i4>
      </vt:variant>
      <vt:variant>
        <vt:i4>5</vt:i4>
      </vt:variant>
      <vt:variant>
        <vt:lpwstr>../Docs/R1-135470.zip</vt:lpwstr>
      </vt:variant>
      <vt:variant>
        <vt:lpwstr/>
      </vt:variant>
      <vt:variant>
        <vt:i4>4390924</vt:i4>
      </vt:variant>
      <vt:variant>
        <vt:i4>2628</vt:i4>
      </vt:variant>
      <vt:variant>
        <vt:i4>0</vt:i4>
      </vt:variant>
      <vt:variant>
        <vt:i4>5</vt:i4>
      </vt:variant>
      <vt:variant>
        <vt:lpwstr>../Docs/R1-135077.zip</vt:lpwstr>
      </vt:variant>
      <vt:variant>
        <vt:lpwstr/>
      </vt:variant>
      <vt:variant>
        <vt:i4>4653066</vt:i4>
      </vt:variant>
      <vt:variant>
        <vt:i4>2625</vt:i4>
      </vt:variant>
      <vt:variant>
        <vt:i4>0</vt:i4>
      </vt:variant>
      <vt:variant>
        <vt:i4>5</vt:i4>
      </vt:variant>
      <vt:variant>
        <vt:lpwstr>../Docs/R1-135031.zip</vt:lpwstr>
      </vt:variant>
      <vt:variant>
        <vt:lpwstr/>
      </vt:variant>
      <vt:variant>
        <vt:i4>4653067</vt:i4>
      </vt:variant>
      <vt:variant>
        <vt:i4>2622</vt:i4>
      </vt:variant>
      <vt:variant>
        <vt:i4>0</vt:i4>
      </vt:variant>
      <vt:variant>
        <vt:i4>5</vt:i4>
      </vt:variant>
      <vt:variant>
        <vt:lpwstr>../Docs/R1-135030.zip</vt:lpwstr>
      </vt:variant>
      <vt:variant>
        <vt:lpwstr/>
      </vt:variant>
      <vt:variant>
        <vt:i4>4521995</vt:i4>
      </vt:variant>
      <vt:variant>
        <vt:i4>2619</vt:i4>
      </vt:variant>
      <vt:variant>
        <vt:i4>0</vt:i4>
      </vt:variant>
      <vt:variant>
        <vt:i4>5</vt:i4>
      </vt:variant>
      <vt:variant>
        <vt:lpwstr>../Docs/R1-135919.zip</vt:lpwstr>
      </vt:variant>
      <vt:variant>
        <vt:lpwstr/>
      </vt:variant>
      <vt:variant>
        <vt:i4>4521995</vt:i4>
      </vt:variant>
      <vt:variant>
        <vt:i4>2616</vt:i4>
      </vt:variant>
      <vt:variant>
        <vt:i4>0</vt:i4>
      </vt:variant>
      <vt:variant>
        <vt:i4>5</vt:i4>
      </vt:variant>
      <vt:variant>
        <vt:lpwstr>../Docs/R1-135919.zip</vt:lpwstr>
      </vt:variant>
      <vt:variant>
        <vt:lpwstr/>
      </vt:variant>
      <vt:variant>
        <vt:i4>4521984</vt:i4>
      </vt:variant>
      <vt:variant>
        <vt:i4>2613</vt:i4>
      </vt:variant>
      <vt:variant>
        <vt:i4>0</vt:i4>
      </vt:variant>
      <vt:variant>
        <vt:i4>5</vt:i4>
      </vt:variant>
      <vt:variant>
        <vt:lpwstr>../Docs/R1-135912.zip</vt:lpwstr>
      </vt:variant>
      <vt:variant>
        <vt:lpwstr/>
      </vt:variant>
      <vt:variant>
        <vt:i4>4521994</vt:i4>
      </vt:variant>
      <vt:variant>
        <vt:i4>2610</vt:i4>
      </vt:variant>
      <vt:variant>
        <vt:i4>0</vt:i4>
      </vt:variant>
      <vt:variant>
        <vt:i4>5</vt:i4>
      </vt:variant>
      <vt:variant>
        <vt:lpwstr>../Docs/R1-135918.zip</vt:lpwstr>
      </vt:variant>
      <vt:variant>
        <vt:lpwstr/>
      </vt:variant>
      <vt:variant>
        <vt:i4>4521987</vt:i4>
      </vt:variant>
      <vt:variant>
        <vt:i4>2607</vt:i4>
      </vt:variant>
      <vt:variant>
        <vt:i4>0</vt:i4>
      </vt:variant>
      <vt:variant>
        <vt:i4>5</vt:i4>
      </vt:variant>
      <vt:variant>
        <vt:lpwstr>../Docs/R1-135911.zip</vt:lpwstr>
      </vt:variant>
      <vt:variant>
        <vt:lpwstr/>
      </vt:variant>
      <vt:variant>
        <vt:i4>4521984</vt:i4>
      </vt:variant>
      <vt:variant>
        <vt:i4>2604</vt:i4>
      </vt:variant>
      <vt:variant>
        <vt:i4>0</vt:i4>
      </vt:variant>
      <vt:variant>
        <vt:i4>5</vt:i4>
      </vt:variant>
      <vt:variant>
        <vt:lpwstr>../Docs/R1-135912.zip</vt:lpwstr>
      </vt:variant>
      <vt:variant>
        <vt:lpwstr/>
      </vt:variant>
      <vt:variant>
        <vt:i4>4521987</vt:i4>
      </vt:variant>
      <vt:variant>
        <vt:i4>2601</vt:i4>
      </vt:variant>
      <vt:variant>
        <vt:i4>0</vt:i4>
      </vt:variant>
      <vt:variant>
        <vt:i4>5</vt:i4>
      </vt:variant>
      <vt:variant>
        <vt:lpwstr>../Docs/R1-135911.zip</vt:lpwstr>
      </vt:variant>
      <vt:variant>
        <vt:lpwstr/>
      </vt:variant>
      <vt:variant>
        <vt:i4>4390922</vt:i4>
      </vt:variant>
      <vt:variant>
        <vt:i4>2598</vt:i4>
      </vt:variant>
      <vt:variant>
        <vt:i4>0</vt:i4>
      </vt:variant>
      <vt:variant>
        <vt:i4>5</vt:i4>
      </vt:variant>
      <vt:variant>
        <vt:lpwstr>../Docs/R1-135273.zip</vt:lpwstr>
      </vt:variant>
      <vt:variant>
        <vt:lpwstr/>
      </vt:variant>
      <vt:variant>
        <vt:i4>4456461</vt:i4>
      </vt:variant>
      <vt:variant>
        <vt:i4>2595</vt:i4>
      </vt:variant>
      <vt:variant>
        <vt:i4>0</vt:i4>
      </vt:variant>
      <vt:variant>
        <vt:i4>5</vt:i4>
      </vt:variant>
      <vt:variant>
        <vt:lpwstr>../Docs/R1-135305.zip</vt:lpwstr>
      </vt:variant>
      <vt:variant>
        <vt:lpwstr/>
      </vt:variant>
      <vt:variant>
        <vt:i4>4456460</vt:i4>
      </vt:variant>
      <vt:variant>
        <vt:i4>2592</vt:i4>
      </vt:variant>
      <vt:variant>
        <vt:i4>0</vt:i4>
      </vt:variant>
      <vt:variant>
        <vt:i4>5</vt:i4>
      </vt:variant>
      <vt:variant>
        <vt:lpwstr>../Docs/R1-135304.zip</vt:lpwstr>
      </vt:variant>
      <vt:variant>
        <vt:lpwstr/>
      </vt:variant>
      <vt:variant>
        <vt:i4>4325390</vt:i4>
      </vt:variant>
      <vt:variant>
        <vt:i4>2589</vt:i4>
      </vt:variant>
      <vt:variant>
        <vt:i4>0</vt:i4>
      </vt:variant>
      <vt:variant>
        <vt:i4>5</vt:i4>
      </vt:variant>
      <vt:variant>
        <vt:lpwstr>../Docs/R1-135164.zip</vt:lpwstr>
      </vt:variant>
      <vt:variant>
        <vt:lpwstr/>
      </vt:variant>
      <vt:variant>
        <vt:i4>4653066</vt:i4>
      </vt:variant>
      <vt:variant>
        <vt:i4>2586</vt:i4>
      </vt:variant>
      <vt:variant>
        <vt:i4>0</vt:i4>
      </vt:variant>
      <vt:variant>
        <vt:i4>5</vt:i4>
      </vt:variant>
      <vt:variant>
        <vt:lpwstr>../Docs/R1-135839.zip</vt:lpwstr>
      </vt:variant>
      <vt:variant>
        <vt:lpwstr/>
      </vt:variant>
      <vt:variant>
        <vt:i4>4325381</vt:i4>
      </vt:variant>
      <vt:variant>
        <vt:i4>2583</vt:i4>
      </vt:variant>
      <vt:variant>
        <vt:i4>0</vt:i4>
      </vt:variant>
      <vt:variant>
        <vt:i4>5</vt:i4>
      </vt:variant>
      <vt:variant>
        <vt:lpwstr>../Docs/R1-135668.zip</vt:lpwstr>
      </vt:variant>
      <vt:variant>
        <vt:lpwstr/>
      </vt:variant>
      <vt:variant>
        <vt:i4>4325386</vt:i4>
      </vt:variant>
      <vt:variant>
        <vt:i4>2580</vt:i4>
      </vt:variant>
      <vt:variant>
        <vt:i4>0</vt:i4>
      </vt:variant>
      <vt:variant>
        <vt:i4>5</vt:i4>
      </vt:variant>
      <vt:variant>
        <vt:lpwstr>../Docs/R1-135667.zip</vt:lpwstr>
      </vt:variant>
      <vt:variant>
        <vt:lpwstr/>
      </vt:variant>
      <vt:variant>
        <vt:i4>4456462</vt:i4>
      </vt:variant>
      <vt:variant>
        <vt:i4>2577</vt:i4>
      </vt:variant>
      <vt:variant>
        <vt:i4>0</vt:i4>
      </vt:variant>
      <vt:variant>
        <vt:i4>5</vt:i4>
      </vt:variant>
      <vt:variant>
        <vt:lpwstr>../Docs/R1-135207.zip</vt:lpwstr>
      </vt:variant>
      <vt:variant>
        <vt:lpwstr/>
      </vt:variant>
      <vt:variant>
        <vt:i4>4456459</vt:i4>
      </vt:variant>
      <vt:variant>
        <vt:i4>2574</vt:i4>
      </vt:variant>
      <vt:variant>
        <vt:i4>0</vt:i4>
      </vt:variant>
      <vt:variant>
        <vt:i4>5</vt:i4>
      </vt:variant>
      <vt:variant>
        <vt:lpwstr>../Docs/R1-136030.zip</vt:lpwstr>
      </vt:variant>
      <vt:variant>
        <vt:lpwstr/>
      </vt:variant>
      <vt:variant>
        <vt:i4>2621453</vt:i4>
      </vt:variant>
      <vt:variant>
        <vt:i4>2571</vt:i4>
      </vt:variant>
      <vt:variant>
        <vt:i4>0</vt:i4>
      </vt:variant>
      <vt:variant>
        <vt:i4>5</vt:i4>
      </vt:variant>
      <vt:variant>
        <vt:lpwstr>http://www.3gpp.org/ftp/tsg_ran/TSG_RAN/TSGR_61/Docs/RP-131369.zip</vt:lpwstr>
      </vt:variant>
      <vt:variant>
        <vt:lpwstr/>
      </vt:variant>
      <vt:variant>
        <vt:i4>4325390</vt:i4>
      </vt:variant>
      <vt:variant>
        <vt:i4>2568</vt:i4>
      </vt:variant>
      <vt:variant>
        <vt:i4>0</vt:i4>
      </vt:variant>
      <vt:variant>
        <vt:i4>5</vt:i4>
      </vt:variant>
      <vt:variant>
        <vt:lpwstr>../Docs/R1-136055.zip</vt:lpwstr>
      </vt:variant>
      <vt:variant>
        <vt:lpwstr/>
      </vt:variant>
      <vt:variant>
        <vt:i4>4521993</vt:i4>
      </vt:variant>
      <vt:variant>
        <vt:i4>2565</vt:i4>
      </vt:variant>
      <vt:variant>
        <vt:i4>0</vt:i4>
      </vt:variant>
      <vt:variant>
        <vt:i4>5</vt:i4>
      </vt:variant>
      <vt:variant>
        <vt:lpwstr>../Docs/R1-136022.zip</vt:lpwstr>
      </vt:variant>
      <vt:variant>
        <vt:lpwstr/>
      </vt:variant>
      <vt:variant>
        <vt:i4>4980737</vt:i4>
      </vt:variant>
      <vt:variant>
        <vt:i4>2562</vt:i4>
      </vt:variant>
      <vt:variant>
        <vt:i4>0</vt:i4>
      </vt:variant>
      <vt:variant>
        <vt:i4>5</vt:i4>
      </vt:variant>
      <vt:variant>
        <vt:lpwstr>../Docs/R1-135983.zip</vt:lpwstr>
      </vt:variant>
      <vt:variant>
        <vt:lpwstr/>
      </vt:variant>
      <vt:variant>
        <vt:i4>4980751</vt:i4>
      </vt:variant>
      <vt:variant>
        <vt:i4>2559</vt:i4>
      </vt:variant>
      <vt:variant>
        <vt:i4>0</vt:i4>
      </vt:variant>
      <vt:variant>
        <vt:i4>5</vt:i4>
      </vt:variant>
      <vt:variant>
        <vt:lpwstr>../Docs/R1-135581.zip</vt:lpwstr>
      </vt:variant>
      <vt:variant>
        <vt:lpwstr/>
      </vt:variant>
      <vt:variant>
        <vt:i4>4325382</vt:i4>
      </vt:variant>
      <vt:variant>
        <vt:i4>2556</vt:i4>
      </vt:variant>
      <vt:variant>
        <vt:i4>0</vt:i4>
      </vt:variant>
      <vt:variant>
        <vt:i4>5</vt:i4>
      </vt:variant>
      <vt:variant>
        <vt:lpwstr>../Docs/R1-135469.zip</vt:lpwstr>
      </vt:variant>
      <vt:variant>
        <vt:lpwstr/>
      </vt:variant>
      <vt:variant>
        <vt:i4>4194318</vt:i4>
      </vt:variant>
      <vt:variant>
        <vt:i4>2553</vt:i4>
      </vt:variant>
      <vt:variant>
        <vt:i4>0</vt:i4>
      </vt:variant>
      <vt:variant>
        <vt:i4>5</vt:i4>
      </vt:variant>
      <vt:variant>
        <vt:lpwstr>../Docs/R1-135346.zip</vt:lpwstr>
      </vt:variant>
      <vt:variant>
        <vt:lpwstr/>
      </vt:variant>
      <vt:variant>
        <vt:i4>4980746</vt:i4>
      </vt:variant>
      <vt:variant>
        <vt:i4>2550</vt:i4>
      </vt:variant>
      <vt:variant>
        <vt:i4>0</vt:i4>
      </vt:variant>
      <vt:variant>
        <vt:i4>5</vt:i4>
      </vt:variant>
      <vt:variant>
        <vt:lpwstr>../Docs/R1-135283.zip</vt:lpwstr>
      </vt:variant>
      <vt:variant>
        <vt:lpwstr/>
      </vt:variant>
      <vt:variant>
        <vt:i4>4325385</vt:i4>
      </vt:variant>
      <vt:variant>
        <vt:i4>2547</vt:i4>
      </vt:variant>
      <vt:variant>
        <vt:i4>0</vt:i4>
      </vt:variant>
      <vt:variant>
        <vt:i4>5</vt:i4>
      </vt:variant>
      <vt:variant>
        <vt:lpwstr>../Docs/R1-135163.zip</vt:lpwstr>
      </vt:variant>
      <vt:variant>
        <vt:lpwstr/>
      </vt:variant>
      <vt:variant>
        <vt:i4>4587522</vt:i4>
      </vt:variant>
      <vt:variant>
        <vt:i4>2544</vt:i4>
      </vt:variant>
      <vt:variant>
        <vt:i4>0</vt:i4>
      </vt:variant>
      <vt:variant>
        <vt:i4>5</vt:i4>
      </vt:variant>
      <vt:variant>
        <vt:lpwstr>../Docs/R1-135029.zip</vt:lpwstr>
      </vt:variant>
      <vt:variant>
        <vt:lpwstr/>
      </vt:variant>
      <vt:variant>
        <vt:i4>4980738</vt:i4>
      </vt:variant>
      <vt:variant>
        <vt:i4>2541</vt:i4>
      </vt:variant>
      <vt:variant>
        <vt:i4>0</vt:i4>
      </vt:variant>
      <vt:variant>
        <vt:i4>5</vt:i4>
      </vt:variant>
      <vt:variant>
        <vt:lpwstr>../Docs/R1-135980.zip</vt:lpwstr>
      </vt:variant>
      <vt:variant>
        <vt:lpwstr/>
      </vt:variant>
      <vt:variant>
        <vt:i4>4390916</vt:i4>
      </vt:variant>
      <vt:variant>
        <vt:i4>2538</vt:i4>
      </vt:variant>
      <vt:variant>
        <vt:i4>0</vt:i4>
      </vt:variant>
      <vt:variant>
        <vt:i4>5</vt:i4>
      </vt:variant>
      <vt:variant>
        <vt:lpwstr>../Docs/R1-135976.zip</vt:lpwstr>
      </vt:variant>
      <vt:variant>
        <vt:lpwstr/>
      </vt:variant>
      <vt:variant>
        <vt:i4>4390927</vt:i4>
      </vt:variant>
      <vt:variant>
        <vt:i4>2535</vt:i4>
      </vt:variant>
      <vt:variant>
        <vt:i4>0</vt:i4>
      </vt:variant>
      <vt:variant>
        <vt:i4>5</vt:i4>
      </vt:variant>
      <vt:variant>
        <vt:lpwstr>../Docs/R1-135672.zip</vt:lpwstr>
      </vt:variant>
      <vt:variant>
        <vt:lpwstr/>
      </vt:variant>
      <vt:variant>
        <vt:i4>4259849</vt:i4>
      </vt:variant>
      <vt:variant>
        <vt:i4>2532</vt:i4>
      </vt:variant>
      <vt:variant>
        <vt:i4>0</vt:i4>
      </vt:variant>
      <vt:variant>
        <vt:i4>5</vt:i4>
      </vt:variant>
      <vt:variant>
        <vt:lpwstr>../Docs/R1-135654.zip</vt:lpwstr>
      </vt:variant>
      <vt:variant>
        <vt:lpwstr/>
      </vt:variant>
      <vt:variant>
        <vt:i4>4653071</vt:i4>
      </vt:variant>
      <vt:variant>
        <vt:i4>2529</vt:i4>
      </vt:variant>
      <vt:variant>
        <vt:i4>0</vt:i4>
      </vt:variant>
      <vt:variant>
        <vt:i4>5</vt:i4>
      </vt:variant>
      <vt:variant>
        <vt:lpwstr>../Docs/R1-135632.zip</vt:lpwstr>
      </vt:variant>
      <vt:variant>
        <vt:lpwstr/>
      </vt:variant>
      <vt:variant>
        <vt:i4>4980750</vt:i4>
      </vt:variant>
      <vt:variant>
        <vt:i4>2526</vt:i4>
      </vt:variant>
      <vt:variant>
        <vt:i4>0</vt:i4>
      </vt:variant>
      <vt:variant>
        <vt:i4>5</vt:i4>
      </vt:variant>
      <vt:variant>
        <vt:lpwstr>../Docs/R1-135580.zip</vt:lpwstr>
      </vt:variant>
      <vt:variant>
        <vt:lpwstr/>
      </vt:variant>
      <vt:variant>
        <vt:i4>4456461</vt:i4>
      </vt:variant>
      <vt:variant>
        <vt:i4>2523</vt:i4>
      </vt:variant>
      <vt:variant>
        <vt:i4>0</vt:i4>
      </vt:variant>
      <vt:variant>
        <vt:i4>5</vt:i4>
      </vt:variant>
      <vt:variant>
        <vt:lpwstr>../Docs/R1-135503.zip</vt:lpwstr>
      </vt:variant>
      <vt:variant>
        <vt:lpwstr/>
      </vt:variant>
      <vt:variant>
        <vt:i4>4325383</vt:i4>
      </vt:variant>
      <vt:variant>
        <vt:i4>2520</vt:i4>
      </vt:variant>
      <vt:variant>
        <vt:i4>0</vt:i4>
      </vt:variant>
      <vt:variant>
        <vt:i4>5</vt:i4>
      </vt:variant>
      <vt:variant>
        <vt:lpwstr>../Docs/R1-135468.zip</vt:lpwstr>
      </vt:variant>
      <vt:variant>
        <vt:lpwstr/>
      </vt:variant>
      <vt:variant>
        <vt:i4>4456459</vt:i4>
      </vt:variant>
      <vt:variant>
        <vt:i4>2517</vt:i4>
      </vt:variant>
      <vt:variant>
        <vt:i4>0</vt:i4>
      </vt:variant>
      <vt:variant>
        <vt:i4>5</vt:i4>
      </vt:variant>
      <vt:variant>
        <vt:lpwstr>../Docs/R1-135303.zip</vt:lpwstr>
      </vt:variant>
      <vt:variant>
        <vt:lpwstr/>
      </vt:variant>
      <vt:variant>
        <vt:i4>4325384</vt:i4>
      </vt:variant>
      <vt:variant>
        <vt:i4>2514</vt:i4>
      </vt:variant>
      <vt:variant>
        <vt:i4>0</vt:i4>
      </vt:variant>
      <vt:variant>
        <vt:i4>5</vt:i4>
      </vt:variant>
      <vt:variant>
        <vt:lpwstr>../Docs/R1-135261.zip</vt:lpwstr>
      </vt:variant>
      <vt:variant>
        <vt:lpwstr/>
      </vt:variant>
      <vt:variant>
        <vt:i4>4325385</vt:i4>
      </vt:variant>
      <vt:variant>
        <vt:i4>2511</vt:i4>
      </vt:variant>
      <vt:variant>
        <vt:i4>0</vt:i4>
      </vt:variant>
      <vt:variant>
        <vt:i4>5</vt:i4>
      </vt:variant>
      <vt:variant>
        <vt:lpwstr>../Docs/R1-135260.zip</vt:lpwstr>
      </vt:variant>
      <vt:variant>
        <vt:lpwstr/>
      </vt:variant>
      <vt:variant>
        <vt:i4>4456463</vt:i4>
      </vt:variant>
      <vt:variant>
        <vt:i4>2508</vt:i4>
      </vt:variant>
      <vt:variant>
        <vt:i4>0</vt:i4>
      </vt:variant>
      <vt:variant>
        <vt:i4>5</vt:i4>
      </vt:variant>
      <vt:variant>
        <vt:lpwstr>../Docs/R1-135206.zip</vt:lpwstr>
      </vt:variant>
      <vt:variant>
        <vt:lpwstr/>
      </vt:variant>
      <vt:variant>
        <vt:i4>4325384</vt:i4>
      </vt:variant>
      <vt:variant>
        <vt:i4>2505</vt:i4>
      </vt:variant>
      <vt:variant>
        <vt:i4>0</vt:i4>
      </vt:variant>
      <vt:variant>
        <vt:i4>5</vt:i4>
      </vt:variant>
      <vt:variant>
        <vt:lpwstr>../Docs/R1-135162.zip</vt:lpwstr>
      </vt:variant>
      <vt:variant>
        <vt:lpwstr/>
      </vt:variant>
      <vt:variant>
        <vt:i4>4456450</vt:i4>
      </vt:variant>
      <vt:variant>
        <vt:i4>2502</vt:i4>
      </vt:variant>
      <vt:variant>
        <vt:i4>0</vt:i4>
      </vt:variant>
      <vt:variant>
        <vt:i4>5</vt:i4>
      </vt:variant>
      <vt:variant>
        <vt:lpwstr>../Docs/R1-135108.zip</vt:lpwstr>
      </vt:variant>
      <vt:variant>
        <vt:lpwstr/>
      </vt:variant>
      <vt:variant>
        <vt:i4>4390925</vt:i4>
      </vt:variant>
      <vt:variant>
        <vt:i4>2499</vt:i4>
      </vt:variant>
      <vt:variant>
        <vt:i4>0</vt:i4>
      </vt:variant>
      <vt:variant>
        <vt:i4>5</vt:i4>
      </vt:variant>
      <vt:variant>
        <vt:lpwstr>../Docs/R1-135076.zip</vt:lpwstr>
      </vt:variant>
      <vt:variant>
        <vt:lpwstr/>
      </vt:variant>
      <vt:variant>
        <vt:i4>4587523</vt:i4>
      </vt:variant>
      <vt:variant>
        <vt:i4>2496</vt:i4>
      </vt:variant>
      <vt:variant>
        <vt:i4>0</vt:i4>
      </vt:variant>
      <vt:variant>
        <vt:i4>5</vt:i4>
      </vt:variant>
      <vt:variant>
        <vt:lpwstr>../Docs/R1-135028.zip</vt:lpwstr>
      </vt:variant>
      <vt:variant>
        <vt:lpwstr/>
      </vt:variant>
      <vt:variant>
        <vt:i4>4259854</vt:i4>
      </vt:variant>
      <vt:variant>
        <vt:i4>2493</vt:i4>
      </vt:variant>
      <vt:variant>
        <vt:i4>0</vt:i4>
      </vt:variant>
      <vt:variant>
        <vt:i4>5</vt:i4>
      </vt:variant>
      <vt:variant>
        <vt:lpwstr>../Docs/R1-135653.zip</vt:lpwstr>
      </vt:variant>
      <vt:variant>
        <vt:lpwstr/>
      </vt:variant>
      <vt:variant>
        <vt:i4>4390927</vt:i4>
      </vt:variant>
      <vt:variant>
        <vt:i4>2490</vt:i4>
      </vt:variant>
      <vt:variant>
        <vt:i4>0</vt:i4>
      </vt:variant>
      <vt:variant>
        <vt:i4>5</vt:i4>
      </vt:variant>
      <vt:variant>
        <vt:lpwstr>../Docs/R1-134561.zip</vt:lpwstr>
      </vt:variant>
      <vt:variant>
        <vt:lpwstr/>
      </vt:variant>
      <vt:variant>
        <vt:i4>4456463</vt:i4>
      </vt:variant>
      <vt:variant>
        <vt:i4>2487</vt:i4>
      </vt:variant>
      <vt:variant>
        <vt:i4>0</vt:i4>
      </vt:variant>
      <vt:variant>
        <vt:i4>5</vt:i4>
      </vt:variant>
      <vt:variant>
        <vt:lpwstr>../Docs/R1-135602.zip</vt:lpwstr>
      </vt:variant>
      <vt:variant>
        <vt:lpwstr/>
      </vt:variant>
      <vt:variant>
        <vt:i4>4390919</vt:i4>
      </vt:variant>
      <vt:variant>
        <vt:i4>2484</vt:i4>
      </vt:variant>
      <vt:variant>
        <vt:i4>0</vt:i4>
      </vt:variant>
      <vt:variant>
        <vt:i4>5</vt:i4>
      </vt:variant>
      <vt:variant>
        <vt:lpwstr>../Docs/R1-135579.zip</vt:lpwstr>
      </vt:variant>
      <vt:variant>
        <vt:lpwstr/>
      </vt:variant>
      <vt:variant>
        <vt:i4>4325384</vt:i4>
      </vt:variant>
      <vt:variant>
        <vt:i4>2481</vt:i4>
      </vt:variant>
      <vt:variant>
        <vt:i4>0</vt:i4>
      </vt:variant>
      <vt:variant>
        <vt:i4>5</vt:i4>
      </vt:variant>
      <vt:variant>
        <vt:lpwstr>../Docs/R1-135467.zip</vt:lpwstr>
      </vt:variant>
      <vt:variant>
        <vt:lpwstr/>
      </vt:variant>
      <vt:variant>
        <vt:i4>4194319</vt:i4>
      </vt:variant>
      <vt:variant>
        <vt:i4>2478</vt:i4>
      </vt:variant>
      <vt:variant>
        <vt:i4>0</vt:i4>
      </vt:variant>
      <vt:variant>
        <vt:i4>5</vt:i4>
      </vt:variant>
      <vt:variant>
        <vt:lpwstr>../Docs/R1-135347.zip</vt:lpwstr>
      </vt:variant>
      <vt:variant>
        <vt:lpwstr/>
      </vt:variant>
      <vt:variant>
        <vt:i4>4456458</vt:i4>
      </vt:variant>
      <vt:variant>
        <vt:i4>2475</vt:i4>
      </vt:variant>
      <vt:variant>
        <vt:i4>0</vt:i4>
      </vt:variant>
      <vt:variant>
        <vt:i4>5</vt:i4>
      </vt:variant>
      <vt:variant>
        <vt:lpwstr>../Docs/R1-135302.zip</vt:lpwstr>
      </vt:variant>
      <vt:variant>
        <vt:lpwstr/>
      </vt:variant>
      <vt:variant>
        <vt:i4>4980747</vt:i4>
      </vt:variant>
      <vt:variant>
        <vt:i4>2472</vt:i4>
      </vt:variant>
      <vt:variant>
        <vt:i4>0</vt:i4>
      </vt:variant>
      <vt:variant>
        <vt:i4>5</vt:i4>
      </vt:variant>
      <vt:variant>
        <vt:lpwstr>../Docs/R1-135282.zip</vt:lpwstr>
      </vt:variant>
      <vt:variant>
        <vt:lpwstr/>
      </vt:variant>
      <vt:variant>
        <vt:i4>4456460</vt:i4>
      </vt:variant>
      <vt:variant>
        <vt:i4>2469</vt:i4>
      </vt:variant>
      <vt:variant>
        <vt:i4>0</vt:i4>
      </vt:variant>
      <vt:variant>
        <vt:i4>5</vt:i4>
      </vt:variant>
      <vt:variant>
        <vt:lpwstr>../Docs/R1-135205.zip</vt:lpwstr>
      </vt:variant>
      <vt:variant>
        <vt:lpwstr/>
      </vt:variant>
      <vt:variant>
        <vt:i4>4325387</vt:i4>
      </vt:variant>
      <vt:variant>
        <vt:i4>2466</vt:i4>
      </vt:variant>
      <vt:variant>
        <vt:i4>0</vt:i4>
      </vt:variant>
      <vt:variant>
        <vt:i4>5</vt:i4>
      </vt:variant>
      <vt:variant>
        <vt:lpwstr>../Docs/R1-135161.zip</vt:lpwstr>
      </vt:variant>
      <vt:variant>
        <vt:lpwstr/>
      </vt:variant>
      <vt:variant>
        <vt:i4>4653068</vt:i4>
      </vt:variant>
      <vt:variant>
        <vt:i4>2463</vt:i4>
      </vt:variant>
      <vt:variant>
        <vt:i4>0</vt:i4>
      </vt:variant>
      <vt:variant>
        <vt:i4>5</vt:i4>
      </vt:variant>
      <vt:variant>
        <vt:lpwstr>../Docs/R1-135136.zip</vt:lpwstr>
      </vt:variant>
      <vt:variant>
        <vt:lpwstr/>
      </vt:variant>
      <vt:variant>
        <vt:i4>4456461</vt:i4>
      </vt:variant>
      <vt:variant>
        <vt:i4>2460</vt:i4>
      </vt:variant>
      <vt:variant>
        <vt:i4>0</vt:i4>
      </vt:variant>
      <vt:variant>
        <vt:i4>5</vt:i4>
      </vt:variant>
      <vt:variant>
        <vt:lpwstr>../Docs/R1-135107.zip</vt:lpwstr>
      </vt:variant>
      <vt:variant>
        <vt:lpwstr/>
      </vt:variant>
      <vt:variant>
        <vt:i4>4587532</vt:i4>
      </vt:variant>
      <vt:variant>
        <vt:i4>2457</vt:i4>
      </vt:variant>
      <vt:variant>
        <vt:i4>0</vt:i4>
      </vt:variant>
      <vt:variant>
        <vt:i4>5</vt:i4>
      </vt:variant>
      <vt:variant>
        <vt:lpwstr>../Docs/R1-135027.zip</vt:lpwstr>
      </vt:variant>
      <vt:variant>
        <vt:lpwstr/>
      </vt:variant>
      <vt:variant>
        <vt:i4>4980744</vt:i4>
      </vt:variant>
      <vt:variant>
        <vt:i4>2454</vt:i4>
      </vt:variant>
      <vt:variant>
        <vt:i4>0</vt:i4>
      </vt:variant>
      <vt:variant>
        <vt:i4>5</vt:i4>
      </vt:variant>
      <vt:variant>
        <vt:lpwstr>../Docs/R1-135281.zip</vt:lpwstr>
      </vt:variant>
      <vt:variant>
        <vt:lpwstr/>
      </vt:variant>
      <vt:variant>
        <vt:i4>4521986</vt:i4>
      </vt:variant>
      <vt:variant>
        <vt:i4>2451</vt:i4>
      </vt:variant>
      <vt:variant>
        <vt:i4>0</vt:i4>
      </vt:variant>
      <vt:variant>
        <vt:i4>5</vt:i4>
      </vt:variant>
      <vt:variant>
        <vt:lpwstr>../Docs/R1-136029.zip</vt:lpwstr>
      </vt:variant>
      <vt:variant>
        <vt:lpwstr/>
      </vt:variant>
      <vt:variant>
        <vt:i4>2686984</vt:i4>
      </vt:variant>
      <vt:variant>
        <vt:i4>2448</vt:i4>
      </vt:variant>
      <vt:variant>
        <vt:i4>0</vt:i4>
      </vt:variant>
      <vt:variant>
        <vt:i4>5</vt:i4>
      </vt:variant>
      <vt:variant>
        <vt:lpwstr>http://www.3gpp.org/ftp/tsg_ran/TSG_RAN/TSGR_60/Docs/RP-130833.zip</vt:lpwstr>
      </vt:variant>
      <vt:variant>
        <vt:lpwstr/>
      </vt:variant>
      <vt:variant>
        <vt:i4>4653058</vt:i4>
      </vt:variant>
      <vt:variant>
        <vt:i4>2445</vt:i4>
      </vt:variant>
      <vt:variant>
        <vt:i4>0</vt:i4>
      </vt:variant>
      <vt:variant>
        <vt:i4>5</vt:i4>
      </vt:variant>
      <vt:variant>
        <vt:lpwstr>../Docs/R1-136009.zip</vt:lpwstr>
      </vt:variant>
      <vt:variant>
        <vt:lpwstr/>
      </vt:variant>
      <vt:variant>
        <vt:i4>4653064</vt:i4>
      </vt:variant>
      <vt:variant>
        <vt:i4>2439</vt:i4>
      </vt:variant>
      <vt:variant>
        <vt:i4>0</vt:i4>
      </vt:variant>
      <vt:variant>
        <vt:i4>5</vt:i4>
      </vt:variant>
      <vt:variant>
        <vt:lpwstr>../Docs/R1-136003.zip</vt:lpwstr>
      </vt:variant>
      <vt:variant>
        <vt:lpwstr/>
      </vt:variant>
      <vt:variant>
        <vt:i4>4259840</vt:i4>
      </vt:variant>
      <vt:variant>
        <vt:i4>2436</vt:i4>
      </vt:variant>
      <vt:variant>
        <vt:i4>0</vt:i4>
      </vt:variant>
      <vt:variant>
        <vt:i4>5</vt:i4>
      </vt:variant>
      <vt:variant>
        <vt:lpwstr>../Docs/R1-135259.zip</vt:lpwstr>
      </vt:variant>
      <vt:variant>
        <vt:lpwstr/>
      </vt:variant>
      <vt:variant>
        <vt:i4>4653062</vt:i4>
      </vt:variant>
      <vt:variant>
        <vt:i4>2433</vt:i4>
      </vt:variant>
      <vt:variant>
        <vt:i4>0</vt:i4>
      </vt:variant>
      <vt:variant>
        <vt:i4>5</vt:i4>
      </vt:variant>
      <vt:variant>
        <vt:lpwstr>../Docs/R1-135835.zip</vt:lpwstr>
      </vt:variant>
      <vt:variant>
        <vt:lpwstr/>
      </vt:variant>
      <vt:variant>
        <vt:i4>4194314</vt:i4>
      </vt:variant>
      <vt:variant>
        <vt:i4>2430</vt:i4>
      </vt:variant>
      <vt:variant>
        <vt:i4>0</vt:i4>
      </vt:variant>
      <vt:variant>
        <vt:i4>5</vt:i4>
      </vt:variant>
      <vt:variant>
        <vt:lpwstr>../Docs/R1-135243.zip</vt:lpwstr>
      </vt:variant>
      <vt:variant>
        <vt:lpwstr/>
      </vt:variant>
      <vt:variant>
        <vt:i4>4521984</vt:i4>
      </vt:variant>
      <vt:variant>
        <vt:i4>2427</vt:i4>
      </vt:variant>
      <vt:variant>
        <vt:i4>0</vt:i4>
      </vt:variant>
      <vt:variant>
        <vt:i4>5</vt:i4>
      </vt:variant>
      <vt:variant>
        <vt:lpwstr>../Docs/R1-135813.zip</vt:lpwstr>
      </vt:variant>
      <vt:variant>
        <vt:lpwstr/>
      </vt:variant>
      <vt:variant>
        <vt:i4>4390920</vt:i4>
      </vt:variant>
      <vt:variant>
        <vt:i4>2424</vt:i4>
      </vt:variant>
      <vt:variant>
        <vt:i4>0</vt:i4>
      </vt:variant>
      <vt:variant>
        <vt:i4>5</vt:i4>
      </vt:variant>
      <vt:variant>
        <vt:lpwstr>../Docs/R1-135774.zip</vt:lpwstr>
      </vt:variant>
      <vt:variant>
        <vt:lpwstr/>
      </vt:variant>
      <vt:variant>
        <vt:i4>4259855</vt:i4>
      </vt:variant>
      <vt:variant>
        <vt:i4>2421</vt:i4>
      </vt:variant>
      <vt:variant>
        <vt:i4>0</vt:i4>
      </vt:variant>
      <vt:variant>
        <vt:i4>5</vt:i4>
      </vt:variant>
      <vt:variant>
        <vt:lpwstr>../Docs/R1-135652.zip</vt:lpwstr>
      </vt:variant>
      <vt:variant>
        <vt:lpwstr/>
      </vt:variant>
      <vt:variant>
        <vt:i4>4259852</vt:i4>
      </vt:variant>
      <vt:variant>
        <vt:i4>2418</vt:i4>
      </vt:variant>
      <vt:variant>
        <vt:i4>0</vt:i4>
      </vt:variant>
      <vt:variant>
        <vt:i4>5</vt:i4>
      </vt:variant>
      <vt:variant>
        <vt:lpwstr>../Docs/R1-135651.zip</vt:lpwstr>
      </vt:variant>
      <vt:variant>
        <vt:lpwstr/>
      </vt:variant>
      <vt:variant>
        <vt:i4>4259853</vt:i4>
      </vt:variant>
      <vt:variant>
        <vt:i4>2415</vt:i4>
      </vt:variant>
      <vt:variant>
        <vt:i4>0</vt:i4>
      </vt:variant>
      <vt:variant>
        <vt:i4>5</vt:i4>
      </vt:variant>
      <vt:variant>
        <vt:lpwstr>../Docs/R1-135650.zip</vt:lpwstr>
      </vt:variant>
      <vt:variant>
        <vt:lpwstr/>
      </vt:variant>
      <vt:variant>
        <vt:i4>4194308</vt:i4>
      </vt:variant>
      <vt:variant>
        <vt:i4>2412</vt:i4>
      </vt:variant>
      <vt:variant>
        <vt:i4>0</vt:i4>
      </vt:variant>
      <vt:variant>
        <vt:i4>5</vt:i4>
      </vt:variant>
      <vt:variant>
        <vt:lpwstr>../Docs/R1-135649.zip</vt:lpwstr>
      </vt:variant>
      <vt:variant>
        <vt:lpwstr/>
      </vt:variant>
      <vt:variant>
        <vt:i4>4653069</vt:i4>
      </vt:variant>
      <vt:variant>
        <vt:i4>2409</vt:i4>
      </vt:variant>
      <vt:variant>
        <vt:i4>0</vt:i4>
      </vt:variant>
      <vt:variant>
        <vt:i4>5</vt:i4>
      </vt:variant>
      <vt:variant>
        <vt:lpwstr>../Docs/R1-135630.zip</vt:lpwstr>
      </vt:variant>
      <vt:variant>
        <vt:lpwstr/>
      </vt:variant>
      <vt:variant>
        <vt:i4>4587524</vt:i4>
      </vt:variant>
      <vt:variant>
        <vt:i4>2406</vt:i4>
      </vt:variant>
      <vt:variant>
        <vt:i4>0</vt:i4>
      </vt:variant>
      <vt:variant>
        <vt:i4>5</vt:i4>
      </vt:variant>
      <vt:variant>
        <vt:lpwstr>../Docs/R1-135629.zip</vt:lpwstr>
      </vt:variant>
      <vt:variant>
        <vt:lpwstr/>
      </vt:variant>
      <vt:variant>
        <vt:i4>4587525</vt:i4>
      </vt:variant>
      <vt:variant>
        <vt:i4>2403</vt:i4>
      </vt:variant>
      <vt:variant>
        <vt:i4>0</vt:i4>
      </vt:variant>
      <vt:variant>
        <vt:i4>5</vt:i4>
      </vt:variant>
      <vt:variant>
        <vt:lpwstr>../Docs/R1-135628.zip</vt:lpwstr>
      </vt:variant>
      <vt:variant>
        <vt:lpwstr/>
      </vt:variant>
      <vt:variant>
        <vt:i4>4521992</vt:i4>
      </vt:variant>
      <vt:variant>
        <vt:i4>2400</vt:i4>
      </vt:variant>
      <vt:variant>
        <vt:i4>0</vt:i4>
      </vt:variant>
      <vt:variant>
        <vt:i4>5</vt:i4>
      </vt:variant>
      <vt:variant>
        <vt:lpwstr>../Docs/R1-135615.zip</vt:lpwstr>
      </vt:variant>
      <vt:variant>
        <vt:lpwstr/>
      </vt:variant>
      <vt:variant>
        <vt:i4>4390918</vt:i4>
      </vt:variant>
      <vt:variant>
        <vt:i4>2397</vt:i4>
      </vt:variant>
      <vt:variant>
        <vt:i4>0</vt:i4>
      </vt:variant>
      <vt:variant>
        <vt:i4>5</vt:i4>
      </vt:variant>
      <vt:variant>
        <vt:lpwstr>../Docs/R1-135578.zip</vt:lpwstr>
      </vt:variant>
      <vt:variant>
        <vt:lpwstr/>
      </vt:variant>
      <vt:variant>
        <vt:i4>4259848</vt:i4>
      </vt:variant>
      <vt:variant>
        <vt:i4>2394</vt:i4>
      </vt:variant>
      <vt:variant>
        <vt:i4>0</vt:i4>
      </vt:variant>
      <vt:variant>
        <vt:i4>5</vt:i4>
      </vt:variant>
      <vt:variant>
        <vt:lpwstr>../Docs/R1-135556.zip</vt:lpwstr>
      </vt:variant>
      <vt:variant>
        <vt:lpwstr/>
      </vt:variant>
      <vt:variant>
        <vt:i4>4521996</vt:i4>
      </vt:variant>
      <vt:variant>
        <vt:i4>2391</vt:i4>
      </vt:variant>
      <vt:variant>
        <vt:i4>0</vt:i4>
      </vt:variant>
      <vt:variant>
        <vt:i4>5</vt:i4>
      </vt:variant>
      <vt:variant>
        <vt:lpwstr>../Docs/R1-135512.zip</vt:lpwstr>
      </vt:variant>
      <vt:variant>
        <vt:lpwstr/>
      </vt:variant>
      <vt:variant>
        <vt:i4>4325385</vt:i4>
      </vt:variant>
      <vt:variant>
        <vt:i4>2388</vt:i4>
      </vt:variant>
      <vt:variant>
        <vt:i4>0</vt:i4>
      </vt:variant>
      <vt:variant>
        <vt:i4>5</vt:i4>
      </vt:variant>
      <vt:variant>
        <vt:lpwstr>../Docs/R1-135466.zip</vt:lpwstr>
      </vt:variant>
      <vt:variant>
        <vt:lpwstr/>
      </vt:variant>
      <vt:variant>
        <vt:i4>4325386</vt:i4>
      </vt:variant>
      <vt:variant>
        <vt:i4>2385</vt:i4>
      </vt:variant>
      <vt:variant>
        <vt:i4>0</vt:i4>
      </vt:variant>
      <vt:variant>
        <vt:i4>5</vt:i4>
      </vt:variant>
      <vt:variant>
        <vt:lpwstr>../Docs/R1-135465.zip</vt:lpwstr>
      </vt:variant>
      <vt:variant>
        <vt:lpwstr/>
      </vt:variant>
      <vt:variant>
        <vt:i4>4325387</vt:i4>
      </vt:variant>
      <vt:variant>
        <vt:i4>2382</vt:i4>
      </vt:variant>
      <vt:variant>
        <vt:i4>0</vt:i4>
      </vt:variant>
      <vt:variant>
        <vt:i4>5</vt:i4>
      </vt:variant>
      <vt:variant>
        <vt:lpwstr>../Docs/R1-135464.zip</vt:lpwstr>
      </vt:variant>
      <vt:variant>
        <vt:lpwstr/>
      </vt:variant>
      <vt:variant>
        <vt:i4>4325388</vt:i4>
      </vt:variant>
      <vt:variant>
        <vt:i4>2379</vt:i4>
      </vt:variant>
      <vt:variant>
        <vt:i4>0</vt:i4>
      </vt:variant>
      <vt:variant>
        <vt:i4>5</vt:i4>
      </vt:variant>
      <vt:variant>
        <vt:lpwstr>../Docs/R1-135463.zip</vt:lpwstr>
      </vt:variant>
      <vt:variant>
        <vt:lpwstr/>
      </vt:variant>
      <vt:variant>
        <vt:i4>4194312</vt:i4>
      </vt:variant>
      <vt:variant>
        <vt:i4>2376</vt:i4>
      </vt:variant>
      <vt:variant>
        <vt:i4>0</vt:i4>
      </vt:variant>
      <vt:variant>
        <vt:i4>5</vt:i4>
      </vt:variant>
      <vt:variant>
        <vt:lpwstr>../Docs/R1-135447.zip</vt:lpwstr>
      </vt:variant>
      <vt:variant>
        <vt:lpwstr/>
      </vt:variant>
      <vt:variant>
        <vt:i4>4194316</vt:i4>
      </vt:variant>
      <vt:variant>
        <vt:i4>2373</vt:i4>
      </vt:variant>
      <vt:variant>
        <vt:i4>0</vt:i4>
      </vt:variant>
      <vt:variant>
        <vt:i4>5</vt:i4>
      </vt:variant>
      <vt:variant>
        <vt:lpwstr>../Docs/R1-135443.zip</vt:lpwstr>
      </vt:variant>
      <vt:variant>
        <vt:lpwstr/>
      </vt:variant>
      <vt:variant>
        <vt:i4>4194317</vt:i4>
      </vt:variant>
      <vt:variant>
        <vt:i4>2370</vt:i4>
      </vt:variant>
      <vt:variant>
        <vt:i4>0</vt:i4>
      </vt:variant>
      <vt:variant>
        <vt:i4>5</vt:i4>
      </vt:variant>
      <vt:variant>
        <vt:lpwstr>../Docs/R1-135442.zip</vt:lpwstr>
      </vt:variant>
      <vt:variant>
        <vt:lpwstr/>
      </vt:variant>
      <vt:variant>
        <vt:i4>4653071</vt:i4>
      </vt:variant>
      <vt:variant>
        <vt:i4>2367</vt:i4>
      </vt:variant>
      <vt:variant>
        <vt:i4>0</vt:i4>
      </vt:variant>
      <vt:variant>
        <vt:i4>5</vt:i4>
      </vt:variant>
      <vt:variant>
        <vt:lpwstr>../Docs/R1-135430.zip</vt:lpwstr>
      </vt:variant>
      <vt:variant>
        <vt:lpwstr/>
      </vt:variant>
      <vt:variant>
        <vt:i4>4587526</vt:i4>
      </vt:variant>
      <vt:variant>
        <vt:i4>2364</vt:i4>
      </vt:variant>
      <vt:variant>
        <vt:i4>0</vt:i4>
      </vt:variant>
      <vt:variant>
        <vt:i4>5</vt:i4>
      </vt:variant>
      <vt:variant>
        <vt:lpwstr>../Docs/R1-135429.zip</vt:lpwstr>
      </vt:variant>
      <vt:variant>
        <vt:lpwstr/>
      </vt:variant>
      <vt:variant>
        <vt:i4>4980747</vt:i4>
      </vt:variant>
      <vt:variant>
        <vt:i4>2361</vt:i4>
      </vt:variant>
      <vt:variant>
        <vt:i4>0</vt:i4>
      </vt:variant>
      <vt:variant>
        <vt:i4>5</vt:i4>
      </vt:variant>
      <vt:variant>
        <vt:lpwstr>../Docs/R1-135383.zip</vt:lpwstr>
      </vt:variant>
      <vt:variant>
        <vt:lpwstr/>
      </vt:variant>
      <vt:variant>
        <vt:i4>4194317</vt:i4>
      </vt:variant>
      <vt:variant>
        <vt:i4>2358</vt:i4>
      </vt:variant>
      <vt:variant>
        <vt:i4>0</vt:i4>
      </vt:variant>
      <vt:variant>
        <vt:i4>5</vt:i4>
      </vt:variant>
      <vt:variant>
        <vt:lpwstr>../Docs/R1-135345.zip</vt:lpwstr>
      </vt:variant>
      <vt:variant>
        <vt:lpwstr/>
      </vt:variant>
      <vt:variant>
        <vt:i4>4194316</vt:i4>
      </vt:variant>
      <vt:variant>
        <vt:i4>2355</vt:i4>
      </vt:variant>
      <vt:variant>
        <vt:i4>0</vt:i4>
      </vt:variant>
      <vt:variant>
        <vt:i4>5</vt:i4>
      </vt:variant>
      <vt:variant>
        <vt:lpwstr>../Docs/R1-135344.zip</vt:lpwstr>
      </vt:variant>
      <vt:variant>
        <vt:lpwstr/>
      </vt:variant>
      <vt:variant>
        <vt:i4>4194315</vt:i4>
      </vt:variant>
      <vt:variant>
        <vt:i4>2352</vt:i4>
      </vt:variant>
      <vt:variant>
        <vt:i4>0</vt:i4>
      </vt:variant>
      <vt:variant>
        <vt:i4>5</vt:i4>
      </vt:variant>
      <vt:variant>
        <vt:lpwstr>../Docs/R1-135343.zip</vt:lpwstr>
      </vt:variant>
      <vt:variant>
        <vt:lpwstr/>
      </vt:variant>
      <vt:variant>
        <vt:i4>4456457</vt:i4>
      </vt:variant>
      <vt:variant>
        <vt:i4>2349</vt:i4>
      </vt:variant>
      <vt:variant>
        <vt:i4>0</vt:i4>
      </vt:variant>
      <vt:variant>
        <vt:i4>5</vt:i4>
      </vt:variant>
      <vt:variant>
        <vt:lpwstr>../Docs/R1-135301.zip</vt:lpwstr>
      </vt:variant>
      <vt:variant>
        <vt:lpwstr/>
      </vt:variant>
      <vt:variant>
        <vt:i4>4390925</vt:i4>
      </vt:variant>
      <vt:variant>
        <vt:i4>2346</vt:i4>
      </vt:variant>
      <vt:variant>
        <vt:i4>0</vt:i4>
      </vt:variant>
      <vt:variant>
        <vt:i4>5</vt:i4>
      </vt:variant>
      <vt:variant>
        <vt:lpwstr>../Docs/R1-135274.zip</vt:lpwstr>
      </vt:variant>
      <vt:variant>
        <vt:lpwstr/>
      </vt:variant>
      <vt:variant>
        <vt:i4>4259841</vt:i4>
      </vt:variant>
      <vt:variant>
        <vt:i4>2343</vt:i4>
      </vt:variant>
      <vt:variant>
        <vt:i4>0</vt:i4>
      </vt:variant>
      <vt:variant>
        <vt:i4>5</vt:i4>
      </vt:variant>
      <vt:variant>
        <vt:lpwstr>../Docs/R1-135258.zip</vt:lpwstr>
      </vt:variant>
      <vt:variant>
        <vt:lpwstr/>
      </vt:variant>
      <vt:variant>
        <vt:i4>4456461</vt:i4>
      </vt:variant>
      <vt:variant>
        <vt:i4>2340</vt:i4>
      </vt:variant>
      <vt:variant>
        <vt:i4>0</vt:i4>
      </vt:variant>
      <vt:variant>
        <vt:i4>5</vt:i4>
      </vt:variant>
      <vt:variant>
        <vt:lpwstr>../Docs/R1-135204.zip</vt:lpwstr>
      </vt:variant>
      <vt:variant>
        <vt:lpwstr/>
      </vt:variant>
      <vt:variant>
        <vt:i4>4456458</vt:i4>
      </vt:variant>
      <vt:variant>
        <vt:i4>2337</vt:i4>
      </vt:variant>
      <vt:variant>
        <vt:i4>0</vt:i4>
      </vt:variant>
      <vt:variant>
        <vt:i4>5</vt:i4>
      </vt:variant>
      <vt:variant>
        <vt:lpwstr>../Docs/R1-135203.zip</vt:lpwstr>
      </vt:variant>
      <vt:variant>
        <vt:lpwstr/>
      </vt:variant>
      <vt:variant>
        <vt:i4>4456459</vt:i4>
      </vt:variant>
      <vt:variant>
        <vt:i4>2334</vt:i4>
      </vt:variant>
      <vt:variant>
        <vt:i4>0</vt:i4>
      </vt:variant>
      <vt:variant>
        <vt:i4>5</vt:i4>
      </vt:variant>
      <vt:variant>
        <vt:lpwstr>../Docs/R1-135202.zip</vt:lpwstr>
      </vt:variant>
      <vt:variant>
        <vt:lpwstr/>
      </vt:variant>
      <vt:variant>
        <vt:i4>4456456</vt:i4>
      </vt:variant>
      <vt:variant>
        <vt:i4>2331</vt:i4>
      </vt:variant>
      <vt:variant>
        <vt:i4>0</vt:i4>
      </vt:variant>
      <vt:variant>
        <vt:i4>5</vt:i4>
      </vt:variant>
      <vt:variant>
        <vt:lpwstr>../Docs/R1-135201.zip</vt:lpwstr>
      </vt:variant>
      <vt:variant>
        <vt:lpwstr/>
      </vt:variant>
      <vt:variant>
        <vt:i4>4325386</vt:i4>
      </vt:variant>
      <vt:variant>
        <vt:i4>2328</vt:i4>
      </vt:variant>
      <vt:variant>
        <vt:i4>0</vt:i4>
      </vt:variant>
      <vt:variant>
        <vt:i4>5</vt:i4>
      </vt:variant>
      <vt:variant>
        <vt:lpwstr>../Docs/R1-135160.zip</vt:lpwstr>
      </vt:variant>
      <vt:variant>
        <vt:lpwstr/>
      </vt:variant>
      <vt:variant>
        <vt:i4>4456460</vt:i4>
      </vt:variant>
      <vt:variant>
        <vt:i4>2325</vt:i4>
      </vt:variant>
      <vt:variant>
        <vt:i4>0</vt:i4>
      </vt:variant>
      <vt:variant>
        <vt:i4>5</vt:i4>
      </vt:variant>
      <vt:variant>
        <vt:lpwstr>../Docs/R1-135106.zip</vt:lpwstr>
      </vt:variant>
      <vt:variant>
        <vt:lpwstr/>
      </vt:variant>
      <vt:variant>
        <vt:i4>4390926</vt:i4>
      </vt:variant>
      <vt:variant>
        <vt:i4>2322</vt:i4>
      </vt:variant>
      <vt:variant>
        <vt:i4>0</vt:i4>
      </vt:variant>
      <vt:variant>
        <vt:i4>5</vt:i4>
      </vt:variant>
      <vt:variant>
        <vt:lpwstr>../Docs/R1-135075.zip</vt:lpwstr>
      </vt:variant>
      <vt:variant>
        <vt:lpwstr/>
      </vt:variant>
      <vt:variant>
        <vt:i4>4390927</vt:i4>
      </vt:variant>
      <vt:variant>
        <vt:i4>2319</vt:i4>
      </vt:variant>
      <vt:variant>
        <vt:i4>0</vt:i4>
      </vt:variant>
      <vt:variant>
        <vt:i4>5</vt:i4>
      </vt:variant>
      <vt:variant>
        <vt:lpwstr>../Docs/R1-135074.zip</vt:lpwstr>
      </vt:variant>
      <vt:variant>
        <vt:lpwstr/>
      </vt:variant>
      <vt:variant>
        <vt:i4>4390920</vt:i4>
      </vt:variant>
      <vt:variant>
        <vt:i4>2316</vt:i4>
      </vt:variant>
      <vt:variant>
        <vt:i4>0</vt:i4>
      </vt:variant>
      <vt:variant>
        <vt:i4>5</vt:i4>
      </vt:variant>
      <vt:variant>
        <vt:lpwstr>../Docs/R1-135073.zip</vt:lpwstr>
      </vt:variant>
      <vt:variant>
        <vt:lpwstr/>
      </vt:variant>
      <vt:variant>
        <vt:i4>4390921</vt:i4>
      </vt:variant>
      <vt:variant>
        <vt:i4>2313</vt:i4>
      </vt:variant>
      <vt:variant>
        <vt:i4>0</vt:i4>
      </vt:variant>
      <vt:variant>
        <vt:i4>5</vt:i4>
      </vt:variant>
      <vt:variant>
        <vt:lpwstr>../Docs/R1-135072.zip</vt:lpwstr>
      </vt:variant>
      <vt:variant>
        <vt:lpwstr/>
      </vt:variant>
      <vt:variant>
        <vt:i4>4390922</vt:i4>
      </vt:variant>
      <vt:variant>
        <vt:i4>2310</vt:i4>
      </vt:variant>
      <vt:variant>
        <vt:i4>0</vt:i4>
      </vt:variant>
      <vt:variant>
        <vt:i4>5</vt:i4>
      </vt:variant>
      <vt:variant>
        <vt:lpwstr>../Docs/R1-135071.zip</vt:lpwstr>
      </vt:variant>
      <vt:variant>
        <vt:lpwstr/>
      </vt:variant>
      <vt:variant>
        <vt:i4>4390923</vt:i4>
      </vt:variant>
      <vt:variant>
        <vt:i4>2307</vt:i4>
      </vt:variant>
      <vt:variant>
        <vt:i4>0</vt:i4>
      </vt:variant>
      <vt:variant>
        <vt:i4>5</vt:i4>
      </vt:variant>
      <vt:variant>
        <vt:lpwstr>../Docs/R1-135070.zip</vt:lpwstr>
      </vt:variant>
      <vt:variant>
        <vt:lpwstr/>
      </vt:variant>
      <vt:variant>
        <vt:i4>4587533</vt:i4>
      </vt:variant>
      <vt:variant>
        <vt:i4>2304</vt:i4>
      </vt:variant>
      <vt:variant>
        <vt:i4>0</vt:i4>
      </vt:variant>
      <vt:variant>
        <vt:i4>5</vt:i4>
      </vt:variant>
      <vt:variant>
        <vt:lpwstr>../Docs/R1-135026.zip</vt:lpwstr>
      </vt:variant>
      <vt:variant>
        <vt:lpwstr/>
      </vt:variant>
      <vt:variant>
        <vt:i4>4587534</vt:i4>
      </vt:variant>
      <vt:variant>
        <vt:i4>2301</vt:i4>
      </vt:variant>
      <vt:variant>
        <vt:i4>0</vt:i4>
      </vt:variant>
      <vt:variant>
        <vt:i4>5</vt:i4>
      </vt:variant>
      <vt:variant>
        <vt:lpwstr>../Docs/R1-135025.zip</vt:lpwstr>
      </vt:variant>
      <vt:variant>
        <vt:lpwstr/>
      </vt:variant>
      <vt:variant>
        <vt:i4>4587535</vt:i4>
      </vt:variant>
      <vt:variant>
        <vt:i4>2298</vt:i4>
      </vt:variant>
      <vt:variant>
        <vt:i4>0</vt:i4>
      </vt:variant>
      <vt:variant>
        <vt:i4>5</vt:i4>
      </vt:variant>
      <vt:variant>
        <vt:lpwstr>../Docs/R1-135024.zip</vt:lpwstr>
      </vt:variant>
      <vt:variant>
        <vt:lpwstr/>
      </vt:variant>
      <vt:variant>
        <vt:i4>4587528</vt:i4>
      </vt:variant>
      <vt:variant>
        <vt:i4>2295</vt:i4>
      </vt:variant>
      <vt:variant>
        <vt:i4>0</vt:i4>
      </vt:variant>
      <vt:variant>
        <vt:i4>5</vt:i4>
      </vt:variant>
      <vt:variant>
        <vt:lpwstr>../Docs/R1-135023.zip</vt:lpwstr>
      </vt:variant>
      <vt:variant>
        <vt:lpwstr/>
      </vt:variant>
      <vt:variant>
        <vt:i4>4521999</vt:i4>
      </vt:variant>
      <vt:variant>
        <vt:i4>2292</vt:i4>
      </vt:variant>
      <vt:variant>
        <vt:i4>0</vt:i4>
      </vt:variant>
      <vt:variant>
        <vt:i4>5</vt:i4>
      </vt:variant>
      <vt:variant>
        <vt:lpwstr>../Docs/R1-136024.zip</vt:lpwstr>
      </vt:variant>
      <vt:variant>
        <vt:lpwstr/>
      </vt:variant>
      <vt:variant>
        <vt:i4>4587535</vt:i4>
      </vt:variant>
      <vt:variant>
        <vt:i4>2289</vt:i4>
      </vt:variant>
      <vt:variant>
        <vt:i4>0</vt:i4>
      </vt:variant>
      <vt:variant>
        <vt:i4>5</vt:i4>
      </vt:variant>
      <vt:variant>
        <vt:lpwstr>../Docs/R1-136014.zip</vt:lpwstr>
      </vt:variant>
      <vt:variant>
        <vt:lpwstr/>
      </vt:variant>
      <vt:variant>
        <vt:i4>4456452</vt:i4>
      </vt:variant>
      <vt:variant>
        <vt:i4>2286</vt:i4>
      </vt:variant>
      <vt:variant>
        <vt:i4>0</vt:i4>
      </vt:variant>
      <vt:variant>
        <vt:i4>5</vt:i4>
      </vt:variant>
      <vt:variant>
        <vt:lpwstr>../Docs/R1-135906.zip</vt:lpwstr>
      </vt:variant>
      <vt:variant>
        <vt:lpwstr/>
      </vt:variant>
      <vt:variant>
        <vt:i4>4194307</vt:i4>
      </vt:variant>
      <vt:variant>
        <vt:i4>2283</vt:i4>
      </vt:variant>
      <vt:variant>
        <vt:i4>0</vt:i4>
      </vt:variant>
      <vt:variant>
        <vt:i4>5</vt:i4>
      </vt:variant>
      <vt:variant>
        <vt:lpwstr>../Docs/R1-135941.zip</vt:lpwstr>
      </vt:variant>
      <vt:variant>
        <vt:lpwstr/>
      </vt:variant>
      <vt:variant>
        <vt:i4>4456452</vt:i4>
      </vt:variant>
      <vt:variant>
        <vt:i4>2280</vt:i4>
      </vt:variant>
      <vt:variant>
        <vt:i4>0</vt:i4>
      </vt:variant>
      <vt:variant>
        <vt:i4>5</vt:i4>
      </vt:variant>
      <vt:variant>
        <vt:lpwstr>../Docs/R1-135906.zip</vt:lpwstr>
      </vt:variant>
      <vt:variant>
        <vt:lpwstr/>
      </vt:variant>
      <vt:variant>
        <vt:i4>4653057</vt:i4>
      </vt:variant>
      <vt:variant>
        <vt:i4>2277</vt:i4>
      </vt:variant>
      <vt:variant>
        <vt:i4>0</vt:i4>
      </vt:variant>
      <vt:variant>
        <vt:i4>5</vt:i4>
      </vt:variant>
      <vt:variant>
        <vt:lpwstr>../Docs/R1-135933.zip</vt:lpwstr>
      </vt:variant>
      <vt:variant>
        <vt:lpwstr/>
      </vt:variant>
      <vt:variant>
        <vt:i4>5046282</vt:i4>
      </vt:variant>
      <vt:variant>
        <vt:i4>2274</vt:i4>
      </vt:variant>
      <vt:variant>
        <vt:i4>0</vt:i4>
      </vt:variant>
      <vt:variant>
        <vt:i4>5</vt:i4>
      </vt:variant>
      <vt:variant>
        <vt:lpwstr>../Docs/R1-135899.zip</vt:lpwstr>
      </vt:variant>
      <vt:variant>
        <vt:lpwstr/>
      </vt:variant>
      <vt:variant>
        <vt:i4>4587532</vt:i4>
      </vt:variant>
      <vt:variant>
        <vt:i4>2271</vt:i4>
      </vt:variant>
      <vt:variant>
        <vt:i4>0</vt:i4>
      </vt:variant>
      <vt:variant>
        <vt:i4>5</vt:i4>
      </vt:variant>
      <vt:variant>
        <vt:lpwstr>../Docs/R1-136017.zip</vt:lpwstr>
      </vt:variant>
      <vt:variant>
        <vt:lpwstr/>
      </vt:variant>
      <vt:variant>
        <vt:i4>4587533</vt:i4>
      </vt:variant>
      <vt:variant>
        <vt:i4>2268</vt:i4>
      </vt:variant>
      <vt:variant>
        <vt:i4>0</vt:i4>
      </vt:variant>
      <vt:variant>
        <vt:i4>5</vt:i4>
      </vt:variant>
      <vt:variant>
        <vt:lpwstr>../Docs/R1-136016.zip</vt:lpwstr>
      </vt:variant>
      <vt:variant>
        <vt:lpwstr/>
      </vt:variant>
      <vt:variant>
        <vt:i4>4653058</vt:i4>
      </vt:variant>
      <vt:variant>
        <vt:i4>2265</vt:i4>
      </vt:variant>
      <vt:variant>
        <vt:i4>0</vt:i4>
      </vt:variant>
      <vt:variant>
        <vt:i4>5</vt:i4>
      </vt:variant>
      <vt:variant>
        <vt:lpwstr>../Docs/R1-136009.zip</vt:lpwstr>
      </vt:variant>
      <vt:variant>
        <vt:lpwstr/>
      </vt:variant>
      <vt:variant>
        <vt:i4>5046283</vt:i4>
      </vt:variant>
      <vt:variant>
        <vt:i4>2262</vt:i4>
      </vt:variant>
      <vt:variant>
        <vt:i4>0</vt:i4>
      </vt:variant>
      <vt:variant>
        <vt:i4>5</vt:i4>
      </vt:variant>
      <vt:variant>
        <vt:lpwstr>../Docs/R1-135898.zip</vt:lpwstr>
      </vt:variant>
      <vt:variant>
        <vt:lpwstr/>
      </vt:variant>
      <vt:variant>
        <vt:i4>4194305</vt:i4>
      </vt:variant>
      <vt:variant>
        <vt:i4>2259</vt:i4>
      </vt:variant>
      <vt:variant>
        <vt:i4>0</vt:i4>
      </vt:variant>
      <vt:variant>
        <vt:i4>5</vt:i4>
      </vt:variant>
      <vt:variant>
        <vt:lpwstr>../Docs/R1-135248.zip</vt:lpwstr>
      </vt:variant>
      <vt:variant>
        <vt:lpwstr/>
      </vt:variant>
      <vt:variant>
        <vt:i4>4521997</vt:i4>
      </vt:variant>
      <vt:variant>
        <vt:i4>2256</vt:i4>
      </vt:variant>
      <vt:variant>
        <vt:i4>0</vt:i4>
      </vt:variant>
      <vt:variant>
        <vt:i4>5</vt:i4>
      </vt:variant>
      <vt:variant>
        <vt:lpwstr>../Docs/R1-135513.zip</vt:lpwstr>
      </vt:variant>
      <vt:variant>
        <vt:lpwstr/>
      </vt:variant>
      <vt:variant>
        <vt:i4>4390921</vt:i4>
      </vt:variant>
      <vt:variant>
        <vt:i4>2253</vt:i4>
      </vt:variant>
      <vt:variant>
        <vt:i4>0</vt:i4>
      </vt:variant>
      <vt:variant>
        <vt:i4>5</vt:i4>
      </vt:variant>
      <vt:variant>
        <vt:lpwstr>../Docs/R1-135577.zip</vt:lpwstr>
      </vt:variant>
      <vt:variant>
        <vt:lpwstr/>
      </vt:variant>
      <vt:variant>
        <vt:i4>4259853</vt:i4>
      </vt:variant>
      <vt:variant>
        <vt:i4>2250</vt:i4>
      </vt:variant>
      <vt:variant>
        <vt:i4>0</vt:i4>
      </vt:variant>
      <vt:variant>
        <vt:i4>5</vt:i4>
      </vt:variant>
      <vt:variant>
        <vt:lpwstr>../Docs/R1-135355.zip</vt:lpwstr>
      </vt:variant>
      <vt:variant>
        <vt:lpwstr/>
      </vt:variant>
      <vt:variant>
        <vt:i4>4390924</vt:i4>
      </vt:variant>
      <vt:variant>
        <vt:i4>2247</vt:i4>
      </vt:variant>
      <vt:variant>
        <vt:i4>0</vt:i4>
      </vt:variant>
      <vt:variant>
        <vt:i4>5</vt:i4>
      </vt:variant>
      <vt:variant>
        <vt:lpwstr>../Docs/R1-135275.zip</vt:lpwstr>
      </vt:variant>
      <vt:variant>
        <vt:lpwstr/>
      </vt:variant>
      <vt:variant>
        <vt:i4>2621442</vt:i4>
      </vt:variant>
      <vt:variant>
        <vt:i4>2244</vt:i4>
      </vt:variant>
      <vt:variant>
        <vt:i4>0</vt:i4>
      </vt:variant>
      <vt:variant>
        <vt:i4>5</vt:i4>
      </vt:variant>
      <vt:variant>
        <vt:lpwstr>http://www.3gpp.org/ftp/tsg_ran/TSG_RAN/TSGR_61/Docs/RP-131399.zip</vt:lpwstr>
      </vt:variant>
      <vt:variant>
        <vt:lpwstr/>
      </vt:variant>
      <vt:variant>
        <vt:i4>4194313</vt:i4>
      </vt:variant>
      <vt:variant>
        <vt:i4>2241</vt:i4>
      </vt:variant>
      <vt:variant>
        <vt:i4>0</vt:i4>
      </vt:variant>
      <vt:variant>
        <vt:i4>5</vt:i4>
      </vt:variant>
      <vt:variant>
        <vt:lpwstr>../Docs/R1-135446.zip</vt:lpwstr>
      </vt:variant>
      <vt:variant>
        <vt:lpwstr/>
      </vt:variant>
      <vt:variant>
        <vt:i4>4456456</vt:i4>
      </vt:variant>
      <vt:variant>
        <vt:i4>2238</vt:i4>
      </vt:variant>
      <vt:variant>
        <vt:i4>0</vt:i4>
      </vt:variant>
      <vt:variant>
        <vt:i4>5</vt:i4>
      </vt:variant>
      <vt:variant>
        <vt:lpwstr>../Docs/R1-135300.zip</vt:lpwstr>
      </vt:variant>
      <vt:variant>
        <vt:lpwstr/>
      </vt:variant>
      <vt:variant>
        <vt:i4>5046272</vt:i4>
      </vt:variant>
      <vt:variant>
        <vt:i4>2235</vt:i4>
      </vt:variant>
      <vt:variant>
        <vt:i4>0</vt:i4>
      </vt:variant>
      <vt:variant>
        <vt:i4>5</vt:i4>
      </vt:variant>
      <vt:variant>
        <vt:lpwstr>../Docs/R1-135299.zip</vt:lpwstr>
      </vt:variant>
      <vt:variant>
        <vt:lpwstr/>
      </vt:variant>
      <vt:variant>
        <vt:i4>4456457</vt:i4>
      </vt:variant>
      <vt:variant>
        <vt:i4>2232</vt:i4>
      </vt:variant>
      <vt:variant>
        <vt:i4>0</vt:i4>
      </vt:variant>
      <vt:variant>
        <vt:i4>5</vt:i4>
      </vt:variant>
      <vt:variant>
        <vt:lpwstr>../Docs/R1-135200.zip</vt:lpwstr>
      </vt:variant>
      <vt:variant>
        <vt:lpwstr/>
      </vt:variant>
      <vt:variant>
        <vt:i4>4259843</vt:i4>
      </vt:variant>
      <vt:variant>
        <vt:i4>2229</vt:i4>
      </vt:variant>
      <vt:variant>
        <vt:i4>0</vt:i4>
      </vt:variant>
      <vt:variant>
        <vt:i4>5</vt:i4>
      </vt:variant>
      <vt:variant>
        <vt:lpwstr>../Docs/R1-135159.zip</vt:lpwstr>
      </vt:variant>
      <vt:variant>
        <vt:lpwstr/>
      </vt:variant>
      <vt:variant>
        <vt:i4>4653071</vt:i4>
      </vt:variant>
      <vt:variant>
        <vt:i4>2226</vt:i4>
      </vt:variant>
      <vt:variant>
        <vt:i4>0</vt:i4>
      </vt:variant>
      <vt:variant>
        <vt:i4>5</vt:i4>
      </vt:variant>
      <vt:variant>
        <vt:lpwstr>../Docs/R1-135135.zip</vt:lpwstr>
      </vt:variant>
      <vt:variant>
        <vt:lpwstr/>
      </vt:variant>
      <vt:variant>
        <vt:i4>4653070</vt:i4>
      </vt:variant>
      <vt:variant>
        <vt:i4>2223</vt:i4>
      </vt:variant>
      <vt:variant>
        <vt:i4>0</vt:i4>
      </vt:variant>
      <vt:variant>
        <vt:i4>5</vt:i4>
      </vt:variant>
      <vt:variant>
        <vt:lpwstr>../Docs/R1-135134.zip</vt:lpwstr>
      </vt:variant>
      <vt:variant>
        <vt:lpwstr/>
      </vt:variant>
      <vt:variant>
        <vt:i4>4325378</vt:i4>
      </vt:variant>
      <vt:variant>
        <vt:i4>2220</vt:i4>
      </vt:variant>
      <vt:variant>
        <vt:i4>0</vt:i4>
      </vt:variant>
      <vt:variant>
        <vt:i4>5</vt:i4>
      </vt:variant>
      <vt:variant>
        <vt:lpwstr>../Docs/R1-135069.zip</vt:lpwstr>
      </vt:variant>
      <vt:variant>
        <vt:lpwstr/>
      </vt:variant>
      <vt:variant>
        <vt:i4>4259842</vt:i4>
      </vt:variant>
      <vt:variant>
        <vt:i4>2217</vt:i4>
      </vt:variant>
      <vt:variant>
        <vt:i4>0</vt:i4>
      </vt:variant>
      <vt:variant>
        <vt:i4>5</vt:i4>
      </vt:variant>
      <vt:variant>
        <vt:lpwstr>../Docs/R1-135158.zip</vt:lpwstr>
      </vt:variant>
      <vt:variant>
        <vt:lpwstr/>
      </vt:variant>
      <vt:variant>
        <vt:i4>4653066</vt:i4>
      </vt:variant>
      <vt:variant>
        <vt:i4>2214</vt:i4>
      </vt:variant>
      <vt:variant>
        <vt:i4>0</vt:i4>
      </vt:variant>
      <vt:variant>
        <vt:i4>5</vt:i4>
      </vt:variant>
      <vt:variant>
        <vt:lpwstr>../Docs/R1-136001.zip</vt:lpwstr>
      </vt:variant>
      <vt:variant>
        <vt:lpwstr/>
      </vt:variant>
      <vt:variant>
        <vt:i4>4194311</vt:i4>
      </vt:variant>
      <vt:variant>
        <vt:i4>2211</vt:i4>
      </vt:variant>
      <vt:variant>
        <vt:i4>0</vt:i4>
      </vt:variant>
      <vt:variant>
        <vt:i4>5</vt:i4>
      </vt:variant>
      <vt:variant>
        <vt:lpwstr>../Docs/R1-135945.zip</vt:lpwstr>
      </vt:variant>
      <vt:variant>
        <vt:lpwstr/>
      </vt:variant>
      <vt:variant>
        <vt:i4>4390920</vt:i4>
      </vt:variant>
      <vt:variant>
        <vt:i4>2208</vt:i4>
      </vt:variant>
      <vt:variant>
        <vt:i4>0</vt:i4>
      </vt:variant>
      <vt:variant>
        <vt:i4>5</vt:i4>
      </vt:variant>
      <vt:variant>
        <vt:lpwstr>../Docs/R1-135675.zip</vt:lpwstr>
      </vt:variant>
      <vt:variant>
        <vt:lpwstr/>
      </vt:variant>
      <vt:variant>
        <vt:i4>4194309</vt:i4>
      </vt:variant>
      <vt:variant>
        <vt:i4>2205</vt:i4>
      </vt:variant>
      <vt:variant>
        <vt:i4>0</vt:i4>
      </vt:variant>
      <vt:variant>
        <vt:i4>5</vt:i4>
      </vt:variant>
      <vt:variant>
        <vt:lpwstr>../Docs/R1-135648.zip</vt:lpwstr>
      </vt:variant>
      <vt:variant>
        <vt:lpwstr/>
      </vt:variant>
      <vt:variant>
        <vt:i4>4456452</vt:i4>
      </vt:variant>
      <vt:variant>
        <vt:i4>2202</vt:i4>
      </vt:variant>
      <vt:variant>
        <vt:i4>0</vt:i4>
      </vt:variant>
      <vt:variant>
        <vt:i4>5</vt:i4>
      </vt:variant>
      <vt:variant>
        <vt:lpwstr>../Docs/R1-135609.zip</vt:lpwstr>
      </vt:variant>
      <vt:variant>
        <vt:lpwstr/>
      </vt:variant>
      <vt:variant>
        <vt:i4>4456454</vt:i4>
      </vt:variant>
      <vt:variant>
        <vt:i4>2199</vt:i4>
      </vt:variant>
      <vt:variant>
        <vt:i4>0</vt:i4>
      </vt:variant>
      <vt:variant>
        <vt:i4>5</vt:i4>
      </vt:variant>
      <vt:variant>
        <vt:lpwstr>../Docs/R1-134518.zip</vt:lpwstr>
      </vt:variant>
      <vt:variant>
        <vt:lpwstr/>
      </vt:variant>
      <vt:variant>
        <vt:i4>4390920</vt:i4>
      </vt:variant>
      <vt:variant>
        <vt:i4>2196</vt:i4>
      </vt:variant>
      <vt:variant>
        <vt:i4>0</vt:i4>
      </vt:variant>
      <vt:variant>
        <vt:i4>5</vt:i4>
      </vt:variant>
      <vt:variant>
        <vt:lpwstr>../Docs/R1-135576.zip</vt:lpwstr>
      </vt:variant>
      <vt:variant>
        <vt:lpwstr/>
      </vt:variant>
      <vt:variant>
        <vt:i4>4521999</vt:i4>
      </vt:variant>
      <vt:variant>
        <vt:i4>2193</vt:i4>
      </vt:variant>
      <vt:variant>
        <vt:i4>0</vt:i4>
      </vt:variant>
      <vt:variant>
        <vt:i4>5</vt:i4>
      </vt:variant>
      <vt:variant>
        <vt:lpwstr>../Docs/R1-135511.zip</vt:lpwstr>
      </vt:variant>
      <vt:variant>
        <vt:lpwstr/>
      </vt:variant>
      <vt:variant>
        <vt:i4>4325389</vt:i4>
      </vt:variant>
      <vt:variant>
        <vt:i4>2190</vt:i4>
      </vt:variant>
      <vt:variant>
        <vt:i4>0</vt:i4>
      </vt:variant>
      <vt:variant>
        <vt:i4>5</vt:i4>
      </vt:variant>
      <vt:variant>
        <vt:lpwstr>../Docs/R1-135462.zip</vt:lpwstr>
      </vt:variant>
      <vt:variant>
        <vt:lpwstr/>
      </vt:variant>
      <vt:variant>
        <vt:i4>4259852</vt:i4>
      </vt:variant>
      <vt:variant>
        <vt:i4>2187</vt:i4>
      </vt:variant>
      <vt:variant>
        <vt:i4>0</vt:i4>
      </vt:variant>
      <vt:variant>
        <vt:i4>5</vt:i4>
      </vt:variant>
      <vt:variant>
        <vt:lpwstr>../Docs/R1-134443.zip</vt:lpwstr>
      </vt:variant>
      <vt:variant>
        <vt:lpwstr/>
      </vt:variant>
      <vt:variant>
        <vt:i4>4587527</vt:i4>
      </vt:variant>
      <vt:variant>
        <vt:i4>2184</vt:i4>
      </vt:variant>
      <vt:variant>
        <vt:i4>0</vt:i4>
      </vt:variant>
      <vt:variant>
        <vt:i4>5</vt:i4>
      </vt:variant>
      <vt:variant>
        <vt:lpwstr>../Docs/R1-135428.zip</vt:lpwstr>
      </vt:variant>
      <vt:variant>
        <vt:lpwstr/>
      </vt:variant>
      <vt:variant>
        <vt:i4>4587528</vt:i4>
      </vt:variant>
      <vt:variant>
        <vt:i4>2181</vt:i4>
      </vt:variant>
      <vt:variant>
        <vt:i4>0</vt:i4>
      </vt:variant>
      <vt:variant>
        <vt:i4>5</vt:i4>
      </vt:variant>
      <vt:variant>
        <vt:lpwstr>../Docs/R1-135427.zip</vt:lpwstr>
      </vt:variant>
      <vt:variant>
        <vt:lpwstr/>
      </vt:variant>
      <vt:variant>
        <vt:i4>4325386</vt:i4>
      </vt:variant>
      <vt:variant>
        <vt:i4>2178</vt:i4>
      </vt:variant>
      <vt:variant>
        <vt:i4>0</vt:i4>
      </vt:variant>
      <vt:variant>
        <vt:i4>5</vt:i4>
      </vt:variant>
      <vt:variant>
        <vt:lpwstr>../Docs/R1-135362.zip</vt:lpwstr>
      </vt:variant>
      <vt:variant>
        <vt:lpwstr/>
      </vt:variant>
      <vt:variant>
        <vt:i4>5046273</vt:i4>
      </vt:variant>
      <vt:variant>
        <vt:i4>2175</vt:i4>
      </vt:variant>
      <vt:variant>
        <vt:i4>0</vt:i4>
      </vt:variant>
      <vt:variant>
        <vt:i4>5</vt:i4>
      </vt:variant>
      <vt:variant>
        <vt:lpwstr>../Docs/R1-135298.zip</vt:lpwstr>
      </vt:variant>
      <vt:variant>
        <vt:lpwstr/>
      </vt:variant>
      <vt:variant>
        <vt:i4>4325390</vt:i4>
      </vt:variant>
      <vt:variant>
        <vt:i4>2172</vt:i4>
      </vt:variant>
      <vt:variant>
        <vt:i4>0</vt:i4>
      </vt:variant>
      <vt:variant>
        <vt:i4>5</vt:i4>
      </vt:variant>
      <vt:variant>
        <vt:lpwstr>../Docs/R1-135267.zip</vt:lpwstr>
      </vt:variant>
      <vt:variant>
        <vt:lpwstr/>
      </vt:variant>
      <vt:variant>
        <vt:i4>5046285</vt:i4>
      </vt:variant>
      <vt:variant>
        <vt:i4>2169</vt:i4>
      </vt:variant>
      <vt:variant>
        <vt:i4>0</vt:i4>
      </vt:variant>
      <vt:variant>
        <vt:i4>5</vt:i4>
      </vt:variant>
      <vt:variant>
        <vt:lpwstr>../Docs/R1-135197.zip</vt:lpwstr>
      </vt:variant>
      <vt:variant>
        <vt:lpwstr/>
      </vt:variant>
      <vt:variant>
        <vt:i4>4325379</vt:i4>
      </vt:variant>
      <vt:variant>
        <vt:i4>2166</vt:i4>
      </vt:variant>
      <vt:variant>
        <vt:i4>0</vt:i4>
      </vt:variant>
      <vt:variant>
        <vt:i4>5</vt:i4>
      </vt:variant>
      <vt:variant>
        <vt:lpwstr>../Docs/R1-135068.zip</vt:lpwstr>
      </vt:variant>
      <vt:variant>
        <vt:lpwstr/>
      </vt:variant>
      <vt:variant>
        <vt:i4>4587529</vt:i4>
      </vt:variant>
      <vt:variant>
        <vt:i4>2163</vt:i4>
      </vt:variant>
      <vt:variant>
        <vt:i4>0</vt:i4>
      </vt:variant>
      <vt:variant>
        <vt:i4>5</vt:i4>
      </vt:variant>
      <vt:variant>
        <vt:lpwstr>../Docs/R1-135022.zip</vt:lpwstr>
      </vt:variant>
      <vt:variant>
        <vt:lpwstr/>
      </vt:variant>
      <vt:variant>
        <vt:i4>4194308</vt:i4>
      </vt:variant>
      <vt:variant>
        <vt:i4>2160</vt:i4>
      </vt:variant>
      <vt:variant>
        <vt:i4>0</vt:i4>
      </vt:variant>
      <vt:variant>
        <vt:i4>5</vt:i4>
      </vt:variant>
      <vt:variant>
        <vt:lpwstr>../Docs/R1-135946.zip</vt:lpwstr>
      </vt:variant>
      <vt:variant>
        <vt:lpwstr/>
      </vt:variant>
      <vt:variant>
        <vt:i4>4390921</vt:i4>
      </vt:variant>
      <vt:variant>
        <vt:i4>2157</vt:i4>
      </vt:variant>
      <vt:variant>
        <vt:i4>0</vt:i4>
      </vt:variant>
      <vt:variant>
        <vt:i4>5</vt:i4>
      </vt:variant>
      <vt:variant>
        <vt:lpwstr>../Docs/R1-135674.zip</vt:lpwstr>
      </vt:variant>
      <vt:variant>
        <vt:lpwstr/>
      </vt:variant>
      <vt:variant>
        <vt:i4>4194314</vt:i4>
      </vt:variant>
      <vt:variant>
        <vt:i4>2154</vt:i4>
      </vt:variant>
      <vt:variant>
        <vt:i4>0</vt:i4>
      </vt:variant>
      <vt:variant>
        <vt:i4>5</vt:i4>
      </vt:variant>
      <vt:variant>
        <vt:lpwstr>../Docs/R1-135647.zip</vt:lpwstr>
      </vt:variant>
      <vt:variant>
        <vt:lpwstr/>
      </vt:variant>
      <vt:variant>
        <vt:i4>4194315</vt:i4>
      </vt:variant>
      <vt:variant>
        <vt:i4>2151</vt:i4>
      </vt:variant>
      <vt:variant>
        <vt:i4>0</vt:i4>
      </vt:variant>
      <vt:variant>
        <vt:i4>5</vt:i4>
      </vt:variant>
      <vt:variant>
        <vt:lpwstr>../Docs/R1-135646.zip</vt:lpwstr>
      </vt:variant>
      <vt:variant>
        <vt:lpwstr/>
      </vt:variant>
      <vt:variant>
        <vt:i4>4653070</vt:i4>
      </vt:variant>
      <vt:variant>
        <vt:i4>2148</vt:i4>
      </vt:variant>
      <vt:variant>
        <vt:i4>0</vt:i4>
      </vt:variant>
      <vt:variant>
        <vt:i4>5</vt:i4>
      </vt:variant>
      <vt:variant>
        <vt:lpwstr>../Docs/R1-134520.zip</vt:lpwstr>
      </vt:variant>
      <vt:variant>
        <vt:lpwstr/>
      </vt:variant>
      <vt:variant>
        <vt:i4>4390923</vt:i4>
      </vt:variant>
      <vt:variant>
        <vt:i4>2145</vt:i4>
      </vt:variant>
      <vt:variant>
        <vt:i4>0</vt:i4>
      </vt:variant>
      <vt:variant>
        <vt:i4>5</vt:i4>
      </vt:variant>
      <vt:variant>
        <vt:lpwstr>../Docs/R1-135575.zip</vt:lpwstr>
      </vt:variant>
      <vt:variant>
        <vt:lpwstr/>
      </vt:variant>
      <vt:variant>
        <vt:i4>4456455</vt:i4>
      </vt:variant>
      <vt:variant>
        <vt:i4>2142</vt:i4>
      </vt:variant>
      <vt:variant>
        <vt:i4>0</vt:i4>
      </vt:variant>
      <vt:variant>
        <vt:i4>5</vt:i4>
      </vt:variant>
      <vt:variant>
        <vt:lpwstr>../Docs/R1-134519.zip</vt:lpwstr>
      </vt:variant>
      <vt:variant>
        <vt:lpwstr/>
      </vt:variant>
      <vt:variant>
        <vt:i4>4390922</vt:i4>
      </vt:variant>
      <vt:variant>
        <vt:i4>2139</vt:i4>
      </vt:variant>
      <vt:variant>
        <vt:i4>0</vt:i4>
      </vt:variant>
      <vt:variant>
        <vt:i4>5</vt:i4>
      </vt:variant>
      <vt:variant>
        <vt:lpwstr>../Docs/R1-135574.zip</vt:lpwstr>
      </vt:variant>
      <vt:variant>
        <vt:lpwstr/>
      </vt:variant>
      <vt:variant>
        <vt:i4>4521998</vt:i4>
      </vt:variant>
      <vt:variant>
        <vt:i4>2136</vt:i4>
      </vt:variant>
      <vt:variant>
        <vt:i4>0</vt:i4>
      </vt:variant>
      <vt:variant>
        <vt:i4>5</vt:i4>
      </vt:variant>
      <vt:variant>
        <vt:lpwstr>../Docs/R1-135510.zip</vt:lpwstr>
      </vt:variant>
      <vt:variant>
        <vt:lpwstr/>
      </vt:variant>
      <vt:variant>
        <vt:i4>4325390</vt:i4>
      </vt:variant>
      <vt:variant>
        <vt:i4>2133</vt:i4>
      </vt:variant>
      <vt:variant>
        <vt:i4>0</vt:i4>
      </vt:variant>
      <vt:variant>
        <vt:i4>5</vt:i4>
      </vt:variant>
      <vt:variant>
        <vt:lpwstr>../Docs/R1-135461.zip</vt:lpwstr>
      </vt:variant>
      <vt:variant>
        <vt:lpwstr/>
      </vt:variant>
      <vt:variant>
        <vt:i4>4259850</vt:i4>
      </vt:variant>
      <vt:variant>
        <vt:i4>2130</vt:i4>
      </vt:variant>
      <vt:variant>
        <vt:i4>0</vt:i4>
      </vt:variant>
      <vt:variant>
        <vt:i4>5</vt:i4>
      </vt:variant>
      <vt:variant>
        <vt:lpwstr>../Docs/R1-134445.zip</vt:lpwstr>
      </vt:variant>
      <vt:variant>
        <vt:lpwstr/>
      </vt:variant>
      <vt:variant>
        <vt:i4>4587529</vt:i4>
      </vt:variant>
      <vt:variant>
        <vt:i4>2127</vt:i4>
      </vt:variant>
      <vt:variant>
        <vt:i4>0</vt:i4>
      </vt:variant>
      <vt:variant>
        <vt:i4>5</vt:i4>
      </vt:variant>
      <vt:variant>
        <vt:lpwstr>../Docs/R1-135426.zip</vt:lpwstr>
      </vt:variant>
      <vt:variant>
        <vt:lpwstr/>
      </vt:variant>
      <vt:variant>
        <vt:i4>4587530</vt:i4>
      </vt:variant>
      <vt:variant>
        <vt:i4>2124</vt:i4>
      </vt:variant>
      <vt:variant>
        <vt:i4>0</vt:i4>
      </vt:variant>
      <vt:variant>
        <vt:i4>5</vt:i4>
      </vt:variant>
      <vt:variant>
        <vt:lpwstr>../Docs/R1-135425.zip</vt:lpwstr>
      </vt:variant>
      <vt:variant>
        <vt:lpwstr/>
      </vt:variant>
      <vt:variant>
        <vt:i4>5046284</vt:i4>
      </vt:variant>
      <vt:variant>
        <vt:i4>2121</vt:i4>
      </vt:variant>
      <vt:variant>
        <vt:i4>0</vt:i4>
      </vt:variant>
      <vt:variant>
        <vt:i4>5</vt:i4>
      </vt:variant>
      <vt:variant>
        <vt:lpwstr>../Docs/R1-135394.zip</vt:lpwstr>
      </vt:variant>
      <vt:variant>
        <vt:lpwstr/>
      </vt:variant>
      <vt:variant>
        <vt:i4>4325385</vt:i4>
      </vt:variant>
      <vt:variant>
        <vt:i4>2118</vt:i4>
      </vt:variant>
      <vt:variant>
        <vt:i4>0</vt:i4>
      </vt:variant>
      <vt:variant>
        <vt:i4>5</vt:i4>
      </vt:variant>
      <vt:variant>
        <vt:lpwstr>../Docs/R1-135361.zip</vt:lpwstr>
      </vt:variant>
      <vt:variant>
        <vt:lpwstr/>
      </vt:variant>
      <vt:variant>
        <vt:i4>4325384</vt:i4>
      </vt:variant>
      <vt:variant>
        <vt:i4>2115</vt:i4>
      </vt:variant>
      <vt:variant>
        <vt:i4>0</vt:i4>
      </vt:variant>
      <vt:variant>
        <vt:i4>5</vt:i4>
      </vt:variant>
      <vt:variant>
        <vt:lpwstr>../Docs/R1-135360.zip</vt:lpwstr>
      </vt:variant>
      <vt:variant>
        <vt:lpwstr/>
      </vt:variant>
      <vt:variant>
        <vt:i4>5046286</vt:i4>
      </vt:variant>
      <vt:variant>
        <vt:i4>2112</vt:i4>
      </vt:variant>
      <vt:variant>
        <vt:i4>0</vt:i4>
      </vt:variant>
      <vt:variant>
        <vt:i4>5</vt:i4>
      </vt:variant>
      <vt:variant>
        <vt:lpwstr>../Docs/R1-135297.zip</vt:lpwstr>
      </vt:variant>
      <vt:variant>
        <vt:lpwstr/>
      </vt:variant>
      <vt:variant>
        <vt:i4>5046275</vt:i4>
      </vt:variant>
      <vt:variant>
        <vt:i4>2109</vt:i4>
      </vt:variant>
      <vt:variant>
        <vt:i4>0</vt:i4>
      </vt:variant>
      <vt:variant>
        <vt:i4>5</vt:i4>
      </vt:variant>
      <vt:variant>
        <vt:lpwstr>../Docs/R1-135199.zip</vt:lpwstr>
      </vt:variant>
      <vt:variant>
        <vt:lpwstr/>
      </vt:variant>
      <vt:variant>
        <vt:i4>5046274</vt:i4>
      </vt:variant>
      <vt:variant>
        <vt:i4>2106</vt:i4>
      </vt:variant>
      <vt:variant>
        <vt:i4>0</vt:i4>
      </vt:variant>
      <vt:variant>
        <vt:i4>5</vt:i4>
      </vt:variant>
      <vt:variant>
        <vt:lpwstr>../Docs/R1-135198.zip</vt:lpwstr>
      </vt:variant>
      <vt:variant>
        <vt:lpwstr/>
      </vt:variant>
      <vt:variant>
        <vt:i4>4259853</vt:i4>
      </vt:variant>
      <vt:variant>
        <vt:i4>2103</vt:i4>
      </vt:variant>
      <vt:variant>
        <vt:i4>0</vt:i4>
      </vt:variant>
      <vt:variant>
        <vt:i4>5</vt:i4>
      </vt:variant>
      <vt:variant>
        <vt:lpwstr>../Docs/R1-135157.zip</vt:lpwstr>
      </vt:variant>
      <vt:variant>
        <vt:lpwstr/>
      </vt:variant>
      <vt:variant>
        <vt:i4>4259852</vt:i4>
      </vt:variant>
      <vt:variant>
        <vt:i4>2100</vt:i4>
      </vt:variant>
      <vt:variant>
        <vt:i4>0</vt:i4>
      </vt:variant>
      <vt:variant>
        <vt:i4>5</vt:i4>
      </vt:variant>
      <vt:variant>
        <vt:lpwstr>../Docs/R1-135156.zip</vt:lpwstr>
      </vt:variant>
      <vt:variant>
        <vt:lpwstr/>
      </vt:variant>
      <vt:variant>
        <vt:i4>4653064</vt:i4>
      </vt:variant>
      <vt:variant>
        <vt:i4>2097</vt:i4>
      </vt:variant>
      <vt:variant>
        <vt:i4>0</vt:i4>
      </vt:variant>
      <vt:variant>
        <vt:i4>5</vt:i4>
      </vt:variant>
      <vt:variant>
        <vt:lpwstr>../Docs/R1-135132.zip</vt:lpwstr>
      </vt:variant>
      <vt:variant>
        <vt:lpwstr/>
      </vt:variant>
      <vt:variant>
        <vt:i4>4456463</vt:i4>
      </vt:variant>
      <vt:variant>
        <vt:i4>2094</vt:i4>
      </vt:variant>
      <vt:variant>
        <vt:i4>0</vt:i4>
      </vt:variant>
      <vt:variant>
        <vt:i4>5</vt:i4>
      </vt:variant>
      <vt:variant>
        <vt:lpwstr>../Docs/R1-135105.zip</vt:lpwstr>
      </vt:variant>
      <vt:variant>
        <vt:lpwstr/>
      </vt:variant>
      <vt:variant>
        <vt:i4>4325388</vt:i4>
      </vt:variant>
      <vt:variant>
        <vt:i4>2091</vt:i4>
      </vt:variant>
      <vt:variant>
        <vt:i4>0</vt:i4>
      </vt:variant>
      <vt:variant>
        <vt:i4>5</vt:i4>
      </vt:variant>
      <vt:variant>
        <vt:lpwstr>../Docs/R1-135067.zip</vt:lpwstr>
      </vt:variant>
      <vt:variant>
        <vt:lpwstr/>
      </vt:variant>
      <vt:variant>
        <vt:i4>4325389</vt:i4>
      </vt:variant>
      <vt:variant>
        <vt:i4>2088</vt:i4>
      </vt:variant>
      <vt:variant>
        <vt:i4>0</vt:i4>
      </vt:variant>
      <vt:variant>
        <vt:i4>5</vt:i4>
      </vt:variant>
      <vt:variant>
        <vt:lpwstr>../Docs/R1-135066.zip</vt:lpwstr>
      </vt:variant>
      <vt:variant>
        <vt:lpwstr/>
      </vt:variant>
      <vt:variant>
        <vt:i4>4587530</vt:i4>
      </vt:variant>
      <vt:variant>
        <vt:i4>2085</vt:i4>
      </vt:variant>
      <vt:variant>
        <vt:i4>0</vt:i4>
      </vt:variant>
      <vt:variant>
        <vt:i4>5</vt:i4>
      </vt:variant>
      <vt:variant>
        <vt:lpwstr>../Docs/R1-135021.zip</vt:lpwstr>
      </vt:variant>
      <vt:variant>
        <vt:lpwstr/>
      </vt:variant>
      <vt:variant>
        <vt:i4>4653066</vt:i4>
      </vt:variant>
      <vt:variant>
        <vt:i4>2082</vt:i4>
      </vt:variant>
      <vt:variant>
        <vt:i4>0</vt:i4>
      </vt:variant>
      <vt:variant>
        <vt:i4>5</vt:i4>
      </vt:variant>
      <vt:variant>
        <vt:lpwstr>../Docs/R1-135130.zip</vt:lpwstr>
      </vt:variant>
      <vt:variant>
        <vt:lpwstr/>
      </vt:variant>
      <vt:variant>
        <vt:i4>4587521</vt:i4>
      </vt:variant>
      <vt:variant>
        <vt:i4>2079</vt:i4>
      </vt:variant>
      <vt:variant>
        <vt:i4>0</vt:i4>
      </vt:variant>
      <vt:variant>
        <vt:i4>5</vt:i4>
      </vt:variant>
      <vt:variant>
        <vt:lpwstr>../Docs/R1-135822.zip</vt:lpwstr>
      </vt:variant>
      <vt:variant>
        <vt:lpwstr/>
      </vt:variant>
      <vt:variant>
        <vt:i4>4194312</vt:i4>
      </vt:variant>
      <vt:variant>
        <vt:i4>2076</vt:i4>
      </vt:variant>
      <vt:variant>
        <vt:i4>0</vt:i4>
      </vt:variant>
      <vt:variant>
        <vt:i4>5</vt:i4>
      </vt:variant>
      <vt:variant>
        <vt:lpwstr>../Docs/R1-135645.zip</vt:lpwstr>
      </vt:variant>
      <vt:variant>
        <vt:lpwstr/>
      </vt:variant>
      <vt:variant>
        <vt:i4>4390925</vt:i4>
      </vt:variant>
      <vt:variant>
        <vt:i4>2073</vt:i4>
      </vt:variant>
      <vt:variant>
        <vt:i4>0</vt:i4>
      </vt:variant>
      <vt:variant>
        <vt:i4>5</vt:i4>
      </vt:variant>
      <vt:variant>
        <vt:lpwstr>../Docs/R1-135573.zip</vt:lpwstr>
      </vt:variant>
      <vt:variant>
        <vt:lpwstr/>
      </vt:variant>
      <vt:variant>
        <vt:i4>4456455</vt:i4>
      </vt:variant>
      <vt:variant>
        <vt:i4>2070</vt:i4>
      </vt:variant>
      <vt:variant>
        <vt:i4>0</vt:i4>
      </vt:variant>
      <vt:variant>
        <vt:i4>5</vt:i4>
      </vt:variant>
      <vt:variant>
        <vt:lpwstr>../Docs/R1-135509.zip</vt:lpwstr>
      </vt:variant>
      <vt:variant>
        <vt:lpwstr/>
      </vt:variant>
      <vt:variant>
        <vt:i4>4325391</vt:i4>
      </vt:variant>
      <vt:variant>
        <vt:i4>2067</vt:i4>
      </vt:variant>
      <vt:variant>
        <vt:i4>0</vt:i4>
      </vt:variant>
      <vt:variant>
        <vt:i4>5</vt:i4>
      </vt:variant>
      <vt:variant>
        <vt:lpwstr>../Docs/R1-135460.zip</vt:lpwstr>
      </vt:variant>
      <vt:variant>
        <vt:lpwstr/>
      </vt:variant>
      <vt:variant>
        <vt:i4>4587531</vt:i4>
      </vt:variant>
      <vt:variant>
        <vt:i4>2064</vt:i4>
      </vt:variant>
      <vt:variant>
        <vt:i4>0</vt:i4>
      </vt:variant>
      <vt:variant>
        <vt:i4>5</vt:i4>
      </vt:variant>
      <vt:variant>
        <vt:lpwstr>../Docs/R1-135424.zip</vt:lpwstr>
      </vt:variant>
      <vt:variant>
        <vt:lpwstr/>
      </vt:variant>
      <vt:variant>
        <vt:i4>4980746</vt:i4>
      </vt:variant>
      <vt:variant>
        <vt:i4>2061</vt:i4>
      </vt:variant>
      <vt:variant>
        <vt:i4>0</vt:i4>
      </vt:variant>
      <vt:variant>
        <vt:i4>5</vt:i4>
      </vt:variant>
      <vt:variant>
        <vt:lpwstr>../Docs/R1-135382.zip</vt:lpwstr>
      </vt:variant>
      <vt:variant>
        <vt:lpwstr/>
      </vt:variant>
      <vt:variant>
        <vt:i4>4259841</vt:i4>
      </vt:variant>
      <vt:variant>
        <vt:i4>2058</vt:i4>
      </vt:variant>
      <vt:variant>
        <vt:i4>0</vt:i4>
      </vt:variant>
      <vt:variant>
        <vt:i4>5</vt:i4>
      </vt:variant>
      <vt:variant>
        <vt:lpwstr>../Docs/R1-135359.zip</vt:lpwstr>
      </vt:variant>
      <vt:variant>
        <vt:lpwstr/>
      </vt:variant>
      <vt:variant>
        <vt:i4>4194314</vt:i4>
      </vt:variant>
      <vt:variant>
        <vt:i4>2055</vt:i4>
      </vt:variant>
      <vt:variant>
        <vt:i4>0</vt:i4>
      </vt:variant>
      <vt:variant>
        <vt:i4>5</vt:i4>
      </vt:variant>
      <vt:variant>
        <vt:lpwstr>../Docs/R1-135342.zip</vt:lpwstr>
      </vt:variant>
      <vt:variant>
        <vt:lpwstr/>
      </vt:variant>
      <vt:variant>
        <vt:i4>5046287</vt:i4>
      </vt:variant>
      <vt:variant>
        <vt:i4>2052</vt:i4>
      </vt:variant>
      <vt:variant>
        <vt:i4>0</vt:i4>
      </vt:variant>
      <vt:variant>
        <vt:i4>5</vt:i4>
      </vt:variant>
      <vt:variant>
        <vt:lpwstr>../Docs/R1-135296.zip</vt:lpwstr>
      </vt:variant>
      <vt:variant>
        <vt:lpwstr/>
      </vt:variant>
      <vt:variant>
        <vt:i4>5046284</vt:i4>
      </vt:variant>
      <vt:variant>
        <vt:i4>2049</vt:i4>
      </vt:variant>
      <vt:variant>
        <vt:i4>0</vt:i4>
      </vt:variant>
      <vt:variant>
        <vt:i4>5</vt:i4>
      </vt:variant>
      <vt:variant>
        <vt:lpwstr>../Docs/R1-135196.zip</vt:lpwstr>
      </vt:variant>
      <vt:variant>
        <vt:lpwstr/>
      </vt:variant>
      <vt:variant>
        <vt:i4>4259855</vt:i4>
      </vt:variant>
      <vt:variant>
        <vt:i4>2046</vt:i4>
      </vt:variant>
      <vt:variant>
        <vt:i4>0</vt:i4>
      </vt:variant>
      <vt:variant>
        <vt:i4>5</vt:i4>
      </vt:variant>
      <vt:variant>
        <vt:lpwstr>../Docs/R1-135155.zip</vt:lpwstr>
      </vt:variant>
      <vt:variant>
        <vt:lpwstr/>
      </vt:variant>
      <vt:variant>
        <vt:i4>4653067</vt:i4>
      </vt:variant>
      <vt:variant>
        <vt:i4>2043</vt:i4>
      </vt:variant>
      <vt:variant>
        <vt:i4>0</vt:i4>
      </vt:variant>
      <vt:variant>
        <vt:i4>5</vt:i4>
      </vt:variant>
      <vt:variant>
        <vt:lpwstr>../Docs/R1-135131.zip</vt:lpwstr>
      </vt:variant>
      <vt:variant>
        <vt:lpwstr/>
      </vt:variant>
      <vt:variant>
        <vt:i4>4325390</vt:i4>
      </vt:variant>
      <vt:variant>
        <vt:i4>2040</vt:i4>
      </vt:variant>
      <vt:variant>
        <vt:i4>0</vt:i4>
      </vt:variant>
      <vt:variant>
        <vt:i4>5</vt:i4>
      </vt:variant>
      <vt:variant>
        <vt:lpwstr>../Docs/R1-135065.zip</vt:lpwstr>
      </vt:variant>
      <vt:variant>
        <vt:lpwstr/>
      </vt:variant>
      <vt:variant>
        <vt:i4>4587531</vt:i4>
      </vt:variant>
      <vt:variant>
        <vt:i4>2037</vt:i4>
      </vt:variant>
      <vt:variant>
        <vt:i4>0</vt:i4>
      </vt:variant>
      <vt:variant>
        <vt:i4>5</vt:i4>
      </vt:variant>
      <vt:variant>
        <vt:lpwstr>../Docs/R1-135020.zip</vt:lpwstr>
      </vt:variant>
      <vt:variant>
        <vt:lpwstr/>
      </vt:variant>
      <vt:variant>
        <vt:i4>4259851</vt:i4>
      </vt:variant>
      <vt:variant>
        <vt:i4>2034</vt:i4>
      </vt:variant>
      <vt:variant>
        <vt:i4>0</vt:i4>
      </vt:variant>
      <vt:variant>
        <vt:i4>5</vt:i4>
      </vt:variant>
      <vt:variant>
        <vt:lpwstr>../Docs/R1-136060.zip</vt:lpwstr>
      </vt:variant>
      <vt:variant>
        <vt:lpwstr/>
      </vt:variant>
      <vt:variant>
        <vt:i4>4325388</vt:i4>
      </vt:variant>
      <vt:variant>
        <vt:i4>2031</vt:i4>
      </vt:variant>
      <vt:variant>
        <vt:i4>0</vt:i4>
      </vt:variant>
      <vt:variant>
        <vt:i4>5</vt:i4>
      </vt:variant>
      <vt:variant>
        <vt:lpwstr>../Docs/R1-136057.zip</vt:lpwstr>
      </vt:variant>
      <vt:variant>
        <vt:lpwstr/>
      </vt:variant>
      <vt:variant>
        <vt:i4>4325388</vt:i4>
      </vt:variant>
      <vt:variant>
        <vt:i4>2028</vt:i4>
      </vt:variant>
      <vt:variant>
        <vt:i4>0</vt:i4>
      </vt:variant>
      <vt:variant>
        <vt:i4>5</vt:i4>
      </vt:variant>
      <vt:variant>
        <vt:lpwstr>../Docs/R1-136057.zip</vt:lpwstr>
      </vt:variant>
      <vt:variant>
        <vt:lpwstr/>
      </vt:variant>
      <vt:variant>
        <vt:i4>4194310</vt:i4>
      </vt:variant>
      <vt:variant>
        <vt:i4>2025</vt:i4>
      </vt:variant>
      <vt:variant>
        <vt:i4>0</vt:i4>
      </vt:variant>
      <vt:variant>
        <vt:i4>5</vt:i4>
      </vt:variant>
      <vt:variant>
        <vt:lpwstr>../Docs/R1-135944.zip</vt:lpwstr>
      </vt:variant>
      <vt:variant>
        <vt:lpwstr/>
      </vt:variant>
      <vt:variant>
        <vt:i4>4456462</vt:i4>
      </vt:variant>
      <vt:variant>
        <vt:i4>2022</vt:i4>
      </vt:variant>
      <vt:variant>
        <vt:i4>0</vt:i4>
      </vt:variant>
      <vt:variant>
        <vt:i4>5</vt:i4>
      </vt:variant>
      <vt:variant>
        <vt:lpwstr>../Docs/R1-135104.zip</vt:lpwstr>
      </vt:variant>
      <vt:variant>
        <vt:lpwstr/>
      </vt:variant>
      <vt:variant>
        <vt:i4>4194310</vt:i4>
      </vt:variant>
      <vt:variant>
        <vt:i4>2019</vt:i4>
      </vt:variant>
      <vt:variant>
        <vt:i4>0</vt:i4>
      </vt:variant>
      <vt:variant>
        <vt:i4>5</vt:i4>
      </vt:variant>
      <vt:variant>
        <vt:lpwstr>../Docs/R1-135944.zip</vt:lpwstr>
      </vt:variant>
      <vt:variant>
        <vt:lpwstr/>
      </vt:variant>
      <vt:variant>
        <vt:i4>4653065</vt:i4>
      </vt:variant>
      <vt:variant>
        <vt:i4>2016</vt:i4>
      </vt:variant>
      <vt:variant>
        <vt:i4>0</vt:i4>
      </vt:variant>
      <vt:variant>
        <vt:i4>5</vt:i4>
      </vt:variant>
      <vt:variant>
        <vt:lpwstr>../Docs/R1-135133.zip</vt:lpwstr>
      </vt:variant>
      <vt:variant>
        <vt:lpwstr/>
      </vt:variant>
      <vt:variant>
        <vt:i4>4587520</vt:i4>
      </vt:variant>
      <vt:variant>
        <vt:i4>2013</vt:i4>
      </vt:variant>
      <vt:variant>
        <vt:i4>0</vt:i4>
      </vt:variant>
      <vt:variant>
        <vt:i4>5</vt:i4>
      </vt:variant>
      <vt:variant>
        <vt:lpwstr>../Docs/R1-135823.zip</vt:lpwstr>
      </vt:variant>
      <vt:variant>
        <vt:lpwstr/>
      </vt:variant>
      <vt:variant>
        <vt:i4>4194313</vt:i4>
      </vt:variant>
      <vt:variant>
        <vt:i4>2010</vt:i4>
      </vt:variant>
      <vt:variant>
        <vt:i4>0</vt:i4>
      </vt:variant>
      <vt:variant>
        <vt:i4>5</vt:i4>
      </vt:variant>
      <vt:variant>
        <vt:lpwstr>../Docs/R1-135644.zip</vt:lpwstr>
      </vt:variant>
      <vt:variant>
        <vt:lpwstr/>
      </vt:variant>
      <vt:variant>
        <vt:i4>4194311</vt:i4>
      </vt:variant>
      <vt:variant>
        <vt:i4>2007</vt:i4>
      </vt:variant>
      <vt:variant>
        <vt:i4>0</vt:i4>
      </vt:variant>
      <vt:variant>
        <vt:i4>5</vt:i4>
      </vt:variant>
      <vt:variant>
        <vt:lpwstr>../Docs/R1-134559.zip</vt:lpwstr>
      </vt:variant>
      <vt:variant>
        <vt:lpwstr/>
      </vt:variant>
      <vt:variant>
        <vt:i4>4456460</vt:i4>
      </vt:variant>
      <vt:variant>
        <vt:i4>2004</vt:i4>
      </vt:variant>
      <vt:variant>
        <vt:i4>0</vt:i4>
      </vt:variant>
      <vt:variant>
        <vt:i4>5</vt:i4>
      </vt:variant>
      <vt:variant>
        <vt:lpwstr>../Docs/R1-135601.zip</vt:lpwstr>
      </vt:variant>
      <vt:variant>
        <vt:lpwstr/>
      </vt:variant>
      <vt:variant>
        <vt:i4>4390924</vt:i4>
      </vt:variant>
      <vt:variant>
        <vt:i4>2001</vt:i4>
      </vt:variant>
      <vt:variant>
        <vt:i4>0</vt:i4>
      </vt:variant>
      <vt:variant>
        <vt:i4>5</vt:i4>
      </vt:variant>
      <vt:variant>
        <vt:lpwstr>../Docs/R1-135572.zip</vt:lpwstr>
      </vt:variant>
      <vt:variant>
        <vt:lpwstr/>
      </vt:variant>
      <vt:variant>
        <vt:i4>4390927</vt:i4>
      </vt:variant>
      <vt:variant>
        <vt:i4>1998</vt:i4>
      </vt:variant>
      <vt:variant>
        <vt:i4>0</vt:i4>
      </vt:variant>
      <vt:variant>
        <vt:i4>5</vt:i4>
      </vt:variant>
      <vt:variant>
        <vt:lpwstr>../Docs/R1-135571.zip</vt:lpwstr>
      </vt:variant>
      <vt:variant>
        <vt:lpwstr/>
      </vt:variant>
      <vt:variant>
        <vt:i4>4456460</vt:i4>
      </vt:variant>
      <vt:variant>
        <vt:i4>1995</vt:i4>
      </vt:variant>
      <vt:variant>
        <vt:i4>0</vt:i4>
      </vt:variant>
      <vt:variant>
        <vt:i4>5</vt:i4>
      </vt:variant>
      <vt:variant>
        <vt:lpwstr>../Docs/R1-135502.zip</vt:lpwstr>
      </vt:variant>
      <vt:variant>
        <vt:lpwstr/>
      </vt:variant>
      <vt:variant>
        <vt:i4>4259846</vt:i4>
      </vt:variant>
      <vt:variant>
        <vt:i4>1992</vt:i4>
      </vt:variant>
      <vt:variant>
        <vt:i4>0</vt:i4>
      </vt:variant>
      <vt:variant>
        <vt:i4>5</vt:i4>
      </vt:variant>
      <vt:variant>
        <vt:lpwstr>../Docs/R1-135459.zip</vt:lpwstr>
      </vt:variant>
      <vt:variant>
        <vt:lpwstr/>
      </vt:variant>
      <vt:variant>
        <vt:i4>4259847</vt:i4>
      </vt:variant>
      <vt:variant>
        <vt:i4>1989</vt:i4>
      </vt:variant>
      <vt:variant>
        <vt:i4>0</vt:i4>
      </vt:variant>
      <vt:variant>
        <vt:i4>5</vt:i4>
      </vt:variant>
      <vt:variant>
        <vt:lpwstr>../Docs/R1-135458.zip</vt:lpwstr>
      </vt:variant>
      <vt:variant>
        <vt:lpwstr/>
      </vt:variant>
      <vt:variant>
        <vt:i4>4521995</vt:i4>
      </vt:variant>
      <vt:variant>
        <vt:i4>1986</vt:i4>
      </vt:variant>
      <vt:variant>
        <vt:i4>0</vt:i4>
      </vt:variant>
      <vt:variant>
        <vt:i4>5</vt:i4>
      </vt:variant>
      <vt:variant>
        <vt:lpwstr>../Docs/R1-135414.zip</vt:lpwstr>
      </vt:variant>
      <vt:variant>
        <vt:lpwstr/>
      </vt:variant>
      <vt:variant>
        <vt:i4>4325387</vt:i4>
      </vt:variant>
      <vt:variant>
        <vt:i4>1983</vt:i4>
      </vt:variant>
      <vt:variant>
        <vt:i4>0</vt:i4>
      </vt:variant>
      <vt:variant>
        <vt:i4>5</vt:i4>
      </vt:variant>
      <vt:variant>
        <vt:lpwstr>../Docs/R1-134373.zip</vt:lpwstr>
      </vt:variant>
      <vt:variant>
        <vt:lpwstr/>
      </vt:variant>
      <vt:variant>
        <vt:i4>5046283</vt:i4>
      </vt:variant>
      <vt:variant>
        <vt:i4>1980</vt:i4>
      </vt:variant>
      <vt:variant>
        <vt:i4>0</vt:i4>
      </vt:variant>
      <vt:variant>
        <vt:i4>5</vt:i4>
      </vt:variant>
      <vt:variant>
        <vt:lpwstr>../Docs/R1-135393.zip</vt:lpwstr>
      </vt:variant>
      <vt:variant>
        <vt:lpwstr/>
      </vt:variant>
      <vt:variant>
        <vt:i4>4325387</vt:i4>
      </vt:variant>
      <vt:variant>
        <vt:i4>1977</vt:i4>
      </vt:variant>
      <vt:variant>
        <vt:i4>0</vt:i4>
      </vt:variant>
      <vt:variant>
        <vt:i4>5</vt:i4>
      </vt:variant>
      <vt:variant>
        <vt:lpwstr>../Docs/R1-135363.zip</vt:lpwstr>
      </vt:variant>
      <vt:variant>
        <vt:lpwstr/>
      </vt:variant>
      <vt:variant>
        <vt:i4>4259840</vt:i4>
      </vt:variant>
      <vt:variant>
        <vt:i4>1974</vt:i4>
      </vt:variant>
      <vt:variant>
        <vt:i4>0</vt:i4>
      </vt:variant>
      <vt:variant>
        <vt:i4>5</vt:i4>
      </vt:variant>
      <vt:variant>
        <vt:lpwstr>../Docs/R1-135358.zip</vt:lpwstr>
      </vt:variant>
      <vt:variant>
        <vt:lpwstr/>
      </vt:variant>
      <vt:variant>
        <vt:i4>4259855</vt:i4>
      </vt:variant>
      <vt:variant>
        <vt:i4>1971</vt:i4>
      </vt:variant>
      <vt:variant>
        <vt:i4>0</vt:i4>
      </vt:variant>
      <vt:variant>
        <vt:i4>5</vt:i4>
      </vt:variant>
      <vt:variant>
        <vt:lpwstr>../Docs/R1-135357.zip</vt:lpwstr>
      </vt:variant>
      <vt:variant>
        <vt:lpwstr/>
      </vt:variant>
      <vt:variant>
        <vt:i4>5046284</vt:i4>
      </vt:variant>
      <vt:variant>
        <vt:i4>1968</vt:i4>
      </vt:variant>
      <vt:variant>
        <vt:i4>0</vt:i4>
      </vt:variant>
      <vt:variant>
        <vt:i4>5</vt:i4>
      </vt:variant>
      <vt:variant>
        <vt:lpwstr>../Docs/R1-135295.zip</vt:lpwstr>
      </vt:variant>
      <vt:variant>
        <vt:lpwstr/>
      </vt:variant>
      <vt:variant>
        <vt:i4>4259850</vt:i4>
      </vt:variant>
      <vt:variant>
        <vt:i4>1965</vt:i4>
      </vt:variant>
      <vt:variant>
        <vt:i4>0</vt:i4>
      </vt:variant>
      <vt:variant>
        <vt:i4>5</vt:i4>
      </vt:variant>
      <vt:variant>
        <vt:lpwstr>../Docs/R1-135253.zip</vt:lpwstr>
      </vt:variant>
      <vt:variant>
        <vt:lpwstr/>
      </vt:variant>
      <vt:variant>
        <vt:i4>4259851</vt:i4>
      </vt:variant>
      <vt:variant>
        <vt:i4>1962</vt:i4>
      </vt:variant>
      <vt:variant>
        <vt:i4>0</vt:i4>
      </vt:variant>
      <vt:variant>
        <vt:i4>5</vt:i4>
      </vt:variant>
      <vt:variant>
        <vt:lpwstr>../Docs/R1-135252.zip</vt:lpwstr>
      </vt:variant>
      <vt:variant>
        <vt:lpwstr/>
      </vt:variant>
      <vt:variant>
        <vt:i4>5046287</vt:i4>
      </vt:variant>
      <vt:variant>
        <vt:i4>1959</vt:i4>
      </vt:variant>
      <vt:variant>
        <vt:i4>0</vt:i4>
      </vt:variant>
      <vt:variant>
        <vt:i4>5</vt:i4>
      </vt:variant>
      <vt:variant>
        <vt:lpwstr>../Docs/R1-135195.zip</vt:lpwstr>
      </vt:variant>
      <vt:variant>
        <vt:lpwstr/>
      </vt:variant>
      <vt:variant>
        <vt:i4>4259854</vt:i4>
      </vt:variant>
      <vt:variant>
        <vt:i4>1956</vt:i4>
      </vt:variant>
      <vt:variant>
        <vt:i4>0</vt:i4>
      </vt:variant>
      <vt:variant>
        <vt:i4>5</vt:i4>
      </vt:variant>
      <vt:variant>
        <vt:lpwstr>../Docs/R1-135154.zip</vt:lpwstr>
      </vt:variant>
      <vt:variant>
        <vt:lpwstr/>
      </vt:variant>
      <vt:variant>
        <vt:i4>4587523</vt:i4>
      </vt:variant>
      <vt:variant>
        <vt:i4>1953</vt:i4>
      </vt:variant>
      <vt:variant>
        <vt:i4>0</vt:i4>
      </vt:variant>
      <vt:variant>
        <vt:i4>5</vt:i4>
      </vt:variant>
      <vt:variant>
        <vt:lpwstr>../Docs/R1-135129.zip</vt:lpwstr>
      </vt:variant>
      <vt:variant>
        <vt:lpwstr/>
      </vt:variant>
      <vt:variant>
        <vt:i4>4325391</vt:i4>
      </vt:variant>
      <vt:variant>
        <vt:i4>1950</vt:i4>
      </vt:variant>
      <vt:variant>
        <vt:i4>0</vt:i4>
      </vt:variant>
      <vt:variant>
        <vt:i4>5</vt:i4>
      </vt:variant>
      <vt:variant>
        <vt:lpwstr>../Docs/R1-135064.zip</vt:lpwstr>
      </vt:variant>
      <vt:variant>
        <vt:lpwstr/>
      </vt:variant>
      <vt:variant>
        <vt:i4>4325384</vt:i4>
      </vt:variant>
      <vt:variant>
        <vt:i4>1947</vt:i4>
      </vt:variant>
      <vt:variant>
        <vt:i4>0</vt:i4>
      </vt:variant>
      <vt:variant>
        <vt:i4>5</vt:i4>
      </vt:variant>
      <vt:variant>
        <vt:lpwstr>../Docs/R1-135063.zip</vt:lpwstr>
      </vt:variant>
      <vt:variant>
        <vt:lpwstr/>
      </vt:variant>
      <vt:variant>
        <vt:i4>4456457</vt:i4>
      </vt:variant>
      <vt:variant>
        <vt:i4>1944</vt:i4>
      </vt:variant>
      <vt:variant>
        <vt:i4>0</vt:i4>
      </vt:variant>
      <vt:variant>
        <vt:i4>5</vt:i4>
      </vt:variant>
      <vt:variant>
        <vt:lpwstr>../Docs/R1-135103.zip</vt:lpwstr>
      </vt:variant>
      <vt:variant>
        <vt:lpwstr/>
      </vt:variant>
      <vt:variant>
        <vt:i4>4521986</vt:i4>
      </vt:variant>
      <vt:variant>
        <vt:i4>1941</vt:i4>
      </vt:variant>
      <vt:variant>
        <vt:i4>0</vt:i4>
      </vt:variant>
      <vt:variant>
        <vt:i4>5</vt:i4>
      </vt:variant>
      <vt:variant>
        <vt:lpwstr>../Docs/R1-135019.zip</vt:lpwstr>
      </vt:variant>
      <vt:variant>
        <vt:lpwstr/>
      </vt:variant>
      <vt:variant>
        <vt:i4>4194305</vt:i4>
      </vt:variant>
      <vt:variant>
        <vt:i4>1938</vt:i4>
      </vt:variant>
      <vt:variant>
        <vt:i4>0</vt:i4>
      </vt:variant>
      <vt:variant>
        <vt:i4>5</vt:i4>
      </vt:variant>
      <vt:variant>
        <vt:lpwstr>../Docs/R1-135943.zip</vt:lpwstr>
      </vt:variant>
      <vt:variant>
        <vt:lpwstr/>
      </vt:variant>
      <vt:variant>
        <vt:i4>4587532</vt:i4>
      </vt:variant>
      <vt:variant>
        <vt:i4>1935</vt:i4>
      </vt:variant>
      <vt:variant>
        <vt:i4>0</vt:i4>
      </vt:variant>
      <vt:variant>
        <vt:i4>5</vt:i4>
      </vt:variant>
      <vt:variant>
        <vt:lpwstr>../Docs/R1-135423.zip</vt:lpwstr>
      </vt:variant>
      <vt:variant>
        <vt:lpwstr/>
      </vt:variant>
      <vt:variant>
        <vt:i4>4587533</vt:i4>
      </vt:variant>
      <vt:variant>
        <vt:i4>1932</vt:i4>
      </vt:variant>
      <vt:variant>
        <vt:i4>0</vt:i4>
      </vt:variant>
      <vt:variant>
        <vt:i4>5</vt:i4>
      </vt:variant>
      <vt:variant>
        <vt:lpwstr>../Docs/R1-135422.zip</vt:lpwstr>
      </vt:variant>
      <vt:variant>
        <vt:lpwstr/>
      </vt:variant>
      <vt:variant>
        <vt:i4>4653069</vt:i4>
      </vt:variant>
      <vt:variant>
        <vt:i4>1929</vt:i4>
      </vt:variant>
      <vt:variant>
        <vt:i4>0</vt:i4>
      </vt:variant>
      <vt:variant>
        <vt:i4>5</vt:i4>
      </vt:variant>
      <vt:variant>
        <vt:lpwstr>../Docs/R1-136006.zip</vt:lpwstr>
      </vt:variant>
      <vt:variant>
        <vt:lpwstr/>
      </vt:variant>
      <vt:variant>
        <vt:i4>5046282</vt:i4>
      </vt:variant>
      <vt:variant>
        <vt:i4>1926</vt:i4>
      </vt:variant>
      <vt:variant>
        <vt:i4>0</vt:i4>
      </vt:variant>
      <vt:variant>
        <vt:i4>5</vt:i4>
      </vt:variant>
      <vt:variant>
        <vt:lpwstr>../Docs/R1-135392.zip</vt:lpwstr>
      </vt:variant>
      <vt:variant>
        <vt:lpwstr/>
      </vt:variant>
      <vt:variant>
        <vt:i4>4325391</vt:i4>
      </vt:variant>
      <vt:variant>
        <vt:i4>1923</vt:i4>
      </vt:variant>
      <vt:variant>
        <vt:i4>0</vt:i4>
      </vt:variant>
      <vt:variant>
        <vt:i4>5</vt:i4>
      </vt:variant>
      <vt:variant>
        <vt:lpwstr>../Docs/R1-135763.zip</vt:lpwstr>
      </vt:variant>
      <vt:variant>
        <vt:lpwstr/>
      </vt:variant>
      <vt:variant>
        <vt:i4>4194318</vt:i4>
      </vt:variant>
      <vt:variant>
        <vt:i4>1920</vt:i4>
      </vt:variant>
      <vt:variant>
        <vt:i4>0</vt:i4>
      </vt:variant>
      <vt:variant>
        <vt:i4>5</vt:i4>
      </vt:variant>
      <vt:variant>
        <vt:lpwstr>../Docs/R1-135643.zip</vt:lpwstr>
      </vt:variant>
      <vt:variant>
        <vt:lpwstr/>
      </vt:variant>
      <vt:variant>
        <vt:i4>4194310</vt:i4>
      </vt:variant>
      <vt:variant>
        <vt:i4>1917</vt:i4>
      </vt:variant>
      <vt:variant>
        <vt:i4>0</vt:i4>
      </vt:variant>
      <vt:variant>
        <vt:i4>5</vt:i4>
      </vt:variant>
      <vt:variant>
        <vt:lpwstr>../Docs/R1-134558.zip</vt:lpwstr>
      </vt:variant>
      <vt:variant>
        <vt:lpwstr/>
      </vt:variant>
      <vt:variant>
        <vt:i4>4456461</vt:i4>
      </vt:variant>
      <vt:variant>
        <vt:i4>1914</vt:i4>
      </vt:variant>
      <vt:variant>
        <vt:i4>0</vt:i4>
      </vt:variant>
      <vt:variant>
        <vt:i4>5</vt:i4>
      </vt:variant>
      <vt:variant>
        <vt:lpwstr>../Docs/R1-135600.zip</vt:lpwstr>
      </vt:variant>
      <vt:variant>
        <vt:lpwstr/>
      </vt:variant>
      <vt:variant>
        <vt:i4>4390926</vt:i4>
      </vt:variant>
      <vt:variant>
        <vt:i4>1911</vt:i4>
      </vt:variant>
      <vt:variant>
        <vt:i4>0</vt:i4>
      </vt:variant>
      <vt:variant>
        <vt:i4>5</vt:i4>
      </vt:variant>
      <vt:variant>
        <vt:lpwstr>../Docs/R1-135570.zip</vt:lpwstr>
      </vt:variant>
      <vt:variant>
        <vt:lpwstr/>
      </vt:variant>
      <vt:variant>
        <vt:i4>4259848</vt:i4>
      </vt:variant>
      <vt:variant>
        <vt:i4>1908</vt:i4>
      </vt:variant>
      <vt:variant>
        <vt:i4>0</vt:i4>
      </vt:variant>
      <vt:variant>
        <vt:i4>5</vt:i4>
      </vt:variant>
      <vt:variant>
        <vt:lpwstr>../Docs/R1-135457.zip</vt:lpwstr>
      </vt:variant>
      <vt:variant>
        <vt:lpwstr/>
      </vt:variant>
      <vt:variant>
        <vt:i4>4259854</vt:i4>
      </vt:variant>
      <vt:variant>
        <vt:i4>1905</vt:i4>
      </vt:variant>
      <vt:variant>
        <vt:i4>0</vt:i4>
      </vt:variant>
      <vt:variant>
        <vt:i4>5</vt:i4>
      </vt:variant>
      <vt:variant>
        <vt:lpwstr>../Docs/R1-135356.zip</vt:lpwstr>
      </vt:variant>
      <vt:variant>
        <vt:lpwstr/>
      </vt:variant>
      <vt:variant>
        <vt:i4>4194313</vt:i4>
      </vt:variant>
      <vt:variant>
        <vt:i4>1902</vt:i4>
      </vt:variant>
      <vt:variant>
        <vt:i4>0</vt:i4>
      </vt:variant>
      <vt:variant>
        <vt:i4>5</vt:i4>
      </vt:variant>
      <vt:variant>
        <vt:lpwstr>../Docs/R1-135341.zip</vt:lpwstr>
      </vt:variant>
      <vt:variant>
        <vt:lpwstr/>
      </vt:variant>
      <vt:variant>
        <vt:i4>4325391</vt:i4>
      </vt:variant>
      <vt:variant>
        <vt:i4>1899</vt:i4>
      </vt:variant>
      <vt:variant>
        <vt:i4>0</vt:i4>
      </vt:variant>
      <vt:variant>
        <vt:i4>5</vt:i4>
      </vt:variant>
      <vt:variant>
        <vt:lpwstr>../Docs/R1-135266.zip</vt:lpwstr>
      </vt:variant>
      <vt:variant>
        <vt:lpwstr/>
      </vt:variant>
      <vt:variant>
        <vt:i4>4259853</vt:i4>
      </vt:variant>
      <vt:variant>
        <vt:i4>1896</vt:i4>
      </vt:variant>
      <vt:variant>
        <vt:i4>0</vt:i4>
      </vt:variant>
      <vt:variant>
        <vt:i4>5</vt:i4>
      </vt:variant>
      <vt:variant>
        <vt:lpwstr>../Docs/R1-135254.zip</vt:lpwstr>
      </vt:variant>
      <vt:variant>
        <vt:lpwstr/>
      </vt:variant>
      <vt:variant>
        <vt:i4>5046286</vt:i4>
      </vt:variant>
      <vt:variant>
        <vt:i4>1893</vt:i4>
      </vt:variant>
      <vt:variant>
        <vt:i4>0</vt:i4>
      </vt:variant>
      <vt:variant>
        <vt:i4>5</vt:i4>
      </vt:variant>
      <vt:variant>
        <vt:lpwstr>../Docs/R1-135194.zip</vt:lpwstr>
      </vt:variant>
      <vt:variant>
        <vt:lpwstr/>
      </vt:variant>
      <vt:variant>
        <vt:i4>4259849</vt:i4>
      </vt:variant>
      <vt:variant>
        <vt:i4>1890</vt:i4>
      </vt:variant>
      <vt:variant>
        <vt:i4>0</vt:i4>
      </vt:variant>
      <vt:variant>
        <vt:i4>5</vt:i4>
      </vt:variant>
      <vt:variant>
        <vt:lpwstr>../Docs/R1-135153.zip</vt:lpwstr>
      </vt:variant>
      <vt:variant>
        <vt:lpwstr/>
      </vt:variant>
      <vt:variant>
        <vt:i4>4259848</vt:i4>
      </vt:variant>
      <vt:variant>
        <vt:i4>1887</vt:i4>
      </vt:variant>
      <vt:variant>
        <vt:i4>0</vt:i4>
      </vt:variant>
      <vt:variant>
        <vt:i4>5</vt:i4>
      </vt:variant>
      <vt:variant>
        <vt:lpwstr>../Docs/R1-135152.zip</vt:lpwstr>
      </vt:variant>
      <vt:variant>
        <vt:lpwstr/>
      </vt:variant>
      <vt:variant>
        <vt:i4>4456456</vt:i4>
      </vt:variant>
      <vt:variant>
        <vt:i4>1884</vt:i4>
      </vt:variant>
      <vt:variant>
        <vt:i4>0</vt:i4>
      </vt:variant>
      <vt:variant>
        <vt:i4>5</vt:i4>
      </vt:variant>
      <vt:variant>
        <vt:lpwstr>../Docs/R1-135102.zip</vt:lpwstr>
      </vt:variant>
      <vt:variant>
        <vt:lpwstr/>
      </vt:variant>
      <vt:variant>
        <vt:i4>4325385</vt:i4>
      </vt:variant>
      <vt:variant>
        <vt:i4>1881</vt:i4>
      </vt:variant>
      <vt:variant>
        <vt:i4>0</vt:i4>
      </vt:variant>
      <vt:variant>
        <vt:i4>5</vt:i4>
      </vt:variant>
      <vt:variant>
        <vt:lpwstr>../Docs/R1-135062.zip</vt:lpwstr>
      </vt:variant>
      <vt:variant>
        <vt:lpwstr/>
      </vt:variant>
      <vt:variant>
        <vt:i4>4521987</vt:i4>
      </vt:variant>
      <vt:variant>
        <vt:i4>1878</vt:i4>
      </vt:variant>
      <vt:variant>
        <vt:i4>0</vt:i4>
      </vt:variant>
      <vt:variant>
        <vt:i4>5</vt:i4>
      </vt:variant>
      <vt:variant>
        <vt:lpwstr>../Docs/R1-135018.zip</vt:lpwstr>
      </vt:variant>
      <vt:variant>
        <vt:lpwstr/>
      </vt:variant>
      <vt:variant>
        <vt:i4>4456449</vt:i4>
      </vt:variant>
      <vt:variant>
        <vt:i4>1875</vt:i4>
      </vt:variant>
      <vt:variant>
        <vt:i4>0</vt:i4>
      </vt:variant>
      <vt:variant>
        <vt:i4>5</vt:i4>
      </vt:variant>
      <vt:variant>
        <vt:lpwstr>../Docs/R1-135802.zip</vt:lpwstr>
      </vt:variant>
      <vt:variant>
        <vt:lpwstr/>
      </vt:variant>
      <vt:variant>
        <vt:i4>4456449</vt:i4>
      </vt:variant>
      <vt:variant>
        <vt:i4>1872</vt:i4>
      </vt:variant>
      <vt:variant>
        <vt:i4>0</vt:i4>
      </vt:variant>
      <vt:variant>
        <vt:i4>5</vt:i4>
      </vt:variant>
      <vt:variant>
        <vt:lpwstr>../Docs/R1-135802.zip</vt:lpwstr>
      </vt:variant>
      <vt:variant>
        <vt:lpwstr/>
      </vt:variant>
      <vt:variant>
        <vt:i4>2228239</vt:i4>
      </vt:variant>
      <vt:variant>
        <vt:i4>1869</vt:i4>
      </vt:variant>
      <vt:variant>
        <vt:i4>0</vt:i4>
      </vt:variant>
      <vt:variant>
        <vt:i4>5</vt:i4>
      </vt:variant>
      <vt:variant>
        <vt:lpwstr>http://www.3gpp.org/ftp/tsg_ran/TSG_RAN/TSGR_60/Docs/RP-130848.zip</vt:lpwstr>
      </vt:variant>
      <vt:variant>
        <vt:lpwstr/>
      </vt:variant>
      <vt:variant>
        <vt:i4>4259849</vt:i4>
      </vt:variant>
      <vt:variant>
        <vt:i4>1866</vt:i4>
      </vt:variant>
      <vt:variant>
        <vt:i4>0</vt:i4>
      </vt:variant>
      <vt:variant>
        <vt:i4>5</vt:i4>
      </vt:variant>
      <vt:variant>
        <vt:lpwstr>../Docs/R1-135456.zip</vt:lpwstr>
      </vt:variant>
      <vt:variant>
        <vt:lpwstr/>
      </vt:variant>
      <vt:variant>
        <vt:i4>4521996</vt:i4>
      </vt:variant>
      <vt:variant>
        <vt:i4>1863</vt:i4>
      </vt:variant>
      <vt:variant>
        <vt:i4>0</vt:i4>
      </vt:variant>
      <vt:variant>
        <vt:i4>5</vt:i4>
      </vt:variant>
      <vt:variant>
        <vt:lpwstr>../Docs/R1-135413.zip</vt:lpwstr>
      </vt:variant>
      <vt:variant>
        <vt:lpwstr/>
      </vt:variant>
      <vt:variant>
        <vt:i4>5046285</vt:i4>
      </vt:variant>
      <vt:variant>
        <vt:i4>1860</vt:i4>
      </vt:variant>
      <vt:variant>
        <vt:i4>0</vt:i4>
      </vt:variant>
      <vt:variant>
        <vt:i4>5</vt:i4>
      </vt:variant>
      <vt:variant>
        <vt:lpwstr>../Docs/R1-135294.zip</vt:lpwstr>
      </vt:variant>
      <vt:variant>
        <vt:lpwstr/>
      </vt:variant>
      <vt:variant>
        <vt:i4>5046282</vt:i4>
      </vt:variant>
      <vt:variant>
        <vt:i4>1857</vt:i4>
      </vt:variant>
      <vt:variant>
        <vt:i4>0</vt:i4>
      </vt:variant>
      <vt:variant>
        <vt:i4>5</vt:i4>
      </vt:variant>
      <vt:variant>
        <vt:lpwstr>../Docs/R1-135293.zip</vt:lpwstr>
      </vt:variant>
      <vt:variant>
        <vt:lpwstr/>
      </vt:variant>
      <vt:variant>
        <vt:i4>4325386</vt:i4>
      </vt:variant>
      <vt:variant>
        <vt:i4>1854</vt:i4>
      </vt:variant>
      <vt:variant>
        <vt:i4>0</vt:i4>
      </vt:variant>
      <vt:variant>
        <vt:i4>5</vt:i4>
      </vt:variant>
      <vt:variant>
        <vt:lpwstr>../Docs/R1-135061.zip</vt:lpwstr>
      </vt:variant>
      <vt:variant>
        <vt:lpwstr/>
      </vt:variant>
      <vt:variant>
        <vt:i4>4194319</vt:i4>
      </vt:variant>
      <vt:variant>
        <vt:i4>1851</vt:i4>
      </vt:variant>
      <vt:variant>
        <vt:i4>0</vt:i4>
      </vt:variant>
      <vt:variant>
        <vt:i4>5</vt:i4>
      </vt:variant>
      <vt:variant>
        <vt:lpwstr>../Docs/R1-135642.zip</vt:lpwstr>
      </vt:variant>
      <vt:variant>
        <vt:lpwstr/>
      </vt:variant>
      <vt:variant>
        <vt:i4>4325386</vt:i4>
      </vt:variant>
      <vt:variant>
        <vt:i4>1848</vt:i4>
      </vt:variant>
      <vt:variant>
        <vt:i4>0</vt:i4>
      </vt:variant>
      <vt:variant>
        <vt:i4>5</vt:i4>
      </vt:variant>
      <vt:variant>
        <vt:lpwstr>../Docs/R1-135564.zip</vt:lpwstr>
      </vt:variant>
      <vt:variant>
        <vt:lpwstr/>
      </vt:variant>
      <vt:variant>
        <vt:i4>4653065</vt:i4>
      </vt:variant>
      <vt:variant>
        <vt:i4>1845</vt:i4>
      </vt:variant>
      <vt:variant>
        <vt:i4>0</vt:i4>
      </vt:variant>
      <vt:variant>
        <vt:i4>5</vt:i4>
      </vt:variant>
      <vt:variant>
        <vt:lpwstr>../Docs/R1-135537.zip</vt:lpwstr>
      </vt:variant>
      <vt:variant>
        <vt:lpwstr/>
      </vt:variant>
      <vt:variant>
        <vt:i4>4194312</vt:i4>
      </vt:variant>
      <vt:variant>
        <vt:i4>1842</vt:i4>
      </vt:variant>
      <vt:variant>
        <vt:i4>0</vt:i4>
      </vt:variant>
      <vt:variant>
        <vt:i4>5</vt:i4>
      </vt:variant>
      <vt:variant>
        <vt:lpwstr>../Docs/R1-135340.zip</vt:lpwstr>
      </vt:variant>
      <vt:variant>
        <vt:lpwstr/>
      </vt:variant>
      <vt:variant>
        <vt:i4>5046281</vt:i4>
      </vt:variant>
      <vt:variant>
        <vt:i4>1839</vt:i4>
      </vt:variant>
      <vt:variant>
        <vt:i4>0</vt:i4>
      </vt:variant>
      <vt:variant>
        <vt:i4>5</vt:i4>
      </vt:variant>
      <vt:variant>
        <vt:lpwstr>../Docs/R1-135193.zip</vt:lpwstr>
      </vt:variant>
      <vt:variant>
        <vt:lpwstr/>
      </vt:variant>
      <vt:variant>
        <vt:i4>5046280</vt:i4>
      </vt:variant>
      <vt:variant>
        <vt:i4>1836</vt:i4>
      </vt:variant>
      <vt:variant>
        <vt:i4>0</vt:i4>
      </vt:variant>
      <vt:variant>
        <vt:i4>5</vt:i4>
      </vt:variant>
      <vt:variant>
        <vt:lpwstr>../Docs/R1-135192.zip</vt:lpwstr>
      </vt:variant>
      <vt:variant>
        <vt:lpwstr/>
      </vt:variant>
      <vt:variant>
        <vt:i4>4325387</vt:i4>
      </vt:variant>
      <vt:variant>
        <vt:i4>1833</vt:i4>
      </vt:variant>
      <vt:variant>
        <vt:i4>0</vt:i4>
      </vt:variant>
      <vt:variant>
        <vt:i4>5</vt:i4>
      </vt:variant>
      <vt:variant>
        <vt:lpwstr>../Docs/R1-135060.zip</vt:lpwstr>
      </vt:variant>
      <vt:variant>
        <vt:lpwstr/>
      </vt:variant>
      <vt:variant>
        <vt:i4>4325381</vt:i4>
      </vt:variant>
      <vt:variant>
        <vt:i4>1830</vt:i4>
      </vt:variant>
      <vt:variant>
        <vt:i4>0</vt:i4>
      </vt:variant>
      <vt:variant>
        <vt:i4>5</vt:i4>
      </vt:variant>
      <vt:variant>
        <vt:lpwstr>../Docs/R1-135967.zip</vt:lpwstr>
      </vt:variant>
      <vt:variant>
        <vt:lpwstr/>
      </vt:variant>
      <vt:variant>
        <vt:i4>4194319</vt:i4>
      </vt:variant>
      <vt:variant>
        <vt:i4>1827</vt:i4>
      </vt:variant>
      <vt:variant>
        <vt:i4>0</vt:i4>
      </vt:variant>
      <vt:variant>
        <vt:i4>5</vt:i4>
      </vt:variant>
      <vt:variant>
        <vt:lpwstr>../Docs/R1-135642.zip</vt:lpwstr>
      </vt:variant>
      <vt:variant>
        <vt:lpwstr/>
      </vt:variant>
      <vt:variant>
        <vt:i4>4194316</vt:i4>
      </vt:variant>
      <vt:variant>
        <vt:i4>1824</vt:i4>
      </vt:variant>
      <vt:variant>
        <vt:i4>0</vt:i4>
      </vt:variant>
      <vt:variant>
        <vt:i4>5</vt:i4>
      </vt:variant>
      <vt:variant>
        <vt:lpwstr>../Docs/R1-135641.zip</vt:lpwstr>
      </vt:variant>
      <vt:variant>
        <vt:lpwstr/>
      </vt:variant>
      <vt:variant>
        <vt:i4>4259850</vt:i4>
      </vt:variant>
      <vt:variant>
        <vt:i4>1821</vt:i4>
      </vt:variant>
      <vt:variant>
        <vt:i4>0</vt:i4>
      </vt:variant>
      <vt:variant>
        <vt:i4>5</vt:i4>
      </vt:variant>
      <vt:variant>
        <vt:lpwstr>../Docs/R1-135455.zip</vt:lpwstr>
      </vt:variant>
      <vt:variant>
        <vt:lpwstr/>
      </vt:variant>
      <vt:variant>
        <vt:i4>4325390</vt:i4>
      </vt:variant>
      <vt:variant>
        <vt:i4>1818</vt:i4>
      </vt:variant>
      <vt:variant>
        <vt:i4>0</vt:i4>
      </vt:variant>
      <vt:variant>
        <vt:i4>5</vt:i4>
      </vt:variant>
      <vt:variant>
        <vt:lpwstr>../Docs/R1-135366.zip</vt:lpwstr>
      </vt:variant>
      <vt:variant>
        <vt:lpwstr/>
      </vt:variant>
      <vt:variant>
        <vt:i4>5046282</vt:i4>
      </vt:variant>
      <vt:variant>
        <vt:i4>1815</vt:i4>
      </vt:variant>
      <vt:variant>
        <vt:i4>0</vt:i4>
      </vt:variant>
      <vt:variant>
        <vt:i4>5</vt:i4>
      </vt:variant>
      <vt:variant>
        <vt:lpwstr>../Docs/R1-135190.zip</vt:lpwstr>
      </vt:variant>
      <vt:variant>
        <vt:lpwstr/>
      </vt:variant>
      <vt:variant>
        <vt:i4>4521997</vt:i4>
      </vt:variant>
      <vt:variant>
        <vt:i4>1812</vt:i4>
      </vt:variant>
      <vt:variant>
        <vt:i4>0</vt:i4>
      </vt:variant>
      <vt:variant>
        <vt:i4>5</vt:i4>
      </vt:variant>
      <vt:variant>
        <vt:lpwstr>../Docs/R1-135016.zip</vt:lpwstr>
      </vt:variant>
      <vt:variant>
        <vt:lpwstr/>
      </vt:variant>
      <vt:variant>
        <vt:i4>4521999</vt:i4>
      </vt:variant>
      <vt:variant>
        <vt:i4>1809</vt:i4>
      </vt:variant>
      <vt:variant>
        <vt:i4>0</vt:i4>
      </vt:variant>
      <vt:variant>
        <vt:i4>5</vt:i4>
      </vt:variant>
      <vt:variant>
        <vt:lpwstr>../Docs/R1-135014.zip</vt:lpwstr>
      </vt:variant>
      <vt:variant>
        <vt:lpwstr/>
      </vt:variant>
      <vt:variant>
        <vt:i4>4194316</vt:i4>
      </vt:variant>
      <vt:variant>
        <vt:i4>1806</vt:i4>
      </vt:variant>
      <vt:variant>
        <vt:i4>0</vt:i4>
      </vt:variant>
      <vt:variant>
        <vt:i4>5</vt:i4>
      </vt:variant>
      <vt:variant>
        <vt:lpwstr>../Docs/R1-135641.zip</vt:lpwstr>
      </vt:variant>
      <vt:variant>
        <vt:lpwstr/>
      </vt:variant>
      <vt:variant>
        <vt:i4>5046279</vt:i4>
      </vt:variant>
      <vt:variant>
        <vt:i4>1803</vt:i4>
      </vt:variant>
      <vt:variant>
        <vt:i4>0</vt:i4>
      </vt:variant>
      <vt:variant>
        <vt:i4>5</vt:i4>
      </vt:variant>
      <vt:variant>
        <vt:lpwstr>../Docs/R1-135599.zip</vt:lpwstr>
      </vt:variant>
      <vt:variant>
        <vt:lpwstr/>
      </vt:variant>
      <vt:variant>
        <vt:i4>4325388</vt:i4>
      </vt:variant>
      <vt:variant>
        <vt:i4>1800</vt:i4>
      </vt:variant>
      <vt:variant>
        <vt:i4>0</vt:i4>
      </vt:variant>
      <vt:variant>
        <vt:i4>5</vt:i4>
      </vt:variant>
      <vt:variant>
        <vt:lpwstr>../Docs/R1-135562.zip</vt:lpwstr>
      </vt:variant>
      <vt:variant>
        <vt:lpwstr/>
      </vt:variant>
      <vt:variant>
        <vt:i4>4653064</vt:i4>
      </vt:variant>
      <vt:variant>
        <vt:i4>1797</vt:i4>
      </vt:variant>
      <vt:variant>
        <vt:i4>0</vt:i4>
      </vt:variant>
      <vt:variant>
        <vt:i4>5</vt:i4>
      </vt:variant>
      <vt:variant>
        <vt:lpwstr>../Docs/R1-135536.zip</vt:lpwstr>
      </vt:variant>
      <vt:variant>
        <vt:lpwstr/>
      </vt:variant>
      <vt:variant>
        <vt:i4>4456454</vt:i4>
      </vt:variant>
      <vt:variant>
        <vt:i4>1794</vt:i4>
      </vt:variant>
      <vt:variant>
        <vt:i4>0</vt:i4>
      </vt:variant>
      <vt:variant>
        <vt:i4>5</vt:i4>
      </vt:variant>
      <vt:variant>
        <vt:lpwstr>../Docs/R1-135508.zip</vt:lpwstr>
      </vt:variant>
      <vt:variant>
        <vt:lpwstr/>
      </vt:variant>
      <vt:variant>
        <vt:i4>4259850</vt:i4>
      </vt:variant>
      <vt:variant>
        <vt:i4>1791</vt:i4>
      </vt:variant>
      <vt:variant>
        <vt:i4>0</vt:i4>
      </vt:variant>
      <vt:variant>
        <vt:i4>5</vt:i4>
      </vt:variant>
      <vt:variant>
        <vt:lpwstr>../Docs/R1-135455.zip</vt:lpwstr>
      </vt:variant>
      <vt:variant>
        <vt:lpwstr/>
      </vt:variant>
      <vt:variant>
        <vt:i4>4194314</vt:i4>
      </vt:variant>
      <vt:variant>
        <vt:i4>1788</vt:i4>
      </vt:variant>
      <vt:variant>
        <vt:i4>0</vt:i4>
      </vt:variant>
      <vt:variant>
        <vt:i4>5</vt:i4>
      </vt:variant>
      <vt:variant>
        <vt:lpwstr>../Docs/R1-135445.zip</vt:lpwstr>
      </vt:variant>
      <vt:variant>
        <vt:lpwstr/>
      </vt:variant>
      <vt:variant>
        <vt:i4>4587534</vt:i4>
      </vt:variant>
      <vt:variant>
        <vt:i4>1785</vt:i4>
      </vt:variant>
      <vt:variant>
        <vt:i4>0</vt:i4>
      </vt:variant>
      <vt:variant>
        <vt:i4>5</vt:i4>
      </vt:variant>
      <vt:variant>
        <vt:lpwstr>../Docs/R1-135421.zip</vt:lpwstr>
      </vt:variant>
      <vt:variant>
        <vt:lpwstr/>
      </vt:variant>
      <vt:variant>
        <vt:i4>4521998</vt:i4>
      </vt:variant>
      <vt:variant>
        <vt:i4>1782</vt:i4>
      </vt:variant>
      <vt:variant>
        <vt:i4>0</vt:i4>
      </vt:variant>
      <vt:variant>
        <vt:i4>5</vt:i4>
      </vt:variant>
      <vt:variant>
        <vt:lpwstr>../Docs/R1-135411.zip</vt:lpwstr>
      </vt:variant>
      <vt:variant>
        <vt:lpwstr/>
      </vt:variant>
      <vt:variant>
        <vt:i4>4325390</vt:i4>
      </vt:variant>
      <vt:variant>
        <vt:i4>1779</vt:i4>
      </vt:variant>
      <vt:variant>
        <vt:i4>0</vt:i4>
      </vt:variant>
      <vt:variant>
        <vt:i4>5</vt:i4>
      </vt:variant>
      <vt:variant>
        <vt:lpwstr>../Docs/R1-135366.zip</vt:lpwstr>
      </vt:variant>
      <vt:variant>
        <vt:lpwstr/>
      </vt:variant>
      <vt:variant>
        <vt:i4>4653057</vt:i4>
      </vt:variant>
      <vt:variant>
        <vt:i4>1776</vt:i4>
      </vt:variant>
      <vt:variant>
        <vt:i4>0</vt:i4>
      </vt:variant>
      <vt:variant>
        <vt:i4>5</vt:i4>
      </vt:variant>
      <vt:variant>
        <vt:lpwstr>../Docs/R1-135339.zip</vt:lpwstr>
      </vt:variant>
      <vt:variant>
        <vt:lpwstr/>
      </vt:variant>
      <vt:variant>
        <vt:i4>5046280</vt:i4>
      </vt:variant>
      <vt:variant>
        <vt:i4>1773</vt:i4>
      </vt:variant>
      <vt:variant>
        <vt:i4>0</vt:i4>
      </vt:variant>
      <vt:variant>
        <vt:i4>5</vt:i4>
      </vt:variant>
      <vt:variant>
        <vt:lpwstr>../Docs/R1-135291.zip</vt:lpwstr>
      </vt:variant>
      <vt:variant>
        <vt:lpwstr/>
      </vt:variant>
      <vt:variant>
        <vt:i4>4259855</vt:i4>
      </vt:variant>
      <vt:variant>
        <vt:i4>1770</vt:i4>
      </vt:variant>
      <vt:variant>
        <vt:i4>0</vt:i4>
      </vt:variant>
      <vt:variant>
        <vt:i4>5</vt:i4>
      </vt:variant>
      <vt:variant>
        <vt:lpwstr>../Docs/R1-135256.zip</vt:lpwstr>
      </vt:variant>
      <vt:variant>
        <vt:lpwstr/>
      </vt:variant>
      <vt:variant>
        <vt:i4>5046283</vt:i4>
      </vt:variant>
      <vt:variant>
        <vt:i4>1767</vt:i4>
      </vt:variant>
      <vt:variant>
        <vt:i4>0</vt:i4>
      </vt:variant>
      <vt:variant>
        <vt:i4>5</vt:i4>
      </vt:variant>
      <vt:variant>
        <vt:lpwstr>../Docs/R1-135191.zip</vt:lpwstr>
      </vt:variant>
      <vt:variant>
        <vt:lpwstr/>
      </vt:variant>
      <vt:variant>
        <vt:i4>4259842</vt:i4>
      </vt:variant>
      <vt:variant>
        <vt:i4>1764</vt:i4>
      </vt:variant>
      <vt:variant>
        <vt:i4>0</vt:i4>
      </vt:variant>
      <vt:variant>
        <vt:i4>5</vt:i4>
      </vt:variant>
      <vt:variant>
        <vt:lpwstr>../Docs/R1-135059.zip</vt:lpwstr>
      </vt:variant>
      <vt:variant>
        <vt:lpwstr/>
      </vt:variant>
      <vt:variant>
        <vt:i4>4521998</vt:i4>
      </vt:variant>
      <vt:variant>
        <vt:i4>1761</vt:i4>
      </vt:variant>
      <vt:variant>
        <vt:i4>0</vt:i4>
      </vt:variant>
      <vt:variant>
        <vt:i4>5</vt:i4>
      </vt:variant>
      <vt:variant>
        <vt:lpwstr>../Docs/R1-135015.zip</vt:lpwstr>
      </vt:variant>
      <vt:variant>
        <vt:lpwstr/>
      </vt:variant>
      <vt:variant>
        <vt:i4>5046279</vt:i4>
      </vt:variant>
      <vt:variant>
        <vt:i4>1758</vt:i4>
      </vt:variant>
      <vt:variant>
        <vt:i4>0</vt:i4>
      </vt:variant>
      <vt:variant>
        <vt:i4>5</vt:i4>
      </vt:variant>
      <vt:variant>
        <vt:lpwstr>../Docs/R1-135599.zip</vt:lpwstr>
      </vt:variant>
      <vt:variant>
        <vt:lpwstr/>
      </vt:variant>
      <vt:variant>
        <vt:i4>4325388</vt:i4>
      </vt:variant>
      <vt:variant>
        <vt:i4>1755</vt:i4>
      </vt:variant>
      <vt:variant>
        <vt:i4>0</vt:i4>
      </vt:variant>
      <vt:variant>
        <vt:i4>5</vt:i4>
      </vt:variant>
      <vt:variant>
        <vt:lpwstr>../Docs/R1-135562.zip</vt:lpwstr>
      </vt:variant>
      <vt:variant>
        <vt:lpwstr/>
      </vt:variant>
      <vt:variant>
        <vt:i4>4456454</vt:i4>
      </vt:variant>
      <vt:variant>
        <vt:i4>1752</vt:i4>
      </vt:variant>
      <vt:variant>
        <vt:i4>0</vt:i4>
      </vt:variant>
      <vt:variant>
        <vt:i4>5</vt:i4>
      </vt:variant>
      <vt:variant>
        <vt:lpwstr>../Docs/R1-135508.zip</vt:lpwstr>
      </vt:variant>
      <vt:variant>
        <vt:lpwstr/>
      </vt:variant>
      <vt:variant>
        <vt:i4>5046283</vt:i4>
      </vt:variant>
      <vt:variant>
        <vt:i4>1749</vt:i4>
      </vt:variant>
      <vt:variant>
        <vt:i4>0</vt:i4>
      </vt:variant>
      <vt:variant>
        <vt:i4>5</vt:i4>
      </vt:variant>
      <vt:variant>
        <vt:lpwstr>../Docs/R1-135292.zip</vt:lpwstr>
      </vt:variant>
      <vt:variant>
        <vt:lpwstr/>
      </vt:variant>
      <vt:variant>
        <vt:i4>5046283</vt:i4>
      </vt:variant>
      <vt:variant>
        <vt:i4>1746</vt:i4>
      </vt:variant>
      <vt:variant>
        <vt:i4>0</vt:i4>
      </vt:variant>
      <vt:variant>
        <vt:i4>5</vt:i4>
      </vt:variant>
      <vt:variant>
        <vt:lpwstr>../Docs/R1-135191.zip</vt:lpwstr>
      </vt:variant>
      <vt:variant>
        <vt:lpwstr/>
      </vt:variant>
      <vt:variant>
        <vt:i4>4980739</vt:i4>
      </vt:variant>
      <vt:variant>
        <vt:i4>1743</vt:i4>
      </vt:variant>
      <vt:variant>
        <vt:i4>0</vt:i4>
      </vt:variant>
      <vt:variant>
        <vt:i4>5</vt:i4>
      </vt:variant>
      <vt:variant>
        <vt:lpwstr>../Docs/R1-135189.zip</vt:lpwstr>
      </vt:variant>
      <vt:variant>
        <vt:lpwstr/>
      </vt:variant>
      <vt:variant>
        <vt:i4>4259843</vt:i4>
      </vt:variant>
      <vt:variant>
        <vt:i4>1740</vt:i4>
      </vt:variant>
      <vt:variant>
        <vt:i4>0</vt:i4>
      </vt:variant>
      <vt:variant>
        <vt:i4>5</vt:i4>
      </vt:variant>
      <vt:variant>
        <vt:lpwstr>../Docs/R1-135058.zip</vt:lpwstr>
      </vt:variant>
      <vt:variant>
        <vt:lpwstr/>
      </vt:variant>
      <vt:variant>
        <vt:i4>4194318</vt:i4>
      </vt:variant>
      <vt:variant>
        <vt:i4>1737</vt:i4>
      </vt:variant>
      <vt:variant>
        <vt:i4>0</vt:i4>
      </vt:variant>
      <vt:variant>
        <vt:i4>5</vt:i4>
      </vt:variant>
      <vt:variant>
        <vt:lpwstr>../Docs/R1-135247.zip</vt:lpwstr>
      </vt:variant>
      <vt:variant>
        <vt:lpwstr/>
      </vt:variant>
      <vt:variant>
        <vt:i4>4194319</vt:i4>
      </vt:variant>
      <vt:variant>
        <vt:i4>1734</vt:i4>
      </vt:variant>
      <vt:variant>
        <vt:i4>0</vt:i4>
      </vt:variant>
      <vt:variant>
        <vt:i4>5</vt:i4>
      </vt:variant>
      <vt:variant>
        <vt:lpwstr>../Docs/R1-135642.zip</vt:lpwstr>
      </vt:variant>
      <vt:variant>
        <vt:lpwstr/>
      </vt:variant>
      <vt:variant>
        <vt:i4>4325389</vt:i4>
      </vt:variant>
      <vt:variant>
        <vt:i4>1731</vt:i4>
      </vt:variant>
      <vt:variant>
        <vt:i4>0</vt:i4>
      </vt:variant>
      <vt:variant>
        <vt:i4>5</vt:i4>
      </vt:variant>
      <vt:variant>
        <vt:lpwstr>../Docs/R1-135563.zip</vt:lpwstr>
      </vt:variant>
      <vt:variant>
        <vt:lpwstr/>
      </vt:variant>
      <vt:variant>
        <vt:i4>4456454</vt:i4>
      </vt:variant>
      <vt:variant>
        <vt:i4>1728</vt:i4>
      </vt:variant>
      <vt:variant>
        <vt:i4>0</vt:i4>
      </vt:variant>
      <vt:variant>
        <vt:i4>5</vt:i4>
      </vt:variant>
      <vt:variant>
        <vt:lpwstr>../Docs/R1-135508.zip</vt:lpwstr>
      </vt:variant>
      <vt:variant>
        <vt:lpwstr/>
      </vt:variant>
      <vt:variant>
        <vt:i4>4456463</vt:i4>
      </vt:variant>
      <vt:variant>
        <vt:i4>1725</vt:i4>
      </vt:variant>
      <vt:variant>
        <vt:i4>0</vt:i4>
      </vt:variant>
      <vt:variant>
        <vt:i4>5</vt:i4>
      </vt:variant>
      <vt:variant>
        <vt:lpwstr>../Docs/R1-135501.zip</vt:lpwstr>
      </vt:variant>
      <vt:variant>
        <vt:lpwstr/>
      </vt:variant>
      <vt:variant>
        <vt:i4>4259850</vt:i4>
      </vt:variant>
      <vt:variant>
        <vt:i4>1722</vt:i4>
      </vt:variant>
      <vt:variant>
        <vt:i4>0</vt:i4>
      </vt:variant>
      <vt:variant>
        <vt:i4>5</vt:i4>
      </vt:variant>
      <vt:variant>
        <vt:lpwstr>../Docs/R1-135455.zip</vt:lpwstr>
      </vt:variant>
      <vt:variant>
        <vt:lpwstr/>
      </vt:variant>
      <vt:variant>
        <vt:i4>5046281</vt:i4>
      </vt:variant>
      <vt:variant>
        <vt:i4>1719</vt:i4>
      </vt:variant>
      <vt:variant>
        <vt:i4>0</vt:i4>
      </vt:variant>
      <vt:variant>
        <vt:i4>5</vt:i4>
      </vt:variant>
      <vt:variant>
        <vt:lpwstr>../Docs/R1-135391.zip</vt:lpwstr>
      </vt:variant>
      <vt:variant>
        <vt:lpwstr/>
      </vt:variant>
      <vt:variant>
        <vt:i4>4259854</vt:i4>
      </vt:variant>
      <vt:variant>
        <vt:i4>1716</vt:i4>
      </vt:variant>
      <vt:variant>
        <vt:i4>0</vt:i4>
      </vt:variant>
      <vt:variant>
        <vt:i4>5</vt:i4>
      </vt:variant>
      <vt:variant>
        <vt:lpwstr>../Docs/R1-135257.zip</vt:lpwstr>
      </vt:variant>
      <vt:variant>
        <vt:lpwstr/>
      </vt:variant>
      <vt:variant>
        <vt:i4>5046282</vt:i4>
      </vt:variant>
      <vt:variant>
        <vt:i4>1713</vt:i4>
      </vt:variant>
      <vt:variant>
        <vt:i4>0</vt:i4>
      </vt:variant>
      <vt:variant>
        <vt:i4>5</vt:i4>
      </vt:variant>
      <vt:variant>
        <vt:lpwstr>../Docs/R1-135190.zip</vt:lpwstr>
      </vt:variant>
      <vt:variant>
        <vt:lpwstr/>
      </vt:variant>
      <vt:variant>
        <vt:i4>4259843</vt:i4>
      </vt:variant>
      <vt:variant>
        <vt:i4>1710</vt:i4>
      </vt:variant>
      <vt:variant>
        <vt:i4>0</vt:i4>
      </vt:variant>
      <vt:variant>
        <vt:i4>5</vt:i4>
      </vt:variant>
      <vt:variant>
        <vt:lpwstr>../Docs/R1-135058.zip</vt:lpwstr>
      </vt:variant>
      <vt:variant>
        <vt:lpwstr/>
      </vt:variant>
      <vt:variant>
        <vt:i4>4521999</vt:i4>
      </vt:variant>
      <vt:variant>
        <vt:i4>1707</vt:i4>
      </vt:variant>
      <vt:variant>
        <vt:i4>0</vt:i4>
      </vt:variant>
      <vt:variant>
        <vt:i4>5</vt:i4>
      </vt:variant>
      <vt:variant>
        <vt:lpwstr>../Docs/R1-135014.zip</vt:lpwstr>
      </vt:variant>
      <vt:variant>
        <vt:lpwstr/>
      </vt:variant>
      <vt:variant>
        <vt:i4>4587525</vt:i4>
      </vt:variant>
      <vt:variant>
        <vt:i4>1704</vt:i4>
      </vt:variant>
      <vt:variant>
        <vt:i4>0</vt:i4>
      </vt:variant>
      <vt:variant>
        <vt:i4>5</vt:i4>
      </vt:variant>
      <vt:variant>
        <vt:lpwstr>../Docs/R1-135729.zip</vt:lpwstr>
      </vt:variant>
      <vt:variant>
        <vt:lpwstr/>
      </vt:variant>
      <vt:variant>
        <vt:i4>4325379</vt:i4>
      </vt:variant>
      <vt:variant>
        <vt:i4>1701</vt:i4>
      </vt:variant>
      <vt:variant>
        <vt:i4>0</vt:i4>
      </vt:variant>
      <vt:variant>
        <vt:i4>5</vt:i4>
      </vt:variant>
      <vt:variant>
        <vt:lpwstr>../Docs/R1-135961.zip</vt:lpwstr>
      </vt:variant>
      <vt:variant>
        <vt:lpwstr/>
      </vt:variant>
      <vt:variant>
        <vt:i4>4587524</vt:i4>
      </vt:variant>
      <vt:variant>
        <vt:i4>1698</vt:i4>
      </vt:variant>
      <vt:variant>
        <vt:i4>0</vt:i4>
      </vt:variant>
      <vt:variant>
        <vt:i4>5</vt:i4>
      </vt:variant>
      <vt:variant>
        <vt:lpwstr>../Docs/R1-135728.zip</vt:lpwstr>
      </vt:variant>
      <vt:variant>
        <vt:lpwstr/>
      </vt:variant>
      <vt:variant>
        <vt:i4>4587531</vt:i4>
      </vt:variant>
      <vt:variant>
        <vt:i4>1695</vt:i4>
      </vt:variant>
      <vt:variant>
        <vt:i4>0</vt:i4>
      </vt:variant>
      <vt:variant>
        <vt:i4>5</vt:i4>
      </vt:variant>
      <vt:variant>
        <vt:lpwstr>../Docs/R1-135727.zip</vt:lpwstr>
      </vt:variant>
      <vt:variant>
        <vt:lpwstr/>
      </vt:variant>
      <vt:variant>
        <vt:i4>4194317</vt:i4>
      </vt:variant>
      <vt:variant>
        <vt:i4>1692</vt:i4>
      </vt:variant>
      <vt:variant>
        <vt:i4>0</vt:i4>
      </vt:variant>
      <vt:variant>
        <vt:i4>5</vt:i4>
      </vt:variant>
      <vt:variant>
        <vt:lpwstr>../Docs/R1-135640.zip</vt:lpwstr>
      </vt:variant>
      <vt:variant>
        <vt:lpwstr/>
      </vt:variant>
      <vt:variant>
        <vt:i4>4325391</vt:i4>
      </vt:variant>
      <vt:variant>
        <vt:i4>1689</vt:i4>
      </vt:variant>
      <vt:variant>
        <vt:i4>0</vt:i4>
      </vt:variant>
      <vt:variant>
        <vt:i4>5</vt:i4>
      </vt:variant>
      <vt:variant>
        <vt:lpwstr>../Docs/R1-135561.zip</vt:lpwstr>
      </vt:variant>
      <vt:variant>
        <vt:lpwstr/>
      </vt:variant>
      <vt:variant>
        <vt:i4>4456457</vt:i4>
      </vt:variant>
      <vt:variant>
        <vt:i4>1686</vt:i4>
      </vt:variant>
      <vt:variant>
        <vt:i4>0</vt:i4>
      </vt:variant>
      <vt:variant>
        <vt:i4>5</vt:i4>
      </vt:variant>
      <vt:variant>
        <vt:lpwstr>../Docs/R1-135507.zip</vt:lpwstr>
      </vt:variant>
      <vt:variant>
        <vt:lpwstr/>
      </vt:variant>
      <vt:variant>
        <vt:i4>4259851</vt:i4>
      </vt:variant>
      <vt:variant>
        <vt:i4>1683</vt:i4>
      </vt:variant>
      <vt:variant>
        <vt:i4>0</vt:i4>
      </vt:variant>
      <vt:variant>
        <vt:i4>5</vt:i4>
      </vt:variant>
      <vt:variant>
        <vt:lpwstr>../Docs/R1-135454.zip</vt:lpwstr>
      </vt:variant>
      <vt:variant>
        <vt:lpwstr/>
      </vt:variant>
      <vt:variant>
        <vt:i4>4587535</vt:i4>
      </vt:variant>
      <vt:variant>
        <vt:i4>1680</vt:i4>
      </vt:variant>
      <vt:variant>
        <vt:i4>0</vt:i4>
      </vt:variant>
      <vt:variant>
        <vt:i4>5</vt:i4>
      </vt:variant>
      <vt:variant>
        <vt:lpwstr>../Docs/R1-135420.zip</vt:lpwstr>
      </vt:variant>
      <vt:variant>
        <vt:lpwstr/>
      </vt:variant>
      <vt:variant>
        <vt:i4>5046280</vt:i4>
      </vt:variant>
      <vt:variant>
        <vt:i4>1677</vt:i4>
      </vt:variant>
      <vt:variant>
        <vt:i4>0</vt:i4>
      </vt:variant>
      <vt:variant>
        <vt:i4>5</vt:i4>
      </vt:variant>
      <vt:variant>
        <vt:lpwstr>../Docs/R1-135390.zip</vt:lpwstr>
      </vt:variant>
      <vt:variant>
        <vt:lpwstr/>
      </vt:variant>
      <vt:variant>
        <vt:i4>4325384</vt:i4>
      </vt:variant>
      <vt:variant>
        <vt:i4>1674</vt:i4>
      </vt:variant>
      <vt:variant>
        <vt:i4>0</vt:i4>
      </vt:variant>
      <vt:variant>
        <vt:i4>5</vt:i4>
      </vt:variant>
      <vt:variant>
        <vt:lpwstr>../Docs/R1-134370.zip</vt:lpwstr>
      </vt:variant>
      <vt:variant>
        <vt:lpwstr/>
      </vt:variant>
      <vt:variant>
        <vt:i4>4980737</vt:i4>
      </vt:variant>
      <vt:variant>
        <vt:i4>1671</vt:i4>
      </vt:variant>
      <vt:variant>
        <vt:i4>0</vt:i4>
      </vt:variant>
      <vt:variant>
        <vt:i4>5</vt:i4>
      </vt:variant>
      <vt:variant>
        <vt:lpwstr>../Docs/R1-135389.zip</vt:lpwstr>
      </vt:variant>
      <vt:variant>
        <vt:lpwstr/>
      </vt:variant>
      <vt:variant>
        <vt:i4>4325389</vt:i4>
      </vt:variant>
      <vt:variant>
        <vt:i4>1668</vt:i4>
      </vt:variant>
      <vt:variant>
        <vt:i4>0</vt:i4>
      </vt:variant>
      <vt:variant>
        <vt:i4>5</vt:i4>
      </vt:variant>
      <vt:variant>
        <vt:lpwstr>../Docs/R1-135365.zip</vt:lpwstr>
      </vt:variant>
      <vt:variant>
        <vt:lpwstr/>
      </vt:variant>
      <vt:variant>
        <vt:i4>5046281</vt:i4>
      </vt:variant>
      <vt:variant>
        <vt:i4>1665</vt:i4>
      </vt:variant>
      <vt:variant>
        <vt:i4>0</vt:i4>
      </vt:variant>
      <vt:variant>
        <vt:i4>5</vt:i4>
      </vt:variant>
      <vt:variant>
        <vt:lpwstr>../Docs/R1-135290.zip</vt:lpwstr>
      </vt:variant>
      <vt:variant>
        <vt:lpwstr/>
      </vt:variant>
      <vt:variant>
        <vt:i4>4259852</vt:i4>
      </vt:variant>
      <vt:variant>
        <vt:i4>1662</vt:i4>
      </vt:variant>
      <vt:variant>
        <vt:i4>0</vt:i4>
      </vt:variant>
      <vt:variant>
        <vt:i4>5</vt:i4>
      </vt:variant>
      <vt:variant>
        <vt:lpwstr>../Docs/R1-135255.zip</vt:lpwstr>
      </vt:variant>
      <vt:variant>
        <vt:lpwstr/>
      </vt:variant>
      <vt:variant>
        <vt:i4>4194319</vt:i4>
      </vt:variant>
      <vt:variant>
        <vt:i4>1659</vt:i4>
      </vt:variant>
      <vt:variant>
        <vt:i4>0</vt:i4>
      </vt:variant>
      <vt:variant>
        <vt:i4>5</vt:i4>
      </vt:variant>
      <vt:variant>
        <vt:lpwstr>../Docs/R1-135246.zip</vt:lpwstr>
      </vt:variant>
      <vt:variant>
        <vt:lpwstr/>
      </vt:variant>
      <vt:variant>
        <vt:i4>4587522</vt:i4>
      </vt:variant>
      <vt:variant>
        <vt:i4>1656</vt:i4>
      </vt:variant>
      <vt:variant>
        <vt:i4>0</vt:i4>
      </vt:variant>
      <vt:variant>
        <vt:i4>5</vt:i4>
      </vt:variant>
      <vt:variant>
        <vt:lpwstr>../Docs/R1-135128.zip</vt:lpwstr>
      </vt:variant>
      <vt:variant>
        <vt:lpwstr/>
      </vt:variant>
      <vt:variant>
        <vt:i4>4456459</vt:i4>
      </vt:variant>
      <vt:variant>
        <vt:i4>1653</vt:i4>
      </vt:variant>
      <vt:variant>
        <vt:i4>0</vt:i4>
      </vt:variant>
      <vt:variant>
        <vt:i4>5</vt:i4>
      </vt:variant>
      <vt:variant>
        <vt:lpwstr>../Docs/R1-135101.zip</vt:lpwstr>
      </vt:variant>
      <vt:variant>
        <vt:lpwstr/>
      </vt:variant>
      <vt:variant>
        <vt:i4>4259852</vt:i4>
      </vt:variant>
      <vt:variant>
        <vt:i4>1650</vt:i4>
      </vt:variant>
      <vt:variant>
        <vt:i4>0</vt:i4>
      </vt:variant>
      <vt:variant>
        <vt:i4>5</vt:i4>
      </vt:variant>
      <vt:variant>
        <vt:lpwstr>../Docs/R1-135057.zip</vt:lpwstr>
      </vt:variant>
      <vt:variant>
        <vt:lpwstr/>
      </vt:variant>
      <vt:variant>
        <vt:i4>4521998</vt:i4>
      </vt:variant>
      <vt:variant>
        <vt:i4>1647</vt:i4>
      </vt:variant>
      <vt:variant>
        <vt:i4>0</vt:i4>
      </vt:variant>
      <vt:variant>
        <vt:i4>5</vt:i4>
      </vt:variant>
      <vt:variant>
        <vt:lpwstr>../Docs/R1-136025.zip</vt:lpwstr>
      </vt:variant>
      <vt:variant>
        <vt:lpwstr/>
      </vt:variant>
      <vt:variant>
        <vt:i4>4521998</vt:i4>
      </vt:variant>
      <vt:variant>
        <vt:i4>1644</vt:i4>
      </vt:variant>
      <vt:variant>
        <vt:i4>0</vt:i4>
      </vt:variant>
      <vt:variant>
        <vt:i4>5</vt:i4>
      </vt:variant>
      <vt:variant>
        <vt:lpwstr>../Docs/R1-136025.zip</vt:lpwstr>
      </vt:variant>
      <vt:variant>
        <vt:lpwstr/>
      </vt:variant>
      <vt:variant>
        <vt:i4>4521998</vt:i4>
      </vt:variant>
      <vt:variant>
        <vt:i4>1641</vt:i4>
      </vt:variant>
      <vt:variant>
        <vt:i4>0</vt:i4>
      </vt:variant>
      <vt:variant>
        <vt:i4>5</vt:i4>
      </vt:variant>
      <vt:variant>
        <vt:lpwstr>../Docs/R1-136025.zip</vt:lpwstr>
      </vt:variant>
      <vt:variant>
        <vt:lpwstr/>
      </vt:variant>
      <vt:variant>
        <vt:i4>4325377</vt:i4>
      </vt:variant>
      <vt:variant>
        <vt:i4>1638</vt:i4>
      </vt:variant>
      <vt:variant>
        <vt:i4>0</vt:i4>
      </vt:variant>
      <vt:variant>
        <vt:i4>5</vt:i4>
      </vt:variant>
      <vt:variant>
        <vt:lpwstr>../Docs/R1-135963.zip</vt:lpwstr>
      </vt:variant>
      <vt:variant>
        <vt:lpwstr/>
      </vt:variant>
      <vt:variant>
        <vt:i4>4325382</vt:i4>
      </vt:variant>
      <vt:variant>
        <vt:i4>1635</vt:i4>
      </vt:variant>
      <vt:variant>
        <vt:i4>0</vt:i4>
      </vt:variant>
      <vt:variant>
        <vt:i4>5</vt:i4>
      </vt:variant>
      <vt:variant>
        <vt:lpwstr>../Docs/R1-135964.zip</vt:lpwstr>
      </vt:variant>
      <vt:variant>
        <vt:lpwstr/>
      </vt:variant>
      <vt:variant>
        <vt:i4>4325383</vt:i4>
      </vt:variant>
      <vt:variant>
        <vt:i4>1632</vt:i4>
      </vt:variant>
      <vt:variant>
        <vt:i4>0</vt:i4>
      </vt:variant>
      <vt:variant>
        <vt:i4>5</vt:i4>
      </vt:variant>
      <vt:variant>
        <vt:lpwstr>../Docs/R1-135965.zip</vt:lpwstr>
      </vt:variant>
      <vt:variant>
        <vt:lpwstr/>
      </vt:variant>
      <vt:variant>
        <vt:i4>4980738</vt:i4>
      </vt:variant>
      <vt:variant>
        <vt:i4>1629</vt:i4>
      </vt:variant>
      <vt:variant>
        <vt:i4>0</vt:i4>
      </vt:variant>
      <vt:variant>
        <vt:i4>5</vt:i4>
      </vt:variant>
      <vt:variant>
        <vt:lpwstr>../Docs/R1-135188.zip</vt:lpwstr>
      </vt:variant>
      <vt:variant>
        <vt:lpwstr/>
      </vt:variant>
      <vt:variant>
        <vt:i4>4259851</vt:i4>
      </vt:variant>
      <vt:variant>
        <vt:i4>1626</vt:i4>
      </vt:variant>
      <vt:variant>
        <vt:i4>0</vt:i4>
      </vt:variant>
      <vt:variant>
        <vt:i4>5</vt:i4>
      </vt:variant>
      <vt:variant>
        <vt:lpwstr>../Docs/R1-135151.zip</vt:lpwstr>
      </vt:variant>
      <vt:variant>
        <vt:lpwstr/>
      </vt:variant>
      <vt:variant>
        <vt:i4>4521992</vt:i4>
      </vt:variant>
      <vt:variant>
        <vt:i4>1623</vt:i4>
      </vt:variant>
      <vt:variant>
        <vt:i4>0</vt:i4>
      </vt:variant>
      <vt:variant>
        <vt:i4>5</vt:i4>
      </vt:variant>
      <vt:variant>
        <vt:lpwstr>../Docs/R1-135013.zip</vt:lpwstr>
      </vt:variant>
      <vt:variant>
        <vt:lpwstr/>
      </vt:variant>
      <vt:variant>
        <vt:i4>4325378</vt:i4>
      </vt:variant>
      <vt:variant>
        <vt:i4>1620</vt:i4>
      </vt:variant>
      <vt:variant>
        <vt:i4>0</vt:i4>
      </vt:variant>
      <vt:variant>
        <vt:i4>5</vt:i4>
      </vt:variant>
      <vt:variant>
        <vt:lpwstr>../Docs/R1-135960.zip</vt:lpwstr>
      </vt:variant>
      <vt:variant>
        <vt:lpwstr/>
      </vt:variant>
      <vt:variant>
        <vt:i4>4325390</vt:i4>
      </vt:variant>
      <vt:variant>
        <vt:i4>1617</vt:i4>
      </vt:variant>
      <vt:variant>
        <vt:i4>0</vt:i4>
      </vt:variant>
      <vt:variant>
        <vt:i4>5</vt:i4>
      </vt:variant>
      <vt:variant>
        <vt:lpwstr>../Docs/R1-135560.zip</vt:lpwstr>
      </vt:variant>
      <vt:variant>
        <vt:lpwstr/>
      </vt:variant>
      <vt:variant>
        <vt:i4>4456456</vt:i4>
      </vt:variant>
      <vt:variant>
        <vt:i4>1614</vt:i4>
      </vt:variant>
      <vt:variant>
        <vt:i4>0</vt:i4>
      </vt:variant>
      <vt:variant>
        <vt:i4>5</vt:i4>
      </vt:variant>
      <vt:variant>
        <vt:lpwstr>../Docs/R1-135506.zip</vt:lpwstr>
      </vt:variant>
      <vt:variant>
        <vt:lpwstr/>
      </vt:variant>
      <vt:variant>
        <vt:i4>4980736</vt:i4>
      </vt:variant>
      <vt:variant>
        <vt:i4>1611</vt:i4>
      </vt:variant>
      <vt:variant>
        <vt:i4>0</vt:i4>
      </vt:variant>
      <vt:variant>
        <vt:i4>5</vt:i4>
      </vt:variant>
      <vt:variant>
        <vt:lpwstr>../Docs/R1-135289.zip</vt:lpwstr>
      </vt:variant>
      <vt:variant>
        <vt:lpwstr/>
      </vt:variant>
      <vt:variant>
        <vt:i4>4980749</vt:i4>
      </vt:variant>
      <vt:variant>
        <vt:i4>1608</vt:i4>
      </vt:variant>
      <vt:variant>
        <vt:i4>0</vt:i4>
      </vt:variant>
      <vt:variant>
        <vt:i4>5</vt:i4>
      </vt:variant>
      <vt:variant>
        <vt:lpwstr>../Docs/R1-135187.zip</vt:lpwstr>
      </vt:variant>
      <vt:variant>
        <vt:lpwstr/>
      </vt:variant>
      <vt:variant>
        <vt:i4>4456458</vt:i4>
      </vt:variant>
      <vt:variant>
        <vt:i4>1605</vt:i4>
      </vt:variant>
      <vt:variant>
        <vt:i4>0</vt:i4>
      </vt:variant>
      <vt:variant>
        <vt:i4>5</vt:i4>
      </vt:variant>
      <vt:variant>
        <vt:lpwstr>../Docs/R1-135100.zip</vt:lpwstr>
      </vt:variant>
      <vt:variant>
        <vt:lpwstr/>
      </vt:variant>
      <vt:variant>
        <vt:i4>4259853</vt:i4>
      </vt:variant>
      <vt:variant>
        <vt:i4>1602</vt:i4>
      </vt:variant>
      <vt:variant>
        <vt:i4>0</vt:i4>
      </vt:variant>
      <vt:variant>
        <vt:i4>5</vt:i4>
      </vt:variant>
      <vt:variant>
        <vt:lpwstr>../Docs/R1-135056.zip</vt:lpwstr>
      </vt:variant>
      <vt:variant>
        <vt:lpwstr/>
      </vt:variant>
      <vt:variant>
        <vt:i4>4653060</vt:i4>
      </vt:variant>
      <vt:variant>
        <vt:i4>1599</vt:i4>
      </vt:variant>
      <vt:variant>
        <vt:i4>0</vt:i4>
      </vt:variant>
      <vt:variant>
        <vt:i4>5</vt:i4>
      </vt:variant>
      <vt:variant>
        <vt:lpwstr>../Docs/R1-135639.zip</vt:lpwstr>
      </vt:variant>
      <vt:variant>
        <vt:lpwstr/>
      </vt:variant>
      <vt:variant>
        <vt:i4>4653067</vt:i4>
      </vt:variant>
      <vt:variant>
        <vt:i4>1596</vt:i4>
      </vt:variant>
      <vt:variant>
        <vt:i4>0</vt:i4>
      </vt:variant>
      <vt:variant>
        <vt:i4>5</vt:i4>
      </vt:variant>
      <vt:variant>
        <vt:lpwstr>../Docs/R1-135535.zip</vt:lpwstr>
      </vt:variant>
      <vt:variant>
        <vt:lpwstr/>
      </vt:variant>
      <vt:variant>
        <vt:i4>4456462</vt:i4>
      </vt:variant>
      <vt:variant>
        <vt:i4>1593</vt:i4>
      </vt:variant>
      <vt:variant>
        <vt:i4>0</vt:i4>
      </vt:variant>
      <vt:variant>
        <vt:i4>5</vt:i4>
      </vt:variant>
      <vt:variant>
        <vt:lpwstr>../Docs/R1-135500.zip</vt:lpwstr>
      </vt:variant>
      <vt:variant>
        <vt:lpwstr/>
      </vt:variant>
      <vt:variant>
        <vt:i4>4259852</vt:i4>
      </vt:variant>
      <vt:variant>
        <vt:i4>1590</vt:i4>
      </vt:variant>
      <vt:variant>
        <vt:i4>0</vt:i4>
      </vt:variant>
      <vt:variant>
        <vt:i4>5</vt:i4>
      </vt:variant>
      <vt:variant>
        <vt:lpwstr>../Docs/R1-135453.zip</vt:lpwstr>
      </vt:variant>
      <vt:variant>
        <vt:lpwstr/>
      </vt:variant>
      <vt:variant>
        <vt:i4>4194315</vt:i4>
      </vt:variant>
      <vt:variant>
        <vt:i4>1587</vt:i4>
      </vt:variant>
      <vt:variant>
        <vt:i4>0</vt:i4>
      </vt:variant>
      <vt:variant>
        <vt:i4>5</vt:i4>
      </vt:variant>
      <vt:variant>
        <vt:lpwstr>../Docs/R1-135444.zip</vt:lpwstr>
      </vt:variant>
      <vt:variant>
        <vt:lpwstr/>
      </vt:variant>
      <vt:variant>
        <vt:i4>4980736</vt:i4>
      </vt:variant>
      <vt:variant>
        <vt:i4>1584</vt:i4>
      </vt:variant>
      <vt:variant>
        <vt:i4>0</vt:i4>
      </vt:variant>
      <vt:variant>
        <vt:i4>5</vt:i4>
      </vt:variant>
      <vt:variant>
        <vt:lpwstr>../Docs/R1-135388.zip</vt:lpwstr>
      </vt:variant>
      <vt:variant>
        <vt:lpwstr/>
      </vt:variant>
      <vt:variant>
        <vt:i4>4325391</vt:i4>
      </vt:variant>
      <vt:variant>
        <vt:i4>1581</vt:i4>
      </vt:variant>
      <vt:variant>
        <vt:i4>0</vt:i4>
      </vt:variant>
      <vt:variant>
        <vt:i4>5</vt:i4>
      </vt:variant>
      <vt:variant>
        <vt:lpwstr>../Docs/R1-135367.zip</vt:lpwstr>
      </vt:variant>
      <vt:variant>
        <vt:lpwstr/>
      </vt:variant>
      <vt:variant>
        <vt:i4>4653056</vt:i4>
      </vt:variant>
      <vt:variant>
        <vt:i4>1578</vt:i4>
      </vt:variant>
      <vt:variant>
        <vt:i4>0</vt:i4>
      </vt:variant>
      <vt:variant>
        <vt:i4>5</vt:i4>
      </vt:variant>
      <vt:variant>
        <vt:lpwstr>../Docs/R1-135338.zip</vt:lpwstr>
      </vt:variant>
      <vt:variant>
        <vt:lpwstr/>
      </vt:variant>
      <vt:variant>
        <vt:i4>4653071</vt:i4>
      </vt:variant>
      <vt:variant>
        <vt:i4>1575</vt:i4>
      </vt:variant>
      <vt:variant>
        <vt:i4>0</vt:i4>
      </vt:variant>
      <vt:variant>
        <vt:i4>5</vt:i4>
      </vt:variant>
      <vt:variant>
        <vt:lpwstr>../Docs/R1-135337.zip</vt:lpwstr>
      </vt:variant>
      <vt:variant>
        <vt:lpwstr/>
      </vt:variant>
      <vt:variant>
        <vt:i4>4980737</vt:i4>
      </vt:variant>
      <vt:variant>
        <vt:i4>1572</vt:i4>
      </vt:variant>
      <vt:variant>
        <vt:i4>0</vt:i4>
      </vt:variant>
      <vt:variant>
        <vt:i4>5</vt:i4>
      </vt:variant>
      <vt:variant>
        <vt:lpwstr>../Docs/R1-135288.zip</vt:lpwstr>
      </vt:variant>
      <vt:variant>
        <vt:lpwstr/>
      </vt:variant>
      <vt:variant>
        <vt:i4>4194316</vt:i4>
      </vt:variant>
      <vt:variant>
        <vt:i4>1569</vt:i4>
      </vt:variant>
      <vt:variant>
        <vt:i4>0</vt:i4>
      </vt:variant>
      <vt:variant>
        <vt:i4>5</vt:i4>
      </vt:variant>
      <vt:variant>
        <vt:lpwstr>../Docs/R1-135245.zip</vt:lpwstr>
      </vt:variant>
      <vt:variant>
        <vt:lpwstr/>
      </vt:variant>
      <vt:variant>
        <vt:i4>4980748</vt:i4>
      </vt:variant>
      <vt:variant>
        <vt:i4>1566</vt:i4>
      </vt:variant>
      <vt:variant>
        <vt:i4>0</vt:i4>
      </vt:variant>
      <vt:variant>
        <vt:i4>5</vt:i4>
      </vt:variant>
      <vt:variant>
        <vt:lpwstr>../Docs/R1-135186.zip</vt:lpwstr>
      </vt:variant>
      <vt:variant>
        <vt:lpwstr/>
      </vt:variant>
      <vt:variant>
        <vt:i4>4259850</vt:i4>
      </vt:variant>
      <vt:variant>
        <vt:i4>1563</vt:i4>
      </vt:variant>
      <vt:variant>
        <vt:i4>0</vt:i4>
      </vt:variant>
      <vt:variant>
        <vt:i4>5</vt:i4>
      </vt:variant>
      <vt:variant>
        <vt:lpwstr>../Docs/R1-135150.zip</vt:lpwstr>
      </vt:variant>
      <vt:variant>
        <vt:lpwstr/>
      </vt:variant>
      <vt:variant>
        <vt:i4>5046274</vt:i4>
      </vt:variant>
      <vt:variant>
        <vt:i4>1560</vt:i4>
      </vt:variant>
      <vt:variant>
        <vt:i4>0</vt:i4>
      </vt:variant>
      <vt:variant>
        <vt:i4>5</vt:i4>
      </vt:variant>
      <vt:variant>
        <vt:lpwstr>../Docs/R1-135099.zip</vt:lpwstr>
      </vt:variant>
      <vt:variant>
        <vt:lpwstr/>
      </vt:variant>
      <vt:variant>
        <vt:i4>4259854</vt:i4>
      </vt:variant>
      <vt:variant>
        <vt:i4>1557</vt:i4>
      </vt:variant>
      <vt:variant>
        <vt:i4>0</vt:i4>
      </vt:variant>
      <vt:variant>
        <vt:i4>5</vt:i4>
      </vt:variant>
      <vt:variant>
        <vt:lpwstr>../Docs/R1-135055.zip</vt:lpwstr>
      </vt:variant>
      <vt:variant>
        <vt:lpwstr/>
      </vt:variant>
      <vt:variant>
        <vt:i4>4521993</vt:i4>
      </vt:variant>
      <vt:variant>
        <vt:i4>1554</vt:i4>
      </vt:variant>
      <vt:variant>
        <vt:i4>0</vt:i4>
      </vt:variant>
      <vt:variant>
        <vt:i4>5</vt:i4>
      </vt:variant>
      <vt:variant>
        <vt:lpwstr>../Docs/R1-135012.zip</vt:lpwstr>
      </vt:variant>
      <vt:variant>
        <vt:lpwstr/>
      </vt:variant>
      <vt:variant>
        <vt:i4>4259846</vt:i4>
      </vt:variant>
      <vt:variant>
        <vt:i4>1551</vt:i4>
      </vt:variant>
      <vt:variant>
        <vt:i4>0</vt:i4>
      </vt:variant>
      <vt:variant>
        <vt:i4>5</vt:i4>
      </vt:variant>
      <vt:variant>
        <vt:lpwstr>../Docs/R1-135954.zip</vt:lpwstr>
      </vt:variant>
      <vt:variant>
        <vt:lpwstr/>
      </vt:variant>
      <vt:variant>
        <vt:i4>4259855</vt:i4>
      </vt:variant>
      <vt:variant>
        <vt:i4>1548</vt:i4>
      </vt:variant>
      <vt:variant>
        <vt:i4>0</vt:i4>
      </vt:variant>
      <vt:variant>
        <vt:i4>5</vt:i4>
      </vt:variant>
      <vt:variant>
        <vt:lpwstr>../Docs/R1-135054.zip</vt:lpwstr>
      </vt:variant>
      <vt:variant>
        <vt:lpwstr/>
      </vt:variant>
      <vt:variant>
        <vt:i4>4194304</vt:i4>
      </vt:variant>
      <vt:variant>
        <vt:i4>1545</vt:i4>
      </vt:variant>
      <vt:variant>
        <vt:i4>0</vt:i4>
      </vt:variant>
      <vt:variant>
        <vt:i4>5</vt:i4>
      </vt:variant>
      <vt:variant>
        <vt:lpwstr>../Docs/R1-135942.zip</vt:lpwstr>
      </vt:variant>
      <vt:variant>
        <vt:lpwstr/>
      </vt:variant>
      <vt:variant>
        <vt:i4>4325380</vt:i4>
      </vt:variant>
      <vt:variant>
        <vt:i4>1542</vt:i4>
      </vt:variant>
      <vt:variant>
        <vt:i4>0</vt:i4>
      </vt:variant>
      <vt:variant>
        <vt:i4>5</vt:i4>
      </vt:variant>
      <vt:variant>
        <vt:lpwstr>../Docs/R1-135966.zip</vt:lpwstr>
      </vt:variant>
      <vt:variant>
        <vt:lpwstr/>
      </vt:variant>
      <vt:variant>
        <vt:i4>4259846</vt:i4>
      </vt:variant>
      <vt:variant>
        <vt:i4>1539</vt:i4>
      </vt:variant>
      <vt:variant>
        <vt:i4>0</vt:i4>
      </vt:variant>
      <vt:variant>
        <vt:i4>5</vt:i4>
      </vt:variant>
      <vt:variant>
        <vt:lpwstr>../Docs/R1-135558.zip</vt:lpwstr>
      </vt:variant>
      <vt:variant>
        <vt:lpwstr/>
      </vt:variant>
      <vt:variant>
        <vt:i4>5046278</vt:i4>
      </vt:variant>
      <vt:variant>
        <vt:i4>1536</vt:i4>
      </vt:variant>
      <vt:variant>
        <vt:i4>0</vt:i4>
      </vt:variant>
      <vt:variant>
        <vt:i4>5</vt:i4>
      </vt:variant>
      <vt:variant>
        <vt:lpwstr>../Docs/R1-135499.zip</vt:lpwstr>
      </vt:variant>
      <vt:variant>
        <vt:lpwstr/>
      </vt:variant>
      <vt:variant>
        <vt:i4>4980751</vt:i4>
      </vt:variant>
      <vt:variant>
        <vt:i4>1533</vt:i4>
      </vt:variant>
      <vt:variant>
        <vt:i4>0</vt:i4>
      </vt:variant>
      <vt:variant>
        <vt:i4>5</vt:i4>
      </vt:variant>
      <vt:variant>
        <vt:lpwstr>../Docs/R1-135286.zip</vt:lpwstr>
      </vt:variant>
      <vt:variant>
        <vt:lpwstr/>
      </vt:variant>
      <vt:variant>
        <vt:i4>4194317</vt:i4>
      </vt:variant>
      <vt:variant>
        <vt:i4>1530</vt:i4>
      </vt:variant>
      <vt:variant>
        <vt:i4>0</vt:i4>
      </vt:variant>
      <vt:variant>
        <vt:i4>5</vt:i4>
      </vt:variant>
      <vt:variant>
        <vt:lpwstr>../Docs/R1-135244.zip</vt:lpwstr>
      </vt:variant>
      <vt:variant>
        <vt:lpwstr/>
      </vt:variant>
      <vt:variant>
        <vt:i4>4259849</vt:i4>
      </vt:variant>
      <vt:variant>
        <vt:i4>1527</vt:i4>
      </vt:variant>
      <vt:variant>
        <vt:i4>0</vt:i4>
      </vt:variant>
      <vt:variant>
        <vt:i4>5</vt:i4>
      </vt:variant>
      <vt:variant>
        <vt:lpwstr>../Docs/R1-135052.zip</vt:lpwstr>
      </vt:variant>
      <vt:variant>
        <vt:lpwstr/>
      </vt:variant>
      <vt:variant>
        <vt:i4>4521989</vt:i4>
      </vt:variant>
      <vt:variant>
        <vt:i4>1524</vt:i4>
      </vt:variant>
      <vt:variant>
        <vt:i4>0</vt:i4>
      </vt:variant>
      <vt:variant>
        <vt:i4>5</vt:i4>
      </vt:variant>
      <vt:variant>
        <vt:lpwstr>../Docs/R1-135816.zip</vt:lpwstr>
      </vt:variant>
      <vt:variant>
        <vt:lpwstr/>
      </vt:variant>
      <vt:variant>
        <vt:i4>4653061</vt:i4>
      </vt:variant>
      <vt:variant>
        <vt:i4>1521</vt:i4>
      </vt:variant>
      <vt:variant>
        <vt:i4>0</vt:i4>
      </vt:variant>
      <vt:variant>
        <vt:i4>5</vt:i4>
      </vt:variant>
      <vt:variant>
        <vt:lpwstr>../Docs/R1-135638.zip</vt:lpwstr>
      </vt:variant>
      <vt:variant>
        <vt:lpwstr/>
      </vt:variant>
      <vt:variant>
        <vt:i4>4521995</vt:i4>
      </vt:variant>
      <vt:variant>
        <vt:i4>1518</vt:i4>
      </vt:variant>
      <vt:variant>
        <vt:i4>0</vt:i4>
      </vt:variant>
      <vt:variant>
        <vt:i4>5</vt:i4>
      </vt:variant>
      <vt:variant>
        <vt:lpwstr>../Docs/R1-135616.zip</vt:lpwstr>
      </vt:variant>
      <vt:variant>
        <vt:lpwstr/>
      </vt:variant>
      <vt:variant>
        <vt:i4>5046278</vt:i4>
      </vt:variant>
      <vt:variant>
        <vt:i4>1515</vt:i4>
      </vt:variant>
      <vt:variant>
        <vt:i4>0</vt:i4>
      </vt:variant>
      <vt:variant>
        <vt:i4>5</vt:i4>
      </vt:variant>
      <vt:variant>
        <vt:lpwstr>../Docs/R1-135598.zip</vt:lpwstr>
      </vt:variant>
      <vt:variant>
        <vt:lpwstr/>
      </vt:variant>
      <vt:variant>
        <vt:i4>4259847</vt:i4>
      </vt:variant>
      <vt:variant>
        <vt:i4>1512</vt:i4>
      </vt:variant>
      <vt:variant>
        <vt:i4>0</vt:i4>
      </vt:variant>
      <vt:variant>
        <vt:i4>5</vt:i4>
      </vt:variant>
      <vt:variant>
        <vt:lpwstr>../Docs/R1-135559.zip</vt:lpwstr>
      </vt:variant>
      <vt:variant>
        <vt:lpwstr/>
      </vt:variant>
      <vt:variant>
        <vt:i4>5046278</vt:i4>
      </vt:variant>
      <vt:variant>
        <vt:i4>1509</vt:i4>
      </vt:variant>
      <vt:variant>
        <vt:i4>0</vt:i4>
      </vt:variant>
      <vt:variant>
        <vt:i4>5</vt:i4>
      </vt:variant>
      <vt:variant>
        <vt:lpwstr>../Docs/R1-135499.zip</vt:lpwstr>
      </vt:variant>
      <vt:variant>
        <vt:lpwstr/>
      </vt:variant>
      <vt:variant>
        <vt:i4>4259853</vt:i4>
      </vt:variant>
      <vt:variant>
        <vt:i4>1506</vt:i4>
      </vt:variant>
      <vt:variant>
        <vt:i4>0</vt:i4>
      </vt:variant>
      <vt:variant>
        <vt:i4>5</vt:i4>
      </vt:variant>
      <vt:variant>
        <vt:lpwstr>../Docs/R1-135452.zip</vt:lpwstr>
      </vt:variant>
      <vt:variant>
        <vt:lpwstr/>
      </vt:variant>
      <vt:variant>
        <vt:i4>4521990</vt:i4>
      </vt:variant>
      <vt:variant>
        <vt:i4>1503</vt:i4>
      </vt:variant>
      <vt:variant>
        <vt:i4>0</vt:i4>
      </vt:variant>
      <vt:variant>
        <vt:i4>5</vt:i4>
      </vt:variant>
      <vt:variant>
        <vt:lpwstr>../Docs/R1-135419.zip</vt:lpwstr>
      </vt:variant>
      <vt:variant>
        <vt:lpwstr/>
      </vt:variant>
      <vt:variant>
        <vt:i4>4980751</vt:i4>
      </vt:variant>
      <vt:variant>
        <vt:i4>1500</vt:i4>
      </vt:variant>
      <vt:variant>
        <vt:i4>0</vt:i4>
      </vt:variant>
      <vt:variant>
        <vt:i4>5</vt:i4>
      </vt:variant>
      <vt:variant>
        <vt:lpwstr>../Docs/R1-135387.zip</vt:lpwstr>
      </vt:variant>
      <vt:variant>
        <vt:lpwstr/>
      </vt:variant>
      <vt:variant>
        <vt:i4>4325388</vt:i4>
      </vt:variant>
      <vt:variant>
        <vt:i4>1497</vt:i4>
      </vt:variant>
      <vt:variant>
        <vt:i4>0</vt:i4>
      </vt:variant>
      <vt:variant>
        <vt:i4>5</vt:i4>
      </vt:variant>
      <vt:variant>
        <vt:lpwstr>../Docs/R1-135364.zip</vt:lpwstr>
      </vt:variant>
      <vt:variant>
        <vt:lpwstr/>
      </vt:variant>
      <vt:variant>
        <vt:i4>4653070</vt:i4>
      </vt:variant>
      <vt:variant>
        <vt:i4>1494</vt:i4>
      </vt:variant>
      <vt:variant>
        <vt:i4>0</vt:i4>
      </vt:variant>
      <vt:variant>
        <vt:i4>5</vt:i4>
      </vt:variant>
      <vt:variant>
        <vt:lpwstr>../Docs/R1-135336.zip</vt:lpwstr>
      </vt:variant>
      <vt:variant>
        <vt:lpwstr/>
      </vt:variant>
      <vt:variant>
        <vt:i4>4194317</vt:i4>
      </vt:variant>
      <vt:variant>
        <vt:i4>1491</vt:i4>
      </vt:variant>
      <vt:variant>
        <vt:i4>0</vt:i4>
      </vt:variant>
      <vt:variant>
        <vt:i4>5</vt:i4>
      </vt:variant>
      <vt:variant>
        <vt:lpwstr>../Docs/R1-135244.zip</vt:lpwstr>
      </vt:variant>
      <vt:variant>
        <vt:lpwstr/>
      </vt:variant>
      <vt:variant>
        <vt:i4>4194307</vt:i4>
      </vt:variant>
      <vt:variant>
        <vt:i4>1488</vt:i4>
      </vt:variant>
      <vt:variant>
        <vt:i4>0</vt:i4>
      </vt:variant>
      <vt:variant>
        <vt:i4>5</vt:i4>
      </vt:variant>
      <vt:variant>
        <vt:lpwstr>../Docs/R1-135149.zip</vt:lpwstr>
      </vt:variant>
      <vt:variant>
        <vt:lpwstr/>
      </vt:variant>
      <vt:variant>
        <vt:i4>4521991</vt:i4>
      </vt:variant>
      <vt:variant>
        <vt:i4>1485</vt:i4>
      </vt:variant>
      <vt:variant>
        <vt:i4>0</vt:i4>
      </vt:variant>
      <vt:variant>
        <vt:i4>5</vt:i4>
      </vt:variant>
      <vt:variant>
        <vt:lpwstr>../Docs/R1-135814.zip</vt:lpwstr>
      </vt:variant>
      <vt:variant>
        <vt:lpwstr/>
      </vt:variant>
      <vt:variant>
        <vt:i4>5046275</vt:i4>
      </vt:variant>
      <vt:variant>
        <vt:i4>1482</vt:i4>
      </vt:variant>
      <vt:variant>
        <vt:i4>0</vt:i4>
      </vt:variant>
      <vt:variant>
        <vt:i4>5</vt:i4>
      </vt:variant>
      <vt:variant>
        <vt:lpwstr>../Docs/R1-135098.zip</vt:lpwstr>
      </vt:variant>
      <vt:variant>
        <vt:lpwstr/>
      </vt:variant>
      <vt:variant>
        <vt:i4>4521994</vt:i4>
      </vt:variant>
      <vt:variant>
        <vt:i4>1479</vt:i4>
      </vt:variant>
      <vt:variant>
        <vt:i4>0</vt:i4>
      </vt:variant>
      <vt:variant>
        <vt:i4>5</vt:i4>
      </vt:variant>
      <vt:variant>
        <vt:lpwstr>../Docs/R1-135011.zip</vt:lpwstr>
      </vt:variant>
      <vt:variant>
        <vt:lpwstr/>
      </vt:variant>
      <vt:variant>
        <vt:i4>4980750</vt:i4>
      </vt:variant>
      <vt:variant>
        <vt:i4>1476</vt:i4>
      </vt:variant>
      <vt:variant>
        <vt:i4>0</vt:i4>
      </vt:variant>
      <vt:variant>
        <vt:i4>5</vt:i4>
      </vt:variant>
      <vt:variant>
        <vt:lpwstr>../Docs/R1-135287.zip</vt:lpwstr>
      </vt:variant>
      <vt:variant>
        <vt:lpwstr/>
      </vt:variant>
      <vt:variant>
        <vt:i4>4980751</vt:i4>
      </vt:variant>
      <vt:variant>
        <vt:i4>1473</vt:i4>
      </vt:variant>
      <vt:variant>
        <vt:i4>0</vt:i4>
      </vt:variant>
      <vt:variant>
        <vt:i4>5</vt:i4>
      </vt:variant>
      <vt:variant>
        <vt:lpwstr>../Docs/R1-135185.zip</vt:lpwstr>
      </vt:variant>
      <vt:variant>
        <vt:lpwstr/>
      </vt:variant>
      <vt:variant>
        <vt:i4>4259849</vt:i4>
      </vt:variant>
      <vt:variant>
        <vt:i4>1470</vt:i4>
      </vt:variant>
      <vt:variant>
        <vt:i4>0</vt:i4>
      </vt:variant>
      <vt:variant>
        <vt:i4>5</vt:i4>
      </vt:variant>
      <vt:variant>
        <vt:lpwstr>../Docs/R1-135052.zip</vt:lpwstr>
      </vt:variant>
      <vt:variant>
        <vt:lpwstr/>
      </vt:variant>
      <vt:variant>
        <vt:i4>4521989</vt:i4>
      </vt:variant>
      <vt:variant>
        <vt:i4>1467</vt:i4>
      </vt:variant>
      <vt:variant>
        <vt:i4>0</vt:i4>
      </vt:variant>
      <vt:variant>
        <vt:i4>5</vt:i4>
      </vt:variant>
      <vt:variant>
        <vt:lpwstr>../Docs/R1-135816.zip</vt:lpwstr>
      </vt:variant>
      <vt:variant>
        <vt:lpwstr/>
      </vt:variant>
      <vt:variant>
        <vt:i4>4259848</vt:i4>
      </vt:variant>
      <vt:variant>
        <vt:i4>1464</vt:i4>
      </vt:variant>
      <vt:variant>
        <vt:i4>0</vt:i4>
      </vt:variant>
      <vt:variant>
        <vt:i4>5</vt:i4>
      </vt:variant>
      <vt:variant>
        <vt:lpwstr>../Docs/R1-135053.zip</vt:lpwstr>
      </vt:variant>
      <vt:variant>
        <vt:lpwstr/>
      </vt:variant>
      <vt:variant>
        <vt:i4>4653061</vt:i4>
      </vt:variant>
      <vt:variant>
        <vt:i4>1461</vt:i4>
      </vt:variant>
      <vt:variant>
        <vt:i4>0</vt:i4>
      </vt:variant>
      <vt:variant>
        <vt:i4>5</vt:i4>
      </vt:variant>
      <vt:variant>
        <vt:lpwstr>../Docs/R1-135638.zip</vt:lpwstr>
      </vt:variant>
      <vt:variant>
        <vt:lpwstr/>
      </vt:variant>
      <vt:variant>
        <vt:i4>5046278</vt:i4>
      </vt:variant>
      <vt:variant>
        <vt:i4>1458</vt:i4>
      </vt:variant>
      <vt:variant>
        <vt:i4>0</vt:i4>
      </vt:variant>
      <vt:variant>
        <vt:i4>5</vt:i4>
      </vt:variant>
      <vt:variant>
        <vt:lpwstr>../Docs/R1-135598.zip</vt:lpwstr>
      </vt:variant>
      <vt:variant>
        <vt:lpwstr/>
      </vt:variant>
      <vt:variant>
        <vt:i4>5046278</vt:i4>
      </vt:variant>
      <vt:variant>
        <vt:i4>1455</vt:i4>
      </vt:variant>
      <vt:variant>
        <vt:i4>0</vt:i4>
      </vt:variant>
      <vt:variant>
        <vt:i4>5</vt:i4>
      </vt:variant>
      <vt:variant>
        <vt:lpwstr>../Docs/R1-135499.zip</vt:lpwstr>
      </vt:variant>
      <vt:variant>
        <vt:lpwstr/>
      </vt:variant>
      <vt:variant>
        <vt:i4>4521999</vt:i4>
      </vt:variant>
      <vt:variant>
        <vt:i4>1452</vt:i4>
      </vt:variant>
      <vt:variant>
        <vt:i4>0</vt:i4>
      </vt:variant>
      <vt:variant>
        <vt:i4>5</vt:i4>
      </vt:variant>
      <vt:variant>
        <vt:lpwstr>../Docs/R1-135410.zip</vt:lpwstr>
      </vt:variant>
      <vt:variant>
        <vt:lpwstr/>
      </vt:variant>
      <vt:variant>
        <vt:i4>4653069</vt:i4>
      </vt:variant>
      <vt:variant>
        <vt:i4>1449</vt:i4>
      </vt:variant>
      <vt:variant>
        <vt:i4>0</vt:i4>
      </vt:variant>
      <vt:variant>
        <vt:i4>5</vt:i4>
      </vt:variant>
      <vt:variant>
        <vt:lpwstr>../Docs/R1-135335.zip</vt:lpwstr>
      </vt:variant>
      <vt:variant>
        <vt:lpwstr/>
      </vt:variant>
      <vt:variant>
        <vt:i4>4653068</vt:i4>
      </vt:variant>
      <vt:variant>
        <vt:i4>1446</vt:i4>
      </vt:variant>
      <vt:variant>
        <vt:i4>0</vt:i4>
      </vt:variant>
      <vt:variant>
        <vt:i4>5</vt:i4>
      </vt:variant>
      <vt:variant>
        <vt:lpwstr>../Docs/R1-135334.zip</vt:lpwstr>
      </vt:variant>
      <vt:variant>
        <vt:lpwstr/>
      </vt:variant>
      <vt:variant>
        <vt:i4>4980751</vt:i4>
      </vt:variant>
      <vt:variant>
        <vt:i4>1443</vt:i4>
      </vt:variant>
      <vt:variant>
        <vt:i4>0</vt:i4>
      </vt:variant>
      <vt:variant>
        <vt:i4>5</vt:i4>
      </vt:variant>
      <vt:variant>
        <vt:lpwstr>../Docs/R1-135286.zip</vt:lpwstr>
      </vt:variant>
      <vt:variant>
        <vt:lpwstr/>
      </vt:variant>
      <vt:variant>
        <vt:i4>4194307</vt:i4>
      </vt:variant>
      <vt:variant>
        <vt:i4>1440</vt:i4>
      </vt:variant>
      <vt:variant>
        <vt:i4>0</vt:i4>
      </vt:variant>
      <vt:variant>
        <vt:i4>5</vt:i4>
      </vt:variant>
      <vt:variant>
        <vt:lpwstr>../Docs/R1-135149.zip</vt:lpwstr>
      </vt:variant>
      <vt:variant>
        <vt:lpwstr/>
      </vt:variant>
      <vt:variant>
        <vt:i4>4521991</vt:i4>
      </vt:variant>
      <vt:variant>
        <vt:i4>1437</vt:i4>
      </vt:variant>
      <vt:variant>
        <vt:i4>0</vt:i4>
      </vt:variant>
      <vt:variant>
        <vt:i4>5</vt:i4>
      </vt:variant>
      <vt:variant>
        <vt:lpwstr>../Docs/R1-135814.zip</vt:lpwstr>
      </vt:variant>
      <vt:variant>
        <vt:lpwstr/>
      </vt:variant>
      <vt:variant>
        <vt:i4>5046275</vt:i4>
      </vt:variant>
      <vt:variant>
        <vt:i4>1434</vt:i4>
      </vt:variant>
      <vt:variant>
        <vt:i4>0</vt:i4>
      </vt:variant>
      <vt:variant>
        <vt:i4>5</vt:i4>
      </vt:variant>
      <vt:variant>
        <vt:lpwstr>../Docs/R1-135098.zip</vt:lpwstr>
      </vt:variant>
      <vt:variant>
        <vt:lpwstr/>
      </vt:variant>
      <vt:variant>
        <vt:i4>4259849</vt:i4>
      </vt:variant>
      <vt:variant>
        <vt:i4>1431</vt:i4>
      </vt:variant>
      <vt:variant>
        <vt:i4>0</vt:i4>
      </vt:variant>
      <vt:variant>
        <vt:i4>5</vt:i4>
      </vt:variant>
      <vt:variant>
        <vt:lpwstr>../Docs/R1-135052.zip</vt:lpwstr>
      </vt:variant>
      <vt:variant>
        <vt:lpwstr/>
      </vt:variant>
      <vt:variant>
        <vt:i4>4521989</vt:i4>
      </vt:variant>
      <vt:variant>
        <vt:i4>1428</vt:i4>
      </vt:variant>
      <vt:variant>
        <vt:i4>0</vt:i4>
      </vt:variant>
      <vt:variant>
        <vt:i4>5</vt:i4>
      </vt:variant>
      <vt:variant>
        <vt:lpwstr>../Docs/R1-135816.zip</vt:lpwstr>
      </vt:variant>
      <vt:variant>
        <vt:lpwstr/>
      </vt:variant>
      <vt:variant>
        <vt:i4>4259846</vt:i4>
      </vt:variant>
      <vt:variant>
        <vt:i4>1425</vt:i4>
      </vt:variant>
      <vt:variant>
        <vt:i4>0</vt:i4>
      </vt:variant>
      <vt:variant>
        <vt:i4>5</vt:i4>
      </vt:variant>
      <vt:variant>
        <vt:lpwstr>../Docs/R1-135558.zip</vt:lpwstr>
      </vt:variant>
      <vt:variant>
        <vt:lpwstr/>
      </vt:variant>
      <vt:variant>
        <vt:i4>4259853</vt:i4>
      </vt:variant>
      <vt:variant>
        <vt:i4>1422</vt:i4>
      </vt:variant>
      <vt:variant>
        <vt:i4>0</vt:i4>
      </vt:variant>
      <vt:variant>
        <vt:i4>5</vt:i4>
      </vt:variant>
      <vt:variant>
        <vt:lpwstr>../Docs/R1-135452.zip</vt:lpwstr>
      </vt:variant>
      <vt:variant>
        <vt:lpwstr/>
      </vt:variant>
      <vt:variant>
        <vt:i4>4521995</vt:i4>
      </vt:variant>
      <vt:variant>
        <vt:i4>1419</vt:i4>
      </vt:variant>
      <vt:variant>
        <vt:i4>0</vt:i4>
      </vt:variant>
      <vt:variant>
        <vt:i4>5</vt:i4>
      </vt:variant>
      <vt:variant>
        <vt:lpwstr>../Docs/R1-135010.zip</vt:lpwstr>
      </vt:variant>
      <vt:variant>
        <vt:lpwstr/>
      </vt:variant>
      <vt:variant>
        <vt:i4>4325378</vt:i4>
      </vt:variant>
      <vt:variant>
        <vt:i4>1416</vt:i4>
      </vt:variant>
      <vt:variant>
        <vt:i4>0</vt:i4>
      </vt:variant>
      <vt:variant>
        <vt:i4>5</vt:i4>
      </vt:variant>
      <vt:variant>
        <vt:lpwstr>../Docs/R1-135960.zip</vt:lpwstr>
      </vt:variant>
      <vt:variant>
        <vt:lpwstr/>
      </vt:variant>
      <vt:variant>
        <vt:i4>4521987</vt:i4>
      </vt:variant>
      <vt:variant>
        <vt:i4>1413</vt:i4>
      </vt:variant>
      <vt:variant>
        <vt:i4>0</vt:i4>
      </vt:variant>
      <vt:variant>
        <vt:i4>5</vt:i4>
      </vt:variant>
      <vt:variant>
        <vt:lpwstr>../Docs/R1-136028.zip</vt:lpwstr>
      </vt:variant>
      <vt:variant>
        <vt:lpwstr/>
      </vt:variant>
      <vt:variant>
        <vt:i4>2424837</vt:i4>
      </vt:variant>
      <vt:variant>
        <vt:i4>1410</vt:i4>
      </vt:variant>
      <vt:variant>
        <vt:i4>0</vt:i4>
      </vt:variant>
      <vt:variant>
        <vt:i4>5</vt:i4>
      </vt:variant>
      <vt:variant>
        <vt:lpwstr>http://www.3gpp.org/ftp/tsg_ran/TSG_RAN/TSGR_58/Docs/RP-121772.zip</vt:lpwstr>
      </vt:variant>
      <vt:variant>
        <vt:lpwstr/>
      </vt:variant>
      <vt:variant>
        <vt:i4>4980748</vt:i4>
      </vt:variant>
      <vt:variant>
        <vt:i4>1407</vt:i4>
      </vt:variant>
      <vt:variant>
        <vt:i4>0</vt:i4>
      </vt:variant>
      <vt:variant>
        <vt:i4>5</vt:i4>
      </vt:variant>
      <vt:variant>
        <vt:lpwstr>../Docs/R1-135285.zip</vt:lpwstr>
      </vt:variant>
      <vt:variant>
        <vt:lpwstr/>
      </vt:variant>
      <vt:variant>
        <vt:i4>5046278</vt:i4>
      </vt:variant>
      <vt:variant>
        <vt:i4>1404</vt:i4>
      </vt:variant>
      <vt:variant>
        <vt:i4>0</vt:i4>
      </vt:variant>
      <vt:variant>
        <vt:i4>5</vt:i4>
      </vt:variant>
      <vt:variant>
        <vt:lpwstr>../Docs/R1-134984.zip</vt:lpwstr>
      </vt:variant>
      <vt:variant>
        <vt:lpwstr/>
      </vt:variant>
      <vt:variant>
        <vt:i4>4390927</vt:i4>
      </vt:variant>
      <vt:variant>
        <vt:i4>1401</vt:i4>
      </vt:variant>
      <vt:variant>
        <vt:i4>0</vt:i4>
      </vt:variant>
      <vt:variant>
        <vt:i4>5</vt:i4>
      </vt:variant>
      <vt:variant>
        <vt:lpwstr>../Docs/R1-135773.zip</vt:lpwstr>
      </vt:variant>
      <vt:variant>
        <vt:lpwstr/>
      </vt:variant>
      <vt:variant>
        <vt:i4>4980748</vt:i4>
      </vt:variant>
      <vt:variant>
        <vt:i4>1398</vt:i4>
      </vt:variant>
      <vt:variant>
        <vt:i4>0</vt:i4>
      </vt:variant>
      <vt:variant>
        <vt:i4>5</vt:i4>
      </vt:variant>
      <vt:variant>
        <vt:lpwstr>../Docs/R1-135285.zip</vt:lpwstr>
      </vt:variant>
      <vt:variant>
        <vt:lpwstr/>
      </vt:variant>
      <vt:variant>
        <vt:i4>4980750</vt:i4>
      </vt:variant>
      <vt:variant>
        <vt:i4>1395</vt:i4>
      </vt:variant>
      <vt:variant>
        <vt:i4>0</vt:i4>
      </vt:variant>
      <vt:variant>
        <vt:i4>5</vt:i4>
      </vt:variant>
      <vt:variant>
        <vt:lpwstr>../Docs/R1-135184.zip</vt:lpwstr>
      </vt:variant>
      <vt:variant>
        <vt:lpwstr/>
      </vt:variant>
      <vt:variant>
        <vt:i4>5046279</vt:i4>
      </vt:variant>
      <vt:variant>
        <vt:i4>1392</vt:i4>
      </vt:variant>
      <vt:variant>
        <vt:i4>0</vt:i4>
      </vt:variant>
      <vt:variant>
        <vt:i4>5</vt:i4>
      </vt:variant>
      <vt:variant>
        <vt:lpwstr>../Docs/R1-135894.zip</vt:lpwstr>
      </vt:variant>
      <vt:variant>
        <vt:lpwstr/>
      </vt:variant>
      <vt:variant>
        <vt:i4>4980750</vt:i4>
      </vt:variant>
      <vt:variant>
        <vt:i4>1359</vt:i4>
      </vt:variant>
      <vt:variant>
        <vt:i4>0</vt:i4>
      </vt:variant>
      <vt:variant>
        <vt:i4>5</vt:i4>
      </vt:variant>
      <vt:variant>
        <vt:lpwstr>../Docs/R1-135184.zip</vt:lpwstr>
      </vt:variant>
      <vt:variant>
        <vt:lpwstr/>
      </vt:variant>
      <vt:variant>
        <vt:i4>4194312</vt:i4>
      </vt:variant>
      <vt:variant>
        <vt:i4>1356</vt:i4>
      </vt:variant>
      <vt:variant>
        <vt:i4>0</vt:i4>
      </vt:variant>
      <vt:variant>
        <vt:i4>5</vt:i4>
      </vt:variant>
      <vt:variant>
        <vt:lpwstr>../Docs/R1-136073.zip</vt:lpwstr>
      </vt:variant>
      <vt:variant>
        <vt:lpwstr/>
      </vt:variant>
      <vt:variant>
        <vt:i4>4980746</vt:i4>
      </vt:variant>
      <vt:variant>
        <vt:i4>1353</vt:i4>
      </vt:variant>
      <vt:variant>
        <vt:i4>0</vt:i4>
      </vt:variant>
      <vt:variant>
        <vt:i4>5</vt:i4>
      </vt:variant>
      <vt:variant>
        <vt:lpwstr>../Docs/R1-135889.zip</vt:lpwstr>
      </vt:variant>
      <vt:variant>
        <vt:lpwstr/>
      </vt:variant>
      <vt:variant>
        <vt:i4>4194306</vt:i4>
      </vt:variant>
      <vt:variant>
        <vt:i4>1350</vt:i4>
      </vt:variant>
      <vt:variant>
        <vt:i4>0</vt:i4>
      </vt:variant>
      <vt:variant>
        <vt:i4>5</vt:i4>
      </vt:variant>
      <vt:variant>
        <vt:lpwstr>../Docs/R1-135148.zip</vt:lpwstr>
      </vt:variant>
      <vt:variant>
        <vt:lpwstr/>
      </vt:variant>
      <vt:variant>
        <vt:i4>4980747</vt:i4>
      </vt:variant>
      <vt:variant>
        <vt:i4>1347</vt:i4>
      </vt:variant>
      <vt:variant>
        <vt:i4>0</vt:i4>
      </vt:variant>
      <vt:variant>
        <vt:i4>5</vt:i4>
      </vt:variant>
      <vt:variant>
        <vt:lpwstr>../Docs/R1-135888.zip</vt:lpwstr>
      </vt:variant>
      <vt:variant>
        <vt:lpwstr/>
      </vt:variant>
      <vt:variant>
        <vt:i4>4194317</vt:i4>
      </vt:variant>
      <vt:variant>
        <vt:i4>1344</vt:i4>
      </vt:variant>
      <vt:variant>
        <vt:i4>0</vt:i4>
      </vt:variant>
      <vt:variant>
        <vt:i4>5</vt:i4>
      </vt:variant>
      <vt:variant>
        <vt:lpwstr>../Docs/R1-135147.zip</vt:lpwstr>
      </vt:variant>
      <vt:variant>
        <vt:lpwstr/>
      </vt:variant>
      <vt:variant>
        <vt:i4>5046284</vt:i4>
      </vt:variant>
      <vt:variant>
        <vt:i4>1341</vt:i4>
      </vt:variant>
      <vt:variant>
        <vt:i4>0</vt:i4>
      </vt:variant>
      <vt:variant>
        <vt:i4>5</vt:i4>
      </vt:variant>
      <vt:variant>
        <vt:lpwstr>../Docs/R1-135097.zip</vt:lpwstr>
      </vt:variant>
      <vt:variant>
        <vt:lpwstr/>
      </vt:variant>
      <vt:variant>
        <vt:i4>4980745</vt:i4>
      </vt:variant>
      <vt:variant>
        <vt:i4>1338</vt:i4>
      </vt:variant>
      <vt:variant>
        <vt:i4>0</vt:i4>
      </vt:variant>
      <vt:variant>
        <vt:i4>5</vt:i4>
      </vt:variant>
      <vt:variant>
        <vt:lpwstr>../Docs/R1-135183.zip</vt:lpwstr>
      </vt:variant>
      <vt:variant>
        <vt:lpwstr/>
      </vt:variant>
      <vt:variant>
        <vt:i4>4194319</vt:i4>
      </vt:variant>
      <vt:variant>
        <vt:i4>1335</vt:i4>
      </vt:variant>
      <vt:variant>
        <vt:i4>0</vt:i4>
      </vt:variant>
      <vt:variant>
        <vt:i4>5</vt:i4>
      </vt:variant>
      <vt:variant>
        <vt:lpwstr>../Docs/R1-136074.zip</vt:lpwstr>
      </vt:variant>
      <vt:variant>
        <vt:lpwstr/>
      </vt:variant>
      <vt:variant>
        <vt:i4>4194317</vt:i4>
      </vt:variant>
      <vt:variant>
        <vt:i4>1332</vt:i4>
      </vt:variant>
      <vt:variant>
        <vt:i4>0</vt:i4>
      </vt:variant>
      <vt:variant>
        <vt:i4>5</vt:i4>
      </vt:variant>
      <vt:variant>
        <vt:lpwstr>../Docs/R1-136076.zip</vt:lpwstr>
      </vt:variant>
      <vt:variant>
        <vt:lpwstr/>
      </vt:variant>
      <vt:variant>
        <vt:i4>4521996</vt:i4>
      </vt:variant>
      <vt:variant>
        <vt:i4>1329</vt:i4>
      </vt:variant>
      <vt:variant>
        <vt:i4>0</vt:i4>
      </vt:variant>
      <vt:variant>
        <vt:i4>5</vt:i4>
      </vt:variant>
      <vt:variant>
        <vt:lpwstr>../Docs/R1-135611.zip</vt:lpwstr>
      </vt:variant>
      <vt:variant>
        <vt:lpwstr/>
      </vt:variant>
      <vt:variant>
        <vt:i4>4194318</vt:i4>
      </vt:variant>
      <vt:variant>
        <vt:i4>1326</vt:i4>
      </vt:variant>
      <vt:variant>
        <vt:i4>0</vt:i4>
      </vt:variant>
      <vt:variant>
        <vt:i4>5</vt:i4>
      </vt:variant>
      <vt:variant>
        <vt:lpwstr>../Docs/R1-136075.zip</vt:lpwstr>
      </vt:variant>
      <vt:variant>
        <vt:lpwstr/>
      </vt:variant>
      <vt:variant>
        <vt:i4>4194319</vt:i4>
      </vt:variant>
      <vt:variant>
        <vt:i4>1323</vt:i4>
      </vt:variant>
      <vt:variant>
        <vt:i4>0</vt:i4>
      </vt:variant>
      <vt:variant>
        <vt:i4>5</vt:i4>
      </vt:variant>
      <vt:variant>
        <vt:lpwstr>../Docs/R1-136074.zip</vt:lpwstr>
      </vt:variant>
      <vt:variant>
        <vt:lpwstr/>
      </vt:variant>
      <vt:variant>
        <vt:i4>4521996</vt:i4>
      </vt:variant>
      <vt:variant>
        <vt:i4>1320</vt:i4>
      </vt:variant>
      <vt:variant>
        <vt:i4>0</vt:i4>
      </vt:variant>
      <vt:variant>
        <vt:i4>5</vt:i4>
      </vt:variant>
      <vt:variant>
        <vt:lpwstr>../Docs/R1-135611.zip</vt:lpwstr>
      </vt:variant>
      <vt:variant>
        <vt:lpwstr/>
      </vt:variant>
      <vt:variant>
        <vt:i4>4521996</vt:i4>
      </vt:variant>
      <vt:variant>
        <vt:i4>1317</vt:i4>
      </vt:variant>
      <vt:variant>
        <vt:i4>0</vt:i4>
      </vt:variant>
      <vt:variant>
        <vt:i4>5</vt:i4>
      </vt:variant>
      <vt:variant>
        <vt:lpwstr>../Docs/R1-135611.zip</vt:lpwstr>
      </vt:variant>
      <vt:variant>
        <vt:lpwstr/>
      </vt:variant>
      <vt:variant>
        <vt:i4>4390923</vt:i4>
      </vt:variant>
      <vt:variant>
        <vt:i4>1314</vt:i4>
      </vt:variant>
      <vt:variant>
        <vt:i4>0</vt:i4>
      </vt:variant>
      <vt:variant>
        <vt:i4>5</vt:i4>
      </vt:variant>
      <vt:variant>
        <vt:lpwstr>../Docs/R1-135272.zip</vt:lpwstr>
      </vt:variant>
      <vt:variant>
        <vt:lpwstr/>
      </vt:variant>
      <vt:variant>
        <vt:i4>4521995</vt:i4>
      </vt:variant>
      <vt:variant>
        <vt:i4>1311</vt:i4>
      </vt:variant>
      <vt:variant>
        <vt:i4>0</vt:i4>
      </vt:variant>
      <vt:variant>
        <vt:i4>5</vt:i4>
      </vt:variant>
      <vt:variant>
        <vt:lpwstr>../Docs/R1-135818.zip</vt:lpwstr>
      </vt:variant>
      <vt:variant>
        <vt:lpwstr/>
      </vt:variant>
      <vt:variant>
        <vt:i4>4521996</vt:i4>
      </vt:variant>
      <vt:variant>
        <vt:i4>1308</vt:i4>
      </vt:variant>
      <vt:variant>
        <vt:i4>0</vt:i4>
      </vt:variant>
      <vt:variant>
        <vt:i4>5</vt:i4>
      </vt:variant>
      <vt:variant>
        <vt:lpwstr>../Docs/R1-135611.zip</vt:lpwstr>
      </vt:variant>
      <vt:variant>
        <vt:lpwstr/>
      </vt:variant>
      <vt:variant>
        <vt:i4>4325383</vt:i4>
      </vt:variant>
      <vt:variant>
        <vt:i4>1305</vt:i4>
      </vt:variant>
      <vt:variant>
        <vt:i4>0</vt:i4>
      </vt:variant>
      <vt:variant>
        <vt:i4>5</vt:i4>
      </vt:variant>
      <vt:variant>
        <vt:lpwstr>../Docs/R1-135864.zip</vt:lpwstr>
      </vt:variant>
      <vt:variant>
        <vt:lpwstr/>
      </vt:variant>
      <vt:variant>
        <vt:i4>4325390</vt:i4>
      </vt:variant>
      <vt:variant>
        <vt:i4>1302</vt:i4>
      </vt:variant>
      <vt:variant>
        <vt:i4>0</vt:i4>
      </vt:variant>
      <vt:variant>
        <vt:i4>5</vt:i4>
      </vt:variant>
      <vt:variant>
        <vt:lpwstr>../Docs/R1-135762.zip</vt:lpwstr>
      </vt:variant>
      <vt:variant>
        <vt:lpwstr/>
      </vt:variant>
      <vt:variant>
        <vt:i4>4587528</vt:i4>
      </vt:variant>
      <vt:variant>
        <vt:i4>1299</vt:i4>
      </vt:variant>
      <vt:variant>
        <vt:i4>0</vt:i4>
      </vt:variant>
      <vt:variant>
        <vt:i4>5</vt:i4>
      </vt:variant>
      <vt:variant>
        <vt:lpwstr>../Docs/R1-135724.zip</vt:lpwstr>
      </vt:variant>
      <vt:variant>
        <vt:lpwstr/>
      </vt:variant>
      <vt:variant>
        <vt:i4>4259843</vt:i4>
      </vt:variant>
      <vt:variant>
        <vt:i4>1296</vt:i4>
      </vt:variant>
      <vt:variant>
        <vt:i4>0</vt:i4>
      </vt:variant>
      <vt:variant>
        <vt:i4>5</vt:i4>
      </vt:variant>
      <vt:variant>
        <vt:lpwstr>../Docs/R1-135850.zip</vt:lpwstr>
      </vt:variant>
      <vt:variant>
        <vt:lpwstr/>
      </vt:variant>
      <vt:variant>
        <vt:i4>4259850</vt:i4>
      </vt:variant>
      <vt:variant>
        <vt:i4>1293</vt:i4>
      </vt:variant>
      <vt:variant>
        <vt:i4>0</vt:i4>
      </vt:variant>
      <vt:variant>
        <vt:i4>5</vt:i4>
      </vt:variant>
      <vt:variant>
        <vt:lpwstr>../Docs/R1-135051.zip</vt:lpwstr>
      </vt:variant>
      <vt:variant>
        <vt:lpwstr/>
      </vt:variant>
      <vt:variant>
        <vt:i4>4259851</vt:i4>
      </vt:variant>
      <vt:variant>
        <vt:i4>1290</vt:i4>
      </vt:variant>
      <vt:variant>
        <vt:i4>0</vt:i4>
      </vt:variant>
      <vt:variant>
        <vt:i4>5</vt:i4>
      </vt:variant>
      <vt:variant>
        <vt:lpwstr>../Docs/R1-135050.zip</vt:lpwstr>
      </vt:variant>
      <vt:variant>
        <vt:lpwstr/>
      </vt:variant>
      <vt:variant>
        <vt:i4>6946838</vt:i4>
      </vt:variant>
      <vt:variant>
        <vt:i4>1287</vt:i4>
      </vt:variant>
      <vt:variant>
        <vt:i4>0</vt:i4>
      </vt:variant>
      <vt:variant>
        <vt:i4>5</vt:i4>
      </vt:variant>
      <vt:variant>
        <vt:lpwstr>http://ftp.3gpp.org/tsg_ran/TSG_RAN/TSGR_61/Docs/RP-131386.zip</vt:lpwstr>
      </vt:variant>
      <vt:variant>
        <vt:lpwstr/>
      </vt:variant>
      <vt:variant>
        <vt:i4>4259844</vt:i4>
      </vt:variant>
      <vt:variant>
        <vt:i4>1284</vt:i4>
      </vt:variant>
      <vt:variant>
        <vt:i4>0</vt:i4>
      </vt:variant>
      <vt:variant>
        <vt:i4>5</vt:i4>
      </vt:variant>
      <vt:variant>
        <vt:lpwstr>../Docs/R1-135857.zip</vt:lpwstr>
      </vt:variant>
      <vt:variant>
        <vt:lpwstr/>
      </vt:variant>
      <vt:variant>
        <vt:i4>4325376</vt:i4>
      </vt:variant>
      <vt:variant>
        <vt:i4>1281</vt:i4>
      </vt:variant>
      <vt:variant>
        <vt:i4>0</vt:i4>
      </vt:variant>
      <vt:variant>
        <vt:i4>5</vt:i4>
      </vt:variant>
      <vt:variant>
        <vt:lpwstr>../Docs/R1-135863.zip</vt:lpwstr>
      </vt:variant>
      <vt:variant>
        <vt:lpwstr/>
      </vt:variant>
      <vt:variant>
        <vt:i4>4456457</vt:i4>
      </vt:variant>
      <vt:variant>
        <vt:i4>1278</vt:i4>
      </vt:variant>
      <vt:variant>
        <vt:i4>0</vt:i4>
      </vt:variant>
      <vt:variant>
        <vt:i4>5</vt:i4>
      </vt:variant>
      <vt:variant>
        <vt:lpwstr>../Docs/R1-135705.zip</vt:lpwstr>
      </vt:variant>
      <vt:variant>
        <vt:lpwstr/>
      </vt:variant>
      <vt:variant>
        <vt:i4>4456456</vt:i4>
      </vt:variant>
      <vt:variant>
        <vt:i4>1275</vt:i4>
      </vt:variant>
      <vt:variant>
        <vt:i4>0</vt:i4>
      </vt:variant>
      <vt:variant>
        <vt:i4>5</vt:i4>
      </vt:variant>
      <vt:variant>
        <vt:lpwstr>../Docs/R1-135704.zip</vt:lpwstr>
      </vt:variant>
      <vt:variant>
        <vt:lpwstr/>
      </vt:variant>
      <vt:variant>
        <vt:i4>4325382</vt:i4>
      </vt:variant>
      <vt:variant>
        <vt:i4>1272</vt:i4>
      </vt:variant>
      <vt:variant>
        <vt:i4>0</vt:i4>
      </vt:variant>
      <vt:variant>
        <vt:i4>5</vt:i4>
      </vt:variant>
      <vt:variant>
        <vt:lpwstr>../Docs/R1-135865.zip</vt:lpwstr>
      </vt:variant>
      <vt:variant>
        <vt:lpwstr/>
      </vt:variant>
      <vt:variant>
        <vt:i4>4456456</vt:i4>
      </vt:variant>
      <vt:variant>
        <vt:i4>1269</vt:i4>
      </vt:variant>
      <vt:variant>
        <vt:i4>0</vt:i4>
      </vt:variant>
      <vt:variant>
        <vt:i4>5</vt:i4>
      </vt:variant>
      <vt:variant>
        <vt:lpwstr>../Docs/R1-135704.zip</vt:lpwstr>
      </vt:variant>
      <vt:variant>
        <vt:lpwstr/>
      </vt:variant>
      <vt:variant>
        <vt:i4>4456463</vt:i4>
      </vt:variant>
      <vt:variant>
        <vt:i4>1266</vt:i4>
      </vt:variant>
      <vt:variant>
        <vt:i4>0</vt:i4>
      </vt:variant>
      <vt:variant>
        <vt:i4>5</vt:i4>
      </vt:variant>
      <vt:variant>
        <vt:lpwstr>../Docs/R1-135703.zip</vt:lpwstr>
      </vt:variant>
      <vt:variant>
        <vt:lpwstr/>
      </vt:variant>
      <vt:variant>
        <vt:i4>4456462</vt:i4>
      </vt:variant>
      <vt:variant>
        <vt:i4>1263</vt:i4>
      </vt:variant>
      <vt:variant>
        <vt:i4>0</vt:i4>
      </vt:variant>
      <vt:variant>
        <vt:i4>5</vt:i4>
      </vt:variant>
      <vt:variant>
        <vt:lpwstr>../Docs/R1-135702.zip</vt:lpwstr>
      </vt:variant>
      <vt:variant>
        <vt:lpwstr/>
      </vt:variant>
      <vt:variant>
        <vt:i4>4325377</vt:i4>
      </vt:variant>
      <vt:variant>
        <vt:i4>1260</vt:i4>
      </vt:variant>
      <vt:variant>
        <vt:i4>0</vt:i4>
      </vt:variant>
      <vt:variant>
        <vt:i4>5</vt:i4>
      </vt:variant>
      <vt:variant>
        <vt:lpwstr>../Docs/R1-135862.zip</vt:lpwstr>
      </vt:variant>
      <vt:variant>
        <vt:lpwstr/>
      </vt:variant>
      <vt:variant>
        <vt:i4>4456462</vt:i4>
      </vt:variant>
      <vt:variant>
        <vt:i4>1257</vt:i4>
      </vt:variant>
      <vt:variant>
        <vt:i4>0</vt:i4>
      </vt:variant>
      <vt:variant>
        <vt:i4>5</vt:i4>
      </vt:variant>
      <vt:variant>
        <vt:lpwstr>../Docs/R1-135702.zip</vt:lpwstr>
      </vt:variant>
      <vt:variant>
        <vt:lpwstr/>
      </vt:variant>
      <vt:variant>
        <vt:i4>4456461</vt:i4>
      </vt:variant>
      <vt:variant>
        <vt:i4>1254</vt:i4>
      </vt:variant>
      <vt:variant>
        <vt:i4>0</vt:i4>
      </vt:variant>
      <vt:variant>
        <vt:i4>5</vt:i4>
      </vt:variant>
      <vt:variant>
        <vt:lpwstr>../Docs/R1-135701.zip</vt:lpwstr>
      </vt:variant>
      <vt:variant>
        <vt:lpwstr/>
      </vt:variant>
      <vt:variant>
        <vt:i4>4587528</vt:i4>
      </vt:variant>
      <vt:variant>
        <vt:i4>1251</vt:i4>
      </vt:variant>
      <vt:variant>
        <vt:i4>0</vt:i4>
      </vt:variant>
      <vt:variant>
        <vt:i4>5</vt:i4>
      </vt:variant>
      <vt:variant>
        <vt:lpwstr>../Docs/R1-135625.zip</vt:lpwstr>
      </vt:variant>
      <vt:variant>
        <vt:lpwstr/>
      </vt:variant>
      <vt:variant>
        <vt:i4>4587529</vt:i4>
      </vt:variant>
      <vt:variant>
        <vt:i4>1248</vt:i4>
      </vt:variant>
      <vt:variant>
        <vt:i4>0</vt:i4>
      </vt:variant>
      <vt:variant>
        <vt:i4>5</vt:i4>
      </vt:variant>
      <vt:variant>
        <vt:lpwstr>../Docs/R1-135624.zip</vt:lpwstr>
      </vt:variant>
      <vt:variant>
        <vt:lpwstr/>
      </vt:variant>
      <vt:variant>
        <vt:i4>4456460</vt:i4>
      </vt:variant>
      <vt:variant>
        <vt:i4>1245</vt:i4>
      </vt:variant>
      <vt:variant>
        <vt:i4>0</vt:i4>
      </vt:variant>
      <vt:variant>
        <vt:i4>5</vt:i4>
      </vt:variant>
      <vt:variant>
        <vt:lpwstr>../Docs/R1-135700.zip</vt:lpwstr>
      </vt:variant>
      <vt:variant>
        <vt:lpwstr/>
      </vt:variant>
      <vt:variant>
        <vt:i4>4587535</vt:i4>
      </vt:variant>
      <vt:variant>
        <vt:i4>1242</vt:i4>
      </vt:variant>
      <vt:variant>
        <vt:i4>0</vt:i4>
      </vt:variant>
      <vt:variant>
        <vt:i4>5</vt:i4>
      </vt:variant>
      <vt:variant>
        <vt:lpwstr>../Docs/R1-135723.zip</vt:lpwstr>
      </vt:variant>
      <vt:variant>
        <vt:lpwstr/>
      </vt:variant>
      <vt:variant>
        <vt:i4>4325378</vt:i4>
      </vt:variant>
      <vt:variant>
        <vt:i4>1239</vt:i4>
      </vt:variant>
      <vt:variant>
        <vt:i4>0</vt:i4>
      </vt:variant>
      <vt:variant>
        <vt:i4>5</vt:i4>
      </vt:variant>
      <vt:variant>
        <vt:lpwstr>../Docs/R1-135861.zip</vt:lpwstr>
      </vt:variant>
      <vt:variant>
        <vt:lpwstr/>
      </vt:variant>
      <vt:variant>
        <vt:i4>4521995</vt:i4>
      </vt:variant>
      <vt:variant>
        <vt:i4>1236</vt:i4>
      </vt:variant>
      <vt:variant>
        <vt:i4>0</vt:i4>
      </vt:variant>
      <vt:variant>
        <vt:i4>5</vt:i4>
      </vt:variant>
      <vt:variant>
        <vt:lpwstr>../Docs/R1-135717.zip</vt:lpwstr>
      </vt:variant>
      <vt:variant>
        <vt:lpwstr/>
      </vt:variant>
      <vt:variant>
        <vt:i4>4587532</vt:i4>
      </vt:variant>
      <vt:variant>
        <vt:i4>1233</vt:i4>
      </vt:variant>
      <vt:variant>
        <vt:i4>0</vt:i4>
      </vt:variant>
      <vt:variant>
        <vt:i4>5</vt:i4>
      </vt:variant>
      <vt:variant>
        <vt:lpwstr>../Docs/R1-135720.zip</vt:lpwstr>
      </vt:variant>
      <vt:variant>
        <vt:lpwstr/>
      </vt:variant>
      <vt:variant>
        <vt:i4>4980742</vt:i4>
      </vt:variant>
      <vt:variant>
        <vt:i4>1230</vt:i4>
      </vt:variant>
      <vt:variant>
        <vt:i4>0</vt:i4>
      </vt:variant>
      <vt:variant>
        <vt:i4>5</vt:i4>
      </vt:variant>
      <vt:variant>
        <vt:lpwstr>../Docs/R1-135984.zip</vt:lpwstr>
      </vt:variant>
      <vt:variant>
        <vt:lpwstr/>
      </vt:variant>
      <vt:variant>
        <vt:i4>4521989</vt:i4>
      </vt:variant>
      <vt:variant>
        <vt:i4>1227</vt:i4>
      </vt:variant>
      <vt:variant>
        <vt:i4>0</vt:i4>
      </vt:variant>
      <vt:variant>
        <vt:i4>5</vt:i4>
      </vt:variant>
      <vt:variant>
        <vt:lpwstr>../Docs/R1-135719.zip</vt:lpwstr>
      </vt:variant>
      <vt:variant>
        <vt:lpwstr/>
      </vt:variant>
      <vt:variant>
        <vt:i4>5046277</vt:i4>
      </vt:variant>
      <vt:variant>
        <vt:i4>1224</vt:i4>
      </vt:variant>
      <vt:variant>
        <vt:i4>0</vt:i4>
      </vt:variant>
      <vt:variant>
        <vt:i4>5</vt:i4>
      </vt:variant>
      <vt:variant>
        <vt:lpwstr>../Docs/R1-135799.zip</vt:lpwstr>
      </vt:variant>
      <vt:variant>
        <vt:lpwstr/>
      </vt:variant>
      <vt:variant>
        <vt:i4>4259850</vt:i4>
      </vt:variant>
      <vt:variant>
        <vt:i4>1221</vt:i4>
      </vt:variant>
      <vt:variant>
        <vt:i4>0</vt:i4>
      </vt:variant>
      <vt:variant>
        <vt:i4>5</vt:i4>
      </vt:variant>
      <vt:variant>
        <vt:lpwstr>../Docs/R1-135859.zip</vt:lpwstr>
      </vt:variant>
      <vt:variant>
        <vt:lpwstr/>
      </vt:variant>
      <vt:variant>
        <vt:i4>4587534</vt:i4>
      </vt:variant>
      <vt:variant>
        <vt:i4>1218</vt:i4>
      </vt:variant>
      <vt:variant>
        <vt:i4>0</vt:i4>
      </vt:variant>
      <vt:variant>
        <vt:i4>5</vt:i4>
      </vt:variant>
      <vt:variant>
        <vt:lpwstr>../Docs/R1-135722.zip</vt:lpwstr>
      </vt:variant>
      <vt:variant>
        <vt:lpwstr/>
      </vt:variant>
      <vt:variant>
        <vt:i4>4259851</vt:i4>
      </vt:variant>
      <vt:variant>
        <vt:i4>1215</vt:i4>
      </vt:variant>
      <vt:variant>
        <vt:i4>0</vt:i4>
      </vt:variant>
      <vt:variant>
        <vt:i4>5</vt:i4>
      </vt:variant>
      <vt:variant>
        <vt:lpwstr>../Docs/R1-135858.zip</vt:lpwstr>
      </vt:variant>
      <vt:variant>
        <vt:lpwstr/>
      </vt:variant>
      <vt:variant>
        <vt:i4>4587533</vt:i4>
      </vt:variant>
      <vt:variant>
        <vt:i4>1212</vt:i4>
      </vt:variant>
      <vt:variant>
        <vt:i4>0</vt:i4>
      </vt:variant>
      <vt:variant>
        <vt:i4>5</vt:i4>
      </vt:variant>
      <vt:variant>
        <vt:lpwstr>../Docs/R1-135721.zip</vt:lpwstr>
      </vt:variant>
      <vt:variant>
        <vt:lpwstr/>
      </vt:variant>
      <vt:variant>
        <vt:i4>4521988</vt:i4>
      </vt:variant>
      <vt:variant>
        <vt:i4>1209</vt:i4>
      </vt:variant>
      <vt:variant>
        <vt:i4>0</vt:i4>
      </vt:variant>
      <vt:variant>
        <vt:i4>5</vt:i4>
      </vt:variant>
      <vt:variant>
        <vt:lpwstr>../Docs/R1-135718.zip</vt:lpwstr>
      </vt:variant>
      <vt:variant>
        <vt:lpwstr/>
      </vt:variant>
      <vt:variant>
        <vt:i4>5046276</vt:i4>
      </vt:variant>
      <vt:variant>
        <vt:i4>1206</vt:i4>
      </vt:variant>
      <vt:variant>
        <vt:i4>0</vt:i4>
      </vt:variant>
      <vt:variant>
        <vt:i4>5</vt:i4>
      </vt:variant>
      <vt:variant>
        <vt:lpwstr>../Docs/R1-135699.zip</vt:lpwstr>
      </vt:variant>
      <vt:variant>
        <vt:lpwstr/>
      </vt:variant>
      <vt:variant>
        <vt:i4>4259842</vt:i4>
      </vt:variant>
      <vt:variant>
        <vt:i4>1203</vt:i4>
      </vt:variant>
      <vt:variant>
        <vt:i4>0</vt:i4>
      </vt:variant>
      <vt:variant>
        <vt:i4>5</vt:i4>
      </vt:variant>
      <vt:variant>
        <vt:lpwstr>../Docs/R1-135851.zip</vt:lpwstr>
      </vt:variant>
      <vt:variant>
        <vt:lpwstr/>
      </vt:variant>
      <vt:variant>
        <vt:i4>4587534</vt:i4>
      </vt:variant>
      <vt:variant>
        <vt:i4>1200</vt:i4>
      </vt:variant>
      <vt:variant>
        <vt:i4>0</vt:i4>
      </vt:variant>
      <vt:variant>
        <vt:i4>5</vt:i4>
      </vt:variant>
      <vt:variant>
        <vt:lpwstr>../Docs/R1-135623.zip</vt:lpwstr>
      </vt:variant>
      <vt:variant>
        <vt:lpwstr/>
      </vt:variant>
      <vt:variant>
        <vt:i4>4259846</vt:i4>
      </vt:variant>
      <vt:variant>
        <vt:i4>1197</vt:i4>
      </vt:variant>
      <vt:variant>
        <vt:i4>0</vt:i4>
      </vt:variant>
      <vt:variant>
        <vt:i4>5</vt:i4>
      </vt:variant>
      <vt:variant>
        <vt:lpwstr>../Docs/R1-135855.zip</vt:lpwstr>
      </vt:variant>
      <vt:variant>
        <vt:lpwstr/>
      </vt:variant>
      <vt:variant>
        <vt:i4>4325388</vt:i4>
      </vt:variant>
      <vt:variant>
        <vt:i4>1194</vt:i4>
      </vt:variant>
      <vt:variant>
        <vt:i4>0</vt:i4>
      </vt:variant>
      <vt:variant>
        <vt:i4>5</vt:i4>
      </vt:variant>
      <vt:variant>
        <vt:lpwstr>../Docs/R1-135760.zip</vt:lpwstr>
      </vt:variant>
      <vt:variant>
        <vt:lpwstr/>
      </vt:variant>
      <vt:variant>
        <vt:i4>5046282</vt:i4>
      </vt:variant>
      <vt:variant>
        <vt:i4>1191</vt:i4>
      </vt:variant>
      <vt:variant>
        <vt:i4>0</vt:i4>
      </vt:variant>
      <vt:variant>
        <vt:i4>5</vt:i4>
      </vt:variant>
      <vt:variant>
        <vt:lpwstr>../Docs/R1-135697.zip</vt:lpwstr>
      </vt:variant>
      <vt:variant>
        <vt:lpwstr/>
      </vt:variant>
      <vt:variant>
        <vt:i4>4259847</vt:i4>
      </vt:variant>
      <vt:variant>
        <vt:i4>1188</vt:i4>
      </vt:variant>
      <vt:variant>
        <vt:i4>0</vt:i4>
      </vt:variant>
      <vt:variant>
        <vt:i4>5</vt:i4>
      </vt:variant>
      <vt:variant>
        <vt:lpwstr>../Docs/R1-135854.zip</vt:lpwstr>
      </vt:variant>
      <vt:variant>
        <vt:lpwstr/>
      </vt:variant>
      <vt:variant>
        <vt:i4>4259845</vt:i4>
      </vt:variant>
      <vt:variant>
        <vt:i4>1185</vt:i4>
      </vt:variant>
      <vt:variant>
        <vt:i4>0</vt:i4>
      </vt:variant>
      <vt:variant>
        <vt:i4>5</vt:i4>
      </vt:variant>
      <vt:variant>
        <vt:lpwstr>../Docs/R1-135759.zip</vt:lpwstr>
      </vt:variant>
      <vt:variant>
        <vt:lpwstr/>
      </vt:variant>
      <vt:variant>
        <vt:i4>4259844</vt:i4>
      </vt:variant>
      <vt:variant>
        <vt:i4>1182</vt:i4>
      </vt:variant>
      <vt:variant>
        <vt:i4>0</vt:i4>
      </vt:variant>
      <vt:variant>
        <vt:i4>5</vt:i4>
      </vt:variant>
      <vt:variant>
        <vt:lpwstr>../Docs/R1-135758.zip</vt:lpwstr>
      </vt:variant>
      <vt:variant>
        <vt:lpwstr/>
      </vt:variant>
      <vt:variant>
        <vt:i4>4980743</vt:i4>
      </vt:variant>
      <vt:variant>
        <vt:i4>1179</vt:i4>
      </vt:variant>
      <vt:variant>
        <vt:i4>0</vt:i4>
      </vt:variant>
      <vt:variant>
        <vt:i4>5</vt:i4>
      </vt:variant>
      <vt:variant>
        <vt:lpwstr>../Docs/R1-135985.zip</vt:lpwstr>
      </vt:variant>
      <vt:variant>
        <vt:lpwstr/>
      </vt:variant>
      <vt:variant>
        <vt:i4>4325389</vt:i4>
      </vt:variant>
      <vt:variant>
        <vt:i4>1176</vt:i4>
      </vt:variant>
      <vt:variant>
        <vt:i4>0</vt:i4>
      </vt:variant>
      <vt:variant>
        <vt:i4>5</vt:i4>
      </vt:variant>
      <vt:variant>
        <vt:lpwstr>../Docs/R1-135761.zip</vt:lpwstr>
      </vt:variant>
      <vt:variant>
        <vt:lpwstr/>
      </vt:variant>
      <vt:variant>
        <vt:i4>5046281</vt:i4>
      </vt:variant>
      <vt:variant>
        <vt:i4>1173</vt:i4>
      </vt:variant>
      <vt:variant>
        <vt:i4>0</vt:i4>
      </vt:variant>
      <vt:variant>
        <vt:i4>5</vt:i4>
      </vt:variant>
      <vt:variant>
        <vt:lpwstr>../Docs/R1-135694.zip</vt:lpwstr>
      </vt:variant>
      <vt:variant>
        <vt:lpwstr/>
      </vt:variant>
      <vt:variant>
        <vt:i4>4259840</vt:i4>
      </vt:variant>
      <vt:variant>
        <vt:i4>1170</vt:i4>
      </vt:variant>
      <vt:variant>
        <vt:i4>0</vt:i4>
      </vt:variant>
      <vt:variant>
        <vt:i4>5</vt:i4>
      </vt:variant>
      <vt:variant>
        <vt:lpwstr>../Docs/R1-135853.zip</vt:lpwstr>
      </vt:variant>
      <vt:variant>
        <vt:lpwstr/>
      </vt:variant>
      <vt:variant>
        <vt:i4>5046277</vt:i4>
      </vt:variant>
      <vt:variant>
        <vt:i4>1167</vt:i4>
      </vt:variant>
      <vt:variant>
        <vt:i4>0</vt:i4>
      </vt:variant>
      <vt:variant>
        <vt:i4>5</vt:i4>
      </vt:variant>
      <vt:variant>
        <vt:lpwstr>../Docs/R1-135698.zip</vt:lpwstr>
      </vt:variant>
      <vt:variant>
        <vt:lpwstr/>
      </vt:variant>
      <vt:variant>
        <vt:i4>5046277</vt:i4>
      </vt:variant>
      <vt:variant>
        <vt:i4>1164</vt:i4>
      </vt:variant>
      <vt:variant>
        <vt:i4>0</vt:i4>
      </vt:variant>
      <vt:variant>
        <vt:i4>5</vt:i4>
      </vt:variant>
      <vt:variant>
        <vt:lpwstr>../Docs/R1-135698.zip</vt:lpwstr>
      </vt:variant>
      <vt:variant>
        <vt:lpwstr/>
      </vt:variant>
      <vt:variant>
        <vt:i4>4259841</vt:i4>
      </vt:variant>
      <vt:variant>
        <vt:i4>1161</vt:i4>
      </vt:variant>
      <vt:variant>
        <vt:i4>0</vt:i4>
      </vt:variant>
      <vt:variant>
        <vt:i4>5</vt:i4>
      </vt:variant>
      <vt:variant>
        <vt:lpwstr>../Docs/R1-135852.zip</vt:lpwstr>
      </vt:variant>
      <vt:variant>
        <vt:lpwstr/>
      </vt:variant>
      <vt:variant>
        <vt:i4>4259850</vt:i4>
      </vt:variant>
      <vt:variant>
        <vt:i4>1158</vt:i4>
      </vt:variant>
      <vt:variant>
        <vt:i4>0</vt:i4>
      </vt:variant>
      <vt:variant>
        <vt:i4>5</vt:i4>
      </vt:variant>
      <vt:variant>
        <vt:lpwstr>../Docs/R1-135756.zip</vt:lpwstr>
      </vt:variant>
      <vt:variant>
        <vt:lpwstr/>
      </vt:variant>
      <vt:variant>
        <vt:i4>5046283</vt:i4>
      </vt:variant>
      <vt:variant>
        <vt:i4>1155</vt:i4>
      </vt:variant>
      <vt:variant>
        <vt:i4>0</vt:i4>
      </vt:variant>
      <vt:variant>
        <vt:i4>5</vt:i4>
      </vt:variant>
      <vt:variant>
        <vt:lpwstr>../Docs/R1-135696.zip</vt:lpwstr>
      </vt:variant>
      <vt:variant>
        <vt:lpwstr/>
      </vt:variant>
      <vt:variant>
        <vt:i4>4259849</vt:i4>
      </vt:variant>
      <vt:variant>
        <vt:i4>1152</vt:i4>
      </vt:variant>
      <vt:variant>
        <vt:i4>0</vt:i4>
      </vt:variant>
      <vt:variant>
        <vt:i4>5</vt:i4>
      </vt:variant>
      <vt:variant>
        <vt:lpwstr>../Docs/R1-135755.zip</vt:lpwstr>
      </vt:variant>
      <vt:variant>
        <vt:lpwstr/>
      </vt:variant>
      <vt:variant>
        <vt:i4>5046280</vt:i4>
      </vt:variant>
      <vt:variant>
        <vt:i4>1149</vt:i4>
      </vt:variant>
      <vt:variant>
        <vt:i4>0</vt:i4>
      </vt:variant>
      <vt:variant>
        <vt:i4>5</vt:i4>
      </vt:variant>
      <vt:variant>
        <vt:lpwstr>../Docs/R1-135695.zip</vt:lpwstr>
      </vt:variant>
      <vt:variant>
        <vt:lpwstr/>
      </vt:variant>
      <vt:variant>
        <vt:i4>4259845</vt:i4>
      </vt:variant>
      <vt:variant>
        <vt:i4>1146</vt:i4>
      </vt:variant>
      <vt:variant>
        <vt:i4>0</vt:i4>
      </vt:variant>
      <vt:variant>
        <vt:i4>5</vt:i4>
      </vt:variant>
      <vt:variant>
        <vt:lpwstr>../Docs/R1-135856.zip</vt:lpwstr>
      </vt:variant>
      <vt:variant>
        <vt:lpwstr/>
      </vt:variant>
      <vt:variant>
        <vt:i4>4259844</vt:i4>
      </vt:variant>
      <vt:variant>
        <vt:i4>1143</vt:i4>
      </vt:variant>
      <vt:variant>
        <vt:i4>0</vt:i4>
      </vt:variant>
      <vt:variant>
        <vt:i4>5</vt:i4>
      </vt:variant>
      <vt:variant>
        <vt:lpwstr>../Docs/R1-133738.zip</vt:lpwstr>
      </vt:variant>
      <vt:variant>
        <vt:lpwstr/>
      </vt:variant>
      <vt:variant>
        <vt:i4>4259851</vt:i4>
      </vt:variant>
      <vt:variant>
        <vt:i4>1140</vt:i4>
      </vt:variant>
      <vt:variant>
        <vt:i4>0</vt:i4>
      </vt:variant>
      <vt:variant>
        <vt:i4>5</vt:i4>
      </vt:variant>
      <vt:variant>
        <vt:lpwstr>../Docs/R1-135757.zip</vt:lpwstr>
      </vt:variant>
      <vt:variant>
        <vt:lpwstr/>
      </vt:variant>
      <vt:variant>
        <vt:i4>4980741</vt:i4>
      </vt:variant>
      <vt:variant>
        <vt:i4>1137</vt:i4>
      </vt:variant>
      <vt:variant>
        <vt:i4>0</vt:i4>
      </vt:variant>
      <vt:variant>
        <vt:i4>5</vt:i4>
      </vt:variant>
      <vt:variant>
        <vt:lpwstr>../Docs/R1-135987.zip</vt:lpwstr>
      </vt:variant>
      <vt:variant>
        <vt:lpwstr/>
      </vt:variant>
      <vt:variant>
        <vt:i4>6226016</vt:i4>
      </vt:variant>
      <vt:variant>
        <vt:i4>1134</vt:i4>
      </vt:variant>
      <vt:variant>
        <vt:i4>0</vt:i4>
      </vt:variant>
      <vt:variant>
        <vt:i4>5</vt:i4>
      </vt:variant>
      <vt:variant>
        <vt:lpwstr>http://www.3gpp.org/ftp/tsg_ran/WG2_RL2/TSGR2_81/Docs/R2-130758.zip</vt:lpwstr>
      </vt:variant>
      <vt:variant>
        <vt:lpwstr/>
      </vt:variant>
      <vt:variant>
        <vt:i4>2424838</vt:i4>
      </vt:variant>
      <vt:variant>
        <vt:i4>1131</vt:i4>
      </vt:variant>
      <vt:variant>
        <vt:i4>0</vt:i4>
      </vt:variant>
      <vt:variant>
        <vt:i4>5</vt:i4>
      </vt:variant>
      <vt:variant>
        <vt:lpwstr>http://www.3gpp.org/ftp/tsg_ran/TSG_RAN/TSGR_59/Docs/RP-130347.zip</vt:lpwstr>
      </vt:variant>
      <vt:variant>
        <vt:lpwstr/>
      </vt:variant>
      <vt:variant>
        <vt:i4>4390921</vt:i4>
      </vt:variant>
      <vt:variant>
        <vt:i4>1128</vt:i4>
      </vt:variant>
      <vt:variant>
        <vt:i4>0</vt:i4>
      </vt:variant>
      <vt:variant>
        <vt:i4>5</vt:i4>
      </vt:variant>
      <vt:variant>
        <vt:lpwstr>../Docs/R1-136042.zip</vt:lpwstr>
      </vt:variant>
      <vt:variant>
        <vt:lpwstr/>
      </vt:variant>
      <vt:variant>
        <vt:i4>4587525</vt:i4>
      </vt:variant>
      <vt:variant>
        <vt:i4>1125</vt:i4>
      </vt:variant>
      <vt:variant>
        <vt:i4>0</vt:i4>
      </vt:variant>
      <vt:variant>
        <vt:i4>5</vt:i4>
      </vt:variant>
      <vt:variant>
        <vt:lpwstr>../Docs/R1-135927.zip</vt:lpwstr>
      </vt:variant>
      <vt:variant>
        <vt:lpwstr/>
      </vt:variant>
      <vt:variant>
        <vt:i4>4390921</vt:i4>
      </vt:variant>
      <vt:variant>
        <vt:i4>1122</vt:i4>
      </vt:variant>
      <vt:variant>
        <vt:i4>0</vt:i4>
      </vt:variant>
      <vt:variant>
        <vt:i4>5</vt:i4>
      </vt:variant>
      <vt:variant>
        <vt:lpwstr>../Docs/R1-136042.zip</vt:lpwstr>
      </vt:variant>
      <vt:variant>
        <vt:lpwstr/>
      </vt:variant>
      <vt:variant>
        <vt:i4>4587525</vt:i4>
      </vt:variant>
      <vt:variant>
        <vt:i4>1119</vt:i4>
      </vt:variant>
      <vt:variant>
        <vt:i4>0</vt:i4>
      </vt:variant>
      <vt:variant>
        <vt:i4>5</vt:i4>
      </vt:variant>
      <vt:variant>
        <vt:lpwstr>../Docs/R1-135927.zip</vt:lpwstr>
      </vt:variant>
      <vt:variant>
        <vt:lpwstr/>
      </vt:variant>
      <vt:variant>
        <vt:i4>5046276</vt:i4>
      </vt:variant>
      <vt:variant>
        <vt:i4>1116</vt:i4>
      </vt:variant>
      <vt:variant>
        <vt:i4>0</vt:i4>
      </vt:variant>
      <vt:variant>
        <vt:i4>5</vt:i4>
      </vt:variant>
      <vt:variant>
        <vt:lpwstr>../Docs/R1-135798.zip</vt:lpwstr>
      </vt:variant>
      <vt:variant>
        <vt:lpwstr/>
      </vt:variant>
      <vt:variant>
        <vt:i4>4259848</vt:i4>
      </vt:variant>
      <vt:variant>
        <vt:i4>1113</vt:i4>
      </vt:variant>
      <vt:variant>
        <vt:i4>0</vt:i4>
      </vt:variant>
      <vt:variant>
        <vt:i4>5</vt:i4>
      </vt:variant>
      <vt:variant>
        <vt:lpwstr>../Docs/R1-135754.zip</vt:lpwstr>
      </vt:variant>
      <vt:variant>
        <vt:lpwstr/>
      </vt:variant>
      <vt:variant>
        <vt:i4>4521990</vt:i4>
      </vt:variant>
      <vt:variant>
        <vt:i4>1110</vt:i4>
      </vt:variant>
      <vt:variant>
        <vt:i4>0</vt:i4>
      </vt:variant>
      <vt:variant>
        <vt:i4>5</vt:i4>
      </vt:variant>
      <vt:variant>
        <vt:lpwstr>../Docs/R1-135815.zip</vt:lpwstr>
      </vt:variant>
      <vt:variant>
        <vt:lpwstr/>
      </vt:variant>
      <vt:variant>
        <vt:i4>4587530</vt:i4>
      </vt:variant>
      <vt:variant>
        <vt:i4>1107</vt:i4>
      </vt:variant>
      <vt:variant>
        <vt:i4>0</vt:i4>
      </vt:variant>
      <vt:variant>
        <vt:i4>5</vt:i4>
      </vt:variant>
      <vt:variant>
        <vt:lpwstr>../Docs/R1-135627.zip</vt:lpwstr>
      </vt:variant>
      <vt:variant>
        <vt:lpwstr/>
      </vt:variant>
      <vt:variant>
        <vt:i4>4390922</vt:i4>
      </vt:variant>
      <vt:variant>
        <vt:i4>1104</vt:i4>
      </vt:variant>
      <vt:variant>
        <vt:i4>0</vt:i4>
      </vt:variant>
      <vt:variant>
        <vt:i4>5</vt:i4>
      </vt:variant>
      <vt:variant>
        <vt:lpwstr>../Docs/R1-136041.zip</vt:lpwstr>
      </vt:variant>
      <vt:variant>
        <vt:lpwstr/>
      </vt:variant>
      <vt:variant>
        <vt:i4>4390922</vt:i4>
      </vt:variant>
      <vt:variant>
        <vt:i4>1101</vt:i4>
      </vt:variant>
      <vt:variant>
        <vt:i4>0</vt:i4>
      </vt:variant>
      <vt:variant>
        <vt:i4>5</vt:i4>
      </vt:variant>
      <vt:variant>
        <vt:lpwstr>../Docs/R1-136041.zip</vt:lpwstr>
      </vt:variant>
      <vt:variant>
        <vt:lpwstr/>
      </vt:variant>
      <vt:variant>
        <vt:i4>4325387</vt:i4>
      </vt:variant>
      <vt:variant>
        <vt:i4>1098</vt:i4>
      </vt:variant>
      <vt:variant>
        <vt:i4>0</vt:i4>
      </vt:variant>
      <vt:variant>
        <vt:i4>5</vt:i4>
      </vt:variant>
      <vt:variant>
        <vt:lpwstr>../Docs/R1-135969.zip</vt:lpwstr>
      </vt:variant>
      <vt:variant>
        <vt:lpwstr/>
      </vt:variant>
      <vt:variant>
        <vt:i4>4521988</vt:i4>
      </vt:variant>
      <vt:variant>
        <vt:i4>1095</vt:i4>
      </vt:variant>
      <vt:variant>
        <vt:i4>0</vt:i4>
      </vt:variant>
      <vt:variant>
        <vt:i4>5</vt:i4>
      </vt:variant>
      <vt:variant>
        <vt:lpwstr>../Docs/R1-135916.zip</vt:lpwstr>
      </vt:variant>
      <vt:variant>
        <vt:lpwstr/>
      </vt:variant>
      <vt:variant>
        <vt:i4>4521988</vt:i4>
      </vt:variant>
      <vt:variant>
        <vt:i4>1092</vt:i4>
      </vt:variant>
      <vt:variant>
        <vt:i4>0</vt:i4>
      </vt:variant>
      <vt:variant>
        <vt:i4>5</vt:i4>
      </vt:variant>
      <vt:variant>
        <vt:lpwstr>../Docs/R1-135916.zip</vt:lpwstr>
      </vt:variant>
      <vt:variant>
        <vt:lpwstr/>
      </vt:variant>
      <vt:variant>
        <vt:i4>4587531</vt:i4>
      </vt:variant>
      <vt:variant>
        <vt:i4>1089</vt:i4>
      </vt:variant>
      <vt:variant>
        <vt:i4>0</vt:i4>
      </vt:variant>
      <vt:variant>
        <vt:i4>5</vt:i4>
      </vt:variant>
      <vt:variant>
        <vt:lpwstr>../Docs/R1-135626.zip</vt:lpwstr>
      </vt:variant>
      <vt:variant>
        <vt:lpwstr/>
      </vt:variant>
      <vt:variant>
        <vt:i4>4325387</vt:i4>
      </vt:variant>
      <vt:variant>
        <vt:i4>1086</vt:i4>
      </vt:variant>
      <vt:variant>
        <vt:i4>0</vt:i4>
      </vt:variant>
      <vt:variant>
        <vt:i4>5</vt:i4>
      </vt:variant>
      <vt:variant>
        <vt:lpwstr>../Docs/R1-135969.zip</vt:lpwstr>
      </vt:variant>
      <vt:variant>
        <vt:lpwstr/>
      </vt:variant>
      <vt:variant>
        <vt:i4>4325387</vt:i4>
      </vt:variant>
      <vt:variant>
        <vt:i4>1083</vt:i4>
      </vt:variant>
      <vt:variant>
        <vt:i4>0</vt:i4>
      </vt:variant>
      <vt:variant>
        <vt:i4>5</vt:i4>
      </vt:variant>
      <vt:variant>
        <vt:lpwstr>../Docs/R1-135969.zip</vt:lpwstr>
      </vt:variant>
      <vt:variant>
        <vt:lpwstr/>
      </vt:variant>
      <vt:variant>
        <vt:i4>4587531</vt:i4>
      </vt:variant>
      <vt:variant>
        <vt:i4>1080</vt:i4>
      </vt:variant>
      <vt:variant>
        <vt:i4>0</vt:i4>
      </vt:variant>
      <vt:variant>
        <vt:i4>5</vt:i4>
      </vt:variant>
      <vt:variant>
        <vt:lpwstr>../Docs/R1-135626.zip</vt:lpwstr>
      </vt:variant>
      <vt:variant>
        <vt:lpwstr/>
      </vt:variant>
      <vt:variant>
        <vt:i4>4259854</vt:i4>
      </vt:variant>
      <vt:variant>
        <vt:i4>1077</vt:i4>
      </vt:variant>
      <vt:variant>
        <vt:i4>0</vt:i4>
      </vt:variant>
      <vt:variant>
        <vt:i4>5</vt:i4>
      </vt:variant>
      <vt:variant>
        <vt:lpwstr>../Docs/R1-135752.zip</vt:lpwstr>
      </vt:variant>
      <vt:variant>
        <vt:lpwstr/>
      </vt:variant>
      <vt:variant>
        <vt:i4>4259852</vt:i4>
      </vt:variant>
      <vt:variant>
        <vt:i4>1074</vt:i4>
      </vt:variant>
      <vt:variant>
        <vt:i4>0</vt:i4>
      </vt:variant>
      <vt:variant>
        <vt:i4>5</vt:i4>
      </vt:variant>
      <vt:variant>
        <vt:lpwstr>../Docs/R1-135750.zip</vt:lpwstr>
      </vt:variant>
      <vt:variant>
        <vt:lpwstr/>
      </vt:variant>
      <vt:variant>
        <vt:i4>4194309</vt:i4>
      </vt:variant>
      <vt:variant>
        <vt:i4>1071</vt:i4>
      </vt:variant>
      <vt:variant>
        <vt:i4>0</vt:i4>
      </vt:variant>
      <vt:variant>
        <vt:i4>5</vt:i4>
      </vt:variant>
      <vt:variant>
        <vt:lpwstr>../Docs/R1-135749.zip</vt:lpwstr>
      </vt:variant>
      <vt:variant>
        <vt:lpwstr/>
      </vt:variant>
      <vt:variant>
        <vt:i4>4194308</vt:i4>
      </vt:variant>
      <vt:variant>
        <vt:i4>1068</vt:i4>
      </vt:variant>
      <vt:variant>
        <vt:i4>0</vt:i4>
      </vt:variant>
      <vt:variant>
        <vt:i4>5</vt:i4>
      </vt:variant>
      <vt:variant>
        <vt:lpwstr>../Docs/R1-135748.zip</vt:lpwstr>
      </vt:variant>
      <vt:variant>
        <vt:lpwstr/>
      </vt:variant>
      <vt:variant>
        <vt:i4>4194315</vt:i4>
      </vt:variant>
      <vt:variant>
        <vt:i4>1065</vt:i4>
      </vt:variant>
      <vt:variant>
        <vt:i4>0</vt:i4>
      </vt:variant>
      <vt:variant>
        <vt:i4>5</vt:i4>
      </vt:variant>
      <vt:variant>
        <vt:lpwstr>../Docs/R1-135747.zip</vt:lpwstr>
      </vt:variant>
      <vt:variant>
        <vt:lpwstr/>
      </vt:variant>
      <vt:variant>
        <vt:i4>4194314</vt:i4>
      </vt:variant>
      <vt:variant>
        <vt:i4>1062</vt:i4>
      </vt:variant>
      <vt:variant>
        <vt:i4>0</vt:i4>
      </vt:variant>
      <vt:variant>
        <vt:i4>5</vt:i4>
      </vt:variant>
      <vt:variant>
        <vt:lpwstr>../Docs/R1-135746.zip</vt:lpwstr>
      </vt:variant>
      <vt:variant>
        <vt:lpwstr/>
      </vt:variant>
      <vt:variant>
        <vt:i4>4587530</vt:i4>
      </vt:variant>
      <vt:variant>
        <vt:i4>1059</vt:i4>
      </vt:variant>
      <vt:variant>
        <vt:i4>0</vt:i4>
      </vt:variant>
      <vt:variant>
        <vt:i4>5</vt:i4>
      </vt:variant>
      <vt:variant>
        <vt:lpwstr>../Docs/R1-135726.zip</vt:lpwstr>
      </vt:variant>
      <vt:variant>
        <vt:lpwstr/>
      </vt:variant>
      <vt:variant>
        <vt:i4>4587529</vt:i4>
      </vt:variant>
      <vt:variant>
        <vt:i4>1056</vt:i4>
      </vt:variant>
      <vt:variant>
        <vt:i4>0</vt:i4>
      </vt:variant>
      <vt:variant>
        <vt:i4>5</vt:i4>
      </vt:variant>
      <vt:variant>
        <vt:lpwstr>../Docs/R1-135725.zip</vt:lpwstr>
      </vt:variant>
      <vt:variant>
        <vt:lpwstr/>
      </vt:variant>
      <vt:variant>
        <vt:i4>5046283</vt:i4>
      </vt:variant>
      <vt:variant>
        <vt:i4>1053</vt:i4>
      </vt:variant>
      <vt:variant>
        <vt:i4>0</vt:i4>
      </vt:variant>
      <vt:variant>
        <vt:i4>5</vt:i4>
      </vt:variant>
      <vt:variant>
        <vt:lpwstr>../Docs/R1-135797.zip</vt:lpwstr>
      </vt:variant>
      <vt:variant>
        <vt:lpwstr/>
      </vt:variant>
      <vt:variant>
        <vt:i4>4390923</vt:i4>
      </vt:variant>
      <vt:variant>
        <vt:i4>1050</vt:i4>
      </vt:variant>
      <vt:variant>
        <vt:i4>0</vt:i4>
      </vt:variant>
      <vt:variant>
        <vt:i4>5</vt:i4>
      </vt:variant>
      <vt:variant>
        <vt:lpwstr>../Docs/R1-136040.zip</vt:lpwstr>
      </vt:variant>
      <vt:variant>
        <vt:lpwstr/>
      </vt:variant>
      <vt:variant>
        <vt:i4>4390923</vt:i4>
      </vt:variant>
      <vt:variant>
        <vt:i4>1047</vt:i4>
      </vt:variant>
      <vt:variant>
        <vt:i4>0</vt:i4>
      </vt:variant>
      <vt:variant>
        <vt:i4>5</vt:i4>
      </vt:variant>
      <vt:variant>
        <vt:lpwstr>../Docs/R1-136040.zip</vt:lpwstr>
      </vt:variant>
      <vt:variant>
        <vt:lpwstr/>
      </vt:variant>
      <vt:variant>
        <vt:i4>4521994</vt:i4>
      </vt:variant>
      <vt:variant>
        <vt:i4>1044</vt:i4>
      </vt:variant>
      <vt:variant>
        <vt:i4>0</vt:i4>
      </vt:variant>
      <vt:variant>
        <vt:i4>5</vt:i4>
      </vt:variant>
      <vt:variant>
        <vt:lpwstr>../Docs/R1-135716.zip</vt:lpwstr>
      </vt:variant>
      <vt:variant>
        <vt:lpwstr/>
      </vt:variant>
      <vt:variant>
        <vt:i4>4456450</vt:i4>
      </vt:variant>
      <vt:variant>
        <vt:i4>1041</vt:i4>
      </vt:variant>
      <vt:variant>
        <vt:i4>0</vt:i4>
      </vt:variant>
      <vt:variant>
        <vt:i4>5</vt:i4>
      </vt:variant>
      <vt:variant>
        <vt:lpwstr>../Docs/R1-136039.zip</vt:lpwstr>
      </vt:variant>
      <vt:variant>
        <vt:lpwstr/>
      </vt:variant>
      <vt:variant>
        <vt:i4>4456450</vt:i4>
      </vt:variant>
      <vt:variant>
        <vt:i4>1038</vt:i4>
      </vt:variant>
      <vt:variant>
        <vt:i4>0</vt:i4>
      </vt:variant>
      <vt:variant>
        <vt:i4>5</vt:i4>
      </vt:variant>
      <vt:variant>
        <vt:lpwstr>../Docs/R1-136039.zip</vt:lpwstr>
      </vt:variant>
      <vt:variant>
        <vt:lpwstr/>
      </vt:variant>
      <vt:variant>
        <vt:i4>4521993</vt:i4>
      </vt:variant>
      <vt:variant>
        <vt:i4>1035</vt:i4>
      </vt:variant>
      <vt:variant>
        <vt:i4>0</vt:i4>
      </vt:variant>
      <vt:variant>
        <vt:i4>5</vt:i4>
      </vt:variant>
      <vt:variant>
        <vt:lpwstr>../Docs/R1-135715.zip</vt:lpwstr>
      </vt:variant>
      <vt:variant>
        <vt:lpwstr/>
      </vt:variant>
      <vt:variant>
        <vt:i4>5046282</vt:i4>
      </vt:variant>
      <vt:variant>
        <vt:i4>1032</vt:i4>
      </vt:variant>
      <vt:variant>
        <vt:i4>0</vt:i4>
      </vt:variant>
      <vt:variant>
        <vt:i4>5</vt:i4>
      </vt:variant>
      <vt:variant>
        <vt:lpwstr>../Docs/R1-135796.zip</vt:lpwstr>
      </vt:variant>
      <vt:variant>
        <vt:lpwstr/>
      </vt:variant>
      <vt:variant>
        <vt:i4>5046281</vt:i4>
      </vt:variant>
      <vt:variant>
        <vt:i4>1029</vt:i4>
      </vt:variant>
      <vt:variant>
        <vt:i4>0</vt:i4>
      </vt:variant>
      <vt:variant>
        <vt:i4>5</vt:i4>
      </vt:variant>
      <vt:variant>
        <vt:lpwstr>../Docs/R1-135795.zip</vt:lpwstr>
      </vt:variant>
      <vt:variant>
        <vt:lpwstr/>
      </vt:variant>
      <vt:variant>
        <vt:i4>4259855</vt:i4>
      </vt:variant>
      <vt:variant>
        <vt:i4>1026</vt:i4>
      </vt:variant>
      <vt:variant>
        <vt:i4>0</vt:i4>
      </vt:variant>
      <vt:variant>
        <vt:i4>5</vt:i4>
      </vt:variant>
      <vt:variant>
        <vt:lpwstr>../Docs/R1-135753.zip</vt:lpwstr>
      </vt:variant>
      <vt:variant>
        <vt:lpwstr/>
      </vt:variant>
      <vt:variant>
        <vt:i4>4521992</vt:i4>
      </vt:variant>
      <vt:variant>
        <vt:i4>1023</vt:i4>
      </vt:variant>
      <vt:variant>
        <vt:i4>0</vt:i4>
      </vt:variant>
      <vt:variant>
        <vt:i4>5</vt:i4>
      </vt:variant>
      <vt:variant>
        <vt:lpwstr>../Docs/R1-135714.zip</vt:lpwstr>
      </vt:variant>
      <vt:variant>
        <vt:lpwstr/>
      </vt:variant>
      <vt:variant>
        <vt:i4>5046286</vt:i4>
      </vt:variant>
      <vt:variant>
        <vt:i4>1020</vt:i4>
      </vt:variant>
      <vt:variant>
        <vt:i4>0</vt:i4>
      </vt:variant>
      <vt:variant>
        <vt:i4>5</vt:i4>
      </vt:variant>
      <vt:variant>
        <vt:lpwstr>../Docs/R1-135693.zip</vt:lpwstr>
      </vt:variant>
      <vt:variant>
        <vt:lpwstr/>
      </vt:variant>
      <vt:variant>
        <vt:i4>4259853</vt:i4>
      </vt:variant>
      <vt:variant>
        <vt:i4>1017</vt:i4>
      </vt:variant>
      <vt:variant>
        <vt:i4>0</vt:i4>
      </vt:variant>
      <vt:variant>
        <vt:i4>5</vt:i4>
      </vt:variant>
      <vt:variant>
        <vt:lpwstr>../Docs/R1-135751.zip</vt:lpwstr>
      </vt:variant>
      <vt:variant>
        <vt:lpwstr/>
      </vt:variant>
      <vt:variant>
        <vt:i4>5046287</vt:i4>
      </vt:variant>
      <vt:variant>
        <vt:i4>1014</vt:i4>
      </vt:variant>
      <vt:variant>
        <vt:i4>0</vt:i4>
      </vt:variant>
      <vt:variant>
        <vt:i4>5</vt:i4>
      </vt:variant>
      <vt:variant>
        <vt:lpwstr>../Docs/R1-135692.zip</vt:lpwstr>
      </vt:variant>
      <vt:variant>
        <vt:lpwstr/>
      </vt:variant>
      <vt:variant>
        <vt:i4>5046286</vt:i4>
      </vt:variant>
      <vt:variant>
        <vt:i4>1011</vt:i4>
      </vt:variant>
      <vt:variant>
        <vt:i4>0</vt:i4>
      </vt:variant>
      <vt:variant>
        <vt:i4>5</vt:i4>
      </vt:variant>
      <vt:variant>
        <vt:lpwstr>../Docs/R1-135792.zip</vt:lpwstr>
      </vt:variant>
      <vt:variant>
        <vt:lpwstr/>
      </vt:variant>
      <vt:variant>
        <vt:i4>4587527</vt:i4>
      </vt:variant>
      <vt:variant>
        <vt:i4>1008</vt:i4>
      </vt:variant>
      <vt:variant>
        <vt:i4>0</vt:i4>
      </vt:variant>
      <vt:variant>
        <vt:i4>5</vt:i4>
      </vt:variant>
      <vt:variant>
        <vt:lpwstr>../Docs/R1-135925.zip</vt:lpwstr>
      </vt:variant>
      <vt:variant>
        <vt:lpwstr/>
      </vt:variant>
      <vt:variant>
        <vt:i4>4587524</vt:i4>
      </vt:variant>
      <vt:variant>
        <vt:i4>1005</vt:i4>
      </vt:variant>
      <vt:variant>
        <vt:i4>0</vt:i4>
      </vt:variant>
      <vt:variant>
        <vt:i4>5</vt:i4>
      </vt:variant>
      <vt:variant>
        <vt:lpwstr>../Docs/R1-135926.zip</vt:lpwstr>
      </vt:variant>
      <vt:variant>
        <vt:lpwstr/>
      </vt:variant>
      <vt:variant>
        <vt:i4>4587524</vt:i4>
      </vt:variant>
      <vt:variant>
        <vt:i4>1002</vt:i4>
      </vt:variant>
      <vt:variant>
        <vt:i4>0</vt:i4>
      </vt:variant>
      <vt:variant>
        <vt:i4>5</vt:i4>
      </vt:variant>
      <vt:variant>
        <vt:lpwstr>../Docs/R1-135926.zip</vt:lpwstr>
      </vt:variant>
      <vt:variant>
        <vt:lpwstr/>
      </vt:variant>
      <vt:variant>
        <vt:i4>4587524</vt:i4>
      </vt:variant>
      <vt:variant>
        <vt:i4>999</vt:i4>
      </vt:variant>
      <vt:variant>
        <vt:i4>0</vt:i4>
      </vt:variant>
      <vt:variant>
        <vt:i4>5</vt:i4>
      </vt:variant>
      <vt:variant>
        <vt:lpwstr>../Docs/R1-135926.zip</vt:lpwstr>
      </vt:variant>
      <vt:variant>
        <vt:lpwstr/>
      </vt:variant>
      <vt:variant>
        <vt:i4>4587527</vt:i4>
      </vt:variant>
      <vt:variant>
        <vt:i4>996</vt:i4>
      </vt:variant>
      <vt:variant>
        <vt:i4>0</vt:i4>
      </vt:variant>
      <vt:variant>
        <vt:i4>5</vt:i4>
      </vt:variant>
      <vt:variant>
        <vt:lpwstr>../Docs/R1-135925.zip</vt:lpwstr>
      </vt:variant>
      <vt:variant>
        <vt:lpwstr/>
      </vt:variant>
      <vt:variant>
        <vt:i4>5046285</vt:i4>
      </vt:variant>
      <vt:variant>
        <vt:i4>993</vt:i4>
      </vt:variant>
      <vt:variant>
        <vt:i4>0</vt:i4>
      </vt:variant>
      <vt:variant>
        <vt:i4>5</vt:i4>
      </vt:variant>
      <vt:variant>
        <vt:lpwstr>../Docs/R1-135791.zip</vt:lpwstr>
      </vt:variant>
      <vt:variant>
        <vt:lpwstr/>
      </vt:variant>
      <vt:variant>
        <vt:i4>5046284</vt:i4>
      </vt:variant>
      <vt:variant>
        <vt:i4>990</vt:i4>
      </vt:variant>
      <vt:variant>
        <vt:i4>0</vt:i4>
      </vt:variant>
      <vt:variant>
        <vt:i4>5</vt:i4>
      </vt:variant>
      <vt:variant>
        <vt:lpwstr>../Docs/R1-135790.zip</vt:lpwstr>
      </vt:variant>
      <vt:variant>
        <vt:lpwstr/>
      </vt:variant>
      <vt:variant>
        <vt:i4>4521989</vt:i4>
      </vt:variant>
      <vt:variant>
        <vt:i4>987</vt:i4>
      </vt:variant>
      <vt:variant>
        <vt:i4>0</vt:i4>
      </vt:variant>
      <vt:variant>
        <vt:i4>5</vt:i4>
      </vt:variant>
      <vt:variant>
        <vt:lpwstr>../Docs/R1-135917.zip</vt:lpwstr>
      </vt:variant>
      <vt:variant>
        <vt:lpwstr/>
      </vt:variant>
      <vt:variant>
        <vt:i4>5046284</vt:i4>
      </vt:variant>
      <vt:variant>
        <vt:i4>984</vt:i4>
      </vt:variant>
      <vt:variant>
        <vt:i4>0</vt:i4>
      </vt:variant>
      <vt:variant>
        <vt:i4>5</vt:i4>
      </vt:variant>
      <vt:variant>
        <vt:lpwstr>../Docs/R1-135790.zip</vt:lpwstr>
      </vt:variant>
      <vt:variant>
        <vt:lpwstr/>
      </vt:variant>
      <vt:variant>
        <vt:i4>4521990</vt:i4>
      </vt:variant>
      <vt:variant>
        <vt:i4>981</vt:i4>
      </vt:variant>
      <vt:variant>
        <vt:i4>0</vt:i4>
      </vt:variant>
      <vt:variant>
        <vt:i4>5</vt:i4>
      </vt:variant>
      <vt:variant>
        <vt:lpwstr>../Docs/R1-135914.zip</vt:lpwstr>
      </vt:variant>
      <vt:variant>
        <vt:lpwstr/>
      </vt:variant>
      <vt:variant>
        <vt:i4>4980741</vt:i4>
      </vt:variant>
      <vt:variant>
        <vt:i4>978</vt:i4>
      </vt:variant>
      <vt:variant>
        <vt:i4>0</vt:i4>
      </vt:variant>
      <vt:variant>
        <vt:i4>5</vt:i4>
      </vt:variant>
      <vt:variant>
        <vt:lpwstr>../Docs/R1-135789.zip</vt:lpwstr>
      </vt:variant>
      <vt:variant>
        <vt:lpwstr/>
      </vt:variant>
      <vt:variant>
        <vt:i4>4194313</vt:i4>
      </vt:variant>
      <vt:variant>
        <vt:i4>975</vt:i4>
      </vt:variant>
      <vt:variant>
        <vt:i4>0</vt:i4>
      </vt:variant>
      <vt:variant>
        <vt:i4>5</vt:i4>
      </vt:variant>
      <vt:variant>
        <vt:lpwstr>../Docs/R1-135745.zip</vt:lpwstr>
      </vt:variant>
      <vt:variant>
        <vt:lpwstr/>
      </vt:variant>
      <vt:variant>
        <vt:i4>4194312</vt:i4>
      </vt:variant>
      <vt:variant>
        <vt:i4>972</vt:i4>
      </vt:variant>
      <vt:variant>
        <vt:i4>0</vt:i4>
      </vt:variant>
      <vt:variant>
        <vt:i4>5</vt:i4>
      </vt:variant>
      <vt:variant>
        <vt:lpwstr>../Docs/R1-135744.zip</vt:lpwstr>
      </vt:variant>
      <vt:variant>
        <vt:lpwstr/>
      </vt:variant>
      <vt:variant>
        <vt:i4>5046284</vt:i4>
      </vt:variant>
      <vt:variant>
        <vt:i4>969</vt:i4>
      </vt:variant>
      <vt:variant>
        <vt:i4>0</vt:i4>
      </vt:variant>
      <vt:variant>
        <vt:i4>5</vt:i4>
      </vt:variant>
      <vt:variant>
        <vt:lpwstr>../Docs/R1-135691.zip</vt:lpwstr>
      </vt:variant>
      <vt:variant>
        <vt:lpwstr/>
      </vt:variant>
      <vt:variant>
        <vt:i4>4194316</vt:i4>
      </vt:variant>
      <vt:variant>
        <vt:i4>966</vt:i4>
      </vt:variant>
      <vt:variant>
        <vt:i4>0</vt:i4>
      </vt:variant>
      <vt:variant>
        <vt:i4>5</vt:i4>
      </vt:variant>
      <vt:variant>
        <vt:lpwstr>../Docs/R1-135740.zip</vt:lpwstr>
      </vt:variant>
      <vt:variant>
        <vt:lpwstr/>
      </vt:variant>
      <vt:variant>
        <vt:i4>4653061</vt:i4>
      </vt:variant>
      <vt:variant>
        <vt:i4>963</vt:i4>
      </vt:variant>
      <vt:variant>
        <vt:i4>0</vt:i4>
      </vt:variant>
      <vt:variant>
        <vt:i4>5</vt:i4>
      </vt:variant>
      <vt:variant>
        <vt:lpwstr>../Docs/R1-135739.zip</vt:lpwstr>
      </vt:variant>
      <vt:variant>
        <vt:lpwstr/>
      </vt:variant>
      <vt:variant>
        <vt:i4>4980740</vt:i4>
      </vt:variant>
      <vt:variant>
        <vt:i4>960</vt:i4>
      </vt:variant>
      <vt:variant>
        <vt:i4>0</vt:i4>
      </vt:variant>
      <vt:variant>
        <vt:i4>5</vt:i4>
      </vt:variant>
      <vt:variant>
        <vt:lpwstr>../Docs/R1-135788.zip</vt:lpwstr>
      </vt:variant>
      <vt:variant>
        <vt:lpwstr/>
      </vt:variant>
      <vt:variant>
        <vt:i4>4194319</vt:i4>
      </vt:variant>
      <vt:variant>
        <vt:i4>957</vt:i4>
      </vt:variant>
      <vt:variant>
        <vt:i4>0</vt:i4>
      </vt:variant>
      <vt:variant>
        <vt:i4>5</vt:i4>
      </vt:variant>
      <vt:variant>
        <vt:lpwstr>../Docs/R1-135743.zip</vt:lpwstr>
      </vt:variant>
      <vt:variant>
        <vt:lpwstr/>
      </vt:variant>
      <vt:variant>
        <vt:i4>4194318</vt:i4>
      </vt:variant>
      <vt:variant>
        <vt:i4>954</vt:i4>
      </vt:variant>
      <vt:variant>
        <vt:i4>0</vt:i4>
      </vt:variant>
      <vt:variant>
        <vt:i4>5</vt:i4>
      </vt:variant>
      <vt:variant>
        <vt:lpwstr>../Docs/R1-135742.zip</vt:lpwstr>
      </vt:variant>
      <vt:variant>
        <vt:lpwstr/>
      </vt:variant>
      <vt:variant>
        <vt:i4>4194317</vt:i4>
      </vt:variant>
      <vt:variant>
        <vt:i4>951</vt:i4>
      </vt:variant>
      <vt:variant>
        <vt:i4>0</vt:i4>
      </vt:variant>
      <vt:variant>
        <vt:i4>5</vt:i4>
      </vt:variant>
      <vt:variant>
        <vt:lpwstr>../Docs/R1-135741.zip</vt:lpwstr>
      </vt:variant>
      <vt:variant>
        <vt:lpwstr/>
      </vt:variant>
      <vt:variant>
        <vt:i4>2555919</vt:i4>
      </vt:variant>
      <vt:variant>
        <vt:i4>948</vt:i4>
      </vt:variant>
      <vt:variant>
        <vt:i4>0</vt:i4>
      </vt:variant>
      <vt:variant>
        <vt:i4>5</vt:i4>
      </vt:variant>
      <vt:variant>
        <vt:lpwstr>http://www.3gpp.org/ftp/tsg_ran/TSG_RAN/TSGR_61/Docs/RP-131346.zip</vt:lpwstr>
      </vt:variant>
      <vt:variant>
        <vt:lpwstr/>
      </vt:variant>
      <vt:variant>
        <vt:i4>2228224</vt:i4>
      </vt:variant>
      <vt:variant>
        <vt:i4>945</vt:i4>
      </vt:variant>
      <vt:variant>
        <vt:i4>0</vt:i4>
      </vt:variant>
      <vt:variant>
        <vt:i4>5</vt:i4>
      </vt:variant>
      <vt:variant>
        <vt:lpwstr>http://www.3gpp.org/ftp/tsg_ran/TSG_RAN/TSGR_59/Docs/RP-130221.zip</vt:lpwstr>
      </vt:variant>
      <vt:variant>
        <vt:lpwstr/>
      </vt:variant>
      <vt:variant>
        <vt:i4>5046274</vt:i4>
      </vt:variant>
      <vt:variant>
        <vt:i4>942</vt:i4>
      </vt:variant>
      <vt:variant>
        <vt:i4>0</vt:i4>
      </vt:variant>
      <vt:variant>
        <vt:i4>5</vt:i4>
      </vt:variant>
      <vt:variant>
        <vt:lpwstr>../Docs/R1-135990.zip</vt:lpwstr>
      </vt:variant>
      <vt:variant>
        <vt:lpwstr/>
      </vt:variant>
      <vt:variant>
        <vt:i4>5046274</vt:i4>
      </vt:variant>
      <vt:variant>
        <vt:i4>939</vt:i4>
      </vt:variant>
      <vt:variant>
        <vt:i4>0</vt:i4>
      </vt:variant>
      <vt:variant>
        <vt:i4>5</vt:i4>
      </vt:variant>
      <vt:variant>
        <vt:lpwstr>../Docs/R1-135990.zip</vt:lpwstr>
      </vt:variant>
      <vt:variant>
        <vt:lpwstr/>
      </vt:variant>
      <vt:variant>
        <vt:i4>4980747</vt:i4>
      </vt:variant>
      <vt:variant>
        <vt:i4>936</vt:i4>
      </vt:variant>
      <vt:variant>
        <vt:i4>0</vt:i4>
      </vt:variant>
      <vt:variant>
        <vt:i4>5</vt:i4>
      </vt:variant>
      <vt:variant>
        <vt:lpwstr>../Docs/R1-135787.zip</vt:lpwstr>
      </vt:variant>
      <vt:variant>
        <vt:lpwstr/>
      </vt:variant>
      <vt:variant>
        <vt:i4>5046285</vt:i4>
      </vt:variant>
      <vt:variant>
        <vt:i4>933</vt:i4>
      </vt:variant>
      <vt:variant>
        <vt:i4>0</vt:i4>
      </vt:variant>
      <vt:variant>
        <vt:i4>5</vt:i4>
      </vt:variant>
      <vt:variant>
        <vt:lpwstr>../Docs/R1-135690.zip</vt:lpwstr>
      </vt:variant>
      <vt:variant>
        <vt:lpwstr/>
      </vt:variant>
      <vt:variant>
        <vt:i4>4980741</vt:i4>
      </vt:variant>
      <vt:variant>
        <vt:i4>930</vt:i4>
      </vt:variant>
      <vt:variant>
        <vt:i4>0</vt:i4>
      </vt:variant>
      <vt:variant>
        <vt:i4>5</vt:i4>
      </vt:variant>
      <vt:variant>
        <vt:lpwstr>../Docs/R1-135688.zip</vt:lpwstr>
      </vt:variant>
      <vt:variant>
        <vt:lpwstr/>
      </vt:variant>
      <vt:variant>
        <vt:i4>4980746</vt:i4>
      </vt:variant>
      <vt:variant>
        <vt:i4>927</vt:i4>
      </vt:variant>
      <vt:variant>
        <vt:i4>0</vt:i4>
      </vt:variant>
      <vt:variant>
        <vt:i4>5</vt:i4>
      </vt:variant>
      <vt:variant>
        <vt:lpwstr>../Docs/R1-135786.zip</vt:lpwstr>
      </vt:variant>
      <vt:variant>
        <vt:lpwstr/>
      </vt:variant>
      <vt:variant>
        <vt:i4>4980745</vt:i4>
      </vt:variant>
      <vt:variant>
        <vt:i4>924</vt:i4>
      </vt:variant>
      <vt:variant>
        <vt:i4>0</vt:i4>
      </vt:variant>
      <vt:variant>
        <vt:i4>5</vt:i4>
      </vt:variant>
      <vt:variant>
        <vt:lpwstr>../Docs/R1-135785.zip</vt:lpwstr>
      </vt:variant>
      <vt:variant>
        <vt:lpwstr/>
      </vt:variant>
      <vt:variant>
        <vt:i4>4980746</vt:i4>
      </vt:variant>
      <vt:variant>
        <vt:i4>921</vt:i4>
      </vt:variant>
      <vt:variant>
        <vt:i4>0</vt:i4>
      </vt:variant>
      <vt:variant>
        <vt:i4>5</vt:i4>
      </vt:variant>
      <vt:variant>
        <vt:lpwstr>../Docs/R1-135786.zip</vt:lpwstr>
      </vt:variant>
      <vt:variant>
        <vt:lpwstr/>
      </vt:variant>
      <vt:variant>
        <vt:i4>4980745</vt:i4>
      </vt:variant>
      <vt:variant>
        <vt:i4>918</vt:i4>
      </vt:variant>
      <vt:variant>
        <vt:i4>0</vt:i4>
      </vt:variant>
      <vt:variant>
        <vt:i4>5</vt:i4>
      </vt:variant>
      <vt:variant>
        <vt:lpwstr>../Docs/R1-135785.zip</vt:lpwstr>
      </vt:variant>
      <vt:variant>
        <vt:lpwstr/>
      </vt:variant>
      <vt:variant>
        <vt:i4>4653060</vt:i4>
      </vt:variant>
      <vt:variant>
        <vt:i4>915</vt:i4>
      </vt:variant>
      <vt:variant>
        <vt:i4>0</vt:i4>
      </vt:variant>
      <vt:variant>
        <vt:i4>5</vt:i4>
      </vt:variant>
      <vt:variant>
        <vt:lpwstr>../Docs/R1-135738.zip</vt:lpwstr>
      </vt:variant>
      <vt:variant>
        <vt:lpwstr/>
      </vt:variant>
      <vt:variant>
        <vt:i4>4653067</vt:i4>
      </vt:variant>
      <vt:variant>
        <vt:i4>912</vt:i4>
      </vt:variant>
      <vt:variant>
        <vt:i4>0</vt:i4>
      </vt:variant>
      <vt:variant>
        <vt:i4>5</vt:i4>
      </vt:variant>
      <vt:variant>
        <vt:lpwstr>../Docs/R1-135737.zip</vt:lpwstr>
      </vt:variant>
      <vt:variant>
        <vt:lpwstr/>
      </vt:variant>
      <vt:variant>
        <vt:i4>4653066</vt:i4>
      </vt:variant>
      <vt:variant>
        <vt:i4>909</vt:i4>
      </vt:variant>
      <vt:variant>
        <vt:i4>0</vt:i4>
      </vt:variant>
      <vt:variant>
        <vt:i4>5</vt:i4>
      </vt:variant>
      <vt:variant>
        <vt:lpwstr>../Docs/R1-135736.zip</vt:lpwstr>
      </vt:variant>
      <vt:variant>
        <vt:lpwstr/>
      </vt:variant>
      <vt:variant>
        <vt:i4>4653065</vt:i4>
      </vt:variant>
      <vt:variant>
        <vt:i4>906</vt:i4>
      </vt:variant>
      <vt:variant>
        <vt:i4>0</vt:i4>
      </vt:variant>
      <vt:variant>
        <vt:i4>5</vt:i4>
      </vt:variant>
      <vt:variant>
        <vt:lpwstr>../Docs/R1-135735.zip</vt:lpwstr>
      </vt:variant>
      <vt:variant>
        <vt:lpwstr/>
      </vt:variant>
      <vt:variant>
        <vt:i4>4653064</vt:i4>
      </vt:variant>
      <vt:variant>
        <vt:i4>903</vt:i4>
      </vt:variant>
      <vt:variant>
        <vt:i4>0</vt:i4>
      </vt:variant>
      <vt:variant>
        <vt:i4>5</vt:i4>
      </vt:variant>
      <vt:variant>
        <vt:lpwstr>../Docs/R1-135734.zip</vt:lpwstr>
      </vt:variant>
      <vt:variant>
        <vt:lpwstr/>
      </vt:variant>
      <vt:variant>
        <vt:i4>4653071</vt:i4>
      </vt:variant>
      <vt:variant>
        <vt:i4>900</vt:i4>
      </vt:variant>
      <vt:variant>
        <vt:i4>0</vt:i4>
      </vt:variant>
      <vt:variant>
        <vt:i4>5</vt:i4>
      </vt:variant>
      <vt:variant>
        <vt:lpwstr>../Docs/R1-135733.zip</vt:lpwstr>
      </vt:variant>
      <vt:variant>
        <vt:lpwstr/>
      </vt:variant>
      <vt:variant>
        <vt:i4>4653070</vt:i4>
      </vt:variant>
      <vt:variant>
        <vt:i4>897</vt:i4>
      </vt:variant>
      <vt:variant>
        <vt:i4>0</vt:i4>
      </vt:variant>
      <vt:variant>
        <vt:i4>5</vt:i4>
      </vt:variant>
      <vt:variant>
        <vt:lpwstr>../Docs/R1-135732.zip</vt:lpwstr>
      </vt:variant>
      <vt:variant>
        <vt:lpwstr/>
      </vt:variant>
      <vt:variant>
        <vt:i4>4653069</vt:i4>
      </vt:variant>
      <vt:variant>
        <vt:i4>894</vt:i4>
      </vt:variant>
      <vt:variant>
        <vt:i4>0</vt:i4>
      </vt:variant>
      <vt:variant>
        <vt:i4>5</vt:i4>
      </vt:variant>
      <vt:variant>
        <vt:lpwstr>../Docs/R1-135731.zip</vt:lpwstr>
      </vt:variant>
      <vt:variant>
        <vt:lpwstr/>
      </vt:variant>
      <vt:variant>
        <vt:i4>4521999</vt:i4>
      </vt:variant>
      <vt:variant>
        <vt:i4>891</vt:i4>
      </vt:variant>
      <vt:variant>
        <vt:i4>0</vt:i4>
      </vt:variant>
      <vt:variant>
        <vt:i4>5</vt:i4>
      </vt:variant>
      <vt:variant>
        <vt:lpwstr>../Docs/R1-135713.zip</vt:lpwstr>
      </vt:variant>
      <vt:variant>
        <vt:lpwstr/>
      </vt:variant>
      <vt:variant>
        <vt:i4>4980746</vt:i4>
      </vt:variant>
      <vt:variant>
        <vt:i4>888</vt:i4>
      </vt:variant>
      <vt:variant>
        <vt:i4>0</vt:i4>
      </vt:variant>
      <vt:variant>
        <vt:i4>5</vt:i4>
      </vt:variant>
      <vt:variant>
        <vt:lpwstr>../Docs/R1-135687.zip</vt:lpwstr>
      </vt:variant>
      <vt:variant>
        <vt:lpwstr/>
      </vt:variant>
      <vt:variant>
        <vt:i4>4980747</vt:i4>
      </vt:variant>
      <vt:variant>
        <vt:i4>885</vt:i4>
      </vt:variant>
      <vt:variant>
        <vt:i4>0</vt:i4>
      </vt:variant>
      <vt:variant>
        <vt:i4>5</vt:i4>
      </vt:variant>
      <vt:variant>
        <vt:lpwstr>../Docs/R1-135686.zip</vt:lpwstr>
      </vt:variant>
      <vt:variant>
        <vt:lpwstr/>
      </vt:variant>
      <vt:variant>
        <vt:i4>4980744</vt:i4>
      </vt:variant>
      <vt:variant>
        <vt:i4>882</vt:i4>
      </vt:variant>
      <vt:variant>
        <vt:i4>0</vt:i4>
      </vt:variant>
      <vt:variant>
        <vt:i4>5</vt:i4>
      </vt:variant>
      <vt:variant>
        <vt:lpwstr>../Docs/R1-135784.zip</vt:lpwstr>
      </vt:variant>
      <vt:variant>
        <vt:lpwstr/>
      </vt:variant>
      <vt:variant>
        <vt:i4>4390915</vt:i4>
      </vt:variant>
      <vt:variant>
        <vt:i4>879</vt:i4>
      </vt:variant>
      <vt:variant>
        <vt:i4>0</vt:i4>
      </vt:variant>
      <vt:variant>
        <vt:i4>5</vt:i4>
      </vt:variant>
      <vt:variant>
        <vt:lpwstr>../Docs/R1-135870.zip</vt:lpwstr>
      </vt:variant>
      <vt:variant>
        <vt:lpwstr/>
      </vt:variant>
      <vt:variant>
        <vt:i4>4980746</vt:i4>
      </vt:variant>
      <vt:variant>
        <vt:i4>876</vt:i4>
      </vt:variant>
      <vt:variant>
        <vt:i4>0</vt:i4>
      </vt:variant>
      <vt:variant>
        <vt:i4>5</vt:i4>
      </vt:variant>
      <vt:variant>
        <vt:lpwstr>../Docs/R1-135988.zip</vt:lpwstr>
      </vt:variant>
      <vt:variant>
        <vt:lpwstr/>
      </vt:variant>
      <vt:variant>
        <vt:i4>4390915</vt:i4>
      </vt:variant>
      <vt:variant>
        <vt:i4>873</vt:i4>
      </vt:variant>
      <vt:variant>
        <vt:i4>0</vt:i4>
      </vt:variant>
      <vt:variant>
        <vt:i4>5</vt:i4>
      </vt:variant>
      <vt:variant>
        <vt:lpwstr>../Docs/R1-135870.zip</vt:lpwstr>
      </vt:variant>
      <vt:variant>
        <vt:lpwstr/>
      </vt:variant>
      <vt:variant>
        <vt:i4>4653068</vt:i4>
      </vt:variant>
      <vt:variant>
        <vt:i4>870</vt:i4>
      </vt:variant>
      <vt:variant>
        <vt:i4>0</vt:i4>
      </vt:variant>
      <vt:variant>
        <vt:i4>5</vt:i4>
      </vt:variant>
      <vt:variant>
        <vt:lpwstr>../Docs/R1-135730.zip</vt:lpwstr>
      </vt:variant>
      <vt:variant>
        <vt:lpwstr/>
      </vt:variant>
      <vt:variant>
        <vt:i4>4980745</vt:i4>
      </vt:variant>
      <vt:variant>
        <vt:i4>867</vt:i4>
      </vt:variant>
      <vt:variant>
        <vt:i4>0</vt:i4>
      </vt:variant>
      <vt:variant>
        <vt:i4>5</vt:i4>
      </vt:variant>
      <vt:variant>
        <vt:lpwstr>../Docs/R1-135684.zip</vt:lpwstr>
      </vt:variant>
      <vt:variant>
        <vt:lpwstr/>
      </vt:variant>
      <vt:variant>
        <vt:i4>4325386</vt:i4>
      </vt:variant>
      <vt:variant>
        <vt:i4>864</vt:i4>
      </vt:variant>
      <vt:variant>
        <vt:i4>0</vt:i4>
      </vt:variant>
      <vt:variant>
        <vt:i4>5</vt:i4>
      </vt:variant>
      <vt:variant>
        <vt:lpwstr>../Docs/R1-135869.zip</vt:lpwstr>
      </vt:variant>
      <vt:variant>
        <vt:lpwstr/>
      </vt:variant>
      <vt:variant>
        <vt:i4>4325386</vt:i4>
      </vt:variant>
      <vt:variant>
        <vt:i4>861</vt:i4>
      </vt:variant>
      <vt:variant>
        <vt:i4>0</vt:i4>
      </vt:variant>
      <vt:variant>
        <vt:i4>5</vt:i4>
      </vt:variant>
      <vt:variant>
        <vt:lpwstr>../Docs/R1-135869.zip</vt:lpwstr>
      </vt:variant>
      <vt:variant>
        <vt:lpwstr/>
      </vt:variant>
      <vt:variant>
        <vt:i4>4980745</vt:i4>
      </vt:variant>
      <vt:variant>
        <vt:i4>858</vt:i4>
      </vt:variant>
      <vt:variant>
        <vt:i4>0</vt:i4>
      </vt:variant>
      <vt:variant>
        <vt:i4>5</vt:i4>
      </vt:variant>
      <vt:variant>
        <vt:lpwstr>../Docs/R1-135684.zip</vt:lpwstr>
      </vt:variant>
      <vt:variant>
        <vt:lpwstr/>
      </vt:variant>
      <vt:variant>
        <vt:i4>4980751</vt:i4>
      </vt:variant>
      <vt:variant>
        <vt:i4>855</vt:i4>
      </vt:variant>
      <vt:variant>
        <vt:i4>0</vt:i4>
      </vt:variant>
      <vt:variant>
        <vt:i4>5</vt:i4>
      </vt:variant>
      <vt:variant>
        <vt:lpwstr>../Docs/R1-135783.zip</vt:lpwstr>
      </vt:variant>
      <vt:variant>
        <vt:lpwstr/>
      </vt:variant>
      <vt:variant>
        <vt:i4>4980750</vt:i4>
      </vt:variant>
      <vt:variant>
        <vt:i4>852</vt:i4>
      </vt:variant>
      <vt:variant>
        <vt:i4>0</vt:i4>
      </vt:variant>
      <vt:variant>
        <vt:i4>5</vt:i4>
      </vt:variant>
      <vt:variant>
        <vt:lpwstr>../Docs/R1-135782.zip</vt:lpwstr>
      </vt:variant>
      <vt:variant>
        <vt:lpwstr/>
      </vt:variant>
      <vt:variant>
        <vt:i4>4980751</vt:i4>
      </vt:variant>
      <vt:variant>
        <vt:i4>849</vt:i4>
      </vt:variant>
      <vt:variant>
        <vt:i4>0</vt:i4>
      </vt:variant>
      <vt:variant>
        <vt:i4>5</vt:i4>
      </vt:variant>
      <vt:variant>
        <vt:lpwstr>../Docs/R1-135783.zip</vt:lpwstr>
      </vt:variant>
      <vt:variant>
        <vt:lpwstr/>
      </vt:variant>
      <vt:variant>
        <vt:i4>4980750</vt:i4>
      </vt:variant>
      <vt:variant>
        <vt:i4>846</vt:i4>
      </vt:variant>
      <vt:variant>
        <vt:i4>0</vt:i4>
      </vt:variant>
      <vt:variant>
        <vt:i4>5</vt:i4>
      </vt:variant>
      <vt:variant>
        <vt:lpwstr>../Docs/R1-135782.zip</vt:lpwstr>
      </vt:variant>
      <vt:variant>
        <vt:lpwstr/>
      </vt:variant>
      <vt:variant>
        <vt:i4>4980744</vt:i4>
      </vt:variant>
      <vt:variant>
        <vt:i4>843</vt:i4>
      </vt:variant>
      <vt:variant>
        <vt:i4>0</vt:i4>
      </vt:variant>
      <vt:variant>
        <vt:i4>5</vt:i4>
      </vt:variant>
      <vt:variant>
        <vt:lpwstr>../Docs/R1-135685.zip</vt:lpwstr>
      </vt:variant>
      <vt:variant>
        <vt:lpwstr/>
      </vt:variant>
      <vt:variant>
        <vt:i4>4325387</vt:i4>
      </vt:variant>
      <vt:variant>
        <vt:i4>840</vt:i4>
      </vt:variant>
      <vt:variant>
        <vt:i4>0</vt:i4>
      </vt:variant>
      <vt:variant>
        <vt:i4>5</vt:i4>
      </vt:variant>
      <vt:variant>
        <vt:lpwstr>../Docs/R1-135868.zip</vt:lpwstr>
      </vt:variant>
      <vt:variant>
        <vt:lpwstr/>
      </vt:variant>
      <vt:variant>
        <vt:i4>4194316</vt:i4>
      </vt:variant>
      <vt:variant>
        <vt:i4>837</vt:i4>
      </vt:variant>
      <vt:variant>
        <vt:i4>0</vt:i4>
      </vt:variant>
      <vt:variant>
        <vt:i4>5</vt:i4>
      </vt:variant>
      <vt:variant>
        <vt:lpwstr>../Docs/R1-135146.zip</vt:lpwstr>
      </vt:variant>
      <vt:variant>
        <vt:lpwstr/>
      </vt:variant>
      <vt:variant>
        <vt:i4>4325387</vt:i4>
      </vt:variant>
      <vt:variant>
        <vt:i4>834</vt:i4>
      </vt:variant>
      <vt:variant>
        <vt:i4>0</vt:i4>
      </vt:variant>
      <vt:variant>
        <vt:i4>5</vt:i4>
      </vt:variant>
      <vt:variant>
        <vt:lpwstr>../Docs/R1-135868.zip</vt:lpwstr>
      </vt:variant>
      <vt:variant>
        <vt:lpwstr/>
      </vt:variant>
      <vt:variant>
        <vt:i4>4194316</vt:i4>
      </vt:variant>
      <vt:variant>
        <vt:i4>831</vt:i4>
      </vt:variant>
      <vt:variant>
        <vt:i4>0</vt:i4>
      </vt:variant>
      <vt:variant>
        <vt:i4>5</vt:i4>
      </vt:variant>
      <vt:variant>
        <vt:lpwstr>../Docs/R1-135146.zip</vt:lpwstr>
      </vt:variant>
      <vt:variant>
        <vt:lpwstr/>
      </vt:variant>
      <vt:variant>
        <vt:i4>4259849</vt:i4>
      </vt:variant>
      <vt:variant>
        <vt:i4>828</vt:i4>
      </vt:variant>
      <vt:variant>
        <vt:i4>0</vt:i4>
      </vt:variant>
      <vt:variant>
        <vt:i4>5</vt:i4>
      </vt:variant>
      <vt:variant>
        <vt:lpwstr>../Docs/R1-135557.zip</vt:lpwstr>
      </vt:variant>
      <vt:variant>
        <vt:lpwstr/>
      </vt:variant>
      <vt:variant>
        <vt:i4>4980747</vt:i4>
      </vt:variant>
      <vt:variant>
        <vt:i4>825</vt:i4>
      </vt:variant>
      <vt:variant>
        <vt:i4>0</vt:i4>
      </vt:variant>
      <vt:variant>
        <vt:i4>5</vt:i4>
      </vt:variant>
      <vt:variant>
        <vt:lpwstr>../Docs/R1-135989.zip</vt:lpwstr>
      </vt:variant>
      <vt:variant>
        <vt:lpwstr/>
      </vt:variant>
      <vt:variant>
        <vt:i4>4980750</vt:i4>
      </vt:variant>
      <vt:variant>
        <vt:i4>822</vt:i4>
      </vt:variant>
      <vt:variant>
        <vt:i4>0</vt:i4>
      </vt:variant>
      <vt:variant>
        <vt:i4>5</vt:i4>
      </vt:variant>
      <vt:variant>
        <vt:lpwstr>../Docs/R1-135683.zip</vt:lpwstr>
      </vt:variant>
      <vt:variant>
        <vt:lpwstr/>
      </vt:variant>
      <vt:variant>
        <vt:i4>4980751</vt:i4>
      </vt:variant>
      <vt:variant>
        <vt:i4>819</vt:i4>
      </vt:variant>
      <vt:variant>
        <vt:i4>0</vt:i4>
      </vt:variant>
      <vt:variant>
        <vt:i4>5</vt:i4>
      </vt:variant>
      <vt:variant>
        <vt:lpwstr>../Docs/R1-135682.zip</vt:lpwstr>
      </vt:variant>
      <vt:variant>
        <vt:lpwstr/>
      </vt:variant>
      <vt:variant>
        <vt:i4>4980748</vt:i4>
      </vt:variant>
      <vt:variant>
        <vt:i4>816</vt:i4>
      </vt:variant>
      <vt:variant>
        <vt:i4>0</vt:i4>
      </vt:variant>
      <vt:variant>
        <vt:i4>5</vt:i4>
      </vt:variant>
      <vt:variant>
        <vt:lpwstr>../Docs/R1-135681.zip</vt:lpwstr>
      </vt:variant>
      <vt:variant>
        <vt:lpwstr/>
      </vt:variant>
      <vt:variant>
        <vt:i4>4521998</vt:i4>
      </vt:variant>
      <vt:variant>
        <vt:i4>813</vt:i4>
      </vt:variant>
      <vt:variant>
        <vt:i4>0</vt:i4>
      </vt:variant>
      <vt:variant>
        <vt:i4>5</vt:i4>
      </vt:variant>
      <vt:variant>
        <vt:lpwstr>../Docs/R1-135712.zip</vt:lpwstr>
      </vt:variant>
      <vt:variant>
        <vt:lpwstr/>
      </vt:variant>
      <vt:variant>
        <vt:i4>4521997</vt:i4>
      </vt:variant>
      <vt:variant>
        <vt:i4>810</vt:i4>
      </vt:variant>
      <vt:variant>
        <vt:i4>0</vt:i4>
      </vt:variant>
      <vt:variant>
        <vt:i4>5</vt:i4>
      </vt:variant>
      <vt:variant>
        <vt:lpwstr>../Docs/R1-135711.zip</vt:lpwstr>
      </vt:variant>
      <vt:variant>
        <vt:lpwstr/>
      </vt:variant>
      <vt:variant>
        <vt:i4>4587532</vt:i4>
      </vt:variant>
      <vt:variant>
        <vt:i4>807</vt:i4>
      </vt:variant>
      <vt:variant>
        <vt:i4>0</vt:i4>
      </vt:variant>
      <vt:variant>
        <vt:i4>5</vt:i4>
      </vt:variant>
      <vt:variant>
        <vt:lpwstr>../Docs/R1-135621.zip</vt:lpwstr>
      </vt:variant>
      <vt:variant>
        <vt:lpwstr/>
      </vt:variant>
      <vt:variant>
        <vt:i4>4521998</vt:i4>
      </vt:variant>
      <vt:variant>
        <vt:i4>804</vt:i4>
      </vt:variant>
      <vt:variant>
        <vt:i4>0</vt:i4>
      </vt:variant>
      <vt:variant>
        <vt:i4>5</vt:i4>
      </vt:variant>
      <vt:variant>
        <vt:lpwstr>../Docs/R1-135712.zip</vt:lpwstr>
      </vt:variant>
      <vt:variant>
        <vt:lpwstr/>
      </vt:variant>
      <vt:variant>
        <vt:i4>4325381</vt:i4>
      </vt:variant>
      <vt:variant>
        <vt:i4>801</vt:i4>
      </vt:variant>
      <vt:variant>
        <vt:i4>0</vt:i4>
      </vt:variant>
      <vt:variant>
        <vt:i4>5</vt:i4>
      </vt:variant>
      <vt:variant>
        <vt:lpwstr>../Docs/R1-135866.zip</vt:lpwstr>
      </vt:variant>
      <vt:variant>
        <vt:lpwstr/>
      </vt:variant>
      <vt:variant>
        <vt:i4>4325380</vt:i4>
      </vt:variant>
      <vt:variant>
        <vt:i4>798</vt:i4>
      </vt:variant>
      <vt:variant>
        <vt:i4>0</vt:i4>
      </vt:variant>
      <vt:variant>
        <vt:i4>5</vt:i4>
      </vt:variant>
      <vt:variant>
        <vt:lpwstr>../Docs/R1-135867.zip</vt:lpwstr>
      </vt:variant>
      <vt:variant>
        <vt:lpwstr/>
      </vt:variant>
      <vt:variant>
        <vt:i4>4980750</vt:i4>
      </vt:variant>
      <vt:variant>
        <vt:i4>795</vt:i4>
      </vt:variant>
      <vt:variant>
        <vt:i4>0</vt:i4>
      </vt:variant>
      <vt:variant>
        <vt:i4>5</vt:i4>
      </vt:variant>
      <vt:variant>
        <vt:lpwstr>../Docs/R1-135683.zip</vt:lpwstr>
      </vt:variant>
      <vt:variant>
        <vt:lpwstr/>
      </vt:variant>
      <vt:variant>
        <vt:i4>4980751</vt:i4>
      </vt:variant>
      <vt:variant>
        <vt:i4>792</vt:i4>
      </vt:variant>
      <vt:variant>
        <vt:i4>0</vt:i4>
      </vt:variant>
      <vt:variant>
        <vt:i4>5</vt:i4>
      </vt:variant>
      <vt:variant>
        <vt:lpwstr>../Docs/R1-135682.zip</vt:lpwstr>
      </vt:variant>
      <vt:variant>
        <vt:lpwstr/>
      </vt:variant>
      <vt:variant>
        <vt:i4>4980748</vt:i4>
      </vt:variant>
      <vt:variant>
        <vt:i4>789</vt:i4>
      </vt:variant>
      <vt:variant>
        <vt:i4>0</vt:i4>
      </vt:variant>
      <vt:variant>
        <vt:i4>5</vt:i4>
      </vt:variant>
      <vt:variant>
        <vt:lpwstr>../Docs/R1-135681.zip</vt:lpwstr>
      </vt:variant>
      <vt:variant>
        <vt:lpwstr/>
      </vt:variant>
      <vt:variant>
        <vt:i4>4587535</vt:i4>
      </vt:variant>
      <vt:variant>
        <vt:i4>786</vt:i4>
      </vt:variant>
      <vt:variant>
        <vt:i4>0</vt:i4>
      </vt:variant>
      <vt:variant>
        <vt:i4>5</vt:i4>
      </vt:variant>
      <vt:variant>
        <vt:lpwstr>../Docs/R1-135622.zip</vt:lpwstr>
      </vt:variant>
      <vt:variant>
        <vt:lpwstr/>
      </vt:variant>
      <vt:variant>
        <vt:i4>2490383</vt:i4>
      </vt:variant>
      <vt:variant>
        <vt:i4>783</vt:i4>
      </vt:variant>
      <vt:variant>
        <vt:i4>0</vt:i4>
      </vt:variant>
      <vt:variant>
        <vt:i4>5</vt:i4>
      </vt:variant>
      <vt:variant>
        <vt:lpwstr>http://www.3gpp.org/ftp/tsg_ran/TSG_RAN/TSGR_61/Docs/RP-131347.zip</vt:lpwstr>
      </vt:variant>
      <vt:variant>
        <vt:lpwstr/>
      </vt:variant>
      <vt:variant>
        <vt:i4>2228238</vt:i4>
      </vt:variant>
      <vt:variant>
        <vt:i4>780</vt:i4>
      </vt:variant>
      <vt:variant>
        <vt:i4>0</vt:i4>
      </vt:variant>
      <vt:variant>
        <vt:i4>5</vt:i4>
      </vt:variant>
      <vt:variant>
        <vt:lpwstr>http://www.3gpp.org/ftp/tsg_ran/TSG_RAN/TSGR_57/Docs/RP-121436.zip</vt:lpwstr>
      </vt:variant>
      <vt:variant>
        <vt:lpwstr/>
      </vt:variant>
      <vt:variant>
        <vt:i4>4194318</vt:i4>
      </vt:variant>
      <vt:variant>
        <vt:i4>777</vt:i4>
      </vt:variant>
      <vt:variant>
        <vt:i4>0</vt:i4>
      </vt:variant>
      <vt:variant>
        <vt:i4>5</vt:i4>
      </vt:variant>
      <vt:variant>
        <vt:lpwstr>../Docs/R1-135441.zip</vt:lpwstr>
      </vt:variant>
      <vt:variant>
        <vt:lpwstr/>
      </vt:variant>
      <vt:variant>
        <vt:i4>4521988</vt:i4>
      </vt:variant>
      <vt:variant>
        <vt:i4>774</vt:i4>
      </vt:variant>
      <vt:variant>
        <vt:i4>0</vt:i4>
      </vt:variant>
      <vt:variant>
        <vt:i4>5</vt:i4>
      </vt:variant>
      <vt:variant>
        <vt:lpwstr>../Docs/R1-135619.zip</vt:lpwstr>
      </vt:variant>
      <vt:variant>
        <vt:lpwstr/>
      </vt:variant>
      <vt:variant>
        <vt:i4>4390917</vt:i4>
      </vt:variant>
      <vt:variant>
        <vt:i4>771</vt:i4>
      </vt:variant>
      <vt:variant>
        <vt:i4>0</vt:i4>
      </vt:variant>
      <vt:variant>
        <vt:i4>5</vt:i4>
      </vt:variant>
      <vt:variant>
        <vt:lpwstr>../Docs/R1-135779.zip</vt:lpwstr>
      </vt:variant>
      <vt:variant>
        <vt:lpwstr/>
      </vt:variant>
      <vt:variant>
        <vt:i4>4980749</vt:i4>
      </vt:variant>
      <vt:variant>
        <vt:i4>768</vt:i4>
      </vt:variant>
      <vt:variant>
        <vt:i4>0</vt:i4>
      </vt:variant>
      <vt:variant>
        <vt:i4>5</vt:i4>
      </vt:variant>
      <vt:variant>
        <vt:lpwstr>../Docs/R1-135680.zip</vt:lpwstr>
      </vt:variant>
      <vt:variant>
        <vt:lpwstr/>
      </vt:variant>
      <vt:variant>
        <vt:i4>4390916</vt:i4>
      </vt:variant>
      <vt:variant>
        <vt:i4>765</vt:i4>
      </vt:variant>
      <vt:variant>
        <vt:i4>0</vt:i4>
      </vt:variant>
      <vt:variant>
        <vt:i4>5</vt:i4>
      </vt:variant>
      <vt:variant>
        <vt:lpwstr>../Docs/R1-135778.zip</vt:lpwstr>
      </vt:variant>
      <vt:variant>
        <vt:lpwstr/>
      </vt:variant>
      <vt:variant>
        <vt:i4>4390923</vt:i4>
      </vt:variant>
      <vt:variant>
        <vt:i4>762</vt:i4>
      </vt:variant>
      <vt:variant>
        <vt:i4>0</vt:i4>
      </vt:variant>
      <vt:variant>
        <vt:i4>5</vt:i4>
      </vt:variant>
      <vt:variant>
        <vt:lpwstr>../Docs/R1-135777.zip</vt:lpwstr>
      </vt:variant>
      <vt:variant>
        <vt:lpwstr/>
      </vt:variant>
      <vt:variant>
        <vt:i4>4653062</vt:i4>
      </vt:variant>
      <vt:variant>
        <vt:i4>759</vt:i4>
      </vt:variant>
      <vt:variant>
        <vt:i4>0</vt:i4>
      </vt:variant>
      <vt:variant>
        <vt:i4>5</vt:i4>
      </vt:variant>
      <vt:variant>
        <vt:lpwstr>../Docs/R1-135439.zip</vt:lpwstr>
      </vt:variant>
      <vt:variant>
        <vt:lpwstr/>
      </vt:variant>
      <vt:variant>
        <vt:i4>4390922</vt:i4>
      </vt:variant>
      <vt:variant>
        <vt:i4>756</vt:i4>
      </vt:variant>
      <vt:variant>
        <vt:i4>0</vt:i4>
      </vt:variant>
      <vt:variant>
        <vt:i4>5</vt:i4>
      </vt:variant>
      <vt:variant>
        <vt:lpwstr>../Docs/R1-135776.zip</vt:lpwstr>
      </vt:variant>
      <vt:variant>
        <vt:lpwstr/>
      </vt:variant>
      <vt:variant>
        <vt:i4>4194319</vt:i4>
      </vt:variant>
      <vt:variant>
        <vt:i4>753</vt:i4>
      </vt:variant>
      <vt:variant>
        <vt:i4>0</vt:i4>
      </vt:variant>
      <vt:variant>
        <vt:i4>5</vt:i4>
      </vt:variant>
      <vt:variant>
        <vt:lpwstr>../Docs/R1-135440.zip</vt:lpwstr>
      </vt:variant>
      <vt:variant>
        <vt:lpwstr/>
      </vt:variant>
      <vt:variant>
        <vt:i4>4653063</vt:i4>
      </vt:variant>
      <vt:variant>
        <vt:i4>750</vt:i4>
      </vt:variant>
      <vt:variant>
        <vt:i4>0</vt:i4>
      </vt:variant>
      <vt:variant>
        <vt:i4>5</vt:i4>
      </vt:variant>
      <vt:variant>
        <vt:lpwstr>../Docs/R1-135438.zip</vt:lpwstr>
      </vt:variant>
      <vt:variant>
        <vt:lpwstr/>
      </vt:variant>
      <vt:variant>
        <vt:i4>4390921</vt:i4>
      </vt:variant>
      <vt:variant>
        <vt:i4>747</vt:i4>
      </vt:variant>
      <vt:variant>
        <vt:i4>0</vt:i4>
      </vt:variant>
      <vt:variant>
        <vt:i4>5</vt:i4>
      </vt:variant>
      <vt:variant>
        <vt:lpwstr>../Docs/R1-135775.zip</vt:lpwstr>
      </vt:variant>
      <vt:variant>
        <vt:lpwstr/>
      </vt:variant>
      <vt:variant>
        <vt:i4>2490382</vt:i4>
      </vt:variant>
      <vt:variant>
        <vt:i4>744</vt:i4>
      </vt:variant>
      <vt:variant>
        <vt:i4>0</vt:i4>
      </vt:variant>
      <vt:variant>
        <vt:i4>5</vt:i4>
      </vt:variant>
      <vt:variant>
        <vt:lpwstr>http://www.3gpp.org/ftp/tsg_ran/TSG_RAN/TSGR_61/Docs/RP-131357.zip</vt:lpwstr>
      </vt:variant>
      <vt:variant>
        <vt:lpwstr/>
      </vt:variant>
      <vt:variant>
        <vt:i4>4980740</vt:i4>
      </vt:variant>
      <vt:variant>
        <vt:i4>741</vt:i4>
      </vt:variant>
      <vt:variant>
        <vt:i4>0</vt:i4>
      </vt:variant>
      <vt:variant>
        <vt:i4>5</vt:i4>
      </vt:variant>
      <vt:variant>
        <vt:lpwstr>../Docs/R1-135986.zip</vt:lpwstr>
      </vt:variant>
      <vt:variant>
        <vt:lpwstr/>
      </vt:variant>
      <vt:variant>
        <vt:i4>4980740</vt:i4>
      </vt:variant>
      <vt:variant>
        <vt:i4>738</vt:i4>
      </vt:variant>
      <vt:variant>
        <vt:i4>0</vt:i4>
      </vt:variant>
      <vt:variant>
        <vt:i4>5</vt:i4>
      </vt:variant>
      <vt:variant>
        <vt:lpwstr>../Docs/R1-135986.zip</vt:lpwstr>
      </vt:variant>
      <vt:variant>
        <vt:lpwstr/>
      </vt:variant>
      <vt:variant>
        <vt:i4>4521989</vt:i4>
      </vt:variant>
      <vt:variant>
        <vt:i4>735</vt:i4>
      </vt:variant>
      <vt:variant>
        <vt:i4>0</vt:i4>
      </vt:variant>
      <vt:variant>
        <vt:i4>5</vt:i4>
      </vt:variant>
      <vt:variant>
        <vt:lpwstr>../Docs/R1-135618.zip</vt:lpwstr>
      </vt:variant>
      <vt:variant>
        <vt:lpwstr/>
      </vt:variant>
      <vt:variant>
        <vt:i4>5046275</vt:i4>
      </vt:variant>
      <vt:variant>
        <vt:i4>732</vt:i4>
      </vt:variant>
      <vt:variant>
        <vt:i4>0</vt:i4>
      </vt:variant>
      <vt:variant>
        <vt:i4>5</vt:i4>
      </vt:variant>
      <vt:variant>
        <vt:lpwstr>../Docs/R1-135991.zip</vt:lpwstr>
      </vt:variant>
      <vt:variant>
        <vt:lpwstr/>
      </vt:variant>
      <vt:variant>
        <vt:i4>4653071</vt:i4>
      </vt:variant>
      <vt:variant>
        <vt:i4>729</vt:i4>
      </vt:variant>
      <vt:variant>
        <vt:i4>0</vt:i4>
      </vt:variant>
      <vt:variant>
        <vt:i4>5</vt:i4>
      </vt:variant>
      <vt:variant>
        <vt:lpwstr>../Docs/R1-136004.zip</vt:lpwstr>
      </vt:variant>
      <vt:variant>
        <vt:lpwstr/>
      </vt:variant>
      <vt:variant>
        <vt:i4>4194313</vt:i4>
      </vt:variant>
      <vt:variant>
        <vt:i4>726</vt:i4>
      </vt:variant>
      <vt:variant>
        <vt:i4>0</vt:i4>
      </vt:variant>
      <vt:variant>
        <vt:i4>5</vt:i4>
      </vt:variant>
      <vt:variant>
        <vt:lpwstr>../Docs/R1-136072.zip</vt:lpwstr>
      </vt:variant>
      <vt:variant>
        <vt:lpwstr/>
      </vt:variant>
      <vt:variant>
        <vt:i4>4390913</vt:i4>
      </vt:variant>
      <vt:variant>
        <vt:i4>723</vt:i4>
      </vt:variant>
      <vt:variant>
        <vt:i4>0</vt:i4>
      </vt:variant>
      <vt:variant>
        <vt:i4>5</vt:i4>
      </vt:variant>
      <vt:variant>
        <vt:lpwstr>../Docs/R1-135872.zip</vt:lpwstr>
      </vt:variant>
      <vt:variant>
        <vt:lpwstr/>
      </vt:variant>
      <vt:variant>
        <vt:i4>4390918</vt:i4>
      </vt:variant>
      <vt:variant>
        <vt:i4>720</vt:i4>
      </vt:variant>
      <vt:variant>
        <vt:i4>0</vt:i4>
      </vt:variant>
      <vt:variant>
        <vt:i4>5</vt:i4>
      </vt:variant>
      <vt:variant>
        <vt:lpwstr>../Docs/R1-135974.zip</vt:lpwstr>
      </vt:variant>
      <vt:variant>
        <vt:lpwstr/>
      </vt:variant>
      <vt:variant>
        <vt:i4>4390913</vt:i4>
      </vt:variant>
      <vt:variant>
        <vt:i4>717</vt:i4>
      </vt:variant>
      <vt:variant>
        <vt:i4>0</vt:i4>
      </vt:variant>
      <vt:variant>
        <vt:i4>5</vt:i4>
      </vt:variant>
      <vt:variant>
        <vt:lpwstr>../Docs/R1-135872.zip</vt:lpwstr>
      </vt:variant>
      <vt:variant>
        <vt:lpwstr/>
      </vt:variant>
      <vt:variant>
        <vt:i4>4653057</vt:i4>
      </vt:variant>
      <vt:variant>
        <vt:i4>714</vt:i4>
      </vt:variant>
      <vt:variant>
        <vt:i4>0</vt:i4>
      </vt:variant>
      <vt:variant>
        <vt:i4>5</vt:i4>
      </vt:variant>
      <vt:variant>
        <vt:lpwstr>../Docs/R1-135832.zip</vt:lpwstr>
      </vt:variant>
      <vt:variant>
        <vt:lpwstr/>
      </vt:variant>
      <vt:variant>
        <vt:i4>4456463</vt:i4>
      </vt:variant>
      <vt:variant>
        <vt:i4>711</vt:i4>
      </vt:variant>
      <vt:variant>
        <vt:i4>0</vt:i4>
      </vt:variant>
      <vt:variant>
        <vt:i4>5</vt:i4>
      </vt:variant>
      <vt:variant>
        <vt:lpwstr>../Docs/R1-136034.zip</vt:lpwstr>
      </vt:variant>
      <vt:variant>
        <vt:lpwstr/>
      </vt:variant>
      <vt:variant>
        <vt:i4>4456450</vt:i4>
      </vt:variant>
      <vt:variant>
        <vt:i4>708</vt:i4>
      </vt:variant>
      <vt:variant>
        <vt:i4>0</vt:i4>
      </vt:variant>
      <vt:variant>
        <vt:i4>5</vt:i4>
      </vt:variant>
      <vt:variant>
        <vt:lpwstr>../Docs/R1-135009.zip</vt:lpwstr>
      </vt:variant>
      <vt:variant>
        <vt:lpwstr/>
      </vt:variant>
      <vt:variant>
        <vt:i4>4325386</vt:i4>
      </vt:variant>
      <vt:variant>
        <vt:i4>705</vt:i4>
      </vt:variant>
      <vt:variant>
        <vt:i4>0</vt:i4>
      </vt:variant>
      <vt:variant>
        <vt:i4>5</vt:i4>
      </vt:variant>
      <vt:variant>
        <vt:lpwstr>../Docs/R1-132819.zip</vt:lpwstr>
      </vt:variant>
      <vt:variant>
        <vt:lpwstr/>
      </vt:variant>
      <vt:variant>
        <vt:i4>4456451</vt:i4>
      </vt:variant>
      <vt:variant>
        <vt:i4>702</vt:i4>
      </vt:variant>
      <vt:variant>
        <vt:i4>0</vt:i4>
      </vt:variant>
      <vt:variant>
        <vt:i4>5</vt:i4>
      </vt:variant>
      <vt:variant>
        <vt:lpwstr>../Docs/R1-135008.zip</vt:lpwstr>
      </vt:variant>
      <vt:variant>
        <vt:lpwstr/>
      </vt:variant>
      <vt:variant>
        <vt:i4>4456460</vt:i4>
      </vt:variant>
      <vt:variant>
        <vt:i4>699</vt:i4>
      </vt:variant>
      <vt:variant>
        <vt:i4>0</vt:i4>
      </vt:variant>
      <vt:variant>
        <vt:i4>5</vt:i4>
      </vt:variant>
      <vt:variant>
        <vt:lpwstr>../Docs/R1-135007.zip</vt:lpwstr>
      </vt:variant>
      <vt:variant>
        <vt:lpwstr/>
      </vt:variant>
      <vt:variant>
        <vt:i4>4456462</vt:i4>
      </vt:variant>
      <vt:variant>
        <vt:i4>696</vt:i4>
      </vt:variant>
      <vt:variant>
        <vt:i4>0</vt:i4>
      </vt:variant>
      <vt:variant>
        <vt:i4>5</vt:i4>
      </vt:variant>
      <vt:variant>
        <vt:lpwstr>../Docs/R1-135005.zip</vt:lpwstr>
      </vt:variant>
      <vt:variant>
        <vt:lpwstr/>
      </vt:variant>
      <vt:variant>
        <vt:i4>4456461</vt:i4>
      </vt:variant>
      <vt:variant>
        <vt:i4>693</vt:i4>
      </vt:variant>
      <vt:variant>
        <vt:i4>0</vt:i4>
      </vt:variant>
      <vt:variant>
        <vt:i4>5</vt:i4>
      </vt:variant>
      <vt:variant>
        <vt:lpwstr>../Docs/R1-135006.zip</vt:lpwstr>
      </vt:variant>
      <vt:variant>
        <vt:lpwstr/>
      </vt:variant>
      <vt:variant>
        <vt:i4>4456456</vt:i4>
      </vt:variant>
      <vt:variant>
        <vt:i4>690</vt:i4>
      </vt:variant>
      <vt:variant>
        <vt:i4>0</vt:i4>
      </vt:variant>
      <vt:variant>
        <vt:i4>5</vt:i4>
      </vt:variant>
      <vt:variant>
        <vt:lpwstr>../Docs/R1-135003.zip</vt:lpwstr>
      </vt:variant>
      <vt:variant>
        <vt:lpwstr/>
      </vt:variant>
      <vt:variant>
        <vt:i4>4456463</vt:i4>
      </vt:variant>
      <vt:variant>
        <vt:i4>687</vt:i4>
      </vt:variant>
      <vt:variant>
        <vt:i4>0</vt:i4>
      </vt:variant>
      <vt:variant>
        <vt:i4>5</vt:i4>
      </vt:variant>
      <vt:variant>
        <vt:lpwstr>../Docs/R1-135004.zip</vt:lpwstr>
      </vt:variant>
      <vt:variant>
        <vt:lpwstr/>
      </vt:variant>
      <vt:variant>
        <vt:i4>4456457</vt:i4>
      </vt:variant>
      <vt:variant>
        <vt:i4>684</vt:i4>
      </vt:variant>
      <vt:variant>
        <vt:i4>0</vt:i4>
      </vt:variant>
      <vt:variant>
        <vt:i4>5</vt:i4>
      </vt:variant>
      <vt:variant>
        <vt:lpwstr>../Docs/R1-135002.zip</vt:lpwstr>
      </vt:variant>
      <vt:variant>
        <vt:lpwstr/>
      </vt:variant>
      <vt:variant>
        <vt:i4>4456458</vt:i4>
      </vt:variant>
      <vt:variant>
        <vt:i4>681</vt:i4>
      </vt:variant>
      <vt:variant>
        <vt:i4>0</vt:i4>
      </vt:variant>
      <vt:variant>
        <vt:i4>5</vt:i4>
      </vt:variant>
      <vt:variant>
        <vt:lpwstr>../Docs/R1-135001.zip</vt:lpwstr>
      </vt:variant>
      <vt:variant>
        <vt:lpwstr/>
      </vt:variant>
      <vt:variant>
        <vt:i4>4456459</vt:i4>
      </vt:variant>
      <vt:variant>
        <vt:i4>678</vt:i4>
      </vt:variant>
      <vt:variant>
        <vt:i4>0</vt:i4>
      </vt:variant>
      <vt:variant>
        <vt:i4>5</vt:i4>
      </vt:variant>
      <vt:variant>
        <vt:lpwstr>../Docs/R1-135000.zip</vt:lpwstr>
      </vt:variant>
      <vt:variant>
        <vt:lpwstr/>
      </vt:variant>
      <vt:variant>
        <vt:i4>7209064</vt:i4>
      </vt:variant>
      <vt:variant>
        <vt:i4>675</vt:i4>
      </vt:variant>
      <vt:variant>
        <vt:i4>0</vt:i4>
      </vt:variant>
      <vt:variant>
        <vt:i4>5</vt:i4>
      </vt:variant>
      <vt:variant>
        <vt:lpwstr>http://webapp.etsi.org/Ipr/</vt:lpwstr>
      </vt:variant>
      <vt:variant>
        <vt:lpwstr/>
      </vt:variant>
      <vt:variant>
        <vt:i4>2031664</vt:i4>
      </vt:variant>
      <vt:variant>
        <vt:i4>668</vt:i4>
      </vt:variant>
      <vt:variant>
        <vt:i4>0</vt:i4>
      </vt:variant>
      <vt:variant>
        <vt:i4>5</vt:i4>
      </vt:variant>
      <vt:variant>
        <vt:lpwstr/>
      </vt:variant>
      <vt:variant>
        <vt:lpwstr>_Toc372721392</vt:lpwstr>
      </vt:variant>
      <vt:variant>
        <vt:i4>2031664</vt:i4>
      </vt:variant>
      <vt:variant>
        <vt:i4>662</vt:i4>
      </vt:variant>
      <vt:variant>
        <vt:i4>0</vt:i4>
      </vt:variant>
      <vt:variant>
        <vt:i4>5</vt:i4>
      </vt:variant>
      <vt:variant>
        <vt:lpwstr/>
      </vt:variant>
      <vt:variant>
        <vt:lpwstr>_Toc372721391</vt:lpwstr>
      </vt:variant>
      <vt:variant>
        <vt:i4>2031664</vt:i4>
      </vt:variant>
      <vt:variant>
        <vt:i4>656</vt:i4>
      </vt:variant>
      <vt:variant>
        <vt:i4>0</vt:i4>
      </vt:variant>
      <vt:variant>
        <vt:i4>5</vt:i4>
      </vt:variant>
      <vt:variant>
        <vt:lpwstr/>
      </vt:variant>
      <vt:variant>
        <vt:lpwstr>_Toc372721390</vt:lpwstr>
      </vt:variant>
      <vt:variant>
        <vt:i4>1966128</vt:i4>
      </vt:variant>
      <vt:variant>
        <vt:i4>650</vt:i4>
      </vt:variant>
      <vt:variant>
        <vt:i4>0</vt:i4>
      </vt:variant>
      <vt:variant>
        <vt:i4>5</vt:i4>
      </vt:variant>
      <vt:variant>
        <vt:lpwstr/>
      </vt:variant>
      <vt:variant>
        <vt:lpwstr>_Toc372721389</vt:lpwstr>
      </vt:variant>
      <vt:variant>
        <vt:i4>1966128</vt:i4>
      </vt:variant>
      <vt:variant>
        <vt:i4>644</vt:i4>
      </vt:variant>
      <vt:variant>
        <vt:i4>0</vt:i4>
      </vt:variant>
      <vt:variant>
        <vt:i4>5</vt:i4>
      </vt:variant>
      <vt:variant>
        <vt:lpwstr/>
      </vt:variant>
      <vt:variant>
        <vt:lpwstr>_Toc372721388</vt:lpwstr>
      </vt:variant>
      <vt:variant>
        <vt:i4>1966128</vt:i4>
      </vt:variant>
      <vt:variant>
        <vt:i4>638</vt:i4>
      </vt:variant>
      <vt:variant>
        <vt:i4>0</vt:i4>
      </vt:variant>
      <vt:variant>
        <vt:i4>5</vt:i4>
      </vt:variant>
      <vt:variant>
        <vt:lpwstr/>
      </vt:variant>
      <vt:variant>
        <vt:lpwstr>_Toc372721387</vt:lpwstr>
      </vt:variant>
      <vt:variant>
        <vt:i4>1966128</vt:i4>
      </vt:variant>
      <vt:variant>
        <vt:i4>632</vt:i4>
      </vt:variant>
      <vt:variant>
        <vt:i4>0</vt:i4>
      </vt:variant>
      <vt:variant>
        <vt:i4>5</vt:i4>
      </vt:variant>
      <vt:variant>
        <vt:lpwstr/>
      </vt:variant>
      <vt:variant>
        <vt:lpwstr>_Toc372721386</vt:lpwstr>
      </vt:variant>
      <vt:variant>
        <vt:i4>1966128</vt:i4>
      </vt:variant>
      <vt:variant>
        <vt:i4>626</vt:i4>
      </vt:variant>
      <vt:variant>
        <vt:i4>0</vt:i4>
      </vt:variant>
      <vt:variant>
        <vt:i4>5</vt:i4>
      </vt:variant>
      <vt:variant>
        <vt:lpwstr/>
      </vt:variant>
      <vt:variant>
        <vt:lpwstr>_Toc372721385</vt:lpwstr>
      </vt:variant>
      <vt:variant>
        <vt:i4>1966128</vt:i4>
      </vt:variant>
      <vt:variant>
        <vt:i4>620</vt:i4>
      </vt:variant>
      <vt:variant>
        <vt:i4>0</vt:i4>
      </vt:variant>
      <vt:variant>
        <vt:i4>5</vt:i4>
      </vt:variant>
      <vt:variant>
        <vt:lpwstr/>
      </vt:variant>
      <vt:variant>
        <vt:lpwstr>_Toc372721384</vt:lpwstr>
      </vt:variant>
      <vt:variant>
        <vt:i4>1966128</vt:i4>
      </vt:variant>
      <vt:variant>
        <vt:i4>614</vt:i4>
      </vt:variant>
      <vt:variant>
        <vt:i4>0</vt:i4>
      </vt:variant>
      <vt:variant>
        <vt:i4>5</vt:i4>
      </vt:variant>
      <vt:variant>
        <vt:lpwstr/>
      </vt:variant>
      <vt:variant>
        <vt:lpwstr>_Toc372721383</vt:lpwstr>
      </vt:variant>
      <vt:variant>
        <vt:i4>1966128</vt:i4>
      </vt:variant>
      <vt:variant>
        <vt:i4>608</vt:i4>
      </vt:variant>
      <vt:variant>
        <vt:i4>0</vt:i4>
      </vt:variant>
      <vt:variant>
        <vt:i4>5</vt:i4>
      </vt:variant>
      <vt:variant>
        <vt:lpwstr/>
      </vt:variant>
      <vt:variant>
        <vt:lpwstr>_Toc372721382</vt:lpwstr>
      </vt:variant>
      <vt:variant>
        <vt:i4>1966128</vt:i4>
      </vt:variant>
      <vt:variant>
        <vt:i4>602</vt:i4>
      </vt:variant>
      <vt:variant>
        <vt:i4>0</vt:i4>
      </vt:variant>
      <vt:variant>
        <vt:i4>5</vt:i4>
      </vt:variant>
      <vt:variant>
        <vt:lpwstr/>
      </vt:variant>
      <vt:variant>
        <vt:lpwstr>_Toc372721381</vt:lpwstr>
      </vt:variant>
      <vt:variant>
        <vt:i4>1966128</vt:i4>
      </vt:variant>
      <vt:variant>
        <vt:i4>596</vt:i4>
      </vt:variant>
      <vt:variant>
        <vt:i4>0</vt:i4>
      </vt:variant>
      <vt:variant>
        <vt:i4>5</vt:i4>
      </vt:variant>
      <vt:variant>
        <vt:lpwstr/>
      </vt:variant>
      <vt:variant>
        <vt:lpwstr>_Toc372721380</vt:lpwstr>
      </vt:variant>
      <vt:variant>
        <vt:i4>1114160</vt:i4>
      </vt:variant>
      <vt:variant>
        <vt:i4>590</vt:i4>
      </vt:variant>
      <vt:variant>
        <vt:i4>0</vt:i4>
      </vt:variant>
      <vt:variant>
        <vt:i4>5</vt:i4>
      </vt:variant>
      <vt:variant>
        <vt:lpwstr/>
      </vt:variant>
      <vt:variant>
        <vt:lpwstr>_Toc372721379</vt:lpwstr>
      </vt:variant>
      <vt:variant>
        <vt:i4>1114160</vt:i4>
      </vt:variant>
      <vt:variant>
        <vt:i4>584</vt:i4>
      </vt:variant>
      <vt:variant>
        <vt:i4>0</vt:i4>
      </vt:variant>
      <vt:variant>
        <vt:i4>5</vt:i4>
      </vt:variant>
      <vt:variant>
        <vt:lpwstr/>
      </vt:variant>
      <vt:variant>
        <vt:lpwstr>_Toc372721378</vt:lpwstr>
      </vt:variant>
      <vt:variant>
        <vt:i4>1114160</vt:i4>
      </vt:variant>
      <vt:variant>
        <vt:i4>578</vt:i4>
      </vt:variant>
      <vt:variant>
        <vt:i4>0</vt:i4>
      </vt:variant>
      <vt:variant>
        <vt:i4>5</vt:i4>
      </vt:variant>
      <vt:variant>
        <vt:lpwstr/>
      </vt:variant>
      <vt:variant>
        <vt:lpwstr>_Toc372721377</vt:lpwstr>
      </vt:variant>
      <vt:variant>
        <vt:i4>1114160</vt:i4>
      </vt:variant>
      <vt:variant>
        <vt:i4>572</vt:i4>
      </vt:variant>
      <vt:variant>
        <vt:i4>0</vt:i4>
      </vt:variant>
      <vt:variant>
        <vt:i4>5</vt:i4>
      </vt:variant>
      <vt:variant>
        <vt:lpwstr/>
      </vt:variant>
      <vt:variant>
        <vt:lpwstr>_Toc372721376</vt:lpwstr>
      </vt:variant>
      <vt:variant>
        <vt:i4>1114160</vt:i4>
      </vt:variant>
      <vt:variant>
        <vt:i4>566</vt:i4>
      </vt:variant>
      <vt:variant>
        <vt:i4>0</vt:i4>
      </vt:variant>
      <vt:variant>
        <vt:i4>5</vt:i4>
      </vt:variant>
      <vt:variant>
        <vt:lpwstr/>
      </vt:variant>
      <vt:variant>
        <vt:lpwstr>_Toc372721375</vt:lpwstr>
      </vt:variant>
      <vt:variant>
        <vt:i4>1114160</vt:i4>
      </vt:variant>
      <vt:variant>
        <vt:i4>560</vt:i4>
      </vt:variant>
      <vt:variant>
        <vt:i4>0</vt:i4>
      </vt:variant>
      <vt:variant>
        <vt:i4>5</vt:i4>
      </vt:variant>
      <vt:variant>
        <vt:lpwstr/>
      </vt:variant>
      <vt:variant>
        <vt:lpwstr>_Toc372721374</vt:lpwstr>
      </vt:variant>
      <vt:variant>
        <vt:i4>1114160</vt:i4>
      </vt:variant>
      <vt:variant>
        <vt:i4>554</vt:i4>
      </vt:variant>
      <vt:variant>
        <vt:i4>0</vt:i4>
      </vt:variant>
      <vt:variant>
        <vt:i4>5</vt:i4>
      </vt:variant>
      <vt:variant>
        <vt:lpwstr/>
      </vt:variant>
      <vt:variant>
        <vt:lpwstr>_Toc372721373</vt:lpwstr>
      </vt:variant>
      <vt:variant>
        <vt:i4>1114160</vt:i4>
      </vt:variant>
      <vt:variant>
        <vt:i4>548</vt:i4>
      </vt:variant>
      <vt:variant>
        <vt:i4>0</vt:i4>
      </vt:variant>
      <vt:variant>
        <vt:i4>5</vt:i4>
      </vt:variant>
      <vt:variant>
        <vt:lpwstr/>
      </vt:variant>
      <vt:variant>
        <vt:lpwstr>_Toc372721372</vt:lpwstr>
      </vt:variant>
      <vt:variant>
        <vt:i4>1114160</vt:i4>
      </vt:variant>
      <vt:variant>
        <vt:i4>542</vt:i4>
      </vt:variant>
      <vt:variant>
        <vt:i4>0</vt:i4>
      </vt:variant>
      <vt:variant>
        <vt:i4>5</vt:i4>
      </vt:variant>
      <vt:variant>
        <vt:lpwstr/>
      </vt:variant>
      <vt:variant>
        <vt:lpwstr>_Toc372721371</vt:lpwstr>
      </vt:variant>
      <vt:variant>
        <vt:i4>1114160</vt:i4>
      </vt:variant>
      <vt:variant>
        <vt:i4>536</vt:i4>
      </vt:variant>
      <vt:variant>
        <vt:i4>0</vt:i4>
      </vt:variant>
      <vt:variant>
        <vt:i4>5</vt:i4>
      </vt:variant>
      <vt:variant>
        <vt:lpwstr/>
      </vt:variant>
      <vt:variant>
        <vt:lpwstr>_Toc372721370</vt:lpwstr>
      </vt:variant>
      <vt:variant>
        <vt:i4>1048624</vt:i4>
      </vt:variant>
      <vt:variant>
        <vt:i4>530</vt:i4>
      </vt:variant>
      <vt:variant>
        <vt:i4>0</vt:i4>
      </vt:variant>
      <vt:variant>
        <vt:i4>5</vt:i4>
      </vt:variant>
      <vt:variant>
        <vt:lpwstr/>
      </vt:variant>
      <vt:variant>
        <vt:lpwstr>_Toc372721369</vt:lpwstr>
      </vt:variant>
      <vt:variant>
        <vt:i4>1048624</vt:i4>
      </vt:variant>
      <vt:variant>
        <vt:i4>524</vt:i4>
      </vt:variant>
      <vt:variant>
        <vt:i4>0</vt:i4>
      </vt:variant>
      <vt:variant>
        <vt:i4>5</vt:i4>
      </vt:variant>
      <vt:variant>
        <vt:lpwstr/>
      </vt:variant>
      <vt:variant>
        <vt:lpwstr>_Toc372721368</vt:lpwstr>
      </vt:variant>
      <vt:variant>
        <vt:i4>1048624</vt:i4>
      </vt:variant>
      <vt:variant>
        <vt:i4>518</vt:i4>
      </vt:variant>
      <vt:variant>
        <vt:i4>0</vt:i4>
      </vt:variant>
      <vt:variant>
        <vt:i4>5</vt:i4>
      </vt:variant>
      <vt:variant>
        <vt:lpwstr/>
      </vt:variant>
      <vt:variant>
        <vt:lpwstr>_Toc372721367</vt:lpwstr>
      </vt:variant>
      <vt:variant>
        <vt:i4>1048624</vt:i4>
      </vt:variant>
      <vt:variant>
        <vt:i4>512</vt:i4>
      </vt:variant>
      <vt:variant>
        <vt:i4>0</vt:i4>
      </vt:variant>
      <vt:variant>
        <vt:i4>5</vt:i4>
      </vt:variant>
      <vt:variant>
        <vt:lpwstr/>
      </vt:variant>
      <vt:variant>
        <vt:lpwstr>_Toc372721366</vt:lpwstr>
      </vt:variant>
      <vt:variant>
        <vt:i4>1048624</vt:i4>
      </vt:variant>
      <vt:variant>
        <vt:i4>506</vt:i4>
      </vt:variant>
      <vt:variant>
        <vt:i4>0</vt:i4>
      </vt:variant>
      <vt:variant>
        <vt:i4>5</vt:i4>
      </vt:variant>
      <vt:variant>
        <vt:lpwstr/>
      </vt:variant>
      <vt:variant>
        <vt:lpwstr>_Toc372721365</vt:lpwstr>
      </vt:variant>
      <vt:variant>
        <vt:i4>1048624</vt:i4>
      </vt:variant>
      <vt:variant>
        <vt:i4>500</vt:i4>
      </vt:variant>
      <vt:variant>
        <vt:i4>0</vt:i4>
      </vt:variant>
      <vt:variant>
        <vt:i4>5</vt:i4>
      </vt:variant>
      <vt:variant>
        <vt:lpwstr/>
      </vt:variant>
      <vt:variant>
        <vt:lpwstr>_Toc372721364</vt:lpwstr>
      </vt:variant>
      <vt:variant>
        <vt:i4>1048624</vt:i4>
      </vt:variant>
      <vt:variant>
        <vt:i4>494</vt:i4>
      </vt:variant>
      <vt:variant>
        <vt:i4>0</vt:i4>
      </vt:variant>
      <vt:variant>
        <vt:i4>5</vt:i4>
      </vt:variant>
      <vt:variant>
        <vt:lpwstr/>
      </vt:variant>
      <vt:variant>
        <vt:lpwstr>_Toc372721363</vt:lpwstr>
      </vt:variant>
      <vt:variant>
        <vt:i4>1048624</vt:i4>
      </vt:variant>
      <vt:variant>
        <vt:i4>488</vt:i4>
      </vt:variant>
      <vt:variant>
        <vt:i4>0</vt:i4>
      </vt:variant>
      <vt:variant>
        <vt:i4>5</vt:i4>
      </vt:variant>
      <vt:variant>
        <vt:lpwstr/>
      </vt:variant>
      <vt:variant>
        <vt:lpwstr>_Toc372721362</vt:lpwstr>
      </vt:variant>
      <vt:variant>
        <vt:i4>1048624</vt:i4>
      </vt:variant>
      <vt:variant>
        <vt:i4>482</vt:i4>
      </vt:variant>
      <vt:variant>
        <vt:i4>0</vt:i4>
      </vt:variant>
      <vt:variant>
        <vt:i4>5</vt:i4>
      </vt:variant>
      <vt:variant>
        <vt:lpwstr/>
      </vt:variant>
      <vt:variant>
        <vt:lpwstr>_Toc372721361</vt:lpwstr>
      </vt:variant>
      <vt:variant>
        <vt:i4>1048624</vt:i4>
      </vt:variant>
      <vt:variant>
        <vt:i4>476</vt:i4>
      </vt:variant>
      <vt:variant>
        <vt:i4>0</vt:i4>
      </vt:variant>
      <vt:variant>
        <vt:i4>5</vt:i4>
      </vt:variant>
      <vt:variant>
        <vt:lpwstr/>
      </vt:variant>
      <vt:variant>
        <vt:lpwstr>_Toc372721360</vt:lpwstr>
      </vt:variant>
      <vt:variant>
        <vt:i4>1245232</vt:i4>
      </vt:variant>
      <vt:variant>
        <vt:i4>470</vt:i4>
      </vt:variant>
      <vt:variant>
        <vt:i4>0</vt:i4>
      </vt:variant>
      <vt:variant>
        <vt:i4>5</vt:i4>
      </vt:variant>
      <vt:variant>
        <vt:lpwstr/>
      </vt:variant>
      <vt:variant>
        <vt:lpwstr>_Toc372721359</vt:lpwstr>
      </vt:variant>
      <vt:variant>
        <vt:i4>1245232</vt:i4>
      </vt:variant>
      <vt:variant>
        <vt:i4>464</vt:i4>
      </vt:variant>
      <vt:variant>
        <vt:i4>0</vt:i4>
      </vt:variant>
      <vt:variant>
        <vt:i4>5</vt:i4>
      </vt:variant>
      <vt:variant>
        <vt:lpwstr/>
      </vt:variant>
      <vt:variant>
        <vt:lpwstr>_Toc372721358</vt:lpwstr>
      </vt:variant>
      <vt:variant>
        <vt:i4>1245232</vt:i4>
      </vt:variant>
      <vt:variant>
        <vt:i4>458</vt:i4>
      </vt:variant>
      <vt:variant>
        <vt:i4>0</vt:i4>
      </vt:variant>
      <vt:variant>
        <vt:i4>5</vt:i4>
      </vt:variant>
      <vt:variant>
        <vt:lpwstr/>
      </vt:variant>
      <vt:variant>
        <vt:lpwstr>_Toc372721357</vt:lpwstr>
      </vt:variant>
      <vt:variant>
        <vt:i4>1245232</vt:i4>
      </vt:variant>
      <vt:variant>
        <vt:i4>452</vt:i4>
      </vt:variant>
      <vt:variant>
        <vt:i4>0</vt:i4>
      </vt:variant>
      <vt:variant>
        <vt:i4>5</vt:i4>
      </vt:variant>
      <vt:variant>
        <vt:lpwstr/>
      </vt:variant>
      <vt:variant>
        <vt:lpwstr>_Toc372721356</vt:lpwstr>
      </vt:variant>
      <vt:variant>
        <vt:i4>1245232</vt:i4>
      </vt:variant>
      <vt:variant>
        <vt:i4>446</vt:i4>
      </vt:variant>
      <vt:variant>
        <vt:i4>0</vt:i4>
      </vt:variant>
      <vt:variant>
        <vt:i4>5</vt:i4>
      </vt:variant>
      <vt:variant>
        <vt:lpwstr/>
      </vt:variant>
      <vt:variant>
        <vt:lpwstr>_Toc372721355</vt:lpwstr>
      </vt:variant>
      <vt:variant>
        <vt:i4>1245232</vt:i4>
      </vt:variant>
      <vt:variant>
        <vt:i4>440</vt:i4>
      </vt:variant>
      <vt:variant>
        <vt:i4>0</vt:i4>
      </vt:variant>
      <vt:variant>
        <vt:i4>5</vt:i4>
      </vt:variant>
      <vt:variant>
        <vt:lpwstr/>
      </vt:variant>
      <vt:variant>
        <vt:lpwstr>_Toc372721354</vt:lpwstr>
      </vt:variant>
      <vt:variant>
        <vt:i4>1245232</vt:i4>
      </vt:variant>
      <vt:variant>
        <vt:i4>434</vt:i4>
      </vt:variant>
      <vt:variant>
        <vt:i4>0</vt:i4>
      </vt:variant>
      <vt:variant>
        <vt:i4>5</vt:i4>
      </vt:variant>
      <vt:variant>
        <vt:lpwstr/>
      </vt:variant>
      <vt:variant>
        <vt:lpwstr>_Toc372721353</vt:lpwstr>
      </vt:variant>
      <vt:variant>
        <vt:i4>1245232</vt:i4>
      </vt:variant>
      <vt:variant>
        <vt:i4>428</vt:i4>
      </vt:variant>
      <vt:variant>
        <vt:i4>0</vt:i4>
      </vt:variant>
      <vt:variant>
        <vt:i4>5</vt:i4>
      </vt:variant>
      <vt:variant>
        <vt:lpwstr/>
      </vt:variant>
      <vt:variant>
        <vt:lpwstr>_Toc372721352</vt:lpwstr>
      </vt:variant>
      <vt:variant>
        <vt:i4>1245232</vt:i4>
      </vt:variant>
      <vt:variant>
        <vt:i4>422</vt:i4>
      </vt:variant>
      <vt:variant>
        <vt:i4>0</vt:i4>
      </vt:variant>
      <vt:variant>
        <vt:i4>5</vt:i4>
      </vt:variant>
      <vt:variant>
        <vt:lpwstr/>
      </vt:variant>
      <vt:variant>
        <vt:lpwstr>_Toc372721351</vt:lpwstr>
      </vt:variant>
      <vt:variant>
        <vt:i4>1245232</vt:i4>
      </vt:variant>
      <vt:variant>
        <vt:i4>416</vt:i4>
      </vt:variant>
      <vt:variant>
        <vt:i4>0</vt:i4>
      </vt:variant>
      <vt:variant>
        <vt:i4>5</vt:i4>
      </vt:variant>
      <vt:variant>
        <vt:lpwstr/>
      </vt:variant>
      <vt:variant>
        <vt:lpwstr>_Toc372721350</vt:lpwstr>
      </vt:variant>
      <vt:variant>
        <vt:i4>1179696</vt:i4>
      </vt:variant>
      <vt:variant>
        <vt:i4>410</vt:i4>
      </vt:variant>
      <vt:variant>
        <vt:i4>0</vt:i4>
      </vt:variant>
      <vt:variant>
        <vt:i4>5</vt:i4>
      </vt:variant>
      <vt:variant>
        <vt:lpwstr/>
      </vt:variant>
      <vt:variant>
        <vt:lpwstr>_Toc372721349</vt:lpwstr>
      </vt:variant>
      <vt:variant>
        <vt:i4>1179696</vt:i4>
      </vt:variant>
      <vt:variant>
        <vt:i4>404</vt:i4>
      </vt:variant>
      <vt:variant>
        <vt:i4>0</vt:i4>
      </vt:variant>
      <vt:variant>
        <vt:i4>5</vt:i4>
      </vt:variant>
      <vt:variant>
        <vt:lpwstr/>
      </vt:variant>
      <vt:variant>
        <vt:lpwstr>_Toc372721348</vt:lpwstr>
      </vt:variant>
      <vt:variant>
        <vt:i4>1179696</vt:i4>
      </vt:variant>
      <vt:variant>
        <vt:i4>398</vt:i4>
      </vt:variant>
      <vt:variant>
        <vt:i4>0</vt:i4>
      </vt:variant>
      <vt:variant>
        <vt:i4>5</vt:i4>
      </vt:variant>
      <vt:variant>
        <vt:lpwstr/>
      </vt:variant>
      <vt:variant>
        <vt:lpwstr>_Toc372721347</vt:lpwstr>
      </vt:variant>
      <vt:variant>
        <vt:i4>1179696</vt:i4>
      </vt:variant>
      <vt:variant>
        <vt:i4>392</vt:i4>
      </vt:variant>
      <vt:variant>
        <vt:i4>0</vt:i4>
      </vt:variant>
      <vt:variant>
        <vt:i4>5</vt:i4>
      </vt:variant>
      <vt:variant>
        <vt:lpwstr/>
      </vt:variant>
      <vt:variant>
        <vt:lpwstr>_Toc372721346</vt:lpwstr>
      </vt:variant>
      <vt:variant>
        <vt:i4>1179696</vt:i4>
      </vt:variant>
      <vt:variant>
        <vt:i4>386</vt:i4>
      </vt:variant>
      <vt:variant>
        <vt:i4>0</vt:i4>
      </vt:variant>
      <vt:variant>
        <vt:i4>5</vt:i4>
      </vt:variant>
      <vt:variant>
        <vt:lpwstr/>
      </vt:variant>
      <vt:variant>
        <vt:lpwstr>_Toc372721345</vt:lpwstr>
      </vt:variant>
      <vt:variant>
        <vt:i4>1179696</vt:i4>
      </vt:variant>
      <vt:variant>
        <vt:i4>380</vt:i4>
      </vt:variant>
      <vt:variant>
        <vt:i4>0</vt:i4>
      </vt:variant>
      <vt:variant>
        <vt:i4>5</vt:i4>
      </vt:variant>
      <vt:variant>
        <vt:lpwstr/>
      </vt:variant>
      <vt:variant>
        <vt:lpwstr>_Toc372721344</vt:lpwstr>
      </vt:variant>
      <vt:variant>
        <vt:i4>1179696</vt:i4>
      </vt:variant>
      <vt:variant>
        <vt:i4>374</vt:i4>
      </vt:variant>
      <vt:variant>
        <vt:i4>0</vt:i4>
      </vt:variant>
      <vt:variant>
        <vt:i4>5</vt:i4>
      </vt:variant>
      <vt:variant>
        <vt:lpwstr/>
      </vt:variant>
      <vt:variant>
        <vt:lpwstr>_Toc372721343</vt:lpwstr>
      </vt:variant>
      <vt:variant>
        <vt:i4>1179696</vt:i4>
      </vt:variant>
      <vt:variant>
        <vt:i4>368</vt:i4>
      </vt:variant>
      <vt:variant>
        <vt:i4>0</vt:i4>
      </vt:variant>
      <vt:variant>
        <vt:i4>5</vt:i4>
      </vt:variant>
      <vt:variant>
        <vt:lpwstr/>
      </vt:variant>
      <vt:variant>
        <vt:lpwstr>_Toc372721342</vt:lpwstr>
      </vt:variant>
      <vt:variant>
        <vt:i4>1179696</vt:i4>
      </vt:variant>
      <vt:variant>
        <vt:i4>362</vt:i4>
      </vt:variant>
      <vt:variant>
        <vt:i4>0</vt:i4>
      </vt:variant>
      <vt:variant>
        <vt:i4>5</vt:i4>
      </vt:variant>
      <vt:variant>
        <vt:lpwstr/>
      </vt:variant>
      <vt:variant>
        <vt:lpwstr>_Toc372721341</vt:lpwstr>
      </vt:variant>
      <vt:variant>
        <vt:i4>1179696</vt:i4>
      </vt:variant>
      <vt:variant>
        <vt:i4>356</vt:i4>
      </vt:variant>
      <vt:variant>
        <vt:i4>0</vt:i4>
      </vt:variant>
      <vt:variant>
        <vt:i4>5</vt:i4>
      </vt:variant>
      <vt:variant>
        <vt:lpwstr/>
      </vt:variant>
      <vt:variant>
        <vt:lpwstr>_Toc372721340</vt:lpwstr>
      </vt:variant>
      <vt:variant>
        <vt:i4>1376304</vt:i4>
      </vt:variant>
      <vt:variant>
        <vt:i4>350</vt:i4>
      </vt:variant>
      <vt:variant>
        <vt:i4>0</vt:i4>
      </vt:variant>
      <vt:variant>
        <vt:i4>5</vt:i4>
      </vt:variant>
      <vt:variant>
        <vt:lpwstr/>
      </vt:variant>
      <vt:variant>
        <vt:lpwstr>_Toc372721339</vt:lpwstr>
      </vt:variant>
      <vt:variant>
        <vt:i4>1376304</vt:i4>
      </vt:variant>
      <vt:variant>
        <vt:i4>344</vt:i4>
      </vt:variant>
      <vt:variant>
        <vt:i4>0</vt:i4>
      </vt:variant>
      <vt:variant>
        <vt:i4>5</vt:i4>
      </vt:variant>
      <vt:variant>
        <vt:lpwstr/>
      </vt:variant>
      <vt:variant>
        <vt:lpwstr>_Toc372721338</vt:lpwstr>
      </vt:variant>
      <vt:variant>
        <vt:i4>1376304</vt:i4>
      </vt:variant>
      <vt:variant>
        <vt:i4>338</vt:i4>
      </vt:variant>
      <vt:variant>
        <vt:i4>0</vt:i4>
      </vt:variant>
      <vt:variant>
        <vt:i4>5</vt:i4>
      </vt:variant>
      <vt:variant>
        <vt:lpwstr/>
      </vt:variant>
      <vt:variant>
        <vt:lpwstr>_Toc372721337</vt:lpwstr>
      </vt:variant>
      <vt:variant>
        <vt:i4>1376304</vt:i4>
      </vt:variant>
      <vt:variant>
        <vt:i4>332</vt:i4>
      </vt:variant>
      <vt:variant>
        <vt:i4>0</vt:i4>
      </vt:variant>
      <vt:variant>
        <vt:i4>5</vt:i4>
      </vt:variant>
      <vt:variant>
        <vt:lpwstr/>
      </vt:variant>
      <vt:variant>
        <vt:lpwstr>_Toc372721336</vt:lpwstr>
      </vt:variant>
      <vt:variant>
        <vt:i4>1376304</vt:i4>
      </vt:variant>
      <vt:variant>
        <vt:i4>326</vt:i4>
      </vt:variant>
      <vt:variant>
        <vt:i4>0</vt:i4>
      </vt:variant>
      <vt:variant>
        <vt:i4>5</vt:i4>
      </vt:variant>
      <vt:variant>
        <vt:lpwstr/>
      </vt:variant>
      <vt:variant>
        <vt:lpwstr>_Toc372721335</vt:lpwstr>
      </vt:variant>
      <vt:variant>
        <vt:i4>1376304</vt:i4>
      </vt:variant>
      <vt:variant>
        <vt:i4>320</vt:i4>
      </vt:variant>
      <vt:variant>
        <vt:i4>0</vt:i4>
      </vt:variant>
      <vt:variant>
        <vt:i4>5</vt:i4>
      </vt:variant>
      <vt:variant>
        <vt:lpwstr/>
      </vt:variant>
      <vt:variant>
        <vt:lpwstr>_Toc372721334</vt:lpwstr>
      </vt:variant>
      <vt:variant>
        <vt:i4>1376304</vt:i4>
      </vt:variant>
      <vt:variant>
        <vt:i4>314</vt:i4>
      </vt:variant>
      <vt:variant>
        <vt:i4>0</vt:i4>
      </vt:variant>
      <vt:variant>
        <vt:i4>5</vt:i4>
      </vt:variant>
      <vt:variant>
        <vt:lpwstr/>
      </vt:variant>
      <vt:variant>
        <vt:lpwstr>_Toc372721333</vt:lpwstr>
      </vt:variant>
      <vt:variant>
        <vt:i4>1376304</vt:i4>
      </vt:variant>
      <vt:variant>
        <vt:i4>308</vt:i4>
      </vt:variant>
      <vt:variant>
        <vt:i4>0</vt:i4>
      </vt:variant>
      <vt:variant>
        <vt:i4>5</vt:i4>
      </vt:variant>
      <vt:variant>
        <vt:lpwstr/>
      </vt:variant>
      <vt:variant>
        <vt:lpwstr>_Toc372721332</vt:lpwstr>
      </vt:variant>
      <vt:variant>
        <vt:i4>1376304</vt:i4>
      </vt:variant>
      <vt:variant>
        <vt:i4>302</vt:i4>
      </vt:variant>
      <vt:variant>
        <vt:i4>0</vt:i4>
      </vt:variant>
      <vt:variant>
        <vt:i4>5</vt:i4>
      </vt:variant>
      <vt:variant>
        <vt:lpwstr/>
      </vt:variant>
      <vt:variant>
        <vt:lpwstr>_Toc372721331</vt:lpwstr>
      </vt:variant>
      <vt:variant>
        <vt:i4>1376304</vt:i4>
      </vt:variant>
      <vt:variant>
        <vt:i4>296</vt:i4>
      </vt:variant>
      <vt:variant>
        <vt:i4>0</vt:i4>
      </vt:variant>
      <vt:variant>
        <vt:i4>5</vt:i4>
      </vt:variant>
      <vt:variant>
        <vt:lpwstr/>
      </vt:variant>
      <vt:variant>
        <vt:lpwstr>_Toc372721330</vt:lpwstr>
      </vt:variant>
      <vt:variant>
        <vt:i4>1310768</vt:i4>
      </vt:variant>
      <vt:variant>
        <vt:i4>290</vt:i4>
      </vt:variant>
      <vt:variant>
        <vt:i4>0</vt:i4>
      </vt:variant>
      <vt:variant>
        <vt:i4>5</vt:i4>
      </vt:variant>
      <vt:variant>
        <vt:lpwstr/>
      </vt:variant>
      <vt:variant>
        <vt:lpwstr>_Toc372721329</vt:lpwstr>
      </vt:variant>
      <vt:variant>
        <vt:i4>1310768</vt:i4>
      </vt:variant>
      <vt:variant>
        <vt:i4>284</vt:i4>
      </vt:variant>
      <vt:variant>
        <vt:i4>0</vt:i4>
      </vt:variant>
      <vt:variant>
        <vt:i4>5</vt:i4>
      </vt:variant>
      <vt:variant>
        <vt:lpwstr/>
      </vt:variant>
      <vt:variant>
        <vt:lpwstr>_Toc372721328</vt:lpwstr>
      </vt:variant>
      <vt:variant>
        <vt:i4>1310768</vt:i4>
      </vt:variant>
      <vt:variant>
        <vt:i4>278</vt:i4>
      </vt:variant>
      <vt:variant>
        <vt:i4>0</vt:i4>
      </vt:variant>
      <vt:variant>
        <vt:i4>5</vt:i4>
      </vt:variant>
      <vt:variant>
        <vt:lpwstr/>
      </vt:variant>
      <vt:variant>
        <vt:lpwstr>_Toc372721327</vt:lpwstr>
      </vt:variant>
      <vt:variant>
        <vt:i4>1310768</vt:i4>
      </vt:variant>
      <vt:variant>
        <vt:i4>272</vt:i4>
      </vt:variant>
      <vt:variant>
        <vt:i4>0</vt:i4>
      </vt:variant>
      <vt:variant>
        <vt:i4>5</vt:i4>
      </vt:variant>
      <vt:variant>
        <vt:lpwstr/>
      </vt:variant>
      <vt:variant>
        <vt:lpwstr>_Toc372721326</vt:lpwstr>
      </vt:variant>
      <vt:variant>
        <vt:i4>1310768</vt:i4>
      </vt:variant>
      <vt:variant>
        <vt:i4>266</vt:i4>
      </vt:variant>
      <vt:variant>
        <vt:i4>0</vt:i4>
      </vt:variant>
      <vt:variant>
        <vt:i4>5</vt:i4>
      </vt:variant>
      <vt:variant>
        <vt:lpwstr/>
      </vt:variant>
      <vt:variant>
        <vt:lpwstr>_Toc372721325</vt:lpwstr>
      </vt:variant>
      <vt:variant>
        <vt:i4>1310768</vt:i4>
      </vt:variant>
      <vt:variant>
        <vt:i4>260</vt:i4>
      </vt:variant>
      <vt:variant>
        <vt:i4>0</vt:i4>
      </vt:variant>
      <vt:variant>
        <vt:i4>5</vt:i4>
      </vt:variant>
      <vt:variant>
        <vt:lpwstr/>
      </vt:variant>
      <vt:variant>
        <vt:lpwstr>_Toc372721324</vt:lpwstr>
      </vt:variant>
      <vt:variant>
        <vt:i4>1310768</vt:i4>
      </vt:variant>
      <vt:variant>
        <vt:i4>254</vt:i4>
      </vt:variant>
      <vt:variant>
        <vt:i4>0</vt:i4>
      </vt:variant>
      <vt:variant>
        <vt:i4>5</vt:i4>
      </vt:variant>
      <vt:variant>
        <vt:lpwstr/>
      </vt:variant>
      <vt:variant>
        <vt:lpwstr>_Toc372721323</vt:lpwstr>
      </vt:variant>
      <vt:variant>
        <vt:i4>1310768</vt:i4>
      </vt:variant>
      <vt:variant>
        <vt:i4>248</vt:i4>
      </vt:variant>
      <vt:variant>
        <vt:i4>0</vt:i4>
      </vt:variant>
      <vt:variant>
        <vt:i4>5</vt:i4>
      </vt:variant>
      <vt:variant>
        <vt:lpwstr/>
      </vt:variant>
      <vt:variant>
        <vt:lpwstr>_Toc372721322</vt:lpwstr>
      </vt:variant>
      <vt:variant>
        <vt:i4>1310768</vt:i4>
      </vt:variant>
      <vt:variant>
        <vt:i4>242</vt:i4>
      </vt:variant>
      <vt:variant>
        <vt:i4>0</vt:i4>
      </vt:variant>
      <vt:variant>
        <vt:i4>5</vt:i4>
      </vt:variant>
      <vt:variant>
        <vt:lpwstr/>
      </vt:variant>
      <vt:variant>
        <vt:lpwstr>_Toc372721321</vt:lpwstr>
      </vt:variant>
      <vt:variant>
        <vt:i4>1310768</vt:i4>
      </vt:variant>
      <vt:variant>
        <vt:i4>236</vt:i4>
      </vt:variant>
      <vt:variant>
        <vt:i4>0</vt:i4>
      </vt:variant>
      <vt:variant>
        <vt:i4>5</vt:i4>
      </vt:variant>
      <vt:variant>
        <vt:lpwstr/>
      </vt:variant>
      <vt:variant>
        <vt:lpwstr>_Toc372721320</vt:lpwstr>
      </vt:variant>
      <vt:variant>
        <vt:i4>1507376</vt:i4>
      </vt:variant>
      <vt:variant>
        <vt:i4>230</vt:i4>
      </vt:variant>
      <vt:variant>
        <vt:i4>0</vt:i4>
      </vt:variant>
      <vt:variant>
        <vt:i4>5</vt:i4>
      </vt:variant>
      <vt:variant>
        <vt:lpwstr/>
      </vt:variant>
      <vt:variant>
        <vt:lpwstr>_Toc372721319</vt:lpwstr>
      </vt:variant>
      <vt:variant>
        <vt:i4>1507376</vt:i4>
      </vt:variant>
      <vt:variant>
        <vt:i4>224</vt:i4>
      </vt:variant>
      <vt:variant>
        <vt:i4>0</vt:i4>
      </vt:variant>
      <vt:variant>
        <vt:i4>5</vt:i4>
      </vt:variant>
      <vt:variant>
        <vt:lpwstr/>
      </vt:variant>
      <vt:variant>
        <vt:lpwstr>_Toc372721318</vt:lpwstr>
      </vt:variant>
      <vt:variant>
        <vt:i4>1507376</vt:i4>
      </vt:variant>
      <vt:variant>
        <vt:i4>218</vt:i4>
      </vt:variant>
      <vt:variant>
        <vt:i4>0</vt:i4>
      </vt:variant>
      <vt:variant>
        <vt:i4>5</vt:i4>
      </vt:variant>
      <vt:variant>
        <vt:lpwstr/>
      </vt:variant>
      <vt:variant>
        <vt:lpwstr>_Toc372721317</vt:lpwstr>
      </vt:variant>
      <vt:variant>
        <vt:i4>1507376</vt:i4>
      </vt:variant>
      <vt:variant>
        <vt:i4>212</vt:i4>
      </vt:variant>
      <vt:variant>
        <vt:i4>0</vt:i4>
      </vt:variant>
      <vt:variant>
        <vt:i4>5</vt:i4>
      </vt:variant>
      <vt:variant>
        <vt:lpwstr/>
      </vt:variant>
      <vt:variant>
        <vt:lpwstr>_Toc372721316</vt:lpwstr>
      </vt:variant>
      <vt:variant>
        <vt:i4>1507376</vt:i4>
      </vt:variant>
      <vt:variant>
        <vt:i4>206</vt:i4>
      </vt:variant>
      <vt:variant>
        <vt:i4>0</vt:i4>
      </vt:variant>
      <vt:variant>
        <vt:i4>5</vt:i4>
      </vt:variant>
      <vt:variant>
        <vt:lpwstr/>
      </vt:variant>
      <vt:variant>
        <vt:lpwstr>_Toc372721315</vt:lpwstr>
      </vt:variant>
      <vt:variant>
        <vt:i4>1507376</vt:i4>
      </vt:variant>
      <vt:variant>
        <vt:i4>200</vt:i4>
      </vt:variant>
      <vt:variant>
        <vt:i4>0</vt:i4>
      </vt:variant>
      <vt:variant>
        <vt:i4>5</vt:i4>
      </vt:variant>
      <vt:variant>
        <vt:lpwstr/>
      </vt:variant>
      <vt:variant>
        <vt:lpwstr>_Toc372721314</vt:lpwstr>
      </vt:variant>
      <vt:variant>
        <vt:i4>1507376</vt:i4>
      </vt:variant>
      <vt:variant>
        <vt:i4>194</vt:i4>
      </vt:variant>
      <vt:variant>
        <vt:i4>0</vt:i4>
      </vt:variant>
      <vt:variant>
        <vt:i4>5</vt:i4>
      </vt:variant>
      <vt:variant>
        <vt:lpwstr/>
      </vt:variant>
      <vt:variant>
        <vt:lpwstr>_Toc372721313</vt:lpwstr>
      </vt:variant>
      <vt:variant>
        <vt:i4>1507376</vt:i4>
      </vt:variant>
      <vt:variant>
        <vt:i4>188</vt:i4>
      </vt:variant>
      <vt:variant>
        <vt:i4>0</vt:i4>
      </vt:variant>
      <vt:variant>
        <vt:i4>5</vt:i4>
      </vt:variant>
      <vt:variant>
        <vt:lpwstr/>
      </vt:variant>
      <vt:variant>
        <vt:lpwstr>_Toc372721312</vt:lpwstr>
      </vt:variant>
      <vt:variant>
        <vt:i4>1507376</vt:i4>
      </vt:variant>
      <vt:variant>
        <vt:i4>182</vt:i4>
      </vt:variant>
      <vt:variant>
        <vt:i4>0</vt:i4>
      </vt:variant>
      <vt:variant>
        <vt:i4>5</vt:i4>
      </vt:variant>
      <vt:variant>
        <vt:lpwstr/>
      </vt:variant>
      <vt:variant>
        <vt:lpwstr>_Toc372721311</vt:lpwstr>
      </vt:variant>
      <vt:variant>
        <vt:i4>1507376</vt:i4>
      </vt:variant>
      <vt:variant>
        <vt:i4>176</vt:i4>
      </vt:variant>
      <vt:variant>
        <vt:i4>0</vt:i4>
      </vt:variant>
      <vt:variant>
        <vt:i4>5</vt:i4>
      </vt:variant>
      <vt:variant>
        <vt:lpwstr/>
      </vt:variant>
      <vt:variant>
        <vt:lpwstr>_Toc372721310</vt:lpwstr>
      </vt:variant>
      <vt:variant>
        <vt:i4>1441840</vt:i4>
      </vt:variant>
      <vt:variant>
        <vt:i4>170</vt:i4>
      </vt:variant>
      <vt:variant>
        <vt:i4>0</vt:i4>
      </vt:variant>
      <vt:variant>
        <vt:i4>5</vt:i4>
      </vt:variant>
      <vt:variant>
        <vt:lpwstr/>
      </vt:variant>
      <vt:variant>
        <vt:lpwstr>_Toc372721309</vt:lpwstr>
      </vt:variant>
      <vt:variant>
        <vt:i4>1441840</vt:i4>
      </vt:variant>
      <vt:variant>
        <vt:i4>164</vt:i4>
      </vt:variant>
      <vt:variant>
        <vt:i4>0</vt:i4>
      </vt:variant>
      <vt:variant>
        <vt:i4>5</vt:i4>
      </vt:variant>
      <vt:variant>
        <vt:lpwstr/>
      </vt:variant>
      <vt:variant>
        <vt:lpwstr>_Toc372721308</vt:lpwstr>
      </vt:variant>
      <vt:variant>
        <vt:i4>1441840</vt:i4>
      </vt:variant>
      <vt:variant>
        <vt:i4>158</vt:i4>
      </vt:variant>
      <vt:variant>
        <vt:i4>0</vt:i4>
      </vt:variant>
      <vt:variant>
        <vt:i4>5</vt:i4>
      </vt:variant>
      <vt:variant>
        <vt:lpwstr/>
      </vt:variant>
      <vt:variant>
        <vt:lpwstr>_Toc372721307</vt:lpwstr>
      </vt:variant>
      <vt:variant>
        <vt:i4>1441840</vt:i4>
      </vt:variant>
      <vt:variant>
        <vt:i4>152</vt:i4>
      </vt:variant>
      <vt:variant>
        <vt:i4>0</vt:i4>
      </vt:variant>
      <vt:variant>
        <vt:i4>5</vt:i4>
      </vt:variant>
      <vt:variant>
        <vt:lpwstr/>
      </vt:variant>
      <vt:variant>
        <vt:lpwstr>_Toc372721306</vt:lpwstr>
      </vt:variant>
      <vt:variant>
        <vt:i4>1441840</vt:i4>
      </vt:variant>
      <vt:variant>
        <vt:i4>146</vt:i4>
      </vt:variant>
      <vt:variant>
        <vt:i4>0</vt:i4>
      </vt:variant>
      <vt:variant>
        <vt:i4>5</vt:i4>
      </vt:variant>
      <vt:variant>
        <vt:lpwstr/>
      </vt:variant>
      <vt:variant>
        <vt:lpwstr>_Toc372721305</vt:lpwstr>
      </vt:variant>
      <vt:variant>
        <vt:i4>1441840</vt:i4>
      </vt:variant>
      <vt:variant>
        <vt:i4>140</vt:i4>
      </vt:variant>
      <vt:variant>
        <vt:i4>0</vt:i4>
      </vt:variant>
      <vt:variant>
        <vt:i4>5</vt:i4>
      </vt:variant>
      <vt:variant>
        <vt:lpwstr/>
      </vt:variant>
      <vt:variant>
        <vt:lpwstr>_Toc372721304</vt:lpwstr>
      </vt:variant>
      <vt:variant>
        <vt:i4>1441840</vt:i4>
      </vt:variant>
      <vt:variant>
        <vt:i4>134</vt:i4>
      </vt:variant>
      <vt:variant>
        <vt:i4>0</vt:i4>
      </vt:variant>
      <vt:variant>
        <vt:i4>5</vt:i4>
      </vt:variant>
      <vt:variant>
        <vt:lpwstr/>
      </vt:variant>
      <vt:variant>
        <vt:lpwstr>_Toc372721303</vt:lpwstr>
      </vt:variant>
      <vt:variant>
        <vt:i4>1441840</vt:i4>
      </vt:variant>
      <vt:variant>
        <vt:i4>128</vt:i4>
      </vt:variant>
      <vt:variant>
        <vt:i4>0</vt:i4>
      </vt:variant>
      <vt:variant>
        <vt:i4>5</vt:i4>
      </vt:variant>
      <vt:variant>
        <vt:lpwstr/>
      </vt:variant>
      <vt:variant>
        <vt:lpwstr>_Toc372721302</vt:lpwstr>
      </vt:variant>
      <vt:variant>
        <vt:i4>1441840</vt:i4>
      </vt:variant>
      <vt:variant>
        <vt:i4>122</vt:i4>
      </vt:variant>
      <vt:variant>
        <vt:i4>0</vt:i4>
      </vt:variant>
      <vt:variant>
        <vt:i4>5</vt:i4>
      </vt:variant>
      <vt:variant>
        <vt:lpwstr/>
      </vt:variant>
      <vt:variant>
        <vt:lpwstr>_Toc372721301</vt:lpwstr>
      </vt:variant>
      <vt:variant>
        <vt:i4>1441840</vt:i4>
      </vt:variant>
      <vt:variant>
        <vt:i4>116</vt:i4>
      </vt:variant>
      <vt:variant>
        <vt:i4>0</vt:i4>
      </vt:variant>
      <vt:variant>
        <vt:i4>5</vt:i4>
      </vt:variant>
      <vt:variant>
        <vt:lpwstr/>
      </vt:variant>
      <vt:variant>
        <vt:lpwstr>_Toc372721300</vt:lpwstr>
      </vt:variant>
      <vt:variant>
        <vt:i4>2031665</vt:i4>
      </vt:variant>
      <vt:variant>
        <vt:i4>110</vt:i4>
      </vt:variant>
      <vt:variant>
        <vt:i4>0</vt:i4>
      </vt:variant>
      <vt:variant>
        <vt:i4>5</vt:i4>
      </vt:variant>
      <vt:variant>
        <vt:lpwstr/>
      </vt:variant>
      <vt:variant>
        <vt:lpwstr>_Toc372721299</vt:lpwstr>
      </vt:variant>
      <vt:variant>
        <vt:i4>2031665</vt:i4>
      </vt:variant>
      <vt:variant>
        <vt:i4>104</vt:i4>
      </vt:variant>
      <vt:variant>
        <vt:i4>0</vt:i4>
      </vt:variant>
      <vt:variant>
        <vt:i4>5</vt:i4>
      </vt:variant>
      <vt:variant>
        <vt:lpwstr/>
      </vt:variant>
      <vt:variant>
        <vt:lpwstr>_Toc372721298</vt:lpwstr>
      </vt:variant>
      <vt:variant>
        <vt:i4>2031665</vt:i4>
      </vt:variant>
      <vt:variant>
        <vt:i4>98</vt:i4>
      </vt:variant>
      <vt:variant>
        <vt:i4>0</vt:i4>
      </vt:variant>
      <vt:variant>
        <vt:i4>5</vt:i4>
      </vt:variant>
      <vt:variant>
        <vt:lpwstr/>
      </vt:variant>
      <vt:variant>
        <vt:lpwstr>_Toc372721297</vt:lpwstr>
      </vt:variant>
      <vt:variant>
        <vt:i4>2031665</vt:i4>
      </vt:variant>
      <vt:variant>
        <vt:i4>92</vt:i4>
      </vt:variant>
      <vt:variant>
        <vt:i4>0</vt:i4>
      </vt:variant>
      <vt:variant>
        <vt:i4>5</vt:i4>
      </vt:variant>
      <vt:variant>
        <vt:lpwstr/>
      </vt:variant>
      <vt:variant>
        <vt:lpwstr>_Toc372721296</vt:lpwstr>
      </vt:variant>
      <vt:variant>
        <vt:i4>2031665</vt:i4>
      </vt:variant>
      <vt:variant>
        <vt:i4>86</vt:i4>
      </vt:variant>
      <vt:variant>
        <vt:i4>0</vt:i4>
      </vt:variant>
      <vt:variant>
        <vt:i4>5</vt:i4>
      </vt:variant>
      <vt:variant>
        <vt:lpwstr/>
      </vt:variant>
      <vt:variant>
        <vt:lpwstr>_Toc372721295</vt:lpwstr>
      </vt:variant>
      <vt:variant>
        <vt:i4>2031665</vt:i4>
      </vt:variant>
      <vt:variant>
        <vt:i4>80</vt:i4>
      </vt:variant>
      <vt:variant>
        <vt:i4>0</vt:i4>
      </vt:variant>
      <vt:variant>
        <vt:i4>5</vt:i4>
      </vt:variant>
      <vt:variant>
        <vt:lpwstr/>
      </vt:variant>
      <vt:variant>
        <vt:lpwstr>_Toc372721294</vt:lpwstr>
      </vt:variant>
      <vt:variant>
        <vt:i4>2031665</vt:i4>
      </vt:variant>
      <vt:variant>
        <vt:i4>74</vt:i4>
      </vt:variant>
      <vt:variant>
        <vt:i4>0</vt:i4>
      </vt:variant>
      <vt:variant>
        <vt:i4>5</vt:i4>
      </vt:variant>
      <vt:variant>
        <vt:lpwstr/>
      </vt:variant>
      <vt:variant>
        <vt:lpwstr>_Toc372721293</vt:lpwstr>
      </vt:variant>
      <vt:variant>
        <vt:i4>2031665</vt:i4>
      </vt:variant>
      <vt:variant>
        <vt:i4>68</vt:i4>
      </vt:variant>
      <vt:variant>
        <vt:i4>0</vt:i4>
      </vt:variant>
      <vt:variant>
        <vt:i4>5</vt:i4>
      </vt:variant>
      <vt:variant>
        <vt:lpwstr/>
      </vt:variant>
      <vt:variant>
        <vt:lpwstr>_Toc372721292</vt:lpwstr>
      </vt:variant>
      <vt:variant>
        <vt:i4>2031665</vt:i4>
      </vt:variant>
      <vt:variant>
        <vt:i4>62</vt:i4>
      </vt:variant>
      <vt:variant>
        <vt:i4>0</vt:i4>
      </vt:variant>
      <vt:variant>
        <vt:i4>5</vt:i4>
      </vt:variant>
      <vt:variant>
        <vt:lpwstr/>
      </vt:variant>
      <vt:variant>
        <vt:lpwstr>_Toc372721291</vt:lpwstr>
      </vt:variant>
      <vt:variant>
        <vt:i4>2031665</vt:i4>
      </vt:variant>
      <vt:variant>
        <vt:i4>56</vt:i4>
      </vt:variant>
      <vt:variant>
        <vt:i4>0</vt:i4>
      </vt:variant>
      <vt:variant>
        <vt:i4>5</vt:i4>
      </vt:variant>
      <vt:variant>
        <vt:lpwstr/>
      </vt:variant>
      <vt:variant>
        <vt:lpwstr>_Toc372721290</vt:lpwstr>
      </vt:variant>
      <vt:variant>
        <vt:i4>1966129</vt:i4>
      </vt:variant>
      <vt:variant>
        <vt:i4>50</vt:i4>
      </vt:variant>
      <vt:variant>
        <vt:i4>0</vt:i4>
      </vt:variant>
      <vt:variant>
        <vt:i4>5</vt:i4>
      </vt:variant>
      <vt:variant>
        <vt:lpwstr/>
      </vt:variant>
      <vt:variant>
        <vt:lpwstr>_Toc372721289</vt:lpwstr>
      </vt:variant>
      <vt:variant>
        <vt:i4>1966129</vt:i4>
      </vt:variant>
      <vt:variant>
        <vt:i4>44</vt:i4>
      </vt:variant>
      <vt:variant>
        <vt:i4>0</vt:i4>
      </vt:variant>
      <vt:variant>
        <vt:i4>5</vt:i4>
      </vt:variant>
      <vt:variant>
        <vt:lpwstr/>
      </vt:variant>
      <vt:variant>
        <vt:lpwstr>_Toc372721288</vt:lpwstr>
      </vt:variant>
      <vt:variant>
        <vt:i4>1966129</vt:i4>
      </vt:variant>
      <vt:variant>
        <vt:i4>38</vt:i4>
      </vt:variant>
      <vt:variant>
        <vt:i4>0</vt:i4>
      </vt:variant>
      <vt:variant>
        <vt:i4>5</vt:i4>
      </vt:variant>
      <vt:variant>
        <vt:lpwstr/>
      </vt:variant>
      <vt:variant>
        <vt:lpwstr>_Toc372721287</vt:lpwstr>
      </vt:variant>
      <vt:variant>
        <vt:i4>1966129</vt:i4>
      </vt:variant>
      <vt:variant>
        <vt:i4>32</vt:i4>
      </vt:variant>
      <vt:variant>
        <vt:i4>0</vt:i4>
      </vt:variant>
      <vt:variant>
        <vt:i4>5</vt:i4>
      </vt:variant>
      <vt:variant>
        <vt:lpwstr/>
      </vt:variant>
      <vt:variant>
        <vt:lpwstr>_Toc372721286</vt:lpwstr>
      </vt:variant>
      <vt:variant>
        <vt:i4>1966129</vt:i4>
      </vt:variant>
      <vt:variant>
        <vt:i4>26</vt:i4>
      </vt:variant>
      <vt:variant>
        <vt:i4>0</vt:i4>
      </vt:variant>
      <vt:variant>
        <vt:i4>5</vt:i4>
      </vt:variant>
      <vt:variant>
        <vt:lpwstr/>
      </vt:variant>
      <vt:variant>
        <vt:lpwstr>_Toc372721285</vt:lpwstr>
      </vt:variant>
      <vt:variant>
        <vt:i4>1966129</vt:i4>
      </vt:variant>
      <vt:variant>
        <vt:i4>20</vt:i4>
      </vt:variant>
      <vt:variant>
        <vt:i4>0</vt:i4>
      </vt:variant>
      <vt:variant>
        <vt:i4>5</vt:i4>
      </vt:variant>
      <vt:variant>
        <vt:lpwstr/>
      </vt:variant>
      <vt:variant>
        <vt:lpwstr>_Toc372721284</vt:lpwstr>
      </vt:variant>
      <vt:variant>
        <vt:i4>1966129</vt:i4>
      </vt:variant>
      <vt:variant>
        <vt:i4>14</vt:i4>
      </vt:variant>
      <vt:variant>
        <vt:i4>0</vt:i4>
      </vt:variant>
      <vt:variant>
        <vt:i4>5</vt:i4>
      </vt:variant>
      <vt:variant>
        <vt:lpwstr/>
      </vt:variant>
      <vt:variant>
        <vt:lpwstr>_Toc372721283</vt:lpwstr>
      </vt:variant>
      <vt:variant>
        <vt:i4>1966129</vt:i4>
      </vt:variant>
      <vt:variant>
        <vt:i4>8</vt:i4>
      </vt:variant>
      <vt:variant>
        <vt:i4>0</vt:i4>
      </vt:variant>
      <vt:variant>
        <vt:i4>5</vt:i4>
      </vt:variant>
      <vt:variant>
        <vt:lpwstr/>
      </vt:variant>
      <vt:variant>
        <vt:lpwstr>_Toc372721282</vt:lpwstr>
      </vt:variant>
      <vt:variant>
        <vt:i4>1966129</vt:i4>
      </vt:variant>
      <vt:variant>
        <vt:i4>2</vt:i4>
      </vt:variant>
      <vt:variant>
        <vt:i4>0</vt:i4>
      </vt:variant>
      <vt:variant>
        <vt:i4>5</vt:i4>
      </vt:variant>
      <vt:variant>
        <vt:lpwstr/>
      </vt:variant>
      <vt:variant>
        <vt:lpwstr>_Toc372721281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RAN1#90bis</dc:title>
  <dc:subject>Minutes report</dc:subject>
  <dc:creator>Patrick.Merias@etsi.org</dc:creator>
  <cp:keywords/>
  <dc:description/>
  <cp:lastModifiedBy>MCC: review</cp:lastModifiedBy>
  <cp:revision>3</cp:revision>
  <cp:lastPrinted>2013-03-13T09:59:00Z</cp:lastPrinted>
  <dcterms:created xsi:type="dcterms:W3CDTF">2018-05-15T14:59:00Z</dcterms:created>
  <dcterms:modified xsi:type="dcterms:W3CDTF">2018-05-15T19:55:00Z</dcterms:modified>
</cp:coreProperties>
</file>